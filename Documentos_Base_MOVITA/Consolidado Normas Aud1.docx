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99F6" w14:textId="77777777" w:rsidR="00D17E06" w:rsidRDefault="009370D7">
      <w:pPr>
        <w:pStyle w:val="CabealhodoSumrio"/>
      </w:pPr>
      <w:r>
        <w:br w:type="page"/>
      </w:r>
    </w:p>
    <w:sdt>
      <w:sdtPr>
        <w:id w:val="-1648424871"/>
        <w:docPartObj>
          <w:docPartGallery w:val="Table of Contents"/>
          <w:docPartUnique/>
        </w:docPartObj>
      </w:sdtPr>
      <w:sdtEndPr>
        <w:rPr>
          <w:b/>
          <w:bCs/>
        </w:rPr>
      </w:sdtEndPr>
      <w:sdtContent>
        <w:p w14:paraId="1D290A4C" w14:textId="22879E53" w:rsidR="00D17E06" w:rsidRPr="00717C05" w:rsidRDefault="00D17E06" w:rsidP="00717C05">
          <w:pPr>
            <w:jc w:val="center"/>
            <w:rPr>
              <w:rFonts w:ascii="Times New Roman" w:hAnsi="Times New Roman" w:cs="Times New Roman"/>
              <w:b/>
              <w:bCs/>
              <w:sz w:val="24"/>
              <w:szCs w:val="24"/>
            </w:rPr>
          </w:pPr>
          <w:r w:rsidRPr="00717C05">
            <w:rPr>
              <w:rFonts w:ascii="Times New Roman" w:hAnsi="Times New Roman" w:cs="Times New Roman"/>
              <w:b/>
              <w:bCs/>
              <w:sz w:val="24"/>
              <w:szCs w:val="24"/>
            </w:rPr>
            <w:t>Sumário</w:t>
          </w:r>
        </w:p>
        <w:p w14:paraId="4EC800F2" w14:textId="528672D3" w:rsidR="00283890" w:rsidRPr="0016272A" w:rsidRDefault="00D17E06">
          <w:pPr>
            <w:pStyle w:val="Sumrio1"/>
            <w:tabs>
              <w:tab w:val="right" w:leader="dot" w:pos="9632"/>
            </w:tabs>
            <w:rPr>
              <w:rFonts w:ascii="Times New Roman" w:eastAsiaTheme="minorEastAsia" w:hAnsi="Times New Roman" w:cs="Times New Roman"/>
              <w:noProof/>
              <w:lang w:eastAsia="pt-BR"/>
            </w:rPr>
          </w:pPr>
          <w:r>
            <w:fldChar w:fldCharType="begin"/>
          </w:r>
          <w:r>
            <w:instrText xml:space="preserve"> TOC \o "1-3" \h \z \u </w:instrText>
          </w:r>
          <w:r>
            <w:fldChar w:fldCharType="separate"/>
          </w:r>
          <w:hyperlink w:anchor="_Toc183036815" w:history="1">
            <w:r w:rsidR="00283890" w:rsidRPr="0016272A">
              <w:rPr>
                <w:rStyle w:val="Hyperlink"/>
                <w:rFonts w:ascii="Times New Roman" w:hAnsi="Times New Roman" w:cs="Times New Roman"/>
                <w:b/>
                <w:bCs/>
                <w:noProof/>
              </w:rPr>
              <w:t>NBCTA Estrutura Conceitual</w:t>
            </w:r>
            <w:r w:rsidR="00283890" w:rsidRPr="0016272A">
              <w:rPr>
                <w:rFonts w:ascii="Times New Roman" w:hAnsi="Times New Roman" w:cs="Times New Roman"/>
                <w:noProof/>
                <w:webHidden/>
              </w:rPr>
              <w:tab/>
            </w:r>
            <w:r w:rsidR="00283890" w:rsidRPr="0016272A">
              <w:rPr>
                <w:rFonts w:ascii="Times New Roman" w:hAnsi="Times New Roman" w:cs="Times New Roman"/>
                <w:noProof/>
                <w:webHidden/>
              </w:rPr>
              <w:fldChar w:fldCharType="begin"/>
            </w:r>
            <w:r w:rsidR="00283890" w:rsidRPr="0016272A">
              <w:rPr>
                <w:rFonts w:ascii="Times New Roman" w:hAnsi="Times New Roman" w:cs="Times New Roman"/>
                <w:noProof/>
                <w:webHidden/>
              </w:rPr>
              <w:instrText xml:space="preserve"> PAGEREF _Toc183036815 \h </w:instrText>
            </w:r>
            <w:r w:rsidR="00283890" w:rsidRPr="0016272A">
              <w:rPr>
                <w:rFonts w:ascii="Times New Roman" w:hAnsi="Times New Roman" w:cs="Times New Roman"/>
                <w:noProof/>
                <w:webHidden/>
              </w:rPr>
            </w:r>
            <w:r w:rsidR="00283890" w:rsidRPr="0016272A">
              <w:rPr>
                <w:rFonts w:ascii="Times New Roman" w:hAnsi="Times New Roman" w:cs="Times New Roman"/>
                <w:noProof/>
                <w:webHidden/>
              </w:rPr>
              <w:fldChar w:fldCharType="separate"/>
            </w:r>
            <w:r w:rsidR="000713A1">
              <w:rPr>
                <w:rFonts w:ascii="Times New Roman" w:hAnsi="Times New Roman" w:cs="Times New Roman"/>
                <w:noProof/>
                <w:webHidden/>
              </w:rPr>
              <w:t>3</w:t>
            </w:r>
            <w:r w:rsidR="00283890" w:rsidRPr="0016272A">
              <w:rPr>
                <w:rFonts w:ascii="Times New Roman" w:hAnsi="Times New Roman" w:cs="Times New Roman"/>
                <w:noProof/>
                <w:webHidden/>
              </w:rPr>
              <w:fldChar w:fldCharType="end"/>
            </w:r>
          </w:hyperlink>
        </w:p>
        <w:p w14:paraId="69D927CB" w14:textId="318B7988"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16" w:history="1">
            <w:r w:rsidRPr="0016272A">
              <w:rPr>
                <w:rStyle w:val="Hyperlink"/>
                <w:rFonts w:ascii="Times New Roman" w:hAnsi="Times New Roman" w:cs="Times New Roman"/>
                <w:b/>
                <w:bCs/>
                <w:noProof/>
              </w:rPr>
              <w:t>NBC TA 200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_Toc183036816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29</w:t>
            </w:r>
            <w:r w:rsidRPr="0016272A">
              <w:rPr>
                <w:rFonts w:ascii="Times New Roman" w:hAnsi="Times New Roman" w:cs="Times New Roman"/>
                <w:noProof/>
                <w:webHidden/>
              </w:rPr>
              <w:fldChar w:fldCharType="end"/>
            </w:r>
          </w:hyperlink>
        </w:p>
        <w:p w14:paraId="4AD87575" w14:textId="0791574A"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17" w:history="1">
            <w:r w:rsidRPr="0016272A">
              <w:rPr>
                <w:rStyle w:val="Hyperlink"/>
                <w:rFonts w:ascii="Times New Roman" w:hAnsi="Times New Roman" w:cs="Times New Roman"/>
                <w:b/>
                <w:bCs/>
                <w:noProof/>
              </w:rPr>
              <w:t>NBC TA 210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_Toc183036817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57</w:t>
            </w:r>
            <w:r w:rsidRPr="0016272A">
              <w:rPr>
                <w:rFonts w:ascii="Times New Roman" w:hAnsi="Times New Roman" w:cs="Times New Roman"/>
                <w:noProof/>
                <w:webHidden/>
              </w:rPr>
              <w:fldChar w:fldCharType="end"/>
            </w:r>
          </w:hyperlink>
        </w:p>
        <w:p w14:paraId="6D1ED3C1" w14:textId="24ED6B3F"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18" w:history="1">
            <w:r w:rsidRPr="0016272A">
              <w:rPr>
                <w:rStyle w:val="Hyperlink"/>
                <w:rFonts w:ascii="Times New Roman" w:hAnsi="Times New Roman" w:cs="Times New Roman"/>
                <w:b/>
                <w:bCs/>
                <w:noProof/>
              </w:rPr>
              <w:t>NBC TA 220(R3)</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_Toc183036818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89</w:t>
            </w:r>
            <w:r w:rsidRPr="0016272A">
              <w:rPr>
                <w:rFonts w:ascii="Times New Roman" w:hAnsi="Times New Roman" w:cs="Times New Roman"/>
                <w:noProof/>
                <w:webHidden/>
              </w:rPr>
              <w:fldChar w:fldCharType="end"/>
            </w:r>
          </w:hyperlink>
        </w:p>
        <w:p w14:paraId="52AE938A" w14:textId="5AF0A9E6"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19" w:history="1">
            <w:r w:rsidRPr="0016272A">
              <w:rPr>
                <w:rStyle w:val="Hyperlink"/>
                <w:rFonts w:ascii="Times New Roman" w:hAnsi="Times New Roman" w:cs="Times New Roman"/>
                <w:b/>
                <w:bCs/>
                <w:noProof/>
              </w:rPr>
              <w:t>NBC TA 230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_Toc183036819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131</w:t>
            </w:r>
            <w:r w:rsidRPr="0016272A">
              <w:rPr>
                <w:rFonts w:ascii="Times New Roman" w:hAnsi="Times New Roman" w:cs="Times New Roman"/>
                <w:noProof/>
                <w:webHidden/>
              </w:rPr>
              <w:fldChar w:fldCharType="end"/>
            </w:r>
          </w:hyperlink>
        </w:p>
        <w:p w14:paraId="0E5EFBDD" w14:textId="2DDDBD6A"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20" w:history="1">
            <w:r w:rsidRPr="0016272A">
              <w:rPr>
                <w:rStyle w:val="Hyperlink"/>
                <w:rFonts w:ascii="Times New Roman" w:hAnsi="Times New Roman" w:cs="Times New Roman"/>
                <w:b/>
                <w:bCs/>
                <w:noProof/>
              </w:rPr>
              <w:t>NBC TA 240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_Toc183036820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146</w:t>
            </w:r>
            <w:r w:rsidRPr="0016272A">
              <w:rPr>
                <w:rFonts w:ascii="Times New Roman" w:hAnsi="Times New Roman" w:cs="Times New Roman"/>
                <w:noProof/>
                <w:webHidden/>
              </w:rPr>
              <w:fldChar w:fldCharType="end"/>
            </w:r>
          </w:hyperlink>
        </w:p>
        <w:p w14:paraId="1835D5C4" w14:textId="70B3746B"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25" w:history="1">
            <w:r w:rsidRPr="0016272A">
              <w:rPr>
                <w:rStyle w:val="Hyperlink"/>
                <w:rFonts w:ascii="Times New Roman" w:hAnsi="Times New Roman" w:cs="Times New Roman"/>
                <w:b/>
                <w:bCs/>
                <w:noProof/>
              </w:rPr>
              <w:t>NBC TA 250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_Toc183036825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189</w:t>
            </w:r>
            <w:r w:rsidRPr="0016272A">
              <w:rPr>
                <w:rFonts w:ascii="Times New Roman" w:hAnsi="Times New Roman" w:cs="Times New Roman"/>
                <w:noProof/>
                <w:webHidden/>
              </w:rPr>
              <w:fldChar w:fldCharType="end"/>
            </w:r>
          </w:hyperlink>
        </w:p>
        <w:p w14:paraId="645670FB" w14:textId="481D536D"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3" w:history="1">
            <w:r w:rsidRPr="0016272A">
              <w:rPr>
                <w:rStyle w:val="Hyperlink"/>
                <w:rFonts w:ascii="Times New Roman" w:hAnsi="Times New Roman" w:cs="Times New Roman"/>
                <w:b/>
                <w:bCs/>
                <w:noProof/>
              </w:rPr>
              <w:t>NBC TA 260(R2)</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_Toc183036843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203</w:t>
            </w:r>
            <w:r w:rsidRPr="0016272A">
              <w:rPr>
                <w:rFonts w:ascii="Times New Roman" w:hAnsi="Times New Roman" w:cs="Times New Roman"/>
                <w:noProof/>
                <w:webHidden/>
              </w:rPr>
              <w:fldChar w:fldCharType="end"/>
            </w:r>
          </w:hyperlink>
        </w:p>
        <w:p w14:paraId="63393089" w14:textId="7D94261F"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4" w:history="1">
            <w:r w:rsidRPr="0016272A">
              <w:rPr>
                <w:rStyle w:val="Hyperlink"/>
                <w:rFonts w:ascii="Times New Roman" w:hAnsi="Times New Roman" w:cs="Times New Roman"/>
                <w:b/>
                <w:bCs/>
                <w:noProof/>
              </w:rPr>
              <w:t>NBC TA 265</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_Toc183036844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225</w:t>
            </w:r>
            <w:r w:rsidRPr="0016272A">
              <w:rPr>
                <w:rFonts w:ascii="Times New Roman" w:hAnsi="Times New Roman" w:cs="Times New Roman"/>
                <w:noProof/>
                <w:webHidden/>
              </w:rPr>
              <w:fldChar w:fldCharType="end"/>
            </w:r>
          </w:hyperlink>
        </w:p>
        <w:p w14:paraId="2407F26E" w14:textId="617C9887"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5" w:history="1">
            <w:r w:rsidRPr="0016272A">
              <w:rPr>
                <w:rStyle w:val="Hyperlink"/>
                <w:rFonts w:ascii="Times New Roman" w:hAnsi="Times New Roman" w:cs="Times New Roman"/>
                <w:b/>
                <w:bCs/>
                <w:noProof/>
              </w:rPr>
              <w:t>NBC TA 300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_Toc183036845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237</w:t>
            </w:r>
            <w:r w:rsidRPr="0016272A">
              <w:rPr>
                <w:rFonts w:ascii="Times New Roman" w:hAnsi="Times New Roman" w:cs="Times New Roman"/>
                <w:noProof/>
                <w:webHidden/>
              </w:rPr>
              <w:fldChar w:fldCharType="end"/>
            </w:r>
          </w:hyperlink>
        </w:p>
        <w:p w14:paraId="5FEC26B3" w14:textId="4E83E848"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6" w:history="1">
            <w:r w:rsidRPr="0016272A">
              <w:rPr>
                <w:rStyle w:val="Hyperlink"/>
                <w:rFonts w:ascii="Times New Roman" w:hAnsi="Times New Roman" w:cs="Times New Roman"/>
                <w:b/>
                <w:bCs/>
                <w:noProof/>
              </w:rPr>
              <w:t>NBC TA 315 (R2)</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252</w:t>
            </w:r>
            <w:r w:rsidRPr="0016272A">
              <w:rPr>
                <w:rFonts w:ascii="Times New Roman" w:hAnsi="Times New Roman" w:cs="Times New Roman"/>
                <w:noProof/>
                <w:webHidden/>
              </w:rPr>
              <w:fldChar w:fldCharType="end"/>
            </w:r>
          </w:hyperlink>
        </w:p>
        <w:p w14:paraId="01957879" w14:textId="1555C17E"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7" w:history="1">
            <w:r w:rsidRPr="0016272A">
              <w:rPr>
                <w:rStyle w:val="Hyperlink"/>
                <w:rFonts w:ascii="Times New Roman" w:hAnsi="Times New Roman" w:cs="Times New Roman"/>
                <w:b/>
                <w:bCs/>
                <w:noProof/>
              </w:rPr>
              <w:t>NBC TA 320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_Toc183036847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367</w:t>
            </w:r>
            <w:r w:rsidRPr="0016272A">
              <w:rPr>
                <w:rFonts w:ascii="Times New Roman" w:hAnsi="Times New Roman" w:cs="Times New Roman"/>
                <w:noProof/>
                <w:webHidden/>
              </w:rPr>
              <w:fldChar w:fldCharType="end"/>
            </w:r>
          </w:hyperlink>
        </w:p>
        <w:p w14:paraId="5E3B6C75" w14:textId="356228B5"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8" w:history="1">
            <w:r w:rsidRPr="0016272A">
              <w:rPr>
                <w:rStyle w:val="Hyperlink"/>
                <w:rFonts w:ascii="Times New Roman" w:hAnsi="Times New Roman" w:cs="Times New Roman"/>
                <w:b/>
                <w:bCs/>
                <w:noProof/>
              </w:rPr>
              <w:t>NBC TA 330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_Toc183036848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379</w:t>
            </w:r>
            <w:r w:rsidRPr="0016272A">
              <w:rPr>
                <w:rFonts w:ascii="Times New Roman" w:hAnsi="Times New Roman" w:cs="Times New Roman"/>
                <w:noProof/>
                <w:webHidden/>
              </w:rPr>
              <w:fldChar w:fldCharType="end"/>
            </w:r>
          </w:hyperlink>
        </w:p>
        <w:p w14:paraId="28BCAEAE" w14:textId="1E5B76DF"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49" w:history="1">
            <w:r w:rsidRPr="0016272A">
              <w:rPr>
                <w:rStyle w:val="Hyperlink"/>
                <w:rFonts w:ascii="Times New Roman" w:hAnsi="Times New Roman" w:cs="Times New Roman"/>
                <w:b/>
                <w:bCs/>
                <w:noProof/>
              </w:rPr>
              <w:t>NBC TA 402</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_Toc183036849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404</w:t>
            </w:r>
            <w:r w:rsidRPr="0016272A">
              <w:rPr>
                <w:rFonts w:ascii="Times New Roman" w:hAnsi="Times New Roman" w:cs="Times New Roman"/>
                <w:noProof/>
                <w:webHidden/>
              </w:rPr>
              <w:fldChar w:fldCharType="end"/>
            </w:r>
          </w:hyperlink>
        </w:p>
        <w:p w14:paraId="698616E9" w14:textId="3B729FDD"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0" w:history="1">
            <w:r w:rsidRPr="0016272A">
              <w:rPr>
                <w:rStyle w:val="Hyperlink"/>
                <w:rFonts w:ascii="Times New Roman" w:hAnsi="Times New Roman" w:cs="Times New Roman"/>
                <w:b/>
                <w:bCs/>
                <w:noProof/>
              </w:rPr>
              <w:t>NBC TA 450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_Toc183036850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427</w:t>
            </w:r>
            <w:r w:rsidRPr="0016272A">
              <w:rPr>
                <w:rFonts w:ascii="Times New Roman" w:hAnsi="Times New Roman" w:cs="Times New Roman"/>
                <w:noProof/>
                <w:webHidden/>
              </w:rPr>
              <w:fldChar w:fldCharType="end"/>
            </w:r>
          </w:hyperlink>
        </w:p>
        <w:p w14:paraId="5829D058" w14:textId="3B32E995"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1" w:history="1">
            <w:r w:rsidRPr="0016272A">
              <w:rPr>
                <w:rStyle w:val="Hyperlink"/>
                <w:rFonts w:ascii="Times New Roman" w:hAnsi="Times New Roman" w:cs="Times New Roman"/>
                <w:b/>
                <w:bCs/>
                <w:noProof/>
              </w:rPr>
              <w:t>NBC TA 500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_Toc183036851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446</w:t>
            </w:r>
            <w:r w:rsidRPr="0016272A">
              <w:rPr>
                <w:rFonts w:ascii="Times New Roman" w:hAnsi="Times New Roman" w:cs="Times New Roman"/>
                <w:noProof/>
                <w:webHidden/>
              </w:rPr>
              <w:fldChar w:fldCharType="end"/>
            </w:r>
          </w:hyperlink>
        </w:p>
        <w:p w14:paraId="572AA8CB" w14:textId="161B777C"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2" w:history="1">
            <w:r w:rsidRPr="0016272A">
              <w:rPr>
                <w:rStyle w:val="Hyperlink"/>
                <w:rFonts w:ascii="Times New Roman" w:hAnsi="Times New Roman" w:cs="Times New Roman"/>
                <w:b/>
                <w:bCs/>
                <w:noProof/>
              </w:rPr>
              <w:t>NBC TA 501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_Toc183036852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471</w:t>
            </w:r>
            <w:r w:rsidRPr="0016272A">
              <w:rPr>
                <w:rFonts w:ascii="Times New Roman" w:hAnsi="Times New Roman" w:cs="Times New Roman"/>
                <w:noProof/>
                <w:webHidden/>
              </w:rPr>
              <w:fldChar w:fldCharType="end"/>
            </w:r>
          </w:hyperlink>
        </w:p>
        <w:p w14:paraId="1A9A5202" w14:textId="09A72EAB"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3" w:history="1">
            <w:r w:rsidRPr="0016272A">
              <w:rPr>
                <w:rStyle w:val="Hyperlink"/>
                <w:rFonts w:ascii="Times New Roman" w:hAnsi="Times New Roman" w:cs="Times New Roman"/>
                <w:b/>
                <w:bCs/>
                <w:noProof/>
              </w:rPr>
              <w:t>NBC TA 505</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_Toc183036853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483</w:t>
            </w:r>
            <w:r w:rsidRPr="0016272A">
              <w:rPr>
                <w:rFonts w:ascii="Times New Roman" w:hAnsi="Times New Roman" w:cs="Times New Roman"/>
                <w:noProof/>
                <w:webHidden/>
              </w:rPr>
              <w:fldChar w:fldCharType="end"/>
            </w:r>
          </w:hyperlink>
        </w:p>
        <w:p w14:paraId="2D48DD89" w14:textId="7CCE966A"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4" w:history="1">
            <w:r w:rsidRPr="0016272A">
              <w:rPr>
                <w:rStyle w:val="Hyperlink"/>
                <w:rFonts w:ascii="Times New Roman" w:hAnsi="Times New Roman" w:cs="Times New Roman"/>
                <w:b/>
                <w:bCs/>
                <w:noProof/>
              </w:rPr>
              <w:t>NBC TA 510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_Toc183036854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497</w:t>
            </w:r>
            <w:r w:rsidRPr="0016272A">
              <w:rPr>
                <w:rFonts w:ascii="Times New Roman" w:hAnsi="Times New Roman" w:cs="Times New Roman"/>
                <w:noProof/>
                <w:webHidden/>
              </w:rPr>
              <w:fldChar w:fldCharType="end"/>
            </w:r>
          </w:hyperlink>
        </w:p>
        <w:p w14:paraId="5F679D32" w14:textId="283E593B"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5" w:history="1">
            <w:r w:rsidRPr="0016272A">
              <w:rPr>
                <w:rStyle w:val="Hyperlink"/>
                <w:rFonts w:ascii="Times New Roman" w:hAnsi="Times New Roman" w:cs="Times New Roman"/>
                <w:b/>
                <w:bCs/>
                <w:noProof/>
              </w:rPr>
              <w:t>NBC TA 520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_Toc183036855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521</w:t>
            </w:r>
            <w:r w:rsidRPr="0016272A">
              <w:rPr>
                <w:rFonts w:ascii="Times New Roman" w:hAnsi="Times New Roman" w:cs="Times New Roman"/>
                <w:noProof/>
                <w:webHidden/>
              </w:rPr>
              <w:fldChar w:fldCharType="end"/>
            </w:r>
          </w:hyperlink>
        </w:p>
        <w:p w14:paraId="25066B7F" w14:textId="313DE4BC"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6" w:history="1">
            <w:r w:rsidRPr="0016272A">
              <w:rPr>
                <w:rStyle w:val="Hyperlink"/>
                <w:rFonts w:ascii="Times New Roman" w:hAnsi="Times New Roman" w:cs="Times New Roman"/>
                <w:b/>
                <w:bCs/>
                <w:noProof/>
              </w:rPr>
              <w:t>NBC TA 530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530</w:t>
            </w:r>
            <w:r w:rsidRPr="0016272A">
              <w:rPr>
                <w:rFonts w:ascii="Times New Roman" w:hAnsi="Times New Roman" w:cs="Times New Roman"/>
                <w:noProof/>
                <w:webHidden/>
              </w:rPr>
              <w:fldChar w:fldCharType="end"/>
            </w:r>
          </w:hyperlink>
        </w:p>
        <w:p w14:paraId="0256A2EF" w14:textId="02EC6EE1"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57" w:history="1">
            <w:r w:rsidRPr="0016272A">
              <w:rPr>
                <w:rStyle w:val="Hyperlink"/>
                <w:rFonts w:ascii="Times New Roman" w:hAnsi="Times New Roman" w:cs="Times New Roman"/>
                <w:b/>
                <w:bCs/>
                <w:noProof/>
              </w:rPr>
              <w:t>NBC TA 540 (R2)</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_Toc183036857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548</w:t>
            </w:r>
            <w:r w:rsidRPr="0016272A">
              <w:rPr>
                <w:rFonts w:ascii="Times New Roman" w:hAnsi="Times New Roman" w:cs="Times New Roman"/>
                <w:noProof/>
                <w:webHidden/>
              </w:rPr>
              <w:fldChar w:fldCharType="end"/>
            </w:r>
          </w:hyperlink>
        </w:p>
        <w:p w14:paraId="4426C62D" w14:textId="49561089"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0" w:history="1">
            <w:r w:rsidRPr="0016272A">
              <w:rPr>
                <w:rStyle w:val="Hyperlink"/>
                <w:rFonts w:ascii="Times New Roman" w:hAnsi="Times New Roman" w:cs="Times New Roman"/>
                <w:b/>
                <w:bCs/>
                <w:noProof/>
              </w:rPr>
              <w:t>NBC TA 550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_Toc183036860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600</w:t>
            </w:r>
            <w:r w:rsidRPr="0016272A">
              <w:rPr>
                <w:rFonts w:ascii="Times New Roman" w:hAnsi="Times New Roman" w:cs="Times New Roman"/>
                <w:noProof/>
                <w:webHidden/>
              </w:rPr>
              <w:fldChar w:fldCharType="end"/>
            </w:r>
          </w:hyperlink>
        </w:p>
        <w:p w14:paraId="1E8D8E22" w14:textId="77F62BE3"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1" w:history="1">
            <w:r w:rsidRPr="0016272A">
              <w:rPr>
                <w:rStyle w:val="Hyperlink"/>
                <w:rFonts w:ascii="Times New Roman" w:hAnsi="Times New Roman" w:cs="Times New Roman"/>
                <w:b/>
                <w:bCs/>
                <w:noProof/>
              </w:rPr>
              <w:t>NBC TA 560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_Toc183036861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625</w:t>
            </w:r>
            <w:r w:rsidRPr="0016272A">
              <w:rPr>
                <w:rFonts w:ascii="Times New Roman" w:hAnsi="Times New Roman" w:cs="Times New Roman"/>
                <w:noProof/>
                <w:webHidden/>
              </w:rPr>
              <w:fldChar w:fldCharType="end"/>
            </w:r>
          </w:hyperlink>
        </w:p>
        <w:p w14:paraId="37926367" w14:textId="7572AFFA"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2" w:history="1">
            <w:r w:rsidRPr="0016272A">
              <w:rPr>
                <w:rStyle w:val="Hyperlink"/>
                <w:rFonts w:ascii="Times New Roman" w:hAnsi="Times New Roman" w:cs="Times New Roman"/>
                <w:b/>
                <w:bCs/>
                <w:noProof/>
              </w:rPr>
              <w:t>NBC TA 570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_Toc183036862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639</w:t>
            </w:r>
            <w:r w:rsidRPr="0016272A">
              <w:rPr>
                <w:rFonts w:ascii="Times New Roman" w:hAnsi="Times New Roman" w:cs="Times New Roman"/>
                <w:noProof/>
                <w:webHidden/>
              </w:rPr>
              <w:fldChar w:fldCharType="end"/>
            </w:r>
          </w:hyperlink>
        </w:p>
        <w:p w14:paraId="05FC30FA" w14:textId="6AA218A6"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3" w:history="1">
            <w:r w:rsidRPr="0016272A">
              <w:rPr>
                <w:rStyle w:val="Hyperlink"/>
                <w:rFonts w:ascii="Times New Roman" w:hAnsi="Times New Roman" w:cs="Times New Roman"/>
                <w:b/>
                <w:bCs/>
                <w:noProof/>
              </w:rPr>
              <w:t>NBC TA 580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_Toc183036863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660</w:t>
            </w:r>
            <w:r w:rsidRPr="0016272A">
              <w:rPr>
                <w:rFonts w:ascii="Times New Roman" w:hAnsi="Times New Roman" w:cs="Times New Roman"/>
                <w:noProof/>
                <w:webHidden/>
              </w:rPr>
              <w:fldChar w:fldCharType="end"/>
            </w:r>
          </w:hyperlink>
        </w:p>
        <w:p w14:paraId="1F755900" w14:textId="6308B171"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5" w:history="1">
            <w:r w:rsidRPr="0016272A">
              <w:rPr>
                <w:rStyle w:val="Hyperlink"/>
                <w:rFonts w:ascii="Times New Roman" w:hAnsi="Times New Roman" w:cs="Times New Roman"/>
                <w:b/>
                <w:bCs/>
                <w:noProof/>
              </w:rPr>
              <w:t>NBC TA 600 (R2)</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_Toc183036865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684</w:t>
            </w:r>
            <w:r w:rsidRPr="0016272A">
              <w:rPr>
                <w:rFonts w:ascii="Times New Roman" w:hAnsi="Times New Roman" w:cs="Times New Roman"/>
                <w:noProof/>
                <w:webHidden/>
              </w:rPr>
              <w:fldChar w:fldCharType="end"/>
            </w:r>
          </w:hyperlink>
        </w:p>
        <w:p w14:paraId="73E42386" w14:textId="1E896279"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6" w:history="1">
            <w:r w:rsidRPr="0016272A">
              <w:rPr>
                <w:rStyle w:val="Hyperlink"/>
                <w:rFonts w:ascii="Times New Roman" w:hAnsi="Times New Roman" w:cs="Times New Roman"/>
                <w:b/>
                <w:bCs/>
                <w:noProof/>
              </w:rPr>
              <w:t>NBC TA 610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757</w:t>
            </w:r>
            <w:r w:rsidRPr="0016272A">
              <w:rPr>
                <w:rFonts w:ascii="Times New Roman" w:hAnsi="Times New Roman" w:cs="Times New Roman"/>
                <w:noProof/>
                <w:webHidden/>
              </w:rPr>
              <w:fldChar w:fldCharType="end"/>
            </w:r>
          </w:hyperlink>
        </w:p>
        <w:p w14:paraId="1233B34F" w14:textId="113D436F"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7" w:history="1">
            <w:r w:rsidRPr="0016272A">
              <w:rPr>
                <w:rStyle w:val="Hyperlink"/>
                <w:rFonts w:ascii="Times New Roman" w:hAnsi="Times New Roman" w:cs="Times New Roman"/>
                <w:b/>
                <w:bCs/>
                <w:noProof/>
              </w:rPr>
              <w:t>NBC TA 620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_Toc183036867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774</w:t>
            </w:r>
            <w:r w:rsidRPr="0016272A">
              <w:rPr>
                <w:rFonts w:ascii="Times New Roman" w:hAnsi="Times New Roman" w:cs="Times New Roman"/>
                <w:noProof/>
                <w:webHidden/>
              </w:rPr>
              <w:fldChar w:fldCharType="end"/>
            </w:r>
          </w:hyperlink>
        </w:p>
        <w:p w14:paraId="64729944" w14:textId="12944888"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8" w:history="1">
            <w:r w:rsidRPr="0016272A">
              <w:rPr>
                <w:rStyle w:val="Hyperlink"/>
                <w:rFonts w:ascii="Times New Roman" w:hAnsi="Times New Roman" w:cs="Times New Roman"/>
                <w:b/>
                <w:bCs/>
                <w:noProof/>
              </w:rPr>
              <w:t>NBC TA 700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_Toc183036868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790</w:t>
            </w:r>
            <w:r w:rsidRPr="0016272A">
              <w:rPr>
                <w:rFonts w:ascii="Times New Roman" w:hAnsi="Times New Roman" w:cs="Times New Roman"/>
                <w:noProof/>
                <w:webHidden/>
              </w:rPr>
              <w:fldChar w:fldCharType="end"/>
            </w:r>
          </w:hyperlink>
        </w:p>
        <w:p w14:paraId="1B6EAF0E" w14:textId="28FE61E9"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69" w:history="1">
            <w:r w:rsidRPr="0016272A">
              <w:rPr>
                <w:rStyle w:val="Hyperlink"/>
                <w:rFonts w:ascii="Times New Roman" w:hAnsi="Times New Roman" w:cs="Times New Roman"/>
                <w:b/>
                <w:bCs/>
                <w:noProof/>
              </w:rPr>
              <w:t>NBC TA 701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_Toc183036869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820</w:t>
            </w:r>
            <w:r w:rsidRPr="0016272A">
              <w:rPr>
                <w:rFonts w:ascii="Times New Roman" w:hAnsi="Times New Roman" w:cs="Times New Roman"/>
                <w:noProof/>
                <w:webHidden/>
              </w:rPr>
              <w:fldChar w:fldCharType="end"/>
            </w:r>
          </w:hyperlink>
        </w:p>
        <w:p w14:paraId="003E6E67" w14:textId="6C0EA491"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70" w:history="1">
            <w:r w:rsidRPr="0016272A">
              <w:rPr>
                <w:rStyle w:val="Hyperlink"/>
                <w:rFonts w:ascii="Times New Roman" w:hAnsi="Times New Roman" w:cs="Times New Roman"/>
                <w:b/>
                <w:bCs/>
                <w:noProof/>
              </w:rPr>
              <w:t>NBC TA 705</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_Toc183036870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838</w:t>
            </w:r>
            <w:r w:rsidRPr="0016272A">
              <w:rPr>
                <w:rFonts w:ascii="Times New Roman" w:hAnsi="Times New Roman" w:cs="Times New Roman"/>
                <w:noProof/>
                <w:webHidden/>
              </w:rPr>
              <w:fldChar w:fldCharType="end"/>
            </w:r>
          </w:hyperlink>
        </w:p>
        <w:p w14:paraId="172AB964" w14:textId="1CCD8F99"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886" w:history="1">
            <w:r w:rsidRPr="0016272A">
              <w:rPr>
                <w:rStyle w:val="Hyperlink"/>
                <w:rFonts w:ascii="Times New Roman" w:hAnsi="Times New Roman" w:cs="Times New Roman"/>
                <w:b/>
                <w:bCs/>
                <w:noProof/>
              </w:rPr>
              <w:t>NBC TA 706</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_Toc183036886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861</w:t>
            </w:r>
            <w:r w:rsidRPr="0016272A">
              <w:rPr>
                <w:rFonts w:ascii="Times New Roman" w:hAnsi="Times New Roman" w:cs="Times New Roman"/>
                <w:noProof/>
                <w:webHidden/>
              </w:rPr>
              <w:fldChar w:fldCharType="end"/>
            </w:r>
          </w:hyperlink>
        </w:p>
        <w:p w14:paraId="5D16F3DD" w14:textId="529F6C75"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01" w:history="1">
            <w:r w:rsidRPr="0016272A">
              <w:rPr>
                <w:rStyle w:val="Hyperlink"/>
                <w:rFonts w:ascii="Times New Roman" w:hAnsi="Times New Roman" w:cs="Times New Roman"/>
                <w:b/>
                <w:bCs/>
                <w:noProof/>
              </w:rPr>
              <w:t>NBC TA 710 (R1)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_Toc183036901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876</w:t>
            </w:r>
            <w:r w:rsidRPr="0016272A">
              <w:rPr>
                <w:rFonts w:ascii="Times New Roman" w:hAnsi="Times New Roman" w:cs="Times New Roman"/>
                <w:noProof/>
                <w:webHidden/>
              </w:rPr>
              <w:fldChar w:fldCharType="end"/>
            </w:r>
          </w:hyperlink>
        </w:p>
        <w:p w14:paraId="54964A83" w14:textId="1C63D57B"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02" w:history="1">
            <w:r w:rsidRPr="0016272A">
              <w:rPr>
                <w:rStyle w:val="Hyperlink"/>
                <w:rFonts w:ascii="Times New Roman" w:hAnsi="Times New Roman" w:cs="Times New Roman"/>
                <w:b/>
                <w:bCs/>
                <w:noProof/>
              </w:rPr>
              <w:t>NBC TA 720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_Toc183036902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895</w:t>
            </w:r>
            <w:r w:rsidRPr="0016272A">
              <w:rPr>
                <w:rFonts w:ascii="Times New Roman" w:hAnsi="Times New Roman" w:cs="Times New Roman"/>
                <w:noProof/>
                <w:webHidden/>
              </w:rPr>
              <w:fldChar w:fldCharType="end"/>
            </w:r>
          </w:hyperlink>
        </w:p>
        <w:p w14:paraId="3D5B7363" w14:textId="00D78DA1"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2" w:history="1">
            <w:r w:rsidRPr="0016272A">
              <w:rPr>
                <w:rStyle w:val="Hyperlink"/>
                <w:rFonts w:ascii="Times New Roman" w:hAnsi="Times New Roman" w:cs="Times New Roman"/>
                <w:b/>
                <w:bCs/>
                <w:noProof/>
              </w:rPr>
              <w:t>NBC TA 800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_Toc183036922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930</w:t>
            </w:r>
            <w:r w:rsidRPr="0016272A">
              <w:rPr>
                <w:rFonts w:ascii="Times New Roman" w:hAnsi="Times New Roman" w:cs="Times New Roman"/>
                <w:noProof/>
                <w:webHidden/>
              </w:rPr>
              <w:fldChar w:fldCharType="end"/>
            </w:r>
          </w:hyperlink>
        </w:p>
        <w:p w14:paraId="7866698A" w14:textId="6B19357C"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3" w:history="1">
            <w:r w:rsidRPr="0016272A">
              <w:rPr>
                <w:rStyle w:val="Hyperlink"/>
                <w:rFonts w:ascii="Times New Roman" w:hAnsi="Times New Roman" w:cs="Times New Roman"/>
                <w:b/>
                <w:bCs/>
                <w:noProof/>
              </w:rPr>
              <w:t>NBC TA 805</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_Toc183036923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951</w:t>
            </w:r>
            <w:r w:rsidRPr="0016272A">
              <w:rPr>
                <w:rFonts w:ascii="Times New Roman" w:hAnsi="Times New Roman" w:cs="Times New Roman"/>
                <w:noProof/>
                <w:webHidden/>
              </w:rPr>
              <w:fldChar w:fldCharType="end"/>
            </w:r>
          </w:hyperlink>
        </w:p>
        <w:p w14:paraId="0BEBC567" w14:textId="5F54D824"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4" w:history="1">
            <w:r w:rsidRPr="0016272A">
              <w:rPr>
                <w:rStyle w:val="Hyperlink"/>
                <w:rFonts w:ascii="Times New Roman" w:hAnsi="Times New Roman" w:cs="Times New Roman"/>
                <w:b/>
                <w:bCs/>
                <w:noProof/>
              </w:rPr>
              <w:t>NBC TA 810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_Toc183036924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975</w:t>
            </w:r>
            <w:r w:rsidRPr="0016272A">
              <w:rPr>
                <w:rFonts w:ascii="Times New Roman" w:hAnsi="Times New Roman" w:cs="Times New Roman"/>
                <w:noProof/>
                <w:webHidden/>
              </w:rPr>
              <w:fldChar w:fldCharType="end"/>
            </w:r>
          </w:hyperlink>
        </w:p>
        <w:p w14:paraId="6F00B40B" w14:textId="4B0BC7B0"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5" w:history="1">
            <w:r w:rsidRPr="0016272A">
              <w:rPr>
                <w:rStyle w:val="Hyperlink"/>
                <w:rFonts w:ascii="Times New Roman" w:hAnsi="Times New Roman" w:cs="Times New Roman"/>
                <w:b/>
                <w:bCs/>
                <w:noProof/>
              </w:rPr>
              <w:t>NBC TR 2400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_Toc183036925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1001</w:t>
            </w:r>
            <w:r w:rsidRPr="0016272A">
              <w:rPr>
                <w:rFonts w:ascii="Times New Roman" w:hAnsi="Times New Roman" w:cs="Times New Roman"/>
                <w:noProof/>
                <w:webHidden/>
              </w:rPr>
              <w:fldChar w:fldCharType="end"/>
            </w:r>
          </w:hyperlink>
        </w:p>
        <w:p w14:paraId="0907E99C" w14:textId="650FD52D"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6" w:history="1">
            <w:r w:rsidRPr="0016272A">
              <w:rPr>
                <w:rStyle w:val="Hyperlink"/>
                <w:rFonts w:ascii="Times New Roman" w:hAnsi="Times New Roman" w:cs="Times New Roman"/>
                <w:b/>
                <w:bCs/>
                <w:noProof/>
              </w:rPr>
              <w:t>NBC TR 2410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1079</w:t>
            </w:r>
            <w:r w:rsidRPr="0016272A">
              <w:rPr>
                <w:rFonts w:ascii="Times New Roman" w:hAnsi="Times New Roman" w:cs="Times New Roman"/>
                <w:noProof/>
                <w:webHidden/>
              </w:rPr>
              <w:fldChar w:fldCharType="end"/>
            </w:r>
          </w:hyperlink>
        </w:p>
        <w:p w14:paraId="0F99B076" w14:textId="4EF89208"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7" w:history="1">
            <w:r w:rsidRPr="0016272A">
              <w:rPr>
                <w:rStyle w:val="Hyperlink"/>
                <w:rFonts w:ascii="Times New Roman" w:hAnsi="Times New Roman" w:cs="Times New Roman"/>
                <w:b/>
                <w:bCs/>
                <w:noProof/>
              </w:rPr>
              <w:t>NBC PA 01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_Toc183036927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1120</w:t>
            </w:r>
            <w:r w:rsidRPr="0016272A">
              <w:rPr>
                <w:rFonts w:ascii="Times New Roman" w:hAnsi="Times New Roman" w:cs="Times New Roman"/>
                <w:noProof/>
                <w:webHidden/>
              </w:rPr>
              <w:fldChar w:fldCharType="end"/>
            </w:r>
          </w:hyperlink>
        </w:p>
        <w:p w14:paraId="1613477B" w14:textId="77A75311"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8" w:history="1">
            <w:r w:rsidRPr="0016272A">
              <w:rPr>
                <w:rStyle w:val="Hyperlink"/>
                <w:rFonts w:ascii="Times New Roman" w:hAnsi="Times New Roman" w:cs="Times New Roman"/>
                <w:b/>
                <w:bCs/>
                <w:noProof/>
              </w:rPr>
              <w:t>NBC PA 11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_Toc183036928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1196</w:t>
            </w:r>
            <w:r w:rsidRPr="0016272A">
              <w:rPr>
                <w:rFonts w:ascii="Times New Roman" w:hAnsi="Times New Roman" w:cs="Times New Roman"/>
                <w:noProof/>
                <w:webHidden/>
              </w:rPr>
              <w:fldChar w:fldCharType="end"/>
            </w:r>
          </w:hyperlink>
        </w:p>
        <w:p w14:paraId="7CA9FE64" w14:textId="22452F32"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29" w:history="1">
            <w:r w:rsidRPr="0016272A">
              <w:rPr>
                <w:rStyle w:val="Hyperlink"/>
                <w:rFonts w:ascii="Times New Roman" w:hAnsi="Times New Roman" w:cs="Times New Roman"/>
                <w:b/>
                <w:bCs/>
                <w:noProof/>
              </w:rPr>
              <w:t>NBC PA 400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_Toc183036929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1209</w:t>
            </w:r>
            <w:r w:rsidRPr="0016272A">
              <w:rPr>
                <w:rFonts w:ascii="Times New Roman" w:hAnsi="Times New Roman" w:cs="Times New Roman"/>
                <w:noProof/>
                <w:webHidden/>
              </w:rPr>
              <w:fldChar w:fldCharType="end"/>
            </w:r>
          </w:hyperlink>
        </w:p>
        <w:p w14:paraId="209131D3" w14:textId="029D0184"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30" w:history="1">
            <w:r w:rsidRPr="0016272A">
              <w:rPr>
                <w:rStyle w:val="Hyperlink"/>
                <w:rFonts w:ascii="Times New Roman" w:hAnsi="Times New Roman" w:cs="Times New Roman"/>
                <w:b/>
                <w:bCs/>
                <w:noProof/>
              </w:rPr>
              <w:t>NBC PA 13(R3)</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_Toc183036930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1281</w:t>
            </w:r>
            <w:r w:rsidRPr="0016272A">
              <w:rPr>
                <w:rFonts w:ascii="Times New Roman" w:hAnsi="Times New Roman" w:cs="Times New Roman"/>
                <w:noProof/>
                <w:webHidden/>
              </w:rPr>
              <w:fldChar w:fldCharType="end"/>
            </w:r>
          </w:hyperlink>
        </w:p>
        <w:p w14:paraId="7D3129EA" w14:textId="7C65BA32"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31" w:history="1">
            <w:r w:rsidRPr="0016272A">
              <w:rPr>
                <w:rStyle w:val="Hyperlink"/>
                <w:rFonts w:ascii="Times New Roman" w:hAnsi="Times New Roman" w:cs="Times New Roman"/>
                <w:b/>
                <w:bCs/>
                <w:noProof/>
              </w:rPr>
              <w:t>NBC PG 12(R3)</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_Toc183036931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1286</w:t>
            </w:r>
            <w:r w:rsidRPr="0016272A">
              <w:rPr>
                <w:rFonts w:ascii="Times New Roman" w:hAnsi="Times New Roman" w:cs="Times New Roman"/>
                <w:noProof/>
                <w:webHidden/>
              </w:rPr>
              <w:fldChar w:fldCharType="end"/>
            </w:r>
          </w:hyperlink>
        </w:p>
        <w:p w14:paraId="203E457E" w14:textId="06890DE2"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36" w:history="1">
            <w:r w:rsidRPr="0016272A">
              <w:rPr>
                <w:rStyle w:val="Hyperlink"/>
                <w:rFonts w:ascii="Times New Roman" w:hAnsi="Times New Roman" w:cs="Times New Roman"/>
                <w:b/>
                <w:bCs/>
                <w:noProof/>
              </w:rPr>
              <w:t>NBC TO 3000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_Toc183036936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1327</w:t>
            </w:r>
            <w:r w:rsidRPr="0016272A">
              <w:rPr>
                <w:rFonts w:ascii="Times New Roman" w:hAnsi="Times New Roman" w:cs="Times New Roman"/>
                <w:noProof/>
                <w:webHidden/>
              </w:rPr>
              <w:fldChar w:fldCharType="end"/>
            </w:r>
          </w:hyperlink>
        </w:p>
        <w:p w14:paraId="0FFCA774" w14:textId="6A4324DB"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37" w:history="1">
            <w:r w:rsidRPr="0016272A">
              <w:rPr>
                <w:rStyle w:val="Hyperlink"/>
                <w:rFonts w:ascii="Times New Roman" w:hAnsi="Times New Roman" w:cs="Times New Roman"/>
                <w:b/>
                <w:bCs/>
                <w:noProof/>
              </w:rPr>
              <w:t>NBC TSC 4400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_Toc183036937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1402</w:t>
            </w:r>
            <w:r w:rsidRPr="0016272A">
              <w:rPr>
                <w:rFonts w:ascii="Times New Roman" w:hAnsi="Times New Roman" w:cs="Times New Roman"/>
                <w:noProof/>
                <w:webHidden/>
              </w:rPr>
              <w:fldChar w:fldCharType="end"/>
            </w:r>
          </w:hyperlink>
        </w:p>
        <w:p w14:paraId="6AB0B4DA" w14:textId="1FCD8D4E"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38" w:history="1">
            <w:r w:rsidRPr="0016272A">
              <w:rPr>
                <w:rStyle w:val="Hyperlink"/>
                <w:rFonts w:ascii="Times New Roman" w:hAnsi="Times New Roman" w:cs="Times New Roman"/>
                <w:b/>
                <w:bCs/>
                <w:noProof/>
              </w:rPr>
              <w:t>NBC TSC 4410</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_Toc183036938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1435</w:t>
            </w:r>
            <w:r w:rsidRPr="0016272A">
              <w:rPr>
                <w:rFonts w:ascii="Times New Roman" w:hAnsi="Times New Roman" w:cs="Times New Roman"/>
                <w:noProof/>
                <w:webHidden/>
              </w:rPr>
              <w:fldChar w:fldCharType="end"/>
            </w:r>
          </w:hyperlink>
        </w:p>
        <w:p w14:paraId="1816F361" w14:textId="00337259" w:rsidR="00283890" w:rsidRPr="0016272A" w:rsidRDefault="00283890">
          <w:pPr>
            <w:pStyle w:val="Sumrio1"/>
            <w:tabs>
              <w:tab w:val="right" w:leader="dot" w:pos="9632"/>
            </w:tabs>
            <w:rPr>
              <w:rFonts w:ascii="Times New Roman" w:eastAsiaTheme="minorEastAsia" w:hAnsi="Times New Roman" w:cs="Times New Roman"/>
              <w:noProof/>
              <w:lang w:eastAsia="pt-BR"/>
            </w:rPr>
          </w:pPr>
          <w:hyperlink w:anchor="_Toc183036939" w:history="1">
            <w:r w:rsidRPr="0016272A">
              <w:rPr>
                <w:rStyle w:val="Hyperlink"/>
                <w:rFonts w:ascii="Times New Roman" w:hAnsi="Times New Roman" w:cs="Times New Roman"/>
                <w:b/>
                <w:bCs/>
                <w:noProof/>
              </w:rPr>
              <w:t>NBCPG 01</w:t>
            </w:r>
            <w:r w:rsidRPr="0016272A">
              <w:rPr>
                <w:rFonts w:ascii="Times New Roman" w:hAnsi="Times New Roman" w:cs="Times New Roman"/>
                <w:noProof/>
                <w:webHidden/>
              </w:rPr>
              <w:tab/>
            </w:r>
            <w:r w:rsidRPr="0016272A">
              <w:rPr>
                <w:rFonts w:ascii="Times New Roman" w:hAnsi="Times New Roman" w:cs="Times New Roman"/>
                <w:noProof/>
                <w:webHidden/>
              </w:rPr>
              <w:fldChar w:fldCharType="begin"/>
            </w:r>
            <w:r w:rsidRPr="0016272A">
              <w:rPr>
                <w:rFonts w:ascii="Times New Roman" w:hAnsi="Times New Roman" w:cs="Times New Roman"/>
                <w:noProof/>
                <w:webHidden/>
              </w:rPr>
              <w:instrText xml:space="preserve"> PAGEREF _Toc183036939 \h </w:instrText>
            </w:r>
            <w:r w:rsidRPr="0016272A">
              <w:rPr>
                <w:rFonts w:ascii="Times New Roman" w:hAnsi="Times New Roman" w:cs="Times New Roman"/>
                <w:noProof/>
                <w:webHidden/>
              </w:rPr>
            </w:r>
            <w:r w:rsidRPr="0016272A">
              <w:rPr>
                <w:rFonts w:ascii="Times New Roman" w:hAnsi="Times New Roman" w:cs="Times New Roman"/>
                <w:noProof/>
                <w:webHidden/>
              </w:rPr>
              <w:fldChar w:fldCharType="separate"/>
            </w:r>
            <w:r w:rsidR="000713A1">
              <w:rPr>
                <w:rFonts w:ascii="Times New Roman" w:hAnsi="Times New Roman" w:cs="Times New Roman"/>
                <w:noProof/>
                <w:webHidden/>
              </w:rPr>
              <w:t>1473</w:t>
            </w:r>
            <w:r w:rsidRPr="0016272A">
              <w:rPr>
                <w:rFonts w:ascii="Times New Roman" w:hAnsi="Times New Roman" w:cs="Times New Roman"/>
                <w:noProof/>
                <w:webHidden/>
              </w:rPr>
              <w:fldChar w:fldCharType="end"/>
            </w:r>
          </w:hyperlink>
        </w:p>
        <w:p w14:paraId="4A7CC346" w14:textId="43837E18" w:rsidR="00D17E06" w:rsidRDefault="00D17E06" w:rsidP="0016272A">
          <w:pPr>
            <w:jc w:val="center"/>
          </w:pPr>
          <w:r>
            <w:rPr>
              <w:b/>
              <w:bCs/>
            </w:rPr>
            <w:fldChar w:fldCharType="end"/>
          </w:r>
        </w:p>
      </w:sdtContent>
    </w:sdt>
    <w:p w14:paraId="57839E8C" w14:textId="0CCE9E0E" w:rsidR="009370D7" w:rsidRDefault="009370D7"/>
    <w:p w14:paraId="17872268" w14:textId="54C93DF6" w:rsidR="00E00F1A" w:rsidRDefault="009370D7" w:rsidP="00D17E06">
      <w:pPr>
        <w:pStyle w:val="Ttulo1"/>
        <w:spacing w:before="0" w:after="120" w:line="240" w:lineRule="auto"/>
        <w:rPr>
          <w:rFonts w:ascii="Times New Roman" w:hAnsi="Times New Roman" w:cs="Times New Roman"/>
          <w:b/>
          <w:bCs/>
          <w:color w:val="auto"/>
          <w:sz w:val="24"/>
          <w:szCs w:val="24"/>
        </w:rPr>
      </w:pPr>
      <w:bookmarkStart w:id="0" w:name="_Toc183036815"/>
      <w:r w:rsidRPr="00D17E06">
        <w:rPr>
          <w:rFonts w:ascii="Times New Roman" w:hAnsi="Times New Roman" w:cs="Times New Roman"/>
          <w:b/>
          <w:bCs/>
          <w:color w:val="auto"/>
          <w:sz w:val="24"/>
          <w:szCs w:val="24"/>
        </w:rPr>
        <w:t>NBCTA Estrutura Conceitual</w:t>
      </w:r>
      <w:bookmarkEnd w:id="0"/>
    </w:p>
    <w:p w14:paraId="05A150FA" w14:textId="01380777" w:rsidR="002A6EFF" w:rsidRPr="002A6EFF" w:rsidRDefault="002A6EFF" w:rsidP="002A6EFF">
      <w:pPr>
        <w:jc w:val="center"/>
        <w:rPr>
          <w:b/>
          <w:bCs/>
        </w:rPr>
      </w:pPr>
      <w:r w:rsidRPr="002A6EFF">
        <w:rPr>
          <w:rFonts w:ascii="Times New Roman" w:hAnsi="Times New Roman"/>
          <w:b/>
          <w:bCs/>
          <w:sz w:val="24"/>
          <w:szCs w:val="24"/>
        </w:rPr>
        <w:t>NORMA BRASILEIRA DE CONTABILIDADE – NBC TA ESTRUTURA CONCEITUAL, DE 20 DE NOVEMBRO DE 2015</w:t>
      </w:r>
    </w:p>
    <w:p w14:paraId="18AC27DE" w14:textId="77777777" w:rsidR="002A6EFF" w:rsidRPr="00D15BB2" w:rsidRDefault="002A6EFF" w:rsidP="002A6EFF">
      <w:pPr>
        <w:ind w:left="5103"/>
        <w:jc w:val="both"/>
        <w:rPr>
          <w:b/>
          <w:i/>
        </w:rPr>
      </w:pPr>
      <w:r w:rsidRPr="00D15BB2">
        <w:rPr>
          <w:b/>
          <w:bCs/>
          <w:i/>
          <w:iCs/>
        </w:rPr>
        <w:t xml:space="preserve">Dá nova redação à NBC </w:t>
      </w:r>
      <w:r>
        <w:rPr>
          <w:b/>
          <w:bCs/>
          <w:i/>
          <w:iCs/>
        </w:rPr>
        <w:t>T</w:t>
      </w:r>
      <w:r w:rsidRPr="00D15BB2">
        <w:rPr>
          <w:b/>
          <w:bCs/>
          <w:i/>
          <w:iCs/>
        </w:rPr>
        <w:t xml:space="preserve">A </w:t>
      </w:r>
      <w:r>
        <w:rPr>
          <w:b/>
          <w:bCs/>
          <w:i/>
          <w:iCs/>
        </w:rPr>
        <w:t>ESTRUTURA CONCEITUAL</w:t>
      </w:r>
      <w:r w:rsidRPr="00D15BB2">
        <w:rPr>
          <w:b/>
          <w:bCs/>
          <w:i/>
          <w:iCs/>
        </w:rPr>
        <w:t xml:space="preserve"> que dispõe sobre </w:t>
      </w:r>
      <w:r>
        <w:rPr>
          <w:b/>
          <w:i/>
          <w:color w:val="000000"/>
          <w:spacing w:val="-3"/>
        </w:rPr>
        <w:t xml:space="preserve">a estrutura conceitual para </w:t>
      </w:r>
      <w:r w:rsidRPr="00364CE8">
        <w:rPr>
          <w:b/>
          <w:i/>
          <w:color w:val="000000"/>
          <w:spacing w:val="-3"/>
          <w:highlight w:val="yellow"/>
        </w:rPr>
        <w:t>trabalhos de asseguração</w:t>
      </w:r>
      <w:r>
        <w:rPr>
          <w:b/>
          <w:i/>
          <w:color w:val="000000"/>
          <w:spacing w:val="-3"/>
        </w:rPr>
        <w:t>.</w:t>
      </w:r>
      <w:r w:rsidRPr="00D15BB2">
        <w:rPr>
          <w:b/>
          <w:i/>
          <w:color w:val="000000"/>
          <w:spacing w:val="-3"/>
        </w:rPr>
        <w:t xml:space="preserve"> </w:t>
      </w:r>
    </w:p>
    <w:p w14:paraId="1F822719" w14:textId="77777777" w:rsidR="002A6EFF" w:rsidRPr="00D15BB2" w:rsidRDefault="002A6EFF" w:rsidP="002A6EFF">
      <w:pPr>
        <w:ind w:left="4253"/>
        <w:jc w:val="both"/>
        <w:rPr>
          <w:b/>
          <w:i/>
        </w:rPr>
      </w:pPr>
    </w:p>
    <w:p w14:paraId="5F22AD71" w14:textId="77777777" w:rsidR="002A6EFF" w:rsidRPr="00D15BB2" w:rsidRDefault="002A6EFF" w:rsidP="002A6EFF">
      <w:pPr>
        <w:ind w:left="4253"/>
        <w:jc w:val="both"/>
        <w:rPr>
          <w:b/>
          <w:i/>
        </w:rPr>
      </w:pPr>
    </w:p>
    <w:p w14:paraId="5064AD34" w14:textId="77777777" w:rsidR="002A6EFF" w:rsidRDefault="002A6EFF" w:rsidP="002A6EFF">
      <w:pPr>
        <w:ind w:firstLine="567"/>
        <w:jc w:val="both"/>
      </w:pPr>
      <w:r>
        <w:rPr>
          <w:bCs/>
        </w:rPr>
        <w:t xml:space="preserve">O </w:t>
      </w:r>
      <w:r w:rsidRPr="00E34C1C">
        <w:rPr>
          <w:b/>
          <w:bCs/>
        </w:rPr>
        <w:t>CONSELHO FEDERAL DE CONTABILIDADE</w:t>
      </w:r>
      <w:r w:rsidRPr="00E34C1C">
        <w:t xml:space="preserve">, </w:t>
      </w:r>
      <w:r>
        <w:t xml:space="preserve">considerando o processo de </w:t>
      </w:r>
      <w:r w:rsidRPr="00364CE8">
        <w:rPr>
          <w:highlight w:val="green"/>
        </w:rPr>
        <w:t>convergência das Normas Brasileiras de Contabilidade</w:t>
      </w:r>
      <w:r>
        <w:t xml:space="preserve"> aos padrões internacionais e que, mediante acordo firmado com a Ifac, que autorizou, no Brasil, o CFC e o Instituto dos Auditores Independentes do Brasil (Ibracon) como </w:t>
      </w:r>
      <w:r w:rsidRPr="00364CE8">
        <w:rPr>
          <w:highlight w:val="yellow"/>
        </w:rPr>
        <w:t>tradutores</w:t>
      </w:r>
      <w:r>
        <w:t xml:space="preserve"> de suas normas e publicações, outorgando os direitos de realizar tradução, publicação e distribuição das normas internacionais em formato eletrônico, </w:t>
      </w:r>
      <w:r w:rsidRPr="00E34C1C">
        <w:t xml:space="preserve">no exercício de suas atribuições legais e regimentais e com fundamento no disposto na alínea “f” do </w:t>
      </w:r>
      <w:r>
        <w:t>A</w:t>
      </w:r>
      <w:r w:rsidRPr="00E34C1C">
        <w:t>rt. 6º do Decreto-Lei n.º 9.295/</w:t>
      </w:r>
      <w:r>
        <w:t>19</w:t>
      </w:r>
      <w:r w:rsidRPr="00E34C1C">
        <w:t>46, alterado pela Lei n.º 12.249/</w:t>
      </w:r>
      <w:r>
        <w:t>20</w:t>
      </w:r>
      <w:r w:rsidRPr="00E34C1C">
        <w:t>10</w:t>
      </w:r>
      <w:r>
        <w:t>, faz saber que foi aprovada em seu Plenário a seguinte Norma Brasileira de Contabilidade (NBC),</w:t>
      </w:r>
      <w:r w:rsidRPr="0090529D">
        <w:rPr>
          <w:color w:val="000000"/>
        </w:rPr>
        <w:t xml:space="preserve"> </w:t>
      </w:r>
      <w:r w:rsidRPr="00E34C1C">
        <w:rPr>
          <w:color w:val="000000"/>
        </w:rPr>
        <w:t xml:space="preserve">elaborada de acordo com a sua equivalente internacional </w:t>
      </w:r>
      <w:r>
        <w:rPr>
          <w:color w:val="000000"/>
        </w:rPr>
        <w:t>“</w:t>
      </w:r>
      <w:r w:rsidRPr="00364CE8">
        <w:rPr>
          <w:color w:val="000000"/>
          <w:highlight w:val="yellow"/>
        </w:rPr>
        <w:t>International Framework for Assurance Engagements</w:t>
      </w:r>
      <w:r>
        <w:rPr>
          <w:color w:val="000000"/>
        </w:rPr>
        <w:t>” da Ifac</w:t>
      </w:r>
      <w:r>
        <w:t>:</w:t>
      </w:r>
    </w:p>
    <w:p w14:paraId="415585F9" w14:textId="77777777" w:rsidR="002A6EFF" w:rsidRPr="00D15BB2" w:rsidRDefault="002A6EFF" w:rsidP="002A6EFF"/>
    <w:p w14:paraId="09017262" w14:textId="77777777" w:rsidR="002A6EFF" w:rsidRDefault="002A6EFF" w:rsidP="002A6EFF"/>
    <w:p w14:paraId="178DD3AC" w14:textId="77777777" w:rsidR="002A6EFF" w:rsidRPr="00691E47" w:rsidRDefault="002A6EFF" w:rsidP="002A6EFF">
      <w:pPr>
        <w:widowControl w:val="0"/>
        <w:autoSpaceDE w:val="0"/>
        <w:autoSpaceDN w:val="0"/>
        <w:adjustRightInd w:val="0"/>
        <w:ind w:left="34"/>
        <w:jc w:val="center"/>
      </w:pPr>
      <w:r>
        <w:rPr>
          <w:b/>
          <w:bCs/>
          <w:color w:val="000000"/>
        </w:rPr>
        <w:t xml:space="preserve">NBC TA </w:t>
      </w:r>
      <w:r w:rsidRPr="002C42B4">
        <w:rPr>
          <w:b/>
          <w:bCs/>
          <w:color w:val="000000"/>
          <w:highlight w:val="red"/>
        </w:rPr>
        <w:t>ESTURUTURA</w:t>
      </w:r>
      <w:r>
        <w:rPr>
          <w:b/>
          <w:bCs/>
          <w:color w:val="000000"/>
        </w:rPr>
        <w:t xml:space="preserve"> CONCEITUAL – </w:t>
      </w:r>
      <w:r w:rsidRPr="00691E47">
        <w:rPr>
          <w:b/>
          <w:bCs/>
          <w:color w:val="000000"/>
        </w:rPr>
        <w:t>ESTRUTURA CONCEITUAL PARA TRABALHOS DE ASSEGURAÇÃO</w:t>
      </w:r>
    </w:p>
    <w:p w14:paraId="36FE3E8F" w14:textId="77777777" w:rsidR="002A6EFF" w:rsidRDefault="002A6EFF" w:rsidP="002A6EFF">
      <w:pPr>
        <w:widowControl w:val="0"/>
        <w:autoSpaceDE w:val="0"/>
        <w:autoSpaceDN w:val="0"/>
        <w:adjustRightInd w:val="0"/>
        <w:ind w:left="34" w:right="1866"/>
        <w:jc w:val="both"/>
        <w:rPr>
          <w:color w:val="000000"/>
        </w:rPr>
      </w:pPr>
    </w:p>
    <w:p w14:paraId="52B2BBF4" w14:textId="77777777" w:rsidR="002A6EFF" w:rsidRDefault="002A6EFF" w:rsidP="002A6EFF">
      <w:pPr>
        <w:widowControl w:val="0"/>
        <w:autoSpaceDE w:val="0"/>
        <w:autoSpaceDN w:val="0"/>
        <w:adjustRightInd w:val="0"/>
        <w:ind w:right="-26"/>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0"/>
        <w:gridCol w:w="1432"/>
      </w:tblGrid>
      <w:tr w:rsidR="002A6EFF" w14:paraId="28FC804A" w14:textId="77777777" w:rsidTr="009A4CD5">
        <w:tc>
          <w:tcPr>
            <w:tcW w:w="8330" w:type="dxa"/>
          </w:tcPr>
          <w:p w14:paraId="2DE16ED6" w14:textId="77777777" w:rsidR="002A6EFF" w:rsidRPr="00BD1BF3" w:rsidRDefault="002A6EFF" w:rsidP="009A4CD5">
            <w:pPr>
              <w:widowControl w:val="0"/>
              <w:overflowPunct w:val="0"/>
              <w:autoSpaceDE w:val="0"/>
              <w:autoSpaceDN w:val="0"/>
              <w:adjustRightInd w:val="0"/>
              <w:spacing w:beforeLines="60" w:before="144" w:after="60"/>
            </w:pPr>
            <w:r w:rsidRPr="008F6C54">
              <w:rPr>
                <w:bCs/>
                <w:color w:val="000000"/>
              </w:rPr>
              <w:t>Sumário</w:t>
            </w:r>
          </w:p>
        </w:tc>
        <w:tc>
          <w:tcPr>
            <w:tcW w:w="1448" w:type="dxa"/>
          </w:tcPr>
          <w:p w14:paraId="3C65D080" w14:textId="77777777" w:rsidR="002A6EFF" w:rsidRDefault="002A6EFF" w:rsidP="009A4CD5">
            <w:pPr>
              <w:widowControl w:val="0"/>
              <w:autoSpaceDE w:val="0"/>
              <w:autoSpaceDN w:val="0"/>
              <w:adjustRightInd w:val="0"/>
              <w:spacing w:beforeLines="60" w:before="144" w:after="60"/>
              <w:ind w:right="-26"/>
              <w:jc w:val="center"/>
            </w:pPr>
            <w:r>
              <w:t>Item</w:t>
            </w:r>
          </w:p>
        </w:tc>
      </w:tr>
      <w:tr w:rsidR="002A6EFF" w14:paraId="7B249C35" w14:textId="77777777" w:rsidTr="009A4CD5">
        <w:tc>
          <w:tcPr>
            <w:tcW w:w="8330" w:type="dxa"/>
          </w:tcPr>
          <w:p w14:paraId="79D25CCA" w14:textId="77777777" w:rsidR="002A6EFF" w:rsidRPr="006247AB" w:rsidRDefault="002A6EFF" w:rsidP="009A4CD5">
            <w:pPr>
              <w:widowControl w:val="0"/>
              <w:autoSpaceDE w:val="0"/>
              <w:autoSpaceDN w:val="0"/>
              <w:adjustRightInd w:val="0"/>
              <w:spacing w:beforeLines="60" w:before="144" w:after="60"/>
            </w:pPr>
            <w:r w:rsidRPr="008F6C54">
              <w:rPr>
                <w:color w:val="000000"/>
              </w:rPr>
              <w:t>Introdução</w:t>
            </w:r>
          </w:p>
        </w:tc>
        <w:tc>
          <w:tcPr>
            <w:tcW w:w="1448" w:type="dxa"/>
          </w:tcPr>
          <w:p w14:paraId="163E9D48" w14:textId="77777777" w:rsidR="002A6EFF" w:rsidRDefault="002A6EFF" w:rsidP="009A4CD5">
            <w:pPr>
              <w:widowControl w:val="0"/>
              <w:autoSpaceDE w:val="0"/>
              <w:autoSpaceDN w:val="0"/>
              <w:adjustRightInd w:val="0"/>
              <w:spacing w:beforeLines="60" w:before="144" w:after="60"/>
              <w:ind w:right="-26"/>
              <w:jc w:val="center"/>
            </w:pPr>
            <w:r>
              <w:t>1 – 4</w:t>
            </w:r>
          </w:p>
        </w:tc>
      </w:tr>
      <w:tr w:rsidR="002A6EFF" w14:paraId="0C7866E8" w14:textId="77777777" w:rsidTr="009A4CD5">
        <w:tc>
          <w:tcPr>
            <w:tcW w:w="8330" w:type="dxa"/>
          </w:tcPr>
          <w:p w14:paraId="4689A147" w14:textId="77777777" w:rsidR="002A6EFF" w:rsidRPr="006247AB" w:rsidRDefault="002A6EFF" w:rsidP="009A4CD5">
            <w:pPr>
              <w:widowControl w:val="0"/>
              <w:autoSpaceDE w:val="0"/>
              <w:autoSpaceDN w:val="0"/>
              <w:adjustRightInd w:val="0"/>
              <w:spacing w:beforeLines="60" w:before="144" w:after="60"/>
            </w:pPr>
            <w:r w:rsidRPr="008F6C54">
              <w:rPr>
                <w:color w:val="000000"/>
              </w:rPr>
              <w:t>Princípios éticos e normas de controle de qualidade</w:t>
            </w:r>
          </w:p>
        </w:tc>
        <w:tc>
          <w:tcPr>
            <w:tcW w:w="1448" w:type="dxa"/>
          </w:tcPr>
          <w:p w14:paraId="28FCFCBB" w14:textId="77777777" w:rsidR="002A6EFF" w:rsidRDefault="002A6EFF" w:rsidP="009A4CD5">
            <w:pPr>
              <w:widowControl w:val="0"/>
              <w:autoSpaceDE w:val="0"/>
              <w:autoSpaceDN w:val="0"/>
              <w:adjustRightInd w:val="0"/>
              <w:spacing w:beforeLines="60" w:before="144" w:after="60"/>
              <w:ind w:right="-26"/>
              <w:jc w:val="center"/>
            </w:pPr>
            <w:r>
              <w:t>5 – 9</w:t>
            </w:r>
          </w:p>
        </w:tc>
      </w:tr>
      <w:tr w:rsidR="002A6EFF" w14:paraId="6E8BA94A" w14:textId="77777777" w:rsidTr="009A4CD5">
        <w:tc>
          <w:tcPr>
            <w:tcW w:w="8330" w:type="dxa"/>
          </w:tcPr>
          <w:p w14:paraId="02108503" w14:textId="77777777" w:rsidR="002A6EFF" w:rsidRPr="006247AB" w:rsidRDefault="002A6EFF" w:rsidP="009A4CD5">
            <w:pPr>
              <w:widowControl w:val="0"/>
              <w:autoSpaceDE w:val="0"/>
              <w:autoSpaceDN w:val="0"/>
              <w:adjustRightInd w:val="0"/>
              <w:spacing w:beforeLines="60" w:before="144" w:after="60"/>
            </w:pPr>
            <w:r w:rsidRPr="008F6C54">
              <w:rPr>
                <w:color w:val="000000"/>
              </w:rPr>
              <w:t>Descrição dos trabalhos de asseguração</w:t>
            </w:r>
          </w:p>
        </w:tc>
        <w:tc>
          <w:tcPr>
            <w:tcW w:w="1448" w:type="dxa"/>
          </w:tcPr>
          <w:p w14:paraId="4ECB7671" w14:textId="77777777" w:rsidR="002A6EFF" w:rsidRDefault="002A6EFF" w:rsidP="009A4CD5">
            <w:pPr>
              <w:widowControl w:val="0"/>
              <w:autoSpaceDE w:val="0"/>
              <w:autoSpaceDN w:val="0"/>
              <w:adjustRightInd w:val="0"/>
              <w:spacing w:beforeLines="60" w:before="144" w:after="60"/>
              <w:ind w:right="-26"/>
              <w:jc w:val="center"/>
            </w:pPr>
            <w:r>
              <w:t>10 – 11</w:t>
            </w:r>
          </w:p>
        </w:tc>
      </w:tr>
      <w:tr w:rsidR="002A6EFF" w14:paraId="7F3380EB" w14:textId="77777777" w:rsidTr="009A4CD5">
        <w:tc>
          <w:tcPr>
            <w:tcW w:w="8330" w:type="dxa"/>
          </w:tcPr>
          <w:p w14:paraId="7EEA5D5C" w14:textId="77777777" w:rsidR="002A6EFF" w:rsidRPr="006247AB" w:rsidRDefault="002A6EFF" w:rsidP="009A4CD5">
            <w:pPr>
              <w:widowControl w:val="0"/>
              <w:autoSpaceDE w:val="0"/>
              <w:autoSpaceDN w:val="0"/>
              <w:adjustRightInd w:val="0"/>
              <w:spacing w:beforeLines="60" w:before="144" w:after="60"/>
            </w:pPr>
            <w:r w:rsidRPr="008F6C54">
              <w:rPr>
                <w:color w:val="000000"/>
              </w:rPr>
              <w:t>Trabalho de atestação e trabalho direto</w:t>
            </w:r>
          </w:p>
        </w:tc>
        <w:tc>
          <w:tcPr>
            <w:tcW w:w="1448" w:type="dxa"/>
          </w:tcPr>
          <w:p w14:paraId="000C9EC4" w14:textId="77777777" w:rsidR="002A6EFF" w:rsidRDefault="002A6EFF" w:rsidP="009A4CD5">
            <w:pPr>
              <w:widowControl w:val="0"/>
              <w:autoSpaceDE w:val="0"/>
              <w:autoSpaceDN w:val="0"/>
              <w:adjustRightInd w:val="0"/>
              <w:spacing w:beforeLines="60" w:before="144" w:after="60"/>
              <w:ind w:right="-26"/>
              <w:jc w:val="center"/>
            </w:pPr>
            <w:r>
              <w:t>12 – 13</w:t>
            </w:r>
          </w:p>
        </w:tc>
      </w:tr>
      <w:tr w:rsidR="002A6EFF" w14:paraId="14BBE596" w14:textId="77777777" w:rsidTr="009A4CD5">
        <w:tc>
          <w:tcPr>
            <w:tcW w:w="8330" w:type="dxa"/>
          </w:tcPr>
          <w:p w14:paraId="75E5AEA8" w14:textId="77777777" w:rsidR="002A6EFF" w:rsidRPr="006247AB" w:rsidRDefault="002A6EFF" w:rsidP="009A4CD5">
            <w:pPr>
              <w:widowControl w:val="0"/>
              <w:autoSpaceDE w:val="0"/>
              <w:autoSpaceDN w:val="0"/>
              <w:adjustRightInd w:val="0"/>
              <w:spacing w:beforeLines="60" w:before="144" w:after="60"/>
            </w:pPr>
            <w:r w:rsidRPr="008F6C54">
              <w:rPr>
                <w:color w:val="000000"/>
              </w:rPr>
              <w:t>Trabalho de asseguração razoável e trabalho de asseguração limitada</w:t>
            </w:r>
          </w:p>
        </w:tc>
        <w:tc>
          <w:tcPr>
            <w:tcW w:w="1448" w:type="dxa"/>
          </w:tcPr>
          <w:p w14:paraId="076A5141" w14:textId="77777777" w:rsidR="002A6EFF" w:rsidRDefault="002A6EFF" w:rsidP="009A4CD5">
            <w:pPr>
              <w:widowControl w:val="0"/>
              <w:autoSpaceDE w:val="0"/>
              <w:autoSpaceDN w:val="0"/>
              <w:adjustRightInd w:val="0"/>
              <w:spacing w:beforeLines="60" w:before="144" w:after="60"/>
              <w:ind w:right="-26"/>
              <w:jc w:val="center"/>
            </w:pPr>
            <w:r>
              <w:t>14 – 16</w:t>
            </w:r>
          </w:p>
        </w:tc>
      </w:tr>
      <w:tr w:rsidR="002A6EFF" w14:paraId="6E1EDE53" w14:textId="77777777" w:rsidTr="009A4CD5">
        <w:tc>
          <w:tcPr>
            <w:tcW w:w="8330" w:type="dxa"/>
          </w:tcPr>
          <w:p w14:paraId="07635D19" w14:textId="77777777" w:rsidR="002A6EFF" w:rsidRPr="006247AB" w:rsidRDefault="002A6EFF" w:rsidP="009A4CD5">
            <w:pPr>
              <w:widowControl w:val="0"/>
              <w:autoSpaceDE w:val="0"/>
              <w:autoSpaceDN w:val="0"/>
              <w:adjustRightInd w:val="0"/>
              <w:spacing w:beforeLines="60" w:before="144" w:after="60"/>
            </w:pPr>
            <w:r w:rsidRPr="008F6C54">
              <w:rPr>
                <w:color w:val="000000"/>
              </w:rPr>
              <w:t>Abrangência da estrutura conceitual</w:t>
            </w:r>
          </w:p>
        </w:tc>
        <w:tc>
          <w:tcPr>
            <w:tcW w:w="1448" w:type="dxa"/>
          </w:tcPr>
          <w:p w14:paraId="09F74501" w14:textId="77777777" w:rsidR="002A6EFF" w:rsidRDefault="002A6EFF" w:rsidP="009A4CD5">
            <w:pPr>
              <w:widowControl w:val="0"/>
              <w:autoSpaceDE w:val="0"/>
              <w:autoSpaceDN w:val="0"/>
              <w:adjustRightInd w:val="0"/>
              <w:spacing w:beforeLines="60" w:before="144" w:after="60"/>
              <w:ind w:right="-26"/>
              <w:jc w:val="center"/>
            </w:pPr>
            <w:r>
              <w:t>17 – 19</w:t>
            </w:r>
          </w:p>
        </w:tc>
      </w:tr>
      <w:tr w:rsidR="002A6EFF" w14:paraId="20AF57CF" w14:textId="77777777" w:rsidTr="009A4CD5">
        <w:tc>
          <w:tcPr>
            <w:tcW w:w="8330" w:type="dxa"/>
          </w:tcPr>
          <w:p w14:paraId="31440160" w14:textId="77777777" w:rsidR="002A6EFF" w:rsidRPr="006247AB" w:rsidRDefault="002A6EFF" w:rsidP="009A4CD5">
            <w:pPr>
              <w:widowControl w:val="0"/>
              <w:autoSpaceDE w:val="0"/>
              <w:autoSpaceDN w:val="0"/>
              <w:adjustRightInd w:val="0"/>
              <w:spacing w:beforeLines="60" w:before="144" w:after="60"/>
            </w:pPr>
            <w:r w:rsidRPr="008F6C54">
              <w:rPr>
                <w:color w:val="000000"/>
              </w:rPr>
              <w:t xml:space="preserve">Relatório </w:t>
            </w:r>
            <w:r>
              <w:rPr>
                <w:color w:val="000000"/>
              </w:rPr>
              <w:t>de</w:t>
            </w:r>
            <w:r w:rsidRPr="008F6C54">
              <w:rPr>
                <w:color w:val="000000"/>
              </w:rPr>
              <w:t xml:space="preserve"> trabalho que não </w:t>
            </w:r>
            <w:r>
              <w:rPr>
                <w:color w:val="000000"/>
              </w:rPr>
              <w:t>é</w:t>
            </w:r>
            <w:r w:rsidRPr="008F6C54">
              <w:rPr>
                <w:color w:val="000000"/>
              </w:rPr>
              <w:t xml:space="preserve"> de asseguração</w:t>
            </w:r>
          </w:p>
        </w:tc>
        <w:tc>
          <w:tcPr>
            <w:tcW w:w="1448" w:type="dxa"/>
          </w:tcPr>
          <w:p w14:paraId="18F59705" w14:textId="77777777" w:rsidR="002A6EFF" w:rsidRDefault="002A6EFF" w:rsidP="009A4CD5">
            <w:pPr>
              <w:widowControl w:val="0"/>
              <w:autoSpaceDE w:val="0"/>
              <w:autoSpaceDN w:val="0"/>
              <w:adjustRightInd w:val="0"/>
              <w:spacing w:beforeLines="60" w:before="144" w:after="60"/>
              <w:ind w:right="-26"/>
              <w:jc w:val="center"/>
            </w:pPr>
            <w:r>
              <w:t>20 – 21</w:t>
            </w:r>
          </w:p>
        </w:tc>
      </w:tr>
      <w:tr w:rsidR="002A6EFF" w14:paraId="1D7124D2" w14:textId="77777777" w:rsidTr="009A4CD5">
        <w:tc>
          <w:tcPr>
            <w:tcW w:w="8330" w:type="dxa"/>
          </w:tcPr>
          <w:p w14:paraId="01C8747F" w14:textId="77777777" w:rsidR="002A6EFF" w:rsidRPr="008F6C54" w:rsidRDefault="002A6EFF" w:rsidP="009A4CD5">
            <w:pPr>
              <w:widowControl w:val="0"/>
              <w:autoSpaceDE w:val="0"/>
              <w:autoSpaceDN w:val="0"/>
              <w:adjustRightInd w:val="0"/>
              <w:spacing w:beforeLines="60" w:before="144" w:after="60"/>
              <w:rPr>
                <w:color w:val="000000"/>
              </w:rPr>
            </w:pPr>
            <w:r w:rsidRPr="008F6C54">
              <w:rPr>
                <w:color w:val="000000"/>
              </w:rPr>
              <w:t>Precondições para trabalho de asseguração</w:t>
            </w:r>
          </w:p>
        </w:tc>
        <w:tc>
          <w:tcPr>
            <w:tcW w:w="1448" w:type="dxa"/>
          </w:tcPr>
          <w:p w14:paraId="0229ECE1" w14:textId="77777777" w:rsidR="002A6EFF" w:rsidRDefault="002A6EFF" w:rsidP="009A4CD5">
            <w:pPr>
              <w:widowControl w:val="0"/>
              <w:autoSpaceDE w:val="0"/>
              <w:autoSpaceDN w:val="0"/>
              <w:adjustRightInd w:val="0"/>
              <w:spacing w:beforeLines="60" w:before="144" w:after="60"/>
              <w:ind w:right="-26"/>
              <w:jc w:val="center"/>
            </w:pPr>
            <w:r>
              <w:t>22 – 25</w:t>
            </w:r>
          </w:p>
        </w:tc>
      </w:tr>
      <w:tr w:rsidR="002A6EFF" w14:paraId="045CFD08" w14:textId="77777777" w:rsidTr="009A4CD5">
        <w:tc>
          <w:tcPr>
            <w:tcW w:w="8330" w:type="dxa"/>
          </w:tcPr>
          <w:p w14:paraId="189E55CB" w14:textId="77777777" w:rsidR="002A6EFF" w:rsidRPr="006247AB" w:rsidRDefault="002A6EFF" w:rsidP="009A4CD5">
            <w:pPr>
              <w:widowControl w:val="0"/>
              <w:autoSpaceDE w:val="0"/>
              <w:autoSpaceDN w:val="0"/>
              <w:adjustRightInd w:val="0"/>
              <w:spacing w:beforeLines="60" w:before="144" w:after="60"/>
            </w:pPr>
            <w:r w:rsidRPr="008F6C54">
              <w:rPr>
                <w:color w:val="000000"/>
              </w:rPr>
              <w:t>Elementos d</w:t>
            </w:r>
            <w:r>
              <w:rPr>
                <w:color w:val="000000"/>
              </w:rPr>
              <w:t>o</w:t>
            </w:r>
            <w:r w:rsidRPr="008F6C54">
              <w:rPr>
                <w:color w:val="000000"/>
              </w:rPr>
              <w:t xml:space="preserve"> trabalho de asseguração</w:t>
            </w:r>
          </w:p>
        </w:tc>
        <w:tc>
          <w:tcPr>
            <w:tcW w:w="1448" w:type="dxa"/>
          </w:tcPr>
          <w:p w14:paraId="0D4DFFDA" w14:textId="77777777" w:rsidR="002A6EFF" w:rsidRDefault="002A6EFF" w:rsidP="009A4CD5">
            <w:pPr>
              <w:widowControl w:val="0"/>
              <w:autoSpaceDE w:val="0"/>
              <w:autoSpaceDN w:val="0"/>
              <w:adjustRightInd w:val="0"/>
              <w:spacing w:beforeLines="60" w:before="144" w:after="60"/>
              <w:ind w:right="-26"/>
              <w:jc w:val="center"/>
            </w:pPr>
            <w:r>
              <w:t>26</w:t>
            </w:r>
          </w:p>
        </w:tc>
      </w:tr>
      <w:tr w:rsidR="002A6EFF" w14:paraId="39953777" w14:textId="77777777" w:rsidTr="009A4CD5">
        <w:tc>
          <w:tcPr>
            <w:tcW w:w="8330" w:type="dxa"/>
          </w:tcPr>
          <w:p w14:paraId="7E63BD2C" w14:textId="77777777" w:rsidR="002A6EFF" w:rsidRPr="006247AB" w:rsidRDefault="002A6EFF" w:rsidP="009A4CD5">
            <w:pPr>
              <w:widowControl w:val="0"/>
              <w:autoSpaceDE w:val="0"/>
              <w:autoSpaceDN w:val="0"/>
              <w:adjustRightInd w:val="0"/>
              <w:spacing w:beforeLines="60" w:before="144" w:after="60"/>
            </w:pPr>
            <w:r w:rsidRPr="008F6C54">
              <w:rPr>
                <w:color w:val="000000"/>
              </w:rPr>
              <w:t>Relacionamento entre três partes</w:t>
            </w:r>
          </w:p>
        </w:tc>
        <w:tc>
          <w:tcPr>
            <w:tcW w:w="1448" w:type="dxa"/>
          </w:tcPr>
          <w:p w14:paraId="535D33B3" w14:textId="77777777" w:rsidR="002A6EFF" w:rsidRDefault="002A6EFF" w:rsidP="009A4CD5">
            <w:pPr>
              <w:widowControl w:val="0"/>
              <w:autoSpaceDE w:val="0"/>
              <w:autoSpaceDN w:val="0"/>
              <w:adjustRightInd w:val="0"/>
              <w:spacing w:beforeLines="60" w:before="144" w:after="60"/>
              <w:ind w:right="-26"/>
              <w:jc w:val="center"/>
            </w:pPr>
            <w:r>
              <w:t>27 – 38</w:t>
            </w:r>
          </w:p>
        </w:tc>
      </w:tr>
      <w:tr w:rsidR="002A6EFF" w14:paraId="4CE5B8AB" w14:textId="77777777" w:rsidTr="009A4CD5">
        <w:tc>
          <w:tcPr>
            <w:tcW w:w="8330" w:type="dxa"/>
          </w:tcPr>
          <w:p w14:paraId="2C7D971D" w14:textId="77777777" w:rsidR="002A6EFF" w:rsidRPr="006247AB" w:rsidRDefault="002A6EFF" w:rsidP="009A4CD5">
            <w:pPr>
              <w:widowControl w:val="0"/>
              <w:autoSpaceDE w:val="0"/>
              <w:autoSpaceDN w:val="0"/>
              <w:adjustRightInd w:val="0"/>
              <w:spacing w:beforeLines="60" w:before="144" w:after="60"/>
            </w:pPr>
            <w:r>
              <w:rPr>
                <w:color w:val="000000"/>
              </w:rPr>
              <w:t>O</w:t>
            </w:r>
            <w:r w:rsidRPr="008F6C54">
              <w:rPr>
                <w:color w:val="000000"/>
              </w:rPr>
              <w:t>bjeto</w:t>
            </w:r>
          </w:p>
        </w:tc>
        <w:tc>
          <w:tcPr>
            <w:tcW w:w="1448" w:type="dxa"/>
          </w:tcPr>
          <w:p w14:paraId="691B06EE" w14:textId="77777777" w:rsidR="002A6EFF" w:rsidRDefault="002A6EFF" w:rsidP="009A4CD5">
            <w:pPr>
              <w:widowControl w:val="0"/>
              <w:autoSpaceDE w:val="0"/>
              <w:autoSpaceDN w:val="0"/>
              <w:adjustRightInd w:val="0"/>
              <w:spacing w:beforeLines="60" w:before="144" w:after="60"/>
              <w:ind w:right="-26"/>
              <w:jc w:val="center"/>
            </w:pPr>
            <w:r>
              <w:t>39 – 41</w:t>
            </w:r>
          </w:p>
        </w:tc>
      </w:tr>
      <w:tr w:rsidR="002A6EFF" w14:paraId="73C38056" w14:textId="77777777" w:rsidTr="009A4CD5">
        <w:tc>
          <w:tcPr>
            <w:tcW w:w="8330" w:type="dxa"/>
          </w:tcPr>
          <w:p w14:paraId="23EA5AA7" w14:textId="77777777" w:rsidR="002A6EFF" w:rsidRPr="006247AB" w:rsidRDefault="002A6EFF" w:rsidP="009A4CD5">
            <w:pPr>
              <w:widowControl w:val="0"/>
              <w:autoSpaceDE w:val="0"/>
              <w:autoSpaceDN w:val="0"/>
              <w:adjustRightInd w:val="0"/>
              <w:spacing w:beforeLines="60" w:before="144" w:after="60"/>
            </w:pPr>
            <w:r w:rsidRPr="008F6C54">
              <w:rPr>
                <w:color w:val="000000"/>
              </w:rPr>
              <w:t>Critérios</w:t>
            </w:r>
          </w:p>
        </w:tc>
        <w:tc>
          <w:tcPr>
            <w:tcW w:w="1448" w:type="dxa"/>
          </w:tcPr>
          <w:p w14:paraId="70A48D09" w14:textId="77777777" w:rsidR="002A6EFF" w:rsidRDefault="002A6EFF" w:rsidP="009A4CD5">
            <w:pPr>
              <w:widowControl w:val="0"/>
              <w:autoSpaceDE w:val="0"/>
              <w:autoSpaceDN w:val="0"/>
              <w:adjustRightInd w:val="0"/>
              <w:spacing w:beforeLines="60" w:before="144" w:after="60"/>
              <w:ind w:right="-26"/>
              <w:jc w:val="center"/>
            </w:pPr>
            <w:r>
              <w:t>42 – 49</w:t>
            </w:r>
          </w:p>
        </w:tc>
      </w:tr>
      <w:tr w:rsidR="002A6EFF" w14:paraId="194E18A8" w14:textId="77777777" w:rsidTr="009A4CD5">
        <w:tc>
          <w:tcPr>
            <w:tcW w:w="8330" w:type="dxa"/>
          </w:tcPr>
          <w:p w14:paraId="2E1F5D01" w14:textId="77777777" w:rsidR="002A6EFF" w:rsidRPr="006247AB" w:rsidRDefault="002A6EFF" w:rsidP="009A4CD5">
            <w:pPr>
              <w:widowControl w:val="0"/>
              <w:autoSpaceDE w:val="0"/>
              <w:autoSpaceDN w:val="0"/>
              <w:adjustRightInd w:val="0"/>
              <w:spacing w:beforeLines="60" w:before="144" w:after="60"/>
            </w:pPr>
            <w:r w:rsidRPr="008F6C54">
              <w:rPr>
                <w:color w:val="000000"/>
              </w:rPr>
              <w:t>Evidências</w:t>
            </w:r>
          </w:p>
        </w:tc>
        <w:tc>
          <w:tcPr>
            <w:tcW w:w="1448" w:type="dxa"/>
          </w:tcPr>
          <w:p w14:paraId="043FA949" w14:textId="77777777" w:rsidR="002A6EFF" w:rsidRDefault="002A6EFF" w:rsidP="009A4CD5">
            <w:pPr>
              <w:widowControl w:val="0"/>
              <w:autoSpaceDE w:val="0"/>
              <w:autoSpaceDN w:val="0"/>
              <w:adjustRightInd w:val="0"/>
              <w:spacing w:beforeLines="60" w:before="144" w:after="60"/>
              <w:ind w:right="-26"/>
              <w:jc w:val="center"/>
            </w:pPr>
            <w:r>
              <w:t>50 – 82</w:t>
            </w:r>
          </w:p>
        </w:tc>
      </w:tr>
      <w:tr w:rsidR="002A6EFF" w14:paraId="5B351AF5" w14:textId="77777777" w:rsidTr="009A4CD5">
        <w:tc>
          <w:tcPr>
            <w:tcW w:w="8330" w:type="dxa"/>
          </w:tcPr>
          <w:p w14:paraId="6414B547" w14:textId="77777777" w:rsidR="002A6EFF" w:rsidRPr="006247AB" w:rsidRDefault="002A6EFF" w:rsidP="009A4CD5">
            <w:pPr>
              <w:widowControl w:val="0"/>
              <w:autoSpaceDE w:val="0"/>
              <w:autoSpaceDN w:val="0"/>
              <w:adjustRightInd w:val="0"/>
              <w:spacing w:beforeLines="60" w:before="144" w:after="60"/>
            </w:pPr>
            <w:r w:rsidRPr="008F6C54">
              <w:rPr>
                <w:color w:val="000000"/>
              </w:rPr>
              <w:t xml:space="preserve">Relatório de </w:t>
            </w:r>
            <w:r>
              <w:rPr>
                <w:color w:val="000000"/>
              </w:rPr>
              <w:t>a</w:t>
            </w:r>
            <w:r w:rsidRPr="008F6C54">
              <w:rPr>
                <w:color w:val="000000"/>
              </w:rPr>
              <w:t>sseguração</w:t>
            </w:r>
          </w:p>
        </w:tc>
        <w:tc>
          <w:tcPr>
            <w:tcW w:w="1448" w:type="dxa"/>
          </w:tcPr>
          <w:p w14:paraId="097B533E" w14:textId="77777777" w:rsidR="002A6EFF" w:rsidRDefault="002A6EFF" w:rsidP="009A4CD5">
            <w:pPr>
              <w:widowControl w:val="0"/>
              <w:autoSpaceDE w:val="0"/>
              <w:autoSpaceDN w:val="0"/>
              <w:adjustRightInd w:val="0"/>
              <w:spacing w:beforeLines="60" w:before="144" w:after="60"/>
              <w:ind w:right="-26"/>
              <w:jc w:val="center"/>
            </w:pPr>
            <w:r>
              <w:t>83 – 92</w:t>
            </w:r>
          </w:p>
        </w:tc>
      </w:tr>
      <w:tr w:rsidR="002A6EFF" w14:paraId="682CF96D" w14:textId="77777777" w:rsidTr="009A4CD5">
        <w:tc>
          <w:tcPr>
            <w:tcW w:w="8330" w:type="dxa"/>
          </w:tcPr>
          <w:p w14:paraId="1F581401" w14:textId="77777777" w:rsidR="002A6EFF" w:rsidRPr="006247AB" w:rsidRDefault="002A6EFF" w:rsidP="009A4CD5">
            <w:pPr>
              <w:widowControl w:val="0"/>
              <w:autoSpaceDE w:val="0"/>
              <w:autoSpaceDN w:val="0"/>
              <w:adjustRightInd w:val="0"/>
              <w:spacing w:beforeLines="60" w:before="144" w:after="60"/>
            </w:pPr>
            <w:r w:rsidRPr="008F6C54">
              <w:rPr>
                <w:color w:val="000000"/>
              </w:rPr>
              <w:t>Outr</w:t>
            </w:r>
            <w:r>
              <w:rPr>
                <w:color w:val="000000"/>
              </w:rPr>
              <w:t>a</w:t>
            </w:r>
            <w:r w:rsidRPr="008F6C54">
              <w:rPr>
                <w:color w:val="000000"/>
              </w:rPr>
              <w:t xml:space="preserve">s </w:t>
            </w:r>
            <w:r>
              <w:rPr>
                <w:color w:val="000000"/>
              </w:rPr>
              <w:t>partes</w:t>
            </w:r>
          </w:p>
        </w:tc>
        <w:tc>
          <w:tcPr>
            <w:tcW w:w="1448" w:type="dxa"/>
          </w:tcPr>
          <w:p w14:paraId="11042C87" w14:textId="77777777" w:rsidR="002A6EFF" w:rsidRDefault="002A6EFF" w:rsidP="009A4CD5">
            <w:pPr>
              <w:widowControl w:val="0"/>
              <w:autoSpaceDE w:val="0"/>
              <w:autoSpaceDN w:val="0"/>
              <w:adjustRightInd w:val="0"/>
              <w:spacing w:beforeLines="60" w:before="144" w:after="60"/>
              <w:ind w:right="-26"/>
              <w:jc w:val="center"/>
            </w:pPr>
            <w:r>
              <w:t>93 – 95</w:t>
            </w:r>
          </w:p>
        </w:tc>
      </w:tr>
      <w:tr w:rsidR="002A6EFF" w14:paraId="0E37108D" w14:textId="77777777" w:rsidTr="009A4CD5">
        <w:tc>
          <w:tcPr>
            <w:tcW w:w="8330" w:type="dxa"/>
          </w:tcPr>
          <w:p w14:paraId="2069C841" w14:textId="77777777" w:rsidR="002A6EFF" w:rsidRPr="006247AB" w:rsidRDefault="002A6EFF" w:rsidP="009A4CD5">
            <w:pPr>
              <w:widowControl w:val="0"/>
              <w:autoSpaceDE w:val="0"/>
              <w:autoSpaceDN w:val="0"/>
              <w:adjustRightInd w:val="0"/>
              <w:spacing w:beforeLines="60" w:before="144" w:after="60"/>
            </w:pPr>
            <w:r w:rsidRPr="008F6C54">
              <w:rPr>
                <w:color w:val="000000"/>
              </w:rPr>
              <w:t>Uso inapropriado do nome do auditor independente</w:t>
            </w:r>
          </w:p>
        </w:tc>
        <w:tc>
          <w:tcPr>
            <w:tcW w:w="1448" w:type="dxa"/>
          </w:tcPr>
          <w:p w14:paraId="1534308B" w14:textId="77777777" w:rsidR="002A6EFF" w:rsidRDefault="002A6EFF" w:rsidP="009A4CD5">
            <w:pPr>
              <w:widowControl w:val="0"/>
              <w:autoSpaceDE w:val="0"/>
              <w:autoSpaceDN w:val="0"/>
              <w:adjustRightInd w:val="0"/>
              <w:spacing w:beforeLines="60" w:before="144" w:after="60"/>
              <w:ind w:right="-26"/>
              <w:jc w:val="center"/>
            </w:pPr>
            <w:r>
              <w:t>96</w:t>
            </w:r>
          </w:p>
        </w:tc>
      </w:tr>
      <w:tr w:rsidR="002A6EFF" w14:paraId="56FC5E0B" w14:textId="77777777" w:rsidTr="009A4CD5">
        <w:tc>
          <w:tcPr>
            <w:tcW w:w="8330" w:type="dxa"/>
          </w:tcPr>
          <w:p w14:paraId="7182B2B5" w14:textId="77777777" w:rsidR="002A6EFF" w:rsidRPr="008F6C54" w:rsidRDefault="002A6EFF" w:rsidP="009A4CD5">
            <w:pPr>
              <w:widowControl w:val="0"/>
              <w:autoSpaceDE w:val="0"/>
              <w:autoSpaceDN w:val="0"/>
              <w:adjustRightInd w:val="0"/>
              <w:spacing w:beforeLines="60" w:before="144" w:after="60"/>
              <w:rPr>
                <w:color w:val="000000"/>
              </w:rPr>
            </w:pPr>
            <w:r>
              <w:rPr>
                <w:color w:val="000000"/>
              </w:rPr>
              <w:t>Vigência</w:t>
            </w:r>
          </w:p>
        </w:tc>
        <w:tc>
          <w:tcPr>
            <w:tcW w:w="1448" w:type="dxa"/>
          </w:tcPr>
          <w:p w14:paraId="3E0EC084" w14:textId="77777777" w:rsidR="002A6EFF" w:rsidRDefault="002A6EFF" w:rsidP="009A4CD5">
            <w:pPr>
              <w:widowControl w:val="0"/>
              <w:autoSpaceDE w:val="0"/>
              <w:autoSpaceDN w:val="0"/>
              <w:adjustRightInd w:val="0"/>
              <w:spacing w:beforeLines="60" w:before="144" w:after="60"/>
              <w:ind w:right="-26"/>
              <w:jc w:val="center"/>
            </w:pPr>
            <w:r>
              <w:t>97</w:t>
            </w:r>
          </w:p>
        </w:tc>
      </w:tr>
      <w:tr w:rsidR="002A6EFF" w14:paraId="2EEB126E" w14:textId="77777777" w:rsidTr="009A4CD5">
        <w:tc>
          <w:tcPr>
            <w:tcW w:w="8330" w:type="dxa"/>
          </w:tcPr>
          <w:p w14:paraId="2AB0C0E3" w14:textId="77777777" w:rsidR="002A6EFF" w:rsidRPr="008F6C54" w:rsidRDefault="002A6EFF" w:rsidP="009A4CD5">
            <w:pPr>
              <w:widowControl w:val="0"/>
              <w:autoSpaceDE w:val="0"/>
              <w:autoSpaceDN w:val="0"/>
              <w:adjustRightInd w:val="0"/>
              <w:spacing w:beforeLines="60" w:before="144" w:after="60"/>
              <w:jc w:val="both"/>
              <w:rPr>
                <w:color w:val="000000"/>
              </w:rPr>
            </w:pPr>
            <w:r w:rsidRPr="008F6C54">
              <w:rPr>
                <w:color w:val="000000"/>
              </w:rPr>
              <w:t xml:space="preserve">Apêndice 1: </w:t>
            </w:r>
            <w:r>
              <w:rPr>
                <w:color w:val="000000"/>
              </w:rPr>
              <w:t>Não editado</w:t>
            </w:r>
          </w:p>
        </w:tc>
        <w:tc>
          <w:tcPr>
            <w:tcW w:w="1448" w:type="dxa"/>
          </w:tcPr>
          <w:p w14:paraId="59E485BA" w14:textId="77777777" w:rsidR="002A6EFF" w:rsidRDefault="002A6EFF" w:rsidP="009A4CD5">
            <w:pPr>
              <w:widowControl w:val="0"/>
              <w:autoSpaceDE w:val="0"/>
              <w:autoSpaceDN w:val="0"/>
              <w:adjustRightInd w:val="0"/>
              <w:spacing w:beforeLines="60" w:before="144" w:after="60"/>
              <w:ind w:right="-26"/>
              <w:jc w:val="center"/>
            </w:pPr>
          </w:p>
        </w:tc>
      </w:tr>
      <w:tr w:rsidR="002A6EFF" w14:paraId="4256FD59" w14:textId="77777777" w:rsidTr="009A4CD5">
        <w:tc>
          <w:tcPr>
            <w:tcW w:w="8330" w:type="dxa"/>
          </w:tcPr>
          <w:p w14:paraId="0B2EC1FB" w14:textId="77777777" w:rsidR="002A6EFF" w:rsidRPr="006247AB" w:rsidRDefault="002A6EFF" w:rsidP="009A4CD5">
            <w:pPr>
              <w:widowControl w:val="0"/>
              <w:autoSpaceDE w:val="0"/>
              <w:autoSpaceDN w:val="0"/>
              <w:adjustRightInd w:val="0"/>
              <w:spacing w:beforeLines="60" w:before="144" w:after="60"/>
              <w:jc w:val="both"/>
            </w:pPr>
            <w:r w:rsidRPr="008F6C54">
              <w:rPr>
                <w:color w:val="000000"/>
              </w:rPr>
              <w:t>Apêndice 2: Trabalho de atestação e trabalho direto</w:t>
            </w:r>
          </w:p>
        </w:tc>
        <w:tc>
          <w:tcPr>
            <w:tcW w:w="1448" w:type="dxa"/>
          </w:tcPr>
          <w:p w14:paraId="1BD4809E" w14:textId="77777777" w:rsidR="002A6EFF" w:rsidRDefault="002A6EFF" w:rsidP="009A4CD5">
            <w:pPr>
              <w:widowControl w:val="0"/>
              <w:autoSpaceDE w:val="0"/>
              <w:autoSpaceDN w:val="0"/>
              <w:adjustRightInd w:val="0"/>
              <w:spacing w:beforeLines="60" w:before="144" w:after="60"/>
              <w:ind w:right="-26"/>
              <w:jc w:val="center"/>
            </w:pPr>
          </w:p>
        </w:tc>
      </w:tr>
      <w:tr w:rsidR="002A6EFF" w14:paraId="3F75AD07" w14:textId="77777777" w:rsidTr="009A4CD5">
        <w:tc>
          <w:tcPr>
            <w:tcW w:w="8330" w:type="dxa"/>
          </w:tcPr>
          <w:p w14:paraId="1E4211E8" w14:textId="77777777" w:rsidR="002A6EFF" w:rsidRPr="006247AB" w:rsidRDefault="002A6EFF" w:rsidP="009A4CD5">
            <w:pPr>
              <w:widowControl w:val="0"/>
              <w:autoSpaceDE w:val="0"/>
              <w:autoSpaceDN w:val="0"/>
              <w:adjustRightInd w:val="0"/>
              <w:spacing w:beforeLines="60" w:before="144" w:after="60"/>
              <w:jc w:val="both"/>
            </w:pPr>
            <w:r w:rsidRPr="008F6C54">
              <w:rPr>
                <w:color w:val="000000"/>
              </w:rPr>
              <w:t>Apêndice 3: Partes d</w:t>
            </w:r>
            <w:r>
              <w:rPr>
                <w:color w:val="000000"/>
              </w:rPr>
              <w:t>o</w:t>
            </w:r>
            <w:r w:rsidRPr="008F6C54">
              <w:rPr>
                <w:color w:val="000000"/>
              </w:rPr>
              <w:t xml:space="preserve"> trabalho de asseguração</w:t>
            </w:r>
          </w:p>
        </w:tc>
        <w:tc>
          <w:tcPr>
            <w:tcW w:w="1448" w:type="dxa"/>
          </w:tcPr>
          <w:p w14:paraId="67B5AB33" w14:textId="77777777" w:rsidR="002A6EFF" w:rsidRDefault="002A6EFF" w:rsidP="009A4CD5">
            <w:pPr>
              <w:widowControl w:val="0"/>
              <w:autoSpaceDE w:val="0"/>
              <w:autoSpaceDN w:val="0"/>
              <w:adjustRightInd w:val="0"/>
              <w:spacing w:beforeLines="60" w:before="144" w:after="60"/>
              <w:ind w:right="-26"/>
              <w:jc w:val="center"/>
            </w:pPr>
          </w:p>
        </w:tc>
      </w:tr>
      <w:tr w:rsidR="002A6EFF" w14:paraId="443238D0" w14:textId="77777777" w:rsidTr="009A4CD5">
        <w:tc>
          <w:tcPr>
            <w:tcW w:w="8330" w:type="dxa"/>
          </w:tcPr>
          <w:p w14:paraId="207BB5CB" w14:textId="77777777" w:rsidR="002A6EFF" w:rsidRPr="006247AB" w:rsidRDefault="002A6EFF" w:rsidP="009A4CD5">
            <w:pPr>
              <w:widowControl w:val="0"/>
              <w:autoSpaceDE w:val="0"/>
              <w:autoSpaceDN w:val="0"/>
              <w:adjustRightInd w:val="0"/>
              <w:spacing w:beforeLines="60" w:before="144" w:after="60"/>
              <w:jc w:val="both"/>
            </w:pPr>
            <w:r w:rsidRPr="008F6C54">
              <w:rPr>
                <w:color w:val="000000"/>
              </w:rPr>
              <w:t xml:space="preserve">Apêndice 4: Categorização dos objetos </w:t>
            </w:r>
            <w:r>
              <w:rPr>
                <w:color w:val="000000"/>
              </w:rPr>
              <w:t>em trabalhos de asseguração</w:t>
            </w:r>
          </w:p>
        </w:tc>
        <w:tc>
          <w:tcPr>
            <w:tcW w:w="1448" w:type="dxa"/>
          </w:tcPr>
          <w:p w14:paraId="44F9F4D4" w14:textId="77777777" w:rsidR="002A6EFF" w:rsidRDefault="002A6EFF" w:rsidP="009A4CD5">
            <w:pPr>
              <w:widowControl w:val="0"/>
              <w:autoSpaceDE w:val="0"/>
              <w:autoSpaceDN w:val="0"/>
              <w:adjustRightInd w:val="0"/>
              <w:spacing w:beforeLines="60" w:before="144" w:after="60"/>
              <w:ind w:right="-26"/>
              <w:jc w:val="center"/>
            </w:pPr>
          </w:p>
        </w:tc>
      </w:tr>
    </w:tbl>
    <w:p w14:paraId="55BA6E8F" w14:textId="77777777" w:rsidR="002A6EFF" w:rsidRDefault="002A6EFF" w:rsidP="002A6EFF">
      <w:pPr>
        <w:widowControl w:val="0"/>
        <w:autoSpaceDE w:val="0"/>
        <w:autoSpaceDN w:val="0"/>
        <w:adjustRightInd w:val="0"/>
        <w:ind w:right="-26"/>
        <w:jc w:val="both"/>
      </w:pPr>
    </w:p>
    <w:p w14:paraId="6C304C79" w14:textId="77777777" w:rsidR="002A6EFF" w:rsidRDefault="002A6EFF" w:rsidP="002A6EFF">
      <w:pPr>
        <w:widowControl w:val="0"/>
        <w:autoSpaceDE w:val="0"/>
        <w:autoSpaceDN w:val="0"/>
        <w:adjustRightInd w:val="0"/>
        <w:ind w:right="-26"/>
        <w:jc w:val="both"/>
      </w:pPr>
    </w:p>
    <w:p w14:paraId="13F2A6B6" w14:textId="77777777" w:rsidR="002A6EFF" w:rsidRPr="00691E47" w:rsidRDefault="002A6EFF" w:rsidP="002A6EFF">
      <w:pPr>
        <w:widowControl w:val="0"/>
        <w:autoSpaceDE w:val="0"/>
        <w:autoSpaceDN w:val="0"/>
        <w:adjustRightInd w:val="0"/>
        <w:ind w:right="-26"/>
        <w:jc w:val="both"/>
      </w:pPr>
    </w:p>
    <w:p w14:paraId="5EF24532" w14:textId="77777777" w:rsidR="002A6EFF" w:rsidRPr="00A41A77" w:rsidRDefault="002A6EFF" w:rsidP="002A6EFF">
      <w:pPr>
        <w:widowControl w:val="0"/>
        <w:autoSpaceDE w:val="0"/>
        <w:autoSpaceDN w:val="0"/>
        <w:adjustRightInd w:val="0"/>
        <w:rPr>
          <w:b/>
          <w:color w:val="000000"/>
        </w:rPr>
      </w:pPr>
      <w:r w:rsidRPr="00A41A77">
        <w:rPr>
          <w:b/>
          <w:color w:val="000000"/>
        </w:rPr>
        <w:t>Introdução</w:t>
      </w:r>
    </w:p>
    <w:p w14:paraId="0F556808" w14:textId="77777777" w:rsidR="002A6EFF" w:rsidRPr="00691E47" w:rsidRDefault="002A6EFF" w:rsidP="002A6EFF">
      <w:pPr>
        <w:widowControl w:val="0"/>
        <w:autoSpaceDE w:val="0"/>
        <w:autoSpaceDN w:val="0"/>
        <w:adjustRightInd w:val="0"/>
      </w:pPr>
    </w:p>
    <w:p w14:paraId="5A84BEB7" w14:textId="77777777" w:rsidR="002A6EFF" w:rsidRPr="00A41A77" w:rsidRDefault="002A6EFF" w:rsidP="002A6EFF">
      <w:pPr>
        <w:widowControl w:val="0"/>
        <w:numPr>
          <w:ilvl w:val="0"/>
          <w:numId w:val="2"/>
        </w:numPr>
        <w:tabs>
          <w:tab w:val="clear" w:pos="720"/>
          <w:tab w:val="num" w:pos="569"/>
        </w:tabs>
        <w:overflowPunct w:val="0"/>
        <w:autoSpaceDE w:val="0"/>
        <w:autoSpaceDN w:val="0"/>
        <w:adjustRightInd w:val="0"/>
        <w:spacing w:after="0" w:line="240" w:lineRule="auto"/>
        <w:ind w:left="569" w:hanging="569"/>
        <w:jc w:val="both"/>
        <w:rPr>
          <w:color w:val="000000"/>
        </w:rPr>
      </w:pPr>
      <w:r w:rsidRPr="00A41A77">
        <w:rPr>
          <w:color w:val="000000"/>
        </w:rPr>
        <w:t xml:space="preserve">Esta Estrutura Conceitual é emitida apenas com o intuito de </w:t>
      </w:r>
      <w:r w:rsidRPr="002C42B4">
        <w:rPr>
          <w:color w:val="000000"/>
          <w:highlight w:val="green"/>
        </w:rPr>
        <w:t>facilitar</w:t>
      </w:r>
      <w:r w:rsidRPr="00A41A77">
        <w:rPr>
          <w:color w:val="000000"/>
        </w:rPr>
        <w:t xml:space="preserve"> o entendimento dos elementos e objetivos dos trabalhos de asseguração e dos trabalhos aos quais as NBCs TA, NBCs TR e NBCs TO (doravante referidas como Normas de Asseguração) se aplicam.</w:t>
      </w:r>
    </w:p>
    <w:p w14:paraId="31955B15" w14:textId="77777777" w:rsidR="002A6EFF" w:rsidRPr="00A41A77" w:rsidRDefault="002A6EFF" w:rsidP="002A6EFF">
      <w:pPr>
        <w:widowControl w:val="0"/>
        <w:autoSpaceDE w:val="0"/>
        <w:autoSpaceDN w:val="0"/>
        <w:adjustRightInd w:val="0"/>
        <w:rPr>
          <w:color w:val="000000"/>
        </w:rPr>
      </w:pPr>
    </w:p>
    <w:p w14:paraId="49D3FDFC"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Esta </w:t>
      </w:r>
      <w:r>
        <w:rPr>
          <w:color w:val="000000"/>
        </w:rPr>
        <w:t>estrutura</w:t>
      </w:r>
      <w:r w:rsidRPr="00A41A77">
        <w:rPr>
          <w:color w:val="000000"/>
        </w:rPr>
        <w:t xml:space="preserve"> não é uma </w:t>
      </w:r>
      <w:r w:rsidRPr="002C42B4">
        <w:rPr>
          <w:color w:val="000000"/>
          <w:highlight w:val="red"/>
        </w:rPr>
        <w:t>norma</w:t>
      </w:r>
      <w:r w:rsidRPr="00A41A77">
        <w:rPr>
          <w:color w:val="000000"/>
        </w:rPr>
        <w:t xml:space="preserve"> e, por conseguinte, não estabelece nenhum requisito (nem princípios básicos ou procedimentos essenciais) para a realização de auditorias, revisões ou outros trabalhos de asseguração. Um relatório de asseguração não pode, portanto, afirmar que o trabalho foi conduzido </w:t>
      </w:r>
      <w:r w:rsidRPr="002C42B4">
        <w:rPr>
          <w:color w:val="000000"/>
          <w:highlight w:val="yellow"/>
        </w:rPr>
        <w:t>de acordo com esta estrutura</w:t>
      </w:r>
      <w:r w:rsidRPr="00A41A77">
        <w:rPr>
          <w:color w:val="000000"/>
        </w:rPr>
        <w:t xml:space="preserve">, devendo se referir às </w:t>
      </w:r>
      <w:r w:rsidRPr="002C42B4">
        <w:rPr>
          <w:color w:val="000000"/>
          <w:highlight w:val="yellow"/>
        </w:rPr>
        <w:t>normas de asseguração aplicáveis</w:t>
      </w:r>
      <w:r w:rsidRPr="00A41A77">
        <w:rPr>
          <w:color w:val="000000"/>
        </w:rPr>
        <w:t xml:space="preserve">. As normas de asseguração possuem objetivos, requerimentos, aplicações e outros materiais explicativos, introduções e definições que são consistentes com esta </w:t>
      </w:r>
      <w:r>
        <w:rPr>
          <w:color w:val="000000"/>
        </w:rPr>
        <w:t>estrutura</w:t>
      </w:r>
      <w:r w:rsidRPr="00A41A77">
        <w:rPr>
          <w:color w:val="000000"/>
        </w:rPr>
        <w:t xml:space="preserve"> e devem ser aplicados em auditorias, revisões e outros trabalhos de asseguração. </w:t>
      </w:r>
    </w:p>
    <w:p w14:paraId="64C37FB7" w14:textId="77777777" w:rsidR="002A6EFF" w:rsidRPr="00691E47" w:rsidRDefault="002A6EFF" w:rsidP="002A6EFF">
      <w:pPr>
        <w:widowControl w:val="0"/>
        <w:autoSpaceDE w:val="0"/>
        <w:autoSpaceDN w:val="0"/>
        <w:adjustRightInd w:val="0"/>
        <w:rPr>
          <w:color w:val="000000"/>
          <w:spacing w:val="-6"/>
        </w:rPr>
      </w:pPr>
    </w:p>
    <w:p w14:paraId="3B078126"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 xml:space="preserve">Esta </w:t>
      </w:r>
      <w:r>
        <w:rPr>
          <w:color w:val="000000"/>
        </w:rPr>
        <w:t>estrutura</w:t>
      </w:r>
      <w:r w:rsidRPr="00A41A77">
        <w:rPr>
          <w:color w:val="000000"/>
        </w:rPr>
        <w:t xml:space="preserve"> fornece quadro de referência para:</w:t>
      </w:r>
    </w:p>
    <w:p w14:paraId="29F25756" w14:textId="77777777" w:rsidR="002A6EFF" w:rsidRPr="00A41A77" w:rsidRDefault="002A6EFF" w:rsidP="002A6EFF">
      <w:pPr>
        <w:widowControl w:val="0"/>
        <w:numPr>
          <w:ilvl w:val="2"/>
          <w:numId w:val="2"/>
        </w:numPr>
        <w:tabs>
          <w:tab w:val="clear" w:pos="2160"/>
        </w:tabs>
        <w:overflowPunct w:val="0"/>
        <w:autoSpaceDE w:val="0"/>
        <w:autoSpaceDN w:val="0"/>
        <w:adjustRightInd w:val="0"/>
        <w:spacing w:after="120" w:line="240" w:lineRule="auto"/>
        <w:ind w:left="993" w:hanging="426"/>
        <w:jc w:val="both"/>
        <w:rPr>
          <w:color w:val="000000"/>
        </w:rPr>
      </w:pPr>
      <w:r w:rsidRPr="00A41A77">
        <w:rPr>
          <w:color w:val="000000"/>
        </w:rPr>
        <w:t>auditores independentes;</w:t>
      </w:r>
    </w:p>
    <w:p w14:paraId="510D517D" w14:textId="77777777" w:rsidR="002A6EFF" w:rsidRPr="00A41A77" w:rsidRDefault="002A6EFF" w:rsidP="002A6EFF">
      <w:pPr>
        <w:widowControl w:val="0"/>
        <w:numPr>
          <w:ilvl w:val="2"/>
          <w:numId w:val="2"/>
        </w:numPr>
        <w:tabs>
          <w:tab w:val="clear" w:pos="2160"/>
        </w:tabs>
        <w:overflowPunct w:val="0"/>
        <w:autoSpaceDE w:val="0"/>
        <w:autoSpaceDN w:val="0"/>
        <w:adjustRightInd w:val="0"/>
        <w:spacing w:after="120" w:line="240" w:lineRule="auto"/>
        <w:ind w:left="993" w:hanging="426"/>
        <w:jc w:val="both"/>
        <w:rPr>
          <w:color w:val="000000"/>
        </w:rPr>
      </w:pPr>
      <w:r w:rsidRPr="00A41A77">
        <w:rPr>
          <w:color w:val="000000"/>
        </w:rPr>
        <w:t>outras pessoas envolvidas com trabalhos de asseguração, incluindo os usuários previstos de relatório de asseguração e aqueles que contratam o auditor independente (parte contratante); e</w:t>
      </w:r>
    </w:p>
    <w:p w14:paraId="06FBFAAF" w14:textId="77777777" w:rsidR="002A6EFF" w:rsidRPr="00A41A77" w:rsidRDefault="002A6EFF" w:rsidP="002A6EFF">
      <w:pPr>
        <w:widowControl w:val="0"/>
        <w:numPr>
          <w:ilvl w:val="2"/>
          <w:numId w:val="2"/>
        </w:numPr>
        <w:tabs>
          <w:tab w:val="clear" w:pos="2160"/>
        </w:tabs>
        <w:overflowPunct w:val="0"/>
        <w:autoSpaceDE w:val="0"/>
        <w:autoSpaceDN w:val="0"/>
        <w:adjustRightInd w:val="0"/>
        <w:spacing w:after="0" w:line="240" w:lineRule="auto"/>
        <w:ind w:left="992" w:hanging="425"/>
        <w:jc w:val="both"/>
        <w:rPr>
          <w:color w:val="000000"/>
        </w:rPr>
      </w:pPr>
      <w:r w:rsidRPr="00A41A77">
        <w:rPr>
          <w:color w:val="000000"/>
        </w:rPr>
        <w:t>CFC ao emitir normas de asseguração e outras normas técnicas.</w:t>
      </w:r>
    </w:p>
    <w:p w14:paraId="0BCCCFFD" w14:textId="77777777" w:rsidR="002A6EFF" w:rsidRPr="00A41A77" w:rsidRDefault="002A6EFF" w:rsidP="002A6EFF">
      <w:pPr>
        <w:widowControl w:val="0"/>
        <w:autoSpaceDE w:val="0"/>
        <w:autoSpaceDN w:val="0"/>
        <w:adjustRightInd w:val="0"/>
        <w:rPr>
          <w:color w:val="000000"/>
        </w:rPr>
      </w:pPr>
      <w:r w:rsidRPr="00A41A77">
        <w:rPr>
          <w:color w:val="000000"/>
        </w:rPr>
        <w:t xml:space="preserve"> </w:t>
      </w:r>
    </w:p>
    <w:p w14:paraId="4B53CA2B"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 xml:space="preserve">O que se segue é uma visão geral desta </w:t>
      </w:r>
      <w:r>
        <w:rPr>
          <w:color w:val="000000"/>
        </w:rPr>
        <w:t>estrutura</w:t>
      </w:r>
      <w:r w:rsidRPr="00A41A77">
        <w:rPr>
          <w:color w:val="000000"/>
        </w:rPr>
        <w:t xml:space="preserve">: </w:t>
      </w:r>
    </w:p>
    <w:p w14:paraId="687FA25E"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Introdução: Esta estrutura trata dos trabalhos de asseguração executados por auditores independentes.</w:t>
      </w:r>
    </w:p>
    <w:p w14:paraId="0384ECAF"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Descrição dos trabalhos de asseguração: Esta parte descreve os trabalhos de asseguração e distingue o trabalho direto em relação ao trabalho de atestação, assim como o trabalho de asseguração razoável e o trabalho de asseguração limitada.</w:t>
      </w:r>
    </w:p>
    <w:p w14:paraId="1D78A4B5"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 xml:space="preserve">Abrangência da </w:t>
      </w:r>
      <w:r>
        <w:rPr>
          <w:color w:val="000000"/>
        </w:rPr>
        <w:t>estrutura</w:t>
      </w:r>
      <w:r w:rsidRPr="00A41A77">
        <w:rPr>
          <w:color w:val="000000"/>
        </w:rPr>
        <w:t xml:space="preserve"> conceitual: Esta parte distingue trabalhos de asseguração de outros trabalhos, como, por exemplo, trabalhos de consultoria.</w:t>
      </w:r>
    </w:p>
    <w:p w14:paraId="385370E5"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Precondições para trabalho de asseguração: Esta parte estabelece precondições para que o auditor independente aceite trabalho de asseguração.</w:t>
      </w:r>
    </w:p>
    <w:p w14:paraId="741EE36B"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Elementos de trabalho de asseguração: Esta parte identifica e discute os cinco elementos presentes em trabalhos de asseguração: o relacionamento entre três partes, o objeto, os critérios, as evidências e o relatório de asseguração. Ela explica, adicionalmente, as distinções importantes entre trabalhos de asseguração razoável e trabalhos de asseguração limitada. Esta seção também discute, por exemplo, a variação significativa no objeto dos trabalhos de asseguração, as características requeridas dos critérios adequados, a função do risco e da relevância nos trabalhos de asseguração e como as conclusões são expressas em trabalhos de asseguração razoável e trabalhos de asseguração limitada.</w:t>
      </w:r>
    </w:p>
    <w:p w14:paraId="60078518" w14:textId="77777777" w:rsidR="002A6EFF" w:rsidRPr="00A41A77" w:rsidRDefault="002A6EFF">
      <w:pPr>
        <w:widowControl w:val="0"/>
        <w:numPr>
          <w:ilvl w:val="0"/>
          <w:numId w:val="11"/>
        </w:numPr>
        <w:overflowPunct w:val="0"/>
        <w:autoSpaceDE w:val="0"/>
        <w:autoSpaceDN w:val="0"/>
        <w:adjustRightInd w:val="0"/>
        <w:spacing w:after="0" w:line="240" w:lineRule="auto"/>
        <w:ind w:left="851" w:hanging="284"/>
        <w:jc w:val="both"/>
        <w:rPr>
          <w:color w:val="000000"/>
        </w:rPr>
      </w:pPr>
      <w:r w:rsidRPr="00A41A77">
        <w:rPr>
          <w:color w:val="000000"/>
        </w:rPr>
        <w:t>Outros assuntos: Esta parte discute as responsabilidades de outras comunicações do auditor independente que não estejam relacionadas com o seu relatório de asseguração, a documentação e as implicações da associação do auditor com o objeto ou com a informação do objeto.</w:t>
      </w:r>
    </w:p>
    <w:p w14:paraId="1B89C210" w14:textId="77777777" w:rsidR="002A6EFF" w:rsidRPr="00691E47" w:rsidRDefault="002A6EFF" w:rsidP="002A6EFF">
      <w:pPr>
        <w:widowControl w:val="0"/>
        <w:autoSpaceDE w:val="0"/>
        <w:autoSpaceDN w:val="0"/>
        <w:adjustRightInd w:val="0"/>
        <w:rPr>
          <w:b/>
          <w:bCs/>
          <w:color w:val="000000"/>
          <w:spacing w:val="-6"/>
        </w:rPr>
      </w:pPr>
    </w:p>
    <w:p w14:paraId="0EE69936" w14:textId="77777777" w:rsidR="002A6EFF" w:rsidRPr="00A41A77" w:rsidRDefault="002A6EFF" w:rsidP="002A6EFF">
      <w:pPr>
        <w:widowControl w:val="0"/>
        <w:autoSpaceDE w:val="0"/>
        <w:autoSpaceDN w:val="0"/>
        <w:adjustRightInd w:val="0"/>
        <w:rPr>
          <w:b/>
          <w:color w:val="000000"/>
        </w:rPr>
      </w:pPr>
      <w:r w:rsidRPr="00A41A77">
        <w:rPr>
          <w:b/>
          <w:color w:val="000000"/>
        </w:rPr>
        <w:t>Princípios éticos e normas de controle de qualidade</w:t>
      </w:r>
    </w:p>
    <w:p w14:paraId="3F906557" w14:textId="77777777" w:rsidR="002A6EFF" w:rsidRPr="00691E47" w:rsidRDefault="002A6EFF" w:rsidP="002A6EFF">
      <w:pPr>
        <w:widowControl w:val="0"/>
        <w:autoSpaceDE w:val="0"/>
        <w:autoSpaceDN w:val="0"/>
        <w:adjustRightInd w:val="0"/>
        <w:rPr>
          <w:spacing w:val="-6"/>
        </w:rPr>
      </w:pPr>
    </w:p>
    <w:p w14:paraId="218C8157"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 xml:space="preserve">O </w:t>
      </w:r>
      <w:r w:rsidRPr="008D57E2">
        <w:rPr>
          <w:color w:val="000000"/>
          <w:highlight w:val="yellow"/>
        </w:rPr>
        <w:t>controle de qualidade</w:t>
      </w:r>
      <w:r w:rsidRPr="00A41A77">
        <w:rPr>
          <w:color w:val="000000"/>
        </w:rPr>
        <w:t xml:space="preserve"> em firmas que executam trabalhos de asseguração e a conformidade com os princípios éticos, incluindo requerimentos de independência, é amplamente reconhecido como sendo de interesse público e parte integrante dos trabalhos de asseguração de alta qualidade. Tais trabalhos são realizados de acordo com as normas de asseguração, que possuem como premissa a base de que:</w:t>
      </w:r>
    </w:p>
    <w:p w14:paraId="264AAC11" w14:textId="77777777" w:rsidR="002A6EFF" w:rsidRPr="00A41A77" w:rsidRDefault="002A6EFF" w:rsidP="002A6EFF">
      <w:pPr>
        <w:pStyle w:val="PargrafodaLista"/>
        <w:widowControl w:val="0"/>
        <w:numPr>
          <w:ilvl w:val="2"/>
          <w:numId w:val="1"/>
        </w:numPr>
        <w:tabs>
          <w:tab w:val="clear" w:pos="2160"/>
        </w:tabs>
        <w:overflowPunct w:val="0"/>
        <w:autoSpaceDE w:val="0"/>
        <w:autoSpaceDN w:val="0"/>
        <w:adjustRightInd w:val="0"/>
        <w:spacing w:after="120" w:line="240" w:lineRule="auto"/>
        <w:ind w:left="993" w:hanging="426"/>
        <w:contextualSpacing w:val="0"/>
        <w:jc w:val="both"/>
        <w:rPr>
          <w:rFonts w:ascii="Times New Roman" w:hAnsi="Times New Roman"/>
          <w:color w:val="000000"/>
          <w:sz w:val="24"/>
          <w:szCs w:val="24"/>
        </w:rPr>
      </w:pPr>
      <w:r w:rsidRPr="00A41A77">
        <w:rPr>
          <w:rFonts w:ascii="Times New Roman" w:hAnsi="Times New Roman"/>
          <w:color w:val="000000"/>
          <w:sz w:val="24"/>
          <w:szCs w:val="24"/>
        </w:rPr>
        <w:t xml:space="preserve">os membros da equipe e o revisor de controle de qualidade (para aqueles trabalhos em que tal revisão foi estabelecida) estão sujeitos às normas </w:t>
      </w:r>
      <w:r w:rsidRPr="008D57E2">
        <w:rPr>
          <w:rFonts w:ascii="Times New Roman" w:hAnsi="Times New Roman"/>
          <w:color w:val="000000"/>
          <w:sz w:val="24"/>
          <w:szCs w:val="24"/>
          <w:highlight w:val="yellow"/>
        </w:rPr>
        <w:t>NBCs PG 100</w:t>
      </w:r>
      <w:r w:rsidRPr="00A41A77">
        <w:rPr>
          <w:rFonts w:ascii="Times New Roman" w:hAnsi="Times New Roman"/>
          <w:color w:val="000000"/>
          <w:sz w:val="24"/>
          <w:szCs w:val="24"/>
        </w:rPr>
        <w:t xml:space="preserve"> – Aplicação Geral aos Profissionais da Contabilidade e 200 – Contadores que Prestam Serviços (Contadores Externos) e NBCs PA 290 – Independência – Trabalhos de Auditoria e Revisão e 291 – Independência – Outros Trabalhos de Asseguração, relacionadas aos trabalhos de asseguração, ou requerimentos de lei ou regulamento, que sejam, pelo menos, tão exigentes quanto às referidas NBCs; e</w:t>
      </w:r>
    </w:p>
    <w:p w14:paraId="19B7CA44" w14:textId="77777777" w:rsidR="002A6EFF" w:rsidRPr="00A41A77" w:rsidRDefault="002A6EFF" w:rsidP="002A6EFF">
      <w:pPr>
        <w:pStyle w:val="PargrafodaLista"/>
        <w:widowControl w:val="0"/>
        <w:numPr>
          <w:ilvl w:val="2"/>
          <w:numId w:val="1"/>
        </w:numPr>
        <w:tabs>
          <w:tab w:val="clear" w:pos="2160"/>
        </w:tabs>
        <w:spacing w:after="0" w:line="240" w:lineRule="auto"/>
        <w:ind w:left="993" w:hanging="426"/>
        <w:contextualSpacing w:val="0"/>
        <w:jc w:val="both"/>
        <w:rPr>
          <w:rFonts w:ascii="Times New Roman" w:hAnsi="Times New Roman"/>
          <w:color w:val="000000"/>
          <w:sz w:val="24"/>
          <w:szCs w:val="24"/>
        </w:rPr>
      </w:pPr>
      <w:r w:rsidRPr="00A41A77">
        <w:rPr>
          <w:rFonts w:ascii="Times New Roman" w:hAnsi="Times New Roman"/>
          <w:color w:val="000000"/>
          <w:sz w:val="24"/>
          <w:szCs w:val="24"/>
        </w:rPr>
        <w:t xml:space="preserve">o auditor independente é membro da firma que está sujeita à </w:t>
      </w:r>
      <w:r w:rsidRPr="008D57E2">
        <w:rPr>
          <w:rFonts w:ascii="Times New Roman" w:hAnsi="Times New Roman"/>
          <w:color w:val="000000"/>
          <w:sz w:val="24"/>
          <w:szCs w:val="24"/>
          <w:highlight w:val="yellow"/>
        </w:rPr>
        <w:t>NBC PA 01</w:t>
      </w:r>
      <w:r w:rsidRPr="00A41A77">
        <w:rPr>
          <w:rFonts w:ascii="Times New Roman" w:hAnsi="Times New Roman"/>
          <w:color w:val="000000"/>
          <w:sz w:val="24"/>
          <w:szCs w:val="24"/>
        </w:rPr>
        <w:t xml:space="preserve"> ou outros requerimentos de lei ou regulamento sobre a responsabilidade da firma pelo seu sistema de controle de qualidade, que seja, pelo menos, tão exigente quanto à referida NBC PA 01.</w:t>
      </w:r>
    </w:p>
    <w:p w14:paraId="3AD74E1F" w14:textId="77777777" w:rsidR="002A6EFF" w:rsidRPr="00A41A77" w:rsidRDefault="002A6EFF" w:rsidP="002A6EFF">
      <w:pPr>
        <w:widowControl w:val="0"/>
        <w:jc w:val="both"/>
        <w:rPr>
          <w:color w:val="000000"/>
        </w:rPr>
      </w:pPr>
    </w:p>
    <w:p w14:paraId="70DCD6AC" w14:textId="77777777" w:rsidR="002A6EFF" w:rsidRPr="00A41A77" w:rsidRDefault="002A6EFF" w:rsidP="002A6EFF">
      <w:pPr>
        <w:widowControl w:val="0"/>
        <w:autoSpaceDE w:val="0"/>
        <w:autoSpaceDN w:val="0"/>
        <w:adjustRightInd w:val="0"/>
        <w:rPr>
          <w:i/>
          <w:color w:val="000000"/>
        </w:rPr>
      </w:pPr>
      <w:r w:rsidRPr="00A41A77">
        <w:rPr>
          <w:i/>
          <w:color w:val="000000"/>
        </w:rPr>
        <w:t xml:space="preserve">Código de ética e normas profissionais do CFC </w:t>
      </w:r>
    </w:p>
    <w:p w14:paraId="63247566" w14:textId="77777777" w:rsidR="002A6EFF" w:rsidRPr="00BD1BF3" w:rsidRDefault="002A6EFF" w:rsidP="002A6EFF"/>
    <w:p w14:paraId="08B8C012"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A NBC PG 100 estabelece os seguintes princípios éticos que o auditor independente é requerido a cumprir:</w:t>
      </w:r>
    </w:p>
    <w:p w14:paraId="32AD293D" w14:textId="77777777" w:rsidR="002A6EFF" w:rsidRPr="00A41A77" w:rsidRDefault="002A6EFF" w:rsidP="002A6EFF">
      <w:pPr>
        <w:widowControl w:val="0"/>
        <w:numPr>
          <w:ilvl w:val="1"/>
          <w:numId w:val="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 xml:space="preserve">integridade; </w:t>
      </w:r>
    </w:p>
    <w:p w14:paraId="3813D391" w14:textId="77777777" w:rsidR="002A6EFF" w:rsidRPr="00A41A77" w:rsidRDefault="002A6EFF" w:rsidP="002A6EFF">
      <w:pPr>
        <w:widowControl w:val="0"/>
        <w:numPr>
          <w:ilvl w:val="1"/>
          <w:numId w:val="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 xml:space="preserve">objetividade; </w:t>
      </w:r>
    </w:p>
    <w:p w14:paraId="6BA82350" w14:textId="77777777" w:rsidR="002A6EFF" w:rsidRPr="00A41A77" w:rsidRDefault="002A6EFF" w:rsidP="002A6EFF">
      <w:pPr>
        <w:widowControl w:val="0"/>
        <w:numPr>
          <w:ilvl w:val="1"/>
          <w:numId w:val="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competência e zelo profissionais;</w:t>
      </w:r>
    </w:p>
    <w:p w14:paraId="2C5F9266" w14:textId="77777777" w:rsidR="002A6EFF" w:rsidRPr="00A41A77" w:rsidRDefault="002A6EFF" w:rsidP="002A6EFF">
      <w:pPr>
        <w:widowControl w:val="0"/>
        <w:numPr>
          <w:ilvl w:val="1"/>
          <w:numId w:val="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sigilo</w:t>
      </w:r>
      <w:r>
        <w:rPr>
          <w:color w:val="000000"/>
        </w:rPr>
        <w:t xml:space="preserve"> profissional</w:t>
      </w:r>
      <w:r w:rsidRPr="00A41A77">
        <w:rPr>
          <w:color w:val="000000"/>
        </w:rPr>
        <w:t>; e</w:t>
      </w:r>
    </w:p>
    <w:p w14:paraId="698020E7" w14:textId="77777777" w:rsidR="002A6EFF" w:rsidRPr="00A41A77" w:rsidRDefault="002A6EFF" w:rsidP="002A6EFF">
      <w:pPr>
        <w:widowControl w:val="0"/>
        <w:numPr>
          <w:ilvl w:val="1"/>
          <w:numId w:val="3"/>
        </w:numPr>
        <w:tabs>
          <w:tab w:val="clear" w:pos="1440"/>
        </w:tabs>
        <w:overflowPunct w:val="0"/>
        <w:autoSpaceDE w:val="0"/>
        <w:autoSpaceDN w:val="0"/>
        <w:adjustRightInd w:val="0"/>
        <w:spacing w:after="0" w:line="240" w:lineRule="auto"/>
        <w:ind w:left="992" w:hanging="425"/>
        <w:jc w:val="both"/>
        <w:rPr>
          <w:color w:val="000000"/>
        </w:rPr>
      </w:pPr>
      <w:r w:rsidRPr="00A41A77">
        <w:rPr>
          <w:color w:val="000000"/>
        </w:rPr>
        <w:t xml:space="preserve">comportamento profissional. </w:t>
      </w:r>
    </w:p>
    <w:p w14:paraId="737B338D" w14:textId="77777777" w:rsidR="002A6EFF" w:rsidRPr="00691E47" w:rsidRDefault="002A6EFF" w:rsidP="002A6EFF">
      <w:pPr>
        <w:widowControl w:val="0"/>
        <w:autoSpaceDE w:val="0"/>
        <w:autoSpaceDN w:val="0"/>
        <w:adjustRightInd w:val="0"/>
        <w:rPr>
          <w:color w:val="000000"/>
          <w:spacing w:val="-6"/>
        </w:rPr>
      </w:pPr>
    </w:p>
    <w:p w14:paraId="5875AF2B"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A </w:t>
      </w:r>
      <w:r w:rsidRPr="008D57E2">
        <w:rPr>
          <w:color w:val="000000"/>
          <w:highlight w:val="yellow"/>
        </w:rPr>
        <w:t>NBC PG 100</w:t>
      </w:r>
      <w:r w:rsidRPr="00A41A77">
        <w:rPr>
          <w:color w:val="000000"/>
        </w:rPr>
        <w:t xml:space="preserve"> também fornece uma estrutura conceitual para ser aplicada pelos profissionais da contabilidade para identificar ameaças ao cumprimento dos princípios éticos, avaliar a significância das ameaças identificadas e, quando necessário, aplicar salvaguardas para eliminar as ameaças ou reduzi-las a um nível aceitável.</w:t>
      </w:r>
    </w:p>
    <w:p w14:paraId="35CDE3B5" w14:textId="77777777" w:rsidR="002A6EFF" w:rsidRPr="00A41A77" w:rsidRDefault="002A6EFF" w:rsidP="002A6EFF">
      <w:pPr>
        <w:widowControl w:val="0"/>
        <w:autoSpaceDE w:val="0"/>
        <w:autoSpaceDN w:val="0"/>
        <w:adjustRightInd w:val="0"/>
        <w:rPr>
          <w:color w:val="000000"/>
        </w:rPr>
      </w:pPr>
    </w:p>
    <w:p w14:paraId="36A55D7D"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A </w:t>
      </w:r>
      <w:r w:rsidRPr="008D57E2">
        <w:rPr>
          <w:color w:val="000000"/>
          <w:highlight w:val="yellow"/>
        </w:rPr>
        <w:t>NBC PG 200</w:t>
      </w:r>
      <w:r w:rsidRPr="00A41A77">
        <w:rPr>
          <w:color w:val="000000"/>
        </w:rPr>
        <w:t xml:space="preserve"> descreve como os conceitos da NBC PG 100 se aplicam em certas situações para profissionais da contabilidade que atuem como auditor independente, incluindo a independência. Essas normas profissionais definem a independência como abrangendo tanto a independência de pensamento quanto a independência na aparência. A independência garante a habilidade de formar uma conclusão de asseguração sem ser afetado por influências que possam comprometer essa conclusão. A independência aprimora a habilidade de agir com integridade, ser objetivo e de manter atitude de ceticismo profissional.</w:t>
      </w:r>
    </w:p>
    <w:p w14:paraId="010049DF" w14:textId="77777777" w:rsidR="002A6EFF" w:rsidRPr="00A41A77" w:rsidRDefault="002A6EFF" w:rsidP="002A6EFF">
      <w:pPr>
        <w:widowControl w:val="0"/>
        <w:autoSpaceDE w:val="0"/>
        <w:autoSpaceDN w:val="0"/>
        <w:adjustRightInd w:val="0"/>
        <w:rPr>
          <w:color w:val="000000"/>
        </w:rPr>
      </w:pPr>
    </w:p>
    <w:p w14:paraId="031EB21A" w14:textId="77777777" w:rsidR="002A6EFF" w:rsidRPr="00A41A77" w:rsidRDefault="002A6EFF" w:rsidP="002A6EFF">
      <w:pPr>
        <w:widowControl w:val="0"/>
        <w:autoSpaceDE w:val="0"/>
        <w:autoSpaceDN w:val="0"/>
        <w:adjustRightInd w:val="0"/>
        <w:rPr>
          <w:i/>
          <w:color w:val="000000"/>
        </w:rPr>
      </w:pPr>
      <w:r w:rsidRPr="00A41A77">
        <w:rPr>
          <w:i/>
          <w:color w:val="000000"/>
        </w:rPr>
        <w:t>NBC PA 01</w:t>
      </w:r>
    </w:p>
    <w:p w14:paraId="4BA34ADD" w14:textId="77777777" w:rsidR="002A6EFF" w:rsidRPr="00691E47" w:rsidRDefault="002A6EFF" w:rsidP="002A6EFF">
      <w:pPr>
        <w:widowControl w:val="0"/>
        <w:autoSpaceDE w:val="0"/>
        <w:autoSpaceDN w:val="0"/>
        <w:adjustRightInd w:val="0"/>
        <w:rPr>
          <w:spacing w:val="-6"/>
        </w:rPr>
      </w:pPr>
    </w:p>
    <w:p w14:paraId="527BE732"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 xml:space="preserve">A </w:t>
      </w:r>
      <w:r w:rsidRPr="008D57E2">
        <w:rPr>
          <w:color w:val="000000"/>
          <w:highlight w:val="yellow"/>
        </w:rPr>
        <w:t>NBC PA 01</w:t>
      </w:r>
      <w:r w:rsidRPr="00A41A77">
        <w:rPr>
          <w:color w:val="000000"/>
        </w:rPr>
        <w:t xml:space="preserve"> – Controle de Qualidade para Firmas (Pessoas Jurídicas e Físicas) de Auditores Independentes trata das responsabilidades da </w:t>
      </w:r>
      <w:r w:rsidRPr="00507AE0">
        <w:rPr>
          <w:color w:val="000000"/>
          <w:highlight w:val="green"/>
        </w:rPr>
        <w:t>firma</w:t>
      </w:r>
      <w:r w:rsidRPr="00A41A77">
        <w:rPr>
          <w:color w:val="000000"/>
        </w:rPr>
        <w:t xml:space="preserve"> em estabelecer e manter seu </w:t>
      </w:r>
      <w:r w:rsidRPr="00507AE0">
        <w:rPr>
          <w:color w:val="000000"/>
          <w:highlight w:val="yellow"/>
        </w:rPr>
        <w:t>sistema de controle de qualidade para trabalhos de asseguração</w:t>
      </w:r>
      <w:r w:rsidRPr="00A41A77">
        <w:rPr>
          <w:color w:val="000000"/>
        </w:rPr>
        <w:t>. O cumprimento da NBC PA 01 requer, entre outras coisas, que a firma estabeleça e mantenha um sistema de controle de qualidade. Esse sistema deve incluir políticas e procedimentos que abordem cada um dos elementos a seguir mencionados e que documentem suas políticas e procedimentos e que os comuniquem ao pessoal da firma, a saber:</w:t>
      </w:r>
    </w:p>
    <w:p w14:paraId="766151C3" w14:textId="77777777" w:rsidR="002A6EFF" w:rsidRPr="00A41A77" w:rsidRDefault="002A6EFF" w:rsidP="002A6EFF">
      <w:pPr>
        <w:widowControl w:val="0"/>
        <w:numPr>
          <w:ilvl w:val="0"/>
          <w:numId w:val="4"/>
        </w:numPr>
        <w:tabs>
          <w:tab w:val="clear" w:pos="720"/>
        </w:tabs>
        <w:overflowPunct w:val="0"/>
        <w:autoSpaceDE w:val="0"/>
        <w:autoSpaceDN w:val="0"/>
        <w:adjustRightInd w:val="0"/>
        <w:spacing w:after="120" w:line="240" w:lineRule="auto"/>
        <w:ind w:left="993" w:hanging="424"/>
        <w:jc w:val="both"/>
        <w:rPr>
          <w:color w:val="000000"/>
        </w:rPr>
      </w:pPr>
      <w:r w:rsidRPr="00A41A77">
        <w:rPr>
          <w:color w:val="000000"/>
        </w:rPr>
        <w:t>responsabilidades da liderança pela qualidade dentro da firma;</w:t>
      </w:r>
    </w:p>
    <w:p w14:paraId="0E8A9590" w14:textId="77777777" w:rsidR="002A6EFF" w:rsidRPr="00A41A77" w:rsidRDefault="002A6EFF" w:rsidP="002A6EFF">
      <w:pPr>
        <w:widowControl w:val="0"/>
        <w:numPr>
          <w:ilvl w:val="0"/>
          <w:numId w:val="4"/>
        </w:numPr>
        <w:tabs>
          <w:tab w:val="clear" w:pos="720"/>
        </w:tabs>
        <w:overflowPunct w:val="0"/>
        <w:autoSpaceDE w:val="0"/>
        <w:autoSpaceDN w:val="0"/>
        <w:adjustRightInd w:val="0"/>
        <w:spacing w:after="120" w:line="240" w:lineRule="auto"/>
        <w:ind w:left="993" w:hanging="424"/>
        <w:jc w:val="both"/>
        <w:rPr>
          <w:color w:val="000000"/>
        </w:rPr>
      </w:pPr>
      <w:r w:rsidRPr="00A41A77">
        <w:rPr>
          <w:color w:val="000000"/>
        </w:rPr>
        <w:t>exigências éticas relevantes;</w:t>
      </w:r>
    </w:p>
    <w:p w14:paraId="75986231" w14:textId="77777777" w:rsidR="002A6EFF" w:rsidRPr="00A41A77" w:rsidRDefault="002A6EFF" w:rsidP="002A6EFF">
      <w:pPr>
        <w:widowControl w:val="0"/>
        <w:numPr>
          <w:ilvl w:val="0"/>
          <w:numId w:val="4"/>
        </w:numPr>
        <w:tabs>
          <w:tab w:val="clear" w:pos="720"/>
        </w:tabs>
        <w:overflowPunct w:val="0"/>
        <w:autoSpaceDE w:val="0"/>
        <w:autoSpaceDN w:val="0"/>
        <w:adjustRightInd w:val="0"/>
        <w:spacing w:after="120" w:line="240" w:lineRule="auto"/>
        <w:ind w:left="993" w:hanging="424"/>
        <w:jc w:val="both"/>
        <w:rPr>
          <w:color w:val="000000"/>
        </w:rPr>
      </w:pPr>
      <w:r w:rsidRPr="00A41A77">
        <w:rPr>
          <w:color w:val="000000"/>
        </w:rPr>
        <w:t>aceitação e continuidade de relacionamento com clientes e para trabalhos específicos;</w:t>
      </w:r>
    </w:p>
    <w:p w14:paraId="71FBEA6F" w14:textId="77777777" w:rsidR="002A6EFF" w:rsidRPr="00A41A77" w:rsidRDefault="002A6EFF" w:rsidP="002A6EFF">
      <w:pPr>
        <w:widowControl w:val="0"/>
        <w:numPr>
          <w:ilvl w:val="0"/>
          <w:numId w:val="4"/>
        </w:numPr>
        <w:tabs>
          <w:tab w:val="clear" w:pos="720"/>
        </w:tabs>
        <w:overflowPunct w:val="0"/>
        <w:autoSpaceDE w:val="0"/>
        <w:autoSpaceDN w:val="0"/>
        <w:adjustRightInd w:val="0"/>
        <w:spacing w:after="120" w:line="240" w:lineRule="auto"/>
        <w:ind w:left="993" w:hanging="424"/>
        <w:jc w:val="both"/>
        <w:rPr>
          <w:color w:val="000000"/>
        </w:rPr>
      </w:pPr>
      <w:r w:rsidRPr="00A41A77">
        <w:rPr>
          <w:color w:val="000000"/>
        </w:rPr>
        <w:t>recursos humanos;</w:t>
      </w:r>
    </w:p>
    <w:p w14:paraId="685D8F3F" w14:textId="77777777" w:rsidR="002A6EFF" w:rsidRPr="00A41A77" w:rsidRDefault="002A6EFF" w:rsidP="002A6EFF">
      <w:pPr>
        <w:widowControl w:val="0"/>
        <w:numPr>
          <w:ilvl w:val="0"/>
          <w:numId w:val="4"/>
        </w:numPr>
        <w:tabs>
          <w:tab w:val="clear" w:pos="720"/>
        </w:tabs>
        <w:overflowPunct w:val="0"/>
        <w:autoSpaceDE w:val="0"/>
        <w:autoSpaceDN w:val="0"/>
        <w:adjustRightInd w:val="0"/>
        <w:spacing w:after="120" w:line="240" w:lineRule="auto"/>
        <w:ind w:left="993" w:hanging="424"/>
        <w:jc w:val="both"/>
        <w:rPr>
          <w:color w:val="000000"/>
        </w:rPr>
      </w:pPr>
      <w:r w:rsidRPr="00A41A77">
        <w:rPr>
          <w:color w:val="000000"/>
        </w:rPr>
        <w:t>execução do trabalho; e</w:t>
      </w:r>
    </w:p>
    <w:p w14:paraId="684D4584" w14:textId="77777777" w:rsidR="002A6EFF" w:rsidRPr="00A41A77" w:rsidRDefault="002A6EFF" w:rsidP="002A6EFF">
      <w:pPr>
        <w:widowControl w:val="0"/>
        <w:numPr>
          <w:ilvl w:val="0"/>
          <w:numId w:val="4"/>
        </w:numPr>
        <w:tabs>
          <w:tab w:val="clear" w:pos="720"/>
        </w:tabs>
        <w:overflowPunct w:val="0"/>
        <w:autoSpaceDE w:val="0"/>
        <w:autoSpaceDN w:val="0"/>
        <w:adjustRightInd w:val="0"/>
        <w:spacing w:after="0" w:line="240" w:lineRule="auto"/>
        <w:ind w:left="993" w:hanging="424"/>
        <w:jc w:val="both"/>
        <w:rPr>
          <w:color w:val="000000"/>
        </w:rPr>
      </w:pPr>
      <w:r w:rsidRPr="00A41A77">
        <w:rPr>
          <w:color w:val="000000"/>
        </w:rPr>
        <w:t>monitoramento.</w:t>
      </w:r>
    </w:p>
    <w:p w14:paraId="7770CCCA" w14:textId="77777777" w:rsidR="002A6EFF" w:rsidRPr="00A41A77" w:rsidRDefault="002A6EFF" w:rsidP="002A6EFF">
      <w:pPr>
        <w:widowControl w:val="0"/>
        <w:autoSpaceDE w:val="0"/>
        <w:autoSpaceDN w:val="0"/>
        <w:adjustRightInd w:val="0"/>
        <w:rPr>
          <w:b/>
          <w:color w:val="000000"/>
        </w:rPr>
      </w:pPr>
    </w:p>
    <w:p w14:paraId="3D6D5A8B" w14:textId="77777777" w:rsidR="002A6EFF" w:rsidRPr="00A41A77" w:rsidRDefault="002A6EFF" w:rsidP="002A6EFF">
      <w:pPr>
        <w:widowControl w:val="0"/>
        <w:autoSpaceDE w:val="0"/>
        <w:autoSpaceDN w:val="0"/>
        <w:adjustRightInd w:val="0"/>
        <w:rPr>
          <w:b/>
          <w:color w:val="000000"/>
        </w:rPr>
      </w:pPr>
      <w:r w:rsidRPr="00A41A77">
        <w:rPr>
          <w:b/>
          <w:color w:val="000000"/>
        </w:rPr>
        <w:t>Descrição dos trabalhos de asseguração</w:t>
      </w:r>
    </w:p>
    <w:p w14:paraId="27375566" w14:textId="77777777" w:rsidR="002A6EFF" w:rsidRPr="00691E47" w:rsidRDefault="002A6EFF" w:rsidP="002A6EFF">
      <w:pPr>
        <w:widowControl w:val="0"/>
        <w:autoSpaceDE w:val="0"/>
        <w:autoSpaceDN w:val="0"/>
        <w:adjustRightInd w:val="0"/>
        <w:rPr>
          <w:spacing w:val="-6"/>
        </w:rPr>
      </w:pPr>
    </w:p>
    <w:p w14:paraId="10D3E7CC" w14:textId="77777777" w:rsidR="002A6EFF" w:rsidRPr="00507AE0"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highlight w:val="yellow"/>
        </w:rPr>
      </w:pPr>
      <w:r>
        <w:rPr>
          <w:color w:val="000000"/>
          <w:spacing w:val="-6"/>
        </w:rPr>
        <w:t xml:space="preserve"> </w:t>
      </w:r>
      <w:r w:rsidRPr="00507AE0">
        <w:rPr>
          <w:color w:val="000000"/>
          <w:highlight w:val="yellow"/>
        </w:rPr>
        <w:t xml:space="preserve">Trabalho de asseguração é o trabalho no qual o </w:t>
      </w:r>
      <w:r w:rsidRPr="00507AE0">
        <w:rPr>
          <w:color w:val="000000"/>
          <w:highlight w:val="green"/>
        </w:rPr>
        <w:t xml:space="preserve">auditor independente </w:t>
      </w:r>
      <w:r w:rsidRPr="00507AE0">
        <w:rPr>
          <w:color w:val="000000"/>
          <w:highlight w:val="yellow"/>
        </w:rPr>
        <w:t xml:space="preserve">visa obter evidências apropriadas e suficientes para expressar sua </w:t>
      </w:r>
      <w:commentRangeStart w:id="1"/>
      <w:r w:rsidRPr="00507AE0">
        <w:rPr>
          <w:color w:val="000000"/>
          <w:highlight w:val="green"/>
        </w:rPr>
        <w:t>conclusão</w:t>
      </w:r>
      <w:commentRangeEnd w:id="1"/>
      <w:r>
        <w:rPr>
          <w:rStyle w:val="Refdecomentrio"/>
        </w:rPr>
        <w:commentReference w:id="1"/>
      </w:r>
      <w:r w:rsidRPr="00507AE0">
        <w:rPr>
          <w:color w:val="000000"/>
          <w:highlight w:val="yellow"/>
        </w:rPr>
        <w:t xml:space="preserve">, de forma a aumentar o grau de confiança dos usuários previstos sobre o resultado da mensuração ou avaliação do objeto, de acordo com os critérios que sejam aplicáveis. </w:t>
      </w:r>
    </w:p>
    <w:p w14:paraId="2C704A5D" w14:textId="77777777" w:rsidR="002A6EFF" w:rsidRPr="00A41A77" w:rsidRDefault="002A6EFF" w:rsidP="002A6EFF">
      <w:pPr>
        <w:widowControl w:val="0"/>
        <w:autoSpaceDE w:val="0"/>
        <w:autoSpaceDN w:val="0"/>
        <w:adjustRightInd w:val="0"/>
        <w:rPr>
          <w:color w:val="000000"/>
        </w:rPr>
      </w:pPr>
    </w:p>
    <w:p w14:paraId="6AE18FAC"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sidRPr="00A41A77">
        <w:rPr>
          <w:color w:val="000000"/>
        </w:rPr>
        <w:t xml:space="preserve"> O resultado da mensuração ou avaliação do objeto é a informação que resulta da aplicação do critério ao objeto. Por exemplo:</w:t>
      </w:r>
    </w:p>
    <w:p w14:paraId="6A51BB08"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Demonstrações contábeis (</w:t>
      </w:r>
      <w:r>
        <w:rPr>
          <w:color w:val="000000"/>
        </w:rPr>
        <w:t>resultado</w:t>
      </w:r>
      <w:r w:rsidRPr="00A41A77">
        <w:rPr>
          <w:color w:val="000000"/>
        </w:rPr>
        <w:t>) resultam da mensuração da posição patrimonial e financeira da entidade, do desempenho e dos fluxos de caixa (objeto) ao aplicar a estrutura de relatórios financeiros aplicáveis (critério).</w:t>
      </w:r>
    </w:p>
    <w:p w14:paraId="5C81245B"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 xml:space="preserve">Conclusão sobre a </w:t>
      </w:r>
      <w:r w:rsidRPr="00FA38AC">
        <w:rPr>
          <w:color w:val="000000"/>
          <w:highlight w:val="yellow"/>
        </w:rPr>
        <w:t>eficácia do controle interno</w:t>
      </w:r>
      <w:r w:rsidRPr="00A41A77">
        <w:rPr>
          <w:color w:val="000000"/>
        </w:rPr>
        <w:t xml:space="preserve"> (resultado) decorre da avaliação da eficácia do processo de controle interno da entidade (objeto) ao aplicar os critérios aplicáveis.</w:t>
      </w:r>
    </w:p>
    <w:p w14:paraId="615C99F6"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Mensurações de desempenho específicas à entidade (resultado) decorrem da mensuração de vários aspectos de desempenho (objeto) ao aplicar as metodologias de mensuração aplicáveis (critério).</w:t>
      </w:r>
    </w:p>
    <w:p w14:paraId="388B6994"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Declaração de gases de efeito estufa (resultado) decorre da mensuração das emissões de gases de efeito estufa da entidade (objeto) ao aplicar o reconhecimento, mensuração e apresentação de protocolos (critério).</w:t>
      </w:r>
    </w:p>
    <w:p w14:paraId="575E2C3B"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Declaração sobre o cumprimento (resultado) decorre da avaliação do cumprimento da entidade (objeto) com, por exemplo, lei ou regulamento (critério).</w:t>
      </w:r>
    </w:p>
    <w:p w14:paraId="52D3A8A0" w14:textId="77777777" w:rsidR="002A6EFF" w:rsidRPr="00A41A77" w:rsidRDefault="002A6EFF" w:rsidP="002A6EFF">
      <w:pPr>
        <w:widowControl w:val="0"/>
        <w:overflowPunct w:val="0"/>
        <w:autoSpaceDE w:val="0"/>
        <w:autoSpaceDN w:val="0"/>
        <w:adjustRightInd w:val="0"/>
        <w:ind w:left="540" w:right="60"/>
        <w:jc w:val="both"/>
        <w:rPr>
          <w:color w:val="000000"/>
        </w:rPr>
      </w:pPr>
      <w:r w:rsidRPr="00A41A77">
        <w:rPr>
          <w:color w:val="000000"/>
        </w:rPr>
        <w:t xml:space="preserve">A expressão “informação do objeto” é usada para significar o resultado da mensuração ou avaliação do objeto de acordo com os critérios. </w:t>
      </w:r>
      <w:r>
        <w:rPr>
          <w:color w:val="000000"/>
        </w:rPr>
        <w:t>É sobre</w:t>
      </w:r>
      <w:r w:rsidRPr="00A41A77">
        <w:rPr>
          <w:color w:val="000000"/>
        </w:rPr>
        <w:t xml:space="preserve"> a informação do objeto </w:t>
      </w:r>
      <w:r>
        <w:rPr>
          <w:color w:val="000000"/>
        </w:rPr>
        <w:t>que</w:t>
      </w:r>
      <w:r w:rsidRPr="00A41A77">
        <w:rPr>
          <w:color w:val="000000"/>
        </w:rPr>
        <w:t xml:space="preserve"> o auditor independente obtém evidências apropriadas e suficientes para a base de sua conclusão.</w:t>
      </w:r>
    </w:p>
    <w:p w14:paraId="1CF8F01F" w14:textId="77777777" w:rsidR="002A6EFF" w:rsidRPr="00A41A77" w:rsidRDefault="002A6EFF" w:rsidP="002A6EFF">
      <w:pPr>
        <w:widowControl w:val="0"/>
        <w:autoSpaceDE w:val="0"/>
        <w:autoSpaceDN w:val="0"/>
        <w:adjustRightInd w:val="0"/>
        <w:rPr>
          <w:color w:val="000000"/>
        </w:rPr>
      </w:pPr>
    </w:p>
    <w:p w14:paraId="1520A19E" w14:textId="77777777" w:rsidR="002A6EFF" w:rsidRPr="00B425E9" w:rsidRDefault="002A6EFF" w:rsidP="002A6EFF">
      <w:pPr>
        <w:widowControl w:val="0"/>
        <w:autoSpaceDE w:val="0"/>
        <w:autoSpaceDN w:val="0"/>
        <w:adjustRightInd w:val="0"/>
        <w:rPr>
          <w:b/>
          <w:color w:val="000000"/>
        </w:rPr>
      </w:pPr>
      <w:r w:rsidRPr="00B425E9">
        <w:rPr>
          <w:b/>
          <w:color w:val="000000"/>
        </w:rPr>
        <w:t>Trabalho de atestação e trabalho direto</w:t>
      </w:r>
    </w:p>
    <w:p w14:paraId="1FE4E166" w14:textId="77777777" w:rsidR="002A6EFF" w:rsidRPr="00691E47" w:rsidRDefault="002A6EFF" w:rsidP="002A6EFF">
      <w:pPr>
        <w:widowControl w:val="0"/>
        <w:autoSpaceDE w:val="0"/>
        <w:autoSpaceDN w:val="0"/>
        <w:adjustRightInd w:val="0"/>
        <w:rPr>
          <w:spacing w:val="-6"/>
        </w:rPr>
      </w:pPr>
    </w:p>
    <w:p w14:paraId="2AA7C5F8"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No </w:t>
      </w:r>
      <w:r w:rsidRPr="0006535B">
        <w:rPr>
          <w:color w:val="000000"/>
          <w:highlight w:val="cyan"/>
        </w:rPr>
        <w:t>trabalho de atestação</w:t>
      </w:r>
      <w:r w:rsidRPr="00A41A77">
        <w:rPr>
          <w:color w:val="000000"/>
        </w:rPr>
        <w:t xml:space="preserve">, o profissional, </w:t>
      </w:r>
      <w:r w:rsidRPr="00FA38AC">
        <w:rPr>
          <w:color w:val="000000"/>
          <w:highlight w:val="cyan"/>
        </w:rPr>
        <w:t>que não seja o auditor independente</w:t>
      </w:r>
      <w:r w:rsidRPr="00A41A77">
        <w:rPr>
          <w:color w:val="000000"/>
        </w:rPr>
        <w:t xml:space="preserve">, deve mensurar ou avaliar o objeto de acordo com os critérios aplicáveis. O referido profissional também deve apresentar, frequentemente, a informação resultante do objeto no relatório ou afirmação. Em alguns casos, contudo, a informação do objeto pode ser apresentada pelo </w:t>
      </w:r>
      <w:r w:rsidRPr="00FA38AC">
        <w:rPr>
          <w:color w:val="000000"/>
          <w:highlight w:val="yellow"/>
        </w:rPr>
        <w:t>auditor independente</w:t>
      </w:r>
      <w:r w:rsidRPr="00A41A77">
        <w:rPr>
          <w:color w:val="000000"/>
        </w:rPr>
        <w:t xml:space="preserve"> no </w:t>
      </w:r>
      <w:r w:rsidRPr="00FA38AC">
        <w:rPr>
          <w:color w:val="000000"/>
          <w:highlight w:val="yellow"/>
        </w:rPr>
        <w:t>relatório de asseguração</w:t>
      </w:r>
      <w:r w:rsidRPr="00A41A77">
        <w:rPr>
          <w:color w:val="000000"/>
        </w:rPr>
        <w:t>. A conclusão do auditor deve mencionar se a informação do objeto está livre de distorções relevantes (</w:t>
      </w:r>
      <w:commentRangeStart w:id="2"/>
      <w:r w:rsidRPr="00FA38AC">
        <w:rPr>
          <w:color w:val="000000"/>
          <w:highlight w:val="yellow"/>
        </w:rPr>
        <w:t>ver item 85</w:t>
      </w:r>
      <w:commentRangeEnd w:id="2"/>
      <w:r>
        <w:rPr>
          <w:rStyle w:val="Refdecomentrio"/>
        </w:rPr>
        <w:commentReference w:id="2"/>
      </w:r>
      <w:r w:rsidRPr="00A41A77">
        <w:rPr>
          <w:color w:val="000000"/>
        </w:rPr>
        <w:t>).</w:t>
      </w:r>
    </w:p>
    <w:p w14:paraId="0162929D" w14:textId="77777777" w:rsidR="002A6EFF" w:rsidRPr="00A41A77" w:rsidRDefault="002A6EFF" w:rsidP="002A6EFF">
      <w:pPr>
        <w:widowControl w:val="0"/>
        <w:autoSpaceDE w:val="0"/>
        <w:autoSpaceDN w:val="0"/>
        <w:adjustRightInd w:val="0"/>
        <w:rPr>
          <w:color w:val="000000"/>
        </w:rPr>
      </w:pPr>
    </w:p>
    <w:p w14:paraId="3D9F4A81"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w:t>
      </w:r>
      <w:r w:rsidRPr="00771376">
        <w:rPr>
          <w:color w:val="000000"/>
          <w:highlight w:val="yellow"/>
        </w:rPr>
        <w:t xml:space="preserve">No trabalho direto, </w:t>
      </w:r>
      <w:r w:rsidRPr="00771376">
        <w:rPr>
          <w:color w:val="000000"/>
          <w:highlight w:val="magenta"/>
        </w:rPr>
        <w:t>o auditor deve mensurar ou avaliar</w:t>
      </w:r>
      <w:r w:rsidRPr="00771376">
        <w:rPr>
          <w:color w:val="000000"/>
          <w:highlight w:val="yellow"/>
        </w:rPr>
        <w:t xml:space="preserve"> o objeto de acordo com os critérios aplicáveis.</w:t>
      </w:r>
      <w:r w:rsidRPr="00A41A77">
        <w:rPr>
          <w:color w:val="000000"/>
        </w:rPr>
        <w:t xml:space="preserve"> Adicionalmente, o auditor deve aplicar as habilidades e técnicas de asseguração para obter evidências apropriadas e suficientes sobre o resultado da mensuração ou avaliação do objeto, de acordo com os critérios aplicáveis. O </w:t>
      </w:r>
      <w:r w:rsidRPr="00771376">
        <w:rPr>
          <w:color w:val="000000"/>
          <w:highlight w:val="green"/>
        </w:rPr>
        <w:t>auditor independente</w:t>
      </w:r>
      <w:r w:rsidRPr="00A41A77">
        <w:rPr>
          <w:color w:val="000000"/>
        </w:rPr>
        <w:t xml:space="preserve"> pode obter essa evidência simultaneamente com a mensuração ou avaliação do objeto, mas também pode obtê-la antes ou após tal mensuração ou avaliação. No trabalho direto, a conclusão do auditor independente deve mencionar se o resultado reportado da mensuração ou avaliação do objeto, de acordo com os critérios, é redigido nos termos do objeto e dos critérios. Em alguns trabalhos diretos, a conclusão do auditor independente é a informação do objeto ou é parte da informação do objeto (</w:t>
      </w:r>
      <w:commentRangeStart w:id="3"/>
      <w:r w:rsidRPr="00A41A77">
        <w:rPr>
          <w:color w:val="000000"/>
        </w:rPr>
        <w:t>ver Apêndice 2</w:t>
      </w:r>
      <w:commentRangeEnd w:id="3"/>
      <w:r>
        <w:rPr>
          <w:rStyle w:val="Refdecomentrio"/>
        </w:rPr>
        <w:commentReference w:id="3"/>
      </w:r>
      <w:r w:rsidRPr="00A41A77">
        <w:rPr>
          <w:color w:val="000000"/>
        </w:rPr>
        <w:t>).</w:t>
      </w:r>
    </w:p>
    <w:p w14:paraId="22FA1CEB" w14:textId="77777777" w:rsidR="002A6EFF" w:rsidRPr="00691E47" w:rsidRDefault="002A6EFF" w:rsidP="002A6EFF">
      <w:pPr>
        <w:widowControl w:val="0"/>
        <w:autoSpaceDE w:val="0"/>
        <w:autoSpaceDN w:val="0"/>
        <w:adjustRightInd w:val="0"/>
        <w:rPr>
          <w:spacing w:val="-6"/>
        </w:rPr>
      </w:pPr>
    </w:p>
    <w:p w14:paraId="70343172" w14:textId="77777777" w:rsidR="002A6EFF" w:rsidRPr="00A41A77" w:rsidRDefault="002A6EFF" w:rsidP="002A6EFF">
      <w:pPr>
        <w:widowControl w:val="0"/>
        <w:autoSpaceDE w:val="0"/>
        <w:autoSpaceDN w:val="0"/>
        <w:adjustRightInd w:val="0"/>
        <w:rPr>
          <w:b/>
          <w:color w:val="000000"/>
        </w:rPr>
      </w:pPr>
      <w:commentRangeStart w:id="4"/>
      <w:r w:rsidRPr="00A41A77">
        <w:rPr>
          <w:b/>
          <w:color w:val="000000"/>
        </w:rPr>
        <w:t>Trabalho de asseguração razoável e trabalho de asseguração limitada</w:t>
      </w:r>
      <w:commentRangeEnd w:id="4"/>
      <w:r>
        <w:rPr>
          <w:rStyle w:val="Refdecomentrio"/>
        </w:rPr>
        <w:commentReference w:id="4"/>
      </w:r>
    </w:p>
    <w:p w14:paraId="1D59C698" w14:textId="77777777" w:rsidR="002A6EFF" w:rsidRPr="00691E47" w:rsidRDefault="002A6EFF" w:rsidP="002A6EFF">
      <w:pPr>
        <w:widowControl w:val="0"/>
        <w:autoSpaceDE w:val="0"/>
        <w:autoSpaceDN w:val="0"/>
        <w:adjustRightInd w:val="0"/>
        <w:rPr>
          <w:spacing w:val="-6"/>
        </w:rPr>
      </w:pPr>
    </w:p>
    <w:p w14:paraId="18248984"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No </w:t>
      </w:r>
      <w:r w:rsidRPr="0006535B">
        <w:rPr>
          <w:color w:val="000000"/>
          <w:highlight w:val="cyan"/>
        </w:rPr>
        <w:t>trabalho de asseguração razoável</w:t>
      </w:r>
      <w:r w:rsidRPr="00A41A77">
        <w:rPr>
          <w:color w:val="000000"/>
        </w:rPr>
        <w:t xml:space="preserve">, o auditor independente reduz o risco do trabalho para um </w:t>
      </w:r>
      <w:r w:rsidRPr="0006535B">
        <w:rPr>
          <w:color w:val="000000"/>
          <w:highlight w:val="cyan"/>
        </w:rPr>
        <w:t xml:space="preserve">nível </w:t>
      </w:r>
      <w:r w:rsidRPr="0006535B">
        <w:rPr>
          <w:b/>
          <w:bCs/>
          <w:color w:val="FF0000"/>
          <w:highlight w:val="cyan"/>
        </w:rPr>
        <w:t>aceitavelmente baixo</w:t>
      </w:r>
      <w:r w:rsidRPr="00A41A77">
        <w:rPr>
          <w:color w:val="000000"/>
        </w:rPr>
        <w:t xml:space="preserve"> nas circunstâncias do trabalho como base para a sua conclusão. A conclusão do auditor independente é expressa de forma que transmita a sua </w:t>
      </w:r>
      <w:r w:rsidRPr="0006535B">
        <w:rPr>
          <w:color w:val="000000"/>
          <w:highlight w:val="cyan"/>
        </w:rPr>
        <w:t>opinião</w:t>
      </w:r>
      <w:r w:rsidRPr="00A41A77">
        <w:rPr>
          <w:color w:val="000000"/>
        </w:rPr>
        <w:t xml:space="preserve"> sobre o resultado da mensuração ou avaliação de determinado objeto de acordo com os critérios aplicáveis.</w:t>
      </w:r>
    </w:p>
    <w:p w14:paraId="4CBC4DB1" w14:textId="77777777" w:rsidR="002A6EFF" w:rsidRPr="00691E47" w:rsidRDefault="002A6EFF" w:rsidP="002A6EFF">
      <w:pPr>
        <w:widowControl w:val="0"/>
        <w:autoSpaceDE w:val="0"/>
        <w:autoSpaceDN w:val="0"/>
        <w:adjustRightInd w:val="0"/>
        <w:rPr>
          <w:color w:val="000000"/>
          <w:spacing w:val="-6"/>
        </w:rPr>
      </w:pPr>
    </w:p>
    <w:p w14:paraId="6EFD56BD"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No </w:t>
      </w:r>
      <w:r w:rsidRPr="0006535B">
        <w:rPr>
          <w:color w:val="000000"/>
          <w:highlight w:val="yellow"/>
        </w:rPr>
        <w:t>trabalho de asseguração limitada</w:t>
      </w:r>
      <w:r w:rsidRPr="00A41A77">
        <w:rPr>
          <w:color w:val="000000"/>
        </w:rPr>
        <w:t xml:space="preserve">, o auditor independente reduz o risco do trabalho para um </w:t>
      </w:r>
      <w:r w:rsidRPr="0006535B">
        <w:rPr>
          <w:color w:val="000000"/>
          <w:highlight w:val="yellow"/>
        </w:rPr>
        <w:t>nível que é aceitável</w:t>
      </w:r>
      <w:r w:rsidRPr="00A41A77">
        <w:rPr>
          <w:color w:val="000000"/>
        </w:rPr>
        <w:t xml:space="preserve"> nas circunstâncias do trabalho, mas que ainda é maior do que para um trabalho de asseguração razoável. Dessa forma, sua conclusão deve transmitir se, com base nos procedimentos realizados e evidências obtidas, algum assunto chegou ao seu conhecimento de forma a levá-lo a acreditar que a informação do objeto está relevantemente distorcida. A natureza, a época e a extensão dos procedimentos executados no trabalho de asseguração limitada são </w:t>
      </w:r>
      <w:r w:rsidRPr="0006535B">
        <w:rPr>
          <w:color w:val="000000"/>
          <w:highlight w:val="yellow"/>
        </w:rPr>
        <w:t>restritos (menos extensos)</w:t>
      </w:r>
      <w:r w:rsidRPr="00A41A77">
        <w:rPr>
          <w:color w:val="000000"/>
        </w:rPr>
        <w:t xml:space="preserve">, quando comparados com os que são necessários no trabalho de asseguração razoável, mas são planejados para obter um nível de segurança que seja, no julgamento profissional do auditor independente, </w:t>
      </w:r>
      <w:r w:rsidRPr="0006535B">
        <w:rPr>
          <w:color w:val="000000"/>
          <w:highlight w:val="yellow"/>
        </w:rPr>
        <w:t>significativo</w:t>
      </w:r>
      <w:r w:rsidRPr="00A41A77">
        <w:rPr>
          <w:color w:val="000000"/>
        </w:rPr>
        <w:t xml:space="preserve">. Para que seja significativo, o nível de segurança obtido pelo auditor deve ser capaz de aumentar a confiança dos usuários previstos sobre a informação do objeto em nível que seja mais do que </w:t>
      </w:r>
      <w:r w:rsidRPr="0006535B">
        <w:rPr>
          <w:color w:val="000000"/>
          <w:highlight w:val="yellow"/>
        </w:rPr>
        <w:t>irrelevante</w:t>
      </w:r>
      <w:r w:rsidRPr="00A41A77">
        <w:rPr>
          <w:color w:val="000000"/>
        </w:rPr>
        <w:t>.</w:t>
      </w:r>
    </w:p>
    <w:p w14:paraId="07F58FE4" w14:textId="77777777" w:rsidR="002A6EFF" w:rsidRPr="00691E47" w:rsidRDefault="002A6EFF" w:rsidP="002A6EFF">
      <w:pPr>
        <w:widowControl w:val="0"/>
        <w:autoSpaceDE w:val="0"/>
        <w:autoSpaceDN w:val="0"/>
        <w:adjustRightInd w:val="0"/>
        <w:rPr>
          <w:color w:val="000000"/>
          <w:spacing w:val="-6"/>
        </w:rPr>
      </w:pPr>
    </w:p>
    <w:p w14:paraId="729DE1C9"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Em toda a gama de trabalhos de asseguração limitada, o sentido de segurança significativa pode variar de um nível que é logo acima de asseguração que seja capaz de aumentar a confiança dos usuários previstos sobre a informação do objeto, em nível que seja claramente maior do que </w:t>
      </w:r>
      <w:commentRangeStart w:id="5"/>
      <w:r w:rsidRPr="00A41A77">
        <w:rPr>
          <w:color w:val="000000"/>
        </w:rPr>
        <w:t xml:space="preserve">irrelevante, até um nível que é logo abaixo da segurança razoável. </w:t>
      </w:r>
      <w:commentRangeEnd w:id="5"/>
      <w:r>
        <w:rPr>
          <w:rStyle w:val="Refdecomentrio"/>
        </w:rPr>
        <w:commentReference w:id="5"/>
      </w:r>
      <w:r w:rsidRPr="00A41A77">
        <w:rPr>
          <w:color w:val="000000"/>
        </w:rPr>
        <w:t xml:space="preserve">O que é significativo em trabalho específico é o julgamento dentro desse intervalo que depende das circunstâncias do trabalho, incluindo as necessidades de informação pelos usuários previstos como grupo, critérios utilizados e o objeto do trabalho. Em alguns casos, as consequências para os usuários previstos ao receberem um tipo de asseguração inapropriada podem ser tão </w:t>
      </w:r>
      <w:r w:rsidRPr="0006535B">
        <w:rPr>
          <w:color w:val="000000"/>
          <w:highlight w:val="yellow"/>
        </w:rPr>
        <w:t>graves</w:t>
      </w:r>
      <w:r w:rsidRPr="00A41A77">
        <w:rPr>
          <w:color w:val="000000"/>
        </w:rPr>
        <w:t xml:space="preserve"> que o trabalho de asseguração razoável seja necessário para que o auditor independente obtenha a segurança que é significativa nas circunstâncias.</w:t>
      </w:r>
    </w:p>
    <w:p w14:paraId="2DEBD28F" w14:textId="77777777" w:rsidR="002A6EFF" w:rsidRDefault="002A6EFF" w:rsidP="002A6EFF">
      <w:pPr>
        <w:widowControl w:val="0"/>
        <w:autoSpaceDE w:val="0"/>
        <w:autoSpaceDN w:val="0"/>
        <w:adjustRightInd w:val="0"/>
        <w:ind w:left="1"/>
        <w:rPr>
          <w:b/>
          <w:bCs/>
          <w:color w:val="000000"/>
          <w:spacing w:val="-6"/>
        </w:rPr>
      </w:pPr>
    </w:p>
    <w:p w14:paraId="4AF97936" w14:textId="77777777" w:rsidR="002A6EFF" w:rsidRPr="00A41A77" w:rsidRDefault="002A6EFF" w:rsidP="002A6EFF">
      <w:pPr>
        <w:widowControl w:val="0"/>
        <w:autoSpaceDE w:val="0"/>
        <w:autoSpaceDN w:val="0"/>
        <w:adjustRightInd w:val="0"/>
        <w:rPr>
          <w:b/>
          <w:color w:val="000000"/>
        </w:rPr>
      </w:pPr>
      <w:r w:rsidRPr="00A41A77">
        <w:rPr>
          <w:b/>
          <w:color w:val="000000"/>
        </w:rPr>
        <w:t>Abrangência da estrutura conceitual</w:t>
      </w:r>
    </w:p>
    <w:p w14:paraId="5FABEE79" w14:textId="77777777" w:rsidR="002A6EFF" w:rsidRPr="00691E47" w:rsidRDefault="002A6EFF" w:rsidP="002A6EFF">
      <w:pPr>
        <w:widowControl w:val="0"/>
        <w:autoSpaceDE w:val="0"/>
        <w:autoSpaceDN w:val="0"/>
        <w:adjustRightInd w:val="0"/>
        <w:ind w:left="1"/>
        <w:rPr>
          <w:b/>
          <w:bCs/>
          <w:color w:val="000000"/>
          <w:spacing w:val="-6"/>
        </w:rPr>
      </w:pPr>
    </w:p>
    <w:p w14:paraId="61E87A56"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06535B">
        <w:rPr>
          <w:color w:val="000000"/>
          <w:highlight w:val="yellow"/>
        </w:rPr>
        <w:t>Nem todos os trabalhos realizados por auditores independentes são trabalhos de asseguração.</w:t>
      </w:r>
      <w:r w:rsidRPr="00A41A77">
        <w:rPr>
          <w:color w:val="000000"/>
        </w:rPr>
        <w:t xml:space="preserve"> Outros trabalhos frequentemente realizados que não são de asseguração, como definido no </w:t>
      </w:r>
      <w:commentRangeStart w:id="6"/>
      <w:r w:rsidRPr="00A41A77">
        <w:rPr>
          <w:color w:val="000000"/>
        </w:rPr>
        <w:t>item 10</w:t>
      </w:r>
      <w:commentRangeEnd w:id="6"/>
      <w:r>
        <w:rPr>
          <w:rStyle w:val="Refdecomentrio"/>
        </w:rPr>
        <w:commentReference w:id="6"/>
      </w:r>
      <w:r w:rsidRPr="00A41A77">
        <w:rPr>
          <w:color w:val="000000"/>
        </w:rPr>
        <w:t xml:space="preserve">, não são abrangidos por esta </w:t>
      </w:r>
      <w:r>
        <w:rPr>
          <w:color w:val="000000"/>
        </w:rPr>
        <w:t>estrutura</w:t>
      </w:r>
      <w:r w:rsidRPr="00A41A77">
        <w:rPr>
          <w:color w:val="000000"/>
        </w:rPr>
        <w:t>. Esses outros trabalhos incluem:</w:t>
      </w:r>
    </w:p>
    <w:p w14:paraId="2EAA220A"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trabalhos abrangidos pelas Normas de Serviços Correlatos (NBCs TSC, tais como procedimentos previamente acordados e trabalhos de compilação);</w:t>
      </w:r>
    </w:p>
    <w:p w14:paraId="4FE8A995" w14:textId="77777777" w:rsidR="002A6EFF" w:rsidRPr="00A41A77" w:rsidRDefault="002A6EFF">
      <w:pPr>
        <w:widowControl w:val="0"/>
        <w:numPr>
          <w:ilvl w:val="0"/>
          <w:numId w:val="11"/>
        </w:numPr>
        <w:overflowPunct w:val="0"/>
        <w:autoSpaceDE w:val="0"/>
        <w:autoSpaceDN w:val="0"/>
        <w:adjustRightInd w:val="0"/>
        <w:spacing w:after="120" w:line="240" w:lineRule="auto"/>
        <w:ind w:left="851" w:hanging="284"/>
        <w:jc w:val="both"/>
        <w:rPr>
          <w:color w:val="000000"/>
        </w:rPr>
      </w:pPr>
      <w:r w:rsidRPr="00A41A77">
        <w:rPr>
          <w:color w:val="000000"/>
        </w:rPr>
        <w:t>elaboração de declarações de imposto de renda em que nenhuma conclusão de asseguração é expressa;</w:t>
      </w:r>
    </w:p>
    <w:p w14:paraId="2BBE8BB4" w14:textId="77777777" w:rsidR="002A6EFF" w:rsidRDefault="002A6EFF">
      <w:pPr>
        <w:widowControl w:val="0"/>
        <w:numPr>
          <w:ilvl w:val="0"/>
          <w:numId w:val="11"/>
        </w:numPr>
        <w:overflowPunct w:val="0"/>
        <w:autoSpaceDE w:val="0"/>
        <w:autoSpaceDN w:val="0"/>
        <w:adjustRightInd w:val="0"/>
        <w:spacing w:after="120" w:line="240" w:lineRule="auto"/>
        <w:ind w:left="851" w:hanging="284"/>
        <w:jc w:val="both"/>
        <w:rPr>
          <w:color w:val="000000"/>
          <w:spacing w:val="-6"/>
        </w:rPr>
      </w:pPr>
      <w:r w:rsidRPr="00A41A77">
        <w:rPr>
          <w:color w:val="000000"/>
        </w:rPr>
        <w:t>trabalhos de consultoria (ou assessoria), tais como gerenciamento e consultorias tributárias.</w:t>
      </w:r>
      <w:r>
        <w:rPr>
          <w:color w:val="000000"/>
          <w:spacing w:val="-6"/>
        </w:rPr>
        <w:t xml:space="preserve"> </w:t>
      </w:r>
      <w:r w:rsidRPr="00280FA7">
        <w:rPr>
          <w:color w:val="000000"/>
          <w:spacing w:val="-6"/>
          <w:sz w:val="20"/>
          <w:szCs w:val="20"/>
        </w:rPr>
        <w:t>(*)</w:t>
      </w:r>
      <w:r w:rsidRPr="00691E47">
        <w:rPr>
          <w:color w:val="000000"/>
          <w:spacing w:val="-6"/>
        </w:rPr>
        <w:t xml:space="preserve"> </w:t>
      </w:r>
    </w:p>
    <w:p w14:paraId="4802324F" w14:textId="77777777" w:rsidR="002A6EFF" w:rsidRPr="00A41A77" w:rsidRDefault="002A6EFF" w:rsidP="002A6EFF">
      <w:pPr>
        <w:widowControl w:val="0"/>
        <w:overflowPunct w:val="0"/>
        <w:autoSpaceDE w:val="0"/>
        <w:autoSpaceDN w:val="0"/>
        <w:adjustRightInd w:val="0"/>
        <w:ind w:left="851"/>
        <w:jc w:val="both"/>
        <w:rPr>
          <w:color w:val="000000"/>
          <w:sz w:val="20"/>
          <w:szCs w:val="20"/>
        </w:rPr>
      </w:pPr>
      <w:r w:rsidRPr="00280FA7">
        <w:rPr>
          <w:color w:val="000000"/>
          <w:spacing w:val="-6"/>
          <w:sz w:val="20"/>
          <w:szCs w:val="20"/>
        </w:rPr>
        <w:t>(*)</w:t>
      </w:r>
      <w:r>
        <w:rPr>
          <w:color w:val="000000"/>
          <w:spacing w:val="-6"/>
        </w:rPr>
        <w:t xml:space="preserve"> </w:t>
      </w:r>
      <w:r w:rsidRPr="00A41A77">
        <w:rPr>
          <w:color w:val="000000"/>
          <w:sz w:val="20"/>
          <w:szCs w:val="20"/>
        </w:rPr>
        <w:t>Nos trabalhos de consultoria, o profissional aplica suas habilidades, seu conhecimento obtido em treinamentos, observações, experiências e conhecimentos técnicos sobre o processo de consultoria. Trabalhos de consultoria envolvem um processo analítico que tipicamente inclui alguma combinação das atividades relacionadas com a definição de objetivos, a descoberta de fatos, as definições dos problemas ou das oportunidades, a avaliação de alternativas, o desenvolvimento ou as recomendações, incluindo ações, comunicação de resultados e, em alguns casos, a implementação do que foi recomendado e o seu acompanhamento. Os relatórios (caso emitidos) geralmente são escritos em estilo narrativo (ou “formato longo”). Geralmente o trabalho realizado é apenas para uso e benefício do cliente. A natureza e o alcance do trabalho são determinados mediante acordo entre o profissional e o cliente. Qualquer serviço que atenda às definições de trabalho de asseguração não é trabalho de consultoria, mas, sim, trabalho de asseguração.</w:t>
      </w:r>
    </w:p>
    <w:p w14:paraId="1750EA33" w14:textId="77777777" w:rsidR="002A6EFF" w:rsidRPr="00691E47" w:rsidRDefault="002A6EFF" w:rsidP="002A6EFF">
      <w:pPr>
        <w:widowControl w:val="0"/>
        <w:autoSpaceDE w:val="0"/>
        <w:autoSpaceDN w:val="0"/>
        <w:adjustRightInd w:val="0"/>
        <w:rPr>
          <w:color w:val="000000"/>
          <w:spacing w:val="-6"/>
        </w:rPr>
      </w:pPr>
    </w:p>
    <w:p w14:paraId="163576C7"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spacing w:val="-6"/>
        </w:rPr>
        <w:t xml:space="preserve"> </w:t>
      </w:r>
      <w:r w:rsidRPr="00A41A77">
        <w:rPr>
          <w:color w:val="000000"/>
        </w:rPr>
        <w:t xml:space="preserve">O trabalho de asseguração pode ser parte de um trabalho maior, por exemplo, quando o trabalho de consultoria para a aquisição de negócios inclui requerimento para obter asseguração acerca da informação financeira histórica ou prospectiva. Em tais circunstâncias, esta </w:t>
      </w:r>
      <w:r>
        <w:rPr>
          <w:color w:val="000000"/>
        </w:rPr>
        <w:t>estrutura</w:t>
      </w:r>
      <w:r w:rsidRPr="00A41A77">
        <w:rPr>
          <w:color w:val="000000"/>
        </w:rPr>
        <w:t xml:space="preserve"> é aplicável apenas na parte do trabalho relacionada à </w:t>
      </w:r>
      <w:r w:rsidRPr="0006535B">
        <w:rPr>
          <w:color w:val="000000"/>
          <w:highlight w:val="yellow"/>
        </w:rPr>
        <w:t>asseguração</w:t>
      </w:r>
      <w:r w:rsidRPr="00A41A77">
        <w:rPr>
          <w:color w:val="000000"/>
        </w:rPr>
        <w:t>.</w:t>
      </w:r>
    </w:p>
    <w:p w14:paraId="1C1A7860" w14:textId="77777777" w:rsidR="002A6EFF" w:rsidRPr="00691E47" w:rsidRDefault="002A6EFF" w:rsidP="002A6EFF">
      <w:pPr>
        <w:widowControl w:val="0"/>
        <w:autoSpaceDE w:val="0"/>
        <w:autoSpaceDN w:val="0"/>
        <w:adjustRightInd w:val="0"/>
        <w:rPr>
          <w:color w:val="000000"/>
          <w:spacing w:val="-6"/>
        </w:rPr>
      </w:pPr>
    </w:p>
    <w:p w14:paraId="3E88CAAD"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 xml:space="preserve">Os trabalhos mencionados a seguir, que podem ser consistentes com a descrição no </w:t>
      </w:r>
      <w:commentRangeStart w:id="7"/>
      <w:r w:rsidRPr="00A41A77">
        <w:rPr>
          <w:color w:val="000000"/>
        </w:rPr>
        <w:t>item 10</w:t>
      </w:r>
      <w:commentRangeEnd w:id="7"/>
      <w:r>
        <w:rPr>
          <w:rStyle w:val="Refdecomentrio"/>
        </w:rPr>
        <w:commentReference w:id="7"/>
      </w:r>
      <w:r w:rsidRPr="00A41A77">
        <w:rPr>
          <w:color w:val="000000"/>
        </w:rPr>
        <w:t xml:space="preserve">, não são considerados trabalhos de asseguração nos termos desta </w:t>
      </w:r>
      <w:r>
        <w:rPr>
          <w:color w:val="000000"/>
        </w:rPr>
        <w:t>estrutura</w:t>
      </w:r>
      <w:r w:rsidRPr="00A41A77">
        <w:rPr>
          <w:color w:val="000000"/>
        </w:rPr>
        <w:t>:</w:t>
      </w:r>
    </w:p>
    <w:p w14:paraId="20D4137C" w14:textId="77777777" w:rsidR="002A6EFF" w:rsidRPr="00A41A77" w:rsidRDefault="002A6EFF" w:rsidP="002A6EFF">
      <w:pPr>
        <w:widowControl w:val="0"/>
        <w:numPr>
          <w:ilvl w:val="2"/>
          <w:numId w:val="5"/>
        </w:numPr>
        <w:overflowPunct w:val="0"/>
        <w:autoSpaceDE w:val="0"/>
        <w:autoSpaceDN w:val="0"/>
        <w:adjustRightInd w:val="0"/>
        <w:spacing w:after="120" w:line="240" w:lineRule="auto"/>
        <w:ind w:left="993" w:hanging="426"/>
        <w:jc w:val="both"/>
        <w:rPr>
          <w:color w:val="000000"/>
        </w:rPr>
      </w:pPr>
      <w:r w:rsidRPr="00A41A77">
        <w:rPr>
          <w:color w:val="000000"/>
        </w:rPr>
        <w:t>trabalhos para prestar declarações em processos judiciais sobre contabilidade, auditoria, tributação ou outros assuntos; e</w:t>
      </w:r>
    </w:p>
    <w:p w14:paraId="02FC3E36" w14:textId="77777777" w:rsidR="002A6EFF" w:rsidRPr="00A41A77" w:rsidRDefault="002A6EFF" w:rsidP="002A6EFF">
      <w:pPr>
        <w:widowControl w:val="0"/>
        <w:numPr>
          <w:ilvl w:val="2"/>
          <w:numId w:val="5"/>
        </w:numPr>
        <w:overflowPunct w:val="0"/>
        <w:autoSpaceDE w:val="0"/>
        <w:autoSpaceDN w:val="0"/>
        <w:adjustRightInd w:val="0"/>
        <w:spacing w:after="120" w:line="240" w:lineRule="auto"/>
        <w:ind w:left="993" w:hanging="426"/>
        <w:jc w:val="both"/>
        <w:rPr>
          <w:color w:val="000000"/>
        </w:rPr>
      </w:pPr>
      <w:r w:rsidRPr="00A41A77">
        <w:rPr>
          <w:color w:val="000000"/>
        </w:rPr>
        <w:t>trabalhos que incluem opiniões, pontos de vista ou declarações profissionais dos quais o usuário pode extrair alguma segurança, se todos os seguintes itens forem aplicáveis:</w:t>
      </w:r>
    </w:p>
    <w:p w14:paraId="21EB6001" w14:textId="77777777" w:rsidR="002A6EFF" w:rsidRPr="00A41A77" w:rsidRDefault="002A6EFF" w:rsidP="002A6EFF">
      <w:pPr>
        <w:widowControl w:val="0"/>
        <w:numPr>
          <w:ilvl w:val="3"/>
          <w:numId w:val="5"/>
        </w:numPr>
        <w:overflowPunct w:val="0"/>
        <w:autoSpaceDE w:val="0"/>
        <w:autoSpaceDN w:val="0"/>
        <w:adjustRightInd w:val="0"/>
        <w:spacing w:after="120" w:line="240" w:lineRule="auto"/>
        <w:ind w:left="1418" w:hanging="425"/>
        <w:jc w:val="both"/>
        <w:rPr>
          <w:color w:val="000000"/>
        </w:rPr>
      </w:pPr>
      <w:r w:rsidRPr="00A41A77">
        <w:rPr>
          <w:color w:val="000000"/>
        </w:rPr>
        <w:t xml:space="preserve">essas opiniões, pontos de vistas ou declarações são meramente fortuitos para o trabalho como um todo; </w:t>
      </w:r>
    </w:p>
    <w:p w14:paraId="5DCEDDA8" w14:textId="77777777" w:rsidR="002A6EFF" w:rsidRPr="00A41A77" w:rsidRDefault="002A6EFF" w:rsidP="002A6EFF">
      <w:pPr>
        <w:widowControl w:val="0"/>
        <w:numPr>
          <w:ilvl w:val="3"/>
          <w:numId w:val="5"/>
        </w:numPr>
        <w:overflowPunct w:val="0"/>
        <w:autoSpaceDE w:val="0"/>
        <w:autoSpaceDN w:val="0"/>
        <w:adjustRightInd w:val="0"/>
        <w:spacing w:after="120" w:line="240" w:lineRule="auto"/>
        <w:ind w:left="1418" w:hanging="425"/>
        <w:jc w:val="both"/>
        <w:rPr>
          <w:color w:val="000000"/>
        </w:rPr>
      </w:pPr>
      <w:r w:rsidRPr="00A41A77">
        <w:rPr>
          <w:color w:val="000000"/>
        </w:rPr>
        <w:t xml:space="preserve">qualquer relatório por escrito deve ser emitido com uso </w:t>
      </w:r>
      <w:r w:rsidRPr="0006535B">
        <w:rPr>
          <w:color w:val="000000"/>
          <w:highlight w:val="yellow"/>
        </w:rPr>
        <w:t>expressamente restrito</w:t>
      </w:r>
      <w:r w:rsidRPr="00A41A77">
        <w:rPr>
          <w:color w:val="000000"/>
        </w:rPr>
        <w:t xml:space="preserve"> aos usuários previstos especificados no relatório;</w:t>
      </w:r>
    </w:p>
    <w:p w14:paraId="641A57F6" w14:textId="77777777" w:rsidR="002A6EFF" w:rsidRPr="00691E47" w:rsidRDefault="002A6EFF" w:rsidP="002A6EFF">
      <w:pPr>
        <w:widowControl w:val="0"/>
        <w:numPr>
          <w:ilvl w:val="0"/>
          <w:numId w:val="6"/>
        </w:numPr>
        <w:tabs>
          <w:tab w:val="clear" w:pos="2880"/>
          <w:tab w:val="num" w:pos="1418"/>
        </w:tabs>
        <w:overflowPunct w:val="0"/>
        <w:autoSpaceDE w:val="0"/>
        <w:autoSpaceDN w:val="0"/>
        <w:adjustRightInd w:val="0"/>
        <w:spacing w:after="120" w:line="240" w:lineRule="auto"/>
        <w:ind w:left="1418" w:hanging="425"/>
        <w:jc w:val="both"/>
        <w:rPr>
          <w:color w:val="000000"/>
        </w:rPr>
      </w:pPr>
      <w:r w:rsidRPr="00691E47">
        <w:rPr>
          <w:color w:val="000000"/>
        </w:rPr>
        <w:t>mediante acordo formal com os usuários previstos especificados, não se pretendendo que seja trabalho</w:t>
      </w:r>
      <w:r>
        <w:rPr>
          <w:color w:val="000000"/>
        </w:rPr>
        <w:t xml:space="preserve"> </w:t>
      </w:r>
      <w:r w:rsidRPr="00691E47">
        <w:rPr>
          <w:color w:val="000000"/>
        </w:rPr>
        <w:t>de asseguração;</w:t>
      </w:r>
      <w:r>
        <w:rPr>
          <w:color w:val="000000"/>
        </w:rPr>
        <w:t xml:space="preserve"> </w:t>
      </w:r>
      <w:r w:rsidRPr="00691E47">
        <w:rPr>
          <w:color w:val="000000"/>
        </w:rPr>
        <w:t>e</w:t>
      </w:r>
    </w:p>
    <w:p w14:paraId="61AD61B7" w14:textId="77777777" w:rsidR="002A6EFF" w:rsidRPr="00691E47" w:rsidRDefault="002A6EFF" w:rsidP="002A6EFF">
      <w:pPr>
        <w:widowControl w:val="0"/>
        <w:numPr>
          <w:ilvl w:val="0"/>
          <w:numId w:val="6"/>
        </w:numPr>
        <w:tabs>
          <w:tab w:val="clear" w:pos="2880"/>
          <w:tab w:val="num" w:pos="1418"/>
        </w:tabs>
        <w:overflowPunct w:val="0"/>
        <w:autoSpaceDE w:val="0"/>
        <w:autoSpaceDN w:val="0"/>
        <w:adjustRightInd w:val="0"/>
        <w:spacing w:after="0" w:line="240" w:lineRule="auto"/>
        <w:ind w:left="1418" w:hanging="425"/>
        <w:jc w:val="both"/>
        <w:rPr>
          <w:color w:val="000000"/>
        </w:rPr>
      </w:pPr>
      <w:r w:rsidRPr="00691E47">
        <w:rPr>
          <w:color w:val="000000"/>
        </w:rPr>
        <w:t>o trabalho não seja relatado como trabalho de asseguração no relatório do auditor independente.</w:t>
      </w:r>
    </w:p>
    <w:p w14:paraId="538A9228" w14:textId="77777777" w:rsidR="002A6EFF" w:rsidRPr="00691E47" w:rsidRDefault="002A6EFF" w:rsidP="002A6EFF">
      <w:pPr>
        <w:widowControl w:val="0"/>
        <w:autoSpaceDE w:val="0"/>
        <w:autoSpaceDN w:val="0"/>
        <w:adjustRightInd w:val="0"/>
      </w:pPr>
    </w:p>
    <w:p w14:paraId="0615D8DC" w14:textId="77777777" w:rsidR="002A6EFF" w:rsidRPr="00B425E9" w:rsidRDefault="002A6EFF" w:rsidP="002A6EFF">
      <w:pPr>
        <w:widowControl w:val="0"/>
        <w:autoSpaceDE w:val="0"/>
        <w:autoSpaceDN w:val="0"/>
        <w:adjustRightInd w:val="0"/>
        <w:rPr>
          <w:b/>
          <w:color w:val="000000"/>
        </w:rPr>
      </w:pPr>
      <w:r w:rsidRPr="00B425E9">
        <w:rPr>
          <w:b/>
          <w:color w:val="000000"/>
        </w:rPr>
        <w:t>Relatório de trabalho que não é de asseguração</w:t>
      </w:r>
    </w:p>
    <w:p w14:paraId="0F2D189C" w14:textId="77777777" w:rsidR="002A6EFF" w:rsidRPr="00691E47" w:rsidRDefault="002A6EFF" w:rsidP="002A6EFF">
      <w:pPr>
        <w:widowControl w:val="0"/>
        <w:autoSpaceDE w:val="0"/>
        <w:autoSpaceDN w:val="0"/>
        <w:adjustRightInd w:val="0"/>
      </w:pPr>
    </w:p>
    <w:p w14:paraId="5015E459" w14:textId="77777777" w:rsidR="002A6EFF" w:rsidRPr="00691E4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w:t>
      </w:r>
      <w:r w:rsidRPr="00691E47">
        <w:rPr>
          <w:color w:val="000000"/>
        </w:rPr>
        <w:t xml:space="preserve">O auditor independente ao reportar sobre trabalho, que não é de asseguração </w:t>
      </w:r>
      <w:r>
        <w:rPr>
          <w:color w:val="000000"/>
        </w:rPr>
        <w:t>no</w:t>
      </w:r>
      <w:r w:rsidRPr="00691E47">
        <w:rPr>
          <w:color w:val="000000"/>
        </w:rPr>
        <w:t xml:space="preserve"> âmbito desta </w:t>
      </w:r>
      <w:r>
        <w:rPr>
          <w:color w:val="000000"/>
        </w:rPr>
        <w:t>estrutura</w:t>
      </w:r>
      <w:r w:rsidRPr="00691E47">
        <w:rPr>
          <w:color w:val="000000"/>
        </w:rPr>
        <w:t xml:space="preserve">, deve </w:t>
      </w:r>
      <w:r w:rsidRPr="00D05C67">
        <w:rPr>
          <w:color w:val="000000"/>
          <w:highlight w:val="yellow"/>
        </w:rPr>
        <w:t>claramente</w:t>
      </w:r>
      <w:r w:rsidRPr="00691E47">
        <w:rPr>
          <w:color w:val="000000"/>
        </w:rPr>
        <w:t xml:space="preserve"> distinguir esse relatório de relatório de asseguração. Para não confundir os usuários, o relatório que não é de asseguração evita, por exemplo:</w:t>
      </w:r>
    </w:p>
    <w:p w14:paraId="72E615B4" w14:textId="77777777" w:rsidR="002A6EFF" w:rsidRPr="00691E47" w:rsidRDefault="002A6EFF">
      <w:pPr>
        <w:widowControl w:val="0"/>
        <w:numPr>
          <w:ilvl w:val="0"/>
          <w:numId w:val="12"/>
        </w:numPr>
        <w:overflowPunct w:val="0"/>
        <w:autoSpaceDE w:val="0"/>
        <w:autoSpaceDN w:val="0"/>
        <w:adjustRightInd w:val="0"/>
        <w:spacing w:after="120" w:line="240" w:lineRule="auto"/>
        <w:ind w:left="851" w:hanging="284"/>
        <w:jc w:val="both"/>
        <w:rPr>
          <w:color w:val="000000"/>
        </w:rPr>
      </w:pPr>
      <w:r w:rsidRPr="00691E47">
        <w:rPr>
          <w:color w:val="000000"/>
        </w:rPr>
        <w:t xml:space="preserve">mencionar adequação com esta </w:t>
      </w:r>
      <w:r>
        <w:rPr>
          <w:color w:val="000000"/>
        </w:rPr>
        <w:t>estrutura</w:t>
      </w:r>
      <w:r w:rsidRPr="00691E47">
        <w:rPr>
          <w:color w:val="000000"/>
        </w:rPr>
        <w:t xml:space="preserve"> ou norma de asseguração; </w:t>
      </w:r>
    </w:p>
    <w:p w14:paraId="7FDB7F64" w14:textId="77777777" w:rsidR="002A6EFF" w:rsidRPr="00691E47" w:rsidRDefault="002A6EFF">
      <w:pPr>
        <w:widowControl w:val="0"/>
        <w:numPr>
          <w:ilvl w:val="0"/>
          <w:numId w:val="12"/>
        </w:numPr>
        <w:overflowPunct w:val="0"/>
        <w:autoSpaceDE w:val="0"/>
        <w:autoSpaceDN w:val="0"/>
        <w:adjustRightInd w:val="0"/>
        <w:spacing w:after="120" w:line="240" w:lineRule="auto"/>
        <w:ind w:left="851" w:hanging="284"/>
        <w:jc w:val="both"/>
        <w:rPr>
          <w:color w:val="000000"/>
        </w:rPr>
      </w:pPr>
      <w:r w:rsidRPr="00691E47">
        <w:rPr>
          <w:color w:val="000000"/>
        </w:rPr>
        <w:t xml:space="preserve">usar inapropriadamente as palavras “asseguração,” “auditoria” ou “revisão”; </w:t>
      </w:r>
    </w:p>
    <w:p w14:paraId="22B319D7" w14:textId="77777777" w:rsidR="002A6EFF" w:rsidRPr="00691E47" w:rsidRDefault="002A6EFF">
      <w:pPr>
        <w:widowControl w:val="0"/>
        <w:numPr>
          <w:ilvl w:val="0"/>
          <w:numId w:val="12"/>
        </w:numPr>
        <w:overflowPunct w:val="0"/>
        <w:autoSpaceDE w:val="0"/>
        <w:autoSpaceDN w:val="0"/>
        <w:adjustRightInd w:val="0"/>
        <w:spacing w:after="0" w:line="240" w:lineRule="auto"/>
        <w:ind w:left="851" w:hanging="284"/>
        <w:jc w:val="both"/>
        <w:rPr>
          <w:color w:val="000000"/>
        </w:rPr>
      </w:pPr>
      <w:r w:rsidRPr="00691E47">
        <w:rPr>
          <w:color w:val="000000"/>
        </w:rPr>
        <w:t>incluir declaração que po</w:t>
      </w:r>
      <w:r>
        <w:rPr>
          <w:color w:val="000000"/>
        </w:rPr>
        <w:t>ssa</w:t>
      </w:r>
      <w:r w:rsidRPr="00691E47">
        <w:rPr>
          <w:color w:val="000000"/>
        </w:rPr>
        <w:t xml:space="preserve"> ser confundida com conclusão com base em evidências apropriadas e suficientes que </w:t>
      </w:r>
      <w:r>
        <w:rPr>
          <w:color w:val="000000"/>
        </w:rPr>
        <w:t>tenham sido</w:t>
      </w:r>
      <w:r w:rsidRPr="00691E47">
        <w:rPr>
          <w:color w:val="000000"/>
        </w:rPr>
        <w:t xml:space="preserve"> desenvolvida</w:t>
      </w:r>
      <w:r>
        <w:rPr>
          <w:color w:val="000000"/>
        </w:rPr>
        <w:t>s</w:t>
      </w:r>
      <w:r w:rsidRPr="00691E47">
        <w:rPr>
          <w:color w:val="000000"/>
        </w:rPr>
        <w:t xml:space="preserve"> para aumentar o nível de confiança dos usuários previstos sobre o resultado da mensuração ou avaliação d</w:t>
      </w:r>
      <w:r>
        <w:rPr>
          <w:color w:val="000000"/>
        </w:rPr>
        <w:t>o</w:t>
      </w:r>
      <w:r w:rsidRPr="00691E47">
        <w:rPr>
          <w:color w:val="000000"/>
        </w:rPr>
        <w:t xml:space="preserve"> objeto de acordo com os critérios aplicáveis.</w:t>
      </w:r>
    </w:p>
    <w:p w14:paraId="4BF2FFFB" w14:textId="77777777" w:rsidR="002A6EFF" w:rsidRPr="00691E47" w:rsidRDefault="002A6EFF" w:rsidP="002A6EFF">
      <w:pPr>
        <w:widowControl w:val="0"/>
        <w:overflowPunct w:val="0"/>
        <w:autoSpaceDE w:val="0"/>
        <w:autoSpaceDN w:val="0"/>
        <w:adjustRightInd w:val="0"/>
        <w:ind w:left="1080"/>
        <w:jc w:val="both"/>
        <w:rPr>
          <w:color w:val="000000"/>
        </w:rPr>
      </w:pPr>
    </w:p>
    <w:p w14:paraId="445326D6" w14:textId="77777777" w:rsidR="002A6EFF"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w:t>
      </w:r>
      <w:r w:rsidRPr="00691E47">
        <w:rPr>
          <w:color w:val="000000"/>
        </w:rPr>
        <w:t xml:space="preserve">O auditor independente e a parte responsável podem concordar sobre a aplicação dos princípios desta </w:t>
      </w:r>
      <w:r>
        <w:rPr>
          <w:color w:val="000000"/>
        </w:rPr>
        <w:t>estrutura</w:t>
      </w:r>
      <w:r w:rsidRPr="00691E47">
        <w:rPr>
          <w:color w:val="000000"/>
        </w:rPr>
        <w:t xml:space="preserve"> para </w:t>
      </w:r>
      <w:r>
        <w:rPr>
          <w:color w:val="000000"/>
        </w:rPr>
        <w:t>o</w:t>
      </w:r>
      <w:r w:rsidRPr="00691E47">
        <w:rPr>
          <w:color w:val="000000"/>
        </w:rPr>
        <w:t xml:space="preserve"> trabalho quando não existirem outros usuários previstos além da parte responsável, </w:t>
      </w:r>
      <w:r w:rsidRPr="005349DE">
        <w:rPr>
          <w:color w:val="000000"/>
        </w:rPr>
        <w:t>desde que todos os outros requisitos aplicáveis das normas de asseguração sejam atendidos.</w:t>
      </w:r>
      <w:r w:rsidRPr="00691E47">
        <w:rPr>
          <w:color w:val="000000"/>
        </w:rPr>
        <w:t xml:space="preserve"> Em tais casos, o relatório do auditor independente inclui declaração restringindo o uso do relatório à parte responsável.</w:t>
      </w:r>
    </w:p>
    <w:p w14:paraId="4505B3BD" w14:textId="77777777" w:rsidR="002A6EFF" w:rsidRPr="00691E47" w:rsidRDefault="002A6EFF" w:rsidP="002A6EFF">
      <w:pPr>
        <w:widowControl w:val="0"/>
        <w:tabs>
          <w:tab w:val="num" w:pos="427"/>
        </w:tabs>
        <w:overflowPunct w:val="0"/>
        <w:autoSpaceDE w:val="0"/>
        <w:autoSpaceDN w:val="0"/>
        <w:adjustRightInd w:val="0"/>
        <w:ind w:left="427"/>
        <w:jc w:val="both"/>
        <w:rPr>
          <w:color w:val="000000"/>
        </w:rPr>
      </w:pPr>
    </w:p>
    <w:p w14:paraId="06CD24E4" w14:textId="77777777" w:rsidR="002A6EFF" w:rsidRPr="00B425E9" w:rsidRDefault="002A6EFF" w:rsidP="002A6EFF">
      <w:pPr>
        <w:widowControl w:val="0"/>
        <w:autoSpaceDE w:val="0"/>
        <w:autoSpaceDN w:val="0"/>
        <w:adjustRightInd w:val="0"/>
        <w:rPr>
          <w:b/>
          <w:color w:val="000000"/>
        </w:rPr>
      </w:pPr>
      <w:r w:rsidRPr="00A41A77">
        <w:rPr>
          <w:b/>
          <w:color w:val="000000"/>
        </w:rPr>
        <w:t>Precondições para trabalho de asseguração</w:t>
      </w:r>
    </w:p>
    <w:p w14:paraId="070D0065" w14:textId="77777777" w:rsidR="002A6EFF" w:rsidRPr="00691E47" w:rsidRDefault="002A6EFF" w:rsidP="002A6EFF">
      <w:pPr>
        <w:widowControl w:val="0"/>
        <w:autoSpaceDE w:val="0"/>
        <w:autoSpaceDN w:val="0"/>
        <w:adjustRightInd w:val="0"/>
      </w:pPr>
    </w:p>
    <w:p w14:paraId="18D4D3B2" w14:textId="77777777" w:rsidR="002A6EFF" w:rsidRPr="00D05C6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highlight w:val="yellow"/>
        </w:rPr>
      </w:pPr>
      <w:r>
        <w:rPr>
          <w:color w:val="000000"/>
        </w:rPr>
        <w:t xml:space="preserve"> </w:t>
      </w:r>
      <w:r w:rsidRPr="00D05C67">
        <w:rPr>
          <w:color w:val="000000"/>
          <w:highlight w:val="yellow"/>
        </w:rPr>
        <w:t>As seguintes precondições para trabalho de asseguração são relevantes para aceitação e continuidade:</w:t>
      </w:r>
    </w:p>
    <w:p w14:paraId="37CA2590" w14:textId="77777777" w:rsidR="002A6EFF" w:rsidRPr="00D05C67" w:rsidRDefault="002A6EFF" w:rsidP="002A6EFF">
      <w:pPr>
        <w:widowControl w:val="0"/>
        <w:numPr>
          <w:ilvl w:val="1"/>
          <w:numId w:val="7"/>
        </w:numPr>
        <w:tabs>
          <w:tab w:val="clear" w:pos="1440"/>
        </w:tabs>
        <w:overflowPunct w:val="0"/>
        <w:autoSpaceDE w:val="0"/>
        <w:autoSpaceDN w:val="0"/>
        <w:adjustRightInd w:val="0"/>
        <w:spacing w:after="120" w:line="240" w:lineRule="auto"/>
        <w:ind w:left="993" w:hanging="426"/>
        <w:jc w:val="both"/>
        <w:rPr>
          <w:color w:val="000000"/>
          <w:highlight w:val="yellow"/>
        </w:rPr>
      </w:pPr>
      <w:r w:rsidRPr="00D05C67">
        <w:rPr>
          <w:color w:val="000000"/>
          <w:highlight w:val="yellow"/>
        </w:rPr>
        <w:t>as funções e as responsabilidades das partes apropriadas (ou seja, parte responsável, mensurador ou avaliador e contratante, conforme apropriado) são adequadas às circunstâncias; e</w:t>
      </w:r>
    </w:p>
    <w:p w14:paraId="610FCD3E" w14:textId="77777777" w:rsidR="002A6EFF" w:rsidRPr="00D05C67" w:rsidRDefault="002A6EFF" w:rsidP="002A6EFF">
      <w:pPr>
        <w:widowControl w:val="0"/>
        <w:numPr>
          <w:ilvl w:val="1"/>
          <w:numId w:val="7"/>
        </w:numPr>
        <w:tabs>
          <w:tab w:val="clear" w:pos="1440"/>
        </w:tabs>
        <w:overflowPunct w:val="0"/>
        <w:autoSpaceDE w:val="0"/>
        <w:autoSpaceDN w:val="0"/>
        <w:adjustRightInd w:val="0"/>
        <w:spacing w:after="120" w:line="240" w:lineRule="auto"/>
        <w:ind w:left="993" w:hanging="426"/>
        <w:jc w:val="both"/>
        <w:rPr>
          <w:color w:val="000000"/>
          <w:highlight w:val="yellow"/>
        </w:rPr>
      </w:pPr>
      <w:r w:rsidRPr="00D05C67">
        <w:rPr>
          <w:color w:val="000000"/>
          <w:highlight w:val="yellow"/>
        </w:rPr>
        <w:t>o trabalho apresenta todas as seguintes características:</w:t>
      </w:r>
    </w:p>
    <w:p w14:paraId="3641ABC0" w14:textId="77777777" w:rsidR="002A6EFF" w:rsidRPr="00D05C67" w:rsidRDefault="002A6EFF" w:rsidP="002A6EFF">
      <w:pPr>
        <w:widowControl w:val="0"/>
        <w:numPr>
          <w:ilvl w:val="2"/>
          <w:numId w:val="7"/>
        </w:numPr>
        <w:tabs>
          <w:tab w:val="clear" w:pos="2160"/>
        </w:tabs>
        <w:overflowPunct w:val="0"/>
        <w:autoSpaceDE w:val="0"/>
        <w:autoSpaceDN w:val="0"/>
        <w:adjustRightInd w:val="0"/>
        <w:spacing w:after="120" w:line="240" w:lineRule="auto"/>
        <w:ind w:left="1418" w:hanging="425"/>
        <w:jc w:val="both"/>
        <w:rPr>
          <w:color w:val="000000"/>
          <w:highlight w:val="yellow"/>
        </w:rPr>
      </w:pPr>
      <w:r w:rsidRPr="00D05C67">
        <w:rPr>
          <w:color w:val="000000"/>
          <w:highlight w:val="yellow"/>
        </w:rPr>
        <w:t>o objeto é apropriado;</w:t>
      </w:r>
    </w:p>
    <w:p w14:paraId="1066B1A1" w14:textId="77777777" w:rsidR="002A6EFF" w:rsidRPr="00D05C67" w:rsidRDefault="002A6EFF" w:rsidP="002A6EFF">
      <w:pPr>
        <w:widowControl w:val="0"/>
        <w:numPr>
          <w:ilvl w:val="2"/>
          <w:numId w:val="7"/>
        </w:numPr>
        <w:tabs>
          <w:tab w:val="clear" w:pos="2160"/>
        </w:tabs>
        <w:overflowPunct w:val="0"/>
        <w:autoSpaceDE w:val="0"/>
        <w:autoSpaceDN w:val="0"/>
        <w:adjustRightInd w:val="0"/>
        <w:spacing w:after="120" w:line="240" w:lineRule="auto"/>
        <w:ind w:left="1418" w:hanging="425"/>
        <w:jc w:val="both"/>
        <w:rPr>
          <w:color w:val="000000"/>
          <w:highlight w:val="yellow"/>
        </w:rPr>
      </w:pPr>
      <w:r w:rsidRPr="00D05C67">
        <w:rPr>
          <w:color w:val="000000"/>
          <w:highlight w:val="yellow"/>
        </w:rPr>
        <w:t>os critérios que o auditor independente espera que sejam aplicados na elaboração da informação do objeto são apropriados às circunstâncias do trabalho. Os critérios devem apresentar as características descritas no item 44;</w:t>
      </w:r>
    </w:p>
    <w:p w14:paraId="4EB92EE6" w14:textId="77777777" w:rsidR="002A6EFF" w:rsidRPr="00D05C67" w:rsidRDefault="002A6EFF" w:rsidP="002A6EFF">
      <w:pPr>
        <w:widowControl w:val="0"/>
        <w:numPr>
          <w:ilvl w:val="2"/>
          <w:numId w:val="7"/>
        </w:numPr>
        <w:tabs>
          <w:tab w:val="clear" w:pos="2160"/>
        </w:tabs>
        <w:overflowPunct w:val="0"/>
        <w:autoSpaceDE w:val="0"/>
        <w:autoSpaceDN w:val="0"/>
        <w:adjustRightInd w:val="0"/>
        <w:spacing w:after="120" w:line="240" w:lineRule="auto"/>
        <w:ind w:left="1418" w:hanging="425"/>
        <w:jc w:val="both"/>
        <w:rPr>
          <w:color w:val="000000"/>
          <w:highlight w:val="yellow"/>
        </w:rPr>
      </w:pPr>
      <w:r w:rsidRPr="00D05C67">
        <w:rPr>
          <w:color w:val="000000"/>
          <w:highlight w:val="yellow"/>
        </w:rPr>
        <w:t>os critérios que o auditor independente espera que sejam aplicados na elaboração da informação do objeto estarão disponíveis aos usuários previstos;</w:t>
      </w:r>
    </w:p>
    <w:p w14:paraId="31491D59" w14:textId="77777777" w:rsidR="002A6EFF" w:rsidRPr="00D05C67" w:rsidRDefault="002A6EFF" w:rsidP="002A6EFF">
      <w:pPr>
        <w:widowControl w:val="0"/>
        <w:numPr>
          <w:ilvl w:val="2"/>
          <w:numId w:val="7"/>
        </w:numPr>
        <w:tabs>
          <w:tab w:val="clear" w:pos="2160"/>
        </w:tabs>
        <w:overflowPunct w:val="0"/>
        <w:autoSpaceDE w:val="0"/>
        <w:autoSpaceDN w:val="0"/>
        <w:adjustRightInd w:val="0"/>
        <w:spacing w:after="120" w:line="240" w:lineRule="auto"/>
        <w:ind w:left="1418" w:hanging="425"/>
        <w:jc w:val="both"/>
        <w:rPr>
          <w:color w:val="000000"/>
          <w:highlight w:val="yellow"/>
        </w:rPr>
      </w:pPr>
      <w:r w:rsidRPr="00D05C67">
        <w:rPr>
          <w:color w:val="000000"/>
          <w:highlight w:val="yellow"/>
        </w:rPr>
        <w:t>o auditor independente espera ser capaz de obter a evidência necessária para fundamentar a sua conclusão;</w:t>
      </w:r>
    </w:p>
    <w:p w14:paraId="5CF7B978" w14:textId="77777777" w:rsidR="002A6EFF" w:rsidRPr="00D05C67" w:rsidRDefault="002A6EFF" w:rsidP="002A6EFF">
      <w:pPr>
        <w:widowControl w:val="0"/>
        <w:numPr>
          <w:ilvl w:val="2"/>
          <w:numId w:val="7"/>
        </w:numPr>
        <w:tabs>
          <w:tab w:val="clear" w:pos="2160"/>
        </w:tabs>
        <w:overflowPunct w:val="0"/>
        <w:autoSpaceDE w:val="0"/>
        <w:autoSpaceDN w:val="0"/>
        <w:adjustRightInd w:val="0"/>
        <w:spacing w:after="120" w:line="240" w:lineRule="auto"/>
        <w:ind w:left="1418" w:hanging="425"/>
        <w:jc w:val="both"/>
        <w:rPr>
          <w:color w:val="000000"/>
          <w:highlight w:val="yellow"/>
        </w:rPr>
      </w:pPr>
      <w:r w:rsidRPr="00D05C67">
        <w:rPr>
          <w:color w:val="000000"/>
          <w:highlight w:val="yellow"/>
        </w:rPr>
        <w:t>a conclusão do auditor independente, na forma apropriada tanto para o trabalho de asseguração razoável quanto para o trabalho de asseguração limitada, será incluída no relatório; e</w:t>
      </w:r>
    </w:p>
    <w:p w14:paraId="26931E24" w14:textId="77777777" w:rsidR="002A6EFF" w:rsidRPr="00D05C67" w:rsidRDefault="002A6EFF" w:rsidP="002A6EFF">
      <w:pPr>
        <w:widowControl w:val="0"/>
        <w:numPr>
          <w:ilvl w:val="2"/>
          <w:numId w:val="7"/>
        </w:numPr>
        <w:tabs>
          <w:tab w:val="clear" w:pos="2160"/>
        </w:tabs>
        <w:overflowPunct w:val="0"/>
        <w:autoSpaceDE w:val="0"/>
        <w:autoSpaceDN w:val="0"/>
        <w:adjustRightInd w:val="0"/>
        <w:spacing w:after="0" w:line="240" w:lineRule="auto"/>
        <w:ind w:left="1418" w:hanging="425"/>
        <w:jc w:val="both"/>
        <w:rPr>
          <w:color w:val="000000"/>
          <w:highlight w:val="yellow"/>
        </w:rPr>
      </w:pPr>
      <w:r w:rsidRPr="00D05C67">
        <w:rPr>
          <w:color w:val="000000"/>
          <w:highlight w:val="yellow"/>
        </w:rPr>
        <w:t xml:space="preserve">um propósito racional incluindo, no caso de trabalho de asseguração limitada, que o auditor independente espera ser capaz de obter nível apropriado de segurança. </w:t>
      </w:r>
    </w:p>
    <w:p w14:paraId="74F813FB" w14:textId="77777777" w:rsidR="002A6EFF" w:rsidRPr="00691E47" w:rsidRDefault="002A6EFF" w:rsidP="002A6EFF">
      <w:pPr>
        <w:widowControl w:val="0"/>
        <w:overflowPunct w:val="0"/>
        <w:autoSpaceDE w:val="0"/>
        <w:autoSpaceDN w:val="0"/>
        <w:adjustRightInd w:val="0"/>
        <w:ind w:left="569"/>
        <w:jc w:val="both"/>
        <w:rPr>
          <w:color w:val="000000"/>
        </w:rPr>
      </w:pPr>
    </w:p>
    <w:p w14:paraId="6C237A45"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Os objetos de diferentes tipos de trabalhos de asseguração podem variar muito. Alguns objetos podem requerer conhecimentos e habilidades especializados, além daqueles que o auditor independente normalmente possui. É importante, contudo, que o auditor esteja convencido que a equipe que irá realizar o trabalho possua capacidade e competências apropriadas (</w:t>
      </w:r>
      <w:r w:rsidRPr="00CA796F">
        <w:rPr>
          <w:color w:val="000000"/>
          <w:highlight w:val="yellow"/>
        </w:rPr>
        <w:t>ver também o item 31</w:t>
      </w:r>
      <w:r w:rsidRPr="00A41A77">
        <w:rPr>
          <w:color w:val="000000"/>
        </w:rPr>
        <w:t>).</w:t>
      </w:r>
    </w:p>
    <w:p w14:paraId="28168D19" w14:textId="77777777" w:rsidR="002A6EFF" w:rsidRPr="00691E47" w:rsidRDefault="002A6EFF" w:rsidP="002A6EFF">
      <w:pPr>
        <w:widowControl w:val="0"/>
        <w:autoSpaceDE w:val="0"/>
        <w:autoSpaceDN w:val="0"/>
        <w:adjustRightInd w:val="0"/>
        <w:rPr>
          <w:color w:val="000000"/>
        </w:rPr>
      </w:pPr>
    </w:p>
    <w:p w14:paraId="042FBE72" w14:textId="77777777" w:rsidR="002A6EFF" w:rsidRPr="00691E47" w:rsidRDefault="002A6EFF" w:rsidP="002A6EFF">
      <w:pPr>
        <w:widowControl w:val="0"/>
        <w:numPr>
          <w:ilvl w:val="0"/>
          <w:numId w:val="2"/>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w:t>
      </w:r>
      <w:r w:rsidRPr="00691E47">
        <w:rPr>
          <w:color w:val="000000"/>
        </w:rPr>
        <w:t xml:space="preserve">Quando um trabalho em potencial não pode ser aceito como trabalho de asseguração, a parte contratante pode ser capaz de identificar um trabalho </w:t>
      </w:r>
      <w:r w:rsidRPr="00D05C67">
        <w:rPr>
          <w:color w:val="000000"/>
          <w:highlight w:val="yellow"/>
        </w:rPr>
        <w:t>diferente</w:t>
      </w:r>
      <w:r w:rsidRPr="00691E47">
        <w:rPr>
          <w:color w:val="000000"/>
        </w:rPr>
        <w:t xml:space="preserve"> que irá atender às necessidades dos usuários previstos. Por exemplo: </w:t>
      </w:r>
    </w:p>
    <w:p w14:paraId="36A9BE08" w14:textId="77777777" w:rsidR="002A6EFF" w:rsidRPr="00A41A77" w:rsidRDefault="002A6EFF">
      <w:pPr>
        <w:widowControl w:val="0"/>
        <w:numPr>
          <w:ilvl w:val="0"/>
          <w:numId w:val="13"/>
        </w:numPr>
        <w:tabs>
          <w:tab w:val="clear" w:pos="1440"/>
        </w:tabs>
        <w:overflowPunct w:val="0"/>
        <w:autoSpaceDE w:val="0"/>
        <w:autoSpaceDN w:val="0"/>
        <w:adjustRightInd w:val="0"/>
        <w:spacing w:after="120" w:line="240" w:lineRule="auto"/>
        <w:ind w:left="993" w:hanging="426"/>
        <w:jc w:val="both"/>
        <w:rPr>
          <w:color w:val="000000"/>
        </w:rPr>
      </w:pPr>
      <w:r>
        <w:rPr>
          <w:color w:val="000000"/>
        </w:rPr>
        <w:t>s</w:t>
      </w:r>
      <w:r w:rsidRPr="00691E47">
        <w:rPr>
          <w:color w:val="000000"/>
        </w:rPr>
        <w:t xml:space="preserve">e os critérios que o auditor independente espera aplicar não são adequados, </w:t>
      </w:r>
      <w:r>
        <w:rPr>
          <w:color w:val="000000"/>
        </w:rPr>
        <w:t>o</w:t>
      </w:r>
      <w:r w:rsidRPr="00691E47">
        <w:rPr>
          <w:color w:val="000000"/>
        </w:rPr>
        <w:t xml:space="preserve"> trabalho de asseguração que atenda às outras precondições do item 22 ainda pode ser </w:t>
      </w:r>
      <w:r w:rsidRPr="00A41A77">
        <w:rPr>
          <w:color w:val="000000"/>
        </w:rPr>
        <w:t>realizado se:</w:t>
      </w:r>
    </w:p>
    <w:p w14:paraId="28EC0F9A" w14:textId="77777777" w:rsidR="002A6EFF" w:rsidRPr="00A41A77" w:rsidRDefault="002A6EFF" w:rsidP="002A6EFF">
      <w:pPr>
        <w:widowControl w:val="0"/>
        <w:numPr>
          <w:ilvl w:val="0"/>
          <w:numId w:val="8"/>
        </w:numPr>
        <w:tabs>
          <w:tab w:val="clear" w:pos="1440"/>
        </w:tabs>
        <w:overflowPunct w:val="0"/>
        <w:autoSpaceDE w:val="0"/>
        <w:autoSpaceDN w:val="0"/>
        <w:adjustRightInd w:val="0"/>
        <w:spacing w:after="120" w:line="240" w:lineRule="auto"/>
        <w:ind w:left="1418" w:hanging="425"/>
        <w:jc w:val="both"/>
        <w:rPr>
          <w:color w:val="000000"/>
        </w:rPr>
      </w:pPr>
      <w:r w:rsidRPr="00A41A77">
        <w:rPr>
          <w:color w:val="000000"/>
        </w:rPr>
        <w:t xml:space="preserve">o auditor independente puder identificar um ou mais aspectos do objeto para o qual esses critérios são adequados. Nesses casos, o auditor pode realizar o trabalho de </w:t>
      </w:r>
      <w:r w:rsidRPr="00D05C67">
        <w:rPr>
          <w:color w:val="000000"/>
          <w:highlight w:val="yellow"/>
        </w:rPr>
        <w:t>asseguração em relação a esse aspecto específico do objeto</w:t>
      </w:r>
      <w:r w:rsidRPr="00A41A77">
        <w:rPr>
          <w:color w:val="000000"/>
        </w:rPr>
        <w:t>, e o relatório de asseguração deve esclarecer que o relatório não diz respeito ao objeto original em sua totalidade; ou</w:t>
      </w:r>
    </w:p>
    <w:p w14:paraId="031F407F" w14:textId="77777777" w:rsidR="002A6EFF" w:rsidRPr="00A41A77" w:rsidRDefault="002A6EFF" w:rsidP="002A6EFF">
      <w:pPr>
        <w:widowControl w:val="0"/>
        <w:numPr>
          <w:ilvl w:val="0"/>
          <w:numId w:val="8"/>
        </w:numPr>
        <w:tabs>
          <w:tab w:val="clear" w:pos="1440"/>
        </w:tabs>
        <w:overflowPunct w:val="0"/>
        <w:autoSpaceDE w:val="0"/>
        <w:autoSpaceDN w:val="0"/>
        <w:adjustRightInd w:val="0"/>
        <w:spacing w:after="120" w:line="240" w:lineRule="auto"/>
        <w:ind w:left="1418" w:hanging="425"/>
        <w:jc w:val="both"/>
        <w:rPr>
          <w:color w:val="000000"/>
        </w:rPr>
      </w:pPr>
      <w:r w:rsidRPr="00A41A77">
        <w:rPr>
          <w:color w:val="000000"/>
        </w:rPr>
        <w:t>critérios alternativos que são apropriados para o objeto podem ser selecionados ou desenvolvidos;</w:t>
      </w:r>
    </w:p>
    <w:p w14:paraId="60F9E86E" w14:textId="77777777" w:rsidR="002A6EFF" w:rsidRPr="00A41A77" w:rsidRDefault="002A6EFF">
      <w:pPr>
        <w:widowControl w:val="0"/>
        <w:numPr>
          <w:ilvl w:val="0"/>
          <w:numId w:val="13"/>
        </w:numPr>
        <w:tabs>
          <w:tab w:val="clear" w:pos="1440"/>
        </w:tabs>
        <w:overflowPunct w:val="0"/>
        <w:autoSpaceDE w:val="0"/>
        <w:autoSpaceDN w:val="0"/>
        <w:adjustRightInd w:val="0"/>
        <w:spacing w:after="0" w:line="240" w:lineRule="auto"/>
        <w:ind w:left="993" w:hanging="426"/>
        <w:jc w:val="both"/>
        <w:rPr>
          <w:color w:val="000000"/>
        </w:rPr>
      </w:pPr>
      <w:r w:rsidRPr="00A41A77">
        <w:rPr>
          <w:color w:val="000000"/>
        </w:rPr>
        <w:t>a parte contratante pode requisitar um trabalho que não é de asseguração, tal como trabalho de consultoria ou procedimentos previamente acordados.</w:t>
      </w:r>
    </w:p>
    <w:p w14:paraId="6E56A8D0" w14:textId="77777777" w:rsidR="002A6EFF" w:rsidRPr="00A41A77" w:rsidRDefault="002A6EFF" w:rsidP="002A6EFF">
      <w:pPr>
        <w:widowControl w:val="0"/>
        <w:autoSpaceDE w:val="0"/>
        <w:autoSpaceDN w:val="0"/>
        <w:adjustRightInd w:val="0"/>
        <w:rPr>
          <w:color w:val="000000"/>
        </w:rPr>
      </w:pPr>
    </w:p>
    <w:p w14:paraId="0D973724" w14:textId="77777777" w:rsidR="002A6EFF" w:rsidRPr="00A41A77" w:rsidRDefault="002A6EFF" w:rsidP="002A6EFF">
      <w:pPr>
        <w:widowControl w:val="0"/>
        <w:numPr>
          <w:ilvl w:val="0"/>
          <w:numId w:val="2"/>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Tendo sido aceito, </w:t>
      </w:r>
      <w:r w:rsidRPr="00D05C67">
        <w:rPr>
          <w:color w:val="000000"/>
          <w:highlight w:val="yellow"/>
        </w:rPr>
        <w:t>não é apropriado alterar o trabalho de asseguração para um que não seja de asseguração</w:t>
      </w:r>
      <w:r w:rsidRPr="00A41A77">
        <w:rPr>
          <w:color w:val="000000"/>
        </w:rPr>
        <w:t xml:space="preserve">, ou o trabalho de asseguração razoável para um de asseguração limitada, sem a justificativa razoável. Uma alteração nas circunstâncias que afetam os requerimentos dos usuários previstos, ou um mal-entendido sobre a natureza do trabalho, pode justificar a solicitação de alteração no trabalho. Se tal alteração for feita, as evidências que foram obtidas previamente não devem ser descartadas. </w:t>
      </w:r>
      <w:r w:rsidRPr="00D05C67">
        <w:rPr>
          <w:color w:val="000000"/>
          <w:highlight w:val="yellow"/>
        </w:rPr>
        <w:t>A impossibilidade de obter evidências apropriadas e suficientes para formar uma conclusão de asseguração razoável não é razão aceitável para se alterar o trabalho de asseguração razoável para um trabalho de asseguração limitada.</w:t>
      </w:r>
    </w:p>
    <w:p w14:paraId="7D2B120D" w14:textId="77777777" w:rsidR="002A6EFF" w:rsidRDefault="002A6EFF" w:rsidP="002A6EFF">
      <w:pPr>
        <w:widowControl w:val="0"/>
        <w:autoSpaceDE w:val="0"/>
        <w:autoSpaceDN w:val="0"/>
        <w:adjustRightInd w:val="0"/>
        <w:rPr>
          <w:b/>
          <w:bCs/>
          <w:color w:val="000000"/>
          <w:spacing w:val="-4"/>
        </w:rPr>
      </w:pPr>
    </w:p>
    <w:p w14:paraId="786082D7" w14:textId="77777777" w:rsidR="002A6EFF" w:rsidRPr="00A41A77" w:rsidRDefault="002A6EFF" w:rsidP="002A6EFF">
      <w:pPr>
        <w:widowControl w:val="0"/>
        <w:autoSpaceDE w:val="0"/>
        <w:autoSpaceDN w:val="0"/>
        <w:adjustRightInd w:val="0"/>
        <w:rPr>
          <w:b/>
          <w:color w:val="000000"/>
        </w:rPr>
      </w:pPr>
      <w:r w:rsidRPr="00A41A77">
        <w:rPr>
          <w:b/>
          <w:color w:val="000000"/>
        </w:rPr>
        <w:t>Elementos d</w:t>
      </w:r>
      <w:r>
        <w:rPr>
          <w:b/>
          <w:color w:val="000000"/>
        </w:rPr>
        <w:t>o</w:t>
      </w:r>
      <w:r w:rsidRPr="00A41A77">
        <w:rPr>
          <w:b/>
          <w:color w:val="000000"/>
        </w:rPr>
        <w:t xml:space="preserve"> trabalho de asseguração</w:t>
      </w:r>
    </w:p>
    <w:p w14:paraId="298877B4" w14:textId="77777777" w:rsidR="002A6EFF" w:rsidRDefault="002A6EFF" w:rsidP="002A6EFF">
      <w:pPr>
        <w:widowControl w:val="0"/>
        <w:autoSpaceDE w:val="0"/>
        <w:autoSpaceDN w:val="0"/>
        <w:adjustRightInd w:val="0"/>
        <w:rPr>
          <w:spacing w:val="-4"/>
        </w:rPr>
      </w:pPr>
    </w:p>
    <w:p w14:paraId="73650922"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sidRPr="00A41A77">
        <w:rPr>
          <w:color w:val="000000"/>
        </w:rPr>
        <w:t xml:space="preserve"> Os seguintes elementos d</w:t>
      </w:r>
      <w:r>
        <w:rPr>
          <w:color w:val="000000"/>
        </w:rPr>
        <w:t>o</w:t>
      </w:r>
      <w:r w:rsidRPr="00A41A77">
        <w:rPr>
          <w:color w:val="000000"/>
        </w:rPr>
        <w:t xml:space="preserve"> trabalho de asseguração são discutidos nesta parte:</w:t>
      </w:r>
    </w:p>
    <w:p w14:paraId="061C47E7" w14:textId="77777777" w:rsidR="002A6EFF" w:rsidRPr="00A41A77" w:rsidRDefault="002A6EFF">
      <w:pPr>
        <w:widowControl w:val="0"/>
        <w:numPr>
          <w:ilvl w:val="1"/>
          <w:numId w:val="17"/>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 xml:space="preserve">relação de </w:t>
      </w:r>
      <w:r w:rsidRPr="00D05C67">
        <w:rPr>
          <w:color w:val="000000"/>
          <w:highlight w:val="yellow"/>
        </w:rPr>
        <w:t>três partes</w:t>
      </w:r>
      <w:r w:rsidRPr="00A41A77">
        <w:rPr>
          <w:color w:val="000000"/>
        </w:rPr>
        <w:t xml:space="preserve"> envolvendo o </w:t>
      </w:r>
      <w:r w:rsidRPr="00D05C67">
        <w:rPr>
          <w:color w:val="000000"/>
          <w:highlight w:val="cyan"/>
        </w:rPr>
        <w:t>auditor independente</w:t>
      </w:r>
      <w:r w:rsidRPr="00A41A77">
        <w:rPr>
          <w:color w:val="000000"/>
        </w:rPr>
        <w:t xml:space="preserve">, a </w:t>
      </w:r>
      <w:r w:rsidRPr="00D05C67">
        <w:rPr>
          <w:color w:val="000000"/>
          <w:highlight w:val="cyan"/>
        </w:rPr>
        <w:t xml:space="preserve">parte responsável </w:t>
      </w:r>
      <w:r w:rsidRPr="00A41A77">
        <w:rPr>
          <w:color w:val="000000"/>
        </w:rPr>
        <w:t xml:space="preserve">e os </w:t>
      </w:r>
      <w:r w:rsidRPr="00D05C67">
        <w:rPr>
          <w:color w:val="000000"/>
          <w:highlight w:val="cyan"/>
        </w:rPr>
        <w:t>usuários previstos</w:t>
      </w:r>
      <w:r w:rsidRPr="00A41A77">
        <w:rPr>
          <w:color w:val="000000"/>
        </w:rPr>
        <w:t>;</w:t>
      </w:r>
    </w:p>
    <w:p w14:paraId="05FF27C9" w14:textId="77777777" w:rsidR="002A6EFF" w:rsidRPr="00A41A77" w:rsidRDefault="002A6EFF">
      <w:pPr>
        <w:widowControl w:val="0"/>
        <w:numPr>
          <w:ilvl w:val="1"/>
          <w:numId w:val="17"/>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objeto apropriado;</w:t>
      </w:r>
    </w:p>
    <w:p w14:paraId="28A60CB5" w14:textId="77777777" w:rsidR="002A6EFF" w:rsidRPr="00A41A77" w:rsidRDefault="002A6EFF">
      <w:pPr>
        <w:widowControl w:val="0"/>
        <w:numPr>
          <w:ilvl w:val="1"/>
          <w:numId w:val="17"/>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critérios aplicáveis;</w:t>
      </w:r>
    </w:p>
    <w:p w14:paraId="0542488F" w14:textId="77777777" w:rsidR="002A6EFF" w:rsidRPr="00A41A77" w:rsidRDefault="002A6EFF">
      <w:pPr>
        <w:widowControl w:val="0"/>
        <w:numPr>
          <w:ilvl w:val="1"/>
          <w:numId w:val="17"/>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evidências apropriadas e suficientes; e</w:t>
      </w:r>
    </w:p>
    <w:p w14:paraId="5AE65064" w14:textId="77777777" w:rsidR="002A6EFF" w:rsidRPr="00A41A77" w:rsidRDefault="002A6EFF">
      <w:pPr>
        <w:widowControl w:val="0"/>
        <w:numPr>
          <w:ilvl w:val="1"/>
          <w:numId w:val="17"/>
        </w:numPr>
        <w:tabs>
          <w:tab w:val="clear" w:pos="1440"/>
        </w:tabs>
        <w:overflowPunct w:val="0"/>
        <w:autoSpaceDE w:val="0"/>
        <w:autoSpaceDN w:val="0"/>
        <w:adjustRightInd w:val="0"/>
        <w:spacing w:after="0" w:line="240" w:lineRule="auto"/>
        <w:ind w:left="993" w:hanging="426"/>
        <w:jc w:val="both"/>
        <w:rPr>
          <w:color w:val="000000"/>
        </w:rPr>
      </w:pPr>
      <w:r w:rsidRPr="00A41A77">
        <w:rPr>
          <w:color w:val="000000"/>
        </w:rPr>
        <w:t xml:space="preserve">relatório de asseguração escrito no </w:t>
      </w:r>
      <w:r w:rsidRPr="00D05C67">
        <w:rPr>
          <w:color w:val="000000"/>
          <w:highlight w:val="cyan"/>
        </w:rPr>
        <w:t>formato</w:t>
      </w:r>
      <w:r w:rsidRPr="00A41A77">
        <w:rPr>
          <w:color w:val="000000"/>
        </w:rPr>
        <w:t xml:space="preserve"> apropriado ao trabalho de asseguração razoável ou de asseguração limitada.</w:t>
      </w:r>
    </w:p>
    <w:p w14:paraId="50A7003E" w14:textId="77777777" w:rsidR="002A6EFF" w:rsidRDefault="002A6EFF" w:rsidP="002A6EFF">
      <w:pPr>
        <w:widowControl w:val="0"/>
        <w:autoSpaceDE w:val="0"/>
        <w:autoSpaceDN w:val="0"/>
        <w:adjustRightInd w:val="0"/>
        <w:rPr>
          <w:spacing w:val="-4"/>
        </w:rPr>
      </w:pPr>
    </w:p>
    <w:p w14:paraId="31C1244A" w14:textId="77777777" w:rsidR="002A6EFF" w:rsidRPr="00A41A77" w:rsidRDefault="002A6EFF" w:rsidP="002A6EFF">
      <w:pPr>
        <w:widowControl w:val="0"/>
        <w:autoSpaceDE w:val="0"/>
        <w:autoSpaceDN w:val="0"/>
        <w:adjustRightInd w:val="0"/>
        <w:rPr>
          <w:b/>
          <w:color w:val="000000"/>
        </w:rPr>
      </w:pPr>
      <w:r w:rsidRPr="00A41A77">
        <w:rPr>
          <w:b/>
          <w:color w:val="000000"/>
        </w:rPr>
        <w:t>Relacionamento entre três partes</w:t>
      </w:r>
    </w:p>
    <w:p w14:paraId="5999F596" w14:textId="77777777" w:rsidR="002A6EFF" w:rsidRDefault="002A6EFF" w:rsidP="002A6EFF">
      <w:pPr>
        <w:widowControl w:val="0"/>
        <w:autoSpaceDE w:val="0"/>
        <w:autoSpaceDN w:val="0"/>
        <w:adjustRightInd w:val="0"/>
        <w:rPr>
          <w:spacing w:val="-4"/>
        </w:rPr>
      </w:pPr>
    </w:p>
    <w:p w14:paraId="026F5902"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Todos os trabalhos de asseguração possuem pelo menos três partes: o auditor independente, a parte responsável e os usuários previstos. Dependendo das circunstâncias do trabalho, pode haver também a função separada de mensurador ou avaliador, ou a parte contratante (ver também o Apêndice 3).</w:t>
      </w:r>
    </w:p>
    <w:p w14:paraId="04B64938" w14:textId="77777777" w:rsidR="002A6EFF" w:rsidRDefault="002A6EFF" w:rsidP="002A6EFF">
      <w:pPr>
        <w:widowControl w:val="0"/>
        <w:overflowPunct w:val="0"/>
        <w:autoSpaceDE w:val="0"/>
        <w:autoSpaceDN w:val="0"/>
        <w:adjustRightInd w:val="0"/>
        <w:ind w:left="567"/>
        <w:jc w:val="both"/>
        <w:rPr>
          <w:color w:val="000000"/>
          <w:spacing w:val="-4"/>
        </w:rPr>
      </w:pPr>
    </w:p>
    <w:p w14:paraId="60239241"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 xml:space="preserve">A parte responsável e os usuários previstos podem ser de entidades diferentes ou da mesma entidade. Como exemplo do último caso, na estrutura de </w:t>
      </w:r>
      <w:r>
        <w:rPr>
          <w:color w:val="000000"/>
        </w:rPr>
        <w:t>administração</w:t>
      </w:r>
      <w:r w:rsidRPr="00A41A77">
        <w:rPr>
          <w:color w:val="000000"/>
        </w:rPr>
        <w:t xml:space="preserve"> de dois níveis, o conselho de administração pode buscar a asseguração sobre uma informação fornecida pela diretoria executiva da entidade. O relacionamento entre a parte responsável e os usuários previstos deve ser visto dentro do contexto de trabalho específico e pode variar das linhas tradicionalmente mais bem definidas de responsabilidade. Por exemplo, a alta administração (usuário previsto) pode contratar o auditor independente para realizar o trabalho de asseguração em aspecto específico das atividades da entidade que são de responsabilidade imediata de nível mais baixo da administração (parte responsável), mas pela qual a alta administração é, no fim, responsável.</w:t>
      </w:r>
    </w:p>
    <w:p w14:paraId="4FAEBF30" w14:textId="77777777" w:rsidR="002A6EFF" w:rsidRDefault="002A6EFF" w:rsidP="002A6EFF">
      <w:pPr>
        <w:widowControl w:val="0"/>
        <w:overflowPunct w:val="0"/>
        <w:autoSpaceDE w:val="0"/>
        <w:autoSpaceDN w:val="0"/>
        <w:adjustRightInd w:val="0"/>
        <w:jc w:val="both"/>
        <w:rPr>
          <w:b/>
          <w:i/>
          <w:iCs/>
          <w:color w:val="FF0000"/>
          <w:spacing w:val="-4"/>
        </w:rPr>
      </w:pPr>
    </w:p>
    <w:p w14:paraId="7DE98174" w14:textId="77777777" w:rsidR="002A6EFF" w:rsidRDefault="002A6EFF" w:rsidP="002A6EFF">
      <w:pPr>
        <w:widowControl w:val="0"/>
        <w:autoSpaceDE w:val="0"/>
        <w:autoSpaceDN w:val="0"/>
        <w:adjustRightInd w:val="0"/>
        <w:rPr>
          <w:i/>
          <w:iCs/>
          <w:color w:val="000000"/>
          <w:spacing w:val="-4"/>
        </w:rPr>
      </w:pPr>
      <w:r>
        <w:rPr>
          <w:i/>
          <w:iCs/>
          <w:color w:val="000000"/>
          <w:spacing w:val="-4"/>
        </w:rPr>
        <w:t>Auditor independente</w:t>
      </w:r>
    </w:p>
    <w:p w14:paraId="02184A5D" w14:textId="77777777" w:rsidR="002A6EFF" w:rsidRDefault="002A6EFF" w:rsidP="002A6EFF">
      <w:pPr>
        <w:widowControl w:val="0"/>
        <w:autoSpaceDE w:val="0"/>
        <w:autoSpaceDN w:val="0"/>
        <w:adjustRightInd w:val="0"/>
        <w:rPr>
          <w:i/>
          <w:iCs/>
          <w:color w:val="000000"/>
          <w:spacing w:val="-4"/>
        </w:rPr>
      </w:pPr>
    </w:p>
    <w:p w14:paraId="78E971C7"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4"/>
        </w:rPr>
        <w:t xml:space="preserve"> </w:t>
      </w:r>
      <w:r w:rsidRPr="00A41A77">
        <w:rPr>
          <w:color w:val="000000"/>
        </w:rPr>
        <w:t>O “auditor independente” (pessoa física ou jurídica) é aquele que conduz o trabalho (geralmente o sócio responsável pelo trabalho ou outros membros da equipe, ou, conforme adequado, a firma), aplicando habilidades e técnicas de asseguração para obter segurança razoável ou limitada, conforme adequado, sobre se a informação do objeto está livre de distorções relevantes. (*) No trabalho direto, o auditor tanto mensura quanto avalia o objeto de acordo com os critérios e aplica as habilidades e técnicas de asseguração para obter segurança razoável ou limitada, conforme adequado, sobre se o resultado dessa mensuração ou avaliação está livre de distorções relevantes.</w:t>
      </w:r>
    </w:p>
    <w:p w14:paraId="2EBECEA4" w14:textId="77777777" w:rsidR="002A6EFF" w:rsidRDefault="002A6EFF" w:rsidP="002A6EFF">
      <w:pPr>
        <w:widowControl w:val="0"/>
        <w:autoSpaceDE w:val="0"/>
        <w:autoSpaceDN w:val="0"/>
        <w:adjustRightInd w:val="0"/>
        <w:ind w:left="567"/>
        <w:jc w:val="both"/>
        <w:rPr>
          <w:color w:val="000000"/>
          <w:spacing w:val="-4"/>
          <w:sz w:val="20"/>
          <w:szCs w:val="20"/>
        </w:rPr>
      </w:pPr>
      <w:r>
        <w:rPr>
          <w:color w:val="000000"/>
          <w:spacing w:val="-4"/>
          <w:sz w:val="20"/>
          <w:szCs w:val="20"/>
        </w:rPr>
        <w:t xml:space="preserve">(*) “Sócio encarregado do trabalho” e “firma” devem ser lidos, referindo-se aos seus equivalentes no </w:t>
      </w:r>
      <w:r w:rsidRPr="00D05C67">
        <w:rPr>
          <w:color w:val="000000"/>
          <w:spacing w:val="-4"/>
          <w:sz w:val="20"/>
          <w:szCs w:val="20"/>
          <w:highlight w:val="cyan"/>
        </w:rPr>
        <w:t>setor público</w:t>
      </w:r>
      <w:r>
        <w:rPr>
          <w:color w:val="000000"/>
          <w:spacing w:val="-4"/>
          <w:sz w:val="20"/>
          <w:szCs w:val="20"/>
        </w:rPr>
        <w:t>, quando relevante.</w:t>
      </w:r>
    </w:p>
    <w:p w14:paraId="690A30FC" w14:textId="77777777" w:rsidR="002A6EFF" w:rsidRDefault="002A6EFF" w:rsidP="002A6EFF">
      <w:pPr>
        <w:widowControl w:val="0"/>
        <w:autoSpaceDE w:val="0"/>
        <w:autoSpaceDN w:val="0"/>
        <w:adjustRightInd w:val="0"/>
        <w:rPr>
          <w:spacing w:val="-6"/>
        </w:rPr>
      </w:pPr>
    </w:p>
    <w:p w14:paraId="4706115B"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Esta estrutura pode também ser utilizada por outros profissionais que não sejam auditores independentes, todavia esses profissionais devem reconhecer que essas normas incluem requerimentos que refletem as premissas nas normas profissionais e na NBC PA 01, ou outros requerimentos profissionais, ou requerimentos em lei ou regulamento, que sejam, pelo menos, tão exigentes.</w:t>
      </w:r>
    </w:p>
    <w:p w14:paraId="4ED4B9C8" w14:textId="77777777" w:rsidR="002A6EFF" w:rsidRDefault="002A6EFF" w:rsidP="002A6EFF">
      <w:pPr>
        <w:widowControl w:val="0"/>
        <w:overflowPunct w:val="0"/>
        <w:autoSpaceDE w:val="0"/>
        <w:autoSpaceDN w:val="0"/>
        <w:adjustRightInd w:val="0"/>
        <w:ind w:left="720"/>
        <w:jc w:val="both"/>
        <w:rPr>
          <w:color w:val="000000"/>
          <w:spacing w:val="-6"/>
        </w:rPr>
      </w:pPr>
    </w:p>
    <w:p w14:paraId="51E812CF"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O trabalho não deve ser aceito se o conhecimento preliminar sobre as circunstâncias do trabalho indicar que os requisitos </w:t>
      </w:r>
      <w:r w:rsidRPr="00D05C67">
        <w:rPr>
          <w:color w:val="000000"/>
          <w:highlight w:val="cyan"/>
        </w:rPr>
        <w:t>éticos</w:t>
      </w:r>
      <w:r w:rsidRPr="00A41A77">
        <w:rPr>
          <w:color w:val="000000"/>
        </w:rPr>
        <w:t xml:space="preserve"> referentes à competência não serão cumpridos. Em alguns casos, esses requisitos podem ser cumpridos pelo auditor independente ao utilizar o trabalho de especialista.</w:t>
      </w:r>
    </w:p>
    <w:p w14:paraId="4F267148" w14:textId="77777777" w:rsidR="002A6EFF" w:rsidRPr="0097793B" w:rsidRDefault="002A6EFF" w:rsidP="002A6EFF">
      <w:pPr>
        <w:widowControl w:val="0"/>
        <w:autoSpaceDE w:val="0"/>
        <w:autoSpaceDN w:val="0"/>
        <w:adjustRightInd w:val="0"/>
        <w:rPr>
          <w:color w:val="000000"/>
          <w:spacing w:val="-4"/>
        </w:rPr>
      </w:pPr>
    </w:p>
    <w:p w14:paraId="10D4A815"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3B">
        <w:rPr>
          <w:color w:val="000000"/>
          <w:spacing w:val="-4"/>
        </w:rPr>
        <w:t xml:space="preserve"> </w:t>
      </w:r>
      <w:r w:rsidRPr="00A41A77">
        <w:rPr>
          <w:color w:val="000000"/>
        </w:rPr>
        <w:t xml:space="preserve">Adicionalmente, o auditor independente </w:t>
      </w:r>
      <w:r w:rsidRPr="000230EE">
        <w:rPr>
          <w:color w:val="000000"/>
          <w:highlight w:val="yellow"/>
        </w:rPr>
        <w:t>precisa se envolver</w:t>
      </w:r>
      <w:r w:rsidRPr="00A41A77">
        <w:rPr>
          <w:color w:val="000000"/>
        </w:rPr>
        <w:t xml:space="preserve"> de forma suficiente no </w:t>
      </w:r>
      <w:commentRangeStart w:id="8"/>
      <w:r w:rsidRPr="00D05C67">
        <w:rPr>
          <w:color w:val="000000"/>
          <w:highlight w:val="cyan"/>
        </w:rPr>
        <w:t>trabalho do especialista</w:t>
      </w:r>
      <w:r w:rsidRPr="00A41A77">
        <w:rPr>
          <w:color w:val="000000"/>
        </w:rPr>
        <w:t xml:space="preserve"> </w:t>
      </w:r>
      <w:commentRangeEnd w:id="8"/>
      <w:r>
        <w:rPr>
          <w:rStyle w:val="Refdecomentrio"/>
        </w:rPr>
        <w:commentReference w:id="8"/>
      </w:r>
      <w:r w:rsidRPr="00A41A77">
        <w:rPr>
          <w:color w:val="000000"/>
        </w:rPr>
        <w:t>e de outros auditores para aceitar a responsabilidade pela conclusão da asseguração sobre a informação do objeto e para obter a evidência necessária para concluir se o trabalho desse especialista ou do outro auditor é apropriado para seus propósitos.</w:t>
      </w:r>
    </w:p>
    <w:p w14:paraId="4940E7B3" w14:textId="77777777" w:rsidR="002A6EFF" w:rsidRPr="0097793B" w:rsidRDefault="002A6EFF" w:rsidP="002A6EFF">
      <w:pPr>
        <w:widowControl w:val="0"/>
        <w:tabs>
          <w:tab w:val="num" w:pos="540"/>
        </w:tabs>
        <w:overflowPunct w:val="0"/>
        <w:autoSpaceDE w:val="0"/>
        <w:autoSpaceDN w:val="0"/>
        <w:adjustRightInd w:val="0"/>
        <w:jc w:val="both"/>
        <w:rPr>
          <w:color w:val="000000"/>
          <w:spacing w:val="-4"/>
        </w:rPr>
      </w:pPr>
    </w:p>
    <w:p w14:paraId="5A058F19"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3B">
        <w:rPr>
          <w:color w:val="000000"/>
          <w:spacing w:val="-4"/>
        </w:rPr>
        <w:t xml:space="preserve"> </w:t>
      </w:r>
      <w:r w:rsidRPr="00A41A77">
        <w:rPr>
          <w:color w:val="000000"/>
        </w:rPr>
        <w:t xml:space="preserve">O auditor independente é o </w:t>
      </w:r>
      <w:r w:rsidRPr="000230EE">
        <w:rPr>
          <w:color w:val="000000"/>
          <w:highlight w:val="red"/>
        </w:rPr>
        <w:t>único</w:t>
      </w:r>
      <w:r w:rsidRPr="00A41A77">
        <w:rPr>
          <w:color w:val="000000"/>
        </w:rPr>
        <w:t xml:space="preserve"> </w:t>
      </w:r>
      <w:r w:rsidRPr="000230EE">
        <w:rPr>
          <w:color w:val="000000"/>
          <w:highlight w:val="cyan"/>
        </w:rPr>
        <w:t>responsável pela conclusão de asseguração emitida</w:t>
      </w:r>
      <w:r w:rsidRPr="00A41A77">
        <w:rPr>
          <w:color w:val="000000"/>
        </w:rPr>
        <w:t>, e essa responsabilidade não é reduzida pelo uso que ele faça de seu especialista ou de outros auditores. No entanto, se o auditor independente, ao usar o trabalho de especialista, tendo seguido as normas aplicáveis, concluir que o seu trabalho é adequado para os propósitos do auditor, este pode aceitar as constatações ou conclusões do especialista como evidências adequadas.</w:t>
      </w:r>
    </w:p>
    <w:p w14:paraId="224FA074" w14:textId="77777777" w:rsidR="002A6EFF" w:rsidRPr="00A41A77" w:rsidRDefault="002A6EFF" w:rsidP="002A6EFF">
      <w:pPr>
        <w:widowControl w:val="0"/>
        <w:autoSpaceDE w:val="0"/>
        <w:autoSpaceDN w:val="0"/>
        <w:adjustRightInd w:val="0"/>
        <w:rPr>
          <w:color w:val="000000"/>
        </w:rPr>
      </w:pPr>
    </w:p>
    <w:p w14:paraId="63CB4AF8" w14:textId="77777777" w:rsidR="002A6EFF" w:rsidRPr="00A41A77" w:rsidRDefault="002A6EFF" w:rsidP="002A6EFF">
      <w:pPr>
        <w:widowControl w:val="0"/>
        <w:autoSpaceDE w:val="0"/>
        <w:autoSpaceDN w:val="0"/>
        <w:adjustRightInd w:val="0"/>
        <w:rPr>
          <w:i/>
          <w:color w:val="000000"/>
        </w:rPr>
      </w:pPr>
      <w:r w:rsidRPr="00A41A77">
        <w:rPr>
          <w:i/>
          <w:color w:val="000000"/>
        </w:rPr>
        <w:t>Parte responsável</w:t>
      </w:r>
    </w:p>
    <w:p w14:paraId="0907FB37" w14:textId="77777777" w:rsidR="002A6EFF" w:rsidRDefault="002A6EFF" w:rsidP="002A6EFF">
      <w:pPr>
        <w:widowControl w:val="0"/>
        <w:autoSpaceDE w:val="0"/>
        <w:autoSpaceDN w:val="0"/>
        <w:adjustRightInd w:val="0"/>
        <w:rPr>
          <w:spacing w:val="-6"/>
        </w:rPr>
      </w:pPr>
    </w:p>
    <w:p w14:paraId="123D2EC5"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Pr>
          <w:color w:val="000000"/>
        </w:rPr>
        <w:t>Parte responsável é</w:t>
      </w:r>
      <w:r w:rsidRPr="00A41A77">
        <w:rPr>
          <w:color w:val="000000"/>
        </w:rPr>
        <w:t xml:space="preserve"> a parte responsável pelo objeto. No trabalho de atestação, a parte responsável geralmente também é o mensurador ou avaliador. A parte responsável pode ser, ou não, a parte que contrata o auditor independente para realizar o trabalho de asseguração (parte contratante).</w:t>
      </w:r>
    </w:p>
    <w:p w14:paraId="50380179" w14:textId="77777777" w:rsidR="002A6EFF" w:rsidRDefault="002A6EFF" w:rsidP="002A6EFF">
      <w:pPr>
        <w:widowControl w:val="0"/>
        <w:jc w:val="center"/>
      </w:pPr>
    </w:p>
    <w:p w14:paraId="0F9D6ADB" w14:textId="77777777" w:rsidR="002A6EFF" w:rsidRPr="00A41A77" w:rsidRDefault="002A6EFF" w:rsidP="002A6EFF">
      <w:r w:rsidRPr="00A41A77">
        <w:t>Usuários previstos</w:t>
      </w:r>
    </w:p>
    <w:p w14:paraId="25191C9E" w14:textId="77777777" w:rsidR="002A6EFF" w:rsidRDefault="002A6EFF" w:rsidP="002A6EFF"/>
    <w:p w14:paraId="4F6B90B2" w14:textId="77777777" w:rsidR="002A6EFF"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spacing w:val="-4"/>
        </w:rPr>
      </w:pPr>
      <w:r>
        <w:rPr>
          <w:color w:val="000000"/>
          <w:spacing w:val="-4"/>
        </w:rPr>
        <w:t xml:space="preserve"> Os usuários previstos são os </w:t>
      </w:r>
      <w:commentRangeStart w:id="9"/>
      <w:r>
        <w:rPr>
          <w:color w:val="000000"/>
          <w:spacing w:val="-4"/>
        </w:rPr>
        <w:t xml:space="preserve">indivíduos, organizações ou grupos que o auditor </w:t>
      </w:r>
      <w:commentRangeEnd w:id="9"/>
      <w:r>
        <w:rPr>
          <w:rStyle w:val="Refdecomentrio"/>
        </w:rPr>
        <w:commentReference w:id="9"/>
      </w:r>
      <w:r>
        <w:rPr>
          <w:color w:val="000000"/>
          <w:spacing w:val="-4"/>
        </w:rPr>
        <w:t>independente espera que utilizem o relatório de asseguração. A parte responsável pode ser um dos usuários previstos, mas não o único.</w:t>
      </w:r>
    </w:p>
    <w:p w14:paraId="6C9AD873" w14:textId="77777777" w:rsidR="002A6EFF" w:rsidRDefault="002A6EFF" w:rsidP="002A6EFF">
      <w:pPr>
        <w:widowControl w:val="0"/>
        <w:tabs>
          <w:tab w:val="num" w:pos="569"/>
        </w:tabs>
        <w:overflowPunct w:val="0"/>
        <w:autoSpaceDE w:val="0"/>
        <w:autoSpaceDN w:val="0"/>
        <w:adjustRightInd w:val="0"/>
        <w:ind w:left="569"/>
        <w:jc w:val="both"/>
        <w:rPr>
          <w:color w:val="000000"/>
          <w:spacing w:val="-4"/>
        </w:rPr>
      </w:pPr>
    </w:p>
    <w:p w14:paraId="0B6EA12D"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Em alguns casos, pode haver usuários previstos além daqueles para quem o relatório de asseguração é destinado. O auditor independente pode não ser capaz de identificar todos aqueles que lerão o relatório de asseguração, especialmente se grande número de pessoas tiver acesso a ele. Em tais casos, especialmente em que os possíveis usuários são propensos a possuir vasta gama de interesses no objeto, os usuários previstos podem ser limitados aos principais interessados com interesses relevantes e comuns. Os usuários previstos podem ser identificados de diferentes formas, por exemplo, mediante acordo entre o auditor independente e a parte responsável ou a parte contratante, ou por lei ou regulamento.</w:t>
      </w:r>
    </w:p>
    <w:p w14:paraId="2E29F651" w14:textId="77777777" w:rsidR="002A6EFF" w:rsidRDefault="002A6EFF" w:rsidP="002A6EFF">
      <w:pPr>
        <w:widowControl w:val="0"/>
        <w:overflowPunct w:val="0"/>
        <w:autoSpaceDE w:val="0"/>
        <w:autoSpaceDN w:val="0"/>
        <w:adjustRightInd w:val="0"/>
        <w:ind w:left="569"/>
        <w:jc w:val="both"/>
        <w:rPr>
          <w:color w:val="000000"/>
          <w:spacing w:val="-4"/>
        </w:rPr>
      </w:pPr>
    </w:p>
    <w:p w14:paraId="1ADB5965"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w:t>
      </w:r>
      <w:r w:rsidRPr="00A41A77">
        <w:rPr>
          <w:color w:val="000000"/>
        </w:rPr>
        <w:t>Usuários</w:t>
      </w:r>
      <w:r>
        <w:rPr>
          <w:color w:val="000000"/>
        </w:rPr>
        <w:t xml:space="preserve"> previstos ou seus representantes podem estar diretamente envolvidos com o auditor independente e a parte responsável (e a parte contratante, caso seja diferente) em determinar os requisitos do trabalho. Independente do envolvimento de outros, e diferentemente de trabalhos de procedimentos previamente acordados (que envolve relatar fatos identificados com base nos procedimentos acordados com a parte contratante e outra parte apropriada, em vez de uma conclusão):</w:t>
      </w:r>
    </w:p>
    <w:p w14:paraId="6C01349B" w14:textId="77777777" w:rsidR="002A6EFF" w:rsidRDefault="002A6EFF">
      <w:pPr>
        <w:widowControl w:val="0"/>
        <w:numPr>
          <w:ilvl w:val="1"/>
          <w:numId w:val="18"/>
        </w:numPr>
        <w:tabs>
          <w:tab w:val="clear" w:pos="1440"/>
        </w:tabs>
        <w:overflowPunct w:val="0"/>
        <w:autoSpaceDE w:val="0"/>
        <w:autoSpaceDN w:val="0"/>
        <w:adjustRightInd w:val="0"/>
        <w:spacing w:after="120" w:line="240" w:lineRule="auto"/>
        <w:ind w:left="993" w:hanging="426"/>
        <w:jc w:val="both"/>
        <w:rPr>
          <w:color w:val="000000"/>
        </w:rPr>
      </w:pPr>
      <w:r>
        <w:rPr>
          <w:color w:val="000000"/>
        </w:rPr>
        <w:t>o auditor independente é responsável pela determinação da natureza, época e extensão dos procedimentos; e</w:t>
      </w:r>
    </w:p>
    <w:p w14:paraId="054C1200" w14:textId="77777777" w:rsidR="002A6EFF" w:rsidRDefault="002A6EFF">
      <w:pPr>
        <w:widowControl w:val="0"/>
        <w:numPr>
          <w:ilvl w:val="1"/>
          <w:numId w:val="18"/>
        </w:numPr>
        <w:tabs>
          <w:tab w:val="clear" w:pos="1440"/>
        </w:tabs>
        <w:overflowPunct w:val="0"/>
        <w:autoSpaceDE w:val="0"/>
        <w:autoSpaceDN w:val="0"/>
        <w:adjustRightInd w:val="0"/>
        <w:spacing w:after="0" w:line="240" w:lineRule="auto"/>
        <w:ind w:left="993" w:hanging="426"/>
        <w:jc w:val="both"/>
        <w:rPr>
          <w:color w:val="000000"/>
        </w:rPr>
      </w:pPr>
      <w:r>
        <w:rPr>
          <w:color w:val="000000"/>
        </w:rPr>
        <w:t>o auditor independente pode precisar realizar procedimentos adicionais se chegarem ao seu conhecimento informações que diferem, significativamente, daquelas que foram utilizadas na determinação dos procedimentos planejados.</w:t>
      </w:r>
    </w:p>
    <w:p w14:paraId="525B4EDC" w14:textId="77777777" w:rsidR="002A6EFF" w:rsidRDefault="002A6EFF" w:rsidP="002A6EFF">
      <w:pPr>
        <w:widowControl w:val="0"/>
        <w:tabs>
          <w:tab w:val="num" w:pos="1080"/>
        </w:tabs>
        <w:overflowPunct w:val="0"/>
        <w:autoSpaceDE w:val="0"/>
        <w:autoSpaceDN w:val="0"/>
        <w:adjustRightInd w:val="0"/>
        <w:ind w:left="1080"/>
        <w:jc w:val="both"/>
        <w:rPr>
          <w:color w:val="000000"/>
        </w:rPr>
      </w:pPr>
    </w:p>
    <w:p w14:paraId="13ED24FE" w14:textId="77777777" w:rsidR="002A6EFF"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Em alguns casos, os usuários previstos (bancos e reguladores, por exemplo) impõem requisito ou pedido às partes apropriadas para que o trabalho de asseguração seja realizado para propósito específico. Quando trabalhos usam critérios que foram desenvolvidos para um propósito específico, </w:t>
      </w:r>
      <w:r w:rsidRPr="000230EE">
        <w:rPr>
          <w:color w:val="000000"/>
          <w:highlight w:val="yellow"/>
        </w:rPr>
        <w:t>o relatório de asseguração inclui declaração alertando aos leitores sobre esse fato</w:t>
      </w:r>
      <w:r>
        <w:rPr>
          <w:color w:val="000000"/>
        </w:rPr>
        <w:t>. Adicionalmente, o auditor independente pode considerar adequado indicar que o relatório de asseguração é destinado apenas para usuários específicos. Dependendo das circunstâncias do trabalho, isso pode ser alcançado ao restringir a distribuição ou uso do relatório de asseguração. Enquanto o relatório de asseguração possa ser restrito quando for destinado apenas a usuários ou propósitos específicos, a ausência dessa restrição não indica por si só que a responsabilidade legal é devida pelo auditor independente em relação àquele usuário ou propósito. Se essa responsabilidade legal é devida dependerá da circunstância de cada caso.</w:t>
      </w:r>
    </w:p>
    <w:p w14:paraId="0BB0DA4D" w14:textId="77777777" w:rsidR="002A6EFF" w:rsidRPr="00691E47" w:rsidRDefault="002A6EFF" w:rsidP="002A6EFF">
      <w:pPr>
        <w:widowControl w:val="0"/>
        <w:autoSpaceDE w:val="0"/>
        <w:autoSpaceDN w:val="0"/>
        <w:adjustRightInd w:val="0"/>
      </w:pPr>
    </w:p>
    <w:p w14:paraId="1AB36E07" w14:textId="77777777" w:rsidR="002A6EFF" w:rsidRDefault="002A6EFF" w:rsidP="002A6EFF">
      <w:pPr>
        <w:widowControl w:val="0"/>
        <w:autoSpaceDE w:val="0"/>
        <w:autoSpaceDN w:val="0"/>
        <w:adjustRightInd w:val="0"/>
        <w:rPr>
          <w:b/>
          <w:bCs/>
          <w:color w:val="000000"/>
        </w:rPr>
      </w:pPr>
      <w:r w:rsidRPr="00B425E9">
        <w:rPr>
          <w:b/>
          <w:color w:val="000000"/>
        </w:rPr>
        <w:t>Objeto</w:t>
      </w:r>
      <w:r w:rsidRPr="00691E47">
        <w:rPr>
          <w:b/>
          <w:bCs/>
          <w:color w:val="000000"/>
        </w:rPr>
        <w:t xml:space="preserve"> </w:t>
      </w:r>
    </w:p>
    <w:p w14:paraId="7090C2E7" w14:textId="77777777" w:rsidR="002A6EFF" w:rsidRDefault="002A6EFF" w:rsidP="002A6EFF">
      <w:pPr>
        <w:widowControl w:val="0"/>
        <w:autoSpaceDE w:val="0"/>
        <w:autoSpaceDN w:val="0"/>
        <w:adjustRightInd w:val="0"/>
        <w:rPr>
          <w:b/>
          <w:bCs/>
          <w:color w:val="000000"/>
        </w:rPr>
      </w:pPr>
    </w:p>
    <w:p w14:paraId="7C92193E"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O objeto do trabalho de asseguração pode ter várias formas, tais como:</w:t>
      </w:r>
    </w:p>
    <w:p w14:paraId="0BDF4D26" w14:textId="77777777" w:rsidR="002A6EFF"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 xml:space="preserve">histórico de desempenho ou condição financeira (por exemplo, histórico de posição financeira, desempenho financeiro e fluxos de caixa) para o qual a informação do objeto pode ser o reconhecimento, a mensuração, a apresentação e a divulgação representada nas demonstrações contábeis; </w:t>
      </w:r>
    </w:p>
    <w:p w14:paraId="109F5465" w14:textId="77777777" w:rsidR="002A6EFF"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condição</w:t>
      </w:r>
      <w:r>
        <w:rPr>
          <w:color w:val="000000"/>
        </w:rPr>
        <w:t xml:space="preserve"> ou desempenho financeiro futuro (por exemplo, posição financeira, desempenho financeiro e fluxos de caixa prospectivos) para o qual a informação do objeto pode ser o reconhecimento, a mensuração, a apresentação e a divulgação representada na projeção ou previsão financeira;</w:t>
      </w:r>
    </w:p>
    <w:p w14:paraId="4B7552E6" w14:textId="77777777" w:rsidR="002A6EFF"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condições ou desempenhos não financeiros (por exemplo, desempenho da entidade) para o qual as informações do objeto podem ser os indicadores principais de eficácia e eficiência;</w:t>
      </w:r>
    </w:p>
    <w:p w14:paraId="6EFA21D6" w14:textId="77777777" w:rsidR="002A6EFF"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características físicas (por exemplo, capacidade máxima de ocupação do prédio) para o qual a informação do objeto pode ser documento de especificações;</w:t>
      </w:r>
    </w:p>
    <w:p w14:paraId="0CF0F83F" w14:textId="77777777" w:rsidR="002A6EFF"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sistemas</w:t>
      </w:r>
      <w:r>
        <w:rPr>
          <w:color w:val="000000"/>
        </w:rPr>
        <w:t xml:space="preserve"> e processos (por exemplo, o controle interno ou o sistema de TI da entidade) para o qual a informação do objeto deve ser declaração sobre sua efetividade;</w:t>
      </w:r>
    </w:p>
    <w:p w14:paraId="137032C6" w14:textId="77777777" w:rsidR="002A6EFF"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comportamento (por exemplo, governança corporativa, conformidade com regulamentações, políticas de recursos humanos) para o qual a informação do objeto pode ser uma declaração de conformidade ou declaração de efetividade.</w:t>
      </w:r>
    </w:p>
    <w:p w14:paraId="52589E03" w14:textId="77777777" w:rsidR="002A6EFF" w:rsidRPr="00A41A77" w:rsidRDefault="002A6EFF" w:rsidP="002A6EFF">
      <w:pPr>
        <w:widowControl w:val="0"/>
        <w:overflowPunct w:val="0"/>
        <w:autoSpaceDE w:val="0"/>
        <w:autoSpaceDN w:val="0"/>
        <w:adjustRightInd w:val="0"/>
        <w:ind w:left="569"/>
        <w:jc w:val="both"/>
        <w:rPr>
          <w:color w:val="000000"/>
        </w:rPr>
      </w:pPr>
      <w:r w:rsidRPr="00A41A77">
        <w:rPr>
          <w:color w:val="000000"/>
        </w:rPr>
        <w:t>O Apêndice 4 apresenta uma categorização da gama de possíveis objetos com alguns exemplos.</w:t>
      </w:r>
    </w:p>
    <w:p w14:paraId="2CB2A8E4" w14:textId="77777777" w:rsidR="002A6EFF" w:rsidRDefault="002A6EFF" w:rsidP="002A6EFF">
      <w:pPr>
        <w:widowControl w:val="0"/>
        <w:overflowPunct w:val="0"/>
        <w:autoSpaceDE w:val="0"/>
        <w:autoSpaceDN w:val="0"/>
        <w:adjustRightInd w:val="0"/>
        <w:ind w:left="569"/>
        <w:jc w:val="both"/>
        <w:rPr>
          <w:color w:val="000000"/>
        </w:rPr>
      </w:pPr>
    </w:p>
    <w:p w14:paraId="5D05F776"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Os objetos possuem diferentes características, incluindo o grau ao qual a informação sobre eles é qualitativa versus quantitativa, objetiva versus subjetiva, histórica versus prospectiva e se relacionam a uma determinada data-base ou abrangem um período. Tais características afetam:</w:t>
      </w:r>
    </w:p>
    <w:p w14:paraId="48F35264" w14:textId="77777777" w:rsidR="002A6EFF" w:rsidRPr="00A41A77" w:rsidRDefault="002A6EFF">
      <w:pPr>
        <w:widowControl w:val="0"/>
        <w:numPr>
          <w:ilvl w:val="1"/>
          <w:numId w:val="21"/>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 xml:space="preserve">a precisão na qual o objeto pode ser mensurado ou avaliado com base em critérios identificáveis; e </w:t>
      </w:r>
    </w:p>
    <w:p w14:paraId="39ACAF14" w14:textId="77777777" w:rsidR="002A6EFF" w:rsidRPr="00A41A77" w:rsidRDefault="002A6EFF">
      <w:pPr>
        <w:widowControl w:val="0"/>
        <w:numPr>
          <w:ilvl w:val="1"/>
          <w:numId w:val="21"/>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 xml:space="preserve">a persuasão da evidência disponível. </w:t>
      </w:r>
    </w:p>
    <w:p w14:paraId="30C5698F" w14:textId="77777777" w:rsidR="002A6EFF" w:rsidRPr="00A41A77" w:rsidRDefault="002A6EFF" w:rsidP="002A6EFF">
      <w:pPr>
        <w:widowControl w:val="0"/>
        <w:autoSpaceDE w:val="0"/>
        <w:autoSpaceDN w:val="0"/>
        <w:adjustRightInd w:val="0"/>
        <w:ind w:left="540"/>
        <w:jc w:val="both"/>
        <w:rPr>
          <w:color w:val="000000"/>
        </w:rPr>
      </w:pPr>
      <w:r w:rsidRPr="00A41A77">
        <w:rPr>
          <w:color w:val="000000"/>
        </w:rPr>
        <w:t>O relatório de asseguração pode apresentar características que são de relevância específica aos usuários previstos.</w:t>
      </w:r>
    </w:p>
    <w:p w14:paraId="206F5DE1" w14:textId="77777777" w:rsidR="002A6EFF" w:rsidRDefault="002A6EFF" w:rsidP="002A6EFF">
      <w:pPr>
        <w:widowControl w:val="0"/>
        <w:autoSpaceDE w:val="0"/>
        <w:autoSpaceDN w:val="0"/>
        <w:adjustRightInd w:val="0"/>
        <w:rPr>
          <w:color w:val="FF0000"/>
          <w:spacing w:val="-6"/>
        </w:rPr>
      </w:pPr>
    </w:p>
    <w:p w14:paraId="6B714CCA"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A adequação do objeto independe do nível de asseguração, ou seja, se o objeto não for apropriado para trabalho de asseguração razoável, ele também não é apropriado para trabalho de asseguração limitada e vice-versa. Um objeto apropriado é identificável e capaz de mensuração ou avaliação consistente com base em critérios identificados de forma que a informação do objeto resultante possa ser sujeita a procedimentos para obter evidências apropriadas e suficientes para apoiar uma conclusão de asseguração razoável ou limitada, conforme apropriado.</w:t>
      </w:r>
    </w:p>
    <w:p w14:paraId="749BC93B" w14:textId="77777777" w:rsidR="002A6EFF" w:rsidRPr="00A41A77" w:rsidRDefault="002A6EFF" w:rsidP="002A6EFF">
      <w:pPr>
        <w:widowControl w:val="0"/>
        <w:autoSpaceDE w:val="0"/>
        <w:autoSpaceDN w:val="0"/>
        <w:adjustRightInd w:val="0"/>
        <w:rPr>
          <w:color w:val="000000"/>
        </w:rPr>
      </w:pPr>
    </w:p>
    <w:p w14:paraId="1783D359" w14:textId="77777777" w:rsidR="002A6EFF" w:rsidRPr="00B425E9" w:rsidRDefault="002A6EFF" w:rsidP="002A6EFF">
      <w:pPr>
        <w:widowControl w:val="0"/>
        <w:autoSpaceDE w:val="0"/>
        <w:autoSpaceDN w:val="0"/>
        <w:adjustRightInd w:val="0"/>
        <w:rPr>
          <w:b/>
          <w:color w:val="000000"/>
        </w:rPr>
      </w:pPr>
      <w:r w:rsidRPr="00B425E9">
        <w:rPr>
          <w:b/>
          <w:color w:val="000000"/>
        </w:rPr>
        <w:t>Critérios</w:t>
      </w:r>
    </w:p>
    <w:p w14:paraId="374FBB00" w14:textId="77777777" w:rsidR="002A6EFF" w:rsidRPr="00977949" w:rsidRDefault="002A6EFF" w:rsidP="002A6EFF">
      <w:pPr>
        <w:widowControl w:val="0"/>
        <w:autoSpaceDE w:val="0"/>
        <w:autoSpaceDN w:val="0"/>
        <w:adjustRightInd w:val="0"/>
        <w:rPr>
          <w:color w:val="000000"/>
          <w:spacing w:val="-4"/>
        </w:rPr>
      </w:pPr>
    </w:p>
    <w:p w14:paraId="08C5B549"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spacing w:val="-4"/>
        </w:rPr>
        <w:t xml:space="preserve"> </w:t>
      </w:r>
      <w:r w:rsidRPr="00A41A77">
        <w:rPr>
          <w:color w:val="000000"/>
        </w:rPr>
        <w:t>Critérios são referências usadas para mensurar ou avaliar o objeto. Os critérios podem ser formais, por exemplo, na elaboração das demonstrações contábeis; e os critérios podem ser as normas internacionais de relatórios financeiros ou as normas internacionais de contabilidade do setor público. Ao emitir relatório sobre a efetividade operacional dos controles internos, os critérios podem ser baseados na estrutura estabelecida de controle interno ou objetivos de controles individuais, especialmente desenvolvidos para o propósito; e ao emitir o relatório sobre a conformidade, os critérios podem ser estabelecidos por leis e regulamentos ou contratos. Um exemplo de critério menos formal seria o código de conduta desenvolvido internamente ou o nível de desempenho acordado (tal como o número de vezes que se espera que um comitê específico se reúna no ano).</w:t>
      </w:r>
    </w:p>
    <w:p w14:paraId="23C87389" w14:textId="77777777" w:rsidR="002A6EFF" w:rsidRDefault="002A6EFF" w:rsidP="002A6EFF">
      <w:pPr>
        <w:widowControl w:val="0"/>
        <w:autoSpaceDE w:val="0"/>
        <w:autoSpaceDN w:val="0"/>
        <w:adjustRightInd w:val="0"/>
        <w:rPr>
          <w:color w:val="000000"/>
          <w:spacing w:val="-6"/>
        </w:rPr>
      </w:pPr>
    </w:p>
    <w:p w14:paraId="5C050338"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Critérios adequados são requeridos para mensuração ou avaliação razoável consistente com o objeto dentro do contexto do julgamento profissional. Sem a estrutura de referência fornecida pelos critérios adequados, qualquer conclusão está sujeita a interpretação individual e a mal-entendidos. Critérios adequados são sensíveis ao contexto, ou seja, relevantes para as circunstâncias do trabalho. Para o mesmo objeto, podem existir critérios diferentes, que conduzirão à mensuração ou à avaliação diferente. Por exemplo, um dos critérios que um mensurador ou avaliador pode escolher para mensuração da satisfação do consumidor é o número de reclamações dos consumidores resolvidas de forma satisfatória para o consumidor, enquanto outro mensurador ou avaliador pode escolher o número de compras recorrentes nos três meses seguintes à compra inicial. Adicionalmente, os critérios podem ser adequados para um conjunto específico de circunstâncias do trabalho. Por exemplo, reportar a governos ou reguladores pode requerer o uso de um conjunto específico de critérios, mas esses critérios podem não ser adequados para um grupo mais amplo de usuários.</w:t>
      </w:r>
    </w:p>
    <w:p w14:paraId="47595AE1" w14:textId="77777777" w:rsidR="002A6EFF" w:rsidRDefault="002A6EFF" w:rsidP="002A6EFF">
      <w:pPr>
        <w:widowControl w:val="0"/>
        <w:autoSpaceDE w:val="0"/>
        <w:autoSpaceDN w:val="0"/>
        <w:adjustRightInd w:val="0"/>
        <w:rPr>
          <w:color w:val="000000"/>
          <w:spacing w:val="-6"/>
        </w:rPr>
      </w:pPr>
    </w:p>
    <w:p w14:paraId="4A0033EB"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Critérios adequados apresentam as seguintes características:</w:t>
      </w:r>
    </w:p>
    <w:p w14:paraId="04D49178" w14:textId="77777777" w:rsidR="002A6EFF" w:rsidRPr="00A41A77" w:rsidRDefault="002A6EFF">
      <w:pPr>
        <w:widowControl w:val="0"/>
        <w:numPr>
          <w:ilvl w:val="1"/>
          <w:numId w:val="22"/>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Relevância: Critérios relevantes resultam na informação do objeto que auxilia a tomada de decisões dos usuários previstos.</w:t>
      </w:r>
    </w:p>
    <w:p w14:paraId="69DD6CED" w14:textId="77777777" w:rsidR="002A6EFF" w:rsidRPr="00A41A77" w:rsidRDefault="002A6EFF">
      <w:pPr>
        <w:widowControl w:val="0"/>
        <w:numPr>
          <w:ilvl w:val="1"/>
          <w:numId w:val="22"/>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Integralidade: Critérios são plenos quando a informação do objeto preparada de acordo com eles não omite fatores relevantes que poderiam se esperar, razoavelmente, que afetem decisões dos usuários previstos feitas com base nessa informação. Critérios plenos incluem, quando relevantes, referências para apresentação e divulgação.</w:t>
      </w:r>
    </w:p>
    <w:p w14:paraId="6EA8B31C" w14:textId="77777777" w:rsidR="002A6EFF" w:rsidRPr="00A41A77" w:rsidRDefault="002A6EFF">
      <w:pPr>
        <w:widowControl w:val="0"/>
        <w:numPr>
          <w:ilvl w:val="1"/>
          <w:numId w:val="22"/>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Confiabilidade: Critérios confiáveis permitem a mensuração ou avaliação consistente de determinado objeto, incluindo, se relevante, apresentação e divulgação, quando usadas em circunstâncias similares por auditores independentes diferentes.</w:t>
      </w:r>
    </w:p>
    <w:p w14:paraId="58EC3268" w14:textId="77777777" w:rsidR="002A6EFF" w:rsidRPr="00A41A77" w:rsidRDefault="002A6EFF">
      <w:pPr>
        <w:widowControl w:val="0"/>
        <w:numPr>
          <w:ilvl w:val="1"/>
          <w:numId w:val="22"/>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Neutralidade: Critérios neutros resultam em informação do objeto que está livre de tendências como apropriado nas circunstâncias do trabalho.</w:t>
      </w:r>
    </w:p>
    <w:p w14:paraId="785695B9" w14:textId="77777777" w:rsidR="002A6EFF" w:rsidRPr="00A41A77" w:rsidRDefault="002A6EFF">
      <w:pPr>
        <w:widowControl w:val="0"/>
        <w:numPr>
          <w:ilvl w:val="1"/>
          <w:numId w:val="22"/>
        </w:numPr>
        <w:tabs>
          <w:tab w:val="clear" w:pos="1440"/>
        </w:tabs>
        <w:overflowPunct w:val="0"/>
        <w:autoSpaceDE w:val="0"/>
        <w:autoSpaceDN w:val="0"/>
        <w:adjustRightInd w:val="0"/>
        <w:spacing w:after="0" w:line="240" w:lineRule="auto"/>
        <w:ind w:left="992" w:hanging="425"/>
        <w:jc w:val="both"/>
        <w:rPr>
          <w:color w:val="000000"/>
        </w:rPr>
      </w:pPr>
      <w:r w:rsidRPr="00A41A77">
        <w:rPr>
          <w:color w:val="000000"/>
        </w:rPr>
        <w:t>Compreensibilidade: Critérios compreensíveis resultam em informação do objeto que pode ser compreendida pelos usuários previstos.</w:t>
      </w:r>
    </w:p>
    <w:p w14:paraId="2CBAC129" w14:textId="77777777" w:rsidR="002A6EFF" w:rsidRPr="00A41A77" w:rsidRDefault="002A6EFF" w:rsidP="002A6EFF">
      <w:pPr>
        <w:widowControl w:val="0"/>
        <w:tabs>
          <w:tab w:val="num" w:pos="1440"/>
        </w:tabs>
        <w:overflowPunct w:val="0"/>
        <w:autoSpaceDE w:val="0"/>
        <w:autoSpaceDN w:val="0"/>
        <w:adjustRightInd w:val="0"/>
        <w:ind w:left="1136"/>
        <w:jc w:val="both"/>
        <w:rPr>
          <w:color w:val="000000"/>
        </w:rPr>
      </w:pPr>
    </w:p>
    <w:p w14:paraId="13910B8D"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Descrições vagas de expectativas ou julgamentos das experiências de indivíduo não constituem critérios aceitáveis.</w:t>
      </w:r>
    </w:p>
    <w:p w14:paraId="3E74E8E7" w14:textId="77777777" w:rsidR="002A6EFF" w:rsidRDefault="002A6EFF" w:rsidP="002A6EFF">
      <w:pPr>
        <w:widowControl w:val="0"/>
        <w:overflowPunct w:val="0"/>
        <w:autoSpaceDE w:val="0"/>
        <w:autoSpaceDN w:val="0"/>
        <w:adjustRightInd w:val="0"/>
        <w:ind w:left="569"/>
        <w:jc w:val="both"/>
        <w:rPr>
          <w:color w:val="000000"/>
          <w:spacing w:val="-4"/>
        </w:rPr>
      </w:pPr>
    </w:p>
    <w:p w14:paraId="2617C71A"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A importância relativa de cada uma das características acima ao avaliar a adequação dos critérios para um trabalho específico é questão de julgamento profissional. A adequação dos critérios não é influenciada pelo nível de asseguração, ou seja, se os critérios são inadequados para um trabalho de asseguração razoável, eles também serão inadequados para um trabalho de asseguração limitada, e vice-versa. Os critérios podem ser prescritos por leis e regulamentos ou emitidos por órgãos autorizados ou reconhecidos que seguem o devido processo transparente (critério estabelecido). Outros critérios podem ser desenvolvidos especificamente para o propósito de preparar a informação do objeto nas circunstâncias específicas do trabalho. Se os critérios são estabelecidos ou desenvolvidos especificamente, o procedimento necessário para avaliar a sua adequação para um trabalho específico pode ser afetado, por exemplo, na ausência de indicações contrárias, presume-se que os critérios serão adequados se forem relevantes para as necessidades de informação dos usuários previstos.</w:t>
      </w:r>
    </w:p>
    <w:p w14:paraId="793DFA79" w14:textId="77777777" w:rsidR="002A6EFF" w:rsidRDefault="002A6EFF" w:rsidP="002A6EFF">
      <w:pPr>
        <w:widowControl w:val="0"/>
        <w:tabs>
          <w:tab w:val="num" w:pos="540"/>
        </w:tabs>
        <w:overflowPunct w:val="0"/>
        <w:autoSpaceDE w:val="0"/>
        <w:autoSpaceDN w:val="0"/>
        <w:adjustRightInd w:val="0"/>
        <w:jc w:val="both"/>
        <w:rPr>
          <w:color w:val="000000"/>
          <w:spacing w:val="-4"/>
        </w:rPr>
      </w:pPr>
    </w:p>
    <w:p w14:paraId="59BEDF7A"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4"/>
        </w:rPr>
        <w:t xml:space="preserve"> </w:t>
      </w:r>
      <w:r w:rsidRPr="00A41A77">
        <w:rPr>
          <w:color w:val="000000"/>
        </w:rPr>
        <w:t xml:space="preserve">Os critérios </w:t>
      </w:r>
      <w:r w:rsidRPr="000230EE">
        <w:rPr>
          <w:color w:val="000000"/>
          <w:highlight w:val="yellow"/>
        </w:rPr>
        <w:t>precisam estar disponíveis</w:t>
      </w:r>
      <w:r w:rsidRPr="00A41A77">
        <w:rPr>
          <w:color w:val="000000"/>
        </w:rPr>
        <w:t xml:space="preserve"> para os usuários previstos para permitir que compreendam como o objeto foi mensurado ou avaliado. Os critérios podem ser disponibilizados aos usuários previstos em uma ou mais das seguintes formas:</w:t>
      </w:r>
    </w:p>
    <w:p w14:paraId="0A903E57" w14:textId="77777777" w:rsidR="002A6EFF" w:rsidRPr="00A41A77" w:rsidRDefault="002A6EFF">
      <w:pPr>
        <w:widowControl w:val="0"/>
        <w:numPr>
          <w:ilvl w:val="1"/>
          <w:numId w:val="2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publicamente;</w:t>
      </w:r>
    </w:p>
    <w:p w14:paraId="5AB43C1D" w14:textId="77777777" w:rsidR="002A6EFF" w:rsidRPr="00A41A77" w:rsidRDefault="002A6EFF">
      <w:pPr>
        <w:widowControl w:val="0"/>
        <w:numPr>
          <w:ilvl w:val="1"/>
          <w:numId w:val="2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por meio da inclusão, de forma clara, na apresentação da informação do objeto;</w:t>
      </w:r>
    </w:p>
    <w:p w14:paraId="4F72FA54" w14:textId="77777777" w:rsidR="002A6EFF" w:rsidRPr="00A41A77" w:rsidRDefault="002A6EFF">
      <w:pPr>
        <w:widowControl w:val="0"/>
        <w:numPr>
          <w:ilvl w:val="1"/>
          <w:numId w:val="23"/>
        </w:numPr>
        <w:tabs>
          <w:tab w:val="clear" w:pos="1440"/>
        </w:tabs>
        <w:overflowPunct w:val="0"/>
        <w:autoSpaceDE w:val="0"/>
        <w:autoSpaceDN w:val="0"/>
        <w:adjustRightInd w:val="0"/>
        <w:spacing w:after="120" w:line="240" w:lineRule="auto"/>
        <w:ind w:left="993" w:hanging="426"/>
        <w:jc w:val="both"/>
        <w:rPr>
          <w:color w:val="000000"/>
        </w:rPr>
      </w:pPr>
      <w:r w:rsidRPr="00A41A77">
        <w:rPr>
          <w:color w:val="000000"/>
        </w:rPr>
        <w:t>por meio da inclusão, de forma clara, no relatório de asseguração;</w:t>
      </w:r>
    </w:p>
    <w:p w14:paraId="08FA4189" w14:textId="77777777" w:rsidR="002A6EFF" w:rsidRPr="00A41A77" w:rsidRDefault="002A6EFF">
      <w:pPr>
        <w:widowControl w:val="0"/>
        <w:numPr>
          <w:ilvl w:val="1"/>
          <w:numId w:val="23"/>
        </w:numPr>
        <w:tabs>
          <w:tab w:val="clear" w:pos="1440"/>
        </w:tabs>
        <w:overflowPunct w:val="0"/>
        <w:autoSpaceDE w:val="0"/>
        <w:autoSpaceDN w:val="0"/>
        <w:adjustRightInd w:val="0"/>
        <w:spacing w:after="0" w:line="240" w:lineRule="auto"/>
        <w:ind w:left="993" w:hanging="426"/>
        <w:jc w:val="both"/>
        <w:rPr>
          <w:color w:val="000000"/>
        </w:rPr>
      </w:pPr>
      <w:r w:rsidRPr="00A41A77">
        <w:rPr>
          <w:color w:val="000000"/>
        </w:rPr>
        <w:t>por entendimento geral, por exemplo, o critério de mensurar o tempo em horas e minutos.</w:t>
      </w:r>
    </w:p>
    <w:p w14:paraId="03B0D028" w14:textId="77777777" w:rsidR="002A6EFF" w:rsidRPr="00A41A77" w:rsidRDefault="002A6EFF" w:rsidP="002A6EFF">
      <w:pPr>
        <w:widowControl w:val="0"/>
        <w:overflowPunct w:val="0"/>
        <w:autoSpaceDE w:val="0"/>
        <w:autoSpaceDN w:val="0"/>
        <w:adjustRightInd w:val="0"/>
        <w:ind w:left="720"/>
        <w:jc w:val="both"/>
        <w:rPr>
          <w:color w:val="000000"/>
        </w:rPr>
      </w:pPr>
    </w:p>
    <w:p w14:paraId="312E4887"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Os critérios podem também ser disponibilizados apenas aos usuários previstos específicos, por exemplo, os termos do contrato ou os critérios emitidos por associação setorial que esteja disponível apenas aos seus membros por serem relevantes para propósitos específicos (ver o item 38).</w:t>
      </w:r>
    </w:p>
    <w:p w14:paraId="57A12D25" w14:textId="77777777" w:rsidR="002A6EFF" w:rsidRDefault="002A6EFF" w:rsidP="002A6EFF">
      <w:pPr>
        <w:widowControl w:val="0"/>
        <w:tabs>
          <w:tab w:val="num" w:pos="540"/>
        </w:tabs>
        <w:overflowPunct w:val="0"/>
        <w:autoSpaceDE w:val="0"/>
        <w:autoSpaceDN w:val="0"/>
        <w:adjustRightInd w:val="0"/>
        <w:ind w:left="540"/>
        <w:jc w:val="both"/>
        <w:rPr>
          <w:color w:val="000000"/>
          <w:spacing w:val="-4"/>
        </w:rPr>
      </w:pPr>
    </w:p>
    <w:p w14:paraId="5D4DD6EE"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Como parte do trabalho, o auditor independente estabelece se os critérios são adequados.</w:t>
      </w:r>
    </w:p>
    <w:p w14:paraId="0E3B5749" w14:textId="77777777" w:rsidR="002A6EFF" w:rsidRDefault="002A6EFF" w:rsidP="002A6EFF">
      <w:pPr>
        <w:widowControl w:val="0"/>
        <w:tabs>
          <w:tab w:val="num" w:pos="540"/>
        </w:tabs>
        <w:overflowPunct w:val="0"/>
        <w:autoSpaceDE w:val="0"/>
        <w:autoSpaceDN w:val="0"/>
        <w:adjustRightInd w:val="0"/>
        <w:jc w:val="both"/>
        <w:rPr>
          <w:color w:val="000000"/>
          <w:spacing w:val="-4"/>
        </w:rPr>
      </w:pPr>
    </w:p>
    <w:p w14:paraId="15903170" w14:textId="77777777" w:rsidR="002A6EFF" w:rsidRPr="00B425E9" w:rsidRDefault="002A6EFF" w:rsidP="002A6EFF">
      <w:pPr>
        <w:widowControl w:val="0"/>
        <w:autoSpaceDE w:val="0"/>
        <w:autoSpaceDN w:val="0"/>
        <w:adjustRightInd w:val="0"/>
        <w:rPr>
          <w:b/>
          <w:color w:val="000000"/>
        </w:rPr>
      </w:pPr>
      <w:r w:rsidRPr="00B425E9">
        <w:rPr>
          <w:b/>
          <w:color w:val="000000"/>
        </w:rPr>
        <w:t>Evidências</w:t>
      </w:r>
    </w:p>
    <w:p w14:paraId="57C545B7" w14:textId="77777777" w:rsidR="002A6EFF" w:rsidRDefault="002A6EFF" w:rsidP="002A6EFF">
      <w:pPr>
        <w:widowControl w:val="0"/>
        <w:autoSpaceDE w:val="0"/>
        <w:autoSpaceDN w:val="0"/>
        <w:adjustRightInd w:val="0"/>
        <w:rPr>
          <w:spacing w:val="-4"/>
        </w:rPr>
      </w:pPr>
    </w:p>
    <w:p w14:paraId="461067E1"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4"/>
        </w:rPr>
        <w:t xml:space="preserve"> </w:t>
      </w:r>
      <w:r w:rsidRPr="00A41A77">
        <w:rPr>
          <w:color w:val="000000"/>
        </w:rPr>
        <w:t>Os trabalhos de asseguração são planejados e realizados com postura de ceticismo profissional para obter evidências apropriadas e suficientes no contexto do trabalho sobre o resultado obtido da</w:t>
      </w:r>
      <w:r>
        <w:rPr>
          <w:color w:val="000000"/>
          <w:spacing w:val="-4"/>
        </w:rPr>
        <w:t xml:space="preserve"> </w:t>
      </w:r>
      <w:r w:rsidRPr="00A41A77">
        <w:rPr>
          <w:color w:val="000000"/>
        </w:rPr>
        <w:t>mensuração ou avaliação do objeto de acordo com os critérios. O julgamento profissional deve ser exercido ao considerar a materialidade, o risco do trabalho, bem como a quantidade e a qualidade das evidências disponíveis ao planejar e realizar o trabalho, especialmente, ao determinar a natureza, a época e a extensão dos procedimentos.</w:t>
      </w:r>
    </w:p>
    <w:p w14:paraId="7E6DF9E0" w14:textId="77777777" w:rsidR="002A6EFF" w:rsidRDefault="002A6EFF" w:rsidP="002A6EFF">
      <w:pPr>
        <w:widowControl w:val="0"/>
        <w:autoSpaceDE w:val="0"/>
        <w:autoSpaceDN w:val="0"/>
        <w:adjustRightInd w:val="0"/>
        <w:rPr>
          <w:spacing w:val="-4"/>
        </w:rPr>
      </w:pPr>
    </w:p>
    <w:p w14:paraId="5C181018" w14:textId="77777777" w:rsidR="002A6EFF" w:rsidRPr="00977949" w:rsidRDefault="002A6EFF" w:rsidP="002A6EFF">
      <w:pPr>
        <w:widowControl w:val="0"/>
        <w:autoSpaceDE w:val="0"/>
        <w:autoSpaceDN w:val="0"/>
        <w:adjustRightInd w:val="0"/>
        <w:rPr>
          <w:i/>
          <w:color w:val="000000"/>
          <w:spacing w:val="-4"/>
        </w:rPr>
      </w:pPr>
      <w:r w:rsidRPr="000230EE">
        <w:rPr>
          <w:i/>
          <w:color w:val="000000"/>
          <w:spacing w:val="-4"/>
          <w:highlight w:val="yellow"/>
        </w:rPr>
        <w:t>Ceticismo profissional</w:t>
      </w:r>
    </w:p>
    <w:p w14:paraId="222E3D2A" w14:textId="77777777" w:rsidR="002A6EFF" w:rsidRDefault="002A6EFF" w:rsidP="002A6EFF">
      <w:pPr>
        <w:widowControl w:val="0"/>
        <w:autoSpaceDE w:val="0"/>
        <w:autoSpaceDN w:val="0"/>
        <w:adjustRightInd w:val="0"/>
        <w:rPr>
          <w:i/>
          <w:iCs/>
          <w:color w:val="000000"/>
          <w:spacing w:val="-6"/>
        </w:rPr>
      </w:pPr>
    </w:p>
    <w:p w14:paraId="62ED42EE"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O ceticismo profissional é a postura que inclui estar alerta a, por exemplo:</w:t>
      </w:r>
    </w:p>
    <w:p w14:paraId="432D9A06" w14:textId="77777777" w:rsidR="002A6EFF" w:rsidRPr="00A41A77" w:rsidRDefault="002A6EFF">
      <w:pPr>
        <w:widowControl w:val="0"/>
        <w:numPr>
          <w:ilvl w:val="0"/>
          <w:numId w:val="24"/>
        </w:numPr>
        <w:tabs>
          <w:tab w:val="num" w:pos="994"/>
        </w:tabs>
        <w:overflowPunct w:val="0"/>
        <w:autoSpaceDE w:val="0"/>
        <w:autoSpaceDN w:val="0"/>
        <w:adjustRightInd w:val="0"/>
        <w:spacing w:after="120" w:line="240" w:lineRule="auto"/>
        <w:ind w:left="994" w:hanging="425"/>
        <w:jc w:val="both"/>
        <w:rPr>
          <w:color w:val="000000"/>
        </w:rPr>
      </w:pPr>
      <w:r w:rsidRPr="00A41A77">
        <w:rPr>
          <w:color w:val="000000"/>
        </w:rPr>
        <w:t>evidência inconsistente com outras evidências obtidas;</w:t>
      </w:r>
    </w:p>
    <w:p w14:paraId="477AB1CB" w14:textId="77777777" w:rsidR="002A6EFF" w:rsidRPr="00A41A77" w:rsidRDefault="002A6EFF">
      <w:pPr>
        <w:widowControl w:val="0"/>
        <w:numPr>
          <w:ilvl w:val="0"/>
          <w:numId w:val="24"/>
        </w:numPr>
        <w:tabs>
          <w:tab w:val="clear" w:pos="2160"/>
        </w:tabs>
        <w:overflowPunct w:val="0"/>
        <w:autoSpaceDE w:val="0"/>
        <w:autoSpaceDN w:val="0"/>
        <w:adjustRightInd w:val="0"/>
        <w:spacing w:after="120" w:line="240" w:lineRule="auto"/>
        <w:ind w:left="994" w:hanging="425"/>
        <w:jc w:val="both"/>
        <w:rPr>
          <w:color w:val="000000"/>
        </w:rPr>
      </w:pPr>
      <w:r w:rsidRPr="00A41A77">
        <w:rPr>
          <w:color w:val="000000"/>
        </w:rPr>
        <w:t>informações que geram dúvidas quanto à confiabilidade de documentos e respostas a indagações que serão usadas como evidências;</w:t>
      </w:r>
    </w:p>
    <w:p w14:paraId="49039BE0" w14:textId="77777777" w:rsidR="002A6EFF" w:rsidRPr="00A41A77" w:rsidRDefault="002A6EFF">
      <w:pPr>
        <w:widowControl w:val="0"/>
        <w:numPr>
          <w:ilvl w:val="0"/>
          <w:numId w:val="24"/>
        </w:numPr>
        <w:tabs>
          <w:tab w:val="clear" w:pos="2160"/>
        </w:tabs>
        <w:overflowPunct w:val="0"/>
        <w:autoSpaceDE w:val="0"/>
        <w:autoSpaceDN w:val="0"/>
        <w:adjustRightInd w:val="0"/>
        <w:spacing w:after="120" w:line="240" w:lineRule="auto"/>
        <w:ind w:left="994" w:hanging="425"/>
        <w:jc w:val="both"/>
        <w:rPr>
          <w:color w:val="000000"/>
        </w:rPr>
      </w:pPr>
      <w:r w:rsidRPr="00A41A77">
        <w:rPr>
          <w:color w:val="000000"/>
        </w:rPr>
        <w:t>circunstâncias que sugerem a necessidade de procedimentos adicionais àqueles requeridos pelas normas de asseguração; e</w:t>
      </w:r>
    </w:p>
    <w:p w14:paraId="2A7FC621" w14:textId="77777777" w:rsidR="002A6EFF" w:rsidRPr="00A41A77" w:rsidRDefault="002A6EFF">
      <w:pPr>
        <w:widowControl w:val="0"/>
        <w:numPr>
          <w:ilvl w:val="0"/>
          <w:numId w:val="24"/>
        </w:numPr>
        <w:tabs>
          <w:tab w:val="clear" w:pos="2160"/>
        </w:tabs>
        <w:overflowPunct w:val="0"/>
        <w:autoSpaceDE w:val="0"/>
        <w:autoSpaceDN w:val="0"/>
        <w:adjustRightInd w:val="0"/>
        <w:spacing w:after="0" w:line="240" w:lineRule="auto"/>
        <w:ind w:left="994" w:hanging="425"/>
        <w:jc w:val="both"/>
        <w:rPr>
          <w:color w:val="000000"/>
        </w:rPr>
      </w:pPr>
      <w:r w:rsidRPr="00A41A77">
        <w:rPr>
          <w:color w:val="000000"/>
        </w:rPr>
        <w:t>condições que podem indicar distorções.</w:t>
      </w:r>
    </w:p>
    <w:p w14:paraId="02E0AD18" w14:textId="77777777" w:rsidR="002A6EFF" w:rsidRPr="00A41A77" w:rsidRDefault="002A6EFF" w:rsidP="002A6EFF">
      <w:pPr>
        <w:widowControl w:val="0"/>
        <w:tabs>
          <w:tab w:val="num" w:pos="994"/>
          <w:tab w:val="num" w:pos="1080"/>
        </w:tabs>
        <w:overflowPunct w:val="0"/>
        <w:autoSpaceDE w:val="0"/>
        <w:autoSpaceDN w:val="0"/>
        <w:adjustRightInd w:val="0"/>
        <w:ind w:left="994"/>
        <w:jc w:val="both"/>
        <w:rPr>
          <w:color w:val="000000"/>
        </w:rPr>
      </w:pPr>
    </w:p>
    <w:p w14:paraId="005D21AD"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 xml:space="preserve">Manter o ceticismo profissional durante o trabalho é </w:t>
      </w:r>
      <w:r w:rsidRPr="000230EE">
        <w:rPr>
          <w:color w:val="000000"/>
          <w:highlight w:val="yellow"/>
        </w:rPr>
        <w:t>necessário</w:t>
      </w:r>
      <w:r w:rsidRPr="00A41A77">
        <w:rPr>
          <w:color w:val="000000"/>
        </w:rPr>
        <w:t>, por exemplo, para reduzir o risco de:</w:t>
      </w:r>
    </w:p>
    <w:p w14:paraId="0FE1A6EB" w14:textId="77777777" w:rsidR="002A6EFF" w:rsidRPr="00A41A77"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negligenciar circunstâncias incomuns;</w:t>
      </w:r>
    </w:p>
    <w:p w14:paraId="5ECD5144" w14:textId="77777777" w:rsidR="002A6EFF" w:rsidRPr="00A41A77"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generalização excessiva ao tirar conclusões a partir das observações; e</w:t>
      </w:r>
    </w:p>
    <w:p w14:paraId="05B38DBA" w14:textId="77777777" w:rsidR="002A6EFF" w:rsidRPr="00A41A77" w:rsidRDefault="002A6EFF">
      <w:pPr>
        <w:widowControl w:val="0"/>
        <w:numPr>
          <w:ilvl w:val="0"/>
          <w:numId w:val="20"/>
        </w:numPr>
        <w:overflowPunct w:val="0"/>
        <w:autoSpaceDE w:val="0"/>
        <w:autoSpaceDN w:val="0"/>
        <w:adjustRightInd w:val="0"/>
        <w:spacing w:after="0" w:line="240" w:lineRule="auto"/>
        <w:ind w:left="851" w:hanging="284"/>
        <w:jc w:val="both"/>
        <w:rPr>
          <w:color w:val="000000"/>
        </w:rPr>
      </w:pPr>
      <w:r w:rsidRPr="00A41A77">
        <w:rPr>
          <w:color w:val="000000"/>
        </w:rPr>
        <w:t>usar premissas inapropriadas ao determinar a natureza, a época e a extensão dos procedimentos e avaliar os seus resultados.</w:t>
      </w:r>
    </w:p>
    <w:p w14:paraId="5450BAE3" w14:textId="77777777" w:rsidR="002A6EFF" w:rsidRDefault="002A6EFF" w:rsidP="002A6EFF">
      <w:pPr>
        <w:widowControl w:val="0"/>
        <w:overflowPunct w:val="0"/>
        <w:autoSpaceDE w:val="0"/>
        <w:autoSpaceDN w:val="0"/>
        <w:adjustRightInd w:val="0"/>
        <w:ind w:left="720"/>
        <w:jc w:val="both"/>
        <w:rPr>
          <w:color w:val="000000"/>
          <w:spacing w:val="-6"/>
        </w:rPr>
      </w:pPr>
    </w:p>
    <w:p w14:paraId="381E77A6"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O ceticismo profissional é necessário para a avaliação crítica das evidências. Isso inclui questionar as evidências inconsistentes e a confiabilidade de documentos e repostas a indagações. Também inclui a consideração da suficiência e a adequação das evidências obtidas à luz das circunstâncias.</w:t>
      </w:r>
    </w:p>
    <w:p w14:paraId="03E0E556" w14:textId="77777777" w:rsidR="002A6EFF" w:rsidRPr="00A41A77" w:rsidRDefault="002A6EFF" w:rsidP="002A6EFF">
      <w:pPr>
        <w:widowControl w:val="0"/>
        <w:tabs>
          <w:tab w:val="num" w:pos="540"/>
        </w:tabs>
        <w:overflowPunct w:val="0"/>
        <w:autoSpaceDE w:val="0"/>
        <w:autoSpaceDN w:val="0"/>
        <w:adjustRightInd w:val="0"/>
        <w:ind w:left="540"/>
        <w:jc w:val="both"/>
        <w:rPr>
          <w:color w:val="000000"/>
        </w:rPr>
      </w:pPr>
    </w:p>
    <w:p w14:paraId="65CAD966"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A41A77">
        <w:rPr>
          <w:color w:val="000000"/>
        </w:rPr>
        <w:t xml:space="preserve"> A menos que o trabalho envolva asseguração sobre a veracidade de documentos, registros e documentos, podem ser aceitos como genuínos, a não ser que o auditor independente tenha razões para acreditar o contrário. Mesmo assim, o auditor independente considera a confiabilidade da informação a ser usada como evidência.</w:t>
      </w:r>
    </w:p>
    <w:p w14:paraId="320310FF" w14:textId="77777777" w:rsidR="002A6EFF" w:rsidRDefault="002A6EFF" w:rsidP="002A6EFF">
      <w:pPr>
        <w:widowControl w:val="0"/>
        <w:autoSpaceDE w:val="0"/>
        <w:autoSpaceDN w:val="0"/>
        <w:adjustRightInd w:val="0"/>
        <w:rPr>
          <w:color w:val="000000"/>
          <w:spacing w:val="-6"/>
        </w:rPr>
      </w:pPr>
    </w:p>
    <w:p w14:paraId="3AAFD28A"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Não se pode esperar que o auditor independente desconsidere experiências passadas sobre a honestidade e a integridade daqueles que fornecem evidências. Ainda assim, a crença de que aqueles que fornecem evidências são honestos e íntegros não diminui a necessidade de o auditor manter o ceticismo profissional.</w:t>
      </w:r>
    </w:p>
    <w:p w14:paraId="062CD20D" w14:textId="77777777" w:rsidR="002A6EFF" w:rsidRDefault="002A6EFF" w:rsidP="002A6EFF">
      <w:pPr>
        <w:widowControl w:val="0"/>
        <w:autoSpaceDE w:val="0"/>
        <w:autoSpaceDN w:val="0"/>
        <w:adjustRightInd w:val="0"/>
        <w:rPr>
          <w:spacing w:val="-6"/>
        </w:rPr>
      </w:pPr>
    </w:p>
    <w:p w14:paraId="0082EF01" w14:textId="77777777" w:rsidR="002A6EFF" w:rsidRPr="00977949" w:rsidRDefault="002A6EFF" w:rsidP="002A6EFF">
      <w:pPr>
        <w:widowControl w:val="0"/>
        <w:autoSpaceDE w:val="0"/>
        <w:autoSpaceDN w:val="0"/>
        <w:adjustRightInd w:val="0"/>
        <w:rPr>
          <w:i/>
          <w:color w:val="000000"/>
          <w:spacing w:val="-6"/>
        </w:rPr>
      </w:pPr>
      <w:r w:rsidRPr="00977949">
        <w:rPr>
          <w:i/>
          <w:color w:val="000000"/>
          <w:spacing w:val="-6"/>
        </w:rPr>
        <w:t>Julgamento profissional</w:t>
      </w:r>
    </w:p>
    <w:p w14:paraId="3A17A845" w14:textId="77777777" w:rsidR="002A6EFF" w:rsidRDefault="002A6EFF" w:rsidP="002A6EFF">
      <w:pPr>
        <w:widowControl w:val="0"/>
        <w:autoSpaceDE w:val="0"/>
        <w:autoSpaceDN w:val="0"/>
        <w:adjustRightInd w:val="0"/>
        <w:rPr>
          <w:spacing w:val="-6"/>
        </w:rPr>
      </w:pPr>
    </w:p>
    <w:p w14:paraId="389F2DAB" w14:textId="77777777" w:rsidR="002A6EFF" w:rsidRPr="00A41A77"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A41A77">
        <w:rPr>
          <w:color w:val="000000"/>
        </w:rPr>
        <w:t>O julgamento profissional é essencial para a condução apropriada do trabalho de asseguração. Isso porque a interpretação de requerimentos éticos e normas de asseguração relevantes e as decisões necessárias durante o trabalho não podem ser tomadas sem a aplicação de treinamento, conhecimento e experiência necessária aos fatos e circunstâncias. O julgamento profissional é necessário, particularmente, para decisões sobre:</w:t>
      </w:r>
    </w:p>
    <w:p w14:paraId="4DA7CCD1" w14:textId="77777777" w:rsidR="002A6EFF" w:rsidRPr="00A41A77"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a materialidade e o risco do trabalho;</w:t>
      </w:r>
    </w:p>
    <w:p w14:paraId="396943A5" w14:textId="77777777" w:rsidR="002A6EFF" w:rsidRPr="00A41A77"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a natureza, a época e a extensão dos procedimentos usados para atender aos requerimentos das</w:t>
      </w:r>
      <w:r>
        <w:rPr>
          <w:color w:val="000000"/>
          <w:spacing w:val="-6"/>
        </w:rPr>
        <w:t xml:space="preserve"> </w:t>
      </w:r>
      <w:r w:rsidRPr="00A41A77">
        <w:rPr>
          <w:color w:val="000000"/>
        </w:rPr>
        <w:t>normas de asseguração relevantes e obter evidências;</w:t>
      </w:r>
    </w:p>
    <w:p w14:paraId="1654E2FE" w14:textId="77777777" w:rsidR="002A6EFF" w:rsidRPr="00A41A77"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avaliar se foram obtidas evidências apropriadas e suficientes e se algo mais precisa ser feito para alcançar os objetivos das normas de asseguração aplicáveis. Especificamente, no caso de trabalho de asseguração limitada, o julgamento profissional é requerido ao avaliar se um nível significativo de asseguração foi obtido;</w:t>
      </w:r>
    </w:p>
    <w:p w14:paraId="5194D9C7" w14:textId="77777777" w:rsidR="002A6EFF" w:rsidRPr="00A41A77"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A41A77">
        <w:rPr>
          <w:color w:val="000000"/>
        </w:rPr>
        <w:t>no caso do trabalho direto, aplicação dos critérios ao objeto, e caso o auditor selecione ou desenvolva o critério, a sua seleção ou seu desenvolvimento. No caso de trabalho de atestação, avaliar tais julgamentos executados por terceiros;</w:t>
      </w:r>
    </w:p>
    <w:p w14:paraId="56738746" w14:textId="77777777" w:rsidR="002A6EFF" w:rsidRPr="00A41A77" w:rsidRDefault="002A6EFF">
      <w:pPr>
        <w:widowControl w:val="0"/>
        <w:numPr>
          <w:ilvl w:val="0"/>
          <w:numId w:val="20"/>
        </w:numPr>
        <w:overflowPunct w:val="0"/>
        <w:autoSpaceDE w:val="0"/>
        <w:autoSpaceDN w:val="0"/>
        <w:adjustRightInd w:val="0"/>
        <w:spacing w:after="0" w:line="240" w:lineRule="auto"/>
        <w:ind w:left="851" w:hanging="284"/>
        <w:jc w:val="both"/>
        <w:rPr>
          <w:color w:val="000000"/>
        </w:rPr>
      </w:pPr>
      <w:r w:rsidRPr="00A41A77">
        <w:rPr>
          <w:color w:val="000000"/>
        </w:rPr>
        <w:t>as conclusões apropriadas com base nas evidências obtidas.</w:t>
      </w:r>
    </w:p>
    <w:p w14:paraId="29197C6C" w14:textId="77777777" w:rsidR="002A6EFF" w:rsidRDefault="002A6EFF" w:rsidP="002A6EFF">
      <w:pPr>
        <w:widowControl w:val="0"/>
        <w:overflowPunct w:val="0"/>
        <w:autoSpaceDE w:val="0"/>
        <w:autoSpaceDN w:val="0"/>
        <w:adjustRightInd w:val="0"/>
        <w:ind w:left="1080"/>
        <w:jc w:val="both"/>
        <w:rPr>
          <w:color w:val="000000"/>
          <w:spacing w:val="-6"/>
        </w:rPr>
      </w:pPr>
    </w:p>
    <w:p w14:paraId="51C6F59A"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 xml:space="preserve">A principal característica do julgamento profissional esperada do auditor independente é que </w:t>
      </w:r>
      <w:r w:rsidRPr="000230EE">
        <w:rPr>
          <w:color w:val="000000"/>
          <w:highlight w:val="yellow"/>
        </w:rPr>
        <w:t>ele seja exercido por auditor cujo treinamento, conhecimento e experiência</w:t>
      </w:r>
      <w:r w:rsidRPr="00A41A77">
        <w:rPr>
          <w:color w:val="000000"/>
        </w:rPr>
        <w:t xml:space="preserve"> auxiliaram no desenvolvimento das competências necessárias para alcançar julgamentos razoáveis.</w:t>
      </w:r>
    </w:p>
    <w:p w14:paraId="58C901E4" w14:textId="77777777" w:rsidR="002A6EFF" w:rsidRDefault="002A6EFF" w:rsidP="002A6EFF">
      <w:pPr>
        <w:widowControl w:val="0"/>
        <w:overflowPunct w:val="0"/>
        <w:autoSpaceDE w:val="0"/>
        <w:autoSpaceDN w:val="0"/>
        <w:adjustRightInd w:val="0"/>
        <w:ind w:left="569"/>
        <w:jc w:val="both"/>
        <w:rPr>
          <w:color w:val="000000"/>
          <w:spacing w:val="-6"/>
        </w:rPr>
      </w:pPr>
    </w:p>
    <w:p w14:paraId="325A65B7" w14:textId="77777777" w:rsidR="002A6EFF" w:rsidRPr="00A41A77"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A41A77">
        <w:rPr>
          <w:color w:val="000000"/>
        </w:rPr>
        <w:t>O exercício do julgamento profissional, em qualquer caso particular, é com base nos fatos e circunstâncias que são conhecidos pelo auditor independente. A consulta em questões difíceis ou controversas durante o curso do trabalho, quer dentro da equipe de trabalho, quer entre a equipe de trabalho e outros com nível apropriado, dentro ou fora da firma, auxiliam o auditor independente a exercer julgamentos razoáveis.</w:t>
      </w:r>
    </w:p>
    <w:p w14:paraId="50FCE7CF" w14:textId="77777777" w:rsidR="002A6EFF" w:rsidRDefault="002A6EFF" w:rsidP="002A6EFF">
      <w:pPr>
        <w:widowControl w:val="0"/>
        <w:overflowPunct w:val="0"/>
        <w:autoSpaceDE w:val="0"/>
        <w:autoSpaceDN w:val="0"/>
        <w:adjustRightInd w:val="0"/>
        <w:jc w:val="both"/>
        <w:rPr>
          <w:color w:val="000000"/>
          <w:spacing w:val="-6"/>
        </w:rPr>
      </w:pPr>
    </w:p>
    <w:p w14:paraId="1155D13C"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O julgamento profissional pode ser avaliado com base se o julgamento alcançado reflete a aplicação competente da asseguração e princípios de mensuração ou avaliação e se é adequado à luz dos, e consistente com, fatos e circunstâncias que eram conhecidos pelo auditor independente até a data do relatório do auditor.</w:t>
      </w:r>
    </w:p>
    <w:p w14:paraId="2448A6E4" w14:textId="77777777" w:rsidR="002A6EFF" w:rsidRPr="00977949" w:rsidRDefault="002A6EFF" w:rsidP="002A6EFF">
      <w:pPr>
        <w:widowControl w:val="0"/>
        <w:overflowPunct w:val="0"/>
        <w:autoSpaceDE w:val="0"/>
        <w:autoSpaceDN w:val="0"/>
        <w:adjustRightInd w:val="0"/>
        <w:ind w:left="540"/>
        <w:jc w:val="both"/>
        <w:rPr>
          <w:color w:val="000000"/>
        </w:rPr>
      </w:pPr>
    </w:p>
    <w:p w14:paraId="1237463B"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O julgamento profissional deve ser exercido durante todo o trabalho. O julgamento profissional não deve ser usado como justificativa para decisões que não são, de outra forma, suportadas pelos fatos e circunstâncias do trabalho ou por evidências apropriadas e suficientes.</w:t>
      </w:r>
    </w:p>
    <w:p w14:paraId="6D8E1142" w14:textId="77777777" w:rsidR="002A6EFF" w:rsidRPr="00977949" w:rsidRDefault="002A6EFF" w:rsidP="002A6EFF">
      <w:pPr>
        <w:widowControl w:val="0"/>
        <w:autoSpaceDE w:val="0"/>
        <w:autoSpaceDN w:val="0"/>
        <w:adjustRightInd w:val="0"/>
        <w:rPr>
          <w:color w:val="000000"/>
        </w:rPr>
      </w:pPr>
    </w:p>
    <w:p w14:paraId="7E390A48" w14:textId="77777777" w:rsidR="002A6EFF" w:rsidRPr="00977949" w:rsidRDefault="002A6EFF" w:rsidP="002A6EFF">
      <w:pPr>
        <w:widowControl w:val="0"/>
        <w:autoSpaceDE w:val="0"/>
        <w:autoSpaceDN w:val="0"/>
        <w:adjustRightInd w:val="0"/>
        <w:rPr>
          <w:i/>
          <w:color w:val="000000"/>
        </w:rPr>
      </w:pPr>
      <w:r w:rsidRPr="00977949">
        <w:rPr>
          <w:i/>
          <w:color w:val="000000"/>
        </w:rPr>
        <w:t>Evidência suficiente e apropriada</w:t>
      </w:r>
    </w:p>
    <w:p w14:paraId="6D4C6F5A" w14:textId="77777777" w:rsidR="002A6EFF" w:rsidRDefault="002A6EFF" w:rsidP="002A6EFF">
      <w:pPr>
        <w:widowControl w:val="0"/>
        <w:autoSpaceDE w:val="0"/>
        <w:autoSpaceDN w:val="0"/>
        <w:adjustRightInd w:val="0"/>
        <w:rPr>
          <w:spacing w:val="-6"/>
        </w:rPr>
      </w:pPr>
    </w:p>
    <w:p w14:paraId="2858D1FF"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 xml:space="preserve">A evidência </w:t>
      </w:r>
      <w:r w:rsidRPr="000230EE">
        <w:rPr>
          <w:color w:val="000000"/>
          <w:highlight w:val="yellow"/>
        </w:rPr>
        <w:t>suficiente</w:t>
      </w:r>
      <w:r w:rsidRPr="00977949">
        <w:rPr>
          <w:color w:val="000000"/>
        </w:rPr>
        <w:t xml:space="preserve"> e </w:t>
      </w:r>
      <w:r w:rsidRPr="000230EE">
        <w:rPr>
          <w:color w:val="000000"/>
          <w:highlight w:val="cyan"/>
        </w:rPr>
        <w:t>apropriada</w:t>
      </w:r>
      <w:r w:rsidRPr="00977949">
        <w:rPr>
          <w:color w:val="000000"/>
        </w:rPr>
        <w:t xml:space="preserve"> está correlacionada. A </w:t>
      </w:r>
      <w:r w:rsidRPr="000230EE">
        <w:rPr>
          <w:color w:val="000000"/>
          <w:highlight w:val="yellow"/>
        </w:rPr>
        <w:t>suficiência</w:t>
      </w:r>
      <w:r w:rsidRPr="00977949">
        <w:rPr>
          <w:color w:val="000000"/>
        </w:rPr>
        <w:t xml:space="preserve"> é a mensuração da quantidade de evidências. A quantidade de evidência necessária é influenciada pelos riscos de a informação do objeto ser distorcida de forma relevante (quanto maior forem os riscos, mais evidência será necessária) e também pela qualidade dessas evidências (quanto melhor a qualidade, menos será necessária). Obter mais evidências, contudo, pode não compensar a sua baixa qualidade (ver itens 81 e 82).</w:t>
      </w:r>
    </w:p>
    <w:p w14:paraId="727CF8AD" w14:textId="77777777" w:rsidR="002A6EFF" w:rsidRPr="00977949" w:rsidRDefault="002A6EFF" w:rsidP="002A6EFF">
      <w:pPr>
        <w:widowControl w:val="0"/>
        <w:autoSpaceDE w:val="0"/>
        <w:autoSpaceDN w:val="0"/>
        <w:adjustRightInd w:val="0"/>
        <w:rPr>
          <w:color w:val="000000"/>
        </w:rPr>
      </w:pPr>
    </w:p>
    <w:p w14:paraId="3F5D0B45"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w:t>
      </w:r>
      <w:r w:rsidRPr="000230EE">
        <w:rPr>
          <w:color w:val="000000"/>
          <w:highlight w:val="cyan"/>
        </w:rPr>
        <w:t>Adequação</w:t>
      </w:r>
      <w:r w:rsidRPr="00977949">
        <w:rPr>
          <w:color w:val="000000"/>
        </w:rPr>
        <w:t xml:space="preserve"> é a mensuração da </w:t>
      </w:r>
      <w:r w:rsidRPr="000230EE">
        <w:rPr>
          <w:color w:val="000000"/>
          <w:highlight w:val="cyan"/>
        </w:rPr>
        <w:t>qualidade</w:t>
      </w:r>
      <w:r w:rsidRPr="00977949">
        <w:rPr>
          <w:color w:val="000000"/>
        </w:rPr>
        <w:t xml:space="preserve"> da evidência, ou seja, sua relevância e confiabilidade em fornecer fundamentação para a conclusão do auditor independente.</w:t>
      </w:r>
    </w:p>
    <w:p w14:paraId="6F862ACF" w14:textId="77777777" w:rsidR="002A6EFF" w:rsidRPr="00977949" w:rsidRDefault="002A6EFF" w:rsidP="002A6EFF">
      <w:pPr>
        <w:widowControl w:val="0"/>
        <w:autoSpaceDE w:val="0"/>
        <w:autoSpaceDN w:val="0"/>
        <w:adjustRightInd w:val="0"/>
        <w:rPr>
          <w:color w:val="000000"/>
        </w:rPr>
      </w:pPr>
    </w:p>
    <w:p w14:paraId="092531C0" w14:textId="77777777" w:rsidR="002A6EFF" w:rsidRPr="00977949"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sidRPr="00977949">
        <w:rPr>
          <w:color w:val="000000"/>
        </w:rPr>
        <w:t xml:space="preserve"> A confiabilidade da evidência é influenciada por sua </w:t>
      </w:r>
      <w:commentRangeStart w:id="10"/>
      <w:r w:rsidRPr="000230EE">
        <w:rPr>
          <w:color w:val="000000"/>
          <w:highlight w:val="yellow"/>
        </w:rPr>
        <w:t>fonte e sua natureza</w:t>
      </w:r>
      <w:r w:rsidRPr="00977949">
        <w:rPr>
          <w:color w:val="000000"/>
        </w:rPr>
        <w:t xml:space="preserve"> </w:t>
      </w:r>
      <w:commentRangeEnd w:id="10"/>
      <w:r>
        <w:rPr>
          <w:rStyle w:val="Refdecomentrio"/>
        </w:rPr>
        <w:commentReference w:id="10"/>
      </w:r>
      <w:r w:rsidRPr="00977949">
        <w:rPr>
          <w:color w:val="000000"/>
        </w:rPr>
        <w:t>e depende das circunstâncias particulares sob as quais são obtidas. Generalizações sobre a confiabilidade de vários tipos de evidências podem ser feitas; contudo, tais generalizações estão sujeitas a exceções importantes. Mesmo quando a evidência é obtida de fontes externas, podem existir circunstâncias que poderiam afetar sua confiabilidade. Por exemplo, evidência obtida de fonte externa pode não ser confiável se a fonte não for conhecida ou objetiva. Enquanto se reconhece que possam existir exceções, as seguintes generalizações sobre a confiabilidade da evidência podem ser úteis:</w:t>
      </w:r>
    </w:p>
    <w:p w14:paraId="72F2519D"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977949">
        <w:rPr>
          <w:color w:val="000000"/>
        </w:rPr>
        <w:t xml:space="preserve">a evidência é mais confiável quando é obtida de fontes </w:t>
      </w:r>
      <w:r w:rsidRPr="000230EE">
        <w:rPr>
          <w:color w:val="000000"/>
          <w:highlight w:val="yellow"/>
        </w:rPr>
        <w:t>externas</w:t>
      </w:r>
      <w:r w:rsidRPr="00977949">
        <w:rPr>
          <w:color w:val="000000"/>
        </w:rPr>
        <w:t xml:space="preserve"> às partes apropriadas;</w:t>
      </w:r>
    </w:p>
    <w:p w14:paraId="5531DD15"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977949">
        <w:rPr>
          <w:color w:val="000000"/>
        </w:rPr>
        <w:t xml:space="preserve">a evidência que é gerada internamente é mais confiável quando os controles relacionados são efetivos; </w:t>
      </w:r>
    </w:p>
    <w:p w14:paraId="74FB61F1"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977949">
        <w:rPr>
          <w:color w:val="000000"/>
        </w:rPr>
        <w:t>a evidência obtida diretamente pelo auditor independente (por exemplo, na observação da efetividade de controle) é mais confiável do que a evidência obtida indiretamente ou por dedução (por exemplo, indagação sobre a efetividade do controle);</w:t>
      </w:r>
    </w:p>
    <w:p w14:paraId="6AE9494B" w14:textId="77777777" w:rsidR="002A6EFF" w:rsidRPr="00977949" w:rsidRDefault="002A6EFF">
      <w:pPr>
        <w:widowControl w:val="0"/>
        <w:numPr>
          <w:ilvl w:val="0"/>
          <w:numId w:val="20"/>
        </w:numPr>
        <w:overflowPunct w:val="0"/>
        <w:autoSpaceDE w:val="0"/>
        <w:autoSpaceDN w:val="0"/>
        <w:adjustRightInd w:val="0"/>
        <w:spacing w:after="0" w:line="240" w:lineRule="auto"/>
        <w:ind w:left="851" w:hanging="284"/>
        <w:jc w:val="both"/>
        <w:rPr>
          <w:color w:val="000000"/>
        </w:rPr>
      </w:pPr>
      <w:r w:rsidRPr="00977949">
        <w:rPr>
          <w:color w:val="000000"/>
        </w:rPr>
        <w:t xml:space="preserve">a evidência formal é mais confiável, seja em papel, de forma eletrônica ou outra mídia (por exemplo, a ata de reunião geralmente é mais confiável do que a representação verbal do que foi discutido). </w:t>
      </w:r>
    </w:p>
    <w:p w14:paraId="12ADAE12" w14:textId="77777777" w:rsidR="002A6EFF" w:rsidRPr="00977949" w:rsidRDefault="002A6EFF" w:rsidP="002A6EFF">
      <w:pPr>
        <w:pStyle w:val="PargrafodaLista"/>
        <w:widowControl w:val="0"/>
        <w:spacing w:after="0" w:line="240" w:lineRule="auto"/>
        <w:rPr>
          <w:rFonts w:ascii="Times New Roman" w:hAnsi="Times New Roman"/>
          <w:color w:val="000000"/>
          <w:sz w:val="24"/>
          <w:szCs w:val="24"/>
        </w:rPr>
      </w:pPr>
    </w:p>
    <w:p w14:paraId="2BFBAAB4"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Segurança maior é geralmente obtida de evidências consistentes de fontes ou de natureza diferentes do que evidências consideradas individualmente. Adicionalmente, obter evidências de fontes ou de natureza diferente pode tanto corroborar outras evidências quanto indicar que um item particular da evidência não é confiável. Quando a evidência obtida de uma fonte é inconsistente com aquela obtida de outra, será necessário determinar quais procedimentos adicionais devem ser executados para eliminar a inconsistência.</w:t>
      </w:r>
    </w:p>
    <w:p w14:paraId="70D07DC6" w14:textId="77777777" w:rsidR="002A6EFF" w:rsidRPr="00977949" w:rsidRDefault="002A6EFF" w:rsidP="002A6EFF">
      <w:pPr>
        <w:widowControl w:val="0"/>
        <w:autoSpaceDE w:val="0"/>
        <w:autoSpaceDN w:val="0"/>
        <w:adjustRightInd w:val="0"/>
        <w:rPr>
          <w:color w:val="000000"/>
        </w:rPr>
      </w:pPr>
    </w:p>
    <w:p w14:paraId="09761297"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A obtenção da evidência apropriada e suficiente é geralmente mais difícil </w:t>
      </w:r>
      <w:r>
        <w:rPr>
          <w:color w:val="000000"/>
        </w:rPr>
        <w:t>n</w:t>
      </w:r>
      <w:r w:rsidRPr="00977949">
        <w:rPr>
          <w:color w:val="000000"/>
        </w:rPr>
        <w:t xml:space="preserve">a asseguração sobre a informação do objeto, cobrindo um período de tempo, do que do objeto </w:t>
      </w:r>
      <w:r>
        <w:rPr>
          <w:color w:val="000000"/>
        </w:rPr>
        <w:t>n</w:t>
      </w:r>
      <w:r w:rsidRPr="00977949">
        <w:rPr>
          <w:color w:val="000000"/>
        </w:rPr>
        <w:t>a data base. Adicionalmente, as conclusões fornecidas sobre processos geralmente são limitadas ao período coberto pelo trabalho; o auditor independente não fornece conclusão sobre se o processo irá continuar a funcionar no futuro de modo especificado.</w:t>
      </w:r>
    </w:p>
    <w:p w14:paraId="11B3CF80" w14:textId="77777777" w:rsidR="002A6EFF" w:rsidRPr="00977949" w:rsidRDefault="002A6EFF" w:rsidP="002A6EFF">
      <w:pPr>
        <w:widowControl w:val="0"/>
        <w:overflowPunct w:val="0"/>
        <w:autoSpaceDE w:val="0"/>
        <w:autoSpaceDN w:val="0"/>
        <w:adjustRightInd w:val="0"/>
        <w:ind w:left="569"/>
        <w:jc w:val="both"/>
        <w:rPr>
          <w:color w:val="000000"/>
        </w:rPr>
      </w:pPr>
    </w:p>
    <w:p w14:paraId="3A2C0E28"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É uma questão de julgamento profissional se evidências apropriadas e suficientes foram obtidas para suportar a conclusão do auditor independente, o que envolve considerar a relação entre o custo e o benefício da obtenção das evidências. O auditor utiliza o julgamento e exerce o ceticismo profissional ao avaliar a quantidade e a qualidade das evidências e, portanto, sua suficiência e adequação para suportar o relatório de asseguração.</w:t>
      </w:r>
    </w:p>
    <w:p w14:paraId="4727F843" w14:textId="77777777" w:rsidR="002A6EFF" w:rsidRDefault="002A6EFF" w:rsidP="002A6EFF">
      <w:pPr>
        <w:widowControl w:val="0"/>
        <w:autoSpaceDE w:val="0"/>
        <w:autoSpaceDN w:val="0"/>
        <w:adjustRightInd w:val="0"/>
        <w:rPr>
          <w:spacing w:val="-6"/>
        </w:rPr>
      </w:pPr>
    </w:p>
    <w:p w14:paraId="636BF31C" w14:textId="77777777" w:rsidR="002A6EFF" w:rsidRPr="00977949" w:rsidRDefault="002A6EFF" w:rsidP="002A6EFF">
      <w:pPr>
        <w:widowControl w:val="0"/>
        <w:autoSpaceDE w:val="0"/>
        <w:autoSpaceDN w:val="0"/>
        <w:adjustRightInd w:val="0"/>
        <w:rPr>
          <w:i/>
          <w:color w:val="000000"/>
        </w:rPr>
      </w:pPr>
      <w:r w:rsidRPr="00977949">
        <w:rPr>
          <w:i/>
          <w:color w:val="000000"/>
        </w:rPr>
        <w:t>Materialidade</w:t>
      </w:r>
    </w:p>
    <w:p w14:paraId="3F5A7208" w14:textId="77777777" w:rsidR="002A6EFF" w:rsidRPr="00977949" w:rsidRDefault="002A6EFF" w:rsidP="002A6EFF">
      <w:pPr>
        <w:widowControl w:val="0"/>
        <w:autoSpaceDE w:val="0"/>
        <w:autoSpaceDN w:val="0"/>
        <w:adjustRightInd w:val="0"/>
        <w:rPr>
          <w:color w:val="000000"/>
        </w:rPr>
      </w:pPr>
    </w:p>
    <w:p w14:paraId="0BD57639"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A </w:t>
      </w:r>
      <w:r w:rsidRPr="000230EE">
        <w:rPr>
          <w:color w:val="000000"/>
          <w:highlight w:val="yellow"/>
        </w:rPr>
        <w:t>materialidade</w:t>
      </w:r>
      <w:r w:rsidRPr="00977949">
        <w:rPr>
          <w:color w:val="000000"/>
        </w:rPr>
        <w:t xml:space="preserve"> é relevante ao planejar e realizar o trabalho de asseguração para determinar a </w:t>
      </w:r>
      <w:r w:rsidRPr="000230EE">
        <w:rPr>
          <w:color w:val="000000"/>
          <w:highlight w:val="yellow"/>
        </w:rPr>
        <w:t>natureza, a época e a extensão</w:t>
      </w:r>
      <w:r w:rsidRPr="00977949">
        <w:rPr>
          <w:color w:val="000000"/>
        </w:rPr>
        <w:t xml:space="preserve"> dos procedimentos, bem como para avaliar se a informação do objeto está livre de distorções. Os julgamentos profissionais sobre materialidade são feitos à luz das circunstâncias, mas não são influenciadas pelo nível de asseguração, ou seja, para os mesmos usuários e propósitos previstos, a materialidade do trabalho de asseguração razoável é a mesma utilizada em trabalho de asseguração limitada, considerando que ela é determinada com base nas necessidades de informação dos usuários previstos.</w:t>
      </w:r>
    </w:p>
    <w:p w14:paraId="17252FF7" w14:textId="77777777" w:rsidR="002A6EFF" w:rsidRDefault="002A6EFF" w:rsidP="002A6EFF">
      <w:pPr>
        <w:widowControl w:val="0"/>
        <w:autoSpaceDE w:val="0"/>
        <w:autoSpaceDN w:val="0"/>
        <w:adjustRightInd w:val="0"/>
        <w:rPr>
          <w:color w:val="000000"/>
          <w:spacing w:val="-6"/>
        </w:rPr>
      </w:pPr>
    </w:p>
    <w:p w14:paraId="08ADE69C"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Distorções, incluindo omissões, são consideradas relevantes se elas, individualmente ou em conjunto, puderem, razoavelmente, influenciar as decisões relevantes dos usuários previstos tomadas com base na informação do objeto. A consideração do auditor independente sobre a materialidade é um assunto de julgamento profissional, e é influenciada pela percepção que o auditor possui sobre as necessidades comuns de informação dos usuários previstos como um grupo.</w:t>
      </w:r>
      <w:r>
        <w:rPr>
          <w:color w:val="000000"/>
          <w:spacing w:val="-6"/>
        </w:rPr>
        <w:t xml:space="preserve"> </w:t>
      </w:r>
      <w:r w:rsidRPr="00977949">
        <w:rPr>
          <w:color w:val="000000"/>
        </w:rPr>
        <w:t xml:space="preserve">A menos que o trabalho tenha sido desenvolvido para atender às necessidades de informações de usuários específicos, os possíveis efeitos das distorções para os usuários específicos, cuja necessidade de informação possa variar amplamente, não são geralmente considerados. </w:t>
      </w:r>
    </w:p>
    <w:p w14:paraId="127493EA" w14:textId="77777777" w:rsidR="002A6EFF" w:rsidRPr="00977949" w:rsidRDefault="002A6EFF" w:rsidP="002A6EFF">
      <w:pPr>
        <w:widowControl w:val="0"/>
        <w:autoSpaceDE w:val="0"/>
        <w:autoSpaceDN w:val="0"/>
        <w:adjustRightInd w:val="0"/>
        <w:rPr>
          <w:color w:val="000000"/>
        </w:rPr>
      </w:pPr>
    </w:p>
    <w:p w14:paraId="1D5B360D"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A materialidade é considerada no contexto dos fatores </w:t>
      </w:r>
      <w:r w:rsidRPr="000230EE">
        <w:rPr>
          <w:color w:val="000000"/>
          <w:highlight w:val="yellow"/>
        </w:rPr>
        <w:t xml:space="preserve">qualitativos </w:t>
      </w:r>
      <w:r w:rsidRPr="00977949">
        <w:rPr>
          <w:color w:val="000000"/>
        </w:rPr>
        <w:t xml:space="preserve">e, quando aplicável, a fatores </w:t>
      </w:r>
      <w:r w:rsidRPr="000230EE">
        <w:rPr>
          <w:color w:val="000000"/>
          <w:highlight w:val="yellow"/>
        </w:rPr>
        <w:t>quantitativos</w:t>
      </w:r>
      <w:r w:rsidRPr="00977949">
        <w:rPr>
          <w:color w:val="000000"/>
        </w:rPr>
        <w:t>. Ao considerar a materialidade em trabalho específico, a importância relativa de fatores quantitativos e qualitativos é assunto de julgamento profissional.</w:t>
      </w:r>
    </w:p>
    <w:p w14:paraId="4F35537C" w14:textId="77777777" w:rsidR="002A6EFF" w:rsidRPr="00977949" w:rsidRDefault="002A6EFF" w:rsidP="002A6EFF">
      <w:pPr>
        <w:widowControl w:val="0"/>
        <w:autoSpaceDE w:val="0"/>
        <w:autoSpaceDN w:val="0"/>
        <w:adjustRightInd w:val="0"/>
        <w:rPr>
          <w:color w:val="000000"/>
        </w:rPr>
      </w:pPr>
    </w:p>
    <w:p w14:paraId="4BD08FD1"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A materialidade se refere à informação coberta pelo relatório de asseguração do auditor independente. Portanto, quando o trabalho cobrir alguns, mas não todos, os aspectos da informação do objeto, a materialidade é considerada em relação apenas àquela parte da informação que é coberta pelo trabalho.</w:t>
      </w:r>
    </w:p>
    <w:p w14:paraId="1B2A219D" w14:textId="77777777" w:rsidR="002A6EFF" w:rsidRPr="00977949" w:rsidRDefault="002A6EFF" w:rsidP="002A6EFF">
      <w:pPr>
        <w:widowControl w:val="0"/>
        <w:autoSpaceDE w:val="0"/>
        <w:autoSpaceDN w:val="0"/>
        <w:adjustRightInd w:val="0"/>
        <w:rPr>
          <w:color w:val="000000"/>
        </w:rPr>
      </w:pPr>
    </w:p>
    <w:p w14:paraId="3A5851F6" w14:textId="77777777" w:rsidR="002A6EFF" w:rsidRPr="00977949" w:rsidRDefault="002A6EFF" w:rsidP="002A6EFF">
      <w:pPr>
        <w:widowControl w:val="0"/>
        <w:autoSpaceDE w:val="0"/>
        <w:autoSpaceDN w:val="0"/>
        <w:adjustRightInd w:val="0"/>
        <w:rPr>
          <w:i/>
          <w:color w:val="000000"/>
        </w:rPr>
      </w:pPr>
      <w:r w:rsidRPr="00977949">
        <w:rPr>
          <w:i/>
          <w:color w:val="000000"/>
        </w:rPr>
        <w:t>Risco do trabalho</w:t>
      </w:r>
    </w:p>
    <w:p w14:paraId="694D209C" w14:textId="77777777" w:rsidR="002A6EFF" w:rsidRDefault="002A6EFF" w:rsidP="002A6EFF">
      <w:pPr>
        <w:widowControl w:val="0"/>
        <w:autoSpaceDE w:val="0"/>
        <w:autoSpaceDN w:val="0"/>
        <w:adjustRightInd w:val="0"/>
        <w:rPr>
          <w:spacing w:val="-6"/>
        </w:rPr>
      </w:pPr>
    </w:p>
    <w:p w14:paraId="4EE8DD22"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 xml:space="preserve">A informação do objeto pode não se relacionar adequadamente no contexto do objeto e dos critérios, e pode, portanto, ser potencialmente distorcida de forma relevante. Isso ocorre quando a informação </w:t>
      </w:r>
      <w:r w:rsidRPr="00B210C0">
        <w:rPr>
          <w:color w:val="000000"/>
          <w:highlight w:val="yellow"/>
        </w:rPr>
        <w:t>não reflete apropriadamente</w:t>
      </w:r>
      <w:r w:rsidRPr="00977949">
        <w:rPr>
          <w:color w:val="000000"/>
        </w:rPr>
        <w:t xml:space="preserve"> a aplicação dos critérios para mensurar ou avaliar o objeto.</w:t>
      </w:r>
    </w:p>
    <w:p w14:paraId="567840BC" w14:textId="77777777" w:rsidR="002A6EFF" w:rsidRPr="00977949" w:rsidRDefault="002A6EFF" w:rsidP="002A6EFF">
      <w:pPr>
        <w:widowControl w:val="0"/>
        <w:overflowPunct w:val="0"/>
        <w:autoSpaceDE w:val="0"/>
        <w:autoSpaceDN w:val="0"/>
        <w:adjustRightInd w:val="0"/>
        <w:ind w:left="569"/>
        <w:jc w:val="both"/>
        <w:rPr>
          <w:color w:val="000000"/>
        </w:rPr>
      </w:pPr>
    </w:p>
    <w:p w14:paraId="5E584EE7" w14:textId="77777777" w:rsidR="002A6EFF" w:rsidRPr="00B210C0"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highlight w:val="yellow"/>
        </w:rPr>
      </w:pPr>
      <w:r>
        <w:rPr>
          <w:color w:val="000000"/>
          <w:spacing w:val="-6"/>
        </w:rPr>
        <w:t xml:space="preserve"> </w:t>
      </w:r>
      <w:r w:rsidRPr="00B210C0">
        <w:rPr>
          <w:color w:val="000000"/>
          <w:highlight w:val="yellow"/>
        </w:rPr>
        <w:t>Risco do trabalho</w:t>
      </w:r>
      <w:r w:rsidRPr="00977949">
        <w:rPr>
          <w:color w:val="000000"/>
        </w:rPr>
        <w:t xml:space="preserve"> é o </w:t>
      </w:r>
      <w:r w:rsidRPr="00B210C0">
        <w:rPr>
          <w:color w:val="000000"/>
          <w:highlight w:val="yellow"/>
        </w:rPr>
        <w:t>risco de o auditor independente expressar uma conclusão inadequada quando a informação do objeto estiver distorcida de forma relevante. O risco do trabalho não se refere nem inclui os riscos de negócio do auditor independente, tais como perdas em litígios, publicidade adversa, ou outros eventos que surjam em conexão com a informação específica do objeto.</w:t>
      </w:r>
    </w:p>
    <w:p w14:paraId="7CD7CF41" w14:textId="77777777" w:rsidR="002A6EFF" w:rsidRDefault="002A6EFF" w:rsidP="002A6EFF">
      <w:pPr>
        <w:widowControl w:val="0"/>
        <w:overflowPunct w:val="0"/>
        <w:autoSpaceDE w:val="0"/>
        <w:autoSpaceDN w:val="0"/>
        <w:adjustRightInd w:val="0"/>
        <w:jc w:val="both"/>
        <w:rPr>
          <w:color w:val="000000"/>
          <w:spacing w:val="-6"/>
        </w:rPr>
      </w:pPr>
    </w:p>
    <w:p w14:paraId="7E36DA8F" w14:textId="77777777" w:rsidR="002A6EFF" w:rsidRPr="00977949"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Eliminar totalmente o risco do trabalho é raramente alcançável ou possui um custo altíssimo em relação ao benefício. Portanto, a “asseguração razoável” é menor do que asseguração absoluta, como resultado de fatores, tais como:</w:t>
      </w:r>
    </w:p>
    <w:p w14:paraId="196B9A29"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uso de testes seletivos;</w:t>
      </w:r>
    </w:p>
    <w:p w14:paraId="5005D443"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limitações inerentes ao controle interno;</w:t>
      </w:r>
    </w:p>
    <w:p w14:paraId="0AACDF1E"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 xml:space="preserve">fato de que muitas das evidências disponíveis ao auditor independente são persuasivas, ao </w:t>
      </w:r>
      <w:r w:rsidRPr="00977949">
        <w:rPr>
          <w:color w:val="000000"/>
        </w:rPr>
        <w:t>invés</w:t>
      </w:r>
      <w:r>
        <w:rPr>
          <w:color w:val="000000"/>
        </w:rPr>
        <w:t xml:space="preserve"> de conclusivas;</w:t>
      </w:r>
    </w:p>
    <w:p w14:paraId="24F82E08"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Pr>
          <w:color w:val="000000"/>
        </w:rPr>
        <w:t>uso de julgamento profissional ao obter e avaliar as evidências e formar as conclusões com base nessas evidências;</w:t>
      </w:r>
    </w:p>
    <w:p w14:paraId="600AC238" w14:textId="77777777" w:rsidR="002A6EFF" w:rsidRPr="00977949" w:rsidRDefault="002A6EFF">
      <w:pPr>
        <w:widowControl w:val="0"/>
        <w:numPr>
          <w:ilvl w:val="0"/>
          <w:numId w:val="20"/>
        </w:numPr>
        <w:overflowPunct w:val="0"/>
        <w:autoSpaceDE w:val="0"/>
        <w:autoSpaceDN w:val="0"/>
        <w:adjustRightInd w:val="0"/>
        <w:spacing w:after="0" w:line="240" w:lineRule="auto"/>
        <w:ind w:left="851" w:hanging="284"/>
        <w:jc w:val="both"/>
        <w:rPr>
          <w:color w:val="000000"/>
        </w:rPr>
      </w:pPr>
      <w:r w:rsidRPr="00977949">
        <w:rPr>
          <w:color w:val="000000"/>
        </w:rPr>
        <w:t>em</w:t>
      </w:r>
      <w:r>
        <w:rPr>
          <w:color w:val="000000"/>
        </w:rPr>
        <w:t xml:space="preserve"> alguns casos, as características do objeto quando avaliadas ou mensuradas pelos critérios.</w:t>
      </w:r>
    </w:p>
    <w:p w14:paraId="17C9CBF7" w14:textId="77777777" w:rsidR="002A6EFF" w:rsidRDefault="002A6EFF" w:rsidP="002A6EFF">
      <w:pPr>
        <w:widowControl w:val="0"/>
        <w:overflowPunct w:val="0"/>
        <w:autoSpaceDE w:val="0"/>
        <w:autoSpaceDN w:val="0"/>
        <w:adjustRightInd w:val="0"/>
        <w:ind w:left="1080"/>
        <w:jc w:val="both"/>
        <w:rPr>
          <w:color w:val="000000"/>
          <w:spacing w:val="-6"/>
        </w:rPr>
      </w:pPr>
    </w:p>
    <w:p w14:paraId="33A2929B" w14:textId="77777777" w:rsidR="002A6EFF" w:rsidRPr="00977949"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No geral, os riscos do trabalho podem estar representados pelos seguintes componentes, apesar de que nem todos esses componentes estarão necessariamente presentes ou serão significativos para todos os trabalhos de asseguração:</w:t>
      </w:r>
    </w:p>
    <w:p w14:paraId="7EDF0FE8" w14:textId="77777777" w:rsidR="002A6EFF" w:rsidRPr="00977949" w:rsidRDefault="002A6EFF">
      <w:pPr>
        <w:widowControl w:val="0"/>
        <w:numPr>
          <w:ilvl w:val="1"/>
          <w:numId w:val="25"/>
        </w:numPr>
        <w:tabs>
          <w:tab w:val="clear" w:pos="1440"/>
        </w:tabs>
        <w:overflowPunct w:val="0"/>
        <w:autoSpaceDE w:val="0"/>
        <w:autoSpaceDN w:val="0"/>
        <w:adjustRightInd w:val="0"/>
        <w:spacing w:after="120" w:line="240" w:lineRule="auto"/>
        <w:ind w:left="993" w:hanging="424"/>
        <w:jc w:val="both"/>
        <w:rPr>
          <w:color w:val="000000"/>
        </w:rPr>
      </w:pPr>
      <w:r>
        <w:rPr>
          <w:color w:val="000000"/>
        </w:rPr>
        <w:t xml:space="preserve">riscos, que </w:t>
      </w:r>
      <w:r w:rsidRPr="00B210C0">
        <w:rPr>
          <w:color w:val="000000"/>
          <w:highlight w:val="red"/>
        </w:rPr>
        <w:t>não</w:t>
      </w:r>
      <w:r>
        <w:rPr>
          <w:color w:val="000000"/>
        </w:rPr>
        <w:t xml:space="preserve"> dependem diretamente do auditor independente, consistem em:</w:t>
      </w:r>
    </w:p>
    <w:p w14:paraId="4E72420C" w14:textId="77777777" w:rsidR="002A6EFF" w:rsidRPr="00977949" w:rsidRDefault="002A6EFF">
      <w:pPr>
        <w:widowControl w:val="0"/>
        <w:numPr>
          <w:ilvl w:val="0"/>
          <w:numId w:val="26"/>
        </w:numPr>
        <w:overflowPunct w:val="0"/>
        <w:autoSpaceDE w:val="0"/>
        <w:autoSpaceDN w:val="0"/>
        <w:adjustRightInd w:val="0"/>
        <w:spacing w:after="120" w:line="240" w:lineRule="auto"/>
        <w:ind w:hanging="447"/>
        <w:jc w:val="both"/>
        <w:rPr>
          <w:color w:val="000000"/>
        </w:rPr>
      </w:pPr>
      <w:r w:rsidRPr="00B210C0">
        <w:rPr>
          <w:color w:val="000000"/>
          <w:highlight w:val="yellow"/>
        </w:rPr>
        <w:t xml:space="preserve">risco inerente </w:t>
      </w:r>
      <w:r>
        <w:rPr>
          <w:color w:val="000000"/>
        </w:rPr>
        <w:t xml:space="preserve">– a suscetibilidade da informação do objeto conter </w:t>
      </w:r>
      <w:r w:rsidRPr="00977949">
        <w:rPr>
          <w:color w:val="000000"/>
        </w:rPr>
        <w:t xml:space="preserve">distorção relevante </w:t>
      </w:r>
      <w:r w:rsidRPr="00B210C0">
        <w:rPr>
          <w:color w:val="000000"/>
          <w:highlight w:val="cyan"/>
        </w:rPr>
        <w:t>antes da consideração de quaisquer controles</w:t>
      </w:r>
      <w:r w:rsidRPr="00977949">
        <w:rPr>
          <w:color w:val="000000"/>
        </w:rPr>
        <w:t xml:space="preserve"> aplicados pelas partes apropriadas; e</w:t>
      </w:r>
    </w:p>
    <w:p w14:paraId="105CAF7D" w14:textId="77777777" w:rsidR="002A6EFF" w:rsidRPr="00977949" w:rsidRDefault="002A6EFF">
      <w:pPr>
        <w:widowControl w:val="0"/>
        <w:numPr>
          <w:ilvl w:val="0"/>
          <w:numId w:val="26"/>
        </w:numPr>
        <w:overflowPunct w:val="0"/>
        <w:autoSpaceDE w:val="0"/>
        <w:autoSpaceDN w:val="0"/>
        <w:adjustRightInd w:val="0"/>
        <w:spacing w:after="120" w:line="240" w:lineRule="auto"/>
        <w:ind w:hanging="447"/>
        <w:jc w:val="both"/>
        <w:rPr>
          <w:color w:val="000000"/>
        </w:rPr>
      </w:pPr>
      <w:r w:rsidRPr="00B210C0">
        <w:rPr>
          <w:color w:val="000000"/>
          <w:highlight w:val="yellow"/>
        </w:rPr>
        <w:t xml:space="preserve">risco de controle </w:t>
      </w:r>
      <w:r>
        <w:rPr>
          <w:color w:val="000000"/>
        </w:rPr>
        <w:t>–</w:t>
      </w:r>
      <w:r w:rsidRPr="00977949">
        <w:rPr>
          <w:color w:val="000000"/>
        </w:rPr>
        <w:t xml:space="preserve"> o risco de ocorrer distorção relevante na informação do objeto </w:t>
      </w:r>
      <w:r w:rsidRPr="00B210C0">
        <w:rPr>
          <w:color w:val="000000"/>
          <w:highlight w:val="cyan"/>
        </w:rPr>
        <w:t>não seja evitado por controle</w:t>
      </w:r>
      <w:r w:rsidRPr="00977949">
        <w:rPr>
          <w:color w:val="000000"/>
        </w:rPr>
        <w:t xml:space="preserve"> preventivo ou, detectado e corrigido, em tempo hábil, pelo controle interno implementado pelas partes apropriadas; e</w:t>
      </w:r>
    </w:p>
    <w:p w14:paraId="4EC4FBD1" w14:textId="77777777" w:rsidR="002A6EFF" w:rsidRDefault="002A6EFF">
      <w:pPr>
        <w:widowControl w:val="0"/>
        <w:numPr>
          <w:ilvl w:val="1"/>
          <w:numId w:val="25"/>
        </w:numPr>
        <w:tabs>
          <w:tab w:val="clear" w:pos="1440"/>
        </w:tabs>
        <w:overflowPunct w:val="0"/>
        <w:autoSpaceDE w:val="0"/>
        <w:autoSpaceDN w:val="0"/>
        <w:adjustRightInd w:val="0"/>
        <w:spacing w:after="120" w:line="240" w:lineRule="auto"/>
        <w:ind w:left="993" w:hanging="424"/>
        <w:jc w:val="both"/>
        <w:rPr>
          <w:color w:val="000000"/>
        </w:rPr>
      </w:pPr>
      <w:r>
        <w:rPr>
          <w:color w:val="000000"/>
        </w:rPr>
        <w:t xml:space="preserve">riscos, que o auditor independente </w:t>
      </w:r>
      <w:r w:rsidRPr="00B210C0">
        <w:rPr>
          <w:color w:val="000000"/>
          <w:highlight w:val="green"/>
        </w:rPr>
        <w:t>influencia diretamente</w:t>
      </w:r>
      <w:r>
        <w:rPr>
          <w:color w:val="000000"/>
        </w:rPr>
        <w:t>, consistem em:</w:t>
      </w:r>
    </w:p>
    <w:p w14:paraId="75FD5D9C" w14:textId="77777777" w:rsidR="002A6EFF" w:rsidRDefault="002A6EFF">
      <w:pPr>
        <w:widowControl w:val="0"/>
        <w:numPr>
          <w:ilvl w:val="0"/>
          <w:numId w:val="27"/>
        </w:numPr>
        <w:overflowPunct w:val="0"/>
        <w:autoSpaceDE w:val="0"/>
        <w:autoSpaceDN w:val="0"/>
        <w:adjustRightInd w:val="0"/>
        <w:spacing w:after="120" w:line="240" w:lineRule="auto"/>
        <w:ind w:hanging="447"/>
        <w:jc w:val="both"/>
        <w:rPr>
          <w:color w:val="000000"/>
        </w:rPr>
      </w:pPr>
      <w:r w:rsidRPr="00B210C0">
        <w:rPr>
          <w:color w:val="000000"/>
          <w:highlight w:val="yellow"/>
        </w:rPr>
        <w:t xml:space="preserve">risco de detecção </w:t>
      </w:r>
      <w:r>
        <w:rPr>
          <w:color w:val="000000"/>
        </w:rPr>
        <w:t xml:space="preserve">– o risco dos procedimentos realizados pelo auditor independente </w:t>
      </w:r>
      <w:r w:rsidRPr="00B210C0">
        <w:rPr>
          <w:color w:val="000000"/>
          <w:highlight w:val="cyan"/>
        </w:rPr>
        <w:t>não detectarem distorção</w:t>
      </w:r>
      <w:r>
        <w:rPr>
          <w:color w:val="000000"/>
        </w:rPr>
        <w:t xml:space="preserve"> relevante; e</w:t>
      </w:r>
    </w:p>
    <w:p w14:paraId="13FD1DF7" w14:textId="77777777" w:rsidR="002A6EFF" w:rsidRDefault="002A6EFF">
      <w:pPr>
        <w:widowControl w:val="0"/>
        <w:numPr>
          <w:ilvl w:val="0"/>
          <w:numId w:val="27"/>
        </w:numPr>
        <w:overflowPunct w:val="0"/>
        <w:autoSpaceDE w:val="0"/>
        <w:autoSpaceDN w:val="0"/>
        <w:adjustRightInd w:val="0"/>
        <w:spacing w:after="0" w:line="240" w:lineRule="auto"/>
        <w:ind w:hanging="447"/>
        <w:jc w:val="both"/>
        <w:rPr>
          <w:color w:val="000000"/>
        </w:rPr>
      </w:pPr>
      <w:r w:rsidRPr="00B210C0">
        <w:rPr>
          <w:color w:val="000000"/>
          <w:highlight w:val="yellow"/>
        </w:rPr>
        <w:t xml:space="preserve">risco de mensuração ou avaliação </w:t>
      </w:r>
      <w:r>
        <w:rPr>
          <w:color w:val="000000"/>
        </w:rPr>
        <w:t xml:space="preserve">– no caso de </w:t>
      </w:r>
      <w:r w:rsidRPr="00B210C0">
        <w:rPr>
          <w:color w:val="000000"/>
          <w:highlight w:val="cyan"/>
        </w:rPr>
        <w:t>trabalho direto</w:t>
      </w:r>
      <w:r>
        <w:rPr>
          <w:color w:val="000000"/>
        </w:rPr>
        <w:t xml:space="preserve">, o risco associado com a </w:t>
      </w:r>
      <w:r w:rsidRPr="00B210C0">
        <w:rPr>
          <w:color w:val="000000"/>
          <w:highlight w:val="cyan"/>
        </w:rPr>
        <w:t>mensuração ou avaliação que o auditor independente</w:t>
      </w:r>
      <w:r>
        <w:rPr>
          <w:color w:val="000000"/>
        </w:rPr>
        <w:t xml:space="preserve"> fizer do objeto pelos critérios.</w:t>
      </w:r>
    </w:p>
    <w:p w14:paraId="70733C9B" w14:textId="77777777" w:rsidR="002A6EFF" w:rsidRPr="00977949" w:rsidRDefault="002A6EFF" w:rsidP="002A6EFF">
      <w:pPr>
        <w:widowControl w:val="0"/>
        <w:overflowPunct w:val="0"/>
        <w:autoSpaceDE w:val="0"/>
        <w:autoSpaceDN w:val="0"/>
        <w:adjustRightInd w:val="0"/>
        <w:jc w:val="both"/>
        <w:rPr>
          <w:color w:val="000000"/>
        </w:rPr>
      </w:pPr>
    </w:p>
    <w:p w14:paraId="0FE90923" w14:textId="77777777" w:rsidR="002A6EFF" w:rsidRPr="00977949"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977949">
        <w:rPr>
          <w:color w:val="000000"/>
        </w:rPr>
        <w:t xml:space="preserve">O nível pelo qual cada um desses componentes é relevante para o trabalho é influenciado pelas circunstâncias do trabalho, em particular. </w:t>
      </w:r>
      <w:r>
        <w:rPr>
          <w:color w:val="000000"/>
        </w:rPr>
        <w:t>A consideração de riscos é assunto de julgamento profissional, em vez de ser passível de mensuração precisa. As circunstâncias podem estar relacionadas com:</w:t>
      </w:r>
    </w:p>
    <w:p w14:paraId="7A103CE2"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977949">
        <w:rPr>
          <w:color w:val="000000"/>
        </w:rPr>
        <w:t xml:space="preserve">A natureza do objeto e a sua informação. Por exemplo, o conceito de controle de risco pode ser mais útil quando a informação do objeto for relativa à preparação da informação sobre o desempenho da entidade quando ele for relativo à informação sobre a eficácia de controle ou a existência de condição física. </w:t>
      </w:r>
    </w:p>
    <w:p w14:paraId="5BFC9AA4" w14:textId="77777777" w:rsidR="002A6EFF" w:rsidRPr="00977949" w:rsidRDefault="002A6EFF">
      <w:pPr>
        <w:widowControl w:val="0"/>
        <w:numPr>
          <w:ilvl w:val="0"/>
          <w:numId w:val="20"/>
        </w:numPr>
        <w:overflowPunct w:val="0"/>
        <w:autoSpaceDE w:val="0"/>
        <w:autoSpaceDN w:val="0"/>
        <w:adjustRightInd w:val="0"/>
        <w:spacing w:after="120" w:line="240" w:lineRule="auto"/>
        <w:ind w:left="851" w:hanging="284"/>
        <w:jc w:val="both"/>
        <w:rPr>
          <w:color w:val="000000"/>
        </w:rPr>
      </w:pPr>
      <w:r w:rsidRPr="00977949">
        <w:rPr>
          <w:color w:val="000000"/>
        </w:rPr>
        <w:t>O tipo de trabalho de asseguração (razoável ou limitada) que está sendo executado. Por exemplo, em trabalhos de asseguração limitada, o auditor independente pode, frequentemente, decidir obter evidência por outros meios que não sejam testes de controle. Neste caso, a consideração do risco de controle pode ser menos relevante do que em trabalhos de asseguração razoável sobre a mesma informação do objeto.</w:t>
      </w:r>
    </w:p>
    <w:p w14:paraId="04C57F31" w14:textId="77777777" w:rsidR="002A6EFF" w:rsidRDefault="002A6EFF">
      <w:pPr>
        <w:widowControl w:val="0"/>
        <w:numPr>
          <w:ilvl w:val="0"/>
          <w:numId w:val="20"/>
        </w:numPr>
        <w:overflowPunct w:val="0"/>
        <w:autoSpaceDE w:val="0"/>
        <w:autoSpaceDN w:val="0"/>
        <w:adjustRightInd w:val="0"/>
        <w:spacing w:after="0" w:line="240" w:lineRule="auto"/>
        <w:ind w:left="851" w:hanging="284"/>
        <w:jc w:val="both"/>
        <w:rPr>
          <w:color w:val="000000"/>
        </w:rPr>
      </w:pPr>
      <w:r w:rsidRPr="00977949">
        <w:rPr>
          <w:color w:val="000000"/>
        </w:rPr>
        <w:t>Se</w:t>
      </w:r>
      <w:r>
        <w:rPr>
          <w:color w:val="000000"/>
        </w:rPr>
        <w:t xml:space="preserve"> for trabalho direto ou trabalho de atestação. Enquanto o conceito de risco de controle é relevante ao trabalho de atestação, o conceito mais amplo de risco de mensuração ou avaliação é mais relevante para trabalho direto. </w:t>
      </w:r>
    </w:p>
    <w:p w14:paraId="27AD26B6" w14:textId="77777777" w:rsidR="002A6EFF" w:rsidRPr="00977949" w:rsidRDefault="002A6EFF" w:rsidP="002A6EFF">
      <w:pPr>
        <w:widowControl w:val="0"/>
        <w:autoSpaceDE w:val="0"/>
        <w:autoSpaceDN w:val="0"/>
        <w:adjustRightInd w:val="0"/>
        <w:rPr>
          <w:color w:val="000000"/>
        </w:rPr>
      </w:pPr>
    </w:p>
    <w:p w14:paraId="38B2D887" w14:textId="77777777" w:rsidR="002A6EFF" w:rsidRPr="00977949" w:rsidRDefault="002A6EFF" w:rsidP="002A6EFF">
      <w:pPr>
        <w:widowControl w:val="0"/>
        <w:autoSpaceDE w:val="0"/>
        <w:autoSpaceDN w:val="0"/>
        <w:adjustRightInd w:val="0"/>
        <w:rPr>
          <w:i/>
          <w:color w:val="000000"/>
        </w:rPr>
      </w:pPr>
      <w:r w:rsidRPr="00977949">
        <w:rPr>
          <w:i/>
          <w:color w:val="000000"/>
        </w:rPr>
        <w:t>Natureza, época e extensão dos procedimentos</w:t>
      </w:r>
    </w:p>
    <w:p w14:paraId="402986AA" w14:textId="77777777" w:rsidR="002A6EFF" w:rsidRDefault="002A6EFF" w:rsidP="002A6EFF">
      <w:pPr>
        <w:widowControl w:val="0"/>
        <w:autoSpaceDE w:val="0"/>
        <w:autoSpaceDN w:val="0"/>
        <w:adjustRightInd w:val="0"/>
      </w:pPr>
    </w:p>
    <w:p w14:paraId="141FF683"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977949">
        <w:rPr>
          <w:color w:val="000000"/>
        </w:rPr>
        <w:t>A</w:t>
      </w:r>
      <w:r>
        <w:rPr>
          <w:color w:val="000000"/>
        </w:rPr>
        <w:t xml:space="preserve"> combinação de procedimentos é tipicamente utilizada para obter tanto a asseguração razoável como a asseguração limitada. Os procedimentos podem incluir:</w:t>
      </w:r>
    </w:p>
    <w:p w14:paraId="2940AF65"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 xml:space="preserve">inspeção; </w:t>
      </w:r>
    </w:p>
    <w:p w14:paraId="31958B30"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observação;</w:t>
      </w:r>
    </w:p>
    <w:p w14:paraId="51096D94"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 xml:space="preserve">confirmação; </w:t>
      </w:r>
    </w:p>
    <w:p w14:paraId="71BDA8FE"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recálculo;</w:t>
      </w:r>
    </w:p>
    <w:p w14:paraId="14091D80"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reexecução;</w:t>
      </w:r>
    </w:p>
    <w:p w14:paraId="3CBD697A"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procedimentos analíticos; e</w:t>
      </w:r>
    </w:p>
    <w:p w14:paraId="49844D14" w14:textId="77777777" w:rsidR="002A6EFF" w:rsidRPr="00B210C0" w:rsidRDefault="002A6EFF">
      <w:pPr>
        <w:widowControl w:val="0"/>
        <w:numPr>
          <w:ilvl w:val="0"/>
          <w:numId w:val="20"/>
        </w:numPr>
        <w:overflowPunct w:val="0"/>
        <w:autoSpaceDE w:val="0"/>
        <w:autoSpaceDN w:val="0"/>
        <w:adjustRightInd w:val="0"/>
        <w:spacing w:after="120" w:line="240" w:lineRule="auto"/>
        <w:ind w:left="851" w:hanging="284"/>
        <w:jc w:val="both"/>
        <w:rPr>
          <w:color w:val="000000"/>
          <w:highlight w:val="yellow"/>
        </w:rPr>
      </w:pPr>
      <w:r w:rsidRPr="00B210C0">
        <w:rPr>
          <w:color w:val="000000"/>
          <w:highlight w:val="yellow"/>
        </w:rPr>
        <w:t xml:space="preserve">indagação. </w:t>
      </w:r>
    </w:p>
    <w:p w14:paraId="738DD759" w14:textId="77777777" w:rsidR="002A6EFF" w:rsidRDefault="002A6EFF" w:rsidP="002A6EFF">
      <w:pPr>
        <w:widowControl w:val="0"/>
        <w:overflowPunct w:val="0"/>
        <w:autoSpaceDE w:val="0"/>
        <w:autoSpaceDN w:val="0"/>
        <w:adjustRightInd w:val="0"/>
        <w:ind w:left="540"/>
        <w:jc w:val="both"/>
      </w:pPr>
      <w:r>
        <w:rPr>
          <w:color w:val="000000"/>
        </w:rPr>
        <w:t xml:space="preserve">A exata natureza, a época e a extensão dos procedimentos variam de um trabalho para outro. Em teoria, para muitos trabalhos de asseguração, são possíveis variações infinitas dos procedimentos. Na prática, contudo, elas são difíceis de comunicar de forma clara e inequívoca. </w:t>
      </w:r>
    </w:p>
    <w:p w14:paraId="238B5E6E" w14:textId="77777777" w:rsidR="002A6EFF" w:rsidRDefault="002A6EFF" w:rsidP="002A6EFF">
      <w:pPr>
        <w:widowControl w:val="0"/>
        <w:autoSpaceDE w:val="0"/>
        <w:autoSpaceDN w:val="0"/>
        <w:adjustRightInd w:val="0"/>
      </w:pPr>
    </w:p>
    <w:p w14:paraId="34B2676C" w14:textId="77777777" w:rsidR="002A6EFF" w:rsidRDefault="002A6EFF">
      <w:pPr>
        <w:widowControl w:val="0"/>
        <w:numPr>
          <w:ilvl w:val="0"/>
          <w:numId w:val="19"/>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Para a compreensão do objeto e de outras circunstâncias, tanto os trabalhos de asseguração razoável como de asseguração limitada requerem a aplicação de habilidades e técnicas, bem como a obtenção de evidências apropriadas e suficientes como parte do processo de trabalho iterativo e sistemático. </w:t>
      </w:r>
    </w:p>
    <w:p w14:paraId="3B365C52" w14:textId="77777777" w:rsidR="002A6EFF" w:rsidRDefault="002A6EFF" w:rsidP="002A6EFF">
      <w:pPr>
        <w:widowControl w:val="0"/>
        <w:autoSpaceDE w:val="0"/>
        <w:autoSpaceDN w:val="0"/>
        <w:adjustRightInd w:val="0"/>
        <w:rPr>
          <w:color w:val="000000"/>
        </w:rPr>
      </w:pPr>
    </w:p>
    <w:p w14:paraId="2F809792" w14:textId="77777777" w:rsidR="002A6EFF" w:rsidRDefault="002A6EFF">
      <w:pPr>
        <w:widowControl w:val="0"/>
        <w:numPr>
          <w:ilvl w:val="0"/>
          <w:numId w:val="19"/>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O trabalho de asseguração razoável deve considerar:</w:t>
      </w:r>
    </w:p>
    <w:p w14:paraId="73439773" w14:textId="77777777" w:rsidR="002A6EFF" w:rsidRDefault="002A6EFF">
      <w:pPr>
        <w:widowControl w:val="0"/>
        <w:numPr>
          <w:ilvl w:val="1"/>
          <w:numId w:val="28"/>
        </w:numPr>
        <w:tabs>
          <w:tab w:val="clear" w:pos="1440"/>
        </w:tabs>
        <w:overflowPunct w:val="0"/>
        <w:autoSpaceDE w:val="0"/>
        <w:autoSpaceDN w:val="0"/>
        <w:adjustRightInd w:val="0"/>
        <w:spacing w:after="120" w:line="240" w:lineRule="auto"/>
        <w:ind w:left="993" w:hanging="426"/>
        <w:jc w:val="both"/>
        <w:rPr>
          <w:color w:val="000000"/>
        </w:rPr>
      </w:pPr>
      <w:r>
        <w:rPr>
          <w:color w:val="000000"/>
        </w:rPr>
        <w:t xml:space="preserve">identificar e avaliar o risco de distorção relevante na informação do objeto, com base na compreensão da informação do objeto e de outras circunstâncias do trabalho; </w:t>
      </w:r>
    </w:p>
    <w:p w14:paraId="031607B3" w14:textId="77777777" w:rsidR="002A6EFF" w:rsidRDefault="002A6EFF">
      <w:pPr>
        <w:widowControl w:val="0"/>
        <w:numPr>
          <w:ilvl w:val="1"/>
          <w:numId w:val="28"/>
        </w:numPr>
        <w:tabs>
          <w:tab w:val="clear" w:pos="1440"/>
        </w:tabs>
        <w:overflowPunct w:val="0"/>
        <w:autoSpaceDE w:val="0"/>
        <w:autoSpaceDN w:val="0"/>
        <w:adjustRightInd w:val="0"/>
        <w:spacing w:after="120" w:line="240" w:lineRule="auto"/>
        <w:ind w:left="993" w:hanging="426"/>
        <w:jc w:val="both"/>
        <w:rPr>
          <w:color w:val="000000"/>
        </w:rPr>
      </w:pPr>
      <w:r>
        <w:rPr>
          <w:color w:val="000000"/>
        </w:rPr>
        <w:t>desenvolver e realizar procedimentos para responder aos ricos avaliados e obter asseguração razoável para suportar a conclusão do auditor independente; e</w:t>
      </w:r>
    </w:p>
    <w:p w14:paraId="7F32074F" w14:textId="77777777" w:rsidR="002A6EFF" w:rsidRDefault="002A6EFF">
      <w:pPr>
        <w:widowControl w:val="0"/>
        <w:numPr>
          <w:ilvl w:val="1"/>
          <w:numId w:val="28"/>
        </w:numPr>
        <w:tabs>
          <w:tab w:val="clear" w:pos="1440"/>
        </w:tabs>
        <w:overflowPunct w:val="0"/>
        <w:autoSpaceDE w:val="0"/>
        <w:autoSpaceDN w:val="0"/>
        <w:adjustRightInd w:val="0"/>
        <w:spacing w:after="0" w:line="240" w:lineRule="auto"/>
        <w:ind w:left="993" w:hanging="426"/>
        <w:jc w:val="both"/>
        <w:rPr>
          <w:color w:val="000000"/>
        </w:rPr>
      </w:pPr>
      <w:r>
        <w:rPr>
          <w:color w:val="000000"/>
        </w:rPr>
        <w:t>avaliar a suficiência e a adequação das evidências obtidas no contexto do trabalho e, se necessário nas circunstâncias, tentar obter evidências adicionais.</w:t>
      </w:r>
    </w:p>
    <w:p w14:paraId="3D4F6520" w14:textId="77777777" w:rsidR="002A6EFF" w:rsidRDefault="002A6EFF" w:rsidP="002A6EFF">
      <w:pPr>
        <w:pStyle w:val="PargrafodaLista"/>
        <w:widowControl w:val="0"/>
        <w:spacing w:after="0" w:line="240" w:lineRule="auto"/>
        <w:rPr>
          <w:rFonts w:ascii="Times New Roman" w:hAnsi="Times New Roman"/>
          <w:color w:val="000000"/>
          <w:sz w:val="24"/>
          <w:szCs w:val="24"/>
        </w:rPr>
      </w:pPr>
    </w:p>
    <w:p w14:paraId="29E75E1C" w14:textId="77777777" w:rsidR="002A6EFF" w:rsidRDefault="002A6EFF">
      <w:pPr>
        <w:widowControl w:val="0"/>
        <w:numPr>
          <w:ilvl w:val="0"/>
          <w:numId w:val="19"/>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A natureza, a época e a extensão dos procedimentos, para obterem evidências apropriadas e suficientes em trabalho de asseguração limitada, são, por definição, limitadas se comparados com os necessários para o trabalho de asseguração razoável. Uma norma de asseguração específica para um objeto pode estabelecer que, por exemplo, as evidências apropriadas e suficientes para um tipo específico de trabalho de asseguração limitada são obtidas primariamente por meio de procedimentos analíticos e indagações. Na ausência de normas de asseguração para objetos específicos para outros tipos de asseguração limitada, os procedimentos analíticos e indagações podem variar com as circunstâncias do trabalho, em particular, com o objeto e a necessidade de informações dos usuários previstos e da contratante, incluindo restrições relevantes de tempo e custo. A determinação da natureza, da época e da extensão dos procedimentos depende de julgamento profissional e varia de um trabalho para outro.</w:t>
      </w:r>
    </w:p>
    <w:p w14:paraId="2C1217B6" w14:textId="77777777" w:rsidR="002A6EFF" w:rsidRDefault="002A6EFF" w:rsidP="002A6EFF">
      <w:pPr>
        <w:widowControl w:val="0"/>
        <w:overflowPunct w:val="0"/>
        <w:autoSpaceDE w:val="0"/>
        <w:autoSpaceDN w:val="0"/>
        <w:adjustRightInd w:val="0"/>
        <w:ind w:left="720"/>
        <w:jc w:val="both"/>
      </w:pPr>
    </w:p>
    <w:p w14:paraId="4D247C28" w14:textId="77777777" w:rsidR="002A6EFF" w:rsidRDefault="002A6EFF">
      <w:pPr>
        <w:widowControl w:val="0"/>
        <w:numPr>
          <w:ilvl w:val="0"/>
          <w:numId w:val="19"/>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O trabalho de asseguração limitada deve considerar:</w:t>
      </w:r>
    </w:p>
    <w:p w14:paraId="0BBBD89C" w14:textId="77777777" w:rsidR="002A6EFF" w:rsidRDefault="002A6EFF">
      <w:pPr>
        <w:widowControl w:val="0"/>
        <w:numPr>
          <w:ilvl w:val="2"/>
          <w:numId w:val="19"/>
        </w:numPr>
        <w:tabs>
          <w:tab w:val="clear" w:pos="2160"/>
        </w:tabs>
        <w:overflowPunct w:val="0"/>
        <w:autoSpaceDE w:val="0"/>
        <w:autoSpaceDN w:val="0"/>
        <w:adjustRightInd w:val="0"/>
        <w:spacing w:after="120" w:line="240" w:lineRule="auto"/>
        <w:ind w:left="993" w:hanging="426"/>
        <w:jc w:val="both"/>
        <w:rPr>
          <w:color w:val="000000"/>
          <w:spacing w:val="-4"/>
        </w:rPr>
      </w:pPr>
      <w:r>
        <w:rPr>
          <w:color w:val="000000"/>
          <w:spacing w:val="-4"/>
        </w:rPr>
        <w:t xml:space="preserve">identificar as áreas em que uma distorção relevante da informação do objeto é capaz de surgir, com base na compreensão do objeto e outras circunstâncias do trabalho; </w:t>
      </w:r>
    </w:p>
    <w:p w14:paraId="4071967D" w14:textId="77777777" w:rsidR="002A6EFF" w:rsidRDefault="002A6EFF">
      <w:pPr>
        <w:widowControl w:val="0"/>
        <w:numPr>
          <w:ilvl w:val="2"/>
          <w:numId w:val="19"/>
        </w:numPr>
        <w:tabs>
          <w:tab w:val="clear" w:pos="2160"/>
        </w:tabs>
        <w:overflowPunct w:val="0"/>
        <w:autoSpaceDE w:val="0"/>
        <w:autoSpaceDN w:val="0"/>
        <w:adjustRightInd w:val="0"/>
        <w:spacing w:after="120" w:line="240" w:lineRule="auto"/>
        <w:ind w:left="993" w:hanging="426"/>
        <w:jc w:val="both"/>
        <w:rPr>
          <w:color w:val="000000"/>
        </w:rPr>
      </w:pPr>
      <w:r>
        <w:rPr>
          <w:color w:val="000000"/>
        </w:rPr>
        <w:t>desenvolver e realizar procedimentos para abordar essas áreas e obter a asseguração limitada para suportar a conclusão do auditor independente; e</w:t>
      </w:r>
    </w:p>
    <w:p w14:paraId="60A70DA1" w14:textId="77777777" w:rsidR="002A6EFF" w:rsidRDefault="002A6EFF">
      <w:pPr>
        <w:widowControl w:val="0"/>
        <w:numPr>
          <w:ilvl w:val="2"/>
          <w:numId w:val="19"/>
        </w:numPr>
        <w:tabs>
          <w:tab w:val="clear" w:pos="2160"/>
        </w:tabs>
        <w:overflowPunct w:val="0"/>
        <w:autoSpaceDE w:val="0"/>
        <w:autoSpaceDN w:val="0"/>
        <w:adjustRightInd w:val="0"/>
        <w:spacing w:after="0" w:line="240" w:lineRule="auto"/>
        <w:ind w:left="992" w:hanging="425"/>
        <w:jc w:val="both"/>
        <w:rPr>
          <w:color w:val="000000"/>
        </w:rPr>
      </w:pPr>
      <w:r>
        <w:rPr>
          <w:color w:val="000000"/>
          <w:spacing w:val="-6"/>
        </w:rPr>
        <w:t>desenvolver</w:t>
      </w:r>
      <w:r>
        <w:rPr>
          <w:color w:val="000000"/>
        </w:rPr>
        <w:t xml:space="preserve"> e executar procedimentos adicionais para obter evidências, se o auditor independente tomar conhecimento de assuntos que o levem a acreditar que a informação do objeto possa estar distorcida de forma relevante.</w:t>
      </w:r>
    </w:p>
    <w:p w14:paraId="03C2B9A0" w14:textId="77777777" w:rsidR="002A6EFF" w:rsidRDefault="002A6EFF" w:rsidP="002A6EFF">
      <w:pPr>
        <w:widowControl w:val="0"/>
        <w:autoSpaceDE w:val="0"/>
        <w:autoSpaceDN w:val="0"/>
        <w:adjustRightInd w:val="0"/>
        <w:rPr>
          <w:color w:val="000000"/>
        </w:rPr>
      </w:pPr>
    </w:p>
    <w:p w14:paraId="6057E453" w14:textId="77777777" w:rsidR="002A6EFF" w:rsidRDefault="002A6EFF" w:rsidP="002A6EFF">
      <w:pPr>
        <w:widowControl w:val="0"/>
        <w:autoSpaceDE w:val="0"/>
        <w:autoSpaceDN w:val="0"/>
        <w:adjustRightInd w:val="0"/>
        <w:rPr>
          <w:color w:val="000000"/>
        </w:rPr>
      </w:pPr>
      <w:r>
        <w:rPr>
          <w:i/>
          <w:iCs/>
          <w:color w:val="000000"/>
        </w:rPr>
        <w:t>Quantidade e qualidade das evidências disponíveis</w:t>
      </w:r>
    </w:p>
    <w:p w14:paraId="26DF1CA5" w14:textId="77777777" w:rsidR="002A6EFF" w:rsidRDefault="002A6EFF" w:rsidP="002A6EFF">
      <w:pPr>
        <w:widowControl w:val="0"/>
        <w:autoSpaceDE w:val="0"/>
        <w:autoSpaceDN w:val="0"/>
        <w:adjustRightInd w:val="0"/>
        <w:rPr>
          <w:color w:val="000000"/>
        </w:rPr>
      </w:pPr>
    </w:p>
    <w:p w14:paraId="585AAD46" w14:textId="77777777" w:rsidR="002A6EFF" w:rsidRDefault="002A6EFF">
      <w:pPr>
        <w:widowControl w:val="0"/>
        <w:numPr>
          <w:ilvl w:val="0"/>
          <w:numId w:val="19"/>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Normalmente, a evidência disponível é persuasiva em vez de conclusiva. A quantidade ou a qualidade das evidências disponíveis são influenciadas por:</w:t>
      </w:r>
    </w:p>
    <w:p w14:paraId="29B62D46" w14:textId="77777777" w:rsidR="002A6EFF" w:rsidRDefault="002A6EFF">
      <w:pPr>
        <w:widowControl w:val="0"/>
        <w:numPr>
          <w:ilvl w:val="2"/>
          <w:numId w:val="19"/>
        </w:numPr>
        <w:tabs>
          <w:tab w:val="clear" w:pos="2160"/>
        </w:tabs>
        <w:overflowPunct w:val="0"/>
        <w:autoSpaceDE w:val="0"/>
        <w:autoSpaceDN w:val="0"/>
        <w:adjustRightInd w:val="0"/>
        <w:spacing w:after="120" w:line="240" w:lineRule="auto"/>
        <w:ind w:left="993" w:hanging="426"/>
        <w:jc w:val="both"/>
        <w:rPr>
          <w:color w:val="000000"/>
        </w:rPr>
      </w:pPr>
      <w:r>
        <w:rPr>
          <w:color w:val="000000"/>
        </w:rPr>
        <w:t>características do objeto ou da informação. Por exemplo, evidências menos objetivas podem ser esperadas quando a informação for prospectiva ao invés de histórica (ver o item 40); e</w:t>
      </w:r>
    </w:p>
    <w:p w14:paraId="4CF39DE9" w14:textId="77777777" w:rsidR="002A6EFF" w:rsidRDefault="002A6EFF">
      <w:pPr>
        <w:widowControl w:val="0"/>
        <w:numPr>
          <w:ilvl w:val="2"/>
          <w:numId w:val="19"/>
        </w:numPr>
        <w:tabs>
          <w:tab w:val="clear" w:pos="2160"/>
        </w:tabs>
        <w:overflowPunct w:val="0"/>
        <w:autoSpaceDE w:val="0"/>
        <w:autoSpaceDN w:val="0"/>
        <w:adjustRightInd w:val="0"/>
        <w:spacing w:after="0" w:line="240" w:lineRule="auto"/>
        <w:ind w:left="992" w:hanging="425"/>
        <w:jc w:val="both"/>
        <w:rPr>
          <w:color w:val="000000"/>
        </w:rPr>
      </w:pPr>
      <w:r w:rsidRPr="001A6026">
        <w:rPr>
          <w:color w:val="000000"/>
        </w:rPr>
        <w:t>o</w:t>
      </w:r>
      <w:r w:rsidRPr="001A6026">
        <w:rPr>
          <w:color w:val="000000"/>
          <w:spacing w:val="-6"/>
        </w:rPr>
        <w:t>utras</w:t>
      </w:r>
      <w:r w:rsidRPr="001A6026">
        <w:rPr>
          <w:color w:val="000000"/>
          <w:spacing w:val="-4"/>
        </w:rPr>
        <w:t xml:space="preserve"> circunstâncias, como quando as evidências que possam ser razoavelmente esperadas não estiverem disponíveis devido, por exemplo, à data de nomeação do auditor independente, à política de retenção de documentos da entidade, a sistemas de informação inadequados, ou à restrição imposta pela parte responsável</w:t>
      </w:r>
      <w:r w:rsidRPr="001A6026">
        <w:rPr>
          <w:color w:val="000000"/>
        </w:rPr>
        <w:t>.</w:t>
      </w:r>
    </w:p>
    <w:p w14:paraId="38FDD86D" w14:textId="77777777" w:rsidR="002A6EFF" w:rsidRPr="00B21DE7" w:rsidRDefault="002A6EFF" w:rsidP="002A6EFF">
      <w:pPr>
        <w:widowControl w:val="0"/>
        <w:overflowPunct w:val="0"/>
        <w:autoSpaceDE w:val="0"/>
        <w:autoSpaceDN w:val="0"/>
        <w:adjustRightInd w:val="0"/>
        <w:ind w:left="992"/>
        <w:jc w:val="both"/>
        <w:rPr>
          <w:color w:val="000000"/>
        </w:rPr>
      </w:pPr>
    </w:p>
    <w:p w14:paraId="7D648CD5"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Uma conclusão não modificada não é apropriada tanto para o trabalho de asseguração razoável como para o trabalho de asseguração limitada quando: </w:t>
      </w:r>
    </w:p>
    <w:p w14:paraId="157BD346" w14:textId="77777777" w:rsidR="002A6EFF" w:rsidRDefault="002A6EFF">
      <w:pPr>
        <w:widowControl w:val="0"/>
        <w:numPr>
          <w:ilvl w:val="2"/>
          <w:numId w:val="19"/>
        </w:numPr>
        <w:tabs>
          <w:tab w:val="clear" w:pos="2160"/>
        </w:tabs>
        <w:overflowPunct w:val="0"/>
        <w:autoSpaceDE w:val="0"/>
        <w:autoSpaceDN w:val="0"/>
        <w:adjustRightInd w:val="0"/>
        <w:spacing w:after="120" w:line="240" w:lineRule="auto"/>
        <w:ind w:left="993" w:hanging="426"/>
        <w:jc w:val="both"/>
        <w:rPr>
          <w:color w:val="000000"/>
        </w:rPr>
      </w:pPr>
      <w:r>
        <w:rPr>
          <w:color w:val="000000"/>
        </w:rPr>
        <w:t>as circunstâncias impedem que o auditor independente obtenha as evidências necessárias para reduzir os riscos de trabalho ao nível apropriado; ou</w:t>
      </w:r>
    </w:p>
    <w:p w14:paraId="4A64DCB3" w14:textId="77777777" w:rsidR="002A6EFF" w:rsidRDefault="002A6EFF">
      <w:pPr>
        <w:widowControl w:val="0"/>
        <w:numPr>
          <w:ilvl w:val="2"/>
          <w:numId w:val="19"/>
        </w:numPr>
        <w:tabs>
          <w:tab w:val="clear" w:pos="2160"/>
        </w:tabs>
        <w:overflowPunct w:val="0"/>
        <w:autoSpaceDE w:val="0"/>
        <w:autoSpaceDN w:val="0"/>
        <w:adjustRightInd w:val="0"/>
        <w:spacing w:after="0" w:line="240" w:lineRule="auto"/>
        <w:ind w:left="992" w:hanging="425"/>
        <w:jc w:val="both"/>
        <w:rPr>
          <w:color w:val="000000"/>
        </w:rPr>
      </w:pPr>
      <w:r>
        <w:rPr>
          <w:color w:val="000000"/>
        </w:rPr>
        <w:t>uma das partes envolvidas com o trabalho impõe uma restrição que impede o auditor independente de obter as evidências necessárias para reduzir o risco de trabalho ao nível apropriado.</w:t>
      </w:r>
    </w:p>
    <w:p w14:paraId="1A73A8AE" w14:textId="77777777" w:rsidR="002A6EFF" w:rsidRDefault="002A6EFF" w:rsidP="002A6EFF">
      <w:pPr>
        <w:widowControl w:val="0"/>
        <w:autoSpaceDE w:val="0"/>
        <w:autoSpaceDN w:val="0"/>
        <w:adjustRightInd w:val="0"/>
      </w:pPr>
    </w:p>
    <w:p w14:paraId="621AD308" w14:textId="77777777" w:rsidR="002A6EFF" w:rsidRPr="00B425E9" w:rsidRDefault="002A6EFF" w:rsidP="002A6EFF">
      <w:pPr>
        <w:widowControl w:val="0"/>
        <w:autoSpaceDE w:val="0"/>
        <w:autoSpaceDN w:val="0"/>
        <w:adjustRightInd w:val="0"/>
        <w:rPr>
          <w:b/>
          <w:color w:val="000000"/>
        </w:rPr>
      </w:pPr>
      <w:r w:rsidRPr="00B425E9">
        <w:rPr>
          <w:b/>
          <w:color w:val="000000"/>
        </w:rPr>
        <w:t>Relatório de asseguração</w:t>
      </w:r>
    </w:p>
    <w:p w14:paraId="3A1EC01C" w14:textId="77777777" w:rsidR="002A6EFF" w:rsidRPr="00B425E9" w:rsidRDefault="002A6EFF" w:rsidP="002A6EFF">
      <w:pPr>
        <w:widowControl w:val="0"/>
        <w:autoSpaceDE w:val="0"/>
        <w:autoSpaceDN w:val="0"/>
        <w:adjustRightInd w:val="0"/>
        <w:rPr>
          <w:b/>
          <w:color w:val="000000"/>
        </w:rPr>
      </w:pPr>
    </w:p>
    <w:p w14:paraId="48BCC2B8" w14:textId="77777777" w:rsidR="002A6EFF"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O auditor independente forma sua conclusão com base nas evidências obtidas e emite o relatório escrito contendo uma expressão clara dessa conclusão de asseguração. As normas de asseguração estabelecem elementos básicos para os relatórios de asseguração. </w:t>
      </w:r>
    </w:p>
    <w:p w14:paraId="0C86F0CD" w14:textId="77777777" w:rsidR="002A6EFF" w:rsidRDefault="002A6EFF" w:rsidP="002A6EFF">
      <w:pPr>
        <w:widowControl w:val="0"/>
        <w:autoSpaceDE w:val="0"/>
        <w:autoSpaceDN w:val="0"/>
        <w:adjustRightInd w:val="0"/>
        <w:rPr>
          <w:color w:val="000000"/>
        </w:rPr>
      </w:pPr>
    </w:p>
    <w:p w14:paraId="2FD0A7CA" w14:textId="77777777" w:rsidR="002A6EFF"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No trabalho de asseguração razoável, </w:t>
      </w:r>
      <w:r w:rsidRPr="00B210C0">
        <w:rPr>
          <w:color w:val="000000"/>
          <w:highlight w:val="yellow"/>
        </w:rPr>
        <w:t>a conclusão do auditor independente é expressa na forma positiva</w:t>
      </w:r>
      <w:r>
        <w:rPr>
          <w:color w:val="000000"/>
        </w:rPr>
        <w:t xml:space="preserve"> para transmitir a sua opinião sobre o resultado da mensuração ou avaliação do objeto.</w:t>
      </w:r>
    </w:p>
    <w:p w14:paraId="72C1B683" w14:textId="77777777" w:rsidR="002A6EFF" w:rsidRDefault="002A6EFF" w:rsidP="002A6EFF">
      <w:pPr>
        <w:widowControl w:val="0"/>
        <w:overflowPunct w:val="0"/>
        <w:autoSpaceDE w:val="0"/>
        <w:autoSpaceDN w:val="0"/>
        <w:adjustRightInd w:val="0"/>
        <w:jc w:val="both"/>
        <w:rPr>
          <w:color w:val="000000"/>
        </w:rPr>
      </w:pPr>
    </w:p>
    <w:p w14:paraId="0C83C065" w14:textId="77777777" w:rsidR="002A6EFF" w:rsidRPr="00977949"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977949">
        <w:rPr>
          <w:color w:val="000000"/>
        </w:rPr>
        <w:t xml:space="preserve">Exemplos de conclusões emitidas de forma apropriada em trabalhos de asseguração razoável incluem: </w:t>
      </w:r>
    </w:p>
    <w:p w14:paraId="35789F76" w14:textId="77777777" w:rsidR="002A6EFF" w:rsidRPr="00977949" w:rsidRDefault="002A6EFF">
      <w:pPr>
        <w:widowControl w:val="0"/>
        <w:numPr>
          <w:ilvl w:val="0"/>
          <w:numId w:val="29"/>
        </w:numPr>
        <w:overflowPunct w:val="0"/>
        <w:autoSpaceDE w:val="0"/>
        <w:autoSpaceDN w:val="0"/>
        <w:adjustRightInd w:val="0"/>
        <w:spacing w:after="120" w:line="240" w:lineRule="auto"/>
        <w:ind w:left="851" w:hanging="284"/>
        <w:jc w:val="both"/>
        <w:rPr>
          <w:color w:val="000000"/>
        </w:rPr>
      </w:pPr>
      <w:r w:rsidRPr="00977949">
        <w:rPr>
          <w:color w:val="000000"/>
        </w:rPr>
        <w:t xml:space="preserve">quando expressas nos termos de determinado assunto e das normas, leis ou regulamentos aplicáveis, “Em nossa opinião, a entidade cumpriu, em todos os aspectos relevantes, a lei XYZ”; </w:t>
      </w:r>
    </w:p>
    <w:p w14:paraId="6F8A3141" w14:textId="77777777" w:rsidR="002A6EFF" w:rsidRPr="00977949" w:rsidRDefault="002A6EFF">
      <w:pPr>
        <w:widowControl w:val="0"/>
        <w:numPr>
          <w:ilvl w:val="0"/>
          <w:numId w:val="29"/>
        </w:numPr>
        <w:overflowPunct w:val="0"/>
        <w:autoSpaceDE w:val="0"/>
        <w:autoSpaceDN w:val="0"/>
        <w:adjustRightInd w:val="0"/>
        <w:spacing w:after="120" w:line="240" w:lineRule="auto"/>
        <w:ind w:left="851" w:hanging="284"/>
        <w:jc w:val="both"/>
        <w:rPr>
          <w:color w:val="000000"/>
        </w:rPr>
      </w:pPr>
      <w:r w:rsidRPr="00977949">
        <w:rPr>
          <w:color w:val="000000"/>
        </w:rPr>
        <w:t>quando expressas nos termos da informação do objeto e dos critérios aplicáveis “Em nossa opinião, as demonstrações contábeis apresentam adequadamente, em todos os aspectos relevantes, a posição patrimonial e financeira da entidade em [data], o desempenho de suas operações e seus fluxos de caixa para o exercício findo naquela data de acordo com a estrutura XYZ”; ou</w:t>
      </w:r>
    </w:p>
    <w:p w14:paraId="23907E14" w14:textId="77777777" w:rsidR="002A6EFF" w:rsidRPr="00977949" w:rsidRDefault="002A6EFF">
      <w:pPr>
        <w:widowControl w:val="0"/>
        <w:numPr>
          <w:ilvl w:val="0"/>
          <w:numId w:val="29"/>
        </w:numPr>
        <w:overflowPunct w:val="0"/>
        <w:autoSpaceDE w:val="0"/>
        <w:autoSpaceDN w:val="0"/>
        <w:adjustRightInd w:val="0"/>
        <w:spacing w:after="0" w:line="240" w:lineRule="auto"/>
        <w:ind w:left="851" w:hanging="284"/>
        <w:jc w:val="both"/>
        <w:rPr>
          <w:color w:val="000000"/>
        </w:rPr>
      </w:pPr>
      <w:r w:rsidRPr="00977949">
        <w:rPr>
          <w:color w:val="000000"/>
        </w:rPr>
        <w:t>quando expressa nos termos de uma declaração feita pela parte responsável, “Em nossa opinião, a declaração da [parte responsável] de que a entidade cumpriu com a lei XYZ está, em todos os aspectos relevantes, adequadamente apresentada” ou “Em nossa opinião, a declaração da [parte responsável] de que os principais indicadores de desempenho estão apresentados de acordo com os critérios XYZ está, em todos os aspectos relevantes, adequadamente apresentada.” Por outro lado, no trabalho direto, a conclusão do auditor independente é escrita nos termos de determinado objeto e critérios.</w:t>
      </w:r>
    </w:p>
    <w:p w14:paraId="79419BA8" w14:textId="77777777" w:rsidR="002A6EFF" w:rsidRDefault="002A6EFF" w:rsidP="002A6EFF">
      <w:pPr>
        <w:widowControl w:val="0"/>
        <w:overflowPunct w:val="0"/>
        <w:autoSpaceDE w:val="0"/>
        <w:autoSpaceDN w:val="0"/>
        <w:adjustRightInd w:val="0"/>
        <w:ind w:left="1440"/>
        <w:jc w:val="both"/>
        <w:rPr>
          <w:color w:val="000000"/>
          <w:spacing w:val="-6"/>
        </w:rPr>
      </w:pPr>
    </w:p>
    <w:p w14:paraId="64FD666D"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No trabalho de asseguração limitada, a conclusão do auditor independente é expressa de forma a transmitir se, com base no trabalho realizado, algum fato chegou ao seu conhecimento que o levasse a acreditar que a informação do objeto esteja distorcida de forma relevante, como por exemplo, “Com base nos procedimentos realizados e nas evidências obtidas, não temos conhecimento de nenhum fato que nos leve a acreditar que a entidade não tenha cumprido, em todos os aspectos relevantes, com a lei XYZ.”</w:t>
      </w:r>
      <w:r>
        <w:rPr>
          <w:color w:val="000000"/>
        </w:rPr>
        <w:t>.</w:t>
      </w:r>
    </w:p>
    <w:p w14:paraId="684F611A" w14:textId="77777777" w:rsidR="002A6EFF" w:rsidRPr="00977949" w:rsidRDefault="002A6EFF" w:rsidP="002A6EFF">
      <w:pPr>
        <w:widowControl w:val="0"/>
        <w:overflowPunct w:val="0"/>
        <w:autoSpaceDE w:val="0"/>
        <w:autoSpaceDN w:val="0"/>
        <w:adjustRightInd w:val="0"/>
        <w:ind w:left="720"/>
        <w:jc w:val="both"/>
        <w:rPr>
          <w:color w:val="000000"/>
        </w:rPr>
      </w:pPr>
    </w:p>
    <w:p w14:paraId="484D05CD"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sidRPr="00977949">
        <w:rPr>
          <w:color w:val="000000"/>
        </w:rPr>
        <w:t xml:space="preserve"> O auditor independente pode escolher o modelo de relatório de “forma curta” ou de “forma longa” para facilitar a efetividade da comunicação com os usuários previstos. Relatórios de “forma curta” geralmente incluem apenas os elementos básicos. Os relatórios de “forma longa” incluem outras informações e explicações que não afetam a conclusão do auditor independente. Os relatórios em forma longa podem descrever com detalhe os termos do trabalho, os critérios usados, as constatações relativas aos aspectos específicos do trabalho, os detalhes sobre as qualificações e a experiência do auditor independente e de outros envolvidos com o trabalho, a divulgação dos níveis de materialidade e, em alguns casos, as recomendações. A inclusão de qualquer dessas informações depende da sua relevância para os usuários previstos.</w:t>
      </w:r>
    </w:p>
    <w:p w14:paraId="4DE45DC4" w14:textId="77777777" w:rsidR="002A6EFF" w:rsidRDefault="002A6EFF" w:rsidP="002A6EFF">
      <w:pPr>
        <w:widowControl w:val="0"/>
        <w:overflowPunct w:val="0"/>
        <w:autoSpaceDE w:val="0"/>
        <w:autoSpaceDN w:val="0"/>
        <w:adjustRightInd w:val="0"/>
        <w:jc w:val="both"/>
        <w:rPr>
          <w:color w:val="000000"/>
          <w:spacing w:val="-6"/>
        </w:rPr>
      </w:pPr>
    </w:p>
    <w:p w14:paraId="4CEE0F4E"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A conclusão do auditor independente é claramente separada das outras informações ou explicações que não pretendem afetar a sua conclusão, incluindo quaisquer Ênfases, Outros Assuntos, constatações relativas a aspectos específicos do trabalho, recomendações ou informações adicionais incluídas no relatório de asseguração. A redação utilizada deixa bem claro que uma Ênfase, Outros Assuntos, constatações, recomendações ou informações adicionais não pretendem afetar a conclusão do auditor.</w:t>
      </w:r>
    </w:p>
    <w:p w14:paraId="63CDFAC7" w14:textId="77777777" w:rsidR="002A6EFF" w:rsidRDefault="002A6EFF" w:rsidP="002A6EFF">
      <w:pPr>
        <w:widowControl w:val="0"/>
        <w:autoSpaceDE w:val="0"/>
        <w:autoSpaceDN w:val="0"/>
        <w:adjustRightInd w:val="0"/>
        <w:rPr>
          <w:color w:val="000000"/>
          <w:spacing w:val="-6"/>
        </w:rPr>
      </w:pPr>
    </w:p>
    <w:p w14:paraId="701A7D28" w14:textId="77777777" w:rsidR="002A6EFF" w:rsidRPr="00977949"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spacing w:val="-6"/>
        </w:rPr>
        <w:t xml:space="preserve"> </w:t>
      </w:r>
      <w:r w:rsidRPr="00977949">
        <w:rPr>
          <w:color w:val="000000"/>
        </w:rPr>
        <w:t xml:space="preserve">O auditor deve expressar uma conclusão </w:t>
      </w:r>
      <w:commentRangeStart w:id="11"/>
      <w:r w:rsidRPr="00977949">
        <w:rPr>
          <w:color w:val="000000"/>
        </w:rPr>
        <w:t xml:space="preserve">modificada </w:t>
      </w:r>
      <w:commentRangeEnd w:id="11"/>
      <w:r>
        <w:rPr>
          <w:rStyle w:val="Refdecomentrio"/>
        </w:rPr>
        <w:commentReference w:id="11"/>
      </w:r>
      <w:r w:rsidRPr="00977949">
        <w:rPr>
          <w:color w:val="000000"/>
        </w:rPr>
        <w:t>nas seguintes circunstâncias:</w:t>
      </w:r>
    </w:p>
    <w:p w14:paraId="434051B4" w14:textId="77777777" w:rsidR="002A6EFF" w:rsidRPr="00B210C0" w:rsidRDefault="002A6EFF">
      <w:pPr>
        <w:widowControl w:val="0"/>
        <w:numPr>
          <w:ilvl w:val="2"/>
          <w:numId w:val="30"/>
        </w:numPr>
        <w:overflowPunct w:val="0"/>
        <w:autoSpaceDE w:val="0"/>
        <w:autoSpaceDN w:val="0"/>
        <w:adjustRightInd w:val="0"/>
        <w:spacing w:after="120" w:line="240" w:lineRule="auto"/>
        <w:ind w:left="993" w:hanging="426"/>
        <w:jc w:val="both"/>
        <w:rPr>
          <w:color w:val="000000"/>
          <w:highlight w:val="yellow"/>
        </w:rPr>
      </w:pPr>
      <w:r w:rsidRPr="00B210C0">
        <w:rPr>
          <w:color w:val="000000"/>
          <w:highlight w:val="yellow"/>
        </w:rPr>
        <w:t xml:space="preserve">quando, no julgamento profissional do auditor independente, existe uma limitação de escopo, cujo efeito do assunto pode ser relevante. Em tais casos, o auditor independente expressa uma conclusão com ressalva, ou se abstém de uma conclusão. Em alguns casos, o auditor pode considerar se retirar do trabalho; </w:t>
      </w:r>
    </w:p>
    <w:p w14:paraId="158B4F12" w14:textId="77777777" w:rsidR="002A6EFF" w:rsidRPr="00B210C0" w:rsidRDefault="002A6EFF">
      <w:pPr>
        <w:widowControl w:val="0"/>
        <w:numPr>
          <w:ilvl w:val="2"/>
          <w:numId w:val="30"/>
        </w:numPr>
        <w:overflowPunct w:val="0"/>
        <w:autoSpaceDE w:val="0"/>
        <w:autoSpaceDN w:val="0"/>
        <w:adjustRightInd w:val="0"/>
        <w:spacing w:after="0" w:line="240" w:lineRule="auto"/>
        <w:ind w:left="993" w:hanging="426"/>
        <w:jc w:val="both"/>
        <w:rPr>
          <w:color w:val="000000"/>
          <w:highlight w:val="yellow"/>
        </w:rPr>
      </w:pPr>
      <w:r w:rsidRPr="00B210C0">
        <w:rPr>
          <w:color w:val="000000"/>
          <w:highlight w:val="yellow"/>
        </w:rPr>
        <w:t>quando, no julgamento profissional do auditor independente, a informação do objeto está relevantemente distorcida. Em tais casos, o auditor expressa uma conclusão com ressalva ou adversa. No caso de trabalho direto em que a informação do objeto é a conclusão do auditor independente, se ele concluir que parte, ou todos os objetos, não está de acordo, em todos os aspectos relevantes, com os critérios, tal conclusão também deve ser expressa com ressalvas (ou adversa, conforme o caso).</w:t>
      </w:r>
    </w:p>
    <w:p w14:paraId="1C650F80" w14:textId="77777777" w:rsidR="002A6EFF" w:rsidRDefault="002A6EFF" w:rsidP="002A6EFF">
      <w:pPr>
        <w:widowControl w:val="0"/>
        <w:overflowPunct w:val="0"/>
        <w:autoSpaceDE w:val="0"/>
        <w:autoSpaceDN w:val="0"/>
        <w:adjustRightInd w:val="0"/>
        <w:ind w:left="1136"/>
        <w:jc w:val="both"/>
        <w:rPr>
          <w:color w:val="000000"/>
          <w:spacing w:val="-6"/>
        </w:rPr>
      </w:pPr>
    </w:p>
    <w:p w14:paraId="6C10708C" w14:textId="77777777" w:rsidR="002A6EFF" w:rsidRPr="00977949"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spacing w:val="-6"/>
        </w:rPr>
        <w:t xml:space="preserve"> </w:t>
      </w:r>
      <w:r w:rsidRPr="00977949">
        <w:rPr>
          <w:color w:val="000000"/>
        </w:rPr>
        <w:t xml:space="preserve">A conclusão </w:t>
      </w:r>
      <w:r w:rsidRPr="00B210C0">
        <w:rPr>
          <w:color w:val="000000"/>
          <w:highlight w:val="green"/>
        </w:rPr>
        <w:t>com ressalvas</w:t>
      </w:r>
      <w:r w:rsidRPr="00977949">
        <w:rPr>
          <w:color w:val="000000"/>
        </w:rPr>
        <w:t xml:space="preserve"> é expressa quando os efeitos, ou possíveis efeitos, de um assunto das distorções, individualmente ou em conjunto, são relevantes, mas </w:t>
      </w:r>
      <w:r w:rsidRPr="00B210C0">
        <w:rPr>
          <w:color w:val="000000"/>
          <w:highlight w:val="green"/>
        </w:rPr>
        <w:t>não generalizados</w:t>
      </w:r>
      <w:r w:rsidRPr="00977949">
        <w:rPr>
          <w:color w:val="000000"/>
        </w:rPr>
        <w:t xml:space="preserve"> a ponto de requerer uma conclusão adversa ou a abstenção de conclusão.</w:t>
      </w:r>
    </w:p>
    <w:p w14:paraId="4DBA9CE6" w14:textId="77777777" w:rsidR="002A6EFF" w:rsidRDefault="002A6EFF" w:rsidP="002A6EFF">
      <w:pPr>
        <w:widowControl w:val="0"/>
        <w:overflowPunct w:val="0"/>
        <w:autoSpaceDE w:val="0"/>
        <w:autoSpaceDN w:val="0"/>
        <w:adjustRightInd w:val="0"/>
        <w:ind w:left="720"/>
        <w:jc w:val="both"/>
        <w:rPr>
          <w:color w:val="000000"/>
          <w:spacing w:val="-6"/>
        </w:rPr>
      </w:pPr>
    </w:p>
    <w:p w14:paraId="0B220F15"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w:t>
      </w:r>
      <w:r w:rsidRPr="0097793B">
        <w:rPr>
          <w:color w:val="000000"/>
          <w:spacing w:val="-4"/>
        </w:rPr>
        <w:t>Se</w:t>
      </w:r>
      <w:r>
        <w:rPr>
          <w:color w:val="000000"/>
        </w:rPr>
        <w:t xml:space="preserve">, após o trabalho ter sido aceito, for descoberto que uma ou mais precondições para o trabalho de asseguração não estão presentes, o auditor independente discute a questão com as partes apropriadas e estabelece: </w:t>
      </w:r>
    </w:p>
    <w:p w14:paraId="34A93ED8" w14:textId="77777777" w:rsidR="002A6EFF" w:rsidRDefault="002A6EFF">
      <w:pPr>
        <w:widowControl w:val="0"/>
        <w:numPr>
          <w:ilvl w:val="1"/>
          <w:numId w:val="31"/>
        </w:numPr>
        <w:tabs>
          <w:tab w:val="clear" w:pos="1440"/>
        </w:tabs>
        <w:overflowPunct w:val="0"/>
        <w:autoSpaceDE w:val="0"/>
        <w:autoSpaceDN w:val="0"/>
        <w:adjustRightInd w:val="0"/>
        <w:spacing w:after="120" w:line="240" w:lineRule="auto"/>
        <w:ind w:left="993" w:hanging="426"/>
        <w:jc w:val="both"/>
        <w:rPr>
          <w:color w:val="000000"/>
        </w:rPr>
      </w:pPr>
      <w:r>
        <w:rPr>
          <w:color w:val="000000"/>
        </w:rPr>
        <w:t>se o assunto pode ser resolvido de modo a satisfazer o auditor independente;</w:t>
      </w:r>
    </w:p>
    <w:p w14:paraId="5BDCB05F" w14:textId="77777777" w:rsidR="002A6EFF" w:rsidRDefault="002A6EFF">
      <w:pPr>
        <w:widowControl w:val="0"/>
        <w:numPr>
          <w:ilvl w:val="1"/>
          <w:numId w:val="31"/>
        </w:numPr>
        <w:tabs>
          <w:tab w:val="clear" w:pos="1440"/>
        </w:tabs>
        <w:overflowPunct w:val="0"/>
        <w:autoSpaceDE w:val="0"/>
        <w:autoSpaceDN w:val="0"/>
        <w:adjustRightInd w:val="0"/>
        <w:spacing w:after="120" w:line="240" w:lineRule="auto"/>
        <w:ind w:left="993" w:hanging="426"/>
        <w:jc w:val="both"/>
        <w:rPr>
          <w:color w:val="000000"/>
        </w:rPr>
      </w:pPr>
      <w:r>
        <w:rPr>
          <w:color w:val="000000"/>
        </w:rPr>
        <w:t>se é apropriado dar continuidade ao trabalho; e</w:t>
      </w:r>
    </w:p>
    <w:p w14:paraId="3C67066D" w14:textId="77777777" w:rsidR="002A6EFF" w:rsidRDefault="002A6EFF">
      <w:pPr>
        <w:widowControl w:val="0"/>
        <w:numPr>
          <w:ilvl w:val="1"/>
          <w:numId w:val="31"/>
        </w:numPr>
        <w:tabs>
          <w:tab w:val="clear" w:pos="1440"/>
        </w:tabs>
        <w:overflowPunct w:val="0"/>
        <w:autoSpaceDE w:val="0"/>
        <w:autoSpaceDN w:val="0"/>
        <w:adjustRightInd w:val="0"/>
        <w:spacing w:after="0" w:line="240" w:lineRule="auto"/>
        <w:ind w:left="992" w:hanging="425"/>
        <w:jc w:val="both"/>
        <w:rPr>
          <w:color w:val="000000"/>
        </w:rPr>
      </w:pPr>
      <w:r>
        <w:rPr>
          <w:color w:val="000000"/>
        </w:rPr>
        <w:t>em caso afirmativo, como comunicar o assunto no relatório de asseguração.</w:t>
      </w:r>
    </w:p>
    <w:p w14:paraId="576E5C3D" w14:textId="77777777" w:rsidR="002A6EFF" w:rsidRDefault="002A6EFF" w:rsidP="002A6EFF">
      <w:pPr>
        <w:widowControl w:val="0"/>
        <w:overflowPunct w:val="0"/>
        <w:autoSpaceDE w:val="0"/>
        <w:autoSpaceDN w:val="0"/>
        <w:adjustRightInd w:val="0"/>
        <w:ind w:left="1080"/>
        <w:jc w:val="both"/>
        <w:rPr>
          <w:color w:val="000000"/>
        </w:rPr>
      </w:pPr>
    </w:p>
    <w:p w14:paraId="3FD5656E"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Se, após a aceitação do trabalho, for descoberto que parte ou todos os critérios são inadequados ou que parte ou todos os objetos não são apropriados para o trabalho de asseguração, </w:t>
      </w:r>
      <w:r w:rsidRPr="00B210C0">
        <w:rPr>
          <w:color w:val="000000"/>
          <w:highlight w:val="yellow"/>
        </w:rPr>
        <w:t>o auditor independente pode considerar retirar-se do trabalho</w:t>
      </w:r>
      <w:r>
        <w:rPr>
          <w:color w:val="000000"/>
        </w:rPr>
        <w:t xml:space="preserve">, caso seja possível de acordo com lei ou regulamento. Se o auditor der continuidade ao trabalho, ele expressa: </w:t>
      </w:r>
    </w:p>
    <w:p w14:paraId="78A0FB8F" w14:textId="77777777" w:rsidR="002A6EFF" w:rsidRDefault="002A6EFF">
      <w:pPr>
        <w:widowControl w:val="0"/>
        <w:numPr>
          <w:ilvl w:val="0"/>
          <w:numId w:val="32"/>
        </w:numPr>
        <w:tabs>
          <w:tab w:val="clear" w:pos="1440"/>
        </w:tabs>
        <w:overflowPunct w:val="0"/>
        <w:autoSpaceDE w:val="0"/>
        <w:autoSpaceDN w:val="0"/>
        <w:adjustRightInd w:val="0"/>
        <w:spacing w:after="120" w:line="240" w:lineRule="auto"/>
        <w:ind w:left="993" w:hanging="426"/>
        <w:jc w:val="both"/>
        <w:rPr>
          <w:color w:val="000000"/>
        </w:rPr>
      </w:pPr>
      <w:r>
        <w:rPr>
          <w:color w:val="000000"/>
        </w:rPr>
        <w:t>conclusão com ressalvas ou adversa dependendo de quanto o assunto for relevante e generalizado, quando, no julgamento profissional do auditor, o critério inadequado ou objeto inapropriado estiver propenso a induzir os usuários previstos ao erro; ou</w:t>
      </w:r>
    </w:p>
    <w:p w14:paraId="52DF8B8B" w14:textId="77777777" w:rsidR="002A6EFF" w:rsidRDefault="002A6EFF">
      <w:pPr>
        <w:widowControl w:val="0"/>
        <w:numPr>
          <w:ilvl w:val="0"/>
          <w:numId w:val="32"/>
        </w:numPr>
        <w:tabs>
          <w:tab w:val="clear" w:pos="1440"/>
        </w:tabs>
        <w:overflowPunct w:val="0"/>
        <w:autoSpaceDE w:val="0"/>
        <w:autoSpaceDN w:val="0"/>
        <w:adjustRightInd w:val="0"/>
        <w:spacing w:after="0" w:line="240" w:lineRule="auto"/>
        <w:ind w:left="993" w:hanging="426"/>
        <w:jc w:val="both"/>
        <w:rPr>
          <w:color w:val="000000"/>
        </w:rPr>
      </w:pPr>
      <w:r>
        <w:rPr>
          <w:color w:val="000000"/>
        </w:rPr>
        <w:t xml:space="preserve">conclusão com ressalvas ou abstenção da conclusão, dependendo do julgamento profissional do auditor independente de quanto o assunto for relevante e generalizado, em outros casos. </w:t>
      </w:r>
    </w:p>
    <w:p w14:paraId="64F9313B" w14:textId="77777777" w:rsidR="002A6EFF" w:rsidRDefault="002A6EFF" w:rsidP="002A6EFF">
      <w:pPr>
        <w:widowControl w:val="0"/>
        <w:overflowPunct w:val="0"/>
        <w:autoSpaceDE w:val="0"/>
        <w:autoSpaceDN w:val="0"/>
        <w:adjustRightInd w:val="0"/>
        <w:ind w:left="1080"/>
        <w:jc w:val="both"/>
        <w:rPr>
          <w:color w:val="000000"/>
        </w:rPr>
      </w:pPr>
    </w:p>
    <w:p w14:paraId="46E28730" w14:textId="77777777" w:rsidR="002A6EFF" w:rsidRPr="00B425E9" w:rsidRDefault="002A6EFF" w:rsidP="002A6EFF">
      <w:pPr>
        <w:widowControl w:val="0"/>
        <w:autoSpaceDE w:val="0"/>
        <w:autoSpaceDN w:val="0"/>
        <w:adjustRightInd w:val="0"/>
        <w:rPr>
          <w:b/>
          <w:color w:val="000000"/>
        </w:rPr>
      </w:pPr>
      <w:r w:rsidRPr="00B425E9">
        <w:rPr>
          <w:b/>
          <w:color w:val="000000"/>
        </w:rPr>
        <w:t>Outras partes</w:t>
      </w:r>
    </w:p>
    <w:p w14:paraId="7B6925B5" w14:textId="77777777" w:rsidR="002A6EFF" w:rsidRDefault="002A6EFF" w:rsidP="002A6EFF">
      <w:pPr>
        <w:widowControl w:val="0"/>
        <w:autoSpaceDE w:val="0"/>
        <w:autoSpaceDN w:val="0"/>
        <w:adjustRightInd w:val="0"/>
      </w:pPr>
    </w:p>
    <w:p w14:paraId="0BD898D4" w14:textId="77777777" w:rsidR="002A6EFF" w:rsidRDefault="002A6EFF" w:rsidP="002A6EFF">
      <w:pPr>
        <w:widowControl w:val="0"/>
        <w:autoSpaceDE w:val="0"/>
        <w:autoSpaceDN w:val="0"/>
        <w:adjustRightInd w:val="0"/>
        <w:rPr>
          <w:i/>
          <w:iCs/>
          <w:color w:val="000000"/>
        </w:rPr>
      </w:pPr>
      <w:r>
        <w:rPr>
          <w:i/>
          <w:iCs/>
          <w:color w:val="000000"/>
        </w:rPr>
        <w:t>Outras responsabilidades de comunicação</w:t>
      </w:r>
    </w:p>
    <w:p w14:paraId="0F6BAB1A" w14:textId="77777777" w:rsidR="002A6EFF" w:rsidRDefault="002A6EFF" w:rsidP="002A6EFF">
      <w:pPr>
        <w:widowControl w:val="0"/>
        <w:autoSpaceDE w:val="0"/>
        <w:autoSpaceDN w:val="0"/>
        <w:adjustRightInd w:val="0"/>
      </w:pPr>
    </w:p>
    <w:p w14:paraId="308FACC2" w14:textId="77777777" w:rsidR="002A6EFF"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O auditor considera, </w:t>
      </w:r>
      <w:r w:rsidRPr="00B210C0">
        <w:rPr>
          <w:color w:val="000000"/>
          <w:highlight w:val="yellow"/>
        </w:rPr>
        <w:t>nos termos do trabalho</w:t>
      </w:r>
      <w:r>
        <w:rPr>
          <w:color w:val="000000"/>
        </w:rPr>
        <w:t xml:space="preserve"> e de outras circunstâncias do trabalho, se algum assunto que chegou ao seu conhecimento deve ser comunicado à parte responsável, ao mensurador ou avaliador, à parte contratante, aos responsáveis pela governança ou a outros. </w:t>
      </w:r>
    </w:p>
    <w:p w14:paraId="12E35DAE" w14:textId="77777777" w:rsidR="002A6EFF" w:rsidRDefault="002A6EFF" w:rsidP="002A6EFF">
      <w:pPr>
        <w:widowControl w:val="0"/>
        <w:overflowPunct w:val="0"/>
        <w:autoSpaceDE w:val="0"/>
        <w:autoSpaceDN w:val="0"/>
        <w:adjustRightInd w:val="0"/>
        <w:ind w:left="569"/>
        <w:jc w:val="both"/>
        <w:rPr>
          <w:color w:val="000000"/>
        </w:rPr>
      </w:pPr>
    </w:p>
    <w:p w14:paraId="378D8F76" w14:textId="77777777" w:rsidR="002A6EFF" w:rsidRDefault="002A6EFF" w:rsidP="002A6EFF">
      <w:pPr>
        <w:widowControl w:val="0"/>
        <w:autoSpaceDE w:val="0"/>
        <w:autoSpaceDN w:val="0"/>
        <w:adjustRightInd w:val="0"/>
        <w:rPr>
          <w:i/>
          <w:iCs/>
          <w:color w:val="000000"/>
        </w:rPr>
      </w:pPr>
      <w:r>
        <w:rPr>
          <w:i/>
          <w:iCs/>
          <w:color w:val="000000"/>
        </w:rPr>
        <w:t>Documentação</w:t>
      </w:r>
    </w:p>
    <w:p w14:paraId="4CC584FF" w14:textId="77777777" w:rsidR="002A6EFF" w:rsidRDefault="002A6EFF" w:rsidP="002A6EFF">
      <w:pPr>
        <w:widowControl w:val="0"/>
        <w:autoSpaceDE w:val="0"/>
        <w:autoSpaceDN w:val="0"/>
        <w:adjustRightInd w:val="0"/>
      </w:pPr>
    </w:p>
    <w:p w14:paraId="508C1063" w14:textId="77777777" w:rsidR="002A6EFF" w:rsidRDefault="002A6EFF">
      <w:pPr>
        <w:widowControl w:val="0"/>
        <w:numPr>
          <w:ilvl w:val="0"/>
          <w:numId w:val="16"/>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A documentação do trabalho fornece o registro da base para o relatório de asseguração quando preparada em tempo hábil e for apropriada e suficiente para permitir que um auditor independente experiente, sem conexão prévia com o trabalho, compreenda: </w:t>
      </w:r>
    </w:p>
    <w:p w14:paraId="285D996E" w14:textId="77777777" w:rsidR="002A6EFF" w:rsidRDefault="002A6EFF">
      <w:pPr>
        <w:widowControl w:val="0"/>
        <w:numPr>
          <w:ilvl w:val="1"/>
          <w:numId w:val="33"/>
        </w:numPr>
        <w:tabs>
          <w:tab w:val="clear" w:pos="1440"/>
        </w:tabs>
        <w:overflowPunct w:val="0"/>
        <w:autoSpaceDE w:val="0"/>
        <w:autoSpaceDN w:val="0"/>
        <w:adjustRightInd w:val="0"/>
        <w:spacing w:after="120" w:line="240" w:lineRule="auto"/>
        <w:ind w:left="993" w:hanging="426"/>
        <w:jc w:val="both"/>
        <w:rPr>
          <w:color w:val="000000"/>
        </w:rPr>
      </w:pPr>
      <w:r>
        <w:rPr>
          <w:color w:val="000000"/>
        </w:rPr>
        <w:t xml:space="preserve">a natureza, a época e a extensão dos procedimentos realizados para cumprir com as normas de asseguração relevantes e requerimentos de leis e regulamentos; </w:t>
      </w:r>
    </w:p>
    <w:p w14:paraId="29D3E748" w14:textId="77777777" w:rsidR="002A6EFF" w:rsidRDefault="002A6EFF">
      <w:pPr>
        <w:widowControl w:val="0"/>
        <w:numPr>
          <w:ilvl w:val="1"/>
          <w:numId w:val="33"/>
        </w:numPr>
        <w:tabs>
          <w:tab w:val="clear" w:pos="1440"/>
        </w:tabs>
        <w:overflowPunct w:val="0"/>
        <w:autoSpaceDE w:val="0"/>
        <w:autoSpaceDN w:val="0"/>
        <w:adjustRightInd w:val="0"/>
        <w:spacing w:after="120" w:line="240" w:lineRule="auto"/>
        <w:ind w:left="993" w:hanging="426"/>
        <w:jc w:val="both"/>
        <w:rPr>
          <w:color w:val="000000"/>
        </w:rPr>
      </w:pPr>
      <w:r>
        <w:rPr>
          <w:color w:val="000000"/>
        </w:rPr>
        <w:t>o resultado dos procedimentos realizados e as evidências obtidas; e</w:t>
      </w:r>
    </w:p>
    <w:p w14:paraId="415C7239" w14:textId="77777777" w:rsidR="002A6EFF" w:rsidRDefault="002A6EFF">
      <w:pPr>
        <w:widowControl w:val="0"/>
        <w:numPr>
          <w:ilvl w:val="1"/>
          <w:numId w:val="33"/>
        </w:numPr>
        <w:tabs>
          <w:tab w:val="clear" w:pos="1440"/>
        </w:tabs>
        <w:overflowPunct w:val="0"/>
        <w:autoSpaceDE w:val="0"/>
        <w:autoSpaceDN w:val="0"/>
        <w:adjustRightInd w:val="0"/>
        <w:spacing w:after="0" w:line="240" w:lineRule="auto"/>
        <w:ind w:left="992" w:hanging="425"/>
        <w:jc w:val="both"/>
        <w:rPr>
          <w:color w:val="000000"/>
        </w:rPr>
      </w:pPr>
      <w:r>
        <w:rPr>
          <w:color w:val="000000"/>
        </w:rPr>
        <w:t>os assuntos relevantes que surgirem durante o trabalho, as conclusões alcançadas e os julgamentos profissionais significativos exercidos para se chegar a tais conclusões.</w:t>
      </w:r>
    </w:p>
    <w:p w14:paraId="1296CFF9" w14:textId="77777777" w:rsidR="002A6EFF" w:rsidRDefault="002A6EFF" w:rsidP="002A6EFF">
      <w:pPr>
        <w:widowControl w:val="0"/>
        <w:overflowPunct w:val="0"/>
        <w:autoSpaceDE w:val="0"/>
        <w:autoSpaceDN w:val="0"/>
        <w:adjustRightInd w:val="0"/>
        <w:ind w:left="1080"/>
        <w:jc w:val="both"/>
        <w:rPr>
          <w:color w:val="000000"/>
        </w:rPr>
      </w:pPr>
      <w:r>
        <w:rPr>
          <w:color w:val="000000"/>
        </w:rPr>
        <w:t xml:space="preserve"> </w:t>
      </w:r>
    </w:p>
    <w:p w14:paraId="3EB54013" w14:textId="77777777" w:rsidR="002A6EFF"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A documentação do trabalho inclui como o auditor endereçou qualquer inconsistência entre as informações por ele identificadas e a sua conclusão final relacionada com um assunto relevante. </w:t>
      </w:r>
    </w:p>
    <w:p w14:paraId="4A67F0B8" w14:textId="77777777" w:rsidR="002A6EFF" w:rsidRDefault="002A6EFF" w:rsidP="002A6EFF">
      <w:pPr>
        <w:widowControl w:val="0"/>
        <w:overflowPunct w:val="0"/>
        <w:autoSpaceDE w:val="0"/>
        <w:autoSpaceDN w:val="0"/>
        <w:adjustRightInd w:val="0"/>
        <w:ind w:left="540"/>
        <w:jc w:val="both"/>
        <w:rPr>
          <w:color w:val="000000"/>
        </w:rPr>
      </w:pPr>
    </w:p>
    <w:p w14:paraId="108A9831" w14:textId="77777777" w:rsidR="002A6EFF" w:rsidRPr="00B425E9" w:rsidRDefault="002A6EFF" w:rsidP="002A6EFF">
      <w:pPr>
        <w:widowControl w:val="0"/>
        <w:autoSpaceDE w:val="0"/>
        <w:autoSpaceDN w:val="0"/>
        <w:adjustRightInd w:val="0"/>
        <w:rPr>
          <w:b/>
          <w:color w:val="000000"/>
        </w:rPr>
      </w:pPr>
      <w:r w:rsidRPr="00B425E9">
        <w:rPr>
          <w:b/>
          <w:color w:val="000000"/>
        </w:rPr>
        <w:t>Uso inapropriado do nome do auditor independente</w:t>
      </w:r>
    </w:p>
    <w:p w14:paraId="2FFD3F02" w14:textId="77777777" w:rsidR="002A6EFF" w:rsidRDefault="002A6EFF" w:rsidP="002A6EFF">
      <w:pPr>
        <w:widowControl w:val="0"/>
        <w:autoSpaceDE w:val="0"/>
        <w:autoSpaceDN w:val="0"/>
        <w:adjustRightInd w:val="0"/>
      </w:pPr>
    </w:p>
    <w:p w14:paraId="2166F3D7" w14:textId="77777777" w:rsidR="002A6EFF" w:rsidRPr="00A019D2" w:rsidRDefault="002A6EFF">
      <w:pPr>
        <w:widowControl w:val="0"/>
        <w:numPr>
          <w:ilvl w:val="0"/>
          <w:numId w:val="16"/>
        </w:numPr>
        <w:tabs>
          <w:tab w:val="clear" w:pos="720"/>
        </w:tabs>
        <w:overflowPunct w:val="0"/>
        <w:autoSpaceDE w:val="0"/>
        <w:autoSpaceDN w:val="0"/>
        <w:adjustRightInd w:val="0"/>
        <w:spacing w:after="0" w:line="240" w:lineRule="auto"/>
        <w:ind w:left="567" w:hanging="567"/>
        <w:jc w:val="both"/>
        <w:rPr>
          <w:color w:val="000000"/>
          <w:spacing w:val="-6"/>
        </w:rPr>
      </w:pPr>
      <w:r>
        <w:rPr>
          <w:color w:val="000000"/>
        </w:rPr>
        <w:t xml:space="preserve"> O auditor independente está associado com o objeto ou com a informação do objeto relacionada, quando o auditor reporta informações sobre o objeto ou consente com o uso de seu nome em conexão profissional com esse objeto ou com a informação do objeto relacionada. Se o auditor não estiver associado dessa maneira, terceiros não podem assumir a responsabilidade do auditor. Se o auditor independente descobrir que uma parte está usando </w:t>
      </w:r>
      <w:r w:rsidRPr="00A019D2">
        <w:rPr>
          <w:color w:val="000000"/>
          <w:highlight w:val="red"/>
        </w:rPr>
        <w:t>o seu nome indevidamente</w:t>
      </w:r>
      <w:r>
        <w:rPr>
          <w:color w:val="000000"/>
        </w:rPr>
        <w:t xml:space="preserve"> em associação com o objeto ou com a informação do objeto relacionada, ele deve exigir que essa parte cesse essa ação. O auditor também deve considerar quais outras ações podem ser necessárias, como informar quaisquer terceiros conhecidos do uso inapropriado do seu nome ou procurar assistência legal.</w:t>
      </w:r>
    </w:p>
    <w:p w14:paraId="79254BC7" w14:textId="77777777" w:rsidR="00A019D2" w:rsidRDefault="00A019D2" w:rsidP="00A019D2">
      <w:pPr>
        <w:widowControl w:val="0"/>
        <w:overflowPunct w:val="0"/>
        <w:autoSpaceDE w:val="0"/>
        <w:autoSpaceDN w:val="0"/>
        <w:adjustRightInd w:val="0"/>
        <w:spacing w:after="0" w:line="240" w:lineRule="auto"/>
        <w:ind w:left="567"/>
        <w:jc w:val="both"/>
        <w:rPr>
          <w:color w:val="000000"/>
          <w:spacing w:val="-6"/>
        </w:rPr>
      </w:pPr>
    </w:p>
    <w:p w14:paraId="05A536DB" w14:textId="2DB728F6" w:rsidR="002A6EFF" w:rsidRPr="00A019D2" w:rsidRDefault="00A019D2" w:rsidP="002A6EFF">
      <w:pPr>
        <w:widowControl w:val="0"/>
        <w:overflowPunct w:val="0"/>
        <w:autoSpaceDE w:val="0"/>
        <w:autoSpaceDN w:val="0"/>
        <w:adjustRightInd w:val="0"/>
        <w:jc w:val="both"/>
        <w:rPr>
          <w:color w:val="000000"/>
          <w:highlight w:val="yellow"/>
        </w:rPr>
      </w:pPr>
      <w:r w:rsidRPr="00A019D2">
        <w:rPr>
          <w:color w:val="000000"/>
          <w:highlight w:val="yellow"/>
        </w:rPr>
        <w:t>Firma = firma de auditoria (auditor)</w:t>
      </w:r>
    </w:p>
    <w:p w14:paraId="512936FF" w14:textId="43097F27" w:rsidR="00A019D2" w:rsidRDefault="00A019D2" w:rsidP="002A6EFF">
      <w:pPr>
        <w:widowControl w:val="0"/>
        <w:overflowPunct w:val="0"/>
        <w:autoSpaceDE w:val="0"/>
        <w:autoSpaceDN w:val="0"/>
        <w:adjustRightInd w:val="0"/>
        <w:jc w:val="both"/>
        <w:rPr>
          <w:color w:val="000000"/>
        </w:rPr>
      </w:pPr>
      <w:r w:rsidRPr="00A019D2">
        <w:rPr>
          <w:color w:val="000000"/>
          <w:highlight w:val="yellow"/>
        </w:rPr>
        <w:t>Entidade, empresa = (auditada)</w:t>
      </w:r>
    </w:p>
    <w:p w14:paraId="2E36286E" w14:textId="77777777" w:rsidR="002A6EFF" w:rsidRPr="00740916" w:rsidRDefault="002A6EFF" w:rsidP="002A6EFF">
      <w:pPr>
        <w:widowControl w:val="0"/>
        <w:autoSpaceDE w:val="0"/>
        <w:autoSpaceDN w:val="0"/>
        <w:adjustRightInd w:val="0"/>
        <w:jc w:val="both"/>
        <w:rPr>
          <w:b/>
          <w:color w:val="000000"/>
        </w:rPr>
      </w:pPr>
      <w:r w:rsidRPr="00740916">
        <w:rPr>
          <w:b/>
          <w:color w:val="000000"/>
        </w:rPr>
        <w:t>Vigência</w:t>
      </w:r>
    </w:p>
    <w:p w14:paraId="6EB9D8A1" w14:textId="77777777" w:rsidR="002A6EFF" w:rsidRDefault="002A6EFF" w:rsidP="002A6EFF">
      <w:pPr>
        <w:widowControl w:val="0"/>
        <w:autoSpaceDE w:val="0"/>
        <w:autoSpaceDN w:val="0"/>
        <w:adjustRightInd w:val="0"/>
        <w:jc w:val="both"/>
        <w:rPr>
          <w:color w:val="000000"/>
          <w:spacing w:val="-6"/>
        </w:rPr>
      </w:pPr>
    </w:p>
    <w:p w14:paraId="6AB87C11" w14:textId="77777777" w:rsidR="002A6EFF" w:rsidRPr="00740916" w:rsidRDefault="002A6EFF" w:rsidP="002A6EFF">
      <w:pPr>
        <w:widowControl w:val="0"/>
        <w:overflowPunct w:val="0"/>
        <w:autoSpaceDE w:val="0"/>
        <w:autoSpaceDN w:val="0"/>
        <w:adjustRightInd w:val="0"/>
        <w:ind w:left="567" w:hanging="567"/>
        <w:jc w:val="both"/>
        <w:rPr>
          <w:color w:val="000000"/>
        </w:rPr>
      </w:pPr>
      <w:r>
        <w:rPr>
          <w:color w:val="000000"/>
          <w:spacing w:val="-6"/>
        </w:rPr>
        <w:t>97</w:t>
      </w:r>
      <w:r w:rsidRPr="00927BA7">
        <w:rPr>
          <w:color w:val="000000"/>
          <w:spacing w:val="-6"/>
        </w:rPr>
        <w:t>.</w:t>
      </w:r>
      <w:r w:rsidRPr="00927BA7">
        <w:rPr>
          <w:color w:val="000000"/>
          <w:spacing w:val="-1"/>
        </w:rPr>
        <w:t xml:space="preserve"> </w:t>
      </w:r>
      <w:r w:rsidRPr="00927BA7">
        <w:rPr>
          <w:color w:val="000000"/>
          <w:spacing w:val="-1"/>
        </w:rPr>
        <w:tab/>
      </w:r>
      <w:r w:rsidRPr="00740916">
        <w:rPr>
          <w:color w:val="000000"/>
        </w:rPr>
        <w:t xml:space="preserve">Esta norma entra em vigor na data de sua publicação, </w:t>
      </w:r>
      <w:r w:rsidRPr="00E8137B">
        <w:rPr>
          <w:color w:val="000000"/>
        </w:rPr>
        <w:t xml:space="preserve">produzindo efeitos a partir de </w:t>
      </w:r>
      <w:r w:rsidRPr="00927BA7">
        <w:rPr>
          <w:color w:val="000000"/>
        </w:rPr>
        <w:t xml:space="preserve">1º de janeiro </w:t>
      </w:r>
      <w:r w:rsidRPr="00740916">
        <w:rPr>
          <w:color w:val="000000"/>
        </w:rPr>
        <w:t>de 2016</w:t>
      </w:r>
      <w:r>
        <w:rPr>
          <w:color w:val="000000"/>
        </w:rPr>
        <w:t>,</w:t>
      </w:r>
      <w:r w:rsidRPr="00740916">
        <w:rPr>
          <w:color w:val="000000"/>
        </w:rPr>
        <w:t xml:space="preserve"> quando ser</w:t>
      </w:r>
      <w:r>
        <w:rPr>
          <w:color w:val="000000"/>
        </w:rPr>
        <w:t>á</w:t>
      </w:r>
      <w:r w:rsidRPr="00740916">
        <w:rPr>
          <w:color w:val="000000"/>
        </w:rPr>
        <w:t xml:space="preserve"> revogada a Resoluç</w:t>
      </w:r>
      <w:r>
        <w:rPr>
          <w:color w:val="000000"/>
        </w:rPr>
        <w:t>ão</w:t>
      </w:r>
      <w:r w:rsidRPr="00740916">
        <w:rPr>
          <w:color w:val="000000"/>
        </w:rPr>
        <w:t xml:space="preserve"> CFC n.</w:t>
      </w:r>
      <w:r>
        <w:rPr>
          <w:color w:val="000000"/>
        </w:rPr>
        <w:t xml:space="preserve">º </w:t>
      </w:r>
      <w:r w:rsidRPr="00456F60">
        <w:rPr>
          <w:color w:val="000000"/>
        </w:rPr>
        <w:t>1</w:t>
      </w:r>
      <w:r w:rsidRPr="00740916">
        <w:rPr>
          <w:color w:val="000000"/>
        </w:rPr>
        <w:t>.</w:t>
      </w:r>
      <w:r>
        <w:rPr>
          <w:color w:val="000000"/>
        </w:rPr>
        <w:t>202</w:t>
      </w:r>
      <w:r w:rsidRPr="00740916">
        <w:rPr>
          <w:color w:val="000000"/>
        </w:rPr>
        <w:t xml:space="preserve">/2009, publicada no D.O.U., Seção 1, de </w:t>
      </w:r>
      <w:r>
        <w:rPr>
          <w:color w:val="000000"/>
        </w:rPr>
        <w:t>3/12</w:t>
      </w:r>
      <w:r w:rsidRPr="00740916">
        <w:rPr>
          <w:color w:val="000000"/>
        </w:rPr>
        <w:t>/2009.</w:t>
      </w:r>
    </w:p>
    <w:p w14:paraId="427C8173" w14:textId="77777777" w:rsidR="002A6EFF" w:rsidRPr="008B73E7" w:rsidRDefault="002A6EFF" w:rsidP="002A6EFF">
      <w:pPr>
        <w:autoSpaceDE w:val="0"/>
        <w:autoSpaceDN w:val="0"/>
        <w:adjustRightInd w:val="0"/>
        <w:ind w:left="993" w:hanging="426"/>
        <w:jc w:val="both"/>
        <w:rPr>
          <w:rFonts w:ascii="TimesNewRoman" w:hAnsi="TimesNewRoman" w:cs="TimesNewRoman"/>
        </w:rPr>
      </w:pPr>
    </w:p>
    <w:p w14:paraId="3D7EFA7C" w14:textId="77777777" w:rsidR="002A6EFF" w:rsidRDefault="002A6EFF" w:rsidP="002A6EFF">
      <w:pPr>
        <w:widowControl w:val="0"/>
        <w:autoSpaceDE w:val="0"/>
        <w:autoSpaceDN w:val="0"/>
        <w:adjustRightInd w:val="0"/>
        <w:jc w:val="both"/>
      </w:pPr>
      <w:r w:rsidRPr="008B73E7">
        <w:rPr>
          <w:rFonts w:ascii="TimesNewRoman" w:hAnsi="TimesNewRoman" w:cs="TimesNewRoman"/>
        </w:rPr>
        <w:tab/>
      </w:r>
    </w:p>
    <w:p w14:paraId="4B5C3B7E" w14:textId="77777777" w:rsidR="002A6EFF" w:rsidRPr="000E5D17" w:rsidRDefault="002A6EFF" w:rsidP="002A6EFF">
      <w:pPr>
        <w:pStyle w:val="Recuodecorpodetexto2"/>
        <w:spacing w:after="0" w:line="240" w:lineRule="auto"/>
        <w:jc w:val="right"/>
        <w:rPr>
          <w:lang w:val="pt-BR"/>
        </w:rPr>
      </w:pPr>
      <w:bookmarkStart w:id="12" w:name="Pg26"/>
      <w:bookmarkEnd w:id="12"/>
      <w:r w:rsidRPr="000E5D17">
        <w:rPr>
          <w:lang w:val="pt-BR"/>
        </w:rPr>
        <w:t>Brasília, 2</w:t>
      </w:r>
      <w:r>
        <w:rPr>
          <w:lang w:val="pt-BR"/>
        </w:rPr>
        <w:t>0</w:t>
      </w:r>
      <w:r w:rsidRPr="000E5D17">
        <w:rPr>
          <w:lang w:val="pt-BR"/>
        </w:rPr>
        <w:t xml:space="preserve"> de </w:t>
      </w:r>
      <w:r>
        <w:rPr>
          <w:lang w:val="pt-BR"/>
        </w:rPr>
        <w:t>novembro</w:t>
      </w:r>
      <w:r w:rsidRPr="000E5D17">
        <w:rPr>
          <w:lang w:val="pt-BR"/>
        </w:rPr>
        <w:t xml:space="preserve"> de 201</w:t>
      </w:r>
      <w:r>
        <w:rPr>
          <w:lang w:val="pt-BR"/>
        </w:rPr>
        <w:t>5</w:t>
      </w:r>
      <w:r w:rsidRPr="000E5D17">
        <w:rPr>
          <w:lang w:val="pt-BR"/>
        </w:rPr>
        <w:t>.</w:t>
      </w:r>
    </w:p>
    <w:p w14:paraId="2C631F73" w14:textId="77777777" w:rsidR="002A6EFF" w:rsidRDefault="002A6EFF" w:rsidP="002A6EFF"/>
    <w:p w14:paraId="71BA4DF9" w14:textId="77777777" w:rsidR="002A6EFF" w:rsidRDefault="002A6EFF" w:rsidP="002A6EFF"/>
    <w:p w14:paraId="134E4970" w14:textId="77777777" w:rsidR="002A6EFF" w:rsidRDefault="002A6EFF" w:rsidP="002A6EFF"/>
    <w:p w14:paraId="3D640A74" w14:textId="77777777" w:rsidR="002A6EFF" w:rsidRPr="008B2753" w:rsidRDefault="002A6EFF" w:rsidP="002A6EFF">
      <w:pPr>
        <w:jc w:val="center"/>
        <w:rPr>
          <w:bCs/>
        </w:rPr>
      </w:pPr>
      <w:r>
        <w:t xml:space="preserve">Contador </w:t>
      </w:r>
      <w:r>
        <w:rPr>
          <w:b/>
        </w:rPr>
        <w:t>José Martonio Alves Coelho</w:t>
      </w:r>
    </w:p>
    <w:p w14:paraId="41F1E9E5" w14:textId="77777777" w:rsidR="002A6EFF" w:rsidRDefault="002A6EFF" w:rsidP="002A6EFF">
      <w:pPr>
        <w:pStyle w:val="Recuodecorpodetexto2"/>
        <w:spacing w:after="0" w:line="240" w:lineRule="auto"/>
        <w:ind w:left="0"/>
        <w:jc w:val="center"/>
      </w:pPr>
      <w:r w:rsidRPr="008B2753">
        <w:rPr>
          <w:b/>
          <w:lang w:val="pt-BR"/>
        </w:rPr>
        <w:t>Presidente</w:t>
      </w:r>
    </w:p>
    <w:p w14:paraId="78A6C34A" w14:textId="77777777" w:rsidR="002A6EFF" w:rsidRDefault="002A6EFF" w:rsidP="002A6EFF">
      <w:pPr>
        <w:pStyle w:val="Textoembloco"/>
        <w:tabs>
          <w:tab w:val="left" w:pos="709"/>
        </w:tabs>
        <w:ind w:right="0"/>
        <w:jc w:val="both"/>
        <w:rPr>
          <w:sz w:val="24"/>
          <w:lang w:val="pt-BR"/>
        </w:rPr>
      </w:pPr>
    </w:p>
    <w:p w14:paraId="309EEA91" w14:textId="77777777" w:rsidR="002A6EFF" w:rsidRDefault="002A6EFF" w:rsidP="002A6EFF">
      <w:pPr>
        <w:widowControl w:val="0"/>
        <w:overflowPunct w:val="0"/>
        <w:autoSpaceDE w:val="0"/>
        <w:autoSpaceDN w:val="0"/>
        <w:adjustRightInd w:val="0"/>
        <w:jc w:val="both"/>
        <w:rPr>
          <w:color w:val="000000"/>
        </w:rPr>
      </w:pPr>
    </w:p>
    <w:p w14:paraId="5B9979BE" w14:textId="77777777" w:rsidR="002A6EFF" w:rsidRDefault="002A6EFF" w:rsidP="002A6EFF">
      <w:pPr>
        <w:widowControl w:val="0"/>
        <w:overflowPunct w:val="0"/>
        <w:autoSpaceDE w:val="0"/>
        <w:autoSpaceDN w:val="0"/>
        <w:adjustRightInd w:val="0"/>
        <w:jc w:val="both"/>
        <w:rPr>
          <w:color w:val="000000"/>
        </w:rPr>
      </w:pPr>
    </w:p>
    <w:p w14:paraId="29E0494A" w14:textId="77777777" w:rsidR="002A6EFF" w:rsidRDefault="002A6EFF" w:rsidP="002A6EFF">
      <w:pPr>
        <w:widowControl w:val="0"/>
        <w:autoSpaceDE w:val="0"/>
        <w:autoSpaceDN w:val="0"/>
        <w:adjustRightInd w:val="0"/>
      </w:pPr>
      <w:r w:rsidRPr="00B425E9">
        <w:rPr>
          <w:b/>
          <w:color w:val="000000"/>
        </w:rPr>
        <w:t>Apêndice 1</w:t>
      </w:r>
      <w:r>
        <w:t xml:space="preserve"> – não editado.</w:t>
      </w:r>
    </w:p>
    <w:p w14:paraId="1C685881" w14:textId="77777777" w:rsidR="002A6EFF" w:rsidRDefault="002A6EFF" w:rsidP="002A6EFF">
      <w:pPr>
        <w:widowControl w:val="0"/>
        <w:autoSpaceDE w:val="0"/>
        <w:autoSpaceDN w:val="0"/>
        <w:adjustRightInd w:val="0"/>
      </w:pPr>
    </w:p>
    <w:p w14:paraId="6A17FE50" w14:textId="77777777" w:rsidR="002A6EFF" w:rsidRPr="00B425E9" w:rsidRDefault="002A6EFF" w:rsidP="002A6EFF">
      <w:pPr>
        <w:widowControl w:val="0"/>
        <w:autoSpaceDE w:val="0"/>
        <w:autoSpaceDN w:val="0"/>
        <w:adjustRightInd w:val="0"/>
        <w:jc w:val="both"/>
        <w:rPr>
          <w:b/>
          <w:color w:val="000000"/>
        </w:rPr>
      </w:pPr>
      <w:r w:rsidRPr="00B425E9">
        <w:rPr>
          <w:b/>
          <w:color w:val="000000"/>
        </w:rPr>
        <w:t>Apêndice 2 – Trabalho de atestação e trabalho direto</w:t>
      </w:r>
    </w:p>
    <w:p w14:paraId="35843EC5" w14:textId="77777777" w:rsidR="002A6EFF" w:rsidRDefault="002A6EFF" w:rsidP="002A6EFF">
      <w:pPr>
        <w:widowControl w:val="0"/>
        <w:autoSpaceDE w:val="0"/>
        <w:autoSpaceDN w:val="0"/>
        <w:adjustRightInd w:val="0"/>
      </w:pPr>
    </w:p>
    <w:p w14:paraId="2D68E123" w14:textId="77777777" w:rsidR="002A6EFF" w:rsidRDefault="002A6EFF" w:rsidP="002A6EFF">
      <w:pPr>
        <w:widowControl w:val="0"/>
        <w:autoSpaceDE w:val="0"/>
        <w:autoSpaceDN w:val="0"/>
        <w:adjustRightInd w:val="0"/>
        <w:ind w:left="1"/>
        <w:jc w:val="both"/>
      </w:pPr>
      <w:r>
        <w:rPr>
          <w:color w:val="000000"/>
        </w:rPr>
        <w:t>Este Apêndice destaca as diferenças entre um trabalho de atestação e um trabalho direto.</w:t>
      </w:r>
    </w:p>
    <w:p w14:paraId="2B91BFD4" w14:textId="77777777" w:rsidR="002A6EFF" w:rsidRDefault="002A6EFF" w:rsidP="002A6EFF">
      <w:pPr>
        <w:widowControl w:val="0"/>
        <w:autoSpaceDE w:val="0"/>
        <w:autoSpaceDN w:val="0"/>
        <w:adjustRightInd w:val="0"/>
        <w:ind w:left="1"/>
      </w:pPr>
    </w:p>
    <w:p w14:paraId="1178DFC4" w14:textId="77777777" w:rsidR="002A6EFF" w:rsidRDefault="002A6EFF">
      <w:pPr>
        <w:widowControl w:val="0"/>
        <w:numPr>
          <w:ilvl w:val="0"/>
          <w:numId w:val="34"/>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No trabalho de </w:t>
      </w:r>
      <w:r w:rsidRPr="00E8137B">
        <w:rPr>
          <w:color w:val="000000"/>
        </w:rPr>
        <w:t>atestação, o mensurador ou o avaliador, que não é o auditor independente, mensura ou avalia o objeto de acordo com critérios, resultando na informação do objeto.</w:t>
      </w:r>
      <w:r>
        <w:rPr>
          <w:color w:val="000000"/>
        </w:rPr>
        <w:t xml:space="preserve"> A informação do objeto pode falhar em ser adequadamente expressa no contexto de determinado objeto e dos critérios, e pode, portanto, ser distorcida, potencialmente, a uma extensão relevante. A função do auditor independente no trabalho de atestação é obter evidências apropriadas e suficientes de forma a expressar uma conclusão sobre se a informação do objeto, como preparada pelo mensurador ou avaliador, está livre de distorções relevantes. </w:t>
      </w:r>
    </w:p>
    <w:p w14:paraId="652D1B12" w14:textId="77777777" w:rsidR="002A6EFF" w:rsidRDefault="002A6EFF" w:rsidP="002A6EFF">
      <w:pPr>
        <w:widowControl w:val="0"/>
        <w:autoSpaceDE w:val="0"/>
        <w:autoSpaceDN w:val="0"/>
        <w:adjustRightInd w:val="0"/>
        <w:rPr>
          <w:color w:val="000000"/>
        </w:rPr>
      </w:pPr>
    </w:p>
    <w:p w14:paraId="0E747C93" w14:textId="77777777" w:rsidR="002A6EFF" w:rsidRDefault="002A6EFF">
      <w:pPr>
        <w:widowControl w:val="0"/>
        <w:numPr>
          <w:ilvl w:val="0"/>
          <w:numId w:val="34"/>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No trabalho direto, o auditor mensura ou avalia o objeto de acordo com critérios e apresenta a informação do objeto resultante como parte, ou acompanhando o relatório de asseguração. A conclusão do auditor no trabalho direto aborda o resultado relatado da mensuração ou avaliação de determinado objeto de acordo com critérios. Em alguns trabalhos diretos, a conclusão do auditor é, ou é parte da, a informação do objeto. Dependendo do objeto: </w:t>
      </w:r>
    </w:p>
    <w:p w14:paraId="25DBD09F" w14:textId="77777777" w:rsidR="002A6EFF" w:rsidRDefault="002A6EFF">
      <w:pPr>
        <w:widowControl w:val="0"/>
        <w:numPr>
          <w:ilvl w:val="1"/>
          <w:numId w:val="34"/>
        </w:numPr>
        <w:tabs>
          <w:tab w:val="clear" w:pos="1440"/>
        </w:tabs>
        <w:overflowPunct w:val="0"/>
        <w:autoSpaceDE w:val="0"/>
        <w:autoSpaceDN w:val="0"/>
        <w:adjustRightInd w:val="0"/>
        <w:spacing w:after="120" w:line="240" w:lineRule="auto"/>
        <w:ind w:left="993" w:hanging="426"/>
        <w:jc w:val="both"/>
        <w:rPr>
          <w:color w:val="000000"/>
        </w:rPr>
      </w:pPr>
      <w:r>
        <w:rPr>
          <w:color w:val="000000"/>
        </w:rPr>
        <w:t>o resultado da mensuração ou avaliação no trabalho direto pode ser semelhante ao relatório ou declaração preparada pelo mensurador ou avaliador em trabalho de atestação. Em outras circunstâncias, contudo, o resultado, ou seja, a informação do objeto, pode ser refletido na descrição das constatações e base para a conclusão do auditor em relatório de asseguração de formato longo; e</w:t>
      </w:r>
    </w:p>
    <w:p w14:paraId="7CDF2698" w14:textId="77777777" w:rsidR="002A6EFF" w:rsidRDefault="002A6EFF">
      <w:pPr>
        <w:widowControl w:val="0"/>
        <w:numPr>
          <w:ilvl w:val="1"/>
          <w:numId w:val="34"/>
        </w:numPr>
        <w:tabs>
          <w:tab w:val="clear" w:pos="1440"/>
        </w:tabs>
        <w:overflowPunct w:val="0"/>
        <w:autoSpaceDE w:val="0"/>
        <w:autoSpaceDN w:val="0"/>
        <w:adjustRightInd w:val="0"/>
        <w:spacing w:after="0" w:line="240" w:lineRule="auto"/>
        <w:ind w:left="992" w:hanging="425"/>
        <w:jc w:val="both"/>
        <w:rPr>
          <w:color w:val="000000"/>
        </w:rPr>
      </w:pPr>
      <w:r>
        <w:rPr>
          <w:color w:val="000000"/>
        </w:rPr>
        <w:t xml:space="preserve">o auditor independente pode usar dados coletados ou compilados por outros. Por exemplo, os dados podem vir do sistema de informação mantido pela parte responsável. </w:t>
      </w:r>
    </w:p>
    <w:p w14:paraId="17D89653" w14:textId="77777777" w:rsidR="002A6EFF" w:rsidRDefault="002A6EFF" w:rsidP="002A6EFF">
      <w:pPr>
        <w:widowControl w:val="0"/>
        <w:autoSpaceDE w:val="0"/>
        <w:autoSpaceDN w:val="0"/>
        <w:adjustRightInd w:val="0"/>
        <w:rPr>
          <w:color w:val="000000"/>
        </w:rPr>
      </w:pPr>
    </w:p>
    <w:p w14:paraId="6B0BA06D" w14:textId="77777777" w:rsidR="002A6EFF" w:rsidRDefault="002A6EFF">
      <w:pPr>
        <w:widowControl w:val="0"/>
        <w:numPr>
          <w:ilvl w:val="0"/>
          <w:numId w:val="34"/>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Em adição à mensuração ou à avaliação de determinado objeto, em trabalho direto, o auditor independente também aplica habilidades e técnicas de asseguração para obter evidências apropriadas e suficientes de forma a expressar sua conclusão sobre se a informação do objeto está relevantemente distorcida. O auditor pode obter evidências simultaneamente com a mensuração ou avaliação do objeto, mas também pode obtê-la antes ou após tal mensuração ou avaliação.</w:t>
      </w:r>
    </w:p>
    <w:p w14:paraId="3816713B" w14:textId="77777777" w:rsidR="002A6EFF" w:rsidRDefault="002A6EFF" w:rsidP="002A6EFF">
      <w:pPr>
        <w:widowControl w:val="0"/>
        <w:autoSpaceDE w:val="0"/>
        <w:autoSpaceDN w:val="0"/>
        <w:adjustRightInd w:val="0"/>
        <w:rPr>
          <w:color w:val="000000"/>
        </w:rPr>
      </w:pPr>
    </w:p>
    <w:p w14:paraId="5002B32F" w14:textId="77777777" w:rsidR="002A6EFF" w:rsidRDefault="002A6EFF">
      <w:pPr>
        <w:widowControl w:val="0"/>
        <w:numPr>
          <w:ilvl w:val="0"/>
          <w:numId w:val="34"/>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O valor do trabalho direto se dá na combinação: </w:t>
      </w:r>
    </w:p>
    <w:p w14:paraId="12A0E83F" w14:textId="77777777" w:rsidR="002A6EFF" w:rsidRDefault="002A6EFF">
      <w:pPr>
        <w:widowControl w:val="0"/>
        <w:numPr>
          <w:ilvl w:val="1"/>
          <w:numId w:val="34"/>
        </w:numPr>
        <w:tabs>
          <w:tab w:val="clear" w:pos="1440"/>
        </w:tabs>
        <w:overflowPunct w:val="0"/>
        <w:autoSpaceDE w:val="0"/>
        <w:autoSpaceDN w:val="0"/>
        <w:adjustRightInd w:val="0"/>
        <w:spacing w:after="120" w:line="240" w:lineRule="auto"/>
        <w:ind w:left="993" w:hanging="426"/>
        <w:jc w:val="both"/>
        <w:rPr>
          <w:color w:val="000000"/>
        </w:rPr>
      </w:pPr>
      <w:r>
        <w:rPr>
          <w:color w:val="000000"/>
        </w:rPr>
        <w:t>da independência do auditor em relação ao objeto, ao contratante, aos usuários previstos e à parte responsável, não obstante ele não seja independente da informação do objeto, porque o próprio auditor a preparou; e</w:t>
      </w:r>
    </w:p>
    <w:p w14:paraId="41FA6804" w14:textId="77777777" w:rsidR="002A6EFF" w:rsidRDefault="002A6EFF">
      <w:pPr>
        <w:widowControl w:val="0"/>
        <w:numPr>
          <w:ilvl w:val="1"/>
          <w:numId w:val="34"/>
        </w:numPr>
        <w:tabs>
          <w:tab w:val="clear" w:pos="1440"/>
        </w:tabs>
        <w:overflowPunct w:val="0"/>
        <w:autoSpaceDE w:val="0"/>
        <w:autoSpaceDN w:val="0"/>
        <w:adjustRightInd w:val="0"/>
        <w:spacing w:after="0" w:line="240" w:lineRule="auto"/>
        <w:ind w:left="992" w:hanging="425"/>
        <w:jc w:val="both"/>
        <w:rPr>
          <w:color w:val="000000"/>
        </w:rPr>
      </w:pPr>
      <w:r>
        <w:rPr>
          <w:color w:val="000000"/>
        </w:rPr>
        <w:t>das habilidades e técnicas aplicadas ao mensurar ou avaliar o objeto, que resultam na acumulação de evidências que são de quantidade e qualidade semelhantes para um trabalho de atestação. É essa obtenção de evidências apropriadas e suficientes que distingue um trabalho direto de uma mera compilação. Para ilustrar este ponto, se o auditor independente estivesse compilando informação sobre uma declaração de emissão de gases de efeito estufa da entidade, o auditor não iria, por exemplo, testar a calibração dos dispositivos de monitoramento. No trabalho direto, contudo, o auditor independente iria, onde relevante, calibrar os dispositivos como parte do processo de mensuração ou testar a calibração dos dispositivos de monitoramento realizada por outros da mesma forma que iria proceder se o trabalho fosse um trabalho de atestação.</w:t>
      </w:r>
    </w:p>
    <w:p w14:paraId="3E7544F5" w14:textId="77777777" w:rsidR="002A6EFF" w:rsidRDefault="002A6EFF" w:rsidP="002A6EFF">
      <w:pPr>
        <w:widowControl w:val="0"/>
        <w:overflowPunct w:val="0"/>
        <w:autoSpaceDE w:val="0"/>
        <w:autoSpaceDN w:val="0"/>
        <w:adjustRightInd w:val="0"/>
        <w:jc w:val="right"/>
        <w:rPr>
          <w:b/>
          <w:bCs/>
          <w:color w:val="000000"/>
        </w:rPr>
      </w:pPr>
    </w:p>
    <w:p w14:paraId="33E34D3C" w14:textId="77777777" w:rsidR="002A6EFF" w:rsidRDefault="002A6EFF" w:rsidP="002A6EFF">
      <w:pPr>
        <w:widowControl w:val="0"/>
        <w:overflowPunct w:val="0"/>
        <w:autoSpaceDE w:val="0"/>
        <w:autoSpaceDN w:val="0"/>
        <w:adjustRightInd w:val="0"/>
        <w:jc w:val="right"/>
        <w:rPr>
          <w:b/>
          <w:bCs/>
          <w:color w:val="000000"/>
        </w:rPr>
      </w:pPr>
    </w:p>
    <w:p w14:paraId="3216D5A8" w14:textId="77777777" w:rsidR="002A6EFF" w:rsidRDefault="002A6EFF" w:rsidP="002A6EFF">
      <w:pPr>
        <w:widowControl w:val="0"/>
        <w:autoSpaceDE w:val="0"/>
        <w:autoSpaceDN w:val="0"/>
        <w:adjustRightInd w:val="0"/>
        <w:rPr>
          <w:b/>
          <w:color w:val="000000"/>
        </w:rPr>
      </w:pPr>
      <w:r w:rsidRPr="00B425E9">
        <w:rPr>
          <w:b/>
          <w:color w:val="000000"/>
        </w:rPr>
        <w:t xml:space="preserve">Apêndice 3 – </w:t>
      </w:r>
      <w:r>
        <w:rPr>
          <w:b/>
          <w:color w:val="000000"/>
        </w:rPr>
        <w:t>Partes do trabalho de asseguração</w:t>
      </w:r>
    </w:p>
    <w:p w14:paraId="310F6639" w14:textId="77777777" w:rsidR="002A6EFF" w:rsidRDefault="002A6EFF" w:rsidP="002A6EFF">
      <w:pPr>
        <w:widowControl w:val="0"/>
        <w:overflowPunct w:val="0"/>
        <w:autoSpaceDE w:val="0"/>
        <w:autoSpaceDN w:val="0"/>
        <w:adjustRightInd w:val="0"/>
        <w:rPr>
          <w:b/>
        </w:rPr>
      </w:pPr>
    </w:p>
    <w:p w14:paraId="36D16A88" w14:textId="527588E8" w:rsidR="002A6EFF" w:rsidRDefault="002A6EFF" w:rsidP="002A6EFF">
      <w:pPr>
        <w:widowControl w:val="0"/>
        <w:overflowPunct w:val="0"/>
        <w:autoSpaceDE w:val="0"/>
        <w:autoSpaceDN w:val="0"/>
        <w:adjustRightInd w:val="0"/>
        <w:rPr>
          <w:b/>
        </w:rPr>
      </w:pPr>
      <w:r w:rsidRPr="002E5A90">
        <w:rPr>
          <w:b/>
          <w:noProof/>
        </w:rPr>
        <w:drawing>
          <wp:inline distT="0" distB="0" distL="0" distR="0" wp14:anchorId="697D65C7" wp14:editId="3EAB735D">
            <wp:extent cx="5400040" cy="4051935"/>
            <wp:effectExtent l="0" t="0" r="0" b="5715"/>
            <wp:docPr id="2" name="Imagem 2" descr="quadro 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quadro auditor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051935"/>
                    </a:xfrm>
                    <a:prstGeom prst="rect">
                      <a:avLst/>
                    </a:prstGeom>
                    <a:noFill/>
                    <a:ln>
                      <a:noFill/>
                    </a:ln>
                  </pic:spPr>
                </pic:pic>
              </a:graphicData>
            </a:graphic>
          </wp:inline>
        </w:drawing>
      </w:r>
    </w:p>
    <w:p w14:paraId="1AF0A45F" w14:textId="77777777" w:rsidR="002A6EFF" w:rsidRDefault="002A6EFF" w:rsidP="002A6EFF">
      <w:pPr>
        <w:widowControl w:val="0"/>
        <w:overflowPunct w:val="0"/>
        <w:autoSpaceDE w:val="0"/>
        <w:autoSpaceDN w:val="0"/>
        <w:adjustRightInd w:val="0"/>
        <w:rPr>
          <w:b/>
        </w:rPr>
      </w:pPr>
    </w:p>
    <w:p w14:paraId="1CDE967F" w14:textId="77777777" w:rsidR="002A6EFF" w:rsidRDefault="002A6EFF" w:rsidP="002A6EFF"/>
    <w:p w14:paraId="224052A4" w14:textId="77777777" w:rsidR="002A6EFF" w:rsidRDefault="002A6EFF">
      <w:pPr>
        <w:widowControl w:val="0"/>
        <w:numPr>
          <w:ilvl w:val="0"/>
          <w:numId w:val="35"/>
        </w:numPr>
        <w:tabs>
          <w:tab w:val="clear" w:pos="720"/>
        </w:tabs>
        <w:overflowPunct w:val="0"/>
        <w:autoSpaceDE w:val="0"/>
        <w:autoSpaceDN w:val="0"/>
        <w:adjustRightInd w:val="0"/>
        <w:spacing w:after="0" w:line="240" w:lineRule="auto"/>
        <w:ind w:left="567" w:hanging="567"/>
        <w:jc w:val="both"/>
        <w:rPr>
          <w:color w:val="000000"/>
          <w:spacing w:val="-4"/>
        </w:rPr>
      </w:pPr>
      <w:r>
        <w:rPr>
          <w:color w:val="000000"/>
          <w:spacing w:val="-4"/>
        </w:rPr>
        <w:t xml:space="preserve"> Todos os trabalhos de asseguração possuem, pelo menos, três partes: a parte responsável, o auditor independente e os usuários previstos. Dependendo das circunstâncias do trabalho, pode haver também uma função separada de mensurador ou avaliador, ou de parte contratante.</w:t>
      </w:r>
    </w:p>
    <w:p w14:paraId="18AF2284" w14:textId="77777777" w:rsidR="002A6EFF" w:rsidRDefault="002A6EFF" w:rsidP="002A6EFF">
      <w:pPr>
        <w:widowControl w:val="0"/>
        <w:autoSpaceDE w:val="0"/>
        <w:autoSpaceDN w:val="0"/>
        <w:adjustRightInd w:val="0"/>
        <w:rPr>
          <w:color w:val="000000"/>
          <w:spacing w:val="-4"/>
        </w:rPr>
      </w:pPr>
    </w:p>
    <w:p w14:paraId="11CBD9A1" w14:textId="77777777" w:rsidR="002A6EFF" w:rsidRDefault="002A6EFF">
      <w:pPr>
        <w:widowControl w:val="0"/>
        <w:numPr>
          <w:ilvl w:val="0"/>
          <w:numId w:val="35"/>
        </w:numPr>
        <w:tabs>
          <w:tab w:val="clear" w:pos="720"/>
        </w:tabs>
        <w:overflowPunct w:val="0"/>
        <w:autoSpaceDE w:val="0"/>
        <w:autoSpaceDN w:val="0"/>
        <w:adjustRightInd w:val="0"/>
        <w:spacing w:after="120" w:line="240" w:lineRule="auto"/>
        <w:ind w:left="567" w:hanging="567"/>
        <w:jc w:val="both"/>
        <w:rPr>
          <w:color w:val="000000"/>
          <w:spacing w:val="-4"/>
        </w:rPr>
      </w:pPr>
      <w:r>
        <w:rPr>
          <w:color w:val="000000"/>
          <w:spacing w:val="-4"/>
        </w:rPr>
        <w:t xml:space="preserve"> O diagrama acima ilustra como as seguintes funções se relacionam ao trabalho de asseguração:</w:t>
      </w:r>
    </w:p>
    <w:p w14:paraId="5468A764" w14:textId="333D0B83" w:rsidR="002A6EFF" w:rsidRDefault="002A6EFF">
      <w:pPr>
        <w:widowControl w:val="0"/>
        <w:numPr>
          <w:ilvl w:val="1"/>
          <w:numId w:val="35"/>
        </w:numPr>
        <w:tabs>
          <w:tab w:val="clear" w:pos="1440"/>
        </w:tabs>
        <w:overflowPunct w:val="0"/>
        <w:autoSpaceDE w:val="0"/>
        <w:autoSpaceDN w:val="0"/>
        <w:adjustRightInd w:val="0"/>
        <w:spacing w:after="120" w:line="240" w:lineRule="auto"/>
        <w:ind w:left="993" w:hanging="426"/>
        <w:jc w:val="both"/>
        <w:rPr>
          <w:color w:val="000000"/>
        </w:rPr>
      </w:pPr>
      <w:r>
        <w:rPr>
          <w:color w:val="000000"/>
        </w:rPr>
        <w:t xml:space="preserve">a parte responsável é responsável pelo objeto; </w:t>
      </w:r>
    </w:p>
    <w:p w14:paraId="4DEA801E" w14:textId="77777777" w:rsidR="002A6EFF" w:rsidRDefault="002A6EFF">
      <w:pPr>
        <w:widowControl w:val="0"/>
        <w:numPr>
          <w:ilvl w:val="1"/>
          <w:numId w:val="35"/>
        </w:numPr>
        <w:tabs>
          <w:tab w:val="clear" w:pos="1440"/>
        </w:tabs>
        <w:overflowPunct w:val="0"/>
        <w:autoSpaceDE w:val="0"/>
        <w:autoSpaceDN w:val="0"/>
        <w:adjustRightInd w:val="0"/>
        <w:spacing w:after="120" w:line="240" w:lineRule="auto"/>
        <w:ind w:left="993" w:hanging="426"/>
        <w:jc w:val="both"/>
        <w:rPr>
          <w:color w:val="000000"/>
        </w:rPr>
      </w:pPr>
      <w:r>
        <w:rPr>
          <w:color w:val="000000"/>
        </w:rPr>
        <w:t xml:space="preserve">o mensurador ou o avaliador usa os critérios para mensurar ou avaliar o objeto, resultando na informação do objeto; </w:t>
      </w:r>
    </w:p>
    <w:p w14:paraId="3841E21B" w14:textId="77777777" w:rsidR="002A6EFF" w:rsidRDefault="002A6EFF">
      <w:pPr>
        <w:widowControl w:val="0"/>
        <w:numPr>
          <w:ilvl w:val="1"/>
          <w:numId w:val="35"/>
        </w:numPr>
        <w:tabs>
          <w:tab w:val="clear" w:pos="1440"/>
        </w:tabs>
        <w:overflowPunct w:val="0"/>
        <w:autoSpaceDE w:val="0"/>
        <w:autoSpaceDN w:val="0"/>
        <w:adjustRightInd w:val="0"/>
        <w:spacing w:after="120" w:line="240" w:lineRule="auto"/>
        <w:ind w:left="993" w:hanging="426"/>
        <w:jc w:val="both"/>
        <w:rPr>
          <w:color w:val="000000"/>
        </w:rPr>
      </w:pPr>
      <w:r>
        <w:rPr>
          <w:color w:val="000000"/>
        </w:rPr>
        <w:t xml:space="preserve">a parte contratante contrata os termos do trabalho com o auditor independente; </w:t>
      </w:r>
    </w:p>
    <w:p w14:paraId="528BEC2A" w14:textId="77777777" w:rsidR="002A6EFF" w:rsidRDefault="002A6EFF">
      <w:pPr>
        <w:widowControl w:val="0"/>
        <w:numPr>
          <w:ilvl w:val="1"/>
          <w:numId w:val="35"/>
        </w:numPr>
        <w:tabs>
          <w:tab w:val="clear" w:pos="1440"/>
        </w:tabs>
        <w:overflowPunct w:val="0"/>
        <w:autoSpaceDE w:val="0"/>
        <w:autoSpaceDN w:val="0"/>
        <w:adjustRightInd w:val="0"/>
        <w:spacing w:after="120" w:line="240" w:lineRule="auto"/>
        <w:ind w:left="993" w:hanging="426"/>
        <w:jc w:val="both"/>
        <w:rPr>
          <w:color w:val="000000"/>
        </w:rPr>
      </w:pPr>
      <w:r>
        <w:rPr>
          <w:color w:val="000000"/>
        </w:rPr>
        <w:t>o auditor independente obtém evidências apropriadas e suficientes de forma a poder expressar uma conclusão desenvolvida para aumentar o grau de confiança dos usuários previstos, que não se referem à parte responsável, sobre a informação do objeto;</w:t>
      </w:r>
    </w:p>
    <w:p w14:paraId="5CEFF69A" w14:textId="77777777" w:rsidR="002A6EFF" w:rsidRDefault="002A6EFF">
      <w:pPr>
        <w:widowControl w:val="0"/>
        <w:numPr>
          <w:ilvl w:val="1"/>
          <w:numId w:val="35"/>
        </w:numPr>
        <w:tabs>
          <w:tab w:val="clear" w:pos="1440"/>
        </w:tabs>
        <w:overflowPunct w:val="0"/>
        <w:autoSpaceDE w:val="0"/>
        <w:autoSpaceDN w:val="0"/>
        <w:adjustRightInd w:val="0"/>
        <w:spacing w:after="0" w:line="240" w:lineRule="auto"/>
        <w:ind w:left="992" w:hanging="425"/>
        <w:jc w:val="both"/>
        <w:rPr>
          <w:color w:val="000000"/>
        </w:rPr>
      </w:pPr>
      <w:r>
        <w:rPr>
          <w:color w:val="000000"/>
        </w:rPr>
        <w:t>os usuários previstos tomam decisões com base na informação do objeto. Os usuários previstos são indivíduos, organizações ou grupo de indivíduos e organizações que o auditor espera que utilizem o relatório de asseguração.</w:t>
      </w:r>
    </w:p>
    <w:p w14:paraId="7CD448A2" w14:textId="77777777" w:rsidR="002A6EFF" w:rsidRDefault="002A6EFF" w:rsidP="002A6EFF">
      <w:pPr>
        <w:jc w:val="center"/>
      </w:pPr>
    </w:p>
    <w:p w14:paraId="76F3751F" w14:textId="77777777" w:rsidR="002A6EFF" w:rsidRDefault="002A6EFF">
      <w:pPr>
        <w:widowControl w:val="0"/>
        <w:numPr>
          <w:ilvl w:val="0"/>
          <w:numId w:val="35"/>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As seguintes observações podem ser feitas sobre essas funções: </w:t>
      </w:r>
    </w:p>
    <w:p w14:paraId="74E11348"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todo trabalho de asseguração possui pelo menos uma parte responsável e usuários previstos, em adição ao auditor independente;</w:t>
      </w:r>
    </w:p>
    <w:p w14:paraId="79AD9615"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o auditor independente não pode ser a parte responsável, a contratante ou um usuário previsto;</w:t>
      </w:r>
    </w:p>
    <w:p w14:paraId="1363973F"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no trabalho direto, o auditor independente também é o mensurador ou o avaliador;</w:t>
      </w:r>
    </w:p>
    <w:p w14:paraId="6EAE09DA"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no trabalho de atestação, a parte responsável ou outra pessoa, que não seja o auditor independente, pode ser o mensurador ou o avaliador;</w:t>
      </w:r>
    </w:p>
    <w:p w14:paraId="25BCD25A"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quando o próprio auditor independente mensurou ou avaliou o objeto sem relação com os critérios, o trabalho é direto. A característica desse trabalho não pode ser mudada para trabalho de atestação com outra parte assumindo a responsabilidade da mensuração ou avaliação, como, por exemplo, mediante uma declaração sobre informação do objeto anexada pela parte responsável, aceitando a responsabilidade sobre ele;</w:t>
      </w:r>
    </w:p>
    <w:p w14:paraId="57DE9EBC"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a parte responsável pode ser, também, a contratante;</w:t>
      </w:r>
    </w:p>
    <w:p w14:paraId="127C7C8C"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spacing w:val="-4"/>
        </w:rPr>
      </w:pPr>
      <w:r>
        <w:rPr>
          <w:color w:val="000000"/>
          <w:spacing w:val="-4"/>
        </w:rPr>
        <w:t>em muitos trabalhos de atestação, a parte responsável pode ser também o mensurador ou avaliador e a parte contratante. Por exemplo, a entidade contrata o auditor independente para executar trabalho de asseguração sobre o relatório que foi preparado para suas próprias práticas sustentáveis. Por outro lado, existem situações em que a parte responsável é diferente do mensurador ou avaliador. Nesse caso, por exemplo, o auditor é contratado para executar trabalho de asseguração sobre o relatório preparado por organização governamental sobre as práticas de sustentabilidade da companhia;</w:t>
      </w:r>
    </w:p>
    <w:p w14:paraId="4CC2D010"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no trabalho de atestação, o mensurador ou o avaliador geralmente fornece ao auditor independente uma representação escrita sobre a informação do objeto. Em alguns casos, o auditor pode não ser capaz de obter tal representação, por exemplo, quando a contratante não é o mensurador ou o avaliador;</w:t>
      </w:r>
    </w:p>
    <w:p w14:paraId="68B4E168"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a parte responsável pode ser um dos usuários previstos, mas não o único;</w:t>
      </w:r>
    </w:p>
    <w:p w14:paraId="7E384CB0"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spacing w:val="-4"/>
        </w:rPr>
        <w:t>a parte responsável, o mensurador ou o avaliador e os usuários previstos podem ser de entidades diferentes ou da mesma entidade. Como exemplo do último caso, em entidade com estrutura de administração de dois níveis, o conselho de administração pode querer obter asseguração sobre uma informação fornecida pela diretoria executiva dessa entidade. A relação entre a parte responsável, o mensurador ou o avaliador e os usuários previstos precisam ser observados dentro do contexto de cada trabalho específico e podem diferir das linhas tradicionalmente definidas de responsabilidade. Por exemplo, a alta administração da entidade (usuário previsto) pode contratar o auditor independente para executar trabalho de asseguração sobre um aspecto específico das atividades da entidade que é de responsabilidade do nível imediatamente inferior de administração (parte responsável) em relação à alta administração, todavia, em última instância, a alta administração, que é a usuária prevista, é, também, a responsável final pela informação;</w:t>
      </w:r>
    </w:p>
    <w:p w14:paraId="50E2EA15" w14:textId="77777777" w:rsidR="002A6EFF" w:rsidRDefault="002A6EFF">
      <w:pPr>
        <w:widowControl w:val="0"/>
        <w:numPr>
          <w:ilvl w:val="0"/>
          <w:numId w:val="36"/>
        </w:numPr>
        <w:overflowPunct w:val="0"/>
        <w:autoSpaceDE w:val="0"/>
        <w:autoSpaceDN w:val="0"/>
        <w:adjustRightInd w:val="0"/>
        <w:spacing w:after="0" w:line="240" w:lineRule="auto"/>
        <w:ind w:left="851" w:hanging="284"/>
        <w:jc w:val="both"/>
        <w:rPr>
          <w:color w:val="000000"/>
        </w:rPr>
      </w:pPr>
      <w:r>
        <w:rPr>
          <w:color w:val="000000"/>
        </w:rPr>
        <w:t>uma parte contratante que não seja também uma parte responsável pode ser o usuário previsto.</w:t>
      </w:r>
    </w:p>
    <w:p w14:paraId="2C3B0212" w14:textId="77777777" w:rsidR="002A6EFF" w:rsidRDefault="002A6EFF" w:rsidP="002A6EFF">
      <w:pPr>
        <w:widowControl w:val="0"/>
        <w:autoSpaceDE w:val="0"/>
        <w:autoSpaceDN w:val="0"/>
        <w:adjustRightInd w:val="0"/>
        <w:rPr>
          <w:color w:val="000000"/>
        </w:rPr>
      </w:pPr>
    </w:p>
    <w:p w14:paraId="6ECB293A" w14:textId="77777777" w:rsidR="002A6EFF" w:rsidRDefault="002A6EFF">
      <w:pPr>
        <w:widowControl w:val="0"/>
        <w:numPr>
          <w:ilvl w:val="0"/>
          <w:numId w:val="35"/>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A conclusão do auditor independente pode ser escrita nos termos:</w:t>
      </w:r>
    </w:p>
    <w:p w14:paraId="02F99B39"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do objeto e dos critérios aplicáveis;</w:t>
      </w:r>
    </w:p>
    <w:p w14:paraId="3CC484A4" w14:textId="77777777" w:rsidR="002A6EFF" w:rsidRDefault="002A6EFF">
      <w:pPr>
        <w:widowControl w:val="0"/>
        <w:numPr>
          <w:ilvl w:val="0"/>
          <w:numId w:val="36"/>
        </w:numPr>
        <w:overflowPunct w:val="0"/>
        <w:autoSpaceDE w:val="0"/>
        <w:autoSpaceDN w:val="0"/>
        <w:adjustRightInd w:val="0"/>
        <w:spacing w:after="120" w:line="240" w:lineRule="auto"/>
        <w:ind w:left="851" w:hanging="284"/>
        <w:jc w:val="both"/>
        <w:rPr>
          <w:color w:val="000000"/>
        </w:rPr>
      </w:pPr>
      <w:r>
        <w:rPr>
          <w:color w:val="000000"/>
        </w:rPr>
        <w:t>da informação do objeto e dos critérios aplicáveis; ou</w:t>
      </w:r>
    </w:p>
    <w:p w14:paraId="5A21647E" w14:textId="77777777" w:rsidR="002A6EFF" w:rsidRDefault="002A6EFF">
      <w:pPr>
        <w:widowControl w:val="0"/>
        <w:numPr>
          <w:ilvl w:val="0"/>
          <w:numId w:val="36"/>
        </w:numPr>
        <w:overflowPunct w:val="0"/>
        <w:autoSpaceDE w:val="0"/>
        <w:autoSpaceDN w:val="0"/>
        <w:adjustRightInd w:val="0"/>
        <w:spacing w:after="0" w:line="240" w:lineRule="auto"/>
        <w:ind w:left="851" w:hanging="284"/>
        <w:jc w:val="both"/>
        <w:rPr>
          <w:color w:val="000000"/>
        </w:rPr>
      </w:pPr>
      <w:r>
        <w:rPr>
          <w:color w:val="000000"/>
        </w:rPr>
        <w:t>de declaração feita pela parte apropriada.</w:t>
      </w:r>
    </w:p>
    <w:p w14:paraId="4E19093E" w14:textId="77777777" w:rsidR="002A6EFF" w:rsidRDefault="002A6EFF" w:rsidP="002A6EFF">
      <w:pPr>
        <w:widowControl w:val="0"/>
        <w:autoSpaceDE w:val="0"/>
        <w:autoSpaceDN w:val="0"/>
        <w:adjustRightInd w:val="0"/>
        <w:rPr>
          <w:color w:val="000000"/>
        </w:rPr>
      </w:pPr>
    </w:p>
    <w:p w14:paraId="318476B3" w14:textId="77777777" w:rsidR="002A6EFF" w:rsidRDefault="002A6EFF">
      <w:pPr>
        <w:widowControl w:val="0"/>
        <w:numPr>
          <w:ilvl w:val="0"/>
          <w:numId w:val="35"/>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O auditor e a parte responsável podem concordar em aplicar os princípios das NBCs TO para trabalho nos quais não existam outros usuários previstos além da parte responsável, desde que todos os outros requisitos das NBCs TO sejam cumpridos. Em tais casos, o relatório do auditor independente inclui declaração restringido o uso do relatório apenas à parte responsável.</w:t>
      </w:r>
    </w:p>
    <w:p w14:paraId="41CA8F70" w14:textId="77777777" w:rsidR="002A6EFF" w:rsidRDefault="002A6EFF" w:rsidP="002A6EFF">
      <w:pPr>
        <w:jc w:val="both"/>
      </w:pPr>
    </w:p>
    <w:p w14:paraId="12ED906F" w14:textId="77777777" w:rsidR="002A6EFF" w:rsidRDefault="002A6EFF" w:rsidP="002A6EFF">
      <w:pPr>
        <w:jc w:val="both"/>
      </w:pPr>
    </w:p>
    <w:p w14:paraId="3ECAB682" w14:textId="77777777" w:rsidR="002A6EFF" w:rsidRDefault="002A6EFF" w:rsidP="002A6EFF">
      <w:pPr>
        <w:jc w:val="both"/>
      </w:pPr>
    </w:p>
    <w:p w14:paraId="01C87E4F" w14:textId="77777777" w:rsidR="002A6EFF" w:rsidRPr="00B425E9" w:rsidRDefault="002A6EFF" w:rsidP="002A6EFF">
      <w:pPr>
        <w:widowControl w:val="0"/>
        <w:autoSpaceDE w:val="0"/>
        <w:autoSpaceDN w:val="0"/>
        <w:adjustRightInd w:val="0"/>
        <w:rPr>
          <w:b/>
          <w:color w:val="000000"/>
        </w:rPr>
      </w:pPr>
      <w:r w:rsidRPr="00B425E9">
        <w:rPr>
          <w:b/>
          <w:color w:val="000000"/>
        </w:rPr>
        <w:t xml:space="preserve">Apêndice 4 – Categorização dos objetos em trabalhos de asseguração </w:t>
      </w:r>
    </w:p>
    <w:p w14:paraId="03A25174" w14:textId="77777777" w:rsidR="002A6EFF" w:rsidRDefault="002A6EFF" w:rsidP="002A6EFF">
      <w:pPr>
        <w:widowControl w:val="0"/>
        <w:autoSpaceDE w:val="0"/>
        <w:autoSpaceDN w:val="0"/>
        <w:adjustRightInd w:val="0"/>
      </w:pPr>
    </w:p>
    <w:p w14:paraId="051B7DD4" w14:textId="77777777" w:rsidR="002A6EFF" w:rsidRDefault="002A6EFF" w:rsidP="002A6EFF">
      <w:pPr>
        <w:widowControl w:val="0"/>
        <w:overflowPunct w:val="0"/>
        <w:autoSpaceDE w:val="0"/>
        <w:autoSpaceDN w:val="0"/>
        <w:adjustRightInd w:val="0"/>
        <w:spacing w:after="120"/>
        <w:jc w:val="both"/>
      </w:pPr>
      <w:r>
        <w:rPr>
          <w:color w:val="000000"/>
          <w:spacing w:val="-4"/>
        </w:rPr>
        <w:t>A tabela abaixo mostra uma série de possíveis objetos em trabalhos de asseguração com alguns exemplos de trabalhos. Algumas categorias não possuem exemplos, porque é improvável que trabalhos de asseguração relacionados com essa informação sejam realizados nessas categorias. A categorização não é necessariamente completa e as categorias não são necessariamente mutuamente exclusivas. Alguns objetos ou informação do objeto podem possuir componentes em mais de uma categoria, por exemplo, relatório integrado e relatório de responsabilidade social corporativa são propensos a ter tanto informações históricas quanto voltadas para o futuro, assim como informações financeiras e informações não financeiras. Também, em alguns casos, os exemplos são de informação do objeto; em outros casos, eles são o próprio objeto ou meramente uma indicação do tipo de questão que a informação poderia auxiliar com o que for mais significativo nas circunstâncias.</w:t>
      </w:r>
    </w:p>
    <w:p w14:paraId="0AB6D858" w14:textId="77777777" w:rsidR="002A6EFF" w:rsidRDefault="002A6EFF" w:rsidP="002A6EFF">
      <w:pPr>
        <w:widowControl w:val="0"/>
        <w:autoSpaceDE w:val="0"/>
        <w:autoSpaceDN w:val="0"/>
        <w:adjustRightInd w:val="0"/>
      </w:pPr>
    </w:p>
    <w:p w14:paraId="2396643E" w14:textId="77777777" w:rsidR="002A6EFF" w:rsidRDefault="002A6EFF" w:rsidP="002A6EFF">
      <w:pPr>
        <w:widowControl w:val="0"/>
        <w:autoSpaceDE w:val="0"/>
        <w:autoSpaceDN w:val="0"/>
        <w:adjustRightInd w:val="0"/>
      </w:pP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126"/>
        <w:gridCol w:w="3828"/>
        <w:gridCol w:w="2532"/>
      </w:tblGrid>
      <w:tr w:rsidR="002A6EFF" w14:paraId="3BE5F101" w14:textId="77777777" w:rsidTr="009A4CD5">
        <w:tc>
          <w:tcPr>
            <w:tcW w:w="3510" w:type="dxa"/>
            <w:gridSpan w:val="2"/>
          </w:tcPr>
          <w:p w14:paraId="5B905AE8" w14:textId="77777777" w:rsidR="002A6EFF" w:rsidRDefault="002A6EFF" w:rsidP="009A4CD5">
            <w:pPr>
              <w:widowControl w:val="0"/>
              <w:autoSpaceDE w:val="0"/>
              <w:autoSpaceDN w:val="0"/>
              <w:adjustRightInd w:val="0"/>
            </w:pPr>
            <w:r w:rsidRPr="00F757C6">
              <w:rPr>
                <w:b/>
                <w:bCs/>
                <w:color w:val="000000"/>
              </w:rPr>
              <w:t>Informação sobre:</w:t>
            </w:r>
          </w:p>
        </w:tc>
        <w:tc>
          <w:tcPr>
            <w:tcW w:w="3828" w:type="dxa"/>
          </w:tcPr>
          <w:p w14:paraId="4BFC504F" w14:textId="77777777" w:rsidR="002A6EFF" w:rsidRDefault="002A6EFF" w:rsidP="009A4CD5">
            <w:pPr>
              <w:widowControl w:val="0"/>
              <w:autoSpaceDE w:val="0"/>
              <w:autoSpaceDN w:val="0"/>
              <w:adjustRightInd w:val="0"/>
            </w:pPr>
            <w:r w:rsidRPr="00F757C6">
              <w:rPr>
                <w:b/>
                <w:bCs/>
                <w:color w:val="000000"/>
              </w:rPr>
              <w:t>Informação histórica</w:t>
            </w:r>
          </w:p>
        </w:tc>
        <w:tc>
          <w:tcPr>
            <w:tcW w:w="2532" w:type="dxa"/>
          </w:tcPr>
          <w:p w14:paraId="29A1B693" w14:textId="77777777" w:rsidR="002A6EFF" w:rsidRDefault="002A6EFF" w:rsidP="009A4CD5">
            <w:pPr>
              <w:widowControl w:val="0"/>
              <w:autoSpaceDE w:val="0"/>
              <w:autoSpaceDN w:val="0"/>
              <w:adjustRightInd w:val="0"/>
            </w:pPr>
            <w:r w:rsidRPr="00F757C6">
              <w:rPr>
                <w:b/>
                <w:bCs/>
                <w:color w:val="000000"/>
              </w:rPr>
              <w:t xml:space="preserve">Informação </w:t>
            </w:r>
            <w:r>
              <w:rPr>
                <w:b/>
                <w:bCs/>
                <w:color w:val="000000"/>
              </w:rPr>
              <w:t>prospectiva</w:t>
            </w:r>
          </w:p>
        </w:tc>
      </w:tr>
      <w:tr w:rsidR="002A6EFF" w14:paraId="25426AF1" w14:textId="77777777" w:rsidTr="009A4CD5">
        <w:tc>
          <w:tcPr>
            <w:tcW w:w="1384" w:type="dxa"/>
          </w:tcPr>
          <w:p w14:paraId="7F5B97C3" w14:textId="77777777" w:rsidR="002A6EFF" w:rsidRDefault="002A6EFF" w:rsidP="009A4CD5">
            <w:pPr>
              <w:widowControl w:val="0"/>
              <w:autoSpaceDE w:val="0"/>
              <w:autoSpaceDN w:val="0"/>
              <w:adjustRightInd w:val="0"/>
            </w:pPr>
          </w:p>
        </w:tc>
        <w:tc>
          <w:tcPr>
            <w:tcW w:w="2126" w:type="dxa"/>
          </w:tcPr>
          <w:p w14:paraId="77DA2353" w14:textId="77777777" w:rsidR="002A6EFF" w:rsidRDefault="002A6EFF" w:rsidP="009A4CD5">
            <w:pPr>
              <w:widowControl w:val="0"/>
              <w:autoSpaceDE w:val="0"/>
              <w:autoSpaceDN w:val="0"/>
              <w:adjustRightInd w:val="0"/>
            </w:pPr>
          </w:p>
        </w:tc>
        <w:tc>
          <w:tcPr>
            <w:tcW w:w="3828" w:type="dxa"/>
          </w:tcPr>
          <w:p w14:paraId="068A215D" w14:textId="77777777" w:rsidR="002A6EFF" w:rsidRDefault="002A6EFF" w:rsidP="009A4CD5">
            <w:pPr>
              <w:widowControl w:val="0"/>
              <w:autoSpaceDE w:val="0"/>
              <w:autoSpaceDN w:val="0"/>
              <w:adjustRightInd w:val="0"/>
            </w:pPr>
          </w:p>
        </w:tc>
        <w:tc>
          <w:tcPr>
            <w:tcW w:w="2532" w:type="dxa"/>
          </w:tcPr>
          <w:p w14:paraId="7C2EAA26" w14:textId="77777777" w:rsidR="002A6EFF" w:rsidRDefault="002A6EFF" w:rsidP="009A4CD5">
            <w:pPr>
              <w:widowControl w:val="0"/>
              <w:autoSpaceDE w:val="0"/>
              <w:autoSpaceDN w:val="0"/>
              <w:adjustRightInd w:val="0"/>
            </w:pPr>
          </w:p>
        </w:tc>
      </w:tr>
      <w:tr w:rsidR="002A6EFF" w14:paraId="5B660A87" w14:textId="77777777" w:rsidTr="009A4CD5">
        <w:tc>
          <w:tcPr>
            <w:tcW w:w="1384" w:type="dxa"/>
            <w:vMerge w:val="restart"/>
          </w:tcPr>
          <w:p w14:paraId="000D7233" w14:textId="77777777" w:rsidR="002A6EFF" w:rsidRDefault="002A6EFF" w:rsidP="009A4CD5">
            <w:pPr>
              <w:widowControl w:val="0"/>
              <w:autoSpaceDE w:val="0"/>
              <w:autoSpaceDN w:val="0"/>
              <w:adjustRightInd w:val="0"/>
            </w:pPr>
            <w:r w:rsidRPr="00F757C6">
              <w:rPr>
                <w:b/>
                <w:bCs/>
                <w:color w:val="000000"/>
              </w:rPr>
              <w:t>Financeira</w:t>
            </w:r>
          </w:p>
        </w:tc>
        <w:tc>
          <w:tcPr>
            <w:tcW w:w="2126" w:type="dxa"/>
          </w:tcPr>
          <w:p w14:paraId="1EE2CF6B" w14:textId="77777777" w:rsidR="002A6EFF" w:rsidRDefault="002A6EFF" w:rsidP="009A4CD5">
            <w:pPr>
              <w:widowControl w:val="0"/>
              <w:autoSpaceDE w:val="0"/>
              <w:autoSpaceDN w:val="0"/>
              <w:adjustRightInd w:val="0"/>
            </w:pPr>
            <w:r w:rsidRPr="00F757C6">
              <w:rPr>
                <w:b/>
                <w:bCs/>
                <w:color w:val="000000"/>
              </w:rPr>
              <w:t>Desempenho</w:t>
            </w:r>
          </w:p>
        </w:tc>
        <w:tc>
          <w:tcPr>
            <w:tcW w:w="3828" w:type="dxa"/>
            <w:vMerge w:val="restart"/>
          </w:tcPr>
          <w:p w14:paraId="7E3BFAE2" w14:textId="77777777" w:rsidR="002A6EFF" w:rsidRDefault="002A6EFF" w:rsidP="009A4CD5">
            <w:pPr>
              <w:widowControl w:val="0"/>
              <w:autoSpaceDE w:val="0"/>
              <w:autoSpaceDN w:val="0"/>
              <w:adjustRightInd w:val="0"/>
            </w:pPr>
            <w:r w:rsidRPr="00F757C6">
              <w:rPr>
                <w:color w:val="000000"/>
              </w:rPr>
              <w:t>Demonstrações contábeis elaboradas de acordo com uma estrutura aceitável de relatórios financeiros</w:t>
            </w:r>
          </w:p>
        </w:tc>
        <w:tc>
          <w:tcPr>
            <w:tcW w:w="2532" w:type="dxa"/>
          </w:tcPr>
          <w:p w14:paraId="5E14B4B9" w14:textId="77777777" w:rsidR="002A6EFF" w:rsidRDefault="002A6EFF">
            <w:pPr>
              <w:widowControl w:val="0"/>
              <w:numPr>
                <w:ilvl w:val="0"/>
                <w:numId w:val="14"/>
              </w:numPr>
              <w:autoSpaceDE w:val="0"/>
              <w:autoSpaceDN w:val="0"/>
              <w:adjustRightInd w:val="0"/>
              <w:spacing w:after="0" w:line="240" w:lineRule="auto"/>
              <w:ind w:left="317" w:hanging="284"/>
            </w:pPr>
            <w:r w:rsidRPr="00F757C6">
              <w:rPr>
                <w:color w:val="000000"/>
              </w:rPr>
              <w:t>Fluxo de caixa previsto/projetado</w:t>
            </w:r>
          </w:p>
        </w:tc>
      </w:tr>
      <w:tr w:rsidR="002A6EFF" w14:paraId="487BB88D" w14:textId="77777777" w:rsidTr="009A4CD5">
        <w:tc>
          <w:tcPr>
            <w:tcW w:w="1384" w:type="dxa"/>
            <w:vMerge/>
          </w:tcPr>
          <w:p w14:paraId="74AEB767" w14:textId="77777777" w:rsidR="002A6EFF" w:rsidRDefault="002A6EFF" w:rsidP="009A4CD5">
            <w:pPr>
              <w:widowControl w:val="0"/>
              <w:autoSpaceDE w:val="0"/>
              <w:autoSpaceDN w:val="0"/>
              <w:adjustRightInd w:val="0"/>
            </w:pPr>
          </w:p>
        </w:tc>
        <w:tc>
          <w:tcPr>
            <w:tcW w:w="2126" w:type="dxa"/>
          </w:tcPr>
          <w:p w14:paraId="6DBEECDE" w14:textId="77777777" w:rsidR="002A6EFF" w:rsidRDefault="002A6EFF" w:rsidP="009A4CD5">
            <w:pPr>
              <w:widowControl w:val="0"/>
              <w:autoSpaceDE w:val="0"/>
              <w:autoSpaceDN w:val="0"/>
              <w:adjustRightInd w:val="0"/>
            </w:pPr>
            <w:r w:rsidRPr="00F757C6">
              <w:rPr>
                <w:b/>
                <w:bCs/>
                <w:color w:val="000000"/>
              </w:rPr>
              <w:t>Posição</w:t>
            </w:r>
          </w:p>
        </w:tc>
        <w:tc>
          <w:tcPr>
            <w:tcW w:w="3828" w:type="dxa"/>
            <w:vMerge/>
          </w:tcPr>
          <w:p w14:paraId="5091E3A1" w14:textId="77777777" w:rsidR="002A6EFF" w:rsidRDefault="002A6EFF" w:rsidP="009A4CD5">
            <w:pPr>
              <w:widowControl w:val="0"/>
              <w:autoSpaceDE w:val="0"/>
              <w:autoSpaceDN w:val="0"/>
              <w:adjustRightInd w:val="0"/>
            </w:pPr>
          </w:p>
        </w:tc>
        <w:tc>
          <w:tcPr>
            <w:tcW w:w="2532" w:type="dxa"/>
          </w:tcPr>
          <w:p w14:paraId="07D66F62" w14:textId="77777777" w:rsidR="002A6EFF" w:rsidRDefault="002A6EFF">
            <w:pPr>
              <w:widowControl w:val="0"/>
              <w:numPr>
                <w:ilvl w:val="0"/>
                <w:numId w:val="14"/>
              </w:numPr>
              <w:autoSpaceDE w:val="0"/>
              <w:autoSpaceDN w:val="0"/>
              <w:adjustRightInd w:val="0"/>
              <w:spacing w:after="0" w:line="240" w:lineRule="auto"/>
              <w:ind w:left="317" w:hanging="284"/>
            </w:pPr>
            <w:r w:rsidRPr="00F757C6">
              <w:rPr>
                <w:color w:val="000000"/>
              </w:rPr>
              <w:t>Posição financeira prevista/projetada</w:t>
            </w:r>
          </w:p>
        </w:tc>
      </w:tr>
      <w:tr w:rsidR="002A6EFF" w14:paraId="0437CA74" w14:textId="77777777" w:rsidTr="009A4CD5">
        <w:trPr>
          <w:trHeight w:val="3898"/>
        </w:trPr>
        <w:tc>
          <w:tcPr>
            <w:tcW w:w="1384" w:type="dxa"/>
            <w:vMerge w:val="restart"/>
          </w:tcPr>
          <w:p w14:paraId="4D63CAAB" w14:textId="77777777" w:rsidR="002A6EFF" w:rsidRPr="00F757C6" w:rsidRDefault="002A6EFF" w:rsidP="009A4CD5">
            <w:pPr>
              <w:widowControl w:val="0"/>
              <w:autoSpaceDE w:val="0"/>
              <w:autoSpaceDN w:val="0"/>
              <w:adjustRightInd w:val="0"/>
              <w:rPr>
                <w:b/>
              </w:rPr>
            </w:pPr>
            <w:r w:rsidRPr="00F757C6">
              <w:rPr>
                <w:b/>
              </w:rPr>
              <w:t>Não financeira</w:t>
            </w:r>
          </w:p>
        </w:tc>
        <w:tc>
          <w:tcPr>
            <w:tcW w:w="2126" w:type="dxa"/>
          </w:tcPr>
          <w:p w14:paraId="0862ECF9" w14:textId="77777777" w:rsidR="002A6EFF" w:rsidRDefault="002A6EFF" w:rsidP="009A4CD5">
            <w:pPr>
              <w:widowControl w:val="0"/>
              <w:autoSpaceDE w:val="0"/>
              <w:autoSpaceDN w:val="0"/>
              <w:adjustRightInd w:val="0"/>
              <w:ind w:left="11"/>
            </w:pPr>
            <w:r w:rsidRPr="00F757C6">
              <w:rPr>
                <w:b/>
                <w:bCs/>
                <w:color w:val="000000"/>
              </w:rPr>
              <w:t>Desempenho</w:t>
            </w:r>
            <w:r w:rsidRPr="00F757C6">
              <w:rPr>
                <w:color w:val="000000"/>
              </w:rPr>
              <w:t>/</w:t>
            </w:r>
            <w:r w:rsidRPr="00F757C6">
              <w:rPr>
                <w:b/>
                <w:bCs/>
                <w:color w:val="000000"/>
              </w:rPr>
              <w:t>uso de recursos/ relação custo x benefício</w:t>
            </w:r>
            <w:r w:rsidRPr="00F757C6">
              <w:rPr>
                <w:b/>
                <w:bCs/>
                <w:i/>
                <w:color w:val="000000"/>
              </w:rPr>
              <w:t xml:space="preserve"> (value for money)</w:t>
            </w:r>
          </w:p>
        </w:tc>
        <w:tc>
          <w:tcPr>
            <w:tcW w:w="3828" w:type="dxa"/>
          </w:tcPr>
          <w:p w14:paraId="5629C0AE" w14:textId="77777777" w:rsidR="002A6EFF" w:rsidRDefault="002A6EFF">
            <w:pPr>
              <w:widowControl w:val="0"/>
              <w:numPr>
                <w:ilvl w:val="0"/>
                <w:numId w:val="15"/>
              </w:numPr>
              <w:autoSpaceDE w:val="0"/>
              <w:autoSpaceDN w:val="0"/>
              <w:adjustRightInd w:val="0"/>
              <w:spacing w:after="0" w:line="240" w:lineRule="auto"/>
              <w:ind w:left="317" w:hanging="284"/>
            </w:pPr>
            <w:r w:rsidRPr="00F757C6">
              <w:rPr>
                <w:color w:val="000000"/>
              </w:rPr>
              <w:t>Declaração de emissão de gases de efeito estufa</w:t>
            </w:r>
          </w:p>
          <w:p w14:paraId="1AD1C435" w14:textId="77777777" w:rsidR="002A6EFF" w:rsidRDefault="002A6EFF">
            <w:pPr>
              <w:widowControl w:val="0"/>
              <w:numPr>
                <w:ilvl w:val="0"/>
                <w:numId w:val="15"/>
              </w:numPr>
              <w:autoSpaceDE w:val="0"/>
              <w:autoSpaceDN w:val="0"/>
              <w:adjustRightInd w:val="0"/>
              <w:spacing w:after="0" w:line="240" w:lineRule="auto"/>
              <w:ind w:left="317" w:hanging="284"/>
            </w:pPr>
            <w:r w:rsidRPr="00F757C6">
              <w:rPr>
                <w:color w:val="000000"/>
              </w:rPr>
              <w:t>Relatório de sustentabilidade</w:t>
            </w:r>
          </w:p>
          <w:p w14:paraId="7C60D56E" w14:textId="77777777" w:rsidR="002A6EFF" w:rsidRDefault="002A6EFF">
            <w:pPr>
              <w:widowControl w:val="0"/>
              <w:numPr>
                <w:ilvl w:val="0"/>
                <w:numId w:val="15"/>
              </w:numPr>
              <w:autoSpaceDE w:val="0"/>
              <w:autoSpaceDN w:val="0"/>
              <w:adjustRightInd w:val="0"/>
              <w:spacing w:after="0" w:line="240" w:lineRule="auto"/>
              <w:ind w:left="317" w:hanging="284"/>
            </w:pPr>
            <w:r w:rsidRPr="00F757C6">
              <w:rPr>
                <w:color w:val="000000"/>
              </w:rPr>
              <w:t>Indicadores</w:t>
            </w:r>
            <w:r>
              <w:t xml:space="preserve"> chave de desempenho</w:t>
            </w:r>
          </w:p>
          <w:p w14:paraId="29E8D54C" w14:textId="77777777" w:rsidR="002A6EFF" w:rsidRDefault="002A6EFF">
            <w:pPr>
              <w:widowControl w:val="0"/>
              <w:numPr>
                <w:ilvl w:val="0"/>
                <w:numId w:val="15"/>
              </w:numPr>
              <w:autoSpaceDE w:val="0"/>
              <w:autoSpaceDN w:val="0"/>
              <w:adjustRightInd w:val="0"/>
              <w:spacing w:after="0" w:line="240" w:lineRule="auto"/>
              <w:ind w:left="317" w:hanging="284"/>
            </w:pPr>
            <w:r w:rsidRPr="00F757C6">
              <w:rPr>
                <w:color w:val="000000"/>
              </w:rPr>
              <w:t>Declaração sobre o efetivo uso de recursos</w:t>
            </w:r>
          </w:p>
          <w:p w14:paraId="644B93A8" w14:textId="77777777" w:rsidR="002A6EFF" w:rsidRPr="00DF0E0F" w:rsidRDefault="002A6EFF">
            <w:pPr>
              <w:widowControl w:val="0"/>
              <w:numPr>
                <w:ilvl w:val="0"/>
                <w:numId w:val="15"/>
              </w:numPr>
              <w:autoSpaceDE w:val="0"/>
              <w:autoSpaceDN w:val="0"/>
              <w:adjustRightInd w:val="0"/>
              <w:spacing w:after="0" w:line="240" w:lineRule="auto"/>
              <w:ind w:left="317" w:hanging="284"/>
            </w:pPr>
            <w:r w:rsidRPr="00F757C6">
              <w:rPr>
                <w:color w:val="000000"/>
              </w:rPr>
              <w:t>Declaração sobre a relação custo x benefício</w:t>
            </w:r>
          </w:p>
          <w:p w14:paraId="426C8613" w14:textId="77777777" w:rsidR="002A6EFF" w:rsidRDefault="002A6EFF">
            <w:pPr>
              <w:widowControl w:val="0"/>
              <w:numPr>
                <w:ilvl w:val="0"/>
                <w:numId w:val="15"/>
              </w:numPr>
              <w:autoSpaceDE w:val="0"/>
              <w:autoSpaceDN w:val="0"/>
              <w:adjustRightInd w:val="0"/>
              <w:spacing w:after="0" w:line="240" w:lineRule="auto"/>
              <w:ind w:left="317" w:hanging="284"/>
            </w:pPr>
            <w:r w:rsidRPr="00F757C6">
              <w:rPr>
                <w:color w:val="000000"/>
              </w:rPr>
              <w:t>Relatório de responsabilidade social da corporação</w:t>
            </w:r>
          </w:p>
        </w:tc>
        <w:tc>
          <w:tcPr>
            <w:tcW w:w="2532" w:type="dxa"/>
          </w:tcPr>
          <w:p w14:paraId="58604BE9" w14:textId="77777777" w:rsidR="002A6EFF" w:rsidRDefault="002A6EFF">
            <w:pPr>
              <w:widowControl w:val="0"/>
              <w:numPr>
                <w:ilvl w:val="0"/>
                <w:numId w:val="15"/>
              </w:numPr>
              <w:autoSpaceDE w:val="0"/>
              <w:autoSpaceDN w:val="0"/>
              <w:adjustRightInd w:val="0"/>
              <w:spacing w:after="0" w:line="240" w:lineRule="auto"/>
              <w:ind w:left="300" w:hanging="284"/>
            </w:pPr>
            <w:r w:rsidRPr="00F757C6">
              <w:rPr>
                <w:color w:val="000000"/>
              </w:rPr>
              <w:t>Reduções de emissão atribuídas à nova tecnologia, ou gases de efeito estufa a serem capturados por plantio de árvores</w:t>
            </w:r>
          </w:p>
          <w:p w14:paraId="014D0EA7" w14:textId="77777777" w:rsidR="002A6EFF" w:rsidRDefault="002A6EFF">
            <w:pPr>
              <w:widowControl w:val="0"/>
              <w:numPr>
                <w:ilvl w:val="0"/>
                <w:numId w:val="15"/>
              </w:numPr>
              <w:autoSpaceDE w:val="0"/>
              <w:autoSpaceDN w:val="0"/>
              <w:adjustRightInd w:val="0"/>
              <w:spacing w:after="0" w:line="240" w:lineRule="auto"/>
              <w:ind w:left="300" w:hanging="284"/>
            </w:pPr>
            <w:r w:rsidRPr="00F757C6">
              <w:rPr>
                <w:color w:val="000000"/>
              </w:rPr>
              <w:t>Declaração de que uma ação proposta fornecer</w:t>
            </w:r>
            <w:r>
              <w:rPr>
                <w:color w:val="000000"/>
              </w:rPr>
              <w:t>á</w:t>
            </w:r>
            <w:r w:rsidRPr="00F757C6">
              <w:rPr>
                <w:color w:val="000000"/>
              </w:rPr>
              <w:t xml:space="preserve"> benef</w:t>
            </w:r>
            <w:r>
              <w:rPr>
                <w:color w:val="000000"/>
              </w:rPr>
              <w:t>í</w:t>
            </w:r>
            <w:r w:rsidRPr="00F757C6">
              <w:rPr>
                <w:color w:val="000000"/>
              </w:rPr>
              <w:t>cio maior do que seu custo</w:t>
            </w:r>
          </w:p>
        </w:tc>
      </w:tr>
      <w:tr w:rsidR="002A6EFF" w14:paraId="0476B377" w14:textId="77777777" w:rsidTr="009A4CD5">
        <w:tc>
          <w:tcPr>
            <w:tcW w:w="1384" w:type="dxa"/>
            <w:vMerge/>
          </w:tcPr>
          <w:p w14:paraId="6B5E76F1" w14:textId="77777777" w:rsidR="002A6EFF" w:rsidRDefault="002A6EFF" w:rsidP="009A4CD5">
            <w:pPr>
              <w:widowControl w:val="0"/>
              <w:autoSpaceDE w:val="0"/>
              <w:autoSpaceDN w:val="0"/>
              <w:adjustRightInd w:val="0"/>
            </w:pPr>
          </w:p>
        </w:tc>
        <w:tc>
          <w:tcPr>
            <w:tcW w:w="2126" w:type="dxa"/>
            <w:vMerge w:val="restart"/>
          </w:tcPr>
          <w:p w14:paraId="2205E6BC" w14:textId="77777777" w:rsidR="002A6EFF" w:rsidRDefault="002A6EFF" w:rsidP="009A4CD5">
            <w:pPr>
              <w:widowControl w:val="0"/>
              <w:autoSpaceDE w:val="0"/>
              <w:autoSpaceDN w:val="0"/>
              <w:adjustRightInd w:val="0"/>
            </w:pPr>
            <w:r w:rsidRPr="00F757C6">
              <w:rPr>
                <w:b/>
                <w:bCs/>
                <w:color w:val="000000"/>
              </w:rPr>
              <w:t>Condição</w:t>
            </w:r>
          </w:p>
        </w:tc>
        <w:tc>
          <w:tcPr>
            <w:tcW w:w="3828" w:type="dxa"/>
          </w:tcPr>
          <w:p w14:paraId="5771732B" w14:textId="77777777" w:rsidR="002A6EFF" w:rsidRDefault="002A6EFF" w:rsidP="009A4CD5">
            <w:pPr>
              <w:widowControl w:val="0"/>
              <w:autoSpaceDE w:val="0"/>
              <w:autoSpaceDN w:val="0"/>
              <w:adjustRightInd w:val="0"/>
            </w:pPr>
            <w:r w:rsidRPr="00F757C6">
              <w:rPr>
                <w:color w:val="000000"/>
              </w:rPr>
              <w:t>Descrição d</w:t>
            </w:r>
            <w:r>
              <w:rPr>
                <w:color w:val="000000"/>
              </w:rPr>
              <w:t>o</w:t>
            </w:r>
            <w:r w:rsidRPr="00F757C6">
              <w:rPr>
                <w:color w:val="000000"/>
              </w:rPr>
              <w:t xml:space="preserve"> sistema/processo como implementado em </w:t>
            </w:r>
            <w:r>
              <w:rPr>
                <w:color w:val="000000"/>
              </w:rPr>
              <w:t>determinado momento</w:t>
            </w:r>
          </w:p>
        </w:tc>
        <w:tc>
          <w:tcPr>
            <w:tcW w:w="2532" w:type="dxa"/>
          </w:tcPr>
          <w:p w14:paraId="365C0D4A" w14:textId="77777777" w:rsidR="002A6EFF" w:rsidRDefault="002A6EFF" w:rsidP="009A4CD5">
            <w:pPr>
              <w:widowControl w:val="0"/>
              <w:autoSpaceDE w:val="0"/>
              <w:autoSpaceDN w:val="0"/>
              <w:adjustRightInd w:val="0"/>
            </w:pPr>
          </w:p>
        </w:tc>
      </w:tr>
      <w:tr w:rsidR="002A6EFF" w14:paraId="3C86EB1D" w14:textId="77777777" w:rsidTr="009A4CD5">
        <w:tc>
          <w:tcPr>
            <w:tcW w:w="1384" w:type="dxa"/>
            <w:vMerge/>
          </w:tcPr>
          <w:p w14:paraId="58CF9F11" w14:textId="77777777" w:rsidR="002A6EFF" w:rsidRDefault="002A6EFF" w:rsidP="009A4CD5">
            <w:pPr>
              <w:widowControl w:val="0"/>
              <w:autoSpaceDE w:val="0"/>
              <w:autoSpaceDN w:val="0"/>
              <w:adjustRightInd w:val="0"/>
            </w:pPr>
          </w:p>
        </w:tc>
        <w:tc>
          <w:tcPr>
            <w:tcW w:w="2126" w:type="dxa"/>
            <w:vMerge/>
          </w:tcPr>
          <w:p w14:paraId="301629EA" w14:textId="77777777" w:rsidR="002A6EFF" w:rsidRDefault="002A6EFF" w:rsidP="009A4CD5">
            <w:pPr>
              <w:widowControl w:val="0"/>
              <w:autoSpaceDE w:val="0"/>
              <w:autoSpaceDN w:val="0"/>
              <w:adjustRightInd w:val="0"/>
            </w:pPr>
          </w:p>
        </w:tc>
        <w:tc>
          <w:tcPr>
            <w:tcW w:w="3828" w:type="dxa"/>
          </w:tcPr>
          <w:p w14:paraId="5D52CE92" w14:textId="77777777" w:rsidR="002A6EFF" w:rsidRDefault="002A6EFF" w:rsidP="009A4CD5">
            <w:pPr>
              <w:widowControl w:val="0"/>
              <w:autoSpaceDE w:val="0"/>
              <w:autoSpaceDN w:val="0"/>
              <w:adjustRightInd w:val="0"/>
            </w:pPr>
            <w:r w:rsidRPr="00F757C6">
              <w:rPr>
                <w:color w:val="000000"/>
              </w:rPr>
              <w:t>Características físicas, por exemplo, o tamanho da propriedade arrendada</w:t>
            </w:r>
          </w:p>
        </w:tc>
        <w:tc>
          <w:tcPr>
            <w:tcW w:w="2532" w:type="dxa"/>
          </w:tcPr>
          <w:p w14:paraId="4CCBABB4" w14:textId="77777777" w:rsidR="002A6EFF" w:rsidRDefault="002A6EFF" w:rsidP="009A4CD5">
            <w:pPr>
              <w:widowControl w:val="0"/>
              <w:autoSpaceDE w:val="0"/>
              <w:autoSpaceDN w:val="0"/>
              <w:adjustRightInd w:val="0"/>
            </w:pPr>
          </w:p>
        </w:tc>
      </w:tr>
      <w:tr w:rsidR="002A6EFF" w14:paraId="41579563" w14:textId="77777777" w:rsidTr="009A4CD5">
        <w:tc>
          <w:tcPr>
            <w:tcW w:w="1384" w:type="dxa"/>
            <w:vMerge w:val="restart"/>
          </w:tcPr>
          <w:p w14:paraId="1EF67F65" w14:textId="77777777" w:rsidR="002A6EFF" w:rsidRPr="00F757C6" w:rsidRDefault="002A6EFF" w:rsidP="009A4CD5">
            <w:pPr>
              <w:widowControl w:val="0"/>
              <w:autoSpaceDE w:val="0"/>
              <w:autoSpaceDN w:val="0"/>
              <w:adjustRightInd w:val="0"/>
              <w:rPr>
                <w:b/>
              </w:rPr>
            </w:pPr>
            <w:r w:rsidRPr="00F757C6">
              <w:rPr>
                <w:b/>
              </w:rPr>
              <w:t>Sistema/ processo</w:t>
            </w:r>
          </w:p>
        </w:tc>
        <w:tc>
          <w:tcPr>
            <w:tcW w:w="2126" w:type="dxa"/>
          </w:tcPr>
          <w:p w14:paraId="71820095" w14:textId="77777777" w:rsidR="002A6EFF" w:rsidRDefault="002A6EFF" w:rsidP="009A4CD5">
            <w:pPr>
              <w:widowControl w:val="0"/>
              <w:autoSpaceDE w:val="0"/>
              <w:autoSpaceDN w:val="0"/>
              <w:adjustRightInd w:val="0"/>
            </w:pPr>
            <w:r w:rsidRPr="00F757C6">
              <w:rPr>
                <w:b/>
                <w:bCs/>
                <w:color w:val="000000"/>
              </w:rPr>
              <w:t>Descrição</w:t>
            </w:r>
          </w:p>
        </w:tc>
        <w:tc>
          <w:tcPr>
            <w:tcW w:w="3828" w:type="dxa"/>
          </w:tcPr>
          <w:p w14:paraId="235D4B7E" w14:textId="77777777" w:rsidR="002A6EFF" w:rsidRDefault="002A6EFF" w:rsidP="009A4CD5">
            <w:pPr>
              <w:widowControl w:val="0"/>
              <w:autoSpaceDE w:val="0"/>
              <w:autoSpaceDN w:val="0"/>
              <w:adjustRightInd w:val="0"/>
            </w:pPr>
            <w:r w:rsidRPr="00F757C6">
              <w:rPr>
                <w:color w:val="000000"/>
              </w:rPr>
              <w:t>Descrição d</w:t>
            </w:r>
            <w:r>
              <w:rPr>
                <w:color w:val="000000"/>
              </w:rPr>
              <w:t>o</w:t>
            </w:r>
            <w:r w:rsidRPr="00F757C6">
              <w:rPr>
                <w:color w:val="000000"/>
              </w:rPr>
              <w:t xml:space="preserve"> sistema de controle interno.</w:t>
            </w:r>
          </w:p>
        </w:tc>
        <w:tc>
          <w:tcPr>
            <w:tcW w:w="2532" w:type="dxa"/>
          </w:tcPr>
          <w:p w14:paraId="4D25E1E3" w14:textId="77777777" w:rsidR="002A6EFF" w:rsidRDefault="002A6EFF" w:rsidP="009A4CD5">
            <w:pPr>
              <w:widowControl w:val="0"/>
              <w:autoSpaceDE w:val="0"/>
              <w:autoSpaceDN w:val="0"/>
              <w:adjustRightInd w:val="0"/>
            </w:pPr>
          </w:p>
        </w:tc>
      </w:tr>
      <w:tr w:rsidR="002A6EFF" w14:paraId="36F95E9C" w14:textId="77777777" w:rsidTr="009A4CD5">
        <w:tc>
          <w:tcPr>
            <w:tcW w:w="1384" w:type="dxa"/>
            <w:vMerge/>
          </w:tcPr>
          <w:p w14:paraId="580ABB39" w14:textId="77777777" w:rsidR="002A6EFF" w:rsidRDefault="002A6EFF" w:rsidP="009A4CD5">
            <w:pPr>
              <w:widowControl w:val="0"/>
              <w:autoSpaceDE w:val="0"/>
              <w:autoSpaceDN w:val="0"/>
              <w:adjustRightInd w:val="0"/>
            </w:pPr>
          </w:p>
        </w:tc>
        <w:tc>
          <w:tcPr>
            <w:tcW w:w="2126" w:type="dxa"/>
          </w:tcPr>
          <w:p w14:paraId="2EBD65C1" w14:textId="77777777" w:rsidR="002A6EFF" w:rsidRDefault="002A6EFF" w:rsidP="009A4CD5">
            <w:pPr>
              <w:widowControl w:val="0"/>
              <w:autoSpaceDE w:val="0"/>
              <w:autoSpaceDN w:val="0"/>
              <w:adjustRightInd w:val="0"/>
            </w:pPr>
            <w:r w:rsidRPr="00F757C6">
              <w:rPr>
                <w:b/>
                <w:bCs/>
                <w:color w:val="000000"/>
              </w:rPr>
              <w:t>Projeto</w:t>
            </w:r>
          </w:p>
        </w:tc>
        <w:tc>
          <w:tcPr>
            <w:tcW w:w="3828" w:type="dxa"/>
          </w:tcPr>
          <w:p w14:paraId="32F5741B" w14:textId="77777777" w:rsidR="002A6EFF" w:rsidRDefault="002A6EFF" w:rsidP="009A4CD5">
            <w:pPr>
              <w:widowControl w:val="0"/>
              <w:autoSpaceDE w:val="0"/>
              <w:autoSpaceDN w:val="0"/>
              <w:adjustRightInd w:val="0"/>
            </w:pPr>
            <w:r w:rsidRPr="00F757C6">
              <w:rPr>
                <w:color w:val="000000"/>
              </w:rPr>
              <w:t>Projeto de controles para uma organização de serviços</w:t>
            </w:r>
          </w:p>
        </w:tc>
        <w:tc>
          <w:tcPr>
            <w:tcW w:w="2532" w:type="dxa"/>
          </w:tcPr>
          <w:p w14:paraId="0D74053B" w14:textId="77777777" w:rsidR="002A6EFF" w:rsidRDefault="002A6EFF" w:rsidP="009A4CD5">
            <w:pPr>
              <w:widowControl w:val="0"/>
              <w:autoSpaceDE w:val="0"/>
              <w:autoSpaceDN w:val="0"/>
              <w:adjustRightInd w:val="0"/>
            </w:pPr>
            <w:r w:rsidRPr="00F757C6">
              <w:rPr>
                <w:color w:val="000000"/>
              </w:rPr>
              <w:t>Desenvolvimento dos controles propostos para um processo futuro de produção</w:t>
            </w:r>
          </w:p>
        </w:tc>
      </w:tr>
      <w:tr w:rsidR="002A6EFF" w14:paraId="7E7B7AAE" w14:textId="77777777" w:rsidTr="009A4CD5">
        <w:tc>
          <w:tcPr>
            <w:tcW w:w="1384" w:type="dxa"/>
            <w:vMerge/>
          </w:tcPr>
          <w:p w14:paraId="17AF46AA" w14:textId="77777777" w:rsidR="002A6EFF" w:rsidRDefault="002A6EFF" w:rsidP="009A4CD5">
            <w:pPr>
              <w:widowControl w:val="0"/>
              <w:autoSpaceDE w:val="0"/>
              <w:autoSpaceDN w:val="0"/>
              <w:adjustRightInd w:val="0"/>
            </w:pPr>
          </w:p>
        </w:tc>
        <w:tc>
          <w:tcPr>
            <w:tcW w:w="2126" w:type="dxa"/>
          </w:tcPr>
          <w:tbl>
            <w:tblPr>
              <w:tblW w:w="9675" w:type="dxa"/>
              <w:tblInd w:w="10" w:type="dxa"/>
              <w:tblLayout w:type="fixed"/>
              <w:tblCellMar>
                <w:left w:w="0" w:type="dxa"/>
                <w:right w:w="0" w:type="dxa"/>
              </w:tblCellMar>
              <w:tblLook w:val="04A0" w:firstRow="1" w:lastRow="0" w:firstColumn="1" w:lastColumn="0" w:noHBand="0" w:noVBand="1"/>
            </w:tblPr>
            <w:tblGrid>
              <w:gridCol w:w="9675"/>
            </w:tblGrid>
            <w:tr w:rsidR="002A6EFF" w14:paraId="0E216035" w14:textId="77777777" w:rsidTr="009A4CD5">
              <w:trPr>
                <w:trHeight w:val="557"/>
              </w:trPr>
              <w:tc>
                <w:tcPr>
                  <w:tcW w:w="9675" w:type="dxa"/>
                  <w:tcBorders>
                    <w:top w:val="nil"/>
                    <w:left w:val="nil"/>
                    <w:right w:val="single" w:sz="8" w:space="0" w:color="auto"/>
                  </w:tcBorders>
                  <w:vAlign w:val="bottom"/>
                  <w:hideMark/>
                </w:tcPr>
                <w:p w14:paraId="3A369FE1" w14:textId="77777777" w:rsidR="002A6EFF" w:rsidRDefault="002A6EFF" w:rsidP="009A4CD5">
                  <w:pPr>
                    <w:widowControl w:val="0"/>
                    <w:autoSpaceDE w:val="0"/>
                    <w:autoSpaceDN w:val="0"/>
                    <w:adjustRightInd w:val="0"/>
                    <w:ind w:left="100"/>
                  </w:pPr>
                  <w:r>
                    <w:rPr>
                      <w:b/>
                      <w:bCs/>
                      <w:color w:val="000000"/>
                    </w:rPr>
                    <w:t>Operação/</w:t>
                  </w:r>
                </w:p>
                <w:p w14:paraId="5CA05673" w14:textId="77777777" w:rsidR="002A6EFF" w:rsidRDefault="002A6EFF" w:rsidP="009A4CD5">
                  <w:pPr>
                    <w:widowControl w:val="0"/>
                    <w:autoSpaceDE w:val="0"/>
                    <w:autoSpaceDN w:val="0"/>
                    <w:adjustRightInd w:val="0"/>
                    <w:ind w:left="100"/>
                  </w:pPr>
                  <w:r>
                    <w:rPr>
                      <w:b/>
                      <w:bCs/>
                      <w:color w:val="000000"/>
                    </w:rPr>
                    <w:t>desempenho</w:t>
                  </w:r>
                </w:p>
              </w:tc>
            </w:tr>
          </w:tbl>
          <w:p w14:paraId="31749058" w14:textId="77777777" w:rsidR="002A6EFF" w:rsidRDefault="002A6EFF" w:rsidP="009A4CD5">
            <w:pPr>
              <w:widowControl w:val="0"/>
              <w:autoSpaceDE w:val="0"/>
              <w:autoSpaceDN w:val="0"/>
              <w:adjustRightInd w:val="0"/>
            </w:pPr>
          </w:p>
        </w:tc>
        <w:tc>
          <w:tcPr>
            <w:tcW w:w="3828" w:type="dxa"/>
          </w:tcPr>
          <w:p w14:paraId="5FD2578F" w14:textId="77777777" w:rsidR="002A6EFF" w:rsidRDefault="002A6EFF" w:rsidP="009A4CD5">
            <w:pPr>
              <w:widowControl w:val="0"/>
              <w:autoSpaceDE w:val="0"/>
              <w:autoSpaceDN w:val="0"/>
              <w:adjustRightInd w:val="0"/>
            </w:pPr>
            <w:r w:rsidRPr="00F757C6">
              <w:rPr>
                <w:color w:val="000000"/>
              </w:rPr>
              <w:t>Eficácia operacional dos processos de contratação e treinamento de empregados</w:t>
            </w:r>
          </w:p>
        </w:tc>
        <w:tc>
          <w:tcPr>
            <w:tcW w:w="2532" w:type="dxa"/>
          </w:tcPr>
          <w:p w14:paraId="2375EFC1" w14:textId="77777777" w:rsidR="002A6EFF" w:rsidRDefault="002A6EFF" w:rsidP="009A4CD5">
            <w:pPr>
              <w:widowControl w:val="0"/>
              <w:autoSpaceDE w:val="0"/>
              <w:autoSpaceDN w:val="0"/>
              <w:adjustRightInd w:val="0"/>
            </w:pPr>
          </w:p>
        </w:tc>
      </w:tr>
      <w:tr w:rsidR="002A6EFF" w14:paraId="0856A64E" w14:textId="77777777" w:rsidTr="009A4CD5">
        <w:tc>
          <w:tcPr>
            <w:tcW w:w="1384" w:type="dxa"/>
            <w:vMerge w:val="restart"/>
          </w:tcPr>
          <w:p w14:paraId="621E4E8F" w14:textId="77777777" w:rsidR="002A6EFF" w:rsidRPr="00F32923" w:rsidRDefault="002A6EFF" w:rsidP="009A4CD5">
            <w:pPr>
              <w:widowControl w:val="0"/>
              <w:autoSpaceDE w:val="0"/>
              <w:autoSpaceDN w:val="0"/>
              <w:adjustRightInd w:val="0"/>
            </w:pPr>
            <w:r w:rsidRPr="00F757C6">
              <w:rPr>
                <w:b/>
                <w:bCs/>
                <w:color w:val="000000"/>
              </w:rPr>
              <w:t>Aspectos</w:t>
            </w:r>
          </w:p>
          <w:p w14:paraId="3FB8ACC6" w14:textId="77777777" w:rsidR="002A6EFF" w:rsidRDefault="002A6EFF" w:rsidP="009A4CD5">
            <w:pPr>
              <w:widowControl w:val="0"/>
              <w:autoSpaceDE w:val="0"/>
              <w:autoSpaceDN w:val="0"/>
              <w:adjustRightInd w:val="0"/>
            </w:pPr>
            <w:r>
              <w:rPr>
                <w:b/>
                <w:bCs/>
                <w:color w:val="000000"/>
              </w:rPr>
              <w:t>c</w:t>
            </w:r>
            <w:r w:rsidRPr="00F757C6">
              <w:rPr>
                <w:b/>
                <w:bCs/>
                <w:color w:val="000000"/>
              </w:rPr>
              <w:t>omporta</w:t>
            </w:r>
            <w:r>
              <w:rPr>
                <w:b/>
                <w:bCs/>
                <w:color w:val="000000"/>
              </w:rPr>
              <w:t>-</w:t>
            </w:r>
            <w:r w:rsidRPr="00F757C6">
              <w:rPr>
                <w:b/>
                <w:bCs/>
                <w:color w:val="000000"/>
              </w:rPr>
              <w:t>mentais</w:t>
            </w:r>
          </w:p>
        </w:tc>
        <w:tc>
          <w:tcPr>
            <w:tcW w:w="2126" w:type="dxa"/>
          </w:tcPr>
          <w:p w14:paraId="2AC90631" w14:textId="77777777" w:rsidR="002A6EFF" w:rsidRDefault="002A6EFF" w:rsidP="009A4CD5">
            <w:pPr>
              <w:widowControl w:val="0"/>
              <w:autoSpaceDE w:val="0"/>
              <w:autoSpaceDN w:val="0"/>
              <w:adjustRightInd w:val="0"/>
              <w:ind w:left="34"/>
            </w:pPr>
            <w:r w:rsidRPr="00F757C6">
              <w:rPr>
                <w:b/>
                <w:bCs/>
                <w:color w:val="000000"/>
              </w:rPr>
              <w:t>Cumprimento ou conformidade com regra</w:t>
            </w:r>
          </w:p>
          <w:p w14:paraId="7CFF4C9B" w14:textId="77777777" w:rsidR="002A6EFF" w:rsidRDefault="002A6EFF" w:rsidP="009A4CD5">
            <w:pPr>
              <w:widowControl w:val="0"/>
              <w:autoSpaceDE w:val="0"/>
              <w:autoSpaceDN w:val="0"/>
              <w:adjustRightInd w:val="0"/>
            </w:pPr>
          </w:p>
        </w:tc>
        <w:tc>
          <w:tcPr>
            <w:tcW w:w="3828" w:type="dxa"/>
          </w:tcPr>
          <w:p w14:paraId="692AC919" w14:textId="77777777" w:rsidR="002A6EFF" w:rsidRDefault="002A6EFF" w:rsidP="009A4CD5">
            <w:pPr>
              <w:widowControl w:val="0"/>
              <w:autoSpaceDE w:val="0"/>
              <w:autoSpaceDN w:val="0"/>
              <w:adjustRightInd w:val="0"/>
            </w:pPr>
            <w:r w:rsidRPr="00F757C6">
              <w:rPr>
                <w:color w:val="000000"/>
              </w:rPr>
              <w:t>Cumprimento pela entidade de convênios de empréstimo, requisitos legais ou regulamentários específicos</w:t>
            </w:r>
          </w:p>
        </w:tc>
        <w:tc>
          <w:tcPr>
            <w:tcW w:w="2532" w:type="dxa"/>
          </w:tcPr>
          <w:p w14:paraId="2971A86A" w14:textId="77777777" w:rsidR="002A6EFF" w:rsidRDefault="002A6EFF" w:rsidP="009A4CD5">
            <w:pPr>
              <w:widowControl w:val="0"/>
              <w:autoSpaceDE w:val="0"/>
              <w:autoSpaceDN w:val="0"/>
              <w:adjustRightInd w:val="0"/>
            </w:pPr>
          </w:p>
        </w:tc>
      </w:tr>
      <w:tr w:rsidR="002A6EFF" w14:paraId="0CD6F0E5" w14:textId="77777777" w:rsidTr="009A4CD5">
        <w:tc>
          <w:tcPr>
            <w:tcW w:w="1384" w:type="dxa"/>
            <w:vMerge/>
          </w:tcPr>
          <w:p w14:paraId="7F36AFDC" w14:textId="77777777" w:rsidR="002A6EFF" w:rsidRDefault="002A6EFF" w:rsidP="009A4CD5">
            <w:pPr>
              <w:widowControl w:val="0"/>
              <w:autoSpaceDE w:val="0"/>
              <w:autoSpaceDN w:val="0"/>
              <w:adjustRightInd w:val="0"/>
            </w:pPr>
          </w:p>
        </w:tc>
        <w:tc>
          <w:tcPr>
            <w:tcW w:w="2126" w:type="dxa"/>
          </w:tcPr>
          <w:p w14:paraId="70058D98" w14:textId="77777777" w:rsidR="002A6EFF" w:rsidRDefault="002A6EFF" w:rsidP="009A4CD5">
            <w:pPr>
              <w:widowControl w:val="0"/>
              <w:autoSpaceDE w:val="0"/>
              <w:autoSpaceDN w:val="0"/>
              <w:adjustRightInd w:val="0"/>
            </w:pPr>
            <w:r w:rsidRPr="00F757C6">
              <w:rPr>
                <w:b/>
                <w:bCs/>
                <w:color w:val="000000"/>
              </w:rPr>
              <w:t>Comportamento</w:t>
            </w:r>
          </w:p>
          <w:p w14:paraId="2015F808" w14:textId="77777777" w:rsidR="002A6EFF" w:rsidRDefault="002A6EFF" w:rsidP="009A4CD5">
            <w:pPr>
              <w:widowControl w:val="0"/>
              <w:autoSpaceDE w:val="0"/>
              <w:autoSpaceDN w:val="0"/>
              <w:adjustRightInd w:val="0"/>
            </w:pPr>
            <w:r>
              <w:rPr>
                <w:b/>
                <w:bCs/>
                <w:color w:val="000000"/>
              </w:rPr>
              <w:t>h</w:t>
            </w:r>
            <w:r w:rsidRPr="00F757C6">
              <w:rPr>
                <w:b/>
                <w:bCs/>
                <w:color w:val="000000"/>
              </w:rPr>
              <w:t>umano</w:t>
            </w:r>
          </w:p>
        </w:tc>
        <w:tc>
          <w:tcPr>
            <w:tcW w:w="3828" w:type="dxa"/>
          </w:tcPr>
          <w:p w14:paraId="05D90F78" w14:textId="77777777" w:rsidR="002A6EFF" w:rsidRDefault="002A6EFF" w:rsidP="009A4CD5">
            <w:pPr>
              <w:widowControl w:val="0"/>
              <w:autoSpaceDE w:val="0"/>
              <w:autoSpaceDN w:val="0"/>
              <w:adjustRightInd w:val="0"/>
            </w:pPr>
            <w:r w:rsidRPr="00F757C6">
              <w:rPr>
                <w:color w:val="000000"/>
              </w:rPr>
              <w:t>Avaliação da eficácia do comitê de auditoria</w:t>
            </w:r>
          </w:p>
        </w:tc>
        <w:tc>
          <w:tcPr>
            <w:tcW w:w="2532" w:type="dxa"/>
          </w:tcPr>
          <w:p w14:paraId="733329C9" w14:textId="77777777" w:rsidR="002A6EFF" w:rsidRDefault="002A6EFF" w:rsidP="009A4CD5">
            <w:pPr>
              <w:widowControl w:val="0"/>
              <w:autoSpaceDE w:val="0"/>
              <w:autoSpaceDN w:val="0"/>
              <w:adjustRightInd w:val="0"/>
            </w:pPr>
          </w:p>
        </w:tc>
      </w:tr>
      <w:tr w:rsidR="002A6EFF" w14:paraId="0ED42349" w14:textId="77777777" w:rsidTr="009A4CD5">
        <w:tc>
          <w:tcPr>
            <w:tcW w:w="1384" w:type="dxa"/>
            <w:vMerge/>
          </w:tcPr>
          <w:p w14:paraId="2CE431D2" w14:textId="77777777" w:rsidR="002A6EFF" w:rsidRDefault="002A6EFF" w:rsidP="009A4CD5">
            <w:pPr>
              <w:widowControl w:val="0"/>
              <w:autoSpaceDE w:val="0"/>
              <w:autoSpaceDN w:val="0"/>
              <w:adjustRightInd w:val="0"/>
            </w:pPr>
          </w:p>
        </w:tc>
        <w:tc>
          <w:tcPr>
            <w:tcW w:w="2126" w:type="dxa"/>
          </w:tcPr>
          <w:p w14:paraId="49581AB5" w14:textId="77777777" w:rsidR="002A6EFF" w:rsidRDefault="002A6EFF" w:rsidP="009A4CD5">
            <w:pPr>
              <w:widowControl w:val="0"/>
              <w:autoSpaceDE w:val="0"/>
              <w:autoSpaceDN w:val="0"/>
              <w:adjustRightInd w:val="0"/>
            </w:pPr>
            <w:r w:rsidRPr="00F757C6">
              <w:rPr>
                <w:b/>
                <w:bCs/>
                <w:color w:val="000000"/>
              </w:rPr>
              <w:t>Outros</w:t>
            </w:r>
          </w:p>
        </w:tc>
        <w:tc>
          <w:tcPr>
            <w:tcW w:w="3828" w:type="dxa"/>
          </w:tcPr>
          <w:p w14:paraId="54056E4A" w14:textId="77777777" w:rsidR="002A6EFF" w:rsidRDefault="002A6EFF" w:rsidP="009A4CD5">
            <w:pPr>
              <w:widowControl w:val="0"/>
              <w:autoSpaceDE w:val="0"/>
              <w:autoSpaceDN w:val="0"/>
              <w:adjustRightInd w:val="0"/>
            </w:pPr>
            <w:r w:rsidRPr="00F757C6">
              <w:rPr>
                <w:color w:val="000000"/>
              </w:rPr>
              <w:t>Adequação d</w:t>
            </w:r>
            <w:r>
              <w:rPr>
                <w:color w:val="000000"/>
              </w:rPr>
              <w:t>o</w:t>
            </w:r>
            <w:r w:rsidRPr="00F757C6">
              <w:rPr>
                <w:color w:val="000000"/>
              </w:rPr>
              <w:t xml:space="preserve"> aplicativo (ou d</w:t>
            </w:r>
            <w:r>
              <w:rPr>
                <w:color w:val="000000"/>
              </w:rPr>
              <w:t>o</w:t>
            </w:r>
            <w:r w:rsidRPr="00F757C6">
              <w:rPr>
                <w:color w:val="000000"/>
              </w:rPr>
              <w:t xml:space="preserve"> pacote de </w:t>
            </w:r>
            <w:r w:rsidRPr="00412D7D">
              <w:rPr>
                <w:i/>
                <w:color w:val="000000"/>
              </w:rPr>
              <w:t>software</w:t>
            </w:r>
            <w:r w:rsidRPr="00F757C6">
              <w:rPr>
                <w:color w:val="000000"/>
              </w:rPr>
              <w:t xml:space="preserve">) </w:t>
            </w:r>
            <w:r>
              <w:rPr>
                <w:color w:val="000000"/>
              </w:rPr>
              <w:t>à</w:t>
            </w:r>
            <w:r w:rsidRPr="00F757C6">
              <w:rPr>
                <w:color w:val="000000"/>
              </w:rPr>
              <w:t xml:space="preserve"> sua finalidade</w:t>
            </w:r>
          </w:p>
        </w:tc>
        <w:tc>
          <w:tcPr>
            <w:tcW w:w="2532" w:type="dxa"/>
          </w:tcPr>
          <w:p w14:paraId="6F64F33B" w14:textId="77777777" w:rsidR="002A6EFF" w:rsidRDefault="002A6EFF" w:rsidP="009A4CD5">
            <w:pPr>
              <w:widowControl w:val="0"/>
              <w:autoSpaceDE w:val="0"/>
              <w:autoSpaceDN w:val="0"/>
              <w:adjustRightInd w:val="0"/>
            </w:pPr>
          </w:p>
        </w:tc>
      </w:tr>
    </w:tbl>
    <w:p w14:paraId="7B5A5CF1" w14:textId="77777777" w:rsidR="002A6EFF" w:rsidRPr="00F32923" w:rsidRDefault="002A6EFF" w:rsidP="002A6EFF">
      <w:pPr>
        <w:widowControl w:val="0"/>
        <w:autoSpaceDE w:val="0"/>
        <w:autoSpaceDN w:val="0"/>
        <w:adjustRightInd w:val="0"/>
      </w:pPr>
    </w:p>
    <w:p w14:paraId="475AF809" w14:textId="7A02EF1F" w:rsidR="002A6EFF" w:rsidRDefault="002A6EFF" w:rsidP="002A6EFF">
      <w:pPr>
        <w:rPr>
          <w:rFonts w:ascii="Times New Roman" w:hAnsi="Times New Roman" w:cs="Times New Roman"/>
          <w:sz w:val="24"/>
          <w:szCs w:val="24"/>
        </w:rPr>
      </w:pPr>
    </w:p>
    <w:p w14:paraId="5D9C7FE1" w14:textId="77777777" w:rsidR="002A6EFF" w:rsidRPr="002A6EFF" w:rsidRDefault="002A6EFF" w:rsidP="002A6EFF">
      <w:pPr>
        <w:rPr>
          <w:rFonts w:ascii="Times New Roman" w:hAnsi="Times New Roman" w:cs="Times New Roman"/>
          <w:sz w:val="24"/>
          <w:szCs w:val="24"/>
        </w:rPr>
      </w:pPr>
    </w:p>
    <w:p w14:paraId="4BBF67A1" w14:textId="20110F37" w:rsidR="00C0356E" w:rsidRDefault="00DC6907" w:rsidP="00D17E06">
      <w:pPr>
        <w:pStyle w:val="Ttulo1"/>
        <w:spacing w:before="0" w:after="120" w:line="240" w:lineRule="auto"/>
        <w:rPr>
          <w:rFonts w:ascii="Times New Roman" w:hAnsi="Times New Roman" w:cs="Times New Roman"/>
          <w:b/>
          <w:bCs/>
          <w:color w:val="auto"/>
          <w:sz w:val="24"/>
          <w:szCs w:val="24"/>
        </w:rPr>
      </w:pPr>
      <w:bookmarkStart w:id="13" w:name="_Toc183036816"/>
      <w:r w:rsidRPr="00D17E06">
        <w:rPr>
          <w:rFonts w:ascii="Times New Roman" w:hAnsi="Times New Roman" w:cs="Times New Roman"/>
          <w:b/>
          <w:bCs/>
          <w:color w:val="auto"/>
          <w:sz w:val="24"/>
          <w:szCs w:val="24"/>
        </w:rPr>
        <w:t>NBC TA 200 (R1)</w:t>
      </w:r>
      <w:bookmarkEnd w:id="13"/>
    </w:p>
    <w:p w14:paraId="08CBB692" w14:textId="77777777" w:rsidR="002A6EFF" w:rsidRPr="00AE7522" w:rsidRDefault="002A6EFF" w:rsidP="002A6EFF">
      <w:pPr>
        <w:spacing w:after="0"/>
        <w:jc w:val="center"/>
        <w:rPr>
          <w:rFonts w:ascii="Times New Roman" w:hAnsi="Times New Roman"/>
          <w:b/>
          <w:sz w:val="24"/>
        </w:rPr>
      </w:pPr>
      <w:r w:rsidRPr="00AE7522">
        <w:rPr>
          <w:rFonts w:ascii="Times New Roman" w:hAnsi="Times New Roman"/>
          <w:b/>
          <w:sz w:val="24"/>
        </w:rPr>
        <w:t>NBC TA 200</w:t>
      </w:r>
      <w:r>
        <w:rPr>
          <w:rFonts w:ascii="Times New Roman" w:hAnsi="Times New Roman"/>
          <w:b/>
          <w:sz w:val="24"/>
        </w:rPr>
        <w:t xml:space="preserve"> (R1)</w:t>
      </w:r>
      <w:r w:rsidRPr="00AE7522">
        <w:rPr>
          <w:rFonts w:ascii="Times New Roman" w:hAnsi="Times New Roman"/>
          <w:b/>
          <w:sz w:val="24"/>
        </w:rPr>
        <w:t xml:space="preserve"> – OBJETIVOS GERAIS DO AUDITOR INDEPENDENTE E A CONDUÇÃO DA AUDITORIA EM CONFORMIDADE COM NORMAS DE AUDITORIA</w:t>
      </w:r>
    </w:p>
    <w:p w14:paraId="0A27AABA" w14:textId="77777777" w:rsidR="002A6EFF" w:rsidRDefault="002A6EFF" w:rsidP="002A6EFF">
      <w:pPr>
        <w:rPr>
          <w:rFonts w:ascii="Times New Roman" w:hAnsi="Times New Roman"/>
          <w:sz w:val="24"/>
        </w:rPr>
      </w:pPr>
    </w:p>
    <w:p w14:paraId="2ECD5114" w14:textId="77777777" w:rsidR="002A6EFF" w:rsidRPr="00EF3A77" w:rsidRDefault="002A6EFF" w:rsidP="002A6EFF">
      <w:pPr>
        <w:spacing w:after="0"/>
        <w:rPr>
          <w:rFonts w:ascii="Times New Roman" w:hAnsi="Times New Roman"/>
        </w:rPr>
      </w:pPr>
      <w:r w:rsidRPr="00EF3A77">
        <w:rPr>
          <w:rFonts w:ascii="Times New Roman" w:hAnsi="Times New Roman"/>
          <w:i/>
          <w:iCs/>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15AC25E3" w14:textId="77777777" w:rsidR="002A6EFF" w:rsidRPr="00690234" w:rsidRDefault="002A6EFF" w:rsidP="002A6EFF">
      <w:pPr>
        <w:spacing w:after="0"/>
        <w:rPr>
          <w:rFonts w:ascii="Times New Roman" w:hAnsi="Times New Roman"/>
          <w:sz w:val="24"/>
        </w:rPr>
      </w:pPr>
    </w:p>
    <w:p w14:paraId="08364318" w14:textId="77777777" w:rsidR="002A6EFF" w:rsidRPr="00690234" w:rsidRDefault="002A6EFF" w:rsidP="002A6EFF">
      <w:pPr>
        <w:spacing w:after="0"/>
        <w:rPr>
          <w:rFonts w:ascii="Times New Roman" w:hAnsi="Times New Roman"/>
          <w:sz w:val="24"/>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4"/>
        <w:gridCol w:w="1560"/>
      </w:tblGrid>
      <w:tr w:rsidR="002A6EFF" w:rsidRPr="00CB39C0" w14:paraId="58E4A712" w14:textId="77777777" w:rsidTr="009A4CD5">
        <w:tc>
          <w:tcPr>
            <w:tcW w:w="7654" w:type="dxa"/>
          </w:tcPr>
          <w:p w14:paraId="24B8AA17" w14:textId="77777777" w:rsidR="002A6EFF" w:rsidRPr="00CB39C0" w:rsidRDefault="002A6EFF" w:rsidP="009A4CD5">
            <w:pPr>
              <w:spacing w:before="60" w:after="60"/>
              <w:rPr>
                <w:rFonts w:ascii="Times New Roman" w:hAnsi="Times New Roman"/>
                <w:b/>
                <w:sz w:val="24"/>
              </w:rPr>
            </w:pPr>
            <w:r w:rsidRPr="00CB39C0">
              <w:rPr>
                <w:rFonts w:ascii="Times New Roman" w:hAnsi="Times New Roman"/>
                <w:b/>
                <w:sz w:val="24"/>
              </w:rPr>
              <w:t>Sumário</w:t>
            </w:r>
          </w:p>
        </w:tc>
        <w:tc>
          <w:tcPr>
            <w:tcW w:w="1560" w:type="dxa"/>
          </w:tcPr>
          <w:p w14:paraId="5B61FAF0" w14:textId="77777777" w:rsidR="002A6EFF" w:rsidRPr="00CB39C0" w:rsidRDefault="002A6EFF" w:rsidP="009A4CD5">
            <w:pPr>
              <w:spacing w:before="60" w:after="60"/>
              <w:jc w:val="center"/>
              <w:rPr>
                <w:rFonts w:ascii="Times New Roman" w:hAnsi="Times New Roman"/>
                <w:b/>
                <w:sz w:val="24"/>
              </w:rPr>
            </w:pPr>
            <w:r w:rsidRPr="00CB39C0">
              <w:rPr>
                <w:rFonts w:ascii="Times New Roman" w:hAnsi="Times New Roman"/>
                <w:b/>
                <w:sz w:val="24"/>
              </w:rPr>
              <w:t>Item</w:t>
            </w:r>
          </w:p>
        </w:tc>
      </w:tr>
      <w:tr w:rsidR="002A6EFF" w:rsidRPr="00CB39C0" w14:paraId="16DFCDB0" w14:textId="77777777" w:rsidTr="009A4CD5">
        <w:tc>
          <w:tcPr>
            <w:tcW w:w="7654" w:type="dxa"/>
          </w:tcPr>
          <w:p w14:paraId="56EA4E3B" w14:textId="77777777" w:rsidR="002A6EFF" w:rsidRPr="00CB39C0" w:rsidRDefault="002A6EFF" w:rsidP="009A4CD5">
            <w:pPr>
              <w:spacing w:before="60" w:after="60"/>
              <w:rPr>
                <w:rFonts w:ascii="Times New Roman" w:hAnsi="Times New Roman"/>
                <w:b/>
                <w:sz w:val="24"/>
              </w:rPr>
            </w:pPr>
            <w:r w:rsidRPr="00CB39C0">
              <w:rPr>
                <w:rFonts w:ascii="Times New Roman" w:hAnsi="Times New Roman"/>
                <w:b/>
                <w:sz w:val="24"/>
              </w:rPr>
              <w:t>INTRODUÇÃO</w:t>
            </w:r>
          </w:p>
        </w:tc>
        <w:tc>
          <w:tcPr>
            <w:tcW w:w="1560" w:type="dxa"/>
          </w:tcPr>
          <w:p w14:paraId="75C80E76" w14:textId="77777777" w:rsidR="002A6EFF" w:rsidRPr="00CB39C0" w:rsidRDefault="002A6EFF" w:rsidP="009A4CD5">
            <w:pPr>
              <w:spacing w:before="60" w:after="60"/>
              <w:jc w:val="center"/>
              <w:rPr>
                <w:rFonts w:ascii="Times New Roman" w:hAnsi="Times New Roman"/>
                <w:sz w:val="24"/>
              </w:rPr>
            </w:pPr>
          </w:p>
        </w:tc>
      </w:tr>
      <w:tr w:rsidR="002A6EFF" w:rsidRPr="00CB39C0" w14:paraId="382D000D" w14:textId="77777777" w:rsidTr="009A4CD5">
        <w:tc>
          <w:tcPr>
            <w:tcW w:w="7654" w:type="dxa"/>
          </w:tcPr>
          <w:p w14:paraId="22E2A67E"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Alcance</w:t>
            </w:r>
          </w:p>
        </w:tc>
        <w:tc>
          <w:tcPr>
            <w:tcW w:w="1560" w:type="dxa"/>
          </w:tcPr>
          <w:p w14:paraId="6C19E32C"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 – 2</w:t>
            </w:r>
          </w:p>
        </w:tc>
      </w:tr>
      <w:tr w:rsidR="002A6EFF" w:rsidRPr="00CB39C0" w14:paraId="3B8B2878" w14:textId="77777777" w:rsidTr="009A4CD5">
        <w:tc>
          <w:tcPr>
            <w:tcW w:w="7654" w:type="dxa"/>
          </w:tcPr>
          <w:p w14:paraId="3167D04F"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 xml:space="preserve">Auditoria de demonstrações contábeis </w:t>
            </w:r>
          </w:p>
        </w:tc>
        <w:tc>
          <w:tcPr>
            <w:tcW w:w="1560" w:type="dxa"/>
          </w:tcPr>
          <w:p w14:paraId="76AF3B84"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3 – 9</w:t>
            </w:r>
          </w:p>
        </w:tc>
      </w:tr>
      <w:tr w:rsidR="002A6EFF" w:rsidRPr="00CB39C0" w14:paraId="00CD9189" w14:textId="77777777" w:rsidTr="009A4CD5">
        <w:tc>
          <w:tcPr>
            <w:tcW w:w="7654" w:type="dxa"/>
          </w:tcPr>
          <w:p w14:paraId="649C64A0"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Data de vigência</w:t>
            </w:r>
          </w:p>
        </w:tc>
        <w:tc>
          <w:tcPr>
            <w:tcW w:w="1560" w:type="dxa"/>
          </w:tcPr>
          <w:p w14:paraId="5ECD3094"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10</w:t>
            </w:r>
          </w:p>
        </w:tc>
      </w:tr>
      <w:tr w:rsidR="002A6EFF" w:rsidRPr="00CB39C0" w14:paraId="2D871B40" w14:textId="77777777" w:rsidTr="009A4CD5">
        <w:tc>
          <w:tcPr>
            <w:tcW w:w="7654" w:type="dxa"/>
          </w:tcPr>
          <w:p w14:paraId="6954DA3B" w14:textId="77777777" w:rsidR="002A6EFF" w:rsidRPr="00CB39C0" w:rsidRDefault="002A6EFF" w:rsidP="009A4CD5">
            <w:pPr>
              <w:spacing w:before="60" w:after="60"/>
              <w:rPr>
                <w:rFonts w:ascii="Times New Roman" w:hAnsi="Times New Roman"/>
                <w:b/>
                <w:sz w:val="24"/>
              </w:rPr>
            </w:pPr>
            <w:r w:rsidRPr="00CB39C0">
              <w:rPr>
                <w:rFonts w:ascii="Times New Roman" w:hAnsi="Times New Roman"/>
                <w:b/>
                <w:sz w:val="24"/>
              </w:rPr>
              <w:t>OBJETIVOS GERAIS DO AUDITOR</w:t>
            </w:r>
          </w:p>
        </w:tc>
        <w:tc>
          <w:tcPr>
            <w:tcW w:w="1560" w:type="dxa"/>
          </w:tcPr>
          <w:p w14:paraId="774502BE"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11 – 12</w:t>
            </w:r>
          </w:p>
        </w:tc>
      </w:tr>
      <w:tr w:rsidR="002A6EFF" w:rsidRPr="00CB39C0" w14:paraId="1986B4BE" w14:textId="77777777" w:rsidTr="009A4CD5">
        <w:tc>
          <w:tcPr>
            <w:tcW w:w="7654" w:type="dxa"/>
          </w:tcPr>
          <w:p w14:paraId="332D3334" w14:textId="77777777" w:rsidR="002A6EFF" w:rsidRPr="00CB39C0" w:rsidRDefault="002A6EFF" w:rsidP="009A4CD5">
            <w:pPr>
              <w:spacing w:before="60" w:after="60"/>
              <w:rPr>
                <w:rFonts w:ascii="Times New Roman" w:hAnsi="Times New Roman"/>
                <w:b/>
                <w:sz w:val="24"/>
              </w:rPr>
            </w:pPr>
            <w:r w:rsidRPr="00CB39C0">
              <w:rPr>
                <w:rFonts w:ascii="Times New Roman" w:hAnsi="Times New Roman"/>
                <w:b/>
                <w:sz w:val="24"/>
              </w:rPr>
              <w:t>DEFINIÇÕES</w:t>
            </w:r>
          </w:p>
        </w:tc>
        <w:tc>
          <w:tcPr>
            <w:tcW w:w="1560" w:type="dxa"/>
          </w:tcPr>
          <w:p w14:paraId="68121A45"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13</w:t>
            </w:r>
          </w:p>
        </w:tc>
      </w:tr>
      <w:tr w:rsidR="002A6EFF" w:rsidRPr="00CB39C0" w14:paraId="3B3E3A64" w14:textId="77777777" w:rsidTr="009A4CD5">
        <w:tc>
          <w:tcPr>
            <w:tcW w:w="7654" w:type="dxa"/>
          </w:tcPr>
          <w:p w14:paraId="5FD0912C" w14:textId="77777777" w:rsidR="002A6EFF" w:rsidRPr="00CB39C0" w:rsidRDefault="002A6EFF" w:rsidP="009A4CD5">
            <w:pPr>
              <w:spacing w:before="60" w:after="60"/>
              <w:rPr>
                <w:rFonts w:ascii="Times New Roman" w:hAnsi="Times New Roman"/>
                <w:b/>
                <w:sz w:val="24"/>
              </w:rPr>
            </w:pPr>
            <w:r w:rsidRPr="00CB39C0">
              <w:rPr>
                <w:rFonts w:ascii="Times New Roman" w:hAnsi="Times New Roman"/>
                <w:b/>
                <w:sz w:val="24"/>
              </w:rPr>
              <w:t>REQUISITOS</w:t>
            </w:r>
          </w:p>
        </w:tc>
        <w:tc>
          <w:tcPr>
            <w:tcW w:w="1560" w:type="dxa"/>
          </w:tcPr>
          <w:p w14:paraId="5F5E2F02" w14:textId="77777777" w:rsidR="002A6EFF" w:rsidRPr="00CB39C0" w:rsidRDefault="002A6EFF" w:rsidP="009A4CD5">
            <w:pPr>
              <w:spacing w:before="60" w:after="60"/>
              <w:jc w:val="center"/>
              <w:rPr>
                <w:rFonts w:ascii="Times New Roman" w:hAnsi="Times New Roman"/>
                <w:sz w:val="24"/>
              </w:rPr>
            </w:pPr>
          </w:p>
        </w:tc>
      </w:tr>
      <w:tr w:rsidR="002A6EFF" w:rsidRPr="00CB39C0" w14:paraId="7E2815A9" w14:textId="77777777" w:rsidTr="009A4CD5">
        <w:tc>
          <w:tcPr>
            <w:tcW w:w="7654" w:type="dxa"/>
          </w:tcPr>
          <w:p w14:paraId="5D52DFEC"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Requisitos éticos relacionados à auditoria de demonstrações contábeis</w:t>
            </w:r>
          </w:p>
        </w:tc>
        <w:tc>
          <w:tcPr>
            <w:tcW w:w="1560" w:type="dxa"/>
          </w:tcPr>
          <w:p w14:paraId="4F655985"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14</w:t>
            </w:r>
          </w:p>
        </w:tc>
      </w:tr>
      <w:tr w:rsidR="002A6EFF" w:rsidRPr="00CB39C0" w14:paraId="41EB78D9" w14:textId="77777777" w:rsidTr="009A4CD5">
        <w:tc>
          <w:tcPr>
            <w:tcW w:w="7654" w:type="dxa"/>
          </w:tcPr>
          <w:p w14:paraId="62D3E622" w14:textId="77777777" w:rsidR="002A6EFF" w:rsidRPr="00CB39C0" w:rsidRDefault="002A6EFF" w:rsidP="009A4CD5">
            <w:pPr>
              <w:spacing w:before="60" w:after="60"/>
              <w:rPr>
                <w:rFonts w:ascii="Times New Roman" w:hAnsi="Times New Roman"/>
                <w:sz w:val="24"/>
              </w:rPr>
            </w:pPr>
            <w:r w:rsidRPr="008460A5">
              <w:rPr>
                <w:rFonts w:ascii="Times New Roman" w:hAnsi="Times New Roman"/>
                <w:sz w:val="24"/>
                <w:highlight w:val="yellow"/>
              </w:rPr>
              <w:t>Ceticismo profissional</w:t>
            </w:r>
          </w:p>
        </w:tc>
        <w:tc>
          <w:tcPr>
            <w:tcW w:w="1560" w:type="dxa"/>
          </w:tcPr>
          <w:p w14:paraId="76309C5C"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15</w:t>
            </w:r>
          </w:p>
        </w:tc>
      </w:tr>
      <w:tr w:rsidR="002A6EFF" w:rsidRPr="00CB39C0" w14:paraId="70E9D439" w14:textId="77777777" w:rsidTr="009A4CD5">
        <w:tc>
          <w:tcPr>
            <w:tcW w:w="7654" w:type="dxa"/>
          </w:tcPr>
          <w:p w14:paraId="0187E764"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Julgamento profissional</w:t>
            </w:r>
          </w:p>
        </w:tc>
        <w:tc>
          <w:tcPr>
            <w:tcW w:w="1560" w:type="dxa"/>
          </w:tcPr>
          <w:p w14:paraId="55C4908A"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16</w:t>
            </w:r>
          </w:p>
        </w:tc>
      </w:tr>
      <w:tr w:rsidR="002A6EFF" w:rsidRPr="00CB39C0" w14:paraId="2CE47A78" w14:textId="77777777" w:rsidTr="009A4CD5">
        <w:tc>
          <w:tcPr>
            <w:tcW w:w="7654" w:type="dxa"/>
          </w:tcPr>
          <w:p w14:paraId="557F8F0F"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Evidência de auditoria apropriada e suficiente e risco de auditoria</w:t>
            </w:r>
            <w:r w:rsidRPr="00CB39C0">
              <w:rPr>
                <w:rFonts w:ascii="Times New Roman" w:hAnsi="Times New Roman"/>
                <w:sz w:val="24"/>
              </w:rPr>
              <w:tab/>
            </w:r>
          </w:p>
        </w:tc>
        <w:tc>
          <w:tcPr>
            <w:tcW w:w="1560" w:type="dxa"/>
          </w:tcPr>
          <w:p w14:paraId="19A01223"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17</w:t>
            </w:r>
          </w:p>
        </w:tc>
      </w:tr>
      <w:tr w:rsidR="002A6EFF" w:rsidRPr="00CB39C0" w14:paraId="1431BBE6" w14:textId="77777777" w:rsidTr="009A4CD5">
        <w:tc>
          <w:tcPr>
            <w:tcW w:w="7654" w:type="dxa"/>
          </w:tcPr>
          <w:p w14:paraId="543B1872"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Condução da auditoria em conformidade com NBCs TA</w:t>
            </w:r>
          </w:p>
        </w:tc>
        <w:tc>
          <w:tcPr>
            <w:tcW w:w="1560" w:type="dxa"/>
          </w:tcPr>
          <w:p w14:paraId="7A25B8DC"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18 – 24</w:t>
            </w:r>
          </w:p>
        </w:tc>
      </w:tr>
      <w:tr w:rsidR="002A6EFF" w:rsidRPr="00CB39C0" w14:paraId="23E91F5F" w14:textId="77777777" w:rsidTr="009A4CD5">
        <w:tc>
          <w:tcPr>
            <w:tcW w:w="7654" w:type="dxa"/>
          </w:tcPr>
          <w:p w14:paraId="5302104A" w14:textId="77777777" w:rsidR="002A6EFF" w:rsidRPr="00CB39C0" w:rsidRDefault="002A6EFF" w:rsidP="009A4CD5">
            <w:pPr>
              <w:spacing w:before="60" w:after="60"/>
              <w:rPr>
                <w:rFonts w:ascii="Times New Roman" w:hAnsi="Times New Roman"/>
                <w:b/>
                <w:sz w:val="24"/>
              </w:rPr>
            </w:pPr>
            <w:r w:rsidRPr="00CB39C0">
              <w:rPr>
                <w:rFonts w:ascii="Times New Roman" w:hAnsi="Times New Roman"/>
                <w:b/>
                <w:sz w:val="24"/>
              </w:rPr>
              <w:t>APLICAÇÃO E OUTROS MATERIAIS EXPLICATIVOS</w:t>
            </w:r>
          </w:p>
        </w:tc>
        <w:tc>
          <w:tcPr>
            <w:tcW w:w="1560" w:type="dxa"/>
          </w:tcPr>
          <w:p w14:paraId="1137C765" w14:textId="77777777" w:rsidR="002A6EFF" w:rsidRPr="00CB39C0" w:rsidRDefault="002A6EFF" w:rsidP="009A4CD5">
            <w:pPr>
              <w:spacing w:before="60" w:after="60"/>
              <w:jc w:val="center"/>
              <w:rPr>
                <w:rFonts w:ascii="Times New Roman" w:hAnsi="Times New Roman"/>
                <w:sz w:val="24"/>
              </w:rPr>
            </w:pPr>
          </w:p>
        </w:tc>
      </w:tr>
      <w:tr w:rsidR="002A6EFF" w:rsidRPr="00CB39C0" w14:paraId="36EDF493" w14:textId="77777777" w:rsidTr="009A4CD5">
        <w:tc>
          <w:tcPr>
            <w:tcW w:w="7654" w:type="dxa"/>
          </w:tcPr>
          <w:p w14:paraId="41654366"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Definições</w:t>
            </w:r>
          </w:p>
        </w:tc>
        <w:tc>
          <w:tcPr>
            <w:tcW w:w="1560" w:type="dxa"/>
          </w:tcPr>
          <w:p w14:paraId="64D76942"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A1 – A2</w:t>
            </w:r>
          </w:p>
        </w:tc>
      </w:tr>
      <w:tr w:rsidR="002A6EFF" w:rsidRPr="00CB39C0" w14:paraId="0DEF31BE" w14:textId="77777777" w:rsidTr="009A4CD5">
        <w:tc>
          <w:tcPr>
            <w:tcW w:w="7654" w:type="dxa"/>
          </w:tcPr>
          <w:p w14:paraId="61CC7EF2"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Auditoria de demonstrações contábeis</w:t>
            </w:r>
          </w:p>
        </w:tc>
        <w:tc>
          <w:tcPr>
            <w:tcW w:w="1560" w:type="dxa"/>
          </w:tcPr>
          <w:p w14:paraId="7D2EF80E" w14:textId="77777777" w:rsidR="002A6EFF" w:rsidRPr="00CB39C0" w:rsidRDefault="002A6EFF" w:rsidP="009A4CD5">
            <w:pPr>
              <w:spacing w:before="60" w:after="60"/>
              <w:jc w:val="center"/>
              <w:rPr>
                <w:sz w:val="24"/>
              </w:rPr>
            </w:pPr>
            <w:r w:rsidRPr="00CB39C0">
              <w:rPr>
                <w:rFonts w:ascii="Times New Roman" w:hAnsi="Times New Roman"/>
                <w:sz w:val="24"/>
              </w:rPr>
              <w:t>A3 – A15</w:t>
            </w:r>
          </w:p>
        </w:tc>
      </w:tr>
      <w:tr w:rsidR="002A6EFF" w:rsidRPr="00CB39C0" w14:paraId="14694D28" w14:textId="77777777" w:rsidTr="009A4CD5">
        <w:tc>
          <w:tcPr>
            <w:tcW w:w="7654" w:type="dxa"/>
          </w:tcPr>
          <w:p w14:paraId="2C53F4DB"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Requisitos éticos relacionados à auditoria de demonstrações contábeis</w:t>
            </w:r>
          </w:p>
        </w:tc>
        <w:tc>
          <w:tcPr>
            <w:tcW w:w="1560" w:type="dxa"/>
          </w:tcPr>
          <w:p w14:paraId="2BE53D31" w14:textId="77777777" w:rsidR="002A6EFF" w:rsidRPr="00CB39C0" w:rsidRDefault="002A6EFF" w:rsidP="009A4CD5">
            <w:pPr>
              <w:spacing w:before="60" w:after="60"/>
              <w:jc w:val="center"/>
              <w:rPr>
                <w:sz w:val="24"/>
              </w:rPr>
            </w:pPr>
            <w:r w:rsidRPr="00CB39C0">
              <w:rPr>
                <w:rFonts w:ascii="Times New Roman" w:hAnsi="Times New Roman"/>
                <w:sz w:val="24"/>
              </w:rPr>
              <w:t>A16 – A19</w:t>
            </w:r>
          </w:p>
        </w:tc>
      </w:tr>
      <w:tr w:rsidR="002A6EFF" w:rsidRPr="00CB39C0" w14:paraId="1E8FBC4F" w14:textId="77777777" w:rsidTr="009A4CD5">
        <w:tc>
          <w:tcPr>
            <w:tcW w:w="7654" w:type="dxa"/>
          </w:tcPr>
          <w:p w14:paraId="26C1AE88"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Ceticismo profissional</w:t>
            </w:r>
          </w:p>
        </w:tc>
        <w:tc>
          <w:tcPr>
            <w:tcW w:w="1560" w:type="dxa"/>
          </w:tcPr>
          <w:p w14:paraId="6F515751" w14:textId="77777777" w:rsidR="002A6EFF" w:rsidRPr="00CB39C0" w:rsidRDefault="002A6EFF" w:rsidP="009A4CD5">
            <w:pPr>
              <w:spacing w:before="60" w:after="60"/>
              <w:jc w:val="center"/>
              <w:rPr>
                <w:sz w:val="24"/>
              </w:rPr>
            </w:pPr>
            <w:r w:rsidRPr="00CB39C0">
              <w:rPr>
                <w:rFonts w:ascii="Times New Roman" w:hAnsi="Times New Roman"/>
                <w:sz w:val="24"/>
              </w:rPr>
              <w:t>A20 – A24</w:t>
            </w:r>
          </w:p>
        </w:tc>
      </w:tr>
      <w:tr w:rsidR="002A6EFF" w:rsidRPr="00CB39C0" w14:paraId="005F0677" w14:textId="77777777" w:rsidTr="009A4CD5">
        <w:tc>
          <w:tcPr>
            <w:tcW w:w="7654" w:type="dxa"/>
          </w:tcPr>
          <w:p w14:paraId="0B37DC2C"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Julgamento profissional</w:t>
            </w:r>
          </w:p>
        </w:tc>
        <w:tc>
          <w:tcPr>
            <w:tcW w:w="1560" w:type="dxa"/>
          </w:tcPr>
          <w:p w14:paraId="790643AC" w14:textId="77777777" w:rsidR="002A6EFF" w:rsidRPr="00CB39C0" w:rsidRDefault="002A6EFF" w:rsidP="009A4CD5">
            <w:pPr>
              <w:spacing w:before="60" w:after="60"/>
              <w:jc w:val="center"/>
              <w:rPr>
                <w:sz w:val="24"/>
              </w:rPr>
            </w:pPr>
            <w:r w:rsidRPr="00CB39C0">
              <w:rPr>
                <w:rFonts w:ascii="Times New Roman" w:hAnsi="Times New Roman"/>
                <w:sz w:val="24"/>
              </w:rPr>
              <w:t>A25 – A29</w:t>
            </w:r>
          </w:p>
        </w:tc>
      </w:tr>
      <w:tr w:rsidR="002A6EFF" w:rsidRPr="00CB39C0" w14:paraId="4F27A975" w14:textId="77777777" w:rsidTr="009A4CD5">
        <w:tc>
          <w:tcPr>
            <w:tcW w:w="7654" w:type="dxa"/>
          </w:tcPr>
          <w:p w14:paraId="5887A2C6"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 xml:space="preserve">Evidência de auditoria apropriada e suficiente e risco de auditoria </w:t>
            </w:r>
          </w:p>
        </w:tc>
        <w:tc>
          <w:tcPr>
            <w:tcW w:w="1560" w:type="dxa"/>
          </w:tcPr>
          <w:p w14:paraId="667C71D3" w14:textId="77777777" w:rsidR="002A6EFF" w:rsidRPr="00CB39C0" w:rsidRDefault="002A6EFF" w:rsidP="009A4CD5">
            <w:pPr>
              <w:spacing w:before="60" w:after="60"/>
              <w:jc w:val="center"/>
              <w:rPr>
                <w:sz w:val="24"/>
              </w:rPr>
            </w:pPr>
            <w:r w:rsidRPr="00CB39C0">
              <w:rPr>
                <w:rFonts w:ascii="Times New Roman" w:hAnsi="Times New Roman"/>
                <w:sz w:val="24"/>
              </w:rPr>
              <w:t>A30 – A54</w:t>
            </w:r>
          </w:p>
        </w:tc>
      </w:tr>
      <w:tr w:rsidR="002A6EFF" w:rsidRPr="00CB39C0" w14:paraId="602DA863" w14:textId="77777777" w:rsidTr="009A4CD5">
        <w:tc>
          <w:tcPr>
            <w:tcW w:w="7654" w:type="dxa"/>
          </w:tcPr>
          <w:p w14:paraId="3F9CC65F" w14:textId="77777777" w:rsidR="002A6EFF" w:rsidRPr="00CB39C0" w:rsidRDefault="002A6EFF" w:rsidP="009A4CD5">
            <w:pPr>
              <w:spacing w:before="60" w:after="60"/>
              <w:rPr>
                <w:rFonts w:ascii="Times New Roman" w:hAnsi="Times New Roman"/>
                <w:sz w:val="24"/>
              </w:rPr>
            </w:pPr>
            <w:r w:rsidRPr="00CB39C0">
              <w:rPr>
                <w:rFonts w:ascii="Times New Roman" w:hAnsi="Times New Roman"/>
                <w:sz w:val="24"/>
              </w:rPr>
              <w:t>Condução da auditoria em conformidade com NBCs TA</w:t>
            </w:r>
          </w:p>
        </w:tc>
        <w:tc>
          <w:tcPr>
            <w:tcW w:w="1560" w:type="dxa"/>
          </w:tcPr>
          <w:p w14:paraId="7C72EE52" w14:textId="77777777" w:rsidR="002A6EFF" w:rsidRPr="00CB39C0" w:rsidRDefault="002A6EFF" w:rsidP="009A4CD5">
            <w:pPr>
              <w:spacing w:before="60" w:after="60"/>
              <w:jc w:val="center"/>
              <w:rPr>
                <w:rFonts w:ascii="Times New Roman" w:hAnsi="Times New Roman"/>
                <w:sz w:val="24"/>
              </w:rPr>
            </w:pPr>
            <w:r w:rsidRPr="00CB39C0">
              <w:rPr>
                <w:rFonts w:ascii="Times New Roman" w:hAnsi="Times New Roman"/>
                <w:sz w:val="24"/>
              </w:rPr>
              <w:t>A55 – A78</w:t>
            </w:r>
          </w:p>
        </w:tc>
      </w:tr>
    </w:tbl>
    <w:p w14:paraId="52A1CDAF" w14:textId="77777777" w:rsidR="002A6EFF" w:rsidRDefault="002A6EFF" w:rsidP="002A6EFF">
      <w:pPr>
        <w:spacing w:after="0"/>
        <w:rPr>
          <w:rFonts w:ascii="Times New Roman" w:hAnsi="Times New Roman"/>
          <w:sz w:val="28"/>
          <w:szCs w:val="28"/>
        </w:rPr>
      </w:pPr>
    </w:p>
    <w:p w14:paraId="245C85BF" w14:textId="77777777" w:rsidR="002A6EFF" w:rsidRDefault="002A6EFF" w:rsidP="002A6EFF">
      <w:pPr>
        <w:spacing w:after="0"/>
        <w:rPr>
          <w:rFonts w:ascii="Times New Roman" w:hAnsi="Times New Roman"/>
          <w:sz w:val="28"/>
          <w:szCs w:val="28"/>
        </w:rPr>
      </w:pPr>
    </w:p>
    <w:p w14:paraId="0C83BBB1" w14:textId="77777777" w:rsidR="002A6EFF" w:rsidRDefault="002A6EFF" w:rsidP="002A6EFF">
      <w:pPr>
        <w:spacing w:after="0"/>
        <w:rPr>
          <w:rFonts w:ascii="Times New Roman" w:hAnsi="Times New Roman"/>
          <w:sz w:val="28"/>
          <w:szCs w:val="28"/>
        </w:rPr>
      </w:pPr>
    </w:p>
    <w:p w14:paraId="34C43DD5" w14:textId="77777777" w:rsidR="002A6EFF" w:rsidRPr="00335F23" w:rsidRDefault="002A6EFF" w:rsidP="002A6EFF">
      <w:pPr>
        <w:spacing w:after="0"/>
        <w:rPr>
          <w:rFonts w:ascii="Times New Roman" w:hAnsi="Times New Roman"/>
          <w:b/>
          <w:sz w:val="28"/>
          <w:szCs w:val="28"/>
        </w:rPr>
      </w:pPr>
      <w:r w:rsidRPr="00335F23">
        <w:rPr>
          <w:rFonts w:ascii="Times New Roman" w:hAnsi="Times New Roman"/>
          <w:b/>
          <w:sz w:val="28"/>
          <w:szCs w:val="28"/>
        </w:rPr>
        <w:t>Introdução</w:t>
      </w:r>
    </w:p>
    <w:p w14:paraId="6784E79F" w14:textId="77777777" w:rsidR="002A6EFF" w:rsidRDefault="002A6EFF" w:rsidP="002A6EFF">
      <w:pPr>
        <w:spacing w:after="0"/>
        <w:rPr>
          <w:rFonts w:ascii="Times New Roman" w:hAnsi="Times New Roman"/>
          <w:b/>
          <w:sz w:val="24"/>
        </w:rPr>
      </w:pPr>
    </w:p>
    <w:p w14:paraId="70B6B765" w14:textId="77777777" w:rsidR="002A6EFF" w:rsidRPr="00AE7522" w:rsidRDefault="002A6EFF" w:rsidP="002A6EFF">
      <w:pPr>
        <w:spacing w:after="0"/>
        <w:rPr>
          <w:rFonts w:ascii="Times New Roman" w:hAnsi="Times New Roman"/>
          <w:sz w:val="24"/>
        </w:rPr>
      </w:pPr>
      <w:r w:rsidRPr="00AE7522">
        <w:rPr>
          <w:rFonts w:ascii="Times New Roman" w:hAnsi="Times New Roman"/>
          <w:b/>
          <w:sz w:val="24"/>
        </w:rPr>
        <w:t xml:space="preserve">Alcance  </w:t>
      </w:r>
    </w:p>
    <w:p w14:paraId="2CA68877" w14:textId="77777777" w:rsidR="002A6EFF" w:rsidRPr="00AE7522" w:rsidRDefault="002A6EFF" w:rsidP="002A6EFF">
      <w:pPr>
        <w:spacing w:after="0"/>
        <w:rPr>
          <w:rFonts w:ascii="Times New Roman" w:hAnsi="Times New Roman"/>
          <w:sz w:val="24"/>
        </w:rPr>
      </w:pPr>
    </w:p>
    <w:p w14:paraId="0BCE10EE"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 </w:t>
      </w:r>
      <w:r w:rsidRPr="00AE7522">
        <w:rPr>
          <w:rFonts w:ascii="Times New Roman" w:hAnsi="Times New Roman"/>
          <w:sz w:val="24"/>
        </w:rPr>
        <w:tab/>
        <w:t>Esta Norma de Auditoria trata das responsabilidades gerais do auditor independente na condução da auditoria de demonstrações contábeis em conformidade com as normas brasileiras e internacionais de auditoria. Nesta Norma e em outras normas elas estão substancialmente apresentadas pela sua sigla “NBC TA”.  Especificamente, ela expõe os objetivos gerais do auditor independente e explica a natureza e o alcance da auditoria para possibilitar ao auditor independente o cumprimento desses objetivos. Ela também explica o alcance, a autoridade e a estrutura das NBC</w:t>
      </w:r>
      <w:r>
        <w:rPr>
          <w:rFonts w:ascii="Times New Roman" w:hAnsi="Times New Roman"/>
          <w:sz w:val="24"/>
        </w:rPr>
        <w:t>s</w:t>
      </w:r>
      <w:r w:rsidRPr="00AE7522">
        <w:rPr>
          <w:rFonts w:ascii="Times New Roman" w:hAnsi="Times New Roman"/>
          <w:sz w:val="24"/>
        </w:rPr>
        <w:t xml:space="preserve"> TA e inclui requisitos estabelecendo as responsabilidades gerais do auditor independente aplicáveis em todas as auditorias, inclusive a obrigação de atender todas as NBC</w:t>
      </w:r>
      <w:r>
        <w:rPr>
          <w:rFonts w:ascii="Times New Roman" w:hAnsi="Times New Roman"/>
          <w:sz w:val="24"/>
        </w:rPr>
        <w:t>s</w:t>
      </w:r>
      <w:r w:rsidRPr="00AE7522">
        <w:rPr>
          <w:rFonts w:ascii="Times New Roman" w:hAnsi="Times New Roman"/>
          <w:sz w:val="24"/>
        </w:rPr>
        <w:t xml:space="preserve"> TA. Doravante, o “auditor independente” é denominado o “auditor”.</w:t>
      </w:r>
    </w:p>
    <w:p w14:paraId="7B6C29D0" w14:textId="77777777" w:rsidR="002A6EFF" w:rsidRPr="00AE7522" w:rsidRDefault="002A6EFF" w:rsidP="002A6EFF">
      <w:pPr>
        <w:spacing w:after="0"/>
        <w:rPr>
          <w:rFonts w:ascii="Times New Roman" w:hAnsi="Times New Roman"/>
          <w:sz w:val="24"/>
        </w:rPr>
      </w:pPr>
    </w:p>
    <w:p w14:paraId="7F8D08F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2. </w:t>
      </w:r>
      <w:r w:rsidRPr="00AE7522">
        <w:rPr>
          <w:rFonts w:ascii="Times New Roman" w:hAnsi="Times New Roman"/>
          <w:sz w:val="24"/>
        </w:rPr>
        <w:tab/>
        <w:t>As NBC</w:t>
      </w:r>
      <w:r>
        <w:rPr>
          <w:rFonts w:ascii="Times New Roman" w:hAnsi="Times New Roman"/>
          <w:sz w:val="24"/>
        </w:rPr>
        <w:t>s</w:t>
      </w:r>
      <w:r w:rsidRPr="00AE7522">
        <w:rPr>
          <w:rFonts w:ascii="Times New Roman" w:hAnsi="Times New Roman"/>
          <w:sz w:val="24"/>
        </w:rPr>
        <w:t xml:space="preserve"> TA são escritas no contexto da auditoria de demonstrações contábeis executada por um auditor. Elas devem ser adaptadas conforme necessário às circunstâncias, quando aplicadas a auditorias de outras informações contábeis históricas. As NBC</w:t>
      </w:r>
      <w:r>
        <w:rPr>
          <w:rFonts w:ascii="Times New Roman" w:hAnsi="Times New Roman"/>
          <w:sz w:val="24"/>
        </w:rPr>
        <w:t>s</w:t>
      </w:r>
      <w:r w:rsidRPr="00AE7522">
        <w:rPr>
          <w:rFonts w:ascii="Times New Roman" w:hAnsi="Times New Roman"/>
          <w:sz w:val="24"/>
        </w:rPr>
        <w:t xml:space="preserve"> TA não endereçam as responsabilidades do auditor que possam existir numa legislação, regulamentação ou de outra forma, por exemplo, como em conexão com uma oferta pública de títulos.</w:t>
      </w:r>
      <w:r w:rsidRPr="002A6EFF">
        <w:rPr>
          <w:rStyle w:val="NumberedParagraphChar1"/>
          <w:rFonts w:ascii="Times New Roman" w:hAnsi="Times New Roman"/>
          <w:lang w:val="pt-BR"/>
        </w:rPr>
        <w:t xml:space="preserve"> Essas responsabilidades podem ser diferentes daquelas estabelecidas pelas NBCs TA. Dessa forma, enquanto o auditor pode encontrar aspectos nas NBCs TA que o apoiem nessas circunstâncias, é responsabilidade do auditor garantir cumprimento de todas as obrigações legais, regulatórias e profissionais.</w:t>
      </w:r>
    </w:p>
    <w:p w14:paraId="609E0E66" w14:textId="77777777" w:rsidR="002A6EFF" w:rsidRPr="00AE7522" w:rsidRDefault="002A6EFF" w:rsidP="002A6EFF">
      <w:pPr>
        <w:spacing w:after="0"/>
        <w:rPr>
          <w:rFonts w:ascii="Times New Roman" w:hAnsi="Times New Roman"/>
          <w:sz w:val="24"/>
        </w:rPr>
      </w:pPr>
    </w:p>
    <w:p w14:paraId="2A9B4615"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A</w:t>
      </w:r>
      <w:r w:rsidRPr="00AE7522">
        <w:rPr>
          <w:rFonts w:ascii="Times New Roman" w:hAnsi="Times New Roman"/>
          <w:b/>
          <w:sz w:val="24"/>
        </w:rPr>
        <w:t>uditoria de demonstrações contábeis</w:t>
      </w:r>
    </w:p>
    <w:p w14:paraId="21DC641B" w14:textId="77777777" w:rsidR="002A6EFF" w:rsidRPr="00AE7522" w:rsidRDefault="002A6EFF" w:rsidP="002A6EFF">
      <w:pPr>
        <w:spacing w:after="0"/>
        <w:rPr>
          <w:rFonts w:ascii="Times New Roman" w:hAnsi="Times New Roman"/>
          <w:sz w:val="24"/>
        </w:rPr>
      </w:pPr>
    </w:p>
    <w:p w14:paraId="1EF9166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3.</w:t>
      </w:r>
      <w:r w:rsidRPr="00AE7522">
        <w:rPr>
          <w:rFonts w:ascii="Times New Roman" w:hAnsi="Times New Roman"/>
          <w:sz w:val="24"/>
        </w:rPr>
        <w:tab/>
        <w:t xml:space="preserve">O </w:t>
      </w:r>
      <w:r w:rsidRPr="008460A5">
        <w:rPr>
          <w:rFonts w:ascii="Times New Roman" w:hAnsi="Times New Roman"/>
          <w:sz w:val="24"/>
          <w:highlight w:val="yellow"/>
        </w:rPr>
        <w:t>objetivo da auditoria</w:t>
      </w:r>
      <w:r w:rsidRPr="00AE7522">
        <w:rPr>
          <w:rFonts w:ascii="Times New Roman" w:hAnsi="Times New Roman"/>
          <w:sz w:val="24"/>
        </w:rPr>
        <w:t xml:space="preserve"> é </w:t>
      </w:r>
      <w:r w:rsidRPr="008460A5">
        <w:rPr>
          <w:rFonts w:ascii="Times New Roman" w:hAnsi="Times New Roman"/>
          <w:sz w:val="24"/>
          <w:highlight w:val="cyan"/>
        </w:rPr>
        <w:t>aumentar o grau de confiança nas demonstrações contábeis por parte dos usuários</w:t>
      </w:r>
      <w:r w:rsidRPr="00AE7522">
        <w:rPr>
          <w:rFonts w:ascii="Times New Roman" w:hAnsi="Times New Roman"/>
          <w:sz w:val="24"/>
        </w:rPr>
        <w:t>. Isso é alcançado mediante a expressão de uma opinião pelo auditor sobre se as demonstrações contábeis foram elaboradas, em todos os aspectos relevantes, em conformidade com uma estrutura de relatório financeiro aplicável. No caso da maioria das estruturas conceituais para fins gerais, essa opinião expressa se as demonstrações contábeis estão apresentadas adequadamente, em todos os aspectos relevantes, em conformidade com a estrutura de relatório financeiro. A auditoria conduzida em conformidade com as normas de auditoria e exigências éticas relevantes capacita o auditor a formar essa opinião (ver item A1).</w:t>
      </w:r>
    </w:p>
    <w:p w14:paraId="54DE63C2" w14:textId="77777777" w:rsidR="002A6EFF" w:rsidRPr="00AE7522" w:rsidRDefault="002A6EFF" w:rsidP="002A6EFF">
      <w:pPr>
        <w:spacing w:after="0"/>
        <w:ind w:left="567" w:hanging="567"/>
        <w:rPr>
          <w:rFonts w:ascii="Times New Roman" w:hAnsi="Times New Roman"/>
          <w:sz w:val="24"/>
        </w:rPr>
      </w:pPr>
    </w:p>
    <w:p w14:paraId="72A5F59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4. </w:t>
      </w:r>
      <w:r w:rsidRPr="00AE7522">
        <w:rPr>
          <w:rFonts w:ascii="Times New Roman" w:hAnsi="Times New Roman"/>
          <w:sz w:val="24"/>
        </w:rPr>
        <w:tab/>
        <w:t>As demonstrações contábeis sujeitas à auditoria são as da entidade, elaboradas pela sua administração, com supervisão geral dos responsáveis pela governança. As NBC</w:t>
      </w:r>
      <w:r>
        <w:rPr>
          <w:rFonts w:ascii="Times New Roman" w:hAnsi="Times New Roman"/>
          <w:sz w:val="24"/>
        </w:rPr>
        <w:t>s</w:t>
      </w:r>
      <w:r w:rsidRPr="00AE7522">
        <w:rPr>
          <w:rFonts w:ascii="Times New Roman" w:hAnsi="Times New Roman"/>
          <w:sz w:val="24"/>
        </w:rPr>
        <w:t xml:space="preserve"> TA não impõem responsabilidades à administração ou aos responsáveis pela governança e não se sobrepõe às leis e regulamentos que governam as suas responsabilidades. Contudo, a auditoria em conformidade com as normas de auditoria é conduzida com base na premissa de que a administração e, quando apropriado, os responsáveis pela governança têm conhecimento de certas responsabilidades que são fundamentais para a condução da auditoria. A auditoria das demonstrações contábeis não exime dessas responsabilidades a administração ou os responsáveis pela governança (ver itens A2 a A11).</w:t>
      </w:r>
    </w:p>
    <w:p w14:paraId="63CBCC8A" w14:textId="77777777" w:rsidR="002A6EFF" w:rsidRPr="00AE7522" w:rsidRDefault="002A6EFF" w:rsidP="002A6EFF">
      <w:pPr>
        <w:spacing w:after="0"/>
        <w:ind w:left="567" w:hanging="567"/>
        <w:rPr>
          <w:rFonts w:ascii="Times New Roman" w:hAnsi="Times New Roman"/>
          <w:sz w:val="24"/>
        </w:rPr>
      </w:pPr>
    </w:p>
    <w:p w14:paraId="1C72C1F2"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5. </w:t>
      </w:r>
      <w:r w:rsidRPr="00AE7522">
        <w:rPr>
          <w:rFonts w:ascii="Times New Roman" w:hAnsi="Times New Roman"/>
          <w:sz w:val="24"/>
        </w:rPr>
        <w:tab/>
        <w:t>Como base para a opinião do auditor, as NBC</w:t>
      </w:r>
      <w:r>
        <w:rPr>
          <w:rFonts w:ascii="Times New Roman" w:hAnsi="Times New Roman"/>
          <w:sz w:val="24"/>
        </w:rPr>
        <w:t>s</w:t>
      </w:r>
      <w:r w:rsidRPr="00AE7522">
        <w:rPr>
          <w:rFonts w:ascii="Times New Roman" w:hAnsi="Times New Roman"/>
          <w:sz w:val="24"/>
        </w:rPr>
        <w:t xml:space="preserve"> TA exigem que ele obtenha segurança razoável de que as demonstrações contábeis como um todo estão livres de distorção relevante, independentemente se causadas por fraude ou erro. Asseguração razoável é um nível elevado de segurança. Esse nível é conseguido quando o auditor obtém evidência de auditoria apropriada e suficiente para reduzir a um nível aceitavelmente baixo o risco de auditoria (isto é, o risco de que o auditor expresse uma opinião inadequada quando as demonstrações contábeis contiverem distorção relevante). Contudo, asseguração razoável não é um nível absoluto de segurança porque há limitações inerentes em uma auditoria, as quais resultam do fato de que a maioria das evidências de auditoria em que o auditor baseia suas conclusões e sua opinião, é persuasiva e não conclusiva (ver itens A28 a A52). </w:t>
      </w:r>
    </w:p>
    <w:p w14:paraId="79872565" w14:textId="77777777" w:rsidR="002A6EFF" w:rsidRPr="00AE7522" w:rsidRDefault="002A6EFF" w:rsidP="002A6EFF">
      <w:pPr>
        <w:spacing w:after="0"/>
        <w:ind w:left="567" w:hanging="567"/>
        <w:rPr>
          <w:rFonts w:ascii="Times New Roman" w:hAnsi="Times New Roman"/>
          <w:sz w:val="24"/>
        </w:rPr>
      </w:pPr>
    </w:p>
    <w:p w14:paraId="50B294A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6. </w:t>
      </w:r>
      <w:r w:rsidRPr="00AE7522">
        <w:rPr>
          <w:rFonts w:ascii="Times New Roman" w:hAnsi="Times New Roman"/>
          <w:sz w:val="24"/>
        </w:rPr>
        <w:tab/>
        <w:t xml:space="preserve">O conceito de materialidade é aplicado pelo auditor no planejamento e na execução da auditoria, e na avaliação do efeito de distorções identificadas sobre a auditoria e de distorções não corrigidas, se houver, sobre as demonstrações contábeis (NBC TA 320 </w:t>
      </w:r>
      <w:r>
        <w:rPr>
          <w:rFonts w:ascii="Times New Roman" w:hAnsi="Times New Roman"/>
          <w:sz w:val="24"/>
        </w:rPr>
        <w:t>–</w:t>
      </w:r>
      <w:r w:rsidRPr="00AE7522">
        <w:rPr>
          <w:rFonts w:ascii="Times New Roman" w:hAnsi="Times New Roman"/>
          <w:sz w:val="24"/>
        </w:rPr>
        <w:t xml:space="preserve"> Materialidade no Planejamento e na Execução da Auditoria, e NBC TA 450 </w:t>
      </w:r>
      <w:r>
        <w:rPr>
          <w:rFonts w:ascii="Times New Roman" w:hAnsi="Times New Roman"/>
          <w:sz w:val="24"/>
        </w:rPr>
        <w:t>–</w:t>
      </w:r>
      <w:r w:rsidRPr="00AE7522">
        <w:rPr>
          <w:rFonts w:ascii="Times New Roman" w:hAnsi="Times New Roman"/>
          <w:sz w:val="24"/>
        </w:rPr>
        <w:t xml:space="preserve"> Avaliação das Distorções Identificadas durante a Auditoria). Em geral, as distorções, inclusive as omissões, são consideradas relevantes se for razoável esperar que, individual ou conjuntamente, elas influenciem as decisões econômicas dos usuários tomadas com base nas demonstrações contábeis. Julgamentos sobre a materialidade são estabelecidos levando-se em consideração as circunstâncias envolvidas e são afetadas pela percepção que o auditor tem das necessidades dos usuários das demonstrações contábeis e pelo tamanho ou natureza de uma distorção, ou por uma combinação de ambos. A opinião do auditor considera as demonstrações contábeis como um todo e, portanto, o auditor não é responsável pela detecção de distorções que não sejam relevantes para as demonstrações contábeis como um todo.</w:t>
      </w:r>
    </w:p>
    <w:p w14:paraId="6DFD48A4" w14:textId="77777777" w:rsidR="002A6EFF" w:rsidRPr="00AE7522" w:rsidRDefault="002A6EFF" w:rsidP="002A6EFF">
      <w:pPr>
        <w:spacing w:after="0"/>
        <w:ind w:left="567" w:hanging="567"/>
        <w:rPr>
          <w:rFonts w:ascii="Times New Roman" w:hAnsi="Times New Roman"/>
          <w:sz w:val="24"/>
        </w:rPr>
      </w:pPr>
    </w:p>
    <w:p w14:paraId="28D8BF7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7. </w:t>
      </w:r>
      <w:r w:rsidRPr="00AE7522">
        <w:rPr>
          <w:rFonts w:ascii="Times New Roman" w:hAnsi="Times New Roman"/>
          <w:sz w:val="24"/>
        </w:rPr>
        <w:tab/>
        <w:t>A estrutura das NBC</w:t>
      </w:r>
      <w:r>
        <w:rPr>
          <w:rFonts w:ascii="Times New Roman" w:hAnsi="Times New Roman"/>
          <w:sz w:val="24"/>
        </w:rPr>
        <w:t>s</w:t>
      </w:r>
      <w:r w:rsidRPr="00AE7522">
        <w:rPr>
          <w:rFonts w:ascii="Times New Roman" w:hAnsi="Times New Roman"/>
          <w:sz w:val="24"/>
        </w:rPr>
        <w:t xml:space="preserve"> TA contempla uma introdução, os objetivos, os requisitos e uma seção contendo aplicação e outros materiais explicativos que se destinam a dar suporte ao auditor na obtenção de segurança razoável. Quando necessário, elas são complementadas com Apêndices. As NBC</w:t>
      </w:r>
      <w:r>
        <w:rPr>
          <w:rFonts w:ascii="Times New Roman" w:hAnsi="Times New Roman"/>
          <w:sz w:val="24"/>
        </w:rPr>
        <w:t>s</w:t>
      </w:r>
      <w:r w:rsidRPr="00AE7522">
        <w:rPr>
          <w:rFonts w:ascii="Times New Roman" w:hAnsi="Times New Roman"/>
          <w:sz w:val="24"/>
        </w:rPr>
        <w:t xml:space="preserve"> TA exigem que o auditor exerça o julgamento profissional e mantenha o ceticismo profissional ao longo de todo o planejamento e na execução da auditoria e, entre outras coisas:</w:t>
      </w:r>
    </w:p>
    <w:p w14:paraId="1E3592FE" w14:textId="77777777" w:rsidR="002A6EFF" w:rsidRPr="00AE7522" w:rsidRDefault="002A6EFF">
      <w:pPr>
        <w:numPr>
          <w:ilvl w:val="0"/>
          <w:numId w:val="42"/>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Identifique e avalie os riscos de distorção relevante, independentemente se causados por fraude ou erro, com base no entendimento da entidade e de seu ambiente, inclusive o controle interno da entidade.</w:t>
      </w:r>
    </w:p>
    <w:p w14:paraId="0854E98D" w14:textId="77777777" w:rsidR="002A6EFF" w:rsidRPr="00AE7522" w:rsidRDefault="002A6EFF">
      <w:pPr>
        <w:numPr>
          <w:ilvl w:val="0"/>
          <w:numId w:val="42"/>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Obtenha evidência de auditoria apropriada e suficiente para concluir se existem distorções relevantes por meio do planejamento e aplicação de respostas (procedimentos de auditoria) apropriadas aos riscos avaliados.</w:t>
      </w:r>
    </w:p>
    <w:p w14:paraId="3C908071" w14:textId="77777777" w:rsidR="002A6EFF" w:rsidRPr="00AE7522" w:rsidRDefault="002A6EFF">
      <w:pPr>
        <w:numPr>
          <w:ilvl w:val="0"/>
          <w:numId w:val="42"/>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Forme uma opinião a respeito das demonstrações contábeis com base em conclusões obtidas das evidências de auditoria obtidas.</w:t>
      </w:r>
    </w:p>
    <w:p w14:paraId="0E9C4E10" w14:textId="77777777" w:rsidR="002A6EFF" w:rsidRPr="00AE7522" w:rsidRDefault="002A6EFF" w:rsidP="002A6EFF">
      <w:pPr>
        <w:spacing w:after="0"/>
        <w:ind w:left="567" w:hanging="567"/>
        <w:rPr>
          <w:rFonts w:ascii="Times New Roman" w:hAnsi="Times New Roman"/>
          <w:sz w:val="24"/>
        </w:rPr>
      </w:pPr>
    </w:p>
    <w:p w14:paraId="1D6B7B9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8. </w:t>
      </w:r>
      <w:r w:rsidRPr="00AE7522">
        <w:rPr>
          <w:rFonts w:ascii="Times New Roman" w:hAnsi="Times New Roman"/>
          <w:sz w:val="24"/>
        </w:rPr>
        <w:tab/>
        <w:t>A forma da opinião expressa pelo auditor depende da estrutura de relatório financeiro aplicável e de lei ou regulamento aplicáveis (ver itens A12 e A13).</w:t>
      </w:r>
    </w:p>
    <w:p w14:paraId="3F70A658" w14:textId="77777777" w:rsidR="002A6EFF" w:rsidRPr="00AE7522" w:rsidRDefault="002A6EFF" w:rsidP="002A6EFF">
      <w:pPr>
        <w:spacing w:after="0"/>
        <w:ind w:left="567" w:hanging="567"/>
        <w:rPr>
          <w:rFonts w:ascii="Times New Roman" w:hAnsi="Times New Roman"/>
          <w:sz w:val="24"/>
        </w:rPr>
      </w:pPr>
    </w:p>
    <w:p w14:paraId="5FAA660B"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9. </w:t>
      </w:r>
      <w:r w:rsidRPr="00AE7522">
        <w:rPr>
          <w:rFonts w:ascii="Times New Roman" w:hAnsi="Times New Roman"/>
          <w:sz w:val="24"/>
        </w:rPr>
        <w:tab/>
        <w:t>O auditor também pode ter outras responsabilidades de comunicação e de relatório, perante os usuários, a administração, os responsáveis pela governança ou partes fora da entidade, a respeito dos assuntos decorrentes da auditoria. Essas outras responsabilidades podem ser estabelecidas pelas NBC</w:t>
      </w:r>
      <w:r>
        <w:rPr>
          <w:rFonts w:ascii="Times New Roman" w:hAnsi="Times New Roman"/>
          <w:sz w:val="24"/>
        </w:rPr>
        <w:t>s</w:t>
      </w:r>
      <w:r w:rsidRPr="00AE7522">
        <w:rPr>
          <w:rFonts w:ascii="Times New Roman" w:hAnsi="Times New Roman"/>
          <w:sz w:val="24"/>
        </w:rPr>
        <w:t xml:space="preserve"> TA, por lei ou regulamento aplicável, como, por exemplo, NBC TA 260 </w:t>
      </w:r>
      <w:r>
        <w:rPr>
          <w:rFonts w:ascii="Times New Roman" w:hAnsi="Times New Roman"/>
          <w:sz w:val="24"/>
        </w:rPr>
        <w:t>–</w:t>
      </w:r>
      <w:r w:rsidRPr="00AE7522">
        <w:rPr>
          <w:rFonts w:ascii="Times New Roman" w:hAnsi="Times New Roman"/>
          <w:sz w:val="24"/>
        </w:rPr>
        <w:t xml:space="preserve"> Comunicação com os Responsáveis pela Governança, e item 43 da NBC TA 240 que trata da responsabilidade do auditor em relação a fraude, no contexto da auditoria de demonstrações contábeis.</w:t>
      </w:r>
    </w:p>
    <w:p w14:paraId="2719994D" w14:textId="77777777" w:rsidR="002A6EFF" w:rsidRPr="00AE7522" w:rsidRDefault="002A6EFF" w:rsidP="002A6EFF">
      <w:pPr>
        <w:spacing w:after="0"/>
        <w:rPr>
          <w:rFonts w:ascii="Times New Roman" w:hAnsi="Times New Roman"/>
          <w:sz w:val="24"/>
        </w:rPr>
      </w:pPr>
    </w:p>
    <w:p w14:paraId="1C1AE8A1" w14:textId="77777777" w:rsidR="002A6EFF" w:rsidRPr="00AE7522" w:rsidRDefault="002A6EFF" w:rsidP="002A6EFF">
      <w:pPr>
        <w:spacing w:after="0"/>
        <w:rPr>
          <w:rFonts w:ascii="Times New Roman" w:hAnsi="Times New Roman"/>
          <w:b/>
          <w:sz w:val="24"/>
        </w:rPr>
      </w:pPr>
      <w:r w:rsidRPr="00AE7522">
        <w:rPr>
          <w:rFonts w:ascii="Times New Roman" w:hAnsi="Times New Roman"/>
          <w:b/>
          <w:sz w:val="24"/>
        </w:rPr>
        <w:t>Data de vigência</w:t>
      </w:r>
    </w:p>
    <w:p w14:paraId="4F5B312B" w14:textId="77777777" w:rsidR="002A6EFF" w:rsidRPr="00AE7522" w:rsidRDefault="002A6EFF" w:rsidP="002A6EFF">
      <w:pPr>
        <w:spacing w:after="0"/>
        <w:rPr>
          <w:rFonts w:ascii="Times New Roman" w:hAnsi="Times New Roman"/>
          <w:sz w:val="24"/>
        </w:rPr>
      </w:pPr>
    </w:p>
    <w:p w14:paraId="787A1FCD"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10. </w:t>
      </w:r>
      <w:r w:rsidRPr="00AE7522">
        <w:rPr>
          <w:rFonts w:ascii="Times New Roman" w:hAnsi="Times New Roman"/>
          <w:sz w:val="24"/>
        </w:rPr>
        <w:tab/>
        <w:t>Esta Norma é aplicável para auditorias de demonstrações contábeis para períodos iniciados em ou após 1º de janeiro de 2010.</w:t>
      </w:r>
    </w:p>
    <w:p w14:paraId="0022EBDF" w14:textId="77777777" w:rsidR="002A6EFF" w:rsidRPr="00AE7522" w:rsidRDefault="002A6EFF" w:rsidP="002A6EFF">
      <w:pPr>
        <w:spacing w:after="0"/>
        <w:rPr>
          <w:rFonts w:ascii="Times New Roman" w:hAnsi="Times New Roman"/>
          <w:sz w:val="24"/>
        </w:rPr>
      </w:pPr>
    </w:p>
    <w:p w14:paraId="56BF68CE" w14:textId="77777777" w:rsidR="002A6EFF" w:rsidRPr="00335F23" w:rsidRDefault="002A6EFF" w:rsidP="002A6EFF">
      <w:pPr>
        <w:spacing w:after="0"/>
        <w:rPr>
          <w:rFonts w:ascii="Times New Roman" w:hAnsi="Times New Roman"/>
          <w:b/>
          <w:sz w:val="28"/>
          <w:szCs w:val="28"/>
        </w:rPr>
      </w:pPr>
      <w:r w:rsidRPr="00335F23">
        <w:rPr>
          <w:rFonts w:ascii="Times New Roman" w:hAnsi="Times New Roman"/>
          <w:b/>
          <w:sz w:val="28"/>
          <w:szCs w:val="28"/>
        </w:rPr>
        <w:t>Objetivos gerais do auditor</w:t>
      </w:r>
    </w:p>
    <w:p w14:paraId="082499C8" w14:textId="77777777" w:rsidR="002A6EFF" w:rsidRPr="00AE7522" w:rsidRDefault="002A6EFF" w:rsidP="002A6EFF">
      <w:pPr>
        <w:spacing w:after="0"/>
        <w:rPr>
          <w:rFonts w:ascii="Times New Roman" w:hAnsi="Times New Roman"/>
          <w:sz w:val="24"/>
        </w:rPr>
      </w:pPr>
    </w:p>
    <w:p w14:paraId="7F2C4194" w14:textId="77777777" w:rsidR="002A6EFF" w:rsidRDefault="002A6EFF" w:rsidP="002A6EFF">
      <w:pPr>
        <w:ind w:left="567" w:hanging="567"/>
        <w:rPr>
          <w:rFonts w:ascii="Times New Roman" w:hAnsi="Times New Roman"/>
          <w:sz w:val="24"/>
        </w:rPr>
      </w:pPr>
      <w:r w:rsidRPr="00AE7522">
        <w:rPr>
          <w:rFonts w:ascii="Times New Roman" w:hAnsi="Times New Roman"/>
          <w:sz w:val="24"/>
        </w:rPr>
        <w:t xml:space="preserve">11. </w:t>
      </w:r>
      <w:r w:rsidRPr="00AE7522">
        <w:rPr>
          <w:rFonts w:ascii="Times New Roman" w:hAnsi="Times New Roman"/>
          <w:sz w:val="24"/>
        </w:rPr>
        <w:tab/>
        <w:t>Ao conduzir a auditoria de demonstrações contábeis, os objetivos gerais do auditor são:</w:t>
      </w:r>
    </w:p>
    <w:p w14:paraId="5FDCC63F" w14:textId="77777777" w:rsidR="002A6EFF" w:rsidRDefault="002A6EFF">
      <w:pPr>
        <w:numPr>
          <w:ilvl w:val="0"/>
          <w:numId w:val="39"/>
        </w:numPr>
        <w:spacing w:after="120" w:line="240" w:lineRule="auto"/>
        <w:ind w:left="993" w:hanging="426"/>
        <w:jc w:val="both"/>
        <w:rPr>
          <w:rFonts w:ascii="Times New Roman" w:hAnsi="Times New Roman"/>
          <w:sz w:val="24"/>
        </w:rPr>
      </w:pPr>
      <w:r w:rsidRPr="00AE7522">
        <w:rPr>
          <w:rFonts w:ascii="Times New Roman" w:hAnsi="Times New Roman"/>
          <w:sz w:val="24"/>
        </w:rPr>
        <w:t>obter segurança razoável de que as demonstrações contábeis como um todo estão livres de distorção relevante, independentemente se causadas por fraude ou erro, possibilitando assim que o auditor expresse sua opinião sobre se as demonstrações contábeis foram elaboradas, em todos os aspectos relevantes, em conformidade com a estrutura de relatório financeiro aplicável; e</w:t>
      </w:r>
    </w:p>
    <w:p w14:paraId="33AE45EA" w14:textId="77777777" w:rsidR="002A6EFF" w:rsidRPr="00AE7522" w:rsidRDefault="002A6EFF" w:rsidP="002A6EFF">
      <w:pPr>
        <w:spacing w:after="0"/>
        <w:ind w:left="993" w:hanging="426"/>
        <w:rPr>
          <w:rFonts w:ascii="Times New Roman" w:hAnsi="Times New Roman"/>
          <w:sz w:val="24"/>
        </w:rPr>
      </w:pPr>
      <w:r w:rsidRPr="00AE7522">
        <w:rPr>
          <w:rFonts w:ascii="Times New Roman" w:hAnsi="Times New Roman"/>
          <w:sz w:val="24"/>
        </w:rPr>
        <w:t xml:space="preserve">(b) </w:t>
      </w:r>
      <w:r w:rsidRPr="00AE7522">
        <w:rPr>
          <w:rFonts w:ascii="Times New Roman" w:hAnsi="Times New Roman"/>
          <w:sz w:val="24"/>
        </w:rPr>
        <w:tab/>
        <w:t>apresentar relatório sobre as demonstrações contábeis e comunicar-se como exigido pelas NBC</w:t>
      </w:r>
      <w:r>
        <w:rPr>
          <w:rFonts w:ascii="Times New Roman" w:hAnsi="Times New Roman"/>
          <w:sz w:val="24"/>
        </w:rPr>
        <w:t>s</w:t>
      </w:r>
      <w:r w:rsidRPr="00AE7522">
        <w:rPr>
          <w:rFonts w:ascii="Times New Roman" w:hAnsi="Times New Roman"/>
          <w:sz w:val="24"/>
        </w:rPr>
        <w:t xml:space="preserve"> TA, em conformidade com as constatações do auditor.</w:t>
      </w:r>
    </w:p>
    <w:p w14:paraId="3FBCF27B" w14:textId="77777777" w:rsidR="002A6EFF" w:rsidRPr="00AE7522" w:rsidRDefault="002A6EFF" w:rsidP="002A6EFF">
      <w:pPr>
        <w:spacing w:after="0"/>
        <w:rPr>
          <w:rFonts w:ascii="Times New Roman" w:hAnsi="Times New Roman"/>
          <w:sz w:val="24"/>
        </w:rPr>
      </w:pPr>
    </w:p>
    <w:p w14:paraId="4EAF35AB"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12. </w:t>
      </w:r>
      <w:r w:rsidRPr="00AE7522">
        <w:rPr>
          <w:rFonts w:ascii="Times New Roman" w:hAnsi="Times New Roman"/>
          <w:sz w:val="24"/>
        </w:rPr>
        <w:tab/>
        <w:t>Em todos os casos em que não for possível obter segurança razoável e a opinião com ressalva no relatório do auditor for insuficiente nas circunstâncias para atender aos usuários previstos das demonstrações contábeis, as NBC</w:t>
      </w:r>
      <w:r>
        <w:rPr>
          <w:rFonts w:ascii="Times New Roman" w:hAnsi="Times New Roman"/>
          <w:sz w:val="24"/>
        </w:rPr>
        <w:t>s</w:t>
      </w:r>
      <w:r w:rsidRPr="00AE7522">
        <w:rPr>
          <w:rFonts w:ascii="Times New Roman" w:hAnsi="Times New Roman"/>
          <w:sz w:val="24"/>
        </w:rPr>
        <w:t xml:space="preserve"> TA requerem que o auditor se abstenha de emitir sua opinião ou renuncie ao trabalho, quando a renúncia for possível de acordo com lei ou regulamentação aplicável.</w:t>
      </w:r>
    </w:p>
    <w:p w14:paraId="32AACAEC" w14:textId="77777777" w:rsidR="002A6EFF" w:rsidRPr="00AE7522" w:rsidRDefault="002A6EFF" w:rsidP="002A6EFF">
      <w:pPr>
        <w:spacing w:after="0"/>
        <w:rPr>
          <w:rFonts w:ascii="Times New Roman" w:hAnsi="Times New Roman"/>
          <w:sz w:val="24"/>
        </w:rPr>
      </w:pPr>
    </w:p>
    <w:p w14:paraId="5D37857E" w14:textId="77777777" w:rsidR="002A6EFF" w:rsidRPr="00335F23" w:rsidRDefault="002A6EFF" w:rsidP="002A6EFF">
      <w:pPr>
        <w:spacing w:after="0"/>
        <w:rPr>
          <w:rFonts w:ascii="Times New Roman" w:hAnsi="Times New Roman"/>
          <w:b/>
          <w:sz w:val="28"/>
          <w:szCs w:val="28"/>
        </w:rPr>
      </w:pPr>
      <w:commentRangeStart w:id="14"/>
      <w:r w:rsidRPr="00335F23">
        <w:rPr>
          <w:rFonts w:ascii="Times New Roman" w:hAnsi="Times New Roman"/>
          <w:b/>
          <w:sz w:val="28"/>
          <w:szCs w:val="28"/>
        </w:rPr>
        <w:t>Definições</w:t>
      </w:r>
      <w:commentRangeEnd w:id="14"/>
      <w:r>
        <w:rPr>
          <w:rStyle w:val="Refdecomentrio"/>
          <w:szCs w:val="20"/>
        </w:rPr>
        <w:commentReference w:id="14"/>
      </w:r>
    </w:p>
    <w:p w14:paraId="360910BC" w14:textId="77777777" w:rsidR="002A6EFF" w:rsidRPr="00AE7522" w:rsidRDefault="002A6EFF" w:rsidP="002A6EFF">
      <w:pPr>
        <w:spacing w:after="0"/>
        <w:rPr>
          <w:rFonts w:ascii="Times New Roman" w:hAnsi="Times New Roman"/>
          <w:sz w:val="24"/>
        </w:rPr>
      </w:pPr>
    </w:p>
    <w:p w14:paraId="14D3CD99" w14:textId="77777777" w:rsidR="002A6EFF" w:rsidRDefault="002A6EFF" w:rsidP="002A6EFF">
      <w:pPr>
        <w:ind w:left="567" w:hanging="567"/>
        <w:rPr>
          <w:rFonts w:ascii="Times New Roman" w:hAnsi="Times New Roman"/>
          <w:sz w:val="24"/>
        </w:rPr>
      </w:pPr>
      <w:r w:rsidRPr="00AE7522">
        <w:rPr>
          <w:rFonts w:ascii="Times New Roman" w:hAnsi="Times New Roman"/>
          <w:sz w:val="24"/>
        </w:rPr>
        <w:t xml:space="preserve">13. </w:t>
      </w:r>
      <w:r w:rsidRPr="00AE7522">
        <w:rPr>
          <w:rFonts w:ascii="Times New Roman" w:hAnsi="Times New Roman"/>
          <w:sz w:val="24"/>
        </w:rPr>
        <w:tab/>
        <w:t>Para fins das NBC</w:t>
      </w:r>
      <w:r>
        <w:rPr>
          <w:rFonts w:ascii="Times New Roman" w:hAnsi="Times New Roman"/>
          <w:sz w:val="24"/>
        </w:rPr>
        <w:t>s TA</w:t>
      </w:r>
      <w:r w:rsidRPr="00AE7522">
        <w:rPr>
          <w:rFonts w:ascii="Times New Roman" w:hAnsi="Times New Roman"/>
          <w:sz w:val="24"/>
        </w:rPr>
        <w:t>, os seguintes termos possuem os significados atribuídos a seguir:</w:t>
      </w:r>
    </w:p>
    <w:p w14:paraId="1C831D22" w14:textId="77777777" w:rsidR="002A6EFF" w:rsidRPr="00AE7522" w:rsidRDefault="002A6EFF">
      <w:pPr>
        <w:numPr>
          <w:ilvl w:val="0"/>
          <w:numId w:val="41"/>
        </w:numPr>
        <w:spacing w:after="120" w:line="240" w:lineRule="auto"/>
        <w:ind w:left="993" w:hanging="426"/>
        <w:jc w:val="both"/>
        <w:rPr>
          <w:rFonts w:ascii="Times New Roman" w:hAnsi="Times New Roman"/>
          <w:sz w:val="24"/>
        </w:rPr>
      </w:pPr>
      <w:bookmarkStart w:id="15" w:name="OLE_LINK1"/>
      <w:r w:rsidRPr="008460A5">
        <w:rPr>
          <w:rFonts w:ascii="Times New Roman" w:hAnsi="Times New Roman"/>
          <w:b/>
          <w:sz w:val="24"/>
          <w:highlight w:val="yellow"/>
        </w:rPr>
        <w:t>Estrutura de relatório financeiro aplicável</w:t>
      </w:r>
      <w:r w:rsidRPr="00AE7522">
        <w:rPr>
          <w:rFonts w:ascii="Times New Roman" w:hAnsi="Times New Roman"/>
          <w:sz w:val="24"/>
        </w:rPr>
        <w:t xml:space="preserve"> é a estrutura de relatório financeiro adotada pela administração e, quando apropriado, pelos responsáveis pela governança na elaboração das demonstrações contábeis, que é aceitável em vista da natureza da entidade e do objetivo das demonstrações contábeis ou que seja exigida por lei ou regulamento. </w:t>
      </w:r>
    </w:p>
    <w:p w14:paraId="6D015DD1" w14:textId="77777777" w:rsidR="002A6EFF" w:rsidRDefault="002A6EFF" w:rsidP="002A6EFF">
      <w:pPr>
        <w:ind w:left="993"/>
        <w:rPr>
          <w:rFonts w:ascii="Times New Roman" w:hAnsi="Times New Roman"/>
          <w:sz w:val="24"/>
        </w:rPr>
      </w:pPr>
      <w:r w:rsidRPr="00AE7522">
        <w:rPr>
          <w:rFonts w:ascii="Times New Roman" w:hAnsi="Times New Roman"/>
          <w:sz w:val="24"/>
        </w:rPr>
        <w:t>A expressão “estrutura de apresentação adequada” é utilizada para se referir a uma estrutura de relatório financeiro que exige conformidade com as exigências dessa estrutura e:</w:t>
      </w:r>
    </w:p>
    <w:p w14:paraId="68790B2B" w14:textId="77777777" w:rsidR="002A6EFF" w:rsidRDefault="002A6EFF" w:rsidP="002A6EFF">
      <w:pPr>
        <w:ind w:left="1418" w:hanging="425"/>
        <w:rPr>
          <w:rFonts w:ascii="Times New Roman" w:hAnsi="Times New Roman"/>
          <w:sz w:val="24"/>
        </w:rPr>
      </w:pPr>
      <w:r w:rsidRPr="00AE7522">
        <w:rPr>
          <w:rFonts w:ascii="Times New Roman" w:hAnsi="Times New Roman"/>
          <w:sz w:val="24"/>
        </w:rPr>
        <w:t xml:space="preserve">(i) </w:t>
      </w:r>
      <w:r w:rsidRPr="00AE7522">
        <w:rPr>
          <w:rFonts w:ascii="Times New Roman" w:hAnsi="Times New Roman"/>
          <w:sz w:val="24"/>
        </w:rPr>
        <w:tab/>
        <w:t>reconhece explícita ou implicitamente que, para conseguir a apresentação adequada das demonstrações contábeis, pode ser necessário que a administração forneça divulgações além das especificamente exigidas pela estrutura; ou</w:t>
      </w:r>
    </w:p>
    <w:p w14:paraId="06AE4E5C"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(ii) </w:t>
      </w:r>
      <w:r w:rsidRPr="00AE7522">
        <w:rPr>
          <w:rFonts w:ascii="Times New Roman" w:hAnsi="Times New Roman"/>
          <w:sz w:val="24"/>
        </w:rPr>
        <w:tab/>
        <w:t>reconhece explicitamente que pode ser necessário que a administração se desvie de uma exigência da estrutura para conseguir a apresentação adequada das demonstrações contábeis. Espera-se que tais desvios sejam necessários apenas em circunstâncias extremamente raras.</w:t>
      </w:r>
    </w:p>
    <w:p w14:paraId="6800DBD0" w14:textId="77777777" w:rsidR="002A6EFF" w:rsidRPr="00AE7522" w:rsidRDefault="002A6EFF" w:rsidP="002A6EFF">
      <w:pPr>
        <w:ind w:left="993"/>
        <w:rPr>
          <w:rFonts w:ascii="Times New Roman" w:hAnsi="Times New Roman"/>
          <w:sz w:val="24"/>
        </w:rPr>
      </w:pPr>
      <w:r w:rsidRPr="00AE7522">
        <w:rPr>
          <w:rFonts w:ascii="Times New Roman" w:hAnsi="Times New Roman"/>
          <w:sz w:val="24"/>
        </w:rPr>
        <w:t xml:space="preserve">A expressão “estrutura de conformidade” </w:t>
      </w:r>
      <w:r w:rsidRPr="00AE7522">
        <w:rPr>
          <w:rFonts w:ascii="Times New Roman" w:hAnsi="Times New Roman"/>
          <w:i/>
          <w:sz w:val="24"/>
        </w:rPr>
        <w:t>(compliance)</w:t>
      </w:r>
      <w:r w:rsidRPr="00AE7522">
        <w:rPr>
          <w:rFonts w:ascii="Times New Roman" w:hAnsi="Times New Roman"/>
          <w:sz w:val="24"/>
        </w:rPr>
        <w:t xml:space="preserve"> é utilizada para se referir a uma estrutura de relatório financeiro que exija a conformidade com as exigências dessa estrutura, mas não reconhece os aspectos contidos em (i) e (ii) acima. </w:t>
      </w:r>
    </w:p>
    <w:bookmarkEnd w:id="15"/>
    <w:p w14:paraId="03FDA3D7" w14:textId="77777777" w:rsidR="002A6EFF"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Evidências de auditoria</w:t>
      </w:r>
      <w:r w:rsidRPr="00AE7522">
        <w:rPr>
          <w:rFonts w:ascii="Times New Roman" w:hAnsi="Times New Roman"/>
          <w:sz w:val="24"/>
        </w:rPr>
        <w:t xml:space="preserve"> são as informações utilizadas pelo auditor para </w:t>
      </w:r>
      <w:r w:rsidRPr="008460A5">
        <w:rPr>
          <w:rFonts w:ascii="Times New Roman" w:hAnsi="Times New Roman"/>
          <w:sz w:val="24"/>
          <w:highlight w:val="yellow"/>
        </w:rPr>
        <w:t>fundamentar</w:t>
      </w:r>
      <w:r w:rsidRPr="00AE7522">
        <w:rPr>
          <w:rFonts w:ascii="Times New Roman" w:hAnsi="Times New Roman"/>
          <w:sz w:val="24"/>
        </w:rPr>
        <w:t xml:space="preserve"> suas conclusões em que se baseia a sua opinião. As evidências de auditoria incluem informações contidas nos registros contábeis subjacentes às demonstrações contábeis e outras informações. Para fins das NBC</w:t>
      </w:r>
      <w:r>
        <w:rPr>
          <w:rFonts w:ascii="Times New Roman" w:hAnsi="Times New Roman"/>
          <w:sz w:val="24"/>
        </w:rPr>
        <w:t>s</w:t>
      </w:r>
      <w:r w:rsidRPr="00AE7522">
        <w:rPr>
          <w:rFonts w:ascii="Times New Roman" w:hAnsi="Times New Roman"/>
          <w:sz w:val="24"/>
        </w:rPr>
        <w:t xml:space="preserve"> TA:</w:t>
      </w:r>
    </w:p>
    <w:p w14:paraId="34832A73" w14:textId="77777777" w:rsidR="002A6EFF" w:rsidRDefault="002A6EFF" w:rsidP="002A6EFF">
      <w:pPr>
        <w:ind w:left="1418" w:hanging="425"/>
        <w:rPr>
          <w:rFonts w:ascii="Times New Roman" w:hAnsi="Times New Roman"/>
          <w:sz w:val="24"/>
        </w:rPr>
      </w:pPr>
      <w:r w:rsidRPr="00AE7522">
        <w:rPr>
          <w:rFonts w:ascii="Times New Roman" w:hAnsi="Times New Roman"/>
          <w:sz w:val="24"/>
        </w:rPr>
        <w:t>(i)</w:t>
      </w:r>
      <w:r w:rsidRPr="00AE7522">
        <w:rPr>
          <w:rFonts w:ascii="Times New Roman" w:hAnsi="Times New Roman"/>
          <w:i/>
          <w:sz w:val="24"/>
        </w:rPr>
        <w:t xml:space="preserve"> </w:t>
      </w:r>
      <w:r w:rsidRPr="00AE7522">
        <w:rPr>
          <w:rFonts w:ascii="Times New Roman" w:hAnsi="Times New Roman"/>
          <w:i/>
          <w:sz w:val="24"/>
        </w:rPr>
        <w:tab/>
      </w:r>
      <w:r w:rsidRPr="00AE7522">
        <w:rPr>
          <w:rFonts w:ascii="Times New Roman" w:hAnsi="Times New Roman"/>
          <w:sz w:val="24"/>
        </w:rPr>
        <w:t xml:space="preserve">a </w:t>
      </w:r>
      <w:r w:rsidRPr="008460A5">
        <w:rPr>
          <w:rFonts w:ascii="Times New Roman" w:hAnsi="Times New Roman"/>
          <w:sz w:val="24"/>
          <w:highlight w:val="yellow"/>
        </w:rPr>
        <w:t xml:space="preserve">suficiência </w:t>
      </w:r>
      <w:r w:rsidRPr="00AE7522">
        <w:rPr>
          <w:rFonts w:ascii="Times New Roman" w:hAnsi="Times New Roman"/>
          <w:sz w:val="24"/>
        </w:rPr>
        <w:t xml:space="preserve">das evidências de auditoria é a medida da quantidade da evidência de auditoria. A quantidade necessária da evidência de auditoria é afetada pela avaliação do auditor dos riscos de distorção relevante e também pela qualidade de tal evidência; </w:t>
      </w:r>
    </w:p>
    <w:p w14:paraId="27005239"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(ii) </w:t>
      </w:r>
      <w:r w:rsidRPr="00AE7522">
        <w:rPr>
          <w:rFonts w:ascii="Times New Roman" w:hAnsi="Times New Roman"/>
          <w:sz w:val="24"/>
        </w:rPr>
        <w:tab/>
        <w:t xml:space="preserve">a </w:t>
      </w:r>
      <w:r w:rsidRPr="008460A5">
        <w:rPr>
          <w:rFonts w:ascii="Times New Roman" w:hAnsi="Times New Roman"/>
          <w:sz w:val="24"/>
          <w:highlight w:val="yellow"/>
        </w:rPr>
        <w:t xml:space="preserve">adequação </w:t>
      </w:r>
      <w:r w:rsidRPr="00AE7522">
        <w:rPr>
          <w:rFonts w:ascii="Times New Roman" w:hAnsi="Times New Roman"/>
          <w:sz w:val="24"/>
        </w:rPr>
        <w:t>da evidência de auditoria é a medida da qualidade da evidência de auditoria; isto é, sua relevância e confiabilidade no fornecimento de suporte às conclusões em que se baseia a opinião do auditor.</w:t>
      </w:r>
    </w:p>
    <w:p w14:paraId="525F2362" w14:textId="77777777" w:rsidR="002A6EFF" w:rsidRPr="00AE7522"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Risco de auditoria</w:t>
      </w:r>
      <w:r w:rsidRPr="00AE7522">
        <w:rPr>
          <w:rFonts w:ascii="Times New Roman" w:hAnsi="Times New Roman"/>
          <w:i/>
          <w:sz w:val="24"/>
        </w:rPr>
        <w:t xml:space="preserve"> </w:t>
      </w:r>
      <w:r w:rsidRPr="008460A5">
        <w:rPr>
          <w:rFonts w:ascii="Times New Roman" w:hAnsi="Times New Roman"/>
          <w:sz w:val="24"/>
          <w:highlight w:val="yellow"/>
        </w:rPr>
        <w:t xml:space="preserve">é o risco de que o auditor expresse uma opinião de auditoria inadequada </w:t>
      </w:r>
      <w:r w:rsidRPr="008460A5">
        <w:rPr>
          <w:rFonts w:ascii="Times New Roman" w:hAnsi="Times New Roman"/>
          <w:sz w:val="24"/>
          <w:highlight w:val="cyan"/>
        </w:rPr>
        <w:t>quando as demonstrações contábeis contiverem distorção relevante</w:t>
      </w:r>
      <w:r w:rsidRPr="008460A5">
        <w:rPr>
          <w:rFonts w:ascii="Times New Roman" w:hAnsi="Times New Roman"/>
          <w:sz w:val="24"/>
          <w:highlight w:val="yellow"/>
        </w:rPr>
        <w:t>. O risco de auditoria é uma função dos riscos de distorção relevante e do risco de detecção.</w:t>
      </w:r>
      <w:r w:rsidRPr="00AE7522">
        <w:rPr>
          <w:rFonts w:ascii="Times New Roman" w:hAnsi="Times New Roman"/>
          <w:sz w:val="24"/>
        </w:rPr>
        <w:t xml:space="preserve"> </w:t>
      </w:r>
    </w:p>
    <w:p w14:paraId="26DD35CD" w14:textId="77777777" w:rsidR="002A6EFF" w:rsidRPr="00AE7522"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Auditor</w:t>
      </w:r>
      <w:r w:rsidRPr="00AE7522">
        <w:rPr>
          <w:rFonts w:ascii="Times New Roman" w:hAnsi="Times New Roman"/>
          <w:i/>
          <w:sz w:val="24"/>
        </w:rPr>
        <w:t xml:space="preserve"> </w:t>
      </w:r>
      <w:r w:rsidRPr="00AE7522">
        <w:rPr>
          <w:rFonts w:ascii="Times New Roman" w:hAnsi="Times New Roman"/>
          <w:sz w:val="24"/>
        </w:rPr>
        <w:t>é usado em referência à pessoa ou pessoas que conduzem a auditoria, geralmente o sócio do trabalho ou outros integrantes da equipe do trabalho, ou, como aplicável, à firma. Quando uma NBC TA pretende expressamente que uma exigência ou responsabilidade seja cumprida pelo sócio do trabalho, usa-se o termo “sócio do trabalho” ao invés de auditor. “Sócio do trabalho” e “firma” devem ser lidos como se referindo a seus equivalentes no setor público, quando for relevante.</w:t>
      </w:r>
    </w:p>
    <w:p w14:paraId="0F65D317" w14:textId="77777777" w:rsidR="002A6EFF" w:rsidRPr="00AE7522"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Risco de detecção</w:t>
      </w:r>
      <w:r w:rsidRPr="00AE7522">
        <w:rPr>
          <w:rFonts w:ascii="Times New Roman" w:hAnsi="Times New Roman"/>
          <w:i/>
          <w:sz w:val="24"/>
        </w:rPr>
        <w:t xml:space="preserve"> </w:t>
      </w:r>
      <w:r w:rsidRPr="00AE7522">
        <w:rPr>
          <w:rFonts w:ascii="Times New Roman" w:hAnsi="Times New Roman"/>
          <w:sz w:val="24"/>
        </w:rPr>
        <w:t xml:space="preserve">é o risco de que os procedimentos executados pelo auditor para reduzir o risco de auditoria a um nível aceitavelmente baixo </w:t>
      </w:r>
      <w:r w:rsidRPr="008460A5">
        <w:rPr>
          <w:rFonts w:ascii="Times New Roman" w:hAnsi="Times New Roman"/>
          <w:sz w:val="24"/>
          <w:highlight w:val="cyan"/>
        </w:rPr>
        <w:t>não detectem uma distorção</w:t>
      </w:r>
      <w:r w:rsidRPr="00AE7522">
        <w:rPr>
          <w:rFonts w:ascii="Times New Roman" w:hAnsi="Times New Roman"/>
          <w:sz w:val="24"/>
        </w:rPr>
        <w:t xml:space="preserve"> existente que possa ser relevante, individualmente ou em conjunto com outras distorções. </w:t>
      </w:r>
    </w:p>
    <w:p w14:paraId="505FD61F" w14:textId="77777777" w:rsidR="002A6EFF" w:rsidRPr="00A0068E" w:rsidRDefault="002A6EFF">
      <w:pPr>
        <w:numPr>
          <w:ilvl w:val="0"/>
          <w:numId w:val="41"/>
        </w:numPr>
        <w:spacing w:after="120" w:line="240" w:lineRule="auto"/>
        <w:ind w:left="993" w:hanging="426"/>
        <w:jc w:val="both"/>
        <w:rPr>
          <w:rFonts w:ascii="Times New Roman" w:hAnsi="Times New Roman"/>
          <w:i/>
          <w:strike/>
          <w:sz w:val="24"/>
        </w:rPr>
      </w:pPr>
      <w:r w:rsidRPr="00A0068E">
        <w:rPr>
          <w:rFonts w:ascii="Times New Roman" w:hAnsi="Times New Roman"/>
          <w:b/>
          <w:strike/>
          <w:sz w:val="24"/>
        </w:rPr>
        <w:t>Demonstrações contábeis</w:t>
      </w:r>
      <w:r w:rsidRPr="00A0068E">
        <w:rPr>
          <w:rFonts w:ascii="Times New Roman" w:hAnsi="Times New Roman"/>
          <w:i/>
          <w:strike/>
          <w:sz w:val="24"/>
        </w:rPr>
        <w:t xml:space="preserve"> </w:t>
      </w:r>
      <w:r w:rsidRPr="00A0068E">
        <w:rPr>
          <w:rFonts w:ascii="Times New Roman" w:hAnsi="Times New Roman"/>
          <w:strike/>
          <w:sz w:val="24"/>
        </w:rPr>
        <w:t>são a representação estruturada de informações contábeis históricas, incluindo</w:t>
      </w:r>
      <w:r w:rsidRPr="00A0068E" w:rsidDel="00302C3E">
        <w:rPr>
          <w:rFonts w:ascii="Times New Roman" w:hAnsi="Times New Roman"/>
          <w:strike/>
          <w:sz w:val="24"/>
        </w:rPr>
        <w:t xml:space="preserve"> </w:t>
      </w:r>
      <w:r w:rsidRPr="00A0068E">
        <w:rPr>
          <w:rFonts w:ascii="Times New Roman" w:hAnsi="Times New Roman"/>
          <w:strike/>
          <w:sz w:val="24"/>
        </w:rPr>
        <w:t>notas explicativas relacionadas, com a finalidade de informar os recursos econômicos ou obrigações da entidade em determinada data no tempo ou as mutações de tais recursos ou obrigações durante um período de tempo, em conformidade com a estrutura de relatório financeiro. As notas explicativas relacionadas geralmente compreendem um resumo das políticas contábeis significativas e outras informações. O termo “demonstrações contábeis” geralmente se refere a um conjunto completo de demonstrações contábeis, como determinado pela estrutura de relatório financeiro aplicável, mas também pode se referir a uma única demonstração contábil, que seria um quadro isolado.</w:t>
      </w:r>
    </w:p>
    <w:p w14:paraId="07A64905" w14:textId="77777777" w:rsidR="002A6EFF" w:rsidRPr="00A0068E" w:rsidRDefault="002A6EFF" w:rsidP="002A6EFF">
      <w:pPr>
        <w:ind w:left="993" w:hanging="426"/>
        <w:rPr>
          <w:rFonts w:ascii="Times New Roman" w:hAnsi="Times New Roman"/>
          <w:color w:val="00B0F0"/>
          <w:szCs w:val="20"/>
        </w:rPr>
      </w:pPr>
      <w:r>
        <w:rPr>
          <w:rFonts w:ascii="Times New Roman" w:hAnsi="Times New Roman"/>
          <w:b/>
          <w:sz w:val="24"/>
        </w:rPr>
        <w:t>(f)</w:t>
      </w:r>
      <w:r w:rsidRPr="00A0068E">
        <w:t xml:space="preserve"> </w:t>
      </w:r>
      <w:r>
        <w:tab/>
      </w:r>
      <w:r w:rsidRPr="00A0068E">
        <w:rPr>
          <w:rFonts w:ascii="Times New Roman" w:hAnsi="Times New Roman"/>
          <w:sz w:val="24"/>
        </w:rPr>
        <w:t>Demonstrações contábeis</w:t>
      </w:r>
      <w:r w:rsidRPr="00A0068E">
        <w:rPr>
          <w:rFonts w:ascii="Times New Roman" w:hAnsi="Times New Roman"/>
          <w:i/>
          <w:sz w:val="24"/>
        </w:rPr>
        <w:t xml:space="preserve"> </w:t>
      </w:r>
      <w:r w:rsidRPr="00A0068E">
        <w:rPr>
          <w:rFonts w:ascii="Times New Roman" w:hAnsi="Times New Roman"/>
          <w:sz w:val="24"/>
        </w:rPr>
        <w:t>são a representação estruturada de informações financeiras históricas, incluindo divulgações, com a finalidade de informar os recursos econômicos ou as obrigações da entidade em determinada data no tempo ou as mutações de tais recursos ou obrigações durante um período de tempo em conformidade com a estrutura de relatório financeiro. O termo “demonstrações contábeis” refere-se normalmente ao conjunto completo de demonstrações contábeis como determinado pela estrutura de relatório financeiro aplicável, mas também pode referir-se a quadros isolados das demonstrações contábeis. As divulgações compreendem informações explicativas ou descritivas, elaboradas conforme requeridas, permitidas expressamente ou de outra forma pela estrutura de relatório financeiro aplicável, incluídas nas demonstrações contábeis, ou nas notas explicativas, ou incorporadas por referência cruzada (</w:t>
      </w:r>
      <w:commentRangeStart w:id="16"/>
      <w:r w:rsidRPr="00A0068E">
        <w:rPr>
          <w:rFonts w:ascii="Times New Roman" w:hAnsi="Times New Roman"/>
          <w:sz w:val="24"/>
        </w:rPr>
        <w:t>ver itens Al e A2</w:t>
      </w:r>
      <w:commentRangeEnd w:id="16"/>
      <w:r>
        <w:rPr>
          <w:rStyle w:val="Refdecomentrio"/>
          <w:szCs w:val="20"/>
        </w:rPr>
        <w:commentReference w:id="16"/>
      </w:r>
      <w:r w:rsidRPr="00A0068E">
        <w:rPr>
          <w:rFonts w:ascii="Times New Roman" w:hAnsi="Times New Roman"/>
          <w:sz w:val="24"/>
        </w:rPr>
        <w:t>).</w:t>
      </w:r>
      <w:r>
        <w:rPr>
          <w:rFonts w:ascii="Times New Roman" w:hAnsi="Times New Roman"/>
          <w:sz w:val="24"/>
        </w:rPr>
        <w:t xml:space="preserve"> </w:t>
      </w:r>
      <w:r w:rsidRPr="00A0068E">
        <w:rPr>
          <w:rFonts w:ascii="Times New Roman" w:hAnsi="Times New Roman"/>
          <w:color w:val="00B0F0"/>
          <w:szCs w:val="20"/>
        </w:rPr>
        <w:t xml:space="preserve">(Alterado pela NBC TA </w:t>
      </w:r>
      <w:r>
        <w:rPr>
          <w:rFonts w:ascii="Times New Roman" w:hAnsi="Times New Roman"/>
          <w:color w:val="00B0F0"/>
          <w:szCs w:val="20"/>
        </w:rPr>
        <w:t>20</w:t>
      </w:r>
      <w:r w:rsidRPr="00A0068E">
        <w:rPr>
          <w:rFonts w:ascii="Times New Roman" w:hAnsi="Times New Roman"/>
          <w:color w:val="00B0F0"/>
          <w:szCs w:val="20"/>
        </w:rPr>
        <w:t>0 (R1))</w:t>
      </w:r>
    </w:p>
    <w:p w14:paraId="114BEB8F" w14:textId="77777777" w:rsidR="002A6EFF" w:rsidRPr="00AE7522"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Informação contábil histórica</w:t>
      </w:r>
      <w:r w:rsidRPr="00AE7522">
        <w:rPr>
          <w:rFonts w:ascii="Times New Roman" w:hAnsi="Times New Roman"/>
          <w:i/>
          <w:sz w:val="24"/>
        </w:rPr>
        <w:t xml:space="preserve"> </w:t>
      </w:r>
      <w:r w:rsidRPr="00AE7522">
        <w:rPr>
          <w:rFonts w:ascii="Times New Roman" w:hAnsi="Times New Roman"/>
          <w:sz w:val="24"/>
        </w:rPr>
        <w:t xml:space="preserve">é a informação expressa em termos financeiros em relação a uma entidade específica, derivada principalmente do sistema contábil da entidade, a respeito de eventos econômicos ocorridos em períodos </w:t>
      </w:r>
      <w:r w:rsidRPr="008460A5">
        <w:rPr>
          <w:rFonts w:ascii="Times New Roman" w:hAnsi="Times New Roman"/>
          <w:sz w:val="24"/>
          <w:highlight w:val="yellow"/>
        </w:rPr>
        <w:t>passados</w:t>
      </w:r>
      <w:r w:rsidRPr="00AE7522">
        <w:rPr>
          <w:rFonts w:ascii="Times New Roman" w:hAnsi="Times New Roman"/>
          <w:sz w:val="24"/>
        </w:rPr>
        <w:t xml:space="preserve"> ou de condições ou circunstâncias econômicas em determinada data no passado.</w:t>
      </w:r>
    </w:p>
    <w:p w14:paraId="28987CE8" w14:textId="77777777" w:rsidR="002A6EFF" w:rsidRPr="00AE7522"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Administração</w:t>
      </w:r>
      <w:r w:rsidRPr="00AE7522">
        <w:rPr>
          <w:rFonts w:ascii="Times New Roman" w:hAnsi="Times New Roman"/>
          <w:i/>
          <w:sz w:val="24"/>
        </w:rPr>
        <w:t xml:space="preserve"> </w:t>
      </w:r>
      <w:r w:rsidRPr="00AE7522">
        <w:rPr>
          <w:rFonts w:ascii="Times New Roman" w:hAnsi="Times New Roman"/>
          <w:sz w:val="24"/>
        </w:rPr>
        <w:t xml:space="preserve">é a pessoa com </w:t>
      </w:r>
      <w:r w:rsidRPr="00825B02">
        <w:rPr>
          <w:rFonts w:ascii="Times New Roman" w:hAnsi="Times New Roman"/>
          <w:sz w:val="24"/>
          <w:highlight w:val="yellow"/>
        </w:rPr>
        <w:t>responsabilidade executiva</w:t>
      </w:r>
      <w:r w:rsidRPr="00AE7522">
        <w:rPr>
          <w:rFonts w:ascii="Times New Roman" w:hAnsi="Times New Roman"/>
          <w:sz w:val="24"/>
        </w:rPr>
        <w:t xml:space="preserve"> pela condução das operações da entidade. Para algumas entidades, como no Brasil, a administração inclui alguns ou todos os responsáveis pela governança, por exemplo, membros executivos de um conselho de governança, ou sócio-diretor.</w:t>
      </w:r>
    </w:p>
    <w:p w14:paraId="7CFC8D58" w14:textId="77777777" w:rsidR="002A6EFF" w:rsidRPr="00AE7522"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Distorção</w:t>
      </w:r>
      <w:r w:rsidRPr="00AE7522">
        <w:rPr>
          <w:rFonts w:ascii="Times New Roman" w:hAnsi="Times New Roman"/>
          <w:i/>
          <w:sz w:val="24"/>
        </w:rPr>
        <w:t xml:space="preserve"> </w:t>
      </w:r>
      <w:r w:rsidRPr="00AE7522">
        <w:rPr>
          <w:rFonts w:ascii="Times New Roman" w:hAnsi="Times New Roman"/>
          <w:sz w:val="24"/>
        </w:rPr>
        <w:t>é a diferença entre o valor, a classificação, a apresentação ou a divulgação de uma demonstração contábil relatada e o valor, a classificação, a apresentação ou a divulgação que é exigida para que o item esteja de acordo com a estrutura de relatório financeiro aplicável. As distorções podem originar-se de erro ou fraude. Quando o auditor expressa uma opinião sobre se as demonstrações contábeis foram apresentadas adequadamente, em todos os aspectos relevantes, as distorções também incluem os ajustes de valor, classificação, apresentação ou divulgação que, no julgamento do auditor, são necessários para que as demonstrações contábeis estejam apresentadas adequadamente, em todos os aspectos relevantes.</w:t>
      </w:r>
    </w:p>
    <w:p w14:paraId="7FC76A97" w14:textId="77777777" w:rsidR="002A6EFF" w:rsidRDefault="002A6EFF">
      <w:pPr>
        <w:numPr>
          <w:ilvl w:val="0"/>
          <w:numId w:val="41"/>
        </w:numPr>
        <w:spacing w:after="120" w:line="240" w:lineRule="auto"/>
        <w:ind w:left="993" w:hanging="426"/>
        <w:jc w:val="both"/>
        <w:rPr>
          <w:rFonts w:ascii="Times New Roman" w:hAnsi="Times New Roman"/>
          <w:sz w:val="24"/>
        </w:rPr>
      </w:pPr>
      <w:r w:rsidRPr="00724214">
        <w:rPr>
          <w:rFonts w:ascii="Times New Roman" w:hAnsi="Times New Roman"/>
          <w:b/>
          <w:sz w:val="24"/>
        </w:rPr>
        <w:t>Premissa</w:t>
      </w:r>
      <w:r w:rsidRPr="00AE7522">
        <w:rPr>
          <w:rFonts w:ascii="Times New Roman" w:hAnsi="Times New Roman"/>
          <w:sz w:val="24"/>
        </w:rPr>
        <w:t>, relativa às responsabilidades da administração e, quando apropriado, dos responsáveis pela governança, com base na qual a auditoria é conduzida – Que a administração e, quando apropriado, os responsáveis pela governança, tenham conhecimento e entendido que eles têm as seguintes responsabilidades, fundamentais para a condução da auditoria em conformidade com as normas de auditoria. Isto é, a responsabilidade:</w:t>
      </w:r>
    </w:p>
    <w:p w14:paraId="20512C5A" w14:textId="77777777" w:rsidR="002A6EFF" w:rsidRDefault="002A6EFF" w:rsidP="002A6EFF">
      <w:pPr>
        <w:ind w:left="1418" w:hanging="425"/>
        <w:rPr>
          <w:rFonts w:ascii="Times New Roman" w:hAnsi="Times New Roman"/>
          <w:sz w:val="24"/>
        </w:rPr>
      </w:pPr>
      <w:r w:rsidRPr="00AE7522">
        <w:rPr>
          <w:rFonts w:ascii="Times New Roman" w:hAnsi="Times New Roman"/>
          <w:sz w:val="24"/>
        </w:rPr>
        <w:t xml:space="preserve">(i) </w:t>
      </w:r>
      <w:r w:rsidRPr="00AE7522">
        <w:rPr>
          <w:rFonts w:ascii="Times New Roman" w:hAnsi="Times New Roman"/>
          <w:sz w:val="24"/>
        </w:rPr>
        <w:tab/>
        <w:t>pela elaboração das demonstrações contábeis em conformidade com a estrutura de relatório financeiro aplicável, incluindo quando relevante sua apresentação adequada;</w:t>
      </w:r>
    </w:p>
    <w:p w14:paraId="651F3828"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(ii) </w:t>
      </w:r>
      <w:r w:rsidRPr="00AE7522">
        <w:rPr>
          <w:rFonts w:ascii="Times New Roman" w:hAnsi="Times New Roman"/>
          <w:sz w:val="24"/>
        </w:rPr>
        <w:tab/>
        <w:t>pelo controle interno que os administradores e, quando apropriado, os responsáveis pela governança, determinam ser necessário para permitir a elaboração de demonstrações contábeis que estejam livres de distorção relevante, independentemente se causada por fraude ou erro;</w:t>
      </w:r>
    </w:p>
    <w:p w14:paraId="79BA50F6" w14:textId="77777777" w:rsidR="002A6EFF" w:rsidRDefault="002A6EFF" w:rsidP="002A6EFF">
      <w:pPr>
        <w:ind w:left="1418" w:hanging="425"/>
        <w:rPr>
          <w:rFonts w:ascii="Times New Roman" w:hAnsi="Times New Roman"/>
          <w:sz w:val="24"/>
        </w:rPr>
      </w:pPr>
      <w:r w:rsidRPr="00AE7522">
        <w:rPr>
          <w:rFonts w:ascii="Times New Roman" w:hAnsi="Times New Roman"/>
          <w:sz w:val="24"/>
        </w:rPr>
        <w:t xml:space="preserve">(iii) </w:t>
      </w:r>
      <w:r w:rsidRPr="00AE7522">
        <w:rPr>
          <w:rFonts w:ascii="Times New Roman" w:hAnsi="Times New Roman"/>
          <w:sz w:val="24"/>
        </w:rPr>
        <w:tab/>
        <w:t>por fornecer ao auditor:</w:t>
      </w:r>
    </w:p>
    <w:p w14:paraId="7BC0E5EC" w14:textId="77777777" w:rsidR="002A6EFF" w:rsidRPr="00AE7522" w:rsidRDefault="002A6EFF" w:rsidP="002A6EFF">
      <w:pPr>
        <w:ind w:left="1701" w:hanging="283"/>
        <w:rPr>
          <w:rFonts w:ascii="Times New Roman" w:hAnsi="Times New Roman"/>
          <w:sz w:val="24"/>
        </w:rPr>
      </w:pPr>
      <w:r w:rsidRPr="00AE7522">
        <w:rPr>
          <w:rFonts w:ascii="Times New Roman" w:hAnsi="Times New Roman"/>
          <w:sz w:val="24"/>
        </w:rPr>
        <w:t xml:space="preserve">a. </w:t>
      </w:r>
      <w:r w:rsidRPr="00AE7522">
        <w:rPr>
          <w:rFonts w:ascii="Times New Roman" w:hAnsi="Times New Roman"/>
          <w:sz w:val="24"/>
        </w:rPr>
        <w:tab/>
        <w:t>acesso às informações que os administradores e, quando apropriado, os responsáveis pela governança, tenham conhecimento que sejam relevantes para a elaboração e apresentação das demonstrações contábeis como registros, documentação e outros assuntos;</w:t>
      </w:r>
    </w:p>
    <w:p w14:paraId="324198FA" w14:textId="77777777" w:rsidR="002A6EFF" w:rsidRPr="00AE7522" w:rsidRDefault="002A6EFF" w:rsidP="002A6EFF">
      <w:pPr>
        <w:ind w:left="1701" w:hanging="283"/>
        <w:rPr>
          <w:rFonts w:ascii="Times New Roman" w:hAnsi="Times New Roman"/>
          <w:sz w:val="24"/>
        </w:rPr>
      </w:pPr>
      <w:r w:rsidRPr="00AE7522">
        <w:rPr>
          <w:rFonts w:ascii="Times New Roman" w:hAnsi="Times New Roman"/>
          <w:sz w:val="24"/>
        </w:rPr>
        <w:t xml:space="preserve">b. </w:t>
      </w:r>
      <w:r w:rsidRPr="00AE7522">
        <w:rPr>
          <w:rFonts w:ascii="Times New Roman" w:hAnsi="Times New Roman"/>
          <w:sz w:val="24"/>
        </w:rPr>
        <w:tab/>
        <w:t>quaisquer informações adicionais que o auditor possa solicitar da administração e, quando apropriado, dos responsáveis pela governança para o propósito da auditoria; e</w:t>
      </w:r>
    </w:p>
    <w:p w14:paraId="19968D9B" w14:textId="77777777" w:rsidR="002A6EFF" w:rsidRPr="00AE7522" w:rsidRDefault="002A6EFF" w:rsidP="002A6EFF">
      <w:pPr>
        <w:ind w:left="1701" w:hanging="283"/>
        <w:rPr>
          <w:rFonts w:ascii="Times New Roman" w:hAnsi="Times New Roman"/>
          <w:sz w:val="24"/>
        </w:rPr>
      </w:pPr>
      <w:r w:rsidRPr="00AE7522">
        <w:rPr>
          <w:rFonts w:ascii="Times New Roman" w:hAnsi="Times New Roman"/>
          <w:sz w:val="24"/>
        </w:rPr>
        <w:t xml:space="preserve">c. </w:t>
      </w:r>
      <w:r w:rsidRPr="00AE7522">
        <w:rPr>
          <w:rFonts w:ascii="Times New Roman" w:hAnsi="Times New Roman"/>
          <w:sz w:val="24"/>
        </w:rPr>
        <w:tab/>
        <w:t>acesso irrestrito àqueles dentro da entidade que o auditor determina ser necessário obter evidências de auditoria.</w:t>
      </w:r>
    </w:p>
    <w:p w14:paraId="3FC34488" w14:textId="77777777" w:rsidR="002A6EFF" w:rsidRPr="00AE7522" w:rsidRDefault="002A6EFF" w:rsidP="002A6EFF">
      <w:pPr>
        <w:ind w:left="993"/>
        <w:rPr>
          <w:rFonts w:ascii="Times New Roman" w:hAnsi="Times New Roman"/>
          <w:sz w:val="24"/>
        </w:rPr>
      </w:pPr>
      <w:r w:rsidRPr="00AE7522">
        <w:rPr>
          <w:rFonts w:ascii="Times New Roman" w:hAnsi="Times New Roman"/>
          <w:sz w:val="24"/>
        </w:rPr>
        <w:t>No caso de uma estrutura de apresentação adequada, o item (i) acima pode ser redigido como “pela elaboração e apresentação adequada das demonstrações contábeis em conformidade com a estrutura de relatório financeiro”, ou “pela elaboração de demonstrações contábeis que propiciem uma visão verdadeira e justa em conformidade com a estrutura de relatório financeiro”. Isso se aplica a todas as referências à elaboração e apresentação das demonstrações contábeis nas normas de auditoria.</w:t>
      </w:r>
    </w:p>
    <w:p w14:paraId="4128EB59" w14:textId="77777777" w:rsidR="002A6EFF" w:rsidRPr="00AE7522" w:rsidRDefault="002A6EFF">
      <w:pPr>
        <w:numPr>
          <w:ilvl w:val="0"/>
          <w:numId w:val="41"/>
        </w:numPr>
        <w:spacing w:after="120" w:line="240" w:lineRule="auto"/>
        <w:ind w:left="993" w:hanging="426"/>
        <w:jc w:val="both"/>
        <w:rPr>
          <w:rFonts w:ascii="Times New Roman" w:hAnsi="Times New Roman"/>
          <w:i/>
          <w:sz w:val="24"/>
        </w:rPr>
      </w:pPr>
      <w:r w:rsidRPr="00724214">
        <w:rPr>
          <w:rFonts w:ascii="Times New Roman" w:hAnsi="Times New Roman"/>
          <w:b/>
          <w:sz w:val="24"/>
        </w:rPr>
        <w:t>Julgamento profissional</w:t>
      </w:r>
      <w:r w:rsidRPr="00AE7522">
        <w:rPr>
          <w:rFonts w:ascii="Times New Roman" w:hAnsi="Times New Roman"/>
          <w:i/>
          <w:sz w:val="24"/>
        </w:rPr>
        <w:t xml:space="preserve"> </w:t>
      </w:r>
      <w:r w:rsidRPr="00AE7522">
        <w:rPr>
          <w:rFonts w:ascii="Times New Roman" w:hAnsi="Times New Roman"/>
          <w:sz w:val="24"/>
        </w:rPr>
        <w:t>é a aplicação do treinamento, conhecimento e experiência relevantes, dentro do contexto fornecido pelas normas de auditoria, contábeis e éticas, na tomada de decisões informadas a respeito dos cursos de ação apropriados nas circunstâncias do trabalho de auditoria.</w:t>
      </w:r>
    </w:p>
    <w:p w14:paraId="59D99C48" w14:textId="77777777" w:rsidR="002A6EFF" w:rsidRPr="008460A5" w:rsidRDefault="002A6EFF">
      <w:pPr>
        <w:numPr>
          <w:ilvl w:val="0"/>
          <w:numId w:val="41"/>
        </w:numPr>
        <w:spacing w:after="120" w:line="240" w:lineRule="auto"/>
        <w:ind w:left="993" w:hanging="426"/>
        <w:jc w:val="both"/>
        <w:rPr>
          <w:rFonts w:ascii="Times New Roman" w:hAnsi="Times New Roman"/>
          <w:sz w:val="24"/>
          <w:highlight w:val="yellow"/>
        </w:rPr>
      </w:pPr>
      <w:r w:rsidRPr="008460A5">
        <w:rPr>
          <w:rFonts w:ascii="Times New Roman" w:hAnsi="Times New Roman"/>
          <w:b/>
          <w:sz w:val="24"/>
          <w:highlight w:val="yellow"/>
        </w:rPr>
        <w:t>Ceticismo profissional</w:t>
      </w:r>
      <w:r w:rsidRPr="008460A5">
        <w:rPr>
          <w:rFonts w:ascii="Times New Roman" w:hAnsi="Times New Roman"/>
          <w:i/>
          <w:sz w:val="24"/>
          <w:highlight w:val="yellow"/>
        </w:rPr>
        <w:t xml:space="preserve"> </w:t>
      </w:r>
      <w:r w:rsidRPr="008460A5">
        <w:rPr>
          <w:rFonts w:ascii="Times New Roman" w:hAnsi="Times New Roman"/>
          <w:sz w:val="24"/>
          <w:highlight w:val="yellow"/>
        </w:rPr>
        <w:t>é a postura que inclui uma mente questionadora e alerta para condições que possam indicar possível distorção devido a erro ou fraude e uma avaliação crítica das evidências de auditoria.</w:t>
      </w:r>
    </w:p>
    <w:p w14:paraId="0C4D6607" w14:textId="77777777" w:rsidR="002A6EFF" w:rsidRPr="00AE7522" w:rsidRDefault="002A6EFF">
      <w:pPr>
        <w:numPr>
          <w:ilvl w:val="0"/>
          <w:numId w:val="41"/>
        </w:numPr>
        <w:spacing w:after="120" w:line="240" w:lineRule="auto"/>
        <w:ind w:left="993" w:hanging="426"/>
        <w:jc w:val="both"/>
        <w:rPr>
          <w:rFonts w:ascii="Times New Roman" w:hAnsi="Times New Roman"/>
          <w:i/>
          <w:sz w:val="24"/>
        </w:rPr>
      </w:pPr>
      <w:r w:rsidRPr="00724214">
        <w:rPr>
          <w:rFonts w:ascii="Times New Roman" w:hAnsi="Times New Roman"/>
          <w:b/>
          <w:sz w:val="24"/>
        </w:rPr>
        <w:t>Asseguração razoável</w:t>
      </w:r>
      <w:r w:rsidRPr="00AE7522">
        <w:rPr>
          <w:rFonts w:ascii="Times New Roman" w:hAnsi="Times New Roman"/>
          <w:i/>
          <w:sz w:val="24"/>
        </w:rPr>
        <w:t xml:space="preserve"> </w:t>
      </w:r>
      <w:r w:rsidRPr="00AE7522">
        <w:rPr>
          <w:rFonts w:ascii="Times New Roman" w:hAnsi="Times New Roman"/>
          <w:sz w:val="24"/>
        </w:rPr>
        <w:t>é, no contexto da auditoria de demonstrações contábeis, um nível alto, mas não absoluto, de segurança.</w:t>
      </w:r>
    </w:p>
    <w:p w14:paraId="104FD54A" w14:textId="77777777" w:rsidR="002A6EFF" w:rsidRDefault="002A6EFF">
      <w:pPr>
        <w:numPr>
          <w:ilvl w:val="0"/>
          <w:numId w:val="41"/>
        </w:numPr>
        <w:spacing w:after="120" w:line="240" w:lineRule="auto"/>
        <w:ind w:left="993" w:hanging="426"/>
        <w:jc w:val="both"/>
        <w:rPr>
          <w:rFonts w:ascii="Times New Roman" w:hAnsi="Times New Roman"/>
          <w:sz w:val="24"/>
        </w:rPr>
      </w:pPr>
      <w:r w:rsidRPr="008460A5">
        <w:rPr>
          <w:rFonts w:ascii="Times New Roman" w:hAnsi="Times New Roman"/>
          <w:b/>
          <w:sz w:val="24"/>
          <w:highlight w:val="green"/>
        </w:rPr>
        <w:t>Risco de distorção relevante</w:t>
      </w:r>
      <w:r w:rsidRPr="00AE7522">
        <w:rPr>
          <w:rFonts w:ascii="Times New Roman" w:hAnsi="Times New Roman"/>
          <w:sz w:val="24"/>
        </w:rPr>
        <w:t xml:space="preserve"> é o risco de que as demonstrações contábeis contenham distorção relevante antes da auditoria. Consiste em dois componentes, descritos a seguir no nível das afirmações:</w:t>
      </w:r>
    </w:p>
    <w:p w14:paraId="61B63AF1" w14:textId="77777777" w:rsidR="002A6EFF" w:rsidRDefault="002A6EFF" w:rsidP="002A6EFF">
      <w:pPr>
        <w:ind w:left="1418" w:hanging="425"/>
        <w:rPr>
          <w:rFonts w:ascii="Times New Roman" w:hAnsi="Times New Roman"/>
          <w:sz w:val="24"/>
        </w:rPr>
      </w:pPr>
      <w:r w:rsidRPr="00AE7522">
        <w:rPr>
          <w:rFonts w:ascii="Times New Roman" w:hAnsi="Times New Roman"/>
          <w:sz w:val="24"/>
        </w:rPr>
        <w:t xml:space="preserve">(i) </w:t>
      </w:r>
      <w:r w:rsidRPr="00AE7522">
        <w:rPr>
          <w:rFonts w:ascii="Times New Roman" w:hAnsi="Times New Roman"/>
          <w:sz w:val="24"/>
        </w:rPr>
        <w:tab/>
        <w:t xml:space="preserve">risco </w:t>
      </w:r>
      <w:r w:rsidRPr="008460A5">
        <w:rPr>
          <w:rFonts w:ascii="Times New Roman" w:hAnsi="Times New Roman"/>
          <w:sz w:val="24"/>
          <w:highlight w:val="green"/>
        </w:rPr>
        <w:t xml:space="preserve">inerente </w:t>
      </w:r>
      <w:r w:rsidRPr="00AE7522">
        <w:rPr>
          <w:rFonts w:ascii="Times New Roman" w:hAnsi="Times New Roman"/>
          <w:sz w:val="24"/>
        </w:rPr>
        <w:t xml:space="preserve">é a suscetibilidade de uma afirmação a respeito de uma transação, saldo contábil ou divulgação, a uma distorção que possa ser relevante, individualmente ou em conjunto com outras distorções, </w:t>
      </w:r>
      <w:r w:rsidRPr="00825B02">
        <w:rPr>
          <w:rFonts w:ascii="Times New Roman" w:hAnsi="Times New Roman"/>
          <w:sz w:val="24"/>
          <w:highlight w:val="yellow"/>
        </w:rPr>
        <w:t>antes da consideração de quaisquer controles relacionado</w:t>
      </w:r>
      <w:r w:rsidRPr="00AE7522">
        <w:rPr>
          <w:rFonts w:ascii="Times New Roman" w:hAnsi="Times New Roman"/>
          <w:sz w:val="24"/>
        </w:rPr>
        <w:t>s;</w:t>
      </w:r>
    </w:p>
    <w:p w14:paraId="27001F32" w14:textId="77777777" w:rsidR="002A6EFF" w:rsidRDefault="002A6EFF" w:rsidP="002A6EFF">
      <w:pPr>
        <w:ind w:left="1418" w:hanging="425"/>
        <w:rPr>
          <w:rFonts w:ascii="Times New Roman" w:hAnsi="Times New Roman"/>
          <w:sz w:val="24"/>
        </w:rPr>
      </w:pPr>
      <w:r w:rsidRPr="00AE7522">
        <w:rPr>
          <w:rFonts w:ascii="Times New Roman" w:hAnsi="Times New Roman"/>
          <w:sz w:val="24"/>
        </w:rPr>
        <w:t xml:space="preserve">(ii) </w:t>
      </w:r>
      <w:r w:rsidRPr="00AE7522">
        <w:rPr>
          <w:rFonts w:ascii="Times New Roman" w:hAnsi="Times New Roman"/>
          <w:sz w:val="24"/>
        </w:rPr>
        <w:tab/>
        <w:t xml:space="preserve">risco de </w:t>
      </w:r>
      <w:r w:rsidRPr="008460A5">
        <w:rPr>
          <w:rFonts w:ascii="Times New Roman" w:hAnsi="Times New Roman"/>
          <w:sz w:val="24"/>
          <w:highlight w:val="green"/>
        </w:rPr>
        <w:t xml:space="preserve">controle </w:t>
      </w:r>
      <w:r w:rsidRPr="00AE7522">
        <w:rPr>
          <w:rFonts w:ascii="Times New Roman" w:hAnsi="Times New Roman"/>
          <w:sz w:val="24"/>
        </w:rPr>
        <w:t xml:space="preserve">é o risco de que uma distorção que possa ocorrer em uma afirmação sobre uma classe de transação, saldo contábil ou divulgação e que possa ser relevante, individualmente ou em conjunto com outras distorções, </w:t>
      </w:r>
      <w:r w:rsidRPr="00825B02">
        <w:rPr>
          <w:rFonts w:ascii="Times New Roman" w:hAnsi="Times New Roman"/>
          <w:sz w:val="24"/>
          <w:highlight w:val="yellow"/>
        </w:rPr>
        <w:t>não seja prevenida, detectada e corrigida tempestivamente</w:t>
      </w:r>
      <w:r w:rsidRPr="00AE7522">
        <w:rPr>
          <w:rFonts w:ascii="Times New Roman" w:hAnsi="Times New Roman"/>
          <w:sz w:val="24"/>
        </w:rPr>
        <w:t xml:space="preserve"> pelo controle interno da entidade.</w:t>
      </w:r>
    </w:p>
    <w:p w14:paraId="6182CFC4" w14:textId="77777777" w:rsidR="00825B02" w:rsidRDefault="00825B02" w:rsidP="002A6EFF">
      <w:pPr>
        <w:ind w:left="1418" w:hanging="425"/>
        <w:rPr>
          <w:rFonts w:ascii="Times New Roman" w:hAnsi="Times New Roman"/>
          <w:sz w:val="24"/>
        </w:rPr>
      </w:pPr>
    </w:p>
    <w:p w14:paraId="55ACC244" w14:textId="4D69FC58" w:rsidR="00825B02" w:rsidRPr="00BD3415" w:rsidRDefault="00825B02" w:rsidP="002A6EFF">
      <w:pPr>
        <w:ind w:left="1418" w:hanging="425"/>
        <w:rPr>
          <w:rFonts w:ascii="Times New Roman" w:hAnsi="Times New Roman"/>
          <w:sz w:val="24"/>
          <w:lang w:val="en-US"/>
        </w:rPr>
      </w:pPr>
      <w:r w:rsidRPr="00BD3415">
        <w:rPr>
          <w:rFonts w:ascii="Times New Roman" w:hAnsi="Times New Roman"/>
          <w:sz w:val="24"/>
          <w:lang w:val="en-US"/>
        </w:rPr>
        <w:t>RA = RI x RC x RD</w:t>
      </w:r>
    </w:p>
    <w:p w14:paraId="5CF1EF98" w14:textId="6C90604F" w:rsidR="00825B02" w:rsidRPr="00BD3415" w:rsidRDefault="00825B02" w:rsidP="002A6EFF">
      <w:pPr>
        <w:ind w:left="1418" w:hanging="425"/>
        <w:rPr>
          <w:rFonts w:ascii="Times New Roman" w:hAnsi="Times New Roman"/>
          <w:sz w:val="24"/>
          <w:lang w:val="en-US"/>
        </w:rPr>
      </w:pPr>
      <w:r w:rsidRPr="00BD3415">
        <w:rPr>
          <w:rFonts w:ascii="Times New Roman" w:hAnsi="Times New Roman"/>
          <w:sz w:val="24"/>
          <w:lang w:val="en-US"/>
        </w:rPr>
        <w:t>RDR = RI x RC</w:t>
      </w:r>
    </w:p>
    <w:p w14:paraId="4AB98D5E" w14:textId="77777777" w:rsidR="002A6EFF" w:rsidRPr="00AE7522" w:rsidRDefault="002A6EFF">
      <w:pPr>
        <w:numPr>
          <w:ilvl w:val="0"/>
          <w:numId w:val="41"/>
        </w:numPr>
        <w:spacing w:after="0" w:line="240" w:lineRule="auto"/>
        <w:ind w:left="993" w:hanging="426"/>
        <w:jc w:val="both"/>
        <w:rPr>
          <w:rFonts w:ascii="Times New Roman" w:hAnsi="Times New Roman"/>
          <w:sz w:val="24"/>
        </w:rPr>
      </w:pPr>
      <w:r w:rsidRPr="00724214">
        <w:rPr>
          <w:rFonts w:ascii="Times New Roman" w:hAnsi="Times New Roman"/>
          <w:b/>
          <w:sz w:val="24"/>
        </w:rPr>
        <w:t>Responsável pela governança</w:t>
      </w:r>
      <w:r w:rsidRPr="00AE7522">
        <w:rPr>
          <w:rFonts w:ascii="Times New Roman" w:hAnsi="Times New Roman"/>
          <w:sz w:val="24"/>
        </w:rPr>
        <w:t xml:space="preserve"> é a pessoa ou organização com a </w:t>
      </w:r>
      <w:r w:rsidRPr="00825B02">
        <w:rPr>
          <w:rFonts w:ascii="Times New Roman" w:hAnsi="Times New Roman"/>
          <w:sz w:val="24"/>
          <w:highlight w:val="yellow"/>
        </w:rPr>
        <w:t>responsabilidade de supervisionar de forma geral a direção estratégica da entidade</w:t>
      </w:r>
      <w:r w:rsidRPr="00AE7522">
        <w:rPr>
          <w:rFonts w:ascii="Times New Roman" w:hAnsi="Times New Roman"/>
          <w:sz w:val="24"/>
        </w:rPr>
        <w:t xml:space="preserve"> e obrigações relacionadas com a responsabilidade da entidade. Isso inclui a supervisão geral do processo de relatório financeiro. Para algumas entidades, os responsáveis pela governança podem incluir empregados da administração, por exemplo, membros executivos</w:t>
      </w:r>
      <w:r w:rsidRPr="00AE7522">
        <w:rPr>
          <w:rFonts w:ascii="Times New Roman" w:hAnsi="Times New Roman"/>
          <w:i/>
          <w:sz w:val="24"/>
        </w:rPr>
        <w:t xml:space="preserve"> </w:t>
      </w:r>
      <w:r w:rsidRPr="00AE7522">
        <w:rPr>
          <w:rFonts w:ascii="Times New Roman" w:hAnsi="Times New Roman"/>
          <w:sz w:val="24"/>
        </w:rPr>
        <w:t xml:space="preserve">de conselho de governança de uma entidade do setor privado ou público, ou sócio-diretor. </w:t>
      </w:r>
    </w:p>
    <w:p w14:paraId="4B711E92" w14:textId="77777777" w:rsidR="002A6EFF" w:rsidRPr="00AE7522" w:rsidRDefault="002A6EFF" w:rsidP="002A6EFF">
      <w:pPr>
        <w:spacing w:after="0"/>
        <w:rPr>
          <w:rFonts w:ascii="Times New Roman" w:hAnsi="Times New Roman"/>
          <w:sz w:val="24"/>
        </w:rPr>
      </w:pPr>
    </w:p>
    <w:p w14:paraId="4DAEB58F" w14:textId="77777777" w:rsidR="002A6EFF" w:rsidRPr="00335F23" w:rsidRDefault="002A6EFF" w:rsidP="002A6EFF">
      <w:pPr>
        <w:spacing w:after="0"/>
        <w:rPr>
          <w:rFonts w:ascii="Times New Roman" w:hAnsi="Times New Roman"/>
          <w:b/>
          <w:sz w:val="28"/>
          <w:szCs w:val="28"/>
        </w:rPr>
      </w:pPr>
      <w:r w:rsidRPr="00335F23">
        <w:rPr>
          <w:rFonts w:ascii="Times New Roman" w:hAnsi="Times New Roman"/>
          <w:b/>
          <w:sz w:val="28"/>
          <w:szCs w:val="28"/>
        </w:rPr>
        <w:t>Requisitos</w:t>
      </w:r>
    </w:p>
    <w:p w14:paraId="427805B7" w14:textId="77777777" w:rsidR="002A6EFF" w:rsidRPr="00AE7522" w:rsidRDefault="002A6EFF" w:rsidP="002A6EFF">
      <w:pPr>
        <w:spacing w:after="0"/>
        <w:rPr>
          <w:rFonts w:ascii="Times New Roman" w:hAnsi="Times New Roman"/>
          <w:sz w:val="24"/>
        </w:rPr>
      </w:pPr>
    </w:p>
    <w:p w14:paraId="1180245C" w14:textId="77777777" w:rsidR="002A6EFF" w:rsidRPr="00AE7522" w:rsidRDefault="002A6EFF" w:rsidP="002A6EFF">
      <w:pPr>
        <w:spacing w:after="0"/>
        <w:rPr>
          <w:rFonts w:ascii="Times New Roman" w:hAnsi="Times New Roman"/>
          <w:b/>
          <w:sz w:val="24"/>
        </w:rPr>
      </w:pPr>
      <w:r w:rsidRPr="00AE7522">
        <w:rPr>
          <w:rFonts w:ascii="Times New Roman" w:hAnsi="Times New Roman"/>
          <w:b/>
          <w:sz w:val="24"/>
        </w:rPr>
        <w:t>Requisitos éticos relacionados à auditoria de demonstrações contábeis</w:t>
      </w:r>
    </w:p>
    <w:p w14:paraId="7BFF9FF4" w14:textId="77777777" w:rsidR="002A6EFF" w:rsidRPr="00AE7522" w:rsidRDefault="002A6EFF" w:rsidP="002A6EFF">
      <w:pPr>
        <w:spacing w:after="0"/>
        <w:rPr>
          <w:rFonts w:ascii="Times New Roman" w:hAnsi="Times New Roman"/>
          <w:sz w:val="24"/>
        </w:rPr>
      </w:pPr>
    </w:p>
    <w:p w14:paraId="18A85F3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14. </w:t>
      </w:r>
      <w:r w:rsidRPr="00AE7522">
        <w:rPr>
          <w:rFonts w:ascii="Times New Roman" w:hAnsi="Times New Roman"/>
          <w:sz w:val="24"/>
        </w:rPr>
        <w:tab/>
        <w:t xml:space="preserve">O auditor deve cumprir as exigências </w:t>
      </w:r>
      <w:r w:rsidRPr="008460A5">
        <w:rPr>
          <w:rFonts w:ascii="Times New Roman" w:hAnsi="Times New Roman"/>
          <w:sz w:val="24"/>
          <w:highlight w:val="yellow"/>
        </w:rPr>
        <w:t>éticas</w:t>
      </w:r>
      <w:r w:rsidRPr="00AE7522">
        <w:rPr>
          <w:rFonts w:ascii="Times New Roman" w:hAnsi="Times New Roman"/>
          <w:sz w:val="24"/>
        </w:rPr>
        <w:t xml:space="preserve"> relevantes, inclusive as pertinentes à independência, no que se refere aos trabalhos de auditoria de demonstrações contábeis (ver itens A14 a A17).</w:t>
      </w:r>
    </w:p>
    <w:p w14:paraId="0E5A4390" w14:textId="77777777" w:rsidR="002A6EFF" w:rsidRPr="00AE7522" w:rsidRDefault="002A6EFF" w:rsidP="002A6EFF">
      <w:pPr>
        <w:spacing w:after="0"/>
        <w:rPr>
          <w:rFonts w:ascii="Times New Roman" w:hAnsi="Times New Roman"/>
          <w:sz w:val="24"/>
        </w:rPr>
      </w:pPr>
    </w:p>
    <w:p w14:paraId="37DE98B8" w14:textId="77777777" w:rsidR="002A6EFF" w:rsidRPr="00AE7522" w:rsidRDefault="002A6EFF" w:rsidP="002A6EFF">
      <w:pPr>
        <w:spacing w:after="0"/>
        <w:rPr>
          <w:rFonts w:ascii="Times New Roman" w:hAnsi="Times New Roman"/>
          <w:b/>
          <w:sz w:val="24"/>
        </w:rPr>
      </w:pPr>
      <w:bookmarkStart w:id="17" w:name="_Hlk79432004"/>
      <w:r w:rsidRPr="00AE7522">
        <w:rPr>
          <w:rFonts w:ascii="Times New Roman" w:hAnsi="Times New Roman"/>
          <w:b/>
          <w:sz w:val="24"/>
        </w:rPr>
        <w:t>Ceticismo profissional</w:t>
      </w:r>
    </w:p>
    <w:p w14:paraId="7195A787" w14:textId="77777777" w:rsidR="002A6EFF" w:rsidRPr="00AE7522" w:rsidRDefault="002A6EFF" w:rsidP="002A6EFF">
      <w:pPr>
        <w:spacing w:after="0"/>
        <w:rPr>
          <w:rFonts w:ascii="Times New Roman" w:hAnsi="Times New Roman"/>
          <w:sz w:val="24"/>
        </w:rPr>
      </w:pPr>
    </w:p>
    <w:p w14:paraId="1548DA56"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15. </w:t>
      </w:r>
      <w:r w:rsidRPr="00AE7522">
        <w:rPr>
          <w:rFonts w:ascii="Times New Roman" w:hAnsi="Times New Roman"/>
          <w:sz w:val="24"/>
        </w:rPr>
        <w:tab/>
        <w:t>O auditor deve planejar e executar a auditoria com ceticismo profissional, reconhecendo que podem existir circunstâncias que causam distorção relevante nas demonstrações contábeis (ver itens A18 a A22).</w:t>
      </w:r>
    </w:p>
    <w:bookmarkEnd w:id="17"/>
    <w:p w14:paraId="26ECC520" w14:textId="77777777" w:rsidR="002A6EFF" w:rsidRPr="00AE7522" w:rsidRDefault="002A6EFF" w:rsidP="002A6EFF">
      <w:pPr>
        <w:spacing w:after="0"/>
        <w:rPr>
          <w:rFonts w:ascii="Times New Roman" w:hAnsi="Times New Roman"/>
          <w:sz w:val="24"/>
        </w:rPr>
      </w:pPr>
    </w:p>
    <w:p w14:paraId="645312B9" w14:textId="77777777" w:rsidR="002A6EFF" w:rsidRPr="00AE7522" w:rsidRDefault="002A6EFF" w:rsidP="002A6EFF">
      <w:pPr>
        <w:spacing w:after="0"/>
        <w:rPr>
          <w:rFonts w:ascii="Times New Roman" w:hAnsi="Times New Roman"/>
          <w:b/>
          <w:sz w:val="24"/>
        </w:rPr>
      </w:pPr>
      <w:r w:rsidRPr="00AE7522">
        <w:rPr>
          <w:rFonts w:ascii="Times New Roman" w:hAnsi="Times New Roman"/>
          <w:b/>
          <w:sz w:val="24"/>
        </w:rPr>
        <w:t>Julgamento profissional</w:t>
      </w:r>
    </w:p>
    <w:p w14:paraId="62022297" w14:textId="77777777" w:rsidR="002A6EFF" w:rsidRPr="00AE7522" w:rsidRDefault="002A6EFF" w:rsidP="002A6EFF">
      <w:pPr>
        <w:spacing w:after="0"/>
        <w:rPr>
          <w:rFonts w:ascii="Times New Roman" w:hAnsi="Times New Roman"/>
          <w:sz w:val="24"/>
        </w:rPr>
      </w:pPr>
    </w:p>
    <w:p w14:paraId="06F5DD77"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16. </w:t>
      </w:r>
      <w:r w:rsidRPr="00AE7522">
        <w:rPr>
          <w:rFonts w:ascii="Times New Roman" w:hAnsi="Times New Roman"/>
          <w:sz w:val="24"/>
        </w:rPr>
        <w:tab/>
        <w:t>O auditor deve exercer julgamento profissional ao planejar e executar a auditoria de demonstrações contábeis (ver itens A23 a A27).</w:t>
      </w:r>
    </w:p>
    <w:p w14:paraId="213DD335" w14:textId="77777777" w:rsidR="002A6EFF" w:rsidRPr="00AE7522" w:rsidRDefault="002A6EFF" w:rsidP="002A6EFF">
      <w:pPr>
        <w:spacing w:after="0"/>
        <w:rPr>
          <w:rFonts w:ascii="Times New Roman" w:hAnsi="Times New Roman"/>
          <w:sz w:val="24"/>
        </w:rPr>
      </w:pPr>
    </w:p>
    <w:p w14:paraId="5BDC5BD6" w14:textId="77777777" w:rsidR="002A6EFF" w:rsidRPr="00AE7522" w:rsidRDefault="002A6EFF" w:rsidP="002A6EFF">
      <w:pPr>
        <w:spacing w:after="0"/>
        <w:rPr>
          <w:rFonts w:ascii="Times New Roman" w:hAnsi="Times New Roman"/>
          <w:b/>
          <w:sz w:val="24"/>
        </w:rPr>
      </w:pPr>
      <w:r w:rsidRPr="00AE7522">
        <w:rPr>
          <w:rFonts w:ascii="Times New Roman" w:hAnsi="Times New Roman"/>
          <w:b/>
          <w:sz w:val="24"/>
        </w:rPr>
        <w:t>Evidência de auditoria apropriada e suficiente e risco de auditoria</w:t>
      </w:r>
    </w:p>
    <w:p w14:paraId="2FBC1ACD" w14:textId="77777777" w:rsidR="002A6EFF" w:rsidRPr="00AE7522" w:rsidRDefault="002A6EFF" w:rsidP="002A6EFF">
      <w:pPr>
        <w:spacing w:after="0"/>
        <w:rPr>
          <w:rFonts w:ascii="Times New Roman" w:hAnsi="Times New Roman"/>
          <w:sz w:val="24"/>
        </w:rPr>
      </w:pPr>
    </w:p>
    <w:p w14:paraId="5E5D003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17. </w:t>
      </w:r>
      <w:r w:rsidRPr="00AE7522">
        <w:rPr>
          <w:rFonts w:ascii="Times New Roman" w:hAnsi="Times New Roman"/>
          <w:sz w:val="24"/>
        </w:rPr>
        <w:tab/>
        <w:t xml:space="preserve">Para obter segurança razoável, o auditor deve obter evidência de auditoria apropriada e suficiente para reduzir o risco de auditoria a um nível baixo aceitável e, com isso, possibilitar a ele obter conclusões razoáveis e nelas basear a sua opinião (ver itens A28 a A52). </w:t>
      </w:r>
    </w:p>
    <w:p w14:paraId="30DD29D9" w14:textId="77777777" w:rsidR="002A6EFF" w:rsidRPr="00AE7522" w:rsidRDefault="002A6EFF" w:rsidP="002A6EFF">
      <w:pPr>
        <w:spacing w:after="0"/>
        <w:rPr>
          <w:rFonts w:ascii="Times New Roman" w:hAnsi="Times New Roman"/>
          <w:sz w:val="24"/>
        </w:rPr>
      </w:pPr>
    </w:p>
    <w:p w14:paraId="2F9B3FB4" w14:textId="77777777" w:rsidR="002A6EFF" w:rsidRPr="00AE7522" w:rsidRDefault="002A6EFF" w:rsidP="002A6EFF">
      <w:pPr>
        <w:spacing w:after="0"/>
        <w:rPr>
          <w:rFonts w:ascii="Times New Roman" w:hAnsi="Times New Roman"/>
          <w:b/>
          <w:sz w:val="24"/>
        </w:rPr>
      </w:pPr>
      <w:r w:rsidRPr="00AE7522">
        <w:rPr>
          <w:rFonts w:ascii="Times New Roman" w:hAnsi="Times New Roman"/>
          <w:b/>
          <w:sz w:val="24"/>
        </w:rPr>
        <w:t>Condução da auditoria</w:t>
      </w:r>
      <w:r w:rsidRPr="00AE7522">
        <w:rPr>
          <w:rFonts w:ascii="Times New Roman" w:hAnsi="Times New Roman"/>
          <w:sz w:val="24"/>
        </w:rPr>
        <w:t xml:space="preserve"> </w:t>
      </w:r>
      <w:r w:rsidRPr="00AE7522">
        <w:rPr>
          <w:rFonts w:ascii="Times New Roman" w:hAnsi="Times New Roman"/>
          <w:b/>
          <w:sz w:val="24"/>
        </w:rPr>
        <w:t>em conformidade com NBC</w:t>
      </w:r>
      <w:r>
        <w:rPr>
          <w:rFonts w:ascii="Times New Roman" w:hAnsi="Times New Roman"/>
          <w:b/>
          <w:sz w:val="24"/>
        </w:rPr>
        <w:t>s</w:t>
      </w:r>
      <w:r w:rsidRPr="00AE7522">
        <w:rPr>
          <w:rFonts w:ascii="Times New Roman" w:hAnsi="Times New Roman"/>
          <w:b/>
          <w:sz w:val="24"/>
        </w:rPr>
        <w:t xml:space="preserve"> TA</w:t>
      </w:r>
    </w:p>
    <w:p w14:paraId="71E79602" w14:textId="77777777" w:rsidR="002A6EFF" w:rsidRPr="00FC02B2" w:rsidRDefault="002A6EFF" w:rsidP="002A6EFF">
      <w:pPr>
        <w:spacing w:after="0"/>
        <w:rPr>
          <w:rFonts w:ascii="Times New Roman" w:hAnsi="Times New Roman"/>
          <w:sz w:val="24"/>
        </w:rPr>
      </w:pPr>
    </w:p>
    <w:p w14:paraId="5C72BEB7"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Conformidade com NBC</w:t>
      </w:r>
      <w:r>
        <w:rPr>
          <w:rFonts w:ascii="Times New Roman" w:hAnsi="Times New Roman"/>
          <w:sz w:val="24"/>
        </w:rPr>
        <w:t>s</w:t>
      </w:r>
      <w:r w:rsidRPr="00AE7522">
        <w:rPr>
          <w:rFonts w:ascii="Times New Roman" w:hAnsi="Times New Roman"/>
          <w:sz w:val="24"/>
        </w:rPr>
        <w:t xml:space="preserve"> TA relevantes para a auditoria</w:t>
      </w:r>
    </w:p>
    <w:p w14:paraId="390B5337" w14:textId="77777777" w:rsidR="002A6EFF" w:rsidRPr="00AE7522" w:rsidRDefault="002A6EFF" w:rsidP="002A6EFF">
      <w:pPr>
        <w:spacing w:after="0"/>
        <w:rPr>
          <w:rFonts w:ascii="Times New Roman" w:hAnsi="Times New Roman"/>
          <w:sz w:val="24"/>
        </w:rPr>
      </w:pPr>
    </w:p>
    <w:p w14:paraId="02842B91"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18. </w:t>
      </w:r>
      <w:r w:rsidRPr="00AE7522">
        <w:rPr>
          <w:rFonts w:ascii="Times New Roman" w:hAnsi="Times New Roman"/>
          <w:sz w:val="24"/>
        </w:rPr>
        <w:tab/>
        <w:t>O auditor deve observar todas as NBC</w:t>
      </w:r>
      <w:r>
        <w:rPr>
          <w:rFonts w:ascii="Times New Roman" w:hAnsi="Times New Roman"/>
          <w:sz w:val="24"/>
        </w:rPr>
        <w:t>s</w:t>
      </w:r>
      <w:r w:rsidRPr="00AE7522">
        <w:rPr>
          <w:rFonts w:ascii="Times New Roman" w:hAnsi="Times New Roman"/>
          <w:sz w:val="24"/>
        </w:rPr>
        <w:t xml:space="preserve"> TA relevantes para a auditoria. Uma NBC TA é relevante para a auditoria quando ela está em vigor e as circunstâncias tratadas nela existem na situação específica (ver itens A5</w:t>
      </w:r>
      <w:r>
        <w:rPr>
          <w:rFonts w:ascii="Times New Roman" w:hAnsi="Times New Roman"/>
          <w:sz w:val="24"/>
        </w:rPr>
        <w:t>5 a A59</w:t>
      </w:r>
      <w:r w:rsidRPr="00AE7522">
        <w:rPr>
          <w:rFonts w:ascii="Times New Roman" w:hAnsi="Times New Roman"/>
          <w:sz w:val="24"/>
        </w:rPr>
        <w:t xml:space="preserve">). </w:t>
      </w:r>
    </w:p>
    <w:p w14:paraId="23881133" w14:textId="77777777" w:rsidR="002A6EFF" w:rsidRPr="00AE7522" w:rsidRDefault="002A6EFF" w:rsidP="002A6EFF">
      <w:pPr>
        <w:spacing w:after="0"/>
        <w:rPr>
          <w:rFonts w:ascii="Times New Roman" w:hAnsi="Times New Roman"/>
          <w:sz w:val="24"/>
        </w:rPr>
      </w:pPr>
    </w:p>
    <w:p w14:paraId="36089BD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19. </w:t>
      </w:r>
      <w:r w:rsidRPr="00AE7522">
        <w:rPr>
          <w:rFonts w:ascii="Times New Roman" w:hAnsi="Times New Roman"/>
          <w:sz w:val="24"/>
        </w:rPr>
        <w:tab/>
        <w:t>O auditor deve entender o texto inteiro de cada NBC TA, inclusive sua aplicação e outros materiais explicativos para entender os seus objetivos e aplicar as suas exigências adequadamente (ver itens A</w:t>
      </w:r>
      <w:r>
        <w:rPr>
          <w:rFonts w:ascii="Times New Roman" w:hAnsi="Times New Roman"/>
          <w:sz w:val="24"/>
        </w:rPr>
        <w:t>60</w:t>
      </w:r>
      <w:r w:rsidRPr="00AE7522">
        <w:rPr>
          <w:rFonts w:ascii="Times New Roman" w:hAnsi="Times New Roman"/>
          <w:sz w:val="24"/>
        </w:rPr>
        <w:t xml:space="preserve"> a A6</w:t>
      </w:r>
      <w:r>
        <w:rPr>
          <w:rFonts w:ascii="Times New Roman" w:hAnsi="Times New Roman"/>
          <w:sz w:val="24"/>
        </w:rPr>
        <w:t>8</w:t>
      </w:r>
      <w:r w:rsidRPr="00AE7522">
        <w:rPr>
          <w:rFonts w:ascii="Times New Roman" w:hAnsi="Times New Roman"/>
          <w:sz w:val="24"/>
        </w:rPr>
        <w:t>).</w:t>
      </w:r>
    </w:p>
    <w:p w14:paraId="03501899" w14:textId="77777777" w:rsidR="002A6EFF" w:rsidRPr="00AE7522" w:rsidRDefault="002A6EFF" w:rsidP="002A6EFF">
      <w:pPr>
        <w:spacing w:after="0"/>
        <w:ind w:left="567" w:hanging="567"/>
        <w:rPr>
          <w:rFonts w:ascii="Times New Roman" w:hAnsi="Times New Roman"/>
          <w:sz w:val="24"/>
        </w:rPr>
      </w:pPr>
    </w:p>
    <w:p w14:paraId="32CC589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20. </w:t>
      </w:r>
      <w:r w:rsidRPr="00AE7522">
        <w:rPr>
          <w:rFonts w:ascii="Times New Roman" w:hAnsi="Times New Roman"/>
          <w:sz w:val="24"/>
        </w:rPr>
        <w:tab/>
        <w:t>O auditor não deve declarar conformidade com as normas de auditoria (brasileiras e internacionais) no seu relatório, a menos que ele tenha cumprido com as exigências desta Norma e de todas as demais NBC</w:t>
      </w:r>
      <w:r>
        <w:rPr>
          <w:rFonts w:ascii="Times New Roman" w:hAnsi="Times New Roman"/>
          <w:sz w:val="24"/>
        </w:rPr>
        <w:t>s</w:t>
      </w:r>
      <w:r w:rsidRPr="00AE7522">
        <w:rPr>
          <w:rFonts w:ascii="Times New Roman" w:hAnsi="Times New Roman"/>
          <w:sz w:val="24"/>
        </w:rPr>
        <w:t xml:space="preserve"> TA relevantes para a auditoria.</w:t>
      </w:r>
    </w:p>
    <w:p w14:paraId="647026E6" w14:textId="77777777" w:rsidR="002A6EFF" w:rsidRPr="00AE7522" w:rsidRDefault="002A6EFF" w:rsidP="002A6EFF">
      <w:pPr>
        <w:spacing w:after="0"/>
        <w:ind w:left="567" w:hanging="567"/>
        <w:rPr>
          <w:rFonts w:ascii="Times New Roman" w:hAnsi="Times New Roman"/>
          <w:sz w:val="24"/>
        </w:rPr>
      </w:pPr>
    </w:p>
    <w:p w14:paraId="3D91285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Objetivos declarados em NBC</w:t>
      </w:r>
      <w:r>
        <w:rPr>
          <w:rFonts w:ascii="Times New Roman" w:hAnsi="Times New Roman"/>
          <w:sz w:val="24"/>
        </w:rPr>
        <w:t>s</w:t>
      </w:r>
      <w:r w:rsidRPr="00AE7522">
        <w:rPr>
          <w:rFonts w:ascii="Times New Roman" w:hAnsi="Times New Roman"/>
          <w:sz w:val="24"/>
        </w:rPr>
        <w:t xml:space="preserve"> TA individuais</w:t>
      </w:r>
    </w:p>
    <w:p w14:paraId="04C447FA" w14:textId="77777777" w:rsidR="002A6EFF" w:rsidRPr="00AE7522" w:rsidRDefault="002A6EFF" w:rsidP="002A6EFF">
      <w:pPr>
        <w:spacing w:after="0"/>
        <w:ind w:left="567" w:hanging="567"/>
        <w:rPr>
          <w:rFonts w:ascii="Times New Roman" w:hAnsi="Times New Roman"/>
          <w:sz w:val="24"/>
        </w:rPr>
      </w:pPr>
    </w:p>
    <w:p w14:paraId="7909FD29" w14:textId="77777777" w:rsidR="002A6EFF" w:rsidRDefault="002A6EFF" w:rsidP="002A6EFF">
      <w:pPr>
        <w:ind w:left="567" w:hanging="567"/>
        <w:rPr>
          <w:rFonts w:ascii="Times New Roman" w:hAnsi="Times New Roman"/>
          <w:sz w:val="24"/>
        </w:rPr>
      </w:pPr>
      <w:r w:rsidRPr="00AE7522">
        <w:rPr>
          <w:rFonts w:ascii="Times New Roman" w:hAnsi="Times New Roman"/>
          <w:sz w:val="24"/>
        </w:rPr>
        <w:t xml:space="preserve">21. </w:t>
      </w:r>
      <w:r w:rsidRPr="00AE7522">
        <w:rPr>
          <w:rFonts w:ascii="Times New Roman" w:hAnsi="Times New Roman"/>
          <w:sz w:val="24"/>
        </w:rPr>
        <w:tab/>
        <w:t>Para atingir os objetivos gerais do auditor, ele deve utilizar os procedimentos estabelecidos nas NBC</w:t>
      </w:r>
      <w:r>
        <w:rPr>
          <w:rFonts w:ascii="Times New Roman" w:hAnsi="Times New Roman"/>
          <w:sz w:val="24"/>
        </w:rPr>
        <w:t>s</w:t>
      </w:r>
      <w:r w:rsidRPr="00AE7522">
        <w:rPr>
          <w:rFonts w:ascii="Times New Roman" w:hAnsi="Times New Roman"/>
          <w:sz w:val="24"/>
        </w:rPr>
        <w:t xml:space="preserve"> TA relevantes ao planejar e executar a auditoria, considerando as inter-relações entre as NBC</w:t>
      </w:r>
      <w:r>
        <w:rPr>
          <w:rFonts w:ascii="Times New Roman" w:hAnsi="Times New Roman"/>
          <w:sz w:val="24"/>
        </w:rPr>
        <w:t>s</w:t>
      </w:r>
      <w:r w:rsidRPr="00AE7522">
        <w:rPr>
          <w:rFonts w:ascii="Times New Roman" w:hAnsi="Times New Roman"/>
          <w:sz w:val="24"/>
        </w:rPr>
        <w:t xml:space="preserve"> TA, para (ver itens A6</w:t>
      </w:r>
      <w:r>
        <w:rPr>
          <w:rFonts w:ascii="Times New Roman" w:hAnsi="Times New Roman"/>
          <w:sz w:val="24"/>
        </w:rPr>
        <w:t>9</w:t>
      </w:r>
      <w:r w:rsidRPr="00AE7522">
        <w:rPr>
          <w:rFonts w:ascii="Times New Roman" w:hAnsi="Times New Roman"/>
          <w:sz w:val="24"/>
        </w:rPr>
        <w:t xml:space="preserve"> a A</w:t>
      </w:r>
      <w:r>
        <w:rPr>
          <w:rFonts w:ascii="Times New Roman" w:hAnsi="Times New Roman"/>
          <w:sz w:val="24"/>
        </w:rPr>
        <w:t>71</w:t>
      </w:r>
      <w:r w:rsidRPr="00AE7522">
        <w:rPr>
          <w:rFonts w:ascii="Times New Roman" w:hAnsi="Times New Roman"/>
          <w:sz w:val="24"/>
        </w:rPr>
        <w:t>):</w:t>
      </w:r>
    </w:p>
    <w:p w14:paraId="0F4208B5" w14:textId="77777777" w:rsidR="002A6EFF" w:rsidRPr="00AE7522" w:rsidRDefault="002A6EFF" w:rsidP="002A6EFF">
      <w:pPr>
        <w:ind w:left="993" w:hanging="426"/>
        <w:rPr>
          <w:rFonts w:ascii="Times New Roman" w:hAnsi="Times New Roman"/>
          <w:i/>
          <w:sz w:val="24"/>
        </w:rPr>
      </w:pPr>
      <w:r w:rsidRPr="00AE7522">
        <w:rPr>
          <w:rFonts w:ascii="Times New Roman" w:hAnsi="Times New Roman"/>
          <w:sz w:val="24"/>
        </w:rPr>
        <w:t xml:space="preserve">(a) </w:t>
      </w:r>
      <w:r w:rsidRPr="00AE7522">
        <w:rPr>
          <w:rFonts w:ascii="Times New Roman" w:hAnsi="Times New Roman"/>
          <w:sz w:val="24"/>
        </w:rPr>
        <w:tab/>
        <w:t>determinar se são necessários quaisquer procedimentos de auditoria, além dos exigidos pelas NBC</w:t>
      </w:r>
      <w:r>
        <w:rPr>
          <w:rFonts w:ascii="Times New Roman" w:hAnsi="Times New Roman"/>
          <w:sz w:val="24"/>
        </w:rPr>
        <w:t>s</w:t>
      </w:r>
      <w:r w:rsidRPr="00AE7522">
        <w:rPr>
          <w:rFonts w:ascii="Times New Roman" w:hAnsi="Times New Roman"/>
          <w:sz w:val="24"/>
        </w:rPr>
        <w:t xml:space="preserve"> TA, na busca dos objetivos formulados nas NBC</w:t>
      </w:r>
      <w:r>
        <w:rPr>
          <w:rFonts w:ascii="Times New Roman" w:hAnsi="Times New Roman"/>
          <w:sz w:val="24"/>
        </w:rPr>
        <w:t>s</w:t>
      </w:r>
      <w:r w:rsidRPr="00AE7522">
        <w:rPr>
          <w:rFonts w:ascii="Times New Roman" w:hAnsi="Times New Roman"/>
          <w:sz w:val="24"/>
        </w:rPr>
        <w:t xml:space="preserve"> TA (ver item A7</w:t>
      </w:r>
      <w:r>
        <w:rPr>
          <w:rFonts w:ascii="Times New Roman" w:hAnsi="Times New Roman"/>
          <w:sz w:val="24"/>
        </w:rPr>
        <w:t>2</w:t>
      </w:r>
      <w:r w:rsidRPr="00AE7522">
        <w:rPr>
          <w:rFonts w:ascii="Times New Roman" w:hAnsi="Times New Roman"/>
          <w:sz w:val="24"/>
        </w:rPr>
        <w:t>); e</w:t>
      </w:r>
    </w:p>
    <w:p w14:paraId="7354B023" w14:textId="77777777" w:rsidR="002A6EFF" w:rsidRPr="00AE7522" w:rsidRDefault="002A6EFF" w:rsidP="002A6EFF">
      <w:pPr>
        <w:spacing w:after="0"/>
        <w:ind w:left="993" w:hanging="426"/>
        <w:rPr>
          <w:rFonts w:ascii="Times New Roman" w:hAnsi="Times New Roman"/>
          <w:sz w:val="24"/>
        </w:rPr>
      </w:pPr>
      <w:r w:rsidRPr="00AE7522">
        <w:rPr>
          <w:rFonts w:ascii="Times New Roman" w:hAnsi="Times New Roman"/>
          <w:sz w:val="24"/>
        </w:rPr>
        <w:t>(b)</w:t>
      </w:r>
      <w:r w:rsidRPr="00AE7522">
        <w:rPr>
          <w:rFonts w:ascii="Times New Roman" w:hAnsi="Times New Roman"/>
          <w:i/>
          <w:sz w:val="24"/>
        </w:rPr>
        <w:t xml:space="preserve"> </w:t>
      </w:r>
      <w:r w:rsidRPr="00AE7522">
        <w:rPr>
          <w:rFonts w:ascii="Times New Roman" w:hAnsi="Times New Roman"/>
          <w:i/>
          <w:sz w:val="24"/>
        </w:rPr>
        <w:tab/>
      </w:r>
      <w:r w:rsidRPr="00AE7522">
        <w:rPr>
          <w:rFonts w:ascii="Times New Roman" w:hAnsi="Times New Roman"/>
          <w:sz w:val="24"/>
        </w:rPr>
        <w:t>avaliar se foi obtida evidência de auditoria apropriada e suficiente (ver item A7</w:t>
      </w:r>
      <w:r>
        <w:rPr>
          <w:rFonts w:ascii="Times New Roman" w:hAnsi="Times New Roman"/>
          <w:sz w:val="24"/>
        </w:rPr>
        <w:t>3</w:t>
      </w:r>
      <w:r w:rsidRPr="00AE7522">
        <w:rPr>
          <w:rFonts w:ascii="Times New Roman" w:hAnsi="Times New Roman"/>
          <w:sz w:val="24"/>
        </w:rPr>
        <w:t>).</w:t>
      </w:r>
    </w:p>
    <w:p w14:paraId="12F62B40" w14:textId="77777777" w:rsidR="002A6EFF" w:rsidRPr="00AE7522" w:rsidRDefault="002A6EFF" w:rsidP="002A6EFF">
      <w:pPr>
        <w:spacing w:after="0"/>
        <w:rPr>
          <w:rFonts w:ascii="Times New Roman" w:hAnsi="Times New Roman"/>
          <w:i/>
          <w:sz w:val="24"/>
        </w:rPr>
      </w:pPr>
    </w:p>
    <w:p w14:paraId="08E5E589"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Conformidade com exigências relevantes</w:t>
      </w:r>
    </w:p>
    <w:p w14:paraId="76A35D7B" w14:textId="77777777" w:rsidR="002A6EFF" w:rsidRPr="00AE7522" w:rsidRDefault="002A6EFF" w:rsidP="002A6EFF">
      <w:pPr>
        <w:spacing w:after="0"/>
        <w:rPr>
          <w:rFonts w:ascii="Times New Roman" w:hAnsi="Times New Roman"/>
          <w:sz w:val="24"/>
        </w:rPr>
      </w:pPr>
    </w:p>
    <w:p w14:paraId="74463808" w14:textId="77777777" w:rsidR="002A6EFF" w:rsidRDefault="002A6EFF" w:rsidP="002A6EFF">
      <w:pPr>
        <w:ind w:left="567" w:hanging="567"/>
        <w:rPr>
          <w:rFonts w:ascii="Times New Roman" w:hAnsi="Times New Roman"/>
          <w:sz w:val="24"/>
        </w:rPr>
      </w:pPr>
      <w:r w:rsidRPr="00AE7522">
        <w:rPr>
          <w:rFonts w:ascii="Times New Roman" w:hAnsi="Times New Roman"/>
          <w:sz w:val="24"/>
        </w:rPr>
        <w:t xml:space="preserve">22. </w:t>
      </w:r>
      <w:r w:rsidRPr="00AE7522">
        <w:rPr>
          <w:rFonts w:ascii="Times New Roman" w:hAnsi="Times New Roman"/>
          <w:sz w:val="24"/>
        </w:rPr>
        <w:tab/>
        <w:t>Observado o disposto no item 23, o auditor deve cumprir com cada exigência de uma NBC TA, a menos que, nas circunstâncias da auditoria:</w:t>
      </w:r>
    </w:p>
    <w:p w14:paraId="44E090F4" w14:textId="77777777" w:rsidR="002A6EFF" w:rsidRPr="00AE7522" w:rsidRDefault="002A6EFF" w:rsidP="002A6EFF">
      <w:pPr>
        <w:ind w:left="993" w:hanging="426"/>
        <w:rPr>
          <w:rFonts w:ascii="Times New Roman" w:hAnsi="Times New Roman"/>
          <w:i/>
          <w:sz w:val="24"/>
        </w:rPr>
      </w:pPr>
      <w:r w:rsidRPr="00AE7522">
        <w:rPr>
          <w:rFonts w:ascii="Times New Roman" w:hAnsi="Times New Roman"/>
          <w:sz w:val="24"/>
        </w:rPr>
        <w:t xml:space="preserve">(a) </w:t>
      </w:r>
      <w:r w:rsidRPr="00AE7522">
        <w:rPr>
          <w:rFonts w:ascii="Times New Roman" w:hAnsi="Times New Roman"/>
          <w:sz w:val="24"/>
        </w:rPr>
        <w:tab/>
        <w:t>a NBC TA inteira não seja relevante; ou</w:t>
      </w:r>
    </w:p>
    <w:p w14:paraId="7625B8D4" w14:textId="77777777" w:rsidR="002A6EFF" w:rsidRPr="00AE7522" w:rsidRDefault="002A6EFF" w:rsidP="002A6EFF">
      <w:pPr>
        <w:spacing w:after="0"/>
        <w:ind w:left="993" w:hanging="426"/>
        <w:rPr>
          <w:rFonts w:ascii="Times New Roman" w:hAnsi="Times New Roman"/>
          <w:sz w:val="24"/>
        </w:rPr>
      </w:pPr>
      <w:r w:rsidRPr="00AE7522">
        <w:rPr>
          <w:rFonts w:ascii="Times New Roman" w:hAnsi="Times New Roman"/>
          <w:sz w:val="24"/>
        </w:rPr>
        <w:t>(b)</w:t>
      </w:r>
      <w:r w:rsidRPr="00AE7522">
        <w:rPr>
          <w:rFonts w:ascii="Times New Roman" w:hAnsi="Times New Roman"/>
          <w:i/>
          <w:sz w:val="24"/>
        </w:rPr>
        <w:t xml:space="preserve"> </w:t>
      </w:r>
      <w:r w:rsidRPr="00AE7522">
        <w:rPr>
          <w:rFonts w:ascii="Times New Roman" w:hAnsi="Times New Roman"/>
          <w:i/>
          <w:sz w:val="24"/>
        </w:rPr>
        <w:tab/>
      </w:r>
      <w:r w:rsidRPr="00AE7522">
        <w:rPr>
          <w:rFonts w:ascii="Times New Roman" w:hAnsi="Times New Roman"/>
          <w:sz w:val="24"/>
        </w:rPr>
        <w:t>a exigência não seja relevante por ser condicional e a condição não existir (ver itens A7</w:t>
      </w:r>
      <w:r>
        <w:rPr>
          <w:rFonts w:ascii="Times New Roman" w:hAnsi="Times New Roman"/>
          <w:sz w:val="24"/>
        </w:rPr>
        <w:t>4</w:t>
      </w:r>
      <w:r w:rsidRPr="00AE7522">
        <w:rPr>
          <w:rFonts w:ascii="Times New Roman" w:hAnsi="Times New Roman"/>
          <w:sz w:val="24"/>
        </w:rPr>
        <w:t xml:space="preserve"> </w:t>
      </w:r>
      <w:r>
        <w:rPr>
          <w:rFonts w:ascii="Times New Roman" w:hAnsi="Times New Roman"/>
          <w:sz w:val="24"/>
        </w:rPr>
        <w:t>e</w:t>
      </w:r>
      <w:r w:rsidRPr="00AE7522">
        <w:rPr>
          <w:rFonts w:ascii="Times New Roman" w:hAnsi="Times New Roman"/>
          <w:sz w:val="24"/>
        </w:rPr>
        <w:t xml:space="preserve"> A7</w:t>
      </w:r>
      <w:r>
        <w:rPr>
          <w:rFonts w:ascii="Times New Roman" w:hAnsi="Times New Roman"/>
          <w:sz w:val="24"/>
        </w:rPr>
        <w:t>5</w:t>
      </w:r>
      <w:r w:rsidRPr="00AE7522">
        <w:rPr>
          <w:rFonts w:ascii="Times New Roman" w:hAnsi="Times New Roman"/>
          <w:sz w:val="24"/>
        </w:rPr>
        <w:t>).</w:t>
      </w:r>
    </w:p>
    <w:p w14:paraId="20309534" w14:textId="77777777" w:rsidR="002A6EFF" w:rsidRPr="00AE7522" w:rsidRDefault="002A6EFF" w:rsidP="002A6EFF">
      <w:pPr>
        <w:spacing w:after="0"/>
        <w:ind w:left="567" w:hanging="567"/>
        <w:rPr>
          <w:rFonts w:ascii="Times New Roman" w:hAnsi="Times New Roman"/>
          <w:sz w:val="24"/>
        </w:rPr>
      </w:pPr>
    </w:p>
    <w:p w14:paraId="02D8ACD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23. </w:t>
      </w:r>
      <w:r w:rsidRPr="00AE7522">
        <w:rPr>
          <w:rFonts w:ascii="Times New Roman" w:hAnsi="Times New Roman"/>
          <w:sz w:val="24"/>
        </w:rPr>
        <w:tab/>
        <w:t>Em circunstâncias excepcionais, o auditor pode julgar necessário não considerar uma exigência relevante em uma NBC TA. Em tais circunstâncias, o auditor deve executar procedimentos de auditoria alternativos para cumprir o objetivo dessa exigência. Espera-se que a necessidade do auditor não considerar uma exigência relevante surja apenas quando a exigência for a execução de um procedimento específico e, nas circunstâncias específicas da auditoria, esse procedimento seria ineficaz no cumprimento do objetivo da exigência (ver item A74).</w:t>
      </w:r>
    </w:p>
    <w:p w14:paraId="4D6C138B" w14:textId="77777777" w:rsidR="002A6EFF" w:rsidRPr="00AE7522" w:rsidRDefault="002A6EFF" w:rsidP="002A6EFF">
      <w:pPr>
        <w:spacing w:after="0"/>
        <w:rPr>
          <w:rFonts w:ascii="Times New Roman" w:hAnsi="Times New Roman"/>
          <w:sz w:val="24"/>
        </w:rPr>
      </w:pPr>
    </w:p>
    <w:p w14:paraId="46368800"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Não cumprimento de um objetivo</w:t>
      </w:r>
    </w:p>
    <w:p w14:paraId="350C43F0" w14:textId="77777777" w:rsidR="002A6EFF" w:rsidRPr="00AE7522" w:rsidRDefault="002A6EFF" w:rsidP="002A6EFF">
      <w:pPr>
        <w:spacing w:after="0"/>
        <w:rPr>
          <w:rFonts w:ascii="Times New Roman" w:hAnsi="Times New Roman"/>
          <w:sz w:val="24"/>
        </w:rPr>
      </w:pPr>
    </w:p>
    <w:p w14:paraId="3297232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24. </w:t>
      </w:r>
      <w:r w:rsidRPr="00AE7522">
        <w:rPr>
          <w:rFonts w:ascii="Times New Roman" w:hAnsi="Times New Roman"/>
          <w:sz w:val="24"/>
        </w:rPr>
        <w:tab/>
        <w:t>Se um objetivo em uma NBC TA relevante não pode ser cumprido, o auditor deve avaliar se isso o impede de cumprir os objetivos gerais de auditoria e se isso exige que ele, em conformidade com as NBC</w:t>
      </w:r>
      <w:r>
        <w:rPr>
          <w:rFonts w:ascii="Times New Roman" w:hAnsi="Times New Roman"/>
          <w:sz w:val="24"/>
        </w:rPr>
        <w:t>s</w:t>
      </w:r>
      <w:r w:rsidRPr="00AE7522">
        <w:rPr>
          <w:rFonts w:ascii="Times New Roman" w:hAnsi="Times New Roman"/>
          <w:sz w:val="24"/>
        </w:rPr>
        <w:t xml:space="preserve"> TA, modifique sua opinião ou renuncie ao trabalho (quando a renúncia é possível de acordo com lei ou regulamento aplicável). A falha no cumprimento de um objetivo representa um assunto significativo, que exige documentação em conformidade com a NBC TA 230 – Documentação de Auditoria (ver itens A7</w:t>
      </w:r>
      <w:r>
        <w:rPr>
          <w:rFonts w:ascii="Times New Roman" w:hAnsi="Times New Roman"/>
          <w:sz w:val="24"/>
        </w:rPr>
        <w:t>7</w:t>
      </w:r>
      <w:r w:rsidRPr="00AE7522">
        <w:rPr>
          <w:rFonts w:ascii="Times New Roman" w:hAnsi="Times New Roman"/>
          <w:sz w:val="24"/>
        </w:rPr>
        <w:t xml:space="preserve"> a A7</w:t>
      </w:r>
      <w:r>
        <w:rPr>
          <w:rFonts w:ascii="Times New Roman" w:hAnsi="Times New Roman"/>
          <w:sz w:val="24"/>
        </w:rPr>
        <w:t>8</w:t>
      </w:r>
      <w:r w:rsidRPr="00AE7522">
        <w:rPr>
          <w:rFonts w:ascii="Times New Roman" w:hAnsi="Times New Roman"/>
          <w:sz w:val="24"/>
        </w:rPr>
        <w:t xml:space="preserve">). Para melhor entendimento das expressões “que o auditor modifique sua opinião” ou “emitir uma opinião modificada” ver NBC TA 705 que trata da emissão de relatórios com modificações, que significa emitir um relatório adverso ou com ressalva. </w:t>
      </w:r>
    </w:p>
    <w:p w14:paraId="6B2C8E9E" w14:textId="77777777" w:rsidR="002A6EFF" w:rsidRDefault="002A6EFF" w:rsidP="002A6EFF">
      <w:pPr>
        <w:spacing w:after="0"/>
        <w:ind w:left="567" w:hanging="567"/>
        <w:rPr>
          <w:rFonts w:ascii="Times New Roman" w:hAnsi="Times New Roman"/>
          <w:sz w:val="24"/>
        </w:rPr>
      </w:pPr>
    </w:p>
    <w:p w14:paraId="2768427B" w14:textId="77777777" w:rsidR="002A6EFF" w:rsidRPr="00724214" w:rsidRDefault="002A6EFF" w:rsidP="002A6EFF">
      <w:pPr>
        <w:spacing w:after="0"/>
        <w:ind w:left="567" w:hanging="567"/>
        <w:rPr>
          <w:rFonts w:ascii="Times New Roman" w:hAnsi="Times New Roman"/>
          <w:sz w:val="24"/>
        </w:rPr>
      </w:pPr>
    </w:p>
    <w:p w14:paraId="65CB1E8E" w14:textId="77777777" w:rsidR="002A6EFF" w:rsidRPr="00724214" w:rsidRDefault="002A6EFF" w:rsidP="002A6EFF">
      <w:pPr>
        <w:spacing w:after="0"/>
        <w:ind w:right="2"/>
        <w:rPr>
          <w:rFonts w:ascii="Times New Roman" w:hAnsi="Times New Roman"/>
          <w:sz w:val="24"/>
        </w:rPr>
      </w:pPr>
      <w:r w:rsidRPr="00724214">
        <w:rPr>
          <w:rFonts w:ascii="Times New Roman" w:hAnsi="Times New Roman"/>
          <w:sz w:val="24"/>
        </w:rPr>
        <w:t>Em razão da inclusão dos itens A1 e A2, a numeração existente é renumerada em ordem sequencial, ou seja, A1 para A3, A2 para A4, A3 para A5, e assim sucessivamente. Além disso, as referências em outras normas também são ajustadas em função dessas alterações de numeração.</w:t>
      </w:r>
    </w:p>
    <w:p w14:paraId="3C601E6E" w14:textId="77777777" w:rsidR="002A6EFF" w:rsidRDefault="002A6EFF" w:rsidP="002A6EFF">
      <w:pPr>
        <w:spacing w:after="0"/>
        <w:ind w:right="2"/>
        <w:rPr>
          <w:rFonts w:ascii="Times New Roman" w:hAnsi="Times New Roman"/>
          <w:sz w:val="24"/>
        </w:rPr>
      </w:pPr>
    </w:p>
    <w:p w14:paraId="4E7C2A91" w14:textId="77777777" w:rsidR="002A6EFF" w:rsidRPr="00724214" w:rsidRDefault="002A6EFF" w:rsidP="002A6EFF">
      <w:pPr>
        <w:spacing w:after="0"/>
        <w:ind w:right="2"/>
        <w:rPr>
          <w:rFonts w:ascii="Times New Roman" w:hAnsi="Times New Roman"/>
          <w:sz w:val="24"/>
        </w:rPr>
      </w:pPr>
      <w:r w:rsidRPr="00724214">
        <w:rPr>
          <w:rFonts w:ascii="Times New Roman" w:hAnsi="Times New Roman"/>
          <w:sz w:val="24"/>
        </w:rPr>
        <w:t>Em razão dessas alterações, as disposições não alteradas desta norma são mantidas e a sigla da NBC TA 200, publicada no DOU, Seção 1, de 3/12/2009, passa a ser NBC TA 200 (R1).</w:t>
      </w:r>
    </w:p>
    <w:p w14:paraId="0C79D6E5" w14:textId="77777777" w:rsidR="002A6EFF" w:rsidRPr="002A6EFF" w:rsidRDefault="002A6EFF" w:rsidP="002A6EFF">
      <w:pPr>
        <w:pStyle w:val="Textoembloco"/>
        <w:tabs>
          <w:tab w:val="left" w:pos="-5387"/>
        </w:tabs>
        <w:ind w:left="0"/>
        <w:jc w:val="both"/>
        <w:rPr>
          <w:sz w:val="24"/>
          <w:lang w:val="pt-BR"/>
        </w:rPr>
      </w:pPr>
    </w:p>
    <w:p w14:paraId="3935B6FB" w14:textId="77777777" w:rsidR="002A6EFF" w:rsidRPr="00724214" w:rsidRDefault="002A6EFF" w:rsidP="002A6EFF">
      <w:pPr>
        <w:pStyle w:val="Textoembloco"/>
        <w:autoSpaceDE w:val="0"/>
        <w:autoSpaceDN w:val="0"/>
        <w:adjustRightInd w:val="0"/>
        <w:ind w:left="0"/>
        <w:jc w:val="both"/>
        <w:rPr>
          <w:sz w:val="24"/>
          <w:lang w:val="pt-BR"/>
        </w:rPr>
      </w:pPr>
      <w:r w:rsidRPr="00724214">
        <w:rPr>
          <w:sz w:val="24"/>
          <w:lang w:val="pt-BR"/>
        </w:rPr>
        <w:t>As alterações desta norma entram em vigor na data de sua publicação, aplicando-se às auditorias de demonstrações contábeis para períodos que se findam em, ou após, 31 de dezembro de 2016.</w:t>
      </w:r>
    </w:p>
    <w:p w14:paraId="5CB97FF7" w14:textId="77777777" w:rsidR="002A6EFF" w:rsidRDefault="002A6EFF" w:rsidP="002A6EFF">
      <w:pPr>
        <w:spacing w:after="0"/>
        <w:ind w:left="567" w:right="2" w:hanging="567"/>
        <w:rPr>
          <w:rFonts w:ascii="Times New Roman" w:hAnsi="Times New Roman"/>
          <w:sz w:val="24"/>
        </w:rPr>
      </w:pPr>
    </w:p>
    <w:p w14:paraId="536F1D31" w14:textId="77777777" w:rsidR="002A6EFF" w:rsidRPr="00724214" w:rsidRDefault="002A6EFF" w:rsidP="002A6EFF">
      <w:pPr>
        <w:spacing w:after="0"/>
        <w:ind w:left="567" w:right="2" w:hanging="567"/>
        <w:rPr>
          <w:rFonts w:ascii="Times New Roman" w:hAnsi="Times New Roman"/>
          <w:sz w:val="24"/>
        </w:rPr>
      </w:pPr>
    </w:p>
    <w:p w14:paraId="68BFC14E" w14:textId="77777777" w:rsidR="002A6EFF" w:rsidRPr="00724214" w:rsidRDefault="002A6EFF">
      <w:pPr>
        <w:pStyle w:val="Recuodecorpodetexto2"/>
        <w:numPr>
          <w:ilvl w:val="0"/>
          <w:numId w:val="38"/>
        </w:numPr>
        <w:tabs>
          <w:tab w:val="clear" w:pos="360"/>
        </w:tabs>
        <w:spacing w:after="0" w:line="240" w:lineRule="auto"/>
        <w:ind w:left="283" w:firstLine="0"/>
        <w:jc w:val="right"/>
        <w:rPr>
          <w:lang w:val="pt-BR"/>
        </w:rPr>
      </w:pPr>
      <w:r w:rsidRPr="00724214">
        <w:rPr>
          <w:lang w:val="pt-BR"/>
        </w:rPr>
        <w:t>Brasília, 19 de agosto de 2016.</w:t>
      </w:r>
    </w:p>
    <w:p w14:paraId="1F67CBBE" w14:textId="77777777" w:rsidR="002A6EFF" w:rsidRDefault="002A6EFF" w:rsidP="002A6EFF"/>
    <w:p w14:paraId="6BFFFBE8" w14:textId="77777777" w:rsidR="002A6EFF" w:rsidRPr="00943180" w:rsidRDefault="002A6EFF" w:rsidP="002A6EFF">
      <w:pPr>
        <w:spacing w:after="0"/>
        <w:rPr>
          <w:rFonts w:ascii="Times New Roman" w:hAnsi="Times New Roman"/>
          <w:sz w:val="24"/>
        </w:rPr>
      </w:pPr>
    </w:p>
    <w:p w14:paraId="566FE2D9" w14:textId="77777777" w:rsidR="002A6EFF" w:rsidRPr="00943180" w:rsidRDefault="002A6EFF" w:rsidP="002A6EFF">
      <w:pPr>
        <w:spacing w:after="0"/>
        <w:jc w:val="center"/>
        <w:rPr>
          <w:rFonts w:ascii="Times New Roman" w:hAnsi="Times New Roman"/>
          <w:bCs/>
          <w:sz w:val="24"/>
        </w:rPr>
      </w:pPr>
      <w:r w:rsidRPr="00943180">
        <w:rPr>
          <w:rFonts w:ascii="Times New Roman" w:hAnsi="Times New Roman"/>
          <w:sz w:val="24"/>
        </w:rPr>
        <w:t xml:space="preserve">Contador </w:t>
      </w:r>
      <w:r w:rsidRPr="00943180">
        <w:rPr>
          <w:rFonts w:ascii="Times New Roman" w:hAnsi="Times New Roman"/>
          <w:b/>
          <w:sz w:val="24"/>
        </w:rPr>
        <w:t>José Martonio Alves Coelho</w:t>
      </w:r>
    </w:p>
    <w:p w14:paraId="1D5E8A82" w14:textId="77777777" w:rsidR="002A6EFF" w:rsidRPr="00943180" w:rsidRDefault="002A6EFF">
      <w:pPr>
        <w:pStyle w:val="Recuodecorpodetexto2"/>
        <w:numPr>
          <w:ilvl w:val="0"/>
          <w:numId w:val="38"/>
        </w:numPr>
        <w:tabs>
          <w:tab w:val="clear" w:pos="360"/>
        </w:tabs>
        <w:spacing w:after="0" w:line="240" w:lineRule="auto"/>
        <w:ind w:left="0" w:firstLine="0"/>
        <w:jc w:val="center"/>
      </w:pPr>
      <w:r w:rsidRPr="00943180">
        <w:rPr>
          <w:b/>
        </w:rPr>
        <w:t>Presidente</w:t>
      </w:r>
    </w:p>
    <w:p w14:paraId="4EF45160" w14:textId="77777777" w:rsidR="002A6EFF" w:rsidRPr="00943180" w:rsidRDefault="002A6EFF" w:rsidP="002A6EFF">
      <w:pPr>
        <w:spacing w:after="0"/>
        <w:rPr>
          <w:rFonts w:ascii="Times New Roman" w:hAnsi="Times New Roman"/>
          <w:sz w:val="24"/>
        </w:rPr>
      </w:pPr>
    </w:p>
    <w:p w14:paraId="0DE2B9E7" w14:textId="77777777" w:rsidR="002A6EFF" w:rsidRDefault="002A6EFF" w:rsidP="002A6EFF">
      <w:pPr>
        <w:spacing w:after="0"/>
        <w:rPr>
          <w:rFonts w:ascii="Times New Roman" w:hAnsi="Times New Roman"/>
          <w:b/>
          <w:sz w:val="28"/>
          <w:szCs w:val="28"/>
        </w:rPr>
      </w:pPr>
    </w:p>
    <w:p w14:paraId="4E028738" w14:textId="77777777" w:rsidR="002A6EFF" w:rsidRDefault="002A6EFF" w:rsidP="002A6EFF">
      <w:pPr>
        <w:spacing w:after="0"/>
        <w:rPr>
          <w:rFonts w:ascii="Times New Roman" w:hAnsi="Times New Roman"/>
          <w:b/>
          <w:sz w:val="28"/>
          <w:szCs w:val="28"/>
        </w:rPr>
      </w:pPr>
    </w:p>
    <w:p w14:paraId="520A40F1" w14:textId="77777777" w:rsidR="002A6EFF" w:rsidRPr="00335F23" w:rsidRDefault="002A6EFF" w:rsidP="002A6EFF">
      <w:pPr>
        <w:spacing w:after="0"/>
        <w:rPr>
          <w:rFonts w:ascii="Times New Roman" w:hAnsi="Times New Roman"/>
          <w:b/>
          <w:sz w:val="28"/>
          <w:szCs w:val="28"/>
        </w:rPr>
      </w:pPr>
      <w:r w:rsidRPr="008460A5">
        <w:rPr>
          <w:rFonts w:ascii="Times New Roman" w:hAnsi="Times New Roman"/>
          <w:b/>
          <w:sz w:val="28"/>
          <w:szCs w:val="28"/>
          <w:highlight w:val="cyan"/>
        </w:rPr>
        <w:t>Aplicação e outros materiais explicativos</w:t>
      </w:r>
    </w:p>
    <w:p w14:paraId="6E6A2FF8" w14:textId="77777777" w:rsidR="002A6EFF" w:rsidRDefault="002A6EFF" w:rsidP="002A6EFF">
      <w:pPr>
        <w:spacing w:after="0"/>
        <w:rPr>
          <w:rFonts w:ascii="Times New Roman" w:hAnsi="Times New Roman"/>
          <w:sz w:val="24"/>
        </w:rPr>
      </w:pPr>
    </w:p>
    <w:p w14:paraId="7ABF35CD" w14:textId="77777777" w:rsidR="002A6EFF" w:rsidRDefault="002A6EFF" w:rsidP="002A6EFF">
      <w:pPr>
        <w:spacing w:after="0"/>
        <w:rPr>
          <w:rFonts w:ascii="Times New Roman" w:hAnsi="Times New Roman"/>
          <w:sz w:val="24"/>
        </w:rPr>
      </w:pPr>
    </w:p>
    <w:p w14:paraId="147FEB4B" w14:textId="77777777" w:rsidR="002A6EFF" w:rsidRDefault="002A6EFF" w:rsidP="002A6EFF">
      <w:pPr>
        <w:spacing w:after="0"/>
        <w:rPr>
          <w:rFonts w:ascii="Times New Roman" w:hAnsi="Times New Roman"/>
          <w:b/>
          <w:sz w:val="24"/>
        </w:rPr>
      </w:pPr>
      <w:r w:rsidRPr="00A0068E">
        <w:rPr>
          <w:rFonts w:ascii="Times New Roman" w:hAnsi="Times New Roman"/>
          <w:b/>
          <w:sz w:val="24"/>
        </w:rPr>
        <w:t>Definições</w:t>
      </w:r>
    </w:p>
    <w:p w14:paraId="0A724C6E" w14:textId="77777777" w:rsidR="002A6EFF" w:rsidRPr="00A0068E" w:rsidRDefault="002A6EFF" w:rsidP="002A6EFF">
      <w:pPr>
        <w:spacing w:after="0"/>
        <w:rPr>
          <w:rFonts w:ascii="Times New Roman" w:hAnsi="Times New Roman"/>
          <w:b/>
          <w:sz w:val="24"/>
        </w:rPr>
      </w:pPr>
    </w:p>
    <w:p w14:paraId="5DEAC391" w14:textId="77777777" w:rsidR="002A6EFF" w:rsidRPr="00A0068E" w:rsidRDefault="002A6EFF" w:rsidP="002A6EFF">
      <w:pPr>
        <w:spacing w:after="0"/>
        <w:rPr>
          <w:rFonts w:ascii="Times New Roman" w:hAnsi="Times New Roman"/>
          <w:sz w:val="24"/>
        </w:rPr>
      </w:pPr>
      <w:r w:rsidRPr="00A0068E">
        <w:rPr>
          <w:rFonts w:ascii="Times New Roman" w:hAnsi="Times New Roman"/>
          <w:sz w:val="24"/>
        </w:rPr>
        <w:t xml:space="preserve">Demonstrações contábeis (ver item 13(f)) </w:t>
      </w:r>
    </w:p>
    <w:p w14:paraId="125D86F1" w14:textId="77777777" w:rsidR="002A6EFF" w:rsidRPr="00A0068E" w:rsidRDefault="002A6EFF" w:rsidP="002A6EFF">
      <w:pPr>
        <w:spacing w:after="0"/>
        <w:rPr>
          <w:rFonts w:ascii="Times New Roman" w:hAnsi="Times New Roman"/>
          <w:bCs/>
          <w:iCs/>
          <w:spacing w:val="-7"/>
          <w:sz w:val="24"/>
        </w:rPr>
      </w:pPr>
    </w:p>
    <w:p w14:paraId="290E894B" w14:textId="77777777" w:rsidR="002A6EFF" w:rsidRPr="00A0068E" w:rsidRDefault="002A6EFF" w:rsidP="002A6EFF">
      <w:pPr>
        <w:spacing w:after="0"/>
        <w:ind w:left="567" w:hanging="567"/>
        <w:rPr>
          <w:rFonts w:ascii="Times New Roman" w:hAnsi="Times New Roman"/>
          <w:color w:val="00B0F0"/>
          <w:szCs w:val="20"/>
        </w:rPr>
      </w:pPr>
      <w:r w:rsidRPr="00A0068E">
        <w:rPr>
          <w:rFonts w:ascii="Times New Roman" w:hAnsi="Times New Roman"/>
          <w:sz w:val="24"/>
        </w:rPr>
        <w:t xml:space="preserve">A1. </w:t>
      </w:r>
      <w:r>
        <w:rPr>
          <w:rFonts w:ascii="Times New Roman" w:hAnsi="Times New Roman"/>
          <w:sz w:val="24"/>
        </w:rPr>
        <w:tab/>
      </w:r>
      <w:r w:rsidRPr="00A0068E">
        <w:rPr>
          <w:rFonts w:ascii="Times New Roman" w:hAnsi="Times New Roman"/>
          <w:sz w:val="24"/>
        </w:rPr>
        <w:t>Algumas estruturas de relatórios financeiros podem referir-se aos recursos econômicos ou às obrigações da entidade em outros termos. Por exemplo, eles podem ser denominados ativos e passivos da entidade, e a diferença residual entre eles também pode ser denominada patrimônio ou patrimônio líquido.</w:t>
      </w:r>
      <w:r>
        <w:rPr>
          <w:rFonts w:ascii="Times New Roman" w:hAnsi="Times New Roman"/>
          <w:sz w:val="24"/>
        </w:rPr>
        <w:t xml:space="preserve"> </w:t>
      </w:r>
      <w:r w:rsidRPr="00A0068E">
        <w:rPr>
          <w:rFonts w:ascii="Times New Roman" w:hAnsi="Times New Roman"/>
          <w:color w:val="00B0F0"/>
          <w:szCs w:val="20"/>
        </w:rPr>
        <w:t>(Incluído pela NBC TA 200 (R1))</w:t>
      </w:r>
    </w:p>
    <w:p w14:paraId="2DB5CF80" w14:textId="77777777" w:rsidR="002A6EFF" w:rsidRPr="00A0068E" w:rsidRDefault="002A6EFF" w:rsidP="002A6EFF">
      <w:pPr>
        <w:spacing w:after="0"/>
        <w:ind w:left="567" w:hanging="567"/>
        <w:rPr>
          <w:rFonts w:ascii="Times New Roman" w:hAnsi="Times New Roman"/>
          <w:sz w:val="24"/>
        </w:rPr>
      </w:pPr>
    </w:p>
    <w:p w14:paraId="32E61F64" w14:textId="77777777" w:rsidR="002A6EFF" w:rsidRPr="00A0068E" w:rsidRDefault="002A6EFF" w:rsidP="002A6EFF">
      <w:pPr>
        <w:spacing w:after="0"/>
        <w:ind w:left="567" w:hanging="567"/>
        <w:rPr>
          <w:rFonts w:ascii="Times New Roman" w:hAnsi="Times New Roman"/>
          <w:color w:val="00B0F0"/>
          <w:szCs w:val="20"/>
        </w:rPr>
      </w:pPr>
      <w:r w:rsidRPr="00A0068E">
        <w:rPr>
          <w:rFonts w:ascii="Times New Roman" w:hAnsi="Times New Roman"/>
          <w:sz w:val="24"/>
        </w:rPr>
        <w:t xml:space="preserve">A2. </w:t>
      </w:r>
      <w:r>
        <w:rPr>
          <w:rFonts w:ascii="Times New Roman" w:hAnsi="Times New Roman"/>
          <w:sz w:val="24"/>
        </w:rPr>
        <w:tab/>
      </w:r>
      <w:r w:rsidRPr="00A0068E">
        <w:rPr>
          <w:rFonts w:ascii="Times New Roman" w:hAnsi="Times New Roman"/>
          <w:sz w:val="24"/>
        </w:rPr>
        <w:t>Informações explicativas ou descritivas que devem ser incluídas nas demonstrações contábeis de acordo com a estrutura de relatório financeiro aplicável podem ser incorporadas nelas por referência cruzada com informações em outro documento, como relatório da administração ou relatório de risco. "Incorporadas nelas por referência cruzada" significa cruzar a referência das demonstrações contábeis para outro documento, e não do outro documento para as demonstrações contábeis. Quando a estrutura de relatório financeiro aplicável não proíbe expressamente o uso de referência cruzada ou quando as informações explicativas ou descritivas podem ser encontradas, e as informações forem adequadamente incluídas como referência cruzada, as informações devem fazer parte das demonstrações contábeis.</w:t>
      </w:r>
      <w:r>
        <w:rPr>
          <w:rFonts w:ascii="Times New Roman" w:hAnsi="Times New Roman"/>
          <w:sz w:val="24"/>
        </w:rPr>
        <w:t xml:space="preserve"> </w:t>
      </w:r>
      <w:r w:rsidRPr="00A0068E">
        <w:rPr>
          <w:rFonts w:ascii="Times New Roman" w:hAnsi="Times New Roman"/>
          <w:color w:val="00B0F0"/>
          <w:szCs w:val="20"/>
        </w:rPr>
        <w:t>(Incluído pela NBC TA 200 (R1))</w:t>
      </w:r>
    </w:p>
    <w:p w14:paraId="414F1A84" w14:textId="77777777" w:rsidR="002A6EFF" w:rsidRPr="00AE7522" w:rsidRDefault="002A6EFF" w:rsidP="002A6EFF">
      <w:pPr>
        <w:spacing w:after="0"/>
        <w:rPr>
          <w:rFonts w:ascii="Times New Roman" w:hAnsi="Times New Roman"/>
          <w:sz w:val="24"/>
        </w:rPr>
      </w:pPr>
    </w:p>
    <w:p w14:paraId="12B915F8" w14:textId="77777777" w:rsidR="002A6EFF" w:rsidRPr="00AE7522" w:rsidRDefault="002A6EFF" w:rsidP="002A6EFF">
      <w:pPr>
        <w:spacing w:after="0"/>
        <w:rPr>
          <w:rFonts w:ascii="Times New Roman" w:hAnsi="Times New Roman"/>
          <w:sz w:val="24"/>
        </w:rPr>
      </w:pPr>
      <w:r w:rsidRPr="00AE7522">
        <w:rPr>
          <w:rFonts w:ascii="Times New Roman" w:hAnsi="Times New Roman"/>
          <w:b/>
          <w:sz w:val="24"/>
        </w:rPr>
        <w:t>Auditoria de demonstrações contábeis</w:t>
      </w:r>
    </w:p>
    <w:p w14:paraId="618C80AA" w14:textId="77777777" w:rsidR="002A6EFF" w:rsidRPr="00AE7522" w:rsidRDefault="002A6EFF" w:rsidP="002A6EFF">
      <w:pPr>
        <w:spacing w:after="0"/>
        <w:rPr>
          <w:rFonts w:ascii="Times New Roman" w:hAnsi="Times New Roman"/>
          <w:sz w:val="24"/>
        </w:rPr>
      </w:pPr>
    </w:p>
    <w:p w14:paraId="6630F516"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Alcance da auditoria (ver item 3)</w:t>
      </w:r>
    </w:p>
    <w:p w14:paraId="7F374C71" w14:textId="77777777" w:rsidR="002A6EFF" w:rsidRPr="00AE7522" w:rsidRDefault="002A6EFF" w:rsidP="002A6EFF">
      <w:pPr>
        <w:spacing w:after="0"/>
        <w:rPr>
          <w:rFonts w:ascii="Times New Roman" w:hAnsi="Times New Roman"/>
          <w:sz w:val="24"/>
        </w:rPr>
      </w:pPr>
    </w:p>
    <w:p w14:paraId="077C8A22"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A opinião do auditor sobre as demonstrações contábeis trata de determinar se as demonstrações contábeis são elaboradas, em todos os aspectos relevantes, em conformidade com a estrutura de relatório financeiro aplicável. Tal opinião é comum a todas as auditorias de demonstrações contábeis. A opinião do auditor, portanto, não assegura, por exemplo, a viabilidade futura da entidade nem a eficiência ou eficácia com a qual a administração conduziu os negócios da entidade. Em algumas situações, porém, lei e regulamento aplicáveis podem exigir que o auditor forneça opinião sobre outros assuntos específicos, tais como a eficácia do controle interno ou a compatibilidade de um relatório separado da administração junto com as demonstrações contábeis. Embora as NBC</w:t>
      </w:r>
      <w:r>
        <w:rPr>
          <w:rFonts w:ascii="Times New Roman" w:hAnsi="Times New Roman"/>
          <w:sz w:val="24"/>
        </w:rPr>
        <w:t>s</w:t>
      </w:r>
      <w:r w:rsidRPr="00AE7522">
        <w:rPr>
          <w:rFonts w:ascii="Times New Roman" w:hAnsi="Times New Roman"/>
          <w:sz w:val="24"/>
        </w:rPr>
        <w:t xml:space="preserve"> TA incluam exigências e orientação em relação a tais assuntos na medida em que sejam relevantes para a formação de uma opinião sobre as demonstrações contábeis, seria exigido que o auditor empreendesse trabalho adicional se tivesse responsabilidades adicionais no fornecimento de tais opiniões.</w:t>
      </w:r>
    </w:p>
    <w:p w14:paraId="4FCBF039" w14:textId="77777777" w:rsidR="002A6EFF" w:rsidRPr="00AE7522" w:rsidRDefault="002A6EFF" w:rsidP="002A6EFF">
      <w:pPr>
        <w:spacing w:after="0"/>
        <w:rPr>
          <w:rFonts w:ascii="Times New Roman" w:hAnsi="Times New Roman"/>
          <w:sz w:val="24"/>
        </w:rPr>
      </w:pPr>
    </w:p>
    <w:p w14:paraId="5DCBAB8C" w14:textId="77777777" w:rsidR="002A6EFF" w:rsidRPr="00AE7522" w:rsidRDefault="002A6EFF" w:rsidP="002A6EFF">
      <w:pPr>
        <w:spacing w:after="0"/>
        <w:rPr>
          <w:rFonts w:ascii="Times New Roman" w:hAnsi="Times New Roman"/>
          <w:sz w:val="24"/>
        </w:rPr>
      </w:pPr>
      <w:r w:rsidRPr="00AE7522">
        <w:rPr>
          <w:rFonts w:ascii="Times New Roman" w:hAnsi="Times New Roman"/>
          <w:i/>
          <w:sz w:val="24"/>
        </w:rPr>
        <w:t>Elaboração das demonstrações</w:t>
      </w:r>
      <w:r w:rsidRPr="00AE7522">
        <w:rPr>
          <w:rFonts w:ascii="Times New Roman" w:hAnsi="Times New Roman"/>
          <w:b/>
          <w:sz w:val="24"/>
        </w:rPr>
        <w:t xml:space="preserve"> </w:t>
      </w:r>
      <w:r w:rsidRPr="00AE7522">
        <w:rPr>
          <w:rFonts w:ascii="Times New Roman" w:hAnsi="Times New Roman"/>
          <w:i/>
          <w:sz w:val="24"/>
        </w:rPr>
        <w:t>contábeis</w:t>
      </w:r>
      <w:r w:rsidRPr="00AE7522">
        <w:rPr>
          <w:rFonts w:ascii="Times New Roman" w:hAnsi="Times New Roman"/>
          <w:sz w:val="24"/>
        </w:rPr>
        <w:t xml:space="preserve"> (ver item 4)</w:t>
      </w:r>
    </w:p>
    <w:p w14:paraId="698108D3" w14:textId="77777777" w:rsidR="002A6EFF" w:rsidRPr="00AE7522" w:rsidRDefault="002A6EFF" w:rsidP="002A6EFF">
      <w:pPr>
        <w:spacing w:after="0"/>
        <w:rPr>
          <w:rFonts w:ascii="Times New Roman" w:hAnsi="Times New Roman"/>
          <w:sz w:val="24"/>
        </w:rPr>
      </w:pPr>
    </w:p>
    <w:p w14:paraId="163C873B" w14:textId="77777777" w:rsidR="002A6EFF" w:rsidRDefault="002A6EFF" w:rsidP="002A6EFF">
      <w:pPr>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4</w:t>
      </w:r>
      <w:r w:rsidRPr="00AE7522">
        <w:rPr>
          <w:rFonts w:ascii="Times New Roman" w:hAnsi="Times New Roman"/>
          <w:sz w:val="24"/>
        </w:rPr>
        <w:t xml:space="preserve">. </w:t>
      </w:r>
      <w:r w:rsidRPr="00AE7522">
        <w:rPr>
          <w:rFonts w:ascii="Times New Roman" w:hAnsi="Times New Roman"/>
          <w:sz w:val="24"/>
        </w:rPr>
        <w:tab/>
        <w:t>Lei ou regulamento podem estabelecer as responsabilidades da administração e, quando apropriado, dos responsáveis pela governança, em relação a relatórios financeiros. Entretanto, a extensão dessas responsabilidades, ou a forma que elas são descritas, podem ser diferentes. Apesar dessas diferenças, uma auditoria em conformidade com NBC</w:t>
      </w:r>
      <w:r>
        <w:rPr>
          <w:rFonts w:ascii="Times New Roman" w:hAnsi="Times New Roman"/>
          <w:sz w:val="24"/>
        </w:rPr>
        <w:t>s</w:t>
      </w:r>
      <w:r w:rsidRPr="00AE7522">
        <w:rPr>
          <w:rFonts w:ascii="Times New Roman" w:hAnsi="Times New Roman"/>
          <w:sz w:val="24"/>
        </w:rPr>
        <w:t xml:space="preserve"> TA é conduzida com base na premissa de que a administração e, quando apropriado, os responsáveis pela governança reconhecem e entendem que eles têm essa responsabilidade:</w:t>
      </w:r>
    </w:p>
    <w:p w14:paraId="2B1CB096"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(a) </w:t>
      </w:r>
      <w:r w:rsidRPr="00AE7522">
        <w:rPr>
          <w:rFonts w:ascii="Times New Roman" w:hAnsi="Times New Roman"/>
          <w:sz w:val="24"/>
        </w:rPr>
        <w:tab/>
        <w:t>pela elaboração das demonstrações contábeis em conformidade com a estrutura de relatório financeiro aplicável, incluindo quando relevante sua apresentação adequada;</w:t>
      </w:r>
    </w:p>
    <w:p w14:paraId="06AF2F48"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(b)</w:t>
      </w:r>
      <w:r w:rsidRPr="00AE7522">
        <w:rPr>
          <w:rFonts w:ascii="Times New Roman" w:hAnsi="Times New Roman"/>
          <w:sz w:val="24"/>
        </w:rPr>
        <w:tab/>
        <w:t xml:space="preserve">pelo controle interno que os administradores e, quando apropriado, os responsáveis pela governança determinam ser necessário para permitir a elaboração de demonstrações contábeis que estejam livres de distorção relevante, independentemente se causada por fraude ou erro; e </w:t>
      </w:r>
    </w:p>
    <w:p w14:paraId="09B586E5"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(c) </w:t>
      </w:r>
      <w:r w:rsidRPr="00AE7522">
        <w:rPr>
          <w:rFonts w:ascii="Times New Roman" w:hAnsi="Times New Roman"/>
          <w:sz w:val="24"/>
        </w:rPr>
        <w:tab/>
        <w:t>por fornecer ao auditor:</w:t>
      </w:r>
    </w:p>
    <w:p w14:paraId="1404B957"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 </w:t>
      </w:r>
      <w:r w:rsidRPr="00AE7522">
        <w:rPr>
          <w:rFonts w:ascii="Times New Roman" w:hAnsi="Times New Roman"/>
          <w:sz w:val="24"/>
        </w:rPr>
        <w:tab/>
        <w:t>acesso a todas as informações, que a administração e, quando apropriado, os responsáveis pela governança tenham conhecimento e que sejam relevantes para a elaboração e apresentação das demonstrações contábeis tais como: registros e documentação, e outros assuntos;</w:t>
      </w:r>
    </w:p>
    <w:p w14:paraId="1446F049"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(ii) </w:t>
      </w:r>
      <w:r w:rsidRPr="00AE7522">
        <w:rPr>
          <w:rFonts w:ascii="Times New Roman" w:hAnsi="Times New Roman"/>
          <w:sz w:val="24"/>
        </w:rPr>
        <w:tab/>
        <w:t>informações adicionais que o auditor possa solicitar da administração e, quando apropriado, dos responsáveis pela governança para a finalidade da auditoria; e</w:t>
      </w:r>
    </w:p>
    <w:p w14:paraId="007CE469" w14:textId="77777777" w:rsidR="002A6EFF" w:rsidRPr="00AE7522" w:rsidRDefault="002A6EFF" w:rsidP="002A6EFF">
      <w:pPr>
        <w:spacing w:after="0"/>
        <w:ind w:left="1418" w:hanging="425"/>
        <w:rPr>
          <w:rFonts w:ascii="Times New Roman" w:hAnsi="Times New Roman"/>
          <w:sz w:val="24"/>
        </w:rPr>
      </w:pPr>
      <w:r w:rsidRPr="00AE7522">
        <w:rPr>
          <w:rFonts w:ascii="Times New Roman" w:hAnsi="Times New Roman"/>
          <w:sz w:val="24"/>
        </w:rPr>
        <w:t xml:space="preserve">(iii) </w:t>
      </w:r>
      <w:r w:rsidRPr="00AE7522">
        <w:rPr>
          <w:rFonts w:ascii="Times New Roman" w:hAnsi="Times New Roman"/>
          <w:sz w:val="24"/>
        </w:rPr>
        <w:tab/>
        <w:t>acesso irrestrito às pessoas da entidade, que o auditor determine ser necessário obter evidências de auditoria.</w:t>
      </w:r>
    </w:p>
    <w:p w14:paraId="525332FC" w14:textId="77777777" w:rsidR="002A6EFF" w:rsidRPr="00AE7522" w:rsidRDefault="002A6EFF" w:rsidP="002A6EFF">
      <w:pPr>
        <w:spacing w:after="0"/>
        <w:rPr>
          <w:rFonts w:ascii="Times New Roman" w:hAnsi="Times New Roman"/>
          <w:sz w:val="24"/>
        </w:rPr>
      </w:pPr>
    </w:p>
    <w:p w14:paraId="5CD7D925" w14:textId="77777777" w:rsidR="002A6EFF" w:rsidRDefault="002A6EFF" w:rsidP="002A6EFF">
      <w:pPr>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A elaboração das demonstrações contábeis, pela administração e, quando apropriado, pelos responsáveis pela governança requer:</w:t>
      </w:r>
    </w:p>
    <w:p w14:paraId="5FB23F73" w14:textId="77777777" w:rsidR="002A6EFF" w:rsidRPr="00AE7522" w:rsidRDefault="002A6EFF">
      <w:pPr>
        <w:numPr>
          <w:ilvl w:val="0"/>
          <w:numId w:val="43"/>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 identificação da estrutura de relatório financeiro aplicável, no contexto de leis ou regulamentos relevantes.</w:t>
      </w:r>
    </w:p>
    <w:p w14:paraId="543904E7" w14:textId="77777777" w:rsidR="002A6EFF" w:rsidRPr="00AE7522" w:rsidRDefault="002A6EFF">
      <w:pPr>
        <w:numPr>
          <w:ilvl w:val="0"/>
          <w:numId w:val="43"/>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 elaboração das demonstrações contábeis em conformidade com essa estrutura.</w:t>
      </w:r>
    </w:p>
    <w:p w14:paraId="2A7E01DD" w14:textId="77777777" w:rsidR="002A6EFF" w:rsidRPr="00AE7522" w:rsidRDefault="002A6EFF">
      <w:pPr>
        <w:numPr>
          <w:ilvl w:val="0"/>
          <w:numId w:val="43"/>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 inclusão de descrição adequada dessa estrutura nas demonstrações contábeis.</w:t>
      </w:r>
    </w:p>
    <w:p w14:paraId="3F1A3CFF"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A elaboração das demonstrações contábeis exige que a administração exerça julgamento ao fazer estimativas contábeis que sejam razoáveis nas circunstâncias, assim como ao selecionar e ao aplicar políticas contábeis apropriadas. Esses julgamentos são estabelecidos no contexto da estrutura de relatório financeiro aplicável.</w:t>
      </w:r>
    </w:p>
    <w:p w14:paraId="6CA2E7F0" w14:textId="77777777" w:rsidR="002A6EFF" w:rsidRPr="00AE7522" w:rsidRDefault="002A6EFF" w:rsidP="002A6EFF">
      <w:pPr>
        <w:spacing w:after="0"/>
        <w:ind w:left="567" w:hanging="567"/>
        <w:rPr>
          <w:rFonts w:ascii="Times New Roman" w:hAnsi="Times New Roman"/>
          <w:sz w:val="24"/>
        </w:rPr>
      </w:pPr>
    </w:p>
    <w:p w14:paraId="40A8D235" w14:textId="77777777" w:rsidR="002A6EFF" w:rsidRDefault="002A6EFF" w:rsidP="002A6EFF">
      <w:pPr>
        <w:ind w:left="567" w:hanging="567"/>
        <w:rPr>
          <w:rFonts w:ascii="Times New Roman" w:hAnsi="Times New Roman"/>
          <w:sz w:val="24"/>
        </w:rPr>
      </w:pPr>
      <w:r>
        <w:rPr>
          <w:rFonts w:ascii="Times New Roman" w:hAnsi="Times New Roman"/>
          <w:sz w:val="24"/>
        </w:rPr>
        <w:t>A6</w:t>
      </w:r>
      <w:r w:rsidRPr="00AE7522">
        <w:rPr>
          <w:rFonts w:ascii="Times New Roman" w:hAnsi="Times New Roman"/>
          <w:sz w:val="24"/>
        </w:rPr>
        <w:t xml:space="preserve">. </w:t>
      </w:r>
      <w:r w:rsidRPr="00AE7522">
        <w:rPr>
          <w:rFonts w:ascii="Times New Roman" w:hAnsi="Times New Roman"/>
          <w:sz w:val="24"/>
        </w:rPr>
        <w:tab/>
        <w:t>As demonstrações contábeis podem ser elaboradas em conformidade com uma estrutura de relatório financeiro para satisfazer:</w:t>
      </w:r>
    </w:p>
    <w:p w14:paraId="27950403" w14:textId="77777777" w:rsidR="002A6EFF" w:rsidRPr="00AE7522" w:rsidRDefault="002A6EFF">
      <w:pPr>
        <w:numPr>
          <w:ilvl w:val="0"/>
          <w:numId w:val="4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as necessidades de informação financeira comuns de um amplo leque de usuários (isto é, “demonstrações contábeis para fins gerais”); ou</w:t>
      </w:r>
    </w:p>
    <w:p w14:paraId="1AC7A8E1" w14:textId="77777777" w:rsidR="002A6EFF" w:rsidRPr="00AE7522" w:rsidRDefault="002A6EFF">
      <w:pPr>
        <w:numPr>
          <w:ilvl w:val="0"/>
          <w:numId w:val="40"/>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as necessidades de informação financeira de usuários específicos (isto é, “demonstrações contábeis para propósitos especiais”).</w:t>
      </w:r>
    </w:p>
    <w:p w14:paraId="78A685A5" w14:textId="77777777" w:rsidR="002A6EFF" w:rsidRPr="00AE7522" w:rsidRDefault="002A6EFF" w:rsidP="002A6EFF">
      <w:pPr>
        <w:spacing w:after="0"/>
        <w:rPr>
          <w:rFonts w:ascii="Times New Roman" w:hAnsi="Times New Roman"/>
          <w:sz w:val="24"/>
        </w:rPr>
      </w:pPr>
    </w:p>
    <w:p w14:paraId="2761F6D7" w14:textId="77777777" w:rsidR="002A6EFF" w:rsidRPr="00AE7522" w:rsidRDefault="002A6EFF" w:rsidP="002A6EFF">
      <w:pPr>
        <w:ind w:left="567" w:hanging="567"/>
        <w:rPr>
          <w:rFonts w:ascii="Times New Roman" w:hAnsi="Times New Roman"/>
          <w:sz w:val="24"/>
        </w:rPr>
      </w:pPr>
      <w:r>
        <w:rPr>
          <w:rFonts w:ascii="Times New Roman" w:hAnsi="Times New Roman"/>
          <w:sz w:val="24"/>
        </w:rPr>
        <w:t>A7</w:t>
      </w:r>
      <w:r w:rsidRPr="00AE7522">
        <w:rPr>
          <w:rFonts w:ascii="Times New Roman" w:hAnsi="Times New Roman"/>
          <w:sz w:val="24"/>
        </w:rPr>
        <w:t xml:space="preserve">. </w:t>
      </w:r>
      <w:r w:rsidRPr="00AE7522">
        <w:rPr>
          <w:rFonts w:ascii="Times New Roman" w:hAnsi="Times New Roman"/>
          <w:sz w:val="24"/>
        </w:rPr>
        <w:tab/>
        <w:t>A estrutura de relatório financeiro aplicável muitas vezes abrange normas de contabilidade estabelecidas por organização normatizadora autorizada ou reconhecida ou por exigências legislativas ou regulamentares. Em alguns casos, a estrutura de relatório financeiro pode abranger normas de informação contábil estabelecidas por organização normatizadora autorizada ou reconhecida e exigências legislativas ou regulamentares. Outras fontes podem fornecer orientação sobre a aplicação da estrutura de relatório financeiro aplicável. Em alguns casos, a estrutura de relatório financeiro aplicável pode abranger tais fontes ou pode até mesmo consistir nelas. Tais fontes podem incluir:</w:t>
      </w:r>
    </w:p>
    <w:p w14:paraId="74475F28" w14:textId="77777777" w:rsidR="002A6EFF" w:rsidRPr="00AE7522" w:rsidRDefault="002A6EFF">
      <w:pPr>
        <w:numPr>
          <w:ilvl w:val="0"/>
          <w:numId w:val="4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o ambiente legal e ético, incluindo estatutos, regulamentos, veredictos e obrigações éticas profissionais em relação a assuntos contábeis;</w:t>
      </w:r>
    </w:p>
    <w:p w14:paraId="711A858D" w14:textId="77777777" w:rsidR="002A6EFF" w:rsidRPr="00AE7522" w:rsidRDefault="002A6EFF">
      <w:pPr>
        <w:numPr>
          <w:ilvl w:val="0"/>
          <w:numId w:val="4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interpretações contábeis publicadas de diferente autoridade emitidas por organizações normatizadoras, profissionais ou reguladoras;</w:t>
      </w:r>
    </w:p>
    <w:p w14:paraId="21827486" w14:textId="77777777" w:rsidR="002A6EFF" w:rsidRPr="00AE7522" w:rsidRDefault="002A6EFF">
      <w:pPr>
        <w:numPr>
          <w:ilvl w:val="0"/>
          <w:numId w:val="4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pontos de vista publicados de diferentes autoridades sobre assuntos contábeis emergentes, emitidos por organizações normatizadoras, profissionais ou reguladoras;</w:t>
      </w:r>
    </w:p>
    <w:p w14:paraId="24BD0DBA" w14:textId="77777777" w:rsidR="002A6EFF" w:rsidRPr="00AE7522" w:rsidRDefault="002A6EFF">
      <w:pPr>
        <w:numPr>
          <w:ilvl w:val="0"/>
          <w:numId w:val="4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práticas gerais e de setor amplamente reconhecidas e prevalecentes; e</w:t>
      </w:r>
    </w:p>
    <w:p w14:paraId="03C45245" w14:textId="77777777" w:rsidR="002A6EFF" w:rsidRPr="00AE7522" w:rsidRDefault="002A6EFF">
      <w:pPr>
        <w:numPr>
          <w:ilvl w:val="0"/>
          <w:numId w:val="4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literatura contábil.</w:t>
      </w:r>
    </w:p>
    <w:p w14:paraId="1D94CF4D" w14:textId="77777777" w:rsidR="002A6EFF" w:rsidRPr="00AE7522" w:rsidRDefault="002A6EFF" w:rsidP="002A6EFF">
      <w:pPr>
        <w:ind w:left="567"/>
        <w:rPr>
          <w:rFonts w:ascii="Times New Roman" w:hAnsi="Times New Roman"/>
          <w:sz w:val="24"/>
        </w:rPr>
      </w:pPr>
      <w:r w:rsidRPr="00AE7522">
        <w:rPr>
          <w:rFonts w:ascii="Times New Roman" w:hAnsi="Times New Roman"/>
          <w:sz w:val="24"/>
        </w:rPr>
        <w:t>Quando existem conflitos entre a estrutura de relatório financeiro aplicável e as fontes em que orientação sobre sua aplicação pode ser obtida, ou entre as fontes que abrangem a estrutura de relatório financeiro, a fonte com a mais alta autoridade prevalece.</w:t>
      </w:r>
    </w:p>
    <w:p w14:paraId="70E17338"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No caso do Brasil, como definido no item 7 da NBC T</w:t>
      </w:r>
      <w:r>
        <w:rPr>
          <w:rFonts w:ascii="Times New Roman" w:hAnsi="Times New Roman"/>
          <w:sz w:val="24"/>
        </w:rPr>
        <w:t>G</w:t>
      </w:r>
      <w:r w:rsidRPr="00AE7522">
        <w:rPr>
          <w:rFonts w:ascii="Times New Roman" w:hAnsi="Times New Roman"/>
          <w:sz w:val="24"/>
        </w:rPr>
        <w:t xml:space="preserve"> 2</w:t>
      </w:r>
      <w:r>
        <w:rPr>
          <w:rFonts w:ascii="Times New Roman" w:hAnsi="Times New Roman"/>
          <w:sz w:val="24"/>
        </w:rPr>
        <w:t>6</w:t>
      </w:r>
      <w:r w:rsidRPr="00AE7522">
        <w:rPr>
          <w:rFonts w:ascii="Times New Roman" w:hAnsi="Times New Roman"/>
          <w:sz w:val="24"/>
        </w:rPr>
        <w:t xml:space="preserve"> – Apresentação das Demonstrações Contábeis “práticas contábeis adotadas no Brasil” </w:t>
      </w:r>
      <w:r w:rsidRPr="00AE7522">
        <w:rPr>
          <w:rFonts w:ascii="Times New Roman" w:eastAsia="EUAlbertina-BoldItalic-Identity" w:hAnsi="Times New Roman"/>
          <w:bCs/>
          <w:iCs/>
          <w:color w:val="231F20"/>
          <w:sz w:val="24"/>
        </w:rPr>
        <w:t>compreendem a legislação societária brasileira, as Normas Brasileiras de Contabilidade, emitidas pelo Conselho Federal de Contabilidade, os pronunciamentos, as interpretações e as orientações emitidos pelo CPC e homologados pelos órgãos reguladores, e práticas adotadas pelas entidades em assuntos não regulados, desde que atendam à Estrutura Conceitual para a Elaboração e Apresentação das Demonstrações Contábeis emitida pelo CFC e, por conseguinte, em consonância com as normas contábeis internacionais.</w:t>
      </w:r>
      <w:r w:rsidRPr="00AE7522">
        <w:rPr>
          <w:rFonts w:ascii="Times New Roman" w:hAnsi="Times New Roman"/>
          <w:sz w:val="24"/>
        </w:rPr>
        <w:t xml:space="preserve"> </w:t>
      </w:r>
    </w:p>
    <w:p w14:paraId="140E18AB" w14:textId="77777777" w:rsidR="002A6EFF" w:rsidRPr="00AE7522" w:rsidRDefault="002A6EFF" w:rsidP="002A6EFF">
      <w:pPr>
        <w:spacing w:after="0"/>
        <w:ind w:left="567" w:hanging="567"/>
        <w:rPr>
          <w:rFonts w:ascii="Times New Roman" w:hAnsi="Times New Roman"/>
          <w:sz w:val="24"/>
        </w:rPr>
      </w:pPr>
    </w:p>
    <w:p w14:paraId="7BD50C31"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As exigências da estrutura de relatório financeiro aplicável determinam a forma e o conteúdo das demonstrações contábeis. Embora a estrutura possa não especificar o modo de contabilização ou divulgação de todas as transações ou eventos, ela geralmente incorpora princípios suficientemente amplos, que podem servir como base para o desenvolvimento e aplicação de políticas contábeis compatíveis com os conceitos subjacentes às exigências da estrutura.</w:t>
      </w:r>
    </w:p>
    <w:p w14:paraId="3741BD38" w14:textId="77777777" w:rsidR="002A6EFF" w:rsidRPr="00AE7522" w:rsidRDefault="002A6EFF" w:rsidP="002A6EFF">
      <w:pPr>
        <w:spacing w:after="0"/>
        <w:ind w:left="567" w:hanging="567"/>
        <w:rPr>
          <w:rFonts w:ascii="Times New Roman" w:hAnsi="Times New Roman"/>
          <w:sz w:val="24"/>
        </w:rPr>
      </w:pPr>
    </w:p>
    <w:p w14:paraId="7004EC46"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Algumas estruturas de relatório financeiro são estruturas de apresentação adequada, enquanto outras são estruturas de conformidade. Estruturas de relatório financeiro que abrangem primariamente as normas de contabilidade estabelecidas por organização com autoridade ou reconhecimento para promulgar normas a serem usadas pelas entidades na elaboração de demonstrações contábeis para fins gerais muitas vezes são estabelecidas para o cumprimento da apresentação adequada. Por exemplo, as práticas contábeis adotadas no Brasil, emitidas pelo Conselho Federal de Contabilidade ou pelo Comitê de Pronunciamentos Contábeis (CPC) e aprovadas pelos reguladores específicos.</w:t>
      </w:r>
    </w:p>
    <w:p w14:paraId="07E93EF5" w14:textId="77777777" w:rsidR="002A6EFF" w:rsidRPr="00AE7522" w:rsidRDefault="002A6EFF" w:rsidP="002A6EFF">
      <w:pPr>
        <w:spacing w:after="0"/>
        <w:ind w:left="567" w:hanging="567"/>
        <w:rPr>
          <w:rFonts w:ascii="Times New Roman" w:hAnsi="Times New Roman"/>
          <w:sz w:val="24"/>
        </w:rPr>
      </w:pPr>
    </w:p>
    <w:p w14:paraId="1A20E47E"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10</w:t>
      </w:r>
      <w:r w:rsidRPr="00AE7522">
        <w:rPr>
          <w:rFonts w:ascii="Times New Roman" w:hAnsi="Times New Roman"/>
          <w:sz w:val="24"/>
        </w:rPr>
        <w:t xml:space="preserve">. </w:t>
      </w:r>
      <w:r w:rsidRPr="00AE7522">
        <w:rPr>
          <w:rFonts w:ascii="Times New Roman" w:hAnsi="Times New Roman"/>
          <w:sz w:val="24"/>
        </w:rPr>
        <w:tab/>
        <w:t>As exigências da estrutura de relatório financeiro também determinam o que constitui conjunto completo de demonstrações contábeis. No Brasil, as demonstrações contábeis destinam-se a fornecer informações a respeito da posição patrimonial e financeira, desempenho e fluxos de caixa da entidade. Para tais estruturas, o conjunto completo de demonstrações contábeis incluiria balanço patrimonial, demonstração do resultado, demonstração das mutações do patrimônio liquido, demonstração dos fluxos de caixa e respectivas notas explicativas. No Brasil, para as companhias abertas, inclui-se a demonstração do valor adicionado. Para outras estruturas de relatório financeiro, uma demonstração contábil isolada e as notas explicativas relacionadas podem constituir o conjunto completo de demonstrações contábeis.</w:t>
      </w:r>
    </w:p>
    <w:p w14:paraId="7AEA850B" w14:textId="77777777" w:rsidR="002A6EFF" w:rsidRPr="00AE7522" w:rsidRDefault="002A6EFF" w:rsidP="002A6EFF">
      <w:pPr>
        <w:spacing w:after="0"/>
        <w:ind w:left="567" w:hanging="567"/>
        <w:rPr>
          <w:rFonts w:ascii="Times New Roman" w:hAnsi="Times New Roman"/>
          <w:sz w:val="24"/>
        </w:rPr>
      </w:pPr>
    </w:p>
    <w:p w14:paraId="11FEFDF2"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11</w:t>
      </w:r>
      <w:r w:rsidRPr="00AE7522">
        <w:rPr>
          <w:rFonts w:ascii="Times New Roman" w:hAnsi="Times New Roman"/>
          <w:sz w:val="24"/>
        </w:rPr>
        <w:t xml:space="preserve">. </w:t>
      </w:r>
      <w:r w:rsidRPr="00AE7522">
        <w:rPr>
          <w:rFonts w:ascii="Times New Roman" w:hAnsi="Times New Roman"/>
          <w:sz w:val="24"/>
        </w:rPr>
        <w:tab/>
        <w:t xml:space="preserve">A NBC TA 210 – Concordância com os Termos do Trabalho de Auditoria, item 6(a), estabelece exigências e fornece orientação sobre como determinar a aceitabilidade da estrutura de relatório financeiro aplicável. A NBC TA 800 </w:t>
      </w:r>
      <w:r>
        <w:rPr>
          <w:rFonts w:ascii="Times New Roman" w:hAnsi="Times New Roman"/>
          <w:sz w:val="24"/>
        </w:rPr>
        <w:t>–</w:t>
      </w:r>
      <w:r w:rsidRPr="00AE7522">
        <w:rPr>
          <w:rFonts w:ascii="Times New Roman" w:hAnsi="Times New Roman"/>
          <w:sz w:val="24"/>
        </w:rPr>
        <w:t xml:space="preserve"> Considerações Especiais - Auditoria de Demonstrações Contábeis Elaboradas de Acordo com Estruturas Conceituais de Contabilidade para Propósitos Especiais, trata de considerações especiais quando as demonstrações contábeis são elaboradas em conformidade com uma estrutura de fim especial.</w:t>
      </w:r>
    </w:p>
    <w:p w14:paraId="7E60E5A2" w14:textId="77777777" w:rsidR="002A6EFF" w:rsidRPr="00AE7522" w:rsidRDefault="002A6EFF" w:rsidP="002A6EFF">
      <w:pPr>
        <w:spacing w:after="0"/>
        <w:ind w:left="567" w:hanging="567"/>
        <w:rPr>
          <w:rFonts w:ascii="Times New Roman" w:hAnsi="Times New Roman"/>
          <w:sz w:val="24"/>
        </w:rPr>
      </w:pPr>
    </w:p>
    <w:p w14:paraId="665664F2"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t>Em decorrência da importância da premissa para a condução da auditoria, exige-se que o auditor obtenha a concordância da administração e, quando apropriado, dos responsáveis pela governança, de que eles têm responsabilidades, expostas no item A2, como condição prévia para a aceitação do trabalho de auditoria (NBC TA 210, item 6(b)).</w:t>
      </w:r>
    </w:p>
    <w:p w14:paraId="1B6B83BD" w14:textId="77777777" w:rsidR="002A6EFF" w:rsidRPr="00AE7522" w:rsidRDefault="002A6EFF" w:rsidP="002A6EFF">
      <w:pPr>
        <w:spacing w:after="0"/>
        <w:ind w:left="567" w:hanging="567"/>
        <w:rPr>
          <w:rFonts w:ascii="Times New Roman" w:hAnsi="Times New Roman"/>
          <w:sz w:val="24"/>
        </w:rPr>
      </w:pPr>
    </w:p>
    <w:p w14:paraId="06A9ABC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Considerações específicas para auditoria no </w:t>
      </w:r>
      <w:r w:rsidRPr="008460A5">
        <w:rPr>
          <w:rFonts w:ascii="Times New Roman" w:hAnsi="Times New Roman"/>
          <w:sz w:val="24"/>
          <w:highlight w:val="yellow"/>
        </w:rPr>
        <w:t>setor público</w:t>
      </w:r>
    </w:p>
    <w:p w14:paraId="362EA02B" w14:textId="77777777" w:rsidR="002A6EFF" w:rsidRPr="00AE7522" w:rsidRDefault="002A6EFF" w:rsidP="002A6EFF">
      <w:pPr>
        <w:spacing w:after="0"/>
        <w:ind w:left="567" w:hanging="567"/>
        <w:rPr>
          <w:rFonts w:ascii="Times New Roman" w:hAnsi="Times New Roman"/>
          <w:sz w:val="24"/>
        </w:rPr>
      </w:pPr>
    </w:p>
    <w:p w14:paraId="35C36D09"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Os mandatos de auditoria para auditoria de demonstrações contábeis de entidade do setor público podem ser mais detalhados do que os de outras entidades. Como resultado, a premissa relativa às responsabilidades da administração sobre a qual é conduzida a auditoria das demonstrações contábeis do setor público pode incluir responsabilidades adicionais, tais como a responsabilidade pela execução de transações e eventos em conformidade com a legislação, regulamentação ou outra autoridade (ver item A57).</w:t>
      </w:r>
    </w:p>
    <w:p w14:paraId="253ABCD3" w14:textId="77777777" w:rsidR="002A6EFF" w:rsidRPr="00AE7522" w:rsidRDefault="002A6EFF" w:rsidP="002A6EFF">
      <w:pPr>
        <w:spacing w:after="0"/>
        <w:ind w:left="567" w:hanging="567"/>
        <w:rPr>
          <w:rFonts w:ascii="Times New Roman" w:hAnsi="Times New Roman"/>
          <w:sz w:val="24"/>
        </w:rPr>
      </w:pPr>
    </w:p>
    <w:p w14:paraId="596ABA3A"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Forma da opinião do auditor (ver item 8)</w:t>
      </w:r>
    </w:p>
    <w:p w14:paraId="6E771929" w14:textId="77777777" w:rsidR="002A6EFF" w:rsidRPr="00AE7522" w:rsidRDefault="002A6EFF" w:rsidP="002A6EFF">
      <w:pPr>
        <w:spacing w:after="0"/>
        <w:ind w:left="567" w:hanging="567"/>
        <w:rPr>
          <w:rFonts w:ascii="Times New Roman" w:hAnsi="Times New Roman"/>
          <w:sz w:val="24"/>
        </w:rPr>
      </w:pPr>
    </w:p>
    <w:p w14:paraId="6A0D2EC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4</w:t>
      </w:r>
      <w:r w:rsidRPr="00AE7522">
        <w:rPr>
          <w:rFonts w:ascii="Times New Roman" w:hAnsi="Times New Roman"/>
          <w:sz w:val="24"/>
        </w:rPr>
        <w:t xml:space="preserve">. </w:t>
      </w:r>
      <w:r w:rsidRPr="00AE7522">
        <w:rPr>
          <w:rFonts w:ascii="Times New Roman" w:hAnsi="Times New Roman"/>
          <w:sz w:val="24"/>
        </w:rPr>
        <w:tab/>
        <w:t>A opinião expressa pelo auditor é se as demonstrações contábeis foram elaboradas, em todos os aspectos relevantes, em conformidade com a estrutura de relatório financeiro aplicável. A forma da opinião do auditor, porém, depende da estrutura de relatório financeiro aplicável e de lei ou regulamento, que sejam aplicáveis. Grande parte das estruturas de relatório financeiro inclui exigências relativas à apresentação das demonstrações contábeis. Para tais estruturas, a elaboração das demonstrações contábeis em conformidade com a estrutura de relatório financeiro aplicável inclui a apresentação.</w:t>
      </w:r>
    </w:p>
    <w:p w14:paraId="16C89649" w14:textId="77777777" w:rsidR="002A6EFF" w:rsidRPr="00AE7522" w:rsidRDefault="002A6EFF" w:rsidP="002A6EFF">
      <w:pPr>
        <w:spacing w:after="0"/>
        <w:ind w:left="567" w:hanging="567"/>
        <w:rPr>
          <w:rFonts w:ascii="Times New Roman" w:hAnsi="Times New Roman"/>
          <w:sz w:val="24"/>
        </w:rPr>
      </w:pPr>
    </w:p>
    <w:p w14:paraId="283A2A0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Quando a estrutura de relatório financeiro é uma estrutura de apresentação adequada, como geralmente ocorre no caso de demonstrações contábeis para fins gerais, a opinião exigida pelas NBC</w:t>
      </w:r>
      <w:r>
        <w:rPr>
          <w:rFonts w:ascii="Times New Roman" w:hAnsi="Times New Roman"/>
          <w:sz w:val="24"/>
        </w:rPr>
        <w:t>s TA</w:t>
      </w:r>
      <w:r w:rsidRPr="00AE7522">
        <w:rPr>
          <w:rFonts w:ascii="Times New Roman" w:hAnsi="Times New Roman"/>
          <w:sz w:val="24"/>
        </w:rPr>
        <w:t xml:space="preserve"> é se as demonstrações contábeis foram apresentadas adequadamente, em todos os aspectos relevantes. Quando a estrutura de relatório financeira é uma estrutura de conformidade </w:t>
      </w:r>
      <w:r w:rsidRPr="00AE7522">
        <w:rPr>
          <w:rFonts w:ascii="Times New Roman" w:hAnsi="Times New Roman"/>
          <w:i/>
          <w:sz w:val="24"/>
        </w:rPr>
        <w:t>(compliance)</w:t>
      </w:r>
      <w:r w:rsidRPr="00AE7522">
        <w:rPr>
          <w:rFonts w:ascii="Times New Roman" w:hAnsi="Times New Roman"/>
          <w:sz w:val="24"/>
        </w:rPr>
        <w:t>, a opinião exigida é se as demonstrações contábeis foram elaboradas, em todos os aspectos relevantes, em conformidade com a estrutura. A menos que haja declaração em contrário, as referências nas NBC</w:t>
      </w:r>
      <w:r>
        <w:rPr>
          <w:rFonts w:ascii="Times New Roman" w:hAnsi="Times New Roman"/>
          <w:sz w:val="24"/>
        </w:rPr>
        <w:t>s</w:t>
      </w:r>
      <w:r w:rsidRPr="00AE7522">
        <w:rPr>
          <w:rFonts w:ascii="Times New Roman" w:hAnsi="Times New Roman"/>
          <w:sz w:val="24"/>
        </w:rPr>
        <w:t xml:space="preserve"> TA à opinião do auditor abrangem ambas as formas de opinião.</w:t>
      </w:r>
      <w:r w:rsidRPr="00AE7522" w:rsidDel="004F608A">
        <w:rPr>
          <w:rFonts w:ascii="Times New Roman" w:hAnsi="Times New Roman"/>
          <w:sz w:val="24"/>
        </w:rPr>
        <w:t xml:space="preserve"> </w:t>
      </w:r>
    </w:p>
    <w:p w14:paraId="5A6A9778" w14:textId="77777777" w:rsidR="002A6EFF" w:rsidRPr="00AE7522" w:rsidRDefault="002A6EFF" w:rsidP="002A6EFF">
      <w:pPr>
        <w:spacing w:after="0"/>
        <w:ind w:left="567" w:hanging="567"/>
        <w:rPr>
          <w:rFonts w:ascii="Times New Roman" w:hAnsi="Times New Roman"/>
          <w:sz w:val="24"/>
        </w:rPr>
      </w:pPr>
    </w:p>
    <w:p w14:paraId="4641C36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b/>
          <w:sz w:val="24"/>
        </w:rPr>
        <w:t>Requisitos éticos relacionados à auditoria de demonstrações contábeis</w:t>
      </w:r>
      <w:r w:rsidRPr="00AE7522">
        <w:rPr>
          <w:rFonts w:ascii="Times New Roman" w:hAnsi="Times New Roman"/>
          <w:sz w:val="24"/>
        </w:rPr>
        <w:t xml:space="preserve"> (ver item 14)</w:t>
      </w:r>
    </w:p>
    <w:p w14:paraId="63F1A346" w14:textId="77777777" w:rsidR="002A6EFF" w:rsidRPr="00AE7522" w:rsidRDefault="002A6EFF" w:rsidP="002A6EFF">
      <w:pPr>
        <w:spacing w:after="0"/>
        <w:ind w:left="567" w:hanging="567"/>
        <w:rPr>
          <w:rFonts w:ascii="Times New Roman" w:hAnsi="Times New Roman"/>
          <w:sz w:val="24"/>
        </w:rPr>
      </w:pPr>
    </w:p>
    <w:p w14:paraId="4811AD5D"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6</w:t>
      </w:r>
      <w:r w:rsidRPr="00AE7522">
        <w:rPr>
          <w:rFonts w:ascii="Times New Roman" w:hAnsi="Times New Roman"/>
          <w:sz w:val="24"/>
        </w:rPr>
        <w:t xml:space="preserve">. </w:t>
      </w:r>
      <w:r w:rsidRPr="00AE7522">
        <w:rPr>
          <w:rFonts w:ascii="Times New Roman" w:hAnsi="Times New Roman"/>
          <w:sz w:val="24"/>
        </w:rPr>
        <w:tab/>
        <w:t>O auditor está sujeito a exigências éticas relevantes, inclusive as relativas à independência, no que diz respeito a trabalhos de auditoria de demonstrações contábeis. As exigências éticas relevantes abrangem o Código de Ética Profissional do Contabilista, relacionados à auditoria de demonstrações contábeis bem como as NBC PAs aplicáveis.</w:t>
      </w:r>
    </w:p>
    <w:p w14:paraId="6934A911" w14:textId="77777777" w:rsidR="002A6EFF" w:rsidRPr="00AE7522" w:rsidRDefault="002A6EFF" w:rsidP="002A6EFF">
      <w:pPr>
        <w:spacing w:after="0"/>
        <w:ind w:left="567" w:hanging="567"/>
        <w:rPr>
          <w:rFonts w:ascii="Times New Roman" w:hAnsi="Times New Roman"/>
          <w:sz w:val="24"/>
        </w:rPr>
      </w:pPr>
    </w:p>
    <w:p w14:paraId="2446DAAD" w14:textId="77777777" w:rsidR="002A6EFF" w:rsidRDefault="002A6EFF" w:rsidP="002A6EFF">
      <w:pPr>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7</w:t>
      </w:r>
      <w:r w:rsidRPr="00AE7522">
        <w:rPr>
          <w:rFonts w:ascii="Times New Roman" w:hAnsi="Times New Roman"/>
          <w:sz w:val="24"/>
        </w:rPr>
        <w:t xml:space="preserve">. </w:t>
      </w:r>
      <w:r w:rsidRPr="00AE7522">
        <w:rPr>
          <w:rFonts w:ascii="Times New Roman" w:hAnsi="Times New Roman"/>
          <w:sz w:val="24"/>
        </w:rPr>
        <w:tab/>
        <w:t>Os princípios fundamentais de ética profissional relevantes para o auditor quando da condução de auditoria de demonstrações contábeis estão implícitos no Código de Ética Profissional do Contabilista e na NBC PA 0</w:t>
      </w:r>
      <w:r>
        <w:rPr>
          <w:rFonts w:ascii="Times New Roman" w:hAnsi="Times New Roman"/>
          <w:sz w:val="24"/>
        </w:rPr>
        <w:t>1</w:t>
      </w:r>
      <w:r w:rsidRPr="00AE7522">
        <w:rPr>
          <w:rFonts w:ascii="Times New Roman" w:hAnsi="Times New Roman"/>
          <w:sz w:val="24"/>
        </w:rPr>
        <w:t>, que trata do controle de qualidade. Esses princípios estão em linha com os princípios do Código de Ética do IFAC, cujo cumprimento é exigido dos auditores. Esses princípios são:</w:t>
      </w:r>
    </w:p>
    <w:p w14:paraId="4D3FEF18"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(a) </w:t>
      </w:r>
      <w:r w:rsidRPr="00AE7522">
        <w:rPr>
          <w:rFonts w:ascii="Times New Roman" w:hAnsi="Times New Roman"/>
          <w:sz w:val="24"/>
        </w:rPr>
        <w:tab/>
        <w:t>Integridade;</w:t>
      </w:r>
    </w:p>
    <w:p w14:paraId="28C45A2A"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(b) </w:t>
      </w:r>
      <w:r w:rsidRPr="00AE7522">
        <w:rPr>
          <w:rFonts w:ascii="Times New Roman" w:hAnsi="Times New Roman"/>
          <w:sz w:val="24"/>
        </w:rPr>
        <w:tab/>
        <w:t>Objetividade;</w:t>
      </w:r>
    </w:p>
    <w:p w14:paraId="0FC3CD0F"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(c) </w:t>
      </w:r>
      <w:r w:rsidRPr="00AE7522">
        <w:rPr>
          <w:rFonts w:ascii="Times New Roman" w:hAnsi="Times New Roman"/>
          <w:sz w:val="24"/>
        </w:rPr>
        <w:tab/>
        <w:t>Competência e zelo profissional;</w:t>
      </w:r>
    </w:p>
    <w:p w14:paraId="659E7D15"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(d) </w:t>
      </w:r>
      <w:r w:rsidRPr="00AE7522">
        <w:rPr>
          <w:rFonts w:ascii="Times New Roman" w:hAnsi="Times New Roman"/>
          <w:sz w:val="24"/>
        </w:rPr>
        <w:tab/>
        <w:t>Confidencialidade; e</w:t>
      </w:r>
    </w:p>
    <w:p w14:paraId="0C317728"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(e) </w:t>
      </w:r>
      <w:r w:rsidRPr="00AE7522">
        <w:rPr>
          <w:rFonts w:ascii="Times New Roman" w:hAnsi="Times New Roman"/>
          <w:sz w:val="24"/>
        </w:rPr>
        <w:tab/>
        <w:t>Comportamento (ou conduta) profissional.</w:t>
      </w:r>
    </w:p>
    <w:p w14:paraId="60B4FBEB"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 xml:space="preserve">O Código de Ética Profissional do Contabilista e as normas profissionais do CFC relacionadas mostram como a estrutura conceitual deve ser aplicada em situações específicas. Fornecem exemplos de salvaguardas que podem ser apropriadas para tratar das ameaças ao cumprimento dos princípios fundamentais e fornece, também, exemplos de situações onde não há salvaguardas disponíveis para tratar as ameaças. </w:t>
      </w:r>
    </w:p>
    <w:p w14:paraId="1A313DAA" w14:textId="77777777" w:rsidR="002A6EFF" w:rsidRPr="00AE7522" w:rsidRDefault="002A6EFF" w:rsidP="002A6EFF">
      <w:pPr>
        <w:spacing w:after="0"/>
        <w:ind w:left="567" w:hanging="567"/>
        <w:rPr>
          <w:rFonts w:ascii="Times New Roman" w:hAnsi="Times New Roman"/>
          <w:sz w:val="24"/>
        </w:rPr>
      </w:pPr>
    </w:p>
    <w:p w14:paraId="6E176DA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No caso de trabalho de auditoria ser de interesse público e, portanto, exigido pelo Código de Ética Profissional do Contabilista e pelas normas profissionais do CFC, se exige que o auditor seja independente da entidade sujeita a auditoria. O Código de Ética Profissional do Contabilista e as normas profissionais descrevem a independência como abrangendo postura mental independente e independência na aparência. A independência do auditor frente à entidade salvaguarda a capacidade do auditor de formar opinião de auditoria sem ser afetado por influências que poderiam comprometer essa opinião. A independência aprimora a capacidade do auditor de atuar com integridade, ser objetivo e manter postura de ceticismo profissional.</w:t>
      </w:r>
    </w:p>
    <w:p w14:paraId="13D7C4FE" w14:textId="77777777" w:rsidR="002A6EFF" w:rsidRPr="00AE7522" w:rsidRDefault="002A6EFF" w:rsidP="002A6EFF">
      <w:pPr>
        <w:spacing w:after="0"/>
        <w:ind w:left="567" w:hanging="567"/>
        <w:rPr>
          <w:rFonts w:ascii="Times New Roman" w:hAnsi="Times New Roman"/>
          <w:sz w:val="24"/>
        </w:rPr>
      </w:pPr>
    </w:p>
    <w:p w14:paraId="57AD05D6"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A1</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A NBC PA 0</w:t>
      </w:r>
      <w:r>
        <w:rPr>
          <w:rFonts w:ascii="Times New Roman" w:hAnsi="Times New Roman"/>
          <w:sz w:val="24"/>
        </w:rPr>
        <w:t>1</w:t>
      </w:r>
      <w:r w:rsidRPr="00AE7522">
        <w:rPr>
          <w:rFonts w:ascii="Times New Roman" w:hAnsi="Times New Roman"/>
          <w:sz w:val="24"/>
        </w:rPr>
        <w:t xml:space="preserve"> trata das responsabilidades da firma (e dos auditores independentes pessoas físicas) ao estabelecer e manter sistema de controle de qualidade para a execução de trabalhos de auditoria ou revisão de informações históricas, outros trabalhos de asseguração (informações não históricas) e serviços correlatos. A referida NBC PA, itens 20 a 24, apresenta as responsabilidades do auditor (pessoa física ou jurídica) para o estabelecimento de políticas e procedimentos para lhe fornecer segurança razoável de que a firma e seu pessoal cumprem com as exigências éticas relevantes, inclusive as relacionadas com independência. A NBC TA 220 </w:t>
      </w:r>
      <w:r>
        <w:rPr>
          <w:rFonts w:ascii="Times New Roman" w:hAnsi="Times New Roman"/>
          <w:sz w:val="24"/>
        </w:rPr>
        <w:t>–</w:t>
      </w:r>
      <w:r w:rsidRPr="00AE7522">
        <w:rPr>
          <w:rFonts w:ascii="Times New Roman" w:hAnsi="Times New Roman"/>
          <w:sz w:val="24"/>
        </w:rPr>
        <w:t xml:space="preserve"> Controle de Qualidade da Auditoria de Demonstrações Contábeis, itens 9 a 11, apresenta as responsabilidades do sócio do trabalho no que diz respeito às exigências éticas relevantes. Essas responsabilidades incluem alertas adicionais, por meio de observação e indagações quando necessário para evidências de não cumprimento com requerimentos éticos relevantes por membros da equipe de trabalho, determinando a ação apropriada se vierem ao conhecimento do sócio do trabalho assuntos que indiquem que membros da equipe do trabalho não cumpriram com exigências éticas relevantes, e formar uma conclusão sobre a conformidade com as exigências de independência que se aplicam ao trabalho de auditoria. A NBC TA 220 reconhece que a equipe do trabalho tem direito de se valer dos sistemas de controle de qualidade da firma para cumprir suas responsabilidades no que se refere a procedimentos de controle de qualidade aplicáveis ao trabalho de auditoria individual, a menos que a informação fornecida pela firma ou outras partes sugira outra ação.</w:t>
      </w:r>
    </w:p>
    <w:p w14:paraId="23C5BA1C" w14:textId="77777777" w:rsidR="002A6EFF" w:rsidRPr="00AE7522" w:rsidRDefault="002A6EFF" w:rsidP="002A6EFF">
      <w:pPr>
        <w:spacing w:after="0"/>
        <w:ind w:left="567" w:hanging="567"/>
        <w:rPr>
          <w:rFonts w:ascii="Times New Roman" w:hAnsi="Times New Roman"/>
          <w:sz w:val="24"/>
        </w:rPr>
      </w:pPr>
    </w:p>
    <w:p w14:paraId="73819611" w14:textId="77777777" w:rsidR="002A6EFF" w:rsidRPr="00AE7522" w:rsidRDefault="002A6EFF" w:rsidP="002A6EFF">
      <w:pPr>
        <w:spacing w:after="0"/>
        <w:ind w:left="567" w:hanging="567"/>
        <w:rPr>
          <w:rFonts w:ascii="Times New Roman" w:hAnsi="Times New Roman"/>
          <w:b/>
          <w:sz w:val="24"/>
        </w:rPr>
      </w:pPr>
      <w:r w:rsidRPr="00AE7522">
        <w:rPr>
          <w:rFonts w:ascii="Times New Roman" w:hAnsi="Times New Roman"/>
          <w:b/>
          <w:sz w:val="24"/>
        </w:rPr>
        <w:t xml:space="preserve">Ceticismo profissional </w:t>
      </w:r>
    </w:p>
    <w:p w14:paraId="4D66F878" w14:textId="77777777" w:rsidR="002A6EFF" w:rsidRPr="00AE7522" w:rsidRDefault="002A6EFF" w:rsidP="002A6EFF">
      <w:pPr>
        <w:spacing w:after="0"/>
        <w:ind w:left="567" w:hanging="567"/>
        <w:rPr>
          <w:rFonts w:ascii="Times New Roman" w:hAnsi="Times New Roman"/>
          <w:sz w:val="24"/>
        </w:rPr>
      </w:pPr>
    </w:p>
    <w:p w14:paraId="0256FBD3" w14:textId="77777777" w:rsidR="002A6EFF" w:rsidRDefault="002A6EFF" w:rsidP="002A6EFF">
      <w:pPr>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20</w:t>
      </w:r>
      <w:r w:rsidRPr="00AE7522">
        <w:rPr>
          <w:rFonts w:ascii="Times New Roman" w:hAnsi="Times New Roman"/>
          <w:sz w:val="24"/>
        </w:rPr>
        <w:t xml:space="preserve">. </w:t>
      </w:r>
      <w:r w:rsidRPr="00AE7522">
        <w:rPr>
          <w:rFonts w:ascii="Times New Roman" w:hAnsi="Times New Roman"/>
          <w:sz w:val="24"/>
        </w:rPr>
        <w:tab/>
        <w:t>O ceticismo profissional inclui estar alerta, por exemplo, a:</w:t>
      </w:r>
    </w:p>
    <w:p w14:paraId="5E07742A" w14:textId="77777777" w:rsidR="002A6EFF" w:rsidRPr="00AE7522" w:rsidRDefault="002A6EFF">
      <w:pPr>
        <w:numPr>
          <w:ilvl w:val="0"/>
          <w:numId w:val="44"/>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evidências de auditoria que contradigam outras evidências obtidas;</w:t>
      </w:r>
    </w:p>
    <w:p w14:paraId="5F005709" w14:textId="77777777" w:rsidR="002A6EFF" w:rsidRPr="00AE7522" w:rsidRDefault="002A6EFF">
      <w:pPr>
        <w:numPr>
          <w:ilvl w:val="0"/>
          <w:numId w:val="44"/>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informações que coloquem em dúvida a confiabilidade dos documentos e respostas a indagações a serem usadas como evidências de auditoria;</w:t>
      </w:r>
    </w:p>
    <w:p w14:paraId="2B17D4B4" w14:textId="77777777" w:rsidR="002A6EFF" w:rsidRPr="00AE7522" w:rsidRDefault="002A6EFF">
      <w:pPr>
        <w:numPr>
          <w:ilvl w:val="0"/>
          <w:numId w:val="44"/>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condições que possam indicar possível fraude;</w:t>
      </w:r>
    </w:p>
    <w:p w14:paraId="4C47CE76" w14:textId="77777777" w:rsidR="002A6EFF" w:rsidRPr="00AE7522" w:rsidRDefault="002A6EFF">
      <w:pPr>
        <w:numPr>
          <w:ilvl w:val="0"/>
          <w:numId w:val="44"/>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circunstâncias que sugiram a necessidade de procedimentos de auditoria além dos exigidos pelas NBC</w:t>
      </w:r>
      <w:r>
        <w:rPr>
          <w:rFonts w:ascii="Times New Roman" w:hAnsi="Times New Roman"/>
          <w:sz w:val="24"/>
        </w:rPr>
        <w:t>s TA</w:t>
      </w:r>
      <w:r w:rsidRPr="00AE7522">
        <w:rPr>
          <w:rFonts w:ascii="Times New Roman" w:hAnsi="Times New Roman"/>
          <w:sz w:val="24"/>
        </w:rPr>
        <w:t>.</w:t>
      </w:r>
    </w:p>
    <w:p w14:paraId="79C8733C" w14:textId="77777777" w:rsidR="002A6EFF" w:rsidRPr="00AE7522" w:rsidRDefault="002A6EFF" w:rsidP="002A6EFF">
      <w:pPr>
        <w:spacing w:after="0"/>
        <w:ind w:left="567" w:hanging="567"/>
        <w:rPr>
          <w:rFonts w:ascii="Times New Roman" w:hAnsi="Times New Roman"/>
          <w:sz w:val="24"/>
        </w:rPr>
      </w:pPr>
    </w:p>
    <w:p w14:paraId="19F9B3FE" w14:textId="77777777" w:rsidR="002A6EFF" w:rsidRPr="00AE7522" w:rsidRDefault="002A6EFF" w:rsidP="002A6EFF">
      <w:pPr>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21</w:t>
      </w:r>
      <w:r w:rsidRPr="00AE7522">
        <w:rPr>
          <w:rFonts w:ascii="Times New Roman" w:hAnsi="Times New Roman"/>
          <w:sz w:val="24"/>
        </w:rPr>
        <w:t xml:space="preserve">. </w:t>
      </w:r>
      <w:r w:rsidRPr="00AE7522">
        <w:rPr>
          <w:rFonts w:ascii="Times New Roman" w:hAnsi="Times New Roman"/>
          <w:sz w:val="24"/>
        </w:rPr>
        <w:tab/>
        <w:t>A manutenção do ceticismo profissional ao longo de toda a auditoria é necessária, por exemplo, para que o auditor reduza os riscos de:</w:t>
      </w:r>
    </w:p>
    <w:p w14:paraId="1B7AE008" w14:textId="77777777" w:rsidR="002A6EFF" w:rsidRPr="00AE7522" w:rsidRDefault="002A6EFF">
      <w:pPr>
        <w:numPr>
          <w:ilvl w:val="0"/>
          <w:numId w:val="44"/>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ignorar circunstâncias não usuais;</w:t>
      </w:r>
    </w:p>
    <w:p w14:paraId="53F154B1" w14:textId="77777777" w:rsidR="002A6EFF" w:rsidRPr="00AE7522" w:rsidRDefault="002A6EFF">
      <w:pPr>
        <w:numPr>
          <w:ilvl w:val="0"/>
          <w:numId w:val="44"/>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generalização excessiva ao tirar conclusões das observações de auditoria;</w:t>
      </w:r>
    </w:p>
    <w:p w14:paraId="6C4AF692" w14:textId="77777777" w:rsidR="002A6EFF" w:rsidRPr="00AE7522" w:rsidRDefault="002A6EFF">
      <w:pPr>
        <w:numPr>
          <w:ilvl w:val="0"/>
          <w:numId w:val="44"/>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uso inadequado de premissas ao determinar a natureza, a época e a extensão dos procedimentos de auditoria e ao avaliar os resultados destes.</w:t>
      </w:r>
    </w:p>
    <w:p w14:paraId="12E22AF0" w14:textId="77777777" w:rsidR="002A6EFF" w:rsidRPr="00AE7522" w:rsidRDefault="002A6EFF" w:rsidP="002A6EFF">
      <w:pPr>
        <w:spacing w:after="0"/>
        <w:ind w:left="567" w:hanging="567"/>
        <w:rPr>
          <w:rFonts w:ascii="Times New Roman" w:hAnsi="Times New Roman"/>
          <w:sz w:val="24"/>
        </w:rPr>
      </w:pPr>
    </w:p>
    <w:p w14:paraId="0996023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t>O ceticismo profissional é necessário para a avaliação crítica das evidências de auditoria. Isso inclui questionar evidências de auditoria contraditórias e a confiabilidade dos documentos e respostas a indagações e outras informações obtidas junto à administração e aos responsáveis pela governança. Também inclui a consideração da suficiência e adequação das evidências de auditoria obtidas considerando as circunstâncias, por exemplo, no caso de existência de fatores de risco de fraude e um documento individual, de natureza suscetível de fraude, for a única evidência que corrobore um valor relevante da demonstração contábil.</w:t>
      </w:r>
    </w:p>
    <w:p w14:paraId="5AE0E22F" w14:textId="77777777" w:rsidR="002A6EFF" w:rsidRPr="00AE7522" w:rsidRDefault="002A6EFF" w:rsidP="002A6EFF">
      <w:pPr>
        <w:spacing w:after="0"/>
        <w:ind w:left="567" w:hanging="567"/>
        <w:rPr>
          <w:rFonts w:ascii="Times New Roman" w:hAnsi="Times New Roman"/>
          <w:sz w:val="24"/>
        </w:rPr>
      </w:pPr>
    </w:p>
    <w:p w14:paraId="005200DE"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 xml:space="preserve">O auditor pode aceitar registros e documentos como genuínos, a menos que tenha razão para crer no contrário. Contudo, exige-se que o auditor considere a confiabilidade das informações a serem usadas como evidências de auditoria (NBC TA 500 – Evidência de Auditoria, itens 7 a 9). Em casos de dúvida a respeito da confiabilidade das informações ou indicações de possível fraude (por exemplo, se condições identificadas durante a auditoria fizerem o auditor crer que um documento pode não ser autêntico ou que termos de documento podem ter sido falsificados), as normas de auditoria exigem que o auditor faça investigações adicionais e determine que modificações ou adições aos procedimentos de auditoria são necessários para solucionar o assunto (NBC TA 240, item 13; NBC TA 500, item 11; e NBC TA 505 </w:t>
      </w:r>
      <w:r>
        <w:rPr>
          <w:rFonts w:ascii="Times New Roman" w:hAnsi="Times New Roman"/>
          <w:sz w:val="24"/>
        </w:rPr>
        <w:t>–</w:t>
      </w:r>
      <w:r w:rsidRPr="00AE7522">
        <w:rPr>
          <w:rFonts w:ascii="Times New Roman" w:hAnsi="Times New Roman"/>
          <w:sz w:val="24"/>
        </w:rPr>
        <w:t xml:space="preserve"> Confirmações Externas, itens 10, 11 e 16).</w:t>
      </w:r>
    </w:p>
    <w:p w14:paraId="64F7E551" w14:textId="77777777" w:rsidR="002A6EFF" w:rsidRPr="00AE7522" w:rsidRDefault="002A6EFF" w:rsidP="002A6EFF">
      <w:pPr>
        <w:spacing w:after="0"/>
        <w:ind w:left="567" w:hanging="567"/>
        <w:rPr>
          <w:rFonts w:ascii="Times New Roman" w:hAnsi="Times New Roman"/>
          <w:sz w:val="24"/>
        </w:rPr>
      </w:pPr>
    </w:p>
    <w:p w14:paraId="152535C3"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4</w:t>
      </w:r>
      <w:r w:rsidRPr="00AE7522">
        <w:rPr>
          <w:rFonts w:ascii="Times New Roman" w:hAnsi="Times New Roman"/>
          <w:sz w:val="24"/>
        </w:rPr>
        <w:t xml:space="preserve">. </w:t>
      </w:r>
      <w:r w:rsidRPr="00AE7522">
        <w:rPr>
          <w:rFonts w:ascii="Times New Roman" w:hAnsi="Times New Roman"/>
          <w:sz w:val="24"/>
        </w:rPr>
        <w:tab/>
        <w:t>Não se pode esperar que o auditor desconsidere a experiência passada de honestidade e integridade da administração da entidade e dos responsáveis pela governança. Contudo, a crença de que a administração e os responsáveis pela governança são honestos e têm integridade não livra o auditor da necessidade de manter o ceticismo profissional ou permitir que ele se satisfaça com evidências de auditoria menos que persuasivas na obtenção de segurança razoável.</w:t>
      </w:r>
    </w:p>
    <w:p w14:paraId="4F8C39D4" w14:textId="77777777" w:rsidR="002A6EFF" w:rsidRPr="00AE7522" w:rsidRDefault="002A6EFF" w:rsidP="002A6EFF">
      <w:pPr>
        <w:spacing w:after="0"/>
        <w:ind w:left="567" w:hanging="567"/>
        <w:rPr>
          <w:rFonts w:ascii="Times New Roman" w:hAnsi="Times New Roman"/>
          <w:sz w:val="24"/>
        </w:rPr>
      </w:pPr>
    </w:p>
    <w:p w14:paraId="5193588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b/>
          <w:sz w:val="24"/>
        </w:rPr>
        <w:t xml:space="preserve">Julgamento profissional </w:t>
      </w:r>
      <w:r w:rsidRPr="00AE7522">
        <w:rPr>
          <w:rFonts w:ascii="Times New Roman" w:hAnsi="Times New Roman"/>
          <w:sz w:val="24"/>
        </w:rPr>
        <w:t>(ver item 16)</w:t>
      </w:r>
    </w:p>
    <w:p w14:paraId="1CB70237" w14:textId="77777777" w:rsidR="002A6EFF" w:rsidRPr="00AE7522" w:rsidRDefault="002A6EFF" w:rsidP="002A6EFF">
      <w:pPr>
        <w:spacing w:after="0"/>
        <w:ind w:left="567" w:hanging="567"/>
        <w:rPr>
          <w:rFonts w:ascii="Times New Roman" w:hAnsi="Times New Roman"/>
          <w:sz w:val="24"/>
        </w:rPr>
      </w:pPr>
    </w:p>
    <w:p w14:paraId="33DCB80C" w14:textId="77777777" w:rsidR="002A6EFF" w:rsidRDefault="002A6EFF" w:rsidP="002A6EFF">
      <w:pPr>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O julgamento profissional é essencial para a condução apropriada da auditoria. Isso porque a interpretação das exigências éticas e profissionais relevantes, das normas de auditoria e as decisões informadas requeridas ao longo de toda a auditoria não podem ser feitas sem a aplicação do conhecimento e experiência relevantes para os fatos e circunstâncias. O julgamento profissional é necessário, em particular, nas decisões sobre:</w:t>
      </w:r>
    </w:p>
    <w:p w14:paraId="358D6373" w14:textId="77777777" w:rsidR="002A6EFF" w:rsidRPr="00AE7522" w:rsidRDefault="002A6EFF">
      <w:pPr>
        <w:numPr>
          <w:ilvl w:val="0"/>
          <w:numId w:val="4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materialidade e risco de auditoria;</w:t>
      </w:r>
    </w:p>
    <w:p w14:paraId="0C2D0A5F" w14:textId="77777777" w:rsidR="002A6EFF" w:rsidRPr="00AE7522" w:rsidRDefault="002A6EFF">
      <w:pPr>
        <w:numPr>
          <w:ilvl w:val="0"/>
          <w:numId w:val="4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 natureza, a época e a extensão dos procedimentos de auditoria aplicados para o cumprimento das exigências das normas de auditoria e a coleta de evidências de auditoria;</w:t>
      </w:r>
    </w:p>
    <w:p w14:paraId="36F39EF3" w14:textId="77777777" w:rsidR="002A6EFF" w:rsidRPr="00AE7522" w:rsidRDefault="002A6EFF">
      <w:pPr>
        <w:numPr>
          <w:ilvl w:val="0"/>
          <w:numId w:val="4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avaliar se foi obtida evidência de auditoria suficiente e apropriada e se algo mais precisa ser feito para que sejam cumpridos os objetivos das NBC</w:t>
      </w:r>
      <w:r>
        <w:rPr>
          <w:rFonts w:ascii="Times New Roman" w:hAnsi="Times New Roman"/>
          <w:sz w:val="24"/>
        </w:rPr>
        <w:t>s TA</w:t>
      </w:r>
      <w:r w:rsidRPr="00AE7522">
        <w:rPr>
          <w:rFonts w:ascii="Times New Roman" w:hAnsi="Times New Roman"/>
          <w:sz w:val="24"/>
        </w:rPr>
        <w:t xml:space="preserve"> e, com isso, os objetivos gerais do auditor;</w:t>
      </w:r>
    </w:p>
    <w:p w14:paraId="3B25B236" w14:textId="77777777" w:rsidR="002A6EFF" w:rsidRPr="00AE7522" w:rsidRDefault="002A6EFF">
      <w:pPr>
        <w:numPr>
          <w:ilvl w:val="0"/>
          <w:numId w:val="4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avaliação das opiniões da administração na aplicação da estrutura de relatório financeiro aplicável da entidade;</w:t>
      </w:r>
    </w:p>
    <w:p w14:paraId="3032849B" w14:textId="77777777" w:rsidR="002A6EFF" w:rsidRPr="00AE7522" w:rsidRDefault="002A6EFF">
      <w:pPr>
        <w:numPr>
          <w:ilvl w:val="0"/>
          <w:numId w:val="45"/>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extração de conclusões baseadas nas evidências de auditoria obtidas, por exemplo, pela avaliação da razoabilidade das estimativas feitas pela administração na elaboração das demonstrações contábeis.</w:t>
      </w:r>
    </w:p>
    <w:p w14:paraId="1D15F09F" w14:textId="77777777" w:rsidR="002A6EFF" w:rsidRPr="00AE7522" w:rsidRDefault="002A6EFF" w:rsidP="002A6EFF">
      <w:pPr>
        <w:spacing w:after="0"/>
        <w:ind w:left="567" w:hanging="567"/>
        <w:rPr>
          <w:rFonts w:ascii="Times New Roman" w:hAnsi="Times New Roman"/>
          <w:sz w:val="24"/>
        </w:rPr>
      </w:pPr>
    </w:p>
    <w:p w14:paraId="6DBCD415"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6</w:t>
      </w:r>
      <w:r w:rsidRPr="00AE7522">
        <w:rPr>
          <w:rFonts w:ascii="Times New Roman" w:hAnsi="Times New Roman"/>
          <w:sz w:val="24"/>
        </w:rPr>
        <w:t xml:space="preserve">. </w:t>
      </w:r>
      <w:r w:rsidRPr="00AE7522">
        <w:rPr>
          <w:rFonts w:ascii="Times New Roman" w:hAnsi="Times New Roman"/>
          <w:sz w:val="24"/>
        </w:rPr>
        <w:tab/>
        <w:t>A característica que distingue o julgamento profissional esperado do auditor é que esse julgamento seja exercido por auditor, cujo treinamento, conhecimento e experiência tenham ajudado no desenvolvimento das competências necessárias para estabelecer julgamentos razoáveis.</w:t>
      </w:r>
    </w:p>
    <w:p w14:paraId="00211F0C" w14:textId="77777777" w:rsidR="002A6EFF" w:rsidRPr="00AE7522" w:rsidRDefault="002A6EFF" w:rsidP="002A6EFF">
      <w:pPr>
        <w:spacing w:after="0"/>
        <w:ind w:left="567" w:hanging="567"/>
        <w:rPr>
          <w:rFonts w:ascii="Times New Roman" w:hAnsi="Times New Roman"/>
          <w:sz w:val="24"/>
        </w:rPr>
      </w:pPr>
    </w:p>
    <w:p w14:paraId="11B0B4C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7</w:t>
      </w:r>
      <w:r w:rsidRPr="00AE7522">
        <w:rPr>
          <w:rFonts w:ascii="Times New Roman" w:hAnsi="Times New Roman"/>
          <w:sz w:val="24"/>
        </w:rPr>
        <w:t xml:space="preserve">. </w:t>
      </w:r>
      <w:r w:rsidRPr="00AE7522">
        <w:rPr>
          <w:rFonts w:ascii="Times New Roman" w:hAnsi="Times New Roman"/>
          <w:sz w:val="24"/>
        </w:rPr>
        <w:tab/>
        <w:t>O exercício do julgamento profissional em qualquer caso específico baseia-se nos fatos e circunstâncias que são conhecidos pelo auditor. A consulta a respeito de assuntos difíceis ou contenciosos durante o curso da auditoria, dentro da equipe do trabalho e entre a equipe do trabalho e outros no nível apropriado, dentro ou fora da firma de auditoria, tal como exigido pela NBC TA 220, item 18, ajudam o auditor no exercício de julgamentos suportados e razoáveis.</w:t>
      </w:r>
    </w:p>
    <w:p w14:paraId="4312F5BB" w14:textId="77777777" w:rsidR="002A6EFF" w:rsidRPr="00AE7522" w:rsidRDefault="002A6EFF" w:rsidP="002A6EFF">
      <w:pPr>
        <w:spacing w:after="0"/>
        <w:ind w:left="567" w:hanging="567"/>
        <w:rPr>
          <w:rFonts w:ascii="Times New Roman" w:hAnsi="Times New Roman"/>
          <w:sz w:val="24"/>
        </w:rPr>
      </w:pPr>
    </w:p>
    <w:p w14:paraId="4969CFD2" w14:textId="77777777" w:rsidR="002A6EFF" w:rsidRPr="00AE7522" w:rsidRDefault="002A6EFF" w:rsidP="002A6EFF">
      <w:pPr>
        <w:spacing w:after="0"/>
        <w:ind w:left="567" w:hanging="567"/>
        <w:rPr>
          <w:rFonts w:ascii="Times New Roman" w:hAnsi="Times New Roman"/>
          <w:sz w:val="24"/>
        </w:rPr>
      </w:pPr>
      <w:r>
        <w:rPr>
          <w:rFonts w:ascii="Times New Roman" w:hAnsi="Times New Roman"/>
          <w:sz w:val="24"/>
        </w:rPr>
        <w:t>A28</w:t>
      </w:r>
      <w:r w:rsidRPr="00AE7522">
        <w:rPr>
          <w:rFonts w:ascii="Times New Roman" w:hAnsi="Times New Roman"/>
          <w:sz w:val="24"/>
        </w:rPr>
        <w:t xml:space="preserve">. </w:t>
      </w:r>
      <w:r w:rsidRPr="00AE7522">
        <w:rPr>
          <w:rFonts w:ascii="Times New Roman" w:hAnsi="Times New Roman"/>
          <w:sz w:val="24"/>
        </w:rPr>
        <w:tab/>
        <w:t>O julgamento profissional pode ser avaliado com base no fato de que o julgamento exercido reflete uma aplicação competente ou não competente dos princípios de auditoria e contábeis e se ele é apropriado considerando os fatos e circunstâncias conhecidos pelo auditor até a data do seu relatório de auditoria e compatível com estes.</w:t>
      </w:r>
    </w:p>
    <w:p w14:paraId="7B5682E0" w14:textId="77777777" w:rsidR="002A6EFF" w:rsidRPr="00AE7522" w:rsidRDefault="002A6EFF" w:rsidP="002A6EFF">
      <w:pPr>
        <w:spacing w:after="0"/>
        <w:ind w:left="567" w:hanging="567"/>
        <w:rPr>
          <w:rFonts w:ascii="Times New Roman" w:hAnsi="Times New Roman"/>
          <w:sz w:val="24"/>
        </w:rPr>
      </w:pPr>
    </w:p>
    <w:p w14:paraId="40E7D88A"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A2</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O julgamento profissional precisa ser exercido ao longo de toda a auditoria. Ele também precisa ser adequadamente documentado. Neste aspecto, exige-se que o auditor elabore documentação de auditoria suficiente para possibilitar que outro auditor experiente, sem nenhuma ligação prévia com a auditoria, entenda os julgamentos profissionais significativos exercidos para se atingir as conclusões sobre assuntos significativos surgidos durante a auditoria (NBC TA 230, item 8). O julgamento profissional não deve ser usado como justificativa para decisões que, de outra forma, não são sustentados pelos fatos e circunstâncias do trabalho nem por evidência de auditoria apropriada e suficiente.</w:t>
      </w:r>
    </w:p>
    <w:p w14:paraId="196B0811" w14:textId="77777777" w:rsidR="002A6EFF" w:rsidRPr="00AE7522" w:rsidRDefault="002A6EFF" w:rsidP="002A6EFF">
      <w:pPr>
        <w:spacing w:after="0"/>
        <w:ind w:left="567" w:hanging="567"/>
        <w:rPr>
          <w:rFonts w:ascii="Times New Roman" w:hAnsi="Times New Roman"/>
          <w:sz w:val="24"/>
        </w:rPr>
      </w:pPr>
    </w:p>
    <w:p w14:paraId="3A21372A" w14:textId="77777777" w:rsidR="002A6EFF" w:rsidRPr="00AE7522" w:rsidRDefault="002A6EFF" w:rsidP="002A6EFF">
      <w:pPr>
        <w:spacing w:after="0"/>
        <w:rPr>
          <w:rFonts w:ascii="Times New Roman" w:hAnsi="Times New Roman"/>
          <w:sz w:val="24"/>
        </w:rPr>
      </w:pPr>
      <w:r w:rsidRPr="00AE7522">
        <w:rPr>
          <w:rFonts w:ascii="Times New Roman" w:hAnsi="Times New Roman"/>
          <w:b/>
          <w:sz w:val="24"/>
        </w:rPr>
        <w:t>Evidência de auditoria e apropriada e suficiente e risco de auditoria</w:t>
      </w:r>
      <w:r w:rsidRPr="00AE7522">
        <w:rPr>
          <w:rFonts w:ascii="Times New Roman" w:hAnsi="Times New Roman"/>
          <w:sz w:val="24"/>
        </w:rPr>
        <w:t xml:space="preserve"> (ver itens 5 e 17)</w:t>
      </w:r>
    </w:p>
    <w:p w14:paraId="274E0892" w14:textId="77777777" w:rsidR="002A6EFF" w:rsidRPr="00AE7522" w:rsidRDefault="002A6EFF" w:rsidP="002A6EFF">
      <w:pPr>
        <w:spacing w:after="0"/>
        <w:ind w:left="567" w:hanging="567"/>
        <w:rPr>
          <w:rFonts w:ascii="Times New Roman" w:hAnsi="Times New Roman"/>
          <w:sz w:val="24"/>
        </w:rPr>
      </w:pPr>
    </w:p>
    <w:p w14:paraId="77AB995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Suficiência e adequação da evidência de auditoria</w:t>
      </w:r>
    </w:p>
    <w:p w14:paraId="0D2753D7" w14:textId="77777777" w:rsidR="002A6EFF" w:rsidRPr="00AE7522" w:rsidRDefault="002A6EFF" w:rsidP="002A6EFF">
      <w:pPr>
        <w:spacing w:after="0"/>
        <w:ind w:left="567" w:hanging="567"/>
        <w:rPr>
          <w:rFonts w:ascii="Times New Roman" w:hAnsi="Times New Roman"/>
          <w:sz w:val="24"/>
        </w:rPr>
      </w:pPr>
    </w:p>
    <w:p w14:paraId="38C8047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30</w:t>
      </w:r>
      <w:r w:rsidRPr="00AE7522">
        <w:rPr>
          <w:rFonts w:ascii="Times New Roman" w:hAnsi="Times New Roman"/>
          <w:sz w:val="24"/>
        </w:rPr>
        <w:t xml:space="preserve">. </w:t>
      </w:r>
      <w:r w:rsidRPr="00AE7522">
        <w:rPr>
          <w:rFonts w:ascii="Times New Roman" w:hAnsi="Times New Roman"/>
          <w:sz w:val="24"/>
        </w:rPr>
        <w:tab/>
        <w:t>A evidência de auditoria é necessária para sustentar a opinião e o relatório do auditor. Ela é de natureza cumulativa e primariamente obtida a partir de procedimentos de auditoria executados durante o curso da auditoria. Contudo, também pode incluir informações obtidas de outras fontes, como auditorias anteriores (contanto que o auditor tenha determinado se ocorreram mudanças desde a auditoria anterior que possam afetar a sua relevância para a auditoria corrente, NBC TA 315, item 9) ou procedimentos de controle de qualidade do auditor para aceitação e continuidade de clientes. Além de outras fontes dentro e fora da entidade, os registros contábeis da entidade são uma fonte importante de evidência de auditoria. Além disso, informações que possam ser usadas como evidências de auditoria podem ter sido elaboradas por especialista empregado ou contratado pela entidade. As evidências de auditoria abrangem informações que sustentam e corroboram as afirmações da administração e informações que contradizem tais afirmações. Além disso, em alguns casos, a ausência de informações (por exemplo, a recusa da administração de fornecer uma representação solicitada) é usada pelo auditor e, portanto, também constitui evidência de auditoria. A maior parte do trabalho do auditor na formação de sua opinião consiste na obtenção e avaliação da evidência de auditoria.</w:t>
      </w:r>
    </w:p>
    <w:p w14:paraId="6C61481D" w14:textId="77777777" w:rsidR="002A6EFF" w:rsidRPr="00AE7522" w:rsidRDefault="002A6EFF" w:rsidP="002A6EFF">
      <w:pPr>
        <w:spacing w:after="0"/>
        <w:ind w:left="567" w:hanging="567"/>
        <w:rPr>
          <w:rFonts w:ascii="Times New Roman" w:hAnsi="Times New Roman"/>
          <w:sz w:val="24"/>
        </w:rPr>
      </w:pPr>
    </w:p>
    <w:p w14:paraId="6B18616A"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31</w:t>
      </w:r>
      <w:r w:rsidRPr="00AE7522">
        <w:rPr>
          <w:rFonts w:ascii="Times New Roman" w:hAnsi="Times New Roman"/>
          <w:sz w:val="24"/>
        </w:rPr>
        <w:t xml:space="preserve">. </w:t>
      </w:r>
      <w:r w:rsidRPr="00AE7522">
        <w:rPr>
          <w:rFonts w:ascii="Times New Roman" w:hAnsi="Times New Roman"/>
          <w:sz w:val="24"/>
        </w:rPr>
        <w:tab/>
        <w:t>A suficiência e adequação das evidências de auditoria estão inter-relacionadas. A suficiência é a medida da quantidade de evidência de auditoria. A quantidade necessária de evidência de auditoria é afetada pela avaliação pelo auditor dos riscos de distorção (quanto mais elevados os riscos avaliados, maior a probabilidade de que seja necessária mais evidência de auditoria) e também pela qualidade de tais evidências de auditoria (quanto melhor a qualidade, menos evidência pode ser necessária). A obtenção de mais evidência de auditoria, porém, pode não compensar a sua má qualidade.</w:t>
      </w:r>
    </w:p>
    <w:p w14:paraId="215E1A78" w14:textId="77777777" w:rsidR="002A6EFF" w:rsidRPr="00AE7522" w:rsidRDefault="002A6EFF" w:rsidP="002A6EFF">
      <w:pPr>
        <w:spacing w:after="0"/>
        <w:ind w:left="567" w:hanging="567"/>
        <w:rPr>
          <w:rFonts w:ascii="Times New Roman" w:hAnsi="Times New Roman"/>
          <w:sz w:val="24"/>
        </w:rPr>
      </w:pPr>
    </w:p>
    <w:p w14:paraId="322A23EB"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A3</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t>A adequação é a medida da qualidade da evidência de auditoria, isto é, a sua relevância e confiabilidade no suporte das conclusões em que se baseia a opinião do auditor. A confiabilidade da evidência é influenciada pela sua fonte e sua natureza e depende das circunstâncias individuais em que são obtidas.</w:t>
      </w:r>
    </w:p>
    <w:p w14:paraId="15B0BC4D" w14:textId="77777777" w:rsidR="002A6EFF" w:rsidRPr="00AE7522" w:rsidRDefault="002A6EFF" w:rsidP="002A6EFF">
      <w:pPr>
        <w:spacing w:after="0"/>
        <w:ind w:left="567" w:hanging="567"/>
        <w:rPr>
          <w:rFonts w:ascii="Times New Roman" w:hAnsi="Times New Roman"/>
          <w:sz w:val="24"/>
        </w:rPr>
      </w:pPr>
    </w:p>
    <w:p w14:paraId="383485DA"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A3</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Determinar se foi obtida evidência de auditoria apropriada e suficiente para a redução do risco de auditoria a um nível aceitavelmente baixo, possibilitando assim ao auditor tirar conclusões para fundamentar sua opinião, é uma questão de julgamento profissional. A NBC TA 500 e outras NBC</w:t>
      </w:r>
      <w:r>
        <w:rPr>
          <w:rFonts w:ascii="Times New Roman" w:hAnsi="Times New Roman"/>
          <w:sz w:val="24"/>
        </w:rPr>
        <w:t>s TA</w:t>
      </w:r>
      <w:r w:rsidRPr="00AE7522">
        <w:rPr>
          <w:rFonts w:ascii="Times New Roman" w:hAnsi="Times New Roman"/>
          <w:sz w:val="24"/>
        </w:rPr>
        <w:t xml:space="preserve"> relevantes estabelecem exigências adicionais e fornecem orientação adicional, aplicável durante toda a auditoria, no que se refere às considerações do auditor na obtenção de evidência de auditoria apropriada e suficiente.</w:t>
      </w:r>
    </w:p>
    <w:p w14:paraId="51FFD8A8" w14:textId="77777777" w:rsidR="002A6EFF" w:rsidRPr="00AE7522" w:rsidRDefault="002A6EFF" w:rsidP="002A6EFF">
      <w:pPr>
        <w:spacing w:after="0"/>
        <w:ind w:left="567" w:hanging="567"/>
        <w:rPr>
          <w:rFonts w:ascii="Times New Roman" w:hAnsi="Times New Roman"/>
          <w:sz w:val="24"/>
        </w:rPr>
      </w:pPr>
    </w:p>
    <w:p w14:paraId="5F27846A" w14:textId="77777777" w:rsidR="002A6EFF" w:rsidRPr="008460A5" w:rsidRDefault="002A6EFF" w:rsidP="002A6EFF">
      <w:pPr>
        <w:spacing w:after="0"/>
        <w:ind w:left="567" w:hanging="567"/>
        <w:rPr>
          <w:rFonts w:ascii="Times New Roman" w:hAnsi="Times New Roman"/>
          <w:sz w:val="24"/>
          <w:highlight w:val="yellow"/>
        </w:rPr>
      </w:pPr>
      <w:r w:rsidRPr="008460A5">
        <w:rPr>
          <w:rFonts w:ascii="Times New Roman" w:hAnsi="Times New Roman"/>
          <w:sz w:val="24"/>
          <w:highlight w:val="yellow"/>
        </w:rPr>
        <w:t>Risco de auditoria</w:t>
      </w:r>
    </w:p>
    <w:p w14:paraId="0A0FB91E" w14:textId="77777777" w:rsidR="002A6EFF" w:rsidRPr="008460A5" w:rsidRDefault="002A6EFF" w:rsidP="002A6EFF">
      <w:pPr>
        <w:spacing w:after="0"/>
        <w:ind w:left="567" w:hanging="567"/>
        <w:rPr>
          <w:rFonts w:ascii="Times New Roman" w:hAnsi="Times New Roman"/>
          <w:sz w:val="24"/>
          <w:highlight w:val="yellow"/>
        </w:rPr>
      </w:pPr>
    </w:p>
    <w:p w14:paraId="183D68E0" w14:textId="77777777" w:rsidR="002A6EFF" w:rsidRPr="00AE7522" w:rsidRDefault="002A6EFF" w:rsidP="002A6EFF">
      <w:pPr>
        <w:spacing w:after="0"/>
        <w:ind w:left="567" w:hanging="567"/>
        <w:rPr>
          <w:rFonts w:ascii="Times New Roman" w:hAnsi="Times New Roman"/>
          <w:sz w:val="24"/>
        </w:rPr>
      </w:pPr>
      <w:r w:rsidRPr="008460A5">
        <w:rPr>
          <w:rFonts w:ascii="Times New Roman" w:hAnsi="Times New Roman"/>
          <w:sz w:val="24"/>
          <w:highlight w:val="yellow"/>
        </w:rPr>
        <w:t xml:space="preserve">A34. </w:t>
      </w:r>
      <w:r w:rsidRPr="008460A5">
        <w:rPr>
          <w:rFonts w:ascii="Times New Roman" w:hAnsi="Times New Roman"/>
          <w:sz w:val="24"/>
          <w:highlight w:val="yellow"/>
        </w:rPr>
        <w:tab/>
        <w:t>O risco de auditoria é uma função dos riscos de distorção relevante e do risco de detecção. A avaliação dos riscos baseia-se em procedimentos de auditoria para a obtenção de informações necessárias para essa finalidade e evidências obtidas ao longo de toda a auditoria. A avaliação dos riscos é antes uma questão de julgamento profissional que uma questão passível de mensuração precisa.</w:t>
      </w:r>
    </w:p>
    <w:p w14:paraId="06ED1CF7" w14:textId="77777777" w:rsidR="002A6EFF" w:rsidRPr="00AE7522" w:rsidRDefault="002A6EFF" w:rsidP="002A6EFF">
      <w:pPr>
        <w:spacing w:after="0"/>
        <w:ind w:left="567" w:hanging="567"/>
        <w:rPr>
          <w:rFonts w:ascii="Times New Roman" w:hAnsi="Times New Roman"/>
          <w:sz w:val="24"/>
        </w:rPr>
      </w:pPr>
    </w:p>
    <w:p w14:paraId="517CDD1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A3</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Para fins das NBC</w:t>
      </w:r>
      <w:r>
        <w:rPr>
          <w:rFonts w:ascii="Times New Roman" w:hAnsi="Times New Roman"/>
          <w:sz w:val="24"/>
        </w:rPr>
        <w:t>s TA</w:t>
      </w:r>
      <w:r w:rsidRPr="00AE7522">
        <w:rPr>
          <w:rFonts w:ascii="Times New Roman" w:hAnsi="Times New Roman"/>
          <w:sz w:val="24"/>
        </w:rPr>
        <w:t>, o risco de auditoria não inclui o risco de que o auditor possa expressar uma opinião de que as demonstrações contábeis contêm distorção relevante quando esse não é o caso. Esse risco geralmente é insignificante. Além disso, o risco de auditoria é um termo técnico relacionado ao processo de auditoria; ele não se refere aos riscos de negócio do auditor, tais como perda decorrente de litígio, publicidade adversa ou outros eventos surgidos em conexão com a auditoria das demonstrações contábeis.</w:t>
      </w:r>
    </w:p>
    <w:p w14:paraId="3E398488" w14:textId="77777777" w:rsidR="002A6EFF" w:rsidRPr="00AE7522" w:rsidRDefault="002A6EFF" w:rsidP="002A6EFF">
      <w:pPr>
        <w:spacing w:after="0"/>
        <w:ind w:left="567" w:hanging="567"/>
        <w:rPr>
          <w:rFonts w:ascii="Times New Roman" w:hAnsi="Times New Roman"/>
          <w:sz w:val="24"/>
        </w:rPr>
      </w:pPr>
    </w:p>
    <w:p w14:paraId="3F9E2774" w14:textId="77777777" w:rsidR="002A6EFF" w:rsidRPr="00AD57DF" w:rsidRDefault="002A6EFF" w:rsidP="002A6EFF">
      <w:pPr>
        <w:spacing w:after="0"/>
        <w:ind w:left="567" w:hanging="567"/>
        <w:rPr>
          <w:rFonts w:ascii="Times New Roman" w:hAnsi="Times New Roman"/>
          <w:sz w:val="24"/>
          <w:highlight w:val="yellow"/>
        </w:rPr>
      </w:pPr>
      <w:r w:rsidRPr="00AD57DF">
        <w:rPr>
          <w:rFonts w:ascii="Times New Roman" w:hAnsi="Times New Roman"/>
          <w:sz w:val="24"/>
          <w:highlight w:val="yellow"/>
        </w:rPr>
        <w:t>Risco de distorção relevante</w:t>
      </w:r>
    </w:p>
    <w:p w14:paraId="315C6302" w14:textId="77777777" w:rsidR="002A6EFF" w:rsidRPr="00AD57DF" w:rsidRDefault="002A6EFF" w:rsidP="002A6EFF">
      <w:pPr>
        <w:spacing w:after="0"/>
        <w:ind w:left="567" w:hanging="567"/>
        <w:rPr>
          <w:rFonts w:ascii="Times New Roman" w:hAnsi="Times New Roman"/>
          <w:sz w:val="24"/>
          <w:highlight w:val="yellow"/>
        </w:rPr>
      </w:pPr>
    </w:p>
    <w:p w14:paraId="404F23B6" w14:textId="77777777" w:rsidR="002A6EFF" w:rsidRPr="00AD57DF" w:rsidRDefault="002A6EFF" w:rsidP="002A6EFF">
      <w:pPr>
        <w:ind w:left="567" w:hanging="567"/>
        <w:rPr>
          <w:rFonts w:ascii="Times New Roman" w:hAnsi="Times New Roman"/>
          <w:sz w:val="24"/>
          <w:highlight w:val="yellow"/>
        </w:rPr>
      </w:pPr>
      <w:r w:rsidRPr="00AD57DF">
        <w:rPr>
          <w:rFonts w:ascii="Times New Roman" w:hAnsi="Times New Roman"/>
          <w:sz w:val="24"/>
          <w:highlight w:val="yellow"/>
        </w:rPr>
        <w:t xml:space="preserve">A36. </w:t>
      </w:r>
      <w:r w:rsidRPr="00AD57DF">
        <w:rPr>
          <w:rFonts w:ascii="Times New Roman" w:hAnsi="Times New Roman"/>
          <w:sz w:val="24"/>
          <w:highlight w:val="yellow"/>
        </w:rPr>
        <w:tab/>
        <w:t>Os riscos de distorção relevante podem existir em dois níveis:</w:t>
      </w:r>
    </w:p>
    <w:p w14:paraId="3719CABE" w14:textId="77777777" w:rsidR="002A6EFF" w:rsidRPr="00AD57DF" w:rsidRDefault="002A6EFF">
      <w:pPr>
        <w:numPr>
          <w:ilvl w:val="0"/>
          <w:numId w:val="46"/>
        </w:numPr>
        <w:spacing w:after="120" w:line="240" w:lineRule="auto"/>
        <w:ind w:left="851" w:hanging="284"/>
        <w:jc w:val="both"/>
        <w:rPr>
          <w:rFonts w:ascii="Times New Roman" w:hAnsi="Times New Roman"/>
          <w:sz w:val="24"/>
          <w:highlight w:val="yellow"/>
        </w:rPr>
      </w:pPr>
      <w:r w:rsidRPr="00AD57DF">
        <w:rPr>
          <w:rFonts w:ascii="Times New Roman" w:hAnsi="Times New Roman"/>
          <w:sz w:val="24"/>
          <w:highlight w:val="yellow"/>
        </w:rPr>
        <w:t xml:space="preserve"> </w:t>
      </w:r>
      <w:r w:rsidRPr="00AD57DF">
        <w:rPr>
          <w:rFonts w:ascii="Times New Roman" w:hAnsi="Times New Roman"/>
          <w:sz w:val="24"/>
          <w:highlight w:val="yellow"/>
        </w:rPr>
        <w:tab/>
        <w:t>no nível geral da demonstração contábil; e</w:t>
      </w:r>
    </w:p>
    <w:p w14:paraId="7383BBC1" w14:textId="77777777" w:rsidR="002A6EFF" w:rsidRPr="00AD57DF" w:rsidRDefault="002A6EFF">
      <w:pPr>
        <w:numPr>
          <w:ilvl w:val="0"/>
          <w:numId w:val="46"/>
        </w:numPr>
        <w:spacing w:after="0" w:line="240" w:lineRule="auto"/>
        <w:ind w:left="851" w:hanging="284"/>
        <w:jc w:val="both"/>
        <w:rPr>
          <w:rFonts w:ascii="Times New Roman" w:hAnsi="Times New Roman"/>
          <w:sz w:val="24"/>
          <w:highlight w:val="yellow"/>
        </w:rPr>
      </w:pPr>
      <w:r w:rsidRPr="00AD57DF">
        <w:rPr>
          <w:rFonts w:ascii="Times New Roman" w:hAnsi="Times New Roman"/>
          <w:sz w:val="24"/>
          <w:highlight w:val="yellow"/>
        </w:rPr>
        <w:t xml:space="preserve"> </w:t>
      </w:r>
      <w:r w:rsidRPr="00AD57DF">
        <w:rPr>
          <w:rFonts w:ascii="Times New Roman" w:hAnsi="Times New Roman"/>
          <w:sz w:val="24"/>
          <w:highlight w:val="yellow"/>
        </w:rPr>
        <w:tab/>
        <w:t>no nível da afirmação para classes de transações, saldos contábeis e divulgações.</w:t>
      </w:r>
    </w:p>
    <w:p w14:paraId="1FC6C810" w14:textId="77777777" w:rsidR="002A6EFF" w:rsidRPr="00AE7522" w:rsidRDefault="002A6EFF" w:rsidP="002A6EFF">
      <w:pPr>
        <w:spacing w:after="0"/>
        <w:ind w:left="567" w:hanging="567"/>
        <w:rPr>
          <w:rFonts w:ascii="Times New Roman" w:hAnsi="Times New Roman"/>
          <w:sz w:val="24"/>
        </w:rPr>
      </w:pPr>
    </w:p>
    <w:p w14:paraId="27F5C57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A3</w:t>
      </w:r>
      <w:r>
        <w:rPr>
          <w:rFonts w:ascii="Times New Roman" w:hAnsi="Times New Roman"/>
          <w:sz w:val="24"/>
        </w:rPr>
        <w:t>7</w:t>
      </w:r>
      <w:r w:rsidRPr="00AE7522">
        <w:rPr>
          <w:rFonts w:ascii="Times New Roman" w:hAnsi="Times New Roman"/>
          <w:sz w:val="24"/>
        </w:rPr>
        <w:t xml:space="preserve">. </w:t>
      </w:r>
      <w:r w:rsidRPr="00AE7522">
        <w:rPr>
          <w:rFonts w:ascii="Times New Roman" w:hAnsi="Times New Roman"/>
          <w:sz w:val="24"/>
        </w:rPr>
        <w:tab/>
        <w:t xml:space="preserve">Riscos de distorção relevante no </w:t>
      </w:r>
      <w:r w:rsidRPr="00AD57DF">
        <w:rPr>
          <w:rFonts w:ascii="Times New Roman" w:hAnsi="Times New Roman"/>
          <w:sz w:val="24"/>
          <w:highlight w:val="yellow"/>
        </w:rPr>
        <w:t>nível geral</w:t>
      </w:r>
      <w:r w:rsidRPr="00AE7522">
        <w:rPr>
          <w:rFonts w:ascii="Times New Roman" w:hAnsi="Times New Roman"/>
          <w:sz w:val="24"/>
        </w:rPr>
        <w:t xml:space="preserve"> da demonstração contábil referem-se aos riscos de distorção relevante que se relacionam de forma disseminada às demonstrações contábeis como um todo e que afetam potencialmente muitas afirmações.</w:t>
      </w:r>
    </w:p>
    <w:p w14:paraId="1AA5FE51" w14:textId="77777777" w:rsidR="002A6EFF" w:rsidRPr="00AE7522" w:rsidRDefault="002A6EFF" w:rsidP="002A6EFF">
      <w:pPr>
        <w:spacing w:after="0"/>
        <w:ind w:left="567" w:hanging="567"/>
        <w:rPr>
          <w:rFonts w:ascii="Times New Roman" w:hAnsi="Times New Roman"/>
          <w:sz w:val="24"/>
        </w:rPr>
      </w:pPr>
    </w:p>
    <w:p w14:paraId="6D1A1BDA"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A3</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 xml:space="preserve">Os riscos de distorção relevante no </w:t>
      </w:r>
      <w:r w:rsidRPr="00AD57DF">
        <w:rPr>
          <w:rFonts w:ascii="Times New Roman" w:hAnsi="Times New Roman"/>
          <w:sz w:val="24"/>
          <w:highlight w:val="yellow"/>
        </w:rPr>
        <w:t>nível da afirmação</w:t>
      </w:r>
      <w:r w:rsidRPr="00AE7522">
        <w:rPr>
          <w:rFonts w:ascii="Times New Roman" w:hAnsi="Times New Roman"/>
          <w:sz w:val="24"/>
        </w:rPr>
        <w:t xml:space="preserve"> são avaliados para que se determine a natureza, a época e a extensão dos procedimentos adicionais de auditoria necessários para a obtenção de evidência de auditoria apropriada e suficiente. Essa evidência possibilita ao auditor expressar uma opinião sobre as demonstrações contábeis em um </w:t>
      </w:r>
      <w:r w:rsidRPr="00AD57DF">
        <w:rPr>
          <w:rFonts w:ascii="Times New Roman" w:hAnsi="Times New Roman"/>
          <w:sz w:val="24"/>
          <w:highlight w:val="yellow"/>
        </w:rPr>
        <w:t>nível aceitavelmente baixo de risco de auditoria.</w:t>
      </w:r>
      <w:r w:rsidRPr="00AE7522">
        <w:rPr>
          <w:rFonts w:ascii="Times New Roman" w:hAnsi="Times New Roman"/>
          <w:sz w:val="24"/>
        </w:rPr>
        <w:t xml:space="preserve"> Os auditores usam várias abordagens para cumprir o objetivo de avaliar os riscos de distorção relevante. Por exemplo, o auditor pode fazer uso de um modelo que expresse a relação geral dos componentes do risco de auditoria em termos matemáticos para chegar a um nível aceitável de risco de detecção. Alguns auditores julgam tal modelo útil no planejamento de procedimentos de auditoria.</w:t>
      </w:r>
    </w:p>
    <w:p w14:paraId="1DAB5D67" w14:textId="77777777" w:rsidR="002A6EFF" w:rsidRPr="00AE7522" w:rsidRDefault="002A6EFF" w:rsidP="002A6EFF">
      <w:pPr>
        <w:spacing w:after="0"/>
        <w:ind w:left="567" w:hanging="567"/>
        <w:rPr>
          <w:rFonts w:ascii="Times New Roman" w:hAnsi="Times New Roman"/>
          <w:sz w:val="24"/>
        </w:rPr>
      </w:pPr>
    </w:p>
    <w:p w14:paraId="522AFEC6"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A3</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 xml:space="preserve">Os riscos de distorção relevante no </w:t>
      </w:r>
      <w:r w:rsidRPr="00AD57DF">
        <w:rPr>
          <w:rFonts w:ascii="Times New Roman" w:hAnsi="Times New Roman"/>
          <w:sz w:val="24"/>
          <w:highlight w:val="yellow"/>
        </w:rPr>
        <w:t>nível da afirmação</w:t>
      </w:r>
      <w:r w:rsidRPr="00AE7522">
        <w:rPr>
          <w:rFonts w:ascii="Times New Roman" w:hAnsi="Times New Roman"/>
          <w:sz w:val="24"/>
        </w:rPr>
        <w:t xml:space="preserve"> consistem em dois componentes: risco inerente e risco de controle. O </w:t>
      </w:r>
      <w:r w:rsidRPr="00AD57DF">
        <w:rPr>
          <w:rFonts w:ascii="Times New Roman" w:hAnsi="Times New Roman"/>
          <w:sz w:val="24"/>
          <w:highlight w:val="yellow"/>
        </w:rPr>
        <w:t>risco inerente e o risco de controle</w:t>
      </w:r>
      <w:r w:rsidRPr="00AE7522">
        <w:rPr>
          <w:rFonts w:ascii="Times New Roman" w:hAnsi="Times New Roman"/>
          <w:sz w:val="24"/>
        </w:rPr>
        <w:t xml:space="preserve"> são riscos da entidade; eles existem independentemente da auditoria das demonstrações contábeis.</w:t>
      </w:r>
    </w:p>
    <w:p w14:paraId="567CE146" w14:textId="77777777" w:rsidR="002A6EFF" w:rsidRPr="00AE7522" w:rsidRDefault="002A6EFF" w:rsidP="002A6EFF">
      <w:pPr>
        <w:spacing w:after="0"/>
        <w:ind w:left="567" w:hanging="567"/>
        <w:rPr>
          <w:rFonts w:ascii="Times New Roman" w:hAnsi="Times New Roman"/>
          <w:sz w:val="24"/>
        </w:rPr>
      </w:pPr>
    </w:p>
    <w:p w14:paraId="0FDB112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40</w:t>
      </w:r>
      <w:r w:rsidRPr="00AE7522">
        <w:rPr>
          <w:rFonts w:ascii="Times New Roman" w:hAnsi="Times New Roman"/>
          <w:sz w:val="24"/>
        </w:rPr>
        <w:t xml:space="preserve">. </w:t>
      </w:r>
      <w:r w:rsidRPr="00AE7522">
        <w:rPr>
          <w:rFonts w:ascii="Times New Roman" w:hAnsi="Times New Roman"/>
          <w:sz w:val="24"/>
        </w:rPr>
        <w:tab/>
        <w:t xml:space="preserve">O risco inerente é mais alto para algumas afirmações e classes relacionadas de transações, saldos contábeis e divulgações do que para outras. Por exemplo, ele pode ser mais alto para cálculos complexos ou contas compostas de valores derivados de estimativas contábeis sujeitas à incerteza significativa de estimativa. Circunstâncias externas que dão origem a riscos de negócios também podem influenciar o risco inerente. Por exemplo, desenvolvimentos tecnológicos podem tornar obsoleto um produto específico, tornando assim o estoque mais suscetível de distorção em relação à superavaliação. Fatores na entidade e no seu ambiente, relacionados às várias ou todas as classes de transações, saldos contábeis ou divulgações também podem influenciar o risco inerente relacionado a uma afirmação específica. Tais fatores podem incluir, por exemplo, falta de capital de giro suficiente para a continuidade das operações ou um setor em declínio caracterizado por um grande número de falências.  </w:t>
      </w:r>
    </w:p>
    <w:p w14:paraId="622CB22B" w14:textId="77777777" w:rsidR="002A6EFF" w:rsidRPr="00AE7522" w:rsidRDefault="002A6EFF" w:rsidP="002A6EFF">
      <w:pPr>
        <w:spacing w:after="0"/>
        <w:ind w:left="567" w:hanging="567"/>
        <w:rPr>
          <w:rFonts w:ascii="Times New Roman" w:hAnsi="Times New Roman"/>
          <w:sz w:val="24"/>
        </w:rPr>
      </w:pPr>
    </w:p>
    <w:p w14:paraId="67BC08A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41</w:t>
      </w:r>
      <w:r w:rsidRPr="00AE7522">
        <w:rPr>
          <w:rFonts w:ascii="Times New Roman" w:hAnsi="Times New Roman"/>
          <w:sz w:val="24"/>
        </w:rPr>
        <w:t xml:space="preserve">. </w:t>
      </w:r>
      <w:r w:rsidRPr="00AE7522">
        <w:rPr>
          <w:rFonts w:ascii="Times New Roman" w:hAnsi="Times New Roman"/>
          <w:sz w:val="24"/>
        </w:rPr>
        <w:tab/>
        <w:t>O risco de controle é uma função da eficácia d</w:t>
      </w:r>
      <w:r>
        <w:rPr>
          <w:rFonts w:ascii="Times New Roman" w:hAnsi="Times New Roman"/>
          <w:sz w:val="24"/>
        </w:rPr>
        <w:t>o desenho</w:t>
      </w:r>
      <w:r w:rsidRPr="00AE7522">
        <w:rPr>
          <w:rFonts w:ascii="Times New Roman" w:hAnsi="Times New Roman"/>
          <w:sz w:val="24"/>
        </w:rPr>
        <w:t xml:space="preserve"> (controles estabelecidos), da implementação e da manutenção do controle interno pela administração no tratamento dos riscos identificados que ameaçam o cumprimento dos objetivos da entidade, que são relevantes para a elaboração das demonstrações contábeis da entidade. Contudo, o controle interno, independentemente da qualidade da sua estrutura e operação, pode reduzir, mas não eliminar, os riscos de distorção relevante nas demonstrações contábeis, por causa das limitações inerentes ao controle interno. Essas limitações incluem, por exemplo, a possibilidade de erros ou equívocos humanos, ou de controles contornados por conluio ou burla inapropriada da administração. Portanto, algum risco de controle sempre existe. As NBC</w:t>
      </w:r>
      <w:r>
        <w:rPr>
          <w:rFonts w:ascii="Times New Roman" w:hAnsi="Times New Roman"/>
          <w:sz w:val="24"/>
        </w:rPr>
        <w:t>s TA</w:t>
      </w:r>
      <w:r w:rsidRPr="00AE7522">
        <w:rPr>
          <w:rFonts w:ascii="Times New Roman" w:hAnsi="Times New Roman"/>
          <w:sz w:val="24"/>
        </w:rPr>
        <w:t xml:space="preserve"> oferecem as condições nas quais existe a exigência, ou a possibilidade de escolha pelo auditor, de testar a eficácia dos controles na determinação da natureza, época e extensão de procedimentos substantivos a serem executados (NBC TA 330 </w:t>
      </w:r>
      <w:r>
        <w:rPr>
          <w:rFonts w:ascii="Times New Roman" w:hAnsi="Times New Roman"/>
          <w:sz w:val="24"/>
        </w:rPr>
        <w:t>–</w:t>
      </w:r>
      <w:r w:rsidRPr="00AE7522">
        <w:rPr>
          <w:rFonts w:ascii="Times New Roman" w:hAnsi="Times New Roman"/>
          <w:sz w:val="24"/>
        </w:rPr>
        <w:t xml:space="preserve"> Resposta do Auditor aos Riscos Avaliados, itens 7 a 17).</w:t>
      </w:r>
    </w:p>
    <w:p w14:paraId="33A4606F" w14:textId="77777777" w:rsidR="002A6EFF" w:rsidRPr="00AE7522" w:rsidRDefault="002A6EFF" w:rsidP="002A6EFF">
      <w:pPr>
        <w:spacing w:after="0"/>
        <w:ind w:left="567" w:hanging="567"/>
        <w:rPr>
          <w:rFonts w:ascii="Times New Roman" w:hAnsi="Times New Roman"/>
          <w:sz w:val="24"/>
        </w:rPr>
      </w:pPr>
    </w:p>
    <w:p w14:paraId="44144888" w14:textId="77777777" w:rsidR="002A6EFF" w:rsidRDefault="002A6EFF" w:rsidP="002A6EFF">
      <w:pPr>
        <w:spacing w:after="0"/>
        <w:ind w:left="567" w:hanging="567"/>
        <w:rPr>
          <w:rFonts w:ascii="Times New Roman" w:hAnsi="Times New Roman"/>
          <w:strike/>
          <w:sz w:val="24"/>
        </w:rPr>
      </w:pPr>
      <w:r w:rsidRPr="00AE7522">
        <w:rPr>
          <w:rFonts w:ascii="Times New Roman" w:hAnsi="Times New Roman"/>
          <w:sz w:val="24"/>
        </w:rPr>
        <w:t>A4</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r>
      <w:r w:rsidRPr="006024D8">
        <w:rPr>
          <w:rFonts w:ascii="Times New Roman" w:hAnsi="Times New Roman"/>
          <w:strike/>
          <w:sz w:val="24"/>
        </w:rPr>
        <w:t>As NBCs TA geralmente não se referem ao risco inerente e ao risco de controle separadamente, mas a uma avaliação combinada dos “riscos de distorção relevante”. Contudo, o auditor pode fazer avaliações separadas ou combinadas do risco inerente e do risco de controle, dependendo das técnicas de auditoria ou metodologias e considerações práticas. A avaliação dos riscos de distorção relevante pode ser expressa em termos quantitativos, como porcentagens, ou em termos não quantitativos. De qualquer forma, a necessidade de que o auditor faça avaliações apropriadas é mais importante do que as diferentes abordagens pelas quais elas são feitas.</w:t>
      </w:r>
      <w:r>
        <w:rPr>
          <w:rFonts w:ascii="Times New Roman" w:hAnsi="Times New Roman"/>
          <w:strike/>
          <w:sz w:val="24"/>
        </w:rPr>
        <w:t xml:space="preserve"> </w:t>
      </w:r>
    </w:p>
    <w:p w14:paraId="592F6AD0" w14:textId="77777777" w:rsidR="002A6EFF" w:rsidRDefault="002A6EFF" w:rsidP="002A6EFF">
      <w:pPr>
        <w:spacing w:after="0"/>
        <w:ind w:left="567" w:hanging="567"/>
        <w:rPr>
          <w:rFonts w:ascii="Times New Roman" w:hAnsi="Times New Roman"/>
          <w:strike/>
          <w:sz w:val="24"/>
        </w:rPr>
      </w:pPr>
    </w:p>
    <w:p w14:paraId="0B218C80" w14:textId="77777777" w:rsidR="002A6EFF" w:rsidRDefault="002A6EFF" w:rsidP="002A6EFF">
      <w:pPr>
        <w:spacing w:after="0"/>
        <w:ind w:left="567" w:hanging="567"/>
        <w:rPr>
          <w:rFonts w:ascii="Times New Roman" w:hAnsi="Times New Roman"/>
          <w:sz w:val="24"/>
        </w:rPr>
      </w:pPr>
      <w:r w:rsidRPr="00565795">
        <w:rPr>
          <w:rFonts w:cs="Arial"/>
        </w:rPr>
        <w:t>A42.</w:t>
      </w:r>
      <w:r w:rsidRPr="00565795">
        <w:rPr>
          <w:rFonts w:cs="Arial"/>
        </w:rPr>
        <w:tab/>
      </w:r>
      <w:r w:rsidRPr="008B5164">
        <w:rPr>
          <w:rFonts w:cs="Arial"/>
        </w:rPr>
        <w:t>A avaliação dos riscos de distorção relevante pode ser expressa em termos quantitativos, como porcentagens, ou em termos não quantitativos. De qualquer forma, a necessidade de que o auditor faça avaliações de risco apropriadas é mais importante do que as diferentes abordagens pelas quais elas são feitas. As NBCs TA geralmente não se referem ao risco inerente e ao risco de controle separadamente, mas a uma avaliação combinada dos “riscos de distorção relevante”. Contudo, a NBC TA 540, item 16, requer a avaliação separada do risco inerente e do risco de controle para fornecer a base para o planejamento e a realização de procedimentos adicionais de auditoria para responder aos riscos avaliados de distorção relevante, incluindo riscos significativos, para as estimativas contábeis no nível de afirmações, de acordo com a NBC TA 330, item A7(b). Ao identificar e avaliar os riscos de distorção relevante para classes de transações, saldos contábeis ou divulgações significativas que não de saldos contábeis, o auditor pode fazer avaliações separadas ou combinadas do risco inerente e do risco de controle, dependendo das técnicas de auditoria ou metodologias e considerações práticas.</w:t>
      </w:r>
      <w:r>
        <w:rPr>
          <w:rFonts w:cs="Arial"/>
        </w:rPr>
        <w:t xml:space="preserve"> </w:t>
      </w:r>
      <w:r w:rsidRPr="006024D8">
        <w:rPr>
          <w:rFonts w:cs="Arial"/>
          <w:color w:val="00B0F0"/>
        </w:rPr>
        <w:t>(Alterada pela Revisão NBC 03)</w:t>
      </w:r>
    </w:p>
    <w:p w14:paraId="2117C34C" w14:textId="77777777" w:rsidR="002A6EFF" w:rsidRPr="00AE7522" w:rsidRDefault="002A6EFF" w:rsidP="002A6EFF">
      <w:pPr>
        <w:spacing w:after="0"/>
        <w:ind w:left="567" w:hanging="567"/>
        <w:rPr>
          <w:rFonts w:ascii="Times New Roman" w:hAnsi="Times New Roman"/>
          <w:sz w:val="24"/>
        </w:rPr>
      </w:pPr>
    </w:p>
    <w:p w14:paraId="27AC085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A NBC TA 315 estabelece exigências e fornece orientação sobre a identificação e avaliação dos riscos de distorção relevante nos níveis de demonstração contábil e de afirmação.</w:t>
      </w:r>
    </w:p>
    <w:p w14:paraId="0DC7A667" w14:textId="77777777" w:rsidR="002A6EFF" w:rsidRPr="00AE7522" w:rsidRDefault="002A6EFF" w:rsidP="002A6EFF">
      <w:pPr>
        <w:spacing w:after="0"/>
        <w:ind w:left="567" w:hanging="567"/>
        <w:rPr>
          <w:rFonts w:ascii="Times New Roman" w:hAnsi="Times New Roman"/>
          <w:sz w:val="24"/>
        </w:rPr>
      </w:pPr>
    </w:p>
    <w:p w14:paraId="3F477FE1"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Risco de detecção</w:t>
      </w:r>
    </w:p>
    <w:p w14:paraId="3501B900" w14:textId="77777777" w:rsidR="002A6EFF" w:rsidRPr="00AE7522" w:rsidRDefault="002A6EFF" w:rsidP="002A6EFF">
      <w:pPr>
        <w:spacing w:after="0"/>
        <w:ind w:left="567" w:hanging="567"/>
        <w:rPr>
          <w:rFonts w:ascii="Times New Roman" w:hAnsi="Times New Roman"/>
          <w:sz w:val="24"/>
        </w:rPr>
      </w:pPr>
    </w:p>
    <w:p w14:paraId="1E22FBC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4</w:t>
      </w:r>
      <w:r w:rsidRPr="00AE7522">
        <w:rPr>
          <w:rFonts w:ascii="Times New Roman" w:hAnsi="Times New Roman"/>
          <w:sz w:val="24"/>
        </w:rPr>
        <w:t xml:space="preserve">. </w:t>
      </w:r>
      <w:r w:rsidRPr="00AE7522">
        <w:rPr>
          <w:rFonts w:ascii="Times New Roman" w:hAnsi="Times New Roman"/>
          <w:sz w:val="24"/>
        </w:rPr>
        <w:tab/>
        <w:t xml:space="preserve">Para um dado nível de risco de auditoria, o nível aceitável de risco de detecção tem uma relação inversa com os riscos avaliados de distorção relevante no nível da afirmação. Por exemplo, quanto maiores são os riscos de distorção relevante que o auditor acredita existir, menor é o risco de detecção que pode ser aceito e, portanto, mais persuasivas são as evidências de auditoria exigidas.  </w:t>
      </w:r>
    </w:p>
    <w:p w14:paraId="3F2300A0" w14:textId="77777777" w:rsidR="002A6EFF" w:rsidRPr="00AE7522" w:rsidRDefault="002A6EFF" w:rsidP="002A6EFF">
      <w:pPr>
        <w:spacing w:after="0"/>
        <w:ind w:left="567" w:hanging="567"/>
        <w:rPr>
          <w:rFonts w:ascii="Times New Roman" w:hAnsi="Times New Roman"/>
          <w:sz w:val="24"/>
        </w:rPr>
      </w:pPr>
    </w:p>
    <w:p w14:paraId="3CDBDE74" w14:textId="77777777" w:rsidR="002A6EFF" w:rsidRDefault="002A6EFF" w:rsidP="002A6EFF">
      <w:pPr>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O risco de detecção se relaciona com a natureza, a época e a extensão dos procedimentos que são determinados pelo auditor para reduzir o risco de auditoria a um nível baixo aceitável. Portanto, é uma função da eficácia do procedimento de auditoria e de sua aplicação pelo auditor. Assuntos como:</w:t>
      </w:r>
    </w:p>
    <w:p w14:paraId="59F1EA4C" w14:textId="77777777" w:rsidR="002A6EFF" w:rsidRPr="00AE7522" w:rsidRDefault="002A6EFF">
      <w:pPr>
        <w:numPr>
          <w:ilvl w:val="0"/>
          <w:numId w:val="47"/>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planejamento adequado;</w:t>
      </w:r>
    </w:p>
    <w:p w14:paraId="30B63D80" w14:textId="77777777" w:rsidR="002A6EFF" w:rsidRPr="00AE7522" w:rsidRDefault="002A6EFF">
      <w:pPr>
        <w:numPr>
          <w:ilvl w:val="0"/>
          <w:numId w:val="47"/>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designação apropriada de pessoal para a equipe de trabalho;</w:t>
      </w:r>
    </w:p>
    <w:p w14:paraId="5A6233CF" w14:textId="77777777" w:rsidR="002A6EFF" w:rsidRPr="00AE7522" w:rsidRDefault="002A6EFF">
      <w:pPr>
        <w:numPr>
          <w:ilvl w:val="0"/>
          <w:numId w:val="47"/>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aplicação de ceticismo profissional; e</w:t>
      </w:r>
    </w:p>
    <w:p w14:paraId="046A8403" w14:textId="77777777" w:rsidR="002A6EFF" w:rsidRPr="00AE7522" w:rsidRDefault="002A6EFF">
      <w:pPr>
        <w:numPr>
          <w:ilvl w:val="0"/>
          <w:numId w:val="47"/>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supervisão e revisão do trabalho de auditoria executado, ajudam a aprimorar a eficácia do procedimento de auditoria e de sua aplicação e reduzem a possibilidade de que o auditor possa selecionar um procedimento de auditoria inadequado, aplicar erroneamente um procedimento de auditoria apropriado ou interpretar erroneamente os resultados da auditoria.</w:t>
      </w:r>
    </w:p>
    <w:p w14:paraId="05572B94" w14:textId="77777777" w:rsidR="002A6EFF" w:rsidRPr="00AE7522" w:rsidRDefault="002A6EFF" w:rsidP="002A6EFF">
      <w:pPr>
        <w:spacing w:after="0"/>
        <w:ind w:left="567" w:hanging="567"/>
        <w:rPr>
          <w:rFonts w:ascii="Times New Roman" w:hAnsi="Times New Roman"/>
          <w:sz w:val="24"/>
        </w:rPr>
      </w:pPr>
    </w:p>
    <w:p w14:paraId="7C2F80FD"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6</w:t>
      </w:r>
      <w:r w:rsidRPr="00AE7522">
        <w:rPr>
          <w:rFonts w:ascii="Times New Roman" w:hAnsi="Times New Roman"/>
          <w:sz w:val="24"/>
        </w:rPr>
        <w:t xml:space="preserve">. </w:t>
      </w:r>
      <w:r w:rsidRPr="00AE7522">
        <w:rPr>
          <w:rFonts w:ascii="Times New Roman" w:hAnsi="Times New Roman"/>
          <w:sz w:val="24"/>
        </w:rPr>
        <w:tab/>
        <w:t>A NBC TA 300 e a NBC TA 330 estabelecem exigências e fornecem orientação sobre o planejamento da auditoria das demonstrações contábeis e as respostas do auditor aos riscos avaliados. O risco de detecção, porém, só pode ser reduzido, não eliminado, devido às limitações inerentes de uma auditoria. Portanto, sempre existe risco de detecção.</w:t>
      </w:r>
    </w:p>
    <w:p w14:paraId="45745AE7" w14:textId="77777777" w:rsidR="002A6EFF" w:rsidRPr="00AE7522" w:rsidRDefault="002A6EFF" w:rsidP="002A6EFF">
      <w:pPr>
        <w:spacing w:after="0"/>
        <w:ind w:left="567" w:hanging="567"/>
        <w:rPr>
          <w:rFonts w:ascii="Times New Roman" w:hAnsi="Times New Roman"/>
          <w:sz w:val="24"/>
        </w:rPr>
      </w:pPr>
    </w:p>
    <w:p w14:paraId="1BD02676"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Limitação inerente da auditoria</w:t>
      </w:r>
    </w:p>
    <w:p w14:paraId="1B604ED7" w14:textId="77777777" w:rsidR="002A6EFF" w:rsidRPr="00AE7522" w:rsidRDefault="002A6EFF" w:rsidP="002A6EFF">
      <w:pPr>
        <w:spacing w:after="0"/>
        <w:ind w:left="567" w:hanging="567"/>
        <w:rPr>
          <w:rFonts w:ascii="Times New Roman" w:hAnsi="Times New Roman"/>
          <w:sz w:val="24"/>
        </w:rPr>
      </w:pPr>
    </w:p>
    <w:p w14:paraId="58BD5D01" w14:textId="77777777" w:rsidR="002A6EFF" w:rsidRDefault="002A6EFF" w:rsidP="002A6EFF">
      <w:pPr>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7</w:t>
      </w:r>
      <w:r w:rsidRPr="00AE7522">
        <w:rPr>
          <w:rFonts w:ascii="Times New Roman" w:hAnsi="Times New Roman"/>
          <w:sz w:val="24"/>
        </w:rPr>
        <w:t xml:space="preserve">. </w:t>
      </w:r>
      <w:r w:rsidRPr="00AE7522">
        <w:rPr>
          <w:rFonts w:ascii="Times New Roman" w:hAnsi="Times New Roman"/>
          <w:sz w:val="24"/>
        </w:rPr>
        <w:tab/>
        <w:t>O auditor não é obrigado e não pode reduzir o risco de auditoria a zero, e, portanto, não pode obter segurança absoluta de que as demonstrações contábeis estão livres de distorção relevante devido a fraude ou erro. Isso porque uma auditoria tem limitações inerentes, e, como resultado, a maior parte das evidências de auditoria que propiciam ao auditor obter suas conclusões e nas quais baseia a sua opinião são persuasivas ao invés de conclusivas. As limitações inerentes de uma auditoria originam-se da:</w:t>
      </w:r>
    </w:p>
    <w:p w14:paraId="73A5D377" w14:textId="77777777" w:rsidR="002A6EFF" w:rsidRPr="00AE7522" w:rsidRDefault="002A6EFF">
      <w:pPr>
        <w:numPr>
          <w:ilvl w:val="0"/>
          <w:numId w:val="48"/>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natureza das informações contábeis;</w:t>
      </w:r>
    </w:p>
    <w:p w14:paraId="3BAE6FD8" w14:textId="77777777" w:rsidR="002A6EFF" w:rsidRPr="00AE7522" w:rsidRDefault="002A6EFF">
      <w:pPr>
        <w:numPr>
          <w:ilvl w:val="0"/>
          <w:numId w:val="48"/>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natureza dos procedimentos de auditoria; e</w:t>
      </w:r>
    </w:p>
    <w:p w14:paraId="2E0595CD" w14:textId="77777777" w:rsidR="002A6EFF" w:rsidRPr="00AE7522" w:rsidRDefault="002A6EFF">
      <w:pPr>
        <w:numPr>
          <w:ilvl w:val="0"/>
          <w:numId w:val="48"/>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necessidade de que a auditoria seja conduzida dentro de um período de tempo razoável e a um custo razoável.</w:t>
      </w:r>
    </w:p>
    <w:p w14:paraId="27509544" w14:textId="77777777" w:rsidR="002A6EFF" w:rsidRPr="00AE7522" w:rsidRDefault="002A6EFF" w:rsidP="002A6EFF">
      <w:pPr>
        <w:spacing w:after="0"/>
        <w:ind w:left="993" w:hanging="284"/>
        <w:rPr>
          <w:rFonts w:ascii="Times New Roman" w:hAnsi="Times New Roman"/>
          <w:sz w:val="24"/>
        </w:rPr>
      </w:pPr>
    </w:p>
    <w:p w14:paraId="597B299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Natureza das informações contábeis</w:t>
      </w:r>
    </w:p>
    <w:p w14:paraId="64F78887" w14:textId="77777777" w:rsidR="002A6EFF" w:rsidRPr="00AE7522" w:rsidRDefault="002A6EFF" w:rsidP="002A6EFF">
      <w:pPr>
        <w:spacing w:after="0"/>
        <w:ind w:left="567" w:hanging="567"/>
        <w:rPr>
          <w:rFonts w:ascii="Times New Roman" w:hAnsi="Times New Roman"/>
          <w:sz w:val="24"/>
        </w:rPr>
      </w:pPr>
    </w:p>
    <w:p w14:paraId="073D9ADB"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A elaboração das demonstrações contábeis envolve o julgamento da administração na aplicação das exigências da estrutura de relatório financeiro aplicável aos fatos e circunstâncias da entidade. Além disso, muitas demonstrações contábeis envolvem decisões ou avaliações subjetivas ou um grau de incerteza, e pode haver uma série de interpretações ou julgamentos aceitáveis que podem ser estabelecidos. Consequentemente, alguns itens das demonstrações contábeis estão sujeitos a um nível inerente de variabilidade que não pode ser eliminado pela aplicação de procedimentos adicionais de auditoria. Este é o caso de certas estimativas contábeis. Contudo, as normas de auditoria exigem que o auditor considere especificamente se as estimativas contábeis são razoáveis no contexto da estrutura de relatório financeiro aplicável e divulgações relacionadas, e os aspectos qualitativos das práticas contábeis da entidade, inclusive indicadores de possível tendência nos julgamentos da administração (NBC TA 540 – Auditoria de Estimativas Contábeis, Inclusive do Valor Justo, e Divulgações Relacionadas e a NBC TA 700 – Formação da Opinião e Emissão do Relatório do Auditor Independente sobre as Demonstrações Contábeis, item 12).</w:t>
      </w:r>
    </w:p>
    <w:p w14:paraId="616A880B" w14:textId="77777777" w:rsidR="002A6EFF" w:rsidRPr="00AE7522" w:rsidRDefault="002A6EFF" w:rsidP="002A6EFF">
      <w:pPr>
        <w:spacing w:after="0"/>
        <w:ind w:left="567" w:hanging="567"/>
        <w:rPr>
          <w:rFonts w:ascii="Times New Roman" w:hAnsi="Times New Roman"/>
          <w:sz w:val="24"/>
        </w:rPr>
      </w:pPr>
    </w:p>
    <w:p w14:paraId="4EF1E895"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Natureza dos procedimentos de auditoria</w:t>
      </w:r>
    </w:p>
    <w:p w14:paraId="31748D1F" w14:textId="77777777" w:rsidR="002A6EFF" w:rsidRPr="00AE7522" w:rsidRDefault="002A6EFF" w:rsidP="002A6EFF">
      <w:pPr>
        <w:spacing w:after="0"/>
        <w:ind w:left="567" w:hanging="567"/>
        <w:rPr>
          <w:rFonts w:ascii="Times New Roman" w:hAnsi="Times New Roman"/>
          <w:sz w:val="24"/>
        </w:rPr>
      </w:pPr>
    </w:p>
    <w:p w14:paraId="5F56B4CD" w14:textId="77777777" w:rsidR="002A6EFF" w:rsidRDefault="002A6EFF" w:rsidP="002A6EFF">
      <w:pPr>
        <w:ind w:left="567" w:hanging="567"/>
        <w:rPr>
          <w:rFonts w:ascii="Times New Roman" w:hAnsi="Times New Roman"/>
          <w:sz w:val="24"/>
        </w:rPr>
      </w:pPr>
      <w:r w:rsidRPr="00AE7522">
        <w:rPr>
          <w:rFonts w:ascii="Times New Roman" w:hAnsi="Times New Roman"/>
          <w:sz w:val="24"/>
        </w:rPr>
        <w:t>A4</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Há limites práticos e legais à capacidade do auditor de obter evidências de auditoria. Por exemplo:</w:t>
      </w:r>
    </w:p>
    <w:p w14:paraId="1C6314CF" w14:textId="77777777" w:rsidR="002A6EFF" w:rsidRDefault="002A6EFF">
      <w:pPr>
        <w:numPr>
          <w:ilvl w:val="0"/>
          <w:numId w:val="49"/>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Existe a possibilidade de que a administração ou outros possam não fornecer, intencionalmente ou não, as informações completas que são relevantes para a elaboração das demonstrações contábeis ou que tenham sido solicitadas pelo auditor. Portanto, o auditor não pode ter certeza da integridade da informação, embora tenha executado os procedimentos de auditoria para obter certeza de que todas as informações relevantes foram obtidas.</w:t>
      </w:r>
    </w:p>
    <w:p w14:paraId="2022181A" w14:textId="77777777" w:rsidR="002A6EFF" w:rsidRDefault="002A6EFF">
      <w:pPr>
        <w:numPr>
          <w:ilvl w:val="0"/>
          <w:numId w:val="49"/>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A fraude pode envolver esquemas sofisticados e cuidadosamente organizados para sua ocultação. Portanto, os procedimentos de auditoria aplicados para coletar evidências de auditoria podem ser ineficazes para a detecção de distorção relevante que envolva, por exemplo, conluio para a falsificação de documentação que possa fazer o auditor acreditar que a evidência de auditoria é válida quando ela não é. O auditor não é treinado nem obrigado a ser especialista na verificação de autenticidade de documentos. </w:t>
      </w:r>
    </w:p>
    <w:p w14:paraId="57035B2F" w14:textId="77777777" w:rsidR="002A6EFF" w:rsidRPr="00AE7522" w:rsidRDefault="002A6EFF">
      <w:pPr>
        <w:numPr>
          <w:ilvl w:val="0"/>
          <w:numId w:val="49"/>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A auditoria não é uma investigação oficial de suposto delito. Portanto, o auditor não recebe poderes legais específicos, tais como o poder de busca, que podem ser necessários para tal investigação. </w:t>
      </w:r>
    </w:p>
    <w:p w14:paraId="36CE0DB1" w14:textId="77777777" w:rsidR="002A6EFF" w:rsidRPr="00AE7522" w:rsidRDefault="002A6EFF" w:rsidP="002A6EFF">
      <w:pPr>
        <w:spacing w:after="0"/>
        <w:ind w:left="567" w:hanging="567"/>
        <w:rPr>
          <w:rFonts w:ascii="Times New Roman" w:hAnsi="Times New Roman"/>
          <w:sz w:val="24"/>
        </w:rPr>
      </w:pPr>
    </w:p>
    <w:p w14:paraId="19EFFD32"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 xml:space="preserve">Oportunidade das informações contábeis e o equilíbrio entre custo e benefício </w:t>
      </w:r>
    </w:p>
    <w:p w14:paraId="26D11BFE" w14:textId="77777777" w:rsidR="002A6EFF" w:rsidRPr="00AE7522" w:rsidRDefault="002A6EFF" w:rsidP="002A6EFF">
      <w:pPr>
        <w:spacing w:after="0"/>
        <w:ind w:left="567" w:hanging="567"/>
        <w:rPr>
          <w:rFonts w:ascii="Times New Roman" w:hAnsi="Times New Roman"/>
          <w:sz w:val="24"/>
        </w:rPr>
      </w:pPr>
    </w:p>
    <w:p w14:paraId="3F2B94E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50</w:t>
      </w:r>
      <w:r w:rsidRPr="00AE7522">
        <w:rPr>
          <w:rFonts w:ascii="Times New Roman" w:hAnsi="Times New Roman"/>
          <w:sz w:val="24"/>
        </w:rPr>
        <w:t xml:space="preserve">. </w:t>
      </w:r>
      <w:r w:rsidRPr="00AE7522">
        <w:rPr>
          <w:rFonts w:ascii="Times New Roman" w:hAnsi="Times New Roman"/>
          <w:sz w:val="24"/>
        </w:rPr>
        <w:tab/>
        <w:t>A dificuldade, falta de tempo ou custo envolvido não são, por si só, base válida para que o auditor omita um procedimento de auditoria para o qual não há alternativa ou que deva ser satisfeito com evidências de auditoria menos que persuasivas. O planejamento adequado ajuda a tornar suficientes o tempo e os recursos disponíveis para a condução da auditoria. Apesar disso, a relevância da informação e, por meio dela, o seu valor tende a diminuir ao longo do tempo, e há um equilíbrio a ser atingido entre a confiabilidade das informações e o seu custo. Isso é reconhecido em certas estruturas de relatório financeiro, como por exemplo, no Brasil, a “Estrutura para a Elaboração e Apresentação de Demonstrações Contábeis” aprovada pelo CFC. Portanto, os usuários de demonstrações contábeis têm a expectativa de que o auditor formará uma opinião sobre as demonstrações contábeis dentro de um período de tempo e a custo razoáveis, reconhecendo que é impraticável tratar de todas as informações que possam existir ou tratar cada assunto exaustivamente com base na premissa de que as informações são erradas ou fraudulentas até prova em contrário.</w:t>
      </w:r>
    </w:p>
    <w:p w14:paraId="05FCFDAD" w14:textId="77777777" w:rsidR="002A6EFF" w:rsidRPr="00AE7522" w:rsidRDefault="002A6EFF" w:rsidP="002A6EFF">
      <w:pPr>
        <w:spacing w:after="0"/>
        <w:ind w:left="567" w:hanging="567"/>
        <w:rPr>
          <w:rFonts w:ascii="Times New Roman" w:hAnsi="Times New Roman"/>
          <w:sz w:val="24"/>
        </w:rPr>
      </w:pPr>
    </w:p>
    <w:p w14:paraId="559C8474" w14:textId="77777777" w:rsidR="002A6EFF" w:rsidRDefault="002A6EFF" w:rsidP="002A6EFF">
      <w:pPr>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51</w:t>
      </w:r>
      <w:r w:rsidRPr="00AE7522">
        <w:rPr>
          <w:rFonts w:ascii="Times New Roman" w:hAnsi="Times New Roman"/>
          <w:sz w:val="24"/>
        </w:rPr>
        <w:t xml:space="preserve">. </w:t>
      </w:r>
      <w:r w:rsidRPr="00AE7522">
        <w:rPr>
          <w:rFonts w:ascii="Times New Roman" w:hAnsi="Times New Roman"/>
          <w:sz w:val="24"/>
        </w:rPr>
        <w:tab/>
        <w:t>Consequentemente, é necessário que o auditor:</w:t>
      </w:r>
    </w:p>
    <w:p w14:paraId="70922F3A" w14:textId="77777777" w:rsidR="002A6EFF" w:rsidRPr="00AE7522" w:rsidRDefault="002A6EFF">
      <w:pPr>
        <w:numPr>
          <w:ilvl w:val="0"/>
          <w:numId w:val="5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planeje a auditoria de modo que ela seja executada de maneira eficaz;</w:t>
      </w:r>
    </w:p>
    <w:p w14:paraId="332AC326" w14:textId="77777777" w:rsidR="002A6EFF" w:rsidRPr="00AE7522" w:rsidRDefault="002A6EFF">
      <w:pPr>
        <w:numPr>
          <w:ilvl w:val="0"/>
          <w:numId w:val="50"/>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dirija o esforço de auditoria às áreas com maior expectativa de distorção relevante, independentemente se causada por fraude ou a erro, com esforço correspondentemente menor dirigido a outras áreas; e</w:t>
      </w:r>
    </w:p>
    <w:p w14:paraId="0A8D650C" w14:textId="77777777" w:rsidR="002A6EFF" w:rsidRPr="00AE7522" w:rsidRDefault="002A6EFF">
      <w:pPr>
        <w:numPr>
          <w:ilvl w:val="0"/>
          <w:numId w:val="50"/>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aplique testes e outros meios para examinar populações em busca de distorções.</w:t>
      </w:r>
    </w:p>
    <w:p w14:paraId="6D6A2179" w14:textId="77777777" w:rsidR="002A6EFF" w:rsidRPr="00AE7522" w:rsidRDefault="002A6EFF" w:rsidP="002A6EFF">
      <w:pPr>
        <w:spacing w:after="0"/>
        <w:ind w:left="567" w:hanging="567"/>
        <w:rPr>
          <w:rFonts w:ascii="Times New Roman" w:hAnsi="Times New Roman"/>
          <w:sz w:val="24"/>
        </w:rPr>
      </w:pPr>
    </w:p>
    <w:p w14:paraId="1B930DEE" w14:textId="77777777" w:rsidR="002A6EFF" w:rsidRDefault="002A6EFF" w:rsidP="002A6EFF">
      <w:pPr>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t>Considerando as abordagens descritas no item A49, as normas de auditoria contêm exigências para o planejamento e execução da auditoria e exigem que o auditor, entre outras coisas:</w:t>
      </w:r>
    </w:p>
    <w:p w14:paraId="738A1762" w14:textId="77777777" w:rsidR="002A6EFF" w:rsidRPr="00AE7522" w:rsidRDefault="002A6EFF">
      <w:pPr>
        <w:numPr>
          <w:ilvl w:val="0"/>
          <w:numId w:val="50"/>
        </w:numPr>
        <w:spacing w:after="120" w:line="240" w:lineRule="auto"/>
        <w:ind w:left="851" w:hanging="284"/>
        <w:jc w:val="both"/>
        <w:rPr>
          <w:rFonts w:ascii="Times New Roman" w:hAnsi="Times New Roman"/>
          <w:sz w:val="24"/>
        </w:rPr>
      </w:pPr>
      <w:r>
        <w:rPr>
          <w:rFonts w:ascii="Times New Roman" w:hAnsi="Times New Roman"/>
          <w:sz w:val="24"/>
        </w:rPr>
        <w:t xml:space="preserve"> </w:t>
      </w:r>
      <w:r w:rsidRPr="00AE7522">
        <w:rPr>
          <w:rFonts w:ascii="Times New Roman" w:hAnsi="Times New Roman"/>
          <w:sz w:val="24"/>
        </w:rPr>
        <w:t xml:space="preserve"> </w:t>
      </w:r>
      <w:r w:rsidRPr="00AE7522">
        <w:rPr>
          <w:rFonts w:ascii="Times New Roman" w:hAnsi="Times New Roman"/>
          <w:sz w:val="24"/>
        </w:rPr>
        <w:tab/>
        <w:t>identifique e avalie os riscos de distorção relevante nos níveis de demonstração contábil e afirmação mediante a execução de procedimentos de avaliação de riscos e atividades relacionadas (NBC TA 315, itens 5 a 10); e</w:t>
      </w:r>
    </w:p>
    <w:p w14:paraId="13B00616" w14:textId="77777777" w:rsidR="002A6EFF" w:rsidRPr="00AE7522" w:rsidRDefault="002A6EFF">
      <w:pPr>
        <w:numPr>
          <w:ilvl w:val="0"/>
          <w:numId w:val="50"/>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aplique testes e outros meios para examinar populações de uma maneira que forneça base razoável para que o auditor tire conclusões a respeito da população (NBC TA 330, NBC TA 500, NBC TA 520 – Procedimentos Analíticos, e NBC TA 530 – Amostragem em Auditoria).</w:t>
      </w:r>
    </w:p>
    <w:p w14:paraId="62E63AA7" w14:textId="77777777" w:rsidR="002A6EFF" w:rsidRPr="00AE7522" w:rsidRDefault="002A6EFF" w:rsidP="002A6EFF">
      <w:pPr>
        <w:spacing w:after="0"/>
        <w:ind w:left="567" w:hanging="567"/>
        <w:rPr>
          <w:rFonts w:ascii="Times New Roman" w:hAnsi="Times New Roman"/>
          <w:sz w:val="24"/>
        </w:rPr>
      </w:pPr>
    </w:p>
    <w:p w14:paraId="35650F81"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Outros assuntos que afetam as limitações inerentes de uma auditoria</w:t>
      </w:r>
    </w:p>
    <w:p w14:paraId="0110A4DA" w14:textId="77777777" w:rsidR="002A6EFF" w:rsidRPr="00AE7522" w:rsidRDefault="002A6EFF" w:rsidP="002A6EFF">
      <w:pPr>
        <w:spacing w:after="0"/>
        <w:ind w:left="567" w:hanging="567"/>
        <w:rPr>
          <w:rFonts w:ascii="Times New Roman" w:hAnsi="Times New Roman"/>
          <w:sz w:val="24"/>
        </w:rPr>
      </w:pPr>
    </w:p>
    <w:p w14:paraId="769102A1" w14:textId="77777777" w:rsidR="002A6EFF" w:rsidRDefault="002A6EFF" w:rsidP="002A6EFF">
      <w:pPr>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No caso de certas afirmações ou objeto, os efeitos potenciais das limitações inerentes à capacidade do auditor de detectar distorções relevantes são particularmente significativos. Tais afirmações ou objeto incluem:</w:t>
      </w:r>
    </w:p>
    <w:p w14:paraId="341EC69D" w14:textId="77777777" w:rsidR="002A6EFF" w:rsidRPr="00AE7522" w:rsidRDefault="002A6EFF">
      <w:pPr>
        <w:numPr>
          <w:ilvl w:val="0"/>
          <w:numId w:val="51"/>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Fraude, particularmente fraude que envolva a alta administração ou conluio. Ver NBC TA 240 para discussão adicional.</w:t>
      </w:r>
    </w:p>
    <w:p w14:paraId="1BB63840" w14:textId="77777777" w:rsidR="002A6EFF" w:rsidRPr="00AE7522" w:rsidRDefault="002A6EFF">
      <w:pPr>
        <w:numPr>
          <w:ilvl w:val="0"/>
          <w:numId w:val="51"/>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A existência e integridade de relações e transações com partes relacionadas. Ver NBC TA 550 </w:t>
      </w:r>
      <w:r>
        <w:rPr>
          <w:rFonts w:ascii="Times New Roman" w:hAnsi="Times New Roman"/>
          <w:sz w:val="24"/>
        </w:rPr>
        <w:t>–</w:t>
      </w:r>
      <w:r w:rsidRPr="00AE7522">
        <w:rPr>
          <w:rFonts w:ascii="Times New Roman" w:hAnsi="Times New Roman"/>
          <w:sz w:val="24"/>
        </w:rPr>
        <w:t xml:space="preserve"> Partes Relacionadas, para discussão adicional.</w:t>
      </w:r>
    </w:p>
    <w:p w14:paraId="3898A01B" w14:textId="77777777" w:rsidR="002A6EFF" w:rsidRPr="00AE7522" w:rsidRDefault="002A6EFF">
      <w:pPr>
        <w:numPr>
          <w:ilvl w:val="0"/>
          <w:numId w:val="51"/>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 ocorrência de não conformidade com leis e regulamentos. Ver NBC TA 250 –Consideração de Leis e Regulamentos</w:t>
      </w:r>
      <w:r w:rsidRPr="00084473">
        <w:rPr>
          <w:rFonts w:ascii="Times New Roman" w:hAnsi="Times New Roman"/>
          <w:sz w:val="24"/>
        </w:rPr>
        <w:t xml:space="preserve"> </w:t>
      </w:r>
      <w:r>
        <w:rPr>
          <w:rFonts w:ascii="Times New Roman" w:hAnsi="Times New Roman"/>
          <w:sz w:val="24"/>
        </w:rPr>
        <w:t xml:space="preserve">na </w:t>
      </w:r>
      <w:r w:rsidRPr="00AE7522">
        <w:rPr>
          <w:rFonts w:ascii="Times New Roman" w:hAnsi="Times New Roman"/>
          <w:sz w:val="24"/>
        </w:rPr>
        <w:t>Auditoria de Demonstrações Contábeis, para discussão adicional.</w:t>
      </w:r>
    </w:p>
    <w:p w14:paraId="5242EFC5" w14:textId="77777777" w:rsidR="002A6EFF" w:rsidRPr="00AE7522" w:rsidRDefault="002A6EFF">
      <w:pPr>
        <w:numPr>
          <w:ilvl w:val="0"/>
          <w:numId w:val="51"/>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Eventos futuros ou condições adicionais que possam interromper a continuidade da entidade. Ver NBC TA 570 </w:t>
      </w:r>
      <w:r>
        <w:rPr>
          <w:rFonts w:ascii="Times New Roman" w:hAnsi="Times New Roman"/>
          <w:sz w:val="24"/>
        </w:rPr>
        <w:t>–</w:t>
      </w:r>
      <w:r w:rsidRPr="00AE7522">
        <w:rPr>
          <w:rFonts w:ascii="Times New Roman" w:hAnsi="Times New Roman"/>
          <w:sz w:val="24"/>
        </w:rPr>
        <w:t xml:space="preserve"> Continuidade Operacional, para discussão adicional.</w:t>
      </w:r>
    </w:p>
    <w:p w14:paraId="6CF528BD"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NBC</w:t>
      </w:r>
      <w:r>
        <w:rPr>
          <w:rFonts w:ascii="Times New Roman" w:hAnsi="Times New Roman"/>
          <w:sz w:val="24"/>
        </w:rPr>
        <w:t>s TA</w:t>
      </w:r>
      <w:r w:rsidRPr="00AE7522">
        <w:rPr>
          <w:rFonts w:ascii="Times New Roman" w:hAnsi="Times New Roman"/>
          <w:sz w:val="24"/>
        </w:rPr>
        <w:t xml:space="preserve"> relevantes que identificam procedimentos de auditoria específicos que ajudam na mitigação dos efeitos das limitações inerentes.</w:t>
      </w:r>
    </w:p>
    <w:p w14:paraId="1428C224" w14:textId="77777777" w:rsidR="002A6EFF" w:rsidRPr="00AE7522" w:rsidRDefault="002A6EFF" w:rsidP="002A6EFF">
      <w:pPr>
        <w:spacing w:after="0"/>
        <w:ind w:left="567" w:hanging="567"/>
        <w:rPr>
          <w:rFonts w:ascii="Times New Roman" w:hAnsi="Times New Roman"/>
          <w:sz w:val="24"/>
        </w:rPr>
      </w:pPr>
    </w:p>
    <w:p w14:paraId="7AAC8CB5" w14:textId="77777777" w:rsidR="002A6EFF" w:rsidRPr="00AE7522" w:rsidRDefault="002A6EFF" w:rsidP="002A6EFF">
      <w:pPr>
        <w:spacing w:after="0"/>
        <w:ind w:left="567" w:hanging="567"/>
        <w:rPr>
          <w:rFonts w:ascii="Times New Roman" w:hAnsi="Times New Roman"/>
          <w:sz w:val="24"/>
        </w:rPr>
      </w:pPr>
      <w:bookmarkStart w:id="18" w:name="_Hlk79430442"/>
      <w:r w:rsidRPr="00AE7522">
        <w:rPr>
          <w:rFonts w:ascii="Times New Roman" w:hAnsi="Times New Roman"/>
          <w:sz w:val="24"/>
        </w:rPr>
        <w:t>A5</w:t>
      </w:r>
      <w:r>
        <w:rPr>
          <w:rFonts w:ascii="Times New Roman" w:hAnsi="Times New Roman"/>
          <w:sz w:val="24"/>
        </w:rPr>
        <w:t>4</w:t>
      </w:r>
      <w:r w:rsidRPr="00AE7522">
        <w:rPr>
          <w:rFonts w:ascii="Times New Roman" w:hAnsi="Times New Roman"/>
          <w:sz w:val="24"/>
        </w:rPr>
        <w:t>. Em decorrência das limitações inerentes de uma auditoria, há um risco inevitável de que algumas distorções relevantes das demonstrações contábeis não sejam detectadas, embora a auditoria seja adequadamente planejada e executada em conformidade com as normas de auditoria. Portanto, descoberta posterior de uma distorção relevante das demonstrações contábeis, resultante de fraude ou erro, não indica por si só, uma falha na condução de uma auditoria em conformidade com as normas de auditoria. Contudo, os limites inerentes de uma auditoria não são justificativas para que o auditor se satisfaça com evidências de auditoria menos que persuasivas. Se o auditor executou ou não uma auditoria em conformidade com as normas de auditoria é determinado pelos procedimentos de auditoria executados nas circunstâncias, a suficiência e adequação das evidências de auditoria obtidas como resultado desses procedimentos e a adequação do relatório do auditor com base na avaliação dessas evidências considerando os objetivos gerais do auditor.</w:t>
      </w:r>
    </w:p>
    <w:bookmarkEnd w:id="18"/>
    <w:p w14:paraId="489EED58" w14:textId="77777777" w:rsidR="002A6EFF" w:rsidRPr="00AE7522" w:rsidRDefault="002A6EFF" w:rsidP="002A6EFF">
      <w:pPr>
        <w:spacing w:after="0"/>
        <w:ind w:left="567" w:hanging="567"/>
        <w:rPr>
          <w:rFonts w:ascii="Times New Roman" w:hAnsi="Times New Roman"/>
          <w:sz w:val="24"/>
        </w:rPr>
      </w:pPr>
    </w:p>
    <w:p w14:paraId="140430E6" w14:textId="77777777" w:rsidR="002A6EFF" w:rsidRPr="00AE7522" w:rsidRDefault="002A6EFF" w:rsidP="002A6EFF">
      <w:pPr>
        <w:spacing w:after="0"/>
        <w:ind w:left="567" w:hanging="567"/>
        <w:rPr>
          <w:rFonts w:ascii="Times New Roman" w:hAnsi="Times New Roman"/>
          <w:b/>
          <w:sz w:val="24"/>
        </w:rPr>
      </w:pPr>
      <w:r w:rsidRPr="00AE7522">
        <w:rPr>
          <w:rFonts w:ascii="Times New Roman" w:hAnsi="Times New Roman"/>
          <w:b/>
          <w:sz w:val="24"/>
        </w:rPr>
        <w:t>Condução da auditoria em conformidade com as normas de auditoria</w:t>
      </w:r>
    </w:p>
    <w:p w14:paraId="7FD4988E" w14:textId="77777777" w:rsidR="002A6EFF" w:rsidRPr="00AE7522" w:rsidRDefault="002A6EFF" w:rsidP="002A6EFF">
      <w:pPr>
        <w:spacing w:after="0"/>
        <w:ind w:left="567" w:hanging="567"/>
        <w:rPr>
          <w:rFonts w:ascii="Times New Roman" w:hAnsi="Times New Roman"/>
          <w:sz w:val="24"/>
        </w:rPr>
      </w:pPr>
    </w:p>
    <w:p w14:paraId="19ED77D9"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Natureza das normas de auditoria (ver item 18)</w:t>
      </w:r>
    </w:p>
    <w:p w14:paraId="461B87D7" w14:textId="77777777" w:rsidR="002A6EFF" w:rsidRPr="00AE7522" w:rsidRDefault="002A6EFF" w:rsidP="002A6EFF">
      <w:pPr>
        <w:spacing w:after="0"/>
        <w:ind w:left="567" w:hanging="567"/>
        <w:rPr>
          <w:rFonts w:ascii="Times New Roman" w:hAnsi="Times New Roman"/>
          <w:sz w:val="24"/>
        </w:rPr>
      </w:pPr>
    </w:p>
    <w:p w14:paraId="29370BF0" w14:textId="77777777" w:rsidR="002A6EFF" w:rsidRDefault="002A6EFF" w:rsidP="002A6EFF">
      <w:pPr>
        <w:spacing w:after="0"/>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As NBC</w:t>
      </w:r>
      <w:r>
        <w:rPr>
          <w:rFonts w:ascii="Times New Roman" w:hAnsi="Times New Roman"/>
          <w:sz w:val="24"/>
        </w:rPr>
        <w:t>s TA</w:t>
      </w:r>
      <w:r w:rsidRPr="00AE7522">
        <w:rPr>
          <w:rFonts w:ascii="Times New Roman" w:hAnsi="Times New Roman"/>
          <w:sz w:val="24"/>
        </w:rPr>
        <w:t>, consideradas em conjunto, fornecem as normas para o trabalho do auditor no cumprimento dos seus objetivos gerais. As NBC</w:t>
      </w:r>
      <w:r>
        <w:rPr>
          <w:rFonts w:ascii="Times New Roman" w:hAnsi="Times New Roman"/>
          <w:sz w:val="24"/>
        </w:rPr>
        <w:t>s TA</w:t>
      </w:r>
      <w:r w:rsidRPr="00AE7522">
        <w:rPr>
          <w:rFonts w:ascii="Times New Roman" w:hAnsi="Times New Roman"/>
          <w:sz w:val="24"/>
        </w:rPr>
        <w:t xml:space="preserve"> tratam das responsabilidades gerais do auditor, assim como das considerações adicionais do auditor, relevantes para a aplicação dessas responsabilidades a tópicos específicos.</w:t>
      </w:r>
    </w:p>
    <w:p w14:paraId="3FD1BEF1" w14:textId="77777777" w:rsidR="002A6EFF" w:rsidRPr="00AE7522" w:rsidRDefault="002A6EFF" w:rsidP="002A6EFF">
      <w:pPr>
        <w:spacing w:after="0"/>
        <w:ind w:left="567" w:hanging="567"/>
        <w:rPr>
          <w:rFonts w:ascii="Times New Roman" w:hAnsi="Times New Roman"/>
          <w:sz w:val="24"/>
        </w:rPr>
      </w:pPr>
    </w:p>
    <w:p w14:paraId="6C970BB3"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6</w:t>
      </w:r>
      <w:r w:rsidRPr="00AE7522">
        <w:rPr>
          <w:rFonts w:ascii="Times New Roman" w:hAnsi="Times New Roman"/>
          <w:sz w:val="24"/>
        </w:rPr>
        <w:t xml:space="preserve">. </w:t>
      </w:r>
      <w:r w:rsidRPr="00AE7522">
        <w:rPr>
          <w:rFonts w:ascii="Times New Roman" w:hAnsi="Times New Roman"/>
          <w:sz w:val="24"/>
        </w:rPr>
        <w:tab/>
        <w:t>O alcance, a data de vigência e qualquer limitação específica da aplicabilidade de uma norma específica são apresentados claramente na NBC TA. Salvo indicação em contrário na NBC TA, o auditor tem permissão para aplicar uma norma antes da data de vigência nela especificada.</w:t>
      </w:r>
    </w:p>
    <w:p w14:paraId="79A8BE4C" w14:textId="77777777" w:rsidR="002A6EFF" w:rsidRPr="00AE7522" w:rsidRDefault="002A6EFF" w:rsidP="002A6EFF">
      <w:pPr>
        <w:spacing w:after="0"/>
        <w:ind w:left="567" w:hanging="567"/>
        <w:rPr>
          <w:rFonts w:ascii="Times New Roman" w:hAnsi="Times New Roman"/>
          <w:sz w:val="24"/>
        </w:rPr>
      </w:pPr>
    </w:p>
    <w:p w14:paraId="5999559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7</w:t>
      </w:r>
      <w:r w:rsidRPr="00AE7522">
        <w:rPr>
          <w:rFonts w:ascii="Times New Roman" w:hAnsi="Times New Roman"/>
          <w:sz w:val="24"/>
        </w:rPr>
        <w:t xml:space="preserve">. </w:t>
      </w:r>
      <w:r w:rsidRPr="00AE7522">
        <w:rPr>
          <w:rFonts w:ascii="Times New Roman" w:hAnsi="Times New Roman"/>
          <w:sz w:val="24"/>
        </w:rPr>
        <w:tab/>
        <w:t>Ao executar uma auditoria, pode-se exigir que o auditor cumpra com exigências legais e regulatórias, além das NBC</w:t>
      </w:r>
      <w:r>
        <w:rPr>
          <w:rFonts w:ascii="Times New Roman" w:hAnsi="Times New Roman"/>
          <w:sz w:val="24"/>
        </w:rPr>
        <w:t>s TA</w:t>
      </w:r>
      <w:r w:rsidRPr="00AE7522">
        <w:rPr>
          <w:rFonts w:ascii="Times New Roman" w:hAnsi="Times New Roman"/>
          <w:sz w:val="24"/>
        </w:rPr>
        <w:t>. As NBC</w:t>
      </w:r>
      <w:r>
        <w:rPr>
          <w:rFonts w:ascii="Times New Roman" w:hAnsi="Times New Roman"/>
          <w:sz w:val="24"/>
        </w:rPr>
        <w:t>s TA</w:t>
      </w:r>
      <w:r w:rsidRPr="00AE7522">
        <w:rPr>
          <w:rFonts w:ascii="Times New Roman" w:hAnsi="Times New Roman"/>
          <w:sz w:val="24"/>
        </w:rPr>
        <w:t xml:space="preserve"> não passam por cima de lei ou regulamento que regem a auditoria de demonstrações contábeis. Caso essa lei ou regulamento seja diferente das NBC</w:t>
      </w:r>
      <w:r>
        <w:rPr>
          <w:rFonts w:ascii="Times New Roman" w:hAnsi="Times New Roman"/>
          <w:sz w:val="24"/>
        </w:rPr>
        <w:t>s TA</w:t>
      </w:r>
      <w:r w:rsidRPr="00AE7522">
        <w:rPr>
          <w:rFonts w:ascii="Times New Roman" w:hAnsi="Times New Roman"/>
          <w:sz w:val="24"/>
        </w:rPr>
        <w:t>, a auditoria conduzida apenas em conformidade com essa lei ou regulamento não cumpre automaticamente com as normas de auditoria.</w:t>
      </w:r>
    </w:p>
    <w:p w14:paraId="6A75053A" w14:textId="77777777" w:rsidR="002A6EFF" w:rsidRPr="00AE7522" w:rsidRDefault="002A6EFF" w:rsidP="002A6EFF">
      <w:pPr>
        <w:spacing w:after="0"/>
        <w:ind w:left="567" w:hanging="567"/>
        <w:rPr>
          <w:rFonts w:ascii="Times New Roman" w:hAnsi="Times New Roman"/>
          <w:sz w:val="24"/>
        </w:rPr>
      </w:pPr>
    </w:p>
    <w:p w14:paraId="2656629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O auditor também pode conduzir a auditoria em conformidade com as NBC</w:t>
      </w:r>
      <w:r>
        <w:rPr>
          <w:rFonts w:ascii="Times New Roman" w:hAnsi="Times New Roman"/>
          <w:sz w:val="24"/>
        </w:rPr>
        <w:t>s TA</w:t>
      </w:r>
      <w:r w:rsidRPr="00AE7522">
        <w:rPr>
          <w:rFonts w:ascii="Times New Roman" w:hAnsi="Times New Roman"/>
          <w:sz w:val="24"/>
        </w:rPr>
        <w:t xml:space="preserve"> e requerimentos adicionais de auditoria de um órgão regulador específico. Em tais casos, além da conformidade com cada uma das NBC</w:t>
      </w:r>
      <w:r>
        <w:rPr>
          <w:rFonts w:ascii="Times New Roman" w:hAnsi="Times New Roman"/>
          <w:sz w:val="24"/>
        </w:rPr>
        <w:t>s TA</w:t>
      </w:r>
      <w:r w:rsidRPr="00AE7522">
        <w:rPr>
          <w:rFonts w:ascii="Times New Roman" w:hAnsi="Times New Roman"/>
          <w:sz w:val="24"/>
        </w:rPr>
        <w:t xml:space="preserve"> relevantes para a auditoria, pode ser necessário que o auditor execute procedimentos adicionais de auditoria para obter conformidade com as normas relevantes desse órgão regulador.</w:t>
      </w:r>
    </w:p>
    <w:p w14:paraId="5B109FCE" w14:textId="77777777" w:rsidR="002A6EFF" w:rsidRPr="00AE7522" w:rsidRDefault="002A6EFF" w:rsidP="002A6EFF">
      <w:pPr>
        <w:spacing w:after="0"/>
        <w:ind w:left="567" w:hanging="567"/>
        <w:rPr>
          <w:rFonts w:ascii="Times New Roman" w:hAnsi="Times New Roman"/>
          <w:sz w:val="24"/>
        </w:rPr>
      </w:pPr>
    </w:p>
    <w:p w14:paraId="27CF8C16"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Considerações específicas para auditoria de entidades do setor público</w:t>
      </w:r>
    </w:p>
    <w:p w14:paraId="603DF132" w14:textId="77777777" w:rsidR="002A6EFF" w:rsidRPr="00AE7522" w:rsidRDefault="002A6EFF" w:rsidP="002A6EFF">
      <w:pPr>
        <w:spacing w:after="0"/>
        <w:ind w:left="567" w:hanging="567"/>
        <w:rPr>
          <w:rFonts w:ascii="Times New Roman" w:hAnsi="Times New Roman"/>
          <w:sz w:val="24"/>
        </w:rPr>
      </w:pPr>
    </w:p>
    <w:p w14:paraId="435AF6C3"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A5</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As NBC</w:t>
      </w:r>
      <w:r>
        <w:rPr>
          <w:rFonts w:ascii="Times New Roman" w:hAnsi="Times New Roman"/>
          <w:sz w:val="24"/>
        </w:rPr>
        <w:t>s TA</w:t>
      </w:r>
      <w:r w:rsidRPr="00AE7522">
        <w:rPr>
          <w:rFonts w:ascii="Times New Roman" w:hAnsi="Times New Roman"/>
          <w:sz w:val="24"/>
        </w:rPr>
        <w:t xml:space="preserve"> são relevantes para trabalhos no setor público. As responsabilidades do auditor do setor público, porém, podem ser afetadas pelo contrato de auditoria, ou por obrigações sobre entidades do setor público decorrentes de lei, regulamento ou outra autoridade (por exemplo, diretrizes ministeriais, exigências de política governamental ou resoluções do legislativo), que podem ter um alcance mais amplo do que a auditoria de demonstrações contábeis em conformidade com as normas de auditoria. Essas responsabilidades adicionais não são discutidas nas NBC</w:t>
      </w:r>
      <w:r>
        <w:rPr>
          <w:rFonts w:ascii="Times New Roman" w:hAnsi="Times New Roman"/>
          <w:sz w:val="24"/>
        </w:rPr>
        <w:t>s TA</w:t>
      </w:r>
      <w:r w:rsidRPr="00AE7522">
        <w:rPr>
          <w:rFonts w:ascii="Times New Roman" w:hAnsi="Times New Roman"/>
          <w:sz w:val="24"/>
        </w:rPr>
        <w:t>. Elas podem ser discutidas em outros pronunciamentos normatizadores de órgãos reguladores ou em orientação desenvolvida por esses órgãos ou agências governamentais.</w:t>
      </w:r>
    </w:p>
    <w:p w14:paraId="13B96A63" w14:textId="77777777" w:rsidR="002A6EFF" w:rsidRPr="00AE7522" w:rsidRDefault="002A6EFF" w:rsidP="002A6EFF">
      <w:pPr>
        <w:spacing w:after="0"/>
        <w:ind w:left="567" w:hanging="567"/>
        <w:rPr>
          <w:rFonts w:ascii="Times New Roman" w:hAnsi="Times New Roman"/>
          <w:sz w:val="24"/>
        </w:rPr>
      </w:pPr>
    </w:p>
    <w:p w14:paraId="4B331FB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Conteúdo das NBC</w:t>
      </w:r>
      <w:r>
        <w:rPr>
          <w:rFonts w:ascii="Times New Roman" w:hAnsi="Times New Roman"/>
          <w:sz w:val="24"/>
        </w:rPr>
        <w:t>s TA</w:t>
      </w:r>
      <w:r w:rsidRPr="00AE7522">
        <w:rPr>
          <w:rFonts w:ascii="Times New Roman" w:hAnsi="Times New Roman"/>
          <w:sz w:val="24"/>
        </w:rPr>
        <w:t xml:space="preserve"> (ver item 19)</w:t>
      </w:r>
    </w:p>
    <w:p w14:paraId="0355BCAE" w14:textId="77777777" w:rsidR="002A6EFF" w:rsidRPr="00AE7522" w:rsidRDefault="002A6EFF" w:rsidP="002A6EFF">
      <w:pPr>
        <w:spacing w:after="0"/>
        <w:ind w:left="567" w:hanging="567"/>
        <w:rPr>
          <w:rFonts w:ascii="Times New Roman" w:hAnsi="Times New Roman"/>
          <w:sz w:val="24"/>
        </w:rPr>
      </w:pPr>
    </w:p>
    <w:p w14:paraId="0B340DF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60</w:t>
      </w:r>
      <w:r w:rsidRPr="00AE7522">
        <w:rPr>
          <w:rFonts w:ascii="Times New Roman" w:hAnsi="Times New Roman"/>
          <w:sz w:val="24"/>
        </w:rPr>
        <w:t xml:space="preserve">. </w:t>
      </w:r>
      <w:r w:rsidRPr="00AE7522">
        <w:rPr>
          <w:rFonts w:ascii="Times New Roman" w:hAnsi="Times New Roman"/>
          <w:sz w:val="24"/>
        </w:rPr>
        <w:tab/>
        <w:t>Além dos objetivos e requisitos (os requisitos são expressos nas NBC</w:t>
      </w:r>
      <w:r>
        <w:rPr>
          <w:rFonts w:ascii="Times New Roman" w:hAnsi="Times New Roman"/>
          <w:sz w:val="24"/>
        </w:rPr>
        <w:t>s TA</w:t>
      </w:r>
      <w:r w:rsidRPr="00AE7522">
        <w:rPr>
          <w:rFonts w:ascii="Times New Roman" w:hAnsi="Times New Roman"/>
          <w:sz w:val="24"/>
        </w:rPr>
        <w:t xml:space="preserve"> com o uso de “deve”), as NBC</w:t>
      </w:r>
      <w:r>
        <w:rPr>
          <w:rFonts w:ascii="Times New Roman" w:hAnsi="Times New Roman"/>
          <w:sz w:val="24"/>
        </w:rPr>
        <w:t>s TA</w:t>
      </w:r>
      <w:r w:rsidRPr="00AE7522">
        <w:rPr>
          <w:rFonts w:ascii="Times New Roman" w:hAnsi="Times New Roman"/>
          <w:sz w:val="24"/>
        </w:rPr>
        <w:t xml:space="preserve"> contêm orientação relacionada com a forma de aplicação e outros materiais explicativos. Ela também pode conter material introdutório que forneça contexto relevante para o entendimento adequado da NBC TA e definições. O texto inteiro da NBC TA, portanto, é relevante para o entendimento dos objetivos formulados em uma norma e a aplicação apropriada dos requisitos da NBC TA.</w:t>
      </w:r>
    </w:p>
    <w:p w14:paraId="6708A3C1" w14:textId="77777777" w:rsidR="002A6EFF" w:rsidRPr="00AE7522" w:rsidRDefault="002A6EFF" w:rsidP="002A6EFF">
      <w:pPr>
        <w:spacing w:after="0"/>
        <w:ind w:left="567" w:hanging="567"/>
        <w:rPr>
          <w:rFonts w:ascii="Times New Roman" w:hAnsi="Times New Roman"/>
          <w:sz w:val="24"/>
        </w:rPr>
      </w:pPr>
    </w:p>
    <w:p w14:paraId="517F19F3" w14:textId="77777777" w:rsidR="002A6EFF" w:rsidRPr="00AE7522" w:rsidRDefault="002A6EFF" w:rsidP="002A6EFF">
      <w:pPr>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61</w:t>
      </w:r>
      <w:r w:rsidRPr="00AE7522">
        <w:rPr>
          <w:rFonts w:ascii="Times New Roman" w:hAnsi="Times New Roman"/>
          <w:sz w:val="24"/>
        </w:rPr>
        <w:t xml:space="preserve">. </w:t>
      </w:r>
      <w:r w:rsidRPr="00AE7522">
        <w:rPr>
          <w:rFonts w:ascii="Times New Roman" w:hAnsi="Times New Roman"/>
          <w:sz w:val="24"/>
        </w:rPr>
        <w:tab/>
        <w:t>Quando for necessário, a aplicação e outros materiais explicativos fornecem explicação adicional dos requisitos de uma NBC TA e orientação para o seu cumprimento. Em particular, elas podem:</w:t>
      </w:r>
    </w:p>
    <w:p w14:paraId="14135C44" w14:textId="77777777" w:rsidR="002A6EFF" w:rsidRPr="00AE7522" w:rsidRDefault="002A6EFF">
      <w:pPr>
        <w:numPr>
          <w:ilvl w:val="0"/>
          <w:numId w:val="52"/>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explicar mais precisamente o que uma exigência significa ou se destina a cobrir;</w:t>
      </w:r>
    </w:p>
    <w:p w14:paraId="45C76023" w14:textId="77777777" w:rsidR="002A6EFF" w:rsidRPr="00AE7522" w:rsidRDefault="002A6EFF">
      <w:pPr>
        <w:numPr>
          <w:ilvl w:val="0"/>
          <w:numId w:val="52"/>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incluir exemplos de procedimentos que possam ser apropriados nas circunstâncias.</w:t>
      </w:r>
    </w:p>
    <w:p w14:paraId="0CC00AD7"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Embora tal orientação em si não imponha uma exigência, ela é relevante para a aplicação apropriada dos requisitos da NBC TA. A aplicação e outros materiais explicativos também podem fornecer informações de suporte sobre assuntos tratados em uma NBC TA.</w:t>
      </w:r>
    </w:p>
    <w:p w14:paraId="3E6C91B4" w14:textId="77777777" w:rsidR="002A6EFF" w:rsidRPr="00AE7522" w:rsidRDefault="002A6EFF" w:rsidP="002A6EFF">
      <w:pPr>
        <w:spacing w:after="0"/>
        <w:ind w:left="567" w:hanging="567"/>
        <w:rPr>
          <w:rFonts w:ascii="Times New Roman" w:hAnsi="Times New Roman"/>
          <w:sz w:val="24"/>
        </w:rPr>
      </w:pPr>
    </w:p>
    <w:p w14:paraId="661E77B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t>Os apêndices são parte da aplicação e outros materiais explicativos. A finalidade e uso pretendido de um apêndice são explicados no corpo da NBC TA relacionada, no título ou na introdução do próprio apêndice.</w:t>
      </w:r>
    </w:p>
    <w:p w14:paraId="39E277D9" w14:textId="77777777" w:rsidR="002A6EFF" w:rsidRPr="00AE7522" w:rsidRDefault="002A6EFF" w:rsidP="002A6EFF">
      <w:pPr>
        <w:spacing w:after="0"/>
        <w:ind w:left="567" w:hanging="567"/>
        <w:rPr>
          <w:rFonts w:ascii="Times New Roman" w:hAnsi="Times New Roman"/>
          <w:sz w:val="24"/>
        </w:rPr>
      </w:pPr>
    </w:p>
    <w:p w14:paraId="401CA2AA" w14:textId="77777777" w:rsidR="002A6EFF" w:rsidRPr="00AE7522" w:rsidRDefault="002A6EFF" w:rsidP="002A6EFF">
      <w:pPr>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O material introdutório pode incluir, conforme necessário, assuntos para explicar:</w:t>
      </w:r>
    </w:p>
    <w:p w14:paraId="25991DA4" w14:textId="77777777" w:rsidR="002A6EFF" w:rsidRPr="00AE7522" w:rsidRDefault="002A6EFF">
      <w:pPr>
        <w:numPr>
          <w:ilvl w:val="0"/>
          <w:numId w:val="53"/>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 finalidade e alcance da NBC TA, inclusive a maneira como ela se relaciona com outras NBC</w:t>
      </w:r>
      <w:r>
        <w:rPr>
          <w:rFonts w:ascii="Times New Roman" w:hAnsi="Times New Roman"/>
          <w:sz w:val="24"/>
        </w:rPr>
        <w:t>s TA</w:t>
      </w:r>
      <w:r w:rsidRPr="00AE7522">
        <w:rPr>
          <w:rFonts w:ascii="Times New Roman" w:hAnsi="Times New Roman"/>
          <w:sz w:val="24"/>
        </w:rPr>
        <w:t>;</w:t>
      </w:r>
    </w:p>
    <w:p w14:paraId="7E12D3CC" w14:textId="77777777" w:rsidR="002A6EFF" w:rsidRPr="00AE7522" w:rsidRDefault="002A6EFF">
      <w:pPr>
        <w:numPr>
          <w:ilvl w:val="0"/>
          <w:numId w:val="53"/>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o assunto da NBC TA;</w:t>
      </w:r>
    </w:p>
    <w:p w14:paraId="3354344B" w14:textId="77777777" w:rsidR="002A6EFF" w:rsidRPr="00AE7522" w:rsidRDefault="002A6EFF">
      <w:pPr>
        <w:numPr>
          <w:ilvl w:val="0"/>
          <w:numId w:val="53"/>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as respectivas responsabilidades do auditor e de outros em relação ao assunto da NBC TA;</w:t>
      </w:r>
    </w:p>
    <w:p w14:paraId="4066EC66" w14:textId="77777777" w:rsidR="002A6EFF" w:rsidRPr="00AE7522" w:rsidRDefault="002A6EFF">
      <w:pPr>
        <w:numPr>
          <w:ilvl w:val="0"/>
          <w:numId w:val="53"/>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o contexto no qual se insere a NBC TA. </w:t>
      </w:r>
    </w:p>
    <w:p w14:paraId="4787E603" w14:textId="77777777" w:rsidR="002A6EFF" w:rsidRPr="00AE7522" w:rsidRDefault="002A6EFF" w:rsidP="002A6EFF">
      <w:pPr>
        <w:spacing w:after="0"/>
        <w:ind w:left="567" w:hanging="567"/>
        <w:rPr>
          <w:rFonts w:ascii="Times New Roman" w:hAnsi="Times New Roman"/>
          <w:sz w:val="24"/>
        </w:rPr>
      </w:pPr>
    </w:p>
    <w:p w14:paraId="438FDC9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4</w:t>
      </w:r>
      <w:r w:rsidRPr="00AE7522">
        <w:rPr>
          <w:rFonts w:ascii="Times New Roman" w:hAnsi="Times New Roman"/>
          <w:sz w:val="24"/>
        </w:rPr>
        <w:t xml:space="preserve">. </w:t>
      </w:r>
      <w:r w:rsidRPr="00AE7522">
        <w:rPr>
          <w:rFonts w:ascii="Times New Roman" w:hAnsi="Times New Roman"/>
          <w:sz w:val="24"/>
        </w:rPr>
        <w:tab/>
        <w:t>Uma NBC TA pode incluir, em seção separada, sob o título “Definições”, uma descrição dos significados atribuídos a certos termos para fins das NBC</w:t>
      </w:r>
      <w:r>
        <w:rPr>
          <w:rFonts w:ascii="Times New Roman" w:hAnsi="Times New Roman"/>
          <w:sz w:val="24"/>
        </w:rPr>
        <w:t>s TA</w:t>
      </w:r>
      <w:r w:rsidRPr="00AE7522">
        <w:rPr>
          <w:rFonts w:ascii="Times New Roman" w:hAnsi="Times New Roman"/>
          <w:sz w:val="24"/>
        </w:rPr>
        <w:t>. Elas são fornecidas para auxiliar na aplicação e interpretação consistentes das NBC</w:t>
      </w:r>
      <w:r>
        <w:rPr>
          <w:rFonts w:ascii="Times New Roman" w:hAnsi="Times New Roman"/>
          <w:sz w:val="24"/>
        </w:rPr>
        <w:t>s TA</w:t>
      </w:r>
      <w:r w:rsidRPr="00AE7522">
        <w:rPr>
          <w:rFonts w:ascii="Times New Roman" w:hAnsi="Times New Roman"/>
          <w:sz w:val="24"/>
        </w:rPr>
        <w:t>, e não se destinam a passar por cima de definições que possam ser estabelecidas para outras finalidades, seja em lei, regulamentação ou outros. Salvo indicação em contrário, os termos devem ter os mesmos significados ao longo de todas as NBC</w:t>
      </w:r>
      <w:r>
        <w:rPr>
          <w:rFonts w:ascii="Times New Roman" w:hAnsi="Times New Roman"/>
          <w:sz w:val="24"/>
        </w:rPr>
        <w:t>s TA</w:t>
      </w:r>
      <w:r w:rsidRPr="00AE7522">
        <w:rPr>
          <w:rFonts w:ascii="Times New Roman" w:hAnsi="Times New Roman"/>
          <w:sz w:val="24"/>
        </w:rPr>
        <w:t>. Também inclui descrições de outros termos encontrados nas NBC</w:t>
      </w:r>
      <w:r>
        <w:rPr>
          <w:rFonts w:ascii="Times New Roman" w:hAnsi="Times New Roman"/>
          <w:sz w:val="24"/>
        </w:rPr>
        <w:t>s TA</w:t>
      </w:r>
      <w:r w:rsidRPr="00AE7522">
        <w:rPr>
          <w:rFonts w:ascii="Times New Roman" w:hAnsi="Times New Roman"/>
          <w:sz w:val="24"/>
        </w:rPr>
        <w:t xml:space="preserve"> para auxiliar na interpretação e tradução comuns e consistentes.</w:t>
      </w:r>
    </w:p>
    <w:p w14:paraId="010DEB4B" w14:textId="77777777" w:rsidR="002A6EFF" w:rsidRPr="00AE7522" w:rsidRDefault="002A6EFF" w:rsidP="002A6EFF">
      <w:pPr>
        <w:spacing w:after="0"/>
        <w:ind w:left="567" w:hanging="567"/>
        <w:rPr>
          <w:rFonts w:ascii="Times New Roman" w:hAnsi="Times New Roman"/>
          <w:sz w:val="24"/>
        </w:rPr>
      </w:pPr>
    </w:p>
    <w:p w14:paraId="0E084157" w14:textId="77777777" w:rsidR="002A6EFF" w:rsidRPr="00AE7522" w:rsidRDefault="002A6EFF" w:rsidP="002A6EFF">
      <w:pPr>
        <w:spacing w:after="0"/>
        <w:ind w:left="567" w:hanging="567"/>
        <w:rPr>
          <w:rFonts w:ascii="Times New Roman" w:hAnsi="Times New Roman"/>
          <w:sz w:val="24"/>
        </w:rPr>
      </w:pPr>
      <w:r>
        <w:rPr>
          <w:rFonts w:ascii="Times New Roman" w:hAnsi="Times New Roman"/>
          <w:sz w:val="24"/>
        </w:rPr>
        <w:t>A65</w:t>
      </w:r>
      <w:r w:rsidRPr="00AE7522">
        <w:rPr>
          <w:rFonts w:ascii="Times New Roman" w:hAnsi="Times New Roman"/>
          <w:sz w:val="24"/>
        </w:rPr>
        <w:t xml:space="preserve">. </w:t>
      </w:r>
      <w:r w:rsidRPr="00AE7522">
        <w:rPr>
          <w:rFonts w:ascii="Times New Roman" w:hAnsi="Times New Roman"/>
          <w:sz w:val="24"/>
        </w:rPr>
        <w:tab/>
        <w:t>Quando apropriado, considerações adicionais específicas para auditorias de entidades de pequeno porte e auditorias de entidades do setor público são incluídas na aplicação e outros materiais explicativos de uma NBC TA. Essas considerações adicionais ajudam na aplicação dos requisitos da NBC TA na auditoria de tais entidades. Contudo, elas não limitam nem reduzem a responsabilidade do auditor de aplicar e cumprir com as exigências das NBC</w:t>
      </w:r>
      <w:r>
        <w:rPr>
          <w:rFonts w:ascii="Times New Roman" w:hAnsi="Times New Roman"/>
          <w:sz w:val="24"/>
        </w:rPr>
        <w:t>s TA</w:t>
      </w:r>
      <w:r w:rsidRPr="00AE7522">
        <w:rPr>
          <w:rFonts w:ascii="Times New Roman" w:hAnsi="Times New Roman"/>
          <w:sz w:val="24"/>
        </w:rPr>
        <w:t>.</w:t>
      </w:r>
    </w:p>
    <w:p w14:paraId="6DBF56B5" w14:textId="77777777" w:rsidR="002A6EFF" w:rsidRPr="00AE7522" w:rsidRDefault="002A6EFF" w:rsidP="002A6EFF">
      <w:pPr>
        <w:spacing w:after="0"/>
        <w:ind w:left="567" w:hanging="567"/>
        <w:rPr>
          <w:rFonts w:ascii="Times New Roman" w:hAnsi="Times New Roman"/>
          <w:sz w:val="24"/>
        </w:rPr>
      </w:pPr>
    </w:p>
    <w:p w14:paraId="606E5A9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Considerações específicas para entidade de pequeno porte</w:t>
      </w:r>
    </w:p>
    <w:p w14:paraId="0497678C" w14:textId="77777777" w:rsidR="002A6EFF" w:rsidRPr="00AE7522" w:rsidRDefault="002A6EFF" w:rsidP="002A6EFF">
      <w:pPr>
        <w:spacing w:after="0"/>
        <w:ind w:left="567" w:hanging="567"/>
        <w:rPr>
          <w:rFonts w:ascii="Times New Roman" w:hAnsi="Times New Roman"/>
          <w:sz w:val="24"/>
        </w:rPr>
      </w:pPr>
    </w:p>
    <w:p w14:paraId="3F6C1AE9" w14:textId="77777777" w:rsidR="002A6EFF" w:rsidRDefault="002A6EFF" w:rsidP="002A6EFF">
      <w:pPr>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6</w:t>
      </w:r>
      <w:r w:rsidRPr="00AE7522">
        <w:rPr>
          <w:rFonts w:ascii="Times New Roman" w:hAnsi="Times New Roman"/>
          <w:sz w:val="24"/>
        </w:rPr>
        <w:t xml:space="preserve">. </w:t>
      </w:r>
      <w:r w:rsidRPr="00AE7522">
        <w:rPr>
          <w:rFonts w:ascii="Times New Roman" w:hAnsi="Times New Roman"/>
          <w:sz w:val="24"/>
        </w:rPr>
        <w:tab/>
        <w:t>Para fins de especificação das considerações adicionais para auditorias de entidades de pequeno porte, uma “entidade de pequeno porte” refere-se à entidade que geralmente possui características qualitativas como:</w:t>
      </w:r>
    </w:p>
    <w:p w14:paraId="31512733" w14:textId="77777777" w:rsidR="002A6EFF" w:rsidRPr="00AE7522" w:rsidRDefault="002A6EFF" w:rsidP="002A6EFF">
      <w:pPr>
        <w:ind w:left="993" w:hanging="426"/>
        <w:rPr>
          <w:rFonts w:ascii="Times New Roman" w:hAnsi="Times New Roman"/>
          <w:sz w:val="24"/>
        </w:rPr>
      </w:pPr>
      <w:r w:rsidRPr="00AE7522">
        <w:rPr>
          <w:rFonts w:ascii="Times New Roman" w:hAnsi="Times New Roman"/>
          <w:sz w:val="24"/>
        </w:rPr>
        <w:t xml:space="preserve">(a) </w:t>
      </w:r>
      <w:r w:rsidRPr="00AE7522">
        <w:rPr>
          <w:rFonts w:ascii="Times New Roman" w:hAnsi="Times New Roman"/>
          <w:sz w:val="24"/>
        </w:rPr>
        <w:tab/>
        <w:t>concentração de propriedade e administração em pequeno número de indivíduos (freqüentemente um único indivíduo, uma pessoa natural ou outra empresa que controle a entidade, contanto que o proprietário exiba as características qualitativas relevantes); e</w:t>
      </w:r>
    </w:p>
    <w:p w14:paraId="11599F1B" w14:textId="77777777" w:rsidR="002A6EFF" w:rsidRDefault="002A6EFF" w:rsidP="002A6EFF">
      <w:pPr>
        <w:ind w:left="993" w:hanging="426"/>
        <w:rPr>
          <w:rFonts w:ascii="Times New Roman" w:hAnsi="Times New Roman"/>
          <w:sz w:val="24"/>
        </w:rPr>
      </w:pPr>
      <w:r w:rsidRPr="00AE7522">
        <w:rPr>
          <w:rFonts w:ascii="Times New Roman" w:hAnsi="Times New Roman"/>
          <w:sz w:val="24"/>
        </w:rPr>
        <w:t xml:space="preserve">(b) </w:t>
      </w:r>
      <w:r w:rsidRPr="00AE7522">
        <w:rPr>
          <w:rFonts w:ascii="Times New Roman" w:hAnsi="Times New Roman"/>
          <w:sz w:val="24"/>
        </w:rPr>
        <w:tab/>
        <w:t>uma ou mais das seguintes situações:</w:t>
      </w:r>
    </w:p>
    <w:p w14:paraId="36397E8A"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 </w:t>
      </w:r>
      <w:r w:rsidRPr="00AE7522">
        <w:rPr>
          <w:rFonts w:ascii="Times New Roman" w:hAnsi="Times New Roman"/>
          <w:sz w:val="24"/>
        </w:rPr>
        <w:tab/>
        <w:t>transações diretas ou não complicadas;</w:t>
      </w:r>
    </w:p>
    <w:p w14:paraId="56B842A8"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(ii) </w:t>
      </w:r>
      <w:r w:rsidRPr="00AE7522">
        <w:rPr>
          <w:rFonts w:ascii="Times New Roman" w:hAnsi="Times New Roman"/>
          <w:sz w:val="24"/>
        </w:rPr>
        <w:tab/>
        <w:t>manutenção de registros simples;</w:t>
      </w:r>
    </w:p>
    <w:p w14:paraId="75E20EA7"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(iii) </w:t>
      </w:r>
      <w:r w:rsidRPr="00AE7522">
        <w:rPr>
          <w:rFonts w:ascii="Times New Roman" w:hAnsi="Times New Roman"/>
          <w:sz w:val="24"/>
        </w:rPr>
        <w:tab/>
        <w:t>poucas linhas de negócios e poucos produtos dentro das linhas de negócios;</w:t>
      </w:r>
    </w:p>
    <w:p w14:paraId="7C5924E2"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(iv) </w:t>
      </w:r>
      <w:r w:rsidRPr="00AE7522">
        <w:rPr>
          <w:rFonts w:ascii="Times New Roman" w:hAnsi="Times New Roman"/>
          <w:sz w:val="24"/>
        </w:rPr>
        <w:tab/>
        <w:t>poucos controles internos;</w:t>
      </w:r>
    </w:p>
    <w:p w14:paraId="02E8FB00"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(v) </w:t>
      </w:r>
      <w:r w:rsidRPr="00AE7522">
        <w:rPr>
          <w:rFonts w:ascii="Times New Roman" w:hAnsi="Times New Roman"/>
          <w:sz w:val="24"/>
        </w:rPr>
        <w:tab/>
        <w:t>poucos níveis de administração com responsabilidade por uma ampla série de controles; ou</w:t>
      </w:r>
    </w:p>
    <w:p w14:paraId="3EF1DD15" w14:textId="77777777" w:rsidR="002A6EFF" w:rsidRPr="00AE7522" w:rsidRDefault="002A6EFF" w:rsidP="002A6EFF">
      <w:pPr>
        <w:ind w:left="1418" w:hanging="425"/>
        <w:rPr>
          <w:rFonts w:ascii="Times New Roman" w:hAnsi="Times New Roman"/>
          <w:sz w:val="24"/>
        </w:rPr>
      </w:pPr>
      <w:r w:rsidRPr="00AE7522">
        <w:rPr>
          <w:rFonts w:ascii="Times New Roman" w:hAnsi="Times New Roman"/>
          <w:sz w:val="24"/>
        </w:rPr>
        <w:t xml:space="preserve">(vi) </w:t>
      </w:r>
      <w:r w:rsidRPr="00AE7522">
        <w:rPr>
          <w:rFonts w:ascii="Times New Roman" w:hAnsi="Times New Roman"/>
          <w:sz w:val="24"/>
        </w:rPr>
        <w:tab/>
        <w:t>poucos empregados, muitos deles com uma ampla série de funções.</w:t>
      </w:r>
    </w:p>
    <w:p w14:paraId="5FBB3D4E"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Essas características qualitativas não são exaustivas, nem exclusivas de entidades de pequeno porte, e essas entidades não exibem necessariamente todas elas.</w:t>
      </w:r>
    </w:p>
    <w:p w14:paraId="2D2BBF8A" w14:textId="77777777" w:rsidR="002A6EFF" w:rsidRPr="00AE7522" w:rsidRDefault="002A6EFF" w:rsidP="002A6EFF">
      <w:pPr>
        <w:spacing w:after="0"/>
        <w:ind w:left="567" w:hanging="567"/>
        <w:rPr>
          <w:rFonts w:ascii="Times New Roman" w:hAnsi="Times New Roman"/>
          <w:sz w:val="24"/>
        </w:rPr>
      </w:pPr>
    </w:p>
    <w:p w14:paraId="025FE1AF"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7</w:t>
      </w:r>
      <w:r w:rsidRPr="00AE7522">
        <w:rPr>
          <w:rFonts w:ascii="Times New Roman" w:hAnsi="Times New Roman"/>
          <w:sz w:val="24"/>
        </w:rPr>
        <w:t xml:space="preserve">. </w:t>
      </w:r>
      <w:r w:rsidRPr="00AE7522">
        <w:rPr>
          <w:rFonts w:ascii="Times New Roman" w:hAnsi="Times New Roman"/>
          <w:sz w:val="24"/>
        </w:rPr>
        <w:tab/>
        <w:t>As considerações específicas para entidades de pequeno porte incluídas nas NBC</w:t>
      </w:r>
      <w:r>
        <w:rPr>
          <w:rFonts w:ascii="Times New Roman" w:hAnsi="Times New Roman"/>
          <w:sz w:val="24"/>
        </w:rPr>
        <w:t>s TA</w:t>
      </w:r>
      <w:r w:rsidRPr="00AE7522">
        <w:rPr>
          <w:rFonts w:ascii="Times New Roman" w:hAnsi="Times New Roman"/>
          <w:sz w:val="24"/>
        </w:rPr>
        <w:t xml:space="preserve"> foram desenvolvidas tendo em mente primariamente entidades não listadas em bolsa. Algumas das considerações, porém, podem ser úteis em auditorias de entidades abertas de pequeno porte. </w:t>
      </w:r>
    </w:p>
    <w:p w14:paraId="3361B42B" w14:textId="77777777" w:rsidR="002A6EFF" w:rsidRPr="00AE7522" w:rsidRDefault="002A6EFF" w:rsidP="002A6EFF">
      <w:pPr>
        <w:spacing w:after="0"/>
        <w:ind w:left="567" w:hanging="567"/>
        <w:rPr>
          <w:rFonts w:ascii="Times New Roman" w:hAnsi="Times New Roman"/>
          <w:sz w:val="24"/>
        </w:rPr>
      </w:pPr>
    </w:p>
    <w:p w14:paraId="464994F0"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As NBC</w:t>
      </w:r>
      <w:r>
        <w:rPr>
          <w:rFonts w:ascii="Times New Roman" w:hAnsi="Times New Roman"/>
          <w:sz w:val="24"/>
        </w:rPr>
        <w:t>s TA</w:t>
      </w:r>
      <w:r w:rsidRPr="00AE7522">
        <w:rPr>
          <w:rFonts w:ascii="Times New Roman" w:hAnsi="Times New Roman"/>
          <w:sz w:val="24"/>
        </w:rPr>
        <w:t xml:space="preserve"> se referem ao proprietário de uma entidade de pequeno porte que está envolvido no dia-a-dia da administração da entidade como “sócio-diretor” ou “sócio-gerente”. </w:t>
      </w:r>
    </w:p>
    <w:p w14:paraId="0FE39854" w14:textId="77777777" w:rsidR="002A6EFF" w:rsidRPr="00AE7522" w:rsidRDefault="002A6EFF" w:rsidP="002A6EFF">
      <w:pPr>
        <w:spacing w:after="0"/>
        <w:ind w:left="567" w:hanging="567"/>
        <w:rPr>
          <w:rFonts w:ascii="Times New Roman" w:hAnsi="Times New Roman"/>
          <w:sz w:val="24"/>
        </w:rPr>
      </w:pPr>
    </w:p>
    <w:p w14:paraId="29577987"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Objetivos formulados em NBC</w:t>
      </w:r>
      <w:r>
        <w:rPr>
          <w:rFonts w:ascii="Times New Roman" w:hAnsi="Times New Roman"/>
          <w:sz w:val="24"/>
        </w:rPr>
        <w:t>s TA</w:t>
      </w:r>
      <w:r w:rsidRPr="00AE7522">
        <w:rPr>
          <w:rFonts w:ascii="Times New Roman" w:hAnsi="Times New Roman"/>
          <w:sz w:val="24"/>
        </w:rPr>
        <w:t xml:space="preserve"> individuais (ver item 21)</w:t>
      </w:r>
    </w:p>
    <w:p w14:paraId="1BDDED90" w14:textId="77777777" w:rsidR="002A6EFF" w:rsidRPr="00AE7522" w:rsidRDefault="002A6EFF" w:rsidP="002A6EFF">
      <w:pPr>
        <w:spacing w:after="0"/>
        <w:ind w:left="567" w:hanging="567"/>
        <w:rPr>
          <w:rFonts w:ascii="Times New Roman" w:hAnsi="Times New Roman"/>
          <w:sz w:val="24"/>
        </w:rPr>
      </w:pPr>
    </w:p>
    <w:p w14:paraId="2BEF65A9" w14:textId="77777777" w:rsidR="002A6EFF" w:rsidRDefault="002A6EFF" w:rsidP="002A6EFF">
      <w:pPr>
        <w:ind w:left="567" w:hanging="567"/>
        <w:rPr>
          <w:rFonts w:ascii="Times New Roman" w:hAnsi="Times New Roman"/>
          <w:sz w:val="24"/>
        </w:rPr>
      </w:pPr>
      <w:r w:rsidRPr="00AE7522">
        <w:rPr>
          <w:rFonts w:ascii="Times New Roman" w:hAnsi="Times New Roman"/>
          <w:sz w:val="24"/>
        </w:rPr>
        <w:t>A6</w:t>
      </w:r>
      <w:r>
        <w:rPr>
          <w:rFonts w:ascii="Times New Roman" w:hAnsi="Times New Roman"/>
          <w:sz w:val="24"/>
        </w:rPr>
        <w:t>9</w:t>
      </w:r>
      <w:r w:rsidRPr="00AE7522">
        <w:rPr>
          <w:rFonts w:ascii="Times New Roman" w:hAnsi="Times New Roman"/>
          <w:sz w:val="24"/>
        </w:rPr>
        <w:t xml:space="preserve">. </w:t>
      </w:r>
      <w:r w:rsidRPr="00AE7522">
        <w:rPr>
          <w:rFonts w:ascii="Times New Roman" w:hAnsi="Times New Roman"/>
          <w:sz w:val="24"/>
        </w:rPr>
        <w:tab/>
        <w:t>Cada NBC TA contém um ou mais objetivos que fornecem um vínculo entre as exigências e os objetivos gerais do auditor. Os objetivos nas NBC</w:t>
      </w:r>
      <w:r>
        <w:rPr>
          <w:rFonts w:ascii="Times New Roman" w:hAnsi="Times New Roman"/>
          <w:sz w:val="24"/>
        </w:rPr>
        <w:t>s TA</w:t>
      </w:r>
      <w:r w:rsidRPr="00AE7522">
        <w:rPr>
          <w:rFonts w:ascii="Times New Roman" w:hAnsi="Times New Roman"/>
          <w:sz w:val="24"/>
        </w:rPr>
        <w:t xml:space="preserve"> individuais servem para focar o auditor no resultado desejado da NBC TA, ao mesmo tempo em que são específicos o suficiente para auxiliar o auditor a:</w:t>
      </w:r>
    </w:p>
    <w:p w14:paraId="1A1BCEA7" w14:textId="77777777" w:rsidR="002A6EFF" w:rsidRPr="00AE7522" w:rsidRDefault="002A6EFF">
      <w:pPr>
        <w:numPr>
          <w:ilvl w:val="0"/>
          <w:numId w:val="54"/>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entender o que precisa ser atingido e, quando necessário, o meio apropriado de fazê-lo; e</w:t>
      </w:r>
    </w:p>
    <w:p w14:paraId="37D3905F" w14:textId="77777777" w:rsidR="002A6EFF" w:rsidRDefault="002A6EFF">
      <w:pPr>
        <w:numPr>
          <w:ilvl w:val="0"/>
          <w:numId w:val="54"/>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decidir se algo mais precisa ser feito para que sejam cumpridos nas circunstâncias específicas da auditoria.</w:t>
      </w:r>
    </w:p>
    <w:p w14:paraId="4A564CBA" w14:textId="77777777" w:rsidR="002A6EFF" w:rsidRPr="00AE7522" w:rsidRDefault="002A6EFF" w:rsidP="002A6EFF">
      <w:pPr>
        <w:spacing w:after="0"/>
        <w:ind w:left="993" w:hanging="284"/>
        <w:rPr>
          <w:rFonts w:ascii="Times New Roman" w:hAnsi="Times New Roman"/>
          <w:sz w:val="24"/>
        </w:rPr>
      </w:pPr>
    </w:p>
    <w:p w14:paraId="6BCA4898"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70</w:t>
      </w:r>
      <w:r w:rsidRPr="00AE7522">
        <w:rPr>
          <w:rFonts w:ascii="Times New Roman" w:hAnsi="Times New Roman"/>
          <w:sz w:val="24"/>
        </w:rPr>
        <w:t xml:space="preserve">. </w:t>
      </w:r>
      <w:r w:rsidRPr="00AE7522">
        <w:rPr>
          <w:rFonts w:ascii="Times New Roman" w:hAnsi="Times New Roman"/>
          <w:sz w:val="24"/>
        </w:rPr>
        <w:tab/>
        <w:t>Os objetivos (contidos nas NBC</w:t>
      </w:r>
      <w:r>
        <w:rPr>
          <w:rFonts w:ascii="Times New Roman" w:hAnsi="Times New Roman"/>
          <w:sz w:val="24"/>
        </w:rPr>
        <w:t>s TA</w:t>
      </w:r>
      <w:r w:rsidRPr="00AE7522">
        <w:rPr>
          <w:rFonts w:ascii="Times New Roman" w:hAnsi="Times New Roman"/>
          <w:sz w:val="24"/>
        </w:rPr>
        <w:t xml:space="preserve"> de forma individual) devem ser entendidos no contexto dos objetivos gerais do auditor, formulados no item 11 desta Norma. Como no caso dos objetivos gerais do auditor, a capacidade de cumprir um objetivo individual está igualmente sujeita às limitações inerentes da auditoria. </w:t>
      </w:r>
    </w:p>
    <w:p w14:paraId="4A4FE4EE" w14:textId="77777777" w:rsidR="002A6EFF" w:rsidRPr="00AE7522" w:rsidRDefault="002A6EFF" w:rsidP="002A6EFF">
      <w:pPr>
        <w:spacing w:after="0"/>
        <w:ind w:left="567" w:hanging="567"/>
        <w:rPr>
          <w:rFonts w:ascii="Times New Roman" w:hAnsi="Times New Roman"/>
          <w:sz w:val="24"/>
        </w:rPr>
      </w:pPr>
    </w:p>
    <w:p w14:paraId="760E6615"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w:t>
      </w:r>
      <w:r>
        <w:rPr>
          <w:rFonts w:ascii="Times New Roman" w:hAnsi="Times New Roman"/>
          <w:sz w:val="24"/>
        </w:rPr>
        <w:t>71</w:t>
      </w:r>
      <w:r w:rsidRPr="00AE7522">
        <w:rPr>
          <w:rFonts w:ascii="Times New Roman" w:hAnsi="Times New Roman"/>
          <w:sz w:val="24"/>
        </w:rPr>
        <w:t xml:space="preserve">. </w:t>
      </w:r>
      <w:r w:rsidRPr="00AE7522">
        <w:rPr>
          <w:rFonts w:ascii="Times New Roman" w:hAnsi="Times New Roman"/>
          <w:sz w:val="24"/>
        </w:rPr>
        <w:tab/>
        <w:t>Ao usar os objetivos, exige-se que o auditor considere as inter-relações entre as NBC</w:t>
      </w:r>
      <w:r>
        <w:rPr>
          <w:rFonts w:ascii="Times New Roman" w:hAnsi="Times New Roman"/>
          <w:sz w:val="24"/>
        </w:rPr>
        <w:t>s TA</w:t>
      </w:r>
      <w:r w:rsidRPr="00AE7522">
        <w:rPr>
          <w:rFonts w:ascii="Times New Roman" w:hAnsi="Times New Roman"/>
          <w:sz w:val="24"/>
        </w:rPr>
        <w:t>. Isso porque, como indicado no item A53, as NBC</w:t>
      </w:r>
      <w:r>
        <w:rPr>
          <w:rFonts w:ascii="Times New Roman" w:hAnsi="Times New Roman"/>
          <w:sz w:val="24"/>
        </w:rPr>
        <w:t>s TA</w:t>
      </w:r>
      <w:r w:rsidRPr="00AE7522">
        <w:rPr>
          <w:rFonts w:ascii="Times New Roman" w:hAnsi="Times New Roman"/>
          <w:sz w:val="24"/>
        </w:rPr>
        <w:t xml:space="preserve"> tratam, em alguns casos, de responsabilidades gerais e, em outras, da aplicação dessas responsabilidades a tópicos específicos. Por exemplo, esta Norma exige que o auditor adote postura de ceticismo profissional; isso é necessário em todos os aspectos do planejamento e execução de uma auditoria, mas não se repete como requisito de cada NBC TA. Em um nível mais detalhado, a NBC TA 315 e a NBC TA 330 contêm, entre outros aspectos, objetivos e requisitos que tratam das responsabilidades do auditor na identificação e avaliação dos riscos de distorção relevante e pelo planejamento e execução de procedimentos adicionais de auditoria para responder aos riscos avaliados, respectivamente.  Esses objetivos e requisitos são aplicados ao longo de toda a auditoria. Por exemplo, a NBC TA 540 pode se estender quanto à maneira como os objetivos e os requisitos das normas como a NBC TA 315 e a NBC TA 330 devem ser aplicadas em relação ao tema da normas de auditoria, mas não os repete. Assim, no cumprimento do objetivo formulado na NBC TA 540, o auditor considera os objetivos e requisitos de outras NBC</w:t>
      </w:r>
      <w:r>
        <w:rPr>
          <w:rFonts w:ascii="Times New Roman" w:hAnsi="Times New Roman"/>
          <w:sz w:val="24"/>
        </w:rPr>
        <w:t>s TA</w:t>
      </w:r>
      <w:r w:rsidRPr="00AE7522">
        <w:rPr>
          <w:rFonts w:ascii="Times New Roman" w:hAnsi="Times New Roman"/>
          <w:sz w:val="24"/>
        </w:rPr>
        <w:t xml:space="preserve"> relevantes.</w:t>
      </w:r>
    </w:p>
    <w:p w14:paraId="216F3BDA" w14:textId="77777777" w:rsidR="002A6EFF" w:rsidRPr="00AE7522" w:rsidRDefault="002A6EFF" w:rsidP="002A6EFF">
      <w:pPr>
        <w:spacing w:after="0"/>
        <w:ind w:left="567" w:hanging="567"/>
        <w:rPr>
          <w:rFonts w:ascii="Times New Roman" w:hAnsi="Times New Roman"/>
          <w:sz w:val="24"/>
        </w:rPr>
      </w:pPr>
    </w:p>
    <w:p w14:paraId="4357D65D"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Uso dos objetivos para determinar a necessidade de procedimentos adicionais de auditoria (ver item 21(a))</w:t>
      </w:r>
    </w:p>
    <w:p w14:paraId="1BC78228" w14:textId="77777777" w:rsidR="002A6EFF" w:rsidRPr="00AE7522" w:rsidRDefault="002A6EFF" w:rsidP="002A6EFF">
      <w:pPr>
        <w:spacing w:after="0"/>
        <w:ind w:left="567" w:hanging="567"/>
        <w:rPr>
          <w:rFonts w:ascii="Times New Roman" w:hAnsi="Times New Roman"/>
          <w:sz w:val="24"/>
        </w:rPr>
      </w:pPr>
    </w:p>
    <w:p w14:paraId="4FD9003D"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A7</w:t>
      </w:r>
      <w:r>
        <w:rPr>
          <w:rFonts w:ascii="Times New Roman" w:hAnsi="Times New Roman"/>
          <w:sz w:val="24"/>
        </w:rPr>
        <w:t>2</w:t>
      </w:r>
      <w:r w:rsidRPr="00AE7522">
        <w:rPr>
          <w:rFonts w:ascii="Times New Roman" w:hAnsi="Times New Roman"/>
          <w:sz w:val="24"/>
        </w:rPr>
        <w:t xml:space="preserve">. </w:t>
      </w:r>
      <w:r w:rsidRPr="00AE7522">
        <w:rPr>
          <w:rFonts w:ascii="Times New Roman" w:hAnsi="Times New Roman"/>
          <w:sz w:val="24"/>
        </w:rPr>
        <w:tab/>
        <w:t>Os requisitos das NBC</w:t>
      </w:r>
      <w:r>
        <w:rPr>
          <w:rFonts w:ascii="Times New Roman" w:hAnsi="Times New Roman"/>
          <w:sz w:val="24"/>
        </w:rPr>
        <w:t>s TA</w:t>
      </w:r>
      <w:r w:rsidRPr="00AE7522">
        <w:rPr>
          <w:rFonts w:ascii="Times New Roman" w:hAnsi="Times New Roman"/>
          <w:sz w:val="24"/>
        </w:rPr>
        <w:t xml:space="preserve"> são planejados para possibilitar ao auditor cumprir os objetivos especificados nas NBC</w:t>
      </w:r>
      <w:r>
        <w:rPr>
          <w:rFonts w:ascii="Times New Roman" w:hAnsi="Times New Roman"/>
          <w:sz w:val="24"/>
        </w:rPr>
        <w:t>s TA</w:t>
      </w:r>
      <w:r w:rsidRPr="00AE7522">
        <w:rPr>
          <w:rFonts w:ascii="Times New Roman" w:hAnsi="Times New Roman"/>
          <w:sz w:val="24"/>
        </w:rPr>
        <w:t xml:space="preserve"> e, com isso, os objetivos gerais do auditor. Espera-se, portanto, a aplicação apropriada dos requisitos das NBC</w:t>
      </w:r>
      <w:r>
        <w:rPr>
          <w:rFonts w:ascii="Times New Roman" w:hAnsi="Times New Roman"/>
          <w:sz w:val="24"/>
        </w:rPr>
        <w:t>s TA</w:t>
      </w:r>
      <w:r w:rsidRPr="00AE7522">
        <w:rPr>
          <w:rFonts w:ascii="Times New Roman" w:hAnsi="Times New Roman"/>
          <w:sz w:val="24"/>
        </w:rPr>
        <w:t xml:space="preserve"> pelo auditor, para a obtenção de uma base suficiente para o cumprimento dos objetivos pelo auditor. Contudo, como as circunstâncias dos trabalhos de auditoria variam amplamente e todas as circunstâncias não podem ser antecipadas, o auditor é responsável pela determinação dos procedimentos de auditoria necessários para satisfazer os requisitos das NBC</w:t>
      </w:r>
      <w:r>
        <w:rPr>
          <w:rFonts w:ascii="Times New Roman" w:hAnsi="Times New Roman"/>
          <w:sz w:val="24"/>
        </w:rPr>
        <w:t>s TA</w:t>
      </w:r>
      <w:r w:rsidRPr="00AE7522">
        <w:rPr>
          <w:rFonts w:ascii="Times New Roman" w:hAnsi="Times New Roman"/>
          <w:sz w:val="24"/>
        </w:rPr>
        <w:t xml:space="preserve"> e cumprir os objetivos. Nas circunstâncias do trabalho, pode haver assuntos específicos que exigem que o auditor execute procedimentos de auditoria, além daqueles exigidos pelas NBC</w:t>
      </w:r>
      <w:r>
        <w:rPr>
          <w:rFonts w:ascii="Times New Roman" w:hAnsi="Times New Roman"/>
          <w:sz w:val="24"/>
        </w:rPr>
        <w:t>s TA</w:t>
      </w:r>
      <w:r w:rsidRPr="00AE7522">
        <w:rPr>
          <w:rFonts w:ascii="Times New Roman" w:hAnsi="Times New Roman"/>
          <w:sz w:val="24"/>
        </w:rPr>
        <w:t>, para cumprir os objetivos especificados nas NBC</w:t>
      </w:r>
      <w:r>
        <w:rPr>
          <w:rFonts w:ascii="Times New Roman" w:hAnsi="Times New Roman"/>
          <w:sz w:val="24"/>
        </w:rPr>
        <w:t>s TA</w:t>
      </w:r>
      <w:r w:rsidRPr="00AE7522">
        <w:rPr>
          <w:rFonts w:ascii="Times New Roman" w:hAnsi="Times New Roman"/>
          <w:sz w:val="24"/>
        </w:rPr>
        <w:t>.</w:t>
      </w:r>
    </w:p>
    <w:p w14:paraId="52EAF77B" w14:textId="77777777" w:rsidR="002A6EFF" w:rsidRPr="00AE7522" w:rsidRDefault="002A6EFF" w:rsidP="002A6EFF">
      <w:pPr>
        <w:spacing w:after="0"/>
        <w:ind w:left="567" w:hanging="567"/>
        <w:rPr>
          <w:rFonts w:ascii="Times New Roman" w:hAnsi="Times New Roman"/>
          <w:sz w:val="24"/>
        </w:rPr>
      </w:pPr>
    </w:p>
    <w:p w14:paraId="1B2502ED" w14:textId="77777777" w:rsidR="002A6EFF" w:rsidRPr="00AE7522" w:rsidRDefault="002A6EFF" w:rsidP="002A6EFF">
      <w:pPr>
        <w:spacing w:after="0"/>
        <w:rPr>
          <w:rFonts w:ascii="Times New Roman" w:hAnsi="Times New Roman"/>
          <w:sz w:val="24"/>
        </w:rPr>
      </w:pPr>
      <w:r w:rsidRPr="00AE7522">
        <w:rPr>
          <w:rFonts w:ascii="Times New Roman" w:hAnsi="Times New Roman"/>
          <w:sz w:val="24"/>
        </w:rPr>
        <w:t>Uso dos objetivos para avaliar se foi obtida evidência de auditoria apropriada e suficiente (ver item 21(b))</w:t>
      </w:r>
    </w:p>
    <w:p w14:paraId="75EDFE62" w14:textId="77777777" w:rsidR="002A6EFF" w:rsidRPr="00AE7522" w:rsidRDefault="002A6EFF" w:rsidP="002A6EFF">
      <w:pPr>
        <w:spacing w:after="0"/>
        <w:ind w:left="567" w:hanging="567"/>
        <w:rPr>
          <w:rFonts w:ascii="Times New Roman" w:hAnsi="Times New Roman"/>
          <w:sz w:val="24"/>
        </w:rPr>
      </w:pPr>
    </w:p>
    <w:p w14:paraId="4644EFF6" w14:textId="77777777" w:rsidR="002A6EFF" w:rsidRDefault="002A6EFF" w:rsidP="002A6EFF">
      <w:pPr>
        <w:ind w:left="567" w:hanging="567"/>
        <w:rPr>
          <w:rFonts w:ascii="Times New Roman" w:hAnsi="Times New Roman"/>
          <w:sz w:val="24"/>
        </w:rPr>
      </w:pPr>
      <w:r w:rsidRPr="00AE7522">
        <w:rPr>
          <w:rFonts w:ascii="Times New Roman" w:hAnsi="Times New Roman"/>
          <w:sz w:val="24"/>
        </w:rPr>
        <w:t>A7</w:t>
      </w:r>
      <w:r>
        <w:rPr>
          <w:rFonts w:ascii="Times New Roman" w:hAnsi="Times New Roman"/>
          <w:sz w:val="24"/>
        </w:rPr>
        <w:t>3</w:t>
      </w:r>
      <w:r w:rsidRPr="00AE7522">
        <w:rPr>
          <w:rFonts w:ascii="Times New Roman" w:hAnsi="Times New Roman"/>
          <w:sz w:val="24"/>
        </w:rPr>
        <w:t xml:space="preserve">. </w:t>
      </w:r>
      <w:r w:rsidRPr="00AE7522">
        <w:rPr>
          <w:rFonts w:ascii="Times New Roman" w:hAnsi="Times New Roman"/>
          <w:sz w:val="24"/>
        </w:rPr>
        <w:tab/>
        <w:t>Exige-se que o auditor use os objetivos para avaliar se foi obtida evidência de auditoria apropriada e suficiente no contexto dos objetivos gerais do auditor. Se, como resultado, o auditor concluir que a evidência de auditoria não é suficiente e apropriada, então, o auditor pode seguir uma ou mais das seguintes abordagens, para cumprir a exigência do item 21(b):</w:t>
      </w:r>
    </w:p>
    <w:p w14:paraId="5DB67BAB" w14:textId="77777777" w:rsidR="002A6EFF" w:rsidRPr="00AE7522" w:rsidRDefault="002A6EFF">
      <w:pPr>
        <w:numPr>
          <w:ilvl w:val="0"/>
          <w:numId w:val="5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avaliar se foi, ou será, obtida evidência de auditoria relevante como resultado do cumprimento de outras NBC</w:t>
      </w:r>
      <w:r>
        <w:rPr>
          <w:rFonts w:ascii="Times New Roman" w:hAnsi="Times New Roman"/>
          <w:sz w:val="24"/>
        </w:rPr>
        <w:t>s TA</w:t>
      </w:r>
      <w:r w:rsidRPr="00AE7522">
        <w:rPr>
          <w:rFonts w:ascii="Times New Roman" w:hAnsi="Times New Roman"/>
          <w:sz w:val="24"/>
        </w:rPr>
        <w:t>;</w:t>
      </w:r>
    </w:p>
    <w:p w14:paraId="3CB33E04" w14:textId="77777777" w:rsidR="002A6EFF" w:rsidRPr="00AE7522" w:rsidRDefault="002A6EFF">
      <w:pPr>
        <w:numPr>
          <w:ilvl w:val="0"/>
          <w:numId w:val="5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estender o trabalho executado ao aplicar uma ou mais exigências; ou</w:t>
      </w:r>
    </w:p>
    <w:p w14:paraId="435EF2B3" w14:textId="77777777" w:rsidR="002A6EFF" w:rsidRDefault="002A6EFF">
      <w:pPr>
        <w:numPr>
          <w:ilvl w:val="0"/>
          <w:numId w:val="55"/>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executar outros procedimentos julgados pelo auditor como necessários nas circunstâncias.</w:t>
      </w:r>
    </w:p>
    <w:p w14:paraId="2C918F4D"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Quando nenhum dos procedimentos acima seja prático ou possível nas circunstâncias, o auditor não será capaz de obter evidência de auditoria apropriada e suficiente e as NBC</w:t>
      </w:r>
      <w:r>
        <w:rPr>
          <w:rFonts w:ascii="Times New Roman" w:hAnsi="Times New Roman"/>
          <w:sz w:val="24"/>
        </w:rPr>
        <w:t>s TA</w:t>
      </w:r>
      <w:r w:rsidRPr="00AE7522">
        <w:rPr>
          <w:rFonts w:ascii="Times New Roman" w:hAnsi="Times New Roman"/>
          <w:sz w:val="24"/>
        </w:rPr>
        <w:t xml:space="preserve"> exigem que ele determine o efeito disso no seu relatório ou sobre a sua capacidade de completar o trabalho.</w:t>
      </w:r>
    </w:p>
    <w:p w14:paraId="67334161" w14:textId="77777777" w:rsidR="002A6EFF" w:rsidRPr="00AE7522" w:rsidRDefault="002A6EFF" w:rsidP="002A6EFF">
      <w:pPr>
        <w:spacing w:after="0"/>
        <w:ind w:left="567" w:hanging="567"/>
        <w:rPr>
          <w:rFonts w:ascii="Times New Roman" w:hAnsi="Times New Roman"/>
          <w:sz w:val="24"/>
        </w:rPr>
      </w:pPr>
    </w:p>
    <w:p w14:paraId="34602039"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Conformidade com requisitos relevantes</w:t>
      </w:r>
    </w:p>
    <w:p w14:paraId="66C0F974" w14:textId="77777777" w:rsidR="002A6EFF" w:rsidRPr="00AE7522" w:rsidRDefault="002A6EFF" w:rsidP="002A6EFF">
      <w:pPr>
        <w:spacing w:after="0"/>
        <w:ind w:left="567" w:hanging="567"/>
        <w:rPr>
          <w:rFonts w:ascii="Times New Roman" w:hAnsi="Times New Roman"/>
          <w:sz w:val="24"/>
        </w:rPr>
      </w:pPr>
    </w:p>
    <w:p w14:paraId="142ED3AD"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Requisitos relevantes (ver item 22)</w:t>
      </w:r>
    </w:p>
    <w:p w14:paraId="637B42FA" w14:textId="77777777" w:rsidR="002A6EFF" w:rsidRPr="00AE7522" w:rsidRDefault="002A6EFF" w:rsidP="002A6EFF">
      <w:pPr>
        <w:spacing w:after="0"/>
        <w:ind w:left="567" w:hanging="567"/>
        <w:rPr>
          <w:rFonts w:ascii="Times New Roman" w:hAnsi="Times New Roman"/>
          <w:sz w:val="24"/>
        </w:rPr>
      </w:pPr>
    </w:p>
    <w:p w14:paraId="0AC55454"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A7</w:t>
      </w:r>
      <w:r>
        <w:rPr>
          <w:rFonts w:ascii="Times New Roman" w:hAnsi="Times New Roman"/>
          <w:sz w:val="24"/>
        </w:rPr>
        <w:t>4</w:t>
      </w:r>
      <w:r w:rsidRPr="00AE7522">
        <w:rPr>
          <w:rFonts w:ascii="Times New Roman" w:hAnsi="Times New Roman"/>
          <w:sz w:val="24"/>
        </w:rPr>
        <w:t xml:space="preserve">. </w:t>
      </w:r>
      <w:r w:rsidRPr="00AE7522">
        <w:rPr>
          <w:rFonts w:ascii="Times New Roman" w:hAnsi="Times New Roman"/>
          <w:sz w:val="24"/>
        </w:rPr>
        <w:tab/>
        <w:t>Em alguns casos, uma NBC TA (e, portanto, todos os seus requisitos) pode não ser relevante nas circunstâncias. Por exemplo, se a entidade não tem a função de auditoria interna, nenhum aspecto da NBC TA 610 – Utilização do Trabalho de Auditoria Interna é relevante.</w:t>
      </w:r>
    </w:p>
    <w:p w14:paraId="4F40D662" w14:textId="77777777" w:rsidR="002A6EFF" w:rsidRPr="00AE7522" w:rsidRDefault="002A6EFF" w:rsidP="002A6EFF">
      <w:pPr>
        <w:spacing w:after="0"/>
        <w:ind w:left="567" w:hanging="567"/>
        <w:rPr>
          <w:rFonts w:ascii="Times New Roman" w:hAnsi="Times New Roman"/>
          <w:sz w:val="24"/>
        </w:rPr>
      </w:pPr>
    </w:p>
    <w:p w14:paraId="056D4C77" w14:textId="77777777" w:rsidR="002A6EFF" w:rsidRDefault="002A6EFF" w:rsidP="002A6EFF">
      <w:pPr>
        <w:ind w:left="567" w:hanging="567"/>
        <w:rPr>
          <w:rFonts w:ascii="Times New Roman" w:hAnsi="Times New Roman"/>
          <w:sz w:val="24"/>
        </w:rPr>
      </w:pPr>
      <w:r w:rsidRPr="00AE7522">
        <w:rPr>
          <w:rFonts w:ascii="Times New Roman" w:hAnsi="Times New Roman"/>
          <w:sz w:val="24"/>
        </w:rPr>
        <w:t>A7</w:t>
      </w:r>
      <w:r>
        <w:rPr>
          <w:rFonts w:ascii="Times New Roman" w:hAnsi="Times New Roman"/>
          <w:sz w:val="24"/>
        </w:rPr>
        <w:t>5</w:t>
      </w:r>
      <w:r w:rsidRPr="00AE7522">
        <w:rPr>
          <w:rFonts w:ascii="Times New Roman" w:hAnsi="Times New Roman"/>
          <w:sz w:val="24"/>
        </w:rPr>
        <w:t xml:space="preserve">. </w:t>
      </w:r>
      <w:r w:rsidRPr="00AE7522">
        <w:rPr>
          <w:rFonts w:ascii="Times New Roman" w:hAnsi="Times New Roman"/>
          <w:sz w:val="24"/>
        </w:rPr>
        <w:tab/>
        <w:t>Pode haver requisitos condicionais em uma NBC TA relevante. Tal requisito é relevante quando as circunstâncias contempladas na exigência são aplicáveis e a condição existe. Em geral, a natureza condicional da exigência será explícita ou implícita, por exemplo:</w:t>
      </w:r>
    </w:p>
    <w:p w14:paraId="4D1B230F" w14:textId="77777777" w:rsidR="002A6EFF" w:rsidRPr="00AE7522" w:rsidRDefault="002A6EFF">
      <w:pPr>
        <w:numPr>
          <w:ilvl w:val="0"/>
          <w:numId w:val="56"/>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O requisito de modificar a opinião do auditor se houver uma limitação de alcance (NBC TA 705 </w:t>
      </w:r>
      <w:r>
        <w:rPr>
          <w:rFonts w:ascii="Times New Roman" w:hAnsi="Times New Roman"/>
          <w:sz w:val="24"/>
        </w:rPr>
        <w:t>–</w:t>
      </w:r>
      <w:r w:rsidRPr="00AE7522">
        <w:rPr>
          <w:rFonts w:ascii="Times New Roman" w:hAnsi="Times New Roman"/>
          <w:sz w:val="24"/>
        </w:rPr>
        <w:t xml:space="preserve"> Modificações na Opinião do Auditor Independente) representa uma exigência condicional explícita.</w:t>
      </w:r>
    </w:p>
    <w:p w14:paraId="251CC846" w14:textId="77777777" w:rsidR="002A6EFF" w:rsidRPr="00AE7522" w:rsidRDefault="002A6EFF">
      <w:pPr>
        <w:numPr>
          <w:ilvl w:val="0"/>
          <w:numId w:val="56"/>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 xml:space="preserve">O requisito de comunicar aos responsáveis pela governança (NBC TA 265 </w:t>
      </w:r>
      <w:r>
        <w:rPr>
          <w:rFonts w:ascii="Times New Roman" w:hAnsi="Times New Roman"/>
          <w:sz w:val="24"/>
        </w:rPr>
        <w:t>–</w:t>
      </w:r>
      <w:r w:rsidRPr="00AE7522">
        <w:rPr>
          <w:rFonts w:ascii="Times New Roman" w:hAnsi="Times New Roman"/>
          <w:sz w:val="24"/>
        </w:rPr>
        <w:t xml:space="preserve"> Comunicação de Deficiências do Controle Interno), as deficiências significativas no controle interno identificadas durante a auditoria, depende da existência dessas deficiências significativas serem identificadas. De forma similar, a exigência de obtenção de evidência de auditoria apropriada e suficiente no que se refere à apresentação e divulgação da informação de segmentos em conformidade com a estrutura de relatório financeiro aplicável (NBC TA 501 </w:t>
      </w:r>
      <w:r>
        <w:rPr>
          <w:rFonts w:ascii="Times New Roman" w:hAnsi="Times New Roman"/>
          <w:sz w:val="24"/>
        </w:rPr>
        <w:t>–</w:t>
      </w:r>
      <w:r w:rsidRPr="00AE7522">
        <w:rPr>
          <w:rFonts w:ascii="Times New Roman" w:hAnsi="Times New Roman"/>
          <w:sz w:val="24"/>
        </w:rPr>
        <w:t xml:space="preserve"> Evidência de Auditoria - Considerações Específicas para Itens Selecionados) depende de ser tal divulgação permitida ou exigida pela estrutura. Elas representam exigências condicionais implícitas. </w:t>
      </w:r>
    </w:p>
    <w:p w14:paraId="5C3BE664" w14:textId="77777777" w:rsidR="002A6EFF" w:rsidRPr="00AE7522" w:rsidRDefault="002A6EFF" w:rsidP="002A6EFF">
      <w:pPr>
        <w:spacing w:after="0"/>
        <w:ind w:left="567"/>
        <w:rPr>
          <w:rFonts w:ascii="Times New Roman" w:hAnsi="Times New Roman"/>
          <w:sz w:val="24"/>
        </w:rPr>
      </w:pPr>
      <w:r w:rsidRPr="00AE7522">
        <w:rPr>
          <w:rFonts w:ascii="Times New Roman" w:hAnsi="Times New Roman"/>
          <w:sz w:val="24"/>
        </w:rPr>
        <w:t xml:space="preserve">Em alguns casos, o requisito pode ser expresso como sendo condicional a uma lei ou regulamentação aplicável. Por exemplo, o auditor pode ser requerido a renunciar ao trabalho de auditoria, quando a renúncia seja possível de acordo com a lei ou regulamentação aplicável, ou o auditor pode ser requerido a fazer algo, exceto se proibido por lei ou regulamentação. A permissão legal ou regulatória ou proibição pode ser explícita ou implícita. </w:t>
      </w:r>
    </w:p>
    <w:p w14:paraId="010276AE" w14:textId="77777777" w:rsidR="002A6EFF" w:rsidRPr="00AE7522" w:rsidRDefault="002A6EFF" w:rsidP="002A6EFF">
      <w:pPr>
        <w:spacing w:after="0"/>
        <w:ind w:left="567" w:hanging="567"/>
        <w:rPr>
          <w:rFonts w:ascii="Times New Roman" w:hAnsi="Times New Roman"/>
          <w:sz w:val="24"/>
        </w:rPr>
      </w:pPr>
    </w:p>
    <w:p w14:paraId="568F9759"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Abandono de requisito (ver item 23)</w:t>
      </w:r>
    </w:p>
    <w:p w14:paraId="5DAE1CA1" w14:textId="77777777" w:rsidR="002A6EFF" w:rsidRPr="00AE7522" w:rsidRDefault="002A6EFF" w:rsidP="002A6EFF">
      <w:pPr>
        <w:spacing w:after="0"/>
        <w:ind w:left="567" w:hanging="567"/>
        <w:rPr>
          <w:rFonts w:ascii="Times New Roman" w:hAnsi="Times New Roman"/>
          <w:sz w:val="24"/>
        </w:rPr>
      </w:pPr>
    </w:p>
    <w:p w14:paraId="7B8D35FC"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A7</w:t>
      </w:r>
      <w:r>
        <w:rPr>
          <w:rFonts w:ascii="Times New Roman" w:hAnsi="Times New Roman"/>
          <w:sz w:val="24"/>
        </w:rPr>
        <w:t>6</w:t>
      </w:r>
      <w:r w:rsidRPr="00AE7522">
        <w:rPr>
          <w:rFonts w:ascii="Times New Roman" w:hAnsi="Times New Roman"/>
          <w:sz w:val="24"/>
        </w:rPr>
        <w:t xml:space="preserve">. </w:t>
      </w:r>
      <w:r w:rsidRPr="00AE7522">
        <w:rPr>
          <w:rFonts w:ascii="Times New Roman" w:hAnsi="Times New Roman"/>
          <w:sz w:val="24"/>
        </w:rPr>
        <w:tab/>
        <w:t>A NBC TA 230 estabelece requisitos de documentação nas circunstâncias excepcionais em que o auditor afasta-se de um requisito relevante (NBC TA 230, item 12). As NBC</w:t>
      </w:r>
      <w:r>
        <w:rPr>
          <w:rFonts w:ascii="Times New Roman" w:hAnsi="Times New Roman"/>
          <w:sz w:val="24"/>
        </w:rPr>
        <w:t>s TA</w:t>
      </w:r>
      <w:r w:rsidRPr="00AE7522">
        <w:rPr>
          <w:rFonts w:ascii="Times New Roman" w:hAnsi="Times New Roman"/>
          <w:sz w:val="24"/>
        </w:rPr>
        <w:t xml:space="preserve"> não requerem o atendimento de exigência que não é relevante nas circunstâncias da auditoria.</w:t>
      </w:r>
    </w:p>
    <w:p w14:paraId="735CFB28" w14:textId="77777777" w:rsidR="002A6EFF" w:rsidRPr="00AE7522" w:rsidRDefault="002A6EFF" w:rsidP="002A6EFF">
      <w:pPr>
        <w:spacing w:after="0"/>
        <w:ind w:left="567" w:hanging="567"/>
        <w:rPr>
          <w:rFonts w:ascii="Times New Roman" w:hAnsi="Times New Roman"/>
          <w:sz w:val="24"/>
        </w:rPr>
      </w:pPr>
    </w:p>
    <w:p w14:paraId="511C1C0D" w14:textId="77777777" w:rsidR="002A6EFF" w:rsidRPr="00AE7522" w:rsidRDefault="002A6EFF" w:rsidP="002A6EFF">
      <w:pPr>
        <w:spacing w:after="0"/>
        <w:ind w:left="567" w:hanging="567"/>
        <w:rPr>
          <w:rFonts w:ascii="Times New Roman" w:hAnsi="Times New Roman"/>
          <w:sz w:val="24"/>
        </w:rPr>
      </w:pPr>
      <w:r w:rsidRPr="00AE7522">
        <w:rPr>
          <w:rFonts w:ascii="Times New Roman" w:hAnsi="Times New Roman"/>
          <w:sz w:val="24"/>
        </w:rPr>
        <w:t>Falha no cumprimento de um objetivo (ver item 24)</w:t>
      </w:r>
    </w:p>
    <w:p w14:paraId="3E6CF591" w14:textId="77777777" w:rsidR="002A6EFF" w:rsidRPr="00AE7522" w:rsidRDefault="002A6EFF" w:rsidP="002A6EFF">
      <w:pPr>
        <w:spacing w:after="0"/>
        <w:ind w:left="567" w:hanging="567"/>
        <w:rPr>
          <w:rFonts w:ascii="Times New Roman" w:hAnsi="Times New Roman"/>
          <w:sz w:val="24"/>
        </w:rPr>
      </w:pPr>
    </w:p>
    <w:p w14:paraId="75158328" w14:textId="77777777" w:rsidR="002A6EFF" w:rsidRDefault="002A6EFF" w:rsidP="002A6EFF">
      <w:pPr>
        <w:ind w:left="567" w:hanging="567"/>
        <w:rPr>
          <w:rFonts w:ascii="Times New Roman" w:hAnsi="Times New Roman"/>
          <w:sz w:val="24"/>
        </w:rPr>
      </w:pPr>
      <w:r>
        <w:rPr>
          <w:rFonts w:ascii="Times New Roman" w:hAnsi="Times New Roman"/>
          <w:sz w:val="24"/>
        </w:rPr>
        <w:t>A77</w:t>
      </w:r>
      <w:r w:rsidRPr="00AE7522">
        <w:rPr>
          <w:rFonts w:ascii="Times New Roman" w:hAnsi="Times New Roman"/>
          <w:sz w:val="24"/>
        </w:rPr>
        <w:t xml:space="preserve">. </w:t>
      </w:r>
      <w:r w:rsidRPr="00AE7522">
        <w:rPr>
          <w:rFonts w:ascii="Times New Roman" w:hAnsi="Times New Roman"/>
          <w:sz w:val="24"/>
        </w:rPr>
        <w:tab/>
        <w:t>A conclusão de que um objetivo foi cumprido ou não é um assunto que requer julgamento profissional do auditor. Esse julgamento leva em conta os resultados dos procedimentos de auditoria executados no cumprimento das exigências das NBC</w:t>
      </w:r>
      <w:r>
        <w:rPr>
          <w:rFonts w:ascii="Times New Roman" w:hAnsi="Times New Roman"/>
          <w:sz w:val="24"/>
        </w:rPr>
        <w:t>s TA</w:t>
      </w:r>
      <w:r w:rsidRPr="00AE7522">
        <w:rPr>
          <w:rFonts w:ascii="Times New Roman" w:hAnsi="Times New Roman"/>
          <w:sz w:val="24"/>
        </w:rPr>
        <w:t>, e a avaliação do auditor quanto à obtenção ou não de evidência de auditoria apropriada e suficiente e se há algo mais que precisa ser feito nas circunstâncias específicas da auditoria para o cumprimento dos objetivos formulados nas NBC</w:t>
      </w:r>
      <w:r>
        <w:rPr>
          <w:rFonts w:ascii="Times New Roman" w:hAnsi="Times New Roman"/>
          <w:sz w:val="24"/>
        </w:rPr>
        <w:t>s TA</w:t>
      </w:r>
      <w:r w:rsidRPr="00AE7522">
        <w:rPr>
          <w:rFonts w:ascii="Times New Roman" w:hAnsi="Times New Roman"/>
          <w:sz w:val="24"/>
        </w:rPr>
        <w:t>. Portanto, circunstâncias que podem dar origem a uma falha no cumprimento de um objetivo incluem aquelas que:</w:t>
      </w:r>
    </w:p>
    <w:p w14:paraId="55557A4F" w14:textId="77777777" w:rsidR="002A6EFF" w:rsidRPr="00AE7522" w:rsidRDefault="002A6EFF">
      <w:pPr>
        <w:numPr>
          <w:ilvl w:val="0"/>
          <w:numId w:val="57"/>
        </w:numPr>
        <w:spacing w:after="12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impedem o auditor de cumprir com requisitos relevantes de uma NBC TA;</w:t>
      </w:r>
    </w:p>
    <w:p w14:paraId="4B420E60" w14:textId="77777777" w:rsidR="002A6EFF" w:rsidRPr="00AE7522" w:rsidRDefault="002A6EFF">
      <w:pPr>
        <w:numPr>
          <w:ilvl w:val="0"/>
          <w:numId w:val="57"/>
        </w:numPr>
        <w:spacing w:after="0" w:line="240" w:lineRule="auto"/>
        <w:ind w:left="851" w:hanging="284"/>
        <w:jc w:val="both"/>
        <w:rPr>
          <w:rFonts w:ascii="Times New Roman" w:hAnsi="Times New Roman"/>
          <w:sz w:val="24"/>
        </w:rPr>
      </w:pPr>
      <w:r>
        <w:rPr>
          <w:rFonts w:ascii="Times New Roman" w:hAnsi="Times New Roman"/>
          <w:sz w:val="24"/>
        </w:rPr>
        <w:t xml:space="preserve"> </w:t>
      </w:r>
      <w:r>
        <w:rPr>
          <w:rFonts w:ascii="Times New Roman" w:hAnsi="Times New Roman"/>
          <w:sz w:val="24"/>
        </w:rPr>
        <w:tab/>
      </w:r>
      <w:r w:rsidRPr="00AE7522">
        <w:rPr>
          <w:rFonts w:ascii="Times New Roman" w:hAnsi="Times New Roman"/>
          <w:sz w:val="24"/>
        </w:rPr>
        <w:t>têm como resultado não ser praticável ou possível para o auditor executar os procedimentos adicionais de auditoria ou obter evidências de auditoria adicionais, como determinado a partir do uso dos objetivos, em conformidade com o item 21, por exemplo, devido à limitação nas evidências de auditoria disponíveis.</w:t>
      </w:r>
    </w:p>
    <w:p w14:paraId="402E655F" w14:textId="77777777" w:rsidR="002A6EFF" w:rsidRPr="00AE7522" w:rsidRDefault="002A6EFF" w:rsidP="002A6EFF">
      <w:pPr>
        <w:spacing w:after="0"/>
        <w:ind w:left="567" w:hanging="567"/>
        <w:rPr>
          <w:rFonts w:ascii="Times New Roman" w:hAnsi="Times New Roman"/>
          <w:sz w:val="24"/>
        </w:rPr>
      </w:pPr>
    </w:p>
    <w:p w14:paraId="4EF3C7F3" w14:textId="77777777" w:rsidR="002A6EFF" w:rsidRDefault="002A6EFF" w:rsidP="002A6EFF">
      <w:pPr>
        <w:spacing w:after="0"/>
        <w:ind w:left="567" w:hanging="567"/>
        <w:rPr>
          <w:rFonts w:ascii="Times New Roman" w:hAnsi="Times New Roman"/>
          <w:sz w:val="24"/>
        </w:rPr>
      </w:pPr>
      <w:r w:rsidRPr="00AE7522">
        <w:rPr>
          <w:rFonts w:ascii="Times New Roman" w:hAnsi="Times New Roman"/>
          <w:sz w:val="24"/>
        </w:rPr>
        <w:t>A7</w:t>
      </w:r>
      <w:r>
        <w:rPr>
          <w:rFonts w:ascii="Times New Roman" w:hAnsi="Times New Roman"/>
          <w:sz w:val="24"/>
        </w:rPr>
        <w:t>8</w:t>
      </w:r>
      <w:r w:rsidRPr="00AE7522">
        <w:rPr>
          <w:rFonts w:ascii="Times New Roman" w:hAnsi="Times New Roman"/>
          <w:sz w:val="24"/>
        </w:rPr>
        <w:t xml:space="preserve">. </w:t>
      </w:r>
      <w:r w:rsidRPr="00AE7522">
        <w:rPr>
          <w:rFonts w:ascii="Times New Roman" w:hAnsi="Times New Roman"/>
          <w:sz w:val="24"/>
        </w:rPr>
        <w:tab/>
        <w:t>A documentação de auditoria que cumpre as exigências da NBC TA 230 e as exigências de documentação específicas de outras NBC</w:t>
      </w:r>
      <w:r>
        <w:rPr>
          <w:rFonts w:ascii="Times New Roman" w:hAnsi="Times New Roman"/>
          <w:sz w:val="24"/>
        </w:rPr>
        <w:t>s TA</w:t>
      </w:r>
      <w:r w:rsidRPr="00AE7522">
        <w:rPr>
          <w:rFonts w:ascii="Times New Roman" w:hAnsi="Times New Roman"/>
          <w:sz w:val="24"/>
        </w:rPr>
        <w:t xml:space="preserve"> relevantes fornecem evidências da base do auditor para uma conclusão a respeito do cumprimento dos objetivos gerais do auditor. Embora seja desnecessário que o auditor documente separadamente (em uma lista de verificação, por exemplo) o cumprimento de objetivos individuais, a documentação de uma falha em cumprir um objetivo o ajuda a avaliar se tal falha o impediu de cumprir os respectivos objetivos gerais de auditoria.</w:t>
      </w:r>
    </w:p>
    <w:p w14:paraId="794A9854" w14:textId="77777777" w:rsidR="002A6EFF" w:rsidRDefault="002A6EFF" w:rsidP="002A6EFF">
      <w:pPr>
        <w:spacing w:after="0"/>
        <w:ind w:left="567" w:hanging="567"/>
        <w:rPr>
          <w:rFonts w:ascii="Times New Roman" w:hAnsi="Times New Roman"/>
          <w:sz w:val="24"/>
        </w:rPr>
      </w:pPr>
    </w:p>
    <w:p w14:paraId="3DC2D3AA" w14:textId="77777777" w:rsidR="002A6EFF" w:rsidRPr="008D78A2" w:rsidRDefault="002A6EFF" w:rsidP="002A6EFF">
      <w:pPr>
        <w:tabs>
          <w:tab w:val="left" w:pos="1567"/>
        </w:tabs>
        <w:spacing w:after="0"/>
        <w:rPr>
          <w:rFonts w:ascii="Times New Roman" w:hAnsi="Times New Roman"/>
          <w:b/>
          <w:sz w:val="24"/>
        </w:rPr>
      </w:pPr>
      <w:r>
        <w:rPr>
          <w:rFonts w:ascii="Times New Roman" w:hAnsi="Times New Roman"/>
          <w:sz w:val="24"/>
        </w:rPr>
        <w:br w:type="page"/>
      </w:r>
      <w:r w:rsidRPr="008D78A2">
        <w:rPr>
          <w:rFonts w:ascii="Times New Roman" w:hAnsi="Times New Roman"/>
          <w:b/>
          <w:sz w:val="24"/>
        </w:rPr>
        <w:t>NORMA BRASILEIRA DE CONTABILIDADE – NBC TA 200 (R1), DE 19 DE AGOSTO DE 2016</w:t>
      </w:r>
    </w:p>
    <w:p w14:paraId="763EF20D" w14:textId="77777777" w:rsidR="002A6EFF" w:rsidRPr="005F7348" w:rsidRDefault="002A6EFF" w:rsidP="002A6EFF">
      <w:pPr>
        <w:pStyle w:val="Corpodetexto"/>
        <w:rPr>
          <w:sz w:val="24"/>
          <w:szCs w:val="24"/>
        </w:rPr>
      </w:pPr>
    </w:p>
    <w:p w14:paraId="67D8DFFF" w14:textId="77777777" w:rsidR="002A6EFF" w:rsidRPr="005F7348" w:rsidRDefault="002A6EFF" w:rsidP="002A6EFF">
      <w:pPr>
        <w:spacing w:after="0"/>
        <w:ind w:left="5387"/>
        <w:rPr>
          <w:rFonts w:ascii="Times New Roman" w:hAnsi="Times New Roman"/>
          <w:b/>
          <w:i/>
          <w:sz w:val="24"/>
        </w:rPr>
      </w:pPr>
      <w:r w:rsidRPr="005F7348">
        <w:rPr>
          <w:rFonts w:ascii="Times New Roman" w:hAnsi="Times New Roman"/>
          <w:b/>
          <w:bCs/>
          <w:i/>
          <w:iCs/>
          <w:sz w:val="24"/>
        </w:rPr>
        <w:t>Altera a NBC TA 200 que dispõe sobre os objetivos gerais do auditor independente e a condução da auditoria em conformidade com normas de auditoria</w:t>
      </w:r>
      <w:r w:rsidRPr="005F7348">
        <w:rPr>
          <w:rFonts w:ascii="Times New Roman" w:hAnsi="Times New Roman"/>
          <w:b/>
          <w:i/>
          <w:sz w:val="24"/>
        </w:rPr>
        <w:t>.</w:t>
      </w:r>
    </w:p>
    <w:p w14:paraId="06161C79" w14:textId="77777777" w:rsidR="002A6EFF" w:rsidRPr="005F7348" w:rsidRDefault="002A6EFF" w:rsidP="002A6EFF">
      <w:pPr>
        <w:spacing w:after="0"/>
        <w:rPr>
          <w:rFonts w:ascii="Times New Roman" w:hAnsi="Times New Roman"/>
          <w:sz w:val="24"/>
        </w:rPr>
      </w:pPr>
    </w:p>
    <w:p w14:paraId="194EF17A" w14:textId="77777777" w:rsidR="002A6EFF" w:rsidRPr="005F7348" w:rsidRDefault="002A6EFF" w:rsidP="002A6EFF">
      <w:pPr>
        <w:spacing w:after="0"/>
        <w:rPr>
          <w:rFonts w:ascii="Times New Roman" w:hAnsi="Times New Roman"/>
          <w:bCs/>
          <w:sz w:val="24"/>
        </w:rPr>
      </w:pPr>
    </w:p>
    <w:p w14:paraId="04928C8C" w14:textId="77777777" w:rsidR="002A6EFF" w:rsidRPr="005F7348" w:rsidRDefault="002A6EFF" w:rsidP="002A6EFF">
      <w:pPr>
        <w:spacing w:after="0"/>
        <w:ind w:firstLine="567"/>
        <w:rPr>
          <w:rFonts w:ascii="Times New Roman" w:hAnsi="Times New Roman"/>
          <w:sz w:val="24"/>
        </w:rPr>
      </w:pPr>
      <w:r w:rsidRPr="005F7348">
        <w:rPr>
          <w:rFonts w:ascii="Times New Roman" w:hAnsi="Times New Roman"/>
          <w:bCs/>
          <w:sz w:val="24"/>
        </w:rPr>
        <w:t xml:space="preserve">O </w:t>
      </w:r>
      <w:r w:rsidRPr="005F7348">
        <w:rPr>
          <w:rFonts w:ascii="Times New Roman" w:hAnsi="Times New Roman"/>
          <w:b/>
          <w:bCs/>
          <w:sz w:val="24"/>
        </w:rPr>
        <w:t>CONSELHO FEDERAL DE CONTABILIDADE</w:t>
      </w:r>
      <w:r w:rsidRPr="005F7348">
        <w:rPr>
          <w:rFonts w:ascii="Times New Roman" w:hAnsi="Times New Roman"/>
          <w:sz w:val="24"/>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5F7348">
        <w:rPr>
          <w:rFonts w:ascii="Times New Roman" w:hAnsi="Times New Roman"/>
          <w:color w:val="000000"/>
          <w:sz w:val="24"/>
        </w:rPr>
        <w:t xml:space="preserve"> elaborada de acordo com a sua equivalente internacional </w:t>
      </w:r>
      <w:r w:rsidRPr="005F7348">
        <w:rPr>
          <w:rFonts w:ascii="Times New Roman" w:hAnsi="Times New Roman"/>
          <w:sz w:val="24"/>
        </w:rPr>
        <w:t>ISA 200 da</w:t>
      </w:r>
      <w:r w:rsidRPr="005F7348">
        <w:rPr>
          <w:rFonts w:ascii="Times New Roman" w:hAnsi="Times New Roman"/>
          <w:color w:val="000000"/>
          <w:sz w:val="24"/>
        </w:rPr>
        <w:t xml:space="preserve"> IFAC</w:t>
      </w:r>
      <w:r w:rsidRPr="005F7348">
        <w:rPr>
          <w:rFonts w:ascii="Times New Roman" w:hAnsi="Times New Roman"/>
          <w:sz w:val="24"/>
        </w:rPr>
        <w:t>:</w:t>
      </w:r>
    </w:p>
    <w:p w14:paraId="05268552" w14:textId="77777777" w:rsidR="002A6EFF" w:rsidRPr="005F7348" w:rsidRDefault="002A6EFF" w:rsidP="002A6EFF">
      <w:pPr>
        <w:spacing w:after="0"/>
        <w:rPr>
          <w:rFonts w:ascii="Times New Roman" w:hAnsi="Times New Roman"/>
          <w:sz w:val="24"/>
        </w:rPr>
      </w:pPr>
    </w:p>
    <w:p w14:paraId="31D53F94" w14:textId="77777777" w:rsidR="002A6EFF" w:rsidRPr="005F7348" w:rsidRDefault="002A6EFF" w:rsidP="002A6EFF">
      <w:pPr>
        <w:pStyle w:val="PargrafodaLista"/>
        <w:spacing w:after="0"/>
        <w:ind w:left="567" w:hanging="567"/>
        <w:rPr>
          <w:rFonts w:ascii="Times New Roman" w:hAnsi="Times New Roman"/>
          <w:b/>
          <w:sz w:val="24"/>
        </w:rPr>
      </w:pPr>
      <w:r w:rsidRPr="005F7348">
        <w:rPr>
          <w:rFonts w:ascii="Times New Roman" w:hAnsi="Times New Roman"/>
          <w:sz w:val="24"/>
        </w:rPr>
        <w:t xml:space="preserve">1. </w:t>
      </w:r>
      <w:r w:rsidRPr="005F7348">
        <w:rPr>
          <w:rFonts w:ascii="Times New Roman" w:hAnsi="Times New Roman"/>
          <w:sz w:val="24"/>
        </w:rPr>
        <w:tab/>
      </w:r>
      <w:r w:rsidRPr="005F7348">
        <w:rPr>
          <w:rFonts w:ascii="Times New Roman" w:hAnsi="Times New Roman"/>
          <w:b/>
          <w:sz w:val="24"/>
        </w:rPr>
        <w:t>Altera a definição “demonstrações contábeis” do item 13 e inclui os itens A1 e seu título e A2 na NBC TA 200 – Objetivos Gerais do Auditor Independente e a Condução da Auditoria em Conformidade com Normas de Auditoria, com as seguintes redações:</w:t>
      </w:r>
    </w:p>
    <w:p w14:paraId="5CF4F1B9" w14:textId="77777777" w:rsidR="002A6EFF" w:rsidRPr="005F7348" w:rsidRDefault="002A6EFF" w:rsidP="002A6EFF">
      <w:pPr>
        <w:pStyle w:val="PargrafodaLista"/>
        <w:spacing w:after="0"/>
        <w:ind w:left="567" w:hanging="567"/>
        <w:rPr>
          <w:rFonts w:ascii="Times New Roman" w:hAnsi="Times New Roman"/>
          <w:sz w:val="24"/>
        </w:rPr>
      </w:pPr>
    </w:p>
    <w:p w14:paraId="3BEA21B2"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 xml:space="preserve">13. </w:t>
      </w:r>
      <w:r w:rsidRPr="005F7348">
        <w:rPr>
          <w:rFonts w:ascii="Times New Roman" w:hAnsi="Times New Roman"/>
          <w:sz w:val="24"/>
        </w:rPr>
        <w:tab/>
        <w:t>Para fins das NBC TAs, os seguintes termos possuem os significados atribuídos a seguir:</w:t>
      </w:r>
    </w:p>
    <w:p w14:paraId="201B7B30" w14:textId="77777777" w:rsidR="002A6EFF" w:rsidRPr="005F7348" w:rsidRDefault="002A6EFF" w:rsidP="002A6EFF">
      <w:pPr>
        <w:spacing w:after="0"/>
        <w:ind w:left="567" w:hanging="567"/>
        <w:rPr>
          <w:rFonts w:ascii="Times New Roman" w:hAnsi="Times New Roman"/>
          <w:sz w:val="24"/>
        </w:rPr>
      </w:pPr>
    </w:p>
    <w:p w14:paraId="5951ABE4"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w:t>
      </w:r>
    </w:p>
    <w:p w14:paraId="2D3C204C"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(f) Demonstrações contábeis</w:t>
      </w:r>
      <w:r w:rsidRPr="005F7348">
        <w:rPr>
          <w:rFonts w:ascii="Times New Roman" w:hAnsi="Times New Roman"/>
          <w:i/>
          <w:sz w:val="24"/>
        </w:rPr>
        <w:t xml:space="preserve"> </w:t>
      </w:r>
      <w:r w:rsidRPr="005F7348">
        <w:rPr>
          <w:rFonts w:ascii="Times New Roman" w:hAnsi="Times New Roman"/>
          <w:sz w:val="24"/>
        </w:rPr>
        <w:t>são a representação estruturada de informações financeiras históricas, incluindo divulgações, com a finalidade de informar os recursos econômicos ou as obrigações da entidade em determinada data no tempo ou as mutações de tais recursos ou obrigações durante um período de tempo em conformidade com a estrutura de relatório financeiro. O termo “demonstrações contábeis” refere-se normalmente ao conjunto completo de demonstrações contábeis como determinado pela estrutura de relatório financeiro aplicável, mas também pode referir-se a quadros isolados das demonstrações contábeis. As divulgações compreendem informações explicativas ou descritivas, elaboradas conforme requeridas, permitidas expressamente ou de outra forma pela estrutura de relatório financeiro aplicável, incluídas nas demonstrações contábeis, ou nas notas explicativas, ou incorporadas por referência cruzada (ver itens Al e A2).</w:t>
      </w:r>
    </w:p>
    <w:p w14:paraId="76AFCE9C"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w:t>
      </w:r>
    </w:p>
    <w:p w14:paraId="5196300E" w14:textId="77777777" w:rsidR="002A6EFF" w:rsidRPr="005F7348" w:rsidRDefault="002A6EFF" w:rsidP="002A6EFF">
      <w:pPr>
        <w:spacing w:after="0"/>
        <w:rPr>
          <w:rFonts w:ascii="Times New Roman" w:hAnsi="Times New Roman"/>
          <w:sz w:val="24"/>
        </w:rPr>
      </w:pPr>
    </w:p>
    <w:p w14:paraId="09BE6CD2"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 xml:space="preserve">Demonstrações contábeis (ver item 13(f)) </w:t>
      </w:r>
    </w:p>
    <w:p w14:paraId="69615EB2" w14:textId="77777777" w:rsidR="002A6EFF" w:rsidRPr="005F7348" w:rsidRDefault="002A6EFF" w:rsidP="002A6EFF">
      <w:pPr>
        <w:spacing w:after="0"/>
        <w:rPr>
          <w:rFonts w:ascii="Times New Roman" w:hAnsi="Times New Roman"/>
          <w:bCs/>
          <w:iCs/>
          <w:spacing w:val="-7"/>
          <w:sz w:val="24"/>
        </w:rPr>
      </w:pPr>
    </w:p>
    <w:p w14:paraId="577ACB86"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A1. Algumas estruturas de relatórios financeiros podem referir-se aos recursos econômicos ou às obrigações da entidade em outros termos. Por exemplo, eles podem ser denominados ativos e passivos da entidade, e a diferença residual entre eles também pode ser denominada patrimônio ou patrimônio líquido.</w:t>
      </w:r>
    </w:p>
    <w:p w14:paraId="1CDEACFF" w14:textId="77777777" w:rsidR="002A6EFF" w:rsidRPr="005F7348" w:rsidRDefault="002A6EFF" w:rsidP="002A6EFF">
      <w:pPr>
        <w:spacing w:after="0"/>
        <w:rPr>
          <w:rFonts w:ascii="Times New Roman" w:hAnsi="Times New Roman"/>
          <w:bCs/>
          <w:iCs/>
          <w:spacing w:val="-7"/>
          <w:sz w:val="24"/>
        </w:rPr>
      </w:pPr>
    </w:p>
    <w:p w14:paraId="259F79E5" w14:textId="77777777" w:rsidR="002A6EFF" w:rsidRPr="005F7348" w:rsidRDefault="002A6EFF" w:rsidP="002A6EFF">
      <w:pPr>
        <w:spacing w:after="0"/>
        <w:ind w:left="567"/>
        <w:rPr>
          <w:rFonts w:ascii="Times New Roman" w:hAnsi="Times New Roman"/>
          <w:sz w:val="24"/>
        </w:rPr>
      </w:pPr>
      <w:r w:rsidRPr="005F7348">
        <w:rPr>
          <w:rFonts w:ascii="Times New Roman" w:hAnsi="Times New Roman"/>
          <w:sz w:val="24"/>
        </w:rPr>
        <w:t>A2. Informações explicativas ou descritivas que devem ser incluídas nas demonstrações contábeis de acordo com a estrutura de relatório financeiro aplicável podem ser incorporadas nelas por referência cruzada com informações em outro documento, como relatório da administração ou relatório de risco. "Incorporadas nelas por referência cruzada" significa cruzar a referência das demonstrações contábeis para outro documento, e não do outro documento para as demonstrações contábeis. Quando a estrutura de relatório financeiro aplicável não proíbe expressamente o uso de referência cruzada ou quando as informações explicativas ou descritivas podem ser encontradas, e as informações forem adequadamente incluídas como referência cruzada, as informações devem fazer parte das demonstrações contábeis.</w:t>
      </w:r>
    </w:p>
    <w:p w14:paraId="72141610" w14:textId="77777777" w:rsidR="002A6EFF" w:rsidRPr="005F7348" w:rsidRDefault="002A6EFF" w:rsidP="002A6EFF">
      <w:pPr>
        <w:spacing w:after="0"/>
        <w:ind w:left="567" w:hanging="567"/>
        <w:rPr>
          <w:rFonts w:ascii="Times New Roman" w:hAnsi="Times New Roman"/>
          <w:sz w:val="24"/>
        </w:rPr>
      </w:pPr>
    </w:p>
    <w:p w14:paraId="079F55C8" w14:textId="77777777" w:rsidR="002A6EFF" w:rsidRPr="005F7348" w:rsidRDefault="002A6EFF" w:rsidP="002A6EFF">
      <w:pPr>
        <w:spacing w:after="0"/>
        <w:ind w:left="567" w:right="2" w:hanging="567"/>
        <w:rPr>
          <w:rFonts w:ascii="Times New Roman" w:hAnsi="Times New Roman"/>
          <w:sz w:val="24"/>
        </w:rPr>
      </w:pPr>
      <w:r w:rsidRPr="005F7348">
        <w:rPr>
          <w:rFonts w:ascii="Times New Roman" w:hAnsi="Times New Roman"/>
          <w:sz w:val="24"/>
        </w:rPr>
        <w:t>2.</w:t>
      </w:r>
      <w:r w:rsidRPr="005F7348">
        <w:rPr>
          <w:rFonts w:ascii="Times New Roman" w:hAnsi="Times New Roman"/>
          <w:sz w:val="24"/>
        </w:rPr>
        <w:tab/>
        <w:t>Em razão da inclusão dos itens A1 e A2, a numeração existente é renumerada em ordem sequencial, ou seja, A1 para A3, A2 para A4, A3 para A5, e assim sucessivamente. Além disso, as referências em outras normas também são ajustadas em função dessas alterações de numeração.</w:t>
      </w:r>
    </w:p>
    <w:p w14:paraId="06AA97C7" w14:textId="77777777" w:rsidR="002A6EFF" w:rsidRPr="005F7348" w:rsidRDefault="002A6EFF" w:rsidP="002A6EFF">
      <w:pPr>
        <w:spacing w:after="0"/>
        <w:rPr>
          <w:rFonts w:ascii="Times New Roman" w:hAnsi="Times New Roman"/>
          <w:bCs/>
          <w:sz w:val="24"/>
        </w:rPr>
      </w:pPr>
    </w:p>
    <w:p w14:paraId="598D50A8" w14:textId="77777777" w:rsidR="002A6EFF" w:rsidRPr="005F7348" w:rsidRDefault="002A6EFF" w:rsidP="002A6EFF">
      <w:pPr>
        <w:spacing w:after="0"/>
        <w:ind w:left="567" w:right="2" w:hanging="567"/>
        <w:rPr>
          <w:rFonts w:ascii="Times New Roman" w:hAnsi="Times New Roman"/>
          <w:sz w:val="24"/>
        </w:rPr>
      </w:pPr>
      <w:r w:rsidRPr="005F7348">
        <w:rPr>
          <w:rFonts w:ascii="Times New Roman" w:hAnsi="Times New Roman"/>
          <w:sz w:val="24"/>
        </w:rPr>
        <w:t>3.</w:t>
      </w:r>
      <w:r w:rsidRPr="005F7348">
        <w:rPr>
          <w:rFonts w:ascii="Times New Roman" w:hAnsi="Times New Roman"/>
          <w:sz w:val="24"/>
        </w:rPr>
        <w:tab/>
        <w:t>Em razão dessas alterações, as disposições não alteradas desta norma são mantidas e a sigla da NBC TA 200, publicada no DOU, Seção 1, de 3/12/2009, passa a ser NBC TA 200 (R1).</w:t>
      </w:r>
    </w:p>
    <w:p w14:paraId="1D5C330C" w14:textId="77777777" w:rsidR="002A6EFF" w:rsidRPr="002A6EFF" w:rsidRDefault="002A6EFF" w:rsidP="002A6EFF">
      <w:pPr>
        <w:pStyle w:val="Textoembloco"/>
        <w:tabs>
          <w:tab w:val="left" w:pos="-5387"/>
        </w:tabs>
        <w:ind w:left="0"/>
        <w:jc w:val="both"/>
        <w:rPr>
          <w:sz w:val="24"/>
          <w:lang w:val="pt-BR"/>
        </w:rPr>
      </w:pPr>
    </w:p>
    <w:p w14:paraId="751F0A0E" w14:textId="77777777" w:rsidR="002A6EFF" w:rsidRPr="005F7348" w:rsidRDefault="002A6EFF" w:rsidP="002A6EFF">
      <w:pPr>
        <w:pStyle w:val="Textoembloco"/>
        <w:autoSpaceDE w:val="0"/>
        <w:autoSpaceDN w:val="0"/>
        <w:adjustRightInd w:val="0"/>
        <w:ind w:left="567" w:hanging="567"/>
        <w:jc w:val="both"/>
        <w:rPr>
          <w:sz w:val="24"/>
          <w:lang w:val="pt-BR"/>
        </w:rPr>
      </w:pPr>
      <w:r w:rsidRPr="005F7348">
        <w:rPr>
          <w:sz w:val="24"/>
          <w:lang w:val="pt-BR"/>
        </w:rPr>
        <w:t>4.</w:t>
      </w:r>
      <w:r w:rsidRPr="005F7348">
        <w:rPr>
          <w:sz w:val="24"/>
          <w:lang w:val="pt-BR"/>
        </w:rPr>
        <w:tab/>
        <w:t>As alterações desta norma entram em vigor na data de sua publicação, aplicando-se às auditorias de demonstrações contábeis para períodos que se findam em, ou após, 31 de dezembro de 2016.</w:t>
      </w:r>
    </w:p>
    <w:p w14:paraId="42D1ABDA" w14:textId="77777777" w:rsidR="002A6EFF" w:rsidRPr="005F7348" w:rsidRDefault="002A6EFF" w:rsidP="002A6EFF">
      <w:pPr>
        <w:spacing w:after="0"/>
        <w:ind w:left="567" w:right="2" w:hanging="567"/>
        <w:rPr>
          <w:rFonts w:ascii="Times New Roman" w:hAnsi="Times New Roman"/>
          <w:sz w:val="24"/>
        </w:rPr>
      </w:pPr>
    </w:p>
    <w:p w14:paraId="00BAB246" w14:textId="77777777" w:rsidR="002A6EFF" w:rsidRPr="005F7348" w:rsidRDefault="002A6EFF">
      <w:pPr>
        <w:pStyle w:val="Recuodecorpodetexto2"/>
        <w:numPr>
          <w:ilvl w:val="0"/>
          <w:numId w:val="38"/>
        </w:numPr>
        <w:tabs>
          <w:tab w:val="clear" w:pos="360"/>
        </w:tabs>
        <w:spacing w:after="0" w:line="240" w:lineRule="auto"/>
        <w:ind w:left="283" w:firstLine="0"/>
        <w:jc w:val="right"/>
        <w:rPr>
          <w:lang w:val="pt-BR"/>
        </w:rPr>
      </w:pPr>
      <w:r w:rsidRPr="005F7348">
        <w:rPr>
          <w:lang w:val="pt-BR"/>
        </w:rPr>
        <w:t>Brasília, 19 de agosto de 2016.</w:t>
      </w:r>
    </w:p>
    <w:p w14:paraId="1555E65F" w14:textId="77777777" w:rsidR="002A6EFF" w:rsidRPr="005F7348" w:rsidRDefault="002A6EFF" w:rsidP="002A6EFF">
      <w:pPr>
        <w:spacing w:after="0"/>
        <w:rPr>
          <w:rFonts w:ascii="Times New Roman" w:hAnsi="Times New Roman"/>
          <w:sz w:val="24"/>
        </w:rPr>
      </w:pPr>
    </w:p>
    <w:p w14:paraId="1B73942C" w14:textId="77777777" w:rsidR="002A6EFF" w:rsidRPr="005F7348" w:rsidRDefault="002A6EFF" w:rsidP="002A6EFF">
      <w:pPr>
        <w:spacing w:after="0"/>
        <w:rPr>
          <w:rFonts w:ascii="Times New Roman" w:hAnsi="Times New Roman"/>
          <w:sz w:val="24"/>
        </w:rPr>
      </w:pPr>
    </w:p>
    <w:p w14:paraId="3C0809CE" w14:textId="77777777" w:rsidR="002A6EFF" w:rsidRDefault="002A6EFF" w:rsidP="002A6EFF">
      <w:pPr>
        <w:spacing w:after="0"/>
      </w:pPr>
    </w:p>
    <w:p w14:paraId="1B6CED4E" w14:textId="77777777" w:rsidR="002A6EFF" w:rsidRPr="005F7348" w:rsidRDefault="002A6EFF" w:rsidP="002A6EFF">
      <w:pPr>
        <w:spacing w:after="0"/>
        <w:jc w:val="center"/>
        <w:rPr>
          <w:rFonts w:ascii="Times New Roman" w:hAnsi="Times New Roman"/>
          <w:bCs/>
          <w:sz w:val="24"/>
        </w:rPr>
      </w:pPr>
      <w:r w:rsidRPr="005F7348">
        <w:rPr>
          <w:rFonts w:ascii="Times New Roman" w:hAnsi="Times New Roman"/>
          <w:sz w:val="24"/>
        </w:rPr>
        <w:t xml:space="preserve">Contador </w:t>
      </w:r>
      <w:r w:rsidRPr="005F7348">
        <w:rPr>
          <w:rFonts w:ascii="Times New Roman" w:hAnsi="Times New Roman"/>
          <w:b/>
          <w:sz w:val="24"/>
        </w:rPr>
        <w:t>José Martonio Alves Coelho</w:t>
      </w:r>
    </w:p>
    <w:p w14:paraId="3CD893D1" w14:textId="77777777" w:rsidR="002A6EFF" w:rsidRPr="005F7348" w:rsidRDefault="002A6EFF" w:rsidP="009B4B7C">
      <w:pPr>
        <w:pStyle w:val="Recuodecorpodetexto2"/>
        <w:spacing w:after="0" w:line="240" w:lineRule="auto"/>
        <w:ind w:left="0"/>
        <w:jc w:val="center"/>
      </w:pPr>
      <w:r w:rsidRPr="005F7348">
        <w:rPr>
          <w:b/>
        </w:rPr>
        <w:t>Presidente</w:t>
      </w:r>
    </w:p>
    <w:p w14:paraId="5BAB8188" w14:textId="77777777" w:rsidR="002A6EFF" w:rsidRDefault="002A6EFF" w:rsidP="002A6EFF">
      <w:pPr>
        <w:spacing w:after="0"/>
      </w:pPr>
    </w:p>
    <w:p w14:paraId="5D95189E" w14:textId="77777777" w:rsidR="002A6EFF" w:rsidRPr="00AE7522" w:rsidRDefault="002A6EFF" w:rsidP="002A6EFF">
      <w:pPr>
        <w:spacing w:after="0"/>
        <w:ind w:left="567" w:hanging="567"/>
        <w:rPr>
          <w:rFonts w:ascii="Times New Roman" w:hAnsi="Times New Roman"/>
          <w:b/>
          <w:sz w:val="28"/>
          <w:szCs w:val="28"/>
        </w:rPr>
      </w:pPr>
    </w:p>
    <w:p w14:paraId="498184AD" w14:textId="3A29022B" w:rsidR="002A6EFF" w:rsidRPr="00283890" w:rsidRDefault="00283890" w:rsidP="00283890">
      <w:pPr>
        <w:pStyle w:val="Ttulo1"/>
        <w:spacing w:before="0" w:after="120" w:line="240" w:lineRule="auto"/>
        <w:rPr>
          <w:rFonts w:ascii="Times New Roman" w:hAnsi="Times New Roman" w:cs="Times New Roman"/>
          <w:b/>
          <w:bCs/>
          <w:color w:val="auto"/>
          <w:sz w:val="24"/>
          <w:szCs w:val="24"/>
        </w:rPr>
      </w:pPr>
      <w:bookmarkStart w:id="19" w:name="_Toc183036817"/>
      <w:r w:rsidRPr="00283890">
        <w:rPr>
          <w:rFonts w:ascii="Times New Roman" w:hAnsi="Times New Roman" w:cs="Times New Roman"/>
          <w:b/>
          <w:bCs/>
          <w:color w:val="auto"/>
          <w:sz w:val="24"/>
          <w:szCs w:val="24"/>
        </w:rPr>
        <w:t>NBC TA 210 (R1)</w:t>
      </w:r>
      <w:bookmarkEnd w:id="19"/>
    </w:p>
    <w:p w14:paraId="66E2EC4A" w14:textId="77777777" w:rsidR="00283890" w:rsidRPr="00283890" w:rsidRDefault="00283890" w:rsidP="00283890">
      <w:pPr>
        <w:spacing w:after="0"/>
        <w:jc w:val="center"/>
        <w:rPr>
          <w:rFonts w:ascii="Times New Roman" w:hAnsi="Times New Roman"/>
          <w:b/>
          <w:sz w:val="24"/>
        </w:rPr>
      </w:pPr>
      <w:r w:rsidRPr="00283890">
        <w:rPr>
          <w:rFonts w:ascii="Times New Roman" w:hAnsi="Times New Roman"/>
          <w:b/>
          <w:sz w:val="24"/>
        </w:rPr>
        <w:t>NBC TA 210 (R1) – CONCORDÂNCIA COM OS TERMOS DO TRABALHO DE AUDITORIA</w:t>
      </w:r>
    </w:p>
    <w:p w14:paraId="2A8FBC62" w14:textId="77777777" w:rsidR="00283890" w:rsidRDefault="00283890" w:rsidP="009A4CD5">
      <w:pPr>
        <w:ind w:firstLine="708"/>
        <w:jc w:val="center"/>
        <w:rPr>
          <w:b/>
        </w:rPr>
      </w:pPr>
    </w:p>
    <w:p w14:paraId="673ACBD9" w14:textId="77777777" w:rsidR="00283890" w:rsidRDefault="00283890" w:rsidP="009A4CD5">
      <w:pPr>
        <w:pStyle w:val="Style4"/>
        <w:ind w:left="57"/>
        <w:jc w:val="both"/>
        <w:rPr>
          <w:rFonts w:ascii="Times New Roman" w:hAnsi="Times New Roman"/>
          <w:b/>
          <w:bCs/>
          <w:i/>
          <w:sz w:val="20"/>
          <w:szCs w:val="20"/>
        </w:rPr>
      </w:pPr>
      <w:r>
        <w:rPr>
          <w:rFonts w:ascii="Times New Roman" w:hAnsi="Times New Roman"/>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55AB3246" w14:textId="77777777" w:rsidR="00283890" w:rsidRPr="0079133C" w:rsidRDefault="00283890" w:rsidP="009A4CD5">
      <w:pPr>
        <w:ind w:firstLine="708"/>
        <w:jc w:val="center"/>
        <w:rPr>
          <w:b/>
        </w:rPr>
      </w:pPr>
    </w:p>
    <w:p w14:paraId="23B49D98" w14:textId="77777777" w:rsidR="00283890" w:rsidRPr="0079133C" w:rsidRDefault="00283890" w:rsidP="009A4CD5">
      <w:pPr>
        <w:jc w:val="both"/>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1417"/>
      </w:tblGrid>
      <w:tr w:rsidR="00283890" w14:paraId="343F1698" w14:textId="77777777" w:rsidTr="009A4CD5">
        <w:tc>
          <w:tcPr>
            <w:tcW w:w="7371" w:type="dxa"/>
          </w:tcPr>
          <w:p w14:paraId="630E94DA" w14:textId="77777777" w:rsidR="00283890" w:rsidRPr="002D7386" w:rsidRDefault="00283890" w:rsidP="009A4CD5">
            <w:pPr>
              <w:spacing w:before="60" w:after="60"/>
              <w:jc w:val="both"/>
              <w:rPr>
                <w:b/>
              </w:rPr>
            </w:pPr>
            <w:r w:rsidRPr="002D7386">
              <w:rPr>
                <w:b/>
                <w:sz w:val="28"/>
                <w:szCs w:val="28"/>
              </w:rPr>
              <w:t>Sumário</w:t>
            </w:r>
          </w:p>
        </w:tc>
        <w:tc>
          <w:tcPr>
            <w:tcW w:w="1417" w:type="dxa"/>
          </w:tcPr>
          <w:p w14:paraId="417157B8" w14:textId="77777777" w:rsidR="00283890" w:rsidRPr="002D7386" w:rsidRDefault="00283890" w:rsidP="009A4CD5">
            <w:pPr>
              <w:spacing w:before="60" w:after="60"/>
              <w:jc w:val="center"/>
              <w:rPr>
                <w:b/>
              </w:rPr>
            </w:pPr>
            <w:r w:rsidRPr="002D7386">
              <w:rPr>
                <w:b/>
              </w:rPr>
              <w:t>Item</w:t>
            </w:r>
          </w:p>
        </w:tc>
      </w:tr>
      <w:tr w:rsidR="00283890" w14:paraId="32F8725F" w14:textId="77777777" w:rsidTr="009A4CD5">
        <w:tc>
          <w:tcPr>
            <w:tcW w:w="7371" w:type="dxa"/>
          </w:tcPr>
          <w:p w14:paraId="73529C82" w14:textId="77777777" w:rsidR="00283890" w:rsidRPr="00CC2596" w:rsidRDefault="00283890" w:rsidP="009A4CD5">
            <w:pPr>
              <w:spacing w:before="60" w:after="60"/>
              <w:jc w:val="both"/>
            </w:pPr>
            <w:r w:rsidRPr="002D7386">
              <w:rPr>
                <w:b/>
              </w:rPr>
              <w:t>INTRODUÇÃO</w:t>
            </w:r>
          </w:p>
        </w:tc>
        <w:tc>
          <w:tcPr>
            <w:tcW w:w="1417" w:type="dxa"/>
          </w:tcPr>
          <w:p w14:paraId="434B1885" w14:textId="77777777" w:rsidR="00283890" w:rsidRDefault="00283890" w:rsidP="009A4CD5">
            <w:pPr>
              <w:spacing w:before="60" w:after="60"/>
              <w:jc w:val="center"/>
            </w:pPr>
          </w:p>
        </w:tc>
      </w:tr>
      <w:tr w:rsidR="00283890" w14:paraId="1B455714" w14:textId="77777777" w:rsidTr="009A4CD5">
        <w:tc>
          <w:tcPr>
            <w:tcW w:w="7371" w:type="dxa"/>
          </w:tcPr>
          <w:p w14:paraId="00486801" w14:textId="77777777" w:rsidR="00283890" w:rsidRPr="00CC2596" w:rsidRDefault="00283890" w:rsidP="009A4CD5">
            <w:pPr>
              <w:spacing w:before="60" w:after="60"/>
              <w:jc w:val="both"/>
            </w:pPr>
            <w:r w:rsidRPr="00CC2596">
              <w:t>Alcance</w:t>
            </w:r>
          </w:p>
        </w:tc>
        <w:tc>
          <w:tcPr>
            <w:tcW w:w="1417" w:type="dxa"/>
          </w:tcPr>
          <w:p w14:paraId="74CA9865" w14:textId="77777777" w:rsidR="00283890" w:rsidRDefault="00283890" w:rsidP="009A4CD5">
            <w:pPr>
              <w:spacing w:before="60" w:after="60"/>
              <w:jc w:val="center"/>
            </w:pPr>
            <w:r>
              <w:t>1</w:t>
            </w:r>
          </w:p>
        </w:tc>
      </w:tr>
      <w:tr w:rsidR="00283890" w14:paraId="40E55ABD" w14:textId="77777777" w:rsidTr="009A4CD5">
        <w:tc>
          <w:tcPr>
            <w:tcW w:w="7371" w:type="dxa"/>
          </w:tcPr>
          <w:p w14:paraId="4E2A49D8" w14:textId="77777777" w:rsidR="00283890" w:rsidRPr="00CC2596" w:rsidRDefault="00283890" w:rsidP="009A4CD5">
            <w:pPr>
              <w:spacing w:before="60" w:after="60"/>
              <w:jc w:val="both"/>
            </w:pPr>
            <w:r w:rsidRPr="00CC2596">
              <w:t>Data de vigência</w:t>
            </w:r>
          </w:p>
        </w:tc>
        <w:tc>
          <w:tcPr>
            <w:tcW w:w="1417" w:type="dxa"/>
          </w:tcPr>
          <w:p w14:paraId="475FCA6C" w14:textId="77777777" w:rsidR="00283890" w:rsidRDefault="00283890" w:rsidP="009A4CD5">
            <w:pPr>
              <w:spacing w:before="60" w:after="60"/>
              <w:jc w:val="center"/>
            </w:pPr>
            <w:r>
              <w:t>2</w:t>
            </w:r>
          </w:p>
        </w:tc>
      </w:tr>
      <w:tr w:rsidR="00283890" w14:paraId="2BFBDEC5" w14:textId="77777777" w:rsidTr="009A4CD5">
        <w:tc>
          <w:tcPr>
            <w:tcW w:w="7371" w:type="dxa"/>
          </w:tcPr>
          <w:p w14:paraId="39D6E5C5" w14:textId="77777777" w:rsidR="00283890" w:rsidRPr="00CC2596" w:rsidRDefault="00283890" w:rsidP="009A4CD5">
            <w:pPr>
              <w:spacing w:before="60" w:after="60"/>
              <w:jc w:val="both"/>
            </w:pPr>
            <w:r w:rsidRPr="002D7386">
              <w:rPr>
                <w:b/>
              </w:rPr>
              <w:t>OBJETIVO</w:t>
            </w:r>
          </w:p>
        </w:tc>
        <w:tc>
          <w:tcPr>
            <w:tcW w:w="1417" w:type="dxa"/>
          </w:tcPr>
          <w:p w14:paraId="043979A2" w14:textId="77777777" w:rsidR="00283890" w:rsidRDefault="00283890" w:rsidP="009A4CD5">
            <w:pPr>
              <w:spacing w:before="60" w:after="60"/>
              <w:jc w:val="center"/>
            </w:pPr>
            <w:r>
              <w:t>3</w:t>
            </w:r>
          </w:p>
        </w:tc>
      </w:tr>
      <w:tr w:rsidR="00283890" w14:paraId="5E6D4B6E" w14:textId="77777777" w:rsidTr="009A4CD5">
        <w:tc>
          <w:tcPr>
            <w:tcW w:w="7371" w:type="dxa"/>
          </w:tcPr>
          <w:p w14:paraId="789DF7C4" w14:textId="77777777" w:rsidR="00283890" w:rsidRPr="00CC2596" w:rsidRDefault="00283890" w:rsidP="009A4CD5">
            <w:pPr>
              <w:spacing w:before="60" w:after="60"/>
              <w:jc w:val="both"/>
            </w:pPr>
            <w:r w:rsidRPr="002D7386">
              <w:rPr>
                <w:b/>
              </w:rPr>
              <w:t>DEFINIÇÕES</w:t>
            </w:r>
          </w:p>
        </w:tc>
        <w:tc>
          <w:tcPr>
            <w:tcW w:w="1417" w:type="dxa"/>
          </w:tcPr>
          <w:p w14:paraId="5F370FFD" w14:textId="77777777" w:rsidR="00283890" w:rsidRDefault="00283890" w:rsidP="009A4CD5">
            <w:pPr>
              <w:spacing w:before="60" w:after="60"/>
              <w:jc w:val="center"/>
            </w:pPr>
            <w:r>
              <w:t>4 – 5</w:t>
            </w:r>
          </w:p>
        </w:tc>
      </w:tr>
      <w:tr w:rsidR="00283890" w14:paraId="2F9BC551" w14:textId="77777777" w:rsidTr="009A4CD5">
        <w:tc>
          <w:tcPr>
            <w:tcW w:w="7371" w:type="dxa"/>
          </w:tcPr>
          <w:p w14:paraId="21F391BB" w14:textId="77777777" w:rsidR="00283890" w:rsidRPr="00CC2596" w:rsidRDefault="00283890" w:rsidP="009A4CD5">
            <w:pPr>
              <w:spacing w:before="60" w:after="60"/>
              <w:jc w:val="both"/>
            </w:pPr>
            <w:r w:rsidRPr="002D7386">
              <w:rPr>
                <w:b/>
              </w:rPr>
              <w:t>REQUISITOS</w:t>
            </w:r>
          </w:p>
        </w:tc>
        <w:tc>
          <w:tcPr>
            <w:tcW w:w="1417" w:type="dxa"/>
          </w:tcPr>
          <w:p w14:paraId="182A7373" w14:textId="77777777" w:rsidR="00283890" w:rsidRDefault="00283890" w:rsidP="009A4CD5">
            <w:pPr>
              <w:spacing w:before="60" w:after="60"/>
              <w:jc w:val="center"/>
            </w:pPr>
          </w:p>
        </w:tc>
      </w:tr>
      <w:tr w:rsidR="00283890" w14:paraId="45188BA0" w14:textId="77777777" w:rsidTr="009A4CD5">
        <w:tc>
          <w:tcPr>
            <w:tcW w:w="7371" w:type="dxa"/>
          </w:tcPr>
          <w:p w14:paraId="05ED734B" w14:textId="77777777" w:rsidR="00283890" w:rsidRPr="00CC2596" w:rsidRDefault="00283890" w:rsidP="009A4CD5">
            <w:pPr>
              <w:spacing w:before="60" w:after="60"/>
              <w:jc w:val="both"/>
            </w:pPr>
            <w:r w:rsidRPr="00CC2596">
              <w:t>Condições prévias para uma auditoria</w:t>
            </w:r>
          </w:p>
        </w:tc>
        <w:tc>
          <w:tcPr>
            <w:tcW w:w="1417" w:type="dxa"/>
          </w:tcPr>
          <w:p w14:paraId="016CC6F0" w14:textId="77777777" w:rsidR="00283890" w:rsidRDefault="00283890" w:rsidP="009A4CD5">
            <w:pPr>
              <w:spacing w:before="60" w:after="60"/>
              <w:jc w:val="center"/>
            </w:pPr>
            <w:r>
              <w:t>6 – 8</w:t>
            </w:r>
          </w:p>
        </w:tc>
      </w:tr>
      <w:tr w:rsidR="00283890" w14:paraId="76E44FD9" w14:textId="77777777" w:rsidTr="009A4CD5">
        <w:tc>
          <w:tcPr>
            <w:tcW w:w="7371" w:type="dxa"/>
          </w:tcPr>
          <w:p w14:paraId="59B159EF" w14:textId="77777777" w:rsidR="00283890" w:rsidRPr="00CC2596" w:rsidRDefault="00283890" w:rsidP="009A4CD5">
            <w:pPr>
              <w:spacing w:before="60" w:after="60"/>
              <w:jc w:val="both"/>
            </w:pPr>
            <w:r w:rsidRPr="00CC2596">
              <w:t>Acordo sobre termos do trabalho de auditoria</w:t>
            </w:r>
          </w:p>
        </w:tc>
        <w:tc>
          <w:tcPr>
            <w:tcW w:w="1417" w:type="dxa"/>
          </w:tcPr>
          <w:p w14:paraId="03D3FED8" w14:textId="77777777" w:rsidR="00283890" w:rsidRDefault="00283890" w:rsidP="009A4CD5">
            <w:pPr>
              <w:spacing w:before="60" w:after="60"/>
              <w:jc w:val="center"/>
            </w:pPr>
            <w:r>
              <w:t>9 – 12</w:t>
            </w:r>
          </w:p>
        </w:tc>
      </w:tr>
      <w:tr w:rsidR="00283890" w14:paraId="7DA1ED2A" w14:textId="77777777" w:rsidTr="009A4CD5">
        <w:tc>
          <w:tcPr>
            <w:tcW w:w="7371" w:type="dxa"/>
          </w:tcPr>
          <w:p w14:paraId="2FD83E8E" w14:textId="77777777" w:rsidR="00283890" w:rsidRPr="00CC2596" w:rsidRDefault="00283890" w:rsidP="009A4CD5">
            <w:pPr>
              <w:spacing w:before="60" w:after="60"/>
              <w:jc w:val="both"/>
            </w:pPr>
            <w:r w:rsidRPr="00CC2596">
              <w:t>Auditoria recorrente</w:t>
            </w:r>
          </w:p>
        </w:tc>
        <w:tc>
          <w:tcPr>
            <w:tcW w:w="1417" w:type="dxa"/>
          </w:tcPr>
          <w:p w14:paraId="15E497D8" w14:textId="77777777" w:rsidR="00283890" w:rsidRDefault="00283890" w:rsidP="009A4CD5">
            <w:pPr>
              <w:spacing w:before="60" w:after="60"/>
              <w:jc w:val="center"/>
            </w:pPr>
            <w:r>
              <w:t>13</w:t>
            </w:r>
          </w:p>
        </w:tc>
      </w:tr>
      <w:tr w:rsidR="00283890" w14:paraId="78D1BCCD" w14:textId="77777777" w:rsidTr="009A4CD5">
        <w:tc>
          <w:tcPr>
            <w:tcW w:w="7371" w:type="dxa"/>
          </w:tcPr>
          <w:p w14:paraId="48147133" w14:textId="77777777" w:rsidR="00283890" w:rsidRPr="00CC2596" w:rsidRDefault="00283890" w:rsidP="009A4CD5">
            <w:pPr>
              <w:spacing w:before="60" w:after="60"/>
              <w:jc w:val="both"/>
            </w:pPr>
            <w:r w:rsidRPr="00CC2596">
              <w:t>Aceitação de mudança nos termos do trabalho de auditoria</w:t>
            </w:r>
          </w:p>
        </w:tc>
        <w:tc>
          <w:tcPr>
            <w:tcW w:w="1417" w:type="dxa"/>
          </w:tcPr>
          <w:p w14:paraId="53477EA1" w14:textId="77777777" w:rsidR="00283890" w:rsidRDefault="00283890" w:rsidP="009A4CD5">
            <w:pPr>
              <w:spacing w:before="60" w:after="60"/>
              <w:jc w:val="center"/>
            </w:pPr>
            <w:r>
              <w:t>14 – 17</w:t>
            </w:r>
          </w:p>
        </w:tc>
      </w:tr>
      <w:tr w:rsidR="00283890" w14:paraId="6AC3C394" w14:textId="77777777" w:rsidTr="009A4CD5">
        <w:tc>
          <w:tcPr>
            <w:tcW w:w="7371" w:type="dxa"/>
          </w:tcPr>
          <w:p w14:paraId="21450E45" w14:textId="77777777" w:rsidR="00283890" w:rsidRPr="00CC2596" w:rsidRDefault="00283890" w:rsidP="009A4CD5">
            <w:pPr>
              <w:spacing w:before="60" w:after="60"/>
              <w:jc w:val="both"/>
            </w:pPr>
            <w:r w:rsidRPr="00CC2596">
              <w:t>Considerações adicionais na aceitação do trabalho</w:t>
            </w:r>
          </w:p>
        </w:tc>
        <w:tc>
          <w:tcPr>
            <w:tcW w:w="1417" w:type="dxa"/>
          </w:tcPr>
          <w:p w14:paraId="7141220A" w14:textId="77777777" w:rsidR="00283890" w:rsidRDefault="00283890" w:rsidP="009A4CD5">
            <w:pPr>
              <w:spacing w:before="60" w:after="60"/>
              <w:jc w:val="center"/>
            </w:pPr>
            <w:r>
              <w:t>18 – 21</w:t>
            </w:r>
          </w:p>
        </w:tc>
      </w:tr>
      <w:tr w:rsidR="00283890" w14:paraId="0A95747E" w14:textId="77777777" w:rsidTr="009A4CD5">
        <w:tc>
          <w:tcPr>
            <w:tcW w:w="7371" w:type="dxa"/>
          </w:tcPr>
          <w:p w14:paraId="7332FEF9" w14:textId="77777777" w:rsidR="00283890" w:rsidRPr="00CC2596" w:rsidRDefault="00283890" w:rsidP="009A4CD5">
            <w:pPr>
              <w:spacing w:before="60" w:after="60"/>
              <w:jc w:val="both"/>
            </w:pPr>
            <w:r w:rsidRPr="002D7386">
              <w:rPr>
                <w:b/>
              </w:rPr>
              <w:t>APLICAÇÃO E OUTROS MATERIAIS APLICATIVOS</w:t>
            </w:r>
          </w:p>
        </w:tc>
        <w:tc>
          <w:tcPr>
            <w:tcW w:w="1417" w:type="dxa"/>
          </w:tcPr>
          <w:p w14:paraId="066C7A1E" w14:textId="77777777" w:rsidR="00283890" w:rsidRDefault="00283890" w:rsidP="009A4CD5">
            <w:pPr>
              <w:spacing w:before="60" w:after="60"/>
              <w:jc w:val="center"/>
            </w:pPr>
          </w:p>
        </w:tc>
      </w:tr>
      <w:tr w:rsidR="00283890" w14:paraId="3A71667D" w14:textId="77777777" w:rsidTr="009A4CD5">
        <w:tc>
          <w:tcPr>
            <w:tcW w:w="7371" w:type="dxa"/>
          </w:tcPr>
          <w:p w14:paraId="22A2C3F7" w14:textId="77777777" w:rsidR="00283890" w:rsidRPr="00CC2596" w:rsidRDefault="00283890" w:rsidP="009A4CD5">
            <w:pPr>
              <w:spacing w:before="60" w:after="60"/>
              <w:jc w:val="both"/>
            </w:pPr>
            <w:r w:rsidRPr="00CC2596">
              <w:t>Alcance</w:t>
            </w:r>
          </w:p>
        </w:tc>
        <w:tc>
          <w:tcPr>
            <w:tcW w:w="1417" w:type="dxa"/>
          </w:tcPr>
          <w:p w14:paraId="5944AB6D" w14:textId="77777777" w:rsidR="00283890" w:rsidRDefault="00283890" w:rsidP="009A4CD5">
            <w:pPr>
              <w:spacing w:before="60" w:after="60"/>
              <w:jc w:val="center"/>
            </w:pPr>
            <w:r>
              <w:t>A1</w:t>
            </w:r>
          </w:p>
        </w:tc>
      </w:tr>
      <w:tr w:rsidR="00283890" w14:paraId="08ABD4E1" w14:textId="77777777" w:rsidTr="009A4CD5">
        <w:tc>
          <w:tcPr>
            <w:tcW w:w="7371" w:type="dxa"/>
          </w:tcPr>
          <w:p w14:paraId="2B75A6D9" w14:textId="77777777" w:rsidR="00283890" w:rsidRPr="00CC2596" w:rsidRDefault="00283890" w:rsidP="009A4CD5">
            <w:pPr>
              <w:spacing w:before="60" w:after="60"/>
              <w:jc w:val="both"/>
            </w:pPr>
            <w:r w:rsidRPr="00CC2596">
              <w:t>Condições prévias para uma auditoria</w:t>
            </w:r>
          </w:p>
        </w:tc>
        <w:tc>
          <w:tcPr>
            <w:tcW w:w="1417" w:type="dxa"/>
          </w:tcPr>
          <w:p w14:paraId="5B8E99B6" w14:textId="77777777" w:rsidR="00283890" w:rsidRDefault="00283890" w:rsidP="009A4CD5">
            <w:pPr>
              <w:spacing w:before="60" w:after="60"/>
              <w:jc w:val="center"/>
            </w:pPr>
            <w:r>
              <w:t>A2 – A21</w:t>
            </w:r>
          </w:p>
        </w:tc>
      </w:tr>
      <w:tr w:rsidR="00283890" w14:paraId="45D3A2C4" w14:textId="77777777" w:rsidTr="009A4CD5">
        <w:tc>
          <w:tcPr>
            <w:tcW w:w="7371" w:type="dxa"/>
          </w:tcPr>
          <w:p w14:paraId="43127595" w14:textId="77777777" w:rsidR="00283890" w:rsidRPr="00CC2596" w:rsidRDefault="00283890" w:rsidP="009A4CD5">
            <w:pPr>
              <w:spacing w:before="60" w:after="60"/>
              <w:jc w:val="both"/>
            </w:pPr>
            <w:r w:rsidRPr="00CC2596">
              <w:t>Acordo sobre termos do trabalho de auditoria</w:t>
            </w:r>
          </w:p>
        </w:tc>
        <w:tc>
          <w:tcPr>
            <w:tcW w:w="1417" w:type="dxa"/>
          </w:tcPr>
          <w:p w14:paraId="3635B7A9" w14:textId="77777777" w:rsidR="00283890" w:rsidRDefault="00283890" w:rsidP="009A4CD5">
            <w:pPr>
              <w:spacing w:before="60" w:after="60"/>
              <w:jc w:val="center"/>
            </w:pPr>
            <w:r>
              <w:t>A22 – A29</w:t>
            </w:r>
          </w:p>
        </w:tc>
      </w:tr>
      <w:tr w:rsidR="00283890" w14:paraId="176F85F9" w14:textId="77777777" w:rsidTr="009A4CD5">
        <w:tc>
          <w:tcPr>
            <w:tcW w:w="7371" w:type="dxa"/>
          </w:tcPr>
          <w:p w14:paraId="631800E8" w14:textId="77777777" w:rsidR="00283890" w:rsidRPr="00CC2596" w:rsidRDefault="00283890" w:rsidP="009A4CD5">
            <w:pPr>
              <w:spacing w:before="60" w:after="60"/>
              <w:jc w:val="both"/>
            </w:pPr>
            <w:r w:rsidRPr="00CC2596">
              <w:t>Auditoria recorrent</w:t>
            </w:r>
            <w:r>
              <w:t>e</w:t>
            </w:r>
          </w:p>
        </w:tc>
        <w:tc>
          <w:tcPr>
            <w:tcW w:w="1417" w:type="dxa"/>
          </w:tcPr>
          <w:p w14:paraId="2AE7BDF7" w14:textId="77777777" w:rsidR="00283890" w:rsidRDefault="00283890" w:rsidP="009A4CD5">
            <w:pPr>
              <w:spacing w:before="60" w:after="60"/>
              <w:jc w:val="center"/>
            </w:pPr>
            <w:r>
              <w:t>A30</w:t>
            </w:r>
          </w:p>
        </w:tc>
      </w:tr>
      <w:tr w:rsidR="00283890" w14:paraId="14706AD5" w14:textId="77777777" w:rsidTr="009A4CD5">
        <w:tc>
          <w:tcPr>
            <w:tcW w:w="7371" w:type="dxa"/>
          </w:tcPr>
          <w:p w14:paraId="2C7361BF" w14:textId="77777777" w:rsidR="00283890" w:rsidRPr="00CC2596" w:rsidRDefault="00283890" w:rsidP="009A4CD5">
            <w:pPr>
              <w:spacing w:before="60" w:after="60"/>
              <w:jc w:val="both"/>
            </w:pPr>
            <w:r w:rsidRPr="00CC2596">
              <w:t>Aceitação de mudança nos termos do trabalho de auditoria</w:t>
            </w:r>
          </w:p>
        </w:tc>
        <w:tc>
          <w:tcPr>
            <w:tcW w:w="1417" w:type="dxa"/>
          </w:tcPr>
          <w:p w14:paraId="6179B061" w14:textId="77777777" w:rsidR="00283890" w:rsidRDefault="00283890" w:rsidP="009A4CD5">
            <w:pPr>
              <w:spacing w:before="60" w:after="60"/>
              <w:jc w:val="center"/>
            </w:pPr>
            <w:r>
              <w:t>A31 – A35</w:t>
            </w:r>
          </w:p>
        </w:tc>
      </w:tr>
      <w:tr w:rsidR="00283890" w14:paraId="7C41CB44" w14:textId="77777777" w:rsidTr="009A4CD5">
        <w:tc>
          <w:tcPr>
            <w:tcW w:w="7371" w:type="dxa"/>
          </w:tcPr>
          <w:p w14:paraId="37BF2EF1" w14:textId="77777777" w:rsidR="00283890" w:rsidRPr="00CC2596" w:rsidRDefault="00283890" w:rsidP="009A4CD5">
            <w:pPr>
              <w:spacing w:before="60" w:after="60"/>
              <w:jc w:val="both"/>
            </w:pPr>
            <w:r w:rsidRPr="00CC2596">
              <w:t>Considerações adicionais na aceitação do trabalho</w:t>
            </w:r>
          </w:p>
        </w:tc>
        <w:tc>
          <w:tcPr>
            <w:tcW w:w="1417" w:type="dxa"/>
          </w:tcPr>
          <w:p w14:paraId="3C78AAEB" w14:textId="77777777" w:rsidR="00283890" w:rsidRDefault="00283890" w:rsidP="009A4CD5">
            <w:pPr>
              <w:spacing w:before="60" w:after="60"/>
              <w:jc w:val="center"/>
            </w:pPr>
            <w:r>
              <w:t>A36 – A39</w:t>
            </w:r>
          </w:p>
        </w:tc>
      </w:tr>
      <w:tr w:rsidR="00283890" w14:paraId="70615629" w14:textId="77777777" w:rsidTr="009A4CD5">
        <w:tc>
          <w:tcPr>
            <w:tcW w:w="7371" w:type="dxa"/>
          </w:tcPr>
          <w:p w14:paraId="031FDE00" w14:textId="77777777" w:rsidR="00283890" w:rsidRPr="00CC2596" w:rsidRDefault="00283890" w:rsidP="009A4CD5">
            <w:pPr>
              <w:spacing w:before="60" w:after="60"/>
              <w:jc w:val="both"/>
            </w:pPr>
            <w:r w:rsidRPr="002D7386">
              <w:rPr>
                <w:b/>
              </w:rPr>
              <w:t>Apêndice 1</w:t>
            </w:r>
            <w:r w:rsidRPr="00CC2596">
              <w:t>: Exemplo de carta de contratação de auditoria</w:t>
            </w:r>
          </w:p>
        </w:tc>
        <w:tc>
          <w:tcPr>
            <w:tcW w:w="1417" w:type="dxa"/>
          </w:tcPr>
          <w:p w14:paraId="789467DC" w14:textId="77777777" w:rsidR="00283890" w:rsidRDefault="00283890" w:rsidP="009A4CD5">
            <w:pPr>
              <w:spacing w:before="60" w:after="60"/>
              <w:jc w:val="center"/>
            </w:pPr>
          </w:p>
        </w:tc>
      </w:tr>
      <w:tr w:rsidR="00283890" w14:paraId="430D3E57" w14:textId="77777777" w:rsidTr="009A4CD5">
        <w:tc>
          <w:tcPr>
            <w:tcW w:w="7371" w:type="dxa"/>
          </w:tcPr>
          <w:p w14:paraId="613361BF" w14:textId="77777777" w:rsidR="00283890" w:rsidRPr="00CC2596" w:rsidRDefault="00283890" w:rsidP="009A4CD5">
            <w:pPr>
              <w:spacing w:before="60" w:after="60"/>
              <w:jc w:val="both"/>
            </w:pPr>
            <w:r w:rsidRPr="002D7386">
              <w:rPr>
                <w:b/>
              </w:rPr>
              <w:t>Apêndice 2</w:t>
            </w:r>
            <w:r w:rsidRPr="00CC2596">
              <w:t xml:space="preserve">: Determinação da aceitabilidade da estrutura conceitual de contabilidade para propósitos gerais </w:t>
            </w:r>
            <w:r w:rsidRPr="00CC2596">
              <w:tab/>
            </w:r>
          </w:p>
        </w:tc>
        <w:tc>
          <w:tcPr>
            <w:tcW w:w="1417" w:type="dxa"/>
          </w:tcPr>
          <w:p w14:paraId="0B39CA29" w14:textId="77777777" w:rsidR="00283890" w:rsidRDefault="00283890" w:rsidP="009A4CD5">
            <w:pPr>
              <w:spacing w:before="60" w:after="60"/>
              <w:jc w:val="center"/>
            </w:pPr>
          </w:p>
        </w:tc>
      </w:tr>
    </w:tbl>
    <w:p w14:paraId="6E1D7954" w14:textId="77777777" w:rsidR="00283890" w:rsidRDefault="00283890" w:rsidP="009A4CD5">
      <w:pPr>
        <w:jc w:val="both"/>
      </w:pPr>
    </w:p>
    <w:p w14:paraId="7BC470AA" w14:textId="77777777" w:rsidR="00283890" w:rsidRDefault="00283890" w:rsidP="009A4CD5">
      <w:pPr>
        <w:jc w:val="both"/>
      </w:pPr>
      <w:r>
        <w:t xml:space="preserve">Esta Norma deve ser lida juntamente com a NBC TA 200 – Objetivos Gerais do Auditor Independente e a Condução da Auditoria em Conformidade com Normas de Auditoria.  </w:t>
      </w:r>
    </w:p>
    <w:p w14:paraId="3A23325A" w14:textId="77777777" w:rsidR="00283890" w:rsidRDefault="00283890" w:rsidP="009A4CD5">
      <w:pPr>
        <w:jc w:val="both"/>
        <w:rPr>
          <w:b/>
        </w:rPr>
      </w:pPr>
    </w:p>
    <w:p w14:paraId="734F85A0" w14:textId="77777777" w:rsidR="00283890" w:rsidRDefault="00283890" w:rsidP="009A4CD5">
      <w:pPr>
        <w:jc w:val="both"/>
        <w:rPr>
          <w:b/>
        </w:rPr>
      </w:pPr>
    </w:p>
    <w:p w14:paraId="4CC650A6" w14:textId="77777777" w:rsidR="00283890" w:rsidRPr="00984414" w:rsidRDefault="00283890" w:rsidP="009A4CD5">
      <w:pPr>
        <w:jc w:val="both"/>
        <w:rPr>
          <w:b/>
          <w:sz w:val="28"/>
          <w:szCs w:val="28"/>
        </w:rPr>
      </w:pPr>
      <w:r w:rsidRPr="00984414">
        <w:rPr>
          <w:b/>
          <w:sz w:val="28"/>
          <w:szCs w:val="28"/>
        </w:rPr>
        <w:t>Introdução</w:t>
      </w:r>
    </w:p>
    <w:p w14:paraId="6F10BE27" w14:textId="77777777" w:rsidR="00283890" w:rsidRDefault="00283890" w:rsidP="009A4CD5">
      <w:pPr>
        <w:jc w:val="both"/>
      </w:pPr>
    </w:p>
    <w:p w14:paraId="705BD3CE" w14:textId="77777777" w:rsidR="00283890" w:rsidRPr="007258F4" w:rsidRDefault="00283890" w:rsidP="009A4CD5">
      <w:pPr>
        <w:jc w:val="both"/>
        <w:rPr>
          <w:b/>
        </w:rPr>
      </w:pPr>
      <w:r w:rsidRPr="007258F4">
        <w:rPr>
          <w:b/>
        </w:rPr>
        <w:t xml:space="preserve">Alcance </w:t>
      </w:r>
    </w:p>
    <w:p w14:paraId="0DD96692" w14:textId="77777777" w:rsidR="00283890" w:rsidRDefault="00283890" w:rsidP="009A4CD5">
      <w:pPr>
        <w:jc w:val="both"/>
      </w:pPr>
    </w:p>
    <w:p w14:paraId="6840B5B2" w14:textId="77777777" w:rsidR="00283890" w:rsidRDefault="00283890" w:rsidP="009A4CD5">
      <w:pPr>
        <w:ind w:left="567" w:hanging="567"/>
        <w:jc w:val="both"/>
      </w:pPr>
      <w:r>
        <w:t xml:space="preserve">1. </w:t>
      </w:r>
      <w:r>
        <w:tab/>
        <w:t>Esta Norma trata da responsabilidade do auditor independente em estabelecer os termos de um trabalho de auditoria com a administração e, quando apropriado, com os responsáveis pela governança. Isso inclui considerar que existem certas condições prévias a um trabalho de auditoria, que são de responsabilidade da administração e, quando apropriado, dos responsáveis pela governança. A NBC TA 220 – Controle de Qualidade da Auditoria de Demonstrações Contábeis trata dos aspectos de aceitação do trabalho de auditoria pelo auditor (ver item A1).</w:t>
      </w:r>
    </w:p>
    <w:p w14:paraId="15875285" w14:textId="77777777" w:rsidR="00283890" w:rsidRDefault="00283890" w:rsidP="009A4CD5">
      <w:pPr>
        <w:jc w:val="both"/>
      </w:pPr>
    </w:p>
    <w:p w14:paraId="03757E87" w14:textId="77777777" w:rsidR="00283890" w:rsidRPr="007258F4" w:rsidRDefault="00283890" w:rsidP="009A4CD5">
      <w:pPr>
        <w:jc w:val="both"/>
        <w:rPr>
          <w:b/>
        </w:rPr>
      </w:pPr>
      <w:r w:rsidRPr="007258F4">
        <w:rPr>
          <w:b/>
        </w:rPr>
        <w:t xml:space="preserve">Data de vigência </w:t>
      </w:r>
    </w:p>
    <w:p w14:paraId="4D83BC16" w14:textId="77777777" w:rsidR="00283890" w:rsidRDefault="00283890" w:rsidP="009A4CD5">
      <w:pPr>
        <w:jc w:val="both"/>
      </w:pPr>
    </w:p>
    <w:p w14:paraId="51D376ED" w14:textId="77777777" w:rsidR="00283890" w:rsidRDefault="00283890" w:rsidP="009A4CD5">
      <w:pPr>
        <w:ind w:left="567" w:hanging="567"/>
        <w:jc w:val="both"/>
      </w:pPr>
      <w:r>
        <w:t xml:space="preserve">2. </w:t>
      </w:r>
      <w:r>
        <w:tab/>
        <w:t>Esta Norma é aplicável a auditoria de demonstrações contábeis para períodos iniciados em ou após 1º de janeiro de 2010.</w:t>
      </w:r>
    </w:p>
    <w:p w14:paraId="38864142" w14:textId="77777777" w:rsidR="00283890" w:rsidRDefault="00283890" w:rsidP="009A4CD5">
      <w:pPr>
        <w:ind w:left="567" w:hanging="567"/>
        <w:jc w:val="both"/>
      </w:pPr>
    </w:p>
    <w:p w14:paraId="11824EAE" w14:textId="77777777" w:rsidR="00283890" w:rsidRPr="00984414" w:rsidRDefault="00283890" w:rsidP="009A4CD5">
      <w:pPr>
        <w:ind w:left="567" w:hanging="567"/>
        <w:jc w:val="both"/>
        <w:rPr>
          <w:b/>
          <w:sz w:val="28"/>
          <w:szCs w:val="28"/>
        </w:rPr>
      </w:pPr>
      <w:r w:rsidRPr="00984414">
        <w:rPr>
          <w:b/>
          <w:sz w:val="28"/>
          <w:szCs w:val="28"/>
        </w:rPr>
        <w:t>Objetivo</w:t>
      </w:r>
    </w:p>
    <w:p w14:paraId="4F112A8C" w14:textId="77777777" w:rsidR="00283890" w:rsidRPr="00847850" w:rsidRDefault="00283890" w:rsidP="009A4CD5">
      <w:pPr>
        <w:ind w:left="567" w:hanging="567"/>
        <w:jc w:val="both"/>
      </w:pPr>
    </w:p>
    <w:p w14:paraId="609A25AF" w14:textId="77777777" w:rsidR="00283890" w:rsidRDefault="00283890" w:rsidP="009A4CD5">
      <w:pPr>
        <w:spacing w:after="120"/>
        <w:ind w:left="567" w:hanging="567"/>
        <w:jc w:val="both"/>
      </w:pPr>
      <w:r>
        <w:t xml:space="preserve">3. </w:t>
      </w:r>
      <w:r>
        <w:tab/>
        <w:t xml:space="preserve">O objetivo do auditor independente é aceitar ou continuar um trabalho de auditoria somente quando as condições em que esse trabalho deve ser realizado foram estabelecidas por meio de: </w:t>
      </w:r>
    </w:p>
    <w:p w14:paraId="14A488D6" w14:textId="77777777" w:rsidR="00283890" w:rsidRDefault="00283890" w:rsidP="009A4CD5">
      <w:pPr>
        <w:spacing w:after="120"/>
        <w:ind w:left="993" w:hanging="426"/>
        <w:jc w:val="both"/>
      </w:pPr>
      <w:r>
        <w:t xml:space="preserve">(a) </w:t>
      </w:r>
      <w:r>
        <w:tab/>
        <w:t>determinação da existência das condições prévias a um trabalho de auditoria; e</w:t>
      </w:r>
    </w:p>
    <w:p w14:paraId="0722408E" w14:textId="77777777" w:rsidR="00283890" w:rsidRDefault="00283890" w:rsidP="009A4CD5">
      <w:pPr>
        <w:ind w:left="993" w:hanging="426"/>
        <w:jc w:val="both"/>
      </w:pPr>
      <w:r>
        <w:t xml:space="preserve">(b) </w:t>
      </w:r>
      <w:r>
        <w:tab/>
        <w:t xml:space="preserve">confirmação de que há um entendimento comum entre o auditor independente e a administração e, quando apropriado, com os responsáveis pela governança sobre os termos do trabalho de auditoria. </w:t>
      </w:r>
    </w:p>
    <w:p w14:paraId="48132DA6" w14:textId="77777777" w:rsidR="00283890" w:rsidRDefault="00283890" w:rsidP="009A4CD5">
      <w:pPr>
        <w:ind w:left="567" w:hanging="567"/>
        <w:jc w:val="both"/>
      </w:pPr>
    </w:p>
    <w:p w14:paraId="22CB1DA3" w14:textId="77777777" w:rsidR="00283890" w:rsidRPr="00984414" w:rsidRDefault="00283890" w:rsidP="009A4CD5">
      <w:pPr>
        <w:ind w:left="567" w:hanging="567"/>
        <w:jc w:val="both"/>
        <w:rPr>
          <w:b/>
          <w:sz w:val="28"/>
          <w:szCs w:val="28"/>
        </w:rPr>
      </w:pPr>
      <w:r w:rsidRPr="00984414">
        <w:rPr>
          <w:b/>
          <w:sz w:val="28"/>
          <w:szCs w:val="28"/>
        </w:rPr>
        <w:t>Definiç</w:t>
      </w:r>
      <w:r>
        <w:rPr>
          <w:b/>
          <w:sz w:val="28"/>
          <w:szCs w:val="28"/>
        </w:rPr>
        <w:t>ões</w:t>
      </w:r>
    </w:p>
    <w:p w14:paraId="653CB201" w14:textId="77777777" w:rsidR="00283890" w:rsidRDefault="00283890" w:rsidP="009A4CD5">
      <w:pPr>
        <w:ind w:left="567" w:hanging="567"/>
        <w:jc w:val="both"/>
      </w:pPr>
    </w:p>
    <w:p w14:paraId="6485CE9E" w14:textId="77777777" w:rsidR="00283890" w:rsidRDefault="00283890" w:rsidP="009A4CD5">
      <w:pPr>
        <w:ind w:left="567" w:hanging="567"/>
        <w:jc w:val="both"/>
      </w:pPr>
      <w:r>
        <w:t xml:space="preserve">4. </w:t>
      </w:r>
      <w:r>
        <w:tab/>
        <w:t xml:space="preserve">Para fins das normas de auditoria, </w:t>
      </w:r>
      <w:r w:rsidRPr="0037384F">
        <w:rPr>
          <w:b/>
        </w:rPr>
        <w:t>condições prévias a um trabalho de auditoria</w:t>
      </w:r>
      <w:r>
        <w:t xml:space="preserve"> correspondem ao uso pela administração de uma estrutura de relatório financeiro aceitável na elaboração das demonstrações contábeis e a concordância da administração e, quando apropriado, dos responsáveis pela governança em relação ao pressuposto em que a auditoria é conduzida (ver NBC TA 200, item 13).</w:t>
      </w:r>
    </w:p>
    <w:p w14:paraId="7C545FB5" w14:textId="77777777" w:rsidR="00283890" w:rsidRDefault="00283890" w:rsidP="009A4CD5">
      <w:pPr>
        <w:ind w:left="567"/>
        <w:jc w:val="both"/>
      </w:pPr>
    </w:p>
    <w:p w14:paraId="4BE89A90" w14:textId="77777777" w:rsidR="00283890" w:rsidRPr="00847850" w:rsidRDefault="00283890" w:rsidP="009A4CD5">
      <w:pPr>
        <w:ind w:left="567" w:hanging="567"/>
        <w:jc w:val="both"/>
      </w:pPr>
      <w:r>
        <w:t xml:space="preserve">5. </w:t>
      </w:r>
      <w:r>
        <w:tab/>
        <w:t>Para fins desta Norma, “administração” compreende além da administração, os responsáveis pela governança.</w:t>
      </w:r>
    </w:p>
    <w:p w14:paraId="357E713C" w14:textId="77777777" w:rsidR="00283890" w:rsidRPr="00847850" w:rsidRDefault="00283890" w:rsidP="009A4CD5">
      <w:pPr>
        <w:ind w:left="567" w:hanging="567"/>
        <w:jc w:val="both"/>
      </w:pPr>
    </w:p>
    <w:p w14:paraId="4ECAEC5A" w14:textId="77777777" w:rsidR="00283890" w:rsidRPr="00984414" w:rsidRDefault="00283890" w:rsidP="009A4CD5">
      <w:pPr>
        <w:ind w:left="567" w:hanging="567"/>
        <w:jc w:val="both"/>
        <w:rPr>
          <w:b/>
          <w:sz w:val="28"/>
          <w:szCs w:val="28"/>
        </w:rPr>
      </w:pPr>
      <w:r w:rsidRPr="00984414">
        <w:rPr>
          <w:b/>
          <w:sz w:val="28"/>
          <w:szCs w:val="28"/>
        </w:rPr>
        <w:t>Requisitos</w:t>
      </w:r>
    </w:p>
    <w:p w14:paraId="59DA2591" w14:textId="77777777" w:rsidR="00283890" w:rsidRDefault="00283890" w:rsidP="009A4CD5">
      <w:pPr>
        <w:ind w:left="567" w:hanging="567"/>
        <w:jc w:val="both"/>
      </w:pPr>
    </w:p>
    <w:p w14:paraId="20E00298" w14:textId="77777777" w:rsidR="00283890" w:rsidRPr="007258F4" w:rsidRDefault="00283890" w:rsidP="009A4CD5">
      <w:pPr>
        <w:ind w:left="567" w:hanging="567"/>
        <w:jc w:val="both"/>
        <w:rPr>
          <w:b/>
        </w:rPr>
      </w:pPr>
      <w:r w:rsidRPr="007258F4">
        <w:rPr>
          <w:b/>
        </w:rPr>
        <w:t>Condições prévias para uma auditoria</w:t>
      </w:r>
    </w:p>
    <w:p w14:paraId="4CD04FAB" w14:textId="77777777" w:rsidR="00283890" w:rsidRDefault="00283890" w:rsidP="009A4CD5">
      <w:pPr>
        <w:ind w:left="567" w:hanging="567"/>
        <w:jc w:val="both"/>
      </w:pPr>
    </w:p>
    <w:p w14:paraId="6E8D33C7" w14:textId="77777777" w:rsidR="00283890" w:rsidRDefault="00283890" w:rsidP="009A4CD5">
      <w:pPr>
        <w:spacing w:after="120"/>
        <w:ind w:left="567" w:hanging="567"/>
        <w:jc w:val="both"/>
      </w:pPr>
      <w:r>
        <w:t xml:space="preserve">6. </w:t>
      </w:r>
      <w:r>
        <w:tab/>
        <w:t xml:space="preserve">Para determinar se existem as condições prévias a um trabalho de auditoria, o auditor independente deve: </w:t>
      </w:r>
    </w:p>
    <w:p w14:paraId="3A083F45" w14:textId="77777777" w:rsidR="00283890" w:rsidRDefault="00283890" w:rsidP="009A4CD5">
      <w:pPr>
        <w:spacing w:after="120"/>
        <w:ind w:left="993" w:hanging="426"/>
        <w:jc w:val="both"/>
      </w:pPr>
      <w:r>
        <w:t xml:space="preserve">(a) </w:t>
      </w:r>
      <w:r>
        <w:tab/>
        <w:t>determinar se a estrutura de relatório financeiro a ser aplicada na elaboração das demonstrações contábeis é aceitável (ver itens A2 a A10);</w:t>
      </w:r>
    </w:p>
    <w:p w14:paraId="69701C25" w14:textId="77777777" w:rsidR="00283890" w:rsidRDefault="00283890" w:rsidP="009A4CD5">
      <w:pPr>
        <w:spacing w:after="120"/>
        <w:ind w:left="993" w:hanging="426"/>
        <w:jc w:val="both"/>
      </w:pPr>
      <w:r>
        <w:t xml:space="preserve">(b) </w:t>
      </w:r>
      <w:r>
        <w:tab/>
        <w:t>obter a concordância da administração de que ela reconhece e entende sua responsabilidade (ver itens A11 a A14 e A20):</w:t>
      </w:r>
    </w:p>
    <w:p w14:paraId="0CF4AEBB" w14:textId="77777777" w:rsidR="00283890" w:rsidRDefault="00283890" w:rsidP="009A4CD5">
      <w:pPr>
        <w:spacing w:after="120"/>
        <w:ind w:left="1418" w:hanging="425"/>
        <w:jc w:val="both"/>
      </w:pPr>
      <w:r>
        <w:t xml:space="preserve">(i) </w:t>
      </w:r>
      <w:r>
        <w:tab/>
        <w:t>pela elaboração das demonstrações contábeis de acordo com a estrutura de relatório financeiro aplicável, incluindo, quando relevante, sua adequada apresentação (ver item A15);</w:t>
      </w:r>
    </w:p>
    <w:p w14:paraId="21DFF601" w14:textId="77777777" w:rsidR="00283890" w:rsidRDefault="00283890" w:rsidP="009A4CD5">
      <w:pPr>
        <w:spacing w:after="120"/>
        <w:ind w:left="1418" w:hanging="425"/>
        <w:jc w:val="both"/>
      </w:pPr>
      <w:r>
        <w:t xml:space="preserve">(ii) </w:t>
      </w:r>
      <w:r>
        <w:tab/>
        <w:t xml:space="preserve">pelo controle interno que a administração determinou como necessário para permitir a elaboração de demonstrações contábeis livres de distorções relevantes, independentemente se causadas por fraude ou erro (ver itens A16 a A19); e </w:t>
      </w:r>
    </w:p>
    <w:p w14:paraId="27ED5570" w14:textId="77777777" w:rsidR="00283890" w:rsidRDefault="00283890" w:rsidP="009A4CD5">
      <w:pPr>
        <w:spacing w:after="120"/>
        <w:ind w:left="1418" w:hanging="425"/>
        <w:jc w:val="both"/>
      </w:pPr>
      <w:r>
        <w:t xml:space="preserve">(iii) </w:t>
      </w:r>
      <w:r>
        <w:tab/>
        <w:t>fornecer ao auditor:</w:t>
      </w:r>
    </w:p>
    <w:p w14:paraId="56F371B1" w14:textId="77777777" w:rsidR="00283890" w:rsidRDefault="00283890" w:rsidP="009A4CD5">
      <w:pPr>
        <w:spacing w:after="120"/>
        <w:ind w:left="1701" w:hanging="283"/>
        <w:jc w:val="both"/>
      </w:pPr>
      <w:r>
        <w:t xml:space="preserve">a. </w:t>
      </w:r>
      <w:r>
        <w:tab/>
        <w:t>acesso a todas as informações relevantes de que a administração tem conhecimento para a elaboração das demonstrações contábeis, como registros, documentação e outros assuntos;</w:t>
      </w:r>
    </w:p>
    <w:p w14:paraId="545D827E" w14:textId="77777777" w:rsidR="00283890" w:rsidRDefault="00283890" w:rsidP="009A4CD5">
      <w:pPr>
        <w:spacing w:after="120"/>
        <w:ind w:left="1701" w:hanging="283"/>
        <w:jc w:val="both"/>
      </w:pPr>
      <w:r>
        <w:t xml:space="preserve">b. </w:t>
      </w:r>
      <w:r>
        <w:tab/>
        <w:t>informações adicionais que o auditor pode solicitar da administração para fins da auditoria; e</w:t>
      </w:r>
    </w:p>
    <w:p w14:paraId="22640AE5" w14:textId="77777777" w:rsidR="00283890" w:rsidRDefault="00283890" w:rsidP="009A4CD5">
      <w:pPr>
        <w:ind w:left="1701" w:hanging="283"/>
        <w:jc w:val="both"/>
      </w:pPr>
      <w:r>
        <w:t xml:space="preserve">c. </w:t>
      </w:r>
      <w:r>
        <w:tab/>
        <w:t>acesso irrestrito a pessoas da entidade que o auditor determina ser necessário para obter evidência de auditoria.</w:t>
      </w:r>
    </w:p>
    <w:p w14:paraId="7302B4FA" w14:textId="77777777" w:rsidR="00283890" w:rsidRDefault="00283890" w:rsidP="009A4CD5">
      <w:pPr>
        <w:ind w:left="2552" w:hanging="284"/>
        <w:jc w:val="both"/>
      </w:pPr>
    </w:p>
    <w:p w14:paraId="49E5C717" w14:textId="77777777" w:rsidR="00283890" w:rsidRDefault="00283890" w:rsidP="009A4CD5">
      <w:pPr>
        <w:ind w:left="567" w:hanging="567"/>
        <w:jc w:val="both"/>
      </w:pPr>
      <w:r w:rsidRPr="00847850">
        <w:t>Limitação no alcance da auditoria antes da aceitação do trabalho</w:t>
      </w:r>
    </w:p>
    <w:p w14:paraId="0F13A955" w14:textId="77777777" w:rsidR="00283890" w:rsidRPr="00847850" w:rsidRDefault="00283890" w:rsidP="009A4CD5">
      <w:pPr>
        <w:ind w:left="567" w:hanging="567"/>
        <w:jc w:val="both"/>
      </w:pPr>
    </w:p>
    <w:p w14:paraId="0053CB8B" w14:textId="77777777" w:rsidR="00283890" w:rsidRDefault="00283890" w:rsidP="009A4CD5">
      <w:pPr>
        <w:ind w:left="567" w:hanging="567"/>
        <w:jc w:val="both"/>
      </w:pPr>
      <w:r>
        <w:t xml:space="preserve">7. </w:t>
      </w:r>
      <w:r>
        <w:tab/>
        <w:t xml:space="preserve">Se a administração ou os responsáveis pela governança impõem uma limitação no alcance do trabalho do auditor, nos termos de um trabalho de auditoria proposto, de modo que o auditor entenda que a limitação resultará na emissão de relatório com abstenção de opinião sobre as demonstrações contábeis, o auditor não deve aceitar esse trabalho de natureza limitada como um trabalho de auditoria, a menos que exigido por lei ou regulamento. </w:t>
      </w:r>
    </w:p>
    <w:p w14:paraId="29B446AC" w14:textId="77777777" w:rsidR="00283890" w:rsidRDefault="00283890" w:rsidP="009A4CD5">
      <w:pPr>
        <w:ind w:left="567" w:hanging="567"/>
        <w:jc w:val="both"/>
      </w:pPr>
    </w:p>
    <w:p w14:paraId="040810A7" w14:textId="77777777" w:rsidR="00283890" w:rsidRDefault="00283890" w:rsidP="009A4CD5">
      <w:pPr>
        <w:ind w:left="567" w:hanging="567"/>
        <w:jc w:val="both"/>
      </w:pPr>
      <w:r w:rsidRPr="00847850">
        <w:t xml:space="preserve">Outros fatores que afetam a aceitação de </w:t>
      </w:r>
      <w:r>
        <w:t xml:space="preserve">um </w:t>
      </w:r>
      <w:r w:rsidRPr="00847850">
        <w:t xml:space="preserve">trabalho de auditoria </w:t>
      </w:r>
    </w:p>
    <w:p w14:paraId="44738234" w14:textId="77777777" w:rsidR="00283890" w:rsidRPr="00847850" w:rsidRDefault="00283890" w:rsidP="009A4CD5">
      <w:pPr>
        <w:ind w:left="567" w:hanging="567"/>
        <w:jc w:val="both"/>
      </w:pPr>
    </w:p>
    <w:p w14:paraId="1E56CCD3" w14:textId="77777777" w:rsidR="00283890" w:rsidRDefault="00283890" w:rsidP="009A4CD5">
      <w:pPr>
        <w:spacing w:after="120"/>
        <w:ind w:left="567" w:hanging="567"/>
        <w:jc w:val="both"/>
      </w:pPr>
      <w:r>
        <w:t xml:space="preserve">8. </w:t>
      </w:r>
      <w:r>
        <w:tab/>
        <w:t>Se não existirem as condições prévias para o trabalho de auditoria, o auditor independente deve discutir o assunto com a administração. A menos que exigido por lei ou regulamento, o auditor não deve aceitar o trabalho de auditoria proposto:</w:t>
      </w:r>
    </w:p>
    <w:p w14:paraId="02FC7C85" w14:textId="77777777" w:rsidR="00283890" w:rsidRDefault="00283890" w:rsidP="009A4CD5">
      <w:pPr>
        <w:spacing w:after="120"/>
        <w:ind w:left="993" w:hanging="426"/>
        <w:jc w:val="both"/>
      </w:pPr>
      <w:r>
        <w:t xml:space="preserve">(a) </w:t>
      </w:r>
      <w:r>
        <w:tab/>
        <w:t xml:space="preserve">se o auditor determinou que a estrutura de relatório financeiro a ser aplicada na elaboração das demonstrações contábeis é inaceitável, exceto pelo previsto no item 19; ou </w:t>
      </w:r>
    </w:p>
    <w:p w14:paraId="2B41A0D5" w14:textId="77777777" w:rsidR="00283890" w:rsidRDefault="00283890" w:rsidP="009A4CD5">
      <w:pPr>
        <w:ind w:left="993" w:hanging="426"/>
        <w:jc w:val="both"/>
      </w:pPr>
      <w:r>
        <w:t xml:space="preserve">(b) </w:t>
      </w:r>
      <w:r>
        <w:tab/>
        <w:t xml:space="preserve">se não for obtida a concordância mencionada no item 6(b). </w:t>
      </w:r>
    </w:p>
    <w:p w14:paraId="0FC3CCCC" w14:textId="77777777" w:rsidR="00283890" w:rsidRDefault="00283890" w:rsidP="009A4CD5">
      <w:pPr>
        <w:ind w:left="567" w:hanging="567"/>
        <w:jc w:val="both"/>
      </w:pPr>
    </w:p>
    <w:p w14:paraId="6594682D" w14:textId="77777777" w:rsidR="00283890" w:rsidRPr="007258F4" w:rsidRDefault="00283890" w:rsidP="009A4CD5">
      <w:pPr>
        <w:ind w:left="567" w:hanging="567"/>
        <w:jc w:val="both"/>
        <w:rPr>
          <w:b/>
        </w:rPr>
      </w:pPr>
      <w:r w:rsidRPr="007258F4">
        <w:rPr>
          <w:b/>
        </w:rPr>
        <w:t xml:space="preserve">Acordo sobre termos do trabalho de auditoria </w:t>
      </w:r>
    </w:p>
    <w:p w14:paraId="096D7DC9" w14:textId="77777777" w:rsidR="00283890" w:rsidRPr="00847850" w:rsidRDefault="00283890" w:rsidP="009A4CD5">
      <w:pPr>
        <w:ind w:left="567" w:hanging="567"/>
        <w:jc w:val="both"/>
      </w:pPr>
    </w:p>
    <w:p w14:paraId="487F5007" w14:textId="77777777" w:rsidR="00283890" w:rsidRDefault="00283890" w:rsidP="009A4CD5">
      <w:pPr>
        <w:ind w:left="567" w:hanging="567"/>
        <w:jc w:val="both"/>
      </w:pPr>
      <w:r>
        <w:t xml:space="preserve">9. </w:t>
      </w:r>
      <w:r>
        <w:tab/>
        <w:t>O auditor deve estabelecer como apropriado, os termos do trabalho de auditoria com a administração e os responsáveis pela governança (ver item A21).</w:t>
      </w:r>
    </w:p>
    <w:p w14:paraId="572DE55F" w14:textId="77777777" w:rsidR="00283890" w:rsidRDefault="00283890" w:rsidP="009A4CD5">
      <w:pPr>
        <w:ind w:left="567" w:hanging="567"/>
        <w:jc w:val="both"/>
      </w:pPr>
    </w:p>
    <w:p w14:paraId="16C55CA2" w14:textId="77777777" w:rsidR="00283890" w:rsidRPr="00684F1A" w:rsidRDefault="00283890" w:rsidP="009A4CD5">
      <w:pPr>
        <w:spacing w:after="120"/>
        <w:ind w:left="567" w:hanging="567"/>
        <w:jc w:val="both"/>
        <w:rPr>
          <w:strike/>
        </w:rPr>
      </w:pPr>
      <w:r w:rsidRPr="00684F1A">
        <w:rPr>
          <w:strike/>
        </w:rPr>
        <w:t xml:space="preserve">10. </w:t>
      </w:r>
      <w:r w:rsidRPr="00684F1A">
        <w:rPr>
          <w:strike/>
        </w:rPr>
        <w:tab/>
        <w:t xml:space="preserve">Observado o item 11, os termos do trabalho de auditoria estabelecidos devem ser formalizados na carta de contratação de auditoria ou outra forma adequada de acordo por escrito que devem incluir (ver itens A22 a A25): </w:t>
      </w:r>
    </w:p>
    <w:p w14:paraId="2C7F74A4" w14:textId="77777777" w:rsidR="00283890" w:rsidRDefault="00283890" w:rsidP="009A4CD5">
      <w:pPr>
        <w:spacing w:after="120"/>
        <w:ind w:left="567" w:hanging="567"/>
        <w:rPr>
          <w:color w:val="00B0F0"/>
          <w:szCs w:val="20"/>
        </w:rPr>
      </w:pPr>
      <w:r>
        <w:t xml:space="preserve">10. </w:t>
      </w:r>
      <w:r>
        <w:tab/>
        <w:t xml:space="preserve">Observado o item 11, os termos do trabalho de auditoria estabelecidos devem ser formalizados na carta de contratação de auditoria ou outra forma adequada de acordo por escrito que devem incluir (ver itens A23 a A27): </w:t>
      </w:r>
      <w:r w:rsidRPr="00684F1A">
        <w:rPr>
          <w:color w:val="00B0F0"/>
          <w:sz w:val="20"/>
          <w:szCs w:val="20"/>
        </w:rPr>
        <w:t>(Altera</w:t>
      </w:r>
      <w:r>
        <w:rPr>
          <w:color w:val="00B0F0"/>
          <w:sz w:val="20"/>
          <w:szCs w:val="20"/>
        </w:rPr>
        <w:t>do pela NBC TA 21</w:t>
      </w:r>
      <w:r w:rsidRPr="00684F1A">
        <w:rPr>
          <w:color w:val="00B0F0"/>
          <w:sz w:val="20"/>
          <w:szCs w:val="20"/>
        </w:rPr>
        <w:t>0 (R1))</w:t>
      </w:r>
    </w:p>
    <w:p w14:paraId="30AA7D7D" w14:textId="77777777" w:rsidR="00283890" w:rsidRDefault="00283890" w:rsidP="009A4CD5">
      <w:pPr>
        <w:spacing w:after="120"/>
        <w:ind w:left="993" w:hanging="426"/>
        <w:jc w:val="both"/>
      </w:pPr>
      <w:r>
        <w:t xml:space="preserve">(a) </w:t>
      </w:r>
      <w:r>
        <w:tab/>
        <w:t>o objetivo e o alcance da auditoria das demonstrações contábeis;</w:t>
      </w:r>
    </w:p>
    <w:p w14:paraId="179CE9F2" w14:textId="77777777" w:rsidR="00283890" w:rsidRDefault="00283890" w:rsidP="009A4CD5">
      <w:pPr>
        <w:spacing w:after="120"/>
        <w:ind w:left="993" w:hanging="426"/>
        <w:jc w:val="both"/>
      </w:pPr>
      <w:r>
        <w:t xml:space="preserve">(b) </w:t>
      </w:r>
      <w:r>
        <w:tab/>
        <w:t xml:space="preserve">as responsabilidades do auditor; </w:t>
      </w:r>
    </w:p>
    <w:p w14:paraId="79C7B1F7" w14:textId="77777777" w:rsidR="00283890" w:rsidRDefault="00283890" w:rsidP="009A4CD5">
      <w:pPr>
        <w:spacing w:after="120"/>
        <w:ind w:left="993" w:hanging="426"/>
        <w:jc w:val="both"/>
      </w:pPr>
      <w:r>
        <w:t xml:space="preserve">(c) </w:t>
      </w:r>
      <w:r>
        <w:tab/>
        <w:t xml:space="preserve">as responsabilidades da administração; </w:t>
      </w:r>
    </w:p>
    <w:p w14:paraId="7D0354C0" w14:textId="77777777" w:rsidR="00283890" w:rsidRDefault="00283890" w:rsidP="009A4CD5">
      <w:pPr>
        <w:spacing w:after="120"/>
        <w:ind w:left="993" w:hanging="426"/>
        <w:jc w:val="both"/>
      </w:pPr>
      <w:r>
        <w:t xml:space="preserve">(d) </w:t>
      </w:r>
      <w:r>
        <w:tab/>
        <w:t>a identificação da estrutura de relatório financeiro aplicável para a elaboração das demonstrações contábeis;</w:t>
      </w:r>
    </w:p>
    <w:p w14:paraId="03D74C0E" w14:textId="77777777" w:rsidR="00283890" w:rsidRPr="00684F1A" w:rsidRDefault="00283890" w:rsidP="009A4CD5">
      <w:pPr>
        <w:spacing w:after="120"/>
        <w:ind w:left="993" w:hanging="426"/>
        <w:jc w:val="both"/>
        <w:rPr>
          <w:strike/>
        </w:rPr>
      </w:pPr>
      <w:r w:rsidRPr="00684F1A">
        <w:rPr>
          <w:strike/>
        </w:rPr>
        <w:t xml:space="preserve">(e) </w:t>
      </w:r>
      <w:r w:rsidRPr="00684F1A">
        <w:rPr>
          <w:strike/>
        </w:rPr>
        <w:tab/>
        <w:t>referência à forma e ao conteúdo esperados de quaisquer relatórios a serem emitidos pelo auditor e uma declaração de que existem circunstâncias em que um relatório pode ter forma e conteúdo diferente do esperado.</w:t>
      </w:r>
    </w:p>
    <w:p w14:paraId="758D63C3" w14:textId="77777777" w:rsidR="00283890" w:rsidRDefault="00283890" w:rsidP="009A4CD5">
      <w:pPr>
        <w:spacing w:after="120"/>
        <w:ind w:left="993" w:hanging="426"/>
        <w:jc w:val="both"/>
        <w:rPr>
          <w:u w:val="single"/>
        </w:rPr>
      </w:pPr>
      <w:r>
        <w:t>(e)</w:t>
      </w:r>
      <w:r>
        <w:tab/>
        <w:t xml:space="preserve">referência à forma e ao conteúdo esperados de quaisquer relatórios a serem emitidos pelo auditor (ver item A25); e </w:t>
      </w:r>
      <w:r>
        <w:rPr>
          <w:color w:val="00B0F0"/>
          <w:sz w:val="20"/>
          <w:szCs w:val="20"/>
        </w:rPr>
        <w:t>(Alterado pela NBC TA 210 (R1))</w:t>
      </w:r>
    </w:p>
    <w:p w14:paraId="4C393643" w14:textId="77777777" w:rsidR="00283890" w:rsidRDefault="00283890" w:rsidP="009A4CD5">
      <w:pPr>
        <w:ind w:left="993" w:hanging="426"/>
        <w:jc w:val="both"/>
      </w:pPr>
      <w:r>
        <w:t xml:space="preserve"> (f)</w:t>
      </w:r>
      <w:r>
        <w:tab/>
        <w:t xml:space="preserve">declaração de que existem circunstâncias em que o relatório pode ter forma e conteúdo diferente do esperado. </w:t>
      </w:r>
      <w:r>
        <w:rPr>
          <w:color w:val="00B0F0"/>
          <w:sz w:val="20"/>
          <w:szCs w:val="20"/>
        </w:rPr>
        <w:t>(Incluído pela NBC TA 210 (R1))</w:t>
      </w:r>
    </w:p>
    <w:p w14:paraId="49E37D15" w14:textId="77777777" w:rsidR="00283890" w:rsidRDefault="00283890" w:rsidP="009A4CD5">
      <w:pPr>
        <w:ind w:left="567" w:hanging="567"/>
        <w:jc w:val="both"/>
      </w:pPr>
    </w:p>
    <w:p w14:paraId="3742792E" w14:textId="77777777" w:rsidR="00283890" w:rsidRDefault="00283890" w:rsidP="009A4CD5">
      <w:pPr>
        <w:ind w:left="567" w:hanging="567"/>
        <w:jc w:val="both"/>
      </w:pPr>
      <w:r>
        <w:t xml:space="preserve">11. </w:t>
      </w:r>
      <w:r>
        <w:tab/>
        <w:t>Se uma lei ou um regulamento prevê com detalhes suficientes os termos do trabalho de auditoria mencionados no item 10, o auditor não precisa formalizá-los em uma carta de contratação, exceto o fato de que essa lei ou regulamento se aplica e que a administração reconhece e entende suas responsabilidades conforme especificadas no item 6(b) (ver itens A22, A26 e A27).</w:t>
      </w:r>
    </w:p>
    <w:p w14:paraId="0C2F986E" w14:textId="77777777" w:rsidR="00283890" w:rsidRDefault="00283890" w:rsidP="009A4CD5">
      <w:pPr>
        <w:ind w:left="567" w:hanging="567"/>
        <w:jc w:val="both"/>
      </w:pPr>
    </w:p>
    <w:p w14:paraId="18F768B7" w14:textId="77777777" w:rsidR="00283890" w:rsidRDefault="00283890" w:rsidP="009A4CD5">
      <w:pPr>
        <w:ind w:left="567" w:hanging="567"/>
        <w:jc w:val="both"/>
      </w:pPr>
      <w:r>
        <w:t xml:space="preserve">12. </w:t>
      </w:r>
      <w:r>
        <w:tab/>
        <w:t>Se uma lei ou um regulamento prevê responsabilidades da administração semelhantes àquelas descritas no item 6(b), o auditor pode entender que essa lei ou esse regulamento inclua responsabilidades que, no seu julgamento, têm efeito equivalente àqueles especificados no referido item. Para aquelas responsabilidades que são equivalentes, o auditor pode usar o texto da lei ou do regulamento para descrevê-las na carta de contratação. Para aquelas responsabilidades que não são previstas em lei ou regulamento, mas que têm efeito equivalente, a carta de contratação deve conter as responsabilidades mencionadas no item 6(b) (ver item A26).</w:t>
      </w:r>
    </w:p>
    <w:p w14:paraId="6678E329" w14:textId="77777777" w:rsidR="00283890" w:rsidRDefault="00283890" w:rsidP="009A4CD5">
      <w:pPr>
        <w:ind w:left="567" w:hanging="567"/>
        <w:jc w:val="both"/>
      </w:pPr>
    </w:p>
    <w:p w14:paraId="46AF7BF4" w14:textId="77777777" w:rsidR="00283890" w:rsidRPr="007258F4" w:rsidRDefault="00283890" w:rsidP="009A4CD5">
      <w:pPr>
        <w:ind w:left="567" w:hanging="567"/>
        <w:jc w:val="both"/>
        <w:rPr>
          <w:b/>
        </w:rPr>
      </w:pPr>
      <w:r w:rsidRPr="007258F4">
        <w:rPr>
          <w:b/>
        </w:rPr>
        <w:t>Auditoria recorrente</w:t>
      </w:r>
    </w:p>
    <w:p w14:paraId="5533143C" w14:textId="77777777" w:rsidR="00283890" w:rsidRPr="00847850" w:rsidRDefault="00283890" w:rsidP="009A4CD5">
      <w:pPr>
        <w:ind w:left="567" w:hanging="567"/>
        <w:jc w:val="both"/>
      </w:pPr>
    </w:p>
    <w:p w14:paraId="239C1E69" w14:textId="77777777" w:rsidR="00283890" w:rsidRDefault="00283890" w:rsidP="009A4CD5">
      <w:pPr>
        <w:ind w:left="567" w:hanging="567"/>
        <w:jc w:val="both"/>
      </w:pPr>
      <w:r>
        <w:t xml:space="preserve">13. </w:t>
      </w:r>
      <w:r>
        <w:tab/>
        <w:t>Em auditorias recorrentes, o auditor deve avaliar se as circunstâncias requerem que os termos do trabalho de auditoria sejam revistos e se há necessidade de lembrar a entidade sobre os termos existentes do trabalho de auditoria (ver item A28).</w:t>
      </w:r>
    </w:p>
    <w:p w14:paraId="3747691A" w14:textId="77777777" w:rsidR="00283890" w:rsidRDefault="00283890" w:rsidP="009A4CD5">
      <w:pPr>
        <w:ind w:left="567" w:hanging="567"/>
        <w:jc w:val="both"/>
      </w:pPr>
    </w:p>
    <w:p w14:paraId="4997E4CF" w14:textId="77777777" w:rsidR="00283890" w:rsidRPr="007258F4" w:rsidRDefault="00283890" w:rsidP="009A4CD5">
      <w:pPr>
        <w:ind w:left="567" w:hanging="567"/>
        <w:jc w:val="both"/>
        <w:rPr>
          <w:b/>
        </w:rPr>
      </w:pPr>
      <w:r w:rsidRPr="007258F4">
        <w:rPr>
          <w:b/>
        </w:rPr>
        <w:t>Aceitação de mudança nos termos do trabalho de auditoria</w:t>
      </w:r>
    </w:p>
    <w:p w14:paraId="6331B549" w14:textId="77777777" w:rsidR="00283890" w:rsidRPr="00847850" w:rsidRDefault="00283890" w:rsidP="009A4CD5">
      <w:pPr>
        <w:ind w:left="567" w:hanging="567"/>
        <w:jc w:val="both"/>
      </w:pPr>
    </w:p>
    <w:p w14:paraId="0504946E" w14:textId="77777777" w:rsidR="00283890" w:rsidRDefault="00283890" w:rsidP="009A4CD5">
      <w:pPr>
        <w:ind w:left="567" w:hanging="567"/>
        <w:jc w:val="both"/>
      </w:pPr>
      <w:r>
        <w:t xml:space="preserve">14. </w:t>
      </w:r>
      <w:r>
        <w:tab/>
        <w:t>O auditor não deve concordar com uma mudança nos termos do trabalho de auditoria quando não há justificativa razoável para essa mudança (ver itens A29 a A31).</w:t>
      </w:r>
    </w:p>
    <w:p w14:paraId="1BBEEA73" w14:textId="77777777" w:rsidR="00283890" w:rsidRDefault="00283890" w:rsidP="009A4CD5">
      <w:pPr>
        <w:ind w:left="567" w:hanging="567"/>
        <w:jc w:val="both"/>
      </w:pPr>
    </w:p>
    <w:p w14:paraId="0634F0E2" w14:textId="77777777" w:rsidR="00283890" w:rsidRDefault="00283890" w:rsidP="009A4CD5">
      <w:pPr>
        <w:ind w:left="567" w:hanging="567"/>
        <w:jc w:val="both"/>
      </w:pPr>
      <w:r>
        <w:t xml:space="preserve">15. </w:t>
      </w:r>
      <w:r>
        <w:tab/>
        <w:t xml:space="preserve">Se, antes de concluir o trabalho de auditoria, o auditor for solicitado a mudar o alcance para um trabalho que forneça um menor nível de asseguração, o auditor deve determinar se há justificativa razoável para essa mudança (ver itens A32 e A33). </w:t>
      </w:r>
    </w:p>
    <w:p w14:paraId="3809BCEF" w14:textId="77777777" w:rsidR="00283890" w:rsidRDefault="00283890" w:rsidP="009A4CD5">
      <w:pPr>
        <w:ind w:left="567" w:hanging="567"/>
        <w:jc w:val="both"/>
      </w:pPr>
    </w:p>
    <w:p w14:paraId="68A1E474" w14:textId="77777777" w:rsidR="00283890" w:rsidRDefault="00283890" w:rsidP="009A4CD5">
      <w:pPr>
        <w:ind w:left="567" w:hanging="567"/>
        <w:jc w:val="both"/>
      </w:pPr>
      <w:r>
        <w:t xml:space="preserve">16. </w:t>
      </w:r>
      <w:r>
        <w:tab/>
        <w:t>Se os termos do trabalho de auditoria são alterados, o auditor e a administração devem concordar com os novos termos do trabalho e formalizá-los na carta de contratação ou outra forma adequada de acordo por escrito.</w:t>
      </w:r>
    </w:p>
    <w:p w14:paraId="25C628DC" w14:textId="77777777" w:rsidR="00283890" w:rsidRDefault="00283890" w:rsidP="009A4CD5">
      <w:pPr>
        <w:ind w:left="567" w:hanging="567"/>
        <w:jc w:val="both"/>
      </w:pPr>
    </w:p>
    <w:p w14:paraId="3E1A36EB" w14:textId="77777777" w:rsidR="00283890" w:rsidRDefault="00283890" w:rsidP="009A4CD5">
      <w:pPr>
        <w:spacing w:after="120"/>
        <w:ind w:left="567" w:hanging="567"/>
        <w:jc w:val="both"/>
      </w:pPr>
      <w:r>
        <w:t xml:space="preserve">17. </w:t>
      </w:r>
      <w:r>
        <w:tab/>
        <w:t>Se o auditor não concordar com a mudança dos termos do trabalho de auditoria e a administração não permitir que ele continue o trabalho de auditoria original, o auditor deve:</w:t>
      </w:r>
    </w:p>
    <w:p w14:paraId="0EB9BBA7" w14:textId="77777777" w:rsidR="00283890" w:rsidRDefault="00283890" w:rsidP="009A4CD5">
      <w:pPr>
        <w:spacing w:after="120"/>
        <w:ind w:left="993" w:hanging="426"/>
        <w:jc w:val="both"/>
      </w:pPr>
      <w:r>
        <w:t xml:space="preserve">(a) </w:t>
      </w:r>
      <w:r>
        <w:tab/>
        <w:t xml:space="preserve">retirar-se do trabalho de auditoria, quando permitido por lei ou regulamento aplicável; e </w:t>
      </w:r>
    </w:p>
    <w:p w14:paraId="0660A6D3" w14:textId="77777777" w:rsidR="00283890" w:rsidRDefault="00283890" w:rsidP="009A4CD5">
      <w:pPr>
        <w:ind w:left="993" w:hanging="426"/>
        <w:jc w:val="both"/>
      </w:pPr>
      <w:r>
        <w:t xml:space="preserve">(b) </w:t>
      </w:r>
      <w:r>
        <w:tab/>
        <w:t>determinar se há alguma obrigação, contratual ou de outra forma, de relatar as circunstâncias a outras partes, como os responsáveis pela governança, proprietários ou reguladores.</w:t>
      </w:r>
    </w:p>
    <w:p w14:paraId="44ECA61F" w14:textId="77777777" w:rsidR="00283890" w:rsidRDefault="00283890" w:rsidP="009A4CD5">
      <w:pPr>
        <w:ind w:left="567" w:hanging="567"/>
        <w:jc w:val="both"/>
      </w:pPr>
      <w:r>
        <w:t xml:space="preserve"> </w:t>
      </w:r>
    </w:p>
    <w:p w14:paraId="45ADD950" w14:textId="77777777" w:rsidR="00283890" w:rsidRPr="007258F4" w:rsidRDefault="00283890" w:rsidP="009A4CD5">
      <w:pPr>
        <w:ind w:left="567" w:hanging="567"/>
        <w:jc w:val="both"/>
        <w:rPr>
          <w:b/>
        </w:rPr>
      </w:pPr>
      <w:r w:rsidRPr="007258F4">
        <w:rPr>
          <w:b/>
        </w:rPr>
        <w:t>Considerações adicionais na aceitação do trabalho</w:t>
      </w:r>
    </w:p>
    <w:p w14:paraId="3976BB0A" w14:textId="77777777" w:rsidR="00283890" w:rsidRDefault="00283890" w:rsidP="009A4CD5">
      <w:pPr>
        <w:ind w:left="567" w:hanging="567"/>
        <w:jc w:val="both"/>
      </w:pPr>
    </w:p>
    <w:p w14:paraId="1AF23478" w14:textId="77777777" w:rsidR="00283890" w:rsidRDefault="00283890" w:rsidP="009A4CD5">
      <w:pPr>
        <w:ind w:left="567" w:hanging="567"/>
        <w:jc w:val="both"/>
      </w:pPr>
      <w:r w:rsidRPr="00847850">
        <w:t xml:space="preserve">Normas de contabilidade complementadas por lei ou regulamento </w:t>
      </w:r>
    </w:p>
    <w:p w14:paraId="58D39E28" w14:textId="77777777" w:rsidR="00283890" w:rsidRPr="00847850" w:rsidRDefault="00283890" w:rsidP="009A4CD5">
      <w:pPr>
        <w:ind w:left="567" w:hanging="567"/>
        <w:jc w:val="both"/>
      </w:pPr>
    </w:p>
    <w:p w14:paraId="49675812" w14:textId="77777777" w:rsidR="00283890" w:rsidRDefault="00283890" w:rsidP="009A4CD5">
      <w:pPr>
        <w:spacing w:after="120"/>
        <w:ind w:left="567" w:hanging="567"/>
        <w:jc w:val="both"/>
      </w:pPr>
      <w:r>
        <w:t xml:space="preserve">18. </w:t>
      </w:r>
      <w:r>
        <w:tab/>
        <w:t>Se as normas de contabilidade estabelecidas por organização normatizadora autorizada ou reconhecida são complementadas por lei ou regulamento, o auditor deve determinar se há conflito entre as normas de contabilidade e os requisitos adicionais. No caso de haver conflito, o auditor deve discutir com a administração a natureza dos requisitos adicionais e deve chegar a um acordo se:</w:t>
      </w:r>
    </w:p>
    <w:p w14:paraId="1CAA87D4" w14:textId="77777777" w:rsidR="00283890" w:rsidRDefault="00283890" w:rsidP="009A4CD5">
      <w:pPr>
        <w:spacing w:after="120"/>
        <w:ind w:left="993" w:hanging="426"/>
        <w:jc w:val="both"/>
      </w:pPr>
      <w:r>
        <w:t xml:space="preserve">(a) </w:t>
      </w:r>
      <w:r>
        <w:tab/>
        <w:t xml:space="preserve">os requisitos adicionais podem ser cumpridos por meio de divulgações adicionais nas demonstrações contábeis; ou </w:t>
      </w:r>
    </w:p>
    <w:p w14:paraId="552988F6" w14:textId="77777777" w:rsidR="00283890" w:rsidRDefault="00283890" w:rsidP="009A4CD5">
      <w:pPr>
        <w:spacing w:after="120"/>
        <w:ind w:left="993" w:hanging="426"/>
        <w:jc w:val="both"/>
      </w:pPr>
      <w:r>
        <w:t xml:space="preserve">(b) </w:t>
      </w:r>
      <w:r>
        <w:tab/>
        <w:t xml:space="preserve">a descrição da estrutura de relatório financeiro aplicável nas demonstrações contábeis pode ser alterada nesse caso. </w:t>
      </w:r>
    </w:p>
    <w:p w14:paraId="35782101" w14:textId="77777777" w:rsidR="00283890" w:rsidRDefault="00283890" w:rsidP="009A4CD5">
      <w:pPr>
        <w:ind w:left="567"/>
        <w:jc w:val="both"/>
      </w:pPr>
      <w:r>
        <w:t>Se nenhuma das opções acima é possível, o auditor deve determinar se é necessário modificar a sua opinião de acordo com a NBC TA 705 – Modificações na Opinião do Auditor Independente (ver item A34).</w:t>
      </w:r>
    </w:p>
    <w:p w14:paraId="5C9702D2" w14:textId="77777777" w:rsidR="00283890" w:rsidRDefault="00283890" w:rsidP="009A4CD5">
      <w:pPr>
        <w:ind w:left="567"/>
        <w:jc w:val="both"/>
      </w:pPr>
    </w:p>
    <w:p w14:paraId="28541BDD" w14:textId="77777777" w:rsidR="00283890" w:rsidRDefault="00283890" w:rsidP="009A4CD5">
      <w:pPr>
        <w:jc w:val="both"/>
      </w:pPr>
      <w:r w:rsidRPr="00847850">
        <w:t xml:space="preserve">Estrutura de relatório financeiro prevista </w:t>
      </w:r>
      <w:r>
        <w:t>em</w:t>
      </w:r>
      <w:r w:rsidRPr="00847850">
        <w:t xml:space="preserve"> lei ou regulamento – Outros assuntos que afetam a aceitação</w:t>
      </w:r>
    </w:p>
    <w:p w14:paraId="3DBDC481" w14:textId="77777777" w:rsidR="00283890" w:rsidRPr="00847850" w:rsidRDefault="00283890" w:rsidP="009A4CD5">
      <w:pPr>
        <w:jc w:val="both"/>
      </w:pPr>
    </w:p>
    <w:p w14:paraId="34284CD3" w14:textId="77777777" w:rsidR="00283890" w:rsidRDefault="00283890" w:rsidP="009A4CD5">
      <w:pPr>
        <w:spacing w:after="120"/>
        <w:ind w:left="567" w:hanging="567"/>
        <w:jc w:val="both"/>
      </w:pPr>
      <w:r>
        <w:t xml:space="preserve">19. </w:t>
      </w:r>
      <w:r>
        <w:tab/>
        <w:t>Se o auditor determinou que a estrutura de relatório financeiro prevista em lei ou regulamento não seria aceitável, exceto pelo fato de ser prevista em lei ou regulamento, o auditor deve aceitar o trabalho de auditoria somente nas seguintes condições (ver item A35):</w:t>
      </w:r>
    </w:p>
    <w:p w14:paraId="09180AD4" w14:textId="77777777" w:rsidR="00283890" w:rsidRDefault="00283890" w:rsidP="009A4CD5">
      <w:pPr>
        <w:spacing w:after="120"/>
        <w:ind w:left="993" w:hanging="426"/>
        <w:jc w:val="both"/>
      </w:pPr>
      <w:r>
        <w:t xml:space="preserve">(a) </w:t>
      </w:r>
      <w:r>
        <w:tab/>
        <w:t>a administração concorda em fornecer divulgações adicionais nas demonstrações contábeis necessárias para evitar que as demonstrações contábeis sejam enganosas; e</w:t>
      </w:r>
    </w:p>
    <w:p w14:paraId="7A642820" w14:textId="77777777" w:rsidR="00283890" w:rsidRDefault="00283890" w:rsidP="009A4CD5">
      <w:pPr>
        <w:spacing w:after="120"/>
        <w:ind w:left="993" w:hanging="426"/>
        <w:jc w:val="both"/>
      </w:pPr>
      <w:r>
        <w:t xml:space="preserve">(b) </w:t>
      </w:r>
      <w:r>
        <w:tab/>
        <w:t xml:space="preserve">nos termos do trabalho de auditoria reconhecer que: </w:t>
      </w:r>
    </w:p>
    <w:p w14:paraId="6F644DE8" w14:textId="77777777" w:rsidR="00283890" w:rsidRDefault="00283890" w:rsidP="009A4CD5">
      <w:pPr>
        <w:spacing w:after="120"/>
        <w:ind w:left="1418" w:hanging="425"/>
        <w:jc w:val="both"/>
      </w:pPr>
      <w:r>
        <w:t xml:space="preserve">(i) </w:t>
      </w:r>
      <w:r>
        <w:tab/>
        <w:t xml:space="preserve">o relatório do auditor independente sobre as demonstrações contábeis incluirá um parágrafo de ênfase, que chamar a atenção dos usuários para divulgações adicionais, de acordo com a NBC TA 706 – Parágrafos de Ênfase e Parágrafos de Outros Assuntos no Relatório do Auditor Independente; e </w:t>
      </w:r>
    </w:p>
    <w:p w14:paraId="760DA7E7" w14:textId="77777777" w:rsidR="00283890" w:rsidRDefault="00283890" w:rsidP="009A4CD5">
      <w:pPr>
        <w:ind w:left="1418" w:hanging="425"/>
        <w:jc w:val="both"/>
      </w:pPr>
      <w:r>
        <w:t xml:space="preserve">(ii) </w:t>
      </w:r>
      <w:r>
        <w:tab/>
        <w:t>a menos que, por exigência de lei ou regulamento, o auditor deva expressar a sua opinião sobre as demonstrações contábeis usando as frases “apresentam adequadamente, em todos os aspectos relevantes”, como é o caso no Brasil, ou “apresentam uma visão verdadeira e justa” de acordo com a estrutura de relatório financeiro aplicável, a sua opinião sobre as demonstrações contábeis não incluirá essas frases.</w:t>
      </w:r>
    </w:p>
    <w:p w14:paraId="04EF350B" w14:textId="77777777" w:rsidR="00283890" w:rsidRDefault="00283890" w:rsidP="009A4CD5">
      <w:pPr>
        <w:ind w:left="567" w:hanging="567"/>
        <w:jc w:val="both"/>
      </w:pPr>
    </w:p>
    <w:p w14:paraId="67D29EAA" w14:textId="77777777" w:rsidR="00283890" w:rsidRDefault="00283890" w:rsidP="009A4CD5">
      <w:pPr>
        <w:spacing w:after="120"/>
        <w:ind w:left="567" w:hanging="567"/>
        <w:jc w:val="both"/>
      </w:pPr>
      <w:r>
        <w:t xml:space="preserve">20. </w:t>
      </w:r>
      <w:r>
        <w:tab/>
        <w:t>Se as condições descritas no item 19 não existem e o auditor, por exigência de lei ou regulamento, deve assumir o trabalho de auditoria, o auditor deve:</w:t>
      </w:r>
    </w:p>
    <w:p w14:paraId="161DDE64" w14:textId="77777777" w:rsidR="00283890" w:rsidRDefault="00283890" w:rsidP="009A4CD5">
      <w:pPr>
        <w:spacing w:after="120"/>
        <w:ind w:left="993" w:hanging="426"/>
        <w:jc w:val="both"/>
      </w:pPr>
      <w:r>
        <w:t xml:space="preserve">(a) </w:t>
      </w:r>
      <w:r>
        <w:tab/>
        <w:t xml:space="preserve">avaliar o efeito, no seu relatório de auditoria, da natureza </w:t>
      </w:r>
      <w:r w:rsidRPr="00426E2A">
        <w:t>enganosa</w:t>
      </w:r>
      <w:r>
        <w:t xml:space="preserve"> das demonstrações contábeis; e</w:t>
      </w:r>
    </w:p>
    <w:p w14:paraId="12E954C2" w14:textId="77777777" w:rsidR="00283890" w:rsidRDefault="00283890" w:rsidP="009A4CD5">
      <w:pPr>
        <w:ind w:left="993" w:hanging="426"/>
        <w:jc w:val="both"/>
      </w:pPr>
      <w:r>
        <w:t xml:space="preserve">(b) </w:t>
      </w:r>
      <w:r>
        <w:tab/>
        <w:t xml:space="preserve">incluir referência apropriada sobre esse assunto nos termos do trabalho de auditoria. </w:t>
      </w:r>
    </w:p>
    <w:p w14:paraId="1C655352" w14:textId="77777777" w:rsidR="00283890" w:rsidRPr="00847850" w:rsidRDefault="00283890" w:rsidP="009A4CD5">
      <w:pPr>
        <w:ind w:left="567" w:hanging="567"/>
        <w:jc w:val="both"/>
      </w:pPr>
    </w:p>
    <w:p w14:paraId="763A3725" w14:textId="77777777" w:rsidR="00283890" w:rsidRPr="00847850" w:rsidRDefault="00283890" w:rsidP="009A4CD5">
      <w:pPr>
        <w:ind w:left="567" w:hanging="567"/>
        <w:jc w:val="both"/>
      </w:pPr>
      <w:r w:rsidRPr="00847850">
        <w:t xml:space="preserve">Relatório do auditor independente previsto </w:t>
      </w:r>
      <w:r>
        <w:t>em</w:t>
      </w:r>
      <w:r w:rsidRPr="00847850">
        <w:t xml:space="preserve"> lei ou regulamento</w:t>
      </w:r>
    </w:p>
    <w:p w14:paraId="326275C9" w14:textId="77777777" w:rsidR="00283890" w:rsidRDefault="00283890" w:rsidP="009A4CD5">
      <w:pPr>
        <w:ind w:left="567" w:hanging="567"/>
        <w:jc w:val="both"/>
      </w:pPr>
    </w:p>
    <w:p w14:paraId="064D76DE" w14:textId="77777777" w:rsidR="00283890" w:rsidRDefault="00283890" w:rsidP="009A4CD5">
      <w:pPr>
        <w:spacing w:after="120"/>
        <w:ind w:left="567" w:hanging="567"/>
        <w:jc w:val="both"/>
      </w:pPr>
      <w:r>
        <w:t xml:space="preserve">21. </w:t>
      </w:r>
      <w:r>
        <w:tab/>
        <w:t>De acordo com as leis vigentes no Brasil por ocasião da edição desta norma, a situação abaixo descrita não é aplicável, todavia se ocorrerem circunstâncias especiais em que as leis ou regulamentos do ambiente a que se destina a auditoria de demonstrações contábeis determinem que o texto do relatório do auditor independente, em sua forma ou em termos, seja significativamente diferente dos requisitos das normas de auditoria, o auditor deve avaliar:</w:t>
      </w:r>
    </w:p>
    <w:p w14:paraId="64D5C3C4" w14:textId="77777777" w:rsidR="00283890" w:rsidRDefault="00283890" w:rsidP="009A4CD5">
      <w:pPr>
        <w:spacing w:after="120"/>
        <w:ind w:left="993" w:hanging="426"/>
        <w:jc w:val="both"/>
      </w:pPr>
      <w:r>
        <w:t xml:space="preserve">(a) </w:t>
      </w:r>
      <w:r>
        <w:tab/>
        <w:t xml:space="preserve">se os usuários poderiam interpretar incorretamente a asseguração propiciada na auditoria das demonstrações contábeis e, em caso positivo; </w:t>
      </w:r>
    </w:p>
    <w:p w14:paraId="77C41AFB" w14:textId="77777777" w:rsidR="00283890" w:rsidRDefault="00283890" w:rsidP="009A4CD5">
      <w:pPr>
        <w:spacing w:after="120"/>
        <w:ind w:left="992" w:hanging="425"/>
        <w:jc w:val="both"/>
      </w:pPr>
      <w:r>
        <w:t xml:space="preserve">(b) </w:t>
      </w:r>
      <w:r>
        <w:tab/>
        <w:t>se a explicação adicional no relatório do auditor independente pode reduzir possíveis mal-entendidos (ver NBC TA 706).</w:t>
      </w:r>
    </w:p>
    <w:p w14:paraId="394BF4C9" w14:textId="77777777" w:rsidR="00283890" w:rsidRDefault="00283890" w:rsidP="009A4CD5">
      <w:pPr>
        <w:ind w:left="567"/>
        <w:jc w:val="both"/>
      </w:pPr>
      <w:r>
        <w:t>Se o auditor concluir que uma explicação adicional no seu relatório não pode reduzir possíveis mal-entendidos, o auditor não deve aceitar o trabalho de auditoria, a menos que seja requerido em lei ou regulamento. Uma auditoria conduzida de acordo com essa lei ou esse regulamento não está de acordo com as normas de auditoria. Consequentemente, o auditor não inclui nenhuma referência no seu relatório de que a auditoria foi conduzida de acordo com as n</w:t>
      </w:r>
      <w:r w:rsidRPr="001D2652">
        <w:t xml:space="preserve">ormas de </w:t>
      </w:r>
      <w:r>
        <w:t>a</w:t>
      </w:r>
      <w:r w:rsidRPr="001D2652">
        <w:t>uditoria</w:t>
      </w:r>
      <w:r>
        <w:t xml:space="preserve"> (ver itens A36 e A37 desta Norma e item 43 da NBC TA 700 – Formação da Opinião e Emissão do Relatório do Auditor Independente sobre as Demonstrações Contábeis).</w:t>
      </w:r>
    </w:p>
    <w:p w14:paraId="31FAA88C" w14:textId="77777777" w:rsidR="00283890" w:rsidRDefault="00283890" w:rsidP="009A4CD5">
      <w:pPr>
        <w:ind w:left="567"/>
        <w:jc w:val="both"/>
      </w:pPr>
    </w:p>
    <w:p w14:paraId="7820E16A" w14:textId="77777777" w:rsidR="00283890" w:rsidRDefault="00283890" w:rsidP="009A4CD5">
      <w:pPr>
        <w:ind w:left="567"/>
        <w:jc w:val="both"/>
      </w:pPr>
    </w:p>
    <w:p w14:paraId="2074A88E" w14:textId="77777777" w:rsidR="00283890" w:rsidRPr="00283890" w:rsidRDefault="00283890" w:rsidP="009A4CD5">
      <w:pPr>
        <w:pStyle w:val="Textoembloco"/>
        <w:autoSpaceDE w:val="0"/>
        <w:autoSpaceDN w:val="0"/>
        <w:adjustRightInd w:val="0"/>
        <w:ind w:left="0"/>
        <w:jc w:val="both"/>
        <w:rPr>
          <w:sz w:val="24"/>
          <w:lang w:val="pt-BR"/>
        </w:rPr>
      </w:pPr>
      <w:r w:rsidRPr="00283890">
        <w:rPr>
          <w:sz w:val="24"/>
          <w:lang w:val="pt-BR"/>
        </w:rPr>
        <w:t>Em razão da inclusão dos itens A20 e A25, a numeração existente é renumerada em ordem sequencial, ou seja, A20 para A21, A21 para A22, A22 para A23, A23 para A24, A24 para A26, A25 para A27, e assim sucessivamente. Além disso, as referências em outras normas também são ajustadas em função dessas alterações de numeração.</w:t>
      </w:r>
    </w:p>
    <w:p w14:paraId="36730B9B" w14:textId="77777777" w:rsidR="00283890" w:rsidRPr="00684F1A" w:rsidRDefault="00283890" w:rsidP="009A4CD5">
      <w:pPr>
        <w:tabs>
          <w:tab w:val="left" w:pos="6025"/>
        </w:tabs>
        <w:jc w:val="both"/>
        <w:rPr>
          <w:bCs/>
        </w:rPr>
      </w:pPr>
      <w:r w:rsidRPr="00684F1A">
        <w:rPr>
          <w:bCs/>
        </w:rPr>
        <w:tab/>
      </w:r>
    </w:p>
    <w:p w14:paraId="7690FFBD" w14:textId="77777777" w:rsidR="00283890" w:rsidRPr="00283890" w:rsidRDefault="00283890" w:rsidP="009A4CD5">
      <w:pPr>
        <w:pStyle w:val="Textoembloco"/>
        <w:autoSpaceDE w:val="0"/>
        <w:autoSpaceDN w:val="0"/>
        <w:adjustRightInd w:val="0"/>
        <w:ind w:left="0"/>
        <w:jc w:val="both"/>
        <w:rPr>
          <w:sz w:val="24"/>
          <w:lang w:val="pt-BR"/>
        </w:rPr>
      </w:pPr>
      <w:r w:rsidRPr="00283890">
        <w:rPr>
          <w:sz w:val="24"/>
          <w:lang w:val="pt-BR"/>
        </w:rPr>
        <w:t>Em razão dessas alterações, as disposições não alteradas desta norma são mantidas e a sigla da NBC TA 210, publicada no DOU, Seção 1, de 3/12/2009, passa a ser NBC TA 210 (R1).</w:t>
      </w:r>
    </w:p>
    <w:p w14:paraId="33AFEBF9" w14:textId="77777777" w:rsidR="00283890" w:rsidRPr="00283890" w:rsidRDefault="00283890" w:rsidP="009A4CD5">
      <w:pPr>
        <w:pStyle w:val="Textoembloco"/>
        <w:tabs>
          <w:tab w:val="left" w:pos="-5245"/>
        </w:tabs>
        <w:ind w:left="0"/>
        <w:jc w:val="both"/>
        <w:rPr>
          <w:sz w:val="24"/>
          <w:lang w:val="pt-BR"/>
        </w:rPr>
      </w:pPr>
    </w:p>
    <w:p w14:paraId="7EFC8219" w14:textId="77777777" w:rsidR="00283890" w:rsidRDefault="00283890" w:rsidP="009A4CD5">
      <w:pPr>
        <w:pStyle w:val="Textoembloco"/>
        <w:autoSpaceDE w:val="0"/>
        <w:autoSpaceDN w:val="0"/>
        <w:adjustRightInd w:val="0"/>
        <w:ind w:left="0"/>
        <w:jc w:val="both"/>
        <w:rPr>
          <w:sz w:val="24"/>
          <w:lang w:val="pt-BR"/>
        </w:rPr>
      </w:pPr>
      <w:r>
        <w:rPr>
          <w:sz w:val="24"/>
          <w:lang w:val="pt-BR"/>
        </w:rPr>
        <w:t>As alterações desta norma entram em vigor na data de sua publicação, aplicando-se a auditorias de demonstrações contábeis para períodos que se findam em, ou após, 31 de dezembro de 2016.</w:t>
      </w:r>
    </w:p>
    <w:p w14:paraId="381806B3" w14:textId="77777777" w:rsidR="00283890" w:rsidRDefault="00283890" w:rsidP="009A4CD5">
      <w:pPr>
        <w:ind w:left="567" w:right="2" w:hanging="567"/>
        <w:jc w:val="both"/>
      </w:pPr>
    </w:p>
    <w:p w14:paraId="0CC5C032" w14:textId="77777777" w:rsidR="00283890" w:rsidRDefault="00283890" w:rsidP="009A4CD5">
      <w:pPr>
        <w:ind w:left="567" w:right="2" w:hanging="567"/>
        <w:jc w:val="both"/>
      </w:pPr>
    </w:p>
    <w:p w14:paraId="196AF65D" w14:textId="77777777" w:rsidR="00283890" w:rsidRPr="00684F1A" w:rsidRDefault="00283890" w:rsidP="009A4CD5">
      <w:pPr>
        <w:pStyle w:val="Recuodecorpodetexto2"/>
        <w:spacing w:after="0" w:line="240" w:lineRule="auto"/>
        <w:jc w:val="right"/>
        <w:rPr>
          <w:lang w:val="pt-BR"/>
        </w:rPr>
      </w:pPr>
      <w:r w:rsidRPr="00684F1A">
        <w:rPr>
          <w:lang w:val="pt-BR"/>
        </w:rPr>
        <w:t>Brasília, 19 de agosto de 2016.</w:t>
      </w:r>
    </w:p>
    <w:p w14:paraId="377A0A1A" w14:textId="77777777" w:rsidR="00283890" w:rsidRDefault="00283890" w:rsidP="009A4CD5"/>
    <w:p w14:paraId="5FE269C0" w14:textId="77777777" w:rsidR="00283890" w:rsidRDefault="00283890" w:rsidP="009A4CD5">
      <w:pPr>
        <w:jc w:val="both"/>
      </w:pPr>
    </w:p>
    <w:p w14:paraId="0BFFD095" w14:textId="77777777" w:rsidR="00283890" w:rsidRDefault="00283890" w:rsidP="009A4CD5"/>
    <w:p w14:paraId="6FF191D5" w14:textId="77777777" w:rsidR="00283890" w:rsidRDefault="00283890" w:rsidP="009A4CD5">
      <w:pPr>
        <w:jc w:val="center"/>
        <w:rPr>
          <w:bCs/>
        </w:rPr>
      </w:pPr>
      <w:r>
        <w:t xml:space="preserve">Contador </w:t>
      </w:r>
      <w:r>
        <w:rPr>
          <w:b/>
        </w:rPr>
        <w:t>José Martonio Alves Coelho</w:t>
      </w:r>
    </w:p>
    <w:p w14:paraId="217490F1" w14:textId="77777777" w:rsidR="00283890" w:rsidRPr="00EB2FB5" w:rsidRDefault="00283890" w:rsidP="009A4CD5">
      <w:pPr>
        <w:pStyle w:val="Recuodecorpodetexto2"/>
        <w:spacing w:after="0" w:line="240" w:lineRule="auto"/>
        <w:ind w:left="0"/>
        <w:jc w:val="center"/>
        <w:rPr>
          <w:lang w:val="pt-BR"/>
        </w:rPr>
      </w:pPr>
      <w:r w:rsidRPr="00EB2FB5">
        <w:rPr>
          <w:b/>
          <w:lang w:val="pt-BR"/>
        </w:rPr>
        <w:t>Presidente</w:t>
      </w:r>
    </w:p>
    <w:p w14:paraId="0FE92B12" w14:textId="77777777" w:rsidR="00283890" w:rsidRDefault="00283890" w:rsidP="009A4CD5">
      <w:pPr>
        <w:jc w:val="both"/>
      </w:pPr>
    </w:p>
    <w:p w14:paraId="7F2609E2" w14:textId="77777777" w:rsidR="00283890" w:rsidRDefault="00283890" w:rsidP="009A4CD5">
      <w:pPr>
        <w:ind w:left="567"/>
        <w:jc w:val="both"/>
      </w:pPr>
    </w:p>
    <w:p w14:paraId="715613B7" w14:textId="77777777" w:rsidR="00283890" w:rsidRDefault="00283890" w:rsidP="009A4CD5">
      <w:pPr>
        <w:ind w:left="567" w:hanging="567"/>
        <w:jc w:val="both"/>
        <w:rPr>
          <w:b/>
          <w:sz w:val="28"/>
          <w:szCs w:val="28"/>
        </w:rPr>
      </w:pPr>
    </w:p>
    <w:p w14:paraId="0E3F53FC" w14:textId="77777777" w:rsidR="00283890" w:rsidRPr="00984414" w:rsidRDefault="00283890" w:rsidP="009A4CD5">
      <w:pPr>
        <w:ind w:left="567" w:hanging="567"/>
        <w:jc w:val="both"/>
        <w:rPr>
          <w:b/>
          <w:sz w:val="28"/>
          <w:szCs w:val="28"/>
        </w:rPr>
      </w:pPr>
      <w:r w:rsidRPr="00984414">
        <w:rPr>
          <w:b/>
          <w:sz w:val="28"/>
          <w:szCs w:val="28"/>
        </w:rPr>
        <w:t>Aplicação e outros materiais explicativos</w:t>
      </w:r>
    </w:p>
    <w:p w14:paraId="2E85B1CE" w14:textId="77777777" w:rsidR="00283890" w:rsidRDefault="00283890" w:rsidP="009A4CD5">
      <w:pPr>
        <w:ind w:left="567" w:hanging="567"/>
        <w:jc w:val="both"/>
      </w:pPr>
    </w:p>
    <w:p w14:paraId="5A02FBB5" w14:textId="77777777" w:rsidR="00283890" w:rsidRDefault="00283890" w:rsidP="009A4CD5">
      <w:pPr>
        <w:ind w:left="567" w:hanging="567"/>
        <w:jc w:val="both"/>
      </w:pPr>
      <w:r w:rsidRPr="007258F4">
        <w:rPr>
          <w:b/>
        </w:rPr>
        <w:t>Alcance</w:t>
      </w:r>
      <w:r>
        <w:t xml:space="preserve"> (ver item 1)</w:t>
      </w:r>
    </w:p>
    <w:p w14:paraId="3F7F40B8" w14:textId="77777777" w:rsidR="00283890" w:rsidRDefault="00283890" w:rsidP="009A4CD5">
      <w:pPr>
        <w:ind w:left="567" w:hanging="567"/>
        <w:jc w:val="both"/>
      </w:pPr>
    </w:p>
    <w:p w14:paraId="0FE2B740" w14:textId="77777777" w:rsidR="00283890" w:rsidRDefault="00283890" w:rsidP="009A4CD5">
      <w:pPr>
        <w:ind w:left="567" w:hanging="567"/>
        <w:jc w:val="both"/>
      </w:pPr>
      <w:r>
        <w:t xml:space="preserve">A1. </w:t>
      </w:r>
      <w:r>
        <w:tab/>
        <w:t xml:space="preserve">Trabalhos de asseguração, que incluem trabalhos de auditoria, podem ser aceitos somente se o auditor independente considera que as exigências éticas relevantes, como independência e competência profissional, serão satisfeitas, e quando o trabalho apresenta certas características (ver item 17 da Estrutura Conceitual para Trabalho de Asseguração). A responsabilidade do auditor com relação às exigências éticas no contexto da aceitação de um trabalho de auditoria e na medida em que estão sob o controle do auditor são tratadas na NBC TA 220 – Controle de Qualidade da Auditoria de Demonstrações Contábeis, itens 9 a 11. Essa Norma trata desses assuntos (ou condições prévias) que estão sob o controle da entidade sobre os quais o auditor e a administração da entidade devem concordar. </w:t>
      </w:r>
    </w:p>
    <w:p w14:paraId="079CD504" w14:textId="77777777" w:rsidR="00283890" w:rsidRDefault="00283890" w:rsidP="009A4CD5">
      <w:pPr>
        <w:ind w:left="567" w:hanging="567"/>
        <w:jc w:val="both"/>
      </w:pPr>
    </w:p>
    <w:p w14:paraId="26A4A7DD" w14:textId="77777777" w:rsidR="00283890" w:rsidRPr="007258F4" w:rsidRDefault="00283890" w:rsidP="009A4CD5">
      <w:pPr>
        <w:ind w:left="567" w:hanging="567"/>
        <w:jc w:val="both"/>
        <w:rPr>
          <w:b/>
        </w:rPr>
      </w:pPr>
      <w:r w:rsidRPr="0079133C">
        <w:rPr>
          <w:b/>
        </w:rPr>
        <w:t xml:space="preserve">Condições prévias </w:t>
      </w:r>
      <w:r>
        <w:rPr>
          <w:b/>
        </w:rPr>
        <w:t>para uma</w:t>
      </w:r>
      <w:r w:rsidRPr="0079133C">
        <w:rPr>
          <w:b/>
        </w:rPr>
        <w:t xml:space="preserve"> auditoria</w:t>
      </w:r>
    </w:p>
    <w:p w14:paraId="15C87F9C" w14:textId="77777777" w:rsidR="00283890" w:rsidRDefault="00283890" w:rsidP="009A4CD5">
      <w:pPr>
        <w:ind w:left="567" w:hanging="567"/>
        <w:jc w:val="both"/>
      </w:pPr>
    </w:p>
    <w:p w14:paraId="47D45199" w14:textId="77777777" w:rsidR="00283890" w:rsidRDefault="00283890" w:rsidP="009A4CD5">
      <w:pPr>
        <w:ind w:left="567" w:hanging="567"/>
        <w:jc w:val="both"/>
      </w:pPr>
      <w:r>
        <w:t>Estruturas de relatórios financeiros (ver item 6(a))</w:t>
      </w:r>
    </w:p>
    <w:p w14:paraId="374B30D3" w14:textId="77777777" w:rsidR="00283890" w:rsidRDefault="00283890" w:rsidP="009A4CD5">
      <w:pPr>
        <w:ind w:left="567" w:hanging="567"/>
        <w:jc w:val="both"/>
      </w:pPr>
    </w:p>
    <w:p w14:paraId="5A9CEB1D" w14:textId="77777777" w:rsidR="00283890" w:rsidRDefault="00283890" w:rsidP="009A4CD5">
      <w:pPr>
        <w:ind w:left="567" w:hanging="567"/>
        <w:jc w:val="both"/>
      </w:pPr>
      <w:r>
        <w:t xml:space="preserve">A2. </w:t>
      </w:r>
      <w:r>
        <w:tab/>
        <w:t>Uma condição para a aceitação de trabalho de asseguração é que os critérios mencionados na definição desse trabalho são adequados e disponíveis para os usuários previstos (item 17(b)(ii) da Estrutura Conceitual para Trabalho de Asseguração). Os critérios são os referenciais usados para avaliar ou mensurar o objeto do trabalho, incluindo, quando relevante, referenciais para apresentação e divulgação. Critérios adequados possibilitam a avaliação ou a mensuração razoavelmente consistente do objeto do trabalho dentro do contexto de julgamento profissional. Para fins das normas de auditoria</w:t>
      </w:r>
      <w:r w:rsidRPr="001D2652">
        <w:t>, a estrutura de r</w:t>
      </w:r>
      <w:r>
        <w:t xml:space="preserve">elatório financeiro aplicável fornece os critérios que o auditor utiliza para examinar as demonstrações contábeis, incluindo, quando relevante, sua adequada apresentação. </w:t>
      </w:r>
    </w:p>
    <w:p w14:paraId="50F496EB" w14:textId="77777777" w:rsidR="00283890" w:rsidRDefault="00283890" w:rsidP="009A4CD5">
      <w:pPr>
        <w:ind w:left="567" w:hanging="567"/>
        <w:jc w:val="both"/>
      </w:pPr>
    </w:p>
    <w:p w14:paraId="524E97FA" w14:textId="77777777" w:rsidR="00283890" w:rsidRDefault="00283890" w:rsidP="009A4CD5">
      <w:pPr>
        <w:ind w:left="567" w:hanging="567"/>
        <w:jc w:val="both"/>
      </w:pPr>
      <w:r>
        <w:t xml:space="preserve">A3. </w:t>
      </w:r>
      <w:r>
        <w:tab/>
        <w:t xml:space="preserve">Sem uma estrutura de relatório financeiro aceitável, a administração não possui base apropriada para a elaboração das demonstrações contábeis e o auditor não dispõe de critérios adequados para examinar as demonstrações contábeis. Em muitos casos, o auditor pode presumir que a estrutura de relatório financeiro aplicável é aceitável, conforme descrito nos itens A8 e A9. </w:t>
      </w:r>
    </w:p>
    <w:p w14:paraId="2C292D29" w14:textId="77777777" w:rsidR="00283890" w:rsidRPr="00847850" w:rsidRDefault="00283890" w:rsidP="009A4CD5">
      <w:pPr>
        <w:ind w:left="567" w:hanging="567"/>
        <w:jc w:val="both"/>
      </w:pPr>
    </w:p>
    <w:p w14:paraId="42B6417B" w14:textId="77777777" w:rsidR="00283890" w:rsidRDefault="00283890" w:rsidP="009A4CD5">
      <w:pPr>
        <w:ind w:left="567" w:hanging="567"/>
        <w:jc w:val="both"/>
      </w:pPr>
      <w:r>
        <w:t xml:space="preserve">Determinação da aceitação da estrutura de relatório financeiro </w:t>
      </w:r>
    </w:p>
    <w:p w14:paraId="64FADF60" w14:textId="77777777" w:rsidR="00283890" w:rsidRDefault="00283890" w:rsidP="009A4CD5">
      <w:pPr>
        <w:ind w:left="567" w:hanging="567"/>
        <w:jc w:val="both"/>
      </w:pPr>
    </w:p>
    <w:p w14:paraId="075861F6" w14:textId="77777777" w:rsidR="00283890" w:rsidRDefault="00283890" w:rsidP="009A4CD5">
      <w:pPr>
        <w:spacing w:after="120"/>
        <w:ind w:left="567" w:hanging="567"/>
        <w:jc w:val="both"/>
      </w:pPr>
      <w:r>
        <w:t xml:space="preserve">A4. </w:t>
      </w:r>
      <w:r>
        <w:tab/>
        <w:t>Os fatores relevantes para a aceitação pelo auditor da estrutura de relatório financeiro a ser aplicada na elaboração das demonstrações contábeis incluem:</w:t>
      </w:r>
    </w:p>
    <w:p w14:paraId="64B2C60C" w14:textId="77777777" w:rsidR="00283890" w:rsidRDefault="00283890" w:rsidP="00283890">
      <w:pPr>
        <w:numPr>
          <w:ilvl w:val="0"/>
          <w:numId w:val="58"/>
        </w:numPr>
        <w:spacing w:after="120" w:line="240" w:lineRule="auto"/>
        <w:ind w:left="851" w:hanging="284"/>
        <w:jc w:val="both"/>
      </w:pPr>
      <w:r>
        <w:t xml:space="preserve"> </w:t>
      </w:r>
      <w:r>
        <w:tab/>
        <w:t>a natureza da entidade (por exemplo, se é uma empresa, uma entidade do setor público ou uma organização sem fins lucrativos);</w:t>
      </w:r>
    </w:p>
    <w:p w14:paraId="3964B697" w14:textId="77777777" w:rsidR="00283890" w:rsidRDefault="00283890" w:rsidP="00283890">
      <w:pPr>
        <w:numPr>
          <w:ilvl w:val="0"/>
          <w:numId w:val="58"/>
        </w:numPr>
        <w:spacing w:after="120" w:line="240" w:lineRule="auto"/>
        <w:ind w:left="851" w:hanging="284"/>
        <w:jc w:val="both"/>
      </w:pPr>
      <w:r>
        <w:t xml:space="preserve"> </w:t>
      </w:r>
      <w:r>
        <w:tab/>
        <w:t>o objetivo das demonstrações contábeis (por exemplo, se são elaboradas para atender as necessidades de informações contábeis comuns a uma ampla gama de usuários ou as necessidades de informações contábeis de usuários específicos);</w:t>
      </w:r>
    </w:p>
    <w:p w14:paraId="67BD9ED6" w14:textId="77777777" w:rsidR="00283890" w:rsidRDefault="00283890" w:rsidP="00283890">
      <w:pPr>
        <w:numPr>
          <w:ilvl w:val="0"/>
          <w:numId w:val="58"/>
        </w:numPr>
        <w:spacing w:after="120" w:line="240" w:lineRule="auto"/>
        <w:ind w:left="851" w:hanging="284"/>
        <w:jc w:val="both"/>
      </w:pPr>
      <w:r>
        <w:t xml:space="preserve"> </w:t>
      </w:r>
      <w:r>
        <w:tab/>
        <w:t>a natureza das demonstrações contábeis (por exemplo, se as demonstrações contábeis constituem um conjunto completo de demonstrações con</w:t>
      </w:r>
      <w:r w:rsidRPr="00BB1217">
        <w:t>tábeis ou somente uma única demonstração contábil);</w:t>
      </w:r>
      <w:r>
        <w:t xml:space="preserve"> e</w:t>
      </w:r>
    </w:p>
    <w:p w14:paraId="70836BBB" w14:textId="77777777" w:rsidR="00283890" w:rsidRDefault="00283890" w:rsidP="00283890">
      <w:pPr>
        <w:numPr>
          <w:ilvl w:val="0"/>
          <w:numId w:val="58"/>
        </w:numPr>
        <w:spacing w:after="0" w:line="240" w:lineRule="auto"/>
        <w:ind w:left="851" w:hanging="284"/>
        <w:jc w:val="both"/>
      </w:pPr>
      <w:r>
        <w:t xml:space="preserve"> </w:t>
      </w:r>
      <w:r>
        <w:tab/>
        <w:t>se a lei ou o regulamento prevê a estrutura de relatório financeiro aplicável.</w:t>
      </w:r>
    </w:p>
    <w:p w14:paraId="7CC8C5AA" w14:textId="77777777" w:rsidR="00283890" w:rsidRDefault="00283890" w:rsidP="009A4CD5">
      <w:pPr>
        <w:ind w:left="1276" w:hanging="425"/>
        <w:jc w:val="both"/>
      </w:pPr>
    </w:p>
    <w:p w14:paraId="3D53F7C7" w14:textId="77777777" w:rsidR="00283890" w:rsidRDefault="00283890" w:rsidP="009A4CD5">
      <w:pPr>
        <w:ind w:left="567" w:hanging="567"/>
        <w:jc w:val="both"/>
      </w:pPr>
      <w:r>
        <w:t xml:space="preserve">A5. </w:t>
      </w:r>
      <w:r>
        <w:tab/>
        <w:t xml:space="preserve">Muitos usuários de demonstrações contábeis não estão em posição de exigir demonstrações contábeis sob medida para atender suas necessidades de informações específicas. Embora não seja possível atender todas as necessidades de informações de usuários específicos, existem necessidades de informações que são comuns a uma ampla gama de usuários. Demonstrações contábeis elaboradas de acordo com uma estrutura de relatório financeiro elaborada para satisfazer as necessidades de informações comuns a uma ampla gama de usuários são denominadas demonstrações contábeis para fins gerais. </w:t>
      </w:r>
    </w:p>
    <w:p w14:paraId="59557238" w14:textId="77777777" w:rsidR="00283890" w:rsidRDefault="00283890" w:rsidP="009A4CD5">
      <w:pPr>
        <w:ind w:left="567" w:hanging="567"/>
        <w:jc w:val="both"/>
      </w:pPr>
    </w:p>
    <w:p w14:paraId="3E0BC1E2" w14:textId="77777777" w:rsidR="00283890" w:rsidRDefault="00283890" w:rsidP="009A4CD5">
      <w:pPr>
        <w:ind w:left="567" w:hanging="567"/>
        <w:jc w:val="both"/>
      </w:pPr>
      <w:r>
        <w:t xml:space="preserve">A6. </w:t>
      </w:r>
      <w:r>
        <w:tab/>
        <w:t xml:space="preserve">Em alguns casos, as demonstrações contábeis podem ser elaboradas de acordo com uma estrutura de relatório financeiro elaborada para atender as necessidades de informações de usuários específicos. Essas demonstrações contábeis são denominadas demonstrações para fins especiais. As necessidades de informações financeiras de usuários específicos determinam a estrutura de relatório financeiro aplicável nessas circunstâncias. A NBC TA 800 – </w:t>
      </w:r>
      <w:r w:rsidRPr="00847850">
        <w:t xml:space="preserve">Considerações </w:t>
      </w:r>
      <w:r>
        <w:t>E</w:t>
      </w:r>
      <w:r w:rsidRPr="00847850">
        <w:t xml:space="preserve">speciais - Auditorias de </w:t>
      </w:r>
      <w:r>
        <w:t>D</w:t>
      </w:r>
      <w:r w:rsidRPr="00847850">
        <w:t xml:space="preserve">emonstrações </w:t>
      </w:r>
      <w:r>
        <w:t>C</w:t>
      </w:r>
      <w:r w:rsidRPr="00847850">
        <w:t xml:space="preserve">ontábeis </w:t>
      </w:r>
      <w:r>
        <w:t xml:space="preserve">Elaboradas </w:t>
      </w:r>
      <w:r w:rsidRPr="00847850">
        <w:t xml:space="preserve">de </w:t>
      </w:r>
      <w:r>
        <w:t>A</w:t>
      </w:r>
      <w:r w:rsidRPr="00847850">
        <w:t xml:space="preserve">cordo com </w:t>
      </w:r>
      <w:r>
        <w:t>E</w:t>
      </w:r>
      <w:r w:rsidRPr="00847850">
        <w:t xml:space="preserve">struturas </w:t>
      </w:r>
      <w:r>
        <w:t>C</w:t>
      </w:r>
      <w:r w:rsidRPr="00847850">
        <w:t xml:space="preserve">onceituais de </w:t>
      </w:r>
      <w:r>
        <w:t>C</w:t>
      </w:r>
      <w:r w:rsidRPr="00847850">
        <w:t xml:space="preserve">ontabilidade para </w:t>
      </w:r>
      <w:r>
        <w:t>P</w:t>
      </w:r>
      <w:r w:rsidRPr="00847850">
        <w:t xml:space="preserve">ropósitos </w:t>
      </w:r>
      <w:r>
        <w:t>E</w:t>
      </w:r>
      <w:r w:rsidRPr="00847850">
        <w:t>speciais, item 8,</w:t>
      </w:r>
      <w:r>
        <w:t xml:space="preserve"> discute a aceitação de estrutura de relatórios financeiros elaborada para atender as necessidades de informações de usuários específicos. </w:t>
      </w:r>
    </w:p>
    <w:p w14:paraId="6419D863" w14:textId="77777777" w:rsidR="00283890" w:rsidRDefault="00283890" w:rsidP="009A4CD5">
      <w:pPr>
        <w:ind w:left="567" w:hanging="567"/>
        <w:jc w:val="both"/>
      </w:pPr>
    </w:p>
    <w:p w14:paraId="4E8F2D46" w14:textId="77777777" w:rsidR="00283890" w:rsidRDefault="00283890" w:rsidP="009A4CD5">
      <w:pPr>
        <w:ind w:left="567" w:hanging="567"/>
        <w:jc w:val="both"/>
      </w:pPr>
      <w:r>
        <w:t xml:space="preserve">A7. </w:t>
      </w:r>
      <w:r>
        <w:tab/>
        <w:t>As deficiências na estrutura de relatório financeiro aplicável que indicam que a estrutura não é aceitável podem ser encontradas após a aceitação do trabalho de auditoria. Quando o uso dessa estrutura é previsto em lei ou regulamento, os requisitos dos itens 19 e 20 se aplicam. Quando o uso dessa estrutura não for previsto em lei ou regulamento, a administração pode decidir adotar outra estrutura que seja aceitável. Quando isso acontece, conforme requerido pelo item 16, são estabelecidos novos termos para o trabalho de auditoria para refletir a mudança na estrutura, uma vez que os termos previamente estabelecidos não são mais válidos.</w:t>
      </w:r>
    </w:p>
    <w:p w14:paraId="65C8B211" w14:textId="77777777" w:rsidR="00283890" w:rsidRPr="00847850" w:rsidRDefault="00283890" w:rsidP="009A4CD5">
      <w:pPr>
        <w:ind w:left="567" w:hanging="567"/>
        <w:jc w:val="both"/>
      </w:pPr>
    </w:p>
    <w:p w14:paraId="5F6415A2" w14:textId="77777777" w:rsidR="00283890" w:rsidRDefault="00283890" w:rsidP="009A4CD5">
      <w:pPr>
        <w:ind w:left="567" w:hanging="567"/>
        <w:jc w:val="both"/>
      </w:pPr>
      <w:r>
        <w:t>Estrutura de relatório financeiro para fins gerais.</w:t>
      </w:r>
    </w:p>
    <w:p w14:paraId="1D9ED16E" w14:textId="77777777" w:rsidR="00283890" w:rsidRDefault="00283890" w:rsidP="009A4CD5">
      <w:pPr>
        <w:ind w:left="567" w:hanging="567"/>
        <w:jc w:val="both"/>
      </w:pPr>
    </w:p>
    <w:p w14:paraId="70D519D0" w14:textId="77777777" w:rsidR="00283890" w:rsidRDefault="00283890" w:rsidP="009A4CD5">
      <w:pPr>
        <w:spacing w:after="120"/>
        <w:ind w:left="567" w:hanging="567"/>
        <w:jc w:val="both"/>
      </w:pPr>
      <w:r w:rsidRPr="00FC1240">
        <w:t>A8.</w:t>
      </w:r>
      <w:r>
        <w:t xml:space="preserve"> </w:t>
      </w:r>
      <w:r>
        <w:tab/>
        <w:t>Atualmente, ainda não existe uma única estrutura conceitual de contabilidade para fins gerais, que seja universalmente reconhecida. Na ausência dessa estrutura, presume-se que as normas de contabilidade estabelecidas por organizações que são autorizadas ou reconhecidas para editar normas a serem usadas por certos tipos de entidades são aceitáveis para demonstrações contábeis para fins gerais elaboradas pelas referidas entidades, desde que as organizações sigam um processo estabelecido e transparente, envolvendo a deliberação e consideração da visão de ampla gama de partes interessadas. Exemplos dessas normas de contabilidade incluem:</w:t>
      </w:r>
    </w:p>
    <w:p w14:paraId="3A4C2AE3" w14:textId="77777777" w:rsidR="00283890" w:rsidRDefault="00283890" w:rsidP="00283890">
      <w:pPr>
        <w:numPr>
          <w:ilvl w:val="0"/>
          <w:numId w:val="59"/>
        </w:numPr>
        <w:spacing w:after="120" w:line="240" w:lineRule="auto"/>
        <w:ind w:left="851" w:hanging="284"/>
        <w:jc w:val="both"/>
      </w:pPr>
      <w:r>
        <w:t xml:space="preserve"> </w:t>
      </w:r>
      <w:r>
        <w:tab/>
        <w:t xml:space="preserve">Normas internacionais de contabilidade (IFRS) editadas pelo Conselho de Normas Internacionais de Contabilidade (IASB); </w:t>
      </w:r>
    </w:p>
    <w:p w14:paraId="171616B7" w14:textId="77777777" w:rsidR="00283890" w:rsidRDefault="00283890" w:rsidP="00283890">
      <w:pPr>
        <w:numPr>
          <w:ilvl w:val="0"/>
          <w:numId w:val="59"/>
        </w:numPr>
        <w:spacing w:after="120" w:line="240" w:lineRule="auto"/>
        <w:ind w:left="851" w:hanging="284"/>
        <w:jc w:val="both"/>
      </w:pPr>
      <w:r>
        <w:t xml:space="preserve"> </w:t>
      </w:r>
      <w:r>
        <w:tab/>
        <w:t>Normas internacionais de contabilidade do setor público (IPSASs) editadas pelo Conselho de Normas Internacionais de Contabilidade do Setor Público; e</w:t>
      </w:r>
    </w:p>
    <w:p w14:paraId="45723290" w14:textId="77777777" w:rsidR="00283890" w:rsidRDefault="00283890" w:rsidP="00283890">
      <w:pPr>
        <w:numPr>
          <w:ilvl w:val="0"/>
          <w:numId w:val="59"/>
        </w:numPr>
        <w:spacing w:after="120" w:line="240" w:lineRule="auto"/>
        <w:ind w:left="851" w:hanging="284"/>
        <w:jc w:val="both"/>
      </w:pPr>
      <w:r>
        <w:t xml:space="preserve"> </w:t>
      </w:r>
      <w:r>
        <w:tab/>
        <w:t>Princípios contábeis editados por organização normativa autorizada ou reconhecida, que siga um processo estabelecido e transparente envolvendo a deliberação e consideração da visão de ampla gama de partes interessadas. Como é o caso das práticas contábeis adotadas no Brasil. Ver definição de práticas contábeis adotadas no Brasil no item 7 da NBC TG 26 – Apresentação das Demonstrações Contábeis aprovada pelo CFC.</w:t>
      </w:r>
    </w:p>
    <w:p w14:paraId="490A8E1C" w14:textId="77777777" w:rsidR="00283890" w:rsidRPr="00847850" w:rsidRDefault="00283890" w:rsidP="009A4CD5">
      <w:pPr>
        <w:ind w:left="567"/>
        <w:jc w:val="both"/>
      </w:pPr>
      <w:r>
        <w:t xml:space="preserve">Essas normas de contabilidade são frequentemente identificadas como a estrutura de relatório financeiro em lei ou regulamento que rege a elaboração de demonstrações contábeis para fins gerais. </w:t>
      </w:r>
    </w:p>
    <w:p w14:paraId="34FAB32C" w14:textId="77777777" w:rsidR="00283890" w:rsidRDefault="00283890" w:rsidP="009A4CD5">
      <w:pPr>
        <w:ind w:left="567" w:hanging="567"/>
        <w:jc w:val="both"/>
      </w:pPr>
    </w:p>
    <w:p w14:paraId="10B86126" w14:textId="77777777" w:rsidR="00283890" w:rsidRDefault="00283890" w:rsidP="009A4CD5">
      <w:pPr>
        <w:ind w:left="567" w:hanging="567"/>
        <w:jc w:val="both"/>
      </w:pPr>
      <w:r>
        <w:t xml:space="preserve">Estrutura de relatório financeiro prevista em lei ou regulamento </w:t>
      </w:r>
    </w:p>
    <w:p w14:paraId="0C73B132" w14:textId="77777777" w:rsidR="00283890" w:rsidRDefault="00283890" w:rsidP="009A4CD5">
      <w:pPr>
        <w:ind w:left="567" w:hanging="567"/>
        <w:jc w:val="both"/>
      </w:pPr>
    </w:p>
    <w:p w14:paraId="4D617C17" w14:textId="77777777" w:rsidR="00283890" w:rsidRDefault="00283890" w:rsidP="009A4CD5">
      <w:pPr>
        <w:ind w:left="567" w:hanging="567"/>
        <w:jc w:val="both"/>
      </w:pPr>
      <w:r>
        <w:t xml:space="preserve">A9. </w:t>
      </w:r>
      <w:r>
        <w:tab/>
        <w:t xml:space="preserve">De acordo com o item 6(a), o auditor deve determinar se a estrutura de relatório financeiro a ser aplicada na elaboração das demonstrações contábeis é aceitável. Em algumas jurisdições, a lei ou o regulamento pode determinar a estrutura de relatório financeiro a ser usada na elaboração de demonstrações contábeis para fins gerais para certos tipos de entidades. Na ausência de indicações em contrário, presume-se que essa estrutura de relatório financeiro é aceitável para as demonstrações contábeis para fins gerais elaboradas por essas entidades. No caso de a estrutura não ser considerada aceitável, os itens 19 e 20 se </w:t>
      </w:r>
      <w:r w:rsidRPr="009409CF">
        <w:t>aplicam.</w:t>
      </w:r>
    </w:p>
    <w:p w14:paraId="2FE26FA6" w14:textId="77777777" w:rsidR="00283890" w:rsidRDefault="00283890" w:rsidP="009A4CD5">
      <w:pPr>
        <w:ind w:left="567" w:hanging="567"/>
        <w:jc w:val="both"/>
      </w:pPr>
    </w:p>
    <w:p w14:paraId="1CE1FF5C" w14:textId="77777777" w:rsidR="00283890" w:rsidRDefault="00283890" w:rsidP="009A4CD5">
      <w:pPr>
        <w:jc w:val="both"/>
      </w:pPr>
      <w:r>
        <w:t>Jurisdição que não possui organização normativa ou estrutura de relatório financeiro prevista</w:t>
      </w:r>
    </w:p>
    <w:p w14:paraId="250E2DE9" w14:textId="77777777" w:rsidR="00283890" w:rsidRDefault="00283890" w:rsidP="009A4CD5">
      <w:pPr>
        <w:jc w:val="both"/>
      </w:pPr>
    </w:p>
    <w:p w14:paraId="2C04140B" w14:textId="77777777" w:rsidR="00283890" w:rsidRDefault="00283890" w:rsidP="009A4CD5">
      <w:pPr>
        <w:ind w:left="567" w:hanging="567"/>
        <w:jc w:val="both"/>
      </w:pPr>
      <w:r>
        <w:t xml:space="preserve">A10. </w:t>
      </w:r>
      <w:r>
        <w:tab/>
        <w:t xml:space="preserve">Quando a entidade está registrada ou operando em jurisdição que não possui organização normativa autorizada ou reconhecida, ou quando o uso da estrutura de relatório financeiro não está previsto em lei ou regulamento, a administração identifica a estrutura de relatório financeiro a ser aplicada na elaboração das demonstrações contábeis. O Apêndice 2 traz orientação para a determinação da aceitabilidade de estrutura de relatórios financeiros nessas circunstâncias. </w:t>
      </w:r>
    </w:p>
    <w:p w14:paraId="3381C004" w14:textId="77777777" w:rsidR="00283890" w:rsidRDefault="00283890" w:rsidP="009A4CD5">
      <w:pPr>
        <w:ind w:left="567" w:hanging="567"/>
        <w:jc w:val="both"/>
      </w:pPr>
    </w:p>
    <w:p w14:paraId="13B02103" w14:textId="77777777" w:rsidR="00283890" w:rsidRDefault="00283890" w:rsidP="009A4CD5">
      <w:pPr>
        <w:ind w:left="567" w:hanging="567"/>
        <w:jc w:val="both"/>
      </w:pPr>
      <w:r>
        <w:t>Concordância quanto à responsabilidade da administração (ver item 6(b))</w:t>
      </w:r>
    </w:p>
    <w:p w14:paraId="66EF3579" w14:textId="77777777" w:rsidR="00283890" w:rsidRDefault="00283890" w:rsidP="009A4CD5">
      <w:pPr>
        <w:ind w:left="567" w:hanging="567"/>
        <w:jc w:val="both"/>
      </w:pPr>
    </w:p>
    <w:p w14:paraId="01E34471" w14:textId="77777777" w:rsidR="00283890" w:rsidRPr="00684F1A" w:rsidRDefault="00283890" w:rsidP="009A4CD5">
      <w:pPr>
        <w:ind w:left="567" w:hanging="567"/>
        <w:jc w:val="both"/>
        <w:rPr>
          <w:strike/>
        </w:rPr>
      </w:pPr>
      <w:r w:rsidRPr="00684F1A">
        <w:rPr>
          <w:strike/>
        </w:rPr>
        <w:t xml:space="preserve">A11. </w:t>
      </w:r>
      <w:r w:rsidRPr="00684F1A">
        <w:rPr>
          <w:strike/>
        </w:rPr>
        <w:tab/>
        <w:t xml:space="preserve">De acordo com as normas de auditoria, a auditoria é conduzida com base no pressuposto de que a administração reconheceu e entende que possui as responsabilidades especificadas no item 6(b) (ver também item A2 da NBC TA 200). Em certas jurisdições, essas responsabilidades podem ser especificadas em lei ou regulamento. Em outras, pode haver pouca ou nenhuma definição reguladora dessas responsabilidades. As normas de auditoria não suprimem a lei ou o regulamento nesses assuntos. Entretanto, o conceito de auditoria independente requer que o papel do auditor não envolva assumir a responsabilidade pela elaboração das demonstrações contábeis ou pelo respectivo controle interno da entidade, e o auditor tem uma expectativa razoável de obter as informações necessárias para a auditoria na medida em que a administração seja capaz de fornecê-las ou obtê-las. Consequentemente, o pressuposto é fundamental para a condução de auditoria independente. Para evitar mal-entendidos, obtém-se a concordância da administração de que ela reconhece e entende que essas responsabilidades fazem parte de acordo e da documentação dos termos do trabalho de auditoria nos itens 9 a 12. </w:t>
      </w:r>
    </w:p>
    <w:p w14:paraId="06C56298" w14:textId="77777777" w:rsidR="00283890" w:rsidRDefault="00283890" w:rsidP="009A4CD5">
      <w:pPr>
        <w:ind w:left="567" w:hanging="567"/>
        <w:jc w:val="both"/>
      </w:pPr>
    </w:p>
    <w:p w14:paraId="5D6415E5" w14:textId="77777777" w:rsidR="00283890" w:rsidRDefault="00283890" w:rsidP="009A4CD5">
      <w:pPr>
        <w:ind w:left="567" w:hanging="567"/>
        <w:jc w:val="both"/>
      </w:pPr>
      <w:r>
        <w:t>A11.</w:t>
      </w:r>
      <w:r>
        <w:tab/>
        <w:t xml:space="preserve">De acordo com as normas de auditoria, a auditoria é conduzida com base no pressuposto de que a administração reconheceu e entende que possui as responsabilidades especificadas no item 6(b) (ver item A4 da NBC TA 200). Em certas jurisdições, essas responsabilidades podem ser especificadas em lei ou regulamento. Em outras, pode haver pouca ou nenhuma definição reguladora dessas responsabilidades. As normas de auditoria não suprimem a lei ou o regulamento nesses assuntos. Entretanto, o conceito de auditoria independente requer que o papel do auditor não envolva assumir a responsabilidade pela elaboração das demonstrações contábeis ou pelo respectivo controle interno da entidade, e o auditor tem uma expectativa razoável de obter as informações necessárias para a auditoria </w:t>
      </w:r>
      <w:r>
        <w:rPr>
          <w:spacing w:val="2"/>
        </w:rPr>
        <w:t>(incluindo informações obtidas fora do razão geral e dos razões auxiliares)</w:t>
      </w:r>
      <w:r>
        <w:t xml:space="preserve"> na medida em que a administração seja capaz de fornecê-las ou obtê-las. Consequentemente, o pressuposto é fundamental para a condução de auditoria independente. Para evitar mal-entendidos, obtém-se a concordância da administração de que ela reconhece e entende que essas responsabilidades fazem parte de acordo e da documentação dos termos do trabalho de auditoria nos itens 9 a 12. </w:t>
      </w:r>
      <w:r>
        <w:rPr>
          <w:color w:val="00B0F0"/>
          <w:sz w:val="20"/>
          <w:szCs w:val="20"/>
        </w:rPr>
        <w:t>(Alterado pela NBC TA 210 (R1))</w:t>
      </w:r>
    </w:p>
    <w:p w14:paraId="63A8D742" w14:textId="77777777" w:rsidR="00283890" w:rsidRDefault="00283890" w:rsidP="009A4CD5">
      <w:pPr>
        <w:ind w:left="567" w:hanging="567"/>
        <w:jc w:val="both"/>
      </w:pPr>
    </w:p>
    <w:p w14:paraId="5F56F12A" w14:textId="77777777" w:rsidR="00283890" w:rsidRDefault="00283890" w:rsidP="009A4CD5">
      <w:pPr>
        <w:ind w:left="567" w:hanging="567"/>
        <w:jc w:val="both"/>
      </w:pPr>
      <w:r>
        <w:t xml:space="preserve">A12. </w:t>
      </w:r>
      <w:r>
        <w:tab/>
        <w:t>A divisão de responsabilidades pela elaboração de demonstrações e relatórios contábeis entre a administração e os responsáveis pela governança varia de acordo com os recursos e a estrutura da entidade e com qualquer lei ou regulamento relevante, e os respectivos papéis da administração e dos responsáveis pela governança na entidade. Na maioria dos casos, a administração é responsável pela execução enquanto os responsáveis pela governança, pela supervisão geral da administração. Em alguns casos, os responsáveis pela governança têm ou assumem a responsabilidade pela aprovação das demonstrações contábeis ou pelo monitoramento do controle interno da entidade relacionado com a elaboração de demonstrações ou relatórios contábeis. Em entidades maiores ou públicas, um subgrupo dos responsáveis pela governança, como um comitê de auditoria, pode ser responsável por certas responsabilidades de supervisão geral.</w:t>
      </w:r>
    </w:p>
    <w:p w14:paraId="256ED192" w14:textId="77777777" w:rsidR="00283890" w:rsidRDefault="00283890" w:rsidP="009A4CD5">
      <w:pPr>
        <w:ind w:left="567" w:hanging="567"/>
        <w:jc w:val="both"/>
      </w:pPr>
    </w:p>
    <w:p w14:paraId="276A8470" w14:textId="77777777" w:rsidR="00283890" w:rsidRDefault="00283890" w:rsidP="009A4CD5">
      <w:pPr>
        <w:ind w:left="567" w:hanging="567"/>
        <w:jc w:val="both"/>
      </w:pPr>
      <w:r w:rsidRPr="002B391D">
        <w:t>A13</w:t>
      </w:r>
      <w:r>
        <w:t xml:space="preserve">. </w:t>
      </w:r>
      <w:r>
        <w:tab/>
        <w:t xml:space="preserve">A NBC TA 580 – Representações Formais, itens 10 e 11, requer que o auditor solicite que a administração forneça representações formais de que cumpriu determinadas responsabilidades. Pode ser apropriado, portanto, informar à administração que é esperado o recebimento dessas representações formais, juntamente com outras representações requeridas por outras normas de auditoria e, quando necessário, representações formais para suportar outras evidências de auditoria relevantes para as demonstrações contábeis ou para uma ou mais afirmações nas demonstrações contábeis. </w:t>
      </w:r>
    </w:p>
    <w:p w14:paraId="3C679195" w14:textId="77777777" w:rsidR="00283890" w:rsidRDefault="00283890" w:rsidP="009A4CD5">
      <w:pPr>
        <w:ind w:left="567" w:hanging="567"/>
        <w:jc w:val="both"/>
      </w:pPr>
    </w:p>
    <w:p w14:paraId="6C48D33F" w14:textId="77777777" w:rsidR="00283890" w:rsidRDefault="00283890" w:rsidP="009A4CD5">
      <w:pPr>
        <w:ind w:left="567" w:hanging="567"/>
        <w:jc w:val="both"/>
      </w:pPr>
      <w:r>
        <w:t xml:space="preserve">A14. </w:t>
      </w:r>
      <w:r>
        <w:tab/>
        <w:t>Quando a administração não reconhecer sua responsabilidade, ou não concordar em fornecer as representações formais, o auditor não consegue obter evidência de auditoria apropriada e suficiente (NBC TA 580, item A26). Nessas circunstâncias, não seria apropriado que o auditor aceitasse o trabalho de auditoria, a menos que seja exigido por lei ou regulamento. Nos casos em que o auditor deve aceitar o trabalho de auditoria, o auditor pode ter que explicar à administração a importância desses assuntos e suas implicações para o relatório do auditor independente.</w:t>
      </w:r>
    </w:p>
    <w:p w14:paraId="40DD1B16" w14:textId="77777777" w:rsidR="00283890" w:rsidRDefault="00283890" w:rsidP="009A4CD5">
      <w:pPr>
        <w:ind w:left="567" w:hanging="567"/>
        <w:jc w:val="both"/>
      </w:pPr>
    </w:p>
    <w:p w14:paraId="7D64F6ED" w14:textId="77777777" w:rsidR="00283890" w:rsidRDefault="00283890" w:rsidP="009A4CD5">
      <w:pPr>
        <w:ind w:left="567" w:hanging="567"/>
        <w:jc w:val="both"/>
      </w:pPr>
      <w:r>
        <w:t>Elaboração das demonstrações contábeis (ver item 6(b)(i))</w:t>
      </w:r>
    </w:p>
    <w:p w14:paraId="2561DD6E" w14:textId="77777777" w:rsidR="00283890" w:rsidRDefault="00283890" w:rsidP="009A4CD5">
      <w:pPr>
        <w:ind w:left="567" w:hanging="567"/>
        <w:jc w:val="both"/>
      </w:pPr>
    </w:p>
    <w:p w14:paraId="36789E34" w14:textId="77777777" w:rsidR="00283890" w:rsidRDefault="00283890" w:rsidP="009A4CD5">
      <w:pPr>
        <w:ind w:left="567" w:hanging="567"/>
        <w:jc w:val="both"/>
      </w:pPr>
      <w:r>
        <w:t xml:space="preserve">A15. </w:t>
      </w:r>
      <w:r>
        <w:tab/>
        <w:t>A maioria das estruturas de relatórios financeiros inclui requisitos relacionados com a apresentação das demonstrações contábeis. Para essas estruturas, a elaboração das demonstrações contábeis de acordo com a estrutura de relatório financeiro inclui a forma de apresentação. No caso de estrutura de apresentação adequada como a adotada no Brasil, a importância do objetivo do relatório de apresentação adequada é tal que o pressuposto acordado com a administração inclui referência específica a apresentação adequada ou à responsabilidade de assegurar que as demonstrações contábeis “apresentarão uma visão verdadeira e justa” de acordo com a estrutura de relatório financeiro.</w:t>
      </w:r>
    </w:p>
    <w:p w14:paraId="4C59F12E" w14:textId="77777777" w:rsidR="00283890" w:rsidRDefault="00283890" w:rsidP="009A4CD5">
      <w:pPr>
        <w:jc w:val="both"/>
      </w:pPr>
    </w:p>
    <w:p w14:paraId="318645B5" w14:textId="77777777" w:rsidR="00283890" w:rsidRDefault="00283890" w:rsidP="009A4CD5">
      <w:pPr>
        <w:ind w:left="567" w:hanging="567"/>
        <w:jc w:val="both"/>
      </w:pPr>
      <w:r>
        <w:t>Controle interno (ver item 6(b)(ii))</w:t>
      </w:r>
    </w:p>
    <w:p w14:paraId="072CFBFC" w14:textId="77777777" w:rsidR="00283890" w:rsidRDefault="00283890" w:rsidP="009A4CD5">
      <w:pPr>
        <w:ind w:left="567" w:hanging="567"/>
        <w:jc w:val="both"/>
      </w:pPr>
    </w:p>
    <w:p w14:paraId="63CBB41B" w14:textId="77777777" w:rsidR="00283890" w:rsidRDefault="00283890" w:rsidP="009A4CD5">
      <w:pPr>
        <w:ind w:left="567" w:hanging="567"/>
        <w:jc w:val="both"/>
      </w:pPr>
      <w:r>
        <w:t xml:space="preserve">A16. </w:t>
      </w:r>
      <w:r>
        <w:tab/>
        <w:t>A administração mantém controle interno que determina serem necessários para permitir a elaboração de demonstrações contábeis livres de distorção relevante, independentemente se causada por fraude ou erro. O controle interno, independentemente de quão eficaz seja, pode proporcionar à entidade apenas segurança razoável de que os objetivos da entidade com relação às demonstrações contábeis são alcançados, devido às limitações inerentes do controle interno</w:t>
      </w:r>
      <w:r w:rsidRPr="00847850">
        <w:t xml:space="preserve"> </w:t>
      </w:r>
      <w:r w:rsidRPr="000053FF">
        <w:t>(NBC TA 315</w:t>
      </w:r>
      <w:r>
        <w:t xml:space="preserve"> – </w:t>
      </w:r>
      <w:r w:rsidRPr="000053FF">
        <w:t xml:space="preserve">Identificação e </w:t>
      </w:r>
      <w:r>
        <w:t>A</w:t>
      </w:r>
      <w:r w:rsidRPr="000053FF">
        <w:t xml:space="preserve">valiação dos </w:t>
      </w:r>
      <w:r>
        <w:t>R</w:t>
      </w:r>
      <w:r w:rsidRPr="000053FF">
        <w:t xml:space="preserve">iscos de </w:t>
      </w:r>
      <w:r>
        <w:t>D</w:t>
      </w:r>
      <w:r w:rsidRPr="000053FF">
        <w:t xml:space="preserve">istorção </w:t>
      </w:r>
      <w:r>
        <w:t>R</w:t>
      </w:r>
      <w:r w:rsidRPr="000053FF">
        <w:t xml:space="preserve">elevante por meio do </w:t>
      </w:r>
      <w:r>
        <w:t>E</w:t>
      </w:r>
      <w:r w:rsidRPr="000053FF">
        <w:t xml:space="preserve">ntendimento da </w:t>
      </w:r>
      <w:r>
        <w:t>E</w:t>
      </w:r>
      <w:r w:rsidRPr="000053FF">
        <w:t xml:space="preserve">ntidade e de seu </w:t>
      </w:r>
      <w:r>
        <w:t>A</w:t>
      </w:r>
      <w:r w:rsidRPr="000053FF">
        <w:t>mbiente, item A</w:t>
      </w:r>
      <w:r>
        <w:t>54</w:t>
      </w:r>
      <w:r w:rsidRPr="000053FF">
        <w:t>)</w:t>
      </w:r>
      <w:r>
        <w:t>.</w:t>
      </w:r>
    </w:p>
    <w:p w14:paraId="18C96D8A" w14:textId="77777777" w:rsidR="00283890" w:rsidRDefault="00283890" w:rsidP="009A4CD5">
      <w:pPr>
        <w:jc w:val="both"/>
      </w:pPr>
    </w:p>
    <w:p w14:paraId="027C1909" w14:textId="77777777" w:rsidR="00283890" w:rsidRDefault="00283890" w:rsidP="009A4CD5">
      <w:pPr>
        <w:ind w:left="567" w:hanging="567"/>
        <w:jc w:val="both"/>
      </w:pPr>
      <w:r>
        <w:t xml:space="preserve">A17. </w:t>
      </w:r>
      <w:r>
        <w:tab/>
        <w:t xml:space="preserve">Uma auditoria independente conduzida de acordo com as normas de auditoria não substitui a manutenção do controle interno necessário para a elaboração de demonstrações contábeis pela administração. Consequentemente, o auditor deve obter a concordância da administração de que ela reconhece e entende sua </w:t>
      </w:r>
      <w:r w:rsidRPr="00665892">
        <w:t>responsabilidade pelo controle interno.</w:t>
      </w:r>
      <w:r>
        <w:t xml:space="preserve"> Entretanto, a concordância requerida pelo item 6(b)(ii) não implica que o auditor </w:t>
      </w:r>
      <w:r w:rsidRPr="00544A5F">
        <w:t>entende que o</w:t>
      </w:r>
      <w:r>
        <w:t xml:space="preserve"> controle interno mantido pela administração alcançou seu propósito ou está livre de deficiências.</w:t>
      </w:r>
    </w:p>
    <w:p w14:paraId="6DD90FD6" w14:textId="77777777" w:rsidR="00283890" w:rsidRDefault="00283890" w:rsidP="009A4CD5">
      <w:pPr>
        <w:ind w:left="567" w:hanging="567"/>
        <w:jc w:val="both"/>
      </w:pPr>
    </w:p>
    <w:p w14:paraId="3B416CF8" w14:textId="77777777" w:rsidR="00283890" w:rsidRDefault="00283890" w:rsidP="009A4CD5">
      <w:pPr>
        <w:ind w:left="567" w:hanging="567"/>
        <w:jc w:val="both"/>
      </w:pPr>
      <w:r>
        <w:t>A18.</w:t>
      </w:r>
      <w:r>
        <w:tab/>
        <w:t xml:space="preserve">É a administração que deve determinar que controle interno é necessário para possibilitar a elaboração das demonstrações contábeis. O termo “controle interno” abrange uma vasta gama de atividades, que correspondem ao ambiente de controle, ao processo de avaliação de riscos da entidade, ao sistema de informações, incluindo os respectivos processos de negócios relevantes para a elaboração e divulgação de demonstrações contábeis; atividades de controle e monitoramento de controles. Essa divisão, contudo, não reflete necessariamente como uma entidade específica pode elaborar, implementar e manter seu controle interno, ou como pode classificar qualquer componente específico (NBC TA 315, item A59). O controle interno da entidade (especificamente, seus registros e sistemas contábeis) reflete as necessidades da administração, a complexidade dos negócios, a natureza dos riscos que a entidade está sujeita e as leis ou regulamentos relevantes. </w:t>
      </w:r>
    </w:p>
    <w:p w14:paraId="57FE49F9" w14:textId="77777777" w:rsidR="00283890" w:rsidRDefault="00283890" w:rsidP="009A4CD5">
      <w:pPr>
        <w:ind w:left="567" w:hanging="567"/>
        <w:jc w:val="both"/>
      </w:pPr>
    </w:p>
    <w:p w14:paraId="5168B42A" w14:textId="77777777" w:rsidR="00283890" w:rsidRDefault="00283890" w:rsidP="009A4CD5">
      <w:pPr>
        <w:ind w:left="567" w:hanging="567"/>
        <w:jc w:val="both"/>
      </w:pPr>
      <w:r>
        <w:t xml:space="preserve">A19. </w:t>
      </w:r>
      <w:r>
        <w:tab/>
        <w:t>Em algumas jurisdições, a lei ou o regulamento pode referir-se à responsabilidade da administração pela adequação de livros contábeis e registros ou sistemas contábeis. Em alguns casos, a prática geral pode admitir uma distinção entre livros contábeis e registros ou sistemas contábeis de um lado e controles internos do outro lado. Considerando que livros contábeis e registros ou sistemas contábeis são parte integrante do controle interno conforme mencionado no item A18, não é feita nenhuma referência específica a eles no item 6(b)(ii) para a descrição da responsabilidade da administração. Para evitar mal-entendidos, pode ser apropriado que o auditor explique à administração o alcance dessa responsabilidade.</w:t>
      </w:r>
    </w:p>
    <w:p w14:paraId="38D49FE0" w14:textId="77777777" w:rsidR="00283890" w:rsidRDefault="00283890" w:rsidP="009A4CD5">
      <w:pPr>
        <w:ind w:left="567" w:hanging="567"/>
        <w:jc w:val="both"/>
      </w:pPr>
    </w:p>
    <w:p w14:paraId="50062E70" w14:textId="77777777" w:rsidR="00283890" w:rsidRDefault="00283890" w:rsidP="009A4CD5">
      <w:pPr>
        <w:jc w:val="both"/>
      </w:pPr>
      <w:r>
        <w:t>Informações adicionais (ver item 6(b)(iii)b.)</w:t>
      </w:r>
    </w:p>
    <w:p w14:paraId="18306544" w14:textId="77777777" w:rsidR="00283890" w:rsidRDefault="00283890" w:rsidP="009A4CD5">
      <w:pPr>
        <w:ind w:left="567" w:hanging="567"/>
        <w:jc w:val="both"/>
      </w:pPr>
    </w:p>
    <w:p w14:paraId="13A9AEBC" w14:textId="77777777" w:rsidR="00283890" w:rsidRDefault="00283890" w:rsidP="009A4CD5">
      <w:pPr>
        <w:ind w:left="567" w:hanging="567"/>
        <w:jc w:val="both"/>
      </w:pPr>
      <w:r>
        <w:t xml:space="preserve">A20. </w:t>
      </w:r>
      <w:r>
        <w:tab/>
        <w:t xml:space="preserve">Informações adicionais que o auditor pode solicitar da administração para fins da auditoria podem incluir, quando aplicável, assuntos relacionados com outras informações de acordo com a NBC TA 720. Quando o auditor espera obter outras informações após a data do seu relatório, os termos do trabalho de auditoria também podem reconhecer as responsabilidades do auditor relacionadas com essas outras informações incluindo, se aplicável, as ações que seriam apropriadas ou necessárias se o auditor concluir que existe distorção relevante das outras informações em outras informações obtidas após a data do seu relatório. </w:t>
      </w:r>
      <w:r>
        <w:rPr>
          <w:color w:val="00B0F0"/>
          <w:sz w:val="20"/>
          <w:szCs w:val="20"/>
        </w:rPr>
        <w:t>(Incluído pela NBC TA 210 (R1))</w:t>
      </w:r>
    </w:p>
    <w:p w14:paraId="6FA10B48" w14:textId="77777777" w:rsidR="00283890" w:rsidRDefault="00283890" w:rsidP="009A4CD5"/>
    <w:p w14:paraId="103AB0B6" w14:textId="77777777" w:rsidR="00283890" w:rsidRDefault="00283890" w:rsidP="009A4CD5">
      <w:pPr>
        <w:ind w:left="567" w:hanging="567"/>
        <w:jc w:val="both"/>
      </w:pPr>
      <w:r>
        <w:t>Considerações relevantes para entidade de menor porte (ver item 6(b))</w:t>
      </w:r>
    </w:p>
    <w:p w14:paraId="3699EACB" w14:textId="77777777" w:rsidR="00283890" w:rsidRDefault="00283890" w:rsidP="009A4CD5">
      <w:pPr>
        <w:ind w:left="567" w:hanging="567"/>
        <w:jc w:val="both"/>
      </w:pPr>
    </w:p>
    <w:p w14:paraId="49D13BD2" w14:textId="77777777" w:rsidR="00283890" w:rsidRDefault="00283890" w:rsidP="009A4CD5">
      <w:pPr>
        <w:ind w:left="567" w:hanging="567"/>
        <w:jc w:val="both"/>
      </w:pPr>
      <w:r>
        <w:t xml:space="preserve">A21. </w:t>
      </w:r>
      <w:r>
        <w:tab/>
        <w:t>Um dos objetivos de se estabelecer os termos do trabalho de auditoria é evitar mal-entendidos sobre as respectivas responsabilidades da administração e do auditor. Por exemplo, quando um terceiro ajudou na elaboração das demonstrações contábeis, pode ser útil lembrar a administração que a elaboração das demonstrações contábeis de acordo com a estrutura de relatório financeiro aplicável continua sendo sua responsabilidade.</w:t>
      </w:r>
    </w:p>
    <w:p w14:paraId="7AF0CB77" w14:textId="77777777" w:rsidR="00283890" w:rsidRPr="00847850" w:rsidRDefault="00283890" w:rsidP="009A4CD5">
      <w:pPr>
        <w:ind w:left="567" w:hanging="567"/>
        <w:jc w:val="both"/>
      </w:pPr>
    </w:p>
    <w:p w14:paraId="02BA8ED1" w14:textId="77777777" w:rsidR="00283890" w:rsidRPr="007258F4" w:rsidRDefault="00283890" w:rsidP="009A4CD5">
      <w:pPr>
        <w:ind w:left="567" w:hanging="567"/>
        <w:jc w:val="both"/>
        <w:rPr>
          <w:b/>
        </w:rPr>
      </w:pPr>
      <w:r w:rsidRPr="007258F4">
        <w:rPr>
          <w:b/>
        </w:rPr>
        <w:t>Acordo sobre termos do trabalho de auditoria</w:t>
      </w:r>
    </w:p>
    <w:p w14:paraId="4A05A1B2" w14:textId="77777777" w:rsidR="00283890" w:rsidRDefault="00283890" w:rsidP="009A4CD5">
      <w:pPr>
        <w:ind w:left="567" w:hanging="567"/>
        <w:jc w:val="both"/>
      </w:pPr>
    </w:p>
    <w:p w14:paraId="5519053A" w14:textId="77777777" w:rsidR="00283890" w:rsidRDefault="00283890" w:rsidP="009A4CD5">
      <w:pPr>
        <w:ind w:left="567" w:hanging="567"/>
        <w:jc w:val="both"/>
      </w:pPr>
      <w:r w:rsidRPr="00847850">
        <w:t>Concordância com os termos do trabalho</w:t>
      </w:r>
      <w:r>
        <w:t xml:space="preserve"> (ver item 9)</w:t>
      </w:r>
    </w:p>
    <w:p w14:paraId="3BEA7190" w14:textId="77777777" w:rsidR="00283890" w:rsidRDefault="00283890" w:rsidP="009A4CD5">
      <w:pPr>
        <w:ind w:left="567" w:hanging="567"/>
        <w:jc w:val="both"/>
      </w:pPr>
    </w:p>
    <w:p w14:paraId="2C1385F1" w14:textId="77777777" w:rsidR="00283890" w:rsidRDefault="00283890" w:rsidP="009A4CD5">
      <w:pPr>
        <w:ind w:left="567" w:hanging="567"/>
        <w:jc w:val="both"/>
      </w:pPr>
      <w:r>
        <w:t xml:space="preserve">A22. Os papéis da administração e dos responsáveis pela governança na concordância com os termos do trabalho de auditoria para a entidade dependem da estrutura da governança da entidade e da lei ou do regulamento aplicável. </w:t>
      </w:r>
    </w:p>
    <w:p w14:paraId="04064639" w14:textId="77777777" w:rsidR="00283890" w:rsidRDefault="00283890" w:rsidP="009A4CD5">
      <w:pPr>
        <w:jc w:val="both"/>
      </w:pPr>
    </w:p>
    <w:p w14:paraId="7FC099BF" w14:textId="77777777" w:rsidR="00283890" w:rsidRDefault="00283890" w:rsidP="009A4CD5">
      <w:pPr>
        <w:jc w:val="both"/>
      </w:pPr>
      <w:r w:rsidRPr="00847850">
        <w:t>Carta de contratação de auditoria ou outra forma de acordo por escrito</w:t>
      </w:r>
      <w:r>
        <w:t xml:space="preserve"> (doravante carta de contratação refere-se a qualquer acordo por escrito – ver também itens 10 e 11) </w:t>
      </w:r>
    </w:p>
    <w:p w14:paraId="1AD73890" w14:textId="77777777" w:rsidR="00283890" w:rsidRDefault="00283890" w:rsidP="009A4CD5">
      <w:pPr>
        <w:ind w:left="567" w:hanging="567"/>
        <w:jc w:val="both"/>
      </w:pPr>
    </w:p>
    <w:p w14:paraId="4DA1AFAC" w14:textId="77777777" w:rsidR="00283890" w:rsidRDefault="00283890" w:rsidP="009A4CD5">
      <w:pPr>
        <w:ind w:left="567" w:hanging="567"/>
        <w:jc w:val="both"/>
      </w:pPr>
      <w:r>
        <w:t xml:space="preserve">A23. </w:t>
      </w:r>
      <w:r>
        <w:tab/>
        <w:t>É interesse da entidade e do auditor que este envie uma carta de contratação de auditoria antes do início dos trabalhos para evitar mal-entendidos. Entretanto, em algumas jurisdições, o objetivo e o alcance da auditoria e as responsabilidades da administração e do auditor podem ser previstos de maneira suficiente em lei, ou seja, a lei prevê os assuntos descritos no item 10. Embora nessas circunstâncias, o item 11 permita que o auditor inclua na carta de contratação somente referência ao fato que a referida lei ou o referido regulamento se aplica e que a administração reconhece e entende suas responsabilidades conforme especificado no item 6(b), o auditor pode considerar apropriado incluir os assuntos descritos no item 10 na carta de contratação a título de informação à administração.</w:t>
      </w:r>
    </w:p>
    <w:p w14:paraId="4EDD3EA3" w14:textId="77777777" w:rsidR="00283890" w:rsidRDefault="00283890" w:rsidP="009A4CD5">
      <w:pPr>
        <w:ind w:left="567" w:hanging="567"/>
        <w:jc w:val="both"/>
      </w:pPr>
    </w:p>
    <w:p w14:paraId="18B8D54C" w14:textId="77777777" w:rsidR="00283890" w:rsidRDefault="00283890" w:rsidP="009A4CD5">
      <w:pPr>
        <w:ind w:left="567" w:hanging="567"/>
        <w:jc w:val="both"/>
      </w:pPr>
      <w:r>
        <w:t>Forma e conteúdo da carta de contratação</w:t>
      </w:r>
    </w:p>
    <w:p w14:paraId="05DB9589" w14:textId="77777777" w:rsidR="00283890" w:rsidRDefault="00283890" w:rsidP="009A4CD5">
      <w:pPr>
        <w:ind w:left="567" w:hanging="567"/>
        <w:jc w:val="both"/>
      </w:pPr>
    </w:p>
    <w:p w14:paraId="540462D7" w14:textId="77777777" w:rsidR="00283890" w:rsidRDefault="00283890" w:rsidP="009A4CD5">
      <w:pPr>
        <w:spacing w:after="120"/>
        <w:ind w:left="567" w:hanging="567"/>
        <w:jc w:val="both"/>
      </w:pPr>
      <w:r>
        <w:t xml:space="preserve">A24. </w:t>
      </w:r>
      <w:r>
        <w:tab/>
        <w:t>A forma e o conteúdo da carta de contratação podem variar entre as entidades. As informações incluídas na carta de contratação de auditoria sobre a responsabilidade do auditor podem basear-se na NBC TA 200, itens 3 a 9. Os itens 6(b) e 12 desta Norma tratam da descrição da responsabilidade da administração. Além de incluir os assuntos requeridos pelo item 10, a carta de contratação de auditoria pode, por exemplo, fazer referência a:</w:t>
      </w:r>
    </w:p>
    <w:p w14:paraId="4750A32E" w14:textId="77777777" w:rsidR="00283890" w:rsidRDefault="00283890" w:rsidP="00283890">
      <w:pPr>
        <w:numPr>
          <w:ilvl w:val="0"/>
          <w:numId w:val="60"/>
        </w:numPr>
        <w:spacing w:after="120" w:line="240" w:lineRule="auto"/>
        <w:ind w:left="851" w:hanging="284"/>
        <w:jc w:val="both"/>
      </w:pPr>
      <w:r>
        <w:t xml:space="preserve"> </w:t>
      </w:r>
      <w:r>
        <w:tab/>
        <w:t>elaboração do escopo da auditoria, incluindo referência à legislação, regulamentos, normas de auditoria e normas éticas e outras aplicáveis de órgãos profissionais aos quais pertence o auditor;</w:t>
      </w:r>
    </w:p>
    <w:p w14:paraId="7B90E3B7" w14:textId="77777777" w:rsidR="00283890" w:rsidRDefault="00283890" w:rsidP="00283890">
      <w:pPr>
        <w:numPr>
          <w:ilvl w:val="0"/>
          <w:numId w:val="60"/>
        </w:numPr>
        <w:spacing w:after="120" w:line="240" w:lineRule="auto"/>
        <w:ind w:left="851" w:hanging="284"/>
        <w:jc w:val="both"/>
      </w:pPr>
      <w:r>
        <w:t xml:space="preserve"> </w:t>
      </w:r>
      <w:r>
        <w:tab/>
        <w:t>a forma de qualquer outra comunicação sobre os resultados do trabalho de auditoria;</w:t>
      </w:r>
    </w:p>
    <w:p w14:paraId="007CD2AE" w14:textId="77777777" w:rsidR="00283890" w:rsidRDefault="00283890" w:rsidP="00283890">
      <w:pPr>
        <w:numPr>
          <w:ilvl w:val="0"/>
          <w:numId w:val="60"/>
        </w:numPr>
        <w:spacing w:after="120" w:line="240" w:lineRule="auto"/>
        <w:ind w:left="851" w:hanging="284"/>
        <w:jc w:val="both"/>
      </w:pPr>
      <w:r>
        <w:t xml:space="preserve"> </w:t>
      </w:r>
      <w:r>
        <w:tab/>
        <w:t xml:space="preserve">à exigência para o auditor comunicar os principais assuntos de auditoria no seu relatório de acordo com a NBC TA 701; </w:t>
      </w:r>
      <w:r>
        <w:rPr>
          <w:color w:val="00B0F0"/>
          <w:sz w:val="20"/>
          <w:szCs w:val="20"/>
        </w:rPr>
        <w:t>(Incluído pela NBC TA 210 (R1))</w:t>
      </w:r>
    </w:p>
    <w:p w14:paraId="4FAAFF9A" w14:textId="77777777" w:rsidR="00283890" w:rsidRDefault="00283890" w:rsidP="00283890">
      <w:pPr>
        <w:numPr>
          <w:ilvl w:val="0"/>
          <w:numId w:val="60"/>
        </w:numPr>
        <w:spacing w:after="120" w:line="240" w:lineRule="auto"/>
        <w:ind w:left="851" w:hanging="284"/>
        <w:jc w:val="both"/>
      </w:pPr>
      <w:r>
        <w:t xml:space="preserve"> </w:t>
      </w:r>
      <w:r>
        <w:tab/>
        <w:t xml:space="preserve">o fato de que devido às limitações inerentes da auditoria, juntamente com as limitações inerentes de controle interno, há um risco inevitável de que algumas distorções relevantes podem não ser detectadas, mesmo que a auditoria seja adequadamente planejada e executada de acordo com as normas de auditoria; </w:t>
      </w:r>
    </w:p>
    <w:p w14:paraId="6E1C9F18" w14:textId="77777777" w:rsidR="00283890" w:rsidRDefault="00283890" w:rsidP="00283890">
      <w:pPr>
        <w:numPr>
          <w:ilvl w:val="0"/>
          <w:numId w:val="60"/>
        </w:numPr>
        <w:spacing w:after="120" w:line="240" w:lineRule="auto"/>
        <w:ind w:left="851" w:hanging="284"/>
        <w:jc w:val="both"/>
      </w:pPr>
      <w:r>
        <w:t xml:space="preserve"> </w:t>
      </w:r>
      <w:r>
        <w:tab/>
        <w:t>acordos sobre o planejamento e a execução da auditoria, incluindo a composição da equipe de auditoria;</w:t>
      </w:r>
    </w:p>
    <w:p w14:paraId="5B105374" w14:textId="77777777" w:rsidR="00283890" w:rsidRDefault="00283890" w:rsidP="00283890">
      <w:pPr>
        <w:numPr>
          <w:ilvl w:val="0"/>
          <w:numId w:val="60"/>
        </w:numPr>
        <w:spacing w:after="120" w:line="240" w:lineRule="auto"/>
        <w:ind w:left="851" w:hanging="284"/>
        <w:jc w:val="both"/>
      </w:pPr>
      <w:r>
        <w:t xml:space="preserve"> </w:t>
      </w:r>
      <w:r>
        <w:tab/>
        <w:t>a expectativa de que a administração forneça representações formais (vide também item A13);</w:t>
      </w:r>
    </w:p>
    <w:p w14:paraId="1C5E6D2C" w14:textId="77777777" w:rsidR="00283890" w:rsidRDefault="00283890" w:rsidP="00283890">
      <w:pPr>
        <w:numPr>
          <w:ilvl w:val="0"/>
          <w:numId w:val="60"/>
        </w:numPr>
        <w:spacing w:after="120" w:line="240" w:lineRule="auto"/>
        <w:ind w:left="851" w:hanging="284"/>
        <w:jc w:val="both"/>
      </w:pPr>
      <w:r>
        <w:t xml:space="preserve"> </w:t>
      </w:r>
      <w:r>
        <w:tab/>
        <w:t xml:space="preserve">à expectativa de que a administração forneça acesso a todas as informações relevantes para a elaboração das demonstrações contábeis, incluindo uma expectativa de que a administração forneça acesso a informações relevantes para divulgações; </w:t>
      </w:r>
      <w:r>
        <w:rPr>
          <w:color w:val="00B0F0"/>
          <w:sz w:val="20"/>
          <w:szCs w:val="20"/>
        </w:rPr>
        <w:t>(Incluído pela NBC TA 210 (R1))</w:t>
      </w:r>
    </w:p>
    <w:p w14:paraId="6D8EF744" w14:textId="77777777" w:rsidR="00283890" w:rsidRPr="009E3985" w:rsidRDefault="00283890" w:rsidP="00283890">
      <w:pPr>
        <w:numPr>
          <w:ilvl w:val="0"/>
          <w:numId w:val="60"/>
        </w:numPr>
        <w:spacing w:after="120" w:line="240" w:lineRule="auto"/>
        <w:ind w:left="851" w:hanging="284"/>
        <w:jc w:val="both"/>
        <w:rPr>
          <w:strike/>
        </w:rPr>
      </w:pPr>
      <w:r>
        <w:rPr>
          <w:strike/>
        </w:rPr>
        <w:t xml:space="preserve"> </w:t>
      </w:r>
      <w:r>
        <w:rPr>
          <w:strike/>
        </w:rPr>
        <w:tab/>
      </w:r>
      <w:r w:rsidRPr="009E3985">
        <w:rPr>
          <w:strike/>
        </w:rPr>
        <w:t xml:space="preserve">a concordância da administração em disponibilizar ao auditor minuta das demonstrações contábeis e quaisquer outras informações a tempo de permitir ao auditor concluir a auditoria de acordo com o cronograma proposto; </w:t>
      </w:r>
    </w:p>
    <w:p w14:paraId="20B0D415" w14:textId="77777777" w:rsidR="00283890" w:rsidRDefault="00283890" w:rsidP="00283890">
      <w:pPr>
        <w:numPr>
          <w:ilvl w:val="0"/>
          <w:numId w:val="60"/>
        </w:numPr>
        <w:spacing w:after="120" w:line="240" w:lineRule="auto"/>
        <w:ind w:left="851" w:hanging="284"/>
        <w:jc w:val="both"/>
      </w:pPr>
      <w:r>
        <w:t xml:space="preserve"> </w:t>
      </w:r>
      <w:r>
        <w:tab/>
        <w:t xml:space="preserve">à concordância da administração em disponibilizar ao auditor minuta das demonstrações contábeis e todas as informações relevantes para sua elaboração, independentemente de essas informações terem sido obtidas no razão geral e nos razões auxiliares ou fora deles (incluindo todas as informações relevantes para a elaboração das divulgações), e as outras informações, como definidas na NBC TA 720, se houver, a tempo de permitir ao auditor concluir a auditoria de acordo com o cronograma proposto; </w:t>
      </w:r>
      <w:r>
        <w:rPr>
          <w:color w:val="00B0F0"/>
          <w:sz w:val="20"/>
          <w:szCs w:val="20"/>
        </w:rPr>
        <w:t>(Alterado pela NBC TA 210 (R1))</w:t>
      </w:r>
    </w:p>
    <w:p w14:paraId="3AC4DE27" w14:textId="77777777" w:rsidR="00283890" w:rsidRDefault="00283890" w:rsidP="00283890">
      <w:pPr>
        <w:numPr>
          <w:ilvl w:val="0"/>
          <w:numId w:val="60"/>
        </w:numPr>
        <w:spacing w:after="120" w:line="240" w:lineRule="auto"/>
        <w:ind w:left="851" w:hanging="284"/>
        <w:jc w:val="both"/>
      </w:pPr>
      <w:r>
        <w:t xml:space="preserve"> </w:t>
      </w:r>
      <w:r>
        <w:tab/>
        <w:t>a concordância da administração em informar o auditor dos fatos que podem afetar as demonstrações contábeis, que a administração pode tomar conhecimento durante o período entre a data do relatório do auditor e a data em que as demonstrações contábeis são divulgadas;</w:t>
      </w:r>
    </w:p>
    <w:p w14:paraId="2D8B64AC" w14:textId="77777777" w:rsidR="00283890" w:rsidRDefault="00283890" w:rsidP="00283890">
      <w:pPr>
        <w:numPr>
          <w:ilvl w:val="0"/>
          <w:numId w:val="60"/>
        </w:numPr>
        <w:spacing w:after="120" w:line="240" w:lineRule="auto"/>
        <w:ind w:left="851" w:hanging="284"/>
        <w:jc w:val="both"/>
      </w:pPr>
      <w:r>
        <w:t xml:space="preserve"> </w:t>
      </w:r>
      <w:r>
        <w:tab/>
        <w:t>a base sobre a qual são calculados os honorários e quaisquer acordos de faturamento;</w:t>
      </w:r>
    </w:p>
    <w:p w14:paraId="57A1E08B" w14:textId="77777777" w:rsidR="00283890" w:rsidRDefault="00283890" w:rsidP="00283890">
      <w:pPr>
        <w:numPr>
          <w:ilvl w:val="0"/>
          <w:numId w:val="60"/>
        </w:numPr>
        <w:spacing w:after="0" w:line="240" w:lineRule="auto"/>
        <w:ind w:left="851" w:hanging="284"/>
        <w:jc w:val="both"/>
      </w:pPr>
      <w:r>
        <w:t xml:space="preserve"> </w:t>
      </w:r>
      <w:r>
        <w:tab/>
        <w:t xml:space="preserve">solicitação para que a administração confirme o recebimento da carta de contratação e concorde com os termos da contratação nela descritos. </w:t>
      </w:r>
    </w:p>
    <w:p w14:paraId="783007F7" w14:textId="77777777" w:rsidR="00283890" w:rsidRDefault="00283890" w:rsidP="009A4CD5">
      <w:pPr>
        <w:ind w:left="567" w:hanging="567"/>
        <w:jc w:val="both"/>
      </w:pPr>
    </w:p>
    <w:p w14:paraId="65AE75E8" w14:textId="77777777" w:rsidR="00283890" w:rsidRDefault="00283890" w:rsidP="009A4CD5">
      <w:pPr>
        <w:pStyle w:val="Textodecomentrio"/>
        <w:ind w:left="567" w:hanging="567"/>
        <w:jc w:val="both"/>
        <w:rPr>
          <w:sz w:val="24"/>
          <w:szCs w:val="24"/>
        </w:rPr>
      </w:pPr>
      <w:r>
        <w:rPr>
          <w:sz w:val="24"/>
          <w:szCs w:val="24"/>
        </w:rPr>
        <w:t xml:space="preserve">A25. </w:t>
      </w:r>
      <w:r>
        <w:rPr>
          <w:sz w:val="24"/>
          <w:szCs w:val="24"/>
        </w:rPr>
        <w:tab/>
        <w:t xml:space="preserve">Quando o auditor não for requerido a comunicar os principais assuntos de auditoria, pode ser útil para o auditor fazer referência nos termos do seu trabalho à possibilidade de comunicar os principais assuntos de auditoria no seu relatório e, em certas jurisdições, pode ser necessário que o auditor inclua uma referência a essa possibilidade para manter a capacidade de fazer a referida comunicação. </w:t>
      </w:r>
      <w:r>
        <w:rPr>
          <w:color w:val="00B0F0"/>
        </w:rPr>
        <w:t>(Incluído pela NBC TA 210 (R1))</w:t>
      </w:r>
    </w:p>
    <w:p w14:paraId="70EE23C3" w14:textId="77777777" w:rsidR="00283890" w:rsidRDefault="00283890" w:rsidP="009A4CD5">
      <w:pPr>
        <w:ind w:left="567" w:hanging="567"/>
        <w:jc w:val="both"/>
      </w:pPr>
    </w:p>
    <w:p w14:paraId="7ADEF1E9" w14:textId="77777777" w:rsidR="00283890" w:rsidRPr="00BC2C87" w:rsidRDefault="00283890" w:rsidP="009A4CD5">
      <w:pPr>
        <w:ind w:left="567" w:hanging="567"/>
        <w:jc w:val="both"/>
        <w:rPr>
          <w:strike/>
        </w:rPr>
      </w:pPr>
      <w:r w:rsidRPr="00BC2C87">
        <w:rPr>
          <w:strike/>
        </w:rPr>
        <w:t>A26. Quando relevante, os assuntos a seguir também podem ser incluídos na carta de contratação</w:t>
      </w:r>
    </w:p>
    <w:p w14:paraId="55F3846F" w14:textId="77777777" w:rsidR="00283890" w:rsidRPr="00BC2C87" w:rsidRDefault="00283890" w:rsidP="009A4CD5">
      <w:pPr>
        <w:ind w:left="567"/>
        <w:jc w:val="both"/>
        <w:rPr>
          <w:strike/>
        </w:rPr>
      </w:pPr>
      <w:r w:rsidRPr="00BC2C87">
        <w:rPr>
          <w:strike/>
        </w:rPr>
        <w:t>de auditoria:</w:t>
      </w:r>
    </w:p>
    <w:p w14:paraId="7A2C7BD9" w14:textId="77777777" w:rsidR="00283890" w:rsidRPr="00BC2C87" w:rsidRDefault="00283890" w:rsidP="00283890">
      <w:pPr>
        <w:pStyle w:val="PargrafodaLista"/>
        <w:numPr>
          <w:ilvl w:val="0"/>
          <w:numId w:val="424"/>
        </w:numPr>
        <w:spacing w:after="0" w:line="240" w:lineRule="auto"/>
        <w:ind w:left="993" w:hanging="284"/>
        <w:jc w:val="both"/>
        <w:rPr>
          <w:strike/>
        </w:rPr>
      </w:pPr>
      <w:r w:rsidRPr="00BC2C87">
        <w:rPr>
          <w:strike/>
        </w:rPr>
        <w:t>acordos relacionados com o envolvimento de outros auditores e especialistas em alguns aspectos da auditoria;</w:t>
      </w:r>
    </w:p>
    <w:p w14:paraId="179838C2" w14:textId="77777777" w:rsidR="00283890" w:rsidRPr="00BC2C87" w:rsidRDefault="00283890" w:rsidP="00283890">
      <w:pPr>
        <w:pStyle w:val="PargrafodaLista"/>
        <w:numPr>
          <w:ilvl w:val="0"/>
          <w:numId w:val="424"/>
        </w:numPr>
        <w:spacing w:after="0" w:line="240" w:lineRule="auto"/>
        <w:ind w:left="993" w:hanging="284"/>
        <w:jc w:val="both"/>
        <w:rPr>
          <w:strike/>
        </w:rPr>
      </w:pPr>
      <w:r w:rsidRPr="00BC2C87">
        <w:rPr>
          <w:strike/>
        </w:rPr>
        <w:t xml:space="preserve"> acordos relacionados com o envolvimento de auditores internos e outros membros da entidade;</w:t>
      </w:r>
    </w:p>
    <w:p w14:paraId="45C626F2" w14:textId="77777777" w:rsidR="00283890" w:rsidRPr="00BC2C87" w:rsidRDefault="00283890" w:rsidP="00283890">
      <w:pPr>
        <w:pStyle w:val="PargrafodaLista"/>
        <w:numPr>
          <w:ilvl w:val="0"/>
          <w:numId w:val="424"/>
        </w:numPr>
        <w:spacing w:after="0" w:line="240" w:lineRule="auto"/>
        <w:ind w:left="993" w:hanging="284"/>
        <w:jc w:val="both"/>
        <w:rPr>
          <w:strike/>
        </w:rPr>
      </w:pPr>
      <w:r w:rsidRPr="00BC2C87">
        <w:rPr>
          <w:strike/>
        </w:rPr>
        <w:t xml:space="preserve"> acordos a serem feitos com o auditor independente antecessor, se houver, no caso de auditoria inicial;</w:t>
      </w:r>
    </w:p>
    <w:p w14:paraId="5DD0DBCB" w14:textId="77777777" w:rsidR="00283890" w:rsidRPr="00BC2C87" w:rsidRDefault="00283890" w:rsidP="00283890">
      <w:pPr>
        <w:pStyle w:val="PargrafodaLista"/>
        <w:numPr>
          <w:ilvl w:val="0"/>
          <w:numId w:val="424"/>
        </w:numPr>
        <w:spacing w:after="0" w:line="240" w:lineRule="auto"/>
        <w:ind w:left="993" w:hanging="284"/>
        <w:jc w:val="both"/>
        <w:rPr>
          <w:strike/>
        </w:rPr>
      </w:pPr>
      <w:r w:rsidRPr="00BC2C87">
        <w:rPr>
          <w:strike/>
        </w:rPr>
        <w:t xml:space="preserve"> qualquer restrição de imputar responsabilidade ao auditor quando essa possibilidade existe;</w:t>
      </w:r>
    </w:p>
    <w:p w14:paraId="308CD855" w14:textId="77777777" w:rsidR="00283890" w:rsidRPr="00BC2C87" w:rsidRDefault="00283890" w:rsidP="00283890">
      <w:pPr>
        <w:pStyle w:val="PargrafodaLista"/>
        <w:numPr>
          <w:ilvl w:val="0"/>
          <w:numId w:val="424"/>
        </w:numPr>
        <w:spacing w:after="0" w:line="240" w:lineRule="auto"/>
        <w:ind w:left="993" w:hanging="284"/>
        <w:jc w:val="both"/>
        <w:rPr>
          <w:strike/>
        </w:rPr>
      </w:pPr>
      <w:r w:rsidRPr="00BC2C87">
        <w:rPr>
          <w:strike/>
        </w:rPr>
        <w:t xml:space="preserve"> referência a quaisquer acordos adicionais entre o auditor e a entidade;</w:t>
      </w:r>
    </w:p>
    <w:p w14:paraId="265409B3" w14:textId="77777777" w:rsidR="00283890" w:rsidRPr="00BC2C87" w:rsidRDefault="00283890" w:rsidP="00283890">
      <w:pPr>
        <w:pStyle w:val="PargrafodaLista"/>
        <w:numPr>
          <w:ilvl w:val="0"/>
          <w:numId w:val="424"/>
        </w:numPr>
        <w:spacing w:after="0" w:line="240" w:lineRule="auto"/>
        <w:ind w:left="993" w:hanging="284"/>
        <w:jc w:val="both"/>
        <w:rPr>
          <w:strike/>
        </w:rPr>
      </w:pPr>
      <w:r w:rsidRPr="00BC2C87">
        <w:rPr>
          <w:strike/>
        </w:rPr>
        <w:t xml:space="preserve"> quaisquer obrigações de fornecer papéis de trabalho da auditoria a outras partes.</w:t>
      </w:r>
    </w:p>
    <w:p w14:paraId="0104E32F" w14:textId="77777777" w:rsidR="00283890" w:rsidRDefault="00283890" w:rsidP="009A4CD5">
      <w:pPr>
        <w:pStyle w:val="PargrafodaLista"/>
        <w:ind w:left="567"/>
        <w:jc w:val="both"/>
      </w:pPr>
    </w:p>
    <w:p w14:paraId="338C3CAB" w14:textId="77777777" w:rsidR="00283890" w:rsidRDefault="00283890" w:rsidP="009A4CD5">
      <w:pPr>
        <w:ind w:left="567" w:hanging="567"/>
        <w:jc w:val="both"/>
      </w:pPr>
      <w:r>
        <w:t xml:space="preserve">A26. </w:t>
      </w:r>
      <w:r>
        <w:tab/>
        <w:t>Quando relevante, os assuntos a seguir também podem ser incluídos na carta de contratação de auditoria:</w:t>
      </w:r>
    </w:p>
    <w:p w14:paraId="2600479D" w14:textId="77777777" w:rsidR="00283890" w:rsidRDefault="00283890" w:rsidP="00283890">
      <w:pPr>
        <w:numPr>
          <w:ilvl w:val="0"/>
          <w:numId w:val="61"/>
        </w:numPr>
        <w:spacing w:after="0" w:line="240" w:lineRule="auto"/>
        <w:ind w:left="851" w:hanging="284"/>
        <w:jc w:val="both"/>
      </w:pPr>
      <w:r>
        <w:t xml:space="preserve"> </w:t>
      </w:r>
      <w:r>
        <w:tab/>
        <w:t>acordos relacionados com o envolvimento de outros auditores e especialistas em alguns aspectos da auditoria;</w:t>
      </w:r>
    </w:p>
    <w:p w14:paraId="73C808B1" w14:textId="77777777" w:rsidR="00283890" w:rsidRDefault="00283890" w:rsidP="00283890">
      <w:pPr>
        <w:numPr>
          <w:ilvl w:val="0"/>
          <w:numId w:val="61"/>
        </w:numPr>
        <w:spacing w:after="0" w:line="240" w:lineRule="auto"/>
        <w:ind w:left="851" w:hanging="284"/>
        <w:jc w:val="both"/>
      </w:pPr>
      <w:r>
        <w:t xml:space="preserve"> </w:t>
      </w:r>
      <w:r>
        <w:tab/>
        <w:t>acordos relacionados com o envolvimento de auditores internos e outros membros da entidade;</w:t>
      </w:r>
    </w:p>
    <w:p w14:paraId="5C026EC4" w14:textId="77777777" w:rsidR="00283890" w:rsidRDefault="00283890" w:rsidP="00283890">
      <w:pPr>
        <w:numPr>
          <w:ilvl w:val="0"/>
          <w:numId w:val="61"/>
        </w:numPr>
        <w:spacing w:after="0" w:line="240" w:lineRule="auto"/>
        <w:ind w:left="851" w:hanging="284"/>
        <w:jc w:val="both"/>
      </w:pPr>
      <w:r>
        <w:t xml:space="preserve"> </w:t>
      </w:r>
      <w:r>
        <w:tab/>
        <w:t>acordos a serem feitos com o auditor independente antecessor, se houver, no caso de auditoria inicial;</w:t>
      </w:r>
    </w:p>
    <w:p w14:paraId="64602C31" w14:textId="77777777" w:rsidR="00283890" w:rsidRPr="00BC2C87" w:rsidRDefault="00283890" w:rsidP="00283890">
      <w:pPr>
        <w:numPr>
          <w:ilvl w:val="0"/>
          <w:numId w:val="61"/>
        </w:numPr>
        <w:spacing w:after="0" w:line="240" w:lineRule="auto"/>
        <w:ind w:left="851" w:hanging="284"/>
        <w:contextualSpacing/>
        <w:jc w:val="both"/>
        <w:rPr>
          <w:rFonts w:eastAsia="Arial"/>
          <w:u w:val="single"/>
        </w:rPr>
      </w:pPr>
      <w:r w:rsidRPr="00216620">
        <w:t xml:space="preserve"> </w:t>
      </w:r>
      <w:r w:rsidRPr="00216620">
        <w:rPr>
          <w:rFonts w:eastAsia="Arial"/>
        </w:rPr>
        <w:t>referência às responsabilidades do auditor nos termos de leis, de regulamentos ou de requisitos éticos relevantes e sua descrição, que tratam da comunicação de não conformidade identificada ou suspeita de não conformidade com leis e regulamentos à autoridade competente externa à entidade;</w:t>
      </w:r>
    </w:p>
    <w:p w14:paraId="588C4F95" w14:textId="77777777" w:rsidR="00283890" w:rsidRDefault="00283890" w:rsidP="00283890">
      <w:pPr>
        <w:numPr>
          <w:ilvl w:val="0"/>
          <w:numId w:val="61"/>
        </w:numPr>
        <w:spacing w:after="0" w:line="240" w:lineRule="auto"/>
        <w:ind w:left="851" w:hanging="284"/>
        <w:jc w:val="both"/>
      </w:pPr>
      <w:r>
        <w:t xml:space="preserve"> </w:t>
      </w:r>
      <w:r>
        <w:tab/>
        <w:t>qualquer restrição de imputar responsabilidade ao auditor quando essa possibilidade existe;</w:t>
      </w:r>
    </w:p>
    <w:p w14:paraId="19D5E3AB" w14:textId="77777777" w:rsidR="00283890" w:rsidRDefault="00283890" w:rsidP="00283890">
      <w:pPr>
        <w:numPr>
          <w:ilvl w:val="0"/>
          <w:numId w:val="61"/>
        </w:numPr>
        <w:spacing w:after="0" w:line="240" w:lineRule="auto"/>
        <w:ind w:left="851" w:hanging="284"/>
        <w:jc w:val="both"/>
      </w:pPr>
      <w:r>
        <w:t xml:space="preserve"> </w:t>
      </w:r>
      <w:r>
        <w:tab/>
        <w:t>referência a quaisquer acordos adicionais entre o auditor e a entidade;</w:t>
      </w:r>
    </w:p>
    <w:p w14:paraId="3D8BD71C" w14:textId="77777777" w:rsidR="00283890" w:rsidRPr="00BC2C87" w:rsidRDefault="00283890" w:rsidP="00283890">
      <w:pPr>
        <w:numPr>
          <w:ilvl w:val="0"/>
          <w:numId w:val="61"/>
        </w:numPr>
        <w:spacing w:after="0" w:line="240" w:lineRule="auto"/>
        <w:ind w:left="851" w:hanging="284"/>
        <w:contextualSpacing/>
        <w:jc w:val="both"/>
        <w:rPr>
          <w:rFonts w:eastAsia="Arial"/>
          <w:u w:val="single"/>
        </w:rPr>
      </w:pPr>
      <w:r>
        <w:t xml:space="preserve"> </w:t>
      </w:r>
      <w:r>
        <w:tab/>
        <w:t xml:space="preserve">quaisquer obrigações de fornecer papéis de trabalho da auditoria a outras partes. </w:t>
      </w:r>
    </w:p>
    <w:p w14:paraId="38C82BA8" w14:textId="77777777" w:rsidR="00283890" w:rsidRPr="00216620" w:rsidRDefault="00283890" w:rsidP="009A4CD5">
      <w:pPr>
        <w:spacing w:after="120"/>
        <w:ind w:left="851"/>
        <w:contextualSpacing/>
        <w:jc w:val="both"/>
        <w:rPr>
          <w:rFonts w:eastAsia="Arial"/>
          <w:u w:val="single"/>
        </w:rPr>
      </w:pPr>
      <w:r w:rsidRPr="00216620">
        <w:rPr>
          <w:rFonts w:eastAsia="Arial"/>
          <w:color w:val="00B0F0"/>
        </w:rPr>
        <w:t>(incluído pela revisão NBC 03)</w:t>
      </w:r>
    </w:p>
    <w:p w14:paraId="723FA7BE" w14:textId="77777777" w:rsidR="00283890" w:rsidRDefault="00283890" w:rsidP="009A4CD5">
      <w:pPr>
        <w:ind w:left="1276" w:hanging="425"/>
        <w:jc w:val="both"/>
      </w:pPr>
    </w:p>
    <w:p w14:paraId="0F130A74" w14:textId="77777777" w:rsidR="00283890" w:rsidRDefault="00283890" w:rsidP="009A4CD5">
      <w:pPr>
        <w:ind w:left="567" w:hanging="567"/>
        <w:jc w:val="both"/>
      </w:pPr>
      <w:r>
        <w:t xml:space="preserve">O Apêndice 1 apresenta um exemplo de carta de contratação de auditoria. </w:t>
      </w:r>
    </w:p>
    <w:p w14:paraId="6884C34E" w14:textId="77777777" w:rsidR="00283890" w:rsidRDefault="00283890" w:rsidP="009A4CD5">
      <w:pPr>
        <w:ind w:left="567" w:hanging="567"/>
        <w:jc w:val="both"/>
      </w:pPr>
      <w:r w:rsidRPr="00847850">
        <w:tab/>
      </w:r>
    </w:p>
    <w:p w14:paraId="484565E5" w14:textId="77777777" w:rsidR="00283890" w:rsidRDefault="00283890" w:rsidP="009A4CD5">
      <w:pPr>
        <w:ind w:left="567" w:hanging="567"/>
        <w:jc w:val="both"/>
      </w:pPr>
      <w:r>
        <w:t>Auditorias de componentes (ver NBC TA 600)</w:t>
      </w:r>
    </w:p>
    <w:p w14:paraId="2962E4E0" w14:textId="77777777" w:rsidR="00283890" w:rsidRDefault="00283890" w:rsidP="009A4CD5">
      <w:pPr>
        <w:ind w:left="567" w:hanging="567"/>
        <w:jc w:val="both"/>
      </w:pPr>
    </w:p>
    <w:p w14:paraId="51F32151" w14:textId="77777777" w:rsidR="00283890" w:rsidRDefault="00283890" w:rsidP="009A4CD5">
      <w:pPr>
        <w:spacing w:after="120"/>
        <w:ind w:left="567" w:hanging="567"/>
        <w:jc w:val="both"/>
      </w:pPr>
      <w:r>
        <w:t xml:space="preserve">A27. </w:t>
      </w:r>
      <w:r>
        <w:tab/>
        <w:t>Quando o auditor de entidade controladora também é o auditor de um componente, os fatores que podem influenciar a decisão sobre enviar a carta de contratação de auditoria separada para o componente incluem o seguinte:</w:t>
      </w:r>
    </w:p>
    <w:p w14:paraId="77520640" w14:textId="77777777" w:rsidR="00283890" w:rsidRDefault="00283890" w:rsidP="00283890">
      <w:pPr>
        <w:numPr>
          <w:ilvl w:val="0"/>
          <w:numId w:val="61"/>
        </w:numPr>
        <w:spacing w:after="120" w:line="240" w:lineRule="auto"/>
        <w:ind w:left="851" w:hanging="284"/>
        <w:jc w:val="both"/>
      </w:pPr>
      <w:r>
        <w:t xml:space="preserve"> </w:t>
      </w:r>
      <w:r>
        <w:tab/>
        <w:t>quem nomeia o auditor do componente;</w:t>
      </w:r>
    </w:p>
    <w:p w14:paraId="20C6BFAF" w14:textId="77777777" w:rsidR="00283890" w:rsidRDefault="00283890" w:rsidP="00283890">
      <w:pPr>
        <w:numPr>
          <w:ilvl w:val="0"/>
          <w:numId w:val="61"/>
        </w:numPr>
        <w:spacing w:after="120" w:line="240" w:lineRule="auto"/>
        <w:ind w:left="851" w:hanging="284"/>
        <w:jc w:val="both"/>
      </w:pPr>
      <w:r>
        <w:t xml:space="preserve"> </w:t>
      </w:r>
      <w:r>
        <w:tab/>
        <w:t>se será emitido um relatório de auditoria independente separado sobre o componente;</w:t>
      </w:r>
    </w:p>
    <w:p w14:paraId="03B46EED" w14:textId="77777777" w:rsidR="00283890" w:rsidRDefault="00283890" w:rsidP="00283890">
      <w:pPr>
        <w:numPr>
          <w:ilvl w:val="0"/>
          <w:numId w:val="61"/>
        </w:numPr>
        <w:spacing w:after="120" w:line="240" w:lineRule="auto"/>
        <w:ind w:left="851" w:hanging="284"/>
        <w:jc w:val="both"/>
      </w:pPr>
      <w:r>
        <w:t xml:space="preserve"> </w:t>
      </w:r>
      <w:r>
        <w:tab/>
        <w:t>requisitos legais em relação à nomeação de auditoria;</w:t>
      </w:r>
    </w:p>
    <w:p w14:paraId="3C101F1D" w14:textId="77777777" w:rsidR="00283890" w:rsidRDefault="00283890" w:rsidP="00283890">
      <w:pPr>
        <w:numPr>
          <w:ilvl w:val="0"/>
          <w:numId w:val="61"/>
        </w:numPr>
        <w:spacing w:after="120" w:line="240" w:lineRule="auto"/>
        <w:ind w:left="851" w:hanging="284"/>
        <w:jc w:val="both"/>
      </w:pPr>
      <w:r>
        <w:t xml:space="preserve"> </w:t>
      </w:r>
      <w:r>
        <w:tab/>
        <w:t>grau de controle da controladora; e</w:t>
      </w:r>
    </w:p>
    <w:p w14:paraId="51866B09" w14:textId="77777777" w:rsidR="00283890" w:rsidRDefault="00283890" w:rsidP="00283890">
      <w:pPr>
        <w:numPr>
          <w:ilvl w:val="0"/>
          <w:numId w:val="61"/>
        </w:numPr>
        <w:spacing w:after="0" w:line="240" w:lineRule="auto"/>
        <w:ind w:left="851" w:hanging="284"/>
        <w:jc w:val="both"/>
      </w:pPr>
      <w:r>
        <w:t xml:space="preserve"> </w:t>
      </w:r>
      <w:r>
        <w:tab/>
        <w:t>grau de independência da administração do componente em relação à entidade controladora.</w:t>
      </w:r>
    </w:p>
    <w:p w14:paraId="2CC50765" w14:textId="77777777" w:rsidR="00283890" w:rsidRDefault="00283890" w:rsidP="009A4CD5">
      <w:pPr>
        <w:ind w:left="1276" w:hanging="425"/>
        <w:jc w:val="both"/>
      </w:pPr>
    </w:p>
    <w:p w14:paraId="1DB98057" w14:textId="77777777" w:rsidR="00283890" w:rsidRDefault="00283890" w:rsidP="009A4CD5">
      <w:pPr>
        <w:ind w:left="567" w:hanging="567"/>
        <w:jc w:val="both"/>
      </w:pPr>
      <w:r>
        <w:t>Responsabilidade da administração prevista em lei ou regulamento (ver itens 11 e 12)</w:t>
      </w:r>
    </w:p>
    <w:p w14:paraId="707D4A7E" w14:textId="77777777" w:rsidR="00283890" w:rsidRDefault="00283890" w:rsidP="009A4CD5">
      <w:pPr>
        <w:ind w:left="567" w:hanging="567"/>
        <w:jc w:val="both"/>
      </w:pPr>
    </w:p>
    <w:p w14:paraId="119FA928" w14:textId="77777777" w:rsidR="00283890" w:rsidRDefault="00283890" w:rsidP="009A4CD5">
      <w:pPr>
        <w:ind w:left="567" w:hanging="567"/>
        <w:jc w:val="both"/>
      </w:pPr>
      <w:r>
        <w:t xml:space="preserve">A28. </w:t>
      </w:r>
      <w:r>
        <w:tab/>
        <w:t xml:space="preserve">Se, nas circunstâncias descritas nos itens A22 e A27, o auditor conclui que não é necessário documentar certos termos do trabalho de auditoria na carta de contratação de auditoria, ainda assim, de acordo com o item 11, o auditor deve tentar obter a concordância por escrito da administração de que ela reconhece e entende que tem as responsabilidades especificadas no item 6(b). Entretanto, de acordo com o item 12, esse acordo por escrito pode usar o texto da lei ou do regulamento se essa lei ou esse regulamento determinar responsabilidades para a administração que têm efeito equivalente àqueles especificados no item 6(b). </w:t>
      </w:r>
    </w:p>
    <w:p w14:paraId="35290DDE" w14:textId="77777777" w:rsidR="00283890" w:rsidRDefault="00283890" w:rsidP="009A4CD5">
      <w:pPr>
        <w:ind w:left="567" w:hanging="567"/>
        <w:jc w:val="both"/>
      </w:pPr>
    </w:p>
    <w:p w14:paraId="0305C92E" w14:textId="77777777" w:rsidR="00283890" w:rsidRDefault="00283890" w:rsidP="009A4CD5">
      <w:pPr>
        <w:ind w:left="567" w:hanging="567"/>
        <w:jc w:val="both"/>
      </w:pPr>
      <w:r>
        <w:t>Considerações específicas de entidade do setor público</w:t>
      </w:r>
    </w:p>
    <w:p w14:paraId="1003A0C9" w14:textId="77777777" w:rsidR="00283890" w:rsidRDefault="00283890" w:rsidP="009A4CD5">
      <w:pPr>
        <w:ind w:left="567" w:hanging="567"/>
        <w:jc w:val="both"/>
      </w:pPr>
    </w:p>
    <w:p w14:paraId="763C05E7" w14:textId="77777777" w:rsidR="00283890" w:rsidRDefault="00283890" w:rsidP="009A4CD5">
      <w:pPr>
        <w:ind w:left="567" w:hanging="567"/>
        <w:jc w:val="both"/>
      </w:pPr>
      <w:r>
        <w:t xml:space="preserve">A29. </w:t>
      </w:r>
      <w:r>
        <w:tab/>
        <w:t xml:space="preserve">A lei ou a regulamentação que rege as operações de auditoria do setor público geralmente determina a nomeação de um auditor do setor público e normalmente especifica a responsabilidade desse auditor, incluindo o poder de ter acesso aos registros e outras informações de uma entidade. Quando essa lei ou essa regulamentação prevê os termos do trabalho de auditoria com detalhes suficientes, o auditor do setor público pode ainda assim considerar que há vantagens na emissão de uma carta de contratação de auditoria mais completa que o permitido pelo item 11. </w:t>
      </w:r>
    </w:p>
    <w:p w14:paraId="77BB5950" w14:textId="77777777" w:rsidR="00283890" w:rsidRDefault="00283890" w:rsidP="009A4CD5">
      <w:pPr>
        <w:ind w:left="567" w:hanging="567"/>
        <w:jc w:val="both"/>
      </w:pPr>
    </w:p>
    <w:p w14:paraId="695E4F91" w14:textId="77777777" w:rsidR="00283890" w:rsidRDefault="00283890" w:rsidP="009A4CD5">
      <w:pPr>
        <w:ind w:left="567" w:hanging="567"/>
        <w:jc w:val="both"/>
      </w:pPr>
      <w:r w:rsidRPr="007258F4">
        <w:rPr>
          <w:b/>
        </w:rPr>
        <w:t>Auditoria recorrente</w:t>
      </w:r>
      <w:r>
        <w:t xml:space="preserve"> (ver item 13)</w:t>
      </w:r>
    </w:p>
    <w:p w14:paraId="621F511B" w14:textId="77777777" w:rsidR="00283890" w:rsidRDefault="00283890" w:rsidP="009A4CD5">
      <w:pPr>
        <w:ind w:left="567" w:hanging="567"/>
        <w:jc w:val="both"/>
      </w:pPr>
    </w:p>
    <w:p w14:paraId="66775412" w14:textId="77777777" w:rsidR="00283890" w:rsidRDefault="00283890" w:rsidP="009A4CD5">
      <w:pPr>
        <w:spacing w:after="120"/>
        <w:ind w:left="567" w:hanging="567"/>
        <w:jc w:val="both"/>
      </w:pPr>
      <w:r>
        <w:t xml:space="preserve">A30. </w:t>
      </w:r>
      <w:r>
        <w:tab/>
        <w:t>O auditor pode decidir não enviar nova carta de contratação de auditoria ou outro acordo por escrito a cada período. Entretanto, é possível que os fatores a seguir tornem apropriado revisar os termos do trabalho de auditoria ou lembrar a entidade sobre os termos existentes:</w:t>
      </w:r>
    </w:p>
    <w:p w14:paraId="0AE11986" w14:textId="77777777" w:rsidR="00283890" w:rsidRDefault="00283890" w:rsidP="00283890">
      <w:pPr>
        <w:numPr>
          <w:ilvl w:val="0"/>
          <w:numId w:val="61"/>
        </w:numPr>
        <w:spacing w:after="120" w:line="240" w:lineRule="auto"/>
        <w:ind w:left="851" w:hanging="284"/>
        <w:jc w:val="both"/>
      </w:pPr>
      <w:r>
        <w:t xml:space="preserve"> </w:t>
      </w:r>
      <w:r>
        <w:tab/>
        <w:t>qualquer indicação de que a entidade interpreta mal o objetivo e o alcance da auditoria;</w:t>
      </w:r>
    </w:p>
    <w:p w14:paraId="789CDB21" w14:textId="77777777" w:rsidR="00283890" w:rsidRDefault="00283890" w:rsidP="00283890">
      <w:pPr>
        <w:numPr>
          <w:ilvl w:val="0"/>
          <w:numId w:val="61"/>
        </w:numPr>
        <w:spacing w:after="120" w:line="240" w:lineRule="auto"/>
        <w:ind w:left="851" w:hanging="284"/>
        <w:jc w:val="both"/>
      </w:pPr>
      <w:r>
        <w:t xml:space="preserve"> </w:t>
      </w:r>
      <w:r>
        <w:tab/>
        <w:t>quaisquer termos do trabalho de auditoria revistos ou especiais;</w:t>
      </w:r>
    </w:p>
    <w:p w14:paraId="348F7CB2" w14:textId="77777777" w:rsidR="00283890" w:rsidRDefault="00283890" w:rsidP="00283890">
      <w:pPr>
        <w:numPr>
          <w:ilvl w:val="0"/>
          <w:numId w:val="61"/>
        </w:numPr>
        <w:spacing w:after="120" w:line="240" w:lineRule="auto"/>
        <w:ind w:left="851" w:hanging="284"/>
        <w:jc w:val="both"/>
      </w:pPr>
      <w:r>
        <w:t xml:space="preserve"> </w:t>
      </w:r>
      <w:r>
        <w:tab/>
        <w:t>mudança recente da alta administração;</w:t>
      </w:r>
    </w:p>
    <w:p w14:paraId="7FAF8E4E" w14:textId="77777777" w:rsidR="00283890" w:rsidRDefault="00283890" w:rsidP="00283890">
      <w:pPr>
        <w:numPr>
          <w:ilvl w:val="0"/>
          <w:numId w:val="61"/>
        </w:numPr>
        <w:spacing w:after="120" w:line="240" w:lineRule="auto"/>
        <w:ind w:left="851" w:hanging="284"/>
        <w:jc w:val="both"/>
      </w:pPr>
      <w:r>
        <w:t xml:space="preserve"> </w:t>
      </w:r>
      <w:r>
        <w:tab/>
        <w:t>mudança significativa no controle da entidade;</w:t>
      </w:r>
    </w:p>
    <w:p w14:paraId="0CF337C8" w14:textId="77777777" w:rsidR="00283890" w:rsidRDefault="00283890" w:rsidP="00283890">
      <w:pPr>
        <w:numPr>
          <w:ilvl w:val="0"/>
          <w:numId w:val="61"/>
        </w:numPr>
        <w:spacing w:after="120" w:line="240" w:lineRule="auto"/>
        <w:ind w:left="851" w:hanging="284"/>
        <w:jc w:val="both"/>
      </w:pPr>
      <w:r>
        <w:t xml:space="preserve"> </w:t>
      </w:r>
      <w:r>
        <w:tab/>
        <w:t>mudança significativa na natureza ou tamanho da empresa;</w:t>
      </w:r>
    </w:p>
    <w:p w14:paraId="69AFA76E" w14:textId="77777777" w:rsidR="00283890" w:rsidRDefault="00283890" w:rsidP="00283890">
      <w:pPr>
        <w:numPr>
          <w:ilvl w:val="0"/>
          <w:numId w:val="61"/>
        </w:numPr>
        <w:spacing w:after="120" w:line="240" w:lineRule="auto"/>
        <w:ind w:left="851" w:hanging="284"/>
        <w:jc w:val="both"/>
      </w:pPr>
      <w:r>
        <w:t xml:space="preserve"> </w:t>
      </w:r>
      <w:r>
        <w:tab/>
        <w:t>mudança nas exigências legais ou regulatórias;</w:t>
      </w:r>
    </w:p>
    <w:p w14:paraId="12B71482" w14:textId="77777777" w:rsidR="00283890" w:rsidRDefault="00283890" w:rsidP="00283890">
      <w:pPr>
        <w:numPr>
          <w:ilvl w:val="0"/>
          <w:numId w:val="61"/>
        </w:numPr>
        <w:spacing w:after="120" w:line="240" w:lineRule="auto"/>
        <w:ind w:left="851" w:hanging="284"/>
        <w:jc w:val="both"/>
      </w:pPr>
      <w:r>
        <w:t xml:space="preserve"> </w:t>
      </w:r>
      <w:r>
        <w:tab/>
        <w:t xml:space="preserve">mudança na estrutura de relatório financeiro adotada na elaboração das demonstrações contábeis; </w:t>
      </w:r>
    </w:p>
    <w:p w14:paraId="149A8823" w14:textId="77777777" w:rsidR="00283890" w:rsidRDefault="00283890" w:rsidP="00283890">
      <w:pPr>
        <w:numPr>
          <w:ilvl w:val="0"/>
          <w:numId w:val="61"/>
        </w:numPr>
        <w:spacing w:after="0" w:line="240" w:lineRule="auto"/>
        <w:ind w:left="851" w:hanging="284"/>
        <w:jc w:val="both"/>
      </w:pPr>
      <w:r>
        <w:t xml:space="preserve"> </w:t>
      </w:r>
      <w:r>
        <w:tab/>
        <w:t>mudança em outros requisitos em relação a relatório.</w:t>
      </w:r>
    </w:p>
    <w:p w14:paraId="07655014" w14:textId="77777777" w:rsidR="00283890" w:rsidRDefault="00283890" w:rsidP="009A4CD5">
      <w:pPr>
        <w:ind w:left="567" w:hanging="567"/>
        <w:jc w:val="both"/>
      </w:pPr>
    </w:p>
    <w:p w14:paraId="54BDCCEE" w14:textId="77777777" w:rsidR="00283890" w:rsidRPr="007258F4" w:rsidRDefault="00283890" w:rsidP="009A4CD5">
      <w:pPr>
        <w:ind w:left="567" w:hanging="567"/>
        <w:jc w:val="both"/>
        <w:rPr>
          <w:b/>
        </w:rPr>
      </w:pPr>
      <w:r w:rsidRPr="007258F4">
        <w:rPr>
          <w:b/>
        </w:rPr>
        <w:t>Aceitação de mudança nos termos do trabalho de auditoria</w:t>
      </w:r>
    </w:p>
    <w:p w14:paraId="106BB31C" w14:textId="77777777" w:rsidR="00283890" w:rsidRDefault="00283890" w:rsidP="009A4CD5">
      <w:pPr>
        <w:ind w:left="567" w:hanging="567"/>
        <w:jc w:val="both"/>
      </w:pPr>
    </w:p>
    <w:p w14:paraId="0EC2FB30" w14:textId="77777777" w:rsidR="00283890" w:rsidRDefault="00283890" w:rsidP="009A4CD5">
      <w:pPr>
        <w:ind w:left="567" w:hanging="567"/>
        <w:jc w:val="both"/>
      </w:pPr>
      <w:r w:rsidRPr="00847850">
        <w:t>Solicitação de mudança nos termos do trabalho de auditoria</w:t>
      </w:r>
      <w:r>
        <w:t xml:space="preserve"> (ver item 14</w:t>
      </w:r>
    </w:p>
    <w:p w14:paraId="692B14E3" w14:textId="77777777" w:rsidR="00283890" w:rsidRDefault="00283890" w:rsidP="009A4CD5">
      <w:pPr>
        <w:ind w:left="567" w:hanging="567"/>
        <w:jc w:val="both"/>
      </w:pPr>
    </w:p>
    <w:p w14:paraId="34CD2800" w14:textId="77777777" w:rsidR="00283890" w:rsidRDefault="00283890" w:rsidP="009A4CD5">
      <w:pPr>
        <w:ind w:left="567" w:hanging="567"/>
        <w:jc w:val="both"/>
      </w:pPr>
      <w:r>
        <w:t xml:space="preserve">A31. Uma solicitação da entidade para que o auditor mude os termos do trabalho de auditoria pode ser decorrente de mudança nas circunstâncias que afetam a necessidade pelo serviço, um mal-entendido sobre a natureza da auditoria conforme originalmente solicitada ou uma restrição no alcance do trabalho de auditoria, imposto pela administração ou causado por outras circunstâncias. O auditor, conforme requerido pelo item 14, considera a justificativa dada para a solicitação, especialmente as implicações da restrição sobre o alcance do trabalho de auditoria. </w:t>
      </w:r>
    </w:p>
    <w:p w14:paraId="3D84522E" w14:textId="77777777" w:rsidR="00283890" w:rsidRDefault="00283890" w:rsidP="009A4CD5">
      <w:pPr>
        <w:ind w:left="567" w:hanging="567"/>
        <w:jc w:val="both"/>
      </w:pPr>
    </w:p>
    <w:p w14:paraId="185181CF" w14:textId="77777777" w:rsidR="00283890" w:rsidRDefault="00283890" w:rsidP="009A4CD5">
      <w:pPr>
        <w:ind w:left="567" w:hanging="567"/>
        <w:jc w:val="both"/>
      </w:pPr>
      <w:r>
        <w:t xml:space="preserve">A32. </w:t>
      </w:r>
      <w:r>
        <w:tab/>
        <w:t xml:space="preserve">Uma mudança nas circunstâncias que afeta os requisitos da entidade ou um mal-entendido sobre a natureza do serviço originalmente solicitado pode ser considerada base razoável para solicitar uma mudança no trabalho de auditoria. </w:t>
      </w:r>
    </w:p>
    <w:p w14:paraId="09EDA68A" w14:textId="77777777" w:rsidR="00283890" w:rsidRDefault="00283890" w:rsidP="009A4CD5">
      <w:pPr>
        <w:ind w:left="567" w:hanging="567"/>
        <w:jc w:val="both"/>
      </w:pPr>
    </w:p>
    <w:p w14:paraId="7D1AA26B" w14:textId="77777777" w:rsidR="00283890" w:rsidRDefault="00283890" w:rsidP="009A4CD5">
      <w:pPr>
        <w:ind w:left="567" w:hanging="567"/>
        <w:jc w:val="both"/>
      </w:pPr>
      <w:r>
        <w:t xml:space="preserve">A33. </w:t>
      </w:r>
      <w:r>
        <w:tab/>
        <w:t xml:space="preserve">Por outro lado, uma mudança pode não ser considerada razoável se aparentar que essa mudança refere-se a informações incorretas, incompletas ou de outra forma insatisfatórias. Um exemplo seria quando o auditor não consegue obter evidência de auditoria apropriada e suficiente sobre contas a receber e a entidade pede que o trabalho de auditoria seja alterado para um trabalho de revisão para evitar uma opinião com ressalva ou uma abstenção de opinião. </w:t>
      </w:r>
    </w:p>
    <w:p w14:paraId="01D5DC1C" w14:textId="77777777" w:rsidR="00283890" w:rsidRDefault="00283890" w:rsidP="009A4CD5">
      <w:pPr>
        <w:ind w:left="567" w:hanging="567"/>
        <w:jc w:val="both"/>
      </w:pPr>
    </w:p>
    <w:p w14:paraId="0469CDC1" w14:textId="77777777" w:rsidR="00283890" w:rsidRDefault="00283890" w:rsidP="009A4CD5">
      <w:pPr>
        <w:ind w:left="567" w:hanging="567"/>
        <w:jc w:val="both"/>
      </w:pPr>
      <w:r>
        <w:t>Solicitação de mudança para revisão ou serviço correlato (ver item 15)</w:t>
      </w:r>
    </w:p>
    <w:p w14:paraId="6A0725B4" w14:textId="77777777" w:rsidR="00283890" w:rsidRDefault="00283890" w:rsidP="009A4CD5">
      <w:pPr>
        <w:ind w:left="567" w:hanging="567"/>
        <w:jc w:val="both"/>
      </w:pPr>
    </w:p>
    <w:p w14:paraId="2F3E4AE4" w14:textId="77777777" w:rsidR="00283890" w:rsidRDefault="00283890" w:rsidP="009A4CD5">
      <w:pPr>
        <w:ind w:left="567" w:hanging="567"/>
        <w:jc w:val="both"/>
      </w:pPr>
      <w:r>
        <w:t xml:space="preserve">A34. </w:t>
      </w:r>
      <w:r>
        <w:tab/>
        <w:t xml:space="preserve">Antes de concordar em mudar um trabalho de auditoria para uma revisão ou um serviço correlato, um auditor que foi contratado para executar uma auditoria de acordo com as normas de auditoria pode precisar avaliar, além dos assuntos mencionados nos itens A29 a A31, as implicações legais ou contratuais da mudança. </w:t>
      </w:r>
    </w:p>
    <w:p w14:paraId="03CBD596" w14:textId="77777777" w:rsidR="00283890" w:rsidRDefault="00283890" w:rsidP="009A4CD5">
      <w:pPr>
        <w:ind w:left="567" w:hanging="567"/>
        <w:jc w:val="both"/>
      </w:pPr>
    </w:p>
    <w:p w14:paraId="3DCD9D48" w14:textId="77777777" w:rsidR="00283890" w:rsidRDefault="00283890" w:rsidP="009A4CD5">
      <w:pPr>
        <w:spacing w:after="120"/>
        <w:ind w:left="567" w:hanging="567"/>
        <w:jc w:val="both"/>
      </w:pPr>
      <w:r>
        <w:t xml:space="preserve">A35. </w:t>
      </w:r>
      <w:r>
        <w:tab/>
        <w:t>Se o auditor conclui que há uma justificativa razoável para mudar um trabalho de auditoria para uma revisão ou serviço correlato, o trabalho de auditoria executado até a data da mudança pode ser relevante para o trabalho alterado. Todavia, o trabalho que deve ser executado e o relatório a ser emitido seriam aqueles apropriados ao trabalho alterado. Para evitar confundir o leitor, o relatório sobre o serviço correlato não incluiria referência sobre:</w:t>
      </w:r>
    </w:p>
    <w:p w14:paraId="14179911" w14:textId="77777777" w:rsidR="00283890" w:rsidRDefault="00283890" w:rsidP="009A4CD5">
      <w:pPr>
        <w:spacing w:after="120"/>
        <w:ind w:left="993" w:hanging="426"/>
        <w:jc w:val="both"/>
      </w:pPr>
      <w:r>
        <w:t xml:space="preserve">(a) </w:t>
      </w:r>
      <w:r>
        <w:tab/>
        <w:t>o trabalho de auditoria original; ou</w:t>
      </w:r>
    </w:p>
    <w:p w14:paraId="6857E6B5" w14:textId="77777777" w:rsidR="00283890" w:rsidRDefault="00283890" w:rsidP="009A4CD5">
      <w:pPr>
        <w:ind w:left="993" w:hanging="426"/>
        <w:jc w:val="both"/>
      </w:pPr>
      <w:r>
        <w:t xml:space="preserve">(b) </w:t>
      </w:r>
      <w:r>
        <w:tab/>
        <w:t xml:space="preserve">quaisquer procedimentos que podem ter sido executados no trabalho de auditoria original, exceto quando o trabalho de auditoria é mudado para um trabalho de procedimentos previamente acordados e, dessa maneira, a referência aos procedimentos realizados é uma parte normal do relatório. </w:t>
      </w:r>
    </w:p>
    <w:p w14:paraId="0F3A9D2D" w14:textId="77777777" w:rsidR="00283890" w:rsidRDefault="00283890" w:rsidP="009A4CD5">
      <w:pPr>
        <w:ind w:left="567" w:hanging="567"/>
        <w:jc w:val="both"/>
      </w:pPr>
    </w:p>
    <w:p w14:paraId="56AC7EA5" w14:textId="77777777" w:rsidR="00283890" w:rsidRPr="007258F4" w:rsidRDefault="00283890" w:rsidP="009A4CD5">
      <w:pPr>
        <w:ind w:left="567" w:hanging="567"/>
        <w:jc w:val="both"/>
        <w:rPr>
          <w:b/>
        </w:rPr>
      </w:pPr>
      <w:r w:rsidRPr="007258F4">
        <w:rPr>
          <w:b/>
        </w:rPr>
        <w:t>Considerações adicionais na aceitação do trabalho</w:t>
      </w:r>
    </w:p>
    <w:p w14:paraId="32835BBB" w14:textId="77777777" w:rsidR="00283890" w:rsidRDefault="00283890" w:rsidP="009A4CD5">
      <w:pPr>
        <w:ind w:left="567" w:hanging="567"/>
        <w:jc w:val="both"/>
      </w:pPr>
    </w:p>
    <w:p w14:paraId="7462DBF6" w14:textId="77777777" w:rsidR="00283890" w:rsidRDefault="00283890" w:rsidP="009A4CD5">
      <w:pPr>
        <w:ind w:left="567" w:hanging="567"/>
        <w:jc w:val="both"/>
      </w:pPr>
      <w:r w:rsidRPr="00847850">
        <w:t xml:space="preserve">Normas de contabilidade complementadas </w:t>
      </w:r>
      <w:r>
        <w:t>em</w:t>
      </w:r>
      <w:r w:rsidRPr="00847850">
        <w:t xml:space="preserve"> lei ou regulamento</w:t>
      </w:r>
      <w:r>
        <w:t xml:space="preserve"> (ver item 18)</w:t>
      </w:r>
    </w:p>
    <w:p w14:paraId="0F9D7411" w14:textId="77777777" w:rsidR="00283890" w:rsidRDefault="00283890" w:rsidP="009A4CD5">
      <w:pPr>
        <w:ind w:left="567" w:hanging="567"/>
        <w:jc w:val="both"/>
      </w:pPr>
    </w:p>
    <w:p w14:paraId="267A61DB" w14:textId="77777777" w:rsidR="00283890" w:rsidRDefault="00283890" w:rsidP="009A4CD5">
      <w:pPr>
        <w:ind w:left="567" w:hanging="567"/>
        <w:jc w:val="both"/>
      </w:pPr>
      <w:r>
        <w:t xml:space="preserve">A36. </w:t>
      </w:r>
      <w:r>
        <w:tab/>
        <w:t>Em algumas jurisdições, as normas de contabilidade estabelecidas por organização normatizadora autorizada ou reconhecida podem ser complementadas por lei ou regulamento com requisitos adicionais relacionados com a elaboração de demonstrações contábeis. Em algumas jurisdições, a estrutura de relatório financeiro aplicável para fins de aplicação das normas de auditoria abrange a estrutura de relatório financeiro identificada e os requisitos adicionais desde que eles não entrem em conflito com a estrutura de relatório financeiro identificada. Esse pode ser o caso, por exemplo, quando a lei ou o regulamento prevê divulgações além daquelas requeridas pelas normas de contabilidade ou quando diminui a gama de opções que podem ser feitas dentro das normas de contabilidade (</w:t>
      </w:r>
      <w:r w:rsidRPr="00F703BA">
        <w:t>NBC TA 700, item 15, inclui um requisito relacionado com a avaliação sobre se as demonstrações contábeis mencionam ou descrevem adequadamente a estrutura de relatório financeiro aplicável)</w:t>
      </w:r>
      <w:r>
        <w:t>.</w:t>
      </w:r>
    </w:p>
    <w:p w14:paraId="4008D272" w14:textId="77777777" w:rsidR="00283890" w:rsidRDefault="00283890" w:rsidP="009A4CD5">
      <w:pPr>
        <w:ind w:left="567" w:hanging="567"/>
        <w:jc w:val="both"/>
      </w:pPr>
    </w:p>
    <w:p w14:paraId="2D7E289F" w14:textId="77777777" w:rsidR="00283890" w:rsidRDefault="00283890" w:rsidP="009A4CD5">
      <w:pPr>
        <w:jc w:val="both"/>
      </w:pPr>
      <w:r w:rsidRPr="00847850">
        <w:t xml:space="preserve">Estrutura de relatório financeiro prevista </w:t>
      </w:r>
      <w:r>
        <w:t>em</w:t>
      </w:r>
      <w:r w:rsidRPr="00847850">
        <w:t xml:space="preserve"> lei ou regulamento – Outros assuntos que afetam a aceitação </w:t>
      </w:r>
      <w:r>
        <w:t>(ver item 19)</w:t>
      </w:r>
    </w:p>
    <w:p w14:paraId="5BE920FE" w14:textId="77777777" w:rsidR="00283890" w:rsidRDefault="00283890" w:rsidP="009A4CD5">
      <w:pPr>
        <w:jc w:val="both"/>
      </w:pPr>
    </w:p>
    <w:p w14:paraId="19A3AA2F" w14:textId="77777777" w:rsidR="00283890" w:rsidRDefault="00283890" w:rsidP="009A4CD5">
      <w:pPr>
        <w:ind w:left="567" w:hanging="567"/>
        <w:jc w:val="both"/>
      </w:pPr>
      <w:r>
        <w:t xml:space="preserve">A37. </w:t>
      </w:r>
      <w:r>
        <w:tab/>
        <w:t>A lei ou o regulamento pode determinar que o texto da opinião do auditor use as frases “apresentam adequadamente, em todos os aspectos relevantes” ou “apresentam uma visão verdadeira e justa” no caso em que o auditor conclui que a estrutura de relatório financeiro aplicável, prevista em lei ou regulamento, seria de outra forma inaceitável. Nesse caso, os termos do texto previsto para o relatório do auditor independente são significativamente diferentes dos requisitos das normas de auditoria (ver item 21).</w:t>
      </w:r>
    </w:p>
    <w:p w14:paraId="36C494DB" w14:textId="77777777" w:rsidR="00283890" w:rsidRPr="00847850" w:rsidRDefault="00283890" w:rsidP="009A4CD5">
      <w:pPr>
        <w:ind w:left="567" w:hanging="567"/>
        <w:jc w:val="both"/>
      </w:pPr>
    </w:p>
    <w:p w14:paraId="2E8F6FD9" w14:textId="77777777" w:rsidR="00283890" w:rsidRDefault="00283890" w:rsidP="009A4CD5">
      <w:pPr>
        <w:ind w:left="567" w:hanging="567"/>
        <w:jc w:val="both"/>
      </w:pPr>
      <w:r>
        <w:t>Relatório do auditor independente previsto em lei ou regulamento (ver item 21)</w:t>
      </w:r>
    </w:p>
    <w:p w14:paraId="4FC2ACF3" w14:textId="77777777" w:rsidR="00283890" w:rsidRDefault="00283890" w:rsidP="009A4CD5">
      <w:pPr>
        <w:ind w:left="567" w:hanging="567"/>
        <w:jc w:val="both"/>
      </w:pPr>
    </w:p>
    <w:p w14:paraId="7A71CD4D" w14:textId="77777777" w:rsidR="00283890" w:rsidRDefault="00283890" w:rsidP="009A4CD5">
      <w:pPr>
        <w:ind w:left="567" w:hanging="567"/>
        <w:jc w:val="both"/>
      </w:pPr>
      <w:r>
        <w:t xml:space="preserve">A38. </w:t>
      </w:r>
      <w:r>
        <w:tab/>
        <w:t>As normas de auditoria determinam que o auditor só deve declarar observância das normas de auditoria, se atendidas todas as normas de auditoria relevantes para o trabalho de auditoria (NBC TA 200, item 20). Quando lei ou regulamento determina o formato ou o texto do relatório do auditor independente em forma ou em termos significativamente diferentes dos requisitos das normas de auditoria e o auditor conclui que uma explicação adicional em seu relatório não reduz possíveis mal-entendidos, o auditor pode considerar incluir uma declaração em seu relatório de que a auditoria não foi conduzida de acordo com as normas de auditoria. Todavia, o auditor é encorajado a aplicar as normas de auditoria que tratam do relatório de auditoria, na extensão praticável, embora não seja permitido ao auditor, em seu relatório, se referir à auditoria como tendo sido conduzida de acordo com as normas de auditoria.</w:t>
      </w:r>
    </w:p>
    <w:p w14:paraId="7ADDF9CE" w14:textId="77777777" w:rsidR="00283890" w:rsidRDefault="00283890" w:rsidP="009A4CD5">
      <w:pPr>
        <w:ind w:left="567" w:hanging="567"/>
        <w:jc w:val="both"/>
      </w:pPr>
    </w:p>
    <w:p w14:paraId="30C55756" w14:textId="77777777" w:rsidR="00283890" w:rsidRDefault="00283890" w:rsidP="009A4CD5">
      <w:pPr>
        <w:ind w:left="567" w:hanging="567"/>
        <w:jc w:val="both"/>
      </w:pPr>
      <w:r>
        <w:t>Considerações específicas de entidades do setor público</w:t>
      </w:r>
    </w:p>
    <w:p w14:paraId="1DB44FB1" w14:textId="77777777" w:rsidR="00283890" w:rsidRDefault="00283890" w:rsidP="009A4CD5">
      <w:pPr>
        <w:ind w:left="567" w:hanging="567"/>
        <w:jc w:val="both"/>
      </w:pPr>
    </w:p>
    <w:p w14:paraId="2961FDC9" w14:textId="77777777" w:rsidR="00283890" w:rsidRDefault="00283890" w:rsidP="009A4CD5">
      <w:pPr>
        <w:ind w:left="567" w:hanging="567"/>
        <w:jc w:val="both"/>
      </w:pPr>
      <w:r w:rsidRPr="00D565E4">
        <w:t>A</w:t>
      </w:r>
      <w:r>
        <w:t xml:space="preserve">39. </w:t>
      </w:r>
      <w:r>
        <w:tab/>
        <w:t>No setor público, pode haver requisitos específicos na legislação que regula a condução dos trabalhos de auditoria; por exemplo, pode ser que o auditor tenha que responder diretamente a um ministro, ao órgão legislativo ou ao público se a entidade tentar limitar o alcance da auditoria.</w:t>
      </w:r>
    </w:p>
    <w:p w14:paraId="2F51E29C" w14:textId="77777777" w:rsidR="00283890" w:rsidRDefault="00283890" w:rsidP="009A4CD5">
      <w:pPr>
        <w:ind w:left="1276" w:hanging="425"/>
        <w:jc w:val="both"/>
      </w:pPr>
    </w:p>
    <w:p w14:paraId="736F454C" w14:textId="77777777" w:rsidR="00283890" w:rsidRPr="00847850" w:rsidRDefault="00283890" w:rsidP="009A4CD5">
      <w:pPr>
        <w:ind w:left="1276" w:hanging="425"/>
        <w:jc w:val="both"/>
      </w:pPr>
    </w:p>
    <w:p w14:paraId="0EC27185" w14:textId="77777777" w:rsidR="00283890" w:rsidRPr="009E3985" w:rsidRDefault="00283890" w:rsidP="009A4CD5">
      <w:pPr>
        <w:ind w:left="567" w:hanging="567"/>
        <w:jc w:val="both"/>
        <w:rPr>
          <w:strike/>
        </w:rPr>
      </w:pPr>
      <w:r w:rsidRPr="009E3985">
        <w:rPr>
          <w:b/>
          <w:strike/>
        </w:rPr>
        <w:t>Apêndice 1</w:t>
      </w:r>
      <w:r w:rsidRPr="009E3985">
        <w:rPr>
          <w:strike/>
        </w:rPr>
        <w:t xml:space="preserve"> (ver itens A23 e 24)</w:t>
      </w:r>
    </w:p>
    <w:p w14:paraId="5489A700" w14:textId="77777777" w:rsidR="00283890" w:rsidRPr="009E3985" w:rsidRDefault="00283890" w:rsidP="009A4CD5">
      <w:pPr>
        <w:ind w:left="567" w:hanging="567"/>
        <w:jc w:val="both"/>
        <w:rPr>
          <w:strike/>
        </w:rPr>
      </w:pPr>
    </w:p>
    <w:p w14:paraId="3FD880DE" w14:textId="77777777" w:rsidR="00283890" w:rsidRPr="009E3985" w:rsidRDefault="00283890" w:rsidP="009A4CD5">
      <w:pPr>
        <w:ind w:left="567" w:hanging="567"/>
        <w:jc w:val="both"/>
        <w:rPr>
          <w:b/>
          <w:strike/>
        </w:rPr>
      </w:pPr>
      <w:r w:rsidRPr="009E3985">
        <w:rPr>
          <w:b/>
          <w:strike/>
        </w:rPr>
        <w:t>Exemplo de carta de contratação de auditoria</w:t>
      </w:r>
    </w:p>
    <w:p w14:paraId="6FD4A4A1" w14:textId="77777777" w:rsidR="00283890" w:rsidRPr="009E3985" w:rsidRDefault="00283890" w:rsidP="009A4CD5">
      <w:pPr>
        <w:ind w:left="567" w:hanging="567"/>
        <w:jc w:val="both"/>
        <w:rPr>
          <w:strike/>
        </w:rPr>
      </w:pPr>
    </w:p>
    <w:p w14:paraId="4BBCA87A" w14:textId="77777777" w:rsidR="00283890" w:rsidRPr="009E3985" w:rsidRDefault="00283890" w:rsidP="009A4CD5">
      <w:pPr>
        <w:ind w:left="567" w:hanging="567"/>
        <w:jc w:val="both"/>
        <w:rPr>
          <w:strike/>
        </w:rPr>
      </w:pPr>
      <w:r w:rsidRPr="009E3985">
        <w:rPr>
          <w:strike/>
        </w:rPr>
        <w:t xml:space="preserve"> </w:t>
      </w:r>
      <w:r w:rsidRPr="009E3985">
        <w:rPr>
          <w:strike/>
        </w:rPr>
        <w:tab/>
        <w:t>Segue um exemplo de carta de contratação de auditoria para uma auditoria de demonstrações contábeis para fins gerais elaboradas de acordo com as práticas contábeis adotadas no Brasil. A adoção desse exemplo de carta não é obrigatória, mas visa ser apenas uma orientação que pode ser usada juntamente com as considerações descritas nesta Norma. Ela deve ser adaptada de acordo com os requisitos e as circunstâncias de cada caso. Esse exemplo foi elaborado para referir-se ao exame de demonstrações contábeis de um único período de apresentação de relatório e requer adaptação no caso de se pretender ou esperar que seja aplicada a auditoria recorrente (ver item 13 desta Norma). Pode ser apropriado procurar assessoria jurídica para confirmar se os termos da carta proposta são apropriados.</w:t>
      </w:r>
    </w:p>
    <w:p w14:paraId="1F98310E" w14:textId="77777777" w:rsidR="00283890" w:rsidRPr="009E3985" w:rsidRDefault="00283890" w:rsidP="009A4CD5">
      <w:pPr>
        <w:ind w:left="567" w:hanging="567"/>
        <w:jc w:val="center"/>
        <w:rPr>
          <w:strike/>
        </w:rPr>
      </w:pPr>
    </w:p>
    <w:p w14:paraId="2C9EACAB" w14:textId="77777777" w:rsidR="00283890" w:rsidRPr="009E3985" w:rsidRDefault="00283890" w:rsidP="009A4CD5">
      <w:pPr>
        <w:jc w:val="both"/>
        <w:rPr>
          <w:strike/>
        </w:rPr>
      </w:pPr>
      <w:r w:rsidRPr="009E3985">
        <w:rPr>
          <w:strike/>
        </w:rPr>
        <w:t xml:space="preserve">Ao representante apropriado da administração ou aos responsáveis pela governança da empresa ABC: </w:t>
      </w:r>
    </w:p>
    <w:p w14:paraId="5E52FA01" w14:textId="77777777" w:rsidR="00283890" w:rsidRPr="009E3985" w:rsidRDefault="00283890" w:rsidP="009A4CD5">
      <w:pPr>
        <w:jc w:val="both"/>
        <w:rPr>
          <w:strike/>
        </w:rPr>
      </w:pPr>
    </w:p>
    <w:p w14:paraId="304DE90F" w14:textId="77777777" w:rsidR="00283890" w:rsidRPr="009E3985" w:rsidRDefault="00283890" w:rsidP="009A4CD5">
      <w:pPr>
        <w:ind w:left="567" w:hanging="567"/>
        <w:jc w:val="both"/>
        <w:rPr>
          <w:strike/>
        </w:rPr>
      </w:pPr>
      <w:r w:rsidRPr="009E3985">
        <w:rPr>
          <w:strike/>
        </w:rPr>
        <w:t>[Objetivo e alcance da auditoria]</w:t>
      </w:r>
    </w:p>
    <w:p w14:paraId="37F29F1E" w14:textId="77777777" w:rsidR="00283890" w:rsidRPr="009E3985" w:rsidRDefault="00283890" w:rsidP="009A4CD5">
      <w:pPr>
        <w:ind w:left="567" w:hanging="567"/>
        <w:jc w:val="both"/>
        <w:rPr>
          <w:strike/>
        </w:rPr>
      </w:pPr>
    </w:p>
    <w:p w14:paraId="71CF245A" w14:textId="77777777" w:rsidR="00283890" w:rsidRPr="009E3985" w:rsidRDefault="00283890" w:rsidP="009A4CD5">
      <w:pPr>
        <w:ind w:left="567"/>
        <w:jc w:val="both"/>
        <w:rPr>
          <w:strike/>
        </w:rPr>
      </w:pPr>
      <w:r w:rsidRPr="009E3985">
        <w:rPr>
          <w:strike/>
        </w:rPr>
        <w:t>Fomos solicitados por V.Sas. a examinar as demonstrações contábeis da Empresa ABC, que compreendem o balanço patrimonial de 31 de dezembro de 20X1, e as respectivas demonstrações do resultado, das mutações do patrimônio líquido e dos fluxos de caixa para o exercício findo em 31 de dezembro de 20X1, incluindo as respectivas notas explicativas. Temos o prazer de confirmar nossa aceitação e nosso entendimento desse trabalho de auditoria por meio desta carta. Nosso exame será conduzido com o objetivo de expressar nossa opinião sobre as demonstrações contábeis.</w:t>
      </w:r>
    </w:p>
    <w:p w14:paraId="32B28476" w14:textId="77777777" w:rsidR="00283890" w:rsidRPr="009E3985" w:rsidRDefault="00283890" w:rsidP="009A4CD5">
      <w:pPr>
        <w:ind w:left="567"/>
        <w:jc w:val="both"/>
        <w:rPr>
          <w:strike/>
        </w:rPr>
      </w:pPr>
    </w:p>
    <w:p w14:paraId="05906EC6" w14:textId="77777777" w:rsidR="00283890" w:rsidRPr="009E3985" w:rsidRDefault="00283890" w:rsidP="009A4CD5">
      <w:pPr>
        <w:ind w:left="567" w:hanging="567"/>
        <w:jc w:val="both"/>
        <w:rPr>
          <w:strike/>
        </w:rPr>
      </w:pPr>
      <w:r w:rsidRPr="009E3985">
        <w:rPr>
          <w:strike/>
        </w:rPr>
        <w:t xml:space="preserve">[Responsabilidade do auditor] </w:t>
      </w:r>
    </w:p>
    <w:p w14:paraId="10F6557C" w14:textId="77777777" w:rsidR="00283890" w:rsidRPr="009E3985" w:rsidRDefault="00283890" w:rsidP="009A4CD5">
      <w:pPr>
        <w:ind w:left="567" w:hanging="567"/>
        <w:jc w:val="both"/>
        <w:rPr>
          <w:strike/>
        </w:rPr>
      </w:pPr>
    </w:p>
    <w:p w14:paraId="553A2853" w14:textId="77777777" w:rsidR="00283890" w:rsidRPr="009E3985" w:rsidRDefault="00283890" w:rsidP="009A4CD5">
      <w:pPr>
        <w:ind w:left="567"/>
        <w:jc w:val="both"/>
        <w:rPr>
          <w:strike/>
        </w:rPr>
      </w:pPr>
      <w:r w:rsidRPr="009E3985">
        <w:rPr>
          <w:strike/>
        </w:rPr>
        <w:t>Nosso exame será conduzido de acordo com as normas profissionais e éticas relativas à auditoria independente, emitidas pelo Conselho Federal de Contabilidade. Essas normas requerem o cumprimento das exigências éticas e que a auditoria seja planejada e executada com o objetivo de obter segurança razoável de que as demonstrações contábeis estão livres de distorção relevante. Uma auditoria envolve a realização de procedimentos para obtenção de evidência de auditoria a respeito dos valores e divulgações nas demonstrações contábeis. Os procedimentos selecionados dependem do julgamento do auditor, incluindo a avaliação dos riscos de distorção relevante das demonstrações contábeis, independentemente se causada por fraude ou erro. Uma auditoria inclui, também, a avaliação da adequação das práticas contábeis usadas e a razoabilidade das estimativas contábeis feitas pela administração, bem como a avaliação da apresentação geral das demonstrações contábeis.</w:t>
      </w:r>
    </w:p>
    <w:p w14:paraId="3329CD6C" w14:textId="77777777" w:rsidR="00283890" w:rsidRPr="009E3985" w:rsidRDefault="00283890" w:rsidP="009A4CD5">
      <w:pPr>
        <w:ind w:left="567"/>
        <w:jc w:val="both"/>
        <w:rPr>
          <w:strike/>
        </w:rPr>
      </w:pPr>
    </w:p>
    <w:p w14:paraId="65BA76D5" w14:textId="77777777" w:rsidR="00283890" w:rsidRPr="009E3985" w:rsidRDefault="00283890" w:rsidP="009A4CD5">
      <w:pPr>
        <w:ind w:left="567"/>
        <w:jc w:val="both"/>
        <w:rPr>
          <w:strike/>
        </w:rPr>
      </w:pPr>
      <w:r w:rsidRPr="009E3985">
        <w:rPr>
          <w:strike/>
        </w:rPr>
        <w:t>Devido às limitações inerentes de auditoria, juntamente com as limitações inerentes de controle interno, há um risco inevitável de que algumas distorções relevantes podem não ser detectadas, mesmo que a auditoria seja adequadamente planejada e executada de acordo com as normas de auditoria.</w:t>
      </w:r>
    </w:p>
    <w:p w14:paraId="3D6DB7F9" w14:textId="77777777" w:rsidR="00283890" w:rsidRPr="009E3985" w:rsidRDefault="00283890" w:rsidP="009A4CD5">
      <w:pPr>
        <w:ind w:left="567" w:hanging="567"/>
        <w:jc w:val="both"/>
        <w:rPr>
          <w:strike/>
        </w:rPr>
      </w:pPr>
    </w:p>
    <w:p w14:paraId="3537A931" w14:textId="77777777" w:rsidR="00283890" w:rsidRPr="009E3985" w:rsidRDefault="00283890" w:rsidP="009A4CD5">
      <w:pPr>
        <w:ind w:left="567"/>
        <w:jc w:val="both"/>
        <w:rPr>
          <w:strike/>
        </w:rPr>
      </w:pPr>
      <w:r w:rsidRPr="009E3985">
        <w:rPr>
          <w:strike/>
        </w:rPr>
        <w:t>Em nossa avaliação de risco, o auditor considera o controle interno relevante para a elaboração das demonstrações contábeis da entidade, para planejar procedimentos de auditoria que são apropriados nas circunstâncias, mas não para fins de expressar uma opinião sobre a eficácia do controle interno da entidade. Entretanto, comunicaremos por escrito quaisquer deficiências significativas no controle interno relevantes para a auditoria das demonstrações contábeis que identificarmos durante a auditoria.</w:t>
      </w:r>
    </w:p>
    <w:p w14:paraId="33629F8F" w14:textId="77777777" w:rsidR="00283890" w:rsidRPr="009E3985" w:rsidRDefault="00283890" w:rsidP="009A4CD5">
      <w:pPr>
        <w:ind w:left="567"/>
        <w:jc w:val="both"/>
        <w:rPr>
          <w:strike/>
        </w:rPr>
      </w:pPr>
    </w:p>
    <w:p w14:paraId="698FF3DC" w14:textId="77777777" w:rsidR="00283890" w:rsidRPr="009E3985" w:rsidRDefault="00283890" w:rsidP="009A4CD5">
      <w:pPr>
        <w:jc w:val="both"/>
        <w:rPr>
          <w:strike/>
        </w:rPr>
      </w:pPr>
      <w:r w:rsidRPr="009E3985">
        <w:rPr>
          <w:strike/>
        </w:rPr>
        <w:t>[Responsabilidade da administração e identificação da estrutura de relatório financeiro aplicável (para fins desse exemplo, presume-se que o auditor não determinou que a lei ou o regulamento prevê essas responsabilidades em termos apropriados; portanto, as descrições no item 6(b) desta Norma são utilizadas)].</w:t>
      </w:r>
    </w:p>
    <w:p w14:paraId="528B20A1" w14:textId="77777777" w:rsidR="00283890" w:rsidRPr="009E3985" w:rsidRDefault="00283890" w:rsidP="009A4CD5">
      <w:pPr>
        <w:jc w:val="both"/>
        <w:rPr>
          <w:strike/>
        </w:rPr>
      </w:pPr>
    </w:p>
    <w:p w14:paraId="3E6F94EF" w14:textId="77777777" w:rsidR="00283890" w:rsidRPr="009E3985" w:rsidRDefault="00283890" w:rsidP="009A4CD5">
      <w:pPr>
        <w:ind w:left="567"/>
        <w:jc w:val="both"/>
        <w:rPr>
          <w:strike/>
        </w:rPr>
      </w:pPr>
      <w:r w:rsidRPr="009E3985">
        <w:rPr>
          <w:strike/>
        </w:rPr>
        <w:t>Nosso exame será conduzido com base no fato de que a administração [e, quando apropriado, os responsáveis pela governança] reconhece e entende que é responsável:</w:t>
      </w:r>
    </w:p>
    <w:p w14:paraId="59B1637F" w14:textId="77777777" w:rsidR="00283890" w:rsidRPr="009E3985" w:rsidRDefault="00283890" w:rsidP="009A4CD5">
      <w:pPr>
        <w:ind w:left="1276" w:hanging="425"/>
        <w:jc w:val="both"/>
        <w:rPr>
          <w:strike/>
        </w:rPr>
      </w:pPr>
      <w:r w:rsidRPr="009E3985">
        <w:rPr>
          <w:strike/>
        </w:rPr>
        <w:t xml:space="preserve">(a) </w:t>
      </w:r>
      <w:r w:rsidRPr="009E3985">
        <w:rPr>
          <w:strike/>
        </w:rPr>
        <w:tab/>
        <w:t>pela elaboração e adequada apresentação das demonstrações contábeis de acordo com as práticas contábeis adotadas no Brasil;</w:t>
      </w:r>
    </w:p>
    <w:p w14:paraId="0542F4B4" w14:textId="77777777" w:rsidR="00283890" w:rsidRPr="009E3985" w:rsidRDefault="00283890" w:rsidP="009A4CD5">
      <w:pPr>
        <w:ind w:left="1276" w:hanging="425"/>
        <w:jc w:val="both"/>
        <w:rPr>
          <w:strike/>
        </w:rPr>
      </w:pPr>
      <w:r w:rsidRPr="009E3985">
        <w:rPr>
          <w:strike/>
        </w:rPr>
        <w:t xml:space="preserve">(b) </w:t>
      </w:r>
      <w:r w:rsidRPr="009E3985">
        <w:rPr>
          <w:strike/>
        </w:rPr>
        <w:tab/>
        <w:t>pelo controle interno que a administração determinar ser necessário para permitir a elaboração de demonstrações contábeis livres de distorção relevante, independentemente se causada por fraude ou erro; e</w:t>
      </w:r>
    </w:p>
    <w:p w14:paraId="74B250A4" w14:textId="77777777" w:rsidR="00283890" w:rsidRPr="009E3985" w:rsidRDefault="00283890" w:rsidP="009A4CD5">
      <w:pPr>
        <w:ind w:left="1276" w:hanging="425"/>
        <w:jc w:val="both"/>
        <w:rPr>
          <w:strike/>
        </w:rPr>
      </w:pPr>
      <w:r w:rsidRPr="009E3985">
        <w:rPr>
          <w:strike/>
        </w:rPr>
        <w:t xml:space="preserve">(c) </w:t>
      </w:r>
      <w:r w:rsidRPr="009E3985">
        <w:rPr>
          <w:strike/>
        </w:rPr>
        <w:tab/>
        <w:t>por nos fornecer:</w:t>
      </w:r>
    </w:p>
    <w:p w14:paraId="77CC86B5" w14:textId="77777777" w:rsidR="00283890" w:rsidRPr="009E3985" w:rsidRDefault="00283890" w:rsidP="009A4CD5">
      <w:pPr>
        <w:ind w:left="1985" w:hanging="425"/>
        <w:jc w:val="both"/>
        <w:rPr>
          <w:strike/>
        </w:rPr>
      </w:pPr>
      <w:r w:rsidRPr="009E3985">
        <w:rPr>
          <w:strike/>
        </w:rPr>
        <w:t xml:space="preserve">(i) </w:t>
      </w:r>
      <w:r w:rsidRPr="009E3985">
        <w:rPr>
          <w:strike/>
        </w:rPr>
        <w:tab/>
        <w:t>acesso a todas as informações relevantes de que a administração tem conhecimento para a elaboração das demonstrações contábeis, como registros, documentação e outros assuntos;</w:t>
      </w:r>
    </w:p>
    <w:p w14:paraId="7C58B394" w14:textId="77777777" w:rsidR="00283890" w:rsidRPr="009E3985" w:rsidRDefault="00283890" w:rsidP="009A4CD5">
      <w:pPr>
        <w:ind w:left="1985" w:hanging="425"/>
        <w:jc w:val="both"/>
        <w:rPr>
          <w:strike/>
        </w:rPr>
      </w:pPr>
      <w:r w:rsidRPr="009E3985">
        <w:rPr>
          <w:strike/>
        </w:rPr>
        <w:t xml:space="preserve">(ii) </w:t>
      </w:r>
      <w:r w:rsidRPr="009E3985">
        <w:rPr>
          <w:strike/>
        </w:rPr>
        <w:tab/>
        <w:t>informações adicionais que o auditor pode solicitar da administração para fins da auditoria; e</w:t>
      </w:r>
    </w:p>
    <w:p w14:paraId="71EE2F45" w14:textId="77777777" w:rsidR="00283890" w:rsidRPr="009E3985" w:rsidRDefault="00283890" w:rsidP="009A4CD5">
      <w:pPr>
        <w:ind w:left="1985" w:hanging="425"/>
        <w:jc w:val="both"/>
        <w:rPr>
          <w:strike/>
        </w:rPr>
      </w:pPr>
      <w:r w:rsidRPr="009E3985">
        <w:rPr>
          <w:strike/>
        </w:rPr>
        <w:t xml:space="preserve">(iii) </w:t>
      </w:r>
      <w:r w:rsidRPr="009E3985">
        <w:rPr>
          <w:strike/>
        </w:rPr>
        <w:tab/>
        <w:t>acesso irrestrito às pessoas dentro da entidade que o auditor determinar como necessário para obter evidência de auditoria.</w:t>
      </w:r>
    </w:p>
    <w:p w14:paraId="599869AB" w14:textId="77777777" w:rsidR="00283890" w:rsidRPr="009E3985" w:rsidRDefault="00283890" w:rsidP="009A4CD5">
      <w:pPr>
        <w:ind w:left="567" w:hanging="567"/>
        <w:jc w:val="both"/>
        <w:rPr>
          <w:strike/>
        </w:rPr>
      </w:pPr>
    </w:p>
    <w:p w14:paraId="471AABD9" w14:textId="77777777" w:rsidR="00283890" w:rsidRPr="009E3985" w:rsidRDefault="00283890" w:rsidP="009A4CD5">
      <w:pPr>
        <w:ind w:left="567"/>
        <w:jc w:val="both"/>
        <w:rPr>
          <w:strike/>
        </w:rPr>
      </w:pPr>
      <w:r w:rsidRPr="009E3985">
        <w:rPr>
          <w:strike/>
        </w:rPr>
        <w:t>Como parte de nosso processo de auditoria, solicitaremos da administração [e, quando apropriado, dos responsáveis pela governança] confirmação por escrito sobre declarações feitas a nós em relação à auditoria.</w:t>
      </w:r>
    </w:p>
    <w:p w14:paraId="653F7ECB" w14:textId="77777777" w:rsidR="00283890" w:rsidRPr="009E3985" w:rsidRDefault="00283890" w:rsidP="009A4CD5">
      <w:pPr>
        <w:ind w:left="567"/>
        <w:jc w:val="both"/>
        <w:rPr>
          <w:strike/>
        </w:rPr>
      </w:pPr>
    </w:p>
    <w:p w14:paraId="4FF01F37" w14:textId="77777777" w:rsidR="00283890" w:rsidRPr="009E3985" w:rsidRDefault="00283890" w:rsidP="009A4CD5">
      <w:pPr>
        <w:ind w:left="567"/>
        <w:jc w:val="both"/>
        <w:rPr>
          <w:strike/>
        </w:rPr>
      </w:pPr>
      <w:r w:rsidRPr="009E3985">
        <w:rPr>
          <w:strike/>
        </w:rPr>
        <w:t>Esperamos contar com a total cooperação de sua equipe durante nossa auditoria.</w:t>
      </w:r>
    </w:p>
    <w:p w14:paraId="49EA6948" w14:textId="77777777" w:rsidR="00283890" w:rsidRPr="009E3985" w:rsidRDefault="00283890" w:rsidP="009A4CD5">
      <w:pPr>
        <w:ind w:left="567"/>
        <w:jc w:val="both"/>
        <w:rPr>
          <w:strike/>
        </w:rPr>
      </w:pPr>
    </w:p>
    <w:p w14:paraId="40D5C300" w14:textId="77777777" w:rsidR="00283890" w:rsidRPr="009E3985" w:rsidRDefault="00283890" w:rsidP="009A4CD5">
      <w:pPr>
        <w:ind w:left="567"/>
        <w:jc w:val="both"/>
        <w:rPr>
          <w:strike/>
        </w:rPr>
      </w:pPr>
      <w:r w:rsidRPr="009E3985">
        <w:rPr>
          <w:strike/>
        </w:rPr>
        <w:t>[Outras informações relevantes]</w:t>
      </w:r>
    </w:p>
    <w:p w14:paraId="63A6BAA7" w14:textId="77777777" w:rsidR="00283890" w:rsidRPr="009E3985" w:rsidRDefault="00283890" w:rsidP="009A4CD5">
      <w:pPr>
        <w:ind w:left="567"/>
        <w:jc w:val="both"/>
        <w:rPr>
          <w:strike/>
        </w:rPr>
      </w:pPr>
    </w:p>
    <w:p w14:paraId="0E5388D7" w14:textId="77777777" w:rsidR="00283890" w:rsidRPr="009E3985" w:rsidRDefault="00283890" w:rsidP="009A4CD5">
      <w:pPr>
        <w:ind w:left="567"/>
        <w:jc w:val="both"/>
        <w:rPr>
          <w:strike/>
        </w:rPr>
      </w:pPr>
      <w:r w:rsidRPr="009E3985">
        <w:rPr>
          <w:strike/>
        </w:rPr>
        <w:t>[Inserir outras informações, como acordos de honorários, faturamento e outros termos específicos, conforme apropriado]</w:t>
      </w:r>
    </w:p>
    <w:p w14:paraId="35B5505C" w14:textId="77777777" w:rsidR="00283890" w:rsidRPr="009E3985" w:rsidRDefault="00283890" w:rsidP="009A4CD5">
      <w:pPr>
        <w:ind w:left="567"/>
        <w:jc w:val="both"/>
        <w:rPr>
          <w:strike/>
        </w:rPr>
      </w:pPr>
    </w:p>
    <w:p w14:paraId="07D8B25E" w14:textId="77777777" w:rsidR="00283890" w:rsidRPr="009E3985" w:rsidRDefault="00283890" w:rsidP="009A4CD5">
      <w:pPr>
        <w:ind w:left="567"/>
        <w:jc w:val="both"/>
        <w:rPr>
          <w:strike/>
        </w:rPr>
      </w:pPr>
      <w:r w:rsidRPr="009E3985">
        <w:rPr>
          <w:strike/>
        </w:rPr>
        <w:t>[Relatório a ser emitido)</w:t>
      </w:r>
    </w:p>
    <w:p w14:paraId="1F3F6491" w14:textId="77777777" w:rsidR="00283890" w:rsidRPr="009E3985" w:rsidRDefault="00283890" w:rsidP="009A4CD5">
      <w:pPr>
        <w:ind w:left="567"/>
        <w:jc w:val="both"/>
        <w:rPr>
          <w:strike/>
        </w:rPr>
      </w:pPr>
    </w:p>
    <w:p w14:paraId="5E01CCCA" w14:textId="77777777" w:rsidR="00283890" w:rsidRPr="009E3985" w:rsidRDefault="00283890" w:rsidP="009A4CD5">
      <w:pPr>
        <w:ind w:left="567"/>
        <w:jc w:val="both"/>
        <w:rPr>
          <w:strike/>
        </w:rPr>
      </w:pPr>
      <w:r w:rsidRPr="009E3985">
        <w:rPr>
          <w:strike/>
        </w:rPr>
        <w:t>[Inserir a devida referência para a forma e o conteúdo esperados do relatório de auditoria independente]</w:t>
      </w:r>
    </w:p>
    <w:p w14:paraId="061A517B" w14:textId="77777777" w:rsidR="00283890" w:rsidRPr="009E3985" w:rsidRDefault="00283890" w:rsidP="009A4CD5">
      <w:pPr>
        <w:ind w:left="567"/>
        <w:jc w:val="both"/>
        <w:rPr>
          <w:strike/>
        </w:rPr>
      </w:pPr>
    </w:p>
    <w:p w14:paraId="3AB484F8" w14:textId="77777777" w:rsidR="00283890" w:rsidRPr="009E3985" w:rsidRDefault="00283890" w:rsidP="009A4CD5">
      <w:pPr>
        <w:ind w:left="567"/>
        <w:jc w:val="both"/>
        <w:rPr>
          <w:strike/>
        </w:rPr>
      </w:pPr>
      <w:r w:rsidRPr="009E3985">
        <w:rPr>
          <w:strike/>
        </w:rPr>
        <w:t>A forma e o conteúdo do nosso relatório podem precisar ser alterados considerando nossas constatações decorrentes da auditoria.</w:t>
      </w:r>
    </w:p>
    <w:p w14:paraId="3A5DFB28" w14:textId="77777777" w:rsidR="00283890" w:rsidRPr="009E3985" w:rsidRDefault="00283890" w:rsidP="009A4CD5">
      <w:pPr>
        <w:ind w:left="567"/>
        <w:jc w:val="both"/>
        <w:rPr>
          <w:strike/>
        </w:rPr>
      </w:pPr>
    </w:p>
    <w:p w14:paraId="4278F7EF" w14:textId="77777777" w:rsidR="00283890" w:rsidRPr="009E3985" w:rsidRDefault="00283890" w:rsidP="009A4CD5">
      <w:pPr>
        <w:ind w:left="567"/>
        <w:jc w:val="both"/>
        <w:rPr>
          <w:strike/>
        </w:rPr>
      </w:pPr>
      <w:r w:rsidRPr="009E3985">
        <w:rPr>
          <w:strike/>
        </w:rPr>
        <w:t>Favor assinar e nos devolver a cópia desta carta anexada, indicando seu reconhecimento e concordância com os termos para realização da nossa auditoria das demonstrações contábeis, e sua concordância com eles, incluindo nossas respectivas responsabilidades.</w:t>
      </w:r>
    </w:p>
    <w:p w14:paraId="35CC73D3" w14:textId="77777777" w:rsidR="00283890" w:rsidRPr="009E3985" w:rsidRDefault="00283890" w:rsidP="009A4CD5">
      <w:pPr>
        <w:ind w:left="567" w:hanging="567"/>
        <w:jc w:val="both"/>
        <w:rPr>
          <w:strike/>
        </w:rPr>
      </w:pPr>
    </w:p>
    <w:p w14:paraId="7F8443FC" w14:textId="77777777" w:rsidR="00283890" w:rsidRPr="009E3985" w:rsidRDefault="00283890" w:rsidP="009A4CD5">
      <w:pPr>
        <w:ind w:left="567"/>
        <w:jc w:val="both"/>
        <w:rPr>
          <w:strike/>
        </w:rPr>
      </w:pPr>
      <w:r w:rsidRPr="009E3985">
        <w:rPr>
          <w:strike/>
        </w:rPr>
        <w:t>Firma de auditoria</w:t>
      </w:r>
    </w:p>
    <w:p w14:paraId="10310EB0" w14:textId="77777777" w:rsidR="00283890" w:rsidRPr="009E3985" w:rsidRDefault="00283890" w:rsidP="009A4CD5">
      <w:pPr>
        <w:ind w:left="567" w:hanging="567"/>
        <w:jc w:val="both"/>
        <w:rPr>
          <w:strike/>
        </w:rPr>
      </w:pPr>
    </w:p>
    <w:p w14:paraId="450D3E65" w14:textId="77777777" w:rsidR="00283890" w:rsidRPr="009E3985" w:rsidRDefault="00283890" w:rsidP="009A4CD5">
      <w:pPr>
        <w:ind w:left="567"/>
        <w:jc w:val="both"/>
        <w:rPr>
          <w:strike/>
        </w:rPr>
      </w:pPr>
      <w:r w:rsidRPr="009E3985">
        <w:rPr>
          <w:strike/>
        </w:rPr>
        <w:t>Assinatura do sócio ou responsável técnico</w:t>
      </w:r>
    </w:p>
    <w:p w14:paraId="281F74F8" w14:textId="77777777" w:rsidR="00283890" w:rsidRPr="009E3985" w:rsidRDefault="00283890" w:rsidP="009A4CD5">
      <w:pPr>
        <w:ind w:left="567" w:hanging="567"/>
        <w:jc w:val="both"/>
        <w:rPr>
          <w:strike/>
        </w:rPr>
      </w:pPr>
    </w:p>
    <w:p w14:paraId="59D7247C" w14:textId="77777777" w:rsidR="00283890" w:rsidRPr="009E3985" w:rsidRDefault="00283890" w:rsidP="009A4CD5">
      <w:pPr>
        <w:ind w:left="567"/>
        <w:jc w:val="both"/>
        <w:rPr>
          <w:strike/>
        </w:rPr>
      </w:pPr>
      <w:r w:rsidRPr="009E3985">
        <w:rPr>
          <w:strike/>
        </w:rPr>
        <w:t>Assinatura e “de acordo” em nome da Empresa ABC</w:t>
      </w:r>
    </w:p>
    <w:p w14:paraId="2D9F9372" w14:textId="77777777" w:rsidR="00283890" w:rsidRPr="009E3985" w:rsidRDefault="00283890" w:rsidP="009A4CD5">
      <w:pPr>
        <w:ind w:left="567"/>
        <w:jc w:val="both"/>
        <w:rPr>
          <w:strike/>
        </w:rPr>
      </w:pPr>
      <w:r w:rsidRPr="009E3985">
        <w:rPr>
          <w:strike/>
        </w:rPr>
        <w:t>......................</w:t>
      </w:r>
    </w:p>
    <w:p w14:paraId="5DE8538E" w14:textId="77777777" w:rsidR="00283890" w:rsidRPr="009E3985" w:rsidRDefault="00283890" w:rsidP="009A4CD5">
      <w:pPr>
        <w:ind w:left="567"/>
        <w:jc w:val="both"/>
        <w:rPr>
          <w:strike/>
        </w:rPr>
      </w:pPr>
      <w:r w:rsidRPr="009E3985">
        <w:rPr>
          <w:strike/>
        </w:rPr>
        <w:t>Nome e Cargo</w:t>
      </w:r>
    </w:p>
    <w:p w14:paraId="34DA51F1" w14:textId="77777777" w:rsidR="00283890" w:rsidRPr="009E3985" w:rsidRDefault="00283890" w:rsidP="009A4CD5">
      <w:pPr>
        <w:ind w:left="567"/>
        <w:jc w:val="both"/>
        <w:rPr>
          <w:strike/>
        </w:rPr>
      </w:pPr>
      <w:r w:rsidRPr="009E3985">
        <w:rPr>
          <w:strike/>
        </w:rPr>
        <w:t>Data</w:t>
      </w:r>
    </w:p>
    <w:p w14:paraId="36865ED9" w14:textId="77777777" w:rsidR="00283890" w:rsidRDefault="00283890" w:rsidP="009A4CD5">
      <w:pPr>
        <w:ind w:left="567"/>
        <w:jc w:val="both"/>
        <w:rPr>
          <w:b/>
        </w:rPr>
      </w:pPr>
    </w:p>
    <w:p w14:paraId="5BF16B92" w14:textId="77777777" w:rsidR="00283890" w:rsidRDefault="00283890" w:rsidP="009A4CD5">
      <w:pPr>
        <w:ind w:left="567"/>
        <w:jc w:val="both"/>
        <w:rPr>
          <w:b/>
        </w:rPr>
      </w:pPr>
    </w:p>
    <w:p w14:paraId="57B8977B" w14:textId="77777777" w:rsidR="00283890" w:rsidRDefault="00283890" w:rsidP="009A4CD5">
      <w:pPr>
        <w:jc w:val="both"/>
      </w:pPr>
      <w:r>
        <w:rPr>
          <w:b/>
        </w:rPr>
        <w:t xml:space="preserve">Apêndice 1 </w:t>
      </w:r>
      <w:r>
        <w:t xml:space="preserve">(ver itens A24 a A26) </w:t>
      </w:r>
      <w:r>
        <w:rPr>
          <w:color w:val="00B0F0"/>
          <w:sz w:val="20"/>
          <w:szCs w:val="20"/>
        </w:rPr>
        <w:t>(Alterado pela NBC TA 210 (R1))</w:t>
      </w:r>
    </w:p>
    <w:p w14:paraId="5F98228C" w14:textId="77777777" w:rsidR="00283890" w:rsidRDefault="00283890" w:rsidP="009A4CD5">
      <w:pPr>
        <w:jc w:val="both"/>
      </w:pPr>
    </w:p>
    <w:p w14:paraId="6A723F08" w14:textId="77777777" w:rsidR="00283890" w:rsidRDefault="00283890" w:rsidP="009A4CD5">
      <w:pPr>
        <w:jc w:val="both"/>
        <w:rPr>
          <w:b/>
        </w:rPr>
      </w:pPr>
      <w:r>
        <w:rPr>
          <w:b/>
        </w:rPr>
        <w:t>Exemplo de carta de contratação de auditoria</w:t>
      </w:r>
    </w:p>
    <w:p w14:paraId="3BE8FE82" w14:textId="77777777" w:rsidR="00283890" w:rsidRDefault="00283890" w:rsidP="009A4CD5">
      <w:pPr>
        <w:ind w:left="567" w:hanging="567"/>
        <w:jc w:val="both"/>
      </w:pPr>
    </w:p>
    <w:p w14:paraId="74788A94" w14:textId="77777777" w:rsidR="00283890" w:rsidRDefault="00283890" w:rsidP="009A4CD5">
      <w:pPr>
        <w:jc w:val="both"/>
      </w:pPr>
      <w:r>
        <w:t>Segue exemplo de carta de contratação de auditoria para auditoria de demonstrações contábeis para fins gerais elaboradas de acordo com as práticas contábeis adotadas no Brasil. A adoção desse exemplo de carta não é obrigatória, mas visa ser apenas uma orientação que pode ser usada juntamente com as considerações descritas nesta norma. Ela deve ser adaptada de acordo com os requisitos e as circunstâncias de cada caso. Esse exemplo foi elaborado para referir-se ao exame de demonstrações contábeis de um único período de apresentação de relatório e requer adaptação no caso de se pretender ou esperar que seja aplicada a auditoria recorrente (ver item 13). Pode ser apropriado procurar assessoria jurídica para confirmar se os termos da carta proposta são apropriados.</w:t>
      </w:r>
    </w:p>
    <w:p w14:paraId="4F69494C" w14:textId="77777777" w:rsidR="00283890" w:rsidRDefault="00283890" w:rsidP="009A4CD5">
      <w:pPr>
        <w:rPr>
          <w:bCs/>
          <w:iCs/>
          <w:spacing w:val="-7"/>
        </w:rPr>
      </w:pPr>
    </w:p>
    <w:p w14:paraId="152DDA6E" w14:textId="77777777" w:rsidR="00283890" w:rsidRDefault="00283890" w:rsidP="009A4CD5">
      <w:pPr>
        <w:tabs>
          <w:tab w:val="left" w:pos="-5387"/>
        </w:tabs>
        <w:jc w:val="both"/>
      </w:pPr>
      <w:r>
        <w:t>Ao representante apropriado da administração ou aos responsáveis pela governança da empresa ABC:</w:t>
      </w:r>
    </w:p>
    <w:p w14:paraId="1B215E11" w14:textId="77777777" w:rsidR="00283890" w:rsidRDefault="00283890" w:rsidP="009A4CD5">
      <w:pPr>
        <w:jc w:val="both"/>
      </w:pPr>
    </w:p>
    <w:p w14:paraId="6A227D2D" w14:textId="77777777" w:rsidR="00283890" w:rsidRDefault="00283890" w:rsidP="009A4CD5">
      <w:pPr>
        <w:jc w:val="both"/>
      </w:pPr>
      <w:r>
        <w:t>[Objetivo e alcance da auditoria]</w:t>
      </w:r>
    </w:p>
    <w:p w14:paraId="482920BB" w14:textId="77777777" w:rsidR="00283890" w:rsidRDefault="00283890" w:rsidP="009A4CD5">
      <w:pPr>
        <w:rPr>
          <w:bCs/>
          <w:iCs/>
          <w:spacing w:val="-7"/>
        </w:rPr>
      </w:pPr>
    </w:p>
    <w:p w14:paraId="6CD989A9" w14:textId="77777777" w:rsidR="00283890" w:rsidRDefault="00283890" w:rsidP="009A4CD5">
      <w:pPr>
        <w:jc w:val="both"/>
      </w:pPr>
      <w:r>
        <w:t>Fomos solicitados por V.Sas. a examinar as demonstrações contábeis da Companhia ABC (Companhia) que compreendem o balanço patrimonial, em 31 de dezembro de 20X1, e as respectivas demonstrações do resultado, do resultado abrangente, das mutações do patrimônio líquido e dos fluxos de caixa para o exercício findo nessa data, bem como as correspondentes notas explicativas, incluindo o resumo das principais políticas contábeis. Temos o prazer de confirmar nossa aceitação e nosso entendimento desse trabalho de auditoria por meio desta carta.</w:t>
      </w:r>
    </w:p>
    <w:p w14:paraId="70830F87" w14:textId="77777777" w:rsidR="00283890" w:rsidRDefault="00283890" w:rsidP="009A4CD5">
      <w:pPr>
        <w:rPr>
          <w:bCs/>
          <w:iCs/>
          <w:spacing w:val="-7"/>
        </w:rPr>
      </w:pPr>
    </w:p>
    <w:p w14:paraId="6EF7A70D" w14:textId="77777777" w:rsidR="00283890" w:rsidRDefault="00283890" w:rsidP="009A4CD5">
      <w:pPr>
        <w:jc w:val="both"/>
      </w:pPr>
      <w:r>
        <w:t>Nossos objetivos são obter segurança razoável de que as demonstrações contábeis, tomadas em conjunto, estão livres de distorção relevante, independentemente se causada por fraude ou erro, e emitir relatório de auditoria contendo nossa opinião. Segurança razoável é um alto nível de segurança, mas não uma garantia de que a auditoria realizada de acordo com as normas brasileiras e internacionais de auditoria sempre detectam as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contábeis.</w:t>
      </w:r>
    </w:p>
    <w:p w14:paraId="2DD0850D" w14:textId="77777777" w:rsidR="00283890" w:rsidRDefault="00283890" w:rsidP="009A4CD5">
      <w:pPr>
        <w:jc w:val="both"/>
        <w:rPr>
          <w:bCs/>
          <w:iCs/>
          <w:spacing w:val="-7"/>
        </w:rPr>
      </w:pPr>
    </w:p>
    <w:p w14:paraId="338D09C8" w14:textId="77777777" w:rsidR="00283890" w:rsidRDefault="00283890" w:rsidP="009A4CD5">
      <w:pPr>
        <w:jc w:val="both"/>
      </w:pPr>
      <w:r>
        <w:t>[Responsabilidade do auditor]</w:t>
      </w:r>
    </w:p>
    <w:p w14:paraId="44BD1120" w14:textId="77777777" w:rsidR="00283890" w:rsidRDefault="00283890" w:rsidP="009A4CD5">
      <w:pPr>
        <w:jc w:val="both"/>
      </w:pPr>
    </w:p>
    <w:p w14:paraId="2446DFCE" w14:textId="77777777" w:rsidR="00283890" w:rsidRDefault="00283890" w:rsidP="009A4CD5">
      <w:pPr>
        <w:spacing w:after="120"/>
        <w:jc w:val="both"/>
      </w:pPr>
      <w:r>
        <w:t>Nosso exame será conduzido de acordo com as normas brasileiras e internacionais de auditoria. Essas normas requerem o cumprimento de requisitos éticos pelo auditor. Como parte de uma auditoria realizada de acordo com as normas brasileiras e internacionais de auditoria, exercemos julgamento profissional, e mantemos ceticismo profissional ao longo da auditoria. Além disso:</w:t>
      </w:r>
    </w:p>
    <w:p w14:paraId="4E0499E2" w14:textId="77777777" w:rsidR="00283890" w:rsidRDefault="00283890" w:rsidP="00283890">
      <w:pPr>
        <w:pStyle w:val="PargrafodaLista"/>
        <w:numPr>
          <w:ilvl w:val="0"/>
          <w:numId w:val="422"/>
        </w:numPr>
        <w:spacing w:after="120" w:line="240" w:lineRule="auto"/>
        <w:ind w:left="284" w:hanging="284"/>
        <w:contextualSpacing w:val="0"/>
        <w:jc w:val="both"/>
      </w:pPr>
      <w:r>
        <w:t>Identificamos e avaliamos os riscos de distorção relevante nas demonstrações contábeis, independentemente se causada por fraude ou erro, planejamos e executamos procedimentos de auditoria em resposta a tais riscos, bem como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219047D9" w14:textId="77777777" w:rsidR="00283890" w:rsidRDefault="00283890" w:rsidP="00283890">
      <w:pPr>
        <w:pStyle w:val="PargrafodaLista"/>
        <w:numPr>
          <w:ilvl w:val="0"/>
          <w:numId w:val="422"/>
        </w:numPr>
        <w:spacing w:after="120" w:line="240" w:lineRule="auto"/>
        <w:ind w:left="284" w:hanging="284"/>
        <w:contextualSpacing w:val="0"/>
        <w:jc w:val="both"/>
      </w:pPr>
      <w:r>
        <w:t>Obtemos entendimento dos controles internos relevantes para a auditoria para planejarmos procedimentos de auditoria apropriados nas circunstâncias, mas não com o objetivo de expressarmos opinião sobre a eficácia dos controles internos da companhia (esta frase deve ser modificada nas circunstâncias em que o auditor tem a responsabilidade de emitir opinião sobre a eficácia do controle interno em conjunto com a auditoria das demonstrações contábeis). Entretanto, comunicaremos por escrito quaisquer deficiências significativas no controle interno relevantes para a auditoria das demonstrações contábeis que identificarmos durante a auditoria.</w:t>
      </w:r>
    </w:p>
    <w:p w14:paraId="37211405" w14:textId="77777777" w:rsidR="00283890" w:rsidRDefault="00283890" w:rsidP="00283890">
      <w:pPr>
        <w:pStyle w:val="PargrafodaLista"/>
        <w:numPr>
          <w:ilvl w:val="0"/>
          <w:numId w:val="422"/>
        </w:numPr>
        <w:spacing w:after="120" w:line="240" w:lineRule="auto"/>
        <w:ind w:left="284" w:hanging="284"/>
        <w:contextualSpacing w:val="0"/>
        <w:jc w:val="both"/>
      </w:pPr>
      <w:r>
        <w:t>Avaliamos a adequação das políticas contábeis utilizadas e a razoabilidade das estimativas contábeis e respectivas divulgações feitas pela administração.</w:t>
      </w:r>
    </w:p>
    <w:p w14:paraId="0B09C289" w14:textId="77777777" w:rsidR="00283890" w:rsidRDefault="00283890" w:rsidP="00283890">
      <w:pPr>
        <w:pStyle w:val="PargrafodaLista"/>
        <w:numPr>
          <w:ilvl w:val="0"/>
          <w:numId w:val="422"/>
        </w:numPr>
        <w:spacing w:after="120" w:line="240" w:lineRule="auto"/>
        <w:ind w:left="284" w:hanging="284"/>
        <w:contextualSpacing w:val="0"/>
        <w:jc w:val="both"/>
      </w:pPr>
      <w:r>
        <w:t>Concluímos sobre a adequação do uso, pela administração, da base contábil de continuidade operacional e, com base nas evidências de auditoria obtidas, se existe incerteza significativa em relação a eventos ou circunstâncias que possa causar dúvida significativa em relação à capacidade de continuidade operacional da companhia. Se concluirmos que existe incerteza significativa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companhia a não mais se manter em continuidade operacional.</w:t>
      </w:r>
    </w:p>
    <w:p w14:paraId="1078B686" w14:textId="77777777" w:rsidR="00283890" w:rsidRDefault="00283890" w:rsidP="00283890">
      <w:pPr>
        <w:pStyle w:val="PargrafodaLista"/>
        <w:numPr>
          <w:ilvl w:val="0"/>
          <w:numId w:val="422"/>
        </w:numPr>
        <w:spacing w:after="0" w:line="240" w:lineRule="auto"/>
        <w:ind w:left="284" w:hanging="284"/>
        <w:contextualSpacing w:val="0"/>
        <w:jc w:val="both"/>
      </w:pPr>
      <w:r>
        <w:t>Avaliamos a apresentação geral, a estrutura e o conteúdo das demonstrações contábeis, inclusive as divulgações e se as demonstrações contábeis representam as correspondentes transações e os eventos de maneira compatível com o objetivo de apresentação adequada.</w:t>
      </w:r>
    </w:p>
    <w:p w14:paraId="01FEE15D" w14:textId="77777777" w:rsidR="00283890" w:rsidRDefault="00283890" w:rsidP="009A4CD5">
      <w:pPr>
        <w:rPr>
          <w:bCs/>
          <w:iCs/>
          <w:spacing w:val="-7"/>
        </w:rPr>
      </w:pPr>
    </w:p>
    <w:p w14:paraId="2A18667B" w14:textId="77777777" w:rsidR="00283890" w:rsidRDefault="00283890" w:rsidP="009A4CD5">
      <w:pPr>
        <w:jc w:val="both"/>
        <w:rPr>
          <w:bCs/>
          <w:iCs/>
          <w:spacing w:val="-7"/>
        </w:rPr>
      </w:pPr>
      <w:r>
        <w:t>Devido às limitações inerentes de auditoria, juntamente com as limitações inerentes de controle interno, há um risco inevitável de que algumas distorções relevantes podem não ser detectadas, mesmo que a auditoria seja adequadamente planejada e executada de acordo com as normas de auditoria.</w:t>
      </w:r>
    </w:p>
    <w:p w14:paraId="05205149" w14:textId="77777777" w:rsidR="00283890" w:rsidRDefault="00283890" w:rsidP="009A4CD5">
      <w:pPr>
        <w:jc w:val="both"/>
        <w:rPr>
          <w:strike/>
        </w:rPr>
      </w:pPr>
    </w:p>
    <w:p w14:paraId="43DB0468" w14:textId="77777777" w:rsidR="00283890" w:rsidRDefault="00283890" w:rsidP="009A4CD5">
      <w:pPr>
        <w:jc w:val="both"/>
      </w:pPr>
      <w:r>
        <w:t>[</w:t>
      </w:r>
      <w:r>
        <w:rPr>
          <w:i/>
        </w:rPr>
        <w:t>Responsabilidade da administração e identificação da estrutura de relatório financeiro aplicável (para fins desse exemplo, presume-se que o auditor não determinou que a lei ou o regulamento prevê essas responsabilidades em termos apropriados; portanto, as descrições no item 6(b) são utilizadas)</w:t>
      </w:r>
      <w:r>
        <w:t>].</w:t>
      </w:r>
    </w:p>
    <w:p w14:paraId="4444EE09" w14:textId="77777777" w:rsidR="00283890" w:rsidRDefault="00283890" w:rsidP="009A4CD5">
      <w:pPr>
        <w:jc w:val="both"/>
      </w:pPr>
    </w:p>
    <w:p w14:paraId="236CAA76" w14:textId="77777777" w:rsidR="00283890" w:rsidRDefault="00283890" w:rsidP="009A4CD5">
      <w:pPr>
        <w:spacing w:after="120"/>
        <w:jc w:val="both"/>
      </w:pPr>
      <w:r>
        <w:t>Nosso exame será conduzido com base no fato de que a administração [e, quando apropriado, os responsáveis pela governança] reconhece e entende que é responsável:</w:t>
      </w:r>
    </w:p>
    <w:p w14:paraId="1AD42685" w14:textId="77777777" w:rsidR="00283890" w:rsidRDefault="00283890" w:rsidP="00283890">
      <w:pPr>
        <w:pStyle w:val="PargrafodaLista"/>
        <w:numPr>
          <w:ilvl w:val="0"/>
          <w:numId w:val="423"/>
        </w:numPr>
        <w:spacing w:after="120" w:line="240" w:lineRule="auto"/>
        <w:ind w:left="426" w:hanging="426"/>
        <w:contextualSpacing w:val="0"/>
        <w:jc w:val="both"/>
      </w:pPr>
      <w:r>
        <w:t>pela elaboração e adequada apresentação das demonstrações contábeis de acordo com as práticas contábeis adotadas no Brasil;</w:t>
      </w:r>
    </w:p>
    <w:p w14:paraId="57D671E4" w14:textId="77777777" w:rsidR="00283890" w:rsidRDefault="00283890" w:rsidP="00283890">
      <w:pPr>
        <w:pStyle w:val="PargrafodaLista"/>
        <w:numPr>
          <w:ilvl w:val="0"/>
          <w:numId w:val="423"/>
        </w:numPr>
        <w:spacing w:after="120" w:line="240" w:lineRule="auto"/>
        <w:ind w:left="426" w:hanging="426"/>
        <w:contextualSpacing w:val="0"/>
        <w:jc w:val="both"/>
      </w:pPr>
      <w:r>
        <w:t>pelo controle interno que a administração determinar ser necessário para permitir a elaboração de demonstrações contábeis livres de distorção relevante, independentemente se causada por fraude ou erro; e</w:t>
      </w:r>
    </w:p>
    <w:p w14:paraId="58DC0CCC" w14:textId="77777777" w:rsidR="00283890" w:rsidRDefault="00283890" w:rsidP="009A4CD5">
      <w:pPr>
        <w:spacing w:after="120"/>
        <w:ind w:left="426" w:hanging="426"/>
        <w:jc w:val="both"/>
      </w:pPr>
      <w:r>
        <w:t xml:space="preserve">(c) </w:t>
      </w:r>
      <w:r>
        <w:tab/>
        <w:t>por nos fornecer (ver item A24 para exemplos de outros assuntos relacionados a responsabilidades da administração que podem ser incluídos):</w:t>
      </w:r>
    </w:p>
    <w:p w14:paraId="0CE3C734" w14:textId="77777777" w:rsidR="00283890" w:rsidRDefault="00283890" w:rsidP="009A4CD5">
      <w:pPr>
        <w:spacing w:after="120"/>
        <w:ind w:left="851" w:hanging="425"/>
        <w:jc w:val="both"/>
      </w:pPr>
      <w:r>
        <w:t xml:space="preserve">(i) </w:t>
      </w:r>
      <w:r>
        <w:tab/>
        <w:t>acesso a todas as informações relevantes de que a administração tem conhecimento para a elaboração das demonstrações contábeis, como registros, documentação e outros assuntos;</w:t>
      </w:r>
    </w:p>
    <w:p w14:paraId="195DC83F" w14:textId="77777777" w:rsidR="00283890" w:rsidRDefault="00283890" w:rsidP="009A4CD5">
      <w:pPr>
        <w:spacing w:after="120"/>
        <w:ind w:left="851" w:hanging="425"/>
        <w:jc w:val="both"/>
      </w:pPr>
      <w:r>
        <w:t xml:space="preserve">(ii) </w:t>
      </w:r>
      <w:r>
        <w:tab/>
        <w:t>informações adicionais que o auditor pode solicitar da administração para fins da auditoria; e</w:t>
      </w:r>
    </w:p>
    <w:p w14:paraId="3DD7CEC3" w14:textId="77777777" w:rsidR="00283890" w:rsidRDefault="00283890" w:rsidP="009A4CD5">
      <w:pPr>
        <w:ind w:left="850" w:hanging="425"/>
        <w:jc w:val="both"/>
      </w:pPr>
      <w:r>
        <w:t xml:space="preserve">(iii) </w:t>
      </w:r>
      <w:r>
        <w:tab/>
        <w:t>acesso irrestrito às pessoas dentro da entidade que o auditor determinar como necessário para obter evidência de auditoria.</w:t>
      </w:r>
    </w:p>
    <w:p w14:paraId="1B23D952" w14:textId="77777777" w:rsidR="00283890" w:rsidRDefault="00283890" w:rsidP="009A4CD5">
      <w:pPr>
        <w:jc w:val="both"/>
      </w:pPr>
    </w:p>
    <w:p w14:paraId="4954E765" w14:textId="77777777" w:rsidR="00283890" w:rsidRDefault="00283890" w:rsidP="009A4CD5">
      <w:pPr>
        <w:tabs>
          <w:tab w:val="left" w:pos="-5387"/>
        </w:tabs>
        <w:jc w:val="both"/>
      </w:pPr>
      <w:r>
        <w:t>Como parte de nosso processo de auditoria, solicitaremos da administração [e, quando apropriado, dos responsáveis pela governança] confirmação por escrito sobre declarações feitas a nós em relação à auditoria.</w:t>
      </w:r>
    </w:p>
    <w:p w14:paraId="593DE7E7" w14:textId="77777777" w:rsidR="00283890" w:rsidRDefault="00283890" w:rsidP="009A4CD5">
      <w:pPr>
        <w:jc w:val="both"/>
      </w:pPr>
    </w:p>
    <w:p w14:paraId="36F67D6F" w14:textId="77777777" w:rsidR="00283890" w:rsidRDefault="00283890" w:rsidP="009A4CD5">
      <w:pPr>
        <w:jc w:val="both"/>
      </w:pPr>
      <w:r>
        <w:t>Esperamos contar com a total cooperação de sua equipe durante nossa auditoria.</w:t>
      </w:r>
    </w:p>
    <w:p w14:paraId="2936D01C" w14:textId="77777777" w:rsidR="00283890" w:rsidRDefault="00283890" w:rsidP="009A4CD5">
      <w:pPr>
        <w:jc w:val="both"/>
      </w:pPr>
    </w:p>
    <w:p w14:paraId="36DA9245" w14:textId="77777777" w:rsidR="00283890" w:rsidRDefault="00283890" w:rsidP="009A4CD5">
      <w:pPr>
        <w:jc w:val="both"/>
        <w:rPr>
          <w:i/>
        </w:rPr>
      </w:pPr>
      <w:r>
        <w:rPr>
          <w:i/>
        </w:rPr>
        <w:t>[Outras informações relevantes]</w:t>
      </w:r>
    </w:p>
    <w:p w14:paraId="7A2A4192" w14:textId="77777777" w:rsidR="00283890" w:rsidRDefault="00283890" w:rsidP="009A4CD5">
      <w:pPr>
        <w:jc w:val="both"/>
      </w:pPr>
    </w:p>
    <w:p w14:paraId="42227C71" w14:textId="77777777" w:rsidR="00283890" w:rsidRDefault="00283890" w:rsidP="009A4CD5">
      <w:pPr>
        <w:jc w:val="both"/>
        <w:rPr>
          <w:i/>
        </w:rPr>
      </w:pPr>
      <w:r>
        <w:rPr>
          <w:i/>
        </w:rPr>
        <w:t>[Inserir outras informações, como acordos de honorários, faturamento e outros termos específicos, conforme apropriado]</w:t>
      </w:r>
    </w:p>
    <w:p w14:paraId="400CE560" w14:textId="77777777" w:rsidR="00283890" w:rsidRDefault="00283890" w:rsidP="009A4CD5">
      <w:pPr>
        <w:jc w:val="both"/>
      </w:pPr>
    </w:p>
    <w:p w14:paraId="49C8640C" w14:textId="77777777" w:rsidR="00283890" w:rsidRDefault="00283890" w:rsidP="009A4CD5">
      <w:pPr>
        <w:jc w:val="both"/>
        <w:rPr>
          <w:i/>
        </w:rPr>
      </w:pPr>
      <w:r>
        <w:rPr>
          <w:i/>
        </w:rPr>
        <w:t>[Relatório a ser emitido]</w:t>
      </w:r>
    </w:p>
    <w:p w14:paraId="27B307D6" w14:textId="77777777" w:rsidR="00283890" w:rsidRDefault="00283890" w:rsidP="009A4CD5">
      <w:pPr>
        <w:jc w:val="both"/>
      </w:pPr>
    </w:p>
    <w:p w14:paraId="1A4070AA" w14:textId="77777777" w:rsidR="00283890" w:rsidRDefault="00283890" w:rsidP="009A4CD5">
      <w:pPr>
        <w:jc w:val="both"/>
        <w:rPr>
          <w:i/>
        </w:rPr>
      </w:pPr>
      <w:r>
        <w:rPr>
          <w:i/>
        </w:rPr>
        <w:t>[Inserir referência apropriada à forma e ao conteúdo esperados do relatório do auditor, incluindo, se aplicável, a apresentação das outras informações de acordo com a NBC TA 720].</w:t>
      </w:r>
    </w:p>
    <w:p w14:paraId="352EEE05" w14:textId="77777777" w:rsidR="00283890" w:rsidRDefault="00283890" w:rsidP="009A4CD5"/>
    <w:p w14:paraId="646DFB7F" w14:textId="77777777" w:rsidR="00283890" w:rsidRDefault="00283890" w:rsidP="009A4CD5">
      <w:pPr>
        <w:jc w:val="both"/>
      </w:pPr>
      <w:r>
        <w:t>A forma e o conteúdo do nosso relatório podem precisar ser alterados considerando nossas constatações decorrentes da auditoria.</w:t>
      </w:r>
    </w:p>
    <w:p w14:paraId="6A56347D" w14:textId="77777777" w:rsidR="00283890" w:rsidRDefault="00283890" w:rsidP="009A4CD5">
      <w:pPr>
        <w:jc w:val="both"/>
      </w:pPr>
    </w:p>
    <w:p w14:paraId="08289B32" w14:textId="77777777" w:rsidR="00283890" w:rsidRDefault="00283890" w:rsidP="009A4CD5">
      <w:pPr>
        <w:jc w:val="both"/>
        <w:rPr>
          <w:i/>
        </w:rPr>
      </w:pPr>
      <w:r>
        <w:rPr>
          <w:i/>
        </w:rPr>
        <w:t>Favor assinar e nos devolver a cópia desta carta anexada, indicando seu reconhecimento e concordância com os termos para realização da nossa auditoria das demonstrações contábeis, e sua concordância com eles, incluindo nossas respectivas responsabilidades.</w:t>
      </w:r>
    </w:p>
    <w:p w14:paraId="18D68357" w14:textId="77777777" w:rsidR="00283890" w:rsidRDefault="00283890" w:rsidP="009A4CD5">
      <w:pPr>
        <w:jc w:val="both"/>
      </w:pPr>
    </w:p>
    <w:p w14:paraId="78796097" w14:textId="77777777" w:rsidR="00283890" w:rsidRDefault="00283890" w:rsidP="009A4CD5">
      <w:pPr>
        <w:jc w:val="both"/>
      </w:pPr>
      <w:r>
        <w:t>Firma de auditoria</w:t>
      </w:r>
    </w:p>
    <w:p w14:paraId="637B85B4" w14:textId="77777777" w:rsidR="00283890" w:rsidRDefault="00283890" w:rsidP="009A4CD5">
      <w:pPr>
        <w:jc w:val="both"/>
      </w:pPr>
    </w:p>
    <w:p w14:paraId="14C5262E" w14:textId="77777777" w:rsidR="00283890" w:rsidRDefault="00283890" w:rsidP="009A4CD5">
      <w:pPr>
        <w:jc w:val="both"/>
      </w:pPr>
      <w:r>
        <w:t>Assinatura do sócio ou responsável técnico</w:t>
      </w:r>
    </w:p>
    <w:p w14:paraId="6A5679BE" w14:textId="77777777" w:rsidR="00283890" w:rsidRDefault="00283890" w:rsidP="009A4CD5">
      <w:pPr>
        <w:jc w:val="both"/>
      </w:pPr>
    </w:p>
    <w:p w14:paraId="12894F5C" w14:textId="77777777" w:rsidR="00283890" w:rsidRDefault="00283890" w:rsidP="009A4CD5">
      <w:pPr>
        <w:jc w:val="both"/>
      </w:pPr>
      <w:r>
        <w:t xml:space="preserve">Assinatura e “de acordo” em nome da </w:t>
      </w:r>
      <w:r>
        <w:rPr>
          <w:bCs/>
          <w:iCs/>
          <w:spacing w:val="-7"/>
        </w:rPr>
        <w:t>Companhia</w:t>
      </w:r>
      <w:r>
        <w:t xml:space="preserve"> ABC</w:t>
      </w:r>
    </w:p>
    <w:p w14:paraId="38B62E06" w14:textId="77777777" w:rsidR="00283890" w:rsidRDefault="00283890" w:rsidP="009A4CD5">
      <w:pPr>
        <w:jc w:val="both"/>
      </w:pPr>
      <w:r>
        <w:t>......................</w:t>
      </w:r>
    </w:p>
    <w:p w14:paraId="40107F76" w14:textId="77777777" w:rsidR="00283890" w:rsidRDefault="00283890" w:rsidP="009A4CD5">
      <w:pPr>
        <w:jc w:val="both"/>
      </w:pPr>
      <w:r>
        <w:t>Nome e cargo</w:t>
      </w:r>
    </w:p>
    <w:p w14:paraId="53F69F31" w14:textId="77777777" w:rsidR="00283890" w:rsidRDefault="00283890" w:rsidP="009A4CD5">
      <w:pPr>
        <w:jc w:val="both"/>
      </w:pPr>
      <w:r>
        <w:t>Data</w:t>
      </w:r>
    </w:p>
    <w:p w14:paraId="37460606" w14:textId="77777777" w:rsidR="00283890" w:rsidRDefault="00283890" w:rsidP="009A4CD5">
      <w:pPr>
        <w:ind w:left="567" w:hanging="567"/>
        <w:jc w:val="both"/>
      </w:pPr>
    </w:p>
    <w:p w14:paraId="1461EB40" w14:textId="77777777" w:rsidR="00283890" w:rsidRDefault="00283890" w:rsidP="009A4CD5">
      <w:pPr>
        <w:ind w:left="567" w:hanging="567"/>
        <w:jc w:val="both"/>
        <w:rPr>
          <w:b/>
        </w:rPr>
      </w:pPr>
    </w:p>
    <w:p w14:paraId="0B8AAC47" w14:textId="77777777" w:rsidR="00283890" w:rsidRDefault="00283890" w:rsidP="009A4CD5">
      <w:pPr>
        <w:ind w:left="567" w:hanging="567"/>
        <w:jc w:val="both"/>
        <w:rPr>
          <w:b/>
        </w:rPr>
      </w:pPr>
    </w:p>
    <w:p w14:paraId="61FFD1D8" w14:textId="77777777" w:rsidR="00283890" w:rsidRDefault="00283890" w:rsidP="009A4CD5">
      <w:pPr>
        <w:ind w:left="567" w:hanging="567"/>
        <w:jc w:val="both"/>
      </w:pPr>
      <w:r w:rsidRPr="00A60CDE">
        <w:rPr>
          <w:b/>
        </w:rPr>
        <w:t>Apêndice 2</w:t>
      </w:r>
      <w:r>
        <w:t xml:space="preserve"> (ver item A10)</w:t>
      </w:r>
    </w:p>
    <w:p w14:paraId="2E223232" w14:textId="77777777" w:rsidR="00283890" w:rsidRDefault="00283890" w:rsidP="009A4CD5">
      <w:pPr>
        <w:ind w:left="567" w:hanging="567"/>
        <w:jc w:val="both"/>
      </w:pPr>
    </w:p>
    <w:p w14:paraId="70EC8320" w14:textId="77777777" w:rsidR="00283890" w:rsidRPr="00A60CDE" w:rsidRDefault="00283890" w:rsidP="009A4CD5">
      <w:pPr>
        <w:jc w:val="both"/>
        <w:rPr>
          <w:b/>
        </w:rPr>
      </w:pPr>
      <w:r w:rsidRPr="00A60CDE">
        <w:rPr>
          <w:b/>
        </w:rPr>
        <w:t>Determinação da aceitabilidade da estrutura conceitual de contabilidade para propósitos gerais</w:t>
      </w:r>
    </w:p>
    <w:p w14:paraId="3C6F5019" w14:textId="77777777" w:rsidR="00283890" w:rsidRPr="00FF39D3" w:rsidRDefault="00283890" w:rsidP="009A4CD5">
      <w:pPr>
        <w:jc w:val="both"/>
      </w:pPr>
    </w:p>
    <w:p w14:paraId="15609119" w14:textId="77777777" w:rsidR="00283890" w:rsidRPr="00A60CDE" w:rsidRDefault="00283890" w:rsidP="009A4CD5">
      <w:pPr>
        <w:jc w:val="both"/>
        <w:rPr>
          <w:b/>
        </w:rPr>
      </w:pPr>
      <w:r w:rsidRPr="00A60CDE">
        <w:rPr>
          <w:b/>
        </w:rPr>
        <w:t>Jurisdições que não possuem organizações normativas autorizadas, reconhecidas ou estruturas de relatórios financeiros previstas em lei ou regulamento</w:t>
      </w:r>
    </w:p>
    <w:p w14:paraId="34AB2088" w14:textId="77777777" w:rsidR="00283890" w:rsidRDefault="00283890" w:rsidP="009A4CD5">
      <w:pPr>
        <w:jc w:val="both"/>
      </w:pPr>
    </w:p>
    <w:p w14:paraId="240BE0F1" w14:textId="77777777" w:rsidR="00283890" w:rsidRDefault="00283890" w:rsidP="009A4CD5">
      <w:pPr>
        <w:ind w:left="567" w:hanging="567"/>
        <w:jc w:val="both"/>
      </w:pPr>
      <w:r>
        <w:t xml:space="preserve">1. </w:t>
      </w:r>
      <w:r>
        <w:tab/>
        <w:t xml:space="preserve">Conforme explicado no item A10 desta Norma, quando uma entidade brasileira está registrada em jurisdição que não possui organização normativa contábil autorizada ou reconhecida ou quando o uso da estrutura de relatório financeiro não está previsto em lei ou regulamento, a administração determina uma estrutura de relatório financeiro aplicável. A prática nessas situações é frequentemente usar as normas de contabilidade estabelecidas por uma das organizações descritas no item A8 desta Norma. </w:t>
      </w:r>
    </w:p>
    <w:p w14:paraId="76C147BA" w14:textId="77777777" w:rsidR="00283890" w:rsidRDefault="00283890" w:rsidP="009A4CD5">
      <w:pPr>
        <w:ind w:left="567" w:hanging="567"/>
        <w:jc w:val="both"/>
      </w:pPr>
    </w:p>
    <w:p w14:paraId="6FE9A407" w14:textId="77777777" w:rsidR="00283890" w:rsidRDefault="00283890" w:rsidP="009A4CD5">
      <w:pPr>
        <w:ind w:left="567" w:hanging="567"/>
        <w:jc w:val="both"/>
      </w:pPr>
      <w:r>
        <w:t xml:space="preserve">2. </w:t>
      </w:r>
      <w:r>
        <w:tab/>
        <w:t xml:space="preserve">Alternativamente, podem existir convenções contábeis estabelecidas em jurisdição específica que são geralmente reconhecidas como a estrutura de relatório financeiro para demonstrações contábeis para fins gerais elaboradas por certas entidades especificadas que operam nessa jurisdição. Quando essa estrutura de relatório financeiro é adotada, de acordo com o item 6(a) desta Norma, o auditor deve determinar se essas convenções podem ser consideradas uma estrutura de relatório financeiro para demonstrações contábeis para fins gerais. Quando as convenções contábeis são amplamente usadas em jurisdição específica, </w:t>
      </w:r>
      <w:r w:rsidRPr="00680AEE">
        <w:t>a profissão contábil</w:t>
      </w:r>
      <w:r>
        <w:t xml:space="preserve"> nessa jurisdição pode ter considerado a aceitação da estrutura de relatórios financeiros em nome dos auditores. Alternativamente, o auditor pode fazer essa determinação considerando se as convenções contábeis apresentam atributos normalmente apresentados por estruturas de relatórios financeiros (ver item 3 a seguir), ou comparando as convenções contábeis com os requisitos de estrutura existente de relatórios financeiros considerada aceitável (ver item 4 a seguir).</w:t>
      </w:r>
    </w:p>
    <w:p w14:paraId="71468B50" w14:textId="77777777" w:rsidR="00283890" w:rsidRDefault="00283890" w:rsidP="009A4CD5">
      <w:pPr>
        <w:ind w:left="567" w:hanging="567"/>
        <w:jc w:val="both"/>
      </w:pPr>
    </w:p>
    <w:p w14:paraId="3A5B761F" w14:textId="77777777" w:rsidR="00283890" w:rsidRDefault="00283890" w:rsidP="009A4CD5">
      <w:pPr>
        <w:spacing w:after="120"/>
        <w:ind w:left="567" w:hanging="567"/>
        <w:jc w:val="both"/>
      </w:pPr>
      <w:r>
        <w:t xml:space="preserve">3. </w:t>
      </w:r>
      <w:r>
        <w:tab/>
        <w:t>As estruturas de relatórios financeiros aceitáveis normalmente apresentam os seguintes atributos que resultam em informações fornecidas em demonstrações contábeis que são úteis para os usuários previstos:</w:t>
      </w:r>
    </w:p>
    <w:p w14:paraId="61CF590E" w14:textId="77777777" w:rsidR="00283890" w:rsidRDefault="00283890" w:rsidP="009A4CD5">
      <w:pPr>
        <w:spacing w:after="120"/>
        <w:ind w:left="993" w:hanging="426"/>
        <w:jc w:val="both"/>
      </w:pPr>
      <w:r>
        <w:t xml:space="preserve">(a) </w:t>
      </w:r>
      <w:r>
        <w:tab/>
        <w:t>relevância, em que as informações fornecidas nas demonstrações contábeis são relevantes para a natureza da entidade e o objetivo das demonstrações contábeis. Por exemplo, no caso de empresa que elabora demonstrações contábeis para fins gerais, a relevância é avaliada em termos das informações necessárias para satisfazer as necessidades de informações financeiras comuns de ampla gama de usuários na tomada de decisões econômicas. Essas necessidades são normalmente satisfeitas pela apresentação da posição patrimonial e financeira, do desempenho das operações e dos fluxos de caixa da empresa;</w:t>
      </w:r>
    </w:p>
    <w:p w14:paraId="6A984719" w14:textId="77777777" w:rsidR="00283890" w:rsidRDefault="00283890" w:rsidP="009A4CD5">
      <w:pPr>
        <w:spacing w:after="120"/>
        <w:ind w:left="993" w:hanging="426"/>
        <w:jc w:val="both"/>
      </w:pPr>
      <w:r>
        <w:t xml:space="preserve">(b) </w:t>
      </w:r>
      <w:r>
        <w:tab/>
        <w:t>integridade, para que</w:t>
      </w:r>
      <w:r w:rsidRPr="00847850">
        <w:t xml:space="preserve"> </w:t>
      </w:r>
      <w:r>
        <w:t xml:space="preserve">transações e eventos, saldos contábeis e divulgações que poderiam afetar conclusões baseadas nas demonstrações contábeis não sejam omitidas; </w:t>
      </w:r>
    </w:p>
    <w:p w14:paraId="6EEC8231" w14:textId="77777777" w:rsidR="00283890" w:rsidRDefault="00283890" w:rsidP="009A4CD5">
      <w:pPr>
        <w:spacing w:after="120"/>
        <w:ind w:left="993" w:hanging="426"/>
        <w:jc w:val="both"/>
      </w:pPr>
      <w:r>
        <w:t xml:space="preserve">(c) </w:t>
      </w:r>
      <w:r>
        <w:tab/>
        <w:t>confiabilidade, em que as informações fornecidas nas demonstrações contábeis:</w:t>
      </w:r>
    </w:p>
    <w:p w14:paraId="024B722A" w14:textId="77777777" w:rsidR="00283890" w:rsidRDefault="00283890" w:rsidP="009A4CD5">
      <w:pPr>
        <w:spacing w:after="120"/>
        <w:ind w:left="1418" w:hanging="425"/>
        <w:jc w:val="both"/>
      </w:pPr>
      <w:r>
        <w:t xml:space="preserve">(i) </w:t>
      </w:r>
      <w:r>
        <w:tab/>
        <w:t xml:space="preserve">quando aplicável, refletem a essência econômica dos eventos e transações e não apenas sua forma legal; e </w:t>
      </w:r>
    </w:p>
    <w:p w14:paraId="23675927" w14:textId="77777777" w:rsidR="00283890" w:rsidRDefault="00283890" w:rsidP="009A4CD5">
      <w:pPr>
        <w:spacing w:after="120"/>
        <w:ind w:left="1418" w:hanging="425"/>
        <w:jc w:val="both"/>
      </w:pPr>
      <w:r>
        <w:t xml:space="preserve">(ii) </w:t>
      </w:r>
      <w:r>
        <w:tab/>
        <w:t xml:space="preserve">resultados com avaliação, mensuração, apresentação e divulgação razoavelmente consistentes quando utilizados em circunstâncias semelhantes; </w:t>
      </w:r>
    </w:p>
    <w:p w14:paraId="4ED3E0DF" w14:textId="77777777" w:rsidR="00283890" w:rsidRDefault="00283890" w:rsidP="009A4CD5">
      <w:pPr>
        <w:spacing w:after="120"/>
        <w:ind w:left="993" w:hanging="426"/>
        <w:jc w:val="both"/>
      </w:pPr>
      <w:r>
        <w:t xml:space="preserve">(d) </w:t>
      </w:r>
      <w:r>
        <w:tab/>
        <w:t>neutralidade, contribuindo para que as informações nas demonstrações contábeis não sejam tendenciosas;</w:t>
      </w:r>
    </w:p>
    <w:p w14:paraId="3166A23B" w14:textId="77777777" w:rsidR="00283890" w:rsidRDefault="00283890" w:rsidP="009A4CD5">
      <w:pPr>
        <w:ind w:left="993" w:hanging="426"/>
        <w:jc w:val="both"/>
      </w:pPr>
      <w:r>
        <w:t xml:space="preserve">(e) </w:t>
      </w:r>
      <w:r>
        <w:tab/>
        <w:t>compreensibilidade, em que as informações nas demonstrações contábeis são claras e abrangentes e não estão sujeitas à interpretação significativamente diferente.</w:t>
      </w:r>
    </w:p>
    <w:p w14:paraId="496A7565" w14:textId="77777777" w:rsidR="00283890" w:rsidRDefault="00283890" w:rsidP="009A4CD5">
      <w:pPr>
        <w:ind w:left="567" w:hanging="567"/>
        <w:jc w:val="both"/>
      </w:pPr>
    </w:p>
    <w:p w14:paraId="142673DE" w14:textId="77777777" w:rsidR="00283890" w:rsidRDefault="00283890" w:rsidP="009A4CD5">
      <w:pPr>
        <w:ind w:left="567" w:hanging="567"/>
        <w:jc w:val="both"/>
      </w:pPr>
      <w:r>
        <w:t xml:space="preserve">4. </w:t>
      </w:r>
      <w:r>
        <w:tab/>
        <w:t>O auditor pode decidir comparar as convenções contábeis com os requisitos de estrutura existente de relatórios financeiros considerada aceitável. O auditor pode, por exemplo, comparar as convenções contábeis com as Normas Internacionais de Contabilidade emitidas pelo IASB. Para uma auditoria de entidade de pequeno porte, o auditor pode decidir comparar as convenções contábeis com uma estrutura de relatórios financeiros, especificamente desenvolvida para essas entidades por organização normatizadora (contábil) autorizada ou reconhecida. Quando o auditor faz essa comparação e identifica diferenças, a decisão sobre se as convenções contábeis adotadas na elaboração e apresentação das demonstrações contábeis constituem uma estrutura de relatório financeiro aceitável, inclui considerar as razões para as diferenças e se a aplicação, das convenções contábeis ou a descrição da estrutura de relatórios financeiros nas demonstrações contábeis, poderia resultar em demonstrações contábeis enganosas.</w:t>
      </w:r>
    </w:p>
    <w:p w14:paraId="2237CCC3" w14:textId="77777777" w:rsidR="00283890" w:rsidRDefault="00283890" w:rsidP="009A4CD5">
      <w:pPr>
        <w:ind w:left="567" w:hanging="567"/>
        <w:jc w:val="both"/>
      </w:pPr>
    </w:p>
    <w:p w14:paraId="51B728C2" w14:textId="77777777" w:rsidR="00283890" w:rsidRDefault="00283890" w:rsidP="009A4CD5">
      <w:pPr>
        <w:ind w:left="567" w:hanging="567"/>
        <w:jc w:val="both"/>
      </w:pPr>
      <w:r>
        <w:t xml:space="preserve">5. </w:t>
      </w:r>
      <w:r>
        <w:tab/>
        <w:t>Um conjunto de convenções contábeis criadas para se adequar a preferências de cada um não constitui uma estrutura de relatórios financeiros aceitável para demonstrações contábeis para fins gerais. Da mesma forma, uma estrutura de conformidade não será uma estrutura de relatórios financeiros aceitável, a menos que seja geralmente aceita nas jurisdições específicas por preparadores e usuários.</w:t>
      </w:r>
    </w:p>
    <w:p w14:paraId="7AA38519" w14:textId="0B3434C1" w:rsidR="00283890" w:rsidRPr="00283890" w:rsidRDefault="00283890" w:rsidP="00283890">
      <w:pPr>
        <w:pStyle w:val="BodyTextIndended"/>
        <w:ind w:left="0"/>
        <w:jc w:val="center"/>
        <w:rPr>
          <w:lang w:val="pt-BR"/>
        </w:rPr>
      </w:pPr>
      <w:r w:rsidRPr="00283890">
        <w:rPr>
          <w:lang w:val="pt-BR"/>
        </w:rPr>
        <w:t>NORMA BRASILEIRA DE CONTABILIDADE – NBC TA 210 (R1), DE 19 DE AGOSTO DE 2016</w:t>
      </w:r>
    </w:p>
    <w:p w14:paraId="6E35FC20" w14:textId="77777777" w:rsidR="00283890" w:rsidRPr="00975B5F" w:rsidRDefault="00283890" w:rsidP="009A4CD5">
      <w:pPr>
        <w:pStyle w:val="Corpodetexto"/>
      </w:pPr>
    </w:p>
    <w:p w14:paraId="28165522" w14:textId="77777777" w:rsidR="00283890" w:rsidRPr="00975B5F" w:rsidRDefault="00283890" w:rsidP="009A4CD5">
      <w:pPr>
        <w:ind w:left="5387"/>
        <w:jc w:val="both"/>
        <w:rPr>
          <w:b/>
          <w:i/>
        </w:rPr>
      </w:pPr>
      <w:r w:rsidRPr="00975B5F">
        <w:rPr>
          <w:b/>
          <w:bCs/>
          <w:i/>
          <w:iCs/>
        </w:rPr>
        <w:t>Altera a NBC TA 210 que dispõe sobre a concordância com os termos do trabalho de auditoria</w:t>
      </w:r>
      <w:r w:rsidRPr="00975B5F">
        <w:rPr>
          <w:b/>
          <w:i/>
        </w:rPr>
        <w:t>.</w:t>
      </w:r>
    </w:p>
    <w:p w14:paraId="7BCCB66A" w14:textId="77777777" w:rsidR="00283890" w:rsidRPr="00975B5F" w:rsidRDefault="00283890" w:rsidP="009A4CD5">
      <w:pPr>
        <w:jc w:val="both"/>
      </w:pPr>
    </w:p>
    <w:p w14:paraId="777F0221" w14:textId="77777777" w:rsidR="00283890" w:rsidRPr="00975B5F" w:rsidRDefault="00283890" w:rsidP="009A4CD5">
      <w:pPr>
        <w:jc w:val="both"/>
        <w:rPr>
          <w:bCs/>
        </w:rPr>
      </w:pPr>
    </w:p>
    <w:p w14:paraId="5E81B57B" w14:textId="77777777" w:rsidR="00283890" w:rsidRDefault="00283890" w:rsidP="009A4CD5">
      <w:pPr>
        <w:ind w:firstLine="567"/>
        <w:jc w:val="both"/>
      </w:pPr>
      <w:r w:rsidRPr="00975B5F">
        <w:rPr>
          <w:bCs/>
        </w:rPr>
        <w:t xml:space="preserve">O </w:t>
      </w:r>
      <w:r w:rsidRPr="00975B5F">
        <w:rPr>
          <w:b/>
          <w:bCs/>
        </w:rPr>
        <w:t>CONSELHO FEDERAL DE CONTABILIDADE</w:t>
      </w:r>
      <w:r w:rsidRPr="00975B5F">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 elaborada de acordo com a sua equivalente internacional ISA 210</w:t>
      </w:r>
      <w:r w:rsidRPr="001E1DA8">
        <w:rPr>
          <w:color w:val="000000"/>
        </w:rPr>
        <w:t xml:space="preserve"> da IFAC</w:t>
      </w:r>
      <w:r w:rsidRPr="001E1DA8">
        <w:t>:</w:t>
      </w:r>
    </w:p>
    <w:p w14:paraId="311C1583" w14:textId="77777777" w:rsidR="00283890" w:rsidRPr="001E1DA8" w:rsidRDefault="00283890" w:rsidP="009A4CD5">
      <w:pPr>
        <w:jc w:val="both"/>
      </w:pPr>
    </w:p>
    <w:p w14:paraId="1D7216A9" w14:textId="77777777" w:rsidR="00283890" w:rsidRDefault="00283890" w:rsidP="009A4CD5">
      <w:pPr>
        <w:pStyle w:val="PargrafodaLista"/>
        <w:spacing w:before="40" w:after="40"/>
        <w:ind w:left="567" w:hanging="567"/>
        <w:jc w:val="both"/>
        <w:rPr>
          <w:b/>
        </w:rPr>
      </w:pPr>
      <w:r w:rsidRPr="00B61B1C">
        <w:t>1.</w:t>
      </w:r>
      <w:r w:rsidRPr="00EF05E9">
        <w:t xml:space="preserve"> </w:t>
      </w:r>
      <w:r w:rsidRPr="00EF05E9">
        <w:tab/>
      </w:r>
      <w:r>
        <w:rPr>
          <w:b/>
        </w:rPr>
        <w:t>Altera os itens 10, A11, A23 e o Apêndice 1 e inclui os itens A20 e seu título e A25 na NBC TA</w:t>
      </w:r>
      <w:r w:rsidRPr="002D267F">
        <w:rPr>
          <w:b/>
        </w:rPr>
        <w:t xml:space="preserve"> </w:t>
      </w:r>
      <w:r>
        <w:rPr>
          <w:b/>
        </w:rPr>
        <w:t xml:space="preserve">210 </w:t>
      </w:r>
      <w:r w:rsidRPr="002D267F">
        <w:rPr>
          <w:b/>
        </w:rPr>
        <w:t>–</w:t>
      </w:r>
      <w:r>
        <w:rPr>
          <w:b/>
        </w:rPr>
        <w:t xml:space="preserve"> </w:t>
      </w:r>
      <w:r w:rsidRPr="00BC12A2">
        <w:rPr>
          <w:b/>
        </w:rPr>
        <w:t>Concordância com os Termos do Trabalho de Auditoria</w:t>
      </w:r>
      <w:r w:rsidRPr="002D267F">
        <w:rPr>
          <w:b/>
        </w:rPr>
        <w:t>, com a</w:t>
      </w:r>
      <w:r>
        <w:rPr>
          <w:b/>
        </w:rPr>
        <w:t>s</w:t>
      </w:r>
      <w:r w:rsidRPr="002D267F">
        <w:rPr>
          <w:b/>
        </w:rPr>
        <w:t xml:space="preserve"> seguinte</w:t>
      </w:r>
      <w:r>
        <w:rPr>
          <w:b/>
        </w:rPr>
        <w:t>s</w:t>
      </w:r>
      <w:r w:rsidRPr="002D267F">
        <w:rPr>
          <w:b/>
        </w:rPr>
        <w:t xml:space="preserve"> redaç</w:t>
      </w:r>
      <w:r>
        <w:rPr>
          <w:b/>
        </w:rPr>
        <w:t>ões</w:t>
      </w:r>
      <w:r w:rsidRPr="002D267F">
        <w:rPr>
          <w:b/>
        </w:rPr>
        <w:t>:</w:t>
      </w:r>
    </w:p>
    <w:p w14:paraId="3CDC2397" w14:textId="77777777" w:rsidR="00283890" w:rsidRDefault="00283890" w:rsidP="009A4CD5">
      <w:pPr>
        <w:jc w:val="both"/>
      </w:pPr>
    </w:p>
    <w:p w14:paraId="644E3BA8" w14:textId="77777777" w:rsidR="00283890" w:rsidRDefault="00283890" w:rsidP="009A4CD5">
      <w:pPr>
        <w:spacing w:after="120"/>
        <w:ind w:left="567"/>
        <w:jc w:val="both"/>
      </w:pPr>
      <w:r>
        <w:t xml:space="preserve">10. </w:t>
      </w:r>
      <w:r>
        <w:tab/>
        <w:t>Observado o item 11, os termos do trabalho de auditoria estabelecidos devem ser formalizados na carta de contratação de auditoria ou outra forma adequada de acordo por escrito que devem incluir (ver itens A23 a A27):</w:t>
      </w:r>
    </w:p>
    <w:p w14:paraId="28539A23" w14:textId="77777777" w:rsidR="00283890" w:rsidRDefault="00283890" w:rsidP="009A4CD5">
      <w:pPr>
        <w:spacing w:after="120"/>
        <w:ind w:left="993" w:hanging="426"/>
        <w:jc w:val="both"/>
      </w:pPr>
      <w:r>
        <w:t>(...)</w:t>
      </w:r>
    </w:p>
    <w:p w14:paraId="2A4CFF17" w14:textId="77777777" w:rsidR="00283890" w:rsidRDefault="00283890" w:rsidP="009A4CD5">
      <w:pPr>
        <w:spacing w:after="120"/>
        <w:ind w:left="993" w:hanging="426"/>
        <w:jc w:val="both"/>
        <w:rPr>
          <w:u w:val="single"/>
        </w:rPr>
      </w:pPr>
      <w:r>
        <w:t>(e)</w:t>
      </w:r>
      <w:r>
        <w:tab/>
        <w:t xml:space="preserve">referência à forma e ao conteúdo esperados de quaisquer relatórios a serem emitidos pelo auditor </w:t>
      </w:r>
      <w:r w:rsidRPr="00614BAF">
        <w:t>(ver item A25)</w:t>
      </w:r>
      <w:r>
        <w:t>; e</w:t>
      </w:r>
    </w:p>
    <w:p w14:paraId="66E2EF0B" w14:textId="77777777" w:rsidR="00283890" w:rsidRDefault="00283890" w:rsidP="009A4CD5">
      <w:pPr>
        <w:ind w:left="993" w:hanging="426"/>
        <w:jc w:val="both"/>
      </w:pPr>
      <w:r w:rsidRPr="00614BAF">
        <w:t>(f)</w:t>
      </w:r>
      <w:r w:rsidRPr="00614BAF">
        <w:tab/>
      </w:r>
      <w:r>
        <w:t>declaração de que existem circunstâncias em que o relatório pode ter forma e conteúdo diferente do esperado.</w:t>
      </w:r>
    </w:p>
    <w:p w14:paraId="2AF96319" w14:textId="77777777" w:rsidR="00283890" w:rsidRDefault="00283890" w:rsidP="009A4CD5">
      <w:pPr>
        <w:ind w:left="567" w:hanging="567"/>
        <w:jc w:val="both"/>
      </w:pPr>
    </w:p>
    <w:p w14:paraId="3C5B715A" w14:textId="77777777" w:rsidR="00283890" w:rsidRDefault="00283890" w:rsidP="009A4CD5">
      <w:pPr>
        <w:ind w:left="567"/>
        <w:jc w:val="both"/>
      </w:pPr>
      <w:r>
        <w:t xml:space="preserve">A11. </w:t>
      </w:r>
      <w:r>
        <w:tab/>
        <w:t xml:space="preserve">De acordo com as normas de auditoria, a auditoria é conduzida com base no pressuposto de que a administração reconheceu e entende que possui as responsabilidades especificadas no item 6(b) (ver item A4 da NBC TA 200). Em certas jurisdições, essas responsabilidades podem ser especificadas em lei ou regulamento. Em outras, pode haver pouca ou nenhuma definição reguladora dessas responsabilidades. As normas de auditoria não suprimem a lei ou o regulamento nesses assuntos. Entretanto, o conceito de auditoria independente requer que o papel do auditor não envolva assumir a responsabilidade pela elaboração das demonstrações contábeis ou pelo respectivo controle interno da entidade, e o auditor tem uma expectativa razoável de obter as informações necessárias para a auditoria </w:t>
      </w:r>
      <w:r w:rsidRPr="00614BAF">
        <w:rPr>
          <w:spacing w:val="2"/>
        </w:rPr>
        <w:t>(incluindo informações obtidas fora do razão geral e dos razões auxiliares)</w:t>
      </w:r>
      <w:r w:rsidRPr="00E3668C">
        <w:t xml:space="preserve"> na medida em que a administração seja capaz de fornecê-las ou obtê-las. Consequentemente</w:t>
      </w:r>
      <w:r>
        <w:t>, o pressuposto é fundamental para a condução de auditoria independente. Para evitar mal-entendidos, obtém-se a concordância da administração de que ela reconhece e entende que essas responsabilidades fazem parte de acordo e da documentação dos termos do trabalho de auditoria nos itens 9 a 12.</w:t>
      </w:r>
    </w:p>
    <w:p w14:paraId="1B18572C" w14:textId="77777777" w:rsidR="00283890" w:rsidRDefault="00283890" w:rsidP="009A4CD5">
      <w:pPr>
        <w:ind w:left="567" w:hanging="567"/>
        <w:jc w:val="both"/>
      </w:pPr>
    </w:p>
    <w:p w14:paraId="0FD505C9" w14:textId="77777777" w:rsidR="00283890" w:rsidRPr="00614BAF" w:rsidRDefault="00283890" w:rsidP="009A4CD5">
      <w:pPr>
        <w:ind w:left="567"/>
        <w:jc w:val="both"/>
      </w:pPr>
      <w:r w:rsidRPr="00614BAF">
        <w:t>Informações adicionais (ver item 6(b)(iii)b</w:t>
      </w:r>
      <w:r>
        <w:t>.</w:t>
      </w:r>
      <w:r w:rsidRPr="00614BAF">
        <w:t>)</w:t>
      </w:r>
    </w:p>
    <w:p w14:paraId="7A4B987A" w14:textId="77777777" w:rsidR="00283890" w:rsidRPr="00614BAF" w:rsidRDefault="00283890" w:rsidP="009A4CD5">
      <w:pPr>
        <w:ind w:left="567" w:hanging="567"/>
        <w:jc w:val="both"/>
      </w:pPr>
    </w:p>
    <w:p w14:paraId="412583D2" w14:textId="77777777" w:rsidR="00283890" w:rsidRPr="00614BAF" w:rsidRDefault="00283890" w:rsidP="009A4CD5">
      <w:pPr>
        <w:ind w:left="567"/>
        <w:jc w:val="both"/>
      </w:pPr>
      <w:r w:rsidRPr="00614BAF">
        <w:t>A</w:t>
      </w:r>
      <w:r>
        <w:t>20</w:t>
      </w:r>
      <w:r w:rsidRPr="00614BAF">
        <w:t xml:space="preserve">. </w:t>
      </w:r>
      <w:r w:rsidRPr="00614BAF">
        <w:tab/>
        <w:t>Informações adicionais que o auditor pode solicitar da administração para fins da auditoria podem incluir, quando aplicável, assuntos relacionados com outras informações de acordo com a NBC TA 720. Quando o auditor espera obter outras informações após a data do seu relatório, os termos do trabalho de auditoria também podem reconhecer as responsabilidades do auditor relacionadas com essas outras informações incluindo, se aplicável, as ações que seriam apropriadas ou necessárias se o auditor concluir que existe distorção relevante das outras informações em outras informações obtidas após a data do seu relatório.</w:t>
      </w:r>
    </w:p>
    <w:p w14:paraId="573EE0BC" w14:textId="77777777" w:rsidR="00283890" w:rsidRDefault="00283890" w:rsidP="009A4CD5"/>
    <w:p w14:paraId="22407726" w14:textId="77777777" w:rsidR="00283890" w:rsidRDefault="00283890" w:rsidP="009A4CD5">
      <w:pPr>
        <w:spacing w:after="120"/>
        <w:ind w:left="567"/>
        <w:jc w:val="both"/>
      </w:pPr>
      <w:r>
        <w:t xml:space="preserve">A23. </w:t>
      </w:r>
      <w:r>
        <w:tab/>
        <w:t>A forma e o conteúdo da carta de contratação podem variar entre as entidades. As informações incluídas na carta de contratação de auditoria sobre a responsabilidade do auditor podem basear-se na NBC TA 200, itens 3 a 9. Os itens 6(b) e 12 tratam da descrição da responsabilidade da administração. Além de incluir os assuntos requeridos pelo item 10, a carta de contratação de auditoria pode, por exemplo, fazer referência:</w:t>
      </w:r>
    </w:p>
    <w:p w14:paraId="1E27A108" w14:textId="77777777" w:rsidR="00283890" w:rsidRPr="00614BAF" w:rsidRDefault="00283890" w:rsidP="00283890">
      <w:pPr>
        <w:numPr>
          <w:ilvl w:val="0"/>
          <w:numId w:val="421"/>
        </w:numPr>
        <w:tabs>
          <w:tab w:val="left" w:pos="993"/>
        </w:tabs>
        <w:spacing w:after="120" w:line="240" w:lineRule="auto"/>
        <w:ind w:left="993" w:hanging="426"/>
        <w:jc w:val="both"/>
      </w:pPr>
      <w:r w:rsidRPr="00614BAF">
        <w:t xml:space="preserve">à elaboração do </w:t>
      </w:r>
      <w:r>
        <w:t>alcance</w:t>
      </w:r>
      <w:r w:rsidRPr="00614BAF">
        <w:t xml:space="preserve"> da auditoria, incluindo referência à legislação, regulamentos, normas de auditoria e normas éticas e outras aplicáveis de órgãos profissionais aos quais pertence o auditor;</w:t>
      </w:r>
    </w:p>
    <w:p w14:paraId="71597A88" w14:textId="77777777" w:rsidR="00283890" w:rsidRPr="00614BAF" w:rsidRDefault="00283890" w:rsidP="00283890">
      <w:pPr>
        <w:numPr>
          <w:ilvl w:val="0"/>
          <w:numId w:val="421"/>
        </w:numPr>
        <w:tabs>
          <w:tab w:val="left" w:pos="993"/>
        </w:tabs>
        <w:spacing w:after="120" w:line="240" w:lineRule="auto"/>
        <w:ind w:left="993" w:hanging="426"/>
        <w:jc w:val="both"/>
      </w:pPr>
      <w:r w:rsidRPr="00614BAF">
        <w:t>à forma de qualquer outra comunicação sobre os resultados do trabalho de auditoria;</w:t>
      </w:r>
    </w:p>
    <w:p w14:paraId="10BEB051" w14:textId="77777777" w:rsidR="00283890" w:rsidRPr="00175332" w:rsidRDefault="00283890" w:rsidP="00283890">
      <w:pPr>
        <w:numPr>
          <w:ilvl w:val="0"/>
          <w:numId w:val="421"/>
        </w:numPr>
        <w:tabs>
          <w:tab w:val="left" w:pos="993"/>
        </w:tabs>
        <w:spacing w:after="120" w:line="240" w:lineRule="auto"/>
        <w:ind w:left="993" w:hanging="426"/>
        <w:jc w:val="both"/>
      </w:pPr>
      <w:r w:rsidRPr="00175332">
        <w:t>à exigência para o auditor comunicar os principais assuntos de auditoria no seu relatório de acordo com a NBC TA 701;</w:t>
      </w:r>
    </w:p>
    <w:p w14:paraId="7E7EBF1B" w14:textId="77777777" w:rsidR="00283890" w:rsidRDefault="00283890" w:rsidP="00283890">
      <w:pPr>
        <w:numPr>
          <w:ilvl w:val="0"/>
          <w:numId w:val="421"/>
        </w:numPr>
        <w:tabs>
          <w:tab w:val="left" w:pos="993"/>
        </w:tabs>
        <w:spacing w:after="120" w:line="240" w:lineRule="auto"/>
        <w:ind w:left="993" w:hanging="426"/>
        <w:jc w:val="both"/>
      </w:pPr>
      <w:r w:rsidRPr="00614BAF">
        <w:t>ao fato de que</w:t>
      </w:r>
      <w:r>
        <w:t xml:space="preserve"> devido às limitações inerentes da auditoria, juntamente com as limitações inerentes de controle interno, há um risco inevitável de que algumas distorções relevantes podem não ser detectadas, mesmo que a auditoria seja adequadamente planejada e executada de acordo com as normas de auditoria;</w:t>
      </w:r>
    </w:p>
    <w:p w14:paraId="5F766B0A" w14:textId="77777777" w:rsidR="00283890" w:rsidRPr="00614BAF" w:rsidRDefault="00283890" w:rsidP="00283890">
      <w:pPr>
        <w:numPr>
          <w:ilvl w:val="0"/>
          <w:numId w:val="421"/>
        </w:numPr>
        <w:tabs>
          <w:tab w:val="left" w:pos="993"/>
        </w:tabs>
        <w:spacing w:after="120" w:line="240" w:lineRule="auto"/>
        <w:ind w:left="993" w:hanging="426"/>
        <w:jc w:val="both"/>
      </w:pPr>
      <w:r w:rsidRPr="00614BAF">
        <w:t>a acordos sobre o planejamento e a execução da auditoria, incluindo a composição da equipe de auditoria;</w:t>
      </w:r>
    </w:p>
    <w:p w14:paraId="5CF53EC4" w14:textId="77777777" w:rsidR="00283890" w:rsidRPr="00614BAF" w:rsidRDefault="00283890" w:rsidP="00283890">
      <w:pPr>
        <w:numPr>
          <w:ilvl w:val="0"/>
          <w:numId w:val="421"/>
        </w:numPr>
        <w:tabs>
          <w:tab w:val="left" w:pos="993"/>
        </w:tabs>
        <w:spacing w:after="120" w:line="240" w:lineRule="auto"/>
        <w:ind w:left="993" w:hanging="426"/>
        <w:jc w:val="both"/>
      </w:pPr>
      <w:r w:rsidRPr="00614BAF">
        <w:t>à expectativa de que a administração forneça representações formais (v</w:t>
      </w:r>
      <w:r>
        <w:t>er</w:t>
      </w:r>
      <w:r w:rsidRPr="00614BAF">
        <w:t xml:space="preserve"> também item A13);</w:t>
      </w:r>
    </w:p>
    <w:p w14:paraId="4775C0C4" w14:textId="77777777" w:rsidR="00283890" w:rsidRPr="00614BAF" w:rsidRDefault="00283890" w:rsidP="00283890">
      <w:pPr>
        <w:numPr>
          <w:ilvl w:val="0"/>
          <w:numId w:val="421"/>
        </w:numPr>
        <w:tabs>
          <w:tab w:val="left" w:pos="993"/>
        </w:tabs>
        <w:spacing w:after="120" w:line="240" w:lineRule="auto"/>
        <w:ind w:left="993" w:hanging="426"/>
        <w:jc w:val="both"/>
      </w:pPr>
      <w:r w:rsidRPr="00614BAF">
        <w:t>à expectativa de que a administração forneça acesso a todas as informações relevantes para a elaboração das demonstrações contábeis, incluindo uma expectativa de que a administração forneça acesso a informações relevantes para divulgações;</w:t>
      </w:r>
    </w:p>
    <w:p w14:paraId="0B70F7B2" w14:textId="77777777" w:rsidR="00283890" w:rsidRPr="00175332" w:rsidRDefault="00283890" w:rsidP="00283890">
      <w:pPr>
        <w:numPr>
          <w:ilvl w:val="0"/>
          <w:numId w:val="421"/>
        </w:numPr>
        <w:tabs>
          <w:tab w:val="left" w:pos="993"/>
        </w:tabs>
        <w:spacing w:after="120" w:line="240" w:lineRule="auto"/>
        <w:ind w:left="993" w:hanging="426"/>
        <w:jc w:val="both"/>
      </w:pPr>
      <w:r w:rsidRPr="00614BAF">
        <w:t>à</w:t>
      </w:r>
      <w:r w:rsidRPr="00175332">
        <w:t xml:space="preserve"> concordância da administração em disponibilizar ao auditor minuta das demonstrações contábeis e todas as informações relevantes para sua elaboração, independentemente de essas informações terem sido obtidas no razão geral e nos razões auxiliares ou fora deles (incluindo todas as informações relevantes para a elaboração das divulgações), e as outras informações, como definidas na NBC TA 720, se houver, a tempo de permitir ao auditor concluir a auditoria de acordo com o cronograma proposto;</w:t>
      </w:r>
    </w:p>
    <w:p w14:paraId="07DB2F00" w14:textId="77777777" w:rsidR="00283890" w:rsidRDefault="00283890" w:rsidP="00283890">
      <w:pPr>
        <w:numPr>
          <w:ilvl w:val="0"/>
          <w:numId w:val="421"/>
        </w:numPr>
        <w:tabs>
          <w:tab w:val="left" w:pos="993"/>
        </w:tabs>
        <w:spacing w:after="120" w:line="240" w:lineRule="auto"/>
        <w:ind w:left="993" w:hanging="426"/>
        <w:jc w:val="both"/>
      </w:pPr>
      <w:r w:rsidRPr="00614BAF">
        <w:t>à concordância</w:t>
      </w:r>
      <w:r>
        <w:t xml:space="preserve"> da administração em informar o auditor dos fatos que podem afetar as demonstrações contábeis, que a administração pode tomar conhecimento durante o período entre a data do relatório do auditor e a data em que as demonstrações contábeis são divulgadas;</w:t>
      </w:r>
    </w:p>
    <w:p w14:paraId="7EA6C37A" w14:textId="77777777" w:rsidR="00283890" w:rsidRPr="00175332" w:rsidRDefault="00283890" w:rsidP="00283890">
      <w:pPr>
        <w:numPr>
          <w:ilvl w:val="0"/>
          <w:numId w:val="421"/>
        </w:numPr>
        <w:tabs>
          <w:tab w:val="left" w:pos="993"/>
        </w:tabs>
        <w:spacing w:after="120" w:line="240" w:lineRule="auto"/>
        <w:ind w:left="993" w:hanging="426"/>
        <w:jc w:val="both"/>
      </w:pPr>
      <w:r w:rsidRPr="00614BAF">
        <w:t>à base sobre a qual são calculados os honorários e quaisquer acordos de faturamento;</w:t>
      </w:r>
    </w:p>
    <w:p w14:paraId="5EA60D2A" w14:textId="77777777" w:rsidR="00283890" w:rsidRPr="00175332" w:rsidRDefault="00283890" w:rsidP="00283890">
      <w:pPr>
        <w:numPr>
          <w:ilvl w:val="0"/>
          <w:numId w:val="421"/>
        </w:numPr>
        <w:tabs>
          <w:tab w:val="left" w:pos="993"/>
        </w:tabs>
        <w:spacing w:after="0" w:line="240" w:lineRule="auto"/>
        <w:ind w:left="993" w:hanging="426"/>
        <w:jc w:val="both"/>
      </w:pPr>
      <w:r w:rsidRPr="00614BAF">
        <w:t>à</w:t>
      </w:r>
      <w:r>
        <w:t xml:space="preserve"> solicitação para que a administração confirme o recebimento da carta de contratação e concorde com os termos da contratação nela descritos.</w:t>
      </w:r>
    </w:p>
    <w:p w14:paraId="2353E930" w14:textId="77777777" w:rsidR="00283890" w:rsidRDefault="00283890" w:rsidP="009A4CD5">
      <w:pPr>
        <w:jc w:val="both"/>
      </w:pPr>
    </w:p>
    <w:p w14:paraId="6525A39D" w14:textId="77777777" w:rsidR="00283890" w:rsidRPr="00614BAF" w:rsidRDefault="00283890" w:rsidP="009A4CD5">
      <w:pPr>
        <w:pStyle w:val="Textodecomentrio"/>
        <w:ind w:left="567"/>
        <w:jc w:val="both"/>
        <w:rPr>
          <w:sz w:val="24"/>
          <w:szCs w:val="24"/>
        </w:rPr>
      </w:pPr>
      <w:r w:rsidRPr="00614BAF">
        <w:rPr>
          <w:sz w:val="24"/>
          <w:szCs w:val="24"/>
        </w:rPr>
        <w:t>A2</w:t>
      </w:r>
      <w:r>
        <w:rPr>
          <w:sz w:val="24"/>
          <w:szCs w:val="24"/>
        </w:rPr>
        <w:t>5</w:t>
      </w:r>
      <w:r w:rsidRPr="00614BAF">
        <w:rPr>
          <w:sz w:val="24"/>
          <w:szCs w:val="24"/>
        </w:rPr>
        <w:t xml:space="preserve">. </w:t>
      </w:r>
      <w:r w:rsidRPr="00614BAF">
        <w:rPr>
          <w:sz w:val="24"/>
          <w:szCs w:val="24"/>
        </w:rPr>
        <w:tab/>
        <w:t>Quando o auditor não for requerido a comunicar os principais assuntos de auditoria, pode ser útil para o auditor fazer referência nos termos do seu trabalho à possibilidade de comunicar os principais assuntos de auditoria no seu relatório e, em certas jurisdições, pode ser necessário que o auditor inclua uma referência a essa possibilidade para manter a capacidade de fazer a referida comunicação.</w:t>
      </w:r>
    </w:p>
    <w:p w14:paraId="70029B51" w14:textId="77777777" w:rsidR="00283890" w:rsidRDefault="00283890" w:rsidP="009A4CD5">
      <w:pPr>
        <w:jc w:val="both"/>
      </w:pPr>
    </w:p>
    <w:p w14:paraId="2F0D7819" w14:textId="77777777" w:rsidR="00283890" w:rsidRDefault="00283890" w:rsidP="009A4CD5">
      <w:pPr>
        <w:ind w:left="567" w:hanging="567"/>
        <w:jc w:val="both"/>
      </w:pPr>
    </w:p>
    <w:p w14:paraId="32C532B8" w14:textId="77777777" w:rsidR="00283890" w:rsidRDefault="00283890" w:rsidP="009A4CD5">
      <w:pPr>
        <w:ind w:left="567"/>
        <w:jc w:val="both"/>
      </w:pPr>
      <w:r>
        <w:rPr>
          <w:b/>
        </w:rPr>
        <w:t xml:space="preserve">Apêndice 1 </w:t>
      </w:r>
      <w:r w:rsidRPr="00BA373C">
        <w:t>(ver itens A2</w:t>
      </w:r>
      <w:r>
        <w:t xml:space="preserve">4 a </w:t>
      </w:r>
      <w:r w:rsidRPr="00BA373C">
        <w:t>A2</w:t>
      </w:r>
      <w:r>
        <w:t>6</w:t>
      </w:r>
      <w:r w:rsidRPr="00BA373C">
        <w:t>)</w:t>
      </w:r>
    </w:p>
    <w:p w14:paraId="52379C4D" w14:textId="77777777" w:rsidR="00283890" w:rsidRDefault="00283890" w:rsidP="009A4CD5">
      <w:pPr>
        <w:ind w:left="567" w:hanging="567"/>
        <w:jc w:val="both"/>
      </w:pPr>
    </w:p>
    <w:p w14:paraId="3A741F8C" w14:textId="77777777" w:rsidR="00283890" w:rsidRDefault="00283890" w:rsidP="009A4CD5">
      <w:pPr>
        <w:ind w:left="567"/>
        <w:jc w:val="both"/>
        <w:rPr>
          <w:b/>
        </w:rPr>
      </w:pPr>
      <w:r>
        <w:rPr>
          <w:b/>
        </w:rPr>
        <w:t>Exemplo de carta de contratação de auditoria</w:t>
      </w:r>
    </w:p>
    <w:p w14:paraId="13EB1514" w14:textId="77777777" w:rsidR="00283890" w:rsidRDefault="00283890" w:rsidP="009A4CD5">
      <w:pPr>
        <w:ind w:left="567" w:hanging="567"/>
        <w:jc w:val="both"/>
      </w:pPr>
    </w:p>
    <w:p w14:paraId="3C94643A" w14:textId="77777777" w:rsidR="00283890" w:rsidRDefault="00283890" w:rsidP="009A4CD5">
      <w:pPr>
        <w:ind w:left="567"/>
        <w:jc w:val="both"/>
      </w:pPr>
      <w:r>
        <w:t>Segue exemplo de carta de contratação de auditoria para auditoria de demonstrações contábeis para fins gerais elaboradas de acordo com as práticas contábeis adotadas no Brasil. A adoção desse exemplo de carta não é obrigatória, mas visa ser apenas uma orientação que pode ser usada juntamente com as considerações descritas nesta norma. Ela deve ser adaptada de acordo com os requisitos e as circunstâncias de cada caso. Esse exemplo foi elaborado para referir-se ao exame de demonstrações contábeis de um único período de apresentação de relatório e requer adaptação no caso de se pretender ou esperar que seja aplicada a auditoria recorrente (ver item 13). Pode ser apropriado procurar assessoria jurídica para confirmar se os termos da carta proposta são apropriados.</w:t>
      </w:r>
    </w:p>
    <w:p w14:paraId="23D5D53F" w14:textId="77777777" w:rsidR="00283890" w:rsidRPr="005A44DB" w:rsidRDefault="00283890" w:rsidP="009A4CD5">
      <w:pPr>
        <w:rPr>
          <w:bCs/>
          <w:iCs/>
          <w:spacing w:val="-7"/>
        </w:rPr>
      </w:pPr>
    </w:p>
    <w:p w14:paraId="5D6292FF" w14:textId="77777777" w:rsidR="00283890" w:rsidRDefault="00283890" w:rsidP="009A4CD5">
      <w:pPr>
        <w:tabs>
          <w:tab w:val="left" w:pos="-5387"/>
        </w:tabs>
        <w:ind w:left="567"/>
        <w:jc w:val="both"/>
      </w:pPr>
      <w:r>
        <w:t>Ao representante apropriado da administração ou aos responsáveis pela governança da empresa ABC:</w:t>
      </w:r>
    </w:p>
    <w:p w14:paraId="29AE3AEC" w14:textId="77777777" w:rsidR="00283890" w:rsidRDefault="00283890" w:rsidP="009A4CD5">
      <w:pPr>
        <w:jc w:val="both"/>
      </w:pPr>
    </w:p>
    <w:p w14:paraId="1C1733FF" w14:textId="77777777" w:rsidR="00283890" w:rsidRDefault="00283890" w:rsidP="009A4CD5">
      <w:pPr>
        <w:ind w:left="567"/>
        <w:jc w:val="both"/>
      </w:pPr>
      <w:r>
        <w:t>[Objetivo e alcance da auditoria]</w:t>
      </w:r>
    </w:p>
    <w:p w14:paraId="41328352" w14:textId="77777777" w:rsidR="00283890" w:rsidRPr="005A44DB" w:rsidRDefault="00283890" w:rsidP="009A4CD5">
      <w:pPr>
        <w:rPr>
          <w:bCs/>
          <w:iCs/>
          <w:spacing w:val="-7"/>
        </w:rPr>
      </w:pPr>
    </w:p>
    <w:p w14:paraId="49E4B7C8" w14:textId="77777777" w:rsidR="00283890" w:rsidRPr="00614BAF" w:rsidRDefault="00283890" w:rsidP="009A4CD5">
      <w:pPr>
        <w:ind w:left="567"/>
        <w:jc w:val="both"/>
      </w:pPr>
      <w:r w:rsidRPr="00175332">
        <w:t>Fomos solicitados por V.Sas. a examinar as demonstrações contábeis da Companhia ABC (Companhia) que compreendem o balanço patrimonial</w:t>
      </w:r>
      <w:r>
        <w:t>,</w:t>
      </w:r>
      <w:r w:rsidRPr="00175332">
        <w:t xml:space="preserve"> em 31 de dezembro de 20X1</w:t>
      </w:r>
      <w:r>
        <w:t>,</w:t>
      </w:r>
      <w:r w:rsidRPr="00175332">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 Temos o prazer de confirmar nossa aceitação e nosso entendimento desse trabalho de auditoria por meio desta carta.</w:t>
      </w:r>
    </w:p>
    <w:p w14:paraId="666B4913" w14:textId="77777777" w:rsidR="00283890" w:rsidRPr="00614BAF" w:rsidRDefault="00283890" w:rsidP="009A4CD5">
      <w:pPr>
        <w:rPr>
          <w:bCs/>
          <w:iCs/>
          <w:spacing w:val="-7"/>
        </w:rPr>
      </w:pPr>
    </w:p>
    <w:p w14:paraId="3CDF3A70" w14:textId="77777777" w:rsidR="00283890" w:rsidRPr="00614BAF" w:rsidRDefault="00283890" w:rsidP="009A4CD5">
      <w:pPr>
        <w:ind w:left="567"/>
        <w:jc w:val="both"/>
      </w:pPr>
      <w:r w:rsidRPr="00614BAF">
        <w:t xml:space="preserve">Nossos </w:t>
      </w:r>
      <w:r w:rsidRPr="00825B02">
        <w:rPr>
          <w:highlight w:val="yellow"/>
        </w:rPr>
        <w:t>objetivos são obter segurança razoável de que</w:t>
      </w:r>
      <w:r w:rsidRPr="00614BAF">
        <w:t xml:space="preserve"> as demonstrações contábeis, tomadas em conjunto, estão livres de distorção relevante, independentemente se causada por fraude ou erro, e emitir relatório de auditoria contendo nossa opinião. Segurança razoável é um alto nível de segurança, mas não uma garantia de que a auditoria realizada de acordo com as normas brasileiras e internacionais de auditoria sempre detectam as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contábeis.</w:t>
      </w:r>
    </w:p>
    <w:p w14:paraId="5AD1C10A" w14:textId="77777777" w:rsidR="00283890" w:rsidRPr="00614BAF" w:rsidRDefault="00283890" w:rsidP="009A4CD5">
      <w:pPr>
        <w:jc w:val="both"/>
        <w:rPr>
          <w:bCs/>
          <w:iCs/>
          <w:spacing w:val="-7"/>
        </w:rPr>
      </w:pPr>
    </w:p>
    <w:p w14:paraId="3BE77B1E" w14:textId="77777777" w:rsidR="00283890" w:rsidRDefault="00283890" w:rsidP="009A4CD5">
      <w:pPr>
        <w:ind w:left="567"/>
        <w:jc w:val="both"/>
      </w:pPr>
      <w:r>
        <w:t>[Responsabilidade do auditor]</w:t>
      </w:r>
    </w:p>
    <w:p w14:paraId="3A6B099D" w14:textId="77777777" w:rsidR="00283890" w:rsidRDefault="00283890" w:rsidP="009A4CD5">
      <w:pPr>
        <w:jc w:val="both"/>
      </w:pPr>
    </w:p>
    <w:p w14:paraId="375C8C1A" w14:textId="77777777" w:rsidR="00283890" w:rsidRPr="00175332" w:rsidRDefault="00283890" w:rsidP="009A4CD5">
      <w:pPr>
        <w:spacing w:after="120"/>
        <w:ind w:left="567"/>
        <w:jc w:val="both"/>
      </w:pPr>
      <w:r w:rsidRPr="00175332">
        <w:t>Nosso exame será conduzido de acordo com as normas brasileiras e</w:t>
      </w:r>
      <w:r w:rsidRPr="00614BAF">
        <w:t xml:space="preserve"> </w:t>
      </w:r>
      <w:r w:rsidRPr="00175332">
        <w:t>internacionais de auditoria. Essas normas requerem o cumprimento</w:t>
      </w:r>
      <w:r w:rsidRPr="00614BAF">
        <w:t xml:space="preserve"> </w:t>
      </w:r>
      <w:r w:rsidRPr="00175332">
        <w:t>de requisitos éticos pelo auditor. Como parte de uma auditoria realizada de acordo com as normas brasileiras e internacionais de auditoria, exercemos julgamento profissional, e mantemos ceticismo profissional ao longo da auditoria. Além disso:</w:t>
      </w:r>
    </w:p>
    <w:p w14:paraId="74778088" w14:textId="77777777" w:rsidR="00283890" w:rsidRPr="00614BAF" w:rsidRDefault="00283890" w:rsidP="00283890">
      <w:pPr>
        <w:pStyle w:val="PargrafodaLista"/>
        <w:numPr>
          <w:ilvl w:val="0"/>
          <w:numId w:val="422"/>
        </w:numPr>
        <w:tabs>
          <w:tab w:val="left" w:pos="993"/>
        </w:tabs>
        <w:spacing w:after="120" w:line="240" w:lineRule="auto"/>
        <w:ind w:left="993" w:hanging="426"/>
        <w:contextualSpacing w:val="0"/>
        <w:jc w:val="both"/>
      </w:pPr>
      <w:r w:rsidRPr="00614BAF">
        <w:t>Identificamos e avaliamos os riscos de distorção relevante nas demonstrações contábeis, independentemente se causada por fraude ou erro, planejamos e executamos procedimentos de auditoria em resposta a tais riscos, bem como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278ADF5D" w14:textId="77777777" w:rsidR="00283890" w:rsidRPr="00614BAF" w:rsidRDefault="00283890" w:rsidP="00283890">
      <w:pPr>
        <w:pStyle w:val="PargrafodaLista"/>
        <w:numPr>
          <w:ilvl w:val="0"/>
          <w:numId w:val="422"/>
        </w:numPr>
        <w:tabs>
          <w:tab w:val="left" w:pos="993"/>
        </w:tabs>
        <w:spacing w:after="120" w:line="240" w:lineRule="auto"/>
        <w:ind w:left="993" w:hanging="426"/>
        <w:contextualSpacing w:val="0"/>
        <w:jc w:val="both"/>
      </w:pPr>
      <w:r w:rsidRPr="00614BAF">
        <w:t xml:space="preserve">Obtemos entendimento dos controles internos relevantes para a auditoria para planejarmos procedimentos de auditoria apropriados nas circunstâncias, mas não com o objetivo de expressarmos opinião sobre a eficácia dos controles internos da </w:t>
      </w:r>
      <w:r w:rsidRPr="009E1190">
        <w:t xml:space="preserve">companhia </w:t>
      </w:r>
      <w:r w:rsidRPr="00614BAF">
        <w:t>(esta frase deve ser modificada nas circunstâncias em que o auditor tem a responsabilidade de emitir opinião sobre a eficácia do controle interno em conjunto com a auditoria das demonstrações contábeis).</w:t>
      </w:r>
      <w:r w:rsidRPr="009E1190">
        <w:t xml:space="preserve"> </w:t>
      </w:r>
      <w:r w:rsidRPr="00614BAF">
        <w:t>Entretanto, comunicaremos por escrito quaisquer deficiências significativas no controle interno relevantes para a auditoria das demonstrações contábeis que identificarmos durante a auditoria.</w:t>
      </w:r>
    </w:p>
    <w:p w14:paraId="15A7B34D" w14:textId="77777777" w:rsidR="00283890" w:rsidRPr="00614BAF" w:rsidRDefault="00283890" w:rsidP="00283890">
      <w:pPr>
        <w:pStyle w:val="PargrafodaLista"/>
        <w:numPr>
          <w:ilvl w:val="0"/>
          <w:numId w:val="422"/>
        </w:numPr>
        <w:tabs>
          <w:tab w:val="left" w:pos="993"/>
        </w:tabs>
        <w:spacing w:after="120" w:line="240" w:lineRule="auto"/>
        <w:ind w:left="993" w:hanging="426"/>
        <w:contextualSpacing w:val="0"/>
        <w:jc w:val="both"/>
      </w:pPr>
      <w:r w:rsidRPr="00614BAF">
        <w:t>Avaliamos a adequação das políticas contábeis utilizadas e a razoabilidade das estimativas contábeis e respectivas divulgações feitas pela administração.</w:t>
      </w:r>
    </w:p>
    <w:p w14:paraId="5D965382" w14:textId="77777777" w:rsidR="00283890" w:rsidRPr="00614BAF" w:rsidRDefault="00283890" w:rsidP="00283890">
      <w:pPr>
        <w:pStyle w:val="PargrafodaLista"/>
        <w:numPr>
          <w:ilvl w:val="0"/>
          <w:numId w:val="422"/>
        </w:numPr>
        <w:tabs>
          <w:tab w:val="left" w:pos="993"/>
        </w:tabs>
        <w:spacing w:after="120" w:line="240" w:lineRule="auto"/>
        <w:ind w:left="993" w:hanging="426"/>
        <w:contextualSpacing w:val="0"/>
        <w:jc w:val="both"/>
      </w:pPr>
      <w:r w:rsidRPr="00614BAF">
        <w:t xml:space="preserve">Concluímos sobre a adequação do uso, pela administração, da base contábil de continuidade operacional e, com base nas evidências de auditoria obtidas, se existe incerteza significativa em relação a eventos ou circunstâncias que possa causar dúvida significativa em relação à capacidade de continuidade operacional da </w:t>
      </w:r>
      <w:r w:rsidRPr="009E1190">
        <w:t>companhia</w:t>
      </w:r>
      <w:r w:rsidRPr="00614BAF">
        <w:t xml:space="preserve">. Se concluirmos que existe incerteza significativa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w:t>
      </w:r>
      <w:r w:rsidRPr="009E1190">
        <w:t>companhia</w:t>
      </w:r>
      <w:r w:rsidRPr="00614BAF">
        <w:t xml:space="preserve"> a não mais se manter em continuidade operacional.</w:t>
      </w:r>
    </w:p>
    <w:p w14:paraId="6B0E8774" w14:textId="77777777" w:rsidR="00283890" w:rsidRPr="00614BAF" w:rsidRDefault="00283890" w:rsidP="00283890">
      <w:pPr>
        <w:pStyle w:val="PargrafodaLista"/>
        <w:numPr>
          <w:ilvl w:val="0"/>
          <w:numId w:val="422"/>
        </w:numPr>
        <w:tabs>
          <w:tab w:val="left" w:pos="993"/>
        </w:tabs>
        <w:spacing w:after="0" w:line="240" w:lineRule="auto"/>
        <w:ind w:left="993" w:hanging="426"/>
        <w:jc w:val="both"/>
      </w:pPr>
      <w:r w:rsidRPr="00614BAF">
        <w:t>Avaliamos a apresentação geral, a estrutura e o conteúdo das demonstrações contábeis, inclusive as divulgações e se as demonstrações contábeis representam as correspondentes transações e os eventos de maneira compatível com o objetivo de apresentação adequada.</w:t>
      </w:r>
    </w:p>
    <w:p w14:paraId="276F5631" w14:textId="77777777" w:rsidR="00283890" w:rsidRDefault="00283890" w:rsidP="009A4CD5">
      <w:pPr>
        <w:rPr>
          <w:bCs/>
          <w:iCs/>
          <w:spacing w:val="-7"/>
        </w:rPr>
      </w:pPr>
    </w:p>
    <w:p w14:paraId="754A62C0" w14:textId="77777777" w:rsidR="00283890" w:rsidRDefault="00283890" w:rsidP="009A4CD5">
      <w:pPr>
        <w:ind w:left="567"/>
        <w:jc w:val="both"/>
        <w:rPr>
          <w:bCs/>
          <w:iCs/>
          <w:spacing w:val="-7"/>
        </w:rPr>
      </w:pPr>
      <w:r>
        <w:t>Devido às limitações inerentes de auditoria, juntamente com as limitações inerentes de controle interno, há um risco inevitável de que algumas distorções relevantes podem não ser detectadas, mesmo que a auditoria seja adequadamente planejada e executada de acordo com as normas de auditoria.</w:t>
      </w:r>
    </w:p>
    <w:p w14:paraId="41BB4E7F" w14:textId="77777777" w:rsidR="00283890" w:rsidRDefault="00283890" w:rsidP="009A4CD5">
      <w:pPr>
        <w:jc w:val="both"/>
        <w:rPr>
          <w:strike/>
        </w:rPr>
      </w:pPr>
    </w:p>
    <w:p w14:paraId="49BF2398" w14:textId="77777777" w:rsidR="00283890" w:rsidRDefault="00283890" w:rsidP="009A4CD5">
      <w:pPr>
        <w:ind w:left="567"/>
        <w:jc w:val="both"/>
      </w:pPr>
      <w:r>
        <w:t>[</w:t>
      </w:r>
      <w:r w:rsidRPr="000C59FB">
        <w:rPr>
          <w:i/>
        </w:rPr>
        <w:t>Responsabilidade da administração e identificação da estrutura de relatório financeiro aplicável (para fins desse exemplo, presume-se que o auditor não determinou que a lei ou o regulamento prevê essas responsabilidades em termos apropriados; portanto, as descrições no item 6(b) são utilizadas)</w:t>
      </w:r>
      <w:r>
        <w:t>].</w:t>
      </w:r>
    </w:p>
    <w:p w14:paraId="44C566AB" w14:textId="77777777" w:rsidR="00283890" w:rsidRDefault="00283890" w:rsidP="009A4CD5">
      <w:pPr>
        <w:jc w:val="both"/>
      </w:pPr>
    </w:p>
    <w:p w14:paraId="64008FE7" w14:textId="77777777" w:rsidR="00283890" w:rsidRDefault="00283890" w:rsidP="009A4CD5">
      <w:pPr>
        <w:spacing w:after="120"/>
        <w:ind w:left="567"/>
        <w:jc w:val="both"/>
      </w:pPr>
      <w:r>
        <w:t>Nosso exame será conduzido com base no fato de que a administração [e, quando apropriado, os responsáveis pela governança] reconhece e entende que é responsável:</w:t>
      </w:r>
    </w:p>
    <w:p w14:paraId="049D6C56" w14:textId="77777777" w:rsidR="00283890" w:rsidRDefault="00283890" w:rsidP="00283890">
      <w:pPr>
        <w:pStyle w:val="PargrafodaLista"/>
        <w:numPr>
          <w:ilvl w:val="0"/>
          <w:numId w:val="423"/>
        </w:numPr>
        <w:spacing w:after="120" w:line="240" w:lineRule="auto"/>
        <w:ind w:left="993" w:hanging="426"/>
        <w:contextualSpacing w:val="0"/>
        <w:jc w:val="both"/>
      </w:pPr>
      <w:r>
        <w:t xml:space="preserve">pela </w:t>
      </w:r>
      <w:r w:rsidRPr="00825B02">
        <w:rPr>
          <w:highlight w:val="yellow"/>
        </w:rPr>
        <w:t>elaboração e adequada apresentação das demonstrações</w:t>
      </w:r>
      <w:r>
        <w:t xml:space="preserve"> contábeis de acordo com as práticas contábeis adotadas no Brasil;</w:t>
      </w:r>
    </w:p>
    <w:p w14:paraId="2651C36F" w14:textId="77777777" w:rsidR="00283890" w:rsidRDefault="00283890" w:rsidP="00283890">
      <w:pPr>
        <w:pStyle w:val="PargrafodaLista"/>
        <w:numPr>
          <w:ilvl w:val="0"/>
          <w:numId w:val="423"/>
        </w:numPr>
        <w:spacing w:after="120" w:line="240" w:lineRule="auto"/>
        <w:ind w:left="993" w:hanging="426"/>
        <w:contextualSpacing w:val="0"/>
        <w:jc w:val="both"/>
      </w:pPr>
      <w:r>
        <w:t xml:space="preserve">pelo </w:t>
      </w:r>
      <w:r w:rsidRPr="00825B02">
        <w:rPr>
          <w:highlight w:val="yellow"/>
        </w:rPr>
        <w:t>controle interno que a administração</w:t>
      </w:r>
      <w:r>
        <w:t xml:space="preserve"> determinar ser necessário para permitir a elaboração de demonstrações contábeis livres de distorção relevante, independentemente se causada por fraude ou erro; e</w:t>
      </w:r>
    </w:p>
    <w:p w14:paraId="29C348E6" w14:textId="77777777" w:rsidR="00283890" w:rsidRDefault="00283890" w:rsidP="009A4CD5">
      <w:pPr>
        <w:spacing w:after="120"/>
        <w:ind w:left="993" w:hanging="426"/>
        <w:jc w:val="both"/>
      </w:pPr>
      <w:r>
        <w:t xml:space="preserve">(c) </w:t>
      </w:r>
      <w:r>
        <w:tab/>
        <w:t xml:space="preserve">por nos fornecer </w:t>
      </w:r>
      <w:r w:rsidRPr="00614BAF">
        <w:t>(ver item A2</w:t>
      </w:r>
      <w:r>
        <w:t>4</w:t>
      </w:r>
      <w:r w:rsidRPr="00614BAF">
        <w:t xml:space="preserve"> para exemplos de outros assuntos relacionados a responsabilidades da administração que podem ser incluídos):</w:t>
      </w:r>
    </w:p>
    <w:p w14:paraId="43D075A6" w14:textId="77777777" w:rsidR="00283890" w:rsidRDefault="00283890" w:rsidP="009A4CD5">
      <w:pPr>
        <w:spacing w:after="120"/>
        <w:ind w:left="1418" w:hanging="425"/>
        <w:jc w:val="both"/>
      </w:pPr>
      <w:r>
        <w:t xml:space="preserve">(i) </w:t>
      </w:r>
      <w:r>
        <w:tab/>
      </w:r>
      <w:r w:rsidRPr="00825B02">
        <w:rPr>
          <w:highlight w:val="yellow"/>
        </w:rPr>
        <w:t>acesso a todas as informações</w:t>
      </w:r>
      <w:r>
        <w:t xml:space="preserve"> relevantes de que a administração tem conhecimento para a elaboração das demonstrações contábeis, como registros, documentação e outros assuntos;</w:t>
      </w:r>
    </w:p>
    <w:p w14:paraId="2F3E2FD5" w14:textId="77777777" w:rsidR="00283890" w:rsidRDefault="00283890" w:rsidP="009A4CD5">
      <w:pPr>
        <w:spacing w:after="120"/>
        <w:ind w:left="1418" w:hanging="425"/>
        <w:jc w:val="both"/>
      </w:pPr>
      <w:r>
        <w:t xml:space="preserve">(ii) </w:t>
      </w:r>
      <w:r>
        <w:tab/>
      </w:r>
      <w:r w:rsidRPr="00825B02">
        <w:rPr>
          <w:highlight w:val="yellow"/>
        </w:rPr>
        <w:t>informações adicionais que o auditor</w:t>
      </w:r>
      <w:r>
        <w:t xml:space="preserve"> pode solicitar da administração para fins da auditoria; e</w:t>
      </w:r>
    </w:p>
    <w:p w14:paraId="7FBDBFA3" w14:textId="77777777" w:rsidR="00283890" w:rsidRDefault="00283890" w:rsidP="009A4CD5">
      <w:pPr>
        <w:ind w:left="1418" w:hanging="425"/>
        <w:jc w:val="both"/>
      </w:pPr>
      <w:r>
        <w:t xml:space="preserve">(iii) </w:t>
      </w:r>
      <w:r>
        <w:tab/>
      </w:r>
      <w:r w:rsidRPr="00825B02">
        <w:rPr>
          <w:highlight w:val="yellow"/>
        </w:rPr>
        <w:t>acesso irrestrito às pessoas dentro da entidade que o auditor</w:t>
      </w:r>
      <w:r>
        <w:t xml:space="preserve"> determinar como necessário para obter evidência de auditoria.</w:t>
      </w:r>
    </w:p>
    <w:p w14:paraId="2D6DD870" w14:textId="77777777" w:rsidR="00283890" w:rsidRDefault="00283890" w:rsidP="009A4CD5">
      <w:pPr>
        <w:ind w:left="567" w:hanging="567"/>
        <w:jc w:val="both"/>
      </w:pPr>
    </w:p>
    <w:p w14:paraId="6A14FCDA" w14:textId="77777777" w:rsidR="00283890" w:rsidRDefault="00283890" w:rsidP="009A4CD5">
      <w:pPr>
        <w:tabs>
          <w:tab w:val="left" w:pos="-5387"/>
        </w:tabs>
        <w:ind w:left="567"/>
        <w:jc w:val="both"/>
      </w:pPr>
      <w:r>
        <w:t>Como parte de nosso processo de auditoria, solicitaremos da administração [e, quando apropriado, dos responsáveis pela governança] confirmação por escrito sobre declarações feitas a nós em relação à auditoria.</w:t>
      </w:r>
    </w:p>
    <w:p w14:paraId="423531EE" w14:textId="77777777" w:rsidR="00283890" w:rsidRDefault="00283890" w:rsidP="009A4CD5">
      <w:pPr>
        <w:jc w:val="both"/>
      </w:pPr>
    </w:p>
    <w:p w14:paraId="0DC93F2C" w14:textId="77777777" w:rsidR="00283890" w:rsidRDefault="00283890" w:rsidP="009A4CD5">
      <w:pPr>
        <w:ind w:left="567"/>
        <w:jc w:val="both"/>
      </w:pPr>
      <w:r>
        <w:t>Esperamos contar com a total cooperação de sua equipe durante nossa auditoria.</w:t>
      </w:r>
    </w:p>
    <w:p w14:paraId="7C8927F0" w14:textId="77777777" w:rsidR="00283890" w:rsidRDefault="00283890" w:rsidP="009A4CD5">
      <w:pPr>
        <w:jc w:val="both"/>
      </w:pPr>
    </w:p>
    <w:p w14:paraId="34CE21CB" w14:textId="77777777" w:rsidR="00283890" w:rsidRPr="009E1190" w:rsidRDefault="00283890" w:rsidP="009A4CD5">
      <w:pPr>
        <w:ind w:left="567"/>
        <w:jc w:val="both"/>
        <w:rPr>
          <w:i/>
        </w:rPr>
      </w:pPr>
      <w:r w:rsidRPr="009E1190">
        <w:rPr>
          <w:i/>
        </w:rPr>
        <w:t>[Outras informações relevantes]</w:t>
      </w:r>
    </w:p>
    <w:p w14:paraId="62F3291C" w14:textId="77777777" w:rsidR="00283890" w:rsidRDefault="00283890" w:rsidP="009A4CD5">
      <w:pPr>
        <w:jc w:val="both"/>
      </w:pPr>
    </w:p>
    <w:p w14:paraId="257CF223" w14:textId="77777777" w:rsidR="00283890" w:rsidRPr="009E1190" w:rsidRDefault="00283890" w:rsidP="009A4CD5">
      <w:pPr>
        <w:ind w:left="567"/>
        <w:jc w:val="both"/>
        <w:rPr>
          <w:i/>
        </w:rPr>
      </w:pPr>
      <w:r w:rsidRPr="009E1190">
        <w:rPr>
          <w:i/>
        </w:rPr>
        <w:t>[Inserir outras informações, como acordos de honorários, faturamento e outros termos específicos, conforme apropriado]</w:t>
      </w:r>
    </w:p>
    <w:p w14:paraId="4561EFD2" w14:textId="77777777" w:rsidR="00283890" w:rsidRDefault="00283890" w:rsidP="009A4CD5">
      <w:pPr>
        <w:jc w:val="both"/>
      </w:pPr>
    </w:p>
    <w:p w14:paraId="593A3397" w14:textId="77777777" w:rsidR="00283890" w:rsidRPr="009E1190" w:rsidRDefault="00283890" w:rsidP="009A4CD5">
      <w:pPr>
        <w:ind w:left="567"/>
        <w:jc w:val="both"/>
        <w:rPr>
          <w:i/>
        </w:rPr>
      </w:pPr>
      <w:r w:rsidRPr="009E1190">
        <w:rPr>
          <w:i/>
        </w:rPr>
        <w:t>[Relatório a ser emitido]</w:t>
      </w:r>
    </w:p>
    <w:p w14:paraId="28D9FBB4" w14:textId="77777777" w:rsidR="00283890" w:rsidRDefault="00283890" w:rsidP="009A4CD5">
      <w:pPr>
        <w:jc w:val="both"/>
      </w:pPr>
    </w:p>
    <w:p w14:paraId="4D99E5AE" w14:textId="77777777" w:rsidR="00283890" w:rsidRPr="00175332" w:rsidRDefault="00283890" w:rsidP="009A4CD5">
      <w:pPr>
        <w:ind w:left="567"/>
        <w:jc w:val="both"/>
        <w:rPr>
          <w:i/>
        </w:rPr>
      </w:pPr>
      <w:r w:rsidRPr="00175332">
        <w:rPr>
          <w:i/>
        </w:rPr>
        <w:t>[Inserir referência apropriada à forma e ao conteúdo esperados do relatório do auditor, incluindo, se aplicável, a apresentação das outras informações de acordo com a NBC TA 720].</w:t>
      </w:r>
    </w:p>
    <w:p w14:paraId="240D3461" w14:textId="77777777" w:rsidR="00283890" w:rsidRDefault="00283890" w:rsidP="009A4CD5"/>
    <w:p w14:paraId="299F43DB" w14:textId="77777777" w:rsidR="00283890" w:rsidRDefault="00283890" w:rsidP="009A4CD5">
      <w:pPr>
        <w:ind w:left="567"/>
        <w:jc w:val="both"/>
      </w:pPr>
      <w:r>
        <w:t>A forma e o conteúdo do nosso relatório podem precisar ser alterados considerando nossas constatações decorrentes da auditoria.</w:t>
      </w:r>
    </w:p>
    <w:p w14:paraId="5DFB017F" w14:textId="77777777" w:rsidR="00283890" w:rsidRDefault="00283890" w:rsidP="009A4CD5">
      <w:pPr>
        <w:jc w:val="both"/>
      </w:pPr>
    </w:p>
    <w:p w14:paraId="01755648" w14:textId="77777777" w:rsidR="00283890" w:rsidRPr="009E1190" w:rsidRDefault="00283890" w:rsidP="009A4CD5">
      <w:pPr>
        <w:ind w:left="567"/>
        <w:jc w:val="both"/>
        <w:rPr>
          <w:i/>
        </w:rPr>
      </w:pPr>
      <w:r w:rsidRPr="009E1190">
        <w:rPr>
          <w:i/>
        </w:rPr>
        <w:t>Favor assinar e nos devolver a cópia desta carta anexada, indicando seu reconhecimento e concordância com os termos para realização da nossa auditoria das demonstrações contábeis, e sua concordância com eles, incluindo nossas respectivas responsabilidades.</w:t>
      </w:r>
    </w:p>
    <w:p w14:paraId="0D7BC646" w14:textId="77777777" w:rsidR="00283890" w:rsidRDefault="00283890" w:rsidP="009A4CD5">
      <w:pPr>
        <w:ind w:left="567" w:hanging="567"/>
        <w:jc w:val="both"/>
      </w:pPr>
    </w:p>
    <w:p w14:paraId="60723529" w14:textId="77777777" w:rsidR="00283890" w:rsidRDefault="00283890" w:rsidP="009A4CD5">
      <w:pPr>
        <w:ind w:left="567"/>
        <w:jc w:val="both"/>
      </w:pPr>
      <w:r>
        <w:t>Firma de auditoria</w:t>
      </w:r>
    </w:p>
    <w:p w14:paraId="186E410C" w14:textId="77777777" w:rsidR="00283890" w:rsidRDefault="00283890" w:rsidP="009A4CD5">
      <w:pPr>
        <w:ind w:left="567"/>
        <w:jc w:val="both"/>
      </w:pPr>
    </w:p>
    <w:p w14:paraId="58C22EBE" w14:textId="77777777" w:rsidR="00283890" w:rsidRDefault="00283890" w:rsidP="009A4CD5">
      <w:pPr>
        <w:ind w:left="567"/>
        <w:jc w:val="both"/>
      </w:pPr>
      <w:r>
        <w:t>Assinatura do sócio ou responsável técnico</w:t>
      </w:r>
    </w:p>
    <w:p w14:paraId="2C881082" w14:textId="77777777" w:rsidR="00283890" w:rsidRDefault="00283890" w:rsidP="009A4CD5">
      <w:pPr>
        <w:ind w:left="567"/>
        <w:jc w:val="both"/>
      </w:pPr>
    </w:p>
    <w:p w14:paraId="7AEE0AC3" w14:textId="77777777" w:rsidR="00283890" w:rsidRDefault="00283890" w:rsidP="009A4CD5">
      <w:pPr>
        <w:ind w:left="567"/>
        <w:jc w:val="both"/>
      </w:pPr>
      <w:r>
        <w:t xml:space="preserve">Assinatura e “de acordo” em nome da </w:t>
      </w:r>
      <w:r w:rsidRPr="00614BAF">
        <w:rPr>
          <w:bCs/>
          <w:iCs/>
          <w:spacing w:val="-7"/>
        </w:rPr>
        <w:t>Companhia</w:t>
      </w:r>
      <w:r>
        <w:t xml:space="preserve"> ABC</w:t>
      </w:r>
    </w:p>
    <w:p w14:paraId="191FDC3E" w14:textId="77777777" w:rsidR="00283890" w:rsidRDefault="00283890" w:rsidP="009A4CD5">
      <w:pPr>
        <w:ind w:left="567"/>
        <w:jc w:val="both"/>
      </w:pPr>
      <w:r>
        <w:t>......................</w:t>
      </w:r>
    </w:p>
    <w:p w14:paraId="765104AC" w14:textId="77777777" w:rsidR="00283890" w:rsidRDefault="00283890" w:rsidP="009A4CD5">
      <w:pPr>
        <w:ind w:left="567"/>
        <w:jc w:val="both"/>
      </w:pPr>
      <w:r>
        <w:t>Nome e cargo</w:t>
      </w:r>
    </w:p>
    <w:p w14:paraId="1D2D25A2" w14:textId="77777777" w:rsidR="00283890" w:rsidRDefault="00283890" w:rsidP="009A4CD5">
      <w:pPr>
        <w:ind w:left="567"/>
        <w:jc w:val="both"/>
      </w:pPr>
      <w:r>
        <w:t>Data</w:t>
      </w:r>
    </w:p>
    <w:p w14:paraId="68098819" w14:textId="77777777" w:rsidR="00283890" w:rsidRDefault="00283890" w:rsidP="009A4CD5">
      <w:pPr>
        <w:ind w:left="567" w:hanging="567"/>
        <w:jc w:val="both"/>
      </w:pPr>
    </w:p>
    <w:p w14:paraId="50B71587" w14:textId="77777777" w:rsidR="00283890" w:rsidRDefault="00283890" w:rsidP="009A4CD5">
      <w:pPr>
        <w:ind w:left="567" w:hanging="567"/>
        <w:jc w:val="both"/>
      </w:pPr>
    </w:p>
    <w:p w14:paraId="1AC1ABD8" w14:textId="77777777" w:rsidR="00283890" w:rsidRPr="00975B5F" w:rsidRDefault="00283890" w:rsidP="009A4CD5">
      <w:pPr>
        <w:ind w:left="567" w:right="2" w:hanging="567"/>
        <w:jc w:val="both"/>
      </w:pPr>
      <w:r>
        <w:t>2.</w:t>
      </w:r>
      <w:r>
        <w:tab/>
      </w:r>
      <w:r w:rsidRPr="00975B5F">
        <w:t>Em razão da inclusão dos itens A20 e A25, a numeração existente é renumerada em ordem sequencial, ou seja, A20 para A21, A21 para A22, A22 para A23, A2</w:t>
      </w:r>
      <w:r>
        <w:t>3</w:t>
      </w:r>
      <w:r w:rsidRPr="00975B5F">
        <w:t xml:space="preserve"> para A2</w:t>
      </w:r>
      <w:r>
        <w:t>4</w:t>
      </w:r>
      <w:r w:rsidRPr="00975B5F">
        <w:t>, A2</w:t>
      </w:r>
      <w:r>
        <w:t>4</w:t>
      </w:r>
      <w:r w:rsidRPr="00975B5F">
        <w:t xml:space="preserve"> para A2</w:t>
      </w:r>
      <w:r>
        <w:t>6</w:t>
      </w:r>
      <w:r w:rsidRPr="00975B5F">
        <w:t>, A2</w:t>
      </w:r>
      <w:r>
        <w:t>5</w:t>
      </w:r>
      <w:r w:rsidRPr="00975B5F">
        <w:t xml:space="preserve"> para A2</w:t>
      </w:r>
      <w:r>
        <w:t>7</w:t>
      </w:r>
      <w:r w:rsidRPr="00975B5F">
        <w:t>, e assim sucessivamente. Além disso, as referências em outras normas também são ajustadas em função dessas alterações de numeração.</w:t>
      </w:r>
    </w:p>
    <w:p w14:paraId="12EA421B" w14:textId="77777777" w:rsidR="00283890" w:rsidRPr="00975B5F" w:rsidRDefault="00283890" w:rsidP="009A4CD5">
      <w:pPr>
        <w:tabs>
          <w:tab w:val="left" w:pos="6025"/>
        </w:tabs>
        <w:jc w:val="both"/>
        <w:rPr>
          <w:bCs/>
        </w:rPr>
      </w:pPr>
      <w:r w:rsidRPr="00975B5F">
        <w:rPr>
          <w:bCs/>
        </w:rPr>
        <w:tab/>
      </w:r>
    </w:p>
    <w:p w14:paraId="3FF6C7F8" w14:textId="77777777" w:rsidR="00283890" w:rsidRPr="00975B5F" w:rsidRDefault="00283890" w:rsidP="009A4CD5">
      <w:pPr>
        <w:ind w:left="567" w:right="2" w:hanging="567"/>
        <w:jc w:val="both"/>
      </w:pPr>
      <w:r w:rsidRPr="00975B5F">
        <w:t>3.</w:t>
      </w:r>
      <w:r w:rsidRPr="00975B5F">
        <w:tab/>
        <w:t>Em razão dessas alterações, as disposições não alteradas desta norma são mantidas e a sigla da NBC TA 210, publicada no DOU, Seção 1, de 3/12/2009, passa a ser NBC TA 210 (R1).</w:t>
      </w:r>
    </w:p>
    <w:p w14:paraId="79625DD7" w14:textId="77777777" w:rsidR="00283890" w:rsidRPr="00283890" w:rsidRDefault="00283890" w:rsidP="009A4CD5">
      <w:pPr>
        <w:pStyle w:val="Textoembloco"/>
        <w:tabs>
          <w:tab w:val="left" w:pos="-5245"/>
        </w:tabs>
        <w:ind w:left="0"/>
        <w:jc w:val="both"/>
        <w:rPr>
          <w:sz w:val="24"/>
          <w:lang w:val="pt-BR"/>
        </w:rPr>
      </w:pPr>
    </w:p>
    <w:p w14:paraId="4DB6FEC2" w14:textId="77777777" w:rsidR="00283890" w:rsidRPr="00DA09C1" w:rsidRDefault="00283890" w:rsidP="009A4CD5">
      <w:pPr>
        <w:pStyle w:val="Textoembloco"/>
        <w:autoSpaceDE w:val="0"/>
        <w:autoSpaceDN w:val="0"/>
        <w:adjustRightInd w:val="0"/>
        <w:ind w:left="567" w:hanging="567"/>
        <w:jc w:val="both"/>
        <w:rPr>
          <w:sz w:val="24"/>
          <w:lang w:val="pt-BR"/>
        </w:rPr>
      </w:pPr>
      <w:r>
        <w:rPr>
          <w:sz w:val="24"/>
          <w:lang w:val="pt-BR"/>
        </w:rPr>
        <w:t>4.</w:t>
      </w:r>
      <w:r>
        <w:rPr>
          <w:sz w:val="24"/>
          <w:lang w:val="pt-BR"/>
        </w:rPr>
        <w:tab/>
      </w:r>
      <w:r w:rsidRPr="00DA09C1">
        <w:rPr>
          <w:sz w:val="24"/>
          <w:lang w:val="pt-BR"/>
        </w:rPr>
        <w:t>A</w:t>
      </w:r>
      <w:r>
        <w:rPr>
          <w:sz w:val="24"/>
          <w:lang w:val="pt-BR"/>
        </w:rPr>
        <w:t>s</w:t>
      </w:r>
      <w:r w:rsidRPr="00DA09C1">
        <w:rPr>
          <w:sz w:val="24"/>
          <w:lang w:val="pt-BR"/>
        </w:rPr>
        <w:t xml:space="preserve"> alteraç</w:t>
      </w:r>
      <w:r>
        <w:rPr>
          <w:sz w:val="24"/>
          <w:lang w:val="pt-BR"/>
        </w:rPr>
        <w:t>ões</w:t>
      </w:r>
      <w:r w:rsidRPr="00DA09C1">
        <w:rPr>
          <w:sz w:val="24"/>
          <w:lang w:val="pt-BR"/>
        </w:rPr>
        <w:t xml:space="preserve"> desta </w:t>
      </w:r>
      <w:r>
        <w:rPr>
          <w:sz w:val="24"/>
          <w:lang w:val="pt-BR"/>
        </w:rPr>
        <w:t>norma</w:t>
      </w:r>
      <w:r w:rsidRPr="00DA09C1">
        <w:rPr>
          <w:sz w:val="24"/>
          <w:lang w:val="pt-BR"/>
        </w:rPr>
        <w:t xml:space="preserve"> entra</w:t>
      </w:r>
      <w:r>
        <w:rPr>
          <w:sz w:val="24"/>
          <w:lang w:val="pt-BR"/>
        </w:rPr>
        <w:t>m</w:t>
      </w:r>
      <w:r w:rsidRPr="00DA09C1">
        <w:rPr>
          <w:sz w:val="24"/>
          <w:lang w:val="pt-BR"/>
        </w:rPr>
        <w:t xml:space="preserve"> em vigor na data de sua publicação, aplicando-se </w:t>
      </w:r>
      <w:r>
        <w:rPr>
          <w:sz w:val="24"/>
          <w:lang w:val="pt-BR"/>
        </w:rPr>
        <w:t>a auditorias de demonstrações contábeis para períodos que se findam em, ou após, 31 de dezembro de 2016.</w:t>
      </w:r>
    </w:p>
    <w:p w14:paraId="005849D9" w14:textId="77777777" w:rsidR="00283890" w:rsidRDefault="00283890" w:rsidP="009A4CD5">
      <w:pPr>
        <w:ind w:left="567" w:right="2" w:hanging="567"/>
        <w:jc w:val="both"/>
      </w:pPr>
    </w:p>
    <w:p w14:paraId="5615B67D" w14:textId="77777777" w:rsidR="00283890" w:rsidRPr="00EB2FB5" w:rsidRDefault="00283890" w:rsidP="009A4CD5">
      <w:pPr>
        <w:pStyle w:val="Recuodecorpodetexto2"/>
        <w:spacing w:after="0" w:line="240" w:lineRule="auto"/>
        <w:jc w:val="right"/>
        <w:rPr>
          <w:lang w:val="pt-BR"/>
        </w:rPr>
      </w:pPr>
      <w:r w:rsidRPr="00EB2FB5">
        <w:rPr>
          <w:lang w:val="pt-BR"/>
        </w:rPr>
        <w:t>Brasília, 19 de agosto de 2016.</w:t>
      </w:r>
    </w:p>
    <w:p w14:paraId="1A06BD25" w14:textId="77777777" w:rsidR="00283890" w:rsidRDefault="00283890" w:rsidP="009A4CD5"/>
    <w:p w14:paraId="0F92ED3E" w14:textId="77777777" w:rsidR="00283890" w:rsidRDefault="00283890" w:rsidP="009A4CD5">
      <w:pPr>
        <w:jc w:val="both"/>
      </w:pPr>
    </w:p>
    <w:p w14:paraId="12A40ADD" w14:textId="77777777" w:rsidR="00283890" w:rsidRDefault="00283890" w:rsidP="009A4CD5"/>
    <w:p w14:paraId="3A4181A0" w14:textId="77777777" w:rsidR="00283890" w:rsidRDefault="00283890" w:rsidP="009A4CD5">
      <w:pPr>
        <w:jc w:val="center"/>
        <w:rPr>
          <w:bCs/>
        </w:rPr>
      </w:pPr>
      <w:r>
        <w:t xml:space="preserve">Contador </w:t>
      </w:r>
      <w:r>
        <w:rPr>
          <w:b/>
        </w:rPr>
        <w:t>José Martonio Alves Coelho</w:t>
      </w:r>
    </w:p>
    <w:p w14:paraId="7E169995" w14:textId="77777777" w:rsidR="00283890" w:rsidRPr="00EB2FB5" w:rsidRDefault="00283890" w:rsidP="009A4CD5">
      <w:pPr>
        <w:pStyle w:val="Recuodecorpodetexto2"/>
        <w:spacing w:after="0" w:line="240" w:lineRule="auto"/>
        <w:ind w:left="0"/>
        <w:jc w:val="center"/>
        <w:rPr>
          <w:lang w:val="pt-BR"/>
        </w:rPr>
      </w:pPr>
      <w:r w:rsidRPr="00EB2FB5">
        <w:rPr>
          <w:b/>
          <w:lang w:val="pt-BR"/>
        </w:rPr>
        <w:t>Presidente</w:t>
      </w:r>
    </w:p>
    <w:p w14:paraId="440EEDC1" w14:textId="77777777" w:rsidR="00283890" w:rsidRDefault="00283890" w:rsidP="009A4CD5">
      <w:pPr>
        <w:jc w:val="both"/>
      </w:pPr>
    </w:p>
    <w:p w14:paraId="0BC3CC13" w14:textId="77777777" w:rsidR="00283890" w:rsidRDefault="00283890" w:rsidP="009A4CD5">
      <w:pPr>
        <w:ind w:left="567" w:hanging="567"/>
        <w:jc w:val="both"/>
      </w:pPr>
    </w:p>
    <w:p w14:paraId="437CF061" w14:textId="771914C8" w:rsidR="00283890" w:rsidRDefault="00283890" w:rsidP="002A6EFF">
      <w:pPr>
        <w:ind w:left="567" w:hanging="567"/>
        <w:jc w:val="both"/>
      </w:pPr>
    </w:p>
    <w:p w14:paraId="183F42C8" w14:textId="77777777" w:rsidR="00283890" w:rsidRDefault="00283890">
      <w:r>
        <w:br w:type="page"/>
      </w:r>
    </w:p>
    <w:p w14:paraId="3E16431A" w14:textId="77777777" w:rsidR="002A6EFF" w:rsidRDefault="002A6EFF" w:rsidP="002A6EFF">
      <w:pPr>
        <w:ind w:left="567" w:hanging="567"/>
        <w:jc w:val="both"/>
      </w:pPr>
    </w:p>
    <w:p w14:paraId="70377CB9" w14:textId="5A9195B2" w:rsidR="007E193C" w:rsidRDefault="007E193C" w:rsidP="00D17E06">
      <w:pPr>
        <w:pStyle w:val="Ttulo1"/>
        <w:spacing w:before="0" w:after="120" w:line="240" w:lineRule="auto"/>
        <w:rPr>
          <w:rFonts w:ascii="Times New Roman" w:hAnsi="Times New Roman" w:cs="Times New Roman"/>
          <w:b/>
          <w:bCs/>
          <w:color w:val="auto"/>
          <w:sz w:val="24"/>
          <w:szCs w:val="24"/>
        </w:rPr>
      </w:pPr>
      <w:bookmarkStart w:id="20" w:name="_Toc183036818"/>
      <w:r w:rsidRPr="00D17E06">
        <w:rPr>
          <w:rFonts w:ascii="Times New Roman" w:hAnsi="Times New Roman" w:cs="Times New Roman"/>
          <w:b/>
          <w:bCs/>
          <w:color w:val="auto"/>
          <w:sz w:val="24"/>
          <w:szCs w:val="24"/>
        </w:rPr>
        <w:t>NBC TA 220(R3)</w:t>
      </w:r>
      <w:bookmarkEnd w:id="20"/>
    </w:p>
    <w:p w14:paraId="26035CDE" w14:textId="77777777" w:rsidR="002A6EFF" w:rsidRPr="00A93D36" w:rsidRDefault="002A6EFF" w:rsidP="002A6EFF">
      <w:pPr>
        <w:spacing w:before="76" w:line="242" w:lineRule="auto"/>
        <w:ind w:left="567" w:hanging="567"/>
        <w:jc w:val="center"/>
        <w:rPr>
          <w:rFonts w:ascii="Arial" w:hAnsi="Arial" w:cs="Arial"/>
          <w:b/>
        </w:rPr>
      </w:pPr>
      <w:r w:rsidRPr="00A93D36">
        <w:rPr>
          <w:rFonts w:ascii="Arial" w:hAnsi="Arial" w:cs="Arial"/>
          <w:b/>
          <w:color w:val="00011F"/>
        </w:rPr>
        <w:t>NORMA BRASILEIRA DE CONTABILIDADE</w:t>
      </w:r>
      <w:r>
        <w:rPr>
          <w:rFonts w:ascii="Arial" w:hAnsi="Arial" w:cs="Arial"/>
          <w:b/>
          <w:color w:val="00011F"/>
        </w:rPr>
        <w:t>,</w:t>
      </w:r>
      <w:r w:rsidRPr="00A93D36">
        <w:rPr>
          <w:rFonts w:ascii="Arial" w:hAnsi="Arial" w:cs="Arial"/>
          <w:b/>
          <w:color w:val="00011F"/>
        </w:rPr>
        <w:t xml:space="preserve"> NBC TA 220</w:t>
      </w:r>
      <w:r>
        <w:rPr>
          <w:rFonts w:ascii="Arial" w:hAnsi="Arial" w:cs="Arial"/>
          <w:b/>
          <w:color w:val="00011F"/>
        </w:rPr>
        <w:t xml:space="preserve"> (R3)</w:t>
      </w:r>
      <w:r w:rsidRPr="00A93D36">
        <w:rPr>
          <w:rFonts w:ascii="Arial" w:hAnsi="Arial" w:cs="Arial"/>
          <w:b/>
          <w:color w:val="00011F"/>
        </w:rPr>
        <w:t xml:space="preserve">, DE </w:t>
      </w:r>
      <w:r>
        <w:rPr>
          <w:rFonts w:ascii="Arial" w:hAnsi="Arial" w:cs="Arial"/>
          <w:b/>
          <w:color w:val="00011F"/>
        </w:rPr>
        <w:t>18</w:t>
      </w:r>
      <w:r w:rsidRPr="00A93D36">
        <w:rPr>
          <w:rFonts w:ascii="Arial" w:hAnsi="Arial" w:cs="Arial"/>
          <w:b/>
          <w:color w:val="00011F"/>
        </w:rPr>
        <w:t xml:space="preserve"> DE </w:t>
      </w:r>
      <w:r>
        <w:rPr>
          <w:rFonts w:ascii="Arial" w:hAnsi="Arial" w:cs="Arial"/>
          <w:b/>
          <w:color w:val="00011F"/>
        </w:rPr>
        <w:t>NOVEMBRO</w:t>
      </w:r>
      <w:r w:rsidRPr="00A93D36">
        <w:rPr>
          <w:rFonts w:ascii="Arial" w:hAnsi="Arial" w:cs="Arial"/>
          <w:b/>
          <w:color w:val="00011F"/>
        </w:rPr>
        <w:t xml:space="preserve"> DE 2021</w:t>
      </w:r>
    </w:p>
    <w:p w14:paraId="6A0E7F3F" w14:textId="77777777" w:rsidR="002A6EFF" w:rsidRPr="00A93D36" w:rsidRDefault="002A6EFF" w:rsidP="002A6EFF">
      <w:pPr>
        <w:pStyle w:val="Corpodetexto"/>
        <w:ind w:left="567" w:hanging="567"/>
        <w:jc w:val="center"/>
        <w:rPr>
          <w:b/>
        </w:rPr>
      </w:pPr>
    </w:p>
    <w:p w14:paraId="4934827B" w14:textId="77777777" w:rsidR="002A6EFF" w:rsidRPr="00A93D36" w:rsidRDefault="002A6EFF" w:rsidP="002A6EFF">
      <w:pPr>
        <w:spacing w:before="192" w:line="237" w:lineRule="auto"/>
        <w:ind w:left="5387"/>
        <w:jc w:val="both"/>
        <w:rPr>
          <w:rFonts w:ascii="Arial" w:hAnsi="Arial" w:cs="Arial"/>
          <w:bCs/>
          <w:iCs/>
        </w:rPr>
      </w:pPr>
      <w:r>
        <w:rPr>
          <w:rFonts w:ascii="Arial" w:hAnsi="Arial" w:cs="Arial"/>
          <w:bCs/>
          <w:iCs/>
        </w:rPr>
        <w:t>Dá nova redação à NBC TA 220 (R2), que dispõe sobre c</w:t>
      </w:r>
      <w:r w:rsidRPr="00E9680C">
        <w:rPr>
          <w:rFonts w:ascii="Arial" w:hAnsi="Arial" w:cs="Arial"/>
          <w:bCs/>
          <w:iCs/>
        </w:rPr>
        <w:t xml:space="preserve">ontrole de </w:t>
      </w:r>
      <w:r>
        <w:rPr>
          <w:rFonts w:ascii="Arial" w:hAnsi="Arial" w:cs="Arial"/>
          <w:bCs/>
          <w:iCs/>
        </w:rPr>
        <w:t>q</w:t>
      </w:r>
      <w:r w:rsidRPr="00E9680C">
        <w:rPr>
          <w:rFonts w:ascii="Arial" w:hAnsi="Arial" w:cs="Arial"/>
          <w:bCs/>
          <w:iCs/>
        </w:rPr>
        <w:t xml:space="preserve">ualidade da </w:t>
      </w:r>
      <w:r>
        <w:rPr>
          <w:rFonts w:ascii="Arial" w:hAnsi="Arial" w:cs="Arial"/>
          <w:bCs/>
          <w:iCs/>
        </w:rPr>
        <w:t>a</w:t>
      </w:r>
      <w:r w:rsidRPr="00E9680C">
        <w:rPr>
          <w:rFonts w:ascii="Arial" w:hAnsi="Arial" w:cs="Arial"/>
          <w:bCs/>
          <w:iCs/>
        </w:rPr>
        <w:t xml:space="preserve">uditoria de </w:t>
      </w:r>
      <w:r>
        <w:rPr>
          <w:rFonts w:ascii="Arial" w:hAnsi="Arial" w:cs="Arial"/>
          <w:bCs/>
          <w:iCs/>
        </w:rPr>
        <w:t>d</w:t>
      </w:r>
      <w:r w:rsidRPr="00E9680C">
        <w:rPr>
          <w:rFonts w:ascii="Arial" w:hAnsi="Arial" w:cs="Arial"/>
          <w:bCs/>
          <w:iCs/>
        </w:rPr>
        <w:t xml:space="preserve">emonstrações </w:t>
      </w:r>
      <w:r>
        <w:rPr>
          <w:rFonts w:ascii="Arial" w:hAnsi="Arial" w:cs="Arial"/>
          <w:bCs/>
          <w:iCs/>
        </w:rPr>
        <w:t>c</w:t>
      </w:r>
      <w:r w:rsidRPr="00E9680C">
        <w:rPr>
          <w:rFonts w:ascii="Arial" w:hAnsi="Arial" w:cs="Arial"/>
          <w:bCs/>
          <w:iCs/>
        </w:rPr>
        <w:t>ontábeis</w:t>
      </w:r>
      <w:r w:rsidRPr="00A93D36">
        <w:rPr>
          <w:rFonts w:ascii="Arial" w:hAnsi="Arial" w:cs="Arial"/>
          <w:bCs/>
          <w:iCs/>
        </w:rPr>
        <w:t>.</w:t>
      </w:r>
    </w:p>
    <w:p w14:paraId="7E7E866A" w14:textId="77777777" w:rsidR="002A6EFF" w:rsidRPr="00A93D36" w:rsidRDefault="002A6EFF" w:rsidP="002A6EFF">
      <w:pPr>
        <w:pStyle w:val="Corpodetexto"/>
        <w:ind w:left="567" w:hanging="567"/>
        <w:rPr>
          <w:b/>
          <w:i/>
        </w:rPr>
      </w:pPr>
    </w:p>
    <w:p w14:paraId="56F799A0" w14:textId="77777777" w:rsidR="002A6EFF" w:rsidRPr="00A93D36" w:rsidRDefault="002A6EFF" w:rsidP="002A6EFF">
      <w:pPr>
        <w:pStyle w:val="Corpodetexto"/>
        <w:spacing w:before="10"/>
        <w:ind w:left="567" w:hanging="567"/>
        <w:rPr>
          <w:b/>
          <w:i/>
        </w:rPr>
      </w:pPr>
    </w:p>
    <w:p w14:paraId="73CD788C" w14:textId="77777777" w:rsidR="002A6EFF" w:rsidRPr="00A93D36" w:rsidRDefault="002A6EFF" w:rsidP="002A6EFF">
      <w:pPr>
        <w:pStyle w:val="Corpodetexto"/>
        <w:ind w:firstLine="567"/>
        <w:rPr>
          <w:color w:val="000000"/>
        </w:rPr>
      </w:pPr>
      <w:r w:rsidRPr="00A93D36">
        <w:t xml:space="preserve">O </w:t>
      </w:r>
      <w:r w:rsidRPr="00A93D36">
        <w:rPr>
          <w:b/>
        </w:rPr>
        <w:t>CONSELHO FEDERAL DE CONTABILIDADE</w:t>
      </w:r>
      <w:r w:rsidRPr="00A93D36">
        <w:t xml:space="preserve">, </w:t>
      </w:r>
      <w:r w:rsidRPr="00A93D36">
        <w:rPr>
          <w:color w:val="000000"/>
        </w:rPr>
        <w:t xml:space="preserve">no exercício de suas atribuições legais e regimentais e com fundamento no disposto na alínea “f” do Art. 6º do Decreto-Lei n.º 9.295/1946, alterado pela Lei n.º 12.249/2010, faz saber que foi aprovada em seu Plenário, a seguinte Norma Brasileira de Contabilidade (NBC), que tem por base a </w:t>
      </w:r>
      <w:r>
        <w:rPr>
          <w:color w:val="000000"/>
        </w:rPr>
        <w:t>ISA 220</w:t>
      </w:r>
      <w:r w:rsidRPr="00A93D36">
        <w:rPr>
          <w:color w:val="000000"/>
        </w:rPr>
        <w:t xml:space="preserve"> da Ifac:</w:t>
      </w:r>
    </w:p>
    <w:p w14:paraId="2C968281" w14:textId="77777777" w:rsidR="002A6EFF" w:rsidRPr="00A93D36" w:rsidRDefault="002A6EFF" w:rsidP="002A6EFF">
      <w:pPr>
        <w:pStyle w:val="Corpodetexto"/>
        <w:spacing w:before="1"/>
        <w:ind w:left="567" w:hanging="567"/>
      </w:pPr>
    </w:p>
    <w:p w14:paraId="25195B38" w14:textId="77777777" w:rsidR="002A6EFF" w:rsidRPr="002A6EFF" w:rsidRDefault="002A6EFF" w:rsidP="002A6EFF">
      <w:pPr>
        <w:jc w:val="center"/>
        <w:rPr>
          <w:b/>
          <w:bCs/>
        </w:rPr>
      </w:pPr>
      <w:r w:rsidRPr="002A6EFF">
        <w:rPr>
          <w:b/>
          <w:bCs/>
        </w:rPr>
        <w:t>NBC TA 220 (R3) – GESTÃO DE QUALIDADE DA AUDITORIA DE DEMONSTRAÇÕES CONTÁBEIS</w:t>
      </w:r>
    </w:p>
    <w:p w14:paraId="58CD2A57" w14:textId="77777777" w:rsidR="002A6EFF" w:rsidRPr="00A93D36" w:rsidRDefault="002A6EFF" w:rsidP="002A6EFF">
      <w:pPr>
        <w:pStyle w:val="Corpodetexto"/>
        <w:spacing w:before="4"/>
        <w:ind w:left="567" w:hanging="567"/>
        <w:rPr>
          <w:b/>
        </w:rPr>
      </w:pPr>
    </w:p>
    <w:tbl>
      <w:tblPr>
        <w:tblW w:w="96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2"/>
        <w:gridCol w:w="1416"/>
      </w:tblGrid>
      <w:tr w:rsidR="002A6EFF" w:rsidRPr="00A93D36" w14:paraId="4A9BC73B" w14:textId="77777777" w:rsidTr="009A4CD5">
        <w:trPr>
          <w:trHeight w:val="393"/>
        </w:trPr>
        <w:tc>
          <w:tcPr>
            <w:tcW w:w="8222" w:type="dxa"/>
          </w:tcPr>
          <w:p w14:paraId="51DE31E2" w14:textId="77777777" w:rsidR="002A6EFF" w:rsidRPr="00A93D36" w:rsidRDefault="002A6EFF" w:rsidP="009A4CD5">
            <w:pPr>
              <w:pStyle w:val="TableParagraph"/>
              <w:ind w:left="172"/>
              <w:jc w:val="both"/>
              <w:rPr>
                <w:rFonts w:ascii="Arial" w:hAnsi="Arial" w:cs="Arial"/>
                <w:color w:val="000000"/>
              </w:rPr>
            </w:pPr>
            <w:r>
              <w:rPr>
                <w:rFonts w:ascii="Arial" w:hAnsi="Arial" w:cs="Arial"/>
                <w:color w:val="000000"/>
              </w:rPr>
              <w:t>Sumário</w:t>
            </w:r>
          </w:p>
        </w:tc>
        <w:tc>
          <w:tcPr>
            <w:tcW w:w="1416" w:type="dxa"/>
          </w:tcPr>
          <w:p w14:paraId="542C829E"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Item</w:t>
            </w:r>
          </w:p>
        </w:tc>
      </w:tr>
      <w:tr w:rsidR="002A6EFF" w:rsidRPr="00A93D36" w14:paraId="234FBA04" w14:textId="77777777" w:rsidTr="009A4CD5">
        <w:trPr>
          <w:trHeight w:val="398"/>
        </w:trPr>
        <w:tc>
          <w:tcPr>
            <w:tcW w:w="8222" w:type="dxa"/>
          </w:tcPr>
          <w:p w14:paraId="5537087C"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Introdução</w:t>
            </w:r>
          </w:p>
        </w:tc>
        <w:tc>
          <w:tcPr>
            <w:tcW w:w="1416" w:type="dxa"/>
          </w:tcPr>
          <w:p w14:paraId="3B4D6606" w14:textId="77777777" w:rsidR="002A6EFF" w:rsidRPr="00A93D36" w:rsidRDefault="002A6EFF" w:rsidP="009A4CD5">
            <w:pPr>
              <w:pStyle w:val="TableParagraph"/>
              <w:spacing w:before="0"/>
              <w:ind w:left="567" w:hanging="567"/>
              <w:jc w:val="center"/>
              <w:rPr>
                <w:rFonts w:ascii="Arial" w:hAnsi="Arial" w:cs="Arial"/>
                <w:color w:val="000000"/>
              </w:rPr>
            </w:pPr>
          </w:p>
        </w:tc>
      </w:tr>
      <w:tr w:rsidR="002A6EFF" w:rsidRPr="00A93D36" w14:paraId="7937838E" w14:textId="77777777" w:rsidTr="009A4CD5">
        <w:trPr>
          <w:trHeight w:val="397"/>
        </w:trPr>
        <w:tc>
          <w:tcPr>
            <w:tcW w:w="8222" w:type="dxa"/>
          </w:tcPr>
          <w:p w14:paraId="449FEA05"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Alcance</w:t>
            </w:r>
          </w:p>
        </w:tc>
        <w:tc>
          <w:tcPr>
            <w:tcW w:w="1416" w:type="dxa"/>
          </w:tcPr>
          <w:p w14:paraId="45E18EFE"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1</w:t>
            </w:r>
          </w:p>
        </w:tc>
      </w:tr>
      <w:tr w:rsidR="002A6EFF" w:rsidRPr="00A93D36" w14:paraId="1BF6CD7F" w14:textId="77777777" w:rsidTr="009A4CD5">
        <w:trPr>
          <w:trHeight w:val="393"/>
        </w:trPr>
        <w:tc>
          <w:tcPr>
            <w:tcW w:w="8222" w:type="dxa"/>
          </w:tcPr>
          <w:p w14:paraId="61BEE442" w14:textId="77777777" w:rsidR="002A6EFF" w:rsidRPr="00A93D36" w:rsidRDefault="002A6EFF" w:rsidP="009A4CD5">
            <w:pPr>
              <w:pStyle w:val="TableParagraph"/>
              <w:ind w:left="172"/>
              <w:jc w:val="both"/>
              <w:rPr>
                <w:rFonts w:ascii="Arial" w:hAnsi="Arial" w:cs="Arial"/>
                <w:color w:val="000000"/>
              </w:rPr>
            </w:pPr>
            <w:r>
              <w:rPr>
                <w:rFonts w:ascii="Arial" w:hAnsi="Arial" w:cs="Arial"/>
                <w:color w:val="000000"/>
              </w:rPr>
              <w:t>S</w:t>
            </w:r>
            <w:r w:rsidRPr="00A93D36">
              <w:rPr>
                <w:rFonts w:ascii="Arial" w:hAnsi="Arial" w:cs="Arial"/>
                <w:color w:val="000000"/>
              </w:rPr>
              <w:t>istema de gestão de qualidade da firma e o papel das equipes de trabalho</w:t>
            </w:r>
          </w:p>
        </w:tc>
        <w:tc>
          <w:tcPr>
            <w:tcW w:w="1416" w:type="dxa"/>
          </w:tcPr>
          <w:p w14:paraId="7347939C"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2 – 9</w:t>
            </w:r>
          </w:p>
        </w:tc>
      </w:tr>
      <w:tr w:rsidR="002A6EFF" w:rsidRPr="00A93D36" w14:paraId="3FAE75F7" w14:textId="77777777" w:rsidTr="009A4CD5">
        <w:trPr>
          <w:trHeight w:val="393"/>
        </w:trPr>
        <w:tc>
          <w:tcPr>
            <w:tcW w:w="8222" w:type="dxa"/>
          </w:tcPr>
          <w:p w14:paraId="6636447F"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Data de vigência</w:t>
            </w:r>
          </w:p>
        </w:tc>
        <w:tc>
          <w:tcPr>
            <w:tcW w:w="1416" w:type="dxa"/>
          </w:tcPr>
          <w:p w14:paraId="4AEEA14A"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10</w:t>
            </w:r>
          </w:p>
        </w:tc>
      </w:tr>
      <w:tr w:rsidR="002A6EFF" w:rsidRPr="00A93D36" w14:paraId="60935E84" w14:textId="77777777" w:rsidTr="009A4CD5">
        <w:trPr>
          <w:trHeight w:val="397"/>
        </w:trPr>
        <w:tc>
          <w:tcPr>
            <w:tcW w:w="8222" w:type="dxa"/>
          </w:tcPr>
          <w:p w14:paraId="22F055A8"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Objetivo</w:t>
            </w:r>
          </w:p>
        </w:tc>
        <w:tc>
          <w:tcPr>
            <w:tcW w:w="1416" w:type="dxa"/>
          </w:tcPr>
          <w:p w14:paraId="7912C819"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11</w:t>
            </w:r>
          </w:p>
        </w:tc>
      </w:tr>
      <w:tr w:rsidR="002A6EFF" w:rsidRPr="00A93D36" w14:paraId="49967415" w14:textId="77777777" w:rsidTr="009A4CD5">
        <w:trPr>
          <w:trHeight w:val="393"/>
        </w:trPr>
        <w:tc>
          <w:tcPr>
            <w:tcW w:w="8222" w:type="dxa"/>
          </w:tcPr>
          <w:p w14:paraId="109DDC7A"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Definições</w:t>
            </w:r>
          </w:p>
        </w:tc>
        <w:tc>
          <w:tcPr>
            <w:tcW w:w="1416" w:type="dxa"/>
          </w:tcPr>
          <w:p w14:paraId="131FE4BA"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12</w:t>
            </w:r>
          </w:p>
        </w:tc>
      </w:tr>
      <w:tr w:rsidR="002A6EFF" w:rsidRPr="00A93D36" w14:paraId="0361221F" w14:textId="77777777" w:rsidTr="009A4CD5">
        <w:trPr>
          <w:trHeight w:val="397"/>
        </w:trPr>
        <w:tc>
          <w:tcPr>
            <w:tcW w:w="8222" w:type="dxa"/>
          </w:tcPr>
          <w:p w14:paraId="2BF03288"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Requisitos</w:t>
            </w:r>
          </w:p>
        </w:tc>
        <w:tc>
          <w:tcPr>
            <w:tcW w:w="1416" w:type="dxa"/>
          </w:tcPr>
          <w:p w14:paraId="38CF4A46" w14:textId="77777777" w:rsidR="002A6EFF" w:rsidRPr="00A93D36" w:rsidRDefault="002A6EFF" w:rsidP="009A4CD5">
            <w:pPr>
              <w:pStyle w:val="TableParagraph"/>
              <w:spacing w:before="63"/>
              <w:ind w:left="567" w:hanging="567"/>
              <w:jc w:val="center"/>
              <w:rPr>
                <w:rFonts w:ascii="Arial" w:hAnsi="Arial" w:cs="Arial"/>
                <w:color w:val="000000"/>
              </w:rPr>
            </w:pPr>
          </w:p>
        </w:tc>
      </w:tr>
      <w:tr w:rsidR="002A6EFF" w:rsidRPr="00A93D36" w14:paraId="43BADE03" w14:textId="77777777" w:rsidTr="009A4CD5">
        <w:trPr>
          <w:trHeight w:val="397"/>
        </w:trPr>
        <w:tc>
          <w:tcPr>
            <w:tcW w:w="8222" w:type="dxa"/>
          </w:tcPr>
          <w:p w14:paraId="4066A5B3"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 xml:space="preserve">Responsabilidades da liderança pela gestão e pelo alcance da qualidade na </w:t>
            </w:r>
          </w:p>
          <w:p w14:paraId="3CEFA4D6" w14:textId="77777777" w:rsidR="002A6EFF" w:rsidRPr="00A93D36" w:rsidRDefault="002A6EFF" w:rsidP="009A4CD5">
            <w:pPr>
              <w:ind w:left="567" w:hanging="395"/>
              <w:jc w:val="both"/>
              <w:rPr>
                <w:rFonts w:ascii="Arial" w:hAnsi="Arial" w:cs="Arial"/>
                <w:color w:val="000000"/>
              </w:rPr>
            </w:pPr>
            <w:r w:rsidRPr="00A93D36">
              <w:rPr>
                <w:rFonts w:ascii="Arial" w:hAnsi="Arial" w:cs="Arial"/>
                <w:color w:val="000000"/>
              </w:rPr>
              <w:t>auditoria</w:t>
            </w:r>
          </w:p>
        </w:tc>
        <w:tc>
          <w:tcPr>
            <w:tcW w:w="1416" w:type="dxa"/>
          </w:tcPr>
          <w:p w14:paraId="5093734B"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13 – 15</w:t>
            </w:r>
          </w:p>
        </w:tc>
      </w:tr>
      <w:tr w:rsidR="002A6EFF" w:rsidRPr="00A93D36" w14:paraId="372A71D4" w14:textId="77777777" w:rsidTr="009A4CD5">
        <w:trPr>
          <w:trHeight w:val="397"/>
        </w:trPr>
        <w:tc>
          <w:tcPr>
            <w:tcW w:w="8222" w:type="dxa"/>
          </w:tcPr>
          <w:p w14:paraId="72E3E3CA" w14:textId="77777777" w:rsidR="002A6EFF" w:rsidRPr="00A93D36" w:rsidRDefault="002A6EFF" w:rsidP="009A4CD5">
            <w:pPr>
              <w:pStyle w:val="TableParagraph"/>
              <w:ind w:left="172"/>
              <w:jc w:val="both"/>
              <w:rPr>
                <w:rFonts w:ascii="Arial" w:hAnsi="Arial" w:cs="Arial"/>
                <w:iCs/>
              </w:rPr>
            </w:pPr>
            <w:r w:rsidRPr="00A93D36">
              <w:rPr>
                <w:rFonts w:ascii="Arial" w:hAnsi="Arial" w:cs="Arial"/>
                <w:iCs/>
              </w:rPr>
              <w:t>Requisitos éticos relevantes, incluindo aqueles relacionados com independência</w:t>
            </w:r>
          </w:p>
        </w:tc>
        <w:tc>
          <w:tcPr>
            <w:tcW w:w="1416" w:type="dxa"/>
          </w:tcPr>
          <w:p w14:paraId="2BA6C042"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16 – 21</w:t>
            </w:r>
          </w:p>
        </w:tc>
      </w:tr>
      <w:tr w:rsidR="002A6EFF" w:rsidRPr="00A93D36" w14:paraId="0BDDD851" w14:textId="77777777" w:rsidTr="009A4CD5">
        <w:trPr>
          <w:trHeight w:val="393"/>
        </w:trPr>
        <w:tc>
          <w:tcPr>
            <w:tcW w:w="8222" w:type="dxa"/>
          </w:tcPr>
          <w:p w14:paraId="725DA149"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Aceitação e continuidade de relacionamentos com clientes e trabalhos de auditoria</w:t>
            </w:r>
          </w:p>
        </w:tc>
        <w:tc>
          <w:tcPr>
            <w:tcW w:w="1416" w:type="dxa"/>
          </w:tcPr>
          <w:p w14:paraId="0D017478"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22 – 24</w:t>
            </w:r>
          </w:p>
        </w:tc>
      </w:tr>
      <w:tr w:rsidR="002A6EFF" w:rsidRPr="00A93D36" w14:paraId="151C5926" w14:textId="77777777" w:rsidTr="009A4CD5">
        <w:trPr>
          <w:trHeight w:val="397"/>
        </w:trPr>
        <w:tc>
          <w:tcPr>
            <w:tcW w:w="8222" w:type="dxa"/>
          </w:tcPr>
          <w:p w14:paraId="58C06228"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Recursos do trabalho</w:t>
            </w:r>
          </w:p>
        </w:tc>
        <w:tc>
          <w:tcPr>
            <w:tcW w:w="1416" w:type="dxa"/>
          </w:tcPr>
          <w:p w14:paraId="6782845A"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25 – 28</w:t>
            </w:r>
          </w:p>
        </w:tc>
      </w:tr>
      <w:tr w:rsidR="002A6EFF" w:rsidRPr="00A93D36" w14:paraId="3801CFD1" w14:textId="77777777" w:rsidTr="009A4CD5">
        <w:trPr>
          <w:trHeight w:val="393"/>
        </w:trPr>
        <w:tc>
          <w:tcPr>
            <w:tcW w:w="8222" w:type="dxa"/>
          </w:tcPr>
          <w:p w14:paraId="7B94C238"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Execução do trabalho</w:t>
            </w:r>
          </w:p>
        </w:tc>
        <w:tc>
          <w:tcPr>
            <w:tcW w:w="1416" w:type="dxa"/>
          </w:tcPr>
          <w:p w14:paraId="14EBE01F"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29 – 38</w:t>
            </w:r>
          </w:p>
        </w:tc>
      </w:tr>
      <w:tr w:rsidR="002A6EFF" w:rsidRPr="00A93D36" w14:paraId="5E20FDBE" w14:textId="77777777" w:rsidTr="009A4CD5">
        <w:trPr>
          <w:trHeight w:val="398"/>
        </w:trPr>
        <w:tc>
          <w:tcPr>
            <w:tcW w:w="8222" w:type="dxa"/>
          </w:tcPr>
          <w:p w14:paraId="388E5480" w14:textId="77777777" w:rsidR="002A6EFF" w:rsidRPr="00A93D36" w:rsidRDefault="002A6EFF" w:rsidP="009A4CD5">
            <w:pPr>
              <w:pStyle w:val="TableParagraph"/>
              <w:ind w:left="172"/>
              <w:jc w:val="both"/>
              <w:rPr>
                <w:rFonts w:ascii="Arial" w:hAnsi="Arial" w:cs="Arial"/>
                <w:bCs/>
                <w:color w:val="000000"/>
              </w:rPr>
            </w:pPr>
            <w:r w:rsidRPr="00762000">
              <w:rPr>
                <w:rFonts w:ascii="Arial" w:hAnsi="Arial" w:cs="Arial"/>
                <w:color w:val="000000"/>
              </w:rPr>
              <w:t>Monitoramento</w:t>
            </w:r>
            <w:r w:rsidRPr="00A93D36">
              <w:rPr>
                <w:rFonts w:ascii="Arial" w:hAnsi="Arial" w:cs="Arial"/>
                <w:bCs/>
                <w:color w:val="000000"/>
              </w:rPr>
              <w:t xml:space="preserve"> e correção</w:t>
            </w:r>
          </w:p>
        </w:tc>
        <w:tc>
          <w:tcPr>
            <w:tcW w:w="1416" w:type="dxa"/>
          </w:tcPr>
          <w:p w14:paraId="474C8898" w14:textId="77777777" w:rsidR="002A6EFF" w:rsidRPr="00A93D36" w:rsidRDefault="002A6EFF" w:rsidP="009A4CD5">
            <w:pPr>
              <w:pStyle w:val="TableParagraph"/>
              <w:ind w:left="567" w:hanging="567"/>
              <w:jc w:val="center"/>
              <w:rPr>
                <w:rFonts w:ascii="Arial" w:hAnsi="Arial" w:cs="Arial"/>
                <w:bCs/>
                <w:color w:val="000000"/>
              </w:rPr>
            </w:pPr>
            <w:r w:rsidRPr="00A93D36">
              <w:rPr>
                <w:rFonts w:ascii="Arial" w:hAnsi="Arial" w:cs="Arial"/>
                <w:bCs/>
                <w:color w:val="000000"/>
              </w:rPr>
              <w:t>39</w:t>
            </w:r>
          </w:p>
        </w:tc>
      </w:tr>
      <w:tr w:rsidR="002A6EFF" w:rsidRPr="00A93D36" w14:paraId="353FD247" w14:textId="77777777" w:rsidTr="009A4CD5">
        <w:trPr>
          <w:trHeight w:val="398"/>
        </w:trPr>
        <w:tc>
          <w:tcPr>
            <w:tcW w:w="8222" w:type="dxa"/>
          </w:tcPr>
          <w:p w14:paraId="32B349A7" w14:textId="77777777" w:rsidR="002A6EFF" w:rsidRPr="00A93D36" w:rsidRDefault="002A6EFF" w:rsidP="009A4CD5">
            <w:pPr>
              <w:pStyle w:val="TableParagraph"/>
              <w:ind w:left="172"/>
              <w:jc w:val="both"/>
              <w:rPr>
                <w:rFonts w:ascii="Arial" w:hAnsi="Arial" w:cs="Arial"/>
                <w:color w:val="000000"/>
              </w:rPr>
            </w:pPr>
            <w:r w:rsidRPr="00A93D36">
              <w:rPr>
                <w:rFonts w:ascii="Arial" w:hAnsi="Arial" w:cs="Arial"/>
                <w:color w:val="000000"/>
              </w:rPr>
              <w:t>Assunção da responsabilidade geral pela gestão e pelo alcance da qualidade</w:t>
            </w:r>
          </w:p>
        </w:tc>
        <w:tc>
          <w:tcPr>
            <w:tcW w:w="1416" w:type="dxa"/>
          </w:tcPr>
          <w:p w14:paraId="231D472A" w14:textId="77777777" w:rsidR="002A6EFF" w:rsidRPr="00A93D36" w:rsidRDefault="002A6EFF" w:rsidP="009A4CD5">
            <w:pPr>
              <w:pStyle w:val="TableParagraph"/>
              <w:ind w:left="567" w:hanging="567"/>
              <w:jc w:val="center"/>
              <w:rPr>
                <w:rFonts w:ascii="Arial" w:hAnsi="Arial" w:cs="Arial"/>
                <w:color w:val="000000"/>
              </w:rPr>
            </w:pPr>
            <w:r w:rsidRPr="00A93D36">
              <w:rPr>
                <w:rFonts w:ascii="Arial" w:hAnsi="Arial" w:cs="Arial"/>
                <w:color w:val="000000"/>
              </w:rPr>
              <w:t>40</w:t>
            </w:r>
          </w:p>
        </w:tc>
      </w:tr>
      <w:tr w:rsidR="002A6EFF" w:rsidRPr="00A93D36" w14:paraId="43F6C376" w14:textId="77777777" w:rsidTr="009A4CD5">
        <w:trPr>
          <w:trHeight w:val="397"/>
        </w:trPr>
        <w:tc>
          <w:tcPr>
            <w:tcW w:w="8222" w:type="dxa"/>
          </w:tcPr>
          <w:p w14:paraId="6C72B439"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Documentação</w:t>
            </w:r>
          </w:p>
        </w:tc>
        <w:tc>
          <w:tcPr>
            <w:tcW w:w="1416" w:type="dxa"/>
          </w:tcPr>
          <w:p w14:paraId="0778E506"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41</w:t>
            </w:r>
          </w:p>
        </w:tc>
      </w:tr>
      <w:tr w:rsidR="002A6EFF" w:rsidRPr="00A93D36" w14:paraId="242C5D7E" w14:textId="77777777" w:rsidTr="009A4CD5">
        <w:trPr>
          <w:trHeight w:val="397"/>
        </w:trPr>
        <w:tc>
          <w:tcPr>
            <w:tcW w:w="8222" w:type="dxa"/>
          </w:tcPr>
          <w:p w14:paraId="6CB56D1E"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Aplicação</w:t>
            </w:r>
            <w:r w:rsidRPr="00A93D36">
              <w:rPr>
                <w:rFonts w:ascii="Arial" w:hAnsi="Arial" w:cs="Arial"/>
              </w:rPr>
              <w:t xml:space="preserve"> e outros materiais explicativos</w:t>
            </w:r>
          </w:p>
        </w:tc>
        <w:tc>
          <w:tcPr>
            <w:tcW w:w="1416" w:type="dxa"/>
          </w:tcPr>
          <w:p w14:paraId="0727FD48" w14:textId="77777777" w:rsidR="002A6EFF" w:rsidRPr="00A93D36" w:rsidRDefault="002A6EFF" w:rsidP="009A4CD5">
            <w:pPr>
              <w:pStyle w:val="TableParagraph"/>
              <w:ind w:left="0"/>
              <w:jc w:val="center"/>
              <w:rPr>
                <w:rFonts w:ascii="Arial" w:hAnsi="Arial" w:cs="Arial"/>
                <w:color w:val="000000"/>
              </w:rPr>
            </w:pPr>
          </w:p>
        </w:tc>
      </w:tr>
      <w:tr w:rsidR="002A6EFF" w:rsidRPr="00A93D36" w14:paraId="58619407" w14:textId="77777777" w:rsidTr="009A4CD5">
        <w:trPr>
          <w:trHeight w:val="397"/>
        </w:trPr>
        <w:tc>
          <w:tcPr>
            <w:tcW w:w="8222" w:type="dxa"/>
          </w:tcPr>
          <w:p w14:paraId="550B764D"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Alcance</w:t>
            </w:r>
          </w:p>
        </w:tc>
        <w:tc>
          <w:tcPr>
            <w:tcW w:w="1416" w:type="dxa"/>
          </w:tcPr>
          <w:p w14:paraId="33C64569"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A1</w:t>
            </w:r>
          </w:p>
        </w:tc>
      </w:tr>
      <w:tr w:rsidR="002A6EFF" w:rsidRPr="00A93D36" w14:paraId="09D31B3A" w14:textId="77777777" w:rsidTr="009A4CD5">
        <w:trPr>
          <w:trHeight w:val="397"/>
        </w:trPr>
        <w:tc>
          <w:tcPr>
            <w:tcW w:w="8222" w:type="dxa"/>
          </w:tcPr>
          <w:p w14:paraId="3278A3F0" w14:textId="77777777" w:rsidR="002A6EFF" w:rsidRPr="00A93D36" w:rsidRDefault="002A6EFF" w:rsidP="009A4CD5">
            <w:pPr>
              <w:pStyle w:val="TableParagraph"/>
              <w:ind w:left="172"/>
              <w:jc w:val="both"/>
              <w:rPr>
                <w:rFonts w:ascii="Arial" w:hAnsi="Arial" w:cs="Arial"/>
              </w:rPr>
            </w:pPr>
            <w:r>
              <w:rPr>
                <w:rFonts w:ascii="Arial" w:hAnsi="Arial" w:cs="Arial"/>
                <w:color w:val="000000"/>
              </w:rPr>
              <w:t>S</w:t>
            </w:r>
            <w:r w:rsidRPr="003E128C">
              <w:rPr>
                <w:rFonts w:ascii="Arial" w:hAnsi="Arial" w:cs="Arial"/>
                <w:color w:val="000000"/>
              </w:rPr>
              <w:t>istema</w:t>
            </w:r>
            <w:r w:rsidRPr="00A93D36">
              <w:rPr>
                <w:rFonts w:ascii="Arial" w:hAnsi="Arial" w:cs="Arial"/>
              </w:rPr>
              <w:t xml:space="preserve"> de gestão de qualidade da firma e o papel das equipes de trabalho</w:t>
            </w:r>
          </w:p>
        </w:tc>
        <w:tc>
          <w:tcPr>
            <w:tcW w:w="1416" w:type="dxa"/>
          </w:tcPr>
          <w:p w14:paraId="59360E65"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A2 – A14</w:t>
            </w:r>
          </w:p>
        </w:tc>
      </w:tr>
      <w:tr w:rsidR="002A6EFF" w:rsidRPr="00A93D36" w14:paraId="12732FC8" w14:textId="77777777" w:rsidTr="009A4CD5">
        <w:trPr>
          <w:trHeight w:val="397"/>
        </w:trPr>
        <w:tc>
          <w:tcPr>
            <w:tcW w:w="8222" w:type="dxa"/>
          </w:tcPr>
          <w:p w14:paraId="02C82E15"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Definições</w:t>
            </w:r>
          </w:p>
        </w:tc>
        <w:tc>
          <w:tcPr>
            <w:tcW w:w="1416" w:type="dxa"/>
          </w:tcPr>
          <w:p w14:paraId="549C7CF9"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A15 – A27</w:t>
            </w:r>
          </w:p>
        </w:tc>
      </w:tr>
      <w:tr w:rsidR="002A6EFF" w:rsidRPr="00A93D36" w14:paraId="4E9733E4" w14:textId="77777777" w:rsidTr="009A4CD5">
        <w:trPr>
          <w:trHeight w:val="397"/>
        </w:trPr>
        <w:tc>
          <w:tcPr>
            <w:tcW w:w="8222" w:type="dxa"/>
          </w:tcPr>
          <w:p w14:paraId="67FCD589"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Responsabilidades</w:t>
            </w:r>
            <w:r w:rsidRPr="00A93D36">
              <w:rPr>
                <w:rFonts w:ascii="Arial" w:hAnsi="Arial" w:cs="Arial"/>
              </w:rPr>
              <w:t xml:space="preserve"> da liderança pela gestão e pelo alcance da qualidade na</w:t>
            </w:r>
          </w:p>
          <w:p w14:paraId="6998C65A" w14:textId="77777777" w:rsidR="002A6EFF" w:rsidRPr="00A93D36" w:rsidRDefault="002A6EFF" w:rsidP="009A4CD5">
            <w:pPr>
              <w:pStyle w:val="TableParagraph"/>
              <w:ind w:left="172"/>
              <w:jc w:val="both"/>
              <w:rPr>
                <w:rFonts w:ascii="Arial" w:hAnsi="Arial" w:cs="Arial"/>
              </w:rPr>
            </w:pPr>
            <w:r w:rsidRPr="00A93D36">
              <w:rPr>
                <w:rFonts w:ascii="Arial" w:hAnsi="Arial" w:cs="Arial"/>
              </w:rPr>
              <w:t>auditoria</w:t>
            </w:r>
          </w:p>
        </w:tc>
        <w:tc>
          <w:tcPr>
            <w:tcW w:w="1416" w:type="dxa"/>
          </w:tcPr>
          <w:p w14:paraId="24FE65E1"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A28 – A37</w:t>
            </w:r>
          </w:p>
        </w:tc>
      </w:tr>
      <w:tr w:rsidR="002A6EFF" w:rsidRPr="00A93D36" w14:paraId="54B3C0BF" w14:textId="77777777" w:rsidTr="009A4CD5">
        <w:trPr>
          <w:trHeight w:val="397"/>
        </w:trPr>
        <w:tc>
          <w:tcPr>
            <w:tcW w:w="8222" w:type="dxa"/>
          </w:tcPr>
          <w:p w14:paraId="19AE92CA"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Requisitos</w:t>
            </w:r>
            <w:r w:rsidRPr="00A93D36">
              <w:rPr>
                <w:rFonts w:ascii="Arial" w:hAnsi="Arial" w:cs="Arial"/>
              </w:rPr>
              <w:t xml:space="preserve"> éticos relevantes, incluindo aqueles relacionados com independência</w:t>
            </w:r>
          </w:p>
        </w:tc>
        <w:tc>
          <w:tcPr>
            <w:tcW w:w="1416" w:type="dxa"/>
          </w:tcPr>
          <w:p w14:paraId="59420481"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A38 – A48</w:t>
            </w:r>
          </w:p>
        </w:tc>
      </w:tr>
      <w:tr w:rsidR="002A6EFF" w:rsidRPr="00A93D36" w14:paraId="09B1AA6E" w14:textId="77777777" w:rsidTr="009A4CD5">
        <w:trPr>
          <w:trHeight w:val="397"/>
        </w:trPr>
        <w:tc>
          <w:tcPr>
            <w:tcW w:w="8222" w:type="dxa"/>
          </w:tcPr>
          <w:p w14:paraId="0EF65135"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Aceitação</w:t>
            </w:r>
            <w:r w:rsidRPr="00A93D36">
              <w:rPr>
                <w:rFonts w:ascii="Arial" w:hAnsi="Arial" w:cs="Arial"/>
              </w:rPr>
              <w:t xml:space="preserve"> e continuidade de relacionamentos com clientes e trabalhos de auditoria</w:t>
            </w:r>
          </w:p>
        </w:tc>
        <w:tc>
          <w:tcPr>
            <w:tcW w:w="1416" w:type="dxa"/>
          </w:tcPr>
          <w:p w14:paraId="1A960E5C"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A49 – A58</w:t>
            </w:r>
          </w:p>
        </w:tc>
      </w:tr>
      <w:tr w:rsidR="002A6EFF" w:rsidRPr="00A93D36" w14:paraId="289529D6" w14:textId="77777777" w:rsidTr="009A4CD5">
        <w:trPr>
          <w:trHeight w:val="397"/>
        </w:trPr>
        <w:tc>
          <w:tcPr>
            <w:tcW w:w="8222" w:type="dxa"/>
          </w:tcPr>
          <w:p w14:paraId="7FE3EA9D"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Recursos</w:t>
            </w:r>
            <w:r w:rsidRPr="00A93D36">
              <w:rPr>
                <w:rFonts w:ascii="Arial" w:hAnsi="Arial" w:cs="Arial"/>
              </w:rPr>
              <w:t xml:space="preserve"> do trabalho</w:t>
            </w:r>
          </w:p>
        </w:tc>
        <w:tc>
          <w:tcPr>
            <w:tcW w:w="1416" w:type="dxa"/>
          </w:tcPr>
          <w:p w14:paraId="65AC9320"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A59 – A79</w:t>
            </w:r>
          </w:p>
        </w:tc>
      </w:tr>
      <w:tr w:rsidR="002A6EFF" w:rsidRPr="00A93D36" w14:paraId="79C3417B" w14:textId="77777777" w:rsidTr="009A4CD5">
        <w:trPr>
          <w:trHeight w:val="397"/>
        </w:trPr>
        <w:tc>
          <w:tcPr>
            <w:tcW w:w="8222" w:type="dxa"/>
          </w:tcPr>
          <w:p w14:paraId="7D72D034"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Execução</w:t>
            </w:r>
            <w:r w:rsidRPr="00A93D36">
              <w:rPr>
                <w:rFonts w:ascii="Arial" w:hAnsi="Arial" w:cs="Arial"/>
              </w:rPr>
              <w:t xml:space="preserve"> do trabalho</w:t>
            </w:r>
          </w:p>
        </w:tc>
        <w:tc>
          <w:tcPr>
            <w:tcW w:w="1416" w:type="dxa"/>
          </w:tcPr>
          <w:p w14:paraId="38AA5673"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A80 – A108</w:t>
            </w:r>
          </w:p>
        </w:tc>
      </w:tr>
      <w:tr w:rsidR="002A6EFF" w:rsidRPr="00A93D36" w14:paraId="05677C9F" w14:textId="77777777" w:rsidTr="009A4CD5">
        <w:trPr>
          <w:trHeight w:val="397"/>
        </w:trPr>
        <w:tc>
          <w:tcPr>
            <w:tcW w:w="8222" w:type="dxa"/>
          </w:tcPr>
          <w:p w14:paraId="52B4055E"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Monitoramento</w:t>
            </w:r>
            <w:r w:rsidRPr="00A93D36">
              <w:rPr>
                <w:rFonts w:ascii="Arial" w:hAnsi="Arial" w:cs="Arial"/>
              </w:rPr>
              <w:t xml:space="preserve"> e correção</w:t>
            </w:r>
          </w:p>
        </w:tc>
        <w:tc>
          <w:tcPr>
            <w:tcW w:w="1416" w:type="dxa"/>
          </w:tcPr>
          <w:p w14:paraId="5F3EC063"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A109 – A112</w:t>
            </w:r>
          </w:p>
        </w:tc>
      </w:tr>
      <w:tr w:rsidR="002A6EFF" w:rsidRPr="00A93D36" w14:paraId="434EED4C" w14:textId="77777777" w:rsidTr="009A4CD5">
        <w:trPr>
          <w:trHeight w:val="397"/>
        </w:trPr>
        <w:tc>
          <w:tcPr>
            <w:tcW w:w="8222" w:type="dxa"/>
          </w:tcPr>
          <w:p w14:paraId="6E248D64"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Responsabilidade</w:t>
            </w:r>
            <w:r w:rsidRPr="00A93D36">
              <w:rPr>
                <w:rFonts w:ascii="Arial" w:hAnsi="Arial" w:cs="Arial"/>
              </w:rPr>
              <w:t xml:space="preserve"> geral pela gestão e pelo alcance da qualidade</w:t>
            </w:r>
          </w:p>
        </w:tc>
        <w:tc>
          <w:tcPr>
            <w:tcW w:w="1416" w:type="dxa"/>
          </w:tcPr>
          <w:p w14:paraId="0B5126EC"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A113 – A116</w:t>
            </w:r>
          </w:p>
        </w:tc>
      </w:tr>
      <w:tr w:rsidR="002A6EFF" w:rsidRPr="00A93D36" w14:paraId="32A6ADC7" w14:textId="77777777" w:rsidTr="009A4CD5">
        <w:trPr>
          <w:trHeight w:val="397"/>
        </w:trPr>
        <w:tc>
          <w:tcPr>
            <w:tcW w:w="8222" w:type="dxa"/>
          </w:tcPr>
          <w:p w14:paraId="45F253FA" w14:textId="77777777" w:rsidR="002A6EFF" w:rsidRPr="00A93D36" w:rsidRDefault="002A6EFF" w:rsidP="009A4CD5">
            <w:pPr>
              <w:pStyle w:val="TableParagraph"/>
              <w:ind w:left="172"/>
              <w:jc w:val="both"/>
              <w:rPr>
                <w:rFonts w:ascii="Arial" w:hAnsi="Arial" w:cs="Arial"/>
              </w:rPr>
            </w:pPr>
            <w:r w:rsidRPr="003E128C">
              <w:rPr>
                <w:rFonts w:ascii="Arial" w:hAnsi="Arial" w:cs="Arial"/>
                <w:color w:val="000000"/>
              </w:rPr>
              <w:t>Documentação</w:t>
            </w:r>
          </w:p>
        </w:tc>
        <w:tc>
          <w:tcPr>
            <w:tcW w:w="1416" w:type="dxa"/>
          </w:tcPr>
          <w:p w14:paraId="7C8C6FB7" w14:textId="77777777" w:rsidR="002A6EFF" w:rsidRPr="00A93D36" w:rsidRDefault="002A6EFF" w:rsidP="009A4CD5">
            <w:pPr>
              <w:pStyle w:val="TableParagraph"/>
              <w:ind w:left="0"/>
              <w:jc w:val="center"/>
              <w:rPr>
                <w:rFonts w:ascii="Arial" w:hAnsi="Arial" w:cs="Arial"/>
                <w:color w:val="000000"/>
              </w:rPr>
            </w:pPr>
            <w:r w:rsidRPr="00A93D36">
              <w:rPr>
                <w:rFonts w:ascii="Arial" w:hAnsi="Arial" w:cs="Arial"/>
                <w:color w:val="000000"/>
              </w:rPr>
              <w:t>A117 – A120</w:t>
            </w:r>
          </w:p>
        </w:tc>
      </w:tr>
    </w:tbl>
    <w:p w14:paraId="3F656D28" w14:textId="77777777" w:rsidR="002A6EFF" w:rsidRPr="00A93D36" w:rsidRDefault="002A6EFF" w:rsidP="002A6EFF">
      <w:pPr>
        <w:jc w:val="both"/>
        <w:rPr>
          <w:rFonts w:ascii="Arial" w:hAnsi="Arial" w:cs="Arial"/>
          <w:bCs/>
          <w:color w:val="000000"/>
        </w:rPr>
        <w:sectPr w:rsidR="002A6EFF" w:rsidRPr="00A93D36" w:rsidSect="002A6EFF">
          <w:headerReference w:type="even" r:id="rId15"/>
          <w:headerReference w:type="default" r:id="rId16"/>
          <w:footerReference w:type="even" r:id="rId17"/>
          <w:footerReference w:type="default" r:id="rId18"/>
          <w:headerReference w:type="first" r:id="rId19"/>
          <w:footerReference w:type="first" r:id="rId20"/>
          <w:pgSz w:w="11910" w:h="16840"/>
          <w:pgMar w:top="1134" w:right="1134" w:bottom="1134" w:left="1134" w:header="720" w:footer="720" w:gutter="0"/>
          <w:cols w:space="720"/>
          <w:docGrid w:linePitch="299"/>
        </w:sectPr>
      </w:pPr>
    </w:p>
    <w:p w14:paraId="31196469" w14:textId="77777777" w:rsidR="002A6EFF" w:rsidRPr="00A93D36" w:rsidRDefault="002A6EFF" w:rsidP="002A6EFF">
      <w:pPr>
        <w:jc w:val="both"/>
        <w:rPr>
          <w:rFonts w:ascii="Arial" w:hAnsi="Arial" w:cs="Arial"/>
        </w:rPr>
      </w:pPr>
      <w:r>
        <w:rPr>
          <w:rFonts w:ascii="Arial" w:hAnsi="Arial" w:cs="Arial"/>
        </w:rPr>
        <w:t>Esta Norma</w:t>
      </w:r>
      <w:r w:rsidRPr="00A93D36">
        <w:rPr>
          <w:rFonts w:ascii="Arial" w:hAnsi="Arial" w:cs="Arial"/>
        </w:rPr>
        <w:t xml:space="preserve"> deve ser lida juntamente com a NBC TA 200 </w:t>
      </w:r>
      <w:r w:rsidRPr="00A93D36">
        <w:rPr>
          <w:rFonts w:ascii="Arial" w:hAnsi="Arial" w:cs="Arial"/>
          <w:color w:val="000000"/>
        </w:rPr>
        <w:t>–</w:t>
      </w:r>
      <w:r>
        <w:rPr>
          <w:rFonts w:ascii="Arial" w:hAnsi="Arial" w:cs="Arial"/>
          <w:color w:val="000000"/>
        </w:rPr>
        <w:t xml:space="preserve"> </w:t>
      </w:r>
      <w:r w:rsidRPr="00A93D36">
        <w:rPr>
          <w:rFonts w:ascii="Arial" w:hAnsi="Arial" w:cs="Arial"/>
        </w:rPr>
        <w:t>Objetivos Gerais do Auditor Independente e a Condução da Auditoria em Conformidade com Normas de Auditoria.</w:t>
      </w:r>
    </w:p>
    <w:p w14:paraId="362DD18F" w14:textId="77777777" w:rsidR="002A6EFF" w:rsidRPr="00A93D36" w:rsidRDefault="002A6EFF" w:rsidP="002A6EFF">
      <w:pPr>
        <w:jc w:val="both"/>
        <w:rPr>
          <w:rFonts w:ascii="Arial" w:hAnsi="Arial" w:cs="Arial"/>
        </w:rPr>
      </w:pPr>
    </w:p>
    <w:p w14:paraId="16CD2462" w14:textId="77777777" w:rsidR="002A6EFF" w:rsidRPr="00A93D36" w:rsidRDefault="002A6EFF" w:rsidP="002A6EFF">
      <w:pPr>
        <w:jc w:val="both"/>
        <w:rPr>
          <w:rFonts w:ascii="Arial" w:hAnsi="Arial" w:cs="Arial"/>
        </w:rPr>
      </w:pPr>
      <w:r w:rsidRPr="00A93D36">
        <w:rPr>
          <w:rFonts w:ascii="Arial" w:hAnsi="Arial" w:cs="Arial"/>
        </w:rPr>
        <w:t>Introdução</w:t>
      </w:r>
    </w:p>
    <w:p w14:paraId="56F97760" w14:textId="77777777" w:rsidR="002A6EFF" w:rsidRPr="00A93D36" w:rsidRDefault="002A6EFF" w:rsidP="002A6EFF">
      <w:pPr>
        <w:jc w:val="both"/>
        <w:rPr>
          <w:rFonts w:ascii="Arial" w:hAnsi="Arial" w:cs="Arial"/>
        </w:rPr>
      </w:pPr>
    </w:p>
    <w:p w14:paraId="3B658B6C" w14:textId="77777777" w:rsidR="002A6EFF" w:rsidRPr="00A93D36" w:rsidRDefault="002A6EFF" w:rsidP="002A6EFF">
      <w:pPr>
        <w:jc w:val="both"/>
        <w:rPr>
          <w:rFonts w:ascii="Arial" w:hAnsi="Arial" w:cs="Arial"/>
        </w:rPr>
      </w:pPr>
      <w:r w:rsidRPr="00A93D36">
        <w:rPr>
          <w:rFonts w:ascii="Arial" w:hAnsi="Arial" w:cs="Arial"/>
        </w:rPr>
        <w:t>Alcance</w:t>
      </w:r>
    </w:p>
    <w:p w14:paraId="41A27724" w14:textId="77777777" w:rsidR="002A6EFF" w:rsidRPr="00A93D36" w:rsidRDefault="002A6EFF" w:rsidP="002A6EFF">
      <w:pPr>
        <w:jc w:val="both"/>
        <w:rPr>
          <w:rFonts w:ascii="Arial" w:hAnsi="Arial" w:cs="Arial"/>
        </w:rPr>
      </w:pPr>
    </w:p>
    <w:p w14:paraId="10C16FCE" w14:textId="77777777" w:rsidR="002A6EFF" w:rsidRPr="00A93D36" w:rsidRDefault="002A6EFF" w:rsidP="002A6EFF">
      <w:pPr>
        <w:ind w:left="567" w:hanging="567"/>
        <w:jc w:val="both"/>
        <w:rPr>
          <w:rFonts w:ascii="Arial" w:hAnsi="Arial" w:cs="Arial"/>
        </w:rPr>
      </w:pPr>
      <w:r w:rsidRPr="00A93D36">
        <w:rPr>
          <w:rFonts w:ascii="Arial" w:hAnsi="Arial" w:cs="Arial"/>
        </w:rPr>
        <w:t>1</w:t>
      </w:r>
      <w:r>
        <w:rPr>
          <w:rFonts w:ascii="Arial" w:hAnsi="Arial" w:cs="Arial"/>
        </w:rPr>
        <w:t>.</w:t>
      </w:r>
      <w:r>
        <w:rPr>
          <w:rFonts w:ascii="Arial" w:hAnsi="Arial" w:cs="Arial"/>
        </w:rPr>
        <w:tab/>
      </w:r>
      <w:r w:rsidRPr="00A93D36">
        <w:rPr>
          <w:rFonts w:ascii="Arial" w:hAnsi="Arial" w:cs="Arial"/>
        </w:rPr>
        <w:t>Esta Norma trata das responsabilidades específicas do auditor em relação à gestão de qualidade no nível do trabalho de auditoria de demonstrações contábeis e das responsabilidades relacionadas do sócio do trabalho.  Esta Norma deve ser lida juntamente com os requisitos éticos relevantes (ver itens A1</w:t>
      </w:r>
      <w:r>
        <w:rPr>
          <w:rFonts w:ascii="Arial" w:hAnsi="Arial" w:cs="Arial"/>
        </w:rPr>
        <w:t xml:space="preserve"> e</w:t>
      </w:r>
      <w:r w:rsidRPr="00A93D36">
        <w:rPr>
          <w:rFonts w:ascii="Arial" w:hAnsi="Arial" w:cs="Arial"/>
        </w:rPr>
        <w:t xml:space="preserve"> A38).</w:t>
      </w:r>
    </w:p>
    <w:p w14:paraId="67EAEF80" w14:textId="77777777" w:rsidR="002A6EFF" w:rsidRPr="00A93D36" w:rsidRDefault="002A6EFF" w:rsidP="002A6EFF">
      <w:pPr>
        <w:jc w:val="both"/>
        <w:rPr>
          <w:rFonts w:ascii="Arial" w:hAnsi="Arial" w:cs="Arial"/>
        </w:rPr>
      </w:pPr>
    </w:p>
    <w:p w14:paraId="3AF2EE26" w14:textId="77777777" w:rsidR="002A6EFF" w:rsidRPr="00A93D36" w:rsidRDefault="002A6EFF" w:rsidP="002A6EFF">
      <w:pPr>
        <w:jc w:val="both"/>
        <w:rPr>
          <w:rFonts w:ascii="Arial" w:hAnsi="Arial" w:cs="Arial"/>
        </w:rPr>
      </w:pPr>
      <w:r>
        <w:rPr>
          <w:rFonts w:ascii="Arial" w:hAnsi="Arial" w:cs="Arial"/>
        </w:rPr>
        <w:t>S</w:t>
      </w:r>
      <w:r w:rsidRPr="00A93D36">
        <w:rPr>
          <w:rFonts w:ascii="Arial" w:hAnsi="Arial" w:cs="Arial"/>
        </w:rPr>
        <w:t>istema de gestão de qualidade da firma e o papel das equipes de trabalho</w:t>
      </w:r>
    </w:p>
    <w:p w14:paraId="14A6E9D2" w14:textId="77777777" w:rsidR="002A6EFF" w:rsidRPr="00A93D36" w:rsidRDefault="002A6EFF" w:rsidP="002A6EFF">
      <w:pPr>
        <w:jc w:val="both"/>
        <w:rPr>
          <w:rFonts w:ascii="Arial" w:hAnsi="Arial" w:cs="Arial"/>
        </w:rPr>
      </w:pPr>
    </w:p>
    <w:p w14:paraId="6264D1BD" w14:textId="77777777" w:rsidR="002A6EFF" w:rsidRPr="00A93D36" w:rsidRDefault="002A6EFF" w:rsidP="002A6EFF">
      <w:pPr>
        <w:ind w:left="567" w:hanging="567"/>
        <w:jc w:val="both"/>
        <w:rPr>
          <w:rFonts w:ascii="Arial" w:hAnsi="Arial" w:cs="Arial"/>
        </w:rPr>
      </w:pPr>
      <w:r w:rsidRPr="00A93D36">
        <w:rPr>
          <w:rFonts w:ascii="Arial" w:hAnsi="Arial" w:cs="Arial"/>
        </w:rPr>
        <w:t>2.</w:t>
      </w:r>
      <w:r>
        <w:rPr>
          <w:rFonts w:ascii="Arial" w:hAnsi="Arial" w:cs="Arial"/>
        </w:rPr>
        <w:tab/>
      </w:r>
      <w:r w:rsidRPr="00A93D36">
        <w:rPr>
          <w:rFonts w:ascii="Arial" w:hAnsi="Arial" w:cs="Arial"/>
        </w:rPr>
        <w:t>De acordo com a NBC PA 01</w:t>
      </w:r>
      <w:r>
        <w:rPr>
          <w:rFonts w:ascii="Arial" w:hAnsi="Arial" w:cs="Arial"/>
        </w:rPr>
        <w:t xml:space="preserve"> – </w:t>
      </w:r>
      <w:r w:rsidRPr="00526E40">
        <w:rPr>
          <w:rFonts w:ascii="Arial" w:hAnsi="Arial" w:cs="Arial"/>
        </w:rPr>
        <w:t>Gestão de Qualidade para Firmas (Pessoas Jurídicas e Físicas) de Auditores independentes</w:t>
      </w:r>
      <w:r w:rsidRPr="00A93D36">
        <w:rPr>
          <w:rFonts w:ascii="Arial" w:hAnsi="Arial" w:cs="Arial"/>
        </w:rPr>
        <w:t xml:space="preserve">, a firma deve planejar, implementar e operar </w:t>
      </w:r>
      <w:r>
        <w:rPr>
          <w:rFonts w:ascii="Arial" w:hAnsi="Arial" w:cs="Arial"/>
        </w:rPr>
        <w:t>o</w:t>
      </w:r>
      <w:r w:rsidRPr="00A93D36">
        <w:rPr>
          <w:rFonts w:ascii="Arial" w:hAnsi="Arial" w:cs="Arial"/>
        </w:rPr>
        <w:t xml:space="preserve"> sistema de gestão de qualidade para auditorias ou revisões de demonstrações contábeis, assim como outros trabalhos de asseguração e serviços correlatos executados pela firma, que forneça à firma segurança razoável de que (ver itens A13 e A14):</w:t>
      </w:r>
    </w:p>
    <w:p w14:paraId="50CF1F31" w14:textId="77777777" w:rsidR="002A6EFF" w:rsidRPr="00A93D36" w:rsidRDefault="002A6EFF" w:rsidP="002A6EFF">
      <w:pPr>
        <w:jc w:val="both"/>
        <w:rPr>
          <w:rFonts w:ascii="Arial" w:hAnsi="Arial" w:cs="Arial"/>
        </w:rPr>
      </w:pPr>
    </w:p>
    <w:p w14:paraId="34EC8B58" w14:textId="77777777" w:rsidR="002A6EFF" w:rsidRPr="00A93D36" w:rsidRDefault="002A6EFF">
      <w:pPr>
        <w:widowControl w:val="0"/>
        <w:numPr>
          <w:ilvl w:val="0"/>
          <w:numId w:val="66"/>
        </w:numPr>
        <w:autoSpaceDE w:val="0"/>
        <w:autoSpaceDN w:val="0"/>
        <w:spacing w:after="0" w:line="240" w:lineRule="auto"/>
        <w:jc w:val="both"/>
        <w:rPr>
          <w:rFonts w:ascii="Arial" w:hAnsi="Arial" w:cs="Arial"/>
        </w:rPr>
      </w:pPr>
      <w:r w:rsidRPr="00A93D36">
        <w:rPr>
          <w:rFonts w:ascii="Arial" w:hAnsi="Arial" w:cs="Arial"/>
        </w:rPr>
        <w:t>a firma e seu pessoal cumprem com suas responsabilidades de acordo com as normas profissionais e os requisitos legais e regulatórios aplicáveis, e conduzem trabalhos de acordo com essas normas e esses requisitos; e</w:t>
      </w:r>
    </w:p>
    <w:p w14:paraId="71AA8210" w14:textId="77777777" w:rsidR="002A6EFF" w:rsidRPr="00A93D36" w:rsidRDefault="002A6EFF" w:rsidP="002A6EFF">
      <w:pPr>
        <w:ind w:firstLine="567"/>
        <w:jc w:val="both"/>
        <w:rPr>
          <w:rFonts w:ascii="Arial" w:hAnsi="Arial" w:cs="Arial"/>
        </w:rPr>
      </w:pPr>
    </w:p>
    <w:p w14:paraId="354C8A83" w14:textId="77777777" w:rsidR="002A6EFF" w:rsidRPr="00A93D36" w:rsidRDefault="002A6EFF">
      <w:pPr>
        <w:widowControl w:val="0"/>
        <w:numPr>
          <w:ilvl w:val="0"/>
          <w:numId w:val="66"/>
        </w:numPr>
        <w:autoSpaceDE w:val="0"/>
        <w:autoSpaceDN w:val="0"/>
        <w:spacing w:after="0" w:line="240" w:lineRule="auto"/>
        <w:jc w:val="both"/>
        <w:rPr>
          <w:rFonts w:ascii="Arial" w:hAnsi="Arial" w:cs="Arial"/>
        </w:rPr>
      </w:pPr>
      <w:r w:rsidRPr="00A93D36">
        <w:rPr>
          <w:rFonts w:ascii="Arial" w:hAnsi="Arial" w:cs="Arial"/>
        </w:rPr>
        <w:t>os relatórios de trabalho emitidos pela firma ou pelos sócios do trabalho são apropriados nas circunstâncias (</w:t>
      </w:r>
      <w:r w:rsidRPr="00895CAB">
        <w:rPr>
          <w:rFonts w:ascii="Arial" w:hAnsi="Arial" w:cs="Arial"/>
          <w:highlight w:val="yellow"/>
        </w:rPr>
        <w:t>ver item 14 da NBC PA 01</w:t>
      </w:r>
      <w:r w:rsidRPr="00A93D36">
        <w:rPr>
          <w:rFonts w:ascii="Arial" w:hAnsi="Arial" w:cs="Arial"/>
        </w:rPr>
        <w:t>).</w:t>
      </w:r>
    </w:p>
    <w:p w14:paraId="546A903E" w14:textId="77777777" w:rsidR="002A6EFF" w:rsidRPr="00A93D36" w:rsidRDefault="002A6EFF" w:rsidP="002A6EFF">
      <w:pPr>
        <w:jc w:val="both"/>
        <w:rPr>
          <w:rFonts w:ascii="Arial" w:hAnsi="Arial" w:cs="Arial"/>
        </w:rPr>
      </w:pPr>
    </w:p>
    <w:p w14:paraId="172C6D66" w14:textId="77777777" w:rsidR="002A6EFF" w:rsidRPr="00A93D36" w:rsidRDefault="002A6EFF" w:rsidP="002A6EFF">
      <w:pPr>
        <w:ind w:left="567" w:hanging="567"/>
        <w:jc w:val="both"/>
        <w:rPr>
          <w:rFonts w:ascii="Arial" w:hAnsi="Arial" w:cs="Arial"/>
        </w:rPr>
      </w:pPr>
      <w:r w:rsidRPr="00A93D36">
        <w:rPr>
          <w:rFonts w:ascii="Arial" w:hAnsi="Arial" w:cs="Arial"/>
        </w:rPr>
        <w:t>3</w:t>
      </w:r>
      <w:r>
        <w:rPr>
          <w:rFonts w:ascii="Arial" w:hAnsi="Arial" w:cs="Arial"/>
        </w:rPr>
        <w:t>.</w:t>
      </w:r>
      <w:r>
        <w:rPr>
          <w:rFonts w:ascii="Arial" w:hAnsi="Arial" w:cs="Arial"/>
        </w:rPr>
        <w:tab/>
      </w:r>
      <w:r w:rsidRPr="00A93D36">
        <w:rPr>
          <w:rFonts w:ascii="Arial" w:hAnsi="Arial" w:cs="Arial"/>
        </w:rPr>
        <w:t xml:space="preserve">Esta Norma baseia-se no pressuposto de que a firma está sujeita à </w:t>
      </w:r>
      <w:r>
        <w:rPr>
          <w:rFonts w:ascii="Arial" w:hAnsi="Arial" w:cs="Arial"/>
        </w:rPr>
        <w:t xml:space="preserve">NBC PA 01 e à </w:t>
      </w:r>
      <w:r w:rsidRPr="00526E40">
        <w:rPr>
          <w:rFonts w:ascii="Arial" w:hAnsi="Arial" w:cs="Arial"/>
        </w:rPr>
        <w:t xml:space="preserve">NBC PA 02 </w:t>
      </w:r>
      <w:r>
        <w:rPr>
          <w:rFonts w:ascii="Arial" w:hAnsi="Arial" w:cs="Arial"/>
        </w:rPr>
        <w:t xml:space="preserve">– </w:t>
      </w:r>
      <w:r w:rsidRPr="00526E40">
        <w:rPr>
          <w:rFonts w:ascii="Arial" w:hAnsi="Arial" w:cs="Arial"/>
        </w:rPr>
        <w:t xml:space="preserve"> Revis</w:t>
      </w:r>
      <w:r>
        <w:rPr>
          <w:rFonts w:ascii="Arial" w:hAnsi="Arial" w:cs="Arial"/>
        </w:rPr>
        <w:t>ão</w:t>
      </w:r>
      <w:r w:rsidRPr="00526E40">
        <w:rPr>
          <w:rFonts w:ascii="Arial" w:hAnsi="Arial" w:cs="Arial"/>
        </w:rPr>
        <w:t xml:space="preserve"> </w:t>
      </w:r>
      <w:r>
        <w:rPr>
          <w:rFonts w:ascii="Arial" w:hAnsi="Arial" w:cs="Arial"/>
        </w:rPr>
        <w:t>de</w:t>
      </w:r>
      <w:r w:rsidRPr="00526E40">
        <w:rPr>
          <w:rFonts w:ascii="Arial" w:hAnsi="Arial" w:cs="Arial"/>
        </w:rPr>
        <w:t xml:space="preserve"> Qualidade </w:t>
      </w:r>
      <w:r>
        <w:rPr>
          <w:rFonts w:ascii="Arial" w:hAnsi="Arial" w:cs="Arial"/>
        </w:rPr>
        <w:t>d</w:t>
      </w:r>
      <w:r w:rsidRPr="00526E40">
        <w:rPr>
          <w:rFonts w:ascii="Arial" w:hAnsi="Arial" w:cs="Arial"/>
        </w:rPr>
        <w:t>o Trabalho</w:t>
      </w:r>
      <w:r>
        <w:rPr>
          <w:rFonts w:ascii="Arial" w:hAnsi="Arial" w:cs="Arial"/>
        </w:rPr>
        <w:t xml:space="preserve"> </w:t>
      </w:r>
      <w:r w:rsidRPr="00A93D36">
        <w:rPr>
          <w:rFonts w:ascii="Arial" w:hAnsi="Arial" w:cs="Arial"/>
        </w:rPr>
        <w:t>ou a requisitos nacionais que sejam, no mínimo, tão exigentes (</w:t>
      </w:r>
      <w:r w:rsidRPr="00BD3415">
        <w:rPr>
          <w:rFonts w:ascii="Arial" w:hAnsi="Arial" w:cs="Arial"/>
          <w:highlight w:val="yellow"/>
        </w:rPr>
        <w:t>ver itens A2 e A3</w:t>
      </w:r>
      <w:r w:rsidRPr="00A93D36">
        <w:rPr>
          <w:rFonts w:ascii="Arial" w:hAnsi="Arial" w:cs="Arial"/>
        </w:rPr>
        <w:t>).</w:t>
      </w:r>
    </w:p>
    <w:p w14:paraId="1E6D917D" w14:textId="77777777" w:rsidR="002A6EFF" w:rsidRPr="00A93D36" w:rsidRDefault="002A6EFF" w:rsidP="002A6EFF">
      <w:pPr>
        <w:jc w:val="both"/>
        <w:rPr>
          <w:rFonts w:ascii="Arial" w:hAnsi="Arial" w:cs="Arial"/>
        </w:rPr>
      </w:pPr>
    </w:p>
    <w:p w14:paraId="6C731B0F" w14:textId="77777777" w:rsidR="002A6EFF" w:rsidRPr="00A93D36" w:rsidRDefault="002A6EFF" w:rsidP="002A6EFF">
      <w:pPr>
        <w:tabs>
          <w:tab w:val="left" w:pos="567"/>
        </w:tabs>
        <w:ind w:left="567" w:hanging="567"/>
        <w:jc w:val="both"/>
        <w:rPr>
          <w:rFonts w:ascii="Arial" w:hAnsi="Arial" w:cs="Arial"/>
        </w:rPr>
      </w:pPr>
      <w:r w:rsidRPr="00A93D36">
        <w:rPr>
          <w:rFonts w:ascii="Arial" w:hAnsi="Arial" w:cs="Arial"/>
        </w:rPr>
        <w:t>4.</w:t>
      </w:r>
      <w:r>
        <w:rPr>
          <w:rFonts w:ascii="Arial" w:hAnsi="Arial" w:cs="Arial"/>
        </w:rPr>
        <w:tab/>
      </w:r>
      <w:r w:rsidRPr="00A93D36">
        <w:rPr>
          <w:rFonts w:ascii="Arial" w:hAnsi="Arial" w:cs="Arial"/>
        </w:rPr>
        <w:t xml:space="preserve">A equipe de trabalho, liderada pelo sócio do trabalho, é responsável, no contexto do sistema de gestão de qualidade da firma e </w:t>
      </w:r>
      <w:r>
        <w:rPr>
          <w:rFonts w:ascii="Arial" w:hAnsi="Arial" w:cs="Arial"/>
        </w:rPr>
        <w:t>por meio</w:t>
      </w:r>
      <w:r w:rsidRPr="00A93D36">
        <w:rPr>
          <w:rFonts w:ascii="Arial" w:hAnsi="Arial" w:cs="Arial"/>
        </w:rPr>
        <w:t xml:space="preserve"> do cumprimento dos requisitos desta Norma, pela: (ver itens </w:t>
      </w:r>
      <w:r>
        <w:rPr>
          <w:rFonts w:ascii="Arial" w:hAnsi="Arial" w:cs="Arial"/>
        </w:rPr>
        <w:t xml:space="preserve">de </w:t>
      </w:r>
      <w:r w:rsidRPr="00A93D36">
        <w:rPr>
          <w:rFonts w:ascii="Arial" w:hAnsi="Arial" w:cs="Arial"/>
        </w:rPr>
        <w:t>A4 a A11):</w:t>
      </w:r>
    </w:p>
    <w:p w14:paraId="16E20690" w14:textId="77777777" w:rsidR="002A6EFF" w:rsidRPr="00A93D36" w:rsidRDefault="002A6EFF">
      <w:pPr>
        <w:widowControl w:val="0"/>
        <w:numPr>
          <w:ilvl w:val="0"/>
          <w:numId w:val="67"/>
        </w:numPr>
        <w:autoSpaceDE w:val="0"/>
        <w:autoSpaceDN w:val="0"/>
        <w:spacing w:after="0" w:line="240" w:lineRule="auto"/>
        <w:ind w:left="993" w:hanging="426"/>
        <w:jc w:val="both"/>
        <w:rPr>
          <w:rFonts w:ascii="Arial" w:hAnsi="Arial" w:cs="Arial"/>
        </w:rPr>
      </w:pPr>
      <w:r w:rsidRPr="00A93D36">
        <w:rPr>
          <w:rFonts w:ascii="Arial" w:hAnsi="Arial" w:cs="Arial"/>
        </w:rPr>
        <w:t>implementação das respostas da firma aos riscos de qualidade (ou seja, as políticas ou os procedimentos da firma) aplicáveis ao trabalho de auditoria</w:t>
      </w:r>
      <w:r>
        <w:rPr>
          <w:rFonts w:ascii="Arial" w:hAnsi="Arial" w:cs="Arial"/>
        </w:rPr>
        <w:t>,</w:t>
      </w:r>
      <w:r w:rsidRPr="00A93D36">
        <w:rPr>
          <w:rFonts w:ascii="Arial" w:hAnsi="Arial" w:cs="Arial"/>
        </w:rPr>
        <w:t xml:space="preserve"> usando informações comunicadas pela firma ou obtidas da firma;</w:t>
      </w:r>
    </w:p>
    <w:p w14:paraId="78227C61" w14:textId="77777777" w:rsidR="002A6EFF" w:rsidRDefault="002A6EFF">
      <w:pPr>
        <w:widowControl w:val="0"/>
        <w:numPr>
          <w:ilvl w:val="0"/>
          <w:numId w:val="67"/>
        </w:numPr>
        <w:autoSpaceDE w:val="0"/>
        <w:autoSpaceDN w:val="0"/>
        <w:spacing w:after="0" w:line="240" w:lineRule="auto"/>
        <w:jc w:val="both"/>
        <w:rPr>
          <w:rFonts w:ascii="Arial" w:hAnsi="Arial" w:cs="Arial"/>
        </w:rPr>
      </w:pPr>
      <w:r w:rsidRPr="00A93D36">
        <w:rPr>
          <w:rFonts w:ascii="Arial" w:hAnsi="Arial" w:cs="Arial"/>
        </w:rPr>
        <w:t>dada</w:t>
      </w:r>
      <w:r>
        <w:rPr>
          <w:rFonts w:ascii="Arial" w:hAnsi="Arial" w:cs="Arial"/>
        </w:rPr>
        <w:t>s</w:t>
      </w:r>
      <w:r w:rsidRPr="00A93D36">
        <w:rPr>
          <w:rFonts w:ascii="Arial" w:hAnsi="Arial" w:cs="Arial"/>
        </w:rPr>
        <w:t xml:space="preserve"> a natureza e as circunstâncias do trabalho de auditoria, determinação quanto a planejar e </w:t>
      </w:r>
      <w:r>
        <w:rPr>
          <w:rFonts w:ascii="Arial" w:hAnsi="Arial" w:cs="Arial"/>
        </w:rPr>
        <w:t xml:space="preserve">a </w:t>
      </w:r>
      <w:r w:rsidRPr="00A93D36">
        <w:rPr>
          <w:rFonts w:ascii="Arial" w:hAnsi="Arial" w:cs="Arial"/>
        </w:rPr>
        <w:t>implementar ou não respostas no nível do trabalho além daquelas especificadas nas políticas ou nos procedimentos da firma; e</w:t>
      </w:r>
    </w:p>
    <w:p w14:paraId="5E0A8CAC" w14:textId="77777777" w:rsidR="002A6EFF" w:rsidRPr="00A93D36" w:rsidRDefault="002A6EFF">
      <w:pPr>
        <w:widowControl w:val="0"/>
        <w:numPr>
          <w:ilvl w:val="0"/>
          <w:numId w:val="67"/>
        </w:numPr>
        <w:autoSpaceDE w:val="0"/>
        <w:autoSpaceDN w:val="0"/>
        <w:spacing w:after="0" w:line="240" w:lineRule="auto"/>
        <w:ind w:left="993" w:hanging="426"/>
        <w:jc w:val="both"/>
        <w:rPr>
          <w:rFonts w:ascii="Arial" w:hAnsi="Arial" w:cs="Arial"/>
        </w:rPr>
      </w:pPr>
      <w:r w:rsidRPr="00A93D36">
        <w:rPr>
          <w:rFonts w:ascii="Arial" w:hAnsi="Arial" w:cs="Arial"/>
        </w:rPr>
        <w:t xml:space="preserve">comunicação à firma das informações do trabalho de auditoria que requerem comunicação segundo as políticas ou os procedimentos da firma para suportar o </w:t>
      </w:r>
      <w:r w:rsidRPr="00671CAC">
        <w:rPr>
          <w:rFonts w:ascii="Arial" w:hAnsi="Arial" w:cs="Arial"/>
          <w:highlight w:val="yellow"/>
        </w:rPr>
        <w:t>planejamento, a implementação e a operação</w:t>
      </w:r>
      <w:r w:rsidRPr="00A93D36">
        <w:rPr>
          <w:rFonts w:ascii="Arial" w:hAnsi="Arial" w:cs="Arial"/>
        </w:rPr>
        <w:t xml:space="preserve"> do sistema de gestão de qualidade da firma.</w:t>
      </w:r>
    </w:p>
    <w:p w14:paraId="55C39101" w14:textId="77777777" w:rsidR="002A6EFF" w:rsidRPr="00A93D36" w:rsidRDefault="002A6EFF" w:rsidP="002A6EFF">
      <w:pPr>
        <w:jc w:val="both"/>
        <w:rPr>
          <w:rFonts w:ascii="Arial" w:hAnsi="Arial" w:cs="Arial"/>
        </w:rPr>
      </w:pPr>
    </w:p>
    <w:p w14:paraId="4A9EAA21" w14:textId="77777777" w:rsidR="002A6EFF" w:rsidRPr="00A93D36" w:rsidRDefault="002A6EFF" w:rsidP="002A6EFF">
      <w:pPr>
        <w:ind w:left="567" w:hanging="567"/>
        <w:jc w:val="both"/>
        <w:rPr>
          <w:rFonts w:ascii="Arial" w:hAnsi="Arial" w:cs="Arial"/>
        </w:rPr>
      </w:pPr>
      <w:r w:rsidRPr="00A93D36">
        <w:rPr>
          <w:rFonts w:ascii="Arial" w:hAnsi="Arial" w:cs="Arial"/>
        </w:rPr>
        <w:t>5.</w:t>
      </w:r>
      <w:r>
        <w:rPr>
          <w:rFonts w:ascii="Arial" w:hAnsi="Arial" w:cs="Arial"/>
        </w:rPr>
        <w:tab/>
      </w:r>
      <w:r w:rsidRPr="00A93D36">
        <w:rPr>
          <w:rFonts w:ascii="Arial" w:hAnsi="Arial" w:cs="Arial"/>
        </w:rPr>
        <w:t>O cumprimento dos requisitos de outras normas de auditoria pode fornecer informações relevantes para a gestão de qualidade no nível do trabalho (ver item A12).</w:t>
      </w:r>
    </w:p>
    <w:p w14:paraId="43F19ADD" w14:textId="77777777" w:rsidR="002A6EFF" w:rsidRPr="00A93D36" w:rsidRDefault="002A6EFF" w:rsidP="002A6EFF">
      <w:pPr>
        <w:jc w:val="both"/>
        <w:rPr>
          <w:rFonts w:ascii="Arial" w:hAnsi="Arial" w:cs="Arial"/>
        </w:rPr>
      </w:pPr>
    </w:p>
    <w:p w14:paraId="26CEF930" w14:textId="77777777" w:rsidR="002A6EFF" w:rsidRPr="00A93D36" w:rsidRDefault="002A6EFF" w:rsidP="002A6EFF">
      <w:pPr>
        <w:ind w:left="567" w:hanging="567"/>
        <w:jc w:val="both"/>
        <w:rPr>
          <w:rFonts w:ascii="Arial" w:hAnsi="Arial" w:cs="Arial"/>
        </w:rPr>
      </w:pPr>
      <w:r w:rsidRPr="00A93D36">
        <w:rPr>
          <w:rFonts w:ascii="Arial" w:hAnsi="Arial" w:cs="Arial"/>
        </w:rPr>
        <w:t>6.</w:t>
      </w:r>
      <w:r>
        <w:rPr>
          <w:rFonts w:ascii="Arial" w:hAnsi="Arial" w:cs="Arial"/>
        </w:rPr>
        <w:tab/>
      </w:r>
      <w:r w:rsidRPr="00A93D36">
        <w:rPr>
          <w:rFonts w:ascii="Arial" w:hAnsi="Arial" w:cs="Arial"/>
        </w:rPr>
        <w:t xml:space="preserve">O interesse público é atendido pela execução consistente de trabalhos de auditoria de qualidade mediante o alcance do objetivo desta Norma e de outras normas de auditoria para cada trabalho. Trabalhos de auditoria de qualidade são alcançados </w:t>
      </w:r>
      <w:r>
        <w:rPr>
          <w:rFonts w:ascii="Arial" w:hAnsi="Arial" w:cs="Arial"/>
        </w:rPr>
        <w:t>por meio</w:t>
      </w:r>
      <w:r w:rsidRPr="00A93D36">
        <w:rPr>
          <w:rFonts w:ascii="Arial" w:hAnsi="Arial" w:cs="Arial"/>
        </w:rPr>
        <w:t xml:space="preserve"> do planejamento e da execução dos trabalhos e da apresentação de relatório sobre </w:t>
      </w:r>
      <w:r>
        <w:rPr>
          <w:rFonts w:ascii="Arial" w:hAnsi="Arial" w:cs="Arial"/>
        </w:rPr>
        <w:t>estes</w:t>
      </w:r>
      <w:r w:rsidRPr="00A93D36">
        <w:rPr>
          <w:rFonts w:ascii="Arial" w:hAnsi="Arial" w:cs="Arial"/>
        </w:rPr>
        <w:t xml:space="preserve"> de acordo com as normas profissionais e os requisitos legais e regulatórios aplicáveis. Alcançar os objetivos dessas normas e cumprir com os requisitos de lei ou regulamento aplicável envolve o exercício de julgamento profissional e de ceticismo profissional.</w:t>
      </w:r>
    </w:p>
    <w:p w14:paraId="6D3A654D" w14:textId="77777777" w:rsidR="002A6EFF" w:rsidRPr="00A93D36" w:rsidRDefault="002A6EFF" w:rsidP="002A6EFF">
      <w:pPr>
        <w:jc w:val="both"/>
        <w:rPr>
          <w:rFonts w:ascii="Arial" w:hAnsi="Arial" w:cs="Arial"/>
        </w:rPr>
      </w:pPr>
    </w:p>
    <w:p w14:paraId="744D2405" w14:textId="77777777" w:rsidR="002A6EFF" w:rsidRPr="00A93D36" w:rsidRDefault="002A6EFF" w:rsidP="002A6EFF">
      <w:pPr>
        <w:ind w:left="567" w:hanging="567"/>
        <w:jc w:val="both"/>
        <w:rPr>
          <w:rFonts w:ascii="Arial" w:hAnsi="Arial" w:cs="Arial"/>
        </w:rPr>
      </w:pPr>
      <w:r w:rsidRPr="00A93D36">
        <w:rPr>
          <w:rFonts w:ascii="Arial" w:hAnsi="Arial" w:cs="Arial"/>
        </w:rPr>
        <w:t>7.</w:t>
      </w:r>
      <w:r>
        <w:rPr>
          <w:rFonts w:ascii="Arial" w:hAnsi="Arial" w:cs="Arial"/>
        </w:rPr>
        <w:tab/>
      </w:r>
      <w:r w:rsidRPr="00A93D36">
        <w:rPr>
          <w:rFonts w:ascii="Arial" w:hAnsi="Arial" w:cs="Arial"/>
        </w:rPr>
        <w:t xml:space="preserve">De acordo com </w:t>
      </w:r>
      <w:r w:rsidRPr="00790C5B">
        <w:rPr>
          <w:rFonts w:ascii="Arial" w:hAnsi="Arial" w:cs="Arial"/>
          <w:highlight w:val="yellow"/>
        </w:rPr>
        <w:t>a NBC TA 200</w:t>
      </w:r>
      <w:r>
        <w:rPr>
          <w:rFonts w:ascii="Arial" w:hAnsi="Arial" w:cs="Arial"/>
        </w:rPr>
        <w:t>,</w:t>
      </w:r>
      <w:r w:rsidRPr="00A93D36">
        <w:rPr>
          <w:rFonts w:ascii="Arial" w:hAnsi="Arial" w:cs="Arial"/>
        </w:rPr>
        <w:t xml:space="preserve"> itens 15 e 16 e </w:t>
      </w:r>
      <w:r>
        <w:rPr>
          <w:rFonts w:ascii="Arial" w:hAnsi="Arial" w:cs="Arial"/>
        </w:rPr>
        <w:t xml:space="preserve">de </w:t>
      </w:r>
      <w:r w:rsidRPr="00A93D36">
        <w:rPr>
          <w:rFonts w:ascii="Arial" w:hAnsi="Arial" w:cs="Arial"/>
        </w:rPr>
        <w:t>A20 a A24, a equipe de trabalho deve planejar e executar a auditoria com ceticismo profissional e exercer o julgamento profissional. O julgamento profissional é exercido na tomada de decisões informadas a respeito dos cursos de ação apropriados para gerir e alcançar a qualidade dada</w:t>
      </w:r>
      <w:r>
        <w:rPr>
          <w:rFonts w:ascii="Arial" w:hAnsi="Arial" w:cs="Arial"/>
        </w:rPr>
        <w:t>s</w:t>
      </w:r>
      <w:r w:rsidRPr="00A93D36">
        <w:rPr>
          <w:rFonts w:ascii="Arial" w:hAnsi="Arial" w:cs="Arial"/>
        </w:rPr>
        <w:t xml:space="preserve"> a natureza e as circunstâncias do trabalho de auditoria. O ceticismo profissional suporta a qualidade dos julgamentos feitos pela equipe de trabalho e, </w:t>
      </w:r>
      <w:r>
        <w:rPr>
          <w:rFonts w:ascii="Arial" w:hAnsi="Arial" w:cs="Arial"/>
        </w:rPr>
        <w:t>por meio</w:t>
      </w:r>
      <w:r w:rsidRPr="00A93D36">
        <w:rPr>
          <w:rFonts w:ascii="Arial" w:hAnsi="Arial" w:cs="Arial"/>
        </w:rPr>
        <w:t xml:space="preserve"> desses julgamentos, ele suporta a eficácia geral da equipe de trabalho no alcance da qualidade no nível do trabalho. O exercício adequado do ceticismo profissional pode ser demonstrado </w:t>
      </w:r>
      <w:r>
        <w:rPr>
          <w:rFonts w:ascii="Arial" w:hAnsi="Arial" w:cs="Arial"/>
        </w:rPr>
        <w:t>por meio</w:t>
      </w:r>
      <w:r w:rsidRPr="00A93D36">
        <w:rPr>
          <w:rFonts w:ascii="Arial" w:hAnsi="Arial" w:cs="Arial"/>
        </w:rPr>
        <w:t xml:space="preserve"> de ações e comunicações da equipe de trabalho. Essas ações e comunicações podem incluir etapas específicas para mitigar impedimentos que podem prejudicar o exercício adequado do </w:t>
      </w:r>
      <w:r w:rsidRPr="00572B29">
        <w:rPr>
          <w:rFonts w:ascii="Arial" w:hAnsi="Arial" w:cs="Arial"/>
          <w:highlight w:val="yellow"/>
        </w:rPr>
        <w:t>ceticismo profissional</w:t>
      </w:r>
      <w:r w:rsidRPr="00A93D36">
        <w:rPr>
          <w:rFonts w:ascii="Arial" w:hAnsi="Arial" w:cs="Arial"/>
        </w:rPr>
        <w:t xml:space="preserve">, como tendência inconsciente ou restrições de recursos (ver itens </w:t>
      </w:r>
      <w:r>
        <w:rPr>
          <w:rFonts w:ascii="Arial" w:hAnsi="Arial" w:cs="Arial"/>
        </w:rPr>
        <w:t xml:space="preserve">de </w:t>
      </w:r>
      <w:r w:rsidRPr="00A93D36">
        <w:rPr>
          <w:rFonts w:ascii="Arial" w:hAnsi="Arial" w:cs="Arial"/>
        </w:rPr>
        <w:t>A33 a A36).</w:t>
      </w:r>
    </w:p>
    <w:p w14:paraId="4E6BC721" w14:textId="77777777" w:rsidR="002A6EFF" w:rsidRPr="00A93D36" w:rsidRDefault="002A6EFF" w:rsidP="002A6EFF">
      <w:pPr>
        <w:jc w:val="both"/>
        <w:rPr>
          <w:rFonts w:ascii="Arial" w:hAnsi="Arial" w:cs="Arial"/>
        </w:rPr>
      </w:pPr>
    </w:p>
    <w:p w14:paraId="17C32BCF" w14:textId="77777777" w:rsidR="002A6EFF" w:rsidRPr="00A93D36" w:rsidRDefault="002A6EFF" w:rsidP="002A6EFF">
      <w:pPr>
        <w:jc w:val="both"/>
        <w:rPr>
          <w:rFonts w:ascii="Arial" w:hAnsi="Arial" w:cs="Arial"/>
        </w:rPr>
      </w:pPr>
      <w:r w:rsidRPr="00A93D36">
        <w:rPr>
          <w:rFonts w:ascii="Arial" w:hAnsi="Arial" w:cs="Arial"/>
        </w:rPr>
        <w:t>Escalabilidade</w:t>
      </w:r>
    </w:p>
    <w:p w14:paraId="3574707A" w14:textId="77777777" w:rsidR="002A6EFF" w:rsidRPr="00A93D36" w:rsidRDefault="002A6EFF" w:rsidP="002A6EFF">
      <w:pPr>
        <w:jc w:val="both"/>
        <w:rPr>
          <w:rFonts w:ascii="Arial" w:hAnsi="Arial" w:cs="Arial"/>
        </w:rPr>
      </w:pPr>
    </w:p>
    <w:p w14:paraId="4F0BCEB6" w14:textId="77777777" w:rsidR="002A6EFF" w:rsidRPr="00A93D36" w:rsidRDefault="002A6EFF" w:rsidP="002A6EFF">
      <w:pPr>
        <w:ind w:left="567" w:hanging="567"/>
        <w:jc w:val="both"/>
        <w:rPr>
          <w:rFonts w:ascii="Arial" w:hAnsi="Arial" w:cs="Arial"/>
        </w:rPr>
      </w:pPr>
      <w:r w:rsidRPr="00A93D36">
        <w:rPr>
          <w:rFonts w:ascii="Arial" w:hAnsi="Arial" w:cs="Arial"/>
        </w:rPr>
        <w:t>8.</w:t>
      </w:r>
      <w:r>
        <w:rPr>
          <w:rFonts w:ascii="Arial" w:hAnsi="Arial" w:cs="Arial"/>
        </w:rPr>
        <w:tab/>
      </w:r>
      <w:r w:rsidRPr="00A93D36">
        <w:rPr>
          <w:rFonts w:ascii="Arial" w:hAnsi="Arial" w:cs="Arial"/>
        </w:rPr>
        <w:t>Os requisitos desta Norma devem ser aplicados no contexto da natureza e das circunstâncias de cada auditoria. Por exemplo:</w:t>
      </w:r>
    </w:p>
    <w:p w14:paraId="13060685" w14:textId="77777777" w:rsidR="002A6EFF" w:rsidRPr="00A93D36" w:rsidRDefault="002A6EFF">
      <w:pPr>
        <w:widowControl w:val="0"/>
        <w:numPr>
          <w:ilvl w:val="0"/>
          <w:numId w:val="68"/>
        </w:numPr>
        <w:autoSpaceDE w:val="0"/>
        <w:autoSpaceDN w:val="0"/>
        <w:spacing w:after="0" w:line="240" w:lineRule="auto"/>
        <w:ind w:left="993" w:hanging="426"/>
        <w:jc w:val="both"/>
        <w:rPr>
          <w:rFonts w:ascii="Arial" w:hAnsi="Arial" w:cs="Arial"/>
        </w:rPr>
      </w:pPr>
      <w:r>
        <w:rPr>
          <w:rFonts w:ascii="Arial" w:hAnsi="Arial" w:cs="Arial"/>
        </w:rPr>
        <w:t>Q</w:t>
      </w:r>
      <w:r w:rsidRPr="00A93D36">
        <w:rPr>
          <w:rFonts w:ascii="Arial" w:hAnsi="Arial" w:cs="Arial"/>
        </w:rPr>
        <w:t>uando uma auditoria é totalmente conduzida pelo sócio do trabalho, que pode ser o caso de auditoria de entidade menos complexa, alguns requisitos desta Norma não são relevantes porque dependem do envolvimento de outros membros da equipe de trabalho (ver itens A13 e A14).</w:t>
      </w:r>
    </w:p>
    <w:p w14:paraId="6934CD18" w14:textId="77777777" w:rsidR="002A6EFF" w:rsidRPr="00A93D36" w:rsidRDefault="002A6EFF">
      <w:pPr>
        <w:widowControl w:val="0"/>
        <w:numPr>
          <w:ilvl w:val="0"/>
          <w:numId w:val="68"/>
        </w:numPr>
        <w:autoSpaceDE w:val="0"/>
        <w:autoSpaceDN w:val="0"/>
        <w:spacing w:after="0" w:line="240" w:lineRule="auto"/>
        <w:ind w:left="993" w:hanging="426"/>
        <w:jc w:val="both"/>
        <w:rPr>
          <w:rFonts w:ascii="Arial" w:hAnsi="Arial" w:cs="Arial"/>
        </w:rPr>
      </w:pPr>
      <w:r w:rsidRPr="00A93D36">
        <w:rPr>
          <w:rFonts w:ascii="Arial" w:hAnsi="Arial" w:cs="Arial"/>
        </w:rPr>
        <w:t>Quando uma auditoria não é totalmente conduzida pelo sócio do trabalho, ou em auditoria de entidade cuja natureza e circunstâncias são mais complexas, o sócio do trabalho pode designar o planejamento ou a execução de alguns procedimentos, tarefas ou ações a outros membros da equipe de trabalho.</w:t>
      </w:r>
    </w:p>
    <w:p w14:paraId="29ACF513" w14:textId="77777777" w:rsidR="002A6EFF" w:rsidRPr="00A93D36" w:rsidRDefault="002A6EFF" w:rsidP="002A6EFF">
      <w:pPr>
        <w:jc w:val="both"/>
        <w:rPr>
          <w:rFonts w:ascii="Arial" w:hAnsi="Arial" w:cs="Arial"/>
        </w:rPr>
      </w:pPr>
    </w:p>
    <w:p w14:paraId="6B42AE32" w14:textId="77777777" w:rsidR="002A6EFF" w:rsidRPr="00A93D36" w:rsidRDefault="002A6EFF" w:rsidP="002A6EFF">
      <w:pPr>
        <w:jc w:val="both"/>
        <w:rPr>
          <w:rFonts w:ascii="Arial" w:hAnsi="Arial" w:cs="Arial"/>
        </w:rPr>
      </w:pPr>
      <w:r>
        <w:rPr>
          <w:rFonts w:ascii="Arial" w:hAnsi="Arial" w:cs="Arial"/>
        </w:rPr>
        <w:t>R</w:t>
      </w:r>
      <w:r w:rsidRPr="00A93D36">
        <w:rPr>
          <w:rFonts w:ascii="Arial" w:hAnsi="Arial" w:cs="Arial"/>
        </w:rPr>
        <w:t>esponsabilidades do sócio do trabalho</w:t>
      </w:r>
    </w:p>
    <w:p w14:paraId="78219B43" w14:textId="77777777" w:rsidR="002A6EFF" w:rsidRPr="00A93D36" w:rsidRDefault="002A6EFF" w:rsidP="002A6EFF">
      <w:pPr>
        <w:jc w:val="both"/>
        <w:rPr>
          <w:rFonts w:ascii="Arial" w:hAnsi="Arial" w:cs="Arial"/>
        </w:rPr>
      </w:pPr>
    </w:p>
    <w:p w14:paraId="3C4E5725" w14:textId="77777777" w:rsidR="002A6EFF" w:rsidRPr="00A93D36" w:rsidRDefault="002A6EFF" w:rsidP="002A6EFF">
      <w:pPr>
        <w:ind w:left="567" w:hanging="567"/>
        <w:jc w:val="both"/>
        <w:rPr>
          <w:rFonts w:ascii="Arial" w:hAnsi="Arial" w:cs="Arial"/>
        </w:rPr>
      </w:pPr>
      <w:r w:rsidRPr="00A93D36">
        <w:rPr>
          <w:rFonts w:ascii="Arial" w:hAnsi="Arial" w:cs="Arial"/>
        </w:rPr>
        <w:t>9.</w:t>
      </w:r>
      <w:r>
        <w:rPr>
          <w:rFonts w:ascii="Arial" w:hAnsi="Arial" w:cs="Arial"/>
        </w:rPr>
        <w:tab/>
      </w:r>
      <w:r w:rsidRPr="00A93D36">
        <w:rPr>
          <w:rFonts w:ascii="Arial" w:hAnsi="Arial" w:cs="Arial"/>
        </w:rPr>
        <w:t xml:space="preserve">O sócio do trabalho tem a responsabilidade final e é, portanto, responsável pelo cumprimento dos requisitos desta Norma. A expressão “o sócio do trabalho deve assumir a responsabilidade por…” é usada para os requisitos em relação aos quais o sócio do trabalho pode designar o planejamento ou a execução de procedimentos, tarefas ou ações a membros da equipe de trabalho com habilidades apropriadas ou experiência adequada. Para outros requisitos, o objetivo desta Norma é o de que o requisito ou a responsabilidade seja cumprida pelo sócio do trabalho, e o sócio do trabalho possa obter informações da firma ou de outros membros da equipe de trabalho (ver itens </w:t>
      </w:r>
      <w:r>
        <w:rPr>
          <w:rFonts w:ascii="Arial" w:hAnsi="Arial" w:cs="Arial"/>
        </w:rPr>
        <w:t xml:space="preserve">de </w:t>
      </w:r>
      <w:r w:rsidRPr="00A93D36">
        <w:rPr>
          <w:rFonts w:ascii="Arial" w:hAnsi="Arial" w:cs="Arial"/>
        </w:rPr>
        <w:t>A22 a A25).</w:t>
      </w:r>
    </w:p>
    <w:p w14:paraId="2471FF62" w14:textId="77777777" w:rsidR="002A6EFF" w:rsidRPr="00A93D36" w:rsidRDefault="002A6EFF" w:rsidP="002A6EFF">
      <w:pPr>
        <w:jc w:val="both"/>
        <w:rPr>
          <w:rFonts w:ascii="Arial" w:hAnsi="Arial" w:cs="Arial"/>
        </w:rPr>
      </w:pPr>
    </w:p>
    <w:p w14:paraId="445F1D61" w14:textId="77777777" w:rsidR="002A6EFF" w:rsidRPr="00A93D36" w:rsidRDefault="002A6EFF" w:rsidP="002A6EFF">
      <w:pPr>
        <w:jc w:val="both"/>
        <w:rPr>
          <w:rFonts w:ascii="Arial" w:hAnsi="Arial" w:cs="Arial"/>
        </w:rPr>
      </w:pPr>
      <w:r w:rsidRPr="00A93D36">
        <w:rPr>
          <w:rFonts w:ascii="Arial" w:hAnsi="Arial" w:cs="Arial"/>
        </w:rPr>
        <w:t xml:space="preserve">Data de vigência </w:t>
      </w:r>
    </w:p>
    <w:p w14:paraId="0FF6F6B8" w14:textId="77777777" w:rsidR="002A6EFF" w:rsidRPr="00A93D36" w:rsidRDefault="002A6EFF" w:rsidP="002A6EFF">
      <w:pPr>
        <w:jc w:val="both"/>
        <w:rPr>
          <w:rFonts w:ascii="Arial" w:hAnsi="Arial" w:cs="Arial"/>
        </w:rPr>
      </w:pPr>
    </w:p>
    <w:p w14:paraId="1063BA94" w14:textId="77777777" w:rsidR="002A6EFF" w:rsidRPr="00A93D36" w:rsidRDefault="002A6EFF" w:rsidP="002A6EFF">
      <w:pPr>
        <w:ind w:left="567" w:hanging="567"/>
        <w:jc w:val="both"/>
        <w:rPr>
          <w:rFonts w:ascii="Arial" w:hAnsi="Arial" w:cs="Arial"/>
        </w:rPr>
      </w:pPr>
      <w:r w:rsidRPr="00A93D36">
        <w:rPr>
          <w:rFonts w:ascii="Arial" w:hAnsi="Arial" w:cs="Arial"/>
        </w:rPr>
        <w:t>10.</w:t>
      </w:r>
      <w:r>
        <w:rPr>
          <w:rFonts w:ascii="Arial" w:hAnsi="Arial" w:cs="Arial"/>
        </w:rPr>
        <w:tab/>
      </w:r>
      <w:r w:rsidRPr="00A93D36">
        <w:rPr>
          <w:rFonts w:ascii="Arial" w:hAnsi="Arial" w:cs="Arial"/>
        </w:rPr>
        <w:t>Esta Norma aplica-se à</w:t>
      </w:r>
      <w:r>
        <w:rPr>
          <w:rFonts w:ascii="Arial" w:hAnsi="Arial" w:cs="Arial"/>
        </w:rPr>
        <w:t>s</w:t>
      </w:r>
      <w:r w:rsidRPr="00A93D36">
        <w:rPr>
          <w:rFonts w:ascii="Arial" w:hAnsi="Arial" w:cs="Arial"/>
        </w:rPr>
        <w:t xml:space="preserve"> auditorias de demonstrações contábeis para períodos iniciados em</w:t>
      </w:r>
      <w:r>
        <w:rPr>
          <w:rFonts w:ascii="Arial" w:hAnsi="Arial" w:cs="Arial"/>
        </w:rPr>
        <w:t>,</w:t>
      </w:r>
      <w:r w:rsidRPr="00A93D36">
        <w:rPr>
          <w:rFonts w:ascii="Arial" w:hAnsi="Arial" w:cs="Arial"/>
        </w:rPr>
        <w:t xml:space="preserve"> ou após</w:t>
      </w:r>
      <w:r>
        <w:rPr>
          <w:rFonts w:ascii="Arial" w:hAnsi="Arial" w:cs="Arial"/>
        </w:rPr>
        <w:t>,</w:t>
      </w:r>
      <w:r w:rsidRPr="00A93D36">
        <w:rPr>
          <w:rFonts w:ascii="Arial" w:hAnsi="Arial" w:cs="Arial"/>
        </w:rPr>
        <w:t xml:space="preserve"> </w:t>
      </w:r>
      <w:r>
        <w:rPr>
          <w:rFonts w:ascii="Arial" w:hAnsi="Arial" w:cs="Arial"/>
        </w:rPr>
        <w:t>1º de janeiro de 2023</w:t>
      </w:r>
      <w:r w:rsidRPr="00A93D36">
        <w:rPr>
          <w:rFonts w:ascii="Arial" w:hAnsi="Arial" w:cs="Arial"/>
        </w:rPr>
        <w:t>.</w:t>
      </w:r>
    </w:p>
    <w:p w14:paraId="5CF9690D" w14:textId="77777777" w:rsidR="002A6EFF" w:rsidRPr="00A93D36" w:rsidRDefault="002A6EFF" w:rsidP="002A6EFF">
      <w:pPr>
        <w:jc w:val="both"/>
        <w:rPr>
          <w:rFonts w:ascii="Arial" w:hAnsi="Arial" w:cs="Arial"/>
        </w:rPr>
      </w:pPr>
    </w:p>
    <w:p w14:paraId="673FF4C8" w14:textId="77777777" w:rsidR="002A6EFF" w:rsidRPr="00A93D36" w:rsidRDefault="002A6EFF" w:rsidP="002A6EFF">
      <w:pPr>
        <w:jc w:val="both"/>
        <w:rPr>
          <w:rFonts w:ascii="Arial" w:hAnsi="Arial" w:cs="Arial"/>
        </w:rPr>
      </w:pPr>
      <w:r w:rsidRPr="00A93D36">
        <w:rPr>
          <w:rFonts w:ascii="Arial" w:hAnsi="Arial" w:cs="Arial"/>
        </w:rPr>
        <w:t>Objetivo</w:t>
      </w:r>
    </w:p>
    <w:p w14:paraId="1B9E8D6D" w14:textId="77777777" w:rsidR="002A6EFF" w:rsidRPr="00A93D36" w:rsidRDefault="002A6EFF" w:rsidP="002A6EFF">
      <w:pPr>
        <w:jc w:val="both"/>
        <w:rPr>
          <w:rFonts w:ascii="Arial" w:hAnsi="Arial" w:cs="Arial"/>
        </w:rPr>
      </w:pPr>
    </w:p>
    <w:p w14:paraId="2CA4503D" w14:textId="77777777" w:rsidR="002A6EFF" w:rsidRPr="00A93D36" w:rsidRDefault="002A6EFF" w:rsidP="002A6EFF">
      <w:pPr>
        <w:ind w:left="567" w:hanging="567"/>
        <w:jc w:val="both"/>
        <w:rPr>
          <w:rFonts w:ascii="Arial" w:hAnsi="Arial" w:cs="Arial"/>
        </w:rPr>
      </w:pPr>
      <w:r w:rsidRPr="00A93D36">
        <w:rPr>
          <w:rFonts w:ascii="Arial" w:hAnsi="Arial" w:cs="Arial"/>
        </w:rPr>
        <w:t>11.</w:t>
      </w:r>
      <w:r>
        <w:rPr>
          <w:rFonts w:ascii="Arial" w:hAnsi="Arial" w:cs="Arial"/>
        </w:rPr>
        <w:tab/>
      </w:r>
      <w:r w:rsidRPr="00A93D36">
        <w:rPr>
          <w:rFonts w:ascii="Arial" w:hAnsi="Arial" w:cs="Arial"/>
        </w:rPr>
        <w:t>O objetivo do auditor é gerir a qualidade no nível do trabalho para obter segurança razoável de que a qualidade foi alcançada de modo que:</w:t>
      </w:r>
    </w:p>
    <w:p w14:paraId="36A6EC22" w14:textId="77777777" w:rsidR="002A6EFF" w:rsidRPr="00A93D36" w:rsidRDefault="002A6EFF">
      <w:pPr>
        <w:widowControl w:val="0"/>
        <w:numPr>
          <w:ilvl w:val="0"/>
          <w:numId w:val="69"/>
        </w:numPr>
        <w:autoSpaceDE w:val="0"/>
        <w:autoSpaceDN w:val="0"/>
        <w:spacing w:after="0" w:line="240" w:lineRule="auto"/>
        <w:ind w:left="993" w:hanging="426"/>
        <w:jc w:val="both"/>
        <w:rPr>
          <w:rFonts w:ascii="Arial" w:hAnsi="Arial" w:cs="Arial"/>
        </w:rPr>
      </w:pPr>
      <w:r w:rsidRPr="00A93D36">
        <w:rPr>
          <w:rFonts w:ascii="Arial" w:hAnsi="Arial" w:cs="Arial"/>
        </w:rPr>
        <w:t>o auditor cumpriu com as suas responsabilidades e conduziu a auditoria, de acordo com as normas profissionais e com os requisitos legais e regulatórios aplicáveis; e</w:t>
      </w:r>
    </w:p>
    <w:p w14:paraId="3CBDA221" w14:textId="77777777" w:rsidR="002A6EFF" w:rsidRPr="00A93D36" w:rsidRDefault="002A6EFF">
      <w:pPr>
        <w:widowControl w:val="0"/>
        <w:numPr>
          <w:ilvl w:val="0"/>
          <w:numId w:val="69"/>
        </w:numPr>
        <w:autoSpaceDE w:val="0"/>
        <w:autoSpaceDN w:val="0"/>
        <w:spacing w:after="0" w:line="240" w:lineRule="auto"/>
        <w:ind w:left="993" w:hanging="426"/>
        <w:jc w:val="both"/>
        <w:rPr>
          <w:rFonts w:ascii="Arial" w:hAnsi="Arial" w:cs="Arial"/>
        </w:rPr>
      </w:pPr>
      <w:r w:rsidRPr="00A93D36">
        <w:rPr>
          <w:rFonts w:ascii="Arial" w:hAnsi="Arial" w:cs="Arial"/>
        </w:rPr>
        <w:t>o relatório do auditor emitido é apropriado nas circunstâncias.</w:t>
      </w:r>
    </w:p>
    <w:p w14:paraId="5201944B" w14:textId="77777777" w:rsidR="002A6EFF" w:rsidRPr="00A93D36" w:rsidRDefault="002A6EFF" w:rsidP="002A6EFF">
      <w:pPr>
        <w:jc w:val="both"/>
        <w:rPr>
          <w:rFonts w:ascii="Arial" w:hAnsi="Arial" w:cs="Arial"/>
        </w:rPr>
      </w:pPr>
    </w:p>
    <w:p w14:paraId="21A2E5F4" w14:textId="77777777" w:rsidR="002A6EFF" w:rsidRPr="00A93D36" w:rsidRDefault="002A6EFF" w:rsidP="002A6EFF">
      <w:pPr>
        <w:jc w:val="both"/>
        <w:rPr>
          <w:rFonts w:ascii="Arial" w:hAnsi="Arial" w:cs="Arial"/>
        </w:rPr>
      </w:pPr>
      <w:r w:rsidRPr="00A93D36">
        <w:rPr>
          <w:rFonts w:ascii="Arial" w:hAnsi="Arial" w:cs="Arial"/>
        </w:rPr>
        <w:t>Definições</w:t>
      </w:r>
    </w:p>
    <w:p w14:paraId="015C79EA" w14:textId="77777777" w:rsidR="002A6EFF" w:rsidRPr="00A93D36" w:rsidRDefault="002A6EFF" w:rsidP="002A6EFF">
      <w:pPr>
        <w:jc w:val="both"/>
        <w:rPr>
          <w:rFonts w:ascii="Arial" w:hAnsi="Arial" w:cs="Arial"/>
        </w:rPr>
      </w:pPr>
    </w:p>
    <w:p w14:paraId="53BDC94B" w14:textId="77777777" w:rsidR="002A6EFF" w:rsidRPr="00A93D36" w:rsidRDefault="002A6EFF" w:rsidP="002A6EFF">
      <w:pPr>
        <w:ind w:left="567" w:hanging="567"/>
        <w:jc w:val="both"/>
        <w:rPr>
          <w:rFonts w:ascii="Arial" w:hAnsi="Arial" w:cs="Arial"/>
        </w:rPr>
      </w:pPr>
      <w:r w:rsidRPr="00A93D36">
        <w:rPr>
          <w:rFonts w:ascii="Arial" w:hAnsi="Arial" w:cs="Arial"/>
        </w:rPr>
        <w:t>12.</w:t>
      </w:r>
      <w:r>
        <w:rPr>
          <w:rFonts w:ascii="Arial" w:hAnsi="Arial" w:cs="Arial"/>
        </w:rPr>
        <w:tab/>
      </w:r>
      <w:r w:rsidRPr="00A93D36">
        <w:rPr>
          <w:rFonts w:ascii="Arial" w:hAnsi="Arial" w:cs="Arial"/>
        </w:rPr>
        <w:t>Para fins desta Norma, os termos a seguir têm os significados atribuídos abaixo:</w:t>
      </w:r>
    </w:p>
    <w:p w14:paraId="32E0206F"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Sócio do trabalho (“</w:t>
      </w:r>
      <w:r>
        <w:rPr>
          <w:rFonts w:ascii="Arial" w:hAnsi="Arial" w:cs="Arial"/>
        </w:rPr>
        <w:t>s</w:t>
      </w:r>
      <w:r w:rsidRPr="00A93D36">
        <w:rPr>
          <w:rFonts w:ascii="Arial" w:hAnsi="Arial" w:cs="Arial"/>
        </w:rPr>
        <w:t>ócio do trabalho”, “sócio” e “firma” devem ser lidos como se fizessem referência a seus equivalentes no setor público, quando relevante) – O sócio ou outro indivíduo nomeado pela firma, que é responsável pelo trabalho de auditoria e sua execução, pelo relatório do auditor emitido em nome da firma e quem, quando necessário, tem a autoridade apropriada de órgão profissional, legal ou regulatório.</w:t>
      </w:r>
    </w:p>
    <w:p w14:paraId="5B490DA0"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311F11">
        <w:rPr>
          <w:rFonts w:ascii="Arial" w:hAnsi="Arial" w:cs="Arial"/>
          <w:highlight w:val="yellow"/>
        </w:rPr>
        <w:t>Revisão de qualidade do trabalho</w:t>
      </w:r>
      <w:r w:rsidRPr="00A93D36">
        <w:rPr>
          <w:rFonts w:ascii="Arial" w:hAnsi="Arial" w:cs="Arial"/>
        </w:rPr>
        <w:t xml:space="preserve"> – Uma avaliação objetiva dos julgamentos significativos feitos pela equipe de trabalho e das conclusões obtidas sobre eles, realizada pelo revisor da qualidade do trabalho e concluída na data, ou antes da data, do relatório do trabalho.</w:t>
      </w:r>
    </w:p>
    <w:p w14:paraId="1C9CA205"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Revisor da qualidade do trabalho – </w:t>
      </w:r>
      <w:r>
        <w:rPr>
          <w:rFonts w:ascii="Arial" w:hAnsi="Arial" w:cs="Arial"/>
        </w:rPr>
        <w:t>O</w:t>
      </w:r>
      <w:r w:rsidRPr="00A93D36">
        <w:rPr>
          <w:rFonts w:ascii="Arial" w:hAnsi="Arial" w:cs="Arial"/>
        </w:rPr>
        <w:t xml:space="preserve"> sócio, outro indivíduo </w:t>
      </w:r>
      <w:r w:rsidRPr="00311F11">
        <w:rPr>
          <w:rFonts w:ascii="Arial" w:hAnsi="Arial" w:cs="Arial"/>
          <w:highlight w:val="yellow"/>
        </w:rPr>
        <w:t>dentro</w:t>
      </w:r>
      <w:r w:rsidRPr="00A93D36">
        <w:rPr>
          <w:rFonts w:ascii="Arial" w:hAnsi="Arial" w:cs="Arial"/>
        </w:rPr>
        <w:t xml:space="preserve"> da firma ou indivíduo </w:t>
      </w:r>
      <w:r w:rsidRPr="00311F11">
        <w:rPr>
          <w:rFonts w:ascii="Arial" w:hAnsi="Arial" w:cs="Arial"/>
          <w:highlight w:val="green"/>
        </w:rPr>
        <w:t>externo</w:t>
      </w:r>
      <w:r w:rsidRPr="00A93D36">
        <w:rPr>
          <w:rFonts w:ascii="Arial" w:hAnsi="Arial" w:cs="Arial"/>
        </w:rPr>
        <w:t xml:space="preserve">, </w:t>
      </w:r>
      <w:r w:rsidRPr="00311F11">
        <w:rPr>
          <w:rFonts w:ascii="Arial" w:hAnsi="Arial" w:cs="Arial"/>
          <w:highlight w:val="yellow"/>
        </w:rPr>
        <w:t>nomeado</w:t>
      </w:r>
      <w:r w:rsidRPr="00A93D36">
        <w:rPr>
          <w:rFonts w:ascii="Arial" w:hAnsi="Arial" w:cs="Arial"/>
        </w:rPr>
        <w:t xml:space="preserve"> pela firma para realizar a revisão d</w:t>
      </w:r>
      <w:r>
        <w:rPr>
          <w:rFonts w:ascii="Arial" w:hAnsi="Arial" w:cs="Arial"/>
        </w:rPr>
        <w:t>e</w:t>
      </w:r>
      <w:r w:rsidRPr="00A93D36">
        <w:rPr>
          <w:rFonts w:ascii="Arial" w:hAnsi="Arial" w:cs="Arial"/>
        </w:rPr>
        <w:t xml:space="preserve"> qualidade do trabalho.</w:t>
      </w:r>
    </w:p>
    <w:p w14:paraId="40006D10"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Equipe de trabalho – Todos os sócios e </w:t>
      </w:r>
      <w:r>
        <w:rPr>
          <w:rFonts w:ascii="Arial" w:hAnsi="Arial" w:cs="Arial"/>
        </w:rPr>
        <w:t>empregados</w:t>
      </w:r>
      <w:r w:rsidRPr="00A93D36">
        <w:rPr>
          <w:rFonts w:ascii="Arial" w:hAnsi="Arial" w:cs="Arial"/>
        </w:rPr>
        <w:t xml:space="preserve"> que realizam o trabalho de auditoria, assim como quaisquer outros indivíduos que executam os procedimentos de auditoria no trabalho, </w:t>
      </w:r>
      <w:r w:rsidRPr="00D260C7">
        <w:rPr>
          <w:rFonts w:ascii="Arial" w:hAnsi="Arial" w:cs="Arial"/>
          <w:highlight w:val="red"/>
        </w:rPr>
        <w:t>excluindo</w:t>
      </w:r>
      <w:r w:rsidRPr="00A93D36">
        <w:rPr>
          <w:rFonts w:ascii="Arial" w:hAnsi="Arial" w:cs="Arial"/>
        </w:rPr>
        <w:t xml:space="preserve"> especialista externo do auditor (</w:t>
      </w:r>
      <w:r>
        <w:rPr>
          <w:rFonts w:ascii="Arial" w:hAnsi="Arial" w:cs="Arial"/>
        </w:rPr>
        <w:t>a</w:t>
      </w:r>
      <w:r w:rsidRPr="00A93D36">
        <w:rPr>
          <w:rFonts w:ascii="Arial" w:hAnsi="Arial" w:cs="Arial"/>
        </w:rPr>
        <w:t xml:space="preserve"> NBC TA 620 –</w:t>
      </w:r>
      <w:r w:rsidRPr="0009591C">
        <w:rPr>
          <w:rFonts w:ascii="Arial" w:hAnsi="Arial" w:cs="Arial"/>
          <w:highlight w:val="yellow"/>
        </w:rPr>
        <w:t>Utilização do Trabalho de Especialistas</w:t>
      </w:r>
      <w:r w:rsidRPr="00A93D36">
        <w:rPr>
          <w:rFonts w:ascii="Arial" w:hAnsi="Arial" w:cs="Arial"/>
        </w:rPr>
        <w:t xml:space="preserve">, item 6(a), define o termo “especialista do auditor”) e </w:t>
      </w:r>
      <w:r w:rsidRPr="0009591C">
        <w:rPr>
          <w:rFonts w:ascii="Arial" w:hAnsi="Arial" w:cs="Arial"/>
          <w:highlight w:val="yellow"/>
        </w:rPr>
        <w:t>auditores internos</w:t>
      </w:r>
      <w:r w:rsidRPr="00A93D36">
        <w:rPr>
          <w:rFonts w:ascii="Arial" w:hAnsi="Arial" w:cs="Arial"/>
        </w:rPr>
        <w:t xml:space="preserve"> que prestam assistência direta </w:t>
      </w:r>
      <w:r>
        <w:rPr>
          <w:rFonts w:ascii="Arial" w:hAnsi="Arial" w:cs="Arial"/>
        </w:rPr>
        <w:t>no</w:t>
      </w:r>
      <w:r w:rsidRPr="00A93D36">
        <w:rPr>
          <w:rFonts w:ascii="Arial" w:hAnsi="Arial" w:cs="Arial"/>
        </w:rPr>
        <w:t xml:space="preserve"> trabalho (</w:t>
      </w:r>
      <w:r>
        <w:rPr>
          <w:rFonts w:ascii="Arial" w:hAnsi="Arial" w:cs="Arial"/>
        </w:rPr>
        <w:t xml:space="preserve">a </w:t>
      </w:r>
      <w:r w:rsidRPr="00A93D36">
        <w:rPr>
          <w:rFonts w:ascii="Arial" w:hAnsi="Arial" w:cs="Arial"/>
        </w:rPr>
        <w:t>NBC TA 610 –</w:t>
      </w:r>
      <w:r>
        <w:rPr>
          <w:rFonts w:ascii="Arial" w:hAnsi="Arial" w:cs="Arial"/>
        </w:rPr>
        <w:t xml:space="preserve"> </w:t>
      </w:r>
      <w:r w:rsidRPr="00A93D36">
        <w:rPr>
          <w:rFonts w:ascii="Arial" w:hAnsi="Arial" w:cs="Arial"/>
        </w:rPr>
        <w:t xml:space="preserve">Utilização do Trabalho de Auditoria Interna estabelece limites sobre o uso de assistência direta. Ela também reconhece a possibilidade de o auditor independente ser proibido por lei ou regulamento de obter assistência direta de auditores internos. Portanto, o uso de assistência direta é restrito a situações em que ela é permitida) (ver itens </w:t>
      </w:r>
      <w:r>
        <w:rPr>
          <w:rFonts w:ascii="Arial" w:hAnsi="Arial" w:cs="Arial"/>
        </w:rPr>
        <w:t xml:space="preserve">de </w:t>
      </w:r>
      <w:r w:rsidRPr="00A93D36">
        <w:rPr>
          <w:rFonts w:ascii="Arial" w:hAnsi="Arial" w:cs="Arial"/>
        </w:rPr>
        <w:t>A15 a A25).</w:t>
      </w:r>
    </w:p>
    <w:p w14:paraId="6B64D115"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Firma – Um </w:t>
      </w:r>
      <w:r w:rsidRPr="0009591C">
        <w:rPr>
          <w:rFonts w:ascii="Arial" w:hAnsi="Arial" w:cs="Arial"/>
          <w:highlight w:val="yellow"/>
        </w:rPr>
        <w:t>único</w:t>
      </w:r>
      <w:r w:rsidRPr="00A93D36">
        <w:rPr>
          <w:rFonts w:ascii="Arial" w:hAnsi="Arial" w:cs="Arial"/>
        </w:rPr>
        <w:t xml:space="preserve"> profissional, sociedade, empresa</w:t>
      </w:r>
      <w:r>
        <w:rPr>
          <w:rFonts w:ascii="Arial" w:hAnsi="Arial" w:cs="Arial"/>
        </w:rPr>
        <w:t>,</w:t>
      </w:r>
      <w:r w:rsidRPr="00A93D36">
        <w:rPr>
          <w:rFonts w:ascii="Arial" w:hAnsi="Arial" w:cs="Arial"/>
        </w:rPr>
        <w:t xml:space="preserve"> outra entidade de profissionais da contabilidade ou seus equivalentes no setor público  (ver item A26).</w:t>
      </w:r>
    </w:p>
    <w:p w14:paraId="15B5FD68"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Firma da rede – </w:t>
      </w:r>
      <w:r>
        <w:rPr>
          <w:rFonts w:ascii="Arial" w:hAnsi="Arial" w:cs="Arial"/>
        </w:rPr>
        <w:t>A</w:t>
      </w:r>
      <w:r w:rsidRPr="00A93D36">
        <w:rPr>
          <w:rFonts w:ascii="Arial" w:hAnsi="Arial" w:cs="Arial"/>
        </w:rPr>
        <w:t xml:space="preserve"> firma ou entidade que pertence à </w:t>
      </w:r>
      <w:r w:rsidRPr="0009591C">
        <w:rPr>
          <w:rFonts w:ascii="Arial" w:hAnsi="Arial" w:cs="Arial"/>
          <w:highlight w:val="yellow"/>
        </w:rPr>
        <w:t>rede da firma</w:t>
      </w:r>
      <w:r w:rsidRPr="00A93D36">
        <w:rPr>
          <w:rFonts w:ascii="Arial" w:hAnsi="Arial" w:cs="Arial"/>
        </w:rPr>
        <w:t xml:space="preserve"> (ver item A27).</w:t>
      </w:r>
    </w:p>
    <w:p w14:paraId="01C72C1E"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Rede – Uma estrutura </w:t>
      </w:r>
      <w:r w:rsidRPr="0009591C">
        <w:rPr>
          <w:rFonts w:ascii="Arial" w:hAnsi="Arial" w:cs="Arial"/>
          <w:highlight w:val="green"/>
        </w:rPr>
        <w:t>maior</w:t>
      </w:r>
      <w:r w:rsidRPr="00A93D36">
        <w:rPr>
          <w:rFonts w:ascii="Arial" w:hAnsi="Arial" w:cs="Arial"/>
        </w:rPr>
        <w:t xml:space="preserve"> que (ver item A27):</w:t>
      </w:r>
    </w:p>
    <w:p w14:paraId="50F42A41" w14:textId="77777777" w:rsidR="002A6EFF" w:rsidRPr="00A93D36" w:rsidRDefault="002A6EFF" w:rsidP="002A6EFF">
      <w:pPr>
        <w:ind w:left="1418" w:hanging="425"/>
        <w:jc w:val="both"/>
        <w:rPr>
          <w:rFonts w:ascii="Arial" w:hAnsi="Arial" w:cs="Arial"/>
        </w:rPr>
      </w:pPr>
      <w:r>
        <w:rPr>
          <w:rFonts w:ascii="Arial" w:hAnsi="Arial" w:cs="Arial"/>
        </w:rPr>
        <w:t>(i)</w:t>
      </w:r>
      <w:r>
        <w:rPr>
          <w:rFonts w:ascii="Arial" w:hAnsi="Arial" w:cs="Arial"/>
        </w:rPr>
        <w:tab/>
      </w:r>
      <w:r w:rsidRPr="00A93D36">
        <w:rPr>
          <w:rFonts w:ascii="Arial" w:hAnsi="Arial" w:cs="Arial"/>
        </w:rPr>
        <w:t>tem por objetivo a cooperação</w:t>
      </w:r>
      <w:r>
        <w:rPr>
          <w:rFonts w:ascii="Arial" w:hAnsi="Arial" w:cs="Arial"/>
        </w:rPr>
        <w:t>;</w:t>
      </w:r>
      <w:r w:rsidRPr="00A93D36">
        <w:rPr>
          <w:rFonts w:ascii="Arial" w:hAnsi="Arial" w:cs="Arial"/>
        </w:rPr>
        <w:t xml:space="preserve"> e</w:t>
      </w:r>
    </w:p>
    <w:p w14:paraId="4205D1AA" w14:textId="77777777" w:rsidR="002A6EFF" w:rsidRPr="00A93D36" w:rsidRDefault="002A6EFF" w:rsidP="002A6EFF">
      <w:pPr>
        <w:ind w:left="1418" w:hanging="425"/>
        <w:jc w:val="both"/>
        <w:rPr>
          <w:rFonts w:ascii="Arial" w:hAnsi="Arial" w:cs="Arial"/>
        </w:rPr>
      </w:pPr>
      <w:r w:rsidRPr="00A93D36">
        <w:rPr>
          <w:rFonts w:ascii="Arial" w:hAnsi="Arial" w:cs="Arial"/>
        </w:rPr>
        <w:t>(ii)</w:t>
      </w:r>
      <w:r>
        <w:rPr>
          <w:rFonts w:ascii="Arial" w:hAnsi="Arial" w:cs="Arial"/>
        </w:rPr>
        <w:tab/>
      </w:r>
      <w:r w:rsidRPr="00A93D36">
        <w:rPr>
          <w:rFonts w:ascii="Arial" w:hAnsi="Arial" w:cs="Arial"/>
        </w:rPr>
        <w:t xml:space="preserve">tem claramente por objetivo a participação nos lucros ou compartilha propriedade, controle ou administração em comum, políticas ou procedimentos de gestão de qualidade em comum, estratégia de negócios comum, o uso de </w:t>
      </w:r>
      <w:r w:rsidRPr="0009591C">
        <w:rPr>
          <w:rFonts w:ascii="Arial" w:hAnsi="Arial" w:cs="Arial"/>
          <w:highlight w:val="green"/>
        </w:rPr>
        <w:t>marca comercial</w:t>
      </w:r>
      <w:r w:rsidRPr="00A93D36">
        <w:rPr>
          <w:rFonts w:ascii="Arial" w:hAnsi="Arial" w:cs="Arial"/>
        </w:rPr>
        <w:t xml:space="preserve"> comum ou parte significativa dos recursos profissionais.</w:t>
      </w:r>
    </w:p>
    <w:p w14:paraId="74492D43"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Sócio – Qualquer indivíduo com autoridade para vincular a firma à execução de um trabalho de serviços profissionais.</w:t>
      </w:r>
    </w:p>
    <w:p w14:paraId="365A609F"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Pessoal – Sócios e </w:t>
      </w:r>
      <w:r>
        <w:rPr>
          <w:rFonts w:ascii="Arial" w:hAnsi="Arial" w:cs="Arial"/>
        </w:rPr>
        <w:t>empregados</w:t>
      </w:r>
      <w:r w:rsidRPr="00A93D36">
        <w:rPr>
          <w:rFonts w:ascii="Arial" w:hAnsi="Arial" w:cs="Arial"/>
        </w:rPr>
        <w:t xml:space="preserve"> da </w:t>
      </w:r>
      <w:r w:rsidRPr="0009591C">
        <w:rPr>
          <w:rFonts w:ascii="Arial" w:hAnsi="Arial" w:cs="Arial"/>
          <w:highlight w:val="green"/>
        </w:rPr>
        <w:t>firma</w:t>
      </w:r>
      <w:r w:rsidRPr="00A93D36">
        <w:rPr>
          <w:rFonts w:ascii="Arial" w:hAnsi="Arial" w:cs="Arial"/>
        </w:rPr>
        <w:t>.</w:t>
      </w:r>
    </w:p>
    <w:p w14:paraId="44398236"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Normas profissionais – Normas Brasileiras de Contabilidade (NBC</w:t>
      </w:r>
      <w:r>
        <w:rPr>
          <w:rFonts w:ascii="Arial" w:hAnsi="Arial" w:cs="Arial"/>
        </w:rPr>
        <w:t>s</w:t>
      </w:r>
      <w:r w:rsidRPr="00A93D36">
        <w:rPr>
          <w:rFonts w:ascii="Arial" w:hAnsi="Arial" w:cs="Arial"/>
        </w:rPr>
        <w:t xml:space="preserve"> </w:t>
      </w:r>
      <w:r>
        <w:rPr>
          <w:rFonts w:ascii="Arial" w:hAnsi="Arial" w:cs="Arial"/>
        </w:rPr>
        <w:t>PG, PA e PO</w:t>
      </w:r>
      <w:r w:rsidRPr="00A93D36">
        <w:rPr>
          <w:rFonts w:ascii="Arial" w:hAnsi="Arial" w:cs="Arial"/>
        </w:rPr>
        <w:t>) e requisitos éticos relevantes.</w:t>
      </w:r>
    </w:p>
    <w:p w14:paraId="6D453246"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 xml:space="preserve">Requisitos éticos relevantes – Princípios de ética profissional e requisitos éticos aplicáveis a profissionais da contabilidade na realização de trabalhos de auditoria. Os requisitos éticos relevantes normalmente compreendem as disposições </w:t>
      </w:r>
      <w:r>
        <w:rPr>
          <w:rFonts w:ascii="Arial" w:hAnsi="Arial" w:cs="Arial"/>
        </w:rPr>
        <w:t>da NBC PG  01</w:t>
      </w:r>
      <w:r w:rsidRPr="00A93D36">
        <w:rPr>
          <w:rFonts w:ascii="Arial" w:hAnsi="Arial" w:cs="Arial"/>
        </w:rPr>
        <w:t xml:space="preserve"> </w:t>
      </w:r>
      <w:r w:rsidRPr="0009591C">
        <w:rPr>
          <w:rFonts w:ascii="Arial" w:hAnsi="Arial" w:cs="Arial"/>
          <w:highlight w:val="green"/>
        </w:rPr>
        <w:t>Código de Ética Profissional do Contador</w:t>
      </w:r>
      <w:r>
        <w:rPr>
          <w:rFonts w:ascii="Arial" w:hAnsi="Arial" w:cs="Arial"/>
        </w:rPr>
        <w:t xml:space="preserve"> (Código do CFC) e NBCs PG 100, 200 e 300, NBC PA 400 e NBC PO 900 (Código do Iesba)</w:t>
      </w:r>
      <w:r w:rsidRPr="00A93D36">
        <w:rPr>
          <w:rFonts w:ascii="Arial" w:hAnsi="Arial" w:cs="Arial"/>
        </w:rPr>
        <w:t xml:space="preserve"> e </w:t>
      </w:r>
      <w:r>
        <w:rPr>
          <w:rFonts w:ascii="Arial" w:hAnsi="Arial" w:cs="Arial"/>
        </w:rPr>
        <w:t>d</w:t>
      </w:r>
      <w:r w:rsidRPr="00A93D36">
        <w:rPr>
          <w:rFonts w:ascii="Arial" w:hAnsi="Arial" w:cs="Arial"/>
        </w:rPr>
        <w:t xml:space="preserve">as </w:t>
      </w:r>
      <w:r>
        <w:rPr>
          <w:rFonts w:ascii="Arial" w:hAnsi="Arial" w:cs="Arial"/>
        </w:rPr>
        <w:t xml:space="preserve">demais </w:t>
      </w:r>
      <w:r w:rsidRPr="00A93D36">
        <w:rPr>
          <w:rFonts w:ascii="Arial" w:hAnsi="Arial" w:cs="Arial"/>
        </w:rPr>
        <w:t xml:space="preserve">normas profissionais que </w:t>
      </w:r>
      <w:r>
        <w:rPr>
          <w:rFonts w:ascii="Arial" w:hAnsi="Arial" w:cs="Arial"/>
        </w:rPr>
        <w:t>as</w:t>
      </w:r>
      <w:r w:rsidRPr="00A93D36">
        <w:rPr>
          <w:rFonts w:ascii="Arial" w:hAnsi="Arial" w:cs="Arial"/>
        </w:rPr>
        <w:t xml:space="preserve"> complementam</w:t>
      </w:r>
      <w:r>
        <w:rPr>
          <w:rFonts w:ascii="Arial" w:hAnsi="Arial" w:cs="Arial"/>
        </w:rPr>
        <w:t>,</w:t>
      </w:r>
      <w:r w:rsidRPr="00A93D36">
        <w:rPr>
          <w:rFonts w:ascii="Arial" w:hAnsi="Arial" w:cs="Arial"/>
        </w:rPr>
        <w:t xml:space="preserve"> relacionadas com </w:t>
      </w:r>
      <w:r>
        <w:rPr>
          <w:rFonts w:ascii="Arial" w:hAnsi="Arial" w:cs="Arial"/>
        </w:rPr>
        <w:t xml:space="preserve">a </w:t>
      </w:r>
      <w:r w:rsidRPr="00A93D36">
        <w:rPr>
          <w:rFonts w:ascii="Arial" w:hAnsi="Arial" w:cs="Arial"/>
        </w:rPr>
        <w:t>auditoria de demonstrações contábeis, juntamente com os requisitos nacionais que são mais restritivos.</w:t>
      </w:r>
    </w:p>
    <w:p w14:paraId="12A68D69"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sidRPr="00A93D36">
        <w:rPr>
          <w:rFonts w:ascii="Arial" w:hAnsi="Arial" w:cs="Arial"/>
        </w:rPr>
        <w:t>Resposta (em relação a</w:t>
      </w:r>
      <w:r>
        <w:rPr>
          <w:rFonts w:ascii="Arial" w:hAnsi="Arial" w:cs="Arial"/>
        </w:rPr>
        <w:t>o</w:t>
      </w:r>
      <w:r w:rsidRPr="00A93D36">
        <w:rPr>
          <w:rFonts w:ascii="Arial" w:hAnsi="Arial" w:cs="Arial"/>
        </w:rPr>
        <w:t xml:space="preserve"> sistema de gestão de qualidade) – Políticas ou procedimentos planejados e implementados pela </w:t>
      </w:r>
      <w:r w:rsidRPr="0009591C">
        <w:rPr>
          <w:rFonts w:ascii="Arial" w:hAnsi="Arial" w:cs="Arial"/>
          <w:highlight w:val="green"/>
        </w:rPr>
        <w:t>firma</w:t>
      </w:r>
      <w:r w:rsidRPr="00A93D36">
        <w:rPr>
          <w:rFonts w:ascii="Arial" w:hAnsi="Arial" w:cs="Arial"/>
        </w:rPr>
        <w:t xml:space="preserve"> para tratar de um ou mais riscos de qualidade:</w:t>
      </w:r>
    </w:p>
    <w:p w14:paraId="1A8BB0DD" w14:textId="77777777" w:rsidR="002A6EFF" w:rsidRPr="00A93D36" w:rsidRDefault="002A6EFF">
      <w:pPr>
        <w:widowControl w:val="0"/>
        <w:numPr>
          <w:ilvl w:val="0"/>
          <w:numId w:val="71"/>
        </w:numPr>
        <w:autoSpaceDE w:val="0"/>
        <w:autoSpaceDN w:val="0"/>
        <w:spacing w:after="0" w:line="240" w:lineRule="auto"/>
        <w:ind w:left="1418" w:hanging="425"/>
        <w:jc w:val="both"/>
        <w:rPr>
          <w:rFonts w:ascii="Arial" w:hAnsi="Arial" w:cs="Arial"/>
        </w:rPr>
      </w:pPr>
      <w:r>
        <w:rPr>
          <w:rFonts w:ascii="Arial" w:hAnsi="Arial" w:cs="Arial"/>
        </w:rPr>
        <w:t>p</w:t>
      </w:r>
      <w:r w:rsidRPr="00A93D36">
        <w:rPr>
          <w:rFonts w:ascii="Arial" w:hAnsi="Arial" w:cs="Arial"/>
        </w:rPr>
        <w:t>olíticas são declarações do que deve, ou não, ser feito para tratar do</w:t>
      </w:r>
      <w:r>
        <w:rPr>
          <w:rFonts w:ascii="Arial" w:hAnsi="Arial" w:cs="Arial"/>
        </w:rPr>
        <w:t>s</w:t>
      </w:r>
      <w:r w:rsidRPr="00A93D36">
        <w:rPr>
          <w:rFonts w:ascii="Arial" w:hAnsi="Arial" w:cs="Arial"/>
        </w:rPr>
        <w:t xml:space="preserve"> risco</w:t>
      </w:r>
      <w:r>
        <w:rPr>
          <w:rFonts w:ascii="Arial" w:hAnsi="Arial" w:cs="Arial"/>
        </w:rPr>
        <w:t>s</w:t>
      </w:r>
      <w:r w:rsidRPr="00A93D36">
        <w:rPr>
          <w:rFonts w:ascii="Arial" w:hAnsi="Arial" w:cs="Arial"/>
        </w:rPr>
        <w:t xml:space="preserve"> de qualidade. Essas declarações podem ser documentadas, explicitamente feitas em comunicações, ou implícitas, por meio de ações e decisões</w:t>
      </w:r>
      <w:r>
        <w:rPr>
          <w:rFonts w:ascii="Arial" w:hAnsi="Arial" w:cs="Arial"/>
        </w:rPr>
        <w:t>;</w:t>
      </w:r>
    </w:p>
    <w:p w14:paraId="7C0CDF34" w14:textId="77777777" w:rsidR="002A6EFF" w:rsidRPr="00A93D36" w:rsidRDefault="002A6EFF">
      <w:pPr>
        <w:widowControl w:val="0"/>
        <w:numPr>
          <w:ilvl w:val="0"/>
          <w:numId w:val="71"/>
        </w:numPr>
        <w:autoSpaceDE w:val="0"/>
        <w:autoSpaceDN w:val="0"/>
        <w:spacing w:after="0" w:line="240" w:lineRule="auto"/>
        <w:ind w:left="1418" w:hanging="425"/>
        <w:jc w:val="both"/>
        <w:rPr>
          <w:rFonts w:ascii="Arial" w:hAnsi="Arial" w:cs="Arial"/>
        </w:rPr>
      </w:pPr>
      <w:r>
        <w:rPr>
          <w:rFonts w:ascii="Arial" w:hAnsi="Arial" w:cs="Arial"/>
        </w:rPr>
        <w:t>p</w:t>
      </w:r>
      <w:r w:rsidRPr="00A93D36">
        <w:rPr>
          <w:rFonts w:ascii="Arial" w:hAnsi="Arial" w:cs="Arial"/>
        </w:rPr>
        <w:t>rocedimentos são ações para implementar políticas.</w:t>
      </w:r>
    </w:p>
    <w:p w14:paraId="14DBD4B1" w14:textId="77777777" w:rsidR="002A6EFF" w:rsidRPr="00A93D36" w:rsidRDefault="002A6EFF">
      <w:pPr>
        <w:widowControl w:val="0"/>
        <w:numPr>
          <w:ilvl w:val="0"/>
          <w:numId w:val="70"/>
        </w:numPr>
        <w:autoSpaceDE w:val="0"/>
        <w:autoSpaceDN w:val="0"/>
        <w:spacing w:after="0" w:line="240" w:lineRule="auto"/>
        <w:ind w:left="993" w:hanging="426"/>
        <w:jc w:val="both"/>
        <w:rPr>
          <w:rFonts w:ascii="Arial" w:hAnsi="Arial" w:cs="Arial"/>
        </w:rPr>
      </w:pPr>
      <w:r>
        <w:rPr>
          <w:rFonts w:ascii="Arial" w:hAnsi="Arial" w:cs="Arial"/>
        </w:rPr>
        <w:t>Empregados</w:t>
      </w:r>
      <w:r w:rsidRPr="00A93D36">
        <w:rPr>
          <w:rFonts w:ascii="Arial" w:hAnsi="Arial" w:cs="Arial"/>
        </w:rPr>
        <w:t xml:space="preserve"> – Profissionais, exceto sócios, incluindo quaisquer especialistas empregados pela </w:t>
      </w:r>
      <w:r w:rsidRPr="0009591C">
        <w:rPr>
          <w:rFonts w:ascii="Arial" w:hAnsi="Arial" w:cs="Arial"/>
          <w:highlight w:val="green"/>
        </w:rPr>
        <w:t>firma</w:t>
      </w:r>
      <w:r w:rsidRPr="00A93D36">
        <w:rPr>
          <w:rFonts w:ascii="Arial" w:hAnsi="Arial" w:cs="Arial"/>
        </w:rPr>
        <w:t>.</w:t>
      </w:r>
    </w:p>
    <w:p w14:paraId="507B3516" w14:textId="77777777" w:rsidR="002A6EFF" w:rsidRPr="00A93D36" w:rsidRDefault="002A6EFF" w:rsidP="002A6EFF">
      <w:pPr>
        <w:jc w:val="both"/>
        <w:rPr>
          <w:rFonts w:ascii="Arial" w:hAnsi="Arial" w:cs="Arial"/>
        </w:rPr>
      </w:pPr>
    </w:p>
    <w:p w14:paraId="21B05BF8" w14:textId="77777777" w:rsidR="002A6EFF" w:rsidRPr="00A93D36" w:rsidRDefault="002A6EFF" w:rsidP="002A6EFF">
      <w:pPr>
        <w:jc w:val="both"/>
        <w:rPr>
          <w:rFonts w:ascii="Arial" w:hAnsi="Arial" w:cs="Arial"/>
        </w:rPr>
      </w:pPr>
      <w:r w:rsidRPr="00A93D36">
        <w:rPr>
          <w:rFonts w:ascii="Arial" w:hAnsi="Arial" w:cs="Arial"/>
        </w:rPr>
        <w:t>Requisitos</w:t>
      </w:r>
    </w:p>
    <w:p w14:paraId="05C4FDCF" w14:textId="77777777" w:rsidR="002A6EFF" w:rsidRPr="00A93D36" w:rsidRDefault="002A6EFF" w:rsidP="002A6EFF">
      <w:pPr>
        <w:jc w:val="both"/>
        <w:rPr>
          <w:rFonts w:ascii="Arial" w:hAnsi="Arial" w:cs="Arial"/>
        </w:rPr>
      </w:pPr>
    </w:p>
    <w:p w14:paraId="714990F7" w14:textId="77777777" w:rsidR="002A6EFF" w:rsidRPr="00A93D36" w:rsidRDefault="002A6EFF" w:rsidP="002A6EFF">
      <w:pPr>
        <w:jc w:val="both"/>
        <w:rPr>
          <w:rFonts w:ascii="Arial" w:hAnsi="Arial" w:cs="Arial"/>
        </w:rPr>
      </w:pPr>
      <w:r w:rsidRPr="00A93D36">
        <w:rPr>
          <w:rFonts w:ascii="Arial" w:hAnsi="Arial" w:cs="Arial"/>
        </w:rPr>
        <w:t>Responsabilidades da liderança pela gestão e pelo alcance da qualidade na auditoria</w:t>
      </w:r>
    </w:p>
    <w:p w14:paraId="2E4B385C" w14:textId="77777777" w:rsidR="002A6EFF" w:rsidRPr="00A93D36" w:rsidRDefault="002A6EFF" w:rsidP="002A6EFF">
      <w:pPr>
        <w:jc w:val="both"/>
        <w:rPr>
          <w:rFonts w:ascii="Arial" w:hAnsi="Arial" w:cs="Arial"/>
        </w:rPr>
      </w:pPr>
    </w:p>
    <w:p w14:paraId="16BDF92A" w14:textId="77777777" w:rsidR="002A6EFF" w:rsidRPr="00A93D36" w:rsidRDefault="002A6EFF" w:rsidP="002A6EFF">
      <w:pPr>
        <w:ind w:left="567" w:hanging="567"/>
        <w:jc w:val="both"/>
        <w:rPr>
          <w:rFonts w:ascii="Arial" w:hAnsi="Arial" w:cs="Arial"/>
        </w:rPr>
      </w:pPr>
      <w:r w:rsidRPr="00A93D36">
        <w:rPr>
          <w:rFonts w:ascii="Arial" w:hAnsi="Arial" w:cs="Arial"/>
        </w:rPr>
        <w:t>13.</w:t>
      </w:r>
      <w:r>
        <w:rPr>
          <w:rFonts w:ascii="Arial" w:hAnsi="Arial" w:cs="Arial"/>
        </w:rPr>
        <w:tab/>
      </w:r>
      <w:r w:rsidRPr="00A93D36">
        <w:rPr>
          <w:rFonts w:ascii="Arial" w:hAnsi="Arial" w:cs="Arial"/>
        </w:rPr>
        <w:t xml:space="preserve">O </w:t>
      </w:r>
      <w:r w:rsidRPr="0009591C">
        <w:rPr>
          <w:rFonts w:ascii="Arial" w:hAnsi="Arial" w:cs="Arial"/>
          <w:highlight w:val="green"/>
        </w:rPr>
        <w:t>sócio</w:t>
      </w:r>
      <w:r w:rsidRPr="00A93D36">
        <w:rPr>
          <w:rFonts w:ascii="Arial" w:hAnsi="Arial" w:cs="Arial"/>
        </w:rPr>
        <w:t xml:space="preserve"> do trabalho deve assumir a responsabilidade geral pela gestão e pelo alcance da qualidade no trabalho de auditoria, incluindo a responsabilidade por criar </w:t>
      </w:r>
      <w:r w:rsidRPr="0009591C">
        <w:rPr>
          <w:rFonts w:ascii="Arial" w:hAnsi="Arial" w:cs="Arial"/>
          <w:highlight w:val="magenta"/>
        </w:rPr>
        <w:t xml:space="preserve">ambiente </w:t>
      </w:r>
      <w:r w:rsidRPr="00A93D36">
        <w:rPr>
          <w:rFonts w:ascii="Arial" w:hAnsi="Arial" w:cs="Arial"/>
        </w:rPr>
        <w:t xml:space="preserve">para o trabalho que enfatiza a cultura da firma e o comportamento esperado dos membros da equipe de trabalho. Ao fazer isso, o sócio do trabalho deve estar </w:t>
      </w:r>
      <w:r w:rsidRPr="0009591C">
        <w:rPr>
          <w:rFonts w:ascii="Arial" w:hAnsi="Arial" w:cs="Arial"/>
          <w:highlight w:val="green"/>
        </w:rPr>
        <w:t xml:space="preserve">suficiente </w:t>
      </w:r>
      <w:r>
        <w:rPr>
          <w:rFonts w:ascii="Arial" w:hAnsi="Arial" w:cs="Arial"/>
        </w:rPr>
        <w:t>e</w:t>
      </w:r>
      <w:r w:rsidRPr="00A93D36">
        <w:rPr>
          <w:rFonts w:ascii="Arial" w:hAnsi="Arial" w:cs="Arial"/>
        </w:rPr>
        <w:t xml:space="preserve"> </w:t>
      </w:r>
      <w:r w:rsidRPr="0009591C">
        <w:rPr>
          <w:rFonts w:ascii="Arial" w:hAnsi="Arial" w:cs="Arial"/>
          <w:highlight w:val="green"/>
        </w:rPr>
        <w:t xml:space="preserve">apropriadamente </w:t>
      </w:r>
      <w:r w:rsidRPr="00A93D36">
        <w:rPr>
          <w:rFonts w:ascii="Arial" w:hAnsi="Arial" w:cs="Arial"/>
        </w:rPr>
        <w:t>envolvido durante todo o trabalho de auditoria de modo a ter a base para determinar se os julgamentos significativos feitos e as conclusões obtidas são apropriados</w:t>
      </w:r>
      <w:r>
        <w:rPr>
          <w:rFonts w:ascii="Arial" w:hAnsi="Arial" w:cs="Arial"/>
        </w:rPr>
        <w:t>,</w:t>
      </w:r>
      <w:r w:rsidRPr="00A93D36">
        <w:rPr>
          <w:rFonts w:ascii="Arial" w:hAnsi="Arial" w:cs="Arial"/>
        </w:rPr>
        <w:t xml:space="preserve"> dada</w:t>
      </w:r>
      <w:r>
        <w:rPr>
          <w:rFonts w:ascii="Arial" w:hAnsi="Arial" w:cs="Arial"/>
        </w:rPr>
        <w:t>s</w:t>
      </w:r>
      <w:r w:rsidRPr="00A93D36">
        <w:rPr>
          <w:rFonts w:ascii="Arial" w:hAnsi="Arial" w:cs="Arial"/>
        </w:rPr>
        <w:t xml:space="preserve"> a natureza e as circunstâncias do trabalho (ver itens </w:t>
      </w:r>
      <w:r>
        <w:rPr>
          <w:rFonts w:ascii="Arial" w:hAnsi="Arial" w:cs="Arial"/>
        </w:rPr>
        <w:t xml:space="preserve">de </w:t>
      </w:r>
      <w:r w:rsidRPr="00A93D36">
        <w:rPr>
          <w:rFonts w:ascii="Arial" w:hAnsi="Arial" w:cs="Arial"/>
        </w:rPr>
        <w:t>A28 a A37).</w:t>
      </w:r>
    </w:p>
    <w:p w14:paraId="110C8EA3" w14:textId="77777777" w:rsidR="002A6EFF" w:rsidRPr="00A93D36" w:rsidRDefault="002A6EFF" w:rsidP="002A6EFF">
      <w:pPr>
        <w:jc w:val="both"/>
        <w:rPr>
          <w:rFonts w:ascii="Arial" w:hAnsi="Arial" w:cs="Arial"/>
        </w:rPr>
      </w:pPr>
    </w:p>
    <w:p w14:paraId="29C8B68B" w14:textId="77777777" w:rsidR="002A6EFF" w:rsidRPr="00A93D36" w:rsidRDefault="002A6EFF" w:rsidP="002A6EFF">
      <w:pPr>
        <w:ind w:left="567" w:hanging="567"/>
        <w:jc w:val="both"/>
        <w:rPr>
          <w:rFonts w:ascii="Arial" w:hAnsi="Arial" w:cs="Arial"/>
        </w:rPr>
      </w:pPr>
      <w:r w:rsidRPr="00A93D36">
        <w:rPr>
          <w:rFonts w:ascii="Arial" w:hAnsi="Arial" w:cs="Arial"/>
        </w:rPr>
        <w:t>14.</w:t>
      </w:r>
      <w:r>
        <w:rPr>
          <w:rFonts w:ascii="Arial" w:hAnsi="Arial" w:cs="Arial"/>
        </w:rPr>
        <w:tab/>
      </w:r>
      <w:r w:rsidRPr="00A93D36">
        <w:rPr>
          <w:rFonts w:ascii="Arial" w:hAnsi="Arial" w:cs="Arial"/>
        </w:rPr>
        <w:t xml:space="preserve">Ao criar o </w:t>
      </w:r>
      <w:r w:rsidRPr="0009591C">
        <w:rPr>
          <w:rFonts w:ascii="Arial" w:hAnsi="Arial" w:cs="Arial"/>
          <w:highlight w:val="magenta"/>
        </w:rPr>
        <w:t xml:space="preserve">ambiente </w:t>
      </w:r>
      <w:r w:rsidRPr="00A93D36">
        <w:rPr>
          <w:rFonts w:ascii="Arial" w:hAnsi="Arial" w:cs="Arial"/>
        </w:rPr>
        <w:t xml:space="preserve">descrito no item 13, o </w:t>
      </w:r>
      <w:r w:rsidRPr="0009591C">
        <w:rPr>
          <w:rFonts w:ascii="Arial" w:hAnsi="Arial" w:cs="Arial"/>
          <w:highlight w:val="green"/>
        </w:rPr>
        <w:t>sócio do trabalho deve assumir a responsabilidade</w:t>
      </w:r>
      <w:r w:rsidRPr="00A93D36">
        <w:rPr>
          <w:rFonts w:ascii="Arial" w:hAnsi="Arial" w:cs="Arial"/>
        </w:rPr>
        <w:t xml:space="preserve"> por tomar ações claras, coerentes e eficazes, que reflitam o compromisso da firma com a qualidade e estabeleçam e comuniquem o comportamento esperado dos membros da equipe de trabalho, inclusive enfatizando (ver itens </w:t>
      </w:r>
      <w:r>
        <w:rPr>
          <w:rFonts w:ascii="Arial" w:hAnsi="Arial" w:cs="Arial"/>
        </w:rPr>
        <w:t xml:space="preserve">de </w:t>
      </w:r>
      <w:r w:rsidRPr="00A93D36">
        <w:rPr>
          <w:rFonts w:ascii="Arial" w:hAnsi="Arial" w:cs="Arial"/>
        </w:rPr>
        <w:t>A30 a A34):</w:t>
      </w:r>
    </w:p>
    <w:p w14:paraId="140FB63C" w14:textId="77777777" w:rsidR="002A6EFF" w:rsidRPr="00A93D36" w:rsidRDefault="002A6EFF">
      <w:pPr>
        <w:widowControl w:val="0"/>
        <w:numPr>
          <w:ilvl w:val="0"/>
          <w:numId w:val="72"/>
        </w:numPr>
        <w:autoSpaceDE w:val="0"/>
        <w:autoSpaceDN w:val="0"/>
        <w:spacing w:after="0" w:line="240" w:lineRule="auto"/>
        <w:ind w:left="993" w:hanging="426"/>
        <w:jc w:val="both"/>
        <w:rPr>
          <w:rFonts w:ascii="Arial" w:hAnsi="Arial" w:cs="Arial"/>
        </w:rPr>
      </w:pPr>
      <w:r w:rsidRPr="00A93D36">
        <w:rPr>
          <w:rFonts w:ascii="Arial" w:hAnsi="Arial" w:cs="Arial"/>
        </w:rPr>
        <w:t>que todos os membros da equipe de trabalho são responsáveis por contribuir para a gestão e o alcance da qualidade no nível do trabalho;</w:t>
      </w:r>
    </w:p>
    <w:p w14:paraId="39CED711" w14:textId="77777777" w:rsidR="002A6EFF" w:rsidRPr="00A93D36" w:rsidRDefault="002A6EFF">
      <w:pPr>
        <w:widowControl w:val="0"/>
        <w:numPr>
          <w:ilvl w:val="0"/>
          <w:numId w:val="72"/>
        </w:numPr>
        <w:autoSpaceDE w:val="0"/>
        <w:autoSpaceDN w:val="0"/>
        <w:spacing w:after="0" w:line="240" w:lineRule="auto"/>
        <w:ind w:left="993" w:hanging="426"/>
        <w:jc w:val="both"/>
        <w:rPr>
          <w:rFonts w:ascii="Arial" w:hAnsi="Arial" w:cs="Arial"/>
        </w:rPr>
      </w:pPr>
      <w:r w:rsidRPr="00A93D36">
        <w:rPr>
          <w:rFonts w:ascii="Arial" w:hAnsi="Arial" w:cs="Arial"/>
        </w:rPr>
        <w:t>a importância da ética, dos valores e das atitudes profissionais para os membros da equipe de trabalho;</w:t>
      </w:r>
    </w:p>
    <w:p w14:paraId="4F1D74A7" w14:textId="77777777" w:rsidR="002A6EFF" w:rsidRPr="00A93D36" w:rsidRDefault="002A6EFF">
      <w:pPr>
        <w:widowControl w:val="0"/>
        <w:numPr>
          <w:ilvl w:val="0"/>
          <w:numId w:val="72"/>
        </w:numPr>
        <w:autoSpaceDE w:val="0"/>
        <w:autoSpaceDN w:val="0"/>
        <w:spacing w:after="0" w:line="240" w:lineRule="auto"/>
        <w:ind w:left="993" w:hanging="426"/>
        <w:jc w:val="both"/>
        <w:rPr>
          <w:rFonts w:ascii="Arial" w:hAnsi="Arial" w:cs="Arial"/>
        </w:rPr>
      </w:pPr>
      <w:r w:rsidRPr="00A93D36">
        <w:rPr>
          <w:rFonts w:ascii="Arial" w:hAnsi="Arial" w:cs="Arial"/>
        </w:rPr>
        <w:t>a importância da comunicação aberta e firme dentro da equipe de trabalho, e que suporte a capacidade dos membros da equipe de trabalho de levantarem questões sem medo de represálias; e</w:t>
      </w:r>
    </w:p>
    <w:p w14:paraId="3810FD77" w14:textId="77777777" w:rsidR="002A6EFF" w:rsidRPr="00A93D36" w:rsidRDefault="002A6EFF">
      <w:pPr>
        <w:widowControl w:val="0"/>
        <w:numPr>
          <w:ilvl w:val="0"/>
          <w:numId w:val="72"/>
        </w:numPr>
        <w:autoSpaceDE w:val="0"/>
        <w:autoSpaceDN w:val="0"/>
        <w:spacing w:after="0" w:line="240" w:lineRule="auto"/>
        <w:ind w:left="993" w:hanging="426"/>
        <w:jc w:val="both"/>
        <w:rPr>
          <w:rFonts w:ascii="Arial" w:hAnsi="Arial" w:cs="Arial"/>
        </w:rPr>
      </w:pPr>
      <w:r w:rsidRPr="00A93D36">
        <w:rPr>
          <w:rFonts w:ascii="Arial" w:hAnsi="Arial" w:cs="Arial"/>
        </w:rPr>
        <w:t xml:space="preserve">a importância de cada membro da equipe de trabalho exercer o </w:t>
      </w:r>
      <w:r w:rsidRPr="007B049B">
        <w:rPr>
          <w:rFonts w:ascii="Arial" w:hAnsi="Arial" w:cs="Arial"/>
          <w:highlight w:val="yellow"/>
        </w:rPr>
        <w:t>ceticismo profissional</w:t>
      </w:r>
      <w:r w:rsidRPr="00A93D36">
        <w:rPr>
          <w:rFonts w:ascii="Arial" w:hAnsi="Arial" w:cs="Arial"/>
        </w:rPr>
        <w:t xml:space="preserve"> durante todo o trabalho de auditoria.</w:t>
      </w:r>
    </w:p>
    <w:p w14:paraId="7ED88D0D" w14:textId="77777777" w:rsidR="002A6EFF" w:rsidRPr="00A93D36" w:rsidRDefault="002A6EFF" w:rsidP="002A6EFF">
      <w:pPr>
        <w:jc w:val="both"/>
        <w:rPr>
          <w:rFonts w:ascii="Arial" w:hAnsi="Arial" w:cs="Arial"/>
        </w:rPr>
      </w:pPr>
    </w:p>
    <w:p w14:paraId="54A82F39" w14:textId="77777777" w:rsidR="002A6EFF" w:rsidRPr="00A93D36" w:rsidRDefault="002A6EFF" w:rsidP="002A6EFF">
      <w:pPr>
        <w:ind w:left="567" w:hanging="567"/>
        <w:jc w:val="both"/>
        <w:rPr>
          <w:rFonts w:ascii="Arial" w:hAnsi="Arial" w:cs="Arial"/>
        </w:rPr>
      </w:pPr>
      <w:r w:rsidRPr="00A93D36">
        <w:rPr>
          <w:rFonts w:ascii="Arial" w:hAnsi="Arial" w:cs="Arial"/>
        </w:rPr>
        <w:t>15.</w:t>
      </w:r>
      <w:r>
        <w:rPr>
          <w:rFonts w:ascii="Arial" w:hAnsi="Arial" w:cs="Arial"/>
        </w:rPr>
        <w:tab/>
      </w:r>
      <w:r w:rsidRPr="00A93D36">
        <w:rPr>
          <w:rFonts w:ascii="Arial" w:hAnsi="Arial" w:cs="Arial"/>
        </w:rPr>
        <w:t xml:space="preserve">Se o sócio do trabalho designa o planejamento ou a execução de procedimentos, tarefas ou ações relacionadas com um requisito desta Norma a outros membros da equipe de trabalho para auxiliá-lo no cumprimento dos requisitos desta Norma, ele deve continuar a assumir a responsabilidade geral pela gestão e pelo alcance da qualidade no trabalho de auditoria </w:t>
      </w:r>
      <w:r>
        <w:rPr>
          <w:rFonts w:ascii="Arial" w:hAnsi="Arial" w:cs="Arial"/>
        </w:rPr>
        <w:t>por meio</w:t>
      </w:r>
      <w:r w:rsidRPr="00A93D36">
        <w:rPr>
          <w:rFonts w:ascii="Arial" w:hAnsi="Arial" w:cs="Arial"/>
        </w:rPr>
        <w:t xml:space="preserve"> do direcionamento e da supervisão desses membros da equipe de trabalho e da revisão do seu trabalho (ver itens 9</w:t>
      </w:r>
      <w:r>
        <w:rPr>
          <w:rFonts w:ascii="Arial" w:hAnsi="Arial" w:cs="Arial"/>
        </w:rPr>
        <w:t xml:space="preserve"> e</w:t>
      </w:r>
      <w:r w:rsidRPr="00A93D36">
        <w:rPr>
          <w:rFonts w:ascii="Arial" w:hAnsi="Arial" w:cs="Arial"/>
        </w:rPr>
        <w:t xml:space="preserve"> A37).</w:t>
      </w:r>
    </w:p>
    <w:p w14:paraId="53286F27" w14:textId="77777777" w:rsidR="002A6EFF" w:rsidRPr="00A93D36" w:rsidRDefault="002A6EFF" w:rsidP="002A6EFF">
      <w:pPr>
        <w:jc w:val="both"/>
        <w:rPr>
          <w:rFonts w:ascii="Arial" w:hAnsi="Arial" w:cs="Arial"/>
        </w:rPr>
      </w:pPr>
    </w:p>
    <w:p w14:paraId="513D1604" w14:textId="77777777" w:rsidR="002A6EFF" w:rsidRPr="00A93D36" w:rsidRDefault="002A6EFF" w:rsidP="002A6EFF">
      <w:pPr>
        <w:jc w:val="both"/>
        <w:rPr>
          <w:rFonts w:ascii="Arial" w:hAnsi="Arial" w:cs="Arial"/>
        </w:rPr>
      </w:pPr>
      <w:r w:rsidRPr="00A93D36">
        <w:rPr>
          <w:rFonts w:ascii="Arial" w:hAnsi="Arial" w:cs="Arial"/>
        </w:rPr>
        <w:t>Requisitos éticos relevantes, incluindo aqueles relacionados com independência</w:t>
      </w:r>
    </w:p>
    <w:p w14:paraId="2F82720B" w14:textId="77777777" w:rsidR="002A6EFF" w:rsidRPr="00A93D36" w:rsidRDefault="002A6EFF" w:rsidP="002A6EFF">
      <w:pPr>
        <w:jc w:val="both"/>
        <w:rPr>
          <w:rFonts w:ascii="Arial" w:hAnsi="Arial" w:cs="Arial"/>
        </w:rPr>
      </w:pPr>
    </w:p>
    <w:p w14:paraId="3A5DDAA0" w14:textId="77777777" w:rsidR="002A6EFF" w:rsidRPr="00A93D36" w:rsidRDefault="002A6EFF" w:rsidP="002A6EFF">
      <w:pPr>
        <w:ind w:left="567" w:hanging="567"/>
        <w:jc w:val="both"/>
        <w:rPr>
          <w:rFonts w:ascii="Arial" w:hAnsi="Arial" w:cs="Arial"/>
        </w:rPr>
      </w:pPr>
      <w:r w:rsidRPr="00A93D36">
        <w:rPr>
          <w:rFonts w:ascii="Arial" w:hAnsi="Arial" w:cs="Arial"/>
        </w:rPr>
        <w:t>16.</w:t>
      </w:r>
      <w:r>
        <w:rPr>
          <w:rFonts w:ascii="Arial" w:hAnsi="Arial" w:cs="Arial"/>
        </w:rPr>
        <w:tab/>
      </w:r>
      <w:r w:rsidRPr="00A93D36">
        <w:rPr>
          <w:rFonts w:ascii="Arial" w:hAnsi="Arial" w:cs="Arial"/>
        </w:rPr>
        <w:t>O sócio do trabalho deve entender os requisitos éticos relevantes, incluindo aqueles relacionados com independência, que são aplicáveis dada</w:t>
      </w:r>
      <w:r>
        <w:rPr>
          <w:rFonts w:ascii="Arial" w:hAnsi="Arial" w:cs="Arial"/>
        </w:rPr>
        <w:t>s</w:t>
      </w:r>
      <w:r w:rsidRPr="00A93D36">
        <w:rPr>
          <w:rFonts w:ascii="Arial" w:hAnsi="Arial" w:cs="Arial"/>
        </w:rPr>
        <w:t xml:space="preserve"> a natureza e as circunstâncias do trabalho de auditoria (ver itens </w:t>
      </w:r>
      <w:r>
        <w:rPr>
          <w:rFonts w:ascii="Arial" w:hAnsi="Arial" w:cs="Arial"/>
        </w:rPr>
        <w:t xml:space="preserve">de </w:t>
      </w:r>
      <w:r w:rsidRPr="00A93D36">
        <w:rPr>
          <w:rFonts w:ascii="Arial" w:hAnsi="Arial" w:cs="Arial"/>
        </w:rPr>
        <w:t>A38 a A42</w:t>
      </w:r>
      <w:r>
        <w:rPr>
          <w:rFonts w:ascii="Arial" w:hAnsi="Arial" w:cs="Arial"/>
        </w:rPr>
        <w:t xml:space="preserve"> e</w:t>
      </w:r>
      <w:r w:rsidRPr="00A93D36">
        <w:rPr>
          <w:rFonts w:ascii="Arial" w:hAnsi="Arial" w:cs="Arial"/>
        </w:rPr>
        <w:t xml:space="preserve"> A48).</w:t>
      </w:r>
    </w:p>
    <w:p w14:paraId="3D9902AB" w14:textId="77777777" w:rsidR="002A6EFF" w:rsidRPr="00A93D36" w:rsidRDefault="002A6EFF" w:rsidP="002A6EFF">
      <w:pPr>
        <w:jc w:val="both"/>
        <w:rPr>
          <w:rFonts w:ascii="Arial" w:hAnsi="Arial" w:cs="Arial"/>
        </w:rPr>
      </w:pPr>
    </w:p>
    <w:p w14:paraId="32082C18" w14:textId="77777777" w:rsidR="002A6EFF" w:rsidRPr="00A93D36" w:rsidRDefault="002A6EFF" w:rsidP="002A6EFF">
      <w:pPr>
        <w:ind w:left="567" w:hanging="567"/>
        <w:jc w:val="both"/>
        <w:rPr>
          <w:rFonts w:ascii="Arial" w:hAnsi="Arial" w:cs="Arial"/>
        </w:rPr>
      </w:pPr>
      <w:r w:rsidRPr="00A93D36">
        <w:rPr>
          <w:rFonts w:ascii="Arial" w:hAnsi="Arial" w:cs="Arial"/>
        </w:rPr>
        <w:t>17.</w:t>
      </w:r>
      <w:r>
        <w:rPr>
          <w:rFonts w:ascii="Arial" w:hAnsi="Arial" w:cs="Arial"/>
        </w:rPr>
        <w:tab/>
      </w:r>
      <w:r w:rsidRPr="00A93D36">
        <w:rPr>
          <w:rFonts w:ascii="Arial" w:hAnsi="Arial" w:cs="Arial"/>
        </w:rPr>
        <w:t xml:space="preserve">O sócio do trabalho deve </w:t>
      </w:r>
      <w:r w:rsidRPr="007B049B">
        <w:rPr>
          <w:rFonts w:ascii="Arial" w:hAnsi="Arial" w:cs="Arial"/>
          <w:highlight w:val="yellow"/>
        </w:rPr>
        <w:t>assumir a responsabilidade pelos outros membros da equipe</w:t>
      </w:r>
      <w:r w:rsidRPr="00A93D36">
        <w:rPr>
          <w:rFonts w:ascii="Arial" w:hAnsi="Arial" w:cs="Arial"/>
        </w:rPr>
        <w:t xml:space="preserve"> de trabalho terem tomado conhecimento dos requisitos éticos relevantes aplicáveis dada a natureza e as circunstâncias do trabalho de auditoria, e das políticas ou dos procedimentos relacionados da firma, incluindo aqueles que tratam de (ver itens </w:t>
      </w:r>
      <w:r>
        <w:rPr>
          <w:rFonts w:ascii="Arial" w:hAnsi="Arial" w:cs="Arial"/>
        </w:rPr>
        <w:t xml:space="preserve">de </w:t>
      </w:r>
      <w:r w:rsidRPr="00A93D36">
        <w:rPr>
          <w:rFonts w:ascii="Arial" w:hAnsi="Arial" w:cs="Arial"/>
        </w:rPr>
        <w:t>A23 a A25</w:t>
      </w:r>
      <w:r>
        <w:rPr>
          <w:rFonts w:ascii="Arial" w:hAnsi="Arial" w:cs="Arial"/>
        </w:rPr>
        <w:t xml:space="preserve"> e de </w:t>
      </w:r>
      <w:r w:rsidRPr="00A93D36">
        <w:rPr>
          <w:rFonts w:ascii="Arial" w:hAnsi="Arial" w:cs="Arial"/>
        </w:rPr>
        <w:t>A40 a A44):</w:t>
      </w:r>
    </w:p>
    <w:p w14:paraId="7E90639D" w14:textId="77777777" w:rsidR="002A6EFF" w:rsidRPr="00A93D36" w:rsidRDefault="002A6EFF">
      <w:pPr>
        <w:widowControl w:val="0"/>
        <w:numPr>
          <w:ilvl w:val="0"/>
          <w:numId w:val="73"/>
        </w:numPr>
        <w:autoSpaceDE w:val="0"/>
        <w:autoSpaceDN w:val="0"/>
        <w:spacing w:after="0" w:line="240" w:lineRule="auto"/>
        <w:ind w:left="993" w:hanging="426"/>
        <w:jc w:val="both"/>
        <w:rPr>
          <w:rFonts w:ascii="Arial" w:hAnsi="Arial" w:cs="Arial"/>
        </w:rPr>
      </w:pPr>
      <w:r w:rsidRPr="00A93D36">
        <w:rPr>
          <w:rFonts w:ascii="Arial" w:hAnsi="Arial" w:cs="Arial"/>
        </w:rPr>
        <w:t>identificação, avaliação e tratamento das ameaças ao cumprimento dos requisitos éticos relevantes, incluindo aqueles relacionados com independência;</w:t>
      </w:r>
    </w:p>
    <w:p w14:paraId="044A8882" w14:textId="77777777" w:rsidR="002A6EFF" w:rsidRPr="00A93D36" w:rsidRDefault="002A6EFF">
      <w:pPr>
        <w:widowControl w:val="0"/>
        <w:numPr>
          <w:ilvl w:val="0"/>
          <w:numId w:val="73"/>
        </w:numPr>
        <w:autoSpaceDE w:val="0"/>
        <w:autoSpaceDN w:val="0"/>
        <w:spacing w:after="0" w:line="240" w:lineRule="auto"/>
        <w:ind w:left="993" w:hanging="426"/>
        <w:jc w:val="both"/>
        <w:rPr>
          <w:rFonts w:ascii="Arial" w:hAnsi="Arial" w:cs="Arial"/>
        </w:rPr>
      </w:pPr>
      <w:r w:rsidRPr="00A93D36">
        <w:rPr>
          <w:rFonts w:ascii="Arial" w:hAnsi="Arial" w:cs="Arial"/>
        </w:rPr>
        <w:t>circunstâncias que podem causar violação dos requisitos éticos relevantes, incluindo aqueles relacionados com independência, e as responsabilidades dos membros da equipe de trabalho quando tomam conhecimento de violações; e</w:t>
      </w:r>
    </w:p>
    <w:p w14:paraId="3A638A1D" w14:textId="77777777" w:rsidR="002A6EFF" w:rsidRPr="00A93D36" w:rsidRDefault="002A6EFF">
      <w:pPr>
        <w:widowControl w:val="0"/>
        <w:numPr>
          <w:ilvl w:val="0"/>
          <w:numId w:val="73"/>
        </w:numPr>
        <w:autoSpaceDE w:val="0"/>
        <w:autoSpaceDN w:val="0"/>
        <w:spacing w:after="0" w:line="240" w:lineRule="auto"/>
        <w:ind w:left="993" w:hanging="426"/>
        <w:jc w:val="both"/>
        <w:rPr>
          <w:rFonts w:ascii="Arial" w:hAnsi="Arial" w:cs="Arial"/>
        </w:rPr>
      </w:pPr>
      <w:r w:rsidRPr="00A93D36">
        <w:rPr>
          <w:rFonts w:ascii="Arial" w:hAnsi="Arial" w:cs="Arial"/>
        </w:rPr>
        <w:t>as responsabilidades dos membros da equipe de trabalho quando tomam conhecimento de caso de não conformidade com leis e regulamentos por parte da entidade (NBC TA 250</w:t>
      </w:r>
      <w:r>
        <w:rPr>
          <w:rFonts w:ascii="Arial" w:hAnsi="Arial" w:cs="Arial"/>
        </w:rPr>
        <w:t xml:space="preserve"> – </w:t>
      </w:r>
      <w:r w:rsidRPr="00A93D36">
        <w:rPr>
          <w:rFonts w:ascii="Arial" w:hAnsi="Arial" w:cs="Arial"/>
        </w:rPr>
        <w:t>Consideração de Leis e Regulamentos na Auditoria de Demonstrações Contábeis).</w:t>
      </w:r>
    </w:p>
    <w:p w14:paraId="17B65ECB" w14:textId="77777777" w:rsidR="002A6EFF" w:rsidRPr="00A93D36" w:rsidRDefault="002A6EFF" w:rsidP="002A6EFF">
      <w:pPr>
        <w:jc w:val="both"/>
        <w:rPr>
          <w:rFonts w:ascii="Arial" w:hAnsi="Arial" w:cs="Arial"/>
        </w:rPr>
      </w:pPr>
    </w:p>
    <w:p w14:paraId="4A5F4692" w14:textId="77777777" w:rsidR="002A6EFF" w:rsidRPr="00A93D36" w:rsidRDefault="002A6EFF" w:rsidP="002A6EFF">
      <w:pPr>
        <w:ind w:left="567" w:hanging="567"/>
        <w:jc w:val="both"/>
        <w:rPr>
          <w:rFonts w:ascii="Arial" w:hAnsi="Arial" w:cs="Arial"/>
        </w:rPr>
      </w:pPr>
      <w:r w:rsidRPr="00A93D36">
        <w:rPr>
          <w:rFonts w:ascii="Arial" w:hAnsi="Arial" w:cs="Arial"/>
        </w:rPr>
        <w:t>18.</w:t>
      </w:r>
      <w:r>
        <w:rPr>
          <w:rFonts w:ascii="Arial" w:hAnsi="Arial" w:cs="Arial"/>
        </w:rPr>
        <w:tab/>
      </w:r>
      <w:r w:rsidRPr="00A93D36">
        <w:rPr>
          <w:rFonts w:ascii="Arial" w:hAnsi="Arial" w:cs="Arial"/>
        </w:rPr>
        <w:t xml:space="preserve">Se o sócio do trabalho tomar conhecimento de assuntos que indicam a existência de </w:t>
      </w:r>
      <w:r w:rsidRPr="007B049B">
        <w:rPr>
          <w:rFonts w:ascii="Arial" w:hAnsi="Arial" w:cs="Arial"/>
          <w:highlight w:val="red"/>
        </w:rPr>
        <w:t>ameaça</w:t>
      </w:r>
      <w:r w:rsidRPr="00A93D36">
        <w:rPr>
          <w:rFonts w:ascii="Arial" w:hAnsi="Arial" w:cs="Arial"/>
        </w:rPr>
        <w:t xml:space="preserve"> ao cumprimento dos requisitos éticos relevantes, ele deve avaliar a ameaça </w:t>
      </w:r>
      <w:r>
        <w:rPr>
          <w:rFonts w:ascii="Arial" w:hAnsi="Arial" w:cs="Arial"/>
        </w:rPr>
        <w:t>por meio</w:t>
      </w:r>
      <w:r w:rsidRPr="00A93D36">
        <w:rPr>
          <w:rFonts w:ascii="Arial" w:hAnsi="Arial" w:cs="Arial"/>
        </w:rPr>
        <w:t xml:space="preserve"> do cumprimento das políticas ou dos procedimentos da firma, utilizando informações relevantes da firma, da equipe de trabalho ou de outras fontes, e </w:t>
      </w:r>
      <w:r w:rsidRPr="00326630">
        <w:rPr>
          <w:rFonts w:ascii="Arial" w:hAnsi="Arial" w:cs="Arial"/>
          <w:highlight w:val="green"/>
        </w:rPr>
        <w:t>tomar a ação apropriada</w:t>
      </w:r>
      <w:r w:rsidRPr="00A93D36">
        <w:rPr>
          <w:rFonts w:ascii="Arial" w:hAnsi="Arial" w:cs="Arial"/>
        </w:rPr>
        <w:t xml:space="preserve"> (ver itens A43 e A44).</w:t>
      </w:r>
    </w:p>
    <w:p w14:paraId="44232B0D" w14:textId="77777777" w:rsidR="002A6EFF" w:rsidRPr="00A93D36" w:rsidRDefault="002A6EFF" w:rsidP="002A6EFF">
      <w:pPr>
        <w:jc w:val="both"/>
        <w:rPr>
          <w:rFonts w:ascii="Arial" w:hAnsi="Arial" w:cs="Arial"/>
        </w:rPr>
      </w:pPr>
    </w:p>
    <w:p w14:paraId="14376DAA" w14:textId="77777777" w:rsidR="002A6EFF" w:rsidRPr="00A93D36" w:rsidRDefault="002A6EFF" w:rsidP="002A6EFF">
      <w:pPr>
        <w:ind w:left="567" w:hanging="567"/>
        <w:jc w:val="both"/>
        <w:rPr>
          <w:rFonts w:ascii="Arial" w:hAnsi="Arial" w:cs="Arial"/>
        </w:rPr>
      </w:pPr>
      <w:r w:rsidRPr="00A93D36">
        <w:rPr>
          <w:rFonts w:ascii="Arial" w:hAnsi="Arial" w:cs="Arial"/>
        </w:rPr>
        <w:t>19.</w:t>
      </w:r>
      <w:r>
        <w:rPr>
          <w:rFonts w:ascii="Arial" w:hAnsi="Arial" w:cs="Arial"/>
        </w:rPr>
        <w:tab/>
      </w:r>
      <w:r w:rsidRPr="00A93D36">
        <w:rPr>
          <w:rFonts w:ascii="Arial" w:hAnsi="Arial" w:cs="Arial"/>
        </w:rPr>
        <w:t xml:space="preserve">O sócio do trabalho deve permanecer </w:t>
      </w:r>
      <w:r w:rsidRPr="00326630">
        <w:rPr>
          <w:rFonts w:ascii="Arial" w:hAnsi="Arial" w:cs="Arial"/>
          <w:highlight w:val="green"/>
        </w:rPr>
        <w:t>atento</w:t>
      </w:r>
      <w:r w:rsidRPr="00A93D36">
        <w:rPr>
          <w:rFonts w:ascii="Arial" w:hAnsi="Arial" w:cs="Arial"/>
        </w:rPr>
        <w:t xml:space="preserve"> durante todo o trabalho de auditoria, observando e fazendo indagações</w:t>
      </w:r>
      <w:r>
        <w:rPr>
          <w:rFonts w:ascii="Arial" w:hAnsi="Arial" w:cs="Arial"/>
        </w:rPr>
        <w:t>,</w:t>
      </w:r>
      <w:r w:rsidRPr="00A93D36">
        <w:rPr>
          <w:rFonts w:ascii="Arial" w:hAnsi="Arial" w:cs="Arial"/>
        </w:rPr>
        <w:t xml:space="preserve"> conforme necessário, às violações dos requisitos éticos relevantes, às políticas ou aos procedimentos relacionados da firma por parte dos membros da equipe de trabalho (ver item A45).</w:t>
      </w:r>
    </w:p>
    <w:p w14:paraId="2D76C15D" w14:textId="77777777" w:rsidR="002A6EFF" w:rsidRPr="00A93D36" w:rsidRDefault="002A6EFF" w:rsidP="002A6EFF">
      <w:pPr>
        <w:jc w:val="both"/>
        <w:rPr>
          <w:rFonts w:ascii="Arial" w:hAnsi="Arial" w:cs="Arial"/>
        </w:rPr>
      </w:pPr>
    </w:p>
    <w:p w14:paraId="3FE4E5E0" w14:textId="77777777" w:rsidR="002A6EFF" w:rsidRPr="00A93D36" w:rsidRDefault="002A6EFF" w:rsidP="002A6EFF">
      <w:pPr>
        <w:ind w:left="567" w:hanging="567"/>
        <w:jc w:val="both"/>
        <w:rPr>
          <w:rFonts w:ascii="Arial" w:hAnsi="Arial" w:cs="Arial"/>
        </w:rPr>
      </w:pPr>
      <w:r w:rsidRPr="00A93D36">
        <w:rPr>
          <w:rFonts w:ascii="Arial" w:hAnsi="Arial" w:cs="Arial"/>
        </w:rPr>
        <w:t>20.</w:t>
      </w:r>
      <w:r>
        <w:rPr>
          <w:rFonts w:ascii="Arial" w:hAnsi="Arial" w:cs="Arial"/>
        </w:rPr>
        <w:tab/>
      </w:r>
      <w:r w:rsidRPr="00A93D36">
        <w:rPr>
          <w:rFonts w:ascii="Arial" w:hAnsi="Arial" w:cs="Arial"/>
        </w:rPr>
        <w:t xml:space="preserve">Se o sócio do trabalho tomar conhecimento, </w:t>
      </w:r>
      <w:r>
        <w:rPr>
          <w:rFonts w:ascii="Arial" w:hAnsi="Arial" w:cs="Arial"/>
        </w:rPr>
        <w:t>por meio</w:t>
      </w:r>
      <w:r w:rsidRPr="00A93D36">
        <w:rPr>
          <w:rFonts w:ascii="Arial" w:hAnsi="Arial" w:cs="Arial"/>
        </w:rPr>
        <w:t xml:space="preserve"> do sistema de gestão de qualidade da firma ou de outras fontes, de assuntos que indicam o não cumprimento dos requisitos éticos relevantes aplicáveis à natureza e às circunstâncias do trabalho de auditoria, ele deve, mediante consulta a outros indivíduos na firma, </w:t>
      </w:r>
      <w:r w:rsidRPr="00326630">
        <w:rPr>
          <w:rFonts w:ascii="Arial" w:hAnsi="Arial" w:cs="Arial"/>
          <w:highlight w:val="green"/>
        </w:rPr>
        <w:t>tomar a ação apropriada</w:t>
      </w:r>
      <w:r w:rsidRPr="00A93D36">
        <w:rPr>
          <w:rFonts w:ascii="Arial" w:hAnsi="Arial" w:cs="Arial"/>
        </w:rPr>
        <w:t xml:space="preserve"> (ver item A46).</w:t>
      </w:r>
    </w:p>
    <w:p w14:paraId="4B539B17" w14:textId="77777777" w:rsidR="002A6EFF" w:rsidRPr="00A93D36" w:rsidRDefault="002A6EFF" w:rsidP="002A6EFF">
      <w:pPr>
        <w:jc w:val="both"/>
        <w:rPr>
          <w:rFonts w:ascii="Arial" w:hAnsi="Arial" w:cs="Arial"/>
        </w:rPr>
      </w:pPr>
    </w:p>
    <w:p w14:paraId="61719D97" w14:textId="77777777" w:rsidR="002A6EFF" w:rsidRPr="00A93D36" w:rsidRDefault="002A6EFF" w:rsidP="002A6EFF">
      <w:pPr>
        <w:ind w:left="567" w:hanging="567"/>
        <w:jc w:val="both"/>
        <w:rPr>
          <w:rFonts w:ascii="Arial" w:hAnsi="Arial" w:cs="Arial"/>
        </w:rPr>
      </w:pPr>
      <w:r w:rsidRPr="00A93D36">
        <w:rPr>
          <w:rFonts w:ascii="Arial" w:hAnsi="Arial" w:cs="Arial"/>
        </w:rPr>
        <w:t>21.</w:t>
      </w:r>
      <w:r>
        <w:rPr>
          <w:rFonts w:ascii="Arial" w:hAnsi="Arial" w:cs="Arial"/>
        </w:rPr>
        <w:tab/>
      </w:r>
      <w:r w:rsidRPr="00A93D36">
        <w:rPr>
          <w:rFonts w:ascii="Arial" w:hAnsi="Arial" w:cs="Arial"/>
        </w:rPr>
        <w:t>Antes de datar o relatório do auditor, o sócio do trabalho deve assumir a responsabilidade por determinar se os requisitos éticos relevantes, incluindo aqueles relacionados com independência, foram cumpridos (ver itens A38 e A47).</w:t>
      </w:r>
    </w:p>
    <w:p w14:paraId="5EB79AB2" w14:textId="77777777" w:rsidR="002A6EFF" w:rsidRPr="00A93D36" w:rsidRDefault="002A6EFF" w:rsidP="002A6EFF">
      <w:pPr>
        <w:jc w:val="both"/>
        <w:rPr>
          <w:rFonts w:ascii="Arial" w:hAnsi="Arial" w:cs="Arial"/>
        </w:rPr>
      </w:pPr>
    </w:p>
    <w:p w14:paraId="44B68DA2" w14:textId="77777777" w:rsidR="002A6EFF" w:rsidRPr="00A93D36" w:rsidRDefault="002A6EFF" w:rsidP="002A6EFF">
      <w:pPr>
        <w:jc w:val="both"/>
        <w:rPr>
          <w:rFonts w:ascii="Arial" w:hAnsi="Arial" w:cs="Arial"/>
        </w:rPr>
      </w:pPr>
      <w:r w:rsidRPr="00326630">
        <w:rPr>
          <w:rFonts w:ascii="Arial" w:hAnsi="Arial" w:cs="Arial"/>
          <w:highlight w:val="yellow"/>
        </w:rPr>
        <w:t>Aceitação e continuidade de relacionamentos com clientes e trabalhos de auditoria</w:t>
      </w:r>
      <w:r w:rsidRPr="00A93D36">
        <w:rPr>
          <w:rFonts w:ascii="Arial" w:hAnsi="Arial" w:cs="Arial"/>
        </w:rPr>
        <w:t xml:space="preserve"> </w:t>
      </w:r>
    </w:p>
    <w:p w14:paraId="2A645A11" w14:textId="77777777" w:rsidR="002A6EFF" w:rsidRPr="00A93D36" w:rsidRDefault="002A6EFF" w:rsidP="002A6EFF">
      <w:pPr>
        <w:jc w:val="both"/>
        <w:rPr>
          <w:rFonts w:ascii="Arial" w:hAnsi="Arial" w:cs="Arial"/>
        </w:rPr>
      </w:pPr>
    </w:p>
    <w:p w14:paraId="66E00C53" w14:textId="77777777" w:rsidR="002A6EFF" w:rsidRPr="00A93D36" w:rsidRDefault="002A6EFF" w:rsidP="002A6EFF">
      <w:pPr>
        <w:ind w:left="567" w:hanging="567"/>
        <w:jc w:val="both"/>
        <w:rPr>
          <w:rFonts w:ascii="Arial" w:hAnsi="Arial" w:cs="Arial"/>
        </w:rPr>
      </w:pPr>
      <w:r w:rsidRPr="00A93D36">
        <w:rPr>
          <w:rFonts w:ascii="Arial" w:hAnsi="Arial" w:cs="Arial"/>
        </w:rPr>
        <w:t>22.</w:t>
      </w:r>
      <w:r>
        <w:rPr>
          <w:rFonts w:ascii="Arial" w:hAnsi="Arial" w:cs="Arial"/>
        </w:rPr>
        <w:tab/>
      </w:r>
      <w:r w:rsidRPr="00A93D36">
        <w:rPr>
          <w:rFonts w:ascii="Arial" w:hAnsi="Arial" w:cs="Arial"/>
        </w:rPr>
        <w:t xml:space="preserve">O sócio do trabalho deve determinar que as políticas ou os procedimentos para a aceitação e a continuidade de relacionamentos com clientes e trabalhos de auditoria </w:t>
      </w:r>
      <w:r w:rsidRPr="00117FB4">
        <w:rPr>
          <w:rFonts w:ascii="Arial" w:hAnsi="Arial" w:cs="Arial"/>
          <w:highlight w:val="yellow"/>
        </w:rPr>
        <w:t>foram seguidos</w:t>
      </w:r>
      <w:r w:rsidRPr="00A93D36">
        <w:rPr>
          <w:rFonts w:ascii="Arial" w:hAnsi="Arial" w:cs="Arial"/>
        </w:rPr>
        <w:t xml:space="preserve"> e que as conclusões obtidas sobre esse aspecto são apropriadas (ver itens </w:t>
      </w:r>
      <w:r>
        <w:rPr>
          <w:rFonts w:ascii="Arial" w:hAnsi="Arial" w:cs="Arial"/>
        </w:rPr>
        <w:t xml:space="preserve">de </w:t>
      </w:r>
      <w:r w:rsidRPr="00A93D36">
        <w:rPr>
          <w:rFonts w:ascii="Arial" w:hAnsi="Arial" w:cs="Arial"/>
        </w:rPr>
        <w:t>A49 a A52</w:t>
      </w:r>
      <w:r>
        <w:rPr>
          <w:rFonts w:ascii="Arial" w:hAnsi="Arial" w:cs="Arial"/>
        </w:rPr>
        <w:t xml:space="preserve"> e </w:t>
      </w:r>
      <w:r w:rsidRPr="00A93D36">
        <w:rPr>
          <w:rFonts w:ascii="Arial" w:hAnsi="Arial" w:cs="Arial"/>
        </w:rPr>
        <w:t xml:space="preserve"> A58).</w:t>
      </w:r>
    </w:p>
    <w:p w14:paraId="3C45B74D" w14:textId="77777777" w:rsidR="002A6EFF" w:rsidRPr="00A93D36" w:rsidRDefault="002A6EFF" w:rsidP="002A6EFF">
      <w:pPr>
        <w:jc w:val="both"/>
        <w:rPr>
          <w:rFonts w:ascii="Arial" w:hAnsi="Arial" w:cs="Arial"/>
        </w:rPr>
      </w:pPr>
    </w:p>
    <w:p w14:paraId="5995D512" w14:textId="77777777" w:rsidR="002A6EFF" w:rsidRPr="00A93D36" w:rsidRDefault="002A6EFF" w:rsidP="002A6EFF">
      <w:pPr>
        <w:ind w:left="567" w:hanging="567"/>
        <w:jc w:val="both"/>
        <w:rPr>
          <w:rFonts w:ascii="Arial" w:hAnsi="Arial" w:cs="Arial"/>
        </w:rPr>
      </w:pPr>
      <w:r w:rsidRPr="00A93D36">
        <w:rPr>
          <w:rFonts w:ascii="Arial" w:hAnsi="Arial" w:cs="Arial"/>
        </w:rPr>
        <w:t>23.</w:t>
      </w:r>
      <w:r>
        <w:rPr>
          <w:rFonts w:ascii="Arial" w:hAnsi="Arial" w:cs="Arial"/>
        </w:rPr>
        <w:tab/>
      </w:r>
      <w:r w:rsidRPr="00A93D36">
        <w:rPr>
          <w:rFonts w:ascii="Arial" w:hAnsi="Arial" w:cs="Arial"/>
        </w:rPr>
        <w:t>O sócio do trabalho deve levar em consideração as informações obtidas no processo de aceitação e continuidade ao planejar e executar o trabalho de auditoria de acordo com as normas de auditoria e no cumprimento dos requisitos desta Norma (ver itens A53 e A56).</w:t>
      </w:r>
    </w:p>
    <w:p w14:paraId="641BF40B" w14:textId="77777777" w:rsidR="002A6EFF" w:rsidRPr="00A93D36" w:rsidRDefault="002A6EFF" w:rsidP="002A6EFF">
      <w:pPr>
        <w:jc w:val="both"/>
        <w:rPr>
          <w:rFonts w:ascii="Arial" w:hAnsi="Arial" w:cs="Arial"/>
        </w:rPr>
      </w:pPr>
    </w:p>
    <w:p w14:paraId="1F6E4867" w14:textId="77777777" w:rsidR="002A6EFF" w:rsidRPr="00A93D36" w:rsidRDefault="002A6EFF" w:rsidP="002A6EFF">
      <w:pPr>
        <w:ind w:left="567" w:hanging="567"/>
        <w:jc w:val="both"/>
        <w:rPr>
          <w:rFonts w:ascii="Arial" w:hAnsi="Arial" w:cs="Arial"/>
        </w:rPr>
      </w:pPr>
      <w:r w:rsidRPr="00A93D36">
        <w:rPr>
          <w:rFonts w:ascii="Arial" w:hAnsi="Arial" w:cs="Arial"/>
        </w:rPr>
        <w:t>24.</w:t>
      </w:r>
      <w:r>
        <w:rPr>
          <w:rFonts w:ascii="Arial" w:hAnsi="Arial" w:cs="Arial"/>
        </w:rPr>
        <w:tab/>
      </w:r>
      <w:r w:rsidRPr="00A93D36">
        <w:rPr>
          <w:rFonts w:ascii="Arial" w:hAnsi="Arial" w:cs="Arial"/>
        </w:rPr>
        <w:t xml:space="preserve">Se a equipe de trabalho tomar conhecimento de informações que </w:t>
      </w:r>
      <w:r w:rsidRPr="00117FB4">
        <w:rPr>
          <w:rFonts w:ascii="Arial" w:hAnsi="Arial" w:cs="Arial"/>
          <w:highlight w:val="yellow"/>
        </w:rPr>
        <w:t>poderiam ter levado a</w:t>
      </w:r>
      <w:r w:rsidRPr="00A93D36">
        <w:rPr>
          <w:rFonts w:ascii="Arial" w:hAnsi="Arial" w:cs="Arial"/>
        </w:rPr>
        <w:t xml:space="preserve"> firma a recusar o trabalho de auditoria</w:t>
      </w:r>
      <w:r>
        <w:rPr>
          <w:rFonts w:ascii="Arial" w:hAnsi="Arial" w:cs="Arial"/>
        </w:rPr>
        <w:t>,</w:t>
      </w:r>
      <w:r w:rsidRPr="00A93D36">
        <w:rPr>
          <w:rFonts w:ascii="Arial" w:hAnsi="Arial" w:cs="Arial"/>
        </w:rPr>
        <w:t xml:space="preserve"> caso essas informações fossem conhecidas antes da aceitação ou da continuidade do relacionamento com o cliente ou do trabalho específico, o sócio do trabalho deve </w:t>
      </w:r>
      <w:r w:rsidRPr="00117FB4">
        <w:rPr>
          <w:rFonts w:ascii="Arial" w:hAnsi="Arial" w:cs="Arial"/>
          <w:highlight w:val="yellow"/>
        </w:rPr>
        <w:t>comunicar</w:t>
      </w:r>
      <w:r w:rsidRPr="00A93D36">
        <w:rPr>
          <w:rFonts w:ascii="Arial" w:hAnsi="Arial" w:cs="Arial"/>
        </w:rPr>
        <w:t xml:space="preserve"> essas informações prontamente para a firma, de modo que a </w:t>
      </w:r>
      <w:r w:rsidRPr="00117FB4">
        <w:rPr>
          <w:rFonts w:ascii="Arial" w:hAnsi="Arial" w:cs="Arial"/>
          <w:highlight w:val="yellow"/>
        </w:rPr>
        <w:t>firma e o sócio do trabalho</w:t>
      </w:r>
      <w:r w:rsidRPr="00A93D36">
        <w:rPr>
          <w:rFonts w:ascii="Arial" w:hAnsi="Arial" w:cs="Arial"/>
        </w:rPr>
        <w:t xml:space="preserve"> possam tomar a ação necessária (ver item A57).</w:t>
      </w:r>
    </w:p>
    <w:p w14:paraId="64DC5B4D" w14:textId="77777777" w:rsidR="002A6EFF" w:rsidRPr="00A93D36" w:rsidRDefault="002A6EFF" w:rsidP="002A6EFF">
      <w:pPr>
        <w:jc w:val="both"/>
        <w:rPr>
          <w:rFonts w:ascii="Arial" w:hAnsi="Arial" w:cs="Arial"/>
        </w:rPr>
      </w:pPr>
    </w:p>
    <w:p w14:paraId="74A7888A" w14:textId="77777777" w:rsidR="002A6EFF" w:rsidRPr="00A93D36" w:rsidRDefault="002A6EFF" w:rsidP="002A6EFF">
      <w:pPr>
        <w:jc w:val="both"/>
        <w:rPr>
          <w:rFonts w:ascii="Arial" w:hAnsi="Arial" w:cs="Arial"/>
        </w:rPr>
      </w:pPr>
      <w:r w:rsidRPr="00A93D36">
        <w:rPr>
          <w:rFonts w:ascii="Arial" w:hAnsi="Arial" w:cs="Arial"/>
        </w:rPr>
        <w:t>Recursos do trabalho</w:t>
      </w:r>
    </w:p>
    <w:p w14:paraId="5A2E01BB" w14:textId="77777777" w:rsidR="002A6EFF" w:rsidRPr="00A93D36" w:rsidRDefault="002A6EFF" w:rsidP="002A6EFF">
      <w:pPr>
        <w:jc w:val="both"/>
        <w:rPr>
          <w:rFonts w:ascii="Arial" w:hAnsi="Arial" w:cs="Arial"/>
        </w:rPr>
      </w:pPr>
    </w:p>
    <w:p w14:paraId="3205367B" w14:textId="77777777" w:rsidR="002A6EFF" w:rsidRPr="00A93D36" w:rsidRDefault="002A6EFF" w:rsidP="002A6EFF">
      <w:pPr>
        <w:ind w:left="567" w:hanging="567"/>
        <w:jc w:val="both"/>
        <w:rPr>
          <w:rFonts w:ascii="Arial" w:hAnsi="Arial" w:cs="Arial"/>
        </w:rPr>
      </w:pPr>
      <w:r w:rsidRPr="00A93D36">
        <w:rPr>
          <w:rFonts w:ascii="Arial" w:hAnsi="Arial" w:cs="Arial"/>
        </w:rPr>
        <w:t>25.</w:t>
      </w:r>
      <w:r>
        <w:rPr>
          <w:rFonts w:ascii="Arial" w:hAnsi="Arial" w:cs="Arial"/>
        </w:rPr>
        <w:tab/>
      </w:r>
      <w:r w:rsidRPr="00A93D36">
        <w:rPr>
          <w:rFonts w:ascii="Arial" w:hAnsi="Arial" w:cs="Arial"/>
        </w:rPr>
        <w:t xml:space="preserve">O sócio do trabalho deve determinar que </w:t>
      </w:r>
      <w:r w:rsidRPr="00B97CBA">
        <w:rPr>
          <w:rFonts w:ascii="Arial" w:hAnsi="Arial" w:cs="Arial"/>
          <w:highlight w:val="yellow"/>
        </w:rPr>
        <w:t>recursos</w:t>
      </w:r>
      <w:r w:rsidRPr="00A93D36">
        <w:rPr>
          <w:rFonts w:ascii="Arial" w:hAnsi="Arial" w:cs="Arial"/>
        </w:rPr>
        <w:t xml:space="preserve"> suficientes e apropriados para a execução do trabalho foram designados ou disponibilizados de maneira tempestiva para a equipe de trabalho, levando em consideração a natureza e as circunstâncias do trabalho de auditoria, as políticas ou os procedimentos da firma e quaisquer mudanças que possam surgir durante o trabalho (ver itens </w:t>
      </w:r>
      <w:r>
        <w:rPr>
          <w:rFonts w:ascii="Arial" w:hAnsi="Arial" w:cs="Arial"/>
        </w:rPr>
        <w:t xml:space="preserve">de </w:t>
      </w:r>
      <w:r w:rsidRPr="00A93D36">
        <w:rPr>
          <w:rFonts w:ascii="Arial" w:hAnsi="Arial" w:cs="Arial"/>
        </w:rPr>
        <w:t>A59 a A70, A73</w:t>
      </w:r>
      <w:r>
        <w:rPr>
          <w:rFonts w:ascii="Arial" w:hAnsi="Arial" w:cs="Arial"/>
        </w:rPr>
        <w:t>,</w:t>
      </w:r>
      <w:r w:rsidRPr="00A93D36">
        <w:rPr>
          <w:rFonts w:ascii="Arial" w:hAnsi="Arial" w:cs="Arial"/>
        </w:rPr>
        <w:t xml:space="preserve"> A74</w:t>
      </w:r>
      <w:r>
        <w:rPr>
          <w:rFonts w:ascii="Arial" w:hAnsi="Arial" w:cs="Arial"/>
        </w:rPr>
        <w:t xml:space="preserve"> e </w:t>
      </w:r>
      <w:r w:rsidRPr="00A93D36">
        <w:rPr>
          <w:rFonts w:ascii="Arial" w:hAnsi="Arial" w:cs="Arial"/>
        </w:rPr>
        <w:t>A79).</w:t>
      </w:r>
    </w:p>
    <w:p w14:paraId="0D07D478" w14:textId="77777777" w:rsidR="002A6EFF" w:rsidRPr="00A93D36" w:rsidRDefault="002A6EFF" w:rsidP="002A6EFF">
      <w:pPr>
        <w:jc w:val="both"/>
        <w:rPr>
          <w:rFonts w:ascii="Arial" w:hAnsi="Arial" w:cs="Arial"/>
        </w:rPr>
      </w:pPr>
    </w:p>
    <w:p w14:paraId="006EB386" w14:textId="77777777" w:rsidR="002A6EFF" w:rsidRPr="00A93D36" w:rsidRDefault="002A6EFF" w:rsidP="002A6EFF">
      <w:pPr>
        <w:ind w:left="567" w:hanging="567"/>
        <w:jc w:val="both"/>
        <w:rPr>
          <w:rFonts w:ascii="Arial" w:hAnsi="Arial" w:cs="Arial"/>
        </w:rPr>
      </w:pPr>
      <w:r w:rsidRPr="00A93D36">
        <w:rPr>
          <w:rFonts w:ascii="Arial" w:hAnsi="Arial" w:cs="Arial"/>
        </w:rPr>
        <w:t>26.</w:t>
      </w:r>
      <w:r>
        <w:rPr>
          <w:rFonts w:ascii="Arial" w:hAnsi="Arial" w:cs="Arial"/>
        </w:rPr>
        <w:tab/>
      </w:r>
      <w:r w:rsidRPr="00A93D36">
        <w:rPr>
          <w:rFonts w:ascii="Arial" w:hAnsi="Arial" w:cs="Arial"/>
        </w:rPr>
        <w:t xml:space="preserve">O sócio do trabalho deve determinar que os membros da equipe de trabalho, e quaisquer especialistas externos do auditor e auditores internos que prestam assistência direta e que não fazem parte da equipe de trabalho, têm, em conjunto, a </w:t>
      </w:r>
      <w:r w:rsidRPr="00B97CBA">
        <w:rPr>
          <w:rFonts w:ascii="Arial" w:hAnsi="Arial" w:cs="Arial"/>
          <w:highlight w:val="yellow"/>
        </w:rPr>
        <w:t>competência</w:t>
      </w:r>
      <w:r w:rsidRPr="00A93D36">
        <w:rPr>
          <w:rFonts w:ascii="Arial" w:hAnsi="Arial" w:cs="Arial"/>
        </w:rPr>
        <w:t xml:space="preserve"> e as habilidades apropriadas, incluindo tempo suficiente, para executar o trabalho de auditoria (ver itens A62</w:t>
      </w:r>
      <w:r>
        <w:rPr>
          <w:rFonts w:ascii="Arial" w:hAnsi="Arial" w:cs="Arial"/>
        </w:rPr>
        <w:t xml:space="preserve"> e de </w:t>
      </w:r>
      <w:r w:rsidRPr="00A93D36">
        <w:rPr>
          <w:rFonts w:ascii="Arial" w:hAnsi="Arial" w:cs="Arial"/>
        </w:rPr>
        <w:t>A71 a A74).</w:t>
      </w:r>
    </w:p>
    <w:p w14:paraId="31E9CA70" w14:textId="77777777" w:rsidR="002A6EFF" w:rsidRPr="00A93D36" w:rsidRDefault="002A6EFF" w:rsidP="002A6EFF">
      <w:pPr>
        <w:jc w:val="both"/>
        <w:rPr>
          <w:rFonts w:ascii="Arial" w:hAnsi="Arial" w:cs="Arial"/>
        </w:rPr>
      </w:pPr>
    </w:p>
    <w:p w14:paraId="7107EB59" w14:textId="77777777" w:rsidR="002A6EFF" w:rsidRPr="00A93D36" w:rsidRDefault="002A6EFF" w:rsidP="002A6EFF">
      <w:pPr>
        <w:ind w:left="567" w:hanging="567"/>
        <w:jc w:val="both"/>
        <w:rPr>
          <w:rFonts w:ascii="Arial" w:hAnsi="Arial" w:cs="Arial"/>
        </w:rPr>
      </w:pPr>
      <w:r w:rsidRPr="00A93D36">
        <w:rPr>
          <w:rFonts w:ascii="Arial" w:hAnsi="Arial" w:cs="Arial"/>
        </w:rPr>
        <w:t>27.</w:t>
      </w:r>
      <w:r>
        <w:rPr>
          <w:rFonts w:ascii="Arial" w:hAnsi="Arial" w:cs="Arial"/>
        </w:rPr>
        <w:tab/>
      </w:r>
      <w:r w:rsidRPr="00A93D36">
        <w:rPr>
          <w:rFonts w:ascii="Arial" w:hAnsi="Arial" w:cs="Arial"/>
        </w:rPr>
        <w:t xml:space="preserve">Se, em decorrência do cumprimento dos requisitos nos itens 25 e 26, o sócio do trabalho determinar que os recursos designados ou disponibilizados são insuficientes ou inapropriados nas circunstâncias do trabalho de auditoria, ele deve tomar a ação apropriada, incluindo comunicar aos indivíduos apropriados a necessidade de designar ou disponibilizar recursos adicionais ou alternativos para o trabalho (ver itens </w:t>
      </w:r>
      <w:r>
        <w:rPr>
          <w:rFonts w:ascii="Arial" w:hAnsi="Arial" w:cs="Arial"/>
        </w:rPr>
        <w:t xml:space="preserve">de </w:t>
      </w:r>
      <w:r w:rsidRPr="00A93D36">
        <w:rPr>
          <w:rFonts w:ascii="Arial" w:hAnsi="Arial" w:cs="Arial"/>
        </w:rPr>
        <w:t>A75 a A78).</w:t>
      </w:r>
    </w:p>
    <w:p w14:paraId="57DCB7AB" w14:textId="77777777" w:rsidR="002A6EFF" w:rsidRPr="00A93D36" w:rsidRDefault="002A6EFF" w:rsidP="002A6EFF">
      <w:pPr>
        <w:jc w:val="both"/>
        <w:rPr>
          <w:rFonts w:ascii="Arial" w:hAnsi="Arial" w:cs="Arial"/>
        </w:rPr>
      </w:pPr>
    </w:p>
    <w:p w14:paraId="497F06CB" w14:textId="77777777" w:rsidR="002A6EFF" w:rsidRPr="00A93D36" w:rsidRDefault="002A6EFF" w:rsidP="002A6EFF">
      <w:pPr>
        <w:ind w:left="567" w:hanging="567"/>
        <w:jc w:val="both"/>
        <w:rPr>
          <w:rFonts w:ascii="Arial" w:hAnsi="Arial" w:cs="Arial"/>
        </w:rPr>
      </w:pPr>
      <w:r w:rsidRPr="00A93D36">
        <w:rPr>
          <w:rFonts w:ascii="Arial" w:hAnsi="Arial" w:cs="Arial"/>
        </w:rPr>
        <w:t>28.</w:t>
      </w:r>
      <w:r>
        <w:rPr>
          <w:rFonts w:ascii="Arial" w:hAnsi="Arial" w:cs="Arial"/>
        </w:rPr>
        <w:tab/>
      </w:r>
      <w:r w:rsidRPr="00A93D36">
        <w:rPr>
          <w:rFonts w:ascii="Arial" w:hAnsi="Arial" w:cs="Arial"/>
        </w:rPr>
        <w:t>O sócio do trabalho deve assumir a responsabilidade pelo uso apropriado dos recursos designados ou disponibilizados para a equipe de trabalho, dada</w:t>
      </w:r>
      <w:r>
        <w:rPr>
          <w:rFonts w:ascii="Arial" w:hAnsi="Arial" w:cs="Arial"/>
        </w:rPr>
        <w:t>s</w:t>
      </w:r>
      <w:r w:rsidRPr="00A93D36">
        <w:rPr>
          <w:rFonts w:ascii="Arial" w:hAnsi="Arial" w:cs="Arial"/>
        </w:rPr>
        <w:t xml:space="preserve"> a natureza e as circunstâncias do trabalho de auditoria (ver itens </w:t>
      </w:r>
      <w:r>
        <w:rPr>
          <w:rFonts w:ascii="Arial" w:hAnsi="Arial" w:cs="Arial"/>
        </w:rPr>
        <w:t xml:space="preserve">de </w:t>
      </w:r>
      <w:r w:rsidRPr="00A93D36">
        <w:rPr>
          <w:rFonts w:ascii="Arial" w:hAnsi="Arial" w:cs="Arial"/>
        </w:rPr>
        <w:t>A63 a A69).</w:t>
      </w:r>
    </w:p>
    <w:p w14:paraId="29347443" w14:textId="77777777" w:rsidR="002A6EFF" w:rsidRPr="00A93D36" w:rsidRDefault="002A6EFF" w:rsidP="002A6EFF">
      <w:pPr>
        <w:jc w:val="both"/>
        <w:rPr>
          <w:rFonts w:ascii="Arial" w:hAnsi="Arial" w:cs="Arial"/>
        </w:rPr>
      </w:pPr>
    </w:p>
    <w:p w14:paraId="5C5CF200" w14:textId="77777777" w:rsidR="002A6EFF" w:rsidRPr="00A93D36" w:rsidRDefault="002A6EFF" w:rsidP="002A6EFF">
      <w:pPr>
        <w:jc w:val="both"/>
        <w:rPr>
          <w:rFonts w:ascii="Arial" w:hAnsi="Arial" w:cs="Arial"/>
        </w:rPr>
      </w:pPr>
      <w:r w:rsidRPr="00A93D36">
        <w:rPr>
          <w:rFonts w:ascii="Arial" w:hAnsi="Arial" w:cs="Arial"/>
        </w:rPr>
        <w:t>Execução do trabalho</w:t>
      </w:r>
    </w:p>
    <w:p w14:paraId="74BCC4A9" w14:textId="77777777" w:rsidR="002A6EFF" w:rsidRPr="00A93D36" w:rsidRDefault="002A6EFF" w:rsidP="002A6EFF">
      <w:pPr>
        <w:jc w:val="both"/>
        <w:rPr>
          <w:rFonts w:ascii="Arial" w:hAnsi="Arial" w:cs="Arial"/>
        </w:rPr>
      </w:pPr>
    </w:p>
    <w:p w14:paraId="08D17F5C" w14:textId="77777777" w:rsidR="002A6EFF" w:rsidRPr="00A93D36" w:rsidRDefault="002A6EFF" w:rsidP="002A6EFF">
      <w:pPr>
        <w:jc w:val="both"/>
        <w:rPr>
          <w:rFonts w:ascii="Arial" w:hAnsi="Arial" w:cs="Arial"/>
        </w:rPr>
      </w:pPr>
      <w:r w:rsidRPr="00B97CBA">
        <w:rPr>
          <w:rFonts w:ascii="Arial" w:hAnsi="Arial" w:cs="Arial"/>
          <w:highlight w:val="yellow"/>
        </w:rPr>
        <w:t>Direção, supervisão e revisão</w:t>
      </w:r>
    </w:p>
    <w:p w14:paraId="680F988D" w14:textId="77777777" w:rsidR="002A6EFF" w:rsidRPr="00A93D36" w:rsidRDefault="002A6EFF" w:rsidP="002A6EFF">
      <w:pPr>
        <w:jc w:val="both"/>
        <w:rPr>
          <w:rFonts w:ascii="Arial" w:hAnsi="Arial" w:cs="Arial"/>
        </w:rPr>
      </w:pPr>
    </w:p>
    <w:p w14:paraId="395C58E7" w14:textId="77777777" w:rsidR="002A6EFF" w:rsidRPr="00A93D36" w:rsidRDefault="002A6EFF" w:rsidP="002A6EFF">
      <w:pPr>
        <w:ind w:left="567" w:hanging="567"/>
        <w:jc w:val="both"/>
        <w:rPr>
          <w:rFonts w:ascii="Arial" w:hAnsi="Arial" w:cs="Arial"/>
        </w:rPr>
      </w:pPr>
      <w:r w:rsidRPr="00A93D36">
        <w:rPr>
          <w:rFonts w:ascii="Arial" w:hAnsi="Arial" w:cs="Arial"/>
        </w:rPr>
        <w:t>29.</w:t>
      </w:r>
      <w:r>
        <w:rPr>
          <w:rFonts w:ascii="Arial" w:hAnsi="Arial" w:cs="Arial"/>
        </w:rPr>
        <w:tab/>
      </w:r>
      <w:r w:rsidRPr="00A93D36">
        <w:rPr>
          <w:rFonts w:ascii="Arial" w:hAnsi="Arial" w:cs="Arial"/>
        </w:rPr>
        <w:t xml:space="preserve">O sócio do trabalho deve assumir a </w:t>
      </w:r>
      <w:r w:rsidRPr="00B97CBA">
        <w:rPr>
          <w:rFonts w:ascii="Arial" w:hAnsi="Arial" w:cs="Arial"/>
          <w:highlight w:val="yellow"/>
        </w:rPr>
        <w:t>responsabilidade</w:t>
      </w:r>
      <w:r w:rsidRPr="00A93D36">
        <w:rPr>
          <w:rFonts w:ascii="Arial" w:hAnsi="Arial" w:cs="Arial"/>
        </w:rPr>
        <w:t xml:space="preserve"> pela direção e supervisão dos membros da equipe de trabalho e pela revisão do trabalho deles (ver item A80).</w:t>
      </w:r>
    </w:p>
    <w:p w14:paraId="26CB5D2D" w14:textId="77777777" w:rsidR="002A6EFF" w:rsidRPr="00A93D36" w:rsidRDefault="002A6EFF" w:rsidP="002A6EFF">
      <w:pPr>
        <w:jc w:val="both"/>
        <w:rPr>
          <w:rFonts w:ascii="Arial" w:hAnsi="Arial" w:cs="Arial"/>
        </w:rPr>
      </w:pPr>
    </w:p>
    <w:p w14:paraId="62C25738" w14:textId="77777777" w:rsidR="002A6EFF" w:rsidRPr="00A93D36" w:rsidRDefault="002A6EFF" w:rsidP="002A6EFF">
      <w:pPr>
        <w:ind w:left="567" w:hanging="567"/>
        <w:jc w:val="both"/>
        <w:rPr>
          <w:rFonts w:ascii="Arial" w:hAnsi="Arial" w:cs="Arial"/>
        </w:rPr>
      </w:pPr>
      <w:r w:rsidRPr="00A93D36">
        <w:rPr>
          <w:rFonts w:ascii="Arial" w:hAnsi="Arial" w:cs="Arial"/>
        </w:rPr>
        <w:t>30.</w:t>
      </w:r>
      <w:r>
        <w:rPr>
          <w:rFonts w:ascii="Arial" w:hAnsi="Arial" w:cs="Arial"/>
        </w:rPr>
        <w:tab/>
      </w:r>
      <w:r w:rsidRPr="00A93D36">
        <w:rPr>
          <w:rFonts w:ascii="Arial" w:hAnsi="Arial" w:cs="Arial"/>
        </w:rPr>
        <w:t xml:space="preserve">O sócio do trabalho deve determinar que a </w:t>
      </w:r>
      <w:r w:rsidRPr="00B97CBA">
        <w:rPr>
          <w:rFonts w:ascii="Arial" w:hAnsi="Arial" w:cs="Arial"/>
          <w:highlight w:val="yellow"/>
        </w:rPr>
        <w:t>natureza, a época e a extensão</w:t>
      </w:r>
      <w:r w:rsidRPr="00A93D36">
        <w:rPr>
          <w:rFonts w:ascii="Arial" w:hAnsi="Arial" w:cs="Arial"/>
        </w:rPr>
        <w:t xml:space="preserve"> da direção, supervisão e revisão são (ver itens </w:t>
      </w:r>
      <w:r>
        <w:rPr>
          <w:rFonts w:ascii="Arial" w:hAnsi="Arial" w:cs="Arial"/>
        </w:rPr>
        <w:t xml:space="preserve">de </w:t>
      </w:r>
      <w:r w:rsidRPr="00A93D36">
        <w:rPr>
          <w:rFonts w:ascii="Arial" w:hAnsi="Arial" w:cs="Arial"/>
        </w:rPr>
        <w:t>A81 a A89</w:t>
      </w:r>
      <w:r>
        <w:rPr>
          <w:rFonts w:ascii="Arial" w:hAnsi="Arial" w:cs="Arial"/>
        </w:rPr>
        <w:t xml:space="preserve"> e de </w:t>
      </w:r>
      <w:r w:rsidRPr="00A93D36">
        <w:rPr>
          <w:rFonts w:ascii="Arial" w:hAnsi="Arial" w:cs="Arial"/>
        </w:rPr>
        <w:t>A94 a A97):</w:t>
      </w:r>
    </w:p>
    <w:p w14:paraId="5498F14F" w14:textId="77777777" w:rsidR="002A6EFF" w:rsidRPr="00A93D36" w:rsidRDefault="002A6EFF">
      <w:pPr>
        <w:widowControl w:val="0"/>
        <w:numPr>
          <w:ilvl w:val="0"/>
          <w:numId w:val="74"/>
        </w:numPr>
        <w:autoSpaceDE w:val="0"/>
        <w:autoSpaceDN w:val="0"/>
        <w:spacing w:after="0" w:line="240" w:lineRule="auto"/>
        <w:ind w:left="993" w:hanging="426"/>
        <w:jc w:val="both"/>
        <w:rPr>
          <w:rFonts w:ascii="Arial" w:hAnsi="Arial" w:cs="Arial"/>
        </w:rPr>
      </w:pPr>
      <w:r w:rsidRPr="00A93D36">
        <w:rPr>
          <w:rFonts w:ascii="Arial" w:hAnsi="Arial" w:cs="Arial"/>
        </w:rPr>
        <w:t xml:space="preserve">planejadas e executadas de acordo com as políticas ou os procedimentos da firma, as normas profissionais e os requisitos legais e regulatórios aplicáveis (ver item 11 da NBC </w:t>
      </w:r>
      <w:r w:rsidRPr="00B97CBA">
        <w:rPr>
          <w:rFonts w:ascii="Arial" w:hAnsi="Arial" w:cs="Arial"/>
          <w:highlight w:val="yellow"/>
        </w:rPr>
        <w:t>TA 300 – Planejamento da Auditoria de Demonstrações Contábeis</w:t>
      </w:r>
      <w:r w:rsidRPr="00A93D36">
        <w:rPr>
          <w:rFonts w:ascii="Arial" w:hAnsi="Arial" w:cs="Arial"/>
        </w:rPr>
        <w:t>); e</w:t>
      </w:r>
    </w:p>
    <w:p w14:paraId="0A6E481B" w14:textId="77777777" w:rsidR="002A6EFF" w:rsidRPr="00A93D36" w:rsidRDefault="002A6EFF">
      <w:pPr>
        <w:widowControl w:val="0"/>
        <w:numPr>
          <w:ilvl w:val="0"/>
          <w:numId w:val="74"/>
        </w:numPr>
        <w:autoSpaceDE w:val="0"/>
        <w:autoSpaceDN w:val="0"/>
        <w:spacing w:after="0" w:line="240" w:lineRule="auto"/>
        <w:ind w:left="993" w:hanging="426"/>
        <w:jc w:val="both"/>
        <w:rPr>
          <w:rFonts w:ascii="Arial" w:hAnsi="Arial" w:cs="Arial"/>
        </w:rPr>
      </w:pPr>
      <w:r w:rsidRPr="00A93D36">
        <w:rPr>
          <w:rFonts w:ascii="Arial" w:hAnsi="Arial" w:cs="Arial"/>
        </w:rPr>
        <w:t>suscetíveis à natureza e às circunstâncias do trabalho de auditoria e aos recursos designados e disponibilizados para a equipe de trabalho pela firma.</w:t>
      </w:r>
    </w:p>
    <w:p w14:paraId="43D0F692" w14:textId="77777777" w:rsidR="002A6EFF" w:rsidRPr="00A93D36" w:rsidRDefault="002A6EFF" w:rsidP="002A6EFF">
      <w:pPr>
        <w:jc w:val="both"/>
        <w:rPr>
          <w:rFonts w:ascii="Arial" w:hAnsi="Arial" w:cs="Arial"/>
        </w:rPr>
      </w:pPr>
    </w:p>
    <w:p w14:paraId="429012CF" w14:textId="77777777" w:rsidR="002A6EFF" w:rsidRPr="00A93D36" w:rsidRDefault="002A6EFF" w:rsidP="002A6EFF">
      <w:pPr>
        <w:ind w:left="567" w:hanging="567"/>
        <w:jc w:val="both"/>
        <w:rPr>
          <w:rFonts w:ascii="Arial" w:hAnsi="Arial" w:cs="Arial"/>
        </w:rPr>
      </w:pPr>
      <w:r w:rsidRPr="00A93D36">
        <w:rPr>
          <w:rFonts w:ascii="Arial" w:hAnsi="Arial" w:cs="Arial"/>
        </w:rPr>
        <w:t>31.</w:t>
      </w:r>
      <w:r>
        <w:rPr>
          <w:rFonts w:ascii="Arial" w:hAnsi="Arial" w:cs="Arial"/>
        </w:rPr>
        <w:tab/>
      </w:r>
      <w:r w:rsidRPr="00A93D36">
        <w:rPr>
          <w:rFonts w:ascii="Arial" w:hAnsi="Arial" w:cs="Arial"/>
        </w:rPr>
        <w:t xml:space="preserve">O sócio do trabalho deve revisar a documentação de auditoria em momentos apropriados durante o trabalho de auditoria, incluindo a documentação de auditoria relacionada com (ver itens </w:t>
      </w:r>
      <w:r>
        <w:rPr>
          <w:rFonts w:ascii="Arial" w:hAnsi="Arial" w:cs="Arial"/>
        </w:rPr>
        <w:t xml:space="preserve">de </w:t>
      </w:r>
      <w:r w:rsidRPr="00A93D36">
        <w:rPr>
          <w:rFonts w:ascii="Arial" w:hAnsi="Arial" w:cs="Arial"/>
        </w:rPr>
        <w:t>A90 a A93):</w:t>
      </w:r>
    </w:p>
    <w:p w14:paraId="2C2E6BE3" w14:textId="77777777" w:rsidR="002A6EFF" w:rsidRPr="00A93D36" w:rsidRDefault="002A6EFF">
      <w:pPr>
        <w:widowControl w:val="0"/>
        <w:numPr>
          <w:ilvl w:val="0"/>
          <w:numId w:val="75"/>
        </w:numPr>
        <w:autoSpaceDE w:val="0"/>
        <w:autoSpaceDN w:val="0"/>
        <w:spacing w:after="0" w:line="240" w:lineRule="auto"/>
        <w:ind w:left="993" w:hanging="426"/>
        <w:jc w:val="both"/>
        <w:rPr>
          <w:rFonts w:ascii="Arial" w:hAnsi="Arial" w:cs="Arial"/>
        </w:rPr>
      </w:pPr>
      <w:r w:rsidRPr="00A93D36">
        <w:rPr>
          <w:rFonts w:ascii="Arial" w:hAnsi="Arial" w:cs="Arial"/>
        </w:rPr>
        <w:t>assuntos signficativos (ver item 8(c) da NBC TA 230</w:t>
      </w:r>
      <w:r>
        <w:rPr>
          <w:rFonts w:ascii="Arial" w:hAnsi="Arial" w:cs="Arial"/>
        </w:rPr>
        <w:t xml:space="preserve"> – </w:t>
      </w:r>
      <w:r w:rsidRPr="002D7D11">
        <w:rPr>
          <w:rFonts w:ascii="Arial" w:hAnsi="Arial" w:cs="Arial"/>
        </w:rPr>
        <w:t>Documentação de Auditoria</w:t>
      </w:r>
      <w:r w:rsidRPr="00A93D36">
        <w:rPr>
          <w:rFonts w:ascii="Arial" w:hAnsi="Arial" w:cs="Arial"/>
        </w:rPr>
        <w:t>);</w:t>
      </w:r>
    </w:p>
    <w:p w14:paraId="0BEDB165" w14:textId="77777777" w:rsidR="002A6EFF" w:rsidRPr="00A93D36" w:rsidRDefault="002A6EFF">
      <w:pPr>
        <w:widowControl w:val="0"/>
        <w:numPr>
          <w:ilvl w:val="0"/>
          <w:numId w:val="75"/>
        </w:numPr>
        <w:autoSpaceDE w:val="0"/>
        <w:autoSpaceDN w:val="0"/>
        <w:spacing w:after="0" w:line="240" w:lineRule="auto"/>
        <w:ind w:left="993" w:hanging="426"/>
        <w:jc w:val="both"/>
        <w:rPr>
          <w:rFonts w:ascii="Arial" w:hAnsi="Arial" w:cs="Arial"/>
        </w:rPr>
      </w:pPr>
      <w:r w:rsidRPr="00A93D36">
        <w:rPr>
          <w:rFonts w:ascii="Arial" w:hAnsi="Arial" w:cs="Arial"/>
        </w:rPr>
        <w:t>julgamentos significativos, incluindo aqueles relacionados com assuntos difíceis ou controversos identificados durante o trabalho de auditoria, e as conclusões obtidas; e</w:t>
      </w:r>
    </w:p>
    <w:p w14:paraId="38BB1F92" w14:textId="77777777" w:rsidR="002A6EFF" w:rsidRPr="00A93D36" w:rsidRDefault="002A6EFF">
      <w:pPr>
        <w:widowControl w:val="0"/>
        <w:numPr>
          <w:ilvl w:val="0"/>
          <w:numId w:val="75"/>
        </w:numPr>
        <w:autoSpaceDE w:val="0"/>
        <w:autoSpaceDN w:val="0"/>
        <w:spacing w:after="0" w:line="240" w:lineRule="auto"/>
        <w:ind w:left="993" w:hanging="426"/>
        <w:jc w:val="both"/>
        <w:rPr>
          <w:rFonts w:ascii="Arial" w:hAnsi="Arial" w:cs="Arial"/>
        </w:rPr>
      </w:pPr>
      <w:r w:rsidRPr="00A93D36">
        <w:rPr>
          <w:rFonts w:ascii="Arial" w:hAnsi="Arial" w:cs="Arial"/>
        </w:rPr>
        <w:t>outros assuntos que, no julgamento profissional do sócio do trabalho, são relevantes para suas responsabilidades.</w:t>
      </w:r>
    </w:p>
    <w:p w14:paraId="7DB7007F" w14:textId="77777777" w:rsidR="002A6EFF" w:rsidRPr="00A93D36" w:rsidRDefault="002A6EFF" w:rsidP="002A6EFF">
      <w:pPr>
        <w:jc w:val="both"/>
        <w:rPr>
          <w:rFonts w:ascii="Arial" w:hAnsi="Arial" w:cs="Arial"/>
        </w:rPr>
      </w:pPr>
    </w:p>
    <w:p w14:paraId="709B0DE2" w14:textId="77777777" w:rsidR="002A6EFF" w:rsidRPr="00A93D36" w:rsidRDefault="002A6EFF" w:rsidP="002A6EFF">
      <w:pPr>
        <w:ind w:left="567" w:hanging="567"/>
        <w:jc w:val="both"/>
        <w:rPr>
          <w:rFonts w:ascii="Arial" w:hAnsi="Arial" w:cs="Arial"/>
        </w:rPr>
      </w:pPr>
      <w:r w:rsidRPr="00A93D36">
        <w:rPr>
          <w:rFonts w:ascii="Arial" w:hAnsi="Arial" w:cs="Arial"/>
        </w:rPr>
        <w:t>32.</w:t>
      </w:r>
      <w:r>
        <w:rPr>
          <w:rFonts w:ascii="Arial" w:hAnsi="Arial" w:cs="Arial"/>
        </w:rPr>
        <w:tab/>
      </w:r>
      <w:r w:rsidRPr="00A93D36">
        <w:rPr>
          <w:rFonts w:ascii="Arial" w:hAnsi="Arial" w:cs="Arial"/>
        </w:rPr>
        <w:t xml:space="preserve">Na data, ou antes da data, do relatório do auditor, o sócio do trabalho deve determinar, </w:t>
      </w:r>
      <w:r>
        <w:rPr>
          <w:rFonts w:ascii="Arial" w:hAnsi="Arial" w:cs="Arial"/>
        </w:rPr>
        <w:t>por meio</w:t>
      </w:r>
      <w:r w:rsidRPr="00A93D36">
        <w:rPr>
          <w:rFonts w:ascii="Arial" w:hAnsi="Arial" w:cs="Arial"/>
        </w:rPr>
        <w:t xml:space="preserve"> da revisão da documentação de auditoria e da discussão com a equipe de trabalho, que foi obtida evidência de auditoria apropriada e suficiente para suportar as conclusões obtidas e o relatório do auditor a ser emitido (ver itens</w:t>
      </w:r>
      <w:r>
        <w:rPr>
          <w:rFonts w:ascii="Arial" w:hAnsi="Arial" w:cs="Arial"/>
        </w:rPr>
        <w:t xml:space="preserve"> de </w:t>
      </w:r>
      <w:r w:rsidRPr="00A93D36">
        <w:rPr>
          <w:rFonts w:ascii="Arial" w:hAnsi="Arial" w:cs="Arial"/>
        </w:rPr>
        <w:t>A90 a A94).</w:t>
      </w:r>
    </w:p>
    <w:p w14:paraId="077079C9" w14:textId="77777777" w:rsidR="002A6EFF" w:rsidRPr="00A93D36" w:rsidRDefault="002A6EFF" w:rsidP="002A6EFF">
      <w:pPr>
        <w:jc w:val="both"/>
        <w:rPr>
          <w:rFonts w:ascii="Arial" w:hAnsi="Arial" w:cs="Arial"/>
        </w:rPr>
      </w:pPr>
    </w:p>
    <w:p w14:paraId="00FCD00B" w14:textId="77777777" w:rsidR="002A6EFF" w:rsidRPr="00A93D36" w:rsidRDefault="002A6EFF" w:rsidP="002A6EFF">
      <w:pPr>
        <w:ind w:left="567" w:hanging="567"/>
        <w:jc w:val="both"/>
        <w:rPr>
          <w:rFonts w:ascii="Arial" w:hAnsi="Arial" w:cs="Arial"/>
        </w:rPr>
      </w:pPr>
      <w:r w:rsidRPr="00A93D36">
        <w:rPr>
          <w:rFonts w:ascii="Arial" w:hAnsi="Arial" w:cs="Arial"/>
        </w:rPr>
        <w:t>33.</w:t>
      </w:r>
      <w:r>
        <w:rPr>
          <w:rFonts w:ascii="Arial" w:hAnsi="Arial" w:cs="Arial"/>
        </w:rPr>
        <w:tab/>
      </w:r>
      <w:r w:rsidRPr="00A93D36">
        <w:rPr>
          <w:rFonts w:ascii="Arial" w:hAnsi="Arial" w:cs="Arial"/>
        </w:rPr>
        <w:t>Antes de datar o relatório do auditor, o sócio do trabalho deve revisar as demonstrações contábeis e o relatório do auditor, incluindo, se aplicável, a descrição dos principais assuntos de auditoria de acordo com a NBC TA 701</w:t>
      </w:r>
      <w:r>
        <w:rPr>
          <w:rFonts w:ascii="Arial" w:hAnsi="Arial" w:cs="Arial"/>
        </w:rPr>
        <w:t xml:space="preserve"> – </w:t>
      </w:r>
      <w:r w:rsidRPr="002D7D11">
        <w:rPr>
          <w:rFonts w:ascii="Arial" w:hAnsi="Arial" w:cs="Arial"/>
        </w:rPr>
        <w:t>Comunicação dos Principais Assuntos de Auditoria no Relatório do Auditor Independente</w:t>
      </w:r>
      <w:r w:rsidRPr="00A93D36">
        <w:rPr>
          <w:rFonts w:ascii="Arial" w:hAnsi="Arial" w:cs="Arial"/>
        </w:rPr>
        <w:t xml:space="preserve"> e a documentação de auditoria relacionada, para determinar que o relatório a ser emitido será apropriado nas circunstâncias (ver NBC TA 700 </w:t>
      </w:r>
      <w:r>
        <w:rPr>
          <w:rFonts w:ascii="Arial" w:hAnsi="Arial" w:cs="Arial"/>
        </w:rPr>
        <w:t xml:space="preserve">– </w:t>
      </w:r>
      <w:r w:rsidRPr="002D7D11">
        <w:rPr>
          <w:rFonts w:ascii="Arial" w:hAnsi="Arial" w:cs="Arial"/>
        </w:rPr>
        <w:t>Formação da Opinião e Emissão do Relatório do Auditor Independente sobre as Demonstrações Contábeis</w:t>
      </w:r>
      <w:r>
        <w:rPr>
          <w:rFonts w:ascii="Arial" w:hAnsi="Arial" w:cs="Arial"/>
        </w:rPr>
        <w:t xml:space="preserve"> </w:t>
      </w:r>
      <w:r w:rsidRPr="00A93D36">
        <w:rPr>
          <w:rFonts w:ascii="Arial" w:hAnsi="Arial" w:cs="Arial"/>
        </w:rPr>
        <w:t xml:space="preserve">ou </w:t>
      </w:r>
      <w:r>
        <w:rPr>
          <w:rFonts w:ascii="Arial" w:hAnsi="Arial" w:cs="Arial"/>
        </w:rPr>
        <w:t xml:space="preserve">NBC TA </w:t>
      </w:r>
      <w:r w:rsidRPr="00A93D36">
        <w:rPr>
          <w:rFonts w:ascii="Arial" w:hAnsi="Arial" w:cs="Arial"/>
        </w:rPr>
        <w:t>705</w:t>
      </w:r>
      <w:r>
        <w:rPr>
          <w:rFonts w:ascii="Arial" w:hAnsi="Arial" w:cs="Arial"/>
        </w:rPr>
        <w:t xml:space="preserve"> – </w:t>
      </w:r>
      <w:r w:rsidRPr="002D7D11">
        <w:rPr>
          <w:rFonts w:ascii="Arial" w:hAnsi="Arial" w:cs="Arial"/>
        </w:rPr>
        <w:t>Modificações na Opinião do Auditor Independente</w:t>
      </w:r>
      <w:r w:rsidRPr="00A93D36">
        <w:rPr>
          <w:rFonts w:ascii="Arial" w:hAnsi="Arial" w:cs="Arial"/>
        </w:rPr>
        <w:t>).</w:t>
      </w:r>
    </w:p>
    <w:p w14:paraId="7DC5D610" w14:textId="77777777" w:rsidR="002A6EFF" w:rsidRPr="00A93D36" w:rsidRDefault="002A6EFF" w:rsidP="002A6EFF">
      <w:pPr>
        <w:jc w:val="both"/>
        <w:rPr>
          <w:rFonts w:ascii="Arial" w:hAnsi="Arial" w:cs="Arial"/>
        </w:rPr>
      </w:pPr>
    </w:p>
    <w:p w14:paraId="29B21A21" w14:textId="77777777" w:rsidR="002A6EFF" w:rsidRPr="00A93D36" w:rsidRDefault="002A6EFF" w:rsidP="002A6EFF">
      <w:pPr>
        <w:ind w:left="567" w:hanging="567"/>
        <w:jc w:val="both"/>
        <w:rPr>
          <w:rFonts w:ascii="Arial" w:hAnsi="Arial" w:cs="Arial"/>
        </w:rPr>
      </w:pPr>
      <w:r w:rsidRPr="00A93D36">
        <w:rPr>
          <w:rFonts w:ascii="Arial" w:hAnsi="Arial" w:cs="Arial"/>
        </w:rPr>
        <w:t>34.</w:t>
      </w:r>
      <w:r>
        <w:rPr>
          <w:rFonts w:ascii="Arial" w:hAnsi="Arial" w:cs="Arial"/>
        </w:rPr>
        <w:tab/>
      </w:r>
      <w:r w:rsidRPr="00A93D36">
        <w:rPr>
          <w:rFonts w:ascii="Arial" w:hAnsi="Arial" w:cs="Arial"/>
        </w:rPr>
        <w:t>O sócio do trabalho deve revisar as comunicações formais feitas por escrito para a administração, para os responsáveis pela governança ou para as autoridades reguladoras antes de sua emissão (ver item A98).</w:t>
      </w:r>
    </w:p>
    <w:p w14:paraId="30A11BD0" w14:textId="77777777" w:rsidR="002A6EFF" w:rsidRPr="00A93D36" w:rsidRDefault="002A6EFF" w:rsidP="002A6EFF">
      <w:pPr>
        <w:jc w:val="both"/>
        <w:rPr>
          <w:rFonts w:ascii="Arial" w:hAnsi="Arial" w:cs="Arial"/>
        </w:rPr>
      </w:pPr>
    </w:p>
    <w:p w14:paraId="2FB4BA67" w14:textId="77777777" w:rsidR="002A6EFF" w:rsidRPr="00A93D36" w:rsidRDefault="002A6EFF" w:rsidP="002A6EFF">
      <w:pPr>
        <w:jc w:val="both"/>
        <w:rPr>
          <w:rFonts w:ascii="Arial" w:hAnsi="Arial" w:cs="Arial"/>
        </w:rPr>
      </w:pPr>
      <w:r w:rsidRPr="00A93D36">
        <w:rPr>
          <w:rFonts w:ascii="Arial" w:hAnsi="Arial" w:cs="Arial"/>
        </w:rPr>
        <w:t>Consulta</w:t>
      </w:r>
    </w:p>
    <w:p w14:paraId="435FD1F7" w14:textId="77777777" w:rsidR="002A6EFF" w:rsidRPr="00A93D36" w:rsidRDefault="002A6EFF" w:rsidP="002A6EFF">
      <w:pPr>
        <w:jc w:val="both"/>
        <w:rPr>
          <w:rFonts w:ascii="Arial" w:hAnsi="Arial" w:cs="Arial"/>
        </w:rPr>
      </w:pPr>
    </w:p>
    <w:p w14:paraId="4E06D4AF" w14:textId="77777777" w:rsidR="002A6EFF" w:rsidRPr="00A93D36" w:rsidRDefault="002A6EFF" w:rsidP="002A6EFF">
      <w:pPr>
        <w:ind w:left="567" w:hanging="567"/>
        <w:jc w:val="both"/>
        <w:rPr>
          <w:rFonts w:ascii="Arial" w:hAnsi="Arial" w:cs="Arial"/>
        </w:rPr>
      </w:pPr>
      <w:r w:rsidRPr="00A93D36">
        <w:rPr>
          <w:rFonts w:ascii="Arial" w:hAnsi="Arial" w:cs="Arial"/>
        </w:rPr>
        <w:t>35.</w:t>
      </w:r>
      <w:r>
        <w:rPr>
          <w:rFonts w:ascii="Arial" w:hAnsi="Arial" w:cs="Arial"/>
        </w:rPr>
        <w:tab/>
      </w:r>
      <w:r w:rsidRPr="00A93D36">
        <w:rPr>
          <w:rFonts w:ascii="Arial" w:hAnsi="Arial" w:cs="Arial"/>
        </w:rPr>
        <w:t xml:space="preserve">O sócio do trabalho deve (ver itens </w:t>
      </w:r>
      <w:r>
        <w:rPr>
          <w:rFonts w:ascii="Arial" w:hAnsi="Arial" w:cs="Arial"/>
        </w:rPr>
        <w:t xml:space="preserve">de </w:t>
      </w:r>
      <w:r w:rsidRPr="00A93D36">
        <w:rPr>
          <w:rFonts w:ascii="Arial" w:hAnsi="Arial" w:cs="Arial"/>
        </w:rPr>
        <w:t>A99 a A102):</w:t>
      </w:r>
    </w:p>
    <w:p w14:paraId="771A2340" w14:textId="77777777" w:rsidR="002A6EFF" w:rsidRPr="00A93D36" w:rsidRDefault="002A6EFF">
      <w:pPr>
        <w:widowControl w:val="0"/>
        <w:numPr>
          <w:ilvl w:val="0"/>
          <w:numId w:val="76"/>
        </w:numPr>
        <w:autoSpaceDE w:val="0"/>
        <w:autoSpaceDN w:val="0"/>
        <w:spacing w:after="0" w:line="240" w:lineRule="auto"/>
        <w:ind w:left="993" w:hanging="426"/>
        <w:jc w:val="both"/>
        <w:rPr>
          <w:rFonts w:ascii="Arial" w:hAnsi="Arial" w:cs="Arial"/>
        </w:rPr>
      </w:pPr>
      <w:r w:rsidRPr="00A93D36">
        <w:rPr>
          <w:rFonts w:ascii="Arial" w:hAnsi="Arial" w:cs="Arial"/>
        </w:rPr>
        <w:t xml:space="preserve">assumir a responsabilidade pela realização de </w:t>
      </w:r>
      <w:r w:rsidRPr="00B97CBA">
        <w:rPr>
          <w:rFonts w:ascii="Arial" w:hAnsi="Arial" w:cs="Arial"/>
          <w:highlight w:val="yellow"/>
        </w:rPr>
        <w:t>consulta</w:t>
      </w:r>
      <w:r w:rsidRPr="00A93D36">
        <w:rPr>
          <w:rFonts w:ascii="Arial" w:hAnsi="Arial" w:cs="Arial"/>
        </w:rPr>
        <w:t xml:space="preserve"> por parte da equipe de trabalho sobre:</w:t>
      </w:r>
    </w:p>
    <w:p w14:paraId="40C73ABF" w14:textId="77777777" w:rsidR="002A6EFF" w:rsidRPr="00A93D36" w:rsidRDefault="002A6EFF">
      <w:pPr>
        <w:widowControl w:val="0"/>
        <w:numPr>
          <w:ilvl w:val="0"/>
          <w:numId w:val="77"/>
        </w:numPr>
        <w:autoSpaceDE w:val="0"/>
        <w:autoSpaceDN w:val="0"/>
        <w:spacing w:after="0" w:line="240" w:lineRule="auto"/>
        <w:ind w:left="1418" w:hanging="425"/>
        <w:jc w:val="both"/>
        <w:rPr>
          <w:rFonts w:ascii="Arial" w:hAnsi="Arial" w:cs="Arial"/>
        </w:rPr>
      </w:pPr>
      <w:r w:rsidRPr="00B97CBA">
        <w:rPr>
          <w:rFonts w:ascii="Arial" w:hAnsi="Arial" w:cs="Arial"/>
          <w:highlight w:val="red"/>
        </w:rPr>
        <w:t>assuntos difíceis</w:t>
      </w:r>
      <w:r w:rsidRPr="00A93D36">
        <w:rPr>
          <w:rFonts w:ascii="Arial" w:hAnsi="Arial" w:cs="Arial"/>
        </w:rPr>
        <w:t xml:space="preserve"> ou controversos e assuntos sobre os quais as políticas ou os procedimentos da firma requerem consulta; e</w:t>
      </w:r>
    </w:p>
    <w:p w14:paraId="36258BD3" w14:textId="77777777" w:rsidR="002A6EFF" w:rsidRPr="00A93D36" w:rsidRDefault="002A6EFF" w:rsidP="002A6EFF">
      <w:pPr>
        <w:ind w:left="1418" w:hanging="425"/>
        <w:jc w:val="both"/>
        <w:rPr>
          <w:rFonts w:ascii="Arial" w:hAnsi="Arial" w:cs="Arial"/>
        </w:rPr>
      </w:pPr>
      <w:r w:rsidRPr="00A93D36">
        <w:rPr>
          <w:rFonts w:ascii="Arial" w:hAnsi="Arial" w:cs="Arial"/>
        </w:rPr>
        <w:t xml:space="preserve">(ii) </w:t>
      </w:r>
      <w:r>
        <w:rPr>
          <w:rFonts w:ascii="Arial" w:hAnsi="Arial" w:cs="Arial"/>
        </w:rPr>
        <w:tab/>
      </w:r>
      <w:r w:rsidRPr="00A93D36">
        <w:rPr>
          <w:rFonts w:ascii="Arial" w:hAnsi="Arial" w:cs="Arial"/>
        </w:rPr>
        <w:t>outros assuntos que, no julgamento profissional do sócio do trabalho, requerem consulta;</w:t>
      </w:r>
    </w:p>
    <w:p w14:paraId="597200B5" w14:textId="77777777" w:rsidR="002A6EFF" w:rsidRPr="00A93D36" w:rsidRDefault="002A6EFF">
      <w:pPr>
        <w:widowControl w:val="0"/>
        <w:numPr>
          <w:ilvl w:val="0"/>
          <w:numId w:val="76"/>
        </w:numPr>
        <w:autoSpaceDE w:val="0"/>
        <w:autoSpaceDN w:val="0"/>
        <w:spacing w:after="0" w:line="240" w:lineRule="auto"/>
        <w:ind w:left="993" w:hanging="426"/>
        <w:jc w:val="both"/>
        <w:rPr>
          <w:rFonts w:ascii="Arial" w:hAnsi="Arial" w:cs="Arial"/>
        </w:rPr>
      </w:pPr>
      <w:r w:rsidRPr="00A93D36">
        <w:rPr>
          <w:rFonts w:ascii="Arial" w:hAnsi="Arial" w:cs="Arial"/>
        </w:rPr>
        <w:t>determinar que os membros da equipe de trabalho realizaram consultas apropriadas durante o trabalho de auditoria, tanto dentro da equipe de trabalho quanto entre a equipe de trabalho e outros indivíduos no nível apropriado dentro ou fora da firma;</w:t>
      </w:r>
    </w:p>
    <w:p w14:paraId="0591FE8B" w14:textId="77777777" w:rsidR="002A6EFF" w:rsidRPr="00A93D36" w:rsidRDefault="002A6EFF">
      <w:pPr>
        <w:widowControl w:val="0"/>
        <w:numPr>
          <w:ilvl w:val="0"/>
          <w:numId w:val="76"/>
        </w:numPr>
        <w:autoSpaceDE w:val="0"/>
        <w:autoSpaceDN w:val="0"/>
        <w:spacing w:after="0" w:line="240" w:lineRule="auto"/>
        <w:ind w:left="993" w:hanging="426"/>
        <w:jc w:val="both"/>
        <w:rPr>
          <w:rFonts w:ascii="Arial" w:hAnsi="Arial" w:cs="Arial"/>
        </w:rPr>
      </w:pPr>
      <w:r w:rsidRPr="00A93D36">
        <w:rPr>
          <w:rFonts w:ascii="Arial" w:hAnsi="Arial" w:cs="Arial"/>
        </w:rPr>
        <w:t>determinar que a natureza e o alcance dessas consultas e das conclusões resultantes foram acordados com a parte consultada; e</w:t>
      </w:r>
    </w:p>
    <w:p w14:paraId="4CDEC55B" w14:textId="77777777" w:rsidR="002A6EFF" w:rsidRPr="00A93D36" w:rsidRDefault="002A6EFF">
      <w:pPr>
        <w:widowControl w:val="0"/>
        <w:numPr>
          <w:ilvl w:val="0"/>
          <w:numId w:val="76"/>
        </w:numPr>
        <w:autoSpaceDE w:val="0"/>
        <w:autoSpaceDN w:val="0"/>
        <w:spacing w:after="0" w:line="240" w:lineRule="auto"/>
        <w:ind w:left="993" w:hanging="426"/>
        <w:jc w:val="both"/>
        <w:rPr>
          <w:rFonts w:ascii="Arial" w:hAnsi="Arial" w:cs="Arial"/>
        </w:rPr>
      </w:pPr>
      <w:r w:rsidRPr="00A93D36">
        <w:rPr>
          <w:rFonts w:ascii="Arial" w:hAnsi="Arial" w:cs="Arial"/>
        </w:rPr>
        <w:t>determinar que as conclusões acordadas foram implementadas.</w:t>
      </w:r>
    </w:p>
    <w:p w14:paraId="19460A01" w14:textId="77777777" w:rsidR="002A6EFF" w:rsidRPr="00A93D36" w:rsidRDefault="002A6EFF" w:rsidP="002A6EFF">
      <w:pPr>
        <w:jc w:val="both"/>
        <w:rPr>
          <w:rFonts w:ascii="Arial" w:hAnsi="Arial" w:cs="Arial"/>
        </w:rPr>
      </w:pPr>
    </w:p>
    <w:p w14:paraId="2EFA88F4" w14:textId="77777777" w:rsidR="002A6EFF" w:rsidRPr="00A93D36" w:rsidRDefault="002A6EFF" w:rsidP="002A6EFF">
      <w:pPr>
        <w:jc w:val="both"/>
        <w:rPr>
          <w:rFonts w:ascii="Arial" w:hAnsi="Arial" w:cs="Arial"/>
        </w:rPr>
      </w:pPr>
      <w:r w:rsidRPr="00A93D36">
        <w:rPr>
          <w:rFonts w:ascii="Arial" w:hAnsi="Arial" w:cs="Arial"/>
        </w:rPr>
        <w:t>Revisão de qualidade do trabalho</w:t>
      </w:r>
    </w:p>
    <w:p w14:paraId="5C64C225" w14:textId="77777777" w:rsidR="002A6EFF" w:rsidRPr="00A93D36" w:rsidRDefault="002A6EFF" w:rsidP="002A6EFF">
      <w:pPr>
        <w:jc w:val="both"/>
        <w:rPr>
          <w:rFonts w:ascii="Arial" w:hAnsi="Arial" w:cs="Arial"/>
        </w:rPr>
      </w:pPr>
    </w:p>
    <w:p w14:paraId="2078E68D" w14:textId="77777777" w:rsidR="002A6EFF" w:rsidRPr="00A93D36" w:rsidRDefault="002A6EFF" w:rsidP="002A6EFF">
      <w:pPr>
        <w:ind w:left="567" w:hanging="567"/>
        <w:jc w:val="both"/>
        <w:rPr>
          <w:rFonts w:ascii="Arial" w:hAnsi="Arial" w:cs="Arial"/>
        </w:rPr>
      </w:pPr>
      <w:r w:rsidRPr="00A93D36">
        <w:rPr>
          <w:rFonts w:ascii="Arial" w:hAnsi="Arial" w:cs="Arial"/>
        </w:rPr>
        <w:t>36.</w:t>
      </w:r>
      <w:r>
        <w:rPr>
          <w:rFonts w:ascii="Arial" w:hAnsi="Arial" w:cs="Arial"/>
        </w:rPr>
        <w:tab/>
      </w:r>
      <w:r w:rsidRPr="00A93D36">
        <w:rPr>
          <w:rFonts w:ascii="Arial" w:hAnsi="Arial" w:cs="Arial"/>
        </w:rPr>
        <w:t>Para os trabalhos de auditoria para os quais a revisão de qualidade do trabalho é necessária, o sócio do trabalho deve (ver item A103):</w:t>
      </w:r>
    </w:p>
    <w:p w14:paraId="59317248" w14:textId="77777777" w:rsidR="002A6EFF" w:rsidRPr="00A93D36" w:rsidRDefault="002A6EFF">
      <w:pPr>
        <w:widowControl w:val="0"/>
        <w:numPr>
          <w:ilvl w:val="0"/>
          <w:numId w:val="78"/>
        </w:numPr>
        <w:autoSpaceDE w:val="0"/>
        <w:autoSpaceDN w:val="0"/>
        <w:spacing w:after="0" w:line="240" w:lineRule="auto"/>
        <w:ind w:left="993" w:hanging="426"/>
        <w:jc w:val="both"/>
        <w:rPr>
          <w:rFonts w:ascii="Arial" w:hAnsi="Arial" w:cs="Arial"/>
        </w:rPr>
      </w:pPr>
      <w:r w:rsidRPr="00A93D36">
        <w:rPr>
          <w:rFonts w:ascii="Arial" w:hAnsi="Arial" w:cs="Arial"/>
        </w:rPr>
        <w:t xml:space="preserve">determinar que </w:t>
      </w:r>
      <w:r>
        <w:rPr>
          <w:rFonts w:ascii="Arial" w:hAnsi="Arial" w:cs="Arial"/>
        </w:rPr>
        <w:t>o</w:t>
      </w:r>
      <w:r w:rsidRPr="00A93D36">
        <w:rPr>
          <w:rFonts w:ascii="Arial" w:hAnsi="Arial" w:cs="Arial"/>
        </w:rPr>
        <w:t xml:space="preserve"> </w:t>
      </w:r>
      <w:r w:rsidRPr="00B97CBA">
        <w:rPr>
          <w:rFonts w:ascii="Arial" w:hAnsi="Arial" w:cs="Arial"/>
          <w:highlight w:val="yellow"/>
        </w:rPr>
        <w:t>revisor de qualidade</w:t>
      </w:r>
      <w:r w:rsidRPr="00A93D36">
        <w:rPr>
          <w:rFonts w:ascii="Arial" w:hAnsi="Arial" w:cs="Arial"/>
        </w:rPr>
        <w:t xml:space="preserve"> do trabalho foi nomeado;</w:t>
      </w:r>
    </w:p>
    <w:p w14:paraId="58FA23CC" w14:textId="77777777" w:rsidR="002A6EFF" w:rsidRPr="00A93D36" w:rsidRDefault="002A6EFF">
      <w:pPr>
        <w:widowControl w:val="0"/>
        <w:numPr>
          <w:ilvl w:val="0"/>
          <w:numId w:val="78"/>
        </w:numPr>
        <w:autoSpaceDE w:val="0"/>
        <w:autoSpaceDN w:val="0"/>
        <w:spacing w:after="0" w:line="240" w:lineRule="auto"/>
        <w:ind w:left="993" w:hanging="426"/>
        <w:jc w:val="both"/>
        <w:rPr>
          <w:rFonts w:ascii="Arial" w:hAnsi="Arial" w:cs="Arial"/>
        </w:rPr>
      </w:pPr>
      <w:r w:rsidRPr="00A93D36">
        <w:rPr>
          <w:rFonts w:ascii="Arial" w:hAnsi="Arial" w:cs="Arial"/>
        </w:rPr>
        <w:t>cooperar com o revisor de qualidade do trabalho e informar os outros membros da equipe de trabalho sobre sua responsabilidade de cooperar;</w:t>
      </w:r>
    </w:p>
    <w:p w14:paraId="0F3C3BAE" w14:textId="77777777" w:rsidR="002A6EFF" w:rsidRPr="00A93D36" w:rsidRDefault="002A6EFF">
      <w:pPr>
        <w:widowControl w:val="0"/>
        <w:numPr>
          <w:ilvl w:val="0"/>
          <w:numId w:val="78"/>
        </w:numPr>
        <w:autoSpaceDE w:val="0"/>
        <w:autoSpaceDN w:val="0"/>
        <w:spacing w:after="0" w:line="240" w:lineRule="auto"/>
        <w:ind w:left="993" w:hanging="426"/>
        <w:jc w:val="both"/>
        <w:rPr>
          <w:rFonts w:ascii="Arial" w:hAnsi="Arial" w:cs="Arial"/>
        </w:rPr>
      </w:pPr>
      <w:r w:rsidRPr="00A93D36">
        <w:rPr>
          <w:rFonts w:ascii="Arial" w:hAnsi="Arial" w:cs="Arial"/>
        </w:rPr>
        <w:t>discutir assuntos e julgamentos significativos levantados durante o trabalho de auditoria, incluindo aqueles identificados durante a revisão de qualidade do trabalho, com o revisor de qualidade do trabalho; e</w:t>
      </w:r>
    </w:p>
    <w:p w14:paraId="14CA2B46" w14:textId="77777777" w:rsidR="002A6EFF" w:rsidRPr="00A93D36" w:rsidRDefault="002A6EFF">
      <w:pPr>
        <w:widowControl w:val="0"/>
        <w:numPr>
          <w:ilvl w:val="0"/>
          <w:numId w:val="78"/>
        </w:numPr>
        <w:autoSpaceDE w:val="0"/>
        <w:autoSpaceDN w:val="0"/>
        <w:spacing w:after="0" w:line="240" w:lineRule="auto"/>
        <w:ind w:left="993" w:hanging="426"/>
        <w:jc w:val="both"/>
        <w:rPr>
          <w:rFonts w:ascii="Arial" w:hAnsi="Arial" w:cs="Arial"/>
        </w:rPr>
      </w:pPr>
      <w:r w:rsidRPr="00B97CBA">
        <w:rPr>
          <w:rFonts w:ascii="Arial" w:hAnsi="Arial" w:cs="Arial"/>
          <w:highlight w:val="yellow"/>
        </w:rPr>
        <w:t>não datar o relatório do auditor antes da conclusão da revisão de qualidade do trabalho</w:t>
      </w:r>
      <w:r w:rsidRPr="00A93D36">
        <w:rPr>
          <w:rFonts w:ascii="Arial" w:hAnsi="Arial" w:cs="Arial"/>
        </w:rPr>
        <w:t xml:space="preserve"> (ver itens </w:t>
      </w:r>
      <w:r>
        <w:rPr>
          <w:rFonts w:ascii="Arial" w:hAnsi="Arial" w:cs="Arial"/>
        </w:rPr>
        <w:t xml:space="preserve">de </w:t>
      </w:r>
      <w:r w:rsidRPr="00A93D36">
        <w:rPr>
          <w:rFonts w:ascii="Arial" w:hAnsi="Arial" w:cs="Arial"/>
        </w:rPr>
        <w:t>A104 a A106).</w:t>
      </w:r>
    </w:p>
    <w:p w14:paraId="2AEAE496" w14:textId="77777777" w:rsidR="002A6EFF" w:rsidRPr="00A93D36" w:rsidRDefault="002A6EFF" w:rsidP="002A6EFF">
      <w:pPr>
        <w:jc w:val="both"/>
        <w:rPr>
          <w:rFonts w:ascii="Arial" w:hAnsi="Arial" w:cs="Arial"/>
        </w:rPr>
      </w:pPr>
    </w:p>
    <w:p w14:paraId="10502543" w14:textId="77777777" w:rsidR="002A6EFF" w:rsidRPr="00A93D36" w:rsidRDefault="002A6EFF" w:rsidP="002A6EFF">
      <w:pPr>
        <w:jc w:val="both"/>
        <w:rPr>
          <w:rFonts w:ascii="Arial" w:hAnsi="Arial" w:cs="Arial"/>
        </w:rPr>
      </w:pPr>
      <w:r w:rsidRPr="00A93D36">
        <w:rPr>
          <w:rFonts w:ascii="Arial" w:hAnsi="Arial" w:cs="Arial"/>
        </w:rPr>
        <w:t>Diferenças de opinião</w:t>
      </w:r>
    </w:p>
    <w:p w14:paraId="6DB23BDA" w14:textId="77777777" w:rsidR="002A6EFF" w:rsidRPr="00A93D36" w:rsidRDefault="002A6EFF" w:rsidP="002A6EFF">
      <w:pPr>
        <w:jc w:val="both"/>
        <w:rPr>
          <w:rFonts w:ascii="Arial" w:hAnsi="Arial" w:cs="Arial"/>
        </w:rPr>
      </w:pPr>
    </w:p>
    <w:p w14:paraId="69AF0318" w14:textId="77777777" w:rsidR="002A6EFF" w:rsidRPr="00A93D36" w:rsidRDefault="002A6EFF" w:rsidP="002A6EFF">
      <w:pPr>
        <w:ind w:left="567" w:hanging="567"/>
        <w:jc w:val="both"/>
        <w:rPr>
          <w:rFonts w:ascii="Arial" w:hAnsi="Arial" w:cs="Arial"/>
        </w:rPr>
      </w:pPr>
      <w:r w:rsidRPr="00A93D36">
        <w:rPr>
          <w:rFonts w:ascii="Arial" w:hAnsi="Arial" w:cs="Arial"/>
        </w:rPr>
        <w:t>37.</w:t>
      </w:r>
      <w:r>
        <w:rPr>
          <w:rFonts w:ascii="Arial" w:hAnsi="Arial" w:cs="Arial"/>
        </w:rPr>
        <w:tab/>
      </w:r>
      <w:r w:rsidRPr="00A93D36">
        <w:rPr>
          <w:rFonts w:ascii="Arial" w:hAnsi="Arial" w:cs="Arial"/>
        </w:rPr>
        <w:t xml:space="preserve">No caso de surgirem diferenças de opinião dentro da equipe de trabalho, ou entre a equipe de trabalho e o revisor de qualidade do trabalho ou indivíduos que executam atividades no sistema de gestão de qualidade da firma, incluindo aqueles que prestam consultoria, a equipe de trabalho deve </w:t>
      </w:r>
      <w:r w:rsidRPr="00B97CBA">
        <w:rPr>
          <w:rFonts w:ascii="Arial" w:hAnsi="Arial" w:cs="Arial"/>
          <w:highlight w:val="yellow"/>
        </w:rPr>
        <w:t>seguir as políticas ou os procedimentos</w:t>
      </w:r>
      <w:r w:rsidRPr="00A93D36">
        <w:rPr>
          <w:rFonts w:ascii="Arial" w:hAnsi="Arial" w:cs="Arial"/>
        </w:rPr>
        <w:t xml:space="preserve"> da firma para tratar das diferenças de opinião e resolvê-las (ver itens A107 e A108).</w:t>
      </w:r>
    </w:p>
    <w:p w14:paraId="7A1694F2" w14:textId="77777777" w:rsidR="002A6EFF" w:rsidRPr="00A93D36" w:rsidRDefault="002A6EFF" w:rsidP="002A6EFF">
      <w:pPr>
        <w:jc w:val="both"/>
        <w:rPr>
          <w:rFonts w:ascii="Arial" w:hAnsi="Arial" w:cs="Arial"/>
        </w:rPr>
      </w:pPr>
    </w:p>
    <w:p w14:paraId="4F5CF0F7" w14:textId="77777777" w:rsidR="002A6EFF" w:rsidRPr="00A93D36" w:rsidRDefault="002A6EFF" w:rsidP="002A6EFF">
      <w:pPr>
        <w:ind w:left="567" w:hanging="567"/>
        <w:jc w:val="both"/>
        <w:rPr>
          <w:rFonts w:ascii="Arial" w:hAnsi="Arial" w:cs="Arial"/>
        </w:rPr>
      </w:pPr>
      <w:r w:rsidRPr="00A93D36">
        <w:rPr>
          <w:rFonts w:ascii="Arial" w:hAnsi="Arial" w:cs="Arial"/>
        </w:rPr>
        <w:t>38.</w:t>
      </w:r>
      <w:r>
        <w:rPr>
          <w:rFonts w:ascii="Arial" w:hAnsi="Arial" w:cs="Arial"/>
        </w:rPr>
        <w:tab/>
      </w:r>
      <w:r w:rsidRPr="00A93D36">
        <w:rPr>
          <w:rFonts w:ascii="Arial" w:hAnsi="Arial" w:cs="Arial"/>
        </w:rPr>
        <w:t>O sócio do trabalho deve:</w:t>
      </w:r>
    </w:p>
    <w:p w14:paraId="3B9500AF" w14:textId="77777777" w:rsidR="002A6EFF" w:rsidRPr="00A93D36" w:rsidRDefault="002A6EFF">
      <w:pPr>
        <w:widowControl w:val="0"/>
        <w:numPr>
          <w:ilvl w:val="0"/>
          <w:numId w:val="79"/>
        </w:numPr>
        <w:autoSpaceDE w:val="0"/>
        <w:autoSpaceDN w:val="0"/>
        <w:spacing w:after="0" w:line="240" w:lineRule="auto"/>
        <w:ind w:left="993" w:hanging="426"/>
        <w:jc w:val="both"/>
        <w:rPr>
          <w:rFonts w:ascii="Arial" w:hAnsi="Arial" w:cs="Arial"/>
        </w:rPr>
      </w:pPr>
      <w:r w:rsidRPr="00A93D36">
        <w:rPr>
          <w:rFonts w:ascii="Arial" w:hAnsi="Arial" w:cs="Arial"/>
        </w:rPr>
        <w:t>assumir a responsabilidade pelas diferenças de opinião que estão sendo tratadas e resolvidas de acordo com as políticas ou os procedimentos da firma;</w:t>
      </w:r>
    </w:p>
    <w:p w14:paraId="5E4801F4" w14:textId="77777777" w:rsidR="002A6EFF" w:rsidRPr="00A93D36" w:rsidRDefault="002A6EFF">
      <w:pPr>
        <w:widowControl w:val="0"/>
        <w:numPr>
          <w:ilvl w:val="0"/>
          <w:numId w:val="79"/>
        </w:numPr>
        <w:autoSpaceDE w:val="0"/>
        <w:autoSpaceDN w:val="0"/>
        <w:spacing w:after="0" w:line="240" w:lineRule="auto"/>
        <w:ind w:left="993" w:hanging="426"/>
        <w:jc w:val="both"/>
        <w:rPr>
          <w:rFonts w:ascii="Arial" w:hAnsi="Arial" w:cs="Arial"/>
        </w:rPr>
      </w:pPr>
      <w:r w:rsidRPr="00A93D36">
        <w:rPr>
          <w:rFonts w:ascii="Arial" w:hAnsi="Arial" w:cs="Arial"/>
        </w:rPr>
        <w:t>determinar que as conclusões obtidas estão documentadas e implementadas; e</w:t>
      </w:r>
    </w:p>
    <w:p w14:paraId="0B7FD951" w14:textId="77777777" w:rsidR="002A6EFF" w:rsidRPr="00A93D36" w:rsidRDefault="002A6EFF">
      <w:pPr>
        <w:widowControl w:val="0"/>
        <w:numPr>
          <w:ilvl w:val="0"/>
          <w:numId w:val="79"/>
        </w:numPr>
        <w:autoSpaceDE w:val="0"/>
        <w:autoSpaceDN w:val="0"/>
        <w:spacing w:after="0" w:line="240" w:lineRule="auto"/>
        <w:ind w:left="993" w:hanging="426"/>
        <w:jc w:val="both"/>
        <w:rPr>
          <w:rFonts w:ascii="Arial" w:hAnsi="Arial" w:cs="Arial"/>
        </w:rPr>
      </w:pPr>
      <w:r w:rsidRPr="00A93D36">
        <w:rPr>
          <w:rFonts w:ascii="Arial" w:hAnsi="Arial" w:cs="Arial"/>
        </w:rPr>
        <w:t>não datar o relatório do auditor até a solução de quaisquer diferenças de opinião.</w:t>
      </w:r>
    </w:p>
    <w:p w14:paraId="42C0AC93" w14:textId="77777777" w:rsidR="002A6EFF" w:rsidRPr="00A93D36" w:rsidRDefault="002A6EFF" w:rsidP="002A6EFF">
      <w:pPr>
        <w:jc w:val="both"/>
        <w:rPr>
          <w:rFonts w:ascii="Arial" w:hAnsi="Arial" w:cs="Arial"/>
        </w:rPr>
      </w:pPr>
    </w:p>
    <w:p w14:paraId="74A96D6C" w14:textId="77777777" w:rsidR="002A6EFF" w:rsidRPr="00A93D36" w:rsidRDefault="002A6EFF" w:rsidP="002A6EFF">
      <w:pPr>
        <w:jc w:val="both"/>
        <w:rPr>
          <w:rFonts w:ascii="Arial" w:hAnsi="Arial" w:cs="Arial"/>
        </w:rPr>
      </w:pPr>
      <w:r w:rsidRPr="00A93D36">
        <w:rPr>
          <w:rFonts w:ascii="Arial" w:hAnsi="Arial" w:cs="Arial"/>
        </w:rPr>
        <w:t>Monitoramento e remediação</w:t>
      </w:r>
    </w:p>
    <w:p w14:paraId="22D7C943" w14:textId="77777777" w:rsidR="002A6EFF" w:rsidRPr="00A93D36" w:rsidRDefault="002A6EFF" w:rsidP="002A6EFF">
      <w:pPr>
        <w:jc w:val="both"/>
        <w:rPr>
          <w:rFonts w:ascii="Arial" w:hAnsi="Arial" w:cs="Arial"/>
        </w:rPr>
      </w:pPr>
    </w:p>
    <w:p w14:paraId="4B50E116" w14:textId="77777777" w:rsidR="002A6EFF" w:rsidRPr="00A93D36" w:rsidRDefault="002A6EFF" w:rsidP="002A6EFF">
      <w:pPr>
        <w:ind w:left="567" w:hanging="567"/>
        <w:jc w:val="both"/>
        <w:rPr>
          <w:rFonts w:ascii="Arial" w:hAnsi="Arial" w:cs="Arial"/>
        </w:rPr>
      </w:pPr>
      <w:r w:rsidRPr="00A93D36">
        <w:rPr>
          <w:rFonts w:ascii="Arial" w:hAnsi="Arial" w:cs="Arial"/>
        </w:rPr>
        <w:t>39.</w:t>
      </w:r>
      <w:r>
        <w:rPr>
          <w:rFonts w:ascii="Arial" w:hAnsi="Arial" w:cs="Arial"/>
        </w:rPr>
        <w:tab/>
      </w:r>
      <w:r w:rsidRPr="00A93D36">
        <w:rPr>
          <w:rFonts w:ascii="Arial" w:hAnsi="Arial" w:cs="Arial"/>
        </w:rPr>
        <w:t xml:space="preserve">O sócio do trabalho deve assumir a responsabilidade por (ver itens </w:t>
      </w:r>
      <w:r>
        <w:rPr>
          <w:rFonts w:ascii="Arial" w:hAnsi="Arial" w:cs="Arial"/>
        </w:rPr>
        <w:t xml:space="preserve">de </w:t>
      </w:r>
      <w:r w:rsidRPr="00A93D36">
        <w:rPr>
          <w:rFonts w:ascii="Arial" w:hAnsi="Arial" w:cs="Arial"/>
        </w:rPr>
        <w:t>A109 a A112):</w:t>
      </w:r>
    </w:p>
    <w:p w14:paraId="78D7E959" w14:textId="77777777" w:rsidR="002A6EFF" w:rsidRPr="00A93D36" w:rsidRDefault="002A6EFF">
      <w:pPr>
        <w:widowControl w:val="0"/>
        <w:numPr>
          <w:ilvl w:val="0"/>
          <w:numId w:val="80"/>
        </w:numPr>
        <w:autoSpaceDE w:val="0"/>
        <w:autoSpaceDN w:val="0"/>
        <w:spacing w:after="0" w:line="240" w:lineRule="auto"/>
        <w:ind w:left="993" w:hanging="426"/>
        <w:jc w:val="both"/>
        <w:rPr>
          <w:rFonts w:ascii="Arial" w:hAnsi="Arial" w:cs="Arial"/>
        </w:rPr>
      </w:pPr>
      <w:r w:rsidRPr="00A93D36">
        <w:rPr>
          <w:rFonts w:ascii="Arial" w:hAnsi="Arial" w:cs="Arial"/>
        </w:rPr>
        <w:t>obter entendimento das informações sobre o processo de monitoramento e remediação da firma, conforme comunicadas pela firma, incluindo, conforme aplicável, as informações sobre o processo de monitoramento e remediação da rede e em todas as firmas da rede;</w:t>
      </w:r>
    </w:p>
    <w:p w14:paraId="0E1FEBCE" w14:textId="77777777" w:rsidR="002A6EFF" w:rsidRPr="00A93D36" w:rsidRDefault="002A6EFF">
      <w:pPr>
        <w:widowControl w:val="0"/>
        <w:numPr>
          <w:ilvl w:val="0"/>
          <w:numId w:val="80"/>
        </w:numPr>
        <w:autoSpaceDE w:val="0"/>
        <w:autoSpaceDN w:val="0"/>
        <w:spacing w:after="0" w:line="240" w:lineRule="auto"/>
        <w:ind w:left="993" w:hanging="426"/>
        <w:jc w:val="both"/>
        <w:rPr>
          <w:rFonts w:ascii="Arial" w:hAnsi="Arial" w:cs="Arial"/>
        </w:rPr>
      </w:pPr>
      <w:r w:rsidRPr="00A93D36">
        <w:rPr>
          <w:rFonts w:ascii="Arial" w:hAnsi="Arial" w:cs="Arial"/>
        </w:rPr>
        <w:t>determinar a relevância e o efeito das informações mencionadas no item 39(a) no trabalho de auditoria e tomar a ação apropriada; e</w:t>
      </w:r>
    </w:p>
    <w:p w14:paraId="79A5E3AC" w14:textId="77777777" w:rsidR="002A6EFF" w:rsidRPr="00A93D36" w:rsidRDefault="002A6EFF">
      <w:pPr>
        <w:widowControl w:val="0"/>
        <w:numPr>
          <w:ilvl w:val="0"/>
          <w:numId w:val="80"/>
        </w:numPr>
        <w:autoSpaceDE w:val="0"/>
        <w:autoSpaceDN w:val="0"/>
        <w:spacing w:after="0" w:line="240" w:lineRule="auto"/>
        <w:ind w:left="993" w:hanging="426"/>
        <w:jc w:val="both"/>
        <w:rPr>
          <w:rFonts w:ascii="Arial" w:hAnsi="Arial" w:cs="Arial"/>
        </w:rPr>
      </w:pPr>
      <w:r w:rsidRPr="00A93D36">
        <w:rPr>
          <w:rFonts w:ascii="Arial" w:hAnsi="Arial" w:cs="Arial"/>
        </w:rPr>
        <w:t>permanecer atento durante todo o trabalho de auditoria a informações que podem ser relevantes para o processo de monitoramento e remediação da firma e comunicar essas informações aos responsáveis pelo processo.</w:t>
      </w:r>
    </w:p>
    <w:p w14:paraId="6C1C3345" w14:textId="77777777" w:rsidR="002A6EFF" w:rsidRPr="00A93D36" w:rsidRDefault="002A6EFF" w:rsidP="002A6EFF">
      <w:pPr>
        <w:jc w:val="both"/>
        <w:rPr>
          <w:rFonts w:ascii="Arial" w:hAnsi="Arial" w:cs="Arial"/>
        </w:rPr>
      </w:pPr>
    </w:p>
    <w:p w14:paraId="10E7CC97" w14:textId="77777777" w:rsidR="002A6EFF" w:rsidRPr="00A93D36" w:rsidRDefault="002A6EFF" w:rsidP="002A6EFF">
      <w:pPr>
        <w:jc w:val="both"/>
        <w:rPr>
          <w:rFonts w:ascii="Arial" w:hAnsi="Arial" w:cs="Arial"/>
        </w:rPr>
      </w:pPr>
      <w:r w:rsidRPr="00A93D36">
        <w:rPr>
          <w:rFonts w:ascii="Arial" w:hAnsi="Arial" w:cs="Arial"/>
        </w:rPr>
        <w:t>Responsabilidade geral pela gestão e pelo alcance da qualidade</w:t>
      </w:r>
    </w:p>
    <w:p w14:paraId="27A06D56" w14:textId="77777777" w:rsidR="002A6EFF" w:rsidRPr="00A93D36" w:rsidRDefault="002A6EFF" w:rsidP="002A6EFF">
      <w:pPr>
        <w:jc w:val="both"/>
        <w:rPr>
          <w:rFonts w:ascii="Arial" w:hAnsi="Arial" w:cs="Arial"/>
        </w:rPr>
      </w:pPr>
    </w:p>
    <w:p w14:paraId="508F43B9" w14:textId="77777777" w:rsidR="002A6EFF" w:rsidRPr="00A93D36" w:rsidRDefault="002A6EFF" w:rsidP="002A6EFF">
      <w:pPr>
        <w:ind w:left="567" w:hanging="567"/>
        <w:jc w:val="both"/>
        <w:rPr>
          <w:rFonts w:ascii="Arial" w:hAnsi="Arial" w:cs="Arial"/>
        </w:rPr>
      </w:pPr>
      <w:r w:rsidRPr="00A93D36">
        <w:rPr>
          <w:rFonts w:ascii="Arial" w:hAnsi="Arial" w:cs="Arial"/>
        </w:rPr>
        <w:t>40.</w:t>
      </w:r>
      <w:r>
        <w:rPr>
          <w:rFonts w:ascii="Arial" w:hAnsi="Arial" w:cs="Arial"/>
        </w:rPr>
        <w:tab/>
      </w:r>
      <w:r w:rsidRPr="00B97CBA">
        <w:rPr>
          <w:rFonts w:ascii="Arial" w:hAnsi="Arial" w:cs="Arial"/>
          <w:highlight w:val="yellow"/>
        </w:rPr>
        <w:t>Antes de datar o relatório do auditor</w:t>
      </w:r>
      <w:r w:rsidRPr="00A93D36">
        <w:rPr>
          <w:rFonts w:ascii="Arial" w:hAnsi="Arial" w:cs="Arial"/>
        </w:rPr>
        <w:t xml:space="preserve">, o sócio do trabalho deve determinar que assumiu a responsabilidade geral pela gestão e pelo alcance da qualidade no trabalho de auditoria. Ao fazer isso, o sócio do trabalho deve determinar que (ver itens </w:t>
      </w:r>
      <w:r>
        <w:rPr>
          <w:rFonts w:ascii="Arial" w:hAnsi="Arial" w:cs="Arial"/>
        </w:rPr>
        <w:t xml:space="preserve">de </w:t>
      </w:r>
      <w:r w:rsidRPr="00A93D36">
        <w:rPr>
          <w:rFonts w:ascii="Arial" w:hAnsi="Arial" w:cs="Arial"/>
        </w:rPr>
        <w:t>A113 a A116):</w:t>
      </w:r>
    </w:p>
    <w:p w14:paraId="2325F4FD" w14:textId="77777777" w:rsidR="002A6EFF" w:rsidRPr="00A93D36" w:rsidRDefault="002A6EFF">
      <w:pPr>
        <w:widowControl w:val="0"/>
        <w:numPr>
          <w:ilvl w:val="0"/>
          <w:numId w:val="81"/>
        </w:numPr>
        <w:autoSpaceDE w:val="0"/>
        <w:autoSpaceDN w:val="0"/>
        <w:spacing w:after="0" w:line="240" w:lineRule="auto"/>
        <w:ind w:left="993" w:hanging="426"/>
        <w:jc w:val="both"/>
        <w:rPr>
          <w:rFonts w:ascii="Arial" w:hAnsi="Arial" w:cs="Arial"/>
        </w:rPr>
      </w:pPr>
      <w:r w:rsidRPr="00A93D36">
        <w:rPr>
          <w:rFonts w:ascii="Arial" w:hAnsi="Arial" w:cs="Arial"/>
        </w:rPr>
        <w:t xml:space="preserve">seu envolvimento foi suficiente </w:t>
      </w:r>
      <w:r>
        <w:rPr>
          <w:rFonts w:ascii="Arial" w:hAnsi="Arial" w:cs="Arial"/>
        </w:rPr>
        <w:t>e</w:t>
      </w:r>
      <w:r w:rsidRPr="00A93D36">
        <w:rPr>
          <w:rFonts w:ascii="Arial" w:hAnsi="Arial" w:cs="Arial"/>
        </w:rPr>
        <w:t xml:space="preserve"> apropriado durante todo o trabalho de auditoria de modo a ter a base para determinar que os julgamentos significativos feitos e as conclusões obtidas são apropriados dada</w:t>
      </w:r>
      <w:r>
        <w:rPr>
          <w:rFonts w:ascii="Arial" w:hAnsi="Arial" w:cs="Arial"/>
        </w:rPr>
        <w:t>s</w:t>
      </w:r>
      <w:r w:rsidRPr="00A93D36">
        <w:rPr>
          <w:rFonts w:ascii="Arial" w:hAnsi="Arial" w:cs="Arial"/>
        </w:rPr>
        <w:t xml:space="preserve"> a natureza e as circunstâncias do trabalho; e</w:t>
      </w:r>
    </w:p>
    <w:p w14:paraId="02344D27" w14:textId="77777777" w:rsidR="002A6EFF" w:rsidRPr="00A93D36" w:rsidRDefault="002A6EFF">
      <w:pPr>
        <w:widowControl w:val="0"/>
        <w:numPr>
          <w:ilvl w:val="0"/>
          <w:numId w:val="81"/>
        </w:numPr>
        <w:autoSpaceDE w:val="0"/>
        <w:autoSpaceDN w:val="0"/>
        <w:spacing w:after="0" w:line="240" w:lineRule="auto"/>
        <w:ind w:left="993" w:hanging="426"/>
        <w:jc w:val="both"/>
        <w:rPr>
          <w:rFonts w:ascii="Arial" w:hAnsi="Arial" w:cs="Arial"/>
        </w:rPr>
      </w:pPr>
      <w:r w:rsidRPr="00A93D36">
        <w:rPr>
          <w:rFonts w:ascii="Arial" w:hAnsi="Arial" w:cs="Arial"/>
        </w:rPr>
        <w:t>a natureza e as circunstâncias do trabalho de auditoria, quaisquer mudanças na natureza e nas circunstâncias do trabalho de auditoria, e as políticas ou os procedimentos relacionados da firma foram levados em consideração no cumprimento dos requisitos desta Norma.</w:t>
      </w:r>
    </w:p>
    <w:p w14:paraId="2B809056" w14:textId="77777777" w:rsidR="002A6EFF" w:rsidRPr="00A93D36" w:rsidRDefault="002A6EFF" w:rsidP="002A6EFF">
      <w:pPr>
        <w:jc w:val="both"/>
        <w:rPr>
          <w:rFonts w:ascii="Arial" w:hAnsi="Arial" w:cs="Arial"/>
        </w:rPr>
      </w:pPr>
    </w:p>
    <w:p w14:paraId="7E2DEB70" w14:textId="77777777" w:rsidR="002A6EFF" w:rsidRPr="00A93D36" w:rsidRDefault="002A6EFF" w:rsidP="002A6EFF">
      <w:pPr>
        <w:jc w:val="both"/>
        <w:rPr>
          <w:rFonts w:ascii="Arial" w:hAnsi="Arial" w:cs="Arial"/>
        </w:rPr>
      </w:pPr>
      <w:r w:rsidRPr="00A93D36">
        <w:rPr>
          <w:rFonts w:ascii="Arial" w:hAnsi="Arial" w:cs="Arial"/>
        </w:rPr>
        <w:t>Documentação</w:t>
      </w:r>
    </w:p>
    <w:p w14:paraId="42AE215F" w14:textId="77777777" w:rsidR="002A6EFF" w:rsidRPr="00A93D36" w:rsidRDefault="002A6EFF" w:rsidP="002A6EFF">
      <w:pPr>
        <w:jc w:val="both"/>
        <w:rPr>
          <w:rFonts w:ascii="Arial" w:hAnsi="Arial" w:cs="Arial"/>
        </w:rPr>
      </w:pPr>
    </w:p>
    <w:p w14:paraId="2D4312C1" w14:textId="77777777" w:rsidR="002A6EFF" w:rsidRPr="00A93D36" w:rsidRDefault="002A6EFF" w:rsidP="002A6EFF">
      <w:pPr>
        <w:ind w:left="567" w:hanging="567"/>
        <w:jc w:val="both"/>
        <w:rPr>
          <w:rFonts w:ascii="Arial" w:hAnsi="Arial" w:cs="Arial"/>
        </w:rPr>
      </w:pPr>
      <w:r w:rsidRPr="00A93D36">
        <w:rPr>
          <w:rFonts w:ascii="Arial" w:hAnsi="Arial" w:cs="Arial"/>
        </w:rPr>
        <w:t>41.</w:t>
      </w:r>
      <w:r>
        <w:rPr>
          <w:rFonts w:ascii="Arial" w:hAnsi="Arial" w:cs="Arial"/>
        </w:rPr>
        <w:tab/>
      </w:r>
      <w:r w:rsidRPr="00A93D36">
        <w:rPr>
          <w:rFonts w:ascii="Arial" w:hAnsi="Arial" w:cs="Arial"/>
        </w:rPr>
        <w:t xml:space="preserve">Ao aplicar os itens </w:t>
      </w:r>
      <w:r>
        <w:rPr>
          <w:rFonts w:ascii="Arial" w:hAnsi="Arial" w:cs="Arial"/>
        </w:rPr>
        <w:t xml:space="preserve">de </w:t>
      </w:r>
      <w:r w:rsidRPr="00A93D36">
        <w:rPr>
          <w:rFonts w:ascii="Arial" w:hAnsi="Arial" w:cs="Arial"/>
        </w:rPr>
        <w:t xml:space="preserve">8 a 11 e A6 da </w:t>
      </w:r>
      <w:r w:rsidRPr="00B97CBA">
        <w:rPr>
          <w:rFonts w:ascii="Arial" w:hAnsi="Arial" w:cs="Arial"/>
          <w:highlight w:val="yellow"/>
        </w:rPr>
        <w:t>NBC TA 230</w:t>
      </w:r>
      <w:r w:rsidRPr="00A93D36">
        <w:rPr>
          <w:rFonts w:ascii="Arial" w:hAnsi="Arial" w:cs="Arial"/>
        </w:rPr>
        <w:t xml:space="preserve">, o auditor deve incluir na documentação de auditoria (ver itens </w:t>
      </w:r>
      <w:r>
        <w:rPr>
          <w:rFonts w:ascii="Arial" w:hAnsi="Arial" w:cs="Arial"/>
        </w:rPr>
        <w:t xml:space="preserve">de </w:t>
      </w:r>
      <w:r w:rsidRPr="00A93D36">
        <w:rPr>
          <w:rFonts w:ascii="Arial" w:hAnsi="Arial" w:cs="Arial"/>
        </w:rPr>
        <w:t>A117 a A120):</w:t>
      </w:r>
    </w:p>
    <w:p w14:paraId="01333668" w14:textId="77777777" w:rsidR="002A6EFF" w:rsidRPr="00A93D36" w:rsidRDefault="002A6EFF">
      <w:pPr>
        <w:widowControl w:val="0"/>
        <w:numPr>
          <w:ilvl w:val="0"/>
          <w:numId w:val="82"/>
        </w:numPr>
        <w:autoSpaceDE w:val="0"/>
        <w:autoSpaceDN w:val="0"/>
        <w:spacing w:after="0" w:line="240" w:lineRule="auto"/>
        <w:ind w:left="993" w:hanging="426"/>
        <w:jc w:val="both"/>
        <w:rPr>
          <w:rFonts w:ascii="Arial" w:hAnsi="Arial" w:cs="Arial"/>
        </w:rPr>
      </w:pPr>
      <w:r w:rsidRPr="00A93D36">
        <w:rPr>
          <w:rFonts w:ascii="Arial" w:hAnsi="Arial" w:cs="Arial"/>
        </w:rPr>
        <w:t>assuntos identificados, discussões relevantes com o pessoal e conclusões obtidas relacionadas com:</w:t>
      </w:r>
    </w:p>
    <w:p w14:paraId="24BAE16A" w14:textId="77777777" w:rsidR="002A6EFF" w:rsidRPr="00A93D36" w:rsidRDefault="002A6EFF">
      <w:pPr>
        <w:widowControl w:val="0"/>
        <w:numPr>
          <w:ilvl w:val="0"/>
          <w:numId w:val="83"/>
        </w:numPr>
        <w:autoSpaceDE w:val="0"/>
        <w:autoSpaceDN w:val="0"/>
        <w:spacing w:after="0" w:line="240" w:lineRule="auto"/>
        <w:ind w:left="1418" w:hanging="425"/>
        <w:jc w:val="both"/>
        <w:rPr>
          <w:rFonts w:ascii="Arial" w:hAnsi="Arial" w:cs="Arial"/>
        </w:rPr>
      </w:pPr>
      <w:r w:rsidRPr="00A93D36">
        <w:rPr>
          <w:rFonts w:ascii="Arial" w:hAnsi="Arial" w:cs="Arial"/>
        </w:rPr>
        <w:t>o cumprimento das responsabilidades relacionadas com os requisitos éticos relevantes, incluindo aqueles relacionados com independência;</w:t>
      </w:r>
    </w:p>
    <w:p w14:paraId="30666ABD" w14:textId="77777777" w:rsidR="002A6EFF" w:rsidRPr="00A93D36" w:rsidRDefault="002A6EFF">
      <w:pPr>
        <w:widowControl w:val="0"/>
        <w:numPr>
          <w:ilvl w:val="0"/>
          <w:numId w:val="83"/>
        </w:numPr>
        <w:autoSpaceDE w:val="0"/>
        <w:autoSpaceDN w:val="0"/>
        <w:spacing w:after="0" w:line="240" w:lineRule="auto"/>
        <w:jc w:val="both"/>
        <w:rPr>
          <w:rFonts w:ascii="Arial" w:hAnsi="Arial" w:cs="Arial"/>
        </w:rPr>
      </w:pPr>
      <w:r w:rsidRPr="00A93D36">
        <w:rPr>
          <w:rFonts w:ascii="Arial" w:hAnsi="Arial" w:cs="Arial"/>
        </w:rPr>
        <w:t>a aceitação e a continuidade de relacionamentos com clientes e trabalhos de auditoria;</w:t>
      </w:r>
    </w:p>
    <w:p w14:paraId="6419A1B9" w14:textId="77777777" w:rsidR="002A6EFF" w:rsidRPr="00A93D36" w:rsidRDefault="002A6EFF">
      <w:pPr>
        <w:widowControl w:val="0"/>
        <w:numPr>
          <w:ilvl w:val="0"/>
          <w:numId w:val="82"/>
        </w:numPr>
        <w:autoSpaceDE w:val="0"/>
        <w:autoSpaceDN w:val="0"/>
        <w:spacing w:after="0" w:line="240" w:lineRule="auto"/>
        <w:ind w:left="993" w:hanging="426"/>
        <w:jc w:val="both"/>
        <w:rPr>
          <w:rFonts w:ascii="Arial" w:hAnsi="Arial" w:cs="Arial"/>
        </w:rPr>
      </w:pPr>
      <w:r w:rsidRPr="00A93D36">
        <w:rPr>
          <w:rFonts w:ascii="Arial" w:hAnsi="Arial" w:cs="Arial"/>
        </w:rPr>
        <w:t>a natureza e o alcance de consultas feitas durante o trabalho de auditoria, e das conclusões resultantes, e o modo como essas conclusões foram implementadas;</w:t>
      </w:r>
    </w:p>
    <w:p w14:paraId="465E1C39" w14:textId="77777777" w:rsidR="002A6EFF" w:rsidRPr="00A93D36" w:rsidRDefault="002A6EFF">
      <w:pPr>
        <w:widowControl w:val="0"/>
        <w:numPr>
          <w:ilvl w:val="0"/>
          <w:numId w:val="82"/>
        </w:numPr>
        <w:autoSpaceDE w:val="0"/>
        <w:autoSpaceDN w:val="0"/>
        <w:spacing w:after="0" w:line="240" w:lineRule="auto"/>
        <w:ind w:left="993" w:hanging="426"/>
        <w:jc w:val="both"/>
        <w:rPr>
          <w:rFonts w:ascii="Arial" w:hAnsi="Arial" w:cs="Arial"/>
        </w:rPr>
      </w:pPr>
      <w:r w:rsidRPr="00A93D36">
        <w:rPr>
          <w:rFonts w:ascii="Arial" w:hAnsi="Arial" w:cs="Arial"/>
        </w:rPr>
        <w:t xml:space="preserve">se o trabalho de auditoria está sujeito </w:t>
      </w:r>
      <w:r>
        <w:rPr>
          <w:rFonts w:ascii="Arial" w:hAnsi="Arial" w:cs="Arial"/>
        </w:rPr>
        <w:t>à</w:t>
      </w:r>
      <w:r w:rsidRPr="00A93D36">
        <w:rPr>
          <w:rFonts w:ascii="Arial" w:hAnsi="Arial" w:cs="Arial"/>
        </w:rPr>
        <w:t xml:space="preserve"> revisão de qualidade do trabalho, que a revisão de qualidade do trabalho foi concluída na data, ou antes da data, do relatório do auditor.</w:t>
      </w:r>
    </w:p>
    <w:p w14:paraId="236D88FB" w14:textId="77777777" w:rsidR="002A6EFF" w:rsidRDefault="002A6EFF" w:rsidP="002A6EFF">
      <w:pPr>
        <w:jc w:val="both"/>
        <w:rPr>
          <w:rFonts w:ascii="Arial" w:hAnsi="Arial" w:cs="Arial"/>
        </w:rPr>
      </w:pPr>
    </w:p>
    <w:p w14:paraId="3C2CC998" w14:textId="77777777" w:rsidR="002A6EFF" w:rsidRPr="002D7D11" w:rsidRDefault="002A6EFF" w:rsidP="002A6EFF">
      <w:pPr>
        <w:ind w:right="115"/>
        <w:rPr>
          <w:rFonts w:ascii="Arial" w:hAnsi="Arial" w:cs="Arial"/>
          <w:b/>
          <w:bCs/>
        </w:rPr>
      </w:pPr>
      <w:r w:rsidRPr="002D7D11">
        <w:rPr>
          <w:rFonts w:ascii="Arial" w:hAnsi="Arial" w:cs="Arial"/>
          <w:b/>
          <w:bCs/>
        </w:rPr>
        <w:t>Vigência</w:t>
      </w:r>
    </w:p>
    <w:p w14:paraId="1D3E9FD7" w14:textId="77777777" w:rsidR="002A6EFF" w:rsidRPr="002D7D11" w:rsidRDefault="002A6EFF" w:rsidP="002A6EFF">
      <w:pPr>
        <w:ind w:right="115"/>
        <w:rPr>
          <w:rFonts w:ascii="Arial" w:hAnsi="Arial" w:cs="Arial"/>
          <w:b/>
          <w:bCs/>
        </w:rPr>
      </w:pPr>
    </w:p>
    <w:p w14:paraId="0686C9DC" w14:textId="77777777" w:rsidR="002A6EFF" w:rsidRDefault="002A6EFF" w:rsidP="002A6EFF">
      <w:pPr>
        <w:adjustRightInd w:val="0"/>
        <w:ind w:left="284" w:right="115" w:hanging="2"/>
        <w:jc w:val="both"/>
        <w:rPr>
          <w:rFonts w:ascii="Arial" w:hAnsi="Arial" w:cs="Arial"/>
        </w:rPr>
      </w:pPr>
      <w:r w:rsidRPr="00A93D36">
        <w:rPr>
          <w:rFonts w:ascii="Arial" w:hAnsi="Arial" w:cs="Arial"/>
        </w:rPr>
        <w:t>Esta Norma aplica-se à</w:t>
      </w:r>
      <w:r>
        <w:rPr>
          <w:rFonts w:ascii="Arial" w:hAnsi="Arial" w:cs="Arial"/>
        </w:rPr>
        <w:t>s</w:t>
      </w:r>
      <w:r w:rsidRPr="00A93D36">
        <w:rPr>
          <w:rFonts w:ascii="Arial" w:hAnsi="Arial" w:cs="Arial"/>
        </w:rPr>
        <w:t xml:space="preserve"> auditorias de demonstrações contábeis para períodos iniciados em</w:t>
      </w:r>
      <w:r>
        <w:rPr>
          <w:rFonts w:ascii="Arial" w:hAnsi="Arial" w:cs="Arial"/>
        </w:rPr>
        <w:t>,</w:t>
      </w:r>
      <w:r w:rsidRPr="00A93D36">
        <w:rPr>
          <w:rFonts w:ascii="Arial" w:hAnsi="Arial" w:cs="Arial"/>
        </w:rPr>
        <w:t xml:space="preserve"> ou após</w:t>
      </w:r>
      <w:r>
        <w:rPr>
          <w:rFonts w:ascii="Arial" w:hAnsi="Arial" w:cs="Arial"/>
        </w:rPr>
        <w:t>,</w:t>
      </w:r>
      <w:r w:rsidRPr="00A93D36">
        <w:rPr>
          <w:rFonts w:ascii="Arial" w:hAnsi="Arial" w:cs="Arial"/>
        </w:rPr>
        <w:t xml:space="preserve"> </w:t>
      </w:r>
      <w:r>
        <w:rPr>
          <w:rFonts w:ascii="Arial" w:hAnsi="Arial" w:cs="Arial"/>
        </w:rPr>
        <w:t>1º de janeiro de 2023 e revoga a NBC TA 220, aprovada pela Resolução CFC n.º 1.205/2009, e suas alterações (R1) e (R2), publicadas no DOU, Seção 1, de 3/12/2009, 29/1/2014 e 5/9/2016, respectivamente.</w:t>
      </w:r>
    </w:p>
    <w:p w14:paraId="7BFAACB9" w14:textId="77777777" w:rsidR="002A6EFF" w:rsidRDefault="002A6EFF" w:rsidP="002A6EFF">
      <w:pPr>
        <w:adjustRightInd w:val="0"/>
        <w:ind w:left="567" w:right="115" w:hanging="285"/>
        <w:jc w:val="right"/>
        <w:rPr>
          <w:rFonts w:ascii="Arial" w:hAnsi="Arial" w:cs="Arial"/>
        </w:rPr>
      </w:pPr>
    </w:p>
    <w:p w14:paraId="5AC13110" w14:textId="77777777" w:rsidR="002A6EFF" w:rsidRDefault="002A6EFF" w:rsidP="002A6EFF">
      <w:pPr>
        <w:adjustRightInd w:val="0"/>
        <w:ind w:left="567" w:right="115" w:hanging="285"/>
        <w:jc w:val="right"/>
        <w:rPr>
          <w:rFonts w:ascii="Arial" w:hAnsi="Arial" w:cs="Arial"/>
        </w:rPr>
      </w:pPr>
    </w:p>
    <w:p w14:paraId="40841664" w14:textId="77777777" w:rsidR="002A6EFF" w:rsidRPr="002D7D11" w:rsidRDefault="002A6EFF" w:rsidP="002A6EFF">
      <w:pPr>
        <w:adjustRightInd w:val="0"/>
        <w:ind w:left="567" w:right="115" w:hanging="285"/>
        <w:jc w:val="right"/>
        <w:rPr>
          <w:rFonts w:ascii="Arial" w:hAnsi="Arial" w:cs="Arial"/>
          <w:lang w:val="x-none" w:eastAsia="x-none"/>
        </w:rPr>
      </w:pPr>
      <w:r w:rsidRPr="002D7D11">
        <w:rPr>
          <w:rFonts w:ascii="Arial" w:hAnsi="Arial" w:cs="Arial"/>
        </w:rPr>
        <w:t xml:space="preserve">Brasília, </w:t>
      </w:r>
      <w:r>
        <w:rPr>
          <w:rFonts w:ascii="Arial" w:hAnsi="Arial" w:cs="Arial"/>
        </w:rPr>
        <w:t>18</w:t>
      </w:r>
      <w:r w:rsidRPr="002D7D11">
        <w:rPr>
          <w:rFonts w:ascii="Arial" w:hAnsi="Arial" w:cs="Arial"/>
        </w:rPr>
        <w:t xml:space="preserve"> de </w:t>
      </w:r>
      <w:r>
        <w:rPr>
          <w:rFonts w:ascii="Arial" w:hAnsi="Arial" w:cs="Arial"/>
        </w:rPr>
        <w:t>novembro</w:t>
      </w:r>
      <w:r w:rsidRPr="002D7D11">
        <w:rPr>
          <w:rFonts w:ascii="Arial" w:hAnsi="Arial" w:cs="Arial"/>
        </w:rPr>
        <w:t xml:space="preserve"> de 2021</w:t>
      </w:r>
      <w:r>
        <w:rPr>
          <w:rFonts w:ascii="Arial" w:hAnsi="Arial" w:cs="Arial"/>
        </w:rPr>
        <w:t>.</w:t>
      </w:r>
    </w:p>
    <w:p w14:paraId="265BE388" w14:textId="77777777" w:rsidR="002A6EFF" w:rsidRPr="002D7D11" w:rsidRDefault="002A6EFF" w:rsidP="002A6EFF">
      <w:pPr>
        <w:adjustRightInd w:val="0"/>
        <w:ind w:left="567" w:right="115" w:hanging="285"/>
        <w:rPr>
          <w:rFonts w:ascii="Arial" w:hAnsi="Arial" w:cs="Arial"/>
        </w:rPr>
      </w:pPr>
    </w:p>
    <w:p w14:paraId="2E348CC8" w14:textId="77777777" w:rsidR="002A6EFF" w:rsidRPr="002D7D11" w:rsidRDefault="002A6EFF" w:rsidP="002A6EFF">
      <w:pPr>
        <w:adjustRightInd w:val="0"/>
        <w:ind w:left="567" w:right="115" w:hanging="285"/>
        <w:rPr>
          <w:rFonts w:ascii="Arial" w:hAnsi="Arial" w:cs="Arial"/>
        </w:rPr>
      </w:pPr>
    </w:p>
    <w:p w14:paraId="3109AD39" w14:textId="77777777" w:rsidR="002A6EFF" w:rsidRPr="002D7D11" w:rsidRDefault="002A6EFF" w:rsidP="002A6EFF">
      <w:pPr>
        <w:adjustRightInd w:val="0"/>
        <w:ind w:left="567" w:right="115" w:hanging="285"/>
        <w:jc w:val="center"/>
        <w:rPr>
          <w:rFonts w:ascii="Arial" w:hAnsi="Arial" w:cs="Arial"/>
        </w:rPr>
      </w:pPr>
      <w:r w:rsidRPr="002D7D11">
        <w:rPr>
          <w:rFonts w:ascii="Arial" w:hAnsi="Arial" w:cs="Arial"/>
        </w:rPr>
        <w:t>Contador Zulmir Ivânio Breda</w:t>
      </w:r>
    </w:p>
    <w:p w14:paraId="5B473201" w14:textId="77777777" w:rsidR="002A6EFF" w:rsidRPr="002D7D11" w:rsidRDefault="002A6EFF" w:rsidP="002A6EFF">
      <w:pPr>
        <w:adjustRightInd w:val="0"/>
        <w:ind w:left="567" w:right="115" w:hanging="285"/>
        <w:jc w:val="center"/>
        <w:rPr>
          <w:rFonts w:ascii="Arial" w:hAnsi="Arial" w:cs="Arial"/>
        </w:rPr>
      </w:pPr>
      <w:r w:rsidRPr="002D7D11">
        <w:rPr>
          <w:rFonts w:ascii="Arial" w:hAnsi="Arial" w:cs="Arial"/>
        </w:rPr>
        <w:t>Presidente</w:t>
      </w:r>
    </w:p>
    <w:p w14:paraId="55564972" w14:textId="77777777" w:rsidR="002A6EFF" w:rsidRPr="002D7D11" w:rsidRDefault="002A6EFF" w:rsidP="002A6EFF">
      <w:pPr>
        <w:tabs>
          <w:tab w:val="left" w:pos="567"/>
        </w:tabs>
        <w:adjustRightInd w:val="0"/>
        <w:ind w:left="567" w:hanging="567"/>
        <w:rPr>
          <w:rFonts w:ascii="Arial" w:hAnsi="Arial" w:cs="Arial"/>
        </w:rPr>
      </w:pPr>
    </w:p>
    <w:p w14:paraId="6A4C88A2" w14:textId="77777777" w:rsidR="002A6EFF" w:rsidRPr="002D7D11" w:rsidRDefault="002A6EFF" w:rsidP="002A6EFF">
      <w:pPr>
        <w:rPr>
          <w:rFonts w:ascii="Arial" w:hAnsi="Arial" w:cs="Arial"/>
          <w:sz w:val="19"/>
          <w:szCs w:val="20"/>
          <w:lang w:eastAsia="pt-BR"/>
        </w:rPr>
      </w:pPr>
      <w:r w:rsidRPr="002D7D11">
        <w:rPr>
          <w:rFonts w:ascii="Arial" w:hAnsi="Arial" w:cs="Arial"/>
        </w:rPr>
        <w:t>Ata CFC n.º 1.</w:t>
      </w:r>
      <w:r>
        <w:rPr>
          <w:rFonts w:ascii="Arial" w:hAnsi="Arial" w:cs="Arial"/>
        </w:rPr>
        <w:t>081</w:t>
      </w:r>
      <w:r w:rsidRPr="002D7D11">
        <w:rPr>
          <w:rFonts w:ascii="Arial" w:hAnsi="Arial" w:cs="Arial"/>
        </w:rPr>
        <w:t>.</w:t>
      </w:r>
    </w:p>
    <w:p w14:paraId="1522901D" w14:textId="77777777" w:rsidR="002A6EFF" w:rsidRPr="002D7D11" w:rsidRDefault="002A6EFF" w:rsidP="002A6EFF">
      <w:pPr>
        <w:jc w:val="both"/>
        <w:rPr>
          <w:rFonts w:ascii="Arial" w:hAnsi="Arial" w:cs="Arial"/>
        </w:rPr>
      </w:pPr>
    </w:p>
    <w:p w14:paraId="69FF532B" w14:textId="77777777" w:rsidR="002A6EFF" w:rsidRPr="00A93D36" w:rsidRDefault="002A6EFF" w:rsidP="002A6EFF">
      <w:pPr>
        <w:jc w:val="both"/>
        <w:rPr>
          <w:rFonts w:ascii="Arial" w:hAnsi="Arial" w:cs="Arial"/>
        </w:rPr>
      </w:pPr>
      <w:r>
        <w:rPr>
          <w:rFonts w:ascii="Arial" w:hAnsi="Arial" w:cs="Arial"/>
        </w:rPr>
        <w:br w:type="page"/>
      </w:r>
      <w:r w:rsidRPr="00A93D36">
        <w:rPr>
          <w:rFonts w:ascii="Arial" w:hAnsi="Arial" w:cs="Arial"/>
        </w:rPr>
        <w:t>Aplicação e outros materiais explicativos</w:t>
      </w:r>
    </w:p>
    <w:p w14:paraId="03268007" w14:textId="77777777" w:rsidR="002A6EFF" w:rsidRPr="00A93D36" w:rsidRDefault="002A6EFF" w:rsidP="002A6EFF">
      <w:pPr>
        <w:jc w:val="both"/>
        <w:rPr>
          <w:rFonts w:ascii="Arial" w:hAnsi="Arial" w:cs="Arial"/>
        </w:rPr>
      </w:pPr>
    </w:p>
    <w:p w14:paraId="770A3321" w14:textId="77777777" w:rsidR="002A6EFF" w:rsidRPr="00A93D36" w:rsidRDefault="002A6EFF" w:rsidP="002A6EFF">
      <w:pPr>
        <w:jc w:val="both"/>
        <w:rPr>
          <w:rFonts w:ascii="Arial" w:hAnsi="Arial" w:cs="Arial"/>
        </w:rPr>
      </w:pPr>
      <w:r w:rsidRPr="00A93D36">
        <w:rPr>
          <w:rFonts w:ascii="Arial" w:hAnsi="Arial" w:cs="Arial"/>
        </w:rPr>
        <w:t>Alcance (ver item 1)</w:t>
      </w:r>
    </w:p>
    <w:p w14:paraId="5D5867BC" w14:textId="77777777" w:rsidR="002A6EFF" w:rsidRPr="00A93D36" w:rsidRDefault="002A6EFF" w:rsidP="002A6EFF">
      <w:pPr>
        <w:jc w:val="both"/>
        <w:rPr>
          <w:rFonts w:ascii="Arial" w:hAnsi="Arial" w:cs="Arial"/>
        </w:rPr>
      </w:pPr>
    </w:p>
    <w:p w14:paraId="239073AF" w14:textId="77777777" w:rsidR="002A6EFF" w:rsidRPr="00A93D36" w:rsidRDefault="002A6EFF" w:rsidP="002A6EFF">
      <w:pPr>
        <w:ind w:left="567" w:hanging="567"/>
        <w:jc w:val="both"/>
        <w:rPr>
          <w:rFonts w:ascii="Arial" w:hAnsi="Arial" w:cs="Arial"/>
        </w:rPr>
      </w:pPr>
      <w:r w:rsidRPr="00A93D36">
        <w:rPr>
          <w:rFonts w:ascii="Arial" w:hAnsi="Arial" w:cs="Arial"/>
        </w:rPr>
        <w:t>A1.</w:t>
      </w:r>
      <w:r>
        <w:rPr>
          <w:rFonts w:ascii="Arial" w:hAnsi="Arial" w:cs="Arial"/>
        </w:rPr>
        <w:tab/>
      </w:r>
      <w:r w:rsidRPr="00A93D36">
        <w:rPr>
          <w:rFonts w:ascii="Arial" w:hAnsi="Arial" w:cs="Arial"/>
        </w:rPr>
        <w:t>Esta Norma se aplica a todas as auditorias de demonstrações contábeis, incluindo auditorias de demonstrações contábeis de grupos. A NBC TA 600</w:t>
      </w:r>
      <w:r>
        <w:rPr>
          <w:rFonts w:ascii="Arial" w:hAnsi="Arial" w:cs="Arial"/>
        </w:rPr>
        <w:t xml:space="preserve"> – </w:t>
      </w:r>
      <w:r w:rsidRPr="00F93521">
        <w:rPr>
          <w:rFonts w:ascii="Arial" w:hAnsi="Arial" w:cs="Arial"/>
        </w:rPr>
        <w:t>Considerações Especiais – Auditorias de Demonstrações Contábeis de Grupos, Incluindo o Trabalho dos Auditores dos Componentes</w:t>
      </w:r>
      <w:r w:rsidRPr="00A93D36">
        <w:rPr>
          <w:rFonts w:ascii="Arial" w:hAnsi="Arial" w:cs="Arial"/>
        </w:rPr>
        <w:t xml:space="preserve"> trata das considerações especiais que se aplicam </w:t>
      </w:r>
      <w:r>
        <w:rPr>
          <w:rFonts w:ascii="Arial" w:hAnsi="Arial" w:cs="Arial"/>
        </w:rPr>
        <w:t>à</w:t>
      </w:r>
      <w:r w:rsidRPr="00A93D36">
        <w:rPr>
          <w:rFonts w:ascii="Arial" w:hAnsi="Arial" w:cs="Arial"/>
        </w:rPr>
        <w:t xml:space="preserve"> auditoria de demonstrações contábeis de grupo e quando auditores de componentes estão envolvidos. A NBC TA 600, adaptada conforme necessário nas circunstâncias, também pode ser útil </w:t>
      </w:r>
      <w:r>
        <w:rPr>
          <w:rFonts w:ascii="Arial" w:hAnsi="Arial" w:cs="Arial"/>
        </w:rPr>
        <w:t>na</w:t>
      </w:r>
      <w:r w:rsidRPr="00A93D36">
        <w:rPr>
          <w:rFonts w:ascii="Arial" w:hAnsi="Arial" w:cs="Arial"/>
        </w:rPr>
        <w:t xml:space="preserve"> auditoria de demonstrações contábeis quando a equipe de trabalho inclui indivíduos de outra firma. Por exemplo, a NBC TA 600 pode ser útil quando esses indivíduos são envolvidos na participação de contagem física de estoque, na inspeção de imobilizado, ou na execução de procedimentos de auditoria em centro de serviços compartilhados em local remoto.</w:t>
      </w:r>
    </w:p>
    <w:p w14:paraId="77B2D8FD" w14:textId="77777777" w:rsidR="002A6EFF" w:rsidRPr="00A93D36" w:rsidRDefault="002A6EFF" w:rsidP="002A6EFF">
      <w:pPr>
        <w:jc w:val="both"/>
        <w:rPr>
          <w:rFonts w:ascii="Arial" w:hAnsi="Arial" w:cs="Arial"/>
        </w:rPr>
      </w:pPr>
    </w:p>
    <w:p w14:paraId="233B48A4" w14:textId="77777777" w:rsidR="002A6EFF" w:rsidRPr="00A93D36" w:rsidRDefault="002A6EFF" w:rsidP="002A6EFF">
      <w:pPr>
        <w:jc w:val="both"/>
        <w:rPr>
          <w:rFonts w:ascii="Arial" w:hAnsi="Arial" w:cs="Arial"/>
        </w:rPr>
      </w:pPr>
      <w:r>
        <w:rPr>
          <w:rFonts w:ascii="Arial" w:hAnsi="Arial" w:cs="Arial"/>
        </w:rPr>
        <w:t>S</w:t>
      </w:r>
      <w:r w:rsidRPr="00A93D36">
        <w:rPr>
          <w:rFonts w:ascii="Arial" w:hAnsi="Arial" w:cs="Arial"/>
        </w:rPr>
        <w:t xml:space="preserve">istema de gestão de qualidade da firma e o papel das equipes de trabalho (ver itens </w:t>
      </w:r>
      <w:r>
        <w:rPr>
          <w:rFonts w:ascii="Arial" w:hAnsi="Arial" w:cs="Arial"/>
        </w:rPr>
        <w:t xml:space="preserve">de </w:t>
      </w:r>
      <w:r w:rsidRPr="00A93D36">
        <w:rPr>
          <w:rFonts w:ascii="Arial" w:hAnsi="Arial" w:cs="Arial"/>
        </w:rPr>
        <w:t>2 a 9)</w:t>
      </w:r>
    </w:p>
    <w:p w14:paraId="345E7041" w14:textId="77777777" w:rsidR="002A6EFF" w:rsidRPr="00A93D36" w:rsidRDefault="002A6EFF" w:rsidP="002A6EFF">
      <w:pPr>
        <w:jc w:val="both"/>
        <w:rPr>
          <w:rFonts w:ascii="Arial" w:hAnsi="Arial" w:cs="Arial"/>
        </w:rPr>
      </w:pPr>
    </w:p>
    <w:p w14:paraId="26053BB1" w14:textId="77777777" w:rsidR="002A6EFF" w:rsidRPr="00A93D36" w:rsidRDefault="002A6EFF" w:rsidP="002A6EFF">
      <w:pPr>
        <w:ind w:left="567" w:hanging="567"/>
        <w:jc w:val="both"/>
        <w:rPr>
          <w:rFonts w:ascii="Arial" w:hAnsi="Arial" w:cs="Arial"/>
        </w:rPr>
      </w:pPr>
      <w:r w:rsidRPr="00A93D36">
        <w:rPr>
          <w:rFonts w:ascii="Arial" w:hAnsi="Arial" w:cs="Arial"/>
        </w:rPr>
        <w:t>A2.</w:t>
      </w:r>
      <w:r>
        <w:rPr>
          <w:rFonts w:ascii="Arial" w:hAnsi="Arial" w:cs="Arial"/>
        </w:rPr>
        <w:tab/>
      </w:r>
      <w:r w:rsidRPr="00A93D36">
        <w:rPr>
          <w:rFonts w:ascii="Arial" w:hAnsi="Arial" w:cs="Arial"/>
        </w:rPr>
        <w:t>A NBC PA 01 trata das responsabilidades da firma pelo planejamento, implementação e operação de seu sistema de gestão de qualidade.</w:t>
      </w:r>
    </w:p>
    <w:p w14:paraId="31CFB31E" w14:textId="77777777" w:rsidR="002A6EFF" w:rsidRPr="00A93D36" w:rsidRDefault="002A6EFF" w:rsidP="002A6EFF">
      <w:pPr>
        <w:jc w:val="both"/>
        <w:rPr>
          <w:rFonts w:ascii="Arial" w:hAnsi="Arial" w:cs="Arial"/>
        </w:rPr>
      </w:pPr>
    </w:p>
    <w:p w14:paraId="08175A1F" w14:textId="77777777" w:rsidR="002A6EFF" w:rsidRPr="00A93D36" w:rsidRDefault="002A6EFF" w:rsidP="002A6EFF">
      <w:pPr>
        <w:ind w:left="567" w:hanging="567"/>
        <w:jc w:val="both"/>
        <w:rPr>
          <w:rFonts w:ascii="Arial" w:hAnsi="Arial" w:cs="Arial"/>
        </w:rPr>
      </w:pPr>
      <w:r w:rsidRPr="00A93D36">
        <w:rPr>
          <w:rFonts w:ascii="Arial" w:hAnsi="Arial" w:cs="Arial"/>
        </w:rPr>
        <w:t>A3.</w:t>
      </w:r>
      <w:r>
        <w:rPr>
          <w:rFonts w:ascii="Arial" w:hAnsi="Arial" w:cs="Arial"/>
        </w:rPr>
        <w:tab/>
      </w:r>
      <w:r w:rsidRPr="00A93D36">
        <w:rPr>
          <w:rFonts w:ascii="Arial" w:hAnsi="Arial" w:cs="Arial"/>
        </w:rPr>
        <w:t xml:space="preserve">As firmas ou os requisitos nacionais podem usar terminologia ou estruturas diferentes para descrever os componentes do sistema de gestão de qualidade. Os requisitos nacionais que tratam das responsabilidades da firma pelo planejamento, </w:t>
      </w:r>
      <w:r>
        <w:rPr>
          <w:rFonts w:ascii="Arial" w:hAnsi="Arial" w:cs="Arial"/>
        </w:rPr>
        <w:t xml:space="preserve">pela </w:t>
      </w:r>
      <w:r w:rsidRPr="00A93D36">
        <w:rPr>
          <w:rFonts w:ascii="Arial" w:hAnsi="Arial" w:cs="Arial"/>
        </w:rPr>
        <w:t>implementação e operação d</w:t>
      </w:r>
      <w:r>
        <w:rPr>
          <w:rFonts w:ascii="Arial" w:hAnsi="Arial" w:cs="Arial"/>
        </w:rPr>
        <w:t>o</w:t>
      </w:r>
      <w:r w:rsidRPr="00A93D36">
        <w:rPr>
          <w:rFonts w:ascii="Arial" w:hAnsi="Arial" w:cs="Arial"/>
        </w:rPr>
        <w:t xml:space="preserve"> sistema de gestão de qualidade são</w:t>
      </w:r>
      <w:r>
        <w:rPr>
          <w:rFonts w:ascii="Arial" w:hAnsi="Arial" w:cs="Arial"/>
        </w:rPr>
        <w:t>,</w:t>
      </w:r>
      <w:r w:rsidRPr="00A93D36">
        <w:rPr>
          <w:rFonts w:ascii="Arial" w:hAnsi="Arial" w:cs="Arial"/>
        </w:rPr>
        <w:t xml:space="preserve"> no mínimo</w:t>
      </w:r>
      <w:r>
        <w:rPr>
          <w:rFonts w:ascii="Arial" w:hAnsi="Arial" w:cs="Arial"/>
        </w:rPr>
        <w:t>,</w:t>
      </w:r>
      <w:r w:rsidRPr="00A93D36">
        <w:rPr>
          <w:rFonts w:ascii="Arial" w:hAnsi="Arial" w:cs="Arial"/>
        </w:rPr>
        <w:t xml:space="preserve"> tão exigentes quanto a NBC PA 01 quando tratam dos </w:t>
      </w:r>
      <w:r>
        <w:rPr>
          <w:rFonts w:ascii="Arial" w:hAnsi="Arial" w:cs="Arial"/>
        </w:rPr>
        <w:t xml:space="preserve">seus </w:t>
      </w:r>
      <w:r w:rsidRPr="00A93D36">
        <w:rPr>
          <w:rFonts w:ascii="Arial" w:hAnsi="Arial" w:cs="Arial"/>
        </w:rPr>
        <w:t>requisitos e impõem obrigações à firma de alcançar o objetivo da NBC PA 01.</w:t>
      </w:r>
    </w:p>
    <w:p w14:paraId="02E91109" w14:textId="77777777" w:rsidR="002A6EFF" w:rsidRPr="00A93D36" w:rsidRDefault="002A6EFF" w:rsidP="002A6EFF">
      <w:pPr>
        <w:jc w:val="both"/>
        <w:rPr>
          <w:rFonts w:ascii="Arial" w:hAnsi="Arial" w:cs="Arial"/>
        </w:rPr>
      </w:pPr>
    </w:p>
    <w:p w14:paraId="423F3B78" w14:textId="77777777" w:rsidR="002A6EFF" w:rsidRPr="00A93D36" w:rsidRDefault="002A6EFF" w:rsidP="002A6EFF">
      <w:pPr>
        <w:jc w:val="both"/>
        <w:rPr>
          <w:rFonts w:ascii="Arial" w:hAnsi="Arial" w:cs="Arial"/>
        </w:rPr>
      </w:pPr>
      <w:r>
        <w:rPr>
          <w:rFonts w:ascii="Arial" w:hAnsi="Arial" w:cs="Arial"/>
        </w:rPr>
        <w:t>R</w:t>
      </w:r>
      <w:r w:rsidRPr="00A93D36">
        <w:rPr>
          <w:rFonts w:ascii="Arial" w:hAnsi="Arial" w:cs="Arial"/>
        </w:rPr>
        <w:t>esponsabilidades da equipe de trabalho relacionadas com o sistema de gestão de qualidade da firma (ver item 4)</w:t>
      </w:r>
    </w:p>
    <w:p w14:paraId="0ED94317" w14:textId="77777777" w:rsidR="002A6EFF" w:rsidRPr="00A93D36" w:rsidRDefault="002A6EFF" w:rsidP="002A6EFF">
      <w:pPr>
        <w:jc w:val="both"/>
        <w:rPr>
          <w:rFonts w:ascii="Arial" w:hAnsi="Arial" w:cs="Arial"/>
        </w:rPr>
      </w:pPr>
    </w:p>
    <w:p w14:paraId="3FEF8154" w14:textId="77777777" w:rsidR="002A6EFF" w:rsidRPr="00A93D36" w:rsidRDefault="002A6EFF" w:rsidP="002A6EFF">
      <w:pPr>
        <w:ind w:left="567" w:hanging="567"/>
        <w:jc w:val="both"/>
        <w:rPr>
          <w:rFonts w:ascii="Arial" w:hAnsi="Arial" w:cs="Arial"/>
        </w:rPr>
      </w:pPr>
      <w:r w:rsidRPr="00A93D36">
        <w:rPr>
          <w:rFonts w:ascii="Arial" w:hAnsi="Arial" w:cs="Arial"/>
        </w:rPr>
        <w:t>A4.</w:t>
      </w:r>
      <w:r>
        <w:rPr>
          <w:rFonts w:ascii="Arial" w:hAnsi="Arial" w:cs="Arial"/>
        </w:rPr>
        <w:tab/>
      </w:r>
      <w:r w:rsidRPr="00A93D36">
        <w:rPr>
          <w:rFonts w:ascii="Arial" w:hAnsi="Arial" w:cs="Arial"/>
        </w:rPr>
        <w:t>A gestão da qualidade no nível do trabalho é suportada pelo sistema de gestão de qualidade da firma e informada pela natureza e circunstâncias específicas do trabalho de auditoria. De acordo com a NBC PA 01, a firma é responsável por comunicar informações que permitem à equipe de trabalho entender e cumprir suas responsabilidades relacionadas com a execução dos trabalhos. Por exemplo, essas comunicações podem cobrir políticas ou procedimentos para realizar consultas com indivíduos designados em determinadas situações que envolvem assuntos técnicos ou éticos complexos, ou para envolver especialistas designados pela firma em trabalhos específicos para executar procedimentos de auditoria relacionados com assuntos específicos (por exemplo, a firma pode especificar que especialistas em crédito designados pela firma devem ser envolvidos na auditoria de provisões para perdas de crédito esperadas em auditorias de instituições financeiras).</w:t>
      </w:r>
    </w:p>
    <w:p w14:paraId="6241414A" w14:textId="77777777" w:rsidR="002A6EFF" w:rsidRPr="00A93D36" w:rsidRDefault="002A6EFF" w:rsidP="002A6EFF">
      <w:pPr>
        <w:jc w:val="both"/>
        <w:rPr>
          <w:rFonts w:ascii="Arial" w:hAnsi="Arial" w:cs="Arial"/>
        </w:rPr>
      </w:pPr>
    </w:p>
    <w:p w14:paraId="7C72A28C" w14:textId="77777777" w:rsidR="002A6EFF" w:rsidRPr="00A93D36" w:rsidRDefault="002A6EFF" w:rsidP="002A6EFF">
      <w:pPr>
        <w:ind w:left="567" w:hanging="567"/>
        <w:jc w:val="both"/>
        <w:rPr>
          <w:rFonts w:ascii="Arial" w:hAnsi="Arial" w:cs="Arial"/>
        </w:rPr>
      </w:pPr>
      <w:r w:rsidRPr="00A93D36">
        <w:rPr>
          <w:rFonts w:ascii="Arial" w:hAnsi="Arial" w:cs="Arial"/>
        </w:rPr>
        <w:t>A5.</w:t>
      </w:r>
      <w:r>
        <w:rPr>
          <w:rFonts w:ascii="Arial" w:hAnsi="Arial" w:cs="Arial"/>
        </w:rPr>
        <w:tab/>
      </w:r>
      <w:r w:rsidRPr="00A93D36">
        <w:rPr>
          <w:rFonts w:ascii="Arial" w:hAnsi="Arial" w:cs="Arial"/>
        </w:rPr>
        <w:t>As respostas no nível da firma podem incluir políticas ou procedimentos estabelecidos p</w:t>
      </w:r>
      <w:r>
        <w:rPr>
          <w:rFonts w:ascii="Arial" w:hAnsi="Arial" w:cs="Arial"/>
        </w:rPr>
        <w:t>ela</w:t>
      </w:r>
      <w:r w:rsidRPr="00A93D36">
        <w:rPr>
          <w:rFonts w:ascii="Arial" w:hAnsi="Arial" w:cs="Arial"/>
        </w:rPr>
        <w:t xml:space="preserve"> rede por outras firmas </w:t>
      </w:r>
      <w:r>
        <w:rPr>
          <w:rFonts w:ascii="Arial" w:hAnsi="Arial" w:cs="Arial"/>
        </w:rPr>
        <w:t xml:space="preserve">ou por </w:t>
      </w:r>
      <w:r w:rsidRPr="00A93D36">
        <w:rPr>
          <w:rFonts w:ascii="Arial" w:hAnsi="Arial" w:cs="Arial"/>
        </w:rPr>
        <w:t>estruturas ou organizações dentro da mesma rede (os requisitos da rede ou os serviços da rede estão descritos detalhadamente no item 49(b) da NBC PA 01 na seção “Requisitos da rede ou serviços da rede”). Os requisitos desta Norma baseiam-se na premissa de que a firma é responsável por tomar a ação necessária para permitir que as equipes de trabalho implementem ou usem os requisitos da rede ou os serviços da rede no trabalho de auditoria (por exemplo, requisito de se usar uma metodologia de auditoria desenvolvida para ser usada p</w:t>
      </w:r>
      <w:r>
        <w:rPr>
          <w:rFonts w:ascii="Arial" w:hAnsi="Arial" w:cs="Arial"/>
        </w:rPr>
        <w:t>ela</w:t>
      </w:r>
      <w:r w:rsidRPr="00A93D36">
        <w:rPr>
          <w:rFonts w:ascii="Arial" w:hAnsi="Arial" w:cs="Arial"/>
        </w:rPr>
        <w:t xml:space="preserve"> firma da rede). De acordo com o item 49(a) da NBC PA 01, a firma é responsável por determinar o modo como os requisitos da rede ou os serviços da rede são relevantes para o sistema de gestão de qualidade da firma e como eles são levados em consideração.</w:t>
      </w:r>
    </w:p>
    <w:p w14:paraId="54D2DFED" w14:textId="77777777" w:rsidR="002A6EFF" w:rsidRPr="00A93D36" w:rsidRDefault="002A6EFF" w:rsidP="002A6EFF">
      <w:pPr>
        <w:jc w:val="both"/>
        <w:rPr>
          <w:rFonts w:ascii="Arial" w:hAnsi="Arial" w:cs="Arial"/>
        </w:rPr>
      </w:pPr>
    </w:p>
    <w:p w14:paraId="38E565BC" w14:textId="77777777" w:rsidR="002A6EFF" w:rsidRPr="00A93D36" w:rsidRDefault="002A6EFF" w:rsidP="002A6EFF">
      <w:pPr>
        <w:ind w:left="567" w:hanging="567"/>
        <w:jc w:val="both"/>
        <w:rPr>
          <w:rFonts w:ascii="Arial" w:hAnsi="Arial" w:cs="Arial"/>
        </w:rPr>
      </w:pPr>
      <w:r w:rsidRPr="00A93D36">
        <w:rPr>
          <w:rFonts w:ascii="Arial" w:hAnsi="Arial" w:cs="Arial"/>
        </w:rPr>
        <w:t>A6.</w:t>
      </w:r>
      <w:r>
        <w:rPr>
          <w:rFonts w:ascii="Arial" w:hAnsi="Arial" w:cs="Arial"/>
        </w:rPr>
        <w:tab/>
      </w:r>
      <w:r w:rsidRPr="00A93D36">
        <w:rPr>
          <w:rFonts w:ascii="Arial" w:hAnsi="Arial" w:cs="Arial"/>
        </w:rPr>
        <w:t>Algumas respostas aos riscos de qualidade no nível da firma não são dadas no nível do trabalho, mas são, todavia, relevantes no cumprimento dos requisitos desta Norma. Por exemplo, as respostas no nível da firma das quais a equipe de trabalho pode depender no cumprimento dos requisitos desta Norma incluem:</w:t>
      </w:r>
    </w:p>
    <w:p w14:paraId="537CA095"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processos de recrutamento e treinamento profissional de pessoal;</w:t>
      </w:r>
    </w:p>
    <w:p w14:paraId="6F295250"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 xml:space="preserve">as </w:t>
      </w:r>
      <w:r>
        <w:rPr>
          <w:rFonts w:ascii="Arial" w:hAnsi="Arial" w:cs="Arial"/>
        </w:rPr>
        <w:t xml:space="preserve">aplicativos de TI </w:t>
      </w:r>
      <w:r w:rsidRPr="00A93D36">
        <w:rPr>
          <w:rFonts w:ascii="Arial" w:hAnsi="Arial" w:cs="Arial"/>
        </w:rPr>
        <w:t>que suportam o monitoramento de independência da firma;</w:t>
      </w:r>
    </w:p>
    <w:p w14:paraId="1F47AD44"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 xml:space="preserve">o desenvolvimento de </w:t>
      </w:r>
      <w:r>
        <w:rPr>
          <w:rFonts w:ascii="Arial" w:hAnsi="Arial" w:cs="Arial"/>
        </w:rPr>
        <w:t xml:space="preserve">aplicativos de TI </w:t>
      </w:r>
      <w:r w:rsidRPr="00A93D36">
        <w:rPr>
          <w:rFonts w:ascii="Arial" w:hAnsi="Arial" w:cs="Arial"/>
        </w:rPr>
        <w:t>que suportam a aceitação e a continuidade de relacionamentos com clientes e trabalhos de auditoria; e</w:t>
      </w:r>
    </w:p>
    <w:p w14:paraId="1BCEDA41"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o desenvolvimento de metodologias de auditoria</w:t>
      </w:r>
      <w:r>
        <w:rPr>
          <w:rFonts w:ascii="Arial" w:hAnsi="Arial" w:cs="Arial"/>
        </w:rPr>
        <w:t>,</w:t>
      </w:r>
      <w:r w:rsidRPr="00A93D36">
        <w:rPr>
          <w:rFonts w:ascii="Arial" w:hAnsi="Arial" w:cs="Arial"/>
        </w:rPr>
        <w:t xml:space="preserve"> ferramentas e orientações para a respectiva implementação.</w:t>
      </w:r>
    </w:p>
    <w:p w14:paraId="6997AD34" w14:textId="77777777" w:rsidR="002A6EFF" w:rsidRPr="00A93D36" w:rsidRDefault="002A6EFF" w:rsidP="002A6EFF">
      <w:pPr>
        <w:jc w:val="both"/>
        <w:rPr>
          <w:rFonts w:ascii="Arial" w:hAnsi="Arial" w:cs="Arial"/>
        </w:rPr>
      </w:pPr>
    </w:p>
    <w:p w14:paraId="7ADC8991" w14:textId="77777777" w:rsidR="002A6EFF" w:rsidRPr="00A93D36" w:rsidRDefault="002A6EFF" w:rsidP="002A6EFF">
      <w:pPr>
        <w:ind w:left="567" w:hanging="567"/>
        <w:jc w:val="both"/>
        <w:rPr>
          <w:rFonts w:ascii="Arial" w:hAnsi="Arial" w:cs="Arial"/>
        </w:rPr>
      </w:pPr>
      <w:r w:rsidRPr="00A93D36">
        <w:rPr>
          <w:rFonts w:ascii="Arial" w:hAnsi="Arial" w:cs="Arial"/>
        </w:rPr>
        <w:t>A7.</w:t>
      </w:r>
      <w:r>
        <w:rPr>
          <w:rFonts w:ascii="Arial" w:hAnsi="Arial" w:cs="Arial"/>
        </w:rPr>
        <w:tab/>
      </w:r>
      <w:r w:rsidRPr="00A93D36">
        <w:rPr>
          <w:rFonts w:ascii="Arial" w:hAnsi="Arial" w:cs="Arial"/>
        </w:rPr>
        <w:t>Devido à natureza e às circunstâncias específicas de cada trabalho de auditoria e às mudanças que podem ocorrer durante o trabalho de auditoria, a firma não consegue identificar todos os riscos de qualidade que podem surgir no nível do trabalho ou descrever todas as respostas relevantes e apropriadas. Consequentemente, a equipe de trabalho exerce o julgamento profissional para determinar se deve planejar e implementar respostas, além daquelas especificadas nas políticas ou nos procedimentos da firma no nível do trabalho para atingir o objetivo desta Norma (ver NBC TA 200).</w:t>
      </w:r>
    </w:p>
    <w:p w14:paraId="79966C2B" w14:textId="77777777" w:rsidR="002A6EFF" w:rsidRPr="00A93D36" w:rsidRDefault="002A6EFF" w:rsidP="002A6EFF">
      <w:pPr>
        <w:jc w:val="both"/>
        <w:rPr>
          <w:rFonts w:ascii="Arial" w:hAnsi="Arial" w:cs="Arial"/>
        </w:rPr>
      </w:pPr>
    </w:p>
    <w:p w14:paraId="1AC0AE6D" w14:textId="77777777" w:rsidR="002A6EFF" w:rsidRPr="00A93D36" w:rsidRDefault="002A6EFF" w:rsidP="002A6EFF">
      <w:pPr>
        <w:ind w:left="567" w:hanging="567"/>
        <w:jc w:val="both"/>
        <w:rPr>
          <w:rFonts w:ascii="Arial" w:hAnsi="Arial" w:cs="Arial"/>
        </w:rPr>
      </w:pPr>
      <w:r w:rsidRPr="00A93D36">
        <w:rPr>
          <w:rFonts w:ascii="Arial" w:hAnsi="Arial" w:cs="Arial"/>
        </w:rPr>
        <w:t>A8.</w:t>
      </w:r>
      <w:r>
        <w:rPr>
          <w:rFonts w:ascii="Arial" w:hAnsi="Arial" w:cs="Arial"/>
        </w:rPr>
        <w:tab/>
      </w:r>
      <w:r w:rsidRPr="00A93D36">
        <w:rPr>
          <w:rFonts w:ascii="Arial" w:hAnsi="Arial" w:cs="Arial"/>
        </w:rPr>
        <w:t>A determinação por parte da equipe de trabalho da necessidade de respostas no nível do trabalho (e, caso afirmativo, quais são essas respostas) é influenciada pelos requisitos desta Norma, pelo entendimento da natureza e das circunstâncias do trabalho da equipe de trabalho e por quaisquer mudanças durante o trabalho de auditoria. Por exemplo, circunstâncias imprevistas podem surgir durante o trabalho que podem levar o sócio do trabalho a solicitar o envolvimento de pessoal com experiência apropriada</w:t>
      </w:r>
      <w:r>
        <w:rPr>
          <w:rFonts w:ascii="Arial" w:hAnsi="Arial" w:cs="Arial"/>
        </w:rPr>
        <w:t>,</w:t>
      </w:r>
      <w:r w:rsidRPr="00A93D36">
        <w:rPr>
          <w:rFonts w:ascii="Arial" w:hAnsi="Arial" w:cs="Arial"/>
        </w:rPr>
        <w:t xml:space="preserve"> além daquele inicialmente designado ou disponibilizado.</w:t>
      </w:r>
    </w:p>
    <w:p w14:paraId="6CF0485D" w14:textId="77777777" w:rsidR="002A6EFF" w:rsidRPr="00A93D36" w:rsidRDefault="002A6EFF" w:rsidP="002A6EFF">
      <w:pPr>
        <w:jc w:val="both"/>
        <w:rPr>
          <w:rFonts w:ascii="Arial" w:hAnsi="Arial" w:cs="Arial"/>
        </w:rPr>
      </w:pPr>
    </w:p>
    <w:p w14:paraId="5914FD89" w14:textId="77777777" w:rsidR="002A6EFF" w:rsidRPr="00A93D36" w:rsidRDefault="002A6EFF" w:rsidP="002A6EFF">
      <w:pPr>
        <w:ind w:left="567" w:hanging="567"/>
        <w:jc w:val="both"/>
        <w:rPr>
          <w:rFonts w:ascii="Arial" w:hAnsi="Arial" w:cs="Arial"/>
        </w:rPr>
      </w:pPr>
      <w:r w:rsidRPr="00A93D36">
        <w:rPr>
          <w:rFonts w:ascii="Arial" w:hAnsi="Arial" w:cs="Arial"/>
        </w:rPr>
        <w:t>A9.</w:t>
      </w:r>
      <w:r>
        <w:rPr>
          <w:rFonts w:ascii="Arial" w:hAnsi="Arial" w:cs="Arial"/>
        </w:rPr>
        <w:tab/>
      </w:r>
      <w:r w:rsidRPr="00A93D36">
        <w:rPr>
          <w:rFonts w:ascii="Arial" w:hAnsi="Arial" w:cs="Arial"/>
        </w:rPr>
        <w:t>O equilíbrio relativo dos esforços da equipe de trabalho para cumprir com os requisitos desta Norma (ou seja, entre a implementação das respostas da firma e o planejamento e a implementação de respostas específicas</w:t>
      </w:r>
      <w:r>
        <w:rPr>
          <w:rFonts w:ascii="Arial" w:hAnsi="Arial" w:cs="Arial"/>
        </w:rPr>
        <w:t>,</w:t>
      </w:r>
      <w:r w:rsidRPr="00A93D36">
        <w:rPr>
          <w:rFonts w:ascii="Arial" w:hAnsi="Arial" w:cs="Arial"/>
        </w:rPr>
        <w:t xml:space="preserve"> além daquelas especificadas nas políticas ou nos procedimentos da firma) pode variar. Por exemplo, a firma pode planejar um programa de auditoria para que ele seja usado em circunstâncias aplicáveis ao trabalho de auditoria (por exemplo, programa de auditoria específico de um setor). Em vez de determinar a época e a extensão dos procedimentos a serem executados, pode haver pouca ou nenhuma necessidade de adicionar procedimentos de auditoria complementares ao programa de auditoria no nível do trabalho. Alternativamente, as ações da equipe de trabalho no cumprimento dos requisitos para a execução de trabalhos desta Norma podem estar mais concentradas no planejamento e na implementação de respostas no nível do trabalho para lidar com a natureza e as circunstâncias específicas do trabalho (por exemplo, procedimentos de planejamento e execução para tratar de riscos de distorção relevante não contemplados pelos programas de auditoria da firma).</w:t>
      </w:r>
    </w:p>
    <w:p w14:paraId="154F6463" w14:textId="77777777" w:rsidR="002A6EFF" w:rsidRPr="00A93D36" w:rsidRDefault="002A6EFF" w:rsidP="002A6EFF">
      <w:pPr>
        <w:jc w:val="both"/>
        <w:rPr>
          <w:rFonts w:ascii="Arial" w:hAnsi="Arial" w:cs="Arial"/>
        </w:rPr>
      </w:pPr>
    </w:p>
    <w:p w14:paraId="21CAE7DC" w14:textId="77777777" w:rsidR="002A6EFF" w:rsidRPr="00A93D36" w:rsidRDefault="002A6EFF" w:rsidP="002A6EFF">
      <w:pPr>
        <w:ind w:left="567" w:hanging="567"/>
        <w:jc w:val="both"/>
        <w:rPr>
          <w:rFonts w:ascii="Arial" w:hAnsi="Arial" w:cs="Arial"/>
        </w:rPr>
      </w:pPr>
      <w:r w:rsidRPr="00A93D36">
        <w:rPr>
          <w:rFonts w:ascii="Arial" w:hAnsi="Arial" w:cs="Arial"/>
        </w:rPr>
        <w:t>A10.</w:t>
      </w:r>
      <w:r>
        <w:rPr>
          <w:rFonts w:ascii="Arial" w:hAnsi="Arial" w:cs="Arial"/>
        </w:rPr>
        <w:tab/>
      </w:r>
      <w:r w:rsidRPr="00A93D36">
        <w:rPr>
          <w:rFonts w:ascii="Arial" w:hAnsi="Arial" w:cs="Arial"/>
        </w:rPr>
        <w:t>Normalmente, a equipe de trabalho pode depender das políticas ou dos procedimentos da firma no cumprimento dos requisitos desta Norma, salvo se:</w:t>
      </w:r>
    </w:p>
    <w:p w14:paraId="002D97C0"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o entendimento ou a experiência prática da equipe de trabalho indicar que as políticas ou os procedimentos da firma não tratarão da natureza e das circunstâncias do trabalho de maneira eficaz; ou</w:t>
      </w:r>
    </w:p>
    <w:p w14:paraId="70235665"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as informações fornecidas pela firma ou por outras partes sobre a eficácia dessas políticas ou procedimentos sugerirem o contrário (por exemplo, as informações obtidas a partir de atividades de monitoramento da firma, inspeções externas ou outras fontes relevantes indicam que as políticas ou os procedimentos da firma não estão operando de maneira eficaz).</w:t>
      </w:r>
    </w:p>
    <w:p w14:paraId="16B662FF" w14:textId="77777777" w:rsidR="002A6EFF" w:rsidRPr="00A93D36" w:rsidRDefault="002A6EFF" w:rsidP="002A6EFF">
      <w:pPr>
        <w:jc w:val="both"/>
        <w:rPr>
          <w:rFonts w:ascii="Arial" w:hAnsi="Arial" w:cs="Arial"/>
        </w:rPr>
      </w:pPr>
    </w:p>
    <w:p w14:paraId="6E008DB3" w14:textId="77777777" w:rsidR="002A6EFF" w:rsidRPr="00A93D36" w:rsidRDefault="002A6EFF" w:rsidP="002A6EFF">
      <w:pPr>
        <w:ind w:left="567" w:hanging="567"/>
        <w:jc w:val="both"/>
        <w:rPr>
          <w:rFonts w:ascii="Arial" w:hAnsi="Arial" w:cs="Arial"/>
        </w:rPr>
      </w:pPr>
      <w:r w:rsidRPr="00A93D36">
        <w:rPr>
          <w:rFonts w:ascii="Arial" w:hAnsi="Arial" w:cs="Arial"/>
        </w:rPr>
        <w:t>A11.</w:t>
      </w:r>
      <w:r>
        <w:rPr>
          <w:rFonts w:ascii="Arial" w:hAnsi="Arial" w:cs="Arial"/>
        </w:rPr>
        <w:tab/>
      </w:r>
      <w:r w:rsidRPr="00A93D36">
        <w:rPr>
          <w:rFonts w:ascii="Arial" w:hAnsi="Arial" w:cs="Arial"/>
        </w:rPr>
        <w:t>Se o sócio do trabalho tomar conhecimento (incluindo informações fornecidas por outros membros da equipe de trabalho) de que as respostas da firma aos riscos de qualidade são ineficazes no contexto do trabalho específico, ou se o sócio do trabalho não consegue depender das políticas ou dos procedimentos da firma, ele comunica prontamente essas informações para a firma</w:t>
      </w:r>
      <w:r>
        <w:rPr>
          <w:rFonts w:ascii="Arial" w:hAnsi="Arial" w:cs="Arial"/>
        </w:rPr>
        <w:t>,,</w:t>
      </w:r>
      <w:r w:rsidRPr="00A93D36">
        <w:rPr>
          <w:rFonts w:ascii="Arial" w:hAnsi="Arial" w:cs="Arial"/>
        </w:rPr>
        <w:t xml:space="preserve"> de acordo com o item 39(c) uma vez que essas informações são relevantes para o processo de monitoramento e remediação da firma. Por exemplo, se um membro da equipe de trabalho identifica que </w:t>
      </w:r>
      <w:r>
        <w:rPr>
          <w:rFonts w:ascii="Arial" w:hAnsi="Arial" w:cs="Arial"/>
        </w:rPr>
        <w:t>o</w:t>
      </w:r>
      <w:r w:rsidRPr="00A93D36">
        <w:rPr>
          <w:rFonts w:ascii="Arial" w:hAnsi="Arial" w:cs="Arial"/>
        </w:rPr>
        <w:t xml:space="preserve"> programa de </w:t>
      </w:r>
      <w:r w:rsidRPr="003E128C">
        <w:rPr>
          <w:rFonts w:ascii="Arial" w:hAnsi="Arial" w:cs="Arial"/>
          <w:i/>
          <w:iCs/>
        </w:rPr>
        <w:t>software</w:t>
      </w:r>
      <w:r w:rsidRPr="00A93D36">
        <w:rPr>
          <w:rFonts w:ascii="Arial" w:hAnsi="Arial" w:cs="Arial"/>
        </w:rPr>
        <w:t xml:space="preserve"> de auditoria tem deficiência de segurança, a comunicação tempestiva dessa informação para o pessoal apropriado permite que a firma tome providências para atualizar e lançar nova versão do programa de auditoria. Ver também o item A70 sobre recursos suficientes e apropriados.</w:t>
      </w:r>
    </w:p>
    <w:p w14:paraId="26490DA8" w14:textId="77777777" w:rsidR="002A6EFF" w:rsidRPr="00A93D36" w:rsidRDefault="002A6EFF" w:rsidP="002A6EFF">
      <w:pPr>
        <w:jc w:val="both"/>
        <w:rPr>
          <w:rFonts w:ascii="Arial" w:hAnsi="Arial" w:cs="Arial"/>
        </w:rPr>
      </w:pPr>
    </w:p>
    <w:p w14:paraId="5B9DA2CC" w14:textId="77777777" w:rsidR="002A6EFF" w:rsidRPr="00A93D36" w:rsidRDefault="002A6EFF" w:rsidP="002A6EFF">
      <w:pPr>
        <w:jc w:val="both"/>
        <w:rPr>
          <w:rFonts w:ascii="Arial" w:hAnsi="Arial" w:cs="Arial"/>
        </w:rPr>
      </w:pPr>
      <w:r w:rsidRPr="00A93D36">
        <w:rPr>
          <w:rFonts w:ascii="Arial" w:hAnsi="Arial" w:cs="Arial"/>
        </w:rPr>
        <w:t>Informações relevantes para a gestão de qualidade no nível do trabalho (ver item 6)</w:t>
      </w:r>
    </w:p>
    <w:p w14:paraId="497B51DD" w14:textId="77777777" w:rsidR="002A6EFF" w:rsidRPr="00A93D36" w:rsidRDefault="002A6EFF" w:rsidP="002A6EFF">
      <w:pPr>
        <w:jc w:val="both"/>
        <w:rPr>
          <w:rFonts w:ascii="Arial" w:hAnsi="Arial" w:cs="Arial"/>
        </w:rPr>
      </w:pPr>
    </w:p>
    <w:p w14:paraId="1B005864" w14:textId="77777777" w:rsidR="002A6EFF" w:rsidRPr="00A93D36" w:rsidRDefault="002A6EFF" w:rsidP="002A6EFF">
      <w:pPr>
        <w:ind w:left="567" w:hanging="567"/>
        <w:jc w:val="both"/>
        <w:rPr>
          <w:rFonts w:ascii="Arial" w:hAnsi="Arial" w:cs="Arial"/>
        </w:rPr>
      </w:pPr>
      <w:r w:rsidRPr="00A93D36">
        <w:rPr>
          <w:rFonts w:ascii="Arial" w:hAnsi="Arial" w:cs="Arial"/>
        </w:rPr>
        <w:t>A12.</w:t>
      </w:r>
      <w:r>
        <w:rPr>
          <w:rFonts w:ascii="Arial" w:hAnsi="Arial" w:cs="Arial"/>
        </w:rPr>
        <w:tab/>
      </w:r>
      <w:r w:rsidRPr="00A93D36">
        <w:rPr>
          <w:rFonts w:ascii="Arial" w:hAnsi="Arial" w:cs="Arial"/>
        </w:rPr>
        <w:t>O cumprimento dos requisitos de outras normas de auditoria pode fornecer informações relevantes para a gestão de qualidade no nível do trabalho. Por exemplo, o entendimento da entidade e do seu ambiente que deve ser obtido</w:t>
      </w:r>
      <w:r>
        <w:rPr>
          <w:rFonts w:ascii="Arial" w:hAnsi="Arial" w:cs="Arial"/>
        </w:rPr>
        <w:t>,</w:t>
      </w:r>
      <w:r w:rsidRPr="00A93D36">
        <w:rPr>
          <w:rFonts w:ascii="Arial" w:hAnsi="Arial" w:cs="Arial"/>
        </w:rPr>
        <w:t xml:space="preserve"> de acordo com a NBC TA 315 </w:t>
      </w:r>
      <w:r>
        <w:rPr>
          <w:rFonts w:ascii="Arial" w:hAnsi="Arial" w:cs="Arial"/>
        </w:rPr>
        <w:t xml:space="preserve">– </w:t>
      </w:r>
      <w:r w:rsidRPr="00F93521">
        <w:rPr>
          <w:rFonts w:ascii="Arial" w:hAnsi="Arial" w:cs="Arial"/>
        </w:rPr>
        <w:t>Identificação e Avaliação dos Riscos de Distorção Relevante</w:t>
      </w:r>
      <w:r>
        <w:rPr>
          <w:rFonts w:ascii="Arial" w:hAnsi="Arial" w:cs="Arial"/>
        </w:rPr>
        <w:t>,</w:t>
      </w:r>
      <w:r w:rsidRPr="00F93521">
        <w:rPr>
          <w:rFonts w:ascii="Arial" w:hAnsi="Arial" w:cs="Arial"/>
        </w:rPr>
        <w:t xml:space="preserve"> </w:t>
      </w:r>
      <w:r w:rsidRPr="00A93D36">
        <w:rPr>
          <w:rFonts w:ascii="Arial" w:hAnsi="Arial" w:cs="Arial"/>
        </w:rPr>
        <w:t>fornece informações que podem ser relevantes no cumprimento dos requisitos desta Norma. Essas informações podem ser relevantes para determinar:</w:t>
      </w:r>
    </w:p>
    <w:p w14:paraId="774BA447"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 natureza dos recursos a serem empregados nas áreas de auditoria específicas, como o uso de membros da equipe com experiência apropriada para áreas de alto risco ou o envolvimento de especialistas para tratar de assuntos complexos;</w:t>
      </w:r>
    </w:p>
    <w:p w14:paraId="2BEA4196"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o montante de recursos a serem alocados para áreas de auditoria específicas, como o número de membros da equipe designados para participar da contagem física de estoque em diversos locais;</w:t>
      </w:r>
    </w:p>
    <w:p w14:paraId="54E2F2D4"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 natureza, a época e a extensão da revisão do trabalho executado por membros da equipe com base nos riscos avaliados de distorção relevante; ou</w:t>
      </w:r>
    </w:p>
    <w:p w14:paraId="218A98F7"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 alocação das horas de auditoria orçadas, incluindo a alocação de mais tempo, e do tempo de membros da equipe de trabalho mais experientes para as áreas nas quais há mais riscos de distorção relevante ou os riscos identificados são considerados mais altos.</w:t>
      </w:r>
    </w:p>
    <w:p w14:paraId="5D1B0F6D" w14:textId="77777777" w:rsidR="002A6EFF" w:rsidRPr="00A93D36" w:rsidRDefault="002A6EFF" w:rsidP="002A6EFF">
      <w:pPr>
        <w:jc w:val="both"/>
        <w:rPr>
          <w:rFonts w:ascii="Arial" w:hAnsi="Arial" w:cs="Arial"/>
        </w:rPr>
      </w:pPr>
    </w:p>
    <w:p w14:paraId="722B9E50" w14:textId="77777777" w:rsidR="002A6EFF" w:rsidRPr="00A93D36" w:rsidRDefault="002A6EFF" w:rsidP="002A6EFF">
      <w:pPr>
        <w:jc w:val="both"/>
        <w:rPr>
          <w:rFonts w:ascii="Arial" w:hAnsi="Arial" w:cs="Arial"/>
        </w:rPr>
      </w:pPr>
      <w:r w:rsidRPr="00A93D36">
        <w:rPr>
          <w:rFonts w:ascii="Arial" w:hAnsi="Arial" w:cs="Arial"/>
        </w:rPr>
        <w:t>Escalabilidade (ver itens 2</w:t>
      </w:r>
      <w:r>
        <w:rPr>
          <w:rFonts w:ascii="Arial" w:hAnsi="Arial" w:cs="Arial"/>
        </w:rPr>
        <w:t xml:space="preserve"> e </w:t>
      </w:r>
      <w:r w:rsidRPr="00A93D36">
        <w:rPr>
          <w:rFonts w:ascii="Arial" w:hAnsi="Arial" w:cs="Arial"/>
        </w:rPr>
        <w:t>8)</w:t>
      </w:r>
    </w:p>
    <w:p w14:paraId="0E655B7A" w14:textId="77777777" w:rsidR="002A6EFF" w:rsidRPr="00A93D36" w:rsidRDefault="002A6EFF" w:rsidP="002A6EFF">
      <w:pPr>
        <w:jc w:val="both"/>
        <w:rPr>
          <w:rFonts w:ascii="Arial" w:hAnsi="Arial" w:cs="Arial"/>
        </w:rPr>
      </w:pPr>
    </w:p>
    <w:p w14:paraId="617306E6" w14:textId="77777777" w:rsidR="002A6EFF" w:rsidRPr="00A93D36" w:rsidRDefault="002A6EFF" w:rsidP="002A6EFF">
      <w:pPr>
        <w:ind w:left="567" w:hanging="567"/>
        <w:jc w:val="both"/>
        <w:rPr>
          <w:rFonts w:ascii="Arial" w:hAnsi="Arial" w:cs="Arial"/>
        </w:rPr>
      </w:pPr>
      <w:r w:rsidRPr="00A93D36">
        <w:rPr>
          <w:rFonts w:ascii="Arial" w:hAnsi="Arial" w:cs="Arial"/>
        </w:rPr>
        <w:t>A13.</w:t>
      </w:r>
      <w:r>
        <w:rPr>
          <w:rFonts w:ascii="Arial" w:hAnsi="Arial" w:cs="Arial"/>
        </w:rPr>
        <w:tab/>
      </w:r>
      <w:r w:rsidRPr="00A93D36">
        <w:rPr>
          <w:rFonts w:ascii="Arial" w:hAnsi="Arial" w:cs="Arial"/>
        </w:rPr>
        <w:t>Em firma menor, as políticas ou os procedimentos da firma podem designar um sócio do trabalho, em nome da firma, para planejar muitas das respostas aos riscos de qualidade da firma, uma vez que essa pode ser uma abordagem mais eficaz para planejar e implementar respostas como parte do sistema de gestão de qualidade da firma. Além disso, as políticas ou os procedimentos de firma menor podem ser menos formais. Por exemplo, uma firma muito pequena</w:t>
      </w:r>
      <w:r>
        <w:rPr>
          <w:rFonts w:ascii="Arial" w:hAnsi="Arial" w:cs="Arial"/>
        </w:rPr>
        <w:t>,</w:t>
      </w:r>
      <w:r w:rsidRPr="00A93D36">
        <w:rPr>
          <w:rFonts w:ascii="Arial" w:hAnsi="Arial" w:cs="Arial"/>
        </w:rPr>
        <w:t xml:space="preserve"> com número relativamente pequeno de trabalhos de auditoria, pode determinar que não há a necessidade de estabelecer um sistema para monitorar a independência para toda a firma e, em vez disso, a independência será monitorada, pelo sócio do trabalho, no nível de trabalho individual.</w:t>
      </w:r>
    </w:p>
    <w:p w14:paraId="14DC8C82" w14:textId="77777777" w:rsidR="002A6EFF" w:rsidRPr="00A93D36" w:rsidRDefault="002A6EFF" w:rsidP="002A6EFF">
      <w:pPr>
        <w:jc w:val="both"/>
        <w:rPr>
          <w:rFonts w:ascii="Arial" w:hAnsi="Arial" w:cs="Arial"/>
        </w:rPr>
      </w:pPr>
    </w:p>
    <w:p w14:paraId="6C0720BB" w14:textId="77777777" w:rsidR="002A6EFF" w:rsidRPr="00A93D36" w:rsidRDefault="002A6EFF" w:rsidP="002A6EFF">
      <w:pPr>
        <w:ind w:left="567" w:hanging="567"/>
        <w:jc w:val="both"/>
        <w:rPr>
          <w:rFonts w:ascii="Arial" w:hAnsi="Arial" w:cs="Arial"/>
        </w:rPr>
      </w:pPr>
      <w:r w:rsidRPr="00A93D36">
        <w:rPr>
          <w:rFonts w:ascii="Arial" w:hAnsi="Arial" w:cs="Arial"/>
        </w:rPr>
        <w:t>A14.</w:t>
      </w:r>
      <w:r>
        <w:rPr>
          <w:rFonts w:ascii="Arial" w:hAnsi="Arial" w:cs="Arial"/>
        </w:rPr>
        <w:tab/>
      </w:r>
      <w:r w:rsidRPr="00A93D36">
        <w:rPr>
          <w:rFonts w:ascii="Arial" w:hAnsi="Arial" w:cs="Arial"/>
        </w:rPr>
        <w:t>Os requisitos relacionados com a direção, a supervisão e a revisão do trabalho de outros membros da equipe de trabalho são relevantes somente se houver membros da equipe de trabalho que não o sócio do trabalho.</w:t>
      </w:r>
    </w:p>
    <w:p w14:paraId="687F870A" w14:textId="77777777" w:rsidR="002A6EFF" w:rsidRPr="00A93D36" w:rsidRDefault="002A6EFF" w:rsidP="002A6EFF">
      <w:pPr>
        <w:jc w:val="both"/>
        <w:rPr>
          <w:rFonts w:ascii="Arial" w:hAnsi="Arial" w:cs="Arial"/>
        </w:rPr>
      </w:pPr>
    </w:p>
    <w:p w14:paraId="7F6C740E" w14:textId="77777777" w:rsidR="002A6EFF" w:rsidRPr="00A93D36" w:rsidRDefault="002A6EFF" w:rsidP="002A6EFF">
      <w:pPr>
        <w:jc w:val="both"/>
        <w:rPr>
          <w:rFonts w:ascii="Arial" w:hAnsi="Arial" w:cs="Arial"/>
        </w:rPr>
      </w:pPr>
      <w:r w:rsidRPr="00A93D36">
        <w:rPr>
          <w:rFonts w:ascii="Arial" w:hAnsi="Arial" w:cs="Arial"/>
        </w:rPr>
        <w:t>Definições</w:t>
      </w:r>
    </w:p>
    <w:p w14:paraId="7EAD2CBA" w14:textId="77777777" w:rsidR="002A6EFF" w:rsidRPr="00A93D36" w:rsidRDefault="002A6EFF" w:rsidP="002A6EFF">
      <w:pPr>
        <w:jc w:val="both"/>
        <w:rPr>
          <w:rFonts w:ascii="Arial" w:hAnsi="Arial" w:cs="Arial"/>
        </w:rPr>
      </w:pPr>
    </w:p>
    <w:p w14:paraId="5499CE49" w14:textId="77777777" w:rsidR="002A6EFF" w:rsidRPr="00A93D36" w:rsidRDefault="002A6EFF" w:rsidP="002A6EFF">
      <w:pPr>
        <w:jc w:val="both"/>
        <w:rPr>
          <w:rFonts w:ascii="Arial" w:hAnsi="Arial" w:cs="Arial"/>
        </w:rPr>
      </w:pPr>
      <w:r w:rsidRPr="00A93D36">
        <w:rPr>
          <w:rFonts w:ascii="Arial" w:hAnsi="Arial" w:cs="Arial"/>
        </w:rPr>
        <w:t>Equipe de trabalho (ver item 12(d))</w:t>
      </w:r>
    </w:p>
    <w:p w14:paraId="2B8BA3F5" w14:textId="77777777" w:rsidR="002A6EFF" w:rsidRPr="00A93D36" w:rsidRDefault="002A6EFF" w:rsidP="002A6EFF">
      <w:pPr>
        <w:jc w:val="both"/>
        <w:rPr>
          <w:rFonts w:ascii="Arial" w:hAnsi="Arial" w:cs="Arial"/>
        </w:rPr>
      </w:pPr>
    </w:p>
    <w:p w14:paraId="271DB4E3" w14:textId="77777777" w:rsidR="002A6EFF" w:rsidRPr="00A93D36" w:rsidRDefault="002A6EFF" w:rsidP="002A6EFF">
      <w:pPr>
        <w:ind w:left="567" w:hanging="567"/>
        <w:jc w:val="both"/>
        <w:rPr>
          <w:rFonts w:ascii="Arial" w:hAnsi="Arial" w:cs="Arial"/>
        </w:rPr>
      </w:pPr>
      <w:r w:rsidRPr="00A93D36">
        <w:rPr>
          <w:rFonts w:ascii="Arial" w:hAnsi="Arial" w:cs="Arial"/>
        </w:rPr>
        <w:t>A15.</w:t>
      </w:r>
      <w:r>
        <w:rPr>
          <w:rFonts w:ascii="Arial" w:hAnsi="Arial" w:cs="Arial"/>
        </w:rPr>
        <w:tab/>
      </w:r>
      <w:r w:rsidRPr="00A93D36">
        <w:rPr>
          <w:rFonts w:ascii="Arial" w:hAnsi="Arial" w:cs="Arial"/>
        </w:rPr>
        <w:t xml:space="preserve">A equipe de trabalho pode ser organizada de diversas maneiras. Por exemplo, os membros da equipe de trabalho podem estar juntos ou em localidades geográficas diferentes e podem estar organizados em grupos de acordo com </w:t>
      </w:r>
      <w:r>
        <w:rPr>
          <w:rFonts w:ascii="Arial" w:hAnsi="Arial" w:cs="Arial"/>
        </w:rPr>
        <w:t xml:space="preserve">a </w:t>
      </w:r>
      <w:r w:rsidRPr="00A93D36">
        <w:rPr>
          <w:rFonts w:ascii="Arial" w:hAnsi="Arial" w:cs="Arial"/>
        </w:rPr>
        <w:t>atividade que estão realizando. Independentemente do modo como a equipe de trabalho está organizada, qualquer indivíduo que executa procedimentos de auditoria (ver item A10 da NBC TA 500</w:t>
      </w:r>
      <w:r>
        <w:rPr>
          <w:rFonts w:ascii="Arial" w:hAnsi="Arial" w:cs="Arial"/>
        </w:rPr>
        <w:t xml:space="preserve"> – Evidência de Auditoria</w:t>
      </w:r>
      <w:r w:rsidRPr="00A93D36">
        <w:rPr>
          <w:rFonts w:ascii="Arial" w:hAnsi="Arial" w:cs="Arial"/>
        </w:rPr>
        <w:t>) no trabalho de auditoria é membro da equipe de trabalho.</w:t>
      </w:r>
    </w:p>
    <w:p w14:paraId="39B13BDC" w14:textId="77777777" w:rsidR="002A6EFF" w:rsidRPr="00A93D36" w:rsidRDefault="002A6EFF" w:rsidP="002A6EFF">
      <w:pPr>
        <w:jc w:val="both"/>
        <w:rPr>
          <w:rFonts w:ascii="Arial" w:hAnsi="Arial" w:cs="Arial"/>
        </w:rPr>
      </w:pPr>
    </w:p>
    <w:p w14:paraId="5F524721" w14:textId="77777777" w:rsidR="002A6EFF" w:rsidRPr="00A93D36" w:rsidRDefault="002A6EFF" w:rsidP="002A6EFF">
      <w:pPr>
        <w:ind w:left="567" w:hanging="567"/>
        <w:jc w:val="both"/>
        <w:rPr>
          <w:rFonts w:ascii="Arial" w:hAnsi="Arial" w:cs="Arial"/>
        </w:rPr>
      </w:pPr>
      <w:r w:rsidRPr="00A93D36">
        <w:rPr>
          <w:rFonts w:ascii="Arial" w:hAnsi="Arial" w:cs="Arial"/>
        </w:rPr>
        <w:t>A16.</w:t>
      </w:r>
      <w:r>
        <w:rPr>
          <w:rFonts w:ascii="Arial" w:hAnsi="Arial" w:cs="Arial"/>
        </w:rPr>
        <w:tab/>
      </w:r>
      <w:r w:rsidRPr="00A93D36">
        <w:rPr>
          <w:rFonts w:ascii="Arial" w:hAnsi="Arial" w:cs="Arial"/>
        </w:rPr>
        <w:t>A definição de equipe de trabalho se concentra em indivíduos que executam procedimentos de auditoria no trabalho de auditoria. A evidência de auditoria, necessária para suportar a opinião e o relatório do auditor, é, basicamente, obtida a partir dos procedimentos de auditoria executados durante o curso da auditoria (ver item A30 da NBC TA 200). Os procedimentos de auditoria compreendem avaliação de riscos (ver NBC TA 315) e procedimentos adicionais de auditoria (ver NBC TA 330</w:t>
      </w:r>
      <w:r>
        <w:rPr>
          <w:rFonts w:ascii="Arial" w:hAnsi="Arial" w:cs="Arial"/>
        </w:rPr>
        <w:t xml:space="preserve"> – </w:t>
      </w:r>
      <w:r w:rsidRPr="00F93521">
        <w:rPr>
          <w:rFonts w:ascii="Arial" w:hAnsi="Arial" w:cs="Arial"/>
        </w:rPr>
        <w:t>Resposta do Auditor aos Riscos Avaliados</w:t>
      </w:r>
      <w:r w:rsidRPr="00A93D36">
        <w:rPr>
          <w:rFonts w:ascii="Arial" w:hAnsi="Arial" w:cs="Arial"/>
        </w:rPr>
        <w:t xml:space="preserve">). Conforme explicado na NBC TA 500, os procedimentos de auditoria incluem inspeção, observação, confirmação, recálculo, reexecução, procedimentos analíticos e indagação, muitas vezes realizados em combinação (ver itens </w:t>
      </w:r>
      <w:r>
        <w:rPr>
          <w:rFonts w:ascii="Arial" w:hAnsi="Arial" w:cs="Arial"/>
        </w:rPr>
        <w:t xml:space="preserve">de </w:t>
      </w:r>
      <w:r w:rsidRPr="00A93D36">
        <w:rPr>
          <w:rFonts w:ascii="Arial" w:hAnsi="Arial" w:cs="Arial"/>
        </w:rPr>
        <w:t>A14 a A25 da NBC TA 500). Outras normas de auditoria também podem incluir procedimentos específicos para a obtenção de evidência de auditoria, por exemplo, a NBC TA 520</w:t>
      </w:r>
      <w:r>
        <w:rPr>
          <w:rFonts w:ascii="Arial" w:hAnsi="Arial" w:cs="Arial"/>
        </w:rPr>
        <w:t xml:space="preserve"> – Procedimentos Analíticos</w:t>
      </w:r>
      <w:r w:rsidRPr="00A93D36">
        <w:rPr>
          <w:rFonts w:ascii="Arial" w:hAnsi="Arial" w:cs="Arial"/>
        </w:rPr>
        <w:t>.</w:t>
      </w:r>
    </w:p>
    <w:p w14:paraId="727F9F84" w14:textId="77777777" w:rsidR="002A6EFF" w:rsidRPr="00A93D36" w:rsidRDefault="002A6EFF" w:rsidP="002A6EFF">
      <w:pPr>
        <w:jc w:val="both"/>
        <w:rPr>
          <w:rFonts w:ascii="Arial" w:hAnsi="Arial" w:cs="Arial"/>
        </w:rPr>
      </w:pPr>
    </w:p>
    <w:p w14:paraId="251785B0" w14:textId="77777777" w:rsidR="002A6EFF" w:rsidRPr="00A93D36" w:rsidRDefault="002A6EFF" w:rsidP="002A6EFF">
      <w:pPr>
        <w:ind w:left="567" w:hanging="567"/>
        <w:jc w:val="both"/>
        <w:rPr>
          <w:rFonts w:ascii="Arial" w:hAnsi="Arial" w:cs="Arial"/>
        </w:rPr>
      </w:pPr>
      <w:r w:rsidRPr="00A93D36">
        <w:rPr>
          <w:rFonts w:ascii="Arial" w:hAnsi="Arial" w:cs="Arial"/>
        </w:rPr>
        <w:t>A17.</w:t>
      </w:r>
      <w:r>
        <w:rPr>
          <w:rFonts w:ascii="Arial" w:hAnsi="Arial" w:cs="Arial"/>
        </w:rPr>
        <w:tab/>
      </w:r>
      <w:r w:rsidRPr="00A93D36">
        <w:rPr>
          <w:rFonts w:ascii="Arial" w:hAnsi="Arial" w:cs="Arial"/>
        </w:rPr>
        <w:t>As equipes de trabalho incluem pessoal e também podem incluir outros indivíduos que executam procedimentos de auditoria e que são de:</w:t>
      </w:r>
    </w:p>
    <w:p w14:paraId="127078CC" w14:textId="77777777" w:rsidR="002A6EFF" w:rsidRPr="00A93D36" w:rsidRDefault="002A6EFF">
      <w:pPr>
        <w:widowControl w:val="0"/>
        <w:numPr>
          <w:ilvl w:val="0"/>
          <w:numId w:val="84"/>
        </w:numPr>
        <w:autoSpaceDE w:val="0"/>
        <w:autoSpaceDN w:val="0"/>
        <w:spacing w:after="0" w:line="240" w:lineRule="auto"/>
        <w:ind w:left="993" w:hanging="426"/>
        <w:jc w:val="both"/>
        <w:rPr>
          <w:rFonts w:ascii="Arial" w:hAnsi="Arial" w:cs="Arial"/>
        </w:rPr>
      </w:pPr>
      <w:r w:rsidRPr="00A93D36">
        <w:rPr>
          <w:rFonts w:ascii="Arial" w:hAnsi="Arial" w:cs="Arial"/>
        </w:rPr>
        <w:t>firma da rede; ou</w:t>
      </w:r>
    </w:p>
    <w:p w14:paraId="7FD6E500" w14:textId="77777777" w:rsidR="002A6EFF" w:rsidRDefault="002A6EFF">
      <w:pPr>
        <w:widowControl w:val="0"/>
        <w:numPr>
          <w:ilvl w:val="0"/>
          <w:numId w:val="84"/>
        </w:numPr>
        <w:autoSpaceDE w:val="0"/>
        <w:autoSpaceDN w:val="0"/>
        <w:spacing w:after="0" w:line="240" w:lineRule="auto"/>
        <w:ind w:left="993" w:hanging="426"/>
        <w:jc w:val="both"/>
        <w:rPr>
          <w:rFonts w:ascii="Arial" w:hAnsi="Arial" w:cs="Arial"/>
        </w:rPr>
      </w:pPr>
      <w:r w:rsidRPr="00A93D36">
        <w:rPr>
          <w:rFonts w:ascii="Arial" w:hAnsi="Arial" w:cs="Arial"/>
        </w:rPr>
        <w:t>firma que não é firma da rede ou outro prestador de serviço (ver item 16(v) da NBC PA 01).</w:t>
      </w:r>
    </w:p>
    <w:p w14:paraId="721C285C" w14:textId="77777777" w:rsidR="002A6EFF" w:rsidRPr="00A93D36" w:rsidRDefault="002A6EFF" w:rsidP="002A6EFF">
      <w:pPr>
        <w:ind w:left="567"/>
        <w:jc w:val="both"/>
        <w:rPr>
          <w:rFonts w:ascii="Arial" w:hAnsi="Arial" w:cs="Arial"/>
        </w:rPr>
      </w:pPr>
      <w:r w:rsidRPr="00A93D36">
        <w:rPr>
          <w:rFonts w:ascii="Arial" w:hAnsi="Arial" w:cs="Arial"/>
        </w:rPr>
        <w:t>Por exemplo, um indivíduo de outra firma pode executar procedimentos de auditoria sobre as informações financeiras de componente em trabalho de auditoria de grupo, participar d</w:t>
      </w:r>
      <w:r>
        <w:rPr>
          <w:rFonts w:ascii="Arial" w:hAnsi="Arial" w:cs="Arial"/>
        </w:rPr>
        <w:t>a</w:t>
      </w:r>
      <w:r w:rsidRPr="00A93D36">
        <w:rPr>
          <w:rFonts w:ascii="Arial" w:hAnsi="Arial" w:cs="Arial"/>
        </w:rPr>
        <w:t xml:space="preserve"> contagem física de estoque ou inspecionar ativos fixos em local remoto.</w:t>
      </w:r>
    </w:p>
    <w:p w14:paraId="3D4538E6" w14:textId="77777777" w:rsidR="002A6EFF" w:rsidRPr="00A93D36" w:rsidRDefault="002A6EFF" w:rsidP="002A6EFF">
      <w:pPr>
        <w:jc w:val="both"/>
        <w:rPr>
          <w:rFonts w:ascii="Arial" w:hAnsi="Arial" w:cs="Arial"/>
        </w:rPr>
      </w:pPr>
    </w:p>
    <w:p w14:paraId="23A4A38D" w14:textId="77777777" w:rsidR="002A6EFF" w:rsidRPr="00A93D36" w:rsidRDefault="002A6EFF" w:rsidP="002A6EFF">
      <w:pPr>
        <w:ind w:left="567" w:hanging="567"/>
        <w:jc w:val="both"/>
        <w:rPr>
          <w:rFonts w:ascii="Arial" w:hAnsi="Arial" w:cs="Arial"/>
        </w:rPr>
      </w:pPr>
      <w:r w:rsidRPr="00A93D36">
        <w:rPr>
          <w:rFonts w:ascii="Arial" w:hAnsi="Arial" w:cs="Arial"/>
        </w:rPr>
        <w:t>A18.</w:t>
      </w:r>
      <w:r>
        <w:rPr>
          <w:rFonts w:ascii="Arial" w:hAnsi="Arial" w:cs="Arial"/>
        </w:rPr>
        <w:tab/>
      </w:r>
      <w:r w:rsidRPr="00A93D36">
        <w:rPr>
          <w:rFonts w:ascii="Arial" w:hAnsi="Arial" w:cs="Arial"/>
        </w:rPr>
        <w:t xml:space="preserve">As equipes de trabalho também podem incluir indivíduos de centros de prestação de serviços que executam procedimentos de auditoria. Por exemplo, pode ser determinado que tarefas específicas que sejam repetitivas ou especializadas por natureza serão executadas por grupo de </w:t>
      </w:r>
      <w:r>
        <w:rPr>
          <w:rFonts w:ascii="Arial" w:hAnsi="Arial" w:cs="Arial"/>
        </w:rPr>
        <w:t>empregados</w:t>
      </w:r>
      <w:r w:rsidRPr="00A93D36">
        <w:rPr>
          <w:rFonts w:ascii="Arial" w:hAnsi="Arial" w:cs="Arial"/>
        </w:rPr>
        <w:t xml:space="preserve"> com habilidades apropriadas e a equipe de trabalho, portanto, inclui esses indivíduos. Os centros de prestação de serviços podem ser estabelecidos pela firma, pela rede</w:t>
      </w:r>
      <w:r>
        <w:rPr>
          <w:rFonts w:ascii="Arial" w:hAnsi="Arial" w:cs="Arial"/>
        </w:rPr>
        <w:t>,</w:t>
      </w:r>
      <w:r w:rsidRPr="00A93D36">
        <w:rPr>
          <w:rFonts w:ascii="Arial" w:hAnsi="Arial" w:cs="Arial"/>
        </w:rPr>
        <w:t xml:space="preserve"> por outras firmas</w:t>
      </w:r>
      <w:r>
        <w:rPr>
          <w:rFonts w:ascii="Arial" w:hAnsi="Arial" w:cs="Arial"/>
        </w:rPr>
        <w:t xml:space="preserve"> ou por</w:t>
      </w:r>
      <w:r w:rsidRPr="00A93D36">
        <w:rPr>
          <w:rFonts w:ascii="Arial" w:hAnsi="Arial" w:cs="Arial"/>
        </w:rPr>
        <w:t xml:space="preserve"> estruturas ou organizações dentro da mesma rede. Por exemplo, uma função centralizada pode ser usada para facilitar os procedimentos de confirmação externa.</w:t>
      </w:r>
    </w:p>
    <w:p w14:paraId="7E232372" w14:textId="77777777" w:rsidR="002A6EFF" w:rsidRPr="00A93D36" w:rsidRDefault="002A6EFF" w:rsidP="002A6EFF">
      <w:pPr>
        <w:jc w:val="both"/>
        <w:rPr>
          <w:rFonts w:ascii="Arial" w:hAnsi="Arial" w:cs="Arial"/>
        </w:rPr>
      </w:pPr>
    </w:p>
    <w:p w14:paraId="2513DAB4" w14:textId="77777777" w:rsidR="002A6EFF" w:rsidRPr="00A93D36" w:rsidRDefault="002A6EFF" w:rsidP="002A6EFF">
      <w:pPr>
        <w:ind w:left="567" w:hanging="567"/>
        <w:jc w:val="both"/>
        <w:rPr>
          <w:rFonts w:ascii="Arial" w:hAnsi="Arial" w:cs="Arial"/>
        </w:rPr>
      </w:pPr>
      <w:r w:rsidRPr="00A93D36">
        <w:rPr>
          <w:rFonts w:ascii="Arial" w:hAnsi="Arial" w:cs="Arial"/>
        </w:rPr>
        <w:t>A19.</w:t>
      </w:r>
      <w:r>
        <w:rPr>
          <w:rFonts w:ascii="Arial" w:hAnsi="Arial" w:cs="Arial"/>
        </w:rPr>
        <w:tab/>
      </w:r>
      <w:r w:rsidRPr="00A93D36">
        <w:rPr>
          <w:rFonts w:ascii="Arial" w:hAnsi="Arial" w:cs="Arial"/>
        </w:rPr>
        <w:t xml:space="preserve">As equipes de trabalho podem incluir indivíduos com conhecimento em área especializada da contabilidade ou </w:t>
      </w:r>
      <w:r>
        <w:rPr>
          <w:rFonts w:ascii="Arial" w:hAnsi="Arial" w:cs="Arial"/>
        </w:rPr>
        <w:t xml:space="preserve">da </w:t>
      </w:r>
      <w:r w:rsidRPr="00A93D36">
        <w:rPr>
          <w:rFonts w:ascii="Arial" w:hAnsi="Arial" w:cs="Arial"/>
        </w:rPr>
        <w:t xml:space="preserve">auditoria que executam procedimentos de auditoria sobre o trabalho de auditoria, por exemplo, indivíduos com conhecimento em contabilidade tributária ou em análise de informações complexas produzidas por ferramentas e técnicas automatizadas com o objetivo de identificar relações não usuais ou inesperadas. Um indivíduo não é membro da equipe de trabalho se o envolvimento desse indivíduo no trabalho limitar-se a uma consulta. Consultas são tratadas nos itens 35 e </w:t>
      </w:r>
      <w:r>
        <w:rPr>
          <w:rFonts w:ascii="Arial" w:hAnsi="Arial" w:cs="Arial"/>
        </w:rPr>
        <w:t xml:space="preserve">de </w:t>
      </w:r>
      <w:r w:rsidRPr="00A93D36">
        <w:rPr>
          <w:rFonts w:ascii="Arial" w:hAnsi="Arial" w:cs="Arial"/>
        </w:rPr>
        <w:t>A99 a A102.</w:t>
      </w:r>
    </w:p>
    <w:p w14:paraId="05BA02D6" w14:textId="77777777" w:rsidR="002A6EFF" w:rsidRPr="00A93D36" w:rsidRDefault="002A6EFF" w:rsidP="002A6EFF">
      <w:pPr>
        <w:jc w:val="both"/>
        <w:rPr>
          <w:rFonts w:ascii="Arial" w:hAnsi="Arial" w:cs="Arial"/>
        </w:rPr>
      </w:pPr>
    </w:p>
    <w:p w14:paraId="4C0B7E3E" w14:textId="77777777" w:rsidR="002A6EFF" w:rsidRPr="00A93D36" w:rsidRDefault="002A6EFF" w:rsidP="002A6EFF">
      <w:pPr>
        <w:ind w:left="567" w:hanging="567"/>
        <w:jc w:val="both"/>
        <w:rPr>
          <w:rFonts w:ascii="Arial" w:hAnsi="Arial" w:cs="Arial"/>
        </w:rPr>
      </w:pPr>
      <w:r w:rsidRPr="00A93D36">
        <w:rPr>
          <w:rFonts w:ascii="Arial" w:hAnsi="Arial" w:cs="Arial"/>
        </w:rPr>
        <w:t>A20.</w:t>
      </w:r>
      <w:r>
        <w:rPr>
          <w:rFonts w:ascii="Arial" w:hAnsi="Arial" w:cs="Arial"/>
        </w:rPr>
        <w:tab/>
      </w:r>
      <w:r w:rsidRPr="00A93D36">
        <w:rPr>
          <w:rFonts w:ascii="Arial" w:hAnsi="Arial" w:cs="Arial"/>
        </w:rPr>
        <w:t xml:space="preserve">Se o trabalho de auditoria estiver sujeito </w:t>
      </w:r>
      <w:r>
        <w:rPr>
          <w:rFonts w:ascii="Arial" w:hAnsi="Arial" w:cs="Arial"/>
        </w:rPr>
        <w:t>à</w:t>
      </w:r>
      <w:r w:rsidRPr="00A93D36">
        <w:rPr>
          <w:rFonts w:ascii="Arial" w:hAnsi="Arial" w:cs="Arial"/>
        </w:rPr>
        <w:t xml:space="preserve"> revisão de qualidade do trabalho, o revisor de qualidade do trabalho e quaisquer outros indivíduos que realizam a revisão de qualidade do trabalho não são membros da equipe de trabalho. Esses indivíduos podem estar sujeitos a requisitos de independência específicos.</w:t>
      </w:r>
    </w:p>
    <w:p w14:paraId="6FF6FAB2" w14:textId="77777777" w:rsidR="002A6EFF" w:rsidRPr="00A93D36" w:rsidRDefault="002A6EFF" w:rsidP="002A6EFF">
      <w:pPr>
        <w:jc w:val="both"/>
        <w:rPr>
          <w:rFonts w:ascii="Arial" w:hAnsi="Arial" w:cs="Arial"/>
        </w:rPr>
      </w:pPr>
    </w:p>
    <w:p w14:paraId="70FC6743" w14:textId="77777777" w:rsidR="002A6EFF" w:rsidRPr="00A93D36" w:rsidRDefault="002A6EFF" w:rsidP="002A6EFF">
      <w:pPr>
        <w:ind w:left="567" w:hanging="567"/>
        <w:jc w:val="both"/>
        <w:rPr>
          <w:rFonts w:ascii="Arial" w:hAnsi="Arial" w:cs="Arial"/>
        </w:rPr>
      </w:pPr>
      <w:r w:rsidRPr="00A93D36">
        <w:rPr>
          <w:rFonts w:ascii="Arial" w:hAnsi="Arial" w:cs="Arial"/>
        </w:rPr>
        <w:t>A21.</w:t>
      </w:r>
      <w:r>
        <w:rPr>
          <w:rFonts w:ascii="Arial" w:hAnsi="Arial" w:cs="Arial"/>
        </w:rPr>
        <w:tab/>
        <w:t>O</w:t>
      </w:r>
      <w:r w:rsidRPr="00A93D36">
        <w:rPr>
          <w:rFonts w:ascii="Arial" w:hAnsi="Arial" w:cs="Arial"/>
        </w:rPr>
        <w:t xml:space="preserve"> auditor interno que presta assistência direta e </w:t>
      </w:r>
      <w:r>
        <w:rPr>
          <w:rFonts w:ascii="Arial" w:hAnsi="Arial" w:cs="Arial"/>
        </w:rPr>
        <w:t>o</w:t>
      </w:r>
      <w:r w:rsidRPr="00A93D36">
        <w:rPr>
          <w:rFonts w:ascii="Arial" w:hAnsi="Arial" w:cs="Arial"/>
        </w:rPr>
        <w:t xml:space="preserve"> especialista externo do auditor cujo trabalho é utilizado não são membros da equipe de trabalho (ver itens 12 e 13 da NBC TA 620 e itens </w:t>
      </w:r>
      <w:r>
        <w:rPr>
          <w:rFonts w:ascii="Arial" w:hAnsi="Arial" w:cs="Arial"/>
        </w:rPr>
        <w:t xml:space="preserve">de </w:t>
      </w:r>
      <w:r w:rsidRPr="00A93D36">
        <w:rPr>
          <w:rFonts w:ascii="Arial" w:hAnsi="Arial" w:cs="Arial"/>
        </w:rPr>
        <w:t>21 a 25 da NBC TA 610. A NBC TA 610 e a NBC TA 620</w:t>
      </w:r>
      <w:r>
        <w:rPr>
          <w:rFonts w:ascii="Arial" w:hAnsi="Arial" w:cs="Arial"/>
        </w:rPr>
        <w:t xml:space="preserve"> </w:t>
      </w:r>
      <w:r w:rsidRPr="00A93D36">
        <w:rPr>
          <w:rFonts w:ascii="Arial" w:hAnsi="Arial" w:cs="Arial"/>
        </w:rPr>
        <w:t>fornecem requisitos e orientações para o auditor ao utilizar o trabalho de auditores internos como assistência direta ou ao utilizar o trabalho de especialista externo do auditor, respectivamente. O cumprimento dessas normas de auditoria requer que o auditor obtenha evidência de auditoria apropriada e suficiente sobre o trabalho executado p</w:t>
      </w:r>
      <w:r>
        <w:rPr>
          <w:rFonts w:ascii="Arial" w:hAnsi="Arial" w:cs="Arial"/>
        </w:rPr>
        <w:t>elo</w:t>
      </w:r>
      <w:r w:rsidRPr="00A93D36">
        <w:rPr>
          <w:rFonts w:ascii="Arial" w:hAnsi="Arial" w:cs="Arial"/>
        </w:rPr>
        <w:t xml:space="preserve"> auditor interno que presta assistência direta e execute procedimentos de auditoria sobre o trabalho d</w:t>
      </w:r>
      <w:r>
        <w:rPr>
          <w:rFonts w:ascii="Arial" w:hAnsi="Arial" w:cs="Arial"/>
        </w:rPr>
        <w:t>o</w:t>
      </w:r>
      <w:r w:rsidRPr="00A93D36">
        <w:rPr>
          <w:rFonts w:ascii="Arial" w:hAnsi="Arial" w:cs="Arial"/>
        </w:rPr>
        <w:t xml:space="preserve"> especialista do auditor.</w:t>
      </w:r>
    </w:p>
    <w:p w14:paraId="1E12650F" w14:textId="77777777" w:rsidR="002A6EFF" w:rsidRPr="00A93D36" w:rsidRDefault="002A6EFF" w:rsidP="002A6EFF">
      <w:pPr>
        <w:jc w:val="both"/>
        <w:rPr>
          <w:rFonts w:ascii="Arial" w:hAnsi="Arial" w:cs="Arial"/>
        </w:rPr>
      </w:pPr>
    </w:p>
    <w:p w14:paraId="42BBC3B2" w14:textId="77777777" w:rsidR="002A6EFF" w:rsidRPr="00A93D36" w:rsidRDefault="002A6EFF" w:rsidP="002A6EFF">
      <w:pPr>
        <w:jc w:val="both"/>
        <w:rPr>
          <w:rFonts w:ascii="Arial" w:hAnsi="Arial" w:cs="Arial"/>
        </w:rPr>
      </w:pPr>
      <w:r>
        <w:rPr>
          <w:rFonts w:ascii="Arial" w:hAnsi="Arial" w:cs="Arial"/>
        </w:rPr>
        <w:t>R</w:t>
      </w:r>
      <w:r w:rsidRPr="00A93D36">
        <w:rPr>
          <w:rFonts w:ascii="Arial" w:hAnsi="Arial" w:cs="Arial"/>
        </w:rPr>
        <w:t>esponsabilidades do sócio do trabalho (ver itens 9</w:t>
      </w:r>
      <w:r>
        <w:rPr>
          <w:rFonts w:ascii="Arial" w:hAnsi="Arial" w:cs="Arial"/>
        </w:rPr>
        <w:t xml:space="preserve"> e </w:t>
      </w:r>
      <w:r w:rsidRPr="00A93D36">
        <w:rPr>
          <w:rFonts w:ascii="Arial" w:hAnsi="Arial" w:cs="Arial"/>
        </w:rPr>
        <w:t>12(d))</w:t>
      </w:r>
    </w:p>
    <w:p w14:paraId="384F55F0" w14:textId="77777777" w:rsidR="002A6EFF" w:rsidRPr="00A93D36" w:rsidRDefault="002A6EFF" w:rsidP="002A6EFF">
      <w:pPr>
        <w:jc w:val="both"/>
        <w:rPr>
          <w:rFonts w:ascii="Arial" w:hAnsi="Arial" w:cs="Arial"/>
        </w:rPr>
      </w:pPr>
    </w:p>
    <w:p w14:paraId="56A09C99" w14:textId="77777777" w:rsidR="002A6EFF" w:rsidRPr="00A93D36" w:rsidRDefault="002A6EFF" w:rsidP="002A6EFF">
      <w:pPr>
        <w:ind w:left="567" w:hanging="567"/>
        <w:jc w:val="both"/>
        <w:rPr>
          <w:rFonts w:ascii="Arial" w:hAnsi="Arial" w:cs="Arial"/>
        </w:rPr>
      </w:pPr>
      <w:r w:rsidRPr="00A93D36">
        <w:rPr>
          <w:rFonts w:ascii="Arial" w:hAnsi="Arial" w:cs="Arial"/>
        </w:rPr>
        <w:t>A22.</w:t>
      </w:r>
      <w:r>
        <w:rPr>
          <w:rFonts w:ascii="Arial" w:hAnsi="Arial" w:cs="Arial"/>
        </w:rPr>
        <w:tab/>
      </w:r>
      <w:r w:rsidRPr="00A93D36">
        <w:rPr>
          <w:rFonts w:ascii="Arial" w:hAnsi="Arial" w:cs="Arial"/>
        </w:rPr>
        <w:t xml:space="preserve">Na medida em que esta Norma tem o objetivo expresso de que um requisito ou uma responsabilidade seja cumprida pelo sócio do trabalho, </w:t>
      </w:r>
      <w:r>
        <w:rPr>
          <w:rFonts w:ascii="Arial" w:hAnsi="Arial" w:cs="Arial"/>
        </w:rPr>
        <w:t>ele</w:t>
      </w:r>
      <w:r w:rsidRPr="00A93D36">
        <w:rPr>
          <w:rFonts w:ascii="Arial" w:hAnsi="Arial" w:cs="Arial"/>
        </w:rPr>
        <w:t xml:space="preserve"> pode precisar obter informações da firma ou de outros membros da equipe de trabalho para cumprir com o requisito (por exemplo, informações para tomar a decisão necessária ou para fazer o julgamento necessário). Por exemplo, o sócio do trabalho é requerido a determinar que os membros da equipe de trabalho têm, em conjunto, a competência e as habilidades apropriadas para executar o trabalho de auditoria.  Para fazer </w:t>
      </w:r>
      <w:r>
        <w:rPr>
          <w:rFonts w:ascii="Arial" w:hAnsi="Arial" w:cs="Arial"/>
        </w:rPr>
        <w:t>o</w:t>
      </w:r>
      <w:r w:rsidRPr="00A93D36">
        <w:rPr>
          <w:rFonts w:ascii="Arial" w:hAnsi="Arial" w:cs="Arial"/>
        </w:rPr>
        <w:t xml:space="preserve"> julgamento sobre se a competência e as habilidades da equipe de trabalho são apropriadas, o sócio do trabalho pode precisar usar informações compiladas pela equipe de trabalho ou do sistema de gestão de qualidade da firma.</w:t>
      </w:r>
    </w:p>
    <w:p w14:paraId="6AA46D33" w14:textId="77777777" w:rsidR="002A6EFF" w:rsidRPr="00A93D36" w:rsidRDefault="002A6EFF" w:rsidP="002A6EFF">
      <w:pPr>
        <w:jc w:val="both"/>
        <w:rPr>
          <w:rFonts w:ascii="Arial" w:hAnsi="Arial" w:cs="Arial"/>
        </w:rPr>
      </w:pPr>
    </w:p>
    <w:p w14:paraId="40FE32A4" w14:textId="77777777" w:rsidR="002A6EFF" w:rsidRPr="00A93D36" w:rsidRDefault="002A6EFF" w:rsidP="002A6EFF">
      <w:pPr>
        <w:jc w:val="both"/>
        <w:rPr>
          <w:rFonts w:ascii="Arial" w:hAnsi="Arial" w:cs="Arial"/>
        </w:rPr>
      </w:pPr>
      <w:r>
        <w:rPr>
          <w:rFonts w:ascii="Arial" w:hAnsi="Arial" w:cs="Arial"/>
        </w:rPr>
        <w:t>A</w:t>
      </w:r>
      <w:r w:rsidRPr="00A93D36">
        <w:rPr>
          <w:rFonts w:ascii="Arial" w:hAnsi="Arial" w:cs="Arial"/>
        </w:rPr>
        <w:t>plicação das políticas ou dos procedimentos da firma pelos membros da equipe de trabalho (ver itens 9, 12(d)</w:t>
      </w:r>
      <w:r>
        <w:rPr>
          <w:rFonts w:ascii="Arial" w:hAnsi="Arial" w:cs="Arial"/>
        </w:rPr>
        <w:t xml:space="preserve"> e</w:t>
      </w:r>
      <w:r w:rsidRPr="00A93D36">
        <w:rPr>
          <w:rFonts w:ascii="Arial" w:hAnsi="Arial" w:cs="Arial"/>
        </w:rPr>
        <w:t xml:space="preserve"> 17)</w:t>
      </w:r>
    </w:p>
    <w:p w14:paraId="72E993BE" w14:textId="77777777" w:rsidR="002A6EFF" w:rsidRPr="00A93D36" w:rsidRDefault="002A6EFF" w:rsidP="002A6EFF">
      <w:pPr>
        <w:jc w:val="both"/>
        <w:rPr>
          <w:rFonts w:ascii="Arial" w:hAnsi="Arial" w:cs="Arial"/>
        </w:rPr>
      </w:pPr>
    </w:p>
    <w:p w14:paraId="05D5DBE2" w14:textId="77777777" w:rsidR="002A6EFF" w:rsidRPr="00A93D36" w:rsidRDefault="002A6EFF" w:rsidP="002A6EFF">
      <w:pPr>
        <w:ind w:left="567" w:hanging="567"/>
        <w:jc w:val="both"/>
        <w:rPr>
          <w:rFonts w:ascii="Arial" w:hAnsi="Arial" w:cs="Arial"/>
        </w:rPr>
      </w:pPr>
      <w:r w:rsidRPr="00A93D36">
        <w:rPr>
          <w:rFonts w:ascii="Arial" w:hAnsi="Arial" w:cs="Arial"/>
        </w:rPr>
        <w:t>A23.</w:t>
      </w:r>
      <w:r>
        <w:rPr>
          <w:rFonts w:ascii="Arial" w:hAnsi="Arial" w:cs="Arial"/>
        </w:rPr>
        <w:tab/>
      </w:r>
      <w:r w:rsidRPr="00A93D36">
        <w:rPr>
          <w:rFonts w:ascii="Arial" w:hAnsi="Arial" w:cs="Arial"/>
        </w:rPr>
        <w:t xml:space="preserve">No contexto do sistema de gestão de qualidade da firma, os membros da equipe de trabalho da firma são responsáveis pela implementação das políticas ou dos procedimentos da firma aplicáveis ao trabalho de auditoria. Considerando que os membros da equipe de trabalho de outra firma não são sócios nem fazem parte do quadro de </w:t>
      </w:r>
      <w:r>
        <w:rPr>
          <w:rFonts w:ascii="Arial" w:hAnsi="Arial" w:cs="Arial"/>
        </w:rPr>
        <w:t>empregados</w:t>
      </w:r>
      <w:r w:rsidRPr="00A93D36">
        <w:rPr>
          <w:rFonts w:ascii="Arial" w:hAnsi="Arial" w:cs="Arial"/>
        </w:rPr>
        <w:t xml:space="preserve"> da firma do sócio do trabalho, eles podem não estar sujeitos ao sistema de gestão de qualidade da firma ou às políticas ou aos procedimentos da firma. Ainda, as políticas ou os procedimentos de outra firma podem não ser semelhantes aos da firma do sócio do trabalho. Por exemplo, as políticas ou os procedimentos relacionados com a direção, a supervisão e a revisão podem ser diferentes, especialmente quando a outra firma está em jurisdição com sistema jurídico, idioma ou cultura diferentes daqueles da firma do sócio do trabalho. Consequentemente, se a equipe de trabalho inclui indivíduos de outra firma, diferentes ações podem</w:t>
      </w:r>
      <w:r>
        <w:rPr>
          <w:rFonts w:ascii="Arial" w:hAnsi="Arial" w:cs="Arial"/>
        </w:rPr>
        <w:t xml:space="preserve"> </w:t>
      </w:r>
      <w:r w:rsidRPr="00A93D36">
        <w:rPr>
          <w:rFonts w:ascii="Arial" w:hAnsi="Arial" w:cs="Arial"/>
        </w:rPr>
        <w:t>ser tomadas pela firma ou pelo sócio do trabalho para implementar as políticas ou os procedimentos da firma em relação ao trabalho desses indivíduos.</w:t>
      </w:r>
    </w:p>
    <w:p w14:paraId="78612A51" w14:textId="77777777" w:rsidR="002A6EFF" w:rsidRPr="00A93D36" w:rsidRDefault="002A6EFF" w:rsidP="002A6EFF">
      <w:pPr>
        <w:jc w:val="both"/>
        <w:rPr>
          <w:rFonts w:ascii="Arial" w:hAnsi="Arial" w:cs="Arial"/>
        </w:rPr>
      </w:pPr>
    </w:p>
    <w:p w14:paraId="42A14EA0" w14:textId="77777777" w:rsidR="002A6EFF" w:rsidRPr="00A93D36" w:rsidRDefault="002A6EFF" w:rsidP="002A6EFF">
      <w:pPr>
        <w:ind w:left="567" w:hanging="567"/>
        <w:jc w:val="both"/>
        <w:rPr>
          <w:rFonts w:ascii="Arial" w:hAnsi="Arial" w:cs="Arial"/>
        </w:rPr>
      </w:pPr>
      <w:r w:rsidRPr="00A93D36">
        <w:rPr>
          <w:rFonts w:ascii="Arial" w:hAnsi="Arial" w:cs="Arial"/>
        </w:rPr>
        <w:t>A24.</w:t>
      </w:r>
      <w:r>
        <w:rPr>
          <w:rFonts w:ascii="Arial" w:hAnsi="Arial" w:cs="Arial"/>
        </w:rPr>
        <w:tab/>
      </w:r>
      <w:r w:rsidRPr="00A93D36">
        <w:rPr>
          <w:rFonts w:ascii="Arial" w:hAnsi="Arial" w:cs="Arial"/>
        </w:rPr>
        <w:t>Especificamente, as políticas ou os procedimentos da firma podem requerer que a firma ou o sócio do trabalho tomem ações diferentes daquelas aplicáveis ao pessoal na obtenção d</w:t>
      </w:r>
      <w:r>
        <w:rPr>
          <w:rFonts w:ascii="Arial" w:hAnsi="Arial" w:cs="Arial"/>
        </w:rPr>
        <w:t>o</w:t>
      </w:r>
      <w:r w:rsidRPr="00A93D36">
        <w:rPr>
          <w:rFonts w:ascii="Arial" w:hAnsi="Arial" w:cs="Arial"/>
        </w:rPr>
        <w:t xml:space="preserve"> entendimento se </w:t>
      </w:r>
      <w:r>
        <w:rPr>
          <w:rFonts w:ascii="Arial" w:hAnsi="Arial" w:cs="Arial"/>
        </w:rPr>
        <w:t>o</w:t>
      </w:r>
      <w:r w:rsidRPr="00A93D36">
        <w:rPr>
          <w:rFonts w:ascii="Arial" w:hAnsi="Arial" w:cs="Arial"/>
        </w:rPr>
        <w:t xml:space="preserve"> indivíduo de outra firma:</w:t>
      </w:r>
    </w:p>
    <w:p w14:paraId="41522ADD"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 xml:space="preserve">tem a competência e as habilidades apropriadas para executar o trabalho de auditoria. Por exemplo, o indivíduo não estaria sujeito aos processos de recrutamento e treinamento da firma e, portanto, as políticas ou os procedimentos da firma podem estabelecer que essa determinação pode ser feita </w:t>
      </w:r>
      <w:r>
        <w:rPr>
          <w:rFonts w:ascii="Arial" w:hAnsi="Arial" w:cs="Arial"/>
        </w:rPr>
        <w:t>por meio</w:t>
      </w:r>
      <w:r w:rsidRPr="00A93D36">
        <w:rPr>
          <w:rFonts w:ascii="Arial" w:hAnsi="Arial" w:cs="Arial"/>
        </w:rPr>
        <w:t xml:space="preserve"> de outras ações</w:t>
      </w:r>
      <w:r>
        <w:rPr>
          <w:rFonts w:ascii="Arial" w:hAnsi="Arial" w:cs="Arial"/>
        </w:rPr>
        <w:t>,</w:t>
      </w:r>
      <w:r w:rsidRPr="00A93D36">
        <w:rPr>
          <w:rFonts w:ascii="Arial" w:hAnsi="Arial" w:cs="Arial"/>
        </w:rPr>
        <w:t xml:space="preserve"> como, por exemplo, a obtenção de informações da outra firma ou de órgão de licenciamento ou de registro. Os itens 19 e A38 da NBC TA 600 contêm orientações para a obtenção de entendimento sobre a competência e as habilidades dos auditores de componentes;</w:t>
      </w:r>
    </w:p>
    <w:p w14:paraId="084338DB" w14:textId="77777777" w:rsidR="002A6EFF"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entende os requisitos éticos relevantes para o trabalho de auditoria de grupo. Por exemplo, o indivíduo não estaria sujeito ao treinamento da firma relacionado com as políticas ou os procedimentos da firma para requisitos éticos relevantes. As políticas ou os procedimentos da firma podem estabelecer que esse entendimento é obtido por meio de outras ações</w:t>
      </w:r>
      <w:r>
        <w:rPr>
          <w:rFonts w:ascii="Arial" w:hAnsi="Arial" w:cs="Arial"/>
        </w:rPr>
        <w:t>,</w:t>
      </w:r>
      <w:r w:rsidRPr="00A93D36">
        <w:rPr>
          <w:rFonts w:ascii="Arial" w:hAnsi="Arial" w:cs="Arial"/>
        </w:rPr>
        <w:t xml:space="preserve"> como, por exemplo, o fornecimento de informações, manuais ou guias que contenham as disposições dos requisitos éticos relevantes aplicáveis ao trabalho de auditoria para o indivíduo;</w:t>
      </w:r>
    </w:p>
    <w:p w14:paraId="15E8D180" w14:textId="77777777" w:rsidR="002A6EFF" w:rsidRPr="00A93D36" w:rsidRDefault="002A6EFF">
      <w:pPr>
        <w:widowControl w:val="0"/>
        <w:numPr>
          <w:ilvl w:val="0"/>
          <w:numId w:val="86"/>
        </w:numPr>
        <w:autoSpaceDE w:val="0"/>
        <w:autoSpaceDN w:val="0"/>
        <w:spacing w:after="0" w:line="240" w:lineRule="auto"/>
        <w:ind w:left="851" w:hanging="284"/>
        <w:jc w:val="both"/>
        <w:rPr>
          <w:rFonts w:ascii="Arial" w:hAnsi="Arial" w:cs="Arial"/>
        </w:rPr>
      </w:pPr>
      <w:r w:rsidRPr="00A93D36">
        <w:rPr>
          <w:rFonts w:ascii="Arial" w:hAnsi="Arial" w:cs="Arial"/>
        </w:rPr>
        <w:t>confirmará sua independência. Por exemplo, indivíduos que não fazem parte do pessoal talvez não possam preencher as declarações de independência diretamente nos sistemas de independência da firma. As políticas ou os procedimentos da firma podem estabelecer que esses indivíduos podem fornecer evidência de sua independência em relação ao trabalho de auditoria de outras maneiras, como uma confirmação por escrito.</w:t>
      </w:r>
    </w:p>
    <w:p w14:paraId="1FB9C7DC" w14:textId="77777777" w:rsidR="002A6EFF" w:rsidRPr="00A93D36" w:rsidRDefault="002A6EFF" w:rsidP="002A6EFF">
      <w:pPr>
        <w:jc w:val="both"/>
        <w:rPr>
          <w:rFonts w:ascii="Arial" w:hAnsi="Arial" w:cs="Arial"/>
        </w:rPr>
      </w:pPr>
    </w:p>
    <w:p w14:paraId="35350AC7" w14:textId="77777777" w:rsidR="002A6EFF" w:rsidRPr="00A93D36" w:rsidRDefault="002A6EFF" w:rsidP="002A6EFF">
      <w:pPr>
        <w:ind w:left="567" w:hanging="567"/>
        <w:jc w:val="both"/>
        <w:rPr>
          <w:rFonts w:ascii="Arial" w:hAnsi="Arial" w:cs="Arial"/>
        </w:rPr>
      </w:pPr>
      <w:r w:rsidRPr="00A93D36">
        <w:rPr>
          <w:rFonts w:ascii="Arial" w:hAnsi="Arial" w:cs="Arial"/>
        </w:rPr>
        <w:t>A25.</w:t>
      </w:r>
      <w:r>
        <w:rPr>
          <w:rFonts w:ascii="Arial" w:hAnsi="Arial" w:cs="Arial"/>
        </w:rPr>
        <w:tab/>
      </w:r>
      <w:r w:rsidRPr="00A93D36">
        <w:rPr>
          <w:rFonts w:ascii="Arial" w:hAnsi="Arial" w:cs="Arial"/>
        </w:rPr>
        <w:t xml:space="preserve">Quando as políticas ou os procedimentos da firma requerem que atividades específicas sejam realizadas em determinadas circunstâncias (por exemplo, consulta sobre assunto específico), pode ser que as políticas ou os procedimentos relacionados da firma tenham que ser comunicados aos indivíduos que não fazem parte do pessoal. Esses indivíduos podem assim alertar o sócio do trabalho se a circunstância surgir e isso permite que </w:t>
      </w:r>
      <w:r>
        <w:rPr>
          <w:rFonts w:ascii="Arial" w:hAnsi="Arial" w:cs="Arial"/>
        </w:rPr>
        <w:t>ele</w:t>
      </w:r>
      <w:r w:rsidRPr="00A93D36">
        <w:rPr>
          <w:rFonts w:ascii="Arial" w:hAnsi="Arial" w:cs="Arial"/>
        </w:rPr>
        <w:t xml:space="preserve"> cumpra com as políticas ou os procedimentos da firma. Por exemplo, em trabalho de auditoria de grupo, se o auditor do componente estiver executando procedimentos de auditoria sobre as informações financeiras de componente e identificar um assunto difícil ou controverso relevante para as demonstrações contábeis do grupo e sujeito </w:t>
      </w:r>
      <w:r>
        <w:rPr>
          <w:rFonts w:ascii="Arial" w:hAnsi="Arial" w:cs="Arial"/>
        </w:rPr>
        <w:t>à</w:t>
      </w:r>
      <w:r w:rsidRPr="00A93D36">
        <w:rPr>
          <w:rFonts w:ascii="Arial" w:hAnsi="Arial" w:cs="Arial"/>
        </w:rPr>
        <w:t xml:space="preserve"> consulta (ver item 35)</w:t>
      </w:r>
      <w:r>
        <w:rPr>
          <w:rFonts w:ascii="Arial" w:hAnsi="Arial" w:cs="Arial"/>
        </w:rPr>
        <w:t>,</w:t>
      </w:r>
      <w:r w:rsidRPr="00A93D36">
        <w:rPr>
          <w:rFonts w:ascii="Arial" w:hAnsi="Arial" w:cs="Arial"/>
        </w:rPr>
        <w:t xml:space="preserve"> de acordo com as políticas ou os procedimentos do auditor do grupo, o auditor do componente pode alertar a equipe de trabalho do grupo sobre o assunto.</w:t>
      </w:r>
    </w:p>
    <w:p w14:paraId="4EEB558D" w14:textId="77777777" w:rsidR="002A6EFF" w:rsidRPr="00A93D36" w:rsidRDefault="002A6EFF" w:rsidP="002A6EFF">
      <w:pPr>
        <w:jc w:val="both"/>
        <w:rPr>
          <w:rFonts w:ascii="Arial" w:hAnsi="Arial" w:cs="Arial"/>
        </w:rPr>
      </w:pPr>
    </w:p>
    <w:p w14:paraId="353DD339" w14:textId="77777777" w:rsidR="002A6EFF" w:rsidRPr="00A93D36" w:rsidRDefault="002A6EFF" w:rsidP="002A6EFF">
      <w:pPr>
        <w:jc w:val="both"/>
        <w:rPr>
          <w:rFonts w:ascii="Arial" w:hAnsi="Arial" w:cs="Arial"/>
        </w:rPr>
      </w:pPr>
      <w:r w:rsidRPr="00A93D36">
        <w:rPr>
          <w:rFonts w:ascii="Arial" w:hAnsi="Arial" w:cs="Arial"/>
        </w:rPr>
        <w:t>Firma (ver item 12(e))</w:t>
      </w:r>
    </w:p>
    <w:p w14:paraId="1FDCF2BF" w14:textId="77777777" w:rsidR="002A6EFF" w:rsidRPr="00A93D36" w:rsidRDefault="002A6EFF" w:rsidP="002A6EFF">
      <w:pPr>
        <w:jc w:val="both"/>
        <w:rPr>
          <w:rFonts w:ascii="Arial" w:hAnsi="Arial" w:cs="Arial"/>
        </w:rPr>
      </w:pPr>
    </w:p>
    <w:p w14:paraId="7A595656" w14:textId="77777777" w:rsidR="002A6EFF" w:rsidRDefault="002A6EFF" w:rsidP="002A6EFF">
      <w:pPr>
        <w:ind w:left="567" w:hanging="567"/>
        <w:jc w:val="both"/>
        <w:rPr>
          <w:rFonts w:ascii="Arial" w:hAnsi="Arial" w:cs="Arial"/>
        </w:rPr>
      </w:pPr>
      <w:r w:rsidRPr="00A93D36">
        <w:rPr>
          <w:rFonts w:ascii="Arial" w:hAnsi="Arial" w:cs="Arial"/>
        </w:rPr>
        <w:t>A26.</w:t>
      </w:r>
      <w:r>
        <w:rPr>
          <w:rFonts w:ascii="Arial" w:hAnsi="Arial" w:cs="Arial"/>
        </w:rPr>
        <w:tab/>
      </w:r>
      <w:r w:rsidRPr="00A93D36">
        <w:rPr>
          <w:rFonts w:ascii="Arial" w:hAnsi="Arial" w:cs="Arial"/>
        </w:rPr>
        <w:t>A definição de “firma” em requisitos éticos relevantes pode diferir da definição especificada nesta Norma.</w:t>
      </w:r>
    </w:p>
    <w:p w14:paraId="50520FFC" w14:textId="77777777" w:rsidR="002A6EFF" w:rsidRPr="00A93D36" w:rsidRDefault="002A6EFF" w:rsidP="002A6EFF">
      <w:pPr>
        <w:ind w:left="567" w:hanging="567"/>
        <w:jc w:val="both"/>
        <w:rPr>
          <w:rFonts w:ascii="Arial" w:hAnsi="Arial" w:cs="Arial"/>
        </w:rPr>
      </w:pPr>
    </w:p>
    <w:p w14:paraId="773C225E" w14:textId="77777777" w:rsidR="002A6EFF" w:rsidRPr="00A93D36" w:rsidRDefault="002A6EFF" w:rsidP="002A6EFF">
      <w:pPr>
        <w:jc w:val="both"/>
        <w:rPr>
          <w:rFonts w:ascii="Arial" w:hAnsi="Arial" w:cs="Arial"/>
        </w:rPr>
      </w:pPr>
      <w:r w:rsidRPr="00A93D36">
        <w:rPr>
          <w:rFonts w:ascii="Arial" w:hAnsi="Arial" w:cs="Arial"/>
        </w:rPr>
        <w:t>“Rede” e “Firma da rede” (ver itens 12(f) e 12(g))</w:t>
      </w:r>
    </w:p>
    <w:p w14:paraId="58FF5899" w14:textId="77777777" w:rsidR="002A6EFF" w:rsidRPr="00A93D36" w:rsidRDefault="002A6EFF" w:rsidP="002A6EFF">
      <w:pPr>
        <w:jc w:val="both"/>
        <w:rPr>
          <w:rFonts w:ascii="Arial" w:hAnsi="Arial" w:cs="Arial"/>
        </w:rPr>
      </w:pPr>
    </w:p>
    <w:p w14:paraId="56F6C783" w14:textId="77777777" w:rsidR="002A6EFF" w:rsidRPr="00A93D36" w:rsidRDefault="002A6EFF" w:rsidP="002A6EFF">
      <w:pPr>
        <w:ind w:left="567" w:hanging="567"/>
        <w:jc w:val="both"/>
        <w:rPr>
          <w:rFonts w:ascii="Arial" w:hAnsi="Arial" w:cs="Arial"/>
        </w:rPr>
      </w:pPr>
      <w:r w:rsidRPr="00A93D36">
        <w:rPr>
          <w:rFonts w:ascii="Arial" w:hAnsi="Arial" w:cs="Arial"/>
        </w:rPr>
        <w:t>A27.</w:t>
      </w:r>
      <w:r>
        <w:rPr>
          <w:rFonts w:ascii="Arial" w:hAnsi="Arial" w:cs="Arial"/>
        </w:rPr>
        <w:tab/>
      </w:r>
      <w:r w:rsidRPr="00A93D36">
        <w:rPr>
          <w:rFonts w:ascii="Arial" w:hAnsi="Arial" w:cs="Arial"/>
        </w:rPr>
        <w:t xml:space="preserve">As definições de “rede” ou “firma da rede” nos requisitos éticos relevantes podem diferir das definições especificadas nesta Norma. </w:t>
      </w:r>
      <w:r>
        <w:rPr>
          <w:rFonts w:ascii="Arial" w:hAnsi="Arial" w:cs="Arial"/>
        </w:rPr>
        <w:t>A NBC PG 01</w:t>
      </w:r>
      <w:r w:rsidRPr="00A93D36">
        <w:rPr>
          <w:rFonts w:ascii="Arial" w:hAnsi="Arial" w:cs="Arial"/>
        </w:rPr>
        <w:t xml:space="preserve"> e as </w:t>
      </w:r>
      <w:r>
        <w:rPr>
          <w:rFonts w:ascii="Arial" w:hAnsi="Arial" w:cs="Arial"/>
        </w:rPr>
        <w:t xml:space="preserve">demais </w:t>
      </w:r>
      <w:r w:rsidRPr="00A93D36">
        <w:rPr>
          <w:rFonts w:ascii="Arial" w:hAnsi="Arial" w:cs="Arial"/>
        </w:rPr>
        <w:t xml:space="preserve">normas profissionais que </w:t>
      </w:r>
      <w:r>
        <w:rPr>
          <w:rFonts w:ascii="Arial" w:hAnsi="Arial" w:cs="Arial"/>
        </w:rPr>
        <w:t>a</w:t>
      </w:r>
      <w:r w:rsidRPr="00A93D36">
        <w:rPr>
          <w:rFonts w:ascii="Arial" w:hAnsi="Arial" w:cs="Arial"/>
        </w:rPr>
        <w:t xml:space="preserve"> complementa também fornece orientação em relação aos termos “rede” e “firma da rede” As redes e as outras firmas da rede podem ser estruturadas de várias maneiras e são, em todos os casos, externas à firma. As disposições desta Norma com relação a redes também se aplicam a quaisquer estruturas ou organizações que não fazem parte da firma, mas que existem dentro da rede.</w:t>
      </w:r>
    </w:p>
    <w:p w14:paraId="5450D5F0" w14:textId="77777777" w:rsidR="002A6EFF" w:rsidRPr="00A93D36" w:rsidRDefault="002A6EFF" w:rsidP="002A6EFF">
      <w:pPr>
        <w:jc w:val="both"/>
        <w:rPr>
          <w:rFonts w:ascii="Arial" w:hAnsi="Arial" w:cs="Arial"/>
        </w:rPr>
      </w:pPr>
    </w:p>
    <w:p w14:paraId="3C2C40DD" w14:textId="77777777" w:rsidR="002A6EFF" w:rsidRPr="00A93D36" w:rsidRDefault="002A6EFF" w:rsidP="002A6EFF">
      <w:pPr>
        <w:jc w:val="both"/>
        <w:rPr>
          <w:rFonts w:ascii="Arial" w:hAnsi="Arial" w:cs="Arial"/>
        </w:rPr>
      </w:pPr>
      <w:r w:rsidRPr="00A93D36">
        <w:rPr>
          <w:rFonts w:ascii="Arial" w:hAnsi="Arial" w:cs="Arial"/>
        </w:rPr>
        <w:t xml:space="preserve">Responsabilidades da liderança pela gestão e pelo alcance da qualidade na auditoria (ver itens </w:t>
      </w:r>
      <w:r>
        <w:rPr>
          <w:rFonts w:ascii="Arial" w:hAnsi="Arial" w:cs="Arial"/>
        </w:rPr>
        <w:t xml:space="preserve">de </w:t>
      </w:r>
      <w:r w:rsidRPr="00A93D36">
        <w:rPr>
          <w:rFonts w:ascii="Arial" w:hAnsi="Arial" w:cs="Arial"/>
        </w:rPr>
        <w:t>13 a 15)</w:t>
      </w:r>
    </w:p>
    <w:p w14:paraId="08C12E9D" w14:textId="77777777" w:rsidR="002A6EFF" w:rsidRPr="00A93D36" w:rsidRDefault="002A6EFF" w:rsidP="002A6EFF">
      <w:pPr>
        <w:jc w:val="both"/>
        <w:rPr>
          <w:rFonts w:ascii="Arial" w:hAnsi="Arial" w:cs="Arial"/>
        </w:rPr>
      </w:pPr>
    </w:p>
    <w:p w14:paraId="7625E5B8" w14:textId="77777777" w:rsidR="002A6EFF" w:rsidRPr="00A93D36" w:rsidRDefault="002A6EFF" w:rsidP="002A6EFF">
      <w:pPr>
        <w:jc w:val="both"/>
        <w:rPr>
          <w:rFonts w:ascii="Arial" w:hAnsi="Arial" w:cs="Arial"/>
        </w:rPr>
      </w:pPr>
      <w:r w:rsidRPr="00A93D36">
        <w:rPr>
          <w:rFonts w:ascii="Arial" w:hAnsi="Arial" w:cs="Arial"/>
        </w:rPr>
        <w:t>Responsabilidade geral pela gestão e pelo alcance da qualidade</w:t>
      </w:r>
    </w:p>
    <w:p w14:paraId="26EAB5E3" w14:textId="77777777" w:rsidR="002A6EFF" w:rsidRPr="00A93D36" w:rsidRDefault="002A6EFF" w:rsidP="002A6EFF">
      <w:pPr>
        <w:jc w:val="both"/>
        <w:rPr>
          <w:rFonts w:ascii="Arial" w:hAnsi="Arial" w:cs="Arial"/>
        </w:rPr>
      </w:pPr>
    </w:p>
    <w:p w14:paraId="15508AA0" w14:textId="77777777" w:rsidR="002A6EFF" w:rsidRPr="00A93D36" w:rsidRDefault="002A6EFF" w:rsidP="002A6EFF">
      <w:pPr>
        <w:ind w:left="567" w:hanging="567"/>
        <w:jc w:val="both"/>
        <w:rPr>
          <w:rFonts w:ascii="Arial" w:hAnsi="Arial" w:cs="Arial"/>
        </w:rPr>
      </w:pPr>
      <w:r w:rsidRPr="00A93D36">
        <w:rPr>
          <w:rFonts w:ascii="Arial" w:hAnsi="Arial" w:cs="Arial"/>
        </w:rPr>
        <w:t>A28.</w:t>
      </w:r>
      <w:r>
        <w:rPr>
          <w:rFonts w:ascii="Arial" w:hAnsi="Arial" w:cs="Arial"/>
        </w:rPr>
        <w:tab/>
      </w:r>
      <w:r w:rsidRPr="00A93D36">
        <w:rPr>
          <w:rFonts w:ascii="Arial" w:hAnsi="Arial" w:cs="Arial"/>
        </w:rPr>
        <w:t xml:space="preserve">A NBC PA 01 requer que a firma estabeleça objetivos de qualidade que tratam da governança e da liderança da firma que suportam o planejamento, a implementação e a operação do sistema de gestão de qualidade. A responsabilidade do sócio do trabalho pela gestão e pelo alcance da qualidade é suportada pela cultura da firma que demonstra compromisso com a qualidade. Ao tratar dos requisitos dos itens 13 e 14 desta Norma, o sócio do trabalho pode se comunicar diretamente com outros membros da equipe de trabalho e reforçar essa comunicação </w:t>
      </w:r>
      <w:r>
        <w:rPr>
          <w:rFonts w:ascii="Arial" w:hAnsi="Arial" w:cs="Arial"/>
        </w:rPr>
        <w:t>por meio</w:t>
      </w:r>
      <w:r w:rsidRPr="00A93D36">
        <w:rPr>
          <w:rFonts w:ascii="Arial" w:hAnsi="Arial" w:cs="Arial"/>
        </w:rPr>
        <w:t xml:space="preserve"> de conduta e ações pessoais (por exemplo, liderando pelo exemplo). Uma cultura que demonstra compromisso com a qualidade é ainda moldada e reforçada pelos membros da equipe de trabalho na medida em que eles demonstram os comportamentos esperados na execução do trabalho.</w:t>
      </w:r>
    </w:p>
    <w:p w14:paraId="4DE2E8B4" w14:textId="77777777" w:rsidR="002A6EFF" w:rsidRPr="00A93D36" w:rsidRDefault="002A6EFF" w:rsidP="002A6EFF">
      <w:pPr>
        <w:jc w:val="both"/>
        <w:rPr>
          <w:rFonts w:ascii="Arial" w:hAnsi="Arial" w:cs="Arial"/>
        </w:rPr>
      </w:pPr>
    </w:p>
    <w:p w14:paraId="15060D4C" w14:textId="77777777" w:rsidR="002A6EFF" w:rsidRPr="00A93D36" w:rsidRDefault="002A6EFF" w:rsidP="002A6EFF">
      <w:pPr>
        <w:jc w:val="both"/>
        <w:rPr>
          <w:rFonts w:ascii="Arial" w:hAnsi="Arial" w:cs="Arial"/>
        </w:rPr>
      </w:pPr>
      <w:r w:rsidRPr="00A93D36">
        <w:rPr>
          <w:rFonts w:ascii="Arial" w:hAnsi="Arial" w:cs="Arial"/>
        </w:rPr>
        <w:t>Escalabilidade</w:t>
      </w:r>
    </w:p>
    <w:p w14:paraId="2438D029" w14:textId="77777777" w:rsidR="002A6EFF" w:rsidRPr="00A93D36" w:rsidRDefault="002A6EFF" w:rsidP="002A6EFF">
      <w:pPr>
        <w:jc w:val="both"/>
        <w:rPr>
          <w:rFonts w:ascii="Arial" w:hAnsi="Arial" w:cs="Arial"/>
        </w:rPr>
      </w:pPr>
    </w:p>
    <w:p w14:paraId="32968D89" w14:textId="77777777" w:rsidR="002A6EFF" w:rsidRPr="00A93D36" w:rsidRDefault="002A6EFF" w:rsidP="002A6EFF">
      <w:pPr>
        <w:ind w:left="567" w:hanging="567"/>
        <w:jc w:val="both"/>
        <w:rPr>
          <w:rFonts w:ascii="Arial" w:hAnsi="Arial" w:cs="Arial"/>
        </w:rPr>
      </w:pPr>
      <w:r w:rsidRPr="00A93D36">
        <w:rPr>
          <w:rFonts w:ascii="Arial" w:hAnsi="Arial" w:cs="Arial"/>
        </w:rPr>
        <w:t>A29.</w:t>
      </w:r>
      <w:r>
        <w:rPr>
          <w:rFonts w:ascii="Arial" w:hAnsi="Arial" w:cs="Arial"/>
        </w:rPr>
        <w:tab/>
      </w:r>
      <w:r w:rsidRPr="00A93D36">
        <w:rPr>
          <w:rFonts w:ascii="Arial" w:hAnsi="Arial" w:cs="Arial"/>
        </w:rPr>
        <w:t>A natureza e a extensão das ações do sócio do trabalho para demonstrar o compromisso da firma com a qualidade podem depender de vários fatores, incluindo o tamanho, a estrutura, a dispersão geográfica e a complexidade da firma</w:t>
      </w:r>
      <w:r>
        <w:rPr>
          <w:rFonts w:ascii="Arial" w:hAnsi="Arial" w:cs="Arial"/>
        </w:rPr>
        <w:t>,</w:t>
      </w:r>
      <w:r w:rsidRPr="00A93D36">
        <w:rPr>
          <w:rFonts w:ascii="Arial" w:hAnsi="Arial" w:cs="Arial"/>
        </w:rPr>
        <w:t xml:space="preserve"> da equipe de trabalho e da natureza e das circunstâncias do trabalho de auditoria. Para equipe de trabalho menor com poucos membros, influenciar a cultura desejada </w:t>
      </w:r>
      <w:r>
        <w:rPr>
          <w:rFonts w:ascii="Arial" w:hAnsi="Arial" w:cs="Arial"/>
        </w:rPr>
        <w:t>por meio</w:t>
      </w:r>
      <w:r w:rsidRPr="00A93D36">
        <w:rPr>
          <w:rFonts w:ascii="Arial" w:hAnsi="Arial" w:cs="Arial"/>
        </w:rPr>
        <w:t xml:space="preserve"> da interação direta e da conduta pode ser suficiente, enquanto que para equipe de trabalho maior, dispersa em diversas localidades, comunicações mais formais podem ser necessárias.</w:t>
      </w:r>
    </w:p>
    <w:p w14:paraId="54C09609" w14:textId="77777777" w:rsidR="002A6EFF" w:rsidRPr="00A93D36" w:rsidRDefault="002A6EFF" w:rsidP="002A6EFF">
      <w:pPr>
        <w:jc w:val="both"/>
        <w:rPr>
          <w:rFonts w:ascii="Arial" w:hAnsi="Arial" w:cs="Arial"/>
        </w:rPr>
      </w:pPr>
    </w:p>
    <w:p w14:paraId="7B48CC3B" w14:textId="77777777" w:rsidR="002A6EFF" w:rsidRPr="00A93D36" w:rsidRDefault="002A6EFF" w:rsidP="002A6EFF">
      <w:pPr>
        <w:jc w:val="both"/>
        <w:rPr>
          <w:rFonts w:ascii="Arial" w:hAnsi="Arial" w:cs="Arial"/>
        </w:rPr>
      </w:pPr>
      <w:r w:rsidRPr="00A93D36">
        <w:rPr>
          <w:rFonts w:ascii="Arial" w:hAnsi="Arial" w:cs="Arial"/>
        </w:rPr>
        <w:t>Envolvimento suficiente e apropriado</w:t>
      </w:r>
    </w:p>
    <w:p w14:paraId="32CFE207" w14:textId="77777777" w:rsidR="002A6EFF" w:rsidRPr="00A93D36" w:rsidRDefault="002A6EFF" w:rsidP="002A6EFF">
      <w:pPr>
        <w:jc w:val="both"/>
        <w:rPr>
          <w:rFonts w:ascii="Arial" w:hAnsi="Arial" w:cs="Arial"/>
        </w:rPr>
      </w:pPr>
    </w:p>
    <w:p w14:paraId="6C1F0447" w14:textId="77777777" w:rsidR="002A6EFF" w:rsidRPr="00A93D36" w:rsidRDefault="002A6EFF" w:rsidP="002A6EFF">
      <w:pPr>
        <w:ind w:left="567" w:hanging="567"/>
        <w:jc w:val="both"/>
        <w:rPr>
          <w:rFonts w:ascii="Arial" w:hAnsi="Arial" w:cs="Arial"/>
        </w:rPr>
      </w:pPr>
      <w:r w:rsidRPr="00A93D36">
        <w:rPr>
          <w:rFonts w:ascii="Arial" w:hAnsi="Arial" w:cs="Arial"/>
        </w:rPr>
        <w:t>A30.</w:t>
      </w:r>
      <w:r>
        <w:rPr>
          <w:rFonts w:ascii="Arial" w:hAnsi="Arial" w:cs="Arial"/>
        </w:rPr>
        <w:tab/>
      </w:r>
      <w:r w:rsidRPr="00A93D36">
        <w:rPr>
          <w:rFonts w:ascii="Arial" w:hAnsi="Arial" w:cs="Arial"/>
        </w:rPr>
        <w:t>O envolvimento suficiente e apropriado durante todo o trabalho de auditoria pode ser demonstrado pelo sócio do trabalho de diversas maneiras, incluindo:</w:t>
      </w:r>
    </w:p>
    <w:p w14:paraId="7CF3FA8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assumindo a responsabilidade pela natureza, época e extensão da direção e da supervisão dos membros da equipe de trabalho, e da revisão do seu trabalho ao cumprir com os requisitos desta Norma; e</w:t>
      </w:r>
    </w:p>
    <w:p w14:paraId="36DFB649"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variando a natureza, a época e a extensão dessa direção, supervisão e revisão no contexto da natureza e das circunstâncias do trabalho.</w:t>
      </w:r>
    </w:p>
    <w:p w14:paraId="3F60D7E0" w14:textId="77777777" w:rsidR="002A6EFF" w:rsidRPr="00A93D36" w:rsidRDefault="002A6EFF" w:rsidP="002A6EFF">
      <w:pPr>
        <w:jc w:val="both"/>
        <w:rPr>
          <w:rFonts w:ascii="Arial" w:hAnsi="Arial" w:cs="Arial"/>
        </w:rPr>
      </w:pPr>
    </w:p>
    <w:p w14:paraId="01467F8D" w14:textId="77777777" w:rsidR="002A6EFF" w:rsidRPr="00A93D36" w:rsidRDefault="002A6EFF" w:rsidP="002A6EFF">
      <w:pPr>
        <w:jc w:val="both"/>
        <w:rPr>
          <w:rFonts w:ascii="Arial" w:hAnsi="Arial" w:cs="Arial"/>
        </w:rPr>
      </w:pPr>
      <w:r w:rsidRPr="00A93D36">
        <w:rPr>
          <w:rFonts w:ascii="Arial" w:hAnsi="Arial" w:cs="Arial"/>
        </w:rPr>
        <w:t>Comunicação</w:t>
      </w:r>
    </w:p>
    <w:p w14:paraId="0897E92B" w14:textId="77777777" w:rsidR="002A6EFF" w:rsidRPr="00A93D36" w:rsidRDefault="002A6EFF" w:rsidP="002A6EFF">
      <w:pPr>
        <w:jc w:val="both"/>
        <w:rPr>
          <w:rFonts w:ascii="Arial" w:hAnsi="Arial" w:cs="Arial"/>
        </w:rPr>
      </w:pPr>
    </w:p>
    <w:p w14:paraId="46D8B8CA" w14:textId="77777777" w:rsidR="002A6EFF" w:rsidRPr="00A93D36" w:rsidRDefault="002A6EFF" w:rsidP="002A6EFF">
      <w:pPr>
        <w:ind w:left="567" w:hanging="567"/>
        <w:jc w:val="both"/>
        <w:rPr>
          <w:rFonts w:ascii="Arial" w:hAnsi="Arial" w:cs="Arial"/>
        </w:rPr>
      </w:pPr>
      <w:r w:rsidRPr="00A93D36">
        <w:rPr>
          <w:rFonts w:ascii="Arial" w:hAnsi="Arial" w:cs="Arial"/>
        </w:rPr>
        <w:t>A31.</w:t>
      </w:r>
      <w:r>
        <w:rPr>
          <w:rFonts w:ascii="Arial" w:hAnsi="Arial" w:cs="Arial"/>
        </w:rPr>
        <w:tab/>
      </w:r>
      <w:r w:rsidRPr="00A93D36">
        <w:rPr>
          <w:rFonts w:ascii="Arial" w:hAnsi="Arial" w:cs="Arial"/>
        </w:rPr>
        <w:t>A comunicação é o meio pelo qual a equipe de trabalho compartilha as informações relevantes de maneira tempestiva para cumprir com os requisitos desta Norma, contribuindo assim para o alcance da qualidade no trabalho de auditoria. A comunicação pode ser entre dois ou mais membros da equipe de trabalho, ou com:</w:t>
      </w:r>
    </w:p>
    <w:p w14:paraId="0335FC22" w14:textId="77777777" w:rsidR="002A6EFF" w:rsidRPr="00A93D36" w:rsidRDefault="002A6EFF">
      <w:pPr>
        <w:widowControl w:val="0"/>
        <w:numPr>
          <w:ilvl w:val="0"/>
          <w:numId w:val="85"/>
        </w:numPr>
        <w:autoSpaceDE w:val="0"/>
        <w:autoSpaceDN w:val="0"/>
        <w:spacing w:after="0" w:line="240" w:lineRule="auto"/>
        <w:ind w:left="993" w:hanging="426"/>
        <w:jc w:val="both"/>
        <w:rPr>
          <w:rFonts w:ascii="Arial" w:hAnsi="Arial" w:cs="Arial"/>
        </w:rPr>
      </w:pPr>
      <w:r w:rsidRPr="00A93D36">
        <w:rPr>
          <w:rFonts w:ascii="Arial" w:hAnsi="Arial" w:cs="Arial"/>
        </w:rPr>
        <w:t>a firma (por exemplo, indivíduos que executam atividades no sistema de gestão de qualidade da firma, incluindo aqueles para os quais foi designada a responsabilidade final ou operacional pelo sistema de gestão de qualidade da firma);</w:t>
      </w:r>
    </w:p>
    <w:p w14:paraId="49165EF2" w14:textId="77777777" w:rsidR="002A6EFF" w:rsidRPr="00A93D36" w:rsidRDefault="002A6EFF">
      <w:pPr>
        <w:widowControl w:val="0"/>
        <w:numPr>
          <w:ilvl w:val="0"/>
          <w:numId w:val="85"/>
        </w:numPr>
        <w:autoSpaceDE w:val="0"/>
        <w:autoSpaceDN w:val="0"/>
        <w:spacing w:after="0" w:line="240" w:lineRule="auto"/>
        <w:ind w:left="993" w:hanging="426"/>
        <w:jc w:val="both"/>
        <w:rPr>
          <w:rFonts w:ascii="Arial" w:hAnsi="Arial" w:cs="Arial"/>
        </w:rPr>
      </w:pPr>
      <w:r w:rsidRPr="00A93D36">
        <w:rPr>
          <w:rFonts w:ascii="Arial" w:hAnsi="Arial" w:cs="Arial"/>
        </w:rPr>
        <w:t>outros indivíduos envolvidos na auditoria (por exemplo, auditores internos que prestam assistência direta (ver item A41 da NBC TA 610) ou especialista externo do auditor (ver itens 11(c) e A30 da NBC TA 620); e</w:t>
      </w:r>
    </w:p>
    <w:p w14:paraId="7A454567" w14:textId="77777777" w:rsidR="002A6EFF" w:rsidRPr="00A93D36" w:rsidRDefault="002A6EFF">
      <w:pPr>
        <w:widowControl w:val="0"/>
        <w:numPr>
          <w:ilvl w:val="0"/>
          <w:numId w:val="85"/>
        </w:numPr>
        <w:autoSpaceDE w:val="0"/>
        <w:autoSpaceDN w:val="0"/>
        <w:spacing w:after="0" w:line="240" w:lineRule="auto"/>
        <w:ind w:left="993" w:hanging="426"/>
        <w:jc w:val="both"/>
        <w:rPr>
          <w:rFonts w:ascii="Arial" w:hAnsi="Arial" w:cs="Arial"/>
        </w:rPr>
      </w:pPr>
      <w:r w:rsidRPr="00A93D36">
        <w:rPr>
          <w:rFonts w:ascii="Arial" w:hAnsi="Arial" w:cs="Arial"/>
        </w:rPr>
        <w:t>partes externas à firma (por exemplo, administração, responsáveis pela governança ou autoridades reguladoras).</w:t>
      </w:r>
    </w:p>
    <w:p w14:paraId="4E8468F1" w14:textId="77777777" w:rsidR="002A6EFF" w:rsidRPr="00A93D36" w:rsidRDefault="002A6EFF" w:rsidP="002A6EFF">
      <w:pPr>
        <w:jc w:val="both"/>
        <w:rPr>
          <w:rFonts w:ascii="Arial" w:hAnsi="Arial" w:cs="Arial"/>
        </w:rPr>
      </w:pPr>
    </w:p>
    <w:p w14:paraId="48BACE60" w14:textId="77777777" w:rsidR="002A6EFF" w:rsidRPr="00A93D36" w:rsidRDefault="002A6EFF" w:rsidP="002A6EFF">
      <w:pPr>
        <w:ind w:left="567" w:hanging="567"/>
        <w:jc w:val="both"/>
        <w:rPr>
          <w:rFonts w:ascii="Arial" w:hAnsi="Arial" w:cs="Arial"/>
        </w:rPr>
      </w:pPr>
      <w:r w:rsidRPr="00A93D36">
        <w:rPr>
          <w:rFonts w:ascii="Arial" w:hAnsi="Arial" w:cs="Arial"/>
        </w:rPr>
        <w:t>A32.</w:t>
      </w:r>
      <w:r>
        <w:rPr>
          <w:rFonts w:ascii="Arial" w:hAnsi="Arial" w:cs="Arial"/>
        </w:rPr>
        <w:tab/>
      </w:r>
      <w:r w:rsidRPr="00A93D36">
        <w:rPr>
          <w:rFonts w:ascii="Arial" w:hAnsi="Arial" w:cs="Arial"/>
        </w:rPr>
        <w:t xml:space="preserve">A natureza e as circunstâncias do trabalho de auditoria podem afetar as decisões do sócio do trabalho relacionadas com os meios apropriados para a comunicação eficaz com os membros da equipe de trabalho. Por exemplo, para suportar a direção, a supervisão e a revisão apropriada, a firma pode usar </w:t>
      </w:r>
      <w:r>
        <w:rPr>
          <w:rFonts w:ascii="Arial" w:hAnsi="Arial" w:cs="Arial"/>
        </w:rPr>
        <w:t xml:space="preserve">aplicativos de TI </w:t>
      </w:r>
      <w:r w:rsidRPr="00A93D36">
        <w:rPr>
          <w:rFonts w:ascii="Arial" w:hAnsi="Arial" w:cs="Arial"/>
        </w:rPr>
        <w:t>para facilitar a comunicação entre os membros da equipe de trabalho quando eles estiverem executando o trabalho em diferentes localidades geográficas.</w:t>
      </w:r>
    </w:p>
    <w:p w14:paraId="418C1723" w14:textId="77777777" w:rsidR="002A6EFF" w:rsidRPr="00A93D36" w:rsidRDefault="002A6EFF" w:rsidP="002A6EFF">
      <w:pPr>
        <w:jc w:val="both"/>
        <w:rPr>
          <w:rFonts w:ascii="Arial" w:hAnsi="Arial" w:cs="Arial"/>
        </w:rPr>
      </w:pPr>
    </w:p>
    <w:p w14:paraId="36606086" w14:textId="77777777" w:rsidR="002A6EFF" w:rsidRPr="00A93D36" w:rsidRDefault="002A6EFF" w:rsidP="002A6EFF">
      <w:pPr>
        <w:jc w:val="both"/>
        <w:rPr>
          <w:rFonts w:ascii="Arial" w:hAnsi="Arial" w:cs="Arial"/>
        </w:rPr>
      </w:pPr>
      <w:r w:rsidRPr="00A93D36">
        <w:rPr>
          <w:rFonts w:ascii="Arial" w:hAnsi="Arial" w:cs="Arial"/>
        </w:rPr>
        <w:t>Ceticismo profissional (ver item 7)</w:t>
      </w:r>
    </w:p>
    <w:p w14:paraId="2A63C11C" w14:textId="77777777" w:rsidR="002A6EFF" w:rsidRPr="00A93D36" w:rsidRDefault="002A6EFF" w:rsidP="002A6EFF">
      <w:pPr>
        <w:jc w:val="both"/>
        <w:rPr>
          <w:rFonts w:ascii="Arial" w:hAnsi="Arial" w:cs="Arial"/>
        </w:rPr>
      </w:pPr>
    </w:p>
    <w:p w14:paraId="4FF40D23" w14:textId="77777777" w:rsidR="002A6EFF" w:rsidRPr="00A93D36" w:rsidRDefault="002A6EFF" w:rsidP="002A6EFF">
      <w:pPr>
        <w:ind w:left="567" w:hanging="567"/>
        <w:jc w:val="both"/>
        <w:rPr>
          <w:rFonts w:ascii="Arial" w:hAnsi="Arial" w:cs="Arial"/>
        </w:rPr>
      </w:pPr>
      <w:r w:rsidRPr="00A93D36">
        <w:rPr>
          <w:rFonts w:ascii="Arial" w:hAnsi="Arial" w:cs="Arial"/>
        </w:rPr>
        <w:t>A33.</w:t>
      </w:r>
      <w:r>
        <w:rPr>
          <w:rFonts w:ascii="Arial" w:hAnsi="Arial" w:cs="Arial"/>
        </w:rPr>
        <w:tab/>
      </w:r>
      <w:r w:rsidRPr="00A93D36">
        <w:rPr>
          <w:rFonts w:ascii="Arial" w:hAnsi="Arial" w:cs="Arial"/>
        </w:rPr>
        <w:t>O sócio do trabalho é responsável por enfatizar a importância de cada membro da equipe de trabalho exercer o ceticismo profissional durante todo o trabalho de auditoria. As condições inerentes a alguns trabalhos de auditoria podem gerar pressões sobre a equipe de trabalho que podem impedir o devido exercício do ceticismo profissional no planejamento</w:t>
      </w:r>
      <w:r>
        <w:rPr>
          <w:rFonts w:ascii="Arial" w:hAnsi="Arial" w:cs="Arial"/>
        </w:rPr>
        <w:t>,</w:t>
      </w:r>
      <w:r w:rsidRPr="00A93D36">
        <w:rPr>
          <w:rFonts w:ascii="Arial" w:hAnsi="Arial" w:cs="Arial"/>
        </w:rPr>
        <w:t xml:space="preserve"> na execução dos procedimentos de auditoria e na avaliação da evidência de auditoria. Consequentemente, ao desenvolver a </w:t>
      </w:r>
      <w:r w:rsidRPr="003E128C">
        <w:rPr>
          <w:rFonts w:ascii="Arial" w:hAnsi="Arial" w:cs="Arial"/>
        </w:rPr>
        <w:t>estratégia geral</w:t>
      </w:r>
      <w:r w:rsidRPr="00A93D36">
        <w:rPr>
          <w:rFonts w:ascii="Arial" w:hAnsi="Arial" w:cs="Arial"/>
        </w:rPr>
        <w:t xml:space="preserve"> de auditoria</w:t>
      </w:r>
      <w:r>
        <w:rPr>
          <w:rFonts w:ascii="Arial" w:hAnsi="Arial" w:cs="Arial"/>
        </w:rPr>
        <w:t>,</w:t>
      </w:r>
      <w:r w:rsidRPr="00A93D36">
        <w:rPr>
          <w:rFonts w:ascii="Arial" w:hAnsi="Arial" w:cs="Arial"/>
        </w:rPr>
        <w:t xml:space="preserve"> de acordo com a NBC TA 300, a equipe de trabalho pode precisar considerar se essas condições existem no trabalho de auditoria e, caso afirmativo, quais ações a firma ou a equipe de trabalho podem precisar tomar para mitigar esses impedimentos.</w:t>
      </w:r>
    </w:p>
    <w:p w14:paraId="60A8D9DF" w14:textId="77777777" w:rsidR="002A6EFF" w:rsidRPr="00A93D36" w:rsidRDefault="002A6EFF" w:rsidP="002A6EFF">
      <w:pPr>
        <w:jc w:val="both"/>
        <w:rPr>
          <w:rFonts w:ascii="Arial" w:hAnsi="Arial" w:cs="Arial"/>
        </w:rPr>
      </w:pPr>
    </w:p>
    <w:p w14:paraId="48BB17E7" w14:textId="77777777" w:rsidR="002A6EFF" w:rsidRPr="00A93D36" w:rsidRDefault="002A6EFF" w:rsidP="002A6EFF">
      <w:pPr>
        <w:ind w:left="567" w:hanging="567"/>
        <w:jc w:val="both"/>
        <w:rPr>
          <w:rFonts w:ascii="Arial" w:hAnsi="Arial" w:cs="Arial"/>
        </w:rPr>
      </w:pPr>
      <w:r w:rsidRPr="00A93D36">
        <w:rPr>
          <w:rFonts w:ascii="Arial" w:hAnsi="Arial" w:cs="Arial"/>
        </w:rPr>
        <w:t>A34.</w:t>
      </w:r>
      <w:r>
        <w:rPr>
          <w:rFonts w:ascii="Arial" w:hAnsi="Arial" w:cs="Arial"/>
        </w:rPr>
        <w:tab/>
      </w:r>
      <w:r w:rsidRPr="00A93D36">
        <w:rPr>
          <w:rFonts w:ascii="Arial" w:hAnsi="Arial" w:cs="Arial"/>
        </w:rPr>
        <w:t>Os impedimentos ao exercício do ceticismo profissional no nível do trabalho podem incluir, mas não limitados a:</w:t>
      </w:r>
    </w:p>
    <w:p w14:paraId="4C90D53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restrições de orçamento, que podem desencorajar o uso de recursos suficientemente experientes ou tecnicamente qualificados, incluindo especialistas, necessários para auditorias de entidades nas quais a experiência técnica ou habilidades especializadas são necessárias para o efetivo entendimento, a avaliação e respostas</w:t>
      </w:r>
      <w:r>
        <w:rPr>
          <w:rFonts w:ascii="Arial" w:hAnsi="Arial" w:cs="Arial"/>
        </w:rPr>
        <w:t xml:space="preserve"> </w:t>
      </w:r>
      <w:r w:rsidRPr="00A93D36">
        <w:rPr>
          <w:rFonts w:ascii="Arial" w:hAnsi="Arial" w:cs="Arial"/>
        </w:rPr>
        <w:t>aos riscos e questionamento à administração;</w:t>
      </w:r>
    </w:p>
    <w:p w14:paraId="6B5109E1"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prazos curtos, que podem afetar negativamente o comportamento dos que executam o trabalho e dos que dirigem, supervisionam e revisam. Por exemplo, pressões de tempo externas podem criar restrições para a análise eficaz de informações complexas;</w:t>
      </w:r>
    </w:p>
    <w:p w14:paraId="1EF4E79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falta de cooperação ou pressões indevidas impostas pela administração, que podem afetar negativamente a capacidade da equipe de trabalho de resolver questões complexas ou controversas;</w:t>
      </w:r>
    </w:p>
    <w:p w14:paraId="3465403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entendimento insuficiente da entidade e de seu ambiente, do seu sistema de controles internos e da estrutura de relatório financeiro aplicável, que pode restringir a capacidade da equipe de trabalho de fazer julgamentos apropriados e questionamento das afirmações da administração;</w:t>
      </w:r>
    </w:p>
    <w:p w14:paraId="2B5DF00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dificuldades na obtenção de acesso a registros, instalações, determinados empregados, clientes, fornecedores ou outros, que podem levar a equipe de trabalho </w:t>
      </w:r>
      <w:r>
        <w:rPr>
          <w:rFonts w:ascii="Arial" w:hAnsi="Arial" w:cs="Arial"/>
        </w:rPr>
        <w:t>à</w:t>
      </w:r>
      <w:r w:rsidRPr="00A93D36">
        <w:rPr>
          <w:rFonts w:ascii="Arial" w:hAnsi="Arial" w:cs="Arial"/>
        </w:rPr>
        <w:t xml:space="preserve"> tendência na seleção de fontes de evidência de auditoria e a buscar evidência de auditoria de fontes que são mais facilmente acessíveis;</w:t>
      </w:r>
    </w:p>
    <w:p w14:paraId="4DCCFE4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confiança excessiva em ferramentas e técnicas automatizadas, que pode levar a equipe de trabalho a não avaliar criticamente a evidência de auditoria.</w:t>
      </w:r>
    </w:p>
    <w:p w14:paraId="4C44A2B1" w14:textId="77777777" w:rsidR="002A6EFF" w:rsidRPr="00A93D36" w:rsidRDefault="002A6EFF" w:rsidP="002A6EFF">
      <w:pPr>
        <w:jc w:val="both"/>
        <w:rPr>
          <w:rFonts w:ascii="Arial" w:hAnsi="Arial" w:cs="Arial"/>
        </w:rPr>
      </w:pPr>
    </w:p>
    <w:p w14:paraId="00224E86" w14:textId="77777777" w:rsidR="002A6EFF" w:rsidRPr="00A93D36" w:rsidRDefault="002A6EFF" w:rsidP="002A6EFF">
      <w:pPr>
        <w:ind w:left="567" w:hanging="567"/>
        <w:jc w:val="both"/>
        <w:rPr>
          <w:rFonts w:ascii="Arial" w:hAnsi="Arial" w:cs="Arial"/>
        </w:rPr>
      </w:pPr>
      <w:r w:rsidRPr="00A93D36">
        <w:rPr>
          <w:rFonts w:ascii="Arial" w:hAnsi="Arial" w:cs="Arial"/>
        </w:rPr>
        <w:t>A35.</w:t>
      </w:r>
      <w:r>
        <w:rPr>
          <w:rFonts w:ascii="Arial" w:hAnsi="Arial" w:cs="Arial"/>
        </w:rPr>
        <w:tab/>
      </w:r>
      <w:r w:rsidRPr="00A93D36">
        <w:rPr>
          <w:rFonts w:ascii="Arial" w:hAnsi="Arial" w:cs="Arial"/>
        </w:rPr>
        <w:t>As tendências inconscientes ou conscientes do auditor podem afetar os julgamentos profissionais da equipe de trabalho, incluindo, por exemplo, no planejamento e na execução de procedimentos de auditoria ou na avaliação da evidência de auditoria. Exemplos de tendências inconscientes do auditor que podem impedir o exercício do ceticismo profissional e, portanto, a razoabilidade dos julgamentos profissionais feitos pela equipe de trabalho no cumprimento dos requisitos desta Norma pode incluir:</w:t>
      </w:r>
    </w:p>
    <w:p w14:paraId="3F2B2593"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tendência de disponibilidade, que é a tendência de se dar peso maior a eventos ou experiências que imediatamente vêm à mente ou que estão prontamente disponíveis do que aos que não vêm imediatamente à mente ou não estão prontamente disponíveis;</w:t>
      </w:r>
    </w:p>
    <w:p w14:paraId="754D4966"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tendência de confirmação, que é a tendência de se dar peso maior a informações que corroboram uma crença existente do que a</w:t>
      </w:r>
      <w:r>
        <w:rPr>
          <w:rFonts w:ascii="Arial" w:hAnsi="Arial" w:cs="Arial"/>
        </w:rPr>
        <w:t>s</w:t>
      </w:r>
      <w:r w:rsidRPr="00A93D36">
        <w:rPr>
          <w:rFonts w:ascii="Arial" w:hAnsi="Arial" w:cs="Arial"/>
        </w:rPr>
        <w:t xml:space="preserve"> informações que contradizem ou levantam dúvidas sobre essa crença;</w:t>
      </w:r>
    </w:p>
    <w:p w14:paraId="3105C3D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pensamento de grupo, que é a tendência de pensar ou tomar decisões como grupo que desencoraja a criatividade ou a responsabilidade individual;</w:t>
      </w:r>
    </w:p>
    <w:p w14:paraId="4536FDA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tendência de excesso de confiança, que é a tendência de superestimar a própria capacidade de fazer avaliações precisas de risco ou outros julgamentos ou decisões;</w:t>
      </w:r>
    </w:p>
    <w:p w14:paraId="69ACB9E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tendência</w:t>
      </w:r>
      <w:r w:rsidRPr="00A93D36">
        <w:rPr>
          <w:rFonts w:ascii="Arial" w:hAnsi="Arial" w:cs="Arial"/>
          <w:iCs/>
        </w:rPr>
        <w:t xml:space="preserve"> de ancoragem</w:t>
      </w:r>
      <w:r w:rsidRPr="00A93D36">
        <w:rPr>
          <w:rFonts w:ascii="Arial" w:hAnsi="Arial" w:cs="Arial"/>
        </w:rPr>
        <w:t>, que é a tendência de usar uma informação inicial como âncora em relação à qual as informações posteriores são avaliadas inadequadamente;</w:t>
      </w:r>
    </w:p>
    <w:p w14:paraId="226446B5"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tendência de automação, que é a tendência de favorecer resultados gerados por sistemas automatizados mesmo quando o raciocínio humano ou informações contraditórias levantam questões sobre a confiabilidade do resultado ou sua adequação para o propósito.</w:t>
      </w:r>
    </w:p>
    <w:p w14:paraId="7BF95049" w14:textId="77777777" w:rsidR="002A6EFF" w:rsidRPr="00A93D36" w:rsidRDefault="002A6EFF" w:rsidP="002A6EFF">
      <w:pPr>
        <w:jc w:val="both"/>
        <w:rPr>
          <w:rFonts w:ascii="Arial" w:hAnsi="Arial" w:cs="Arial"/>
        </w:rPr>
      </w:pPr>
    </w:p>
    <w:p w14:paraId="268A0C1D" w14:textId="77777777" w:rsidR="002A6EFF" w:rsidRPr="00A93D36" w:rsidRDefault="002A6EFF" w:rsidP="002A6EFF">
      <w:pPr>
        <w:ind w:left="567" w:hanging="567"/>
        <w:jc w:val="both"/>
        <w:rPr>
          <w:rFonts w:ascii="Arial" w:hAnsi="Arial" w:cs="Arial"/>
        </w:rPr>
      </w:pPr>
      <w:r w:rsidRPr="00A93D36">
        <w:rPr>
          <w:rFonts w:ascii="Arial" w:hAnsi="Arial" w:cs="Arial"/>
        </w:rPr>
        <w:t>A36.</w:t>
      </w:r>
      <w:r>
        <w:rPr>
          <w:rFonts w:ascii="Arial" w:hAnsi="Arial" w:cs="Arial"/>
        </w:rPr>
        <w:tab/>
      </w:r>
      <w:r w:rsidRPr="00A93D36">
        <w:rPr>
          <w:rFonts w:ascii="Arial" w:hAnsi="Arial" w:cs="Arial"/>
        </w:rPr>
        <w:t>As possíveis ações que a equipe de trabalho pode tomar para mitigar os impedimentos ao exercício do ceticismo profissional no nível do trabalho podem incluir:</w:t>
      </w:r>
    </w:p>
    <w:p w14:paraId="18FF774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permanecer atento </w:t>
      </w:r>
      <w:r>
        <w:rPr>
          <w:rFonts w:ascii="Arial" w:hAnsi="Arial" w:cs="Arial"/>
        </w:rPr>
        <w:t>às</w:t>
      </w:r>
      <w:r w:rsidRPr="00A93D36">
        <w:rPr>
          <w:rFonts w:ascii="Arial" w:hAnsi="Arial" w:cs="Arial"/>
        </w:rPr>
        <w:t xml:space="preserve"> mudanças na natureza ou nas circunstâncias do trabalho de auditoria que necessitam de recursos adicionais ou diferentes para o trabalho, e solicitar recursos adicionais ou diferentes aos indivíduos dentro da firma, responsáveis pela alocação ou designação de recursos para o trabalho;</w:t>
      </w:r>
    </w:p>
    <w:p w14:paraId="1B90726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alertar explicitamente a equipe de trabalho para casos ou situações em que a vulnerabilidade a tendências inconscientes ou conscientes do auditor pode ser maior (por exemplo, áreas que envolvem mais julgamento), e enfatizar a importância de buscar aconselhamento de membros mais experientes da equipe de trabalho no planejamento e na execução dos procedimentos de auditoria;</w:t>
      </w:r>
    </w:p>
    <w:p w14:paraId="0F80CFE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mudar a composição da equipe de trabalho, por exemplo, solicitando que indivíduos mais experientes com maiores habilidades</w:t>
      </w:r>
      <w:r>
        <w:rPr>
          <w:rFonts w:ascii="Arial" w:hAnsi="Arial" w:cs="Arial"/>
        </w:rPr>
        <w:t>,</w:t>
      </w:r>
      <w:r w:rsidRPr="00A93D36">
        <w:rPr>
          <w:rFonts w:ascii="Arial" w:hAnsi="Arial" w:cs="Arial"/>
        </w:rPr>
        <w:t xml:space="preserve"> conhecimento ou experiência específica sejam designados para o trabalho;</w:t>
      </w:r>
    </w:p>
    <w:p w14:paraId="5BB58506"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envolver membros mais experientes da equipe de trabalho ao lidar com membros da administração com os quais a interação seja difícil ou desafiadora;</w:t>
      </w:r>
    </w:p>
    <w:p w14:paraId="5DBD0D6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envolver membros da equipe de trabalho com habilidades e conhecimento especializados ou especialista do auditor para auxiliar a equipe de trabalho em áreas complexas ou subjetivas da auditoria;</w:t>
      </w:r>
    </w:p>
    <w:p w14:paraId="38B8C4B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modificar a natureza, a época e a extensão da direção, da supervisão ou da revisão mediante o envolvimento de membros mais experientes da equipe de trabalho, de supervisão presencial mais frequente ou de revisões mais aprofundadas de determinados papéis de trabalho para:</w:t>
      </w:r>
    </w:p>
    <w:p w14:paraId="235EC00D"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áreas complexas ou subjetivas da auditoria;</w:t>
      </w:r>
    </w:p>
    <w:p w14:paraId="04FA6EF8"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áreas que oferecem riscos para alcançar a qualidade no trabalho de auditoria;</w:t>
      </w:r>
    </w:p>
    <w:p w14:paraId="167FD512"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áreas com risco de fraude; e</w:t>
      </w:r>
    </w:p>
    <w:p w14:paraId="411DD720"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não conformidade identificada ou suspeita de não conformidade com leis e regulamentos;</w:t>
      </w:r>
    </w:p>
    <w:p w14:paraId="30D2BA5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estabelecer expectativas para:</w:t>
      </w:r>
    </w:p>
    <w:p w14:paraId="1F42B182"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os membros menos experientes da equipe de trabalho buscarem aconselhamento com frequência e de maneira tempestiva de membros mais experientes da equipe de trabalho ou do sócio do trabalho; e</w:t>
      </w:r>
    </w:p>
    <w:p w14:paraId="5CA09A46"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os membros mais experientes da equipe de trabalho estarem disponíveis para os membros menos experientes durante todo o trabalho de auditoria e responderem positivamente e de maneira tempestiva às percepções dos membros menos experientes e às suas solicitações de aconselhamento ou assistência;</w:t>
      </w:r>
    </w:p>
    <w:p w14:paraId="184B454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comunicar aos responsáveis pela governança quando a administração impõe pressão indevida ou a equipe de trabalho tem dificuldades para obter acesso a registros, instalações, determinados empregados, clientes, fornecedores ou outros dos quais pode-se buscar evidência de auditoria.</w:t>
      </w:r>
    </w:p>
    <w:p w14:paraId="1AAE5498" w14:textId="77777777" w:rsidR="002A6EFF" w:rsidRPr="00A93D36" w:rsidRDefault="002A6EFF" w:rsidP="002A6EFF">
      <w:pPr>
        <w:jc w:val="both"/>
        <w:rPr>
          <w:rFonts w:ascii="Arial" w:hAnsi="Arial" w:cs="Arial"/>
        </w:rPr>
      </w:pPr>
    </w:p>
    <w:p w14:paraId="2CF018D9" w14:textId="77777777" w:rsidR="002A6EFF" w:rsidRPr="00A93D36" w:rsidRDefault="002A6EFF" w:rsidP="002A6EFF">
      <w:pPr>
        <w:jc w:val="both"/>
        <w:rPr>
          <w:rFonts w:ascii="Arial" w:hAnsi="Arial" w:cs="Arial"/>
        </w:rPr>
      </w:pPr>
      <w:r w:rsidRPr="00A93D36">
        <w:rPr>
          <w:rFonts w:ascii="Arial" w:hAnsi="Arial" w:cs="Arial"/>
        </w:rPr>
        <w:t>Designação de procedimentos, tarefas ou ações a outros membros da equipe de trabalho (ver item 15)</w:t>
      </w:r>
    </w:p>
    <w:p w14:paraId="11F5F734" w14:textId="77777777" w:rsidR="002A6EFF" w:rsidRPr="00A93D36" w:rsidRDefault="002A6EFF" w:rsidP="002A6EFF">
      <w:pPr>
        <w:jc w:val="both"/>
        <w:rPr>
          <w:rFonts w:ascii="Arial" w:hAnsi="Arial" w:cs="Arial"/>
        </w:rPr>
      </w:pPr>
    </w:p>
    <w:p w14:paraId="24194C7A" w14:textId="77777777" w:rsidR="002A6EFF" w:rsidRPr="00A93D36" w:rsidRDefault="002A6EFF" w:rsidP="002A6EFF">
      <w:pPr>
        <w:ind w:left="567" w:hanging="567"/>
        <w:jc w:val="both"/>
        <w:rPr>
          <w:rFonts w:ascii="Arial" w:hAnsi="Arial" w:cs="Arial"/>
        </w:rPr>
      </w:pPr>
      <w:r w:rsidRPr="00A93D36">
        <w:rPr>
          <w:rFonts w:ascii="Arial" w:hAnsi="Arial" w:cs="Arial"/>
        </w:rPr>
        <w:t>A37.</w:t>
      </w:r>
      <w:r>
        <w:rPr>
          <w:rFonts w:ascii="Arial" w:hAnsi="Arial" w:cs="Arial"/>
        </w:rPr>
        <w:tab/>
      </w:r>
      <w:r w:rsidRPr="00A93D36">
        <w:rPr>
          <w:rFonts w:ascii="Arial" w:hAnsi="Arial" w:cs="Arial"/>
        </w:rPr>
        <w:t>O envolvimento suficiente e apropriado durante todo o trabalho de auditoria quando procedimentos, tarefas ou ações foram designados a outros membros da equipe de trabalho pode ser demonstrado pelo sócio do trabalho de diversas maneiras, incluindo:</w:t>
      </w:r>
    </w:p>
    <w:p w14:paraId="79979BD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informar as pessoas designadas sobre a natureza de suas responsabilidades e autoridade, o alcance do trabalho designado e os seus objetivos, e fornecer quaisquer outras instruções necessárias e informações relevantes;</w:t>
      </w:r>
    </w:p>
    <w:p w14:paraId="484277C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dirigir e supervisionar os indivíduos designados;</w:t>
      </w:r>
    </w:p>
    <w:p w14:paraId="38FAAE2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revisar o trabalho dos indivíduos designados para avaliar as conclusões obtidas, além dos requisitos nos itens </w:t>
      </w:r>
      <w:r>
        <w:rPr>
          <w:rFonts w:ascii="Arial" w:hAnsi="Arial" w:cs="Arial"/>
        </w:rPr>
        <w:t xml:space="preserve">de </w:t>
      </w:r>
      <w:r w:rsidRPr="00A93D36">
        <w:rPr>
          <w:rFonts w:ascii="Arial" w:hAnsi="Arial" w:cs="Arial"/>
        </w:rPr>
        <w:t>29 a 34.</w:t>
      </w:r>
    </w:p>
    <w:p w14:paraId="03F77D8A" w14:textId="77777777" w:rsidR="002A6EFF" w:rsidRPr="00A93D36" w:rsidRDefault="002A6EFF" w:rsidP="002A6EFF">
      <w:pPr>
        <w:jc w:val="both"/>
        <w:rPr>
          <w:rFonts w:ascii="Arial" w:hAnsi="Arial" w:cs="Arial"/>
        </w:rPr>
      </w:pPr>
    </w:p>
    <w:p w14:paraId="4897BE2C" w14:textId="77777777" w:rsidR="002A6EFF" w:rsidRPr="00A93D36" w:rsidRDefault="002A6EFF" w:rsidP="002A6EFF">
      <w:pPr>
        <w:jc w:val="both"/>
        <w:rPr>
          <w:rFonts w:ascii="Arial" w:hAnsi="Arial" w:cs="Arial"/>
        </w:rPr>
      </w:pPr>
      <w:r w:rsidRPr="00A93D36">
        <w:rPr>
          <w:rFonts w:ascii="Arial" w:hAnsi="Arial" w:cs="Arial"/>
        </w:rPr>
        <w:t xml:space="preserve">Requisitos éticos relevantes, incluindo aqueles relacionados com independência (ver itens </w:t>
      </w:r>
      <w:r>
        <w:rPr>
          <w:rFonts w:ascii="Arial" w:hAnsi="Arial" w:cs="Arial"/>
        </w:rPr>
        <w:t xml:space="preserve">de </w:t>
      </w:r>
      <w:r w:rsidRPr="00A93D36">
        <w:rPr>
          <w:rFonts w:ascii="Arial" w:hAnsi="Arial" w:cs="Arial"/>
        </w:rPr>
        <w:t>16 a 21)</w:t>
      </w:r>
    </w:p>
    <w:p w14:paraId="006769D1" w14:textId="77777777" w:rsidR="002A6EFF" w:rsidRPr="00A93D36" w:rsidRDefault="002A6EFF" w:rsidP="002A6EFF">
      <w:pPr>
        <w:jc w:val="both"/>
        <w:rPr>
          <w:rFonts w:ascii="Arial" w:hAnsi="Arial" w:cs="Arial"/>
        </w:rPr>
      </w:pPr>
    </w:p>
    <w:p w14:paraId="1A532383" w14:textId="77777777" w:rsidR="002A6EFF" w:rsidRPr="00A93D36" w:rsidRDefault="002A6EFF" w:rsidP="002A6EFF">
      <w:pPr>
        <w:jc w:val="both"/>
        <w:rPr>
          <w:rFonts w:ascii="Arial" w:hAnsi="Arial" w:cs="Arial"/>
        </w:rPr>
      </w:pPr>
      <w:r w:rsidRPr="00A93D36">
        <w:rPr>
          <w:rFonts w:ascii="Arial" w:hAnsi="Arial" w:cs="Arial"/>
        </w:rPr>
        <w:t>Requisitos éticos relevantes (ver itens 1</w:t>
      </w:r>
      <w:r>
        <w:rPr>
          <w:rFonts w:ascii="Arial" w:hAnsi="Arial" w:cs="Arial"/>
        </w:rPr>
        <w:t xml:space="preserve"> e de</w:t>
      </w:r>
      <w:r w:rsidRPr="00A93D36">
        <w:rPr>
          <w:rFonts w:ascii="Arial" w:hAnsi="Arial" w:cs="Arial"/>
        </w:rPr>
        <w:t xml:space="preserve"> 16 a 21)</w:t>
      </w:r>
    </w:p>
    <w:p w14:paraId="02860EFE" w14:textId="77777777" w:rsidR="002A6EFF" w:rsidRPr="00A93D36" w:rsidRDefault="002A6EFF" w:rsidP="002A6EFF">
      <w:pPr>
        <w:jc w:val="both"/>
        <w:rPr>
          <w:rFonts w:ascii="Arial" w:hAnsi="Arial" w:cs="Arial"/>
        </w:rPr>
      </w:pPr>
    </w:p>
    <w:p w14:paraId="6BF9E32B" w14:textId="77777777" w:rsidR="002A6EFF" w:rsidRPr="00A93D36" w:rsidRDefault="002A6EFF" w:rsidP="002A6EFF">
      <w:pPr>
        <w:ind w:left="567" w:hanging="567"/>
        <w:jc w:val="both"/>
        <w:rPr>
          <w:rFonts w:ascii="Arial" w:hAnsi="Arial" w:cs="Arial"/>
        </w:rPr>
      </w:pPr>
      <w:r w:rsidRPr="00A93D36">
        <w:rPr>
          <w:rFonts w:ascii="Arial" w:hAnsi="Arial" w:cs="Arial"/>
        </w:rPr>
        <w:t>A38.</w:t>
      </w:r>
      <w:r>
        <w:rPr>
          <w:rFonts w:ascii="Arial" w:hAnsi="Arial" w:cs="Arial"/>
        </w:rPr>
        <w:tab/>
      </w:r>
      <w:r w:rsidRPr="00A93D36">
        <w:rPr>
          <w:rFonts w:ascii="Arial" w:hAnsi="Arial" w:cs="Arial"/>
        </w:rPr>
        <w:t xml:space="preserve">Os itens 14 e </w:t>
      </w:r>
      <w:r>
        <w:rPr>
          <w:rFonts w:ascii="Arial" w:hAnsi="Arial" w:cs="Arial"/>
        </w:rPr>
        <w:t xml:space="preserve">de </w:t>
      </w:r>
      <w:r w:rsidRPr="00A93D36">
        <w:rPr>
          <w:rFonts w:ascii="Arial" w:hAnsi="Arial" w:cs="Arial"/>
        </w:rPr>
        <w:t>A16 a A19 da</w:t>
      </w:r>
      <w:r>
        <w:rPr>
          <w:rFonts w:ascii="Arial" w:hAnsi="Arial" w:cs="Arial"/>
        </w:rPr>
        <w:t xml:space="preserve"> </w:t>
      </w:r>
      <w:r w:rsidRPr="00A93D36">
        <w:rPr>
          <w:rFonts w:ascii="Arial" w:hAnsi="Arial" w:cs="Arial"/>
        </w:rPr>
        <w:t>NBC TA 200 requer que o auditor cumpra com os requisitos éticos relevantes, incluindo aqueles relacionados com independência, referentes a trabalhos de auditoria de demonstrações contábeis. Os requisitos éticos relevantes podem variar dependendo da natureza e das circunstâncias do trabalho. Por exemplo, determinados requisitos relacionados com independência podem ser aplicáveis somente na execução de auditorias de entidades de capital aberto. A NBC TA 600 inclui requisitos e orientações adicionais aos desta Norma relacionados a comunicações sobre requisitos éticos relevantes com auditores de componente.</w:t>
      </w:r>
    </w:p>
    <w:p w14:paraId="6C8CE429" w14:textId="77777777" w:rsidR="002A6EFF" w:rsidRPr="00A93D36" w:rsidRDefault="002A6EFF" w:rsidP="002A6EFF">
      <w:pPr>
        <w:jc w:val="both"/>
        <w:rPr>
          <w:rFonts w:ascii="Arial" w:hAnsi="Arial" w:cs="Arial"/>
        </w:rPr>
      </w:pPr>
    </w:p>
    <w:p w14:paraId="7419DF78" w14:textId="77777777" w:rsidR="002A6EFF" w:rsidRPr="00A93D36" w:rsidRDefault="002A6EFF" w:rsidP="002A6EFF">
      <w:pPr>
        <w:ind w:left="567" w:hanging="567"/>
        <w:jc w:val="both"/>
        <w:rPr>
          <w:rFonts w:ascii="Arial" w:hAnsi="Arial" w:cs="Arial"/>
        </w:rPr>
      </w:pPr>
      <w:r w:rsidRPr="00A93D36">
        <w:rPr>
          <w:rFonts w:ascii="Arial" w:hAnsi="Arial" w:cs="Arial"/>
        </w:rPr>
        <w:t>A39.</w:t>
      </w:r>
      <w:r>
        <w:rPr>
          <w:rFonts w:ascii="Arial" w:hAnsi="Arial" w:cs="Arial"/>
        </w:rPr>
        <w:tab/>
      </w:r>
      <w:r w:rsidRPr="00A93D36">
        <w:rPr>
          <w:rFonts w:ascii="Arial" w:hAnsi="Arial" w:cs="Arial"/>
        </w:rPr>
        <w:t>Com base na natureza e nas circunstâncias do trabalho de auditoria, determinadas leis, regulamentos ou aspectos dos requisitos éticos relevantes, como aqueles referentes à não conformidade com leis e regulamentos, podem ser relevantes para o trabalho</w:t>
      </w:r>
      <w:r>
        <w:rPr>
          <w:rFonts w:ascii="Arial" w:hAnsi="Arial" w:cs="Arial"/>
        </w:rPr>
        <w:t>,</w:t>
      </w:r>
      <w:r w:rsidRPr="00A93D36">
        <w:rPr>
          <w:rFonts w:ascii="Arial" w:hAnsi="Arial" w:cs="Arial"/>
        </w:rPr>
        <w:t xml:space="preserve"> como, por exemplo, leis ou regulamentos que tratam de lavagem de dinheiro, corrupção ou suborno.</w:t>
      </w:r>
    </w:p>
    <w:p w14:paraId="1F9EF210" w14:textId="77777777" w:rsidR="002A6EFF" w:rsidRPr="00A93D36" w:rsidRDefault="002A6EFF" w:rsidP="002A6EFF">
      <w:pPr>
        <w:jc w:val="both"/>
        <w:rPr>
          <w:rFonts w:ascii="Arial" w:hAnsi="Arial" w:cs="Arial"/>
        </w:rPr>
      </w:pPr>
    </w:p>
    <w:p w14:paraId="2FB8FFD8" w14:textId="77777777" w:rsidR="002A6EFF" w:rsidRPr="00A93D36" w:rsidRDefault="002A6EFF" w:rsidP="002A6EFF">
      <w:pPr>
        <w:ind w:left="567" w:hanging="567"/>
        <w:jc w:val="both"/>
        <w:rPr>
          <w:rFonts w:ascii="Arial" w:hAnsi="Arial" w:cs="Arial"/>
        </w:rPr>
      </w:pPr>
      <w:r w:rsidRPr="00A93D36">
        <w:rPr>
          <w:rFonts w:ascii="Arial" w:hAnsi="Arial" w:cs="Arial"/>
        </w:rPr>
        <w:t>A40.</w:t>
      </w:r>
      <w:r>
        <w:rPr>
          <w:rFonts w:ascii="Arial" w:hAnsi="Arial" w:cs="Arial"/>
        </w:rPr>
        <w:tab/>
      </w:r>
      <w:r w:rsidRPr="00A93D36">
        <w:rPr>
          <w:rFonts w:ascii="Arial" w:hAnsi="Arial" w:cs="Arial"/>
        </w:rPr>
        <w:t>O sistema de informações da firma e os recursos fornecidos por ela podem ajudar a equipe de trabalho a entender e cumprir com os requisitos éticos relevantes aplicáveis à natureza e às circunstâncias do trabalho de auditoria. Por exemplo, a firma pode:</w:t>
      </w:r>
    </w:p>
    <w:p w14:paraId="673BC58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comunicar os requisitos de independência para as equipes de trabalho;</w:t>
      </w:r>
    </w:p>
    <w:p w14:paraId="7B14BD0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fornecer treinamento para as equipes de trabalho sobre os requisitos éticos relevantes;</w:t>
      </w:r>
    </w:p>
    <w:p w14:paraId="65A3B2B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estabelecer manuais e guias (ou seja, recursos intelectuais) contendo as disposições dos requisitos éticos relevantes e orientações sobre o modo como elas são aplicadas na natureza e nas circunstâncias da firma e de seus trabalhos;</w:t>
      </w:r>
    </w:p>
    <w:p w14:paraId="540C1149"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designar pessoal para gerenciar e monitorar o cumprimento dos requisitos éticos relevantes (por exemplo, a NBC PA 01 requer que a firma obtenha, no mínimo anualmente, uma confirmação documentada do cumprimento dos requisitos de independência de todo pessoal cuja independência é requerida pelos requisitos éticos relevantes) ou prestar consultoria sobre assuntos relacionados com os requisitos éticos relevantes;</w:t>
      </w:r>
    </w:p>
    <w:p w14:paraId="6E00128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estabelecer políticas ou procedimentos para que os membros da equipe de trabalho comuniquem informações relevantes e confiáveis às partes apropriadas dentro da firma ou ao sócio do trabalho, como políticas ou procedimentos para as equipes de trabalho:</w:t>
      </w:r>
    </w:p>
    <w:p w14:paraId="13D4C727" w14:textId="77777777" w:rsidR="002A6EFF" w:rsidRPr="00414EC0" w:rsidRDefault="002A6EFF">
      <w:pPr>
        <w:pStyle w:val="PargrafodaLista"/>
        <w:numPr>
          <w:ilvl w:val="0"/>
          <w:numId w:val="62"/>
        </w:numPr>
        <w:spacing w:after="0" w:line="240" w:lineRule="auto"/>
        <w:ind w:left="1134" w:hanging="283"/>
        <w:jc w:val="both"/>
        <w:rPr>
          <w:rFonts w:ascii="Arial" w:hAnsi="Arial" w:cs="Arial"/>
        </w:rPr>
      </w:pPr>
      <w:r w:rsidRPr="00414EC0">
        <w:rPr>
          <w:rFonts w:ascii="Arial" w:hAnsi="Arial" w:cs="Arial"/>
        </w:rPr>
        <w:t>comunicarem informações sobre os trabalhos de clientes e o alcance dos serviços, incluindo serviços de não asseguração, para permitir que a firma identifique ameaças à independência durante o período do trabalho e durante o período coberto pelo objeto;</w:t>
      </w:r>
    </w:p>
    <w:p w14:paraId="64E8D67E"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comunicarem circunstâncias e relacionamentos que podem gerar ameaça à independência, de modo que a firma possa avaliar se essa ameaça está em nível aceitável e, se não estiver, para que ela possa tratar das ameaças de forma a eliminá-las ou reduzi-las a nível aceitável;</w:t>
      </w:r>
    </w:p>
    <w:p w14:paraId="537989DF" w14:textId="77777777" w:rsidR="002A6EFF" w:rsidRPr="00A93D36" w:rsidRDefault="002A6EFF">
      <w:pPr>
        <w:pStyle w:val="PargrafodaLista"/>
        <w:numPr>
          <w:ilvl w:val="0"/>
          <w:numId w:val="62"/>
        </w:numPr>
        <w:spacing w:after="0" w:line="240" w:lineRule="auto"/>
        <w:ind w:left="1134" w:hanging="283"/>
        <w:jc w:val="both"/>
        <w:rPr>
          <w:rFonts w:ascii="Arial" w:hAnsi="Arial" w:cs="Arial"/>
        </w:rPr>
      </w:pPr>
      <w:r w:rsidRPr="00A93D36">
        <w:rPr>
          <w:rFonts w:ascii="Arial" w:hAnsi="Arial" w:cs="Arial"/>
        </w:rPr>
        <w:t>comunicarem prontamente quaisquer violações dos requisitos éticos relevantes, incluindo aqueles relacionados com independência.</w:t>
      </w:r>
    </w:p>
    <w:p w14:paraId="78AB11A4" w14:textId="77777777" w:rsidR="002A6EFF" w:rsidRPr="00A93D36" w:rsidRDefault="002A6EFF" w:rsidP="002A6EFF">
      <w:pPr>
        <w:jc w:val="both"/>
        <w:rPr>
          <w:rFonts w:ascii="Arial" w:hAnsi="Arial" w:cs="Arial"/>
        </w:rPr>
      </w:pPr>
    </w:p>
    <w:p w14:paraId="55D0B46B" w14:textId="77777777" w:rsidR="002A6EFF" w:rsidRPr="00A93D36" w:rsidRDefault="002A6EFF" w:rsidP="002A6EFF">
      <w:pPr>
        <w:ind w:left="567" w:hanging="567"/>
        <w:jc w:val="both"/>
        <w:rPr>
          <w:rFonts w:ascii="Arial" w:hAnsi="Arial" w:cs="Arial"/>
        </w:rPr>
      </w:pPr>
      <w:r w:rsidRPr="00A93D36">
        <w:rPr>
          <w:rFonts w:ascii="Arial" w:hAnsi="Arial" w:cs="Arial"/>
        </w:rPr>
        <w:t>A41.</w:t>
      </w:r>
      <w:r>
        <w:rPr>
          <w:rFonts w:ascii="Arial" w:hAnsi="Arial" w:cs="Arial"/>
        </w:rPr>
        <w:tab/>
      </w:r>
      <w:r w:rsidRPr="00A93D36">
        <w:rPr>
          <w:rFonts w:ascii="Arial" w:hAnsi="Arial" w:cs="Arial"/>
        </w:rPr>
        <w:t>O sócio do trabalho pode levar em consideração as informações, a comunicação e os recursos descritos no item A40 ao determinar se ele pode depender das políticas ou dos procedimentos da firma no cumprimento dos requisitos éticos relevantes.</w:t>
      </w:r>
    </w:p>
    <w:p w14:paraId="42A63FD1" w14:textId="77777777" w:rsidR="002A6EFF" w:rsidRPr="00A93D36" w:rsidRDefault="002A6EFF" w:rsidP="002A6EFF">
      <w:pPr>
        <w:jc w:val="both"/>
        <w:rPr>
          <w:rFonts w:ascii="Arial" w:hAnsi="Arial" w:cs="Arial"/>
        </w:rPr>
      </w:pPr>
    </w:p>
    <w:p w14:paraId="7EEB11AF" w14:textId="77777777" w:rsidR="002A6EFF" w:rsidRPr="00A93D36" w:rsidRDefault="002A6EFF" w:rsidP="002A6EFF">
      <w:pPr>
        <w:ind w:left="567" w:hanging="567"/>
        <w:jc w:val="both"/>
        <w:rPr>
          <w:rFonts w:ascii="Arial" w:hAnsi="Arial" w:cs="Arial"/>
        </w:rPr>
      </w:pPr>
      <w:r w:rsidRPr="00A93D36">
        <w:rPr>
          <w:rFonts w:ascii="Arial" w:hAnsi="Arial" w:cs="Arial"/>
        </w:rPr>
        <w:t>A42.</w:t>
      </w:r>
      <w:r>
        <w:rPr>
          <w:rFonts w:ascii="Arial" w:hAnsi="Arial" w:cs="Arial"/>
        </w:rPr>
        <w:tab/>
      </w:r>
      <w:r w:rsidRPr="00A93D36">
        <w:rPr>
          <w:rFonts w:ascii="Arial" w:hAnsi="Arial" w:cs="Arial"/>
        </w:rPr>
        <w:t>A comunicação aberta e robusta entre os membros da equipe de trabalho sobre os requisitos éticos relevantes também pode ajudar a:</w:t>
      </w:r>
    </w:p>
    <w:p w14:paraId="1B1261D5"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chamar a atenção dos membros da equipe de trabalho para os requisitos éticos relevantes que podem ser de especial importância para o trabalho de auditoria; e</w:t>
      </w:r>
    </w:p>
    <w:p w14:paraId="2B3FFA94"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manter o sócio do trabalho informado sobre assuntos relevantes para o entendimento e o cumprimento dos requisitos éticos relevantes e das respectivas políticas ou procedimentos da firma pela equipe de trabalho.</w:t>
      </w:r>
    </w:p>
    <w:p w14:paraId="507CBD35" w14:textId="77777777" w:rsidR="002A6EFF" w:rsidRPr="00A93D36" w:rsidRDefault="002A6EFF" w:rsidP="002A6EFF">
      <w:pPr>
        <w:jc w:val="both"/>
        <w:rPr>
          <w:rFonts w:ascii="Arial" w:hAnsi="Arial" w:cs="Arial"/>
        </w:rPr>
      </w:pPr>
    </w:p>
    <w:p w14:paraId="5C7371FE" w14:textId="77777777" w:rsidR="002A6EFF" w:rsidRPr="00A93D36" w:rsidRDefault="002A6EFF" w:rsidP="002A6EFF">
      <w:pPr>
        <w:jc w:val="both"/>
        <w:rPr>
          <w:rFonts w:ascii="Arial" w:hAnsi="Arial" w:cs="Arial"/>
        </w:rPr>
      </w:pPr>
      <w:r w:rsidRPr="00A93D36">
        <w:rPr>
          <w:rFonts w:ascii="Arial" w:hAnsi="Arial" w:cs="Arial"/>
        </w:rPr>
        <w:t>Identificação e avaliação das ameaças ao cumprimento dos requisitos éticos relevantes (ver itens 17 e 18)</w:t>
      </w:r>
    </w:p>
    <w:p w14:paraId="53E91203" w14:textId="77777777" w:rsidR="002A6EFF" w:rsidRPr="00A93D36" w:rsidRDefault="002A6EFF" w:rsidP="002A6EFF">
      <w:pPr>
        <w:jc w:val="both"/>
        <w:rPr>
          <w:rFonts w:ascii="Arial" w:hAnsi="Arial" w:cs="Arial"/>
        </w:rPr>
      </w:pPr>
    </w:p>
    <w:p w14:paraId="2F64D6C8" w14:textId="77777777" w:rsidR="002A6EFF" w:rsidRPr="00A93D36" w:rsidRDefault="002A6EFF" w:rsidP="002A6EFF">
      <w:pPr>
        <w:ind w:left="567" w:hanging="567"/>
        <w:jc w:val="both"/>
        <w:rPr>
          <w:rFonts w:ascii="Arial" w:hAnsi="Arial" w:cs="Arial"/>
        </w:rPr>
      </w:pPr>
      <w:r w:rsidRPr="00A93D36">
        <w:rPr>
          <w:rFonts w:ascii="Arial" w:hAnsi="Arial" w:cs="Arial"/>
        </w:rPr>
        <w:t>A43.</w:t>
      </w:r>
      <w:r>
        <w:rPr>
          <w:rFonts w:ascii="Arial" w:hAnsi="Arial" w:cs="Arial"/>
        </w:rPr>
        <w:tab/>
      </w:r>
      <w:r w:rsidRPr="00A93D36">
        <w:rPr>
          <w:rFonts w:ascii="Arial" w:hAnsi="Arial" w:cs="Arial"/>
        </w:rPr>
        <w:t>De acordo com a NBC PA 01, as respostas da firma para tratar dos riscos de qualidade relacionados com requisitos éticos relevantes, incluindo aqueles relacionados com independência para os membros da equipe de trabalho, incluem políticas ou procedimentos para identificação, avaliação e tratamento das ameaças ao cumprimento dos requisitos éticos relevantes.</w:t>
      </w:r>
    </w:p>
    <w:p w14:paraId="4A907A64" w14:textId="77777777" w:rsidR="002A6EFF" w:rsidRPr="00A93D36" w:rsidRDefault="002A6EFF" w:rsidP="002A6EFF">
      <w:pPr>
        <w:jc w:val="both"/>
        <w:rPr>
          <w:rFonts w:ascii="Arial" w:hAnsi="Arial" w:cs="Arial"/>
        </w:rPr>
      </w:pPr>
    </w:p>
    <w:p w14:paraId="23B42FF6" w14:textId="77777777" w:rsidR="002A6EFF" w:rsidRPr="00A93D36" w:rsidRDefault="002A6EFF" w:rsidP="002A6EFF">
      <w:pPr>
        <w:ind w:left="567" w:hanging="567"/>
        <w:jc w:val="both"/>
        <w:rPr>
          <w:rFonts w:ascii="Arial" w:hAnsi="Arial" w:cs="Arial"/>
        </w:rPr>
      </w:pPr>
      <w:r w:rsidRPr="00A93D36">
        <w:rPr>
          <w:rFonts w:ascii="Arial" w:hAnsi="Arial" w:cs="Arial"/>
        </w:rPr>
        <w:t>A44.</w:t>
      </w:r>
      <w:r>
        <w:rPr>
          <w:rFonts w:ascii="Arial" w:hAnsi="Arial" w:cs="Arial"/>
        </w:rPr>
        <w:tab/>
      </w:r>
      <w:r w:rsidRPr="00A93D36">
        <w:rPr>
          <w:rFonts w:ascii="Arial" w:hAnsi="Arial" w:cs="Arial"/>
        </w:rPr>
        <w:t xml:space="preserve">Os requisitos éticos relevantes podem conter disposições relacionadas com a identificação e a avaliação de ameaças e com o modo como elas são tratadas. Por exemplo, </w:t>
      </w:r>
      <w:r>
        <w:rPr>
          <w:rFonts w:ascii="Arial" w:hAnsi="Arial" w:cs="Arial"/>
        </w:rPr>
        <w:t>a NBC PG 01</w:t>
      </w:r>
      <w:r w:rsidRPr="00A93D36">
        <w:rPr>
          <w:rFonts w:ascii="Arial" w:hAnsi="Arial" w:cs="Arial"/>
        </w:rPr>
        <w:t xml:space="preserve"> e as </w:t>
      </w:r>
      <w:r>
        <w:rPr>
          <w:rFonts w:ascii="Arial" w:hAnsi="Arial" w:cs="Arial"/>
        </w:rPr>
        <w:t xml:space="preserve">demais </w:t>
      </w:r>
      <w:r w:rsidRPr="00A93D36">
        <w:rPr>
          <w:rFonts w:ascii="Arial" w:hAnsi="Arial" w:cs="Arial"/>
        </w:rPr>
        <w:t xml:space="preserve">normas profissionais que </w:t>
      </w:r>
      <w:r>
        <w:rPr>
          <w:rFonts w:ascii="Arial" w:hAnsi="Arial" w:cs="Arial"/>
        </w:rPr>
        <w:t>a</w:t>
      </w:r>
      <w:r w:rsidRPr="00A93D36">
        <w:rPr>
          <w:rFonts w:ascii="Arial" w:hAnsi="Arial" w:cs="Arial"/>
        </w:rPr>
        <w:t xml:space="preserve"> complementa explicam que pode surgir ameaça de interesse próprio ao cumprimento do princípio fundamental de competência e zelo profissional se os honorários orçados para </w:t>
      </w:r>
      <w:r>
        <w:rPr>
          <w:rFonts w:ascii="Arial" w:hAnsi="Arial" w:cs="Arial"/>
        </w:rPr>
        <w:t>o</w:t>
      </w:r>
      <w:r w:rsidRPr="00A93D36">
        <w:rPr>
          <w:rFonts w:ascii="Arial" w:hAnsi="Arial" w:cs="Arial"/>
        </w:rPr>
        <w:t xml:space="preserve"> trabalho de auditoria forem tão baixos que pode ser difícil executar o trabalho de acordo com as normas profissionais aplicáveis (ver item 330.3A2</w:t>
      </w:r>
      <w:r>
        <w:rPr>
          <w:rFonts w:ascii="Arial" w:hAnsi="Arial" w:cs="Arial"/>
        </w:rPr>
        <w:t xml:space="preserve"> da NBC PG 300 – </w:t>
      </w:r>
      <w:r w:rsidRPr="00F93521">
        <w:rPr>
          <w:rFonts w:ascii="Arial" w:hAnsi="Arial" w:cs="Arial"/>
        </w:rPr>
        <w:t>Contadores que Prestam Serviços (Contadores Externos)</w:t>
      </w:r>
      <w:r w:rsidRPr="00A93D36">
        <w:rPr>
          <w:rFonts w:ascii="Arial" w:hAnsi="Arial" w:cs="Arial"/>
        </w:rPr>
        <w:t>).</w:t>
      </w:r>
    </w:p>
    <w:p w14:paraId="52A0BDD8" w14:textId="77777777" w:rsidR="002A6EFF" w:rsidRPr="00A93D36" w:rsidRDefault="002A6EFF" w:rsidP="002A6EFF">
      <w:pPr>
        <w:jc w:val="both"/>
        <w:rPr>
          <w:rFonts w:ascii="Arial" w:hAnsi="Arial" w:cs="Arial"/>
        </w:rPr>
      </w:pPr>
    </w:p>
    <w:p w14:paraId="7B9FDA43" w14:textId="77777777" w:rsidR="002A6EFF" w:rsidRPr="00A93D36" w:rsidRDefault="002A6EFF" w:rsidP="002A6EFF">
      <w:pPr>
        <w:jc w:val="both"/>
        <w:rPr>
          <w:rFonts w:ascii="Arial" w:hAnsi="Arial" w:cs="Arial"/>
        </w:rPr>
      </w:pPr>
      <w:r w:rsidRPr="00A93D36">
        <w:rPr>
          <w:rFonts w:ascii="Arial" w:hAnsi="Arial" w:cs="Arial"/>
        </w:rPr>
        <w:t>Violações dos requisitos éticos relevantes (ver item 19)</w:t>
      </w:r>
    </w:p>
    <w:p w14:paraId="3E853187" w14:textId="77777777" w:rsidR="002A6EFF" w:rsidRPr="00A93D36" w:rsidRDefault="002A6EFF" w:rsidP="002A6EFF">
      <w:pPr>
        <w:jc w:val="both"/>
        <w:rPr>
          <w:rFonts w:ascii="Arial" w:hAnsi="Arial" w:cs="Arial"/>
        </w:rPr>
      </w:pPr>
    </w:p>
    <w:p w14:paraId="16C9E52F" w14:textId="77777777" w:rsidR="002A6EFF" w:rsidRPr="00A93D36" w:rsidRDefault="002A6EFF" w:rsidP="002A6EFF">
      <w:pPr>
        <w:ind w:left="567" w:hanging="567"/>
        <w:jc w:val="both"/>
        <w:rPr>
          <w:rFonts w:ascii="Arial" w:hAnsi="Arial" w:cs="Arial"/>
        </w:rPr>
      </w:pPr>
      <w:r w:rsidRPr="00A93D36">
        <w:rPr>
          <w:rFonts w:ascii="Arial" w:hAnsi="Arial" w:cs="Arial"/>
        </w:rPr>
        <w:t>A45.</w:t>
      </w:r>
      <w:r>
        <w:rPr>
          <w:rFonts w:ascii="Arial" w:hAnsi="Arial" w:cs="Arial"/>
        </w:rPr>
        <w:tab/>
      </w:r>
      <w:r w:rsidRPr="00A93D36">
        <w:rPr>
          <w:rFonts w:ascii="Arial" w:hAnsi="Arial" w:cs="Arial"/>
        </w:rPr>
        <w:t xml:space="preserve">De acordo com a NBC PA 01, a firma deve estabelecer políticas ou procedimentos para identificar, comunicar, avaliar e informar quaisquer violações dos requisitos éticos relevantes e responder adequadamente às causas e </w:t>
      </w:r>
      <w:r>
        <w:rPr>
          <w:rFonts w:ascii="Arial" w:hAnsi="Arial" w:cs="Arial"/>
        </w:rPr>
        <w:t xml:space="preserve">às </w:t>
      </w:r>
      <w:r w:rsidRPr="00A93D36">
        <w:rPr>
          <w:rFonts w:ascii="Arial" w:hAnsi="Arial" w:cs="Arial"/>
        </w:rPr>
        <w:t>consequências das violações de maneira tempestiva.</w:t>
      </w:r>
    </w:p>
    <w:p w14:paraId="5A69E715" w14:textId="77777777" w:rsidR="002A6EFF" w:rsidRPr="00A93D36" w:rsidRDefault="002A6EFF" w:rsidP="002A6EFF">
      <w:pPr>
        <w:jc w:val="both"/>
        <w:rPr>
          <w:rFonts w:ascii="Arial" w:hAnsi="Arial" w:cs="Arial"/>
        </w:rPr>
      </w:pPr>
    </w:p>
    <w:p w14:paraId="2BD2F483" w14:textId="77777777" w:rsidR="002A6EFF" w:rsidRPr="00A93D36" w:rsidRDefault="002A6EFF" w:rsidP="002A6EFF">
      <w:pPr>
        <w:jc w:val="both"/>
        <w:rPr>
          <w:rFonts w:ascii="Arial" w:hAnsi="Arial" w:cs="Arial"/>
        </w:rPr>
      </w:pPr>
      <w:r w:rsidRPr="00A93D36">
        <w:rPr>
          <w:rFonts w:ascii="Arial" w:hAnsi="Arial" w:cs="Arial"/>
        </w:rPr>
        <w:t>Tomada de ação apropriada (ver item 20)</w:t>
      </w:r>
    </w:p>
    <w:p w14:paraId="56FAFDEF" w14:textId="77777777" w:rsidR="002A6EFF" w:rsidRPr="00A93D36" w:rsidRDefault="002A6EFF" w:rsidP="002A6EFF">
      <w:pPr>
        <w:jc w:val="both"/>
        <w:rPr>
          <w:rFonts w:ascii="Arial" w:hAnsi="Arial" w:cs="Arial"/>
        </w:rPr>
      </w:pPr>
    </w:p>
    <w:p w14:paraId="75ECAA70" w14:textId="77777777" w:rsidR="002A6EFF" w:rsidRPr="00A93D36" w:rsidRDefault="002A6EFF" w:rsidP="002A6EFF">
      <w:pPr>
        <w:ind w:left="567" w:hanging="567"/>
        <w:jc w:val="both"/>
        <w:rPr>
          <w:rFonts w:ascii="Arial" w:hAnsi="Arial" w:cs="Arial"/>
        </w:rPr>
      </w:pPr>
      <w:r w:rsidRPr="00A93D36">
        <w:rPr>
          <w:rFonts w:ascii="Arial" w:hAnsi="Arial" w:cs="Arial"/>
        </w:rPr>
        <w:t>A46.</w:t>
      </w:r>
      <w:r>
        <w:rPr>
          <w:rFonts w:ascii="Arial" w:hAnsi="Arial" w:cs="Arial"/>
        </w:rPr>
        <w:tab/>
      </w:r>
      <w:r w:rsidRPr="00A93D36">
        <w:rPr>
          <w:rFonts w:ascii="Arial" w:hAnsi="Arial" w:cs="Arial"/>
        </w:rPr>
        <w:t>As ações apropriadas podem incluir, por exemplo:</w:t>
      </w:r>
    </w:p>
    <w:p w14:paraId="13538B1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seguir as políticas ou os procedimentos da firma relacionados com violações dos requisitos éticos relevantes, incluindo comunicar aos indivíduos apropriados, ou consultá-los, de modo que seja tomada a ação apropriada, incluindo, conforme aplicável, aç</w:t>
      </w:r>
      <w:r>
        <w:rPr>
          <w:rFonts w:ascii="Arial" w:hAnsi="Arial" w:cs="Arial"/>
        </w:rPr>
        <w:t>ões</w:t>
      </w:r>
      <w:r w:rsidRPr="00A93D36">
        <w:rPr>
          <w:rFonts w:ascii="Arial" w:hAnsi="Arial" w:cs="Arial"/>
        </w:rPr>
        <w:t xml:space="preserve"> disciplinar</w:t>
      </w:r>
      <w:r>
        <w:rPr>
          <w:rFonts w:ascii="Arial" w:hAnsi="Arial" w:cs="Arial"/>
        </w:rPr>
        <w:t>es</w:t>
      </w:r>
      <w:r w:rsidRPr="00A93D36">
        <w:rPr>
          <w:rFonts w:ascii="Arial" w:hAnsi="Arial" w:cs="Arial"/>
        </w:rPr>
        <w:t>;</w:t>
      </w:r>
    </w:p>
    <w:p w14:paraId="070CBE4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c</w:t>
      </w:r>
      <w:r w:rsidRPr="00A93D36">
        <w:rPr>
          <w:rFonts w:ascii="Arial" w:hAnsi="Arial" w:cs="Arial"/>
        </w:rPr>
        <w:t>omunicar aos responsáveis pela governança;</w:t>
      </w:r>
    </w:p>
    <w:p w14:paraId="0EEBEB4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comunicar às autoridades reguladoras ou aos órgãos profissionais. Em algumas circunstâncias, a comunicação com as autoridades reguladoras pode ser requerida por lei ou regulamento;</w:t>
      </w:r>
    </w:p>
    <w:p w14:paraId="0BAED67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buscar assessoria jurídica;</w:t>
      </w:r>
    </w:p>
    <w:p w14:paraId="4D65955A"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retirar-se do trabalho de auditoria, quando a retirada é possível de acordo com a lei ou o regulamento aplicável.</w:t>
      </w:r>
    </w:p>
    <w:p w14:paraId="4D1F718A" w14:textId="77777777" w:rsidR="002A6EFF" w:rsidRPr="00A93D36" w:rsidRDefault="002A6EFF" w:rsidP="002A6EFF">
      <w:pPr>
        <w:jc w:val="both"/>
        <w:rPr>
          <w:rFonts w:ascii="Arial" w:hAnsi="Arial" w:cs="Arial"/>
        </w:rPr>
      </w:pPr>
    </w:p>
    <w:p w14:paraId="4A539ECA" w14:textId="77777777" w:rsidR="002A6EFF" w:rsidRPr="00A93D36" w:rsidRDefault="002A6EFF" w:rsidP="002A6EFF">
      <w:pPr>
        <w:jc w:val="both"/>
        <w:rPr>
          <w:rFonts w:ascii="Arial" w:hAnsi="Arial" w:cs="Arial"/>
        </w:rPr>
      </w:pPr>
      <w:r w:rsidRPr="00A93D36">
        <w:rPr>
          <w:rFonts w:ascii="Arial" w:hAnsi="Arial" w:cs="Arial"/>
        </w:rPr>
        <w:t>Antes de datar o relatório do auditor (ver item 21)</w:t>
      </w:r>
    </w:p>
    <w:p w14:paraId="04FF7531" w14:textId="77777777" w:rsidR="002A6EFF" w:rsidRPr="00A93D36" w:rsidRDefault="002A6EFF" w:rsidP="002A6EFF">
      <w:pPr>
        <w:jc w:val="both"/>
        <w:rPr>
          <w:rFonts w:ascii="Arial" w:hAnsi="Arial" w:cs="Arial"/>
        </w:rPr>
      </w:pPr>
    </w:p>
    <w:p w14:paraId="573F890E" w14:textId="77777777" w:rsidR="002A6EFF" w:rsidRPr="00A93D36" w:rsidRDefault="002A6EFF" w:rsidP="002A6EFF">
      <w:pPr>
        <w:ind w:left="567" w:hanging="567"/>
        <w:jc w:val="both"/>
        <w:rPr>
          <w:rFonts w:ascii="Arial" w:hAnsi="Arial" w:cs="Arial"/>
        </w:rPr>
      </w:pPr>
      <w:r w:rsidRPr="00A93D36">
        <w:rPr>
          <w:rFonts w:ascii="Arial" w:hAnsi="Arial" w:cs="Arial"/>
        </w:rPr>
        <w:t>A47.</w:t>
      </w:r>
      <w:r>
        <w:rPr>
          <w:rFonts w:ascii="Arial" w:hAnsi="Arial" w:cs="Arial"/>
        </w:rPr>
        <w:tab/>
      </w:r>
      <w:r w:rsidRPr="00A93D36">
        <w:rPr>
          <w:rFonts w:ascii="Arial" w:hAnsi="Arial" w:cs="Arial"/>
        </w:rPr>
        <w:t xml:space="preserve">O item 28(c) da NBC TA 700 requer que o relatório do auditor inclua uma declaração de que ele é independente da entidade de acordo com os requisitos éticos relevantes relacionados com a auditoria e que ele atendeu às outras responsabilidades éticas do auditor de acordo com esses requisitos. A execução dos procedimentos requeridos pelos itens </w:t>
      </w:r>
      <w:r>
        <w:rPr>
          <w:rFonts w:ascii="Arial" w:hAnsi="Arial" w:cs="Arial"/>
        </w:rPr>
        <w:t xml:space="preserve">de </w:t>
      </w:r>
      <w:r w:rsidRPr="00A93D36">
        <w:rPr>
          <w:rFonts w:ascii="Arial" w:hAnsi="Arial" w:cs="Arial"/>
        </w:rPr>
        <w:t>16 a 21 fornece a base para essas declarações no relatório do auditor.</w:t>
      </w:r>
    </w:p>
    <w:p w14:paraId="3B79B707" w14:textId="77777777" w:rsidR="002A6EFF" w:rsidRPr="00A93D36" w:rsidRDefault="002A6EFF" w:rsidP="002A6EFF">
      <w:pPr>
        <w:jc w:val="both"/>
        <w:rPr>
          <w:rFonts w:ascii="Arial" w:hAnsi="Arial" w:cs="Arial"/>
        </w:rPr>
      </w:pPr>
    </w:p>
    <w:p w14:paraId="476F5252" w14:textId="77777777" w:rsidR="002A6EFF" w:rsidRPr="00A93D36" w:rsidRDefault="002A6EFF" w:rsidP="002A6EFF">
      <w:pPr>
        <w:jc w:val="both"/>
        <w:rPr>
          <w:rFonts w:ascii="Arial" w:hAnsi="Arial" w:cs="Arial"/>
        </w:rPr>
      </w:pPr>
      <w:r w:rsidRPr="00A93D36">
        <w:rPr>
          <w:rFonts w:ascii="Arial" w:hAnsi="Arial" w:cs="Arial"/>
        </w:rPr>
        <w:t>Considerações específicas para entidade do setor público</w:t>
      </w:r>
    </w:p>
    <w:p w14:paraId="14B5F845" w14:textId="77777777" w:rsidR="002A6EFF" w:rsidRPr="00A93D36" w:rsidRDefault="002A6EFF" w:rsidP="002A6EFF">
      <w:pPr>
        <w:jc w:val="both"/>
        <w:rPr>
          <w:rFonts w:ascii="Arial" w:hAnsi="Arial" w:cs="Arial"/>
        </w:rPr>
      </w:pPr>
    </w:p>
    <w:p w14:paraId="240238CC" w14:textId="77777777" w:rsidR="002A6EFF" w:rsidRPr="00A93D36" w:rsidRDefault="002A6EFF" w:rsidP="002A6EFF">
      <w:pPr>
        <w:ind w:left="567" w:hanging="567"/>
        <w:jc w:val="both"/>
        <w:rPr>
          <w:rFonts w:ascii="Arial" w:hAnsi="Arial" w:cs="Arial"/>
        </w:rPr>
      </w:pPr>
      <w:r w:rsidRPr="00A93D36">
        <w:rPr>
          <w:rFonts w:ascii="Arial" w:hAnsi="Arial" w:cs="Arial"/>
        </w:rPr>
        <w:t>A48.</w:t>
      </w:r>
      <w:r>
        <w:rPr>
          <w:rFonts w:ascii="Arial" w:hAnsi="Arial" w:cs="Arial"/>
        </w:rPr>
        <w:tab/>
      </w:r>
      <w:r w:rsidRPr="00A93D36">
        <w:rPr>
          <w:rFonts w:ascii="Arial" w:hAnsi="Arial" w:cs="Arial"/>
        </w:rPr>
        <w:t xml:space="preserve">Medidas legais podem fornecer salvaguardas para a independência de auditores do setor público. Entretanto, os auditores do setor público ou as firmas de auditoria que conduzem auditorias do setor público em nome do revisor oficial de contas podem, dependendo dos termos do mandato em jurisdição específica, ter que adaptar sua abordagem para promover o cumprimento do </w:t>
      </w:r>
      <w:r>
        <w:rPr>
          <w:rFonts w:ascii="Arial" w:hAnsi="Arial" w:cs="Arial"/>
        </w:rPr>
        <w:t>item</w:t>
      </w:r>
      <w:r w:rsidRPr="00A93D36">
        <w:rPr>
          <w:rFonts w:ascii="Arial" w:hAnsi="Arial" w:cs="Arial"/>
        </w:rPr>
        <w:t xml:space="preserve"> 16. Isso pode incluir, quando o mandato do auditor do setor público não permitir a retirada do trabalho de auditoria, a divulgação por meio de relatório público das circunstâncias que surgiram e que teriam levado o auditor a se retirar caso tivessem ocorrido no setor privado.</w:t>
      </w:r>
    </w:p>
    <w:p w14:paraId="0449B9C3" w14:textId="77777777" w:rsidR="002A6EFF" w:rsidRPr="00A93D36" w:rsidRDefault="002A6EFF" w:rsidP="002A6EFF">
      <w:pPr>
        <w:jc w:val="both"/>
        <w:rPr>
          <w:rFonts w:ascii="Arial" w:hAnsi="Arial" w:cs="Arial"/>
        </w:rPr>
      </w:pPr>
    </w:p>
    <w:p w14:paraId="1B68248A" w14:textId="77777777" w:rsidR="002A6EFF" w:rsidRPr="00A93D36" w:rsidRDefault="002A6EFF" w:rsidP="002A6EFF">
      <w:pPr>
        <w:jc w:val="both"/>
        <w:rPr>
          <w:rFonts w:ascii="Arial" w:hAnsi="Arial" w:cs="Arial"/>
        </w:rPr>
      </w:pPr>
      <w:r w:rsidRPr="00A93D36">
        <w:rPr>
          <w:rFonts w:ascii="Arial" w:hAnsi="Arial" w:cs="Arial"/>
        </w:rPr>
        <w:t xml:space="preserve">Aceitação e continuidade de relacionamentos com clientes e trabalhos de auditoria (ver itens </w:t>
      </w:r>
      <w:r>
        <w:rPr>
          <w:rFonts w:ascii="Arial" w:hAnsi="Arial" w:cs="Arial"/>
        </w:rPr>
        <w:t xml:space="preserve">de </w:t>
      </w:r>
      <w:r w:rsidRPr="00A93D36">
        <w:rPr>
          <w:rFonts w:ascii="Arial" w:hAnsi="Arial" w:cs="Arial"/>
        </w:rPr>
        <w:t>22 a 24)</w:t>
      </w:r>
    </w:p>
    <w:p w14:paraId="054E8C8A" w14:textId="77777777" w:rsidR="002A6EFF" w:rsidRPr="00A93D36" w:rsidRDefault="002A6EFF" w:rsidP="002A6EFF">
      <w:pPr>
        <w:jc w:val="both"/>
        <w:rPr>
          <w:rFonts w:ascii="Arial" w:hAnsi="Arial" w:cs="Arial"/>
        </w:rPr>
      </w:pPr>
    </w:p>
    <w:p w14:paraId="31724BC5" w14:textId="77777777" w:rsidR="002A6EFF" w:rsidRPr="00A93D36" w:rsidRDefault="002A6EFF" w:rsidP="002A6EFF">
      <w:pPr>
        <w:ind w:left="567" w:hanging="567"/>
        <w:jc w:val="both"/>
        <w:rPr>
          <w:rFonts w:ascii="Arial" w:hAnsi="Arial" w:cs="Arial"/>
        </w:rPr>
      </w:pPr>
      <w:r w:rsidRPr="00A93D36">
        <w:rPr>
          <w:rFonts w:ascii="Arial" w:hAnsi="Arial" w:cs="Arial"/>
        </w:rPr>
        <w:t>A49.</w:t>
      </w:r>
      <w:r>
        <w:rPr>
          <w:rFonts w:ascii="Arial" w:hAnsi="Arial" w:cs="Arial"/>
        </w:rPr>
        <w:tab/>
      </w:r>
      <w:r w:rsidRPr="00A93D36">
        <w:rPr>
          <w:rFonts w:ascii="Arial" w:hAnsi="Arial" w:cs="Arial"/>
        </w:rPr>
        <w:t>A NBC PA 01 requer que a firma estabeleça os objetivos de qualidade que tratam da aceitação e da continuidade de relacionamentos com clientes e trabalhos específicos.</w:t>
      </w:r>
    </w:p>
    <w:p w14:paraId="08D1A2E8" w14:textId="77777777" w:rsidR="002A6EFF" w:rsidRPr="00A93D36" w:rsidRDefault="002A6EFF" w:rsidP="002A6EFF">
      <w:pPr>
        <w:jc w:val="both"/>
        <w:rPr>
          <w:rFonts w:ascii="Arial" w:hAnsi="Arial" w:cs="Arial"/>
        </w:rPr>
      </w:pPr>
    </w:p>
    <w:p w14:paraId="6D6345B1" w14:textId="77777777" w:rsidR="002A6EFF" w:rsidRPr="00A93D36" w:rsidRDefault="002A6EFF" w:rsidP="002A6EFF">
      <w:pPr>
        <w:ind w:left="567" w:hanging="567"/>
        <w:jc w:val="both"/>
        <w:rPr>
          <w:rFonts w:ascii="Arial" w:hAnsi="Arial" w:cs="Arial"/>
        </w:rPr>
      </w:pPr>
      <w:r w:rsidRPr="00A93D36">
        <w:rPr>
          <w:rFonts w:ascii="Arial" w:hAnsi="Arial" w:cs="Arial"/>
        </w:rPr>
        <w:t>A50.</w:t>
      </w:r>
      <w:r>
        <w:rPr>
          <w:rFonts w:ascii="Arial" w:hAnsi="Arial" w:cs="Arial"/>
        </w:rPr>
        <w:tab/>
      </w:r>
      <w:r w:rsidRPr="00A93D36">
        <w:rPr>
          <w:rFonts w:ascii="Arial" w:hAnsi="Arial" w:cs="Arial"/>
        </w:rPr>
        <w:t>As informações a seguir podem ajudar o sócio do trabalho a determinar se as conclusões obtidas sobre a aceitação e a continuidade de relacionamentos com clientes e trabalhos de auditoria são apropriadas:</w:t>
      </w:r>
    </w:p>
    <w:p w14:paraId="147585F9"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integridade e os valores éticos dos principais proprietários, do pessoal-chave da administração e dos responsáveis pela governança da entidade;</w:t>
      </w:r>
    </w:p>
    <w:p w14:paraId="7BA15FD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 há recursos suficientes e apropriados disponíveis para a execução do trabalho;</w:t>
      </w:r>
    </w:p>
    <w:p w14:paraId="78E7D39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 a administração e os responsáveis pela governança reconheceram suas responsabilidades em relação ao trabalho;</w:t>
      </w:r>
    </w:p>
    <w:p w14:paraId="70AE138F"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 a equipe de trabalho tem a competência e as habilidades, incluindo tempo suficiente, para executar o trabalho; e</w:t>
      </w:r>
    </w:p>
    <w:p w14:paraId="613159F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 os assuntos significativos que surgiram durante o trabalho atual ou anterior têm implicações para a continuidade do trabalho.</w:t>
      </w:r>
    </w:p>
    <w:p w14:paraId="3D5482A3" w14:textId="77777777" w:rsidR="002A6EFF" w:rsidRPr="00A93D36" w:rsidRDefault="002A6EFF" w:rsidP="002A6EFF">
      <w:pPr>
        <w:jc w:val="both"/>
        <w:rPr>
          <w:rFonts w:ascii="Arial" w:hAnsi="Arial" w:cs="Arial"/>
        </w:rPr>
      </w:pPr>
    </w:p>
    <w:p w14:paraId="6E248C5E" w14:textId="77777777" w:rsidR="002A6EFF" w:rsidRPr="00A93D36" w:rsidRDefault="002A6EFF" w:rsidP="002A6EFF">
      <w:pPr>
        <w:ind w:left="567" w:hanging="567"/>
        <w:jc w:val="both"/>
        <w:rPr>
          <w:rFonts w:ascii="Arial" w:hAnsi="Arial" w:cs="Arial"/>
        </w:rPr>
      </w:pPr>
      <w:r w:rsidRPr="00A93D36">
        <w:rPr>
          <w:rFonts w:ascii="Arial" w:hAnsi="Arial" w:cs="Arial"/>
        </w:rPr>
        <w:t>A51.</w:t>
      </w:r>
      <w:r>
        <w:rPr>
          <w:rFonts w:ascii="Arial" w:hAnsi="Arial" w:cs="Arial"/>
        </w:rPr>
        <w:tab/>
      </w:r>
      <w:r w:rsidRPr="00A93D36">
        <w:rPr>
          <w:rFonts w:ascii="Arial" w:hAnsi="Arial" w:cs="Arial"/>
        </w:rPr>
        <w:t>De acordo com a NBC PA 01, para decisões sobre aceitação e continuidade, a firma deve fazer julgamentos sobre a capacidade da firma de executar o trabalho de acordo com as normas profissionais e os requisitos legais e regulatórios aplicáveis. O sócio do trabalho pode usar as informações consideradas pela firma nesse sentido para determinar se as conclusões obtidas sobre a aceitação e a continuidade de relacionamentos com clientes e trabalhos de auditoria são apropriadas. Se o sócio do trabalho tem preocupações relacionadas com a adequação das conclusões obtidas, ele pode discutir a base dessas conclusões com os envolvidos no processo de aceitação e continuidade.</w:t>
      </w:r>
    </w:p>
    <w:p w14:paraId="0B29D43C" w14:textId="77777777" w:rsidR="002A6EFF" w:rsidRPr="00A93D36" w:rsidRDefault="002A6EFF" w:rsidP="002A6EFF">
      <w:pPr>
        <w:jc w:val="both"/>
        <w:rPr>
          <w:rFonts w:ascii="Arial" w:hAnsi="Arial" w:cs="Arial"/>
        </w:rPr>
      </w:pPr>
    </w:p>
    <w:p w14:paraId="5EBFAC6E" w14:textId="77777777" w:rsidR="002A6EFF" w:rsidRPr="00A93D36" w:rsidRDefault="002A6EFF" w:rsidP="002A6EFF">
      <w:pPr>
        <w:ind w:left="567" w:hanging="567"/>
        <w:jc w:val="both"/>
        <w:rPr>
          <w:rFonts w:ascii="Arial" w:hAnsi="Arial" w:cs="Arial"/>
        </w:rPr>
      </w:pPr>
      <w:r w:rsidRPr="00A93D36">
        <w:rPr>
          <w:rFonts w:ascii="Arial" w:hAnsi="Arial" w:cs="Arial"/>
        </w:rPr>
        <w:t>A52.</w:t>
      </w:r>
      <w:r>
        <w:rPr>
          <w:rFonts w:ascii="Arial" w:hAnsi="Arial" w:cs="Arial"/>
        </w:rPr>
        <w:tab/>
      </w:r>
      <w:r w:rsidRPr="00A93D36">
        <w:rPr>
          <w:rFonts w:ascii="Arial" w:hAnsi="Arial" w:cs="Arial"/>
        </w:rPr>
        <w:t>Se o sócio do trabalho está diretamente envolvido em todo o processo de aceitação e continuidade da firma, ele terá conhecimento das informações obtidas ou usadas pela firma para obter as conclusões relacionadas. Esse envolvimento direto também pode fornecer uma base para o sócio do trabalho determinar se as políticas ou os procedimentos da firma foram seguidos e se as conclusões obtidas são apropriadas.</w:t>
      </w:r>
    </w:p>
    <w:p w14:paraId="7A46DF5C" w14:textId="77777777" w:rsidR="002A6EFF" w:rsidRPr="00A93D36" w:rsidRDefault="002A6EFF" w:rsidP="002A6EFF">
      <w:pPr>
        <w:jc w:val="both"/>
        <w:rPr>
          <w:rFonts w:ascii="Arial" w:hAnsi="Arial" w:cs="Arial"/>
        </w:rPr>
      </w:pPr>
    </w:p>
    <w:p w14:paraId="0BF3BFBD" w14:textId="77777777" w:rsidR="002A6EFF" w:rsidRPr="00A93D36" w:rsidRDefault="002A6EFF" w:rsidP="002A6EFF">
      <w:pPr>
        <w:ind w:left="567" w:hanging="567"/>
        <w:jc w:val="both"/>
        <w:rPr>
          <w:rFonts w:ascii="Arial" w:hAnsi="Arial" w:cs="Arial"/>
        </w:rPr>
      </w:pPr>
      <w:r w:rsidRPr="00A93D36">
        <w:rPr>
          <w:rFonts w:ascii="Arial" w:hAnsi="Arial" w:cs="Arial"/>
        </w:rPr>
        <w:t>A53.</w:t>
      </w:r>
      <w:r>
        <w:rPr>
          <w:rFonts w:ascii="Arial" w:hAnsi="Arial" w:cs="Arial"/>
        </w:rPr>
        <w:tab/>
      </w:r>
      <w:r w:rsidRPr="00A93D36">
        <w:rPr>
          <w:rFonts w:ascii="Arial" w:hAnsi="Arial" w:cs="Arial"/>
        </w:rPr>
        <w:t>As informações obtidas durante o processo de aceitação e continuidade podem auxiliar o sócio do trabalho no cumprimento dos requisitos desta Norma e na tomada de decisões informadas sobre os cursos de ação apropriados. Essas informações podem incluir:</w:t>
      </w:r>
    </w:p>
    <w:p w14:paraId="210F7E1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informações sobre o porte, a complexidade e a natureza da entidade, inclusive se é auditoria de grupo, o setor em que ela atua e a estrutura de relatório financeiro aplicável;</w:t>
      </w:r>
    </w:p>
    <w:p w14:paraId="6A66112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cronograma da entidade para a apresentação de relatório, tais como em etapas intermediárias e final;</w:t>
      </w:r>
    </w:p>
    <w:p w14:paraId="68ADC1B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em relação a auditorias de grupo, a natureza das relações de controle entre a controladora e seus componentes; e</w:t>
      </w:r>
    </w:p>
    <w:p w14:paraId="6CEE5A0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 houve mudanças na entidade ou no setor em que a entidade atua desde o trabalho de auditoria anterior que podem afetar a natureza dos recursos necessários, bem como a maneira em que o trabalho da equipe de trabalho será dirigido, supervisionado e revisado.</w:t>
      </w:r>
    </w:p>
    <w:p w14:paraId="0F01C898" w14:textId="77777777" w:rsidR="002A6EFF" w:rsidRPr="00A93D36" w:rsidRDefault="002A6EFF" w:rsidP="002A6EFF">
      <w:pPr>
        <w:ind w:firstLine="567"/>
        <w:jc w:val="both"/>
        <w:rPr>
          <w:rFonts w:ascii="Arial" w:hAnsi="Arial" w:cs="Arial"/>
        </w:rPr>
      </w:pPr>
    </w:p>
    <w:p w14:paraId="52792C49" w14:textId="77777777" w:rsidR="002A6EFF" w:rsidRPr="00A93D36" w:rsidRDefault="002A6EFF" w:rsidP="002A6EFF">
      <w:pPr>
        <w:ind w:left="567" w:hanging="567"/>
        <w:jc w:val="both"/>
        <w:rPr>
          <w:rFonts w:ascii="Arial" w:hAnsi="Arial" w:cs="Arial"/>
        </w:rPr>
      </w:pPr>
      <w:r w:rsidRPr="00A93D36">
        <w:rPr>
          <w:rFonts w:ascii="Arial" w:hAnsi="Arial" w:cs="Arial"/>
        </w:rPr>
        <w:t>A54.</w:t>
      </w:r>
      <w:r>
        <w:rPr>
          <w:rFonts w:ascii="Arial" w:hAnsi="Arial" w:cs="Arial"/>
        </w:rPr>
        <w:tab/>
      </w:r>
      <w:r w:rsidRPr="00A93D36">
        <w:rPr>
          <w:rFonts w:ascii="Arial" w:hAnsi="Arial" w:cs="Arial"/>
        </w:rPr>
        <w:t>As informações obtidas durante a aceitação e a continuidade também podem ser relevantes no cumprimento dos requisitos de outras normas de auditoria, bem como desta Norma, por exemplo, com relação:</w:t>
      </w:r>
    </w:p>
    <w:p w14:paraId="0DA4C7C9"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a</w:t>
      </w:r>
      <w:r w:rsidRPr="00A93D36">
        <w:rPr>
          <w:rFonts w:ascii="Arial" w:hAnsi="Arial" w:cs="Arial"/>
        </w:rPr>
        <w:t>o estabelecimento de entendimento dos termos do trabalho de auditoria, conforme requerido pelo item 9 da NBC TA 210</w:t>
      </w:r>
      <w:r>
        <w:rPr>
          <w:rFonts w:ascii="Arial" w:hAnsi="Arial" w:cs="Arial"/>
        </w:rPr>
        <w:t xml:space="preserve"> – Concordância com os Termos do Trabalho de Auditoria</w:t>
      </w:r>
      <w:r w:rsidRPr="00A93D36">
        <w:rPr>
          <w:rFonts w:ascii="Arial" w:hAnsi="Arial" w:cs="Arial"/>
        </w:rPr>
        <w:t>;</w:t>
      </w:r>
    </w:p>
    <w:p w14:paraId="059126A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à</w:t>
      </w:r>
      <w:r w:rsidRPr="00A93D36">
        <w:rPr>
          <w:rFonts w:ascii="Arial" w:hAnsi="Arial" w:cs="Arial"/>
        </w:rPr>
        <w:t xml:space="preserve"> identificação e </w:t>
      </w:r>
      <w:r>
        <w:rPr>
          <w:rFonts w:ascii="Arial" w:hAnsi="Arial" w:cs="Arial"/>
        </w:rPr>
        <w:t xml:space="preserve">à </w:t>
      </w:r>
      <w:r w:rsidRPr="00A93D36">
        <w:rPr>
          <w:rFonts w:ascii="Arial" w:hAnsi="Arial" w:cs="Arial"/>
        </w:rPr>
        <w:t>avaliação dos riscos de distorção relevante, independentemente de se causados por fraude ou erro, de acordo com a NBC TA 315 e a NBC TA 240</w:t>
      </w:r>
      <w:r>
        <w:rPr>
          <w:rFonts w:ascii="Arial" w:hAnsi="Arial" w:cs="Arial"/>
        </w:rPr>
        <w:t xml:space="preserve"> – Responsabilidade do Auditor em Relação a Fraude, no Contexto da Auditoria de Demonstrações Contábeis</w:t>
      </w:r>
      <w:r w:rsidRPr="00A93D36">
        <w:rPr>
          <w:rFonts w:ascii="Arial" w:hAnsi="Arial" w:cs="Arial"/>
        </w:rPr>
        <w:t>;</w:t>
      </w:r>
    </w:p>
    <w:p w14:paraId="2C84130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a</w:t>
      </w:r>
      <w:r w:rsidRPr="00A93D36">
        <w:rPr>
          <w:rFonts w:ascii="Arial" w:hAnsi="Arial" w:cs="Arial"/>
        </w:rPr>
        <w:t>o entendimento do grupo, de seus componentes e de seus ambientes, no caso de auditoria de demonstrações contábeis de grupo</w:t>
      </w:r>
      <w:r>
        <w:rPr>
          <w:rFonts w:ascii="Arial" w:hAnsi="Arial" w:cs="Arial"/>
        </w:rPr>
        <w:t>,</w:t>
      </w:r>
      <w:r w:rsidRPr="00A93D36">
        <w:rPr>
          <w:rFonts w:ascii="Arial" w:hAnsi="Arial" w:cs="Arial"/>
        </w:rPr>
        <w:t xml:space="preserve"> de acordo com a NBC TA 600, e a direção, supervisão e a revisão do trabalho dos auditores do componente;</w:t>
      </w:r>
    </w:p>
    <w:p w14:paraId="61DAEF3F"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à</w:t>
      </w:r>
      <w:r w:rsidRPr="00A93D36">
        <w:rPr>
          <w:rFonts w:ascii="Arial" w:hAnsi="Arial" w:cs="Arial"/>
        </w:rPr>
        <w:t xml:space="preserve"> determinação de se deve, e de que maneira, envolver </w:t>
      </w:r>
      <w:r>
        <w:rPr>
          <w:rFonts w:ascii="Arial" w:hAnsi="Arial" w:cs="Arial"/>
        </w:rPr>
        <w:t>o</w:t>
      </w:r>
      <w:r w:rsidRPr="00A93D36">
        <w:rPr>
          <w:rFonts w:ascii="Arial" w:hAnsi="Arial" w:cs="Arial"/>
        </w:rPr>
        <w:t xml:space="preserve"> especialista do auditor</w:t>
      </w:r>
      <w:r>
        <w:rPr>
          <w:rFonts w:ascii="Arial" w:hAnsi="Arial" w:cs="Arial"/>
        </w:rPr>
        <w:t>,</w:t>
      </w:r>
      <w:r w:rsidRPr="00A93D36">
        <w:rPr>
          <w:rFonts w:ascii="Arial" w:hAnsi="Arial" w:cs="Arial"/>
        </w:rPr>
        <w:t xml:space="preserve"> de acordo com a NBC TA 620; e</w:t>
      </w:r>
    </w:p>
    <w:p w14:paraId="27193FD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à</w:t>
      </w:r>
      <w:r w:rsidRPr="00A93D36">
        <w:rPr>
          <w:rFonts w:ascii="Arial" w:hAnsi="Arial" w:cs="Arial"/>
        </w:rPr>
        <w:t xml:space="preserve"> estrutura de governança da entidade</w:t>
      </w:r>
      <w:r>
        <w:rPr>
          <w:rFonts w:ascii="Arial" w:hAnsi="Arial" w:cs="Arial"/>
        </w:rPr>
        <w:t>,</w:t>
      </w:r>
      <w:r w:rsidRPr="00A93D36">
        <w:rPr>
          <w:rFonts w:ascii="Arial" w:hAnsi="Arial" w:cs="Arial"/>
        </w:rPr>
        <w:t xml:space="preserve"> de acordo com a NBC TA 260 </w:t>
      </w:r>
      <w:r>
        <w:rPr>
          <w:rFonts w:ascii="Arial" w:hAnsi="Arial" w:cs="Arial"/>
        </w:rPr>
        <w:t xml:space="preserve">– Comunicação com os Responsáveis pela Governança </w:t>
      </w:r>
      <w:r w:rsidRPr="00A93D36">
        <w:rPr>
          <w:rFonts w:ascii="Arial" w:hAnsi="Arial" w:cs="Arial"/>
        </w:rPr>
        <w:t xml:space="preserve">e </w:t>
      </w:r>
      <w:r>
        <w:rPr>
          <w:rFonts w:ascii="Arial" w:hAnsi="Arial" w:cs="Arial"/>
        </w:rPr>
        <w:t xml:space="preserve">a </w:t>
      </w:r>
      <w:r w:rsidRPr="00A93D36">
        <w:rPr>
          <w:rFonts w:ascii="Arial" w:hAnsi="Arial" w:cs="Arial"/>
        </w:rPr>
        <w:t>NBC TA 265</w:t>
      </w:r>
      <w:r>
        <w:rPr>
          <w:rFonts w:ascii="Arial" w:hAnsi="Arial" w:cs="Arial"/>
        </w:rPr>
        <w:t xml:space="preserve"> – Comunicação de Deficiências de Controle Interno</w:t>
      </w:r>
      <w:r w:rsidRPr="00A93D36">
        <w:rPr>
          <w:rFonts w:ascii="Arial" w:hAnsi="Arial" w:cs="Arial"/>
        </w:rPr>
        <w:t>.</w:t>
      </w:r>
    </w:p>
    <w:p w14:paraId="0EB21F67" w14:textId="77777777" w:rsidR="002A6EFF" w:rsidRPr="00A93D36" w:rsidRDefault="002A6EFF" w:rsidP="002A6EFF">
      <w:pPr>
        <w:jc w:val="both"/>
        <w:rPr>
          <w:rFonts w:ascii="Arial" w:hAnsi="Arial" w:cs="Arial"/>
        </w:rPr>
      </w:pPr>
    </w:p>
    <w:p w14:paraId="626B6A2A" w14:textId="77777777" w:rsidR="002A6EFF" w:rsidRPr="00A93D36" w:rsidRDefault="002A6EFF" w:rsidP="002A6EFF">
      <w:pPr>
        <w:ind w:left="567" w:hanging="567"/>
        <w:jc w:val="both"/>
        <w:rPr>
          <w:rFonts w:ascii="Arial" w:hAnsi="Arial" w:cs="Arial"/>
        </w:rPr>
      </w:pPr>
      <w:r w:rsidRPr="00A93D36">
        <w:rPr>
          <w:rFonts w:ascii="Arial" w:hAnsi="Arial" w:cs="Arial"/>
        </w:rPr>
        <w:t>A55.</w:t>
      </w:r>
      <w:r>
        <w:rPr>
          <w:rFonts w:ascii="Arial" w:hAnsi="Arial" w:cs="Arial"/>
        </w:rPr>
        <w:tab/>
      </w:r>
      <w:r w:rsidRPr="00A93D36">
        <w:rPr>
          <w:rFonts w:ascii="Arial" w:hAnsi="Arial" w:cs="Arial"/>
        </w:rPr>
        <w:t xml:space="preserve">A lei, o regulamento ou os requisitos éticos relevantes podem requerer que o auditor sucessor solicite, antes de aceitar o trabalho de auditoria, ao auditor antecessor o fornecimento de informações conhecidas referentes a quaisquer fatos ou circunstâncias dos quais, no julgamento do auditor antecessor, o auditor sucessor precisa tomar conhecimento antes de decidir se aceita, ou não, o trabalho. Em algumas circunstâncias, o auditor antecessor pode ter que, mediante solicitação do auditor sucessor proposto, fornecer informações referentes à não conformidade identificada ou suspeita de não conformidade com leis e regulamentos para o auditor sucessor proposto. Por exemplo, quando o auditor antecessor tiver se retirado do trabalho como resultado de não conformidade identificada ou suspeita de não conformidade com leis e regulamentos, </w:t>
      </w:r>
      <w:r>
        <w:rPr>
          <w:rFonts w:ascii="Arial" w:hAnsi="Arial" w:cs="Arial"/>
        </w:rPr>
        <w:t>a NBC PG 01</w:t>
      </w:r>
      <w:r w:rsidRPr="00A93D36">
        <w:rPr>
          <w:rFonts w:ascii="Arial" w:hAnsi="Arial" w:cs="Arial"/>
        </w:rPr>
        <w:t xml:space="preserve"> e as </w:t>
      </w:r>
      <w:r>
        <w:rPr>
          <w:rFonts w:ascii="Arial" w:hAnsi="Arial" w:cs="Arial"/>
        </w:rPr>
        <w:t xml:space="preserve">demais </w:t>
      </w:r>
      <w:r w:rsidRPr="00A93D36">
        <w:rPr>
          <w:rFonts w:ascii="Arial" w:hAnsi="Arial" w:cs="Arial"/>
        </w:rPr>
        <w:t xml:space="preserve">normas profissionais que </w:t>
      </w:r>
      <w:r>
        <w:rPr>
          <w:rFonts w:ascii="Arial" w:hAnsi="Arial" w:cs="Arial"/>
        </w:rPr>
        <w:t>a</w:t>
      </w:r>
      <w:r w:rsidRPr="00A93D36">
        <w:rPr>
          <w:rFonts w:ascii="Arial" w:hAnsi="Arial" w:cs="Arial"/>
        </w:rPr>
        <w:t xml:space="preserve"> complementa requerem que o auditor antecessor, mediante solicitação do auditor sucessor proposto, forneça todos os fatos relevantes e outras informações referentes a essa não conformidade das quais, na opinião do auditor antecessor, o auditor sucessor proposto precisa ter conhecimento antes de decidir se aceita ou não a nomeação de auditoria.</w:t>
      </w:r>
    </w:p>
    <w:p w14:paraId="4DD4AC7E" w14:textId="77777777" w:rsidR="002A6EFF" w:rsidRPr="00A93D36" w:rsidRDefault="002A6EFF" w:rsidP="002A6EFF">
      <w:pPr>
        <w:jc w:val="both"/>
        <w:rPr>
          <w:rFonts w:ascii="Arial" w:hAnsi="Arial" w:cs="Arial"/>
        </w:rPr>
      </w:pPr>
    </w:p>
    <w:p w14:paraId="72EA3271" w14:textId="77777777" w:rsidR="002A6EFF" w:rsidRPr="00A93D36" w:rsidRDefault="002A6EFF" w:rsidP="002A6EFF">
      <w:pPr>
        <w:ind w:left="567" w:hanging="567"/>
        <w:jc w:val="both"/>
        <w:rPr>
          <w:rFonts w:ascii="Arial" w:hAnsi="Arial" w:cs="Arial"/>
        </w:rPr>
      </w:pPr>
      <w:r w:rsidRPr="00A93D36">
        <w:rPr>
          <w:rFonts w:ascii="Arial" w:hAnsi="Arial" w:cs="Arial"/>
        </w:rPr>
        <w:t>A56.</w:t>
      </w:r>
      <w:r>
        <w:rPr>
          <w:rFonts w:ascii="Arial" w:hAnsi="Arial" w:cs="Arial"/>
        </w:rPr>
        <w:tab/>
      </w:r>
      <w:r w:rsidRPr="00A93D36">
        <w:rPr>
          <w:rFonts w:ascii="Arial" w:hAnsi="Arial" w:cs="Arial"/>
        </w:rPr>
        <w:t xml:space="preserve">Em circunstâncias em que a firma é obrigada por lei ou regulamento a aceitar ou continuar </w:t>
      </w:r>
      <w:r>
        <w:rPr>
          <w:rFonts w:ascii="Arial" w:hAnsi="Arial" w:cs="Arial"/>
        </w:rPr>
        <w:t>o</w:t>
      </w:r>
      <w:r w:rsidRPr="00A93D36">
        <w:rPr>
          <w:rFonts w:ascii="Arial" w:hAnsi="Arial" w:cs="Arial"/>
        </w:rPr>
        <w:t xml:space="preserve"> trabalho de auditoria, o sócio do trabalho pode levar em consideração as informações obtidas pela firma sobre a natureza e as circunstâncias do trabalho.</w:t>
      </w:r>
    </w:p>
    <w:p w14:paraId="1D9DFCA2" w14:textId="77777777" w:rsidR="002A6EFF" w:rsidRPr="00A93D36" w:rsidRDefault="002A6EFF" w:rsidP="002A6EFF">
      <w:pPr>
        <w:jc w:val="both"/>
        <w:rPr>
          <w:rFonts w:ascii="Arial" w:hAnsi="Arial" w:cs="Arial"/>
        </w:rPr>
      </w:pPr>
    </w:p>
    <w:p w14:paraId="50F195C3" w14:textId="77777777" w:rsidR="002A6EFF" w:rsidRPr="00A93D36" w:rsidRDefault="002A6EFF" w:rsidP="002A6EFF">
      <w:pPr>
        <w:ind w:left="567" w:hanging="567"/>
        <w:jc w:val="both"/>
        <w:rPr>
          <w:rFonts w:ascii="Arial" w:hAnsi="Arial" w:cs="Arial"/>
        </w:rPr>
      </w:pPr>
      <w:r w:rsidRPr="00A93D36">
        <w:rPr>
          <w:rFonts w:ascii="Arial" w:hAnsi="Arial" w:cs="Arial"/>
        </w:rPr>
        <w:t>A57.</w:t>
      </w:r>
      <w:r>
        <w:rPr>
          <w:rFonts w:ascii="Arial" w:hAnsi="Arial" w:cs="Arial"/>
        </w:rPr>
        <w:tab/>
      </w:r>
      <w:r w:rsidRPr="00A93D36">
        <w:rPr>
          <w:rFonts w:ascii="Arial" w:hAnsi="Arial" w:cs="Arial"/>
        </w:rPr>
        <w:t>Ao decidir sobre a ação necessária, o sócio do trabalho e a firma podem concluir que é apropriado continuar o trabalho de auditoria e, nesse caso, determinar quais passos adicionais são necessários no nível do trabalho (por exemplo, designação de mais pessoal ou pessoal com experiência específica). Se o sócio do trabalho tem preocupações adicionais ou não está satisfeito de que o assunto foi apropriadamente tratado, as políticas ou os procedimentos da firma para resolver as diferenças de opinião podem ser aplicáveis.</w:t>
      </w:r>
    </w:p>
    <w:p w14:paraId="5F0B3B8B" w14:textId="77777777" w:rsidR="002A6EFF" w:rsidRPr="00A93D36" w:rsidRDefault="002A6EFF" w:rsidP="002A6EFF">
      <w:pPr>
        <w:jc w:val="both"/>
        <w:rPr>
          <w:rFonts w:ascii="Arial" w:hAnsi="Arial" w:cs="Arial"/>
        </w:rPr>
      </w:pPr>
    </w:p>
    <w:p w14:paraId="4CF83E4E" w14:textId="77777777" w:rsidR="002A6EFF" w:rsidRPr="00A93D36" w:rsidRDefault="002A6EFF" w:rsidP="002A6EFF">
      <w:pPr>
        <w:jc w:val="both"/>
        <w:rPr>
          <w:rFonts w:ascii="Arial" w:hAnsi="Arial" w:cs="Arial"/>
        </w:rPr>
      </w:pPr>
      <w:r w:rsidRPr="00A93D36">
        <w:rPr>
          <w:rFonts w:ascii="Arial" w:hAnsi="Arial" w:cs="Arial"/>
        </w:rPr>
        <w:t xml:space="preserve">Considerações específicas para entidade do setor público (ver itens </w:t>
      </w:r>
      <w:r>
        <w:rPr>
          <w:rFonts w:ascii="Arial" w:hAnsi="Arial" w:cs="Arial"/>
        </w:rPr>
        <w:t xml:space="preserve">de </w:t>
      </w:r>
      <w:r w:rsidRPr="00A93D36">
        <w:rPr>
          <w:rFonts w:ascii="Arial" w:hAnsi="Arial" w:cs="Arial"/>
        </w:rPr>
        <w:t>22 a 24)</w:t>
      </w:r>
    </w:p>
    <w:p w14:paraId="6A7B0502" w14:textId="77777777" w:rsidR="002A6EFF" w:rsidRPr="00A93D36" w:rsidRDefault="002A6EFF" w:rsidP="002A6EFF">
      <w:pPr>
        <w:jc w:val="both"/>
        <w:rPr>
          <w:rFonts w:ascii="Arial" w:hAnsi="Arial" w:cs="Arial"/>
        </w:rPr>
      </w:pPr>
    </w:p>
    <w:p w14:paraId="0C7C134B" w14:textId="77777777" w:rsidR="002A6EFF" w:rsidRPr="00A93D36" w:rsidRDefault="002A6EFF" w:rsidP="002A6EFF">
      <w:pPr>
        <w:ind w:left="567" w:hanging="567"/>
        <w:jc w:val="both"/>
        <w:rPr>
          <w:rFonts w:ascii="Arial" w:hAnsi="Arial" w:cs="Arial"/>
        </w:rPr>
      </w:pPr>
      <w:r w:rsidRPr="00A93D36">
        <w:rPr>
          <w:rFonts w:ascii="Arial" w:hAnsi="Arial" w:cs="Arial"/>
        </w:rPr>
        <w:t>A58.</w:t>
      </w:r>
      <w:r>
        <w:rPr>
          <w:rFonts w:ascii="Arial" w:hAnsi="Arial" w:cs="Arial"/>
        </w:rPr>
        <w:tab/>
      </w:r>
      <w:r w:rsidRPr="00A93D36">
        <w:rPr>
          <w:rFonts w:ascii="Arial" w:hAnsi="Arial" w:cs="Arial"/>
        </w:rPr>
        <w:t xml:space="preserve">No setor público, os auditores podem ser nomeados de acordo com procedimentos legais e o auditor do setor público pode não ter que estabelecer todas as políticas ou os procedimentos relativos à aceitação e à continuidade de trabalhos de auditoria. Não obstante, os requisitos e as considerações para a aceitação e a continuidade de relacionamentos com clientes e de trabalhos conforme especificados nos itens </w:t>
      </w:r>
      <w:r>
        <w:rPr>
          <w:rFonts w:ascii="Arial" w:hAnsi="Arial" w:cs="Arial"/>
        </w:rPr>
        <w:t xml:space="preserve">de </w:t>
      </w:r>
      <w:r w:rsidRPr="00A93D36">
        <w:rPr>
          <w:rFonts w:ascii="Arial" w:hAnsi="Arial" w:cs="Arial"/>
        </w:rPr>
        <w:t xml:space="preserve">22 a 24 e </w:t>
      </w:r>
      <w:r>
        <w:rPr>
          <w:rFonts w:ascii="Arial" w:hAnsi="Arial" w:cs="Arial"/>
        </w:rPr>
        <w:t xml:space="preserve">de </w:t>
      </w:r>
      <w:r w:rsidRPr="00A93D36">
        <w:rPr>
          <w:rFonts w:ascii="Arial" w:hAnsi="Arial" w:cs="Arial"/>
        </w:rPr>
        <w:t>A49 a A57 podem ser valiosos para os auditores do setor público na realização de avaliações de risco e no cumprimento de suas responsabilidades de apresentação de relatórios.</w:t>
      </w:r>
    </w:p>
    <w:p w14:paraId="0EFCD780" w14:textId="77777777" w:rsidR="002A6EFF" w:rsidRPr="00A93D36" w:rsidRDefault="002A6EFF" w:rsidP="002A6EFF">
      <w:pPr>
        <w:jc w:val="both"/>
        <w:rPr>
          <w:rFonts w:ascii="Arial" w:hAnsi="Arial" w:cs="Arial"/>
        </w:rPr>
      </w:pPr>
    </w:p>
    <w:p w14:paraId="14E40645" w14:textId="77777777" w:rsidR="002A6EFF" w:rsidRPr="00A93D36" w:rsidRDefault="002A6EFF" w:rsidP="002A6EFF">
      <w:pPr>
        <w:jc w:val="both"/>
        <w:rPr>
          <w:rFonts w:ascii="Arial" w:hAnsi="Arial" w:cs="Arial"/>
        </w:rPr>
      </w:pPr>
      <w:r w:rsidRPr="00A93D36">
        <w:rPr>
          <w:rFonts w:ascii="Arial" w:hAnsi="Arial" w:cs="Arial"/>
        </w:rPr>
        <w:t xml:space="preserve">Recursos do trabalho (ver itens </w:t>
      </w:r>
      <w:r>
        <w:rPr>
          <w:rFonts w:ascii="Arial" w:hAnsi="Arial" w:cs="Arial"/>
        </w:rPr>
        <w:t xml:space="preserve">de </w:t>
      </w:r>
      <w:r w:rsidRPr="00A93D36">
        <w:rPr>
          <w:rFonts w:ascii="Arial" w:hAnsi="Arial" w:cs="Arial"/>
        </w:rPr>
        <w:t>25 a 28)</w:t>
      </w:r>
    </w:p>
    <w:p w14:paraId="0AD14476" w14:textId="77777777" w:rsidR="002A6EFF" w:rsidRPr="00A93D36" w:rsidRDefault="002A6EFF" w:rsidP="002A6EFF">
      <w:pPr>
        <w:jc w:val="both"/>
        <w:rPr>
          <w:rFonts w:ascii="Arial" w:hAnsi="Arial" w:cs="Arial"/>
        </w:rPr>
      </w:pPr>
    </w:p>
    <w:p w14:paraId="193C099C" w14:textId="77777777" w:rsidR="002A6EFF" w:rsidRPr="00A93D36" w:rsidRDefault="002A6EFF" w:rsidP="002A6EFF">
      <w:pPr>
        <w:ind w:left="567" w:hanging="567"/>
        <w:jc w:val="both"/>
        <w:rPr>
          <w:rFonts w:ascii="Arial" w:hAnsi="Arial" w:cs="Arial"/>
        </w:rPr>
      </w:pPr>
      <w:r w:rsidRPr="00A93D36">
        <w:rPr>
          <w:rFonts w:ascii="Arial" w:hAnsi="Arial" w:cs="Arial"/>
        </w:rPr>
        <w:t>A59.</w:t>
      </w:r>
      <w:r>
        <w:rPr>
          <w:rFonts w:ascii="Arial" w:hAnsi="Arial" w:cs="Arial"/>
        </w:rPr>
        <w:tab/>
      </w:r>
      <w:r w:rsidRPr="00A93D36">
        <w:rPr>
          <w:rFonts w:ascii="Arial" w:hAnsi="Arial" w:cs="Arial"/>
        </w:rPr>
        <w:t>Segundo a NBC PA 01, os recursos designados ou disponibilizados pela firma para suportar a execução de trabalhos de auditoria incluem:</w:t>
      </w:r>
    </w:p>
    <w:p w14:paraId="2F4955A1"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recursos humanos;</w:t>
      </w:r>
    </w:p>
    <w:p w14:paraId="2B66BE8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recursos tecnológicos; e</w:t>
      </w:r>
    </w:p>
    <w:p w14:paraId="1FA928DA"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recursos intelectuais.</w:t>
      </w:r>
    </w:p>
    <w:p w14:paraId="3790EFD0" w14:textId="77777777" w:rsidR="002A6EFF" w:rsidRPr="00A93D36" w:rsidRDefault="002A6EFF" w:rsidP="002A6EFF">
      <w:pPr>
        <w:jc w:val="both"/>
        <w:rPr>
          <w:rFonts w:ascii="Arial" w:hAnsi="Arial" w:cs="Arial"/>
        </w:rPr>
      </w:pPr>
    </w:p>
    <w:p w14:paraId="4E4CD661" w14:textId="77777777" w:rsidR="002A6EFF" w:rsidRPr="00A93D36" w:rsidRDefault="002A6EFF" w:rsidP="002A6EFF">
      <w:pPr>
        <w:ind w:left="567" w:hanging="567"/>
        <w:jc w:val="both"/>
        <w:rPr>
          <w:rFonts w:ascii="Arial" w:hAnsi="Arial" w:cs="Arial"/>
        </w:rPr>
      </w:pPr>
      <w:r w:rsidRPr="00A93D36">
        <w:rPr>
          <w:rFonts w:ascii="Arial" w:hAnsi="Arial" w:cs="Arial"/>
        </w:rPr>
        <w:t>A60.</w:t>
      </w:r>
      <w:r>
        <w:rPr>
          <w:rFonts w:ascii="Arial" w:hAnsi="Arial" w:cs="Arial"/>
        </w:rPr>
        <w:tab/>
      </w:r>
      <w:r w:rsidRPr="00A93D36">
        <w:rPr>
          <w:rFonts w:ascii="Arial" w:hAnsi="Arial" w:cs="Arial"/>
        </w:rPr>
        <w:t xml:space="preserve">Os recursos para trabalho de auditoria são inicialmente designados ou disponibilizados pela firma, embora possa haver circunstâncias em que a equipe de trabalho obtém os recursos diretamente para o trabalho de auditoria. Por exemplo, esse pode ser o caso quando </w:t>
      </w:r>
      <w:r>
        <w:rPr>
          <w:rFonts w:ascii="Arial" w:hAnsi="Arial" w:cs="Arial"/>
        </w:rPr>
        <w:t>o</w:t>
      </w:r>
      <w:r w:rsidRPr="00A93D36">
        <w:rPr>
          <w:rFonts w:ascii="Arial" w:hAnsi="Arial" w:cs="Arial"/>
        </w:rPr>
        <w:t xml:space="preserve"> auditor do componente deve, por força de lei, regulamento ou por outra razão, expressar uma opinião de auditoria sobre as demonstrações contábeis de componente, e o auditor do componente também é nomeado pela administração do componente para executar os procedimentos de auditoria em nome da equipe de trabalho do grupo (ver item 3 da NBC TA 600). Nessas circunstâncias, as políticas ou os procedimentos da firma podem requerer que o sócio do trabalho tome ações diferentes</w:t>
      </w:r>
      <w:r>
        <w:rPr>
          <w:rFonts w:ascii="Arial" w:hAnsi="Arial" w:cs="Arial"/>
        </w:rPr>
        <w:t>,</w:t>
      </w:r>
      <w:r w:rsidRPr="00A93D36">
        <w:rPr>
          <w:rFonts w:ascii="Arial" w:hAnsi="Arial" w:cs="Arial"/>
        </w:rPr>
        <w:t xml:space="preserve"> como, por exemplo, solicitar informações do auditor do componente, para determinar se recursos suficientes e apropriados foram designados ou disponibilizados.</w:t>
      </w:r>
    </w:p>
    <w:p w14:paraId="74C91C94" w14:textId="77777777" w:rsidR="002A6EFF" w:rsidRPr="00A93D36" w:rsidRDefault="002A6EFF" w:rsidP="002A6EFF">
      <w:pPr>
        <w:jc w:val="both"/>
        <w:rPr>
          <w:rFonts w:ascii="Arial" w:hAnsi="Arial" w:cs="Arial"/>
        </w:rPr>
      </w:pPr>
    </w:p>
    <w:p w14:paraId="625A55B2" w14:textId="77777777" w:rsidR="002A6EFF" w:rsidRPr="00A93D36" w:rsidRDefault="002A6EFF" w:rsidP="002A6EFF">
      <w:pPr>
        <w:ind w:left="567" w:hanging="567"/>
        <w:jc w:val="both"/>
        <w:rPr>
          <w:rFonts w:ascii="Arial" w:hAnsi="Arial" w:cs="Arial"/>
        </w:rPr>
      </w:pPr>
      <w:r w:rsidRPr="00A93D36">
        <w:rPr>
          <w:rFonts w:ascii="Arial" w:hAnsi="Arial" w:cs="Arial"/>
        </w:rPr>
        <w:t>A61.</w:t>
      </w:r>
      <w:r>
        <w:rPr>
          <w:rFonts w:ascii="Arial" w:hAnsi="Arial" w:cs="Arial"/>
        </w:rPr>
        <w:tab/>
      </w:r>
      <w:r w:rsidRPr="00A93D36">
        <w:rPr>
          <w:rFonts w:ascii="Arial" w:hAnsi="Arial" w:cs="Arial"/>
        </w:rPr>
        <w:t>Uma consideração relevante para o sócio do trabalho, no cumprimento dos requisitos nos itens 25 e 26, pode ser se os recursos designados ou disponibilizados para a equipe de trabalho possibilitam o cumprimento dos requisitos éticos relevantes, incluindo princípios éticos como competência e zelo profissional.</w:t>
      </w:r>
    </w:p>
    <w:p w14:paraId="3E96784A" w14:textId="77777777" w:rsidR="002A6EFF" w:rsidRPr="00A93D36" w:rsidRDefault="002A6EFF" w:rsidP="002A6EFF">
      <w:pPr>
        <w:jc w:val="both"/>
        <w:rPr>
          <w:rFonts w:ascii="Arial" w:hAnsi="Arial" w:cs="Arial"/>
        </w:rPr>
      </w:pPr>
    </w:p>
    <w:p w14:paraId="2D917491" w14:textId="77777777" w:rsidR="002A6EFF" w:rsidRPr="00A93D36" w:rsidRDefault="002A6EFF" w:rsidP="002A6EFF">
      <w:pPr>
        <w:jc w:val="both"/>
        <w:rPr>
          <w:rFonts w:ascii="Arial" w:hAnsi="Arial" w:cs="Arial"/>
        </w:rPr>
      </w:pPr>
      <w:r w:rsidRPr="00A93D36">
        <w:rPr>
          <w:rFonts w:ascii="Arial" w:hAnsi="Arial" w:cs="Arial"/>
        </w:rPr>
        <w:t>Recursos humanos</w:t>
      </w:r>
    </w:p>
    <w:p w14:paraId="4031B5AB" w14:textId="77777777" w:rsidR="002A6EFF" w:rsidRPr="00A93D36" w:rsidRDefault="002A6EFF" w:rsidP="002A6EFF">
      <w:pPr>
        <w:jc w:val="both"/>
        <w:rPr>
          <w:rFonts w:ascii="Arial" w:hAnsi="Arial" w:cs="Arial"/>
        </w:rPr>
      </w:pPr>
    </w:p>
    <w:p w14:paraId="4E13368A" w14:textId="77777777" w:rsidR="002A6EFF" w:rsidRPr="00A93D36" w:rsidRDefault="002A6EFF" w:rsidP="002A6EFF">
      <w:pPr>
        <w:ind w:left="567" w:hanging="567"/>
        <w:jc w:val="both"/>
        <w:rPr>
          <w:rFonts w:ascii="Arial" w:hAnsi="Arial" w:cs="Arial"/>
        </w:rPr>
      </w:pPr>
      <w:r w:rsidRPr="00A93D36">
        <w:rPr>
          <w:rFonts w:ascii="Arial" w:hAnsi="Arial" w:cs="Arial"/>
        </w:rPr>
        <w:t>A62.</w:t>
      </w:r>
      <w:r>
        <w:rPr>
          <w:rFonts w:ascii="Arial" w:hAnsi="Arial" w:cs="Arial"/>
        </w:rPr>
        <w:tab/>
      </w:r>
      <w:r w:rsidRPr="00A93D36">
        <w:rPr>
          <w:rFonts w:ascii="Arial" w:hAnsi="Arial" w:cs="Arial"/>
        </w:rPr>
        <w:t>Os recursos humanos incluem os membros da equipe de trabalho (ver também itens A5</w:t>
      </w:r>
      <w:r>
        <w:rPr>
          <w:rFonts w:ascii="Arial" w:hAnsi="Arial" w:cs="Arial"/>
        </w:rPr>
        <w:t xml:space="preserve"> e de </w:t>
      </w:r>
      <w:r w:rsidRPr="00A93D36">
        <w:rPr>
          <w:rFonts w:ascii="Arial" w:hAnsi="Arial" w:cs="Arial"/>
        </w:rPr>
        <w:t xml:space="preserve"> A15 a A21) e, quando aplicável, o especialista externo do auditor e indivíduos de dentro do departamento de auditoria interna da entidade que prestam assistência direta na auditoria.</w:t>
      </w:r>
    </w:p>
    <w:p w14:paraId="522028AB" w14:textId="77777777" w:rsidR="002A6EFF" w:rsidRPr="00A93D36" w:rsidRDefault="002A6EFF" w:rsidP="002A6EFF">
      <w:pPr>
        <w:jc w:val="both"/>
        <w:rPr>
          <w:rFonts w:ascii="Arial" w:hAnsi="Arial" w:cs="Arial"/>
        </w:rPr>
      </w:pPr>
    </w:p>
    <w:p w14:paraId="36C50E79" w14:textId="77777777" w:rsidR="002A6EFF" w:rsidRPr="00A93D36" w:rsidRDefault="002A6EFF" w:rsidP="002A6EFF">
      <w:pPr>
        <w:jc w:val="both"/>
        <w:rPr>
          <w:rFonts w:ascii="Arial" w:hAnsi="Arial" w:cs="Arial"/>
        </w:rPr>
      </w:pPr>
      <w:r w:rsidRPr="00A93D36">
        <w:rPr>
          <w:rFonts w:ascii="Arial" w:hAnsi="Arial" w:cs="Arial"/>
        </w:rPr>
        <w:t>Recursos tecnológicos</w:t>
      </w:r>
    </w:p>
    <w:p w14:paraId="40C91671" w14:textId="77777777" w:rsidR="002A6EFF" w:rsidRPr="00A93D36" w:rsidRDefault="002A6EFF" w:rsidP="002A6EFF">
      <w:pPr>
        <w:jc w:val="both"/>
        <w:rPr>
          <w:rFonts w:ascii="Arial" w:hAnsi="Arial" w:cs="Arial"/>
        </w:rPr>
      </w:pPr>
    </w:p>
    <w:p w14:paraId="7D6EC8C2" w14:textId="77777777" w:rsidR="002A6EFF" w:rsidRPr="00A93D36" w:rsidRDefault="002A6EFF" w:rsidP="002A6EFF">
      <w:pPr>
        <w:ind w:left="567" w:hanging="567"/>
        <w:jc w:val="both"/>
        <w:rPr>
          <w:rFonts w:ascii="Arial" w:hAnsi="Arial" w:cs="Arial"/>
        </w:rPr>
      </w:pPr>
      <w:r w:rsidRPr="00A93D36">
        <w:rPr>
          <w:rFonts w:ascii="Arial" w:hAnsi="Arial" w:cs="Arial"/>
        </w:rPr>
        <w:t>A63.</w:t>
      </w:r>
      <w:r>
        <w:rPr>
          <w:rFonts w:ascii="Arial" w:hAnsi="Arial" w:cs="Arial"/>
        </w:rPr>
        <w:tab/>
      </w:r>
      <w:r w:rsidRPr="00A93D36">
        <w:rPr>
          <w:rFonts w:ascii="Arial" w:hAnsi="Arial" w:cs="Arial"/>
        </w:rPr>
        <w:t>O uso de recursos tecnológicos no trabalho de auditoria pode auxiliar o auditor na obtenção de evidência de auditoria apropriada e suficiente. As ferramentas tecnológicas podem permitir ao auditor uma gestão mais efetiva e eficiente da auditoria. As ferramentas tecnológicas também podem permitir ao auditor avaliar grandes quantidades de dados mais facilmente para, por exemplo, fornecer percepções mais profundas, identificar tendências incomuns ou questionar as afirmações da administração de maneira mais eficaz, o que aumenta a capacidade do auditor de exercer o ceticismo profissional. Além disso, as ferramentas tecnológicas podem ser usadas para conduzir reuniões e fornecer ferramentas de comunicação para a equipe de trabalho. O uso inadequado desses recursos tecnológicos pode, contudo, aumentar o risco de excesso de confiança nas informações produzidas para fins de tomada de decisão ou gerar ameaças ao cumprimento dos requisitos éticos relevantes</w:t>
      </w:r>
      <w:r>
        <w:rPr>
          <w:rFonts w:ascii="Arial" w:hAnsi="Arial" w:cs="Arial"/>
        </w:rPr>
        <w:t>,</w:t>
      </w:r>
      <w:r w:rsidRPr="00A93D36">
        <w:rPr>
          <w:rFonts w:ascii="Arial" w:hAnsi="Arial" w:cs="Arial"/>
        </w:rPr>
        <w:t xml:space="preserve"> como, por exemplo, requisitos relacionados com a confidencialidade.</w:t>
      </w:r>
    </w:p>
    <w:p w14:paraId="1E18C745" w14:textId="77777777" w:rsidR="002A6EFF" w:rsidRPr="00A93D36" w:rsidRDefault="002A6EFF" w:rsidP="002A6EFF">
      <w:pPr>
        <w:jc w:val="both"/>
        <w:rPr>
          <w:rFonts w:ascii="Arial" w:hAnsi="Arial" w:cs="Arial"/>
        </w:rPr>
      </w:pPr>
    </w:p>
    <w:p w14:paraId="37A1613B" w14:textId="77777777" w:rsidR="002A6EFF" w:rsidRPr="00A93D36" w:rsidRDefault="002A6EFF" w:rsidP="002A6EFF">
      <w:pPr>
        <w:ind w:left="567" w:hanging="567"/>
        <w:jc w:val="both"/>
        <w:rPr>
          <w:rFonts w:ascii="Arial" w:hAnsi="Arial" w:cs="Arial"/>
        </w:rPr>
      </w:pPr>
      <w:r w:rsidRPr="00A93D36">
        <w:rPr>
          <w:rFonts w:ascii="Arial" w:hAnsi="Arial" w:cs="Arial"/>
        </w:rPr>
        <w:t>A64.</w:t>
      </w:r>
      <w:r>
        <w:rPr>
          <w:rFonts w:ascii="Arial" w:hAnsi="Arial" w:cs="Arial"/>
        </w:rPr>
        <w:tab/>
      </w:r>
      <w:r w:rsidRPr="00A93D36">
        <w:rPr>
          <w:rFonts w:ascii="Arial" w:hAnsi="Arial" w:cs="Arial"/>
        </w:rPr>
        <w:t>As políticas ou os procedimentos da firma podem incluir as considerações ou as responsabilidades necessárias para a equipe de trabalho ao utilizar ferramentas tecnológicas aprovadas pela firma para a execução de procedimentos de auditoria e podem requerer o envolvimento de indivíduos com habilidades ou experiência especializadas na avaliação ou na análise do resultado.</w:t>
      </w:r>
    </w:p>
    <w:p w14:paraId="451BF2FE" w14:textId="77777777" w:rsidR="002A6EFF" w:rsidRPr="00A93D36" w:rsidRDefault="002A6EFF" w:rsidP="002A6EFF">
      <w:pPr>
        <w:jc w:val="both"/>
        <w:rPr>
          <w:rFonts w:ascii="Arial" w:hAnsi="Arial" w:cs="Arial"/>
        </w:rPr>
      </w:pPr>
    </w:p>
    <w:p w14:paraId="5C45DCF4" w14:textId="77777777" w:rsidR="002A6EFF" w:rsidRPr="00A93D36" w:rsidRDefault="002A6EFF" w:rsidP="002A6EFF">
      <w:pPr>
        <w:ind w:left="567" w:hanging="567"/>
        <w:jc w:val="both"/>
        <w:rPr>
          <w:rFonts w:ascii="Arial" w:hAnsi="Arial" w:cs="Arial"/>
        </w:rPr>
      </w:pPr>
      <w:r w:rsidRPr="00A93D36">
        <w:rPr>
          <w:rFonts w:ascii="Arial" w:hAnsi="Arial" w:cs="Arial"/>
        </w:rPr>
        <w:t>A65.</w:t>
      </w:r>
      <w:r>
        <w:rPr>
          <w:rFonts w:ascii="Arial" w:hAnsi="Arial" w:cs="Arial"/>
        </w:rPr>
        <w:tab/>
      </w:r>
      <w:r w:rsidRPr="00A93D36">
        <w:rPr>
          <w:rFonts w:ascii="Arial" w:hAnsi="Arial" w:cs="Arial"/>
        </w:rPr>
        <w:t>Quando o sócio do trabalho requer que indivíduos de outra firma usem ferramentas e técnicas automatizadas específicas na execução de procedimentos de auditoria, as comunicações com esses indivíduos podem indicar que o uso dessas ferramentas e técnicas automatizadas deve cumprir as instruções da equipe de trabalho.</w:t>
      </w:r>
    </w:p>
    <w:p w14:paraId="7F3A5EF1" w14:textId="77777777" w:rsidR="002A6EFF" w:rsidRPr="00A93D36" w:rsidRDefault="002A6EFF" w:rsidP="002A6EFF">
      <w:pPr>
        <w:jc w:val="both"/>
        <w:rPr>
          <w:rFonts w:ascii="Arial" w:hAnsi="Arial" w:cs="Arial"/>
        </w:rPr>
      </w:pPr>
    </w:p>
    <w:p w14:paraId="7D594FBD" w14:textId="77777777" w:rsidR="002A6EFF" w:rsidRPr="00A93D36" w:rsidRDefault="002A6EFF" w:rsidP="002A6EFF">
      <w:pPr>
        <w:ind w:left="567" w:hanging="567"/>
        <w:jc w:val="both"/>
        <w:rPr>
          <w:rFonts w:ascii="Arial" w:hAnsi="Arial" w:cs="Arial"/>
        </w:rPr>
      </w:pPr>
      <w:r w:rsidRPr="00A93D36">
        <w:rPr>
          <w:rFonts w:ascii="Arial" w:hAnsi="Arial" w:cs="Arial"/>
        </w:rPr>
        <w:t>A66.</w:t>
      </w:r>
      <w:r>
        <w:rPr>
          <w:rFonts w:ascii="Arial" w:hAnsi="Arial" w:cs="Arial"/>
        </w:rPr>
        <w:tab/>
      </w:r>
      <w:r w:rsidRPr="00A93D36">
        <w:rPr>
          <w:rFonts w:ascii="Arial" w:hAnsi="Arial" w:cs="Arial"/>
        </w:rPr>
        <w:t>As políticas ou os procedimentos da firma podem proibir</w:t>
      </w:r>
      <w:r>
        <w:rPr>
          <w:rFonts w:ascii="Arial" w:hAnsi="Arial" w:cs="Arial"/>
        </w:rPr>
        <w:t>,</w:t>
      </w:r>
      <w:r w:rsidRPr="00A93D36">
        <w:rPr>
          <w:rFonts w:ascii="Arial" w:hAnsi="Arial" w:cs="Arial"/>
        </w:rPr>
        <w:t xml:space="preserve"> especificamente</w:t>
      </w:r>
      <w:r>
        <w:rPr>
          <w:rFonts w:ascii="Arial" w:hAnsi="Arial" w:cs="Arial"/>
        </w:rPr>
        <w:t>,</w:t>
      </w:r>
      <w:r w:rsidRPr="00A93D36">
        <w:rPr>
          <w:rFonts w:ascii="Arial" w:hAnsi="Arial" w:cs="Arial"/>
        </w:rPr>
        <w:t xml:space="preserve"> o uso de determinados aplicações ou recursos de </w:t>
      </w:r>
      <w:r>
        <w:rPr>
          <w:rFonts w:ascii="Arial" w:hAnsi="Arial" w:cs="Arial"/>
        </w:rPr>
        <w:t xml:space="preserve">aplicativos de TI </w:t>
      </w:r>
      <w:r w:rsidRPr="00A93D36">
        <w:rPr>
          <w:rFonts w:ascii="Arial" w:hAnsi="Arial" w:cs="Arial"/>
        </w:rPr>
        <w:t xml:space="preserve">(por exemplo, </w:t>
      </w:r>
      <w:r w:rsidRPr="003E128C">
        <w:rPr>
          <w:rFonts w:ascii="Arial" w:hAnsi="Arial" w:cs="Arial"/>
          <w:i/>
          <w:iCs/>
        </w:rPr>
        <w:t>software</w:t>
      </w:r>
      <w:r w:rsidRPr="00A93D36">
        <w:rPr>
          <w:rFonts w:ascii="Arial" w:hAnsi="Arial" w:cs="Arial"/>
        </w:rPr>
        <w:t xml:space="preserve"> que não tenha sido aprovado especificamente para uso pela firma). Alternativamente, as políticas ou os procedimentos da firma podem requerer que a equipe de trabalho tome determinadas ações antes de usar aplica</w:t>
      </w:r>
      <w:r>
        <w:rPr>
          <w:rFonts w:ascii="Arial" w:hAnsi="Arial" w:cs="Arial"/>
        </w:rPr>
        <w:t>ção</w:t>
      </w:r>
      <w:r w:rsidRPr="00A93D36">
        <w:rPr>
          <w:rFonts w:ascii="Arial" w:hAnsi="Arial" w:cs="Arial"/>
        </w:rPr>
        <w:t xml:space="preserve"> de TI que não seja aprovad</w:t>
      </w:r>
      <w:r>
        <w:rPr>
          <w:rFonts w:ascii="Arial" w:hAnsi="Arial" w:cs="Arial"/>
        </w:rPr>
        <w:t>a</w:t>
      </w:r>
      <w:r w:rsidRPr="00A93D36">
        <w:rPr>
          <w:rFonts w:ascii="Arial" w:hAnsi="Arial" w:cs="Arial"/>
        </w:rPr>
        <w:t xml:space="preserve"> pela firma para determinar que ele é apropriado para uso</w:t>
      </w:r>
      <w:r>
        <w:rPr>
          <w:rFonts w:ascii="Arial" w:hAnsi="Arial" w:cs="Arial"/>
        </w:rPr>
        <w:t>,</w:t>
      </w:r>
      <w:r w:rsidRPr="00A93D36">
        <w:rPr>
          <w:rFonts w:ascii="Arial" w:hAnsi="Arial" w:cs="Arial"/>
        </w:rPr>
        <w:t xml:space="preserve"> como, por exemplo, requerendo que:</w:t>
      </w:r>
    </w:p>
    <w:p w14:paraId="6655002A"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a equipe de trabalho tenha a competência e as habilidades apropriadas para usar </w:t>
      </w:r>
      <w:r>
        <w:rPr>
          <w:rFonts w:ascii="Arial" w:hAnsi="Arial" w:cs="Arial"/>
        </w:rPr>
        <w:t>a</w:t>
      </w:r>
      <w:r w:rsidRPr="00A93D36">
        <w:rPr>
          <w:rFonts w:ascii="Arial" w:hAnsi="Arial" w:cs="Arial"/>
        </w:rPr>
        <w:t xml:space="preserve"> aplica</w:t>
      </w:r>
      <w:r>
        <w:rPr>
          <w:rFonts w:ascii="Arial" w:hAnsi="Arial" w:cs="Arial"/>
        </w:rPr>
        <w:t>ção</w:t>
      </w:r>
      <w:r w:rsidRPr="00A93D36">
        <w:rPr>
          <w:rFonts w:ascii="Arial" w:hAnsi="Arial" w:cs="Arial"/>
        </w:rPr>
        <w:t xml:space="preserve"> de TI;</w:t>
      </w:r>
    </w:p>
    <w:p w14:paraId="65F44AD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sejam testadas a operação e a segurança d</w:t>
      </w:r>
      <w:r>
        <w:rPr>
          <w:rFonts w:ascii="Arial" w:hAnsi="Arial" w:cs="Arial"/>
        </w:rPr>
        <w:t>a</w:t>
      </w:r>
      <w:r w:rsidRPr="00A93D36">
        <w:rPr>
          <w:rFonts w:ascii="Arial" w:hAnsi="Arial" w:cs="Arial"/>
        </w:rPr>
        <w:t xml:space="preserve"> aplica</w:t>
      </w:r>
      <w:r>
        <w:rPr>
          <w:rFonts w:ascii="Arial" w:hAnsi="Arial" w:cs="Arial"/>
        </w:rPr>
        <w:t>ção</w:t>
      </w:r>
      <w:r w:rsidRPr="00A93D36">
        <w:rPr>
          <w:rFonts w:ascii="Arial" w:hAnsi="Arial" w:cs="Arial"/>
        </w:rPr>
        <w:t xml:space="preserve"> de TI;</w:t>
      </w:r>
    </w:p>
    <w:p w14:paraId="67E8C09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seja incluída documentação específica no arquivo de auditoria.</w:t>
      </w:r>
    </w:p>
    <w:p w14:paraId="67309B65" w14:textId="77777777" w:rsidR="002A6EFF" w:rsidRPr="00A93D36" w:rsidRDefault="002A6EFF" w:rsidP="002A6EFF">
      <w:pPr>
        <w:jc w:val="both"/>
        <w:rPr>
          <w:rFonts w:ascii="Arial" w:hAnsi="Arial" w:cs="Arial"/>
        </w:rPr>
      </w:pPr>
    </w:p>
    <w:p w14:paraId="4EC66348" w14:textId="77777777" w:rsidR="002A6EFF" w:rsidRPr="00A93D36" w:rsidRDefault="002A6EFF" w:rsidP="002A6EFF">
      <w:pPr>
        <w:ind w:left="567" w:hanging="567"/>
        <w:jc w:val="both"/>
        <w:rPr>
          <w:rFonts w:ascii="Arial" w:hAnsi="Arial" w:cs="Arial"/>
        </w:rPr>
      </w:pPr>
      <w:r w:rsidRPr="00A93D36">
        <w:rPr>
          <w:rFonts w:ascii="Arial" w:hAnsi="Arial" w:cs="Arial"/>
        </w:rPr>
        <w:t>A67.</w:t>
      </w:r>
      <w:r>
        <w:rPr>
          <w:rFonts w:ascii="Arial" w:hAnsi="Arial" w:cs="Arial"/>
        </w:rPr>
        <w:tab/>
      </w:r>
      <w:r w:rsidRPr="00A93D36">
        <w:rPr>
          <w:rFonts w:ascii="Arial" w:hAnsi="Arial" w:cs="Arial"/>
        </w:rPr>
        <w:t>O sócio do trabalho pode exercer o julgamento profissional ao considerar se o uso de aplica</w:t>
      </w:r>
      <w:r>
        <w:rPr>
          <w:rFonts w:ascii="Arial" w:hAnsi="Arial" w:cs="Arial"/>
        </w:rPr>
        <w:t>ção</w:t>
      </w:r>
      <w:r w:rsidRPr="00A93D36">
        <w:rPr>
          <w:rFonts w:ascii="Arial" w:hAnsi="Arial" w:cs="Arial"/>
        </w:rPr>
        <w:t xml:space="preserve"> de TI no trabalho de auditoria é apropriado no contexto do trabalho e, caso afirmativo, a maneira como o aplicativo de TI deve ser usad</w:t>
      </w:r>
      <w:r>
        <w:rPr>
          <w:rFonts w:ascii="Arial" w:hAnsi="Arial" w:cs="Arial"/>
        </w:rPr>
        <w:t>o</w:t>
      </w:r>
      <w:r w:rsidRPr="00A93D36">
        <w:rPr>
          <w:rFonts w:ascii="Arial" w:hAnsi="Arial" w:cs="Arial"/>
        </w:rPr>
        <w:t>. Os fatores que podem ser considerados para determinar se aplicativo de TI específico, que ainda não tenha sido aprovado especificamente para uso pela firma, é apropriado para uso no trabalho de auditoria incluem se:</w:t>
      </w:r>
    </w:p>
    <w:p w14:paraId="2BDBA915" w14:textId="77777777" w:rsidR="002A6EFF" w:rsidRPr="00A93D36" w:rsidRDefault="002A6EFF" w:rsidP="002A6EFF">
      <w:pPr>
        <w:ind w:left="709" w:hanging="142"/>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uso e a segurança d</w:t>
      </w:r>
      <w:r>
        <w:rPr>
          <w:rFonts w:ascii="Arial" w:hAnsi="Arial" w:cs="Arial"/>
        </w:rPr>
        <w:t>a</w:t>
      </w:r>
      <w:r w:rsidRPr="00A93D36">
        <w:rPr>
          <w:rFonts w:ascii="Arial" w:hAnsi="Arial" w:cs="Arial"/>
        </w:rPr>
        <w:t xml:space="preserve"> aplica</w:t>
      </w:r>
      <w:r>
        <w:rPr>
          <w:rFonts w:ascii="Arial" w:hAnsi="Arial" w:cs="Arial"/>
        </w:rPr>
        <w:t>ção</w:t>
      </w:r>
      <w:r w:rsidRPr="00A93D36">
        <w:rPr>
          <w:rFonts w:ascii="Arial" w:hAnsi="Arial" w:cs="Arial"/>
        </w:rPr>
        <w:t xml:space="preserve"> de TI cumprem com as políticas ou os procedimentos da firma;</w:t>
      </w:r>
    </w:p>
    <w:p w14:paraId="24F261FF" w14:textId="77777777" w:rsidR="002A6EFF" w:rsidRPr="00A93D36" w:rsidRDefault="002A6EFF" w:rsidP="002A6EFF">
      <w:pPr>
        <w:ind w:left="709" w:hanging="142"/>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aplicativo de TI funciona conforme pretendido;</w:t>
      </w:r>
    </w:p>
    <w:p w14:paraId="01A6458A" w14:textId="77777777" w:rsidR="002A6EFF" w:rsidRPr="00A93D36" w:rsidRDefault="002A6EFF" w:rsidP="002A6EFF">
      <w:pPr>
        <w:ind w:left="709" w:hanging="142"/>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o pessoal tem a competência e as habilidades necessárias para usar </w:t>
      </w:r>
      <w:r>
        <w:rPr>
          <w:rFonts w:ascii="Arial" w:hAnsi="Arial" w:cs="Arial"/>
        </w:rPr>
        <w:t>a</w:t>
      </w:r>
      <w:r w:rsidRPr="00A93D36">
        <w:rPr>
          <w:rFonts w:ascii="Arial" w:hAnsi="Arial" w:cs="Arial"/>
        </w:rPr>
        <w:t xml:space="preserve"> aplica</w:t>
      </w:r>
      <w:r>
        <w:rPr>
          <w:rFonts w:ascii="Arial" w:hAnsi="Arial" w:cs="Arial"/>
        </w:rPr>
        <w:t>ção</w:t>
      </w:r>
      <w:r w:rsidRPr="00A93D36">
        <w:rPr>
          <w:rFonts w:ascii="Arial" w:hAnsi="Arial" w:cs="Arial"/>
        </w:rPr>
        <w:t xml:space="preserve"> de TI.</w:t>
      </w:r>
    </w:p>
    <w:p w14:paraId="62C660B3" w14:textId="77777777" w:rsidR="002A6EFF" w:rsidRPr="00A93D36" w:rsidRDefault="002A6EFF" w:rsidP="002A6EFF">
      <w:pPr>
        <w:ind w:firstLine="567"/>
        <w:jc w:val="both"/>
        <w:rPr>
          <w:rFonts w:ascii="Arial" w:hAnsi="Arial" w:cs="Arial"/>
        </w:rPr>
      </w:pPr>
    </w:p>
    <w:p w14:paraId="6F789B40" w14:textId="77777777" w:rsidR="002A6EFF" w:rsidRPr="00A93D36" w:rsidRDefault="002A6EFF" w:rsidP="002A6EFF">
      <w:pPr>
        <w:jc w:val="both"/>
        <w:rPr>
          <w:rFonts w:ascii="Arial" w:hAnsi="Arial" w:cs="Arial"/>
        </w:rPr>
      </w:pPr>
      <w:r w:rsidRPr="00A93D36">
        <w:rPr>
          <w:rFonts w:ascii="Arial" w:hAnsi="Arial" w:cs="Arial"/>
        </w:rPr>
        <w:t>Recursos intelectuais</w:t>
      </w:r>
    </w:p>
    <w:p w14:paraId="00E8E4F5" w14:textId="77777777" w:rsidR="002A6EFF" w:rsidRPr="00A93D36" w:rsidRDefault="002A6EFF" w:rsidP="002A6EFF">
      <w:pPr>
        <w:jc w:val="both"/>
        <w:rPr>
          <w:rFonts w:ascii="Arial" w:hAnsi="Arial" w:cs="Arial"/>
        </w:rPr>
      </w:pPr>
    </w:p>
    <w:p w14:paraId="01A4447A" w14:textId="77777777" w:rsidR="002A6EFF" w:rsidRPr="00A93D36" w:rsidRDefault="002A6EFF" w:rsidP="002A6EFF">
      <w:pPr>
        <w:ind w:left="567" w:hanging="567"/>
        <w:jc w:val="both"/>
        <w:rPr>
          <w:rFonts w:ascii="Arial" w:hAnsi="Arial" w:cs="Arial"/>
        </w:rPr>
      </w:pPr>
      <w:r w:rsidRPr="00A93D36">
        <w:rPr>
          <w:rFonts w:ascii="Arial" w:hAnsi="Arial" w:cs="Arial"/>
        </w:rPr>
        <w:t>A68.</w:t>
      </w:r>
      <w:r>
        <w:rPr>
          <w:rFonts w:ascii="Arial" w:hAnsi="Arial" w:cs="Arial"/>
        </w:rPr>
        <w:tab/>
      </w:r>
      <w:r w:rsidRPr="00A93D36">
        <w:rPr>
          <w:rFonts w:ascii="Arial" w:hAnsi="Arial" w:cs="Arial"/>
        </w:rPr>
        <w:t>Os recursos intelectuais incluem, por exemplo, metodologias de auditoria, ferramentas de implementação, guias de auditoria, programas modelos, modelos de listas de verificação ou formulários.</w:t>
      </w:r>
    </w:p>
    <w:p w14:paraId="15E3BC03" w14:textId="77777777" w:rsidR="002A6EFF" w:rsidRPr="00A93D36" w:rsidRDefault="002A6EFF" w:rsidP="002A6EFF">
      <w:pPr>
        <w:jc w:val="both"/>
        <w:rPr>
          <w:rFonts w:ascii="Arial" w:hAnsi="Arial" w:cs="Arial"/>
        </w:rPr>
      </w:pPr>
    </w:p>
    <w:p w14:paraId="5CB08D33" w14:textId="77777777" w:rsidR="002A6EFF" w:rsidRPr="00A93D36" w:rsidRDefault="002A6EFF" w:rsidP="002A6EFF">
      <w:pPr>
        <w:ind w:left="567" w:hanging="567"/>
        <w:jc w:val="both"/>
        <w:rPr>
          <w:rFonts w:ascii="Arial" w:hAnsi="Arial" w:cs="Arial"/>
        </w:rPr>
      </w:pPr>
      <w:r w:rsidRPr="00A93D36">
        <w:rPr>
          <w:rFonts w:ascii="Arial" w:hAnsi="Arial" w:cs="Arial"/>
        </w:rPr>
        <w:t>A69.</w:t>
      </w:r>
      <w:r>
        <w:rPr>
          <w:rFonts w:ascii="Arial" w:hAnsi="Arial" w:cs="Arial"/>
        </w:rPr>
        <w:tab/>
      </w:r>
      <w:r w:rsidRPr="00A93D36">
        <w:rPr>
          <w:rFonts w:ascii="Arial" w:hAnsi="Arial" w:cs="Arial"/>
        </w:rPr>
        <w:t xml:space="preserve">O uso de recursos intelectuais no trabalho de auditoria pode facilitar a aplicação e o entendimento consistentes de normas profissionais, </w:t>
      </w:r>
      <w:r>
        <w:rPr>
          <w:rFonts w:ascii="Arial" w:hAnsi="Arial" w:cs="Arial"/>
        </w:rPr>
        <w:t xml:space="preserve">de </w:t>
      </w:r>
      <w:r w:rsidRPr="00A93D36">
        <w:rPr>
          <w:rFonts w:ascii="Arial" w:hAnsi="Arial" w:cs="Arial"/>
        </w:rPr>
        <w:t>lei</w:t>
      </w:r>
      <w:r>
        <w:rPr>
          <w:rFonts w:ascii="Arial" w:hAnsi="Arial" w:cs="Arial"/>
        </w:rPr>
        <w:t>,</w:t>
      </w:r>
      <w:r w:rsidRPr="00A93D36">
        <w:rPr>
          <w:rFonts w:ascii="Arial" w:hAnsi="Arial" w:cs="Arial"/>
        </w:rPr>
        <w:t xml:space="preserve"> </w:t>
      </w:r>
      <w:r>
        <w:rPr>
          <w:rFonts w:ascii="Arial" w:hAnsi="Arial" w:cs="Arial"/>
        </w:rPr>
        <w:t>d</w:t>
      </w:r>
      <w:r w:rsidRPr="00A93D36">
        <w:rPr>
          <w:rFonts w:ascii="Arial" w:hAnsi="Arial" w:cs="Arial"/>
        </w:rPr>
        <w:t>e regulamento e das respectivas políticas ou procedimentos. Para esse fim, a equipe de trabalho pode precisar, de acordo com as políticas ou os procedimentos da firma, usar a metodologia de auditoria e as ferramentas e orientações específicas da firma. A equipe de trabalho também pode considerar se o uso de outros recursos intelectuais é apropriado e relevante com base na natureza e nas circunstâncias do trabalho</w:t>
      </w:r>
      <w:r>
        <w:rPr>
          <w:rFonts w:ascii="Arial" w:hAnsi="Arial" w:cs="Arial"/>
        </w:rPr>
        <w:t>,</w:t>
      </w:r>
      <w:r w:rsidRPr="00A93D36">
        <w:rPr>
          <w:rFonts w:ascii="Arial" w:hAnsi="Arial" w:cs="Arial"/>
        </w:rPr>
        <w:t xml:space="preserve"> como, por exemplo,  metodologia específica de um setor ou os guias relacionados e suportes de desempenho.</w:t>
      </w:r>
    </w:p>
    <w:p w14:paraId="7C25C15E" w14:textId="77777777" w:rsidR="002A6EFF" w:rsidRPr="00A93D36" w:rsidRDefault="002A6EFF" w:rsidP="002A6EFF">
      <w:pPr>
        <w:jc w:val="both"/>
        <w:rPr>
          <w:rFonts w:ascii="Arial" w:hAnsi="Arial" w:cs="Arial"/>
        </w:rPr>
      </w:pPr>
    </w:p>
    <w:p w14:paraId="4F782198" w14:textId="77777777" w:rsidR="002A6EFF" w:rsidRPr="00A93D36" w:rsidRDefault="002A6EFF" w:rsidP="002A6EFF">
      <w:pPr>
        <w:jc w:val="both"/>
        <w:rPr>
          <w:rFonts w:ascii="Arial" w:hAnsi="Arial" w:cs="Arial"/>
        </w:rPr>
      </w:pPr>
      <w:r w:rsidRPr="00A93D36">
        <w:rPr>
          <w:rFonts w:ascii="Arial" w:hAnsi="Arial" w:cs="Arial"/>
        </w:rPr>
        <w:t>Recursos suficientes e apropriados para a execução do trabalho (ver item 25)</w:t>
      </w:r>
    </w:p>
    <w:p w14:paraId="4EAD942B" w14:textId="77777777" w:rsidR="002A6EFF" w:rsidRPr="00A93D36" w:rsidRDefault="002A6EFF" w:rsidP="002A6EFF">
      <w:pPr>
        <w:jc w:val="both"/>
        <w:rPr>
          <w:rFonts w:ascii="Arial" w:hAnsi="Arial" w:cs="Arial"/>
        </w:rPr>
      </w:pPr>
    </w:p>
    <w:p w14:paraId="741A0830" w14:textId="77777777" w:rsidR="002A6EFF" w:rsidRPr="00A93D36" w:rsidRDefault="002A6EFF" w:rsidP="002A6EFF">
      <w:pPr>
        <w:ind w:left="567" w:hanging="567"/>
        <w:jc w:val="both"/>
        <w:rPr>
          <w:rFonts w:ascii="Arial" w:hAnsi="Arial" w:cs="Arial"/>
        </w:rPr>
      </w:pPr>
      <w:r w:rsidRPr="00A93D36">
        <w:rPr>
          <w:rFonts w:ascii="Arial" w:hAnsi="Arial" w:cs="Arial"/>
        </w:rPr>
        <w:t>A70.</w:t>
      </w:r>
      <w:r>
        <w:rPr>
          <w:rFonts w:ascii="Arial" w:hAnsi="Arial" w:cs="Arial"/>
        </w:rPr>
        <w:tab/>
      </w:r>
      <w:r w:rsidRPr="00A93D36">
        <w:rPr>
          <w:rFonts w:ascii="Arial" w:hAnsi="Arial" w:cs="Arial"/>
        </w:rPr>
        <w:t>Ao determinar se recursos suficientes e apropriados para a execução do trabalho foram designados e disponibilizados para a equipe de trabalho, em geral, o sócio do trabalho pode depender das respectivas políticas ou procedimentos da firma (incluindo recursos)</w:t>
      </w:r>
      <w:r>
        <w:rPr>
          <w:rFonts w:ascii="Arial" w:hAnsi="Arial" w:cs="Arial"/>
        </w:rPr>
        <w:t>,</w:t>
      </w:r>
      <w:r w:rsidRPr="00A93D36">
        <w:rPr>
          <w:rFonts w:ascii="Arial" w:hAnsi="Arial" w:cs="Arial"/>
        </w:rPr>
        <w:t xml:space="preserve"> conforme descrito no item A6.  Por exemplo, com base nas informações comunicadas pela firma, o sócio do trabalho pode contar com os programas de desenvolvimento, implementação e manutenção tecnológica da firma ao utilizar tecnologia aprovada pela firma para executar os procedimentos de auditoria.</w:t>
      </w:r>
    </w:p>
    <w:p w14:paraId="25B92016" w14:textId="77777777" w:rsidR="002A6EFF" w:rsidRPr="00A93D36" w:rsidRDefault="002A6EFF" w:rsidP="002A6EFF">
      <w:pPr>
        <w:jc w:val="both"/>
        <w:rPr>
          <w:rFonts w:ascii="Arial" w:hAnsi="Arial" w:cs="Arial"/>
        </w:rPr>
      </w:pPr>
    </w:p>
    <w:p w14:paraId="4A10AF34" w14:textId="77777777" w:rsidR="002A6EFF" w:rsidRPr="00A93D36" w:rsidRDefault="002A6EFF" w:rsidP="002A6EFF">
      <w:pPr>
        <w:jc w:val="both"/>
        <w:rPr>
          <w:rFonts w:ascii="Arial" w:hAnsi="Arial" w:cs="Arial"/>
        </w:rPr>
      </w:pPr>
      <w:r w:rsidRPr="00A93D36">
        <w:rPr>
          <w:rFonts w:ascii="Arial" w:hAnsi="Arial" w:cs="Arial"/>
        </w:rPr>
        <w:t>Competência e habilidades da equipe de trabalho (ver item 26)</w:t>
      </w:r>
    </w:p>
    <w:p w14:paraId="7D1E351B" w14:textId="77777777" w:rsidR="002A6EFF" w:rsidRPr="00A93D36" w:rsidRDefault="002A6EFF" w:rsidP="002A6EFF">
      <w:pPr>
        <w:jc w:val="both"/>
        <w:rPr>
          <w:rFonts w:ascii="Arial" w:hAnsi="Arial" w:cs="Arial"/>
        </w:rPr>
      </w:pPr>
    </w:p>
    <w:p w14:paraId="0AE83723" w14:textId="77777777" w:rsidR="002A6EFF" w:rsidRPr="00A93D36" w:rsidRDefault="002A6EFF" w:rsidP="002A6EFF">
      <w:pPr>
        <w:ind w:left="567" w:hanging="567"/>
        <w:jc w:val="both"/>
        <w:rPr>
          <w:rFonts w:ascii="Arial" w:hAnsi="Arial" w:cs="Arial"/>
        </w:rPr>
      </w:pPr>
      <w:r w:rsidRPr="00A93D36">
        <w:rPr>
          <w:rFonts w:ascii="Arial" w:hAnsi="Arial" w:cs="Arial"/>
        </w:rPr>
        <w:t>A71.</w:t>
      </w:r>
      <w:r>
        <w:rPr>
          <w:rFonts w:ascii="Arial" w:hAnsi="Arial" w:cs="Arial"/>
        </w:rPr>
        <w:tab/>
      </w:r>
      <w:r w:rsidRPr="00A93D36">
        <w:rPr>
          <w:rFonts w:ascii="Arial" w:hAnsi="Arial" w:cs="Arial"/>
        </w:rPr>
        <w:t>Ao determinar que a equipe de trabalho tem a competência e as habilidades apropriadas, o sócio do trabalho pode levar em consideração assuntos como:</w:t>
      </w:r>
    </w:p>
    <w:p w14:paraId="0997E39A"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o entendimento da equipe sobre trabalhos de auditoria de natureza e complexidade semelhantes e sua experiência prática com </w:t>
      </w:r>
      <w:r>
        <w:rPr>
          <w:rFonts w:ascii="Arial" w:hAnsi="Arial" w:cs="Arial"/>
        </w:rPr>
        <w:t>aqueles</w:t>
      </w:r>
      <w:r w:rsidRPr="00A93D36">
        <w:rPr>
          <w:rFonts w:ascii="Arial" w:hAnsi="Arial" w:cs="Arial"/>
        </w:rPr>
        <w:t xml:space="preserve">, </w:t>
      </w:r>
      <w:r>
        <w:rPr>
          <w:rFonts w:ascii="Arial" w:hAnsi="Arial" w:cs="Arial"/>
        </w:rPr>
        <w:t>por meio</w:t>
      </w:r>
      <w:r w:rsidRPr="00A93D36">
        <w:rPr>
          <w:rFonts w:ascii="Arial" w:hAnsi="Arial" w:cs="Arial"/>
        </w:rPr>
        <w:t xml:space="preserve"> de treinamento e participação apropriados;</w:t>
      </w:r>
    </w:p>
    <w:p w14:paraId="2303530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entendimento da equipe sobre normas profissionais e requisitos legais e regulatórios aplicáveis;</w:t>
      </w:r>
    </w:p>
    <w:p w14:paraId="5195035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experiência da equipe em áreas especializadas da contabilidade ou auditoria;</w:t>
      </w:r>
    </w:p>
    <w:p w14:paraId="5CAE0B9A"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experiência da equipe na tecnologia da informação usada pela entidade ou com as ferramentas ou técnicas automatizadas que são usadas pela equipe de trabalho no planejamento e na execução do trabalho de auditoria;</w:t>
      </w:r>
    </w:p>
    <w:p w14:paraId="1BFFFB79"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conhecimento da equipe sobre setores relevantes nos quais a entidade auditada atua;</w:t>
      </w:r>
    </w:p>
    <w:p w14:paraId="465F135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capacidade da equipe de exercer ceticismo profissional e julgamento profissional;</w:t>
      </w:r>
    </w:p>
    <w:p w14:paraId="4875EE43"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entendimento da equipe sobre as políticas ou os procedimentos da firma.</w:t>
      </w:r>
    </w:p>
    <w:p w14:paraId="6F424B44" w14:textId="77777777" w:rsidR="002A6EFF" w:rsidRPr="00A93D36" w:rsidRDefault="002A6EFF" w:rsidP="002A6EFF">
      <w:pPr>
        <w:jc w:val="both"/>
        <w:rPr>
          <w:rFonts w:ascii="Arial" w:hAnsi="Arial" w:cs="Arial"/>
        </w:rPr>
      </w:pPr>
    </w:p>
    <w:p w14:paraId="5D4E621E" w14:textId="77777777" w:rsidR="002A6EFF" w:rsidRPr="00A93D36" w:rsidRDefault="002A6EFF" w:rsidP="002A6EFF">
      <w:pPr>
        <w:ind w:left="567" w:hanging="567"/>
        <w:jc w:val="both"/>
        <w:rPr>
          <w:rFonts w:ascii="Arial" w:hAnsi="Arial" w:cs="Arial"/>
        </w:rPr>
      </w:pPr>
      <w:r w:rsidRPr="00A93D36">
        <w:rPr>
          <w:rFonts w:ascii="Arial" w:hAnsi="Arial" w:cs="Arial"/>
        </w:rPr>
        <w:t>A72.</w:t>
      </w:r>
      <w:r>
        <w:rPr>
          <w:rFonts w:ascii="Arial" w:hAnsi="Arial" w:cs="Arial"/>
        </w:rPr>
        <w:tab/>
      </w:r>
      <w:r w:rsidRPr="00A93D36">
        <w:rPr>
          <w:rFonts w:ascii="Arial" w:hAnsi="Arial" w:cs="Arial"/>
        </w:rPr>
        <w:t>Os auditores internos e o especialista externo do auditor não são membros da equipe de trabalho. O item 15 da NBC TA 610  e o item 9 da NBC TA 620 incluem requisitos e orientações relacionadas com a avaliação da competência e das habilidades dos auditores internos e do especialista externo do auditor, respectivamente.</w:t>
      </w:r>
    </w:p>
    <w:p w14:paraId="231700D3" w14:textId="77777777" w:rsidR="002A6EFF" w:rsidRPr="00A93D36" w:rsidRDefault="002A6EFF" w:rsidP="002A6EFF">
      <w:pPr>
        <w:jc w:val="both"/>
        <w:rPr>
          <w:rFonts w:ascii="Arial" w:hAnsi="Arial" w:cs="Arial"/>
        </w:rPr>
      </w:pPr>
    </w:p>
    <w:p w14:paraId="44877605" w14:textId="77777777" w:rsidR="002A6EFF" w:rsidRPr="00A93D36" w:rsidRDefault="002A6EFF" w:rsidP="002A6EFF">
      <w:pPr>
        <w:jc w:val="both"/>
        <w:rPr>
          <w:rFonts w:ascii="Arial" w:hAnsi="Arial" w:cs="Arial"/>
        </w:rPr>
      </w:pPr>
      <w:r w:rsidRPr="00A93D36">
        <w:rPr>
          <w:rFonts w:ascii="Arial" w:hAnsi="Arial" w:cs="Arial"/>
        </w:rPr>
        <w:t>Gestão de projetos</w:t>
      </w:r>
    </w:p>
    <w:p w14:paraId="1BC76FB7" w14:textId="77777777" w:rsidR="002A6EFF" w:rsidRPr="00A93D36" w:rsidRDefault="002A6EFF" w:rsidP="002A6EFF">
      <w:pPr>
        <w:jc w:val="both"/>
        <w:rPr>
          <w:rFonts w:ascii="Arial" w:hAnsi="Arial" w:cs="Arial"/>
        </w:rPr>
      </w:pPr>
    </w:p>
    <w:p w14:paraId="4D158769" w14:textId="77777777" w:rsidR="002A6EFF" w:rsidRPr="00A93D36" w:rsidRDefault="002A6EFF" w:rsidP="002A6EFF">
      <w:pPr>
        <w:ind w:left="567" w:hanging="567"/>
        <w:jc w:val="both"/>
        <w:rPr>
          <w:rFonts w:ascii="Arial" w:hAnsi="Arial" w:cs="Arial"/>
        </w:rPr>
      </w:pPr>
      <w:r w:rsidRPr="00A93D36">
        <w:rPr>
          <w:rFonts w:ascii="Arial" w:hAnsi="Arial" w:cs="Arial"/>
        </w:rPr>
        <w:t>A73.</w:t>
      </w:r>
      <w:r>
        <w:rPr>
          <w:rFonts w:ascii="Arial" w:hAnsi="Arial" w:cs="Arial"/>
        </w:rPr>
        <w:tab/>
      </w:r>
      <w:r w:rsidRPr="00A93D36">
        <w:rPr>
          <w:rFonts w:ascii="Arial" w:hAnsi="Arial" w:cs="Arial"/>
        </w:rPr>
        <w:t>Em situações em que há muitos membros na equipe de trabalho</w:t>
      </w:r>
      <w:r>
        <w:rPr>
          <w:rFonts w:ascii="Arial" w:hAnsi="Arial" w:cs="Arial"/>
        </w:rPr>
        <w:t>,</w:t>
      </w:r>
      <w:r w:rsidRPr="00A93D36">
        <w:rPr>
          <w:rFonts w:ascii="Arial" w:hAnsi="Arial" w:cs="Arial"/>
        </w:rPr>
        <w:t xml:space="preserve"> como, por exemplo, em auditoria de entidade de maior porte ou muito complexa, o sócio do trabalho pode envolver um indivíduo com habilidades ou conhecimentos especializados em gestão de projetos, suportado pelos recursos tecnológicos e intelectuais apropriados da firma. Por outro lado, em auditoria de entidade menos complexa com poucos membros na equipe de trabalho, a gestão de projetos pode ser conduzida por membro da equipe de trabalho de maneira menos formal.</w:t>
      </w:r>
    </w:p>
    <w:p w14:paraId="4DF8AF5F" w14:textId="77777777" w:rsidR="002A6EFF" w:rsidRPr="00A93D36" w:rsidRDefault="002A6EFF" w:rsidP="002A6EFF">
      <w:pPr>
        <w:jc w:val="both"/>
        <w:rPr>
          <w:rFonts w:ascii="Arial" w:hAnsi="Arial" w:cs="Arial"/>
        </w:rPr>
      </w:pPr>
    </w:p>
    <w:p w14:paraId="586C9C63" w14:textId="77777777" w:rsidR="002A6EFF" w:rsidRPr="00A93D36" w:rsidRDefault="002A6EFF" w:rsidP="002A6EFF">
      <w:pPr>
        <w:ind w:left="567" w:hanging="567"/>
        <w:jc w:val="both"/>
        <w:rPr>
          <w:rFonts w:ascii="Arial" w:hAnsi="Arial" w:cs="Arial"/>
        </w:rPr>
      </w:pPr>
      <w:r w:rsidRPr="00A93D36">
        <w:rPr>
          <w:rFonts w:ascii="Arial" w:hAnsi="Arial" w:cs="Arial"/>
        </w:rPr>
        <w:t>A74.</w:t>
      </w:r>
      <w:r>
        <w:rPr>
          <w:rFonts w:ascii="Arial" w:hAnsi="Arial" w:cs="Arial"/>
        </w:rPr>
        <w:tab/>
      </w:r>
      <w:r w:rsidRPr="00A93D36">
        <w:rPr>
          <w:rFonts w:ascii="Arial" w:hAnsi="Arial" w:cs="Arial"/>
        </w:rPr>
        <w:t xml:space="preserve">As técnicas e as ferramentas de gestão de projetos podem suportar a equipe de trabalho na gestão da qualidade do trabalho de auditoria, por exemplo, </w:t>
      </w:r>
      <w:r>
        <w:rPr>
          <w:rFonts w:ascii="Arial" w:hAnsi="Arial" w:cs="Arial"/>
        </w:rPr>
        <w:t>mediante</w:t>
      </w:r>
      <w:r w:rsidRPr="00A93D36">
        <w:rPr>
          <w:rFonts w:ascii="Arial" w:hAnsi="Arial" w:cs="Arial"/>
        </w:rPr>
        <w:t>:</w:t>
      </w:r>
    </w:p>
    <w:p w14:paraId="59B869B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aumento da capacidade da equipe de trabalho de exercer o ceticismo profissional ao aliviar restrições de orçamento ou de tempo que poderiam de outra forma impedir o exercício do ceticismo profissional;</w:t>
      </w:r>
    </w:p>
    <w:p w14:paraId="12BD6775"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facilitação tempestiva da execução do trabalho de auditoria para gerir de maneira eficaz as restrições de tempo no final do processo de auditoria quando podem surgir assuntos mais difíceis ou controversos;</w:t>
      </w:r>
    </w:p>
    <w:p w14:paraId="0736A74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monitoramento do progresso da auditoria em relação ao plano de auditoria (ver item 9 da NBC TA 300), incluindo o atingimento de marcos importantes, pode ajudar a equipe de trabalho a ser proativa na identificação da necessidade de fazer ajustes tempestivos no plano de auditoria e nos recursos designados; ou</w:t>
      </w:r>
    </w:p>
    <w:p w14:paraId="56BC3C56"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facilitação da comunicação entre os membros da equipe de trabalho</w:t>
      </w:r>
      <w:r>
        <w:rPr>
          <w:rFonts w:ascii="Arial" w:hAnsi="Arial" w:cs="Arial"/>
        </w:rPr>
        <w:t>,</w:t>
      </w:r>
      <w:r w:rsidRPr="00A93D36">
        <w:rPr>
          <w:rFonts w:ascii="Arial" w:hAnsi="Arial" w:cs="Arial"/>
        </w:rPr>
        <w:t xml:space="preserve"> como, por exemplo, a coordenação de acordos com os auditores d</w:t>
      </w:r>
      <w:r>
        <w:rPr>
          <w:rFonts w:ascii="Arial" w:hAnsi="Arial" w:cs="Arial"/>
        </w:rPr>
        <w:t>e</w:t>
      </w:r>
      <w:r w:rsidRPr="00A93D36">
        <w:rPr>
          <w:rFonts w:ascii="Arial" w:hAnsi="Arial" w:cs="Arial"/>
        </w:rPr>
        <w:t xml:space="preserve"> componentes e os especialistas do auditor.</w:t>
      </w:r>
    </w:p>
    <w:p w14:paraId="0E639E84" w14:textId="77777777" w:rsidR="002A6EFF" w:rsidRPr="00A93D36" w:rsidRDefault="002A6EFF" w:rsidP="002A6EFF">
      <w:pPr>
        <w:jc w:val="both"/>
        <w:rPr>
          <w:rFonts w:ascii="Arial" w:hAnsi="Arial" w:cs="Arial"/>
        </w:rPr>
      </w:pPr>
    </w:p>
    <w:p w14:paraId="1EC4D751" w14:textId="77777777" w:rsidR="002A6EFF" w:rsidRPr="00A93D36" w:rsidRDefault="002A6EFF" w:rsidP="002A6EFF">
      <w:pPr>
        <w:jc w:val="both"/>
        <w:rPr>
          <w:rFonts w:ascii="Arial" w:hAnsi="Arial" w:cs="Arial"/>
        </w:rPr>
      </w:pPr>
      <w:r w:rsidRPr="00A93D36">
        <w:rPr>
          <w:rFonts w:ascii="Arial" w:hAnsi="Arial" w:cs="Arial"/>
        </w:rPr>
        <w:t>Recursos insuficientes ou inapropriados (ver item 27)</w:t>
      </w:r>
    </w:p>
    <w:p w14:paraId="0084FC19" w14:textId="77777777" w:rsidR="002A6EFF" w:rsidRPr="00A93D36" w:rsidRDefault="002A6EFF" w:rsidP="002A6EFF">
      <w:pPr>
        <w:jc w:val="both"/>
        <w:rPr>
          <w:rFonts w:ascii="Arial" w:hAnsi="Arial" w:cs="Arial"/>
        </w:rPr>
      </w:pPr>
    </w:p>
    <w:p w14:paraId="08C7EB01" w14:textId="77777777" w:rsidR="002A6EFF" w:rsidRPr="00A93D36" w:rsidRDefault="002A6EFF" w:rsidP="002A6EFF">
      <w:pPr>
        <w:ind w:left="567" w:hanging="567"/>
        <w:jc w:val="both"/>
        <w:rPr>
          <w:rFonts w:ascii="Arial" w:hAnsi="Arial" w:cs="Arial"/>
        </w:rPr>
      </w:pPr>
      <w:r w:rsidRPr="00A93D36">
        <w:rPr>
          <w:rFonts w:ascii="Arial" w:hAnsi="Arial" w:cs="Arial"/>
        </w:rPr>
        <w:t>A75.</w:t>
      </w:r>
      <w:r>
        <w:rPr>
          <w:rFonts w:ascii="Arial" w:hAnsi="Arial" w:cs="Arial"/>
        </w:rPr>
        <w:tab/>
      </w:r>
      <w:r w:rsidRPr="00A93D36">
        <w:rPr>
          <w:rFonts w:ascii="Arial" w:hAnsi="Arial" w:cs="Arial"/>
        </w:rPr>
        <w:t>A NBC PA 01 trata do compromisso da firma com a qualidade por meio de sua cultura existente na firma, que reconhece e reforça o papel da firma de servir ao interesse público por meio da execução de trabalhos de qualidade de maneira consistente e a importância da qualidade nas decisões e ações estratégicas da firma, incluindo as prioridades financeiras e operacionais da firma. A NBC PA 01 também trata das responsabilidades da firma pelo planejamento das necessidades de recursos e pela obtenção, alocação ou designação de recursos de maneira consistente com o compromisso da firma com a qualidade. Entretanto, em determinadas circunstâncias, as prioridades financeiras e operacionais da firma podem criar restrições aos recursos designados ou disponibilizados para a equipe de trabalho. Nessas circunstâncias, essas restrições não anulam a responsabilidade do sócio do trabalho de alcançar a qualidade no nível do trabalho, incluindo a de determinar que os recursos designados ou disponibilizados pela firma são suficientes e apropriados para a execução do trabalho de auditoria.</w:t>
      </w:r>
    </w:p>
    <w:p w14:paraId="788F4760" w14:textId="77777777" w:rsidR="002A6EFF" w:rsidRPr="00A93D36" w:rsidRDefault="002A6EFF" w:rsidP="002A6EFF">
      <w:pPr>
        <w:jc w:val="both"/>
        <w:rPr>
          <w:rFonts w:ascii="Arial" w:hAnsi="Arial" w:cs="Arial"/>
        </w:rPr>
      </w:pPr>
    </w:p>
    <w:p w14:paraId="2BB21431" w14:textId="77777777" w:rsidR="002A6EFF" w:rsidRPr="00A93D36" w:rsidRDefault="002A6EFF" w:rsidP="002A6EFF">
      <w:pPr>
        <w:ind w:left="567" w:hanging="567"/>
        <w:jc w:val="both"/>
        <w:rPr>
          <w:rFonts w:ascii="Arial" w:hAnsi="Arial" w:cs="Arial"/>
        </w:rPr>
      </w:pPr>
      <w:r w:rsidRPr="00A93D36">
        <w:rPr>
          <w:rFonts w:ascii="Arial" w:hAnsi="Arial" w:cs="Arial"/>
        </w:rPr>
        <w:t>A76.</w:t>
      </w:r>
      <w:r>
        <w:rPr>
          <w:rFonts w:ascii="Arial" w:hAnsi="Arial" w:cs="Arial"/>
        </w:rPr>
        <w:tab/>
      </w:r>
      <w:r w:rsidRPr="00A93D36">
        <w:rPr>
          <w:rFonts w:ascii="Arial" w:hAnsi="Arial" w:cs="Arial"/>
        </w:rPr>
        <w:t>Em auditoria de demonstrações contábeis de grupo, quando há recursos insuficientes ou inapropriados em relação ao trabalho executado em componente p</w:t>
      </w:r>
      <w:r>
        <w:rPr>
          <w:rFonts w:ascii="Arial" w:hAnsi="Arial" w:cs="Arial"/>
        </w:rPr>
        <w:t>elo</w:t>
      </w:r>
      <w:r w:rsidRPr="00A93D36">
        <w:rPr>
          <w:rFonts w:ascii="Arial" w:hAnsi="Arial" w:cs="Arial"/>
        </w:rPr>
        <w:t xml:space="preserve"> auditor do componente, o sócio do trabalho pode discutir o assunto com o auditor do componente, com a administração ou com a firma para disponibilizar recursos suficientes e apropriados.</w:t>
      </w:r>
    </w:p>
    <w:p w14:paraId="69BD63A8" w14:textId="77777777" w:rsidR="002A6EFF" w:rsidRPr="00A93D36" w:rsidRDefault="002A6EFF" w:rsidP="002A6EFF">
      <w:pPr>
        <w:jc w:val="both"/>
        <w:rPr>
          <w:rFonts w:ascii="Arial" w:hAnsi="Arial" w:cs="Arial"/>
        </w:rPr>
      </w:pPr>
    </w:p>
    <w:p w14:paraId="21A5054A" w14:textId="77777777" w:rsidR="002A6EFF" w:rsidRPr="00A93D36" w:rsidRDefault="002A6EFF" w:rsidP="002A6EFF">
      <w:pPr>
        <w:ind w:left="567" w:hanging="567"/>
        <w:jc w:val="both"/>
        <w:rPr>
          <w:rFonts w:ascii="Arial" w:hAnsi="Arial" w:cs="Arial"/>
        </w:rPr>
      </w:pPr>
      <w:r w:rsidRPr="00A93D36">
        <w:rPr>
          <w:rFonts w:ascii="Arial" w:hAnsi="Arial" w:cs="Arial"/>
        </w:rPr>
        <w:t>A77.</w:t>
      </w:r>
      <w:r>
        <w:rPr>
          <w:rFonts w:ascii="Arial" w:hAnsi="Arial" w:cs="Arial"/>
        </w:rPr>
        <w:tab/>
      </w:r>
      <w:r w:rsidRPr="00A93D36">
        <w:rPr>
          <w:rFonts w:ascii="Arial" w:hAnsi="Arial" w:cs="Arial"/>
        </w:rPr>
        <w:t>A determinação por parte do sócio do trabalho quanto à necessidade de recursos adicionais no nível do trabalho é uma questão de julgamento profissional e é influenciada pelos requisitos desta Norma e pela natureza e pelas circunstâncias do trabalho de auditoria. Conforme descrito no item A11, em algumas circunstâncias, o sócio do trabalho pode determinar que as respostas da firma aos riscos de qualidade são ineficazes no contexto d</w:t>
      </w:r>
      <w:r>
        <w:rPr>
          <w:rFonts w:ascii="Arial" w:hAnsi="Arial" w:cs="Arial"/>
        </w:rPr>
        <w:t>e</w:t>
      </w:r>
      <w:r w:rsidRPr="00A93D36">
        <w:rPr>
          <w:rFonts w:ascii="Arial" w:hAnsi="Arial" w:cs="Arial"/>
        </w:rPr>
        <w:t xml:space="preserve"> trabalho específico, inclusive que certos recursos designados ou disponibilizados para a equipe de trabalho são insuficientes. Nessas circunstâncias, o sócio do trabalho deve tomar ações apropriadas, incluindo comunicar essas informações aos indivíduos apropriados, de acordo com os itens 27 e 39(c). Por exemplo, se um programa de </w:t>
      </w:r>
      <w:r w:rsidRPr="003E128C">
        <w:rPr>
          <w:rFonts w:ascii="Arial" w:hAnsi="Arial" w:cs="Arial"/>
          <w:i/>
          <w:iCs/>
        </w:rPr>
        <w:t>software</w:t>
      </w:r>
      <w:r w:rsidRPr="00A93D36">
        <w:rPr>
          <w:rFonts w:ascii="Arial" w:hAnsi="Arial" w:cs="Arial"/>
        </w:rPr>
        <w:t xml:space="preserve"> de auditoria fornecido pela firma não incorporou procedimentos de auditoria novos ou revisados com relação a regulamentos do setor emitidos recentemente, a comunicação tempestiva dessas informações para a firma permite que ela tome providências para atualizar e lançar nova versão do </w:t>
      </w:r>
      <w:r w:rsidRPr="003E128C">
        <w:rPr>
          <w:rFonts w:ascii="Arial" w:hAnsi="Arial" w:cs="Arial"/>
          <w:i/>
          <w:iCs/>
        </w:rPr>
        <w:t>software</w:t>
      </w:r>
      <w:r w:rsidRPr="00A93D36">
        <w:rPr>
          <w:rFonts w:ascii="Arial" w:hAnsi="Arial" w:cs="Arial"/>
        </w:rPr>
        <w:t xml:space="preserve"> prontamente ou forneça recurso alternativo que permite que a equipe de trabalho cumpra com o novo regulamento na execução do trabalho de auditoria.</w:t>
      </w:r>
    </w:p>
    <w:p w14:paraId="52C8B8E1" w14:textId="77777777" w:rsidR="002A6EFF" w:rsidRPr="00A93D36" w:rsidRDefault="002A6EFF" w:rsidP="002A6EFF">
      <w:pPr>
        <w:jc w:val="both"/>
        <w:rPr>
          <w:rFonts w:ascii="Arial" w:hAnsi="Arial" w:cs="Arial"/>
        </w:rPr>
      </w:pPr>
    </w:p>
    <w:p w14:paraId="79697723" w14:textId="77777777" w:rsidR="002A6EFF" w:rsidRPr="00A93D36" w:rsidRDefault="002A6EFF" w:rsidP="002A6EFF">
      <w:pPr>
        <w:ind w:left="567" w:hanging="567"/>
        <w:jc w:val="both"/>
        <w:rPr>
          <w:rFonts w:ascii="Arial" w:hAnsi="Arial" w:cs="Arial"/>
        </w:rPr>
      </w:pPr>
      <w:r w:rsidRPr="00A93D36">
        <w:rPr>
          <w:rFonts w:ascii="Arial" w:hAnsi="Arial" w:cs="Arial"/>
        </w:rPr>
        <w:t>A78.</w:t>
      </w:r>
      <w:r>
        <w:rPr>
          <w:rFonts w:ascii="Arial" w:hAnsi="Arial" w:cs="Arial"/>
        </w:rPr>
        <w:tab/>
      </w:r>
      <w:r w:rsidRPr="00A93D36">
        <w:rPr>
          <w:rFonts w:ascii="Arial" w:hAnsi="Arial" w:cs="Arial"/>
        </w:rPr>
        <w:t>Se os recursos designados ou disponibilizados são insuficientes ou inapropriados nas circunstâncias do trabalho e recursos adicionais ou alternativos não foram disponibilizados, as ações apropriadas podem incluir:</w:t>
      </w:r>
    </w:p>
    <w:p w14:paraId="5E0C6D0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mudança da abordagem planejada para a natureza, a época e a extensão da direção, da supervisão e da revisão (ver também item A94);</w:t>
      </w:r>
    </w:p>
    <w:p w14:paraId="1DBF945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discussão d</w:t>
      </w:r>
      <w:r>
        <w:rPr>
          <w:rFonts w:ascii="Arial" w:hAnsi="Arial" w:cs="Arial"/>
        </w:rPr>
        <w:t>a</w:t>
      </w:r>
      <w:r w:rsidRPr="00A93D36">
        <w:rPr>
          <w:rFonts w:ascii="Arial" w:hAnsi="Arial" w:cs="Arial"/>
        </w:rPr>
        <w:t xml:space="preserve"> extensão dos prazos para a apresentação de relatório com a administração ou os responsáveis pela governança, quando a extensão é possível de acordo com a lei ou o regulamento aplicável;</w:t>
      </w:r>
    </w:p>
    <w:p w14:paraId="59AB801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observação das políticas ou dos procedimentos da firma para a solução de diferenças de opinião se o sócio do trabalho não obtiver os recursos necessários para o trabalho de auditoria;</w:t>
      </w:r>
    </w:p>
    <w:p w14:paraId="235CBC35"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observação das políticas ou dos procedimentos da firma para a retirada do trabalho de auditoria, quando a retirada é possível de acordo com a lei ou o regulamento aplicável.</w:t>
      </w:r>
    </w:p>
    <w:p w14:paraId="37AD014A" w14:textId="77777777" w:rsidR="002A6EFF" w:rsidRPr="00A93D36" w:rsidRDefault="002A6EFF" w:rsidP="002A6EFF">
      <w:pPr>
        <w:jc w:val="both"/>
        <w:rPr>
          <w:rFonts w:ascii="Arial" w:hAnsi="Arial" w:cs="Arial"/>
        </w:rPr>
      </w:pPr>
    </w:p>
    <w:p w14:paraId="03174B07" w14:textId="77777777" w:rsidR="002A6EFF" w:rsidRPr="00A93D36" w:rsidRDefault="002A6EFF" w:rsidP="002A6EFF">
      <w:pPr>
        <w:jc w:val="both"/>
        <w:rPr>
          <w:rFonts w:ascii="Arial" w:hAnsi="Arial" w:cs="Arial"/>
        </w:rPr>
      </w:pPr>
      <w:r w:rsidRPr="00A93D36">
        <w:rPr>
          <w:rFonts w:ascii="Arial" w:hAnsi="Arial" w:cs="Arial"/>
        </w:rPr>
        <w:t xml:space="preserve">Considerações específicas para entidade do setor público (ver itens </w:t>
      </w:r>
      <w:r>
        <w:rPr>
          <w:rFonts w:ascii="Arial" w:hAnsi="Arial" w:cs="Arial"/>
        </w:rPr>
        <w:t xml:space="preserve">de </w:t>
      </w:r>
      <w:r w:rsidRPr="00A93D36">
        <w:rPr>
          <w:rFonts w:ascii="Arial" w:hAnsi="Arial" w:cs="Arial"/>
        </w:rPr>
        <w:t>25 a 28)</w:t>
      </w:r>
    </w:p>
    <w:p w14:paraId="2FA60889" w14:textId="77777777" w:rsidR="002A6EFF" w:rsidRPr="00A93D36" w:rsidRDefault="002A6EFF" w:rsidP="002A6EFF">
      <w:pPr>
        <w:jc w:val="both"/>
        <w:rPr>
          <w:rFonts w:ascii="Arial" w:hAnsi="Arial" w:cs="Arial"/>
        </w:rPr>
      </w:pPr>
    </w:p>
    <w:p w14:paraId="0FA24412" w14:textId="77777777" w:rsidR="002A6EFF" w:rsidRPr="00A93D36" w:rsidRDefault="002A6EFF" w:rsidP="002A6EFF">
      <w:pPr>
        <w:ind w:left="567" w:hanging="567"/>
        <w:jc w:val="both"/>
        <w:rPr>
          <w:rFonts w:ascii="Arial" w:hAnsi="Arial" w:cs="Arial"/>
        </w:rPr>
      </w:pPr>
      <w:r w:rsidRPr="00A93D36">
        <w:rPr>
          <w:rFonts w:ascii="Arial" w:hAnsi="Arial" w:cs="Arial"/>
        </w:rPr>
        <w:t>A79.</w:t>
      </w:r>
      <w:r>
        <w:rPr>
          <w:rFonts w:ascii="Arial" w:hAnsi="Arial" w:cs="Arial"/>
        </w:rPr>
        <w:tab/>
      </w:r>
      <w:r w:rsidRPr="00A93D36">
        <w:rPr>
          <w:rFonts w:ascii="Arial" w:hAnsi="Arial" w:cs="Arial"/>
        </w:rPr>
        <w:t>No setor público, habilidades especializadas podem ser necessárias para se cumprir com os termos do mandato de auditoria em jurisdição específica. Essas habilidades podem incluir o entendimento dos acordos para apresentação de relatório aplicáveis, incluindo apresentação de relatório para o órgão legislativo, outro órgão executivo ou no interesse público. O alcance maior d</w:t>
      </w:r>
      <w:r>
        <w:rPr>
          <w:rFonts w:ascii="Arial" w:hAnsi="Arial" w:cs="Arial"/>
        </w:rPr>
        <w:t>a</w:t>
      </w:r>
      <w:r w:rsidRPr="00A93D36">
        <w:rPr>
          <w:rFonts w:ascii="Arial" w:hAnsi="Arial" w:cs="Arial"/>
        </w:rPr>
        <w:t xml:space="preserve"> auditoria do setor público pode incluir, por exemplo, alguns aspectos de auditoria de desempenho.</w:t>
      </w:r>
    </w:p>
    <w:p w14:paraId="5F1A17EA" w14:textId="77777777" w:rsidR="002A6EFF" w:rsidRPr="00A93D36" w:rsidRDefault="002A6EFF" w:rsidP="002A6EFF">
      <w:pPr>
        <w:jc w:val="both"/>
        <w:rPr>
          <w:rFonts w:ascii="Arial" w:hAnsi="Arial" w:cs="Arial"/>
        </w:rPr>
      </w:pPr>
    </w:p>
    <w:p w14:paraId="071460C0" w14:textId="77777777" w:rsidR="002A6EFF" w:rsidRPr="00A93D36" w:rsidRDefault="002A6EFF" w:rsidP="002A6EFF">
      <w:pPr>
        <w:jc w:val="both"/>
        <w:rPr>
          <w:rFonts w:ascii="Arial" w:hAnsi="Arial" w:cs="Arial"/>
        </w:rPr>
      </w:pPr>
      <w:r w:rsidRPr="00A93D36">
        <w:rPr>
          <w:rFonts w:ascii="Arial" w:hAnsi="Arial" w:cs="Arial"/>
        </w:rPr>
        <w:t>Execução do trabalho</w:t>
      </w:r>
    </w:p>
    <w:p w14:paraId="33D05914" w14:textId="77777777" w:rsidR="002A6EFF" w:rsidRPr="00A93D36" w:rsidRDefault="002A6EFF" w:rsidP="002A6EFF">
      <w:pPr>
        <w:jc w:val="both"/>
        <w:rPr>
          <w:rFonts w:ascii="Arial" w:hAnsi="Arial" w:cs="Arial"/>
        </w:rPr>
      </w:pPr>
    </w:p>
    <w:p w14:paraId="5AF61800" w14:textId="77777777" w:rsidR="002A6EFF" w:rsidRPr="00A93D36" w:rsidRDefault="002A6EFF" w:rsidP="002A6EFF">
      <w:pPr>
        <w:jc w:val="both"/>
        <w:rPr>
          <w:rFonts w:ascii="Arial" w:hAnsi="Arial" w:cs="Arial"/>
        </w:rPr>
      </w:pPr>
      <w:r w:rsidRPr="00A93D36">
        <w:rPr>
          <w:rFonts w:ascii="Arial" w:hAnsi="Arial" w:cs="Arial"/>
        </w:rPr>
        <w:t>Escalabilidade (ver item 29)</w:t>
      </w:r>
    </w:p>
    <w:p w14:paraId="2E0399A2" w14:textId="77777777" w:rsidR="002A6EFF" w:rsidRPr="00A93D36" w:rsidRDefault="002A6EFF" w:rsidP="002A6EFF">
      <w:pPr>
        <w:jc w:val="both"/>
        <w:rPr>
          <w:rFonts w:ascii="Arial" w:hAnsi="Arial" w:cs="Arial"/>
        </w:rPr>
      </w:pPr>
    </w:p>
    <w:p w14:paraId="5B29A953" w14:textId="77777777" w:rsidR="002A6EFF" w:rsidRPr="00A93D36" w:rsidRDefault="002A6EFF" w:rsidP="002A6EFF">
      <w:pPr>
        <w:ind w:left="567" w:hanging="567"/>
        <w:jc w:val="both"/>
        <w:rPr>
          <w:rFonts w:ascii="Arial" w:hAnsi="Arial" w:cs="Arial"/>
        </w:rPr>
      </w:pPr>
      <w:r w:rsidRPr="00A93D36">
        <w:rPr>
          <w:rFonts w:ascii="Arial" w:hAnsi="Arial" w:cs="Arial"/>
        </w:rPr>
        <w:t>A80.</w:t>
      </w:r>
      <w:r>
        <w:rPr>
          <w:rFonts w:ascii="Arial" w:hAnsi="Arial" w:cs="Arial"/>
        </w:rPr>
        <w:tab/>
      </w:r>
      <w:r w:rsidRPr="00A93D36">
        <w:rPr>
          <w:rFonts w:ascii="Arial" w:hAnsi="Arial" w:cs="Arial"/>
        </w:rPr>
        <w:t>Quando a auditoria não é totalmente conduzida pelo sócio do trabalho ou em auditoria de entidade cuja natureza e circunstâncias são mais complexas, o sócio do trabalho pode ter que designar a direção, a supervisão e a revisão para outros membros da equipe de trabalho. Entretanto, como parte da responsabilidade geral do sócio do trabalho por gerir o trabalho de auditoria e alcançar a qualidade no trabalho de auditoria e por estar suficiente e apropriadamente envolvido, ele deve determinar que a natureza, a época e a extensão da direção, da supervisão e da revisão estão de acordo com o item 30. Nessas circunstâncias, o pessoal ou os membros da equipe de trabalho, incluindo os auditores d</w:t>
      </w:r>
      <w:r>
        <w:rPr>
          <w:rFonts w:ascii="Arial" w:hAnsi="Arial" w:cs="Arial"/>
        </w:rPr>
        <w:t>e</w:t>
      </w:r>
      <w:r w:rsidRPr="00A93D36">
        <w:rPr>
          <w:rFonts w:ascii="Arial" w:hAnsi="Arial" w:cs="Arial"/>
        </w:rPr>
        <w:t xml:space="preserve"> componentes, podem fornecer informações para o sócio do trabalho para permitir que ele faça a determinação requerida pelo item 30.</w:t>
      </w:r>
    </w:p>
    <w:p w14:paraId="6851CE4F" w14:textId="77777777" w:rsidR="002A6EFF" w:rsidRPr="00A93D36" w:rsidRDefault="002A6EFF" w:rsidP="002A6EFF">
      <w:pPr>
        <w:jc w:val="both"/>
        <w:rPr>
          <w:rFonts w:ascii="Arial" w:hAnsi="Arial" w:cs="Arial"/>
        </w:rPr>
      </w:pPr>
    </w:p>
    <w:p w14:paraId="2564A1E4" w14:textId="77777777" w:rsidR="002A6EFF" w:rsidRPr="00A93D36" w:rsidRDefault="002A6EFF" w:rsidP="002A6EFF">
      <w:pPr>
        <w:jc w:val="both"/>
        <w:rPr>
          <w:rFonts w:ascii="Arial" w:hAnsi="Arial" w:cs="Arial"/>
        </w:rPr>
      </w:pPr>
      <w:r w:rsidRPr="00A93D36">
        <w:rPr>
          <w:rFonts w:ascii="Arial" w:hAnsi="Arial" w:cs="Arial"/>
        </w:rPr>
        <w:t>Direção, supervisão e revisão (ver item 30)</w:t>
      </w:r>
    </w:p>
    <w:p w14:paraId="20A35E9A" w14:textId="77777777" w:rsidR="002A6EFF" w:rsidRPr="00A93D36" w:rsidRDefault="002A6EFF" w:rsidP="002A6EFF">
      <w:pPr>
        <w:jc w:val="both"/>
        <w:rPr>
          <w:rFonts w:ascii="Arial" w:hAnsi="Arial" w:cs="Arial"/>
        </w:rPr>
      </w:pPr>
    </w:p>
    <w:p w14:paraId="36710B51" w14:textId="77777777" w:rsidR="002A6EFF" w:rsidRPr="00A93D36" w:rsidRDefault="002A6EFF" w:rsidP="002A6EFF">
      <w:pPr>
        <w:ind w:left="567" w:hanging="567"/>
        <w:jc w:val="both"/>
        <w:rPr>
          <w:rFonts w:ascii="Arial" w:hAnsi="Arial" w:cs="Arial"/>
        </w:rPr>
      </w:pPr>
      <w:r w:rsidRPr="00A93D36">
        <w:rPr>
          <w:rFonts w:ascii="Arial" w:hAnsi="Arial" w:cs="Arial"/>
        </w:rPr>
        <w:t>A81.</w:t>
      </w:r>
      <w:r>
        <w:rPr>
          <w:rFonts w:ascii="Arial" w:hAnsi="Arial" w:cs="Arial"/>
        </w:rPr>
        <w:tab/>
      </w:r>
      <w:r w:rsidRPr="00A93D36">
        <w:rPr>
          <w:rFonts w:ascii="Arial" w:hAnsi="Arial" w:cs="Arial"/>
        </w:rPr>
        <w:t>De acordo com a NBC PA 01, a firma deve estabelecer um objetivo de qualidade que trata da natureza, da época e da extensão da direção e da supervisão das equipes de trabalho e da revisão do seu trabalho. A NBC PA 01 também requer que essa direção, essa supervisão e essa revisão sejam planejadas e realizadas considerando que o trabalho executado por membros menos experientes da equipe de trabalho é dirigido, supervisionado e revisado por membros mais experientes da equipe de trabalho.</w:t>
      </w:r>
    </w:p>
    <w:p w14:paraId="29CC064F" w14:textId="77777777" w:rsidR="002A6EFF" w:rsidRPr="00A93D36" w:rsidRDefault="002A6EFF" w:rsidP="002A6EFF">
      <w:pPr>
        <w:jc w:val="both"/>
        <w:rPr>
          <w:rFonts w:ascii="Arial" w:hAnsi="Arial" w:cs="Arial"/>
        </w:rPr>
      </w:pPr>
    </w:p>
    <w:p w14:paraId="131ABD0C" w14:textId="77777777" w:rsidR="002A6EFF" w:rsidRPr="00A93D36" w:rsidRDefault="002A6EFF" w:rsidP="002A6EFF">
      <w:pPr>
        <w:ind w:left="567" w:hanging="567"/>
        <w:jc w:val="both"/>
        <w:rPr>
          <w:rFonts w:ascii="Arial" w:hAnsi="Arial" w:cs="Arial"/>
        </w:rPr>
      </w:pPr>
      <w:r w:rsidRPr="00A93D36">
        <w:rPr>
          <w:rFonts w:ascii="Arial" w:hAnsi="Arial" w:cs="Arial"/>
        </w:rPr>
        <w:t>A82.</w:t>
      </w:r>
      <w:r>
        <w:rPr>
          <w:rFonts w:ascii="Arial" w:hAnsi="Arial" w:cs="Arial"/>
        </w:rPr>
        <w:tab/>
      </w:r>
      <w:r w:rsidRPr="00A93D36">
        <w:rPr>
          <w:rFonts w:ascii="Arial" w:hAnsi="Arial" w:cs="Arial"/>
        </w:rPr>
        <w:t>A direção e a supervisão da equipe de trabalho e a revisão do seu trabalho são respostas no nível da firma implementadas no nível do trabalho, cuja natureza, época e extensão podem ser ainda mais customizadas pelo sócio do trabalho na gestão d</w:t>
      </w:r>
      <w:r>
        <w:rPr>
          <w:rFonts w:ascii="Arial" w:hAnsi="Arial" w:cs="Arial"/>
        </w:rPr>
        <w:t>e</w:t>
      </w:r>
      <w:r w:rsidRPr="00A93D36">
        <w:rPr>
          <w:rFonts w:ascii="Arial" w:hAnsi="Arial" w:cs="Arial"/>
        </w:rPr>
        <w:t xml:space="preserve"> qualidade do trabalho de auditoria. Consequentemente, a abordagem à direção, à supervisão e à revisão variará de um trabalho para outro, levando em consideração a natureza e as circunstâncias do trabalho. A abordagem geralmente combina o tratamento das políticas ou dos procedimentos da firma com o tratamento das respostas específicas do trabalho.</w:t>
      </w:r>
    </w:p>
    <w:p w14:paraId="03D33F9E" w14:textId="77777777" w:rsidR="002A6EFF" w:rsidRPr="00A93D36" w:rsidRDefault="002A6EFF" w:rsidP="002A6EFF">
      <w:pPr>
        <w:jc w:val="both"/>
        <w:rPr>
          <w:rFonts w:ascii="Arial" w:hAnsi="Arial" w:cs="Arial"/>
        </w:rPr>
      </w:pPr>
    </w:p>
    <w:p w14:paraId="5A3C4419" w14:textId="77777777" w:rsidR="002A6EFF" w:rsidRPr="00A93D36" w:rsidRDefault="002A6EFF" w:rsidP="002A6EFF">
      <w:pPr>
        <w:ind w:left="567" w:hanging="567"/>
        <w:jc w:val="both"/>
        <w:rPr>
          <w:rFonts w:ascii="Arial" w:hAnsi="Arial" w:cs="Arial"/>
        </w:rPr>
      </w:pPr>
      <w:r w:rsidRPr="00A93D36">
        <w:rPr>
          <w:rFonts w:ascii="Arial" w:hAnsi="Arial" w:cs="Arial"/>
        </w:rPr>
        <w:t>A83.</w:t>
      </w:r>
      <w:r>
        <w:rPr>
          <w:rFonts w:ascii="Arial" w:hAnsi="Arial" w:cs="Arial"/>
        </w:rPr>
        <w:tab/>
      </w:r>
      <w:r w:rsidRPr="00A93D36">
        <w:rPr>
          <w:rFonts w:ascii="Arial" w:hAnsi="Arial" w:cs="Arial"/>
        </w:rPr>
        <w:t>A abordagem à direção e à supervisão dos membros da equipe de trabalho e à revisão do seu trabalho fornece suporte para o sócio do trabalho no cumprimento dos requisitos desta Norma e na conclusão de que ele esteve suficiente e apropriadamente envolvido durante todo o trabalho de auditoria</w:t>
      </w:r>
      <w:r>
        <w:rPr>
          <w:rFonts w:ascii="Arial" w:hAnsi="Arial" w:cs="Arial"/>
        </w:rPr>
        <w:t>,</w:t>
      </w:r>
      <w:r w:rsidRPr="00A93D36">
        <w:rPr>
          <w:rFonts w:ascii="Arial" w:hAnsi="Arial" w:cs="Arial"/>
        </w:rPr>
        <w:t xml:space="preserve"> de acordo com o item 40.</w:t>
      </w:r>
    </w:p>
    <w:p w14:paraId="550D59A8" w14:textId="77777777" w:rsidR="002A6EFF" w:rsidRPr="00A93D36" w:rsidRDefault="002A6EFF" w:rsidP="002A6EFF">
      <w:pPr>
        <w:jc w:val="both"/>
        <w:rPr>
          <w:rFonts w:ascii="Arial" w:hAnsi="Arial" w:cs="Arial"/>
        </w:rPr>
      </w:pPr>
    </w:p>
    <w:p w14:paraId="7C35756B" w14:textId="77777777" w:rsidR="002A6EFF" w:rsidRPr="00A93D36" w:rsidRDefault="002A6EFF" w:rsidP="002A6EFF">
      <w:pPr>
        <w:ind w:left="567" w:hanging="567"/>
        <w:jc w:val="both"/>
        <w:rPr>
          <w:rFonts w:ascii="Arial" w:hAnsi="Arial" w:cs="Arial"/>
        </w:rPr>
      </w:pPr>
      <w:r w:rsidRPr="00A93D36">
        <w:rPr>
          <w:rFonts w:ascii="Arial" w:hAnsi="Arial" w:cs="Arial"/>
        </w:rPr>
        <w:t>A84.</w:t>
      </w:r>
      <w:r>
        <w:rPr>
          <w:rFonts w:ascii="Arial" w:hAnsi="Arial" w:cs="Arial"/>
        </w:rPr>
        <w:tab/>
      </w:r>
      <w:r w:rsidRPr="00A93D36">
        <w:rPr>
          <w:rFonts w:ascii="Arial" w:hAnsi="Arial" w:cs="Arial"/>
        </w:rPr>
        <w:t>A discussão e a comunicação contínuas entre os membros da equipe de trabalho permitem que os membros menos experientes da equipe de trabalho levantem questões para os membros mais experientes (incluindo o sócio do trabalho) de maneira tempestiva, e permite a direção, a supervisão e a revisão eficazes</w:t>
      </w:r>
      <w:r>
        <w:rPr>
          <w:rFonts w:ascii="Arial" w:hAnsi="Arial" w:cs="Arial"/>
        </w:rPr>
        <w:t>,</w:t>
      </w:r>
      <w:r w:rsidRPr="00A93D36">
        <w:rPr>
          <w:rFonts w:ascii="Arial" w:hAnsi="Arial" w:cs="Arial"/>
        </w:rPr>
        <w:t xml:space="preserve"> de acordo com o item 30.</w:t>
      </w:r>
    </w:p>
    <w:p w14:paraId="29E67F96" w14:textId="77777777" w:rsidR="002A6EFF" w:rsidRPr="00A93D36" w:rsidRDefault="002A6EFF" w:rsidP="002A6EFF">
      <w:pPr>
        <w:jc w:val="both"/>
        <w:rPr>
          <w:rFonts w:ascii="Arial" w:hAnsi="Arial" w:cs="Arial"/>
        </w:rPr>
      </w:pPr>
    </w:p>
    <w:p w14:paraId="0AB95EC2" w14:textId="77777777" w:rsidR="002A6EFF" w:rsidRPr="00A93D36" w:rsidRDefault="002A6EFF" w:rsidP="002A6EFF">
      <w:pPr>
        <w:jc w:val="both"/>
        <w:rPr>
          <w:rFonts w:ascii="Arial" w:hAnsi="Arial" w:cs="Arial"/>
        </w:rPr>
      </w:pPr>
      <w:r w:rsidRPr="00A93D36">
        <w:rPr>
          <w:rFonts w:ascii="Arial" w:hAnsi="Arial" w:cs="Arial"/>
        </w:rPr>
        <w:t>Direção</w:t>
      </w:r>
    </w:p>
    <w:p w14:paraId="0474F3F9" w14:textId="77777777" w:rsidR="002A6EFF" w:rsidRPr="00A93D36" w:rsidRDefault="002A6EFF" w:rsidP="002A6EFF">
      <w:pPr>
        <w:jc w:val="both"/>
        <w:rPr>
          <w:rFonts w:ascii="Arial" w:hAnsi="Arial" w:cs="Arial"/>
        </w:rPr>
      </w:pPr>
    </w:p>
    <w:p w14:paraId="15C0537A" w14:textId="77777777" w:rsidR="002A6EFF" w:rsidRPr="00A93D36" w:rsidRDefault="002A6EFF" w:rsidP="002A6EFF">
      <w:pPr>
        <w:ind w:left="567" w:hanging="567"/>
        <w:jc w:val="both"/>
        <w:rPr>
          <w:rFonts w:ascii="Arial" w:hAnsi="Arial" w:cs="Arial"/>
        </w:rPr>
      </w:pPr>
      <w:r w:rsidRPr="00A93D36">
        <w:rPr>
          <w:rFonts w:ascii="Arial" w:hAnsi="Arial" w:cs="Arial"/>
        </w:rPr>
        <w:t>A85.</w:t>
      </w:r>
      <w:r>
        <w:rPr>
          <w:rFonts w:ascii="Arial" w:hAnsi="Arial" w:cs="Arial"/>
        </w:rPr>
        <w:tab/>
      </w:r>
      <w:r w:rsidRPr="00A93D36">
        <w:rPr>
          <w:rFonts w:ascii="Arial" w:hAnsi="Arial" w:cs="Arial"/>
        </w:rPr>
        <w:t xml:space="preserve">A direção da equipe de trabalho pode </w:t>
      </w:r>
      <w:r>
        <w:rPr>
          <w:rFonts w:ascii="Arial" w:hAnsi="Arial" w:cs="Arial"/>
        </w:rPr>
        <w:t>incluir informação a</w:t>
      </w:r>
      <w:r w:rsidRPr="00A93D36">
        <w:rPr>
          <w:rFonts w:ascii="Arial" w:hAnsi="Arial" w:cs="Arial"/>
        </w:rPr>
        <w:t>os membros da equipe de trabalho sobre suas responsabilidades, tais como:</w:t>
      </w:r>
    </w:p>
    <w:p w14:paraId="0E4F35C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 xml:space="preserve"> </w:t>
      </w:r>
      <w:r>
        <w:rPr>
          <w:rFonts w:ascii="Arial" w:hAnsi="Arial" w:cs="Arial"/>
        </w:rPr>
        <w:tab/>
      </w:r>
      <w:r w:rsidRPr="00A93D36">
        <w:rPr>
          <w:rFonts w:ascii="Arial" w:hAnsi="Arial" w:cs="Arial"/>
        </w:rPr>
        <w:t xml:space="preserve">contribuir com a gestão e o alcance da qualidade no nível do trabalho </w:t>
      </w:r>
      <w:r>
        <w:rPr>
          <w:rFonts w:ascii="Arial" w:hAnsi="Arial" w:cs="Arial"/>
        </w:rPr>
        <w:t>por meio</w:t>
      </w:r>
      <w:r w:rsidRPr="00A93D36">
        <w:rPr>
          <w:rFonts w:ascii="Arial" w:hAnsi="Arial" w:cs="Arial"/>
        </w:rPr>
        <w:t xml:space="preserve"> de sua conduta pessoal, sua comunicação e suas ações;</w:t>
      </w:r>
    </w:p>
    <w:p w14:paraId="0FCDFD11"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manter postura questionadora e estar ciente das tendências inconscientes ou conscientes do auditor no exercício do ceticismo profissional ao reunir e avaliar a evidência de auditoria (ver item A35);</w:t>
      </w:r>
    </w:p>
    <w:p w14:paraId="6C72216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cumprir com os requisitos éticos relevantes;</w:t>
      </w:r>
    </w:p>
    <w:p w14:paraId="71778CE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as responsabilidades dos respectivos sócios quando mais de um sócio está envolvido na condução de trabalho de auditoria;</w:t>
      </w:r>
    </w:p>
    <w:p w14:paraId="1264A3A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as responsabilidades dos respectivos membros da equipe de trabalho por executar procedimentos de auditoria, e dos membros mais experientes da equipe de trabalho por dirigir, supervisionar e revisar o trabalho dos membros menos experientes;</w:t>
      </w:r>
    </w:p>
    <w:p w14:paraId="39E7FB2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entender os objetivos do trabalho a ser executado e as instruções detalhadas referentes à natureza, à época e à extensão dos procedimentos de auditoria planejados conforme especificados na estratégia geral da auditoria e no plano de auditoria;</w:t>
      </w:r>
    </w:p>
    <w:p w14:paraId="139A5F0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tratar das ameaças ao alcance da qualidade e da resposta esperada da equipe de trabalho. Por exemplo, restrições de orçamento ou de recursos não devem fazer com que os membros da equipe de trabalho modifiquem os procedimentos de auditoria planejados ou deixem de executá-los.</w:t>
      </w:r>
    </w:p>
    <w:p w14:paraId="243B9BC8" w14:textId="77777777" w:rsidR="002A6EFF" w:rsidRPr="00A93D36" w:rsidRDefault="002A6EFF" w:rsidP="002A6EFF">
      <w:pPr>
        <w:jc w:val="both"/>
        <w:rPr>
          <w:rFonts w:ascii="Arial" w:hAnsi="Arial" w:cs="Arial"/>
        </w:rPr>
      </w:pPr>
    </w:p>
    <w:p w14:paraId="1DD40925" w14:textId="77777777" w:rsidR="002A6EFF" w:rsidRPr="00A93D36" w:rsidRDefault="002A6EFF" w:rsidP="002A6EFF">
      <w:pPr>
        <w:jc w:val="both"/>
        <w:rPr>
          <w:rFonts w:ascii="Arial" w:hAnsi="Arial" w:cs="Arial"/>
        </w:rPr>
      </w:pPr>
      <w:r w:rsidRPr="00A93D36">
        <w:rPr>
          <w:rFonts w:ascii="Arial" w:hAnsi="Arial" w:cs="Arial"/>
        </w:rPr>
        <w:t>Supervisão</w:t>
      </w:r>
    </w:p>
    <w:p w14:paraId="6A6FA0D6" w14:textId="77777777" w:rsidR="002A6EFF" w:rsidRPr="00A93D36" w:rsidRDefault="002A6EFF" w:rsidP="002A6EFF">
      <w:pPr>
        <w:jc w:val="both"/>
        <w:rPr>
          <w:rFonts w:ascii="Arial" w:hAnsi="Arial" w:cs="Arial"/>
        </w:rPr>
      </w:pPr>
    </w:p>
    <w:p w14:paraId="577A2E1F" w14:textId="77777777" w:rsidR="002A6EFF" w:rsidRPr="00A93D36" w:rsidRDefault="002A6EFF" w:rsidP="002A6EFF">
      <w:pPr>
        <w:ind w:left="567" w:hanging="567"/>
        <w:jc w:val="both"/>
        <w:rPr>
          <w:rFonts w:ascii="Arial" w:hAnsi="Arial" w:cs="Arial"/>
        </w:rPr>
      </w:pPr>
      <w:r w:rsidRPr="00A93D36">
        <w:rPr>
          <w:rFonts w:ascii="Arial" w:hAnsi="Arial" w:cs="Arial"/>
        </w:rPr>
        <w:t>A86.</w:t>
      </w:r>
      <w:r>
        <w:rPr>
          <w:rFonts w:ascii="Arial" w:hAnsi="Arial" w:cs="Arial"/>
        </w:rPr>
        <w:tab/>
      </w:r>
      <w:r w:rsidRPr="00A93D36">
        <w:rPr>
          <w:rFonts w:ascii="Arial" w:hAnsi="Arial" w:cs="Arial"/>
        </w:rPr>
        <w:t>A supervisão pode incluir assuntos como:</w:t>
      </w:r>
    </w:p>
    <w:p w14:paraId="0548492F"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o rastreamento do andamento do trabalho de auditoria, que inclui monitorar:</w:t>
      </w:r>
    </w:p>
    <w:p w14:paraId="412C5575" w14:textId="77777777" w:rsidR="002A6EFF" w:rsidRPr="00A93D36" w:rsidRDefault="002A6EFF">
      <w:pPr>
        <w:pStyle w:val="PargrafodaLista"/>
        <w:numPr>
          <w:ilvl w:val="0"/>
          <w:numId w:val="63"/>
        </w:numPr>
        <w:spacing w:after="0" w:line="240" w:lineRule="auto"/>
        <w:ind w:left="1134" w:hanging="283"/>
        <w:jc w:val="both"/>
        <w:rPr>
          <w:rFonts w:ascii="Arial" w:hAnsi="Arial" w:cs="Arial"/>
        </w:rPr>
      </w:pPr>
      <w:r w:rsidRPr="00A93D36">
        <w:rPr>
          <w:rFonts w:ascii="Arial" w:hAnsi="Arial" w:cs="Arial"/>
        </w:rPr>
        <w:t>o progresso em relação ao plano de auditoria;</w:t>
      </w:r>
    </w:p>
    <w:p w14:paraId="5CD74AFC" w14:textId="77777777" w:rsidR="002A6EFF" w:rsidRPr="00A93D36" w:rsidRDefault="002A6EFF">
      <w:pPr>
        <w:pStyle w:val="PargrafodaLista"/>
        <w:numPr>
          <w:ilvl w:val="0"/>
          <w:numId w:val="63"/>
        </w:numPr>
        <w:spacing w:after="0" w:line="240" w:lineRule="auto"/>
        <w:ind w:left="1134" w:hanging="283"/>
        <w:jc w:val="both"/>
        <w:rPr>
          <w:rFonts w:ascii="Arial" w:hAnsi="Arial" w:cs="Arial"/>
        </w:rPr>
      </w:pPr>
      <w:r w:rsidRPr="00A93D36">
        <w:rPr>
          <w:rFonts w:ascii="Arial" w:hAnsi="Arial" w:cs="Arial"/>
        </w:rPr>
        <w:t>se o objetivo do trabalho executado foi alcançado; e</w:t>
      </w:r>
    </w:p>
    <w:p w14:paraId="4A648B73" w14:textId="77777777" w:rsidR="002A6EFF" w:rsidRPr="00A93D36" w:rsidRDefault="002A6EFF">
      <w:pPr>
        <w:pStyle w:val="PargrafodaLista"/>
        <w:numPr>
          <w:ilvl w:val="0"/>
          <w:numId w:val="63"/>
        </w:numPr>
        <w:spacing w:after="0" w:line="240" w:lineRule="auto"/>
        <w:ind w:left="1134" w:hanging="283"/>
        <w:jc w:val="both"/>
        <w:rPr>
          <w:rFonts w:ascii="Arial" w:hAnsi="Arial" w:cs="Arial"/>
        </w:rPr>
      </w:pPr>
      <w:r w:rsidRPr="00A93D36">
        <w:rPr>
          <w:rFonts w:ascii="Arial" w:hAnsi="Arial" w:cs="Arial"/>
        </w:rPr>
        <w:t>a contínua adequação dos recursos designados;</w:t>
      </w:r>
    </w:p>
    <w:p w14:paraId="0E4695D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a tomada de ação apropriada para tratar das questões surgidas durante o trabalho, incluindo, por exemplo, a redesignação dos procedimentos de auditoria planejados para membros mais experientes da equipe de trabalho quando as questões forem mais complexas do que </w:t>
      </w:r>
      <w:r>
        <w:rPr>
          <w:rFonts w:ascii="Arial" w:hAnsi="Arial" w:cs="Arial"/>
        </w:rPr>
        <w:t xml:space="preserve">o </w:t>
      </w:r>
      <w:r w:rsidRPr="00A93D36">
        <w:rPr>
          <w:rFonts w:ascii="Arial" w:hAnsi="Arial" w:cs="Arial"/>
        </w:rPr>
        <w:t>previsto inicialmente;</w:t>
      </w:r>
    </w:p>
    <w:p w14:paraId="44EE410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identificação de assuntos para consulta de membros mais experientes da equipe de trabalho ou para sua consideração, durante o trabalho de auditoria;</w:t>
      </w:r>
    </w:p>
    <w:p w14:paraId="0340812F"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fornecimento de orientação e treinamento na prática para ajudar os membros da equipe de trabalho a desenvolver habilidades ou competências;</w:t>
      </w:r>
    </w:p>
    <w:p w14:paraId="5CA895E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criação de ambiente em que os membros da equipe de trabalho levantem questões sem medo de represálias.</w:t>
      </w:r>
    </w:p>
    <w:p w14:paraId="4A8CAB99" w14:textId="77777777" w:rsidR="002A6EFF" w:rsidRPr="00A93D36" w:rsidRDefault="002A6EFF" w:rsidP="002A6EFF">
      <w:pPr>
        <w:jc w:val="both"/>
        <w:rPr>
          <w:rFonts w:ascii="Arial" w:hAnsi="Arial" w:cs="Arial"/>
        </w:rPr>
      </w:pPr>
    </w:p>
    <w:p w14:paraId="119FD8CA" w14:textId="77777777" w:rsidR="002A6EFF" w:rsidRPr="00A93D36" w:rsidRDefault="002A6EFF" w:rsidP="002A6EFF">
      <w:pPr>
        <w:jc w:val="both"/>
        <w:rPr>
          <w:rFonts w:ascii="Arial" w:hAnsi="Arial" w:cs="Arial"/>
        </w:rPr>
      </w:pPr>
      <w:r w:rsidRPr="00A93D36">
        <w:rPr>
          <w:rFonts w:ascii="Arial" w:hAnsi="Arial" w:cs="Arial"/>
        </w:rPr>
        <w:t>Revisão</w:t>
      </w:r>
    </w:p>
    <w:p w14:paraId="3C4C6672" w14:textId="77777777" w:rsidR="002A6EFF" w:rsidRPr="00A93D36" w:rsidRDefault="002A6EFF" w:rsidP="002A6EFF">
      <w:pPr>
        <w:jc w:val="both"/>
        <w:rPr>
          <w:rFonts w:ascii="Arial" w:hAnsi="Arial" w:cs="Arial"/>
        </w:rPr>
      </w:pPr>
    </w:p>
    <w:p w14:paraId="5A02EB92" w14:textId="77777777" w:rsidR="002A6EFF" w:rsidRPr="00A93D36" w:rsidRDefault="002A6EFF" w:rsidP="002A6EFF">
      <w:pPr>
        <w:ind w:left="567" w:hanging="567"/>
        <w:jc w:val="both"/>
        <w:rPr>
          <w:rFonts w:ascii="Arial" w:hAnsi="Arial" w:cs="Arial"/>
        </w:rPr>
      </w:pPr>
      <w:r w:rsidRPr="00A93D36">
        <w:rPr>
          <w:rFonts w:ascii="Arial" w:hAnsi="Arial" w:cs="Arial"/>
        </w:rPr>
        <w:t>A87.</w:t>
      </w:r>
      <w:r>
        <w:rPr>
          <w:rFonts w:ascii="Arial" w:hAnsi="Arial" w:cs="Arial"/>
        </w:rPr>
        <w:tab/>
      </w:r>
      <w:r w:rsidRPr="00A93D36">
        <w:rPr>
          <w:rFonts w:ascii="Arial" w:hAnsi="Arial" w:cs="Arial"/>
        </w:rPr>
        <w:t>A revisão do trabalho da equipe de trabalho fornece suporte para a conclusão de que os requisitos desta Norma foram tratados.</w:t>
      </w:r>
    </w:p>
    <w:p w14:paraId="3D1416CE" w14:textId="77777777" w:rsidR="002A6EFF" w:rsidRPr="00A93D36" w:rsidRDefault="002A6EFF" w:rsidP="002A6EFF">
      <w:pPr>
        <w:jc w:val="both"/>
        <w:rPr>
          <w:rFonts w:ascii="Arial" w:hAnsi="Arial" w:cs="Arial"/>
        </w:rPr>
      </w:pPr>
    </w:p>
    <w:p w14:paraId="46BBC3B6" w14:textId="77777777" w:rsidR="002A6EFF" w:rsidRPr="00A93D36" w:rsidRDefault="002A6EFF" w:rsidP="002A6EFF">
      <w:pPr>
        <w:ind w:left="567" w:hanging="567"/>
        <w:jc w:val="both"/>
        <w:rPr>
          <w:rFonts w:ascii="Arial" w:hAnsi="Arial" w:cs="Arial"/>
        </w:rPr>
      </w:pPr>
      <w:r w:rsidRPr="00A93D36">
        <w:rPr>
          <w:rFonts w:ascii="Arial" w:hAnsi="Arial" w:cs="Arial"/>
        </w:rPr>
        <w:t>A88.</w:t>
      </w:r>
      <w:r>
        <w:rPr>
          <w:rFonts w:ascii="Arial" w:hAnsi="Arial" w:cs="Arial"/>
        </w:rPr>
        <w:tab/>
      </w:r>
      <w:r w:rsidRPr="00A93D36">
        <w:rPr>
          <w:rFonts w:ascii="Arial" w:hAnsi="Arial" w:cs="Arial"/>
        </w:rPr>
        <w:t>A revisão do trabalho da equipe consiste em considerar se, por exemplo:</w:t>
      </w:r>
    </w:p>
    <w:p w14:paraId="2C500605"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trabalho foi executado de acordo com as políticas ou os procedimentos da firma, as normas profissionais e os requisitos legais e regulatórios aplicáveis;</w:t>
      </w:r>
    </w:p>
    <w:p w14:paraId="1503ACAF"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foram levantados assuntos significativos para consideração adicional;</w:t>
      </w:r>
    </w:p>
    <w:p w14:paraId="49047843"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foram feitas as consultas apropriadas e as conclusões resultantes foram documentadas e implementadas;</w:t>
      </w:r>
    </w:p>
    <w:p w14:paraId="4B866F2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há necessidade de revisar a natureza, a época e a extensão do trabalho executado;</w:t>
      </w:r>
    </w:p>
    <w:p w14:paraId="7F6298E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trabalho executado suporta as conclusões obtidas e está adequadamente documentado;</w:t>
      </w:r>
    </w:p>
    <w:p w14:paraId="04900A05"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evidência obtida é suficiente e apropriada para fornecer uma base para a opinião do auditor; e</w:t>
      </w:r>
    </w:p>
    <w:p w14:paraId="24DD154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os objetivos dos procedimentos de auditoria foram alcançados.</w:t>
      </w:r>
    </w:p>
    <w:p w14:paraId="5086AFEB" w14:textId="77777777" w:rsidR="002A6EFF" w:rsidRPr="00A93D36" w:rsidRDefault="002A6EFF" w:rsidP="002A6EFF">
      <w:pPr>
        <w:jc w:val="both"/>
        <w:rPr>
          <w:rFonts w:ascii="Arial" w:hAnsi="Arial" w:cs="Arial"/>
        </w:rPr>
      </w:pPr>
    </w:p>
    <w:p w14:paraId="5A17A3C2" w14:textId="77777777" w:rsidR="002A6EFF" w:rsidRPr="00A93D36" w:rsidRDefault="002A6EFF" w:rsidP="002A6EFF">
      <w:pPr>
        <w:ind w:left="567" w:hanging="567"/>
        <w:jc w:val="both"/>
        <w:rPr>
          <w:rFonts w:ascii="Arial" w:hAnsi="Arial" w:cs="Arial"/>
        </w:rPr>
      </w:pPr>
      <w:r w:rsidRPr="00A93D36">
        <w:rPr>
          <w:rFonts w:ascii="Arial" w:hAnsi="Arial" w:cs="Arial"/>
        </w:rPr>
        <w:t>A89.</w:t>
      </w:r>
      <w:r>
        <w:rPr>
          <w:rFonts w:ascii="Arial" w:hAnsi="Arial" w:cs="Arial"/>
        </w:rPr>
        <w:tab/>
      </w:r>
      <w:r w:rsidRPr="00A93D36">
        <w:rPr>
          <w:rFonts w:ascii="Arial" w:hAnsi="Arial" w:cs="Arial"/>
        </w:rPr>
        <w:t>As políticas ou os procedimentos da firma podem conter requisitos específicos sobre:</w:t>
      </w:r>
    </w:p>
    <w:p w14:paraId="57F23E1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natureza, a época e a extensão da revisão da documentação de auditoria;</w:t>
      </w:r>
    </w:p>
    <w:p w14:paraId="0343DDEF"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tipos de revisão que podem ser apropriados em diferentes situações (por exemplo, revisão de papéis de trabalho individuais ou papéis de trabalho selecionados); e</w:t>
      </w:r>
    </w:p>
    <w:p w14:paraId="5DA5BF7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quais membros da equipe de trabalho têm que executar os diferentes tipos de revisão.</w:t>
      </w:r>
    </w:p>
    <w:p w14:paraId="3AAE0C93" w14:textId="77777777" w:rsidR="002A6EFF" w:rsidRPr="00A93D36" w:rsidRDefault="002A6EFF" w:rsidP="002A6EFF">
      <w:pPr>
        <w:jc w:val="both"/>
        <w:rPr>
          <w:rFonts w:ascii="Arial" w:hAnsi="Arial" w:cs="Arial"/>
        </w:rPr>
      </w:pPr>
    </w:p>
    <w:p w14:paraId="42252890" w14:textId="77777777" w:rsidR="002A6EFF" w:rsidRPr="00A93D36" w:rsidRDefault="002A6EFF" w:rsidP="002A6EFF">
      <w:pPr>
        <w:jc w:val="both"/>
        <w:rPr>
          <w:rFonts w:ascii="Arial" w:hAnsi="Arial" w:cs="Arial"/>
        </w:rPr>
      </w:pPr>
      <w:r>
        <w:rPr>
          <w:rFonts w:ascii="Arial" w:hAnsi="Arial" w:cs="Arial"/>
        </w:rPr>
        <w:t>R</w:t>
      </w:r>
      <w:r w:rsidRPr="00A93D36">
        <w:rPr>
          <w:rFonts w:ascii="Arial" w:hAnsi="Arial" w:cs="Arial"/>
        </w:rPr>
        <w:t xml:space="preserve">evisão do sócio do trabalho (ver itens </w:t>
      </w:r>
      <w:r>
        <w:rPr>
          <w:rFonts w:ascii="Arial" w:hAnsi="Arial" w:cs="Arial"/>
        </w:rPr>
        <w:t xml:space="preserve">de </w:t>
      </w:r>
      <w:r w:rsidRPr="00A93D36">
        <w:rPr>
          <w:rFonts w:ascii="Arial" w:hAnsi="Arial" w:cs="Arial"/>
        </w:rPr>
        <w:t>30 a 34)</w:t>
      </w:r>
    </w:p>
    <w:p w14:paraId="2691E8E4" w14:textId="77777777" w:rsidR="002A6EFF" w:rsidRPr="00A93D36" w:rsidRDefault="002A6EFF" w:rsidP="002A6EFF">
      <w:pPr>
        <w:jc w:val="both"/>
        <w:rPr>
          <w:rFonts w:ascii="Arial" w:hAnsi="Arial" w:cs="Arial"/>
        </w:rPr>
      </w:pPr>
    </w:p>
    <w:p w14:paraId="46A03EBB" w14:textId="77777777" w:rsidR="002A6EFF" w:rsidRPr="00A93D36" w:rsidRDefault="002A6EFF" w:rsidP="002A6EFF">
      <w:pPr>
        <w:ind w:left="567" w:hanging="567"/>
        <w:jc w:val="both"/>
        <w:rPr>
          <w:rFonts w:ascii="Arial" w:hAnsi="Arial" w:cs="Arial"/>
        </w:rPr>
      </w:pPr>
      <w:r w:rsidRPr="00A93D36">
        <w:rPr>
          <w:rFonts w:ascii="Arial" w:hAnsi="Arial" w:cs="Arial"/>
        </w:rPr>
        <w:t>A90.</w:t>
      </w:r>
      <w:r>
        <w:rPr>
          <w:rFonts w:ascii="Arial" w:hAnsi="Arial" w:cs="Arial"/>
        </w:rPr>
        <w:tab/>
      </w:r>
      <w:r w:rsidRPr="00A93D36">
        <w:rPr>
          <w:rFonts w:ascii="Arial" w:hAnsi="Arial" w:cs="Arial"/>
        </w:rPr>
        <w:t>Conforme requerido no item 9(c) da NBC TA 230, o sócio do trabalho documenta a data e a extensão da revisão.</w:t>
      </w:r>
    </w:p>
    <w:p w14:paraId="0C9365DA" w14:textId="77777777" w:rsidR="002A6EFF" w:rsidRPr="00A93D36" w:rsidRDefault="002A6EFF" w:rsidP="002A6EFF">
      <w:pPr>
        <w:jc w:val="both"/>
        <w:rPr>
          <w:rFonts w:ascii="Arial" w:hAnsi="Arial" w:cs="Arial"/>
        </w:rPr>
      </w:pPr>
    </w:p>
    <w:p w14:paraId="0DB70E7A" w14:textId="77777777" w:rsidR="002A6EFF" w:rsidRPr="00A93D36" w:rsidRDefault="002A6EFF" w:rsidP="002A6EFF">
      <w:pPr>
        <w:ind w:left="567" w:hanging="567"/>
        <w:jc w:val="both"/>
        <w:rPr>
          <w:rFonts w:ascii="Arial" w:hAnsi="Arial" w:cs="Arial"/>
        </w:rPr>
      </w:pPr>
      <w:r w:rsidRPr="00A93D36">
        <w:rPr>
          <w:rFonts w:ascii="Arial" w:hAnsi="Arial" w:cs="Arial"/>
        </w:rPr>
        <w:t>A91.</w:t>
      </w:r>
      <w:r>
        <w:rPr>
          <w:rFonts w:ascii="Arial" w:hAnsi="Arial" w:cs="Arial"/>
        </w:rPr>
        <w:tab/>
      </w:r>
      <w:r w:rsidRPr="00A93D36">
        <w:rPr>
          <w:rFonts w:ascii="Arial" w:hAnsi="Arial" w:cs="Arial"/>
        </w:rPr>
        <w:t>A revisão tempestiva da documentação pelo sócio do trabalho nas devidas etapas durante todo o trabalho de auditoria permite que assuntos significativos sejam resolvidos de maneira satisfatória para o sócio do trabalho na data, ou antes da data, do relatório do auditor. O sócio do trabalho não precisa revisar toda a documentação de auditoria.</w:t>
      </w:r>
    </w:p>
    <w:p w14:paraId="42B30D3A" w14:textId="77777777" w:rsidR="002A6EFF" w:rsidRPr="00A93D36" w:rsidRDefault="002A6EFF" w:rsidP="002A6EFF">
      <w:pPr>
        <w:jc w:val="both"/>
        <w:rPr>
          <w:rFonts w:ascii="Arial" w:hAnsi="Arial" w:cs="Arial"/>
        </w:rPr>
      </w:pPr>
    </w:p>
    <w:p w14:paraId="6A0F38AB" w14:textId="77777777" w:rsidR="002A6EFF" w:rsidRPr="00A93D36" w:rsidRDefault="002A6EFF" w:rsidP="002A6EFF">
      <w:pPr>
        <w:ind w:left="567" w:hanging="567"/>
        <w:jc w:val="both"/>
        <w:rPr>
          <w:rFonts w:ascii="Arial" w:hAnsi="Arial" w:cs="Arial"/>
        </w:rPr>
      </w:pPr>
      <w:r w:rsidRPr="00A93D36">
        <w:rPr>
          <w:rFonts w:ascii="Arial" w:hAnsi="Arial" w:cs="Arial"/>
        </w:rPr>
        <w:t>A92.</w:t>
      </w:r>
      <w:r>
        <w:rPr>
          <w:rFonts w:ascii="Arial" w:hAnsi="Arial" w:cs="Arial"/>
        </w:rPr>
        <w:tab/>
      </w:r>
      <w:r w:rsidRPr="00A93D36">
        <w:rPr>
          <w:rFonts w:ascii="Arial" w:hAnsi="Arial" w:cs="Arial"/>
        </w:rPr>
        <w:t>O sócio do trabalho exerce o julgamento profissional ao identificar as áreas de julgamento significativo feito pela equipe de trabalho. As políticas ou os procedimentos da firma podem especificar determinados assuntos que comumente se espera que sejam julgamentos significativos. Os julgamentos significativos em relação ao trabalho de auditoria podem incluir assuntos relacionados com a estratégia geral de auditoria e o plano de auditoria para a realização do trabalho, a execução do trabalho e as conclusões gerais obtidas pela equipe de trabalho</w:t>
      </w:r>
      <w:r>
        <w:rPr>
          <w:rFonts w:ascii="Arial" w:hAnsi="Arial" w:cs="Arial"/>
        </w:rPr>
        <w:t>,</w:t>
      </w:r>
      <w:r w:rsidRPr="00A93D36">
        <w:rPr>
          <w:rFonts w:ascii="Arial" w:hAnsi="Arial" w:cs="Arial"/>
        </w:rPr>
        <w:t xml:space="preserve"> como, por exemplo:</w:t>
      </w:r>
    </w:p>
    <w:p w14:paraId="64FDE6B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assuntos relacionados com o planejamento do trabalho, como </w:t>
      </w:r>
      <w:r>
        <w:rPr>
          <w:rFonts w:ascii="Arial" w:hAnsi="Arial" w:cs="Arial"/>
        </w:rPr>
        <w:t>aqueles atinentes à</w:t>
      </w:r>
      <w:r w:rsidRPr="00A93D36">
        <w:rPr>
          <w:rFonts w:ascii="Arial" w:hAnsi="Arial" w:cs="Arial"/>
        </w:rPr>
        <w:t xml:space="preserve"> determinação de materialidade;</w:t>
      </w:r>
    </w:p>
    <w:p w14:paraId="7B88D836"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composição da equipe de trabalho, incluindo:</w:t>
      </w:r>
    </w:p>
    <w:p w14:paraId="4BDB98BC" w14:textId="77777777" w:rsidR="002A6EFF" w:rsidRPr="00A93D36" w:rsidRDefault="002A6EFF">
      <w:pPr>
        <w:pStyle w:val="PargrafodaLista"/>
        <w:numPr>
          <w:ilvl w:val="0"/>
          <w:numId w:val="64"/>
        </w:numPr>
        <w:spacing w:after="0" w:line="240" w:lineRule="auto"/>
        <w:ind w:left="1134" w:hanging="283"/>
        <w:jc w:val="both"/>
        <w:rPr>
          <w:rFonts w:ascii="Arial" w:hAnsi="Arial" w:cs="Arial"/>
        </w:rPr>
      </w:pPr>
      <w:r w:rsidRPr="00A93D36">
        <w:rPr>
          <w:rFonts w:ascii="Arial" w:hAnsi="Arial" w:cs="Arial"/>
        </w:rPr>
        <w:t>pessoal que utiliza a experiência em área especializada da contabilidade ou da auditoria;</w:t>
      </w:r>
    </w:p>
    <w:p w14:paraId="427F4DB9" w14:textId="77777777" w:rsidR="002A6EFF" w:rsidRPr="00A93D36" w:rsidRDefault="002A6EFF">
      <w:pPr>
        <w:pStyle w:val="PargrafodaLista"/>
        <w:numPr>
          <w:ilvl w:val="0"/>
          <w:numId w:val="64"/>
        </w:numPr>
        <w:spacing w:after="0" w:line="240" w:lineRule="auto"/>
        <w:ind w:left="1134" w:hanging="283"/>
        <w:jc w:val="both"/>
        <w:rPr>
          <w:rFonts w:ascii="Arial" w:hAnsi="Arial" w:cs="Arial"/>
        </w:rPr>
      </w:pPr>
      <w:r w:rsidRPr="00A93D36">
        <w:rPr>
          <w:rFonts w:ascii="Arial" w:hAnsi="Arial" w:cs="Arial"/>
        </w:rPr>
        <w:t>pessoal de centros de prestação de serviços;</w:t>
      </w:r>
    </w:p>
    <w:p w14:paraId="28D57B7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decisão de envolver especialista do auditor, incluindo a decisão de envolver especialista externo</w:t>
      </w:r>
      <w:r>
        <w:rPr>
          <w:rFonts w:ascii="Arial" w:hAnsi="Arial" w:cs="Arial"/>
        </w:rPr>
        <w:t>;</w:t>
      </w:r>
    </w:p>
    <w:p w14:paraId="20EF369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consideração da equipe de trabalho de informações obtidas no processo de aceitação e continuidade e das respostas propostas para essas informações;</w:t>
      </w:r>
    </w:p>
    <w:p w14:paraId="140EF476"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processo de avaliação de riscos pela equipe de trabalho, incluindo situações nas quais a consideração dos fatores e a avaliação do risco inerente requerem julgamento significativo da equipe de trabalho;</w:t>
      </w:r>
    </w:p>
    <w:p w14:paraId="1CC51B0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consideração da equipe de trabalho dos relacionamentos e transações com partes relacionadas e das respectivas divulgações;</w:t>
      </w:r>
    </w:p>
    <w:p w14:paraId="50AA8BF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os resultados dos procedimentos executados pela equipe de trabalho em áreas significativas do trabalho</w:t>
      </w:r>
      <w:r>
        <w:rPr>
          <w:rFonts w:ascii="Arial" w:hAnsi="Arial" w:cs="Arial"/>
        </w:rPr>
        <w:t>,</w:t>
      </w:r>
      <w:r w:rsidRPr="00A93D36">
        <w:rPr>
          <w:rFonts w:ascii="Arial" w:hAnsi="Arial" w:cs="Arial"/>
        </w:rPr>
        <w:t xml:space="preserve"> como, por exemplo, as conclusões relacionadas com determinadas estimativas contábeis, políticas contábeis ou considerações sobre a continuidade operacional;</w:t>
      </w:r>
    </w:p>
    <w:p w14:paraId="39C7A9C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avaliação da equipe do trabalho executado por especialistas e as conclusões obtidas a partir dessa avaliação;</w:t>
      </w:r>
    </w:p>
    <w:p w14:paraId="3BC9934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em situações de auditoria de grupo:</w:t>
      </w:r>
    </w:p>
    <w:p w14:paraId="3F241662" w14:textId="77777777" w:rsidR="002A6EFF" w:rsidRPr="00A93D36" w:rsidRDefault="002A6EFF">
      <w:pPr>
        <w:pStyle w:val="PargrafodaLista"/>
        <w:numPr>
          <w:ilvl w:val="0"/>
          <w:numId w:val="64"/>
        </w:numPr>
        <w:spacing w:after="0" w:line="240" w:lineRule="auto"/>
        <w:ind w:left="1134" w:hanging="283"/>
        <w:jc w:val="both"/>
        <w:rPr>
          <w:rFonts w:ascii="Arial" w:hAnsi="Arial" w:cs="Arial"/>
        </w:rPr>
      </w:pPr>
      <w:r w:rsidRPr="00A93D36">
        <w:rPr>
          <w:rFonts w:ascii="Arial" w:hAnsi="Arial" w:cs="Arial"/>
        </w:rPr>
        <w:t>a estratégia de auditoria geral do grupo e o plano de auditoria do grupo;</w:t>
      </w:r>
    </w:p>
    <w:p w14:paraId="667B96A6" w14:textId="77777777" w:rsidR="002A6EFF" w:rsidRPr="00A93D36" w:rsidRDefault="002A6EFF">
      <w:pPr>
        <w:pStyle w:val="PargrafodaLista"/>
        <w:numPr>
          <w:ilvl w:val="0"/>
          <w:numId w:val="64"/>
        </w:numPr>
        <w:spacing w:after="0" w:line="240" w:lineRule="auto"/>
        <w:ind w:left="1134" w:hanging="283"/>
        <w:jc w:val="both"/>
        <w:rPr>
          <w:rFonts w:ascii="Arial" w:hAnsi="Arial" w:cs="Arial"/>
        </w:rPr>
      </w:pPr>
      <w:r w:rsidRPr="00A93D36">
        <w:rPr>
          <w:rFonts w:ascii="Arial" w:hAnsi="Arial" w:cs="Arial"/>
        </w:rPr>
        <w:t>as decisões sobre o envolvimento dos auditores d</w:t>
      </w:r>
      <w:r>
        <w:rPr>
          <w:rFonts w:ascii="Arial" w:hAnsi="Arial" w:cs="Arial"/>
        </w:rPr>
        <w:t>e</w:t>
      </w:r>
      <w:r w:rsidRPr="00A93D36">
        <w:rPr>
          <w:rFonts w:ascii="Arial" w:hAnsi="Arial" w:cs="Arial"/>
        </w:rPr>
        <w:t xml:space="preserve"> componentes, incluindo o modo como eles devem ser dirigidos e supervisionados e como o seu trabalho deve ser revisado como, por exemplo, quando há áreas com maior risco avaliado de distorção relevante das informações financeiras d</w:t>
      </w:r>
      <w:r>
        <w:rPr>
          <w:rFonts w:ascii="Arial" w:hAnsi="Arial" w:cs="Arial"/>
        </w:rPr>
        <w:t>o</w:t>
      </w:r>
      <w:r w:rsidRPr="00A93D36">
        <w:rPr>
          <w:rFonts w:ascii="Arial" w:hAnsi="Arial" w:cs="Arial"/>
        </w:rPr>
        <w:t xml:space="preserve"> componente; e</w:t>
      </w:r>
    </w:p>
    <w:p w14:paraId="2E4F5179" w14:textId="77777777" w:rsidR="002A6EFF" w:rsidRPr="00A93D36" w:rsidRDefault="002A6EFF">
      <w:pPr>
        <w:pStyle w:val="PargrafodaLista"/>
        <w:numPr>
          <w:ilvl w:val="0"/>
          <w:numId w:val="64"/>
        </w:numPr>
        <w:spacing w:after="0" w:line="240" w:lineRule="auto"/>
        <w:ind w:left="1134" w:hanging="283"/>
        <w:jc w:val="both"/>
        <w:rPr>
          <w:rFonts w:ascii="Arial" w:hAnsi="Arial" w:cs="Arial"/>
        </w:rPr>
      </w:pPr>
      <w:r w:rsidRPr="00A93D36">
        <w:rPr>
          <w:rFonts w:ascii="Arial" w:hAnsi="Arial" w:cs="Arial"/>
        </w:rPr>
        <w:t>a avaliação do trabalho executado pelos auditores d</w:t>
      </w:r>
      <w:r>
        <w:rPr>
          <w:rFonts w:ascii="Arial" w:hAnsi="Arial" w:cs="Arial"/>
        </w:rPr>
        <w:t>e</w:t>
      </w:r>
      <w:r w:rsidRPr="00A93D36">
        <w:rPr>
          <w:rFonts w:ascii="Arial" w:hAnsi="Arial" w:cs="Arial"/>
        </w:rPr>
        <w:t xml:space="preserve"> componentes e das conclusões obtidas a partir dessa avaliação;</w:t>
      </w:r>
    </w:p>
    <w:p w14:paraId="33F5496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modo como os assuntos que afetam a estratégia geral de auditoria e o plano de auditoria foram tratados;</w:t>
      </w:r>
    </w:p>
    <w:p w14:paraId="640DC1F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importância e a distribuição de distorções corrigidas e não corrigidas identificadas durante a auditoria;</w:t>
      </w:r>
    </w:p>
    <w:p w14:paraId="7ED720D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t>a</w:t>
      </w:r>
      <w:r w:rsidRPr="00A93D36">
        <w:rPr>
          <w:rFonts w:ascii="Arial" w:hAnsi="Arial" w:cs="Arial"/>
        </w:rPr>
        <w:t xml:space="preserve"> opinião de auditoria proposta e os assuntos a serem comunicados no relatório do auditor</w:t>
      </w:r>
      <w:r>
        <w:rPr>
          <w:rFonts w:ascii="Arial" w:hAnsi="Arial" w:cs="Arial"/>
        </w:rPr>
        <w:t>,</w:t>
      </w:r>
      <w:r w:rsidRPr="00A93D36">
        <w:rPr>
          <w:rFonts w:ascii="Arial" w:hAnsi="Arial" w:cs="Arial"/>
        </w:rPr>
        <w:t xml:space="preserve"> como, por exemplo, os principais assuntos de auditoria ou parágrafo de “Incerteza relevante sobre a continuidade operacional”.</w:t>
      </w:r>
    </w:p>
    <w:p w14:paraId="1E1462A1" w14:textId="77777777" w:rsidR="002A6EFF" w:rsidRPr="00A93D36" w:rsidRDefault="002A6EFF" w:rsidP="002A6EFF">
      <w:pPr>
        <w:jc w:val="both"/>
        <w:rPr>
          <w:rFonts w:ascii="Arial" w:hAnsi="Arial" w:cs="Arial"/>
        </w:rPr>
      </w:pPr>
    </w:p>
    <w:p w14:paraId="0F1871B7" w14:textId="77777777" w:rsidR="002A6EFF" w:rsidRPr="00A93D36" w:rsidRDefault="002A6EFF" w:rsidP="002A6EFF">
      <w:pPr>
        <w:ind w:left="567" w:hanging="567"/>
        <w:jc w:val="both"/>
        <w:rPr>
          <w:rFonts w:ascii="Arial" w:hAnsi="Arial" w:cs="Arial"/>
        </w:rPr>
      </w:pPr>
      <w:r w:rsidRPr="00A93D36">
        <w:rPr>
          <w:rFonts w:ascii="Arial" w:hAnsi="Arial" w:cs="Arial"/>
        </w:rPr>
        <w:t>A93.</w:t>
      </w:r>
      <w:r>
        <w:rPr>
          <w:rFonts w:ascii="Arial" w:hAnsi="Arial" w:cs="Arial"/>
        </w:rPr>
        <w:tab/>
      </w:r>
      <w:r w:rsidRPr="00A93D36">
        <w:rPr>
          <w:rFonts w:ascii="Arial" w:hAnsi="Arial" w:cs="Arial"/>
        </w:rPr>
        <w:t>O sócio do trabalho exerce o julgamento profissional ao determinar outros assuntos para revisão com base, por exemplo:</w:t>
      </w:r>
    </w:p>
    <w:p w14:paraId="37CF27F0"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na natureza e </w:t>
      </w:r>
      <w:r>
        <w:rPr>
          <w:rFonts w:ascii="Arial" w:hAnsi="Arial" w:cs="Arial"/>
        </w:rPr>
        <w:t>n</w:t>
      </w:r>
      <w:r w:rsidRPr="00A93D36">
        <w:rPr>
          <w:rFonts w:ascii="Arial" w:hAnsi="Arial" w:cs="Arial"/>
        </w:rPr>
        <w:t>as circunstâncias do trabalho de auditoria;</w:t>
      </w:r>
    </w:p>
    <w:p w14:paraId="213BED5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qual membro da equipe executou o trabalho;</w:t>
      </w:r>
    </w:p>
    <w:p w14:paraId="130D0391"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nos assuntos relacionados com constatações de inspeção recente;</w:t>
      </w:r>
    </w:p>
    <w:p w14:paraId="754E86C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nos requisitos das políticas ou dos procedimentos da firma.</w:t>
      </w:r>
    </w:p>
    <w:p w14:paraId="609637FE" w14:textId="77777777" w:rsidR="002A6EFF" w:rsidRPr="00A93D36" w:rsidRDefault="002A6EFF" w:rsidP="002A6EFF">
      <w:pPr>
        <w:jc w:val="both"/>
        <w:rPr>
          <w:rFonts w:ascii="Arial" w:hAnsi="Arial" w:cs="Arial"/>
        </w:rPr>
      </w:pPr>
    </w:p>
    <w:p w14:paraId="7DEEFD16" w14:textId="77777777" w:rsidR="002A6EFF" w:rsidRPr="00A93D36" w:rsidRDefault="002A6EFF" w:rsidP="002A6EFF">
      <w:pPr>
        <w:jc w:val="both"/>
        <w:rPr>
          <w:rFonts w:ascii="Arial" w:hAnsi="Arial" w:cs="Arial"/>
        </w:rPr>
      </w:pPr>
      <w:r w:rsidRPr="00A93D36">
        <w:rPr>
          <w:rFonts w:ascii="Arial" w:hAnsi="Arial" w:cs="Arial"/>
        </w:rPr>
        <w:t>Natureza, época e extensão</w:t>
      </w:r>
    </w:p>
    <w:p w14:paraId="547031D2" w14:textId="77777777" w:rsidR="002A6EFF" w:rsidRPr="00A93D36" w:rsidRDefault="002A6EFF" w:rsidP="002A6EFF">
      <w:pPr>
        <w:jc w:val="both"/>
        <w:rPr>
          <w:rFonts w:ascii="Arial" w:hAnsi="Arial" w:cs="Arial"/>
        </w:rPr>
      </w:pPr>
    </w:p>
    <w:p w14:paraId="6F3436CE" w14:textId="77777777" w:rsidR="002A6EFF" w:rsidRPr="00A93D36" w:rsidRDefault="002A6EFF" w:rsidP="002A6EFF">
      <w:pPr>
        <w:ind w:left="567" w:hanging="567"/>
        <w:jc w:val="both"/>
        <w:rPr>
          <w:rFonts w:ascii="Arial" w:hAnsi="Arial" w:cs="Arial"/>
        </w:rPr>
      </w:pPr>
      <w:r w:rsidRPr="00A93D36">
        <w:rPr>
          <w:rFonts w:ascii="Arial" w:hAnsi="Arial" w:cs="Arial"/>
        </w:rPr>
        <w:t>A94.</w:t>
      </w:r>
      <w:r>
        <w:rPr>
          <w:rFonts w:ascii="Arial" w:hAnsi="Arial" w:cs="Arial"/>
        </w:rPr>
        <w:tab/>
      </w:r>
      <w:r w:rsidRPr="00A93D36">
        <w:rPr>
          <w:rFonts w:ascii="Arial" w:hAnsi="Arial" w:cs="Arial"/>
        </w:rPr>
        <w:t xml:space="preserve">A natureza, a época e a extensão da direção, da supervisão e da revisão devem ser planejadas e cumpridas de acordo com as políticas ou os procedimentos da firma, bem como com as normas profissionais e </w:t>
      </w:r>
      <w:r>
        <w:rPr>
          <w:rFonts w:ascii="Arial" w:hAnsi="Arial" w:cs="Arial"/>
        </w:rPr>
        <w:t xml:space="preserve">os </w:t>
      </w:r>
      <w:r w:rsidRPr="00A93D36">
        <w:rPr>
          <w:rFonts w:ascii="Arial" w:hAnsi="Arial" w:cs="Arial"/>
        </w:rPr>
        <w:t>requisitos legais e regulatórios aplicáveis. Por exemplo, as políticas ou os procedimentos da firma podem incluir que:</w:t>
      </w:r>
    </w:p>
    <w:p w14:paraId="41275DC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 trabalho planejado para ser executado em data intermediária deve ser dirigido, supervisionado e revisado</w:t>
      </w:r>
      <w:r>
        <w:rPr>
          <w:rFonts w:ascii="Arial" w:hAnsi="Arial" w:cs="Arial"/>
        </w:rPr>
        <w:t>,</w:t>
      </w:r>
      <w:r w:rsidRPr="00A93D36">
        <w:rPr>
          <w:rFonts w:ascii="Arial" w:hAnsi="Arial" w:cs="Arial"/>
        </w:rPr>
        <w:t xml:space="preserve"> simultaneamente</w:t>
      </w:r>
      <w:r>
        <w:rPr>
          <w:rFonts w:ascii="Arial" w:hAnsi="Arial" w:cs="Arial"/>
        </w:rPr>
        <w:t>,</w:t>
      </w:r>
      <w:r w:rsidRPr="00A93D36">
        <w:rPr>
          <w:rFonts w:ascii="Arial" w:hAnsi="Arial" w:cs="Arial"/>
        </w:rPr>
        <w:t xml:space="preserve"> à execução dos procedimentos em vez de no final do período, de modo que qualquer ação corretiva necessária possa ser tomada tempestivamente;</w:t>
      </w:r>
    </w:p>
    <w:p w14:paraId="1E461063"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determinados assuntos devem ser revisados pelo sócio do trabalho e a firma pode especificar as circunstâncias ou os trabalhos em que se espera que esses assuntos sejam revisados.</w:t>
      </w:r>
    </w:p>
    <w:p w14:paraId="00EF5F10" w14:textId="77777777" w:rsidR="002A6EFF" w:rsidRPr="00A93D36" w:rsidRDefault="002A6EFF" w:rsidP="002A6EFF">
      <w:pPr>
        <w:ind w:firstLine="567"/>
        <w:jc w:val="both"/>
        <w:rPr>
          <w:rFonts w:ascii="Arial" w:hAnsi="Arial" w:cs="Arial"/>
        </w:rPr>
      </w:pPr>
    </w:p>
    <w:p w14:paraId="7A1EAC05" w14:textId="77777777" w:rsidR="002A6EFF" w:rsidRPr="00A93D36" w:rsidRDefault="002A6EFF" w:rsidP="002A6EFF">
      <w:pPr>
        <w:jc w:val="both"/>
        <w:rPr>
          <w:rFonts w:ascii="Arial" w:hAnsi="Arial" w:cs="Arial"/>
        </w:rPr>
      </w:pPr>
      <w:r w:rsidRPr="00A93D36">
        <w:rPr>
          <w:rFonts w:ascii="Arial" w:hAnsi="Arial" w:cs="Arial"/>
        </w:rPr>
        <w:t>Escalabilidade</w:t>
      </w:r>
    </w:p>
    <w:p w14:paraId="05BA3967" w14:textId="77777777" w:rsidR="002A6EFF" w:rsidRPr="00A93D36" w:rsidRDefault="002A6EFF" w:rsidP="002A6EFF">
      <w:pPr>
        <w:jc w:val="both"/>
        <w:rPr>
          <w:rFonts w:ascii="Arial" w:hAnsi="Arial" w:cs="Arial"/>
        </w:rPr>
      </w:pPr>
    </w:p>
    <w:p w14:paraId="5438CD8D" w14:textId="77777777" w:rsidR="002A6EFF" w:rsidRPr="00A93D36" w:rsidRDefault="002A6EFF" w:rsidP="002A6EFF">
      <w:pPr>
        <w:ind w:left="567" w:hanging="567"/>
        <w:jc w:val="both"/>
        <w:rPr>
          <w:rFonts w:ascii="Arial" w:hAnsi="Arial" w:cs="Arial"/>
        </w:rPr>
      </w:pPr>
      <w:r w:rsidRPr="00A93D36">
        <w:rPr>
          <w:rFonts w:ascii="Arial" w:hAnsi="Arial" w:cs="Arial"/>
        </w:rPr>
        <w:t>A95.</w:t>
      </w:r>
      <w:r>
        <w:rPr>
          <w:rFonts w:ascii="Arial" w:hAnsi="Arial" w:cs="Arial"/>
        </w:rPr>
        <w:tab/>
      </w:r>
      <w:r w:rsidRPr="00A93D36">
        <w:rPr>
          <w:rFonts w:ascii="Arial" w:hAnsi="Arial" w:cs="Arial"/>
        </w:rPr>
        <w:t>A abordagem à direção, à supervisão e à revisão pode ser customizada de acordo, por exemplo, com:</w:t>
      </w:r>
    </w:p>
    <w:p w14:paraId="22328FB6"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experiência prévia do membro da equipe de trabalho com a entidade e a área a ser auditada. Por exemplo, se o trabalho relacionado com o sistema de informações da entidade estiver sendo executado pelo mesmo membro da equipe de trabalho que executou o trabalho no período anterior e não houver mudanças significativas no sistema de informações, a extensão e a frequência da direção e da supervisão do membro da equipe de trabalho pode ser menor e a revisão dos papéis de trabalho relacionados pode ser menos detalhada;</w:t>
      </w:r>
    </w:p>
    <w:p w14:paraId="08C00BC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complexidade do trabalho de auditoria. Por exemplo, se tiverem ocorrido eventos significativos que tornem o trabalho de auditoria mais complexo, a extensão e a frequência da direção e da supervisão do membro da equipe de trabalho pode</w:t>
      </w:r>
      <w:r>
        <w:rPr>
          <w:rFonts w:ascii="Arial" w:hAnsi="Arial" w:cs="Arial"/>
        </w:rPr>
        <w:t>m</w:t>
      </w:r>
      <w:r w:rsidRPr="00A93D36">
        <w:rPr>
          <w:rFonts w:ascii="Arial" w:hAnsi="Arial" w:cs="Arial"/>
        </w:rPr>
        <w:t xml:space="preserve"> ser maior</w:t>
      </w:r>
      <w:r>
        <w:rPr>
          <w:rFonts w:ascii="Arial" w:hAnsi="Arial" w:cs="Arial"/>
        </w:rPr>
        <w:t>es</w:t>
      </w:r>
      <w:r w:rsidRPr="00A93D36">
        <w:rPr>
          <w:rFonts w:ascii="Arial" w:hAnsi="Arial" w:cs="Arial"/>
        </w:rPr>
        <w:t xml:space="preserve"> e a revisão dos papéis de trabalho relacionados pode ser mais detalhada;</w:t>
      </w:r>
    </w:p>
    <w:p w14:paraId="4A901F1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os riscos avaliados de distorção relevante. Por exemplo, risco avaliado de distorção relevante maior pode requerer um aumento correspondente na extensão e na frequência da direção e da supervisão dos membros da equipe de trabalho e a revisão mais detalhada do seu trabalho;</w:t>
      </w:r>
    </w:p>
    <w:p w14:paraId="16059AB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competência e as habilidades dos membros individuais da equipe de trabalho que executam o trabalho de auditoria. Por exemplo, membros da equipe de trabalho menos experientes podem precisar de instruções mais detalhadas e de interações mais frequentes, ou presenciais, à medida que o trabalho é executado;</w:t>
      </w:r>
    </w:p>
    <w:p w14:paraId="700DEEE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forma como se espera que as revisões do trabalho executado sejam realizadas. Por exemplo, em algumas circunstâncias, revisões remotas podem não ser eficazes para fornecer a direção necessária e podem ter que ser complementadas por interações presenciais;</w:t>
      </w:r>
    </w:p>
    <w:p w14:paraId="6193984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estrutura da equipe de trabalho e a localização dos membros da equipe de trabalhos. Por exemplo, a direção e a supervisão de indivíduos localizados em centros de prestação de serviços e a revisão do seu trabalho podem:</w:t>
      </w:r>
    </w:p>
    <w:p w14:paraId="764656E0" w14:textId="77777777" w:rsidR="002A6EFF" w:rsidRPr="00A93D36" w:rsidRDefault="002A6EFF">
      <w:pPr>
        <w:pStyle w:val="PargrafodaLista"/>
        <w:numPr>
          <w:ilvl w:val="0"/>
          <w:numId w:val="65"/>
        </w:numPr>
        <w:spacing w:after="0" w:line="240" w:lineRule="auto"/>
        <w:ind w:left="1134" w:hanging="283"/>
        <w:jc w:val="both"/>
        <w:rPr>
          <w:rFonts w:ascii="Arial" w:hAnsi="Arial" w:cs="Arial"/>
        </w:rPr>
      </w:pPr>
      <w:r w:rsidRPr="00A93D36">
        <w:rPr>
          <w:rFonts w:ascii="Arial" w:hAnsi="Arial" w:cs="Arial"/>
        </w:rPr>
        <w:t>ser mais formalizadas e estruturadas do que quando todos os membros da equipe de trabalho estão situados no mesmo local; ou</w:t>
      </w:r>
    </w:p>
    <w:p w14:paraId="037FC338" w14:textId="77777777" w:rsidR="002A6EFF" w:rsidRPr="00A93D36" w:rsidRDefault="002A6EFF">
      <w:pPr>
        <w:pStyle w:val="PargrafodaLista"/>
        <w:numPr>
          <w:ilvl w:val="0"/>
          <w:numId w:val="65"/>
        </w:numPr>
        <w:spacing w:after="0" w:line="240" w:lineRule="auto"/>
        <w:ind w:left="1134" w:hanging="283"/>
        <w:jc w:val="both"/>
        <w:rPr>
          <w:rFonts w:ascii="Arial" w:hAnsi="Arial" w:cs="Arial"/>
        </w:rPr>
      </w:pPr>
      <w:r w:rsidRPr="00A93D36">
        <w:rPr>
          <w:rFonts w:ascii="Arial" w:hAnsi="Arial" w:cs="Arial"/>
        </w:rPr>
        <w:t>utilizar a tecnologia da informação para facilitar a comunicação entre os membros da equipe de trabalho.</w:t>
      </w:r>
    </w:p>
    <w:p w14:paraId="5770E7ED" w14:textId="77777777" w:rsidR="002A6EFF" w:rsidRPr="00A93D36" w:rsidRDefault="002A6EFF" w:rsidP="002A6EFF">
      <w:pPr>
        <w:jc w:val="both"/>
        <w:rPr>
          <w:rFonts w:ascii="Arial" w:hAnsi="Arial" w:cs="Arial"/>
        </w:rPr>
      </w:pPr>
    </w:p>
    <w:p w14:paraId="217E4BDC" w14:textId="77777777" w:rsidR="002A6EFF" w:rsidRPr="00A93D36" w:rsidRDefault="002A6EFF" w:rsidP="002A6EFF">
      <w:pPr>
        <w:ind w:left="567" w:hanging="567"/>
        <w:jc w:val="both"/>
        <w:rPr>
          <w:rFonts w:ascii="Arial" w:hAnsi="Arial" w:cs="Arial"/>
        </w:rPr>
      </w:pPr>
      <w:r w:rsidRPr="00A93D36">
        <w:rPr>
          <w:rFonts w:ascii="Arial" w:hAnsi="Arial" w:cs="Arial"/>
        </w:rPr>
        <w:t>A96.</w:t>
      </w:r>
      <w:r>
        <w:rPr>
          <w:rFonts w:ascii="Arial" w:hAnsi="Arial" w:cs="Arial"/>
        </w:rPr>
        <w:tab/>
      </w:r>
      <w:r w:rsidRPr="00A93D36">
        <w:rPr>
          <w:rFonts w:ascii="Arial" w:hAnsi="Arial" w:cs="Arial"/>
        </w:rPr>
        <w:t>A identificação de mudanças nas circunstâncias do trabalho pode garantir a reavaliação da abordagem planejada à natureza, à época ou à extensão da direção, da supervisão ou da revisão. Por exemplo, se o risco avaliado de distorção relevante no nível das demonstrações contábeis aumenta por causa de transação complexa, o sócio do trabalho pode ter que mudar o nível de revisão planejado para o trabalho relacionado com a transação.</w:t>
      </w:r>
    </w:p>
    <w:p w14:paraId="05310BD2" w14:textId="77777777" w:rsidR="002A6EFF" w:rsidRPr="00A93D36" w:rsidRDefault="002A6EFF" w:rsidP="002A6EFF">
      <w:pPr>
        <w:jc w:val="both"/>
        <w:rPr>
          <w:rFonts w:ascii="Arial" w:hAnsi="Arial" w:cs="Arial"/>
        </w:rPr>
      </w:pPr>
    </w:p>
    <w:p w14:paraId="459F230C" w14:textId="77777777" w:rsidR="002A6EFF" w:rsidRPr="00A93D36" w:rsidRDefault="002A6EFF" w:rsidP="002A6EFF">
      <w:pPr>
        <w:ind w:left="567" w:hanging="567"/>
        <w:jc w:val="both"/>
        <w:rPr>
          <w:rFonts w:ascii="Arial" w:hAnsi="Arial" w:cs="Arial"/>
        </w:rPr>
      </w:pPr>
      <w:r w:rsidRPr="00A93D36">
        <w:rPr>
          <w:rFonts w:ascii="Arial" w:hAnsi="Arial" w:cs="Arial"/>
        </w:rPr>
        <w:t>A97.</w:t>
      </w:r>
      <w:r>
        <w:rPr>
          <w:rFonts w:ascii="Arial" w:hAnsi="Arial" w:cs="Arial"/>
        </w:rPr>
        <w:tab/>
      </w:r>
      <w:r w:rsidRPr="00A93D36">
        <w:rPr>
          <w:rFonts w:ascii="Arial" w:hAnsi="Arial" w:cs="Arial"/>
        </w:rPr>
        <w:t>De acordo com o item 30(b), o sócio do trabalho tem que determinar que a abordagem à direção, à supervisão e à revisão é responsiva à natureza e às circunstâncias do trabalho de auditoria. Por exemplo, se membro mais experiente da equipe de trabalho fica impossibilitado de participar da supervisão e da revisão da equipe de trabalho, o sócio do trabalho pode ter que aumentar a extensão da supervisão e da revisão dos membros menos experientes da equipe de trabalho.</w:t>
      </w:r>
    </w:p>
    <w:p w14:paraId="05106033" w14:textId="77777777" w:rsidR="002A6EFF" w:rsidRPr="00A93D36" w:rsidRDefault="002A6EFF" w:rsidP="002A6EFF">
      <w:pPr>
        <w:tabs>
          <w:tab w:val="left" w:pos="1020"/>
        </w:tabs>
        <w:jc w:val="both"/>
        <w:rPr>
          <w:rFonts w:ascii="Arial" w:hAnsi="Arial" w:cs="Arial"/>
        </w:rPr>
      </w:pPr>
      <w:r>
        <w:rPr>
          <w:rFonts w:ascii="Arial" w:hAnsi="Arial" w:cs="Arial"/>
        </w:rPr>
        <w:tab/>
      </w:r>
    </w:p>
    <w:p w14:paraId="60473A06" w14:textId="77777777" w:rsidR="002A6EFF" w:rsidRPr="00A93D36" w:rsidRDefault="002A6EFF" w:rsidP="002A6EFF">
      <w:pPr>
        <w:jc w:val="both"/>
        <w:rPr>
          <w:rFonts w:ascii="Arial" w:hAnsi="Arial" w:cs="Arial"/>
        </w:rPr>
      </w:pPr>
      <w:r w:rsidRPr="00A93D36">
        <w:rPr>
          <w:rFonts w:ascii="Arial" w:hAnsi="Arial" w:cs="Arial"/>
        </w:rPr>
        <w:t>Revisão de comunicações para a administração, para os responsáveis pela governança e para as autoridades regulatórias (ver item 34)</w:t>
      </w:r>
    </w:p>
    <w:p w14:paraId="2789EC8C" w14:textId="77777777" w:rsidR="002A6EFF" w:rsidRPr="00A93D36" w:rsidRDefault="002A6EFF" w:rsidP="002A6EFF">
      <w:pPr>
        <w:jc w:val="both"/>
        <w:rPr>
          <w:rFonts w:ascii="Arial" w:hAnsi="Arial" w:cs="Arial"/>
        </w:rPr>
      </w:pPr>
    </w:p>
    <w:p w14:paraId="71446DB4" w14:textId="77777777" w:rsidR="002A6EFF" w:rsidRPr="00A93D36" w:rsidRDefault="002A6EFF" w:rsidP="002A6EFF">
      <w:pPr>
        <w:ind w:left="567" w:hanging="567"/>
        <w:jc w:val="both"/>
        <w:rPr>
          <w:rFonts w:ascii="Arial" w:hAnsi="Arial" w:cs="Arial"/>
        </w:rPr>
      </w:pPr>
      <w:r w:rsidRPr="00A93D36">
        <w:rPr>
          <w:rFonts w:ascii="Arial" w:hAnsi="Arial" w:cs="Arial"/>
        </w:rPr>
        <w:t>A98.</w:t>
      </w:r>
      <w:r>
        <w:rPr>
          <w:rFonts w:ascii="Arial" w:hAnsi="Arial" w:cs="Arial"/>
        </w:rPr>
        <w:tab/>
      </w:r>
      <w:r w:rsidRPr="00A93D36">
        <w:rPr>
          <w:rFonts w:ascii="Arial" w:hAnsi="Arial" w:cs="Arial"/>
        </w:rPr>
        <w:t>O sócio do trabalho aplica o julgamento profissional ao determinar quais comunicações por escrito devem ser revisadas, levando em consideração a natureza e as circunstâncias do trabalho de auditoria. Por exemplo, pode não ser necessário que o sócio do trabalho revise as comunicações entre a equipe de trabalho e a administração no curso normal da auditoria.</w:t>
      </w:r>
    </w:p>
    <w:p w14:paraId="69319118" w14:textId="77777777" w:rsidR="002A6EFF" w:rsidRPr="00A93D36" w:rsidRDefault="002A6EFF" w:rsidP="002A6EFF">
      <w:pPr>
        <w:jc w:val="both"/>
        <w:rPr>
          <w:rFonts w:ascii="Arial" w:hAnsi="Arial" w:cs="Arial"/>
        </w:rPr>
      </w:pPr>
    </w:p>
    <w:p w14:paraId="2D98258E" w14:textId="77777777" w:rsidR="002A6EFF" w:rsidRPr="00A93D36" w:rsidRDefault="002A6EFF" w:rsidP="002A6EFF">
      <w:pPr>
        <w:jc w:val="both"/>
        <w:rPr>
          <w:rFonts w:ascii="Arial" w:hAnsi="Arial" w:cs="Arial"/>
        </w:rPr>
      </w:pPr>
      <w:r w:rsidRPr="00A93D36">
        <w:rPr>
          <w:rFonts w:ascii="Arial" w:hAnsi="Arial" w:cs="Arial"/>
        </w:rPr>
        <w:t>Consulta (ver item 35)</w:t>
      </w:r>
    </w:p>
    <w:p w14:paraId="40E57846" w14:textId="77777777" w:rsidR="002A6EFF" w:rsidRPr="00A93D36" w:rsidRDefault="002A6EFF" w:rsidP="002A6EFF">
      <w:pPr>
        <w:jc w:val="both"/>
        <w:rPr>
          <w:rFonts w:ascii="Arial" w:hAnsi="Arial" w:cs="Arial"/>
        </w:rPr>
      </w:pPr>
    </w:p>
    <w:p w14:paraId="3E43FE68" w14:textId="77777777" w:rsidR="002A6EFF" w:rsidRPr="00A93D36" w:rsidRDefault="002A6EFF" w:rsidP="002A6EFF">
      <w:pPr>
        <w:ind w:left="567" w:hanging="567"/>
        <w:jc w:val="both"/>
        <w:rPr>
          <w:rFonts w:ascii="Arial" w:hAnsi="Arial" w:cs="Arial"/>
        </w:rPr>
      </w:pPr>
      <w:r w:rsidRPr="00A93D36">
        <w:rPr>
          <w:rFonts w:ascii="Arial" w:hAnsi="Arial" w:cs="Arial"/>
        </w:rPr>
        <w:t>A99.</w:t>
      </w:r>
      <w:r>
        <w:rPr>
          <w:rFonts w:ascii="Arial" w:hAnsi="Arial" w:cs="Arial"/>
        </w:rPr>
        <w:tab/>
      </w:r>
      <w:r w:rsidRPr="00A93D36">
        <w:rPr>
          <w:rFonts w:ascii="Arial" w:hAnsi="Arial" w:cs="Arial"/>
        </w:rPr>
        <w:t xml:space="preserve">A NBC PA 01 requer que a firma estabeleça um objetivo de qualidade que trata de consulta sobre assuntos difíceis ou controversos e do modo como as conclusões acordadas </w:t>
      </w:r>
      <w:r>
        <w:rPr>
          <w:rFonts w:ascii="Arial" w:hAnsi="Arial" w:cs="Arial"/>
        </w:rPr>
        <w:t>devem ser</w:t>
      </w:r>
      <w:r w:rsidRPr="00A93D36">
        <w:rPr>
          <w:rFonts w:ascii="Arial" w:hAnsi="Arial" w:cs="Arial"/>
        </w:rPr>
        <w:t xml:space="preserve"> implementadas. A consulta pode ser apropriada ou necessária, por exemplo, para:</w:t>
      </w:r>
    </w:p>
    <w:p w14:paraId="5183A19D"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questões complexas ou não familiares (por exemplo, questões relacionadas com uma estimativa contábil com alto grau de incerteza da estimativa);</w:t>
      </w:r>
    </w:p>
    <w:p w14:paraId="41DBE8F7"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riscos significativos;</w:t>
      </w:r>
    </w:p>
    <w:p w14:paraId="2C8518E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transações significativas fora do curso normal do negócio da entidade ou que pareçam não usuais;</w:t>
      </w:r>
    </w:p>
    <w:p w14:paraId="09195992"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limitações impostas pela administração; e</w:t>
      </w:r>
    </w:p>
    <w:p w14:paraId="2C8DEEFC"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não conformidade com leis e regulamentos.</w:t>
      </w:r>
    </w:p>
    <w:p w14:paraId="5C16152F" w14:textId="77777777" w:rsidR="002A6EFF" w:rsidRPr="00A93D36" w:rsidRDefault="002A6EFF" w:rsidP="002A6EFF">
      <w:pPr>
        <w:jc w:val="both"/>
        <w:rPr>
          <w:rFonts w:ascii="Arial" w:hAnsi="Arial" w:cs="Arial"/>
        </w:rPr>
      </w:pPr>
    </w:p>
    <w:p w14:paraId="56378B88" w14:textId="77777777" w:rsidR="002A6EFF" w:rsidRPr="00A93D36" w:rsidRDefault="002A6EFF" w:rsidP="002A6EFF">
      <w:pPr>
        <w:ind w:left="567" w:hanging="567"/>
        <w:jc w:val="both"/>
        <w:rPr>
          <w:rFonts w:ascii="Arial" w:hAnsi="Arial" w:cs="Arial"/>
        </w:rPr>
      </w:pPr>
      <w:r w:rsidRPr="00A93D36">
        <w:rPr>
          <w:rFonts w:ascii="Arial" w:hAnsi="Arial" w:cs="Arial"/>
        </w:rPr>
        <w:t>A100.</w:t>
      </w:r>
      <w:r>
        <w:rPr>
          <w:rFonts w:ascii="Arial" w:hAnsi="Arial" w:cs="Arial"/>
        </w:rPr>
        <w:tab/>
      </w:r>
      <w:r w:rsidRPr="00A93D36">
        <w:rPr>
          <w:rFonts w:ascii="Arial" w:hAnsi="Arial" w:cs="Arial"/>
        </w:rPr>
        <w:t>Uma consulta eficaz sobre assuntos técnicos, éticos ou outros assuntos significativos dentro da firma ou, quando aplicável, fora da firma, pode ser obtida quando as pessoas consultadas:</w:t>
      </w:r>
    </w:p>
    <w:p w14:paraId="2BF0C9FB" w14:textId="77777777" w:rsidR="002A6EFF" w:rsidRPr="00A93D36" w:rsidRDefault="002A6EFF" w:rsidP="002A6EFF">
      <w:pPr>
        <w:ind w:left="851" w:hanging="284"/>
        <w:jc w:val="both"/>
        <w:rPr>
          <w:rFonts w:ascii="Arial" w:hAnsi="Arial" w:cs="Arial"/>
        </w:rPr>
      </w:pPr>
      <w:r w:rsidRPr="00A93D36">
        <w:rPr>
          <w:rFonts w:ascii="Arial" w:hAnsi="Arial" w:cs="Arial"/>
        </w:rPr>
        <w:t>• são informadas de todos os fatos relevantes que permitirão que elas prestem assessoria fundamentada em informações; e</w:t>
      </w:r>
    </w:p>
    <w:p w14:paraId="4F817966" w14:textId="77777777" w:rsidR="002A6EFF" w:rsidRPr="00A93D36" w:rsidRDefault="002A6EFF" w:rsidP="002A6EFF">
      <w:pPr>
        <w:ind w:left="851" w:hanging="284"/>
        <w:jc w:val="both"/>
        <w:rPr>
          <w:rFonts w:ascii="Arial" w:hAnsi="Arial" w:cs="Arial"/>
        </w:rPr>
      </w:pPr>
      <w:r w:rsidRPr="00A93D36">
        <w:rPr>
          <w:rFonts w:ascii="Arial" w:hAnsi="Arial" w:cs="Arial"/>
        </w:rPr>
        <w:t>• têm conhecimento, tempo de serviço e experiência apropriados.</w:t>
      </w:r>
    </w:p>
    <w:p w14:paraId="351B2861" w14:textId="77777777" w:rsidR="002A6EFF" w:rsidRPr="00A93D36" w:rsidRDefault="002A6EFF" w:rsidP="002A6EFF">
      <w:pPr>
        <w:jc w:val="both"/>
        <w:rPr>
          <w:rFonts w:ascii="Arial" w:hAnsi="Arial" w:cs="Arial"/>
        </w:rPr>
      </w:pPr>
    </w:p>
    <w:p w14:paraId="6DE8E169" w14:textId="77777777" w:rsidR="002A6EFF" w:rsidRPr="00A93D36" w:rsidRDefault="002A6EFF" w:rsidP="002A6EFF">
      <w:pPr>
        <w:ind w:left="567" w:hanging="567"/>
        <w:jc w:val="both"/>
        <w:rPr>
          <w:rFonts w:ascii="Arial" w:hAnsi="Arial" w:cs="Arial"/>
        </w:rPr>
      </w:pPr>
      <w:r w:rsidRPr="00A93D36">
        <w:rPr>
          <w:rFonts w:ascii="Arial" w:hAnsi="Arial" w:cs="Arial"/>
        </w:rPr>
        <w:t>A101.</w:t>
      </w:r>
      <w:r>
        <w:rPr>
          <w:rFonts w:ascii="Arial" w:hAnsi="Arial" w:cs="Arial"/>
        </w:rPr>
        <w:tab/>
      </w:r>
      <w:r w:rsidRPr="00A93D36">
        <w:rPr>
          <w:rFonts w:ascii="Arial" w:hAnsi="Arial" w:cs="Arial"/>
        </w:rPr>
        <w:t>Pode ser apropriado para a equipe de trabalho, no contexto das políticas ou dos procedimentos da firma, realizar uma consulta fora da firma, por exemplo, quando a firma não tem os recursos internos apropriados. A equipe de trabalho pode beneficiar-se dos serviços de assessoria fornecidos por firmas, órgãos profissionais e regulatórios ou organizações comerciais que prestam serviços de controle de qualidade relevantes.</w:t>
      </w:r>
    </w:p>
    <w:p w14:paraId="1A1C60A0" w14:textId="77777777" w:rsidR="002A6EFF" w:rsidRPr="00A93D36" w:rsidRDefault="002A6EFF" w:rsidP="002A6EFF">
      <w:pPr>
        <w:jc w:val="both"/>
        <w:rPr>
          <w:rFonts w:ascii="Arial" w:hAnsi="Arial" w:cs="Arial"/>
        </w:rPr>
      </w:pPr>
    </w:p>
    <w:p w14:paraId="4DB387C1" w14:textId="77777777" w:rsidR="002A6EFF" w:rsidRPr="00A93D36" w:rsidRDefault="002A6EFF" w:rsidP="002A6EFF">
      <w:pPr>
        <w:ind w:left="567" w:hanging="567"/>
        <w:jc w:val="both"/>
        <w:rPr>
          <w:rFonts w:ascii="Arial" w:hAnsi="Arial" w:cs="Arial"/>
        </w:rPr>
      </w:pPr>
      <w:r w:rsidRPr="00A93D36">
        <w:rPr>
          <w:rFonts w:ascii="Arial" w:hAnsi="Arial" w:cs="Arial"/>
        </w:rPr>
        <w:t>A102.</w:t>
      </w:r>
      <w:r>
        <w:rPr>
          <w:rFonts w:ascii="Arial" w:hAnsi="Arial" w:cs="Arial"/>
        </w:rPr>
        <w:tab/>
      </w:r>
      <w:r w:rsidRPr="00A93D36">
        <w:rPr>
          <w:rFonts w:ascii="Arial" w:hAnsi="Arial" w:cs="Arial"/>
        </w:rPr>
        <w:t>A necessidade de realizar uma consulta fora da equipe de trabalho sobre assuntos difíceis ou controversos pode ser um indicador de que o assunto é um principal assunto de auditoria (ver itens 9 e A14 da NBC TA 701).</w:t>
      </w:r>
    </w:p>
    <w:p w14:paraId="7B6BE8B4" w14:textId="77777777" w:rsidR="002A6EFF" w:rsidRPr="00A93D36" w:rsidRDefault="002A6EFF" w:rsidP="002A6EFF">
      <w:pPr>
        <w:jc w:val="both"/>
        <w:rPr>
          <w:rFonts w:ascii="Arial" w:hAnsi="Arial" w:cs="Arial"/>
        </w:rPr>
      </w:pPr>
    </w:p>
    <w:p w14:paraId="75CB2950" w14:textId="77777777" w:rsidR="002A6EFF" w:rsidRPr="00A93D36" w:rsidRDefault="002A6EFF" w:rsidP="002A6EFF">
      <w:pPr>
        <w:jc w:val="both"/>
        <w:rPr>
          <w:rFonts w:ascii="Arial" w:hAnsi="Arial" w:cs="Arial"/>
        </w:rPr>
      </w:pPr>
      <w:r w:rsidRPr="00A93D36">
        <w:rPr>
          <w:rFonts w:ascii="Arial" w:hAnsi="Arial" w:cs="Arial"/>
        </w:rPr>
        <w:t>Revisão d</w:t>
      </w:r>
      <w:r>
        <w:rPr>
          <w:rFonts w:ascii="Arial" w:hAnsi="Arial" w:cs="Arial"/>
        </w:rPr>
        <w:t>e</w:t>
      </w:r>
      <w:r w:rsidRPr="00A93D36">
        <w:rPr>
          <w:rFonts w:ascii="Arial" w:hAnsi="Arial" w:cs="Arial"/>
        </w:rPr>
        <w:t xml:space="preserve"> qualidade do trabalho (ver item 36)</w:t>
      </w:r>
    </w:p>
    <w:p w14:paraId="0DFCDFDF" w14:textId="77777777" w:rsidR="002A6EFF" w:rsidRPr="00A93D36" w:rsidRDefault="002A6EFF" w:rsidP="002A6EFF">
      <w:pPr>
        <w:jc w:val="both"/>
        <w:rPr>
          <w:rFonts w:ascii="Arial" w:hAnsi="Arial" w:cs="Arial"/>
        </w:rPr>
      </w:pPr>
    </w:p>
    <w:p w14:paraId="39252097" w14:textId="77777777" w:rsidR="002A6EFF" w:rsidRPr="00A93D36" w:rsidRDefault="002A6EFF" w:rsidP="002A6EFF">
      <w:pPr>
        <w:ind w:left="567" w:hanging="567"/>
        <w:jc w:val="both"/>
        <w:rPr>
          <w:rFonts w:ascii="Arial" w:hAnsi="Arial" w:cs="Arial"/>
        </w:rPr>
      </w:pPr>
      <w:r w:rsidRPr="00A93D36">
        <w:rPr>
          <w:rFonts w:ascii="Arial" w:hAnsi="Arial" w:cs="Arial"/>
        </w:rPr>
        <w:t>A103.</w:t>
      </w:r>
      <w:r>
        <w:rPr>
          <w:rFonts w:ascii="Arial" w:hAnsi="Arial" w:cs="Arial"/>
        </w:rPr>
        <w:tab/>
      </w:r>
      <w:r w:rsidRPr="00A93D36">
        <w:rPr>
          <w:rFonts w:ascii="Arial" w:hAnsi="Arial" w:cs="Arial"/>
        </w:rPr>
        <w:t>A NBC PA 01 contém requisitos para que a firma estabeleça políticas ou procedimentos que tratam de revisões d</w:t>
      </w:r>
      <w:r>
        <w:rPr>
          <w:rFonts w:ascii="Arial" w:hAnsi="Arial" w:cs="Arial"/>
        </w:rPr>
        <w:t>e</w:t>
      </w:r>
      <w:r w:rsidRPr="00A93D36">
        <w:rPr>
          <w:rFonts w:ascii="Arial" w:hAnsi="Arial" w:cs="Arial"/>
        </w:rPr>
        <w:t xml:space="preserve"> qualidade do trabalho</w:t>
      </w:r>
      <w:r>
        <w:rPr>
          <w:rFonts w:ascii="Arial" w:hAnsi="Arial" w:cs="Arial"/>
        </w:rPr>
        <w:t>,</w:t>
      </w:r>
      <w:r w:rsidRPr="00A93D36">
        <w:rPr>
          <w:rFonts w:ascii="Arial" w:hAnsi="Arial" w:cs="Arial"/>
        </w:rPr>
        <w:t xml:space="preserve"> de acordo com a NBC PA 02</w:t>
      </w:r>
      <w:r>
        <w:rPr>
          <w:rFonts w:ascii="Arial" w:hAnsi="Arial" w:cs="Arial"/>
        </w:rPr>
        <w:t>,</w:t>
      </w:r>
      <w:r w:rsidRPr="00A93D36">
        <w:rPr>
          <w:rFonts w:ascii="Arial" w:hAnsi="Arial" w:cs="Arial"/>
        </w:rPr>
        <w:t xml:space="preserve"> e que requerem uma revisão d</w:t>
      </w:r>
      <w:r>
        <w:rPr>
          <w:rFonts w:ascii="Arial" w:hAnsi="Arial" w:cs="Arial"/>
        </w:rPr>
        <w:t>e</w:t>
      </w:r>
      <w:r w:rsidRPr="00A93D36">
        <w:rPr>
          <w:rFonts w:ascii="Arial" w:hAnsi="Arial" w:cs="Arial"/>
        </w:rPr>
        <w:t xml:space="preserve"> qualidade do trabalho para determinados tipos de trabalho (ver item 34(f) da NBC PA 01).  A NBC PA 02 trata da nomeação e elegibilidade do revisor d</w:t>
      </w:r>
      <w:r>
        <w:rPr>
          <w:rFonts w:ascii="Arial" w:hAnsi="Arial" w:cs="Arial"/>
        </w:rPr>
        <w:t>e</w:t>
      </w:r>
      <w:r w:rsidRPr="00A93D36">
        <w:rPr>
          <w:rFonts w:ascii="Arial" w:hAnsi="Arial" w:cs="Arial"/>
        </w:rPr>
        <w:t xml:space="preserve"> qualidade do trabalho e das responsabilidades do revisor d</w:t>
      </w:r>
      <w:r>
        <w:rPr>
          <w:rFonts w:ascii="Arial" w:hAnsi="Arial" w:cs="Arial"/>
        </w:rPr>
        <w:t>e</w:t>
      </w:r>
      <w:r w:rsidRPr="00A93D36">
        <w:rPr>
          <w:rFonts w:ascii="Arial" w:hAnsi="Arial" w:cs="Arial"/>
        </w:rPr>
        <w:t xml:space="preserve"> qualidade do trabalho relacionadas com a realização e documentação de revisão d</w:t>
      </w:r>
      <w:r>
        <w:rPr>
          <w:rFonts w:ascii="Arial" w:hAnsi="Arial" w:cs="Arial"/>
        </w:rPr>
        <w:t>e</w:t>
      </w:r>
      <w:r w:rsidRPr="00A93D36">
        <w:rPr>
          <w:rFonts w:ascii="Arial" w:hAnsi="Arial" w:cs="Arial"/>
        </w:rPr>
        <w:t xml:space="preserve"> qualidade do trabalho.</w:t>
      </w:r>
    </w:p>
    <w:p w14:paraId="60600BA2" w14:textId="77777777" w:rsidR="002A6EFF" w:rsidRPr="00A93D36" w:rsidRDefault="002A6EFF" w:rsidP="002A6EFF">
      <w:pPr>
        <w:jc w:val="both"/>
        <w:rPr>
          <w:rFonts w:ascii="Arial" w:hAnsi="Arial" w:cs="Arial"/>
        </w:rPr>
      </w:pPr>
    </w:p>
    <w:p w14:paraId="5FAB2A54" w14:textId="77777777" w:rsidR="002A6EFF" w:rsidRPr="00A93D36" w:rsidRDefault="002A6EFF" w:rsidP="002A6EFF">
      <w:pPr>
        <w:jc w:val="both"/>
        <w:rPr>
          <w:rFonts w:ascii="Arial" w:hAnsi="Arial" w:cs="Arial"/>
        </w:rPr>
      </w:pPr>
      <w:r w:rsidRPr="00A93D36">
        <w:rPr>
          <w:rFonts w:ascii="Arial" w:hAnsi="Arial" w:cs="Arial"/>
        </w:rPr>
        <w:t>Conclusão da revisão d</w:t>
      </w:r>
      <w:r>
        <w:rPr>
          <w:rFonts w:ascii="Arial" w:hAnsi="Arial" w:cs="Arial"/>
        </w:rPr>
        <w:t>e</w:t>
      </w:r>
      <w:r w:rsidRPr="00A93D36">
        <w:rPr>
          <w:rFonts w:ascii="Arial" w:hAnsi="Arial" w:cs="Arial"/>
        </w:rPr>
        <w:t xml:space="preserve"> qualidade do trabalho antes de datar o relatório do auditor (ver item 36(d))</w:t>
      </w:r>
    </w:p>
    <w:p w14:paraId="4483C89C" w14:textId="77777777" w:rsidR="002A6EFF" w:rsidRPr="00A93D36" w:rsidRDefault="002A6EFF" w:rsidP="002A6EFF">
      <w:pPr>
        <w:jc w:val="both"/>
        <w:rPr>
          <w:rFonts w:ascii="Arial" w:hAnsi="Arial" w:cs="Arial"/>
        </w:rPr>
      </w:pPr>
    </w:p>
    <w:p w14:paraId="0EB3D853" w14:textId="77777777" w:rsidR="002A6EFF" w:rsidRPr="00A93D36" w:rsidRDefault="002A6EFF" w:rsidP="002A6EFF">
      <w:pPr>
        <w:ind w:left="567" w:hanging="567"/>
        <w:jc w:val="both"/>
        <w:rPr>
          <w:rFonts w:ascii="Arial" w:hAnsi="Arial" w:cs="Arial"/>
        </w:rPr>
      </w:pPr>
      <w:r w:rsidRPr="00A93D36">
        <w:rPr>
          <w:rFonts w:ascii="Arial" w:hAnsi="Arial" w:cs="Arial"/>
        </w:rPr>
        <w:t>A104.</w:t>
      </w:r>
      <w:r>
        <w:rPr>
          <w:rFonts w:ascii="Arial" w:hAnsi="Arial" w:cs="Arial"/>
        </w:rPr>
        <w:tab/>
      </w:r>
      <w:r w:rsidRPr="00A93D36">
        <w:rPr>
          <w:rFonts w:ascii="Arial" w:hAnsi="Arial" w:cs="Arial"/>
        </w:rPr>
        <w:t>O item 49 da NBC TA 700 requer que o relatório do auditor seja datado não antes da data em que o auditor tenha obtido evidência de auditoria apropriada e suficiente sobre a qual basear a sua opinião sobre as demonstrações contábeis. Se aplicável para o trabalho de auditoria, a NBC PA 02 e esta Norma requerem que o sócio do trabalho seja impedido de datar o relatório do trabalho até o recebimento de notificação do revisor d</w:t>
      </w:r>
      <w:r>
        <w:rPr>
          <w:rFonts w:ascii="Arial" w:hAnsi="Arial" w:cs="Arial"/>
        </w:rPr>
        <w:t>e</w:t>
      </w:r>
      <w:r w:rsidRPr="00A93D36">
        <w:rPr>
          <w:rFonts w:ascii="Arial" w:hAnsi="Arial" w:cs="Arial"/>
        </w:rPr>
        <w:t xml:space="preserve"> qualidade do trabalho de que a revisão d</w:t>
      </w:r>
      <w:r>
        <w:rPr>
          <w:rFonts w:ascii="Arial" w:hAnsi="Arial" w:cs="Arial"/>
        </w:rPr>
        <w:t>e</w:t>
      </w:r>
      <w:r w:rsidRPr="00A93D36">
        <w:rPr>
          <w:rFonts w:ascii="Arial" w:hAnsi="Arial" w:cs="Arial"/>
        </w:rPr>
        <w:t xml:space="preserve"> qualidade do trabalho foi concluída. Por exemplo, se o revisor d</w:t>
      </w:r>
      <w:r>
        <w:rPr>
          <w:rFonts w:ascii="Arial" w:hAnsi="Arial" w:cs="Arial"/>
        </w:rPr>
        <w:t>e</w:t>
      </w:r>
      <w:r w:rsidRPr="00A93D36">
        <w:rPr>
          <w:rFonts w:ascii="Arial" w:hAnsi="Arial" w:cs="Arial"/>
        </w:rPr>
        <w:t xml:space="preserve"> qualidade do trabalho comunicou ao sócio do trabalho preocupações sobre os julgamentos significativos feitos pela equipe de trabalho ou de que as conclusões obtidas sobre eles não foram apropriadas</w:t>
      </w:r>
      <w:r>
        <w:rPr>
          <w:rFonts w:ascii="Arial" w:hAnsi="Arial" w:cs="Arial"/>
        </w:rPr>
        <w:t>,</w:t>
      </w:r>
      <w:r w:rsidRPr="00A93D36">
        <w:rPr>
          <w:rFonts w:ascii="Arial" w:hAnsi="Arial" w:cs="Arial"/>
        </w:rPr>
        <w:t xml:space="preserve"> então a revisão d</w:t>
      </w:r>
      <w:r>
        <w:rPr>
          <w:rFonts w:ascii="Arial" w:hAnsi="Arial" w:cs="Arial"/>
        </w:rPr>
        <w:t>e</w:t>
      </w:r>
      <w:r w:rsidRPr="00A93D36">
        <w:rPr>
          <w:rFonts w:ascii="Arial" w:hAnsi="Arial" w:cs="Arial"/>
        </w:rPr>
        <w:t xml:space="preserve"> qualidade do trabalho não está concluída (ver item 26 da NBC PA 02).</w:t>
      </w:r>
    </w:p>
    <w:p w14:paraId="247E9EDA" w14:textId="77777777" w:rsidR="002A6EFF" w:rsidRPr="00A93D36" w:rsidRDefault="002A6EFF" w:rsidP="002A6EFF">
      <w:pPr>
        <w:jc w:val="both"/>
        <w:rPr>
          <w:rFonts w:ascii="Arial" w:hAnsi="Arial" w:cs="Arial"/>
        </w:rPr>
      </w:pPr>
    </w:p>
    <w:p w14:paraId="28A0DB9A" w14:textId="77777777" w:rsidR="002A6EFF" w:rsidRPr="00A93D36" w:rsidRDefault="002A6EFF" w:rsidP="002A6EFF">
      <w:pPr>
        <w:ind w:left="567" w:hanging="567"/>
        <w:jc w:val="both"/>
        <w:rPr>
          <w:rFonts w:ascii="Arial" w:hAnsi="Arial" w:cs="Arial"/>
        </w:rPr>
      </w:pPr>
      <w:r w:rsidRPr="00A93D36">
        <w:rPr>
          <w:rFonts w:ascii="Arial" w:hAnsi="Arial" w:cs="Arial"/>
        </w:rPr>
        <w:t>A105.</w:t>
      </w:r>
      <w:r>
        <w:rPr>
          <w:rFonts w:ascii="Arial" w:hAnsi="Arial" w:cs="Arial"/>
        </w:rPr>
        <w:tab/>
        <w:t>A</w:t>
      </w:r>
      <w:r w:rsidRPr="00A93D36">
        <w:rPr>
          <w:rFonts w:ascii="Arial" w:hAnsi="Arial" w:cs="Arial"/>
        </w:rPr>
        <w:t xml:space="preserve"> revisão d</w:t>
      </w:r>
      <w:r>
        <w:rPr>
          <w:rFonts w:ascii="Arial" w:hAnsi="Arial" w:cs="Arial"/>
        </w:rPr>
        <w:t>e</w:t>
      </w:r>
      <w:r w:rsidRPr="00A93D36">
        <w:rPr>
          <w:rFonts w:ascii="Arial" w:hAnsi="Arial" w:cs="Arial"/>
        </w:rPr>
        <w:t xml:space="preserve"> qualidade do trabalho conduzida tempestivamente nas devidas etapas durante o trabalho de auditoria pode auxiliar a equipe de trabalho a resolver prontamente os assuntos identificados de forma satisfatória para o revisor do controle de qualidade do trabalho na data, ou antes da data, do relatório do auditor.</w:t>
      </w:r>
    </w:p>
    <w:p w14:paraId="3E156495" w14:textId="77777777" w:rsidR="002A6EFF" w:rsidRPr="00A93D36" w:rsidRDefault="002A6EFF" w:rsidP="002A6EFF">
      <w:pPr>
        <w:jc w:val="both"/>
        <w:rPr>
          <w:rFonts w:ascii="Arial" w:hAnsi="Arial" w:cs="Arial"/>
        </w:rPr>
      </w:pPr>
    </w:p>
    <w:p w14:paraId="55C08676" w14:textId="77777777" w:rsidR="002A6EFF" w:rsidRPr="00A93D36" w:rsidRDefault="002A6EFF" w:rsidP="002A6EFF">
      <w:pPr>
        <w:ind w:left="567" w:hanging="567"/>
        <w:jc w:val="both"/>
        <w:rPr>
          <w:rFonts w:ascii="Arial" w:hAnsi="Arial" w:cs="Arial"/>
        </w:rPr>
      </w:pPr>
      <w:r w:rsidRPr="00A93D36">
        <w:rPr>
          <w:rFonts w:ascii="Arial" w:hAnsi="Arial" w:cs="Arial"/>
        </w:rPr>
        <w:t>A106.</w:t>
      </w:r>
      <w:r>
        <w:rPr>
          <w:rFonts w:ascii="Arial" w:hAnsi="Arial" w:cs="Arial"/>
        </w:rPr>
        <w:tab/>
      </w:r>
      <w:r w:rsidRPr="00A93D36">
        <w:rPr>
          <w:rFonts w:ascii="Arial" w:hAnsi="Arial" w:cs="Arial"/>
        </w:rPr>
        <w:t>Comunicações frequentes entre a equipe de trabalho e o revisor d</w:t>
      </w:r>
      <w:r>
        <w:rPr>
          <w:rFonts w:ascii="Arial" w:hAnsi="Arial" w:cs="Arial"/>
        </w:rPr>
        <w:t>e</w:t>
      </w:r>
      <w:r w:rsidRPr="00A93D36">
        <w:rPr>
          <w:rFonts w:ascii="Arial" w:hAnsi="Arial" w:cs="Arial"/>
        </w:rPr>
        <w:t xml:space="preserve"> qualidade do trabalho durante todo o trabalho de auditoria pode ajudar a facilitar a revisão d</w:t>
      </w:r>
      <w:r>
        <w:rPr>
          <w:rFonts w:ascii="Arial" w:hAnsi="Arial" w:cs="Arial"/>
        </w:rPr>
        <w:t>e</w:t>
      </w:r>
      <w:r w:rsidRPr="00A93D36">
        <w:rPr>
          <w:rFonts w:ascii="Arial" w:hAnsi="Arial" w:cs="Arial"/>
        </w:rPr>
        <w:t xml:space="preserve"> qualidade do trabalho eficaz e tempestiva. Além de discutir os assuntos significativos com o revisor d</w:t>
      </w:r>
      <w:r>
        <w:rPr>
          <w:rFonts w:ascii="Arial" w:hAnsi="Arial" w:cs="Arial"/>
        </w:rPr>
        <w:t>e</w:t>
      </w:r>
      <w:r w:rsidRPr="00A93D36">
        <w:rPr>
          <w:rFonts w:ascii="Arial" w:hAnsi="Arial" w:cs="Arial"/>
        </w:rPr>
        <w:t xml:space="preserve"> qualidade do trabalho, o sócio do trabalho pode designar a responsabilidade pela coordenação das solicitações do revisor d</w:t>
      </w:r>
      <w:r>
        <w:rPr>
          <w:rFonts w:ascii="Arial" w:hAnsi="Arial" w:cs="Arial"/>
        </w:rPr>
        <w:t>e</w:t>
      </w:r>
      <w:r w:rsidRPr="00A93D36">
        <w:rPr>
          <w:rFonts w:ascii="Arial" w:hAnsi="Arial" w:cs="Arial"/>
        </w:rPr>
        <w:t xml:space="preserve"> qualidade do trabalho a outro membro da equipe de trabalho.</w:t>
      </w:r>
    </w:p>
    <w:p w14:paraId="55F35101" w14:textId="77777777" w:rsidR="002A6EFF" w:rsidRPr="00A93D36" w:rsidRDefault="002A6EFF" w:rsidP="002A6EFF">
      <w:pPr>
        <w:jc w:val="both"/>
        <w:rPr>
          <w:rFonts w:ascii="Arial" w:hAnsi="Arial" w:cs="Arial"/>
        </w:rPr>
      </w:pPr>
    </w:p>
    <w:p w14:paraId="72778208" w14:textId="77777777" w:rsidR="002A6EFF" w:rsidRPr="00A93D36" w:rsidRDefault="002A6EFF" w:rsidP="002A6EFF">
      <w:pPr>
        <w:jc w:val="both"/>
        <w:rPr>
          <w:rFonts w:ascii="Arial" w:hAnsi="Arial" w:cs="Arial"/>
        </w:rPr>
      </w:pPr>
      <w:r w:rsidRPr="00A93D36">
        <w:rPr>
          <w:rFonts w:ascii="Arial" w:hAnsi="Arial" w:cs="Arial"/>
        </w:rPr>
        <w:t>Diferenças de opinião (ver itens 37 e 38)</w:t>
      </w:r>
    </w:p>
    <w:p w14:paraId="6DC4519B" w14:textId="77777777" w:rsidR="002A6EFF" w:rsidRPr="00A93D36" w:rsidRDefault="002A6EFF" w:rsidP="002A6EFF">
      <w:pPr>
        <w:jc w:val="both"/>
        <w:rPr>
          <w:rFonts w:ascii="Arial" w:hAnsi="Arial" w:cs="Arial"/>
        </w:rPr>
      </w:pPr>
    </w:p>
    <w:p w14:paraId="1F7BAC4F" w14:textId="77777777" w:rsidR="002A6EFF" w:rsidRPr="00A93D36" w:rsidRDefault="002A6EFF" w:rsidP="002A6EFF">
      <w:pPr>
        <w:ind w:left="567" w:hanging="567"/>
        <w:jc w:val="both"/>
        <w:rPr>
          <w:rFonts w:ascii="Arial" w:hAnsi="Arial" w:cs="Arial"/>
        </w:rPr>
      </w:pPr>
      <w:r w:rsidRPr="00A93D36">
        <w:rPr>
          <w:rFonts w:ascii="Arial" w:hAnsi="Arial" w:cs="Arial"/>
        </w:rPr>
        <w:t>A107.</w:t>
      </w:r>
      <w:r>
        <w:rPr>
          <w:rFonts w:ascii="Arial" w:hAnsi="Arial" w:cs="Arial"/>
        </w:rPr>
        <w:tab/>
      </w:r>
      <w:r w:rsidRPr="00A93D36">
        <w:rPr>
          <w:rFonts w:ascii="Arial" w:hAnsi="Arial" w:cs="Arial"/>
        </w:rPr>
        <w:t>A NBC PA 01 requer que a firma estabeleça um objetivo de qualidade que trata das diferenças de opinião que surgem dentro da equipe de trabalho, ou entre a equipe de trabalho e o revisor da qualidade do trabalho ou indivíduos que realizam atividades no sistema de gestão de qualidade da firma. A NBC PA 01 também requer que as diferenças de opinião sejam levadas ao conhecimento da firma e resolvidas.</w:t>
      </w:r>
    </w:p>
    <w:p w14:paraId="668E160F" w14:textId="77777777" w:rsidR="002A6EFF" w:rsidRPr="00A93D36" w:rsidRDefault="002A6EFF" w:rsidP="002A6EFF">
      <w:pPr>
        <w:jc w:val="both"/>
        <w:rPr>
          <w:rFonts w:ascii="Arial" w:hAnsi="Arial" w:cs="Arial"/>
        </w:rPr>
      </w:pPr>
    </w:p>
    <w:p w14:paraId="73F12299" w14:textId="77777777" w:rsidR="002A6EFF" w:rsidRPr="00A93D36" w:rsidRDefault="002A6EFF" w:rsidP="002A6EFF">
      <w:pPr>
        <w:ind w:left="567" w:hanging="567"/>
        <w:jc w:val="both"/>
        <w:rPr>
          <w:rFonts w:ascii="Arial" w:hAnsi="Arial" w:cs="Arial"/>
        </w:rPr>
      </w:pPr>
      <w:r w:rsidRPr="00A93D36">
        <w:rPr>
          <w:rFonts w:ascii="Arial" w:hAnsi="Arial" w:cs="Arial"/>
        </w:rPr>
        <w:t>A108.</w:t>
      </w:r>
      <w:r>
        <w:rPr>
          <w:rFonts w:ascii="Arial" w:hAnsi="Arial" w:cs="Arial"/>
        </w:rPr>
        <w:tab/>
      </w:r>
      <w:r w:rsidRPr="00A93D36">
        <w:rPr>
          <w:rFonts w:ascii="Arial" w:hAnsi="Arial" w:cs="Arial"/>
        </w:rPr>
        <w:t>Em algumas circunstâncias, o sócio do trabalho pode não ficar satisfeito com a solução da diferença de opinião. Nessas circunstâncias, as ações apropriadas do sócio do trabalho podem incluir, por exemplo:</w:t>
      </w:r>
    </w:p>
    <w:p w14:paraId="04C9500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busca de assessoria jurídica; ou</w:t>
      </w:r>
    </w:p>
    <w:p w14:paraId="3A0FED8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retirada do trabalho de auditoria, quando a retirada é possível de acordo com a lei ou o regulamento aplicável.</w:t>
      </w:r>
    </w:p>
    <w:p w14:paraId="1018AE89" w14:textId="77777777" w:rsidR="002A6EFF" w:rsidRPr="00A93D36" w:rsidRDefault="002A6EFF" w:rsidP="002A6EFF">
      <w:pPr>
        <w:jc w:val="both"/>
        <w:rPr>
          <w:rFonts w:ascii="Arial" w:hAnsi="Arial" w:cs="Arial"/>
        </w:rPr>
      </w:pPr>
    </w:p>
    <w:p w14:paraId="1DEC8AB9" w14:textId="77777777" w:rsidR="002A6EFF" w:rsidRPr="00A93D36" w:rsidRDefault="002A6EFF" w:rsidP="002A6EFF">
      <w:pPr>
        <w:jc w:val="both"/>
        <w:rPr>
          <w:rFonts w:ascii="Arial" w:hAnsi="Arial" w:cs="Arial"/>
        </w:rPr>
      </w:pPr>
      <w:r w:rsidRPr="00A93D36">
        <w:rPr>
          <w:rFonts w:ascii="Arial" w:hAnsi="Arial" w:cs="Arial"/>
        </w:rPr>
        <w:t>Monitoramento e remediação (ver item 39)</w:t>
      </w:r>
    </w:p>
    <w:p w14:paraId="1692A397" w14:textId="77777777" w:rsidR="002A6EFF" w:rsidRPr="00A93D36" w:rsidRDefault="002A6EFF" w:rsidP="002A6EFF">
      <w:pPr>
        <w:jc w:val="both"/>
        <w:rPr>
          <w:rFonts w:ascii="Arial" w:hAnsi="Arial" w:cs="Arial"/>
        </w:rPr>
      </w:pPr>
    </w:p>
    <w:p w14:paraId="129A9D2B" w14:textId="77777777" w:rsidR="002A6EFF" w:rsidRPr="00A93D36" w:rsidRDefault="002A6EFF" w:rsidP="002A6EFF">
      <w:pPr>
        <w:ind w:left="567" w:hanging="567"/>
        <w:jc w:val="both"/>
        <w:rPr>
          <w:rFonts w:ascii="Arial" w:hAnsi="Arial" w:cs="Arial"/>
        </w:rPr>
      </w:pPr>
      <w:r w:rsidRPr="00A93D36">
        <w:rPr>
          <w:rFonts w:ascii="Arial" w:hAnsi="Arial" w:cs="Arial"/>
        </w:rPr>
        <w:t>A109.</w:t>
      </w:r>
      <w:r>
        <w:rPr>
          <w:rFonts w:ascii="Arial" w:hAnsi="Arial" w:cs="Arial"/>
        </w:rPr>
        <w:tab/>
      </w:r>
      <w:r w:rsidRPr="00A93D36">
        <w:rPr>
          <w:rFonts w:ascii="Arial" w:hAnsi="Arial" w:cs="Arial"/>
        </w:rPr>
        <w:t>A NBC PA 01 especifica os requisitos para o processo de monitoramento e correção da firma. No item 47 da NBC PA 01</w:t>
      </w:r>
      <w:r>
        <w:rPr>
          <w:rFonts w:ascii="Arial" w:hAnsi="Arial" w:cs="Arial"/>
        </w:rPr>
        <w:t>,</w:t>
      </w:r>
      <w:r w:rsidRPr="00A93D36">
        <w:rPr>
          <w:rFonts w:ascii="Arial" w:hAnsi="Arial" w:cs="Arial"/>
        </w:rPr>
        <w:t xml:space="preserve"> é requerido que a firma comunique às equipes de trabalho as informações sobre o processo de monitoramento e remediação da firma para permitir que elas tomem prontamente as ações apropriadas de acordo com suas responsabilidades. Ainda, as informações fornecidas pelos membros das equipes de trabalho podem ser usadas pela firma no seu processo de monitoramento e remediação, e o exercício do julgamento profissional e do ceticismo profissional durante a condução da auditoria pode auxiliar os membros das equipes de trabalho a permanecer atentos </w:t>
      </w:r>
      <w:r>
        <w:rPr>
          <w:rFonts w:ascii="Arial" w:hAnsi="Arial" w:cs="Arial"/>
        </w:rPr>
        <w:t>às</w:t>
      </w:r>
      <w:r w:rsidRPr="00A93D36">
        <w:rPr>
          <w:rFonts w:ascii="Arial" w:hAnsi="Arial" w:cs="Arial"/>
        </w:rPr>
        <w:t xml:space="preserve"> informações que podem ser relevantes para esse processo.</w:t>
      </w:r>
    </w:p>
    <w:p w14:paraId="508C2EC5" w14:textId="77777777" w:rsidR="002A6EFF" w:rsidRPr="00A93D36" w:rsidRDefault="002A6EFF" w:rsidP="002A6EFF">
      <w:pPr>
        <w:jc w:val="both"/>
        <w:rPr>
          <w:rFonts w:ascii="Arial" w:hAnsi="Arial" w:cs="Arial"/>
        </w:rPr>
      </w:pPr>
    </w:p>
    <w:p w14:paraId="2CEB2597" w14:textId="77777777" w:rsidR="002A6EFF" w:rsidRPr="00A93D36" w:rsidRDefault="002A6EFF" w:rsidP="002A6EFF">
      <w:pPr>
        <w:ind w:left="567" w:hanging="567"/>
        <w:jc w:val="both"/>
        <w:rPr>
          <w:rFonts w:ascii="Arial" w:hAnsi="Arial" w:cs="Arial"/>
        </w:rPr>
      </w:pPr>
      <w:r w:rsidRPr="436BB078">
        <w:rPr>
          <w:rFonts w:ascii="Arial" w:hAnsi="Arial" w:cs="Arial"/>
        </w:rPr>
        <w:t>A110.</w:t>
      </w:r>
      <w:r>
        <w:tab/>
      </w:r>
      <w:r w:rsidRPr="436BB078">
        <w:rPr>
          <w:rFonts w:ascii="Arial" w:hAnsi="Arial" w:cs="Arial"/>
        </w:rPr>
        <w:t>As informações fornecidas pela firma podem ser relevantes para o trabalho de auditoria quando, por exemplo, estão relacionadas com constatações sobre outro trabalho executado pelo sócio do trabalho ou por outros membros da equipe de trabalho, constatações do escritório local da firma ou resultados de inspeções de auditorias anteriores da entidade.</w:t>
      </w:r>
    </w:p>
    <w:p w14:paraId="3BDB957E" w14:textId="2A0B6B97" w:rsidR="436BB078" w:rsidRDefault="436BB078" w:rsidP="436BB078">
      <w:pPr>
        <w:ind w:left="567" w:hanging="567"/>
        <w:jc w:val="both"/>
        <w:rPr>
          <w:rFonts w:ascii="Arial" w:hAnsi="Arial" w:cs="Arial"/>
        </w:rPr>
      </w:pPr>
    </w:p>
    <w:p w14:paraId="540DEC85" w14:textId="77777777" w:rsidR="002A6EFF" w:rsidRPr="00A93D36" w:rsidRDefault="002A6EFF" w:rsidP="002A6EFF">
      <w:pPr>
        <w:jc w:val="both"/>
        <w:rPr>
          <w:rFonts w:ascii="Arial" w:hAnsi="Arial" w:cs="Arial"/>
        </w:rPr>
      </w:pPr>
    </w:p>
    <w:p w14:paraId="35377BEA" w14:textId="77777777" w:rsidR="002A6EFF" w:rsidRPr="00A93D36" w:rsidRDefault="002A6EFF" w:rsidP="002A6EFF">
      <w:pPr>
        <w:ind w:left="567" w:hanging="567"/>
        <w:jc w:val="both"/>
        <w:rPr>
          <w:rFonts w:ascii="Arial" w:hAnsi="Arial" w:cs="Arial"/>
        </w:rPr>
      </w:pPr>
      <w:r w:rsidRPr="00A93D36">
        <w:rPr>
          <w:rFonts w:ascii="Arial" w:hAnsi="Arial" w:cs="Arial"/>
        </w:rPr>
        <w:t>A111.</w:t>
      </w:r>
      <w:r>
        <w:rPr>
          <w:rFonts w:ascii="Arial" w:hAnsi="Arial" w:cs="Arial"/>
        </w:rPr>
        <w:tab/>
      </w:r>
      <w:r w:rsidRPr="00A93D36">
        <w:rPr>
          <w:rFonts w:ascii="Arial" w:hAnsi="Arial" w:cs="Arial"/>
        </w:rPr>
        <w:t xml:space="preserve">Ao considerar as informações comunicadas pela firma </w:t>
      </w:r>
      <w:r>
        <w:rPr>
          <w:rFonts w:ascii="Arial" w:hAnsi="Arial" w:cs="Arial"/>
        </w:rPr>
        <w:t>por meio</w:t>
      </w:r>
      <w:r w:rsidRPr="00A93D36">
        <w:rPr>
          <w:rFonts w:ascii="Arial" w:hAnsi="Arial" w:cs="Arial"/>
        </w:rPr>
        <w:t xml:space="preserve"> do seu processo de monitoramento e correção e o modo como elas podem afetar o trabalho de auditoria, o sócio do trabalho pode considerar as ações de remediação planejadas e implementadas pela firma para tratar das deficiências identificadas e, na medida em que sejam relevantes para a natureza e as circunstâncias do trabalho, comunicar a equipe de trabalho. O sócio do trabalho também pode determinar se medidas corretivas são necessárias no nível do trabalho. Por exemplo, o sócio do trabalho pode determinar que:</w:t>
      </w:r>
    </w:p>
    <w:p w14:paraId="2C99926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especialista do auditor é necessário; ou</w:t>
      </w:r>
    </w:p>
    <w:p w14:paraId="1A93584F" w14:textId="77777777" w:rsidR="002A6EFF"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a natureza, a época e a extensão da direção, da supervisão e da revisão precisam ser aprimoradas </w:t>
      </w:r>
      <w:r>
        <w:rPr>
          <w:rFonts w:ascii="Arial" w:hAnsi="Arial" w:cs="Arial"/>
        </w:rPr>
        <w:t>n</w:t>
      </w:r>
      <w:r w:rsidRPr="00A93D36">
        <w:rPr>
          <w:rFonts w:ascii="Arial" w:hAnsi="Arial" w:cs="Arial"/>
        </w:rPr>
        <w:t>a área da auditoria na qual deficiências foram identificadas.</w:t>
      </w:r>
    </w:p>
    <w:p w14:paraId="21AF9A14" w14:textId="77777777" w:rsidR="002A6EFF" w:rsidRPr="00A93D36" w:rsidRDefault="002A6EFF" w:rsidP="002A6EFF">
      <w:pPr>
        <w:ind w:left="567"/>
        <w:jc w:val="both"/>
        <w:rPr>
          <w:rFonts w:ascii="Arial" w:hAnsi="Arial" w:cs="Arial"/>
        </w:rPr>
      </w:pPr>
      <w:r w:rsidRPr="00A93D36">
        <w:rPr>
          <w:rFonts w:ascii="Arial" w:hAnsi="Arial" w:cs="Arial"/>
        </w:rPr>
        <w:t>Se deficiência identificada não afeta a qualidade da auditoria (por exemplo, se está relacionada com recurso tecnológico que a equipe de trabalho não utilizou) então, uma ação adicional pode não ser necessária.</w:t>
      </w:r>
    </w:p>
    <w:p w14:paraId="68B6C0C3" w14:textId="77777777" w:rsidR="002A6EFF" w:rsidRPr="00A93D36" w:rsidRDefault="002A6EFF" w:rsidP="002A6EFF">
      <w:pPr>
        <w:jc w:val="both"/>
        <w:rPr>
          <w:rFonts w:ascii="Arial" w:hAnsi="Arial" w:cs="Arial"/>
        </w:rPr>
      </w:pPr>
    </w:p>
    <w:p w14:paraId="460DEE54" w14:textId="77777777" w:rsidR="002A6EFF" w:rsidRPr="00A93D36" w:rsidRDefault="002A6EFF" w:rsidP="002A6EFF">
      <w:pPr>
        <w:ind w:left="567" w:hanging="567"/>
        <w:jc w:val="both"/>
        <w:rPr>
          <w:rFonts w:ascii="Arial" w:hAnsi="Arial" w:cs="Arial"/>
        </w:rPr>
      </w:pPr>
      <w:r w:rsidRPr="00A93D36">
        <w:rPr>
          <w:rFonts w:ascii="Arial" w:hAnsi="Arial" w:cs="Arial"/>
        </w:rPr>
        <w:t>A112.</w:t>
      </w:r>
      <w:r>
        <w:rPr>
          <w:rFonts w:ascii="Arial" w:hAnsi="Arial" w:cs="Arial"/>
        </w:rPr>
        <w:tab/>
        <w:t>A</w:t>
      </w:r>
      <w:r w:rsidRPr="00A93D36">
        <w:rPr>
          <w:rFonts w:ascii="Arial" w:hAnsi="Arial" w:cs="Arial"/>
        </w:rPr>
        <w:t xml:space="preserve"> deficiência identificada no sistema de gestão de qualidade da firma não indica necessariamente que </w:t>
      </w:r>
      <w:r>
        <w:rPr>
          <w:rFonts w:ascii="Arial" w:hAnsi="Arial" w:cs="Arial"/>
        </w:rPr>
        <w:t>o</w:t>
      </w:r>
      <w:r w:rsidRPr="00A93D36">
        <w:rPr>
          <w:rFonts w:ascii="Arial" w:hAnsi="Arial" w:cs="Arial"/>
        </w:rPr>
        <w:t xml:space="preserve"> trabalho de auditoria não foi executado de acordo com as normas profissionais e os requisitos legais e regulatórios aplicáveis, ou que o relatório do auditor não era apropriado nas circunstâncias.</w:t>
      </w:r>
    </w:p>
    <w:p w14:paraId="1F7CDF2A" w14:textId="77777777" w:rsidR="002A6EFF" w:rsidRPr="00A93D36" w:rsidRDefault="002A6EFF" w:rsidP="002A6EFF">
      <w:pPr>
        <w:jc w:val="both"/>
        <w:rPr>
          <w:rFonts w:ascii="Arial" w:hAnsi="Arial" w:cs="Arial"/>
        </w:rPr>
      </w:pPr>
    </w:p>
    <w:p w14:paraId="148A0F26" w14:textId="77777777" w:rsidR="002A6EFF" w:rsidRPr="00A93D36" w:rsidRDefault="002A6EFF" w:rsidP="002A6EFF">
      <w:pPr>
        <w:jc w:val="both"/>
        <w:rPr>
          <w:rFonts w:ascii="Arial" w:hAnsi="Arial" w:cs="Arial"/>
        </w:rPr>
      </w:pPr>
      <w:r w:rsidRPr="00A93D36">
        <w:rPr>
          <w:rFonts w:ascii="Arial" w:hAnsi="Arial" w:cs="Arial"/>
        </w:rPr>
        <w:t>Responsabilidade geral pela gestão e pelo alcance da qualidade (ver item 40)</w:t>
      </w:r>
    </w:p>
    <w:p w14:paraId="0F73E3D3" w14:textId="77777777" w:rsidR="002A6EFF" w:rsidRPr="00A93D36" w:rsidRDefault="002A6EFF" w:rsidP="002A6EFF">
      <w:pPr>
        <w:jc w:val="both"/>
        <w:rPr>
          <w:rFonts w:ascii="Arial" w:hAnsi="Arial" w:cs="Arial"/>
        </w:rPr>
      </w:pPr>
    </w:p>
    <w:p w14:paraId="6BF7BFE9" w14:textId="77777777" w:rsidR="002A6EFF" w:rsidRPr="00A93D36" w:rsidRDefault="002A6EFF" w:rsidP="002A6EFF">
      <w:pPr>
        <w:ind w:left="567" w:hanging="567"/>
        <w:jc w:val="both"/>
        <w:rPr>
          <w:rFonts w:ascii="Arial" w:hAnsi="Arial" w:cs="Arial"/>
        </w:rPr>
      </w:pPr>
      <w:r w:rsidRPr="00A93D36">
        <w:rPr>
          <w:rFonts w:ascii="Arial" w:hAnsi="Arial" w:cs="Arial"/>
        </w:rPr>
        <w:t>A113.</w:t>
      </w:r>
      <w:r>
        <w:rPr>
          <w:rFonts w:ascii="Arial" w:hAnsi="Arial" w:cs="Arial"/>
        </w:rPr>
        <w:tab/>
      </w:r>
      <w:r w:rsidRPr="00A93D36">
        <w:rPr>
          <w:rFonts w:ascii="Arial" w:hAnsi="Arial" w:cs="Arial"/>
        </w:rPr>
        <w:t>A NBC PA 01 requer que a firma estabeleça um objetivo de qualidade que trata do entendimento e do cumprimento pela equipe de trabalho de suas responsabilidades em relação ao trabalho. A NBC PA 01 requer ainda que o objetivo de qualidade inclua a responsabilidade geral dos sócios do trabalho pela sua gestão, alcance da qualidade do trabalho e envolvimento suficiente e apropriado durante todo o trabalho.</w:t>
      </w:r>
    </w:p>
    <w:p w14:paraId="1A8A3892" w14:textId="77777777" w:rsidR="002A6EFF" w:rsidRPr="00A93D36" w:rsidRDefault="002A6EFF" w:rsidP="002A6EFF">
      <w:pPr>
        <w:jc w:val="both"/>
        <w:rPr>
          <w:rFonts w:ascii="Arial" w:hAnsi="Arial" w:cs="Arial"/>
        </w:rPr>
      </w:pPr>
    </w:p>
    <w:p w14:paraId="43A8F44F" w14:textId="77777777" w:rsidR="002A6EFF" w:rsidRPr="00A93D36" w:rsidRDefault="002A6EFF" w:rsidP="002A6EFF">
      <w:pPr>
        <w:ind w:left="567" w:hanging="567"/>
        <w:jc w:val="both"/>
        <w:rPr>
          <w:rFonts w:ascii="Arial" w:hAnsi="Arial" w:cs="Arial"/>
        </w:rPr>
      </w:pPr>
      <w:r w:rsidRPr="00A93D36">
        <w:rPr>
          <w:rFonts w:ascii="Arial" w:hAnsi="Arial" w:cs="Arial"/>
        </w:rPr>
        <w:t>A114.</w:t>
      </w:r>
      <w:r>
        <w:rPr>
          <w:rFonts w:ascii="Arial" w:hAnsi="Arial" w:cs="Arial"/>
        </w:rPr>
        <w:tab/>
      </w:r>
      <w:r w:rsidRPr="00A93D36">
        <w:rPr>
          <w:rFonts w:ascii="Arial" w:hAnsi="Arial" w:cs="Arial"/>
        </w:rPr>
        <w:t>As considerações relevantes ao tratar do item 40 incluem determinar o modo como o sócio do trabalho cumpriu com os requisitos desta Norma, dada</w:t>
      </w:r>
      <w:r>
        <w:rPr>
          <w:rFonts w:ascii="Arial" w:hAnsi="Arial" w:cs="Arial"/>
        </w:rPr>
        <w:t>s</w:t>
      </w:r>
      <w:r w:rsidRPr="00A93D36">
        <w:rPr>
          <w:rFonts w:ascii="Arial" w:hAnsi="Arial" w:cs="Arial"/>
        </w:rPr>
        <w:t xml:space="preserve"> a natureza</w:t>
      </w:r>
      <w:r>
        <w:rPr>
          <w:rFonts w:ascii="Arial" w:hAnsi="Arial" w:cs="Arial"/>
        </w:rPr>
        <w:t>,</w:t>
      </w:r>
      <w:r w:rsidRPr="00A93D36">
        <w:rPr>
          <w:rFonts w:ascii="Arial" w:hAnsi="Arial" w:cs="Arial"/>
        </w:rPr>
        <w:t xml:space="preserve"> as circunstâncias do trabalho de auditoria e o modo como a documentação de auditoria evidencia o envolvimento do sócio do trabalho durante todo o trabalho de auditoria, conforme descrito no item A118.</w:t>
      </w:r>
    </w:p>
    <w:p w14:paraId="43B1482D" w14:textId="77777777" w:rsidR="002A6EFF" w:rsidRPr="00A93D36" w:rsidRDefault="002A6EFF" w:rsidP="002A6EFF">
      <w:pPr>
        <w:jc w:val="both"/>
        <w:rPr>
          <w:rFonts w:ascii="Arial" w:hAnsi="Arial" w:cs="Arial"/>
        </w:rPr>
      </w:pPr>
    </w:p>
    <w:p w14:paraId="032AB926" w14:textId="77777777" w:rsidR="002A6EFF" w:rsidRPr="00A93D36" w:rsidRDefault="002A6EFF" w:rsidP="002A6EFF">
      <w:pPr>
        <w:ind w:left="567" w:hanging="567"/>
        <w:jc w:val="both"/>
        <w:rPr>
          <w:rFonts w:ascii="Arial" w:hAnsi="Arial" w:cs="Arial"/>
        </w:rPr>
      </w:pPr>
      <w:r w:rsidRPr="00A93D36">
        <w:rPr>
          <w:rFonts w:ascii="Arial" w:hAnsi="Arial" w:cs="Arial"/>
        </w:rPr>
        <w:t>A115.</w:t>
      </w:r>
      <w:r>
        <w:rPr>
          <w:rFonts w:ascii="Arial" w:hAnsi="Arial" w:cs="Arial"/>
        </w:rPr>
        <w:tab/>
      </w:r>
      <w:r w:rsidRPr="00A93D36">
        <w:rPr>
          <w:rFonts w:ascii="Arial" w:hAnsi="Arial" w:cs="Arial"/>
        </w:rPr>
        <w:t>Os indicadores de que o sócio do trabalho pode não ter estado suficiente e apropriadamente envolvido durante todo o trabalho incluem, por exemplo:</w:t>
      </w:r>
    </w:p>
    <w:p w14:paraId="190D8F45"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falta de revisão tempestiva do planejamento do trabalho de auditoria pelo sócio do trabalho, incluindo revisão da avaliação de riscos de distorção relevante e do planejamento das respostas a esses riscos;</w:t>
      </w:r>
    </w:p>
    <w:p w14:paraId="383E00D8"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evidência de que as pessoas a quem foram designadas tarefas, ações ou procedimentos não foram adequadamente informadas sobre a natureza de suas responsabilidades e de sua autoridade e sobre o alcance do trabalho designado e os seus objetivos, e não receberam outras instruções necessárias e informações relevantes;</w:t>
      </w:r>
    </w:p>
    <w:p w14:paraId="3DB3207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falta de evidência da direção e da supervisão dos outros membros da equipe de trabalho e da revisão do seu trabalho pelo sócio do trabalho.</w:t>
      </w:r>
    </w:p>
    <w:p w14:paraId="1BF1E980" w14:textId="77777777" w:rsidR="002A6EFF" w:rsidRPr="00A93D36" w:rsidRDefault="002A6EFF" w:rsidP="002A6EFF">
      <w:pPr>
        <w:jc w:val="both"/>
        <w:rPr>
          <w:rFonts w:ascii="Arial" w:hAnsi="Arial" w:cs="Arial"/>
        </w:rPr>
      </w:pPr>
    </w:p>
    <w:p w14:paraId="2A978CAC" w14:textId="77777777" w:rsidR="002A6EFF" w:rsidRPr="00A93D36" w:rsidRDefault="002A6EFF" w:rsidP="002A6EFF">
      <w:pPr>
        <w:ind w:left="567" w:hanging="567"/>
        <w:jc w:val="both"/>
        <w:rPr>
          <w:rFonts w:ascii="Arial" w:hAnsi="Arial" w:cs="Arial"/>
        </w:rPr>
      </w:pPr>
      <w:r w:rsidRPr="00A93D36">
        <w:rPr>
          <w:rFonts w:ascii="Arial" w:hAnsi="Arial" w:cs="Arial"/>
        </w:rPr>
        <w:t>A116.</w:t>
      </w:r>
      <w:r>
        <w:rPr>
          <w:rFonts w:ascii="Arial" w:hAnsi="Arial" w:cs="Arial"/>
        </w:rPr>
        <w:tab/>
      </w:r>
      <w:r w:rsidRPr="00A93D36">
        <w:rPr>
          <w:rFonts w:ascii="Arial" w:hAnsi="Arial" w:cs="Arial"/>
        </w:rPr>
        <w:t>Se o envolvimento do sócio do trabalho não fornece a base para determinar que os julgamentos significativos feitos e as conclusões obtidas são apropriados, o sócio do trabalho não conseguirá chegar à determinação requerida pelo item 40. Além de levar em consideração as políticas ou os procedimentos da firma que podem especificar as ações que devem ser tomadas nessas circunstâncias, as ações apropriadas que o sócio do trabalho pode tomar incluem, por exemplo:</w:t>
      </w:r>
    </w:p>
    <w:p w14:paraId="12FC6CAB"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atualização e a alteração do plano de auditoria;</w:t>
      </w:r>
    </w:p>
    <w:p w14:paraId="78E188DA"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a reavaliação da abordagem planejada à natureza e à extensão da revisão e a modificação da abordagem planejada para aumentar o envolvimento do sócio do trabalho; ou</w:t>
      </w:r>
    </w:p>
    <w:p w14:paraId="7F4BFDE4"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uma consulta com o pessoal a quem foi designada a responsabilidade operacional pelo aspecto relevante do sistema de gestão de qualidade da firma.</w:t>
      </w:r>
    </w:p>
    <w:p w14:paraId="215806D8" w14:textId="77777777" w:rsidR="002A6EFF" w:rsidRPr="00A93D36" w:rsidRDefault="002A6EFF" w:rsidP="002A6EFF">
      <w:pPr>
        <w:jc w:val="both"/>
        <w:rPr>
          <w:rFonts w:ascii="Arial" w:hAnsi="Arial" w:cs="Arial"/>
        </w:rPr>
      </w:pPr>
    </w:p>
    <w:p w14:paraId="490B5F6A" w14:textId="77777777" w:rsidR="002A6EFF" w:rsidRPr="00A93D36" w:rsidRDefault="002A6EFF" w:rsidP="002A6EFF">
      <w:pPr>
        <w:jc w:val="both"/>
        <w:rPr>
          <w:rFonts w:ascii="Arial" w:hAnsi="Arial" w:cs="Arial"/>
        </w:rPr>
      </w:pPr>
      <w:r w:rsidRPr="00A93D36">
        <w:rPr>
          <w:rFonts w:ascii="Arial" w:hAnsi="Arial" w:cs="Arial"/>
        </w:rPr>
        <w:t>Documentação (ver item 41)</w:t>
      </w:r>
    </w:p>
    <w:p w14:paraId="54584245" w14:textId="77777777" w:rsidR="002A6EFF" w:rsidRPr="00A93D36" w:rsidRDefault="002A6EFF" w:rsidP="002A6EFF">
      <w:pPr>
        <w:jc w:val="both"/>
        <w:rPr>
          <w:rFonts w:ascii="Arial" w:hAnsi="Arial" w:cs="Arial"/>
        </w:rPr>
      </w:pPr>
    </w:p>
    <w:p w14:paraId="58F325F5" w14:textId="77777777" w:rsidR="002A6EFF" w:rsidRPr="00A93D36" w:rsidRDefault="002A6EFF" w:rsidP="002A6EFF">
      <w:pPr>
        <w:ind w:left="567" w:hanging="567"/>
        <w:jc w:val="both"/>
        <w:rPr>
          <w:rFonts w:ascii="Arial" w:hAnsi="Arial" w:cs="Arial"/>
        </w:rPr>
      </w:pPr>
      <w:r w:rsidRPr="00A93D36">
        <w:rPr>
          <w:rFonts w:ascii="Arial" w:hAnsi="Arial" w:cs="Arial"/>
        </w:rPr>
        <w:t>A117.</w:t>
      </w:r>
      <w:r>
        <w:rPr>
          <w:rFonts w:ascii="Arial" w:hAnsi="Arial" w:cs="Arial"/>
        </w:rPr>
        <w:tab/>
      </w:r>
      <w:r w:rsidRPr="00A93D36">
        <w:rPr>
          <w:rFonts w:ascii="Arial" w:hAnsi="Arial" w:cs="Arial"/>
        </w:rPr>
        <w:t xml:space="preserve">De acordo com o item A7 da NBC TA 230, a documentação de auditoria fornece evidência de que a auditoria cumpre com as normas de auditoria. Entretanto, não é necessário nem praticável que o auditor documente todos os assuntos considerados ou julgamentos profissionais feitos </w:t>
      </w:r>
      <w:r>
        <w:rPr>
          <w:rFonts w:ascii="Arial" w:hAnsi="Arial" w:cs="Arial"/>
        </w:rPr>
        <w:t>n</w:t>
      </w:r>
      <w:r w:rsidRPr="00A93D36">
        <w:rPr>
          <w:rFonts w:ascii="Arial" w:hAnsi="Arial" w:cs="Arial"/>
        </w:rPr>
        <w:t>a auditoria. Além disso, não é necessário que o auditor documente separadamente (como em lista de verificação, por exemplo) o cumprimento dos assuntos cujo cumprimento está demonstrado por documentos incluídos no arquivo de auditoria.</w:t>
      </w:r>
    </w:p>
    <w:p w14:paraId="0304207E" w14:textId="77777777" w:rsidR="002A6EFF" w:rsidRPr="00A93D36" w:rsidRDefault="002A6EFF" w:rsidP="002A6EFF">
      <w:pPr>
        <w:jc w:val="both"/>
        <w:rPr>
          <w:rFonts w:ascii="Arial" w:hAnsi="Arial" w:cs="Arial"/>
        </w:rPr>
      </w:pPr>
    </w:p>
    <w:p w14:paraId="505F383F" w14:textId="77777777" w:rsidR="002A6EFF" w:rsidRPr="00A93D36" w:rsidRDefault="002A6EFF" w:rsidP="002A6EFF">
      <w:pPr>
        <w:ind w:left="567" w:hanging="567"/>
        <w:jc w:val="both"/>
        <w:rPr>
          <w:rFonts w:ascii="Arial" w:hAnsi="Arial" w:cs="Arial"/>
        </w:rPr>
      </w:pPr>
      <w:r w:rsidRPr="00A93D36">
        <w:rPr>
          <w:rFonts w:ascii="Arial" w:hAnsi="Arial" w:cs="Arial"/>
        </w:rPr>
        <w:t>A118.</w:t>
      </w:r>
      <w:r>
        <w:rPr>
          <w:rFonts w:ascii="Arial" w:hAnsi="Arial" w:cs="Arial"/>
        </w:rPr>
        <w:tab/>
      </w:r>
      <w:r w:rsidRPr="00A93D36">
        <w:rPr>
          <w:rFonts w:ascii="Arial" w:hAnsi="Arial" w:cs="Arial"/>
        </w:rPr>
        <w:t>A documentação do cumprimento dos requisitos desta Norma, incluindo evidência do envolvimento do sócio do trabalho e a determinação por parte do sócio do trabalho</w:t>
      </w:r>
      <w:r>
        <w:rPr>
          <w:rFonts w:ascii="Arial" w:hAnsi="Arial" w:cs="Arial"/>
        </w:rPr>
        <w:t>,</w:t>
      </w:r>
      <w:r w:rsidRPr="00A93D36">
        <w:rPr>
          <w:rFonts w:ascii="Arial" w:hAnsi="Arial" w:cs="Arial"/>
        </w:rPr>
        <w:t xml:space="preserve"> de acordo com o item 40, pode ser feita de diferentes maneiras dependendo da natureza e das circunstâncias do trabalho de auditoria. Por exemplo:</w:t>
      </w:r>
    </w:p>
    <w:p w14:paraId="6FFDA4C0"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 xml:space="preserve">a direção da equipe de trabalho pode ser documentada </w:t>
      </w:r>
      <w:r>
        <w:rPr>
          <w:rFonts w:ascii="Arial" w:hAnsi="Arial" w:cs="Arial"/>
        </w:rPr>
        <w:t>por meio</w:t>
      </w:r>
      <w:r w:rsidRPr="00A93D36">
        <w:rPr>
          <w:rFonts w:ascii="Arial" w:hAnsi="Arial" w:cs="Arial"/>
        </w:rPr>
        <w:t xml:space="preserve"> de aprovações do plano de auditoria e das atividades de gestão de projetos;</w:t>
      </w:r>
    </w:p>
    <w:p w14:paraId="70A63EC0"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as atas de reuniões formais da equipe de trabalho podem fornecer evidência da clareza, da consistência e da eficácia das comunicações e de outras ações do sócio do trabalho relacionadas com a cultura e os comportamentos esperados que demonstram o compromisso da firma com a qualidade;</w:t>
      </w:r>
    </w:p>
    <w:p w14:paraId="34C24642"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as pautas das discussões entre o sócio do trabalho e outros membros da equipe de trabalho e, quando aplicável, o revisor d</w:t>
      </w:r>
      <w:r>
        <w:rPr>
          <w:rFonts w:ascii="Arial" w:hAnsi="Arial" w:cs="Arial"/>
        </w:rPr>
        <w:t>e</w:t>
      </w:r>
      <w:r w:rsidRPr="00A93D36">
        <w:rPr>
          <w:rFonts w:ascii="Arial" w:hAnsi="Arial" w:cs="Arial"/>
        </w:rPr>
        <w:t xml:space="preserve"> qualidade do trabalho, e as respectivas aprovações e os registros do tempo despendido pelo sócio do trabalho no trabalho, podem fornecer evidência do envolvimento do sócio do trabalho durante todo o trabalho de auditoria e da supervisão de outros membros da equipe de trabalho; ou</w:t>
      </w:r>
    </w:p>
    <w:p w14:paraId="1C0E2B38" w14:textId="77777777" w:rsidR="002A6EFF" w:rsidRPr="00A93D36" w:rsidRDefault="002A6EFF" w:rsidP="002A6EFF">
      <w:pPr>
        <w:ind w:left="851" w:hanging="284"/>
        <w:jc w:val="both"/>
        <w:rPr>
          <w:rFonts w:ascii="Arial" w:hAnsi="Arial" w:cs="Arial"/>
        </w:rPr>
      </w:pPr>
      <w:r w:rsidRPr="00A93D36">
        <w:rPr>
          <w:rFonts w:ascii="Arial" w:hAnsi="Arial" w:cs="Arial"/>
        </w:rPr>
        <w:t xml:space="preserve">• </w:t>
      </w:r>
      <w:r>
        <w:rPr>
          <w:rFonts w:ascii="Arial" w:hAnsi="Arial" w:cs="Arial"/>
        </w:rPr>
        <w:tab/>
      </w:r>
      <w:r w:rsidRPr="00A93D36">
        <w:rPr>
          <w:rFonts w:ascii="Arial" w:hAnsi="Arial" w:cs="Arial"/>
        </w:rPr>
        <w:t>as aprovações do sócio do trabalho e de outros membros da equipe de trabalho fornecem evidência de que os papéis de trabalho foram revisados.</w:t>
      </w:r>
    </w:p>
    <w:p w14:paraId="669CC3A1" w14:textId="77777777" w:rsidR="002A6EFF" w:rsidRPr="00A93D36" w:rsidRDefault="002A6EFF" w:rsidP="002A6EFF">
      <w:pPr>
        <w:jc w:val="both"/>
        <w:rPr>
          <w:rFonts w:ascii="Arial" w:hAnsi="Arial" w:cs="Arial"/>
        </w:rPr>
      </w:pPr>
    </w:p>
    <w:p w14:paraId="2709F1D9" w14:textId="77777777" w:rsidR="002A6EFF" w:rsidRPr="00A93D36" w:rsidRDefault="002A6EFF" w:rsidP="002A6EFF">
      <w:pPr>
        <w:ind w:left="567" w:hanging="567"/>
        <w:jc w:val="both"/>
        <w:rPr>
          <w:rFonts w:ascii="Arial" w:hAnsi="Arial" w:cs="Arial"/>
        </w:rPr>
      </w:pPr>
      <w:r w:rsidRPr="00A93D36">
        <w:rPr>
          <w:rFonts w:ascii="Arial" w:hAnsi="Arial" w:cs="Arial"/>
        </w:rPr>
        <w:t>A119.</w:t>
      </w:r>
      <w:r>
        <w:rPr>
          <w:rFonts w:ascii="Arial" w:hAnsi="Arial" w:cs="Arial"/>
        </w:rPr>
        <w:tab/>
      </w:r>
      <w:r w:rsidRPr="00A93D36">
        <w:rPr>
          <w:rFonts w:ascii="Arial" w:hAnsi="Arial" w:cs="Arial"/>
        </w:rPr>
        <w:t>Ao tratar das circunstâncias que podem oferecer riscos para o alcance da qualidade no trabalho de auditoria, o exercício do ceticismo profissional e a documentação da consideração do auditor sobre a qualidade podem ser importantes. Por exemplo, se o sócio do trabalho obtém informações que podem ter levado a firma a declinar do trabalho (ver item 24), a documentação pode incluir explicações sobre o modo como a equipe de trabalho tratou a circunstância.</w:t>
      </w:r>
    </w:p>
    <w:p w14:paraId="438FDD0F" w14:textId="77777777" w:rsidR="002A6EFF" w:rsidRPr="00A93D36" w:rsidRDefault="002A6EFF" w:rsidP="002A6EFF">
      <w:pPr>
        <w:jc w:val="both"/>
        <w:rPr>
          <w:rFonts w:ascii="Arial" w:hAnsi="Arial" w:cs="Arial"/>
        </w:rPr>
      </w:pPr>
    </w:p>
    <w:p w14:paraId="01207061" w14:textId="77777777" w:rsidR="002A6EFF" w:rsidRPr="00A93D36" w:rsidRDefault="002A6EFF" w:rsidP="002A6EFF">
      <w:pPr>
        <w:ind w:left="567" w:hanging="567"/>
        <w:jc w:val="both"/>
        <w:rPr>
          <w:rFonts w:ascii="Arial" w:hAnsi="Arial" w:cs="Arial"/>
        </w:rPr>
      </w:pPr>
      <w:r w:rsidRPr="00A93D36">
        <w:rPr>
          <w:rFonts w:ascii="Arial" w:hAnsi="Arial" w:cs="Arial"/>
        </w:rPr>
        <w:t>A120.</w:t>
      </w:r>
      <w:r>
        <w:rPr>
          <w:rFonts w:ascii="Arial" w:hAnsi="Arial" w:cs="Arial"/>
        </w:rPr>
        <w:tab/>
      </w:r>
      <w:r w:rsidRPr="00A93D36">
        <w:rPr>
          <w:rFonts w:ascii="Arial" w:hAnsi="Arial" w:cs="Arial"/>
        </w:rPr>
        <w:t>Uma documentação suficientemente completa e detalhada de consultas com outros profissionais que envolvem assuntos difíceis ou controversos contribui para o entendimento</w:t>
      </w:r>
      <w:r>
        <w:rPr>
          <w:rFonts w:ascii="Arial" w:hAnsi="Arial" w:cs="Arial"/>
        </w:rPr>
        <w:t>sobre</w:t>
      </w:r>
      <w:r w:rsidRPr="00A93D36">
        <w:rPr>
          <w:rFonts w:ascii="Arial" w:hAnsi="Arial" w:cs="Arial"/>
        </w:rPr>
        <w:t>:</w:t>
      </w:r>
    </w:p>
    <w:p w14:paraId="5483EA3E" w14:textId="77777777" w:rsidR="002A6EFF" w:rsidRPr="00A93D36"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 xml:space="preserve">a natureza e o alcance da questão </w:t>
      </w:r>
      <w:r>
        <w:rPr>
          <w:rFonts w:ascii="Arial" w:hAnsi="Arial" w:cs="Arial"/>
        </w:rPr>
        <w:t>acerca d</w:t>
      </w:r>
      <w:r w:rsidRPr="00A93D36">
        <w:rPr>
          <w:rFonts w:ascii="Arial" w:hAnsi="Arial" w:cs="Arial"/>
        </w:rPr>
        <w:t>a qual a consulta foi feita; e</w:t>
      </w:r>
    </w:p>
    <w:p w14:paraId="63BE1E6B" w14:textId="77777777" w:rsidR="002A6EFF" w:rsidRPr="00A55C2E" w:rsidRDefault="002A6EFF" w:rsidP="002A6EFF">
      <w:pPr>
        <w:ind w:left="851" w:hanging="284"/>
        <w:jc w:val="both"/>
        <w:rPr>
          <w:rFonts w:ascii="Arial" w:hAnsi="Arial" w:cs="Arial"/>
        </w:rPr>
      </w:pPr>
      <w:r w:rsidRPr="00A93D36">
        <w:rPr>
          <w:rFonts w:ascii="Arial" w:hAnsi="Arial" w:cs="Arial"/>
        </w:rPr>
        <w:t>•</w:t>
      </w:r>
      <w:r>
        <w:rPr>
          <w:rFonts w:ascii="Arial" w:hAnsi="Arial" w:cs="Arial"/>
        </w:rPr>
        <w:tab/>
      </w:r>
      <w:r w:rsidRPr="00A93D36">
        <w:rPr>
          <w:rFonts w:ascii="Arial" w:hAnsi="Arial" w:cs="Arial"/>
        </w:rPr>
        <w:t>os resultados da consulta, incluindo quaisquer decisões tomadas, a base para essas decisões e o modo como elas foram implementadas.</w:t>
      </w:r>
    </w:p>
    <w:p w14:paraId="1E28A914" w14:textId="77777777" w:rsidR="002A6EFF" w:rsidRPr="002A6EFF" w:rsidRDefault="002A6EFF" w:rsidP="002A6EFF"/>
    <w:p w14:paraId="150A1FC0" w14:textId="1C0AD73B" w:rsidR="007E193C" w:rsidRDefault="00772B0A" w:rsidP="00D17E06">
      <w:pPr>
        <w:pStyle w:val="Ttulo1"/>
        <w:spacing w:before="0" w:after="120" w:line="240" w:lineRule="auto"/>
        <w:rPr>
          <w:rFonts w:ascii="Times New Roman" w:hAnsi="Times New Roman" w:cs="Times New Roman"/>
          <w:b/>
          <w:bCs/>
          <w:color w:val="auto"/>
          <w:sz w:val="24"/>
          <w:szCs w:val="24"/>
        </w:rPr>
      </w:pPr>
      <w:bookmarkStart w:id="21" w:name="_Toc183036819"/>
      <w:r w:rsidRPr="00D17E06">
        <w:rPr>
          <w:rFonts w:ascii="Times New Roman" w:hAnsi="Times New Roman" w:cs="Times New Roman"/>
          <w:b/>
          <w:bCs/>
          <w:color w:val="auto"/>
          <w:sz w:val="24"/>
          <w:szCs w:val="24"/>
        </w:rPr>
        <w:t>NBC TA 230 (R1)</w:t>
      </w:r>
      <w:bookmarkEnd w:id="21"/>
    </w:p>
    <w:p w14:paraId="77DE3531" w14:textId="77777777" w:rsidR="002A6EFF" w:rsidRPr="002A6EFF" w:rsidRDefault="002A6EFF" w:rsidP="002A6EFF">
      <w:pPr>
        <w:jc w:val="center"/>
        <w:rPr>
          <w:b/>
          <w:bCs/>
        </w:rPr>
      </w:pPr>
      <w:r w:rsidRPr="002A6EFF">
        <w:rPr>
          <w:b/>
          <w:bCs/>
        </w:rPr>
        <w:t>NBC TA 230 (R1) – DOCUMENTAÇÃO DE AUDITORIA</w:t>
      </w:r>
    </w:p>
    <w:p w14:paraId="22AB9628" w14:textId="77777777" w:rsidR="002A6EFF" w:rsidRDefault="002A6EFF" w:rsidP="002A6EFF">
      <w:pPr>
        <w:autoSpaceDE w:val="0"/>
        <w:autoSpaceDN w:val="0"/>
        <w:adjustRightInd w:val="0"/>
        <w:jc w:val="both"/>
        <w:rPr>
          <w:b/>
          <w:bCs/>
          <w:color w:val="000000"/>
        </w:rPr>
      </w:pPr>
    </w:p>
    <w:p w14:paraId="2BAC5207" w14:textId="77777777" w:rsidR="002A6EFF" w:rsidRDefault="002A6EFF" w:rsidP="002A6EFF">
      <w:pPr>
        <w:pStyle w:val="Style4"/>
        <w:ind w:left="57"/>
        <w:jc w:val="both"/>
        <w:rPr>
          <w:rFonts w:ascii="Times New Roman" w:hAnsi="Times New Roman"/>
          <w:b/>
          <w:bCs/>
          <w:i/>
          <w:sz w:val="20"/>
          <w:szCs w:val="20"/>
        </w:rPr>
      </w:pPr>
      <w:r>
        <w:rPr>
          <w:rFonts w:ascii="Times New Roman" w:hAnsi="Times New Roman"/>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0CD393B0" w14:textId="77777777" w:rsidR="002A6EFF" w:rsidRDefault="002A6EFF" w:rsidP="002A6EFF">
      <w:pPr>
        <w:autoSpaceDE w:val="0"/>
        <w:autoSpaceDN w:val="0"/>
        <w:adjustRightInd w:val="0"/>
        <w:jc w:val="both"/>
        <w:rPr>
          <w:b/>
          <w:bCs/>
          <w:color w:val="000000"/>
        </w:rPr>
      </w:pPr>
    </w:p>
    <w:p w14:paraId="2BD582CF" w14:textId="77777777" w:rsidR="002A6EFF" w:rsidRDefault="002A6EFF" w:rsidP="002A6EFF">
      <w:pPr>
        <w:autoSpaceDE w:val="0"/>
        <w:autoSpaceDN w:val="0"/>
        <w:adjustRightInd w:val="0"/>
        <w:jc w:val="both"/>
        <w:rPr>
          <w:b/>
          <w:bCs/>
          <w:color w:val="00000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2"/>
        <w:gridCol w:w="1430"/>
      </w:tblGrid>
      <w:tr w:rsidR="002A6EFF" w:rsidRPr="00AF3D64" w14:paraId="47BC8661" w14:textId="77777777" w:rsidTr="009A4CD5">
        <w:tc>
          <w:tcPr>
            <w:tcW w:w="8330" w:type="dxa"/>
          </w:tcPr>
          <w:p w14:paraId="3907F7B2" w14:textId="77777777" w:rsidR="002A6EFF" w:rsidRPr="00AF3D64" w:rsidRDefault="002A6EFF" w:rsidP="009A4CD5">
            <w:pPr>
              <w:autoSpaceDE w:val="0"/>
              <w:autoSpaceDN w:val="0"/>
              <w:adjustRightInd w:val="0"/>
              <w:spacing w:before="60" w:after="60"/>
              <w:jc w:val="both"/>
              <w:rPr>
                <w:b/>
                <w:bCs/>
                <w:color w:val="000000"/>
              </w:rPr>
            </w:pPr>
            <w:r w:rsidRPr="00AF3D64">
              <w:rPr>
                <w:b/>
                <w:bCs/>
                <w:color w:val="000000"/>
              </w:rPr>
              <w:t>Sumário</w:t>
            </w:r>
          </w:p>
        </w:tc>
        <w:tc>
          <w:tcPr>
            <w:tcW w:w="1449" w:type="dxa"/>
          </w:tcPr>
          <w:p w14:paraId="01B63FDC" w14:textId="77777777" w:rsidR="002A6EFF" w:rsidRPr="00AF3D64" w:rsidRDefault="002A6EFF" w:rsidP="009A4CD5">
            <w:pPr>
              <w:autoSpaceDE w:val="0"/>
              <w:autoSpaceDN w:val="0"/>
              <w:adjustRightInd w:val="0"/>
              <w:spacing w:before="60" w:after="60"/>
              <w:jc w:val="center"/>
              <w:rPr>
                <w:b/>
                <w:bCs/>
                <w:color w:val="000000"/>
              </w:rPr>
            </w:pPr>
            <w:r w:rsidRPr="00AF3D64">
              <w:rPr>
                <w:b/>
                <w:bCs/>
                <w:color w:val="000000"/>
              </w:rPr>
              <w:t>Item</w:t>
            </w:r>
          </w:p>
        </w:tc>
      </w:tr>
      <w:tr w:rsidR="002A6EFF" w:rsidRPr="00AF3D64" w14:paraId="54BAA631" w14:textId="77777777" w:rsidTr="009A4CD5">
        <w:tc>
          <w:tcPr>
            <w:tcW w:w="8330" w:type="dxa"/>
          </w:tcPr>
          <w:p w14:paraId="267C1E92" w14:textId="77777777" w:rsidR="002A6EFF" w:rsidRPr="00AF3D64" w:rsidRDefault="002A6EFF" w:rsidP="009A4CD5">
            <w:pPr>
              <w:autoSpaceDE w:val="0"/>
              <w:autoSpaceDN w:val="0"/>
              <w:adjustRightInd w:val="0"/>
              <w:spacing w:before="60" w:after="60"/>
              <w:jc w:val="both"/>
              <w:rPr>
                <w:b/>
                <w:bCs/>
                <w:color w:val="000000"/>
              </w:rPr>
            </w:pPr>
            <w:r w:rsidRPr="00AF3D64">
              <w:rPr>
                <w:b/>
                <w:bCs/>
                <w:color w:val="000000"/>
              </w:rPr>
              <w:t>INTRODUÇÃO</w:t>
            </w:r>
          </w:p>
        </w:tc>
        <w:tc>
          <w:tcPr>
            <w:tcW w:w="1449" w:type="dxa"/>
          </w:tcPr>
          <w:p w14:paraId="02AD7DAA" w14:textId="77777777" w:rsidR="002A6EFF" w:rsidRPr="00AF3D64" w:rsidRDefault="002A6EFF" w:rsidP="009A4CD5">
            <w:pPr>
              <w:autoSpaceDE w:val="0"/>
              <w:autoSpaceDN w:val="0"/>
              <w:adjustRightInd w:val="0"/>
              <w:spacing w:before="60" w:after="60"/>
              <w:jc w:val="center"/>
              <w:rPr>
                <w:b/>
                <w:bCs/>
                <w:color w:val="000000"/>
              </w:rPr>
            </w:pPr>
          </w:p>
        </w:tc>
      </w:tr>
      <w:tr w:rsidR="002A6EFF" w:rsidRPr="00AF3D64" w14:paraId="28963E43" w14:textId="77777777" w:rsidTr="009A4CD5">
        <w:tc>
          <w:tcPr>
            <w:tcW w:w="8330" w:type="dxa"/>
          </w:tcPr>
          <w:p w14:paraId="178691ED" w14:textId="77777777" w:rsidR="002A6EFF" w:rsidRPr="00AF3D64" w:rsidRDefault="002A6EFF" w:rsidP="009A4CD5">
            <w:pPr>
              <w:autoSpaceDE w:val="0"/>
              <w:autoSpaceDN w:val="0"/>
              <w:adjustRightInd w:val="0"/>
              <w:spacing w:before="60" w:after="60"/>
              <w:jc w:val="both"/>
              <w:rPr>
                <w:b/>
                <w:bCs/>
                <w:color w:val="000000"/>
              </w:rPr>
            </w:pPr>
            <w:r w:rsidRPr="00AF3D64">
              <w:rPr>
                <w:color w:val="000000"/>
              </w:rPr>
              <w:t>Alcance</w:t>
            </w:r>
          </w:p>
        </w:tc>
        <w:tc>
          <w:tcPr>
            <w:tcW w:w="1449" w:type="dxa"/>
          </w:tcPr>
          <w:p w14:paraId="2098FFB3" w14:textId="77777777" w:rsidR="002A6EFF" w:rsidRPr="00AF3D64" w:rsidRDefault="002A6EFF" w:rsidP="009A4CD5">
            <w:pPr>
              <w:autoSpaceDE w:val="0"/>
              <w:autoSpaceDN w:val="0"/>
              <w:adjustRightInd w:val="0"/>
              <w:spacing w:before="60" w:after="60"/>
              <w:jc w:val="center"/>
              <w:rPr>
                <w:b/>
                <w:bCs/>
                <w:color w:val="000000"/>
              </w:rPr>
            </w:pPr>
            <w:r w:rsidRPr="00AF3D64">
              <w:rPr>
                <w:color w:val="000000"/>
              </w:rPr>
              <w:t>1</w:t>
            </w:r>
          </w:p>
        </w:tc>
      </w:tr>
      <w:tr w:rsidR="002A6EFF" w:rsidRPr="00AF3D64" w14:paraId="446E9B49" w14:textId="77777777" w:rsidTr="009A4CD5">
        <w:tc>
          <w:tcPr>
            <w:tcW w:w="8330" w:type="dxa"/>
          </w:tcPr>
          <w:p w14:paraId="26DF47B7" w14:textId="77777777" w:rsidR="002A6EFF" w:rsidRPr="00AF3D64" w:rsidRDefault="002A6EFF" w:rsidP="009A4CD5">
            <w:pPr>
              <w:autoSpaceDE w:val="0"/>
              <w:autoSpaceDN w:val="0"/>
              <w:adjustRightInd w:val="0"/>
              <w:spacing w:before="60" w:after="60"/>
              <w:jc w:val="both"/>
              <w:rPr>
                <w:color w:val="000000"/>
              </w:rPr>
            </w:pPr>
            <w:r w:rsidRPr="00AF3D64">
              <w:rPr>
                <w:color w:val="000000"/>
              </w:rPr>
              <w:t>Natureza e finalidade da documentação de auditoria</w:t>
            </w:r>
            <w:r w:rsidRPr="00AF3D64">
              <w:rPr>
                <w:color w:val="000000"/>
              </w:rPr>
              <w:tab/>
            </w:r>
          </w:p>
        </w:tc>
        <w:tc>
          <w:tcPr>
            <w:tcW w:w="1449" w:type="dxa"/>
          </w:tcPr>
          <w:p w14:paraId="5ECEF3DF" w14:textId="77777777" w:rsidR="002A6EFF" w:rsidRPr="00AF3D64" w:rsidRDefault="002A6EFF" w:rsidP="009A4CD5">
            <w:pPr>
              <w:autoSpaceDE w:val="0"/>
              <w:autoSpaceDN w:val="0"/>
              <w:adjustRightInd w:val="0"/>
              <w:spacing w:before="60" w:after="60"/>
              <w:jc w:val="center"/>
              <w:rPr>
                <w:color w:val="000000"/>
              </w:rPr>
            </w:pPr>
            <w:r w:rsidRPr="00AF3D64">
              <w:rPr>
                <w:color w:val="000000"/>
              </w:rPr>
              <w:t>2 – 3</w:t>
            </w:r>
          </w:p>
        </w:tc>
      </w:tr>
      <w:tr w:rsidR="002A6EFF" w:rsidRPr="00AF3D64" w14:paraId="2DAED0A1" w14:textId="77777777" w:rsidTr="009A4CD5">
        <w:tc>
          <w:tcPr>
            <w:tcW w:w="8330" w:type="dxa"/>
          </w:tcPr>
          <w:p w14:paraId="62482139" w14:textId="77777777" w:rsidR="002A6EFF" w:rsidRPr="00AF3D64" w:rsidRDefault="002A6EFF" w:rsidP="009A4CD5">
            <w:pPr>
              <w:autoSpaceDE w:val="0"/>
              <w:autoSpaceDN w:val="0"/>
              <w:adjustRightInd w:val="0"/>
              <w:spacing w:before="60" w:after="60"/>
              <w:jc w:val="both"/>
              <w:rPr>
                <w:color w:val="000000"/>
              </w:rPr>
            </w:pPr>
            <w:r w:rsidRPr="00AF3D64">
              <w:rPr>
                <w:color w:val="000000"/>
              </w:rPr>
              <w:t xml:space="preserve">Data de vigência                                                                                   </w:t>
            </w:r>
          </w:p>
        </w:tc>
        <w:tc>
          <w:tcPr>
            <w:tcW w:w="1449" w:type="dxa"/>
          </w:tcPr>
          <w:p w14:paraId="042F8285" w14:textId="77777777" w:rsidR="002A6EFF" w:rsidRPr="00AF3D64" w:rsidRDefault="002A6EFF" w:rsidP="009A4CD5">
            <w:pPr>
              <w:autoSpaceDE w:val="0"/>
              <w:autoSpaceDN w:val="0"/>
              <w:adjustRightInd w:val="0"/>
              <w:spacing w:before="60" w:after="60"/>
              <w:jc w:val="center"/>
              <w:rPr>
                <w:color w:val="000000"/>
              </w:rPr>
            </w:pPr>
            <w:r w:rsidRPr="00AF3D64">
              <w:rPr>
                <w:color w:val="000000"/>
              </w:rPr>
              <w:t>4</w:t>
            </w:r>
          </w:p>
        </w:tc>
      </w:tr>
      <w:tr w:rsidR="002A6EFF" w:rsidRPr="00AF3D64" w14:paraId="1734705B" w14:textId="77777777" w:rsidTr="009A4CD5">
        <w:tc>
          <w:tcPr>
            <w:tcW w:w="8330" w:type="dxa"/>
          </w:tcPr>
          <w:p w14:paraId="26867FB0" w14:textId="77777777" w:rsidR="002A6EFF" w:rsidRPr="00AF3D64" w:rsidRDefault="002A6EFF" w:rsidP="009A4CD5">
            <w:pPr>
              <w:autoSpaceDE w:val="0"/>
              <w:autoSpaceDN w:val="0"/>
              <w:adjustRightInd w:val="0"/>
              <w:spacing w:before="60" w:after="60"/>
              <w:jc w:val="both"/>
              <w:rPr>
                <w:color w:val="000000"/>
              </w:rPr>
            </w:pPr>
            <w:r w:rsidRPr="00AF3D64">
              <w:rPr>
                <w:b/>
                <w:bCs/>
                <w:color w:val="000000"/>
              </w:rPr>
              <w:t xml:space="preserve">OBJETIVO </w:t>
            </w:r>
            <w:r w:rsidRPr="00AF3D64">
              <w:rPr>
                <w:color w:val="000000"/>
              </w:rPr>
              <w:t xml:space="preserve">                                                                                        </w:t>
            </w:r>
          </w:p>
        </w:tc>
        <w:tc>
          <w:tcPr>
            <w:tcW w:w="1449" w:type="dxa"/>
          </w:tcPr>
          <w:p w14:paraId="10DD5C8E" w14:textId="77777777" w:rsidR="002A6EFF" w:rsidRPr="00AF3D64" w:rsidRDefault="002A6EFF" w:rsidP="009A4CD5">
            <w:pPr>
              <w:autoSpaceDE w:val="0"/>
              <w:autoSpaceDN w:val="0"/>
              <w:adjustRightInd w:val="0"/>
              <w:spacing w:before="60" w:after="60"/>
              <w:jc w:val="center"/>
              <w:rPr>
                <w:color w:val="000000"/>
              </w:rPr>
            </w:pPr>
            <w:r w:rsidRPr="00AF3D64">
              <w:rPr>
                <w:color w:val="000000"/>
              </w:rPr>
              <w:t>5</w:t>
            </w:r>
          </w:p>
        </w:tc>
      </w:tr>
      <w:tr w:rsidR="002A6EFF" w:rsidRPr="00AF3D64" w14:paraId="05DE980F" w14:textId="77777777" w:rsidTr="009A4CD5">
        <w:tc>
          <w:tcPr>
            <w:tcW w:w="8330" w:type="dxa"/>
          </w:tcPr>
          <w:p w14:paraId="51C71272" w14:textId="77777777" w:rsidR="002A6EFF" w:rsidRPr="00AF3D64" w:rsidRDefault="002A6EFF" w:rsidP="009A4CD5">
            <w:pPr>
              <w:autoSpaceDE w:val="0"/>
              <w:autoSpaceDN w:val="0"/>
              <w:adjustRightInd w:val="0"/>
              <w:spacing w:before="60" w:after="60"/>
              <w:jc w:val="both"/>
              <w:rPr>
                <w:color w:val="000000"/>
              </w:rPr>
            </w:pPr>
            <w:r w:rsidRPr="00AF3D64">
              <w:rPr>
                <w:b/>
                <w:bCs/>
                <w:color w:val="000000"/>
              </w:rPr>
              <w:t xml:space="preserve">DEFINIÇÕES </w:t>
            </w:r>
            <w:r w:rsidRPr="00AF3D64">
              <w:rPr>
                <w:color w:val="000000"/>
              </w:rPr>
              <w:t xml:space="preserve">                                                                                  </w:t>
            </w:r>
          </w:p>
        </w:tc>
        <w:tc>
          <w:tcPr>
            <w:tcW w:w="1449" w:type="dxa"/>
          </w:tcPr>
          <w:p w14:paraId="5D1B92E1" w14:textId="77777777" w:rsidR="002A6EFF" w:rsidRPr="00AF3D64" w:rsidRDefault="002A6EFF" w:rsidP="009A4CD5">
            <w:pPr>
              <w:autoSpaceDE w:val="0"/>
              <w:autoSpaceDN w:val="0"/>
              <w:adjustRightInd w:val="0"/>
              <w:spacing w:before="60" w:after="60"/>
              <w:jc w:val="center"/>
              <w:rPr>
                <w:color w:val="000000"/>
              </w:rPr>
            </w:pPr>
            <w:r w:rsidRPr="00AF3D64">
              <w:rPr>
                <w:color w:val="000000"/>
              </w:rPr>
              <w:t>6</w:t>
            </w:r>
          </w:p>
        </w:tc>
      </w:tr>
      <w:tr w:rsidR="002A6EFF" w:rsidRPr="00AF3D64" w14:paraId="6D0B2BF5" w14:textId="77777777" w:rsidTr="009A4CD5">
        <w:tc>
          <w:tcPr>
            <w:tcW w:w="8330" w:type="dxa"/>
          </w:tcPr>
          <w:p w14:paraId="477C3484" w14:textId="77777777" w:rsidR="002A6EFF" w:rsidRPr="00AF3D64" w:rsidRDefault="002A6EFF" w:rsidP="009A4CD5">
            <w:pPr>
              <w:autoSpaceDE w:val="0"/>
              <w:autoSpaceDN w:val="0"/>
              <w:adjustRightInd w:val="0"/>
              <w:spacing w:before="60" w:after="60"/>
              <w:jc w:val="both"/>
              <w:rPr>
                <w:b/>
                <w:bCs/>
                <w:color w:val="000000"/>
              </w:rPr>
            </w:pPr>
            <w:r w:rsidRPr="00AF3D64">
              <w:rPr>
                <w:b/>
                <w:bCs/>
                <w:color w:val="000000"/>
              </w:rPr>
              <w:t>REQUISITOS</w:t>
            </w:r>
          </w:p>
        </w:tc>
        <w:tc>
          <w:tcPr>
            <w:tcW w:w="1449" w:type="dxa"/>
          </w:tcPr>
          <w:p w14:paraId="02F78738" w14:textId="77777777" w:rsidR="002A6EFF" w:rsidRPr="00AF3D64" w:rsidRDefault="002A6EFF" w:rsidP="009A4CD5">
            <w:pPr>
              <w:autoSpaceDE w:val="0"/>
              <w:autoSpaceDN w:val="0"/>
              <w:adjustRightInd w:val="0"/>
              <w:spacing w:before="60" w:after="60"/>
              <w:jc w:val="center"/>
              <w:rPr>
                <w:color w:val="000000"/>
              </w:rPr>
            </w:pPr>
          </w:p>
        </w:tc>
      </w:tr>
      <w:tr w:rsidR="002A6EFF" w:rsidRPr="00AF3D64" w14:paraId="4B828A9B" w14:textId="77777777" w:rsidTr="009A4CD5">
        <w:tc>
          <w:tcPr>
            <w:tcW w:w="8330" w:type="dxa"/>
          </w:tcPr>
          <w:p w14:paraId="60A2542F" w14:textId="77777777" w:rsidR="002A6EFF" w:rsidRPr="00AF3D64" w:rsidRDefault="002A6EFF" w:rsidP="009A4CD5">
            <w:pPr>
              <w:autoSpaceDE w:val="0"/>
              <w:autoSpaceDN w:val="0"/>
              <w:adjustRightInd w:val="0"/>
              <w:spacing w:before="60" w:after="60"/>
              <w:jc w:val="both"/>
              <w:rPr>
                <w:color w:val="000000"/>
              </w:rPr>
            </w:pPr>
            <w:r w:rsidRPr="00AF3D64">
              <w:rPr>
                <w:color w:val="000000"/>
              </w:rPr>
              <w:t xml:space="preserve">Elaboração tempestiva da documentação de auditoria                           </w:t>
            </w:r>
          </w:p>
        </w:tc>
        <w:tc>
          <w:tcPr>
            <w:tcW w:w="1449" w:type="dxa"/>
          </w:tcPr>
          <w:p w14:paraId="4E847B7F" w14:textId="77777777" w:rsidR="002A6EFF" w:rsidRPr="00AF3D64" w:rsidRDefault="002A6EFF" w:rsidP="009A4CD5">
            <w:pPr>
              <w:autoSpaceDE w:val="0"/>
              <w:autoSpaceDN w:val="0"/>
              <w:adjustRightInd w:val="0"/>
              <w:spacing w:before="60" w:after="60"/>
              <w:jc w:val="center"/>
              <w:rPr>
                <w:color w:val="000000"/>
              </w:rPr>
            </w:pPr>
            <w:r w:rsidRPr="00AF3D64">
              <w:rPr>
                <w:color w:val="000000"/>
              </w:rPr>
              <w:t>7</w:t>
            </w:r>
          </w:p>
        </w:tc>
      </w:tr>
      <w:tr w:rsidR="002A6EFF" w:rsidRPr="00AF3D64" w14:paraId="6EB4BF3F" w14:textId="77777777" w:rsidTr="009A4CD5">
        <w:tc>
          <w:tcPr>
            <w:tcW w:w="8330" w:type="dxa"/>
          </w:tcPr>
          <w:p w14:paraId="6A0C437C" w14:textId="77777777" w:rsidR="002A6EFF" w:rsidRPr="00AF3D64" w:rsidRDefault="002A6EFF" w:rsidP="009A4CD5">
            <w:pPr>
              <w:autoSpaceDE w:val="0"/>
              <w:autoSpaceDN w:val="0"/>
              <w:adjustRightInd w:val="0"/>
              <w:spacing w:before="60" w:after="60"/>
              <w:rPr>
                <w:color w:val="000000"/>
              </w:rPr>
            </w:pPr>
            <w:r w:rsidRPr="00AF3D64">
              <w:rPr>
                <w:color w:val="000000"/>
              </w:rPr>
              <w:t>Documentação dos procedimentos de auditoria executados e da evidência de auditoria obtida</w:t>
            </w:r>
          </w:p>
        </w:tc>
        <w:tc>
          <w:tcPr>
            <w:tcW w:w="1449" w:type="dxa"/>
          </w:tcPr>
          <w:p w14:paraId="7385CA74" w14:textId="77777777" w:rsidR="002A6EFF" w:rsidRPr="00AF3D64" w:rsidRDefault="002A6EFF" w:rsidP="009A4CD5">
            <w:pPr>
              <w:autoSpaceDE w:val="0"/>
              <w:autoSpaceDN w:val="0"/>
              <w:adjustRightInd w:val="0"/>
              <w:spacing w:before="60" w:after="60"/>
              <w:jc w:val="center"/>
              <w:rPr>
                <w:color w:val="000000"/>
              </w:rPr>
            </w:pPr>
            <w:r w:rsidRPr="00AF3D64">
              <w:rPr>
                <w:color w:val="000000"/>
              </w:rPr>
              <w:t>8 – 13</w:t>
            </w:r>
          </w:p>
        </w:tc>
      </w:tr>
      <w:tr w:rsidR="002A6EFF" w:rsidRPr="00AF3D64" w14:paraId="3BA5CD4B" w14:textId="77777777" w:rsidTr="009A4CD5">
        <w:tc>
          <w:tcPr>
            <w:tcW w:w="8330" w:type="dxa"/>
          </w:tcPr>
          <w:p w14:paraId="2719BE83" w14:textId="77777777" w:rsidR="002A6EFF" w:rsidRPr="00AF3D64" w:rsidRDefault="002A6EFF" w:rsidP="009A4CD5">
            <w:pPr>
              <w:autoSpaceDE w:val="0"/>
              <w:autoSpaceDN w:val="0"/>
              <w:adjustRightInd w:val="0"/>
              <w:spacing w:before="60" w:after="60"/>
              <w:jc w:val="both"/>
              <w:rPr>
                <w:color w:val="000000"/>
              </w:rPr>
            </w:pPr>
            <w:r w:rsidRPr="00AF3D64">
              <w:rPr>
                <w:color w:val="000000"/>
              </w:rPr>
              <w:t xml:space="preserve">Montagem do arquivo final de auditoria                                                                      </w:t>
            </w:r>
          </w:p>
        </w:tc>
        <w:tc>
          <w:tcPr>
            <w:tcW w:w="1449" w:type="dxa"/>
          </w:tcPr>
          <w:p w14:paraId="21AE6D5A" w14:textId="77777777" w:rsidR="002A6EFF" w:rsidRPr="00AF3D64" w:rsidRDefault="002A6EFF" w:rsidP="009A4CD5">
            <w:pPr>
              <w:autoSpaceDE w:val="0"/>
              <w:autoSpaceDN w:val="0"/>
              <w:adjustRightInd w:val="0"/>
              <w:spacing w:before="60" w:after="60"/>
              <w:jc w:val="center"/>
              <w:rPr>
                <w:color w:val="000000"/>
              </w:rPr>
            </w:pPr>
            <w:r w:rsidRPr="00AF3D64">
              <w:rPr>
                <w:color w:val="000000"/>
              </w:rPr>
              <w:t>14 – 16</w:t>
            </w:r>
          </w:p>
        </w:tc>
      </w:tr>
      <w:tr w:rsidR="002A6EFF" w:rsidRPr="00AF3D64" w14:paraId="1A3DC49D" w14:textId="77777777" w:rsidTr="009A4CD5">
        <w:tc>
          <w:tcPr>
            <w:tcW w:w="8330" w:type="dxa"/>
          </w:tcPr>
          <w:p w14:paraId="62C1878B" w14:textId="77777777" w:rsidR="002A6EFF" w:rsidRPr="00AF3D64" w:rsidRDefault="002A6EFF" w:rsidP="009A4CD5">
            <w:pPr>
              <w:autoSpaceDE w:val="0"/>
              <w:autoSpaceDN w:val="0"/>
              <w:adjustRightInd w:val="0"/>
              <w:spacing w:before="60" w:after="60"/>
              <w:jc w:val="both"/>
              <w:rPr>
                <w:b/>
                <w:bCs/>
                <w:color w:val="000000"/>
              </w:rPr>
            </w:pPr>
            <w:r w:rsidRPr="00AF3D64">
              <w:rPr>
                <w:b/>
                <w:bCs/>
                <w:color w:val="000000"/>
              </w:rPr>
              <w:t>APLICAÇÃO E OUTROS MATERIAIS EXPLICATIVOS</w:t>
            </w:r>
          </w:p>
        </w:tc>
        <w:tc>
          <w:tcPr>
            <w:tcW w:w="1449" w:type="dxa"/>
          </w:tcPr>
          <w:p w14:paraId="3579BC68" w14:textId="77777777" w:rsidR="002A6EFF" w:rsidRPr="00AF3D64" w:rsidRDefault="002A6EFF" w:rsidP="009A4CD5">
            <w:pPr>
              <w:autoSpaceDE w:val="0"/>
              <w:autoSpaceDN w:val="0"/>
              <w:adjustRightInd w:val="0"/>
              <w:spacing w:before="60" w:after="60"/>
              <w:jc w:val="center"/>
              <w:rPr>
                <w:color w:val="000000"/>
              </w:rPr>
            </w:pPr>
          </w:p>
        </w:tc>
      </w:tr>
      <w:tr w:rsidR="002A6EFF" w:rsidRPr="00AF3D64" w14:paraId="37C8B60A" w14:textId="77777777" w:rsidTr="009A4CD5">
        <w:tc>
          <w:tcPr>
            <w:tcW w:w="8330" w:type="dxa"/>
          </w:tcPr>
          <w:p w14:paraId="4EAC84EA" w14:textId="77777777" w:rsidR="002A6EFF" w:rsidRPr="00AF3D64" w:rsidRDefault="002A6EFF" w:rsidP="009A4CD5">
            <w:pPr>
              <w:autoSpaceDE w:val="0"/>
              <w:autoSpaceDN w:val="0"/>
              <w:adjustRightInd w:val="0"/>
              <w:spacing w:before="60" w:after="60"/>
              <w:jc w:val="both"/>
              <w:rPr>
                <w:color w:val="000000"/>
              </w:rPr>
            </w:pPr>
            <w:r w:rsidRPr="00AF3D64">
              <w:rPr>
                <w:color w:val="000000"/>
              </w:rPr>
              <w:t xml:space="preserve">Elaboração tempestiva da documentação de auditoria                                                        </w:t>
            </w:r>
          </w:p>
        </w:tc>
        <w:tc>
          <w:tcPr>
            <w:tcW w:w="1449" w:type="dxa"/>
          </w:tcPr>
          <w:p w14:paraId="4B73E298" w14:textId="77777777" w:rsidR="002A6EFF" w:rsidRPr="00AF3D64" w:rsidRDefault="002A6EFF" w:rsidP="009A4CD5">
            <w:pPr>
              <w:autoSpaceDE w:val="0"/>
              <w:autoSpaceDN w:val="0"/>
              <w:adjustRightInd w:val="0"/>
              <w:spacing w:before="60" w:after="60"/>
              <w:jc w:val="center"/>
              <w:rPr>
                <w:color w:val="000000"/>
              </w:rPr>
            </w:pPr>
            <w:r w:rsidRPr="00AF3D64">
              <w:rPr>
                <w:color w:val="000000"/>
              </w:rPr>
              <w:t>A1</w:t>
            </w:r>
          </w:p>
        </w:tc>
      </w:tr>
      <w:tr w:rsidR="002A6EFF" w:rsidRPr="00AF3D64" w14:paraId="43A09D4F" w14:textId="77777777" w:rsidTr="009A4CD5">
        <w:tc>
          <w:tcPr>
            <w:tcW w:w="8330" w:type="dxa"/>
          </w:tcPr>
          <w:p w14:paraId="29FC68CA" w14:textId="77777777" w:rsidR="002A6EFF" w:rsidRPr="00AF3D64" w:rsidRDefault="002A6EFF" w:rsidP="009A4CD5">
            <w:pPr>
              <w:autoSpaceDE w:val="0"/>
              <w:autoSpaceDN w:val="0"/>
              <w:adjustRightInd w:val="0"/>
              <w:spacing w:before="60" w:after="60"/>
              <w:rPr>
                <w:color w:val="000000"/>
              </w:rPr>
            </w:pPr>
            <w:r w:rsidRPr="00AF3D64">
              <w:rPr>
                <w:color w:val="000000"/>
              </w:rPr>
              <w:t>Documentação dos procedimentos de auditoria executados e da evidência de auditoria obtida</w:t>
            </w:r>
          </w:p>
        </w:tc>
        <w:tc>
          <w:tcPr>
            <w:tcW w:w="1449" w:type="dxa"/>
          </w:tcPr>
          <w:p w14:paraId="534CC7FA" w14:textId="77777777" w:rsidR="002A6EFF" w:rsidRPr="00AF3D64" w:rsidRDefault="002A6EFF" w:rsidP="009A4CD5">
            <w:pPr>
              <w:autoSpaceDE w:val="0"/>
              <w:autoSpaceDN w:val="0"/>
              <w:adjustRightInd w:val="0"/>
              <w:spacing w:before="60" w:after="60"/>
              <w:jc w:val="center"/>
              <w:rPr>
                <w:color w:val="000000"/>
              </w:rPr>
            </w:pPr>
            <w:r w:rsidRPr="00AF3D64">
              <w:rPr>
                <w:color w:val="000000"/>
              </w:rPr>
              <w:t>A2 – A20</w:t>
            </w:r>
          </w:p>
        </w:tc>
      </w:tr>
      <w:tr w:rsidR="002A6EFF" w:rsidRPr="00AF3D64" w14:paraId="22C6325D" w14:textId="77777777" w:rsidTr="009A4CD5">
        <w:tc>
          <w:tcPr>
            <w:tcW w:w="8330" w:type="dxa"/>
          </w:tcPr>
          <w:p w14:paraId="03BFB13A" w14:textId="77777777" w:rsidR="002A6EFF" w:rsidRPr="00AF3D64" w:rsidRDefault="002A6EFF" w:rsidP="009A4CD5">
            <w:pPr>
              <w:autoSpaceDE w:val="0"/>
              <w:autoSpaceDN w:val="0"/>
              <w:adjustRightInd w:val="0"/>
              <w:spacing w:before="60" w:after="60"/>
              <w:jc w:val="both"/>
              <w:rPr>
                <w:b/>
                <w:bCs/>
                <w:color w:val="000000"/>
              </w:rPr>
            </w:pPr>
            <w:r w:rsidRPr="00AF3D64">
              <w:rPr>
                <w:color w:val="000000"/>
              </w:rPr>
              <w:t xml:space="preserve">Montagem do arquivo final de auditoria                                                           </w:t>
            </w:r>
          </w:p>
        </w:tc>
        <w:tc>
          <w:tcPr>
            <w:tcW w:w="1449" w:type="dxa"/>
          </w:tcPr>
          <w:p w14:paraId="6BFEA328" w14:textId="77777777" w:rsidR="002A6EFF" w:rsidRPr="00AF3D64" w:rsidRDefault="002A6EFF" w:rsidP="009A4CD5">
            <w:pPr>
              <w:autoSpaceDE w:val="0"/>
              <w:autoSpaceDN w:val="0"/>
              <w:adjustRightInd w:val="0"/>
              <w:spacing w:before="60" w:after="60"/>
              <w:jc w:val="center"/>
              <w:rPr>
                <w:color w:val="000000"/>
              </w:rPr>
            </w:pPr>
            <w:r w:rsidRPr="00AF3D64">
              <w:rPr>
                <w:color w:val="000000"/>
              </w:rPr>
              <w:t>A21 –A24</w:t>
            </w:r>
          </w:p>
        </w:tc>
      </w:tr>
      <w:tr w:rsidR="002A6EFF" w:rsidRPr="00AF3D64" w14:paraId="401DE2EE" w14:textId="77777777" w:rsidTr="009A4CD5">
        <w:tc>
          <w:tcPr>
            <w:tcW w:w="8330" w:type="dxa"/>
          </w:tcPr>
          <w:p w14:paraId="2886E4F1" w14:textId="77777777" w:rsidR="002A6EFF" w:rsidRPr="00AF3D64" w:rsidRDefault="002A6EFF" w:rsidP="009A4CD5">
            <w:pPr>
              <w:autoSpaceDE w:val="0"/>
              <w:autoSpaceDN w:val="0"/>
              <w:adjustRightInd w:val="0"/>
              <w:spacing w:before="60" w:after="60"/>
              <w:jc w:val="both"/>
              <w:rPr>
                <w:b/>
                <w:bCs/>
                <w:color w:val="000000"/>
              </w:rPr>
            </w:pPr>
            <w:r w:rsidRPr="00AF3D64">
              <w:rPr>
                <w:b/>
                <w:color w:val="000000"/>
              </w:rPr>
              <w:t>Apêndice</w:t>
            </w:r>
            <w:r w:rsidRPr="00AF3D64">
              <w:rPr>
                <w:color w:val="000000"/>
              </w:rPr>
              <w:t>: Requerimentos específicos de documentação de auditoria em outras normas</w:t>
            </w:r>
          </w:p>
        </w:tc>
        <w:tc>
          <w:tcPr>
            <w:tcW w:w="1449" w:type="dxa"/>
          </w:tcPr>
          <w:p w14:paraId="5A09AC25" w14:textId="77777777" w:rsidR="002A6EFF" w:rsidRPr="00AF3D64" w:rsidRDefault="002A6EFF" w:rsidP="009A4CD5">
            <w:pPr>
              <w:autoSpaceDE w:val="0"/>
              <w:autoSpaceDN w:val="0"/>
              <w:adjustRightInd w:val="0"/>
              <w:spacing w:before="60" w:after="60"/>
              <w:jc w:val="center"/>
              <w:rPr>
                <w:b/>
                <w:bCs/>
                <w:color w:val="000000"/>
              </w:rPr>
            </w:pPr>
          </w:p>
        </w:tc>
      </w:tr>
    </w:tbl>
    <w:p w14:paraId="559795FB" w14:textId="77777777" w:rsidR="002A6EFF" w:rsidRDefault="002A6EFF" w:rsidP="002A6EFF">
      <w:pPr>
        <w:autoSpaceDE w:val="0"/>
        <w:autoSpaceDN w:val="0"/>
        <w:adjustRightInd w:val="0"/>
        <w:jc w:val="both"/>
        <w:rPr>
          <w:color w:val="000000"/>
        </w:rPr>
      </w:pPr>
      <w:r>
        <w:rPr>
          <w:color w:val="000000"/>
        </w:rPr>
        <w:tab/>
      </w:r>
    </w:p>
    <w:p w14:paraId="3361B000" w14:textId="77777777" w:rsidR="002A6EFF" w:rsidRDefault="002A6EFF" w:rsidP="002A6EFF">
      <w:pPr>
        <w:autoSpaceDE w:val="0"/>
        <w:autoSpaceDN w:val="0"/>
        <w:adjustRightInd w:val="0"/>
        <w:jc w:val="both"/>
        <w:rPr>
          <w:color w:val="000000"/>
        </w:rPr>
      </w:pPr>
      <w:r>
        <w:rPr>
          <w:color w:val="000000"/>
        </w:rPr>
        <w:t>Esta Norma deve ser lida no contexto da NBC TA 200 – Objetivos Gerais do Auditor Independente e a Condução da Auditoria em Conformidade com Normas de Auditoria.</w:t>
      </w:r>
    </w:p>
    <w:p w14:paraId="45A9C678" w14:textId="77777777" w:rsidR="002A6EFF" w:rsidRDefault="002A6EFF" w:rsidP="002A6EFF">
      <w:pPr>
        <w:autoSpaceDE w:val="0"/>
        <w:autoSpaceDN w:val="0"/>
        <w:adjustRightInd w:val="0"/>
        <w:jc w:val="both"/>
        <w:rPr>
          <w:color w:val="000000"/>
        </w:rPr>
      </w:pPr>
    </w:p>
    <w:p w14:paraId="1D2FB499" w14:textId="77777777" w:rsidR="002A6EFF" w:rsidRDefault="002A6EFF" w:rsidP="002A6EFF">
      <w:pPr>
        <w:autoSpaceDE w:val="0"/>
        <w:autoSpaceDN w:val="0"/>
        <w:adjustRightInd w:val="0"/>
        <w:jc w:val="both"/>
        <w:rPr>
          <w:b/>
          <w:bCs/>
          <w:color w:val="000000"/>
          <w:sz w:val="28"/>
          <w:szCs w:val="28"/>
        </w:rPr>
      </w:pPr>
    </w:p>
    <w:p w14:paraId="4A30249A" w14:textId="77777777" w:rsidR="002A6EFF" w:rsidRPr="00E610DC" w:rsidRDefault="002A6EFF" w:rsidP="002A6EFF">
      <w:pPr>
        <w:autoSpaceDE w:val="0"/>
        <w:autoSpaceDN w:val="0"/>
        <w:adjustRightInd w:val="0"/>
        <w:jc w:val="both"/>
        <w:rPr>
          <w:b/>
          <w:bCs/>
          <w:color w:val="000000"/>
          <w:sz w:val="28"/>
          <w:szCs w:val="28"/>
        </w:rPr>
      </w:pPr>
      <w:r w:rsidRPr="00E610DC">
        <w:rPr>
          <w:b/>
          <w:bCs/>
          <w:color w:val="000000"/>
          <w:sz w:val="28"/>
          <w:szCs w:val="28"/>
        </w:rPr>
        <w:t>Introdução</w:t>
      </w:r>
    </w:p>
    <w:p w14:paraId="33F90BAD" w14:textId="77777777" w:rsidR="002A6EFF" w:rsidRDefault="002A6EFF" w:rsidP="002A6EFF">
      <w:pPr>
        <w:autoSpaceDE w:val="0"/>
        <w:autoSpaceDN w:val="0"/>
        <w:adjustRightInd w:val="0"/>
        <w:jc w:val="both"/>
        <w:rPr>
          <w:b/>
          <w:bCs/>
          <w:color w:val="000000"/>
        </w:rPr>
      </w:pPr>
    </w:p>
    <w:p w14:paraId="7441BC9E" w14:textId="77777777" w:rsidR="002A6EFF" w:rsidRDefault="002A6EFF" w:rsidP="002A6EFF">
      <w:pPr>
        <w:autoSpaceDE w:val="0"/>
        <w:autoSpaceDN w:val="0"/>
        <w:adjustRightInd w:val="0"/>
        <w:jc w:val="both"/>
        <w:rPr>
          <w:b/>
          <w:bCs/>
          <w:color w:val="000000"/>
        </w:rPr>
      </w:pPr>
      <w:r>
        <w:rPr>
          <w:b/>
          <w:bCs/>
          <w:color w:val="000000"/>
        </w:rPr>
        <w:t>Alcance</w:t>
      </w:r>
    </w:p>
    <w:p w14:paraId="18EDF243" w14:textId="77777777" w:rsidR="002A6EFF" w:rsidRDefault="002A6EFF" w:rsidP="002A6EFF">
      <w:pPr>
        <w:autoSpaceDE w:val="0"/>
        <w:autoSpaceDN w:val="0"/>
        <w:adjustRightInd w:val="0"/>
        <w:jc w:val="both"/>
        <w:rPr>
          <w:b/>
          <w:bCs/>
          <w:color w:val="000000"/>
        </w:rPr>
      </w:pPr>
    </w:p>
    <w:p w14:paraId="7B73A75D" w14:textId="77777777" w:rsidR="002A6EFF" w:rsidRDefault="002A6EFF" w:rsidP="002A6EFF">
      <w:pPr>
        <w:autoSpaceDE w:val="0"/>
        <w:autoSpaceDN w:val="0"/>
        <w:adjustRightInd w:val="0"/>
        <w:ind w:left="567" w:hanging="567"/>
        <w:jc w:val="both"/>
        <w:rPr>
          <w:color w:val="000000"/>
        </w:rPr>
      </w:pPr>
      <w:r>
        <w:rPr>
          <w:color w:val="000000"/>
        </w:rPr>
        <w:t xml:space="preserve">1.    Esta Norma trata da responsabilidade do auditor na elaboração da documentação de auditoria para a auditoria das demonstrações contábeis. O Apêndice relaciona outras normas que contêm exigências de documentação e orientações específicas. As exigências específicas de documentação de outras normas não limitam a aplicação desta Norma. Leis ou regulamentos podem estabelecer exigências adicionais de documentação. </w:t>
      </w:r>
    </w:p>
    <w:p w14:paraId="1EE88F60" w14:textId="77777777" w:rsidR="002A6EFF" w:rsidRDefault="002A6EFF" w:rsidP="002A6EFF">
      <w:pPr>
        <w:autoSpaceDE w:val="0"/>
        <w:autoSpaceDN w:val="0"/>
        <w:adjustRightInd w:val="0"/>
        <w:jc w:val="both"/>
        <w:rPr>
          <w:color w:val="000000"/>
        </w:rPr>
      </w:pPr>
    </w:p>
    <w:p w14:paraId="5AD121A0" w14:textId="77777777" w:rsidR="002A6EFF" w:rsidRDefault="002A6EFF" w:rsidP="002A6EFF">
      <w:pPr>
        <w:autoSpaceDE w:val="0"/>
        <w:autoSpaceDN w:val="0"/>
        <w:adjustRightInd w:val="0"/>
        <w:jc w:val="both"/>
        <w:rPr>
          <w:b/>
          <w:i/>
          <w:iCs/>
          <w:color w:val="000000"/>
        </w:rPr>
      </w:pPr>
      <w:r>
        <w:rPr>
          <w:b/>
          <w:iCs/>
          <w:color w:val="000000"/>
        </w:rPr>
        <w:t>Natureza e finalidade da documentação de</w:t>
      </w:r>
      <w:r>
        <w:rPr>
          <w:b/>
          <w:i/>
          <w:iCs/>
          <w:color w:val="000000"/>
        </w:rPr>
        <w:t xml:space="preserve"> </w:t>
      </w:r>
      <w:r w:rsidRPr="00450B7C">
        <w:rPr>
          <w:b/>
          <w:iCs/>
          <w:color w:val="000000"/>
        </w:rPr>
        <w:t>auditoria</w:t>
      </w:r>
    </w:p>
    <w:p w14:paraId="2403E978" w14:textId="77777777" w:rsidR="002A6EFF" w:rsidRDefault="002A6EFF" w:rsidP="002A6EFF">
      <w:pPr>
        <w:autoSpaceDE w:val="0"/>
        <w:autoSpaceDN w:val="0"/>
        <w:adjustRightInd w:val="0"/>
        <w:jc w:val="both"/>
        <w:rPr>
          <w:b/>
          <w:i/>
          <w:iCs/>
          <w:color w:val="000000"/>
        </w:rPr>
      </w:pPr>
    </w:p>
    <w:p w14:paraId="45205B1D" w14:textId="77777777" w:rsidR="002A6EFF" w:rsidRDefault="002A6EFF" w:rsidP="002A6EFF">
      <w:pPr>
        <w:autoSpaceDE w:val="0"/>
        <w:autoSpaceDN w:val="0"/>
        <w:adjustRightInd w:val="0"/>
        <w:spacing w:after="120"/>
        <w:ind w:left="567" w:hanging="567"/>
        <w:jc w:val="both"/>
        <w:rPr>
          <w:color w:val="000000"/>
        </w:rPr>
      </w:pPr>
      <w:r>
        <w:rPr>
          <w:color w:val="000000"/>
        </w:rPr>
        <w:t xml:space="preserve">2.    </w:t>
      </w:r>
      <w:r>
        <w:rPr>
          <w:color w:val="000000"/>
        </w:rPr>
        <w:tab/>
        <w:t>A documentação de auditoria, que atende às exigências desta Norma e às exigências específicas de documentação de outras normas de auditoria relevantes, fornece:</w:t>
      </w:r>
    </w:p>
    <w:p w14:paraId="05543C0F" w14:textId="77777777" w:rsidR="002A6EFF" w:rsidRDefault="002A6EFF" w:rsidP="002A6EFF">
      <w:pPr>
        <w:autoSpaceDE w:val="0"/>
        <w:autoSpaceDN w:val="0"/>
        <w:adjustRightInd w:val="0"/>
        <w:spacing w:after="120"/>
        <w:ind w:left="993" w:hanging="426"/>
        <w:jc w:val="both"/>
        <w:rPr>
          <w:color w:val="000000"/>
        </w:rPr>
      </w:pPr>
      <w:r>
        <w:rPr>
          <w:color w:val="000000"/>
        </w:rPr>
        <w:t xml:space="preserve">(a)  </w:t>
      </w:r>
      <w:r>
        <w:rPr>
          <w:color w:val="000000"/>
        </w:rPr>
        <w:tab/>
      </w:r>
      <w:r w:rsidRPr="009E12D3">
        <w:rPr>
          <w:color w:val="000000"/>
          <w:highlight w:val="yellow"/>
        </w:rPr>
        <w:t>evidência da base do auditor</w:t>
      </w:r>
      <w:r>
        <w:rPr>
          <w:color w:val="000000"/>
        </w:rPr>
        <w:t xml:space="preserve"> para uma conclusão quanto ao cumprimento do objetivo global do auditor (NBC TA 200); e</w:t>
      </w:r>
    </w:p>
    <w:p w14:paraId="0B90BABC" w14:textId="77777777" w:rsidR="002A6EFF" w:rsidRDefault="002A6EFF" w:rsidP="002A6EFF">
      <w:pPr>
        <w:autoSpaceDE w:val="0"/>
        <w:autoSpaceDN w:val="0"/>
        <w:adjustRightInd w:val="0"/>
        <w:ind w:left="993" w:hanging="426"/>
        <w:jc w:val="both"/>
        <w:rPr>
          <w:color w:val="000000"/>
        </w:rPr>
      </w:pPr>
      <w:r>
        <w:rPr>
          <w:color w:val="000000"/>
        </w:rPr>
        <w:t>(b)  evidência de que a auditoria foi planejada e executada em conformidade com as normas de auditoria e exigências legais e regulamentares aplicáveis.</w:t>
      </w:r>
    </w:p>
    <w:p w14:paraId="4A586303" w14:textId="77777777" w:rsidR="002A6EFF" w:rsidRDefault="002A6EFF" w:rsidP="002A6EFF">
      <w:pPr>
        <w:autoSpaceDE w:val="0"/>
        <w:autoSpaceDN w:val="0"/>
        <w:adjustRightInd w:val="0"/>
        <w:jc w:val="both"/>
        <w:rPr>
          <w:color w:val="000000"/>
        </w:rPr>
      </w:pPr>
    </w:p>
    <w:p w14:paraId="3BDB4414" w14:textId="77777777" w:rsidR="002A6EFF" w:rsidRDefault="002A6EFF" w:rsidP="002A6EFF">
      <w:pPr>
        <w:autoSpaceDE w:val="0"/>
        <w:autoSpaceDN w:val="0"/>
        <w:adjustRightInd w:val="0"/>
        <w:ind w:left="567" w:hanging="567"/>
        <w:jc w:val="both"/>
        <w:rPr>
          <w:color w:val="000000"/>
        </w:rPr>
      </w:pPr>
      <w:r>
        <w:rPr>
          <w:color w:val="000000"/>
        </w:rPr>
        <w:t>3.      A documentação de auditoria serve para várias finalidades adicionais, que incluem:</w:t>
      </w:r>
    </w:p>
    <w:p w14:paraId="65CF92DF"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 xml:space="preserve">assistir a equipe de trabalho no planejamento e execução da auditoria; </w:t>
      </w:r>
    </w:p>
    <w:p w14:paraId="67426C85"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 xml:space="preserve">assistir aos membros da equipe de trabalho responsáveis pela direção e supervisão do trabalho de auditoria e no cumprimento de suas responsabilidades de revisão em conformidade com a </w:t>
      </w:r>
      <w:r w:rsidRPr="009E12D3">
        <w:rPr>
          <w:color w:val="000000"/>
          <w:highlight w:val="yellow"/>
        </w:rPr>
        <w:t>NBC TA 220</w:t>
      </w:r>
      <w:r>
        <w:rPr>
          <w:color w:val="000000"/>
        </w:rPr>
        <w:t xml:space="preserve"> – Controle de Qualidade da Auditoria de Demonstrações Contábeis;   </w:t>
      </w:r>
    </w:p>
    <w:p w14:paraId="7A4A1FA7"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 xml:space="preserve">permitir que a equipe de </w:t>
      </w:r>
      <w:r w:rsidRPr="009E12D3">
        <w:rPr>
          <w:color w:val="000000"/>
          <w:highlight w:val="red"/>
        </w:rPr>
        <w:t>trabalho possa ser responsabilizada</w:t>
      </w:r>
      <w:r>
        <w:rPr>
          <w:color w:val="000000"/>
        </w:rPr>
        <w:t xml:space="preserve"> por seu trabalho;</w:t>
      </w:r>
    </w:p>
    <w:p w14:paraId="08AD34BF"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manter um registro de assuntos de importância recorrente para auditorias futuras;</w:t>
      </w:r>
    </w:p>
    <w:p w14:paraId="77CD263A"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 xml:space="preserve">permitir a condução de revisões e inspeções de controle de qualidade em conformidade com a </w:t>
      </w:r>
      <w:r w:rsidRPr="009E12D3">
        <w:rPr>
          <w:color w:val="000000"/>
          <w:highlight w:val="yellow"/>
        </w:rPr>
        <w:t>NBC PA 01</w:t>
      </w:r>
      <w:r>
        <w:rPr>
          <w:color w:val="000000"/>
        </w:rPr>
        <w:t xml:space="preserve"> – Controle de Qualidade para Firmas (Pessoas Jurídicas e Físicas) de Auditores Independentes que executam exames de auditoria e revisões de informação financeira histórica, e outros trabalhos de asseguração e de serviços correlatos (NBC TA 220, item 2);</w:t>
      </w:r>
    </w:p>
    <w:p w14:paraId="14406AAC"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permitir a condução de inspeções externas em conformidade com as exigências legais, regulamentares e outras exigências aplicáveis.</w:t>
      </w:r>
    </w:p>
    <w:p w14:paraId="0648F5AC" w14:textId="77777777" w:rsidR="002A6EFF" w:rsidRDefault="002A6EFF" w:rsidP="002A6EFF">
      <w:pPr>
        <w:autoSpaceDE w:val="0"/>
        <w:autoSpaceDN w:val="0"/>
        <w:adjustRightInd w:val="0"/>
        <w:jc w:val="both"/>
        <w:rPr>
          <w:color w:val="000000"/>
        </w:rPr>
      </w:pPr>
    </w:p>
    <w:p w14:paraId="380568E7" w14:textId="77777777" w:rsidR="002A6EFF" w:rsidRDefault="002A6EFF" w:rsidP="002A6EFF">
      <w:pPr>
        <w:autoSpaceDE w:val="0"/>
        <w:autoSpaceDN w:val="0"/>
        <w:adjustRightInd w:val="0"/>
        <w:jc w:val="both"/>
        <w:rPr>
          <w:b/>
          <w:bCs/>
          <w:color w:val="000000"/>
        </w:rPr>
      </w:pPr>
      <w:r>
        <w:rPr>
          <w:b/>
          <w:bCs/>
          <w:color w:val="000000"/>
        </w:rPr>
        <w:t>Data de vigência</w:t>
      </w:r>
    </w:p>
    <w:p w14:paraId="42964035" w14:textId="77777777" w:rsidR="002A6EFF" w:rsidRDefault="002A6EFF" w:rsidP="002A6EFF">
      <w:pPr>
        <w:autoSpaceDE w:val="0"/>
        <w:autoSpaceDN w:val="0"/>
        <w:adjustRightInd w:val="0"/>
        <w:jc w:val="both"/>
        <w:rPr>
          <w:b/>
          <w:bCs/>
          <w:color w:val="000000"/>
        </w:rPr>
      </w:pPr>
    </w:p>
    <w:p w14:paraId="192A0660" w14:textId="77777777" w:rsidR="002A6EFF" w:rsidRDefault="002A6EFF" w:rsidP="002A6EFF">
      <w:pPr>
        <w:autoSpaceDE w:val="0"/>
        <w:autoSpaceDN w:val="0"/>
        <w:adjustRightInd w:val="0"/>
        <w:ind w:left="567" w:hanging="567"/>
        <w:jc w:val="both"/>
        <w:rPr>
          <w:color w:val="000000"/>
        </w:rPr>
      </w:pPr>
      <w:r>
        <w:rPr>
          <w:color w:val="000000"/>
        </w:rPr>
        <w:t xml:space="preserve">4.   </w:t>
      </w:r>
      <w:r>
        <w:rPr>
          <w:color w:val="000000"/>
        </w:rPr>
        <w:tab/>
        <w:t>Esta Norma é aplicável a auditorias de demonstrações contábeis para períodos iniciados em ou após 1º de janeiro de 2010.</w:t>
      </w:r>
    </w:p>
    <w:p w14:paraId="7C435189" w14:textId="77777777" w:rsidR="002A6EFF" w:rsidRPr="007169B1" w:rsidRDefault="002A6EFF" w:rsidP="002A6EFF">
      <w:pPr>
        <w:autoSpaceDE w:val="0"/>
        <w:autoSpaceDN w:val="0"/>
        <w:adjustRightInd w:val="0"/>
        <w:jc w:val="both"/>
        <w:rPr>
          <w:b/>
          <w:bCs/>
          <w:color w:val="000000"/>
        </w:rPr>
      </w:pPr>
    </w:p>
    <w:p w14:paraId="3D9BEB9B" w14:textId="77777777" w:rsidR="002A6EFF" w:rsidRDefault="002A6EFF" w:rsidP="002A6EFF">
      <w:pPr>
        <w:autoSpaceDE w:val="0"/>
        <w:autoSpaceDN w:val="0"/>
        <w:adjustRightInd w:val="0"/>
        <w:jc w:val="both"/>
        <w:rPr>
          <w:b/>
          <w:bCs/>
          <w:color w:val="000000"/>
          <w:sz w:val="28"/>
          <w:szCs w:val="28"/>
        </w:rPr>
      </w:pPr>
      <w:r>
        <w:rPr>
          <w:b/>
          <w:bCs/>
          <w:color w:val="000000"/>
          <w:sz w:val="28"/>
          <w:szCs w:val="28"/>
        </w:rPr>
        <w:t>Objetivo</w:t>
      </w:r>
    </w:p>
    <w:p w14:paraId="21AA7672" w14:textId="77777777" w:rsidR="002A6EFF" w:rsidRDefault="002A6EFF" w:rsidP="002A6EFF">
      <w:pPr>
        <w:autoSpaceDE w:val="0"/>
        <w:autoSpaceDN w:val="0"/>
        <w:adjustRightInd w:val="0"/>
        <w:jc w:val="both"/>
        <w:rPr>
          <w:b/>
          <w:bCs/>
          <w:color w:val="000000"/>
        </w:rPr>
      </w:pPr>
    </w:p>
    <w:p w14:paraId="238EC4CA" w14:textId="77777777" w:rsidR="002A6EFF" w:rsidRDefault="002A6EFF" w:rsidP="002A6EFF">
      <w:pPr>
        <w:autoSpaceDE w:val="0"/>
        <w:autoSpaceDN w:val="0"/>
        <w:adjustRightInd w:val="0"/>
        <w:spacing w:after="120"/>
        <w:ind w:left="567" w:hanging="567"/>
        <w:jc w:val="both"/>
        <w:rPr>
          <w:color w:val="000000"/>
        </w:rPr>
      </w:pPr>
      <w:r>
        <w:rPr>
          <w:color w:val="000000"/>
        </w:rPr>
        <w:t>5.      O objetivo do auditor é preparar documentação que forneça:</w:t>
      </w:r>
    </w:p>
    <w:p w14:paraId="372036E6" w14:textId="77777777" w:rsidR="002A6EFF" w:rsidRDefault="002A6EFF">
      <w:pPr>
        <w:numPr>
          <w:ilvl w:val="0"/>
          <w:numId w:val="92"/>
        </w:numPr>
        <w:autoSpaceDE w:val="0"/>
        <w:autoSpaceDN w:val="0"/>
        <w:adjustRightInd w:val="0"/>
        <w:spacing w:after="120" w:line="240" w:lineRule="auto"/>
        <w:ind w:left="993" w:hanging="426"/>
        <w:jc w:val="both"/>
        <w:rPr>
          <w:color w:val="000000"/>
        </w:rPr>
      </w:pPr>
      <w:r>
        <w:rPr>
          <w:color w:val="000000"/>
        </w:rPr>
        <w:t xml:space="preserve">registro </w:t>
      </w:r>
      <w:r w:rsidRPr="009E12D3">
        <w:rPr>
          <w:color w:val="000000"/>
          <w:highlight w:val="yellow"/>
        </w:rPr>
        <w:t>suficiente e apropriado</w:t>
      </w:r>
      <w:r>
        <w:rPr>
          <w:color w:val="000000"/>
        </w:rPr>
        <w:t xml:space="preserve"> do embasamento do relatório do auditor; e</w:t>
      </w:r>
    </w:p>
    <w:p w14:paraId="69E6F443" w14:textId="77777777" w:rsidR="002A6EFF" w:rsidRDefault="002A6EFF" w:rsidP="002A6EFF">
      <w:pPr>
        <w:autoSpaceDE w:val="0"/>
        <w:autoSpaceDN w:val="0"/>
        <w:adjustRightInd w:val="0"/>
        <w:ind w:left="993" w:hanging="426"/>
        <w:jc w:val="both"/>
        <w:rPr>
          <w:color w:val="000000"/>
        </w:rPr>
      </w:pPr>
      <w:r>
        <w:rPr>
          <w:color w:val="000000"/>
        </w:rPr>
        <w:t xml:space="preserve">(b)  </w:t>
      </w:r>
      <w:r>
        <w:rPr>
          <w:color w:val="000000"/>
        </w:rPr>
        <w:tab/>
        <w:t>evidências de que a auditoria foi planejada e executada em conformidade com as normas e as exigências legais e regulamentares aplicáveis.</w:t>
      </w:r>
    </w:p>
    <w:p w14:paraId="5C359EF5" w14:textId="77777777" w:rsidR="002A6EFF" w:rsidRDefault="002A6EFF" w:rsidP="002A6EFF">
      <w:pPr>
        <w:autoSpaceDE w:val="0"/>
        <w:autoSpaceDN w:val="0"/>
        <w:adjustRightInd w:val="0"/>
        <w:jc w:val="both"/>
        <w:rPr>
          <w:color w:val="000000"/>
        </w:rPr>
      </w:pPr>
    </w:p>
    <w:p w14:paraId="101FF712" w14:textId="77777777" w:rsidR="002A6EFF" w:rsidRDefault="002A6EFF" w:rsidP="002A6EFF">
      <w:pPr>
        <w:autoSpaceDE w:val="0"/>
        <w:autoSpaceDN w:val="0"/>
        <w:adjustRightInd w:val="0"/>
        <w:jc w:val="both"/>
        <w:rPr>
          <w:b/>
          <w:bCs/>
          <w:color w:val="000000"/>
          <w:sz w:val="28"/>
          <w:szCs w:val="28"/>
        </w:rPr>
      </w:pPr>
      <w:r>
        <w:rPr>
          <w:b/>
          <w:bCs/>
          <w:color w:val="000000"/>
          <w:sz w:val="28"/>
          <w:szCs w:val="28"/>
        </w:rPr>
        <w:t>Definições</w:t>
      </w:r>
    </w:p>
    <w:p w14:paraId="35562DC1" w14:textId="77777777" w:rsidR="002A6EFF" w:rsidRDefault="002A6EFF" w:rsidP="002A6EFF">
      <w:pPr>
        <w:autoSpaceDE w:val="0"/>
        <w:autoSpaceDN w:val="0"/>
        <w:adjustRightInd w:val="0"/>
        <w:jc w:val="both"/>
        <w:rPr>
          <w:b/>
          <w:bCs/>
          <w:color w:val="000000"/>
        </w:rPr>
      </w:pPr>
    </w:p>
    <w:p w14:paraId="46261224" w14:textId="77777777" w:rsidR="002A6EFF" w:rsidRDefault="002A6EFF" w:rsidP="002A6EFF">
      <w:pPr>
        <w:autoSpaceDE w:val="0"/>
        <w:autoSpaceDN w:val="0"/>
        <w:adjustRightInd w:val="0"/>
        <w:spacing w:after="120"/>
        <w:ind w:left="567" w:hanging="567"/>
        <w:jc w:val="both"/>
        <w:rPr>
          <w:color w:val="000000"/>
        </w:rPr>
      </w:pPr>
      <w:r>
        <w:rPr>
          <w:color w:val="000000"/>
        </w:rPr>
        <w:t>6.   Para fins das normas de auditoria, os seguintes termos possuem os significados atribuídos abaixo:</w:t>
      </w:r>
    </w:p>
    <w:p w14:paraId="3D92BE6D" w14:textId="77777777" w:rsidR="002A6EFF" w:rsidRDefault="002A6EFF" w:rsidP="002A6EFF">
      <w:pPr>
        <w:rPr>
          <w:color w:val="000000"/>
        </w:rPr>
      </w:pPr>
      <w:r>
        <w:rPr>
          <w:b/>
          <w:color w:val="000000"/>
        </w:rPr>
        <w:t xml:space="preserve">(a) </w:t>
      </w:r>
      <w:r>
        <w:rPr>
          <w:b/>
          <w:color w:val="000000"/>
        </w:rPr>
        <w:tab/>
      </w:r>
      <w:r w:rsidRPr="007169B1">
        <w:rPr>
          <w:b/>
          <w:color w:val="000000"/>
        </w:rPr>
        <w:t>Documentação de auditoria</w:t>
      </w:r>
      <w:r>
        <w:rPr>
          <w:color w:val="000000"/>
        </w:rPr>
        <w:t xml:space="preserve"> é o registro dos procedimentos de auditoria executados, da evidência de auditoria </w:t>
      </w:r>
      <w:r w:rsidRPr="009E12D3">
        <w:rPr>
          <w:color w:val="000000"/>
          <w:highlight w:val="yellow"/>
        </w:rPr>
        <w:t>relevante</w:t>
      </w:r>
      <w:r>
        <w:rPr>
          <w:color w:val="000000"/>
        </w:rPr>
        <w:t xml:space="preserve"> obtida e conclusões alcançadas pelo auditor (usualmente também é utilizada a expressão “</w:t>
      </w:r>
      <w:r w:rsidRPr="009E12D3">
        <w:rPr>
          <w:color w:val="000000"/>
          <w:highlight w:val="yellow"/>
        </w:rPr>
        <w:t>papéis de trabalho</w:t>
      </w:r>
      <w:r>
        <w:rPr>
          <w:color w:val="000000"/>
        </w:rPr>
        <w:t>”).</w:t>
      </w:r>
    </w:p>
    <w:p w14:paraId="41A04326" w14:textId="77777777" w:rsidR="002A6EFF" w:rsidRDefault="002A6EFF" w:rsidP="002A6EFF">
      <w:pPr>
        <w:autoSpaceDE w:val="0"/>
        <w:autoSpaceDN w:val="0"/>
        <w:adjustRightInd w:val="0"/>
        <w:spacing w:after="120"/>
        <w:ind w:left="993" w:hanging="426"/>
        <w:jc w:val="both"/>
        <w:rPr>
          <w:color w:val="000000"/>
        </w:rPr>
      </w:pPr>
      <w:r>
        <w:rPr>
          <w:b/>
          <w:color w:val="000000"/>
        </w:rPr>
        <w:t>(b)</w:t>
      </w:r>
      <w:r>
        <w:rPr>
          <w:b/>
          <w:color w:val="000000"/>
        </w:rPr>
        <w:tab/>
      </w:r>
      <w:r w:rsidRPr="007169B1">
        <w:rPr>
          <w:b/>
          <w:color w:val="000000"/>
        </w:rPr>
        <w:t>Arquivo de auditoria</w:t>
      </w:r>
      <w:r>
        <w:rPr>
          <w:color w:val="000000"/>
        </w:rPr>
        <w:t xml:space="preserve"> compreende uma ou mais pastas ou outras formas de armazenamento, em forma física ou eletrônica que contêm os registros que constituem a </w:t>
      </w:r>
      <w:r w:rsidRPr="009E12D3">
        <w:rPr>
          <w:color w:val="000000"/>
          <w:highlight w:val="yellow"/>
        </w:rPr>
        <w:t>documentação de trabalho específico</w:t>
      </w:r>
      <w:r>
        <w:rPr>
          <w:color w:val="000000"/>
        </w:rPr>
        <w:t>.</w:t>
      </w:r>
    </w:p>
    <w:p w14:paraId="3C3CE3B1" w14:textId="77777777" w:rsidR="002A6EFF" w:rsidRDefault="002A6EFF" w:rsidP="002A6EFF">
      <w:pPr>
        <w:autoSpaceDE w:val="0"/>
        <w:autoSpaceDN w:val="0"/>
        <w:adjustRightInd w:val="0"/>
        <w:spacing w:after="120"/>
        <w:ind w:left="993" w:hanging="426"/>
        <w:jc w:val="both"/>
        <w:rPr>
          <w:color w:val="000000"/>
        </w:rPr>
      </w:pPr>
      <w:r>
        <w:rPr>
          <w:b/>
          <w:color w:val="000000"/>
        </w:rPr>
        <w:t xml:space="preserve">(c)  </w:t>
      </w:r>
      <w:r w:rsidRPr="007169B1">
        <w:rPr>
          <w:b/>
          <w:color w:val="000000"/>
        </w:rPr>
        <w:t>Auditor experiente</w:t>
      </w:r>
      <w:r>
        <w:rPr>
          <w:color w:val="000000"/>
        </w:rPr>
        <w:t xml:space="preserve"> é um indivíduo (interno ou externo à firma de auditoria) que possui experiência prática de auditoria e conhecimento razoável de: </w:t>
      </w:r>
    </w:p>
    <w:p w14:paraId="06F7E3CE" w14:textId="77777777" w:rsidR="002A6EFF" w:rsidRDefault="002A6EFF" w:rsidP="002A6EFF">
      <w:pPr>
        <w:autoSpaceDE w:val="0"/>
        <w:autoSpaceDN w:val="0"/>
        <w:adjustRightInd w:val="0"/>
        <w:spacing w:after="120"/>
        <w:ind w:left="1418" w:hanging="425"/>
        <w:jc w:val="both"/>
        <w:rPr>
          <w:color w:val="000000"/>
        </w:rPr>
      </w:pPr>
      <w:r>
        <w:rPr>
          <w:color w:val="000000"/>
        </w:rPr>
        <w:t>(i)</w:t>
      </w:r>
      <w:r>
        <w:rPr>
          <w:color w:val="000000"/>
        </w:rPr>
        <w:tab/>
        <w:t>processos de auditoria;</w:t>
      </w:r>
    </w:p>
    <w:p w14:paraId="6EEB1BE4" w14:textId="77777777" w:rsidR="002A6EFF" w:rsidRDefault="002A6EFF" w:rsidP="002A6EFF">
      <w:pPr>
        <w:autoSpaceDE w:val="0"/>
        <w:autoSpaceDN w:val="0"/>
        <w:adjustRightInd w:val="0"/>
        <w:spacing w:after="120"/>
        <w:ind w:left="1418" w:hanging="425"/>
        <w:jc w:val="both"/>
        <w:rPr>
          <w:color w:val="000000"/>
        </w:rPr>
      </w:pPr>
      <w:r>
        <w:rPr>
          <w:color w:val="000000"/>
        </w:rPr>
        <w:t>(ii)</w:t>
      </w:r>
      <w:r>
        <w:rPr>
          <w:color w:val="000000"/>
        </w:rPr>
        <w:tab/>
        <w:t xml:space="preserve">normas de auditoria e exigências legais e regulamentares aplicáveis; </w:t>
      </w:r>
    </w:p>
    <w:p w14:paraId="4C99F3A9" w14:textId="77777777" w:rsidR="002A6EFF" w:rsidRDefault="002A6EFF" w:rsidP="002A6EFF">
      <w:pPr>
        <w:autoSpaceDE w:val="0"/>
        <w:autoSpaceDN w:val="0"/>
        <w:adjustRightInd w:val="0"/>
        <w:spacing w:after="120"/>
        <w:ind w:left="1418" w:hanging="425"/>
        <w:jc w:val="both"/>
        <w:rPr>
          <w:color w:val="000000"/>
        </w:rPr>
      </w:pPr>
      <w:r>
        <w:rPr>
          <w:color w:val="000000"/>
        </w:rPr>
        <w:t>(iii)</w:t>
      </w:r>
      <w:r>
        <w:rPr>
          <w:color w:val="000000"/>
        </w:rPr>
        <w:tab/>
        <w:t>ambiente de negócios em que opera a entidade; e</w:t>
      </w:r>
    </w:p>
    <w:p w14:paraId="492581B8" w14:textId="77777777" w:rsidR="002A6EFF" w:rsidRDefault="002A6EFF" w:rsidP="002A6EFF">
      <w:pPr>
        <w:autoSpaceDE w:val="0"/>
        <w:autoSpaceDN w:val="0"/>
        <w:adjustRightInd w:val="0"/>
        <w:ind w:left="1418" w:hanging="425"/>
        <w:jc w:val="both"/>
        <w:rPr>
          <w:color w:val="000000"/>
        </w:rPr>
      </w:pPr>
      <w:r>
        <w:rPr>
          <w:color w:val="000000"/>
        </w:rPr>
        <w:t>(iv) assuntos de auditoria e de relatório financeiro relevantes ao setor de atividade da entidade.</w:t>
      </w:r>
    </w:p>
    <w:p w14:paraId="3EEE5C31" w14:textId="77777777" w:rsidR="002A6EFF" w:rsidRDefault="002A6EFF" w:rsidP="002A6EFF">
      <w:pPr>
        <w:autoSpaceDE w:val="0"/>
        <w:autoSpaceDN w:val="0"/>
        <w:adjustRightInd w:val="0"/>
        <w:jc w:val="both"/>
        <w:rPr>
          <w:color w:val="000000"/>
        </w:rPr>
      </w:pPr>
    </w:p>
    <w:p w14:paraId="5953904D" w14:textId="77777777" w:rsidR="002A6EFF" w:rsidRDefault="002A6EFF" w:rsidP="002A6EFF">
      <w:pPr>
        <w:autoSpaceDE w:val="0"/>
        <w:autoSpaceDN w:val="0"/>
        <w:adjustRightInd w:val="0"/>
        <w:jc w:val="both"/>
        <w:rPr>
          <w:b/>
          <w:bCs/>
          <w:color w:val="000000"/>
          <w:sz w:val="28"/>
          <w:szCs w:val="28"/>
        </w:rPr>
      </w:pPr>
      <w:r>
        <w:rPr>
          <w:b/>
          <w:bCs/>
          <w:color w:val="000000"/>
          <w:sz w:val="28"/>
          <w:szCs w:val="28"/>
        </w:rPr>
        <w:t>Requisitos</w:t>
      </w:r>
    </w:p>
    <w:p w14:paraId="75D3C544" w14:textId="77777777" w:rsidR="002A6EFF" w:rsidRDefault="002A6EFF" w:rsidP="002A6EFF">
      <w:pPr>
        <w:autoSpaceDE w:val="0"/>
        <w:autoSpaceDN w:val="0"/>
        <w:adjustRightInd w:val="0"/>
        <w:jc w:val="both"/>
        <w:rPr>
          <w:b/>
          <w:bCs/>
          <w:color w:val="000000"/>
        </w:rPr>
      </w:pPr>
    </w:p>
    <w:p w14:paraId="5843C61A" w14:textId="77777777" w:rsidR="002A6EFF" w:rsidRDefault="002A6EFF" w:rsidP="002A6EFF">
      <w:pPr>
        <w:autoSpaceDE w:val="0"/>
        <w:autoSpaceDN w:val="0"/>
        <w:adjustRightInd w:val="0"/>
        <w:jc w:val="both"/>
        <w:rPr>
          <w:b/>
          <w:bCs/>
          <w:color w:val="000000"/>
        </w:rPr>
      </w:pPr>
      <w:r>
        <w:rPr>
          <w:b/>
          <w:bCs/>
          <w:color w:val="000000"/>
        </w:rPr>
        <w:t>Elaboração tempestiva da documentação de auditoria</w:t>
      </w:r>
    </w:p>
    <w:p w14:paraId="3B13ABC9" w14:textId="77777777" w:rsidR="002A6EFF" w:rsidRDefault="002A6EFF" w:rsidP="002A6EFF">
      <w:pPr>
        <w:autoSpaceDE w:val="0"/>
        <w:autoSpaceDN w:val="0"/>
        <w:adjustRightInd w:val="0"/>
        <w:jc w:val="both"/>
        <w:rPr>
          <w:b/>
          <w:bCs/>
          <w:color w:val="000000"/>
        </w:rPr>
      </w:pPr>
    </w:p>
    <w:p w14:paraId="7CB21DC6" w14:textId="77777777" w:rsidR="002A6EFF" w:rsidRDefault="002A6EFF" w:rsidP="002A6EFF">
      <w:pPr>
        <w:autoSpaceDE w:val="0"/>
        <w:autoSpaceDN w:val="0"/>
        <w:adjustRightInd w:val="0"/>
        <w:ind w:left="567" w:hanging="567"/>
        <w:jc w:val="both"/>
        <w:rPr>
          <w:color w:val="000000"/>
        </w:rPr>
      </w:pPr>
      <w:r>
        <w:rPr>
          <w:color w:val="000000"/>
        </w:rPr>
        <w:t xml:space="preserve">7.      O auditor deve preparar </w:t>
      </w:r>
      <w:r w:rsidRPr="009E12D3">
        <w:rPr>
          <w:color w:val="000000"/>
          <w:highlight w:val="yellow"/>
        </w:rPr>
        <w:t>tempestivamente</w:t>
      </w:r>
      <w:r>
        <w:rPr>
          <w:color w:val="000000"/>
        </w:rPr>
        <w:t xml:space="preserve"> a documentação de auditoria (</w:t>
      </w:r>
      <w:commentRangeStart w:id="22"/>
      <w:r>
        <w:rPr>
          <w:color w:val="000000"/>
        </w:rPr>
        <w:t>ver item A1</w:t>
      </w:r>
      <w:commentRangeEnd w:id="22"/>
      <w:r>
        <w:rPr>
          <w:rStyle w:val="Refdecomentrio"/>
        </w:rPr>
        <w:commentReference w:id="22"/>
      </w:r>
      <w:r>
        <w:rPr>
          <w:color w:val="000000"/>
        </w:rPr>
        <w:t>).</w:t>
      </w:r>
    </w:p>
    <w:p w14:paraId="582D3A60" w14:textId="77777777" w:rsidR="002A6EFF" w:rsidRDefault="002A6EFF" w:rsidP="002A6EFF">
      <w:pPr>
        <w:autoSpaceDE w:val="0"/>
        <w:autoSpaceDN w:val="0"/>
        <w:adjustRightInd w:val="0"/>
        <w:jc w:val="both"/>
        <w:rPr>
          <w:color w:val="000000"/>
        </w:rPr>
      </w:pPr>
    </w:p>
    <w:p w14:paraId="5A25620B" w14:textId="77777777" w:rsidR="002A6EFF" w:rsidRDefault="002A6EFF" w:rsidP="002A6EFF">
      <w:pPr>
        <w:autoSpaceDE w:val="0"/>
        <w:autoSpaceDN w:val="0"/>
        <w:adjustRightInd w:val="0"/>
        <w:jc w:val="both"/>
        <w:rPr>
          <w:b/>
          <w:bCs/>
          <w:color w:val="000000"/>
        </w:rPr>
      </w:pPr>
      <w:r>
        <w:rPr>
          <w:b/>
          <w:bCs/>
          <w:color w:val="000000"/>
        </w:rPr>
        <w:t>Documentação dos procedimentos de auditoria executados e da evidência de auditoria obtida</w:t>
      </w:r>
    </w:p>
    <w:p w14:paraId="672F32C9" w14:textId="77777777" w:rsidR="002A6EFF" w:rsidRDefault="002A6EFF" w:rsidP="002A6EFF">
      <w:pPr>
        <w:autoSpaceDE w:val="0"/>
        <w:autoSpaceDN w:val="0"/>
        <w:adjustRightInd w:val="0"/>
        <w:jc w:val="both"/>
        <w:rPr>
          <w:b/>
          <w:bCs/>
          <w:color w:val="000000"/>
        </w:rPr>
      </w:pPr>
    </w:p>
    <w:p w14:paraId="18BC2D5A" w14:textId="77777777" w:rsidR="002A6EFF" w:rsidRPr="002A6EFF" w:rsidRDefault="002A6EFF" w:rsidP="002A6EFF">
      <w:pPr>
        <w:rPr>
          <w:b/>
          <w:bCs/>
        </w:rPr>
      </w:pPr>
      <w:r w:rsidRPr="002A6EFF">
        <w:rPr>
          <w:b/>
          <w:bCs/>
        </w:rPr>
        <w:t>Forma, conteúdo e extensão da documentação de auditoria</w:t>
      </w:r>
    </w:p>
    <w:p w14:paraId="0624917E" w14:textId="77777777" w:rsidR="002A6EFF" w:rsidRDefault="002A6EFF" w:rsidP="002A6EFF">
      <w:pPr>
        <w:autoSpaceDE w:val="0"/>
        <w:autoSpaceDN w:val="0"/>
        <w:adjustRightInd w:val="0"/>
        <w:jc w:val="both"/>
        <w:rPr>
          <w:b/>
          <w:i/>
          <w:iCs/>
          <w:color w:val="000000"/>
        </w:rPr>
      </w:pPr>
    </w:p>
    <w:p w14:paraId="43EE404D" w14:textId="77777777" w:rsidR="002A6EFF" w:rsidRDefault="002A6EFF" w:rsidP="002A6EFF">
      <w:pPr>
        <w:autoSpaceDE w:val="0"/>
        <w:autoSpaceDN w:val="0"/>
        <w:adjustRightInd w:val="0"/>
        <w:spacing w:after="120"/>
        <w:ind w:left="567" w:hanging="567"/>
        <w:jc w:val="both"/>
        <w:rPr>
          <w:color w:val="000000"/>
        </w:rPr>
      </w:pPr>
      <w:r>
        <w:rPr>
          <w:color w:val="000000"/>
        </w:rPr>
        <w:t xml:space="preserve">8.    O auditor deve preparar documentação de auditoria que seja suficiente para permitir que um </w:t>
      </w:r>
      <w:r w:rsidRPr="009E12D3">
        <w:rPr>
          <w:color w:val="000000"/>
          <w:highlight w:val="yellow"/>
        </w:rPr>
        <w:t>auditor experiente</w:t>
      </w:r>
      <w:r>
        <w:rPr>
          <w:color w:val="000000"/>
        </w:rPr>
        <w:t>, sem nenhum envolvimento anterior com a auditoria, entenda (ver itens A2 a A5 e A16 e A17):</w:t>
      </w:r>
    </w:p>
    <w:p w14:paraId="2625A649" w14:textId="77777777" w:rsidR="002A6EFF" w:rsidRDefault="002A6EFF" w:rsidP="002A6EFF">
      <w:pPr>
        <w:autoSpaceDE w:val="0"/>
        <w:autoSpaceDN w:val="0"/>
        <w:adjustRightInd w:val="0"/>
        <w:spacing w:after="120"/>
        <w:ind w:left="993" w:hanging="426"/>
        <w:jc w:val="both"/>
        <w:rPr>
          <w:color w:val="000000"/>
        </w:rPr>
      </w:pPr>
      <w:r>
        <w:rPr>
          <w:color w:val="000000"/>
        </w:rPr>
        <w:t xml:space="preserve">(a)  a </w:t>
      </w:r>
      <w:r w:rsidRPr="009E12D3">
        <w:rPr>
          <w:color w:val="000000"/>
          <w:highlight w:val="yellow"/>
        </w:rPr>
        <w:t>natureza, época e extensão</w:t>
      </w:r>
      <w:r>
        <w:rPr>
          <w:color w:val="000000"/>
        </w:rPr>
        <w:t xml:space="preserve"> dos procedimentos de auditoria executados para cumprir com as normas de auditoria e exigências legais e regulamentares aplicáveis (ver itens A6 e A7);</w:t>
      </w:r>
    </w:p>
    <w:p w14:paraId="0D690FF8" w14:textId="77777777" w:rsidR="002A6EFF" w:rsidRDefault="002A6EFF" w:rsidP="002A6EFF">
      <w:pPr>
        <w:autoSpaceDE w:val="0"/>
        <w:autoSpaceDN w:val="0"/>
        <w:adjustRightInd w:val="0"/>
        <w:spacing w:after="120"/>
        <w:ind w:left="993" w:hanging="426"/>
        <w:jc w:val="both"/>
        <w:rPr>
          <w:color w:val="000000"/>
        </w:rPr>
      </w:pPr>
      <w:r>
        <w:rPr>
          <w:color w:val="000000"/>
        </w:rPr>
        <w:t>(b) os resultados dos procedimentos de auditoria executados e a evidência de auditoria obtida; e</w:t>
      </w:r>
    </w:p>
    <w:p w14:paraId="12966195" w14:textId="77777777" w:rsidR="002A6EFF" w:rsidRDefault="002A6EFF" w:rsidP="002A6EFF">
      <w:pPr>
        <w:autoSpaceDE w:val="0"/>
        <w:autoSpaceDN w:val="0"/>
        <w:adjustRightInd w:val="0"/>
        <w:ind w:left="993" w:hanging="426"/>
        <w:jc w:val="both"/>
        <w:rPr>
          <w:color w:val="000000"/>
        </w:rPr>
      </w:pPr>
      <w:r>
        <w:rPr>
          <w:color w:val="000000"/>
        </w:rPr>
        <w:t>(c)  assuntos significativos identificados durante a auditoria, as conclusões obtidas a respeito deles e os julgamentos profissionais significativos exercidos para chegar a essas conclusões (ver itens A8 a A11).</w:t>
      </w:r>
    </w:p>
    <w:p w14:paraId="2E2A455B" w14:textId="77777777" w:rsidR="002A6EFF" w:rsidRDefault="002A6EFF" w:rsidP="002A6EFF">
      <w:pPr>
        <w:autoSpaceDE w:val="0"/>
        <w:autoSpaceDN w:val="0"/>
        <w:adjustRightInd w:val="0"/>
        <w:jc w:val="both"/>
        <w:rPr>
          <w:color w:val="000000"/>
        </w:rPr>
      </w:pPr>
    </w:p>
    <w:p w14:paraId="26B37EB0" w14:textId="77777777" w:rsidR="002A6EFF" w:rsidRDefault="002A6EFF" w:rsidP="002A6EFF">
      <w:pPr>
        <w:autoSpaceDE w:val="0"/>
        <w:autoSpaceDN w:val="0"/>
        <w:adjustRightInd w:val="0"/>
        <w:spacing w:after="120"/>
        <w:ind w:left="567" w:hanging="567"/>
        <w:jc w:val="both"/>
        <w:rPr>
          <w:color w:val="000000"/>
        </w:rPr>
      </w:pPr>
      <w:r>
        <w:rPr>
          <w:color w:val="000000"/>
        </w:rPr>
        <w:t xml:space="preserve">9.   Ao </w:t>
      </w:r>
      <w:r w:rsidRPr="009E12D3">
        <w:rPr>
          <w:color w:val="000000"/>
          <w:highlight w:val="yellow"/>
        </w:rPr>
        <w:t>documentar</w:t>
      </w:r>
      <w:r>
        <w:rPr>
          <w:color w:val="000000"/>
        </w:rPr>
        <w:t xml:space="preserve"> a natureza, a época e a extensão dos procedimentos de auditoria executados, o auditor deve registrar:</w:t>
      </w:r>
    </w:p>
    <w:p w14:paraId="4F0FFC7B" w14:textId="77777777" w:rsidR="002A6EFF" w:rsidRDefault="002A6EFF" w:rsidP="002A6EFF">
      <w:pPr>
        <w:autoSpaceDE w:val="0"/>
        <w:autoSpaceDN w:val="0"/>
        <w:adjustRightInd w:val="0"/>
        <w:spacing w:after="120"/>
        <w:ind w:left="993" w:hanging="426"/>
        <w:jc w:val="both"/>
        <w:rPr>
          <w:color w:val="000000"/>
        </w:rPr>
      </w:pPr>
      <w:r>
        <w:rPr>
          <w:color w:val="000000"/>
        </w:rPr>
        <w:t xml:space="preserve">(a)  </w:t>
      </w:r>
      <w:r>
        <w:rPr>
          <w:color w:val="000000"/>
        </w:rPr>
        <w:tab/>
        <w:t>as características que identificam os itens ou assuntos específicos testados (ver item A12);</w:t>
      </w:r>
    </w:p>
    <w:p w14:paraId="3355CCA8" w14:textId="77777777" w:rsidR="002A6EFF" w:rsidRDefault="002A6EFF" w:rsidP="002A6EFF">
      <w:pPr>
        <w:autoSpaceDE w:val="0"/>
        <w:autoSpaceDN w:val="0"/>
        <w:adjustRightInd w:val="0"/>
        <w:spacing w:after="120"/>
        <w:ind w:left="993" w:hanging="426"/>
        <w:jc w:val="both"/>
        <w:rPr>
          <w:color w:val="000000"/>
        </w:rPr>
      </w:pPr>
      <w:r>
        <w:rPr>
          <w:color w:val="000000"/>
        </w:rPr>
        <w:t xml:space="preserve">(b)  </w:t>
      </w:r>
      <w:r>
        <w:rPr>
          <w:color w:val="000000"/>
        </w:rPr>
        <w:tab/>
        <w:t>quem executou o trabalho de auditoria e a data em que foi concluído; e</w:t>
      </w:r>
    </w:p>
    <w:p w14:paraId="7D9917ED" w14:textId="77777777" w:rsidR="002A6EFF" w:rsidRDefault="002A6EFF" w:rsidP="002A6EFF">
      <w:pPr>
        <w:autoSpaceDE w:val="0"/>
        <w:autoSpaceDN w:val="0"/>
        <w:adjustRightInd w:val="0"/>
        <w:ind w:left="993" w:hanging="426"/>
        <w:jc w:val="both"/>
        <w:rPr>
          <w:color w:val="000000"/>
        </w:rPr>
      </w:pPr>
      <w:r>
        <w:rPr>
          <w:color w:val="000000"/>
        </w:rPr>
        <w:t xml:space="preserve">(c) </w:t>
      </w:r>
      <w:r>
        <w:rPr>
          <w:color w:val="000000"/>
        </w:rPr>
        <w:tab/>
        <w:t>quem revisou o trabalho de auditoria executado e a data e extensão de tal revisão (ver item A13).</w:t>
      </w:r>
    </w:p>
    <w:p w14:paraId="7537E990" w14:textId="77777777" w:rsidR="002A6EFF" w:rsidRDefault="002A6EFF" w:rsidP="002A6EFF">
      <w:pPr>
        <w:autoSpaceDE w:val="0"/>
        <w:autoSpaceDN w:val="0"/>
        <w:adjustRightInd w:val="0"/>
        <w:jc w:val="both"/>
        <w:rPr>
          <w:color w:val="000000"/>
        </w:rPr>
      </w:pPr>
    </w:p>
    <w:p w14:paraId="7D082CEC" w14:textId="77777777" w:rsidR="002A6EFF" w:rsidRDefault="002A6EFF" w:rsidP="002A6EFF">
      <w:pPr>
        <w:autoSpaceDE w:val="0"/>
        <w:autoSpaceDN w:val="0"/>
        <w:adjustRightInd w:val="0"/>
        <w:ind w:left="567" w:hanging="567"/>
        <w:jc w:val="both"/>
        <w:rPr>
          <w:color w:val="000000"/>
        </w:rPr>
      </w:pPr>
      <w:r>
        <w:rPr>
          <w:color w:val="000000"/>
        </w:rPr>
        <w:t>10.   O auditor deve documentar discussões de assuntos significativos com a administração, os responsáveis pela governança e outros, incluindo a natureza dos assuntos significativos discutidos e quando e com quem as discussões ocorreram (ver item A14).</w:t>
      </w:r>
    </w:p>
    <w:p w14:paraId="3DB0646D" w14:textId="77777777" w:rsidR="002A6EFF" w:rsidRDefault="002A6EFF" w:rsidP="002A6EFF">
      <w:pPr>
        <w:autoSpaceDE w:val="0"/>
        <w:autoSpaceDN w:val="0"/>
        <w:adjustRightInd w:val="0"/>
        <w:ind w:left="567" w:hanging="567"/>
        <w:jc w:val="both"/>
        <w:rPr>
          <w:color w:val="000000"/>
        </w:rPr>
      </w:pPr>
    </w:p>
    <w:p w14:paraId="33098BD4" w14:textId="77777777" w:rsidR="002A6EFF" w:rsidRDefault="002A6EFF" w:rsidP="002A6EFF">
      <w:pPr>
        <w:autoSpaceDE w:val="0"/>
        <w:autoSpaceDN w:val="0"/>
        <w:adjustRightInd w:val="0"/>
        <w:ind w:left="567" w:hanging="567"/>
        <w:jc w:val="both"/>
        <w:rPr>
          <w:color w:val="000000"/>
        </w:rPr>
      </w:pPr>
      <w:r>
        <w:rPr>
          <w:color w:val="000000"/>
        </w:rPr>
        <w:t xml:space="preserve">11.  Se o auditor identificou informações referentes a um assunto significativo que são inconsistentes com a sua conclusão final, ele deve </w:t>
      </w:r>
      <w:r w:rsidRPr="009E12D3">
        <w:rPr>
          <w:color w:val="000000"/>
          <w:highlight w:val="yellow"/>
        </w:rPr>
        <w:t>documentar</w:t>
      </w:r>
      <w:r>
        <w:rPr>
          <w:color w:val="000000"/>
        </w:rPr>
        <w:t xml:space="preserve"> como tratou essa inconsistência (ver item A15).</w:t>
      </w:r>
    </w:p>
    <w:p w14:paraId="104622E1" w14:textId="77777777" w:rsidR="002A6EFF" w:rsidRDefault="002A6EFF" w:rsidP="002A6EFF">
      <w:pPr>
        <w:autoSpaceDE w:val="0"/>
        <w:autoSpaceDN w:val="0"/>
        <w:adjustRightInd w:val="0"/>
        <w:jc w:val="both"/>
        <w:rPr>
          <w:color w:val="000000"/>
        </w:rPr>
      </w:pPr>
    </w:p>
    <w:p w14:paraId="6DB4C390" w14:textId="77777777" w:rsidR="002A6EFF" w:rsidRDefault="002A6EFF" w:rsidP="002A6EFF">
      <w:pPr>
        <w:autoSpaceDE w:val="0"/>
        <w:autoSpaceDN w:val="0"/>
        <w:adjustRightInd w:val="0"/>
        <w:jc w:val="both"/>
        <w:rPr>
          <w:i/>
          <w:iCs/>
          <w:color w:val="000000"/>
        </w:rPr>
      </w:pPr>
      <w:r>
        <w:rPr>
          <w:i/>
          <w:iCs/>
          <w:color w:val="000000"/>
        </w:rPr>
        <w:t>Não atendimento de exigência relevante</w:t>
      </w:r>
    </w:p>
    <w:p w14:paraId="4ABF637F" w14:textId="77777777" w:rsidR="002A6EFF" w:rsidRDefault="002A6EFF" w:rsidP="002A6EFF">
      <w:pPr>
        <w:autoSpaceDE w:val="0"/>
        <w:autoSpaceDN w:val="0"/>
        <w:adjustRightInd w:val="0"/>
        <w:jc w:val="both"/>
        <w:rPr>
          <w:i/>
          <w:iCs/>
          <w:color w:val="000000"/>
        </w:rPr>
      </w:pPr>
    </w:p>
    <w:p w14:paraId="2B58E677" w14:textId="77777777" w:rsidR="002A6EFF" w:rsidRDefault="002A6EFF" w:rsidP="002A6EFF">
      <w:pPr>
        <w:autoSpaceDE w:val="0"/>
        <w:autoSpaceDN w:val="0"/>
        <w:adjustRightInd w:val="0"/>
        <w:ind w:left="567" w:hanging="567"/>
        <w:jc w:val="both"/>
        <w:rPr>
          <w:color w:val="000000"/>
        </w:rPr>
      </w:pPr>
      <w:r>
        <w:rPr>
          <w:color w:val="000000"/>
        </w:rPr>
        <w:t xml:space="preserve">12.  Se, em circunstâncias excepcionais, o auditor julgar necessário </w:t>
      </w:r>
      <w:r w:rsidRPr="009E12D3">
        <w:rPr>
          <w:color w:val="000000"/>
          <w:highlight w:val="yellow"/>
        </w:rPr>
        <w:t>não atender um requisito relevante de uma norma</w:t>
      </w:r>
      <w:r>
        <w:rPr>
          <w:color w:val="000000"/>
        </w:rPr>
        <w:t xml:space="preserve">, ele deve </w:t>
      </w:r>
      <w:r w:rsidRPr="009E12D3">
        <w:rPr>
          <w:color w:val="000000"/>
          <w:highlight w:val="cyan"/>
        </w:rPr>
        <w:t>documentar</w:t>
      </w:r>
      <w:r>
        <w:rPr>
          <w:color w:val="000000"/>
        </w:rPr>
        <w:t xml:space="preserve"> como os procedimentos alternativos de auditoria executados cumprem a finalidade desse requisito, e as razões para o não atendimento (ver itens A18 e A19).</w:t>
      </w:r>
    </w:p>
    <w:p w14:paraId="0C8E2938" w14:textId="77777777" w:rsidR="002A6EFF" w:rsidRDefault="002A6EFF" w:rsidP="002A6EFF">
      <w:pPr>
        <w:autoSpaceDE w:val="0"/>
        <w:autoSpaceDN w:val="0"/>
        <w:adjustRightInd w:val="0"/>
        <w:jc w:val="both"/>
        <w:rPr>
          <w:color w:val="000000"/>
        </w:rPr>
      </w:pPr>
    </w:p>
    <w:p w14:paraId="44CFEF7B" w14:textId="77777777" w:rsidR="002A6EFF" w:rsidRDefault="002A6EFF" w:rsidP="002A6EFF">
      <w:pPr>
        <w:autoSpaceDE w:val="0"/>
        <w:autoSpaceDN w:val="0"/>
        <w:adjustRightInd w:val="0"/>
        <w:jc w:val="both"/>
        <w:rPr>
          <w:i/>
          <w:iCs/>
          <w:color w:val="000000"/>
        </w:rPr>
      </w:pPr>
      <w:r>
        <w:rPr>
          <w:i/>
          <w:iCs/>
          <w:color w:val="000000"/>
        </w:rPr>
        <w:t>Assuntos surgidos após a data do relatório do auditor</w:t>
      </w:r>
    </w:p>
    <w:p w14:paraId="78232CFA" w14:textId="77777777" w:rsidR="002A6EFF" w:rsidRDefault="002A6EFF" w:rsidP="002A6EFF">
      <w:pPr>
        <w:autoSpaceDE w:val="0"/>
        <w:autoSpaceDN w:val="0"/>
        <w:adjustRightInd w:val="0"/>
        <w:jc w:val="both"/>
        <w:rPr>
          <w:i/>
          <w:iCs/>
          <w:color w:val="000000"/>
        </w:rPr>
      </w:pPr>
    </w:p>
    <w:p w14:paraId="78817737" w14:textId="77777777" w:rsidR="002A6EFF" w:rsidRDefault="002A6EFF" w:rsidP="002A6EFF">
      <w:pPr>
        <w:autoSpaceDE w:val="0"/>
        <w:autoSpaceDN w:val="0"/>
        <w:adjustRightInd w:val="0"/>
        <w:spacing w:after="120"/>
        <w:ind w:left="567" w:hanging="567"/>
        <w:jc w:val="both"/>
        <w:rPr>
          <w:color w:val="000000"/>
        </w:rPr>
      </w:pPr>
      <w:r>
        <w:rPr>
          <w:color w:val="000000"/>
        </w:rPr>
        <w:t xml:space="preserve">13.  Se, em circunstâncias excepcionais, o auditor executar procedimentos novos ou adicionais ou chegar a </w:t>
      </w:r>
      <w:r w:rsidRPr="008D3F91">
        <w:rPr>
          <w:color w:val="000000"/>
          <w:highlight w:val="yellow"/>
        </w:rPr>
        <w:t>outras</w:t>
      </w:r>
      <w:r>
        <w:rPr>
          <w:color w:val="000000"/>
        </w:rPr>
        <w:t xml:space="preserve"> conclusões após a data do relatório, o auditor deve </w:t>
      </w:r>
      <w:r w:rsidRPr="009E12D3">
        <w:rPr>
          <w:color w:val="000000"/>
          <w:highlight w:val="yellow"/>
        </w:rPr>
        <w:t>documentar</w:t>
      </w:r>
      <w:r>
        <w:rPr>
          <w:color w:val="000000"/>
        </w:rPr>
        <w:t xml:space="preserve"> (ver item A20):</w:t>
      </w:r>
    </w:p>
    <w:p w14:paraId="19C777B0" w14:textId="77777777" w:rsidR="002A6EFF" w:rsidRDefault="002A6EFF" w:rsidP="002A6EFF">
      <w:pPr>
        <w:autoSpaceDE w:val="0"/>
        <w:autoSpaceDN w:val="0"/>
        <w:adjustRightInd w:val="0"/>
        <w:spacing w:after="120"/>
        <w:ind w:left="993" w:hanging="426"/>
        <w:jc w:val="both"/>
        <w:rPr>
          <w:color w:val="000000"/>
        </w:rPr>
      </w:pPr>
      <w:r>
        <w:rPr>
          <w:color w:val="000000"/>
        </w:rPr>
        <w:t>(a)   as circunstâncias identificadas;</w:t>
      </w:r>
    </w:p>
    <w:p w14:paraId="14475469" w14:textId="77777777" w:rsidR="002A6EFF" w:rsidRDefault="002A6EFF" w:rsidP="002A6EFF">
      <w:pPr>
        <w:autoSpaceDE w:val="0"/>
        <w:autoSpaceDN w:val="0"/>
        <w:adjustRightInd w:val="0"/>
        <w:spacing w:after="120"/>
        <w:ind w:left="993" w:hanging="426"/>
        <w:jc w:val="both"/>
        <w:rPr>
          <w:color w:val="000000"/>
        </w:rPr>
      </w:pPr>
      <w:r>
        <w:rPr>
          <w:color w:val="000000"/>
        </w:rPr>
        <w:t xml:space="preserve">(b) </w:t>
      </w:r>
      <w:r>
        <w:rPr>
          <w:color w:val="000000"/>
        </w:rPr>
        <w:tab/>
        <w:t>os procedimentos novos ou adicionais executados, a evidência de auditoria obtida e as novas conclusões alcançadas, e seu efeito sobre o relatório do auditor; e</w:t>
      </w:r>
    </w:p>
    <w:p w14:paraId="0F7DFFD6" w14:textId="77777777" w:rsidR="002A6EFF" w:rsidRDefault="002A6EFF" w:rsidP="002A6EFF">
      <w:pPr>
        <w:autoSpaceDE w:val="0"/>
        <w:autoSpaceDN w:val="0"/>
        <w:adjustRightInd w:val="0"/>
        <w:ind w:left="993" w:hanging="426"/>
        <w:jc w:val="both"/>
        <w:rPr>
          <w:color w:val="000000"/>
        </w:rPr>
      </w:pPr>
      <w:r>
        <w:rPr>
          <w:color w:val="000000"/>
        </w:rPr>
        <w:t xml:space="preserve">(c)  </w:t>
      </w:r>
      <w:r>
        <w:rPr>
          <w:color w:val="000000"/>
        </w:rPr>
        <w:tab/>
        <w:t>quando e por quem as modificações resultantes da documentação de auditoria foram executadas e revisadas.</w:t>
      </w:r>
    </w:p>
    <w:p w14:paraId="6FCC775A" w14:textId="77777777" w:rsidR="002A6EFF" w:rsidRDefault="002A6EFF" w:rsidP="002A6EFF">
      <w:pPr>
        <w:autoSpaceDE w:val="0"/>
        <w:autoSpaceDN w:val="0"/>
        <w:adjustRightInd w:val="0"/>
        <w:jc w:val="both"/>
        <w:rPr>
          <w:color w:val="000000"/>
        </w:rPr>
      </w:pPr>
    </w:p>
    <w:p w14:paraId="120BA3E5" w14:textId="77777777" w:rsidR="002A6EFF" w:rsidRDefault="002A6EFF" w:rsidP="002A6EFF">
      <w:pPr>
        <w:autoSpaceDE w:val="0"/>
        <w:autoSpaceDN w:val="0"/>
        <w:adjustRightInd w:val="0"/>
        <w:jc w:val="both"/>
        <w:rPr>
          <w:b/>
          <w:bCs/>
          <w:color w:val="000000"/>
        </w:rPr>
      </w:pPr>
      <w:r>
        <w:rPr>
          <w:b/>
          <w:bCs/>
          <w:color w:val="000000"/>
        </w:rPr>
        <w:t>Montagem do arquivo final de auditoria</w:t>
      </w:r>
    </w:p>
    <w:p w14:paraId="639B46C1" w14:textId="77777777" w:rsidR="002A6EFF" w:rsidRDefault="002A6EFF" w:rsidP="002A6EFF">
      <w:pPr>
        <w:autoSpaceDE w:val="0"/>
        <w:autoSpaceDN w:val="0"/>
        <w:adjustRightInd w:val="0"/>
        <w:jc w:val="both"/>
        <w:rPr>
          <w:b/>
          <w:bCs/>
          <w:color w:val="000000"/>
        </w:rPr>
      </w:pPr>
    </w:p>
    <w:p w14:paraId="56F64DA7" w14:textId="77777777" w:rsidR="002A6EFF" w:rsidRDefault="002A6EFF" w:rsidP="002A6EFF">
      <w:pPr>
        <w:autoSpaceDE w:val="0"/>
        <w:autoSpaceDN w:val="0"/>
        <w:adjustRightInd w:val="0"/>
        <w:ind w:left="567" w:hanging="567"/>
        <w:jc w:val="both"/>
        <w:rPr>
          <w:color w:val="000000"/>
        </w:rPr>
      </w:pPr>
      <w:r>
        <w:rPr>
          <w:color w:val="000000"/>
        </w:rPr>
        <w:t xml:space="preserve">14.  </w:t>
      </w:r>
      <w:r>
        <w:rPr>
          <w:color w:val="000000"/>
        </w:rPr>
        <w:tab/>
        <w:t>O auditor deve montar a documentação em arquivo de auditoria e completar o processo administrativo de montagem do arquivo final de auditoria tempestivamente após a data do relatório do auditor (ver itens A21 e A22).</w:t>
      </w:r>
    </w:p>
    <w:p w14:paraId="420DDCF4" w14:textId="77777777" w:rsidR="002A6EFF" w:rsidRDefault="002A6EFF" w:rsidP="002A6EFF">
      <w:pPr>
        <w:autoSpaceDE w:val="0"/>
        <w:autoSpaceDN w:val="0"/>
        <w:adjustRightInd w:val="0"/>
        <w:ind w:left="567" w:hanging="567"/>
        <w:jc w:val="both"/>
        <w:rPr>
          <w:color w:val="000000"/>
        </w:rPr>
      </w:pPr>
    </w:p>
    <w:p w14:paraId="28E25BF3" w14:textId="77777777" w:rsidR="002A6EFF" w:rsidRDefault="002A6EFF" w:rsidP="002A6EFF">
      <w:pPr>
        <w:autoSpaceDE w:val="0"/>
        <w:autoSpaceDN w:val="0"/>
        <w:adjustRightInd w:val="0"/>
        <w:ind w:left="567" w:hanging="567"/>
        <w:jc w:val="both"/>
        <w:rPr>
          <w:color w:val="000000"/>
        </w:rPr>
      </w:pPr>
      <w:r>
        <w:rPr>
          <w:color w:val="000000"/>
        </w:rPr>
        <w:t xml:space="preserve">15.   Após a montagem do arquivo final de auditoria ter sido completada, o auditor </w:t>
      </w:r>
      <w:r w:rsidRPr="008D3F91">
        <w:rPr>
          <w:color w:val="000000"/>
          <w:highlight w:val="yellow"/>
        </w:rPr>
        <w:t>não apaga nem descarta documentação de auditoria de qualquer natureza antes do fim do seu período de guarda dessa documentação</w:t>
      </w:r>
      <w:r>
        <w:rPr>
          <w:color w:val="000000"/>
        </w:rPr>
        <w:t xml:space="preserve"> (ver item A23).</w:t>
      </w:r>
    </w:p>
    <w:p w14:paraId="0EEE54EB" w14:textId="77777777" w:rsidR="002A6EFF" w:rsidRDefault="002A6EFF" w:rsidP="002A6EFF">
      <w:pPr>
        <w:autoSpaceDE w:val="0"/>
        <w:autoSpaceDN w:val="0"/>
        <w:adjustRightInd w:val="0"/>
        <w:ind w:left="567" w:hanging="567"/>
        <w:jc w:val="both"/>
        <w:rPr>
          <w:color w:val="000000"/>
        </w:rPr>
      </w:pPr>
    </w:p>
    <w:p w14:paraId="683C7477" w14:textId="77777777" w:rsidR="002A6EFF" w:rsidRDefault="002A6EFF" w:rsidP="002A6EFF">
      <w:pPr>
        <w:autoSpaceDE w:val="0"/>
        <w:autoSpaceDN w:val="0"/>
        <w:adjustRightInd w:val="0"/>
        <w:spacing w:after="120"/>
        <w:ind w:left="567" w:hanging="567"/>
        <w:jc w:val="both"/>
        <w:rPr>
          <w:color w:val="000000"/>
        </w:rPr>
      </w:pPr>
      <w:r>
        <w:rPr>
          <w:color w:val="000000"/>
        </w:rPr>
        <w:t>16.   Em outras circunstâncias, que não as contempladas no item 13, nas quais o auditor julgar necessário modificar a documentação de auditoria existente ou acrescentar nova documentação de auditoria após a montagem do arquivo final de auditoria, o auditor, independentemente da natureza das modificações ou acréscimos, deve documentar (ver item A24):</w:t>
      </w:r>
    </w:p>
    <w:p w14:paraId="724CE2CD" w14:textId="77777777" w:rsidR="002A6EFF" w:rsidRDefault="002A6EFF" w:rsidP="002A6EFF">
      <w:pPr>
        <w:autoSpaceDE w:val="0"/>
        <w:autoSpaceDN w:val="0"/>
        <w:adjustRightInd w:val="0"/>
        <w:spacing w:after="120"/>
        <w:ind w:left="993" w:hanging="426"/>
        <w:jc w:val="both"/>
        <w:rPr>
          <w:color w:val="000000"/>
        </w:rPr>
      </w:pPr>
      <w:r>
        <w:rPr>
          <w:color w:val="000000"/>
        </w:rPr>
        <w:t>(a)   as razões específicas para fazê-los; e</w:t>
      </w:r>
    </w:p>
    <w:p w14:paraId="0AA5D00E" w14:textId="77777777" w:rsidR="002A6EFF" w:rsidRDefault="002A6EFF" w:rsidP="002A6EFF">
      <w:pPr>
        <w:autoSpaceDE w:val="0"/>
        <w:autoSpaceDN w:val="0"/>
        <w:adjustRightInd w:val="0"/>
        <w:ind w:left="993" w:hanging="426"/>
        <w:jc w:val="both"/>
        <w:rPr>
          <w:color w:val="000000"/>
        </w:rPr>
      </w:pPr>
      <w:r>
        <w:rPr>
          <w:color w:val="000000"/>
        </w:rPr>
        <w:t>(b)   quando e por quem foram executados e revisados.</w:t>
      </w:r>
    </w:p>
    <w:p w14:paraId="162B6D0C" w14:textId="77777777" w:rsidR="002A6EFF" w:rsidRDefault="002A6EFF" w:rsidP="002A6EFF">
      <w:pPr>
        <w:autoSpaceDE w:val="0"/>
        <w:autoSpaceDN w:val="0"/>
        <w:adjustRightInd w:val="0"/>
        <w:jc w:val="both"/>
        <w:rPr>
          <w:b/>
          <w:bCs/>
          <w:color w:val="000000"/>
          <w:sz w:val="28"/>
          <w:szCs w:val="28"/>
        </w:rPr>
      </w:pPr>
    </w:p>
    <w:p w14:paraId="1B033589" w14:textId="77777777" w:rsidR="002A6EFF" w:rsidRDefault="002A6EFF" w:rsidP="002A6EFF">
      <w:pPr>
        <w:autoSpaceDE w:val="0"/>
        <w:autoSpaceDN w:val="0"/>
        <w:adjustRightInd w:val="0"/>
        <w:jc w:val="both"/>
        <w:rPr>
          <w:b/>
          <w:bCs/>
          <w:color w:val="000000"/>
          <w:sz w:val="28"/>
          <w:szCs w:val="28"/>
        </w:rPr>
      </w:pPr>
    </w:p>
    <w:p w14:paraId="652989E1" w14:textId="77777777" w:rsidR="002A6EFF" w:rsidRPr="002A6EFF" w:rsidRDefault="002A6EFF" w:rsidP="002A6EFF">
      <w:pPr>
        <w:pStyle w:val="Textoembloco"/>
        <w:autoSpaceDE w:val="0"/>
        <w:autoSpaceDN w:val="0"/>
        <w:adjustRightInd w:val="0"/>
        <w:ind w:left="0"/>
        <w:jc w:val="both"/>
        <w:rPr>
          <w:sz w:val="24"/>
          <w:lang w:val="pt-BR"/>
        </w:rPr>
      </w:pPr>
      <w:r w:rsidRPr="002A6EFF">
        <w:rPr>
          <w:sz w:val="24"/>
          <w:lang w:val="pt-BR"/>
        </w:rPr>
        <w:t>Em razão dessas alterações, as disposições não alteradas desta norma são mantidas e a sigla da NBC TA 230, publicada no DOU, Seção 1, de 3/12/2009, passa a ser NBC TA 230 (R1).</w:t>
      </w:r>
    </w:p>
    <w:p w14:paraId="059B7706" w14:textId="77777777" w:rsidR="002A6EFF" w:rsidRPr="00975B5F" w:rsidRDefault="002A6EFF" w:rsidP="002A6EFF">
      <w:pPr>
        <w:pStyle w:val="Textoembloco"/>
        <w:tabs>
          <w:tab w:val="left" w:pos="-5245"/>
        </w:tabs>
        <w:ind w:left="0"/>
        <w:jc w:val="both"/>
        <w:rPr>
          <w:sz w:val="24"/>
          <w:lang w:val="pt-BR"/>
        </w:rPr>
      </w:pPr>
    </w:p>
    <w:p w14:paraId="3831E571" w14:textId="77777777" w:rsidR="002A6EFF" w:rsidRPr="00975B5F" w:rsidRDefault="002A6EFF" w:rsidP="002A6EFF">
      <w:pPr>
        <w:pStyle w:val="Textoembloco"/>
        <w:autoSpaceDE w:val="0"/>
        <w:autoSpaceDN w:val="0"/>
        <w:adjustRightInd w:val="0"/>
        <w:ind w:left="0"/>
        <w:jc w:val="both"/>
        <w:rPr>
          <w:sz w:val="24"/>
          <w:lang w:val="pt-BR"/>
        </w:rPr>
      </w:pPr>
      <w:r w:rsidRPr="00975B5F">
        <w:rPr>
          <w:sz w:val="24"/>
          <w:lang w:val="pt-BR"/>
        </w:rPr>
        <w:t>As alterações desta norma entram em vigor na data de sua publicação, aplicando-se a auditorias de demonstrações contábeis para períodos que se findam em, ou após, 31 de dezembro de 2016.</w:t>
      </w:r>
    </w:p>
    <w:p w14:paraId="6D3BE5BB" w14:textId="77777777" w:rsidR="002A6EFF" w:rsidRDefault="002A6EFF" w:rsidP="002A6EFF">
      <w:pPr>
        <w:ind w:left="567" w:right="2" w:hanging="567"/>
        <w:jc w:val="both"/>
      </w:pPr>
    </w:p>
    <w:p w14:paraId="2DE9344A" w14:textId="77777777" w:rsidR="002A6EFF" w:rsidRPr="00975B5F" w:rsidRDefault="002A6EFF" w:rsidP="002A6EFF">
      <w:pPr>
        <w:ind w:left="567" w:right="2" w:hanging="567"/>
        <w:jc w:val="both"/>
      </w:pPr>
    </w:p>
    <w:p w14:paraId="6687D060" w14:textId="77777777" w:rsidR="002A6EFF" w:rsidRPr="00036791" w:rsidRDefault="002A6EFF" w:rsidP="002A6EFF">
      <w:pPr>
        <w:pStyle w:val="Recuodecorpodetexto2"/>
        <w:spacing w:after="0" w:line="240" w:lineRule="auto"/>
        <w:jc w:val="right"/>
        <w:rPr>
          <w:lang w:val="pt-BR"/>
        </w:rPr>
      </w:pPr>
      <w:r w:rsidRPr="00036791">
        <w:rPr>
          <w:lang w:val="pt-BR"/>
        </w:rPr>
        <w:t>Brasília, 19 de agosto de 2016.</w:t>
      </w:r>
    </w:p>
    <w:p w14:paraId="0351D662" w14:textId="77777777" w:rsidR="002A6EFF" w:rsidRPr="00975B5F" w:rsidRDefault="002A6EFF" w:rsidP="002A6EFF">
      <w:pPr>
        <w:jc w:val="both"/>
      </w:pPr>
    </w:p>
    <w:p w14:paraId="759A2977" w14:textId="77777777" w:rsidR="002A6EFF" w:rsidRDefault="002A6EFF" w:rsidP="002A6EFF">
      <w:pPr>
        <w:jc w:val="both"/>
      </w:pPr>
    </w:p>
    <w:p w14:paraId="3635BF75" w14:textId="77777777" w:rsidR="002A6EFF" w:rsidRDefault="002A6EFF" w:rsidP="002A6EFF"/>
    <w:p w14:paraId="46FEB469" w14:textId="77777777" w:rsidR="002A6EFF" w:rsidRDefault="002A6EFF" w:rsidP="002A6EFF">
      <w:pPr>
        <w:jc w:val="center"/>
        <w:rPr>
          <w:bCs/>
        </w:rPr>
      </w:pPr>
      <w:r>
        <w:t xml:space="preserve">Contador </w:t>
      </w:r>
      <w:r>
        <w:rPr>
          <w:b/>
        </w:rPr>
        <w:t>José Martonio Alves Coelho</w:t>
      </w:r>
    </w:p>
    <w:p w14:paraId="345BEFDF" w14:textId="77777777" w:rsidR="002A6EFF" w:rsidRDefault="002A6EFF" w:rsidP="002A6EFF">
      <w:pPr>
        <w:pStyle w:val="Recuodecorpodetexto2"/>
        <w:spacing w:after="0" w:line="240" w:lineRule="auto"/>
        <w:ind w:left="0"/>
        <w:jc w:val="center"/>
      </w:pPr>
      <w:r>
        <w:rPr>
          <w:b/>
        </w:rPr>
        <w:t>Presidente</w:t>
      </w:r>
    </w:p>
    <w:p w14:paraId="460DFBAD" w14:textId="77777777" w:rsidR="002A6EFF" w:rsidRDefault="002A6EFF" w:rsidP="002A6EFF">
      <w:pPr>
        <w:autoSpaceDE w:val="0"/>
        <w:autoSpaceDN w:val="0"/>
        <w:adjustRightInd w:val="0"/>
        <w:jc w:val="both"/>
        <w:rPr>
          <w:b/>
          <w:bCs/>
          <w:color w:val="000000"/>
          <w:sz w:val="28"/>
          <w:szCs w:val="28"/>
        </w:rPr>
      </w:pPr>
    </w:p>
    <w:p w14:paraId="217D087F" w14:textId="77777777" w:rsidR="002A6EFF" w:rsidRDefault="002A6EFF" w:rsidP="002A6EFF">
      <w:pPr>
        <w:autoSpaceDE w:val="0"/>
        <w:autoSpaceDN w:val="0"/>
        <w:adjustRightInd w:val="0"/>
        <w:jc w:val="both"/>
        <w:rPr>
          <w:b/>
          <w:bCs/>
          <w:color w:val="000000"/>
          <w:sz w:val="28"/>
          <w:szCs w:val="28"/>
        </w:rPr>
      </w:pPr>
    </w:p>
    <w:p w14:paraId="54BBB226" w14:textId="77777777" w:rsidR="002A6EFF" w:rsidRDefault="002A6EFF" w:rsidP="002A6EFF">
      <w:pPr>
        <w:autoSpaceDE w:val="0"/>
        <w:autoSpaceDN w:val="0"/>
        <w:adjustRightInd w:val="0"/>
        <w:jc w:val="both"/>
        <w:rPr>
          <w:b/>
          <w:bCs/>
          <w:color w:val="000000"/>
          <w:sz w:val="28"/>
          <w:szCs w:val="28"/>
        </w:rPr>
      </w:pPr>
      <w:r>
        <w:rPr>
          <w:b/>
          <w:bCs/>
          <w:color w:val="000000"/>
          <w:sz w:val="28"/>
          <w:szCs w:val="28"/>
        </w:rPr>
        <w:t>Aplicação e outros materiais explicativos</w:t>
      </w:r>
    </w:p>
    <w:p w14:paraId="3FAE369E" w14:textId="77777777" w:rsidR="002A6EFF" w:rsidRDefault="002A6EFF" w:rsidP="002A6EFF">
      <w:pPr>
        <w:autoSpaceDE w:val="0"/>
        <w:autoSpaceDN w:val="0"/>
        <w:adjustRightInd w:val="0"/>
        <w:jc w:val="both"/>
        <w:rPr>
          <w:b/>
          <w:bCs/>
          <w:color w:val="000000"/>
        </w:rPr>
      </w:pPr>
    </w:p>
    <w:p w14:paraId="19722AEF" w14:textId="77777777" w:rsidR="002A6EFF" w:rsidRDefault="002A6EFF" w:rsidP="002A6EFF">
      <w:pPr>
        <w:autoSpaceDE w:val="0"/>
        <w:autoSpaceDN w:val="0"/>
        <w:adjustRightInd w:val="0"/>
        <w:jc w:val="both"/>
        <w:rPr>
          <w:color w:val="000000"/>
        </w:rPr>
      </w:pPr>
      <w:r>
        <w:rPr>
          <w:b/>
          <w:bCs/>
          <w:color w:val="000000"/>
        </w:rPr>
        <w:t xml:space="preserve">Elaboração tempestiva da documentação de auditoria </w:t>
      </w:r>
      <w:r>
        <w:rPr>
          <w:color w:val="000000"/>
        </w:rPr>
        <w:t>(ver item 7)</w:t>
      </w:r>
    </w:p>
    <w:p w14:paraId="4BE5DD01" w14:textId="77777777" w:rsidR="002A6EFF" w:rsidRDefault="002A6EFF" w:rsidP="002A6EFF">
      <w:pPr>
        <w:autoSpaceDE w:val="0"/>
        <w:autoSpaceDN w:val="0"/>
        <w:adjustRightInd w:val="0"/>
        <w:jc w:val="both"/>
        <w:rPr>
          <w:color w:val="000000"/>
        </w:rPr>
      </w:pPr>
    </w:p>
    <w:p w14:paraId="4C5C4275" w14:textId="77777777" w:rsidR="002A6EFF" w:rsidRDefault="002A6EFF" w:rsidP="002A6EFF">
      <w:pPr>
        <w:autoSpaceDE w:val="0"/>
        <w:autoSpaceDN w:val="0"/>
        <w:adjustRightInd w:val="0"/>
        <w:ind w:left="567" w:hanging="567"/>
        <w:jc w:val="both"/>
        <w:rPr>
          <w:color w:val="000000"/>
        </w:rPr>
      </w:pPr>
      <w:r>
        <w:rPr>
          <w:color w:val="000000"/>
        </w:rPr>
        <w:t xml:space="preserve">A1. </w:t>
      </w:r>
      <w:r>
        <w:rPr>
          <w:color w:val="000000"/>
        </w:rPr>
        <w:tab/>
        <w:t xml:space="preserve">A elaboração tempestiva de documentação de auditoria suficiente e apropriada aprimora a qualidade da auditoria e facilita a revisão e a avaliação eficazes da evidência de auditoria e das conclusões obtidas antes da finalização do relatório do auditor.  A documentação elaborada após a execução do trabalho de auditoria tende a ser menos precisa do que aquela elaborada no momento em que o trabalho é executado. </w:t>
      </w:r>
    </w:p>
    <w:p w14:paraId="0A6E6D35" w14:textId="77777777" w:rsidR="002A6EFF" w:rsidRDefault="002A6EFF" w:rsidP="002A6EFF">
      <w:pPr>
        <w:autoSpaceDE w:val="0"/>
        <w:autoSpaceDN w:val="0"/>
        <w:adjustRightInd w:val="0"/>
        <w:jc w:val="both"/>
        <w:rPr>
          <w:color w:val="000000"/>
        </w:rPr>
      </w:pPr>
    </w:p>
    <w:p w14:paraId="4960308B" w14:textId="77777777" w:rsidR="002A6EFF" w:rsidRDefault="002A6EFF" w:rsidP="002A6EFF">
      <w:pPr>
        <w:autoSpaceDE w:val="0"/>
        <w:autoSpaceDN w:val="0"/>
        <w:adjustRightInd w:val="0"/>
        <w:jc w:val="both"/>
        <w:rPr>
          <w:b/>
          <w:bCs/>
          <w:color w:val="000000"/>
        </w:rPr>
      </w:pPr>
      <w:r>
        <w:rPr>
          <w:b/>
          <w:bCs/>
          <w:color w:val="000000"/>
        </w:rPr>
        <w:t>Documentação dos procedimentos de auditoria executados e da evidência de auditoria obtida</w:t>
      </w:r>
    </w:p>
    <w:p w14:paraId="0A33175F" w14:textId="77777777" w:rsidR="002A6EFF" w:rsidRDefault="002A6EFF" w:rsidP="002A6EFF">
      <w:pPr>
        <w:autoSpaceDE w:val="0"/>
        <w:autoSpaceDN w:val="0"/>
        <w:adjustRightInd w:val="0"/>
        <w:jc w:val="both"/>
        <w:rPr>
          <w:b/>
          <w:bCs/>
          <w:color w:val="000000"/>
        </w:rPr>
      </w:pPr>
    </w:p>
    <w:p w14:paraId="651446F0" w14:textId="77777777" w:rsidR="002A6EFF" w:rsidRDefault="002A6EFF" w:rsidP="002A6EFF">
      <w:pPr>
        <w:autoSpaceDE w:val="0"/>
        <w:autoSpaceDN w:val="0"/>
        <w:adjustRightInd w:val="0"/>
        <w:jc w:val="both"/>
        <w:rPr>
          <w:color w:val="000000"/>
        </w:rPr>
      </w:pPr>
      <w:r>
        <w:rPr>
          <w:i/>
          <w:iCs/>
          <w:color w:val="000000"/>
        </w:rPr>
        <w:t xml:space="preserve">Forma, conteúdo e extensão da documentação de auditoria </w:t>
      </w:r>
      <w:r>
        <w:rPr>
          <w:color w:val="000000"/>
        </w:rPr>
        <w:t>(ver item 8)</w:t>
      </w:r>
    </w:p>
    <w:p w14:paraId="55F26491" w14:textId="77777777" w:rsidR="002A6EFF" w:rsidRDefault="002A6EFF" w:rsidP="002A6EFF">
      <w:pPr>
        <w:autoSpaceDE w:val="0"/>
        <w:autoSpaceDN w:val="0"/>
        <w:adjustRightInd w:val="0"/>
        <w:jc w:val="both"/>
        <w:rPr>
          <w:color w:val="000000"/>
        </w:rPr>
      </w:pPr>
    </w:p>
    <w:p w14:paraId="4F08E06C" w14:textId="77777777" w:rsidR="002A6EFF" w:rsidRDefault="002A6EFF" w:rsidP="002A6EFF">
      <w:pPr>
        <w:autoSpaceDE w:val="0"/>
        <w:autoSpaceDN w:val="0"/>
        <w:adjustRightInd w:val="0"/>
        <w:spacing w:after="120"/>
        <w:ind w:left="567" w:hanging="567"/>
        <w:jc w:val="both"/>
        <w:rPr>
          <w:color w:val="000000"/>
        </w:rPr>
      </w:pPr>
      <w:r>
        <w:rPr>
          <w:color w:val="000000"/>
        </w:rPr>
        <w:t xml:space="preserve">A2.  </w:t>
      </w:r>
      <w:r>
        <w:rPr>
          <w:color w:val="000000"/>
        </w:rPr>
        <w:tab/>
        <w:t>A forma, o conteúdo e a extensão da documentação de auditoria dependem de fatores como:</w:t>
      </w:r>
    </w:p>
    <w:p w14:paraId="22966F98" w14:textId="77777777" w:rsidR="002A6EFF" w:rsidRDefault="002A6EFF">
      <w:pPr>
        <w:numPr>
          <w:ilvl w:val="0"/>
          <w:numId w:val="87"/>
        </w:numPr>
        <w:autoSpaceDE w:val="0"/>
        <w:autoSpaceDN w:val="0"/>
        <w:adjustRightInd w:val="0"/>
        <w:spacing w:after="120" w:line="240" w:lineRule="auto"/>
        <w:ind w:left="993" w:hanging="426"/>
        <w:jc w:val="both"/>
        <w:rPr>
          <w:color w:val="000000"/>
        </w:rPr>
      </w:pPr>
      <w:r>
        <w:rPr>
          <w:color w:val="000000"/>
        </w:rPr>
        <w:t>tamanho e complexidade da entidade;</w:t>
      </w:r>
    </w:p>
    <w:p w14:paraId="0043E454" w14:textId="77777777" w:rsidR="002A6EFF" w:rsidRDefault="002A6EFF">
      <w:pPr>
        <w:numPr>
          <w:ilvl w:val="0"/>
          <w:numId w:val="87"/>
        </w:numPr>
        <w:autoSpaceDE w:val="0"/>
        <w:autoSpaceDN w:val="0"/>
        <w:adjustRightInd w:val="0"/>
        <w:spacing w:after="120" w:line="240" w:lineRule="auto"/>
        <w:ind w:left="993" w:hanging="426"/>
        <w:jc w:val="both"/>
        <w:rPr>
          <w:color w:val="000000"/>
        </w:rPr>
      </w:pPr>
      <w:r>
        <w:rPr>
          <w:color w:val="000000"/>
        </w:rPr>
        <w:t>natureza dos procedimentos de auditoria a serem executados;</w:t>
      </w:r>
    </w:p>
    <w:p w14:paraId="479B1048" w14:textId="77777777" w:rsidR="002A6EFF" w:rsidRDefault="002A6EFF">
      <w:pPr>
        <w:numPr>
          <w:ilvl w:val="0"/>
          <w:numId w:val="87"/>
        </w:numPr>
        <w:autoSpaceDE w:val="0"/>
        <w:autoSpaceDN w:val="0"/>
        <w:adjustRightInd w:val="0"/>
        <w:spacing w:after="120" w:line="240" w:lineRule="auto"/>
        <w:ind w:left="993" w:hanging="426"/>
        <w:jc w:val="both"/>
        <w:rPr>
          <w:color w:val="000000"/>
        </w:rPr>
      </w:pPr>
      <w:r>
        <w:rPr>
          <w:color w:val="000000"/>
        </w:rPr>
        <w:t>riscos identificados de distorção relevante;</w:t>
      </w:r>
    </w:p>
    <w:p w14:paraId="22CC629E" w14:textId="77777777" w:rsidR="002A6EFF" w:rsidRDefault="002A6EFF">
      <w:pPr>
        <w:numPr>
          <w:ilvl w:val="0"/>
          <w:numId w:val="87"/>
        </w:numPr>
        <w:autoSpaceDE w:val="0"/>
        <w:autoSpaceDN w:val="0"/>
        <w:adjustRightInd w:val="0"/>
        <w:spacing w:after="120" w:line="240" w:lineRule="auto"/>
        <w:ind w:left="993" w:hanging="426"/>
        <w:jc w:val="both"/>
        <w:rPr>
          <w:color w:val="000000"/>
        </w:rPr>
      </w:pPr>
      <w:r>
        <w:rPr>
          <w:color w:val="000000"/>
        </w:rPr>
        <w:t>importância da evidência de auditoria obtida;</w:t>
      </w:r>
    </w:p>
    <w:p w14:paraId="15EFFBB4" w14:textId="77777777" w:rsidR="002A6EFF" w:rsidRDefault="002A6EFF">
      <w:pPr>
        <w:numPr>
          <w:ilvl w:val="0"/>
          <w:numId w:val="87"/>
        </w:numPr>
        <w:autoSpaceDE w:val="0"/>
        <w:autoSpaceDN w:val="0"/>
        <w:adjustRightInd w:val="0"/>
        <w:spacing w:after="120" w:line="240" w:lineRule="auto"/>
        <w:ind w:left="993" w:hanging="426"/>
        <w:jc w:val="both"/>
        <w:rPr>
          <w:color w:val="000000"/>
        </w:rPr>
      </w:pPr>
      <w:r>
        <w:rPr>
          <w:color w:val="000000"/>
        </w:rPr>
        <w:t>natureza e extensão das exceções identificadas;</w:t>
      </w:r>
    </w:p>
    <w:p w14:paraId="3297D3A0" w14:textId="77777777" w:rsidR="002A6EFF" w:rsidRDefault="002A6EFF">
      <w:pPr>
        <w:numPr>
          <w:ilvl w:val="0"/>
          <w:numId w:val="87"/>
        </w:numPr>
        <w:autoSpaceDE w:val="0"/>
        <w:autoSpaceDN w:val="0"/>
        <w:adjustRightInd w:val="0"/>
        <w:spacing w:after="120" w:line="240" w:lineRule="auto"/>
        <w:ind w:left="993" w:hanging="426"/>
        <w:jc w:val="both"/>
        <w:rPr>
          <w:color w:val="000000"/>
        </w:rPr>
      </w:pPr>
      <w:r>
        <w:rPr>
          <w:color w:val="000000"/>
        </w:rPr>
        <w:t>necessidade de documentar a conclusão ou a base da conclusão não prontamente determinável a partir da documentação do trabalho executado ou da evidência de auditoria obtida;</w:t>
      </w:r>
    </w:p>
    <w:p w14:paraId="059E738D" w14:textId="77777777" w:rsidR="002A6EFF" w:rsidRDefault="002A6EFF">
      <w:pPr>
        <w:numPr>
          <w:ilvl w:val="0"/>
          <w:numId w:val="87"/>
        </w:numPr>
        <w:autoSpaceDE w:val="0"/>
        <w:autoSpaceDN w:val="0"/>
        <w:adjustRightInd w:val="0"/>
        <w:spacing w:after="0" w:line="240" w:lineRule="auto"/>
        <w:ind w:left="993" w:hanging="426"/>
        <w:jc w:val="both"/>
        <w:rPr>
          <w:color w:val="000000"/>
        </w:rPr>
      </w:pPr>
      <w:r>
        <w:rPr>
          <w:color w:val="000000"/>
        </w:rPr>
        <w:t xml:space="preserve">metodologia e as ferramentas de auditoria usadas. </w:t>
      </w:r>
    </w:p>
    <w:p w14:paraId="2AC39435" w14:textId="77777777" w:rsidR="002A6EFF" w:rsidRDefault="002A6EFF" w:rsidP="002A6EFF">
      <w:pPr>
        <w:autoSpaceDE w:val="0"/>
        <w:autoSpaceDN w:val="0"/>
        <w:adjustRightInd w:val="0"/>
        <w:ind w:left="1134"/>
        <w:jc w:val="both"/>
        <w:rPr>
          <w:color w:val="000000"/>
        </w:rPr>
      </w:pPr>
    </w:p>
    <w:p w14:paraId="2C1980A2" w14:textId="77777777" w:rsidR="002A6EFF" w:rsidRDefault="002A6EFF" w:rsidP="002A6EFF">
      <w:pPr>
        <w:autoSpaceDE w:val="0"/>
        <w:autoSpaceDN w:val="0"/>
        <w:adjustRightInd w:val="0"/>
        <w:spacing w:after="120"/>
        <w:ind w:left="567" w:hanging="567"/>
        <w:jc w:val="both"/>
        <w:rPr>
          <w:color w:val="000000"/>
        </w:rPr>
      </w:pPr>
      <w:r>
        <w:rPr>
          <w:color w:val="000000"/>
        </w:rPr>
        <w:t xml:space="preserve">A3.  </w:t>
      </w:r>
      <w:r>
        <w:rPr>
          <w:color w:val="000000"/>
        </w:rPr>
        <w:tab/>
        <w:t>A documentação de auditoria pode ser registrada em papel, em formatos eletrônicos ou outros. Exemplos de documentação de auditoria incluem:</w:t>
      </w:r>
    </w:p>
    <w:p w14:paraId="69689659" w14:textId="77777777" w:rsidR="002A6EFF" w:rsidRDefault="002A6EFF">
      <w:pPr>
        <w:numPr>
          <w:ilvl w:val="0"/>
          <w:numId w:val="89"/>
        </w:numPr>
        <w:autoSpaceDE w:val="0"/>
        <w:autoSpaceDN w:val="0"/>
        <w:adjustRightInd w:val="0"/>
        <w:spacing w:after="120" w:line="240" w:lineRule="auto"/>
        <w:ind w:left="993" w:hanging="426"/>
        <w:jc w:val="both"/>
        <w:rPr>
          <w:color w:val="000000"/>
        </w:rPr>
      </w:pPr>
      <w:r>
        <w:rPr>
          <w:color w:val="000000"/>
        </w:rPr>
        <w:t>programas de auditoria;</w:t>
      </w:r>
    </w:p>
    <w:p w14:paraId="6C5CC9D1" w14:textId="77777777" w:rsidR="002A6EFF" w:rsidRDefault="002A6EFF">
      <w:pPr>
        <w:numPr>
          <w:ilvl w:val="0"/>
          <w:numId w:val="89"/>
        </w:numPr>
        <w:autoSpaceDE w:val="0"/>
        <w:autoSpaceDN w:val="0"/>
        <w:adjustRightInd w:val="0"/>
        <w:spacing w:after="120" w:line="240" w:lineRule="auto"/>
        <w:ind w:left="993" w:hanging="426"/>
        <w:jc w:val="both"/>
        <w:rPr>
          <w:color w:val="000000"/>
        </w:rPr>
      </w:pPr>
      <w:r>
        <w:rPr>
          <w:color w:val="000000"/>
        </w:rPr>
        <w:t>análises;</w:t>
      </w:r>
    </w:p>
    <w:p w14:paraId="3EB74FEF" w14:textId="77777777" w:rsidR="002A6EFF" w:rsidRDefault="002A6EFF">
      <w:pPr>
        <w:numPr>
          <w:ilvl w:val="0"/>
          <w:numId w:val="89"/>
        </w:numPr>
        <w:autoSpaceDE w:val="0"/>
        <w:autoSpaceDN w:val="0"/>
        <w:adjustRightInd w:val="0"/>
        <w:spacing w:after="120" w:line="240" w:lineRule="auto"/>
        <w:ind w:left="993" w:hanging="426"/>
        <w:jc w:val="both"/>
        <w:rPr>
          <w:color w:val="000000"/>
        </w:rPr>
      </w:pPr>
      <w:r>
        <w:rPr>
          <w:color w:val="000000"/>
        </w:rPr>
        <w:t>memorandos de assuntos do trabalho;</w:t>
      </w:r>
    </w:p>
    <w:p w14:paraId="19826B27" w14:textId="77777777" w:rsidR="002A6EFF" w:rsidRDefault="002A6EFF">
      <w:pPr>
        <w:numPr>
          <w:ilvl w:val="0"/>
          <w:numId w:val="89"/>
        </w:numPr>
        <w:autoSpaceDE w:val="0"/>
        <w:autoSpaceDN w:val="0"/>
        <w:adjustRightInd w:val="0"/>
        <w:spacing w:after="120" w:line="240" w:lineRule="auto"/>
        <w:ind w:left="993" w:hanging="426"/>
        <w:jc w:val="both"/>
        <w:rPr>
          <w:color w:val="000000"/>
        </w:rPr>
      </w:pPr>
      <w:r>
        <w:rPr>
          <w:color w:val="000000"/>
        </w:rPr>
        <w:t>resumos de assuntos significativos;</w:t>
      </w:r>
    </w:p>
    <w:p w14:paraId="3B557D27" w14:textId="77777777" w:rsidR="002A6EFF" w:rsidRDefault="002A6EFF">
      <w:pPr>
        <w:numPr>
          <w:ilvl w:val="0"/>
          <w:numId w:val="89"/>
        </w:numPr>
        <w:autoSpaceDE w:val="0"/>
        <w:autoSpaceDN w:val="0"/>
        <w:adjustRightInd w:val="0"/>
        <w:spacing w:after="120" w:line="240" w:lineRule="auto"/>
        <w:ind w:left="993" w:hanging="426"/>
        <w:jc w:val="both"/>
        <w:rPr>
          <w:color w:val="000000"/>
        </w:rPr>
      </w:pPr>
      <w:r>
        <w:rPr>
          <w:color w:val="000000"/>
        </w:rPr>
        <w:t>cartas de confirmação e representação;</w:t>
      </w:r>
    </w:p>
    <w:p w14:paraId="59AF0DAB" w14:textId="77777777" w:rsidR="002A6EFF" w:rsidRDefault="002A6EFF">
      <w:pPr>
        <w:numPr>
          <w:ilvl w:val="0"/>
          <w:numId w:val="89"/>
        </w:numPr>
        <w:autoSpaceDE w:val="0"/>
        <w:autoSpaceDN w:val="0"/>
        <w:adjustRightInd w:val="0"/>
        <w:spacing w:after="120" w:line="240" w:lineRule="auto"/>
        <w:ind w:left="993" w:hanging="426"/>
        <w:jc w:val="both"/>
        <w:rPr>
          <w:color w:val="000000"/>
        </w:rPr>
      </w:pPr>
      <w:r>
        <w:rPr>
          <w:color w:val="000000"/>
        </w:rPr>
        <w:t>listas de verificação;</w:t>
      </w:r>
    </w:p>
    <w:p w14:paraId="2BAC446C" w14:textId="77777777" w:rsidR="002A6EFF" w:rsidRDefault="002A6EFF">
      <w:pPr>
        <w:numPr>
          <w:ilvl w:val="0"/>
          <w:numId w:val="89"/>
        </w:numPr>
        <w:autoSpaceDE w:val="0"/>
        <w:autoSpaceDN w:val="0"/>
        <w:adjustRightInd w:val="0"/>
        <w:spacing w:after="120" w:line="240" w:lineRule="auto"/>
        <w:ind w:left="992" w:hanging="425"/>
        <w:jc w:val="both"/>
        <w:rPr>
          <w:color w:val="000000"/>
        </w:rPr>
      </w:pPr>
      <w:r>
        <w:rPr>
          <w:color w:val="000000"/>
        </w:rPr>
        <w:t>correspondências (inclusive correio eletrônico) referentes a assuntos significativos.</w:t>
      </w:r>
    </w:p>
    <w:p w14:paraId="0AC99AE9" w14:textId="77777777" w:rsidR="002A6EFF" w:rsidRDefault="002A6EFF" w:rsidP="002A6EFF">
      <w:pPr>
        <w:autoSpaceDE w:val="0"/>
        <w:autoSpaceDN w:val="0"/>
        <w:adjustRightInd w:val="0"/>
        <w:ind w:left="567" w:hanging="567"/>
        <w:jc w:val="both"/>
        <w:rPr>
          <w:color w:val="000000"/>
        </w:rPr>
      </w:pPr>
      <w:r>
        <w:rPr>
          <w:color w:val="000000"/>
        </w:rPr>
        <w:t xml:space="preserve">         O auditor pode incluir resumos ou cópias de registros da entidade (por exemplo, contratos e acordos significativos e específicos) como parte da documentação de auditoria. A documentação de auditoria, porém, não substitui os registros contábeis da entidade. </w:t>
      </w:r>
    </w:p>
    <w:p w14:paraId="73488E8B" w14:textId="77777777" w:rsidR="002A6EFF" w:rsidRDefault="002A6EFF" w:rsidP="002A6EFF">
      <w:pPr>
        <w:autoSpaceDE w:val="0"/>
        <w:autoSpaceDN w:val="0"/>
        <w:adjustRightInd w:val="0"/>
        <w:jc w:val="both"/>
        <w:rPr>
          <w:color w:val="000000"/>
        </w:rPr>
      </w:pPr>
    </w:p>
    <w:p w14:paraId="419169A6" w14:textId="77777777" w:rsidR="002A6EFF" w:rsidRDefault="002A6EFF" w:rsidP="002A6EFF">
      <w:pPr>
        <w:autoSpaceDE w:val="0"/>
        <w:autoSpaceDN w:val="0"/>
        <w:adjustRightInd w:val="0"/>
        <w:ind w:left="567" w:hanging="567"/>
        <w:jc w:val="both"/>
        <w:rPr>
          <w:color w:val="000000"/>
        </w:rPr>
      </w:pPr>
      <w:r>
        <w:rPr>
          <w:color w:val="000000"/>
        </w:rPr>
        <w:t xml:space="preserve">A4.  </w:t>
      </w:r>
      <w:r>
        <w:rPr>
          <w:color w:val="000000"/>
        </w:rPr>
        <w:tab/>
        <w:t>O auditor não precisa incluir na documentação de auditoria versões superadas de papéis de trabalho e demonstrações contábeis, notas que reflitam entendimento incompleto ou preliminar, cópias anteriores de documentos corrigidos em decorrência de erros tipográficos ou de outro tipo de documentos em duplicata.</w:t>
      </w:r>
    </w:p>
    <w:p w14:paraId="028EE897" w14:textId="77777777" w:rsidR="002A6EFF" w:rsidRDefault="002A6EFF" w:rsidP="002A6EFF">
      <w:pPr>
        <w:autoSpaceDE w:val="0"/>
        <w:autoSpaceDN w:val="0"/>
        <w:adjustRightInd w:val="0"/>
        <w:ind w:left="567" w:hanging="567"/>
        <w:jc w:val="both"/>
        <w:rPr>
          <w:color w:val="000000"/>
        </w:rPr>
      </w:pPr>
    </w:p>
    <w:p w14:paraId="3F7D8FD2" w14:textId="77777777" w:rsidR="002A6EFF" w:rsidRDefault="002A6EFF" w:rsidP="002A6EFF">
      <w:pPr>
        <w:autoSpaceDE w:val="0"/>
        <w:autoSpaceDN w:val="0"/>
        <w:adjustRightInd w:val="0"/>
        <w:ind w:left="567" w:hanging="567"/>
        <w:jc w:val="both"/>
        <w:rPr>
          <w:color w:val="000000"/>
        </w:rPr>
      </w:pPr>
      <w:r>
        <w:rPr>
          <w:color w:val="000000"/>
        </w:rPr>
        <w:t>A5.  Explicações verbais do auditor, por si só, não representam documentação adequada para o trabalho executado pelo auditor ou para as conclusões obtidas, mas podem ser usadas para explicar ou esclarecer informações contidas na documentação de auditoria.</w:t>
      </w:r>
    </w:p>
    <w:p w14:paraId="4F033026" w14:textId="77777777" w:rsidR="002A6EFF" w:rsidRDefault="002A6EFF" w:rsidP="002A6EFF">
      <w:pPr>
        <w:autoSpaceDE w:val="0"/>
        <w:autoSpaceDN w:val="0"/>
        <w:adjustRightInd w:val="0"/>
        <w:jc w:val="both"/>
        <w:rPr>
          <w:color w:val="000000"/>
        </w:rPr>
      </w:pPr>
    </w:p>
    <w:p w14:paraId="485B0FE0" w14:textId="77777777" w:rsidR="002A6EFF" w:rsidRDefault="002A6EFF" w:rsidP="002A6EFF">
      <w:pPr>
        <w:autoSpaceDE w:val="0"/>
        <w:autoSpaceDN w:val="0"/>
        <w:adjustRightInd w:val="0"/>
        <w:jc w:val="both"/>
        <w:rPr>
          <w:color w:val="000000"/>
        </w:rPr>
      </w:pPr>
      <w:r>
        <w:rPr>
          <w:color w:val="000000"/>
        </w:rPr>
        <w:t>Documentação de conformidade com as normas de auditoria (ver item 8(a))</w:t>
      </w:r>
    </w:p>
    <w:p w14:paraId="687CD7B1" w14:textId="77777777" w:rsidR="002A6EFF" w:rsidRDefault="002A6EFF" w:rsidP="002A6EFF">
      <w:pPr>
        <w:autoSpaceDE w:val="0"/>
        <w:autoSpaceDN w:val="0"/>
        <w:adjustRightInd w:val="0"/>
        <w:jc w:val="both"/>
        <w:rPr>
          <w:color w:val="000000"/>
        </w:rPr>
      </w:pPr>
    </w:p>
    <w:p w14:paraId="186BA0E8" w14:textId="77777777" w:rsidR="002A6EFF" w:rsidRDefault="002A6EFF" w:rsidP="002A6EFF">
      <w:pPr>
        <w:autoSpaceDE w:val="0"/>
        <w:autoSpaceDN w:val="0"/>
        <w:adjustRightInd w:val="0"/>
        <w:ind w:left="567" w:hanging="567"/>
        <w:jc w:val="both"/>
        <w:rPr>
          <w:color w:val="000000"/>
        </w:rPr>
      </w:pPr>
      <w:r>
        <w:rPr>
          <w:color w:val="000000"/>
        </w:rPr>
        <w:t xml:space="preserve">A6.  Em princípio, a conformidade com as exigências desta Norma tem como resultado documentação de auditoria suficiente e apropriada às circunstâncias. Outras normas contêm requisitos específicos de documentação que se destinam a esclarecer a aplicação desta norma às circunstâncias específicas de outras normas. As exigências de documentação de outras normas não limitam a aplicação desta norma. Além disso, a ausência de exigência de documentação em qualquer norma específica não se destina a sugerir que não há documentação a ser elaborada como resultado da conformidade com essa norma. </w:t>
      </w:r>
    </w:p>
    <w:p w14:paraId="7408A491" w14:textId="77777777" w:rsidR="002A6EFF" w:rsidRDefault="002A6EFF" w:rsidP="002A6EFF">
      <w:pPr>
        <w:autoSpaceDE w:val="0"/>
        <w:autoSpaceDN w:val="0"/>
        <w:adjustRightInd w:val="0"/>
        <w:ind w:left="567" w:hanging="567"/>
        <w:jc w:val="both"/>
        <w:rPr>
          <w:color w:val="000000"/>
        </w:rPr>
      </w:pPr>
    </w:p>
    <w:p w14:paraId="0A9E490A" w14:textId="77777777" w:rsidR="002A6EFF" w:rsidRPr="00B3272D" w:rsidRDefault="002A6EFF" w:rsidP="002A6EFF">
      <w:pPr>
        <w:autoSpaceDE w:val="0"/>
        <w:autoSpaceDN w:val="0"/>
        <w:adjustRightInd w:val="0"/>
        <w:spacing w:after="120"/>
        <w:ind w:left="567" w:hanging="567"/>
        <w:jc w:val="both"/>
        <w:rPr>
          <w:strike/>
          <w:color w:val="000000"/>
        </w:rPr>
      </w:pPr>
      <w:r w:rsidRPr="00B3272D">
        <w:rPr>
          <w:strike/>
          <w:color w:val="000000"/>
        </w:rPr>
        <w:t xml:space="preserve">A7. </w:t>
      </w:r>
      <w:r w:rsidRPr="00B3272D">
        <w:rPr>
          <w:strike/>
          <w:color w:val="000000"/>
        </w:rPr>
        <w:tab/>
        <w:t>A documentação de auditoria fornece evidências de que a auditoria está em conformidade com as normas de auditoria. Contudo, não é necessário nem praticável para o auditor documentar todos os assuntos considerados ou todos os julgamentos profissionais exercidos na auditoria. Além disso, é desnecessário o auditor documentar separadamente (como em lista de verificação, por exemplo) a conformidade em assuntos já demonstrada por documentos incluídos no arquivo de auditoria. Por exemplo:</w:t>
      </w:r>
    </w:p>
    <w:p w14:paraId="7564A992" w14:textId="77777777" w:rsidR="002A6EFF" w:rsidRPr="00B3272D" w:rsidRDefault="002A6EFF">
      <w:pPr>
        <w:numPr>
          <w:ilvl w:val="0"/>
          <w:numId w:val="90"/>
        </w:numPr>
        <w:tabs>
          <w:tab w:val="clear" w:pos="1429"/>
        </w:tabs>
        <w:autoSpaceDE w:val="0"/>
        <w:autoSpaceDN w:val="0"/>
        <w:adjustRightInd w:val="0"/>
        <w:spacing w:after="120" w:line="240" w:lineRule="auto"/>
        <w:ind w:left="851" w:hanging="284"/>
        <w:jc w:val="both"/>
        <w:rPr>
          <w:strike/>
          <w:color w:val="000000"/>
        </w:rPr>
      </w:pPr>
      <w:r w:rsidRPr="00B3272D">
        <w:rPr>
          <w:strike/>
          <w:color w:val="000000"/>
        </w:rPr>
        <w:t xml:space="preserve"> </w:t>
      </w:r>
      <w:r w:rsidRPr="00B3272D">
        <w:rPr>
          <w:strike/>
          <w:color w:val="000000"/>
        </w:rPr>
        <w:tab/>
        <w:t>a existência de plano de auditoria adequadamente documentado demonstra que o auditor planejou a auditoria;</w:t>
      </w:r>
    </w:p>
    <w:p w14:paraId="31CA34EF" w14:textId="77777777" w:rsidR="002A6EFF" w:rsidRPr="00B3272D" w:rsidRDefault="002A6EFF">
      <w:pPr>
        <w:numPr>
          <w:ilvl w:val="0"/>
          <w:numId w:val="90"/>
        </w:numPr>
        <w:tabs>
          <w:tab w:val="clear" w:pos="1429"/>
        </w:tabs>
        <w:autoSpaceDE w:val="0"/>
        <w:autoSpaceDN w:val="0"/>
        <w:adjustRightInd w:val="0"/>
        <w:spacing w:after="120" w:line="240" w:lineRule="auto"/>
        <w:ind w:left="851" w:hanging="284"/>
        <w:jc w:val="both"/>
        <w:rPr>
          <w:strike/>
          <w:color w:val="000000"/>
        </w:rPr>
      </w:pPr>
      <w:r w:rsidRPr="00B3272D">
        <w:rPr>
          <w:strike/>
          <w:color w:val="000000"/>
        </w:rPr>
        <w:t xml:space="preserve"> </w:t>
      </w:r>
      <w:r w:rsidRPr="00B3272D">
        <w:rPr>
          <w:strike/>
          <w:color w:val="000000"/>
        </w:rPr>
        <w:tab/>
        <w:t>a existência de carta de contratação assinada no arquivo de auditoria demonstra que o auditor e a administração concordaram com os termos do trabalho de auditoria, ou, quando apropriado, junto aos responsáveis pela governança;</w:t>
      </w:r>
    </w:p>
    <w:p w14:paraId="355D8812" w14:textId="77777777" w:rsidR="002A6EFF" w:rsidRPr="00B3272D" w:rsidRDefault="002A6EFF">
      <w:pPr>
        <w:numPr>
          <w:ilvl w:val="0"/>
          <w:numId w:val="90"/>
        </w:numPr>
        <w:tabs>
          <w:tab w:val="clear" w:pos="1429"/>
        </w:tabs>
        <w:autoSpaceDE w:val="0"/>
        <w:autoSpaceDN w:val="0"/>
        <w:adjustRightInd w:val="0"/>
        <w:spacing w:after="120" w:line="240" w:lineRule="auto"/>
        <w:ind w:left="851" w:hanging="284"/>
        <w:jc w:val="both"/>
        <w:rPr>
          <w:strike/>
          <w:color w:val="000000"/>
        </w:rPr>
      </w:pPr>
      <w:r w:rsidRPr="00B3272D">
        <w:rPr>
          <w:strike/>
          <w:color w:val="000000"/>
        </w:rPr>
        <w:t xml:space="preserve"> </w:t>
      </w:r>
      <w:r w:rsidRPr="00B3272D">
        <w:rPr>
          <w:strike/>
          <w:color w:val="000000"/>
        </w:rPr>
        <w:tab/>
        <w:t>o relatório do auditor que contém opinião com ressalva demonstra que o auditor cumpriu o requisito de expressar opinião com ressalva sob as circunstâncias especificadas nas normas;</w:t>
      </w:r>
    </w:p>
    <w:p w14:paraId="6039ECCF" w14:textId="77777777" w:rsidR="002A6EFF" w:rsidRPr="00B3272D" w:rsidRDefault="002A6EFF">
      <w:pPr>
        <w:numPr>
          <w:ilvl w:val="0"/>
          <w:numId w:val="90"/>
        </w:numPr>
        <w:tabs>
          <w:tab w:val="clear" w:pos="1429"/>
        </w:tabs>
        <w:autoSpaceDE w:val="0"/>
        <w:autoSpaceDN w:val="0"/>
        <w:adjustRightInd w:val="0"/>
        <w:spacing w:after="120" w:line="240" w:lineRule="auto"/>
        <w:ind w:left="851" w:hanging="284"/>
        <w:jc w:val="both"/>
        <w:rPr>
          <w:strike/>
          <w:color w:val="000000"/>
        </w:rPr>
      </w:pPr>
      <w:r w:rsidRPr="00B3272D">
        <w:rPr>
          <w:strike/>
          <w:color w:val="000000"/>
        </w:rPr>
        <w:t xml:space="preserve"> </w:t>
      </w:r>
      <w:r w:rsidRPr="00B3272D">
        <w:rPr>
          <w:strike/>
          <w:color w:val="000000"/>
        </w:rPr>
        <w:tab/>
        <w:t>em relação às exigências que se aplicam geralmente ao longo de toda a auditoria, podem haver várias maneiras pelas quais a conformidade a elas pode ser demonstrada no arquivo de auditoria:</w:t>
      </w:r>
    </w:p>
    <w:p w14:paraId="293EABF9" w14:textId="77777777" w:rsidR="002A6EFF" w:rsidRPr="00B3272D" w:rsidRDefault="002A6EFF">
      <w:pPr>
        <w:numPr>
          <w:ilvl w:val="0"/>
          <w:numId w:val="91"/>
        </w:numPr>
        <w:autoSpaceDE w:val="0"/>
        <w:autoSpaceDN w:val="0"/>
        <w:adjustRightInd w:val="0"/>
        <w:spacing w:after="120" w:line="240" w:lineRule="auto"/>
        <w:ind w:left="1134" w:hanging="283"/>
        <w:jc w:val="both"/>
        <w:rPr>
          <w:strike/>
          <w:color w:val="000000"/>
        </w:rPr>
      </w:pPr>
      <w:r w:rsidRPr="00B3272D">
        <w:rPr>
          <w:strike/>
          <w:color w:val="000000"/>
        </w:rPr>
        <w:t>por exemplo, o ceticismo profissional do auditor pode não ser passível de documentação, todavia, a documentação de auditoria, não obstante, pode fornecer evidências do exercício do ceticismo profissional do auditor em conformidade com as normas de auditoria. Tais evidências podem incluir procedimentos específicos executados para corroborar as respostas da administração às indagações do auditor;</w:t>
      </w:r>
    </w:p>
    <w:p w14:paraId="64584313" w14:textId="77777777" w:rsidR="002A6EFF" w:rsidRPr="00B3272D" w:rsidRDefault="002A6EFF">
      <w:pPr>
        <w:numPr>
          <w:ilvl w:val="0"/>
          <w:numId w:val="91"/>
        </w:numPr>
        <w:autoSpaceDE w:val="0"/>
        <w:autoSpaceDN w:val="0"/>
        <w:adjustRightInd w:val="0"/>
        <w:spacing w:after="0" w:line="240" w:lineRule="auto"/>
        <w:ind w:left="1134" w:hanging="283"/>
        <w:jc w:val="both"/>
        <w:rPr>
          <w:strike/>
          <w:color w:val="000000"/>
        </w:rPr>
      </w:pPr>
      <w:r w:rsidRPr="00B3272D">
        <w:rPr>
          <w:strike/>
          <w:color w:val="000000"/>
        </w:rPr>
        <w:t>de forma similar, o fato de que o sócio do trabalho assumiu a responsabilidade pela direção, supervisão e execução da auditoria em conformidade com as normas de auditoria pode ser evidenciado de várias maneiras na documentação de auditoria. Isso pode incluir a documentação do envolvimento tempestivo do sócio do trabalho em aspectos da auditoria, tais como a participação nas discussões da equipe exigida pela NBC TA 315.</w:t>
      </w:r>
    </w:p>
    <w:p w14:paraId="29122504" w14:textId="77777777" w:rsidR="002A6EFF" w:rsidRDefault="002A6EFF" w:rsidP="002A6EFF">
      <w:pPr>
        <w:autoSpaceDE w:val="0"/>
        <w:autoSpaceDN w:val="0"/>
        <w:adjustRightInd w:val="0"/>
        <w:jc w:val="both"/>
        <w:rPr>
          <w:color w:val="000000"/>
        </w:rPr>
      </w:pPr>
    </w:p>
    <w:p w14:paraId="3822E09F" w14:textId="77777777" w:rsidR="002A6EFF" w:rsidRDefault="002A6EFF" w:rsidP="002A6EFF">
      <w:pPr>
        <w:autoSpaceDE w:val="0"/>
        <w:autoSpaceDN w:val="0"/>
        <w:adjustRightInd w:val="0"/>
        <w:jc w:val="both"/>
        <w:rPr>
          <w:color w:val="000000"/>
        </w:rPr>
      </w:pPr>
      <w:r>
        <w:rPr>
          <w:color w:val="000000"/>
        </w:rPr>
        <w:t>Documentação de assuntos e julgamentos profissionais significativos (ver item 8(c))</w:t>
      </w:r>
    </w:p>
    <w:p w14:paraId="2D100942" w14:textId="77777777" w:rsidR="002A6EFF" w:rsidRDefault="002A6EFF" w:rsidP="002A6EFF">
      <w:pPr>
        <w:autoSpaceDE w:val="0"/>
        <w:autoSpaceDN w:val="0"/>
        <w:adjustRightInd w:val="0"/>
        <w:jc w:val="both"/>
        <w:rPr>
          <w:color w:val="000000"/>
        </w:rPr>
      </w:pPr>
    </w:p>
    <w:p w14:paraId="5B3FE61E" w14:textId="77777777" w:rsidR="002A6EFF" w:rsidRPr="00B3272D" w:rsidRDefault="002A6EFF" w:rsidP="002A6EFF">
      <w:pPr>
        <w:autoSpaceDE w:val="0"/>
        <w:autoSpaceDN w:val="0"/>
        <w:adjustRightInd w:val="0"/>
        <w:ind w:left="567" w:hanging="567"/>
        <w:jc w:val="both"/>
        <w:rPr>
          <w:color w:val="000000"/>
        </w:rPr>
      </w:pPr>
      <w:r w:rsidRPr="00B3272D">
        <w:rPr>
          <w:color w:val="000000"/>
        </w:rPr>
        <w:t xml:space="preserve">A7. </w:t>
      </w:r>
      <w:r w:rsidRPr="00B3272D">
        <w:rPr>
          <w:color w:val="000000"/>
        </w:rPr>
        <w:tab/>
        <w:t>A documentação de auditoria fornece evidências de que a auditoria está em conformidade com as normas de auditoria. Contudo, não é necessário nem praticável para o auditor documentar todos os assuntos considerados ou todos os julgamentos profissionais exercidos na auditoria. Além disso, é desnecessário o auditor documentar separadamente (como em lista de verificação, por exemplo) a conformidade em assuntos já demonstrada por documentos incluídos no arquivo de auditoria. Por exemplo:</w:t>
      </w:r>
    </w:p>
    <w:p w14:paraId="3D6BEF21"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a existência de plano de auditoria adequadamente documentado demonstra que o auditor planejou a auditoria;</w:t>
      </w:r>
    </w:p>
    <w:p w14:paraId="70C1A3D8"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a existência de carta de contratação assinada no arquivo de auditoria demonstra que o auditor e a administração concordaram com os termos do trabalho de auditoria, ou, quando apropriado, com os responsáveis pela governança;</w:t>
      </w:r>
    </w:p>
    <w:p w14:paraId="4FB79406"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o relatório do auditor que contém opinião com ressalva demonstra que o auditor cumpriu o requisito de expressar opinião com ressalva sob as circunstâncias especificadas nas normas;</w:t>
      </w:r>
    </w:p>
    <w:p w14:paraId="50B67C13"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em relação às exigências que se aplicam geralmente ao longo de toda a auditoria, pode haver várias maneiras pelas quais a conformidade a elas pode ser demonstrada no arquivo de auditoria:</w:t>
      </w:r>
    </w:p>
    <w:p w14:paraId="03C2D333" w14:textId="77777777" w:rsidR="002A6EFF" w:rsidRPr="00B3272D" w:rsidRDefault="002A6EFF">
      <w:pPr>
        <w:numPr>
          <w:ilvl w:val="0"/>
          <w:numId w:val="91"/>
        </w:numPr>
        <w:autoSpaceDE w:val="0"/>
        <w:autoSpaceDN w:val="0"/>
        <w:adjustRightInd w:val="0"/>
        <w:spacing w:after="0" w:line="240" w:lineRule="auto"/>
        <w:ind w:left="1134" w:hanging="283"/>
        <w:jc w:val="both"/>
        <w:rPr>
          <w:color w:val="000000"/>
        </w:rPr>
      </w:pPr>
      <w:r w:rsidRPr="00B3272D">
        <w:rPr>
          <w:color w:val="000000"/>
        </w:rPr>
        <w:t xml:space="preserve">por exemplo, o ceticismo profissional do auditor pode não ser passível de documentação, todavia, a documentação de auditoria, não obstante, pode fornecer evidências do exercício do ceticismo profissional do auditor em conformidade com as normas de auditoria. </w:t>
      </w:r>
      <w:r w:rsidRPr="00B3272D">
        <w:rPr>
          <w:szCs w:val="20"/>
        </w:rPr>
        <w:t>Por exemplo, em relação às estimativas contábeis, quando a evidência de auditoria obtida inclui evidência que tanto corrobora como contradiz as afirmações da administração, a documentação do modo como o auditor avaliou essa evidência, incluindo os julgamentos profissionais exercidos na formação da conclusão quanto à suficiência e à adequação da evidência de auditoria obtida;</w:t>
      </w:r>
    </w:p>
    <w:p w14:paraId="642D0D63" w14:textId="77777777" w:rsidR="002A6EFF" w:rsidRPr="00B3272D" w:rsidRDefault="002A6EFF">
      <w:pPr>
        <w:numPr>
          <w:ilvl w:val="0"/>
          <w:numId w:val="91"/>
        </w:numPr>
        <w:autoSpaceDE w:val="0"/>
        <w:autoSpaceDN w:val="0"/>
        <w:adjustRightInd w:val="0"/>
        <w:spacing w:after="0" w:line="240" w:lineRule="auto"/>
        <w:ind w:left="1134" w:hanging="283"/>
        <w:jc w:val="both"/>
        <w:rPr>
          <w:color w:val="000000"/>
        </w:rPr>
      </w:pPr>
      <w:r w:rsidRPr="00B3272D">
        <w:rPr>
          <w:color w:val="000000"/>
        </w:rPr>
        <w:t>de forma similar, o fato de que o sócio do trabalho assumiu a responsabilidade pela direção, supervisão e execução da auditoria em conformidade com as normas de auditoria pode ser evidenciado de várias maneiras na documentação de auditoria. Isso pode incluir a documentação do envolvimento tempestivo do sócio do trabalho em aspectos da auditoria, tais como a participação nas discussões da equipe exigida pela NBC TA 315, item 10.</w:t>
      </w:r>
      <w:r>
        <w:rPr>
          <w:color w:val="000000"/>
        </w:rPr>
        <w:t xml:space="preserve"> </w:t>
      </w:r>
      <w:r>
        <w:rPr>
          <w:color w:val="00B0F0"/>
        </w:rPr>
        <w:t xml:space="preserve">(Alterado </w:t>
      </w:r>
      <w:r w:rsidRPr="00B3272D">
        <w:rPr>
          <w:color w:val="00B0F0"/>
        </w:rPr>
        <w:t>pela REVISÃO NBC 03)</w:t>
      </w:r>
      <w:r>
        <w:rPr>
          <w:color w:val="000000"/>
        </w:rPr>
        <w:t xml:space="preserve"> </w:t>
      </w:r>
    </w:p>
    <w:p w14:paraId="2F678235" w14:textId="77777777" w:rsidR="002A6EFF" w:rsidRDefault="002A6EFF" w:rsidP="002A6EFF">
      <w:pPr>
        <w:autoSpaceDE w:val="0"/>
        <w:autoSpaceDN w:val="0"/>
        <w:adjustRightInd w:val="0"/>
        <w:jc w:val="both"/>
        <w:rPr>
          <w:color w:val="000000"/>
        </w:rPr>
      </w:pPr>
    </w:p>
    <w:p w14:paraId="30FAECAB" w14:textId="77777777" w:rsidR="002A6EFF" w:rsidRDefault="002A6EFF" w:rsidP="002A6EFF">
      <w:pPr>
        <w:autoSpaceDE w:val="0"/>
        <w:autoSpaceDN w:val="0"/>
        <w:adjustRightInd w:val="0"/>
        <w:jc w:val="both"/>
        <w:rPr>
          <w:color w:val="000000"/>
        </w:rPr>
      </w:pPr>
    </w:p>
    <w:p w14:paraId="2556258E" w14:textId="77777777" w:rsidR="002A6EFF" w:rsidRDefault="002A6EFF" w:rsidP="002A6EFF">
      <w:pPr>
        <w:autoSpaceDE w:val="0"/>
        <w:autoSpaceDN w:val="0"/>
        <w:adjustRightInd w:val="0"/>
        <w:spacing w:after="120"/>
        <w:ind w:left="567" w:hanging="567"/>
        <w:jc w:val="both"/>
        <w:rPr>
          <w:color w:val="000000"/>
        </w:rPr>
      </w:pPr>
      <w:r>
        <w:rPr>
          <w:color w:val="000000"/>
        </w:rPr>
        <w:t>A8.  Julgar a importância de assunto exige análise objetiva dos fatos e circunstâncias. Exemplos de assuntos significativos incluem:</w:t>
      </w:r>
    </w:p>
    <w:p w14:paraId="74EB6C5C" w14:textId="77777777" w:rsidR="002A6EFF" w:rsidRDefault="002A6EFF">
      <w:pPr>
        <w:numPr>
          <w:ilvl w:val="0"/>
          <w:numId w:val="90"/>
        </w:numPr>
        <w:tabs>
          <w:tab w:val="clear" w:pos="1429"/>
        </w:tabs>
        <w:autoSpaceDE w:val="0"/>
        <w:autoSpaceDN w:val="0"/>
        <w:adjustRightInd w:val="0"/>
        <w:spacing w:after="120" w:line="240" w:lineRule="auto"/>
        <w:ind w:left="851" w:hanging="284"/>
        <w:jc w:val="both"/>
        <w:rPr>
          <w:color w:val="000000"/>
        </w:rPr>
      </w:pPr>
      <w:r>
        <w:rPr>
          <w:color w:val="000000"/>
        </w:rPr>
        <w:t xml:space="preserve"> </w:t>
      </w:r>
      <w:r>
        <w:rPr>
          <w:color w:val="000000"/>
        </w:rPr>
        <w:tab/>
        <w:t xml:space="preserve">assuntos que dão origem a riscos significativos (como definidos na NBC TA 315, item 4(e)); </w:t>
      </w:r>
    </w:p>
    <w:p w14:paraId="06A8F2F9" w14:textId="77777777" w:rsidR="002A6EFF" w:rsidRDefault="002A6EFF">
      <w:pPr>
        <w:numPr>
          <w:ilvl w:val="0"/>
          <w:numId w:val="90"/>
        </w:numPr>
        <w:tabs>
          <w:tab w:val="clear" w:pos="1429"/>
        </w:tabs>
        <w:autoSpaceDE w:val="0"/>
        <w:autoSpaceDN w:val="0"/>
        <w:adjustRightInd w:val="0"/>
        <w:spacing w:after="120" w:line="240" w:lineRule="auto"/>
        <w:ind w:left="851" w:hanging="284"/>
        <w:jc w:val="both"/>
        <w:rPr>
          <w:color w:val="000000"/>
        </w:rPr>
      </w:pPr>
      <w:r>
        <w:rPr>
          <w:color w:val="000000"/>
        </w:rPr>
        <w:t xml:space="preserve"> </w:t>
      </w:r>
      <w:r>
        <w:rPr>
          <w:color w:val="000000"/>
        </w:rPr>
        <w:tab/>
        <w:t>resultados de procedimentos de auditoria que indiquem (i) que as demonstrações contábeis podem conter distorção relevante, ou (ii) a necessidade de revisar a avaliação anterior dos riscos de distorção relevante feita pelo auditor e as respostas do auditor aos riscos avaliados;</w:t>
      </w:r>
    </w:p>
    <w:p w14:paraId="1A7DDD27" w14:textId="77777777" w:rsidR="002A6EFF" w:rsidRDefault="002A6EFF">
      <w:pPr>
        <w:numPr>
          <w:ilvl w:val="0"/>
          <w:numId w:val="90"/>
        </w:numPr>
        <w:tabs>
          <w:tab w:val="clear" w:pos="1429"/>
        </w:tabs>
        <w:autoSpaceDE w:val="0"/>
        <w:autoSpaceDN w:val="0"/>
        <w:adjustRightInd w:val="0"/>
        <w:spacing w:after="120" w:line="240" w:lineRule="auto"/>
        <w:ind w:left="851" w:hanging="284"/>
        <w:jc w:val="both"/>
        <w:rPr>
          <w:color w:val="000000"/>
        </w:rPr>
      </w:pPr>
      <w:r>
        <w:rPr>
          <w:color w:val="000000"/>
        </w:rPr>
        <w:t xml:space="preserve"> </w:t>
      </w:r>
      <w:r>
        <w:rPr>
          <w:color w:val="000000"/>
        </w:rPr>
        <w:tab/>
        <w:t>circunstâncias que causam dificuldade significativa ao auditor para aplicar os procedimentos de auditoria necessários;</w:t>
      </w:r>
    </w:p>
    <w:p w14:paraId="6999D876" w14:textId="77777777" w:rsidR="002A6EFF"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Pr>
          <w:color w:val="000000"/>
        </w:rPr>
        <w:t xml:space="preserve"> </w:t>
      </w:r>
      <w:r>
        <w:rPr>
          <w:color w:val="000000"/>
        </w:rPr>
        <w:tab/>
        <w:t xml:space="preserve">constatações que possam resultar em modificação do relatório de auditoria ou na inclusão de parágrafo de ênfase no relatório do auditor. </w:t>
      </w:r>
    </w:p>
    <w:p w14:paraId="4E122904" w14:textId="77777777" w:rsidR="002A6EFF" w:rsidRDefault="002A6EFF" w:rsidP="002A6EFF">
      <w:pPr>
        <w:autoSpaceDE w:val="0"/>
        <w:autoSpaceDN w:val="0"/>
        <w:adjustRightInd w:val="0"/>
        <w:jc w:val="both"/>
        <w:rPr>
          <w:color w:val="000000"/>
        </w:rPr>
      </w:pPr>
    </w:p>
    <w:p w14:paraId="29BC6BDA" w14:textId="77777777" w:rsidR="002A6EFF" w:rsidRDefault="002A6EFF" w:rsidP="002A6EFF">
      <w:pPr>
        <w:autoSpaceDE w:val="0"/>
        <w:autoSpaceDN w:val="0"/>
        <w:adjustRightInd w:val="0"/>
        <w:ind w:left="567" w:hanging="567"/>
        <w:jc w:val="both"/>
        <w:rPr>
          <w:color w:val="000000"/>
        </w:rPr>
      </w:pPr>
      <w:r>
        <w:rPr>
          <w:color w:val="000000"/>
        </w:rPr>
        <w:t xml:space="preserve">A9.  </w:t>
      </w:r>
      <w:r>
        <w:rPr>
          <w:color w:val="000000"/>
        </w:rPr>
        <w:tab/>
        <w:t>Um fator importante na determinação da forma, conteúdo e extensão da documentação de auditoria sobre assuntos significativos é a extensão do julgamento profissional exercido na execução do trabalho e avaliação dos resultados. A documentação das decisões profissionais tomadas, quando significativas, serve para explicar as conclusões do auditor e reforçar a qualidade da decisão. Tais assuntos são de particular interesse para os responsáveis pela revisão da documentação de auditoria, inclusive os que conduzirem auditorias subseqüentes, quando forem rever assuntos de importância recorrente (por exemplo, na execução de revisão retrospectiva de estimativas contábeis).</w:t>
      </w:r>
    </w:p>
    <w:p w14:paraId="3C82452A" w14:textId="77777777" w:rsidR="002A6EFF" w:rsidRDefault="002A6EFF" w:rsidP="002A6EFF">
      <w:pPr>
        <w:autoSpaceDE w:val="0"/>
        <w:autoSpaceDN w:val="0"/>
        <w:adjustRightInd w:val="0"/>
        <w:jc w:val="both"/>
        <w:rPr>
          <w:color w:val="000000"/>
        </w:rPr>
      </w:pPr>
    </w:p>
    <w:p w14:paraId="6CA43439" w14:textId="77777777" w:rsidR="002A6EFF" w:rsidRPr="00B3272D" w:rsidRDefault="002A6EFF" w:rsidP="002A6EFF">
      <w:pPr>
        <w:autoSpaceDE w:val="0"/>
        <w:autoSpaceDN w:val="0"/>
        <w:adjustRightInd w:val="0"/>
        <w:ind w:left="567" w:hanging="567"/>
        <w:jc w:val="both"/>
        <w:rPr>
          <w:strike/>
          <w:color w:val="000000"/>
        </w:rPr>
      </w:pPr>
      <w:r w:rsidRPr="00B3272D">
        <w:rPr>
          <w:strike/>
          <w:color w:val="000000"/>
        </w:rPr>
        <w:t xml:space="preserve">A10. </w:t>
      </w:r>
      <w:r w:rsidRPr="00B3272D">
        <w:rPr>
          <w:strike/>
          <w:color w:val="000000"/>
        </w:rPr>
        <w:tab/>
        <w:t>Alguns exemplos de circunstâncias em que, em conformidade com o item 8, é apropriado preparar documentação de auditoria relativa à aplicação do julgamento profissional incluem, quando assuntos e julgamentos forem significativos:</w:t>
      </w:r>
    </w:p>
    <w:p w14:paraId="727451FC"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strike/>
          <w:color w:val="000000"/>
        </w:rPr>
      </w:pPr>
      <w:r w:rsidRPr="00B3272D">
        <w:rPr>
          <w:strike/>
          <w:color w:val="000000"/>
        </w:rPr>
        <w:t xml:space="preserve"> </w:t>
      </w:r>
      <w:r w:rsidRPr="00B3272D">
        <w:rPr>
          <w:strike/>
          <w:color w:val="000000"/>
        </w:rPr>
        <w:tab/>
        <w:t xml:space="preserve">a justificativa para a conclusão do auditor quando uma exigência determina que o auditor “deve considerar” certas informações ou fatores, e que a consideração é significativa no contexto do trabalho específico; </w:t>
      </w:r>
    </w:p>
    <w:p w14:paraId="737A244F"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strike/>
          <w:color w:val="000000"/>
        </w:rPr>
      </w:pPr>
      <w:r w:rsidRPr="00B3272D">
        <w:rPr>
          <w:strike/>
          <w:color w:val="000000"/>
        </w:rPr>
        <w:t xml:space="preserve"> </w:t>
      </w:r>
      <w:r w:rsidRPr="00B3272D">
        <w:rPr>
          <w:strike/>
          <w:color w:val="000000"/>
        </w:rPr>
        <w:tab/>
        <w:t>a base para a conclusão do auditor quanto à razoabilidade das áreas de julgamento subjetivo (por exemplo, a razoabilidade de estimativa contábil significativa);</w:t>
      </w:r>
    </w:p>
    <w:p w14:paraId="2FCFDCF7"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strike/>
          <w:color w:val="000000"/>
        </w:rPr>
      </w:pPr>
      <w:r w:rsidRPr="00B3272D">
        <w:rPr>
          <w:strike/>
          <w:color w:val="000000"/>
        </w:rPr>
        <w:t xml:space="preserve"> </w:t>
      </w:r>
      <w:r w:rsidRPr="00B3272D">
        <w:rPr>
          <w:strike/>
          <w:color w:val="000000"/>
        </w:rPr>
        <w:tab/>
        <w:t>a base para as conclusões do auditor a respeito da autenticidade de documento quando investigações adicionais (tais como utilizar de forma apropriada um perito ou de procedimentos de confirmação) são conduzidas em resposta a condições identificadas durante a auditoria que levaram o auditor a acreditar que o documento pode não ser autêntico;</w:t>
      </w:r>
    </w:p>
    <w:p w14:paraId="545CC9B8" w14:textId="77777777" w:rsidR="002A6EFF" w:rsidRPr="00B3272D" w:rsidRDefault="002A6EFF">
      <w:pPr>
        <w:numPr>
          <w:ilvl w:val="0"/>
          <w:numId w:val="96"/>
        </w:numPr>
        <w:tabs>
          <w:tab w:val="num" w:pos="-1985"/>
        </w:tabs>
        <w:spacing w:after="0" w:line="240" w:lineRule="auto"/>
        <w:ind w:left="851" w:hanging="284"/>
        <w:jc w:val="both"/>
        <w:rPr>
          <w:strike/>
          <w:color w:val="000000"/>
        </w:rPr>
      </w:pPr>
      <w:r w:rsidRPr="00B3272D">
        <w:rPr>
          <w:strike/>
          <w:color w:val="000000"/>
        </w:rPr>
        <w:t xml:space="preserve"> </w:t>
      </w:r>
      <w:r w:rsidRPr="00B3272D">
        <w:rPr>
          <w:strike/>
          <w:color w:val="000000"/>
        </w:rPr>
        <w:tab/>
        <w:t xml:space="preserve">quando a NBC TA 701 – Comunicação dos Principais Assuntos de Auditoria no Relatório do Auditor Independente se aplica, a determinação pelo auditor dos principais assuntos de auditoria ou de que não há nenhum principal assunto de auditoria a ser comunicado. </w:t>
      </w:r>
      <w:r w:rsidRPr="00B3272D">
        <w:rPr>
          <w:strike/>
          <w:color w:val="00B0F0"/>
          <w:sz w:val="20"/>
          <w:szCs w:val="20"/>
        </w:rPr>
        <w:t>(Incluído pela NBC TA 230 (R1))</w:t>
      </w:r>
    </w:p>
    <w:p w14:paraId="06B37775" w14:textId="77777777" w:rsidR="002A6EFF" w:rsidRDefault="002A6EFF" w:rsidP="002A6EFF">
      <w:pPr>
        <w:jc w:val="both"/>
        <w:rPr>
          <w:strike/>
          <w:color w:val="00B0F0"/>
          <w:sz w:val="20"/>
          <w:szCs w:val="20"/>
        </w:rPr>
      </w:pPr>
    </w:p>
    <w:p w14:paraId="2DFA6E4A" w14:textId="77777777" w:rsidR="002A6EFF" w:rsidRPr="00B3272D" w:rsidRDefault="002A6EFF" w:rsidP="002A6EFF">
      <w:pPr>
        <w:autoSpaceDE w:val="0"/>
        <w:autoSpaceDN w:val="0"/>
        <w:adjustRightInd w:val="0"/>
        <w:ind w:left="567" w:hanging="567"/>
        <w:jc w:val="both"/>
        <w:rPr>
          <w:color w:val="000000"/>
        </w:rPr>
      </w:pPr>
      <w:r w:rsidRPr="00B3272D">
        <w:rPr>
          <w:color w:val="000000"/>
        </w:rPr>
        <w:t xml:space="preserve">A10. </w:t>
      </w:r>
      <w:r w:rsidRPr="00B3272D">
        <w:rPr>
          <w:color w:val="000000"/>
        </w:rPr>
        <w:tab/>
        <w:t>Alguns exemplos de circunstâncias em que, em conformidade com o item 8, é apropriado preparar documentação de auditoria relativa à aplicação do julgamento profissional incluem, quando assuntos e julgamentos forem significativos:</w:t>
      </w:r>
    </w:p>
    <w:p w14:paraId="7B65DBDB"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 xml:space="preserve">a justificativa para a conclusão do auditor quando uma exigência determina que o auditor “deve considerar” certas informações ou fatores, e que a consideração é significativa no contexto do trabalho específico; </w:t>
      </w:r>
    </w:p>
    <w:p w14:paraId="0DB04BA2"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a base para a conclusão do auditor quanto à razoabilidade das áreas de julgamento subjetivo exercido pela administração;</w:t>
      </w:r>
    </w:p>
    <w:p w14:paraId="3F524F0F"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rPr>
          <w:color w:val="000000"/>
        </w:rPr>
      </w:pPr>
      <w:r w:rsidRPr="00B3272D">
        <w:rPr>
          <w:color w:val="000000"/>
        </w:rPr>
        <w:t>a base para a avaliação do auditor sobre se a estimativa contábil e as divulgações relacionadas são razoáveis no contexto da estrutura de relatório financeiro aplicável ou se apresentam distorção;</w:t>
      </w:r>
    </w:p>
    <w:p w14:paraId="53AFB7AF" w14:textId="77777777" w:rsidR="002A6EFF" w:rsidRPr="00B3272D" w:rsidRDefault="002A6EFF">
      <w:pPr>
        <w:pStyle w:val="BLTBOLA"/>
        <w:numPr>
          <w:ilvl w:val="0"/>
          <w:numId w:val="90"/>
        </w:numPr>
        <w:tabs>
          <w:tab w:val="clear" w:pos="1429"/>
        </w:tabs>
        <w:autoSpaceDE w:val="0"/>
        <w:autoSpaceDN w:val="0"/>
        <w:adjustRightInd w:val="0"/>
        <w:spacing w:before="0" w:line="240" w:lineRule="auto"/>
        <w:ind w:left="851" w:hanging="284"/>
        <w:rPr>
          <w:rFonts w:ascii="Times New Roman" w:eastAsia="Times New Roman" w:hAnsi="Times New Roman" w:cs="Times New Roman"/>
          <w:sz w:val="22"/>
          <w:szCs w:val="22"/>
          <w:lang w:val="pt-BR" w:eastAsia="pt-BR"/>
        </w:rPr>
      </w:pPr>
      <w:r w:rsidRPr="00B3272D">
        <w:rPr>
          <w:rFonts w:ascii="Times New Roman" w:eastAsia="Times New Roman" w:hAnsi="Times New Roman" w:cs="Times New Roman"/>
          <w:sz w:val="22"/>
          <w:szCs w:val="22"/>
          <w:lang w:val="pt-BR" w:eastAsia="pt-BR"/>
        </w:rPr>
        <w:t>a base para as conclusões do auditor a respeito da autenticidade de documento quando investigações adicionais (tais como utilizar de forma apropriada um perito ou de procedimentos de confirmação) são conduzidas em resposta a condições identificadas durante a auditoria que levaram o auditor a acreditar que o documento pode não ser autêntico;</w:t>
      </w:r>
    </w:p>
    <w:p w14:paraId="1726881F" w14:textId="77777777" w:rsidR="002A6EFF" w:rsidRPr="00B3272D" w:rsidRDefault="002A6EFF">
      <w:pPr>
        <w:numPr>
          <w:ilvl w:val="0"/>
          <w:numId w:val="90"/>
        </w:numPr>
        <w:tabs>
          <w:tab w:val="clear" w:pos="1429"/>
        </w:tabs>
        <w:autoSpaceDE w:val="0"/>
        <w:autoSpaceDN w:val="0"/>
        <w:adjustRightInd w:val="0"/>
        <w:spacing w:after="0" w:line="240" w:lineRule="auto"/>
        <w:ind w:left="851" w:hanging="284"/>
        <w:jc w:val="both"/>
      </w:pPr>
      <w:r w:rsidRPr="00B3272D">
        <w:rPr>
          <w:color w:val="000000"/>
        </w:rPr>
        <w:t>quando a NBC TA 701 – Comunicação dos Principais Assuntos de Auditoria no Relatório do Auditor Independente se aplica, a determinação pelo auditor dos principais assuntos de auditoria ou de que não há nenhum principal assunto de auditoria a ser comunicado.</w:t>
      </w:r>
      <w:r>
        <w:rPr>
          <w:color w:val="000000"/>
        </w:rPr>
        <w:t xml:space="preserve"> </w:t>
      </w:r>
      <w:r>
        <w:rPr>
          <w:color w:val="00B0F0"/>
        </w:rPr>
        <w:t xml:space="preserve">(Alterado </w:t>
      </w:r>
      <w:r w:rsidRPr="00B3272D">
        <w:rPr>
          <w:color w:val="00B0F0"/>
        </w:rPr>
        <w:t>pela REVISÃO NBC 03)</w:t>
      </w:r>
    </w:p>
    <w:p w14:paraId="3C40D50B" w14:textId="77777777" w:rsidR="002A6EFF" w:rsidRPr="00B3272D" w:rsidRDefault="002A6EFF" w:rsidP="002A6EFF">
      <w:pPr>
        <w:ind w:left="567" w:hanging="567"/>
        <w:jc w:val="both"/>
        <w:rPr>
          <w:szCs w:val="20"/>
        </w:rPr>
      </w:pPr>
    </w:p>
    <w:p w14:paraId="1E39E149" w14:textId="77777777" w:rsidR="002A6EFF" w:rsidRPr="00B3272D" w:rsidRDefault="002A6EFF" w:rsidP="002A6EFF">
      <w:pPr>
        <w:autoSpaceDE w:val="0"/>
        <w:autoSpaceDN w:val="0"/>
        <w:adjustRightInd w:val="0"/>
        <w:jc w:val="both"/>
        <w:rPr>
          <w:b/>
          <w:bCs/>
          <w:color w:val="000000"/>
        </w:rPr>
      </w:pPr>
    </w:p>
    <w:p w14:paraId="2D8482A4" w14:textId="77777777" w:rsidR="002A6EFF" w:rsidRPr="00B3272D" w:rsidRDefault="002A6EFF" w:rsidP="002A6EFF">
      <w:pPr>
        <w:autoSpaceDE w:val="0"/>
        <w:autoSpaceDN w:val="0"/>
        <w:adjustRightInd w:val="0"/>
        <w:jc w:val="both"/>
        <w:rPr>
          <w:color w:val="000000"/>
        </w:rPr>
      </w:pPr>
      <w:r w:rsidRPr="00B3272D">
        <w:rPr>
          <w:b/>
          <w:bCs/>
          <w:color w:val="000000"/>
        </w:rPr>
        <w:t xml:space="preserve">Apêndice </w:t>
      </w:r>
      <w:r w:rsidRPr="00B3272D">
        <w:rPr>
          <w:color w:val="000000"/>
        </w:rPr>
        <w:t>(ver item 1)</w:t>
      </w:r>
    </w:p>
    <w:p w14:paraId="4F948E3E" w14:textId="77777777" w:rsidR="002A6EFF" w:rsidRPr="00B3272D" w:rsidRDefault="002A6EFF" w:rsidP="002A6EFF">
      <w:pPr>
        <w:ind w:right="568"/>
        <w:jc w:val="both"/>
        <w:rPr>
          <w:color w:val="000000"/>
        </w:rPr>
      </w:pPr>
    </w:p>
    <w:p w14:paraId="1121B100" w14:textId="77777777" w:rsidR="002A6EFF" w:rsidRPr="00B3272D" w:rsidRDefault="002A6EFF" w:rsidP="002A6EFF">
      <w:pPr>
        <w:ind w:right="568"/>
        <w:jc w:val="both"/>
        <w:rPr>
          <w:b/>
          <w:bCs/>
          <w:color w:val="000000"/>
        </w:rPr>
      </w:pPr>
      <w:r w:rsidRPr="00B3272D">
        <w:rPr>
          <w:b/>
          <w:bCs/>
          <w:color w:val="000000"/>
        </w:rPr>
        <w:t>Requerimentos específicos de documentação de auditoria em outras normas</w:t>
      </w:r>
    </w:p>
    <w:p w14:paraId="5490039F" w14:textId="77777777" w:rsidR="002A6EFF" w:rsidRPr="00B3272D" w:rsidRDefault="002A6EFF" w:rsidP="002A6EFF">
      <w:pPr>
        <w:autoSpaceDE w:val="0"/>
        <w:autoSpaceDN w:val="0"/>
        <w:adjustRightInd w:val="0"/>
        <w:jc w:val="both"/>
        <w:rPr>
          <w:bCs/>
          <w:color w:val="000000"/>
        </w:rPr>
      </w:pPr>
    </w:p>
    <w:p w14:paraId="33E7D490" w14:textId="77777777" w:rsidR="002A6EFF" w:rsidRPr="00B3272D" w:rsidRDefault="002A6EFF" w:rsidP="002A6EFF">
      <w:pPr>
        <w:autoSpaceDE w:val="0"/>
        <w:autoSpaceDN w:val="0"/>
        <w:adjustRightInd w:val="0"/>
        <w:jc w:val="both"/>
        <w:rPr>
          <w:color w:val="000000"/>
        </w:rPr>
      </w:pPr>
      <w:r w:rsidRPr="00B3272D">
        <w:rPr>
          <w:color w:val="000000"/>
        </w:rPr>
        <w:t>Este apêndice identifica itens em outras normas de auditoria que contenham requerimentos específicos de documentação. A lista não substitui a consideração das exigências e da aplicação relacionada e de outros materiais explicativos nas normas.</w:t>
      </w:r>
    </w:p>
    <w:p w14:paraId="5FD25E12" w14:textId="77777777" w:rsidR="002A6EFF" w:rsidRPr="00B3272D" w:rsidRDefault="002A6EFF">
      <w:pPr>
        <w:numPr>
          <w:ilvl w:val="0"/>
          <w:numId w:val="99"/>
        </w:numPr>
        <w:tabs>
          <w:tab w:val="left" w:pos="-5245"/>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210, itens 10 a 12;</w:t>
      </w:r>
    </w:p>
    <w:p w14:paraId="246FB680" w14:textId="662B7121" w:rsidR="002A6EFF"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220,</w:t>
      </w:r>
      <w:del w:id="23" w:author="Lucas Oliveira Gomes Ferreira" w:date="2025-09-01T20:25:00Z" w16du:dateUtc="2025-09-01T23:25:00Z">
        <w:r w:rsidRPr="00B3272D" w:rsidDel="003E32E5">
          <w:rPr>
            <w:color w:val="000000"/>
            <w:lang w:val="sv-SE"/>
          </w:rPr>
          <w:delText xml:space="preserve"> </w:delText>
        </w:r>
        <w:r w:rsidRPr="00556803" w:rsidDel="003E32E5">
          <w:rPr>
            <w:color w:val="000000"/>
            <w:highlight w:val="red"/>
            <w:lang w:val="sv-SE"/>
          </w:rPr>
          <w:delText>itens 24 e 25</w:delText>
        </w:r>
      </w:del>
      <w:r w:rsidRPr="00B3272D">
        <w:rPr>
          <w:color w:val="000000"/>
          <w:lang w:val="sv-SE"/>
        </w:rPr>
        <w:t>;</w:t>
      </w:r>
      <w:ins w:id="24" w:author="Lucas Oliveira Gomes Ferreira" w:date="2025-09-01T20:22:00Z" w16du:dateUtc="2025-09-01T23:22:00Z">
        <w:r w:rsidR="00B3429A">
          <w:rPr>
            <w:color w:val="000000"/>
            <w:lang w:val="sv-SE"/>
          </w:rPr>
          <w:t xml:space="preserve"> item 41</w:t>
        </w:r>
      </w:ins>
    </w:p>
    <w:p w14:paraId="6CB91DCB" w14:textId="77777777" w:rsidR="002A6EFF" w:rsidRPr="00556803" w:rsidRDefault="002A6EFF">
      <w:pPr>
        <w:numPr>
          <w:ilvl w:val="0"/>
          <w:numId w:val="99"/>
        </w:numPr>
        <w:tabs>
          <w:tab w:val="left" w:pos="284"/>
        </w:tabs>
        <w:autoSpaceDE w:val="0"/>
        <w:autoSpaceDN w:val="0"/>
        <w:adjustRightInd w:val="0"/>
        <w:spacing w:after="0" w:line="240" w:lineRule="auto"/>
        <w:ind w:left="284" w:hanging="284"/>
        <w:jc w:val="both"/>
        <w:rPr>
          <w:color w:val="FF0000"/>
          <w:lang w:val="sv-SE"/>
        </w:rPr>
      </w:pPr>
      <w:r w:rsidRPr="00556803">
        <w:rPr>
          <w:color w:val="FF0000"/>
          <w:lang w:val="sv-SE"/>
        </w:rPr>
        <w:t>...</w:t>
      </w:r>
      <w:r>
        <w:rPr>
          <w:color w:val="FF0000"/>
          <w:lang w:val="sv-SE"/>
        </w:rPr>
        <w:t xml:space="preserve"> </w:t>
      </w:r>
      <w:r>
        <w:rPr>
          <w:color w:val="FF0000"/>
          <w:lang w:val="sv-SE"/>
        </w:rPr>
        <w:tab/>
      </w:r>
    </w:p>
    <w:p w14:paraId="14B8F806" w14:textId="4BF30C62"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240,</w:t>
      </w:r>
      <w:del w:id="25" w:author="Lucas Oliveira Gomes Ferreira" w:date="2025-09-01T20:25:00Z" w16du:dateUtc="2025-09-01T23:25:00Z">
        <w:r w:rsidRPr="00B3272D" w:rsidDel="003E32E5">
          <w:rPr>
            <w:color w:val="000000"/>
            <w:lang w:val="sv-SE"/>
          </w:rPr>
          <w:delText xml:space="preserve"> itens 44 a 47</w:delText>
        </w:r>
      </w:del>
      <w:r w:rsidRPr="00B3272D">
        <w:rPr>
          <w:color w:val="000000"/>
          <w:lang w:val="sv-SE"/>
        </w:rPr>
        <w:t>;</w:t>
      </w:r>
      <w:ins w:id="26" w:author="Lucas Oliveira Gomes Ferreira" w:date="2025-09-01T20:22:00Z" w16du:dateUtc="2025-09-01T23:22:00Z">
        <w:r w:rsidR="00B3429A">
          <w:rPr>
            <w:color w:val="000000"/>
            <w:lang w:val="sv-SE"/>
          </w:rPr>
          <w:t xml:space="preserve"> itens 45 a 48</w:t>
        </w:r>
      </w:ins>
    </w:p>
    <w:p w14:paraId="170FBAA6" w14:textId="7847497E" w:rsidR="002A6EFF" w:rsidRPr="00556803"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556803">
        <w:rPr>
          <w:color w:val="000000"/>
          <w:lang w:val="sv-SE"/>
        </w:rPr>
        <w:t>NBC TA 250,</w:t>
      </w:r>
      <w:del w:id="27" w:author="Lucas Oliveira Gomes Ferreira" w:date="2025-09-01T20:25:00Z" w16du:dateUtc="2025-09-01T23:25:00Z">
        <w:r w:rsidRPr="00556803" w:rsidDel="003E32E5">
          <w:rPr>
            <w:color w:val="000000"/>
            <w:lang w:val="sv-SE"/>
          </w:rPr>
          <w:delText xml:space="preserve"> item 29</w:delText>
        </w:r>
      </w:del>
      <w:r w:rsidRPr="00556803">
        <w:rPr>
          <w:color w:val="000000"/>
          <w:lang w:val="sv-SE"/>
        </w:rPr>
        <w:t>;</w:t>
      </w:r>
      <w:ins w:id="28" w:author="Lucas Oliveira Gomes Ferreira" w:date="2025-09-01T20:22:00Z" w16du:dateUtc="2025-09-01T23:22:00Z">
        <w:r w:rsidR="00B3429A">
          <w:rPr>
            <w:color w:val="000000"/>
            <w:lang w:val="sv-SE"/>
          </w:rPr>
          <w:t xml:space="preserve"> </w:t>
        </w:r>
      </w:ins>
      <w:ins w:id="29" w:author="Lucas Oliveira Gomes Ferreira" w:date="2025-09-01T20:23:00Z" w16du:dateUtc="2025-09-01T23:23:00Z">
        <w:r w:rsidR="00683754">
          <w:rPr>
            <w:color w:val="000000"/>
            <w:lang w:val="sv-SE"/>
          </w:rPr>
          <w:t>item 30</w:t>
        </w:r>
      </w:ins>
    </w:p>
    <w:p w14:paraId="51783C2F"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260, item 23;</w:t>
      </w:r>
    </w:p>
    <w:p w14:paraId="0CA9B4AA"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300, item 12;</w:t>
      </w:r>
    </w:p>
    <w:p w14:paraId="65848C36" w14:textId="3B3EF90A"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315,</w:t>
      </w:r>
      <w:del w:id="30" w:author="Lucas Oliveira Gomes Ferreira" w:date="2025-09-01T20:25:00Z" w16du:dateUtc="2025-09-01T23:25:00Z">
        <w:r w:rsidRPr="00B3272D" w:rsidDel="003E32E5">
          <w:rPr>
            <w:color w:val="000000"/>
            <w:lang w:val="sv-SE"/>
          </w:rPr>
          <w:delText xml:space="preserve"> </w:delText>
        </w:r>
        <w:r w:rsidRPr="00556803" w:rsidDel="003E32E5">
          <w:rPr>
            <w:color w:val="000000"/>
            <w:highlight w:val="red"/>
            <w:lang w:val="sv-SE"/>
          </w:rPr>
          <w:delText>item 32</w:delText>
        </w:r>
      </w:del>
      <w:r w:rsidRPr="00B3272D">
        <w:rPr>
          <w:color w:val="000000"/>
          <w:lang w:val="sv-SE"/>
        </w:rPr>
        <w:t>;</w:t>
      </w:r>
      <w:r>
        <w:rPr>
          <w:color w:val="000000"/>
          <w:lang w:val="sv-SE"/>
        </w:rPr>
        <w:t xml:space="preserve"> </w:t>
      </w:r>
      <w:r w:rsidRPr="00556803">
        <w:rPr>
          <w:color w:val="000000"/>
          <w:highlight w:val="red"/>
          <w:lang w:val="sv-SE"/>
        </w:rPr>
        <w:t>(o item 32 na norma de 2016, porém, a norma foi revisada em 2021</w:t>
      </w:r>
      <w:r>
        <w:rPr>
          <w:color w:val="000000"/>
          <w:highlight w:val="red"/>
          <w:lang w:val="sv-SE"/>
        </w:rPr>
        <w:t>,</w:t>
      </w:r>
      <w:r w:rsidRPr="00B729FF">
        <w:rPr>
          <w:color w:val="000000"/>
          <w:highlight w:val="green"/>
          <w:lang w:val="sv-SE"/>
        </w:rPr>
        <w:t xml:space="preserve"> que o novo item é o 38)</w:t>
      </w:r>
      <w:ins w:id="31" w:author="Lucas Oliveira Gomes Ferreira" w:date="2025-09-01T20:23:00Z" w16du:dateUtc="2025-09-01T23:23:00Z">
        <w:r w:rsidR="00683754">
          <w:rPr>
            <w:color w:val="000000"/>
            <w:lang w:val="sv-SE"/>
          </w:rPr>
          <w:t xml:space="preserve"> item 38</w:t>
        </w:r>
      </w:ins>
    </w:p>
    <w:p w14:paraId="2903E523" w14:textId="1FBCAE48"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320, item 14;</w:t>
      </w:r>
    </w:p>
    <w:p w14:paraId="157A2A50"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330, itens 28 a 30;</w:t>
      </w:r>
    </w:p>
    <w:p w14:paraId="0AB5F431"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450, item 15;</w:t>
      </w:r>
    </w:p>
    <w:p w14:paraId="0165A6F7"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540, item 39;</w:t>
      </w:r>
    </w:p>
    <w:p w14:paraId="33C2F6D2"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550, item 28;</w:t>
      </w:r>
    </w:p>
    <w:p w14:paraId="5983ACC2" w14:textId="6DBD5D49"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600,</w:t>
      </w:r>
      <w:del w:id="32" w:author="Lucas Oliveira Gomes Ferreira" w:date="2025-09-01T20:25:00Z" w16du:dateUtc="2025-09-01T23:25:00Z">
        <w:r w:rsidRPr="00B3272D" w:rsidDel="003E32E5">
          <w:rPr>
            <w:color w:val="000000"/>
            <w:lang w:val="sv-SE"/>
          </w:rPr>
          <w:delText xml:space="preserve"> item 50</w:delText>
        </w:r>
      </w:del>
      <w:r w:rsidRPr="00B3272D">
        <w:rPr>
          <w:color w:val="000000"/>
          <w:lang w:val="sv-SE"/>
        </w:rPr>
        <w:t>;</w:t>
      </w:r>
      <w:ins w:id="33" w:author="Lucas Oliveira Gomes Ferreira" w:date="2025-09-01T20:25:00Z" w16du:dateUtc="2025-09-01T23:25:00Z">
        <w:r w:rsidR="003E32E5">
          <w:rPr>
            <w:color w:val="000000"/>
            <w:lang w:val="sv-SE"/>
          </w:rPr>
          <w:t xml:space="preserve"> item 59</w:t>
        </w:r>
      </w:ins>
    </w:p>
    <w:p w14:paraId="2B8764FC" w14:textId="77777777" w:rsidR="002A6EFF" w:rsidRPr="00B3272D" w:rsidRDefault="002A6EFF">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610, itens 36 e 37;</w:t>
      </w:r>
    </w:p>
    <w:p w14:paraId="0439D2E5" w14:textId="77777777" w:rsidR="002A6EFF" w:rsidRPr="00B3272D" w:rsidRDefault="002A6EFF">
      <w:pPr>
        <w:numPr>
          <w:ilvl w:val="0"/>
          <w:numId w:val="99"/>
        </w:numPr>
        <w:tabs>
          <w:tab w:val="left" w:pos="284"/>
          <w:tab w:val="left" w:pos="993"/>
        </w:tabs>
        <w:autoSpaceDE w:val="0"/>
        <w:autoSpaceDN w:val="0"/>
        <w:adjustRightInd w:val="0"/>
        <w:spacing w:after="0" w:line="240" w:lineRule="auto"/>
        <w:ind w:left="284" w:hanging="284"/>
        <w:jc w:val="both"/>
      </w:pPr>
      <w:r w:rsidRPr="00B3272D">
        <w:rPr>
          <w:color w:val="000000"/>
          <w:lang w:val="sv-SE"/>
        </w:rPr>
        <w:t>NBC TA 720, item 25</w:t>
      </w:r>
      <w:r w:rsidRPr="00B3272D">
        <w:rPr>
          <w:bCs/>
          <w:i/>
          <w:iCs/>
          <w:spacing w:val="-7"/>
        </w:rPr>
        <w:t>.</w:t>
      </w:r>
    </w:p>
    <w:p w14:paraId="2473D11B" w14:textId="77777777" w:rsidR="002A6EFF" w:rsidRDefault="002A6EFF" w:rsidP="002A6EFF">
      <w:pPr>
        <w:autoSpaceDE w:val="0"/>
        <w:autoSpaceDN w:val="0"/>
        <w:adjustRightInd w:val="0"/>
        <w:jc w:val="both"/>
        <w:rPr>
          <w:color w:val="000000"/>
        </w:rPr>
      </w:pPr>
    </w:p>
    <w:p w14:paraId="0A29C803" w14:textId="77777777" w:rsidR="002A6EFF" w:rsidRDefault="002A6EFF" w:rsidP="002A6EFF">
      <w:pPr>
        <w:autoSpaceDE w:val="0"/>
        <w:autoSpaceDN w:val="0"/>
        <w:adjustRightInd w:val="0"/>
        <w:ind w:left="567" w:hanging="567"/>
        <w:jc w:val="both"/>
        <w:rPr>
          <w:color w:val="000000"/>
        </w:rPr>
      </w:pPr>
      <w:r>
        <w:rPr>
          <w:color w:val="000000"/>
        </w:rPr>
        <w:t xml:space="preserve">A11. </w:t>
      </w:r>
      <w:r>
        <w:rPr>
          <w:color w:val="000000"/>
        </w:rPr>
        <w:tab/>
        <w:t xml:space="preserve">O auditor pode considerar útil preparar e reter como parte da documentação de auditoria um resumo (conhecido também como memorando de conclusão) que descreva os assuntos significativos identificados durante a auditoria e como eles foram tratados, ou que inclua referências cruzadas a outros documentos comprobatórios relevantes que forneçam tal informação. Tal resumo pode facilitar revisões e inspeções eficazes e eficientes da documentação de auditoria, particularmente em auditoria de grande porte e complexas. Além disso, a elaboração de tal resumo pode dar suporte ao auditor na consideração dos assuntos significativos. Também pode ajudar o auditor a considerar se, à luz dos procedimentos de auditoria executados e das conclusões obtidas, há qualquer objetivo relevante das normas de auditoria que não possa ser atendido que impediriam o auditor de atingir o seu objetivo global. </w:t>
      </w:r>
    </w:p>
    <w:p w14:paraId="7FEACE56" w14:textId="77777777" w:rsidR="002A6EFF" w:rsidRDefault="002A6EFF" w:rsidP="002A6EFF">
      <w:pPr>
        <w:autoSpaceDE w:val="0"/>
        <w:autoSpaceDN w:val="0"/>
        <w:adjustRightInd w:val="0"/>
        <w:jc w:val="both"/>
        <w:rPr>
          <w:color w:val="000000"/>
        </w:rPr>
      </w:pPr>
    </w:p>
    <w:p w14:paraId="6DFAC2BC" w14:textId="77777777" w:rsidR="002A6EFF" w:rsidRDefault="002A6EFF" w:rsidP="002A6EFF">
      <w:pPr>
        <w:autoSpaceDE w:val="0"/>
        <w:autoSpaceDN w:val="0"/>
        <w:adjustRightInd w:val="0"/>
        <w:jc w:val="both"/>
        <w:rPr>
          <w:color w:val="000000"/>
        </w:rPr>
      </w:pPr>
      <w:r>
        <w:rPr>
          <w:i/>
          <w:iCs/>
          <w:color w:val="000000"/>
        </w:rPr>
        <w:t xml:space="preserve">Identificação de itens ou assuntos específicos submetidos a teste do elaborador e revisor </w:t>
      </w:r>
      <w:r>
        <w:rPr>
          <w:color w:val="000000"/>
        </w:rPr>
        <w:t>(ver item 9)</w:t>
      </w:r>
    </w:p>
    <w:p w14:paraId="480D8C20" w14:textId="77777777" w:rsidR="002A6EFF" w:rsidRDefault="002A6EFF" w:rsidP="002A6EFF">
      <w:pPr>
        <w:autoSpaceDE w:val="0"/>
        <w:autoSpaceDN w:val="0"/>
        <w:adjustRightInd w:val="0"/>
        <w:jc w:val="both"/>
        <w:rPr>
          <w:color w:val="000000"/>
        </w:rPr>
      </w:pPr>
    </w:p>
    <w:p w14:paraId="4AC57BC5" w14:textId="77777777" w:rsidR="002A6EFF" w:rsidRDefault="002A6EFF" w:rsidP="002A6EFF">
      <w:pPr>
        <w:autoSpaceDE w:val="0"/>
        <w:autoSpaceDN w:val="0"/>
        <w:adjustRightInd w:val="0"/>
        <w:spacing w:after="120"/>
        <w:ind w:left="567" w:hanging="567"/>
        <w:jc w:val="both"/>
        <w:rPr>
          <w:color w:val="000000"/>
        </w:rPr>
      </w:pPr>
      <w:r>
        <w:rPr>
          <w:color w:val="000000"/>
        </w:rPr>
        <w:t xml:space="preserve">A12. </w:t>
      </w:r>
      <w:r>
        <w:rPr>
          <w:color w:val="000000"/>
        </w:rPr>
        <w:tab/>
        <w:t>Registrar as características que identificam os itens testados serve a vários propósitos. Por exemplo, permite que a equipe de trabalho seja responsabilizada por seu trabalho e facilita a investigação de exceções ou inconsistências. A identificação varia com a natureza do procedimento de auditoria e o item ou assunto testado. Por exemplo:</w:t>
      </w:r>
    </w:p>
    <w:p w14:paraId="152A0DBC" w14:textId="77777777" w:rsidR="002A6EFF" w:rsidRDefault="002A6EFF" w:rsidP="002A6EFF">
      <w:pPr>
        <w:autoSpaceDE w:val="0"/>
        <w:autoSpaceDN w:val="0"/>
        <w:adjustRightInd w:val="0"/>
        <w:spacing w:after="120"/>
        <w:ind w:left="567" w:hanging="567"/>
        <w:jc w:val="both"/>
        <w:rPr>
          <w:color w:val="000000"/>
        </w:rPr>
      </w:pPr>
    </w:p>
    <w:p w14:paraId="095D9E9F" w14:textId="77777777" w:rsidR="002A6EFF" w:rsidRDefault="002A6EFF">
      <w:pPr>
        <w:numPr>
          <w:ilvl w:val="0"/>
          <w:numId w:val="96"/>
        </w:numPr>
        <w:tabs>
          <w:tab w:val="num" w:pos="-1985"/>
        </w:tabs>
        <w:spacing w:after="120" w:line="240" w:lineRule="auto"/>
        <w:ind w:left="851" w:hanging="284"/>
        <w:jc w:val="both"/>
        <w:rPr>
          <w:color w:val="000000"/>
        </w:rPr>
      </w:pPr>
      <w:r>
        <w:rPr>
          <w:color w:val="000000"/>
        </w:rPr>
        <w:t xml:space="preserve"> </w:t>
      </w:r>
      <w:r>
        <w:rPr>
          <w:color w:val="000000"/>
        </w:rPr>
        <w:tab/>
        <w:t>para um teste detalhado de pedidos de compra gerados pela entidade, o auditor pode identificar os documentos selecionados por meio das suas datas e números;</w:t>
      </w:r>
    </w:p>
    <w:p w14:paraId="679AEB83" w14:textId="77777777" w:rsidR="002A6EFF" w:rsidRDefault="002A6EFF">
      <w:pPr>
        <w:numPr>
          <w:ilvl w:val="0"/>
          <w:numId w:val="96"/>
        </w:numPr>
        <w:tabs>
          <w:tab w:val="num" w:pos="-1985"/>
        </w:tabs>
        <w:spacing w:after="120" w:line="240" w:lineRule="auto"/>
        <w:ind w:left="851" w:hanging="284"/>
        <w:jc w:val="both"/>
        <w:rPr>
          <w:color w:val="000000"/>
        </w:rPr>
      </w:pPr>
      <w:r>
        <w:rPr>
          <w:color w:val="000000"/>
        </w:rPr>
        <w:t xml:space="preserve"> </w:t>
      </w:r>
      <w:r>
        <w:rPr>
          <w:color w:val="000000"/>
        </w:rPr>
        <w:tab/>
        <w:t>para um procedimento que exija seleção ou revisão de todos os itens acima de um valor específico em uma dada população, o auditor pode registrar o alcance do procedimento e identificar a população (por exemplo, todos os lançamentos em livro diário acima de um valor especificado);</w:t>
      </w:r>
    </w:p>
    <w:p w14:paraId="3D49F1CF" w14:textId="77777777" w:rsidR="002A6EFF" w:rsidRDefault="002A6EFF">
      <w:pPr>
        <w:numPr>
          <w:ilvl w:val="0"/>
          <w:numId w:val="96"/>
        </w:numPr>
        <w:tabs>
          <w:tab w:val="num" w:pos="-1985"/>
        </w:tabs>
        <w:spacing w:after="120" w:line="240" w:lineRule="auto"/>
        <w:ind w:left="851" w:hanging="284"/>
        <w:jc w:val="both"/>
        <w:rPr>
          <w:color w:val="000000"/>
        </w:rPr>
      </w:pPr>
      <w:r>
        <w:rPr>
          <w:color w:val="000000"/>
        </w:rPr>
        <w:t xml:space="preserve"> </w:t>
      </w:r>
      <w:r>
        <w:rPr>
          <w:color w:val="000000"/>
        </w:rPr>
        <w:tab/>
        <w:t>para um procedimento que exija amostragem sistemática de uma população de documentos, o auditor pode identificar os documentos selecionados registrando sua fonte, o ponto de partida e o intervalo de amostragem (por exemplo, amostra sistemática de relatórios de expedição selecionados a partir dos controles de expedição para o período de 1° de abril a 30 de setembro, começando com o relatório 12345 e selecionando todo 125° relatório);</w:t>
      </w:r>
    </w:p>
    <w:p w14:paraId="58CE5748" w14:textId="77777777" w:rsidR="002A6EFF" w:rsidRDefault="002A6EFF">
      <w:pPr>
        <w:numPr>
          <w:ilvl w:val="0"/>
          <w:numId w:val="96"/>
        </w:numPr>
        <w:tabs>
          <w:tab w:val="num" w:pos="-1985"/>
        </w:tabs>
        <w:spacing w:after="120" w:line="240" w:lineRule="auto"/>
        <w:ind w:left="851" w:hanging="284"/>
        <w:jc w:val="both"/>
        <w:rPr>
          <w:color w:val="000000"/>
        </w:rPr>
      </w:pPr>
      <w:r>
        <w:rPr>
          <w:color w:val="000000"/>
        </w:rPr>
        <w:t xml:space="preserve"> </w:t>
      </w:r>
      <w:r>
        <w:rPr>
          <w:color w:val="000000"/>
        </w:rPr>
        <w:tab/>
        <w:t>para um procedimento que exija indagações junto a funcionários específicos da entidade, o auditor pode registrar as datas das indagações e os nomes e as funções dos funcionários da entidade;</w:t>
      </w:r>
    </w:p>
    <w:p w14:paraId="7EF75120" w14:textId="77777777" w:rsidR="002A6EFF" w:rsidRDefault="002A6EFF">
      <w:pPr>
        <w:numPr>
          <w:ilvl w:val="0"/>
          <w:numId w:val="96"/>
        </w:numPr>
        <w:tabs>
          <w:tab w:val="num" w:pos="-1985"/>
        </w:tabs>
        <w:spacing w:after="0" w:line="240" w:lineRule="auto"/>
        <w:ind w:left="851" w:hanging="284"/>
        <w:jc w:val="both"/>
        <w:rPr>
          <w:color w:val="000000"/>
        </w:rPr>
      </w:pPr>
      <w:r>
        <w:rPr>
          <w:color w:val="000000"/>
        </w:rPr>
        <w:t xml:space="preserve"> </w:t>
      </w:r>
      <w:r>
        <w:rPr>
          <w:color w:val="000000"/>
        </w:rPr>
        <w:tab/>
        <w:t>para um procedimento de observação, o auditor pode registrar o processo ou o assunto em observação, os indivíduos relacionados, suas respectivas responsabilidades e onde e quando a observação foi realizada.</w:t>
      </w:r>
    </w:p>
    <w:p w14:paraId="70F02F02" w14:textId="77777777" w:rsidR="002A6EFF" w:rsidRDefault="002A6EFF" w:rsidP="002A6EFF">
      <w:pPr>
        <w:autoSpaceDE w:val="0"/>
        <w:autoSpaceDN w:val="0"/>
        <w:adjustRightInd w:val="0"/>
        <w:jc w:val="both"/>
        <w:rPr>
          <w:color w:val="000000"/>
        </w:rPr>
      </w:pPr>
    </w:p>
    <w:p w14:paraId="49485FA1" w14:textId="77777777" w:rsidR="002A6EFF" w:rsidRDefault="002A6EFF" w:rsidP="002A6EFF">
      <w:pPr>
        <w:autoSpaceDE w:val="0"/>
        <w:autoSpaceDN w:val="0"/>
        <w:adjustRightInd w:val="0"/>
        <w:ind w:left="567" w:hanging="567"/>
        <w:jc w:val="both"/>
        <w:rPr>
          <w:color w:val="000000"/>
        </w:rPr>
      </w:pPr>
      <w:r>
        <w:rPr>
          <w:color w:val="000000"/>
        </w:rPr>
        <w:t xml:space="preserve">A13. </w:t>
      </w:r>
      <w:r>
        <w:rPr>
          <w:color w:val="000000"/>
        </w:rPr>
        <w:tab/>
        <w:t>A NBC TA 220, item 17, requer que o auditor revise o trabalho executado por meio da revisão da documentação de auditoria. O requisito de documentar quem revisou o trabalho de auditoria executado não implica na necessidade de que cada documento de trabalho inclua evidência de revisão. O requisito, porém, significa documentar que o trabalho de auditoria foi revisado, quem revisou e quando foi feita a revisão.</w:t>
      </w:r>
    </w:p>
    <w:p w14:paraId="78897FB9" w14:textId="77777777" w:rsidR="002A6EFF" w:rsidRDefault="002A6EFF" w:rsidP="002A6EFF">
      <w:pPr>
        <w:autoSpaceDE w:val="0"/>
        <w:autoSpaceDN w:val="0"/>
        <w:adjustRightInd w:val="0"/>
        <w:jc w:val="both"/>
        <w:rPr>
          <w:color w:val="000000"/>
        </w:rPr>
      </w:pPr>
    </w:p>
    <w:p w14:paraId="4DF5CD0C" w14:textId="77777777" w:rsidR="002A6EFF" w:rsidRDefault="002A6EFF" w:rsidP="002A6EFF">
      <w:pPr>
        <w:autoSpaceDE w:val="0"/>
        <w:autoSpaceDN w:val="0"/>
        <w:adjustRightInd w:val="0"/>
        <w:jc w:val="both"/>
        <w:rPr>
          <w:color w:val="000000"/>
        </w:rPr>
      </w:pPr>
      <w:r>
        <w:rPr>
          <w:color w:val="000000"/>
        </w:rPr>
        <w:t>Documentação das discussões de assuntos significativos com a administração, os responsáveis pela governança e outros (ver item 10)</w:t>
      </w:r>
    </w:p>
    <w:p w14:paraId="69C8347A" w14:textId="77777777" w:rsidR="002A6EFF" w:rsidRDefault="002A6EFF" w:rsidP="002A6EFF">
      <w:pPr>
        <w:autoSpaceDE w:val="0"/>
        <w:autoSpaceDN w:val="0"/>
        <w:adjustRightInd w:val="0"/>
        <w:jc w:val="both"/>
        <w:rPr>
          <w:color w:val="000000"/>
        </w:rPr>
      </w:pPr>
    </w:p>
    <w:p w14:paraId="40921479" w14:textId="77777777" w:rsidR="002A6EFF" w:rsidRPr="00D6003C" w:rsidRDefault="002A6EFF" w:rsidP="002A6EFF">
      <w:pPr>
        <w:autoSpaceDE w:val="0"/>
        <w:autoSpaceDN w:val="0"/>
        <w:adjustRightInd w:val="0"/>
        <w:ind w:left="567" w:hanging="567"/>
        <w:jc w:val="both"/>
        <w:rPr>
          <w:color w:val="000000"/>
          <w:sz w:val="16"/>
        </w:rPr>
      </w:pPr>
      <w:r>
        <w:rPr>
          <w:color w:val="000000"/>
        </w:rPr>
        <w:t xml:space="preserve">A14. </w:t>
      </w:r>
      <w:r>
        <w:rPr>
          <w:color w:val="000000"/>
        </w:rPr>
        <w:tab/>
        <w:t xml:space="preserve">A documentação não se limita aos registros elaborados pelo auditor, mas podem incluir outros registros apropriados, como minutas de reuniões elaboradas pelo pessoal da entidade e acordadas com o auditor. O auditor pode discutir assuntos significativos com outros empregados da entidade e terceiros, como pessoas que prestam serviço de consultoria </w:t>
      </w:r>
    </w:p>
    <w:p w14:paraId="3F282BDE" w14:textId="77777777" w:rsidR="002A6EFF" w:rsidRDefault="002A6EFF" w:rsidP="002A6EFF">
      <w:pPr>
        <w:autoSpaceDE w:val="0"/>
        <w:autoSpaceDN w:val="0"/>
        <w:adjustRightInd w:val="0"/>
        <w:jc w:val="both"/>
        <w:rPr>
          <w:color w:val="000000"/>
        </w:rPr>
      </w:pPr>
    </w:p>
    <w:p w14:paraId="0327A930" w14:textId="77777777" w:rsidR="002A6EFF" w:rsidRDefault="002A6EFF" w:rsidP="002A6EFF">
      <w:pPr>
        <w:autoSpaceDE w:val="0"/>
        <w:autoSpaceDN w:val="0"/>
        <w:adjustRightInd w:val="0"/>
        <w:jc w:val="both"/>
        <w:rPr>
          <w:color w:val="000000"/>
        </w:rPr>
      </w:pPr>
      <w:r>
        <w:rPr>
          <w:color w:val="000000"/>
        </w:rPr>
        <w:t>Documentação de como as inconsistências foram tratadas (ver item 11)</w:t>
      </w:r>
    </w:p>
    <w:p w14:paraId="23923922" w14:textId="77777777" w:rsidR="002A6EFF" w:rsidRDefault="002A6EFF" w:rsidP="002A6EFF">
      <w:pPr>
        <w:autoSpaceDE w:val="0"/>
        <w:autoSpaceDN w:val="0"/>
        <w:adjustRightInd w:val="0"/>
        <w:jc w:val="both"/>
        <w:rPr>
          <w:color w:val="000000"/>
        </w:rPr>
      </w:pPr>
    </w:p>
    <w:p w14:paraId="3BA684A7" w14:textId="77777777" w:rsidR="002A6EFF" w:rsidRDefault="002A6EFF" w:rsidP="002A6EFF">
      <w:pPr>
        <w:autoSpaceDE w:val="0"/>
        <w:autoSpaceDN w:val="0"/>
        <w:adjustRightInd w:val="0"/>
        <w:ind w:left="567" w:hanging="567"/>
        <w:jc w:val="both"/>
        <w:rPr>
          <w:color w:val="000000"/>
        </w:rPr>
      </w:pPr>
      <w:r>
        <w:rPr>
          <w:color w:val="000000"/>
        </w:rPr>
        <w:t xml:space="preserve">A15. </w:t>
      </w:r>
      <w:r>
        <w:rPr>
          <w:color w:val="000000"/>
        </w:rPr>
        <w:tab/>
        <w:t>A exigência de documentar como o auditor tratou inconsistência nas informações não implica que o auditor necessite reter documentação que esteja incorreta ou superada.</w:t>
      </w:r>
    </w:p>
    <w:p w14:paraId="7E3BC717" w14:textId="77777777" w:rsidR="002A6EFF" w:rsidRDefault="002A6EFF" w:rsidP="002A6EFF">
      <w:pPr>
        <w:autoSpaceDE w:val="0"/>
        <w:autoSpaceDN w:val="0"/>
        <w:adjustRightInd w:val="0"/>
        <w:ind w:left="567" w:hanging="567"/>
        <w:jc w:val="both"/>
        <w:rPr>
          <w:color w:val="000000"/>
        </w:rPr>
      </w:pPr>
    </w:p>
    <w:p w14:paraId="5651C80C" w14:textId="77777777" w:rsidR="002A6EFF" w:rsidRDefault="002A6EFF" w:rsidP="002A6EFF">
      <w:pPr>
        <w:autoSpaceDE w:val="0"/>
        <w:autoSpaceDN w:val="0"/>
        <w:adjustRightInd w:val="0"/>
        <w:ind w:left="567" w:hanging="567"/>
        <w:jc w:val="both"/>
        <w:rPr>
          <w:color w:val="000000"/>
        </w:rPr>
      </w:pPr>
      <w:r>
        <w:rPr>
          <w:color w:val="000000"/>
        </w:rPr>
        <w:t>Considerações específicas para a auditoria de entidades de pequeno porte (ver item 8)</w:t>
      </w:r>
    </w:p>
    <w:p w14:paraId="1A745698" w14:textId="77777777" w:rsidR="002A6EFF" w:rsidRDefault="002A6EFF" w:rsidP="002A6EFF">
      <w:pPr>
        <w:autoSpaceDE w:val="0"/>
        <w:autoSpaceDN w:val="0"/>
        <w:adjustRightInd w:val="0"/>
        <w:ind w:left="567" w:hanging="567"/>
        <w:jc w:val="both"/>
        <w:rPr>
          <w:color w:val="000000"/>
        </w:rPr>
      </w:pPr>
    </w:p>
    <w:p w14:paraId="7C2ABDB6" w14:textId="77777777" w:rsidR="002A6EFF" w:rsidRDefault="002A6EFF" w:rsidP="002A6EFF">
      <w:pPr>
        <w:autoSpaceDE w:val="0"/>
        <w:autoSpaceDN w:val="0"/>
        <w:adjustRightInd w:val="0"/>
        <w:ind w:left="567" w:hanging="567"/>
        <w:jc w:val="both"/>
        <w:rPr>
          <w:color w:val="000000"/>
        </w:rPr>
      </w:pPr>
      <w:r>
        <w:rPr>
          <w:color w:val="000000"/>
        </w:rPr>
        <w:t xml:space="preserve">A16. </w:t>
      </w:r>
      <w:r>
        <w:rPr>
          <w:color w:val="000000"/>
        </w:rPr>
        <w:tab/>
        <w:t xml:space="preserve">A documentação para a auditoria de entidade de pequeno porte geralmente é menos extensa do que a documentação de uma entidade de maior porte. Além disso, no caso de auditoria em que o sócio do trabalho executa todo o trabalho de auditoria, a documentação não incluirá assuntos que possam ter de ser documentados apenas para informar ou instruir membros da equipe de trabalho ou para fornecer evidência de revisão por outros membros da equipe (por exemplo, não há assuntos a documentar relativamente a discussões ou supervisão da equipe). Contudo, o sócio do trabalho cumpre a exigência predominante do item 8, de elaborar documentação de auditoria que possa ser entendida por auditor experiente, já que a documentação de auditoria pode estar sujeita a revisão de partes externas para fins regulamentares ou outros fins.  </w:t>
      </w:r>
    </w:p>
    <w:p w14:paraId="0EBCEDAD" w14:textId="77777777" w:rsidR="002A6EFF" w:rsidRDefault="002A6EFF" w:rsidP="002A6EFF">
      <w:pPr>
        <w:autoSpaceDE w:val="0"/>
        <w:autoSpaceDN w:val="0"/>
        <w:adjustRightInd w:val="0"/>
        <w:ind w:left="567" w:hanging="567"/>
        <w:jc w:val="both"/>
        <w:rPr>
          <w:color w:val="000000"/>
        </w:rPr>
      </w:pPr>
    </w:p>
    <w:p w14:paraId="00F6B163" w14:textId="77777777" w:rsidR="002A6EFF" w:rsidRDefault="002A6EFF" w:rsidP="002A6EFF">
      <w:pPr>
        <w:autoSpaceDE w:val="0"/>
        <w:autoSpaceDN w:val="0"/>
        <w:adjustRightInd w:val="0"/>
        <w:ind w:left="567" w:hanging="567"/>
        <w:jc w:val="both"/>
        <w:rPr>
          <w:color w:val="000000"/>
        </w:rPr>
      </w:pPr>
      <w:r>
        <w:rPr>
          <w:color w:val="000000"/>
        </w:rPr>
        <w:t xml:space="preserve">A17. </w:t>
      </w:r>
      <w:r>
        <w:rPr>
          <w:color w:val="000000"/>
        </w:rPr>
        <w:tab/>
        <w:t>Ao elaborar a documentação de auditoria, o auditor de entidade de pequeno porte também pode entender ser adequado e eficiente registrar em um único documento vários aspectos da auditoria, com referências cruzadas para dar suporte aos papéis de trabalho. Exemplos de assuntos que podem ser documentados em conjunto na auditoria de entidade de pequeno porte incluem o entendimento da entidade e do seu controle interno, a estratégia global de auditoria e o plano de auditoria, a materialidade determinada de acordo com a NBC TA 320, riscos avaliados, assuntos significativos observados durante a auditoria e as conclusões obtidas.</w:t>
      </w:r>
    </w:p>
    <w:p w14:paraId="12FFC489" w14:textId="77777777" w:rsidR="002A6EFF" w:rsidRDefault="002A6EFF" w:rsidP="002A6EFF">
      <w:pPr>
        <w:autoSpaceDE w:val="0"/>
        <w:autoSpaceDN w:val="0"/>
        <w:adjustRightInd w:val="0"/>
        <w:jc w:val="both"/>
        <w:rPr>
          <w:color w:val="000000"/>
        </w:rPr>
      </w:pPr>
    </w:p>
    <w:p w14:paraId="79237DA1" w14:textId="77777777" w:rsidR="002A6EFF" w:rsidRDefault="002A6EFF" w:rsidP="002A6EFF">
      <w:pPr>
        <w:autoSpaceDE w:val="0"/>
        <w:autoSpaceDN w:val="0"/>
        <w:adjustRightInd w:val="0"/>
        <w:jc w:val="both"/>
        <w:rPr>
          <w:color w:val="000000"/>
        </w:rPr>
      </w:pPr>
      <w:r>
        <w:rPr>
          <w:i/>
          <w:iCs/>
          <w:color w:val="000000"/>
        </w:rPr>
        <w:t xml:space="preserve">Desvio de exigência relevante </w:t>
      </w:r>
      <w:r>
        <w:rPr>
          <w:color w:val="000000"/>
        </w:rPr>
        <w:t>(ver item 12)</w:t>
      </w:r>
    </w:p>
    <w:p w14:paraId="6197883A" w14:textId="77777777" w:rsidR="002A6EFF" w:rsidRDefault="002A6EFF" w:rsidP="002A6EFF">
      <w:pPr>
        <w:autoSpaceDE w:val="0"/>
        <w:autoSpaceDN w:val="0"/>
        <w:adjustRightInd w:val="0"/>
        <w:jc w:val="both"/>
        <w:rPr>
          <w:color w:val="000000"/>
        </w:rPr>
      </w:pPr>
    </w:p>
    <w:p w14:paraId="0D520F89" w14:textId="77777777" w:rsidR="002A6EFF" w:rsidRDefault="002A6EFF" w:rsidP="002A6EFF">
      <w:pPr>
        <w:autoSpaceDE w:val="0"/>
        <w:autoSpaceDN w:val="0"/>
        <w:adjustRightInd w:val="0"/>
        <w:ind w:left="567" w:hanging="567"/>
        <w:jc w:val="both"/>
        <w:rPr>
          <w:color w:val="000000"/>
        </w:rPr>
      </w:pPr>
      <w:r>
        <w:rPr>
          <w:color w:val="000000"/>
        </w:rPr>
        <w:t xml:space="preserve">A18. </w:t>
      </w:r>
      <w:r>
        <w:rPr>
          <w:color w:val="000000"/>
        </w:rPr>
        <w:tab/>
        <w:t xml:space="preserve">Os requisitos das normas de auditoria destinam-se a permitir ao auditor cumprir os objetivos especificados nas normas de auditoria e, portanto, dos objetivos globais do auditor. Desta forma, a não ser em circunstâncias excepcionais, as normas pedem conformidade com cada requisito que seja relevante nas circunstâncias da auditoria. </w:t>
      </w:r>
    </w:p>
    <w:p w14:paraId="202AB4EB" w14:textId="77777777" w:rsidR="002A6EFF" w:rsidRDefault="002A6EFF" w:rsidP="002A6EFF">
      <w:pPr>
        <w:autoSpaceDE w:val="0"/>
        <w:autoSpaceDN w:val="0"/>
        <w:adjustRightInd w:val="0"/>
        <w:ind w:left="567" w:hanging="567"/>
        <w:jc w:val="both"/>
        <w:rPr>
          <w:color w:val="000000"/>
        </w:rPr>
      </w:pPr>
    </w:p>
    <w:p w14:paraId="216B4D0D" w14:textId="77777777" w:rsidR="002A6EFF" w:rsidRDefault="002A6EFF" w:rsidP="002A6EFF">
      <w:pPr>
        <w:autoSpaceDE w:val="0"/>
        <w:autoSpaceDN w:val="0"/>
        <w:adjustRightInd w:val="0"/>
        <w:spacing w:after="120"/>
        <w:ind w:left="567" w:hanging="567"/>
        <w:jc w:val="both"/>
        <w:rPr>
          <w:color w:val="000000"/>
        </w:rPr>
      </w:pPr>
      <w:r>
        <w:rPr>
          <w:color w:val="000000"/>
        </w:rPr>
        <w:t xml:space="preserve">A19. </w:t>
      </w:r>
      <w:r>
        <w:rPr>
          <w:color w:val="000000"/>
        </w:rPr>
        <w:tab/>
        <w:t xml:space="preserve">A exigência de documentação aplica-se apenas àquelas que sejam relevantes nas circunstâncias. Uma exigência não é relevante (NBC TA 200, item 22) apenas nos casos em que: </w:t>
      </w:r>
    </w:p>
    <w:p w14:paraId="2C77AF9C" w14:textId="77777777" w:rsidR="002A6EFF" w:rsidRDefault="002A6EFF" w:rsidP="002A6EFF">
      <w:pPr>
        <w:autoSpaceDE w:val="0"/>
        <w:autoSpaceDN w:val="0"/>
        <w:adjustRightInd w:val="0"/>
        <w:spacing w:after="120"/>
        <w:ind w:left="993" w:hanging="426"/>
        <w:jc w:val="both"/>
        <w:rPr>
          <w:color w:val="000000"/>
        </w:rPr>
      </w:pPr>
      <w:r>
        <w:rPr>
          <w:color w:val="000000"/>
        </w:rPr>
        <w:t xml:space="preserve">(a) </w:t>
      </w:r>
      <w:r>
        <w:rPr>
          <w:color w:val="000000"/>
        </w:rPr>
        <w:tab/>
        <w:t>a NBC TA por inteiro não é relevante (por exemplo, se uma entidade carece de uma função de auditoria interna, nada na NBC TA 610 é relevante); ou</w:t>
      </w:r>
    </w:p>
    <w:p w14:paraId="0698BCE1" w14:textId="77777777" w:rsidR="002A6EFF" w:rsidRDefault="002A6EFF" w:rsidP="002A6EFF">
      <w:pPr>
        <w:autoSpaceDE w:val="0"/>
        <w:autoSpaceDN w:val="0"/>
        <w:adjustRightInd w:val="0"/>
        <w:ind w:left="993" w:hanging="426"/>
        <w:jc w:val="both"/>
        <w:rPr>
          <w:color w:val="000000"/>
        </w:rPr>
      </w:pPr>
      <w:r>
        <w:rPr>
          <w:color w:val="000000"/>
        </w:rPr>
        <w:t>(b)  a exigência é condicional e a condição não existe (por exemplo, o requisito de modificar a opinião do auditor quando há impossibilidade de obter evidência de auditoria apropriada suficiente e não existe tal impossibilidade).</w:t>
      </w:r>
    </w:p>
    <w:p w14:paraId="2C92C8F9" w14:textId="77777777" w:rsidR="002A6EFF" w:rsidRDefault="002A6EFF" w:rsidP="002A6EFF">
      <w:pPr>
        <w:autoSpaceDE w:val="0"/>
        <w:autoSpaceDN w:val="0"/>
        <w:adjustRightInd w:val="0"/>
        <w:jc w:val="both"/>
        <w:rPr>
          <w:color w:val="000000"/>
        </w:rPr>
      </w:pPr>
    </w:p>
    <w:p w14:paraId="1634CC01" w14:textId="77777777" w:rsidR="002A6EFF" w:rsidRDefault="002A6EFF" w:rsidP="002A6EFF">
      <w:pPr>
        <w:autoSpaceDE w:val="0"/>
        <w:autoSpaceDN w:val="0"/>
        <w:adjustRightInd w:val="0"/>
        <w:jc w:val="both"/>
        <w:rPr>
          <w:color w:val="000000"/>
        </w:rPr>
      </w:pPr>
      <w:r>
        <w:rPr>
          <w:i/>
          <w:iCs/>
          <w:color w:val="000000"/>
        </w:rPr>
        <w:t xml:space="preserve">Assuntos surgidos após a data do relatório do auditor </w:t>
      </w:r>
      <w:r>
        <w:rPr>
          <w:color w:val="000000"/>
        </w:rPr>
        <w:t>(ver item 13)</w:t>
      </w:r>
    </w:p>
    <w:p w14:paraId="02830A26" w14:textId="77777777" w:rsidR="002A6EFF" w:rsidRDefault="002A6EFF" w:rsidP="002A6EFF">
      <w:pPr>
        <w:autoSpaceDE w:val="0"/>
        <w:autoSpaceDN w:val="0"/>
        <w:adjustRightInd w:val="0"/>
        <w:jc w:val="both"/>
        <w:rPr>
          <w:color w:val="000000"/>
        </w:rPr>
      </w:pPr>
    </w:p>
    <w:p w14:paraId="782907BA" w14:textId="77777777" w:rsidR="002A6EFF" w:rsidRDefault="002A6EFF" w:rsidP="002A6EFF">
      <w:pPr>
        <w:autoSpaceDE w:val="0"/>
        <w:autoSpaceDN w:val="0"/>
        <w:adjustRightInd w:val="0"/>
        <w:ind w:left="567" w:hanging="567"/>
        <w:jc w:val="both"/>
        <w:rPr>
          <w:color w:val="000000"/>
        </w:rPr>
      </w:pPr>
      <w:r>
        <w:rPr>
          <w:color w:val="000000"/>
        </w:rPr>
        <w:t>A20.</w:t>
      </w:r>
      <w:r>
        <w:rPr>
          <w:color w:val="000000"/>
        </w:rPr>
        <w:tab/>
        <w:t>Exemplos de circunstâncias excepcionais incluem fatos que chegaram ao conhecimento do auditor após a data do seu relatório, mas que existiam naquela data e que, se conhecidos na data, poderiam ter causado correções nas demonstrações contábeis ou levado o auditor a modificar o seu relatório (NBC TA 560, item 14). As modificações resultantes na documentação de auditoria são revisadas de acordo com as responsabilidades de revisão expostas na NBC TA 220, item 16, e a responsabilidade final pelas mudanças cabe ao sócio do trabalho.</w:t>
      </w:r>
    </w:p>
    <w:p w14:paraId="591A660E" w14:textId="77777777" w:rsidR="002A6EFF" w:rsidRDefault="002A6EFF" w:rsidP="002A6EFF">
      <w:pPr>
        <w:autoSpaceDE w:val="0"/>
        <w:autoSpaceDN w:val="0"/>
        <w:adjustRightInd w:val="0"/>
        <w:jc w:val="both"/>
        <w:rPr>
          <w:color w:val="000000"/>
        </w:rPr>
      </w:pPr>
    </w:p>
    <w:p w14:paraId="64C9FED3" w14:textId="77777777" w:rsidR="002A6EFF" w:rsidRDefault="002A6EFF" w:rsidP="002A6EFF">
      <w:pPr>
        <w:autoSpaceDE w:val="0"/>
        <w:autoSpaceDN w:val="0"/>
        <w:adjustRightInd w:val="0"/>
        <w:jc w:val="both"/>
        <w:rPr>
          <w:color w:val="000000"/>
        </w:rPr>
      </w:pPr>
      <w:r>
        <w:rPr>
          <w:b/>
          <w:bCs/>
          <w:color w:val="000000"/>
        </w:rPr>
        <w:t xml:space="preserve">Montagem do arquivo final de auditoria </w:t>
      </w:r>
      <w:r>
        <w:rPr>
          <w:color w:val="000000"/>
        </w:rPr>
        <w:t>(ver itens 14 a 16)</w:t>
      </w:r>
    </w:p>
    <w:p w14:paraId="3441D964" w14:textId="77777777" w:rsidR="002A6EFF" w:rsidRDefault="002A6EFF" w:rsidP="002A6EFF">
      <w:pPr>
        <w:autoSpaceDE w:val="0"/>
        <w:autoSpaceDN w:val="0"/>
        <w:adjustRightInd w:val="0"/>
        <w:jc w:val="both"/>
        <w:rPr>
          <w:color w:val="000000"/>
        </w:rPr>
      </w:pPr>
    </w:p>
    <w:p w14:paraId="5D3DAB04" w14:textId="77777777" w:rsidR="002A6EFF" w:rsidRDefault="002A6EFF" w:rsidP="002A6EFF">
      <w:pPr>
        <w:autoSpaceDE w:val="0"/>
        <w:autoSpaceDN w:val="0"/>
        <w:adjustRightInd w:val="0"/>
        <w:ind w:left="567" w:hanging="567"/>
        <w:jc w:val="both"/>
        <w:rPr>
          <w:color w:val="000000"/>
        </w:rPr>
      </w:pPr>
      <w:r>
        <w:rPr>
          <w:color w:val="000000"/>
        </w:rPr>
        <w:t xml:space="preserve">A21. </w:t>
      </w:r>
      <w:r>
        <w:rPr>
          <w:color w:val="000000"/>
        </w:rPr>
        <w:tab/>
        <w:t>A NBC PA 01, item 45, requer que as firmas de auditoria estabeleçam políticas e procedimentos para a conclusão tempestiva da montagem dos arquivos de auditoria. Um limite de tempo apropriado para concluir a montagem do arquivo final de auditoria geralmente não ultrapassa 60 dias após a data do relatório do auditor (NBC PA 01, item A54).</w:t>
      </w:r>
    </w:p>
    <w:p w14:paraId="21D6A28E" w14:textId="77777777" w:rsidR="002A6EFF" w:rsidRDefault="002A6EFF" w:rsidP="002A6EFF">
      <w:pPr>
        <w:autoSpaceDE w:val="0"/>
        <w:autoSpaceDN w:val="0"/>
        <w:adjustRightInd w:val="0"/>
        <w:jc w:val="both"/>
        <w:rPr>
          <w:color w:val="000000"/>
        </w:rPr>
      </w:pPr>
    </w:p>
    <w:p w14:paraId="4226DCDB" w14:textId="77777777" w:rsidR="002A6EFF" w:rsidRDefault="002A6EFF" w:rsidP="002A6EFF">
      <w:pPr>
        <w:autoSpaceDE w:val="0"/>
        <w:autoSpaceDN w:val="0"/>
        <w:adjustRightInd w:val="0"/>
        <w:spacing w:after="120"/>
        <w:ind w:left="567" w:hanging="567"/>
        <w:jc w:val="both"/>
        <w:rPr>
          <w:color w:val="000000"/>
        </w:rPr>
      </w:pPr>
      <w:r>
        <w:rPr>
          <w:color w:val="000000"/>
        </w:rPr>
        <w:t>A22. A conclusão da montagem do arquivo final de auditoria após a data do relatório do auditor é um processo administrativo que não envolve a execução de novos procedimentos de auditoria nem novas conclusões. Contudo, novas modificações podem ser feitas na documentação de auditoria durante o processo final de montagem se essas forem de natureza administrativa. Exemplos de tais modificações incluem:</w:t>
      </w:r>
    </w:p>
    <w:p w14:paraId="67F38B08" w14:textId="77777777" w:rsidR="002A6EFF" w:rsidRDefault="002A6EFF">
      <w:pPr>
        <w:numPr>
          <w:ilvl w:val="0"/>
          <w:numId w:val="88"/>
        </w:numPr>
        <w:autoSpaceDE w:val="0"/>
        <w:autoSpaceDN w:val="0"/>
        <w:adjustRightInd w:val="0"/>
        <w:spacing w:after="120" w:line="240" w:lineRule="auto"/>
        <w:ind w:left="993" w:hanging="426"/>
        <w:jc w:val="both"/>
        <w:rPr>
          <w:color w:val="000000"/>
        </w:rPr>
      </w:pPr>
      <w:r>
        <w:rPr>
          <w:color w:val="000000"/>
        </w:rPr>
        <w:t>apagar ou descartar documentação superada;</w:t>
      </w:r>
    </w:p>
    <w:p w14:paraId="0529AB12" w14:textId="77777777" w:rsidR="002A6EFF" w:rsidRDefault="002A6EFF">
      <w:pPr>
        <w:numPr>
          <w:ilvl w:val="0"/>
          <w:numId w:val="88"/>
        </w:numPr>
        <w:autoSpaceDE w:val="0"/>
        <w:autoSpaceDN w:val="0"/>
        <w:adjustRightInd w:val="0"/>
        <w:spacing w:after="120" w:line="240" w:lineRule="auto"/>
        <w:ind w:left="993" w:hanging="426"/>
        <w:jc w:val="both"/>
        <w:rPr>
          <w:color w:val="000000"/>
        </w:rPr>
      </w:pPr>
      <w:r>
        <w:rPr>
          <w:color w:val="000000"/>
        </w:rPr>
        <w:t>selecionar, conferir e acrescentar referências cruzadas aos documentos de trabalho;</w:t>
      </w:r>
    </w:p>
    <w:p w14:paraId="2A947A01" w14:textId="77777777" w:rsidR="002A6EFF" w:rsidRDefault="002A6EFF">
      <w:pPr>
        <w:numPr>
          <w:ilvl w:val="0"/>
          <w:numId w:val="88"/>
        </w:numPr>
        <w:autoSpaceDE w:val="0"/>
        <w:autoSpaceDN w:val="0"/>
        <w:adjustRightInd w:val="0"/>
        <w:spacing w:after="120" w:line="240" w:lineRule="auto"/>
        <w:ind w:left="993" w:hanging="426"/>
        <w:jc w:val="both"/>
        <w:rPr>
          <w:color w:val="000000"/>
        </w:rPr>
      </w:pPr>
      <w:r>
        <w:rPr>
          <w:color w:val="000000"/>
        </w:rPr>
        <w:t>conferir itens das listas de verificação evidenciando ter cumprido os passos relativos ao processo de montagem do arquivo;</w:t>
      </w:r>
    </w:p>
    <w:p w14:paraId="1D192F23" w14:textId="77777777" w:rsidR="002A6EFF" w:rsidRDefault="002A6EFF">
      <w:pPr>
        <w:numPr>
          <w:ilvl w:val="0"/>
          <w:numId w:val="88"/>
        </w:numPr>
        <w:autoSpaceDE w:val="0"/>
        <w:autoSpaceDN w:val="0"/>
        <w:adjustRightInd w:val="0"/>
        <w:spacing w:after="0" w:line="240" w:lineRule="auto"/>
        <w:ind w:left="993" w:hanging="426"/>
        <w:jc w:val="both"/>
        <w:rPr>
          <w:color w:val="000000"/>
        </w:rPr>
      </w:pPr>
      <w:r>
        <w:rPr>
          <w:color w:val="000000"/>
        </w:rPr>
        <w:t>documentar evidência de auditoria que o auditor obteve, discutiu e com a qual concordou junto aos membros relevantes da equipe de trabalho antes da data do relatório de auditoria.</w:t>
      </w:r>
    </w:p>
    <w:p w14:paraId="6A322316" w14:textId="77777777" w:rsidR="002A6EFF" w:rsidRDefault="002A6EFF" w:rsidP="002A6EFF">
      <w:pPr>
        <w:autoSpaceDE w:val="0"/>
        <w:autoSpaceDN w:val="0"/>
        <w:adjustRightInd w:val="0"/>
        <w:jc w:val="both"/>
        <w:rPr>
          <w:color w:val="000000"/>
        </w:rPr>
      </w:pPr>
    </w:p>
    <w:p w14:paraId="2078E6E0" w14:textId="77777777" w:rsidR="002A6EFF" w:rsidRDefault="002A6EFF" w:rsidP="002A6EFF">
      <w:pPr>
        <w:autoSpaceDE w:val="0"/>
        <w:autoSpaceDN w:val="0"/>
        <w:adjustRightInd w:val="0"/>
        <w:ind w:left="567" w:hanging="567"/>
        <w:jc w:val="both"/>
        <w:rPr>
          <w:color w:val="000000"/>
        </w:rPr>
      </w:pPr>
      <w:r>
        <w:rPr>
          <w:color w:val="000000"/>
        </w:rPr>
        <w:t xml:space="preserve">A23. </w:t>
      </w:r>
      <w:r>
        <w:rPr>
          <w:color w:val="000000"/>
        </w:rPr>
        <w:tab/>
        <w:t xml:space="preserve">A NBC PA 01, item 47, requer que as firmas estabeleçam políticas e procedimentos para a retenção da documentação de trabalhos. O período de retenção para trabalhos de auditoria geralmente não é inferior a </w:t>
      </w:r>
      <w:commentRangeStart w:id="34"/>
      <w:r w:rsidRPr="008D3F91">
        <w:rPr>
          <w:color w:val="000000"/>
          <w:highlight w:val="red"/>
        </w:rPr>
        <w:t>cinco anos</w:t>
      </w:r>
      <w:r>
        <w:rPr>
          <w:color w:val="000000"/>
        </w:rPr>
        <w:t xml:space="preserve"> </w:t>
      </w:r>
      <w:commentRangeEnd w:id="34"/>
      <w:r>
        <w:rPr>
          <w:rStyle w:val="Refdecomentrio"/>
        </w:rPr>
        <w:commentReference w:id="34"/>
      </w:r>
      <w:r>
        <w:rPr>
          <w:color w:val="000000"/>
        </w:rPr>
        <w:t xml:space="preserve">a contar da data do relatório do auditor ou, se posterior, da data do relatório do </w:t>
      </w:r>
      <w:commentRangeStart w:id="35"/>
      <w:r>
        <w:rPr>
          <w:color w:val="000000"/>
        </w:rPr>
        <w:t xml:space="preserve">auditor do grupo </w:t>
      </w:r>
      <w:commentRangeEnd w:id="35"/>
      <w:r>
        <w:rPr>
          <w:rStyle w:val="Refdecomentrio"/>
        </w:rPr>
        <w:commentReference w:id="35"/>
      </w:r>
      <w:r>
        <w:rPr>
          <w:color w:val="000000"/>
        </w:rPr>
        <w:t>(NBC PA 01, item A61).</w:t>
      </w:r>
    </w:p>
    <w:p w14:paraId="593DD7B8" w14:textId="77777777" w:rsidR="002A6EFF" w:rsidRDefault="002A6EFF" w:rsidP="002A6EFF">
      <w:pPr>
        <w:autoSpaceDE w:val="0"/>
        <w:autoSpaceDN w:val="0"/>
        <w:adjustRightInd w:val="0"/>
        <w:ind w:left="1260"/>
        <w:jc w:val="both"/>
        <w:rPr>
          <w:color w:val="000000"/>
        </w:rPr>
      </w:pPr>
    </w:p>
    <w:p w14:paraId="34899E76" w14:textId="77777777" w:rsidR="002A6EFF" w:rsidRDefault="002A6EFF" w:rsidP="002A6EFF">
      <w:pPr>
        <w:autoSpaceDE w:val="0"/>
        <w:autoSpaceDN w:val="0"/>
        <w:adjustRightInd w:val="0"/>
        <w:ind w:left="567" w:hanging="567"/>
        <w:jc w:val="both"/>
        <w:rPr>
          <w:color w:val="000000"/>
        </w:rPr>
      </w:pPr>
      <w:r>
        <w:rPr>
          <w:color w:val="000000"/>
        </w:rPr>
        <w:t xml:space="preserve">A24. </w:t>
      </w:r>
      <w:r>
        <w:rPr>
          <w:color w:val="000000"/>
        </w:rPr>
        <w:tab/>
        <w:t xml:space="preserve">Um exemplo de circunstância em que o auditor pode julgar necessário modificar a documentação de auditoria existente ou acrescentar nova documentação de auditoria após ter sido completada a montagem do arquivo é a necessidade de esclarecimento da documentação de auditoria existente em resposta a comentários recebidos durante as inspeções de monitoramento executadas por partes internas ou externas. </w:t>
      </w:r>
    </w:p>
    <w:p w14:paraId="1E90EEEF" w14:textId="77777777" w:rsidR="002A6EFF" w:rsidRDefault="002A6EFF" w:rsidP="002A6EFF">
      <w:pPr>
        <w:autoSpaceDE w:val="0"/>
        <w:autoSpaceDN w:val="0"/>
        <w:adjustRightInd w:val="0"/>
        <w:jc w:val="both"/>
        <w:rPr>
          <w:color w:val="000000"/>
        </w:rPr>
      </w:pPr>
    </w:p>
    <w:p w14:paraId="392B070A" w14:textId="77777777" w:rsidR="002A6EFF" w:rsidRDefault="002A6EFF" w:rsidP="002A6EFF">
      <w:pPr>
        <w:autoSpaceDE w:val="0"/>
        <w:autoSpaceDN w:val="0"/>
        <w:adjustRightInd w:val="0"/>
        <w:jc w:val="both"/>
        <w:rPr>
          <w:color w:val="000000"/>
        </w:rPr>
      </w:pPr>
    </w:p>
    <w:p w14:paraId="42B9D7A9" w14:textId="77777777" w:rsidR="002A6EFF" w:rsidRPr="007169B1" w:rsidRDefault="002A6EFF" w:rsidP="002A6EFF">
      <w:pPr>
        <w:autoSpaceDE w:val="0"/>
        <w:autoSpaceDN w:val="0"/>
        <w:adjustRightInd w:val="0"/>
        <w:jc w:val="both"/>
        <w:rPr>
          <w:strike/>
          <w:color w:val="000000"/>
        </w:rPr>
      </w:pPr>
      <w:r w:rsidRPr="007169B1">
        <w:rPr>
          <w:b/>
          <w:bCs/>
          <w:strike/>
          <w:color w:val="000000"/>
        </w:rPr>
        <w:t xml:space="preserve">Apêndice </w:t>
      </w:r>
      <w:r w:rsidRPr="007169B1">
        <w:rPr>
          <w:strike/>
          <w:color w:val="000000"/>
        </w:rPr>
        <w:t>(ver item 1)</w:t>
      </w:r>
    </w:p>
    <w:p w14:paraId="6E933DBE" w14:textId="77777777" w:rsidR="002A6EFF" w:rsidRPr="007169B1" w:rsidRDefault="002A6EFF" w:rsidP="002A6EFF">
      <w:pPr>
        <w:autoSpaceDE w:val="0"/>
        <w:autoSpaceDN w:val="0"/>
        <w:adjustRightInd w:val="0"/>
        <w:jc w:val="both"/>
        <w:rPr>
          <w:b/>
          <w:bCs/>
          <w:strike/>
          <w:color w:val="000000"/>
        </w:rPr>
      </w:pPr>
    </w:p>
    <w:p w14:paraId="21B48994" w14:textId="77777777" w:rsidR="002A6EFF" w:rsidRPr="007169B1" w:rsidRDefault="002A6EFF" w:rsidP="002A6EFF">
      <w:pPr>
        <w:autoSpaceDE w:val="0"/>
        <w:autoSpaceDN w:val="0"/>
        <w:adjustRightInd w:val="0"/>
        <w:jc w:val="both"/>
        <w:rPr>
          <w:b/>
          <w:bCs/>
          <w:strike/>
          <w:color w:val="000000"/>
        </w:rPr>
      </w:pPr>
      <w:r w:rsidRPr="007169B1">
        <w:rPr>
          <w:b/>
          <w:bCs/>
          <w:strike/>
          <w:color w:val="000000"/>
        </w:rPr>
        <w:t>Requerimentos específicos de documentação de auditoria em outras normas</w:t>
      </w:r>
    </w:p>
    <w:p w14:paraId="260EA771" w14:textId="77777777" w:rsidR="002A6EFF" w:rsidRPr="007169B1" w:rsidRDefault="002A6EFF" w:rsidP="002A6EFF">
      <w:pPr>
        <w:autoSpaceDE w:val="0"/>
        <w:autoSpaceDN w:val="0"/>
        <w:adjustRightInd w:val="0"/>
        <w:jc w:val="both"/>
        <w:rPr>
          <w:b/>
          <w:bCs/>
          <w:strike/>
          <w:color w:val="000000"/>
        </w:rPr>
      </w:pPr>
    </w:p>
    <w:p w14:paraId="1B3A6821" w14:textId="77777777" w:rsidR="002A6EFF" w:rsidRPr="007169B1" w:rsidRDefault="002A6EFF" w:rsidP="002A6EFF">
      <w:pPr>
        <w:autoSpaceDE w:val="0"/>
        <w:autoSpaceDN w:val="0"/>
        <w:adjustRightInd w:val="0"/>
        <w:jc w:val="both"/>
        <w:rPr>
          <w:strike/>
          <w:color w:val="000000"/>
        </w:rPr>
      </w:pPr>
      <w:r w:rsidRPr="007169B1">
        <w:rPr>
          <w:strike/>
          <w:color w:val="000000"/>
        </w:rPr>
        <w:t>Este apêndice identifica itens em outras normas de auditoria com vigência para auditorias de demonstrações contábeis para períodos iniciados em ou após 1º de janeiro de 2010 que contenham requerimentos específicos de documentação. A lista não substitui a consideração das exigências e da aplicação relacionada e de outros materiais explicativos nas normas.</w:t>
      </w:r>
    </w:p>
    <w:p w14:paraId="2AB977CE" w14:textId="77777777" w:rsidR="002A6EFF" w:rsidRPr="007169B1" w:rsidRDefault="002A6EFF" w:rsidP="002A6EFF">
      <w:pPr>
        <w:autoSpaceDE w:val="0"/>
        <w:autoSpaceDN w:val="0"/>
        <w:adjustRightInd w:val="0"/>
        <w:jc w:val="both"/>
        <w:rPr>
          <w:strike/>
          <w:color w:val="000000"/>
        </w:rPr>
      </w:pPr>
    </w:p>
    <w:p w14:paraId="2835EE0F"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210, itens 10 a 12;</w:t>
      </w:r>
    </w:p>
    <w:p w14:paraId="37FA6F38"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220, itens 24 e 25;</w:t>
      </w:r>
    </w:p>
    <w:p w14:paraId="1D8992E9"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240, itens 44 a 47;</w:t>
      </w:r>
    </w:p>
    <w:p w14:paraId="41D5A6C6"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250, item 29;</w:t>
      </w:r>
    </w:p>
    <w:p w14:paraId="3C6BC143"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260, item 23;</w:t>
      </w:r>
    </w:p>
    <w:p w14:paraId="0CE1FE2F"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300, item 12;</w:t>
      </w:r>
    </w:p>
    <w:p w14:paraId="54E1188E"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315, item 32;</w:t>
      </w:r>
    </w:p>
    <w:p w14:paraId="5A77E45D"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320, item 14;</w:t>
      </w:r>
    </w:p>
    <w:p w14:paraId="4480A963"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330, itens 28 a 30;</w:t>
      </w:r>
    </w:p>
    <w:p w14:paraId="16EF207F"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450, item 15;</w:t>
      </w:r>
    </w:p>
    <w:p w14:paraId="6EBE6055"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540, item 23;</w:t>
      </w:r>
    </w:p>
    <w:p w14:paraId="18827F90"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550, item 28;</w:t>
      </w:r>
    </w:p>
    <w:p w14:paraId="61647354"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600, item 50;</w:t>
      </w:r>
      <w:r w:rsidRPr="007169B1">
        <w:rPr>
          <w:strike/>
          <w:color w:val="000000"/>
          <w:lang w:val="sv-SE"/>
        </w:rPr>
        <w:tab/>
      </w:r>
    </w:p>
    <w:p w14:paraId="65A94A4F" w14:textId="77777777" w:rsidR="002A6EFF" w:rsidRPr="007169B1" w:rsidRDefault="002A6EFF" w:rsidP="002A6EFF">
      <w:pPr>
        <w:autoSpaceDE w:val="0"/>
        <w:autoSpaceDN w:val="0"/>
        <w:adjustRightInd w:val="0"/>
        <w:ind w:left="284"/>
        <w:jc w:val="both"/>
        <w:rPr>
          <w:strike/>
          <w:color w:val="000000"/>
          <w:lang w:val="sv-SE"/>
        </w:rPr>
      </w:pPr>
      <w:r w:rsidRPr="007169B1">
        <w:rPr>
          <w:strike/>
          <w:color w:val="000000"/>
          <w:lang w:val="sv-SE"/>
        </w:rPr>
        <w:t>• NBC TA 610, item 13.</w:t>
      </w:r>
    </w:p>
    <w:p w14:paraId="2A94AF03" w14:textId="77777777" w:rsidR="002A6EFF" w:rsidRDefault="002A6EFF" w:rsidP="002A6EFF">
      <w:pPr>
        <w:autoSpaceDE w:val="0"/>
        <w:autoSpaceDN w:val="0"/>
        <w:adjustRightInd w:val="0"/>
        <w:ind w:left="284"/>
        <w:jc w:val="both"/>
        <w:rPr>
          <w:color w:val="000000"/>
          <w:lang w:val="sv-SE"/>
        </w:rPr>
      </w:pPr>
    </w:p>
    <w:p w14:paraId="250AD8AA" w14:textId="77777777" w:rsidR="002A6EFF" w:rsidRDefault="002A6EFF" w:rsidP="002A6EFF">
      <w:pPr>
        <w:autoSpaceDE w:val="0"/>
        <w:autoSpaceDN w:val="0"/>
        <w:adjustRightInd w:val="0"/>
        <w:ind w:left="284"/>
        <w:jc w:val="both"/>
        <w:rPr>
          <w:color w:val="000000"/>
          <w:lang w:val="sv-SE"/>
        </w:rPr>
      </w:pPr>
    </w:p>
    <w:p w14:paraId="2C26ABAE" w14:textId="77777777" w:rsidR="002A6EFF" w:rsidRDefault="002A6EFF" w:rsidP="002A6EFF">
      <w:pPr>
        <w:autoSpaceDE w:val="0"/>
        <w:autoSpaceDN w:val="0"/>
        <w:adjustRightInd w:val="0"/>
        <w:jc w:val="both"/>
        <w:rPr>
          <w:color w:val="000000"/>
        </w:rPr>
      </w:pPr>
      <w:r w:rsidRPr="008D3F91">
        <w:rPr>
          <w:b/>
          <w:bCs/>
          <w:color w:val="000000"/>
          <w:highlight w:val="yellow"/>
        </w:rPr>
        <w:t>Apêndice</w:t>
      </w:r>
      <w:r>
        <w:rPr>
          <w:b/>
          <w:bCs/>
          <w:color w:val="000000"/>
        </w:rPr>
        <w:t xml:space="preserve"> </w:t>
      </w:r>
      <w:r>
        <w:rPr>
          <w:color w:val="000000"/>
        </w:rPr>
        <w:t xml:space="preserve">(ver item 1) </w:t>
      </w:r>
      <w:r>
        <w:rPr>
          <w:color w:val="00B0F0"/>
          <w:sz w:val="20"/>
          <w:szCs w:val="20"/>
        </w:rPr>
        <w:t>(Alterado pela NBC TA 230 (R1))</w:t>
      </w:r>
    </w:p>
    <w:p w14:paraId="6294F558" w14:textId="77777777" w:rsidR="002A6EFF" w:rsidRDefault="002A6EFF" w:rsidP="002A6EFF">
      <w:pPr>
        <w:ind w:right="568"/>
        <w:jc w:val="both"/>
        <w:rPr>
          <w:color w:val="000000"/>
        </w:rPr>
      </w:pPr>
    </w:p>
    <w:p w14:paraId="07952796" w14:textId="77777777" w:rsidR="002A6EFF" w:rsidRDefault="002A6EFF" w:rsidP="002A6EFF">
      <w:pPr>
        <w:ind w:right="568"/>
        <w:jc w:val="both"/>
        <w:rPr>
          <w:b/>
          <w:bCs/>
          <w:color w:val="000000"/>
        </w:rPr>
      </w:pPr>
      <w:r>
        <w:rPr>
          <w:b/>
          <w:bCs/>
          <w:color w:val="000000"/>
        </w:rPr>
        <w:t>Requerimentos específicos de documentação de auditoria em outras normas</w:t>
      </w:r>
    </w:p>
    <w:p w14:paraId="001C4737" w14:textId="77777777" w:rsidR="002A6EFF" w:rsidRDefault="002A6EFF" w:rsidP="002A6EFF">
      <w:pPr>
        <w:autoSpaceDE w:val="0"/>
        <w:autoSpaceDN w:val="0"/>
        <w:adjustRightInd w:val="0"/>
        <w:jc w:val="both"/>
        <w:rPr>
          <w:bCs/>
          <w:color w:val="000000"/>
        </w:rPr>
      </w:pPr>
    </w:p>
    <w:p w14:paraId="57E4B26A" w14:textId="77777777" w:rsidR="002A6EFF" w:rsidRDefault="002A6EFF" w:rsidP="002A6EFF">
      <w:pPr>
        <w:autoSpaceDE w:val="0"/>
        <w:autoSpaceDN w:val="0"/>
        <w:adjustRightInd w:val="0"/>
        <w:spacing w:after="120"/>
        <w:jc w:val="both"/>
        <w:rPr>
          <w:color w:val="000000"/>
        </w:rPr>
      </w:pPr>
      <w:r>
        <w:rPr>
          <w:color w:val="000000"/>
        </w:rPr>
        <w:t>Este apêndice identifica itens em outras normas de auditoria que contenham requerimentos específicos de documentação. A lista não substitui a consideração das exigências e da aplicação relacionada e de outros materiais explicativos nas normas.</w:t>
      </w:r>
    </w:p>
    <w:p w14:paraId="7B9D7781" w14:textId="77777777" w:rsidR="002A6EFF" w:rsidRDefault="002A6EFF">
      <w:pPr>
        <w:numPr>
          <w:ilvl w:val="0"/>
          <w:numId w:val="97"/>
        </w:numPr>
        <w:tabs>
          <w:tab w:val="left" w:pos="-5245"/>
          <w:tab w:val="left" w:pos="284"/>
        </w:tabs>
        <w:autoSpaceDE w:val="0"/>
        <w:autoSpaceDN w:val="0"/>
        <w:adjustRightInd w:val="0"/>
        <w:spacing w:after="120" w:line="240" w:lineRule="auto"/>
        <w:ind w:left="284" w:hanging="284"/>
        <w:jc w:val="both"/>
        <w:rPr>
          <w:color w:val="000000"/>
          <w:lang w:val="sv-SE"/>
        </w:rPr>
      </w:pPr>
      <w:commentRangeStart w:id="36"/>
      <w:r>
        <w:rPr>
          <w:color w:val="000000"/>
          <w:lang w:val="sv-SE"/>
        </w:rPr>
        <w:t>NBC TA 210, itens 10 a 12</w:t>
      </w:r>
      <w:commentRangeEnd w:id="36"/>
      <w:r>
        <w:rPr>
          <w:rStyle w:val="Refdecomentrio"/>
        </w:rPr>
        <w:commentReference w:id="36"/>
      </w:r>
      <w:r>
        <w:rPr>
          <w:color w:val="000000"/>
          <w:lang w:val="sv-SE"/>
        </w:rPr>
        <w:t>;</w:t>
      </w:r>
    </w:p>
    <w:p w14:paraId="62FE86C6"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220, itens 24 e 25;</w:t>
      </w:r>
    </w:p>
    <w:p w14:paraId="59853DF5"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240, itens 44 a 47;</w:t>
      </w:r>
    </w:p>
    <w:p w14:paraId="67A6CCA6"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250, item 29;</w:t>
      </w:r>
    </w:p>
    <w:p w14:paraId="0505E4AF"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260, item 23;</w:t>
      </w:r>
    </w:p>
    <w:p w14:paraId="4E22C206"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300, item 12;</w:t>
      </w:r>
    </w:p>
    <w:p w14:paraId="267A3FB7"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315, item 32;</w:t>
      </w:r>
    </w:p>
    <w:p w14:paraId="3AEB19A9"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320, item 14;</w:t>
      </w:r>
    </w:p>
    <w:p w14:paraId="68443B7D"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330, itens 28 a 30;</w:t>
      </w:r>
    </w:p>
    <w:p w14:paraId="1CAB151C"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450, item 15;</w:t>
      </w:r>
    </w:p>
    <w:p w14:paraId="6A559FD2"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540, item 23;</w:t>
      </w:r>
    </w:p>
    <w:p w14:paraId="71E13485"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550, item 28;</w:t>
      </w:r>
    </w:p>
    <w:p w14:paraId="67A8CE78"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600, item 50;</w:t>
      </w:r>
      <w:r>
        <w:rPr>
          <w:color w:val="000000"/>
          <w:lang w:val="sv-SE"/>
        </w:rPr>
        <w:tab/>
      </w:r>
    </w:p>
    <w:p w14:paraId="5205D10C" w14:textId="77777777" w:rsidR="002A6EFF" w:rsidRDefault="002A6EFF">
      <w:pPr>
        <w:numPr>
          <w:ilvl w:val="0"/>
          <w:numId w:val="97"/>
        </w:numPr>
        <w:tabs>
          <w:tab w:val="left" w:pos="284"/>
        </w:tabs>
        <w:autoSpaceDE w:val="0"/>
        <w:autoSpaceDN w:val="0"/>
        <w:adjustRightInd w:val="0"/>
        <w:spacing w:after="120" w:line="240" w:lineRule="auto"/>
        <w:ind w:left="284" w:hanging="284"/>
        <w:jc w:val="both"/>
        <w:rPr>
          <w:color w:val="000000"/>
          <w:lang w:val="sv-SE"/>
        </w:rPr>
      </w:pPr>
      <w:r>
        <w:rPr>
          <w:color w:val="000000"/>
          <w:lang w:val="sv-SE"/>
        </w:rPr>
        <w:t>NBC TA 610, itens 36 e 37;</w:t>
      </w:r>
    </w:p>
    <w:p w14:paraId="44319213" w14:textId="77777777" w:rsidR="002A6EFF" w:rsidRDefault="002A6EFF">
      <w:pPr>
        <w:numPr>
          <w:ilvl w:val="0"/>
          <w:numId w:val="97"/>
        </w:numPr>
        <w:tabs>
          <w:tab w:val="left" w:pos="284"/>
          <w:tab w:val="left" w:pos="993"/>
        </w:tabs>
        <w:autoSpaceDE w:val="0"/>
        <w:autoSpaceDN w:val="0"/>
        <w:adjustRightInd w:val="0"/>
        <w:spacing w:after="0" w:line="240" w:lineRule="auto"/>
        <w:ind w:left="284" w:hanging="284"/>
        <w:jc w:val="both"/>
      </w:pPr>
      <w:r>
        <w:rPr>
          <w:color w:val="000000"/>
          <w:lang w:val="sv-SE"/>
        </w:rPr>
        <w:t>NBC TA 720, item 25</w:t>
      </w:r>
      <w:r>
        <w:rPr>
          <w:bCs/>
          <w:i/>
          <w:iCs/>
          <w:spacing w:val="-7"/>
        </w:rPr>
        <w:t>.</w:t>
      </w:r>
    </w:p>
    <w:p w14:paraId="3CBDBF24" w14:textId="77777777" w:rsidR="002A6EFF" w:rsidRDefault="002A6EFF" w:rsidP="002A6EFF">
      <w:pPr>
        <w:autoSpaceDE w:val="0"/>
        <w:autoSpaceDN w:val="0"/>
        <w:adjustRightInd w:val="0"/>
        <w:ind w:left="284"/>
        <w:jc w:val="both"/>
        <w:rPr>
          <w:color w:val="000000"/>
          <w:lang w:val="sv-SE"/>
        </w:rPr>
      </w:pPr>
    </w:p>
    <w:p w14:paraId="565A928E" w14:textId="77777777" w:rsidR="002A6EFF" w:rsidRPr="002A6EFF" w:rsidRDefault="002A6EFF" w:rsidP="002A6EFF">
      <w:pPr>
        <w:rPr>
          <w:b/>
          <w:bCs/>
        </w:rPr>
      </w:pPr>
      <w:r w:rsidRPr="002A6EFF">
        <w:rPr>
          <w:b/>
          <w:bCs/>
          <w:color w:val="000000"/>
          <w:lang w:val="sv-SE"/>
        </w:rPr>
        <w:br w:type="page"/>
      </w:r>
      <w:r w:rsidRPr="002A6EFF">
        <w:rPr>
          <w:b/>
          <w:bCs/>
        </w:rPr>
        <w:t>NORMA BRASILEIRA DE CONTABILIDADE – NBC TA 230 (R1), DE 19 DE AGOSTO DE 2016</w:t>
      </w:r>
    </w:p>
    <w:p w14:paraId="6BB5408D" w14:textId="77777777" w:rsidR="002A6EFF" w:rsidRPr="00975B5F" w:rsidRDefault="002A6EFF" w:rsidP="002A6EFF">
      <w:pPr>
        <w:pStyle w:val="Corpodetexto"/>
      </w:pPr>
    </w:p>
    <w:p w14:paraId="237A61CD" w14:textId="77777777" w:rsidR="002A6EFF" w:rsidRPr="00975B5F" w:rsidRDefault="002A6EFF" w:rsidP="002A6EFF">
      <w:pPr>
        <w:ind w:left="5387"/>
        <w:jc w:val="both"/>
        <w:rPr>
          <w:b/>
          <w:i/>
        </w:rPr>
      </w:pPr>
      <w:r w:rsidRPr="00975B5F">
        <w:rPr>
          <w:b/>
          <w:bCs/>
          <w:i/>
          <w:iCs/>
        </w:rPr>
        <w:t>Altera a NBC TA 230 que dispõe sobre a documentação de auditoria</w:t>
      </w:r>
      <w:r w:rsidRPr="00975B5F">
        <w:rPr>
          <w:b/>
          <w:i/>
        </w:rPr>
        <w:t>.</w:t>
      </w:r>
    </w:p>
    <w:p w14:paraId="2906C3A0" w14:textId="77777777" w:rsidR="002A6EFF" w:rsidRPr="00975B5F" w:rsidRDefault="002A6EFF" w:rsidP="002A6EFF">
      <w:pPr>
        <w:jc w:val="both"/>
      </w:pPr>
    </w:p>
    <w:p w14:paraId="038B95EA" w14:textId="77777777" w:rsidR="002A6EFF" w:rsidRPr="00975B5F" w:rsidRDefault="002A6EFF" w:rsidP="002A6EFF">
      <w:pPr>
        <w:jc w:val="both"/>
        <w:rPr>
          <w:bCs/>
        </w:rPr>
      </w:pPr>
    </w:p>
    <w:p w14:paraId="1D02DBBF" w14:textId="77777777" w:rsidR="002A6EFF" w:rsidRDefault="002A6EFF" w:rsidP="002A6EFF">
      <w:pPr>
        <w:ind w:firstLine="567"/>
        <w:jc w:val="both"/>
      </w:pPr>
      <w:r w:rsidRPr="00975B5F">
        <w:rPr>
          <w:bCs/>
        </w:rPr>
        <w:t xml:space="preserve">O </w:t>
      </w:r>
      <w:r w:rsidRPr="00975B5F">
        <w:rPr>
          <w:b/>
          <w:bCs/>
        </w:rPr>
        <w:t>CONSELHO FEDERAL DE CONTABILIDADE</w:t>
      </w:r>
      <w:r w:rsidRPr="00975B5F">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 elaborada de acordo com a sua equivalente internacional ISA 230 da IFAC</w:t>
      </w:r>
      <w:r w:rsidRPr="001E1DA8">
        <w:t>:</w:t>
      </w:r>
    </w:p>
    <w:p w14:paraId="11B4E889" w14:textId="77777777" w:rsidR="002A6EFF" w:rsidRPr="001E1DA8" w:rsidRDefault="002A6EFF" w:rsidP="002A6EFF">
      <w:pPr>
        <w:jc w:val="both"/>
      </w:pPr>
    </w:p>
    <w:p w14:paraId="64498172" w14:textId="77777777" w:rsidR="002A6EFF" w:rsidRDefault="002A6EFF" w:rsidP="002A6EFF">
      <w:pPr>
        <w:pStyle w:val="PargrafodaLista"/>
        <w:spacing w:before="40" w:after="40"/>
        <w:ind w:left="567" w:hanging="567"/>
        <w:jc w:val="both"/>
        <w:rPr>
          <w:b/>
        </w:rPr>
      </w:pPr>
      <w:r w:rsidRPr="00975B5F">
        <w:t>1.</w:t>
      </w:r>
      <w:r w:rsidRPr="00EF05E9">
        <w:t xml:space="preserve"> </w:t>
      </w:r>
      <w:r w:rsidRPr="00EF05E9">
        <w:tab/>
      </w:r>
      <w:r>
        <w:rPr>
          <w:b/>
        </w:rPr>
        <w:t>Altera o item A10 e o Apêndice na NBC TA</w:t>
      </w:r>
      <w:r w:rsidRPr="002D267F">
        <w:rPr>
          <w:b/>
        </w:rPr>
        <w:t xml:space="preserve"> </w:t>
      </w:r>
      <w:r>
        <w:rPr>
          <w:b/>
        </w:rPr>
        <w:t xml:space="preserve">230 </w:t>
      </w:r>
      <w:r w:rsidRPr="002D267F">
        <w:rPr>
          <w:b/>
        </w:rPr>
        <w:t>–</w:t>
      </w:r>
      <w:r>
        <w:rPr>
          <w:b/>
        </w:rPr>
        <w:t xml:space="preserve"> </w:t>
      </w:r>
      <w:r w:rsidRPr="00BC12A2">
        <w:rPr>
          <w:b/>
        </w:rPr>
        <w:t>Documentação de Auditoria</w:t>
      </w:r>
      <w:r w:rsidRPr="002D267F">
        <w:rPr>
          <w:b/>
        </w:rPr>
        <w:t>, com a seguinte redaç</w:t>
      </w:r>
      <w:r>
        <w:rPr>
          <w:b/>
        </w:rPr>
        <w:t>ão</w:t>
      </w:r>
      <w:r w:rsidRPr="002D267F">
        <w:rPr>
          <w:b/>
        </w:rPr>
        <w:t>:</w:t>
      </w:r>
    </w:p>
    <w:p w14:paraId="72F7DCA9" w14:textId="77777777" w:rsidR="002A6EFF" w:rsidRPr="0064166F" w:rsidRDefault="002A6EFF" w:rsidP="002A6EFF">
      <w:pPr>
        <w:pStyle w:val="PargrafodaLista"/>
        <w:ind w:left="567" w:hanging="567"/>
        <w:jc w:val="both"/>
      </w:pPr>
    </w:p>
    <w:p w14:paraId="29D92EF7" w14:textId="77777777" w:rsidR="002A6EFF" w:rsidRDefault="002A6EFF" w:rsidP="002A6EFF">
      <w:pPr>
        <w:autoSpaceDE w:val="0"/>
        <w:autoSpaceDN w:val="0"/>
        <w:adjustRightInd w:val="0"/>
        <w:spacing w:after="120"/>
        <w:ind w:left="567"/>
        <w:jc w:val="both"/>
        <w:rPr>
          <w:color w:val="000000"/>
        </w:rPr>
      </w:pPr>
      <w:r>
        <w:rPr>
          <w:color w:val="000000"/>
        </w:rPr>
        <w:t xml:space="preserve">A10. </w:t>
      </w:r>
      <w:r>
        <w:rPr>
          <w:color w:val="000000"/>
        </w:rPr>
        <w:tab/>
        <w:t>Alguns exemplos de circunstâncias em que, em conformidade com o item 8, é apropriado preparar documentação de auditoria relativa à aplicação do julgamento profissional incluem, quando assuntos e julgamentos forem significativos:</w:t>
      </w:r>
    </w:p>
    <w:p w14:paraId="0BEB7F0B" w14:textId="77777777" w:rsidR="002A6EFF" w:rsidRDefault="002A6EFF">
      <w:pPr>
        <w:numPr>
          <w:ilvl w:val="0"/>
          <w:numId w:val="93"/>
        </w:numPr>
        <w:tabs>
          <w:tab w:val="clear" w:pos="1429"/>
          <w:tab w:val="num" w:pos="-1985"/>
          <w:tab w:val="left" w:pos="993"/>
        </w:tabs>
        <w:autoSpaceDE w:val="0"/>
        <w:autoSpaceDN w:val="0"/>
        <w:adjustRightInd w:val="0"/>
        <w:spacing w:after="120" w:line="240" w:lineRule="auto"/>
        <w:ind w:left="993" w:hanging="426"/>
        <w:jc w:val="both"/>
        <w:rPr>
          <w:color w:val="000000"/>
        </w:rPr>
      </w:pPr>
      <w:r>
        <w:rPr>
          <w:color w:val="000000"/>
        </w:rPr>
        <w:t>a justificativa para a conclusão do auditor quando uma exigência determina que o auditor “deve considerar” certas informações ou fatores, e que a consideração é significativa no contexto do trabalho específico;</w:t>
      </w:r>
    </w:p>
    <w:p w14:paraId="64757D25" w14:textId="77777777" w:rsidR="002A6EFF" w:rsidRDefault="002A6EFF">
      <w:pPr>
        <w:numPr>
          <w:ilvl w:val="0"/>
          <w:numId w:val="93"/>
        </w:numPr>
        <w:tabs>
          <w:tab w:val="clear" w:pos="1429"/>
          <w:tab w:val="num" w:pos="-1985"/>
          <w:tab w:val="left" w:pos="993"/>
        </w:tabs>
        <w:autoSpaceDE w:val="0"/>
        <w:autoSpaceDN w:val="0"/>
        <w:adjustRightInd w:val="0"/>
        <w:spacing w:after="120" w:line="240" w:lineRule="auto"/>
        <w:ind w:left="993" w:hanging="426"/>
        <w:jc w:val="both"/>
        <w:rPr>
          <w:color w:val="000000"/>
        </w:rPr>
      </w:pPr>
      <w:r>
        <w:rPr>
          <w:color w:val="000000"/>
        </w:rPr>
        <w:t>a base para a conclusão do auditor quanto à razoabilidade das áreas de julgamento subjetivo (por exemplo, a razoabilidade de estimativa contábil significativa);</w:t>
      </w:r>
    </w:p>
    <w:p w14:paraId="0A4EDE78" w14:textId="77777777" w:rsidR="002A6EFF" w:rsidRDefault="002A6EFF">
      <w:pPr>
        <w:numPr>
          <w:ilvl w:val="0"/>
          <w:numId w:val="93"/>
        </w:numPr>
        <w:tabs>
          <w:tab w:val="clear" w:pos="1429"/>
          <w:tab w:val="num" w:pos="-1985"/>
          <w:tab w:val="left" w:pos="993"/>
        </w:tabs>
        <w:autoSpaceDE w:val="0"/>
        <w:autoSpaceDN w:val="0"/>
        <w:adjustRightInd w:val="0"/>
        <w:spacing w:after="120" w:line="240" w:lineRule="auto"/>
        <w:ind w:left="993" w:hanging="426"/>
        <w:jc w:val="both"/>
        <w:rPr>
          <w:color w:val="000000"/>
        </w:rPr>
      </w:pPr>
      <w:r>
        <w:rPr>
          <w:color w:val="000000"/>
        </w:rPr>
        <w:t>a base para as conclusões do auditor a respeito da autenticidade de documento quando investigações adicionais (tais como utilizar de forma apropriada um perito ou de procedimentos de confirmação) são conduzidas em resposta a condições identificadas durante a auditoria que levaram o auditor a acreditar que o documento pode não ser autêntico;</w:t>
      </w:r>
    </w:p>
    <w:p w14:paraId="0EB955E6" w14:textId="77777777" w:rsidR="002A6EFF" w:rsidRPr="00923024" w:rsidRDefault="002A6EFF">
      <w:pPr>
        <w:numPr>
          <w:ilvl w:val="0"/>
          <w:numId w:val="94"/>
        </w:numPr>
        <w:tabs>
          <w:tab w:val="num" w:pos="-1985"/>
          <w:tab w:val="left" w:pos="993"/>
        </w:tabs>
        <w:spacing w:after="0" w:line="240" w:lineRule="auto"/>
        <w:ind w:left="993" w:hanging="426"/>
        <w:jc w:val="both"/>
        <w:rPr>
          <w:color w:val="000000"/>
        </w:rPr>
      </w:pPr>
      <w:r w:rsidRPr="00923024">
        <w:rPr>
          <w:color w:val="000000"/>
        </w:rPr>
        <w:t>quando a NBC TA 701 – Comunicação dos Principais Assuntos de Auditoria no Relatório do Auditor Independente se aplica, a determinação pelo auditor dos principais assuntos de auditoria ou de que não há nenhum principal assunto de auditoria a ser comunicado.</w:t>
      </w:r>
    </w:p>
    <w:p w14:paraId="772103C9" w14:textId="77777777" w:rsidR="002A6EFF" w:rsidRDefault="002A6EFF" w:rsidP="002A6EFF">
      <w:pPr>
        <w:jc w:val="both"/>
      </w:pPr>
    </w:p>
    <w:p w14:paraId="489B2ECE" w14:textId="77777777" w:rsidR="002A6EFF" w:rsidRDefault="002A6EFF" w:rsidP="002A6EFF">
      <w:pPr>
        <w:autoSpaceDE w:val="0"/>
        <w:autoSpaceDN w:val="0"/>
        <w:adjustRightInd w:val="0"/>
        <w:ind w:left="567"/>
        <w:jc w:val="both"/>
        <w:rPr>
          <w:color w:val="000000"/>
        </w:rPr>
      </w:pPr>
      <w:r>
        <w:rPr>
          <w:b/>
          <w:bCs/>
          <w:color w:val="000000"/>
        </w:rPr>
        <w:t xml:space="preserve">Apêndice </w:t>
      </w:r>
      <w:r>
        <w:rPr>
          <w:color w:val="000000"/>
        </w:rPr>
        <w:t>(ver item 1)</w:t>
      </w:r>
    </w:p>
    <w:p w14:paraId="045F6730" w14:textId="77777777" w:rsidR="002A6EFF" w:rsidRDefault="002A6EFF" w:rsidP="002A6EFF">
      <w:pPr>
        <w:ind w:right="568"/>
        <w:jc w:val="both"/>
        <w:rPr>
          <w:color w:val="000000"/>
        </w:rPr>
      </w:pPr>
    </w:p>
    <w:p w14:paraId="5B064173" w14:textId="77777777" w:rsidR="002A6EFF" w:rsidRDefault="002A6EFF" w:rsidP="002A6EFF">
      <w:pPr>
        <w:ind w:left="567" w:right="568"/>
        <w:jc w:val="both"/>
        <w:rPr>
          <w:b/>
          <w:bCs/>
          <w:color w:val="000000"/>
        </w:rPr>
      </w:pPr>
      <w:r>
        <w:rPr>
          <w:b/>
          <w:bCs/>
          <w:color w:val="000000"/>
        </w:rPr>
        <w:t>Requerimentos específicos de documentação de auditoria em outras normas</w:t>
      </w:r>
    </w:p>
    <w:p w14:paraId="1A09CEA4" w14:textId="77777777" w:rsidR="002A6EFF" w:rsidRPr="00CD3BF3" w:rsidRDefault="002A6EFF" w:rsidP="002A6EFF">
      <w:pPr>
        <w:autoSpaceDE w:val="0"/>
        <w:autoSpaceDN w:val="0"/>
        <w:adjustRightInd w:val="0"/>
        <w:jc w:val="both"/>
        <w:rPr>
          <w:bCs/>
          <w:color w:val="000000"/>
        </w:rPr>
      </w:pPr>
    </w:p>
    <w:p w14:paraId="054938B5" w14:textId="77777777" w:rsidR="002A6EFF" w:rsidRDefault="002A6EFF" w:rsidP="002A6EFF">
      <w:pPr>
        <w:autoSpaceDE w:val="0"/>
        <w:autoSpaceDN w:val="0"/>
        <w:adjustRightInd w:val="0"/>
        <w:spacing w:after="120"/>
        <w:ind w:left="567"/>
        <w:jc w:val="both"/>
        <w:rPr>
          <w:color w:val="000000"/>
        </w:rPr>
      </w:pPr>
      <w:r>
        <w:rPr>
          <w:color w:val="000000"/>
        </w:rPr>
        <w:t>Este apêndice identifica itens em outras normas de auditoria que contenham requerimentos específicos de documentação. A lista não substitui a consideração das exigências e da aplicação relacionada e de outros materiais explicativos nas normas.</w:t>
      </w:r>
    </w:p>
    <w:p w14:paraId="65112409" w14:textId="09E88F9D" w:rsidR="002A6EFF" w:rsidRDefault="002A6EFF">
      <w:pPr>
        <w:numPr>
          <w:ilvl w:val="0"/>
          <w:numId w:val="95"/>
        </w:numPr>
        <w:tabs>
          <w:tab w:val="left" w:pos="-5245"/>
          <w:tab w:val="left" w:pos="993"/>
        </w:tabs>
        <w:autoSpaceDE w:val="0"/>
        <w:autoSpaceDN w:val="0"/>
        <w:adjustRightInd w:val="0"/>
        <w:spacing w:after="120" w:line="240" w:lineRule="auto"/>
        <w:ind w:left="993" w:hanging="425"/>
        <w:jc w:val="both"/>
        <w:rPr>
          <w:color w:val="000000"/>
          <w:lang w:val="sv-SE"/>
        </w:rPr>
      </w:pPr>
      <w:r>
        <w:rPr>
          <w:color w:val="000000"/>
          <w:lang w:val="sv-SE"/>
        </w:rPr>
        <w:t>NBC TA 210, itens 10 a 12;</w:t>
      </w:r>
      <w:r w:rsidR="005D6D24">
        <w:rPr>
          <w:color w:val="000000"/>
          <w:lang w:val="sv-SE"/>
        </w:rPr>
        <w:t xml:space="preserve"> contrato – termos do trabalho</w:t>
      </w:r>
    </w:p>
    <w:p w14:paraId="5DA05485" w14:textId="232175D2"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220, itens 24 e 25;</w:t>
      </w:r>
      <w:ins w:id="37" w:author="Lucas Oliveira Gomes Ferreira" w:date="2025-09-01T20:18:00Z" w16du:dateUtc="2025-09-01T23:18:00Z">
        <w:r w:rsidR="00C86294">
          <w:rPr>
            <w:color w:val="000000"/>
            <w:lang w:val="sv-SE"/>
          </w:rPr>
          <w:t xml:space="preserve"> item </w:t>
        </w:r>
        <w:r w:rsidR="00551F49">
          <w:rPr>
            <w:color w:val="000000"/>
            <w:lang w:val="sv-SE"/>
          </w:rPr>
          <w:t>41</w:t>
        </w:r>
      </w:ins>
    </w:p>
    <w:p w14:paraId="6AD757B1" w14:textId="08E735AE"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240, itens 44 a 47;</w:t>
      </w:r>
      <w:ins w:id="38" w:author="Lucas Oliveira Gomes Ferreira" w:date="2025-09-01T20:18:00Z" w16du:dateUtc="2025-09-01T23:18:00Z">
        <w:r w:rsidR="00551F49">
          <w:rPr>
            <w:color w:val="000000"/>
            <w:lang w:val="sv-SE"/>
          </w:rPr>
          <w:t xml:space="preserve"> </w:t>
        </w:r>
      </w:ins>
      <w:ins w:id="39" w:author="Lucas Oliveira Gomes Ferreira" w:date="2025-09-01T20:19:00Z" w16du:dateUtc="2025-09-01T23:19:00Z">
        <w:r w:rsidR="00450ABE">
          <w:rPr>
            <w:color w:val="000000"/>
            <w:lang w:val="sv-SE"/>
          </w:rPr>
          <w:t>itens 45 a 48</w:t>
        </w:r>
      </w:ins>
    </w:p>
    <w:p w14:paraId="624C1849"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250, item 29;</w:t>
      </w:r>
    </w:p>
    <w:p w14:paraId="1C4C9372"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260, item 23;</w:t>
      </w:r>
    </w:p>
    <w:p w14:paraId="40C1379C"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300, item 12;</w:t>
      </w:r>
    </w:p>
    <w:p w14:paraId="4F7F222E"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315, item 32;</w:t>
      </w:r>
    </w:p>
    <w:p w14:paraId="5B4F15A0"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320, item 14;</w:t>
      </w:r>
    </w:p>
    <w:p w14:paraId="03FD8FF1"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330, itens 28 a 30;</w:t>
      </w:r>
    </w:p>
    <w:p w14:paraId="3187CAD9"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450, item 15;</w:t>
      </w:r>
    </w:p>
    <w:p w14:paraId="417DA672"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540, item 23;</w:t>
      </w:r>
    </w:p>
    <w:p w14:paraId="0C67456C"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550, item 28;</w:t>
      </w:r>
    </w:p>
    <w:p w14:paraId="70DF0A30"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600, item 50;</w:t>
      </w:r>
      <w:r>
        <w:rPr>
          <w:color w:val="000000"/>
          <w:lang w:val="sv-SE"/>
        </w:rPr>
        <w:tab/>
      </w:r>
    </w:p>
    <w:p w14:paraId="3796B7FE" w14:textId="77777777" w:rsidR="002A6EFF" w:rsidRDefault="002A6EFF">
      <w:pPr>
        <w:numPr>
          <w:ilvl w:val="0"/>
          <w:numId w:val="95"/>
        </w:numPr>
        <w:tabs>
          <w:tab w:val="left" w:pos="993"/>
        </w:tabs>
        <w:autoSpaceDE w:val="0"/>
        <w:autoSpaceDN w:val="0"/>
        <w:adjustRightInd w:val="0"/>
        <w:spacing w:after="120" w:line="240" w:lineRule="auto"/>
        <w:ind w:left="993" w:hanging="425"/>
        <w:jc w:val="both"/>
        <w:rPr>
          <w:color w:val="000000"/>
          <w:lang w:val="sv-SE"/>
        </w:rPr>
      </w:pPr>
      <w:r>
        <w:rPr>
          <w:color w:val="000000"/>
          <w:lang w:val="sv-SE"/>
        </w:rPr>
        <w:t>NBC TA 610, itens 36 e 37;</w:t>
      </w:r>
    </w:p>
    <w:p w14:paraId="2C1D5C1F" w14:textId="77777777" w:rsidR="002A6EFF" w:rsidRDefault="002A6EFF">
      <w:pPr>
        <w:numPr>
          <w:ilvl w:val="0"/>
          <w:numId w:val="95"/>
        </w:numPr>
        <w:tabs>
          <w:tab w:val="left" w:pos="993"/>
        </w:tabs>
        <w:autoSpaceDE w:val="0"/>
        <w:autoSpaceDN w:val="0"/>
        <w:adjustRightInd w:val="0"/>
        <w:spacing w:after="0" w:line="240" w:lineRule="auto"/>
        <w:ind w:left="993" w:hanging="425"/>
        <w:jc w:val="both"/>
      </w:pPr>
      <w:r w:rsidRPr="006D0C09">
        <w:rPr>
          <w:color w:val="000000"/>
          <w:lang w:val="sv-SE"/>
        </w:rPr>
        <w:t>NBC TA 720, item 25</w:t>
      </w:r>
      <w:r>
        <w:rPr>
          <w:bCs/>
          <w:i/>
          <w:iCs/>
          <w:spacing w:val="-7"/>
        </w:rPr>
        <w:t>.</w:t>
      </w:r>
    </w:p>
    <w:p w14:paraId="7D63EAB9" w14:textId="77777777" w:rsidR="002A6EFF" w:rsidRDefault="002A6EFF" w:rsidP="002A6EFF">
      <w:pPr>
        <w:pStyle w:val="PargrafodaLista"/>
        <w:spacing w:before="40" w:after="40"/>
        <w:ind w:left="567" w:hanging="567"/>
        <w:jc w:val="both"/>
      </w:pPr>
    </w:p>
    <w:p w14:paraId="7D30B6C3" w14:textId="77777777" w:rsidR="002A6EFF" w:rsidRPr="00975B5F" w:rsidRDefault="002A6EFF" w:rsidP="002A6EFF">
      <w:pPr>
        <w:ind w:left="567" w:right="2" w:hanging="567"/>
        <w:jc w:val="both"/>
      </w:pPr>
      <w:r w:rsidRPr="00975B5F">
        <w:t>2.</w:t>
      </w:r>
      <w:r w:rsidRPr="00975B5F">
        <w:tab/>
        <w:t>Em razão dessas alterações, as disposições não alteradas desta norma são mantidas e a sigla da NBC TA 230, publicada no DOU, Seção 1, de 3/12/2009, passa a ser NBC TA 230 (R1).</w:t>
      </w:r>
    </w:p>
    <w:p w14:paraId="50E044E9" w14:textId="77777777" w:rsidR="002A6EFF" w:rsidRPr="00975B5F" w:rsidRDefault="002A6EFF" w:rsidP="002A6EFF">
      <w:pPr>
        <w:pStyle w:val="Textoembloco"/>
        <w:tabs>
          <w:tab w:val="left" w:pos="-5245"/>
        </w:tabs>
        <w:ind w:left="0"/>
        <w:jc w:val="both"/>
        <w:rPr>
          <w:sz w:val="24"/>
          <w:lang w:val="pt-BR"/>
        </w:rPr>
      </w:pPr>
    </w:p>
    <w:p w14:paraId="46C0720A" w14:textId="77777777" w:rsidR="002A6EFF" w:rsidRPr="00975B5F" w:rsidRDefault="002A6EFF" w:rsidP="002A6EFF">
      <w:pPr>
        <w:pStyle w:val="Textoembloco"/>
        <w:autoSpaceDE w:val="0"/>
        <w:autoSpaceDN w:val="0"/>
        <w:adjustRightInd w:val="0"/>
        <w:ind w:left="567" w:hanging="567"/>
        <w:jc w:val="both"/>
        <w:rPr>
          <w:sz w:val="24"/>
          <w:lang w:val="pt-BR"/>
        </w:rPr>
      </w:pPr>
      <w:r w:rsidRPr="00975B5F">
        <w:rPr>
          <w:sz w:val="24"/>
          <w:lang w:val="pt-BR"/>
        </w:rPr>
        <w:t>3.</w:t>
      </w:r>
      <w:r w:rsidRPr="00975B5F">
        <w:rPr>
          <w:sz w:val="24"/>
          <w:lang w:val="pt-BR"/>
        </w:rPr>
        <w:tab/>
        <w:t>As alterações desta norma entram em vigor na data de sua publicação, aplicando-se a auditorias de demonstrações contábeis para períodos que se findam em, ou após, 31 de dezembro de 2016.</w:t>
      </w:r>
    </w:p>
    <w:p w14:paraId="5FE3C9D7" w14:textId="77777777" w:rsidR="002A6EFF" w:rsidRPr="00975B5F" w:rsidRDefault="002A6EFF" w:rsidP="002A6EFF">
      <w:pPr>
        <w:ind w:left="567" w:right="2" w:hanging="567"/>
        <w:jc w:val="both"/>
      </w:pPr>
    </w:p>
    <w:p w14:paraId="40C31FA3" w14:textId="77777777" w:rsidR="002A6EFF" w:rsidRPr="007169B1" w:rsidRDefault="002A6EFF" w:rsidP="002A6EFF">
      <w:pPr>
        <w:pStyle w:val="Recuodecorpodetexto2"/>
        <w:spacing w:after="0" w:line="240" w:lineRule="auto"/>
        <w:jc w:val="right"/>
        <w:rPr>
          <w:lang w:val="pt-BR"/>
        </w:rPr>
      </w:pPr>
      <w:r w:rsidRPr="007169B1">
        <w:rPr>
          <w:lang w:val="pt-BR"/>
        </w:rPr>
        <w:t>Brasília, 19 de agosto de 2016.</w:t>
      </w:r>
    </w:p>
    <w:p w14:paraId="18A18496" w14:textId="77777777" w:rsidR="002A6EFF" w:rsidRPr="00975B5F" w:rsidRDefault="002A6EFF" w:rsidP="002A6EFF">
      <w:pPr>
        <w:jc w:val="both"/>
      </w:pPr>
    </w:p>
    <w:p w14:paraId="07683634" w14:textId="77777777" w:rsidR="002A6EFF" w:rsidRDefault="002A6EFF" w:rsidP="002A6EFF">
      <w:pPr>
        <w:jc w:val="both"/>
      </w:pPr>
    </w:p>
    <w:p w14:paraId="43F415D9" w14:textId="77777777" w:rsidR="002A6EFF" w:rsidRDefault="002A6EFF" w:rsidP="002A6EFF"/>
    <w:p w14:paraId="05F6FF13" w14:textId="77777777" w:rsidR="002A6EFF" w:rsidRDefault="002A6EFF" w:rsidP="002A6EFF">
      <w:pPr>
        <w:jc w:val="center"/>
        <w:rPr>
          <w:bCs/>
        </w:rPr>
      </w:pPr>
      <w:r>
        <w:t xml:space="preserve">Contador </w:t>
      </w:r>
      <w:r>
        <w:rPr>
          <w:b/>
        </w:rPr>
        <w:t>José Martonio Alves Coelho</w:t>
      </w:r>
    </w:p>
    <w:p w14:paraId="6FA43C30" w14:textId="77777777" w:rsidR="002A6EFF" w:rsidRDefault="002A6EFF" w:rsidP="002A6EFF">
      <w:pPr>
        <w:pStyle w:val="Recuodecorpodetexto2"/>
        <w:spacing w:after="0" w:line="240" w:lineRule="auto"/>
        <w:ind w:left="0"/>
        <w:jc w:val="center"/>
      </w:pPr>
      <w:r>
        <w:rPr>
          <w:b/>
        </w:rPr>
        <w:t>Presidente</w:t>
      </w:r>
    </w:p>
    <w:p w14:paraId="0AA5F7CD" w14:textId="77777777" w:rsidR="002A6EFF" w:rsidRDefault="002A6EFF" w:rsidP="002A6EFF">
      <w:pPr>
        <w:jc w:val="both"/>
      </w:pPr>
    </w:p>
    <w:p w14:paraId="66EFAD2D" w14:textId="77777777" w:rsidR="002A6EFF" w:rsidRPr="002A6EFF" w:rsidRDefault="002A6EFF" w:rsidP="002A6EFF"/>
    <w:p w14:paraId="7FD3F459" w14:textId="17CCEE0F" w:rsidR="00772B0A" w:rsidRDefault="00772B0A" w:rsidP="00D17E06">
      <w:pPr>
        <w:pStyle w:val="Ttulo1"/>
        <w:spacing w:before="0" w:after="120" w:line="240" w:lineRule="auto"/>
        <w:rPr>
          <w:rFonts w:ascii="Times New Roman" w:hAnsi="Times New Roman" w:cs="Times New Roman"/>
          <w:b/>
          <w:bCs/>
          <w:color w:val="auto"/>
          <w:sz w:val="24"/>
          <w:szCs w:val="24"/>
        </w:rPr>
      </w:pPr>
      <w:bookmarkStart w:id="40" w:name="_Toc183036820"/>
      <w:r w:rsidRPr="00D17E06">
        <w:rPr>
          <w:rFonts w:ascii="Times New Roman" w:hAnsi="Times New Roman" w:cs="Times New Roman"/>
          <w:b/>
          <w:bCs/>
          <w:color w:val="auto"/>
          <w:sz w:val="24"/>
          <w:szCs w:val="24"/>
        </w:rPr>
        <w:t>NBC TA 240 (R1)</w:t>
      </w:r>
      <w:bookmarkEnd w:id="40"/>
    </w:p>
    <w:p w14:paraId="1CC955C6" w14:textId="77777777" w:rsidR="002A6EFF" w:rsidRPr="002A6EFF" w:rsidRDefault="002A6EFF" w:rsidP="002A6EFF">
      <w:pPr>
        <w:jc w:val="center"/>
        <w:rPr>
          <w:b/>
          <w:bCs/>
        </w:rPr>
      </w:pPr>
      <w:r w:rsidRPr="002A6EFF">
        <w:rPr>
          <w:b/>
          <w:bCs/>
        </w:rPr>
        <w:t>NBC TA 240 (R1) – RESPONSABILIDADE DO AUDITOR EM RELAÇÃO A FRAUDE, NO CONTEXTO DA AUDITORIA DE DEMONSTRAÇÕES CONTÁBEIS</w:t>
      </w:r>
    </w:p>
    <w:p w14:paraId="72EC49D8" w14:textId="77777777" w:rsidR="002A6EFF" w:rsidRDefault="002A6EFF" w:rsidP="002A6EFF">
      <w:pPr>
        <w:autoSpaceDE w:val="0"/>
        <w:autoSpaceDN w:val="0"/>
        <w:adjustRightInd w:val="0"/>
        <w:rPr>
          <w:b/>
          <w:color w:val="000000"/>
        </w:rPr>
      </w:pPr>
    </w:p>
    <w:p w14:paraId="6DD9D728" w14:textId="77777777" w:rsidR="002A6EFF" w:rsidRDefault="002A6EFF" w:rsidP="002A6EFF">
      <w:pPr>
        <w:autoSpaceDE w:val="0"/>
        <w:autoSpaceDN w:val="0"/>
        <w:adjustRightInd w:val="0"/>
        <w:rPr>
          <w:b/>
          <w:color w:val="000000"/>
        </w:rPr>
      </w:pPr>
    </w:p>
    <w:p w14:paraId="592004C1" w14:textId="77777777" w:rsidR="002A6EFF" w:rsidRDefault="002A6EFF" w:rsidP="002A6EFF">
      <w:pPr>
        <w:pStyle w:val="Style4"/>
        <w:ind w:left="57"/>
        <w:jc w:val="both"/>
        <w:rPr>
          <w:rFonts w:ascii="Times New Roman" w:hAnsi="Times New Roman"/>
          <w:b/>
          <w:bCs/>
          <w:i/>
          <w:sz w:val="20"/>
          <w:szCs w:val="20"/>
        </w:rPr>
      </w:pPr>
      <w:r>
        <w:rPr>
          <w:rFonts w:ascii="Times New Roman" w:hAnsi="Times New Roman"/>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3C633741" w14:textId="77777777" w:rsidR="002A6EFF" w:rsidRDefault="002A6EFF" w:rsidP="002A6EFF">
      <w:pPr>
        <w:autoSpaceDE w:val="0"/>
        <w:autoSpaceDN w:val="0"/>
        <w:adjustRightInd w:val="0"/>
        <w:rPr>
          <w:b/>
          <w:color w:val="000000"/>
        </w:rPr>
      </w:pPr>
    </w:p>
    <w:p w14:paraId="454B9BF8" w14:textId="77777777" w:rsidR="002A6EFF" w:rsidRPr="00801144" w:rsidRDefault="002A6EFF" w:rsidP="002A6EFF">
      <w:pPr>
        <w:autoSpaceDE w:val="0"/>
        <w:autoSpaceDN w:val="0"/>
        <w:adjustRightInd w:val="0"/>
        <w:rPr>
          <w:b/>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5"/>
        <w:gridCol w:w="1567"/>
      </w:tblGrid>
      <w:tr w:rsidR="002A6EFF" w:rsidRPr="007C6106" w14:paraId="0389819F" w14:textId="77777777" w:rsidTr="009A4CD5">
        <w:tc>
          <w:tcPr>
            <w:tcW w:w="8188" w:type="dxa"/>
          </w:tcPr>
          <w:p w14:paraId="00AB4D64" w14:textId="77777777" w:rsidR="002A6EFF" w:rsidRPr="007C6106" w:rsidRDefault="002A6EFF" w:rsidP="009A4CD5">
            <w:pPr>
              <w:autoSpaceDE w:val="0"/>
              <w:autoSpaceDN w:val="0"/>
              <w:adjustRightInd w:val="0"/>
              <w:spacing w:before="60" w:after="60"/>
              <w:rPr>
                <w:b/>
                <w:bCs/>
                <w:color w:val="000000"/>
              </w:rPr>
            </w:pPr>
            <w:r w:rsidRPr="007C6106">
              <w:rPr>
                <w:b/>
                <w:bCs/>
                <w:color w:val="000000"/>
              </w:rPr>
              <w:t>Sumário</w:t>
            </w:r>
            <w:r w:rsidRPr="007C6106">
              <w:rPr>
                <w:b/>
                <w:bCs/>
                <w:color w:val="000000"/>
              </w:rPr>
              <w:tab/>
            </w:r>
            <w:r w:rsidRPr="007C6106">
              <w:rPr>
                <w:b/>
                <w:bCs/>
                <w:color w:val="000000"/>
              </w:rPr>
              <w:tab/>
            </w:r>
            <w:r w:rsidRPr="007C6106">
              <w:rPr>
                <w:b/>
                <w:bCs/>
                <w:color w:val="000000"/>
              </w:rPr>
              <w:tab/>
            </w:r>
            <w:r w:rsidRPr="007C6106">
              <w:rPr>
                <w:b/>
                <w:bCs/>
                <w:color w:val="000000"/>
              </w:rPr>
              <w:tab/>
            </w:r>
            <w:r w:rsidRPr="007C6106">
              <w:rPr>
                <w:b/>
                <w:bCs/>
                <w:color w:val="000000"/>
              </w:rPr>
              <w:tab/>
            </w:r>
            <w:r w:rsidRPr="007C6106">
              <w:rPr>
                <w:b/>
                <w:bCs/>
                <w:color w:val="000000"/>
              </w:rPr>
              <w:tab/>
            </w:r>
            <w:r w:rsidRPr="007C6106">
              <w:rPr>
                <w:b/>
                <w:bCs/>
                <w:color w:val="000000"/>
              </w:rPr>
              <w:tab/>
            </w:r>
            <w:r w:rsidRPr="007C6106">
              <w:rPr>
                <w:b/>
                <w:bCs/>
                <w:color w:val="000000"/>
              </w:rPr>
              <w:tab/>
            </w:r>
            <w:r w:rsidRPr="007C6106">
              <w:rPr>
                <w:b/>
                <w:bCs/>
                <w:color w:val="000000"/>
              </w:rPr>
              <w:tab/>
            </w:r>
          </w:p>
        </w:tc>
        <w:tc>
          <w:tcPr>
            <w:tcW w:w="1590" w:type="dxa"/>
          </w:tcPr>
          <w:p w14:paraId="46C4B611" w14:textId="77777777" w:rsidR="002A6EFF" w:rsidRPr="007C6106" w:rsidRDefault="002A6EFF" w:rsidP="009A4CD5">
            <w:pPr>
              <w:autoSpaceDE w:val="0"/>
              <w:autoSpaceDN w:val="0"/>
              <w:adjustRightInd w:val="0"/>
              <w:spacing w:before="60" w:after="60"/>
              <w:jc w:val="center"/>
              <w:rPr>
                <w:b/>
                <w:color w:val="000000"/>
              </w:rPr>
            </w:pPr>
            <w:r w:rsidRPr="007C6106">
              <w:rPr>
                <w:b/>
                <w:color w:val="000000"/>
              </w:rPr>
              <w:t>Item</w:t>
            </w:r>
          </w:p>
        </w:tc>
      </w:tr>
      <w:tr w:rsidR="002A6EFF" w:rsidRPr="007C6106" w14:paraId="54D73276" w14:textId="77777777" w:rsidTr="009A4CD5">
        <w:tc>
          <w:tcPr>
            <w:tcW w:w="8188" w:type="dxa"/>
          </w:tcPr>
          <w:p w14:paraId="4D3E6EBA" w14:textId="77777777" w:rsidR="002A6EFF" w:rsidRPr="007C6106" w:rsidRDefault="002A6EFF" w:rsidP="009A4CD5">
            <w:pPr>
              <w:autoSpaceDE w:val="0"/>
              <w:autoSpaceDN w:val="0"/>
              <w:adjustRightInd w:val="0"/>
              <w:spacing w:before="60" w:after="60"/>
              <w:outlineLvl w:val="0"/>
              <w:rPr>
                <w:b/>
                <w:bCs/>
                <w:color w:val="000000"/>
              </w:rPr>
            </w:pPr>
            <w:bookmarkStart w:id="41" w:name="_Toc182400331"/>
            <w:bookmarkStart w:id="42" w:name="_Toc183036821"/>
            <w:r w:rsidRPr="007C6106">
              <w:rPr>
                <w:b/>
                <w:bCs/>
                <w:color w:val="000000"/>
              </w:rPr>
              <w:t>INTRODUÇÃO</w:t>
            </w:r>
            <w:bookmarkEnd w:id="41"/>
            <w:bookmarkEnd w:id="42"/>
            <w:r w:rsidRPr="007C6106">
              <w:rPr>
                <w:b/>
                <w:bCs/>
                <w:color w:val="000000"/>
              </w:rPr>
              <w:t xml:space="preserve"> </w:t>
            </w:r>
          </w:p>
        </w:tc>
        <w:tc>
          <w:tcPr>
            <w:tcW w:w="1590" w:type="dxa"/>
          </w:tcPr>
          <w:p w14:paraId="6F2AB7B9" w14:textId="77777777" w:rsidR="002A6EFF" w:rsidRPr="007C6106" w:rsidRDefault="002A6EFF" w:rsidP="009A4CD5">
            <w:pPr>
              <w:autoSpaceDE w:val="0"/>
              <w:autoSpaceDN w:val="0"/>
              <w:adjustRightInd w:val="0"/>
              <w:spacing w:before="60" w:after="60"/>
              <w:jc w:val="center"/>
              <w:rPr>
                <w:color w:val="000000"/>
              </w:rPr>
            </w:pPr>
          </w:p>
        </w:tc>
      </w:tr>
      <w:tr w:rsidR="002A6EFF" w:rsidRPr="007C6106" w14:paraId="56648E45" w14:textId="77777777" w:rsidTr="009A4CD5">
        <w:tc>
          <w:tcPr>
            <w:tcW w:w="8188" w:type="dxa"/>
          </w:tcPr>
          <w:p w14:paraId="5EB7B541" w14:textId="77777777" w:rsidR="002A6EFF" w:rsidRPr="007C6106" w:rsidRDefault="002A6EFF" w:rsidP="009A4CD5">
            <w:pPr>
              <w:autoSpaceDE w:val="0"/>
              <w:autoSpaceDN w:val="0"/>
              <w:adjustRightInd w:val="0"/>
              <w:spacing w:before="60" w:after="60"/>
              <w:rPr>
                <w:color w:val="000000"/>
              </w:rPr>
            </w:pPr>
            <w:r w:rsidRPr="007C6106">
              <w:rPr>
                <w:color w:val="000000"/>
              </w:rPr>
              <w:t>Alcance</w:t>
            </w:r>
          </w:p>
        </w:tc>
        <w:tc>
          <w:tcPr>
            <w:tcW w:w="1590" w:type="dxa"/>
          </w:tcPr>
          <w:p w14:paraId="48B15707" w14:textId="77777777" w:rsidR="002A6EFF" w:rsidRPr="007C6106" w:rsidRDefault="002A6EFF" w:rsidP="009A4CD5">
            <w:pPr>
              <w:autoSpaceDE w:val="0"/>
              <w:autoSpaceDN w:val="0"/>
              <w:adjustRightInd w:val="0"/>
              <w:spacing w:before="60" w:after="60"/>
              <w:jc w:val="center"/>
              <w:rPr>
                <w:color w:val="000000"/>
              </w:rPr>
            </w:pPr>
            <w:r w:rsidRPr="007C6106">
              <w:rPr>
                <w:color w:val="000000"/>
              </w:rPr>
              <w:t>1</w:t>
            </w:r>
          </w:p>
        </w:tc>
      </w:tr>
      <w:tr w:rsidR="002A6EFF" w:rsidRPr="007C6106" w14:paraId="7E443563" w14:textId="77777777" w:rsidTr="009A4CD5">
        <w:tc>
          <w:tcPr>
            <w:tcW w:w="8188" w:type="dxa"/>
          </w:tcPr>
          <w:p w14:paraId="6AB2C807" w14:textId="77777777" w:rsidR="002A6EFF" w:rsidRPr="007C6106" w:rsidRDefault="002A6EFF" w:rsidP="009A4CD5">
            <w:pPr>
              <w:autoSpaceDE w:val="0"/>
              <w:autoSpaceDN w:val="0"/>
              <w:adjustRightInd w:val="0"/>
              <w:spacing w:before="60" w:after="60"/>
              <w:rPr>
                <w:color w:val="000000"/>
              </w:rPr>
            </w:pPr>
            <w:r w:rsidRPr="007C6106">
              <w:rPr>
                <w:color w:val="000000"/>
              </w:rPr>
              <w:t>Características da fraude</w:t>
            </w:r>
          </w:p>
        </w:tc>
        <w:tc>
          <w:tcPr>
            <w:tcW w:w="1590" w:type="dxa"/>
          </w:tcPr>
          <w:p w14:paraId="67B0A203" w14:textId="77777777" w:rsidR="002A6EFF" w:rsidRPr="007C6106" w:rsidRDefault="002A6EFF" w:rsidP="009A4CD5">
            <w:pPr>
              <w:autoSpaceDE w:val="0"/>
              <w:autoSpaceDN w:val="0"/>
              <w:adjustRightInd w:val="0"/>
              <w:spacing w:before="60" w:after="60"/>
              <w:jc w:val="center"/>
              <w:rPr>
                <w:color w:val="000000"/>
              </w:rPr>
            </w:pPr>
            <w:r w:rsidRPr="007C6106">
              <w:rPr>
                <w:color w:val="000000"/>
              </w:rPr>
              <w:t>2 – 3</w:t>
            </w:r>
          </w:p>
        </w:tc>
      </w:tr>
      <w:tr w:rsidR="002A6EFF" w:rsidRPr="007C6106" w14:paraId="46A14541" w14:textId="77777777" w:rsidTr="009A4CD5">
        <w:tc>
          <w:tcPr>
            <w:tcW w:w="8188" w:type="dxa"/>
          </w:tcPr>
          <w:p w14:paraId="19C1112D" w14:textId="77777777" w:rsidR="002A6EFF" w:rsidRPr="007C6106" w:rsidRDefault="002A6EFF" w:rsidP="009A4CD5">
            <w:pPr>
              <w:autoSpaceDE w:val="0"/>
              <w:autoSpaceDN w:val="0"/>
              <w:adjustRightInd w:val="0"/>
              <w:spacing w:before="60" w:after="60"/>
              <w:rPr>
                <w:color w:val="000000"/>
              </w:rPr>
            </w:pPr>
            <w:r w:rsidRPr="007C6106">
              <w:rPr>
                <w:color w:val="000000"/>
              </w:rPr>
              <w:t>Responsabilidade pela prevenção e detecção de fraude</w:t>
            </w:r>
          </w:p>
        </w:tc>
        <w:tc>
          <w:tcPr>
            <w:tcW w:w="1590" w:type="dxa"/>
          </w:tcPr>
          <w:p w14:paraId="1EBCA8B7" w14:textId="77777777" w:rsidR="002A6EFF" w:rsidRPr="007C6106" w:rsidRDefault="002A6EFF" w:rsidP="009A4CD5">
            <w:pPr>
              <w:autoSpaceDE w:val="0"/>
              <w:autoSpaceDN w:val="0"/>
              <w:adjustRightInd w:val="0"/>
              <w:spacing w:before="60" w:after="60"/>
              <w:jc w:val="center"/>
              <w:rPr>
                <w:color w:val="000000"/>
              </w:rPr>
            </w:pPr>
            <w:r w:rsidRPr="007C6106">
              <w:rPr>
                <w:color w:val="000000"/>
              </w:rPr>
              <w:t>4 – 8</w:t>
            </w:r>
          </w:p>
        </w:tc>
      </w:tr>
      <w:tr w:rsidR="002A6EFF" w:rsidRPr="007C6106" w14:paraId="1307EAAC" w14:textId="77777777" w:rsidTr="009A4CD5">
        <w:tc>
          <w:tcPr>
            <w:tcW w:w="8188" w:type="dxa"/>
          </w:tcPr>
          <w:p w14:paraId="33EAA11C" w14:textId="77777777" w:rsidR="002A6EFF" w:rsidRPr="007C6106" w:rsidRDefault="002A6EFF" w:rsidP="009A4CD5">
            <w:pPr>
              <w:autoSpaceDE w:val="0"/>
              <w:autoSpaceDN w:val="0"/>
              <w:adjustRightInd w:val="0"/>
              <w:spacing w:before="60" w:after="60"/>
              <w:rPr>
                <w:color w:val="000000"/>
              </w:rPr>
            </w:pPr>
            <w:r w:rsidRPr="007C6106">
              <w:rPr>
                <w:color w:val="000000"/>
              </w:rPr>
              <w:t>Data de vigência</w:t>
            </w:r>
          </w:p>
        </w:tc>
        <w:tc>
          <w:tcPr>
            <w:tcW w:w="1590" w:type="dxa"/>
          </w:tcPr>
          <w:p w14:paraId="4B33887C" w14:textId="77777777" w:rsidR="002A6EFF" w:rsidRPr="007C6106" w:rsidRDefault="002A6EFF" w:rsidP="009A4CD5">
            <w:pPr>
              <w:autoSpaceDE w:val="0"/>
              <w:autoSpaceDN w:val="0"/>
              <w:adjustRightInd w:val="0"/>
              <w:spacing w:before="60" w:after="60"/>
              <w:jc w:val="center"/>
              <w:rPr>
                <w:color w:val="000000"/>
              </w:rPr>
            </w:pPr>
            <w:r w:rsidRPr="007C6106">
              <w:rPr>
                <w:color w:val="000000"/>
              </w:rPr>
              <w:t>9</w:t>
            </w:r>
          </w:p>
        </w:tc>
      </w:tr>
      <w:tr w:rsidR="002A6EFF" w:rsidRPr="007C6106" w14:paraId="7D017B90" w14:textId="77777777" w:rsidTr="009A4CD5">
        <w:tc>
          <w:tcPr>
            <w:tcW w:w="8188" w:type="dxa"/>
          </w:tcPr>
          <w:p w14:paraId="31C271FF" w14:textId="77777777" w:rsidR="002A6EFF" w:rsidRPr="007C6106" w:rsidRDefault="002A6EFF" w:rsidP="009A4CD5">
            <w:pPr>
              <w:autoSpaceDE w:val="0"/>
              <w:autoSpaceDN w:val="0"/>
              <w:adjustRightInd w:val="0"/>
              <w:spacing w:before="60" w:after="60"/>
              <w:rPr>
                <w:color w:val="000000"/>
              </w:rPr>
            </w:pPr>
            <w:r w:rsidRPr="007C6106">
              <w:rPr>
                <w:b/>
                <w:bCs/>
                <w:color w:val="000000"/>
              </w:rPr>
              <w:t>OBJETIVO</w:t>
            </w:r>
          </w:p>
        </w:tc>
        <w:tc>
          <w:tcPr>
            <w:tcW w:w="1590" w:type="dxa"/>
          </w:tcPr>
          <w:p w14:paraId="0B9C0F3E" w14:textId="77777777" w:rsidR="002A6EFF" w:rsidRPr="007C6106" w:rsidRDefault="002A6EFF" w:rsidP="009A4CD5">
            <w:pPr>
              <w:autoSpaceDE w:val="0"/>
              <w:autoSpaceDN w:val="0"/>
              <w:adjustRightInd w:val="0"/>
              <w:spacing w:before="60" w:after="60"/>
              <w:jc w:val="center"/>
              <w:rPr>
                <w:color w:val="000000"/>
              </w:rPr>
            </w:pPr>
            <w:r w:rsidRPr="007C6106">
              <w:rPr>
                <w:color w:val="000000"/>
              </w:rPr>
              <w:t>10</w:t>
            </w:r>
          </w:p>
        </w:tc>
      </w:tr>
      <w:tr w:rsidR="002A6EFF" w:rsidRPr="007C6106" w14:paraId="5B877D0F" w14:textId="77777777" w:rsidTr="009A4CD5">
        <w:tc>
          <w:tcPr>
            <w:tcW w:w="8188" w:type="dxa"/>
          </w:tcPr>
          <w:p w14:paraId="3CEE2C70" w14:textId="77777777" w:rsidR="002A6EFF" w:rsidRPr="007C6106" w:rsidRDefault="002A6EFF" w:rsidP="009A4CD5">
            <w:pPr>
              <w:autoSpaceDE w:val="0"/>
              <w:autoSpaceDN w:val="0"/>
              <w:adjustRightInd w:val="0"/>
              <w:spacing w:before="60" w:after="60"/>
              <w:rPr>
                <w:color w:val="000000"/>
              </w:rPr>
            </w:pPr>
            <w:r w:rsidRPr="007C6106">
              <w:rPr>
                <w:b/>
                <w:bCs/>
                <w:color w:val="000000"/>
              </w:rPr>
              <w:t>DEFINIÇÕES</w:t>
            </w:r>
          </w:p>
        </w:tc>
        <w:tc>
          <w:tcPr>
            <w:tcW w:w="1590" w:type="dxa"/>
          </w:tcPr>
          <w:p w14:paraId="182B9889" w14:textId="77777777" w:rsidR="002A6EFF" w:rsidRPr="007C6106" w:rsidRDefault="002A6EFF" w:rsidP="009A4CD5">
            <w:pPr>
              <w:autoSpaceDE w:val="0"/>
              <w:autoSpaceDN w:val="0"/>
              <w:adjustRightInd w:val="0"/>
              <w:spacing w:before="60" w:after="60"/>
              <w:jc w:val="center"/>
              <w:rPr>
                <w:color w:val="000000"/>
              </w:rPr>
            </w:pPr>
            <w:r w:rsidRPr="007C6106">
              <w:rPr>
                <w:color w:val="000000"/>
              </w:rPr>
              <w:t>11</w:t>
            </w:r>
          </w:p>
        </w:tc>
      </w:tr>
      <w:tr w:rsidR="002A6EFF" w:rsidRPr="007C6106" w14:paraId="12D5BE65" w14:textId="77777777" w:rsidTr="009A4CD5">
        <w:tc>
          <w:tcPr>
            <w:tcW w:w="8188" w:type="dxa"/>
          </w:tcPr>
          <w:p w14:paraId="77D5989D" w14:textId="77777777" w:rsidR="002A6EFF" w:rsidRPr="007C6106" w:rsidRDefault="002A6EFF" w:rsidP="009A4CD5">
            <w:pPr>
              <w:autoSpaceDE w:val="0"/>
              <w:autoSpaceDN w:val="0"/>
              <w:adjustRightInd w:val="0"/>
              <w:spacing w:before="60" w:after="60"/>
              <w:outlineLvl w:val="0"/>
              <w:rPr>
                <w:b/>
                <w:bCs/>
                <w:color w:val="000000"/>
              </w:rPr>
            </w:pPr>
            <w:bookmarkStart w:id="43" w:name="_Toc182400332"/>
            <w:bookmarkStart w:id="44" w:name="_Toc183036822"/>
            <w:r w:rsidRPr="007C6106">
              <w:rPr>
                <w:b/>
                <w:bCs/>
                <w:color w:val="000000"/>
              </w:rPr>
              <w:t>REQUISITOS</w:t>
            </w:r>
            <w:bookmarkEnd w:id="43"/>
            <w:bookmarkEnd w:id="44"/>
          </w:p>
        </w:tc>
        <w:tc>
          <w:tcPr>
            <w:tcW w:w="1590" w:type="dxa"/>
          </w:tcPr>
          <w:p w14:paraId="584CBC04" w14:textId="77777777" w:rsidR="002A6EFF" w:rsidRPr="007C6106" w:rsidRDefault="002A6EFF" w:rsidP="009A4CD5">
            <w:pPr>
              <w:autoSpaceDE w:val="0"/>
              <w:autoSpaceDN w:val="0"/>
              <w:adjustRightInd w:val="0"/>
              <w:spacing w:before="60" w:after="60"/>
              <w:jc w:val="center"/>
              <w:rPr>
                <w:color w:val="000000"/>
              </w:rPr>
            </w:pPr>
          </w:p>
        </w:tc>
      </w:tr>
      <w:tr w:rsidR="002A6EFF" w:rsidRPr="007C6106" w14:paraId="3909CDA2" w14:textId="77777777" w:rsidTr="009A4CD5">
        <w:tc>
          <w:tcPr>
            <w:tcW w:w="8188" w:type="dxa"/>
          </w:tcPr>
          <w:p w14:paraId="2CF5F379" w14:textId="77777777" w:rsidR="002A6EFF" w:rsidRPr="007C6106" w:rsidRDefault="002A6EFF" w:rsidP="009A4CD5">
            <w:pPr>
              <w:autoSpaceDE w:val="0"/>
              <w:autoSpaceDN w:val="0"/>
              <w:adjustRightInd w:val="0"/>
              <w:spacing w:before="60" w:after="60"/>
              <w:rPr>
                <w:color w:val="000000"/>
              </w:rPr>
            </w:pPr>
            <w:r w:rsidRPr="007C6106">
              <w:rPr>
                <w:color w:val="000000"/>
              </w:rPr>
              <w:t>Ceticismo profissional</w:t>
            </w:r>
          </w:p>
        </w:tc>
        <w:tc>
          <w:tcPr>
            <w:tcW w:w="1590" w:type="dxa"/>
          </w:tcPr>
          <w:p w14:paraId="728A2712" w14:textId="77777777" w:rsidR="002A6EFF" w:rsidRPr="007C6106" w:rsidRDefault="002A6EFF" w:rsidP="009A4CD5">
            <w:pPr>
              <w:autoSpaceDE w:val="0"/>
              <w:autoSpaceDN w:val="0"/>
              <w:adjustRightInd w:val="0"/>
              <w:spacing w:before="60" w:after="60"/>
              <w:jc w:val="center"/>
              <w:rPr>
                <w:color w:val="000000"/>
              </w:rPr>
            </w:pPr>
            <w:r w:rsidRPr="007C6106">
              <w:rPr>
                <w:color w:val="000000"/>
              </w:rPr>
              <w:t>12 – 14</w:t>
            </w:r>
          </w:p>
        </w:tc>
      </w:tr>
      <w:tr w:rsidR="002A6EFF" w:rsidRPr="007C6106" w14:paraId="0F1DA4B8" w14:textId="77777777" w:rsidTr="009A4CD5">
        <w:tc>
          <w:tcPr>
            <w:tcW w:w="8188" w:type="dxa"/>
          </w:tcPr>
          <w:p w14:paraId="48228F80" w14:textId="77777777" w:rsidR="002A6EFF" w:rsidRPr="007C6106" w:rsidRDefault="002A6EFF" w:rsidP="009A4CD5">
            <w:pPr>
              <w:autoSpaceDE w:val="0"/>
              <w:autoSpaceDN w:val="0"/>
              <w:adjustRightInd w:val="0"/>
              <w:spacing w:before="60" w:after="60"/>
              <w:rPr>
                <w:color w:val="000000"/>
              </w:rPr>
            </w:pPr>
            <w:r w:rsidRPr="007C6106">
              <w:rPr>
                <w:color w:val="000000"/>
              </w:rPr>
              <w:t>Discussão entre a equipe de trabalho</w:t>
            </w:r>
          </w:p>
        </w:tc>
        <w:tc>
          <w:tcPr>
            <w:tcW w:w="1590" w:type="dxa"/>
          </w:tcPr>
          <w:p w14:paraId="70E7FE8F" w14:textId="77777777" w:rsidR="002A6EFF" w:rsidRPr="007C6106" w:rsidRDefault="002A6EFF" w:rsidP="009A4CD5">
            <w:pPr>
              <w:autoSpaceDE w:val="0"/>
              <w:autoSpaceDN w:val="0"/>
              <w:adjustRightInd w:val="0"/>
              <w:spacing w:before="60" w:after="60"/>
              <w:jc w:val="center"/>
              <w:rPr>
                <w:color w:val="000000"/>
              </w:rPr>
            </w:pPr>
            <w:r w:rsidRPr="007C6106">
              <w:rPr>
                <w:color w:val="000000"/>
              </w:rPr>
              <w:t>15</w:t>
            </w:r>
          </w:p>
        </w:tc>
      </w:tr>
      <w:tr w:rsidR="002A6EFF" w:rsidRPr="007C6106" w14:paraId="6D83187B" w14:textId="77777777" w:rsidTr="009A4CD5">
        <w:tc>
          <w:tcPr>
            <w:tcW w:w="8188" w:type="dxa"/>
          </w:tcPr>
          <w:p w14:paraId="7F44E88D" w14:textId="77777777" w:rsidR="002A6EFF" w:rsidRPr="007C6106" w:rsidRDefault="002A6EFF" w:rsidP="009A4CD5">
            <w:pPr>
              <w:autoSpaceDE w:val="0"/>
              <w:autoSpaceDN w:val="0"/>
              <w:adjustRightInd w:val="0"/>
              <w:spacing w:before="60" w:after="60"/>
              <w:rPr>
                <w:color w:val="000000"/>
              </w:rPr>
            </w:pPr>
            <w:r w:rsidRPr="007C6106">
              <w:rPr>
                <w:color w:val="000000"/>
              </w:rPr>
              <w:t>Procedimentos de avaliação de riscos e atividades relacionadas</w:t>
            </w:r>
          </w:p>
        </w:tc>
        <w:tc>
          <w:tcPr>
            <w:tcW w:w="1590" w:type="dxa"/>
          </w:tcPr>
          <w:p w14:paraId="119A74E4" w14:textId="77777777" w:rsidR="002A6EFF" w:rsidRPr="007C6106" w:rsidRDefault="002A6EFF" w:rsidP="009A4CD5">
            <w:pPr>
              <w:autoSpaceDE w:val="0"/>
              <w:autoSpaceDN w:val="0"/>
              <w:adjustRightInd w:val="0"/>
              <w:spacing w:before="60" w:after="60"/>
              <w:jc w:val="center"/>
              <w:rPr>
                <w:color w:val="000000"/>
              </w:rPr>
            </w:pPr>
            <w:r w:rsidRPr="007C6106">
              <w:rPr>
                <w:color w:val="000000"/>
              </w:rPr>
              <w:t>16 – 24</w:t>
            </w:r>
          </w:p>
        </w:tc>
      </w:tr>
      <w:tr w:rsidR="002A6EFF" w:rsidRPr="007C6106" w14:paraId="3215B2E3" w14:textId="77777777" w:rsidTr="009A4CD5">
        <w:tc>
          <w:tcPr>
            <w:tcW w:w="8188" w:type="dxa"/>
          </w:tcPr>
          <w:p w14:paraId="594F15BA" w14:textId="77777777" w:rsidR="002A6EFF" w:rsidRPr="007C6106" w:rsidRDefault="002A6EFF" w:rsidP="009A4CD5">
            <w:pPr>
              <w:autoSpaceDE w:val="0"/>
              <w:autoSpaceDN w:val="0"/>
              <w:adjustRightInd w:val="0"/>
              <w:spacing w:before="60" w:after="60"/>
              <w:rPr>
                <w:color w:val="000000"/>
              </w:rPr>
            </w:pPr>
            <w:r w:rsidRPr="007C6106">
              <w:rPr>
                <w:color w:val="000000"/>
              </w:rPr>
              <w:t>Identificação e avaliação dos riscos de distorção relevante decorrente de fraude</w:t>
            </w:r>
          </w:p>
        </w:tc>
        <w:tc>
          <w:tcPr>
            <w:tcW w:w="1590" w:type="dxa"/>
          </w:tcPr>
          <w:p w14:paraId="4A0161E7" w14:textId="77777777" w:rsidR="002A6EFF" w:rsidRPr="007C6106" w:rsidRDefault="002A6EFF" w:rsidP="009A4CD5">
            <w:pPr>
              <w:autoSpaceDE w:val="0"/>
              <w:autoSpaceDN w:val="0"/>
              <w:adjustRightInd w:val="0"/>
              <w:spacing w:before="60" w:after="60"/>
              <w:jc w:val="center"/>
              <w:rPr>
                <w:color w:val="000000"/>
              </w:rPr>
            </w:pPr>
            <w:r w:rsidRPr="007C6106">
              <w:rPr>
                <w:color w:val="000000"/>
              </w:rPr>
              <w:t>25 – 27</w:t>
            </w:r>
          </w:p>
        </w:tc>
      </w:tr>
      <w:tr w:rsidR="002A6EFF" w:rsidRPr="007C6106" w14:paraId="07437E53" w14:textId="77777777" w:rsidTr="009A4CD5">
        <w:tc>
          <w:tcPr>
            <w:tcW w:w="8188" w:type="dxa"/>
          </w:tcPr>
          <w:p w14:paraId="057C6B63" w14:textId="77777777" w:rsidR="002A6EFF" w:rsidRPr="007C6106" w:rsidRDefault="002A6EFF" w:rsidP="009A4CD5">
            <w:pPr>
              <w:autoSpaceDE w:val="0"/>
              <w:autoSpaceDN w:val="0"/>
              <w:adjustRightInd w:val="0"/>
              <w:spacing w:before="60" w:after="60"/>
              <w:rPr>
                <w:color w:val="000000"/>
              </w:rPr>
            </w:pPr>
            <w:r w:rsidRPr="007C6106">
              <w:rPr>
                <w:color w:val="000000"/>
              </w:rPr>
              <w:t>Respostas aos riscos avaliados de distorção relevante decorrente de fraude</w:t>
            </w:r>
          </w:p>
        </w:tc>
        <w:tc>
          <w:tcPr>
            <w:tcW w:w="1590" w:type="dxa"/>
          </w:tcPr>
          <w:p w14:paraId="11305BEE" w14:textId="77777777" w:rsidR="002A6EFF" w:rsidRPr="007C6106" w:rsidRDefault="002A6EFF" w:rsidP="009A4CD5">
            <w:pPr>
              <w:autoSpaceDE w:val="0"/>
              <w:autoSpaceDN w:val="0"/>
              <w:adjustRightInd w:val="0"/>
              <w:spacing w:before="60" w:after="60"/>
              <w:jc w:val="center"/>
              <w:rPr>
                <w:color w:val="000000"/>
              </w:rPr>
            </w:pPr>
            <w:r w:rsidRPr="007C6106">
              <w:rPr>
                <w:color w:val="000000"/>
              </w:rPr>
              <w:t>28 – 33</w:t>
            </w:r>
          </w:p>
        </w:tc>
      </w:tr>
      <w:tr w:rsidR="002A6EFF" w:rsidRPr="007C6106" w14:paraId="2E928B55" w14:textId="77777777" w:rsidTr="009A4CD5">
        <w:tc>
          <w:tcPr>
            <w:tcW w:w="8188" w:type="dxa"/>
          </w:tcPr>
          <w:p w14:paraId="4351E6DB" w14:textId="77777777" w:rsidR="002A6EFF" w:rsidRPr="007C6106" w:rsidRDefault="002A6EFF" w:rsidP="009A4CD5">
            <w:pPr>
              <w:autoSpaceDE w:val="0"/>
              <w:autoSpaceDN w:val="0"/>
              <w:adjustRightInd w:val="0"/>
              <w:spacing w:before="60" w:after="60"/>
              <w:rPr>
                <w:color w:val="000000"/>
              </w:rPr>
            </w:pPr>
            <w:r w:rsidRPr="007C6106">
              <w:rPr>
                <w:color w:val="000000"/>
              </w:rPr>
              <w:t>Avaliação da evidência de auditoria</w:t>
            </w:r>
          </w:p>
        </w:tc>
        <w:tc>
          <w:tcPr>
            <w:tcW w:w="1590" w:type="dxa"/>
          </w:tcPr>
          <w:p w14:paraId="38123BF2" w14:textId="77777777" w:rsidR="002A6EFF" w:rsidRPr="007C6106" w:rsidRDefault="002A6EFF" w:rsidP="009A4CD5">
            <w:pPr>
              <w:autoSpaceDE w:val="0"/>
              <w:autoSpaceDN w:val="0"/>
              <w:adjustRightInd w:val="0"/>
              <w:spacing w:before="60" w:after="60"/>
              <w:jc w:val="center"/>
              <w:rPr>
                <w:color w:val="000000"/>
              </w:rPr>
            </w:pPr>
            <w:r w:rsidRPr="007C6106">
              <w:rPr>
                <w:color w:val="000000"/>
              </w:rPr>
              <w:t>34 – 37</w:t>
            </w:r>
          </w:p>
        </w:tc>
      </w:tr>
      <w:tr w:rsidR="002A6EFF" w:rsidRPr="007C6106" w14:paraId="0D69CF85" w14:textId="77777777" w:rsidTr="009A4CD5">
        <w:tc>
          <w:tcPr>
            <w:tcW w:w="8188" w:type="dxa"/>
          </w:tcPr>
          <w:p w14:paraId="46F7FC3E" w14:textId="77777777" w:rsidR="002A6EFF" w:rsidRPr="007C6106" w:rsidRDefault="002A6EFF" w:rsidP="009A4CD5">
            <w:pPr>
              <w:autoSpaceDE w:val="0"/>
              <w:autoSpaceDN w:val="0"/>
              <w:adjustRightInd w:val="0"/>
              <w:spacing w:before="60" w:after="60"/>
              <w:rPr>
                <w:color w:val="000000"/>
              </w:rPr>
            </w:pPr>
            <w:r w:rsidRPr="007C6106">
              <w:rPr>
                <w:color w:val="000000"/>
              </w:rPr>
              <w:t>Auditor sem condições de continuar o trabalho</w:t>
            </w:r>
          </w:p>
        </w:tc>
        <w:tc>
          <w:tcPr>
            <w:tcW w:w="1590" w:type="dxa"/>
          </w:tcPr>
          <w:p w14:paraId="3294B17D" w14:textId="77777777" w:rsidR="002A6EFF" w:rsidRPr="007C6106" w:rsidRDefault="002A6EFF" w:rsidP="009A4CD5">
            <w:pPr>
              <w:autoSpaceDE w:val="0"/>
              <w:autoSpaceDN w:val="0"/>
              <w:adjustRightInd w:val="0"/>
              <w:spacing w:before="60" w:after="60"/>
              <w:jc w:val="center"/>
              <w:rPr>
                <w:color w:val="000000"/>
              </w:rPr>
            </w:pPr>
            <w:r w:rsidRPr="007C6106">
              <w:rPr>
                <w:color w:val="000000"/>
              </w:rPr>
              <w:t>38</w:t>
            </w:r>
          </w:p>
        </w:tc>
      </w:tr>
      <w:tr w:rsidR="002A6EFF" w:rsidRPr="007C6106" w14:paraId="143A5429" w14:textId="77777777" w:rsidTr="009A4CD5">
        <w:tc>
          <w:tcPr>
            <w:tcW w:w="8188" w:type="dxa"/>
          </w:tcPr>
          <w:p w14:paraId="2F4AE341" w14:textId="77777777" w:rsidR="002A6EFF" w:rsidRPr="007C6106" w:rsidRDefault="002A6EFF" w:rsidP="009A4CD5">
            <w:pPr>
              <w:autoSpaceDE w:val="0"/>
              <w:autoSpaceDN w:val="0"/>
              <w:adjustRightInd w:val="0"/>
              <w:spacing w:before="60" w:after="60"/>
              <w:rPr>
                <w:color w:val="000000"/>
              </w:rPr>
            </w:pPr>
            <w:r w:rsidRPr="007C6106">
              <w:rPr>
                <w:color w:val="000000"/>
              </w:rPr>
              <w:t>Representações da administração</w:t>
            </w:r>
          </w:p>
        </w:tc>
        <w:tc>
          <w:tcPr>
            <w:tcW w:w="1590" w:type="dxa"/>
          </w:tcPr>
          <w:p w14:paraId="66FD0875" w14:textId="77777777" w:rsidR="002A6EFF" w:rsidRPr="007C6106" w:rsidRDefault="002A6EFF" w:rsidP="009A4CD5">
            <w:pPr>
              <w:autoSpaceDE w:val="0"/>
              <w:autoSpaceDN w:val="0"/>
              <w:adjustRightInd w:val="0"/>
              <w:spacing w:before="60" w:after="60"/>
              <w:jc w:val="center"/>
              <w:rPr>
                <w:color w:val="000000"/>
              </w:rPr>
            </w:pPr>
            <w:r w:rsidRPr="007C6106">
              <w:rPr>
                <w:color w:val="000000"/>
              </w:rPr>
              <w:t>39</w:t>
            </w:r>
          </w:p>
        </w:tc>
      </w:tr>
      <w:tr w:rsidR="002A6EFF" w:rsidRPr="007C6106" w14:paraId="5BFA79E1" w14:textId="77777777" w:rsidTr="009A4CD5">
        <w:tc>
          <w:tcPr>
            <w:tcW w:w="8188" w:type="dxa"/>
          </w:tcPr>
          <w:p w14:paraId="1CBB72B4" w14:textId="77777777" w:rsidR="002A6EFF" w:rsidRPr="007C6106" w:rsidRDefault="002A6EFF" w:rsidP="009A4CD5">
            <w:pPr>
              <w:autoSpaceDE w:val="0"/>
              <w:autoSpaceDN w:val="0"/>
              <w:adjustRightInd w:val="0"/>
              <w:spacing w:before="60" w:after="60"/>
              <w:rPr>
                <w:color w:val="000000"/>
              </w:rPr>
            </w:pPr>
            <w:r w:rsidRPr="007C6106">
              <w:rPr>
                <w:color w:val="000000"/>
              </w:rPr>
              <w:t>Comunicações à administração e aos responsáveis pela governança</w:t>
            </w:r>
          </w:p>
        </w:tc>
        <w:tc>
          <w:tcPr>
            <w:tcW w:w="1590" w:type="dxa"/>
          </w:tcPr>
          <w:p w14:paraId="5E2C13A5" w14:textId="77777777" w:rsidR="002A6EFF" w:rsidRPr="007C6106" w:rsidRDefault="002A6EFF" w:rsidP="009A4CD5">
            <w:pPr>
              <w:autoSpaceDE w:val="0"/>
              <w:autoSpaceDN w:val="0"/>
              <w:adjustRightInd w:val="0"/>
              <w:spacing w:before="60" w:after="60"/>
              <w:jc w:val="center"/>
              <w:rPr>
                <w:color w:val="000000"/>
              </w:rPr>
            </w:pPr>
            <w:r w:rsidRPr="007C6106">
              <w:rPr>
                <w:color w:val="000000"/>
              </w:rPr>
              <w:t>40 – 42</w:t>
            </w:r>
          </w:p>
        </w:tc>
      </w:tr>
      <w:tr w:rsidR="002A6EFF" w:rsidRPr="007C6106" w14:paraId="3D421F13" w14:textId="77777777" w:rsidTr="009A4CD5">
        <w:tc>
          <w:tcPr>
            <w:tcW w:w="8188" w:type="dxa"/>
          </w:tcPr>
          <w:p w14:paraId="33229DE2" w14:textId="77777777" w:rsidR="002A6EFF" w:rsidRPr="007C6106" w:rsidRDefault="002A6EFF" w:rsidP="009A4CD5">
            <w:pPr>
              <w:autoSpaceDE w:val="0"/>
              <w:autoSpaceDN w:val="0"/>
              <w:adjustRightInd w:val="0"/>
              <w:spacing w:before="60" w:after="60"/>
              <w:rPr>
                <w:color w:val="000000"/>
              </w:rPr>
            </w:pPr>
            <w:r w:rsidRPr="007C6106">
              <w:rPr>
                <w:color w:val="000000"/>
              </w:rPr>
              <w:t>Comunicações às autoridades reguladoras e de controle</w:t>
            </w:r>
          </w:p>
        </w:tc>
        <w:tc>
          <w:tcPr>
            <w:tcW w:w="1590" w:type="dxa"/>
          </w:tcPr>
          <w:p w14:paraId="520FA537" w14:textId="77777777" w:rsidR="002A6EFF" w:rsidRPr="007C6106" w:rsidRDefault="002A6EFF" w:rsidP="009A4CD5">
            <w:pPr>
              <w:autoSpaceDE w:val="0"/>
              <w:autoSpaceDN w:val="0"/>
              <w:adjustRightInd w:val="0"/>
              <w:spacing w:before="60" w:after="60"/>
              <w:jc w:val="center"/>
              <w:rPr>
                <w:color w:val="000000"/>
              </w:rPr>
            </w:pPr>
            <w:r w:rsidRPr="007C6106">
              <w:rPr>
                <w:color w:val="000000"/>
              </w:rPr>
              <w:t>43</w:t>
            </w:r>
          </w:p>
        </w:tc>
      </w:tr>
      <w:tr w:rsidR="002A6EFF" w:rsidRPr="007C6106" w14:paraId="0FFA83ED" w14:textId="77777777" w:rsidTr="009A4CD5">
        <w:tc>
          <w:tcPr>
            <w:tcW w:w="8188" w:type="dxa"/>
          </w:tcPr>
          <w:p w14:paraId="2CAEEB8D" w14:textId="77777777" w:rsidR="002A6EFF" w:rsidRPr="007C6106" w:rsidRDefault="002A6EFF" w:rsidP="009A4CD5">
            <w:pPr>
              <w:autoSpaceDE w:val="0"/>
              <w:autoSpaceDN w:val="0"/>
              <w:adjustRightInd w:val="0"/>
              <w:spacing w:before="60" w:after="60"/>
              <w:rPr>
                <w:color w:val="000000"/>
              </w:rPr>
            </w:pPr>
            <w:r w:rsidRPr="007C6106">
              <w:rPr>
                <w:color w:val="000000"/>
              </w:rPr>
              <w:t>Documentação</w:t>
            </w:r>
          </w:p>
        </w:tc>
        <w:tc>
          <w:tcPr>
            <w:tcW w:w="1590" w:type="dxa"/>
          </w:tcPr>
          <w:p w14:paraId="4D8F5D48" w14:textId="77777777" w:rsidR="002A6EFF" w:rsidRPr="007C6106" w:rsidRDefault="002A6EFF" w:rsidP="009A4CD5">
            <w:pPr>
              <w:autoSpaceDE w:val="0"/>
              <w:autoSpaceDN w:val="0"/>
              <w:adjustRightInd w:val="0"/>
              <w:spacing w:before="60" w:after="60"/>
              <w:jc w:val="center"/>
              <w:rPr>
                <w:color w:val="000000"/>
              </w:rPr>
            </w:pPr>
            <w:r w:rsidRPr="007C6106">
              <w:rPr>
                <w:color w:val="000000"/>
              </w:rPr>
              <w:t>44 – 47</w:t>
            </w:r>
          </w:p>
        </w:tc>
      </w:tr>
      <w:tr w:rsidR="002A6EFF" w:rsidRPr="007C6106" w14:paraId="069D72A2" w14:textId="77777777" w:rsidTr="009A4CD5">
        <w:tc>
          <w:tcPr>
            <w:tcW w:w="8188" w:type="dxa"/>
          </w:tcPr>
          <w:p w14:paraId="18A3DCBD" w14:textId="77777777" w:rsidR="002A6EFF" w:rsidRPr="007C6106" w:rsidRDefault="002A6EFF" w:rsidP="009A4CD5">
            <w:pPr>
              <w:autoSpaceDE w:val="0"/>
              <w:autoSpaceDN w:val="0"/>
              <w:adjustRightInd w:val="0"/>
              <w:spacing w:before="60" w:after="60"/>
              <w:outlineLvl w:val="0"/>
              <w:rPr>
                <w:b/>
                <w:bCs/>
                <w:color w:val="000000"/>
              </w:rPr>
            </w:pPr>
            <w:bookmarkStart w:id="45" w:name="_Toc182400333"/>
            <w:bookmarkStart w:id="46" w:name="_Toc183036823"/>
            <w:r w:rsidRPr="007C6106">
              <w:rPr>
                <w:b/>
                <w:bCs/>
                <w:color w:val="000000"/>
              </w:rPr>
              <w:t>APLICAÇÃO E OUTROS MATERIAIS EXPLICATIVOS</w:t>
            </w:r>
            <w:bookmarkEnd w:id="45"/>
            <w:bookmarkEnd w:id="46"/>
          </w:p>
        </w:tc>
        <w:tc>
          <w:tcPr>
            <w:tcW w:w="1590" w:type="dxa"/>
          </w:tcPr>
          <w:p w14:paraId="6157F6A1" w14:textId="77777777" w:rsidR="002A6EFF" w:rsidRPr="007C6106" w:rsidRDefault="002A6EFF" w:rsidP="009A4CD5">
            <w:pPr>
              <w:autoSpaceDE w:val="0"/>
              <w:autoSpaceDN w:val="0"/>
              <w:adjustRightInd w:val="0"/>
              <w:spacing w:before="60" w:after="60"/>
              <w:jc w:val="center"/>
              <w:rPr>
                <w:color w:val="000000"/>
              </w:rPr>
            </w:pPr>
          </w:p>
        </w:tc>
      </w:tr>
      <w:tr w:rsidR="002A6EFF" w:rsidRPr="007C6106" w14:paraId="271F8C6A" w14:textId="77777777" w:rsidTr="009A4CD5">
        <w:tc>
          <w:tcPr>
            <w:tcW w:w="8188" w:type="dxa"/>
          </w:tcPr>
          <w:p w14:paraId="614352CB" w14:textId="77777777" w:rsidR="002A6EFF" w:rsidRPr="007C6106" w:rsidRDefault="002A6EFF" w:rsidP="009A4CD5">
            <w:pPr>
              <w:autoSpaceDE w:val="0"/>
              <w:autoSpaceDN w:val="0"/>
              <w:adjustRightInd w:val="0"/>
              <w:spacing w:before="60" w:after="60"/>
              <w:rPr>
                <w:color w:val="000000"/>
              </w:rPr>
            </w:pPr>
            <w:r w:rsidRPr="007C6106">
              <w:rPr>
                <w:color w:val="000000"/>
              </w:rPr>
              <w:t>Características da fraude</w:t>
            </w:r>
          </w:p>
        </w:tc>
        <w:tc>
          <w:tcPr>
            <w:tcW w:w="1590" w:type="dxa"/>
          </w:tcPr>
          <w:p w14:paraId="6ECC1A72" w14:textId="77777777" w:rsidR="002A6EFF" w:rsidRPr="007C6106" w:rsidRDefault="002A6EFF" w:rsidP="009A4CD5">
            <w:pPr>
              <w:autoSpaceDE w:val="0"/>
              <w:autoSpaceDN w:val="0"/>
              <w:adjustRightInd w:val="0"/>
              <w:spacing w:before="60" w:after="60"/>
              <w:jc w:val="center"/>
              <w:rPr>
                <w:color w:val="000000"/>
              </w:rPr>
            </w:pPr>
            <w:r w:rsidRPr="007C6106">
              <w:rPr>
                <w:color w:val="000000"/>
              </w:rPr>
              <w:t>A1 – A6</w:t>
            </w:r>
          </w:p>
        </w:tc>
      </w:tr>
      <w:tr w:rsidR="002A6EFF" w:rsidRPr="007C6106" w14:paraId="2C52C88F" w14:textId="77777777" w:rsidTr="009A4CD5">
        <w:tc>
          <w:tcPr>
            <w:tcW w:w="8188" w:type="dxa"/>
          </w:tcPr>
          <w:p w14:paraId="005A81DF" w14:textId="77777777" w:rsidR="002A6EFF" w:rsidRPr="007C6106" w:rsidRDefault="002A6EFF" w:rsidP="009A4CD5">
            <w:pPr>
              <w:autoSpaceDE w:val="0"/>
              <w:autoSpaceDN w:val="0"/>
              <w:adjustRightInd w:val="0"/>
              <w:spacing w:before="60" w:after="60"/>
              <w:rPr>
                <w:color w:val="000000"/>
              </w:rPr>
            </w:pPr>
            <w:r w:rsidRPr="007C6106">
              <w:rPr>
                <w:color w:val="000000"/>
              </w:rPr>
              <w:t>Ceticismo profissional</w:t>
            </w:r>
          </w:p>
        </w:tc>
        <w:tc>
          <w:tcPr>
            <w:tcW w:w="1590" w:type="dxa"/>
          </w:tcPr>
          <w:p w14:paraId="2B3506CE" w14:textId="77777777" w:rsidR="002A6EFF" w:rsidRPr="007C6106" w:rsidRDefault="002A6EFF" w:rsidP="009A4CD5">
            <w:pPr>
              <w:autoSpaceDE w:val="0"/>
              <w:autoSpaceDN w:val="0"/>
              <w:adjustRightInd w:val="0"/>
              <w:spacing w:before="60" w:after="60"/>
              <w:jc w:val="center"/>
              <w:rPr>
                <w:color w:val="000000"/>
              </w:rPr>
            </w:pPr>
            <w:r w:rsidRPr="007C6106">
              <w:rPr>
                <w:color w:val="000000"/>
              </w:rPr>
              <w:t>A7 – A9</w:t>
            </w:r>
          </w:p>
        </w:tc>
      </w:tr>
      <w:tr w:rsidR="002A6EFF" w:rsidRPr="007C6106" w14:paraId="3B935E8D" w14:textId="77777777" w:rsidTr="009A4CD5">
        <w:tc>
          <w:tcPr>
            <w:tcW w:w="8188" w:type="dxa"/>
          </w:tcPr>
          <w:p w14:paraId="7EE4CEE4" w14:textId="77777777" w:rsidR="002A6EFF" w:rsidRPr="007C6106" w:rsidRDefault="002A6EFF" w:rsidP="009A4CD5">
            <w:pPr>
              <w:autoSpaceDE w:val="0"/>
              <w:autoSpaceDN w:val="0"/>
              <w:adjustRightInd w:val="0"/>
              <w:spacing w:before="60" w:after="60"/>
              <w:rPr>
                <w:color w:val="000000"/>
              </w:rPr>
            </w:pPr>
            <w:r w:rsidRPr="007C6106">
              <w:rPr>
                <w:color w:val="000000"/>
              </w:rPr>
              <w:t>Discussão entre a equipe de trabalho</w:t>
            </w:r>
          </w:p>
        </w:tc>
        <w:tc>
          <w:tcPr>
            <w:tcW w:w="1590" w:type="dxa"/>
          </w:tcPr>
          <w:p w14:paraId="2AE202D5" w14:textId="77777777" w:rsidR="002A6EFF" w:rsidRPr="007C6106" w:rsidRDefault="002A6EFF" w:rsidP="009A4CD5">
            <w:pPr>
              <w:autoSpaceDE w:val="0"/>
              <w:autoSpaceDN w:val="0"/>
              <w:adjustRightInd w:val="0"/>
              <w:spacing w:before="60" w:after="60"/>
              <w:jc w:val="center"/>
              <w:rPr>
                <w:color w:val="000000"/>
              </w:rPr>
            </w:pPr>
            <w:r w:rsidRPr="007C6106">
              <w:rPr>
                <w:color w:val="000000"/>
              </w:rPr>
              <w:t>A10 – A11</w:t>
            </w:r>
          </w:p>
        </w:tc>
      </w:tr>
      <w:tr w:rsidR="002A6EFF" w:rsidRPr="007C6106" w14:paraId="18A1DF4A" w14:textId="77777777" w:rsidTr="009A4CD5">
        <w:tc>
          <w:tcPr>
            <w:tcW w:w="8188" w:type="dxa"/>
          </w:tcPr>
          <w:p w14:paraId="1F9F1167" w14:textId="77777777" w:rsidR="002A6EFF" w:rsidRPr="007C6106" w:rsidRDefault="002A6EFF" w:rsidP="009A4CD5">
            <w:pPr>
              <w:autoSpaceDE w:val="0"/>
              <w:autoSpaceDN w:val="0"/>
              <w:adjustRightInd w:val="0"/>
              <w:spacing w:before="60" w:after="60"/>
              <w:rPr>
                <w:color w:val="000000"/>
              </w:rPr>
            </w:pPr>
            <w:r w:rsidRPr="007C6106">
              <w:rPr>
                <w:color w:val="000000"/>
              </w:rPr>
              <w:t>Procedimentos de avaliação de riscos e atividades relacionadas</w:t>
            </w:r>
          </w:p>
        </w:tc>
        <w:tc>
          <w:tcPr>
            <w:tcW w:w="1590" w:type="dxa"/>
          </w:tcPr>
          <w:p w14:paraId="346B6F84" w14:textId="77777777" w:rsidR="002A6EFF" w:rsidRDefault="002A6EFF" w:rsidP="009A4CD5">
            <w:pPr>
              <w:spacing w:before="60" w:after="60"/>
              <w:jc w:val="center"/>
            </w:pPr>
            <w:r w:rsidRPr="007C6106">
              <w:rPr>
                <w:color w:val="000000"/>
              </w:rPr>
              <w:t>A12 – A27</w:t>
            </w:r>
          </w:p>
        </w:tc>
      </w:tr>
      <w:tr w:rsidR="002A6EFF" w:rsidRPr="007C6106" w14:paraId="6D58B15E" w14:textId="77777777" w:rsidTr="009A4CD5">
        <w:tc>
          <w:tcPr>
            <w:tcW w:w="8188" w:type="dxa"/>
          </w:tcPr>
          <w:p w14:paraId="14FFE68A" w14:textId="77777777" w:rsidR="002A6EFF" w:rsidRPr="007C6106" w:rsidRDefault="002A6EFF" w:rsidP="009A4CD5">
            <w:pPr>
              <w:autoSpaceDE w:val="0"/>
              <w:autoSpaceDN w:val="0"/>
              <w:adjustRightInd w:val="0"/>
              <w:spacing w:before="60" w:after="60"/>
              <w:rPr>
                <w:color w:val="000000"/>
              </w:rPr>
            </w:pPr>
            <w:r w:rsidRPr="007C6106">
              <w:rPr>
                <w:color w:val="000000"/>
              </w:rPr>
              <w:t>Identificação e avaliação dos riscos de distorção relevante decorrente de fraude</w:t>
            </w:r>
          </w:p>
        </w:tc>
        <w:tc>
          <w:tcPr>
            <w:tcW w:w="1590" w:type="dxa"/>
          </w:tcPr>
          <w:p w14:paraId="383BE8A4" w14:textId="77777777" w:rsidR="002A6EFF" w:rsidRDefault="002A6EFF" w:rsidP="009A4CD5">
            <w:pPr>
              <w:spacing w:before="60" w:after="60"/>
              <w:jc w:val="center"/>
            </w:pPr>
            <w:r w:rsidRPr="007C6106">
              <w:rPr>
                <w:color w:val="000000"/>
              </w:rPr>
              <w:t>A28 – A32</w:t>
            </w:r>
          </w:p>
        </w:tc>
      </w:tr>
      <w:tr w:rsidR="002A6EFF" w:rsidRPr="007C6106" w14:paraId="1FBC73D1" w14:textId="77777777" w:rsidTr="009A4CD5">
        <w:tc>
          <w:tcPr>
            <w:tcW w:w="8188" w:type="dxa"/>
          </w:tcPr>
          <w:p w14:paraId="7E996286" w14:textId="77777777" w:rsidR="002A6EFF" w:rsidRPr="007C6106" w:rsidRDefault="002A6EFF" w:rsidP="009A4CD5">
            <w:pPr>
              <w:autoSpaceDE w:val="0"/>
              <w:autoSpaceDN w:val="0"/>
              <w:adjustRightInd w:val="0"/>
              <w:spacing w:before="60" w:after="60"/>
              <w:rPr>
                <w:color w:val="000000"/>
              </w:rPr>
            </w:pPr>
            <w:r w:rsidRPr="007C6106">
              <w:rPr>
                <w:color w:val="000000"/>
              </w:rPr>
              <w:t>Respostas aos riscos avaliados de distorção relevante decorrente de fraude</w:t>
            </w:r>
          </w:p>
        </w:tc>
        <w:tc>
          <w:tcPr>
            <w:tcW w:w="1590" w:type="dxa"/>
          </w:tcPr>
          <w:p w14:paraId="5D65A6CA" w14:textId="77777777" w:rsidR="002A6EFF" w:rsidRDefault="002A6EFF" w:rsidP="009A4CD5">
            <w:pPr>
              <w:spacing w:before="60" w:after="60"/>
              <w:jc w:val="center"/>
            </w:pPr>
            <w:r w:rsidRPr="007C6106">
              <w:rPr>
                <w:color w:val="000000"/>
              </w:rPr>
              <w:t>A33 – A48</w:t>
            </w:r>
          </w:p>
        </w:tc>
      </w:tr>
      <w:tr w:rsidR="002A6EFF" w:rsidRPr="007C6106" w14:paraId="7E66778E" w14:textId="77777777" w:rsidTr="009A4CD5">
        <w:tc>
          <w:tcPr>
            <w:tcW w:w="8188" w:type="dxa"/>
          </w:tcPr>
          <w:p w14:paraId="1BB3EA00" w14:textId="77777777" w:rsidR="002A6EFF" w:rsidRPr="007C6106" w:rsidRDefault="002A6EFF" w:rsidP="009A4CD5">
            <w:pPr>
              <w:autoSpaceDE w:val="0"/>
              <w:autoSpaceDN w:val="0"/>
              <w:adjustRightInd w:val="0"/>
              <w:spacing w:before="60" w:after="60"/>
              <w:rPr>
                <w:color w:val="000000"/>
              </w:rPr>
            </w:pPr>
            <w:r w:rsidRPr="007C6106">
              <w:rPr>
                <w:color w:val="000000"/>
              </w:rPr>
              <w:t>Avaliação da evidência de auditoria</w:t>
            </w:r>
            <w:r w:rsidRPr="007C6106">
              <w:rPr>
                <w:color w:val="000000"/>
              </w:rPr>
              <w:tab/>
            </w:r>
          </w:p>
        </w:tc>
        <w:tc>
          <w:tcPr>
            <w:tcW w:w="1590" w:type="dxa"/>
          </w:tcPr>
          <w:p w14:paraId="6024CA01" w14:textId="77777777" w:rsidR="002A6EFF" w:rsidRDefault="002A6EFF" w:rsidP="009A4CD5">
            <w:pPr>
              <w:spacing w:before="60" w:after="60"/>
              <w:jc w:val="center"/>
            </w:pPr>
            <w:r w:rsidRPr="007C6106">
              <w:rPr>
                <w:color w:val="000000"/>
              </w:rPr>
              <w:t>A49 – A53</w:t>
            </w:r>
          </w:p>
        </w:tc>
      </w:tr>
      <w:tr w:rsidR="002A6EFF" w:rsidRPr="007C6106" w14:paraId="57B9F046" w14:textId="77777777" w:rsidTr="009A4CD5">
        <w:tc>
          <w:tcPr>
            <w:tcW w:w="8188" w:type="dxa"/>
          </w:tcPr>
          <w:p w14:paraId="3C0571B5" w14:textId="77777777" w:rsidR="002A6EFF" w:rsidRPr="007C6106" w:rsidRDefault="002A6EFF" w:rsidP="009A4CD5">
            <w:pPr>
              <w:autoSpaceDE w:val="0"/>
              <w:autoSpaceDN w:val="0"/>
              <w:adjustRightInd w:val="0"/>
              <w:spacing w:before="60" w:after="60"/>
              <w:rPr>
                <w:color w:val="000000"/>
              </w:rPr>
            </w:pPr>
            <w:r w:rsidRPr="007C6106">
              <w:rPr>
                <w:color w:val="000000"/>
              </w:rPr>
              <w:t>Auditor sem condições de continuar o trabalho</w:t>
            </w:r>
          </w:p>
        </w:tc>
        <w:tc>
          <w:tcPr>
            <w:tcW w:w="1590" w:type="dxa"/>
          </w:tcPr>
          <w:p w14:paraId="37E7EE9E" w14:textId="77777777" w:rsidR="002A6EFF" w:rsidRDefault="002A6EFF" w:rsidP="009A4CD5">
            <w:pPr>
              <w:spacing w:before="60" w:after="60"/>
              <w:jc w:val="center"/>
            </w:pPr>
            <w:r w:rsidRPr="007C6106">
              <w:rPr>
                <w:color w:val="000000"/>
              </w:rPr>
              <w:t>A54 – A57</w:t>
            </w:r>
          </w:p>
        </w:tc>
      </w:tr>
      <w:tr w:rsidR="002A6EFF" w:rsidRPr="007C6106" w14:paraId="355BA2B7" w14:textId="77777777" w:rsidTr="009A4CD5">
        <w:tc>
          <w:tcPr>
            <w:tcW w:w="8188" w:type="dxa"/>
          </w:tcPr>
          <w:p w14:paraId="13439535" w14:textId="77777777" w:rsidR="002A6EFF" w:rsidRPr="007C6106" w:rsidRDefault="002A6EFF" w:rsidP="009A4CD5">
            <w:pPr>
              <w:autoSpaceDE w:val="0"/>
              <w:autoSpaceDN w:val="0"/>
              <w:adjustRightInd w:val="0"/>
              <w:spacing w:before="60" w:after="60"/>
              <w:rPr>
                <w:color w:val="000000"/>
              </w:rPr>
            </w:pPr>
            <w:r w:rsidRPr="007C6106">
              <w:rPr>
                <w:color w:val="000000"/>
              </w:rPr>
              <w:t>Representações formais (por escrito)</w:t>
            </w:r>
          </w:p>
        </w:tc>
        <w:tc>
          <w:tcPr>
            <w:tcW w:w="1590" w:type="dxa"/>
          </w:tcPr>
          <w:p w14:paraId="22BFDBB0" w14:textId="77777777" w:rsidR="002A6EFF" w:rsidRDefault="002A6EFF" w:rsidP="009A4CD5">
            <w:pPr>
              <w:spacing w:before="60" w:after="60"/>
              <w:jc w:val="center"/>
            </w:pPr>
            <w:r w:rsidRPr="007C6106">
              <w:rPr>
                <w:color w:val="000000"/>
              </w:rPr>
              <w:t>A58 – A59</w:t>
            </w:r>
          </w:p>
        </w:tc>
      </w:tr>
      <w:tr w:rsidR="002A6EFF" w:rsidRPr="007C6106" w14:paraId="5A69787B" w14:textId="77777777" w:rsidTr="009A4CD5">
        <w:tc>
          <w:tcPr>
            <w:tcW w:w="8188" w:type="dxa"/>
          </w:tcPr>
          <w:p w14:paraId="177E0DAA" w14:textId="77777777" w:rsidR="002A6EFF" w:rsidRPr="007C6106" w:rsidRDefault="002A6EFF" w:rsidP="009A4CD5">
            <w:pPr>
              <w:autoSpaceDE w:val="0"/>
              <w:autoSpaceDN w:val="0"/>
              <w:adjustRightInd w:val="0"/>
              <w:spacing w:before="60" w:after="60"/>
              <w:rPr>
                <w:color w:val="000000"/>
              </w:rPr>
            </w:pPr>
            <w:r w:rsidRPr="007C6106">
              <w:rPr>
                <w:color w:val="000000"/>
              </w:rPr>
              <w:t>Comunicações à administração e aos responsáveis pela governança</w:t>
            </w:r>
          </w:p>
        </w:tc>
        <w:tc>
          <w:tcPr>
            <w:tcW w:w="1590" w:type="dxa"/>
          </w:tcPr>
          <w:p w14:paraId="59DEFBA9" w14:textId="77777777" w:rsidR="002A6EFF" w:rsidRDefault="002A6EFF" w:rsidP="009A4CD5">
            <w:pPr>
              <w:spacing w:before="60" w:after="60"/>
              <w:jc w:val="center"/>
            </w:pPr>
            <w:r w:rsidRPr="007C6106">
              <w:rPr>
                <w:color w:val="000000"/>
              </w:rPr>
              <w:t>A60 – A64</w:t>
            </w:r>
          </w:p>
        </w:tc>
      </w:tr>
      <w:tr w:rsidR="002A6EFF" w:rsidRPr="007C6106" w14:paraId="1B210538" w14:textId="77777777" w:rsidTr="009A4CD5">
        <w:tc>
          <w:tcPr>
            <w:tcW w:w="8188" w:type="dxa"/>
          </w:tcPr>
          <w:p w14:paraId="1B3FEAB7" w14:textId="77777777" w:rsidR="002A6EFF" w:rsidRPr="007C6106" w:rsidRDefault="002A6EFF" w:rsidP="009A4CD5">
            <w:pPr>
              <w:autoSpaceDE w:val="0"/>
              <w:autoSpaceDN w:val="0"/>
              <w:adjustRightInd w:val="0"/>
              <w:spacing w:before="60" w:after="60"/>
              <w:rPr>
                <w:color w:val="000000"/>
              </w:rPr>
            </w:pPr>
            <w:r w:rsidRPr="007C6106">
              <w:rPr>
                <w:color w:val="000000"/>
              </w:rPr>
              <w:t>Comunicações às autoridades reguladoras e de controle</w:t>
            </w:r>
          </w:p>
        </w:tc>
        <w:tc>
          <w:tcPr>
            <w:tcW w:w="1590" w:type="dxa"/>
          </w:tcPr>
          <w:p w14:paraId="7E1C34C2" w14:textId="77777777" w:rsidR="002A6EFF" w:rsidRPr="007C6106" w:rsidRDefault="002A6EFF" w:rsidP="009A4CD5">
            <w:pPr>
              <w:autoSpaceDE w:val="0"/>
              <w:autoSpaceDN w:val="0"/>
              <w:adjustRightInd w:val="0"/>
              <w:spacing w:before="60" w:after="60"/>
              <w:jc w:val="center"/>
              <w:rPr>
                <w:color w:val="000000"/>
              </w:rPr>
            </w:pPr>
            <w:r w:rsidRPr="007C6106">
              <w:rPr>
                <w:color w:val="000000"/>
              </w:rPr>
              <w:t>A65 – A67</w:t>
            </w:r>
          </w:p>
        </w:tc>
      </w:tr>
      <w:tr w:rsidR="002A6EFF" w:rsidRPr="007C6106" w14:paraId="060F2E3B" w14:textId="77777777" w:rsidTr="009A4CD5">
        <w:tc>
          <w:tcPr>
            <w:tcW w:w="8188" w:type="dxa"/>
          </w:tcPr>
          <w:p w14:paraId="5CD1E9DE" w14:textId="77777777" w:rsidR="002A6EFF" w:rsidRPr="007C6106" w:rsidRDefault="002A6EFF" w:rsidP="009A4CD5">
            <w:pPr>
              <w:autoSpaceDE w:val="0"/>
              <w:autoSpaceDN w:val="0"/>
              <w:adjustRightInd w:val="0"/>
              <w:spacing w:before="60" w:after="60"/>
              <w:outlineLvl w:val="0"/>
              <w:rPr>
                <w:color w:val="000000"/>
              </w:rPr>
            </w:pPr>
            <w:bookmarkStart w:id="47" w:name="_Toc182400334"/>
            <w:bookmarkStart w:id="48" w:name="_Toc183036824"/>
            <w:r w:rsidRPr="007C6106">
              <w:rPr>
                <w:b/>
                <w:color w:val="000000"/>
              </w:rPr>
              <w:t>Apêndice 1</w:t>
            </w:r>
            <w:r w:rsidRPr="007C6106">
              <w:rPr>
                <w:color w:val="000000"/>
              </w:rPr>
              <w:t>: Exemplos de fatores de risco de fraude</w:t>
            </w:r>
            <w:bookmarkEnd w:id="47"/>
            <w:bookmarkEnd w:id="48"/>
          </w:p>
        </w:tc>
        <w:tc>
          <w:tcPr>
            <w:tcW w:w="1590" w:type="dxa"/>
          </w:tcPr>
          <w:p w14:paraId="7C05D026" w14:textId="77777777" w:rsidR="002A6EFF" w:rsidRPr="007C6106" w:rsidRDefault="002A6EFF" w:rsidP="009A4CD5">
            <w:pPr>
              <w:autoSpaceDE w:val="0"/>
              <w:autoSpaceDN w:val="0"/>
              <w:adjustRightInd w:val="0"/>
              <w:spacing w:before="60" w:after="60"/>
              <w:jc w:val="center"/>
              <w:rPr>
                <w:color w:val="000000"/>
              </w:rPr>
            </w:pPr>
          </w:p>
        </w:tc>
      </w:tr>
      <w:tr w:rsidR="002A6EFF" w:rsidRPr="007C6106" w14:paraId="6744C9FF" w14:textId="77777777" w:rsidTr="009A4CD5">
        <w:tc>
          <w:tcPr>
            <w:tcW w:w="8188" w:type="dxa"/>
          </w:tcPr>
          <w:p w14:paraId="0F6D3A9E" w14:textId="77777777" w:rsidR="002A6EFF" w:rsidRPr="007C6106" w:rsidRDefault="002A6EFF" w:rsidP="009A4CD5">
            <w:pPr>
              <w:autoSpaceDE w:val="0"/>
              <w:autoSpaceDN w:val="0"/>
              <w:adjustRightInd w:val="0"/>
              <w:spacing w:before="60" w:after="60"/>
              <w:jc w:val="both"/>
              <w:rPr>
                <w:color w:val="000000"/>
              </w:rPr>
            </w:pPr>
            <w:r w:rsidRPr="007C6106">
              <w:rPr>
                <w:b/>
                <w:color w:val="000000"/>
              </w:rPr>
              <w:t>Apêndice 2</w:t>
            </w:r>
            <w:r w:rsidRPr="007C6106">
              <w:rPr>
                <w:color w:val="000000"/>
              </w:rPr>
              <w:t>: Exemplos de possíveis procedimentos de auditoria para lidar com riscos avaliados de distorção relevante decorrente de fraude</w:t>
            </w:r>
          </w:p>
        </w:tc>
        <w:tc>
          <w:tcPr>
            <w:tcW w:w="1590" w:type="dxa"/>
          </w:tcPr>
          <w:p w14:paraId="6C6E872D" w14:textId="77777777" w:rsidR="002A6EFF" w:rsidRPr="007C6106" w:rsidRDefault="002A6EFF" w:rsidP="009A4CD5">
            <w:pPr>
              <w:autoSpaceDE w:val="0"/>
              <w:autoSpaceDN w:val="0"/>
              <w:adjustRightInd w:val="0"/>
              <w:spacing w:before="60" w:after="60"/>
              <w:jc w:val="center"/>
              <w:rPr>
                <w:color w:val="000000"/>
              </w:rPr>
            </w:pPr>
          </w:p>
        </w:tc>
      </w:tr>
      <w:tr w:rsidR="002A6EFF" w:rsidRPr="007C6106" w14:paraId="55429E76" w14:textId="77777777" w:rsidTr="009A4CD5">
        <w:tc>
          <w:tcPr>
            <w:tcW w:w="8188" w:type="dxa"/>
          </w:tcPr>
          <w:p w14:paraId="55063731" w14:textId="77777777" w:rsidR="002A6EFF" w:rsidRPr="007C6106" w:rsidRDefault="002A6EFF" w:rsidP="009A4CD5">
            <w:pPr>
              <w:autoSpaceDE w:val="0"/>
              <w:autoSpaceDN w:val="0"/>
              <w:adjustRightInd w:val="0"/>
              <w:spacing w:before="60" w:after="60"/>
              <w:rPr>
                <w:color w:val="000000"/>
              </w:rPr>
            </w:pPr>
            <w:r w:rsidRPr="007C6106">
              <w:rPr>
                <w:b/>
                <w:color w:val="000000"/>
              </w:rPr>
              <w:t>Apêndice 3</w:t>
            </w:r>
            <w:r w:rsidRPr="007C6106">
              <w:rPr>
                <w:color w:val="000000"/>
              </w:rPr>
              <w:t>: Exemplos de circunstâncias que indicam a possibilidade de fraude</w:t>
            </w:r>
          </w:p>
        </w:tc>
        <w:tc>
          <w:tcPr>
            <w:tcW w:w="1590" w:type="dxa"/>
          </w:tcPr>
          <w:p w14:paraId="6A8040CB" w14:textId="77777777" w:rsidR="002A6EFF" w:rsidRPr="007C6106" w:rsidRDefault="002A6EFF" w:rsidP="009A4CD5">
            <w:pPr>
              <w:autoSpaceDE w:val="0"/>
              <w:autoSpaceDN w:val="0"/>
              <w:adjustRightInd w:val="0"/>
              <w:spacing w:before="60" w:after="60"/>
              <w:jc w:val="center"/>
              <w:rPr>
                <w:color w:val="000000"/>
              </w:rPr>
            </w:pPr>
          </w:p>
        </w:tc>
      </w:tr>
    </w:tbl>
    <w:p w14:paraId="77C5F23A" w14:textId="77777777" w:rsidR="002A6EFF" w:rsidRDefault="002A6EFF" w:rsidP="002A6EFF">
      <w:pPr>
        <w:autoSpaceDE w:val="0"/>
        <w:autoSpaceDN w:val="0"/>
        <w:adjustRightInd w:val="0"/>
        <w:spacing w:before="120" w:after="120"/>
        <w:jc w:val="both"/>
        <w:rPr>
          <w:color w:val="000000"/>
        </w:rPr>
      </w:pPr>
    </w:p>
    <w:p w14:paraId="7FEA8158" w14:textId="77777777" w:rsidR="002A6EFF" w:rsidRPr="00F84313" w:rsidRDefault="002A6EFF" w:rsidP="002A6EFF">
      <w:pPr>
        <w:autoSpaceDE w:val="0"/>
        <w:autoSpaceDN w:val="0"/>
        <w:adjustRightInd w:val="0"/>
        <w:jc w:val="both"/>
        <w:rPr>
          <w:rFonts w:ascii="TimesNewRoman" w:hAnsi="TimesNewRoman" w:cs="TimesNewRoman"/>
          <w:color w:val="000000"/>
        </w:rPr>
      </w:pPr>
      <w:r>
        <w:rPr>
          <w:color w:val="000000"/>
        </w:rPr>
        <w:t xml:space="preserve">Esta Norma </w:t>
      </w:r>
      <w:r w:rsidRPr="004E743C">
        <w:rPr>
          <w:color w:val="000000"/>
        </w:rPr>
        <w:t xml:space="preserve">deve ser lida em conjunto com a </w:t>
      </w:r>
      <w:r w:rsidRPr="007D1F37">
        <w:rPr>
          <w:color w:val="000000"/>
          <w:highlight w:val="yellow"/>
        </w:rPr>
        <w:t>NBC TA 200</w:t>
      </w:r>
      <w:r>
        <w:rPr>
          <w:color w:val="000000"/>
        </w:rPr>
        <w:t xml:space="preserve"> – </w:t>
      </w:r>
      <w:r w:rsidRPr="004E743C">
        <w:rPr>
          <w:color w:val="000000"/>
        </w:rPr>
        <w:t xml:space="preserve">Objetivos </w:t>
      </w:r>
      <w:r>
        <w:rPr>
          <w:color w:val="000000"/>
        </w:rPr>
        <w:t>G</w:t>
      </w:r>
      <w:r w:rsidRPr="004E743C">
        <w:rPr>
          <w:color w:val="000000"/>
        </w:rPr>
        <w:t xml:space="preserve">erais do </w:t>
      </w:r>
      <w:r>
        <w:rPr>
          <w:color w:val="000000"/>
        </w:rPr>
        <w:t>A</w:t>
      </w:r>
      <w:r w:rsidRPr="004E743C">
        <w:rPr>
          <w:color w:val="000000"/>
        </w:rPr>
        <w:t xml:space="preserve">uditor </w:t>
      </w:r>
      <w:r>
        <w:rPr>
          <w:color w:val="000000"/>
        </w:rPr>
        <w:t>I</w:t>
      </w:r>
      <w:r w:rsidRPr="004E743C">
        <w:rPr>
          <w:color w:val="000000"/>
        </w:rPr>
        <w:t xml:space="preserve">ndependente e a </w:t>
      </w:r>
      <w:r>
        <w:rPr>
          <w:color w:val="000000"/>
        </w:rPr>
        <w:t>C</w:t>
      </w:r>
      <w:r w:rsidRPr="004E743C">
        <w:rPr>
          <w:color w:val="000000"/>
        </w:rPr>
        <w:t>ondução d</w:t>
      </w:r>
      <w:r>
        <w:rPr>
          <w:color w:val="000000"/>
        </w:rPr>
        <w:t>a</w:t>
      </w:r>
      <w:r w:rsidRPr="004E743C">
        <w:rPr>
          <w:color w:val="000000"/>
        </w:rPr>
        <w:t xml:space="preserve"> </w:t>
      </w:r>
      <w:r>
        <w:rPr>
          <w:color w:val="000000"/>
        </w:rPr>
        <w:t>A</w:t>
      </w:r>
      <w:r w:rsidRPr="004E743C">
        <w:rPr>
          <w:color w:val="000000"/>
        </w:rPr>
        <w:t xml:space="preserve">uditoria em </w:t>
      </w:r>
      <w:r>
        <w:rPr>
          <w:color w:val="000000"/>
        </w:rPr>
        <w:t>C</w:t>
      </w:r>
      <w:r w:rsidRPr="004E743C">
        <w:rPr>
          <w:color w:val="000000"/>
        </w:rPr>
        <w:t xml:space="preserve">onformidade com </w:t>
      </w:r>
      <w:r>
        <w:rPr>
          <w:color w:val="000000"/>
        </w:rPr>
        <w:t>N</w:t>
      </w:r>
      <w:r w:rsidRPr="004E743C">
        <w:rPr>
          <w:color w:val="000000"/>
        </w:rPr>
        <w:t xml:space="preserve">ormas de </w:t>
      </w:r>
      <w:r>
        <w:rPr>
          <w:color w:val="000000"/>
        </w:rPr>
        <w:t>A</w:t>
      </w:r>
      <w:r w:rsidRPr="004E743C">
        <w:rPr>
          <w:color w:val="000000"/>
        </w:rPr>
        <w:t>uditoria</w:t>
      </w:r>
      <w:r w:rsidRPr="004E743C">
        <w:rPr>
          <w:rFonts w:ascii="TimesNewRoman" w:hAnsi="TimesNewRoman" w:cs="TimesNewRoman"/>
          <w:color w:val="000000"/>
        </w:rPr>
        <w:t>.</w:t>
      </w:r>
    </w:p>
    <w:p w14:paraId="62710AEC" w14:textId="77777777" w:rsidR="002A6EFF" w:rsidRPr="00D5781E" w:rsidRDefault="002A6EFF" w:rsidP="002A6EFF">
      <w:pPr>
        <w:autoSpaceDE w:val="0"/>
        <w:autoSpaceDN w:val="0"/>
        <w:adjustRightInd w:val="0"/>
        <w:jc w:val="both"/>
        <w:rPr>
          <w:b/>
          <w:bCs/>
          <w:color w:val="000000"/>
        </w:rPr>
      </w:pPr>
    </w:p>
    <w:p w14:paraId="25BCE69D" w14:textId="77777777" w:rsidR="002A6EFF" w:rsidRDefault="002A6EFF" w:rsidP="002A6EFF">
      <w:pPr>
        <w:autoSpaceDE w:val="0"/>
        <w:autoSpaceDN w:val="0"/>
        <w:adjustRightInd w:val="0"/>
        <w:jc w:val="both"/>
        <w:rPr>
          <w:b/>
          <w:bCs/>
          <w:color w:val="000000"/>
        </w:rPr>
      </w:pPr>
    </w:p>
    <w:p w14:paraId="5AE7D792" w14:textId="77777777" w:rsidR="002A6EFF" w:rsidRPr="00D5781E" w:rsidRDefault="002A6EFF" w:rsidP="002A6EFF">
      <w:pPr>
        <w:autoSpaceDE w:val="0"/>
        <w:autoSpaceDN w:val="0"/>
        <w:adjustRightInd w:val="0"/>
        <w:jc w:val="both"/>
        <w:rPr>
          <w:b/>
          <w:bCs/>
          <w:color w:val="000000"/>
        </w:rPr>
      </w:pPr>
    </w:p>
    <w:p w14:paraId="0B45E145" w14:textId="77777777" w:rsidR="002A6EFF" w:rsidRPr="00651C7E" w:rsidRDefault="002A6EFF" w:rsidP="002A6EFF">
      <w:pPr>
        <w:autoSpaceDE w:val="0"/>
        <w:autoSpaceDN w:val="0"/>
        <w:adjustRightInd w:val="0"/>
        <w:jc w:val="both"/>
        <w:rPr>
          <w:b/>
          <w:bCs/>
          <w:color w:val="000000"/>
          <w:sz w:val="28"/>
          <w:szCs w:val="28"/>
        </w:rPr>
      </w:pPr>
      <w:r w:rsidRPr="00651C7E">
        <w:rPr>
          <w:b/>
          <w:bCs/>
          <w:color w:val="000000"/>
          <w:sz w:val="28"/>
          <w:szCs w:val="28"/>
        </w:rPr>
        <w:t>Introdução</w:t>
      </w:r>
    </w:p>
    <w:p w14:paraId="303E76EB" w14:textId="77777777" w:rsidR="002A6EFF" w:rsidRPr="002A6EFF" w:rsidRDefault="002A6EFF" w:rsidP="002A6EFF">
      <w:pPr>
        <w:rPr>
          <w:b/>
          <w:bCs/>
        </w:rPr>
      </w:pPr>
      <w:r w:rsidRPr="002A6EFF">
        <w:rPr>
          <w:b/>
          <w:bCs/>
        </w:rPr>
        <w:t xml:space="preserve">Alcance </w:t>
      </w:r>
    </w:p>
    <w:p w14:paraId="6764CFD0" w14:textId="77777777" w:rsidR="002A6EFF" w:rsidRDefault="002A6EFF" w:rsidP="002A6EFF">
      <w:pPr>
        <w:autoSpaceDE w:val="0"/>
        <w:autoSpaceDN w:val="0"/>
        <w:adjustRightInd w:val="0"/>
        <w:jc w:val="both"/>
        <w:rPr>
          <w:rFonts w:ascii="TimesNewRoman" w:hAnsi="TimesNewRoman" w:cs="TimesNewRoman"/>
          <w:color w:val="000000"/>
        </w:rPr>
      </w:pPr>
    </w:p>
    <w:p w14:paraId="2185527B"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1. </w:t>
      </w:r>
      <w:r>
        <w:rPr>
          <w:rFonts w:ascii="TimesNewRoman" w:hAnsi="TimesNewRoman" w:cs="TimesNewRoman"/>
          <w:color w:val="000000"/>
        </w:rPr>
        <w:tab/>
        <w:t xml:space="preserve">Esta Norma </w:t>
      </w:r>
      <w:r>
        <w:rPr>
          <w:rFonts w:ascii="TimesNewRoman" w:hAnsi="TimesNewRoman" w:cs="TimesNewRoman"/>
        </w:rPr>
        <w:t xml:space="preserve">trata da responsabilidade do </w:t>
      </w:r>
      <w:r>
        <w:rPr>
          <w:rFonts w:ascii="TimesNewRoman" w:hAnsi="TimesNewRoman" w:cs="TimesNewRoman"/>
          <w:color w:val="000000"/>
        </w:rPr>
        <w:t xml:space="preserve">auditor no que se refere à fraude na auditoria de demonstrações contábeis. </w:t>
      </w:r>
      <w:r w:rsidRPr="004E743C">
        <w:rPr>
          <w:color w:val="000000"/>
        </w:rPr>
        <w:t xml:space="preserve">Especificamente, detalha a forma como a </w:t>
      </w:r>
      <w:r w:rsidRPr="007D1F37">
        <w:rPr>
          <w:color w:val="000000"/>
          <w:highlight w:val="yellow"/>
        </w:rPr>
        <w:t>NBC TA 315</w:t>
      </w:r>
      <w:r w:rsidRPr="004E743C">
        <w:rPr>
          <w:color w:val="000000"/>
        </w:rPr>
        <w:t xml:space="preserve"> </w:t>
      </w:r>
      <w:r>
        <w:rPr>
          <w:color w:val="000000"/>
        </w:rPr>
        <w:t>–</w:t>
      </w:r>
      <w:r w:rsidRPr="004E743C">
        <w:rPr>
          <w:color w:val="000000"/>
        </w:rPr>
        <w:t xml:space="preserve"> </w:t>
      </w:r>
      <w:r w:rsidRPr="004E743C">
        <w:t xml:space="preserve">Identificação e Avaliação </w:t>
      </w:r>
      <w:r>
        <w:t>d</w:t>
      </w:r>
      <w:r w:rsidRPr="004E743C">
        <w:t xml:space="preserve">os </w:t>
      </w:r>
      <w:r w:rsidRPr="007D1F37">
        <w:rPr>
          <w:highlight w:val="yellow"/>
        </w:rPr>
        <w:t>Riscos</w:t>
      </w:r>
      <w:r w:rsidRPr="004E743C">
        <w:t xml:space="preserve"> </w:t>
      </w:r>
      <w:r>
        <w:t>d</w:t>
      </w:r>
      <w:r w:rsidRPr="004E743C">
        <w:t xml:space="preserve">e Distorção Relevante </w:t>
      </w:r>
      <w:r>
        <w:t>p</w:t>
      </w:r>
      <w:r w:rsidRPr="004E743C">
        <w:t xml:space="preserve">or </w:t>
      </w:r>
      <w:r>
        <w:t>m</w:t>
      </w:r>
      <w:r w:rsidRPr="004E743C">
        <w:t xml:space="preserve">eio </w:t>
      </w:r>
      <w:r>
        <w:t>d</w:t>
      </w:r>
      <w:r w:rsidRPr="004E743C">
        <w:t xml:space="preserve">o Entendimento </w:t>
      </w:r>
      <w:r>
        <w:t>d</w:t>
      </w:r>
      <w:r w:rsidRPr="004E743C">
        <w:t xml:space="preserve">a Entidade </w:t>
      </w:r>
      <w:r>
        <w:t>e</w:t>
      </w:r>
      <w:r w:rsidRPr="004E743C">
        <w:t xml:space="preserve"> </w:t>
      </w:r>
      <w:r>
        <w:t>d</w:t>
      </w:r>
      <w:r w:rsidRPr="004E743C">
        <w:t xml:space="preserve">e </w:t>
      </w:r>
      <w:r>
        <w:t>s</w:t>
      </w:r>
      <w:r w:rsidRPr="004E743C">
        <w:t>eu Ambiente</w:t>
      </w:r>
      <w:r w:rsidRPr="004E743C">
        <w:rPr>
          <w:color w:val="000000"/>
        </w:rPr>
        <w:t xml:space="preserve"> e a NBC TA 330 </w:t>
      </w:r>
      <w:r>
        <w:rPr>
          <w:color w:val="000000"/>
        </w:rPr>
        <w:t>–</w:t>
      </w:r>
      <w:r w:rsidRPr="004E743C">
        <w:rPr>
          <w:color w:val="000000"/>
        </w:rPr>
        <w:t xml:space="preserve"> </w:t>
      </w:r>
      <w:r w:rsidRPr="004E743C">
        <w:t xml:space="preserve">Resposta do Auditor </w:t>
      </w:r>
      <w:r>
        <w:t>a</w:t>
      </w:r>
      <w:r w:rsidRPr="004E743C">
        <w:t>os Riscos Avaliados</w:t>
      </w:r>
      <w:r w:rsidRPr="004E743C">
        <w:rPr>
          <w:color w:val="000000"/>
        </w:rPr>
        <w:t xml:space="preserve"> devem ser aplicadas em relação aos </w:t>
      </w:r>
      <w:r>
        <w:rPr>
          <w:rFonts w:ascii="TimesNewRoman" w:hAnsi="TimesNewRoman" w:cs="TimesNewRoman"/>
          <w:color w:val="000000"/>
        </w:rPr>
        <w:t xml:space="preserve">riscos de distorção relevante </w:t>
      </w:r>
      <w:r w:rsidRPr="007D1F37">
        <w:rPr>
          <w:rFonts w:ascii="TimesNewRoman" w:hAnsi="TimesNewRoman" w:cs="TimesNewRoman"/>
          <w:color w:val="000000"/>
          <w:highlight w:val="yellow"/>
        </w:rPr>
        <w:t>decorrente de fraude</w:t>
      </w:r>
      <w:r>
        <w:rPr>
          <w:rFonts w:ascii="TimesNewRoman" w:hAnsi="TimesNewRoman" w:cs="TimesNewRoman"/>
          <w:color w:val="000000"/>
        </w:rPr>
        <w:t>.</w:t>
      </w:r>
    </w:p>
    <w:p w14:paraId="12B9EC16" w14:textId="77777777" w:rsidR="002A6EFF" w:rsidRDefault="002A6EFF" w:rsidP="002A6EFF">
      <w:pPr>
        <w:autoSpaceDE w:val="0"/>
        <w:autoSpaceDN w:val="0"/>
        <w:adjustRightInd w:val="0"/>
        <w:jc w:val="both"/>
        <w:rPr>
          <w:rFonts w:ascii="TimesNewRoman" w:hAnsi="TimesNewRoman" w:cs="TimesNewRoman"/>
          <w:color w:val="000000"/>
        </w:rPr>
      </w:pPr>
    </w:p>
    <w:p w14:paraId="01A2D2B3" w14:textId="77777777" w:rsidR="002A6EFF" w:rsidRPr="002A6EFF" w:rsidRDefault="002A6EFF" w:rsidP="002A6EFF">
      <w:pPr>
        <w:rPr>
          <w:b/>
          <w:bCs/>
        </w:rPr>
      </w:pPr>
      <w:commentRangeStart w:id="49"/>
      <w:r w:rsidRPr="002A6EFF">
        <w:rPr>
          <w:b/>
          <w:bCs/>
        </w:rPr>
        <w:t>Características da fraude</w:t>
      </w:r>
      <w:commentRangeEnd w:id="49"/>
      <w:r w:rsidRPr="002A6EFF">
        <w:rPr>
          <w:rStyle w:val="Refdecomentrio"/>
          <w:b/>
        </w:rPr>
        <w:commentReference w:id="49"/>
      </w:r>
    </w:p>
    <w:p w14:paraId="5E79D42C" w14:textId="77777777" w:rsidR="002A6EFF" w:rsidRDefault="002A6EFF" w:rsidP="002A6EFF">
      <w:pPr>
        <w:autoSpaceDE w:val="0"/>
        <w:autoSpaceDN w:val="0"/>
        <w:adjustRightInd w:val="0"/>
        <w:jc w:val="both"/>
        <w:rPr>
          <w:rFonts w:ascii="TimesNewRoman" w:hAnsi="TimesNewRoman" w:cs="TimesNewRoman"/>
          <w:color w:val="000000"/>
        </w:rPr>
      </w:pPr>
    </w:p>
    <w:p w14:paraId="02CD9034"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2. </w:t>
      </w:r>
      <w:r>
        <w:rPr>
          <w:rFonts w:ascii="TimesNewRoman" w:hAnsi="TimesNewRoman" w:cs="TimesNewRoman"/>
          <w:color w:val="000000"/>
        </w:rPr>
        <w:tab/>
        <w:t xml:space="preserve">As distorções nas demonstrações contábeis podem originar-se de </w:t>
      </w:r>
      <w:r w:rsidRPr="007D1F37">
        <w:rPr>
          <w:rFonts w:ascii="TimesNewRoman" w:hAnsi="TimesNewRoman" w:cs="TimesNewRoman"/>
          <w:color w:val="000000"/>
          <w:highlight w:val="yellow"/>
        </w:rPr>
        <w:t>fraude ou erro</w:t>
      </w:r>
      <w:r>
        <w:rPr>
          <w:rFonts w:ascii="TimesNewRoman" w:hAnsi="TimesNewRoman" w:cs="TimesNewRoman"/>
          <w:color w:val="000000"/>
        </w:rPr>
        <w:t xml:space="preserve">. O fator distintivo entre fraude e erro está no fato de ser </w:t>
      </w:r>
      <w:r w:rsidRPr="007D1F37">
        <w:rPr>
          <w:rFonts w:ascii="TimesNewRoman" w:hAnsi="TimesNewRoman" w:cs="TimesNewRoman"/>
          <w:color w:val="000000"/>
          <w:highlight w:val="yellow"/>
        </w:rPr>
        <w:t>intencional ou não intencional</w:t>
      </w:r>
      <w:r>
        <w:rPr>
          <w:rFonts w:ascii="TimesNewRoman" w:hAnsi="TimesNewRoman" w:cs="TimesNewRoman"/>
          <w:color w:val="000000"/>
        </w:rPr>
        <w:t xml:space="preserve"> a ação subjacente que resulta em distorção nas demonstrações contábeis.</w:t>
      </w:r>
    </w:p>
    <w:p w14:paraId="2321CF45"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3193C45"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3. </w:t>
      </w:r>
      <w:r>
        <w:rPr>
          <w:rFonts w:ascii="TimesNewRoman" w:hAnsi="TimesNewRoman" w:cs="TimesNewRoman"/>
          <w:color w:val="000000"/>
        </w:rPr>
        <w:tab/>
        <w:t xml:space="preserve">Embora a fraude constitua um conceito jurídico amplo, para efeitos das normas de auditoria, o auditor está preocupado com a </w:t>
      </w:r>
      <w:r w:rsidRPr="007D1F37">
        <w:rPr>
          <w:rFonts w:ascii="TimesNewRoman" w:hAnsi="TimesNewRoman" w:cs="TimesNewRoman"/>
          <w:color w:val="000000"/>
          <w:highlight w:val="yellow"/>
        </w:rPr>
        <w:t>fraude que causa distorção relevante nas demonstrações contábeis</w:t>
      </w:r>
      <w:r>
        <w:rPr>
          <w:rFonts w:ascii="TimesNewRoman" w:hAnsi="TimesNewRoman" w:cs="TimesNewRoman"/>
          <w:color w:val="000000"/>
        </w:rPr>
        <w:t xml:space="preserve">. Dois tipos de distorções intencionais são pertinentes para o auditor – </w:t>
      </w:r>
      <w:r w:rsidRPr="007D1F37">
        <w:rPr>
          <w:rFonts w:ascii="TimesNewRoman" w:hAnsi="TimesNewRoman" w:cs="TimesNewRoman"/>
          <w:color w:val="000000"/>
          <w:highlight w:val="cyan"/>
        </w:rPr>
        <w:t>distorções decorrentes de informações contábeis fraudulentas</w:t>
      </w:r>
      <w:r>
        <w:rPr>
          <w:rFonts w:ascii="TimesNewRoman" w:hAnsi="TimesNewRoman" w:cs="TimesNewRoman"/>
          <w:color w:val="000000"/>
        </w:rPr>
        <w:t xml:space="preserve"> e da </w:t>
      </w:r>
      <w:r w:rsidRPr="007D1F37">
        <w:rPr>
          <w:rFonts w:ascii="TimesNewRoman" w:hAnsi="TimesNewRoman" w:cs="TimesNewRoman"/>
          <w:color w:val="000000"/>
          <w:highlight w:val="cyan"/>
        </w:rPr>
        <w:t>apropriação indébita de ativos</w:t>
      </w:r>
      <w:r>
        <w:rPr>
          <w:rFonts w:ascii="TimesNewRoman" w:hAnsi="TimesNewRoman" w:cs="TimesNewRoman"/>
          <w:color w:val="000000"/>
        </w:rPr>
        <w:t xml:space="preserve">. Apesar de o auditor poder suspeitar ou, em raros casos, identificar a ocorrência de fraude, </w:t>
      </w:r>
      <w:r w:rsidRPr="007D1F37">
        <w:rPr>
          <w:rFonts w:ascii="TimesNewRoman" w:hAnsi="TimesNewRoman" w:cs="TimesNewRoman"/>
          <w:color w:val="000000"/>
          <w:highlight w:val="yellow"/>
        </w:rPr>
        <w:t>ele não estabelece juridicamente se realmente ocorreu fraude</w:t>
      </w:r>
      <w:r>
        <w:rPr>
          <w:rFonts w:ascii="TimesNewRoman" w:hAnsi="TimesNewRoman" w:cs="TimesNewRoman"/>
          <w:color w:val="000000"/>
        </w:rPr>
        <w:t xml:space="preserve"> </w:t>
      </w:r>
      <w:r w:rsidRPr="00F02027">
        <w:rPr>
          <w:rFonts w:ascii="TimesNewRoman" w:hAnsi="TimesNewRoman" w:cs="TimesNewRoman"/>
          <w:color w:val="000000"/>
        </w:rPr>
        <w:t>(</w:t>
      </w:r>
      <w:r>
        <w:rPr>
          <w:rFonts w:ascii="TimesNewRoman" w:hAnsi="TimesNewRoman" w:cs="TimesNewRoman"/>
          <w:color w:val="000000"/>
        </w:rPr>
        <w:t>v</w:t>
      </w:r>
      <w:r w:rsidRPr="00F02027">
        <w:rPr>
          <w:rFonts w:ascii="TimesNewRoman" w:hAnsi="TimesNewRoman" w:cs="TimesNewRoman"/>
          <w:color w:val="000000"/>
        </w:rPr>
        <w:t>er itens A1 a A6).</w:t>
      </w:r>
    </w:p>
    <w:p w14:paraId="5A2A085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98FEE2B"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Responsabilidade pela prevenção e detecção da fraude</w:t>
      </w:r>
    </w:p>
    <w:p w14:paraId="41B0B04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2685B28"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4. </w:t>
      </w:r>
      <w:r>
        <w:rPr>
          <w:rFonts w:ascii="TimesNewRoman" w:hAnsi="TimesNewRoman" w:cs="TimesNewRoman"/>
          <w:color w:val="000000"/>
        </w:rPr>
        <w:tab/>
        <w:t xml:space="preserve">A principal responsabilidade pela </w:t>
      </w:r>
      <w:r w:rsidRPr="00EA19D6">
        <w:rPr>
          <w:rFonts w:ascii="TimesNewRoman" w:hAnsi="TimesNewRoman" w:cs="TimesNewRoman"/>
          <w:color w:val="000000"/>
          <w:highlight w:val="cyan"/>
        </w:rPr>
        <w:t>prevenção e detecção</w:t>
      </w:r>
      <w:r>
        <w:rPr>
          <w:rFonts w:ascii="TimesNewRoman" w:hAnsi="TimesNewRoman" w:cs="TimesNewRoman"/>
          <w:color w:val="000000"/>
        </w:rPr>
        <w:t xml:space="preserve"> da fraude é dos </w:t>
      </w:r>
      <w:r w:rsidRPr="00EA19D6">
        <w:rPr>
          <w:rFonts w:ascii="TimesNewRoman" w:hAnsi="TimesNewRoman" w:cs="TimesNewRoman"/>
          <w:color w:val="000000"/>
          <w:highlight w:val="yellow"/>
        </w:rPr>
        <w:t xml:space="preserve">responsáveis pela governança da entidade e da sua </w:t>
      </w:r>
      <w:r w:rsidRPr="00987402">
        <w:rPr>
          <w:rFonts w:ascii="TimesNewRoman" w:hAnsi="TimesNewRoman" w:cs="TimesNewRoman"/>
          <w:b/>
          <w:bCs/>
          <w:color w:val="000000"/>
          <w:sz w:val="44"/>
          <w:szCs w:val="44"/>
          <w:highlight w:val="yellow"/>
        </w:rPr>
        <w:t>administração</w:t>
      </w:r>
      <w:r>
        <w:rPr>
          <w:rFonts w:ascii="TimesNewRoman" w:hAnsi="TimesNewRoman" w:cs="TimesNewRoman"/>
          <w:color w:val="000000"/>
        </w:rPr>
        <w:t xml:space="preserve">. É importante que a administração, com a supervisão geral dos </w:t>
      </w:r>
      <w:r w:rsidRPr="00EA19D6">
        <w:rPr>
          <w:rFonts w:ascii="TimesNewRoman" w:hAnsi="TimesNewRoman" w:cs="TimesNewRoman"/>
          <w:color w:val="000000"/>
          <w:highlight w:val="yellow"/>
        </w:rPr>
        <w:t>responsáveis pela governança</w:t>
      </w:r>
      <w:r>
        <w:rPr>
          <w:rFonts w:ascii="TimesNewRoman" w:hAnsi="TimesNewRoman" w:cs="TimesNewRoman"/>
          <w:color w:val="000000"/>
        </w:rPr>
        <w:t xml:space="preserve">, enfatize a prevenção da fraude, o que pode reduzir as oportunidades de sua ocorrência, e a dissuasão da fraude, o que pode persuadir os indivíduos a não perpetrar fraude por causa da probabilidade de detecção e punição. Isso envolve um compromisso de criar uma cultura de honestidade e comportamento ético, que pode ser reforçado por supervisão ativa dos responsáveis pela governança. A supervisão geral por parte dos responsáveis pela governança inclui a consideração do potencial de </w:t>
      </w:r>
      <w:r w:rsidRPr="004E743C">
        <w:rPr>
          <w:rFonts w:ascii="TimesNewRoman" w:hAnsi="TimesNewRoman" w:cs="TimesNewRoman"/>
          <w:color w:val="000000"/>
        </w:rPr>
        <w:t>burlar</w:t>
      </w:r>
      <w:r>
        <w:rPr>
          <w:rFonts w:ascii="TimesNewRoman" w:hAnsi="TimesNewRoman" w:cs="TimesNewRoman"/>
          <w:color w:val="000000"/>
        </w:rPr>
        <w:t xml:space="preserve"> controles ou de outra influência indevida sobre o processo de elaboração de informações contábeis, tais como tentativas da administração de gerenciar os resultados para que influenciem a percepção dos analistas quanto à rentabilidade e desempenho da entidade.</w:t>
      </w:r>
    </w:p>
    <w:p w14:paraId="687DD78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EC37479"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EA19D6">
        <w:rPr>
          <w:rFonts w:ascii="TimesNewRoman" w:hAnsi="TimesNewRoman" w:cs="TimesNewRoman"/>
          <w:color w:val="000000"/>
          <w:highlight w:val="green"/>
        </w:rPr>
        <w:t>Responsabilidade do auditor</w:t>
      </w:r>
    </w:p>
    <w:p w14:paraId="6B58128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CCBDDAC"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5. </w:t>
      </w:r>
      <w:r>
        <w:rPr>
          <w:rFonts w:ascii="TimesNewRoman" w:hAnsi="TimesNewRoman" w:cs="TimesNewRoman"/>
          <w:color w:val="000000"/>
        </w:rPr>
        <w:tab/>
        <w:t xml:space="preserve">O auditor que realiza auditoria de acordo com as normas de auditoria é </w:t>
      </w:r>
      <w:r w:rsidRPr="00EA19D6">
        <w:rPr>
          <w:rFonts w:ascii="TimesNewRoman" w:hAnsi="TimesNewRoman" w:cs="TimesNewRoman"/>
          <w:b/>
          <w:bCs/>
          <w:color w:val="000000"/>
          <w:highlight w:val="green"/>
        </w:rPr>
        <w:t>responsável por obter segurança razoável de que as demonstrações contábeis, como um todo, não contém distorções relevantes, causadas por fraude ou erro.</w:t>
      </w:r>
      <w:r>
        <w:rPr>
          <w:rFonts w:ascii="TimesNewRoman" w:hAnsi="TimesNewRoman" w:cs="TimesNewRoman"/>
          <w:color w:val="000000"/>
        </w:rPr>
        <w:t xml:space="preserve"> Conforme descrito na </w:t>
      </w:r>
      <w:r w:rsidRPr="00EA19D6">
        <w:rPr>
          <w:rFonts w:ascii="TimesNewRoman" w:hAnsi="TimesNewRoman" w:cs="TimesNewRoman"/>
          <w:color w:val="000000"/>
          <w:highlight w:val="yellow"/>
        </w:rPr>
        <w:t>NBC TA 200</w:t>
      </w:r>
      <w:r>
        <w:rPr>
          <w:rFonts w:ascii="TimesNewRoman" w:hAnsi="TimesNewRoman" w:cs="TimesNewRoman"/>
          <w:color w:val="000000"/>
        </w:rPr>
        <w:t>, devido às limitações inerentes da auditoria, há um risco inevitável de que algumas distorções relevantes das demonstrações contábeis podem não ser detectadas, apesar de a auditoria ser devidamente planejada e realizada de acordo com as normas de auditoria (</w:t>
      </w:r>
      <w:commentRangeStart w:id="50"/>
      <w:r>
        <w:rPr>
          <w:rFonts w:ascii="TimesNewRoman" w:hAnsi="TimesNewRoman" w:cs="TimesNewRoman"/>
          <w:color w:val="000000"/>
        </w:rPr>
        <w:t xml:space="preserve">NBC TA 200, item </w:t>
      </w:r>
      <w:r w:rsidRPr="00A53138">
        <w:rPr>
          <w:rFonts w:ascii="TimesNewRoman" w:hAnsi="TimesNewRoman" w:cs="TimesNewRoman"/>
          <w:color w:val="000000"/>
          <w:highlight w:val="yellow"/>
        </w:rPr>
        <w:t>51</w:t>
      </w:r>
      <w:commentRangeEnd w:id="50"/>
      <w:r w:rsidRPr="00A53138">
        <w:rPr>
          <w:rStyle w:val="Refdecomentrio"/>
          <w:highlight w:val="yellow"/>
        </w:rPr>
        <w:commentReference w:id="50"/>
      </w:r>
      <w:r w:rsidRPr="00A53138">
        <w:rPr>
          <w:rFonts w:ascii="TimesNewRoman" w:hAnsi="TimesNewRoman" w:cs="TimesNewRoman"/>
          <w:color w:val="000000"/>
          <w:highlight w:val="yellow"/>
        </w:rPr>
        <w:t>)</w:t>
      </w:r>
      <w:r>
        <w:rPr>
          <w:rFonts w:ascii="TimesNewRoman" w:hAnsi="TimesNewRoman" w:cs="TimesNewRoman"/>
          <w:color w:val="000000"/>
        </w:rPr>
        <w:t>.</w:t>
      </w:r>
      <w:r w:rsidDel="006707ED">
        <w:rPr>
          <w:rFonts w:ascii="TimesNewRoman" w:hAnsi="TimesNewRoman" w:cs="TimesNewRoman"/>
          <w:color w:val="000000"/>
        </w:rPr>
        <w:t xml:space="preserve"> </w:t>
      </w:r>
    </w:p>
    <w:p w14:paraId="2403E97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09E71F0" w14:textId="0985F8A1" w:rsidR="002F128B" w:rsidRPr="002F128B" w:rsidRDefault="002A6EFF" w:rsidP="002F128B">
      <w:pPr>
        <w:pStyle w:val="PargrafodaLista"/>
        <w:numPr>
          <w:ilvl w:val="0"/>
          <w:numId w:val="35"/>
        </w:numPr>
        <w:autoSpaceDE w:val="0"/>
        <w:autoSpaceDN w:val="0"/>
        <w:adjustRightInd w:val="0"/>
        <w:jc w:val="both"/>
        <w:rPr>
          <w:rFonts w:ascii="TimesNewRoman" w:hAnsi="TimesNewRoman" w:cs="TimesNewRoman"/>
          <w:color w:val="000000"/>
        </w:rPr>
      </w:pPr>
      <w:r w:rsidRPr="002F128B">
        <w:rPr>
          <w:rFonts w:ascii="TimesNewRoman" w:hAnsi="TimesNewRoman" w:cs="TimesNewRoman"/>
          <w:color w:val="000000"/>
        </w:rPr>
        <w:t xml:space="preserve">Como descrito na NBC TA 200, </w:t>
      </w:r>
      <w:r w:rsidRPr="002F128B">
        <w:rPr>
          <w:rFonts w:ascii="TimesNewRoman" w:hAnsi="TimesNewRoman" w:cs="TimesNewRoman"/>
          <w:color w:val="000000"/>
          <w:highlight w:val="yellow"/>
        </w:rPr>
        <w:t>item 51</w:t>
      </w:r>
      <w:r w:rsidRPr="002F128B">
        <w:rPr>
          <w:rFonts w:ascii="TimesNewRoman" w:hAnsi="TimesNewRoman" w:cs="TimesNewRoman"/>
          <w:color w:val="000000"/>
        </w:rPr>
        <w:t xml:space="preserve">, os efeitos potenciais das limitações inerentes são particularmente significativas no caso da distorção resultar de fraude. </w:t>
      </w:r>
      <w:r w:rsidRPr="002F128B">
        <w:rPr>
          <w:rFonts w:ascii="TimesNewRoman" w:hAnsi="TimesNewRoman" w:cs="TimesNewRoman"/>
          <w:color w:val="000000"/>
          <w:highlight w:val="yellow"/>
        </w:rPr>
        <w:t xml:space="preserve">O risco de </w:t>
      </w:r>
      <w:r w:rsidRPr="002F128B">
        <w:rPr>
          <w:rFonts w:ascii="TimesNewRoman" w:hAnsi="TimesNewRoman" w:cs="TimesNewRoman"/>
          <w:color w:val="000000"/>
          <w:highlight w:val="red"/>
        </w:rPr>
        <w:t xml:space="preserve">não </w:t>
      </w:r>
      <w:r w:rsidRPr="002F128B">
        <w:rPr>
          <w:rFonts w:ascii="TimesNewRoman" w:hAnsi="TimesNewRoman" w:cs="TimesNewRoman"/>
          <w:color w:val="000000"/>
          <w:highlight w:val="yellow"/>
        </w:rPr>
        <w:t xml:space="preserve">ser detectada uma distorção relevante decorrente de fraude é </w:t>
      </w:r>
      <w:r w:rsidRPr="002F128B">
        <w:rPr>
          <w:rFonts w:ascii="TimesNewRoman" w:hAnsi="TimesNewRoman" w:cs="TimesNewRoman"/>
          <w:color w:val="000000"/>
          <w:highlight w:val="red"/>
        </w:rPr>
        <w:t xml:space="preserve">mais alto </w:t>
      </w:r>
      <w:r w:rsidRPr="002F128B">
        <w:rPr>
          <w:rFonts w:ascii="TimesNewRoman" w:hAnsi="TimesNewRoman" w:cs="TimesNewRoman"/>
          <w:color w:val="000000"/>
          <w:highlight w:val="yellow"/>
        </w:rPr>
        <w:t xml:space="preserve">do que o risco de não ser detectada uma fraude decorrente de </w:t>
      </w:r>
      <w:r w:rsidRPr="002F128B">
        <w:rPr>
          <w:rFonts w:ascii="TimesNewRoman" w:hAnsi="TimesNewRoman" w:cs="TimesNewRoman"/>
          <w:color w:val="000000"/>
          <w:highlight w:val="cyan"/>
        </w:rPr>
        <w:t>erro</w:t>
      </w:r>
      <w:r w:rsidRPr="002F128B">
        <w:rPr>
          <w:rFonts w:ascii="TimesNewRoman" w:hAnsi="TimesNewRoman" w:cs="TimesNewRoman"/>
          <w:color w:val="000000"/>
          <w:highlight w:val="yellow"/>
        </w:rPr>
        <w:t>.</w:t>
      </w:r>
      <w:r w:rsidRPr="002F128B">
        <w:rPr>
          <w:rFonts w:ascii="TimesNewRoman" w:hAnsi="TimesNewRoman" w:cs="TimesNewRoman"/>
          <w:color w:val="000000"/>
        </w:rPr>
        <w:t xml:space="preserve"> Isso porque a fraude pode envolver esquemas sofisticados e cuidadosamente organizados, destinados a ocultá-la, tais como falsificação, omissão </w:t>
      </w:r>
    </w:p>
    <w:p w14:paraId="4520A691" w14:textId="19A1D614" w:rsidR="002A6EFF" w:rsidRPr="002F128B" w:rsidRDefault="002A6EFF" w:rsidP="002F128B">
      <w:pPr>
        <w:pStyle w:val="PargrafodaLista"/>
        <w:numPr>
          <w:ilvl w:val="0"/>
          <w:numId w:val="35"/>
        </w:numPr>
        <w:autoSpaceDE w:val="0"/>
        <w:autoSpaceDN w:val="0"/>
        <w:adjustRightInd w:val="0"/>
        <w:jc w:val="both"/>
        <w:rPr>
          <w:rFonts w:ascii="TimesNewRoman" w:hAnsi="TimesNewRoman" w:cs="TimesNewRoman"/>
          <w:color w:val="000000"/>
        </w:rPr>
      </w:pPr>
      <w:r w:rsidRPr="002F128B">
        <w:rPr>
          <w:rFonts w:ascii="TimesNewRoman" w:hAnsi="TimesNewRoman" w:cs="TimesNewRoman"/>
          <w:color w:val="000000"/>
        </w:rPr>
        <w:t>deliberada no registro de operações ou prestação intencional de falsas representações ao auditor. Tais tentativas de ocultação podem ser ainda mais difíceis de detectar quando associadas a um conluio. O conluio pode levar o auditor a acreditar que a evidência é persuasiva, quando, na verdade, ela é falsa. A capacidade do auditor de detectar uma fraude depende de fatores como a habilidade do perpetrador, a freqüência e a extensão da manipulação, o grau de conluio, a dimensão relativa dos valores individuais manipulados e a posição dos indivíduos envolvidos. Embora o auditor possa ser capaz de identificar oportunidades potenciais de perpetração de fraude, é difícil para ele determinar se as distorções em áreas de julgamento como estimativas contábeis foram causadas por fraude ou erro.</w:t>
      </w:r>
    </w:p>
    <w:p w14:paraId="10A2D9D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28B42A0"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7. </w:t>
      </w:r>
      <w:r>
        <w:rPr>
          <w:rFonts w:ascii="TimesNewRoman" w:hAnsi="TimesNewRoman" w:cs="TimesNewRoman"/>
          <w:color w:val="000000"/>
        </w:rPr>
        <w:tab/>
      </w:r>
      <w:commentRangeStart w:id="51"/>
      <w:r>
        <w:rPr>
          <w:rFonts w:ascii="TimesNewRoman" w:hAnsi="TimesNewRoman" w:cs="TimesNewRoman"/>
          <w:color w:val="000000"/>
        </w:rPr>
        <w:t xml:space="preserve">Além disso, o risco do auditor não detectar uma distorção relevante decorrente de fraude da administração é maior do que no caso de fraude cometida por empregados, porque a administração frequentemente tem condições de manipular, direta ou indiretamente, os registros contábeis, apresentar informações contábeis fraudulentas ou </w:t>
      </w:r>
      <w:r w:rsidRPr="00EC0A34">
        <w:rPr>
          <w:rFonts w:ascii="TimesNewRoman" w:hAnsi="TimesNewRoman" w:cs="TimesNewRoman"/>
          <w:color w:val="000000"/>
        </w:rPr>
        <w:t>burlar</w:t>
      </w:r>
      <w:r>
        <w:rPr>
          <w:rFonts w:ascii="TimesNewRoman" w:hAnsi="TimesNewRoman" w:cs="TimesNewRoman"/>
          <w:color w:val="000000"/>
        </w:rPr>
        <w:t xml:space="preserve"> procedimentos de controle destinados a prevenir fraudes semelhantes, cometidas por outros empregados.</w:t>
      </w:r>
      <w:commentRangeEnd w:id="51"/>
      <w:r>
        <w:rPr>
          <w:rStyle w:val="Refdecomentrio"/>
        </w:rPr>
        <w:commentReference w:id="51"/>
      </w:r>
    </w:p>
    <w:p w14:paraId="4387DF3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E8A70A8"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8. </w:t>
      </w:r>
      <w:r>
        <w:rPr>
          <w:rFonts w:ascii="TimesNewRoman" w:hAnsi="TimesNewRoman" w:cs="TimesNewRoman"/>
          <w:color w:val="000000"/>
        </w:rPr>
        <w:tab/>
        <w:t xml:space="preserve">Na obtenção de segurança razoável, o auditor tem a responsabilidade de manter atitude de </w:t>
      </w:r>
      <w:r w:rsidRPr="00A53138">
        <w:rPr>
          <w:rFonts w:ascii="TimesNewRoman" w:hAnsi="TimesNewRoman" w:cs="TimesNewRoman"/>
          <w:color w:val="000000"/>
          <w:highlight w:val="yellow"/>
        </w:rPr>
        <w:t>ceticismo profissional</w:t>
      </w:r>
      <w:r>
        <w:rPr>
          <w:rFonts w:ascii="TimesNewRoman" w:hAnsi="TimesNewRoman" w:cs="TimesNewRoman"/>
          <w:color w:val="000000"/>
        </w:rPr>
        <w:t xml:space="preserve"> durante a auditoria, considerando o potencial de </w:t>
      </w:r>
      <w:r w:rsidRPr="00EC0A34">
        <w:rPr>
          <w:rFonts w:ascii="TimesNewRoman" w:hAnsi="TimesNewRoman" w:cs="TimesNewRoman"/>
          <w:color w:val="000000"/>
        </w:rPr>
        <w:t>burlar</w:t>
      </w:r>
      <w:r>
        <w:rPr>
          <w:rFonts w:ascii="TimesNewRoman" w:hAnsi="TimesNewRoman" w:cs="TimesNewRoman"/>
          <w:color w:val="000000"/>
        </w:rPr>
        <w:t xml:space="preserve"> os controles pela administração, e de reconhecer o fato de que procedimentos de auditoria eficazes na </w:t>
      </w:r>
      <w:r w:rsidRPr="00A53138">
        <w:rPr>
          <w:rFonts w:ascii="TimesNewRoman" w:hAnsi="TimesNewRoman" w:cs="TimesNewRoman"/>
          <w:color w:val="000000"/>
          <w:highlight w:val="yellow"/>
        </w:rPr>
        <w:t xml:space="preserve">detecção de erros </w:t>
      </w:r>
      <w:r>
        <w:rPr>
          <w:rFonts w:ascii="TimesNewRoman" w:hAnsi="TimesNewRoman" w:cs="TimesNewRoman"/>
          <w:color w:val="000000"/>
        </w:rPr>
        <w:t xml:space="preserve">podem não ser eficazes na </w:t>
      </w:r>
      <w:r w:rsidRPr="00A53138">
        <w:rPr>
          <w:rFonts w:ascii="TimesNewRoman" w:hAnsi="TimesNewRoman" w:cs="TimesNewRoman"/>
          <w:color w:val="000000"/>
          <w:highlight w:val="yellow"/>
        </w:rPr>
        <w:t>detecção de fraude</w:t>
      </w:r>
      <w:r>
        <w:rPr>
          <w:rFonts w:ascii="TimesNewRoman" w:hAnsi="TimesNewRoman" w:cs="TimesNewRoman"/>
          <w:color w:val="000000"/>
        </w:rPr>
        <w:t>. Os requerimentos desta Norma destinam-se a auxiliar o auditor na identificação e avaliação dos riscos de distorção relevante decorrente de fraude e na elaboração de procedimentos para detectar tal distorção.</w:t>
      </w:r>
    </w:p>
    <w:p w14:paraId="3010C1A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DE24810" w14:textId="77777777" w:rsidR="002A6EFF" w:rsidRPr="000B6C9E"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color w:val="000000"/>
        </w:rPr>
        <w:t xml:space="preserve">9. </w:t>
      </w:r>
      <w:r w:rsidRPr="000B6C9E">
        <w:rPr>
          <w:rFonts w:ascii="TimesNewRoman" w:hAnsi="TimesNewRoman" w:cs="TimesNewRoman"/>
          <w:color w:val="000000"/>
        </w:rPr>
        <w:tab/>
        <w:t xml:space="preserve">O auditor </w:t>
      </w:r>
      <w:r w:rsidRPr="00987402">
        <w:rPr>
          <w:rFonts w:ascii="TimesNewRoman" w:hAnsi="TimesNewRoman" w:cs="TimesNewRoman"/>
          <w:color w:val="000000"/>
          <w:highlight w:val="green"/>
        </w:rPr>
        <w:t>pode</w:t>
      </w:r>
      <w:r w:rsidRPr="000B6C9E">
        <w:rPr>
          <w:rFonts w:ascii="TimesNewRoman" w:hAnsi="TimesNewRoman" w:cs="TimesNewRoman"/>
          <w:color w:val="000000"/>
        </w:rPr>
        <w:t xml:space="preserve"> ter responsabilidades </w:t>
      </w:r>
      <w:r w:rsidRPr="00A53138">
        <w:rPr>
          <w:rFonts w:ascii="TimesNewRoman" w:hAnsi="TimesNewRoman" w:cs="TimesNewRoman"/>
          <w:color w:val="000000"/>
          <w:highlight w:val="yellow"/>
        </w:rPr>
        <w:t>adicionais</w:t>
      </w:r>
      <w:r w:rsidRPr="000B6C9E">
        <w:rPr>
          <w:rFonts w:ascii="TimesNewRoman" w:hAnsi="TimesNewRoman" w:cs="TimesNewRoman"/>
          <w:color w:val="000000"/>
        </w:rPr>
        <w:t xml:space="preserve"> nos termos de leis, de regulamentos ou de requisitos éticos relevantes com relação à não conformidade por parte da entidade com leis e regulamentos, incluindo fraude, </w:t>
      </w:r>
      <w:r w:rsidRPr="00A53138">
        <w:rPr>
          <w:rFonts w:ascii="TimesNewRoman" w:hAnsi="TimesNewRoman" w:cs="TimesNewRoman"/>
          <w:color w:val="000000"/>
          <w:highlight w:val="yellow"/>
        </w:rPr>
        <w:t>que podem diferir desta Norma</w:t>
      </w:r>
      <w:r w:rsidRPr="000B6C9E">
        <w:rPr>
          <w:rFonts w:ascii="TimesNewRoman" w:hAnsi="TimesNewRoman" w:cs="TimesNewRoman"/>
          <w:color w:val="000000"/>
        </w:rPr>
        <w:t xml:space="preserve"> ou ir além desta ou de outras normas de auditoria, como, por exemplo (ver item A6): </w:t>
      </w:r>
    </w:p>
    <w:p w14:paraId="3CF35538" w14:textId="77777777" w:rsidR="002A6EFF" w:rsidRPr="000B6C9E" w:rsidRDefault="002A6EFF" w:rsidP="002A6EFF">
      <w:pPr>
        <w:autoSpaceDE w:val="0"/>
        <w:autoSpaceDN w:val="0"/>
        <w:adjustRightInd w:val="0"/>
        <w:ind w:left="1134" w:hanging="567"/>
        <w:jc w:val="both"/>
        <w:rPr>
          <w:rFonts w:ascii="TimesNewRoman" w:hAnsi="TimesNewRoman" w:cs="TimesNewRoman"/>
          <w:color w:val="000000"/>
        </w:rPr>
      </w:pPr>
      <w:r w:rsidRPr="000B6C9E">
        <w:rPr>
          <w:rFonts w:ascii="TimesNewRoman" w:hAnsi="TimesNewRoman" w:cs="TimesNewRoman"/>
          <w:color w:val="000000"/>
        </w:rPr>
        <w:t>(a)</w:t>
      </w:r>
      <w:r w:rsidRPr="000B6C9E">
        <w:rPr>
          <w:rFonts w:ascii="TimesNewRoman" w:hAnsi="TimesNewRoman" w:cs="TimesNewRoman"/>
          <w:color w:val="000000"/>
        </w:rPr>
        <w:tab/>
        <w:t xml:space="preserve">resposta à não conformidade identificada ou suspeita de não conformidade com leis e regulamentos, incluindo exigências relacionadas com comunicações específicas com a administração e os responsáveis pela governança, avaliando a adequação de sua resposta à não conformidade e determinando se medidas adicionais são necessárias; </w:t>
      </w:r>
    </w:p>
    <w:p w14:paraId="5E192327" w14:textId="77777777" w:rsidR="002A6EFF" w:rsidRPr="000B6C9E" w:rsidRDefault="002A6EFF" w:rsidP="002A6EFF">
      <w:pPr>
        <w:autoSpaceDE w:val="0"/>
        <w:autoSpaceDN w:val="0"/>
        <w:adjustRightInd w:val="0"/>
        <w:ind w:left="1134" w:hanging="567"/>
        <w:jc w:val="both"/>
        <w:rPr>
          <w:rFonts w:ascii="TimesNewRoman" w:hAnsi="TimesNewRoman" w:cs="TimesNewRoman"/>
          <w:color w:val="000000"/>
        </w:rPr>
      </w:pPr>
      <w:r w:rsidRPr="000B6C9E">
        <w:rPr>
          <w:rFonts w:ascii="TimesNewRoman" w:hAnsi="TimesNewRoman" w:cs="TimesNewRoman"/>
          <w:color w:val="000000"/>
        </w:rPr>
        <w:t>(b)</w:t>
      </w:r>
      <w:r w:rsidRPr="000B6C9E">
        <w:rPr>
          <w:rFonts w:ascii="TimesNewRoman" w:hAnsi="TimesNewRoman" w:cs="TimesNewRoman"/>
          <w:color w:val="000000"/>
        </w:rPr>
        <w:tab/>
        <w:t xml:space="preserve">comunicação da não conformidade identificada ou suspeita de não conformidade com leis e regulamentos a outros auditores (por exemplo, </w:t>
      </w:r>
      <w:r w:rsidRPr="00A53138">
        <w:rPr>
          <w:rFonts w:ascii="TimesNewRoman" w:hAnsi="TimesNewRoman" w:cs="TimesNewRoman"/>
          <w:color w:val="000000"/>
          <w:highlight w:val="yellow"/>
        </w:rPr>
        <w:t>na auditoria de demonstrações contábeis de grupo</w:t>
      </w:r>
      <w:r w:rsidRPr="000B6C9E">
        <w:rPr>
          <w:rFonts w:ascii="TimesNewRoman" w:hAnsi="TimesNewRoman" w:cs="TimesNewRoman"/>
          <w:color w:val="000000"/>
        </w:rPr>
        <w:t xml:space="preserve">); e </w:t>
      </w:r>
    </w:p>
    <w:p w14:paraId="056678E5" w14:textId="77777777" w:rsidR="002A6EFF" w:rsidRPr="000B6C9E" w:rsidRDefault="002A6EFF" w:rsidP="002A6EFF">
      <w:pPr>
        <w:autoSpaceDE w:val="0"/>
        <w:autoSpaceDN w:val="0"/>
        <w:adjustRightInd w:val="0"/>
        <w:ind w:left="1134" w:hanging="567"/>
        <w:jc w:val="both"/>
        <w:rPr>
          <w:rFonts w:ascii="TimesNewRoman" w:hAnsi="TimesNewRoman" w:cs="TimesNewRoman"/>
          <w:color w:val="000000"/>
        </w:rPr>
      </w:pPr>
      <w:r w:rsidRPr="000B6C9E">
        <w:rPr>
          <w:rFonts w:ascii="TimesNewRoman" w:hAnsi="TimesNewRoman" w:cs="TimesNewRoman"/>
          <w:color w:val="000000"/>
        </w:rPr>
        <w:t>(c)</w:t>
      </w:r>
      <w:r w:rsidRPr="000B6C9E">
        <w:rPr>
          <w:rFonts w:ascii="TimesNewRoman" w:hAnsi="TimesNewRoman" w:cs="TimesNewRoman"/>
          <w:color w:val="000000"/>
        </w:rPr>
        <w:tab/>
        <w:t xml:space="preserve">exigências de documentação relacionada com a não conformidade identificada ou suspeita de não conformidade com leis e regulamentos. </w:t>
      </w:r>
    </w:p>
    <w:p w14:paraId="4738A7FB" w14:textId="77777777" w:rsidR="002A6EFF" w:rsidRPr="000B6C9E" w:rsidRDefault="002A6EFF" w:rsidP="002A6EFF">
      <w:pPr>
        <w:autoSpaceDE w:val="0"/>
        <w:autoSpaceDN w:val="0"/>
        <w:adjustRightInd w:val="0"/>
        <w:ind w:left="567" w:hanging="567"/>
        <w:jc w:val="both"/>
        <w:rPr>
          <w:rFonts w:ascii="TimesNewRoman" w:hAnsi="TimesNewRoman" w:cs="TimesNewRoman"/>
          <w:color w:val="000000"/>
        </w:rPr>
      </w:pPr>
    </w:p>
    <w:p w14:paraId="63912A43" w14:textId="77777777" w:rsidR="002A6EFF" w:rsidRPr="000B6C9E" w:rsidRDefault="002A6EFF" w:rsidP="002A6EFF">
      <w:pPr>
        <w:autoSpaceDE w:val="0"/>
        <w:autoSpaceDN w:val="0"/>
        <w:adjustRightInd w:val="0"/>
        <w:ind w:left="567"/>
        <w:jc w:val="both"/>
        <w:rPr>
          <w:rFonts w:ascii="TimesNewRoman" w:hAnsi="TimesNewRoman" w:cs="TimesNewRoman"/>
          <w:color w:val="000000"/>
        </w:rPr>
      </w:pPr>
      <w:r w:rsidRPr="000B6C9E">
        <w:rPr>
          <w:rFonts w:ascii="TimesNewRoman" w:hAnsi="TimesNewRoman" w:cs="TimesNewRoman"/>
          <w:color w:val="000000"/>
        </w:rPr>
        <w:t xml:space="preserve">O cumprimento de quaisquer responsabilidades adicionais pode fornecer mais informações que são relevantes para o trabalho do auditor de acordo com esta e outras normas de auditoria (por exemplo, informações relacionadas com a integridade da administração ou, quando apropriado, dos responsáveis pela governança). </w:t>
      </w:r>
    </w:p>
    <w:p w14:paraId="530F43A0" w14:textId="77777777" w:rsidR="002A6EFF" w:rsidRPr="000B6C9E" w:rsidRDefault="002A6EFF" w:rsidP="002A6EFF">
      <w:pPr>
        <w:autoSpaceDE w:val="0"/>
        <w:autoSpaceDN w:val="0"/>
        <w:adjustRightInd w:val="0"/>
        <w:ind w:left="567" w:hanging="567"/>
        <w:jc w:val="both"/>
        <w:rPr>
          <w:rFonts w:ascii="TimesNewRoman" w:hAnsi="TimesNewRoman" w:cs="TimesNewRoman"/>
          <w:color w:val="000000"/>
        </w:rPr>
      </w:pPr>
    </w:p>
    <w:p w14:paraId="0BA23190" w14:textId="77777777" w:rsidR="002A6EFF" w:rsidRDefault="002A6EFF" w:rsidP="002A6EFF">
      <w:pPr>
        <w:autoSpaceDE w:val="0"/>
        <w:autoSpaceDN w:val="0"/>
        <w:adjustRightInd w:val="0"/>
        <w:ind w:left="567"/>
        <w:jc w:val="both"/>
        <w:rPr>
          <w:rFonts w:ascii="TimesNewRoman" w:hAnsi="TimesNewRoman" w:cs="TimesNewRoman"/>
          <w:color w:val="000000"/>
        </w:rPr>
      </w:pPr>
      <w:r w:rsidRPr="000B6C9E">
        <w:rPr>
          <w:rFonts w:ascii="TimesNewRoman" w:hAnsi="TimesNewRoman" w:cs="TimesNewRoman"/>
          <w:color w:val="000000"/>
        </w:rPr>
        <w:t xml:space="preserve">No Brasil, a Resolução CFC n.º 1.530/2017 dispõe sobre os procedimentos a serem observados pelos profissionais e organizações contábeis, quando do exercício de suas funções, para cumprimento das obrigações previstas na Lei n.º 9.613/1998 e alterações posteriores, que dispõe sobre os </w:t>
      </w:r>
      <w:r w:rsidRPr="009F0415">
        <w:rPr>
          <w:rFonts w:ascii="TimesNewRoman" w:hAnsi="TimesNewRoman" w:cs="TimesNewRoman"/>
          <w:color w:val="000000"/>
          <w:highlight w:val="yellow"/>
        </w:rPr>
        <w:t>crimes de "lavagem" ou ocultação de bens, direitos e valores; a prevenção da utilização do sistema financeiro para ilícitos previstos nessa lei; e cria o Conselho de Controle de Atividades Financeiras (Coaf)</w:t>
      </w:r>
      <w:r w:rsidRPr="000B6C9E">
        <w:rPr>
          <w:rFonts w:ascii="TimesNewRoman" w:hAnsi="TimesNewRoman" w:cs="TimesNewRoman"/>
          <w:color w:val="000000"/>
        </w:rPr>
        <w:t>.</w:t>
      </w:r>
      <w:r>
        <w:rPr>
          <w:rFonts w:ascii="TimesNewRoman" w:hAnsi="TimesNewRoman" w:cs="TimesNewRoman"/>
          <w:color w:val="000000"/>
        </w:rPr>
        <w:t xml:space="preserve"> </w:t>
      </w:r>
      <w:r w:rsidRPr="000B6C9E">
        <w:rPr>
          <w:rFonts w:ascii="TimesNewRoman" w:hAnsi="TimesNewRoman" w:cs="TimesNewRoman"/>
          <w:color w:val="00B0F0"/>
        </w:rPr>
        <w:t>(Incluído pela Revisão NBC 3)</w:t>
      </w:r>
    </w:p>
    <w:p w14:paraId="68540C05"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7B5E0A2F"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Data de vigência</w:t>
      </w:r>
    </w:p>
    <w:p w14:paraId="61B99C4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8ACCBD3"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9.</w:t>
      </w:r>
      <w:r>
        <w:rPr>
          <w:rFonts w:ascii="TimesNewRoman" w:hAnsi="TimesNewRoman" w:cs="TimesNewRoman"/>
          <w:color w:val="000000"/>
        </w:rPr>
        <w:t xml:space="preserve"> 10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Esta Norma é aplicável para auditoria de demonstrações contábeis dos períodos que se iniciem em ou após 1º de janeiro de 2010.</w:t>
      </w:r>
    </w:p>
    <w:p w14:paraId="08141F7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706F7F6"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sz w:val="28"/>
          <w:szCs w:val="28"/>
        </w:rPr>
      </w:pPr>
      <w:r w:rsidRPr="00367CB9">
        <w:rPr>
          <w:rFonts w:ascii="TimesNewRoman" w:hAnsi="TimesNewRoman" w:cs="TimesNewRoman"/>
          <w:b/>
          <w:color w:val="000000"/>
          <w:sz w:val="28"/>
          <w:szCs w:val="28"/>
        </w:rPr>
        <w:t>Objetivo</w:t>
      </w:r>
    </w:p>
    <w:p w14:paraId="31635DE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C162FF9"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0B6C9E">
        <w:rPr>
          <w:rFonts w:ascii="TimesNewRoman" w:hAnsi="TimesNewRoman" w:cs="TimesNewRoman"/>
          <w:strike/>
          <w:color w:val="000000"/>
        </w:rPr>
        <w:t>10.</w:t>
      </w:r>
      <w:r>
        <w:rPr>
          <w:rFonts w:ascii="TimesNewRoman" w:hAnsi="TimesNewRoman" w:cs="TimesNewRoman"/>
          <w:color w:val="000000"/>
        </w:rPr>
        <w:t xml:space="preserve"> 11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Os objetivos do auditor são:</w:t>
      </w:r>
    </w:p>
    <w:p w14:paraId="0A3B411F"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r>
      <w:r w:rsidRPr="009F0415">
        <w:rPr>
          <w:rFonts w:ascii="TimesNewRoman" w:hAnsi="TimesNewRoman" w:cs="TimesNewRoman"/>
          <w:color w:val="000000"/>
          <w:highlight w:val="yellow"/>
        </w:rPr>
        <w:t>identificar e avaliar os riscos de distorção</w:t>
      </w:r>
      <w:r>
        <w:rPr>
          <w:rFonts w:ascii="TimesNewRoman" w:hAnsi="TimesNewRoman" w:cs="TimesNewRoman"/>
          <w:color w:val="000000"/>
        </w:rPr>
        <w:t xml:space="preserve"> relevante nas demonstrações contábeis decorrente de fraude;</w:t>
      </w:r>
    </w:p>
    <w:p w14:paraId="1E3DF7B0"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r>
      <w:r w:rsidRPr="009F0415">
        <w:rPr>
          <w:rFonts w:ascii="TimesNewRoman" w:hAnsi="TimesNewRoman" w:cs="TimesNewRoman"/>
          <w:color w:val="000000"/>
          <w:highlight w:val="yellow"/>
        </w:rPr>
        <w:t>obter evidências de auditoria suficientes e apropriadas</w:t>
      </w:r>
      <w:r>
        <w:rPr>
          <w:rFonts w:ascii="TimesNewRoman" w:hAnsi="TimesNewRoman" w:cs="TimesNewRoman"/>
          <w:color w:val="000000"/>
        </w:rPr>
        <w:t xml:space="preserve"> sobre os </w:t>
      </w:r>
      <w:r w:rsidRPr="009F0415">
        <w:rPr>
          <w:rFonts w:ascii="TimesNewRoman" w:hAnsi="TimesNewRoman" w:cs="TimesNewRoman"/>
          <w:color w:val="000000"/>
          <w:highlight w:val="yellow"/>
        </w:rPr>
        <w:t>riscos</w:t>
      </w:r>
      <w:r>
        <w:rPr>
          <w:rFonts w:ascii="TimesNewRoman" w:hAnsi="TimesNewRoman" w:cs="TimesNewRoman"/>
          <w:color w:val="000000"/>
        </w:rPr>
        <w:t xml:space="preserve"> identificados de distorção relevante decorrente de fraude, por meio da definição e implantação de respostas apropriadas; e</w:t>
      </w:r>
    </w:p>
    <w:p w14:paraId="4A53E1F8" w14:textId="77777777" w:rsidR="002A6EFF"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(c) </w:t>
      </w:r>
      <w:r>
        <w:rPr>
          <w:rFonts w:ascii="TimesNewRoman" w:hAnsi="TimesNewRoman" w:cs="TimesNewRoman"/>
          <w:color w:val="000000"/>
        </w:rPr>
        <w:tab/>
      </w:r>
      <w:r w:rsidRPr="009F0415">
        <w:rPr>
          <w:rFonts w:ascii="TimesNewRoman" w:hAnsi="TimesNewRoman" w:cs="TimesNewRoman"/>
          <w:color w:val="000000"/>
          <w:highlight w:val="yellow"/>
        </w:rPr>
        <w:t xml:space="preserve">responder </w:t>
      </w:r>
      <w:r>
        <w:rPr>
          <w:rFonts w:ascii="TimesNewRoman" w:hAnsi="TimesNewRoman" w:cs="TimesNewRoman"/>
          <w:color w:val="000000"/>
        </w:rPr>
        <w:t xml:space="preserve">adequadamente face à fraude ou à suspeita de fraudes </w:t>
      </w:r>
      <w:r w:rsidRPr="009F0415">
        <w:rPr>
          <w:rFonts w:ascii="TimesNewRoman" w:hAnsi="TimesNewRoman" w:cs="TimesNewRoman"/>
          <w:color w:val="000000"/>
          <w:highlight w:val="yellow"/>
        </w:rPr>
        <w:t xml:space="preserve">identificada </w:t>
      </w:r>
      <w:r>
        <w:rPr>
          <w:rFonts w:ascii="TimesNewRoman" w:hAnsi="TimesNewRoman" w:cs="TimesNewRoman"/>
          <w:color w:val="000000"/>
        </w:rPr>
        <w:t>durante a auditoria.</w:t>
      </w:r>
    </w:p>
    <w:p w14:paraId="0F10C86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1E5D591"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sz w:val="28"/>
          <w:szCs w:val="28"/>
        </w:rPr>
      </w:pPr>
      <w:r w:rsidRPr="00367CB9">
        <w:rPr>
          <w:rFonts w:ascii="TimesNewRoman" w:hAnsi="TimesNewRoman" w:cs="TimesNewRoman"/>
          <w:b/>
          <w:color w:val="000000"/>
          <w:sz w:val="28"/>
          <w:szCs w:val="28"/>
        </w:rPr>
        <w:t>Definições</w:t>
      </w:r>
    </w:p>
    <w:p w14:paraId="393ED89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B080C8C"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0B6C9E">
        <w:rPr>
          <w:rFonts w:ascii="TimesNewRoman" w:hAnsi="TimesNewRoman" w:cs="TimesNewRoman"/>
          <w:strike/>
          <w:color w:val="000000"/>
        </w:rPr>
        <w:t>11.</w:t>
      </w:r>
      <w:r>
        <w:rPr>
          <w:rFonts w:ascii="TimesNewRoman" w:hAnsi="TimesNewRoman" w:cs="TimesNewRoman"/>
          <w:color w:val="000000"/>
        </w:rPr>
        <w:t xml:space="preserve"> 12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Para efeito desta Norma, os termos abaixo têm os seguintes significados:</w:t>
      </w:r>
    </w:p>
    <w:p w14:paraId="3ED61BB8"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r>
      <w:r w:rsidRPr="00D5781E">
        <w:rPr>
          <w:rFonts w:ascii="TimesNewRoman" w:hAnsi="TimesNewRoman" w:cs="TimesNewRoman"/>
          <w:b/>
          <w:color w:val="000000"/>
        </w:rPr>
        <w:t xml:space="preserve">Fraude </w:t>
      </w:r>
      <w:r>
        <w:rPr>
          <w:rFonts w:ascii="TimesNewRoman" w:hAnsi="TimesNewRoman" w:cs="TimesNewRoman"/>
          <w:color w:val="000000"/>
        </w:rPr>
        <w:t xml:space="preserve">é o ato </w:t>
      </w:r>
      <w:r w:rsidRPr="009F0415">
        <w:rPr>
          <w:rFonts w:ascii="TimesNewRoman" w:hAnsi="TimesNewRoman" w:cs="TimesNewRoman"/>
          <w:color w:val="000000"/>
          <w:highlight w:val="yellow"/>
        </w:rPr>
        <w:t>intencional</w:t>
      </w:r>
      <w:r>
        <w:rPr>
          <w:rFonts w:ascii="TimesNewRoman" w:hAnsi="TimesNewRoman" w:cs="TimesNewRoman"/>
          <w:color w:val="000000"/>
        </w:rPr>
        <w:t xml:space="preserve"> de um ou mais indivíduos da administração, dos responsáveis pela governança, empregados ou terceiros, que envolva </w:t>
      </w:r>
      <w:r w:rsidRPr="009F0415">
        <w:rPr>
          <w:rFonts w:ascii="TimesNewRoman" w:hAnsi="TimesNewRoman" w:cs="TimesNewRoman"/>
          <w:color w:val="000000"/>
          <w:highlight w:val="yellow"/>
        </w:rPr>
        <w:t>dolo</w:t>
      </w:r>
      <w:r>
        <w:rPr>
          <w:rFonts w:ascii="TimesNewRoman" w:hAnsi="TimesNewRoman" w:cs="TimesNewRoman"/>
          <w:color w:val="000000"/>
        </w:rPr>
        <w:t xml:space="preserve"> para obtenção de vantagem injusta ou ilegal.</w:t>
      </w:r>
    </w:p>
    <w:p w14:paraId="36F238E9" w14:textId="77777777" w:rsidR="002A6EFF"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r>
      <w:r w:rsidRPr="00D5781E">
        <w:rPr>
          <w:rFonts w:ascii="TimesNewRoman" w:hAnsi="TimesNewRoman" w:cs="TimesNewRoman"/>
          <w:b/>
          <w:color w:val="000000"/>
        </w:rPr>
        <w:t xml:space="preserve">Fatores de </w:t>
      </w:r>
      <w:r w:rsidRPr="009F0415">
        <w:rPr>
          <w:rFonts w:ascii="TimesNewRoman" w:hAnsi="TimesNewRoman" w:cs="TimesNewRoman"/>
          <w:b/>
          <w:color w:val="000000"/>
          <w:highlight w:val="yellow"/>
        </w:rPr>
        <w:t>risco</w:t>
      </w:r>
      <w:r w:rsidRPr="00D5781E">
        <w:rPr>
          <w:rFonts w:ascii="TimesNewRoman" w:hAnsi="TimesNewRoman" w:cs="TimesNewRoman"/>
          <w:b/>
          <w:color w:val="000000"/>
        </w:rPr>
        <w:t xml:space="preserve"> de fraude</w:t>
      </w:r>
      <w:r>
        <w:rPr>
          <w:rFonts w:ascii="TimesNewRoman" w:hAnsi="TimesNewRoman" w:cs="TimesNewRoman"/>
          <w:color w:val="000000"/>
        </w:rPr>
        <w:t xml:space="preserve"> são eventos ou condições que indiquem incentivo ou pressão para que a fraude seja perpetrada ou ofereçam oportunidade para que ela ocorra.</w:t>
      </w:r>
    </w:p>
    <w:p w14:paraId="057E1F09"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2794E52"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sz w:val="28"/>
          <w:szCs w:val="28"/>
        </w:rPr>
      </w:pPr>
      <w:r w:rsidRPr="00367CB9">
        <w:rPr>
          <w:rFonts w:ascii="TimesNewRoman" w:hAnsi="TimesNewRoman" w:cs="TimesNewRoman"/>
          <w:b/>
          <w:color w:val="000000"/>
          <w:sz w:val="28"/>
          <w:szCs w:val="28"/>
        </w:rPr>
        <w:t>Requisitos</w:t>
      </w:r>
    </w:p>
    <w:p w14:paraId="12BE8685"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23B50EB"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Ceticismo profissional</w:t>
      </w:r>
    </w:p>
    <w:p w14:paraId="289C0E7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5E446A0"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12.</w:t>
      </w:r>
      <w:r>
        <w:rPr>
          <w:rFonts w:ascii="TimesNewRoman" w:hAnsi="TimesNewRoman" w:cs="TimesNewRoman"/>
          <w:color w:val="000000"/>
        </w:rPr>
        <w:t xml:space="preserve"> 13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Nos termos da </w:t>
      </w:r>
      <w:r w:rsidRPr="009F0415">
        <w:rPr>
          <w:rFonts w:ascii="TimesNewRoman" w:hAnsi="TimesNewRoman" w:cs="TimesNewRoman"/>
          <w:color w:val="000000"/>
          <w:highlight w:val="yellow"/>
        </w:rPr>
        <w:t xml:space="preserve">NBC TA 200, item </w:t>
      </w:r>
      <w:commentRangeStart w:id="52"/>
      <w:r w:rsidRPr="009F0415">
        <w:rPr>
          <w:rFonts w:ascii="TimesNewRoman" w:hAnsi="TimesNewRoman" w:cs="TimesNewRoman"/>
          <w:color w:val="000000"/>
          <w:highlight w:val="yellow"/>
        </w:rPr>
        <w:t>15</w:t>
      </w:r>
      <w:commentRangeEnd w:id="52"/>
      <w:r>
        <w:rPr>
          <w:rStyle w:val="Refdecomentrio"/>
        </w:rPr>
        <w:commentReference w:id="52"/>
      </w:r>
      <w:r>
        <w:rPr>
          <w:rFonts w:ascii="TimesNewRoman" w:hAnsi="TimesNewRoman" w:cs="TimesNewRoman"/>
          <w:color w:val="000000"/>
        </w:rPr>
        <w:t xml:space="preserve">, o auditor deve manter postura de ceticismo profissional durante a auditoria, </w:t>
      </w:r>
      <w:r w:rsidRPr="009F0415">
        <w:rPr>
          <w:rFonts w:ascii="TimesNewRoman" w:hAnsi="TimesNewRoman" w:cs="TimesNewRoman"/>
          <w:color w:val="000000"/>
          <w:highlight w:val="yellow"/>
        </w:rPr>
        <w:t>reconhecendo a possibilidade de existir distorção relevante decorrente de fraude</w:t>
      </w:r>
      <w:r>
        <w:rPr>
          <w:rFonts w:ascii="TimesNewRoman" w:hAnsi="TimesNewRoman" w:cs="TimesNewRoman"/>
          <w:color w:val="000000"/>
        </w:rPr>
        <w:t xml:space="preserve">, não obstante a experiência passada do auditor em relação à honestidade e integridade da administração e dos responsáveis pela governança da entidade </w:t>
      </w:r>
      <w:r w:rsidRPr="00F02027">
        <w:rPr>
          <w:rFonts w:ascii="TimesNewRoman" w:hAnsi="TimesNewRoman" w:cs="TimesNewRoman"/>
          <w:color w:val="000000"/>
        </w:rPr>
        <w:t>(ver itens A7 a A8).</w:t>
      </w:r>
    </w:p>
    <w:p w14:paraId="2176159C"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4A27BEF7"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13.</w:t>
      </w:r>
      <w:r w:rsidRPr="000B6C9E">
        <w:rPr>
          <w:rFonts w:ascii="TimesNewRoman" w:hAnsi="TimesNewRoman" w:cs="TimesNewRoman"/>
          <w:color w:val="000000"/>
        </w:rPr>
        <w:t>14</w:t>
      </w:r>
      <w:r>
        <w:rPr>
          <w:rFonts w:ascii="TimesNewRoman" w:hAnsi="TimesNewRoman" w:cs="TimesNewRoman"/>
          <w:color w:val="000000"/>
        </w:rPr>
        <w:t xml:space="preserve">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sidRPr="009F0415">
        <w:rPr>
          <w:rFonts w:ascii="TimesNewRoman" w:hAnsi="TimesNewRoman" w:cs="TimesNewRoman"/>
          <w:color w:val="000000"/>
          <w:highlight w:val="yellow"/>
        </w:rPr>
        <w:t>A não ser que existam razões para crer o contrário</w:t>
      </w:r>
      <w:r>
        <w:rPr>
          <w:rFonts w:ascii="TimesNewRoman" w:hAnsi="TimesNewRoman" w:cs="TimesNewRoman"/>
          <w:color w:val="000000"/>
        </w:rPr>
        <w:t xml:space="preserve">, o auditor deve aceitar os registros e os documentos como legítimos. Caso as condições identificadas durante e auditoria levem o auditor a acreditar que um documento pode </w:t>
      </w:r>
      <w:r w:rsidRPr="009F0415">
        <w:rPr>
          <w:rFonts w:ascii="TimesNewRoman" w:hAnsi="TimesNewRoman" w:cs="TimesNewRoman"/>
          <w:color w:val="000000"/>
          <w:highlight w:val="yellow"/>
        </w:rPr>
        <w:t>não ser autêntico</w:t>
      </w:r>
      <w:r>
        <w:rPr>
          <w:rFonts w:ascii="TimesNewRoman" w:hAnsi="TimesNewRoman" w:cs="TimesNewRoman"/>
          <w:color w:val="000000"/>
        </w:rPr>
        <w:t xml:space="preserve"> ou que os termos no documento foram modificados sem que o fato fosse revelado ao auditor, este </w:t>
      </w:r>
      <w:r w:rsidRPr="009F0415">
        <w:rPr>
          <w:rFonts w:ascii="TimesNewRoman" w:hAnsi="TimesNewRoman" w:cs="TimesNewRoman"/>
          <w:color w:val="000000"/>
          <w:highlight w:val="yellow"/>
        </w:rPr>
        <w:t>deve investigar o caso</w:t>
      </w:r>
      <w:r>
        <w:rPr>
          <w:rFonts w:ascii="TimesNewRoman" w:hAnsi="TimesNewRoman" w:cs="TimesNewRoman"/>
          <w:color w:val="000000"/>
        </w:rPr>
        <w:t xml:space="preserve"> </w:t>
      </w:r>
      <w:r w:rsidRPr="00F02027">
        <w:rPr>
          <w:rFonts w:ascii="TimesNewRoman" w:hAnsi="TimesNewRoman" w:cs="TimesNewRoman"/>
          <w:color w:val="000000"/>
        </w:rPr>
        <w:t>(</w:t>
      </w:r>
      <w:commentRangeStart w:id="53"/>
      <w:r w:rsidRPr="00F02027">
        <w:rPr>
          <w:rFonts w:ascii="TimesNewRoman" w:hAnsi="TimesNewRoman" w:cs="TimesNewRoman"/>
          <w:color w:val="000000"/>
        </w:rPr>
        <w:t>ver item A9</w:t>
      </w:r>
      <w:commentRangeEnd w:id="53"/>
      <w:r>
        <w:rPr>
          <w:rStyle w:val="Refdecomentrio"/>
        </w:rPr>
        <w:commentReference w:id="53"/>
      </w:r>
      <w:r w:rsidRPr="00F02027">
        <w:rPr>
          <w:rFonts w:ascii="TimesNewRoman" w:hAnsi="TimesNewRoman" w:cs="TimesNewRoman"/>
          <w:color w:val="000000"/>
        </w:rPr>
        <w:t>).</w:t>
      </w:r>
    </w:p>
    <w:p w14:paraId="71D5D38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3210563"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14.</w:t>
      </w:r>
      <w:r>
        <w:rPr>
          <w:rFonts w:ascii="TimesNewRoman" w:hAnsi="TimesNewRoman" w:cs="TimesNewRoman"/>
          <w:color w:val="000000"/>
        </w:rPr>
        <w:t xml:space="preserve"> 15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Quando as respostas às indagações junto à administração ou aos responsáveis pela governança são </w:t>
      </w:r>
      <w:r w:rsidRPr="009F0415">
        <w:rPr>
          <w:rFonts w:ascii="TimesNewRoman" w:hAnsi="TimesNewRoman" w:cs="TimesNewRoman"/>
          <w:color w:val="000000"/>
          <w:highlight w:val="yellow"/>
        </w:rPr>
        <w:t>inconsistentes</w:t>
      </w:r>
      <w:r>
        <w:rPr>
          <w:rFonts w:ascii="TimesNewRoman" w:hAnsi="TimesNewRoman" w:cs="TimesNewRoman"/>
          <w:color w:val="000000"/>
        </w:rPr>
        <w:t xml:space="preserve">, o auditor deve investigar as </w:t>
      </w:r>
      <w:r w:rsidRPr="009F0415">
        <w:rPr>
          <w:rFonts w:ascii="TimesNewRoman" w:hAnsi="TimesNewRoman" w:cs="TimesNewRoman"/>
          <w:color w:val="000000"/>
          <w:highlight w:val="yellow"/>
        </w:rPr>
        <w:t>inconsistências</w:t>
      </w:r>
      <w:r>
        <w:rPr>
          <w:rFonts w:ascii="TimesNewRoman" w:hAnsi="TimesNewRoman" w:cs="TimesNewRoman"/>
          <w:color w:val="000000"/>
        </w:rPr>
        <w:t>.</w:t>
      </w:r>
    </w:p>
    <w:p w14:paraId="14D87FE8"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0AFB20F"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Discussão entre a equipe de trabalho</w:t>
      </w:r>
    </w:p>
    <w:p w14:paraId="7F4ECDE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D3EED32"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15.</w:t>
      </w:r>
      <w:r>
        <w:rPr>
          <w:rFonts w:ascii="TimesNewRoman" w:hAnsi="TimesNewRoman" w:cs="TimesNewRoman"/>
          <w:color w:val="000000"/>
        </w:rPr>
        <w:t xml:space="preserve"> 16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NBC TA 315 requer a discussão entre os membros da equipe de trabalho e que o s</w:t>
      </w:r>
      <w:r w:rsidRPr="00CF00F5">
        <w:rPr>
          <w:rFonts w:ascii="TimesNewRoman" w:hAnsi="TimesNewRoman" w:cs="TimesNewRoman"/>
          <w:color w:val="000000"/>
        </w:rPr>
        <w:t>ócio</w:t>
      </w:r>
      <w:r>
        <w:rPr>
          <w:rFonts w:ascii="TimesNewRoman" w:hAnsi="TimesNewRoman" w:cs="TimesNewRoman"/>
          <w:color w:val="000000"/>
        </w:rPr>
        <w:t xml:space="preserve"> (ou responsável técnico) do trabalho determine os assuntos que devem ser comunicados aos membros da equipe não envolvidos na discussão. Essa discussão deve enfatizar especialmente como e em que pontos as demonstrações contábeis da entidade são suscetíveis de distorção relevante decorrente de fraude, inclusive como a fraude pode ocorrer. A discussão deve ocorrer deixando de lado a possível convicção dos membros da equipe de trabalho de que a administração e os responsáveis pela governança são honestos e íntegros </w:t>
      </w:r>
      <w:r w:rsidRPr="00F02027">
        <w:rPr>
          <w:rFonts w:ascii="TimesNewRoman" w:hAnsi="TimesNewRoman" w:cs="TimesNewRoman"/>
          <w:color w:val="000000"/>
        </w:rPr>
        <w:t xml:space="preserve">(ver itens A10 </w:t>
      </w:r>
      <w:r>
        <w:rPr>
          <w:rFonts w:ascii="TimesNewRoman" w:hAnsi="TimesNewRoman" w:cs="TimesNewRoman"/>
          <w:color w:val="000000"/>
        </w:rPr>
        <w:t>e</w:t>
      </w:r>
      <w:r w:rsidRPr="00F02027">
        <w:rPr>
          <w:rFonts w:ascii="TimesNewRoman" w:hAnsi="TimesNewRoman" w:cs="TimesNewRoman"/>
          <w:color w:val="000000"/>
        </w:rPr>
        <w:t xml:space="preserve"> A11).</w:t>
      </w:r>
    </w:p>
    <w:p w14:paraId="421E4073"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D9B58D7"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Procedimentos de avaliação de risco e atividades relacionadas</w:t>
      </w:r>
    </w:p>
    <w:p w14:paraId="6BABFA8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FB6353A"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16.</w:t>
      </w:r>
      <w:r>
        <w:rPr>
          <w:rFonts w:ascii="TimesNewRoman" w:hAnsi="TimesNewRoman" w:cs="TimesNewRoman"/>
          <w:color w:val="000000"/>
        </w:rPr>
        <w:t xml:space="preserve"> 17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Ao aplicarem os procedimentos de avaliação de risco e atividades relacionadas para conhecer a entidade e o seu ambiente, inclusive o seu controle interno, requeridos pela NBC TA 315, itens 5 a 24</w:t>
      </w:r>
      <w:r w:rsidRPr="00CF00F5">
        <w:rPr>
          <w:rFonts w:ascii="TimesNewRoman" w:hAnsi="TimesNewRoman" w:cs="TimesNewRoman"/>
          <w:color w:val="000000"/>
        </w:rPr>
        <w:t>,</w:t>
      </w:r>
      <w:r>
        <w:rPr>
          <w:rFonts w:ascii="TimesNewRoman" w:hAnsi="TimesNewRoman" w:cs="TimesNewRoman"/>
          <w:color w:val="000000"/>
        </w:rPr>
        <w:t xml:space="preserve"> o auditor deve aplicar os procedimentos previstos nos itens </w:t>
      </w:r>
      <w:r w:rsidRPr="009F0415">
        <w:rPr>
          <w:rFonts w:ascii="TimesNewRoman" w:hAnsi="TimesNewRoman" w:cs="TimesNewRoman"/>
          <w:color w:val="000000"/>
          <w:highlight w:val="yellow"/>
        </w:rPr>
        <w:t>17 a 24</w:t>
      </w:r>
      <w:r>
        <w:rPr>
          <w:rFonts w:ascii="TimesNewRoman" w:hAnsi="TimesNewRoman" w:cs="TimesNewRoman"/>
          <w:color w:val="000000"/>
        </w:rPr>
        <w:t xml:space="preserve"> para obter as informações a serem usadas na identificação de riscos de distorção relevante decorrente de fraude.</w:t>
      </w:r>
    </w:p>
    <w:p w14:paraId="4C24D06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B5BF38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Administração e outros responsáveis na entidade</w:t>
      </w:r>
    </w:p>
    <w:p w14:paraId="519B7D4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5210B51"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0B6C9E">
        <w:rPr>
          <w:rFonts w:ascii="TimesNewRoman" w:hAnsi="TimesNewRoman" w:cs="TimesNewRoman"/>
          <w:strike/>
          <w:color w:val="000000"/>
        </w:rPr>
        <w:t>17.</w:t>
      </w:r>
      <w:r>
        <w:rPr>
          <w:rFonts w:ascii="TimesNewRoman" w:hAnsi="TimesNewRoman" w:cs="TimesNewRoman"/>
          <w:color w:val="000000"/>
        </w:rPr>
        <w:t xml:space="preserve"> 18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0000"/>
        </w:rPr>
        <w:tab/>
        <w:t>O auditor dever fazer indagações à administração relacionadas com:</w:t>
      </w:r>
    </w:p>
    <w:p w14:paraId="6FBC010F"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r>
      <w:r w:rsidRPr="009F0415">
        <w:rPr>
          <w:rFonts w:ascii="TimesNewRoman" w:hAnsi="TimesNewRoman" w:cs="TimesNewRoman"/>
          <w:color w:val="000000"/>
          <w:highlight w:val="yellow"/>
        </w:rPr>
        <w:t>avaliação pela administração do risco</w:t>
      </w:r>
      <w:r>
        <w:rPr>
          <w:rFonts w:ascii="TimesNewRoman" w:hAnsi="TimesNewRoman" w:cs="TimesNewRoman"/>
          <w:color w:val="000000"/>
        </w:rPr>
        <w:t xml:space="preserve"> de que as demonstrações contábeis contenham distorções relevantes decorrente de fraudes, inclusive a natureza, extensão e freqüência de tais avaliações </w:t>
      </w:r>
      <w:r w:rsidRPr="00F02027">
        <w:rPr>
          <w:rFonts w:ascii="TimesNewRoman" w:hAnsi="TimesNewRoman" w:cs="TimesNewRoman"/>
          <w:color w:val="000000"/>
        </w:rPr>
        <w:t xml:space="preserve">(ver itens A12 </w:t>
      </w:r>
      <w:r>
        <w:rPr>
          <w:rFonts w:ascii="TimesNewRoman" w:hAnsi="TimesNewRoman" w:cs="TimesNewRoman"/>
          <w:color w:val="000000"/>
        </w:rPr>
        <w:t>e</w:t>
      </w:r>
      <w:r w:rsidRPr="00F02027">
        <w:rPr>
          <w:rFonts w:ascii="TimesNewRoman" w:hAnsi="TimesNewRoman" w:cs="TimesNewRoman"/>
          <w:color w:val="000000"/>
        </w:rPr>
        <w:t xml:space="preserve"> A13);</w:t>
      </w:r>
    </w:p>
    <w:p w14:paraId="1A81861A"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t xml:space="preserve">o processo da administração para </w:t>
      </w:r>
      <w:r w:rsidRPr="009F0415">
        <w:rPr>
          <w:rFonts w:ascii="TimesNewRoman" w:hAnsi="TimesNewRoman" w:cs="TimesNewRoman"/>
          <w:color w:val="000000"/>
          <w:highlight w:val="yellow"/>
        </w:rPr>
        <w:t xml:space="preserve">identificar </w:t>
      </w:r>
      <w:r>
        <w:rPr>
          <w:rFonts w:ascii="TimesNewRoman" w:hAnsi="TimesNewRoman" w:cs="TimesNewRoman"/>
          <w:color w:val="000000"/>
        </w:rPr>
        <w:t xml:space="preserve">e </w:t>
      </w:r>
      <w:r w:rsidRPr="009F0415">
        <w:rPr>
          <w:rFonts w:ascii="TimesNewRoman" w:hAnsi="TimesNewRoman" w:cs="TimesNewRoman"/>
          <w:color w:val="000000"/>
          <w:highlight w:val="yellow"/>
        </w:rPr>
        <w:t xml:space="preserve">responder </w:t>
      </w:r>
      <w:r>
        <w:rPr>
          <w:rFonts w:ascii="TimesNewRoman" w:hAnsi="TimesNewRoman" w:cs="TimesNewRoman"/>
          <w:color w:val="000000"/>
        </w:rPr>
        <w:t xml:space="preserve">aos riscos de fraude na entidade, inclusive quaisquer riscos de fraude específicos identificados pela administração ou que foram levados ao seu conhecimento, ou tipos de operações, saldos contábeis ou divulgações para os quais é provável existir risco de fraude </w:t>
      </w:r>
      <w:r w:rsidRPr="00F02027">
        <w:rPr>
          <w:rFonts w:ascii="TimesNewRoman" w:hAnsi="TimesNewRoman" w:cs="TimesNewRoman"/>
          <w:color w:val="000000"/>
        </w:rPr>
        <w:t>(ver item A14);</w:t>
      </w:r>
    </w:p>
    <w:p w14:paraId="76024B6A"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(c) </w:t>
      </w:r>
      <w:r>
        <w:rPr>
          <w:rFonts w:ascii="TimesNewRoman" w:hAnsi="TimesNewRoman" w:cs="TimesNewRoman"/>
          <w:color w:val="000000"/>
        </w:rPr>
        <w:tab/>
        <w:t>comunicação da administração, se houver, aos responsáveis pela governança em relação aos processos de identificação e resposta aos riscos de fraude na entidade; e</w:t>
      </w:r>
    </w:p>
    <w:p w14:paraId="511415A5" w14:textId="77777777" w:rsidR="002A6EFF"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(d) </w:t>
      </w:r>
      <w:r>
        <w:rPr>
          <w:rFonts w:ascii="TimesNewRoman" w:hAnsi="TimesNewRoman" w:cs="TimesNewRoman"/>
          <w:color w:val="000000"/>
        </w:rPr>
        <w:tab/>
        <w:t xml:space="preserve">comunicação da administração, se houver, aos empregados em relação às suas </w:t>
      </w:r>
      <w:r w:rsidRPr="009F0415">
        <w:rPr>
          <w:rFonts w:ascii="TimesNewRoman" w:hAnsi="TimesNewRoman" w:cs="TimesNewRoman"/>
          <w:color w:val="000000"/>
          <w:highlight w:val="yellow"/>
        </w:rPr>
        <w:t>visões sobre práticas de negócios e comportamento ético</w:t>
      </w:r>
      <w:r>
        <w:rPr>
          <w:rFonts w:ascii="TimesNewRoman" w:hAnsi="TimesNewRoman" w:cs="TimesNewRoman"/>
          <w:color w:val="000000"/>
        </w:rPr>
        <w:t>.</w:t>
      </w:r>
    </w:p>
    <w:p w14:paraId="0A8F49C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60D8A1E"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18.</w:t>
      </w:r>
      <w:r>
        <w:rPr>
          <w:rFonts w:ascii="TimesNewRoman" w:hAnsi="TimesNewRoman" w:cs="TimesNewRoman"/>
          <w:color w:val="000000"/>
        </w:rPr>
        <w:t xml:space="preserve"> 19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fazer indagações à administração e outros responsáveis da entidade, conforme apropriado, para determinar </w:t>
      </w:r>
      <w:r w:rsidRPr="009F0415">
        <w:rPr>
          <w:rFonts w:ascii="TimesNewRoman" w:hAnsi="TimesNewRoman" w:cs="TimesNewRoman"/>
          <w:color w:val="000000"/>
          <w:highlight w:val="yellow"/>
        </w:rPr>
        <w:t>se eles têm conhecimento de quaisquer casos reais</w:t>
      </w:r>
      <w:r>
        <w:rPr>
          <w:rFonts w:ascii="TimesNewRoman" w:hAnsi="TimesNewRoman" w:cs="TimesNewRoman"/>
          <w:color w:val="000000"/>
        </w:rPr>
        <w:t xml:space="preserve">, </w:t>
      </w:r>
      <w:r w:rsidRPr="008866A8">
        <w:rPr>
          <w:rFonts w:ascii="TimesNewRoman" w:hAnsi="TimesNewRoman" w:cs="TimesNewRoman"/>
          <w:color w:val="000000"/>
          <w:highlight w:val="yellow"/>
        </w:rPr>
        <w:t>suspeitas ou indícios de fraude</w:t>
      </w:r>
      <w:r>
        <w:rPr>
          <w:rFonts w:ascii="TimesNewRoman" w:hAnsi="TimesNewRoman" w:cs="TimesNewRoman"/>
          <w:color w:val="000000"/>
        </w:rPr>
        <w:t xml:space="preserve">, que afetem a entidade </w:t>
      </w:r>
      <w:r w:rsidRPr="00F02027">
        <w:rPr>
          <w:rFonts w:ascii="TimesNewRoman" w:hAnsi="TimesNewRoman" w:cs="TimesNewRoman"/>
          <w:color w:val="000000"/>
        </w:rPr>
        <w:t>(ver itens A15 a A17).</w:t>
      </w:r>
    </w:p>
    <w:p w14:paraId="4078774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8853C47" w14:textId="77777777" w:rsidR="002A6EFF" w:rsidRPr="00DD5E46"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19.</w:t>
      </w:r>
      <w:r>
        <w:rPr>
          <w:rFonts w:ascii="TimesNewRoman" w:hAnsi="TimesNewRoman" w:cs="TimesNewRoman"/>
          <w:color w:val="000000"/>
        </w:rPr>
        <w:t xml:space="preserve">  20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0000"/>
        </w:rPr>
        <w:tab/>
        <w:t xml:space="preserve">Em relação às entidades que têm uma função de </w:t>
      </w:r>
      <w:r w:rsidRPr="008866A8">
        <w:rPr>
          <w:rFonts w:ascii="TimesNewRoman" w:hAnsi="TimesNewRoman" w:cs="TimesNewRoman"/>
          <w:color w:val="000000"/>
          <w:highlight w:val="yellow"/>
        </w:rPr>
        <w:t>auditoria interna</w:t>
      </w:r>
      <w:r>
        <w:rPr>
          <w:rFonts w:ascii="TimesNewRoman" w:hAnsi="TimesNewRoman" w:cs="TimesNewRoman"/>
          <w:color w:val="000000"/>
        </w:rPr>
        <w:t xml:space="preserve">, o auditor independente deve fazer </w:t>
      </w:r>
      <w:r w:rsidRPr="008866A8">
        <w:rPr>
          <w:rFonts w:ascii="TimesNewRoman" w:hAnsi="TimesNewRoman" w:cs="TimesNewRoman"/>
          <w:color w:val="000000"/>
          <w:highlight w:val="yellow"/>
        </w:rPr>
        <w:t>indagações</w:t>
      </w:r>
      <w:r>
        <w:rPr>
          <w:rFonts w:ascii="TimesNewRoman" w:hAnsi="TimesNewRoman" w:cs="TimesNewRoman"/>
          <w:color w:val="000000"/>
        </w:rPr>
        <w:t xml:space="preserve"> aos seus responsáveis para determinar se eles têm conhecimento de quaisquer casos reais, suspeitas ou indícios de fraude, que afetem a entidade, e obter o ponto de vista deles (auditores internos) sobre os riscos de fraude </w:t>
      </w:r>
      <w:r w:rsidRPr="00F02027">
        <w:rPr>
          <w:rFonts w:ascii="TimesNewRoman" w:hAnsi="TimesNewRoman" w:cs="TimesNewRoman"/>
          <w:color w:val="000000"/>
        </w:rPr>
        <w:t>(ver item A18).</w:t>
      </w:r>
    </w:p>
    <w:p w14:paraId="5A666D4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67BDFF7"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Responsáveis pela governança</w:t>
      </w:r>
    </w:p>
    <w:p w14:paraId="794BDB0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E1E5C47"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20.</w:t>
      </w:r>
      <w:r>
        <w:rPr>
          <w:rFonts w:ascii="TimesNewRoman" w:hAnsi="TimesNewRoman" w:cs="TimesNewRoman"/>
          <w:color w:val="000000"/>
        </w:rPr>
        <w:t xml:space="preserve"> 21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não ser que os responsáveis pela governança estejam envolvidos na administração da entidade</w:t>
      </w:r>
      <w:r w:rsidRPr="004221AD">
        <w:rPr>
          <w:rFonts w:ascii="TimesNewRoman" w:hAnsi="TimesNewRoman" w:cs="TimesNewRoman"/>
          <w:color w:val="000000"/>
        </w:rPr>
        <w:t xml:space="preserve"> (NBC TA 260 </w:t>
      </w:r>
      <w:r>
        <w:rPr>
          <w:color w:val="000000"/>
        </w:rPr>
        <w:t>–</w:t>
      </w:r>
      <w:r w:rsidRPr="004221AD">
        <w:rPr>
          <w:rFonts w:ascii="TimesNewRoman" w:hAnsi="TimesNewRoman" w:cs="TimesNewRoman"/>
          <w:color w:val="000000"/>
        </w:rPr>
        <w:t xml:space="preserve"> Comunicação com os </w:t>
      </w:r>
      <w:r>
        <w:rPr>
          <w:rFonts w:ascii="TimesNewRoman" w:hAnsi="TimesNewRoman" w:cs="TimesNewRoman"/>
          <w:color w:val="000000"/>
        </w:rPr>
        <w:t>R</w:t>
      </w:r>
      <w:r w:rsidRPr="004221AD">
        <w:rPr>
          <w:rFonts w:ascii="TimesNewRoman" w:hAnsi="TimesNewRoman" w:cs="TimesNewRoman"/>
          <w:color w:val="000000"/>
        </w:rPr>
        <w:t xml:space="preserve">esponsáveis pela </w:t>
      </w:r>
      <w:r>
        <w:rPr>
          <w:rFonts w:ascii="TimesNewRoman" w:hAnsi="TimesNewRoman" w:cs="TimesNewRoman"/>
          <w:color w:val="000000"/>
        </w:rPr>
        <w:t>G</w:t>
      </w:r>
      <w:r w:rsidRPr="004221AD">
        <w:rPr>
          <w:rFonts w:ascii="TimesNewRoman" w:hAnsi="TimesNewRoman" w:cs="TimesNewRoman"/>
          <w:color w:val="000000"/>
        </w:rPr>
        <w:t>overnança, item 13),</w:t>
      </w:r>
      <w:r>
        <w:rPr>
          <w:rFonts w:ascii="TimesNewRoman" w:hAnsi="TimesNewRoman" w:cs="TimesNewRoman"/>
          <w:color w:val="000000"/>
        </w:rPr>
        <w:t xml:space="preserve"> o auditor deve obter entendimento de </w:t>
      </w:r>
      <w:r w:rsidRPr="008866A8">
        <w:rPr>
          <w:rFonts w:ascii="TimesNewRoman" w:hAnsi="TimesNewRoman" w:cs="TimesNewRoman"/>
          <w:color w:val="000000"/>
          <w:highlight w:val="yellow"/>
        </w:rPr>
        <w:t>como esses responsáveis fazem a supervisão geral</w:t>
      </w:r>
      <w:r>
        <w:rPr>
          <w:rFonts w:ascii="TimesNewRoman" w:hAnsi="TimesNewRoman" w:cs="TimesNewRoman"/>
          <w:color w:val="000000"/>
        </w:rPr>
        <w:t xml:space="preserve"> dos processos da administração para identificar e responder aos riscos de fraudes na entidade e do controle interno que a administração implantou para mitigar esses riscos </w:t>
      </w:r>
      <w:r w:rsidRPr="00F02027">
        <w:rPr>
          <w:rFonts w:ascii="TimesNewRoman" w:hAnsi="TimesNewRoman" w:cs="TimesNewRoman"/>
          <w:color w:val="000000"/>
        </w:rPr>
        <w:t>(ver itens A19 a A21).</w:t>
      </w:r>
    </w:p>
    <w:p w14:paraId="1DC70D9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8617F85"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21.</w:t>
      </w:r>
      <w:r>
        <w:rPr>
          <w:rFonts w:ascii="TimesNewRoman" w:hAnsi="TimesNewRoman" w:cs="TimesNewRoman"/>
          <w:color w:val="000000"/>
        </w:rPr>
        <w:t xml:space="preserve"> 22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Exceto nos casos em que os responsáveis pela governança estão envolvidos com a administração da entidade, o auditor deve fazer indagações junto aos responsáveis pela governança para determinar se eles têm conhecimento de quaisquer casos reais, suspeitas ou indícios de fraude, que afetem a entidade. Essas indagações servem, em parte, para corroborar as respostas às indagações da administração.</w:t>
      </w:r>
    </w:p>
    <w:p w14:paraId="4F660275"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7792723"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Variação inesperada ou não usual identificada</w:t>
      </w:r>
    </w:p>
    <w:p w14:paraId="1DDF1B05"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31C563A"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22.</w:t>
      </w:r>
      <w:r>
        <w:rPr>
          <w:rFonts w:ascii="TimesNewRoman" w:hAnsi="TimesNewRoman" w:cs="TimesNewRoman"/>
          <w:color w:val="000000"/>
        </w:rPr>
        <w:t xml:space="preserve"> 23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avaliar se </w:t>
      </w:r>
      <w:r w:rsidRPr="008866A8">
        <w:rPr>
          <w:rFonts w:ascii="TimesNewRoman" w:hAnsi="TimesNewRoman" w:cs="TimesNewRoman"/>
          <w:color w:val="000000"/>
          <w:highlight w:val="yellow"/>
        </w:rPr>
        <w:t>variações inesperadas ou não usuais que foram identificadas durante a aplicação dos procedimentos de revisão analítica</w:t>
      </w:r>
      <w:r>
        <w:rPr>
          <w:rFonts w:ascii="TimesNewRoman" w:hAnsi="TimesNewRoman" w:cs="TimesNewRoman"/>
          <w:color w:val="000000"/>
        </w:rPr>
        <w:t>, inclusive aqueles relacionados com as receitas, podem indicar riscos de distorção relevante decorrente de fraude.</w:t>
      </w:r>
    </w:p>
    <w:p w14:paraId="4124A68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614FFA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Outras informações</w:t>
      </w:r>
    </w:p>
    <w:p w14:paraId="5EA17500"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3126314" w14:textId="77777777" w:rsidR="002A6EFF" w:rsidRPr="00F84313"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23.</w:t>
      </w:r>
      <w:r>
        <w:rPr>
          <w:rFonts w:ascii="TimesNewRoman" w:hAnsi="TimesNewRoman" w:cs="TimesNewRoman"/>
          <w:color w:val="000000"/>
        </w:rPr>
        <w:t xml:space="preserve"> 24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considerar se outras informações por ele obtidas indicam riscos de distorção relevante decorrente de fraude </w:t>
      </w:r>
      <w:r w:rsidRPr="00F02027">
        <w:rPr>
          <w:rFonts w:ascii="TimesNewRoman" w:hAnsi="TimesNewRoman" w:cs="TimesNewRoman"/>
          <w:color w:val="000000"/>
        </w:rPr>
        <w:t>(ver item A22).</w:t>
      </w:r>
    </w:p>
    <w:p w14:paraId="236FED8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7F91AA8"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 xml:space="preserve">Avaliação de fatores de risco de fraude </w:t>
      </w:r>
    </w:p>
    <w:p w14:paraId="4A80701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C5983D1"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24.</w:t>
      </w:r>
      <w:r>
        <w:rPr>
          <w:rFonts w:ascii="TimesNewRoman" w:hAnsi="TimesNewRoman" w:cs="TimesNewRoman"/>
          <w:color w:val="000000"/>
        </w:rPr>
        <w:t xml:space="preserve">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avaliar se as informações obtidas com outros procedimentos de avaliação de risco e atividades relacionadas realizadas indicam a presença de um ou mais fatores de risco de fraude. Embora os fatores de risco de fraude não indiquem necessariamente a sua efetiva existência, eles muitas vezes estão presentes em ocorrências de fraude e, portanto, podem indicar riscos de distorção relevante decorrente de fraude </w:t>
      </w:r>
      <w:r w:rsidRPr="00F02027">
        <w:rPr>
          <w:rFonts w:ascii="TimesNewRoman" w:hAnsi="TimesNewRoman" w:cs="TimesNewRoman"/>
          <w:color w:val="000000"/>
        </w:rPr>
        <w:t>(ver itens A23 a A27).</w:t>
      </w:r>
    </w:p>
    <w:p w14:paraId="5122B1C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B0A283C"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Identificação e avaliação dos riscos de distorção relevante decorrente de fraude</w:t>
      </w:r>
    </w:p>
    <w:p w14:paraId="0FB6479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EE50B66"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25.</w:t>
      </w:r>
      <w:r>
        <w:rPr>
          <w:rFonts w:ascii="TimesNewRoman" w:hAnsi="TimesNewRoman" w:cs="TimesNewRoman"/>
          <w:color w:val="000000"/>
        </w:rPr>
        <w:t xml:space="preserve"> 26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Nos termos da NBC TA 315, o auditor deve identificar e avaliar os riscos de distorção relevante decorrente de fraude no nível das demonstrações contábeis e no nível das afirmações por tipo de operação, saldo contábil e divulgação.</w:t>
      </w:r>
    </w:p>
    <w:p w14:paraId="13F333F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41CE0B1"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26.</w:t>
      </w:r>
      <w:r>
        <w:rPr>
          <w:rFonts w:ascii="TimesNewRoman" w:hAnsi="TimesNewRoman" w:cs="TimesNewRoman"/>
          <w:color w:val="000000"/>
        </w:rPr>
        <w:t xml:space="preserve"> 27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Na identificação e avaliação dos riscos de distorção relevante decorrente de fraude, o auditor deve, com base na </w:t>
      </w:r>
      <w:r w:rsidRPr="008866A8">
        <w:rPr>
          <w:rFonts w:ascii="TimesNewRoman" w:hAnsi="TimesNewRoman" w:cs="TimesNewRoman"/>
          <w:color w:val="000000"/>
          <w:highlight w:val="yellow"/>
        </w:rPr>
        <w:t>presunção de que há riscos de fraude no reconhecimento de receitas, avaliar que tipos de receita, operações ou afirmações de receita geram esses riscos</w:t>
      </w:r>
      <w:r>
        <w:rPr>
          <w:rFonts w:ascii="TimesNewRoman" w:hAnsi="TimesNewRoman" w:cs="TimesNewRoman"/>
          <w:color w:val="000000"/>
        </w:rPr>
        <w:t xml:space="preserve">. O item 47 especifica a documentação requerida no caso em que o auditor conclui que a presunção não é aplicável nas circunstâncias do trabalho e, portanto, não identifica o reconhecimento de receitas como um risco de distorção relevante decorrente de fraude </w:t>
      </w:r>
      <w:r w:rsidRPr="00F02027">
        <w:rPr>
          <w:rFonts w:ascii="TimesNewRoman" w:hAnsi="TimesNewRoman" w:cs="TimesNewRoman"/>
          <w:color w:val="000000"/>
        </w:rPr>
        <w:t>(ver itens A28 a A30).</w:t>
      </w:r>
    </w:p>
    <w:p w14:paraId="12E4EA5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2FE4E16"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B6C9E">
        <w:rPr>
          <w:rFonts w:ascii="TimesNewRoman" w:hAnsi="TimesNewRoman" w:cs="TimesNewRoman"/>
          <w:strike/>
          <w:color w:val="000000"/>
        </w:rPr>
        <w:t>27.</w:t>
      </w:r>
      <w:r>
        <w:rPr>
          <w:rFonts w:ascii="TimesNewRoman" w:hAnsi="TimesNewRoman" w:cs="TimesNewRoman"/>
          <w:color w:val="000000"/>
        </w:rPr>
        <w:t xml:space="preserve">  28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tratar os riscos de distorção relevantes decorrentes de fraude avaliados como riscos significativos e, por conseguinte, na medida em que ainda não tenha sido feito, o auditor deve obter entendimento dos respectivos controles da entidade, inclusive atividades de controle, que são relevantes para tais riscos </w:t>
      </w:r>
      <w:r w:rsidRPr="00F02027">
        <w:rPr>
          <w:rFonts w:ascii="TimesNewRoman" w:hAnsi="TimesNewRoman" w:cs="TimesNewRoman"/>
          <w:color w:val="000000"/>
        </w:rPr>
        <w:t xml:space="preserve">(ver itens A31 </w:t>
      </w:r>
      <w:r>
        <w:rPr>
          <w:rFonts w:ascii="TimesNewRoman" w:hAnsi="TimesNewRoman" w:cs="TimesNewRoman"/>
          <w:color w:val="000000"/>
        </w:rPr>
        <w:t>e</w:t>
      </w:r>
      <w:r w:rsidRPr="00F02027">
        <w:rPr>
          <w:rFonts w:ascii="TimesNewRoman" w:hAnsi="TimesNewRoman" w:cs="TimesNewRoman"/>
          <w:color w:val="000000"/>
        </w:rPr>
        <w:t xml:space="preserve"> A32).</w:t>
      </w:r>
    </w:p>
    <w:p w14:paraId="21069D5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5CE5265"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Respostas aos riscos avaliados de distorção relevante decorrente de fraude</w:t>
      </w:r>
    </w:p>
    <w:p w14:paraId="273BACFB"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767ED2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Respostas globais</w:t>
      </w:r>
    </w:p>
    <w:p w14:paraId="2902C8F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AE3871C" w14:textId="77777777" w:rsidR="002A6EFF" w:rsidRPr="00A7464D"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28.</w:t>
      </w:r>
      <w:r>
        <w:rPr>
          <w:rFonts w:ascii="TimesNewRoman" w:hAnsi="TimesNewRoman" w:cs="TimesNewRoman"/>
          <w:color w:val="000000"/>
        </w:rPr>
        <w:t xml:space="preserve">  29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0000"/>
        </w:rPr>
        <w:tab/>
        <w:t xml:space="preserve">Nos termos da NBC TA 330, o auditor deve determinar respostas globais para tratar os riscos avaliados de distorção relevante decorrente de fraude nas demonstrações contábeis </w:t>
      </w:r>
      <w:r w:rsidRPr="00F02027">
        <w:rPr>
          <w:rFonts w:ascii="TimesNewRoman" w:hAnsi="TimesNewRoman" w:cs="TimesNewRoman"/>
          <w:color w:val="000000"/>
        </w:rPr>
        <w:t>(ver item A33).</w:t>
      </w:r>
    </w:p>
    <w:p w14:paraId="35C33AE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DB781F8"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35CA">
        <w:rPr>
          <w:rFonts w:ascii="TimesNewRoman" w:hAnsi="TimesNewRoman" w:cs="TimesNewRoman"/>
          <w:strike/>
          <w:color w:val="000000"/>
        </w:rPr>
        <w:t>29.</w:t>
      </w:r>
      <w:r>
        <w:rPr>
          <w:rFonts w:ascii="TimesNewRoman" w:hAnsi="TimesNewRoman" w:cs="TimesNewRoman"/>
          <w:color w:val="000000"/>
        </w:rPr>
        <w:t xml:space="preserve">  30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Ao determinar respostas globais para enfrentar os riscos avaliados de distorção relevante nas demonstrações contábeis, o auditor deve:</w:t>
      </w:r>
    </w:p>
    <w:p w14:paraId="2401B69A"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t xml:space="preserve">alocar e supervisionar o pessoal, levando em conta o </w:t>
      </w:r>
      <w:r w:rsidRPr="00507E2F">
        <w:rPr>
          <w:rFonts w:ascii="TimesNewRoman" w:hAnsi="TimesNewRoman" w:cs="TimesNewRoman"/>
          <w:color w:val="000000"/>
          <w:highlight w:val="yellow"/>
        </w:rPr>
        <w:t>conhecimento, a aptidão e a capacidade</w:t>
      </w:r>
      <w:r>
        <w:rPr>
          <w:rFonts w:ascii="TimesNewRoman" w:hAnsi="TimesNewRoman" w:cs="TimesNewRoman"/>
          <w:color w:val="000000"/>
        </w:rPr>
        <w:t xml:space="preserve"> dos indivíduos que assumirão responsabilidades significativas pelo trabalho, e avaliar os riscos de distorção relevante decorrente de fraude</w:t>
      </w:r>
      <w:r w:rsidRPr="006C6149">
        <w:rPr>
          <w:rFonts w:ascii="TimesNewRoman" w:hAnsi="TimesNewRoman" w:cs="TimesNewRoman"/>
          <w:color w:val="000000"/>
        </w:rPr>
        <w:t xml:space="preserve"> </w:t>
      </w:r>
      <w:r w:rsidRPr="00F02027">
        <w:rPr>
          <w:rFonts w:ascii="TimesNewRoman" w:hAnsi="TimesNewRoman" w:cs="TimesNewRoman"/>
          <w:color w:val="000000"/>
        </w:rPr>
        <w:t>(ver itens A34 e A35);</w:t>
      </w:r>
    </w:p>
    <w:p w14:paraId="70C6EB90"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r>
      <w:r w:rsidRPr="00507E2F">
        <w:rPr>
          <w:rFonts w:ascii="TimesNewRoman" w:hAnsi="TimesNewRoman" w:cs="TimesNewRoman"/>
          <w:color w:val="000000"/>
          <w:highlight w:val="yellow"/>
        </w:rPr>
        <w:t>avaliar se a seleção e a aplicação de políticas contábeis pela entidade</w:t>
      </w:r>
      <w:r>
        <w:rPr>
          <w:rFonts w:ascii="TimesNewRoman" w:hAnsi="TimesNewRoman" w:cs="TimesNewRoman"/>
          <w:color w:val="000000"/>
        </w:rPr>
        <w:t>, em especial as relacionadas com medições subjetivas e transações complexas, podem ser indicadores de informação financeira fraudulenta decorrente de tentativa da administração de manipular os resultados; e</w:t>
      </w:r>
    </w:p>
    <w:p w14:paraId="1A47E74E" w14:textId="77777777" w:rsidR="002A6EFF" w:rsidRPr="00C117BD"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(c) </w:t>
      </w:r>
      <w:r>
        <w:rPr>
          <w:rFonts w:ascii="TimesNewRoman" w:hAnsi="TimesNewRoman" w:cs="TimesNewRoman"/>
          <w:color w:val="000000"/>
        </w:rPr>
        <w:tab/>
        <w:t xml:space="preserve">incorporar elemento de </w:t>
      </w:r>
      <w:r w:rsidRPr="00507E2F">
        <w:rPr>
          <w:rFonts w:ascii="TimesNewRoman" w:hAnsi="TimesNewRoman" w:cs="TimesNewRoman"/>
          <w:color w:val="000000"/>
          <w:highlight w:val="yellow"/>
        </w:rPr>
        <w:t>imprevisibilidade</w:t>
      </w:r>
      <w:r>
        <w:rPr>
          <w:rFonts w:ascii="TimesNewRoman" w:hAnsi="TimesNewRoman" w:cs="TimesNewRoman"/>
          <w:color w:val="000000"/>
        </w:rPr>
        <w:t xml:space="preserve"> na seleção da natureza, época e extensão dos </w:t>
      </w:r>
      <w:r w:rsidRPr="00507E2F">
        <w:rPr>
          <w:rFonts w:ascii="TimesNewRoman" w:hAnsi="TimesNewRoman" w:cs="TimesNewRoman"/>
          <w:color w:val="000000"/>
          <w:highlight w:val="yellow"/>
        </w:rPr>
        <w:t>procedimentos de auditoria</w:t>
      </w:r>
      <w:r>
        <w:rPr>
          <w:rFonts w:ascii="TimesNewRoman" w:hAnsi="TimesNewRoman" w:cs="TimesNewRoman"/>
          <w:color w:val="000000"/>
        </w:rPr>
        <w:t xml:space="preserve"> </w:t>
      </w:r>
      <w:r w:rsidRPr="00F02027">
        <w:rPr>
          <w:rFonts w:ascii="TimesNewRoman" w:hAnsi="TimesNewRoman" w:cs="TimesNewRoman"/>
          <w:color w:val="000000"/>
        </w:rPr>
        <w:t>(ver item A36).</w:t>
      </w:r>
    </w:p>
    <w:p w14:paraId="538155B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23C1C757"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 xml:space="preserve">Procedimentos de auditoria em respostas aos riscos identificados de distorção relevante decorrente de fraude no </w:t>
      </w:r>
      <w:r w:rsidRPr="00507E2F">
        <w:rPr>
          <w:rFonts w:ascii="TimesNewRoman" w:hAnsi="TimesNewRoman" w:cs="TimesNewRoman"/>
          <w:color w:val="000000"/>
          <w:highlight w:val="yellow"/>
        </w:rPr>
        <w:t>nível das afirmações</w:t>
      </w:r>
    </w:p>
    <w:p w14:paraId="5C090C20"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2231851"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30.</w:t>
      </w:r>
      <w:r>
        <w:rPr>
          <w:rFonts w:ascii="TimesNewRoman" w:hAnsi="TimesNewRoman" w:cs="TimesNewRoman"/>
          <w:color w:val="000000"/>
        </w:rPr>
        <w:t xml:space="preserve"> 31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Nos termos da </w:t>
      </w:r>
      <w:r w:rsidRPr="00507E2F">
        <w:rPr>
          <w:rFonts w:ascii="TimesNewRoman" w:hAnsi="TimesNewRoman" w:cs="TimesNewRoman"/>
          <w:color w:val="000000"/>
          <w:highlight w:val="yellow"/>
        </w:rPr>
        <w:t>NBC TA 330</w:t>
      </w:r>
      <w:r>
        <w:rPr>
          <w:rFonts w:ascii="TimesNewRoman" w:hAnsi="TimesNewRoman" w:cs="TimesNewRoman"/>
          <w:color w:val="000000"/>
        </w:rPr>
        <w:t xml:space="preserve">, o auditor deve desenhar e aplicar procedimentos adicionais de auditoria, cuja natureza, época e extensão respondam melhor aos riscos identificados de distorção relevante </w:t>
      </w:r>
      <w:r w:rsidRPr="00507E2F">
        <w:rPr>
          <w:rFonts w:ascii="TimesNewRoman" w:hAnsi="TimesNewRoman" w:cs="TimesNewRoman"/>
          <w:color w:val="000000"/>
          <w:highlight w:val="yellow"/>
        </w:rPr>
        <w:t>decorrente de fraude</w:t>
      </w:r>
      <w:r>
        <w:rPr>
          <w:rFonts w:ascii="TimesNewRoman" w:hAnsi="TimesNewRoman" w:cs="TimesNewRoman"/>
          <w:color w:val="000000"/>
        </w:rPr>
        <w:t xml:space="preserve"> no nível das afirmações </w:t>
      </w:r>
      <w:r w:rsidRPr="00F02027">
        <w:rPr>
          <w:rFonts w:ascii="TimesNewRoman" w:hAnsi="TimesNewRoman" w:cs="TimesNewRoman"/>
          <w:color w:val="000000"/>
        </w:rPr>
        <w:t>(ver itens A37 a A40).</w:t>
      </w:r>
    </w:p>
    <w:p w14:paraId="7768BC7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812B6F7"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Procedimentos de auditoria em resposta aos riscos relacionados com controles burlados pela administração</w:t>
      </w:r>
    </w:p>
    <w:p w14:paraId="5101C8E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C85B922"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31.</w:t>
      </w:r>
      <w:r>
        <w:rPr>
          <w:rFonts w:ascii="TimesNewRoman" w:hAnsi="TimesNewRoman" w:cs="TimesNewRoman"/>
          <w:color w:val="000000"/>
        </w:rPr>
        <w:t xml:space="preserve"> 32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administração está em posição privilegiada para perpetrar fraudes em função de sua capacidade para manipular registros contábeis e elaborar demonstrações contábeis fraudulentas, burlando controles que sob outros aspectos parecem funcionar de forma efetiva. Embora o nível do risco de burlar controles pela administração varie de entidade para entidade, o risco, não obstante, está presente em todas as entidades. Como tal burla pode ocorrer de maneira imprevisível, ela é um risco de distorção relevante decorrente de fraude e, portanto, um risco significativo.</w:t>
      </w:r>
    </w:p>
    <w:p w14:paraId="411C3E6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3936C61"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35CA">
        <w:rPr>
          <w:rFonts w:ascii="TimesNewRoman" w:hAnsi="TimesNewRoman" w:cs="TimesNewRoman"/>
          <w:strike/>
          <w:color w:val="000000"/>
        </w:rPr>
        <w:t>32.</w:t>
      </w:r>
      <w:r>
        <w:rPr>
          <w:rFonts w:ascii="TimesNewRoman" w:hAnsi="TimesNewRoman" w:cs="TimesNewRoman"/>
          <w:color w:val="000000"/>
        </w:rPr>
        <w:t xml:space="preserve"> 33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Independentemente da avaliação do auditor dos riscos </w:t>
      </w:r>
      <w:r w:rsidRPr="00C13CA3">
        <w:rPr>
          <w:rFonts w:ascii="TimesNewRoman" w:hAnsi="TimesNewRoman" w:cs="TimesNewRoman"/>
          <w:color w:val="000000"/>
        </w:rPr>
        <w:t>de que a administração burle controles,</w:t>
      </w:r>
      <w:r>
        <w:rPr>
          <w:rFonts w:ascii="TimesNewRoman" w:hAnsi="TimesNewRoman" w:cs="TimesNewRoman"/>
          <w:color w:val="000000"/>
        </w:rPr>
        <w:t xml:space="preserve"> o auditor deve definir e aplicar procedimentos de auditoria para:</w:t>
      </w:r>
    </w:p>
    <w:p w14:paraId="79B1B973"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r>
      <w:r w:rsidRPr="00507E2F">
        <w:rPr>
          <w:rFonts w:ascii="TimesNewRoman" w:hAnsi="TimesNewRoman" w:cs="TimesNewRoman"/>
          <w:color w:val="000000"/>
          <w:highlight w:val="yellow"/>
        </w:rPr>
        <w:t>Testar a adequação dos lançamentos contábeis</w:t>
      </w:r>
      <w:r>
        <w:rPr>
          <w:rFonts w:ascii="TimesNewRoman" w:hAnsi="TimesNewRoman" w:cs="TimesNewRoman"/>
          <w:color w:val="000000"/>
        </w:rPr>
        <w:t xml:space="preserve"> registrados no razão geral e outros ajustes efetuados na elaboração das demonstrações contábeis. Ao definir e aplicar procedimentos de auditoria para tais testes, o auditor deve:</w:t>
      </w:r>
    </w:p>
    <w:p w14:paraId="3224667E"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 </w:t>
      </w:r>
      <w:r>
        <w:rPr>
          <w:rFonts w:ascii="TimesNewRoman" w:hAnsi="TimesNewRoman" w:cs="TimesNewRoman"/>
          <w:color w:val="000000"/>
        </w:rPr>
        <w:tab/>
      </w:r>
      <w:r w:rsidRPr="00507E2F">
        <w:rPr>
          <w:rFonts w:ascii="TimesNewRoman" w:hAnsi="TimesNewRoman" w:cs="TimesNewRoman"/>
          <w:color w:val="000000"/>
          <w:highlight w:val="yellow"/>
        </w:rPr>
        <w:t>fazer indagações</w:t>
      </w:r>
      <w:r>
        <w:rPr>
          <w:rFonts w:ascii="TimesNewRoman" w:hAnsi="TimesNewRoman" w:cs="TimesNewRoman"/>
          <w:color w:val="000000"/>
        </w:rPr>
        <w:t>, junto a indivíduos envolvidos no processo de informação financeira, a respeito de atividade inadequada ou não usual referente ao processamento de lançamentos contábeis e outros ajustes;</w:t>
      </w:r>
    </w:p>
    <w:p w14:paraId="397CB109"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(ii) </w:t>
      </w:r>
      <w:r>
        <w:rPr>
          <w:rFonts w:ascii="TimesNewRoman" w:hAnsi="TimesNewRoman" w:cs="TimesNewRoman"/>
          <w:color w:val="000000"/>
        </w:rPr>
        <w:tab/>
        <w:t xml:space="preserve">selecionar lançamentos contábeis e outros ajustes feitos </w:t>
      </w:r>
      <w:r w:rsidRPr="00507E2F">
        <w:rPr>
          <w:rFonts w:ascii="TimesNewRoman" w:hAnsi="TimesNewRoman" w:cs="TimesNewRoman"/>
          <w:color w:val="000000"/>
          <w:highlight w:val="yellow"/>
        </w:rPr>
        <w:t>no final</w:t>
      </w:r>
      <w:r>
        <w:rPr>
          <w:rFonts w:ascii="TimesNewRoman" w:hAnsi="TimesNewRoman" w:cs="TimesNewRoman"/>
          <w:color w:val="000000"/>
        </w:rPr>
        <w:t xml:space="preserve"> do período sob exame; e</w:t>
      </w:r>
    </w:p>
    <w:p w14:paraId="7FA0881F"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(iii) </w:t>
      </w:r>
      <w:r>
        <w:rPr>
          <w:rFonts w:ascii="TimesNewRoman" w:hAnsi="TimesNewRoman" w:cs="TimesNewRoman"/>
          <w:color w:val="000000"/>
        </w:rPr>
        <w:tab/>
        <w:t xml:space="preserve">considerar a necessidade de testar os lançamentos contábeis e outros ajustes </w:t>
      </w:r>
      <w:r w:rsidRPr="00507E2F">
        <w:rPr>
          <w:rFonts w:ascii="TimesNewRoman" w:hAnsi="TimesNewRoman" w:cs="TimesNewRoman"/>
          <w:color w:val="000000"/>
          <w:highlight w:val="yellow"/>
        </w:rPr>
        <w:t>durante o período</w:t>
      </w:r>
      <w:r>
        <w:rPr>
          <w:rFonts w:ascii="TimesNewRoman" w:hAnsi="TimesNewRoman" w:cs="TimesNewRoman"/>
          <w:color w:val="000000"/>
        </w:rPr>
        <w:t xml:space="preserve"> </w:t>
      </w:r>
      <w:r w:rsidRPr="00F02027">
        <w:rPr>
          <w:rFonts w:ascii="TimesNewRoman" w:hAnsi="TimesNewRoman" w:cs="TimesNewRoman"/>
          <w:color w:val="000000"/>
        </w:rPr>
        <w:t>(ver itens A41 a A44).</w:t>
      </w:r>
    </w:p>
    <w:p w14:paraId="4C931601"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r>
      <w:r w:rsidRPr="00507E2F">
        <w:rPr>
          <w:rFonts w:ascii="TimesNewRoman" w:hAnsi="TimesNewRoman" w:cs="TimesNewRoman"/>
          <w:color w:val="000000"/>
          <w:highlight w:val="yellow"/>
        </w:rPr>
        <w:t>Revisar estimativas contábeis em busca de vícios</w:t>
      </w:r>
      <w:r>
        <w:rPr>
          <w:rFonts w:ascii="TimesNewRoman" w:hAnsi="TimesNewRoman" w:cs="TimesNewRoman"/>
          <w:color w:val="000000"/>
        </w:rPr>
        <w:t xml:space="preserve"> (critérios ou resultados tendenciosos) e avaliar se as circunstâncias que geram esses vícios, se houver, representam risco de distorção relevante decorrente de fraude. Na execução dessa revisão, o auditor deve:</w:t>
      </w:r>
    </w:p>
    <w:p w14:paraId="41C0113C"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 </w:t>
      </w:r>
      <w:r>
        <w:rPr>
          <w:rFonts w:ascii="TimesNewRoman" w:hAnsi="TimesNewRoman" w:cs="TimesNewRoman"/>
          <w:color w:val="000000"/>
        </w:rPr>
        <w:tab/>
        <w:t>avaliar se os julgamentos e decisões da administração na determinação das estimativas contábeis incluídas nas demonstrações contábeis, mesmo que individualmente razoáveis, indicam uma possível tendenciosidade da administração da entidade que possa representar risco de distorção relevante decorrente de fraude. Em caso afirmativo, o auditor deve reavaliar as estimativas contábeis como um todo; e</w:t>
      </w:r>
    </w:p>
    <w:p w14:paraId="006201B8"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(ii) </w:t>
      </w:r>
      <w:r>
        <w:rPr>
          <w:rFonts w:ascii="TimesNewRoman" w:hAnsi="TimesNewRoman" w:cs="TimesNewRoman"/>
          <w:color w:val="000000"/>
        </w:rPr>
        <w:tab/>
        <w:t xml:space="preserve">efetuar uma revisão retrospectiva dos julgamentos e premissas da administração relativas a estimativas contábeis significativas refletidas nas demonstrações contábeis do exercício anterior </w:t>
      </w:r>
      <w:r w:rsidRPr="00F02027">
        <w:rPr>
          <w:rFonts w:ascii="TimesNewRoman" w:hAnsi="TimesNewRoman" w:cs="TimesNewRoman"/>
          <w:color w:val="000000"/>
        </w:rPr>
        <w:t>(ver itens A45 a A47).</w:t>
      </w:r>
    </w:p>
    <w:p w14:paraId="4AE897EE" w14:textId="77777777" w:rsidR="002A6EFF" w:rsidRPr="00F84313"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(c) </w:t>
      </w:r>
      <w:r>
        <w:rPr>
          <w:rFonts w:ascii="TimesNewRoman" w:hAnsi="TimesNewRoman" w:cs="TimesNewRoman"/>
          <w:color w:val="000000"/>
        </w:rPr>
        <w:tab/>
        <w:t>Para operações significativas fora do curso normal dos negócios da entidade, ou que de outro modo pareçam não usuais, tendo em vista o entendimento da entidade e do seu ambiente e outras informações obtidas pelo auditor durante a auditoria, ele deve avaliar se a justificativa de negócio das operações (ou a ausência dela) sugere que elas podem ter sido realizadas para gerar informações contábeis fraudulentas ou para ocultar a apropriação indevida de ativos</w:t>
      </w:r>
      <w:r w:rsidRPr="00F02027">
        <w:rPr>
          <w:rFonts w:ascii="TimesNewRoman" w:hAnsi="TimesNewRoman" w:cs="TimesNewRoman"/>
          <w:color w:val="000000"/>
        </w:rPr>
        <w:t xml:space="preserve"> (ver item A48). </w:t>
      </w:r>
    </w:p>
    <w:p w14:paraId="5819661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16F8143"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33.</w:t>
      </w:r>
      <w:r>
        <w:rPr>
          <w:rFonts w:ascii="TimesNewRoman" w:hAnsi="TimesNewRoman" w:cs="TimesNewRoman"/>
          <w:color w:val="000000"/>
        </w:rPr>
        <w:t xml:space="preserve"> 34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determinar se, para responder aos riscos identificados da administração vir a </w:t>
      </w:r>
      <w:r w:rsidRPr="00C13CA3">
        <w:rPr>
          <w:rFonts w:ascii="TimesNewRoman" w:hAnsi="TimesNewRoman" w:cs="TimesNewRoman"/>
          <w:color w:val="000000"/>
        </w:rPr>
        <w:t>burl</w:t>
      </w:r>
      <w:r>
        <w:rPr>
          <w:rFonts w:ascii="TimesNewRoman" w:hAnsi="TimesNewRoman" w:cs="TimesNewRoman"/>
          <w:color w:val="000000"/>
        </w:rPr>
        <w:t>ar</w:t>
      </w:r>
      <w:r w:rsidRPr="00C13CA3">
        <w:rPr>
          <w:rFonts w:ascii="TimesNewRoman" w:hAnsi="TimesNewRoman" w:cs="TimesNewRoman"/>
          <w:color w:val="000000"/>
        </w:rPr>
        <w:t xml:space="preserve"> os controles, o auditor precisa aplicar outros procedimentos de auditoria além dos mencionados anteriormente (isto é, quando há riscos adicionais específicos de que a administração</w:t>
      </w:r>
      <w:r>
        <w:rPr>
          <w:rFonts w:ascii="TimesNewRoman" w:hAnsi="TimesNewRoman" w:cs="TimesNewRoman"/>
          <w:color w:val="000000"/>
        </w:rPr>
        <w:t xml:space="preserve"> possa</w:t>
      </w:r>
      <w:r w:rsidRPr="00C13CA3">
        <w:rPr>
          <w:rFonts w:ascii="TimesNewRoman" w:hAnsi="TimesNewRoman" w:cs="TimesNewRoman"/>
          <w:color w:val="000000"/>
        </w:rPr>
        <w:t xml:space="preserve"> burl</w:t>
      </w:r>
      <w:r>
        <w:rPr>
          <w:rFonts w:ascii="TimesNewRoman" w:hAnsi="TimesNewRoman" w:cs="TimesNewRoman"/>
          <w:color w:val="000000"/>
        </w:rPr>
        <w:t>ar</w:t>
      </w:r>
      <w:r w:rsidRPr="00C13CA3">
        <w:rPr>
          <w:rFonts w:ascii="TimesNewRoman" w:hAnsi="TimesNewRoman" w:cs="TimesNewRoman"/>
          <w:color w:val="000000"/>
        </w:rPr>
        <w:t xml:space="preserve"> os controles não cobertos pelos p</w:t>
      </w:r>
      <w:r>
        <w:rPr>
          <w:rFonts w:ascii="TimesNewRoman" w:hAnsi="TimesNewRoman" w:cs="TimesNewRoman"/>
          <w:color w:val="000000"/>
        </w:rPr>
        <w:t>rocedimentos aplicados para atender as exigências do item 32).</w:t>
      </w:r>
    </w:p>
    <w:p w14:paraId="0DBEC48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6A872D90"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Avaliação da evidência de auditoria (ver item A49)</w:t>
      </w:r>
    </w:p>
    <w:p w14:paraId="5EEBCD1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7270AA0" w14:textId="77777777" w:rsidR="002A6EFF" w:rsidRPr="0011246D"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34.</w:t>
      </w:r>
      <w:r>
        <w:rPr>
          <w:rFonts w:ascii="TimesNewRoman" w:hAnsi="TimesNewRoman" w:cs="TimesNewRoman"/>
          <w:color w:val="000000"/>
        </w:rPr>
        <w:t xml:space="preserve"> 35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avaliar se os </w:t>
      </w:r>
      <w:r w:rsidRPr="00507E2F">
        <w:rPr>
          <w:rFonts w:ascii="TimesNewRoman" w:hAnsi="TimesNewRoman" w:cs="TimesNewRoman"/>
          <w:color w:val="000000"/>
          <w:highlight w:val="yellow"/>
        </w:rPr>
        <w:t>procedimentos analíticos</w:t>
      </w:r>
      <w:r>
        <w:rPr>
          <w:rFonts w:ascii="TimesNewRoman" w:hAnsi="TimesNewRoman" w:cs="TimesNewRoman"/>
          <w:color w:val="000000"/>
        </w:rPr>
        <w:t xml:space="preserve"> aplicados </w:t>
      </w:r>
      <w:r w:rsidRPr="00507E2F">
        <w:rPr>
          <w:rFonts w:ascii="TimesNewRoman" w:hAnsi="TimesNewRoman" w:cs="TimesNewRoman"/>
          <w:color w:val="000000"/>
          <w:highlight w:val="yellow"/>
        </w:rPr>
        <w:t>perto do final do período</w:t>
      </w:r>
      <w:r>
        <w:rPr>
          <w:rFonts w:ascii="TimesNewRoman" w:hAnsi="TimesNewRoman" w:cs="TimesNewRoman"/>
          <w:color w:val="000000"/>
        </w:rPr>
        <w:t xml:space="preserve">, na formação da conclusão global de que as demonstrações contábeis, como um todo, estão consistentes com o entendimento sobre a entidade e do seu ambiente obtido pelo auditor indicam um risco anteriormente não reconhecido de distorção relevante decorrente de fraude </w:t>
      </w:r>
      <w:r w:rsidRPr="00F02027">
        <w:rPr>
          <w:rFonts w:ascii="TimesNewRoman" w:hAnsi="TimesNewRoman" w:cs="TimesNewRoman"/>
          <w:color w:val="000000"/>
        </w:rPr>
        <w:t>(ver item A50).</w:t>
      </w:r>
    </w:p>
    <w:p w14:paraId="4FCF62D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2105761" w14:textId="77777777" w:rsidR="002A6EFF" w:rsidRPr="0011246D"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35.</w:t>
      </w:r>
      <w:r>
        <w:rPr>
          <w:rFonts w:ascii="TimesNewRoman" w:hAnsi="TimesNewRoman" w:cs="TimesNewRoman"/>
          <w:color w:val="000000"/>
        </w:rPr>
        <w:t xml:space="preserve"> 36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Se o auditor identifica uma distorção, ele deve avaliar se a distorção é indicadora de fraude. Caso exista tal indicador, </w:t>
      </w:r>
      <w:r w:rsidRPr="00507E2F">
        <w:rPr>
          <w:rFonts w:ascii="TimesNewRoman" w:hAnsi="TimesNewRoman" w:cs="TimesNewRoman"/>
          <w:color w:val="000000"/>
          <w:highlight w:val="yellow"/>
        </w:rPr>
        <w:t>o auditor deve avaliar as implicações da distorção relativamente a outros aspectos da auditoria</w:t>
      </w:r>
      <w:r>
        <w:rPr>
          <w:rFonts w:ascii="TimesNewRoman" w:hAnsi="TimesNewRoman" w:cs="TimesNewRoman"/>
          <w:color w:val="000000"/>
        </w:rPr>
        <w:t xml:space="preserve">, em especial a confiabilidade das </w:t>
      </w:r>
      <w:r w:rsidRPr="00507E2F">
        <w:rPr>
          <w:rFonts w:ascii="TimesNewRoman" w:hAnsi="TimesNewRoman" w:cs="TimesNewRoman"/>
          <w:color w:val="000000"/>
          <w:highlight w:val="yellow"/>
        </w:rPr>
        <w:t>representações da administração</w:t>
      </w:r>
      <w:r>
        <w:rPr>
          <w:rFonts w:ascii="TimesNewRoman" w:hAnsi="TimesNewRoman" w:cs="TimesNewRoman"/>
          <w:color w:val="000000"/>
        </w:rPr>
        <w:t>, reconhecendo que dificilmente um caso de fraude será uma ocorrência isolada</w:t>
      </w:r>
      <w:r w:rsidRPr="00F02027">
        <w:rPr>
          <w:rFonts w:ascii="TimesNewRoman" w:hAnsi="TimesNewRoman" w:cs="TimesNewRoman"/>
          <w:color w:val="000000"/>
        </w:rPr>
        <w:t xml:space="preserve"> (ver item A51).</w:t>
      </w:r>
    </w:p>
    <w:p w14:paraId="27F50CB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EF49DB7"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36.</w:t>
      </w:r>
      <w:r>
        <w:rPr>
          <w:rFonts w:ascii="TimesNewRoman" w:hAnsi="TimesNewRoman" w:cs="TimesNewRoman"/>
          <w:color w:val="000000"/>
        </w:rPr>
        <w:t xml:space="preserve"> 37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Caso o auditor identifique uma distorção, seja relevante ou não, e tiver razão para acreditar que é ou pode ser decorrente de fraude, </w:t>
      </w:r>
      <w:r w:rsidRPr="00507E2F">
        <w:rPr>
          <w:rFonts w:ascii="TimesNewRoman" w:hAnsi="TimesNewRoman" w:cs="TimesNewRoman"/>
          <w:color w:val="000000"/>
          <w:highlight w:val="yellow"/>
        </w:rPr>
        <w:t>com o envolvimento da administração (em especial da alta administração)</w:t>
      </w:r>
      <w:r>
        <w:rPr>
          <w:rFonts w:ascii="TimesNewRoman" w:hAnsi="TimesNewRoman" w:cs="TimesNewRoman"/>
          <w:color w:val="000000"/>
        </w:rPr>
        <w:t xml:space="preserve">, o auditor deve reavaliar a avaliação dos riscos de distorção relevante decorrente de fraude e do impacto resultante na natureza, época e extensão dos procedimentos de auditoria para responder aos riscos avaliados. Ao reconsiderar a confiabilidade da evidência anteriormente obtida, o auditor também deve considerar se as circunstâncias ou condições indicam eventual </w:t>
      </w:r>
      <w:r w:rsidRPr="00507E2F">
        <w:rPr>
          <w:rFonts w:ascii="TimesNewRoman" w:hAnsi="TimesNewRoman" w:cs="TimesNewRoman"/>
          <w:color w:val="000000"/>
          <w:highlight w:val="yellow"/>
        </w:rPr>
        <w:t>conluio</w:t>
      </w:r>
      <w:r>
        <w:rPr>
          <w:rFonts w:ascii="TimesNewRoman" w:hAnsi="TimesNewRoman" w:cs="TimesNewRoman"/>
          <w:color w:val="000000"/>
        </w:rPr>
        <w:t xml:space="preserve"> envolvendo empregados, diretores ou terceiros </w:t>
      </w:r>
      <w:r w:rsidRPr="00F02027">
        <w:rPr>
          <w:rFonts w:ascii="TimesNewRoman" w:hAnsi="TimesNewRoman" w:cs="TimesNewRoman"/>
          <w:color w:val="000000"/>
        </w:rPr>
        <w:t>(ver item A52).</w:t>
      </w:r>
    </w:p>
    <w:p w14:paraId="0953774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212E987"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strike/>
          <w:color w:val="000000"/>
        </w:rPr>
        <w:t>37.</w:t>
      </w:r>
      <w:r>
        <w:rPr>
          <w:rFonts w:ascii="TimesNewRoman" w:hAnsi="TimesNewRoman" w:cs="TimesNewRoman"/>
          <w:color w:val="000000"/>
        </w:rPr>
        <w:t xml:space="preserve">  38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Quando o auditor confirma ou não está em condições para concluir se as demonstrações contábeis contêm distorções relevantes decorrentes de fraude, o </w:t>
      </w:r>
      <w:r w:rsidRPr="00507E2F">
        <w:rPr>
          <w:rFonts w:ascii="TimesNewRoman" w:hAnsi="TimesNewRoman" w:cs="TimesNewRoman"/>
          <w:color w:val="000000"/>
          <w:highlight w:val="yellow"/>
        </w:rPr>
        <w:t>auditor deve avaliar as implicações para a auditoria</w:t>
      </w:r>
      <w:r>
        <w:rPr>
          <w:rFonts w:ascii="TimesNewRoman" w:hAnsi="TimesNewRoman" w:cs="TimesNewRoman"/>
          <w:color w:val="000000"/>
        </w:rPr>
        <w:t xml:space="preserve"> </w:t>
      </w:r>
      <w:r w:rsidRPr="00F02027">
        <w:rPr>
          <w:rFonts w:ascii="TimesNewRoman" w:hAnsi="TimesNewRoman" w:cs="TimesNewRoman"/>
          <w:color w:val="000000"/>
        </w:rPr>
        <w:t>(ver item A53).</w:t>
      </w:r>
    </w:p>
    <w:p w14:paraId="0A95D5FC"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13ED447"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Auditor sem condições de continuar o trabalho</w:t>
      </w:r>
    </w:p>
    <w:p w14:paraId="5262765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661E90E"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35CA">
        <w:rPr>
          <w:rFonts w:ascii="TimesNewRoman" w:hAnsi="TimesNewRoman" w:cs="TimesNewRoman"/>
          <w:strike/>
          <w:color w:val="000000"/>
        </w:rPr>
        <w:t>38.</w:t>
      </w:r>
      <w:r>
        <w:rPr>
          <w:rFonts w:ascii="TimesNewRoman" w:hAnsi="TimesNewRoman" w:cs="TimesNewRoman"/>
          <w:color w:val="000000"/>
        </w:rPr>
        <w:t xml:space="preserve"> 39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Se, como resultado de uma distorção decorrente de fraude ou suspeita de fraude, o auditor encontrar circunstâncias </w:t>
      </w:r>
      <w:r w:rsidRPr="00507E2F">
        <w:rPr>
          <w:rFonts w:ascii="TimesNewRoman" w:hAnsi="TimesNewRoman" w:cs="TimesNewRoman"/>
          <w:color w:val="000000"/>
          <w:highlight w:val="yellow"/>
        </w:rPr>
        <w:t>excepcionais</w:t>
      </w:r>
      <w:r>
        <w:rPr>
          <w:rFonts w:ascii="TimesNewRoman" w:hAnsi="TimesNewRoman" w:cs="TimesNewRoman"/>
          <w:color w:val="000000"/>
        </w:rPr>
        <w:t xml:space="preserve"> que coloquem em dúvida sua capacidade de continuar a realizar a auditoria, este deve:</w:t>
      </w:r>
    </w:p>
    <w:p w14:paraId="15367995"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t xml:space="preserve">determinar as responsabilidades profissionais e </w:t>
      </w:r>
      <w:r w:rsidRPr="00507E2F">
        <w:rPr>
          <w:rFonts w:ascii="TimesNewRoman" w:hAnsi="TimesNewRoman" w:cs="TimesNewRoman"/>
          <w:color w:val="000000"/>
          <w:highlight w:val="yellow"/>
        </w:rPr>
        <w:t>legais</w:t>
      </w:r>
      <w:r>
        <w:rPr>
          <w:rFonts w:ascii="TimesNewRoman" w:hAnsi="TimesNewRoman" w:cs="TimesNewRoman"/>
          <w:color w:val="000000"/>
        </w:rPr>
        <w:t xml:space="preserve"> aplicáveis à situação, inclusive se é necessário ou não o auditor </w:t>
      </w:r>
      <w:r w:rsidRPr="00D710CD">
        <w:rPr>
          <w:rFonts w:ascii="TimesNewRoman" w:hAnsi="TimesNewRoman" w:cs="TimesNewRoman"/>
          <w:color w:val="000000"/>
          <w:highlight w:val="yellow"/>
        </w:rPr>
        <w:t>informar</w:t>
      </w:r>
      <w:r>
        <w:rPr>
          <w:rFonts w:ascii="TimesNewRoman" w:hAnsi="TimesNewRoman" w:cs="TimesNewRoman"/>
          <w:color w:val="000000"/>
        </w:rPr>
        <w:t xml:space="preserve"> à pessoa ou pessoas que aprovaram a contratação da auditoria ou, em alguns casos, às autoridades reguladoras. </w:t>
      </w:r>
      <w:r w:rsidRPr="00446DDD">
        <w:rPr>
          <w:rFonts w:ascii="TimesNewRoman" w:hAnsi="TimesNewRoman" w:cs="TimesNewRoman"/>
          <w:color w:val="000000"/>
        </w:rPr>
        <w:t xml:space="preserve">No Brasil, existem obrigações determinadas pelas </w:t>
      </w:r>
      <w:r w:rsidRPr="00507E2F">
        <w:rPr>
          <w:rFonts w:ascii="TimesNewRoman" w:hAnsi="TimesNewRoman" w:cs="TimesNewRoman"/>
          <w:color w:val="000000"/>
          <w:highlight w:val="yellow"/>
        </w:rPr>
        <w:t>autoridades reguladoras</w:t>
      </w:r>
      <w:r w:rsidRPr="00446DDD">
        <w:rPr>
          <w:rFonts w:ascii="TimesNewRoman" w:hAnsi="TimesNewRoman" w:cs="TimesNewRoman"/>
          <w:color w:val="000000"/>
        </w:rPr>
        <w:t>;</w:t>
      </w:r>
    </w:p>
    <w:p w14:paraId="65E30525"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t xml:space="preserve">considerar se seria apropriado o auditor </w:t>
      </w:r>
      <w:r w:rsidRPr="00507E2F">
        <w:rPr>
          <w:rFonts w:ascii="TimesNewRoman" w:hAnsi="TimesNewRoman" w:cs="TimesNewRoman"/>
          <w:color w:val="000000"/>
          <w:highlight w:val="yellow"/>
        </w:rPr>
        <w:t>retirar-se do trabalho</w:t>
      </w:r>
      <w:r>
        <w:rPr>
          <w:rFonts w:ascii="TimesNewRoman" w:hAnsi="TimesNewRoman" w:cs="TimesNewRoman"/>
          <w:color w:val="000000"/>
        </w:rPr>
        <w:t>, quando essa saída for possível conforme a lei ou regulamentação aplicável; e</w:t>
      </w:r>
    </w:p>
    <w:p w14:paraId="5149493D"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(c) </w:t>
      </w:r>
      <w:r>
        <w:rPr>
          <w:rFonts w:ascii="TimesNewRoman" w:hAnsi="TimesNewRoman" w:cs="TimesNewRoman"/>
          <w:color w:val="000000"/>
        </w:rPr>
        <w:tab/>
        <w:t>caso o auditor se retire:</w:t>
      </w:r>
    </w:p>
    <w:p w14:paraId="038B791D"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 </w:t>
      </w:r>
      <w:r>
        <w:rPr>
          <w:rFonts w:ascii="TimesNewRoman" w:hAnsi="TimesNewRoman" w:cs="TimesNewRoman"/>
          <w:color w:val="000000"/>
        </w:rPr>
        <w:tab/>
        <w:t xml:space="preserve">discutir com pessoa no nível apropriado da administração e com os responsáveis pela governança </w:t>
      </w:r>
      <w:r w:rsidRPr="00507E2F">
        <w:rPr>
          <w:rFonts w:ascii="TimesNewRoman" w:hAnsi="TimesNewRoman" w:cs="TimesNewRoman"/>
          <w:color w:val="000000"/>
          <w:highlight w:val="yellow"/>
        </w:rPr>
        <w:t>a saída do auditor do trabalho</w:t>
      </w:r>
      <w:r>
        <w:rPr>
          <w:rFonts w:ascii="TimesNewRoman" w:hAnsi="TimesNewRoman" w:cs="TimesNewRoman"/>
          <w:color w:val="000000"/>
        </w:rPr>
        <w:t xml:space="preserve"> e as razões para a interrupção; e</w:t>
      </w:r>
    </w:p>
    <w:p w14:paraId="18B1F9BF" w14:textId="77777777" w:rsidR="002A6EFF" w:rsidRPr="00C117BD" w:rsidRDefault="002A6EFF" w:rsidP="002A6EFF">
      <w:pPr>
        <w:autoSpaceDE w:val="0"/>
        <w:autoSpaceDN w:val="0"/>
        <w:adjustRightInd w:val="0"/>
        <w:ind w:left="1418" w:hanging="425"/>
        <w:jc w:val="both"/>
        <w:rPr>
          <w:rFonts w:ascii="TimesNewRoman" w:hAnsi="TimesNewRoman" w:cs="TimesNewRoman"/>
          <w:color w:val="000000"/>
        </w:rPr>
      </w:pPr>
      <w:r>
        <w:rPr>
          <w:rFonts w:ascii="TimesNewRoman" w:hAnsi="TimesNewRoman" w:cs="TimesNewRoman"/>
          <w:color w:val="000000"/>
        </w:rPr>
        <w:t xml:space="preserve">(ii) </w:t>
      </w:r>
      <w:r>
        <w:rPr>
          <w:rFonts w:ascii="TimesNewRoman" w:hAnsi="TimesNewRoman" w:cs="TimesNewRoman"/>
          <w:color w:val="000000"/>
        </w:rPr>
        <w:tab/>
        <w:t xml:space="preserve">determinar se existe exigência profissional ou legal de comunicar a retirada do auditor do trabalho e as razões da saída à pessoa ou pessoas que contrataram a auditoria ou, em alguns casos, </w:t>
      </w:r>
      <w:r w:rsidRPr="00507E2F">
        <w:rPr>
          <w:rFonts w:ascii="TimesNewRoman" w:hAnsi="TimesNewRoman" w:cs="TimesNewRoman"/>
          <w:color w:val="000000"/>
          <w:highlight w:val="yellow"/>
        </w:rPr>
        <w:t>às autoridades reguladoras</w:t>
      </w:r>
      <w:r>
        <w:rPr>
          <w:rFonts w:ascii="TimesNewRoman" w:hAnsi="TimesNewRoman" w:cs="TimesNewRoman"/>
          <w:color w:val="000000"/>
        </w:rPr>
        <w:t xml:space="preserve"> </w:t>
      </w:r>
      <w:r w:rsidRPr="00F02027">
        <w:rPr>
          <w:rFonts w:ascii="TimesNewRoman" w:hAnsi="TimesNewRoman" w:cs="TimesNewRoman"/>
          <w:color w:val="000000"/>
        </w:rPr>
        <w:t>(ver itens A54</w:t>
      </w:r>
      <w:r>
        <w:rPr>
          <w:rFonts w:ascii="TimesNewRoman" w:hAnsi="TimesNewRoman" w:cs="TimesNewRoman"/>
          <w:color w:val="000000"/>
        </w:rPr>
        <w:t xml:space="preserve"> a </w:t>
      </w:r>
      <w:r w:rsidRPr="00F02027">
        <w:rPr>
          <w:rFonts w:ascii="TimesNewRoman" w:hAnsi="TimesNewRoman" w:cs="TimesNewRoman"/>
          <w:color w:val="000000"/>
        </w:rPr>
        <w:t>A57).</w:t>
      </w:r>
    </w:p>
    <w:p w14:paraId="7EC6CE4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2BE56FD6"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 xml:space="preserve">Representações da administração </w:t>
      </w:r>
    </w:p>
    <w:p w14:paraId="1C0034F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EFDBC5B"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35CA">
        <w:rPr>
          <w:rFonts w:ascii="TimesNewRoman" w:hAnsi="TimesNewRoman" w:cs="TimesNewRoman"/>
          <w:strike/>
          <w:color w:val="000000"/>
        </w:rPr>
        <w:t xml:space="preserve">39. </w:t>
      </w:r>
      <w:r>
        <w:rPr>
          <w:rFonts w:ascii="TimesNewRoman" w:hAnsi="TimesNewRoman" w:cs="TimesNewRoman"/>
          <w:color w:val="000000"/>
        </w:rPr>
        <w:t xml:space="preserve"> 40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obter </w:t>
      </w:r>
      <w:r w:rsidRPr="00D710CD">
        <w:rPr>
          <w:rFonts w:ascii="TimesNewRoman" w:hAnsi="TimesNewRoman" w:cs="TimesNewRoman"/>
          <w:color w:val="000000"/>
          <w:highlight w:val="yellow"/>
        </w:rPr>
        <w:t>representações da administração</w:t>
      </w:r>
      <w:r>
        <w:rPr>
          <w:rFonts w:ascii="TimesNewRoman" w:hAnsi="TimesNewRoman" w:cs="TimesNewRoman"/>
          <w:color w:val="000000"/>
        </w:rPr>
        <w:t xml:space="preserve"> e, quando apropriado, dos responsáveis pela governança, de que:</w:t>
      </w:r>
    </w:p>
    <w:p w14:paraId="772FBEDB"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r>
      <w:commentRangeStart w:id="54"/>
      <w:r>
        <w:rPr>
          <w:rFonts w:ascii="TimesNewRoman" w:hAnsi="TimesNewRoman" w:cs="TimesNewRoman"/>
          <w:color w:val="000000"/>
        </w:rPr>
        <w:t>eles reconhecem sua responsabilidade pelo desenho, implementação e manutenção do controle interno de prevenção e detecção de fraude</w:t>
      </w:r>
      <w:commentRangeEnd w:id="54"/>
      <w:r>
        <w:rPr>
          <w:rStyle w:val="Refdecomentrio"/>
        </w:rPr>
        <w:commentReference w:id="54"/>
      </w:r>
      <w:r>
        <w:rPr>
          <w:rFonts w:ascii="TimesNewRoman" w:hAnsi="TimesNewRoman" w:cs="TimesNewRoman"/>
          <w:color w:val="000000"/>
        </w:rPr>
        <w:t>;</w:t>
      </w:r>
    </w:p>
    <w:p w14:paraId="7DB9C28E"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t>eles revelaram ao auditor os resultados da avaliação do risco da administração de que as demonstrações contábeis podem ter distorções relevantes decorrentes de fraude;</w:t>
      </w:r>
    </w:p>
    <w:p w14:paraId="5A69AA1C"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(c) </w:t>
      </w:r>
      <w:r>
        <w:rPr>
          <w:rFonts w:ascii="TimesNewRoman" w:hAnsi="TimesNewRoman" w:cs="TimesNewRoman"/>
          <w:color w:val="000000"/>
        </w:rPr>
        <w:tab/>
      </w:r>
      <w:r w:rsidRPr="00D710CD">
        <w:rPr>
          <w:rFonts w:ascii="TimesNewRoman" w:hAnsi="TimesNewRoman" w:cs="TimesNewRoman"/>
          <w:color w:val="000000"/>
          <w:highlight w:val="yellow"/>
        </w:rPr>
        <w:t>eles revelaram ao auditor seu conhecimento sobre a suspeita ou ocorrência de fraude afetando a entidade</w:t>
      </w:r>
      <w:r>
        <w:rPr>
          <w:rFonts w:ascii="TimesNewRoman" w:hAnsi="TimesNewRoman" w:cs="TimesNewRoman"/>
          <w:color w:val="000000"/>
        </w:rPr>
        <w:t>, envolvendo:</w:t>
      </w:r>
    </w:p>
    <w:p w14:paraId="22AFDD00"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 </w:t>
      </w:r>
      <w:r>
        <w:rPr>
          <w:rFonts w:ascii="TimesNewRoman" w:hAnsi="TimesNewRoman" w:cs="TimesNewRoman"/>
          <w:color w:val="000000"/>
        </w:rPr>
        <w:tab/>
        <w:t>a administração;</w:t>
      </w:r>
    </w:p>
    <w:p w14:paraId="4FBE00E5"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(ii) </w:t>
      </w:r>
      <w:r>
        <w:rPr>
          <w:rFonts w:ascii="TimesNewRoman" w:hAnsi="TimesNewRoman" w:cs="TimesNewRoman"/>
          <w:color w:val="000000"/>
        </w:rPr>
        <w:tab/>
        <w:t>empregados com funções significativas no controle interno; ou</w:t>
      </w:r>
    </w:p>
    <w:p w14:paraId="47353E5D" w14:textId="77777777" w:rsidR="002A6EFF" w:rsidRDefault="002A6EFF" w:rsidP="002A6EFF">
      <w:pPr>
        <w:autoSpaceDE w:val="0"/>
        <w:autoSpaceDN w:val="0"/>
        <w:adjustRightInd w:val="0"/>
        <w:spacing w:after="120"/>
        <w:ind w:left="1418" w:hanging="425"/>
        <w:jc w:val="both"/>
        <w:rPr>
          <w:rFonts w:ascii="TimesNewRoman" w:hAnsi="TimesNewRoman" w:cs="TimesNewRoman"/>
          <w:color w:val="000000"/>
        </w:rPr>
      </w:pPr>
      <w:r>
        <w:rPr>
          <w:rFonts w:ascii="TimesNewRoman" w:hAnsi="TimesNewRoman" w:cs="TimesNewRoman"/>
          <w:color w:val="000000"/>
        </w:rPr>
        <w:t xml:space="preserve">(iii) </w:t>
      </w:r>
      <w:r>
        <w:rPr>
          <w:rFonts w:ascii="TimesNewRoman" w:hAnsi="TimesNewRoman" w:cs="TimesNewRoman"/>
          <w:color w:val="000000"/>
        </w:rPr>
        <w:tab/>
        <w:t>outros cuja fraude poderia ter efeito relevante nas demonstrações contábeis; e</w:t>
      </w:r>
    </w:p>
    <w:p w14:paraId="60A64236" w14:textId="77777777" w:rsidR="002A6EFF" w:rsidRPr="00513F7D"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(d) </w:t>
      </w:r>
      <w:r>
        <w:rPr>
          <w:rFonts w:ascii="TimesNewRoman" w:hAnsi="TimesNewRoman" w:cs="TimesNewRoman"/>
          <w:color w:val="000000"/>
        </w:rPr>
        <w:tab/>
        <w:t xml:space="preserve">eles revelaram ao auditor seu conhecimento de quaisquer </w:t>
      </w:r>
      <w:r w:rsidRPr="00D710CD">
        <w:rPr>
          <w:rFonts w:ascii="TimesNewRoman" w:hAnsi="TimesNewRoman" w:cs="TimesNewRoman"/>
          <w:color w:val="000000"/>
          <w:highlight w:val="yellow"/>
        </w:rPr>
        <w:t>suspeitas ou indícios de fraude que afetassem as demonstrações contábeis da entidade</w:t>
      </w:r>
      <w:r>
        <w:rPr>
          <w:rFonts w:ascii="TimesNewRoman" w:hAnsi="TimesNewRoman" w:cs="TimesNewRoman"/>
          <w:color w:val="000000"/>
        </w:rPr>
        <w:t xml:space="preserve">, comunicadas por empregados, ex-empregados, analistas, órgãos reguladores ou outros </w:t>
      </w:r>
      <w:r w:rsidRPr="00F02027">
        <w:rPr>
          <w:rFonts w:ascii="TimesNewRoman" w:hAnsi="TimesNewRoman" w:cs="TimesNewRoman"/>
          <w:color w:val="000000"/>
        </w:rPr>
        <w:t xml:space="preserve">(ver itens A58 </w:t>
      </w:r>
      <w:r>
        <w:rPr>
          <w:rFonts w:ascii="TimesNewRoman" w:hAnsi="TimesNewRoman" w:cs="TimesNewRoman"/>
          <w:color w:val="000000"/>
        </w:rPr>
        <w:t>e</w:t>
      </w:r>
      <w:r w:rsidRPr="00F02027">
        <w:rPr>
          <w:rFonts w:ascii="TimesNewRoman" w:hAnsi="TimesNewRoman" w:cs="TimesNewRoman"/>
          <w:color w:val="000000"/>
        </w:rPr>
        <w:t xml:space="preserve"> A59).</w:t>
      </w:r>
    </w:p>
    <w:p w14:paraId="6546F5F2"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6E562711"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Comunicações à administração e aos responsáveis pela governança</w:t>
      </w:r>
    </w:p>
    <w:p w14:paraId="7A25B56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3AE195A" w14:textId="77777777" w:rsidR="002A6EFF" w:rsidRPr="00623C62" w:rsidRDefault="002A6EFF" w:rsidP="002A6EFF">
      <w:pPr>
        <w:autoSpaceDE w:val="0"/>
        <w:autoSpaceDN w:val="0"/>
        <w:adjustRightInd w:val="0"/>
        <w:ind w:left="567" w:hanging="567"/>
        <w:jc w:val="both"/>
        <w:rPr>
          <w:rFonts w:ascii="TimesNewRoman" w:hAnsi="TimesNewRoman" w:cs="TimesNewRoman"/>
          <w:strike/>
          <w:color w:val="000000"/>
        </w:rPr>
      </w:pPr>
      <w:r w:rsidRPr="00623C62">
        <w:rPr>
          <w:rFonts w:ascii="TimesNewRoman" w:hAnsi="TimesNewRoman" w:cs="TimesNewRoman"/>
          <w:strike/>
          <w:color w:val="000000"/>
        </w:rPr>
        <w:t>40.  Caso o auditor tenha identificado uma fraude ou obtido informações que indiquem a possibilidade de fraude, o auditor deve comunicar estes assuntos tempestivamente a pessoa de nível apropriado da administração que têm a responsabilidade primordial de prevenir e detectar fraude em assuntos relevantes no âmbito de suas responsabilidades (ver item A60).</w:t>
      </w:r>
    </w:p>
    <w:p w14:paraId="190F43D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9A9BCFB" w14:textId="77777777" w:rsidR="002A6EFF" w:rsidRPr="00C117BD" w:rsidRDefault="002A6EFF" w:rsidP="002A6EFF">
      <w:pPr>
        <w:autoSpaceDE w:val="0"/>
        <w:autoSpaceDN w:val="0"/>
        <w:adjustRightInd w:val="0"/>
        <w:ind w:left="567" w:hanging="567"/>
        <w:jc w:val="both"/>
        <w:rPr>
          <w:rFonts w:ascii="TimesNewRoman" w:hAnsi="TimesNewRoman" w:cs="TimesNewRoman"/>
          <w:color w:val="000000"/>
        </w:rPr>
      </w:pPr>
      <w:r w:rsidRPr="00BF35CA">
        <w:rPr>
          <w:rFonts w:ascii="TimesNewRoman" w:hAnsi="TimesNewRoman" w:cs="TimesNewRoman"/>
          <w:color w:val="000000"/>
        </w:rPr>
        <w:t xml:space="preserve">41. </w:t>
      </w:r>
      <w:r w:rsidRPr="00BF35CA">
        <w:rPr>
          <w:rFonts w:ascii="TimesNewRoman" w:hAnsi="TimesNewRoman" w:cs="TimesNewRoman"/>
          <w:color w:val="000000"/>
        </w:rPr>
        <w:tab/>
        <w:t xml:space="preserve">Caso o auditor tenha identificado uma fraude ou obtido informações que indiquem a possibilidade de fraude, o </w:t>
      </w:r>
      <w:r w:rsidRPr="00D710CD">
        <w:rPr>
          <w:rFonts w:ascii="TimesNewRoman" w:hAnsi="TimesNewRoman" w:cs="TimesNewRoman"/>
          <w:color w:val="000000"/>
          <w:highlight w:val="yellow"/>
        </w:rPr>
        <w:t>auditor deve comunicar esses assuntos tempestivamente</w:t>
      </w:r>
      <w:r w:rsidRPr="00BF35CA">
        <w:rPr>
          <w:rFonts w:ascii="TimesNewRoman" w:hAnsi="TimesNewRoman" w:cs="TimesNewRoman"/>
          <w:color w:val="000000"/>
        </w:rPr>
        <w:t>, salvo se proibido por lei ou regulamento, à pessoa de nível apropriado da administração que têm a responsabilidade primordial de prevenir e detectar fraude em assuntos relevantes no âmbito de suas responsabilidades (ver itens A61 e A62).</w:t>
      </w:r>
      <w:r>
        <w:rPr>
          <w:rFonts w:ascii="TimesNewRoman" w:hAnsi="TimesNewRoman" w:cs="TimesNewRoman"/>
          <w:color w:val="000000"/>
        </w:rPr>
        <w:t xml:space="preserve">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p>
    <w:p w14:paraId="7FC3E66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96A51E3" w14:textId="77777777" w:rsidR="002A6EFF" w:rsidRPr="00623C62" w:rsidRDefault="002A6EFF" w:rsidP="002A6EFF">
      <w:pPr>
        <w:autoSpaceDE w:val="0"/>
        <w:autoSpaceDN w:val="0"/>
        <w:adjustRightInd w:val="0"/>
        <w:spacing w:after="120"/>
        <w:ind w:left="567" w:hanging="567"/>
        <w:jc w:val="both"/>
        <w:rPr>
          <w:rFonts w:ascii="TimesNewRoman" w:hAnsi="TimesNewRoman" w:cs="TimesNewRoman"/>
          <w:strike/>
          <w:color w:val="000000"/>
        </w:rPr>
      </w:pPr>
      <w:r w:rsidRPr="00623C62">
        <w:rPr>
          <w:rFonts w:ascii="TimesNewRoman" w:hAnsi="TimesNewRoman" w:cs="TimesNewRoman"/>
          <w:strike/>
          <w:color w:val="000000"/>
        </w:rPr>
        <w:t>41. A menos que todos os responsáveis pela governança estejam envolvidos na administração da entidade, se o auditor tiver identificado ou suspeitar de fraude envolvendo:</w:t>
      </w:r>
    </w:p>
    <w:p w14:paraId="1ED436ED" w14:textId="77777777" w:rsidR="002A6EFF" w:rsidRPr="00623C62" w:rsidRDefault="002A6EFF" w:rsidP="002A6EFF">
      <w:pPr>
        <w:autoSpaceDE w:val="0"/>
        <w:autoSpaceDN w:val="0"/>
        <w:adjustRightInd w:val="0"/>
        <w:spacing w:after="120"/>
        <w:ind w:left="993" w:hanging="426"/>
        <w:jc w:val="both"/>
        <w:rPr>
          <w:rFonts w:ascii="TimesNewRoman" w:hAnsi="TimesNewRoman" w:cs="TimesNewRoman"/>
          <w:strike/>
          <w:color w:val="000000"/>
        </w:rPr>
      </w:pPr>
      <w:r w:rsidRPr="00623C62">
        <w:rPr>
          <w:rFonts w:ascii="TimesNewRoman" w:hAnsi="TimesNewRoman" w:cs="TimesNewRoman"/>
          <w:strike/>
          <w:color w:val="000000"/>
        </w:rPr>
        <w:t xml:space="preserve">(a) </w:t>
      </w:r>
      <w:r w:rsidRPr="00623C62">
        <w:rPr>
          <w:rFonts w:ascii="TimesNewRoman" w:hAnsi="TimesNewRoman" w:cs="TimesNewRoman"/>
          <w:strike/>
          <w:color w:val="000000"/>
        </w:rPr>
        <w:tab/>
        <w:t>a administração;</w:t>
      </w:r>
    </w:p>
    <w:p w14:paraId="4E4BE42F" w14:textId="77777777" w:rsidR="002A6EFF" w:rsidRPr="00623C62" w:rsidRDefault="002A6EFF" w:rsidP="002A6EFF">
      <w:pPr>
        <w:autoSpaceDE w:val="0"/>
        <w:autoSpaceDN w:val="0"/>
        <w:adjustRightInd w:val="0"/>
        <w:spacing w:after="120"/>
        <w:ind w:left="993" w:hanging="426"/>
        <w:jc w:val="both"/>
        <w:rPr>
          <w:rFonts w:ascii="TimesNewRoman" w:hAnsi="TimesNewRoman" w:cs="TimesNewRoman"/>
          <w:strike/>
          <w:color w:val="000000"/>
        </w:rPr>
      </w:pPr>
      <w:r w:rsidRPr="00623C62">
        <w:rPr>
          <w:rFonts w:ascii="TimesNewRoman" w:hAnsi="TimesNewRoman" w:cs="TimesNewRoman"/>
          <w:strike/>
          <w:color w:val="000000"/>
        </w:rPr>
        <w:t xml:space="preserve">(b) </w:t>
      </w:r>
      <w:r w:rsidRPr="00623C62">
        <w:rPr>
          <w:rFonts w:ascii="TimesNewRoman" w:hAnsi="TimesNewRoman" w:cs="TimesNewRoman"/>
          <w:strike/>
          <w:color w:val="000000"/>
        </w:rPr>
        <w:tab/>
        <w:t>empregados com funções significativas no controle interno; ou</w:t>
      </w:r>
    </w:p>
    <w:p w14:paraId="507DC0DB" w14:textId="77777777" w:rsidR="002A6EFF" w:rsidRPr="00623C62" w:rsidRDefault="002A6EFF" w:rsidP="002A6EFF">
      <w:pPr>
        <w:autoSpaceDE w:val="0"/>
        <w:autoSpaceDN w:val="0"/>
        <w:adjustRightInd w:val="0"/>
        <w:ind w:left="993" w:hanging="426"/>
        <w:jc w:val="both"/>
        <w:rPr>
          <w:rFonts w:ascii="TimesNewRoman" w:hAnsi="TimesNewRoman" w:cs="TimesNewRoman"/>
          <w:strike/>
          <w:color w:val="000000"/>
        </w:rPr>
      </w:pPr>
      <w:r w:rsidRPr="00623C62">
        <w:rPr>
          <w:rFonts w:ascii="TimesNewRoman" w:hAnsi="TimesNewRoman" w:cs="TimesNewRoman"/>
          <w:strike/>
          <w:color w:val="000000"/>
        </w:rPr>
        <w:t xml:space="preserve">(c) </w:t>
      </w:r>
      <w:r w:rsidRPr="00623C62">
        <w:rPr>
          <w:rFonts w:ascii="TimesNewRoman" w:hAnsi="TimesNewRoman" w:cs="TimesNewRoman"/>
          <w:strike/>
          <w:color w:val="000000"/>
        </w:rPr>
        <w:tab/>
        <w:t>outros, cujas fraudes gerem distorção relevante nas demonstrações contábeis, o auditor deve comunicar tempestivamente esses assuntos aos responsáveis pela governança. Caso o auditor suspeite de fraude envolvendo a administração, o auditor deve comunicar essas suspeitas aos responsáveis pela governança e discutir com eles a natureza, época e extensão dos procedimentos de auditoria necessários para concluir a auditoria (ver itens A61 a A63).</w:t>
      </w:r>
    </w:p>
    <w:p w14:paraId="035C6CFA" w14:textId="77777777" w:rsidR="002A6EFF" w:rsidRDefault="002A6EFF" w:rsidP="002A6EFF">
      <w:pPr>
        <w:autoSpaceDE w:val="0"/>
        <w:autoSpaceDN w:val="0"/>
        <w:adjustRightInd w:val="0"/>
        <w:ind w:left="993" w:hanging="426"/>
        <w:jc w:val="both"/>
        <w:rPr>
          <w:rFonts w:ascii="TimesNewRoman" w:hAnsi="TimesNewRoman" w:cs="TimesNewRoman"/>
          <w:color w:val="000000"/>
        </w:rPr>
      </w:pPr>
    </w:p>
    <w:p w14:paraId="0BCD5704" w14:textId="77777777" w:rsidR="002A6EFF" w:rsidRPr="00623C62" w:rsidRDefault="002A6EFF" w:rsidP="002A6EFF">
      <w:pPr>
        <w:autoSpaceDE w:val="0"/>
        <w:autoSpaceDN w:val="0"/>
        <w:adjustRightInd w:val="0"/>
        <w:ind w:left="426" w:hanging="426"/>
        <w:jc w:val="both"/>
        <w:rPr>
          <w:rFonts w:ascii="TimesNewRoman" w:hAnsi="TimesNewRoman" w:cs="TimesNewRoman"/>
          <w:color w:val="000000"/>
        </w:rPr>
      </w:pPr>
      <w:r w:rsidRPr="00623C62">
        <w:rPr>
          <w:rFonts w:ascii="TimesNewRoman" w:hAnsi="TimesNewRoman" w:cs="TimesNewRoman"/>
          <w:color w:val="000000"/>
        </w:rPr>
        <w:t xml:space="preserve">42. </w:t>
      </w:r>
      <w:r w:rsidRPr="00623C62">
        <w:rPr>
          <w:rFonts w:ascii="TimesNewRoman" w:hAnsi="TimesNewRoman" w:cs="TimesNewRoman"/>
          <w:color w:val="000000"/>
        </w:rPr>
        <w:tab/>
        <w:t>A menos que todos os responsáveis pela governança estejam envolvidos na administração da entidade, se o auditor tiver identificado ou suspeitar de fraude envolvendo:</w:t>
      </w:r>
    </w:p>
    <w:p w14:paraId="5F8FDDA9" w14:textId="77777777" w:rsidR="002A6EFF" w:rsidRPr="00623C62" w:rsidRDefault="002A6EFF" w:rsidP="002A6EFF">
      <w:pPr>
        <w:autoSpaceDE w:val="0"/>
        <w:autoSpaceDN w:val="0"/>
        <w:adjustRightInd w:val="0"/>
        <w:ind w:left="993" w:hanging="426"/>
        <w:jc w:val="both"/>
        <w:rPr>
          <w:rFonts w:ascii="TimesNewRoman" w:hAnsi="TimesNewRoman" w:cs="TimesNewRoman"/>
          <w:color w:val="000000"/>
        </w:rPr>
      </w:pPr>
      <w:r w:rsidRPr="00623C62">
        <w:rPr>
          <w:rFonts w:ascii="TimesNewRoman" w:hAnsi="TimesNewRoman" w:cs="TimesNewRoman"/>
          <w:color w:val="000000"/>
        </w:rPr>
        <w:t>(a)</w:t>
      </w:r>
      <w:r w:rsidRPr="00623C62">
        <w:rPr>
          <w:rFonts w:ascii="TimesNewRoman" w:hAnsi="TimesNewRoman" w:cs="TimesNewRoman"/>
          <w:color w:val="000000"/>
        </w:rPr>
        <w:tab/>
        <w:t xml:space="preserve">a administração; </w:t>
      </w:r>
    </w:p>
    <w:p w14:paraId="2D3798DA" w14:textId="77777777" w:rsidR="002A6EFF" w:rsidRPr="00623C62" w:rsidRDefault="002A6EFF" w:rsidP="002A6EFF">
      <w:pPr>
        <w:autoSpaceDE w:val="0"/>
        <w:autoSpaceDN w:val="0"/>
        <w:adjustRightInd w:val="0"/>
        <w:ind w:left="993" w:hanging="426"/>
        <w:jc w:val="both"/>
        <w:rPr>
          <w:rFonts w:ascii="TimesNewRoman" w:hAnsi="TimesNewRoman" w:cs="TimesNewRoman"/>
          <w:color w:val="000000"/>
        </w:rPr>
      </w:pPr>
      <w:r w:rsidRPr="00623C62">
        <w:rPr>
          <w:rFonts w:ascii="TimesNewRoman" w:hAnsi="TimesNewRoman" w:cs="TimesNewRoman"/>
          <w:color w:val="000000"/>
        </w:rPr>
        <w:t>(b)</w:t>
      </w:r>
      <w:r w:rsidRPr="00623C62">
        <w:rPr>
          <w:rFonts w:ascii="TimesNewRoman" w:hAnsi="TimesNewRoman" w:cs="TimesNewRoman"/>
          <w:color w:val="000000"/>
        </w:rPr>
        <w:tab/>
        <w:t xml:space="preserve">empregados com funções significativas no controle interno; ou </w:t>
      </w:r>
    </w:p>
    <w:p w14:paraId="48EFB1B8" w14:textId="77777777" w:rsidR="002A6EFF" w:rsidRPr="00623C62" w:rsidRDefault="002A6EFF" w:rsidP="002A6EFF">
      <w:pPr>
        <w:autoSpaceDE w:val="0"/>
        <w:autoSpaceDN w:val="0"/>
        <w:adjustRightInd w:val="0"/>
        <w:ind w:left="993" w:hanging="426"/>
        <w:jc w:val="both"/>
        <w:rPr>
          <w:rFonts w:ascii="TimesNewRoman" w:hAnsi="TimesNewRoman" w:cs="TimesNewRoman"/>
          <w:color w:val="000000"/>
        </w:rPr>
      </w:pPr>
      <w:r w:rsidRPr="00623C62">
        <w:rPr>
          <w:rFonts w:ascii="TimesNewRoman" w:hAnsi="TimesNewRoman" w:cs="TimesNewRoman"/>
          <w:color w:val="000000"/>
        </w:rPr>
        <w:t>(c)</w:t>
      </w:r>
      <w:r w:rsidRPr="00623C62">
        <w:rPr>
          <w:rFonts w:ascii="TimesNewRoman" w:hAnsi="TimesNewRoman" w:cs="TimesNewRoman"/>
          <w:color w:val="000000"/>
        </w:rPr>
        <w:tab/>
        <w:t>outros, cujas fraudes gerem distorção relevante nas demonstrações contábeis,</w:t>
      </w:r>
    </w:p>
    <w:p w14:paraId="2E81C779" w14:textId="77777777" w:rsidR="002A6EFF" w:rsidRPr="00623C62" w:rsidRDefault="002A6EFF" w:rsidP="002A6EFF">
      <w:pPr>
        <w:autoSpaceDE w:val="0"/>
        <w:autoSpaceDN w:val="0"/>
        <w:adjustRightInd w:val="0"/>
        <w:ind w:left="567"/>
        <w:jc w:val="both"/>
        <w:rPr>
          <w:rFonts w:ascii="TimesNewRoman" w:hAnsi="TimesNewRoman" w:cs="TimesNewRoman"/>
          <w:color w:val="000000"/>
        </w:rPr>
      </w:pPr>
      <w:r w:rsidRPr="00623C62">
        <w:rPr>
          <w:rFonts w:ascii="TimesNewRoman" w:hAnsi="TimesNewRoman" w:cs="TimesNewRoman"/>
          <w:color w:val="000000"/>
        </w:rPr>
        <w:t xml:space="preserve">auditor </w:t>
      </w:r>
      <w:r w:rsidRPr="00D710CD">
        <w:rPr>
          <w:rFonts w:ascii="TimesNewRoman" w:hAnsi="TimesNewRoman" w:cs="TimesNewRoman"/>
          <w:color w:val="000000"/>
          <w:highlight w:val="yellow"/>
        </w:rPr>
        <w:t>deve</w:t>
      </w:r>
      <w:r w:rsidRPr="00623C62">
        <w:rPr>
          <w:rFonts w:ascii="TimesNewRoman" w:hAnsi="TimesNewRoman" w:cs="TimesNewRoman"/>
          <w:color w:val="000000"/>
        </w:rPr>
        <w:t xml:space="preserve"> comunicar tempestivamente esses assuntos aos responsáveis pela governança. Caso o auditor suspeite de fraude envolvendo a administração, o auditor deve comunicar essas suspeitas aos responsáveis pela governança e discutir com eles a natureza, época e extensão dos procedimentos de auditoria necessários para concluir a auditoria. Essas comunicações aos responsáveis pela governança são necessárias a menos que a comunicação seja </w:t>
      </w:r>
      <w:r w:rsidRPr="00D710CD">
        <w:rPr>
          <w:rFonts w:ascii="TimesNewRoman" w:hAnsi="TimesNewRoman" w:cs="TimesNewRoman"/>
          <w:color w:val="000000"/>
          <w:highlight w:val="yellow"/>
        </w:rPr>
        <w:t>proibida</w:t>
      </w:r>
      <w:r w:rsidRPr="00623C62">
        <w:rPr>
          <w:rFonts w:ascii="TimesNewRoman" w:hAnsi="TimesNewRoman" w:cs="TimesNewRoman"/>
          <w:color w:val="000000"/>
        </w:rPr>
        <w:t xml:space="preserve"> por lei ou regulamento (ver itens A61 e de A63 a A65).</w:t>
      </w:r>
      <w:r>
        <w:rPr>
          <w:rFonts w:ascii="TimesNewRoman" w:hAnsi="TimesNewRoman" w:cs="TimesNewRoman"/>
          <w:color w:val="000000"/>
        </w:rPr>
        <w:t xml:space="preserve">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p>
    <w:p w14:paraId="43CE287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6F2A628" w14:textId="77777777" w:rsidR="002A6EFF" w:rsidRPr="00623C62" w:rsidRDefault="002A6EFF" w:rsidP="002A6EFF">
      <w:pPr>
        <w:autoSpaceDE w:val="0"/>
        <w:autoSpaceDN w:val="0"/>
        <w:adjustRightInd w:val="0"/>
        <w:ind w:left="567" w:hanging="567"/>
        <w:jc w:val="both"/>
        <w:rPr>
          <w:rFonts w:ascii="TimesNewRoman" w:hAnsi="TimesNewRoman" w:cs="TimesNewRoman"/>
          <w:strike/>
          <w:color w:val="000000"/>
        </w:rPr>
      </w:pPr>
      <w:r w:rsidRPr="00623C62">
        <w:rPr>
          <w:rFonts w:ascii="TimesNewRoman" w:hAnsi="TimesNewRoman" w:cs="TimesNewRoman"/>
          <w:strike/>
          <w:color w:val="000000"/>
        </w:rPr>
        <w:t>42.  Nos termos da NBC TA 260, o auditor deve comunicar aos responsáveis pela governança quaisquer outros assuntos relacionados a fraudes que, no seu julgamento, são relevantes para suas responsabilidades (ver item A64).</w:t>
      </w:r>
    </w:p>
    <w:p w14:paraId="35DD395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2ED1B78"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 xml:space="preserve">43. </w:t>
      </w:r>
      <w:r w:rsidRPr="00623C62">
        <w:rPr>
          <w:rFonts w:ascii="TimesNewRoman" w:hAnsi="TimesNewRoman" w:cs="TimesNewRoman"/>
          <w:color w:val="000000"/>
        </w:rPr>
        <w:tab/>
        <w:t>O auditor deve comunicar, salvo se proibido por lei ou regulamento, aos responsáveis pela governança quaisquer outros assuntos relacionados a fraudes que, no seu julgamento, são relevantes para suas responsabilidades (ver itens A61 e A66).</w:t>
      </w:r>
      <w:r>
        <w:rPr>
          <w:rFonts w:ascii="TimesNewRoman" w:hAnsi="TimesNewRoman" w:cs="TimesNewRoman"/>
          <w:color w:val="000000"/>
        </w:rPr>
        <w:t xml:space="preserve">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p>
    <w:p w14:paraId="5D4376CD"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03176C3" w14:textId="77777777" w:rsidR="002A6EFF" w:rsidRPr="00623C62" w:rsidRDefault="002A6EFF" w:rsidP="002A6EFF">
      <w:pPr>
        <w:autoSpaceDE w:val="0"/>
        <w:autoSpaceDN w:val="0"/>
        <w:adjustRightInd w:val="0"/>
        <w:ind w:left="567" w:hanging="567"/>
        <w:jc w:val="both"/>
        <w:rPr>
          <w:rFonts w:ascii="TimesNewRoman" w:hAnsi="TimesNewRoman" w:cs="TimesNewRoman"/>
          <w:b/>
          <w:strike/>
          <w:color w:val="000000"/>
        </w:rPr>
      </w:pPr>
      <w:r w:rsidRPr="00623C62">
        <w:rPr>
          <w:rFonts w:ascii="TimesNewRoman" w:hAnsi="TimesNewRoman" w:cs="TimesNewRoman"/>
          <w:b/>
          <w:strike/>
          <w:color w:val="000000"/>
        </w:rPr>
        <w:t>Comunicações às autoridades reguladoras e de controle</w:t>
      </w:r>
    </w:p>
    <w:p w14:paraId="04A5CA9F" w14:textId="77777777" w:rsidR="002A6EFF" w:rsidRPr="00623C62" w:rsidRDefault="002A6EFF" w:rsidP="002A6EFF">
      <w:pPr>
        <w:autoSpaceDE w:val="0"/>
        <w:autoSpaceDN w:val="0"/>
        <w:adjustRightInd w:val="0"/>
        <w:ind w:left="567" w:hanging="567"/>
        <w:jc w:val="both"/>
        <w:rPr>
          <w:rFonts w:ascii="TimesNewRoman" w:hAnsi="TimesNewRoman" w:cs="TimesNewRoman"/>
          <w:strike/>
          <w:color w:val="000000"/>
        </w:rPr>
      </w:pPr>
    </w:p>
    <w:p w14:paraId="675AD694" w14:textId="77777777" w:rsidR="002A6EFF" w:rsidRPr="00623C62" w:rsidRDefault="002A6EFF" w:rsidP="002A6EFF">
      <w:pPr>
        <w:autoSpaceDE w:val="0"/>
        <w:autoSpaceDN w:val="0"/>
        <w:adjustRightInd w:val="0"/>
        <w:ind w:left="567" w:hanging="567"/>
        <w:jc w:val="both"/>
        <w:rPr>
          <w:rFonts w:ascii="TimesNewRoman" w:hAnsi="TimesNewRoman" w:cs="TimesNewRoman"/>
          <w:strike/>
          <w:color w:val="000000"/>
        </w:rPr>
      </w:pPr>
      <w:r w:rsidRPr="00623C62">
        <w:rPr>
          <w:rFonts w:ascii="TimesNewRoman" w:hAnsi="TimesNewRoman" w:cs="TimesNewRoman"/>
          <w:strike/>
          <w:color w:val="000000"/>
        </w:rPr>
        <w:t>43.  Caso o auditor tenha identificado ou suspeite de fraude, deve determinar se há responsabilidade de comunicar a ocorrência ou suspeita a um terceiro fora da entidade. Embora o dever profissional do auditor de manter a confidencialidade da informação do cliente possa impedir que tais informações sejam dadas, as responsabilidades legais do auditor podem sobrepor-se ao dever de confidencialidade em algumas situações (ver itens A65 a A67).</w:t>
      </w:r>
    </w:p>
    <w:p w14:paraId="22E6E96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F951539"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D710CD">
        <w:rPr>
          <w:rFonts w:ascii="TimesNewRoman" w:hAnsi="TimesNewRoman" w:cs="TimesNewRoman"/>
          <w:color w:val="000000"/>
          <w:highlight w:val="yellow"/>
        </w:rPr>
        <w:t xml:space="preserve">Comunicação de fraude à </w:t>
      </w:r>
      <w:r w:rsidRPr="0074541B">
        <w:rPr>
          <w:rFonts w:ascii="TimesNewRoman" w:hAnsi="TimesNewRoman" w:cs="TimesNewRoman"/>
          <w:color w:val="000000"/>
          <w:highlight w:val="green"/>
        </w:rPr>
        <w:t xml:space="preserve">autoridade competente </w:t>
      </w:r>
      <w:r w:rsidRPr="00D710CD">
        <w:rPr>
          <w:rFonts w:ascii="TimesNewRoman" w:hAnsi="TimesNewRoman" w:cs="TimesNewRoman"/>
          <w:color w:val="000000"/>
          <w:highlight w:val="yellow"/>
        </w:rPr>
        <w:t>externa à entidade</w:t>
      </w:r>
    </w:p>
    <w:p w14:paraId="655BE866"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p>
    <w:p w14:paraId="11EF6FD8"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 xml:space="preserve">44. </w:t>
      </w:r>
      <w:r w:rsidRPr="00623C62">
        <w:rPr>
          <w:rFonts w:ascii="TimesNewRoman" w:hAnsi="TimesNewRoman" w:cs="TimesNewRoman"/>
          <w:color w:val="000000"/>
        </w:rPr>
        <w:tab/>
        <w:t xml:space="preserve">Caso o auditor tenha identificado ou suspeite de fraude, ele </w:t>
      </w:r>
      <w:r w:rsidRPr="0074541B">
        <w:rPr>
          <w:rFonts w:ascii="TimesNewRoman" w:hAnsi="TimesNewRoman" w:cs="TimesNewRoman"/>
          <w:color w:val="000000"/>
          <w:highlight w:val="green"/>
        </w:rPr>
        <w:t>deve</w:t>
      </w:r>
      <w:r w:rsidRPr="00623C62">
        <w:rPr>
          <w:rFonts w:ascii="TimesNewRoman" w:hAnsi="TimesNewRoman" w:cs="TimesNewRoman"/>
          <w:color w:val="000000"/>
        </w:rPr>
        <w:t xml:space="preserve"> determinar se leis, regulamentos ou requisitos éticos relevantes (ver itens de A67 a A69): </w:t>
      </w:r>
    </w:p>
    <w:p w14:paraId="29A25C54"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(a)</w:t>
      </w:r>
      <w:r w:rsidRPr="00623C62">
        <w:rPr>
          <w:rFonts w:ascii="TimesNewRoman" w:hAnsi="TimesNewRoman" w:cs="TimesNewRoman"/>
          <w:color w:val="000000"/>
        </w:rPr>
        <w:tab/>
        <w:t xml:space="preserve">exigem que o auditor </w:t>
      </w:r>
      <w:r w:rsidRPr="00D710CD">
        <w:rPr>
          <w:rFonts w:ascii="TimesNewRoman" w:hAnsi="TimesNewRoman" w:cs="TimesNewRoman"/>
          <w:color w:val="000000"/>
          <w:highlight w:val="yellow"/>
        </w:rPr>
        <w:t>comunique</w:t>
      </w:r>
      <w:r w:rsidRPr="00623C62">
        <w:rPr>
          <w:rFonts w:ascii="TimesNewRoman" w:hAnsi="TimesNewRoman" w:cs="TimesNewRoman"/>
          <w:color w:val="000000"/>
        </w:rPr>
        <w:t xml:space="preserve"> à autoridade competente externa à entidade;</w:t>
      </w:r>
    </w:p>
    <w:p w14:paraId="54BCD875"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(b)</w:t>
      </w:r>
      <w:r w:rsidRPr="00623C62">
        <w:rPr>
          <w:rFonts w:ascii="TimesNewRoman" w:hAnsi="TimesNewRoman" w:cs="TimesNewRoman"/>
          <w:color w:val="000000"/>
        </w:rPr>
        <w:tab/>
        <w:t xml:space="preserve">estabelecem responsabilidades segundo as quais a comunicação à autoridade competente externa à entidade pode ser apropriada nas circunstâncias. </w:t>
      </w:r>
    </w:p>
    <w:p w14:paraId="6BC8E774"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p>
    <w:p w14:paraId="15643D03" w14:textId="77777777" w:rsidR="002A6EFF" w:rsidRDefault="002A6EFF" w:rsidP="002A6EFF">
      <w:pPr>
        <w:autoSpaceDE w:val="0"/>
        <w:autoSpaceDN w:val="0"/>
        <w:adjustRightInd w:val="0"/>
        <w:ind w:left="567"/>
        <w:jc w:val="both"/>
        <w:rPr>
          <w:rFonts w:ascii="TimesNewRoman" w:hAnsi="TimesNewRoman" w:cs="TimesNewRoman"/>
          <w:color w:val="000000"/>
        </w:rPr>
      </w:pPr>
      <w:r w:rsidRPr="00623C62">
        <w:rPr>
          <w:rFonts w:ascii="TimesNewRoman" w:hAnsi="TimesNewRoman" w:cs="TimesNewRoman"/>
          <w:color w:val="000000"/>
        </w:rPr>
        <w:t xml:space="preserve">No Brasil, as regras de comunicação de não conformidade ou suspeita de não conformidade a autoridades externas à entidade se aplicam somente nos casos em que a legislação expressamente estabelece dita obrigação, como ocorre, por exemplo, quanto à obrigação do auditor de comunicar suspeita ou a ocorrência de não conformidade com leis e regulamentos, conforme determinado por órgãos reguladores para determinados segmentos regulados, tais como o </w:t>
      </w:r>
      <w:r w:rsidRPr="00D710CD">
        <w:rPr>
          <w:rFonts w:ascii="TimesNewRoman" w:hAnsi="TimesNewRoman" w:cs="TimesNewRoman"/>
          <w:color w:val="000000"/>
          <w:highlight w:val="yellow"/>
        </w:rPr>
        <w:t>Banco Central do Brasil e a Comissão de Valores Mobiliários</w:t>
      </w:r>
      <w:r w:rsidRPr="00623C62">
        <w:rPr>
          <w:rFonts w:ascii="TimesNewRoman" w:hAnsi="TimesNewRoman" w:cs="TimesNewRoman"/>
          <w:color w:val="000000"/>
        </w:rPr>
        <w:t>, ou ainda em decorrência do disposto na Resolução CFC n.º 1.530/2017, que dispõe sobre os procedimentos a serem observados pelos profissionais e organizações contábeis, com relação às obrigações previstas na Lei n.º 9.613/1998 (</w:t>
      </w:r>
      <w:r w:rsidRPr="00D710CD">
        <w:rPr>
          <w:rFonts w:ascii="TimesNewRoman" w:hAnsi="TimesNewRoman" w:cs="TimesNewRoman"/>
          <w:color w:val="000000"/>
          <w:highlight w:val="yellow"/>
        </w:rPr>
        <w:t>sobre "lavagem" de dinheiro</w:t>
      </w:r>
      <w:r w:rsidRPr="00623C62">
        <w:rPr>
          <w:rFonts w:ascii="TimesNewRoman" w:hAnsi="TimesNewRoman" w:cs="TimesNewRoman"/>
          <w:color w:val="000000"/>
        </w:rPr>
        <w:t>). Em todos os outros casos, o auditor continua obrigado ao dever profissional de confidencialidade das informações do cliente (ver item A6 da NBC TA 250).</w:t>
      </w:r>
      <w:r>
        <w:rPr>
          <w:rFonts w:ascii="TimesNewRoman" w:hAnsi="TimesNewRoman" w:cs="TimesNewRoman"/>
          <w:color w:val="000000"/>
        </w:rPr>
        <w:t xml:space="preserve">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p>
    <w:p w14:paraId="418556E9"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363F2AD"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commentRangeStart w:id="55"/>
      <w:r w:rsidRPr="00367CB9">
        <w:rPr>
          <w:rFonts w:ascii="TimesNewRoman" w:hAnsi="TimesNewRoman" w:cs="TimesNewRoman"/>
          <w:b/>
          <w:color w:val="000000"/>
        </w:rPr>
        <w:t>Documentação</w:t>
      </w:r>
      <w:commentRangeEnd w:id="55"/>
      <w:r>
        <w:rPr>
          <w:rStyle w:val="Refdecomentrio"/>
        </w:rPr>
        <w:commentReference w:id="55"/>
      </w:r>
    </w:p>
    <w:p w14:paraId="1C619C0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7AAC54D"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623C62">
        <w:rPr>
          <w:rFonts w:ascii="TimesNewRoman" w:hAnsi="TimesNewRoman" w:cs="TimesNewRoman"/>
          <w:strike/>
          <w:color w:val="000000"/>
        </w:rPr>
        <w:t>44.</w:t>
      </w:r>
      <w:r>
        <w:rPr>
          <w:rFonts w:ascii="TimesNewRoman" w:hAnsi="TimesNewRoman" w:cs="TimesNewRoman"/>
          <w:color w:val="000000"/>
        </w:rPr>
        <w:t xml:space="preserve"> 45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O auditor deve incluir a seguinte documentação de auditoria no entendimento da entidade e seu ambiente e à avaliação dos riscos de distorção relevante pelo auditor, exigida pela NBC TA 315:</w:t>
      </w:r>
    </w:p>
    <w:p w14:paraId="1D600D3E"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t>as decisões significativas tomadas durante a discussão com a equipe de trabalho em relação à suscetibilidade das demonstrações contábeis da entidade a distorção relevante decorrente de fraude; e</w:t>
      </w:r>
    </w:p>
    <w:p w14:paraId="08E8B714" w14:textId="77777777" w:rsidR="002A6EFF"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t>os riscos identificados e avaliados de distorção relevante decorrentes de fraude no âmbito das demonstrações contábeis e das afirmações.</w:t>
      </w:r>
    </w:p>
    <w:p w14:paraId="62C42C8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AEDA5C4"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623C62">
        <w:rPr>
          <w:rFonts w:ascii="TimesNewRoman" w:hAnsi="TimesNewRoman" w:cs="TimesNewRoman"/>
          <w:strike/>
          <w:color w:val="000000"/>
        </w:rPr>
        <w:t>45.</w:t>
      </w:r>
      <w:r>
        <w:rPr>
          <w:rFonts w:ascii="TimesNewRoman" w:hAnsi="TimesNewRoman" w:cs="TimesNewRoman"/>
          <w:color w:val="000000"/>
        </w:rPr>
        <w:t xml:space="preserve"> 46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O auditor deve incluir a seguinte documentação de auditoria para as respostas do auditor aos riscos avaliados de distorção relevante requerida pela NBC TA 330:</w:t>
      </w:r>
    </w:p>
    <w:p w14:paraId="29FD1ECE"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t>as respostas globais aos riscos avaliados de distorção relevante decorrente de fraude no âmbito das demonstrações contábeis, e a natureza, época e extensão dos procedimentos de auditoria, além da ligação entre esses procedimentos e os riscos avaliados de distorção relevante decorrente de fraude nas afirmações; e</w:t>
      </w:r>
    </w:p>
    <w:p w14:paraId="6E938D10" w14:textId="77777777" w:rsidR="002A6EFF"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t>os resultados dos procedimentos de auditoria, inclusive os desenhados para monitorar o risco de a administração burlar controles.</w:t>
      </w:r>
    </w:p>
    <w:p w14:paraId="2D97A2E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D51A77A"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strike/>
          <w:color w:val="000000"/>
        </w:rPr>
        <w:t>46.</w:t>
      </w:r>
      <w:r>
        <w:rPr>
          <w:rFonts w:ascii="TimesNewRoman" w:hAnsi="TimesNewRoman" w:cs="TimesNewRoman"/>
          <w:color w:val="000000"/>
        </w:rPr>
        <w:t xml:space="preserve"> 47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deve incluir na documentação de auditoria as </w:t>
      </w:r>
      <w:r w:rsidRPr="00507E2F">
        <w:rPr>
          <w:rFonts w:ascii="TimesNewRoman" w:hAnsi="TimesNewRoman" w:cs="TimesNewRoman"/>
          <w:color w:val="000000"/>
          <w:highlight w:val="yellow"/>
        </w:rPr>
        <w:t>comunicações sobre fraude feitas à administração</w:t>
      </w:r>
      <w:r>
        <w:rPr>
          <w:rFonts w:ascii="TimesNewRoman" w:hAnsi="TimesNewRoman" w:cs="TimesNewRoman"/>
          <w:color w:val="000000"/>
        </w:rPr>
        <w:t>, aos responsáveis pela governança, aos órgãos reguladores e outros.</w:t>
      </w:r>
    </w:p>
    <w:p w14:paraId="3092BD3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8712B1E"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strike/>
          <w:color w:val="000000"/>
        </w:rPr>
        <w:t>47.</w:t>
      </w:r>
      <w:r>
        <w:rPr>
          <w:rFonts w:ascii="TimesNewRoman" w:hAnsi="TimesNewRoman" w:cs="TimesNewRoman"/>
          <w:color w:val="000000"/>
        </w:rPr>
        <w:t xml:space="preserve"> 48 </w:t>
      </w:r>
      <w:r w:rsidRPr="000B6C9E">
        <w:rPr>
          <w:rFonts w:ascii="TimesNewRoman" w:hAnsi="TimesNewRoman" w:cs="TimesNewRoman"/>
          <w:color w:val="00B0F0"/>
        </w:rPr>
        <w:t>(</w:t>
      </w:r>
      <w:r>
        <w:rPr>
          <w:rFonts w:ascii="TimesNewRoman" w:hAnsi="TimesNewRoman" w:cs="TimesNewRoman"/>
          <w:color w:val="00B0F0"/>
        </w:rPr>
        <w:t xml:space="preserve">Alterado </w:t>
      </w:r>
      <w:r w:rsidRPr="000B6C9E">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Se o auditor conclui que a presunção de risco de distorção relevante decorrente de fraude relacionada ao </w:t>
      </w:r>
      <w:r w:rsidRPr="00507E2F">
        <w:rPr>
          <w:rFonts w:ascii="TimesNewRoman" w:hAnsi="TimesNewRoman" w:cs="TimesNewRoman"/>
          <w:color w:val="000000"/>
          <w:highlight w:val="yellow"/>
        </w:rPr>
        <w:t>reconhecimento de receita</w:t>
      </w:r>
      <w:r>
        <w:rPr>
          <w:rFonts w:ascii="TimesNewRoman" w:hAnsi="TimesNewRoman" w:cs="TimesNewRoman"/>
          <w:color w:val="000000"/>
        </w:rPr>
        <w:t xml:space="preserve"> não é aplicável nas circunstâncias do trabalho, o auditor deve incluir na documentação de auditoria as razões dessa conclusão.</w:t>
      </w:r>
    </w:p>
    <w:p w14:paraId="788FCC5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F9F8A3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6861AA6" w14:textId="77777777" w:rsidR="002A6EFF" w:rsidRDefault="002A6EFF" w:rsidP="002A6EFF">
      <w:pPr>
        <w:ind w:right="2"/>
        <w:jc w:val="both"/>
      </w:pPr>
      <w:r>
        <w:t>Em razão dessas alterações, as disposições não alteradas desta norma são mantidas e a sigla da NBC TA 240, publicada no DOU, Seção 1, de 3/12/2009, passa a ser NBC TA 240 (R1).</w:t>
      </w:r>
    </w:p>
    <w:p w14:paraId="41B934C3" w14:textId="77777777" w:rsidR="002A6EFF" w:rsidRDefault="002A6EFF" w:rsidP="002A6EFF">
      <w:pPr>
        <w:pStyle w:val="Textoembloco"/>
        <w:tabs>
          <w:tab w:val="left" w:pos="-5245"/>
        </w:tabs>
        <w:ind w:left="0"/>
        <w:jc w:val="both"/>
        <w:rPr>
          <w:sz w:val="24"/>
          <w:lang w:val="pt-BR"/>
        </w:rPr>
      </w:pPr>
    </w:p>
    <w:p w14:paraId="7929EA3D" w14:textId="77777777" w:rsidR="002A6EFF" w:rsidRDefault="002A6EFF" w:rsidP="002A6EFF">
      <w:pPr>
        <w:pStyle w:val="Textoembloco"/>
        <w:autoSpaceDE w:val="0"/>
        <w:autoSpaceDN w:val="0"/>
        <w:adjustRightInd w:val="0"/>
        <w:ind w:left="0"/>
        <w:jc w:val="both"/>
        <w:rPr>
          <w:sz w:val="24"/>
          <w:lang w:val="pt-BR"/>
        </w:rPr>
      </w:pPr>
      <w:r>
        <w:rPr>
          <w:sz w:val="24"/>
          <w:lang w:val="pt-BR"/>
        </w:rPr>
        <w:t>As alterações desta norma entram em vigor na data de sua publicação, aplicando-se a auditorias de demonstrações contábeis para períodos que se findam em, ou após, 31 de dezembro de 2016.</w:t>
      </w:r>
    </w:p>
    <w:p w14:paraId="580C185A" w14:textId="77777777" w:rsidR="002A6EFF" w:rsidRDefault="002A6EFF" w:rsidP="002A6EFF">
      <w:pPr>
        <w:ind w:left="567" w:right="2" w:hanging="567"/>
        <w:jc w:val="both"/>
      </w:pPr>
    </w:p>
    <w:p w14:paraId="630F07A4" w14:textId="77777777" w:rsidR="002A6EFF" w:rsidRDefault="002A6EFF" w:rsidP="002A6EFF">
      <w:pPr>
        <w:ind w:left="567" w:right="2" w:hanging="567"/>
        <w:jc w:val="both"/>
      </w:pPr>
    </w:p>
    <w:p w14:paraId="52A4FB57" w14:textId="77777777" w:rsidR="002A6EFF" w:rsidRPr="00D5781E" w:rsidRDefault="002A6EFF" w:rsidP="002A6EFF">
      <w:pPr>
        <w:pStyle w:val="Recuodecorpodetexto2"/>
        <w:spacing w:after="0" w:line="240" w:lineRule="auto"/>
        <w:jc w:val="right"/>
        <w:rPr>
          <w:lang w:val="pt-BR"/>
        </w:rPr>
      </w:pPr>
      <w:r w:rsidRPr="00D5781E">
        <w:rPr>
          <w:lang w:val="pt-BR"/>
        </w:rPr>
        <w:t>Brasília, 19 de agosto de 2016.</w:t>
      </w:r>
    </w:p>
    <w:p w14:paraId="1E4B0D80" w14:textId="77777777" w:rsidR="002A6EFF" w:rsidRDefault="002A6EFF" w:rsidP="002A6EFF"/>
    <w:p w14:paraId="4051B99F" w14:textId="77777777" w:rsidR="002A6EFF" w:rsidRDefault="002A6EFF" w:rsidP="002A6EFF">
      <w:pPr>
        <w:jc w:val="both"/>
      </w:pPr>
    </w:p>
    <w:p w14:paraId="1A4AE59A" w14:textId="77777777" w:rsidR="002A6EFF" w:rsidRDefault="002A6EFF" w:rsidP="002A6EFF"/>
    <w:p w14:paraId="4656FA72" w14:textId="77777777" w:rsidR="002A6EFF" w:rsidRDefault="002A6EFF" w:rsidP="002A6EFF">
      <w:pPr>
        <w:jc w:val="center"/>
        <w:rPr>
          <w:bCs/>
        </w:rPr>
      </w:pPr>
      <w:r>
        <w:t xml:space="preserve">Contador </w:t>
      </w:r>
      <w:r>
        <w:rPr>
          <w:b/>
        </w:rPr>
        <w:t>José Martonio Alves Coelho</w:t>
      </w:r>
    </w:p>
    <w:p w14:paraId="11D2B56B" w14:textId="77777777" w:rsidR="002A6EFF" w:rsidRDefault="002A6EFF" w:rsidP="002A6EFF">
      <w:pPr>
        <w:pStyle w:val="Recuodecorpodetexto2"/>
        <w:spacing w:after="0" w:line="240" w:lineRule="auto"/>
        <w:ind w:left="0"/>
        <w:jc w:val="center"/>
      </w:pPr>
      <w:r>
        <w:rPr>
          <w:b/>
        </w:rPr>
        <w:t>Presidente</w:t>
      </w:r>
    </w:p>
    <w:p w14:paraId="5B8680B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204EB2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21BF49D6"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sz w:val="28"/>
          <w:szCs w:val="28"/>
        </w:rPr>
      </w:pPr>
      <w:r w:rsidRPr="00367CB9">
        <w:rPr>
          <w:rFonts w:ascii="TimesNewRoman" w:hAnsi="TimesNewRoman" w:cs="TimesNewRoman"/>
          <w:b/>
          <w:color w:val="000000"/>
          <w:sz w:val="28"/>
          <w:szCs w:val="28"/>
        </w:rPr>
        <w:t>Aplicação e outros materiais explicativos</w:t>
      </w:r>
    </w:p>
    <w:p w14:paraId="42804F77"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4F754EF6"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367CB9">
        <w:rPr>
          <w:rFonts w:ascii="TimesNewRoman" w:hAnsi="TimesNewRoman" w:cs="TimesNewRoman"/>
          <w:b/>
          <w:color w:val="000000"/>
        </w:rPr>
        <w:t>Características da fraude</w:t>
      </w:r>
      <w:r w:rsidRPr="00F02027">
        <w:rPr>
          <w:rFonts w:ascii="TimesNewRoman" w:hAnsi="TimesNewRoman" w:cs="TimesNewRoman"/>
          <w:color w:val="000000"/>
        </w:rPr>
        <w:t xml:space="preserve"> </w:t>
      </w:r>
      <w:r>
        <w:rPr>
          <w:rFonts w:ascii="TimesNewRoman" w:hAnsi="TimesNewRoman" w:cs="TimesNewRoman"/>
          <w:color w:val="000000"/>
        </w:rPr>
        <w:t>(</w:t>
      </w:r>
      <w:r w:rsidRPr="00F02027">
        <w:rPr>
          <w:rFonts w:ascii="TimesNewRoman" w:hAnsi="TimesNewRoman" w:cs="TimesNewRoman"/>
          <w:color w:val="000000"/>
        </w:rPr>
        <w:t>ver item 3)</w:t>
      </w:r>
    </w:p>
    <w:p w14:paraId="62631F30"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FB05CE4"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Pr>
          <w:rFonts w:ascii="TimesNewRoman" w:hAnsi="TimesNewRoman" w:cs="TimesNewRoman"/>
          <w:color w:val="000000"/>
        </w:rPr>
        <w:t xml:space="preserve">A1. </w:t>
      </w:r>
      <w:r>
        <w:rPr>
          <w:rFonts w:ascii="TimesNewRoman" w:hAnsi="TimesNewRoman" w:cs="TimesNewRoman"/>
          <w:color w:val="000000"/>
        </w:rPr>
        <w:tab/>
        <w:t xml:space="preserve">A fraude, seja na forma de informações contábeis fraudulentas ou de apropriação </w:t>
      </w:r>
      <w:r w:rsidRPr="00EA19D6">
        <w:rPr>
          <w:rFonts w:ascii="TimesNewRoman" w:hAnsi="TimesNewRoman" w:cs="TimesNewRoman"/>
          <w:color w:val="000000"/>
          <w:highlight w:val="yellow"/>
        </w:rPr>
        <w:t>indevida</w:t>
      </w:r>
      <w:r>
        <w:rPr>
          <w:rFonts w:ascii="TimesNewRoman" w:hAnsi="TimesNewRoman" w:cs="TimesNewRoman"/>
          <w:color w:val="000000"/>
        </w:rPr>
        <w:t xml:space="preserve"> de ativos, envolve o incentivo ou a pressão para que ela seja cometida, uma oportunidade percebida para tal e alguma racionalidade (ou seja, dar razoabilidade a algo falso) d</w:t>
      </w:r>
      <w:r w:rsidRPr="00A24B36">
        <w:rPr>
          <w:rFonts w:ascii="TimesNewRoman" w:hAnsi="TimesNewRoman" w:cs="TimesNewRoman"/>
          <w:color w:val="000000"/>
        </w:rPr>
        <w:t>o ato.</w:t>
      </w:r>
      <w:r>
        <w:rPr>
          <w:rFonts w:ascii="TimesNewRoman" w:hAnsi="TimesNewRoman" w:cs="TimesNewRoman"/>
          <w:color w:val="000000"/>
        </w:rPr>
        <w:t xml:space="preserve"> </w:t>
      </w:r>
      <w:r w:rsidRPr="008237B1">
        <w:rPr>
          <w:rFonts w:ascii="TimesNewRoman" w:hAnsi="TimesNewRoman" w:cs="TimesNewRoman"/>
          <w:color w:val="000000"/>
        </w:rPr>
        <w:t>Por exemplo:</w:t>
      </w:r>
    </w:p>
    <w:p w14:paraId="7BE8523E"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3132CC">
        <w:rPr>
          <w:rFonts w:ascii="TimesNewRoman" w:hAnsi="TimesNewRoman" w:cs="TimesNewRoman"/>
          <w:color w:val="000000"/>
        </w:rPr>
        <w:t>Pode existir incentivo ou pressão para a informação financeira fraudulenta quando a administração sofre pressão, de fontes externas ou internas, para alcançar metas de ganhos ou resultados financeiros previstos (e talvez irrealistas) – em especial porque as conseqüências do insucesso no cumprimento dos objetivos financeiros para a administração podem ser significativas. Do mesmo modo, os indivíduos podem ter um incentivo para se apropriarem de ativos porque, por exemplo, estão vivendo além de suas possibilidades.</w:t>
      </w:r>
    </w:p>
    <w:p w14:paraId="1AA8164D"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Pode haver uma oportunidade percebida de perpetrar uma fraude quando um indivíduo acredita que o controle interno pode ser burlado, por exemplo, porque ele ocupa um cargo de confiança ou tem conhecimento de deficiências específicas no controle interno.</w:t>
      </w:r>
    </w:p>
    <w:p w14:paraId="3D6C5287"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Os indivíduos podem ser capazes de </w:t>
      </w:r>
      <w:r w:rsidRPr="008237B1">
        <w:rPr>
          <w:rFonts w:ascii="TimesNewRoman" w:hAnsi="TimesNewRoman" w:cs="TimesNewRoman"/>
          <w:color w:val="000000"/>
        </w:rPr>
        <w:t xml:space="preserve">racionalizar e </w:t>
      </w:r>
      <w:r>
        <w:rPr>
          <w:rFonts w:ascii="TimesNewRoman" w:hAnsi="TimesNewRoman" w:cs="TimesNewRoman"/>
          <w:color w:val="000000"/>
        </w:rPr>
        <w:t>perpetrar um ato fraudulento. Algumas pessoas têm uma postura, caráter ou valores éticos que os levam a perpetrar um ato desonesto de forma consciente e intencional. Entretanto, mesmo indivíduos normalmente honestos podem perpetrar uma fraude em ambiente em que sejam suficientemente pressionados.</w:t>
      </w:r>
    </w:p>
    <w:p w14:paraId="7FA6D49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E37877E"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A2. </w:t>
      </w:r>
      <w:r>
        <w:rPr>
          <w:rFonts w:ascii="TimesNewRoman" w:hAnsi="TimesNewRoman" w:cs="TimesNewRoman"/>
          <w:color w:val="000000"/>
        </w:rPr>
        <w:tab/>
        <w:t xml:space="preserve">A informação financeira fraudulenta envolve distorções intencionais, inclusive omissões de valor ou divulgações nas demonstrações contábeis para </w:t>
      </w:r>
      <w:r w:rsidRPr="00EA19D6">
        <w:rPr>
          <w:rFonts w:ascii="TimesNewRoman" w:hAnsi="TimesNewRoman" w:cs="TimesNewRoman"/>
          <w:color w:val="000000"/>
          <w:highlight w:val="yellow"/>
        </w:rPr>
        <w:t>enganar os usuários destas</w:t>
      </w:r>
      <w:r>
        <w:rPr>
          <w:rFonts w:ascii="TimesNewRoman" w:hAnsi="TimesNewRoman" w:cs="TimesNewRoman"/>
          <w:color w:val="000000"/>
        </w:rPr>
        <w:t xml:space="preserve">. Ela pode ser causada pelas tentativas da administração de manipular os ganhos de modo a enganar os usuários das demonstrações contábeis, influenciando suas percepções do desempenho e da lucratividade da entidade. Essa manipulação de ganhos pode começar com pequenos atos ou com o ajuste inadequado de premissas e mudanças de julgamento pela administração. </w:t>
      </w:r>
      <w:r w:rsidRPr="00EA19D6">
        <w:rPr>
          <w:rFonts w:ascii="TimesNewRoman" w:hAnsi="TimesNewRoman" w:cs="TimesNewRoman"/>
          <w:color w:val="000000"/>
          <w:highlight w:val="yellow"/>
        </w:rPr>
        <w:t>Pressões e incentivos podem</w:t>
      </w:r>
      <w:r>
        <w:rPr>
          <w:rFonts w:ascii="TimesNewRoman" w:hAnsi="TimesNewRoman" w:cs="TimesNewRoman"/>
          <w:color w:val="000000"/>
        </w:rPr>
        <w:t xml:space="preserve"> levar tais atos a crescer a ponto de resultarem em informação financeira fraudulenta. Essa situação pode ocorrer quando, decorrem de pressões para atender as expectativas do mercado ou a um desejo de maximizar a renumeração baseada em desempenho, a administração assume posições que fazem com que as informações contábeis fraudulentas provoquem distorções relevantes nas demonstrações contábeis. Em algumas entidades, a administração pode ser motivada a reduzir os ganhos em valor relevante, para minimizar a tributação ou inflar ganhos para garantir financiamentos bancários.</w:t>
      </w:r>
    </w:p>
    <w:p w14:paraId="7355BB5F"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B021A1B"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Pr>
          <w:rFonts w:ascii="TimesNewRoman" w:hAnsi="TimesNewRoman" w:cs="TimesNewRoman"/>
          <w:color w:val="000000"/>
        </w:rPr>
        <w:t xml:space="preserve">A3. </w:t>
      </w:r>
      <w:r>
        <w:rPr>
          <w:rFonts w:ascii="TimesNewRoman" w:hAnsi="TimesNewRoman" w:cs="TimesNewRoman"/>
          <w:color w:val="000000"/>
        </w:rPr>
        <w:tab/>
        <w:t>Informações contábeis fraudulentas podem decorrer do seguinte:</w:t>
      </w:r>
    </w:p>
    <w:p w14:paraId="5AB05B8B"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Manipulação, falsificação (inclusive de assinatura) ou alteração de registros contábeis ou documentos comprobatórios que serviram de base à elaboração de demonstrações contábeis.</w:t>
      </w:r>
    </w:p>
    <w:p w14:paraId="3AB4C641"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Mentira ou omissão intencional nas demonstrações contábeis de eventos, operações ou outras informações significativas.</w:t>
      </w:r>
    </w:p>
    <w:p w14:paraId="44266E86"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Aplicação incorreta intencional dos princípios contábeis relativos a valores, classificação, forma de apresentação ou divulgação.</w:t>
      </w:r>
    </w:p>
    <w:p w14:paraId="116AEC6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DFB6669" w14:textId="77777777" w:rsidR="002A6EFF" w:rsidRPr="00FD7044" w:rsidRDefault="002A6EFF" w:rsidP="002A6EFF">
      <w:pPr>
        <w:autoSpaceDE w:val="0"/>
        <w:autoSpaceDN w:val="0"/>
        <w:adjustRightInd w:val="0"/>
        <w:ind w:left="567" w:hanging="567"/>
        <w:jc w:val="both"/>
        <w:rPr>
          <w:rFonts w:ascii="TimesNewRoman" w:hAnsi="TimesNewRoman" w:cs="TimesNewRoman"/>
          <w:strike/>
          <w:color w:val="000000"/>
        </w:rPr>
      </w:pPr>
      <w:r w:rsidRPr="00FD7044">
        <w:rPr>
          <w:rFonts w:ascii="TimesNewRoman" w:hAnsi="TimesNewRoman" w:cs="TimesNewRoman"/>
          <w:strike/>
          <w:color w:val="000000"/>
        </w:rPr>
        <w:t xml:space="preserve">A4. </w:t>
      </w:r>
      <w:r w:rsidRPr="00FD7044">
        <w:rPr>
          <w:rFonts w:ascii="TimesNewRoman" w:hAnsi="TimesNewRoman" w:cs="TimesNewRoman"/>
          <w:strike/>
          <w:color w:val="000000"/>
        </w:rPr>
        <w:tab/>
        <w:t>Muitas vezes as informações contábeis fraudulentas envolvem a burla pela administração de controles que aparentemente estão funcionando com eficácia. A administração pode perpetrar fraude burlando controles por meio de técnicas como:</w:t>
      </w:r>
    </w:p>
    <w:p w14:paraId="409498D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FB77F7E" w14:textId="77777777" w:rsidR="002A6EFF" w:rsidRDefault="002A6EFF" w:rsidP="002A6EFF">
      <w:pPr>
        <w:autoSpaceDE w:val="0"/>
        <w:autoSpaceDN w:val="0"/>
        <w:adjustRightInd w:val="0"/>
        <w:spacing w:after="120"/>
        <w:ind w:left="567" w:hanging="567"/>
        <w:jc w:val="both"/>
        <w:rPr>
          <w:color w:val="000000"/>
        </w:rPr>
      </w:pPr>
      <w:r>
        <w:rPr>
          <w:color w:val="000000"/>
        </w:rPr>
        <w:t xml:space="preserve">A4. </w:t>
      </w:r>
      <w:r>
        <w:rPr>
          <w:color w:val="000000"/>
        </w:rPr>
        <w:tab/>
        <w:t xml:space="preserve">Muitas vezes as informações contábeis fraudulentas envolvem a burla pela administração de controles que aparentemente estão funcionando com eficácia. A administração pode perpetrar fraude, burlando controles intencionalmente por meio de técnicas como: </w:t>
      </w:r>
      <w:r>
        <w:rPr>
          <w:color w:val="00B0F0"/>
          <w:sz w:val="20"/>
          <w:szCs w:val="20"/>
        </w:rPr>
        <w:t>(Alterado pela NBC TA 240 (R1))</w:t>
      </w:r>
    </w:p>
    <w:p w14:paraId="5DA2B806"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Registrar lançamentos fictícios no livro diário, em especial no final do período contábil, de forma a manipular resultados operacionais ou alcançar outros objetivos.</w:t>
      </w:r>
    </w:p>
    <w:p w14:paraId="467AA14F"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Ajustar indevidamente as premissas e alterar os julgamentos utilizados para estimar saldos contábeis.</w:t>
      </w:r>
    </w:p>
    <w:p w14:paraId="698B3973"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Omitir, antecipar ou atrasar o reconhecimento, nas demonstrações contábeis, de eventos e operações que tenham ocorrido durante o período das demonstrações contábeis que estão sendo apresentadas.</w:t>
      </w:r>
    </w:p>
    <w:p w14:paraId="1D27E43F" w14:textId="77777777" w:rsidR="002A6EFF" w:rsidRPr="00FD7044" w:rsidRDefault="002A6EFF">
      <w:pPr>
        <w:numPr>
          <w:ilvl w:val="0"/>
          <w:numId w:val="100"/>
        </w:numPr>
        <w:autoSpaceDE w:val="0"/>
        <w:autoSpaceDN w:val="0"/>
        <w:adjustRightInd w:val="0"/>
        <w:spacing w:after="120" w:line="240" w:lineRule="auto"/>
        <w:ind w:left="851" w:hanging="284"/>
        <w:jc w:val="both"/>
        <w:rPr>
          <w:color w:val="000000"/>
        </w:rPr>
      </w:pPr>
      <w:r>
        <w:rPr>
          <w:color w:val="000000"/>
        </w:rPr>
        <w:t xml:space="preserve"> </w:t>
      </w:r>
      <w:r>
        <w:rPr>
          <w:color w:val="000000"/>
        </w:rPr>
        <w:tab/>
        <w:t xml:space="preserve">Omitir, dificultar ou deturpar divulgações requeridas pela estrutura de relatório financeiro aplicável ou divulgações que são necessárias para a apresentação adequada. </w:t>
      </w:r>
      <w:r>
        <w:rPr>
          <w:color w:val="00B0F0"/>
          <w:sz w:val="20"/>
          <w:szCs w:val="20"/>
        </w:rPr>
        <w:t>(Incluído pela NBC TA 240 (R1))</w:t>
      </w:r>
    </w:p>
    <w:p w14:paraId="1E6BF4D8" w14:textId="77777777" w:rsidR="002A6EFF" w:rsidRPr="00FD7044"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strike/>
          <w:color w:val="000000"/>
        </w:rPr>
      </w:pPr>
      <w:r>
        <w:rPr>
          <w:rFonts w:ascii="TimesNewRoman" w:hAnsi="TimesNewRoman" w:cs="TimesNewRoman"/>
          <w:strike/>
          <w:color w:val="000000"/>
        </w:rPr>
        <w:t xml:space="preserve"> </w:t>
      </w:r>
      <w:r>
        <w:rPr>
          <w:rFonts w:ascii="TimesNewRoman" w:hAnsi="TimesNewRoman" w:cs="TimesNewRoman"/>
          <w:strike/>
          <w:color w:val="000000"/>
        </w:rPr>
        <w:tab/>
      </w:r>
      <w:r w:rsidRPr="00FD7044">
        <w:rPr>
          <w:rFonts w:ascii="TimesNewRoman" w:hAnsi="TimesNewRoman" w:cs="TimesNewRoman"/>
          <w:strike/>
          <w:color w:val="000000"/>
        </w:rPr>
        <w:t>Ocultar ou não divulgar fatos que possam afetar os valores registrados nas demonstrações contábeis.</w:t>
      </w:r>
    </w:p>
    <w:p w14:paraId="2E9CBF89" w14:textId="77777777" w:rsidR="002A6EFF" w:rsidRPr="00FD7044" w:rsidRDefault="002A6EFF">
      <w:pPr>
        <w:numPr>
          <w:ilvl w:val="0"/>
          <w:numId w:val="100"/>
        </w:numPr>
        <w:autoSpaceDE w:val="0"/>
        <w:autoSpaceDN w:val="0"/>
        <w:adjustRightInd w:val="0"/>
        <w:spacing w:after="120" w:line="240" w:lineRule="auto"/>
        <w:ind w:left="851" w:hanging="284"/>
        <w:jc w:val="both"/>
        <w:rPr>
          <w:color w:val="000000"/>
        </w:rPr>
      </w:pPr>
      <w:r>
        <w:rPr>
          <w:color w:val="000000"/>
        </w:rPr>
        <w:t xml:space="preserve"> </w:t>
      </w:r>
      <w:r>
        <w:rPr>
          <w:color w:val="000000"/>
        </w:rPr>
        <w:tab/>
        <w:t xml:space="preserve">Encobrir fatos que possam afetar os valores registrados nas demonstrações contábeis. </w:t>
      </w:r>
      <w:r>
        <w:rPr>
          <w:color w:val="00B0F0"/>
          <w:sz w:val="20"/>
          <w:szCs w:val="20"/>
        </w:rPr>
        <w:t>(Alterado pela NBC TA 240 (R1))</w:t>
      </w:r>
    </w:p>
    <w:p w14:paraId="4E6CC608"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Contratar operações complexas, que são estruturadas para refletir erroneamente a situação patrimonial ou o desempenho da entidade.</w:t>
      </w:r>
    </w:p>
    <w:p w14:paraId="3DF603E3"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Alterar registros e condições relacionados a operações significativas e não usuais.</w:t>
      </w:r>
    </w:p>
    <w:p w14:paraId="21FFF34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324E67F"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Pr>
          <w:rFonts w:ascii="TimesNewRoman" w:hAnsi="TimesNewRoman" w:cs="TimesNewRoman"/>
          <w:color w:val="000000"/>
        </w:rPr>
        <w:t xml:space="preserve">A5. </w:t>
      </w:r>
      <w:r>
        <w:rPr>
          <w:rFonts w:ascii="TimesNewRoman" w:hAnsi="TimesNewRoman" w:cs="TimesNewRoman"/>
          <w:color w:val="000000"/>
        </w:rPr>
        <w:tab/>
        <w:t>A apropriação indevida de ativos envolve o roubo de ativos da entidade e, muitas vezes, é perpetrada por empregados em valores relativamente pequenos e irrelevantes. Entretanto, também pode envolver a administração, que geralmente tem mais possibilidades de disfarçar ou ocultar a apropriação indevida, de forma difícil de detectar. A apropriação indevida de ativos pode ser conseguida de várias formas, incluindo:</w:t>
      </w:r>
    </w:p>
    <w:p w14:paraId="69AB9211"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Fraudar documentos (por exemplo, apropriando-se de valores cobrados ou desviando valores recebidos relativos a contas já baixadas para as suas contas bancárias pessoais).</w:t>
      </w:r>
    </w:p>
    <w:p w14:paraId="760F80CC"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Furtar ativos físicos ou propriedade intelectual (por exemplo, furtar estoques para uso pessoal ou venda, roubar sucata para revenda, entrar em conluio com concorrentes para repassar dados tecnológicos em troca de dinheiro).</w:t>
      </w:r>
    </w:p>
    <w:p w14:paraId="4BCCFE28"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Fazer a entidade pagar por produtos e serviços não recebidos (por exemplo, pagamentos a fornecedores fictícios, propina paga por fornecedores aos compradores da entidade em troca de preços inflacionados, pagamentos a empregados fictícios).</w:t>
      </w:r>
    </w:p>
    <w:p w14:paraId="123F1BAD"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Utilizar ativos da entidade para uso pessoal (por exemplo, usar ativos da entidade como garantia de empréstimo pessoal ou a parte relacionada).</w:t>
      </w:r>
    </w:p>
    <w:p w14:paraId="1A1578D8" w14:textId="77777777" w:rsidR="002A6EFF" w:rsidRPr="00F02027" w:rsidRDefault="002A6EFF" w:rsidP="002A6EFF">
      <w:pPr>
        <w:autoSpaceDE w:val="0"/>
        <w:autoSpaceDN w:val="0"/>
        <w:adjustRightInd w:val="0"/>
        <w:ind w:left="567"/>
        <w:jc w:val="both"/>
        <w:rPr>
          <w:rFonts w:ascii="TimesNewRoman" w:hAnsi="TimesNewRoman" w:cs="TimesNewRoman"/>
          <w:color w:val="000000"/>
        </w:rPr>
      </w:pPr>
      <w:r>
        <w:rPr>
          <w:rFonts w:ascii="TimesNewRoman" w:hAnsi="TimesNewRoman" w:cs="TimesNewRoman"/>
          <w:color w:val="000000"/>
        </w:rPr>
        <w:t>A apropriação indevida de ativos costuma ser acompanhada de registros ou documentos falsos ou enganosos, destinados a ocultar o desaparecimento dos ativos ou caucionados sem a devida autorização.</w:t>
      </w:r>
    </w:p>
    <w:p w14:paraId="44C9A46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6B4C429"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Responsabilidade pela prevenção e detecção de fraude</w:t>
      </w:r>
    </w:p>
    <w:p w14:paraId="5FD609F9"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p>
    <w:p w14:paraId="31496E53"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Responsabilidade do auditor (ver item 9)</w:t>
      </w:r>
    </w:p>
    <w:p w14:paraId="691A29F6"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p>
    <w:p w14:paraId="2BC8AAF8"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r w:rsidRPr="00623C62">
        <w:rPr>
          <w:rFonts w:ascii="TimesNewRoman" w:hAnsi="TimesNewRoman" w:cs="TimesNewRoman"/>
          <w:color w:val="000000"/>
        </w:rPr>
        <w:t>A6.</w:t>
      </w:r>
      <w:r w:rsidRPr="00623C62">
        <w:rPr>
          <w:rFonts w:ascii="TimesNewRoman" w:hAnsi="TimesNewRoman" w:cs="TimesNewRoman"/>
          <w:color w:val="000000"/>
        </w:rPr>
        <w:tab/>
        <w:t xml:space="preserve">Leis, regulamentos ou requisitos éticos relevantes podem exigir que o auditor realize procedimentos adicionais e tome medidas adicionais. Por exemplo, as normas profissionais (NBCs PG 100, 200 e 300 e NBC PA 400 e NBC PO 900) requerem que o auditor tome medidas para responder à não conformidade identificada ou suspeita de não conformidade com leis e regulamentos e determine se medidas adicionais são necessárias. Essas medidas podem incluir a comunicação de não conformidade identificada ou suspeita de não conformidade com leis e regulamentos a outros auditores de grupo, incluindo o sócio do trabalho de grupo, auditores de componentes ou outros auditores que estão conduzindo o trabalho em componentes de grupo para outros fins que não a auditoria das demonstrações contábeis de grupo (ver itens R360.16, 360.16A1, R360.17, R360.18 e 360.18A1 da NBC PG 300). </w:t>
      </w:r>
    </w:p>
    <w:p w14:paraId="4C53B573" w14:textId="77777777" w:rsidR="002A6EFF" w:rsidRPr="00623C62" w:rsidRDefault="002A6EFF" w:rsidP="002A6EFF">
      <w:pPr>
        <w:autoSpaceDE w:val="0"/>
        <w:autoSpaceDN w:val="0"/>
        <w:adjustRightInd w:val="0"/>
        <w:ind w:left="567" w:hanging="567"/>
        <w:jc w:val="both"/>
        <w:rPr>
          <w:rFonts w:ascii="TimesNewRoman" w:hAnsi="TimesNewRoman" w:cs="TimesNewRoman"/>
          <w:color w:val="000000"/>
        </w:rPr>
      </w:pPr>
    </w:p>
    <w:p w14:paraId="4264CFF3" w14:textId="77777777" w:rsidR="002A6EFF" w:rsidRDefault="002A6EFF" w:rsidP="002A6EFF">
      <w:pPr>
        <w:autoSpaceDE w:val="0"/>
        <w:autoSpaceDN w:val="0"/>
        <w:adjustRightInd w:val="0"/>
        <w:ind w:left="567"/>
        <w:jc w:val="both"/>
        <w:rPr>
          <w:rFonts w:ascii="TimesNewRoman" w:hAnsi="TimesNewRoman" w:cs="TimesNewRoman"/>
          <w:color w:val="000000"/>
        </w:rPr>
      </w:pPr>
      <w:r w:rsidRPr="00623C62">
        <w:rPr>
          <w:rFonts w:ascii="TimesNewRoman" w:hAnsi="TimesNewRoman" w:cs="TimesNewRoman"/>
          <w:color w:val="000000"/>
        </w:rPr>
        <w:t>No Brasil, o auditor deve também atentar para os requisitos específicos contidos na NBC PG 01 – Código de Ética Profissional do Contador e nas normas profissionais (NBCs PG 100, 200 e 300 e NBC PA 400 e NBC PO 900).</w:t>
      </w:r>
    </w:p>
    <w:p w14:paraId="308A6895" w14:textId="77777777" w:rsidR="002A6EFF" w:rsidRDefault="002A6EFF" w:rsidP="002A6EFF">
      <w:pPr>
        <w:autoSpaceDE w:val="0"/>
        <w:autoSpaceDN w:val="0"/>
        <w:adjustRightInd w:val="0"/>
        <w:ind w:left="567" w:hanging="567"/>
        <w:jc w:val="both"/>
        <w:rPr>
          <w:rFonts w:ascii="TimesNewRoman" w:hAnsi="TimesNewRoman" w:cs="TimesNewRoman"/>
          <w:color w:val="00B0F0"/>
        </w:rPr>
      </w:pPr>
      <w:r>
        <w:rPr>
          <w:rFonts w:ascii="TimesNewRoman" w:hAnsi="TimesNewRoman" w:cs="TimesNewRoman"/>
          <w:color w:val="000000"/>
        </w:rPr>
        <w:tab/>
      </w:r>
      <w:r w:rsidRPr="00623C62">
        <w:rPr>
          <w:rFonts w:ascii="TimesNewRoman" w:hAnsi="TimesNewRoman" w:cs="TimesNewRoman"/>
          <w:color w:val="00B0F0"/>
        </w:rPr>
        <w:t>(incluído pela Revisão NBC 3)</w:t>
      </w:r>
    </w:p>
    <w:p w14:paraId="48DAE4A9" w14:textId="77777777" w:rsidR="002A6EFF" w:rsidRPr="00623C62" w:rsidRDefault="002A6EFF" w:rsidP="002A6EFF">
      <w:pPr>
        <w:autoSpaceDE w:val="0"/>
        <w:autoSpaceDN w:val="0"/>
        <w:adjustRightInd w:val="0"/>
        <w:ind w:left="567" w:hanging="567"/>
        <w:jc w:val="both"/>
        <w:rPr>
          <w:rFonts w:ascii="TimesNewRoman" w:hAnsi="TimesNewRoman" w:cs="TimesNewRoman"/>
          <w:color w:val="00B0F0"/>
        </w:rPr>
      </w:pPr>
    </w:p>
    <w:p w14:paraId="1082FAA5"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Considerações específicas para entidade do setor público</w:t>
      </w:r>
    </w:p>
    <w:p w14:paraId="0BD637D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4296A9B"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A6.</w:t>
      </w:r>
      <w:r>
        <w:rPr>
          <w:rFonts w:ascii="TimesNewRoman" w:hAnsi="TimesNewRoman" w:cs="TimesNewRoman"/>
          <w:color w:val="000000"/>
        </w:rPr>
        <w:t xml:space="preserve"> A7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A responsabilidade do auditor do setor público em relação a fraude pode decorrer de lei, regulamentação e outra autoridade aplicável a entidade do setor público ou separadamente cobertas pelo </w:t>
      </w:r>
      <w:r w:rsidRPr="002105BB">
        <w:rPr>
          <w:rFonts w:ascii="TimesNewRoman" w:hAnsi="TimesNewRoman" w:cs="TimesNewRoman"/>
          <w:color w:val="000000"/>
        </w:rPr>
        <w:t>mandato</w:t>
      </w:r>
      <w:r>
        <w:rPr>
          <w:rFonts w:ascii="TimesNewRoman" w:hAnsi="TimesNewRoman" w:cs="TimesNewRoman"/>
          <w:color w:val="000000"/>
        </w:rPr>
        <w:t xml:space="preserve"> do auditor. Portanto, a responsabilidade do auditor do setor público pode não estar limitada à consideração dos riscos de distorção relevante das demonstrações contábeis, podendo também incluir responsabilidade mais ampla pela consideração dos riscos de fraude.</w:t>
      </w:r>
    </w:p>
    <w:p w14:paraId="33EB8FE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EFD6C35"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367CB9">
        <w:rPr>
          <w:rFonts w:ascii="TimesNewRoman" w:hAnsi="TimesNewRoman" w:cs="TimesNewRoman"/>
          <w:b/>
          <w:color w:val="000000"/>
        </w:rPr>
        <w:t>Ceticismo profissional</w:t>
      </w:r>
      <w:r w:rsidRPr="00F02027">
        <w:rPr>
          <w:rFonts w:ascii="TimesNewRoman" w:hAnsi="TimesNewRoman" w:cs="TimesNewRoman"/>
          <w:color w:val="000000"/>
        </w:rPr>
        <w:t xml:space="preserve"> </w:t>
      </w:r>
      <w:r>
        <w:rPr>
          <w:rFonts w:ascii="TimesNewRoman" w:hAnsi="TimesNewRoman" w:cs="TimesNewRoman"/>
          <w:color w:val="000000"/>
        </w:rPr>
        <w:t>(</w:t>
      </w:r>
      <w:r w:rsidRPr="00F02027">
        <w:rPr>
          <w:rFonts w:ascii="TimesNewRoman" w:hAnsi="TimesNewRoman" w:cs="TimesNewRoman"/>
          <w:color w:val="000000"/>
        </w:rPr>
        <w:t>ver itens 12 a 14)</w:t>
      </w:r>
    </w:p>
    <w:p w14:paraId="0B2D29C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EA8D9A9"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A7.</w:t>
      </w:r>
      <w:r>
        <w:rPr>
          <w:rFonts w:ascii="TimesNewRoman" w:hAnsi="TimesNewRoman" w:cs="TimesNewRoman"/>
          <w:color w:val="000000"/>
        </w:rPr>
        <w:t xml:space="preserve"> A8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0000"/>
        </w:rPr>
        <w:tab/>
        <w:t>Manter ceticismo profissional requer um contínuo questionamento sobre se a informação e a evidência de auditoria obtidas sugerem a possibilidade de distorção relevante decorrente de fraude. Isso inclui considerar a confiabilidade da informação a ser utilizada como evidência de auditoria e os controles sobre sua elaboração e manutenção, quando for pertinente. Devido às características da fraude, a postura de ceticismo profissional do auditor é particularmente importante quando se consideram os riscos de distorção relevante decorrente de fraude.</w:t>
      </w:r>
    </w:p>
    <w:p w14:paraId="0EB319D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7F300BC"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A8.</w:t>
      </w:r>
      <w:r>
        <w:rPr>
          <w:rFonts w:ascii="TimesNewRoman" w:hAnsi="TimesNewRoman" w:cs="TimesNewRoman"/>
          <w:color w:val="000000"/>
        </w:rPr>
        <w:t xml:space="preserve"> A9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Embora não se espere que o auditor desconsidere a experiência passada de honestidade e integridade da administração e dos responsáveis pela governança da entidade, seu ceticismo profissional é particularmente importante na consideração dos riscos de distorção relevante decorrente de fraude porque podem existir alterações nas circunstâncias.</w:t>
      </w:r>
    </w:p>
    <w:p w14:paraId="106FE58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FC5D6A5"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A9.</w:t>
      </w:r>
      <w:r>
        <w:rPr>
          <w:rFonts w:ascii="TimesNewRoman" w:hAnsi="TimesNewRoman" w:cs="TimesNewRoman"/>
          <w:color w:val="000000"/>
        </w:rPr>
        <w:t xml:space="preserve"> A10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Conforme se explica na NBC TA 200, a auditoria realizada de acordo com as normas de auditoria raramente envolve a autenticação de documentos, e não se espera que o auditor seja treinado ou especializado em tal autenticação. Contudo, quando o auditor identifica condições que o levem a acreditar que um documento pode não ser autêntico ou que os termos nele previstos foram modificados sem serem divulgados ao auditor, os procedimentos possíveis para a investigação do fato podem incluir:</w:t>
      </w:r>
    </w:p>
    <w:p w14:paraId="53C846EA" w14:textId="77777777" w:rsidR="002A6EFF" w:rsidRPr="002B2206" w:rsidRDefault="002A6EFF">
      <w:pPr>
        <w:numPr>
          <w:ilvl w:val="0"/>
          <w:numId w:val="100"/>
        </w:numPr>
        <w:autoSpaceDE w:val="0"/>
        <w:autoSpaceDN w:val="0"/>
        <w:adjustRightInd w:val="0"/>
        <w:spacing w:after="120" w:line="240" w:lineRule="auto"/>
        <w:ind w:left="851" w:hanging="284"/>
        <w:jc w:val="both"/>
        <w:rPr>
          <w:color w:val="000000"/>
        </w:rPr>
      </w:pPr>
      <w:r>
        <w:rPr>
          <w:color w:val="000000"/>
        </w:rPr>
        <w:t xml:space="preserve"> </w:t>
      </w:r>
      <w:r>
        <w:rPr>
          <w:color w:val="000000"/>
        </w:rPr>
        <w:tab/>
      </w:r>
      <w:r w:rsidRPr="002B2206">
        <w:rPr>
          <w:color w:val="000000"/>
        </w:rPr>
        <w:t>Confirmar diretamente com o terceiro.</w:t>
      </w:r>
    </w:p>
    <w:p w14:paraId="45556A15"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color w:val="000000"/>
        </w:rPr>
        <w:t xml:space="preserve"> </w:t>
      </w:r>
      <w:r>
        <w:rPr>
          <w:color w:val="000000"/>
        </w:rPr>
        <w:tab/>
      </w:r>
      <w:r w:rsidRPr="002B2206">
        <w:rPr>
          <w:color w:val="000000"/>
        </w:rPr>
        <w:t>Recorrer</w:t>
      </w:r>
      <w:r>
        <w:rPr>
          <w:rFonts w:ascii="TimesNewRoman" w:hAnsi="TimesNewRoman" w:cs="TimesNewRoman"/>
          <w:color w:val="000000"/>
        </w:rPr>
        <w:t xml:space="preserve"> a um perito para avaliar a autenticidade do documento.</w:t>
      </w:r>
    </w:p>
    <w:p w14:paraId="78D370C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6299A71A"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367CB9">
        <w:rPr>
          <w:rFonts w:ascii="TimesNewRoman" w:hAnsi="TimesNewRoman" w:cs="TimesNewRoman"/>
          <w:b/>
          <w:color w:val="000000"/>
        </w:rPr>
        <w:t>Discussão entre a equipe de trabalho</w:t>
      </w:r>
      <w:r w:rsidRPr="00F02027">
        <w:rPr>
          <w:rFonts w:ascii="TimesNewRoman" w:hAnsi="TimesNewRoman" w:cs="TimesNewRoman"/>
          <w:color w:val="000000"/>
        </w:rPr>
        <w:t xml:space="preserve"> (ver item 15)</w:t>
      </w:r>
    </w:p>
    <w:p w14:paraId="3BAC8E8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5E58598"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A10.</w:t>
      </w:r>
      <w:r>
        <w:rPr>
          <w:rFonts w:ascii="TimesNewRoman" w:hAnsi="TimesNewRoman" w:cs="TimesNewRoman"/>
          <w:color w:val="000000"/>
        </w:rPr>
        <w:t xml:space="preserve"> A11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Discutir a suscetibilidade das demonstrações contábeis da entidade a distorções relevantes decorrente de fraude com a equipe de trabalho:</w:t>
      </w:r>
    </w:p>
    <w:p w14:paraId="31431846" w14:textId="77777777" w:rsidR="002A6EFF" w:rsidRPr="002B2206" w:rsidRDefault="002A6EFF">
      <w:pPr>
        <w:numPr>
          <w:ilvl w:val="0"/>
          <w:numId w:val="100"/>
        </w:numPr>
        <w:autoSpaceDE w:val="0"/>
        <w:autoSpaceDN w:val="0"/>
        <w:adjustRightInd w:val="0"/>
        <w:spacing w:after="120" w:line="240" w:lineRule="auto"/>
        <w:ind w:left="851" w:hanging="284"/>
        <w:jc w:val="both"/>
        <w:rPr>
          <w:color w:val="000000"/>
        </w:rPr>
      </w:pPr>
      <w:r>
        <w:rPr>
          <w:color w:val="000000"/>
        </w:rPr>
        <w:t xml:space="preserve"> </w:t>
      </w:r>
      <w:r>
        <w:rPr>
          <w:color w:val="000000"/>
        </w:rPr>
        <w:tab/>
      </w:r>
      <w:r w:rsidRPr="002B2206">
        <w:rPr>
          <w:color w:val="000000"/>
        </w:rPr>
        <w:t>Oferece aos membros mais experientes da equipe de trabalho a oportunidade de compartilhar suas perspectivas sobre como e quando as demonstrações contábeis podem ser suscetíveis de distorção relevante decorrente de fraude.</w:t>
      </w:r>
    </w:p>
    <w:p w14:paraId="7606F929" w14:textId="77777777" w:rsidR="002A6EFF" w:rsidRPr="002B2206" w:rsidRDefault="002A6EFF">
      <w:pPr>
        <w:numPr>
          <w:ilvl w:val="0"/>
          <w:numId w:val="100"/>
        </w:numPr>
        <w:autoSpaceDE w:val="0"/>
        <w:autoSpaceDN w:val="0"/>
        <w:adjustRightInd w:val="0"/>
        <w:spacing w:after="120" w:line="240" w:lineRule="auto"/>
        <w:ind w:left="851" w:hanging="284"/>
        <w:jc w:val="both"/>
        <w:rPr>
          <w:color w:val="000000"/>
        </w:rPr>
      </w:pPr>
      <w:r>
        <w:rPr>
          <w:color w:val="000000"/>
        </w:rPr>
        <w:t xml:space="preserve"> </w:t>
      </w:r>
      <w:r>
        <w:rPr>
          <w:color w:val="000000"/>
        </w:rPr>
        <w:tab/>
      </w:r>
      <w:r w:rsidRPr="002B2206">
        <w:rPr>
          <w:color w:val="000000"/>
        </w:rPr>
        <w:t>Permite ao auditor considerar uma resposta apropriada a tal suscetibilidade e definir quais membros da equipe de trabalho realizarão determinados procedimentos de auditoria.</w:t>
      </w:r>
    </w:p>
    <w:p w14:paraId="0491A1E5"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color w:val="000000"/>
        </w:rPr>
        <w:t xml:space="preserve"> </w:t>
      </w:r>
      <w:r>
        <w:rPr>
          <w:color w:val="000000"/>
        </w:rPr>
        <w:tab/>
      </w:r>
      <w:r w:rsidRPr="002B2206">
        <w:rPr>
          <w:color w:val="000000"/>
        </w:rPr>
        <w:t>Permite</w:t>
      </w:r>
      <w:r>
        <w:rPr>
          <w:rFonts w:ascii="TimesNewRoman" w:hAnsi="TimesNewRoman" w:cs="TimesNewRoman"/>
          <w:color w:val="000000"/>
        </w:rPr>
        <w:t xml:space="preserve"> ao auditor determinar como os resultados dos procedimentos de auditoria serão compartilhados com a equipe de trabalho e como lidar com as alegações de fraude que possam vir ao conhecimento do auditor.</w:t>
      </w:r>
    </w:p>
    <w:p w14:paraId="61FC756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D2FE401"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A11.</w:t>
      </w:r>
      <w:r>
        <w:rPr>
          <w:rFonts w:ascii="TimesNewRoman" w:hAnsi="TimesNewRoman" w:cs="TimesNewRoman"/>
          <w:color w:val="000000"/>
        </w:rPr>
        <w:t xml:space="preserve"> A12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discussão pode incluir assuntos como:</w:t>
      </w:r>
    </w:p>
    <w:p w14:paraId="214AC512" w14:textId="77777777" w:rsidR="002A6EFF" w:rsidRPr="00FD7044"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strike/>
          <w:color w:val="000000"/>
        </w:rPr>
      </w:pPr>
      <w:r>
        <w:rPr>
          <w:rFonts w:ascii="TimesNewRoman" w:hAnsi="TimesNewRoman" w:cs="TimesNewRoman"/>
          <w:strike/>
          <w:color w:val="000000"/>
        </w:rPr>
        <w:t xml:space="preserve"> </w:t>
      </w:r>
      <w:r>
        <w:rPr>
          <w:rFonts w:ascii="TimesNewRoman" w:hAnsi="TimesNewRoman" w:cs="TimesNewRoman"/>
          <w:strike/>
          <w:color w:val="000000"/>
        </w:rPr>
        <w:tab/>
      </w:r>
      <w:r w:rsidRPr="00FD7044">
        <w:rPr>
          <w:rFonts w:ascii="TimesNewRoman" w:hAnsi="TimesNewRoman" w:cs="TimesNewRoman"/>
          <w:strike/>
          <w:color w:val="000000"/>
        </w:rPr>
        <w:t>Troca de idéias entre os membros da equipe de trabalho sobre como e onde acreditam que as demonstrações contábeis da entidade podem ser suscetíveis de distorção relevante decorrente de fraude, como a administração pode perpetrar e ocultar informações contábeis fraudulentas e como os ativos da entidade podem ser subtraídos.</w:t>
      </w:r>
    </w:p>
    <w:p w14:paraId="4C76FAB0" w14:textId="77777777" w:rsidR="002A6EFF" w:rsidRPr="00FD7044" w:rsidRDefault="002A6EFF">
      <w:pPr>
        <w:numPr>
          <w:ilvl w:val="0"/>
          <w:numId w:val="100"/>
        </w:numPr>
        <w:autoSpaceDE w:val="0"/>
        <w:autoSpaceDN w:val="0"/>
        <w:adjustRightInd w:val="0"/>
        <w:spacing w:after="120" w:line="240" w:lineRule="auto"/>
        <w:ind w:left="851" w:hanging="284"/>
        <w:jc w:val="both"/>
      </w:pPr>
      <w:r>
        <w:rPr>
          <w:color w:val="000000"/>
        </w:rPr>
        <w:t xml:space="preserve"> </w:t>
      </w:r>
      <w:r>
        <w:rPr>
          <w:color w:val="000000"/>
        </w:rPr>
        <w:tab/>
        <w:t>Troca</w:t>
      </w:r>
      <w:r>
        <w:t xml:space="preserve"> de ideias entre os membros da equipe de trabalho sobre como e onde acreditam que as demonstrações contábeis da entidade (incluindo as demonstrações contábeis individuais e as divulgações) podem ser suscetíveis de distorção relevante decorrente de fraude, como a administração pode perpetrar e ocultar informações contábeis fraudulentas e como os ativos da entidade podem ser subtraídos. </w:t>
      </w:r>
      <w:r>
        <w:rPr>
          <w:color w:val="00B0F0"/>
          <w:sz w:val="20"/>
          <w:szCs w:val="20"/>
        </w:rPr>
        <w:t>(Alterado pela NBC TA 240 (R1))</w:t>
      </w:r>
    </w:p>
    <w:p w14:paraId="0B7BFFCB"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Consideração das circunstâncias que podem indicar a manipulação de resultados e as práticas que podem ser adotadas para </w:t>
      </w:r>
      <w:r w:rsidRPr="004F247C">
        <w:rPr>
          <w:rFonts w:ascii="TimesNewRoman" w:hAnsi="TimesNewRoman" w:cs="TimesNewRoman"/>
          <w:color w:val="000000"/>
        </w:rPr>
        <w:t>tal manipulação</w:t>
      </w:r>
      <w:r>
        <w:rPr>
          <w:rFonts w:ascii="TimesNewRoman" w:hAnsi="TimesNewRoman" w:cs="TimesNewRoman"/>
          <w:color w:val="000000"/>
        </w:rPr>
        <w:t xml:space="preserve"> pela administração e que podem gerar informações contábeis fraudulentas.</w:t>
      </w:r>
    </w:p>
    <w:p w14:paraId="2F10B7A9" w14:textId="77777777" w:rsidR="002A6EFF" w:rsidRPr="00FD7044" w:rsidRDefault="002A6EFF">
      <w:pPr>
        <w:numPr>
          <w:ilvl w:val="0"/>
          <w:numId w:val="100"/>
        </w:numPr>
        <w:autoSpaceDE w:val="0"/>
        <w:autoSpaceDN w:val="0"/>
        <w:adjustRightInd w:val="0"/>
        <w:spacing w:after="120" w:line="240" w:lineRule="auto"/>
        <w:ind w:left="851" w:hanging="284"/>
        <w:jc w:val="both"/>
        <w:rPr>
          <w:bCs/>
          <w:i/>
          <w:iCs/>
          <w:spacing w:val="-7"/>
        </w:rPr>
      </w:pPr>
      <w:r>
        <w:rPr>
          <w:color w:val="000000"/>
        </w:rPr>
        <w:t xml:space="preserve"> </w:t>
      </w:r>
      <w:r>
        <w:rPr>
          <w:color w:val="000000"/>
        </w:rPr>
        <w:tab/>
        <w:t xml:space="preserve">Consideração do risco de que a administração tente apresentar divulgações de maneira que possa dificultar o correto entendimento dos assuntos divulgados (por exemplo, incluindo muitas informações irrelevantes ou usando linguagem não clara ou </w:t>
      </w:r>
      <w:r>
        <w:t>ambígua).</w:t>
      </w:r>
      <w:r>
        <w:rPr>
          <w:bCs/>
          <w:iCs/>
          <w:spacing w:val="-7"/>
        </w:rPr>
        <w:t xml:space="preserve"> </w:t>
      </w:r>
      <w:r>
        <w:rPr>
          <w:color w:val="00B0F0"/>
          <w:sz w:val="20"/>
          <w:szCs w:val="20"/>
        </w:rPr>
        <w:t>(Incluído pela NBC TA 240 (R1))</w:t>
      </w:r>
    </w:p>
    <w:p w14:paraId="2F62889D"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Consideração dos fatores conhecidos, internos e externos, que afetam a entidade e podem criar incentivo ou pressão para que a administração ou outras pessoas cometam fraude, que criam essa oportunidade e indicam uma cultura ou ambiente que permite à administração ou outras pessoas </w:t>
      </w:r>
      <w:r w:rsidRPr="00CE53D8">
        <w:rPr>
          <w:rFonts w:ascii="TimesNewRoman" w:hAnsi="TimesNewRoman" w:cs="TimesNewRoman"/>
          <w:color w:val="000000"/>
        </w:rPr>
        <w:t>racionalizar</w:t>
      </w:r>
      <w:r>
        <w:rPr>
          <w:rFonts w:ascii="TimesNewRoman" w:hAnsi="TimesNewRoman" w:cs="TimesNewRoman"/>
          <w:color w:val="000000"/>
        </w:rPr>
        <w:t xml:space="preserve"> a perpetração de fraudes.</w:t>
      </w:r>
    </w:p>
    <w:p w14:paraId="721FCE0B"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Consideração do envolvimento da administração na supervisão de empregados com acesso ao caixa ou outros ativos suscetíveis de apropriação indébita.</w:t>
      </w:r>
    </w:p>
    <w:p w14:paraId="49306220"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Consideração de quaisquer mudanças não usuais ou injustificadas no comportamento ou estilo de vida da administração ou empregados, que tenham chegado ao conhecimento da equipe de trabalho.</w:t>
      </w:r>
    </w:p>
    <w:p w14:paraId="60312F47"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Ênfase na importância de </w:t>
      </w:r>
      <w:r w:rsidRPr="00854129">
        <w:rPr>
          <w:rFonts w:ascii="TimesNewRoman" w:hAnsi="TimesNewRoman" w:cs="TimesNewRoman"/>
          <w:color w:val="000000"/>
        </w:rPr>
        <w:t xml:space="preserve">manter um estado </w:t>
      </w:r>
      <w:r>
        <w:rPr>
          <w:rFonts w:ascii="TimesNewRoman" w:hAnsi="TimesNewRoman" w:cs="TimesNewRoman"/>
          <w:color w:val="000000"/>
        </w:rPr>
        <w:t>mental</w:t>
      </w:r>
      <w:r w:rsidRPr="00854129">
        <w:rPr>
          <w:rFonts w:ascii="TimesNewRoman" w:hAnsi="TimesNewRoman" w:cs="TimesNewRoman"/>
          <w:color w:val="000000"/>
        </w:rPr>
        <w:t xml:space="preserve"> adequado durante a auditoria em</w:t>
      </w:r>
      <w:r>
        <w:rPr>
          <w:rFonts w:ascii="TimesNewRoman" w:hAnsi="TimesNewRoman" w:cs="TimesNewRoman"/>
          <w:color w:val="000000"/>
        </w:rPr>
        <w:t xml:space="preserve"> relação ao potencial de distorção relevante devido a fraude.</w:t>
      </w:r>
    </w:p>
    <w:p w14:paraId="59EFA5D6"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Consideração dos tipos de circunstâncias que, se identificadas, podem indicar a possibilidade de fraude.</w:t>
      </w:r>
    </w:p>
    <w:p w14:paraId="59B9E3EC"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Consideração de como um elemento de imprevisibilidade será incorporado na natureza, época e extensão dos procedimentos de auditoria a serem realizados.</w:t>
      </w:r>
    </w:p>
    <w:p w14:paraId="4B69C520"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Consideração dos procedimentos de auditoria que podem ser selecionados para responder à suscetibilidade das demonstrações contábeis da entidade a distorção relevante decorrente de fraude e se certos tipos de procedimentos de auditoria são mais eficazes que outros.</w:t>
      </w:r>
    </w:p>
    <w:p w14:paraId="33BC4826"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Consideração de eventuais indícios de fraude que chegaram ao conhecimento do auditor.</w:t>
      </w:r>
    </w:p>
    <w:p w14:paraId="5928A661"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Consideração do risco </w:t>
      </w:r>
      <w:r w:rsidRPr="00BD62AA">
        <w:rPr>
          <w:rFonts w:ascii="TimesNewRoman" w:hAnsi="TimesNewRoman" w:cs="TimesNewRoman"/>
          <w:color w:val="000000"/>
        </w:rPr>
        <w:t>de que os</w:t>
      </w:r>
      <w:r>
        <w:rPr>
          <w:rFonts w:ascii="TimesNewRoman" w:hAnsi="TimesNewRoman" w:cs="TimesNewRoman"/>
          <w:color w:val="000000"/>
        </w:rPr>
        <w:t xml:space="preserve"> controles sejam burlados pela administração.</w:t>
      </w:r>
    </w:p>
    <w:p w14:paraId="0783C982"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65D633C6"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Procedimentos de avaliação de riscos e atividades relacionadas</w:t>
      </w:r>
    </w:p>
    <w:p w14:paraId="658D31E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74C17317"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Indagações à administração</w:t>
      </w:r>
    </w:p>
    <w:p w14:paraId="3C692E5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A22C819" w14:textId="77777777" w:rsidR="002A6EFF" w:rsidRPr="00F02027"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 xml:space="preserve">Avaliação da administração do risco de distorção relevante decorrente de fraude </w:t>
      </w:r>
      <w:r w:rsidRPr="00F02027">
        <w:rPr>
          <w:rFonts w:ascii="TimesNewRoman" w:hAnsi="TimesNewRoman" w:cs="TimesNewRoman"/>
          <w:color w:val="000000"/>
        </w:rPr>
        <w:t>(ver item 17(a))</w:t>
      </w:r>
    </w:p>
    <w:p w14:paraId="1363256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D9F7EDE"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A12.</w:t>
      </w:r>
      <w:r>
        <w:rPr>
          <w:rFonts w:ascii="TimesNewRoman" w:hAnsi="TimesNewRoman" w:cs="TimesNewRoman"/>
          <w:color w:val="000000"/>
        </w:rPr>
        <w:t xml:space="preserve"> A13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administração aceita responsabilidade pelo controle interno da entidade e pela elaboração das demonstrações contábeis da entidade. Por conseguinte, o auditor deve fazer indagações junto à administração sobre sua avaliação do risco de fraude e dos controles implantados para prevenir sua existência e detectá-la. A natureza, extensão e periodicidade da avaliação de tal risco e dos controles pela administração podem variar de entidade para entidade. Em algumas entidades, a administração pode fazer avaliações detalhadas, em base contínua ou como parte de monitoramento contínuo. Em outras, a avaliação da administração pode ser menos estruturada e menos freqüente. A natureza, extensão e periodicidade dessa avaliação são relevantes para o entendimento do ambiente de controle da entidade pelo auditor. Por exemplo, o fato de a administração não ter realizado uma avaliação do risco de fraude pode, em certas circunstâncias, indicar que a administração não dá importância ao controle interno.</w:t>
      </w:r>
    </w:p>
    <w:p w14:paraId="4AD2F44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9F2E5CC"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Considerações específicas para entidade de pequeno porte</w:t>
      </w:r>
    </w:p>
    <w:p w14:paraId="166682F3"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5BA74D3"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A13.</w:t>
      </w:r>
      <w:r>
        <w:rPr>
          <w:rFonts w:ascii="TimesNewRoman" w:hAnsi="TimesNewRoman" w:cs="TimesNewRoman"/>
          <w:color w:val="000000"/>
        </w:rPr>
        <w:t xml:space="preserve"> A14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Em algumas entidades, em especial aquelas de pequeno porte, o foco da avaliação da administração pode estar nos riscos de fraude por empregados ou apropriação indébita de ativos.</w:t>
      </w:r>
    </w:p>
    <w:p w14:paraId="0D20A69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8A46E23" w14:textId="77777777" w:rsidR="002A6EFF" w:rsidRPr="00F02027"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O processo da administração para identificar e responder aos riscos de fraude (</w:t>
      </w:r>
      <w:r w:rsidRPr="00F02027">
        <w:rPr>
          <w:rFonts w:ascii="TimesNewRoman" w:hAnsi="TimesNewRoman" w:cs="TimesNewRoman"/>
          <w:color w:val="000000"/>
        </w:rPr>
        <w:t>ver item 17(b))</w:t>
      </w:r>
    </w:p>
    <w:p w14:paraId="172208C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FB7D938"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A14.</w:t>
      </w:r>
      <w:r>
        <w:rPr>
          <w:rFonts w:ascii="TimesNewRoman" w:hAnsi="TimesNewRoman" w:cs="TimesNewRoman"/>
          <w:color w:val="000000"/>
        </w:rPr>
        <w:t xml:space="preserve"> A15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No caso de entidades com </w:t>
      </w:r>
      <w:r w:rsidRPr="009B6659">
        <w:rPr>
          <w:rFonts w:ascii="TimesNewRoman" w:hAnsi="TimesNewRoman" w:cs="TimesNewRoman"/>
          <w:color w:val="000000"/>
        </w:rPr>
        <w:t>múltipl</w:t>
      </w:r>
      <w:r>
        <w:rPr>
          <w:rFonts w:ascii="TimesNewRoman" w:hAnsi="TimesNewRoman" w:cs="TimesNewRoman"/>
          <w:color w:val="000000"/>
        </w:rPr>
        <w:t>o</w:t>
      </w:r>
      <w:r w:rsidRPr="009B6659">
        <w:rPr>
          <w:rFonts w:ascii="TimesNewRoman" w:hAnsi="TimesNewRoman" w:cs="TimesNewRoman"/>
          <w:color w:val="000000"/>
        </w:rPr>
        <w:t>s locais</w:t>
      </w:r>
      <w:r>
        <w:rPr>
          <w:rFonts w:ascii="TimesNewRoman" w:hAnsi="TimesNewRoman" w:cs="TimesNewRoman"/>
          <w:color w:val="000000"/>
        </w:rPr>
        <w:t>, os processos da administração podem incluir diferentes níveis de monitoramento nos estabelecimentos operacionais ou segmentos de negócio. A administração também pode ter identificado estabelecimentos ou segmentos de negócio específicos nos quais é mais provável a existência de risco de fraude.</w:t>
      </w:r>
    </w:p>
    <w:p w14:paraId="1B14F6CA"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E4C54C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 xml:space="preserve">Indagação junto à administração e outras pessoas na entidade </w:t>
      </w:r>
      <w:r>
        <w:rPr>
          <w:rFonts w:ascii="TimesNewRoman" w:hAnsi="TimesNewRoman" w:cs="TimesNewRoman"/>
          <w:color w:val="000000"/>
        </w:rPr>
        <w:t>(</w:t>
      </w:r>
      <w:r w:rsidRPr="00F02027">
        <w:rPr>
          <w:rFonts w:ascii="TimesNewRoman" w:hAnsi="TimesNewRoman" w:cs="TimesNewRoman"/>
          <w:color w:val="000000"/>
        </w:rPr>
        <w:t>ver item 18)</w:t>
      </w:r>
    </w:p>
    <w:p w14:paraId="215C8B3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65596AB"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A15.</w:t>
      </w:r>
      <w:r>
        <w:rPr>
          <w:rFonts w:ascii="TimesNewRoman" w:hAnsi="TimesNewRoman" w:cs="TimesNewRoman"/>
          <w:strike/>
          <w:color w:val="000000"/>
        </w:rPr>
        <w:t xml:space="preserve"> </w:t>
      </w:r>
      <w:r w:rsidRPr="00BF189A">
        <w:rPr>
          <w:rFonts w:ascii="TimesNewRoman" w:hAnsi="TimesNewRoman" w:cs="TimesNewRoman"/>
          <w:color w:val="000000"/>
        </w:rPr>
        <w:t>A16</w:t>
      </w:r>
      <w:r>
        <w:rPr>
          <w:rFonts w:ascii="TimesNewRoman" w:hAnsi="TimesNewRoman" w:cs="TimesNewRoman"/>
          <w:color w:val="000000"/>
        </w:rPr>
        <w:t xml:space="preserve">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As indagações do auditor junto à administração podem fornecer informações úteis relativas aos riscos de distorções relevantes nas demonstrações contábeis decorrentes de fraudes perpetradas por empregados. Entretanto, é improvável que essas indagações forneçam informações úteis em relação aos riscos de distorção relevante nas demonstrações contábeis decorrentes de fraude cometida pela administração. As indagações junto a outras pessoas da entidade podem oferecer uma oportunidade para que essas pessoas transmitam ao auditor informações que de outra forma não seriam relatadas.</w:t>
      </w:r>
    </w:p>
    <w:p w14:paraId="4C82083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3822DFA"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A16.</w:t>
      </w:r>
      <w:r>
        <w:rPr>
          <w:rFonts w:ascii="TimesNewRoman" w:hAnsi="TimesNewRoman" w:cs="TimesNewRoman"/>
          <w:color w:val="000000"/>
        </w:rPr>
        <w:t xml:space="preserve"> A17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Exemplos de outras pessoas da entidade junto às quais o auditor pode fazer indagações diretas sobre a existência ou suspeita de fraude:</w:t>
      </w:r>
    </w:p>
    <w:p w14:paraId="242A9D4C"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Pessoal operacional sem envolvimento direto no processo de elaboração de informação contábil.</w:t>
      </w:r>
    </w:p>
    <w:p w14:paraId="11E13F69"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Empregados com diferentes níveis de alçada.</w:t>
      </w:r>
    </w:p>
    <w:p w14:paraId="094A479C"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Empregados envolvidos na iniciação, processamento ou registro de operações complexas ou não usuais e os que supervisam ou monitoram esses empregados.</w:t>
      </w:r>
    </w:p>
    <w:p w14:paraId="01A9E273"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Assessores jurídicos internos.</w:t>
      </w:r>
    </w:p>
    <w:p w14:paraId="6D6100C9"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Diretor de ética ou equivalente.</w:t>
      </w:r>
    </w:p>
    <w:p w14:paraId="3D6802E7"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Pessoa ou pessoas responsáveis por lidar com alegações de fraude.</w:t>
      </w:r>
    </w:p>
    <w:p w14:paraId="5A441BE0"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1EE56EA"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A17.</w:t>
      </w:r>
      <w:r>
        <w:rPr>
          <w:rFonts w:ascii="TimesNewRoman" w:hAnsi="TimesNewRoman" w:cs="TimesNewRoman"/>
          <w:color w:val="000000"/>
        </w:rPr>
        <w:t xml:space="preserve"> A18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administração está frequentemente em posição privilegiada para perpetrar fraudes. Por conseguinte, ao avaliar as respostas da administração às indagações com uma atitude de ceticismo profissional, o auditor pode julgar necessário corroborar as respostas com outras informações.</w:t>
      </w:r>
    </w:p>
    <w:p w14:paraId="2F89101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83C492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 xml:space="preserve">Indagação junto à auditoria interna </w:t>
      </w:r>
      <w:r>
        <w:rPr>
          <w:rFonts w:ascii="TimesNewRoman" w:hAnsi="TimesNewRoman" w:cs="TimesNewRoman"/>
          <w:color w:val="000000"/>
        </w:rPr>
        <w:t>(</w:t>
      </w:r>
      <w:r w:rsidRPr="00F02027">
        <w:rPr>
          <w:rFonts w:ascii="TimesNewRoman" w:hAnsi="TimesNewRoman" w:cs="TimesNewRoman"/>
          <w:color w:val="000000"/>
        </w:rPr>
        <w:t>ver item 19)</w:t>
      </w:r>
    </w:p>
    <w:p w14:paraId="7BD06B55"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5B2A53A"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A18.</w:t>
      </w:r>
      <w:r>
        <w:rPr>
          <w:rFonts w:ascii="TimesNewRoman" w:hAnsi="TimesNewRoman" w:cs="TimesNewRoman"/>
          <w:color w:val="000000"/>
        </w:rPr>
        <w:t xml:space="preserve"> A19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As NBC TAs 315 e 610 estabelecem exigências e oferecem orientação nas auditorias de entidades que têm a função de auditoria interna. Ao aplicar o requerido por essas NBC TAs, no contexto de fraude, o auditor pode fazer indagações sobre atividades específicas da auditoria interna, incluindo, por exemplo:</w:t>
      </w:r>
    </w:p>
    <w:p w14:paraId="31795399"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Os procedimentos aplicados, se for o caso, pelos auditores internos ao longo do exercício para detectar fraude.</w:t>
      </w:r>
    </w:p>
    <w:p w14:paraId="1688F0E6"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Se a administração respondeu satisfatoriamente a quaisquer fatos identificados por meio desses procedimentos.</w:t>
      </w:r>
    </w:p>
    <w:p w14:paraId="1E8E52A4" w14:textId="77777777" w:rsidR="002A6EFF" w:rsidRDefault="002A6EFF" w:rsidP="002A6EFF">
      <w:pPr>
        <w:autoSpaceDE w:val="0"/>
        <w:autoSpaceDN w:val="0"/>
        <w:adjustRightInd w:val="0"/>
        <w:ind w:left="491"/>
        <w:jc w:val="both"/>
        <w:rPr>
          <w:rFonts w:ascii="TimesNewRoman" w:hAnsi="TimesNewRoman" w:cs="TimesNewRoman"/>
          <w:color w:val="000000"/>
        </w:rPr>
      </w:pPr>
    </w:p>
    <w:p w14:paraId="55052210"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Obtenção de entendimento da supervisão geral exercida pelos responsáveis pela governança (ver item 20)</w:t>
      </w:r>
    </w:p>
    <w:p w14:paraId="40F89A6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C482C0D"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A19</w:t>
      </w:r>
      <w:r>
        <w:rPr>
          <w:rFonts w:ascii="TimesNewRoman" w:hAnsi="TimesNewRoman" w:cs="TimesNewRoman"/>
          <w:color w:val="000000"/>
        </w:rPr>
        <w:t xml:space="preserve">. A20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Os responsáveis pela governança da entidade supervisionam os sistemas de monitoramento de risco, controle financeiro e conformidade com a lei. Em muitos países, as práticas de governança corporativa são bem desenvolvidas e os responsáveis pela governança desempenham papel ativo na supervisão geral da avaliação dos riscos de fraude e do controle interno relevante da entidade. Como a responsabilidade dos responsáveis pela governança e pela administração pode variar de uma para</w:t>
      </w:r>
      <w:r w:rsidRPr="00396776">
        <w:rPr>
          <w:rFonts w:ascii="TimesNewRoman" w:hAnsi="TimesNewRoman" w:cs="TimesNewRoman"/>
          <w:color w:val="000000"/>
        </w:rPr>
        <w:t xml:space="preserve"> outra entidade, é importante que o auditor entenda a respectiva responsabilidade para obter entendimento da supervisão geral exercida pelos indivíduos </w:t>
      </w:r>
      <w:r>
        <w:rPr>
          <w:rFonts w:ascii="TimesNewRoman" w:hAnsi="TimesNewRoman" w:cs="TimesNewRoman"/>
          <w:color w:val="000000"/>
        </w:rPr>
        <w:t>apropriados</w:t>
      </w:r>
      <w:r w:rsidRPr="00396776">
        <w:rPr>
          <w:rFonts w:ascii="TimesNewRoman" w:hAnsi="TimesNewRoman" w:cs="TimesNewRoman"/>
          <w:color w:val="000000"/>
        </w:rPr>
        <w:t>. (A NBC TA 260 discute com quem o auditor se comunic</w:t>
      </w:r>
      <w:r w:rsidRPr="00F02027">
        <w:rPr>
          <w:rFonts w:ascii="TimesNewRoman" w:hAnsi="TimesNewRoman" w:cs="TimesNewRoman"/>
          <w:color w:val="000000"/>
        </w:rPr>
        <w:t>a</w:t>
      </w:r>
      <w:r w:rsidRPr="00396776">
        <w:rPr>
          <w:rFonts w:ascii="TimesNewRoman" w:hAnsi="TimesNewRoman" w:cs="TimesNewRoman"/>
          <w:color w:val="000000"/>
        </w:rPr>
        <w:t xml:space="preserve"> quando a estrutura de governança da entidade não está bem definida)</w:t>
      </w:r>
      <w:r w:rsidRPr="00F02027">
        <w:rPr>
          <w:rFonts w:ascii="TimesNewRoman" w:hAnsi="TimesNewRoman" w:cs="TimesNewRoman"/>
          <w:color w:val="000000"/>
        </w:rPr>
        <w:t>.</w:t>
      </w:r>
    </w:p>
    <w:p w14:paraId="17CE9EE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CB2D5E3"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A20.</w:t>
      </w:r>
      <w:r>
        <w:rPr>
          <w:rFonts w:ascii="TimesNewRoman" w:hAnsi="TimesNewRoman" w:cs="TimesNewRoman"/>
          <w:color w:val="000000"/>
        </w:rPr>
        <w:t xml:space="preserve"> A21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entendimento da supervisão geral exercida pelos responsáveis pela governança pode oferecer subsídios sobre a suscetibilidade da entidade a fraude pela administração, a adequação do controle interno face aos riscos de fraude e a competência e integridade da administração. O auditor pode obter esse entendimento de várias maneiras, por exemplo, participando de reuniões onde ocorram tais discussões, lendo atas de tais reuniões ou fazendo indagações junto aos encarregados da governança. </w:t>
      </w:r>
    </w:p>
    <w:p w14:paraId="23C45AB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ED975C0"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Considerações específicas para entidade de pequeno porte</w:t>
      </w:r>
    </w:p>
    <w:p w14:paraId="37871AF8"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5227C3A"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A21.</w:t>
      </w:r>
      <w:r>
        <w:rPr>
          <w:rFonts w:ascii="TimesNewRoman" w:hAnsi="TimesNewRoman" w:cs="TimesNewRoman"/>
          <w:color w:val="000000"/>
        </w:rPr>
        <w:t xml:space="preserve"> A22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Em alguns casos, todos os responsáveis pela governança estão envolvidos na administração da entidade. Este pode ser o caso em uma entidade de pequeno porte, na qual um único indivíduo administra a entidade e ninguém mais tem um papel de governança. Nesses casos, normalmente não há nenhuma ação por parte do auditor porque não há supervisão geral separada da administração.</w:t>
      </w:r>
    </w:p>
    <w:p w14:paraId="270498A2"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 xml:space="preserve"> </w:t>
      </w:r>
    </w:p>
    <w:p w14:paraId="76605757"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Consideração de outras informações (ver item 23)</w:t>
      </w:r>
    </w:p>
    <w:p w14:paraId="6903924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9106AD0"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A22.</w:t>
      </w:r>
      <w:r>
        <w:rPr>
          <w:rFonts w:ascii="TimesNewRoman" w:hAnsi="TimesNewRoman" w:cs="TimesNewRoman"/>
          <w:color w:val="000000"/>
        </w:rPr>
        <w:t xml:space="preserve"> A23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Além das informações obtidas com a aplicação de procedimentos analíticos, outras informações obtidas a respeito da entidade e do seu ambiente podem ser úteis na identificação dos riscos de distorção relevante decorrente de fraude. A discussão entre membros da equipe pode fornecer informações úteis para a identificação de tais riscos. Além disso, as informações obtidas nos processos de aceitação e retenção do cliente pelo auditor, a experiência conseguida em outros trabalhos executados para a entidade, por exemplo, revisão das informações contábeis intermediárias, podem ser relevantes na identificação dos riscos de distorção relevante decorrente de fraude. </w:t>
      </w:r>
    </w:p>
    <w:p w14:paraId="15DE9B69"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7FCC990"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Avaliação dos fatores de risco de fraude (ver item 24)</w:t>
      </w:r>
    </w:p>
    <w:p w14:paraId="57CD588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BCAFEBF"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A23.</w:t>
      </w:r>
      <w:r>
        <w:rPr>
          <w:rFonts w:ascii="TimesNewRoman" w:hAnsi="TimesNewRoman" w:cs="TimesNewRoman"/>
          <w:color w:val="000000"/>
        </w:rPr>
        <w:t xml:space="preserve"> A24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fato de que a fraude geralmente é oculta pode tornar muito difícil a sua detecção. Contudo, o auditor pode identificar eventos ou condições que indiquem um incentivo ou pressão para a fraude ou que constituam uma oportunidade para a fraude (fatores de risco de fraude). </w:t>
      </w:r>
      <w:r w:rsidRPr="00C117BD">
        <w:rPr>
          <w:rFonts w:ascii="TimesNewRoman" w:hAnsi="TimesNewRoman" w:cs="TimesNewRoman"/>
          <w:color w:val="000000"/>
        </w:rPr>
        <w:t>Por exemplo:</w:t>
      </w:r>
    </w:p>
    <w:p w14:paraId="359BEA4F"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A necessidade de satisfazer as expectativas de terceiros para obter capital adicional pode criar pressão para a fraude.  </w:t>
      </w:r>
    </w:p>
    <w:p w14:paraId="3978BB88"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A </w:t>
      </w:r>
      <w:r w:rsidRPr="00471176">
        <w:rPr>
          <w:rFonts w:ascii="TimesNewRoman" w:hAnsi="TimesNewRoman" w:cs="TimesNewRoman"/>
          <w:color w:val="000000"/>
        </w:rPr>
        <w:t>concessão</w:t>
      </w:r>
      <w:r>
        <w:rPr>
          <w:rFonts w:ascii="TimesNewRoman" w:hAnsi="TimesNewRoman" w:cs="TimesNewRoman"/>
          <w:color w:val="000000"/>
        </w:rPr>
        <w:t xml:space="preserve"> de bônus significativos, caso sejam cumpridas metas irreais de lucro, pode criar um incentivo para se perpetrar uma fraude. </w:t>
      </w:r>
    </w:p>
    <w:p w14:paraId="67BF1A49"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Um ambiente de controle que não é eficaz pode criar uma oportunidade para a fraude. </w:t>
      </w:r>
    </w:p>
    <w:p w14:paraId="2960401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C8820A0"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A24.</w:t>
      </w:r>
      <w:r>
        <w:rPr>
          <w:rFonts w:ascii="TimesNewRoman" w:hAnsi="TimesNewRoman" w:cs="TimesNewRoman"/>
          <w:color w:val="000000"/>
        </w:rPr>
        <w:t xml:space="preserve"> A25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Não é fácil classificar os fatores de risco de fraude em ordem de importância. A significação dos fatores de risco de fraude varia amplamente. Alguns destes fatores estão presentes em entidades nas quais condições específicas não apresentam riscos de distorção relevante. Portanto, determinar se um fator de risco está presente e se ele deve ser considerado na avaliação dos riscos de distorção relevante das demonstrações contábeis decorrente de fraude requer o exercício do julgamento profissional.  </w:t>
      </w:r>
    </w:p>
    <w:p w14:paraId="3D588BA4"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8F1F39D"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A25.</w:t>
      </w:r>
      <w:r>
        <w:rPr>
          <w:rFonts w:ascii="TimesNewRoman" w:hAnsi="TimesNewRoman" w:cs="TimesNewRoman"/>
          <w:color w:val="000000"/>
        </w:rPr>
        <w:t xml:space="preserve"> A26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Exemplos de fatores de risco de fraude relacionados a informações contábeis fraudulentas e apropriação indevida de ativos são apresentados no Apêndice 1. Esses fatores de risco ilustrativos são classificados com base em três condições que geralmente estão presentes quando há fraude: </w:t>
      </w:r>
    </w:p>
    <w:p w14:paraId="451B8A21"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Incentivo ou pressão para perpetrar fraude.</w:t>
      </w:r>
    </w:p>
    <w:p w14:paraId="4C8EE164"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Oportunidade percebida de cometer fraude.</w:t>
      </w:r>
    </w:p>
    <w:p w14:paraId="20698528"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Capacidade de </w:t>
      </w:r>
      <w:r w:rsidRPr="00471176">
        <w:rPr>
          <w:rFonts w:ascii="TimesNewRoman" w:hAnsi="TimesNewRoman" w:cs="TimesNewRoman"/>
          <w:color w:val="000000"/>
        </w:rPr>
        <w:t>racionalizar</w:t>
      </w:r>
      <w:r>
        <w:rPr>
          <w:rFonts w:ascii="TimesNewRoman" w:hAnsi="TimesNewRoman" w:cs="TimesNewRoman"/>
          <w:color w:val="000000"/>
        </w:rPr>
        <w:t xml:space="preserve"> a ação fraudulenta. </w:t>
      </w:r>
    </w:p>
    <w:p w14:paraId="0B26227B" w14:textId="77777777" w:rsidR="002A6EFF" w:rsidRDefault="002A6EFF" w:rsidP="002A6EFF">
      <w:pPr>
        <w:autoSpaceDE w:val="0"/>
        <w:autoSpaceDN w:val="0"/>
        <w:adjustRightInd w:val="0"/>
        <w:ind w:left="567"/>
        <w:jc w:val="both"/>
        <w:rPr>
          <w:rFonts w:ascii="TimesNewRoman" w:hAnsi="TimesNewRoman" w:cs="TimesNewRoman"/>
          <w:color w:val="000000"/>
        </w:rPr>
      </w:pPr>
      <w:r>
        <w:rPr>
          <w:rFonts w:ascii="TimesNewRoman" w:hAnsi="TimesNewRoman" w:cs="TimesNewRoman"/>
          <w:color w:val="000000"/>
        </w:rPr>
        <w:t xml:space="preserve">Fatores de risco que refletem uma atitude que permite a </w:t>
      </w:r>
      <w:r w:rsidRPr="00CE53D8">
        <w:rPr>
          <w:rFonts w:ascii="TimesNewRoman" w:hAnsi="TimesNewRoman" w:cs="TimesNewRoman"/>
          <w:color w:val="000000"/>
        </w:rPr>
        <w:t>racionalização</w:t>
      </w:r>
      <w:r>
        <w:rPr>
          <w:rFonts w:ascii="TimesNewRoman" w:hAnsi="TimesNewRoman" w:cs="TimesNewRoman"/>
          <w:color w:val="000000"/>
        </w:rPr>
        <w:t xml:space="preserve"> da ação fraudulenta podem não ser suscetíveis de observação pelo auditor. Contudo, o auditor pode tomar conhecimento da existência de tais informações. Embora os fatores de risco de fraude descritos no Apêndice 1 abranjam um amplo leque de situações que podem vir a ser enfrentadas pelos auditores, eles são apenas exemplos e outros fatores de risco podem existir. </w:t>
      </w:r>
    </w:p>
    <w:p w14:paraId="51057F15"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AE91D85"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A26.</w:t>
      </w:r>
      <w:r>
        <w:rPr>
          <w:rFonts w:ascii="TimesNewRoman" w:hAnsi="TimesNewRoman" w:cs="TimesNewRoman"/>
          <w:color w:val="000000"/>
        </w:rPr>
        <w:t xml:space="preserve"> A27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O tamanho, complexidade e características de como está formada a propriedade da entidade têm influência significativa na consideração dos fatores de risco de fraude relevantes. Por exemplo, no caso de entidade de grande porte, pode haver fatores que geralmente limitam a conduta imprópria da administração, como:</w:t>
      </w:r>
    </w:p>
    <w:p w14:paraId="3C1E6FCD"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Supervisão geral eficaz pelos responsáveis pela governança.</w:t>
      </w:r>
    </w:p>
    <w:p w14:paraId="76B3E84E"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Área de auditoria interna eficaz.</w:t>
      </w:r>
    </w:p>
    <w:p w14:paraId="6EE3FA8F"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Existência e aplicação de código de conduta escrito. </w:t>
      </w:r>
    </w:p>
    <w:p w14:paraId="3B103477" w14:textId="77777777" w:rsidR="002A6EFF" w:rsidRDefault="002A6EFF" w:rsidP="002A6EFF">
      <w:pPr>
        <w:autoSpaceDE w:val="0"/>
        <w:autoSpaceDN w:val="0"/>
        <w:adjustRightInd w:val="0"/>
        <w:ind w:left="567"/>
        <w:jc w:val="both"/>
        <w:rPr>
          <w:rFonts w:ascii="TimesNewRoman" w:hAnsi="TimesNewRoman" w:cs="TimesNewRoman"/>
          <w:color w:val="000000"/>
        </w:rPr>
      </w:pPr>
      <w:r>
        <w:rPr>
          <w:rFonts w:ascii="TimesNewRoman" w:hAnsi="TimesNewRoman" w:cs="TimesNewRoman"/>
          <w:color w:val="000000"/>
        </w:rPr>
        <w:t xml:space="preserve">Além disso, fatores de risco de fraude considerados no nível operacional de segmento de negócio podem oferecer perspectivas diferentes quando comparados com os obtidos na avaliação da entidade como um todo. </w:t>
      </w:r>
    </w:p>
    <w:p w14:paraId="77B97E1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2270F6D" w14:textId="77777777" w:rsidR="002A6EFF"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Considerações específicas para entidade de pequeno porte.</w:t>
      </w:r>
    </w:p>
    <w:p w14:paraId="4F877EC5"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C1731EC"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A27.</w:t>
      </w:r>
      <w:r>
        <w:rPr>
          <w:rFonts w:ascii="TimesNewRoman" w:hAnsi="TimesNewRoman" w:cs="TimesNewRoman"/>
          <w:color w:val="000000"/>
        </w:rPr>
        <w:t xml:space="preserve"> A28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No caso de uma entidade de pequeno porte, algumas destas considerações ou todas elas podem não ser aplicáveis ou menos relevantes. Por exemplo, uma entidade de pequeno porte pode não ter um código de conduta escrito, mas pode ter desenvolvido uma cultura que enfatiza a importância da integridade e da conduta ética por meio da comunicação verbal e do exemplo da administração. A concentração do poder da administração em um único indivíduo na entidade de pequeno porte não indica geralmente, por si só, uma falha da administração em refletir e comunicar uma atitude apropriada para com o controle interno e o processo interno de informação financeira. Em algumas entidades, a necessidade de autorização da administração pode compensar controles deficientes e reduzir o risco de fraude perpetrado por empregados. Contudo, a concentração do poder da administração em um único indivíduo pode ser uma deficiência potencial, já que há oportunidade para que a administração </w:t>
      </w:r>
      <w:r w:rsidRPr="009B6659">
        <w:rPr>
          <w:rFonts w:ascii="TimesNewRoman" w:hAnsi="TimesNewRoman" w:cs="TimesNewRoman"/>
          <w:color w:val="000000"/>
        </w:rPr>
        <w:t>burle</w:t>
      </w:r>
      <w:r>
        <w:rPr>
          <w:rFonts w:ascii="TimesNewRoman" w:hAnsi="TimesNewRoman" w:cs="TimesNewRoman"/>
          <w:color w:val="000000"/>
        </w:rPr>
        <w:t xml:space="preserve"> os controles. </w:t>
      </w:r>
    </w:p>
    <w:p w14:paraId="40E2E2DB"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B25C745"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Identificação e avaliação dos riscos de distorção relevante decorrente de fraude</w:t>
      </w:r>
    </w:p>
    <w:p w14:paraId="535A887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3332F3A"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Riscos de fraude no reconhecimento de receita (ver item 26)</w:t>
      </w:r>
    </w:p>
    <w:p w14:paraId="6DA79BA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20B8932"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A28.</w:t>
      </w:r>
      <w:r>
        <w:rPr>
          <w:rFonts w:ascii="TimesNewRoman" w:hAnsi="TimesNewRoman" w:cs="TimesNewRoman"/>
          <w:color w:val="000000"/>
        </w:rPr>
        <w:t xml:space="preserve"> A29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A distorção relevante decorrente de informações contábeis fraudulentas relativas ao reconhecimento de receita muitas vezes é resultado do seu registro de forma superestimada, por exemplo, o seu reconhecimento prematuro ou o registro de receitas fictícias. Pode resultar também do registro de receitas inferiores, por exemplo, transferindo receitas inadequadamente para um período posterior. </w:t>
      </w:r>
    </w:p>
    <w:p w14:paraId="1F9B251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DEAF312"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A29.</w:t>
      </w:r>
      <w:r>
        <w:rPr>
          <w:rFonts w:ascii="TimesNewRoman" w:hAnsi="TimesNewRoman" w:cs="TimesNewRoman"/>
          <w:color w:val="000000"/>
        </w:rPr>
        <w:t xml:space="preserve"> A30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Os riscos de fraude no reconhecimento de receita podem ser maiores em algumas entidades do que em outras. Por exemplo, pode haver pressões ou incentivos para que a administração cometa fraude nas informações contábeis mediante o reconhecimento inadequado de receita, no caso de entidade com ações na bolsa, quando, por exemplo, o desempenho é medido em termos de crescimento de receita ou lucro, ano a ano. Similarmente, por exemplo, os riscos de fraude no reconhecimento de receita podem ser maiores no caso de entidade que geram parte substancial da receita por meio de vendas à vista. </w:t>
      </w:r>
    </w:p>
    <w:p w14:paraId="597BBBD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AE26A84"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A30.</w:t>
      </w:r>
      <w:r>
        <w:rPr>
          <w:rFonts w:ascii="TimesNewRoman" w:hAnsi="TimesNewRoman" w:cs="TimesNewRoman"/>
          <w:color w:val="000000"/>
        </w:rPr>
        <w:t xml:space="preserve"> A31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A presunção de que há riscos de fraude no reconhecimento de receita pode ser refutada. Por exemplo, o auditor pode concluir que não há nenhum risco de distorção relevante decorrente de fraude no que se refere ao reconhecimento de receita, no caso em que há um único tipo de operação de receita, por exemplo, a receita de aluguel originária de uma única unidade alugada. </w:t>
      </w:r>
    </w:p>
    <w:p w14:paraId="5B1D3F5D"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C14C4E8"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Identificação e avaliação dos riscos de distorção relevante devido a fraude e entendimento dos controles relacionados da entidade (ver item 27)</w:t>
      </w:r>
    </w:p>
    <w:p w14:paraId="13D29DE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2003B14"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A31.</w:t>
      </w:r>
      <w:r>
        <w:rPr>
          <w:rFonts w:ascii="TimesNewRoman" w:hAnsi="TimesNewRoman" w:cs="TimesNewRoman"/>
          <w:color w:val="000000"/>
        </w:rPr>
        <w:t xml:space="preserve"> A32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Como explicado na NBC TA 315, a administração pode fazer julgamentos quanto à natureza e extensão dos controles que escolhe implementar e quanto à natureza e extensão dos riscos que escolhe assumir. Ao determinar quais controles implementar para prevenir a existência de fraude e detectá-la, a administração considera os riscos de que as demonstrações contábeis sejam distorcidas de maneira relevante como resultado de fraude. Como parte desta consideração, a administração pode concluir que não é eficaz, no que se refere a custos, implementar e manter um controle específico em relação à redução nos riscos de distorção relevante decorrente de fraude. </w:t>
      </w:r>
    </w:p>
    <w:p w14:paraId="2DE71C6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63A30E1"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A32.</w:t>
      </w:r>
      <w:r>
        <w:rPr>
          <w:rFonts w:ascii="TimesNewRoman" w:hAnsi="TimesNewRoman" w:cs="TimesNewRoman"/>
          <w:color w:val="000000"/>
        </w:rPr>
        <w:t xml:space="preserve"> A33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Portanto, é importante que o auditor obtenha entendimento dos controles que a administração planejou, implementou e mantém para impedir e detectar fraude. Ao fazer isto, o auditor pode descobrir, por exemplo, que a administração escolheu conscientemente aceitar os riscos associados à falta de segregação de funções.  Informações obtidas com este entendimento também podem ser úteis na identificação de fatores de risco de fraude que possam afetar a avaliação do auditor quanto aos riscos de que as demonstrações contábeis possam conter distorção relevante decorrente de fraude.</w:t>
      </w:r>
    </w:p>
    <w:p w14:paraId="5171F2D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B7D15EB"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Respostas aos riscos avaliados de distorção relevante decorrente de fraude</w:t>
      </w:r>
    </w:p>
    <w:p w14:paraId="28BE919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1E52B8C"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Respostas globais (ver item 28)</w:t>
      </w:r>
    </w:p>
    <w:p w14:paraId="3FC468D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CF69E73"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A33.</w:t>
      </w:r>
      <w:r>
        <w:rPr>
          <w:rFonts w:ascii="TimesNewRoman" w:hAnsi="TimesNewRoman" w:cs="TimesNewRoman"/>
          <w:color w:val="000000"/>
        </w:rPr>
        <w:t xml:space="preserve"> A34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Determinar respostas globais para enfrentar os riscos avaliados de distorção relevante decorrente de fraude geralmente inclui a consideração de como a condução geral da auditoria pode refletir maior ceticismo profissional, por exemplo, mediante: </w:t>
      </w:r>
    </w:p>
    <w:p w14:paraId="4C299145"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Maior sensibilidade na seleção da natureza e extensão da documentação a ser examinada para corroborar as operações relevantes. </w:t>
      </w:r>
    </w:p>
    <w:p w14:paraId="71B6E8B1"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Maior reconhecimento da necessidade de corroborar as explicações ou representações da administração a respeito de assuntos relevantes. </w:t>
      </w:r>
    </w:p>
    <w:p w14:paraId="1109CC55" w14:textId="77777777" w:rsidR="002A6EFF" w:rsidRDefault="002A6EFF" w:rsidP="002A6EFF">
      <w:pPr>
        <w:autoSpaceDE w:val="0"/>
        <w:autoSpaceDN w:val="0"/>
        <w:adjustRightInd w:val="0"/>
        <w:ind w:left="567"/>
        <w:jc w:val="both"/>
        <w:rPr>
          <w:rFonts w:ascii="TimesNewRoman" w:hAnsi="TimesNewRoman" w:cs="TimesNewRoman"/>
          <w:color w:val="000000"/>
        </w:rPr>
      </w:pPr>
      <w:r>
        <w:rPr>
          <w:rFonts w:ascii="TimesNewRoman" w:hAnsi="TimesNewRoman" w:cs="TimesNewRoman"/>
          <w:color w:val="000000"/>
        </w:rPr>
        <w:t xml:space="preserve">Também envolve considerações mais gerais além dos procedimentos específicos normalmente planejados. Essas considerações incluem os assuntos listados no item 29, que são discutidos a seguir. </w:t>
      </w:r>
    </w:p>
    <w:p w14:paraId="3FF0A070"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D47AE13"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Designação e supervisão de pessoal </w:t>
      </w:r>
      <w:r w:rsidRPr="00F02027">
        <w:rPr>
          <w:rFonts w:ascii="TimesNewRoman" w:hAnsi="TimesNewRoman" w:cs="TimesNewRoman"/>
          <w:color w:val="000000"/>
        </w:rPr>
        <w:t>(ver item 29(a))</w:t>
      </w:r>
    </w:p>
    <w:p w14:paraId="11EDCA0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A6C07B7"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A34.</w:t>
      </w:r>
      <w:r>
        <w:rPr>
          <w:rFonts w:ascii="TimesNewRoman" w:hAnsi="TimesNewRoman" w:cs="TimesNewRoman"/>
          <w:color w:val="000000"/>
        </w:rPr>
        <w:t xml:space="preserve"> A35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O auditor pode responder a riscos identificados de distorção relevante decorrente de fraude, por exemplo, designando indivíduos adicionais com habilidade e conhecimento especializado, tais como peritos forenses e de tecnologia da informação (TI), ou designando indivíduos mais experientes para o trabalho.</w:t>
      </w:r>
    </w:p>
    <w:p w14:paraId="4D70F8E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208C42E"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BF189A">
        <w:rPr>
          <w:rFonts w:ascii="TimesNewRoman" w:hAnsi="TimesNewRoman" w:cs="TimesNewRoman"/>
          <w:strike/>
          <w:color w:val="000000"/>
        </w:rPr>
        <w:t>A35.</w:t>
      </w:r>
      <w:r>
        <w:rPr>
          <w:rFonts w:ascii="TimesNewRoman" w:hAnsi="TimesNewRoman" w:cs="TimesNewRoman"/>
          <w:color w:val="000000"/>
        </w:rPr>
        <w:t xml:space="preserve"> A36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A extensão da supervisão reflete a avaliação do auditor dos riscos de distorção relevante decorrente de fraude e da capacidade dos membros da equipe que executa o trabalho. </w:t>
      </w:r>
    </w:p>
    <w:p w14:paraId="255AD68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8E4CD4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Imprevisibilidade na seleção de procedimentos de auditoria </w:t>
      </w:r>
      <w:r w:rsidRPr="00F02027">
        <w:rPr>
          <w:rFonts w:ascii="TimesNewRoman" w:hAnsi="TimesNewRoman" w:cs="TimesNewRoman"/>
          <w:color w:val="000000"/>
        </w:rPr>
        <w:t>(ver item 29(c))</w:t>
      </w:r>
    </w:p>
    <w:p w14:paraId="6CA37A7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69E6CD1"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BF189A">
        <w:rPr>
          <w:rFonts w:ascii="TimesNewRoman" w:hAnsi="TimesNewRoman" w:cs="TimesNewRoman"/>
          <w:strike/>
          <w:color w:val="000000"/>
        </w:rPr>
        <w:t>A36.</w:t>
      </w:r>
      <w:r>
        <w:rPr>
          <w:rFonts w:ascii="TimesNewRoman" w:hAnsi="TimesNewRoman" w:cs="TimesNewRoman"/>
          <w:color w:val="000000"/>
        </w:rPr>
        <w:t xml:space="preserve"> A37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É importante incorporar um elemento de imprevisibilidade na seleção da natureza, época e extensão dos procedimentos de auditoria a serem executados, já que indivíduos na entidade que estão familiarizados com os procedimentos de auditoria normalmente executados nos trabalhos podem ser mais capazes de esconder informações contábeis fraudulentas. Isso pode ser conseguido, por exemplo: </w:t>
      </w:r>
    </w:p>
    <w:p w14:paraId="16C16751" w14:textId="77777777" w:rsidR="002A6EFF" w:rsidRPr="006C014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6C014F">
        <w:rPr>
          <w:rFonts w:ascii="TimesNewRoman" w:hAnsi="TimesNewRoman" w:cs="TimesNewRoman"/>
          <w:color w:val="000000"/>
        </w:rPr>
        <w:t xml:space="preserve">Executando procedimentos substantivos em saldos contábeis selecionados e afirmações não testadas de outra forma em função da sua </w:t>
      </w:r>
      <w:r>
        <w:rPr>
          <w:rFonts w:ascii="TimesNewRoman" w:hAnsi="TimesNewRoman" w:cs="TimesNewRoman"/>
          <w:color w:val="000000"/>
        </w:rPr>
        <w:t xml:space="preserve">materialidade </w:t>
      </w:r>
      <w:r w:rsidRPr="006C014F">
        <w:rPr>
          <w:rFonts w:ascii="TimesNewRoman" w:hAnsi="TimesNewRoman" w:cs="TimesNewRoman"/>
          <w:color w:val="000000"/>
        </w:rPr>
        <w:t xml:space="preserve">ou risco. </w:t>
      </w:r>
    </w:p>
    <w:p w14:paraId="14A55CA7"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Mudar a época em que seriam esperados os procedimentos de auditoria.</w:t>
      </w:r>
    </w:p>
    <w:p w14:paraId="26E03E6C"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Usar diferentes métodos de amostragem. </w:t>
      </w:r>
    </w:p>
    <w:p w14:paraId="03C78137"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Executar procedimentos de auditoria em locais diferentes ou sem anúncio prévio.</w:t>
      </w:r>
    </w:p>
    <w:p w14:paraId="17B4D58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F6F6406"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Procedimentos de auditoria em resposta aos riscos de distorção relevante decorrente de fraude no nível das afirmações (ver item 30)</w:t>
      </w:r>
    </w:p>
    <w:p w14:paraId="3F5CE97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A751EF1"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031004">
        <w:rPr>
          <w:rFonts w:ascii="TimesNewRoman" w:hAnsi="TimesNewRoman" w:cs="TimesNewRoman"/>
          <w:strike/>
          <w:color w:val="000000"/>
        </w:rPr>
        <w:t>A37.</w:t>
      </w:r>
      <w:r>
        <w:rPr>
          <w:rFonts w:ascii="TimesNewRoman" w:hAnsi="TimesNewRoman" w:cs="TimesNewRoman"/>
          <w:color w:val="000000"/>
        </w:rPr>
        <w:t xml:space="preserve"> A38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As respostas do auditor para enfrentar os riscos avaliados de distorção relevante decorrente de fraude no nível das afirmações podem incluir mudar a natureza, época e extensão dos procedimentos de auditoria das seguintes maneiras:</w:t>
      </w:r>
    </w:p>
    <w:p w14:paraId="2A3103E8"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A natureza dos procedimentos de auditoria a executar pode precisar ser modificada para obter evidências de auditoria que sejam mais confiáveis e relevantes ou para obter informações comprobatórias adicionais. Isso pode afetar o tipo dos procedimentos de auditoria a serem executados e a sua combinação. </w:t>
      </w:r>
      <w:r w:rsidRPr="00B16BA8">
        <w:rPr>
          <w:rFonts w:ascii="TimesNewRoman" w:hAnsi="TimesNewRoman" w:cs="TimesNewRoman"/>
          <w:color w:val="000000"/>
        </w:rPr>
        <w:t>Por exemplo:</w:t>
      </w:r>
    </w:p>
    <w:p w14:paraId="356F9487" w14:textId="77777777" w:rsidR="002A6EFF" w:rsidRDefault="002A6EFF">
      <w:pPr>
        <w:numPr>
          <w:ilvl w:val="0"/>
          <w:numId w:val="101"/>
        </w:numPr>
        <w:autoSpaceDE w:val="0"/>
        <w:autoSpaceDN w:val="0"/>
        <w:adjustRightInd w:val="0"/>
        <w:spacing w:after="120" w:line="240" w:lineRule="auto"/>
        <w:ind w:left="1134" w:hanging="283"/>
        <w:jc w:val="both"/>
        <w:rPr>
          <w:rFonts w:ascii="TimesNewRoman" w:hAnsi="TimesNewRoman" w:cs="TimesNewRoman"/>
          <w:color w:val="000000"/>
        </w:rPr>
      </w:pPr>
      <w:r>
        <w:rPr>
          <w:rFonts w:ascii="TimesNewRoman" w:hAnsi="TimesNewRoman" w:cs="TimesNewRoman"/>
          <w:color w:val="000000"/>
        </w:rPr>
        <w:t>A observação ou inspeção física de certos ativos pode tornar-se mais importante ou o auditor pode escolher usar técnicas de auditoria assistidas por computador para obter mais evidências a respeito de dados contidos em contas significativas ou arquivos eletrônicos de operações.</w:t>
      </w:r>
    </w:p>
    <w:p w14:paraId="14A1D031" w14:textId="77777777" w:rsidR="002A6EFF" w:rsidRDefault="002A6EFF">
      <w:pPr>
        <w:numPr>
          <w:ilvl w:val="0"/>
          <w:numId w:val="101"/>
        </w:numPr>
        <w:autoSpaceDE w:val="0"/>
        <w:autoSpaceDN w:val="0"/>
        <w:adjustRightInd w:val="0"/>
        <w:spacing w:after="120" w:line="240" w:lineRule="auto"/>
        <w:ind w:left="1134" w:hanging="283"/>
        <w:jc w:val="both"/>
        <w:rPr>
          <w:rFonts w:ascii="TimesNewRoman" w:hAnsi="TimesNewRoman" w:cs="TimesNewRoman"/>
          <w:color w:val="000000"/>
        </w:rPr>
      </w:pPr>
      <w:r>
        <w:rPr>
          <w:rFonts w:ascii="TimesNewRoman" w:hAnsi="TimesNewRoman" w:cs="TimesNewRoman"/>
          <w:color w:val="000000"/>
        </w:rPr>
        <w:t xml:space="preserve">O auditor pode desenhar procedimentos para obter informações comprobatórias adicionais. Por exemplo, se o auditor identifica que a administração sofre pressão para atingir expectativas de lucros, pode haver um risco relacionado com o fato da administração estar inflacionando as vendas, firmando contratos de venda que incluem termos que impossibilitem o reconhecimento da receita ou faturando vendas antes da entrega. Nessas circunstâncias, o auditor pode, por exemplo, planejar confirmações externas não apenas para confirmar saldos em aberto, mas também confirmar os detalhes dos contratos de venda, inclusive data, quaisquer direitos de devolução e termos de entrega. Além disso, o auditor pode julgar eficaz suplementar tais confirmações externas com indagações junto ao pessoal fora da área financeira da entidade quanto a contratos de venda e termos de entrega. </w:t>
      </w:r>
    </w:p>
    <w:p w14:paraId="1EBCB6C7"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 época dos procedimentos pode ter que ser modificada. O auditor pode concluir que executar testes substantivos no fim ou perto do fim do período é o melhor enfoque para um risco avaliado de distorção relevante decorrente de fraude. O auditor pode concluir que, em função dos riscos avaliados de distorção ou manipulação intencional, auditar em data intermediária e estender os procedimentos para o fim do período não seria eficaz. Por outro lado, como uma distorção intencional – por exemplo, uma distorção envolvendo reconhecimento impróprio de receita – pode ter sido iniciada em um período intermediário, o auditor pode decidir aplicar procedimentos substantivos a operações ocorridas nesses períodos ou ao longo de todo o período das demonstrações contábeis sob exame.</w:t>
      </w:r>
    </w:p>
    <w:p w14:paraId="48BCB501"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A extensão dos procedimentos aplicados reflete a avaliação dos riscos de distorção relevante decorrente de fraude. Por exemplo, pode ser apropriado aumentar o tamanho das amostras ou executar procedimentos analíticos em nível mais detalhado. Técnicas de auditoria assistidas por computador podem permitir testes mais extensos de arquivos eletrônicos de operações e contas. Tais técnicas podem ser usadas para selecionar amostras de transações a partir de arquivos eletrônicos principais, classificar transações com características específicas ou testar uma população inteira ao invés de uma amostra. </w:t>
      </w:r>
    </w:p>
    <w:p w14:paraId="0A78B07F"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317B667"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A38.</w:t>
      </w:r>
      <w:r>
        <w:rPr>
          <w:rFonts w:ascii="TimesNewRoman" w:hAnsi="TimesNewRoman" w:cs="TimesNewRoman"/>
          <w:color w:val="000000"/>
        </w:rPr>
        <w:t xml:space="preserve"> A39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Se o auditor identifica um risco de distorção relevante decorrente de fraude que afete as quantidades dos estoques, examinar os registros de estoque da entidade pode ajudar a identificar localidades ou itens que requerem atenção específica durante ou após a contagem dos estoques. Tal revisão pode levar a uma decisão de observar contagens de estoques em certas localidades, observando o caráter de surpresa ou conduzir contagens de estoque em todos os locais na mesma data.</w:t>
      </w:r>
    </w:p>
    <w:p w14:paraId="4FBD6515"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FDBC466"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A39.</w:t>
      </w:r>
      <w:r>
        <w:rPr>
          <w:rFonts w:ascii="TimesNewRoman" w:hAnsi="TimesNewRoman" w:cs="TimesNewRoman"/>
          <w:color w:val="000000"/>
        </w:rPr>
        <w:t xml:space="preserve"> A40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pode identificar um risco de distorção relevante devido a fraude que afete várias contas e afirmações. Estas podem incluir avaliação de ativos, estimativas relacionadas a transações específicas (tais como aquisições, reestruturações ou alienações de um segmento do negócio) e outros passivos significativos que tenham sido provisionados (tais como obrigações com planos de pensão e outros benefícios pós-emprego, ou obrigações por recuperação de dano ao meio ambiente). O risco também pode relacionar-se com mudanças significativas nas premissas relativas a estimativas recorrentes. As informações colhidas na obtenção de entendimento da entidade e do seu ambiente podem assistir o auditor na avaliação do critério de tais estimativas e julgamentos e premissas subjacentes. Uma revisão retrospectiva de julgamento e premissas similares da administração aplicadas em períodos anteriores também pode fornecer </w:t>
      </w:r>
      <w:r w:rsidRPr="009B6659">
        <w:rPr>
          <w:rFonts w:ascii="TimesNewRoman" w:hAnsi="TimesNewRoman" w:cs="TimesNewRoman"/>
          <w:color w:val="000000"/>
        </w:rPr>
        <w:t>subsídios</w:t>
      </w:r>
      <w:r>
        <w:rPr>
          <w:rFonts w:ascii="TimesNewRoman" w:hAnsi="TimesNewRoman" w:cs="TimesNewRoman"/>
          <w:color w:val="000000"/>
        </w:rPr>
        <w:t xml:space="preserve"> a respeito da razoabilidade dos julgamentos e premissas que serviram de base para as estimativas da administração. </w:t>
      </w:r>
    </w:p>
    <w:p w14:paraId="1D0A5AD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14CBA03"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A40.</w:t>
      </w:r>
      <w:r>
        <w:rPr>
          <w:rFonts w:ascii="TimesNewRoman" w:hAnsi="TimesNewRoman" w:cs="TimesNewRoman"/>
          <w:color w:val="000000"/>
        </w:rPr>
        <w:t xml:space="preserve"> A41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Exemplos de possíveis procedimentos de auditoria para tratar dos riscos avaliados de distorção relevante decorrente de fraude, inclusive os que ilustram a incorporação de elemento de imprevisibilidade, são apresentados no Apêndice 2. Esse Apêndice inclui exemplos de respostas à avaliação do auditor dos riscos de distorção relevante resultante de informação financeira fraudulenta, incluindo informação financeira fraudulenta resultante do reconhecimento de receita e de apropriação indevida de ativos. </w:t>
      </w:r>
    </w:p>
    <w:p w14:paraId="6788C3E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4CF70D3"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Procedimentos de auditoria em resposta a riscos relacionados à transgressão de controles pela administração</w:t>
      </w:r>
    </w:p>
    <w:p w14:paraId="2527F93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9906D0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Lançamentos no livro diário e outros ajustes </w:t>
      </w:r>
      <w:r w:rsidRPr="00F02027">
        <w:rPr>
          <w:rFonts w:ascii="TimesNewRoman" w:hAnsi="TimesNewRoman" w:cs="TimesNewRoman"/>
          <w:color w:val="000000"/>
        </w:rPr>
        <w:t>(ver item 32(a))</w:t>
      </w:r>
    </w:p>
    <w:p w14:paraId="04B45CC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658C61E"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A41.</w:t>
      </w:r>
      <w:r>
        <w:rPr>
          <w:rFonts w:ascii="TimesNewRoman" w:hAnsi="TimesNewRoman" w:cs="TimesNewRoman"/>
          <w:color w:val="000000"/>
        </w:rPr>
        <w:t xml:space="preserve"> A42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distorção relevante das demonstrações contábeis decorrente de fraude muitas vezes envolve a manipulação dos processos de informação financeira mediante registro de lançamentos não apropriados no livro diário. Isso pode ocorrer ao longo de todo o período ou ao seu final, ou por meio de ajustes de valores informados nas demonstrações contábeis que não estão refletidos nos lançamentos do livro diário, como por exemplo, aqueles ajustes e reclassificações provenientes do processo de consolidação das demonstrações contábeis.</w:t>
      </w:r>
    </w:p>
    <w:p w14:paraId="66B535B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0DB0FB0"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A42.</w:t>
      </w:r>
      <w:r>
        <w:rPr>
          <w:rFonts w:ascii="TimesNewRoman" w:hAnsi="TimesNewRoman" w:cs="TimesNewRoman"/>
          <w:color w:val="000000"/>
        </w:rPr>
        <w:t xml:space="preserve"> A43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Além disso, a consideração pelo auditor dos riscos de distorção rel</w:t>
      </w:r>
      <w:r w:rsidRPr="00BD62AA">
        <w:rPr>
          <w:rFonts w:ascii="TimesNewRoman" w:hAnsi="TimesNewRoman" w:cs="TimesNewRoman"/>
          <w:color w:val="000000"/>
        </w:rPr>
        <w:t xml:space="preserve">evante, associado aos </w:t>
      </w:r>
      <w:r>
        <w:rPr>
          <w:rFonts w:ascii="TimesNewRoman" w:hAnsi="TimesNewRoman" w:cs="TimesNewRoman"/>
          <w:color w:val="000000"/>
        </w:rPr>
        <w:t xml:space="preserve">controles sobre lançamentos contábeis que possam ser inapropriadamente burlados, é importante, já que processos e controles automáticos podem reduzir o risco de erro não intencional, mas não superar o risco de que os indivíduos possam burlar inadequadamente tais processos automáticos, por exemplo, mudando os valores que são automaticamente transferidos para o razão geral ou para o sistema de informação financeira. Além disso, no caso que se usa TI para transferir informações de forma automática, pode haver pouca ou nenhuma evidência visível de tal intervenção nos sistemas de informação. </w:t>
      </w:r>
    </w:p>
    <w:p w14:paraId="7EF5BB1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4172744"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031004">
        <w:rPr>
          <w:rFonts w:ascii="TimesNewRoman" w:hAnsi="TimesNewRoman" w:cs="TimesNewRoman"/>
          <w:strike/>
          <w:color w:val="000000"/>
        </w:rPr>
        <w:t>A43.</w:t>
      </w:r>
      <w:r>
        <w:rPr>
          <w:rFonts w:ascii="TimesNewRoman" w:hAnsi="TimesNewRoman" w:cs="TimesNewRoman"/>
          <w:color w:val="000000"/>
        </w:rPr>
        <w:t xml:space="preserve"> A44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Ao identificar e selecionar lançamentos contábeis e outros ajustes para testar e determinar o método apropriado de examinar o suporte subjacente para os itens selecionados, os seguintes assuntos são relevantes:</w:t>
      </w:r>
    </w:p>
    <w:p w14:paraId="774A214F"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F02027">
        <w:rPr>
          <w:rFonts w:ascii="TimesNewRoman" w:hAnsi="TimesNewRoman" w:cs="TimesNewRoman"/>
          <w:color w:val="000000"/>
        </w:rPr>
        <w:t xml:space="preserve">Avaliação dos riscos de distorção relevante decorrente de fraude </w:t>
      </w:r>
      <w:r>
        <w:rPr>
          <w:rFonts w:ascii="TimesNewRoman" w:hAnsi="TimesNewRoman" w:cs="TimesNewRoman"/>
          <w:color w:val="000000"/>
        </w:rPr>
        <w:t>– a presença de fatores de risco de fraude e outras informações obtidas durante a avaliação pelo auditor dos riscos de distorção relevante decorrente de fraude podem ajudar o auditor a identificar classes específicas de lançamentos contábeis e outros ajustes a serem testados.</w:t>
      </w:r>
    </w:p>
    <w:p w14:paraId="71ECCA15"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F02027">
        <w:rPr>
          <w:rFonts w:ascii="TimesNewRoman" w:hAnsi="TimesNewRoman" w:cs="TimesNewRoman"/>
          <w:color w:val="000000"/>
        </w:rPr>
        <w:t xml:space="preserve">Controles que foram implementados para lançamentos contábeis e outros ajustes </w:t>
      </w:r>
      <w:r>
        <w:rPr>
          <w:rFonts w:ascii="TimesNewRoman" w:hAnsi="TimesNewRoman" w:cs="TimesNewRoman"/>
          <w:color w:val="000000"/>
        </w:rPr>
        <w:t>– controles eficazes sobre a elaboração e registro de lançamentos contábeis e outros ajustes podem reduzir a extensão de testes substantivos necessários, contanto que o auditor tenha testado a eficácia operacional dos controles.</w:t>
      </w:r>
    </w:p>
    <w:p w14:paraId="24118789"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F02027">
        <w:rPr>
          <w:rFonts w:ascii="TimesNewRoman" w:hAnsi="TimesNewRoman" w:cs="TimesNewRoman"/>
          <w:color w:val="000000"/>
        </w:rPr>
        <w:t xml:space="preserve">Processo de elaboração de informações contábeis da entidade e a natureza da evidência que podem ser obtidos </w:t>
      </w:r>
      <w:r>
        <w:rPr>
          <w:rFonts w:ascii="TimesNewRoman" w:hAnsi="TimesNewRoman" w:cs="TimesNewRoman"/>
          <w:color w:val="000000"/>
        </w:rPr>
        <w:t xml:space="preserve">– para muitas entidades, o processamento rotineiro de transações envolve uma combinação de etapas e processos manuais e automáticos. Similarmente, o processamento de lançamentos contábeis e outros ajustes podem envolver procedimentos e controles manuais e automáticos. No caso que se usa tecnologia da informação no processo de elaboração de informação contábil, os lançamentos contábeis e outros ajustes podem só existir em forma eletrônica. </w:t>
      </w:r>
    </w:p>
    <w:p w14:paraId="4F8948A4"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F02027">
        <w:rPr>
          <w:rFonts w:ascii="TimesNewRoman" w:hAnsi="TimesNewRoman" w:cs="TimesNewRoman"/>
          <w:color w:val="000000"/>
        </w:rPr>
        <w:t xml:space="preserve">Características dos lançamentos contábeis fraudulentos ou outros ajustes </w:t>
      </w:r>
      <w:r>
        <w:rPr>
          <w:rFonts w:ascii="TimesNewRoman" w:hAnsi="TimesNewRoman" w:cs="TimesNewRoman"/>
          <w:color w:val="000000"/>
        </w:rPr>
        <w:t>– lançamentos contábeis inadequados ou outros ajustes, muitas vezes têm uma única característica de identificação. Tais características podem incluir lançamentos (a) feitos em contas não relacionadas, não usuais ou raramente usadas, (b) feitos por indivíduos que geralmente não fazem lançamentos contábeis, (c) registrados no fim do período ou como lançamento pós-fechamento, com pouca ou nenhuma explicação ou descrição, (d) feitos antes ou durante o processo de elaboração das demonstrações contábeis que não têm números de conta, ou (e) que contêm números redondos ou números com finais constantes.</w:t>
      </w:r>
    </w:p>
    <w:p w14:paraId="60B4AC6B"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F02027">
        <w:rPr>
          <w:rFonts w:ascii="TimesNewRoman" w:hAnsi="TimesNewRoman" w:cs="TimesNewRoman"/>
          <w:color w:val="000000"/>
        </w:rPr>
        <w:t xml:space="preserve">Natureza e complexidade das contas – </w:t>
      </w:r>
      <w:r>
        <w:rPr>
          <w:rFonts w:ascii="TimesNewRoman" w:hAnsi="TimesNewRoman" w:cs="TimesNewRoman"/>
          <w:color w:val="000000"/>
        </w:rPr>
        <w:t>lançamentos contábeis ou ajustes inadequados podem ser aplicados a contas que (a) contenham transações de natureza complexa ou incomum, (b) contenham estimativas e ajustes significativos de fim de período, (c) tenham sido suscetíveis de distorções no passado, (d) não tenham sido conciliadas tempestivamente ou contenham diferenças não conciliadas, (e) contenham transações entre partes relacionadas, ou (f) estejam associadas de outra maneira a um risco identificado de distorção relevante decorrente de fraude. Em auditoria de entidade que estão em várias localidades ou com componentes, deve-se considerar a necessidade de selecionar lançamentos contábeis de várias localidades.</w:t>
      </w:r>
    </w:p>
    <w:p w14:paraId="0E4773D8"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r>
      <w:r w:rsidRPr="00F02027">
        <w:rPr>
          <w:rFonts w:ascii="TimesNewRoman" w:hAnsi="TimesNewRoman" w:cs="TimesNewRoman"/>
          <w:color w:val="000000"/>
        </w:rPr>
        <w:t xml:space="preserve">Lançamentos contábeis ou outros ajustes processados fora do curso normal do negócio </w:t>
      </w:r>
      <w:r>
        <w:rPr>
          <w:rFonts w:ascii="TimesNewRoman" w:hAnsi="TimesNewRoman" w:cs="TimesNewRoman"/>
          <w:color w:val="000000"/>
        </w:rPr>
        <w:t>– lançamentos contábeis fora de padrão podem não estar sujeitos ao mesmo nível de controle interno que os lançamentos contábeis usados recorrentemente como vendas, compras e gastos mensais.</w:t>
      </w:r>
    </w:p>
    <w:p w14:paraId="6633D95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E24ECF0"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A44.</w:t>
      </w:r>
      <w:r>
        <w:rPr>
          <w:rFonts w:ascii="TimesNewRoman" w:hAnsi="TimesNewRoman" w:cs="TimesNewRoman"/>
          <w:color w:val="000000"/>
        </w:rPr>
        <w:t xml:space="preserve"> A45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auditor usa o julgamento profissional para determinar a natureza, época e extensão dos testes dos lançamentos e outros ajustes no diário. Contudo, como lançamentos contábeis e outros ajustes fraudulentos muitas vezes são feitos no fim do período, o item 32(a)(ii) requer que o auditor selecione os lançamentos no livro diário e outros ajustes feitos </w:t>
      </w:r>
      <w:r w:rsidRPr="00CB75DD">
        <w:rPr>
          <w:rFonts w:ascii="TimesNewRoman" w:hAnsi="TimesNewRoman" w:cs="TimesNewRoman"/>
          <w:color w:val="000000"/>
        </w:rPr>
        <w:t>nos dias imediatamente anteriores ao fim do período.</w:t>
      </w:r>
      <w:r>
        <w:rPr>
          <w:rFonts w:ascii="TimesNewRoman" w:hAnsi="TimesNewRoman" w:cs="TimesNewRoman"/>
          <w:color w:val="000000"/>
        </w:rPr>
        <w:t xml:space="preserve">  Além disso, como distorções relevantes nas demonstrações contábeis decorrentes de fraude podem ocorrer ao longo de todo o período e envolver esforços extensos para ocultar como a fraude é conseguida, o item 32(a)(iii) requer que o auditor considere se também há necessidade de testar os lançamentos no diário e outros ajustes ao longo de todo o período. </w:t>
      </w:r>
    </w:p>
    <w:p w14:paraId="19A29E5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EA1197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Estimativas contábeis </w:t>
      </w:r>
      <w:r w:rsidRPr="00F02027">
        <w:rPr>
          <w:rFonts w:ascii="TimesNewRoman" w:hAnsi="TimesNewRoman" w:cs="TimesNewRoman"/>
          <w:color w:val="000000"/>
        </w:rPr>
        <w:t>(ver item 32(b))</w:t>
      </w:r>
    </w:p>
    <w:p w14:paraId="555BBED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BB5A75C"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031004">
        <w:rPr>
          <w:rFonts w:ascii="TimesNewRoman" w:hAnsi="TimesNewRoman" w:cs="TimesNewRoman"/>
          <w:strike/>
          <w:color w:val="000000"/>
        </w:rPr>
        <w:t>A45.</w:t>
      </w:r>
      <w:r>
        <w:rPr>
          <w:rFonts w:ascii="TimesNewRoman" w:hAnsi="TimesNewRoman" w:cs="TimesNewRoman"/>
          <w:color w:val="000000"/>
        </w:rPr>
        <w:t xml:space="preserve"> A46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A elaboração das demonstrações contábeis requer que a administração faça vários julgamentos ou premissas que afetam significativamente as estimativas contábeis e monitore continuamente a razoabilidade de tais estimativas. A informação contábil fraudulenta, muitas vezes, é conseguida por distorção intencional de estimativas contábeis.  Isso é conseguido, por exemplo, superestimando ou subestimando todas as provisões da mesma maneira, de modo a obter resultados constantes ao longo de dois ou mais períodos contábeis ou a conseguir um nível de resultado escolhido para enganar os usuários das demonstrações contábeis, influenciando suas percepções quanto ao desempenho e lucratividade da entidade.</w:t>
      </w:r>
    </w:p>
    <w:p w14:paraId="42E2390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BB3B69C"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A46.</w:t>
      </w:r>
      <w:r>
        <w:rPr>
          <w:rFonts w:ascii="TimesNewRoman" w:hAnsi="TimesNewRoman" w:cs="TimesNewRoman"/>
          <w:color w:val="000000"/>
        </w:rPr>
        <w:t xml:space="preserve"> A47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 xml:space="preserve">O propósito de executar uma revisão retrospectiva dos julgamentos e premissas da administração relacionadas com estimativas contábeis refletidas nas demonstrações contábeis do exercício anterior é determinar se existe ou não uma indicação de possível tendenciosidade por parte da administração. Não tem o propósito de colocar em dúvida os julgamentos profissionais feitos pelo auditor no período anterior, os quais se basearam nas informações então disponíveis. </w:t>
      </w:r>
    </w:p>
    <w:p w14:paraId="3871676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19971AC" w14:textId="77777777" w:rsidR="002A6EFF" w:rsidRPr="004B510E" w:rsidRDefault="002A6EFF" w:rsidP="002A6EFF">
      <w:pPr>
        <w:autoSpaceDE w:val="0"/>
        <w:autoSpaceDN w:val="0"/>
        <w:adjustRightInd w:val="0"/>
        <w:ind w:left="567" w:hanging="567"/>
        <w:jc w:val="both"/>
        <w:rPr>
          <w:rFonts w:ascii="TimesNewRoman" w:hAnsi="TimesNewRoman" w:cs="TimesNewRoman"/>
          <w:strike/>
          <w:color w:val="000000"/>
        </w:rPr>
      </w:pPr>
      <w:r w:rsidRPr="004B510E">
        <w:rPr>
          <w:rFonts w:ascii="TimesNewRoman" w:hAnsi="TimesNewRoman" w:cs="TimesNewRoman"/>
          <w:strike/>
          <w:color w:val="000000"/>
        </w:rPr>
        <w:t xml:space="preserve">A47 </w:t>
      </w:r>
      <w:r w:rsidRPr="004B510E">
        <w:rPr>
          <w:rFonts w:ascii="TimesNewRoman" w:hAnsi="TimesNewRoman" w:cs="TimesNewRoman"/>
          <w:strike/>
          <w:color w:val="000000"/>
        </w:rPr>
        <w:tab/>
        <w:t>A revisão retrospectiva, é também requerida pela NBC TA 540. Essa revisão é conduzida como procedimento de avaliação de risco para obter informação em relação à efetividade do processo de estimativa da administração no período anterior, evidência de auditoria sobre o desfecho, ou no caso aplicável, a re-estimativa das estimativas contábeis do período anterior que é pertinente para fazer as estimativas contábeis do ano atual, e evidência de auditoria de assuntos, tais como estimativa da incerteza, que pode ser requerida para ser divulgada nas demonstrações contábeis. Como assunto prático, a revisão pelo auditor dos julgamentos e premissas por tendenciosidade que poderiam representar riscos de distorção relevante decorrente de fraude de acordo com esta Norma pode ser realizado em conjunto com a revisão requerida pela NBC TA 540.</w:t>
      </w:r>
    </w:p>
    <w:p w14:paraId="26AAD2B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2627A72"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color w:val="000000"/>
        </w:rPr>
        <w:t xml:space="preserve">A48 </w:t>
      </w:r>
      <w:r w:rsidRPr="004B510E">
        <w:rPr>
          <w:rFonts w:ascii="TimesNewRoman" w:hAnsi="TimesNewRoman" w:cs="TimesNewRoman"/>
          <w:color w:val="000000"/>
        </w:rPr>
        <w:tab/>
        <w:t>A revisão retrospectiva é também requerida pela NBC TA 540, item 9. Essa revisão é conduzida como procedimento de avaliação de risco para obter informação em relação à efetividade das estimativas contábeis, evidência de auditoria sobre o desfecho, ou, quando aplicável, a sua reestimativa subsequente para auxiliar na identificação e avaliação dos riscos de distorção relevante no período corrente, e evidência de auditoria de assuntos, tais como incerteza da estimativa, que pode ser requerida para ser divulgada nas demonstrações contábeis. Por questões práticas, a revisão pelo auditor dos julgamentos e premissas por tendenciosidade que poderiam representar riscos de distorção relevante decorrente de fraude de acordo com esta Norma pode ser realizada em conjunto com a revisão requerida pela NBC TA 540.</w:t>
      </w:r>
      <w:r>
        <w:rPr>
          <w:rFonts w:ascii="TimesNewRoman" w:hAnsi="TimesNewRoman" w:cs="TimesNewRoman"/>
          <w:color w:val="000000"/>
        </w:rPr>
        <w:t xml:space="preserve"> </w:t>
      </w:r>
      <w:r w:rsidRPr="004B510E">
        <w:rPr>
          <w:rFonts w:ascii="TimesNewRoman" w:hAnsi="TimesNewRoman" w:cs="TimesNewRoman"/>
          <w:color w:val="00B0F0"/>
        </w:rPr>
        <w:t>(Alterado pela Revisão NBC 3)</w:t>
      </w:r>
    </w:p>
    <w:p w14:paraId="1700113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8A19F2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Justificativa de negócio para transações significativas </w:t>
      </w:r>
      <w:r w:rsidRPr="00F02027">
        <w:rPr>
          <w:rFonts w:ascii="TimesNewRoman" w:hAnsi="TimesNewRoman" w:cs="TimesNewRoman"/>
          <w:color w:val="000000"/>
        </w:rPr>
        <w:t>(ver item 32(c))</w:t>
      </w:r>
    </w:p>
    <w:p w14:paraId="6B64B8FF"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219F045"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A48.</w:t>
      </w:r>
      <w:r>
        <w:rPr>
          <w:rFonts w:ascii="TimesNewRoman" w:hAnsi="TimesNewRoman" w:cs="TimesNewRoman"/>
          <w:color w:val="000000"/>
        </w:rPr>
        <w:t xml:space="preserve"> A49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Indicadores que podem sugerir que transações significativas, fora do curso normal de negócios da entidade ou que pareçam de outro modo não usuais podem ter sido contabilizadas com a intenção de produzir informações contábeis fraudulentas ou ocultar apropriação indevida de ativos, incluem:</w:t>
      </w:r>
    </w:p>
    <w:p w14:paraId="0823549F"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 forma de tais transações parece excessivamente complexa (por exemplo, a transação envolve diversas entidades que compõem um grupo consolidado ou terceiros não relacionados).</w:t>
      </w:r>
    </w:p>
    <w:p w14:paraId="4E720B29"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 administração não discutiu a natureza e a contabilização de tais transações com os responsáveis pela governança da entidade, e há documentação inadequada.</w:t>
      </w:r>
    </w:p>
    <w:p w14:paraId="082314F7"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A administração está dando mais ênfase à necessidade de tratamento contábil específico do que à razão econômica subjacente da operação. </w:t>
      </w:r>
    </w:p>
    <w:p w14:paraId="44E7FEE1"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Transações que envolvam partes relacionadas não consolidadas, inclusive entidades com propósito específico, não foram adequadamente revisadas ou aprovadas pelos encarregados da governança da entidade.</w:t>
      </w:r>
    </w:p>
    <w:p w14:paraId="1329CB98"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Transações que envolvem partes relacionadas não identificadas anteriormente ou partes que não tem a substância ou a capacidade financeira para arcar com a transação sem a ajuda da entidade sob auditoria.</w:t>
      </w:r>
    </w:p>
    <w:p w14:paraId="45742F2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1540E593"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367CB9">
        <w:rPr>
          <w:rFonts w:ascii="TimesNewRoman" w:hAnsi="TimesNewRoman" w:cs="TimesNewRoman"/>
          <w:b/>
          <w:color w:val="000000"/>
        </w:rPr>
        <w:t>Avaliação da evidência de auditoria</w:t>
      </w:r>
      <w:r w:rsidRPr="00F02027">
        <w:rPr>
          <w:rFonts w:ascii="TimesNewRoman" w:hAnsi="TimesNewRoman" w:cs="TimesNewRoman"/>
          <w:color w:val="000000"/>
        </w:rPr>
        <w:t xml:space="preserve"> (ver itens 34 a 37)</w:t>
      </w:r>
    </w:p>
    <w:p w14:paraId="75B3F10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3333F7D"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A49</w:t>
      </w:r>
      <w:r>
        <w:rPr>
          <w:rFonts w:ascii="TimesNewRoman" w:hAnsi="TimesNewRoman" w:cs="TimesNewRoman"/>
          <w:color w:val="000000"/>
        </w:rPr>
        <w:t xml:space="preserve">. A50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A NBC TA 330 requer que o auditor, com base nos procedimentos de auditoria executados e nas evidências de auditoria obtidas, considere se as avaliações dos riscos de distorção relevante no nível das afirmações continuam apropriadas. Esta avaliação é primariamente uma questão qualitativa baseada no julgamento do auditor. Tal avaliação pode fornecer maior subsídio dos riscos de distorção relevante decorrente de fraude e se há necessidade de executar procedimentos adicionais de auditoria ou diferentes. O Apêndice 3 contém exemplos de circunstâncias que podem indicar a possibilidade de fraude.</w:t>
      </w:r>
    </w:p>
    <w:p w14:paraId="30176811" w14:textId="77777777" w:rsidR="002A6EFF" w:rsidRDefault="002A6EFF" w:rsidP="002A6EFF">
      <w:pPr>
        <w:autoSpaceDE w:val="0"/>
        <w:autoSpaceDN w:val="0"/>
        <w:adjustRightInd w:val="0"/>
        <w:jc w:val="both"/>
        <w:rPr>
          <w:rFonts w:ascii="TimesNewRoman" w:hAnsi="TimesNewRoman" w:cs="TimesNewRoman"/>
          <w:color w:val="000000"/>
        </w:rPr>
      </w:pPr>
    </w:p>
    <w:p w14:paraId="0D001CDC" w14:textId="77777777" w:rsidR="002A6EFF" w:rsidRPr="00F02027" w:rsidRDefault="002A6EFF" w:rsidP="002A6EFF">
      <w:pPr>
        <w:autoSpaceDE w:val="0"/>
        <w:autoSpaceDN w:val="0"/>
        <w:adjustRightInd w:val="0"/>
        <w:jc w:val="both"/>
        <w:rPr>
          <w:rFonts w:ascii="TimesNewRoman" w:hAnsi="TimesNewRoman" w:cs="TimesNewRoman"/>
          <w:color w:val="000000"/>
        </w:rPr>
      </w:pPr>
      <w:r w:rsidRPr="00F02027">
        <w:rPr>
          <w:rFonts w:ascii="TimesNewRoman" w:hAnsi="TimesNewRoman" w:cs="TimesNewRoman"/>
          <w:color w:val="000000"/>
        </w:rPr>
        <w:t>Procedimentos analíticos perto do final da auditoria para formar a conclusão geral (ver item 32)</w:t>
      </w:r>
    </w:p>
    <w:p w14:paraId="585FDEB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0F0E90D"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A50.</w:t>
      </w:r>
      <w:r>
        <w:rPr>
          <w:rFonts w:ascii="TimesNewRoman" w:hAnsi="TimesNewRoman" w:cs="TimesNewRoman"/>
          <w:color w:val="000000"/>
        </w:rPr>
        <w:t xml:space="preserve"> </w:t>
      </w:r>
      <w:r>
        <w:rPr>
          <w:rFonts w:ascii="TimesNewRoman" w:hAnsi="TimesNewRoman" w:cs="TimesNewRoman"/>
          <w:color w:val="000000"/>
        </w:rPr>
        <w:tab/>
        <w:t xml:space="preserve">A51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A determinação de quais tendências e variações específicas podem indicar risco de distorção relevante decorrente de fraude requer julgamento profissional. Relacionamentos não usuais envolvendo receita e lucros contabilizados no fim do período são particularmente relevantes. Elas poderiam incluir, por exemplo, valores excepcionalmente grandes de lucro registrados nas últimas semanas do período sob exame, transações não usuais ou ganho que não é compatível com tendências no fluxo de caixa de operações. </w:t>
      </w:r>
    </w:p>
    <w:p w14:paraId="6529833E"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49CD48B"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Consideração das distorções identificadas (ver itens 35 a 37)</w:t>
      </w:r>
    </w:p>
    <w:p w14:paraId="0F92850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3054D29"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A51.</w:t>
      </w:r>
      <w:r>
        <w:rPr>
          <w:rFonts w:ascii="TimesNewRoman" w:hAnsi="TimesNewRoman" w:cs="TimesNewRoman"/>
          <w:color w:val="000000"/>
        </w:rPr>
        <w:t xml:space="preserve"> A 52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Como a fraude envolve incentivo ou pressão para que se cometa fraude, uma oportunidade percebida para tanto ou uma </w:t>
      </w:r>
      <w:r w:rsidRPr="003A0A0F">
        <w:rPr>
          <w:rFonts w:ascii="TimesNewRoman" w:hAnsi="TimesNewRoman" w:cs="TimesNewRoman"/>
          <w:color w:val="000000"/>
        </w:rPr>
        <w:t>racionalização</w:t>
      </w:r>
      <w:r>
        <w:rPr>
          <w:rFonts w:ascii="TimesNewRoman" w:hAnsi="TimesNewRoman" w:cs="TimesNewRoman"/>
          <w:color w:val="000000"/>
        </w:rPr>
        <w:t xml:space="preserve"> do ato, é improvável que um caso de fraude seja uma ocorrência isolada. Portanto, distorções, como numerosas distorções em local específico, embora não tenham efeito cumulativo relevante, podem indicar risco de distorção relevante decorrente de fraude. </w:t>
      </w:r>
    </w:p>
    <w:p w14:paraId="7D6DD08B"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8E65C9B"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A52</w:t>
      </w:r>
      <w:r>
        <w:rPr>
          <w:rFonts w:ascii="TimesNewRoman" w:hAnsi="TimesNewRoman" w:cs="TimesNewRoman"/>
          <w:color w:val="000000"/>
        </w:rPr>
        <w:t xml:space="preserve">. A53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As implicações das fraudes identificadas dependem das circunstâncias. Por exemplo, uma fraude sob outros aspectos insignificante pode ser relevante se envolver a alta administração. Em tais circunstâncias, a confiabilidade das evidências anteriormente obtidas pode ser colocada em dúvida, já que pode haver dúvidas a respeito da integridade e veracidade das representações feitas e da autenticidade dos registros e documentos contábeis. Também pode existir a possibilidade de conluio envolvendo empregados, administração ou terceiros. </w:t>
      </w:r>
    </w:p>
    <w:p w14:paraId="387B9DA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95C9098"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A53.</w:t>
      </w:r>
      <w:r>
        <w:rPr>
          <w:rFonts w:ascii="TimesNewRoman" w:hAnsi="TimesNewRoman" w:cs="TimesNewRoman"/>
          <w:color w:val="000000"/>
        </w:rPr>
        <w:t xml:space="preserve"> A54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A NBC TA 450</w:t>
      </w:r>
      <w:r w:rsidRPr="00F02027">
        <w:rPr>
          <w:rFonts w:ascii="TimesNewRoman" w:hAnsi="TimesNewRoman" w:cs="TimesNewRoman"/>
          <w:color w:val="000000"/>
        </w:rPr>
        <w:t xml:space="preserve"> </w:t>
      </w:r>
      <w:r>
        <w:rPr>
          <w:rFonts w:ascii="TimesNewRoman" w:hAnsi="TimesNewRoman" w:cs="TimesNewRoman"/>
          <w:color w:val="000000"/>
        </w:rPr>
        <w:t>e a NBC TA 700</w:t>
      </w:r>
      <w:r w:rsidRPr="00F02027">
        <w:rPr>
          <w:rFonts w:ascii="TimesNewRoman" w:hAnsi="TimesNewRoman" w:cs="TimesNewRoman"/>
          <w:color w:val="000000"/>
        </w:rPr>
        <w:t xml:space="preserve"> </w:t>
      </w:r>
      <w:r>
        <w:rPr>
          <w:rFonts w:ascii="TimesNewRoman" w:hAnsi="TimesNewRoman" w:cs="TimesNewRoman"/>
          <w:color w:val="000000"/>
        </w:rPr>
        <w:t xml:space="preserve">estabelecem requisitos e fornecem orientação para a avaliação e disposição das distorções e o efeito na opinião do auditor no relatório do auditor. </w:t>
      </w:r>
    </w:p>
    <w:p w14:paraId="6F241180"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5C0461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367CB9">
        <w:rPr>
          <w:rFonts w:ascii="TimesNewRoman" w:hAnsi="TimesNewRoman" w:cs="TimesNewRoman"/>
          <w:b/>
          <w:color w:val="000000"/>
        </w:rPr>
        <w:t>Auditor sem condições de continuar o trabalho</w:t>
      </w:r>
      <w:r w:rsidRPr="00F02027">
        <w:rPr>
          <w:rFonts w:ascii="TimesNewRoman" w:hAnsi="TimesNewRoman" w:cs="TimesNewRoman"/>
          <w:color w:val="000000"/>
        </w:rPr>
        <w:t xml:space="preserve"> (ver item 38)</w:t>
      </w:r>
    </w:p>
    <w:p w14:paraId="4C4EFF62"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DA83091"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4B510E">
        <w:rPr>
          <w:rFonts w:ascii="TimesNewRoman" w:hAnsi="TimesNewRoman" w:cs="TimesNewRoman"/>
          <w:strike/>
          <w:color w:val="000000"/>
        </w:rPr>
        <w:t>A54.</w:t>
      </w:r>
      <w:r>
        <w:rPr>
          <w:rFonts w:ascii="TimesNewRoman" w:hAnsi="TimesNewRoman" w:cs="TimesNewRoman"/>
          <w:color w:val="000000"/>
        </w:rPr>
        <w:t xml:space="preserve"> A55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Exemplos de circunstâncias excepcionais que podem surgir e que podem colocar em dúvida a capacidade do auditor de continuar a executar a auditoria incluem:</w:t>
      </w:r>
    </w:p>
    <w:p w14:paraId="085BD59D"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 entidade não toma a ação apropriada com referência a uma fraude, considerada pelo auditor como necessária nas circunstâncias, mesmo no caso em que a fraude não é relevante para as demonstrações contábeis.</w:t>
      </w:r>
    </w:p>
    <w:p w14:paraId="461E9E95"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 consideração do auditor dos riscos de distorção relevante decorrente de fraude e dos resultados da auditoria indica risco significativo de fraude relevante e generalizada.</w:t>
      </w:r>
    </w:p>
    <w:p w14:paraId="1FB69CF6"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O auditor tem preocupação significativa quanto à competência ou integridade da administração ou dos responsáveis pela governança.</w:t>
      </w:r>
    </w:p>
    <w:p w14:paraId="3BB0533F"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6767578"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A55.</w:t>
      </w:r>
      <w:r>
        <w:rPr>
          <w:rFonts w:ascii="TimesNewRoman" w:hAnsi="TimesNewRoman" w:cs="TimesNewRoman"/>
          <w:color w:val="000000"/>
        </w:rPr>
        <w:t xml:space="preserve"> A56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Por causa da variedade das circunstâncias que podem surgir, não é possível descrever de forma conclusiva quando é apropriado ao auditor se retirar de um trabalho. Fatores que afetam a conclusão do auditor incluem as implicações do envolvimento de membro da administração ou dos responsáveis pela governança (que podem afetar a confiabilidade das representações da administração) e os efeitos para o auditor de continuar o relacionamento com a entidade.</w:t>
      </w:r>
    </w:p>
    <w:p w14:paraId="398577C7"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050D872"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A56.</w:t>
      </w:r>
      <w:r>
        <w:rPr>
          <w:rFonts w:ascii="TimesNewRoman" w:hAnsi="TimesNewRoman" w:cs="TimesNewRoman"/>
          <w:color w:val="000000"/>
        </w:rPr>
        <w:t xml:space="preserve"> A57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O auditor tem responsabilidade profissional e legal em tais circunstâncias. Em alguns casos, por exemplo, o auditor pode ter o direito ou obrigação de fazer uma declaração ou relatório para a pessoa ou pessoas que contrataram a auditoria ou, em alguns casos, para as autoridades reguladoras. Dada a natureza excepcional das circunstâncias e a necessidade de considerar as </w:t>
      </w:r>
      <w:r w:rsidRPr="001501E1">
        <w:rPr>
          <w:rFonts w:ascii="TimesNewRoman" w:hAnsi="TimesNewRoman" w:cs="TimesNewRoman"/>
          <w:color w:val="000000"/>
        </w:rPr>
        <w:t>exigências legais,</w:t>
      </w:r>
      <w:r>
        <w:rPr>
          <w:rFonts w:ascii="TimesNewRoman" w:hAnsi="TimesNewRoman" w:cs="TimesNewRoman"/>
          <w:color w:val="000000"/>
        </w:rPr>
        <w:t xml:space="preserve"> o auditor pode considerar apropriado buscar aconselhamento legal durante a decisão de retirar-se ou não de um trabalho e determinar um curso de ação apropriado, inclusive com a possibilidade de comunicação aos acionistas, órgãos reguladores ou outr</w:t>
      </w:r>
      <w:r w:rsidRPr="009B7570">
        <w:rPr>
          <w:rFonts w:ascii="TimesNewRoman" w:hAnsi="TimesNewRoman" w:cs="TimesNewRoman"/>
          <w:color w:val="000000"/>
        </w:rPr>
        <w:t>os.</w:t>
      </w:r>
      <w:r>
        <w:rPr>
          <w:rFonts w:ascii="TimesNewRoman" w:hAnsi="TimesNewRoman" w:cs="TimesNewRoman"/>
          <w:color w:val="000000"/>
        </w:rPr>
        <w:t xml:space="preserve"> (O Código de Ética fornece orientação sobre as comunicações com o auditor que está substituindo o auditor atual)</w:t>
      </w:r>
      <w:r w:rsidRPr="009B7570">
        <w:rPr>
          <w:rFonts w:ascii="TimesNewRoman" w:hAnsi="TimesNewRoman" w:cs="TimesNewRoman"/>
          <w:color w:val="000000"/>
        </w:rPr>
        <w:t xml:space="preserve"> </w:t>
      </w:r>
    </w:p>
    <w:p w14:paraId="488C6E5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4E730E00"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 xml:space="preserve">Considerações específicas para entidade do setor público </w:t>
      </w:r>
    </w:p>
    <w:p w14:paraId="2EECE78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17ACB22"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A57.</w:t>
      </w:r>
      <w:r>
        <w:rPr>
          <w:rFonts w:ascii="TimesNewRoman" w:hAnsi="TimesNewRoman" w:cs="TimesNewRoman"/>
          <w:color w:val="000000"/>
        </w:rPr>
        <w:t xml:space="preserve"> A58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No setor público, em muitos casos a opção de retirar-se do trabalho pode não estar disponível para o auditor por causa da natureza do mandato ou de considerações do interesse público. </w:t>
      </w:r>
    </w:p>
    <w:p w14:paraId="6ECFADD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304C1C4B"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367CB9">
        <w:rPr>
          <w:rFonts w:ascii="TimesNewRoman" w:hAnsi="TimesNewRoman" w:cs="TimesNewRoman"/>
          <w:b/>
          <w:color w:val="000000"/>
        </w:rPr>
        <w:t>Representações formais (por escrito)</w:t>
      </w:r>
      <w:r w:rsidRPr="00F02027">
        <w:rPr>
          <w:rFonts w:ascii="TimesNewRoman" w:hAnsi="TimesNewRoman" w:cs="TimesNewRoman"/>
          <w:color w:val="000000"/>
        </w:rPr>
        <w:t xml:space="preserve"> (ver item 39)</w:t>
      </w:r>
    </w:p>
    <w:p w14:paraId="72E63C57"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05A5C04F"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A58.</w:t>
      </w:r>
      <w:r>
        <w:rPr>
          <w:rFonts w:ascii="TimesNewRoman" w:hAnsi="TimesNewRoman" w:cs="TimesNewRoman"/>
          <w:color w:val="000000"/>
        </w:rPr>
        <w:t xml:space="preserve"> A59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A NBC TA 580 estabelece requisitos e fornece orientação sobre a obtenção, na auditoria, de representações apropriadas da administração e, no caso apropriado, dos responsáveis pela governança. Além de reconhecer que eles têm cumprido sua responsabilidade pela elaboração das demonstrações contábeis, é importante que, independentemente do tamanho da entidade, a administração e, no caso apropriado, os responsáveis pela governança, reconheçam sua responsabilidade pelo controle interno desenhado, implementado e mantido para impedir e detectar fraude.</w:t>
      </w:r>
    </w:p>
    <w:p w14:paraId="42CF3CF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36388C8"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4B510E">
        <w:rPr>
          <w:rFonts w:ascii="TimesNewRoman" w:hAnsi="TimesNewRoman" w:cs="TimesNewRoman"/>
          <w:strike/>
          <w:color w:val="000000"/>
        </w:rPr>
        <w:t>A59.</w:t>
      </w:r>
      <w:r>
        <w:rPr>
          <w:rFonts w:ascii="TimesNewRoman" w:hAnsi="TimesNewRoman" w:cs="TimesNewRoman"/>
          <w:color w:val="000000"/>
        </w:rPr>
        <w:t xml:space="preserve"> A60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Por causa da natureza da fraude e das dificuldades encontradas pelos auditores na detecção de distorções relevantes nas demonstrações contábeis decorrentes de fraude, é importante que o auditor obtenha representação formal da administração e, no caso apropriado, dos responsáveis pela governança confirmando que eles revelaram ao auditor:</w:t>
      </w:r>
    </w:p>
    <w:p w14:paraId="3C833673" w14:textId="77777777" w:rsidR="002A6EFF" w:rsidRDefault="002A6EFF" w:rsidP="002A6EFF">
      <w:pPr>
        <w:autoSpaceDE w:val="0"/>
        <w:autoSpaceDN w:val="0"/>
        <w:adjustRightInd w:val="0"/>
        <w:spacing w:after="120"/>
        <w:ind w:left="993" w:hanging="426"/>
        <w:jc w:val="both"/>
        <w:rPr>
          <w:rFonts w:ascii="TimesNewRoman" w:hAnsi="TimesNewRoman" w:cs="TimesNewRoman"/>
          <w:color w:val="000000"/>
        </w:rPr>
      </w:pPr>
      <w:r>
        <w:rPr>
          <w:rFonts w:ascii="TimesNewRoman" w:hAnsi="TimesNewRoman" w:cs="TimesNewRoman"/>
          <w:color w:val="000000"/>
        </w:rPr>
        <w:t xml:space="preserve">(a) </w:t>
      </w:r>
      <w:r>
        <w:rPr>
          <w:rFonts w:ascii="TimesNewRoman" w:hAnsi="TimesNewRoman" w:cs="TimesNewRoman"/>
          <w:color w:val="000000"/>
        </w:rPr>
        <w:tab/>
        <w:t>os resultados da avaliação por parte da administração do risco de que as demonstrações contábeis contenham distorção relevante como resultado de fraude; e</w:t>
      </w:r>
    </w:p>
    <w:p w14:paraId="10CCB2CC" w14:textId="77777777" w:rsidR="002A6EFF" w:rsidRDefault="002A6EFF" w:rsidP="002A6EFF">
      <w:pPr>
        <w:autoSpaceDE w:val="0"/>
        <w:autoSpaceDN w:val="0"/>
        <w:adjustRightInd w:val="0"/>
        <w:ind w:left="993" w:hanging="426"/>
        <w:jc w:val="both"/>
        <w:rPr>
          <w:rFonts w:ascii="TimesNewRoman" w:hAnsi="TimesNewRoman" w:cs="TimesNewRoman"/>
          <w:color w:val="000000"/>
        </w:rPr>
      </w:pPr>
      <w:r>
        <w:rPr>
          <w:rFonts w:ascii="TimesNewRoman" w:hAnsi="TimesNewRoman" w:cs="TimesNewRoman"/>
          <w:color w:val="000000"/>
        </w:rPr>
        <w:t xml:space="preserve">(b) </w:t>
      </w:r>
      <w:r>
        <w:rPr>
          <w:rFonts w:ascii="TimesNewRoman" w:hAnsi="TimesNewRoman" w:cs="TimesNewRoman"/>
          <w:color w:val="000000"/>
        </w:rPr>
        <w:tab/>
        <w:t>se conhecimento de casos reais, suspeita ou indícios de fraude que afetem a entidade.</w:t>
      </w:r>
    </w:p>
    <w:p w14:paraId="17F3E77F"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0304AD23" w14:textId="77777777" w:rsidR="002A6EFF" w:rsidRPr="00367CB9" w:rsidRDefault="002A6EFF" w:rsidP="002A6EFF">
      <w:pPr>
        <w:autoSpaceDE w:val="0"/>
        <w:autoSpaceDN w:val="0"/>
        <w:adjustRightInd w:val="0"/>
        <w:ind w:left="567" w:hanging="567"/>
        <w:jc w:val="both"/>
        <w:rPr>
          <w:rFonts w:ascii="TimesNewRoman" w:hAnsi="TimesNewRoman" w:cs="TimesNewRoman"/>
          <w:b/>
          <w:color w:val="000000"/>
        </w:rPr>
      </w:pPr>
      <w:r w:rsidRPr="00367CB9">
        <w:rPr>
          <w:rFonts w:ascii="TimesNewRoman" w:hAnsi="TimesNewRoman" w:cs="TimesNewRoman"/>
          <w:b/>
          <w:color w:val="000000"/>
        </w:rPr>
        <w:t>Comunicações à administração e aos responsáveis pela governança</w:t>
      </w:r>
    </w:p>
    <w:p w14:paraId="6572BB74"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7D8E43A1"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Comunicação à administração (ver item 40)</w:t>
      </w:r>
    </w:p>
    <w:p w14:paraId="55C57D4F"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1465296D" w14:textId="77777777" w:rsidR="002A6EFF" w:rsidRPr="004B510E" w:rsidRDefault="002A6EFF" w:rsidP="002A6EFF">
      <w:pPr>
        <w:ind w:left="567" w:hanging="567"/>
        <w:jc w:val="both"/>
        <w:rPr>
          <w:rFonts w:eastAsia="Arial"/>
          <w:highlight w:val="yellow"/>
        </w:rPr>
      </w:pPr>
      <w:r w:rsidRPr="004B510E">
        <w:rPr>
          <w:rFonts w:eastAsia="Arial"/>
          <w:highlight w:val="yellow"/>
        </w:rPr>
        <w:t>A61.</w:t>
      </w:r>
      <w:r w:rsidRPr="004B510E">
        <w:rPr>
          <w:rFonts w:eastAsia="Arial"/>
          <w:highlight w:val="yellow"/>
        </w:rPr>
        <w:tab/>
        <w:t>Em algumas jurisdições, leis ou regulamentos podem restringir a comunicação do auditor de certos assuntos à administração e aos responsáveis pela governança. Leis ou regulamentos podem, especificamente, proibir a comunicação, ou outra ação, que poderia prejudicar a investigação por parte da autoridade competente de ato ilícito, real ou suspeito, inclusive alertando a entidade, por exemplo, quando o auditor tiver que comunicar a não conformidade identificada ou suspeita de não conformidade à autoridade competente, de acordo com a lei de prevenção de crime de lavagem de dinheiro. Nessas circunstâncias, as questões consideradas pelo auditor podem ser complexas e o auditor pode considerar apropriada a obtenção de assessoria legal. O item 44 descreve o contexto no Brasil.</w:t>
      </w:r>
      <w:r>
        <w:rPr>
          <w:rFonts w:eastAsia="Arial"/>
          <w:highlight w:val="yellow"/>
        </w:rPr>
        <w:t xml:space="preserve"> </w:t>
      </w:r>
      <w:r w:rsidRPr="004B510E">
        <w:rPr>
          <w:rFonts w:ascii="TimesNewRoman" w:hAnsi="TimesNewRoman" w:cs="TimesNewRoman"/>
          <w:color w:val="00B0F0"/>
        </w:rPr>
        <w:t>(</w:t>
      </w:r>
      <w:r>
        <w:rPr>
          <w:rFonts w:ascii="TimesNewRoman" w:hAnsi="TimesNewRoman" w:cs="TimesNewRoman"/>
          <w:color w:val="00B0F0"/>
        </w:rPr>
        <w:t xml:space="preserve">Incluído </w:t>
      </w:r>
      <w:r w:rsidRPr="004B510E">
        <w:rPr>
          <w:rFonts w:ascii="TimesNewRoman" w:hAnsi="TimesNewRoman" w:cs="TimesNewRoman"/>
          <w:color w:val="00B0F0"/>
        </w:rPr>
        <w:t>pela Revisão NBC 3)</w:t>
      </w:r>
    </w:p>
    <w:p w14:paraId="07F2F964" w14:textId="77777777" w:rsidR="002A6EFF" w:rsidRDefault="002A6EFF" w:rsidP="002A6EFF">
      <w:pPr>
        <w:autoSpaceDE w:val="0"/>
        <w:autoSpaceDN w:val="0"/>
        <w:adjustRightInd w:val="0"/>
        <w:ind w:left="567" w:hanging="567"/>
        <w:jc w:val="both"/>
        <w:rPr>
          <w:rFonts w:ascii="TimesNewRoman" w:hAnsi="TimesNewRoman" w:cs="TimesNewRoman"/>
          <w:strike/>
          <w:color w:val="000000"/>
        </w:rPr>
      </w:pPr>
    </w:p>
    <w:p w14:paraId="0F562D0D" w14:textId="77777777" w:rsidR="002A6EFF" w:rsidRDefault="002A6EFF" w:rsidP="002A6EFF">
      <w:pPr>
        <w:autoSpaceDE w:val="0"/>
        <w:autoSpaceDN w:val="0"/>
        <w:adjustRightInd w:val="0"/>
        <w:ind w:left="567" w:hanging="567"/>
        <w:jc w:val="both"/>
        <w:rPr>
          <w:rFonts w:ascii="TimesNewRoman" w:hAnsi="TimesNewRoman" w:cs="TimesNewRoman"/>
          <w:strike/>
          <w:color w:val="000000"/>
        </w:rPr>
      </w:pPr>
    </w:p>
    <w:p w14:paraId="780AF647"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A60.</w:t>
      </w:r>
      <w:r>
        <w:rPr>
          <w:rFonts w:ascii="TimesNewRoman" w:hAnsi="TimesNewRoman" w:cs="TimesNewRoman"/>
          <w:color w:val="000000"/>
        </w:rPr>
        <w:t xml:space="preserve"> A62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sidRPr="008B6150">
        <w:rPr>
          <w:rFonts w:ascii="TimesNewRoman" w:hAnsi="TimesNewRoman" w:cs="TimesNewRoman"/>
          <w:color w:val="000000"/>
        </w:rPr>
        <w:t xml:space="preserve">Quando o auditor obteve evidências de que existe ou pode existir fraude, é importante que </w:t>
      </w:r>
      <w:r>
        <w:rPr>
          <w:rFonts w:ascii="TimesNewRoman" w:hAnsi="TimesNewRoman" w:cs="TimesNewRoman"/>
          <w:color w:val="000000"/>
        </w:rPr>
        <w:t xml:space="preserve">o assunto </w:t>
      </w:r>
      <w:r w:rsidRPr="008B6150">
        <w:rPr>
          <w:rFonts w:ascii="TimesNewRoman" w:hAnsi="TimesNewRoman" w:cs="TimesNewRoman"/>
          <w:color w:val="000000"/>
        </w:rPr>
        <w:t>seja levad</w:t>
      </w:r>
      <w:r>
        <w:rPr>
          <w:rFonts w:ascii="TimesNewRoman" w:hAnsi="TimesNewRoman" w:cs="TimesNewRoman"/>
          <w:color w:val="000000"/>
        </w:rPr>
        <w:t>o</w:t>
      </w:r>
      <w:r w:rsidRPr="008B6150">
        <w:rPr>
          <w:rFonts w:ascii="TimesNewRoman" w:hAnsi="TimesNewRoman" w:cs="TimesNewRoman"/>
          <w:color w:val="000000"/>
        </w:rPr>
        <w:t xml:space="preserve"> à atenção d</w:t>
      </w:r>
      <w:r>
        <w:rPr>
          <w:rFonts w:ascii="TimesNewRoman" w:hAnsi="TimesNewRoman" w:cs="TimesNewRoman"/>
          <w:color w:val="000000"/>
        </w:rPr>
        <w:t>e pessoa n</w:t>
      </w:r>
      <w:r w:rsidRPr="008B6150">
        <w:rPr>
          <w:rFonts w:ascii="TimesNewRoman" w:hAnsi="TimesNewRoman" w:cs="TimesNewRoman"/>
          <w:color w:val="000000"/>
        </w:rPr>
        <w:t xml:space="preserve">o </w:t>
      </w:r>
      <w:r>
        <w:rPr>
          <w:rFonts w:ascii="TimesNewRoman" w:hAnsi="TimesNewRoman" w:cs="TimesNewRoman"/>
          <w:color w:val="000000"/>
        </w:rPr>
        <w:t>nível apropriado</w:t>
      </w:r>
      <w:r w:rsidRPr="008B6150">
        <w:rPr>
          <w:rFonts w:ascii="TimesNewRoman" w:hAnsi="TimesNewRoman" w:cs="TimesNewRoman"/>
          <w:color w:val="000000"/>
        </w:rPr>
        <w:t xml:space="preserve"> da administração tão logo seja praticável. Isso é assim, mesmo que </w:t>
      </w:r>
      <w:r>
        <w:rPr>
          <w:rFonts w:ascii="TimesNewRoman" w:hAnsi="TimesNewRoman" w:cs="TimesNewRoman"/>
          <w:color w:val="000000"/>
        </w:rPr>
        <w:t xml:space="preserve">o assunto </w:t>
      </w:r>
      <w:r w:rsidRPr="008B6150">
        <w:rPr>
          <w:rFonts w:ascii="TimesNewRoman" w:hAnsi="TimesNewRoman" w:cs="TimesNewRoman"/>
          <w:color w:val="000000"/>
        </w:rPr>
        <w:t>possa ser considerad</w:t>
      </w:r>
      <w:r>
        <w:rPr>
          <w:rFonts w:ascii="TimesNewRoman" w:hAnsi="TimesNewRoman" w:cs="TimesNewRoman"/>
          <w:color w:val="000000"/>
        </w:rPr>
        <w:t>o</w:t>
      </w:r>
      <w:r w:rsidRPr="008B6150">
        <w:rPr>
          <w:rFonts w:ascii="TimesNewRoman" w:hAnsi="TimesNewRoman" w:cs="TimesNewRoman"/>
          <w:color w:val="000000"/>
        </w:rPr>
        <w:t xml:space="preserve"> não importante (por exemplo, um desfalque mínimo cometido por </w:t>
      </w:r>
      <w:r>
        <w:rPr>
          <w:rFonts w:ascii="TimesNewRoman" w:hAnsi="TimesNewRoman" w:cs="TimesNewRoman"/>
          <w:color w:val="000000"/>
        </w:rPr>
        <w:t>empregado</w:t>
      </w:r>
      <w:r w:rsidRPr="008B6150">
        <w:rPr>
          <w:rFonts w:ascii="TimesNewRoman" w:hAnsi="TimesNewRoman" w:cs="TimesNewRoman"/>
          <w:color w:val="000000"/>
        </w:rPr>
        <w:t xml:space="preserve"> em um nível inferior na organização da entidade). A determinação de qual nível da administração é o </w:t>
      </w:r>
      <w:r>
        <w:rPr>
          <w:rFonts w:ascii="TimesNewRoman" w:hAnsi="TimesNewRoman" w:cs="TimesNewRoman"/>
          <w:color w:val="000000"/>
        </w:rPr>
        <w:t>apropriado</w:t>
      </w:r>
      <w:r w:rsidRPr="008B6150">
        <w:rPr>
          <w:rFonts w:ascii="TimesNewRoman" w:hAnsi="TimesNewRoman" w:cs="TimesNewRoman"/>
          <w:color w:val="000000"/>
        </w:rPr>
        <w:t xml:space="preserve"> é questão de julgamento profissional e é afetada por fatores como a probabilidade de conluio e a natureza e magnitude da suspeita de fraude. Normalmente, o nível </w:t>
      </w:r>
      <w:r>
        <w:rPr>
          <w:rFonts w:ascii="TimesNewRoman" w:hAnsi="TimesNewRoman" w:cs="TimesNewRoman"/>
          <w:color w:val="000000"/>
        </w:rPr>
        <w:t>apropriado</w:t>
      </w:r>
      <w:r w:rsidRPr="008B6150">
        <w:rPr>
          <w:rFonts w:ascii="TimesNewRoman" w:hAnsi="TimesNewRoman" w:cs="TimesNewRoman"/>
          <w:color w:val="000000"/>
        </w:rPr>
        <w:t xml:space="preserve"> da administração</w:t>
      </w:r>
      <w:r>
        <w:rPr>
          <w:rFonts w:ascii="TimesNewRoman" w:hAnsi="TimesNewRoman" w:cs="TimesNewRoman"/>
          <w:color w:val="000000"/>
        </w:rPr>
        <w:t xml:space="preserve"> está pelo menos um nível acima das pessoas que parecem estar envolvidas na suspeita de fraude. </w:t>
      </w:r>
    </w:p>
    <w:p w14:paraId="57970896"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8315A00"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Comunicação com os responsáveis pela governança (ver item 41)</w:t>
      </w:r>
    </w:p>
    <w:p w14:paraId="7856A756"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F5E7951"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A61.</w:t>
      </w:r>
      <w:r>
        <w:rPr>
          <w:rFonts w:ascii="TimesNewRoman" w:hAnsi="TimesNewRoman" w:cs="TimesNewRoman"/>
          <w:color w:val="000000"/>
        </w:rPr>
        <w:t xml:space="preserve"> A63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A comunicação do auditor com os responsáveis pela governança pode ser feita verbalmente ou por escrito. A NBC TA 260 identifica fatores que o auditor considera ao escolher entre comunicar-se verbalmente ou por escrito. Devido à natureza e sensibilidade da fraude que envolve a alta administração, ou da fraude que resulta em distorção relevante nas demonstrações contábeis, o auditor relata tais assuntos tempestivamente e pode considerar necessário também relatá-los por escrito. </w:t>
      </w:r>
    </w:p>
    <w:p w14:paraId="5660E1A1"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5DBCC915"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A62.</w:t>
      </w:r>
      <w:r>
        <w:rPr>
          <w:rFonts w:ascii="TimesNewRoman" w:hAnsi="TimesNewRoman" w:cs="TimesNewRoman"/>
          <w:color w:val="000000"/>
        </w:rPr>
        <w:t xml:space="preserve"> A64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 xml:space="preserve">Em alguns casos, o auditor pode considerar apropriado comunicar-se com os responsáveis pela governança quando ele toma conhecimento de fraude que envolva outros empregados que não os da administração e que não resulte em distorção relevante. Similarmente, os responsáveis pela governança podem desejar ser informados de tais circunstâncias. O processo de comunicação é facilitado se o auditor e os responsáveis pela governança concordam, na etapa inicial da auditoria, quanto à natureza e extensão das comunicações do auditor a esse respeito. </w:t>
      </w:r>
    </w:p>
    <w:p w14:paraId="2E7B248A"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53589EA"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4B510E">
        <w:rPr>
          <w:rFonts w:ascii="TimesNewRoman" w:hAnsi="TimesNewRoman" w:cs="TimesNewRoman"/>
          <w:strike/>
          <w:color w:val="000000"/>
        </w:rPr>
        <w:t>A63.</w:t>
      </w:r>
      <w:r>
        <w:rPr>
          <w:rFonts w:ascii="TimesNewRoman" w:hAnsi="TimesNewRoman" w:cs="TimesNewRoman"/>
          <w:color w:val="000000"/>
        </w:rPr>
        <w:t xml:space="preserve"> A65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Nas circunstâncias excepcionais em que o auditor tem dúvidas a respeito da integridade ou honestidade da administração ou dos responsáveis pela governança, o auditor pode considerar apropriado obter assistência jurídica para ajudar a determinar o curso de ação apropriado.</w:t>
      </w:r>
    </w:p>
    <w:p w14:paraId="31F8B04C"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2C9028BB"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Pr>
          <w:rFonts w:ascii="TimesNewRoman" w:hAnsi="TimesNewRoman" w:cs="TimesNewRoman"/>
          <w:color w:val="000000"/>
        </w:rPr>
        <w:t xml:space="preserve">Outros assuntos relacionados a fraude </w:t>
      </w:r>
      <w:r w:rsidRPr="00F02027">
        <w:rPr>
          <w:rFonts w:ascii="TimesNewRoman" w:hAnsi="TimesNewRoman" w:cs="TimesNewRoman"/>
          <w:color w:val="000000"/>
        </w:rPr>
        <w:t>(ver item 42)</w:t>
      </w:r>
    </w:p>
    <w:p w14:paraId="31774E99"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490F140E" w14:textId="77777777" w:rsidR="002A6EFF" w:rsidRDefault="002A6EFF" w:rsidP="002A6EFF">
      <w:pPr>
        <w:autoSpaceDE w:val="0"/>
        <w:autoSpaceDN w:val="0"/>
        <w:adjustRightInd w:val="0"/>
        <w:spacing w:after="120"/>
        <w:ind w:left="567" w:hanging="567"/>
        <w:jc w:val="both"/>
        <w:rPr>
          <w:rFonts w:ascii="TimesNewRoman" w:hAnsi="TimesNewRoman" w:cs="TimesNewRoman"/>
          <w:color w:val="000000"/>
        </w:rPr>
      </w:pPr>
      <w:r w:rsidRPr="004B510E">
        <w:rPr>
          <w:rFonts w:ascii="TimesNewRoman" w:hAnsi="TimesNewRoman" w:cs="TimesNewRoman"/>
          <w:strike/>
          <w:color w:val="000000"/>
        </w:rPr>
        <w:t>A64.</w:t>
      </w:r>
      <w:r>
        <w:rPr>
          <w:rFonts w:ascii="TimesNewRoman" w:hAnsi="TimesNewRoman" w:cs="TimesNewRoman"/>
          <w:color w:val="000000"/>
        </w:rPr>
        <w:t xml:space="preserve"> A66 </w:t>
      </w:r>
      <w:r w:rsidRPr="004B510E">
        <w:rPr>
          <w:rFonts w:ascii="TimesNewRoman" w:hAnsi="TimesNewRoman" w:cs="TimesNewRoman"/>
          <w:color w:val="00B0F0"/>
        </w:rPr>
        <w:t>(Alterado pela Revisão NBC 3)</w:t>
      </w:r>
      <w:r>
        <w:rPr>
          <w:rFonts w:ascii="TimesNewRoman" w:hAnsi="TimesNewRoman" w:cs="TimesNewRoman"/>
          <w:color w:val="00B0F0"/>
        </w:rPr>
        <w:t xml:space="preserve"> </w:t>
      </w:r>
      <w:r>
        <w:rPr>
          <w:rFonts w:ascii="TimesNewRoman" w:hAnsi="TimesNewRoman" w:cs="TimesNewRoman"/>
          <w:color w:val="000000"/>
        </w:rPr>
        <w:t>Outros assuntos relacionados a fraude a serem discutidos com os responsáveis pela governança da entidade podem incluir, por exemplo:</w:t>
      </w:r>
    </w:p>
    <w:p w14:paraId="62813A12"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Preocupações com a natureza, extensão e periodicidade das avaliações da administração dos controles implementados para prevenir e detectar fraude e do risco de que as demonstrações contábeis possam estar distorcidas. </w:t>
      </w:r>
    </w:p>
    <w:p w14:paraId="129DAE57"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Falha da administração em enfrentar apropriadamente deficiências significativas identificadas no controle interno ou </w:t>
      </w:r>
      <w:r w:rsidRPr="00523E72">
        <w:rPr>
          <w:rFonts w:ascii="TimesNewRoman" w:hAnsi="TimesNewRoman" w:cs="TimesNewRoman"/>
          <w:color w:val="000000"/>
        </w:rPr>
        <w:t>em responder</w:t>
      </w:r>
      <w:r>
        <w:rPr>
          <w:rFonts w:ascii="TimesNewRoman" w:hAnsi="TimesNewRoman" w:cs="TimesNewRoman"/>
          <w:color w:val="000000"/>
        </w:rPr>
        <w:t xml:space="preserve"> adequadamente a uma fraude identificada.</w:t>
      </w:r>
    </w:p>
    <w:p w14:paraId="4636055D"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 xml:space="preserve">Avaliação pelo auditor do ambiente de controle da entidade, incluindo assuntos referentes à competência e integridade da administração. </w:t>
      </w:r>
    </w:p>
    <w:p w14:paraId="21789EBF" w14:textId="77777777" w:rsidR="002A6EFF" w:rsidRDefault="002A6EFF">
      <w:pPr>
        <w:numPr>
          <w:ilvl w:val="0"/>
          <w:numId w:val="100"/>
        </w:numPr>
        <w:autoSpaceDE w:val="0"/>
        <w:autoSpaceDN w:val="0"/>
        <w:adjustRightInd w:val="0"/>
        <w:spacing w:after="12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Ações da administração que podem indicar informações contábeis fraudulentas, tais como a seleção e aplicação pela administração de políticas contábeis que possam indicar tentativa da administração de manipular os lucros para enganar os usuários de demonstrações contábeis, influenciando suas percepções quanto ao desempenho e lucratividade da entidade.</w:t>
      </w:r>
    </w:p>
    <w:p w14:paraId="2B6ED6AF" w14:textId="77777777" w:rsidR="002A6EFF" w:rsidRDefault="002A6EFF">
      <w:pPr>
        <w:numPr>
          <w:ilvl w:val="0"/>
          <w:numId w:val="100"/>
        </w:numPr>
        <w:autoSpaceDE w:val="0"/>
        <w:autoSpaceDN w:val="0"/>
        <w:adjustRightInd w:val="0"/>
        <w:spacing w:after="0" w:line="240" w:lineRule="auto"/>
        <w:ind w:left="851" w:hanging="284"/>
        <w:jc w:val="both"/>
        <w:rPr>
          <w:rFonts w:ascii="TimesNewRoman" w:hAnsi="TimesNewRoman" w:cs="TimesNewRoman"/>
          <w:color w:val="000000"/>
        </w:rPr>
      </w:pPr>
      <w:r>
        <w:rPr>
          <w:rFonts w:ascii="TimesNewRoman" w:hAnsi="TimesNewRoman" w:cs="TimesNewRoman"/>
          <w:color w:val="000000"/>
        </w:rPr>
        <w:t xml:space="preserve"> </w:t>
      </w:r>
      <w:r>
        <w:rPr>
          <w:rFonts w:ascii="TimesNewRoman" w:hAnsi="TimesNewRoman" w:cs="TimesNewRoman"/>
          <w:color w:val="000000"/>
        </w:rPr>
        <w:tab/>
        <w:t>Preocupações com a adequação e integrida</w:t>
      </w:r>
      <w:r w:rsidRPr="00834B73">
        <w:rPr>
          <w:rFonts w:ascii="TimesNewRoman" w:hAnsi="TimesNewRoman" w:cs="TimesNewRoman"/>
          <w:color w:val="000000"/>
        </w:rPr>
        <w:t>de</w:t>
      </w:r>
      <w:r>
        <w:rPr>
          <w:rFonts w:ascii="TimesNewRoman" w:hAnsi="TimesNewRoman" w:cs="TimesNewRoman"/>
          <w:color w:val="000000"/>
        </w:rPr>
        <w:t xml:space="preserve"> da autorização de transações que pareçam estar fora do curso normal de negócios. </w:t>
      </w:r>
    </w:p>
    <w:p w14:paraId="562ED47C"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5D9A7BE0" w14:textId="77777777" w:rsidR="002A6EFF" w:rsidRPr="00913175" w:rsidRDefault="002A6EFF" w:rsidP="002A6EFF">
      <w:pPr>
        <w:autoSpaceDE w:val="0"/>
        <w:autoSpaceDN w:val="0"/>
        <w:adjustRightInd w:val="0"/>
        <w:ind w:left="567" w:hanging="567"/>
        <w:jc w:val="both"/>
        <w:rPr>
          <w:rFonts w:ascii="TimesNewRoman" w:hAnsi="TimesNewRoman" w:cs="TimesNewRoman"/>
          <w:strike/>
          <w:color w:val="000000"/>
        </w:rPr>
      </w:pPr>
      <w:r w:rsidRPr="00913175">
        <w:rPr>
          <w:rFonts w:ascii="TimesNewRoman" w:hAnsi="TimesNewRoman" w:cs="TimesNewRoman"/>
          <w:b/>
          <w:strike/>
          <w:color w:val="000000"/>
        </w:rPr>
        <w:t>Comunicações às autoridades reguladoras e de controle</w:t>
      </w:r>
      <w:r w:rsidRPr="00913175">
        <w:rPr>
          <w:rFonts w:ascii="TimesNewRoman" w:hAnsi="TimesNewRoman" w:cs="TimesNewRoman"/>
          <w:strike/>
          <w:color w:val="000000"/>
        </w:rPr>
        <w:t xml:space="preserve"> (ver item 43)</w:t>
      </w:r>
    </w:p>
    <w:p w14:paraId="0A8F309F" w14:textId="77777777" w:rsidR="002A6EFF" w:rsidRPr="00913175" w:rsidRDefault="002A6EFF" w:rsidP="002A6EFF">
      <w:pPr>
        <w:autoSpaceDE w:val="0"/>
        <w:autoSpaceDN w:val="0"/>
        <w:adjustRightInd w:val="0"/>
        <w:ind w:left="567" w:hanging="567"/>
        <w:jc w:val="both"/>
        <w:rPr>
          <w:rFonts w:ascii="TimesNewRoman" w:hAnsi="TimesNewRoman" w:cs="TimesNewRoman"/>
          <w:strike/>
          <w:color w:val="000000"/>
        </w:rPr>
      </w:pPr>
    </w:p>
    <w:p w14:paraId="3248FAFC" w14:textId="77777777" w:rsidR="002A6EFF" w:rsidRPr="00913175" w:rsidRDefault="002A6EFF" w:rsidP="002A6EFF">
      <w:pPr>
        <w:autoSpaceDE w:val="0"/>
        <w:autoSpaceDN w:val="0"/>
        <w:adjustRightInd w:val="0"/>
        <w:ind w:left="567" w:hanging="567"/>
        <w:jc w:val="both"/>
        <w:rPr>
          <w:rFonts w:ascii="TimesNewRoman" w:hAnsi="TimesNewRoman" w:cs="TimesNewRoman"/>
          <w:strike/>
          <w:color w:val="000000"/>
        </w:rPr>
      </w:pPr>
      <w:r w:rsidRPr="00913175">
        <w:rPr>
          <w:rFonts w:ascii="TimesNewRoman" w:hAnsi="TimesNewRoman" w:cs="TimesNewRoman"/>
          <w:strike/>
          <w:color w:val="000000"/>
        </w:rPr>
        <w:t>A65. O dever profissional do auditor de manter a confidencialidade das informações do cliente pode impedir que ele relate a fraude a uma parte fora da entidade cliente. Contudo, a responsabilidade legal do auditor e, em certas circunstâncias, o dever de confidencialidade pode ser passado por cima por estatuto, lei ou tribunais de direito. No Brasil, o auditor de instituição financeira tem o dever de relatar a ocorrência de fraude a autoridades de supervisão. Em outros segmentos o auditor também tem dever de relatar distorções nos casos em que a administração e os responsáveis pela governança deixam de adotar ações corretivas.</w:t>
      </w:r>
    </w:p>
    <w:p w14:paraId="34D16A5E"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60EA634D" w14:textId="77777777" w:rsidR="002A6EFF" w:rsidRPr="00913175" w:rsidRDefault="002A6EFF" w:rsidP="002A6EFF">
      <w:pPr>
        <w:autoSpaceDE w:val="0"/>
        <w:autoSpaceDN w:val="0"/>
        <w:adjustRightInd w:val="0"/>
        <w:ind w:left="567" w:hanging="567"/>
        <w:jc w:val="both"/>
        <w:rPr>
          <w:rFonts w:ascii="TimesNewRoman" w:hAnsi="TimesNewRoman" w:cs="TimesNewRoman"/>
          <w:color w:val="000000"/>
        </w:rPr>
      </w:pPr>
      <w:r w:rsidRPr="00913175">
        <w:rPr>
          <w:rFonts w:ascii="TimesNewRoman" w:hAnsi="TimesNewRoman" w:cs="TimesNewRoman"/>
          <w:color w:val="000000"/>
        </w:rPr>
        <w:t>Comunicação de fraude à autoridade competente externa à entidade (ver item 44)</w:t>
      </w:r>
    </w:p>
    <w:p w14:paraId="1AF061EF" w14:textId="77777777" w:rsidR="002A6EFF" w:rsidRPr="00913175" w:rsidRDefault="002A6EFF" w:rsidP="002A6EFF">
      <w:pPr>
        <w:autoSpaceDE w:val="0"/>
        <w:autoSpaceDN w:val="0"/>
        <w:adjustRightInd w:val="0"/>
        <w:ind w:left="567" w:hanging="567"/>
        <w:jc w:val="both"/>
        <w:rPr>
          <w:rFonts w:ascii="TimesNewRoman" w:hAnsi="TimesNewRoman" w:cs="TimesNewRoman"/>
          <w:color w:val="000000"/>
        </w:rPr>
      </w:pPr>
    </w:p>
    <w:p w14:paraId="12E9C2F4"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913175">
        <w:rPr>
          <w:rFonts w:ascii="TimesNewRoman" w:hAnsi="TimesNewRoman" w:cs="TimesNewRoman"/>
          <w:color w:val="000000"/>
        </w:rPr>
        <w:t xml:space="preserve">A67. </w:t>
      </w:r>
      <w:r w:rsidRPr="00913175">
        <w:rPr>
          <w:rFonts w:ascii="TimesNewRoman" w:hAnsi="TimesNewRoman" w:cs="TimesNewRoman"/>
          <w:color w:val="000000"/>
        </w:rPr>
        <w:tab/>
        <w:t>A NBC TA 250 – Consideração de Leis e Regulamentos na Auditoria de Demonstrações Contábeis, itens de A28 a A34, fornece orientação adicional com relação à determinação do auditor quanto a se a comunicação de não conformidade identificada ou suspeita de não conformidade com leis e regulamentos à autoridade competente externa à entidade é necessária ou apropriada nas circunstâncias, incluindo a consideração do dever de confidencialidade do auditor.</w:t>
      </w:r>
      <w:r>
        <w:rPr>
          <w:rFonts w:ascii="TimesNewRoman" w:hAnsi="TimesNewRoman" w:cs="TimesNewRoman"/>
          <w:color w:val="000000"/>
        </w:rPr>
        <w:t xml:space="preserve"> </w:t>
      </w:r>
      <w:r w:rsidRPr="00913175">
        <w:rPr>
          <w:rFonts w:ascii="TimesNewRoman" w:hAnsi="TimesNewRoman" w:cs="TimesNewRoman"/>
          <w:color w:val="00B0F0"/>
        </w:rPr>
        <w:t>(Alterada pela Revisão NBC 3)</w:t>
      </w:r>
    </w:p>
    <w:p w14:paraId="2CE8B5CD"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769344EC" w14:textId="77777777" w:rsidR="002A6EFF" w:rsidRDefault="002A6EFF" w:rsidP="002A6EFF">
      <w:pPr>
        <w:autoSpaceDE w:val="0"/>
        <w:autoSpaceDN w:val="0"/>
        <w:adjustRightInd w:val="0"/>
        <w:ind w:left="567" w:hanging="567"/>
        <w:jc w:val="both"/>
        <w:rPr>
          <w:rFonts w:ascii="TimesNewRoman" w:hAnsi="TimesNewRoman" w:cs="TimesNewRoman"/>
          <w:strike/>
          <w:color w:val="000000"/>
        </w:rPr>
      </w:pPr>
      <w:r w:rsidRPr="004B510E">
        <w:rPr>
          <w:rFonts w:ascii="TimesNewRoman" w:hAnsi="TimesNewRoman" w:cs="TimesNewRoman"/>
          <w:strike/>
          <w:color w:val="000000"/>
        </w:rPr>
        <w:t>A66.</w:t>
      </w:r>
      <w:r>
        <w:rPr>
          <w:rFonts w:ascii="TimesNewRoman" w:hAnsi="TimesNewRoman" w:cs="TimesNewRoman"/>
          <w:color w:val="000000"/>
        </w:rPr>
        <w:t xml:space="preserve"> </w:t>
      </w:r>
      <w:r w:rsidRPr="00913175">
        <w:rPr>
          <w:rFonts w:ascii="TimesNewRoman" w:hAnsi="TimesNewRoman" w:cs="TimesNewRoman"/>
          <w:strike/>
          <w:color w:val="000000"/>
        </w:rPr>
        <w:tab/>
        <w:t xml:space="preserve">O auditor pode considerar apropriado obter assistência jurídica para determinar o curso de ação apropriado nas circunstâncias, cujo propósito é verificar os passos necessários ao considerar aspectos de interesse público na fraude identificada. </w:t>
      </w:r>
    </w:p>
    <w:p w14:paraId="0AC80E92" w14:textId="77777777" w:rsidR="002A6EFF" w:rsidRPr="00913175" w:rsidRDefault="002A6EFF" w:rsidP="002A6EFF">
      <w:pPr>
        <w:autoSpaceDE w:val="0"/>
        <w:autoSpaceDN w:val="0"/>
        <w:adjustRightInd w:val="0"/>
        <w:ind w:left="567" w:hanging="567"/>
        <w:jc w:val="both"/>
        <w:rPr>
          <w:rFonts w:ascii="TimesNewRoman" w:hAnsi="TimesNewRoman" w:cs="TimesNewRoman"/>
          <w:strike/>
          <w:color w:val="000000"/>
        </w:rPr>
      </w:pPr>
    </w:p>
    <w:p w14:paraId="37E39BD4"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913175">
        <w:rPr>
          <w:rFonts w:ascii="TimesNewRoman" w:hAnsi="TimesNewRoman" w:cs="TimesNewRoman"/>
          <w:color w:val="000000"/>
        </w:rPr>
        <w:t xml:space="preserve">A68. </w:t>
      </w:r>
      <w:r w:rsidRPr="00913175">
        <w:rPr>
          <w:rFonts w:ascii="TimesNewRoman" w:hAnsi="TimesNewRoman" w:cs="TimesNewRoman"/>
          <w:color w:val="000000"/>
        </w:rPr>
        <w:tab/>
        <w:t>A determinação requerida pelo item 44 pode envolver considerações complexas e julgamentos profissionais. Dessa forma, o auditor pode considerar uma consulta interna (por exemplo, dentro da firma ou de firma da rede) ou, de forma confidencial, consultar o regulador ou órgão profissional (a menos que isso seja proibido por lei ou regulamento ou que viole o dever de confidencialidade). O auditor pode considerar também a obtenção de assessoria legal para entender as suas opções e as implicações profissionais ou legais de se tomar qualquer medida em particular.</w:t>
      </w:r>
    </w:p>
    <w:p w14:paraId="31DDF4F9"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p>
    <w:p w14:paraId="2B0BCFF2" w14:textId="77777777" w:rsidR="002A6EFF" w:rsidRPr="00F02027" w:rsidRDefault="002A6EFF" w:rsidP="002A6EFF">
      <w:pPr>
        <w:autoSpaceDE w:val="0"/>
        <w:autoSpaceDN w:val="0"/>
        <w:adjustRightInd w:val="0"/>
        <w:ind w:left="567" w:hanging="567"/>
        <w:jc w:val="both"/>
        <w:rPr>
          <w:rFonts w:ascii="TimesNewRoman" w:hAnsi="TimesNewRoman" w:cs="TimesNewRoman"/>
          <w:color w:val="000000"/>
        </w:rPr>
      </w:pPr>
      <w:r w:rsidRPr="00F02027">
        <w:rPr>
          <w:rFonts w:ascii="TimesNewRoman" w:hAnsi="TimesNewRoman" w:cs="TimesNewRoman"/>
          <w:color w:val="000000"/>
        </w:rPr>
        <w:t>Considerações específicas para entidade do setor público</w:t>
      </w:r>
    </w:p>
    <w:p w14:paraId="7F35486F" w14:textId="77777777" w:rsidR="002A6EFF" w:rsidRDefault="002A6EFF" w:rsidP="002A6EFF">
      <w:pPr>
        <w:autoSpaceDE w:val="0"/>
        <w:autoSpaceDN w:val="0"/>
        <w:adjustRightInd w:val="0"/>
        <w:ind w:left="567" w:hanging="567"/>
        <w:jc w:val="both"/>
        <w:rPr>
          <w:rFonts w:ascii="TimesNewRoman" w:hAnsi="TimesNewRoman" w:cs="TimesNewRoman"/>
          <w:color w:val="000000"/>
        </w:rPr>
      </w:pPr>
    </w:p>
    <w:p w14:paraId="3A28BC24" w14:textId="77777777" w:rsidR="002A6EFF" w:rsidRDefault="002A6EFF" w:rsidP="002A6EFF">
      <w:pPr>
        <w:autoSpaceDE w:val="0"/>
        <w:autoSpaceDN w:val="0"/>
        <w:adjustRightInd w:val="0"/>
        <w:ind w:left="567" w:hanging="567"/>
        <w:jc w:val="both"/>
        <w:rPr>
          <w:rFonts w:ascii="TimesNewRoman" w:hAnsi="TimesNewRoman" w:cs="TimesNewRoman"/>
          <w:color w:val="000000"/>
        </w:rPr>
      </w:pPr>
      <w:r w:rsidRPr="00913175">
        <w:rPr>
          <w:rFonts w:ascii="TimesNewRoman" w:hAnsi="TimesNewRoman" w:cs="TimesNewRoman"/>
          <w:strike/>
          <w:color w:val="000000"/>
        </w:rPr>
        <w:t>A67.</w:t>
      </w:r>
      <w:r>
        <w:rPr>
          <w:rFonts w:ascii="TimesNewRoman" w:hAnsi="TimesNewRoman" w:cs="TimesNewRoman"/>
          <w:color w:val="000000"/>
        </w:rPr>
        <w:t xml:space="preserve"> </w:t>
      </w:r>
      <w:r>
        <w:rPr>
          <w:rFonts w:ascii="TimesNewRoman" w:hAnsi="TimesNewRoman" w:cs="TimesNewRoman"/>
          <w:color w:val="000000"/>
        </w:rPr>
        <w:tab/>
        <w:t xml:space="preserve">A69 </w:t>
      </w:r>
      <w:r w:rsidRPr="00913175">
        <w:rPr>
          <w:rFonts w:ascii="TimesNewRoman" w:hAnsi="TimesNewRoman" w:cs="TimesNewRoman"/>
          <w:color w:val="00B0F0"/>
        </w:rPr>
        <w:t>(Alterada pela Revisão NBC 3)</w:t>
      </w:r>
      <w:r>
        <w:rPr>
          <w:rFonts w:ascii="TimesNewRoman" w:hAnsi="TimesNewRoman" w:cs="TimesNewRoman"/>
          <w:color w:val="00B0F0"/>
        </w:rPr>
        <w:t xml:space="preserve"> </w:t>
      </w:r>
      <w:r>
        <w:rPr>
          <w:rFonts w:ascii="TimesNewRoman" w:hAnsi="TimesNewRoman" w:cs="TimesNewRoman"/>
          <w:color w:val="000000"/>
        </w:rPr>
        <w:t>No setor público, as exigências para relatar fraude, descobertas ou não durante o processo de auditoria, podem estar sujeitas aos aspectos específicos do mandato de auditoria de lei, regulamentação ou outra autoridade relacionada.</w:t>
      </w:r>
    </w:p>
    <w:p w14:paraId="47C6879F" w14:textId="77777777" w:rsidR="002A6EFF" w:rsidRDefault="002A6EFF" w:rsidP="002A6EFF">
      <w:pPr>
        <w:autoSpaceDE w:val="0"/>
        <w:autoSpaceDN w:val="0"/>
        <w:adjustRightInd w:val="0"/>
        <w:jc w:val="both"/>
        <w:rPr>
          <w:b/>
          <w:bCs/>
          <w:color w:val="000000"/>
          <w:sz w:val="28"/>
          <w:szCs w:val="28"/>
        </w:rPr>
      </w:pPr>
    </w:p>
    <w:p w14:paraId="264DB0BC" w14:textId="77777777" w:rsidR="002A6EFF" w:rsidRDefault="002A6EFF" w:rsidP="002A6EFF">
      <w:pPr>
        <w:autoSpaceDE w:val="0"/>
        <w:autoSpaceDN w:val="0"/>
        <w:adjustRightInd w:val="0"/>
        <w:jc w:val="both"/>
        <w:rPr>
          <w:b/>
          <w:bCs/>
          <w:color w:val="000000"/>
          <w:sz w:val="28"/>
          <w:szCs w:val="28"/>
        </w:rPr>
      </w:pPr>
    </w:p>
    <w:p w14:paraId="0D81EB33" w14:textId="77777777" w:rsidR="002A6EFF" w:rsidRDefault="002A6EFF" w:rsidP="002A6EFF">
      <w:pPr>
        <w:autoSpaceDE w:val="0"/>
        <w:autoSpaceDN w:val="0"/>
        <w:adjustRightInd w:val="0"/>
        <w:jc w:val="both"/>
        <w:rPr>
          <w:b/>
          <w:bCs/>
          <w:color w:val="000000"/>
          <w:sz w:val="28"/>
          <w:szCs w:val="28"/>
        </w:rPr>
      </w:pPr>
      <w:r>
        <w:rPr>
          <w:b/>
          <w:bCs/>
          <w:color w:val="000000"/>
          <w:sz w:val="28"/>
          <w:szCs w:val="28"/>
        </w:rPr>
        <w:t>Apêndice 1</w:t>
      </w:r>
    </w:p>
    <w:p w14:paraId="528B4151" w14:textId="77777777" w:rsidR="002A6EFF" w:rsidRPr="002A6EFF" w:rsidRDefault="002A6EFF" w:rsidP="002A6EFF">
      <w:pPr>
        <w:rPr>
          <w:rFonts w:ascii="TimesNewRoman" w:hAnsi="TimesNewRoman" w:cs="TimesNewRoman"/>
          <w:b/>
          <w:bCs/>
          <w:sz w:val="20"/>
          <w:szCs w:val="20"/>
        </w:rPr>
      </w:pPr>
      <w:r w:rsidRPr="002A6EFF">
        <w:rPr>
          <w:b/>
          <w:bCs/>
        </w:rPr>
        <w:t>Exemplos de fatores de risco de fraude</w:t>
      </w:r>
      <w:r w:rsidRPr="002A6EFF">
        <w:rPr>
          <w:b/>
          <w:bCs/>
          <w:sz w:val="28"/>
          <w:szCs w:val="28"/>
        </w:rPr>
        <w:t xml:space="preserve"> </w:t>
      </w:r>
      <w:r w:rsidRPr="002A6EFF">
        <w:rPr>
          <w:rFonts w:ascii="TimesNewRoman" w:hAnsi="TimesNewRoman" w:cs="TimesNewRoman"/>
          <w:b/>
          <w:bCs/>
          <w:sz w:val="20"/>
          <w:szCs w:val="20"/>
        </w:rPr>
        <w:t>(ver item A25)</w:t>
      </w:r>
    </w:p>
    <w:p w14:paraId="4355A4AE" w14:textId="77777777" w:rsidR="002A6EFF" w:rsidRDefault="002A6EFF" w:rsidP="002A6EFF">
      <w:pPr>
        <w:autoSpaceDE w:val="0"/>
        <w:autoSpaceDN w:val="0"/>
        <w:adjustRightInd w:val="0"/>
        <w:jc w:val="both"/>
        <w:rPr>
          <w:b/>
          <w:bCs/>
          <w:color w:val="000000"/>
          <w:sz w:val="28"/>
          <w:szCs w:val="28"/>
        </w:rPr>
      </w:pPr>
    </w:p>
    <w:p w14:paraId="479B8266"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Os fatores de risco de fraude identificados neste Apêndice são exemplos de fatores que podem ser enfrentados pelos auditores em uma grande variedade de situações. São apresentados separadamente exemplos relacionados aos dois tipos de fraude relevantes para a consideração do auditor – isto é, informações contábeis fraudulentas e apropriação indevida de ativos. Para cada um destes tipos de fraude, os fatores de risco são classificados ainda com base nas três condições geralmente presentes quando ocorrem distorções relevantes decorrentes de fraude: (a) incentivos/pressões, (b) oportunidades, e (c) atitudes</w:t>
      </w:r>
      <w:r w:rsidRPr="00834B73">
        <w:rPr>
          <w:rFonts w:ascii="TimesNewRoman" w:hAnsi="TimesNewRoman" w:cs="TimesNewRoman"/>
          <w:color w:val="000000"/>
        </w:rPr>
        <w:t>/racionalizaç</w:t>
      </w:r>
      <w:r>
        <w:rPr>
          <w:rFonts w:ascii="TimesNewRoman" w:hAnsi="TimesNewRoman" w:cs="TimesNewRoman"/>
          <w:color w:val="000000"/>
        </w:rPr>
        <w:t>ões</w:t>
      </w:r>
      <w:r w:rsidRPr="00834B73">
        <w:rPr>
          <w:rFonts w:ascii="TimesNewRoman" w:hAnsi="TimesNewRoman" w:cs="TimesNewRoman"/>
          <w:color w:val="000000"/>
        </w:rPr>
        <w:t>.</w:t>
      </w:r>
      <w:r>
        <w:rPr>
          <w:rFonts w:ascii="TimesNewRoman" w:hAnsi="TimesNewRoman" w:cs="TimesNewRoman"/>
          <w:color w:val="000000"/>
        </w:rPr>
        <w:t xml:space="preserve"> Embora os fatores de risco abranjam um amplo leque de situações, eles são apenas exemplos e, portanto, o auditor pode identificar fatores de risco adicionais ou diferentes. Nem todos estes exemplos são relevantes em todas as circunstâncias e alguns podem ter mais ou menos significado em entidades de tamanho diferente ou com características de propriedade ou circunstâncias diferentes. A ordem dos exemplos de fatores de risco fornecidos não se destina a refletir sua importância relativa ou a frequência da ocorrência. </w:t>
      </w:r>
    </w:p>
    <w:p w14:paraId="33E65F11" w14:textId="77777777" w:rsidR="002A6EFF" w:rsidRDefault="002A6EFF" w:rsidP="002A6EFF">
      <w:pPr>
        <w:autoSpaceDE w:val="0"/>
        <w:autoSpaceDN w:val="0"/>
        <w:adjustRightInd w:val="0"/>
        <w:jc w:val="both"/>
        <w:rPr>
          <w:b/>
          <w:bCs/>
          <w:color w:val="000000"/>
        </w:rPr>
      </w:pPr>
    </w:p>
    <w:p w14:paraId="27D9EB1D" w14:textId="77777777" w:rsidR="002A6EFF" w:rsidRPr="002A6EFF" w:rsidRDefault="002A6EFF" w:rsidP="002A6EFF">
      <w:pPr>
        <w:rPr>
          <w:b/>
          <w:bCs/>
        </w:rPr>
      </w:pPr>
      <w:r w:rsidRPr="002A6EFF">
        <w:rPr>
          <w:b/>
          <w:bCs/>
        </w:rPr>
        <w:t>Fatores de risco relativos a distorções relevantes de informações contábeis fraudulentas</w:t>
      </w:r>
    </w:p>
    <w:p w14:paraId="6E1D8C80" w14:textId="77777777" w:rsidR="002A6EFF" w:rsidRDefault="002A6EFF" w:rsidP="002A6EFF">
      <w:pPr>
        <w:autoSpaceDE w:val="0"/>
        <w:autoSpaceDN w:val="0"/>
        <w:adjustRightInd w:val="0"/>
        <w:jc w:val="both"/>
        <w:rPr>
          <w:rFonts w:ascii="TimesNewRoman" w:hAnsi="TimesNewRoman" w:cs="TimesNewRoman"/>
          <w:color w:val="000000"/>
        </w:rPr>
      </w:pPr>
    </w:p>
    <w:p w14:paraId="7EA409F3"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Os seguintes são exemplos de fatores de risco relacionados a distorções decorrentes de informação contábil fraudulenta.</w:t>
      </w:r>
    </w:p>
    <w:p w14:paraId="761EAE6D" w14:textId="77777777" w:rsidR="002A6EFF" w:rsidRDefault="002A6EFF" w:rsidP="002A6EFF">
      <w:pPr>
        <w:autoSpaceDE w:val="0"/>
        <w:autoSpaceDN w:val="0"/>
        <w:adjustRightInd w:val="0"/>
        <w:jc w:val="both"/>
        <w:rPr>
          <w:i/>
          <w:iCs/>
          <w:color w:val="000000"/>
        </w:rPr>
      </w:pPr>
    </w:p>
    <w:p w14:paraId="1216953E" w14:textId="77777777" w:rsidR="002A6EFF" w:rsidRPr="002A6EFF" w:rsidRDefault="002A6EFF" w:rsidP="002A6EFF">
      <w:pPr>
        <w:rPr>
          <w:b/>
          <w:bCs/>
        </w:rPr>
      </w:pPr>
      <w:r w:rsidRPr="002A6EFF">
        <w:rPr>
          <w:b/>
          <w:bCs/>
        </w:rPr>
        <w:t>Incentivos/pressões</w:t>
      </w:r>
    </w:p>
    <w:p w14:paraId="076838EE" w14:textId="77777777" w:rsidR="002A6EFF" w:rsidRDefault="002A6EFF" w:rsidP="002A6EFF">
      <w:pPr>
        <w:autoSpaceDE w:val="0"/>
        <w:autoSpaceDN w:val="0"/>
        <w:adjustRightInd w:val="0"/>
        <w:jc w:val="both"/>
        <w:rPr>
          <w:rFonts w:ascii="TimesNewRoman" w:hAnsi="TimesNewRoman" w:cs="TimesNewRoman"/>
          <w:color w:val="000000"/>
        </w:rPr>
      </w:pPr>
    </w:p>
    <w:p w14:paraId="445CA7ED"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A estabilidade financeira ou lucratividade é ameaçada por condições operacionais, econômicas, ramo de negócio ou das condições de operação da entidade como (ou como indicado por):</w:t>
      </w:r>
    </w:p>
    <w:p w14:paraId="31A3020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Alto nível de competição ou saturação do mercado, acompanhada por declínio da margem de retorno. </w:t>
      </w:r>
    </w:p>
    <w:p w14:paraId="55923CC2" w14:textId="77777777" w:rsidR="002A6EFF" w:rsidRPr="00E507DE"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Alta vulnerabilidade a mudanças rápidas, tais como mudanças na tecnologia, na obsolescência de produtos ou nas taxas de juros. </w:t>
      </w:r>
    </w:p>
    <w:p w14:paraId="6631B35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Declínios significativos na demanda dos clientes e fracassos crescentes dos negócios na indústria ou na economia em geral. </w:t>
      </w:r>
    </w:p>
    <w:p w14:paraId="1BBB15A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Prejuízos operacionais que tornam iminente a ameaça de falência, </w:t>
      </w:r>
      <w:r w:rsidRPr="0018287D">
        <w:rPr>
          <w:rFonts w:ascii="TimesNewRoman" w:hAnsi="TimesNewRoman" w:cs="TimesNewRoman"/>
          <w:color w:val="000000"/>
        </w:rPr>
        <w:t>arresto</w:t>
      </w:r>
      <w:r>
        <w:rPr>
          <w:rFonts w:ascii="TimesNewRoman" w:hAnsi="TimesNewRoman" w:cs="TimesNewRoman"/>
          <w:color w:val="000000"/>
        </w:rPr>
        <w:t xml:space="preserve"> ou oferta de aquisição de controle de forma hostil. </w:t>
      </w:r>
    </w:p>
    <w:p w14:paraId="7339C4A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Fluxos de caixa negativo proveniente das operações ou incapacidade de gerar fluxos de caixa das operações mesmo que reportando lucros e crescimento dos lucros. </w:t>
      </w:r>
    </w:p>
    <w:p w14:paraId="0A3B6FC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Crescimento rápido ou lucratividade não usual, especialmente em comparação com outras companhias no mesmo ramo de atividade. </w:t>
      </w:r>
    </w:p>
    <w:p w14:paraId="253CD9A0"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 xml:space="preserve">Novas </w:t>
      </w:r>
      <w:r w:rsidRPr="00200634">
        <w:rPr>
          <w:rFonts w:ascii="TimesNewRoman" w:hAnsi="TimesNewRoman" w:cs="TimesNewRoman"/>
          <w:color w:val="000000"/>
        </w:rPr>
        <w:t>exigências</w:t>
      </w:r>
      <w:r>
        <w:rPr>
          <w:rFonts w:ascii="TimesNewRoman" w:hAnsi="TimesNewRoman" w:cs="TimesNewRoman"/>
          <w:color w:val="000000"/>
        </w:rPr>
        <w:t xml:space="preserve"> contábeis, estatutárias ou regulamentares. </w:t>
      </w:r>
    </w:p>
    <w:p w14:paraId="2A7593E9" w14:textId="77777777" w:rsidR="002A6EFF" w:rsidRDefault="002A6EFF" w:rsidP="002A6EFF">
      <w:pPr>
        <w:autoSpaceDE w:val="0"/>
        <w:autoSpaceDN w:val="0"/>
        <w:adjustRightInd w:val="0"/>
        <w:jc w:val="both"/>
        <w:rPr>
          <w:rFonts w:ascii="TimesNewRoman" w:hAnsi="TimesNewRoman" w:cs="TimesNewRoman"/>
          <w:color w:val="000000"/>
        </w:rPr>
      </w:pPr>
    </w:p>
    <w:p w14:paraId="7BB821BD"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Existência de pressão excessiva para que a administração cumpra as exigências ou expectativas de terceiros decorrente do que se segue:</w:t>
      </w:r>
    </w:p>
    <w:p w14:paraId="61F35688" w14:textId="77777777" w:rsidR="002A6EFF" w:rsidRPr="00650EE9"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Expectativas de lucratividade ou nível de tendência de analistas de investimentos, investidores institucionais, credores significativos ou outras partes externas (particularmente expectativas indevidamente agressivas ou irrealistas), inclusive expectativas criadas pela administração, por exemplo, em informes de imprensa ou mensagens excessivamente otimistas dos relatórios anuais.  </w:t>
      </w:r>
    </w:p>
    <w:p w14:paraId="4F4B777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Necessidade de obter financiamento ou capital adicional para manter a competitividade – inclusive financiamento de gastos importantes com pesquisa e desenvolvimento ou investimento em bens de capital. </w:t>
      </w:r>
    </w:p>
    <w:p w14:paraId="1D323AA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Capacidade marginal de cumprir com as exigências para abertura de capital ou amortização de dívidas ou outros </w:t>
      </w:r>
      <w:r w:rsidRPr="00200634">
        <w:rPr>
          <w:rFonts w:ascii="TimesNewRoman" w:hAnsi="TimesNewRoman" w:cs="TimesNewRoman"/>
          <w:color w:val="000000"/>
        </w:rPr>
        <w:t>compromissos</w:t>
      </w:r>
      <w:r>
        <w:rPr>
          <w:rFonts w:ascii="TimesNewRoman" w:hAnsi="TimesNewRoman" w:cs="TimesNewRoman"/>
          <w:color w:val="000000"/>
        </w:rPr>
        <w:t xml:space="preserve"> de dívida (</w:t>
      </w:r>
      <w:r w:rsidRPr="00A61A61">
        <w:rPr>
          <w:rFonts w:ascii="TimesNewRoman" w:hAnsi="TimesNewRoman" w:cs="TimesNewRoman"/>
          <w:i/>
          <w:color w:val="000000"/>
        </w:rPr>
        <w:t>covenants</w:t>
      </w:r>
      <w:r>
        <w:rPr>
          <w:rFonts w:ascii="TimesNewRoman" w:hAnsi="TimesNewRoman" w:cs="TimesNewRoman"/>
          <w:color w:val="000000"/>
        </w:rPr>
        <w:t>).</w:t>
      </w:r>
    </w:p>
    <w:p w14:paraId="2B0154F7"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 xml:space="preserve">Efeitos adversos reais ou esperados em decorrência da divulgação de resultados negativos em transações pendentes significativas, como combinações de negócios ou prêmios de contrato. </w:t>
      </w:r>
    </w:p>
    <w:p w14:paraId="6D254CF6" w14:textId="77777777" w:rsidR="002A6EFF" w:rsidRDefault="002A6EFF" w:rsidP="002A6EFF">
      <w:pPr>
        <w:autoSpaceDE w:val="0"/>
        <w:autoSpaceDN w:val="0"/>
        <w:adjustRightInd w:val="0"/>
        <w:jc w:val="both"/>
        <w:rPr>
          <w:rFonts w:ascii="TimesNewRoman" w:hAnsi="TimesNewRoman" w:cs="TimesNewRoman"/>
          <w:color w:val="000000"/>
        </w:rPr>
      </w:pPr>
    </w:p>
    <w:p w14:paraId="4B067346"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As informações disponíveis indicam que a situação financeira pessoal da administração ou dos responsáveis pela governança é ameaçada pelo desempenho da entidade que decorre do seguinte:</w:t>
      </w:r>
    </w:p>
    <w:p w14:paraId="518132A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Interesses financeiros significativos na entidade.</w:t>
      </w:r>
    </w:p>
    <w:p w14:paraId="6480EB8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Partes significativas da remuneração (por exemplo, bônus, opções de compra de ações e participações baseadas em lucros) são contingentes ao cumprimento de metas agressivas para o preço das ações, resultados operacionais, posição patrimonial e financeira ou fluxo de caixa. </w:t>
      </w:r>
      <w:r w:rsidRPr="00E507DE">
        <w:rPr>
          <w:rFonts w:ascii="TimesNewRoman" w:hAnsi="TimesNewRoman" w:cs="TimesNewRoman"/>
          <w:color w:val="000000"/>
          <w:sz w:val="20"/>
          <w:szCs w:val="20"/>
        </w:rPr>
        <w:t>(</w:t>
      </w:r>
      <w:r>
        <w:rPr>
          <w:rFonts w:ascii="TimesNewRoman" w:hAnsi="TimesNewRoman" w:cs="TimesNewRoman"/>
          <w:color w:val="000000"/>
          <w:sz w:val="20"/>
          <w:szCs w:val="20"/>
        </w:rPr>
        <w:t>Os planos de incentivo da administração podem ser contingentes ao cumprimento de metas relacionadas apenas a certas contas ou atividades selecionadas, embora as contas ou atividades relacionadas possam não ser relevantes para a entidade como um todo.)</w:t>
      </w:r>
    </w:p>
    <w:p w14:paraId="40D9C44F"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 xml:space="preserve">Garantias pessoais de dívida da entidade. </w:t>
      </w:r>
    </w:p>
    <w:p w14:paraId="7D4CF219" w14:textId="77777777" w:rsidR="002A6EFF" w:rsidRDefault="002A6EFF" w:rsidP="002A6EFF">
      <w:pPr>
        <w:autoSpaceDE w:val="0"/>
        <w:autoSpaceDN w:val="0"/>
        <w:adjustRightInd w:val="0"/>
        <w:jc w:val="both"/>
        <w:rPr>
          <w:rFonts w:ascii="TimesNewRoman" w:hAnsi="TimesNewRoman" w:cs="TimesNewRoman"/>
          <w:color w:val="000000"/>
        </w:rPr>
      </w:pPr>
    </w:p>
    <w:p w14:paraId="0BF09C66"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 xml:space="preserve">Há pressão excessiva sobre a administração ou pessoal operacional para cumprir as metas financeiras estabelecidas pelos responsáveis pela governança, incluindo metas de incentivo para vendas ou lucratividade. </w:t>
      </w:r>
    </w:p>
    <w:p w14:paraId="28ACBD83" w14:textId="77777777" w:rsidR="002A6EFF" w:rsidRDefault="002A6EFF" w:rsidP="002A6EFF">
      <w:pPr>
        <w:autoSpaceDE w:val="0"/>
        <w:autoSpaceDN w:val="0"/>
        <w:adjustRightInd w:val="0"/>
        <w:jc w:val="both"/>
        <w:rPr>
          <w:rFonts w:ascii="TimesNewRoman" w:hAnsi="TimesNewRoman" w:cs="TimesNewRoman"/>
          <w:color w:val="000000"/>
        </w:rPr>
      </w:pPr>
    </w:p>
    <w:p w14:paraId="05EF16DF" w14:textId="77777777" w:rsidR="002A6EFF" w:rsidRPr="002A6EFF" w:rsidRDefault="002A6EFF" w:rsidP="002A6EFF">
      <w:pPr>
        <w:rPr>
          <w:b/>
          <w:bCs/>
        </w:rPr>
      </w:pPr>
      <w:r w:rsidRPr="002A6EFF">
        <w:rPr>
          <w:b/>
          <w:bCs/>
        </w:rPr>
        <w:t>Oportunidades</w:t>
      </w:r>
    </w:p>
    <w:p w14:paraId="404D190B" w14:textId="77777777" w:rsidR="002A6EFF" w:rsidRDefault="002A6EFF" w:rsidP="002A6EFF">
      <w:pPr>
        <w:autoSpaceDE w:val="0"/>
        <w:autoSpaceDN w:val="0"/>
        <w:adjustRightInd w:val="0"/>
        <w:jc w:val="both"/>
        <w:rPr>
          <w:rFonts w:ascii="TimesNewRoman" w:hAnsi="TimesNewRoman" w:cs="TimesNewRoman"/>
          <w:color w:val="000000"/>
        </w:rPr>
      </w:pPr>
    </w:p>
    <w:p w14:paraId="68C67F07"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A natureza da indústria ou das operações da identidade oferece oportunidades de envolvimento em informações contábeis fraudulentas que podem ter origem no seguinte:</w:t>
      </w:r>
    </w:p>
    <w:p w14:paraId="22042D0D" w14:textId="77777777" w:rsidR="002A6EFF" w:rsidRPr="00403EDC"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sidRPr="00403EDC">
        <w:rPr>
          <w:rFonts w:ascii="TimesNewRoman" w:hAnsi="TimesNewRoman" w:cs="TimesNewRoman"/>
          <w:color w:val="000000"/>
        </w:rPr>
        <w:t xml:space="preserve">Operações significativas entre partes relacionadas fora do curso normal de negócios ou com entidades relacionadas não auditadas ou auditadas por outros auditores. </w:t>
      </w:r>
    </w:p>
    <w:p w14:paraId="154108B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Forte presença financeira ou capacidade de dominar certo setor da indústria, a qual permite à entidade ditar termos ou condições a fornecedores ou clientes que podem resultar em operações inadequadas ou não realizadas como entre partes independentes.</w:t>
      </w:r>
    </w:p>
    <w:p w14:paraId="7AF828C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Ativos, passivos, receitas ou gastos baseados em estimativas significativas que envolvam julgamentos subjetivos ou incertezas difíceis de serem corroboradas. </w:t>
      </w:r>
    </w:p>
    <w:p w14:paraId="1D411B09"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Transações significativas, não usuais ou altamente complexas, especialmente as próximas do fim do período, que colocam questões difíceis de “</w:t>
      </w:r>
      <w:r w:rsidRPr="00864D96">
        <w:rPr>
          <w:rFonts w:ascii="TimesNewRoman" w:hAnsi="TimesNewRoman" w:cs="TimesNewRoman"/>
          <w:color w:val="000000"/>
        </w:rPr>
        <w:t>substância sobre forma</w:t>
      </w:r>
      <w:r>
        <w:rPr>
          <w:rFonts w:ascii="TimesNewRoman" w:hAnsi="TimesNewRoman" w:cs="TimesNewRoman"/>
          <w:color w:val="000000"/>
        </w:rPr>
        <w:t>”.</w:t>
      </w:r>
    </w:p>
    <w:p w14:paraId="65B6D95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Operações significativas localizadas ou conduzidas no exterior, em jurisdições em que existem ambientes e culturas de negócios diferentes.</w:t>
      </w:r>
    </w:p>
    <w:p w14:paraId="32BD043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Uso de intermediários de negócios para os quais parece não haver nenhuma justificativa comercial clara.</w:t>
      </w:r>
    </w:p>
    <w:p w14:paraId="1856DC57"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Contas bancárias ou operações significativas com subsidiárias ou filiais em paraísos fiscais para as quais parece não haver nenhuma justificativa clara</w:t>
      </w:r>
      <w:r w:rsidDel="00AB3829">
        <w:rPr>
          <w:rFonts w:ascii="TimesNewRoman" w:hAnsi="TimesNewRoman" w:cs="TimesNewRoman"/>
          <w:color w:val="000000"/>
        </w:rPr>
        <w:t xml:space="preserve"> </w:t>
      </w:r>
      <w:r>
        <w:rPr>
          <w:rFonts w:ascii="TimesNewRoman" w:hAnsi="TimesNewRoman" w:cs="TimesNewRoman"/>
          <w:color w:val="000000"/>
        </w:rPr>
        <w:t xml:space="preserve">de negócio. </w:t>
      </w:r>
    </w:p>
    <w:p w14:paraId="574FB7D7" w14:textId="77777777" w:rsidR="002A6EFF" w:rsidRPr="00750F92" w:rsidRDefault="002A6EFF" w:rsidP="002A6EFF">
      <w:pPr>
        <w:autoSpaceDE w:val="0"/>
        <w:autoSpaceDN w:val="0"/>
        <w:adjustRightInd w:val="0"/>
        <w:ind w:left="567"/>
        <w:jc w:val="both"/>
        <w:rPr>
          <w:rFonts w:ascii="TimesNewRoman" w:hAnsi="TimesNewRoman" w:cs="TimesNewRoman"/>
          <w:color w:val="000000"/>
        </w:rPr>
      </w:pPr>
    </w:p>
    <w:p w14:paraId="284CA2D3"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 xml:space="preserve">O monitoramento da administração não é eficaz como resultado do seguinte: </w:t>
      </w:r>
    </w:p>
    <w:p w14:paraId="1F0F4BD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Concentração de poder da administração em uma única pessoa ou pequeno grupo (em negócio não administrado pelo proprietário) sem controles compensatórios.</w:t>
      </w:r>
    </w:p>
    <w:p w14:paraId="28DCA8F5"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Supervisão geral do processo de informação contábil e controle interno pelos responsáveis pela governança não é eficaz.</w:t>
      </w:r>
    </w:p>
    <w:p w14:paraId="344A8789" w14:textId="77777777" w:rsidR="002A6EFF" w:rsidRDefault="002A6EFF" w:rsidP="002A6EFF">
      <w:pPr>
        <w:autoSpaceDE w:val="0"/>
        <w:autoSpaceDN w:val="0"/>
        <w:adjustRightInd w:val="0"/>
        <w:jc w:val="both"/>
        <w:rPr>
          <w:rFonts w:ascii="TimesNewRoman" w:hAnsi="TimesNewRoman" w:cs="TimesNewRoman"/>
          <w:color w:val="000000"/>
        </w:rPr>
      </w:pPr>
    </w:p>
    <w:p w14:paraId="2A3E6604"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 xml:space="preserve">Há uma estrutura organizacional complexa ou instável, como evidenciado pelo seguinte: </w:t>
      </w:r>
    </w:p>
    <w:p w14:paraId="36DC79B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Dificuldade para determinar a organização ou indivíduos que têm participação de controle na entidade. </w:t>
      </w:r>
    </w:p>
    <w:p w14:paraId="433698FB" w14:textId="77777777" w:rsidR="002A6EFF" w:rsidRPr="00750F92"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Estrutura organizacional excessivamente complexa envolvendo entidades jurídicas ou linhas de autoridade gerenciais não usuais. </w:t>
      </w:r>
    </w:p>
    <w:p w14:paraId="2097A8CE"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Alta rotatividade da alta administração, departamento jurídico ou dos responsáveis pela governança.</w:t>
      </w:r>
    </w:p>
    <w:p w14:paraId="7533B595" w14:textId="77777777" w:rsidR="002A6EFF" w:rsidRDefault="002A6EFF" w:rsidP="002A6EFF">
      <w:pPr>
        <w:autoSpaceDE w:val="0"/>
        <w:autoSpaceDN w:val="0"/>
        <w:adjustRightInd w:val="0"/>
        <w:jc w:val="both"/>
        <w:rPr>
          <w:rFonts w:ascii="TimesNewRoman" w:hAnsi="TimesNewRoman" w:cs="TimesNewRoman"/>
          <w:color w:val="000000"/>
        </w:rPr>
      </w:pPr>
    </w:p>
    <w:p w14:paraId="5BCA11A9"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Os componentes do controle interno são deficientes como resultado do seguinte:</w:t>
      </w:r>
    </w:p>
    <w:p w14:paraId="72145609"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Monitoramento inadequado dos controles, inclusive dos controles automatizados e dos controles sobre as informações contábeis intermediárias (quando há requisito de reporte externo).</w:t>
      </w:r>
    </w:p>
    <w:p w14:paraId="113588B7"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Altas taxas de rotatividade ou emprego de empregados de contabilidade, auditoria interna ou tecnologia da informação que não são eficazes.</w:t>
      </w:r>
    </w:p>
    <w:p w14:paraId="4DCA8841" w14:textId="207F2631"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Sistemas de contabilidade e informações que não são eficazes, inclusive situações que envolvam deficiências significativas no controle interno.</w:t>
      </w:r>
    </w:p>
    <w:p w14:paraId="48E8EF88" w14:textId="77777777" w:rsidR="002A6EFF" w:rsidRDefault="002A6EFF" w:rsidP="002A6EFF">
      <w:pPr>
        <w:autoSpaceDE w:val="0"/>
        <w:autoSpaceDN w:val="0"/>
        <w:adjustRightInd w:val="0"/>
        <w:spacing w:after="0" w:line="240" w:lineRule="auto"/>
        <w:ind w:left="284"/>
        <w:jc w:val="both"/>
        <w:rPr>
          <w:rFonts w:ascii="TimesNewRoman" w:hAnsi="TimesNewRoman" w:cs="TimesNewRoman"/>
          <w:color w:val="000000"/>
        </w:rPr>
      </w:pPr>
    </w:p>
    <w:p w14:paraId="621DD4CC" w14:textId="476DFF0A" w:rsidR="002A6EFF" w:rsidRPr="002A6EFF" w:rsidRDefault="002A6EFF" w:rsidP="002A6EFF">
      <w:pPr>
        <w:rPr>
          <w:b/>
          <w:bCs/>
        </w:rPr>
      </w:pPr>
      <w:r w:rsidRPr="002A6EFF">
        <w:rPr>
          <w:b/>
          <w:bCs/>
        </w:rPr>
        <w:t>Atitudes/racionalizações</w:t>
      </w:r>
    </w:p>
    <w:p w14:paraId="2D798C46" w14:textId="77777777" w:rsidR="002A6EFF" w:rsidRDefault="002A6EFF" w:rsidP="002A6EFF">
      <w:pPr>
        <w:autoSpaceDE w:val="0"/>
        <w:autoSpaceDN w:val="0"/>
        <w:adjustRightInd w:val="0"/>
        <w:jc w:val="both"/>
        <w:rPr>
          <w:rFonts w:ascii="Symbol" w:hAnsi="Symbol" w:cs="Symbol"/>
          <w:color w:val="000000"/>
          <w:sz w:val="20"/>
          <w:szCs w:val="20"/>
        </w:rPr>
      </w:pPr>
    </w:p>
    <w:p w14:paraId="2B071E1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Comunicação, implementação, suporte ou aplicação dos valores ou padrões éticos da entidade pela administração, ou a comunicação de valores ou padrões éticos inadequados, que não são eficazes.</w:t>
      </w:r>
    </w:p>
    <w:p w14:paraId="4B19345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Participação ou preocupação excessiva da administração não financeira com a seleção de políticas contábeis ou com a determinação de estimativas significativas. </w:t>
      </w:r>
    </w:p>
    <w:p w14:paraId="20F9AFF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Histórico conhecido de violação das leis de títulos e valores mobiliários ou de outras leis e regulamentações, ou ações contra a entidade, sua alta administração ou os responsáveis pela governança, alegando fraude ou violação de leis e regulamentos.</w:t>
      </w:r>
    </w:p>
    <w:p w14:paraId="25E17A9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Interesse excessivo da administração por manter ou aumentar o preço das ações ou tendência de ganhos da entidade.</w:t>
      </w:r>
    </w:p>
    <w:p w14:paraId="5627D79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Prática, pela administração, de se comprometer com analistas, credores e outras partes no cumprimento de projeções agressivas ou irrealistas.</w:t>
      </w:r>
    </w:p>
    <w:p w14:paraId="5187215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Omissão da administração em remediar, de forma tempestiva, deficiências relevantes conhecidas nos controles internos.</w:t>
      </w:r>
    </w:p>
    <w:p w14:paraId="4817AE4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Interesse da administração em empregar meios inadequados para diminuir indevidamente o resultado por motivações tributárias. </w:t>
      </w:r>
    </w:p>
    <w:p w14:paraId="4F8583D4"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Moral baixa entre os membros da alta administração. </w:t>
      </w:r>
    </w:p>
    <w:p w14:paraId="501F320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Proprietário-administrador não faz nenhuma distinção entre suas transações pessoais e as do negócio. </w:t>
      </w:r>
    </w:p>
    <w:p w14:paraId="57CF4AD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Disputas entre acionistas em entidade que não é uma entidade listada.</w:t>
      </w:r>
    </w:p>
    <w:p w14:paraId="46766C6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Tentativas recorrentes da administração de justificar contabilização marginal ou inadequada com base na materialidade.</w:t>
      </w:r>
    </w:p>
    <w:p w14:paraId="48296689"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Relacionamento entre a administração e o auditor atual ou seu predecessor é tensa, como exibido das seguintes maneiras: </w:t>
      </w:r>
    </w:p>
    <w:p w14:paraId="774F7BAB" w14:textId="77777777" w:rsidR="002A6EFF" w:rsidRDefault="002A6EFF">
      <w:pPr>
        <w:numPr>
          <w:ilvl w:val="0"/>
          <w:numId w:val="102"/>
        </w:numPr>
        <w:autoSpaceDE w:val="0"/>
        <w:autoSpaceDN w:val="0"/>
        <w:adjustRightInd w:val="0"/>
        <w:spacing w:after="120" w:line="240" w:lineRule="auto"/>
        <w:ind w:left="567" w:hanging="283"/>
        <w:jc w:val="both"/>
        <w:rPr>
          <w:rFonts w:ascii="TimesNewRoman" w:hAnsi="TimesNewRoman" w:cs="TimesNewRoman"/>
          <w:color w:val="000000"/>
        </w:rPr>
      </w:pPr>
      <w:r>
        <w:rPr>
          <w:rFonts w:ascii="TimesNewRoman" w:hAnsi="TimesNewRoman" w:cs="TimesNewRoman"/>
          <w:color w:val="000000"/>
        </w:rPr>
        <w:t>disputas freqüentes com o auditor atual ou o anterior a respeito de assuntos de contabilidade, auditoria ou relatórios;</w:t>
      </w:r>
    </w:p>
    <w:p w14:paraId="3F485086" w14:textId="77777777" w:rsidR="002A6EFF" w:rsidRDefault="002A6EFF">
      <w:pPr>
        <w:numPr>
          <w:ilvl w:val="0"/>
          <w:numId w:val="102"/>
        </w:numPr>
        <w:autoSpaceDE w:val="0"/>
        <w:autoSpaceDN w:val="0"/>
        <w:adjustRightInd w:val="0"/>
        <w:spacing w:after="120" w:line="240" w:lineRule="auto"/>
        <w:ind w:left="567" w:hanging="283"/>
        <w:jc w:val="both"/>
        <w:rPr>
          <w:rFonts w:ascii="TimesNewRoman" w:hAnsi="TimesNewRoman" w:cs="TimesNewRoman"/>
          <w:color w:val="000000"/>
        </w:rPr>
      </w:pPr>
      <w:r>
        <w:rPr>
          <w:rFonts w:ascii="TimesNewRoman" w:hAnsi="TimesNewRoman" w:cs="TimesNewRoman"/>
          <w:color w:val="000000"/>
        </w:rPr>
        <w:t>exigências irracionais ao auditor, tais como limitações de tempo irreais para a conclusão da auditoria ou emissão do relatório do auditor;</w:t>
      </w:r>
    </w:p>
    <w:p w14:paraId="5445F2D4" w14:textId="77777777" w:rsidR="002A6EFF" w:rsidRDefault="002A6EFF">
      <w:pPr>
        <w:numPr>
          <w:ilvl w:val="0"/>
          <w:numId w:val="102"/>
        </w:numPr>
        <w:autoSpaceDE w:val="0"/>
        <w:autoSpaceDN w:val="0"/>
        <w:adjustRightInd w:val="0"/>
        <w:spacing w:after="120" w:line="240" w:lineRule="auto"/>
        <w:ind w:left="567" w:hanging="283"/>
        <w:jc w:val="both"/>
        <w:rPr>
          <w:rFonts w:ascii="TimesNewRoman" w:hAnsi="TimesNewRoman" w:cs="TimesNewRoman"/>
          <w:color w:val="000000"/>
        </w:rPr>
      </w:pPr>
      <w:r>
        <w:rPr>
          <w:rFonts w:ascii="TimesNewRoman" w:hAnsi="TimesNewRoman" w:cs="TimesNewRoman"/>
          <w:color w:val="000000"/>
        </w:rPr>
        <w:t>restrições ao auditor que limitam inadequadamente o acesso a pessoas ou informações ou a capacidade de comunicação eficaz com os responsáveis pela governança;</w:t>
      </w:r>
    </w:p>
    <w:p w14:paraId="1A819A2A" w14:textId="77777777" w:rsidR="002A6EFF" w:rsidRDefault="002A6EFF">
      <w:pPr>
        <w:numPr>
          <w:ilvl w:val="0"/>
          <w:numId w:val="102"/>
        </w:numPr>
        <w:autoSpaceDE w:val="0"/>
        <w:autoSpaceDN w:val="0"/>
        <w:adjustRightInd w:val="0"/>
        <w:spacing w:after="0" w:line="240" w:lineRule="auto"/>
        <w:ind w:left="567" w:hanging="283"/>
        <w:jc w:val="both"/>
        <w:rPr>
          <w:rFonts w:ascii="TimesNewRoman" w:hAnsi="TimesNewRoman" w:cs="TimesNewRoman"/>
          <w:color w:val="000000"/>
        </w:rPr>
      </w:pPr>
      <w:r>
        <w:rPr>
          <w:rFonts w:ascii="TimesNewRoman" w:hAnsi="TimesNewRoman" w:cs="TimesNewRoman"/>
          <w:color w:val="000000"/>
        </w:rPr>
        <w:t>conduta autoritária no trato com o auditor, especialmente quando envolve tentativas de influenciar o alcance do trabalho do auditor ou a seleção ou manutenção dos empregados designados ou consultados sobre o trabalho de auditoria.</w:t>
      </w:r>
    </w:p>
    <w:p w14:paraId="79040D5A" w14:textId="77777777" w:rsidR="002A6EFF" w:rsidRDefault="002A6EFF" w:rsidP="002A6EFF">
      <w:pPr>
        <w:autoSpaceDE w:val="0"/>
        <w:autoSpaceDN w:val="0"/>
        <w:adjustRightInd w:val="0"/>
        <w:jc w:val="both"/>
        <w:rPr>
          <w:b/>
          <w:bCs/>
          <w:color w:val="000000"/>
        </w:rPr>
      </w:pPr>
    </w:p>
    <w:p w14:paraId="2B813C91" w14:textId="77777777" w:rsidR="002A6EFF" w:rsidRPr="002A6EFF" w:rsidRDefault="002A6EFF" w:rsidP="002A6EFF">
      <w:pPr>
        <w:rPr>
          <w:b/>
          <w:bCs/>
        </w:rPr>
      </w:pPr>
      <w:r w:rsidRPr="002A6EFF">
        <w:rPr>
          <w:b/>
          <w:bCs/>
        </w:rPr>
        <w:t>Fatores de risco decorrentes de distorções originárias de apropriação indevida de ativos</w:t>
      </w:r>
    </w:p>
    <w:p w14:paraId="17FD5EB8" w14:textId="77777777" w:rsidR="002A6EFF" w:rsidRDefault="002A6EFF" w:rsidP="002A6EFF">
      <w:pPr>
        <w:autoSpaceDE w:val="0"/>
        <w:autoSpaceDN w:val="0"/>
        <w:adjustRightInd w:val="0"/>
        <w:jc w:val="both"/>
        <w:rPr>
          <w:rFonts w:ascii="TimesNewRoman" w:hAnsi="TimesNewRoman" w:cs="TimesNewRoman"/>
          <w:color w:val="000000"/>
        </w:rPr>
      </w:pPr>
    </w:p>
    <w:p w14:paraId="6E277CBA"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 xml:space="preserve">Fatores de risco relacionados a distorções decorrentes de apropriação indevida de ativos também são classificados segundo as três condições geralmente presentes quando há fraude: incentivo/pressão, oportunidade e atitude/racionalização. Alguns dos fatores de risco relacionados a distorções decorrentes de informações contábeis fraudulentas também podem estar presentes quando ocorrerem distorções originárias de apropriação indevida de ativos. Por exemplo, o monitoramento ineficaz da administração e outras deficiências no controle interno podem estar presentes quando existirem distorções decorrentes de informação contábil fraudulenta ou apropriação indevida de ativos. </w:t>
      </w:r>
    </w:p>
    <w:p w14:paraId="7BE8DB23" w14:textId="77777777" w:rsidR="002A6EFF" w:rsidRDefault="002A6EFF" w:rsidP="002A6EFF">
      <w:pPr>
        <w:autoSpaceDE w:val="0"/>
        <w:autoSpaceDN w:val="0"/>
        <w:adjustRightInd w:val="0"/>
        <w:jc w:val="both"/>
        <w:rPr>
          <w:i/>
          <w:iCs/>
          <w:color w:val="000000"/>
        </w:rPr>
      </w:pPr>
    </w:p>
    <w:p w14:paraId="2F2BB963" w14:textId="77777777" w:rsidR="002A6EFF" w:rsidRPr="002A6EFF" w:rsidRDefault="002A6EFF" w:rsidP="002A6EFF">
      <w:pPr>
        <w:rPr>
          <w:b/>
          <w:bCs/>
        </w:rPr>
      </w:pPr>
      <w:r w:rsidRPr="002A6EFF">
        <w:rPr>
          <w:b/>
          <w:bCs/>
        </w:rPr>
        <w:t>Incentivos/Pressões</w:t>
      </w:r>
    </w:p>
    <w:p w14:paraId="3B73E58E" w14:textId="77777777" w:rsidR="002A6EFF" w:rsidRDefault="002A6EFF" w:rsidP="002A6EFF">
      <w:pPr>
        <w:autoSpaceDE w:val="0"/>
        <w:autoSpaceDN w:val="0"/>
        <w:adjustRightInd w:val="0"/>
        <w:jc w:val="both"/>
        <w:rPr>
          <w:rFonts w:ascii="TimesNewRoman" w:hAnsi="TimesNewRoman" w:cs="TimesNewRoman"/>
          <w:color w:val="000000"/>
        </w:rPr>
      </w:pPr>
    </w:p>
    <w:p w14:paraId="683A4336"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 xml:space="preserve">Obrigações financeiras pessoais podem criar pressão sobre a administração ou empregados com acesso a dinheiro ou outros ativos suscetíveis de roubo para que se apropriem indevidamente de tais ativos. Relacionamentos adversos entre a entidade e empregados com acesso a dinheiro ou outros ativos suscetíveis de roubo podem motivar esses empregados a apropriar-se indevidamente de tais ativos. Por exemplo, relações adversas podem ser criadas pelo seguinte: </w:t>
      </w:r>
    </w:p>
    <w:p w14:paraId="1E316B8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Demissões conhecidas ou previstas de empregados. </w:t>
      </w:r>
    </w:p>
    <w:p w14:paraId="68F6C5A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Mudanças recentes ou previstas na forma de remuneração ou nos planos de benefícios dos empregados.</w:t>
      </w:r>
    </w:p>
    <w:p w14:paraId="5E096691"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Promoção, remuneração ou outras recompensas incompatíveis com as expectativas.</w:t>
      </w:r>
    </w:p>
    <w:p w14:paraId="29B0ACC8" w14:textId="77777777" w:rsidR="002A6EFF" w:rsidRDefault="002A6EFF" w:rsidP="002A6EFF">
      <w:pPr>
        <w:autoSpaceDE w:val="0"/>
        <w:autoSpaceDN w:val="0"/>
        <w:adjustRightInd w:val="0"/>
        <w:jc w:val="both"/>
        <w:rPr>
          <w:i/>
          <w:iCs/>
          <w:color w:val="000000"/>
        </w:rPr>
      </w:pPr>
    </w:p>
    <w:p w14:paraId="79E141E7" w14:textId="77777777" w:rsidR="002A6EFF" w:rsidRPr="002A6EFF" w:rsidRDefault="002A6EFF" w:rsidP="002A6EFF">
      <w:pPr>
        <w:rPr>
          <w:b/>
          <w:bCs/>
        </w:rPr>
      </w:pPr>
      <w:r w:rsidRPr="002A6EFF">
        <w:rPr>
          <w:b/>
          <w:bCs/>
        </w:rPr>
        <w:t>Oportunidades</w:t>
      </w:r>
    </w:p>
    <w:p w14:paraId="51AA4589" w14:textId="77777777" w:rsidR="002A6EFF" w:rsidRDefault="002A6EFF" w:rsidP="002A6EFF">
      <w:pPr>
        <w:autoSpaceDE w:val="0"/>
        <w:autoSpaceDN w:val="0"/>
        <w:adjustRightInd w:val="0"/>
        <w:jc w:val="both"/>
        <w:rPr>
          <w:rFonts w:ascii="TimesNewRoman" w:hAnsi="TimesNewRoman" w:cs="TimesNewRoman"/>
          <w:color w:val="000000"/>
        </w:rPr>
      </w:pPr>
    </w:p>
    <w:p w14:paraId="0C3A741C"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Certas características ou circunstâncias podem aumentar a suscetibilidade dos ativos à apropriação indevida. Por exemplo, as oportunidades de apropriação indevida de ativos aumentam quando existe o seguinte:</w:t>
      </w:r>
    </w:p>
    <w:p w14:paraId="398519C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Grandes quantias de dinheiro em mão ou processadas.</w:t>
      </w:r>
    </w:p>
    <w:p w14:paraId="4239FB2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Itens de estoque com tamanho pequeno, com alto valor ou em alta procura.</w:t>
      </w:r>
    </w:p>
    <w:p w14:paraId="45659CB4"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Ativos facilmente conversíveis, tais como títulos ao portador, diamantes ou chips de computador.</w:t>
      </w:r>
    </w:p>
    <w:p w14:paraId="6639776F"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 xml:space="preserve">Ativos fixos de tamanho pequeno, comercializáveis ou sem identificação clara de propriedade. </w:t>
      </w:r>
    </w:p>
    <w:p w14:paraId="45A7D98E" w14:textId="77777777" w:rsidR="002A6EFF" w:rsidRDefault="002A6EFF" w:rsidP="002A6EFF">
      <w:pPr>
        <w:autoSpaceDE w:val="0"/>
        <w:autoSpaceDN w:val="0"/>
        <w:adjustRightInd w:val="0"/>
        <w:ind w:left="567"/>
        <w:jc w:val="both"/>
        <w:rPr>
          <w:rFonts w:ascii="TimesNewRoman" w:hAnsi="TimesNewRoman" w:cs="TimesNewRoman"/>
          <w:color w:val="000000"/>
        </w:rPr>
      </w:pPr>
    </w:p>
    <w:p w14:paraId="5351FC91"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 xml:space="preserve">O controle interno inadequado sobre os ativos pode aumentar a suscetibilidade de apropriação indevida dos ativos. Por exemplo, a apropriação indevida de ativos pode ocorrer por causa do seguinte: </w:t>
      </w:r>
    </w:p>
    <w:p w14:paraId="0B533AA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Segregação inadequada de funções ou de verificações independentes.</w:t>
      </w:r>
    </w:p>
    <w:p w14:paraId="12FE6C7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Supervisão geral inadequada dos gastos da alta administração, tais como viagens e outros reembolsos.</w:t>
      </w:r>
    </w:p>
    <w:p w14:paraId="4594E45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Supervisão geral inadequada pela administração dos empregados responsáveis por ativos, por exemplo, supervisão ou monitoramento inadequado de locais remotos. </w:t>
      </w:r>
    </w:p>
    <w:p w14:paraId="7C0954F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Investigação inadequada da vida pregressa de candidatos a empregos com acesso a ativos.</w:t>
      </w:r>
    </w:p>
    <w:p w14:paraId="0D0C923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Registros inadequados referentes aos ativos.</w:t>
      </w:r>
    </w:p>
    <w:p w14:paraId="3653358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Sistema inadequado de autorização e aprovação de operações (por exemplo, em compras).</w:t>
      </w:r>
    </w:p>
    <w:p w14:paraId="313A6B0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Salvaguardas físicas inadequadas de dinheiro, investimento, estoque ou ativos fixos. </w:t>
      </w:r>
    </w:p>
    <w:p w14:paraId="2929526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Falta de conciliação completa e tempestiva de ativos.</w:t>
      </w:r>
    </w:p>
    <w:p w14:paraId="314ADEE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Falta de documentação tempestiva e apropriada de transações, por exemplo, créditos por devolução de mercadoria.</w:t>
      </w:r>
    </w:p>
    <w:p w14:paraId="2055570D"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Falta de férias obrigatórias para empregados que executam funções-chave de controle.</w:t>
      </w:r>
    </w:p>
    <w:p w14:paraId="04F9442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Entendimento inadequado de tecnologia da informação pela administração, o que possibilita aos empregados de tecnologia da informação perpetrar apropriação indevida.</w:t>
      </w:r>
    </w:p>
    <w:p w14:paraId="69B72E27"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Controles inadequados para o acesso a registros automatizados, incluindo os controles e o exame dos registros de eventos dos sistemas computadorizados.</w:t>
      </w:r>
    </w:p>
    <w:p w14:paraId="337286A7" w14:textId="77777777" w:rsidR="002A6EFF" w:rsidRDefault="002A6EFF" w:rsidP="002A6EFF">
      <w:pPr>
        <w:autoSpaceDE w:val="0"/>
        <w:autoSpaceDN w:val="0"/>
        <w:adjustRightInd w:val="0"/>
        <w:jc w:val="both"/>
        <w:rPr>
          <w:i/>
          <w:iCs/>
          <w:color w:val="000000"/>
        </w:rPr>
      </w:pPr>
    </w:p>
    <w:p w14:paraId="4BA49181" w14:textId="77777777" w:rsidR="002A6EFF" w:rsidRPr="002A6EFF" w:rsidRDefault="002A6EFF" w:rsidP="002A6EFF">
      <w:pPr>
        <w:rPr>
          <w:b/>
          <w:bCs/>
        </w:rPr>
      </w:pPr>
      <w:r w:rsidRPr="002A6EFF">
        <w:rPr>
          <w:b/>
          <w:bCs/>
        </w:rPr>
        <w:t>Atitudes/racionalizações</w:t>
      </w:r>
    </w:p>
    <w:p w14:paraId="036EDDBB" w14:textId="77777777" w:rsidR="002A6EFF" w:rsidRDefault="002A6EFF" w:rsidP="002A6EFF">
      <w:pPr>
        <w:autoSpaceDE w:val="0"/>
        <w:autoSpaceDN w:val="0"/>
        <w:adjustRightInd w:val="0"/>
        <w:jc w:val="both"/>
        <w:rPr>
          <w:rFonts w:ascii="Symbol" w:hAnsi="Symbol" w:cs="Symbol"/>
          <w:color w:val="000000"/>
          <w:sz w:val="20"/>
          <w:szCs w:val="20"/>
        </w:rPr>
      </w:pPr>
    </w:p>
    <w:p w14:paraId="4F3CF69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Falta de consideração em relação à necessidade de monitorar ou reduzir riscos relacionados com apropriações indevidas de ativos. </w:t>
      </w:r>
    </w:p>
    <w:p w14:paraId="70CC1C3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Falta de consideração em relação ao controle interno sobre apropriação indevida de ativos por burlar os controles existentes ou por omissão em tomar medidas corretivas sobre deficiências no controle interno. </w:t>
      </w:r>
    </w:p>
    <w:p w14:paraId="61649B97"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Conduta que indique desagrado ou insatisfação com a entidade ou o tratamento de seus empregados.</w:t>
      </w:r>
    </w:p>
    <w:p w14:paraId="6BB1CFB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Mudanças na conduta ou estilo de vida que possam indicar que ativos foram indevidamente apropriados.</w:t>
      </w:r>
    </w:p>
    <w:p w14:paraId="1F7978FE"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Tolerância de pequenos roubos.</w:t>
      </w:r>
    </w:p>
    <w:p w14:paraId="12236B0A" w14:textId="77777777" w:rsidR="002A6EFF" w:rsidRDefault="002A6EFF" w:rsidP="002A6EFF">
      <w:pPr>
        <w:autoSpaceDE w:val="0"/>
        <w:autoSpaceDN w:val="0"/>
        <w:adjustRightInd w:val="0"/>
        <w:jc w:val="both"/>
        <w:rPr>
          <w:b/>
          <w:bCs/>
          <w:color w:val="000000"/>
          <w:sz w:val="28"/>
          <w:szCs w:val="28"/>
        </w:rPr>
      </w:pPr>
    </w:p>
    <w:p w14:paraId="73CE0C09" w14:textId="77777777" w:rsidR="002A6EFF" w:rsidRDefault="002A6EFF" w:rsidP="002A6EFF">
      <w:pPr>
        <w:autoSpaceDE w:val="0"/>
        <w:autoSpaceDN w:val="0"/>
        <w:adjustRightInd w:val="0"/>
        <w:jc w:val="both"/>
        <w:rPr>
          <w:b/>
          <w:bCs/>
          <w:color w:val="000000"/>
          <w:sz w:val="28"/>
          <w:szCs w:val="28"/>
        </w:rPr>
      </w:pPr>
    </w:p>
    <w:p w14:paraId="42B0B852" w14:textId="77777777" w:rsidR="002A6EFF" w:rsidRDefault="002A6EFF" w:rsidP="002A6EFF">
      <w:pPr>
        <w:autoSpaceDE w:val="0"/>
        <w:autoSpaceDN w:val="0"/>
        <w:adjustRightInd w:val="0"/>
        <w:jc w:val="both"/>
        <w:rPr>
          <w:b/>
          <w:bCs/>
          <w:color w:val="000000"/>
          <w:sz w:val="28"/>
          <w:szCs w:val="28"/>
        </w:rPr>
      </w:pPr>
      <w:r>
        <w:rPr>
          <w:b/>
          <w:bCs/>
          <w:color w:val="000000"/>
          <w:sz w:val="28"/>
          <w:szCs w:val="28"/>
        </w:rPr>
        <w:t>Apêndice 2</w:t>
      </w:r>
    </w:p>
    <w:p w14:paraId="494AF598" w14:textId="77777777" w:rsidR="002A6EFF" w:rsidRPr="00C117BD" w:rsidRDefault="002A6EFF" w:rsidP="002A6EFF">
      <w:pPr>
        <w:autoSpaceDE w:val="0"/>
        <w:autoSpaceDN w:val="0"/>
        <w:adjustRightInd w:val="0"/>
        <w:jc w:val="both"/>
        <w:rPr>
          <w:rFonts w:ascii="TimesNewRoman" w:hAnsi="TimesNewRoman" w:cs="TimesNewRoman"/>
          <w:color w:val="000000"/>
          <w:sz w:val="20"/>
          <w:szCs w:val="20"/>
        </w:rPr>
      </w:pPr>
      <w:r w:rsidRPr="00367CB9">
        <w:rPr>
          <w:b/>
          <w:bCs/>
          <w:color w:val="000000"/>
        </w:rPr>
        <w:t>Exemplos de possíveis procedimentos de auditoria para lidar com riscos avaliados de distorção relevante decorrente de fraude</w:t>
      </w:r>
      <w:r>
        <w:rPr>
          <w:b/>
          <w:bCs/>
          <w:color w:val="000000"/>
          <w:sz w:val="28"/>
          <w:szCs w:val="28"/>
        </w:rPr>
        <w:t xml:space="preserve"> </w:t>
      </w:r>
      <w:r w:rsidRPr="00C117BD">
        <w:rPr>
          <w:rFonts w:ascii="TimesNewRoman" w:hAnsi="TimesNewRoman" w:cs="TimesNewRoman"/>
          <w:color w:val="000000"/>
          <w:sz w:val="20"/>
          <w:szCs w:val="20"/>
        </w:rPr>
        <w:t>(</w:t>
      </w:r>
      <w:r>
        <w:rPr>
          <w:rFonts w:ascii="TimesNewRoman" w:hAnsi="TimesNewRoman" w:cs="TimesNewRoman"/>
          <w:color w:val="000000"/>
          <w:sz w:val="20"/>
          <w:szCs w:val="20"/>
        </w:rPr>
        <w:t>ver</w:t>
      </w:r>
      <w:r w:rsidRPr="00C117BD">
        <w:rPr>
          <w:rFonts w:ascii="TimesNewRoman" w:hAnsi="TimesNewRoman" w:cs="TimesNewRoman"/>
          <w:color w:val="000000"/>
          <w:sz w:val="20"/>
          <w:szCs w:val="20"/>
        </w:rPr>
        <w:t xml:space="preserve"> item A40)</w:t>
      </w:r>
    </w:p>
    <w:p w14:paraId="5BBCA08F" w14:textId="77777777" w:rsidR="002A6EFF" w:rsidRDefault="002A6EFF" w:rsidP="002A6EFF">
      <w:pPr>
        <w:autoSpaceDE w:val="0"/>
        <w:autoSpaceDN w:val="0"/>
        <w:adjustRightInd w:val="0"/>
        <w:jc w:val="both"/>
        <w:rPr>
          <w:rFonts w:ascii="TimesNewRoman" w:hAnsi="TimesNewRoman" w:cs="TimesNewRoman"/>
          <w:color w:val="000000"/>
        </w:rPr>
      </w:pPr>
    </w:p>
    <w:p w14:paraId="6E686DB4"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 xml:space="preserve">Os seguintes são exemplos de possíveis procedimentos de auditoria para lidar com riscos avaliados de distorção relevante devido a fraude resultante de informações contábeis fraudulentas e de apropriação indevida de ativos. Embora esses procedimentos abranjam um amplo leque de situações, eles são apenas exemplos e, portanto, podem não ser os mais apropriados ou necessários em cada circunstância.  A ordem dos procedimentos ilustrativos não reflete necessariamente a ordem de importância e nem tampouco pretende refletir sua importância relativa. </w:t>
      </w:r>
    </w:p>
    <w:p w14:paraId="374597D7" w14:textId="77777777" w:rsidR="002A6EFF" w:rsidRDefault="002A6EFF" w:rsidP="002A6EFF">
      <w:pPr>
        <w:autoSpaceDE w:val="0"/>
        <w:autoSpaceDN w:val="0"/>
        <w:adjustRightInd w:val="0"/>
        <w:jc w:val="both"/>
        <w:rPr>
          <w:b/>
          <w:bCs/>
          <w:color w:val="000000"/>
        </w:rPr>
      </w:pPr>
    </w:p>
    <w:p w14:paraId="03DED9EB" w14:textId="77777777" w:rsidR="002A6EFF" w:rsidRPr="002A6EFF" w:rsidRDefault="002A6EFF" w:rsidP="002A6EFF">
      <w:pPr>
        <w:rPr>
          <w:b/>
          <w:bCs/>
        </w:rPr>
      </w:pPr>
      <w:r w:rsidRPr="002A6EFF">
        <w:rPr>
          <w:b/>
          <w:bCs/>
        </w:rPr>
        <w:t>Consideração no âmbito das afirmações</w:t>
      </w:r>
    </w:p>
    <w:p w14:paraId="175AB270" w14:textId="77777777" w:rsidR="002A6EFF" w:rsidRDefault="002A6EFF" w:rsidP="002A6EFF">
      <w:pPr>
        <w:autoSpaceDE w:val="0"/>
        <w:autoSpaceDN w:val="0"/>
        <w:adjustRightInd w:val="0"/>
        <w:jc w:val="both"/>
        <w:rPr>
          <w:rFonts w:ascii="TimesNewRoman" w:hAnsi="TimesNewRoman" w:cs="TimesNewRoman"/>
          <w:color w:val="000000"/>
        </w:rPr>
      </w:pPr>
    </w:p>
    <w:p w14:paraId="0D7C30A8"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As respostas específicas à avaliação do auditor dos riscos de distorção relevante decorrente de fraude variam dependendo dos tipos ou combinações de fatores de risco de fraude ou condições identificadas, e as classes de operações, saldos contábeis, divulgações e afirmações que eles possam afetar.</w:t>
      </w:r>
    </w:p>
    <w:p w14:paraId="706358D2" w14:textId="77777777" w:rsidR="002A6EFF" w:rsidRDefault="002A6EFF" w:rsidP="002A6EFF">
      <w:pPr>
        <w:autoSpaceDE w:val="0"/>
        <w:autoSpaceDN w:val="0"/>
        <w:adjustRightInd w:val="0"/>
        <w:jc w:val="both"/>
        <w:rPr>
          <w:rFonts w:ascii="TimesNewRoman" w:hAnsi="TimesNewRoman" w:cs="TimesNewRoman"/>
          <w:color w:val="000000"/>
        </w:rPr>
      </w:pPr>
    </w:p>
    <w:p w14:paraId="2E536E8B"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Os seguintes são exemplos específicos de respostas:</w:t>
      </w:r>
    </w:p>
    <w:p w14:paraId="51C4A6E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Visitar locais ou executar certos testes de surpresa, sem anúncio prévio. Por exemplo, observar o estoque em locais onde a presença do auditor não foi previamente anunciada, efetuar contagem de caixa em data não anunciada, sem anúncio prévio.</w:t>
      </w:r>
    </w:p>
    <w:p w14:paraId="00430485"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Solicitar que os estoques sejam contados no fim do período sob exame ou em data próxima do fim do período para minimizar o risco de manipulação dos saldos no período entre a data da conclusão da contagem e o fim do período.</w:t>
      </w:r>
    </w:p>
    <w:p w14:paraId="261122A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Alterar a abordagem da auditoria no ano corrente. Por exemplo, entrar em contato com clientes e fornecedores importantes, verbalmente, além de enviar confirmação escrita, enviar solicitações de confirmação a uma parte específica na organização ou buscar informações adicionais e diferentes. </w:t>
      </w:r>
    </w:p>
    <w:p w14:paraId="7A6C482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Executar uma revisão detalhada dos lançamentos de ajuste de fim de trimestre ou fim de exercício e investigar qualquer um que pareça não usual quanto à natureza ou valor.</w:t>
      </w:r>
    </w:p>
    <w:p w14:paraId="2719BBD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Para transações significativas e não usuais, particularmente as ocorridas no fim ou perto do fim do período sob exame, investigar a possibilidade de envolverem partes relacionadas e as fontes dos recursos financeiros que sustentam as transações.</w:t>
      </w:r>
    </w:p>
    <w:p w14:paraId="21480AB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Executar procedimentos analíticos substantivos usando dados não agregados. Por exemplo, comparar vendas e custo de vendas por local, linha de negócio ou mês com as expectativas desenvolvidas pelo auditor.</w:t>
      </w:r>
    </w:p>
    <w:p w14:paraId="63CEC4C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Conduzir entrevistas de empregados envolvidos em áreas em que o risco de distorção relevante decorrente de fraude foi identificado, para obter a perspectiva deles a respeito do risco e se, ou como, os controles mitigam o risco.</w:t>
      </w:r>
    </w:p>
    <w:p w14:paraId="0E5FBAA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Quando outros auditores independentes estão auditando as demonstrações contábeis de uma ou mais subsidiárias, divisões ou filiais, discutir com eles a extensão do trabalho necessário a ser executado para enfrentar o risco avaliado de distorção relevante decorrente de fraude originária de transações e atividades entre estes componentes.</w:t>
      </w:r>
    </w:p>
    <w:p w14:paraId="09890AB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Se o trabalho de especialista torna-se particularmente significativo no que diz respeito a um item da demonstração contábil com risco de distorção avaliado como alto, decorrente de fraude, executar procedimentos adicionais relativos a algumas ou todas as premissas, métodos ou descobertas do especialista para determinar que as descobertas são razoáveis ou envolver outro especialista para atingir esse propósito.</w:t>
      </w:r>
    </w:p>
    <w:p w14:paraId="696BD03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Executar procedimentos de auditoria para analisar contas de abertura nos balanços das demonstrações contábeis auditadas anteriormente para avaliar, com o benefício da visão em retrospecto, como foram solucionados certos assuntos envolvendo estimativas contábeis e julgamentos, por exemplo, uma provisão para devolução de mercadorias. </w:t>
      </w:r>
    </w:p>
    <w:p w14:paraId="682086E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Executar procedimentos em contas ou outras conciliações elaboradas pela entidade, considerando inclusive conciliações realizadas em períodos intermediários.</w:t>
      </w:r>
    </w:p>
    <w:p w14:paraId="42E353F5"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Aplicar técnicas assistidas por computador, como prospecção de dados para testes em busca de anomalias em uma população. </w:t>
      </w:r>
    </w:p>
    <w:p w14:paraId="2618BF4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Testar a integridade de registros e operações processados em sistema computadorizado. </w:t>
      </w:r>
    </w:p>
    <w:p w14:paraId="1E6E3E57"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 xml:space="preserve">Buscar evidências de auditoria adicionais em fontes fora da entidade sendo auditada. </w:t>
      </w:r>
    </w:p>
    <w:p w14:paraId="065A50A6" w14:textId="77777777" w:rsidR="002A6EFF" w:rsidRDefault="002A6EFF" w:rsidP="002A6EFF">
      <w:pPr>
        <w:autoSpaceDE w:val="0"/>
        <w:autoSpaceDN w:val="0"/>
        <w:adjustRightInd w:val="0"/>
        <w:jc w:val="both"/>
        <w:rPr>
          <w:b/>
          <w:bCs/>
          <w:color w:val="000000"/>
        </w:rPr>
      </w:pPr>
    </w:p>
    <w:p w14:paraId="51D496E4" w14:textId="77777777" w:rsidR="002A6EFF" w:rsidRPr="002A6EFF" w:rsidRDefault="002A6EFF" w:rsidP="002A6EFF">
      <w:pPr>
        <w:rPr>
          <w:b/>
          <w:bCs/>
        </w:rPr>
      </w:pPr>
      <w:r w:rsidRPr="002A6EFF">
        <w:rPr>
          <w:b/>
          <w:bCs/>
        </w:rPr>
        <w:t>Respostas específicas – Distorção resultante de informações contábeis fraudulentas</w:t>
      </w:r>
    </w:p>
    <w:p w14:paraId="63AD9792" w14:textId="77777777" w:rsidR="002A6EFF" w:rsidRDefault="002A6EFF" w:rsidP="002A6EFF">
      <w:pPr>
        <w:autoSpaceDE w:val="0"/>
        <w:autoSpaceDN w:val="0"/>
        <w:adjustRightInd w:val="0"/>
        <w:jc w:val="both"/>
        <w:rPr>
          <w:rFonts w:ascii="TimesNewRoman" w:hAnsi="TimesNewRoman" w:cs="TimesNewRoman"/>
          <w:color w:val="000000"/>
        </w:rPr>
      </w:pPr>
    </w:p>
    <w:p w14:paraId="159CA7B7"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Exemplos de respostas às avaliações do auditor dos riscos de distorção relevante decorrente de informações contábeis fraudulentas são como a seguir:</w:t>
      </w:r>
    </w:p>
    <w:p w14:paraId="35DACBA2" w14:textId="77777777" w:rsidR="002A6EFF" w:rsidRDefault="002A6EFF" w:rsidP="002A6EFF">
      <w:pPr>
        <w:autoSpaceDE w:val="0"/>
        <w:autoSpaceDN w:val="0"/>
        <w:adjustRightInd w:val="0"/>
        <w:jc w:val="both"/>
        <w:rPr>
          <w:i/>
          <w:iCs/>
          <w:color w:val="000000"/>
        </w:rPr>
      </w:pPr>
    </w:p>
    <w:p w14:paraId="25C2C984" w14:textId="77777777" w:rsidR="002A6EFF" w:rsidRPr="002A6EFF" w:rsidRDefault="002A6EFF" w:rsidP="002A6EFF">
      <w:pPr>
        <w:rPr>
          <w:b/>
          <w:bCs/>
        </w:rPr>
      </w:pPr>
      <w:r w:rsidRPr="002A6EFF">
        <w:rPr>
          <w:b/>
          <w:bCs/>
        </w:rPr>
        <w:t>Reconhecimento de receita</w:t>
      </w:r>
    </w:p>
    <w:p w14:paraId="3CB98141" w14:textId="77777777" w:rsidR="002A6EFF" w:rsidRDefault="002A6EFF" w:rsidP="002A6EFF">
      <w:pPr>
        <w:autoSpaceDE w:val="0"/>
        <w:autoSpaceDN w:val="0"/>
        <w:adjustRightInd w:val="0"/>
        <w:jc w:val="both"/>
        <w:rPr>
          <w:rFonts w:ascii="Symbol" w:hAnsi="Symbol" w:cs="Symbol"/>
          <w:color w:val="000000"/>
          <w:sz w:val="20"/>
          <w:szCs w:val="20"/>
        </w:rPr>
      </w:pPr>
    </w:p>
    <w:p w14:paraId="33A06C3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Executar procedimentos analíticos substantivos relacionados a receitas usando dados não agregados, por exemplo, comparando a receita relatada por mês e por linha de produto ou segmento de negócio durante o período de reporte corrente com períodos anteriores comparáveis. Técnicas de auditoria assistidas por computador podem ser úteis na identificação de relações ou operações de receita não usuais ou inesperadas.</w:t>
      </w:r>
    </w:p>
    <w:p w14:paraId="2C64260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Confirmar junto aos clientes certos termos contratuais relevantes e a ausência de acordos paralelos, porque a contabilização apropriada muitas vezes é influenciada por tais termos ou acordos e a base para descontos ou o período ao qual se relacionam muitas vezes é mal documentado. Por exemplo, os critérios de aceitação, os termos de entrega e pagamento, a ausência de obrigações futuras ou contínuas de fornecedor, direito de devolução, valores de revenda garantidos e previsões para cancelamento ou reembolso muitas vezes são relevantes em tais circunstâncias. </w:t>
      </w:r>
    </w:p>
    <w:p w14:paraId="19141FF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Indagações junto ao pessoal de vendas e marketing ou do departamento jurídico a respeito de vendas ou remessas perto do fim do período e de seu conhecimento de quaisquer termos ou condições não usuais associados a essas transações.</w:t>
      </w:r>
    </w:p>
    <w:p w14:paraId="341BAB9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Estar fisicamente presente em um ou mais locais no fim do período para observar a expedição de bens ou sua preparação para expedição (ou devoluções aguardando processamento), assim como executar outros procedimentos de corte apropriados para vendas e estoque.</w:t>
      </w:r>
    </w:p>
    <w:p w14:paraId="249182D0"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Para as situações em que transações de receita são eletronicamente iniciadas, processadas e registradas, testar os controles para determinar se eles fornecem garantia de que as transações de receita registradas ocorreram e estão adequadamente registradas.</w:t>
      </w:r>
    </w:p>
    <w:p w14:paraId="7D5434AF" w14:textId="77777777" w:rsidR="002A6EFF" w:rsidRDefault="002A6EFF" w:rsidP="002A6EFF">
      <w:pPr>
        <w:autoSpaceDE w:val="0"/>
        <w:autoSpaceDN w:val="0"/>
        <w:adjustRightInd w:val="0"/>
        <w:jc w:val="both"/>
        <w:rPr>
          <w:i/>
          <w:iCs/>
          <w:color w:val="000000"/>
        </w:rPr>
      </w:pPr>
    </w:p>
    <w:p w14:paraId="22761696" w14:textId="77777777" w:rsidR="002A6EFF" w:rsidRPr="002A6EFF" w:rsidRDefault="002A6EFF" w:rsidP="002A6EFF">
      <w:pPr>
        <w:rPr>
          <w:b/>
          <w:bCs/>
        </w:rPr>
      </w:pPr>
      <w:r w:rsidRPr="002A6EFF">
        <w:rPr>
          <w:b/>
          <w:bCs/>
        </w:rPr>
        <w:t>Quantidades do estoque</w:t>
      </w:r>
    </w:p>
    <w:p w14:paraId="274D3975" w14:textId="77777777" w:rsidR="002A6EFF" w:rsidRDefault="002A6EFF" w:rsidP="002A6EFF">
      <w:pPr>
        <w:autoSpaceDE w:val="0"/>
        <w:autoSpaceDN w:val="0"/>
        <w:adjustRightInd w:val="0"/>
        <w:jc w:val="both"/>
        <w:rPr>
          <w:rFonts w:ascii="Symbol" w:hAnsi="Symbol" w:cs="Symbol"/>
          <w:color w:val="000000"/>
          <w:sz w:val="20"/>
          <w:szCs w:val="20"/>
        </w:rPr>
      </w:pPr>
    </w:p>
    <w:p w14:paraId="58A2037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Examinar os registros de estoque da entidade para identificar locais que exijam atenção específica durante ou após a contagem física do estoque. </w:t>
      </w:r>
    </w:p>
    <w:p w14:paraId="5A6C9EE9"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Observar contagens físicas de estoque em certas localidades sem anúncio prévio ou conduzir contagens físicas de estoque em todos os locais na mesma data.</w:t>
      </w:r>
    </w:p>
    <w:p w14:paraId="14193BF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Conduzir contagens de estoque no fim ou perto do fim do período de reporte para minimizar o risco de manipulação inadequada durante o período entre a contagem e o fim do período sob exame. </w:t>
      </w:r>
    </w:p>
    <w:p w14:paraId="271D6A9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Executar procedimentos adicionais durante a observação da contagem física de estoques. Por exemplo, examinar mais rigorosamente o conteúdo de itens encaixotados, a maneira como os itens são empilhados (por exemplo, quadrados vazios) ou etiquetados e a qualidade (isto é, pureza, grau ou concentração) de substâncias líquidas como perfumes ou substâncias químicas especiais. Usar o trabalho de especialista pode ser útil neste aspecto.</w:t>
      </w:r>
    </w:p>
    <w:p w14:paraId="2E8ED4C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Comparar as quantidades para o período corrente com períodos anteriores por classe ou categoria de estoque, local ou outros critérios, ou comparação de quantidades contadas com registros de estoques.</w:t>
      </w:r>
    </w:p>
    <w:p w14:paraId="3884EF44"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Usar técnicas de auditoria assistidas por computador para testar adicionalmente a compilação das contagens físicas dos estoques, por exemplo, organização por número de etiqueta para testar o controle de etiquetas ou por número de série de item, para testar a possibilidade de omissão ou duplicação de itens.</w:t>
      </w:r>
    </w:p>
    <w:p w14:paraId="5EDBE6E8" w14:textId="77777777" w:rsidR="002A6EFF" w:rsidRDefault="002A6EFF" w:rsidP="002A6EFF">
      <w:pPr>
        <w:autoSpaceDE w:val="0"/>
        <w:autoSpaceDN w:val="0"/>
        <w:adjustRightInd w:val="0"/>
        <w:jc w:val="both"/>
        <w:rPr>
          <w:i/>
          <w:iCs/>
          <w:color w:val="000000"/>
        </w:rPr>
      </w:pPr>
    </w:p>
    <w:p w14:paraId="35363F01" w14:textId="77777777" w:rsidR="002A6EFF" w:rsidRPr="002A6EFF" w:rsidRDefault="002A6EFF" w:rsidP="002A6EFF">
      <w:pPr>
        <w:rPr>
          <w:b/>
          <w:bCs/>
        </w:rPr>
      </w:pPr>
      <w:r w:rsidRPr="002A6EFF">
        <w:rPr>
          <w:b/>
          <w:bCs/>
        </w:rPr>
        <w:t>Estimativas da administração</w:t>
      </w:r>
    </w:p>
    <w:p w14:paraId="7D1BD257" w14:textId="77777777" w:rsidR="002A6EFF" w:rsidRDefault="002A6EFF" w:rsidP="002A6EFF">
      <w:pPr>
        <w:autoSpaceDE w:val="0"/>
        <w:autoSpaceDN w:val="0"/>
        <w:adjustRightInd w:val="0"/>
        <w:jc w:val="both"/>
        <w:rPr>
          <w:rFonts w:ascii="Symbol" w:hAnsi="Symbol" w:cs="Symbol"/>
          <w:color w:val="000000"/>
          <w:sz w:val="20"/>
          <w:szCs w:val="20"/>
        </w:rPr>
      </w:pPr>
    </w:p>
    <w:p w14:paraId="2F6150A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Usar um especialista para desenvolver estimativa independente para comparação com a estimativa da administração. </w:t>
      </w:r>
    </w:p>
    <w:p w14:paraId="43604361"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Estender as indagações a indivíduos fora da administração e do departamento contábil para corroborar a capacidade e a intenção da administração para realizar planos relevantes para o desenvolvimento da estimativa.</w:t>
      </w:r>
    </w:p>
    <w:p w14:paraId="5F05ADDD" w14:textId="77777777" w:rsidR="002A6EFF" w:rsidRDefault="002A6EFF" w:rsidP="002A6EFF">
      <w:pPr>
        <w:autoSpaceDE w:val="0"/>
        <w:autoSpaceDN w:val="0"/>
        <w:adjustRightInd w:val="0"/>
        <w:jc w:val="both"/>
        <w:rPr>
          <w:b/>
          <w:bCs/>
          <w:color w:val="000000"/>
        </w:rPr>
      </w:pPr>
    </w:p>
    <w:p w14:paraId="77EBD804" w14:textId="77777777" w:rsidR="002A6EFF" w:rsidRPr="002A6EFF" w:rsidRDefault="002A6EFF" w:rsidP="002A6EFF">
      <w:pPr>
        <w:rPr>
          <w:b/>
          <w:bCs/>
        </w:rPr>
      </w:pPr>
      <w:r w:rsidRPr="002A6EFF">
        <w:rPr>
          <w:b/>
          <w:bCs/>
        </w:rPr>
        <w:t>Respostas específicas - Distorções decorrente de apropriação indevida de ativos</w:t>
      </w:r>
    </w:p>
    <w:p w14:paraId="2DCAFE66" w14:textId="77777777" w:rsidR="002A6EFF" w:rsidRDefault="002A6EFF" w:rsidP="002A6EFF">
      <w:pPr>
        <w:autoSpaceDE w:val="0"/>
        <w:autoSpaceDN w:val="0"/>
        <w:adjustRightInd w:val="0"/>
        <w:jc w:val="both"/>
        <w:rPr>
          <w:rFonts w:ascii="TimesNewRoman" w:hAnsi="TimesNewRoman" w:cs="TimesNewRoman"/>
          <w:color w:val="000000"/>
        </w:rPr>
      </w:pPr>
    </w:p>
    <w:p w14:paraId="5F8E6D17"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 xml:space="preserve">Circunstâncias diferentes ditariam necessariamente respostas diferentes. Normalmente, a resposta de auditoria a um risco avaliado de distorção relevante decorrente de fraude relacionada à apropriação indevida de ativos será dirigida a certos saldos contábeis e classes de operações. Embora algumas das respostas de auditoria observadas nas duas categorias acima possam ser aplicáveis em tais circunstâncias, o alcance do trabalho deve ser ligado às informações específicas a respeito do risco de apropriação indevida que foi identificado. </w:t>
      </w:r>
    </w:p>
    <w:p w14:paraId="75FBE39E" w14:textId="77777777" w:rsidR="002A6EFF" w:rsidRDefault="002A6EFF" w:rsidP="002A6EFF">
      <w:pPr>
        <w:autoSpaceDE w:val="0"/>
        <w:autoSpaceDN w:val="0"/>
        <w:adjustRightInd w:val="0"/>
        <w:jc w:val="both"/>
        <w:rPr>
          <w:rFonts w:ascii="TimesNewRoman" w:hAnsi="TimesNewRoman" w:cs="TimesNewRoman"/>
          <w:color w:val="000000"/>
        </w:rPr>
      </w:pPr>
    </w:p>
    <w:p w14:paraId="5B58238D"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Exemplos de respostas à avaliação do auditor do risco de distorções relevantes decorrentes de apropriação indevida de ativos são como a seguir:</w:t>
      </w:r>
    </w:p>
    <w:p w14:paraId="5F58BB8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Contar dinheiro ou títulos mobiliários no fim ou perto do fim do período.</w:t>
      </w:r>
    </w:p>
    <w:p w14:paraId="6A1E113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Confirmar diretamente com os clientes a atividade das contas (inclusive notas de crédito e devolução de vendas, assim como datas em que os pagamentos foram feitos) para o período sob auditoria.</w:t>
      </w:r>
    </w:p>
    <w:p w14:paraId="1E8649A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Analisar as recuperações de contas baixadas.</w:t>
      </w:r>
    </w:p>
    <w:p w14:paraId="20C4AF77"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Analisar as falta de estoques por local ou tipo de produto.</w:t>
      </w:r>
    </w:p>
    <w:p w14:paraId="348C1E4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Comparar índices-chave de estoques para o padrão do setor de atividade.</w:t>
      </w:r>
    </w:p>
    <w:p w14:paraId="7E717C0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Rever a documentação comprobatória para reduções nos registros de estoque perpétuos.</w:t>
      </w:r>
    </w:p>
    <w:p w14:paraId="62AFFF45"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sidRPr="004362E9">
        <w:rPr>
          <w:rFonts w:ascii="TimesNewRoman" w:hAnsi="TimesNewRoman" w:cs="TimesNewRoman"/>
          <w:color w:val="000000"/>
        </w:rPr>
        <w:t>Executar por computador comparação da lista de fornecedores com a lista de empregados para identificar correspondências de endereços ou números de telefone.</w:t>
      </w:r>
    </w:p>
    <w:p w14:paraId="14E0D51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Executar busca computadorizada de registros de folha de pagamento para identificar endereços, identificação de empregados ou </w:t>
      </w:r>
      <w:r w:rsidRPr="004362E9">
        <w:rPr>
          <w:rFonts w:ascii="TimesNewRoman" w:hAnsi="TimesNewRoman" w:cs="TimesNewRoman"/>
          <w:color w:val="000000"/>
        </w:rPr>
        <w:t xml:space="preserve">números </w:t>
      </w:r>
      <w:r>
        <w:rPr>
          <w:rFonts w:ascii="TimesNewRoman" w:hAnsi="TimesNewRoman" w:cs="TimesNewRoman"/>
          <w:color w:val="000000"/>
        </w:rPr>
        <w:t xml:space="preserve">fiscais </w:t>
      </w:r>
      <w:r w:rsidRPr="004362E9">
        <w:rPr>
          <w:rFonts w:ascii="TimesNewRoman" w:hAnsi="TimesNewRoman" w:cs="TimesNewRoman"/>
          <w:color w:val="000000"/>
        </w:rPr>
        <w:t xml:space="preserve">ou </w:t>
      </w:r>
      <w:r>
        <w:rPr>
          <w:rFonts w:ascii="TimesNewRoman" w:hAnsi="TimesNewRoman" w:cs="TimesNewRoman"/>
          <w:color w:val="000000"/>
        </w:rPr>
        <w:t xml:space="preserve">de </w:t>
      </w:r>
      <w:r w:rsidRPr="004362E9">
        <w:rPr>
          <w:rFonts w:ascii="TimesNewRoman" w:hAnsi="TimesNewRoman" w:cs="TimesNewRoman"/>
          <w:color w:val="000000"/>
        </w:rPr>
        <w:t xml:space="preserve">contas bancárias </w:t>
      </w:r>
      <w:r>
        <w:rPr>
          <w:rFonts w:ascii="TimesNewRoman" w:hAnsi="TimesNewRoman" w:cs="TimesNewRoman"/>
          <w:color w:val="000000"/>
        </w:rPr>
        <w:t>duplicadas.</w:t>
      </w:r>
    </w:p>
    <w:p w14:paraId="105C3AE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Rever arquivos de pessoal em busca dos que contêm pouca ou nenhuma evidência de atividade, por exemplo, falta de avaliações de desempenho.</w:t>
      </w:r>
    </w:p>
    <w:p w14:paraId="3D4BD44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Analisar descontos de vendas e devoluções em busca de padrões ou tendências incomuns.</w:t>
      </w:r>
    </w:p>
    <w:p w14:paraId="211BA261"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Confirmar termos específicos de contratos com terceiros.</w:t>
      </w:r>
    </w:p>
    <w:p w14:paraId="3C311D0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Obter evidências de que os contratos estão sendo executados em conformidade com os seus termos.</w:t>
      </w:r>
    </w:p>
    <w:p w14:paraId="4332B14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Rever a adequação de despesas grandes e não usuais. </w:t>
      </w:r>
    </w:p>
    <w:p w14:paraId="0AC83C6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Rever a autorização e valor contábil de empréstimos à alta administração e de partes relacionadas.</w:t>
      </w:r>
    </w:p>
    <w:p w14:paraId="3EC0F635"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Rever o nível e a adequação dos relatórios de gastos apresentados pela alta administração.</w:t>
      </w:r>
    </w:p>
    <w:p w14:paraId="0BB22619" w14:textId="77777777" w:rsidR="002A6EFF" w:rsidRDefault="002A6EFF" w:rsidP="002A6EFF">
      <w:pPr>
        <w:autoSpaceDE w:val="0"/>
        <w:autoSpaceDN w:val="0"/>
        <w:adjustRightInd w:val="0"/>
        <w:jc w:val="both"/>
        <w:rPr>
          <w:b/>
          <w:bCs/>
          <w:color w:val="000000"/>
          <w:sz w:val="28"/>
          <w:szCs w:val="28"/>
        </w:rPr>
      </w:pPr>
    </w:p>
    <w:p w14:paraId="4C6C5490" w14:textId="77777777" w:rsidR="002A6EFF" w:rsidRDefault="002A6EFF" w:rsidP="002A6EFF">
      <w:pPr>
        <w:autoSpaceDE w:val="0"/>
        <w:autoSpaceDN w:val="0"/>
        <w:adjustRightInd w:val="0"/>
        <w:jc w:val="both"/>
        <w:rPr>
          <w:b/>
          <w:bCs/>
          <w:color w:val="000000"/>
          <w:sz w:val="28"/>
          <w:szCs w:val="28"/>
        </w:rPr>
      </w:pPr>
    </w:p>
    <w:p w14:paraId="72F4FD17" w14:textId="77777777" w:rsidR="002A6EFF" w:rsidRDefault="002A6EFF" w:rsidP="002A6EFF">
      <w:pPr>
        <w:autoSpaceDE w:val="0"/>
        <w:autoSpaceDN w:val="0"/>
        <w:adjustRightInd w:val="0"/>
        <w:jc w:val="both"/>
        <w:rPr>
          <w:b/>
          <w:bCs/>
          <w:color w:val="000000"/>
          <w:sz w:val="28"/>
          <w:szCs w:val="28"/>
        </w:rPr>
      </w:pPr>
      <w:r>
        <w:rPr>
          <w:b/>
          <w:bCs/>
          <w:color w:val="000000"/>
          <w:sz w:val="28"/>
          <w:szCs w:val="28"/>
        </w:rPr>
        <w:t>Apêndice 3</w:t>
      </w:r>
    </w:p>
    <w:p w14:paraId="412EDC88" w14:textId="77777777" w:rsidR="002A6EFF" w:rsidRPr="002A6EFF" w:rsidRDefault="002A6EFF" w:rsidP="002A6EFF">
      <w:pPr>
        <w:rPr>
          <w:rFonts w:ascii="TimesNewRoman" w:hAnsi="TimesNewRoman" w:cs="TimesNewRoman"/>
          <w:b/>
          <w:bCs/>
          <w:sz w:val="20"/>
          <w:szCs w:val="20"/>
        </w:rPr>
      </w:pPr>
      <w:r w:rsidRPr="002A6EFF">
        <w:rPr>
          <w:b/>
          <w:bCs/>
        </w:rPr>
        <w:t>Exemplos de circunstâncias que indicam a possibilidade de fraude</w:t>
      </w:r>
      <w:r w:rsidRPr="002A6EFF">
        <w:rPr>
          <w:b/>
          <w:bCs/>
          <w:sz w:val="28"/>
          <w:szCs w:val="28"/>
        </w:rPr>
        <w:t xml:space="preserve"> </w:t>
      </w:r>
      <w:r w:rsidRPr="002A6EFF">
        <w:rPr>
          <w:rFonts w:ascii="TimesNewRoman" w:hAnsi="TimesNewRoman" w:cs="TimesNewRoman"/>
          <w:b/>
          <w:bCs/>
          <w:sz w:val="20"/>
          <w:szCs w:val="20"/>
        </w:rPr>
        <w:t>(ver item A49)</w:t>
      </w:r>
    </w:p>
    <w:p w14:paraId="3DCF2BF7" w14:textId="77777777" w:rsidR="002A6EFF" w:rsidRDefault="002A6EFF" w:rsidP="002A6EFF">
      <w:pPr>
        <w:autoSpaceDE w:val="0"/>
        <w:autoSpaceDN w:val="0"/>
        <w:adjustRightInd w:val="0"/>
        <w:jc w:val="both"/>
        <w:rPr>
          <w:rFonts w:ascii="TimesNewRoman" w:hAnsi="TimesNewRoman" w:cs="TimesNewRoman"/>
          <w:color w:val="000000"/>
        </w:rPr>
      </w:pPr>
    </w:p>
    <w:p w14:paraId="4FD68569" w14:textId="77777777" w:rsidR="002A6EFF" w:rsidRDefault="002A6EFF" w:rsidP="002A6EFF">
      <w:pPr>
        <w:autoSpaceDE w:val="0"/>
        <w:autoSpaceDN w:val="0"/>
        <w:adjustRightInd w:val="0"/>
        <w:jc w:val="both"/>
        <w:rPr>
          <w:rFonts w:ascii="TimesNewRoman" w:hAnsi="TimesNewRoman" w:cs="TimesNewRoman"/>
          <w:color w:val="000000"/>
        </w:rPr>
      </w:pPr>
      <w:r>
        <w:rPr>
          <w:rFonts w:ascii="TimesNewRoman" w:hAnsi="TimesNewRoman" w:cs="TimesNewRoman"/>
          <w:color w:val="000000"/>
        </w:rPr>
        <w:t>O que se segue são exemplos de circunstâncias que podem indicar a possibilidade de que as demonstrações contábeis contenham distorção relevante resultante de fraude.</w:t>
      </w:r>
    </w:p>
    <w:p w14:paraId="73C8EF73" w14:textId="77777777" w:rsidR="002A6EFF" w:rsidRDefault="002A6EFF" w:rsidP="002A6EFF">
      <w:pPr>
        <w:autoSpaceDE w:val="0"/>
        <w:autoSpaceDN w:val="0"/>
        <w:adjustRightInd w:val="0"/>
        <w:jc w:val="both"/>
        <w:rPr>
          <w:rFonts w:ascii="TimesNewRoman" w:hAnsi="TimesNewRoman" w:cs="TimesNewRoman"/>
          <w:color w:val="000000"/>
        </w:rPr>
      </w:pPr>
    </w:p>
    <w:p w14:paraId="7E96F49A"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Discrepâncias nos registros contábeis, incluindo:</w:t>
      </w:r>
    </w:p>
    <w:p w14:paraId="0032B275"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Transações que não são registradas de maneira completa ou tempestiva ou que são registradas inadequadamente no que se refere ao seu valor, período contábil, classificação ou política da entidade.</w:t>
      </w:r>
    </w:p>
    <w:p w14:paraId="33F4E56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Saldos ou transações sem suporte ou autorização. </w:t>
      </w:r>
    </w:p>
    <w:p w14:paraId="5510A0E4"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Ajustes de última hora que afetem significativamente os resultados. </w:t>
      </w:r>
    </w:p>
    <w:p w14:paraId="79F92D35"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Evidência de acesso de empregados a sistemas e registros incompatível com o necessário para a execução de suas funções autorizadas. </w:t>
      </w:r>
    </w:p>
    <w:p w14:paraId="6748370C"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Informações sobre indícios de fraude que chegam ao auditor.</w:t>
      </w:r>
    </w:p>
    <w:p w14:paraId="5874BDAC" w14:textId="77777777" w:rsidR="002A6EFF" w:rsidRDefault="002A6EFF" w:rsidP="002A6EFF">
      <w:pPr>
        <w:autoSpaceDE w:val="0"/>
        <w:autoSpaceDN w:val="0"/>
        <w:adjustRightInd w:val="0"/>
        <w:jc w:val="both"/>
        <w:rPr>
          <w:rFonts w:ascii="TimesNewRoman" w:hAnsi="TimesNewRoman" w:cs="TimesNewRoman"/>
          <w:color w:val="000000"/>
        </w:rPr>
      </w:pPr>
    </w:p>
    <w:p w14:paraId="119D420F"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Evidências conflitantes ou ausentes, incluindo:</w:t>
      </w:r>
    </w:p>
    <w:p w14:paraId="58FBF35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Documentos perdidos.</w:t>
      </w:r>
    </w:p>
    <w:p w14:paraId="54B446A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Documentos que parecem ter sido alterados. </w:t>
      </w:r>
    </w:p>
    <w:p w14:paraId="23071E8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Indisponibilidade de outros documentos que não sejam documentos fotocopiados ou transmitidos eletronicamente quando a existência de documentos na forma original é esperada. </w:t>
      </w:r>
    </w:p>
    <w:p w14:paraId="632BF5A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Itens significativos não explicados nas conciliações.</w:t>
      </w:r>
    </w:p>
    <w:p w14:paraId="287C70E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Mudanças não usuais nos balanços ou mudanças em tendências ou em importantes índices ou relacionamentos entre itens das demonstrações contábeis – por exemplo, contas a receber que crescem mais rápido do que as receitas.</w:t>
      </w:r>
    </w:p>
    <w:p w14:paraId="4904D25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Respostas incoerentes, vagas ou não plausíveis da administração ou de empregados, decorrentes de indagações ou de procedimentos analíticos.</w:t>
      </w:r>
    </w:p>
    <w:p w14:paraId="590748AC"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Discrepâncias não usuais entre os registros da entidade e as respostas de confirmação.</w:t>
      </w:r>
    </w:p>
    <w:p w14:paraId="077BD73D"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Grande número de lançamentos de crédito e outros ajustes feitos nos registros de contas a receber.</w:t>
      </w:r>
    </w:p>
    <w:p w14:paraId="34FCF017"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Diferenças não explicadas ou inadequadamente explicadas entre o controle analítico de contas a receber e o razão, ou entre os extratos/confirmações de saldos dos clientes e o controle analítico de contas a receber.</w:t>
      </w:r>
    </w:p>
    <w:p w14:paraId="66936D4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Cheques cancelados perdidos ou não existentes em circunstâncias em que cheques cancelados normalmente são devolvidos à entidade junto com o extrato bancário.</w:t>
      </w:r>
    </w:p>
    <w:p w14:paraId="40D45592"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Estoque ou ativos físicos desaparecidos de magnitude significativa. </w:t>
      </w:r>
    </w:p>
    <w:p w14:paraId="2CE3A9E4"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Evidências eletrônicas indisponíveis ou perdidas, incompatíveis com as práticas ou políticas de retenção de registros da entidade. </w:t>
      </w:r>
    </w:p>
    <w:p w14:paraId="34F9603A"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Menos respostas a confirmações do que o previsto ou mais respostas do que o previsto.</w:t>
      </w:r>
    </w:p>
    <w:p w14:paraId="5DED6716"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 xml:space="preserve">Incapacidade de apresentar evidências de desenvolvimento de sistemas-chave, teste nas mudanças de programa e atividades de implementação de </w:t>
      </w:r>
      <w:r w:rsidRPr="00F5393B">
        <w:rPr>
          <w:rFonts w:ascii="TimesNewRoman" w:hAnsi="TimesNewRoman" w:cs="TimesNewRoman"/>
          <w:color w:val="000000"/>
        </w:rPr>
        <w:t>mudanças</w:t>
      </w:r>
      <w:r>
        <w:rPr>
          <w:rFonts w:ascii="TimesNewRoman" w:hAnsi="TimesNewRoman" w:cs="TimesNewRoman"/>
          <w:color w:val="000000"/>
        </w:rPr>
        <w:t xml:space="preserve"> e lançamentos no sistema do ano corrente. </w:t>
      </w:r>
    </w:p>
    <w:p w14:paraId="7798A4E9" w14:textId="77777777" w:rsidR="002A6EFF" w:rsidRDefault="002A6EFF" w:rsidP="002A6EFF">
      <w:pPr>
        <w:autoSpaceDE w:val="0"/>
        <w:autoSpaceDN w:val="0"/>
        <w:adjustRightInd w:val="0"/>
        <w:ind w:left="567"/>
        <w:jc w:val="both"/>
        <w:rPr>
          <w:rFonts w:ascii="TimesNewRoman" w:hAnsi="TimesNewRoman" w:cs="TimesNewRoman"/>
          <w:color w:val="000000"/>
        </w:rPr>
      </w:pPr>
    </w:p>
    <w:p w14:paraId="35FB6A64" w14:textId="77777777" w:rsidR="002A6EFF" w:rsidRDefault="002A6EFF" w:rsidP="002A6EFF">
      <w:pPr>
        <w:autoSpaceDE w:val="0"/>
        <w:autoSpaceDN w:val="0"/>
        <w:adjustRightInd w:val="0"/>
        <w:spacing w:after="120"/>
        <w:jc w:val="both"/>
        <w:rPr>
          <w:rFonts w:ascii="TimesNewRoman" w:hAnsi="TimesNewRoman" w:cs="TimesNewRoman"/>
          <w:color w:val="000000"/>
        </w:rPr>
      </w:pPr>
      <w:r>
        <w:rPr>
          <w:rFonts w:ascii="TimesNewRoman" w:hAnsi="TimesNewRoman" w:cs="TimesNewRoman"/>
          <w:color w:val="000000"/>
        </w:rPr>
        <w:t xml:space="preserve">Relações problemáticas ou não usuais entre o auditor e a administração, incluindo: </w:t>
      </w:r>
    </w:p>
    <w:p w14:paraId="092D5FF7"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Recusa de acesso a registros, instalações, certos empregados, clientes, vendedores, ou outros junto aos quais poderiam ser procuradas evidências de auditoria.</w:t>
      </w:r>
    </w:p>
    <w:p w14:paraId="2CC72DD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 xml:space="preserve">Pressões de tempo indevidas impostas pela administração para solucionar assuntos complexos ou contenciosos. </w:t>
      </w:r>
    </w:p>
    <w:p w14:paraId="70368A43"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Queixas da administração a respeito da condução da auditoria ou intimidação de membros da equipe pela administração, especialmente no que se refere à avaliação crítica pelo auditor das evidências de auditoria ou na solução de discordâncias potenciais com a administração.</w:t>
      </w:r>
    </w:p>
    <w:p w14:paraId="77632186"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Atrasos não usuais da entidade no fornecimento das informações solicitadas.</w:t>
      </w:r>
    </w:p>
    <w:p w14:paraId="310A152E"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Relutância em facilitar o acesso do auditor a arquivos eletrônicos centrais para os testes que usam técnicas de auditoria assistidas por computador.</w:t>
      </w:r>
    </w:p>
    <w:p w14:paraId="6ADB5728"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Recusa de acesso a pessoal e instalações centrais de TI, incluindo pessoal de segurança, operações e desenvolvimento de sistemas.</w:t>
      </w:r>
    </w:p>
    <w:p w14:paraId="7BAB8460"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Relutância em acrescentar ou revisar divulgações nas demonstrações contábeis para torná-las mais completas e compreensíveis.</w:t>
      </w:r>
    </w:p>
    <w:p w14:paraId="7E0257F9" w14:textId="77777777" w:rsidR="002A6EFF" w:rsidRDefault="002A6EFF">
      <w:pPr>
        <w:numPr>
          <w:ilvl w:val="0"/>
          <w:numId w:val="100"/>
        </w:numPr>
        <w:autoSpaceDE w:val="0"/>
        <w:autoSpaceDN w:val="0"/>
        <w:adjustRightInd w:val="0"/>
        <w:spacing w:after="0" w:line="240" w:lineRule="auto"/>
        <w:ind w:left="284" w:hanging="284"/>
        <w:jc w:val="both"/>
        <w:rPr>
          <w:rFonts w:ascii="TimesNewRoman" w:hAnsi="TimesNewRoman" w:cs="TimesNewRoman"/>
          <w:color w:val="000000"/>
        </w:rPr>
      </w:pPr>
      <w:r>
        <w:rPr>
          <w:rFonts w:ascii="TimesNewRoman" w:hAnsi="TimesNewRoman" w:cs="TimesNewRoman"/>
          <w:color w:val="000000"/>
        </w:rPr>
        <w:t>Relutância em enfrentar tempestivamente deficiências identificadas no controle interno.</w:t>
      </w:r>
    </w:p>
    <w:p w14:paraId="3AF5EA76" w14:textId="77777777" w:rsidR="002A6EFF" w:rsidRPr="008B6150" w:rsidRDefault="002A6EFF" w:rsidP="002A6EFF">
      <w:pPr>
        <w:autoSpaceDE w:val="0"/>
        <w:autoSpaceDN w:val="0"/>
        <w:adjustRightInd w:val="0"/>
        <w:jc w:val="both"/>
        <w:rPr>
          <w:rFonts w:ascii="TimesNewRoman" w:hAnsi="TimesNewRoman" w:cs="TimesNewRoman"/>
          <w:color w:val="000000"/>
        </w:rPr>
      </w:pPr>
    </w:p>
    <w:p w14:paraId="07308637" w14:textId="77777777" w:rsidR="002A6EFF" w:rsidRPr="002A6EFF" w:rsidRDefault="002A6EFF" w:rsidP="002A6EFF">
      <w:pPr>
        <w:rPr>
          <w:b/>
          <w:bCs/>
        </w:rPr>
      </w:pPr>
      <w:r w:rsidRPr="002A6EFF">
        <w:rPr>
          <w:b/>
          <w:bCs/>
        </w:rPr>
        <w:t>Outros</w:t>
      </w:r>
    </w:p>
    <w:p w14:paraId="6B999B2F"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Relutância da administração em permitir que o auditor se encontre a sós com os responsáveis pela governança.</w:t>
      </w:r>
    </w:p>
    <w:p w14:paraId="7EE3448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Políticas contábeis que parecem estar em desacordo com as normas da indústria.</w:t>
      </w:r>
    </w:p>
    <w:p w14:paraId="6FC98D0B" w14:textId="77777777" w:rsidR="002A6EFF" w:rsidRDefault="002A6EFF">
      <w:pPr>
        <w:numPr>
          <w:ilvl w:val="0"/>
          <w:numId w:val="100"/>
        </w:numPr>
        <w:autoSpaceDE w:val="0"/>
        <w:autoSpaceDN w:val="0"/>
        <w:adjustRightInd w:val="0"/>
        <w:spacing w:after="120" w:line="240" w:lineRule="auto"/>
        <w:ind w:left="284" w:hanging="284"/>
        <w:jc w:val="both"/>
        <w:rPr>
          <w:rFonts w:ascii="TimesNewRoman" w:hAnsi="TimesNewRoman" w:cs="TimesNewRoman"/>
          <w:color w:val="000000"/>
        </w:rPr>
      </w:pPr>
      <w:r>
        <w:rPr>
          <w:rFonts w:ascii="TimesNewRoman" w:hAnsi="TimesNewRoman" w:cs="TimesNewRoman"/>
          <w:color w:val="000000"/>
        </w:rPr>
        <w:t>Mudanças freqüentes em estimativas contábeis que não parecem resultar de mudanças de circunstâncias.</w:t>
      </w:r>
    </w:p>
    <w:p w14:paraId="2234C546" w14:textId="77777777" w:rsidR="002A6EFF" w:rsidRPr="00F531D2" w:rsidRDefault="002A6EFF">
      <w:pPr>
        <w:numPr>
          <w:ilvl w:val="0"/>
          <w:numId w:val="100"/>
        </w:numPr>
        <w:autoSpaceDE w:val="0"/>
        <w:autoSpaceDN w:val="0"/>
        <w:adjustRightInd w:val="0"/>
        <w:spacing w:after="0" w:line="240" w:lineRule="auto"/>
        <w:ind w:left="284" w:hanging="284"/>
        <w:jc w:val="both"/>
      </w:pPr>
      <w:r>
        <w:rPr>
          <w:rFonts w:ascii="TimesNewRoman" w:hAnsi="TimesNewRoman" w:cs="TimesNewRoman"/>
          <w:color w:val="000000"/>
        </w:rPr>
        <w:t>Tolerância de violações ao código de conduta da entidade.</w:t>
      </w:r>
    </w:p>
    <w:p w14:paraId="5D80E605" w14:textId="77777777" w:rsidR="002A6EFF" w:rsidRDefault="002A6EFF" w:rsidP="002A6EFF">
      <w:pPr>
        <w:autoSpaceDE w:val="0"/>
        <w:autoSpaceDN w:val="0"/>
        <w:adjustRightInd w:val="0"/>
        <w:jc w:val="both"/>
        <w:rPr>
          <w:rFonts w:ascii="TimesNewRoman" w:hAnsi="TimesNewRoman" w:cs="TimesNewRoman"/>
          <w:color w:val="000000"/>
        </w:rPr>
      </w:pPr>
    </w:p>
    <w:p w14:paraId="3505349E" w14:textId="77777777" w:rsidR="002A6EFF" w:rsidRPr="002A6EFF" w:rsidRDefault="002A6EFF" w:rsidP="002A6EFF">
      <w:pPr>
        <w:jc w:val="center"/>
        <w:rPr>
          <w:b/>
          <w:bCs/>
        </w:rPr>
      </w:pPr>
      <w:r w:rsidRPr="00F531D2">
        <w:rPr>
          <w:rFonts w:ascii="TimesNewRoman" w:hAnsi="TimesNewRoman" w:cs="TimesNewRoman"/>
          <w:color w:val="000000"/>
        </w:rPr>
        <w:br w:type="page"/>
      </w:r>
      <w:r w:rsidRPr="002A6EFF">
        <w:rPr>
          <w:b/>
          <w:bCs/>
        </w:rPr>
        <w:t>NORMA BRASILEIRA DE CONTABILIDADE – NBC TA 240 (R1), DE 19 DE AGOSTO DE 2016</w:t>
      </w:r>
    </w:p>
    <w:p w14:paraId="23C07355" w14:textId="77777777" w:rsidR="002A6EFF" w:rsidRDefault="002A6EFF" w:rsidP="002A6EFF">
      <w:pPr>
        <w:pStyle w:val="Corpodetexto"/>
      </w:pPr>
    </w:p>
    <w:p w14:paraId="291546DE" w14:textId="77777777" w:rsidR="002A6EFF" w:rsidRDefault="002A6EFF" w:rsidP="002A6EFF">
      <w:pPr>
        <w:ind w:left="5387"/>
        <w:jc w:val="both"/>
        <w:rPr>
          <w:b/>
          <w:i/>
        </w:rPr>
      </w:pPr>
      <w:r>
        <w:rPr>
          <w:b/>
          <w:bCs/>
          <w:i/>
          <w:iCs/>
        </w:rPr>
        <w:t>Altera a NBC TA 240 que dispõe sobre a responsabilidade do auditor em relação a fraude, no contexto da auditoria de demonstrações contábeis</w:t>
      </w:r>
      <w:r>
        <w:rPr>
          <w:b/>
          <w:i/>
        </w:rPr>
        <w:t>.</w:t>
      </w:r>
    </w:p>
    <w:p w14:paraId="304C74F6" w14:textId="77777777" w:rsidR="002A6EFF" w:rsidRDefault="002A6EFF" w:rsidP="002A6EFF">
      <w:pPr>
        <w:jc w:val="both"/>
      </w:pPr>
    </w:p>
    <w:p w14:paraId="002FD1B2" w14:textId="77777777" w:rsidR="002A6EFF" w:rsidRDefault="002A6EFF" w:rsidP="002A6EFF">
      <w:pPr>
        <w:jc w:val="both"/>
        <w:rPr>
          <w:bCs/>
        </w:rPr>
      </w:pPr>
    </w:p>
    <w:p w14:paraId="458C425A" w14:textId="77777777" w:rsidR="002A6EFF" w:rsidRDefault="002A6EFF" w:rsidP="002A6EFF">
      <w:pPr>
        <w:ind w:firstLine="567"/>
        <w:jc w:val="both"/>
      </w:pPr>
      <w:r>
        <w:rPr>
          <w:bCs/>
        </w:rPr>
        <w:t xml:space="preserve">O </w:t>
      </w:r>
      <w:r>
        <w:rPr>
          <w:b/>
          <w:bCs/>
        </w:rPr>
        <w:t>CONSELHO FEDERAL DE CONTABILIDADE</w:t>
      </w:r>
      <w: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color w:val="000000"/>
        </w:rPr>
        <w:t xml:space="preserve"> elaborada de acordo com a sua equivalente internacional </w:t>
      </w:r>
      <w:r>
        <w:t>ISA 240</w:t>
      </w:r>
      <w:r>
        <w:rPr>
          <w:color w:val="000000"/>
        </w:rPr>
        <w:t xml:space="preserve"> da IFAC</w:t>
      </w:r>
      <w:r>
        <w:t>:</w:t>
      </w:r>
    </w:p>
    <w:p w14:paraId="30DA4260" w14:textId="77777777" w:rsidR="002A6EFF" w:rsidRDefault="002A6EFF" w:rsidP="002A6EFF">
      <w:pPr>
        <w:jc w:val="both"/>
      </w:pPr>
    </w:p>
    <w:p w14:paraId="40313045" w14:textId="77777777" w:rsidR="002A6EFF" w:rsidRDefault="002A6EFF" w:rsidP="002A6EFF">
      <w:pPr>
        <w:pStyle w:val="PargrafodaLista"/>
        <w:spacing w:before="40" w:after="40"/>
        <w:ind w:left="567" w:hanging="567"/>
        <w:jc w:val="both"/>
        <w:rPr>
          <w:b/>
        </w:rPr>
      </w:pPr>
      <w:r>
        <w:t xml:space="preserve">1. </w:t>
      </w:r>
      <w:r>
        <w:tab/>
      </w:r>
      <w:r>
        <w:rPr>
          <w:b/>
        </w:rPr>
        <w:t>Altera os itens A4 e A11 na NBC TA 240 – Responsabilidade do Auditor em Relação a Fraude, no Contexto da Auditoria de Demonstrações Contábeis, com as seguintes redações:</w:t>
      </w:r>
    </w:p>
    <w:p w14:paraId="3A15A746" w14:textId="77777777" w:rsidR="002A6EFF" w:rsidRDefault="002A6EFF" w:rsidP="002A6EFF">
      <w:pPr>
        <w:pStyle w:val="PargrafodaLista"/>
        <w:ind w:left="567" w:hanging="567"/>
        <w:jc w:val="both"/>
      </w:pPr>
    </w:p>
    <w:p w14:paraId="6BBF0AF5" w14:textId="77777777" w:rsidR="002A6EFF" w:rsidRDefault="002A6EFF" w:rsidP="002A6EFF">
      <w:pPr>
        <w:autoSpaceDE w:val="0"/>
        <w:autoSpaceDN w:val="0"/>
        <w:adjustRightInd w:val="0"/>
        <w:spacing w:after="120"/>
        <w:ind w:left="567"/>
        <w:jc w:val="both"/>
        <w:rPr>
          <w:color w:val="000000"/>
        </w:rPr>
      </w:pPr>
      <w:r>
        <w:rPr>
          <w:color w:val="000000"/>
        </w:rPr>
        <w:t xml:space="preserve">A4. </w:t>
      </w:r>
      <w:r>
        <w:rPr>
          <w:color w:val="000000"/>
        </w:rPr>
        <w:tab/>
        <w:t>Muitas vezes as informações contábeis fraudulentas envolvem a burla pela administração de controles que aparentemente estão funcionando com eficácia. A administração pode perpetrar fraude, burlando controles intencionalmente por meio de técnicas como:</w:t>
      </w:r>
    </w:p>
    <w:p w14:paraId="1B1453BD"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registrar lançamentos fictícios no livro diário, em especial no final do período contábil, de forma a manipular resultados operacionais ou alcançar outros objetivos;</w:t>
      </w:r>
    </w:p>
    <w:p w14:paraId="75DD4183"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ajustar indevidamente as premissas e alterar os julgamentos utilizados para estimar saldos contábeis;</w:t>
      </w:r>
    </w:p>
    <w:p w14:paraId="44274636"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bCs/>
          <w:i/>
          <w:iCs/>
          <w:spacing w:val="-7"/>
        </w:rPr>
      </w:pPr>
      <w:r>
        <w:rPr>
          <w:color w:val="000000"/>
        </w:rPr>
        <w:t>omitir, antecipar ou atrasar o reconhecimento, nas demonstrações contábeis, de eventos e operações que tenham ocorrido durante o período das demonstrações contábeis que estão sendo apresentadas;</w:t>
      </w:r>
    </w:p>
    <w:p w14:paraId="31BD56C4"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omitir, dificultar ou deturpar divulgações requeridas pela estrutura de relatório financeiro aplicável ou divulgações que são necessárias para a apresentação adequada;</w:t>
      </w:r>
    </w:p>
    <w:p w14:paraId="47B66C2D"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encobrir fatos que possam afetar os valores registrados nas demonstrações contábeis;</w:t>
      </w:r>
    </w:p>
    <w:p w14:paraId="3C60E56C"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contratar operações complexas, que são estruturadas para refletir erroneamente a situação patrimonial ou o desempenho da entidade;</w:t>
      </w:r>
    </w:p>
    <w:p w14:paraId="6C4E295D" w14:textId="77777777" w:rsidR="002A6EFF" w:rsidRDefault="002A6EFF">
      <w:pPr>
        <w:numPr>
          <w:ilvl w:val="0"/>
          <w:numId w:val="103"/>
        </w:numPr>
        <w:tabs>
          <w:tab w:val="left" w:pos="993"/>
        </w:tabs>
        <w:autoSpaceDE w:val="0"/>
        <w:autoSpaceDN w:val="0"/>
        <w:adjustRightInd w:val="0"/>
        <w:spacing w:after="0" w:line="240" w:lineRule="auto"/>
        <w:ind w:left="993" w:hanging="426"/>
        <w:jc w:val="both"/>
        <w:rPr>
          <w:color w:val="000000"/>
        </w:rPr>
      </w:pPr>
      <w:r>
        <w:rPr>
          <w:color w:val="000000"/>
        </w:rPr>
        <w:t>alterar registros e condições relacionados a operações significativas e não usuais.</w:t>
      </w:r>
    </w:p>
    <w:p w14:paraId="0D95B96B" w14:textId="77777777" w:rsidR="002A6EFF" w:rsidRDefault="002A6EFF" w:rsidP="002A6EFF">
      <w:pPr>
        <w:autoSpaceDE w:val="0"/>
        <w:autoSpaceDN w:val="0"/>
        <w:adjustRightInd w:val="0"/>
        <w:ind w:left="567" w:hanging="567"/>
        <w:jc w:val="both"/>
        <w:rPr>
          <w:color w:val="000000"/>
        </w:rPr>
      </w:pPr>
    </w:p>
    <w:p w14:paraId="43F6EF40" w14:textId="77777777" w:rsidR="002A6EFF" w:rsidRDefault="002A6EFF" w:rsidP="002A6EFF">
      <w:pPr>
        <w:autoSpaceDE w:val="0"/>
        <w:autoSpaceDN w:val="0"/>
        <w:adjustRightInd w:val="0"/>
        <w:spacing w:after="120"/>
        <w:ind w:left="567"/>
        <w:jc w:val="both"/>
        <w:rPr>
          <w:color w:val="000000"/>
        </w:rPr>
      </w:pPr>
      <w:r>
        <w:rPr>
          <w:color w:val="000000"/>
        </w:rPr>
        <w:t xml:space="preserve">A11. </w:t>
      </w:r>
      <w:r>
        <w:rPr>
          <w:color w:val="000000"/>
        </w:rPr>
        <w:tab/>
        <w:t>A discussão pode incluir assuntos como:</w:t>
      </w:r>
    </w:p>
    <w:p w14:paraId="7345389F" w14:textId="77777777" w:rsidR="002A6EFF" w:rsidRDefault="002A6EFF">
      <w:pPr>
        <w:numPr>
          <w:ilvl w:val="0"/>
          <w:numId w:val="103"/>
        </w:numPr>
        <w:tabs>
          <w:tab w:val="left" w:pos="993"/>
        </w:tabs>
        <w:autoSpaceDE w:val="0"/>
        <w:autoSpaceDN w:val="0"/>
        <w:adjustRightInd w:val="0"/>
        <w:spacing w:after="120" w:line="240" w:lineRule="auto"/>
        <w:ind w:left="993" w:hanging="426"/>
        <w:jc w:val="both"/>
      </w:pPr>
      <w:r>
        <w:rPr>
          <w:color w:val="000000"/>
        </w:rPr>
        <w:t>troca</w:t>
      </w:r>
      <w:r>
        <w:t xml:space="preserve"> de ideias entre os membros da equipe de trabalho sobre como e onde acreditam que as demonstrações contábeis da entidade (incluindo as demonstrações contábeis individuais e as divulgações) podem ser suscetíveis de distorção relevante decorrente de fraude, como a administração pode perpetrar e ocultar informações contábeis fraudulentas e como os ativos da entidade podem ser subtraídos;</w:t>
      </w:r>
    </w:p>
    <w:p w14:paraId="419A2BD0"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das circunstâncias que podem indicar a manipulação de resultados e as práticas que podem ser adotadas para tal manipulação pela administração e que podem gerar informações contábeis fraudulentas;</w:t>
      </w:r>
    </w:p>
    <w:p w14:paraId="528FB4BC"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bCs/>
          <w:i/>
          <w:iCs/>
          <w:spacing w:val="-7"/>
        </w:rPr>
      </w:pPr>
      <w:r>
        <w:rPr>
          <w:color w:val="000000"/>
        </w:rPr>
        <w:t xml:space="preserve">consideração do risco de que a administração tente apresentar divulgações de maneira que possa dificultar o correto entendimento dos assuntos divulgados (por exemplo, incluindo muitas informações irrelevantes ou usando linguagem não clara ou </w:t>
      </w:r>
      <w:r>
        <w:t>ambígua);</w:t>
      </w:r>
    </w:p>
    <w:p w14:paraId="6E1578E5"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t xml:space="preserve">consideração dos fatores conhecidos, internos e externos, que afetam a entidade e </w:t>
      </w:r>
      <w:r>
        <w:rPr>
          <w:color w:val="000000"/>
        </w:rPr>
        <w:t>podem criar incentivos ou pressão para que a administração ou outras pessoas cometam fraude, que criam essa oportunidade e indicam uma cultura ou ambiente que permite a administração ou outras pessoas racionalizar a perpetração de fraudes;</w:t>
      </w:r>
    </w:p>
    <w:p w14:paraId="48CBD8E9"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do envolvimento da administração na supervisão de empregados com acesso ao caixa ou outros ativos suscetíveis de apropriação indébita;</w:t>
      </w:r>
    </w:p>
    <w:p w14:paraId="4F4D35E4"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de quaisquer mudanças não usuais ou injustificadas no comportamento ou estilo de vida da administração ou empregados, que tenham chegado ao conhecimento da equipe de trabalho;</w:t>
      </w:r>
    </w:p>
    <w:p w14:paraId="60193E19"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ênfase na importância de manter um estado mental adequado durante a auditoria em relação ao potencial de distorção relevante devido a fraude;</w:t>
      </w:r>
    </w:p>
    <w:p w14:paraId="43702FDB"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dos tipos de circunstâncias que, se identificadas, podem indicar a possibilidade de fraude;</w:t>
      </w:r>
    </w:p>
    <w:p w14:paraId="41E8B82E"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de como um elemento de imprevisibilidade será incorporado na natureza, época e extensão dos procedimentos de auditoria a serem realizados;</w:t>
      </w:r>
    </w:p>
    <w:p w14:paraId="17EE8B77"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dos procedimentos de auditoria que podem ser selecionados para responder à suscetibilidade das demonstrações contábeis da entidade a distorção relevante decorrente de fraude e se certos tipos de procedimentos de auditoria são mais eficazes que outro;</w:t>
      </w:r>
    </w:p>
    <w:p w14:paraId="35690409" w14:textId="77777777" w:rsidR="002A6EFF" w:rsidRDefault="002A6EFF">
      <w:pPr>
        <w:numPr>
          <w:ilvl w:val="0"/>
          <w:numId w:val="103"/>
        </w:numPr>
        <w:tabs>
          <w:tab w:val="left" w:pos="993"/>
        </w:tabs>
        <w:autoSpaceDE w:val="0"/>
        <w:autoSpaceDN w:val="0"/>
        <w:adjustRightInd w:val="0"/>
        <w:spacing w:after="120" w:line="240" w:lineRule="auto"/>
        <w:ind w:left="993" w:hanging="426"/>
        <w:jc w:val="both"/>
        <w:rPr>
          <w:color w:val="000000"/>
        </w:rPr>
      </w:pPr>
      <w:r>
        <w:rPr>
          <w:color w:val="000000"/>
        </w:rPr>
        <w:t>consideração de eventuais indícios de fraude que chegaram ao conhecimento do auditor;</w:t>
      </w:r>
    </w:p>
    <w:p w14:paraId="18CCA2C4" w14:textId="77777777" w:rsidR="002A6EFF" w:rsidRDefault="002A6EFF">
      <w:pPr>
        <w:numPr>
          <w:ilvl w:val="0"/>
          <w:numId w:val="103"/>
        </w:numPr>
        <w:tabs>
          <w:tab w:val="left" w:pos="993"/>
        </w:tabs>
        <w:autoSpaceDE w:val="0"/>
        <w:autoSpaceDN w:val="0"/>
        <w:adjustRightInd w:val="0"/>
        <w:spacing w:after="0" w:line="240" w:lineRule="auto"/>
        <w:ind w:left="993" w:hanging="426"/>
        <w:jc w:val="both"/>
        <w:rPr>
          <w:color w:val="000000"/>
        </w:rPr>
      </w:pPr>
      <w:r>
        <w:rPr>
          <w:color w:val="000000"/>
        </w:rPr>
        <w:t>consideração do risco de que os controles sejam burlados pela administração.</w:t>
      </w:r>
    </w:p>
    <w:p w14:paraId="7D8CF657" w14:textId="77777777" w:rsidR="002A6EFF" w:rsidRDefault="002A6EFF" w:rsidP="002A6EFF">
      <w:pPr>
        <w:pStyle w:val="PargrafodaLista"/>
        <w:spacing w:before="40" w:after="40"/>
        <w:ind w:left="567" w:hanging="567"/>
        <w:jc w:val="both"/>
      </w:pPr>
    </w:p>
    <w:p w14:paraId="23D37034" w14:textId="77777777" w:rsidR="002A6EFF" w:rsidRDefault="002A6EFF" w:rsidP="002A6EFF">
      <w:pPr>
        <w:ind w:left="567" w:right="2" w:hanging="567"/>
        <w:jc w:val="both"/>
      </w:pPr>
      <w:r>
        <w:t>2.</w:t>
      </w:r>
      <w:r>
        <w:tab/>
        <w:t>Em razão dessas alterações, as disposições não alteradas desta norma são mantidas e a sigla da NBC TA 240, publicada no DOU, Seção 1, de 3/12/2009, passa a ser NBC TA 240 (R1).</w:t>
      </w:r>
    </w:p>
    <w:p w14:paraId="01843377" w14:textId="77777777" w:rsidR="002A6EFF" w:rsidRDefault="002A6EFF" w:rsidP="002A6EFF">
      <w:pPr>
        <w:pStyle w:val="Textoembloco"/>
        <w:tabs>
          <w:tab w:val="left" w:pos="-5245"/>
        </w:tabs>
        <w:ind w:left="0"/>
        <w:jc w:val="both"/>
        <w:rPr>
          <w:sz w:val="24"/>
          <w:lang w:val="pt-BR"/>
        </w:rPr>
      </w:pPr>
    </w:p>
    <w:p w14:paraId="47B71507" w14:textId="77777777" w:rsidR="002A6EFF" w:rsidRDefault="002A6EFF" w:rsidP="002A6EFF">
      <w:pPr>
        <w:pStyle w:val="Textoembloco"/>
        <w:tabs>
          <w:tab w:val="left" w:pos="708"/>
        </w:tabs>
        <w:autoSpaceDE w:val="0"/>
        <w:autoSpaceDN w:val="0"/>
        <w:adjustRightInd w:val="0"/>
        <w:ind w:left="567" w:hanging="567"/>
        <w:jc w:val="both"/>
        <w:rPr>
          <w:sz w:val="24"/>
          <w:lang w:val="pt-BR"/>
        </w:rPr>
      </w:pPr>
      <w:r>
        <w:rPr>
          <w:sz w:val="24"/>
          <w:lang w:val="pt-BR"/>
        </w:rPr>
        <w:t>3.</w:t>
      </w:r>
      <w:r>
        <w:rPr>
          <w:sz w:val="24"/>
          <w:lang w:val="pt-BR"/>
        </w:rPr>
        <w:tab/>
        <w:t>As alterações desta norma entram em vigor na data de sua publicação, aplicando-se a auditorias de demonstrações contábeis para períodos que se findam em, ou após, 31 de dezembro de 2016.</w:t>
      </w:r>
    </w:p>
    <w:p w14:paraId="55AE7B3E" w14:textId="77777777" w:rsidR="002A6EFF" w:rsidRDefault="002A6EFF" w:rsidP="002A6EFF">
      <w:pPr>
        <w:ind w:left="567" w:right="2" w:hanging="567"/>
        <w:jc w:val="both"/>
      </w:pPr>
    </w:p>
    <w:p w14:paraId="21BAECB1" w14:textId="77777777" w:rsidR="002A6EFF" w:rsidRPr="00F531D2" w:rsidRDefault="002A6EFF" w:rsidP="002A6EFF">
      <w:pPr>
        <w:pStyle w:val="Recuodecorpodetexto2"/>
        <w:spacing w:after="0" w:line="240" w:lineRule="auto"/>
        <w:jc w:val="right"/>
        <w:rPr>
          <w:lang w:val="pt-BR"/>
        </w:rPr>
      </w:pPr>
      <w:r w:rsidRPr="00F531D2">
        <w:rPr>
          <w:lang w:val="pt-BR"/>
        </w:rPr>
        <w:t>Brasília, 19 de agosto de 2016.</w:t>
      </w:r>
    </w:p>
    <w:p w14:paraId="1B16FCBF" w14:textId="77777777" w:rsidR="002A6EFF" w:rsidRDefault="002A6EFF" w:rsidP="002A6EFF"/>
    <w:p w14:paraId="5BEAF8F0" w14:textId="77777777" w:rsidR="002A6EFF" w:rsidRDefault="002A6EFF" w:rsidP="002A6EFF">
      <w:pPr>
        <w:jc w:val="both"/>
      </w:pPr>
    </w:p>
    <w:p w14:paraId="605CE8F3" w14:textId="77777777" w:rsidR="002A6EFF" w:rsidRDefault="002A6EFF" w:rsidP="002A6EFF"/>
    <w:p w14:paraId="6761A358" w14:textId="77777777" w:rsidR="002A6EFF" w:rsidRDefault="002A6EFF" w:rsidP="002A6EFF">
      <w:pPr>
        <w:jc w:val="center"/>
        <w:rPr>
          <w:bCs/>
        </w:rPr>
      </w:pPr>
      <w:r>
        <w:t xml:space="preserve">Contador </w:t>
      </w:r>
      <w:r>
        <w:rPr>
          <w:b/>
        </w:rPr>
        <w:t>José Martonio Alves Coelho</w:t>
      </w:r>
    </w:p>
    <w:p w14:paraId="27C4447B" w14:textId="77777777" w:rsidR="002A6EFF" w:rsidRDefault="002A6EFF" w:rsidP="002A6EFF">
      <w:pPr>
        <w:pStyle w:val="Recuodecorpodetexto2"/>
        <w:spacing w:after="0" w:line="240" w:lineRule="auto"/>
        <w:ind w:left="0"/>
        <w:jc w:val="center"/>
      </w:pPr>
      <w:r>
        <w:rPr>
          <w:b/>
        </w:rPr>
        <w:t>Presidente</w:t>
      </w:r>
    </w:p>
    <w:p w14:paraId="2F83F089" w14:textId="77777777" w:rsidR="002A6EFF" w:rsidRDefault="002A6EFF" w:rsidP="002A6EFF">
      <w:pPr>
        <w:jc w:val="both"/>
      </w:pPr>
    </w:p>
    <w:p w14:paraId="73AF870A" w14:textId="77777777" w:rsidR="002A6EFF" w:rsidRDefault="002A6EFF" w:rsidP="002A6EFF">
      <w:pPr>
        <w:autoSpaceDE w:val="0"/>
        <w:autoSpaceDN w:val="0"/>
        <w:adjustRightInd w:val="0"/>
        <w:jc w:val="both"/>
      </w:pPr>
    </w:p>
    <w:p w14:paraId="2BD57BE2" w14:textId="77777777" w:rsidR="002A6EFF" w:rsidRPr="002A6EFF" w:rsidRDefault="002A6EFF" w:rsidP="002A6EFF"/>
    <w:p w14:paraId="0EDE6CE3" w14:textId="0001027F" w:rsidR="00772B0A" w:rsidRDefault="00772B0A" w:rsidP="00D17E06">
      <w:pPr>
        <w:pStyle w:val="Ttulo1"/>
        <w:spacing w:before="0" w:after="120" w:line="240" w:lineRule="auto"/>
        <w:rPr>
          <w:rFonts w:ascii="Times New Roman" w:hAnsi="Times New Roman" w:cs="Times New Roman"/>
          <w:b/>
          <w:bCs/>
          <w:color w:val="auto"/>
          <w:sz w:val="24"/>
          <w:szCs w:val="24"/>
        </w:rPr>
      </w:pPr>
      <w:bookmarkStart w:id="56" w:name="_Toc183036825"/>
      <w:r w:rsidRPr="00D17E06">
        <w:rPr>
          <w:rFonts w:ascii="Times New Roman" w:hAnsi="Times New Roman" w:cs="Times New Roman"/>
          <w:b/>
          <w:bCs/>
          <w:color w:val="auto"/>
          <w:sz w:val="24"/>
          <w:szCs w:val="24"/>
        </w:rPr>
        <w:t>NBC TA 250</w:t>
      </w:r>
      <w:bookmarkEnd w:id="56"/>
    </w:p>
    <w:p w14:paraId="0858503A" w14:textId="77777777" w:rsidR="002A6EFF" w:rsidRPr="009418A0" w:rsidRDefault="002A6EFF" w:rsidP="002A6EFF">
      <w:pPr>
        <w:spacing w:after="0" w:line="240" w:lineRule="auto"/>
        <w:rPr>
          <w:rFonts w:ascii="Arial" w:eastAsia="Times New Roman" w:hAnsi="Arial" w:cs="Arial"/>
          <w:b/>
          <w:bCs/>
        </w:rPr>
      </w:pPr>
      <w:r w:rsidRPr="009418A0">
        <w:rPr>
          <w:rFonts w:ascii="Arial" w:eastAsia="Times New Roman" w:hAnsi="Arial" w:cs="Arial"/>
          <w:b/>
          <w:bCs/>
        </w:rPr>
        <w:t xml:space="preserve">NORMA BRASILEIRA DE CONTABILIDADE, NBC TA 250, DE </w:t>
      </w:r>
      <w:r>
        <w:rPr>
          <w:rFonts w:ascii="Arial" w:eastAsia="Times New Roman" w:hAnsi="Arial" w:cs="Arial"/>
          <w:b/>
          <w:bCs/>
        </w:rPr>
        <w:t>7</w:t>
      </w:r>
      <w:r w:rsidRPr="009418A0">
        <w:rPr>
          <w:rFonts w:ascii="Arial" w:eastAsia="Times New Roman" w:hAnsi="Arial" w:cs="Arial"/>
          <w:b/>
          <w:bCs/>
        </w:rPr>
        <w:t xml:space="preserve"> DE </w:t>
      </w:r>
      <w:r>
        <w:rPr>
          <w:rFonts w:ascii="Arial" w:eastAsia="Times New Roman" w:hAnsi="Arial" w:cs="Arial"/>
          <w:b/>
          <w:bCs/>
        </w:rPr>
        <w:t>FEVEREIRO</w:t>
      </w:r>
      <w:r w:rsidRPr="009418A0">
        <w:rPr>
          <w:rFonts w:ascii="Arial" w:eastAsia="Times New Roman" w:hAnsi="Arial" w:cs="Arial"/>
          <w:b/>
          <w:bCs/>
        </w:rPr>
        <w:t xml:space="preserve"> DE 20</w:t>
      </w:r>
      <w:r>
        <w:rPr>
          <w:rFonts w:ascii="Arial" w:eastAsia="Times New Roman" w:hAnsi="Arial" w:cs="Arial"/>
          <w:b/>
          <w:bCs/>
        </w:rPr>
        <w:t>19</w:t>
      </w:r>
    </w:p>
    <w:p w14:paraId="3F0A7C30" w14:textId="77777777" w:rsidR="002A6EFF" w:rsidRDefault="002A6EFF" w:rsidP="002A6EFF">
      <w:pPr>
        <w:widowControl w:val="0"/>
        <w:spacing w:after="0" w:line="240" w:lineRule="auto"/>
        <w:ind w:left="667"/>
        <w:rPr>
          <w:rFonts w:ascii="Arial" w:eastAsia="Arial" w:hAnsi="Arial" w:cs="Arial"/>
        </w:rPr>
      </w:pPr>
    </w:p>
    <w:p w14:paraId="104B2358" w14:textId="77777777" w:rsidR="002A6EFF" w:rsidRPr="009418A0" w:rsidRDefault="002A6EFF" w:rsidP="002A6EFF">
      <w:pPr>
        <w:widowControl w:val="0"/>
        <w:spacing w:after="0" w:line="240" w:lineRule="auto"/>
        <w:ind w:left="667"/>
        <w:rPr>
          <w:rFonts w:ascii="Arial" w:eastAsia="Arial" w:hAnsi="Arial" w:cs="Arial"/>
        </w:rPr>
      </w:pPr>
    </w:p>
    <w:p w14:paraId="2D979BA5" w14:textId="77777777" w:rsidR="002A6EFF" w:rsidRPr="009C1CFC" w:rsidRDefault="002A6EFF" w:rsidP="002A6EFF">
      <w:pPr>
        <w:widowControl w:val="0"/>
        <w:spacing w:after="0" w:line="240" w:lineRule="auto"/>
        <w:ind w:left="4962"/>
        <w:jc w:val="both"/>
        <w:rPr>
          <w:rFonts w:ascii="Arial" w:hAnsi="Arial" w:cs="Arial"/>
        </w:rPr>
      </w:pPr>
      <w:r w:rsidRPr="009C1CFC">
        <w:rPr>
          <w:rFonts w:ascii="Arial" w:hAnsi="Arial" w:cs="Arial"/>
          <w:bCs/>
          <w:iCs/>
        </w:rPr>
        <w:t>Dá nova redação à NBC TA 250</w:t>
      </w:r>
      <w:r>
        <w:rPr>
          <w:rFonts w:ascii="Arial" w:hAnsi="Arial" w:cs="Arial"/>
          <w:bCs/>
          <w:iCs/>
        </w:rPr>
        <w:t>,</w:t>
      </w:r>
      <w:r w:rsidRPr="009C1CFC">
        <w:rPr>
          <w:rFonts w:ascii="Arial" w:hAnsi="Arial" w:cs="Arial"/>
          <w:bCs/>
          <w:iCs/>
        </w:rPr>
        <w:t xml:space="preserve"> que dispõe sobre considerações de leis e regulamentos na auditoria de</w:t>
      </w:r>
      <w:r w:rsidRPr="009C1CFC">
        <w:rPr>
          <w:rFonts w:ascii="Arial" w:hAnsi="Arial" w:cs="Arial"/>
        </w:rPr>
        <w:t xml:space="preserve"> demonstrações contábeis.</w:t>
      </w:r>
    </w:p>
    <w:p w14:paraId="2C3AD705" w14:textId="77777777" w:rsidR="002A6EFF" w:rsidRPr="00D601E5" w:rsidRDefault="002A6EFF" w:rsidP="002A6EFF">
      <w:pPr>
        <w:widowControl w:val="0"/>
        <w:spacing w:after="0" w:line="240" w:lineRule="auto"/>
        <w:ind w:left="4253"/>
        <w:jc w:val="both"/>
        <w:rPr>
          <w:rFonts w:ascii="Arial" w:hAnsi="Arial" w:cs="Arial"/>
          <w:b/>
        </w:rPr>
      </w:pPr>
    </w:p>
    <w:p w14:paraId="685798A1" w14:textId="77777777" w:rsidR="002A6EFF" w:rsidRPr="009418A0" w:rsidRDefault="002A6EFF" w:rsidP="002A6EFF">
      <w:pPr>
        <w:widowControl w:val="0"/>
        <w:spacing w:after="0" w:line="240" w:lineRule="auto"/>
        <w:ind w:left="4253"/>
        <w:jc w:val="both"/>
        <w:rPr>
          <w:rFonts w:ascii="Arial" w:hAnsi="Arial" w:cs="Arial"/>
          <w:b/>
          <w:i/>
        </w:rPr>
      </w:pPr>
    </w:p>
    <w:p w14:paraId="03875313" w14:textId="67EECEDF" w:rsidR="002A6EFF" w:rsidRDefault="002A6EFF" w:rsidP="002A6EFF">
      <w:pPr>
        <w:widowControl w:val="0"/>
        <w:spacing w:after="0" w:line="240" w:lineRule="auto"/>
        <w:ind w:firstLine="567"/>
        <w:jc w:val="both"/>
        <w:rPr>
          <w:rFonts w:ascii="Arial" w:hAnsi="Arial" w:cs="Arial"/>
        </w:rPr>
      </w:pPr>
      <w:r w:rsidRPr="009418A0">
        <w:rPr>
          <w:rFonts w:ascii="Arial" w:hAnsi="Arial" w:cs="Arial"/>
          <w:bCs/>
        </w:rPr>
        <w:t xml:space="preserve">O </w:t>
      </w:r>
      <w:r w:rsidRPr="009418A0">
        <w:rPr>
          <w:rFonts w:ascii="Arial" w:hAnsi="Arial" w:cs="Arial"/>
          <w:b/>
          <w:bCs/>
        </w:rPr>
        <w:t>CONSELHO FEDERAL DE CONTABILIDADE</w:t>
      </w:r>
      <w:r w:rsidRPr="009418A0">
        <w:rPr>
          <w:rFonts w:ascii="Arial" w:hAnsi="Arial" w:cs="Arial"/>
        </w:rPr>
        <w:t>, considerando o processo de convergência das Normas Brasileiras de Contabilidade aos padrões internacionais e que, mediante acordo firmado com a I</w:t>
      </w:r>
      <w:r>
        <w:rPr>
          <w:rFonts w:ascii="Arial" w:hAnsi="Arial" w:cs="Arial"/>
        </w:rPr>
        <w:t>fac</w:t>
      </w:r>
      <w:r w:rsidRPr="009418A0">
        <w:rPr>
          <w:rFonts w:ascii="Arial" w:hAnsi="Arial" w:cs="Arial"/>
        </w:rPr>
        <w:t xml:space="preserve"> que autorizou, no Brasil, o CFC e o Instituto dos Auditores Independentes do Brasil</w:t>
      </w:r>
      <w:r>
        <w:rPr>
          <w:rFonts w:ascii="Arial" w:hAnsi="Arial" w:cs="Arial"/>
        </w:rPr>
        <w:t xml:space="preserve"> (Ibracon)</w:t>
      </w:r>
      <w:r w:rsidRPr="009418A0">
        <w:rPr>
          <w:rFonts w:ascii="Arial" w:hAnsi="Arial" w:cs="Arial"/>
        </w:rPr>
        <w:t>,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 elaborada de acordo com a sua equivalente internacional ISA 250 da I</w:t>
      </w:r>
      <w:r>
        <w:rPr>
          <w:rFonts w:ascii="Arial" w:hAnsi="Arial" w:cs="Arial"/>
        </w:rPr>
        <w:t>fac</w:t>
      </w:r>
      <w:r w:rsidRPr="009418A0">
        <w:rPr>
          <w:rFonts w:ascii="Arial" w:hAnsi="Arial" w:cs="Arial"/>
        </w:rPr>
        <w:t>:</w:t>
      </w:r>
    </w:p>
    <w:p w14:paraId="4F832B09" w14:textId="77777777" w:rsidR="002A6EFF" w:rsidRPr="009418A0" w:rsidRDefault="002A6EFF" w:rsidP="002A6EFF">
      <w:pPr>
        <w:widowControl w:val="0"/>
        <w:spacing w:after="0" w:line="240" w:lineRule="auto"/>
        <w:ind w:firstLine="567"/>
        <w:jc w:val="both"/>
        <w:rPr>
          <w:rFonts w:ascii="Arial" w:hAnsi="Arial" w:cs="Arial"/>
        </w:rPr>
      </w:pPr>
    </w:p>
    <w:p w14:paraId="5A01D70C" w14:textId="77777777" w:rsidR="002A6EFF" w:rsidRPr="004B39EB" w:rsidRDefault="002A6EFF" w:rsidP="004B39EB">
      <w:pPr>
        <w:jc w:val="center"/>
        <w:rPr>
          <w:b/>
          <w:bCs/>
        </w:rPr>
      </w:pPr>
      <w:r w:rsidRPr="004B39EB">
        <w:rPr>
          <w:b/>
          <w:bCs/>
        </w:rPr>
        <w:t>NBC TA 250 – CONSIDERAÇÃO DE LEIS E REGULAMENTOS NA AUDITORIA DE DEMONSTRAÇÕES CONTÁBEIS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0"/>
        <w:gridCol w:w="1366"/>
      </w:tblGrid>
      <w:tr w:rsidR="002A6EFF" w:rsidRPr="0094459B" w14:paraId="1393D65B" w14:textId="77777777" w:rsidTr="004B39EB">
        <w:tc>
          <w:tcPr>
            <w:tcW w:w="7020" w:type="dxa"/>
          </w:tcPr>
          <w:p w14:paraId="0C099546" w14:textId="77777777" w:rsidR="002A6EFF" w:rsidRPr="0094459B" w:rsidRDefault="002A6EFF" w:rsidP="009A4CD5">
            <w:pPr>
              <w:spacing w:before="60" w:after="60" w:line="240" w:lineRule="auto"/>
              <w:jc w:val="both"/>
              <w:rPr>
                <w:rFonts w:ascii="Arial" w:hAnsi="Arial" w:cs="Arial"/>
              </w:rPr>
            </w:pPr>
            <w:r w:rsidRPr="0094459B">
              <w:rPr>
                <w:rFonts w:ascii="Arial" w:hAnsi="Arial" w:cs="Arial"/>
              </w:rPr>
              <w:t xml:space="preserve">Súmula </w:t>
            </w:r>
            <w:r w:rsidRPr="0094459B">
              <w:rPr>
                <w:rFonts w:ascii="Arial" w:hAnsi="Arial" w:cs="Arial"/>
              </w:rPr>
              <w:tab/>
            </w:r>
            <w:r w:rsidRPr="0094459B">
              <w:rPr>
                <w:rFonts w:ascii="Arial" w:hAnsi="Arial" w:cs="Arial"/>
              </w:rPr>
              <w:tab/>
            </w:r>
            <w:r w:rsidRPr="0094459B">
              <w:rPr>
                <w:rFonts w:ascii="Arial" w:hAnsi="Arial" w:cs="Arial"/>
              </w:rPr>
              <w:tab/>
            </w:r>
            <w:r w:rsidRPr="0094459B">
              <w:rPr>
                <w:rFonts w:ascii="Arial" w:hAnsi="Arial" w:cs="Arial"/>
              </w:rPr>
              <w:tab/>
            </w:r>
            <w:r w:rsidRPr="0094459B">
              <w:rPr>
                <w:rFonts w:ascii="Arial" w:hAnsi="Arial" w:cs="Arial"/>
              </w:rPr>
              <w:tab/>
            </w:r>
            <w:r w:rsidRPr="0094459B">
              <w:rPr>
                <w:rFonts w:ascii="Arial" w:hAnsi="Arial" w:cs="Arial"/>
              </w:rPr>
              <w:tab/>
            </w:r>
            <w:r w:rsidRPr="0094459B">
              <w:rPr>
                <w:rFonts w:ascii="Arial" w:hAnsi="Arial" w:cs="Arial"/>
              </w:rPr>
              <w:tab/>
            </w:r>
            <w:r w:rsidRPr="0094459B">
              <w:rPr>
                <w:rFonts w:ascii="Arial" w:hAnsi="Arial" w:cs="Arial"/>
              </w:rPr>
              <w:tab/>
            </w:r>
            <w:r w:rsidRPr="0094459B">
              <w:rPr>
                <w:rFonts w:ascii="Arial" w:hAnsi="Arial" w:cs="Arial"/>
              </w:rPr>
              <w:tab/>
            </w:r>
          </w:p>
        </w:tc>
        <w:tc>
          <w:tcPr>
            <w:tcW w:w="1366" w:type="dxa"/>
          </w:tcPr>
          <w:p w14:paraId="66B046AA"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57" w:name="_Toc182400336"/>
            <w:bookmarkStart w:id="58" w:name="_Toc183036826"/>
            <w:r w:rsidRPr="0094459B">
              <w:rPr>
                <w:rFonts w:ascii="Arial" w:hAnsi="Arial" w:cs="Arial"/>
              </w:rPr>
              <w:t>Item</w:t>
            </w:r>
            <w:bookmarkEnd w:id="57"/>
            <w:bookmarkEnd w:id="58"/>
          </w:p>
        </w:tc>
      </w:tr>
      <w:tr w:rsidR="002A6EFF" w:rsidRPr="0094459B" w14:paraId="75FD53C0" w14:textId="77777777" w:rsidTr="004B39EB">
        <w:tc>
          <w:tcPr>
            <w:tcW w:w="7020" w:type="dxa"/>
          </w:tcPr>
          <w:p w14:paraId="2993186F" w14:textId="77777777" w:rsidR="002A6EFF" w:rsidRPr="0094459B" w:rsidRDefault="002A6EFF" w:rsidP="009A4CD5">
            <w:pPr>
              <w:spacing w:before="60" w:after="60" w:line="240" w:lineRule="auto"/>
              <w:jc w:val="both"/>
              <w:rPr>
                <w:rFonts w:ascii="Arial" w:hAnsi="Arial" w:cs="Arial"/>
                <w:b/>
              </w:rPr>
            </w:pPr>
            <w:r w:rsidRPr="0094459B">
              <w:rPr>
                <w:rFonts w:ascii="Arial" w:hAnsi="Arial" w:cs="Arial"/>
                <w:b/>
              </w:rPr>
              <w:t>Introdução</w:t>
            </w:r>
          </w:p>
        </w:tc>
        <w:tc>
          <w:tcPr>
            <w:tcW w:w="1366" w:type="dxa"/>
          </w:tcPr>
          <w:p w14:paraId="0B1D16B8" w14:textId="77777777" w:rsidR="002A6EFF" w:rsidRPr="0094459B" w:rsidRDefault="002A6EFF" w:rsidP="009A4CD5">
            <w:pPr>
              <w:tabs>
                <w:tab w:val="left" w:pos="2730"/>
              </w:tabs>
              <w:spacing w:before="60" w:after="60" w:line="240" w:lineRule="auto"/>
              <w:jc w:val="center"/>
              <w:outlineLvl w:val="0"/>
              <w:rPr>
                <w:rFonts w:ascii="Arial" w:hAnsi="Arial" w:cs="Arial"/>
                <w:b/>
              </w:rPr>
            </w:pPr>
          </w:p>
        </w:tc>
      </w:tr>
      <w:tr w:rsidR="002A6EFF" w:rsidRPr="0094459B" w14:paraId="507E2AF9" w14:textId="77777777" w:rsidTr="004B39EB">
        <w:tc>
          <w:tcPr>
            <w:tcW w:w="7020" w:type="dxa"/>
          </w:tcPr>
          <w:p w14:paraId="1282F4D3" w14:textId="77777777" w:rsidR="002A6EFF" w:rsidRPr="0094459B" w:rsidRDefault="002A6EFF" w:rsidP="009A4CD5">
            <w:pPr>
              <w:spacing w:before="60" w:after="60" w:line="240" w:lineRule="auto"/>
              <w:jc w:val="both"/>
              <w:rPr>
                <w:rFonts w:ascii="Arial" w:hAnsi="Arial" w:cs="Arial"/>
              </w:rPr>
            </w:pPr>
            <w:r w:rsidRPr="0094459B">
              <w:rPr>
                <w:rFonts w:ascii="Arial" w:hAnsi="Arial" w:cs="Arial"/>
              </w:rPr>
              <w:t>Alcance</w:t>
            </w:r>
          </w:p>
        </w:tc>
        <w:tc>
          <w:tcPr>
            <w:tcW w:w="1366" w:type="dxa"/>
          </w:tcPr>
          <w:p w14:paraId="44F6F0BC"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59" w:name="_Toc182400337"/>
            <w:bookmarkStart w:id="60" w:name="_Toc183036827"/>
            <w:r w:rsidRPr="0094459B">
              <w:rPr>
                <w:rFonts w:ascii="Arial" w:hAnsi="Arial" w:cs="Arial"/>
              </w:rPr>
              <w:t>1</w:t>
            </w:r>
            <w:bookmarkEnd w:id="59"/>
            <w:bookmarkEnd w:id="60"/>
          </w:p>
        </w:tc>
      </w:tr>
      <w:tr w:rsidR="002A6EFF" w:rsidRPr="0094459B" w14:paraId="5A5DF412" w14:textId="77777777" w:rsidTr="004B39EB">
        <w:tc>
          <w:tcPr>
            <w:tcW w:w="7020" w:type="dxa"/>
          </w:tcPr>
          <w:p w14:paraId="134361A9" w14:textId="77777777" w:rsidR="002A6EFF" w:rsidRPr="0094459B" w:rsidRDefault="002A6EFF" w:rsidP="009A4CD5">
            <w:pPr>
              <w:spacing w:before="60" w:after="60" w:line="240" w:lineRule="auto"/>
              <w:jc w:val="both"/>
              <w:rPr>
                <w:rFonts w:ascii="Times New Roman" w:hAnsi="Times New Roman" w:cs="Times New Roman"/>
                <w:sz w:val="24"/>
                <w:szCs w:val="24"/>
              </w:rPr>
            </w:pPr>
            <w:r>
              <w:rPr>
                <w:rFonts w:ascii="Arial" w:hAnsi="Arial" w:cs="Arial"/>
              </w:rPr>
              <w:t>Efeito de leis e regulamentos</w:t>
            </w:r>
          </w:p>
        </w:tc>
        <w:tc>
          <w:tcPr>
            <w:tcW w:w="1366" w:type="dxa"/>
          </w:tcPr>
          <w:p w14:paraId="1B0643A6"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61" w:name="_Toc182400338"/>
            <w:bookmarkStart w:id="62" w:name="_Toc183036828"/>
            <w:r>
              <w:rPr>
                <w:rFonts w:ascii="Arial" w:hAnsi="Arial" w:cs="Arial"/>
              </w:rPr>
              <w:t>2</w:t>
            </w:r>
            <w:bookmarkEnd w:id="61"/>
            <w:bookmarkEnd w:id="62"/>
          </w:p>
        </w:tc>
      </w:tr>
      <w:tr w:rsidR="002A6EFF" w:rsidRPr="0094459B" w14:paraId="753DEAA6" w14:textId="77777777" w:rsidTr="004B39EB">
        <w:tc>
          <w:tcPr>
            <w:tcW w:w="7020" w:type="dxa"/>
          </w:tcPr>
          <w:p w14:paraId="61693C4A" w14:textId="77777777" w:rsidR="002A6EFF" w:rsidRPr="0094459B" w:rsidRDefault="002A6EFF" w:rsidP="009A4CD5">
            <w:pPr>
              <w:spacing w:before="60" w:after="60" w:line="240" w:lineRule="auto"/>
              <w:jc w:val="both"/>
              <w:rPr>
                <w:rFonts w:ascii="Arial" w:hAnsi="Arial" w:cs="Arial"/>
              </w:rPr>
            </w:pPr>
            <w:r>
              <w:rPr>
                <w:rFonts w:ascii="Arial" w:hAnsi="Arial" w:cs="Arial"/>
              </w:rPr>
              <w:t>Responsabilidade pela conformidade com leis e regulamentos</w:t>
            </w:r>
          </w:p>
        </w:tc>
        <w:tc>
          <w:tcPr>
            <w:tcW w:w="1366" w:type="dxa"/>
          </w:tcPr>
          <w:p w14:paraId="1D3AD65A" w14:textId="77777777" w:rsidR="002A6EFF" w:rsidRPr="00AB7675" w:rsidRDefault="002A6EFF" w:rsidP="009A4CD5">
            <w:pPr>
              <w:tabs>
                <w:tab w:val="left" w:pos="2730"/>
              </w:tabs>
              <w:spacing w:before="60" w:after="60" w:line="240" w:lineRule="auto"/>
              <w:jc w:val="center"/>
              <w:outlineLvl w:val="0"/>
              <w:rPr>
                <w:rFonts w:ascii="Arial" w:hAnsi="Arial" w:cs="Arial"/>
              </w:rPr>
            </w:pPr>
            <w:bookmarkStart w:id="63" w:name="_Toc182400339"/>
            <w:bookmarkStart w:id="64" w:name="_Toc183036829"/>
            <w:r w:rsidRPr="00AB7675">
              <w:rPr>
                <w:rFonts w:ascii="Arial" w:hAnsi="Arial" w:cs="Arial"/>
              </w:rPr>
              <w:t>3 – 9</w:t>
            </w:r>
            <w:bookmarkEnd w:id="63"/>
            <w:bookmarkEnd w:id="64"/>
          </w:p>
        </w:tc>
      </w:tr>
      <w:tr w:rsidR="002A6EFF" w:rsidRPr="0094459B" w14:paraId="45B968CD" w14:textId="77777777" w:rsidTr="004B39EB">
        <w:tc>
          <w:tcPr>
            <w:tcW w:w="7020" w:type="dxa"/>
          </w:tcPr>
          <w:p w14:paraId="635FC5BC" w14:textId="77777777" w:rsidR="002A6EFF" w:rsidRPr="0094459B" w:rsidRDefault="002A6EFF" w:rsidP="009A4CD5">
            <w:pPr>
              <w:spacing w:before="60" w:after="60" w:line="240" w:lineRule="auto"/>
              <w:jc w:val="both"/>
              <w:rPr>
                <w:rFonts w:ascii="Arial" w:hAnsi="Arial" w:cs="Arial"/>
              </w:rPr>
            </w:pPr>
            <w:r>
              <w:rPr>
                <w:rFonts w:ascii="Arial" w:eastAsia="Arial" w:hAnsi="Arial" w:cs="Arial"/>
              </w:rPr>
              <w:t>Data de vigência</w:t>
            </w:r>
          </w:p>
        </w:tc>
        <w:tc>
          <w:tcPr>
            <w:tcW w:w="1366" w:type="dxa"/>
          </w:tcPr>
          <w:p w14:paraId="6C3198A2" w14:textId="77777777" w:rsidR="002A6EFF" w:rsidRPr="00AB7675" w:rsidRDefault="002A6EFF" w:rsidP="009A4CD5">
            <w:pPr>
              <w:tabs>
                <w:tab w:val="left" w:pos="2730"/>
              </w:tabs>
              <w:spacing w:before="60" w:after="60" w:line="240" w:lineRule="auto"/>
              <w:jc w:val="center"/>
              <w:outlineLvl w:val="0"/>
              <w:rPr>
                <w:rFonts w:ascii="Arial" w:hAnsi="Arial" w:cs="Arial"/>
              </w:rPr>
            </w:pPr>
            <w:bookmarkStart w:id="65" w:name="_Toc182400340"/>
            <w:bookmarkStart w:id="66" w:name="_Toc183036830"/>
            <w:r w:rsidRPr="00AB7675">
              <w:rPr>
                <w:rFonts w:ascii="Arial" w:hAnsi="Arial" w:cs="Arial"/>
              </w:rPr>
              <w:t>10</w:t>
            </w:r>
            <w:bookmarkEnd w:id="65"/>
            <w:bookmarkEnd w:id="66"/>
          </w:p>
        </w:tc>
      </w:tr>
      <w:tr w:rsidR="002A6EFF" w:rsidRPr="0094459B" w14:paraId="079D6E96" w14:textId="77777777" w:rsidTr="004B39EB">
        <w:tc>
          <w:tcPr>
            <w:tcW w:w="7020" w:type="dxa"/>
          </w:tcPr>
          <w:p w14:paraId="74F65451" w14:textId="77777777" w:rsidR="002A6EFF" w:rsidRPr="0094459B" w:rsidRDefault="002A6EFF" w:rsidP="009A4CD5">
            <w:pPr>
              <w:spacing w:before="60" w:after="60" w:line="240" w:lineRule="auto"/>
              <w:jc w:val="both"/>
              <w:rPr>
                <w:rFonts w:ascii="Arial" w:hAnsi="Arial" w:cs="Arial"/>
                <w:b/>
              </w:rPr>
            </w:pPr>
            <w:r>
              <w:rPr>
                <w:rFonts w:ascii="Arial" w:eastAsia="Arial" w:hAnsi="Arial" w:cs="Arial"/>
                <w:b/>
              </w:rPr>
              <w:t>Objetivo</w:t>
            </w:r>
          </w:p>
        </w:tc>
        <w:tc>
          <w:tcPr>
            <w:tcW w:w="1366" w:type="dxa"/>
          </w:tcPr>
          <w:p w14:paraId="290D8B15" w14:textId="77777777" w:rsidR="002A6EFF" w:rsidRPr="0094459B" w:rsidRDefault="002A6EFF" w:rsidP="009A4CD5">
            <w:pPr>
              <w:tabs>
                <w:tab w:val="left" w:pos="2730"/>
              </w:tabs>
              <w:spacing w:before="60" w:after="60" w:line="240" w:lineRule="auto"/>
              <w:jc w:val="center"/>
              <w:outlineLvl w:val="0"/>
              <w:rPr>
                <w:rFonts w:ascii="Arial" w:hAnsi="Arial" w:cs="Arial"/>
                <w:b/>
              </w:rPr>
            </w:pPr>
            <w:bookmarkStart w:id="67" w:name="_Toc182400341"/>
            <w:bookmarkStart w:id="68" w:name="_Toc183036831"/>
            <w:r>
              <w:rPr>
                <w:rFonts w:ascii="Arial" w:hAnsi="Arial" w:cs="Arial"/>
                <w:b/>
              </w:rPr>
              <w:t>11</w:t>
            </w:r>
            <w:bookmarkEnd w:id="67"/>
            <w:bookmarkEnd w:id="68"/>
          </w:p>
        </w:tc>
      </w:tr>
      <w:tr w:rsidR="002A6EFF" w:rsidRPr="0094459B" w14:paraId="28C408F6" w14:textId="77777777" w:rsidTr="004B39EB">
        <w:tc>
          <w:tcPr>
            <w:tcW w:w="7020" w:type="dxa"/>
          </w:tcPr>
          <w:p w14:paraId="3DA82EAF" w14:textId="77777777" w:rsidR="002A6EFF" w:rsidRPr="0094459B" w:rsidRDefault="002A6EFF" w:rsidP="009A4CD5">
            <w:pPr>
              <w:spacing w:before="60" w:after="60" w:line="240" w:lineRule="auto"/>
              <w:jc w:val="both"/>
              <w:rPr>
                <w:rFonts w:ascii="Arial" w:hAnsi="Arial" w:cs="Arial"/>
              </w:rPr>
            </w:pPr>
            <w:r>
              <w:rPr>
                <w:rFonts w:ascii="Arial" w:eastAsia="Arial" w:hAnsi="Arial" w:cs="Arial"/>
                <w:b/>
              </w:rPr>
              <w:t>Definição</w:t>
            </w:r>
          </w:p>
        </w:tc>
        <w:tc>
          <w:tcPr>
            <w:tcW w:w="1366" w:type="dxa"/>
          </w:tcPr>
          <w:p w14:paraId="7813C045" w14:textId="77777777" w:rsidR="002A6EFF" w:rsidRPr="00AB7675" w:rsidRDefault="002A6EFF" w:rsidP="009A4CD5">
            <w:pPr>
              <w:tabs>
                <w:tab w:val="left" w:pos="2730"/>
              </w:tabs>
              <w:spacing w:before="60" w:after="60" w:line="240" w:lineRule="auto"/>
              <w:jc w:val="center"/>
              <w:outlineLvl w:val="0"/>
              <w:rPr>
                <w:rFonts w:ascii="Arial" w:hAnsi="Arial" w:cs="Arial"/>
                <w:b/>
              </w:rPr>
            </w:pPr>
            <w:bookmarkStart w:id="69" w:name="_Toc182400342"/>
            <w:bookmarkStart w:id="70" w:name="_Toc183036832"/>
            <w:r w:rsidRPr="00AB7675">
              <w:rPr>
                <w:rFonts w:ascii="Arial" w:hAnsi="Arial" w:cs="Arial"/>
                <w:b/>
              </w:rPr>
              <w:t>12</w:t>
            </w:r>
            <w:bookmarkEnd w:id="69"/>
            <w:bookmarkEnd w:id="70"/>
          </w:p>
        </w:tc>
      </w:tr>
      <w:tr w:rsidR="002A6EFF" w:rsidRPr="0094459B" w14:paraId="481EC138" w14:textId="77777777" w:rsidTr="004B39EB">
        <w:tc>
          <w:tcPr>
            <w:tcW w:w="7020" w:type="dxa"/>
          </w:tcPr>
          <w:p w14:paraId="03987C72" w14:textId="77777777" w:rsidR="002A6EFF" w:rsidRPr="0094459B" w:rsidRDefault="002A6EFF" w:rsidP="009A4CD5">
            <w:pPr>
              <w:spacing w:before="60" w:after="60" w:line="240" w:lineRule="auto"/>
              <w:jc w:val="both"/>
              <w:rPr>
                <w:rFonts w:ascii="Arial" w:hAnsi="Arial" w:cs="Arial"/>
                <w:b/>
              </w:rPr>
            </w:pPr>
            <w:r w:rsidRPr="0094459B">
              <w:rPr>
                <w:rFonts w:ascii="Arial" w:hAnsi="Arial" w:cs="Arial"/>
                <w:b/>
              </w:rPr>
              <w:t>Requisitos</w:t>
            </w:r>
          </w:p>
        </w:tc>
        <w:tc>
          <w:tcPr>
            <w:tcW w:w="1366" w:type="dxa"/>
          </w:tcPr>
          <w:p w14:paraId="0BEAC1F0" w14:textId="77777777" w:rsidR="002A6EFF" w:rsidRPr="00AB7675" w:rsidRDefault="002A6EFF" w:rsidP="009A4CD5">
            <w:pPr>
              <w:tabs>
                <w:tab w:val="left" w:pos="2730"/>
              </w:tabs>
              <w:spacing w:before="60" w:after="60" w:line="240" w:lineRule="auto"/>
              <w:jc w:val="center"/>
              <w:outlineLvl w:val="0"/>
              <w:rPr>
                <w:rFonts w:ascii="Arial" w:hAnsi="Arial" w:cs="Arial"/>
                <w:b/>
              </w:rPr>
            </w:pPr>
          </w:p>
        </w:tc>
      </w:tr>
      <w:tr w:rsidR="002A6EFF" w:rsidRPr="0094459B" w14:paraId="383F007C" w14:textId="77777777" w:rsidTr="004B39EB">
        <w:tc>
          <w:tcPr>
            <w:tcW w:w="7020" w:type="dxa"/>
          </w:tcPr>
          <w:p w14:paraId="5EE7618D" w14:textId="77777777" w:rsidR="002A6EFF" w:rsidRPr="0094459B" w:rsidRDefault="002A6EFF" w:rsidP="009A4CD5">
            <w:pPr>
              <w:spacing w:before="60" w:after="60" w:line="240" w:lineRule="auto"/>
              <w:jc w:val="both"/>
              <w:rPr>
                <w:rFonts w:ascii="Arial" w:hAnsi="Arial" w:cs="Arial"/>
              </w:rPr>
            </w:pPr>
            <w:r>
              <w:rPr>
                <w:rFonts w:ascii="Arial" w:hAnsi="Arial" w:cs="Arial"/>
              </w:rPr>
              <w:t>Consideração pelo auditor da conformidade com leis e regulamentos</w:t>
            </w:r>
          </w:p>
        </w:tc>
        <w:tc>
          <w:tcPr>
            <w:tcW w:w="1366" w:type="dxa"/>
          </w:tcPr>
          <w:p w14:paraId="6D9640C0"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71" w:name="_Toc182400343"/>
            <w:bookmarkStart w:id="72" w:name="_Toc183036833"/>
            <w:r>
              <w:rPr>
                <w:rFonts w:ascii="Arial" w:hAnsi="Arial" w:cs="Arial"/>
              </w:rPr>
              <w:t>13</w:t>
            </w:r>
            <w:r w:rsidRPr="0094459B">
              <w:rPr>
                <w:rFonts w:ascii="Arial" w:hAnsi="Arial" w:cs="Arial"/>
              </w:rPr>
              <w:t xml:space="preserve"> – </w:t>
            </w:r>
            <w:r>
              <w:rPr>
                <w:rFonts w:ascii="Arial" w:hAnsi="Arial" w:cs="Arial"/>
              </w:rPr>
              <w:t>18</w:t>
            </w:r>
            <w:bookmarkEnd w:id="71"/>
            <w:bookmarkEnd w:id="72"/>
          </w:p>
        </w:tc>
      </w:tr>
      <w:tr w:rsidR="002A6EFF" w:rsidRPr="0094459B" w14:paraId="6FF4EE58" w14:textId="77777777" w:rsidTr="004B39EB">
        <w:tc>
          <w:tcPr>
            <w:tcW w:w="7020" w:type="dxa"/>
          </w:tcPr>
          <w:p w14:paraId="64025CE7" w14:textId="77777777" w:rsidR="002A6EFF" w:rsidRPr="0094459B" w:rsidRDefault="002A6EFF" w:rsidP="009A4CD5">
            <w:pPr>
              <w:spacing w:before="60" w:after="60" w:line="240" w:lineRule="auto"/>
              <w:jc w:val="both"/>
              <w:rPr>
                <w:rFonts w:ascii="Arial" w:hAnsi="Arial" w:cs="Arial"/>
              </w:rPr>
            </w:pPr>
            <w:r>
              <w:rPr>
                <w:rFonts w:ascii="Arial" w:hAnsi="Arial" w:cs="Arial"/>
              </w:rPr>
              <w:t>Procedimentos de auditoria quando da identificação ou da suspeita de</w:t>
            </w:r>
            <w:r>
              <w:rPr>
                <w:rFonts w:ascii="Arial" w:eastAsia="Arial" w:hAnsi="Arial" w:cs="Arial"/>
              </w:rPr>
              <w:t xml:space="preserve"> </w:t>
            </w:r>
            <w:r>
              <w:rPr>
                <w:rFonts w:ascii="Arial" w:hAnsi="Arial" w:cs="Arial"/>
              </w:rPr>
              <w:t>não conformidade</w:t>
            </w:r>
          </w:p>
        </w:tc>
        <w:tc>
          <w:tcPr>
            <w:tcW w:w="1366" w:type="dxa"/>
          </w:tcPr>
          <w:p w14:paraId="49B2EB2D"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73" w:name="_Toc182400344"/>
            <w:bookmarkStart w:id="74" w:name="_Toc183036834"/>
            <w:r>
              <w:rPr>
                <w:rFonts w:ascii="Arial" w:hAnsi="Arial" w:cs="Arial"/>
              </w:rPr>
              <w:t>19</w:t>
            </w:r>
            <w:r w:rsidRPr="0094459B">
              <w:rPr>
                <w:rFonts w:ascii="Arial" w:hAnsi="Arial" w:cs="Arial"/>
              </w:rPr>
              <w:t xml:space="preserve"> – </w:t>
            </w:r>
            <w:r>
              <w:rPr>
                <w:rFonts w:ascii="Arial" w:hAnsi="Arial" w:cs="Arial"/>
              </w:rPr>
              <w:t>22</w:t>
            </w:r>
            <w:bookmarkEnd w:id="73"/>
            <w:bookmarkEnd w:id="74"/>
          </w:p>
        </w:tc>
      </w:tr>
      <w:tr w:rsidR="002A6EFF" w:rsidRPr="0094459B" w14:paraId="5E76979C" w14:textId="77777777" w:rsidTr="004B39EB">
        <w:tc>
          <w:tcPr>
            <w:tcW w:w="7020" w:type="dxa"/>
          </w:tcPr>
          <w:p w14:paraId="22688D5F" w14:textId="77777777" w:rsidR="002A6EFF" w:rsidRPr="0094459B" w:rsidRDefault="002A6EFF" w:rsidP="009A4CD5">
            <w:pPr>
              <w:spacing w:before="60" w:after="60" w:line="240" w:lineRule="auto"/>
              <w:jc w:val="both"/>
              <w:rPr>
                <w:rFonts w:ascii="Arial" w:hAnsi="Arial" w:cs="Arial"/>
                <w:b/>
              </w:rPr>
            </w:pPr>
            <w:r>
              <w:rPr>
                <w:rFonts w:ascii="Arial" w:hAnsi="Arial" w:cs="Arial"/>
              </w:rPr>
              <w:t>Comunicação de não conformidade identificada ou suspeita de</w:t>
            </w:r>
            <w:r>
              <w:rPr>
                <w:rFonts w:ascii="Arial" w:eastAsia="Arial" w:hAnsi="Arial" w:cs="Arial"/>
              </w:rPr>
              <w:t xml:space="preserve"> </w:t>
            </w:r>
            <w:r>
              <w:rPr>
                <w:rFonts w:ascii="Arial" w:hAnsi="Arial" w:cs="Arial"/>
              </w:rPr>
              <w:t>não conformidade</w:t>
            </w:r>
          </w:p>
        </w:tc>
        <w:tc>
          <w:tcPr>
            <w:tcW w:w="1366" w:type="dxa"/>
          </w:tcPr>
          <w:p w14:paraId="20044277" w14:textId="77777777" w:rsidR="002A6EFF" w:rsidRPr="00AB7675" w:rsidRDefault="002A6EFF" w:rsidP="009A4CD5">
            <w:pPr>
              <w:tabs>
                <w:tab w:val="left" w:pos="2730"/>
              </w:tabs>
              <w:spacing w:before="60" w:after="60" w:line="240" w:lineRule="auto"/>
              <w:jc w:val="center"/>
              <w:outlineLvl w:val="0"/>
              <w:rPr>
                <w:rFonts w:ascii="Arial" w:hAnsi="Arial" w:cs="Arial"/>
              </w:rPr>
            </w:pPr>
            <w:bookmarkStart w:id="75" w:name="_Toc182400345"/>
            <w:bookmarkStart w:id="76" w:name="_Toc183036835"/>
            <w:r w:rsidRPr="00AB7675">
              <w:rPr>
                <w:rFonts w:ascii="Arial" w:hAnsi="Arial" w:cs="Arial"/>
              </w:rPr>
              <w:t>23 – 29</w:t>
            </w:r>
            <w:bookmarkEnd w:id="75"/>
            <w:bookmarkEnd w:id="76"/>
          </w:p>
        </w:tc>
      </w:tr>
      <w:tr w:rsidR="002A6EFF" w:rsidRPr="0094459B" w14:paraId="13F599B6" w14:textId="77777777" w:rsidTr="004B39EB">
        <w:tc>
          <w:tcPr>
            <w:tcW w:w="7020" w:type="dxa"/>
          </w:tcPr>
          <w:p w14:paraId="06A32759" w14:textId="77777777" w:rsidR="002A6EFF" w:rsidRPr="0094459B" w:rsidRDefault="002A6EFF" w:rsidP="009A4CD5">
            <w:pPr>
              <w:spacing w:before="60" w:after="60" w:line="240" w:lineRule="auto"/>
              <w:jc w:val="both"/>
              <w:rPr>
                <w:rFonts w:ascii="Arial" w:hAnsi="Arial" w:cs="Arial"/>
              </w:rPr>
            </w:pPr>
            <w:r>
              <w:rPr>
                <w:rFonts w:ascii="Arial" w:eastAsia="Arial" w:hAnsi="Arial" w:cs="Arial"/>
              </w:rPr>
              <w:t>Documentação</w:t>
            </w:r>
          </w:p>
        </w:tc>
        <w:tc>
          <w:tcPr>
            <w:tcW w:w="1366" w:type="dxa"/>
          </w:tcPr>
          <w:p w14:paraId="3C29357C" w14:textId="77777777" w:rsidR="002A6EFF" w:rsidRPr="0094459B" w:rsidRDefault="002A6EFF" w:rsidP="009A4CD5">
            <w:pPr>
              <w:tabs>
                <w:tab w:val="left" w:pos="2730"/>
              </w:tabs>
              <w:spacing w:before="60" w:after="60" w:line="240" w:lineRule="auto"/>
              <w:jc w:val="center"/>
              <w:outlineLvl w:val="0"/>
              <w:rPr>
                <w:rFonts w:ascii="Arial" w:hAnsi="Arial" w:cs="Arial"/>
                <w:b/>
              </w:rPr>
            </w:pPr>
            <w:bookmarkStart w:id="77" w:name="_Toc182400346"/>
            <w:bookmarkStart w:id="78" w:name="_Toc183036836"/>
            <w:r>
              <w:rPr>
                <w:rFonts w:ascii="Arial" w:hAnsi="Arial" w:cs="Arial"/>
              </w:rPr>
              <w:t>30</w:t>
            </w:r>
            <w:bookmarkEnd w:id="77"/>
            <w:bookmarkEnd w:id="78"/>
          </w:p>
        </w:tc>
      </w:tr>
      <w:tr w:rsidR="002A6EFF" w:rsidRPr="0094459B" w14:paraId="773F4703" w14:textId="77777777" w:rsidTr="004B39EB">
        <w:tc>
          <w:tcPr>
            <w:tcW w:w="7020" w:type="dxa"/>
          </w:tcPr>
          <w:p w14:paraId="50168F6B" w14:textId="77777777" w:rsidR="002A6EFF" w:rsidRPr="007D6AEB" w:rsidRDefault="002A6EFF" w:rsidP="009A4CD5">
            <w:pPr>
              <w:spacing w:before="60" w:after="60" w:line="240" w:lineRule="auto"/>
              <w:jc w:val="both"/>
              <w:rPr>
                <w:rFonts w:ascii="Arial" w:eastAsia="Arial" w:hAnsi="Arial" w:cs="Arial"/>
                <w:b/>
              </w:rPr>
            </w:pPr>
            <w:r w:rsidRPr="007D6AEB">
              <w:rPr>
                <w:rFonts w:ascii="Arial" w:eastAsia="Arial" w:hAnsi="Arial" w:cs="Arial"/>
                <w:b/>
              </w:rPr>
              <w:t>Vigência</w:t>
            </w:r>
          </w:p>
        </w:tc>
        <w:tc>
          <w:tcPr>
            <w:tcW w:w="1366" w:type="dxa"/>
          </w:tcPr>
          <w:p w14:paraId="0C88CD79" w14:textId="77777777" w:rsidR="002A6EFF" w:rsidRDefault="002A6EFF" w:rsidP="009A4CD5">
            <w:pPr>
              <w:tabs>
                <w:tab w:val="left" w:pos="2730"/>
              </w:tabs>
              <w:spacing w:before="60" w:after="60" w:line="240" w:lineRule="auto"/>
              <w:jc w:val="center"/>
              <w:outlineLvl w:val="0"/>
              <w:rPr>
                <w:rFonts w:ascii="Arial" w:hAnsi="Arial" w:cs="Arial"/>
              </w:rPr>
            </w:pPr>
          </w:p>
        </w:tc>
      </w:tr>
      <w:tr w:rsidR="002A6EFF" w:rsidRPr="0094459B" w14:paraId="32AD5791" w14:textId="77777777" w:rsidTr="004B39EB">
        <w:tc>
          <w:tcPr>
            <w:tcW w:w="7020" w:type="dxa"/>
          </w:tcPr>
          <w:p w14:paraId="519436CC" w14:textId="77777777" w:rsidR="002A6EFF" w:rsidRPr="009418A0" w:rsidRDefault="002A6EFF" w:rsidP="009A4CD5">
            <w:pPr>
              <w:spacing w:before="60" w:after="60" w:line="240" w:lineRule="auto"/>
              <w:jc w:val="both"/>
              <w:rPr>
                <w:rFonts w:ascii="Arial" w:hAnsi="Arial" w:cs="Arial"/>
                <w:b/>
              </w:rPr>
            </w:pPr>
            <w:r w:rsidRPr="009418A0">
              <w:rPr>
                <w:rFonts w:ascii="Arial" w:hAnsi="Arial" w:cs="Arial"/>
                <w:b/>
              </w:rPr>
              <w:t>Aplicação e outros materiais explicativos</w:t>
            </w:r>
          </w:p>
        </w:tc>
        <w:tc>
          <w:tcPr>
            <w:tcW w:w="1366" w:type="dxa"/>
          </w:tcPr>
          <w:p w14:paraId="3E0721ED" w14:textId="77777777" w:rsidR="002A6EFF" w:rsidRPr="0094459B" w:rsidRDefault="002A6EFF" w:rsidP="009A4CD5">
            <w:pPr>
              <w:tabs>
                <w:tab w:val="left" w:pos="2730"/>
              </w:tabs>
              <w:spacing w:before="60" w:after="60" w:line="240" w:lineRule="auto"/>
              <w:jc w:val="center"/>
              <w:outlineLvl w:val="0"/>
              <w:rPr>
                <w:rFonts w:ascii="Arial" w:hAnsi="Arial" w:cs="Arial"/>
              </w:rPr>
            </w:pPr>
          </w:p>
        </w:tc>
      </w:tr>
      <w:tr w:rsidR="002A6EFF" w:rsidRPr="0094459B" w14:paraId="62016929" w14:textId="77777777" w:rsidTr="004B39EB">
        <w:tc>
          <w:tcPr>
            <w:tcW w:w="7020" w:type="dxa"/>
          </w:tcPr>
          <w:p w14:paraId="3F0520AE" w14:textId="77777777" w:rsidR="002A6EFF" w:rsidRPr="0094459B" w:rsidRDefault="002A6EFF" w:rsidP="009A4CD5">
            <w:pPr>
              <w:spacing w:before="60" w:after="60" w:line="240" w:lineRule="auto"/>
              <w:jc w:val="both"/>
              <w:rPr>
                <w:rFonts w:ascii="Arial" w:hAnsi="Arial" w:cs="Arial"/>
              </w:rPr>
            </w:pPr>
            <w:r>
              <w:rPr>
                <w:rFonts w:ascii="Arial" w:hAnsi="Arial" w:cs="Arial"/>
              </w:rPr>
              <w:t>Responsabilidade pela conformidade com leis e regulamentos</w:t>
            </w:r>
          </w:p>
        </w:tc>
        <w:tc>
          <w:tcPr>
            <w:tcW w:w="1366" w:type="dxa"/>
          </w:tcPr>
          <w:p w14:paraId="42C3863B"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79" w:name="_Toc182400347"/>
            <w:bookmarkStart w:id="80" w:name="_Toc183036837"/>
            <w:r>
              <w:rPr>
                <w:rFonts w:ascii="Arial" w:hAnsi="Arial" w:cs="Arial"/>
              </w:rPr>
              <w:t>A1 – A8</w:t>
            </w:r>
            <w:bookmarkEnd w:id="79"/>
            <w:bookmarkEnd w:id="80"/>
          </w:p>
        </w:tc>
      </w:tr>
      <w:tr w:rsidR="002A6EFF" w:rsidRPr="0094459B" w14:paraId="54AE22CE" w14:textId="77777777" w:rsidTr="004B39EB">
        <w:tc>
          <w:tcPr>
            <w:tcW w:w="7020" w:type="dxa"/>
          </w:tcPr>
          <w:p w14:paraId="6B2C4107" w14:textId="77777777" w:rsidR="002A6EFF" w:rsidRPr="0094459B" w:rsidRDefault="002A6EFF" w:rsidP="009A4CD5">
            <w:pPr>
              <w:spacing w:before="60" w:after="60" w:line="240" w:lineRule="auto"/>
              <w:jc w:val="both"/>
              <w:rPr>
                <w:rFonts w:ascii="Arial" w:hAnsi="Arial" w:cs="Arial"/>
              </w:rPr>
            </w:pPr>
            <w:r>
              <w:rPr>
                <w:rFonts w:ascii="Arial" w:eastAsia="Arial" w:hAnsi="Arial" w:cs="Arial"/>
              </w:rPr>
              <w:t>Definição</w:t>
            </w:r>
          </w:p>
        </w:tc>
        <w:tc>
          <w:tcPr>
            <w:tcW w:w="1366" w:type="dxa"/>
          </w:tcPr>
          <w:p w14:paraId="1BC7A268" w14:textId="77777777" w:rsidR="002A6EFF" w:rsidRPr="0094459B" w:rsidRDefault="002A6EFF" w:rsidP="009A4CD5">
            <w:pPr>
              <w:tabs>
                <w:tab w:val="left" w:pos="2730"/>
              </w:tabs>
              <w:spacing w:before="60" w:after="60" w:line="240" w:lineRule="auto"/>
              <w:jc w:val="center"/>
              <w:outlineLvl w:val="0"/>
              <w:rPr>
                <w:rFonts w:ascii="Arial" w:hAnsi="Arial" w:cs="Arial"/>
              </w:rPr>
            </w:pPr>
            <w:bookmarkStart w:id="81" w:name="_Toc182400348"/>
            <w:bookmarkStart w:id="82" w:name="_Toc183036838"/>
            <w:r w:rsidRPr="0094459B">
              <w:rPr>
                <w:rFonts w:ascii="Arial" w:hAnsi="Arial" w:cs="Arial"/>
              </w:rPr>
              <w:t>A</w:t>
            </w:r>
            <w:r>
              <w:rPr>
                <w:rFonts w:ascii="Arial" w:hAnsi="Arial" w:cs="Arial"/>
              </w:rPr>
              <w:t>9</w:t>
            </w:r>
            <w:r w:rsidRPr="0094459B">
              <w:rPr>
                <w:rFonts w:ascii="Arial" w:hAnsi="Arial" w:cs="Arial"/>
              </w:rPr>
              <w:t xml:space="preserve"> – A</w:t>
            </w:r>
            <w:r>
              <w:rPr>
                <w:rFonts w:ascii="Arial" w:hAnsi="Arial" w:cs="Arial"/>
              </w:rPr>
              <w:t>10</w:t>
            </w:r>
            <w:bookmarkEnd w:id="81"/>
            <w:bookmarkEnd w:id="82"/>
          </w:p>
        </w:tc>
      </w:tr>
      <w:tr w:rsidR="002A6EFF" w:rsidRPr="0094459B" w14:paraId="1CBB9AAD" w14:textId="77777777" w:rsidTr="004B39EB">
        <w:tc>
          <w:tcPr>
            <w:tcW w:w="7020" w:type="dxa"/>
          </w:tcPr>
          <w:p w14:paraId="377A2D6D" w14:textId="77777777" w:rsidR="002A6EFF" w:rsidRPr="0094459B" w:rsidRDefault="002A6EFF" w:rsidP="009A4CD5">
            <w:pPr>
              <w:spacing w:before="60" w:after="60" w:line="240" w:lineRule="auto"/>
              <w:jc w:val="both"/>
              <w:rPr>
                <w:rFonts w:ascii="Arial" w:hAnsi="Arial" w:cs="Arial"/>
              </w:rPr>
            </w:pPr>
            <w:r>
              <w:rPr>
                <w:rFonts w:ascii="Arial" w:hAnsi="Arial" w:cs="Arial"/>
              </w:rPr>
              <w:t>Consideração pelo auditor da conformidade com leis e regulamentos</w:t>
            </w:r>
          </w:p>
        </w:tc>
        <w:tc>
          <w:tcPr>
            <w:tcW w:w="1366" w:type="dxa"/>
          </w:tcPr>
          <w:p w14:paraId="652D7A59" w14:textId="77777777" w:rsidR="002A6EFF" w:rsidRPr="00B53691" w:rsidRDefault="002A6EFF" w:rsidP="009A4CD5">
            <w:pPr>
              <w:tabs>
                <w:tab w:val="left" w:pos="2730"/>
              </w:tabs>
              <w:spacing w:before="60" w:after="60" w:line="240" w:lineRule="auto"/>
              <w:jc w:val="center"/>
              <w:outlineLvl w:val="0"/>
              <w:rPr>
                <w:rFonts w:ascii="Arial" w:hAnsi="Arial" w:cs="Arial"/>
              </w:rPr>
            </w:pPr>
            <w:bookmarkStart w:id="83" w:name="_Toc182400349"/>
            <w:bookmarkStart w:id="84" w:name="_Toc183036839"/>
            <w:r w:rsidRPr="0094459B">
              <w:rPr>
                <w:rFonts w:ascii="Arial" w:hAnsi="Arial" w:cs="Arial"/>
              </w:rPr>
              <w:t>A1</w:t>
            </w:r>
            <w:r>
              <w:rPr>
                <w:rFonts w:ascii="Arial" w:hAnsi="Arial" w:cs="Arial"/>
              </w:rPr>
              <w:t>1</w:t>
            </w:r>
            <w:r w:rsidRPr="0094459B">
              <w:rPr>
                <w:rFonts w:ascii="Arial" w:hAnsi="Arial" w:cs="Arial"/>
              </w:rPr>
              <w:t xml:space="preserve"> </w:t>
            </w:r>
            <w:r w:rsidRPr="00B53691">
              <w:rPr>
                <w:rFonts w:ascii="Arial" w:hAnsi="Arial" w:cs="Arial"/>
              </w:rPr>
              <w:t>–</w:t>
            </w:r>
            <w:r w:rsidRPr="0094459B">
              <w:rPr>
                <w:rFonts w:ascii="Arial" w:hAnsi="Arial" w:cs="Arial"/>
              </w:rPr>
              <w:t xml:space="preserve"> A1</w:t>
            </w:r>
            <w:r>
              <w:rPr>
                <w:rFonts w:ascii="Arial" w:hAnsi="Arial" w:cs="Arial"/>
              </w:rPr>
              <w:t>6</w:t>
            </w:r>
            <w:bookmarkEnd w:id="83"/>
            <w:bookmarkEnd w:id="84"/>
          </w:p>
        </w:tc>
      </w:tr>
      <w:tr w:rsidR="002A6EFF" w:rsidRPr="0094459B" w14:paraId="744798C3" w14:textId="77777777" w:rsidTr="004B39EB">
        <w:tc>
          <w:tcPr>
            <w:tcW w:w="7020" w:type="dxa"/>
          </w:tcPr>
          <w:p w14:paraId="6429995D" w14:textId="77777777" w:rsidR="002A6EFF" w:rsidRPr="0094459B" w:rsidRDefault="002A6EFF" w:rsidP="009A4CD5">
            <w:pPr>
              <w:spacing w:before="60" w:after="60" w:line="240" w:lineRule="auto"/>
              <w:jc w:val="both"/>
              <w:rPr>
                <w:rFonts w:ascii="Times New Roman" w:hAnsi="Times New Roman" w:cs="Times New Roman"/>
                <w:sz w:val="24"/>
                <w:szCs w:val="24"/>
              </w:rPr>
            </w:pPr>
            <w:r>
              <w:rPr>
                <w:rFonts w:ascii="Arial" w:hAnsi="Arial" w:cs="Arial"/>
              </w:rPr>
              <w:t>Procedimentos de auditoria quando da identificação ou da suspeita de não conformidade</w:t>
            </w:r>
          </w:p>
        </w:tc>
        <w:tc>
          <w:tcPr>
            <w:tcW w:w="1366" w:type="dxa"/>
          </w:tcPr>
          <w:p w14:paraId="2AED7FAB" w14:textId="77777777" w:rsidR="002A6EFF" w:rsidRPr="00B53691" w:rsidRDefault="002A6EFF" w:rsidP="009A4CD5">
            <w:pPr>
              <w:tabs>
                <w:tab w:val="left" w:pos="2730"/>
              </w:tabs>
              <w:spacing w:before="60" w:after="60" w:line="240" w:lineRule="auto"/>
              <w:jc w:val="center"/>
              <w:outlineLvl w:val="0"/>
              <w:rPr>
                <w:rFonts w:ascii="Arial" w:hAnsi="Arial" w:cs="Arial"/>
              </w:rPr>
            </w:pPr>
            <w:bookmarkStart w:id="85" w:name="_Toc182400350"/>
            <w:bookmarkStart w:id="86" w:name="_Toc183036840"/>
            <w:r w:rsidRPr="00B53691">
              <w:rPr>
                <w:rFonts w:ascii="Arial" w:hAnsi="Arial" w:cs="Arial"/>
              </w:rPr>
              <w:t>A17 – A25</w:t>
            </w:r>
            <w:bookmarkEnd w:id="85"/>
            <w:bookmarkEnd w:id="86"/>
          </w:p>
        </w:tc>
      </w:tr>
      <w:tr w:rsidR="002A6EFF" w:rsidRPr="0094459B" w14:paraId="3C49B0DE" w14:textId="77777777" w:rsidTr="004B39EB">
        <w:tc>
          <w:tcPr>
            <w:tcW w:w="7020" w:type="dxa"/>
          </w:tcPr>
          <w:p w14:paraId="79BC6247" w14:textId="77777777" w:rsidR="002A6EFF" w:rsidRPr="0094459B" w:rsidRDefault="002A6EFF" w:rsidP="009A4CD5">
            <w:pPr>
              <w:spacing w:before="60" w:after="60" w:line="240" w:lineRule="auto"/>
              <w:jc w:val="both"/>
              <w:rPr>
                <w:rFonts w:ascii="Times New Roman" w:hAnsi="Times New Roman" w:cs="Times New Roman"/>
                <w:sz w:val="24"/>
                <w:szCs w:val="24"/>
              </w:rPr>
            </w:pPr>
            <w:r>
              <w:rPr>
                <w:rFonts w:ascii="Arial" w:hAnsi="Arial" w:cs="Arial"/>
              </w:rPr>
              <w:t>Comunicação de não conformidade identificada ou suspeita de não conformidade</w:t>
            </w:r>
          </w:p>
        </w:tc>
        <w:tc>
          <w:tcPr>
            <w:tcW w:w="1366" w:type="dxa"/>
          </w:tcPr>
          <w:p w14:paraId="4B133E4B" w14:textId="77777777" w:rsidR="002A6EFF" w:rsidRPr="00B53691" w:rsidRDefault="002A6EFF" w:rsidP="009A4CD5">
            <w:pPr>
              <w:tabs>
                <w:tab w:val="left" w:pos="2730"/>
              </w:tabs>
              <w:spacing w:before="60" w:after="60" w:line="240" w:lineRule="auto"/>
              <w:jc w:val="center"/>
              <w:outlineLvl w:val="0"/>
              <w:rPr>
                <w:rFonts w:ascii="Arial" w:hAnsi="Arial" w:cs="Arial"/>
              </w:rPr>
            </w:pPr>
            <w:bookmarkStart w:id="87" w:name="_Toc182400351"/>
            <w:bookmarkStart w:id="88" w:name="_Toc183036841"/>
            <w:r w:rsidRPr="00B53691">
              <w:rPr>
                <w:rFonts w:ascii="Arial" w:hAnsi="Arial" w:cs="Arial"/>
              </w:rPr>
              <w:t>A26 – A34</w:t>
            </w:r>
            <w:bookmarkEnd w:id="87"/>
            <w:bookmarkEnd w:id="88"/>
          </w:p>
        </w:tc>
      </w:tr>
      <w:tr w:rsidR="002A6EFF" w:rsidRPr="0094459B" w14:paraId="6E2B32A2" w14:textId="77777777" w:rsidTr="004B39EB">
        <w:tc>
          <w:tcPr>
            <w:tcW w:w="7020" w:type="dxa"/>
          </w:tcPr>
          <w:p w14:paraId="72130485" w14:textId="77777777" w:rsidR="002A6EFF" w:rsidRPr="0094459B" w:rsidRDefault="002A6EFF" w:rsidP="009A4CD5">
            <w:pPr>
              <w:spacing w:before="60" w:after="60" w:line="240" w:lineRule="auto"/>
              <w:jc w:val="both"/>
              <w:rPr>
                <w:rFonts w:ascii="Times New Roman" w:hAnsi="Times New Roman" w:cs="Times New Roman"/>
                <w:sz w:val="24"/>
                <w:szCs w:val="24"/>
              </w:rPr>
            </w:pPr>
            <w:r>
              <w:rPr>
                <w:rFonts w:ascii="Arial" w:eastAsia="Arial" w:hAnsi="Arial" w:cs="Arial"/>
              </w:rPr>
              <w:t>Documentação</w:t>
            </w:r>
          </w:p>
        </w:tc>
        <w:tc>
          <w:tcPr>
            <w:tcW w:w="1366" w:type="dxa"/>
          </w:tcPr>
          <w:p w14:paraId="5EA15448" w14:textId="77777777" w:rsidR="002A6EFF" w:rsidRPr="00B53691" w:rsidRDefault="002A6EFF" w:rsidP="009A4CD5">
            <w:pPr>
              <w:tabs>
                <w:tab w:val="left" w:pos="2730"/>
              </w:tabs>
              <w:spacing w:before="60" w:after="60" w:line="240" w:lineRule="auto"/>
              <w:jc w:val="center"/>
              <w:outlineLvl w:val="0"/>
              <w:rPr>
                <w:rFonts w:ascii="Arial" w:hAnsi="Arial" w:cs="Arial"/>
              </w:rPr>
            </w:pPr>
            <w:bookmarkStart w:id="89" w:name="_Toc182400352"/>
            <w:bookmarkStart w:id="90" w:name="_Toc183036842"/>
            <w:r w:rsidRPr="00B53691">
              <w:rPr>
                <w:rFonts w:ascii="Arial" w:hAnsi="Arial" w:cs="Arial"/>
              </w:rPr>
              <w:t>A35 – A36</w:t>
            </w:r>
            <w:bookmarkEnd w:id="89"/>
            <w:bookmarkEnd w:id="90"/>
          </w:p>
        </w:tc>
      </w:tr>
    </w:tbl>
    <w:p w14:paraId="2F8DF390" w14:textId="77777777" w:rsidR="002A6EFF" w:rsidRPr="003E174E" w:rsidRDefault="002A6EFF" w:rsidP="002A6EFF">
      <w:pPr>
        <w:spacing w:after="0" w:line="240" w:lineRule="auto"/>
        <w:ind w:left="108" w:right="187"/>
        <w:jc w:val="both"/>
        <w:rPr>
          <w:rFonts w:ascii="Arial" w:hAnsi="Arial" w:cs="Arial"/>
          <w:vanish/>
        </w:rPr>
      </w:pPr>
      <w:r>
        <w:rPr>
          <w:rFonts w:ascii="Arial" w:eastAsia="Arial" w:hAnsi="Arial" w:cs="Arial"/>
        </w:rPr>
        <w:t xml:space="preserve">Esta Norma </w:t>
      </w:r>
      <w:r w:rsidRPr="003E174E">
        <w:rPr>
          <w:rFonts w:ascii="Arial" w:hAnsi="Arial" w:cs="Arial"/>
        </w:rPr>
        <w:t xml:space="preserve">deve ser lida em conjunto com a NBC TA 200 </w:t>
      </w:r>
      <w:r w:rsidRPr="000D7515">
        <w:rPr>
          <w:rFonts w:ascii="Arial" w:hAnsi="Arial" w:cs="Arial"/>
        </w:rPr>
        <w:t>–</w:t>
      </w:r>
      <w:r w:rsidRPr="003E174E">
        <w:rPr>
          <w:rFonts w:ascii="Arial" w:hAnsi="Arial" w:cs="Arial"/>
        </w:rPr>
        <w:t xml:space="preserve"> Objetivos Gerais do Auditor Independente e a Condução da Auditoria em Conformidade com Normas de Auditoria.</w:t>
      </w:r>
      <w:r w:rsidRPr="003E174E">
        <w:rPr>
          <w:rFonts w:ascii="Arial" w:eastAsia="Arial" w:hAnsi="Arial" w:cs="Arial"/>
        </w:rPr>
        <w:t xml:space="preserve"> </w:t>
      </w:r>
    </w:p>
    <w:p w14:paraId="73C5B85F" w14:textId="77777777" w:rsidR="002A6EFF" w:rsidRPr="003E174E" w:rsidRDefault="002A6EFF" w:rsidP="002A6EFF">
      <w:pPr>
        <w:spacing w:after="0" w:line="240" w:lineRule="auto"/>
        <w:ind w:left="108" w:right="187"/>
        <w:jc w:val="both"/>
        <w:rPr>
          <w:rFonts w:ascii="Arial" w:eastAsia="Arial" w:hAnsi="Arial" w:cs="Arial"/>
        </w:rPr>
      </w:pPr>
    </w:p>
    <w:p w14:paraId="033F0548" w14:textId="77777777" w:rsidR="002A6EFF" w:rsidRPr="00617127" w:rsidRDefault="002A6EFF" w:rsidP="002A6EFF">
      <w:pPr>
        <w:spacing w:after="0" w:line="294" w:lineRule="auto"/>
        <w:ind w:left="108" w:right="186"/>
        <w:jc w:val="both"/>
      </w:pPr>
    </w:p>
    <w:p w14:paraId="23BA5CDF" w14:textId="77777777" w:rsidR="002A6EFF" w:rsidRPr="004B39EB" w:rsidRDefault="002A6EFF" w:rsidP="004B39EB">
      <w:pPr>
        <w:rPr>
          <w:b/>
          <w:bCs/>
        </w:rPr>
      </w:pPr>
      <w:r w:rsidRPr="004B39EB">
        <w:rPr>
          <w:b/>
          <w:bCs/>
        </w:rPr>
        <w:t xml:space="preserve">Introdução </w:t>
      </w:r>
    </w:p>
    <w:p w14:paraId="1C4A924D" w14:textId="77777777" w:rsidR="002A6EFF" w:rsidRPr="004B39EB" w:rsidRDefault="002A6EFF" w:rsidP="004B39EB">
      <w:pPr>
        <w:rPr>
          <w:b/>
          <w:bCs/>
        </w:rPr>
      </w:pPr>
      <w:r w:rsidRPr="004B39EB">
        <w:rPr>
          <w:b/>
          <w:bCs/>
        </w:rPr>
        <w:t xml:space="preserve">Alcance </w:t>
      </w:r>
    </w:p>
    <w:p w14:paraId="73DB5395" w14:textId="77777777" w:rsidR="002A6EFF" w:rsidRDefault="002A6EFF" w:rsidP="002A6EFF">
      <w:pPr>
        <w:spacing w:after="0" w:line="240" w:lineRule="auto"/>
        <w:ind w:left="552" w:hanging="550"/>
        <w:jc w:val="both"/>
        <w:rPr>
          <w:rFonts w:ascii="Arial" w:hAnsi="Arial" w:cs="Arial"/>
        </w:rPr>
      </w:pPr>
    </w:p>
    <w:p w14:paraId="40228380" w14:textId="77777777" w:rsidR="002A6EFF" w:rsidRPr="000D7515"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Esta </w:t>
      </w:r>
      <w:r>
        <w:rPr>
          <w:rFonts w:ascii="Arial" w:hAnsi="Arial" w:cs="Arial"/>
        </w:rPr>
        <w:t>Norma</w:t>
      </w:r>
      <w:r w:rsidRPr="000D7515">
        <w:rPr>
          <w:rFonts w:ascii="Arial" w:hAnsi="Arial" w:cs="Arial"/>
        </w:rPr>
        <w:t xml:space="preserve"> trata da responsabilidade do auditor pela consideração de leis e regulamentos ao executar uma auditoria de demonstrações contábeis. Esta </w:t>
      </w:r>
      <w:r>
        <w:rPr>
          <w:rFonts w:ascii="Arial" w:hAnsi="Arial" w:cs="Arial"/>
        </w:rPr>
        <w:t>Norma</w:t>
      </w:r>
      <w:r w:rsidRPr="000D7515">
        <w:rPr>
          <w:rFonts w:ascii="Arial" w:hAnsi="Arial" w:cs="Arial"/>
        </w:rPr>
        <w:t xml:space="preserve"> não se aplica a outros trabalhos de asseguração em que o auditor seja especificamente contratado para testar e relatar separadamente sobre a </w:t>
      </w:r>
      <w:r w:rsidRPr="00FC29AF">
        <w:rPr>
          <w:rFonts w:ascii="Arial" w:hAnsi="Arial" w:cs="Arial"/>
          <w:highlight w:val="yellow"/>
        </w:rPr>
        <w:t>conformidade</w:t>
      </w:r>
      <w:r w:rsidRPr="000D7515">
        <w:rPr>
          <w:rFonts w:ascii="Arial" w:hAnsi="Arial" w:cs="Arial"/>
        </w:rPr>
        <w:t xml:space="preserve"> com leis ou regulamentos específicos. </w:t>
      </w:r>
    </w:p>
    <w:p w14:paraId="475B39B2"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 xml:space="preserve">Efeito de leis e regulamentos </w:t>
      </w:r>
    </w:p>
    <w:p w14:paraId="11C1325D" w14:textId="77777777" w:rsidR="002A6EFF" w:rsidRDefault="002A6EFF" w:rsidP="002A6EFF">
      <w:pPr>
        <w:spacing w:after="0" w:line="240" w:lineRule="auto"/>
        <w:ind w:left="552" w:hanging="550"/>
        <w:jc w:val="both"/>
        <w:rPr>
          <w:rFonts w:ascii="Arial" w:hAnsi="Arial" w:cs="Arial"/>
        </w:rPr>
      </w:pPr>
    </w:p>
    <w:p w14:paraId="3BB5E550" w14:textId="77777777" w:rsidR="002A6EFF" w:rsidRPr="000D7515"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O efeito de leis e regulamentos sobre as demonstrações contábeis varia consideravelmente. </w:t>
      </w:r>
      <w:r>
        <w:rPr>
          <w:rFonts w:ascii="Arial" w:hAnsi="Arial" w:cs="Arial"/>
        </w:rPr>
        <w:t>L</w:t>
      </w:r>
      <w:r w:rsidRPr="000D7515">
        <w:rPr>
          <w:rFonts w:ascii="Arial" w:hAnsi="Arial" w:cs="Arial"/>
        </w:rPr>
        <w:t xml:space="preserve">eis e regulamentos aos quais a entidade está sujeita constituem a estrutura legal e regulamentar. As disposições de algumas leis ou regulamentos </w:t>
      </w:r>
      <w:r w:rsidRPr="00FC29AF">
        <w:rPr>
          <w:rFonts w:ascii="Arial" w:hAnsi="Arial" w:cs="Arial"/>
          <w:highlight w:val="yellow"/>
        </w:rPr>
        <w:t>têm efeito direto sobre as demonstrações contábeis no sentido de que determinam os valores e as divulgações reportadas nas demonstrações contábeis da entidade</w:t>
      </w:r>
      <w:r w:rsidRPr="000D7515">
        <w:rPr>
          <w:rFonts w:ascii="Arial" w:hAnsi="Arial" w:cs="Arial"/>
        </w:rPr>
        <w:t xml:space="preserve">. Outras leis ou regulamentos requerem conformidade pela administração ou estabelecem as disposições sob as quais a entidade tem permissão para conduzir seus negócios, mas não têm efeito direto sobre as demonstrações contábeis da entidade. Algumas entidades operam em setores altamente regulamentados (como bancos </w:t>
      </w:r>
      <w:r w:rsidRPr="00A75F28">
        <w:rPr>
          <w:rFonts w:ascii="Arial" w:hAnsi="Arial" w:cs="Arial"/>
        </w:rPr>
        <w:t>e empresas do setor químico). Outras estão sujeitas apenas às muitas leis e regulamentos que se relacionam geralmente com os aspectos operacionais do negócio (tais como os relacionados com segurança e saúde ocupacional e igual oportunidade de emprego). A não conformidade com leis e regulamentos pode resultar em multas, litígio ou outras consequências para a entidade</w:t>
      </w:r>
      <w:r>
        <w:rPr>
          <w:rFonts w:ascii="Arial" w:hAnsi="Arial" w:cs="Arial"/>
        </w:rPr>
        <w:t>,</w:t>
      </w:r>
      <w:r w:rsidRPr="00A75F28">
        <w:rPr>
          <w:rFonts w:ascii="Arial" w:hAnsi="Arial" w:cs="Arial"/>
        </w:rPr>
        <w:t xml:space="preserve"> que podem ter efeito</w:t>
      </w:r>
      <w:r w:rsidRPr="000D7515">
        <w:rPr>
          <w:rFonts w:ascii="Arial" w:hAnsi="Arial" w:cs="Arial"/>
        </w:rPr>
        <w:t xml:space="preserve"> relevante sobre as demonstrações contábeis.</w:t>
      </w:r>
      <w:r w:rsidRPr="000D7515">
        <w:rPr>
          <w:rFonts w:ascii="Arial" w:eastAsia="Arial" w:hAnsi="Arial" w:cs="Arial"/>
        </w:rPr>
        <w:t xml:space="preserve"> </w:t>
      </w:r>
    </w:p>
    <w:p w14:paraId="2A64F462"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Responsabilidade pela conformidade com leis e regulamentos (ver itens de A1 a A8)</w:t>
      </w:r>
    </w:p>
    <w:p w14:paraId="7E0026FE" w14:textId="77777777" w:rsidR="002A6EFF" w:rsidRPr="003C28D9" w:rsidRDefault="002A6EFF" w:rsidP="002A6EFF">
      <w:pPr>
        <w:spacing w:after="0" w:line="240" w:lineRule="auto"/>
      </w:pPr>
    </w:p>
    <w:p w14:paraId="66E4E4D8" w14:textId="77777777" w:rsidR="002A6EFF"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É responsabilidade da </w:t>
      </w:r>
      <w:r w:rsidRPr="00FC29AF">
        <w:rPr>
          <w:rFonts w:ascii="Arial" w:hAnsi="Arial" w:cs="Arial"/>
          <w:highlight w:val="yellow"/>
        </w:rPr>
        <w:t>administração</w:t>
      </w:r>
      <w:r w:rsidRPr="000D7515">
        <w:rPr>
          <w:rFonts w:ascii="Arial" w:hAnsi="Arial" w:cs="Arial"/>
        </w:rPr>
        <w:t xml:space="preserve">, sob a supervisão dos responsáveis pela governança, assegurar que as operações da entidade sejam conduzidas em </w:t>
      </w:r>
      <w:r w:rsidRPr="00FC29AF">
        <w:rPr>
          <w:rFonts w:ascii="Arial" w:hAnsi="Arial" w:cs="Arial"/>
          <w:highlight w:val="yellow"/>
        </w:rPr>
        <w:t>conformidade</w:t>
      </w:r>
      <w:r w:rsidRPr="000D7515">
        <w:rPr>
          <w:rFonts w:ascii="Arial" w:hAnsi="Arial" w:cs="Arial"/>
        </w:rPr>
        <w:t xml:space="preserve"> com as disposições de leis e regulamentos, inclusive a conformidade com as disposições de leis e regulamentos que determinam os valores e divulgações reportadas nas demonstrações contábeis d</w:t>
      </w:r>
      <w:r>
        <w:rPr>
          <w:rFonts w:ascii="Arial" w:hAnsi="Arial" w:cs="Arial"/>
        </w:rPr>
        <w:t>a</w:t>
      </w:r>
      <w:r w:rsidRPr="000D7515">
        <w:rPr>
          <w:rFonts w:ascii="Arial" w:hAnsi="Arial" w:cs="Arial"/>
        </w:rPr>
        <w:t xml:space="preserve"> entidade.</w:t>
      </w:r>
    </w:p>
    <w:p w14:paraId="762C14FF" w14:textId="77777777" w:rsidR="002A6EFF" w:rsidRPr="000D7515" w:rsidRDefault="002A6EFF" w:rsidP="002A6EFF">
      <w:pPr>
        <w:spacing w:after="0" w:line="240" w:lineRule="auto"/>
        <w:ind w:left="544"/>
        <w:jc w:val="both"/>
        <w:rPr>
          <w:rFonts w:ascii="Arial" w:hAnsi="Arial" w:cs="Arial"/>
        </w:rPr>
      </w:pPr>
    </w:p>
    <w:p w14:paraId="142E755F" w14:textId="77777777" w:rsidR="002A6EFF" w:rsidRDefault="002A6EFF" w:rsidP="002A6EFF">
      <w:pPr>
        <w:spacing w:after="0" w:line="240" w:lineRule="auto"/>
        <w:ind w:left="12" w:hanging="10"/>
        <w:rPr>
          <w:rFonts w:ascii="Arial" w:hAnsi="Arial" w:cs="Arial"/>
          <w:i/>
        </w:rPr>
      </w:pPr>
      <w:r w:rsidRPr="000D7515">
        <w:rPr>
          <w:rFonts w:ascii="Arial" w:eastAsia="Arial" w:hAnsi="Arial" w:cs="Arial"/>
          <w:i/>
        </w:rPr>
        <w:t>Responsabilidade</w:t>
      </w:r>
      <w:r w:rsidRPr="000D7515">
        <w:rPr>
          <w:rFonts w:ascii="Arial" w:hAnsi="Arial" w:cs="Arial"/>
          <w:i/>
        </w:rPr>
        <w:t xml:space="preserve"> do auditor</w:t>
      </w:r>
    </w:p>
    <w:p w14:paraId="5559855E" w14:textId="77777777" w:rsidR="002A6EFF" w:rsidRPr="000D7515" w:rsidRDefault="002A6EFF" w:rsidP="002A6EFF">
      <w:pPr>
        <w:spacing w:after="0" w:line="240" w:lineRule="auto"/>
        <w:ind w:left="12" w:hanging="10"/>
        <w:rPr>
          <w:rFonts w:ascii="Arial" w:hAnsi="Arial" w:cs="Arial"/>
        </w:rPr>
      </w:pPr>
    </w:p>
    <w:p w14:paraId="665E4867" w14:textId="77777777" w:rsidR="002A6EFF" w:rsidRPr="00A75F28"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Os requisitos desta </w:t>
      </w:r>
      <w:r>
        <w:rPr>
          <w:rFonts w:ascii="Arial" w:hAnsi="Arial" w:cs="Arial"/>
        </w:rPr>
        <w:t>Norma</w:t>
      </w:r>
      <w:r w:rsidRPr="000D7515">
        <w:rPr>
          <w:rFonts w:ascii="Arial" w:hAnsi="Arial" w:cs="Arial"/>
        </w:rPr>
        <w:t xml:space="preserve"> destinam-se a auxiliar o auditor na identificação de distorção relevante das demonstrações contábeis </w:t>
      </w:r>
      <w:r w:rsidRPr="00A75F28">
        <w:rPr>
          <w:rFonts w:ascii="Arial" w:hAnsi="Arial" w:cs="Arial"/>
        </w:rPr>
        <w:t xml:space="preserve">devido à não conformidade com leis e regulamentos. Contudo, o auditor </w:t>
      </w:r>
      <w:r w:rsidRPr="00FC29AF">
        <w:rPr>
          <w:rFonts w:ascii="Arial" w:hAnsi="Arial" w:cs="Arial"/>
          <w:highlight w:val="yellow"/>
        </w:rPr>
        <w:t>não é responsável pela prevenção de não conformidade e não se pode esperar que ele detecte a não conformidade com todas as leis e regulamentos</w:t>
      </w:r>
      <w:r w:rsidRPr="00A75F28">
        <w:rPr>
          <w:rFonts w:ascii="Arial" w:hAnsi="Arial" w:cs="Arial"/>
        </w:rPr>
        <w:t>.</w:t>
      </w:r>
    </w:p>
    <w:p w14:paraId="4A0C8EC7" w14:textId="77777777" w:rsidR="002A6EFF" w:rsidRPr="00A75F28" w:rsidRDefault="002A6EFF" w:rsidP="002A6EFF">
      <w:pPr>
        <w:spacing w:after="0" w:line="240" w:lineRule="auto"/>
        <w:ind w:left="549"/>
        <w:jc w:val="both"/>
        <w:rPr>
          <w:rFonts w:ascii="Arial" w:hAnsi="Arial" w:cs="Arial"/>
        </w:rPr>
      </w:pPr>
    </w:p>
    <w:p w14:paraId="5ECE4FB1" w14:textId="77777777" w:rsidR="002A6EFF" w:rsidRPr="000D7515"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O auditor é responsável pela </w:t>
      </w:r>
      <w:r w:rsidRPr="00FC29AF">
        <w:rPr>
          <w:rFonts w:ascii="Arial" w:hAnsi="Arial" w:cs="Arial"/>
          <w:highlight w:val="yellow"/>
        </w:rPr>
        <w:t xml:space="preserve">obtenção de segurança razoável de que as demonstrações contábeis, tomadas em conjunto, estão livres de distorção </w:t>
      </w:r>
      <w:r w:rsidRPr="0029534B">
        <w:rPr>
          <w:rFonts w:ascii="Arial" w:hAnsi="Arial" w:cs="Arial"/>
          <w:highlight w:val="green"/>
        </w:rPr>
        <w:t>relevante</w:t>
      </w:r>
      <w:r w:rsidRPr="00FC29AF">
        <w:rPr>
          <w:rFonts w:ascii="Arial" w:hAnsi="Arial" w:cs="Arial"/>
          <w:highlight w:val="yellow"/>
        </w:rPr>
        <w:t>, independentemente se causada por fraude ou erro</w:t>
      </w:r>
      <w:r w:rsidRPr="000D7515">
        <w:rPr>
          <w:rFonts w:ascii="Arial" w:hAnsi="Arial" w:cs="Arial"/>
        </w:rPr>
        <w:t xml:space="preserve"> (</w:t>
      </w:r>
      <w:r w:rsidRPr="00FC29AF">
        <w:rPr>
          <w:rFonts w:ascii="Arial" w:hAnsi="Arial" w:cs="Arial"/>
          <w:highlight w:val="yellow"/>
        </w:rPr>
        <w:t>NBC TA 200</w:t>
      </w:r>
      <w:r w:rsidRPr="000D7515">
        <w:rPr>
          <w:rFonts w:ascii="Arial" w:hAnsi="Arial" w:cs="Arial"/>
        </w:rPr>
        <w:t xml:space="preserve">, item 5). Ao conduzir a auditoria de demonstrações contábeis, o auditor deve levar em conta a estrutura legal e regulamentar aplicável. Em decorrência das limitações inerentes de uma auditoria, há risco </w:t>
      </w:r>
      <w:r w:rsidRPr="0029534B">
        <w:rPr>
          <w:rFonts w:ascii="Arial" w:hAnsi="Arial" w:cs="Arial"/>
          <w:highlight w:val="yellow"/>
        </w:rPr>
        <w:t>inevitável</w:t>
      </w:r>
      <w:r w:rsidRPr="000D7515">
        <w:rPr>
          <w:rFonts w:ascii="Arial" w:hAnsi="Arial" w:cs="Arial"/>
        </w:rPr>
        <w:t xml:space="preserve"> de que algumas distorções relevantes nas demonstrações contábeis possam não ser detectadas, apesar de a auditoria ser adequadamente planejada e executada em conformidade com as normas de auditoria (NBC TA 200, </w:t>
      </w:r>
      <w:r w:rsidRPr="00A75F28">
        <w:rPr>
          <w:rFonts w:ascii="Arial" w:eastAsia="Arial" w:hAnsi="Arial" w:cs="Arial"/>
        </w:rPr>
        <w:t>itens A53 e A54</w:t>
      </w:r>
      <w:r w:rsidRPr="00A75F28">
        <w:rPr>
          <w:rFonts w:ascii="Arial" w:hAnsi="Arial" w:cs="Arial"/>
        </w:rPr>
        <w:t>).</w:t>
      </w:r>
      <w:r w:rsidRPr="000D7515">
        <w:rPr>
          <w:rFonts w:ascii="Arial" w:hAnsi="Arial" w:cs="Arial"/>
          <w:vertAlign w:val="superscript"/>
        </w:rPr>
        <w:t xml:space="preserve"> </w:t>
      </w:r>
      <w:r w:rsidRPr="000D7515">
        <w:rPr>
          <w:rFonts w:ascii="Arial" w:hAnsi="Arial" w:cs="Arial"/>
        </w:rPr>
        <w:t>No contexto d</w:t>
      </w:r>
      <w:r>
        <w:rPr>
          <w:rFonts w:ascii="Arial" w:hAnsi="Arial" w:cs="Arial"/>
        </w:rPr>
        <w:t>e</w:t>
      </w:r>
      <w:r w:rsidRPr="000D7515">
        <w:rPr>
          <w:rFonts w:ascii="Arial" w:hAnsi="Arial" w:cs="Arial"/>
        </w:rPr>
        <w:t xml:space="preserve"> leis e </w:t>
      </w:r>
      <w:r>
        <w:rPr>
          <w:rFonts w:ascii="Arial" w:hAnsi="Arial" w:cs="Arial"/>
        </w:rPr>
        <w:t xml:space="preserve">de </w:t>
      </w:r>
      <w:r w:rsidRPr="000D7515">
        <w:rPr>
          <w:rFonts w:ascii="Arial" w:hAnsi="Arial" w:cs="Arial"/>
        </w:rPr>
        <w:t xml:space="preserve">regulamentos, os efeitos potenciais de limitações inerentes à capacidade do auditor de </w:t>
      </w:r>
      <w:r w:rsidRPr="0029534B">
        <w:rPr>
          <w:rFonts w:ascii="Arial" w:hAnsi="Arial" w:cs="Arial"/>
          <w:highlight w:val="yellow"/>
        </w:rPr>
        <w:t>detectar</w:t>
      </w:r>
      <w:r w:rsidRPr="000D7515">
        <w:rPr>
          <w:rFonts w:ascii="Arial" w:hAnsi="Arial" w:cs="Arial"/>
        </w:rPr>
        <w:t xml:space="preserve"> distorções relevantes são maiores por razões como as seguintes:</w:t>
      </w:r>
      <w:r w:rsidRPr="000D7515">
        <w:rPr>
          <w:rFonts w:ascii="Arial" w:eastAsia="Arial" w:hAnsi="Arial" w:cs="Arial"/>
        </w:rPr>
        <w:t xml:space="preserve"> </w:t>
      </w:r>
    </w:p>
    <w:p w14:paraId="2BD42C9E" w14:textId="77777777" w:rsidR="002A6EFF" w:rsidRPr="000D7515" w:rsidRDefault="002A6EFF">
      <w:pPr>
        <w:pStyle w:val="PargrafodaLista"/>
        <w:numPr>
          <w:ilvl w:val="0"/>
          <w:numId w:val="109"/>
        </w:numPr>
        <w:spacing w:after="0" w:line="240" w:lineRule="auto"/>
        <w:ind w:left="851" w:hanging="284"/>
        <w:jc w:val="both"/>
        <w:rPr>
          <w:rFonts w:ascii="Arial" w:hAnsi="Arial" w:cs="Arial"/>
        </w:rPr>
      </w:pPr>
      <w:r w:rsidRPr="000D7515">
        <w:rPr>
          <w:rFonts w:ascii="Arial" w:hAnsi="Arial" w:cs="Arial"/>
        </w:rPr>
        <w:t xml:space="preserve">existem muitas </w:t>
      </w:r>
      <w:r w:rsidRPr="0029534B">
        <w:rPr>
          <w:rFonts w:ascii="Arial" w:hAnsi="Arial" w:cs="Arial"/>
          <w:highlight w:val="yellow"/>
        </w:rPr>
        <w:t>leis e regulamentos</w:t>
      </w:r>
      <w:r w:rsidRPr="000D7515">
        <w:rPr>
          <w:rFonts w:ascii="Arial" w:hAnsi="Arial" w:cs="Arial"/>
        </w:rPr>
        <w:t xml:space="preserve">, relacionados principalmente </w:t>
      </w:r>
      <w:r w:rsidRPr="00A75F28">
        <w:rPr>
          <w:rFonts w:ascii="Arial" w:eastAsia="Arial" w:hAnsi="Arial" w:cs="Arial"/>
        </w:rPr>
        <w:t>com</w:t>
      </w:r>
      <w:r w:rsidRPr="000D7515">
        <w:rPr>
          <w:rFonts w:ascii="Arial" w:hAnsi="Arial" w:cs="Arial"/>
        </w:rPr>
        <w:t xml:space="preserve"> aspectos operacionais da entidade, que geralmente não afetam as demonstrações contábeis e não são </w:t>
      </w:r>
      <w:r w:rsidRPr="000D7515">
        <w:rPr>
          <w:rFonts w:ascii="Arial" w:eastAsia="Arial" w:hAnsi="Arial" w:cs="Arial"/>
        </w:rPr>
        <w:t>capturados</w:t>
      </w:r>
      <w:r w:rsidRPr="000D7515">
        <w:rPr>
          <w:rFonts w:ascii="Arial" w:hAnsi="Arial" w:cs="Arial"/>
        </w:rPr>
        <w:t xml:space="preserve"> pelos sistemas de informação da entidade relevantes para as informações contábeis;</w:t>
      </w:r>
      <w:r w:rsidRPr="000D7515">
        <w:rPr>
          <w:rFonts w:ascii="Arial" w:eastAsia="Arial" w:hAnsi="Arial" w:cs="Arial"/>
        </w:rPr>
        <w:t xml:space="preserve"> </w:t>
      </w:r>
    </w:p>
    <w:p w14:paraId="05C071C8"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0D7515">
        <w:rPr>
          <w:rFonts w:ascii="Arial" w:hAnsi="Arial" w:cs="Arial"/>
        </w:rPr>
        <w:t xml:space="preserve">a não conformidade pode envolver conduta destinada a ocultar as distorções relevantes, como </w:t>
      </w:r>
      <w:r w:rsidRPr="0029534B">
        <w:rPr>
          <w:rFonts w:ascii="Arial" w:hAnsi="Arial" w:cs="Arial"/>
          <w:highlight w:val="yellow"/>
        </w:rPr>
        <w:t>conluio, falsificação, falha deliberada</w:t>
      </w:r>
      <w:r w:rsidRPr="00A75F28">
        <w:rPr>
          <w:rFonts w:ascii="Arial" w:hAnsi="Arial" w:cs="Arial"/>
        </w:rPr>
        <w:t xml:space="preserve"> no registro de transações, transgressão dos controles ou representações imprecisas e intencionais da administração</w:t>
      </w:r>
      <w:r w:rsidRPr="00A75F28">
        <w:rPr>
          <w:rFonts w:ascii="Arial" w:eastAsia="Arial" w:hAnsi="Arial" w:cs="Arial"/>
        </w:rPr>
        <w:t xml:space="preserve"> </w:t>
      </w:r>
      <w:r>
        <w:rPr>
          <w:rFonts w:ascii="Arial" w:eastAsia="Arial" w:hAnsi="Arial" w:cs="Arial"/>
        </w:rPr>
        <w:t>para o auditor;</w:t>
      </w:r>
    </w:p>
    <w:p w14:paraId="42D9CAF7"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A75F28">
        <w:rPr>
          <w:rFonts w:ascii="Arial" w:hAnsi="Arial" w:cs="Arial"/>
        </w:rPr>
        <w:t xml:space="preserve">se um ato constitui </w:t>
      </w:r>
      <w:r w:rsidRPr="00A75F28">
        <w:rPr>
          <w:rFonts w:ascii="Arial" w:eastAsia="Arial" w:hAnsi="Arial" w:cs="Arial"/>
        </w:rPr>
        <w:t xml:space="preserve">uma </w:t>
      </w:r>
      <w:r w:rsidRPr="00A75F28">
        <w:rPr>
          <w:rFonts w:ascii="Arial" w:hAnsi="Arial" w:cs="Arial"/>
        </w:rPr>
        <w:t>não conformidade</w:t>
      </w:r>
      <w:r>
        <w:rPr>
          <w:rFonts w:ascii="Arial" w:hAnsi="Arial" w:cs="Arial"/>
        </w:rPr>
        <w:t>,</w:t>
      </w:r>
      <w:r w:rsidRPr="00A75F28">
        <w:rPr>
          <w:rFonts w:ascii="Arial" w:eastAsia="Arial" w:hAnsi="Arial" w:cs="Arial"/>
        </w:rPr>
        <w:t xml:space="preserve"> é</w:t>
      </w:r>
      <w:r w:rsidRPr="00A75F28">
        <w:rPr>
          <w:rFonts w:ascii="Arial" w:hAnsi="Arial" w:cs="Arial"/>
        </w:rPr>
        <w:t xml:space="preserve">, em última instância, um assunto a ser determinado por </w:t>
      </w:r>
      <w:r w:rsidRPr="0029534B">
        <w:rPr>
          <w:rFonts w:ascii="Arial" w:hAnsi="Arial" w:cs="Arial"/>
          <w:highlight w:val="yellow"/>
        </w:rPr>
        <w:t xml:space="preserve">tribunal </w:t>
      </w:r>
      <w:r w:rsidRPr="0029534B">
        <w:rPr>
          <w:rFonts w:ascii="Arial" w:eastAsia="Arial" w:hAnsi="Arial" w:cs="Arial"/>
          <w:highlight w:val="yellow"/>
        </w:rPr>
        <w:t>ou outra autoridade legal apropriada</w:t>
      </w:r>
      <w:r>
        <w:rPr>
          <w:rFonts w:ascii="Arial" w:eastAsia="Arial" w:hAnsi="Arial" w:cs="Arial"/>
        </w:rPr>
        <w:t>.</w:t>
      </w:r>
    </w:p>
    <w:p w14:paraId="384C403F" w14:textId="77777777" w:rsidR="002A6EFF" w:rsidRPr="00A75F28" w:rsidRDefault="002A6EFF" w:rsidP="002A6EFF">
      <w:pPr>
        <w:spacing w:after="0" w:line="240" w:lineRule="auto"/>
        <w:ind w:left="567"/>
        <w:jc w:val="both"/>
        <w:rPr>
          <w:rFonts w:ascii="Arial" w:hAnsi="Arial" w:cs="Arial"/>
        </w:rPr>
      </w:pPr>
      <w:commentRangeStart w:id="91"/>
      <w:r w:rsidRPr="00A75F28">
        <w:rPr>
          <w:rFonts w:ascii="Arial" w:hAnsi="Arial" w:cs="Arial"/>
        </w:rPr>
        <w:t xml:space="preserve">Normalmente, quanto </w:t>
      </w:r>
      <w:r w:rsidRPr="0029534B">
        <w:rPr>
          <w:rFonts w:ascii="Arial" w:hAnsi="Arial" w:cs="Arial"/>
          <w:highlight w:val="yellow"/>
        </w:rPr>
        <w:t>mais</w:t>
      </w:r>
      <w:r w:rsidRPr="00A75F28">
        <w:rPr>
          <w:rFonts w:ascii="Arial" w:hAnsi="Arial" w:cs="Arial"/>
        </w:rPr>
        <w:t xml:space="preserve"> distante a não conformidade estiver dos eventos e transações refletidos nas demonstrações contábeis, </w:t>
      </w:r>
      <w:r w:rsidRPr="0029534B">
        <w:rPr>
          <w:rFonts w:ascii="Arial" w:eastAsia="Arial" w:hAnsi="Arial" w:cs="Arial"/>
          <w:highlight w:val="yellow"/>
        </w:rPr>
        <w:t>menor</w:t>
      </w:r>
      <w:r w:rsidRPr="00A75F28">
        <w:rPr>
          <w:rFonts w:ascii="Arial" w:eastAsia="Arial" w:hAnsi="Arial" w:cs="Arial"/>
        </w:rPr>
        <w:t xml:space="preserve"> é a probabilidade de</w:t>
      </w:r>
      <w:r w:rsidRPr="00A75F28">
        <w:rPr>
          <w:rFonts w:ascii="Arial" w:hAnsi="Arial" w:cs="Arial"/>
        </w:rPr>
        <w:t xml:space="preserve"> que o auditor tome conhecimento disso ou reconheça a não conformidade.</w:t>
      </w:r>
      <w:commentRangeEnd w:id="91"/>
      <w:r>
        <w:rPr>
          <w:rStyle w:val="Refdecomentrio"/>
          <w:rFonts w:ascii="Times New Roman" w:eastAsia="Times New Roman" w:hAnsi="Times New Roman" w:cs="Times New Roman"/>
          <w:lang w:val="x-none" w:eastAsia="x-none"/>
        </w:rPr>
        <w:commentReference w:id="91"/>
      </w:r>
    </w:p>
    <w:p w14:paraId="6049748C" w14:textId="77777777" w:rsidR="002A6EFF" w:rsidRPr="00A75F28" w:rsidRDefault="002A6EFF" w:rsidP="002A6EFF">
      <w:pPr>
        <w:spacing w:after="0" w:line="240" w:lineRule="auto"/>
        <w:ind w:left="540"/>
        <w:jc w:val="both"/>
        <w:rPr>
          <w:rFonts w:ascii="Arial" w:hAnsi="Arial" w:cs="Arial"/>
        </w:rPr>
      </w:pPr>
    </w:p>
    <w:p w14:paraId="7D08F985"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Esta Norma distingue a responsabilidade do auditor em relação à conformidade em </w:t>
      </w:r>
      <w:r w:rsidRPr="00C12A10">
        <w:rPr>
          <w:rFonts w:ascii="Arial" w:hAnsi="Arial" w:cs="Arial"/>
          <w:highlight w:val="cyan"/>
        </w:rPr>
        <w:t>duas</w:t>
      </w:r>
      <w:r w:rsidRPr="00A75F28">
        <w:rPr>
          <w:rFonts w:ascii="Arial" w:hAnsi="Arial" w:cs="Arial"/>
        </w:rPr>
        <w:t xml:space="preserve"> categorias diferentes de leis e regulamentos, como segue (ver itens A6, A12 e A13):</w:t>
      </w:r>
    </w:p>
    <w:p w14:paraId="5C595B46" w14:textId="77777777" w:rsidR="002A6EFF" w:rsidRPr="00A75F28" w:rsidRDefault="002A6EFF">
      <w:pPr>
        <w:numPr>
          <w:ilvl w:val="1"/>
          <w:numId w:val="104"/>
        </w:numPr>
        <w:spacing w:after="0" w:line="240" w:lineRule="auto"/>
        <w:ind w:left="993" w:hanging="426"/>
        <w:jc w:val="both"/>
        <w:rPr>
          <w:rFonts w:ascii="Arial" w:hAnsi="Arial" w:cs="Arial"/>
        </w:rPr>
      </w:pPr>
      <w:r w:rsidRPr="00A75F28">
        <w:rPr>
          <w:rFonts w:ascii="Arial" w:hAnsi="Arial" w:cs="Arial"/>
        </w:rPr>
        <w:t>as disposições daquelas leis e regulamentos geralmente reconhecidos por terem</w:t>
      </w:r>
      <w:r w:rsidRPr="000D7515">
        <w:rPr>
          <w:rFonts w:ascii="Arial" w:hAnsi="Arial" w:cs="Arial"/>
        </w:rPr>
        <w:t xml:space="preserve"> efeito </w:t>
      </w:r>
      <w:r w:rsidRPr="00C12A10">
        <w:rPr>
          <w:rFonts w:ascii="Arial" w:hAnsi="Arial" w:cs="Arial"/>
          <w:highlight w:val="cyan"/>
        </w:rPr>
        <w:t>direto</w:t>
      </w:r>
      <w:r w:rsidRPr="000D7515">
        <w:rPr>
          <w:rFonts w:ascii="Arial" w:hAnsi="Arial" w:cs="Arial"/>
        </w:rPr>
        <w:t xml:space="preserve"> na determinação dos valores e </w:t>
      </w:r>
      <w:r>
        <w:rPr>
          <w:rFonts w:ascii="Arial" w:hAnsi="Arial" w:cs="Arial"/>
        </w:rPr>
        <w:t xml:space="preserve">das </w:t>
      </w:r>
      <w:r w:rsidRPr="000D7515">
        <w:rPr>
          <w:rFonts w:ascii="Arial" w:hAnsi="Arial" w:cs="Arial"/>
        </w:rPr>
        <w:t xml:space="preserve">divulgações relevantes nas demonstrações contábeis, </w:t>
      </w:r>
      <w:r w:rsidRPr="00C12A10">
        <w:rPr>
          <w:rFonts w:ascii="Arial" w:hAnsi="Arial" w:cs="Arial"/>
          <w:highlight w:val="cyan"/>
        </w:rPr>
        <w:t>tais como leis e regulamentos tributários e planos de pensão</w:t>
      </w:r>
      <w:r w:rsidRPr="00A75F28">
        <w:rPr>
          <w:rFonts w:ascii="Arial" w:hAnsi="Arial" w:cs="Arial"/>
        </w:rPr>
        <w:t xml:space="preserve"> (ver itens 14 e A12); e</w:t>
      </w:r>
    </w:p>
    <w:p w14:paraId="6B0F8549" w14:textId="77777777" w:rsidR="002A6EFF" w:rsidRPr="00A75F28" w:rsidRDefault="002A6EFF">
      <w:pPr>
        <w:numPr>
          <w:ilvl w:val="1"/>
          <w:numId w:val="104"/>
        </w:numPr>
        <w:spacing w:after="0" w:line="240" w:lineRule="auto"/>
        <w:ind w:left="993" w:hanging="426"/>
        <w:jc w:val="both"/>
        <w:rPr>
          <w:rFonts w:ascii="Arial" w:hAnsi="Arial" w:cs="Arial"/>
        </w:rPr>
      </w:pPr>
      <w:r w:rsidRPr="00A75F28">
        <w:rPr>
          <w:rFonts w:ascii="Arial" w:hAnsi="Arial" w:cs="Arial"/>
        </w:rPr>
        <w:t xml:space="preserve">outras leis e regulamentos </w:t>
      </w:r>
      <w:r w:rsidRPr="00C12A10">
        <w:rPr>
          <w:rFonts w:ascii="Arial" w:hAnsi="Arial" w:cs="Arial"/>
          <w:highlight w:val="yellow"/>
        </w:rPr>
        <w:t>sem efeito direto</w:t>
      </w:r>
      <w:r w:rsidRPr="00A75F28">
        <w:rPr>
          <w:rFonts w:ascii="Arial" w:hAnsi="Arial" w:cs="Arial"/>
        </w:rPr>
        <w:t xml:space="preserve"> na determinação dos valores e divulgações nas demonstrações contábeis, mas cuja conformidade pode ser fundamental para os aspectos </w:t>
      </w:r>
      <w:r w:rsidRPr="00C12A10">
        <w:rPr>
          <w:rFonts w:ascii="Arial" w:hAnsi="Arial" w:cs="Arial"/>
          <w:highlight w:val="yellow"/>
        </w:rPr>
        <w:t>operacionais do negócio</w:t>
      </w:r>
      <w:r w:rsidRPr="00A75F28">
        <w:rPr>
          <w:rFonts w:ascii="Arial" w:hAnsi="Arial" w:cs="Arial"/>
        </w:rPr>
        <w:t>, para a capacidade de a entidade continuar com os negócios ou para evitar penalidades relevantes (por exemplo, conformidade com os termos de licença de operação, conformidade com as exigências regulamentares de solvência ou conformidade com os regulamentos ambientais); a não conformidade com tais leis e regulamentos, portanto, pode ter efeito relevante sobre as demonstrações contábeis (ver itens 15 e A13).</w:t>
      </w:r>
    </w:p>
    <w:p w14:paraId="4D794132" w14:textId="77777777" w:rsidR="002A6EFF" w:rsidRPr="000D7515" w:rsidRDefault="002A6EFF" w:rsidP="002A6EFF">
      <w:pPr>
        <w:spacing w:after="0" w:line="240" w:lineRule="auto"/>
        <w:ind w:left="1087"/>
        <w:jc w:val="both"/>
        <w:rPr>
          <w:rFonts w:ascii="Arial" w:hAnsi="Arial" w:cs="Arial"/>
        </w:rPr>
      </w:pPr>
    </w:p>
    <w:p w14:paraId="3FC708C9" w14:textId="77777777" w:rsidR="002A6EFF" w:rsidRPr="003C28D9"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Nesta </w:t>
      </w:r>
      <w:r>
        <w:rPr>
          <w:rFonts w:ascii="Arial" w:hAnsi="Arial" w:cs="Arial"/>
        </w:rPr>
        <w:t>Norma</w:t>
      </w:r>
      <w:r w:rsidRPr="000D7515">
        <w:rPr>
          <w:rFonts w:ascii="Arial" w:hAnsi="Arial" w:cs="Arial"/>
        </w:rPr>
        <w:t xml:space="preserve">, são especificadas exigências diferentes para cada uma das categorias de leis e regulamentos mencionados anteriormente. Para a categoria mencionada no item </w:t>
      </w:r>
      <w:r w:rsidRPr="00C12A10">
        <w:rPr>
          <w:rFonts w:ascii="Arial" w:hAnsi="Arial" w:cs="Arial"/>
          <w:highlight w:val="cyan"/>
        </w:rPr>
        <w:t>6(a)</w:t>
      </w:r>
      <w:r w:rsidRPr="000D7515">
        <w:rPr>
          <w:rFonts w:ascii="Arial" w:hAnsi="Arial" w:cs="Arial"/>
        </w:rPr>
        <w:t xml:space="preserve">, </w:t>
      </w:r>
      <w:r w:rsidRPr="00C12A10">
        <w:rPr>
          <w:rFonts w:ascii="Arial" w:hAnsi="Arial" w:cs="Arial"/>
          <w:highlight w:val="cyan"/>
        </w:rPr>
        <w:t>é responsabilidade do auditor obter evidência</w:t>
      </w:r>
      <w:r w:rsidRPr="000D7515">
        <w:rPr>
          <w:rFonts w:ascii="Arial" w:hAnsi="Arial" w:cs="Arial"/>
        </w:rPr>
        <w:t xml:space="preserve"> de auditoria apropriada e suficiente quanto à conformidade com as disposições d</w:t>
      </w:r>
      <w:r>
        <w:rPr>
          <w:rFonts w:ascii="Arial" w:hAnsi="Arial" w:cs="Arial"/>
        </w:rPr>
        <w:t>e</w:t>
      </w:r>
      <w:r w:rsidRPr="000D7515">
        <w:rPr>
          <w:rFonts w:ascii="Arial" w:hAnsi="Arial" w:cs="Arial"/>
        </w:rPr>
        <w:t xml:space="preserve"> leis e </w:t>
      </w:r>
      <w:r>
        <w:rPr>
          <w:rFonts w:ascii="Arial" w:hAnsi="Arial" w:cs="Arial"/>
        </w:rPr>
        <w:t xml:space="preserve">de </w:t>
      </w:r>
      <w:r w:rsidRPr="000D7515">
        <w:rPr>
          <w:rFonts w:ascii="Arial" w:hAnsi="Arial" w:cs="Arial"/>
        </w:rPr>
        <w:t xml:space="preserve">regulamentos. Para a categoria mencionada no item </w:t>
      </w:r>
      <w:r w:rsidRPr="00FD6623">
        <w:rPr>
          <w:rFonts w:ascii="Arial" w:hAnsi="Arial" w:cs="Arial"/>
          <w:highlight w:val="yellow"/>
        </w:rPr>
        <w:t>6(b)</w:t>
      </w:r>
      <w:r w:rsidRPr="000D7515">
        <w:rPr>
          <w:rFonts w:ascii="Arial" w:hAnsi="Arial" w:cs="Arial"/>
        </w:rPr>
        <w:t xml:space="preserve">, a responsabilidade do auditor </w:t>
      </w:r>
      <w:r w:rsidRPr="00FD6623">
        <w:rPr>
          <w:rFonts w:ascii="Arial" w:hAnsi="Arial" w:cs="Arial"/>
          <w:b/>
          <w:bCs/>
          <w:highlight w:val="cyan"/>
        </w:rPr>
        <w:t>limita-se</w:t>
      </w:r>
      <w:r w:rsidRPr="000D7515">
        <w:rPr>
          <w:rFonts w:ascii="Arial" w:hAnsi="Arial" w:cs="Arial"/>
        </w:rPr>
        <w:t xml:space="preserve"> a executar os procedimentos de auditoria especificados para ajudar a identificar não conformidades com essas leis e regulamentos que </w:t>
      </w:r>
      <w:r w:rsidRPr="00FD6623">
        <w:rPr>
          <w:rFonts w:ascii="Arial" w:hAnsi="Arial" w:cs="Arial"/>
          <w:highlight w:val="cyan"/>
        </w:rPr>
        <w:t>possam ter efeito relevante sobre as demonstrações contábeis</w:t>
      </w:r>
      <w:r w:rsidRPr="000D7515">
        <w:rPr>
          <w:rFonts w:ascii="Arial" w:hAnsi="Arial" w:cs="Arial"/>
        </w:rPr>
        <w:t>.</w:t>
      </w:r>
      <w:r w:rsidRPr="000D7515">
        <w:rPr>
          <w:rFonts w:ascii="Arial" w:eastAsia="Arial" w:hAnsi="Arial" w:cs="Arial"/>
        </w:rPr>
        <w:t xml:space="preserve"> </w:t>
      </w:r>
    </w:p>
    <w:p w14:paraId="51A8D6E4" w14:textId="77777777" w:rsidR="002A6EFF" w:rsidRPr="000D7515" w:rsidRDefault="002A6EFF" w:rsidP="002A6EFF">
      <w:pPr>
        <w:spacing w:after="0" w:line="240" w:lineRule="auto"/>
        <w:ind w:left="549"/>
        <w:jc w:val="both"/>
        <w:rPr>
          <w:rFonts w:ascii="Arial" w:hAnsi="Arial" w:cs="Arial"/>
        </w:rPr>
      </w:pPr>
    </w:p>
    <w:p w14:paraId="5548DACB" w14:textId="77777777" w:rsidR="002A6EFF"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Esta </w:t>
      </w:r>
      <w:r>
        <w:rPr>
          <w:rFonts w:ascii="Arial" w:hAnsi="Arial" w:cs="Arial"/>
        </w:rPr>
        <w:t>Norma</w:t>
      </w:r>
      <w:r w:rsidRPr="000D7515">
        <w:rPr>
          <w:rFonts w:ascii="Arial" w:hAnsi="Arial" w:cs="Arial"/>
        </w:rPr>
        <w:t xml:space="preserve"> requer que </w:t>
      </w:r>
      <w:r w:rsidRPr="00FD6623">
        <w:rPr>
          <w:rFonts w:ascii="Arial" w:hAnsi="Arial" w:cs="Arial"/>
          <w:highlight w:val="yellow"/>
        </w:rPr>
        <w:t>o auditor</w:t>
      </w:r>
      <w:r w:rsidRPr="000D7515">
        <w:rPr>
          <w:rFonts w:ascii="Arial" w:hAnsi="Arial" w:cs="Arial"/>
        </w:rPr>
        <w:t xml:space="preserve"> permaneça atento para a possibilidade de que </w:t>
      </w:r>
      <w:r w:rsidRPr="00FD6623">
        <w:rPr>
          <w:rFonts w:ascii="Arial" w:hAnsi="Arial" w:cs="Arial"/>
          <w:highlight w:val="yellow"/>
        </w:rPr>
        <w:t>outros procedimentos de auditoria aplicados</w:t>
      </w:r>
      <w:r w:rsidRPr="000D7515">
        <w:rPr>
          <w:rFonts w:ascii="Arial" w:hAnsi="Arial" w:cs="Arial"/>
        </w:rPr>
        <w:t xml:space="preserve"> com o fim de formar uma </w:t>
      </w:r>
      <w:r w:rsidRPr="00FD6623">
        <w:rPr>
          <w:rFonts w:ascii="Arial" w:hAnsi="Arial" w:cs="Arial"/>
          <w:highlight w:val="yellow"/>
        </w:rPr>
        <w:t>opinião</w:t>
      </w:r>
      <w:r w:rsidRPr="000D7515">
        <w:rPr>
          <w:rFonts w:ascii="Arial" w:hAnsi="Arial" w:cs="Arial"/>
        </w:rPr>
        <w:t xml:space="preserve"> sobre as demonstrações contábeis </w:t>
      </w:r>
      <w:r w:rsidRPr="00FD6623">
        <w:rPr>
          <w:rFonts w:ascii="Arial" w:hAnsi="Arial" w:cs="Arial"/>
          <w:highlight w:val="yellow"/>
        </w:rPr>
        <w:t>possam</w:t>
      </w:r>
      <w:r w:rsidRPr="000D7515">
        <w:rPr>
          <w:rFonts w:ascii="Arial" w:hAnsi="Arial" w:cs="Arial"/>
        </w:rPr>
        <w:t xml:space="preserve"> levar ao seu conhecimento </w:t>
      </w:r>
      <w:r w:rsidRPr="00A75F28">
        <w:rPr>
          <w:rFonts w:ascii="Arial" w:hAnsi="Arial" w:cs="Arial"/>
        </w:rPr>
        <w:t>casos de não</w:t>
      </w:r>
      <w:r w:rsidRPr="000D7515">
        <w:rPr>
          <w:rFonts w:ascii="Arial" w:hAnsi="Arial" w:cs="Arial"/>
        </w:rPr>
        <w:t xml:space="preserve"> conformidade. Manter postura de </w:t>
      </w:r>
      <w:r w:rsidRPr="00FD6623">
        <w:rPr>
          <w:rFonts w:ascii="Arial" w:hAnsi="Arial" w:cs="Arial"/>
          <w:highlight w:val="green"/>
        </w:rPr>
        <w:t>ceticismo profissional</w:t>
      </w:r>
      <w:r w:rsidRPr="000D7515">
        <w:rPr>
          <w:rFonts w:ascii="Arial" w:hAnsi="Arial" w:cs="Arial"/>
        </w:rPr>
        <w:t xml:space="preserve"> ao longo da auditoria, como requerido pela NBC TA 200, </w:t>
      </w:r>
      <w:commentRangeStart w:id="92"/>
      <w:r w:rsidRPr="000D7515">
        <w:rPr>
          <w:rFonts w:ascii="Arial" w:hAnsi="Arial" w:cs="Arial"/>
        </w:rPr>
        <w:t>item 15</w:t>
      </w:r>
      <w:commentRangeEnd w:id="92"/>
      <w:r>
        <w:rPr>
          <w:rStyle w:val="Refdecomentrio"/>
          <w:rFonts w:ascii="Times New Roman" w:eastAsia="Times New Roman" w:hAnsi="Times New Roman" w:cs="Times New Roman"/>
          <w:lang w:val="x-none" w:eastAsia="x-none"/>
        </w:rPr>
        <w:commentReference w:id="92"/>
      </w:r>
      <w:r w:rsidRPr="000D7515">
        <w:rPr>
          <w:rFonts w:ascii="Arial" w:hAnsi="Arial" w:cs="Arial"/>
        </w:rPr>
        <w:t>, é importante nesse contexto, dada a extensão d</w:t>
      </w:r>
      <w:r>
        <w:rPr>
          <w:rFonts w:ascii="Arial" w:hAnsi="Arial" w:cs="Arial"/>
        </w:rPr>
        <w:t>e</w:t>
      </w:r>
      <w:r w:rsidRPr="000D7515">
        <w:rPr>
          <w:rFonts w:ascii="Arial" w:hAnsi="Arial" w:cs="Arial"/>
        </w:rPr>
        <w:t xml:space="preserve"> leis e </w:t>
      </w:r>
      <w:r w:rsidRPr="00A75F28">
        <w:rPr>
          <w:rFonts w:ascii="Arial" w:hAnsi="Arial" w:cs="Arial"/>
        </w:rPr>
        <w:t xml:space="preserve">de </w:t>
      </w:r>
      <w:r w:rsidRPr="000D7515">
        <w:rPr>
          <w:rFonts w:ascii="Arial" w:hAnsi="Arial" w:cs="Arial"/>
        </w:rPr>
        <w:t>regulamentos que afetam a entidade.</w:t>
      </w:r>
    </w:p>
    <w:p w14:paraId="66FE8226" w14:textId="77777777" w:rsidR="002A6EFF" w:rsidRPr="000D7515" w:rsidRDefault="002A6EFF" w:rsidP="002A6EFF">
      <w:pPr>
        <w:spacing w:after="0" w:line="240" w:lineRule="auto"/>
        <w:ind w:left="549"/>
        <w:jc w:val="both"/>
        <w:rPr>
          <w:rFonts w:ascii="Arial" w:hAnsi="Arial" w:cs="Arial"/>
        </w:rPr>
      </w:pPr>
    </w:p>
    <w:p w14:paraId="4CD3D4EE" w14:textId="77777777" w:rsidR="002A6EFF" w:rsidRPr="00A75F28" w:rsidRDefault="002A6EFF">
      <w:pPr>
        <w:numPr>
          <w:ilvl w:val="0"/>
          <w:numId w:val="104"/>
        </w:numPr>
        <w:spacing w:after="0" w:line="240" w:lineRule="auto"/>
        <w:ind w:left="567" w:hanging="565"/>
        <w:jc w:val="both"/>
        <w:rPr>
          <w:rFonts w:ascii="Arial" w:eastAsia="Arial" w:hAnsi="Arial" w:cs="Arial"/>
        </w:rPr>
      </w:pPr>
      <w:r w:rsidRPr="00A75F28">
        <w:rPr>
          <w:rFonts w:ascii="Arial" w:eastAsia="Arial" w:hAnsi="Arial" w:cs="Arial"/>
        </w:rPr>
        <w:t xml:space="preserve">O auditor pode ter responsabilidades </w:t>
      </w:r>
      <w:r w:rsidRPr="00FD6623">
        <w:rPr>
          <w:rFonts w:ascii="Arial" w:eastAsia="Arial" w:hAnsi="Arial" w:cs="Arial"/>
          <w:highlight w:val="yellow"/>
        </w:rPr>
        <w:t>adicionais</w:t>
      </w:r>
      <w:r w:rsidRPr="00A75F28">
        <w:rPr>
          <w:rFonts w:ascii="Arial" w:eastAsia="Arial" w:hAnsi="Arial" w:cs="Arial"/>
        </w:rPr>
        <w:t xml:space="preserve"> nos termos de leis, de regulamentos ou de requisitos éticos relevantes com relação à não conformidade com leis e regulamentos por parte da entidade, que podem diferir desta Norma ou ir além dela, como, por exemplo (ver item A8): </w:t>
      </w:r>
    </w:p>
    <w:p w14:paraId="759C823A" w14:textId="77777777" w:rsidR="002A6EFF" w:rsidRPr="00A75F28" w:rsidRDefault="002A6EFF">
      <w:pPr>
        <w:numPr>
          <w:ilvl w:val="1"/>
          <w:numId w:val="104"/>
        </w:numPr>
        <w:spacing w:after="0" w:line="240" w:lineRule="auto"/>
        <w:ind w:left="993" w:hanging="426"/>
        <w:jc w:val="both"/>
        <w:rPr>
          <w:rFonts w:ascii="Arial" w:eastAsia="Arial" w:hAnsi="Arial" w:cs="Arial"/>
        </w:rPr>
      </w:pPr>
      <w:r w:rsidRPr="00A75F28">
        <w:rPr>
          <w:rFonts w:ascii="Arial" w:eastAsia="Arial" w:hAnsi="Arial" w:cs="Arial"/>
        </w:rPr>
        <w:t xml:space="preserve">resposta à não conformidade identificada ou suspeita de não conformidade com leis e regulamentos, incluindo requisitos relacionados com comunicações específicas com a administração e os responsáveis pela governança, avaliando a adequação de sua resposta à não conformidade e determinando se medidas adicionais são necessárias; </w:t>
      </w:r>
    </w:p>
    <w:p w14:paraId="103CEE20" w14:textId="77777777" w:rsidR="002A6EFF" w:rsidRPr="00A75F28" w:rsidRDefault="002A6EFF">
      <w:pPr>
        <w:numPr>
          <w:ilvl w:val="1"/>
          <w:numId w:val="104"/>
        </w:numPr>
        <w:spacing w:after="0" w:line="240" w:lineRule="auto"/>
        <w:ind w:left="993" w:hanging="426"/>
        <w:jc w:val="both"/>
        <w:rPr>
          <w:rFonts w:ascii="Arial" w:eastAsia="Arial" w:hAnsi="Arial" w:cs="Arial"/>
        </w:rPr>
      </w:pPr>
      <w:r w:rsidRPr="00A75F28">
        <w:rPr>
          <w:rFonts w:ascii="Arial" w:eastAsia="Arial" w:hAnsi="Arial" w:cs="Arial"/>
        </w:rPr>
        <w:t xml:space="preserve">comunicação de não conformidade identificada ou suspeita de não conformidade com leis e regulamentos a outros auditores (por exemplo, na auditoria de demonstrações contábeis de grupo); e </w:t>
      </w:r>
    </w:p>
    <w:p w14:paraId="0C87E944" w14:textId="77777777" w:rsidR="002A6EFF" w:rsidRPr="00A75F28" w:rsidRDefault="002A6EFF">
      <w:pPr>
        <w:numPr>
          <w:ilvl w:val="1"/>
          <w:numId w:val="104"/>
        </w:numPr>
        <w:spacing w:after="0" w:line="240" w:lineRule="auto"/>
        <w:ind w:left="993" w:hanging="426"/>
        <w:jc w:val="both"/>
        <w:rPr>
          <w:rFonts w:ascii="Arial" w:eastAsia="Arial" w:hAnsi="Arial" w:cs="Arial"/>
        </w:rPr>
      </w:pPr>
      <w:r w:rsidRPr="00A75F28">
        <w:rPr>
          <w:rFonts w:ascii="Arial" w:eastAsia="Arial" w:hAnsi="Arial" w:cs="Arial"/>
        </w:rPr>
        <w:t xml:space="preserve">requisitos de documentação relacionada com a não conformidade identificada ou suspeita de não conformidade com leis e regulamentos. </w:t>
      </w:r>
    </w:p>
    <w:p w14:paraId="550C8C8D" w14:textId="77777777" w:rsidR="002A6EFF" w:rsidRPr="00A75F28" w:rsidRDefault="002A6EFF" w:rsidP="002A6EFF">
      <w:pPr>
        <w:spacing w:after="0" w:line="240" w:lineRule="auto"/>
        <w:ind w:left="561" w:firstLine="6"/>
        <w:jc w:val="both"/>
        <w:rPr>
          <w:rFonts w:ascii="Arial" w:hAnsi="Arial" w:cs="Arial"/>
        </w:rPr>
      </w:pPr>
      <w:r w:rsidRPr="00A75F28">
        <w:rPr>
          <w:rFonts w:ascii="Arial" w:eastAsia="Arial" w:hAnsi="Arial" w:cs="Arial"/>
        </w:rPr>
        <w:t>O cumprimento de quaisquer responsabilidades adicionais pode fornecer informações complementares que são relevantes para o trabalho do auditor de acordo com esta ou outras normas (por exemplo, informações relacionadas com a integridade da administração ou, quando apropriado, dos responsáveis pela governança).</w:t>
      </w:r>
      <w:r>
        <w:rPr>
          <w:rFonts w:ascii="Arial" w:eastAsia="Arial" w:hAnsi="Arial" w:cs="Arial"/>
        </w:rPr>
        <w:t xml:space="preserve"> </w:t>
      </w:r>
    </w:p>
    <w:p w14:paraId="7FA5D511"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Data de vigência</w:t>
      </w:r>
    </w:p>
    <w:p w14:paraId="51C7AAEE" w14:textId="77777777" w:rsidR="002A6EFF" w:rsidRPr="007E7072" w:rsidRDefault="002A6EFF">
      <w:pPr>
        <w:numPr>
          <w:ilvl w:val="0"/>
          <w:numId w:val="104"/>
        </w:numPr>
        <w:spacing w:after="0" w:line="240" w:lineRule="auto"/>
        <w:ind w:left="567" w:hanging="565"/>
        <w:jc w:val="both"/>
        <w:rPr>
          <w:rFonts w:ascii="Arial" w:hAnsi="Arial" w:cs="Arial"/>
        </w:rPr>
      </w:pPr>
      <w:r w:rsidRPr="00A326C8">
        <w:rPr>
          <w:rFonts w:ascii="Arial" w:hAnsi="Arial" w:cs="Arial"/>
        </w:rPr>
        <w:t xml:space="preserve">Esta </w:t>
      </w:r>
      <w:r>
        <w:rPr>
          <w:rFonts w:ascii="Arial" w:hAnsi="Arial" w:cs="Arial"/>
        </w:rPr>
        <w:t>Norma</w:t>
      </w:r>
      <w:r w:rsidRPr="00A326C8">
        <w:rPr>
          <w:rFonts w:ascii="Arial" w:hAnsi="Arial" w:cs="Arial"/>
        </w:rPr>
        <w:t xml:space="preserve"> é aplicável para auditoria de demonstrações contábeis para períodos iniciados </w:t>
      </w:r>
      <w:r w:rsidRPr="007E7072">
        <w:rPr>
          <w:rFonts w:ascii="Arial" w:hAnsi="Arial" w:cs="Arial"/>
        </w:rPr>
        <w:t xml:space="preserve">em, ou após, 31 de dezembro de 2018. </w:t>
      </w:r>
    </w:p>
    <w:p w14:paraId="2753FE95"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Objetivo</w:t>
      </w:r>
    </w:p>
    <w:p w14:paraId="5C5A55FF" w14:textId="77777777" w:rsidR="002A6EFF" w:rsidRPr="008C534A" w:rsidRDefault="002A6EFF" w:rsidP="002A6EFF">
      <w:pPr>
        <w:spacing w:after="0" w:line="240" w:lineRule="auto"/>
      </w:pPr>
    </w:p>
    <w:p w14:paraId="10A1F680" w14:textId="77777777" w:rsidR="002A6EFF" w:rsidRPr="000D7515" w:rsidRDefault="002A6EFF">
      <w:pPr>
        <w:numPr>
          <w:ilvl w:val="0"/>
          <w:numId w:val="104"/>
        </w:numPr>
        <w:spacing w:after="0" w:line="240" w:lineRule="auto"/>
        <w:ind w:left="567" w:hanging="565"/>
        <w:jc w:val="both"/>
        <w:rPr>
          <w:rFonts w:ascii="Arial" w:hAnsi="Arial" w:cs="Arial"/>
        </w:rPr>
      </w:pPr>
      <w:r w:rsidRPr="000D7515">
        <w:rPr>
          <w:rFonts w:ascii="Arial" w:hAnsi="Arial" w:cs="Arial"/>
        </w:rPr>
        <w:t>Os objetivos do auditor são:</w:t>
      </w:r>
    </w:p>
    <w:p w14:paraId="307A3E54" w14:textId="77777777" w:rsidR="002A6EFF" w:rsidRPr="000D7515" w:rsidRDefault="002A6EFF">
      <w:pPr>
        <w:numPr>
          <w:ilvl w:val="0"/>
          <w:numId w:val="105"/>
        </w:numPr>
        <w:spacing w:after="0" w:line="240" w:lineRule="auto"/>
        <w:ind w:left="993" w:hanging="426"/>
        <w:jc w:val="both"/>
        <w:rPr>
          <w:rFonts w:ascii="Arial" w:hAnsi="Arial" w:cs="Arial"/>
        </w:rPr>
      </w:pPr>
      <w:r w:rsidRPr="00FD6623">
        <w:rPr>
          <w:rFonts w:ascii="Arial" w:hAnsi="Arial" w:cs="Arial"/>
          <w:highlight w:val="yellow"/>
        </w:rPr>
        <w:t>obter evidência de auditoria apropriada e suficiente</w:t>
      </w:r>
      <w:r w:rsidRPr="000D7515">
        <w:rPr>
          <w:rFonts w:ascii="Arial" w:hAnsi="Arial" w:cs="Arial"/>
        </w:rPr>
        <w:t xml:space="preserve"> no que se refere à conformidade com as disposições d</w:t>
      </w:r>
      <w:r>
        <w:rPr>
          <w:rFonts w:ascii="Arial" w:hAnsi="Arial" w:cs="Arial"/>
        </w:rPr>
        <w:t>e</w:t>
      </w:r>
      <w:r w:rsidRPr="000D7515">
        <w:rPr>
          <w:rFonts w:ascii="Arial" w:hAnsi="Arial" w:cs="Arial"/>
        </w:rPr>
        <w:t xml:space="preserve"> leis e </w:t>
      </w:r>
      <w:r>
        <w:rPr>
          <w:rFonts w:ascii="Arial" w:hAnsi="Arial" w:cs="Arial"/>
        </w:rPr>
        <w:t xml:space="preserve">de </w:t>
      </w:r>
      <w:r w:rsidRPr="000D7515">
        <w:rPr>
          <w:rFonts w:ascii="Arial" w:hAnsi="Arial" w:cs="Arial"/>
        </w:rPr>
        <w:t xml:space="preserve">regulamentos geralmente reconhecidos </w:t>
      </w:r>
      <w:r w:rsidRPr="007D6AEB">
        <w:rPr>
          <w:rFonts w:ascii="Arial" w:hAnsi="Arial" w:cs="Arial"/>
        </w:rPr>
        <w:t xml:space="preserve">por </w:t>
      </w:r>
      <w:r w:rsidRPr="007D6AEB">
        <w:rPr>
          <w:rFonts w:ascii="Arial" w:eastAsia="Arial" w:hAnsi="Arial" w:cs="Arial"/>
        </w:rPr>
        <w:t>terem</w:t>
      </w:r>
      <w:r w:rsidRPr="000D7515">
        <w:rPr>
          <w:rFonts w:ascii="Arial" w:hAnsi="Arial" w:cs="Arial"/>
        </w:rPr>
        <w:t xml:space="preserve"> efeito direto na determinação dos valores e </w:t>
      </w:r>
      <w:r>
        <w:rPr>
          <w:rFonts w:ascii="Arial" w:hAnsi="Arial" w:cs="Arial"/>
        </w:rPr>
        <w:t xml:space="preserve">nas </w:t>
      </w:r>
      <w:r w:rsidRPr="000D7515">
        <w:rPr>
          <w:rFonts w:ascii="Arial" w:hAnsi="Arial" w:cs="Arial"/>
        </w:rPr>
        <w:t>divulgações relevantes nas demonstrações contábeis;</w:t>
      </w:r>
      <w:r w:rsidRPr="000D7515">
        <w:rPr>
          <w:rFonts w:ascii="Arial" w:eastAsia="Arial" w:hAnsi="Arial" w:cs="Arial"/>
        </w:rPr>
        <w:t xml:space="preserve"> </w:t>
      </w:r>
    </w:p>
    <w:p w14:paraId="5CB5EE56" w14:textId="77777777" w:rsidR="002A6EFF" w:rsidRPr="000D7515" w:rsidRDefault="002A6EFF">
      <w:pPr>
        <w:numPr>
          <w:ilvl w:val="0"/>
          <w:numId w:val="105"/>
        </w:numPr>
        <w:spacing w:after="0" w:line="240" w:lineRule="auto"/>
        <w:ind w:left="993" w:hanging="426"/>
        <w:jc w:val="both"/>
        <w:rPr>
          <w:rFonts w:ascii="Arial" w:hAnsi="Arial" w:cs="Arial"/>
        </w:rPr>
      </w:pPr>
      <w:r w:rsidRPr="00FD6623">
        <w:rPr>
          <w:rFonts w:ascii="Arial" w:hAnsi="Arial" w:cs="Arial"/>
          <w:highlight w:val="yellow"/>
        </w:rPr>
        <w:t>executar procedimentos de auditoria específicos</w:t>
      </w:r>
      <w:r w:rsidRPr="000D7515">
        <w:rPr>
          <w:rFonts w:ascii="Arial" w:hAnsi="Arial" w:cs="Arial"/>
        </w:rPr>
        <w:t xml:space="preserve"> para ajudar a identificar casos de não conformidade com outras leis e regulamentos que possam ter efeito relevante sobre as demonstrações contábeis; e</w:t>
      </w:r>
      <w:r w:rsidRPr="000D7515">
        <w:rPr>
          <w:rFonts w:ascii="Arial" w:hAnsi="Arial" w:cs="Arial"/>
        </w:rPr>
        <w:tab/>
      </w:r>
      <w:r>
        <w:rPr>
          <w:rFonts w:ascii="Arial" w:eastAsia="Arial" w:hAnsi="Arial" w:cs="Arial"/>
        </w:rPr>
        <w:t xml:space="preserve"> </w:t>
      </w:r>
    </w:p>
    <w:p w14:paraId="4A854091" w14:textId="77777777" w:rsidR="002A6EFF" w:rsidRPr="00A75F28" w:rsidRDefault="002A6EFF">
      <w:pPr>
        <w:numPr>
          <w:ilvl w:val="0"/>
          <w:numId w:val="105"/>
        </w:numPr>
        <w:spacing w:after="0" w:line="240" w:lineRule="auto"/>
        <w:ind w:left="993" w:hanging="426"/>
        <w:jc w:val="both"/>
        <w:rPr>
          <w:rFonts w:ascii="Arial" w:hAnsi="Arial" w:cs="Arial"/>
        </w:rPr>
      </w:pPr>
      <w:r w:rsidRPr="00FD6623">
        <w:rPr>
          <w:rFonts w:ascii="Arial" w:hAnsi="Arial" w:cs="Arial"/>
          <w:highlight w:val="yellow"/>
        </w:rPr>
        <w:t>responder adequadamente à não conformidade ou suspeita de não conformidade</w:t>
      </w:r>
      <w:r w:rsidRPr="00A75F28">
        <w:rPr>
          <w:rFonts w:ascii="Arial" w:hAnsi="Arial" w:cs="Arial"/>
        </w:rPr>
        <w:t xml:space="preserve"> com leis e regulamentos </w:t>
      </w:r>
      <w:r w:rsidRPr="00A75F28">
        <w:rPr>
          <w:rFonts w:ascii="Arial" w:eastAsia="Arial" w:hAnsi="Arial" w:cs="Arial"/>
        </w:rPr>
        <w:t>identificada</w:t>
      </w:r>
      <w:r w:rsidRPr="00A75F28">
        <w:rPr>
          <w:rFonts w:ascii="Arial" w:hAnsi="Arial" w:cs="Arial"/>
        </w:rPr>
        <w:t xml:space="preserve"> durante a auditoria.</w:t>
      </w:r>
      <w:r w:rsidRPr="00A75F28">
        <w:rPr>
          <w:rFonts w:ascii="Arial" w:eastAsia="Arial" w:hAnsi="Arial" w:cs="Arial"/>
        </w:rPr>
        <w:t xml:space="preserve"> </w:t>
      </w:r>
    </w:p>
    <w:p w14:paraId="3E4D9DAF"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Definição</w:t>
      </w:r>
    </w:p>
    <w:p w14:paraId="42A70795" w14:textId="77777777" w:rsidR="002A6EFF" w:rsidRPr="00A75F28" w:rsidRDefault="002A6EFF" w:rsidP="002A6EFF">
      <w:pPr>
        <w:spacing w:after="0" w:line="240" w:lineRule="auto"/>
      </w:pPr>
    </w:p>
    <w:p w14:paraId="1CDAC422" w14:textId="77777777" w:rsidR="002A6EFF" w:rsidRPr="00A75F28" w:rsidRDefault="002A6EFF">
      <w:pPr>
        <w:numPr>
          <w:ilvl w:val="0"/>
          <w:numId w:val="104"/>
        </w:numPr>
        <w:spacing w:after="0" w:line="240" w:lineRule="auto"/>
        <w:ind w:hanging="565"/>
        <w:jc w:val="both"/>
        <w:rPr>
          <w:rFonts w:ascii="Arial" w:hAnsi="Arial" w:cs="Arial"/>
        </w:rPr>
      </w:pPr>
      <w:r w:rsidRPr="00A75F28">
        <w:rPr>
          <w:rFonts w:ascii="Arial" w:hAnsi="Arial" w:cs="Arial"/>
        </w:rPr>
        <w:t xml:space="preserve">Para os fins desta Norma, o termo “não conformidade” tem o seguinte significado: </w:t>
      </w:r>
    </w:p>
    <w:p w14:paraId="0FA32080" w14:textId="77777777" w:rsidR="002A6EFF" w:rsidRPr="00A75F28" w:rsidRDefault="002A6EFF" w:rsidP="002A6EFF">
      <w:pPr>
        <w:spacing w:after="0" w:line="240" w:lineRule="auto"/>
        <w:ind w:left="567" w:right="-6"/>
        <w:jc w:val="both"/>
        <w:rPr>
          <w:rFonts w:ascii="Arial" w:hAnsi="Arial" w:cs="Arial"/>
          <w:i/>
        </w:rPr>
      </w:pPr>
    </w:p>
    <w:p w14:paraId="0022814E" w14:textId="77777777" w:rsidR="002A6EFF" w:rsidRPr="00A75F28" w:rsidRDefault="002A6EFF" w:rsidP="002A6EFF">
      <w:pPr>
        <w:spacing w:after="0" w:line="240" w:lineRule="auto"/>
        <w:ind w:left="567" w:right="-6"/>
        <w:jc w:val="both"/>
        <w:rPr>
          <w:rFonts w:ascii="Arial" w:hAnsi="Arial" w:cs="Arial"/>
        </w:rPr>
      </w:pPr>
      <w:r w:rsidRPr="00A75F28">
        <w:rPr>
          <w:rFonts w:ascii="Arial" w:hAnsi="Arial" w:cs="Arial"/>
          <w:i/>
        </w:rPr>
        <w:t xml:space="preserve">Não conformidade </w:t>
      </w:r>
      <w:r w:rsidRPr="00A75F28">
        <w:rPr>
          <w:rFonts w:ascii="Arial" w:hAnsi="Arial" w:cs="Arial"/>
        </w:rPr>
        <w:t xml:space="preserve">são atos de </w:t>
      </w:r>
      <w:r w:rsidRPr="00FD6623">
        <w:rPr>
          <w:rFonts w:ascii="Arial" w:hAnsi="Arial" w:cs="Arial"/>
          <w:highlight w:val="yellow"/>
        </w:rPr>
        <w:t>omissão ou cometimento</w:t>
      </w:r>
      <w:r w:rsidRPr="00A75F28">
        <w:rPr>
          <w:rFonts w:ascii="Arial" w:hAnsi="Arial" w:cs="Arial"/>
        </w:rPr>
        <w:t xml:space="preserve">, intencionais ou não, </w:t>
      </w:r>
      <w:r w:rsidRPr="00A75F28">
        <w:rPr>
          <w:rFonts w:ascii="Arial" w:eastAsia="Arial" w:hAnsi="Arial" w:cs="Arial"/>
        </w:rPr>
        <w:t xml:space="preserve">praticados pela entidade ou pelos responsáveis pela governança, pela administração ou por outras pessoas físicas que trabalham para a entidade ou sob seu comando </w:t>
      </w:r>
      <w:r w:rsidRPr="00A75F28">
        <w:rPr>
          <w:rFonts w:ascii="Arial" w:hAnsi="Arial" w:cs="Arial"/>
        </w:rPr>
        <w:t xml:space="preserve">que são contrários às leis ou regulamentos vigentes. </w:t>
      </w:r>
      <w:r w:rsidRPr="00FD6623">
        <w:rPr>
          <w:rFonts w:ascii="Arial" w:hAnsi="Arial" w:cs="Arial"/>
          <w:highlight w:val="yellow"/>
        </w:rPr>
        <w:t xml:space="preserve">A não conformidade não inclui conduta imprópria individual (não relacionada com as atividades de negócios da entidade) </w:t>
      </w:r>
      <w:r w:rsidRPr="00FD6623">
        <w:rPr>
          <w:rFonts w:ascii="Arial" w:eastAsia="Arial" w:hAnsi="Arial" w:cs="Arial"/>
          <w:highlight w:val="yellow"/>
        </w:rPr>
        <w:t>(</w:t>
      </w:r>
      <w:commentRangeStart w:id="93"/>
      <w:r w:rsidRPr="00FD6623">
        <w:rPr>
          <w:rFonts w:ascii="Arial" w:eastAsia="Arial" w:hAnsi="Arial" w:cs="Arial"/>
          <w:highlight w:val="yellow"/>
        </w:rPr>
        <w:t>ver itens A9 e A10</w:t>
      </w:r>
      <w:commentRangeEnd w:id="93"/>
      <w:r>
        <w:rPr>
          <w:rStyle w:val="Refdecomentrio"/>
          <w:rFonts w:ascii="Times New Roman" w:eastAsia="Times New Roman" w:hAnsi="Times New Roman" w:cs="Times New Roman"/>
          <w:lang w:val="x-none" w:eastAsia="x-none"/>
        </w:rPr>
        <w:commentReference w:id="93"/>
      </w:r>
      <w:r w:rsidRPr="00FD6623">
        <w:rPr>
          <w:rFonts w:ascii="Arial" w:eastAsia="Arial" w:hAnsi="Arial" w:cs="Arial"/>
          <w:highlight w:val="yellow"/>
        </w:rPr>
        <w:t>)</w:t>
      </w:r>
      <w:r w:rsidRPr="00A75F28">
        <w:rPr>
          <w:rFonts w:ascii="Arial" w:eastAsia="Arial" w:hAnsi="Arial" w:cs="Arial"/>
        </w:rPr>
        <w:t>.</w:t>
      </w:r>
    </w:p>
    <w:p w14:paraId="65EE7325"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Requisitos</w:t>
      </w:r>
    </w:p>
    <w:p w14:paraId="07C4520C" w14:textId="77777777" w:rsidR="002A6EFF" w:rsidRPr="008C534A" w:rsidRDefault="002A6EFF" w:rsidP="002A6EFF">
      <w:pPr>
        <w:spacing w:after="0" w:line="240" w:lineRule="auto"/>
      </w:pPr>
    </w:p>
    <w:p w14:paraId="118C56A7"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Consideração pelo auditor da conformidade com leis e regulamentos</w:t>
      </w:r>
    </w:p>
    <w:p w14:paraId="4FE4F24C" w14:textId="77777777" w:rsidR="002A6EFF" w:rsidRPr="008C534A" w:rsidRDefault="002A6EFF" w:rsidP="002A6EFF">
      <w:pPr>
        <w:spacing w:after="0" w:line="240" w:lineRule="auto"/>
      </w:pPr>
    </w:p>
    <w:p w14:paraId="1D303F34" w14:textId="77777777" w:rsidR="002A6EFF" w:rsidRPr="00A75F28"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Como parte da obtenção do </w:t>
      </w:r>
      <w:r w:rsidRPr="00E572E3">
        <w:rPr>
          <w:rFonts w:ascii="Arial" w:hAnsi="Arial" w:cs="Arial"/>
          <w:highlight w:val="yellow"/>
        </w:rPr>
        <w:t>entendimento da entidade e do seu ambiente</w:t>
      </w:r>
      <w:r w:rsidRPr="000D7515">
        <w:rPr>
          <w:rFonts w:ascii="Arial" w:hAnsi="Arial" w:cs="Arial"/>
        </w:rPr>
        <w:t xml:space="preserve">, conforme a NBC </w:t>
      </w:r>
      <w:r w:rsidRPr="00FD6623">
        <w:rPr>
          <w:rFonts w:ascii="Arial" w:hAnsi="Arial" w:cs="Arial"/>
          <w:highlight w:val="yellow"/>
        </w:rPr>
        <w:t>TA 315</w:t>
      </w:r>
      <w:r w:rsidRPr="000D7515">
        <w:rPr>
          <w:rFonts w:ascii="Arial" w:hAnsi="Arial" w:cs="Arial"/>
        </w:rPr>
        <w:t xml:space="preserve"> </w:t>
      </w:r>
      <w:r>
        <w:rPr>
          <w:rFonts w:ascii="Arial" w:hAnsi="Arial" w:cs="Arial"/>
        </w:rPr>
        <w:t>–</w:t>
      </w:r>
      <w:r w:rsidRPr="000D7515">
        <w:rPr>
          <w:rFonts w:ascii="Arial" w:hAnsi="Arial" w:cs="Arial"/>
        </w:rPr>
        <w:t xml:space="preserve"> Identificação e Avaliação dos Riscos de Distorção Relevante por meio do Entendimento da Entidade e do seu Ambiente, item </w:t>
      </w:r>
      <w:r w:rsidRPr="00A75F28">
        <w:rPr>
          <w:rFonts w:ascii="Arial" w:hAnsi="Arial" w:cs="Arial"/>
        </w:rPr>
        <w:t>11, o auditor deve obter entendimento geral:</w:t>
      </w:r>
    </w:p>
    <w:p w14:paraId="5EF56F74" w14:textId="77777777" w:rsidR="002A6EFF" w:rsidRPr="00A75F28" w:rsidRDefault="002A6EFF">
      <w:pPr>
        <w:numPr>
          <w:ilvl w:val="0"/>
          <w:numId w:val="110"/>
        </w:numPr>
        <w:spacing w:after="0" w:line="240" w:lineRule="auto"/>
        <w:ind w:left="993" w:hanging="426"/>
        <w:jc w:val="both"/>
        <w:rPr>
          <w:rFonts w:ascii="Arial" w:hAnsi="Arial" w:cs="Arial"/>
        </w:rPr>
      </w:pPr>
      <w:r w:rsidRPr="00A75F28">
        <w:rPr>
          <w:rFonts w:ascii="Arial" w:hAnsi="Arial" w:cs="Arial"/>
        </w:rPr>
        <w:t xml:space="preserve">da </w:t>
      </w:r>
      <w:r w:rsidRPr="00E572E3">
        <w:rPr>
          <w:rFonts w:ascii="Arial" w:hAnsi="Arial" w:cs="Arial"/>
          <w:highlight w:val="yellow"/>
        </w:rPr>
        <w:t>estrutura legal e regulamentar</w:t>
      </w:r>
      <w:r w:rsidRPr="00A75F28">
        <w:rPr>
          <w:rFonts w:ascii="Arial" w:hAnsi="Arial" w:cs="Arial"/>
        </w:rPr>
        <w:t xml:space="preserve"> aplicável à entidade e à atividade ou setor de atividade em que opera; e</w:t>
      </w:r>
      <w:r>
        <w:rPr>
          <w:rFonts w:ascii="Arial" w:eastAsia="Arial" w:hAnsi="Arial" w:cs="Arial"/>
        </w:rPr>
        <w:t xml:space="preserve"> </w:t>
      </w:r>
    </w:p>
    <w:p w14:paraId="08C18C83" w14:textId="77777777" w:rsidR="002A6EFF" w:rsidRPr="00A75F28" w:rsidRDefault="002A6EFF">
      <w:pPr>
        <w:numPr>
          <w:ilvl w:val="0"/>
          <w:numId w:val="110"/>
        </w:numPr>
        <w:spacing w:after="0" w:line="240" w:lineRule="auto"/>
        <w:ind w:left="993" w:hanging="426"/>
        <w:jc w:val="both"/>
        <w:rPr>
          <w:rFonts w:ascii="Arial" w:hAnsi="Arial" w:cs="Arial"/>
        </w:rPr>
      </w:pPr>
      <w:r w:rsidRPr="00A75F28">
        <w:rPr>
          <w:rFonts w:ascii="Arial" w:hAnsi="Arial" w:cs="Arial"/>
        </w:rPr>
        <w:t xml:space="preserve">como a entidade está cumprindo com essa estrutura (ver item </w:t>
      </w:r>
      <w:r w:rsidRPr="00A75F28">
        <w:rPr>
          <w:rFonts w:ascii="Arial" w:eastAsia="Arial" w:hAnsi="Arial" w:cs="Arial"/>
        </w:rPr>
        <w:t>A11).</w:t>
      </w:r>
    </w:p>
    <w:p w14:paraId="04382921" w14:textId="77777777" w:rsidR="002A6EFF" w:rsidRPr="00A75F28" w:rsidRDefault="002A6EFF" w:rsidP="002A6EFF">
      <w:pPr>
        <w:spacing w:after="0" w:line="240" w:lineRule="auto"/>
        <w:ind w:left="1094"/>
        <w:jc w:val="both"/>
        <w:rPr>
          <w:rFonts w:ascii="Arial" w:hAnsi="Arial" w:cs="Arial"/>
        </w:rPr>
      </w:pPr>
    </w:p>
    <w:p w14:paraId="798E788E"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O auditor deve obter evidência de </w:t>
      </w:r>
      <w:r w:rsidRPr="00E572E3">
        <w:rPr>
          <w:rFonts w:ascii="Arial" w:hAnsi="Arial" w:cs="Arial"/>
          <w:highlight w:val="yellow"/>
        </w:rPr>
        <w:t>auditoria apropriada e suficiente</w:t>
      </w:r>
      <w:r w:rsidRPr="00A75F28">
        <w:rPr>
          <w:rFonts w:ascii="Arial" w:hAnsi="Arial" w:cs="Arial"/>
        </w:rPr>
        <w:t xml:space="preserve"> referente à conformidade com as disposições legais e regulamentares geralmente reconhecidas por terem efeito </w:t>
      </w:r>
      <w:r w:rsidRPr="00E572E3">
        <w:rPr>
          <w:rFonts w:ascii="Arial" w:hAnsi="Arial" w:cs="Arial"/>
          <w:highlight w:val="cyan"/>
        </w:rPr>
        <w:t>direto</w:t>
      </w:r>
      <w:r w:rsidRPr="00A75F28">
        <w:rPr>
          <w:rFonts w:ascii="Arial" w:hAnsi="Arial" w:cs="Arial"/>
        </w:rPr>
        <w:t xml:space="preserve"> sobre a determinação dos valores e divulgações relevantes nas demonstrações contábeis (ver item A12).</w:t>
      </w:r>
    </w:p>
    <w:p w14:paraId="69B3C7CF" w14:textId="77777777" w:rsidR="002A6EFF" w:rsidRPr="00A75F28" w:rsidRDefault="002A6EFF" w:rsidP="002A6EFF">
      <w:pPr>
        <w:spacing w:after="0" w:line="240" w:lineRule="auto"/>
        <w:ind w:left="549"/>
        <w:jc w:val="both"/>
        <w:rPr>
          <w:rFonts w:ascii="Arial" w:hAnsi="Arial" w:cs="Arial"/>
        </w:rPr>
      </w:pPr>
    </w:p>
    <w:p w14:paraId="31054384"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O auditor deve executar os seguintes procedimentos de auditoria para </w:t>
      </w:r>
      <w:r w:rsidRPr="00E572E3">
        <w:rPr>
          <w:rFonts w:ascii="Arial" w:hAnsi="Arial" w:cs="Arial"/>
          <w:highlight w:val="yellow"/>
        </w:rPr>
        <w:t>ajudar</w:t>
      </w:r>
      <w:r w:rsidRPr="00A75F28">
        <w:rPr>
          <w:rFonts w:ascii="Arial" w:hAnsi="Arial" w:cs="Arial"/>
        </w:rPr>
        <w:t xml:space="preserve"> a identificar casos de não conformidade </w:t>
      </w:r>
      <w:r>
        <w:rPr>
          <w:rFonts w:ascii="Arial" w:hAnsi="Arial" w:cs="Arial"/>
        </w:rPr>
        <w:t>com</w:t>
      </w:r>
      <w:r w:rsidRPr="00A75F28">
        <w:rPr>
          <w:rFonts w:ascii="Arial" w:hAnsi="Arial" w:cs="Arial"/>
        </w:rPr>
        <w:t xml:space="preserve"> outras leis e regulamentos que possam ter efeito relevante sobre as demonstrações contábeis (ver itens A13 e A14): </w:t>
      </w:r>
    </w:p>
    <w:p w14:paraId="31FBE756" w14:textId="77777777" w:rsidR="002A6EFF" w:rsidRPr="000D7515" w:rsidRDefault="002A6EFF">
      <w:pPr>
        <w:numPr>
          <w:ilvl w:val="0"/>
          <w:numId w:val="111"/>
        </w:numPr>
        <w:spacing w:after="0" w:line="240" w:lineRule="auto"/>
        <w:ind w:left="993" w:hanging="426"/>
        <w:jc w:val="both"/>
        <w:rPr>
          <w:rFonts w:ascii="Arial" w:hAnsi="Arial" w:cs="Arial"/>
        </w:rPr>
      </w:pPr>
      <w:r w:rsidRPr="00E572E3">
        <w:rPr>
          <w:rFonts w:ascii="Arial" w:hAnsi="Arial" w:cs="Arial"/>
          <w:highlight w:val="yellow"/>
        </w:rPr>
        <w:t>indagações</w:t>
      </w:r>
      <w:r w:rsidRPr="000D7515">
        <w:rPr>
          <w:rFonts w:ascii="Arial" w:hAnsi="Arial" w:cs="Arial"/>
        </w:rPr>
        <w:t xml:space="preserve"> à administração e, quando apropriado, aos responsáveis pela governança, para determinar se a entidade tem cumprido com tais leis e regulamentos; e</w:t>
      </w:r>
    </w:p>
    <w:p w14:paraId="27E6938D" w14:textId="77777777" w:rsidR="002A6EFF" w:rsidRPr="008C534A" w:rsidRDefault="002A6EFF">
      <w:pPr>
        <w:numPr>
          <w:ilvl w:val="0"/>
          <w:numId w:val="111"/>
        </w:numPr>
        <w:spacing w:after="0" w:line="240" w:lineRule="auto"/>
        <w:ind w:left="993" w:hanging="426"/>
        <w:jc w:val="both"/>
        <w:rPr>
          <w:rFonts w:ascii="Arial" w:hAnsi="Arial" w:cs="Arial"/>
        </w:rPr>
      </w:pPr>
      <w:r w:rsidRPr="00E572E3">
        <w:rPr>
          <w:rFonts w:ascii="Arial" w:hAnsi="Arial" w:cs="Arial"/>
          <w:highlight w:val="yellow"/>
        </w:rPr>
        <w:t>inspeção de correspondência</w:t>
      </w:r>
      <w:r w:rsidRPr="000D7515">
        <w:rPr>
          <w:rFonts w:ascii="Arial" w:hAnsi="Arial" w:cs="Arial"/>
        </w:rPr>
        <w:t>, se houver, com as autoridades responsáveis por licenciamento e regulamentação</w:t>
      </w:r>
      <w:r>
        <w:rPr>
          <w:rFonts w:ascii="Arial" w:eastAsia="Arial" w:hAnsi="Arial" w:cs="Arial"/>
        </w:rPr>
        <w:t>.</w:t>
      </w:r>
    </w:p>
    <w:p w14:paraId="53B762BC" w14:textId="77777777" w:rsidR="002A6EFF" w:rsidRPr="000D7515" w:rsidRDefault="002A6EFF" w:rsidP="002A6EFF">
      <w:pPr>
        <w:spacing w:after="0" w:line="240" w:lineRule="auto"/>
        <w:ind w:left="1094"/>
        <w:jc w:val="both"/>
        <w:rPr>
          <w:rFonts w:ascii="Arial" w:hAnsi="Arial" w:cs="Arial"/>
        </w:rPr>
      </w:pPr>
    </w:p>
    <w:p w14:paraId="3D53B052" w14:textId="77777777" w:rsidR="002A6EFF" w:rsidRPr="00A75F28"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Durante a auditoria, o auditor deve permanecer </w:t>
      </w:r>
      <w:r w:rsidRPr="00C57EAF">
        <w:rPr>
          <w:rFonts w:ascii="Arial" w:hAnsi="Arial" w:cs="Arial"/>
          <w:highlight w:val="yellow"/>
        </w:rPr>
        <w:t>atento</w:t>
      </w:r>
      <w:r w:rsidRPr="000D7515">
        <w:rPr>
          <w:rFonts w:ascii="Arial" w:hAnsi="Arial" w:cs="Arial"/>
        </w:rPr>
        <w:t xml:space="preserve"> para a possibilidade de outros procedimentos de auditoria aplicados que possam </w:t>
      </w:r>
      <w:r w:rsidRPr="00A75F28">
        <w:rPr>
          <w:rFonts w:ascii="Arial" w:hAnsi="Arial" w:cs="Arial"/>
        </w:rPr>
        <w:t>trazer ao seu conhecimento casos de não conformidade ou suspeita de não conformidade com leis e regulamentos (ver item A15).</w:t>
      </w:r>
    </w:p>
    <w:p w14:paraId="4EA01474" w14:textId="77777777" w:rsidR="002A6EFF" w:rsidRPr="00A75F28" w:rsidRDefault="002A6EFF" w:rsidP="002A6EFF">
      <w:pPr>
        <w:spacing w:after="0" w:line="240" w:lineRule="auto"/>
        <w:ind w:left="549"/>
        <w:jc w:val="both"/>
        <w:rPr>
          <w:rFonts w:ascii="Arial" w:hAnsi="Arial" w:cs="Arial"/>
        </w:rPr>
      </w:pPr>
    </w:p>
    <w:p w14:paraId="6E3D77BC"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O auditor deve solicitar à administração e, quando apropriado, aos responsáveis pela governança, que forneçam </w:t>
      </w:r>
      <w:commentRangeStart w:id="94"/>
      <w:r w:rsidRPr="00C57EAF">
        <w:rPr>
          <w:rFonts w:ascii="Arial" w:hAnsi="Arial" w:cs="Arial"/>
          <w:highlight w:val="yellow"/>
        </w:rPr>
        <w:t>representações formais</w:t>
      </w:r>
      <w:r w:rsidRPr="00A75F28">
        <w:rPr>
          <w:rFonts w:ascii="Arial" w:hAnsi="Arial" w:cs="Arial"/>
        </w:rPr>
        <w:t xml:space="preserve"> </w:t>
      </w:r>
      <w:commentRangeEnd w:id="94"/>
      <w:r>
        <w:rPr>
          <w:rStyle w:val="Refdecomentrio"/>
          <w:rFonts w:ascii="Times New Roman" w:eastAsia="Times New Roman" w:hAnsi="Times New Roman" w:cs="Times New Roman"/>
          <w:lang w:val="x-none" w:eastAsia="x-none"/>
        </w:rPr>
        <w:commentReference w:id="94"/>
      </w:r>
      <w:r w:rsidRPr="00A75F28">
        <w:rPr>
          <w:rFonts w:ascii="Arial" w:hAnsi="Arial" w:cs="Arial"/>
        </w:rPr>
        <w:t xml:space="preserve">de que todos os casos de não conformidade ou suspeita de não conformidade com leis e regulamentos, cujos efeitos devam ser considerados na elaboração das demonstrações contábeis, </w:t>
      </w:r>
      <w:r w:rsidRPr="00C57EAF">
        <w:rPr>
          <w:rFonts w:ascii="Arial" w:hAnsi="Arial" w:cs="Arial"/>
          <w:highlight w:val="yellow"/>
        </w:rPr>
        <w:t>foram divulgados ao auditor</w:t>
      </w:r>
      <w:r w:rsidRPr="00A75F28">
        <w:rPr>
          <w:rFonts w:ascii="Arial" w:hAnsi="Arial" w:cs="Arial"/>
        </w:rPr>
        <w:t xml:space="preserve"> (ver item A16).</w:t>
      </w:r>
    </w:p>
    <w:p w14:paraId="47276015" w14:textId="77777777" w:rsidR="002A6EFF" w:rsidRPr="00A75F28" w:rsidRDefault="002A6EFF" w:rsidP="002A6EFF">
      <w:pPr>
        <w:spacing w:after="0" w:line="240" w:lineRule="auto"/>
        <w:ind w:left="549"/>
        <w:jc w:val="both"/>
        <w:rPr>
          <w:rFonts w:ascii="Arial" w:hAnsi="Arial" w:cs="Arial"/>
        </w:rPr>
      </w:pPr>
    </w:p>
    <w:p w14:paraId="4C9DD7FA"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Na </w:t>
      </w:r>
      <w:r w:rsidRPr="00C57EAF">
        <w:rPr>
          <w:rFonts w:ascii="Arial" w:hAnsi="Arial" w:cs="Arial"/>
          <w:highlight w:val="yellow"/>
        </w:rPr>
        <w:t>ausência</w:t>
      </w:r>
      <w:r w:rsidRPr="00A75F28">
        <w:rPr>
          <w:rFonts w:ascii="Arial" w:hAnsi="Arial" w:cs="Arial"/>
        </w:rPr>
        <w:t xml:space="preserve"> de não conformidade identificada ou suspeita de não conformidade, o auditor não é requerido a executar </w:t>
      </w:r>
      <w:r w:rsidRPr="00C57EAF">
        <w:rPr>
          <w:rFonts w:ascii="Arial" w:hAnsi="Arial" w:cs="Arial"/>
          <w:highlight w:val="yellow"/>
        </w:rPr>
        <w:t>procedimentos adicionais</w:t>
      </w:r>
      <w:r w:rsidRPr="00A75F28">
        <w:rPr>
          <w:rFonts w:ascii="Arial" w:hAnsi="Arial" w:cs="Arial"/>
        </w:rPr>
        <w:t xml:space="preserve"> de auditoria referentes à conformidade com leis e regulamentos pela entidade</w:t>
      </w:r>
      <w:r>
        <w:rPr>
          <w:rFonts w:ascii="Arial" w:hAnsi="Arial" w:cs="Arial"/>
        </w:rPr>
        <w:t>,</w:t>
      </w:r>
      <w:r w:rsidRPr="00A75F28">
        <w:rPr>
          <w:rFonts w:ascii="Arial" w:hAnsi="Arial" w:cs="Arial"/>
        </w:rPr>
        <w:t xml:space="preserve"> </w:t>
      </w:r>
      <w:r>
        <w:rPr>
          <w:rFonts w:ascii="Arial" w:hAnsi="Arial" w:cs="Arial"/>
        </w:rPr>
        <w:t>ressalvados</w:t>
      </w:r>
      <w:r w:rsidRPr="00A75F28">
        <w:rPr>
          <w:rFonts w:ascii="Arial" w:hAnsi="Arial" w:cs="Arial"/>
        </w:rPr>
        <w:t xml:space="preserve"> os </w:t>
      </w:r>
      <w:r>
        <w:rPr>
          <w:rFonts w:ascii="Arial" w:hAnsi="Arial" w:cs="Arial"/>
        </w:rPr>
        <w:t>descritos</w:t>
      </w:r>
      <w:r w:rsidRPr="00A75F28">
        <w:rPr>
          <w:rFonts w:ascii="Arial" w:hAnsi="Arial" w:cs="Arial"/>
        </w:rPr>
        <w:t xml:space="preserve"> nos itens de </w:t>
      </w:r>
      <w:r w:rsidRPr="00C57EAF">
        <w:rPr>
          <w:rFonts w:ascii="Arial" w:hAnsi="Arial" w:cs="Arial"/>
          <w:highlight w:val="yellow"/>
        </w:rPr>
        <w:t>13 a 17</w:t>
      </w:r>
      <w:r w:rsidRPr="00A75F28">
        <w:rPr>
          <w:rFonts w:ascii="Arial" w:hAnsi="Arial" w:cs="Arial"/>
        </w:rPr>
        <w:t>.</w:t>
      </w:r>
    </w:p>
    <w:p w14:paraId="5E735D32" w14:textId="77777777" w:rsidR="002A6EFF" w:rsidRPr="00A75F28" w:rsidRDefault="002A6EFF" w:rsidP="002A6EFF">
      <w:pPr>
        <w:spacing w:after="0" w:line="240" w:lineRule="auto"/>
        <w:ind w:left="544"/>
        <w:jc w:val="both"/>
        <w:rPr>
          <w:rFonts w:ascii="Arial" w:hAnsi="Arial" w:cs="Arial"/>
        </w:rPr>
      </w:pPr>
    </w:p>
    <w:p w14:paraId="0ACB3D08"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Procedimentos de auditoria quando da identificação ou da suspeita de não conformidade</w:t>
      </w:r>
    </w:p>
    <w:p w14:paraId="31F104AB" w14:textId="77777777" w:rsidR="002A6EFF" w:rsidRPr="00A75F28" w:rsidRDefault="002A6EFF" w:rsidP="002A6EFF">
      <w:pPr>
        <w:spacing w:after="0" w:line="240" w:lineRule="auto"/>
      </w:pPr>
    </w:p>
    <w:p w14:paraId="064CE6C5"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Se o auditor tomar conhecimento de informações referentes a caso de não conformidade ou a suspeita de não conformidade com leis e regulamentos, o auditor </w:t>
      </w:r>
      <w:r w:rsidRPr="00C57EAF">
        <w:rPr>
          <w:rFonts w:ascii="Arial" w:hAnsi="Arial" w:cs="Arial"/>
          <w:highlight w:val="yellow"/>
        </w:rPr>
        <w:t>deve obter</w:t>
      </w:r>
      <w:r w:rsidRPr="00A75F28">
        <w:rPr>
          <w:rFonts w:ascii="Arial" w:hAnsi="Arial" w:cs="Arial"/>
        </w:rPr>
        <w:t xml:space="preserve"> (ver itens A17 e A18): </w:t>
      </w:r>
    </w:p>
    <w:p w14:paraId="4F3DD474" w14:textId="77777777" w:rsidR="002A6EFF" w:rsidRPr="00A75F28" w:rsidRDefault="002A6EFF">
      <w:pPr>
        <w:numPr>
          <w:ilvl w:val="0"/>
          <w:numId w:val="106"/>
        </w:numPr>
        <w:spacing w:after="0" w:line="240" w:lineRule="auto"/>
        <w:ind w:left="993" w:hanging="426"/>
        <w:jc w:val="both"/>
        <w:rPr>
          <w:rFonts w:ascii="Arial" w:hAnsi="Arial" w:cs="Arial"/>
        </w:rPr>
      </w:pPr>
      <w:r w:rsidRPr="00A75F28">
        <w:rPr>
          <w:rFonts w:ascii="Arial" w:hAnsi="Arial" w:cs="Arial"/>
        </w:rPr>
        <w:t xml:space="preserve">o </w:t>
      </w:r>
      <w:r w:rsidRPr="00C57EAF">
        <w:rPr>
          <w:rFonts w:ascii="Arial" w:hAnsi="Arial" w:cs="Arial"/>
          <w:highlight w:val="yellow"/>
        </w:rPr>
        <w:t>entendimento</w:t>
      </w:r>
      <w:r w:rsidRPr="00A75F28">
        <w:rPr>
          <w:rFonts w:ascii="Arial" w:hAnsi="Arial" w:cs="Arial"/>
        </w:rPr>
        <w:t xml:space="preserve"> da natureza do </w:t>
      </w:r>
      <w:r w:rsidRPr="00C57EAF">
        <w:rPr>
          <w:rFonts w:ascii="Arial" w:hAnsi="Arial" w:cs="Arial"/>
          <w:highlight w:val="yellow"/>
        </w:rPr>
        <w:t>ato</w:t>
      </w:r>
      <w:r w:rsidRPr="00A75F28">
        <w:rPr>
          <w:rFonts w:ascii="Arial" w:hAnsi="Arial" w:cs="Arial"/>
        </w:rPr>
        <w:t xml:space="preserve"> e das circunstâncias em que ele ocorreu; e</w:t>
      </w:r>
      <w:r>
        <w:rPr>
          <w:rFonts w:ascii="Arial" w:eastAsia="Arial" w:hAnsi="Arial" w:cs="Arial"/>
        </w:rPr>
        <w:t xml:space="preserve"> </w:t>
      </w:r>
    </w:p>
    <w:p w14:paraId="120C4B86" w14:textId="77777777" w:rsidR="002A6EFF" w:rsidRPr="00A75F28" w:rsidRDefault="002A6EFF">
      <w:pPr>
        <w:numPr>
          <w:ilvl w:val="0"/>
          <w:numId w:val="106"/>
        </w:numPr>
        <w:spacing w:after="0" w:line="240" w:lineRule="auto"/>
        <w:ind w:left="993" w:hanging="426"/>
        <w:jc w:val="both"/>
        <w:rPr>
          <w:rFonts w:ascii="Arial" w:hAnsi="Arial" w:cs="Arial"/>
        </w:rPr>
      </w:pPr>
      <w:r w:rsidRPr="00C57EAF">
        <w:rPr>
          <w:rFonts w:ascii="Arial" w:hAnsi="Arial" w:cs="Arial"/>
          <w:highlight w:val="yellow"/>
        </w:rPr>
        <w:t>informações adicionais</w:t>
      </w:r>
      <w:r w:rsidRPr="00A75F28">
        <w:rPr>
          <w:rFonts w:ascii="Arial" w:hAnsi="Arial" w:cs="Arial"/>
        </w:rPr>
        <w:t xml:space="preserve"> para avaliar o possível efeito sobre as demonstrações contábeis (</w:t>
      </w:r>
      <w:r w:rsidRPr="00C57EAF">
        <w:rPr>
          <w:rFonts w:ascii="Arial" w:hAnsi="Arial" w:cs="Arial"/>
          <w:highlight w:val="yellow"/>
        </w:rPr>
        <w:t xml:space="preserve">ver item </w:t>
      </w:r>
      <w:r w:rsidRPr="00C57EAF">
        <w:rPr>
          <w:rFonts w:ascii="Arial" w:eastAsia="Arial" w:hAnsi="Arial" w:cs="Arial"/>
          <w:highlight w:val="yellow"/>
        </w:rPr>
        <w:t>A19</w:t>
      </w:r>
      <w:r w:rsidRPr="00A75F28">
        <w:rPr>
          <w:rFonts w:ascii="Arial" w:eastAsia="Arial" w:hAnsi="Arial" w:cs="Arial"/>
        </w:rPr>
        <w:t>).</w:t>
      </w:r>
    </w:p>
    <w:p w14:paraId="7CB9FDF0" w14:textId="77777777" w:rsidR="002A6EFF" w:rsidRPr="00A75F28" w:rsidRDefault="002A6EFF" w:rsidP="002A6EFF">
      <w:pPr>
        <w:spacing w:after="0" w:line="240" w:lineRule="auto"/>
        <w:ind w:left="1080"/>
        <w:jc w:val="both"/>
        <w:rPr>
          <w:rFonts w:ascii="Arial" w:hAnsi="Arial" w:cs="Arial"/>
        </w:rPr>
      </w:pPr>
    </w:p>
    <w:p w14:paraId="064FCB1D"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Se o auditor suspeitar que po</w:t>
      </w:r>
      <w:r>
        <w:rPr>
          <w:rFonts w:ascii="Arial" w:hAnsi="Arial" w:cs="Arial"/>
        </w:rPr>
        <w:t>ssa</w:t>
      </w:r>
      <w:r w:rsidRPr="00A75F28">
        <w:rPr>
          <w:rFonts w:ascii="Arial" w:hAnsi="Arial" w:cs="Arial"/>
        </w:rPr>
        <w:t xml:space="preserve"> haver não conformidade, ele deve discutir o assunto, </w:t>
      </w:r>
      <w:r w:rsidRPr="00C57EAF">
        <w:rPr>
          <w:rFonts w:ascii="Arial" w:hAnsi="Arial" w:cs="Arial"/>
          <w:highlight w:val="yellow"/>
        </w:rPr>
        <w:t>salvo se proibido por lei ou regulamento</w:t>
      </w:r>
      <w:r w:rsidRPr="00A75F28">
        <w:rPr>
          <w:rFonts w:ascii="Arial" w:hAnsi="Arial" w:cs="Arial"/>
        </w:rPr>
        <w:t>, com o nível apropriado da administração</w:t>
      </w:r>
      <w:r w:rsidRPr="000D7515">
        <w:rPr>
          <w:rFonts w:ascii="Arial" w:hAnsi="Arial" w:cs="Arial"/>
        </w:rPr>
        <w:t xml:space="preserve"> e, quando apropriado, com os responsáveis pela governança. Se a administração ou, quando apropriado, os responsáveis pela governança </w:t>
      </w:r>
      <w:r w:rsidRPr="00C57EAF">
        <w:rPr>
          <w:rFonts w:ascii="Arial" w:hAnsi="Arial" w:cs="Arial"/>
          <w:highlight w:val="yellow"/>
        </w:rPr>
        <w:t>não fornecerem informações suficientes</w:t>
      </w:r>
      <w:r w:rsidRPr="000D7515">
        <w:rPr>
          <w:rFonts w:ascii="Arial" w:hAnsi="Arial" w:cs="Arial"/>
        </w:rPr>
        <w:t xml:space="preserve"> que comprovem que a entidade está cumprindo </w:t>
      </w:r>
      <w:r w:rsidRPr="00A75F28">
        <w:rPr>
          <w:rFonts w:ascii="Arial" w:hAnsi="Arial" w:cs="Arial"/>
        </w:rPr>
        <w:t xml:space="preserve">com leis e regulamentos e, no julgamento do auditor, o efeito da suspeita de não conformidade puder ser relevante para as demonstrações contábeis, </w:t>
      </w:r>
      <w:r w:rsidRPr="00C57EAF">
        <w:rPr>
          <w:rFonts w:ascii="Arial" w:hAnsi="Arial" w:cs="Arial"/>
          <w:highlight w:val="yellow"/>
        </w:rPr>
        <w:t>ele deve considerar a necessidade de obter assessoria legal</w:t>
      </w:r>
      <w:r w:rsidRPr="00A75F28">
        <w:rPr>
          <w:rFonts w:ascii="Arial" w:hAnsi="Arial" w:cs="Arial"/>
        </w:rPr>
        <w:t xml:space="preserve"> (ver itens de </w:t>
      </w:r>
      <w:commentRangeStart w:id="95"/>
      <w:r w:rsidRPr="00A75F28">
        <w:rPr>
          <w:rFonts w:ascii="Arial" w:hAnsi="Arial" w:cs="Arial"/>
        </w:rPr>
        <w:t>A20 a A22</w:t>
      </w:r>
      <w:commentRangeEnd w:id="95"/>
      <w:r>
        <w:rPr>
          <w:rStyle w:val="Refdecomentrio"/>
          <w:rFonts w:ascii="Times New Roman" w:eastAsia="Times New Roman" w:hAnsi="Times New Roman" w:cs="Times New Roman"/>
          <w:lang w:val="x-none" w:eastAsia="x-none"/>
        </w:rPr>
        <w:commentReference w:id="95"/>
      </w:r>
      <w:r w:rsidRPr="00A75F28">
        <w:rPr>
          <w:rFonts w:ascii="Arial" w:hAnsi="Arial" w:cs="Arial"/>
        </w:rPr>
        <w:t>).</w:t>
      </w:r>
    </w:p>
    <w:p w14:paraId="3E2FD2CE" w14:textId="77777777" w:rsidR="002A6EFF" w:rsidRPr="00A75F28" w:rsidRDefault="002A6EFF" w:rsidP="002A6EFF">
      <w:pPr>
        <w:spacing w:after="0" w:line="240" w:lineRule="auto"/>
        <w:ind w:left="549"/>
        <w:jc w:val="both"/>
        <w:rPr>
          <w:rFonts w:ascii="Arial" w:hAnsi="Arial" w:cs="Arial"/>
        </w:rPr>
      </w:pPr>
      <w:r w:rsidRPr="00A75F28">
        <w:rPr>
          <w:rFonts w:ascii="Arial" w:hAnsi="Arial" w:cs="Arial"/>
        </w:rPr>
        <w:t xml:space="preserve"> </w:t>
      </w:r>
    </w:p>
    <w:p w14:paraId="4BB6F650"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Se não puderem ser obtidas informações suficientes a respeito da suspeita de não conformidade, o auditor deve </w:t>
      </w:r>
      <w:r w:rsidRPr="002F28C4">
        <w:rPr>
          <w:rFonts w:ascii="Arial" w:hAnsi="Arial" w:cs="Arial"/>
          <w:highlight w:val="yellow"/>
        </w:rPr>
        <w:t>avaliar</w:t>
      </w:r>
      <w:r w:rsidRPr="00A75F28">
        <w:rPr>
          <w:rFonts w:ascii="Arial" w:hAnsi="Arial" w:cs="Arial"/>
        </w:rPr>
        <w:t xml:space="preserve"> o efeito, em sua opinião, da falta de evidência de auditoria apropriada e suficiente.</w:t>
      </w:r>
    </w:p>
    <w:p w14:paraId="45142DDC" w14:textId="77777777" w:rsidR="002A6EFF" w:rsidRPr="00A75F28" w:rsidRDefault="002A6EFF" w:rsidP="002A6EFF">
      <w:pPr>
        <w:spacing w:after="0" w:line="240" w:lineRule="auto"/>
        <w:jc w:val="both"/>
        <w:rPr>
          <w:rFonts w:ascii="Arial" w:hAnsi="Arial" w:cs="Arial"/>
        </w:rPr>
      </w:pPr>
    </w:p>
    <w:p w14:paraId="32301FBF"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O auditor </w:t>
      </w:r>
      <w:r w:rsidRPr="002F28C4">
        <w:rPr>
          <w:rFonts w:ascii="Arial" w:hAnsi="Arial" w:cs="Arial"/>
          <w:highlight w:val="yellow"/>
        </w:rPr>
        <w:t>deve avaliar</w:t>
      </w:r>
      <w:r w:rsidRPr="00A75F28">
        <w:rPr>
          <w:rFonts w:ascii="Arial" w:hAnsi="Arial" w:cs="Arial"/>
        </w:rPr>
        <w:t xml:space="preserve"> as implicações de não conformidade identificada</w:t>
      </w:r>
      <w:r>
        <w:rPr>
          <w:rFonts w:ascii="Arial" w:hAnsi="Arial" w:cs="Arial"/>
        </w:rPr>
        <w:t>,</w:t>
      </w:r>
      <w:r w:rsidRPr="00A75F28">
        <w:rPr>
          <w:rFonts w:ascii="Arial" w:hAnsi="Arial" w:cs="Arial"/>
        </w:rPr>
        <w:t xml:space="preserve"> ou suspeita de não conformidade em relação a outros aspectos da auditoria, inclusive a avaliação de risco do auditor e a confiabilidade das representações formais, </w:t>
      </w:r>
      <w:r>
        <w:rPr>
          <w:rFonts w:ascii="Arial" w:hAnsi="Arial" w:cs="Arial"/>
        </w:rPr>
        <w:t>além d</w:t>
      </w:r>
      <w:r w:rsidRPr="00A75F28">
        <w:rPr>
          <w:rFonts w:ascii="Arial" w:hAnsi="Arial" w:cs="Arial"/>
        </w:rPr>
        <w:t>e tomar a medida apropriada (ver itens de A23 a A25).</w:t>
      </w:r>
    </w:p>
    <w:p w14:paraId="7B3EBF85" w14:textId="77777777" w:rsidR="002A6EFF" w:rsidRPr="00A75F28" w:rsidRDefault="002A6EFF" w:rsidP="002A6EFF">
      <w:pPr>
        <w:spacing w:after="0" w:line="240" w:lineRule="auto"/>
        <w:ind w:left="544"/>
        <w:jc w:val="both"/>
        <w:rPr>
          <w:rFonts w:ascii="Arial" w:hAnsi="Arial" w:cs="Arial"/>
        </w:rPr>
      </w:pPr>
    </w:p>
    <w:p w14:paraId="3146490E"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Comunicação de não conformidade identificada ou suspeita de não conformidade</w:t>
      </w:r>
    </w:p>
    <w:p w14:paraId="706D5BC0" w14:textId="77777777" w:rsidR="002A6EFF" w:rsidRPr="00A75F28" w:rsidRDefault="002A6EFF" w:rsidP="002A6EFF">
      <w:pPr>
        <w:spacing w:after="0" w:line="240" w:lineRule="auto"/>
      </w:pPr>
    </w:p>
    <w:p w14:paraId="2E65C166" w14:textId="77777777" w:rsidR="002A6EFF" w:rsidRDefault="002A6EFF" w:rsidP="002A6EFF">
      <w:pPr>
        <w:spacing w:after="0" w:line="240" w:lineRule="auto"/>
        <w:ind w:firstLine="2"/>
        <w:jc w:val="both"/>
        <w:rPr>
          <w:rFonts w:ascii="Arial" w:hAnsi="Arial" w:cs="Arial"/>
          <w:i/>
        </w:rPr>
      </w:pPr>
      <w:r w:rsidRPr="00A75F28">
        <w:rPr>
          <w:rFonts w:ascii="Arial" w:hAnsi="Arial" w:cs="Arial"/>
          <w:i/>
        </w:rPr>
        <w:t xml:space="preserve">Comunicação de não conformidade </w:t>
      </w:r>
      <w:r w:rsidRPr="00A75F28">
        <w:rPr>
          <w:rFonts w:ascii="Arial" w:eastAsia="Arial" w:hAnsi="Arial" w:cs="Arial"/>
          <w:i/>
        </w:rPr>
        <w:t>identificada ou suspeita de não conformidade aos</w:t>
      </w:r>
      <w:r w:rsidRPr="000D7515">
        <w:rPr>
          <w:rFonts w:ascii="Arial" w:hAnsi="Arial" w:cs="Arial"/>
          <w:i/>
        </w:rPr>
        <w:t xml:space="preserve"> responsáveis pela governança</w:t>
      </w:r>
    </w:p>
    <w:p w14:paraId="10B92838" w14:textId="77777777" w:rsidR="002A6EFF" w:rsidRPr="000D7515" w:rsidRDefault="002A6EFF" w:rsidP="002A6EFF">
      <w:pPr>
        <w:spacing w:after="0" w:line="240" w:lineRule="auto"/>
        <w:ind w:left="12" w:hanging="10"/>
        <w:rPr>
          <w:rFonts w:ascii="Arial" w:hAnsi="Arial" w:cs="Arial"/>
        </w:rPr>
      </w:pPr>
    </w:p>
    <w:p w14:paraId="2A48AEBB" w14:textId="77777777" w:rsidR="002A6EFF" w:rsidRPr="00A75F28"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A menos que todos os responsáveis pela governança estejam envolvidos na administração da entidade e, portanto, tenham conhecimento de assuntos que envolvam não conformidade </w:t>
      </w:r>
      <w:r w:rsidRPr="00A75F28">
        <w:rPr>
          <w:rFonts w:ascii="Arial" w:hAnsi="Arial" w:cs="Arial"/>
        </w:rPr>
        <w:t>identificada ou suspeita de não conformidade já comunicada pelo auditor (</w:t>
      </w:r>
      <w:r w:rsidRPr="002F28C4">
        <w:rPr>
          <w:rFonts w:ascii="Arial" w:hAnsi="Arial" w:cs="Arial"/>
          <w:highlight w:val="yellow"/>
        </w:rPr>
        <w:t>NBC TA 260</w:t>
      </w:r>
      <w:r w:rsidRPr="00A75F28">
        <w:rPr>
          <w:rFonts w:ascii="Arial" w:hAnsi="Arial" w:cs="Arial"/>
        </w:rPr>
        <w:t xml:space="preserve"> – </w:t>
      </w:r>
      <w:r w:rsidRPr="002F28C4">
        <w:rPr>
          <w:rFonts w:ascii="Arial" w:hAnsi="Arial" w:cs="Arial"/>
          <w:highlight w:val="yellow"/>
        </w:rPr>
        <w:t>Comunicação com os Responsáveis pela Governança</w:t>
      </w:r>
      <w:r w:rsidRPr="00A75F28">
        <w:rPr>
          <w:rFonts w:ascii="Arial" w:hAnsi="Arial" w:cs="Arial"/>
        </w:rPr>
        <w:t xml:space="preserve">, item 13), este deve comunicar, salvo </w:t>
      </w:r>
      <w:r w:rsidRPr="002F28C4">
        <w:rPr>
          <w:rFonts w:ascii="Arial" w:hAnsi="Arial" w:cs="Arial"/>
          <w:highlight w:val="yellow"/>
        </w:rPr>
        <w:t>se proibido por lei ou regulamento</w:t>
      </w:r>
      <w:r w:rsidRPr="00A75F28">
        <w:rPr>
          <w:rFonts w:ascii="Arial" w:hAnsi="Arial" w:cs="Arial"/>
        </w:rPr>
        <w:t>, aos responsáveis pela governança, assuntos que envolvam não conformidade com leis e regulamentos dos quais o auditor tenha tomado conhecimento durante a auditoria, exceto quando tais assuntos forem claramente inconsequentes.</w:t>
      </w:r>
    </w:p>
    <w:p w14:paraId="4164133A" w14:textId="77777777" w:rsidR="002A6EFF" w:rsidRPr="00A75F28" w:rsidRDefault="002A6EFF" w:rsidP="002A6EFF">
      <w:pPr>
        <w:spacing w:after="0" w:line="240" w:lineRule="auto"/>
        <w:ind w:left="549"/>
        <w:jc w:val="both"/>
        <w:rPr>
          <w:rFonts w:ascii="Arial" w:hAnsi="Arial" w:cs="Arial"/>
        </w:rPr>
      </w:pPr>
    </w:p>
    <w:p w14:paraId="37426300" w14:textId="77777777" w:rsidR="002A6EFF"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Se o auditor, segundo seu julgamento, acreditar que a não conformidade mencionada no item 23 é </w:t>
      </w:r>
      <w:r w:rsidRPr="002F28C4">
        <w:rPr>
          <w:rFonts w:ascii="Arial" w:hAnsi="Arial" w:cs="Arial"/>
          <w:highlight w:val="red"/>
        </w:rPr>
        <w:t>intencional e relevante</w:t>
      </w:r>
      <w:r w:rsidRPr="000D7515">
        <w:rPr>
          <w:rFonts w:ascii="Arial" w:hAnsi="Arial" w:cs="Arial"/>
        </w:rPr>
        <w:t>, ele deve comunicar o assunto aos responsáveis pela governança tão logo seja praticável.</w:t>
      </w:r>
    </w:p>
    <w:p w14:paraId="08DCC30E" w14:textId="77777777" w:rsidR="002A6EFF" w:rsidRPr="000D7515" w:rsidRDefault="002A6EFF" w:rsidP="002A6EFF">
      <w:pPr>
        <w:spacing w:after="0" w:line="240" w:lineRule="auto"/>
        <w:ind w:left="549"/>
        <w:jc w:val="both"/>
        <w:rPr>
          <w:rFonts w:ascii="Arial" w:hAnsi="Arial" w:cs="Arial"/>
        </w:rPr>
      </w:pPr>
    </w:p>
    <w:p w14:paraId="1833B193" w14:textId="77777777" w:rsidR="002A6EFF" w:rsidRPr="00A75F28" w:rsidRDefault="002A6EFF">
      <w:pPr>
        <w:numPr>
          <w:ilvl w:val="0"/>
          <w:numId w:val="104"/>
        </w:numPr>
        <w:spacing w:after="0" w:line="240" w:lineRule="auto"/>
        <w:ind w:left="567" w:hanging="565"/>
        <w:jc w:val="both"/>
        <w:rPr>
          <w:rFonts w:ascii="Arial" w:hAnsi="Arial" w:cs="Arial"/>
        </w:rPr>
      </w:pPr>
      <w:r w:rsidRPr="000D7515">
        <w:rPr>
          <w:rFonts w:ascii="Arial" w:hAnsi="Arial" w:cs="Arial"/>
        </w:rPr>
        <w:t xml:space="preserve">Se o auditor suspeitar que a administração ou os responsáveis pela governança estão </w:t>
      </w:r>
      <w:r w:rsidRPr="002F28C4">
        <w:rPr>
          <w:rFonts w:ascii="Arial" w:hAnsi="Arial" w:cs="Arial"/>
          <w:highlight w:val="red"/>
        </w:rPr>
        <w:t>envolvidos com a não conformidade</w:t>
      </w:r>
      <w:r w:rsidRPr="00A75F28">
        <w:rPr>
          <w:rFonts w:ascii="Arial" w:hAnsi="Arial" w:cs="Arial"/>
        </w:rPr>
        <w:t xml:space="preserve">, o auditor deve comunicar o assunto ao nível de autoridade imediatamente superior da entidade, se existir, como, por exemplo, </w:t>
      </w:r>
      <w:r w:rsidRPr="002F28C4">
        <w:rPr>
          <w:rFonts w:ascii="Arial" w:hAnsi="Arial" w:cs="Arial"/>
          <w:highlight w:val="yellow"/>
        </w:rPr>
        <w:t>o comitê de auditoria ou o órgão de supervisão geral</w:t>
      </w:r>
      <w:r w:rsidRPr="00A75F28">
        <w:rPr>
          <w:rFonts w:ascii="Arial" w:hAnsi="Arial" w:cs="Arial"/>
        </w:rPr>
        <w:t>.</w:t>
      </w:r>
      <w:r>
        <w:rPr>
          <w:rFonts w:ascii="Arial" w:hAnsi="Arial" w:cs="Arial"/>
        </w:rPr>
        <w:t xml:space="preserve"> </w:t>
      </w:r>
      <w:r w:rsidRPr="00A75F28">
        <w:rPr>
          <w:rFonts w:ascii="Arial" w:hAnsi="Arial" w:cs="Arial"/>
        </w:rPr>
        <w:t xml:space="preserve">Quando </w:t>
      </w:r>
      <w:r w:rsidRPr="00B73A02">
        <w:rPr>
          <w:rFonts w:ascii="Arial" w:hAnsi="Arial" w:cs="Arial"/>
          <w:highlight w:val="red"/>
        </w:rPr>
        <w:t>não houver autoridade superior</w:t>
      </w:r>
      <w:r w:rsidRPr="00A75F28">
        <w:rPr>
          <w:rFonts w:ascii="Arial" w:hAnsi="Arial" w:cs="Arial"/>
        </w:rPr>
        <w:t xml:space="preserve">, ou se o auditor acreditar que essa comunicação não será eficaz, ou se estiver em dúvida quanto a quem comunicar, ele deve considerar a necessidade de obter </w:t>
      </w:r>
      <w:r w:rsidRPr="002F28C4">
        <w:rPr>
          <w:rFonts w:ascii="Arial" w:hAnsi="Arial" w:cs="Arial"/>
          <w:highlight w:val="yellow"/>
        </w:rPr>
        <w:t>assessoria legal</w:t>
      </w:r>
      <w:r w:rsidRPr="00A75F28">
        <w:rPr>
          <w:rFonts w:ascii="Arial" w:hAnsi="Arial" w:cs="Arial"/>
        </w:rPr>
        <w:t xml:space="preserve">. </w:t>
      </w:r>
      <w:r w:rsidRPr="00A75F28">
        <w:rPr>
          <w:rFonts w:ascii="Arial" w:hAnsi="Arial" w:cs="Arial"/>
        </w:rPr>
        <w:tab/>
      </w:r>
    </w:p>
    <w:p w14:paraId="123024CE" w14:textId="77777777" w:rsidR="002A6EFF" w:rsidRPr="00A75F28" w:rsidRDefault="002A6EFF" w:rsidP="002A6EFF">
      <w:pPr>
        <w:spacing w:after="0" w:line="240" w:lineRule="auto"/>
        <w:ind w:left="12" w:hanging="10"/>
        <w:jc w:val="both"/>
        <w:rPr>
          <w:rFonts w:ascii="Arial" w:hAnsi="Arial" w:cs="Arial"/>
          <w:i/>
        </w:rPr>
      </w:pPr>
    </w:p>
    <w:p w14:paraId="5C00A27D" w14:textId="77777777" w:rsidR="002A6EFF" w:rsidRPr="00A75F28" w:rsidRDefault="002A6EFF" w:rsidP="002A6EFF">
      <w:pPr>
        <w:spacing w:after="0" w:line="240" w:lineRule="auto"/>
        <w:ind w:firstLine="2"/>
        <w:jc w:val="both"/>
        <w:rPr>
          <w:rFonts w:ascii="Arial" w:eastAsia="Arial" w:hAnsi="Arial" w:cs="Arial"/>
          <w:i/>
        </w:rPr>
      </w:pPr>
      <w:r w:rsidRPr="00A75F28">
        <w:rPr>
          <w:rFonts w:ascii="Arial" w:hAnsi="Arial" w:cs="Arial"/>
          <w:i/>
        </w:rPr>
        <w:t>Potenciais i</w:t>
      </w:r>
      <w:r w:rsidRPr="00A75F28">
        <w:rPr>
          <w:rFonts w:ascii="Arial" w:eastAsia="Arial" w:hAnsi="Arial" w:cs="Arial"/>
          <w:i/>
        </w:rPr>
        <w:t xml:space="preserve">mplicações </w:t>
      </w:r>
      <w:r w:rsidRPr="00A75F28">
        <w:rPr>
          <w:rFonts w:ascii="Arial" w:hAnsi="Arial" w:cs="Arial"/>
          <w:i/>
        </w:rPr>
        <w:t xml:space="preserve">de não conformidade </w:t>
      </w:r>
      <w:r w:rsidRPr="00A75F28">
        <w:rPr>
          <w:rFonts w:ascii="Arial" w:eastAsia="Arial" w:hAnsi="Arial" w:cs="Arial"/>
          <w:i/>
        </w:rPr>
        <w:t xml:space="preserve">identificada ou suspeita de não conformidade no </w:t>
      </w:r>
      <w:r w:rsidRPr="00A75F28">
        <w:rPr>
          <w:rFonts w:ascii="Arial" w:hAnsi="Arial" w:cs="Arial"/>
          <w:i/>
        </w:rPr>
        <w:t>relatório do auditor</w:t>
      </w:r>
      <w:r w:rsidRPr="00A75F28" w:rsidDel="00CC7E14">
        <w:rPr>
          <w:rFonts w:ascii="Arial" w:eastAsia="Arial" w:hAnsi="Arial" w:cs="Arial"/>
          <w:i/>
        </w:rPr>
        <w:t xml:space="preserve"> </w:t>
      </w:r>
      <w:r w:rsidRPr="00A75F28">
        <w:rPr>
          <w:rFonts w:ascii="Arial" w:eastAsia="Arial" w:hAnsi="Arial" w:cs="Arial"/>
          <w:i/>
        </w:rPr>
        <w:t>(ver itens A26 e A27)</w:t>
      </w:r>
    </w:p>
    <w:p w14:paraId="1F668355" w14:textId="77777777" w:rsidR="002A6EFF" w:rsidRPr="00A75F28" w:rsidRDefault="002A6EFF" w:rsidP="002A6EFF">
      <w:pPr>
        <w:spacing w:after="0" w:line="240" w:lineRule="auto"/>
        <w:ind w:left="12" w:hanging="10"/>
        <w:jc w:val="both"/>
        <w:rPr>
          <w:rFonts w:ascii="Arial" w:hAnsi="Arial" w:cs="Arial"/>
        </w:rPr>
      </w:pPr>
    </w:p>
    <w:p w14:paraId="3AC91943"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Se o auditor concluir que a não conformidade identificada ou suspeita de não conformidade tem efeito relevante sobre as demonstrações contábeis e não foi adequadamente refletida nas demonstrações contábeis, o auditor, de acordo com a </w:t>
      </w:r>
      <w:r w:rsidRPr="00B73A02">
        <w:rPr>
          <w:rFonts w:ascii="Arial" w:hAnsi="Arial" w:cs="Arial"/>
          <w:highlight w:val="yellow"/>
        </w:rPr>
        <w:t>NBC TA 705</w:t>
      </w:r>
      <w:r w:rsidRPr="00A75F28">
        <w:rPr>
          <w:rFonts w:ascii="Arial" w:hAnsi="Arial" w:cs="Arial"/>
        </w:rPr>
        <w:t xml:space="preserve"> – Modificações na Opinião do Auditor Independente, itens 7 e 8, deve expressar uma opinião com ressalva ou adversa sobre as demonstrações contábeis.</w:t>
      </w:r>
    </w:p>
    <w:p w14:paraId="4FDB00D2" w14:textId="77777777" w:rsidR="002A6EFF" w:rsidRPr="00A75F28" w:rsidRDefault="002A6EFF" w:rsidP="002A6EFF">
      <w:pPr>
        <w:spacing w:after="0" w:line="240" w:lineRule="auto"/>
        <w:ind w:left="549"/>
        <w:jc w:val="both"/>
        <w:rPr>
          <w:rFonts w:ascii="Arial" w:hAnsi="Arial" w:cs="Arial"/>
        </w:rPr>
      </w:pPr>
    </w:p>
    <w:p w14:paraId="1FBB5E32"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Se o auditor for impedido pela administração ou pelos responsáveis pela governança de obter evidência de auditoria apropriada e suficiente para avaliar se a não conformidade, que pode ser relevante para as demonstrações contábeis, ocorreu ou é provável</w:t>
      </w:r>
      <w:r w:rsidRPr="000D7515">
        <w:rPr>
          <w:rFonts w:ascii="Arial" w:hAnsi="Arial" w:cs="Arial"/>
        </w:rPr>
        <w:t xml:space="preserve"> que tenha ocorrido, o auditor deve expressar uma opinião com ressalva ou abster-se de emitir opinião sobre as demonstrações contábeis com base na limitação </w:t>
      </w:r>
      <w:r>
        <w:rPr>
          <w:rFonts w:ascii="Arial" w:hAnsi="Arial" w:cs="Arial"/>
        </w:rPr>
        <w:t>d</w:t>
      </w:r>
      <w:r w:rsidRPr="000D7515">
        <w:rPr>
          <w:rFonts w:ascii="Arial" w:hAnsi="Arial" w:cs="Arial"/>
        </w:rPr>
        <w:t xml:space="preserve">o alcance da auditoria, em conformidade com a </w:t>
      </w:r>
      <w:r w:rsidRPr="00B73A02">
        <w:rPr>
          <w:rFonts w:ascii="Arial" w:hAnsi="Arial" w:cs="Arial"/>
          <w:highlight w:val="yellow"/>
        </w:rPr>
        <w:t>NBC TA 705</w:t>
      </w:r>
      <w:r w:rsidRPr="000D7515">
        <w:rPr>
          <w:rFonts w:ascii="Arial" w:hAnsi="Arial" w:cs="Arial"/>
        </w:rPr>
        <w:t xml:space="preserve">, </w:t>
      </w:r>
      <w:r w:rsidRPr="00A75F28">
        <w:rPr>
          <w:rFonts w:ascii="Arial" w:hAnsi="Arial" w:cs="Arial"/>
        </w:rPr>
        <w:t>itens 7 e 9.</w:t>
      </w:r>
    </w:p>
    <w:p w14:paraId="721958D6" w14:textId="77777777" w:rsidR="002A6EFF" w:rsidRPr="00A75F28" w:rsidRDefault="002A6EFF" w:rsidP="002A6EFF">
      <w:pPr>
        <w:spacing w:after="0" w:line="240" w:lineRule="auto"/>
        <w:ind w:left="549"/>
        <w:jc w:val="both"/>
        <w:rPr>
          <w:rFonts w:ascii="Arial" w:hAnsi="Arial" w:cs="Arial"/>
        </w:rPr>
      </w:pPr>
      <w:r w:rsidRPr="00A75F28">
        <w:rPr>
          <w:rFonts w:ascii="Arial" w:hAnsi="Arial" w:cs="Arial"/>
        </w:rPr>
        <w:t xml:space="preserve"> </w:t>
      </w:r>
    </w:p>
    <w:p w14:paraId="5171FE2E"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Se o auditor não consegue determinar se a não conformidade ocorreu por causa de limitações impostas pelas circunstâncias em vez de pela administração ou pelos responsáveis pela governança, o auditor deve avaliar o efeito na sua opinião</w:t>
      </w:r>
      <w:r>
        <w:rPr>
          <w:rFonts w:ascii="Arial" w:hAnsi="Arial" w:cs="Arial"/>
        </w:rPr>
        <w:t>,</w:t>
      </w:r>
      <w:r w:rsidRPr="00A75F28">
        <w:rPr>
          <w:rFonts w:ascii="Arial" w:hAnsi="Arial" w:cs="Arial"/>
        </w:rPr>
        <w:t xml:space="preserve"> em conformidade com a </w:t>
      </w:r>
      <w:r w:rsidRPr="00B73A02">
        <w:rPr>
          <w:rFonts w:ascii="Arial" w:hAnsi="Arial" w:cs="Arial"/>
          <w:highlight w:val="yellow"/>
        </w:rPr>
        <w:t>NBC TA 705</w:t>
      </w:r>
      <w:r w:rsidRPr="00A75F28">
        <w:rPr>
          <w:rFonts w:ascii="Arial" w:hAnsi="Arial" w:cs="Arial"/>
        </w:rPr>
        <w:t xml:space="preserve">. </w:t>
      </w:r>
    </w:p>
    <w:p w14:paraId="1D310F0B" w14:textId="77777777" w:rsidR="002A6EFF" w:rsidRPr="00A75F28" w:rsidRDefault="002A6EFF" w:rsidP="002A6EFF">
      <w:pPr>
        <w:spacing w:after="0" w:line="240" w:lineRule="auto"/>
        <w:ind w:left="544"/>
        <w:jc w:val="both"/>
        <w:rPr>
          <w:rFonts w:ascii="Arial" w:hAnsi="Arial" w:cs="Arial"/>
        </w:rPr>
      </w:pPr>
    </w:p>
    <w:p w14:paraId="7E1AD4C9" w14:textId="77777777" w:rsidR="002A6EFF" w:rsidRPr="00A75F28" w:rsidRDefault="002A6EFF" w:rsidP="002A6EFF">
      <w:pPr>
        <w:spacing w:after="0" w:line="240" w:lineRule="auto"/>
        <w:ind w:firstLine="14"/>
        <w:jc w:val="both"/>
        <w:rPr>
          <w:rFonts w:ascii="Arial" w:eastAsia="Arial" w:hAnsi="Arial" w:cs="Arial"/>
          <w:i/>
        </w:rPr>
      </w:pPr>
      <w:r w:rsidRPr="00A75F28">
        <w:rPr>
          <w:rFonts w:ascii="Arial" w:hAnsi="Arial" w:cs="Arial"/>
          <w:i/>
        </w:rPr>
        <w:t xml:space="preserve">Comunicação de não conformidade </w:t>
      </w:r>
      <w:r w:rsidRPr="00A75F28">
        <w:rPr>
          <w:rFonts w:ascii="Arial" w:eastAsia="Arial" w:hAnsi="Arial" w:cs="Arial"/>
          <w:i/>
        </w:rPr>
        <w:t xml:space="preserve">identificada ou suspeita de não conformidade à </w:t>
      </w:r>
      <w:r w:rsidRPr="00D66796">
        <w:rPr>
          <w:rFonts w:ascii="Arial" w:hAnsi="Arial" w:cs="Arial"/>
          <w:i/>
          <w:highlight w:val="green"/>
        </w:rPr>
        <w:t xml:space="preserve">autoridade </w:t>
      </w:r>
      <w:r w:rsidRPr="00D66796">
        <w:rPr>
          <w:rFonts w:ascii="Arial" w:eastAsia="Arial" w:hAnsi="Arial" w:cs="Arial"/>
          <w:i/>
          <w:highlight w:val="green"/>
        </w:rPr>
        <w:t>competente externa à entidade</w:t>
      </w:r>
    </w:p>
    <w:p w14:paraId="66622146" w14:textId="77777777" w:rsidR="002A6EFF" w:rsidRPr="00A75F28" w:rsidRDefault="002A6EFF" w:rsidP="002A6EFF">
      <w:pPr>
        <w:spacing w:after="0" w:line="240" w:lineRule="auto"/>
        <w:ind w:left="12" w:hanging="10"/>
        <w:jc w:val="both"/>
        <w:rPr>
          <w:rFonts w:ascii="Arial" w:eastAsia="Arial" w:hAnsi="Arial" w:cs="Arial"/>
          <w:i/>
        </w:rPr>
      </w:pPr>
    </w:p>
    <w:p w14:paraId="5DA356D1"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Se o auditor identificou ou tem suspeita de não conformidade com leis e regulamentos, ele deve determinar se leis, regulamentos ou requisitos éticos relevantes (</w:t>
      </w:r>
      <w:commentRangeStart w:id="96"/>
      <w:r w:rsidRPr="00A75F28">
        <w:rPr>
          <w:rFonts w:ascii="Arial" w:hAnsi="Arial" w:cs="Arial"/>
        </w:rPr>
        <w:t>ver itens de A28 a A34</w:t>
      </w:r>
      <w:commentRangeEnd w:id="96"/>
      <w:r>
        <w:rPr>
          <w:rStyle w:val="Refdecomentrio"/>
          <w:rFonts w:ascii="Times New Roman" w:eastAsia="Times New Roman" w:hAnsi="Times New Roman" w:cs="Times New Roman"/>
          <w:lang w:val="x-none" w:eastAsia="x-none"/>
        </w:rPr>
        <w:commentReference w:id="96"/>
      </w:r>
      <w:r w:rsidRPr="00A75F28">
        <w:rPr>
          <w:rFonts w:ascii="Arial" w:hAnsi="Arial" w:cs="Arial"/>
        </w:rPr>
        <w:t>):</w:t>
      </w:r>
    </w:p>
    <w:p w14:paraId="5E466857" w14:textId="77777777" w:rsidR="002A6EFF" w:rsidRPr="00A75F28" w:rsidRDefault="002A6EFF">
      <w:pPr>
        <w:numPr>
          <w:ilvl w:val="0"/>
          <w:numId w:val="107"/>
        </w:numPr>
        <w:spacing w:after="0" w:line="240" w:lineRule="auto"/>
        <w:ind w:left="993" w:hanging="426"/>
        <w:jc w:val="both"/>
        <w:rPr>
          <w:rFonts w:ascii="Arial" w:eastAsia="Arial" w:hAnsi="Arial" w:cs="Arial"/>
        </w:rPr>
      </w:pPr>
      <w:commentRangeStart w:id="97"/>
      <w:r w:rsidRPr="00D66796">
        <w:rPr>
          <w:rFonts w:ascii="Arial" w:eastAsia="Arial" w:hAnsi="Arial" w:cs="Arial"/>
          <w:highlight w:val="green"/>
        </w:rPr>
        <w:t xml:space="preserve">exigem </w:t>
      </w:r>
      <w:r w:rsidRPr="00B73A02">
        <w:rPr>
          <w:rFonts w:ascii="Arial" w:eastAsia="Arial" w:hAnsi="Arial" w:cs="Arial"/>
          <w:highlight w:val="yellow"/>
        </w:rPr>
        <w:t>que o auditor comunique à autoridade competente externa à entidade</w:t>
      </w:r>
      <w:r w:rsidRPr="00A75F28">
        <w:rPr>
          <w:rFonts w:ascii="Arial" w:eastAsia="Arial" w:hAnsi="Arial" w:cs="Arial"/>
        </w:rPr>
        <w:t xml:space="preserve">; </w:t>
      </w:r>
      <w:commentRangeEnd w:id="97"/>
      <w:r>
        <w:rPr>
          <w:rStyle w:val="Refdecomentrio"/>
          <w:rFonts w:ascii="Times New Roman" w:eastAsia="Times New Roman" w:hAnsi="Times New Roman" w:cs="Times New Roman"/>
          <w:lang w:val="x-none" w:eastAsia="x-none"/>
        </w:rPr>
        <w:commentReference w:id="97"/>
      </w:r>
    </w:p>
    <w:p w14:paraId="4E1DB855" w14:textId="77777777" w:rsidR="002A6EFF" w:rsidRPr="00A75F28" w:rsidRDefault="002A6EFF">
      <w:pPr>
        <w:numPr>
          <w:ilvl w:val="0"/>
          <w:numId w:val="107"/>
        </w:numPr>
        <w:spacing w:after="0" w:line="240" w:lineRule="auto"/>
        <w:ind w:left="993" w:hanging="426"/>
        <w:jc w:val="both"/>
        <w:rPr>
          <w:rFonts w:ascii="Arial" w:eastAsia="Arial" w:hAnsi="Arial" w:cs="Arial"/>
        </w:rPr>
      </w:pPr>
      <w:r w:rsidRPr="00A75F28">
        <w:rPr>
          <w:rFonts w:ascii="Arial" w:eastAsia="Arial" w:hAnsi="Arial" w:cs="Arial"/>
        </w:rPr>
        <w:t>estabelecem responsabilidades segundo as quais a comunicação à autoridade competente externa à entidade pode ser apropriada nas circunstâncias.</w:t>
      </w:r>
    </w:p>
    <w:p w14:paraId="65356FD7" w14:textId="77777777" w:rsidR="002A6EFF" w:rsidRPr="00A75F28" w:rsidRDefault="002A6EFF" w:rsidP="002A6EFF">
      <w:pPr>
        <w:spacing w:after="0" w:line="240" w:lineRule="auto"/>
        <w:ind w:left="1078"/>
        <w:jc w:val="both"/>
        <w:rPr>
          <w:rFonts w:ascii="Arial" w:eastAsia="Arial" w:hAnsi="Arial" w:cs="Arial"/>
        </w:rPr>
      </w:pPr>
    </w:p>
    <w:p w14:paraId="4E107893"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Documentação</w:t>
      </w:r>
    </w:p>
    <w:p w14:paraId="68EE87B3" w14:textId="5A3A21B1" w:rsidR="002A6EFF" w:rsidRPr="00A75F28" w:rsidRDefault="002A6EFF" w:rsidP="002A6EFF">
      <w:pPr>
        <w:spacing w:after="0" w:line="240" w:lineRule="auto"/>
      </w:pPr>
    </w:p>
    <w:p w14:paraId="21D8D83D" w14:textId="77777777" w:rsidR="002A6EFF" w:rsidRPr="00A75F28" w:rsidRDefault="002A6EFF">
      <w:pPr>
        <w:numPr>
          <w:ilvl w:val="0"/>
          <w:numId w:val="104"/>
        </w:numPr>
        <w:spacing w:after="0" w:line="240" w:lineRule="auto"/>
        <w:ind w:left="567" w:hanging="565"/>
        <w:jc w:val="both"/>
        <w:rPr>
          <w:rFonts w:ascii="Arial" w:hAnsi="Arial" w:cs="Arial"/>
        </w:rPr>
      </w:pPr>
      <w:r w:rsidRPr="00A75F28">
        <w:rPr>
          <w:rFonts w:ascii="Arial" w:hAnsi="Arial" w:cs="Arial"/>
        </w:rPr>
        <w:t xml:space="preserve">O auditor deve incluir na documentação de auditoria (NBC TA 230 – Documentação de Auditoria, itens de 8 a 11 e A6) a não conformidade identificada ou suspeita de não conformidade com leis e regulamentos e (ver itens A35 e A36): </w:t>
      </w:r>
    </w:p>
    <w:p w14:paraId="16EC5974" w14:textId="77777777" w:rsidR="002A6EFF" w:rsidRPr="00A75F28" w:rsidRDefault="002A6EFF" w:rsidP="002A6EFF">
      <w:pPr>
        <w:spacing w:after="0" w:line="240" w:lineRule="auto"/>
        <w:ind w:left="993" w:hanging="426"/>
        <w:jc w:val="both"/>
        <w:rPr>
          <w:rFonts w:ascii="Arial" w:eastAsia="Arial" w:hAnsi="Arial" w:cs="Arial"/>
        </w:rPr>
      </w:pPr>
      <w:r w:rsidRPr="00A75F28">
        <w:rPr>
          <w:rFonts w:ascii="Arial" w:eastAsia="Arial" w:hAnsi="Arial" w:cs="Arial"/>
        </w:rPr>
        <w:t>(a)</w:t>
      </w:r>
      <w:r w:rsidRPr="00A75F28">
        <w:rPr>
          <w:rFonts w:ascii="Arial" w:eastAsia="Arial" w:hAnsi="Arial" w:cs="Arial"/>
        </w:rPr>
        <w:tab/>
      </w:r>
      <w:r w:rsidRPr="00B73A02">
        <w:rPr>
          <w:rFonts w:ascii="Arial" w:eastAsia="Arial" w:hAnsi="Arial" w:cs="Arial"/>
          <w:highlight w:val="yellow"/>
        </w:rPr>
        <w:t>os procedimentos de auditoria realizados</w:t>
      </w:r>
      <w:r w:rsidRPr="00A75F28">
        <w:rPr>
          <w:rFonts w:ascii="Arial" w:eastAsia="Arial" w:hAnsi="Arial" w:cs="Arial"/>
        </w:rPr>
        <w:t>, os julgamentos profissionais significativos feitos e as conclusões alcançadas; e</w:t>
      </w:r>
    </w:p>
    <w:p w14:paraId="043080F3" w14:textId="77777777" w:rsidR="002A6EFF" w:rsidRPr="00A75F28" w:rsidRDefault="002A6EFF" w:rsidP="002A6EFF">
      <w:pPr>
        <w:spacing w:after="0" w:line="240" w:lineRule="auto"/>
        <w:ind w:left="993" w:hanging="426"/>
        <w:jc w:val="both"/>
        <w:rPr>
          <w:rFonts w:ascii="Arial" w:eastAsia="Arial" w:hAnsi="Arial" w:cs="Arial"/>
        </w:rPr>
      </w:pPr>
      <w:r w:rsidRPr="00A75F28">
        <w:rPr>
          <w:rFonts w:ascii="Arial" w:eastAsia="Arial" w:hAnsi="Arial" w:cs="Arial"/>
        </w:rPr>
        <w:t>(b)</w:t>
      </w:r>
      <w:r w:rsidRPr="00A75F28">
        <w:rPr>
          <w:rFonts w:ascii="Arial" w:eastAsia="Arial" w:hAnsi="Arial" w:cs="Arial"/>
        </w:rPr>
        <w:tab/>
      </w:r>
      <w:r w:rsidRPr="00B73A02">
        <w:rPr>
          <w:rFonts w:ascii="Arial" w:eastAsia="Arial" w:hAnsi="Arial" w:cs="Arial"/>
          <w:highlight w:val="yellow"/>
        </w:rPr>
        <w:t>as discussões sobre os assuntos relevantes</w:t>
      </w:r>
      <w:r w:rsidRPr="00A75F28">
        <w:rPr>
          <w:rFonts w:ascii="Arial" w:eastAsia="Arial" w:hAnsi="Arial" w:cs="Arial"/>
        </w:rPr>
        <w:t xml:space="preserve"> relacionados à não conformidade</w:t>
      </w:r>
      <w:r w:rsidRPr="00A75F28">
        <w:rPr>
          <w:rFonts w:ascii="Arial" w:hAnsi="Arial" w:cs="Arial"/>
        </w:rPr>
        <w:t xml:space="preserve"> com a administração</w:t>
      </w:r>
      <w:r w:rsidRPr="00A75F28">
        <w:rPr>
          <w:rFonts w:ascii="Arial" w:eastAsia="Arial" w:hAnsi="Arial" w:cs="Arial"/>
        </w:rPr>
        <w:t>, com os responsáveis pela governança, entre outros, incluindo o modo como a administração</w:t>
      </w:r>
      <w:r w:rsidRPr="00A75F28">
        <w:rPr>
          <w:rFonts w:ascii="Arial" w:hAnsi="Arial" w:cs="Arial"/>
        </w:rPr>
        <w:t xml:space="preserve"> e, quando aplicável, os responsáveis pela governança</w:t>
      </w:r>
      <w:r w:rsidRPr="00A75F28">
        <w:rPr>
          <w:rFonts w:ascii="Arial" w:eastAsia="Arial" w:hAnsi="Arial" w:cs="Arial"/>
        </w:rPr>
        <w:t xml:space="preserve"> responderam ao assunto.</w:t>
      </w:r>
    </w:p>
    <w:p w14:paraId="53CF9A88" w14:textId="77777777" w:rsidR="002A6EFF" w:rsidRPr="00A75F28" w:rsidRDefault="002A6EFF" w:rsidP="002A6EFF">
      <w:pPr>
        <w:spacing w:after="0" w:line="240" w:lineRule="auto"/>
        <w:ind w:left="1134" w:hanging="567"/>
        <w:jc w:val="both"/>
        <w:rPr>
          <w:rFonts w:ascii="Arial" w:eastAsia="Arial" w:hAnsi="Arial" w:cs="Arial"/>
        </w:rPr>
      </w:pPr>
    </w:p>
    <w:p w14:paraId="5E682C58" w14:textId="77777777" w:rsidR="002A6EFF" w:rsidRPr="00CC4693" w:rsidRDefault="002A6EFF" w:rsidP="002A6EFF">
      <w:pPr>
        <w:widowControl w:val="0"/>
        <w:spacing w:after="0" w:line="240" w:lineRule="auto"/>
        <w:ind w:right="10"/>
        <w:jc w:val="both"/>
        <w:rPr>
          <w:rFonts w:ascii="Arial" w:eastAsia="Times New Roman" w:hAnsi="Arial" w:cs="Arial"/>
          <w:b/>
        </w:rPr>
      </w:pPr>
      <w:bookmarkStart w:id="98" w:name="_Toc462331629"/>
      <w:bookmarkStart w:id="99" w:name="_Toc462408324"/>
      <w:r w:rsidRPr="00CC4693">
        <w:rPr>
          <w:rFonts w:ascii="Arial" w:eastAsia="Times New Roman" w:hAnsi="Arial" w:cs="Arial"/>
          <w:b/>
        </w:rPr>
        <w:t>Vigência</w:t>
      </w:r>
      <w:bookmarkEnd w:id="98"/>
      <w:bookmarkEnd w:id="99"/>
    </w:p>
    <w:p w14:paraId="5D7A1D1C" w14:textId="77777777" w:rsidR="002A6EFF" w:rsidRPr="00CC4693" w:rsidRDefault="002A6EFF" w:rsidP="002A6EFF">
      <w:pPr>
        <w:widowControl w:val="0"/>
        <w:spacing w:after="0" w:line="240" w:lineRule="auto"/>
        <w:ind w:right="10"/>
        <w:jc w:val="both"/>
        <w:rPr>
          <w:rFonts w:ascii="Arial" w:eastAsia="Times New Roman" w:hAnsi="Arial" w:cs="Arial"/>
          <w:b/>
        </w:rPr>
      </w:pPr>
    </w:p>
    <w:p w14:paraId="30BB9FA7" w14:textId="77777777" w:rsidR="002A6EFF" w:rsidRPr="00CC4693" w:rsidRDefault="002A6EFF" w:rsidP="002A6EFF">
      <w:pPr>
        <w:widowControl w:val="0"/>
        <w:spacing w:after="0" w:line="240" w:lineRule="auto"/>
        <w:ind w:left="567" w:right="10"/>
        <w:jc w:val="both"/>
        <w:rPr>
          <w:rFonts w:ascii="Arial" w:eastAsia="Times New Roman" w:hAnsi="Arial" w:cs="Arial"/>
        </w:rPr>
      </w:pPr>
      <w:r w:rsidRPr="00CC4693">
        <w:rPr>
          <w:rFonts w:ascii="Arial" w:eastAsia="Times New Roman" w:hAnsi="Arial" w:cs="Arial"/>
        </w:rPr>
        <w:t>Est</w:t>
      </w:r>
      <w:r>
        <w:rPr>
          <w:rFonts w:ascii="Arial" w:eastAsia="Times New Roman" w:hAnsi="Arial" w:cs="Arial"/>
        </w:rPr>
        <w:t>a</w:t>
      </w:r>
      <w:r w:rsidRPr="00CC4693">
        <w:rPr>
          <w:rFonts w:ascii="Arial" w:eastAsia="Times New Roman" w:hAnsi="Arial" w:cs="Arial"/>
        </w:rPr>
        <w:t xml:space="preserve"> </w:t>
      </w:r>
      <w:r>
        <w:rPr>
          <w:rFonts w:ascii="Arial" w:eastAsia="Times New Roman" w:hAnsi="Arial" w:cs="Arial"/>
        </w:rPr>
        <w:t>Norma deve ser aplicada</w:t>
      </w:r>
      <w:r w:rsidRPr="00CC4693">
        <w:rPr>
          <w:rFonts w:ascii="Arial" w:eastAsia="Times New Roman" w:hAnsi="Arial" w:cs="Arial"/>
        </w:rPr>
        <w:t xml:space="preserve"> aos relatórios de auditoria emitidos sobre as demonstrações contábeis referentes aos exercícios ou períodos que se findam </w:t>
      </w:r>
      <w:r w:rsidRPr="007E7072">
        <w:rPr>
          <w:rFonts w:ascii="Arial" w:eastAsia="Times New Roman" w:hAnsi="Arial" w:cs="Arial"/>
        </w:rPr>
        <w:t>em, ou após, 31 de dezembro de 2018, e revoga a Resolução</w:t>
      </w:r>
      <w:r w:rsidRPr="00CC4693">
        <w:rPr>
          <w:rFonts w:ascii="Arial" w:eastAsia="Times New Roman" w:hAnsi="Arial" w:cs="Arial"/>
        </w:rPr>
        <w:t xml:space="preserve"> CFC n.º 1.</w:t>
      </w:r>
      <w:r>
        <w:rPr>
          <w:rFonts w:ascii="Arial" w:eastAsia="Times New Roman" w:hAnsi="Arial" w:cs="Arial"/>
        </w:rPr>
        <w:t>208</w:t>
      </w:r>
      <w:r w:rsidRPr="00CC4693">
        <w:rPr>
          <w:rFonts w:ascii="Arial" w:eastAsia="Times New Roman" w:hAnsi="Arial" w:cs="Arial"/>
        </w:rPr>
        <w:t>/20</w:t>
      </w:r>
      <w:r>
        <w:rPr>
          <w:rFonts w:ascii="Arial" w:eastAsia="Times New Roman" w:hAnsi="Arial" w:cs="Arial"/>
        </w:rPr>
        <w:t>09</w:t>
      </w:r>
      <w:r w:rsidRPr="00CC4693">
        <w:rPr>
          <w:rFonts w:ascii="Arial" w:eastAsia="Times New Roman" w:hAnsi="Arial" w:cs="Arial"/>
        </w:rPr>
        <w:t xml:space="preserve">, publicada no DOU, Seção 1, de </w:t>
      </w:r>
      <w:r>
        <w:rPr>
          <w:rFonts w:ascii="Arial" w:eastAsia="Times New Roman" w:hAnsi="Arial" w:cs="Arial"/>
        </w:rPr>
        <w:t>3/12/2009</w:t>
      </w:r>
      <w:r w:rsidRPr="00CC4693">
        <w:rPr>
          <w:rFonts w:ascii="Arial" w:eastAsia="Times New Roman" w:hAnsi="Arial" w:cs="Arial"/>
        </w:rPr>
        <w:t>.</w:t>
      </w:r>
    </w:p>
    <w:p w14:paraId="28E89366" w14:textId="77777777" w:rsidR="002A6EFF" w:rsidRDefault="002A6EFF" w:rsidP="002A6EFF">
      <w:pPr>
        <w:widowControl w:val="0"/>
        <w:adjustRightInd w:val="0"/>
        <w:spacing w:after="0" w:line="240" w:lineRule="auto"/>
        <w:jc w:val="right"/>
        <w:textAlignment w:val="baseline"/>
        <w:rPr>
          <w:rFonts w:ascii="Arial" w:eastAsia="Times New Roman" w:hAnsi="Arial" w:cs="Arial"/>
        </w:rPr>
      </w:pPr>
    </w:p>
    <w:p w14:paraId="7D6B7FB3" w14:textId="77777777" w:rsidR="002A6EFF" w:rsidRPr="007112AD" w:rsidRDefault="002A6EFF" w:rsidP="002A6EFF">
      <w:pPr>
        <w:widowControl w:val="0"/>
        <w:adjustRightInd w:val="0"/>
        <w:spacing w:after="0" w:line="240" w:lineRule="auto"/>
        <w:jc w:val="right"/>
        <w:textAlignment w:val="baseline"/>
        <w:rPr>
          <w:rFonts w:ascii="Arial" w:eastAsia="Times New Roman" w:hAnsi="Arial" w:cs="Arial"/>
        </w:rPr>
      </w:pPr>
      <w:r w:rsidRPr="007112AD">
        <w:rPr>
          <w:rFonts w:ascii="Arial" w:eastAsia="Times New Roman" w:hAnsi="Arial" w:cs="Arial"/>
        </w:rPr>
        <w:t xml:space="preserve">Brasília, </w:t>
      </w:r>
      <w:r>
        <w:rPr>
          <w:rFonts w:ascii="Arial" w:eastAsia="Times New Roman" w:hAnsi="Arial" w:cs="Arial"/>
        </w:rPr>
        <w:t xml:space="preserve">7 </w:t>
      </w:r>
      <w:r w:rsidRPr="007112AD">
        <w:rPr>
          <w:rFonts w:ascii="Arial" w:eastAsia="Times New Roman" w:hAnsi="Arial" w:cs="Arial"/>
        </w:rPr>
        <w:t xml:space="preserve">de </w:t>
      </w:r>
      <w:r>
        <w:rPr>
          <w:rFonts w:ascii="Arial" w:eastAsia="Times New Roman" w:hAnsi="Arial" w:cs="Arial"/>
        </w:rPr>
        <w:t>fevereiro</w:t>
      </w:r>
      <w:r w:rsidRPr="007112AD">
        <w:rPr>
          <w:rFonts w:ascii="Arial" w:eastAsia="Times New Roman" w:hAnsi="Arial" w:cs="Arial"/>
        </w:rPr>
        <w:t xml:space="preserve"> de 201</w:t>
      </w:r>
      <w:r>
        <w:rPr>
          <w:rFonts w:ascii="Arial" w:eastAsia="Times New Roman" w:hAnsi="Arial" w:cs="Arial"/>
        </w:rPr>
        <w:t>9</w:t>
      </w:r>
      <w:r w:rsidRPr="007112AD">
        <w:rPr>
          <w:rFonts w:ascii="Arial" w:eastAsia="Times New Roman" w:hAnsi="Arial" w:cs="Arial"/>
        </w:rPr>
        <w:t>.</w:t>
      </w:r>
    </w:p>
    <w:p w14:paraId="200EF974" w14:textId="77777777" w:rsidR="002A6EFF" w:rsidRPr="007112AD" w:rsidRDefault="002A6EFF" w:rsidP="002A6EFF">
      <w:pPr>
        <w:widowControl w:val="0"/>
        <w:adjustRightInd w:val="0"/>
        <w:spacing w:after="0" w:line="240" w:lineRule="auto"/>
        <w:jc w:val="center"/>
        <w:textAlignment w:val="baseline"/>
        <w:rPr>
          <w:rFonts w:ascii="Arial" w:eastAsia="Times New Roman" w:hAnsi="Arial" w:cs="Arial"/>
        </w:rPr>
      </w:pPr>
    </w:p>
    <w:p w14:paraId="7984A1B1" w14:textId="77777777" w:rsidR="002A6EFF" w:rsidRPr="007112AD" w:rsidRDefault="002A6EFF" w:rsidP="002A6EFF">
      <w:pPr>
        <w:widowControl w:val="0"/>
        <w:adjustRightInd w:val="0"/>
        <w:spacing w:after="0" w:line="240" w:lineRule="auto"/>
        <w:jc w:val="center"/>
        <w:textAlignment w:val="baseline"/>
        <w:rPr>
          <w:rFonts w:ascii="Arial" w:eastAsia="Times New Roman" w:hAnsi="Arial" w:cs="Arial"/>
        </w:rPr>
      </w:pPr>
    </w:p>
    <w:p w14:paraId="703BF93C" w14:textId="77777777" w:rsidR="002A6EFF" w:rsidRPr="007112AD" w:rsidRDefault="002A6EFF" w:rsidP="002A6EFF">
      <w:pPr>
        <w:widowControl w:val="0"/>
        <w:adjustRightInd w:val="0"/>
        <w:spacing w:after="0" w:line="240" w:lineRule="auto"/>
        <w:jc w:val="center"/>
        <w:textAlignment w:val="baseline"/>
        <w:rPr>
          <w:rFonts w:ascii="Arial" w:eastAsia="Times New Roman" w:hAnsi="Arial" w:cs="Arial"/>
        </w:rPr>
      </w:pPr>
      <w:r w:rsidRPr="007112AD">
        <w:rPr>
          <w:rFonts w:ascii="Arial" w:eastAsia="Times New Roman" w:hAnsi="Arial" w:cs="Arial"/>
        </w:rPr>
        <w:t>Contador Zulmir Ivânio Breda</w:t>
      </w:r>
    </w:p>
    <w:p w14:paraId="47D56F67" w14:textId="77777777" w:rsidR="002A6EFF" w:rsidRPr="007112AD" w:rsidRDefault="002A6EFF" w:rsidP="002A6EFF">
      <w:pPr>
        <w:widowControl w:val="0"/>
        <w:adjustRightInd w:val="0"/>
        <w:spacing w:after="0" w:line="240" w:lineRule="auto"/>
        <w:jc w:val="center"/>
        <w:textAlignment w:val="baseline"/>
        <w:rPr>
          <w:rFonts w:ascii="Arial" w:eastAsia="Times New Roman" w:hAnsi="Arial" w:cs="Arial"/>
        </w:rPr>
      </w:pPr>
      <w:r w:rsidRPr="007112AD">
        <w:rPr>
          <w:rFonts w:ascii="Arial" w:eastAsia="Times New Roman" w:hAnsi="Arial" w:cs="Arial"/>
        </w:rPr>
        <w:t>Presidente</w:t>
      </w:r>
    </w:p>
    <w:p w14:paraId="621F9EF4" w14:textId="77777777" w:rsidR="002A6EFF" w:rsidRPr="007112AD" w:rsidRDefault="002A6EFF" w:rsidP="002A6EFF">
      <w:pPr>
        <w:autoSpaceDE w:val="0"/>
        <w:autoSpaceDN w:val="0"/>
        <w:adjustRightInd w:val="0"/>
        <w:spacing w:after="0" w:line="240" w:lineRule="auto"/>
        <w:jc w:val="both"/>
        <w:rPr>
          <w:rFonts w:ascii="Arial" w:eastAsia="Times New Roman" w:hAnsi="Arial" w:cs="Arial"/>
        </w:rPr>
      </w:pPr>
      <w:r w:rsidRPr="007112AD">
        <w:rPr>
          <w:rFonts w:ascii="Arial" w:eastAsia="Times New Roman" w:hAnsi="Arial" w:cs="Arial"/>
        </w:rPr>
        <w:t>Ata CFC n.º 1.04</w:t>
      </w:r>
      <w:r>
        <w:rPr>
          <w:rFonts w:ascii="Arial" w:eastAsia="Times New Roman" w:hAnsi="Arial" w:cs="Arial"/>
        </w:rPr>
        <w:t>8</w:t>
      </w:r>
      <w:r w:rsidRPr="007112AD">
        <w:rPr>
          <w:rFonts w:ascii="Arial" w:eastAsia="Times New Roman" w:hAnsi="Arial" w:cs="Arial"/>
        </w:rPr>
        <w:t>.</w:t>
      </w:r>
    </w:p>
    <w:p w14:paraId="7221DCFD" w14:textId="77777777" w:rsidR="002A6EFF" w:rsidRDefault="002A6EFF" w:rsidP="002A6EFF">
      <w:pPr>
        <w:spacing w:after="0" w:line="240" w:lineRule="auto"/>
        <w:ind w:left="1134" w:hanging="567"/>
        <w:jc w:val="both"/>
        <w:rPr>
          <w:rFonts w:ascii="Arial" w:hAnsi="Arial" w:cs="Arial"/>
        </w:rPr>
      </w:pPr>
    </w:p>
    <w:p w14:paraId="1827DAC3" w14:textId="77777777" w:rsidR="002A6EFF" w:rsidRPr="000D7515" w:rsidRDefault="002A6EFF" w:rsidP="002A6EFF">
      <w:pPr>
        <w:spacing w:after="0" w:line="240" w:lineRule="auto"/>
        <w:ind w:left="1134" w:hanging="567"/>
        <w:jc w:val="both"/>
        <w:rPr>
          <w:rFonts w:ascii="Arial" w:hAnsi="Arial" w:cs="Arial"/>
        </w:rPr>
      </w:pPr>
    </w:p>
    <w:p w14:paraId="4C002043"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Aplicação e outros materiais explicativos</w:t>
      </w:r>
    </w:p>
    <w:p w14:paraId="3BE297BC" w14:textId="77777777" w:rsidR="002A6EFF" w:rsidRPr="008C534A" w:rsidRDefault="002A6EFF" w:rsidP="002A6EFF">
      <w:pPr>
        <w:spacing w:after="0" w:line="240" w:lineRule="auto"/>
      </w:pPr>
    </w:p>
    <w:p w14:paraId="7EE3E8A0"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Responsabilidade pela conformidade com leis e regulamentos (ver itens de 3 a 9)</w:t>
      </w:r>
    </w:p>
    <w:p w14:paraId="08604075" w14:textId="77777777" w:rsidR="002A6EFF" w:rsidRPr="00A75F28" w:rsidRDefault="002A6EFF" w:rsidP="002A6EFF">
      <w:pPr>
        <w:spacing w:after="0" w:line="240" w:lineRule="auto"/>
      </w:pPr>
    </w:p>
    <w:p w14:paraId="6F958591" w14:textId="77777777" w:rsidR="002A6EFF" w:rsidRDefault="002A6EFF" w:rsidP="002A6EFF">
      <w:pPr>
        <w:spacing w:after="0" w:line="240" w:lineRule="auto"/>
        <w:ind w:left="552" w:hanging="565"/>
        <w:jc w:val="both"/>
        <w:rPr>
          <w:rFonts w:ascii="Arial" w:eastAsia="Arial" w:hAnsi="Arial" w:cs="Arial"/>
        </w:rPr>
      </w:pPr>
      <w:r w:rsidRPr="00A75F28">
        <w:rPr>
          <w:rFonts w:ascii="Arial" w:hAnsi="Arial" w:cs="Arial"/>
        </w:rPr>
        <w:t xml:space="preserve">A1. </w:t>
      </w:r>
      <w:r w:rsidRPr="00A75F28">
        <w:rPr>
          <w:rFonts w:ascii="Arial" w:hAnsi="Arial" w:cs="Arial"/>
        </w:rPr>
        <w:tab/>
        <w:t>É responsabilidade da administração, com a supervisão geral dos encarregados pela governança, assegurar que as operações da entidade sejam conduzidas em conformidade com leis e regulamentos. Leis e regulamentos podem afetar as demonstrações contábeis da entidade de diferentes maneiras: por exemplo, mais diretamente, eles podem afetar divulgações específicas exigidas da entidade nas demonstrações contábeis ou podem determinar a estrutura de relatório financeiro aplicável. Eles também podem estabelecer certos direitos e obrigações legais da entidade, sendo que alguns deles devem ser reconhecidos nas demonstrações contábeis da entidade. Além disso, leis e regulamentos podem impor sanções em casos de não conformidade</w:t>
      </w:r>
      <w:r w:rsidRPr="000D7515">
        <w:rPr>
          <w:rFonts w:ascii="Arial" w:hAnsi="Arial" w:cs="Arial"/>
        </w:rPr>
        <w:t>.</w:t>
      </w:r>
    </w:p>
    <w:p w14:paraId="56320D4D" w14:textId="77777777" w:rsidR="002A6EFF" w:rsidRPr="000D7515" w:rsidRDefault="002A6EFF" w:rsidP="002A6EFF">
      <w:pPr>
        <w:spacing w:after="0" w:line="240" w:lineRule="auto"/>
        <w:ind w:left="552" w:hanging="550"/>
        <w:jc w:val="both"/>
        <w:rPr>
          <w:rFonts w:ascii="Arial" w:hAnsi="Arial" w:cs="Arial"/>
        </w:rPr>
      </w:pPr>
    </w:p>
    <w:p w14:paraId="5935261A" w14:textId="77777777" w:rsidR="002A6EFF" w:rsidRPr="000D7515" w:rsidRDefault="002A6EFF" w:rsidP="002A6EFF">
      <w:pPr>
        <w:spacing w:after="0" w:line="240" w:lineRule="auto"/>
        <w:ind w:left="552" w:hanging="565"/>
        <w:jc w:val="both"/>
        <w:rPr>
          <w:rFonts w:ascii="Arial" w:hAnsi="Arial" w:cs="Arial"/>
        </w:rPr>
      </w:pPr>
      <w:r w:rsidRPr="000D7515">
        <w:rPr>
          <w:rFonts w:ascii="Arial" w:hAnsi="Arial" w:cs="Arial"/>
        </w:rPr>
        <w:t xml:space="preserve">A2. </w:t>
      </w:r>
      <w:r w:rsidRPr="000D7515">
        <w:rPr>
          <w:rFonts w:ascii="Arial" w:hAnsi="Arial" w:cs="Arial"/>
        </w:rPr>
        <w:tab/>
        <w:t>Seguem exemplos d</w:t>
      </w:r>
      <w:r>
        <w:rPr>
          <w:rFonts w:ascii="Arial" w:hAnsi="Arial" w:cs="Arial"/>
        </w:rPr>
        <w:t>e</w:t>
      </w:r>
      <w:r w:rsidRPr="000D7515">
        <w:rPr>
          <w:rFonts w:ascii="Arial" w:hAnsi="Arial" w:cs="Arial"/>
        </w:rPr>
        <w:t xml:space="preserve"> tipos de política e procedimentos que a entidade pode implementar para auxiliar na prevenção e </w:t>
      </w:r>
      <w:r>
        <w:rPr>
          <w:rFonts w:ascii="Arial" w:hAnsi="Arial" w:cs="Arial"/>
        </w:rPr>
        <w:t xml:space="preserve">na </w:t>
      </w:r>
      <w:r w:rsidRPr="000D7515">
        <w:rPr>
          <w:rFonts w:ascii="Arial" w:hAnsi="Arial" w:cs="Arial"/>
        </w:rPr>
        <w:t xml:space="preserve">detecção de não conformidade com leis e regulamentos: </w:t>
      </w:r>
    </w:p>
    <w:p w14:paraId="67039932"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monitoramento de requisitos legais para assegurar que procedimentos operacionais sejam planejados para cumprir esses requisitos;</w:t>
      </w:r>
    </w:p>
    <w:p w14:paraId="101906A2"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instituição ou operação de sistemas apropriados de controle interno;</w:t>
      </w:r>
    </w:p>
    <w:p w14:paraId="2B2024CF"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desenvolvimento, divulgação e acompanhamento de código de conduta;</w:t>
      </w:r>
    </w:p>
    <w:p w14:paraId="0B30D645"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confirmação que os empregados sejam adequadamente treinados e entendam o código de conduta;</w:t>
      </w:r>
    </w:p>
    <w:p w14:paraId="6B98C9F7"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3E174E">
        <w:rPr>
          <w:rFonts w:ascii="Arial" w:eastAsia="Arial" w:hAnsi="Arial" w:cs="Arial"/>
        </w:rPr>
        <w:t xml:space="preserve">monitoramento da conformidade com o código de conduta e </w:t>
      </w:r>
      <w:r>
        <w:rPr>
          <w:rFonts w:ascii="Arial" w:eastAsia="Arial" w:hAnsi="Arial" w:cs="Arial"/>
        </w:rPr>
        <w:t xml:space="preserve">a </w:t>
      </w:r>
      <w:r w:rsidRPr="003E174E">
        <w:rPr>
          <w:rFonts w:ascii="Arial" w:eastAsia="Arial" w:hAnsi="Arial" w:cs="Arial"/>
        </w:rPr>
        <w:t>atuação apropriada para</w:t>
      </w:r>
      <w:r w:rsidRPr="000D7515">
        <w:rPr>
          <w:rFonts w:ascii="Arial" w:eastAsia="Arial" w:hAnsi="Arial" w:cs="Arial"/>
        </w:rPr>
        <w:t xml:space="preserve"> disciplinar os empregados que deixem de cumpri-lo; </w:t>
      </w:r>
    </w:p>
    <w:p w14:paraId="5F88EBB6"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 xml:space="preserve">contratação de assessores legais para auxiliar </w:t>
      </w:r>
      <w:r w:rsidRPr="003E174E">
        <w:rPr>
          <w:rFonts w:ascii="Arial" w:eastAsia="Arial" w:hAnsi="Arial" w:cs="Arial"/>
        </w:rPr>
        <w:t>no</w:t>
      </w:r>
      <w:r w:rsidRPr="000D7515">
        <w:rPr>
          <w:rFonts w:ascii="Arial" w:eastAsia="Arial" w:hAnsi="Arial" w:cs="Arial"/>
        </w:rPr>
        <w:t xml:space="preserve"> monitoramento de requisitos legais; </w:t>
      </w:r>
    </w:p>
    <w:p w14:paraId="22C77D03"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manutenção de controle d</w:t>
      </w:r>
      <w:r>
        <w:rPr>
          <w:rFonts w:ascii="Arial" w:eastAsia="Arial" w:hAnsi="Arial" w:cs="Arial"/>
        </w:rPr>
        <w:t>e</w:t>
      </w:r>
      <w:r w:rsidRPr="000D7515">
        <w:rPr>
          <w:rFonts w:ascii="Arial" w:eastAsia="Arial" w:hAnsi="Arial" w:cs="Arial"/>
        </w:rPr>
        <w:t xml:space="preserve"> leis e </w:t>
      </w:r>
      <w:r>
        <w:rPr>
          <w:rFonts w:ascii="Arial" w:eastAsia="Arial" w:hAnsi="Arial" w:cs="Arial"/>
        </w:rPr>
        <w:t xml:space="preserve">de </w:t>
      </w:r>
      <w:r w:rsidRPr="000D7515">
        <w:rPr>
          <w:rFonts w:ascii="Arial" w:eastAsia="Arial" w:hAnsi="Arial" w:cs="Arial"/>
        </w:rPr>
        <w:t xml:space="preserve">regulamentos importantes que a entidade tenha que cumprir no seu setor de atividade e </w:t>
      </w:r>
      <w:r>
        <w:rPr>
          <w:rFonts w:ascii="Arial" w:eastAsia="Arial" w:hAnsi="Arial" w:cs="Arial"/>
        </w:rPr>
        <w:t xml:space="preserve">no </w:t>
      </w:r>
      <w:r w:rsidRPr="000D7515">
        <w:rPr>
          <w:rFonts w:ascii="Arial" w:eastAsia="Arial" w:hAnsi="Arial" w:cs="Arial"/>
        </w:rPr>
        <w:t xml:space="preserve">registro de ocorrências. </w:t>
      </w:r>
    </w:p>
    <w:p w14:paraId="5A139209" w14:textId="77777777" w:rsidR="002A6EFF" w:rsidRPr="000D7515" w:rsidRDefault="002A6EFF" w:rsidP="002A6EFF">
      <w:pPr>
        <w:spacing w:after="0" w:line="240" w:lineRule="auto"/>
        <w:ind w:left="540"/>
        <w:jc w:val="both"/>
        <w:rPr>
          <w:rFonts w:ascii="Arial" w:hAnsi="Arial" w:cs="Arial"/>
        </w:rPr>
      </w:pPr>
      <w:r w:rsidRPr="000D7515">
        <w:rPr>
          <w:rFonts w:ascii="Arial" w:hAnsi="Arial" w:cs="Arial"/>
        </w:rPr>
        <w:t xml:space="preserve">Em entidades de grande porte, essas políticas e procedimentos podem ser suplementados pela atribuição de responsabilidades apropriadas aos seguintes: </w:t>
      </w:r>
    </w:p>
    <w:p w14:paraId="3BD65B15"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 xml:space="preserve">função de auditoria interna; </w:t>
      </w:r>
    </w:p>
    <w:p w14:paraId="2970F91D"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 xml:space="preserve">comitê de auditoria; </w:t>
      </w:r>
    </w:p>
    <w:p w14:paraId="6E11A81F" w14:textId="77777777" w:rsidR="002A6EFF"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função de controle interno para monitorar a conformidade com leis e regulamentos (</w:t>
      </w:r>
      <w:r w:rsidRPr="000D7515">
        <w:rPr>
          <w:rFonts w:ascii="Arial" w:eastAsia="Arial" w:hAnsi="Arial" w:cs="Arial"/>
          <w:i/>
        </w:rPr>
        <w:t>compliance</w:t>
      </w:r>
      <w:r>
        <w:rPr>
          <w:rFonts w:ascii="Arial" w:eastAsia="Arial" w:hAnsi="Arial" w:cs="Arial"/>
        </w:rPr>
        <w:t>).</w:t>
      </w:r>
    </w:p>
    <w:p w14:paraId="366B9E41" w14:textId="77777777" w:rsidR="002A6EFF" w:rsidRPr="000D7515" w:rsidRDefault="002A6EFF" w:rsidP="002A6EFF">
      <w:pPr>
        <w:spacing w:after="0" w:line="240" w:lineRule="auto"/>
        <w:ind w:left="1095"/>
        <w:jc w:val="both"/>
        <w:rPr>
          <w:rFonts w:ascii="Arial" w:eastAsia="Arial" w:hAnsi="Arial" w:cs="Arial"/>
        </w:rPr>
      </w:pPr>
    </w:p>
    <w:p w14:paraId="59A2FA27" w14:textId="77777777" w:rsidR="002A6EFF" w:rsidRDefault="002A6EFF" w:rsidP="002A6EFF">
      <w:pPr>
        <w:spacing w:after="0" w:line="240" w:lineRule="auto"/>
        <w:ind w:left="12" w:hanging="10"/>
        <w:rPr>
          <w:rFonts w:ascii="Arial" w:hAnsi="Arial" w:cs="Arial"/>
          <w:i/>
        </w:rPr>
      </w:pPr>
      <w:r w:rsidRPr="000D7515">
        <w:rPr>
          <w:rFonts w:ascii="Arial" w:hAnsi="Arial" w:cs="Arial"/>
          <w:i/>
        </w:rPr>
        <w:t>Responsabilidade do auditor</w:t>
      </w:r>
    </w:p>
    <w:p w14:paraId="5C63A280" w14:textId="77777777" w:rsidR="002A6EFF" w:rsidRPr="000D7515" w:rsidRDefault="002A6EFF" w:rsidP="002A6EFF">
      <w:pPr>
        <w:spacing w:after="0" w:line="240" w:lineRule="auto"/>
        <w:ind w:left="12" w:hanging="10"/>
        <w:rPr>
          <w:rFonts w:ascii="Arial" w:hAnsi="Arial" w:cs="Arial"/>
        </w:rPr>
      </w:pPr>
    </w:p>
    <w:p w14:paraId="755DFDC3" w14:textId="77777777" w:rsidR="002A6EFF" w:rsidRPr="00A75F28" w:rsidRDefault="002A6EFF" w:rsidP="002A6EFF">
      <w:pPr>
        <w:spacing w:after="0" w:line="240" w:lineRule="auto"/>
        <w:ind w:left="552" w:hanging="565"/>
        <w:jc w:val="both"/>
        <w:rPr>
          <w:rFonts w:ascii="Arial" w:hAnsi="Arial" w:cs="Arial"/>
        </w:rPr>
      </w:pPr>
      <w:r w:rsidRPr="000D7515">
        <w:rPr>
          <w:rFonts w:ascii="Arial" w:hAnsi="Arial" w:cs="Arial"/>
        </w:rPr>
        <w:t xml:space="preserve">A3. </w:t>
      </w:r>
      <w:r w:rsidRPr="000D7515">
        <w:rPr>
          <w:rFonts w:ascii="Arial" w:hAnsi="Arial" w:cs="Arial"/>
        </w:rPr>
        <w:tab/>
        <w:t xml:space="preserve">A não conformidade da entidade com leis e regulamentos pode resultar em distorção relevante das demonstrações contábeis. A detecção de não conformidade, independentemente da materialidade, pode afetar outros aspectos da auditoria, inclusive, por exemplo, a consideração pelo auditor da integridade da </w:t>
      </w:r>
      <w:r w:rsidRPr="00A75F28">
        <w:rPr>
          <w:rFonts w:ascii="Arial" w:hAnsi="Arial" w:cs="Arial"/>
        </w:rPr>
        <w:t>administração, dos responsáveis pela governança ou dos empregados.</w:t>
      </w:r>
    </w:p>
    <w:p w14:paraId="31DD05F2" w14:textId="77777777" w:rsidR="002A6EFF" w:rsidRPr="00A75F28" w:rsidRDefault="002A6EFF" w:rsidP="002A6EFF">
      <w:pPr>
        <w:spacing w:after="0" w:line="240" w:lineRule="auto"/>
        <w:ind w:left="552" w:hanging="550"/>
        <w:jc w:val="both"/>
        <w:rPr>
          <w:rFonts w:ascii="Arial" w:hAnsi="Arial" w:cs="Arial"/>
        </w:rPr>
      </w:pPr>
    </w:p>
    <w:p w14:paraId="0739E22B" w14:textId="77777777" w:rsidR="002A6EFF" w:rsidRDefault="002A6EFF" w:rsidP="002A6EFF">
      <w:pPr>
        <w:spacing w:after="0" w:line="240" w:lineRule="auto"/>
        <w:ind w:left="552" w:hanging="565"/>
        <w:jc w:val="both"/>
        <w:rPr>
          <w:rFonts w:ascii="Arial" w:hAnsi="Arial" w:cs="Arial"/>
        </w:rPr>
      </w:pPr>
      <w:r w:rsidRPr="00A75F28">
        <w:rPr>
          <w:rFonts w:ascii="Arial" w:hAnsi="Arial" w:cs="Arial"/>
        </w:rPr>
        <w:t xml:space="preserve">A4. </w:t>
      </w:r>
      <w:r w:rsidRPr="00A75F28">
        <w:rPr>
          <w:rFonts w:ascii="Arial" w:hAnsi="Arial" w:cs="Arial"/>
        </w:rPr>
        <w:tab/>
        <w:t xml:space="preserve">Se um ato constitui não conformidade com leis e regulamentos é um assunto a ser determinado por tribunal </w:t>
      </w:r>
      <w:r w:rsidRPr="00A75F28">
        <w:rPr>
          <w:rFonts w:ascii="Arial" w:eastAsia="Arial" w:hAnsi="Arial" w:cs="Arial"/>
        </w:rPr>
        <w:t>ou outra autoridade legal apropriada</w:t>
      </w:r>
      <w:r w:rsidRPr="00A75F28">
        <w:rPr>
          <w:rFonts w:ascii="Arial" w:hAnsi="Arial" w:cs="Arial"/>
        </w:rPr>
        <w:t xml:space="preserve"> que está, geralmente, além da competência profissional do auditor. Contudo, o treinamento, a experiência</w:t>
      </w:r>
      <w:r w:rsidRPr="000D7515">
        <w:rPr>
          <w:rFonts w:ascii="Arial" w:hAnsi="Arial" w:cs="Arial"/>
        </w:rPr>
        <w:t xml:space="preserve"> e o entendimento da entidade e de seu setor de atividade pelo auditor podem fornecer uma base para que se reconheça que alguns atos de que o auditor toma conhecimento podem constituir não conformidade com leis e regulamentos.</w:t>
      </w:r>
    </w:p>
    <w:p w14:paraId="52A64983" w14:textId="77777777" w:rsidR="002A6EFF" w:rsidRPr="000D7515" w:rsidRDefault="002A6EFF" w:rsidP="002A6EFF">
      <w:pPr>
        <w:spacing w:after="0" w:line="240" w:lineRule="auto"/>
        <w:ind w:left="552" w:hanging="550"/>
        <w:jc w:val="both"/>
        <w:rPr>
          <w:rFonts w:ascii="Arial" w:hAnsi="Arial" w:cs="Arial"/>
        </w:rPr>
      </w:pPr>
    </w:p>
    <w:p w14:paraId="505F01C7" w14:textId="77777777" w:rsidR="002A6EFF" w:rsidRPr="00A75F28" w:rsidRDefault="002A6EFF" w:rsidP="002A6EFF">
      <w:pPr>
        <w:spacing w:after="0" w:line="240" w:lineRule="auto"/>
        <w:ind w:left="552" w:hanging="565"/>
        <w:jc w:val="both"/>
        <w:rPr>
          <w:rFonts w:ascii="Arial" w:hAnsi="Arial" w:cs="Arial"/>
        </w:rPr>
      </w:pPr>
      <w:r w:rsidRPr="000D7515">
        <w:rPr>
          <w:rFonts w:ascii="Arial" w:hAnsi="Arial" w:cs="Arial"/>
        </w:rPr>
        <w:t xml:space="preserve">A5. </w:t>
      </w:r>
      <w:r w:rsidRPr="000D7515">
        <w:rPr>
          <w:rFonts w:ascii="Arial" w:hAnsi="Arial" w:cs="Arial"/>
        </w:rPr>
        <w:tab/>
        <w:t xml:space="preserve">De acordo com exigências legais específicas, pode-se exigir especificamente que o auditor, como parte da auditoria das demonstrações contábeis, comunique se a entidade cumpre certas disposições de leis ou regulamentos. Nessas circunstâncias, a NBC TA 700 – Formação da Opinião e Emissão do Relatório do Auditor Independente sobre as Demonstrações Contábeis, </w:t>
      </w:r>
      <w:r w:rsidRPr="00A75F28">
        <w:rPr>
          <w:rFonts w:ascii="Arial" w:hAnsi="Arial" w:cs="Arial"/>
        </w:rPr>
        <w:t>item 43, e a NBC TA 800 – Considerações Especiais – Auditorias de Demonstrações Contábeis Elaboradas de Acordo com as Estruturas Conceituais de Contabilidade para Propósitos Especiais, item 11, estabelecem como essas responsabilidades de auditoria são tratadas no relatório do auditor. Além disso, quando há requisitos estatutários específicos, pode ser necessário que a auditoria planeje a inclusão de testes apropriados de conformidade com essas disposições de leis e regulamentos.</w:t>
      </w:r>
    </w:p>
    <w:p w14:paraId="67D40B4E" w14:textId="77777777" w:rsidR="002A6EFF" w:rsidRPr="00A75F28" w:rsidRDefault="002A6EFF" w:rsidP="002A6EFF">
      <w:pPr>
        <w:spacing w:after="0" w:line="240" w:lineRule="auto"/>
        <w:ind w:left="9"/>
        <w:jc w:val="both"/>
        <w:rPr>
          <w:rFonts w:ascii="Arial" w:eastAsia="Arial" w:hAnsi="Arial" w:cs="Arial"/>
        </w:rPr>
      </w:pPr>
    </w:p>
    <w:p w14:paraId="4CC28B46" w14:textId="77777777" w:rsidR="002A6EFF" w:rsidRPr="00A75F28" w:rsidRDefault="002A6EFF" w:rsidP="002A6EFF">
      <w:pPr>
        <w:spacing w:after="0" w:line="240" w:lineRule="auto"/>
        <w:ind w:left="9"/>
        <w:jc w:val="both"/>
        <w:rPr>
          <w:rFonts w:ascii="Arial" w:hAnsi="Arial" w:cs="Arial"/>
          <w:i/>
        </w:rPr>
      </w:pPr>
      <w:r w:rsidRPr="00A75F28">
        <w:rPr>
          <w:rFonts w:ascii="Arial" w:eastAsia="Arial" w:hAnsi="Arial" w:cs="Arial"/>
          <w:i/>
        </w:rPr>
        <w:t xml:space="preserve">Categorias de leis e regulamentos (ver item 6) </w:t>
      </w:r>
    </w:p>
    <w:p w14:paraId="5E65D166" w14:textId="77777777" w:rsidR="002A6EFF" w:rsidRPr="00A75F28" w:rsidRDefault="002A6EFF" w:rsidP="002A6EFF">
      <w:pPr>
        <w:spacing w:after="0" w:line="240" w:lineRule="auto"/>
        <w:ind w:left="552" w:hanging="550"/>
        <w:jc w:val="both"/>
        <w:rPr>
          <w:rFonts w:ascii="Arial" w:hAnsi="Arial" w:cs="Arial"/>
        </w:rPr>
      </w:pPr>
    </w:p>
    <w:p w14:paraId="031F0F26" w14:textId="77777777" w:rsidR="002A6EFF" w:rsidRPr="00A75F28" w:rsidRDefault="002A6EFF" w:rsidP="002A6EFF">
      <w:pPr>
        <w:spacing w:after="0" w:line="240" w:lineRule="auto"/>
        <w:ind w:left="552" w:hanging="565"/>
        <w:jc w:val="both"/>
        <w:rPr>
          <w:rFonts w:ascii="Arial" w:hAnsi="Arial" w:cs="Arial"/>
        </w:rPr>
      </w:pPr>
      <w:r w:rsidRPr="00A75F28">
        <w:rPr>
          <w:rFonts w:ascii="Arial" w:hAnsi="Arial" w:cs="Arial"/>
        </w:rPr>
        <w:t xml:space="preserve">A6. </w:t>
      </w:r>
      <w:r w:rsidRPr="00A75F28">
        <w:rPr>
          <w:rFonts w:ascii="Arial" w:hAnsi="Arial" w:cs="Arial"/>
        </w:rPr>
        <w:tab/>
        <w:t>A natureza e as circunstâncias da entidade podem ter impacto se leis e regulamentos relevantes estiverem nas categorias de leis e regulamentos descritas no ite</w:t>
      </w:r>
      <w:r>
        <w:rPr>
          <w:rFonts w:ascii="Arial" w:hAnsi="Arial" w:cs="Arial"/>
        </w:rPr>
        <w:t>m</w:t>
      </w:r>
      <w:r w:rsidRPr="00A75F28">
        <w:rPr>
          <w:rFonts w:ascii="Arial" w:hAnsi="Arial" w:cs="Arial"/>
        </w:rPr>
        <w:t xml:space="preserve"> 6(a) ou (b). Exemplos de leis e regulamentos que podem ser incluídos nas categorias descritas no item 6 incluem aqueles que tratam de: </w:t>
      </w:r>
    </w:p>
    <w:p w14:paraId="5994D728"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fraude, corrupção e suborno;</w:t>
      </w:r>
    </w:p>
    <w:p w14:paraId="3E0EF5C5"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lavagem de dinheiro, financiamento a terroristas e produtos de crime;</w:t>
      </w:r>
    </w:p>
    <w:p w14:paraId="5EF7680C"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mercados e negociação de títulos;</w:t>
      </w:r>
    </w:p>
    <w:p w14:paraId="545F7A43"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atividades no sistema financeiro, conforme previsto em legislação específica</w:t>
      </w:r>
      <w:r>
        <w:rPr>
          <w:rFonts w:ascii="Arial" w:eastAsia="Arial" w:hAnsi="Arial" w:cs="Arial"/>
        </w:rPr>
        <w:t>.</w:t>
      </w:r>
    </w:p>
    <w:p w14:paraId="6DE23760" w14:textId="77777777" w:rsidR="002A6EFF" w:rsidRPr="00A75F28" w:rsidRDefault="002A6EFF" w:rsidP="002A6EFF">
      <w:pPr>
        <w:spacing w:after="0" w:line="240" w:lineRule="auto"/>
        <w:ind w:left="567"/>
        <w:rPr>
          <w:rFonts w:ascii="Arial" w:hAnsi="Arial" w:cs="Arial"/>
        </w:rPr>
      </w:pPr>
    </w:p>
    <w:p w14:paraId="1A735251" w14:textId="77777777" w:rsidR="002A6EFF" w:rsidRPr="00A75F28" w:rsidRDefault="002A6EFF" w:rsidP="002A6EFF">
      <w:pPr>
        <w:spacing w:after="0" w:line="240" w:lineRule="auto"/>
        <w:ind w:left="567"/>
        <w:jc w:val="both"/>
        <w:rPr>
          <w:rFonts w:ascii="Arial" w:hAnsi="Arial" w:cs="Arial"/>
        </w:rPr>
      </w:pPr>
      <w:r w:rsidRPr="00A75F28">
        <w:rPr>
          <w:rFonts w:ascii="Arial" w:hAnsi="Arial" w:cs="Arial"/>
        </w:rPr>
        <w:t>N</w:t>
      </w:r>
      <w:r w:rsidRPr="00A75F28">
        <w:rPr>
          <w:rFonts w:ascii="Arial" w:eastAsia="Arial" w:hAnsi="Arial" w:cs="Arial"/>
        </w:rPr>
        <w:t>o Brasil, as regras de comunicação de não conformidade ou suspeita de não conformidade</w:t>
      </w:r>
      <w:r w:rsidRPr="00A75F28">
        <w:rPr>
          <w:rFonts w:ascii="Arial" w:hAnsi="Arial" w:cs="Arial"/>
        </w:rPr>
        <w:t xml:space="preserve"> a autoridades externas à entidade</w:t>
      </w:r>
      <w:r w:rsidRPr="00A75F28">
        <w:rPr>
          <w:rFonts w:ascii="Arial" w:eastAsia="Arial" w:hAnsi="Arial" w:cs="Arial"/>
        </w:rPr>
        <w:t xml:space="preserve"> se aplicam somente nos casos em que a legislação expressamente estabelece dita obrigação, como ocorre, por exemplo, quanto à obrigação do auditor de comunicar a suspeita ou a ocorrência de não conformidade com leis e regulamentos</w:t>
      </w:r>
      <w:r>
        <w:rPr>
          <w:rFonts w:ascii="Arial" w:eastAsia="Arial" w:hAnsi="Arial" w:cs="Arial"/>
        </w:rPr>
        <w:t>,</w:t>
      </w:r>
      <w:r w:rsidRPr="00A75F28">
        <w:rPr>
          <w:rFonts w:ascii="Arial" w:eastAsia="Arial" w:hAnsi="Arial" w:cs="Arial"/>
        </w:rPr>
        <w:t xml:space="preserve"> conforme determinado por órgãos reguladores para determinados segmentos regulados, tais como o Banco Central do Brasil e a Comissão de Valores Mobiliários, ou ainda em decorrência do disposto na </w:t>
      </w:r>
      <w:r w:rsidRPr="00A75F28">
        <w:rPr>
          <w:rFonts w:ascii="Arial" w:hAnsi="Arial" w:cs="Arial"/>
        </w:rPr>
        <w:t xml:space="preserve">Resolução CFC n.º 1.530/2017, que dispõe sobre os procedimentos a serem observados pelos profissionais e organizações contábeis, com relação às obrigações previstas na Lei n.º 9.613/1998 (sobre "lavagem" de dinheiro). </w:t>
      </w:r>
    </w:p>
    <w:p w14:paraId="5529AB64" w14:textId="77777777" w:rsidR="002A6EFF" w:rsidRPr="00A75F28" w:rsidRDefault="002A6EFF" w:rsidP="002A6EFF">
      <w:pPr>
        <w:spacing w:after="0" w:line="240" w:lineRule="auto"/>
        <w:ind w:left="567"/>
        <w:jc w:val="both"/>
        <w:rPr>
          <w:rFonts w:ascii="Arial" w:eastAsia="Arial" w:hAnsi="Arial" w:cs="Arial"/>
        </w:rPr>
      </w:pPr>
      <w:r w:rsidRPr="00A75F28">
        <w:rPr>
          <w:rFonts w:ascii="Arial" w:hAnsi="Arial" w:cs="Arial"/>
        </w:rPr>
        <w:t xml:space="preserve">Em todos os outros casos, </w:t>
      </w:r>
      <w:r w:rsidRPr="00A75F28">
        <w:rPr>
          <w:rFonts w:ascii="Arial" w:eastAsia="Arial" w:hAnsi="Arial" w:cs="Arial"/>
        </w:rPr>
        <w:t>o auditor continua obrigado ao dever profissional de confidencialidade das informações do cliente de auditoria, salvo a emissão de legislação ou alteração da existente, criando novas obrigações.</w:t>
      </w:r>
    </w:p>
    <w:p w14:paraId="3AA0FD7C" w14:textId="77777777" w:rsidR="002A6EFF" w:rsidRPr="00A75F28" w:rsidRDefault="002A6EFF" w:rsidP="002A6EFF">
      <w:pPr>
        <w:spacing w:after="0" w:line="240" w:lineRule="auto"/>
        <w:ind w:left="567"/>
        <w:jc w:val="both"/>
        <w:rPr>
          <w:rFonts w:ascii="Arial" w:hAnsi="Arial" w:cs="Arial"/>
        </w:rPr>
      </w:pPr>
    </w:p>
    <w:p w14:paraId="4D2955F0" w14:textId="77777777" w:rsidR="002A6EFF" w:rsidRPr="00A75F28" w:rsidRDefault="002A6EFF" w:rsidP="002A6EFF">
      <w:pPr>
        <w:spacing w:after="0" w:line="240" w:lineRule="auto"/>
        <w:rPr>
          <w:rFonts w:ascii="Arial" w:hAnsi="Arial" w:cs="Arial"/>
          <w:i/>
        </w:rPr>
      </w:pPr>
      <w:r w:rsidRPr="00A75F28">
        <w:rPr>
          <w:rFonts w:ascii="Arial" w:hAnsi="Arial" w:cs="Arial"/>
          <w:i/>
        </w:rPr>
        <w:t>Considerações específicas para entidades do setor público</w:t>
      </w:r>
      <w:r w:rsidRPr="00A75F28">
        <w:rPr>
          <w:rFonts w:ascii="Arial" w:eastAsia="Arial" w:hAnsi="Arial" w:cs="Arial"/>
          <w:i/>
        </w:rPr>
        <w:t xml:space="preserve"> </w:t>
      </w:r>
    </w:p>
    <w:p w14:paraId="45D2B480" w14:textId="77777777" w:rsidR="002A6EFF" w:rsidRPr="00A75F28" w:rsidRDefault="002A6EFF" w:rsidP="002A6EFF">
      <w:pPr>
        <w:spacing w:after="0" w:line="240" w:lineRule="auto"/>
        <w:ind w:left="550" w:hanging="550"/>
        <w:jc w:val="both"/>
        <w:rPr>
          <w:rFonts w:ascii="Arial" w:hAnsi="Arial" w:cs="Arial"/>
        </w:rPr>
      </w:pPr>
    </w:p>
    <w:p w14:paraId="3F6363F3" w14:textId="77777777" w:rsidR="002A6EFF" w:rsidRPr="00A75F28" w:rsidRDefault="002A6EFF" w:rsidP="002A6EFF">
      <w:pPr>
        <w:spacing w:after="0" w:line="240" w:lineRule="auto"/>
        <w:ind w:left="552" w:hanging="565"/>
        <w:jc w:val="both"/>
        <w:rPr>
          <w:rFonts w:ascii="Arial" w:hAnsi="Arial" w:cs="Arial"/>
        </w:rPr>
      </w:pPr>
      <w:r w:rsidRPr="00A75F28">
        <w:rPr>
          <w:rFonts w:ascii="Arial" w:hAnsi="Arial" w:cs="Arial"/>
        </w:rPr>
        <w:t xml:space="preserve">A7. </w:t>
      </w:r>
      <w:r w:rsidRPr="00A75F28">
        <w:rPr>
          <w:rFonts w:ascii="Arial" w:hAnsi="Arial" w:cs="Arial"/>
        </w:rPr>
        <w:tab/>
        <w:t>No setor público, pode haver responsabilidades adicionais de auditoria no que diz respeito à consideração de leis e regulamentos que possam estar relacionados à auditoria de demonstrações contábeis ou que possam se estender a outros aspectos das operações da entidade.</w:t>
      </w:r>
    </w:p>
    <w:p w14:paraId="62FE25C3" w14:textId="77777777" w:rsidR="002A6EFF" w:rsidRPr="00A75F28" w:rsidRDefault="002A6EFF" w:rsidP="002A6EFF">
      <w:pPr>
        <w:spacing w:after="0" w:line="240" w:lineRule="auto"/>
        <w:jc w:val="both"/>
        <w:rPr>
          <w:rFonts w:ascii="Arial" w:hAnsi="Arial" w:cs="Arial"/>
          <w:i/>
        </w:rPr>
      </w:pPr>
    </w:p>
    <w:p w14:paraId="4AFB846E" w14:textId="77777777" w:rsidR="002A6EFF" w:rsidRPr="00A75F28" w:rsidRDefault="002A6EFF" w:rsidP="002A6EFF">
      <w:pPr>
        <w:spacing w:after="0" w:line="240" w:lineRule="auto"/>
        <w:jc w:val="both"/>
        <w:rPr>
          <w:rFonts w:ascii="Arial" w:hAnsi="Arial" w:cs="Arial"/>
          <w:i/>
        </w:rPr>
      </w:pPr>
      <w:r w:rsidRPr="00A75F28">
        <w:rPr>
          <w:rFonts w:ascii="Arial" w:hAnsi="Arial" w:cs="Arial"/>
          <w:i/>
        </w:rPr>
        <w:t>Responsabilidades adicionais estabelecidas por lei, regulamento ou requisitos éticos relevantes (ver item 9)</w:t>
      </w:r>
    </w:p>
    <w:p w14:paraId="2E143A97" w14:textId="77777777" w:rsidR="002A6EFF" w:rsidRDefault="002A6EFF" w:rsidP="002A6EFF">
      <w:pPr>
        <w:spacing w:after="0" w:line="240" w:lineRule="auto"/>
        <w:ind w:left="561" w:hanging="550"/>
        <w:jc w:val="both"/>
        <w:rPr>
          <w:rFonts w:ascii="Arial" w:eastAsia="Arial" w:hAnsi="Arial" w:cs="Arial"/>
          <w:u w:val="single"/>
        </w:rPr>
      </w:pPr>
    </w:p>
    <w:p w14:paraId="59188965" w14:textId="77777777" w:rsidR="002A6EFF" w:rsidRPr="009B0FFE" w:rsidRDefault="002A6EFF" w:rsidP="002A6EFF">
      <w:pPr>
        <w:spacing w:after="0" w:line="240" w:lineRule="auto"/>
        <w:ind w:left="552" w:hanging="565"/>
        <w:jc w:val="both"/>
        <w:rPr>
          <w:rFonts w:ascii="Arial" w:eastAsia="Arial" w:hAnsi="Arial" w:cs="Arial"/>
          <w:strike/>
        </w:rPr>
      </w:pPr>
      <w:r w:rsidRPr="009B0FFE">
        <w:rPr>
          <w:rFonts w:ascii="Arial" w:eastAsia="Arial" w:hAnsi="Arial" w:cs="Arial"/>
          <w:strike/>
        </w:rPr>
        <w:t>A8.</w:t>
      </w:r>
      <w:r w:rsidRPr="009B0FFE">
        <w:rPr>
          <w:rFonts w:ascii="Arial" w:eastAsia="Arial" w:hAnsi="Arial" w:cs="Arial"/>
          <w:strike/>
        </w:rPr>
        <w:tab/>
        <w:t xml:space="preserve">Leis, regulamentos ou requisitos éticos relevantes podem exigir que o auditor realize procedimentos adicionais e tome medidas adicionais. Por exemplo, as normas profissionais (NBCs PG 100, 200 e 300 e NBCs PA 290 e 291) </w:t>
      </w:r>
      <w:r w:rsidRPr="009B0FFE">
        <w:rPr>
          <w:rFonts w:ascii="Arial" w:hAnsi="Arial" w:cs="Arial"/>
          <w:strike/>
        </w:rPr>
        <w:t>requerem que o auditor tome medidas para responder à não conformidade identificada ou suspeita de não conformidade com leis e regulamentos e determine se medidas adicionais são necessárias. Essas</w:t>
      </w:r>
      <w:r w:rsidRPr="009B0FFE">
        <w:rPr>
          <w:rFonts w:ascii="Arial" w:eastAsia="Arial" w:hAnsi="Arial" w:cs="Arial"/>
          <w:strike/>
        </w:rPr>
        <w:t xml:space="preserve"> medidas podem incluir a comunicação de não conformidade identificada ou suspeita de não conformidade com leis e regulamentos a outros auditores de grupo, incluindo o sócio do trabalho de grupo, auditores de componentes ou outros auditores que estão conduzindo o trabalho em componentes de grupo para outros fins que não a auditoria das demonstrações contábeis de grupo. </w:t>
      </w:r>
    </w:p>
    <w:p w14:paraId="1D5BE007" w14:textId="77777777" w:rsidR="002A6EFF" w:rsidRPr="009B0FFE" w:rsidRDefault="002A6EFF" w:rsidP="002A6EFF">
      <w:pPr>
        <w:spacing w:after="0" w:line="240" w:lineRule="auto"/>
        <w:ind w:left="9"/>
        <w:jc w:val="both"/>
        <w:rPr>
          <w:rFonts w:ascii="Arial" w:eastAsia="Arial" w:hAnsi="Arial" w:cs="Arial"/>
          <w:b/>
          <w:strike/>
        </w:rPr>
      </w:pPr>
    </w:p>
    <w:p w14:paraId="68AE3B71" w14:textId="77777777" w:rsidR="002A6EFF" w:rsidRPr="009B0FFE" w:rsidRDefault="002A6EFF" w:rsidP="002A6EFF">
      <w:pPr>
        <w:spacing w:after="0" w:line="240" w:lineRule="auto"/>
        <w:ind w:left="9"/>
        <w:jc w:val="both"/>
        <w:rPr>
          <w:rFonts w:ascii="Arial" w:eastAsia="Arial" w:hAnsi="Arial" w:cs="Arial"/>
          <w:strike/>
        </w:rPr>
      </w:pPr>
      <w:r w:rsidRPr="009B0FFE">
        <w:rPr>
          <w:rFonts w:ascii="Arial" w:eastAsia="Arial" w:hAnsi="Arial" w:cs="Arial"/>
          <w:b/>
          <w:strike/>
        </w:rPr>
        <w:t xml:space="preserve">Definição </w:t>
      </w:r>
      <w:r w:rsidRPr="009B0FFE">
        <w:rPr>
          <w:rFonts w:ascii="Arial" w:eastAsia="Arial" w:hAnsi="Arial" w:cs="Arial"/>
          <w:strike/>
        </w:rPr>
        <w:t xml:space="preserve">(ver item 12) </w:t>
      </w:r>
    </w:p>
    <w:p w14:paraId="7F2B4227" w14:textId="77777777" w:rsidR="002A6EFF" w:rsidRDefault="002A6EFF" w:rsidP="002A6EFF">
      <w:pPr>
        <w:spacing w:after="0" w:line="240" w:lineRule="auto"/>
        <w:ind w:left="9"/>
        <w:jc w:val="both"/>
        <w:rPr>
          <w:rFonts w:ascii="Arial" w:hAnsi="Arial" w:cs="Arial"/>
        </w:rPr>
      </w:pPr>
    </w:p>
    <w:p w14:paraId="3995C5C8" w14:textId="77777777" w:rsidR="002A6EFF" w:rsidRPr="008B5164" w:rsidRDefault="002A6EFF" w:rsidP="002A6EFF">
      <w:pPr>
        <w:spacing w:after="0" w:line="240" w:lineRule="auto"/>
        <w:ind w:left="552" w:hanging="565"/>
        <w:jc w:val="both"/>
        <w:rPr>
          <w:rFonts w:ascii="Arial" w:eastAsia="Arial" w:hAnsi="Arial" w:cs="Arial"/>
        </w:rPr>
      </w:pPr>
      <w:r w:rsidRPr="008B5164">
        <w:rPr>
          <w:rFonts w:ascii="Arial" w:eastAsia="Arial" w:hAnsi="Arial" w:cs="Arial"/>
        </w:rPr>
        <w:t>A8.</w:t>
      </w:r>
      <w:r w:rsidRPr="008B5164">
        <w:rPr>
          <w:rFonts w:ascii="Arial" w:eastAsia="Arial" w:hAnsi="Arial" w:cs="Arial"/>
        </w:rPr>
        <w:tab/>
        <w:t xml:space="preserve">As normas profissionais (NBCs PG 100, 200 e 300 e NBCs PA 400 e 900) </w:t>
      </w:r>
      <w:r w:rsidRPr="008B5164">
        <w:rPr>
          <w:rFonts w:ascii="Arial" w:hAnsi="Arial" w:cs="Arial"/>
        </w:rPr>
        <w:t>requerem que o auditor tome medidas para responder à não conformidade identificada ou suspeita de não conformidade com leis e regulamentos e determine se medidas adicionais são necessárias. Essas</w:t>
      </w:r>
      <w:r w:rsidRPr="008B5164">
        <w:rPr>
          <w:rFonts w:ascii="Arial" w:eastAsia="Arial" w:hAnsi="Arial" w:cs="Arial"/>
        </w:rPr>
        <w:t xml:space="preserve"> medidas podem incluir a comunicação de não conformidade identificada ou suspeita de não conformidade com leis e regulamentos a outros auditores de grupo, incluindo o sócio do trabalho de grupo, auditores de componentes ou outros auditores que estão conduzindo o trabalho em componentes de grupo para outros fins que não a auditoria das demonstrações contábeis de grupo (ver itens R360.16, 360.16A1, R360.17, R360.18 e 360.18A1 da NBC PG 300). No Brasil, o auditor deve </w:t>
      </w:r>
      <w:r>
        <w:rPr>
          <w:rFonts w:ascii="Arial" w:eastAsia="Arial" w:hAnsi="Arial" w:cs="Arial"/>
        </w:rPr>
        <w:t xml:space="preserve">também </w:t>
      </w:r>
      <w:r w:rsidRPr="008B5164">
        <w:rPr>
          <w:rFonts w:ascii="Arial" w:eastAsia="Arial" w:hAnsi="Arial" w:cs="Arial"/>
        </w:rPr>
        <w:t xml:space="preserve">atentar para os requisitos específicos contidos na NBC PG 01 – Código de Ética Profissional do Contador e nas normas profissionais (NBCs PG 100, 200 e 300 e </w:t>
      </w:r>
      <w:r w:rsidRPr="008B5164">
        <w:rPr>
          <w:rFonts w:ascii="Arial" w:hAnsi="Arial" w:cs="Arial"/>
        </w:rPr>
        <w:t>NBC PA 400 e NBC PO 900</w:t>
      </w:r>
      <w:r w:rsidRPr="008B5164">
        <w:rPr>
          <w:rFonts w:ascii="Arial" w:eastAsia="Arial" w:hAnsi="Arial" w:cs="Arial"/>
        </w:rPr>
        <w:t>).</w:t>
      </w:r>
      <w:r>
        <w:rPr>
          <w:rFonts w:ascii="Arial" w:eastAsia="Arial" w:hAnsi="Arial" w:cs="Arial"/>
        </w:rPr>
        <w:t xml:space="preserve"> </w:t>
      </w:r>
      <w:r w:rsidRPr="009B0FFE">
        <w:rPr>
          <w:rFonts w:ascii="Arial" w:eastAsia="Arial" w:hAnsi="Arial" w:cs="Arial"/>
          <w:color w:val="00B0F0"/>
        </w:rPr>
        <w:t>(</w:t>
      </w:r>
      <w:r>
        <w:rPr>
          <w:rFonts w:ascii="Arial" w:eastAsia="Arial" w:hAnsi="Arial" w:cs="Arial"/>
          <w:color w:val="00B0F0"/>
        </w:rPr>
        <w:t>Alterada p</w:t>
      </w:r>
      <w:r w:rsidRPr="009B0FFE">
        <w:rPr>
          <w:rFonts w:ascii="Arial" w:eastAsia="Arial" w:hAnsi="Arial" w:cs="Arial"/>
          <w:color w:val="00B0F0"/>
        </w:rPr>
        <w:t>ela Revisão NBC 3)</w:t>
      </w:r>
    </w:p>
    <w:p w14:paraId="41D16DFC" w14:textId="77777777" w:rsidR="002A6EFF" w:rsidRPr="00A75F28" w:rsidRDefault="002A6EFF" w:rsidP="002A6EFF">
      <w:pPr>
        <w:spacing w:after="0" w:line="240" w:lineRule="auto"/>
        <w:ind w:left="9"/>
        <w:jc w:val="both"/>
        <w:rPr>
          <w:rFonts w:ascii="Arial" w:hAnsi="Arial" w:cs="Arial"/>
        </w:rPr>
      </w:pPr>
    </w:p>
    <w:p w14:paraId="1A753EB5" w14:textId="77777777" w:rsidR="002A6EFF" w:rsidRPr="00A75F28" w:rsidRDefault="002A6EFF" w:rsidP="002A6EFF">
      <w:pPr>
        <w:spacing w:after="0" w:line="240" w:lineRule="auto"/>
        <w:ind w:left="559" w:hanging="550"/>
        <w:jc w:val="both"/>
        <w:rPr>
          <w:rFonts w:ascii="Arial" w:eastAsia="Arial" w:hAnsi="Arial" w:cs="Arial"/>
        </w:rPr>
      </w:pPr>
    </w:p>
    <w:p w14:paraId="1EF35749" w14:textId="77777777" w:rsidR="002A6EFF" w:rsidRPr="00A75F28" w:rsidRDefault="002A6EFF" w:rsidP="002A6EFF">
      <w:pPr>
        <w:spacing w:after="0" w:line="240" w:lineRule="auto"/>
        <w:ind w:left="552" w:hanging="565"/>
        <w:jc w:val="both"/>
        <w:rPr>
          <w:rFonts w:ascii="Arial" w:hAnsi="Arial" w:cs="Arial"/>
        </w:rPr>
      </w:pPr>
      <w:r w:rsidRPr="00A75F28">
        <w:rPr>
          <w:rFonts w:ascii="Arial" w:eastAsia="Arial" w:hAnsi="Arial" w:cs="Arial"/>
        </w:rPr>
        <w:t xml:space="preserve">A9. </w:t>
      </w:r>
      <w:r w:rsidRPr="00A75F28">
        <w:rPr>
          <w:rFonts w:ascii="Arial" w:eastAsia="Arial" w:hAnsi="Arial" w:cs="Arial"/>
        </w:rPr>
        <w:tab/>
        <w:t xml:space="preserve">Atos de não conformidade com leis e regulamentos incluem transações celebradas pela entidade, em seu nome ou em seu lugar, pelos responsáveis pela governança, pela administração ou por outras pessoas físicas que trabalham para a entidade ou sob seu comando. </w:t>
      </w:r>
    </w:p>
    <w:p w14:paraId="78684177" w14:textId="77777777" w:rsidR="002A6EFF" w:rsidRPr="00A75F28" w:rsidRDefault="002A6EFF" w:rsidP="002A6EFF">
      <w:pPr>
        <w:spacing w:after="0" w:line="240" w:lineRule="auto"/>
        <w:ind w:left="561" w:hanging="550"/>
        <w:jc w:val="both"/>
        <w:rPr>
          <w:rFonts w:ascii="Arial" w:eastAsia="Arial" w:hAnsi="Arial" w:cs="Arial"/>
        </w:rPr>
      </w:pPr>
    </w:p>
    <w:p w14:paraId="52A46A0A" w14:textId="77777777" w:rsidR="002A6EFF" w:rsidRPr="00A75F28" w:rsidRDefault="002A6EFF" w:rsidP="002A6EFF">
      <w:pPr>
        <w:spacing w:after="0" w:line="240" w:lineRule="auto"/>
        <w:ind w:left="552" w:hanging="565"/>
        <w:jc w:val="both"/>
        <w:rPr>
          <w:rFonts w:ascii="Arial" w:hAnsi="Arial" w:cs="Arial"/>
        </w:rPr>
      </w:pPr>
      <w:r w:rsidRPr="00A75F28">
        <w:rPr>
          <w:rFonts w:ascii="Arial" w:eastAsia="Arial" w:hAnsi="Arial" w:cs="Arial"/>
        </w:rPr>
        <w:t xml:space="preserve">A10. </w:t>
      </w:r>
      <w:r w:rsidRPr="00A75F28">
        <w:rPr>
          <w:rFonts w:ascii="Arial" w:eastAsia="Arial" w:hAnsi="Arial" w:cs="Arial"/>
        </w:rPr>
        <w:tab/>
        <w:t>A não conformidade também inclui má conduta individual relacionada com as atividades comerciais da entidade, por exemplo, em circunstâncias em que uma pessoa física em posição-chave da administração, na qualidade de indivíduo, aceitou suborno de fornecedor da entidade e, em troca, garante a indicação do fornecedor para fornecer serviços ou contratos para a entidade.</w:t>
      </w:r>
    </w:p>
    <w:p w14:paraId="6E73E524"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Consideração pelo auditor da conformidade com leis e regulamentos</w:t>
      </w:r>
    </w:p>
    <w:p w14:paraId="6F2A82F2" w14:textId="77777777" w:rsidR="002A6EFF" w:rsidRPr="00A75F28" w:rsidRDefault="002A6EFF" w:rsidP="002A6EFF">
      <w:pPr>
        <w:spacing w:after="0" w:line="240" w:lineRule="auto"/>
      </w:pPr>
    </w:p>
    <w:p w14:paraId="4CEE7B45" w14:textId="77777777" w:rsidR="002A6EFF" w:rsidRPr="00A75F28" w:rsidRDefault="002A6EFF" w:rsidP="002A6EFF">
      <w:pPr>
        <w:spacing w:after="0" w:line="240" w:lineRule="auto"/>
        <w:ind w:left="12" w:hanging="10"/>
        <w:rPr>
          <w:rFonts w:ascii="Arial" w:hAnsi="Arial" w:cs="Arial"/>
          <w:i/>
        </w:rPr>
      </w:pPr>
      <w:r w:rsidRPr="00A75F28">
        <w:rPr>
          <w:rFonts w:ascii="Arial" w:hAnsi="Arial" w:cs="Arial"/>
          <w:i/>
        </w:rPr>
        <w:t>Obtenção de entendimento da estrutura legal e regulamentar (ver item 13)</w:t>
      </w:r>
    </w:p>
    <w:p w14:paraId="73FBDB8F" w14:textId="77777777" w:rsidR="002A6EFF" w:rsidRPr="00A75F28" w:rsidRDefault="002A6EFF" w:rsidP="002A6EFF">
      <w:pPr>
        <w:spacing w:after="0" w:line="240" w:lineRule="auto"/>
        <w:ind w:left="552" w:hanging="550"/>
        <w:jc w:val="both"/>
        <w:rPr>
          <w:rFonts w:ascii="Arial" w:hAnsi="Arial" w:cs="Arial"/>
        </w:rPr>
      </w:pPr>
    </w:p>
    <w:p w14:paraId="2022E075" w14:textId="77777777" w:rsidR="002A6EFF" w:rsidRPr="00A75F28" w:rsidRDefault="002A6EFF" w:rsidP="002A6EFF">
      <w:pPr>
        <w:spacing w:after="0" w:line="240" w:lineRule="auto"/>
        <w:ind w:left="552" w:hanging="565"/>
        <w:jc w:val="both"/>
        <w:rPr>
          <w:rFonts w:ascii="Arial" w:hAnsi="Arial" w:cs="Arial"/>
        </w:rPr>
      </w:pPr>
      <w:r w:rsidRPr="00A75F28">
        <w:rPr>
          <w:rFonts w:ascii="Arial" w:hAnsi="Arial" w:cs="Arial"/>
        </w:rPr>
        <w:t xml:space="preserve">A11. </w:t>
      </w:r>
      <w:r w:rsidRPr="00A75F28">
        <w:rPr>
          <w:rFonts w:ascii="Arial" w:hAnsi="Arial" w:cs="Arial"/>
        </w:rPr>
        <w:tab/>
        <w:t xml:space="preserve">Para obter entendimento geral da estrutura legal e regulamentar e de como a entidade cumpre com essa estrutura, o auditor pode, por exemplo: </w:t>
      </w:r>
    </w:p>
    <w:p w14:paraId="7509A45E"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A75F28">
        <w:rPr>
          <w:rFonts w:ascii="Arial" w:hAnsi="Arial" w:cs="Arial"/>
        </w:rPr>
        <w:t xml:space="preserve">usar o entendimento existente do auditor a respeito do setor de atividade, de regulamentos e de outros fatores externos da entidade; </w:t>
      </w:r>
    </w:p>
    <w:p w14:paraId="0DF3AF60"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atualizar o entendimento de leis e de regulamentos que determinam diretamente os valores apresentados e divulgações nas demonstrações contábeis; </w:t>
      </w:r>
    </w:p>
    <w:p w14:paraId="589BA7DA"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A75F28">
        <w:rPr>
          <w:rFonts w:ascii="Arial" w:hAnsi="Arial" w:cs="Arial"/>
        </w:rPr>
        <w:t xml:space="preserve">indagar aos administradores a respeito de outras leis e de regulamentos que possam ter efeito significativo sobre as operações da entidade; </w:t>
      </w:r>
    </w:p>
    <w:p w14:paraId="668335F4" w14:textId="77777777" w:rsidR="002A6EFF" w:rsidRPr="000D7515" w:rsidRDefault="002A6EFF">
      <w:pPr>
        <w:pStyle w:val="PargrafodaLista"/>
        <w:numPr>
          <w:ilvl w:val="0"/>
          <w:numId w:val="109"/>
        </w:numPr>
        <w:spacing w:after="0" w:line="240" w:lineRule="auto"/>
        <w:ind w:left="851" w:hanging="284"/>
        <w:jc w:val="both"/>
        <w:rPr>
          <w:rFonts w:ascii="Arial" w:hAnsi="Arial" w:cs="Arial"/>
        </w:rPr>
      </w:pPr>
      <w:r w:rsidRPr="00A75F28">
        <w:rPr>
          <w:rFonts w:ascii="Arial" w:hAnsi="Arial" w:cs="Arial"/>
        </w:rPr>
        <w:t>indagar aos administradores a respeito das políticas e dos procedimentos da</w:t>
      </w:r>
      <w:r w:rsidRPr="000D7515">
        <w:rPr>
          <w:rFonts w:ascii="Arial" w:hAnsi="Arial" w:cs="Arial"/>
        </w:rPr>
        <w:t xml:space="preserve"> entidade no que se refere à conformidade com leis e regulamentos; e </w:t>
      </w:r>
    </w:p>
    <w:p w14:paraId="52B9B0B9"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0D7515">
        <w:rPr>
          <w:rFonts w:ascii="Arial" w:hAnsi="Arial" w:cs="Arial"/>
        </w:rPr>
        <w:t xml:space="preserve">indagar aos administradores a respeito </w:t>
      </w:r>
      <w:r w:rsidRPr="00A75F28">
        <w:rPr>
          <w:rFonts w:ascii="Arial" w:hAnsi="Arial" w:cs="Arial"/>
        </w:rPr>
        <w:t xml:space="preserve">das políticas e dos procedimentos adotados para identificar, avaliar e contabilizar ações litigiosas. </w:t>
      </w:r>
    </w:p>
    <w:p w14:paraId="38BD964E" w14:textId="77777777" w:rsidR="002A6EFF" w:rsidRPr="00A75F28" w:rsidRDefault="002A6EFF" w:rsidP="002A6EFF">
      <w:pPr>
        <w:spacing w:after="0" w:line="240" w:lineRule="auto"/>
        <w:ind w:left="12" w:hanging="10"/>
        <w:rPr>
          <w:rFonts w:ascii="Arial" w:hAnsi="Arial" w:cs="Arial"/>
          <w:i/>
        </w:rPr>
      </w:pPr>
    </w:p>
    <w:p w14:paraId="5C3BF3CB" w14:textId="77777777" w:rsidR="002A6EFF" w:rsidRPr="00A75F28" w:rsidRDefault="002A6EFF" w:rsidP="002A6EFF">
      <w:pPr>
        <w:spacing w:after="0" w:line="240" w:lineRule="auto"/>
        <w:ind w:left="12" w:hanging="10"/>
        <w:jc w:val="both"/>
        <w:rPr>
          <w:rFonts w:ascii="Arial" w:hAnsi="Arial" w:cs="Arial"/>
          <w:i/>
        </w:rPr>
      </w:pPr>
      <w:r w:rsidRPr="00A75F28">
        <w:rPr>
          <w:rFonts w:ascii="Arial" w:hAnsi="Arial" w:cs="Arial"/>
          <w:i/>
        </w:rPr>
        <w:t xml:space="preserve">Leis e regulamentos geralmente reconhecidos </w:t>
      </w:r>
      <w:r w:rsidRPr="00A75F28">
        <w:rPr>
          <w:rFonts w:ascii="Arial" w:eastAsia="Arial" w:hAnsi="Arial" w:cs="Arial"/>
          <w:i/>
        </w:rPr>
        <w:t>por terem</w:t>
      </w:r>
      <w:r w:rsidRPr="00A75F28">
        <w:rPr>
          <w:rFonts w:ascii="Arial" w:hAnsi="Arial" w:cs="Arial"/>
          <w:i/>
        </w:rPr>
        <w:t xml:space="preserve"> efeito direto sobre a determinação </w:t>
      </w:r>
      <w:r w:rsidRPr="00A75F28">
        <w:rPr>
          <w:rFonts w:ascii="Arial" w:eastAsia="Arial" w:hAnsi="Arial" w:cs="Arial"/>
          <w:i/>
        </w:rPr>
        <w:t>dos</w:t>
      </w:r>
      <w:r w:rsidRPr="00A75F28">
        <w:rPr>
          <w:rFonts w:ascii="Arial" w:hAnsi="Arial" w:cs="Arial"/>
          <w:i/>
        </w:rPr>
        <w:t xml:space="preserve"> valores e divulgações relevantes nas demonstrações contábeis (ver </w:t>
      </w:r>
      <w:r w:rsidRPr="00A75F28">
        <w:rPr>
          <w:rFonts w:ascii="Arial" w:eastAsia="Arial" w:hAnsi="Arial" w:cs="Arial"/>
          <w:i/>
        </w:rPr>
        <w:t>itens 6 e 14)</w:t>
      </w:r>
      <w:r w:rsidRPr="00A75F28">
        <w:rPr>
          <w:rFonts w:ascii="Arial" w:eastAsia="Arial" w:hAnsi="Arial" w:cs="Arial"/>
          <w:b/>
          <w:i/>
        </w:rPr>
        <w:t xml:space="preserve"> </w:t>
      </w:r>
    </w:p>
    <w:p w14:paraId="03049B33" w14:textId="77777777" w:rsidR="002A6EFF" w:rsidRPr="00A75F28" w:rsidRDefault="002A6EFF" w:rsidP="002A6EFF">
      <w:pPr>
        <w:spacing w:after="0" w:line="240" w:lineRule="auto"/>
        <w:ind w:left="552" w:hanging="550"/>
        <w:jc w:val="both"/>
        <w:rPr>
          <w:rFonts w:ascii="Arial" w:hAnsi="Arial" w:cs="Arial"/>
        </w:rPr>
      </w:pPr>
    </w:p>
    <w:p w14:paraId="62C2AEF2" w14:textId="77777777" w:rsidR="002A6EFF" w:rsidRPr="00A75F28" w:rsidRDefault="002A6EFF" w:rsidP="002A6EFF">
      <w:pPr>
        <w:spacing w:after="0" w:line="240" w:lineRule="auto"/>
        <w:ind w:left="552" w:hanging="565"/>
        <w:jc w:val="both"/>
        <w:rPr>
          <w:rFonts w:ascii="Arial" w:hAnsi="Arial" w:cs="Arial"/>
        </w:rPr>
      </w:pPr>
      <w:r w:rsidRPr="00A75F28">
        <w:rPr>
          <w:rFonts w:ascii="Arial" w:hAnsi="Arial" w:cs="Arial"/>
        </w:rPr>
        <w:t xml:space="preserve">A12. </w:t>
      </w:r>
      <w:r w:rsidRPr="00A75F28">
        <w:rPr>
          <w:rFonts w:ascii="Arial" w:hAnsi="Arial" w:cs="Arial"/>
        </w:rPr>
        <w:tab/>
        <w:t xml:space="preserve">Certas leis e regulamentos são claramente estabelecidos, conhecidos da entidade e dentro do setor da entidade, bem como </w:t>
      </w:r>
      <w:r>
        <w:rPr>
          <w:rFonts w:ascii="Arial" w:hAnsi="Arial" w:cs="Arial"/>
        </w:rPr>
        <w:t xml:space="preserve">são </w:t>
      </w:r>
      <w:r w:rsidRPr="00A75F28">
        <w:rPr>
          <w:rFonts w:ascii="Arial" w:hAnsi="Arial" w:cs="Arial"/>
        </w:rPr>
        <w:t xml:space="preserve">relevantes para as demonstrações contábeis da entidade (como descrito no item 6(a)). Essas leis e regulamentos podem incluir, por exemplo, os que se relacionam com: </w:t>
      </w:r>
    </w:p>
    <w:p w14:paraId="61BE5554"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A75F28">
        <w:rPr>
          <w:rFonts w:ascii="Arial" w:eastAsia="Arial" w:hAnsi="Arial" w:cs="Arial"/>
        </w:rPr>
        <w:t xml:space="preserve">a forma e o conteúdo das demonstrações contábeis; </w:t>
      </w:r>
    </w:p>
    <w:p w14:paraId="5DDC5912"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assuntos de relatório financeiro específicos do setor de atividade;</w:t>
      </w:r>
      <w:r>
        <w:rPr>
          <w:rFonts w:ascii="Arial" w:eastAsia="Arial" w:hAnsi="Arial" w:cs="Arial"/>
        </w:rPr>
        <w:t xml:space="preserve"> </w:t>
      </w:r>
    </w:p>
    <w:p w14:paraId="6951F468"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a contabilização de transações de contratos governamentais; ou</w:t>
      </w:r>
      <w:r>
        <w:rPr>
          <w:rFonts w:ascii="Arial" w:eastAsia="Arial" w:hAnsi="Arial" w:cs="Arial"/>
        </w:rPr>
        <w:t xml:space="preserve"> </w:t>
      </w:r>
    </w:p>
    <w:p w14:paraId="081A3711"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o provisionamento ou reconhecimento de despesas de tributos ou previdenciárias. </w:t>
      </w:r>
    </w:p>
    <w:p w14:paraId="70BF2F43" w14:textId="77777777" w:rsidR="002A6EFF" w:rsidRPr="00A75F28" w:rsidRDefault="002A6EFF" w:rsidP="002A6EFF">
      <w:pPr>
        <w:spacing w:after="0" w:line="240" w:lineRule="auto"/>
        <w:ind w:left="540"/>
        <w:jc w:val="both"/>
        <w:rPr>
          <w:rFonts w:ascii="Arial" w:hAnsi="Arial" w:cs="Arial"/>
        </w:rPr>
      </w:pPr>
      <w:r w:rsidRPr="00A75F28">
        <w:rPr>
          <w:rFonts w:ascii="Arial" w:hAnsi="Arial" w:cs="Arial"/>
        </w:rPr>
        <w:t>Alguns dispositivos nessas leis e regulamentos podem ser diretamente relevantes para afirmações específicas nas demonstrações contábeis (por exemplo, a adequação da provisão para tributos), ao passo que outras podem ser diretamente relevantes para as demonstrações contábeis como um todo (por exemplo, as demonstrações exigidas que constituem o conjunto completo de demonstrações contábeis). O objetivo do requisito no item 14 é para que o auditor obtenha evidência de auditoria suficiente e apropriada a respeito da determinação dos valores e divulgações nas demonstrações contábeis</w:t>
      </w:r>
      <w:r>
        <w:rPr>
          <w:rFonts w:ascii="Arial" w:hAnsi="Arial" w:cs="Arial"/>
        </w:rPr>
        <w:t>,</w:t>
      </w:r>
      <w:r w:rsidRPr="00A75F28">
        <w:rPr>
          <w:rFonts w:ascii="Arial" w:hAnsi="Arial" w:cs="Arial"/>
        </w:rPr>
        <w:t xml:space="preserve"> de acordo com as disposições relevantes dessas leis e regulamentos.</w:t>
      </w:r>
      <w:r w:rsidRPr="00A75F28">
        <w:rPr>
          <w:rFonts w:ascii="Arial" w:eastAsia="Arial" w:hAnsi="Arial" w:cs="Arial"/>
        </w:rPr>
        <w:t xml:space="preserve"> </w:t>
      </w:r>
    </w:p>
    <w:p w14:paraId="7184FDFF" w14:textId="77777777" w:rsidR="002A6EFF" w:rsidRPr="00A75F28" w:rsidRDefault="002A6EFF" w:rsidP="002A6EFF">
      <w:pPr>
        <w:spacing w:after="0" w:line="240" w:lineRule="auto"/>
        <w:ind w:left="539"/>
        <w:jc w:val="both"/>
        <w:rPr>
          <w:rFonts w:ascii="Arial" w:eastAsia="Arial" w:hAnsi="Arial" w:cs="Arial"/>
        </w:rPr>
      </w:pPr>
      <w:r w:rsidRPr="00A75F28">
        <w:rPr>
          <w:rFonts w:ascii="Arial" w:hAnsi="Arial" w:cs="Arial"/>
        </w:rPr>
        <w:t>A não conformidade com outras disposições dessas leis e regulamentos ou com outras leis e regulamentos pode resultar em multas, litígio ou outras consequências para a entidade, cujos custos podem ter que ser provisionados nas demonstrações contábeis, mas que não são considerados como tendo efeito direto sobre as demonstrações contábeis como descrito no item 6(a).</w:t>
      </w:r>
      <w:r w:rsidRPr="00A75F28">
        <w:rPr>
          <w:rFonts w:ascii="Arial" w:eastAsia="Arial" w:hAnsi="Arial" w:cs="Arial"/>
        </w:rPr>
        <w:t xml:space="preserve"> </w:t>
      </w:r>
    </w:p>
    <w:p w14:paraId="161105C4" w14:textId="77777777" w:rsidR="002A6EFF" w:rsidRPr="00A75F28" w:rsidRDefault="002A6EFF" w:rsidP="002A6EFF">
      <w:pPr>
        <w:spacing w:after="0" w:line="240" w:lineRule="auto"/>
        <w:jc w:val="both"/>
        <w:rPr>
          <w:rFonts w:ascii="Arial" w:hAnsi="Arial" w:cs="Arial"/>
          <w:i/>
        </w:rPr>
      </w:pPr>
    </w:p>
    <w:p w14:paraId="2616F9DC" w14:textId="77777777" w:rsidR="002A6EFF" w:rsidRPr="00A75F28" w:rsidRDefault="002A6EFF" w:rsidP="002A6EFF">
      <w:pPr>
        <w:spacing w:after="0" w:line="240" w:lineRule="auto"/>
        <w:jc w:val="both"/>
        <w:rPr>
          <w:rFonts w:ascii="Arial" w:hAnsi="Arial" w:cs="Arial"/>
          <w:i/>
        </w:rPr>
      </w:pPr>
      <w:r w:rsidRPr="00A75F28">
        <w:rPr>
          <w:rFonts w:ascii="Arial" w:hAnsi="Arial" w:cs="Arial"/>
          <w:i/>
        </w:rPr>
        <w:t xml:space="preserve">Procedimentos para identificação de casos de não conformidade – outras leis e regulamentos (ver itens 6 e 15) </w:t>
      </w:r>
    </w:p>
    <w:p w14:paraId="5A7C359A" w14:textId="77777777" w:rsidR="002A6EFF" w:rsidRDefault="002A6EFF" w:rsidP="002A6EFF">
      <w:pPr>
        <w:spacing w:after="0" w:line="240" w:lineRule="auto"/>
        <w:ind w:left="552" w:hanging="550"/>
        <w:jc w:val="both"/>
        <w:rPr>
          <w:rFonts w:ascii="Arial" w:hAnsi="Arial" w:cs="Arial"/>
        </w:rPr>
      </w:pPr>
    </w:p>
    <w:p w14:paraId="6A213620" w14:textId="77777777" w:rsidR="002A6EFF" w:rsidRPr="00A75F28" w:rsidRDefault="002A6EFF" w:rsidP="002A6EFF">
      <w:pPr>
        <w:spacing w:after="0" w:line="240" w:lineRule="auto"/>
        <w:ind w:left="552" w:hanging="565"/>
        <w:jc w:val="both"/>
        <w:rPr>
          <w:rFonts w:ascii="Arial" w:hAnsi="Arial" w:cs="Arial"/>
        </w:rPr>
      </w:pPr>
      <w:r w:rsidRPr="000D7515">
        <w:rPr>
          <w:rFonts w:ascii="Arial" w:hAnsi="Arial" w:cs="Arial"/>
        </w:rPr>
        <w:t xml:space="preserve">A13. Outras leis e regulamentos podem requerer atenção específica do auditor por terem efeito fundamental sobre as operações da entidade (como descrito no item 6(b)). A não conformidade </w:t>
      </w:r>
      <w:r w:rsidRPr="00A75F28">
        <w:rPr>
          <w:rFonts w:ascii="Arial" w:hAnsi="Arial" w:cs="Arial"/>
        </w:rPr>
        <w:t>com leis e regulamentos que têm efeito fundamental sobre as operações da entidade pode fazer com que a entidade cesse suas operações ou coloque em dúvida a continuidade dos negócios (NBC TA 570 – Continuidade Operacional). Por exemplo, a não conformidade com exigências da licença da entidade ou outro direito de realizar suas operações pode ter tal impacto (por exemplo, no caso de banco, a não conformidade com exigências de capital ou investimento). Também há muitas leis e regulamentos relacionados principalmente aos aspectos operacionais da entidade que geralmente não afetam as demonstrações contábeis e não são capturados pelos sistemas de informação relevantes para as demonstrações contábeis da entidade.</w:t>
      </w:r>
      <w:r w:rsidRPr="00A75F28">
        <w:rPr>
          <w:rFonts w:ascii="Arial" w:eastAsia="Arial" w:hAnsi="Arial" w:cs="Arial"/>
        </w:rPr>
        <w:t xml:space="preserve"> </w:t>
      </w:r>
    </w:p>
    <w:p w14:paraId="17265A05" w14:textId="77777777" w:rsidR="002A6EFF" w:rsidRPr="00A75F28" w:rsidRDefault="002A6EFF" w:rsidP="002A6EFF">
      <w:pPr>
        <w:spacing w:after="0" w:line="240" w:lineRule="auto"/>
        <w:ind w:left="550" w:hanging="550"/>
        <w:jc w:val="both"/>
        <w:rPr>
          <w:rFonts w:ascii="Arial" w:hAnsi="Arial" w:cs="Arial"/>
        </w:rPr>
      </w:pPr>
    </w:p>
    <w:p w14:paraId="355836FA"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hAnsi="Arial" w:cs="Arial"/>
        </w:rPr>
        <w:t>A14. Como as consequências de outras leis ou regulamentos sobre as demonstrações contábeis podem variar dependendo das operações da entidade, os procedimentos de auditoria exigidos pelo item 15 destinam-se a levar ao conhecimento do auditor casos de não conformidade com leis e regulamentos que possam ter efeito relevante sobre as demonstrações contábeis.</w:t>
      </w:r>
      <w:r w:rsidRPr="00A75F28">
        <w:rPr>
          <w:rFonts w:ascii="Arial" w:eastAsia="Arial" w:hAnsi="Arial" w:cs="Arial"/>
        </w:rPr>
        <w:t xml:space="preserve"> </w:t>
      </w:r>
    </w:p>
    <w:p w14:paraId="1441E166" w14:textId="77777777" w:rsidR="002A6EFF" w:rsidRPr="00A75F28" w:rsidRDefault="002A6EFF" w:rsidP="002A6EFF">
      <w:pPr>
        <w:spacing w:after="0" w:line="240" w:lineRule="auto"/>
        <w:ind w:left="12" w:hanging="10"/>
        <w:jc w:val="both"/>
        <w:rPr>
          <w:rFonts w:ascii="Arial" w:hAnsi="Arial" w:cs="Arial"/>
          <w:i/>
        </w:rPr>
      </w:pPr>
    </w:p>
    <w:p w14:paraId="3E70D1F5" w14:textId="77777777" w:rsidR="002A6EFF" w:rsidRPr="00A75F28" w:rsidRDefault="002A6EFF" w:rsidP="002A6EFF">
      <w:pPr>
        <w:spacing w:after="0" w:line="240" w:lineRule="auto"/>
        <w:ind w:left="12" w:hanging="10"/>
        <w:jc w:val="both"/>
        <w:rPr>
          <w:rFonts w:ascii="Arial" w:hAnsi="Arial" w:cs="Arial"/>
          <w:i/>
        </w:rPr>
      </w:pPr>
      <w:r w:rsidRPr="00A75F28">
        <w:rPr>
          <w:rFonts w:ascii="Arial" w:hAnsi="Arial" w:cs="Arial"/>
          <w:i/>
        </w:rPr>
        <w:t>Não conformidade constatada pelo auditor mediante outros procedimentos de auditoria (ver item 16)</w:t>
      </w:r>
      <w:r w:rsidRPr="00A75F28">
        <w:rPr>
          <w:rFonts w:ascii="Arial" w:eastAsia="Arial" w:hAnsi="Arial" w:cs="Arial"/>
          <w:b/>
          <w:i/>
        </w:rPr>
        <w:t xml:space="preserve"> </w:t>
      </w:r>
    </w:p>
    <w:p w14:paraId="09337DEC" w14:textId="77777777" w:rsidR="002A6EFF" w:rsidRDefault="002A6EFF" w:rsidP="002A6EFF">
      <w:pPr>
        <w:spacing w:after="0" w:line="240" w:lineRule="auto"/>
        <w:ind w:left="552" w:hanging="550"/>
        <w:jc w:val="both"/>
        <w:rPr>
          <w:rFonts w:ascii="Arial" w:hAnsi="Arial" w:cs="Arial"/>
        </w:rPr>
      </w:pPr>
    </w:p>
    <w:p w14:paraId="17727904" w14:textId="77777777" w:rsidR="002A6EFF" w:rsidRPr="000D7515" w:rsidRDefault="002A6EFF" w:rsidP="002A6EFF">
      <w:pPr>
        <w:spacing w:after="0" w:line="240" w:lineRule="auto"/>
        <w:ind w:left="552" w:hanging="565"/>
        <w:jc w:val="both"/>
        <w:rPr>
          <w:rFonts w:ascii="Arial" w:hAnsi="Arial" w:cs="Arial"/>
        </w:rPr>
      </w:pPr>
      <w:r w:rsidRPr="000D7515">
        <w:rPr>
          <w:rFonts w:ascii="Arial" w:hAnsi="Arial" w:cs="Arial"/>
        </w:rPr>
        <w:t>A15. Os procedimentos de auditoria aplicados para a formação da opinião sobre as demonstrações contábeis podem levar ao conhecimento do auditor casos de não conformidade ou suspeita de não conformidade com leis e regulamentos. Por exemplo, tais procedimentos de auditoria podem incluir:</w:t>
      </w:r>
      <w:r w:rsidRPr="000D7515">
        <w:rPr>
          <w:rFonts w:ascii="Arial" w:eastAsia="Arial" w:hAnsi="Arial" w:cs="Arial"/>
        </w:rPr>
        <w:t xml:space="preserve"> </w:t>
      </w:r>
    </w:p>
    <w:p w14:paraId="1D993D5C"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leitura de minutas;</w:t>
      </w:r>
      <w:r w:rsidRPr="000D7515">
        <w:rPr>
          <w:rFonts w:ascii="Arial" w:eastAsia="Arial" w:hAnsi="Arial" w:cs="Arial"/>
        </w:rPr>
        <w:tab/>
      </w:r>
    </w:p>
    <w:p w14:paraId="1AD3C106"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 xml:space="preserve">indagação à administração da entidade e aos assessores legais internos ou externos a respeito de litígios, ações e autuações; e </w:t>
      </w:r>
    </w:p>
    <w:p w14:paraId="48A0CB69" w14:textId="77777777" w:rsidR="002A6EFF" w:rsidRPr="000D7515" w:rsidRDefault="002A6EFF">
      <w:pPr>
        <w:pStyle w:val="PargrafodaLista"/>
        <w:numPr>
          <w:ilvl w:val="0"/>
          <w:numId w:val="109"/>
        </w:numPr>
        <w:spacing w:after="0" w:line="240" w:lineRule="auto"/>
        <w:ind w:left="851" w:hanging="284"/>
        <w:jc w:val="both"/>
        <w:rPr>
          <w:rFonts w:ascii="Arial" w:eastAsia="Arial" w:hAnsi="Arial" w:cs="Arial"/>
        </w:rPr>
      </w:pPr>
      <w:r w:rsidRPr="000D7515">
        <w:rPr>
          <w:rFonts w:ascii="Arial" w:eastAsia="Arial" w:hAnsi="Arial" w:cs="Arial"/>
        </w:rPr>
        <w:t xml:space="preserve">execução de testes substantivos de detalhes de classes de transações, saldos contábeis ou divulgações. </w:t>
      </w:r>
    </w:p>
    <w:p w14:paraId="5BA858E1" w14:textId="77777777" w:rsidR="002A6EFF" w:rsidRDefault="002A6EFF" w:rsidP="002A6EFF">
      <w:pPr>
        <w:spacing w:after="0" w:line="240" w:lineRule="auto"/>
        <w:ind w:left="12" w:hanging="10"/>
        <w:rPr>
          <w:rFonts w:ascii="Arial" w:hAnsi="Arial" w:cs="Arial"/>
          <w:i/>
        </w:rPr>
      </w:pPr>
    </w:p>
    <w:p w14:paraId="6466927E" w14:textId="77777777" w:rsidR="002A6EFF" w:rsidRPr="00A75F28" w:rsidRDefault="002A6EFF" w:rsidP="002A6EFF">
      <w:pPr>
        <w:spacing w:after="0" w:line="240" w:lineRule="auto"/>
        <w:ind w:left="12" w:hanging="10"/>
        <w:rPr>
          <w:rFonts w:ascii="Arial" w:hAnsi="Arial" w:cs="Arial"/>
          <w:i/>
        </w:rPr>
      </w:pPr>
      <w:r w:rsidRPr="000D7515">
        <w:rPr>
          <w:rFonts w:ascii="Arial" w:hAnsi="Arial" w:cs="Arial"/>
          <w:i/>
        </w:rPr>
        <w:t xml:space="preserve">Representações formais (ver item </w:t>
      </w:r>
      <w:r w:rsidRPr="00A75F28">
        <w:rPr>
          <w:rFonts w:ascii="Arial" w:hAnsi="Arial" w:cs="Arial"/>
          <w:i/>
        </w:rPr>
        <w:t xml:space="preserve">17) </w:t>
      </w:r>
    </w:p>
    <w:p w14:paraId="4E0ED50C" w14:textId="77777777" w:rsidR="002A6EFF" w:rsidRPr="00A75F28" w:rsidRDefault="002A6EFF" w:rsidP="002A6EFF">
      <w:pPr>
        <w:spacing w:after="0" w:line="240" w:lineRule="auto"/>
        <w:ind w:left="550" w:hanging="550"/>
        <w:jc w:val="both"/>
        <w:rPr>
          <w:rFonts w:ascii="Arial" w:eastAsia="Arial" w:hAnsi="Arial" w:cs="Arial"/>
        </w:rPr>
      </w:pPr>
    </w:p>
    <w:p w14:paraId="2A100F11"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 xml:space="preserve">A16. </w:t>
      </w:r>
      <w:r w:rsidRPr="00A75F28">
        <w:rPr>
          <w:rFonts w:ascii="Arial" w:hAnsi="Arial" w:cs="Arial"/>
        </w:rPr>
        <w:t xml:space="preserve">Como o efeito de leis e regulamentos sobre as demonstrações contábeis pode variar consideravelmente, as representações formais fornecem as evidências de auditoria necessárias a respeito do conhecimento pela administração de não conformidade </w:t>
      </w:r>
      <w:r w:rsidRPr="00A75F28">
        <w:rPr>
          <w:rFonts w:ascii="Arial" w:eastAsia="Arial" w:hAnsi="Arial" w:cs="Arial"/>
        </w:rPr>
        <w:t xml:space="preserve">identificada ou suspeita de não conformidade </w:t>
      </w:r>
      <w:r w:rsidRPr="00A75F28">
        <w:rPr>
          <w:rFonts w:ascii="Arial" w:hAnsi="Arial" w:cs="Arial"/>
        </w:rPr>
        <w:t>com leis e regulamentos, cujos efeitos possam ser relevantes sobre as demonstrações contábeis</w:t>
      </w:r>
      <w:r w:rsidRPr="00A75F28">
        <w:rPr>
          <w:rFonts w:ascii="Arial" w:eastAsia="Arial" w:hAnsi="Arial" w:cs="Arial"/>
        </w:rPr>
        <w:t>.</w:t>
      </w:r>
      <w:r w:rsidRPr="00A75F28">
        <w:rPr>
          <w:rFonts w:ascii="Arial" w:hAnsi="Arial" w:cs="Arial"/>
        </w:rPr>
        <w:t xml:space="preserve"> Contudo, as representações formais sozinhas não fornecem evidência de auditoria apropriada e suficiente e, portanto, não afetam a natureza e extensão de outras evidências de auditoria a serem obtidas pelo auditor (NBC TA 580 – Representações Formais, item 4).</w:t>
      </w:r>
    </w:p>
    <w:p w14:paraId="451ED39F" w14:textId="77777777" w:rsidR="002A6EFF" w:rsidRPr="00A75F28" w:rsidRDefault="002A6EFF" w:rsidP="002A6EFF">
      <w:pPr>
        <w:spacing w:after="0" w:line="240" w:lineRule="auto"/>
        <w:ind w:left="550" w:hanging="550"/>
        <w:jc w:val="both"/>
        <w:rPr>
          <w:rFonts w:ascii="Arial" w:eastAsia="Arial" w:hAnsi="Arial" w:cs="Arial"/>
        </w:rPr>
      </w:pPr>
    </w:p>
    <w:p w14:paraId="4AA94970"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Procedimentos de auditoria quando da identificação ou da suspeita de não conformidade</w:t>
      </w:r>
    </w:p>
    <w:p w14:paraId="5B731CE3" w14:textId="77777777" w:rsidR="002A6EFF" w:rsidRPr="00A75F28" w:rsidRDefault="002A6EFF" w:rsidP="002A6EFF">
      <w:pPr>
        <w:spacing w:after="0" w:line="240" w:lineRule="auto"/>
      </w:pPr>
    </w:p>
    <w:p w14:paraId="6A280A14" w14:textId="77777777" w:rsidR="002A6EFF" w:rsidRPr="00A75F28" w:rsidRDefault="002A6EFF" w:rsidP="002A6EFF">
      <w:pPr>
        <w:spacing w:after="0" w:line="240" w:lineRule="auto"/>
        <w:ind w:left="12" w:hanging="10"/>
        <w:rPr>
          <w:rFonts w:ascii="Arial" w:eastAsia="Arial" w:hAnsi="Arial" w:cs="Arial"/>
          <w:i/>
        </w:rPr>
      </w:pPr>
      <w:r w:rsidRPr="00A75F28">
        <w:rPr>
          <w:rFonts w:ascii="Arial" w:hAnsi="Arial" w:cs="Arial"/>
          <w:i/>
        </w:rPr>
        <w:t>Indicações de não conformidade com leis e regulamentos (ver item 19)</w:t>
      </w:r>
    </w:p>
    <w:p w14:paraId="1D178466" w14:textId="77777777" w:rsidR="002A6EFF" w:rsidRPr="000D7515" w:rsidRDefault="002A6EFF" w:rsidP="002A6EFF">
      <w:pPr>
        <w:spacing w:after="0" w:line="240" w:lineRule="auto"/>
        <w:ind w:left="12" w:hanging="10"/>
        <w:rPr>
          <w:rFonts w:ascii="Arial" w:hAnsi="Arial" w:cs="Arial"/>
          <w:i/>
        </w:rPr>
      </w:pPr>
    </w:p>
    <w:p w14:paraId="2A3EFC72" w14:textId="77777777" w:rsidR="002A6EFF" w:rsidRPr="00A75F28" w:rsidRDefault="002A6EFF" w:rsidP="002A6EFF">
      <w:pPr>
        <w:spacing w:after="0" w:line="240" w:lineRule="auto"/>
        <w:ind w:left="552" w:hanging="565"/>
        <w:jc w:val="both"/>
        <w:rPr>
          <w:rFonts w:ascii="Arial" w:eastAsia="Arial" w:hAnsi="Arial" w:cs="Arial"/>
        </w:rPr>
      </w:pPr>
      <w:r w:rsidRPr="000D7515">
        <w:rPr>
          <w:rFonts w:ascii="Arial" w:eastAsia="Arial" w:hAnsi="Arial" w:cs="Arial"/>
        </w:rPr>
        <w:t xml:space="preserve">A17. </w:t>
      </w:r>
      <w:r w:rsidRPr="000D7515">
        <w:rPr>
          <w:rFonts w:ascii="Arial" w:eastAsia="Arial" w:hAnsi="Arial" w:cs="Arial"/>
        </w:rPr>
        <w:tab/>
        <w:t>O</w:t>
      </w:r>
      <w:r w:rsidRPr="000D7515">
        <w:rPr>
          <w:rFonts w:ascii="Arial" w:hAnsi="Arial" w:cs="Arial"/>
        </w:rPr>
        <w:t xml:space="preserve"> auditor </w:t>
      </w:r>
      <w:r w:rsidRPr="000D7515">
        <w:rPr>
          <w:rFonts w:ascii="Arial" w:eastAsia="Arial" w:hAnsi="Arial" w:cs="Arial"/>
        </w:rPr>
        <w:t xml:space="preserve">pode </w:t>
      </w:r>
      <w:r w:rsidRPr="00A75F28">
        <w:rPr>
          <w:rFonts w:ascii="Arial" w:eastAsia="Arial" w:hAnsi="Arial" w:cs="Arial"/>
        </w:rPr>
        <w:t>tomar</w:t>
      </w:r>
      <w:r w:rsidRPr="00A75F28">
        <w:rPr>
          <w:rFonts w:ascii="Arial" w:hAnsi="Arial" w:cs="Arial"/>
        </w:rPr>
        <w:t xml:space="preserve"> conhecimento </w:t>
      </w:r>
      <w:r w:rsidRPr="00A75F28">
        <w:rPr>
          <w:rFonts w:ascii="Arial" w:eastAsia="Arial" w:hAnsi="Arial" w:cs="Arial"/>
        </w:rPr>
        <w:t xml:space="preserve">de informações referentes a caso de não conformidade com leis e regulamentos que não seja resultado da realização dos procedimentos mencionados nos itens </w:t>
      </w:r>
      <w:r w:rsidRPr="00A75F28">
        <w:rPr>
          <w:rFonts w:ascii="Arial" w:hAnsi="Arial" w:cs="Arial"/>
        </w:rPr>
        <w:t xml:space="preserve">de </w:t>
      </w:r>
      <w:r w:rsidRPr="00A75F28">
        <w:rPr>
          <w:rFonts w:ascii="Arial" w:eastAsia="Arial" w:hAnsi="Arial" w:cs="Arial"/>
        </w:rPr>
        <w:t>13 a 17 (por exemplo, quando o auditor é alertado para uma não conformidade por delator).</w:t>
      </w:r>
    </w:p>
    <w:p w14:paraId="4D676E84" w14:textId="77777777" w:rsidR="002A6EFF" w:rsidRPr="00A75F28" w:rsidRDefault="002A6EFF" w:rsidP="002A6EFF">
      <w:pPr>
        <w:spacing w:after="0" w:line="240" w:lineRule="auto"/>
        <w:ind w:left="559" w:hanging="550"/>
        <w:jc w:val="both"/>
        <w:rPr>
          <w:rFonts w:ascii="Arial" w:hAnsi="Arial" w:cs="Arial"/>
        </w:rPr>
      </w:pPr>
    </w:p>
    <w:p w14:paraId="14079446" w14:textId="77777777" w:rsidR="002A6EFF" w:rsidRPr="00A75F28" w:rsidRDefault="002A6EFF" w:rsidP="002A6EFF">
      <w:pPr>
        <w:spacing w:after="0" w:line="240" w:lineRule="auto"/>
        <w:ind w:left="552" w:hanging="565"/>
        <w:jc w:val="both"/>
        <w:rPr>
          <w:rFonts w:ascii="Arial" w:hAnsi="Arial" w:cs="Arial"/>
        </w:rPr>
      </w:pPr>
      <w:r w:rsidRPr="00A75F28">
        <w:rPr>
          <w:rFonts w:ascii="Arial" w:hAnsi="Arial" w:cs="Arial"/>
        </w:rPr>
        <w:t xml:space="preserve">A18. </w:t>
      </w:r>
      <w:r w:rsidRPr="00A75F28">
        <w:rPr>
          <w:rFonts w:ascii="Arial" w:hAnsi="Arial" w:cs="Arial"/>
        </w:rPr>
        <w:tab/>
        <w:t>Os seguintes assuntos podem ser uma indicação de não conformidade com leis e regulamentos:</w:t>
      </w:r>
      <w:r w:rsidRPr="00A75F28">
        <w:rPr>
          <w:rFonts w:ascii="Arial" w:eastAsia="Arial" w:hAnsi="Arial" w:cs="Arial"/>
        </w:rPr>
        <w:t xml:space="preserve"> </w:t>
      </w:r>
    </w:p>
    <w:p w14:paraId="01CFFE80"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investigações de órgãos reguladores e autoridades governamentais ou pagamento de multas ou sanções;</w:t>
      </w:r>
      <w:r>
        <w:rPr>
          <w:rFonts w:ascii="Arial" w:eastAsia="Arial" w:hAnsi="Arial" w:cs="Arial"/>
        </w:rPr>
        <w:t xml:space="preserve"> </w:t>
      </w:r>
    </w:p>
    <w:p w14:paraId="23632967"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pagamentos por serviços não especificados ou empréstimos para consultores, partes relacionadas, empregados </w:t>
      </w:r>
      <w:r>
        <w:rPr>
          <w:rFonts w:ascii="Arial" w:eastAsia="Arial" w:hAnsi="Arial" w:cs="Arial"/>
        </w:rPr>
        <w:t xml:space="preserve">da entidade </w:t>
      </w:r>
      <w:r w:rsidRPr="00A75F28">
        <w:rPr>
          <w:rFonts w:ascii="Arial" w:eastAsia="Arial" w:hAnsi="Arial" w:cs="Arial"/>
        </w:rPr>
        <w:t xml:space="preserve">ou </w:t>
      </w:r>
      <w:r>
        <w:rPr>
          <w:rFonts w:ascii="Arial" w:eastAsia="Arial" w:hAnsi="Arial" w:cs="Arial"/>
        </w:rPr>
        <w:t>funcionários públicos</w:t>
      </w:r>
      <w:r w:rsidRPr="00A75F28">
        <w:rPr>
          <w:rFonts w:ascii="Arial" w:eastAsia="Arial" w:hAnsi="Arial" w:cs="Arial"/>
        </w:rPr>
        <w:t>;</w:t>
      </w:r>
      <w:r>
        <w:rPr>
          <w:rFonts w:ascii="Arial" w:eastAsia="Arial" w:hAnsi="Arial" w:cs="Arial"/>
        </w:rPr>
        <w:t xml:space="preserve"> </w:t>
      </w:r>
    </w:p>
    <w:p w14:paraId="2E38110A"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comissões de venda ou taxas de agente que pareçam excessivas em relação às geralmente pagas pela entidade ou no seu ramo de atividade ou aos serviços efetivamente recebidos;</w:t>
      </w:r>
      <w:r>
        <w:rPr>
          <w:rFonts w:ascii="Arial" w:eastAsia="Arial" w:hAnsi="Arial" w:cs="Arial"/>
        </w:rPr>
        <w:t xml:space="preserve"> </w:t>
      </w:r>
    </w:p>
    <w:p w14:paraId="37F27517"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aquisições a preços significativamente acima ou abaixo do preço de mercado; </w:t>
      </w:r>
    </w:p>
    <w:p w14:paraId="6B82BFA1"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pagamentos não usuais em dinheiro, compras na forma de cheques pagáveis ao portador ou transferências para contas bancárias numeradas;</w:t>
      </w:r>
      <w:r>
        <w:rPr>
          <w:rFonts w:ascii="Arial" w:eastAsia="Arial" w:hAnsi="Arial" w:cs="Arial"/>
        </w:rPr>
        <w:t xml:space="preserve"> </w:t>
      </w:r>
    </w:p>
    <w:p w14:paraId="11FE803F"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transações não usuais com companhias registradas em paraísos fiscais;</w:t>
      </w:r>
      <w:r>
        <w:rPr>
          <w:rFonts w:ascii="Arial" w:eastAsia="Arial" w:hAnsi="Arial" w:cs="Arial"/>
        </w:rPr>
        <w:t xml:space="preserve"> </w:t>
      </w:r>
    </w:p>
    <w:p w14:paraId="6B8AB4FF"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pagamentos por bens ou serviços feitos em outro país que não aquele de onde se originaram os bens ou serviços;</w:t>
      </w:r>
      <w:r>
        <w:rPr>
          <w:rFonts w:ascii="Arial" w:eastAsia="Arial" w:hAnsi="Arial" w:cs="Arial"/>
        </w:rPr>
        <w:t xml:space="preserve"> </w:t>
      </w:r>
    </w:p>
    <w:p w14:paraId="434E78BF" w14:textId="77777777" w:rsidR="002A6EFF" w:rsidRPr="00A75F28" w:rsidRDefault="002A6EFF">
      <w:pPr>
        <w:pStyle w:val="PargrafodaLista"/>
        <w:numPr>
          <w:ilvl w:val="0"/>
          <w:numId w:val="109"/>
        </w:numPr>
        <w:spacing w:after="0" w:line="240" w:lineRule="auto"/>
        <w:ind w:left="851" w:hanging="284"/>
        <w:jc w:val="both"/>
        <w:rPr>
          <w:rFonts w:ascii="Arial" w:hAnsi="Arial" w:cs="Arial"/>
        </w:rPr>
      </w:pPr>
      <w:r w:rsidRPr="00A75F28">
        <w:rPr>
          <w:rFonts w:ascii="Arial" w:hAnsi="Arial" w:cs="Arial"/>
        </w:rPr>
        <w:t xml:space="preserve">pagamentos sem a </w:t>
      </w:r>
      <w:r w:rsidRPr="00A75F28">
        <w:rPr>
          <w:rFonts w:ascii="Arial" w:eastAsia="Arial" w:hAnsi="Arial" w:cs="Arial"/>
        </w:rPr>
        <w:t>devida</w:t>
      </w:r>
      <w:r w:rsidRPr="00A75F28">
        <w:rPr>
          <w:rFonts w:ascii="Arial" w:hAnsi="Arial" w:cs="Arial"/>
        </w:rPr>
        <w:t xml:space="preserve"> documentação de titularidade; </w:t>
      </w:r>
    </w:p>
    <w:p w14:paraId="347B169F"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existência de sistema de informação que, intencional ou acidentalmente, deixe de fornecer uma trilha de auditoria adequada ou evidências suficientes; </w:t>
      </w:r>
    </w:p>
    <w:p w14:paraId="711FA66E"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transações não autorizadas ou transações inadequadamente registradas; </w:t>
      </w:r>
    </w:p>
    <w:p w14:paraId="6640AD8A"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comentários adversos na mídia. </w:t>
      </w:r>
    </w:p>
    <w:p w14:paraId="5A4E7068" w14:textId="77777777" w:rsidR="002A6EFF" w:rsidRPr="00A75F28" w:rsidRDefault="002A6EFF" w:rsidP="002A6EFF">
      <w:pPr>
        <w:spacing w:after="0" w:line="240" w:lineRule="auto"/>
        <w:ind w:left="12" w:hanging="10"/>
        <w:rPr>
          <w:rFonts w:ascii="Arial" w:hAnsi="Arial" w:cs="Arial"/>
          <w:i/>
        </w:rPr>
      </w:pPr>
    </w:p>
    <w:p w14:paraId="0E3B277E" w14:textId="77777777" w:rsidR="002A6EFF" w:rsidRPr="00A75F28" w:rsidRDefault="002A6EFF" w:rsidP="002A6EFF">
      <w:pPr>
        <w:spacing w:after="0" w:line="240" w:lineRule="auto"/>
        <w:ind w:left="12" w:hanging="10"/>
        <w:rPr>
          <w:rFonts w:ascii="Arial" w:hAnsi="Arial" w:cs="Arial"/>
          <w:i/>
        </w:rPr>
      </w:pPr>
      <w:r w:rsidRPr="00A75F28">
        <w:rPr>
          <w:rFonts w:ascii="Arial" w:hAnsi="Arial" w:cs="Arial"/>
          <w:i/>
        </w:rPr>
        <w:t xml:space="preserve">Assuntos relevantes para a avaliação do auditor (ver item </w:t>
      </w:r>
      <w:r w:rsidRPr="00A75F28">
        <w:rPr>
          <w:rFonts w:ascii="Arial" w:eastAsia="Arial" w:hAnsi="Arial" w:cs="Arial"/>
          <w:i/>
        </w:rPr>
        <w:t>19</w:t>
      </w:r>
      <w:r w:rsidRPr="00A75F28">
        <w:rPr>
          <w:rFonts w:ascii="Arial" w:hAnsi="Arial" w:cs="Arial"/>
          <w:i/>
        </w:rPr>
        <w:t>(b))</w:t>
      </w:r>
      <w:r w:rsidRPr="00A75F28">
        <w:rPr>
          <w:rFonts w:ascii="Arial" w:eastAsia="Arial" w:hAnsi="Arial" w:cs="Arial"/>
          <w:i/>
        </w:rPr>
        <w:t xml:space="preserve"> </w:t>
      </w:r>
    </w:p>
    <w:p w14:paraId="0E66BADC" w14:textId="77777777" w:rsidR="002A6EFF" w:rsidRPr="00A75F28" w:rsidRDefault="002A6EFF" w:rsidP="002A6EFF">
      <w:pPr>
        <w:spacing w:after="0" w:line="240" w:lineRule="auto"/>
        <w:ind w:left="567" w:hanging="565"/>
        <w:jc w:val="both"/>
        <w:rPr>
          <w:rFonts w:ascii="Arial" w:eastAsia="Arial" w:hAnsi="Arial" w:cs="Arial"/>
        </w:rPr>
      </w:pPr>
    </w:p>
    <w:p w14:paraId="161B323C" w14:textId="77777777" w:rsidR="002A6EFF" w:rsidRPr="00A75F28" w:rsidRDefault="002A6EFF" w:rsidP="002A6EFF">
      <w:pPr>
        <w:spacing w:after="0" w:line="240" w:lineRule="auto"/>
        <w:ind w:left="552" w:hanging="565"/>
        <w:jc w:val="both"/>
        <w:rPr>
          <w:rFonts w:ascii="Arial" w:hAnsi="Arial" w:cs="Arial"/>
        </w:rPr>
      </w:pPr>
      <w:r w:rsidRPr="00A75F28">
        <w:rPr>
          <w:rFonts w:ascii="Arial" w:eastAsia="Arial" w:hAnsi="Arial" w:cs="Arial"/>
        </w:rPr>
        <w:t xml:space="preserve">A19. </w:t>
      </w:r>
      <w:r w:rsidRPr="00A75F28">
        <w:rPr>
          <w:rFonts w:ascii="Arial" w:eastAsia="Arial" w:hAnsi="Arial" w:cs="Arial"/>
        </w:rPr>
        <w:tab/>
      </w:r>
      <w:r w:rsidRPr="00A75F28">
        <w:rPr>
          <w:rFonts w:ascii="Arial" w:hAnsi="Arial" w:cs="Arial"/>
        </w:rPr>
        <w:t>Assuntos relevantes para a avaliação do auditor sobre o possível efeito nas demonstrações contábeis incluem:</w:t>
      </w:r>
    </w:p>
    <w:p w14:paraId="2C62F6FF"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as potenciais consequências de não conformidade identificada ou de suspeita de não conformidade com leis e regulamentos sobre as demonstrações contábeis, inclusive, por exemplo, a imposição de multas, sanções, danos, ameaça de expropriação de ativos, descontinuidade compulsória de operações e litígio;</w:t>
      </w:r>
      <w:r>
        <w:rPr>
          <w:rFonts w:ascii="Arial" w:eastAsia="Arial" w:hAnsi="Arial" w:cs="Arial"/>
        </w:rPr>
        <w:t xml:space="preserve"> </w:t>
      </w:r>
    </w:p>
    <w:p w14:paraId="6BAA6E40"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se as potenciais consequências financeiras exigem divulgação; </w:t>
      </w:r>
    </w:p>
    <w:p w14:paraId="04547062"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se as potenciais consequências financeiras são sérias a ponto de colocar em dúvida a apresentação adequada das demonstrações contábeis ou de torná-las enganosas. </w:t>
      </w:r>
    </w:p>
    <w:p w14:paraId="36681F11" w14:textId="77777777" w:rsidR="002A6EFF" w:rsidRPr="00A75F28" w:rsidRDefault="002A6EFF" w:rsidP="002A6EFF">
      <w:pPr>
        <w:spacing w:after="0" w:line="240" w:lineRule="auto"/>
        <w:ind w:left="12" w:hanging="10"/>
        <w:jc w:val="both"/>
        <w:rPr>
          <w:rFonts w:ascii="Arial" w:hAnsi="Arial" w:cs="Arial"/>
          <w:i/>
        </w:rPr>
      </w:pPr>
    </w:p>
    <w:p w14:paraId="537CA33F" w14:textId="77777777" w:rsidR="002A6EFF" w:rsidRPr="00A75F28" w:rsidRDefault="002A6EFF" w:rsidP="002A6EFF">
      <w:pPr>
        <w:spacing w:after="0" w:line="240" w:lineRule="auto"/>
        <w:ind w:left="12" w:hanging="10"/>
        <w:jc w:val="both"/>
        <w:rPr>
          <w:rFonts w:ascii="Arial" w:hAnsi="Arial" w:cs="Arial"/>
          <w:i/>
        </w:rPr>
      </w:pPr>
      <w:r w:rsidRPr="00A75F28">
        <w:rPr>
          <w:rFonts w:ascii="Arial" w:hAnsi="Arial" w:cs="Arial"/>
          <w:i/>
        </w:rPr>
        <w:t xml:space="preserve">Procedimentos de auditoria e comunicação de não conformidade identificada ou de suspeita de não conformidade à administração e aos responsáveis pela governança (ver item 20) </w:t>
      </w:r>
    </w:p>
    <w:p w14:paraId="6F8F7A15" w14:textId="77777777" w:rsidR="002A6EFF" w:rsidRDefault="002A6EFF" w:rsidP="002A6EFF">
      <w:pPr>
        <w:spacing w:after="0" w:line="240" w:lineRule="auto"/>
        <w:ind w:left="552" w:hanging="550"/>
        <w:jc w:val="both"/>
        <w:rPr>
          <w:rFonts w:ascii="Arial" w:hAnsi="Arial" w:cs="Arial"/>
        </w:rPr>
      </w:pPr>
    </w:p>
    <w:p w14:paraId="6E4B5B6E" w14:textId="77777777" w:rsidR="002A6EFF" w:rsidRPr="00A75F28" w:rsidRDefault="002A6EFF" w:rsidP="002A6EFF">
      <w:pPr>
        <w:spacing w:after="0" w:line="240" w:lineRule="auto"/>
        <w:ind w:left="552" w:hanging="565"/>
        <w:jc w:val="both"/>
        <w:rPr>
          <w:rFonts w:ascii="Arial" w:eastAsia="Arial" w:hAnsi="Arial" w:cs="Arial"/>
        </w:rPr>
      </w:pPr>
      <w:r w:rsidRPr="000D7515">
        <w:rPr>
          <w:rFonts w:ascii="Arial" w:hAnsi="Arial" w:cs="Arial"/>
        </w:rPr>
        <w:t xml:space="preserve">A20. </w:t>
      </w:r>
      <w:r w:rsidRPr="000D7515">
        <w:rPr>
          <w:rFonts w:ascii="Arial" w:hAnsi="Arial" w:cs="Arial"/>
        </w:rPr>
        <w:tab/>
        <w:t xml:space="preserve">O auditor </w:t>
      </w:r>
      <w:r w:rsidRPr="00A75F28">
        <w:rPr>
          <w:rFonts w:ascii="Arial" w:hAnsi="Arial" w:cs="Arial"/>
        </w:rPr>
        <w:t>deve discutir a suspeita de não conformidade com o nível apropriado da administração e, quando apropriado, com os responsáveis pela governança, uma vez que eles podem ser capazes de fornecer evidências adicionais de auditoria. Por exemplo, o auditor pode confirmar que a administração e, quando apropriado, os responsáveis pela governança, têm o mesmo entendimento dos fatos e circunstâncias relevantes para as transações ou eventos que levaram à suspeita de não conformidade com leis e regulamentos.</w:t>
      </w:r>
    </w:p>
    <w:p w14:paraId="5BFF8910" w14:textId="77777777" w:rsidR="002A6EFF" w:rsidRPr="00A75F28" w:rsidRDefault="002A6EFF" w:rsidP="002A6EFF">
      <w:pPr>
        <w:spacing w:after="0" w:line="240" w:lineRule="auto"/>
        <w:ind w:left="552" w:hanging="550"/>
        <w:jc w:val="both"/>
        <w:rPr>
          <w:rFonts w:ascii="Arial" w:hAnsi="Arial" w:cs="Arial"/>
        </w:rPr>
      </w:pPr>
    </w:p>
    <w:p w14:paraId="753A1F9F"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 xml:space="preserve">A21. </w:t>
      </w:r>
      <w:r w:rsidRPr="00A75F28">
        <w:rPr>
          <w:rFonts w:ascii="Arial" w:eastAsia="Arial" w:hAnsi="Arial" w:cs="Arial"/>
        </w:rPr>
        <w:tab/>
        <w:t>Entretanto, em algumas jurisdições, leis ou regulamentos podem restringir a comunicação do auditor de certos assuntos à administração e aos responsáveis pela governança. Leis ou regulamentos podem, especificamente, proibir a comunicação, ou outra ação, que poderia prejudicar a investigação por parte da autoridade competente de ato ilícito, real ou suspeito, inclusive alertando a entidade, por exemplo, quando o auditor tiver que comunicar a não conformidade identificada ou suspeita de não conformidade à autoridade competente de acordo com a lei de prevenção ao crime de lavagem de dinheiro. Nessas circunstâncias, as questões consideradas pelo auditor podem ser complexas e ele pode considerar apropriada a obtenção de assessoria legal. O item A6 descreve o contexto no Brasil mais detalhadamente.</w:t>
      </w:r>
    </w:p>
    <w:p w14:paraId="51DC1DC8" w14:textId="77777777" w:rsidR="002A6EFF" w:rsidRPr="000344ED" w:rsidRDefault="002A6EFF" w:rsidP="002A6EFF">
      <w:pPr>
        <w:spacing w:after="0" w:line="240" w:lineRule="auto"/>
        <w:ind w:left="567" w:hanging="567"/>
        <w:jc w:val="both"/>
        <w:rPr>
          <w:rFonts w:ascii="Arial" w:hAnsi="Arial" w:cs="Arial"/>
          <w:u w:val="single"/>
        </w:rPr>
      </w:pPr>
    </w:p>
    <w:p w14:paraId="046F67CA" w14:textId="77777777" w:rsidR="002A6EFF" w:rsidRPr="00A75F28" w:rsidRDefault="002A6EFF" w:rsidP="002A6EFF">
      <w:pPr>
        <w:spacing w:after="0" w:line="240" w:lineRule="auto"/>
        <w:ind w:left="552" w:hanging="565"/>
        <w:jc w:val="both"/>
        <w:rPr>
          <w:rFonts w:ascii="Arial" w:eastAsia="Arial" w:hAnsi="Arial" w:cs="Arial"/>
        </w:rPr>
      </w:pPr>
      <w:r w:rsidRPr="000D7515">
        <w:rPr>
          <w:rFonts w:ascii="Arial" w:hAnsi="Arial" w:cs="Arial"/>
        </w:rPr>
        <w:t xml:space="preserve">A22. </w:t>
      </w:r>
      <w:r w:rsidRPr="000D7515">
        <w:rPr>
          <w:rFonts w:ascii="Arial" w:hAnsi="Arial" w:cs="Arial"/>
        </w:rPr>
        <w:tab/>
        <w:t xml:space="preserve">Se a administração ou, quando apropriado, os responsáveis pela governança não fornecerem informações suficientes ao auditor quanto à efetiva conformidade </w:t>
      </w:r>
      <w:r w:rsidRPr="00A75F28">
        <w:rPr>
          <w:rFonts w:ascii="Arial" w:hAnsi="Arial" w:cs="Arial"/>
        </w:rPr>
        <w:t>da entidade com leis e regulamentos, ele pode considerar apropriado consultar o assessor legal interno ou externo da entidade a respeito da aplicação de leis e de regulamentos às circunstâncias, inclusive quanto à possibilidade de fraude, e os possíveis efeitos sobre as demonstrações contábeis. Se não for considerado apropriado consultar o assessor legal da entidade ou se o auditor não estiver satisfeito com a opinião desse assessor, o auditor pode considerar apropriado consultar, de forma confidencial, outros auditores da própria firma, de firma da rede, de órgão profissional ou seu próprio assessor legal para determinar se há uma contravenção de lei ou regulamento, inclusive a possibilidade de fraude, as possíveis consequências legais, e que ação adicional o auditor deveria tomar, se houver.</w:t>
      </w:r>
    </w:p>
    <w:p w14:paraId="40ED5399" w14:textId="77777777" w:rsidR="002A6EFF" w:rsidRPr="00A75F28" w:rsidRDefault="002A6EFF" w:rsidP="002A6EFF">
      <w:pPr>
        <w:spacing w:after="0" w:line="240" w:lineRule="auto"/>
        <w:ind w:left="561" w:hanging="550"/>
        <w:jc w:val="both"/>
        <w:rPr>
          <w:rFonts w:ascii="Arial" w:eastAsia="Arial" w:hAnsi="Arial" w:cs="Arial"/>
        </w:rPr>
      </w:pPr>
    </w:p>
    <w:p w14:paraId="6BACFCA8" w14:textId="77777777" w:rsidR="002A6EFF" w:rsidRPr="00A75F28" w:rsidRDefault="002A6EFF" w:rsidP="002A6EFF">
      <w:pPr>
        <w:spacing w:after="0" w:line="240" w:lineRule="auto"/>
        <w:ind w:left="12" w:hanging="10"/>
        <w:jc w:val="both"/>
        <w:rPr>
          <w:rFonts w:ascii="Arial" w:hAnsi="Arial" w:cs="Arial"/>
          <w:i/>
        </w:rPr>
      </w:pPr>
      <w:r w:rsidRPr="00A75F28">
        <w:rPr>
          <w:rFonts w:ascii="Arial" w:hAnsi="Arial" w:cs="Arial"/>
          <w:i/>
        </w:rPr>
        <w:t>Avaliação das implicações de não conformidade identificada ou suspeita de não conformidade (ver item 22)</w:t>
      </w:r>
    </w:p>
    <w:p w14:paraId="66659E55" w14:textId="77777777" w:rsidR="002A6EFF" w:rsidRPr="00A75F28" w:rsidRDefault="002A6EFF" w:rsidP="002A6EFF">
      <w:pPr>
        <w:spacing w:after="0" w:line="240" w:lineRule="auto"/>
        <w:ind w:left="12" w:hanging="10"/>
        <w:jc w:val="both"/>
        <w:rPr>
          <w:rFonts w:ascii="Arial" w:hAnsi="Arial" w:cs="Arial"/>
          <w:i/>
        </w:rPr>
      </w:pPr>
    </w:p>
    <w:p w14:paraId="637812E5"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hAnsi="Arial" w:cs="Arial"/>
        </w:rPr>
        <w:t xml:space="preserve">A23. </w:t>
      </w:r>
      <w:r w:rsidRPr="00A75F28">
        <w:rPr>
          <w:rFonts w:ascii="Arial" w:hAnsi="Arial" w:cs="Arial"/>
        </w:rPr>
        <w:tab/>
        <w:t>Como exigido pelo item 22, o auditor deve avaliar as implicações de não conformidade identificada ou suspeita de não conformidade em relação a outros aspectos da auditoria, inclusive a avaliação de risco do auditor e a confiabilidade das representações formais. As implicações de não conformidade identificada ou suspeita de não conformidade dependem da relação da perpetração e ocultação do ato, se houver, com atividades de controle específicas e o nível da administração ou pessoas físicas que trabalham para a entidade envolvida ou sob o seu comando, especialmente implicações decorrentes do envolvimento da autoridade mais elevada na entidade.</w:t>
      </w:r>
      <w:r w:rsidRPr="00A75F28">
        <w:rPr>
          <w:rFonts w:ascii="Arial" w:eastAsia="Arial" w:hAnsi="Arial" w:cs="Arial"/>
        </w:rPr>
        <w:t xml:space="preserve"> Conforme observado no item 9, o cumprimento por parte do auditor com leis, regulamentos ou requisitos éticos relevantes pode fornecer informações adicionais que são relevantes para as responsabilidades do auditor, de acordo com o item 22.</w:t>
      </w:r>
    </w:p>
    <w:p w14:paraId="1079CA3D" w14:textId="77777777" w:rsidR="002A6EFF" w:rsidRPr="00A75F28" w:rsidRDefault="002A6EFF" w:rsidP="002A6EFF">
      <w:pPr>
        <w:spacing w:after="0" w:line="240" w:lineRule="auto"/>
        <w:ind w:left="552" w:hanging="550"/>
        <w:jc w:val="both"/>
        <w:rPr>
          <w:rFonts w:ascii="Arial" w:hAnsi="Arial" w:cs="Arial"/>
        </w:rPr>
      </w:pPr>
    </w:p>
    <w:p w14:paraId="2B5040FB" w14:textId="77777777" w:rsidR="002A6EFF" w:rsidRPr="00A75F28" w:rsidRDefault="002A6EFF" w:rsidP="002A6EFF">
      <w:pPr>
        <w:spacing w:after="0" w:line="240" w:lineRule="auto"/>
        <w:ind w:left="552" w:hanging="565"/>
        <w:jc w:val="both"/>
        <w:rPr>
          <w:rFonts w:ascii="Arial" w:hAnsi="Arial" w:cs="Arial"/>
        </w:rPr>
      </w:pPr>
      <w:r w:rsidRPr="00A75F28">
        <w:rPr>
          <w:rFonts w:ascii="Arial" w:hAnsi="Arial" w:cs="Arial"/>
        </w:rPr>
        <w:t xml:space="preserve">A24. </w:t>
      </w:r>
      <w:r w:rsidRPr="00A75F28">
        <w:rPr>
          <w:rFonts w:ascii="Arial" w:eastAsia="Arial" w:hAnsi="Arial" w:cs="Arial"/>
        </w:rPr>
        <w:t xml:space="preserve">Exemplos de circunstâncias que podem fazer com que </w:t>
      </w:r>
      <w:r w:rsidRPr="00A75F28">
        <w:rPr>
          <w:rFonts w:ascii="Arial" w:hAnsi="Arial" w:cs="Arial"/>
        </w:rPr>
        <w:t xml:space="preserve">o auditor </w:t>
      </w:r>
      <w:r w:rsidRPr="00A75F28">
        <w:rPr>
          <w:rFonts w:ascii="Arial" w:eastAsia="Arial" w:hAnsi="Arial" w:cs="Arial"/>
        </w:rPr>
        <w:t>avalie as implicações de não conformidade identificada ou suspeita de não conformidade na confiabilidade das representações formais recebidas da</w:t>
      </w:r>
      <w:r w:rsidRPr="00A75F28">
        <w:rPr>
          <w:rFonts w:ascii="Arial" w:hAnsi="Arial" w:cs="Arial"/>
        </w:rPr>
        <w:t xml:space="preserve"> administração</w:t>
      </w:r>
      <w:r w:rsidRPr="00A75F28">
        <w:rPr>
          <w:rFonts w:ascii="Arial" w:eastAsia="Arial" w:hAnsi="Arial" w:cs="Arial"/>
        </w:rPr>
        <w:t xml:space="preserve"> e, quando aplicável, dos</w:t>
      </w:r>
      <w:r w:rsidRPr="00A75F28">
        <w:rPr>
          <w:rFonts w:ascii="Arial" w:hAnsi="Arial" w:cs="Arial"/>
        </w:rPr>
        <w:t xml:space="preserve"> responsáveis pela governança</w:t>
      </w:r>
      <w:r w:rsidRPr="00A75F28">
        <w:rPr>
          <w:rFonts w:ascii="Arial" w:eastAsia="Arial" w:hAnsi="Arial" w:cs="Arial"/>
        </w:rPr>
        <w:t>, incluem quando:</w:t>
      </w:r>
    </w:p>
    <w:p w14:paraId="40D9A737"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o auditor suspeita ou tem evidências do envolvimento </w:t>
      </w:r>
      <w:r>
        <w:rPr>
          <w:rFonts w:ascii="Arial" w:eastAsia="Arial" w:hAnsi="Arial" w:cs="Arial"/>
        </w:rPr>
        <w:t xml:space="preserve">efetivo </w:t>
      </w:r>
      <w:r w:rsidRPr="00A75F28">
        <w:rPr>
          <w:rFonts w:ascii="Arial" w:eastAsia="Arial" w:hAnsi="Arial" w:cs="Arial"/>
        </w:rPr>
        <w:t>ou pretendido da administração e, quando aplicável, dos responsáveis pela governança, em qualquer não conformidade identificada ou suspeita de não conformidade;</w:t>
      </w:r>
    </w:p>
    <w:p w14:paraId="78F0AE23"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o auditor tem ciência de que a administração e, quando aplicável, os responsáveis pela governança têm conhecimento de não conformidade e, em desacordo com os requisitos legais ou regulamentares, não comunicaram ou não autorizaram a comunicação do assunto para a autoridade competente em período de tempo razoável.</w:t>
      </w:r>
    </w:p>
    <w:p w14:paraId="445567A8" w14:textId="77777777" w:rsidR="002A6EFF" w:rsidRPr="00A75F28" w:rsidRDefault="002A6EFF" w:rsidP="002A6EFF">
      <w:pPr>
        <w:spacing w:after="0" w:line="240" w:lineRule="auto"/>
        <w:ind w:left="1090"/>
        <w:jc w:val="both"/>
        <w:rPr>
          <w:rFonts w:ascii="Arial" w:eastAsia="Arial" w:hAnsi="Arial" w:cs="Arial"/>
        </w:rPr>
      </w:pPr>
    </w:p>
    <w:p w14:paraId="1B766416" w14:textId="77777777" w:rsidR="002A6EFF" w:rsidRPr="00A75F28" w:rsidRDefault="002A6EFF" w:rsidP="002A6EFF">
      <w:pPr>
        <w:spacing w:after="0" w:line="240" w:lineRule="auto"/>
        <w:ind w:left="552" w:hanging="565"/>
        <w:jc w:val="both"/>
        <w:rPr>
          <w:rFonts w:ascii="Arial" w:hAnsi="Arial" w:cs="Arial"/>
          <w:b/>
        </w:rPr>
      </w:pPr>
      <w:r w:rsidRPr="00A75F28">
        <w:rPr>
          <w:rFonts w:ascii="Arial" w:hAnsi="Arial" w:cs="Arial"/>
        </w:rPr>
        <w:t xml:space="preserve">A25. </w:t>
      </w:r>
      <w:r w:rsidRPr="00A75F28">
        <w:rPr>
          <w:rFonts w:ascii="Arial" w:hAnsi="Arial" w:cs="Arial"/>
        </w:rPr>
        <w:tab/>
        <w:t xml:space="preserve">Em certas circunstâncias, o auditor pode considerar a renúncia ao trabalho quando for permitida por lei ou regulamento, por exemplo, quando a administração ou os responsáveis pela governança não tomam a ação corretiva que o auditor considera apropriada nas circunstâncias ou quando a não conformidade identificada ou suspeita de não conformidade levanta questões relacionadas com a integridade da administração ou dos responsáveis pela governança, mesmo quando a não conformidade não for relevante para as demonstrações contábeis. O auditor pode considerar apropriada a obtenção de assessoria legal para determinar se a renúncia ao trabalho é apropriada. Quando o auditor determina que a renúncia ao trabalho é apropriada, essa determinação não deveria substituir o cumprimento de outras responsabilidades nos termos de leis, de regulamentos ou de requisitos éticos relevantes para responder à não conformidade identificada ou suspeita de não conformidade. Além disso, a NBC TA 220 – Controle de Qualidade da Auditoria de Demonstrações Contábeis, item A9, indica que alguns requisitos éticos podem requerer que o auditor antecessor, mediante a solicitação do auditor sucessor proposto, forneça informações referentes à não conformidade com leis e regulamentos para o auditor sucessor. </w:t>
      </w:r>
    </w:p>
    <w:p w14:paraId="65AA7C14" w14:textId="77777777" w:rsidR="002A6EFF" w:rsidRPr="00CA6010" w:rsidRDefault="002A6EFF" w:rsidP="00CA6010">
      <w:pPr>
        <w:spacing w:before="120" w:after="120" w:line="240" w:lineRule="auto"/>
        <w:rPr>
          <w:rFonts w:ascii="Times New Roman" w:hAnsi="Times New Roman" w:cs="Times New Roman"/>
          <w:b/>
          <w:bCs/>
          <w:sz w:val="24"/>
          <w:szCs w:val="24"/>
        </w:rPr>
      </w:pPr>
      <w:r w:rsidRPr="00CA6010">
        <w:rPr>
          <w:rFonts w:ascii="Times New Roman" w:hAnsi="Times New Roman" w:cs="Times New Roman"/>
          <w:b/>
          <w:bCs/>
          <w:sz w:val="24"/>
          <w:szCs w:val="24"/>
        </w:rPr>
        <w:t>Comunicação de não conformidade identificada ou suspeita de não conformidade</w:t>
      </w:r>
    </w:p>
    <w:p w14:paraId="586707A5" w14:textId="77777777" w:rsidR="002A6EFF" w:rsidRPr="00A75F28" w:rsidRDefault="002A6EFF" w:rsidP="002A6EFF">
      <w:pPr>
        <w:spacing w:after="0" w:line="240" w:lineRule="auto"/>
        <w:ind w:left="12" w:hanging="10"/>
        <w:rPr>
          <w:rFonts w:ascii="Arial" w:eastAsia="Arial" w:hAnsi="Arial" w:cs="Arial"/>
          <w:i/>
        </w:rPr>
      </w:pPr>
    </w:p>
    <w:p w14:paraId="039D32DD" w14:textId="77777777" w:rsidR="002A6EFF" w:rsidRPr="00A75F28" w:rsidRDefault="002A6EFF" w:rsidP="002A6EFF">
      <w:pPr>
        <w:spacing w:after="0" w:line="240" w:lineRule="auto"/>
        <w:ind w:left="12" w:hanging="10"/>
        <w:jc w:val="both"/>
        <w:rPr>
          <w:rFonts w:ascii="Arial" w:hAnsi="Arial" w:cs="Arial"/>
          <w:i/>
        </w:rPr>
      </w:pPr>
      <w:r w:rsidRPr="00A75F28">
        <w:rPr>
          <w:rFonts w:ascii="Arial" w:eastAsia="Arial" w:hAnsi="Arial" w:cs="Arial"/>
          <w:i/>
        </w:rPr>
        <w:t xml:space="preserve">Potenciais implicações de não conformidade identificada ou suspeita de não conformidade no relatório do auditor (ver itens de 26 a 28) </w:t>
      </w:r>
    </w:p>
    <w:p w14:paraId="40B50DAB" w14:textId="77777777" w:rsidR="002A6EFF" w:rsidRPr="00A75F28" w:rsidRDefault="002A6EFF" w:rsidP="002A6EFF">
      <w:pPr>
        <w:spacing w:after="0" w:line="240" w:lineRule="auto"/>
        <w:ind w:left="559" w:hanging="550"/>
        <w:jc w:val="both"/>
        <w:rPr>
          <w:rFonts w:ascii="Arial" w:eastAsia="Arial" w:hAnsi="Arial" w:cs="Arial"/>
        </w:rPr>
      </w:pPr>
    </w:p>
    <w:p w14:paraId="7CDA3A99"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A26.</w:t>
      </w:r>
      <w:r w:rsidRPr="00A75F28">
        <w:rPr>
          <w:rFonts w:ascii="Arial" w:eastAsia="Arial" w:hAnsi="Arial" w:cs="Arial"/>
        </w:rPr>
        <w:tab/>
        <w:t>A não conformidade identificada ou suspeita de não conformidade com leis e regulamentos deve ser comunicada no relatório do auditor quando o auditor modifica</w:t>
      </w:r>
      <w:r>
        <w:rPr>
          <w:rFonts w:ascii="Arial" w:eastAsia="Arial" w:hAnsi="Arial" w:cs="Arial"/>
        </w:rPr>
        <w:t>r</w:t>
      </w:r>
      <w:r w:rsidRPr="00A75F28">
        <w:rPr>
          <w:rFonts w:ascii="Arial" w:eastAsia="Arial" w:hAnsi="Arial" w:cs="Arial"/>
        </w:rPr>
        <w:t xml:space="preserve"> a opinião, de acordo com os itens </w:t>
      </w:r>
      <w:r w:rsidRPr="00A75F28">
        <w:rPr>
          <w:rFonts w:ascii="Arial" w:hAnsi="Arial" w:cs="Arial"/>
        </w:rPr>
        <w:t xml:space="preserve">de </w:t>
      </w:r>
      <w:r w:rsidRPr="00A75F28">
        <w:rPr>
          <w:rFonts w:ascii="Arial" w:eastAsia="Arial" w:hAnsi="Arial" w:cs="Arial"/>
        </w:rPr>
        <w:t xml:space="preserve">26 a 28. Em algumas outras circunstâncias, o auditor pode comunicar a não conformidade identificada ou suspeita de não conformidade no relatório do auditor independente, por exemplo: </w:t>
      </w:r>
    </w:p>
    <w:p w14:paraId="5B070BD9"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quando o auditor tem outras responsabilidades de comunicação, além das responsabilidades do auditor nos termos das normas de auditoria, conforme contemplado na NBC TA 700, item 43; </w:t>
      </w:r>
    </w:p>
    <w:p w14:paraId="385E5EDF"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quando o auditor determina que a não conformidade identificada ou suspeita de não conformidade é um principal assunto de auditoria e, consequentemente, comunica o assunto nos termos da NBC TA 701 </w:t>
      </w:r>
      <w:r w:rsidRPr="00A75F28">
        <w:rPr>
          <w:rFonts w:ascii="Arial" w:hAnsi="Arial" w:cs="Arial"/>
        </w:rPr>
        <w:t>–</w:t>
      </w:r>
      <w:r w:rsidRPr="00A75F28">
        <w:rPr>
          <w:rFonts w:ascii="Arial" w:eastAsia="Arial" w:hAnsi="Arial" w:cs="Arial"/>
        </w:rPr>
        <w:t xml:space="preserve"> Comunicação dos Principais Assuntos de Auditoria no Relatório do Auditor Independente, a menos que o item 14 da NBC TA 701 seja aplicável; ou </w:t>
      </w:r>
    </w:p>
    <w:p w14:paraId="176A5F17" w14:textId="77777777" w:rsidR="002A6EFF" w:rsidRPr="00A75F28" w:rsidRDefault="002A6EFF">
      <w:pPr>
        <w:pStyle w:val="PargrafodaLista"/>
        <w:numPr>
          <w:ilvl w:val="0"/>
          <w:numId w:val="109"/>
        </w:numPr>
        <w:spacing w:after="0" w:line="240" w:lineRule="auto"/>
        <w:ind w:left="851" w:hanging="284"/>
        <w:jc w:val="both"/>
        <w:rPr>
          <w:rFonts w:ascii="Arial" w:eastAsia="Arial" w:hAnsi="Arial" w:cs="Arial"/>
        </w:rPr>
      </w:pPr>
      <w:r w:rsidRPr="00A75F28">
        <w:rPr>
          <w:rFonts w:ascii="Arial" w:eastAsia="Arial" w:hAnsi="Arial" w:cs="Arial"/>
        </w:rPr>
        <w:t xml:space="preserve">em casos excepcionais em que a administração ou os responsáveis pela governança não tomem a ação corretiva que o auditor considera apropriada nas circunstâncias e a renúncia ao trabalho não é possível (ver item A25), o auditor pode considerar descrever a não conformidade identificada ou suspeita de não conformidade em parágrafo de Outros Assuntos de acordo com a NBC TA 706 </w:t>
      </w:r>
      <w:r w:rsidRPr="00A75F28">
        <w:rPr>
          <w:rFonts w:ascii="Arial" w:hAnsi="Arial" w:cs="Arial"/>
        </w:rPr>
        <w:t>–</w:t>
      </w:r>
      <w:r w:rsidRPr="00A75F28">
        <w:rPr>
          <w:rFonts w:ascii="Arial" w:eastAsia="Arial" w:hAnsi="Arial" w:cs="Arial"/>
        </w:rPr>
        <w:t xml:space="preserve"> Parágrafos de Ênfase e Parágrafos de Outros Assuntos no Relatório do Auditor Independente.</w:t>
      </w:r>
    </w:p>
    <w:p w14:paraId="66CEB32B" w14:textId="77777777" w:rsidR="002A6EFF" w:rsidRPr="00A75F28" w:rsidRDefault="002A6EFF" w:rsidP="002A6EFF">
      <w:pPr>
        <w:spacing w:after="0" w:line="240" w:lineRule="auto"/>
        <w:ind w:left="1094"/>
        <w:jc w:val="both"/>
        <w:rPr>
          <w:rFonts w:ascii="Arial" w:eastAsia="Arial" w:hAnsi="Arial" w:cs="Arial"/>
        </w:rPr>
      </w:pPr>
    </w:p>
    <w:p w14:paraId="22BC7335"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 xml:space="preserve">A27. </w:t>
      </w:r>
      <w:r w:rsidRPr="00A75F28">
        <w:rPr>
          <w:rFonts w:ascii="Arial" w:eastAsia="Arial" w:hAnsi="Arial" w:cs="Arial"/>
        </w:rPr>
        <w:tab/>
        <w:t>Leis ou regulamentos podem impedir a divulgação ao público de assunto específico por parte da administração, dos responsáveis pela governança ou do auditor. Por exemplo, leis ou regulamentos podem proibir especificamente a comunicação ou outra ação que possa prejudicar a investigação por autoridade competente de ato ilícito, real ou suspeito, incluindo a proibição de alertar a entidade. Quando o auditor pretende comunicar a não conformidade identificada ou suspeita de não conformidade em seu relatório nas circunstâncias estabelecidas no item A26 ou em outras circunstâncias, leis ou regulamentos podem ter implicações na capacidade do auditor de descrever o assunto no seu relatório ou, em algumas circunstâncias, de emitir o relatório do auditor independente. Nesses casos, o auditor pode considerar obter assessoria legal para determinar o curso de ação apropriado.</w:t>
      </w:r>
    </w:p>
    <w:p w14:paraId="329C7206" w14:textId="77777777" w:rsidR="002A6EFF" w:rsidRPr="00A75F28" w:rsidRDefault="002A6EFF" w:rsidP="002A6EFF">
      <w:pPr>
        <w:spacing w:after="0" w:line="240" w:lineRule="auto"/>
        <w:ind w:left="561" w:hanging="550"/>
        <w:jc w:val="both"/>
        <w:rPr>
          <w:rFonts w:ascii="Arial" w:eastAsia="Arial" w:hAnsi="Arial" w:cs="Arial"/>
        </w:rPr>
      </w:pPr>
    </w:p>
    <w:p w14:paraId="36CF2BBE" w14:textId="77777777" w:rsidR="002A6EFF" w:rsidRPr="00A75F28" w:rsidRDefault="002A6EFF" w:rsidP="002A6EFF">
      <w:pPr>
        <w:spacing w:after="0" w:line="240" w:lineRule="auto"/>
        <w:ind w:left="12" w:hanging="10"/>
        <w:jc w:val="both"/>
        <w:rPr>
          <w:rFonts w:ascii="Arial" w:hAnsi="Arial" w:cs="Arial"/>
          <w:i/>
        </w:rPr>
      </w:pPr>
      <w:r w:rsidRPr="00A75F28">
        <w:rPr>
          <w:rFonts w:ascii="Arial" w:hAnsi="Arial" w:cs="Arial"/>
          <w:i/>
        </w:rPr>
        <w:t>Comunicação de não conformidade identificada ou suspeita de não conformidade</w:t>
      </w:r>
      <w:r w:rsidRPr="00A75F28">
        <w:rPr>
          <w:rFonts w:ascii="Arial" w:eastAsia="Arial" w:hAnsi="Arial" w:cs="Arial"/>
          <w:i/>
        </w:rPr>
        <w:t xml:space="preserve"> à autoridade competente externa à entidade</w:t>
      </w:r>
      <w:r w:rsidRPr="00A75F28">
        <w:rPr>
          <w:rFonts w:ascii="Arial" w:hAnsi="Arial" w:cs="Arial"/>
          <w:i/>
        </w:rPr>
        <w:t xml:space="preserve"> (ver item </w:t>
      </w:r>
      <w:r w:rsidRPr="00A75F28">
        <w:rPr>
          <w:rFonts w:ascii="Arial" w:eastAsia="Arial" w:hAnsi="Arial" w:cs="Arial"/>
          <w:i/>
        </w:rPr>
        <w:t>29)</w:t>
      </w:r>
    </w:p>
    <w:p w14:paraId="44CDF084" w14:textId="77777777" w:rsidR="002A6EFF" w:rsidRPr="00A75F28" w:rsidRDefault="002A6EFF" w:rsidP="002A6EFF">
      <w:pPr>
        <w:spacing w:after="0" w:line="240" w:lineRule="auto"/>
        <w:ind w:left="559" w:hanging="550"/>
        <w:jc w:val="both"/>
        <w:rPr>
          <w:rFonts w:ascii="Arial" w:eastAsia="Arial" w:hAnsi="Arial" w:cs="Arial"/>
        </w:rPr>
      </w:pPr>
    </w:p>
    <w:p w14:paraId="2B90BF49"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A28. A</w:t>
      </w:r>
      <w:r w:rsidRPr="00A75F28">
        <w:rPr>
          <w:rFonts w:ascii="Arial" w:hAnsi="Arial" w:cs="Arial"/>
        </w:rPr>
        <w:t xml:space="preserve"> comunicação de não conformidade identificada ou suspeita </w:t>
      </w:r>
      <w:r w:rsidRPr="00A75F28">
        <w:rPr>
          <w:rFonts w:ascii="Arial" w:eastAsia="Arial" w:hAnsi="Arial" w:cs="Arial"/>
        </w:rPr>
        <w:t xml:space="preserve">de não conformidade </w:t>
      </w:r>
      <w:r w:rsidRPr="00A75F28">
        <w:rPr>
          <w:rFonts w:ascii="Arial" w:hAnsi="Arial" w:cs="Arial"/>
        </w:rPr>
        <w:t xml:space="preserve">com leis e regulamentos à </w:t>
      </w:r>
      <w:r w:rsidRPr="00A75F28">
        <w:rPr>
          <w:rFonts w:ascii="Arial" w:eastAsia="Arial" w:hAnsi="Arial" w:cs="Arial"/>
        </w:rPr>
        <w:t>autoridade competente externa à</w:t>
      </w:r>
      <w:r w:rsidRPr="00A75F28">
        <w:rPr>
          <w:rFonts w:ascii="Arial" w:hAnsi="Arial" w:cs="Arial"/>
        </w:rPr>
        <w:t xml:space="preserve"> entidade</w:t>
      </w:r>
      <w:r w:rsidRPr="00A75F28">
        <w:rPr>
          <w:rFonts w:ascii="Arial" w:eastAsia="Arial" w:hAnsi="Arial" w:cs="Arial"/>
        </w:rPr>
        <w:t xml:space="preserve"> pode ser necessária ou apropriada nas</w:t>
      </w:r>
      <w:r w:rsidRPr="00A75F28">
        <w:rPr>
          <w:rFonts w:ascii="Arial" w:hAnsi="Arial" w:cs="Arial"/>
        </w:rPr>
        <w:t xml:space="preserve"> circunstâncias</w:t>
      </w:r>
      <w:r w:rsidRPr="00A75F28">
        <w:rPr>
          <w:rFonts w:ascii="Arial" w:eastAsia="Arial" w:hAnsi="Arial" w:cs="Arial"/>
        </w:rPr>
        <w:t xml:space="preserve"> porque:</w:t>
      </w:r>
    </w:p>
    <w:p w14:paraId="6B072A5C" w14:textId="77777777" w:rsidR="002A6EFF" w:rsidRPr="00A75F28" w:rsidRDefault="002A6EFF">
      <w:pPr>
        <w:numPr>
          <w:ilvl w:val="0"/>
          <w:numId w:val="108"/>
        </w:numPr>
        <w:spacing w:after="0" w:line="240" w:lineRule="auto"/>
        <w:ind w:left="993" w:hanging="426"/>
        <w:jc w:val="both"/>
        <w:rPr>
          <w:rFonts w:ascii="Arial" w:eastAsia="Arial" w:hAnsi="Arial" w:cs="Arial"/>
        </w:rPr>
      </w:pPr>
      <w:r w:rsidRPr="00A75F28">
        <w:rPr>
          <w:rFonts w:ascii="Arial" w:eastAsia="Arial" w:hAnsi="Arial" w:cs="Arial"/>
        </w:rPr>
        <w:t>leis, regulamentos ou requisitos éticos relevantes requerem que o auditor a comunique (ver item A29);</w:t>
      </w:r>
    </w:p>
    <w:p w14:paraId="0CF0F945" w14:textId="77777777" w:rsidR="002A6EFF" w:rsidRPr="00A75F28" w:rsidRDefault="002A6EFF">
      <w:pPr>
        <w:numPr>
          <w:ilvl w:val="0"/>
          <w:numId w:val="108"/>
        </w:numPr>
        <w:spacing w:after="0" w:line="240" w:lineRule="auto"/>
        <w:ind w:left="993" w:hanging="426"/>
        <w:jc w:val="both"/>
        <w:rPr>
          <w:rFonts w:ascii="Arial" w:eastAsia="Arial" w:hAnsi="Arial" w:cs="Arial"/>
        </w:rPr>
      </w:pPr>
      <w:r w:rsidRPr="00A75F28">
        <w:rPr>
          <w:rFonts w:ascii="Arial" w:eastAsia="Arial" w:hAnsi="Arial" w:cs="Arial"/>
        </w:rPr>
        <w:t>o auditor determinou que a comunicação é uma ação apropriada de resposta à não conformidade identificada ou suspeita de não conformidade de acordo com os requisitos éticos relevantes (ver item A30); ou</w:t>
      </w:r>
    </w:p>
    <w:p w14:paraId="13978AA2" w14:textId="77777777" w:rsidR="002A6EFF" w:rsidRPr="00A75F28" w:rsidRDefault="002A6EFF">
      <w:pPr>
        <w:numPr>
          <w:ilvl w:val="0"/>
          <w:numId w:val="108"/>
        </w:numPr>
        <w:spacing w:after="0" w:line="240" w:lineRule="auto"/>
        <w:ind w:left="993" w:hanging="426"/>
        <w:jc w:val="both"/>
        <w:rPr>
          <w:rFonts w:ascii="Arial" w:eastAsia="Arial" w:hAnsi="Arial" w:cs="Arial"/>
        </w:rPr>
      </w:pPr>
      <w:r w:rsidRPr="00A75F28">
        <w:rPr>
          <w:rFonts w:ascii="Arial" w:eastAsia="Arial" w:hAnsi="Arial" w:cs="Arial"/>
        </w:rPr>
        <w:t>leis, regulamentos ou requisitos éticos relevantes dão ao auditor o direito de assim fazê-lo (ver item A31).</w:t>
      </w:r>
    </w:p>
    <w:p w14:paraId="37AE3607" w14:textId="77777777" w:rsidR="002A6EFF" w:rsidRPr="00A75F28" w:rsidRDefault="002A6EFF" w:rsidP="002A6EFF">
      <w:pPr>
        <w:spacing w:after="0" w:line="240" w:lineRule="auto"/>
        <w:ind w:left="1080"/>
        <w:jc w:val="both"/>
        <w:rPr>
          <w:rFonts w:ascii="Arial" w:eastAsia="Arial" w:hAnsi="Arial" w:cs="Arial"/>
        </w:rPr>
      </w:pPr>
    </w:p>
    <w:p w14:paraId="315B87D4"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 xml:space="preserve">A29. </w:t>
      </w:r>
      <w:r w:rsidRPr="00A75F28">
        <w:rPr>
          <w:rFonts w:ascii="Arial" w:eastAsia="Arial" w:hAnsi="Arial" w:cs="Arial"/>
        </w:rPr>
        <w:tab/>
        <w:t xml:space="preserve">Em algumas jurisdições, o auditor pode ser exigido por lei, regulamento ou requisitos éticos relevantes a comunicar uma não conformidade identificada ou suspeita de não conformidade com leis e regulamentos à autoridade competente externa à </w:t>
      </w:r>
      <w:r w:rsidRPr="00A75F28">
        <w:rPr>
          <w:rFonts w:ascii="Arial" w:hAnsi="Arial" w:cs="Arial"/>
        </w:rPr>
        <w:t>entidade</w:t>
      </w:r>
      <w:r w:rsidRPr="00A75F28">
        <w:rPr>
          <w:rFonts w:ascii="Arial" w:eastAsia="Arial" w:hAnsi="Arial" w:cs="Arial"/>
        </w:rPr>
        <w:t xml:space="preserve">. Por exemplo, em algumas jurisdições, por exigência estatutária, o auditor de </w:t>
      </w:r>
      <w:r w:rsidRPr="00A75F28">
        <w:rPr>
          <w:rFonts w:ascii="Arial" w:hAnsi="Arial" w:cs="Arial"/>
        </w:rPr>
        <w:t xml:space="preserve">instituição financeira tem a obrigação de comunicar a ocorrência, ou suspeita de ocorrência, de não conformidade com leis e regulamentos </w:t>
      </w:r>
      <w:r w:rsidRPr="00A75F28">
        <w:rPr>
          <w:rFonts w:ascii="Arial" w:eastAsia="Arial" w:hAnsi="Arial" w:cs="Arial"/>
        </w:rPr>
        <w:t>para a</w:t>
      </w:r>
      <w:r w:rsidRPr="00A75F28">
        <w:rPr>
          <w:rFonts w:ascii="Arial" w:hAnsi="Arial" w:cs="Arial"/>
        </w:rPr>
        <w:t xml:space="preserve"> autoridade </w:t>
      </w:r>
      <w:r w:rsidRPr="00A75F28">
        <w:rPr>
          <w:rFonts w:ascii="Arial" w:eastAsia="Arial" w:hAnsi="Arial" w:cs="Arial"/>
        </w:rPr>
        <w:t>de supervisão. Ainda, podem surgir distorções de não conformidade com leis e regulamentos e</w:t>
      </w:r>
      <w:r w:rsidRPr="00A75F28">
        <w:rPr>
          <w:rFonts w:ascii="Arial" w:hAnsi="Arial" w:cs="Arial"/>
        </w:rPr>
        <w:t>, em algumas</w:t>
      </w:r>
      <w:r w:rsidRPr="00A75F28">
        <w:rPr>
          <w:rFonts w:ascii="Arial" w:eastAsia="Arial" w:hAnsi="Arial" w:cs="Arial"/>
        </w:rPr>
        <w:t xml:space="preserve"> jurisdições</w:t>
      </w:r>
      <w:r w:rsidRPr="00A75F28">
        <w:rPr>
          <w:rFonts w:ascii="Arial" w:hAnsi="Arial" w:cs="Arial"/>
        </w:rPr>
        <w:t xml:space="preserve">, o auditor pode ter </w:t>
      </w:r>
      <w:r w:rsidRPr="00A75F28">
        <w:rPr>
          <w:rFonts w:ascii="Arial" w:eastAsia="Arial" w:hAnsi="Arial" w:cs="Arial"/>
        </w:rPr>
        <w:t>que</w:t>
      </w:r>
      <w:r w:rsidRPr="00A75F28">
        <w:rPr>
          <w:rFonts w:ascii="Arial" w:hAnsi="Arial" w:cs="Arial"/>
        </w:rPr>
        <w:t xml:space="preserve"> comunicar </w:t>
      </w:r>
      <w:r w:rsidRPr="00A75F28">
        <w:rPr>
          <w:rFonts w:ascii="Arial" w:eastAsia="Arial" w:hAnsi="Arial" w:cs="Arial"/>
        </w:rPr>
        <w:t xml:space="preserve">as distorções </w:t>
      </w:r>
      <w:r w:rsidRPr="00A75F28">
        <w:rPr>
          <w:rFonts w:ascii="Arial" w:hAnsi="Arial" w:cs="Arial"/>
        </w:rPr>
        <w:t>à</w:t>
      </w:r>
      <w:r w:rsidRPr="00A75F28">
        <w:rPr>
          <w:rFonts w:ascii="Arial" w:eastAsia="Arial" w:hAnsi="Arial" w:cs="Arial"/>
        </w:rPr>
        <w:t xml:space="preserve"> autoridade competente em </w:t>
      </w:r>
      <w:r w:rsidRPr="00A75F28">
        <w:rPr>
          <w:rFonts w:ascii="Arial" w:hAnsi="Arial" w:cs="Arial"/>
        </w:rPr>
        <w:t xml:space="preserve">casos em que a administração </w:t>
      </w:r>
      <w:r w:rsidRPr="00A75F28">
        <w:rPr>
          <w:rFonts w:ascii="Arial" w:eastAsia="Arial" w:hAnsi="Arial" w:cs="Arial"/>
        </w:rPr>
        <w:t>ou</w:t>
      </w:r>
      <w:r w:rsidRPr="00A75F28">
        <w:rPr>
          <w:rFonts w:ascii="Arial" w:hAnsi="Arial" w:cs="Arial"/>
        </w:rPr>
        <w:t xml:space="preserve"> os responsáveis pela governança </w:t>
      </w:r>
      <w:r w:rsidRPr="00A75F28">
        <w:rPr>
          <w:rFonts w:ascii="Arial" w:eastAsia="Arial" w:hAnsi="Arial" w:cs="Arial"/>
        </w:rPr>
        <w:t>deixem</w:t>
      </w:r>
      <w:r w:rsidRPr="00A75F28">
        <w:rPr>
          <w:rFonts w:ascii="Arial" w:hAnsi="Arial" w:cs="Arial"/>
        </w:rPr>
        <w:t xml:space="preserve"> de tomar a ação corretiva. </w:t>
      </w:r>
      <w:r w:rsidRPr="00A75F28">
        <w:rPr>
          <w:rFonts w:ascii="Arial" w:eastAsia="Arial" w:hAnsi="Arial" w:cs="Arial"/>
        </w:rPr>
        <w:t xml:space="preserve">O item A6 descreve o contexto no Brasil mais detalhadamente. </w:t>
      </w:r>
    </w:p>
    <w:p w14:paraId="1F76AF54" w14:textId="77777777" w:rsidR="002A6EFF" w:rsidRPr="000D7515" w:rsidRDefault="002A6EFF" w:rsidP="002A6EFF">
      <w:pPr>
        <w:spacing w:after="0" w:line="240" w:lineRule="auto"/>
        <w:ind w:left="567"/>
        <w:jc w:val="both"/>
        <w:rPr>
          <w:rFonts w:ascii="Arial" w:eastAsia="Arial" w:hAnsi="Arial" w:cs="Arial"/>
        </w:rPr>
      </w:pPr>
    </w:p>
    <w:p w14:paraId="2730DECB" w14:textId="77777777" w:rsidR="002A6EFF" w:rsidRDefault="002A6EFF" w:rsidP="002A6EFF">
      <w:pPr>
        <w:spacing w:after="0" w:line="240" w:lineRule="auto"/>
        <w:ind w:left="552" w:hanging="565"/>
        <w:jc w:val="both"/>
        <w:rPr>
          <w:rFonts w:ascii="Arial" w:eastAsia="Arial" w:hAnsi="Arial" w:cs="Arial"/>
          <w:strike/>
        </w:rPr>
      </w:pPr>
      <w:r w:rsidRPr="009B0FFE">
        <w:rPr>
          <w:rFonts w:ascii="Arial" w:eastAsia="Arial" w:hAnsi="Arial" w:cs="Arial"/>
          <w:strike/>
        </w:rPr>
        <w:t xml:space="preserve">A30. </w:t>
      </w:r>
      <w:r w:rsidRPr="009B0FFE">
        <w:rPr>
          <w:rFonts w:ascii="Arial" w:eastAsia="Arial" w:hAnsi="Arial" w:cs="Arial"/>
          <w:strike/>
        </w:rPr>
        <w:tab/>
      </w:r>
      <w:r w:rsidRPr="009B0FFE">
        <w:rPr>
          <w:rFonts w:ascii="Arial" w:hAnsi="Arial" w:cs="Arial"/>
          <w:strike/>
        </w:rPr>
        <w:t>Em</w:t>
      </w:r>
      <w:r w:rsidRPr="009B0FFE">
        <w:rPr>
          <w:rFonts w:ascii="Arial" w:eastAsia="Arial" w:hAnsi="Arial" w:cs="Arial"/>
          <w:strike/>
        </w:rPr>
        <w:t xml:space="preserve"> outros casos, os requisitos éticos relevantes podem requerer que o auditor determine se a comunicação de não conformidade identificada ou suspeita de não conformidade com leis e regulamentos à autoridade competente externa à entidade é uma ação apropriada nas circunstâncias. Por exemplo, as normas profissionais requerem que o auditor tome medidas para responder à não conformidade identificada ou suspeita de não conformidade com leis e regulamentos e determine se ações adicionais são necessárias, o que pode incluir a comunicação à autoridade competente externa à entidade. As normas profissionais explicam que essa comunicação não seria considerada uma violação do dever de confidencialidade.</w:t>
      </w:r>
      <w:r w:rsidRPr="009B0FFE">
        <w:rPr>
          <w:rFonts w:ascii="Arial" w:hAnsi="Arial" w:cs="Arial"/>
          <w:strike/>
        </w:rPr>
        <w:t xml:space="preserve"> </w:t>
      </w:r>
      <w:r w:rsidRPr="009B0FFE">
        <w:rPr>
          <w:rFonts w:ascii="Arial" w:eastAsia="Arial" w:hAnsi="Arial" w:cs="Arial"/>
          <w:strike/>
        </w:rPr>
        <w:t>O item A6 descreve o contexto no Brasil mais detalhadamente.</w:t>
      </w:r>
    </w:p>
    <w:p w14:paraId="18DFCAD8" w14:textId="77777777" w:rsidR="002A6EFF" w:rsidRDefault="002A6EFF" w:rsidP="002A6EFF">
      <w:pPr>
        <w:spacing w:after="0" w:line="240" w:lineRule="auto"/>
        <w:ind w:left="552" w:hanging="565"/>
        <w:jc w:val="both"/>
        <w:rPr>
          <w:rFonts w:ascii="Arial" w:eastAsia="Arial" w:hAnsi="Arial" w:cs="Arial"/>
          <w:strike/>
        </w:rPr>
      </w:pPr>
    </w:p>
    <w:p w14:paraId="5C7583AE" w14:textId="77777777" w:rsidR="002A6EFF" w:rsidRPr="008B5164" w:rsidRDefault="002A6EFF" w:rsidP="002A6EFF">
      <w:pPr>
        <w:spacing w:after="0" w:line="240" w:lineRule="auto"/>
        <w:ind w:left="552" w:hanging="565"/>
        <w:jc w:val="both"/>
        <w:rPr>
          <w:rFonts w:ascii="Arial" w:eastAsia="Arial" w:hAnsi="Arial" w:cs="Arial"/>
        </w:rPr>
      </w:pPr>
      <w:r w:rsidRPr="008B5164">
        <w:rPr>
          <w:rFonts w:ascii="Arial" w:eastAsia="Arial" w:hAnsi="Arial" w:cs="Arial"/>
        </w:rPr>
        <w:t xml:space="preserve">A30. </w:t>
      </w:r>
      <w:r w:rsidRPr="008B5164">
        <w:rPr>
          <w:rFonts w:ascii="Arial" w:eastAsia="Arial" w:hAnsi="Arial" w:cs="Arial"/>
        </w:rPr>
        <w:tab/>
      </w:r>
      <w:r w:rsidRPr="008B5164">
        <w:rPr>
          <w:rFonts w:ascii="Arial" w:hAnsi="Arial" w:cs="Arial"/>
        </w:rPr>
        <w:t>Em</w:t>
      </w:r>
      <w:r w:rsidRPr="008B5164">
        <w:rPr>
          <w:rFonts w:ascii="Arial" w:eastAsia="Arial" w:hAnsi="Arial" w:cs="Arial"/>
        </w:rPr>
        <w:t xml:space="preserve"> outros casos, os requisitos éticos relevantes podem requerer que o auditor determine se a comunicação de não conformidade identificada ou suspeita de não conformidade com leis e regulamentos à autoridade competente externa à entidade é uma ação apropriada nas circunstâncias. Por exemplo, as normas profissionais (NBCs PG 100, 200 e 300 e NBC PA 400 e </w:t>
      </w:r>
      <w:r>
        <w:rPr>
          <w:rFonts w:ascii="Arial" w:eastAsia="Arial" w:hAnsi="Arial" w:cs="Arial"/>
        </w:rPr>
        <w:t xml:space="preserve">NBC PO </w:t>
      </w:r>
      <w:r w:rsidRPr="008B5164">
        <w:rPr>
          <w:rFonts w:ascii="Arial" w:eastAsia="Arial" w:hAnsi="Arial" w:cs="Arial"/>
        </w:rPr>
        <w:t>900) requerem que o auditor tome medidas para responder à não conformidade identificada ou suspeita de não conformidade com leis e regulamentos e determine se ações adicionais são necessárias, o que pode incluir a comunicação à autoridade competente externa à entidade (ver, por exemplo</w:t>
      </w:r>
      <w:r w:rsidRPr="008B5164">
        <w:rPr>
          <w:rFonts w:ascii="Arial" w:hAnsi="Arial" w:cs="Arial"/>
        </w:rPr>
        <w:t>, os itens 360.21A1</w:t>
      </w:r>
      <w:r w:rsidRPr="00D66CB8">
        <w:rPr>
          <w:rFonts w:ascii="Arial" w:hAnsi="Arial" w:cs="Arial"/>
        </w:rPr>
        <w:t>, 360.25A1, 360.25A2, 360.25A3, 360.26 e 360.27 da NBC PG 200</w:t>
      </w:r>
      <w:r w:rsidRPr="008B5164">
        <w:rPr>
          <w:rFonts w:ascii="Arial" w:hAnsi="Arial" w:cs="Arial"/>
        </w:rPr>
        <w:t>)</w:t>
      </w:r>
      <w:r w:rsidRPr="008B5164">
        <w:rPr>
          <w:rFonts w:ascii="Arial" w:eastAsia="Arial" w:hAnsi="Arial" w:cs="Arial"/>
        </w:rPr>
        <w:t>. As normas profissionais explicam que essa comunicação não seria considerada uma violação do dever de confidencialidade nos seus termos (ver, por exemplo</w:t>
      </w:r>
      <w:r w:rsidRPr="008B5164">
        <w:rPr>
          <w:rFonts w:ascii="Arial" w:hAnsi="Arial" w:cs="Arial"/>
        </w:rPr>
        <w:t>, o item 114.1A1 da NBC PG 100 e o item R360.26 da NBC PG 300)</w:t>
      </w:r>
      <w:r w:rsidRPr="008B5164">
        <w:rPr>
          <w:rFonts w:ascii="Arial" w:eastAsia="Arial" w:hAnsi="Arial" w:cs="Arial"/>
        </w:rPr>
        <w:t xml:space="preserve">. </w:t>
      </w:r>
      <w:r w:rsidRPr="008B5164">
        <w:rPr>
          <w:rFonts w:ascii="Arial" w:hAnsi="Arial" w:cs="Arial"/>
        </w:rPr>
        <w:t xml:space="preserve">No Brasil, o auditor deve </w:t>
      </w:r>
      <w:r>
        <w:rPr>
          <w:rFonts w:ascii="Arial" w:hAnsi="Arial" w:cs="Arial"/>
        </w:rPr>
        <w:t xml:space="preserve">também </w:t>
      </w:r>
      <w:r w:rsidRPr="008B5164">
        <w:rPr>
          <w:rFonts w:ascii="Arial" w:hAnsi="Arial" w:cs="Arial"/>
        </w:rPr>
        <w:t xml:space="preserve">atentar para os requisitos específicos contidos na NBC PG 01 – Código de Ética Profissional do Contador e nas normas profissionais (NBCs PG 100, 200 e 300 e NBC PA 400 e NBC PO 900). </w:t>
      </w:r>
      <w:r w:rsidRPr="008B5164">
        <w:rPr>
          <w:rFonts w:ascii="Arial" w:eastAsia="Arial" w:hAnsi="Arial" w:cs="Arial"/>
        </w:rPr>
        <w:t>O item A6 descreve o contexto no Brasil mais detalhadamente.</w:t>
      </w:r>
      <w:r>
        <w:rPr>
          <w:rFonts w:ascii="Arial" w:eastAsia="Arial" w:hAnsi="Arial" w:cs="Arial"/>
        </w:rPr>
        <w:t xml:space="preserve"> </w:t>
      </w:r>
      <w:r w:rsidRPr="009B0FFE">
        <w:rPr>
          <w:rFonts w:ascii="Arial" w:eastAsia="Arial" w:hAnsi="Arial" w:cs="Arial"/>
          <w:color w:val="00B0F0"/>
        </w:rPr>
        <w:t>(</w:t>
      </w:r>
      <w:r>
        <w:rPr>
          <w:rFonts w:ascii="Arial" w:eastAsia="Arial" w:hAnsi="Arial" w:cs="Arial"/>
          <w:color w:val="00B0F0"/>
        </w:rPr>
        <w:t xml:space="preserve">Alterada </w:t>
      </w:r>
      <w:r w:rsidRPr="009B0FFE">
        <w:rPr>
          <w:rFonts w:ascii="Arial" w:eastAsia="Arial" w:hAnsi="Arial" w:cs="Arial"/>
          <w:color w:val="00B0F0"/>
        </w:rPr>
        <w:t>pela Revisão NBC 3)</w:t>
      </w:r>
    </w:p>
    <w:p w14:paraId="2349816E" w14:textId="77777777" w:rsidR="002A6EFF" w:rsidRPr="009B0FFE" w:rsidRDefault="002A6EFF" w:rsidP="002A6EFF">
      <w:pPr>
        <w:spacing w:after="0" w:line="240" w:lineRule="auto"/>
        <w:ind w:left="552" w:hanging="565"/>
        <w:jc w:val="both"/>
        <w:rPr>
          <w:rFonts w:ascii="Arial" w:hAnsi="Arial" w:cs="Arial"/>
          <w:strike/>
        </w:rPr>
      </w:pPr>
    </w:p>
    <w:p w14:paraId="55F71CEB" w14:textId="77777777" w:rsidR="002A6EFF" w:rsidRDefault="002A6EFF" w:rsidP="002A6EFF">
      <w:pPr>
        <w:spacing w:after="0" w:line="240" w:lineRule="auto"/>
        <w:ind w:left="567" w:hanging="567"/>
        <w:jc w:val="both"/>
        <w:rPr>
          <w:rFonts w:ascii="Arial" w:eastAsia="Arial" w:hAnsi="Arial" w:cs="Arial"/>
          <w:u w:val="single"/>
        </w:rPr>
      </w:pPr>
    </w:p>
    <w:p w14:paraId="041D59E9" w14:textId="77777777" w:rsidR="002A6EFF" w:rsidRPr="00A75F28" w:rsidRDefault="002A6EFF" w:rsidP="002A6EFF">
      <w:pPr>
        <w:spacing w:after="0" w:line="240" w:lineRule="auto"/>
        <w:ind w:left="552" w:hanging="565"/>
        <w:jc w:val="both"/>
        <w:rPr>
          <w:rFonts w:ascii="Arial" w:hAnsi="Arial" w:cs="Arial"/>
        </w:rPr>
      </w:pPr>
      <w:r w:rsidRPr="00A75F28">
        <w:rPr>
          <w:rFonts w:ascii="Arial" w:eastAsia="Arial" w:hAnsi="Arial" w:cs="Arial"/>
        </w:rPr>
        <w:t xml:space="preserve">A31. </w:t>
      </w:r>
      <w:r w:rsidRPr="00A75F28">
        <w:rPr>
          <w:rFonts w:ascii="Arial" w:eastAsia="Arial" w:hAnsi="Arial" w:cs="Arial"/>
        </w:rPr>
        <w:tab/>
        <w:t>Mesmo se leis, regulamentos ou requisitos éticos relevantes não incluírem exigências que tratam da comunicação de não conformidade identificada ou suspeita de não conformidade com leis e regulamentos, eles podem dar ao auditor o direito de comunicar a não conformidade identificada ou suspeita de não conformidade à autoridade competente externa à entidade. Por exemplo, quando o auditor estiver auditando as demonstrações contábeis de instituições financeiras, ele pode ter o direito, nos termos de leis e de regulamentos, de discutir assuntos como a não conformidade identificada ou suspeita de não conformidade com leis e regulamentos com a autoridade de supervisão.</w:t>
      </w:r>
    </w:p>
    <w:p w14:paraId="750F00C1" w14:textId="77777777" w:rsidR="002A6EFF" w:rsidRDefault="002A6EFF" w:rsidP="002A6EFF">
      <w:pPr>
        <w:spacing w:after="0" w:line="240" w:lineRule="auto"/>
        <w:ind w:left="559" w:hanging="550"/>
        <w:jc w:val="both"/>
        <w:rPr>
          <w:rFonts w:ascii="Arial" w:eastAsia="Arial" w:hAnsi="Arial" w:cs="Arial"/>
          <w:u w:val="single"/>
        </w:rPr>
      </w:pPr>
    </w:p>
    <w:p w14:paraId="5B9CE665" w14:textId="77777777" w:rsidR="002A6EFF" w:rsidRPr="00A75F28" w:rsidRDefault="002A6EFF" w:rsidP="002A6EFF">
      <w:pPr>
        <w:spacing w:after="0" w:line="240" w:lineRule="auto"/>
        <w:ind w:left="552" w:hanging="565"/>
        <w:jc w:val="both"/>
        <w:rPr>
          <w:rFonts w:ascii="Arial" w:hAnsi="Arial" w:cs="Arial"/>
        </w:rPr>
      </w:pPr>
      <w:r w:rsidRPr="00A75F28">
        <w:rPr>
          <w:rFonts w:ascii="Arial" w:eastAsia="Arial" w:hAnsi="Arial" w:cs="Arial"/>
        </w:rPr>
        <w:t xml:space="preserve">A32. </w:t>
      </w:r>
      <w:r w:rsidRPr="00A75F28">
        <w:rPr>
          <w:rFonts w:ascii="Arial" w:eastAsia="Arial" w:hAnsi="Arial" w:cs="Arial"/>
        </w:rPr>
        <w:tab/>
        <w:t>Em outras circunstâncias, a comunicação de não conformidade identificada ou suspeita de não conformidade com leis e regulamentos à autoridade competente externa à entidade pode ser impedida pelo dever do auditor de confidencialidade nos termos de leis, de regulamentos ou de requisitos éticos relevantes.</w:t>
      </w:r>
    </w:p>
    <w:p w14:paraId="2D3F9B51" w14:textId="77777777" w:rsidR="002A6EFF" w:rsidRPr="00A75F28" w:rsidRDefault="002A6EFF" w:rsidP="002A6EFF">
      <w:pPr>
        <w:spacing w:after="0" w:line="240" w:lineRule="auto"/>
        <w:ind w:left="561" w:hanging="550"/>
        <w:jc w:val="both"/>
        <w:rPr>
          <w:rFonts w:ascii="Arial" w:eastAsia="Arial" w:hAnsi="Arial" w:cs="Arial"/>
        </w:rPr>
      </w:pPr>
    </w:p>
    <w:p w14:paraId="7C36381B" w14:textId="77777777" w:rsidR="002A6EFF" w:rsidRPr="00A75F28" w:rsidRDefault="002A6EFF" w:rsidP="002A6EFF">
      <w:pPr>
        <w:spacing w:after="0" w:line="240" w:lineRule="auto"/>
        <w:ind w:left="552" w:hanging="565"/>
        <w:jc w:val="both"/>
        <w:rPr>
          <w:rFonts w:ascii="Arial" w:hAnsi="Arial" w:cs="Arial"/>
        </w:rPr>
      </w:pPr>
      <w:r w:rsidRPr="00A75F28">
        <w:rPr>
          <w:rFonts w:ascii="Arial" w:eastAsia="Arial" w:hAnsi="Arial" w:cs="Arial"/>
        </w:rPr>
        <w:t>A33.</w:t>
      </w:r>
      <w:r w:rsidRPr="00A75F28">
        <w:rPr>
          <w:rFonts w:ascii="Arial" w:eastAsia="Arial" w:hAnsi="Arial" w:cs="Arial"/>
        </w:rPr>
        <w:tab/>
        <w:t>A determinação requerida pelo item 29 pode envolver considerações complexas e julgamentos profissionais. Dessa forma, o</w:t>
      </w:r>
      <w:r w:rsidRPr="00A75F28">
        <w:rPr>
          <w:rFonts w:ascii="Arial" w:hAnsi="Arial" w:cs="Arial"/>
        </w:rPr>
        <w:t xml:space="preserve"> auditor pode considerar </w:t>
      </w:r>
      <w:r w:rsidRPr="00A75F28">
        <w:rPr>
          <w:rFonts w:ascii="Arial" w:eastAsia="Arial" w:hAnsi="Arial" w:cs="Arial"/>
        </w:rPr>
        <w:t>uma consulta interna (por exemplo, dentro da firma ou de firma da rede) ou, de forma confidencial, consultar o regulador ou órgão profissional (a menos que isso seja proibido por lei ou regulamento ou que viole o dever de confidencialidade). O auditor pode também considerar a obtenção de assessoria legal para entender as suas opções e as implicações profissionais ou legais de se tomar qualquer</w:t>
      </w:r>
      <w:r w:rsidRPr="00A75F28">
        <w:rPr>
          <w:rFonts w:ascii="Arial" w:hAnsi="Arial" w:cs="Arial"/>
        </w:rPr>
        <w:t xml:space="preserve"> curso de ação </w:t>
      </w:r>
      <w:r w:rsidRPr="00A75F28">
        <w:rPr>
          <w:rFonts w:ascii="Arial" w:eastAsia="Arial" w:hAnsi="Arial" w:cs="Arial"/>
        </w:rPr>
        <w:t>em particular.</w:t>
      </w:r>
    </w:p>
    <w:p w14:paraId="4713612A" w14:textId="77777777" w:rsidR="002A6EFF" w:rsidRPr="00A75F28" w:rsidRDefault="002A6EFF" w:rsidP="002A6EFF">
      <w:pPr>
        <w:spacing w:after="0" w:line="240" w:lineRule="auto"/>
        <w:ind w:left="2"/>
        <w:jc w:val="both"/>
        <w:rPr>
          <w:rFonts w:ascii="Arial" w:hAnsi="Arial" w:cs="Arial"/>
          <w:i/>
        </w:rPr>
      </w:pPr>
    </w:p>
    <w:p w14:paraId="4D835DC0" w14:textId="77777777" w:rsidR="002A6EFF" w:rsidRPr="000D7515" w:rsidRDefault="002A6EFF" w:rsidP="002A6EFF">
      <w:pPr>
        <w:spacing w:after="0" w:line="240" w:lineRule="auto"/>
        <w:ind w:left="2"/>
        <w:jc w:val="both"/>
        <w:rPr>
          <w:rFonts w:ascii="Arial" w:hAnsi="Arial" w:cs="Arial"/>
          <w:i/>
        </w:rPr>
      </w:pPr>
      <w:r w:rsidRPr="000D7515">
        <w:rPr>
          <w:rFonts w:ascii="Arial" w:hAnsi="Arial" w:cs="Arial"/>
          <w:i/>
        </w:rPr>
        <w:t xml:space="preserve">Considerações específicas para entidade do </w:t>
      </w:r>
      <w:r w:rsidRPr="00B73A02">
        <w:rPr>
          <w:rFonts w:ascii="Arial" w:hAnsi="Arial" w:cs="Arial"/>
          <w:i/>
          <w:highlight w:val="yellow"/>
        </w:rPr>
        <w:t>setor público</w:t>
      </w:r>
    </w:p>
    <w:p w14:paraId="43B07241" w14:textId="77777777" w:rsidR="002A6EFF" w:rsidRDefault="002A6EFF" w:rsidP="002A6EFF">
      <w:pPr>
        <w:spacing w:after="0" w:line="240" w:lineRule="auto"/>
        <w:ind w:left="550" w:hanging="550"/>
        <w:jc w:val="both"/>
        <w:rPr>
          <w:rFonts w:ascii="Arial" w:eastAsia="Arial" w:hAnsi="Arial" w:cs="Arial"/>
        </w:rPr>
      </w:pPr>
    </w:p>
    <w:p w14:paraId="631C09D8" w14:textId="77777777" w:rsidR="002A6EFF" w:rsidRPr="00094F8D" w:rsidRDefault="002A6EFF" w:rsidP="002A6EFF">
      <w:pPr>
        <w:spacing w:after="0" w:line="240" w:lineRule="auto"/>
        <w:ind w:left="552" w:hanging="565"/>
        <w:jc w:val="both"/>
        <w:rPr>
          <w:rFonts w:ascii="Arial" w:hAnsi="Arial" w:cs="Arial"/>
        </w:rPr>
      </w:pPr>
      <w:r w:rsidRPr="000D7515">
        <w:rPr>
          <w:rFonts w:ascii="Arial" w:eastAsia="Arial" w:hAnsi="Arial" w:cs="Arial"/>
        </w:rPr>
        <w:t xml:space="preserve">A34. </w:t>
      </w:r>
      <w:r w:rsidRPr="000D7515">
        <w:rPr>
          <w:rFonts w:ascii="Arial" w:hAnsi="Arial" w:cs="Arial"/>
        </w:rPr>
        <w:t xml:space="preserve">O auditor do setor público pode ser obrigado a comunicar </w:t>
      </w:r>
      <w:r w:rsidRPr="00094F8D">
        <w:rPr>
          <w:rFonts w:ascii="Arial" w:hAnsi="Arial" w:cs="Arial"/>
        </w:rPr>
        <w:t>a não conformidade identificada ou a suspeita de não conformidade ao órgão legislativo ou às autoridades governamentais ou a relatá-la no relatório do auditor.</w:t>
      </w:r>
      <w:r>
        <w:rPr>
          <w:rFonts w:ascii="Arial" w:eastAsia="Arial" w:hAnsi="Arial" w:cs="Arial"/>
        </w:rPr>
        <w:t xml:space="preserve"> </w:t>
      </w:r>
    </w:p>
    <w:p w14:paraId="45B28254" w14:textId="77777777" w:rsidR="002A6EFF" w:rsidRPr="00094F8D" w:rsidRDefault="002A6EFF" w:rsidP="002A6EFF">
      <w:pPr>
        <w:spacing w:after="0" w:line="240" w:lineRule="auto"/>
        <w:ind w:left="2"/>
        <w:jc w:val="both"/>
        <w:rPr>
          <w:rFonts w:ascii="Arial" w:hAnsi="Arial" w:cs="Arial"/>
          <w:b/>
        </w:rPr>
      </w:pPr>
    </w:p>
    <w:p w14:paraId="6C3EA8B4" w14:textId="77777777" w:rsidR="002A6EFF" w:rsidRPr="00094F8D" w:rsidRDefault="002A6EFF" w:rsidP="002A6EFF">
      <w:pPr>
        <w:spacing w:after="0" w:line="240" w:lineRule="auto"/>
        <w:ind w:left="2"/>
        <w:jc w:val="both"/>
        <w:rPr>
          <w:rFonts w:ascii="Arial" w:eastAsia="Arial" w:hAnsi="Arial" w:cs="Arial"/>
        </w:rPr>
      </w:pPr>
      <w:r w:rsidRPr="00094F8D">
        <w:rPr>
          <w:rFonts w:ascii="Arial" w:hAnsi="Arial" w:cs="Arial"/>
          <w:b/>
        </w:rPr>
        <w:t xml:space="preserve">Documentação </w:t>
      </w:r>
      <w:r w:rsidRPr="00094F8D">
        <w:rPr>
          <w:rFonts w:ascii="Arial" w:hAnsi="Arial" w:cs="Arial"/>
        </w:rPr>
        <w:t xml:space="preserve">(ver item </w:t>
      </w:r>
      <w:r w:rsidRPr="00094F8D">
        <w:rPr>
          <w:rFonts w:ascii="Arial" w:eastAsia="Arial" w:hAnsi="Arial" w:cs="Arial"/>
        </w:rPr>
        <w:t>30)</w:t>
      </w:r>
    </w:p>
    <w:p w14:paraId="3ADAF994" w14:textId="77777777" w:rsidR="002A6EFF" w:rsidRPr="00094F8D" w:rsidRDefault="002A6EFF" w:rsidP="002A6EFF">
      <w:pPr>
        <w:spacing w:after="0" w:line="240" w:lineRule="auto"/>
        <w:ind w:left="2"/>
        <w:jc w:val="both"/>
        <w:rPr>
          <w:rFonts w:ascii="Arial" w:hAnsi="Arial" w:cs="Arial"/>
        </w:rPr>
      </w:pPr>
    </w:p>
    <w:p w14:paraId="7DA563BA" w14:textId="77777777" w:rsidR="002A6EFF" w:rsidRPr="000D7515" w:rsidRDefault="002A6EFF" w:rsidP="002A6EFF">
      <w:pPr>
        <w:spacing w:after="0" w:line="240" w:lineRule="auto"/>
        <w:ind w:left="552" w:hanging="565"/>
        <w:jc w:val="both"/>
        <w:rPr>
          <w:rFonts w:ascii="Arial" w:hAnsi="Arial" w:cs="Arial"/>
        </w:rPr>
      </w:pPr>
      <w:r w:rsidRPr="00094F8D">
        <w:rPr>
          <w:rFonts w:ascii="Arial" w:eastAsia="Arial" w:hAnsi="Arial" w:cs="Arial"/>
        </w:rPr>
        <w:t xml:space="preserve">A35. </w:t>
      </w:r>
      <w:r w:rsidRPr="00094F8D">
        <w:rPr>
          <w:rFonts w:ascii="Arial" w:eastAsia="Arial" w:hAnsi="Arial" w:cs="Arial"/>
        </w:rPr>
        <w:tab/>
      </w:r>
      <w:r w:rsidRPr="00094F8D">
        <w:rPr>
          <w:rFonts w:ascii="Arial" w:hAnsi="Arial" w:cs="Arial"/>
        </w:rPr>
        <w:t>A documentação das constatações do auditor no que se refere a não conformidade identificada ou suspeita de não conformidade com leis e</w:t>
      </w:r>
      <w:r w:rsidRPr="000D7515">
        <w:rPr>
          <w:rFonts w:ascii="Arial" w:hAnsi="Arial" w:cs="Arial"/>
        </w:rPr>
        <w:t xml:space="preserve"> regulamentos pode incluir, por exemplo: </w:t>
      </w:r>
    </w:p>
    <w:p w14:paraId="4CEFC2EB" w14:textId="77777777" w:rsidR="002A6EFF" w:rsidRPr="003E174E" w:rsidRDefault="002A6EFF">
      <w:pPr>
        <w:pStyle w:val="PargrafodaLista"/>
        <w:numPr>
          <w:ilvl w:val="0"/>
          <w:numId w:val="109"/>
        </w:numPr>
        <w:spacing w:after="0" w:line="240" w:lineRule="auto"/>
        <w:ind w:left="851" w:hanging="284"/>
        <w:jc w:val="both"/>
        <w:rPr>
          <w:rFonts w:ascii="Arial" w:eastAsia="Arial" w:hAnsi="Arial" w:cs="Arial"/>
        </w:rPr>
      </w:pPr>
      <w:r w:rsidRPr="003E174E">
        <w:rPr>
          <w:rFonts w:ascii="Arial" w:eastAsia="Arial" w:hAnsi="Arial" w:cs="Arial"/>
        </w:rPr>
        <w:t xml:space="preserve">cópias de registros ou documentos; </w:t>
      </w:r>
    </w:p>
    <w:p w14:paraId="25157E06" w14:textId="77777777" w:rsidR="002A6EFF" w:rsidRPr="003E174E" w:rsidRDefault="002A6EFF">
      <w:pPr>
        <w:pStyle w:val="PargrafodaLista"/>
        <w:numPr>
          <w:ilvl w:val="0"/>
          <w:numId w:val="109"/>
        </w:numPr>
        <w:spacing w:after="0" w:line="240" w:lineRule="auto"/>
        <w:ind w:left="851" w:hanging="284"/>
        <w:jc w:val="both"/>
        <w:rPr>
          <w:rFonts w:ascii="Arial" w:eastAsia="Arial" w:hAnsi="Arial" w:cs="Arial"/>
        </w:rPr>
      </w:pPr>
      <w:r w:rsidRPr="003E174E">
        <w:rPr>
          <w:rFonts w:ascii="Arial" w:eastAsia="Arial" w:hAnsi="Arial" w:cs="Arial"/>
        </w:rPr>
        <w:t>minutas de discussões mantidas com a administração, os responsáveis pela governança ou partes fora da entidade.</w:t>
      </w:r>
    </w:p>
    <w:p w14:paraId="44907F0D" w14:textId="77777777" w:rsidR="002A6EFF" w:rsidRPr="000D7515" w:rsidRDefault="002A6EFF" w:rsidP="002A6EFF">
      <w:pPr>
        <w:spacing w:after="0" w:line="240" w:lineRule="auto"/>
        <w:ind w:left="1094"/>
        <w:jc w:val="both"/>
        <w:rPr>
          <w:rFonts w:ascii="Arial" w:eastAsia="Arial" w:hAnsi="Arial" w:cs="Arial"/>
        </w:rPr>
      </w:pPr>
    </w:p>
    <w:p w14:paraId="7666EB83" w14:textId="77777777" w:rsidR="002A6EFF" w:rsidRDefault="002A6EFF" w:rsidP="002A6EFF">
      <w:pPr>
        <w:spacing w:after="0" w:line="240" w:lineRule="auto"/>
        <w:ind w:left="552" w:hanging="565"/>
        <w:jc w:val="both"/>
        <w:rPr>
          <w:rFonts w:ascii="Arial" w:hAnsi="Arial" w:cs="Arial"/>
          <w:strike/>
        </w:rPr>
      </w:pPr>
      <w:r w:rsidRPr="00F914EF">
        <w:rPr>
          <w:rFonts w:ascii="Arial" w:eastAsia="Arial" w:hAnsi="Arial" w:cs="Arial"/>
          <w:strike/>
        </w:rPr>
        <w:t xml:space="preserve">A36. </w:t>
      </w:r>
      <w:r w:rsidRPr="00F914EF">
        <w:rPr>
          <w:rFonts w:ascii="Arial" w:eastAsia="Arial" w:hAnsi="Arial" w:cs="Arial"/>
          <w:strike/>
        </w:rPr>
        <w:tab/>
        <w:t>Leis, regulamentos ou requisitos éticos relevantes podem estabelecer também exigências de documentação adicional com relação à não conformidade identificada ou suspeita de não conformidade com leis e regulamentos</w:t>
      </w:r>
      <w:r w:rsidRPr="00F914EF">
        <w:rPr>
          <w:rFonts w:ascii="Arial" w:hAnsi="Arial" w:cs="Arial"/>
          <w:strike/>
        </w:rPr>
        <w:t>.</w:t>
      </w:r>
    </w:p>
    <w:p w14:paraId="6565FFF7" w14:textId="77777777" w:rsidR="002A6EFF" w:rsidRDefault="002A6EFF" w:rsidP="002A6EFF">
      <w:pPr>
        <w:spacing w:after="0" w:line="240" w:lineRule="auto"/>
        <w:ind w:left="552" w:hanging="565"/>
        <w:jc w:val="both"/>
      </w:pPr>
    </w:p>
    <w:p w14:paraId="15199ED8" w14:textId="77777777" w:rsidR="002A6EFF" w:rsidRPr="008B5164" w:rsidRDefault="002A6EFF" w:rsidP="002A6EFF">
      <w:pPr>
        <w:spacing w:after="0" w:line="240" w:lineRule="auto"/>
        <w:ind w:left="552" w:hanging="565"/>
        <w:jc w:val="both"/>
      </w:pPr>
      <w:r w:rsidRPr="008B5164">
        <w:rPr>
          <w:rFonts w:ascii="Arial" w:eastAsia="Arial" w:hAnsi="Arial" w:cs="Arial"/>
        </w:rPr>
        <w:t xml:space="preserve">A36. </w:t>
      </w:r>
      <w:r w:rsidRPr="008B5164">
        <w:rPr>
          <w:rFonts w:ascii="Arial" w:eastAsia="Arial" w:hAnsi="Arial" w:cs="Arial"/>
        </w:rPr>
        <w:tab/>
        <w:t xml:space="preserve">Leis, regulamentos ou requisitos éticos relevantes podem estabelecer também exigências de documentação adicional com relação à não conformidade identificada ou suspeita de não conformidade com leis e regulamentos (ver, por exemplo, o item R360.28 da NBC PG 300). </w:t>
      </w:r>
      <w:r w:rsidRPr="008B5164">
        <w:rPr>
          <w:rFonts w:ascii="Arial" w:hAnsi="Arial" w:cs="Arial"/>
        </w:rPr>
        <w:t xml:space="preserve">No Brasil, o auditor deve </w:t>
      </w:r>
      <w:r>
        <w:rPr>
          <w:rFonts w:ascii="Arial" w:hAnsi="Arial" w:cs="Arial"/>
        </w:rPr>
        <w:t xml:space="preserve">também </w:t>
      </w:r>
      <w:r w:rsidRPr="008B5164">
        <w:rPr>
          <w:rFonts w:ascii="Arial" w:hAnsi="Arial" w:cs="Arial"/>
        </w:rPr>
        <w:t>atentar para os requisitos específicos contidos na NBC PG 01 – Código de Ética Profissional do Contador e nas normas profissionais (NBCs PG 100, 200 e 300 e NBC PA 400 e NBC PO 900).</w:t>
      </w:r>
      <w:r>
        <w:rPr>
          <w:rFonts w:ascii="Arial" w:hAnsi="Arial" w:cs="Arial"/>
        </w:rPr>
        <w:t xml:space="preserve"> </w:t>
      </w:r>
      <w:r w:rsidRPr="009B0FFE">
        <w:rPr>
          <w:rFonts w:ascii="Arial" w:eastAsia="Arial" w:hAnsi="Arial" w:cs="Arial"/>
          <w:color w:val="00B0F0"/>
        </w:rPr>
        <w:t>(</w:t>
      </w:r>
      <w:r>
        <w:rPr>
          <w:rFonts w:ascii="Arial" w:eastAsia="Arial" w:hAnsi="Arial" w:cs="Arial"/>
          <w:color w:val="00B0F0"/>
        </w:rPr>
        <w:t xml:space="preserve">Alterada </w:t>
      </w:r>
      <w:r w:rsidRPr="009B0FFE">
        <w:rPr>
          <w:rFonts w:ascii="Arial" w:eastAsia="Arial" w:hAnsi="Arial" w:cs="Arial"/>
          <w:color w:val="00B0F0"/>
        </w:rPr>
        <w:t>pela Revisão NBC 3)</w:t>
      </w:r>
    </w:p>
    <w:p w14:paraId="12EF7E77" w14:textId="77777777" w:rsidR="002A6EFF" w:rsidRPr="00F914EF" w:rsidRDefault="002A6EFF" w:rsidP="002A6EFF">
      <w:pPr>
        <w:spacing w:after="0" w:line="240" w:lineRule="auto"/>
        <w:ind w:left="552" w:hanging="565"/>
        <w:jc w:val="both"/>
        <w:rPr>
          <w:strike/>
        </w:rPr>
      </w:pPr>
    </w:p>
    <w:p w14:paraId="41C964E7" w14:textId="77777777" w:rsidR="002A6EFF" w:rsidRPr="002A6EFF" w:rsidRDefault="002A6EFF" w:rsidP="002A6EFF"/>
    <w:p w14:paraId="12504097" w14:textId="7616D2EE" w:rsidR="00772B0A" w:rsidRDefault="00772B0A" w:rsidP="00D17E06">
      <w:pPr>
        <w:pStyle w:val="Ttulo1"/>
        <w:spacing w:before="0" w:after="120" w:line="240" w:lineRule="auto"/>
        <w:rPr>
          <w:rFonts w:ascii="Times New Roman" w:hAnsi="Times New Roman" w:cs="Times New Roman"/>
          <w:b/>
          <w:bCs/>
          <w:color w:val="auto"/>
          <w:sz w:val="24"/>
          <w:szCs w:val="24"/>
        </w:rPr>
      </w:pPr>
      <w:bookmarkStart w:id="100" w:name="_Toc183036843"/>
      <w:r w:rsidRPr="00D17E06">
        <w:rPr>
          <w:rFonts w:ascii="Times New Roman" w:hAnsi="Times New Roman" w:cs="Times New Roman"/>
          <w:b/>
          <w:bCs/>
          <w:color w:val="auto"/>
          <w:sz w:val="24"/>
          <w:szCs w:val="24"/>
        </w:rPr>
        <w:t>NBC TA 260(R2)</w:t>
      </w:r>
      <w:bookmarkEnd w:id="100"/>
    </w:p>
    <w:p w14:paraId="06C700AD" w14:textId="77777777" w:rsidR="002A6EFF" w:rsidRPr="002A6EFF" w:rsidRDefault="002A6EFF" w:rsidP="002A6EFF">
      <w:pPr>
        <w:jc w:val="center"/>
        <w:rPr>
          <w:b/>
          <w:bCs/>
        </w:rPr>
      </w:pPr>
      <w:r w:rsidRPr="002A6EFF">
        <w:rPr>
          <w:b/>
          <w:bCs/>
        </w:rPr>
        <w:t>NORMA BRASILEIRA DE CONTABILIDADE – NBC TA 260 (R2), DE 17 DE JUNHO DE 2016</w:t>
      </w:r>
    </w:p>
    <w:p w14:paraId="1B71A3C6" w14:textId="77777777" w:rsidR="002A6EFF" w:rsidRDefault="002A6EFF" w:rsidP="002A6EFF">
      <w:pPr>
        <w:pStyle w:val="Corpodetexto"/>
      </w:pPr>
    </w:p>
    <w:p w14:paraId="71A49BDF" w14:textId="77777777" w:rsidR="002A6EFF" w:rsidRDefault="002A6EFF" w:rsidP="002A6EFF">
      <w:pPr>
        <w:spacing w:after="0" w:line="240" w:lineRule="auto"/>
        <w:ind w:left="5387"/>
        <w:jc w:val="both"/>
        <w:rPr>
          <w:rFonts w:ascii="Times New Roman" w:hAnsi="Times New Roman"/>
          <w:b/>
          <w:i/>
          <w:sz w:val="24"/>
          <w:szCs w:val="24"/>
        </w:rPr>
      </w:pPr>
      <w:r>
        <w:rPr>
          <w:rFonts w:ascii="Times New Roman" w:hAnsi="Times New Roman"/>
          <w:b/>
          <w:bCs/>
          <w:i/>
          <w:iCs/>
          <w:sz w:val="24"/>
          <w:szCs w:val="24"/>
        </w:rPr>
        <w:t xml:space="preserve">Dá nova redação à NBC TA 260 (R1) que dispõe sobre a </w:t>
      </w:r>
      <w:r w:rsidRPr="00DD4844">
        <w:rPr>
          <w:rFonts w:ascii="Times New Roman" w:hAnsi="Times New Roman"/>
          <w:b/>
          <w:i/>
          <w:spacing w:val="1"/>
          <w:sz w:val="24"/>
          <w:szCs w:val="24"/>
        </w:rPr>
        <w:t>comunicação com os responsáveis pela governança</w:t>
      </w:r>
      <w:r>
        <w:rPr>
          <w:rFonts w:ascii="Times New Roman" w:hAnsi="Times New Roman"/>
          <w:b/>
          <w:i/>
          <w:sz w:val="24"/>
          <w:szCs w:val="24"/>
        </w:rPr>
        <w:t>.</w:t>
      </w:r>
    </w:p>
    <w:p w14:paraId="52FCBC03" w14:textId="77777777" w:rsidR="002A6EFF" w:rsidRDefault="002A6EFF" w:rsidP="002A6EFF">
      <w:pPr>
        <w:spacing w:after="0" w:line="240" w:lineRule="auto"/>
        <w:ind w:left="4253"/>
        <w:jc w:val="both"/>
        <w:rPr>
          <w:rFonts w:ascii="Times New Roman" w:hAnsi="Times New Roman"/>
          <w:b/>
          <w:i/>
          <w:sz w:val="24"/>
          <w:szCs w:val="24"/>
        </w:rPr>
      </w:pPr>
    </w:p>
    <w:p w14:paraId="44C59EA0" w14:textId="77777777" w:rsidR="002A6EFF" w:rsidRDefault="002A6EFF" w:rsidP="002A6EFF">
      <w:pPr>
        <w:spacing w:after="0" w:line="240" w:lineRule="auto"/>
        <w:ind w:left="4253"/>
        <w:jc w:val="both"/>
        <w:rPr>
          <w:rFonts w:ascii="Times New Roman" w:hAnsi="Times New Roman"/>
          <w:b/>
          <w:i/>
          <w:sz w:val="24"/>
          <w:szCs w:val="24"/>
        </w:rPr>
      </w:pPr>
    </w:p>
    <w:p w14:paraId="6C632A4D" w14:textId="77777777" w:rsidR="002A6EFF" w:rsidRDefault="002A6EFF" w:rsidP="002A6EFF">
      <w:pPr>
        <w:spacing w:after="0" w:line="240" w:lineRule="auto"/>
        <w:ind w:firstLine="567"/>
        <w:jc w:val="both"/>
        <w:rPr>
          <w:rFonts w:ascii="Times New Roman" w:hAnsi="Times New Roman"/>
          <w:bCs/>
          <w:sz w:val="24"/>
          <w:szCs w:val="24"/>
        </w:rPr>
      </w:pPr>
    </w:p>
    <w:p w14:paraId="335AC56F" w14:textId="77777777" w:rsidR="002A6EFF" w:rsidRPr="001E1DA8" w:rsidRDefault="002A6EFF" w:rsidP="002A6EFF">
      <w:pPr>
        <w:spacing w:after="0" w:line="240" w:lineRule="auto"/>
        <w:ind w:firstLine="567"/>
        <w:jc w:val="both"/>
        <w:rPr>
          <w:rFonts w:ascii="Times New Roman" w:hAnsi="Times New Roman"/>
          <w:sz w:val="24"/>
          <w:szCs w:val="24"/>
        </w:rPr>
      </w:pPr>
      <w:r w:rsidRPr="001E1DA8">
        <w:rPr>
          <w:rFonts w:ascii="Times New Roman" w:hAnsi="Times New Roman"/>
          <w:bCs/>
          <w:sz w:val="24"/>
          <w:szCs w:val="24"/>
        </w:rPr>
        <w:t xml:space="preserve">O </w:t>
      </w:r>
      <w:r w:rsidRPr="001E1DA8">
        <w:rPr>
          <w:rFonts w:ascii="Times New Roman" w:hAnsi="Times New Roman"/>
          <w:b/>
          <w:bCs/>
          <w:sz w:val="24"/>
          <w:szCs w:val="24"/>
        </w:rPr>
        <w:t>CONSELHO FEDERAL DE CONTABILIDADE</w:t>
      </w:r>
      <w:r w:rsidRPr="001E1DA8">
        <w:rPr>
          <w:rFonts w:ascii="Times New Roman" w:hAnsi="Times New Roman"/>
          <w:sz w:val="24"/>
          <w:szCs w:val="24"/>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1E1DA8">
        <w:rPr>
          <w:rFonts w:ascii="Times New Roman" w:hAnsi="Times New Roman"/>
          <w:color w:val="000000"/>
          <w:sz w:val="24"/>
          <w:szCs w:val="24"/>
        </w:rPr>
        <w:t xml:space="preserve"> elaborada de acordo com a sua equivalente internacional ISA 260 da IFAC</w:t>
      </w:r>
      <w:r w:rsidRPr="001E1DA8">
        <w:rPr>
          <w:rFonts w:ascii="Times New Roman" w:hAnsi="Times New Roman"/>
          <w:sz w:val="24"/>
          <w:szCs w:val="24"/>
        </w:rPr>
        <w:t>:</w:t>
      </w:r>
    </w:p>
    <w:p w14:paraId="3C54F7BC" w14:textId="77777777" w:rsidR="002A6EFF" w:rsidRPr="001E1DA8" w:rsidRDefault="002A6EFF" w:rsidP="002A6EFF">
      <w:pPr>
        <w:spacing w:after="0" w:line="240" w:lineRule="auto"/>
        <w:jc w:val="center"/>
        <w:rPr>
          <w:rFonts w:ascii="Times New Roman" w:hAnsi="Times New Roman"/>
          <w:b/>
          <w:spacing w:val="1"/>
          <w:sz w:val="24"/>
          <w:szCs w:val="24"/>
        </w:rPr>
      </w:pPr>
    </w:p>
    <w:p w14:paraId="22B0BAEB" w14:textId="77777777" w:rsidR="002A6EFF" w:rsidRPr="001E1DA8" w:rsidRDefault="002A6EFF" w:rsidP="002A6EFF">
      <w:pPr>
        <w:spacing w:after="0" w:line="240" w:lineRule="auto"/>
        <w:jc w:val="center"/>
        <w:rPr>
          <w:rFonts w:ascii="Times New Roman" w:hAnsi="Times New Roman"/>
          <w:b/>
          <w:spacing w:val="1"/>
          <w:sz w:val="24"/>
          <w:szCs w:val="24"/>
        </w:rPr>
      </w:pPr>
    </w:p>
    <w:p w14:paraId="70FF981E" w14:textId="77777777" w:rsidR="002A6EFF" w:rsidRPr="001E1DA8" w:rsidRDefault="002A6EFF" w:rsidP="002A6EFF">
      <w:pPr>
        <w:spacing w:after="0" w:line="240" w:lineRule="auto"/>
        <w:jc w:val="center"/>
        <w:rPr>
          <w:rFonts w:ascii="Times New Roman" w:hAnsi="Times New Roman"/>
          <w:b/>
          <w:bCs/>
          <w:color w:val="0000FF"/>
          <w:spacing w:val="1"/>
          <w:sz w:val="24"/>
          <w:szCs w:val="24"/>
        </w:rPr>
      </w:pPr>
      <w:r w:rsidRPr="001E1DA8">
        <w:rPr>
          <w:rFonts w:ascii="Times New Roman" w:hAnsi="Times New Roman"/>
          <w:b/>
          <w:spacing w:val="1"/>
          <w:sz w:val="24"/>
          <w:szCs w:val="24"/>
        </w:rPr>
        <w:t>NBC TA 260 (R2) – COMUNICAÇÃO COM OS RESPONSÁVEIS PELA GOVERNANÇA</w:t>
      </w:r>
    </w:p>
    <w:p w14:paraId="187BB36F" w14:textId="77777777" w:rsidR="002A6EFF" w:rsidRPr="001E1DA8" w:rsidRDefault="002A6EFF" w:rsidP="002A6EFF">
      <w:pPr>
        <w:spacing w:after="0" w:line="240" w:lineRule="auto"/>
        <w:jc w:val="both"/>
        <w:rPr>
          <w:rFonts w:ascii="Times New Roman" w:hAnsi="Times New Roman"/>
          <w:spacing w:val="1"/>
          <w:sz w:val="24"/>
          <w:szCs w:val="24"/>
        </w:rPr>
      </w:pPr>
      <w:r w:rsidRPr="001E1DA8">
        <w:rPr>
          <w:rFonts w:ascii="Times New Roman" w:hAnsi="Times New Roman"/>
          <w:spacing w:val="1"/>
          <w:sz w:val="24"/>
          <w:szCs w:val="24"/>
        </w:rPr>
        <w:t xml:space="preserve"> </w:t>
      </w:r>
    </w:p>
    <w:tbl>
      <w:tblPr>
        <w:tblpPr w:leftFromText="141" w:rightFromText="141" w:vertAnchor="text" w:horzAnchor="margin" w:tblpXSpec="center" w:tblpY="146"/>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3"/>
        <w:gridCol w:w="1417"/>
      </w:tblGrid>
      <w:tr w:rsidR="002A6EFF" w:rsidRPr="001D144F" w14:paraId="550398F4" w14:textId="77777777" w:rsidTr="009A4CD5">
        <w:tc>
          <w:tcPr>
            <w:tcW w:w="7513" w:type="dxa"/>
          </w:tcPr>
          <w:p w14:paraId="5C9F589A"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Bold" w:hAnsi="TimesNewRoman,Bold"/>
                <w:b/>
                <w:bCs/>
                <w:color w:val="000000"/>
              </w:rPr>
              <w:t xml:space="preserve">Sumário </w:t>
            </w:r>
          </w:p>
        </w:tc>
        <w:tc>
          <w:tcPr>
            <w:tcW w:w="1417" w:type="dxa"/>
          </w:tcPr>
          <w:p w14:paraId="6816FD62"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Item</w:t>
            </w:r>
          </w:p>
        </w:tc>
      </w:tr>
      <w:tr w:rsidR="002A6EFF" w:rsidRPr="001D144F" w14:paraId="6F02C807" w14:textId="77777777" w:rsidTr="009A4CD5">
        <w:tc>
          <w:tcPr>
            <w:tcW w:w="7513" w:type="dxa"/>
          </w:tcPr>
          <w:p w14:paraId="060FA841" w14:textId="77777777" w:rsidR="002A6EFF" w:rsidRPr="001D144F" w:rsidRDefault="002A6EFF" w:rsidP="009A4CD5">
            <w:pPr>
              <w:tabs>
                <w:tab w:val="left" w:pos="0"/>
              </w:tabs>
              <w:autoSpaceDE w:val="0"/>
              <w:autoSpaceDN w:val="0"/>
              <w:adjustRightInd w:val="0"/>
              <w:spacing w:before="60" w:after="60"/>
              <w:jc w:val="both"/>
              <w:rPr>
                <w:rFonts w:ascii="TimesNewRoman,Bold" w:hAnsi="TimesNewRoman,Bold"/>
                <w:b/>
                <w:bCs/>
                <w:color w:val="000000"/>
              </w:rPr>
            </w:pPr>
            <w:r w:rsidRPr="001D144F">
              <w:rPr>
                <w:rFonts w:ascii="TimesNewRoman,Bold" w:hAnsi="TimesNewRoman,Bold"/>
                <w:b/>
                <w:bCs/>
                <w:color w:val="000000"/>
              </w:rPr>
              <w:t>INTRODUÇÃO</w:t>
            </w:r>
          </w:p>
        </w:tc>
        <w:tc>
          <w:tcPr>
            <w:tcW w:w="1417" w:type="dxa"/>
          </w:tcPr>
          <w:p w14:paraId="21B67066"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p>
        </w:tc>
      </w:tr>
      <w:tr w:rsidR="002A6EFF" w:rsidRPr="001D144F" w14:paraId="6686B48A" w14:textId="77777777" w:rsidTr="009A4CD5">
        <w:tc>
          <w:tcPr>
            <w:tcW w:w="7513" w:type="dxa"/>
          </w:tcPr>
          <w:p w14:paraId="58C09F9D"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Alcance</w:t>
            </w:r>
          </w:p>
        </w:tc>
        <w:tc>
          <w:tcPr>
            <w:tcW w:w="1417" w:type="dxa"/>
          </w:tcPr>
          <w:p w14:paraId="70B8399A"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1 – 3</w:t>
            </w:r>
          </w:p>
        </w:tc>
      </w:tr>
      <w:tr w:rsidR="002A6EFF" w:rsidRPr="001D144F" w14:paraId="2B4CB195" w14:textId="77777777" w:rsidTr="009A4CD5">
        <w:tc>
          <w:tcPr>
            <w:tcW w:w="7513" w:type="dxa"/>
          </w:tcPr>
          <w:p w14:paraId="58C90C0A"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Papel da comunicação</w:t>
            </w:r>
          </w:p>
        </w:tc>
        <w:tc>
          <w:tcPr>
            <w:tcW w:w="1417" w:type="dxa"/>
          </w:tcPr>
          <w:p w14:paraId="33DFC9C7"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4 – 7</w:t>
            </w:r>
          </w:p>
        </w:tc>
      </w:tr>
      <w:tr w:rsidR="002A6EFF" w:rsidRPr="001D144F" w14:paraId="43DF227B" w14:textId="77777777" w:rsidTr="009A4CD5">
        <w:tc>
          <w:tcPr>
            <w:tcW w:w="7513" w:type="dxa"/>
          </w:tcPr>
          <w:p w14:paraId="38457640"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Data de vigência</w:t>
            </w:r>
          </w:p>
        </w:tc>
        <w:tc>
          <w:tcPr>
            <w:tcW w:w="1417" w:type="dxa"/>
          </w:tcPr>
          <w:p w14:paraId="5BD635E9"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8</w:t>
            </w:r>
          </w:p>
        </w:tc>
      </w:tr>
      <w:tr w:rsidR="002A6EFF" w:rsidRPr="001D144F" w14:paraId="3762757E" w14:textId="77777777" w:rsidTr="009A4CD5">
        <w:tc>
          <w:tcPr>
            <w:tcW w:w="7513" w:type="dxa"/>
          </w:tcPr>
          <w:p w14:paraId="623AA5AB"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Bold" w:hAnsi="TimesNewRoman,Bold"/>
                <w:b/>
                <w:bCs/>
                <w:color w:val="000000"/>
              </w:rPr>
              <w:t>OBJETIVO</w:t>
            </w:r>
          </w:p>
        </w:tc>
        <w:tc>
          <w:tcPr>
            <w:tcW w:w="1417" w:type="dxa"/>
          </w:tcPr>
          <w:p w14:paraId="7EF27AEB"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9</w:t>
            </w:r>
          </w:p>
        </w:tc>
      </w:tr>
      <w:tr w:rsidR="002A6EFF" w:rsidRPr="001D144F" w14:paraId="29203706" w14:textId="77777777" w:rsidTr="009A4CD5">
        <w:tc>
          <w:tcPr>
            <w:tcW w:w="7513" w:type="dxa"/>
          </w:tcPr>
          <w:p w14:paraId="574240CF"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Bold" w:hAnsi="TimesNewRoman,Bold"/>
                <w:b/>
                <w:bCs/>
                <w:color w:val="000000"/>
              </w:rPr>
              <w:t>DEFINIÇÕES</w:t>
            </w:r>
          </w:p>
        </w:tc>
        <w:tc>
          <w:tcPr>
            <w:tcW w:w="1417" w:type="dxa"/>
          </w:tcPr>
          <w:p w14:paraId="23BD1D78"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10</w:t>
            </w:r>
          </w:p>
        </w:tc>
      </w:tr>
      <w:tr w:rsidR="002A6EFF" w:rsidRPr="001D144F" w14:paraId="3046011D" w14:textId="77777777" w:rsidTr="009A4CD5">
        <w:tc>
          <w:tcPr>
            <w:tcW w:w="7513" w:type="dxa"/>
          </w:tcPr>
          <w:p w14:paraId="53EB9E05" w14:textId="77777777" w:rsidR="002A6EFF" w:rsidRPr="001D144F" w:rsidRDefault="002A6EFF" w:rsidP="009A4CD5">
            <w:pPr>
              <w:tabs>
                <w:tab w:val="left" w:pos="0"/>
              </w:tabs>
              <w:autoSpaceDE w:val="0"/>
              <w:autoSpaceDN w:val="0"/>
              <w:adjustRightInd w:val="0"/>
              <w:spacing w:before="60" w:after="60"/>
              <w:jc w:val="both"/>
              <w:rPr>
                <w:rFonts w:ascii="TimesNewRoman,Bold" w:hAnsi="TimesNewRoman,Bold"/>
                <w:b/>
                <w:bCs/>
                <w:color w:val="000000"/>
              </w:rPr>
            </w:pPr>
            <w:r w:rsidRPr="001D144F">
              <w:rPr>
                <w:rFonts w:ascii="TimesNewRoman,Bold" w:hAnsi="TimesNewRoman,Bold"/>
                <w:b/>
                <w:bCs/>
                <w:color w:val="000000"/>
              </w:rPr>
              <w:t>REQUISITOS</w:t>
            </w:r>
          </w:p>
        </w:tc>
        <w:tc>
          <w:tcPr>
            <w:tcW w:w="1417" w:type="dxa"/>
          </w:tcPr>
          <w:p w14:paraId="111A128A"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p>
        </w:tc>
      </w:tr>
      <w:tr w:rsidR="002A6EFF" w:rsidRPr="001D144F" w14:paraId="1BBE9FD8" w14:textId="77777777" w:rsidTr="009A4CD5">
        <w:tc>
          <w:tcPr>
            <w:tcW w:w="7513" w:type="dxa"/>
          </w:tcPr>
          <w:p w14:paraId="08A58C3B"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 xml:space="preserve">Responsáveis pela governança </w:t>
            </w:r>
          </w:p>
        </w:tc>
        <w:tc>
          <w:tcPr>
            <w:tcW w:w="1417" w:type="dxa"/>
          </w:tcPr>
          <w:p w14:paraId="52016CFA"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11 – 13</w:t>
            </w:r>
          </w:p>
        </w:tc>
      </w:tr>
      <w:tr w:rsidR="002A6EFF" w:rsidRPr="001D144F" w14:paraId="666536E2" w14:textId="77777777" w:rsidTr="009A4CD5">
        <w:tc>
          <w:tcPr>
            <w:tcW w:w="7513" w:type="dxa"/>
          </w:tcPr>
          <w:p w14:paraId="7B06DFF5"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Assuntos a serem comunicados</w:t>
            </w:r>
          </w:p>
        </w:tc>
        <w:tc>
          <w:tcPr>
            <w:tcW w:w="1417" w:type="dxa"/>
          </w:tcPr>
          <w:p w14:paraId="51CAA693"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14 – 17</w:t>
            </w:r>
          </w:p>
        </w:tc>
      </w:tr>
      <w:tr w:rsidR="002A6EFF" w:rsidRPr="001D144F" w14:paraId="0B918C7F" w14:textId="77777777" w:rsidTr="009A4CD5">
        <w:tc>
          <w:tcPr>
            <w:tcW w:w="7513" w:type="dxa"/>
          </w:tcPr>
          <w:p w14:paraId="53F76201"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Processo de comunicação</w:t>
            </w:r>
          </w:p>
        </w:tc>
        <w:tc>
          <w:tcPr>
            <w:tcW w:w="1417" w:type="dxa"/>
          </w:tcPr>
          <w:p w14:paraId="54779B66"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18 – 22</w:t>
            </w:r>
          </w:p>
        </w:tc>
      </w:tr>
      <w:tr w:rsidR="002A6EFF" w:rsidRPr="001D144F" w14:paraId="5F91950E" w14:textId="77777777" w:rsidTr="009A4CD5">
        <w:tc>
          <w:tcPr>
            <w:tcW w:w="7513" w:type="dxa"/>
          </w:tcPr>
          <w:p w14:paraId="69C7A1F3"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Documentação</w:t>
            </w:r>
          </w:p>
        </w:tc>
        <w:tc>
          <w:tcPr>
            <w:tcW w:w="1417" w:type="dxa"/>
          </w:tcPr>
          <w:p w14:paraId="2A9CE1DD"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23</w:t>
            </w:r>
          </w:p>
        </w:tc>
      </w:tr>
      <w:tr w:rsidR="002A6EFF" w:rsidRPr="00953ECA" w14:paraId="4F50AE84" w14:textId="77777777" w:rsidTr="009A4CD5">
        <w:tc>
          <w:tcPr>
            <w:tcW w:w="7513" w:type="dxa"/>
          </w:tcPr>
          <w:p w14:paraId="6F1015A5" w14:textId="77777777" w:rsidR="002A6EFF" w:rsidRPr="001D144F" w:rsidRDefault="002A6EFF" w:rsidP="009A4CD5">
            <w:pPr>
              <w:tabs>
                <w:tab w:val="left" w:pos="0"/>
              </w:tabs>
              <w:autoSpaceDE w:val="0"/>
              <w:autoSpaceDN w:val="0"/>
              <w:adjustRightInd w:val="0"/>
              <w:spacing w:before="60" w:after="60"/>
              <w:jc w:val="both"/>
              <w:rPr>
                <w:rFonts w:ascii="TimesNewRoman,Bold" w:hAnsi="TimesNewRoman,Bold"/>
                <w:b/>
                <w:bCs/>
                <w:color w:val="000000"/>
              </w:rPr>
            </w:pPr>
            <w:r w:rsidRPr="001D144F">
              <w:rPr>
                <w:rFonts w:ascii="TimesNewRoman,Bold" w:hAnsi="TimesNewRoman,Bold"/>
                <w:b/>
                <w:bCs/>
                <w:color w:val="000000"/>
              </w:rPr>
              <w:t>APLICAÇÃO E OUTROS MATERIAIS EXPLICATIVOS</w:t>
            </w:r>
          </w:p>
        </w:tc>
        <w:tc>
          <w:tcPr>
            <w:tcW w:w="1417" w:type="dxa"/>
          </w:tcPr>
          <w:p w14:paraId="571B59CB"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p>
        </w:tc>
      </w:tr>
      <w:tr w:rsidR="002A6EFF" w:rsidRPr="001D144F" w14:paraId="3A72C677" w14:textId="77777777" w:rsidTr="009A4CD5">
        <w:tc>
          <w:tcPr>
            <w:tcW w:w="7513" w:type="dxa"/>
          </w:tcPr>
          <w:p w14:paraId="6543DBC3"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Responsáveis pela governança</w:t>
            </w:r>
          </w:p>
        </w:tc>
        <w:tc>
          <w:tcPr>
            <w:tcW w:w="1417" w:type="dxa"/>
          </w:tcPr>
          <w:p w14:paraId="7752B190"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A1 – A8</w:t>
            </w:r>
          </w:p>
        </w:tc>
      </w:tr>
      <w:tr w:rsidR="002A6EFF" w:rsidRPr="001D144F" w14:paraId="00567DC4" w14:textId="77777777" w:rsidTr="009A4CD5">
        <w:tc>
          <w:tcPr>
            <w:tcW w:w="7513" w:type="dxa"/>
          </w:tcPr>
          <w:p w14:paraId="6034A576"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Assuntos a serem comunicados</w:t>
            </w:r>
          </w:p>
        </w:tc>
        <w:tc>
          <w:tcPr>
            <w:tcW w:w="1417" w:type="dxa"/>
          </w:tcPr>
          <w:p w14:paraId="5EBC7EBA"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A9 – A36</w:t>
            </w:r>
          </w:p>
        </w:tc>
      </w:tr>
      <w:tr w:rsidR="002A6EFF" w:rsidRPr="001D144F" w14:paraId="1263EA90" w14:textId="77777777" w:rsidTr="009A4CD5">
        <w:tc>
          <w:tcPr>
            <w:tcW w:w="7513" w:type="dxa"/>
          </w:tcPr>
          <w:p w14:paraId="112373AA" w14:textId="77777777" w:rsidR="002A6EFF" w:rsidRPr="001D144F" w:rsidRDefault="002A6EFF" w:rsidP="009A4CD5">
            <w:pPr>
              <w:tabs>
                <w:tab w:val="left" w:pos="0"/>
              </w:tabs>
              <w:autoSpaceDE w:val="0"/>
              <w:autoSpaceDN w:val="0"/>
              <w:adjustRightInd w:val="0"/>
              <w:spacing w:before="60" w:after="60"/>
              <w:jc w:val="both"/>
              <w:rPr>
                <w:rFonts w:ascii="TimesNewRoman" w:hAnsi="TimesNewRoman"/>
                <w:color w:val="000000"/>
              </w:rPr>
            </w:pPr>
            <w:r w:rsidRPr="001D144F">
              <w:rPr>
                <w:rFonts w:ascii="TimesNewRoman" w:hAnsi="TimesNewRoman"/>
                <w:color w:val="000000"/>
              </w:rPr>
              <w:t>Processo de comunicação</w:t>
            </w:r>
            <w:r w:rsidRPr="001D144F">
              <w:rPr>
                <w:rFonts w:ascii="TimesNewRoman" w:hAnsi="TimesNewRoman"/>
                <w:color w:val="000000"/>
              </w:rPr>
              <w:tab/>
            </w:r>
          </w:p>
        </w:tc>
        <w:tc>
          <w:tcPr>
            <w:tcW w:w="1417" w:type="dxa"/>
          </w:tcPr>
          <w:p w14:paraId="181901BA"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A37 – A53</w:t>
            </w:r>
          </w:p>
        </w:tc>
      </w:tr>
      <w:tr w:rsidR="002A6EFF" w:rsidRPr="001D144F" w14:paraId="1DF85901" w14:textId="77777777" w:rsidTr="009A4CD5">
        <w:tc>
          <w:tcPr>
            <w:tcW w:w="7513" w:type="dxa"/>
          </w:tcPr>
          <w:p w14:paraId="1E2A3F82" w14:textId="77777777" w:rsidR="002A6EFF" w:rsidRPr="001D144F" w:rsidRDefault="002A6EFF" w:rsidP="009A4CD5">
            <w:pPr>
              <w:spacing w:before="60" w:after="60"/>
            </w:pPr>
            <w:r w:rsidRPr="001D144F">
              <w:rPr>
                <w:rFonts w:ascii="TimesNewRoman" w:hAnsi="TimesNewRoman"/>
                <w:color w:val="000000"/>
              </w:rPr>
              <w:t xml:space="preserve">Documentação </w:t>
            </w:r>
          </w:p>
        </w:tc>
        <w:tc>
          <w:tcPr>
            <w:tcW w:w="1417" w:type="dxa"/>
          </w:tcPr>
          <w:p w14:paraId="55D315CE"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r w:rsidRPr="001D144F">
              <w:rPr>
                <w:rFonts w:ascii="TimesNewRoman" w:hAnsi="TimesNewRoman"/>
                <w:color w:val="000000"/>
              </w:rPr>
              <w:t>A54</w:t>
            </w:r>
          </w:p>
        </w:tc>
      </w:tr>
      <w:tr w:rsidR="002A6EFF" w:rsidRPr="00953ECA" w14:paraId="59FE5227" w14:textId="77777777" w:rsidTr="009A4CD5">
        <w:tc>
          <w:tcPr>
            <w:tcW w:w="7513" w:type="dxa"/>
          </w:tcPr>
          <w:p w14:paraId="5B7B34AF" w14:textId="77777777" w:rsidR="002A6EFF" w:rsidRPr="001D144F" w:rsidRDefault="002A6EFF" w:rsidP="009A4CD5">
            <w:pPr>
              <w:spacing w:before="60" w:after="60" w:line="240" w:lineRule="auto"/>
              <w:jc w:val="both"/>
              <w:rPr>
                <w:rFonts w:ascii="TimesNewRoman" w:hAnsi="TimesNewRoman"/>
                <w:color w:val="000000"/>
              </w:rPr>
            </w:pPr>
            <w:r w:rsidRPr="001D144F">
              <w:rPr>
                <w:rFonts w:ascii="TimesNewRoman" w:hAnsi="TimesNewRoman"/>
                <w:b/>
                <w:color w:val="000000"/>
              </w:rPr>
              <w:t>Apêndice 1</w:t>
            </w:r>
            <w:r w:rsidRPr="001D144F">
              <w:rPr>
                <w:rFonts w:ascii="TimesNewRoman" w:hAnsi="TimesNewRoman"/>
                <w:color w:val="000000"/>
              </w:rPr>
              <w:t>: Requisitos específicos na NBC PA 01 – Controle de Qualidade para Firmas (Pessoas Jurídicas e Físicas) de Auditores Independentes que executam exames de auditoria e revisões de informação contábil histórica, e outros trabalhos de asseguração e de serviços correlatos, e outras normas de auditoria que se referem a comunicações com os responsáveis pela governança</w:t>
            </w:r>
          </w:p>
        </w:tc>
        <w:tc>
          <w:tcPr>
            <w:tcW w:w="1417" w:type="dxa"/>
          </w:tcPr>
          <w:p w14:paraId="20A0F5B1"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p>
        </w:tc>
      </w:tr>
      <w:tr w:rsidR="002A6EFF" w:rsidRPr="00953ECA" w14:paraId="011698C1" w14:textId="77777777" w:rsidTr="009A4CD5">
        <w:tc>
          <w:tcPr>
            <w:tcW w:w="7513" w:type="dxa"/>
          </w:tcPr>
          <w:p w14:paraId="0CA28D9E" w14:textId="77777777" w:rsidR="002A6EFF" w:rsidRPr="001D144F" w:rsidRDefault="002A6EFF" w:rsidP="009A4CD5">
            <w:pPr>
              <w:spacing w:before="60" w:after="60"/>
              <w:rPr>
                <w:rFonts w:ascii="TimesNewRoman" w:hAnsi="TimesNewRoman"/>
                <w:color w:val="000000"/>
              </w:rPr>
            </w:pPr>
            <w:r w:rsidRPr="001D144F">
              <w:rPr>
                <w:rFonts w:ascii="TimesNewRoman" w:hAnsi="TimesNewRoman"/>
                <w:b/>
                <w:color w:val="000000"/>
              </w:rPr>
              <w:t>Apêndice 2</w:t>
            </w:r>
            <w:r w:rsidRPr="001D144F">
              <w:rPr>
                <w:rFonts w:ascii="TimesNewRoman" w:hAnsi="TimesNewRoman"/>
              </w:rPr>
              <w:t>: Aspectos qualitativos de práticas contábeis</w:t>
            </w:r>
          </w:p>
        </w:tc>
        <w:tc>
          <w:tcPr>
            <w:tcW w:w="1417" w:type="dxa"/>
          </w:tcPr>
          <w:p w14:paraId="531FAC02" w14:textId="77777777" w:rsidR="002A6EFF" w:rsidRPr="001D144F" w:rsidRDefault="002A6EFF" w:rsidP="009A4CD5">
            <w:pPr>
              <w:tabs>
                <w:tab w:val="left" w:pos="0"/>
              </w:tabs>
              <w:autoSpaceDE w:val="0"/>
              <w:autoSpaceDN w:val="0"/>
              <w:adjustRightInd w:val="0"/>
              <w:spacing w:before="60" w:after="60"/>
              <w:jc w:val="center"/>
              <w:rPr>
                <w:rFonts w:ascii="TimesNewRoman" w:hAnsi="TimesNewRoman"/>
                <w:color w:val="000000"/>
              </w:rPr>
            </w:pPr>
          </w:p>
        </w:tc>
      </w:tr>
    </w:tbl>
    <w:p w14:paraId="5AEED74A" w14:textId="77777777" w:rsidR="002A6EFF" w:rsidRPr="001E1DA8" w:rsidRDefault="002A6EFF" w:rsidP="002A6EFF">
      <w:pPr>
        <w:spacing w:after="0" w:line="240" w:lineRule="auto"/>
        <w:jc w:val="both"/>
        <w:rPr>
          <w:rFonts w:ascii="Times New Roman" w:hAnsi="Times New Roman"/>
          <w:spacing w:val="1"/>
          <w:sz w:val="24"/>
          <w:szCs w:val="24"/>
        </w:rPr>
      </w:pPr>
    </w:p>
    <w:p w14:paraId="17C60E0C" w14:textId="77777777" w:rsidR="002A6EFF" w:rsidRPr="001E1DA8" w:rsidRDefault="002A6EFF" w:rsidP="002A6EFF">
      <w:pPr>
        <w:tabs>
          <w:tab w:val="left" w:pos="0"/>
        </w:tabs>
        <w:autoSpaceDE w:val="0"/>
        <w:autoSpaceDN w:val="0"/>
        <w:adjustRightInd w:val="0"/>
        <w:spacing w:after="0" w:line="240" w:lineRule="auto"/>
        <w:jc w:val="both"/>
        <w:rPr>
          <w:rFonts w:ascii="TimesNewRoman" w:hAnsi="TimesNewRoman"/>
          <w:sz w:val="24"/>
          <w:szCs w:val="24"/>
        </w:rPr>
      </w:pPr>
    </w:p>
    <w:p w14:paraId="2415B156" w14:textId="77777777" w:rsidR="002A6EFF" w:rsidRPr="00D84099" w:rsidRDefault="002A6EFF" w:rsidP="002A6EFF">
      <w:pPr>
        <w:tabs>
          <w:tab w:val="left" w:pos="0"/>
        </w:tabs>
        <w:autoSpaceDE w:val="0"/>
        <w:autoSpaceDN w:val="0"/>
        <w:adjustRightInd w:val="0"/>
        <w:spacing w:after="0" w:line="240" w:lineRule="auto"/>
        <w:jc w:val="both"/>
        <w:rPr>
          <w:rFonts w:ascii="Times New Roman" w:hAnsi="Times New Roman"/>
          <w:sz w:val="24"/>
          <w:szCs w:val="24"/>
        </w:rPr>
      </w:pPr>
      <w:r w:rsidRPr="001E1DA8">
        <w:rPr>
          <w:rFonts w:ascii="Times New Roman" w:hAnsi="Times New Roman"/>
          <w:sz w:val="24"/>
          <w:szCs w:val="24"/>
        </w:rPr>
        <w:t>Esta norma deve ser lida juntamente com a NBC TA 200 – Objetivos Gerais do Auditor Independente e a Condução da Auditoria em Conformidade com Normas de Auditoria.</w:t>
      </w:r>
      <w:r w:rsidRPr="00D84099">
        <w:rPr>
          <w:rFonts w:ascii="Times New Roman" w:hAnsi="Times New Roman"/>
          <w:sz w:val="24"/>
          <w:szCs w:val="24"/>
        </w:rPr>
        <w:t xml:space="preserve"> </w:t>
      </w:r>
    </w:p>
    <w:p w14:paraId="6F40F4F3" w14:textId="77777777" w:rsidR="002A6EFF" w:rsidRPr="00794387" w:rsidRDefault="002A6EFF" w:rsidP="002A6EFF">
      <w:pPr>
        <w:tabs>
          <w:tab w:val="left" w:pos="0"/>
        </w:tabs>
        <w:autoSpaceDE w:val="0"/>
        <w:autoSpaceDN w:val="0"/>
        <w:adjustRightInd w:val="0"/>
        <w:spacing w:after="0" w:line="240" w:lineRule="auto"/>
        <w:jc w:val="both"/>
        <w:rPr>
          <w:rFonts w:ascii="Times New Roman" w:hAnsi="Times New Roman"/>
          <w:sz w:val="24"/>
          <w:szCs w:val="24"/>
        </w:rPr>
      </w:pPr>
    </w:p>
    <w:p w14:paraId="2A01FDC6" w14:textId="77777777" w:rsidR="002A6EFF" w:rsidRPr="00794387" w:rsidRDefault="002A6EFF" w:rsidP="002A6EFF">
      <w:pPr>
        <w:spacing w:after="0" w:line="240" w:lineRule="auto"/>
        <w:jc w:val="both"/>
        <w:rPr>
          <w:rFonts w:ascii="Times New Roman" w:hAnsi="Times New Roman"/>
          <w:sz w:val="24"/>
          <w:szCs w:val="24"/>
        </w:rPr>
      </w:pPr>
    </w:p>
    <w:p w14:paraId="29715332" w14:textId="77777777" w:rsidR="002A6EFF" w:rsidRPr="00794387" w:rsidRDefault="002A6EFF" w:rsidP="002A6EFF">
      <w:pPr>
        <w:spacing w:after="0" w:line="240" w:lineRule="auto"/>
        <w:jc w:val="both"/>
        <w:rPr>
          <w:rFonts w:ascii="Times New Roman" w:hAnsi="Times New Roman"/>
          <w:sz w:val="24"/>
          <w:szCs w:val="24"/>
        </w:rPr>
      </w:pPr>
    </w:p>
    <w:p w14:paraId="7B917CD4"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z w:val="24"/>
          <w:szCs w:val="24"/>
        </w:rPr>
        <w:t>Introdução</w:t>
      </w:r>
    </w:p>
    <w:p w14:paraId="176EBECA" w14:textId="77777777" w:rsidR="002A6EFF" w:rsidRDefault="002A6EFF" w:rsidP="002A6EFF">
      <w:pPr>
        <w:spacing w:after="0" w:line="240" w:lineRule="auto"/>
        <w:jc w:val="both"/>
        <w:rPr>
          <w:rFonts w:ascii="Times New Roman" w:hAnsi="Times New Roman"/>
          <w:b/>
          <w:spacing w:val="-1"/>
          <w:sz w:val="24"/>
          <w:szCs w:val="24"/>
        </w:rPr>
      </w:pPr>
    </w:p>
    <w:p w14:paraId="0E9A02E8"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1"/>
          <w:sz w:val="24"/>
          <w:szCs w:val="24"/>
        </w:rPr>
        <w:t>Alcance</w:t>
      </w:r>
    </w:p>
    <w:p w14:paraId="456E489C" w14:textId="77777777" w:rsidR="002A6EFF" w:rsidRDefault="002A6EFF" w:rsidP="002A6EFF">
      <w:pPr>
        <w:tabs>
          <w:tab w:val="left" w:pos="567"/>
        </w:tabs>
        <w:spacing w:after="0" w:line="240" w:lineRule="auto"/>
        <w:ind w:left="567" w:hanging="567"/>
        <w:jc w:val="both"/>
        <w:rPr>
          <w:rFonts w:ascii="Times New Roman" w:hAnsi="Times New Roman"/>
          <w:sz w:val="24"/>
          <w:szCs w:val="24"/>
        </w:rPr>
      </w:pPr>
    </w:p>
    <w:p w14:paraId="32E469B5"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1.</w:t>
      </w:r>
      <w:r w:rsidRPr="00E13C5B">
        <w:rPr>
          <w:rFonts w:ascii="Times New Roman" w:hAnsi="Times New Roman"/>
          <w:sz w:val="24"/>
          <w:szCs w:val="24"/>
        </w:rPr>
        <w:tab/>
      </w:r>
      <w:r w:rsidRPr="00E13C5B">
        <w:rPr>
          <w:rFonts w:ascii="Times New Roman" w:hAnsi="Times New Roman"/>
          <w:spacing w:val="3"/>
          <w:sz w:val="24"/>
          <w:szCs w:val="24"/>
        </w:rPr>
        <w:t xml:space="preserve">Esta </w:t>
      </w:r>
      <w:r>
        <w:rPr>
          <w:rFonts w:ascii="Times New Roman" w:hAnsi="Times New Roman"/>
          <w:spacing w:val="3"/>
          <w:sz w:val="24"/>
          <w:szCs w:val="24"/>
        </w:rPr>
        <w:t>norma</w:t>
      </w:r>
      <w:r w:rsidRPr="00E13C5B">
        <w:rPr>
          <w:rFonts w:ascii="Times New Roman" w:hAnsi="Times New Roman"/>
          <w:spacing w:val="3"/>
          <w:sz w:val="24"/>
          <w:szCs w:val="24"/>
        </w:rPr>
        <w:t xml:space="preserve"> trata da responsabilidade do auditor independente na comunicação com os responsáveis pela governança na auditoria de demonstrações contábeis. </w:t>
      </w:r>
      <w:r w:rsidRPr="00E13C5B">
        <w:rPr>
          <w:rFonts w:ascii="Times New Roman" w:hAnsi="Times New Roman"/>
          <w:spacing w:val="-1"/>
          <w:sz w:val="24"/>
          <w:szCs w:val="24"/>
        </w:rPr>
        <w:t xml:space="preserve">Embora esta </w:t>
      </w:r>
      <w:r>
        <w:rPr>
          <w:rFonts w:ascii="Times New Roman" w:hAnsi="Times New Roman"/>
          <w:spacing w:val="-1"/>
          <w:sz w:val="24"/>
          <w:szCs w:val="24"/>
        </w:rPr>
        <w:t>norma</w:t>
      </w:r>
      <w:r w:rsidRPr="00E13C5B">
        <w:rPr>
          <w:rFonts w:ascii="Times New Roman" w:hAnsi="Times New Roman"/>
          <w:spacing w:val="-1"/>
          <w:sz w:val="24"/>
          <w:szCs w:val="24"/>
        </w:rPr>
        <w:t xml:space="preserve"> se aplique independentemente da estrutura de governança ou do tamanho da entidade, considerações específicas se aplicam quando todos os responsáveis pela governança estão envolvidos na administração da entidade e para as entidades listadas.</w:t>
      </w:r>
      <w:r w:rsidRPr="00E13C5B">
        <w:rPr>
          <w:rFonts w:ascii="Times New Roman" w:hAnsi="Times New Roman"/>
          <w:spacing w:val="3"/>
          <w:sz w:val="24"/>
          <w:szCs w:val="24"/>
        </w:rPr>
        <w:t xml:space="preserve"> Esta </w:t>
      </w:r>
      <w:r>
        <w:rPr>
          <w:rFonts w:ascii="Times New Roman" w:hAnsi="Times New Roman"/>
          <w:spacing w:val="3"/>
          <w:sz w:val="24"/>
          <w:szCs w:val="24"/>
        </w:rPr>
        <w:t>norma</w:t>
      </w:r>
      <w:r w:rsidRPr="00E13C5B">
        <w:rPr>
          <w:rFonts w:ascii="Times New Roman" w:hAnsi="Times New Roman"/>
          <w:spacing w:val="3"/>
          <w:sz w:val="24"/>
          <w:szCs w:val="24"/>
        </w:rPr>
        <w:t xml:space="preserve"> não estabelece requisitos relacionados à comunicação do auditor com a administração ou proprietários da entidade, a menos que eles também sejam responsáveis pela governança.</w:t>
      </w:r>
    </w:p>
    <w:p w14:paraId="7FB800D8" w14:textId="77777777" w:rsidR="002A6EFF" w:rsidRPr="00E13C5B" w:rsidRDefault="002A6EFF" w:rsidP="002A6EFF">
      <w:pPr>
        <w:spacing w:after="0" w:line="240" w:lineRule="auto"/>
        <w:jc w:val="both"/>
        <w:rPr>
          <w:rFonts w:ascii="Times New Roman" w:hAnsi="Times New Roman"/>
          <w:sz w:val="24"/>
          <w:szCs w:val="24"/>
        </w:rPr>
      </w:pPr>
    </w:p>
    <w:p w14:paraId="5105523B"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2.</w:t>
      </w:r>
      <w:r w:rsidRPr="00E13C5B">
        <w:rPr>
          <w:rFonts w:ascii="Times New Roman" w:hAnsi="Times New Roman"/>
          <w:sz w:val="24"/>
          <w:szCs w:val="24"/>
        </w:rPr>
        <w:tab/>
      </w:r>
      <w:r w:rsidRPr="00E13C5B">
        <w:rPr>
          <w:rFonts w:ascii="Times New Roman" w:hAnsi="Times New Roman"/>
          <w:spacing w:val="3"/>
          <w:sz w:val="24"/>
          <w:szCs w:val="24"/>
        </w:rPr>
        <w:t xml:space="preserve">Esta </w:t>
      </w:r>
      <w:r>
        <w:rPr>
          <w:rFonts w:ascii="Times New Roman" w:hAnsi="Times New Roman"/>
          <w:spacing w:val="3"/>
          <w:sz w:val="24"/>
          <w:szCs w:val="24"/>
        </w:rPr>
        <w:t>norma</w:t>
      </w:r>
      <w:r w:rsidRPr="00E13C5B">
        <w:rPr>
          <w:rFonts w:ascii="Times New Roman" w:hAnsi="Times New Roman"/>
          <w:spacing w:val="3"/>
          <w:sz w:val="24"/>
          <w:szCs w:val="24"/>
        </w:rPr>
        <w:t xml:space="preserve"> foi escrita no contexto da auditoria de demonstrações contábeis, mas pode também ser aplicável, adaptada</w:t>
      </w:r>
      <w:r>
        <w:rPr>
          <w:rFonts w:ascii="Times New Roman" w:hAnsi="Times New Roman"/>
          <w:spacing w:val="3"/>
          <w:sz w:val="24"/>
          <w:szCs w:val="24"/>
        </w:rPr>
        <w:t>,</w:t>
      </w:r>
      <w:r w:rsidRPr="00E13C5B">
        <w:rPr>
          <w:rFonts w:ascii="Times New Roman" w:hAnsi="Times New Roman"/>
          <w:spacing w:val="3"/>
          <w:sz w:val="24"/>
          <w:szCs w:val="24"/>
        </w:rPr>
        <w:t xml:space="preserve"> conforme necessário nas circunstâncias, aos trabalhos de auditoria de outras informações contábeis históricas quando os responsáveis pela governança têm a responsabilidade de supervisionar de forma geral a elaboração das outras informações contábeis históricas.</w:t>
      </w:r>
    </w:p>
    <w:p w14:paraId="543093B3" w14:textId="77777777" w:rsidR="002A6EFF" w:rsidRPr="00E13C5B" w:rsidRDefault="002A6EFF" w:rsidP="002A6EFF">
      <w:pPr>
        <w:spacing w:after="0" w:line="240" w:lineRule="auto"/>
        <w:jc w:val="both"/>
        <w:rPr>
          <w:rFonts w:ascii="Times New Roman" w:hAnsi="Times New Roman"/>
          <w:sz w:val="24"/>
          <w:szCs w:val="24"/>
        </w:rPr>
      </w:pPr>
    </w:p>
    <w:p w14:paraId="669F13F0"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3.</w:t>
      </w:r>
      <w:r w:rsidRPr="00E13C5B">
        <w:rPr>
          <w:rFonts w:ascii="Times New Roman" w:hAnsi="Times New Roman"/>
          <w:sz w:val="24"/>
          <w:szCs w:val="24"/>
        </w:rPr>
        <w:tab/>
        <w:t>Devido à importância d</w:t>
      </w:r>
      <w:r>
        <w:rPr>
          <w:rFonts w:ascii="Times New Roman" w:hAnsi="Times New Roman"/>
          <w:sz w:val="24"/>
          <w:szCs w:val="24"/>
        </w:rPr>
        <w:t>a</w:t>
      </w:r>
      <w:r w:rsidRPr="00E13C5B">
        <w:rPr>
          <w:rFonts w:ascii="Times New Roman" w:hAnsi="Times New Roman"/>
          <w:sz w:val="24"/>
          <w:szCs w:val="24"/>
        </w:rPr>
        <w:t xml:space="preserve"> efetiva comunicação recíproca na auditoria de demonstrações contábeis, esta </w:t>
      </w:r>
      <w:r>
        <w:rPr>
          <w:rFonts w:ascii="Times New Roman" w:hAnsi="Times New Roman"/>
          <w:sz w:val="24"/>
          <w:szCs w:val="24"/>
        </w:rPr>
        <w:t>norma</w:t>
      </w:r>
      <w:r w:rsidRPr="00E13C5B">
        <w:rPr>
          <w:rFonts w:ascii="Times New Roman" w:hAnsi="Times New Roman"/>
          <w:sz w:val="24"/>
          <w:szCs w:val="24"/>
        </w:rPr>
        <w:t xml:space="preserve"> fornece uma estrutura abrangente para a comunicação do auditor com os responsáveis pela governança e identifica alguns assuntos específicos a serem comunicados a eles. </w:t>
      </w:r>
      <w:r w:rsidRPr="00E13C5B">
        <w:rPr>
          <w:rFonts w:ascii="Times New Roman" w:hAnsi="Times New Roman"/>
          <w:spacing w:val="-1"/>
          <w:sz w:val="24"/>
          <w:szCs w:val="24"/>
        </w:rPr>
        <w:t xml:space="preserve">Assuntos adicionais a serem comunicados, que complementam as exigências desta </w:t>
      </w:r>
      <w:r>
        <w:rPr>
          <w:rFonts w:ascii="Times New Roman" w:hAnsi="Times New Roman"/>
          <w:spacing w:val="-1"/>
          <w:sz w:val="24"/>
          <w:szCs w:val="24"/>
        </w:rPr>
        <w:t>norma</w:t>
      </w:r>
      <w:r w:rsidRPr="00E13C5B">
        <w:rPr>
          <w:rFonts w:ascii="Times New Roman" w:hAnsi="Times New Roman"/>
          <w:spacing w:val="-1"/>
          <w:sz w:val="24"/>
          <w:szCs w:val="24"/>
        </w:rPr>
        <w:t>, estão identificados em outras normas de auditoria (ver Apêndice 1).</w:t>
      </w:r>
      <w:r>
        <w:rPr>
          <w:rFonts w:ascii="Times New Roman" w:hAnsi="Times New Roman"/>
          <w:spacing w:val="-1"/>
          <w:sz w:val="24"/>
          <w:szCs w:val="24"/>
        </w:rPr>
        <w:t xml:space="preserve"> </w:t>
      </w:r>
      <w:r w:rsidRPr="00E13C5B">
        <w:rPr>
          <w:rFonts w:ascii="Times New Roman" w:hAnsi="Times New Roman"/>
          <w:sz w:val="24"/>
          <w:szCs w:val="24"/>
        </w:rPr>
        <w:t>Adicionalmente, a NBC TA 265 – Comunicação de Deficiências d</w:t>
      </w:r>
      <w:r>
        <w:rPr>
          <w:rFonts w:ascii="Times New Roman" w:hAnsi="Times New Roman"/>
          <w:sz w:val="24"/>
          <w:szCs w:val="24"/>
        </w:rPr>
        <w:t>e</w:t>
      </w:r>
      <w:r w:rsidRPr="00E13C5B">
        <w:rPr>
          <w:rFonts w:ascii="Times New Roman" w:hAnsi="Times New Roman"/>
          <w:sz w:val="24"/>
          <w:szCs w:val="24"/>
        </w:rPr>
        <w:t xml:space="preserve"> Controle Interno estabelece requisitos específicos para a comunicação, aos responsáveis pela governança, de deficiências significativas no controle interno que o auditor identificou durante a auditoria.</w:t>
      </w:r>
      <w:r w:rsidRPr="00E13C5B">
        <w:rPr>
          <w:rFonts w:ascii="Times New Roman" w:hAnsi="Times New Roman"/>
          <w:spacing w:val="-9"/>
          <w:sz w:val="24"/>
          <w:szCs w:val="24"/>
        </w:rPr>
        <w:t xml:space="preserve"> </w:t>
      </w:r>
      <w:r w:rsidRPr="00E13C5B">
        <w:rPr>
          <w:rFonts w:ascii="Times New Roman" w:hAnsi="Times New Roman"/>
          <w:spacing w:val="1"/>
          <w:sz w:val="24"/>
          <w:szCs w:val="24"/>
        </w:rPr>
        <w:t xml:space="preserve">Assuntos adicionais não exigidos por esta ou por outras normas de auditoria podem ter sua comunicação requerida por lei ou regulamento, por acordos com a entidade, ou por exigências adicionais aplicáveis ao trabalho. </w:t>
      </w:r>
      <w:r w:rsidRPr="00E13C5B">
        <w:rPr>
          <w:rFonts w:ascii="Times New Roman" w:hAnsi="Times New Roman"/>
          <w:spacing w:val="3"/>
          <w:sz w:val="24"/>
          <w:szCs w:val="24"/>
        </w:rPr>
        <w:t xml:space="preserve">Esta </w:t>
      </w:r>
      <w:r>
        <w:rPr>
          <w:rFonts w:ascii="Times New Roman" w:hAnsi="Times New Roman"/>
          <w:spacing w:val="3"/>
          <w:sz w:val="24"/>
          <w:szCs w:val="24"/>
        </w:rPr>
        <w:t>norma</w:t>
      </w:r>
      <w:r w:rsidRPr="00E13C5B">
        <w:rPr>
          <w:rFonts w:ascii="Times New Roman" w:hAnsi="Times New Roman"/>
          <w:spacing w:val="3"/>
          <w:sz w:val="24"/>
          <w:szCs w:val="24"/>
        </w:rPr>
        <w:t xml:space="preserve"> não impede o auditor de comunicar qualquer outro assunto aos responsáveis pela governança (ver </w:t>
      </w:r>
      <w:r w:rsidRPr="00E13C5B">
        <w:rPr>
          <w:rFonts w:ascii="Times New Roman" w:hAnsi="Times New Roman"/>
          <w:spacing w:val="2"/>
          <w:sz w:val="24"/>
          <w:szCs w:val="24"/>
        </w:rPr>
        <w:t>itens</w:t>
      </w:r>
      <w:r w:rsidRPr="00E13C5B">
        <w:rPr>
          <w:rFonts w:ascii="Times New Roman" w:hAnsi="Times New Roman"/>
          <w:spacing w:val="-15"/>
          <w:sz w:val="24"/>
          <w:szCs w:val="24"/>
        </w:rPr>
        <w:t xml:space="preserve"> </w:t>
      </w:r>
      <w:r w:rsidRPr="00E13C5B">
        <w:rPr>
          <w:rFonts w:ascii="Times New Roman" w:hAnsi="Times New Roman"/>
          <w:spacing w:val="2"/>
          <w:sz w:val="24"/>
          <w:szCs w:val="24"/>
        </w:rPr>
        <w:t>A33 a A36).</w:t>
      </w:r>
    </w:p>
    <w:p w14:paraId="7FCCDD30" w14:textId="77777777" w:rsidR="002A6EFF" w:rsidRPr="00E13C5B" w:rsidRDefault="002A6EFF" w:rsidP="002A6EFF">
      <w:pPr>
        <w:spacing w:after="0" w:line="240" w:lineRule="auto"/>
        <w:rPr>
          <w:rFonts w:ascii="Times New Roman" w:hAnsi="Times New Roman"/>
          <w:sz w:val="24"/>
          <w:szCs w:val="24"/>
        </w:rPr>
      </w:pPr>
    </w:p>
    <w:p w14:paraId="714E7611"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3"/>
          <w:sz w:val="24"/>
          <w:szCs w:val="24"/>
        </w:rPr>
        <w:t>Papel da comunicação</w:t>
      </w:r>
    </w:p>
    <w:p w14:paraId="6A145F49" w14:textId="77777777" w:rsidR="002A6EFF" w:rsidRPr="00E13C5B" w:rsidRDefault="002A6EFF" w:rsidP="002A6EFF">
      <w:pPr>
        <w:spacing w:after="0" w:line="240" w:lineRule="auto"/>
        <w:jc w:val="both"/>
        <w:rPr>
          <w:rFonts w:ascii="Times New Roman" w:hAnsi="Times New Roman"/>
          <w:sz w:val="24"/>
          <w:szCs w:val="24"/>
        </w:rPr>
      </w:pPr>
    </w:p>
    <w:p w14:paraId="2A987020"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z w:val="24"/>
          <w:szCs w:val="24"/>
        </w:rPr>
        <w:t>4.</w:t>
      </w:r>
      <w:r w:rsidRPr="00E13C5B">
        <w:rPr>
          <w:rFonts w:ascii="Times New Roman" w:hAnsi="Times New Roman"/>
          <w:sz w:val="24"/>
          <w:szCs w:val="24"/>
        </w:rPr>
        <w:tab/>
      </w:r>
      <w:r w:rsidRPr="00E13C5B">
        <w:rPr>
          <w:rFonts w:ascii="Times New Roman" w:hAnsi="Times New Roman"/>
          <w:spacing w:val="3"/>
          <w:sz w:val="24"/>
          <w:szCs w:val="24"/>
        </w:rPr>
        <w:t xml:space="preserve">Esta </w:t>
      </w:r>
      <w:r>
        <w:rPr>
          <w:rFonts w:ascii="Times New Roman" w:hAnsi="Times New Roman"/>
          <w:spacing w:val="3"/>
          <w:sz w:val="24"/>
          <w:szCs w:val="24"/>
        </w:rPr>
        <w:t>norma</w:t>
      </w:r>
      <w:r w:rsidRPr="00E13C5B">
        <w:rPr>
          <w:rFonts w:ascii="Times New Roman" w:hAnsi="Times New Roman"/>
          <w:spacing w:val="3"/>
          <w:sz w:val="24"/>
          <w:szCs w:val="24"/>
        </w:rPr>
        <w:t xml:space="preserve"> aborda</w:t>
      </w:r>
      <w:r>
        <w:rPr>
          <w:rFonts w:ascii="Times New Roman" w:hAnsi="Times New Roman"/>
          <w:spacing w:val="3"/>
          <w:sz w:val="24"/>
          <w:szCs w:val="24"/>
        </w:rPr>
        <w:t>,</w:t>
      </w:r>
      <w:r w:rsidRPr="00E13C5B">
        <w:rPr>
          <w:rFonts w:ascii="Times New Roman" w:hAnsi="Times New Roman"/>
          <w:spacing w:val="3"/>
          <w:sz w:val="24"/>
          <w:szCs w:val="24"/>
        </w:rPr>
        <w:t xml:space="preserve"> principalmente</w:t>
      </w:r>
      <w:r>
        <w:rPr>
          <w:rFonts w:ascii="Times New Roman" w:hAnsi="Times New Roman"/>
          <w:spacing w:val="3"/>
          <w:sz w:val="24"/>
          <w:szCs w:val="24"/>
        </w:rPr>
        <w:t>,</w:t>
      </w:r>
      <w:r w:rsidRPr="00E13C5B">
        <w:rPr>
          <w:rFonts w:ascii="Times New Roman" w:hAnsi="Times New Roman"/>
          <w:spacing w:val="3"/>
          <w:sz w:val="24"/>
          <w:szCs w:val="24"/>
        </w:rPr>
        <w:t xml:space="preserve"> as comunicações do auditor aos responsáveis pela governança. </w:t>
      </w:r>
      <w:r w:rsidRPr="00E13C5B">
        <w:rPr>
          <w:rFonts w:ascii="Times New Roman" w:hAnsi="Times New Roman"/>
          <w:sz w:val="24"/>
          <w:szCs w:val="24"/>
        </w:rPr>
        <w:t>Contudo, a efetiva comunicação recíproca é importante para auxiliar:</w:t>
      </w:r>
    </w:p>
    <w:p w14:paraId="35125816" w14:textId="77777777" w:rsidR="002A6EFF" w:rsidRPr="00E13C5B" w:rsidRDefault="002A6EFF" w:rsidP="002A6EFF">
      <w:pPr>
        <w:spacing w:after="120" w:line="240" w:lineRule="auto"/>
        <w:ind w:left="993" w:hanging="426"/>
        <w:jc w:val="both"/>
        <w:rPr>
          <w:rFonts w:ascii="Times New Roman" w:hAnsi="Times New Roman"/>
          <w:spacing w:val="3"/>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 xml:space="preserve">o auditor e os responsáveis pela governança a entenderem assuntos relacionados </w:t>
      </w:r>
      <w:r>
        <w:rPr>
          <w:rFonts w:ascii="Times New Roman" w:hAnsi="Times New Roman"/>
          <w:spacing w:val="1"/>
          <w:sz w:val="24"/>
          <w:szCs w:val="24"/>
        </w:rPr>
        <w:t>a</w:t>
      </w:r>
      <w:r w:rsidRPr="00E13C5B">
        <w:rPr>
          <w:rFonts w:ascii="Times New Roman" w:hAnsi="Times New Roman"/>
          <w:spacing w:val="1"/>
          <w:sz w:val="24"/>
          <w:szCs w:val="24"/>
        </w:rPr>
        <w:t>o contexto da auditoria e a desenvolverem um relacionamento de trabalho construtivo. Esse relacionamento é desenvolvido mantendo ao mesmo tempo a independência e a objetividade do auditor</w:t>
      </w:r>
      <w:r w:rsidRPr="00E13C5B">
        <w:rPr>
          <w:rFonts w:ascii="Times New Roman" w:hAnsi="Times New Roman"/>
          <w:spacing w:val="3"/>
          <w:sz w:val="24"/>
          <w:szCs w:val="24"/>
        </w:rPr>
        <w:t>;</w:t>
      </w:r>
    </w:p>
    <w:p w14:paraId="1BCA2361"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(b) </w:t>
      </w:r>
      <w:r>
        <w:rPr>
          <w:rFonts w:ascii="Times New Roman" w:hAnsi="Times New Roman"/>
          <w:spacing w:val="1"/>
          <w:sz w:val="24"/>
          <w:szCs w:val="24"/>
        </w:rPr>
        <w:tab/>
      </w:r>
      <w:r w:rsidRPr="00E13C5B">
        <w:rPr>
          <w:rFonts w:ascii="Times New Roman" w:hAnsi="Times New Roman"/>
          <w:spacing w:val="1"/>
          <w:sz w:val="24"/>
          <w:szCs w:val="24"/>
        </w:rPr>
        <w:t>o auditor a obter dos responsáveis pela governança informações relevantes para a auditoria.</w:t>
      </w:r>
      <w:r w:rsidRPr="00E13C5B">
        <w:rPr>
          <w:rFonts w:ascii="Times New Roman" w:hAnsi="Times New Roman"/>
          <w:spacing w:val="3"/>
          <w:sz w:val="24"/>
          <w:szCs w:val="24"/>
        </w:rPr>
        <w:t xml:space="preserve"> Por exemplo, os responsáveis pela governança podem auxiliar o auditor a entender a entidade e seu ambiente, identificar fontes de evidência de auditoria apropriadas e fornecer informações sobre transações ou eventos específicos; e</w:t>
      </w:r>
    </w:p>
    <w:p w14:paraId="34BBFC7B" w14:textId="77777777" w:rsidR="002A6EFF" w:rsidRPr="00E13C5B" w:rsidRDefault="002A6EFF" w:rsidP="002A6EFF">
      <w:pPr>
        <w:spacing w:after="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(c) </w:t>
      </w:r>
      <w:r>
        <w:rPr>
          <w:rFonts w:ascii="Times New Roman" w:hAnsi="Times New Roman"/>
          <w:spacing w:val="1"/>
          <w:sz w:val="24"/>
          <w:szCs w:val="24"/>
        </w:rPr>
        <w:tab/>
      </w:r>
      <w:r w:rsidRPr="00E13C5B">
        <w:rPr>
          <w:rFonts w:ascii="Times New Roman" w:hAnsi="Times New Roman"/>
          <w:spacing w:val="1"/>
          <w:sz w:val="24"/>
          <w:szCs w:val="24"/>
        </w:rPr>
        <w:t xml:space="preserve">os responsáveis pela governança a cumprirem sua responsabilidade de exercer supervisão geral do processo de relatórios </w:t>
      </w:r>
      <w:r>
        <w:rPr>
          <w:rFonts w:ascii="Times New Roman" w:hAnsi="Times New Roman"/>
          <w:spacing w:val="1"/>
          <w:sz w:val="24"/>
          <w:szCs w:val="24"/>
        </w:rPr>
        <w:t>financeiros</w:t>
      </w:r>
      <w:r w:rsidRPr="00E13C5B">
        <w:rPr>
          <w:rFonts w:ascii="Times New Roman" w:hAnsi="Times New Roman"/>
          <w:spacing w:val="1"/>
          <w:sz w:val="24"/>
          <w:szCs w:val="24"/>
        </w:rPr>
        <w:t>, reduzindo</w:t>
      </w:r>
      <w:r>
        <w:rPr>
          <w:rFonts w:ascii="Times New Roman" w:hAnsi="Times New Roman"/>
          <w:spacing w:val="1"/>
          <w:sz w:val="24"/>
          <w:szCs w:val="24"/>
        </w:rPr>
        <w:t>,</w:t>
      </w:r>
      <w:r w:rsidRPr="00E13C5B">
        <w:rPr>
          <w:rFonts w:ascii="Times New Roman" w:hAnsi="Times New Roman"/>
          <w:spacing w:val="1"/>
          <w:sz w:val="24"/>
          <w:szCs w:val="24"/>
        </w:rPr>
        <w:t xml:space="preserve"> dessa maneira</w:t>
      </w:r>
      <w:r>
        <w:rPr>
          <w:rFonts w:ascii="Times New Roman" w:hAnsi="Times New Roman"/>
          <w:spacing w:val="1"/>
          <w:sz w:val="24"/>
          <w:szCs w:val="24"/>
        </w:rPr>
        <w:t>,</w:t>
      </w:r>
      <w:r w:rsidRPr="00E13C5B">
        <w:rPr>
          <w:rFonts w:ascii="Times New Roman" w:hAnsi="Times New Roman"/>
          <w:spacing w:val="1"/>
          <w:sz w:val="24"/>
          <w:szCs w:val="24"/>
        </w:rPr>
        <w:t xml:space="preserve"> os riscos de distorção relevante nas demonstrações contábeis.</w:t>
      </w:r>
    </w:p>
    <w:p w14:paraId="2AD1D606" w14:textId="77777777" w:rsidR="002A6EFF" w:rsidRPr="00E13C5B" w:rsidRDefault="002A6EFF" w:rsidP="002A6EFF">
      <w:pPr>
        <w:spacing w:after="0" w:line="240" w:lineRule="auto"/>
        <w:jc w:val="both"/>
        <w:rPr>
          <w:rFonts w:ascii="Times New Roman" w:hAnsi="Times New Roman"/>
          <w:sz w:val="24"/>
          <w:szCs w:val="24"/>
        </w:rPr>
      </w:pPr>
    </w:p>
    <w:p w14:paraId="4F0C67C4"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5.</w:t>
      </w:r>
      <w:r w:rsidRPr="00E13C5B">
        <w:rPr>
          <w:rFonts w:ascii="Times New Roman" w:hAnsi="Times New Roman"/>
          <w:sz w:val="24"/>
          <w:szCs w:val="24"/>
        </w:rPr>
        <w:tab/>
      </w:r>
      <w:r w:rsidRPr="00E13C5B">
        <w:rPr>
          <w:rFonts w:ascii="Times New Roman" w:hAnsi="Times New Roman"/>
          <w:spacing w:val="-1"/>
          <w:sz w:val="24"/>
          <w:szCs w:val="24"/>
        </w:rPr>
        <w:t xml:space="preserve">Embora o auditor seja responsável pela comunicação de assuntos exigidos por esta </w:t>
      </w:r>
      <w:r>
        <w:rPr>
          <w:rFonts w:ascii="Times New Roman" w:hAnsi="Times New Roman"/>
          <w:spacing w:val="-1"/>
          <w:sz w:val="24"/>
          <w:szCs w:val="24"/>
        </w:rPr>
        <w:t>norma</w:t>
      </w:r>
      <w:r w:rsidRPr="00E13C5B">
        <w:rPr>
          <w:rFonts w:ascii="Times New Roman" w:hAnsi="Times New Roman"/>
          <w:spacing w:val="-1"/>
          <w:sz w:val="24"/>
          <w:szCs w:val="24"/>
        </w:rPr>
        <w:t>, a administração também tem a responsabilidade de comunicar assuntos de interesse da governança aos seus responsáveis.</w:t>
      </w:r>
      <w:r w:rsidRPr="00E13C5B">
        <w:rPr>
          <w:rFonts w:ascii="Times New Roman" w:hAnsi="Times New Roman"/>
          <w:spacing w:val="32"/>
          <w:sz w:val="24"/>
          <w:szCs w:val="24"/>
        </w:rPr>
        <w:t xml:space="preserve"> </w:t>
      </w:r>
      <w:r w:rsidRPr="00E13C5B">
        <w:rPr>
          <w:rFonts w:ascii="Times New Roman" w:hAnsi="Times New Roman"/>
          <w:sz w:val="24"/>
          <w:szCs w:val="24"/>
        </w:rPr>
        <w:t>A comunicação do auditor não exime a administração dessa responsabilidade.</w:t>
      </w:r>
      <w:r>
        <w:rPr>
          <w:rFonts w:ascii="Times New Roman" w:hAnsi="Times New Roman"/>
          <w:sz w:val="24"/>
          <w:szCs w:val="24"/>
        </w:rPr>
        <w:t xml:space="preserve"> </w:t>
      </w:r>
      <w:r w:rsidRPr="00E13C5B">
        <w:rPr>
          <w:rFonts w:ascii="Times New Roman" w:hAnsi="Times New Roman"/>
          <w:spacing w:val="-1"/>
          <w:sz w:val="24"/>
          <w:szCs w:val="24"/>
        </w:rPr>
        <w:t>Da mesma forma, a comunicação da administração aos responsáveis pela governança de assuntos que o auditor deve comunicar não isenta o auditor da responsabilidade de também comunicá-los.</w:t>
      </w:r>
      <w:r w:rsidRPr="00E13C5B">
        <w:rPr>
          <w:rFonts w:ascii="Times New Roman" w:hAnsi="Times New Roman"/>
          <w:spacing w:val="36"/>
          <w:sz w:val="24"/>
          <w:szCs w:val="24"/>
        </w:rPr>
        <w:t xml:space="preserve"> </w:t>
      </w:r>
      <w:r w:rsidRPr="00E13C5B">
        <w:rPr>
          <w:rFonts w:ascii="Times New Roman" w:hAnsi="Times New Roman"/>
          <w:sz w:val="24"/>
          <w:szCs w:val="24"/>
        </w:rPr>
        <w:t>A comunicação desses assuntos pela administração pode, contudo, afetar a forma ou a época da comunicação do auditor com os responsáveis pela governança.</w:t>
      </w:r>
    </w:p>
    <w:p w14:paraId="29F59DE6" w14:textId="77777777" w:rsidR="002A6EFF" w:rsidRPr="00E13C5B" w:rsidRDefault="002A6EFF" w:rsidP="002A6EFF">
      <w:pPr>
        <w:spacing w:after="0" w:line="240" w:lineRule="auto"/>
        <w:jc w:val="both"/>
        <w:rPr>
          <w:rFonts w:ascii="Times New Roman" w:hAnsi="Times New Roman"/>
          <w:sz w:val="24"/>
          <w:szCs w:val="24"/>
        </w:rPr>
      </w:pPr>
    </w:p>
    <w:p w14:paraId="4EB75646"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6.</w:t>
      </w:r>
      <w:r w:rsidRPr="00E13C5B">
        <w:rPr>
          <w:rFonts w:ascii="Times New Roman" w:hAnsi="Times New Roman"/>
          <w:sz w:val="24"/>
          <w:szCs w:val="24"/>
        </w:rPr>
        <w:tab/>
        <w:t>A comunicação clara de assuntos específicos que devem ser comunicados, conforme exigido pelas normas de auditoria, é parte integrante da auditoria.</w:t>
      </w:r>
      <w:r w:rsidRPr="00E13C5B">
        <w:rPr>
          <w:rFonts w:ascii="Times New Roman" w:hAnsi="Times New Roman"/>
          <w:spacing w:val="6"/>
          <w:sz w:val="24"/>
          <w:szCs w:val="24"/>
        </w:rPr>
        <w:t xml:space="preserve"> </w:t>
      </w:r>
      <w:r w:rsidRPr="00E13C5B">
        <w:rPr>
          <w:rFonts w:ascii="Times New Roman" w:hAnsi="Times New Roman"/>
          <w:sz w:val="24"/>
          <w:szCs w:val="24"/>
        </w:rPr>
        <w:t>As normas de auditoria não exigem, contudo, que o auditor execute procedimentos especificamente para identificar quaisquer outros assuntos para comunicar aos responsáveis pela governança.</w:t>
      </w:r>
    </w:p>
    <w:p w14:paraId="6A758D79" w14:textId="77777777" w:rsidR="002A6EFF" w:rsidRPr="00E13C5B" w:rsidRDefault="002A6EFF" w:rsidP="002A6EFF">
      <w:pPr>
        <w:spacing w:after="0" w:line="240" w:lineRule="auto"/>
        <w:jc w:val="both"/>
        <w:rPr>
          <w:rFonts w:ascii="Times New Roman" w:hAnsi="Times New Roman"/>
          <w:sz w:val="24"/>
          <w:szCs w:val="24"/>
        </w:rPr>
      </w:pPr>
    </w:p>
    <w:p w14:paraId="3AC15730" w14:textId="77777777" w:rsidR="002A6EFF" w:rsidRPr="00362C83"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7.</w:t>
      </w:r>
      <w:r w:rsidRPr="00E13C5B">
        <w:rPr>
          <w:rFonts w:ascii="Times New Roman" w:hAnsi="Times New Roman"/>
          <w:sz w:val="24"/>
          <w:szCs w:val="24"/>
        </w:rPr>
        <w:tab/>
        <w:t>Leis ou regulamentos podem restringir a comunicação do auditor de certos assuntos aos responsáveis pela governança.</w:t>
      </w:r>
      <w:r w:rsidRPr="00E13C5B">
        <w:rPr>
          <w:rFonts w:ascii="Times New Roman" w:hAnsi="Times New Roman"/>
          <w:spacing w:val="18"/>
          <w:sz w:val="24"/>
          <w:szCs w:val="24"/>
        </w:rPr>
        <w:t xml:space="preserve"> </w:t>
      </w:r>
      <w:r w:rsidRPr="00E13C5B">
        <w:rPr>
          <w:rFonts w:ascii="Times New Roman" w:hAnsi="Times New Roman"/>
          <w:spacing w:val="1"/>
          <w:sz w:val="24"/>
          <w:szCs w:val="24"/>
        </w:rPr>
        <w:t>Por exemplo, leis ou regulamentos podem proibir</w:t>
      </w:r>
      <w:r>
        <w:rPr>
          <w:rFonts w:ascii="Times New Roman" w:hAnsi="Times New Roman"/>
          <w:spacing w:val="1"/>
          <w:sz w:val="24"/>
          <w:szCs w:val="24"/>
        </w:rPr>
        <w:t>,</w:t>
      </w:r>
      <w:r w:rsidRPr="00E13C5B">
        <w:rPr>
          <w:rFonts w:ascii="Times New Roman" w:hAnsi="Times New Roman"/>
          <w:spacing w:val="1"/>
          <w:sz w:val="24"/>
          <w:szCs w:val="24"/>
        </w:rPr>
        <w:t xml:space="preserve"> especificamente</w:t>
      </w:r>
      <w:r>
        <w:rPr>
          <w:rFonts w:ascii="Times New Roman" w:hAnsi="Times New Roman"/>
          <w:spacing w:val="1"/>
          <w:sz w:val="24"/>
          <w:szCs w:val="24"/>
        </w:rPr>
        <w:t>,</w:t>
      </w:r>
      <w:r w:rsidRPr="00E13C5B">
        <w:rPr>
          <w:rFonts w:ascii="Times New Roman" w:hAnsi="Times New Roman"/>
          <w:spacing w:val="1"/>
          <w:sz w:val="24"/>
          <w:szCs w:val="24"/>
        </w:rPr>
        <w:t xml:space="preserve"> uma comunicação ou outra ação que possa prejudicar </w:t>
      </w:r>
      <w:r>
        <w:rPr>
          <w:rFonts w:ascii="Times New Roman" w:hAnsi="Times New Roman"/>
          <w:spacing w:val="1"/>
          <w:sz w:val="24"/>
          <w:szCs w:val="24"/>
        </w:rPr>
        <w:t>a</w:t>
      </w:r>
      <w:r w:rsidRPr="00E13C5B">
        <w:rPr>
          <w:rFonts w:ascii="Times New Roman" w:hAnsi="Times New Roman"/>
          <w:spacing w:val="1"/>
          <w:sz w:val="24"/>
          <w:szCs w:val="24"/>
        </w:rPr>
        <w:t xml:space="preserve"> investigação </w:t>
      </w:r>
      <w:r>
        <w:rPr>
          <w:rFonts w:ascii="Times New Roman" w:hAnsi="Times New Roman"/>
          <w:spacing w:val="1"/>
          <w:sz w:val="24"/>
          <w:szCs w:val="24"/>
        </w:rPr>
        <w:t>pela</w:t>
      </w:r>
      <w:r w:rsidRPr="00E13C5B">
        <w:rPr>
          <w:rFonts w:ascii="Times New Roman" w:hAnsi="Times New Roman"/>
          <w:spacing w:val="1"/>
          <w:sz w:val="24"/>
          <w:szCs w:val="24"/>
        </w:rPr>
        <w:t xml:space="preserve"> autoridade competente de ato ilegal real ou suspeito.</w:t>
      </w:r>
      <w:r w:rsidRPr="00E13C5B">
        <w:rPr>
          <w:rFonts w:ascii="Times New Roman" w:hAnsi="Times New Roman"/>
          <w:spacing w:val="13"/>
          <w:sz w:val="24"/>
          <w:szCs w:val="24"/>
        </w:rPr>
        <w:t xml:space="preserve"> </w:t>
      </w:r>
      <w:r w:rsidRPr="00E13C5B">
        <w:rPr>
          <w:rFonts w:ascii="Times New Roman" w:hAnsi="Times New Roman"/>
          <w:sz w:val="24"/>
          <w:szCs w:val="24"/>
        </w:rPr>
        <w:t>Em algumas circunstâncias, eventuais conflitos entre as obrigações de confidencialidade e as obrigações de comunicação do auditor podem ser complexos.</w:t>
      </w:r>
      <w:r w:rsidRPr="00E13C5B">
        <w:rPr>
          <w:rFonts w:ascii="Times New Roman" w:hAnsi="Times New Roman"/>
          <w:spacing w:val="3"/>
          <w:sz w:val="24"/>
          <w:szCs w:val="24"/>
        </w:rPr>
        <w:t xml:space="preserve"> </w:t>
      </w:r>
      <w:r w:rsidRPr="00362C83">
        <w:rPr>
          <w:rFonts w:ascii="Times New Roman" w:hAnsi="Times New Roman"/>
          <w:sz w:val="24"/>
          <w:szCs w:val="24"/>
        </w:rPr>
        <w:t>Nesses casos, o auditor deve considerar obter assessoria jurídica.</w:t>
      </w:r>
    </w:p>
    <w:p w14:paraId="263AAC6C" w14:textId="77777777" w:rsidR="002A6EFF" w:rsidRPr="00E13C5B" w:rsidRDefault="002A6EFF" w:rsidP="002A6EFF">
      <w:pPr>
        <w:spacing w:after="0" w:line="240" w:lineRule="auto"/>
        <w:rPr>
          <w:rFonts w:ascii="Times New Roman" w:hAnsi="Times New Roman"/>
          <w:sz w:val="24"/>
          <w:szCs w:val="24"/>
        </w:rPr>
      </w:pPr>
    </w:p>
    <w:p w14:paraId="33F578DC"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1"/>
          <w:sz w:val="24"/>
          <w:szCs w:val="24"/>
        </w:rPr>
        <w:t>Data de vigência</w:t>
      </w:r>
    </w:p>
    <w:p w14:paraId="6B2A70A7" w14:textId="77777777" w:rsidR="002A6EFF" w:rsidRPr="00E13C5B" w:rsidRDefault="002A6EFF" w:rsidP="002A6EFF">
      <w:pPr>
        <w:spacing w:after="0" w:line="240" w:lineRule="auto"/>
        <w:jc w:val="both"/>
        <w:rPr>
          <w:rFonts w:ascii="Times New Roman" w:hAnsi="Times New Roman"/>
          <w:sz w:val="24"/>
          <w:szCs w:val="24"/>
        </w:rPr>
      </w:pPr>
    </w:p>
    <w:p w14:paraId="5630A39D"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8.</w:t>
      </w:r>
      <w:r w:rsidRPr="00E13C5B">
        <w:rPr>
          <w:rFonts w:ascii="Times New Roman" w:hAnsi="Times New Roman"/>
          <w:sz w:val="24"/>
          <w:szCs w:val="24"/>
        </w:rPr>
        <w:tab/>
      </w:r>
      <w:r w:rsidRPr="00E13C5B">
        <w:rPr>
          <w:rFonts w:ascii="Times New Roman" w:hAnsi="Times New Roman"/>
          <w:spacing w:val="3"/>
          <w:sz w:val="24"/>
          <w:szCs w:val="24"/>
        </w:rPr>
        <w:t xml:space="preserve">Esta </w:t>
      </w:r>
      <w:r>
        <w:rPr>
          <w:rFonts w:ascii="Times New Roman" w:hAnsi="Times New Roman"/>
          <w:spacing w:val="3"/>
          <w:sz w:val="24"/>
          <w:szCs w:val="24"/>
        </w:rPr>
        <w:t>norma</w:t>
      </w:r>
      <w:r w:rsidRPr="00E13C5B">
        <w:rPr>
          <w:rFonts w:ascii="Times New Roman" w:hAnsi="Times New Roman"/>
          <w:spacing w:val="3"/>
          <w:sz w:val="24"/>
          <w:szCs w:val="24"/>
        </w:rPr>
        <w:t xml:space="preserve"> é aplicável </w:t>
      </w:r>
      <w:r>
        <w:rPr>
          <w:rFonts w:ascii="Times New Roman" w:hAnsi="Times New Roman"/>
          <w:spacing w:val="3"/>
          <w:sz w:val="24"/>
          <w:szCs w:val="24"/>
        </w:rPr>
        <w:t>a</w:t>
      </w:r>
      <w:r w:rsidRPr="00E13C5B">
        <w:rPr>
          <w:rFonts w:ascii="Times New Roman" w:hAnsi="Times New Roman"/>
          <w:spacing w:val="3"/>
          <w:sz w:val="24"/>
          <w:szCs w:val="24"/>
        </w:rPr>
        <w:t xml:space="preserve"> auditoria</w:t>
      </w:r>
      <w:r>
        <w:rPr>
          <w:rFonts w:ascii="Times New Roman" w:hAnsi="Times New Roman"/>
          <w:spacing w:val="3"/>
          <w:sz w:val="24"/>
          <w:szCs w:val="24"/>
        </w:rPr>
        <w:t>s</w:t>
      </w:r>
      <w:r w:rsidRPr="00E13C5B">
        <w:rPr>
          <w:rFonts w:ascii="Times New Roman" w:hAnsi="Times New Roman"/>
          <w:spacing w:val="3"/>
          <w:sz w:val="24"/>
          <w:szCs w:val="24"/>
        </w:rPr>
        <w:t xml:space="preserve"> de demonstrações contábeis que se findam em</w:t>
      </w:r>
      <w:r>
        <w:rPr>
          <w:rFonts w:ascii="Times New Roman" w:hAnsi="Times New Roman"/>
          <w:spacing w:val="3"/>
          <w:sz w:val="24"/>
          <w:szCs w:val="24"/>
        </w:rPr>
        <w:t>,</w:t>
      </w:r>
      <w:r w:rsidRPr="00E13C5B">
        <w:rPr>
          <w:rFonts w:ascii="Times New Roman" w:hAnsi="Times New Roman"/>
          <w:spacing w:val="3"/>
          <w:sz w:val="24"/>
          <w:szCs w:val="24"/>
        </w:rPr>
        <w:t xml:space="preserve"> ou após</w:t>
      </w:r>
      <w:r>
        <w:rPr>
          <w:rFonts w:ascii="Times New Roman" w:hAnsi="Times New Roman"/>
          <w:spacing w:val="3"/>
          <w:sz w:val="24"/>
          <w:szCs w:val="24"/>
        </w:rPr>
        <w:t>,</w:t>
      </w:r>
      <w:r w:rsidRPr="00E13C5B">
        <w:rPr>
          <w:rFonts w:ascii="Times New Roman" w:hAnsi="Times New Roman"/>
          <w:spacing w:val="3"/>
          <w:sz w:val="24"/>
          <w:szCs w:val="24"/>
        </w:rPr>
        <w:t xml:space="preserve"> 31 de dezembro de 2016.</w:t>
      </w:r>
    </w:p>
    <w:p w14:paraId="23019C12" w14:textId="77777777" w:rsidR="002A6EFF" w:rsidRPr="00E13C5B" w:rsidRDefault="002A6EFF" w:rsidP="002A6EFF">
      <w:pPr>
        <w:tabs>
          <w:tab w:val="left" w:pos="660"/>
        </w:tabs>
        <w:spacing w:after="0" w:line="240" w:lineRule="auto"/>
        <w:jc w:val="both"/>
        <w:rPr>
          <w:rFonts w:ascii="Times New Roman" w:hAnsi="Times New Roman"/>
          <w:sz w:val="24"/>
          <w:szCs w:val="24"/>
        </w:rPr>
      </w:pPr>
    </w:p>
    <w:p w14:paraId="0FCD36CF"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z w:val="24"/>
          <w:szCs w:val="24"/>
        </w:rPr>
        <w:t>Objetivo</w:t>
      </w:r>
    </w:p>
    <w:p w14:paraId="4EBC55A0" w14:textId="77777777" w:rsidR="002A6EFF" w:rsidRPr="00E13C5B" w:rsidRDefault="002A6EFF" w:rsidP="002A6EFF">
      <w:pPr>
        <w:spacing w:after="0" w:line="240" w:lineRule="auto"/>
        <w:jc w:val="both"/>
        <w:rPr>
          <w:rFonts w:ascii="Times New Roman" w:hAnsi="Times New Roman"/>
          <w:sz w:val="24"/>
          <w:szCs w:val="24"/>
        </w:rPr>
      </w:pPr>
    </w:p>
    <w:p w14:paraId="2A2DBE55"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z w:val="24"/>
          <w:szCs w:val="24"/>
        </w:rPr>
        <w:t>9.</w:t>
      </w:r>
      <w:r w:rsidRPr="00E13C5B">
        <w:rPr>
          <w:rFonts w:ascii="Times New Roman" w:hAnsi="Times New Roman"/>
          <w:sz w:val="24"/>
          <w:szCs w:val="24"/>
        </w:rPr>
        <w:tab/>
      </w:r>
      <w:r w:rsidRPr="00E13C5B">
        <w:rPr>
          <w:rFonts w:ascii="Times New Roman" w:hAnsi="Times New Roman"/>
          <w:spacing w:val="3"/>
          <w:sz w:val="24"/>
          <w:szCs w:val="24"/>
        </w:rPr>
        <w:t>Os objetivos do auditor são:</w:t>
      </w:r>
    </w:p>
    <w:p w14:paraId="37EB893D"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comunicar claramente aos responsáveis pela governança as suas responsabilidades em relação à auditoria das demonstrações contábeis, e uma visão geral do alcance e da época planejados da auditoria;</w:t>
      </w:r>
    </w:p>
    <w:p w14:paraId="61FCB223" w14:textId="77777777" w:rsidR="002A6EFF" w:rsidRPr="00E13C5B" w:rsidRDefault="002A6EFF" w:rsidP="002A6EFF">
      <w:pPr>
        <w:tabs>
          <w:tab w:val="left" w:pos="660"/>
        </w:tabs>
        <w:spacing w:after="120" w:line="240" w:lineRule="auto"/>
        <w:ind w:left="993" w:hanging="426"/>
        <w:jc w:val="both"/>
        <w:rPr>
          <w:rFonts w:ascii="Times New Roman" w:hAnsi="Times New Roman"/>
          <w:sz w:val="24"/>
          <w:szCs w:val="24"/>
        </w:rPr>
      </w:pPr>
      <w:r w:rsidRPr="00E13C5B">
        <w:rPr>
          <w:rFonts w:ascii="Times New Roman" w:hAnsi="Times New Roman"/>
          <w:sz w:val="24"/>
          <w:szCs w:val="24"/>
        </w:rPr>
        <w:t xml:space="preserve">(b) </w:t>
      </w:r>
      <w:r>
        <w:rPr>
          <w:rFonts w:ascii="Times New Roman" w:hAnsi="Times New Roman"/>
          <w:sz w:val="24"/>
          <w:szCs w:val="24"/>
        </w:rPr>
        <w:tab/>
      </w:r>
      <w:r w:rsidRPr="00E13C5B">
        <w:rPr>
          <w:rFonts w:ascii="Times New Roman" w:hAnsi="Times New Roman"/>
          <w:sz w:val="24"/>
          <w:szCs w:val="24"/>
        </w:rPr>
        <w:t>obter dos responsáveis pela governança informações relevantes para a auditoria;</w:t>
      </w:r>
    </w:p>
    <w:p w14:paraId="364AE5C5" w14:textId="77777777" w:rsidR="002A6EFF" w:rsidRPr="00E13C5B" w:rsidRDefault="002A6EFF" w:rsidP="002A6EFF">
      <w:pPr>
        <w:tabs>
          <w:tab w:val="left" w:pos="660"/>
        </w:tabs>
        <w:spacing w:after="120" w:line="240" w:lineRule="auto"/>
        <w:ind w:left="993" w:hanging="426"/>
        <w:jc w:val="both"/>
        <w:rPr>
          <w:rFonts w:ascii="Times New Roman" w:hAnsi="Times New Roman"/>
          <w:sz w:val="24"/>
          <w:szCs w:val="24"/>
        </w:rPr>
      </w:pPr>
      <w:r w:rsidRPr="00E13C5B">
        <w:rPr>
          <w:rFonts w:ascii="Times New Roman" w:hAnsi="Times New Roman"/>
          <w:sz w:val="24"/>
          <w:szCs w:val="24"/>
        </w:rPr>
        <w:t xml:space="preserve">(c) </w:t>
      </w:r>
      <w:r>
        <w:rPr>
          <w:rFonts w:ascii="Times New Roman" w:hAnsi="Times New Roman"/>
          <w:sz w:val="24"/>
          <w:szCs w:val="24"/>
        </w:rPr>
        <w:tab/>
      </w:r>
      <w:r w:rsidRPr="00E13C5B">
        <w:rPr>
          <w:rFonts w:ascii="Times New Roman" w:hAnsi="Times New Roman"/>
          <w:sz w:val="24"/>
          <w:szCs w:val="24"/>
        </w:rPr>
        <w:t>fornecer</w:t>
      </w:r>
      <w:r>
        <w:rPr>
          <w:rFonts w:ascii="Times New Roman" w:hAnsi="Times New Roman"/>
          <w:sz w:val="24"/>
          <w:szCs w:val="24"/>
        </w:rPr>
        <w:t>,</w:t>
      </w:r>
      <w:r w:rsidRPr="00E13C5B">
        <w:rPr>
          <w:rFonts w:ascii="Times New Roman" w:hAnsi="Times New Roman"/>
          <w:sz w:val="24"/>
          <w:szCs w:val="24"/>
        </w:rPr>
        <w:t xml:space="preserve"> tempestivamente</w:t>
      </w:r>
      <w:r>
        <w:rPr>
          <w:rFonts w:ascii="Times New Roman" w:hAnsi="Times New Roman"/>
          <w:sz w:val="24"/>
          <w:szCs w:val="24"/>
        </w:rPr>
        <w:t>,</w:t>
      </w:r>
      <w:r w:rsidRPr="00E13C5B">
        <w:rPr>
          <w:rFonts w:ascii="Times New Roman" w:hAnsi="Times New Roman"/>
          <w:sz w:val="24"/>
          <w:szCs w:val="24"/>
        </w:rPr>
        <w:t xml:space="preserve"> aos responsáveis pela governança as observações decorrentes da auditoria que sejam significativas e relevantes para a sua responsabilidade de supervisionar de modo geral o processo de relatórios </w:t>
      </w:r>
      <w:r>
        <w:rPr>
          <w:rFonts w:ascii="Times New Roman" w:hAnsi="Times New Roman"/>
          <w:sz w:val="24"/>
          <w:szCs w:val="24"/>
        </w:rPr>
        <w:t>financeiros</w:t>
      </w:r>
      <w:r w:rsidRPr="00E13C5B">
        <w:rPr>
          <w:rFonts w:ascii="Times New Roman" w:hAnsi="Times New Roman"/>
          <w:sz w:val="24"/>
          <w:szCs w:val="24"/>
        </w:rPr>
        <w:t>; e</w:t>
      </w:r>
    </w:p>
    <w:p w14:paraId="725D9679" w14:textId="77777777" w:rsidR="002A6EFF" w:rsidRPr="00E13C5B" w:rsidRDefault="002A6EFF" w:rsidP="002A6EFF">
      <w:pPr>
        <w:tabs>
          <w:tab w:val="left" w:pos="660"/>
        </w:tabs>
        <w:spacing w:after="0" w:line="240" w:lineRule="auto"/>
        <w:ind w:left="993" w:hanging="426"/>
        <w:jc w:val="both"/>
        <w:rPr>
          <w:rFonts w:ascii="Times New Roman" w:hAnsi="Times New Roman"/>
          <w:sz w:val="24"/>
          <w:szCs w:val="24"/>
        </w:rPr>
      </w:pPr>
      <w:r w:rsidRPr="00E13C5B">
        <w:rPr>
          <w:rFonts w:ascii="Times New Roman" w:hAnsi="Times New Roman"/>
          <w:sz w:val="24"/>
          <w:szCs w:val="24"/>
        </w:rPr>
        <w:t xml:space="preserve">(d) </w:t>
      </w:r>
      <w:r>
        <w:rPr>
          <w:rFonts w:ascii="Times New Roman" w:hAnsi="Times New Roman"/>
          <w:sz w:val="24"/>
          <w:szCs w:val="24"/>
        </w:rPr>
        <w:tab/>
      </w:r>
      <w:r w:rsidRPr="00E13C5B">
        <w:rPr>
          <w:rFonts w:ascii="Times New Roman" w:hAnsi="Times New Roman"/>
          <w:sz w:val="24"/>
          <w:szCs w:val="24"/>
        </w:rPr>
        <w:t xml:space="preserve">promover </w:t>
      </w:r>
      <w:r>
        <w:rPr>
          <w:rFonts w:ascii="Times New Roman" w:hAnsi="Times New Roman"/>
          <w:sz w:val="24"/>
          <w:szCs w:val="24"/>
        </w:rPr>
        <w:t>a</w:t>
      </w:r>
      <w:r w:rsidRPr="00E13C5B">
        <w:rPr>
          <w:rFonts w:ascii="Times New Roman" w:hAnsi="Times New Roman"/>
          <w:sz w:val="24"/>
          <w:szCs w:val="24"/>
        </w:rPr>
        <w:t xml:space="preserve"> efetiva comunicação recíproca entre o auditor e os responsáveis pela governança.</w:t>
      </w:r>
    </w:p>
    <w:p w14:paraId="0B628CFB" w14:textId="77777777" w:rsidR="002A6EFF" w:rsidRPr="00E13C5B" w:rsidRDefault="002A6EFF" w:rsidP="002A6EFF">
      <w:pPr>
        <w:spacing w:after="0" w:line="240" w:lineRule="auto"/>
        <w:jc w:val="both"/>
        <w:rPr>
          <w:rFonts w:ascii="Times New Roman" w:hAnsi="Times New Roman"/>
          <w:sz w:val="24"/>
          <w:szCs w:val="24"/>
        </w:rPr>
      </w:pPr>
    </w:p>
    <w:p w14:paraId="5EC737BF"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z w:val="24"/>
          <w:szCs w:val="24"/>
        </w:rPr>
        <w:t>Definições</w:t>
      </w:r>
    </w:p>
    <w:p w14:paraId="1BB28DEE" w14:textId="77777777" w:rsidR="002A6EFF" w:rsidRPr="00E13C5B" w:rsidRDefault="002A6EFF" w:rsidP="002A6EFF">
      <w:pPr>
        <w:spacing w:after="0" w:line="240" w:lineRule="auto"/>
        <w:jc w:val="both"/>
        <w:rPr>
          <w:rFonts w:ascii="Times New Roman" w:hAnsi="Times New Roman"/>
          <w:sz w:val="24"/>
          <w:szCs w:val="24"/>
        </w:rPr>
      </w:pPr>
    </w:p>
    <w:p w14:paraId="2BFB9A63"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z w:val="24"/>
          <w:szCs w:val="24"/>
        </w:rPr>
        <w:t>10.</w:t>
      </w:r>
      <w:r w:rsidRPr="00E13C5B">
        <w:rPr>
          <w:rFonts w:ascii="Times New Roman" w:hAnsi="Times New Roman"/>
          <w:sz w:val="24"/>
          <w:szCs w:val="24"/>
        </w:rPr>
        <w:tab/>
      </w:r>
      <w:r w:rsidRPr="00307A37">
        <w:rPr>
          <w:rFonts w:ascii="Times New Roman" w:hAnsi="Times New Roman"/>
          <w:spacing w:val="3"/>
          <w:sz w:val="24"/>
          <w:szCs w:val="24"/>
        </w:rPr>
        <w:t>Para</w:t>
      </w:r>
      <w:r w:rsidRPr="00E13C5B">
        <w:rPr>
          <w:rFonts w:ascii="Times New Roman" w:hAnsi="Times New Roman"/>
          <w:spacing w:val="1"/>
          <w:sz w:val="24"/>
          <w:szCs w:val="24"/>
        </w:rPr>
        <w:t xml:space="preserve"> fins desta </w:t>
      </w:r>
      <w:r>
        <w:rPr>
          <w:rFonts w:ascii="Times New Roman" w:hAnsi="Times New Roman"/>
          <w:spacing w:val="1"/>
          <w:sz w:val="24"/>
          <w:szCs w:val="24"/>
        </w:rPr>
        <w:t>norma</w:t>
      </w:r>
      <w:r w:rsidRPr="00E13C5B">
        <w:rPr>
          <w:rFonts w:ascii="Times New Roman" w:hAnsi="Times New Roman"/>
          <w:spacing w:val="1"/>
          <w:sz w:val="24"/>
          <w:szCs w:val="24"/>
        </w:rPr>
        <w:t xml:space="preserve">, os termos a seguir </w:t>
      </w:r>
      <w:r w:rsidRPr="003B46C9">
        <w:rPr>
          <w:rFonts w:ascii="Times New Roman" w:hAnsi="Times New Roman"/>
          <w:sz w:val="24"/>
          <w:szCs w:val="24"/>
        </w:rPr>
        <w:t>têm os seguintes significados</w:t>
      </w:r>
      <w:r w:rsidRPr="00E13C5B">
        <w:rPr>
          <w:rFonts w:ascii="Times New Roman" w:hAnsi="Times New Roman"/>
          <w:spacing w:val="1"/>
          <w:sz w:val="24"/>
          <w:szCs w:val="24"/>
        </w:rPr>
        <w:t>:</w:t>
      </w:r>
    </w:p>
    <w:p w14:paraId="6E5E80E8"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w:t>
      </w:r>
      <w:r w:rsidRPr="00E13C5B">
        <w:rPr>
          <w:rFonts w:ascii="Times New Roman" w:hAnsi="Times New Roman"/>
          <w:sz w:val="24"/>
          <w:szCs w:val="24"/>
        </w:rPr>
        <w:t xml:space="preserve">a) </w:t>
      </w:r>
      <w:r>
        <w:rPr>
          <w:rFonts w:ascii="Times New Roman" w:hAnsi="Times New Roman"/>
          <w:sz w:val="24"/>
          <w:szCs w:val="24"/>
        </w:rPr>
        <w:tab/>
      </w:r>
      <w:r w:rsidRPr="00264987">
        <w:rPr>
          <w:rFonts w:ascii="Times New Roman" w:hAnsi="Times New Roman"/>
          <w:b/>
          <w:sz w:val="24"/>
          <w:szCs w:val="24"/>
        </w:rPr>
        <w:t>Responsáveis pela governança</w:t>
      </w:r>
      <w:r w:rsidRPr="00E13C5B">
        <w:rPr>
          <w:rFonts w:ascii="Times New Roman" w:hAnsi="Times New Roman"/>
          <w:sz w:val="24"/>
          <w:szCs w:val="24"/>
        </w:rPr>
        <w:t xml:space="preserve"> são as pessoas ou organizações com responsabilidade pela </w:t>
      </w:r>
      <w:r w:rsidRPr="00370597">
        <w:rPr>
          <w:rFonts w:ascii="Times New Roman" w:hAnsi="Times New Roman"/>
          <w:sz w:val="24"/>
          <w:szCs w:val="24"/>
          <w:highlight w:val="green"/>
        </w:rPr>
        <w:t>supervisão geral da direção estratégica da entidade e das obrigações</w:t>
      </w:r>
      <w:r w:rsidRPr="00E13C5B">
        <w:rPr>
          <w:rFonts w:ascii="Times New Roman" w:hAnsi="Times New Roman"/>
          <w:sz w:val="24"/>
          <w:szCs w:val="24"/>
        </w:rPr>
        <w:t xml:space="preserve"> relacionadas à responsabilidade da entidade. Isso inclui a supervisão geral do processo de relatórios financeiros. Para algumas entidades em algumas circunstâncias, os responsáveis pela governança podem incluir pessoal da administração, por exemplo, </w:t>
      </w:r>
      <w:r w:rsidRPr="00370597">
        <w:rPr>
          <w:rFonts w:ascii="Times New Roman" w:hAnsi="Times New Roman"/>
          <w:sz w:val="24"/>
          <w:szCs w:val="24"/>
          <w:highlight w:val="yellow"/>
        </w:rPr>
        <w:t>membros executivos do conselho de administração</w:t>
      </w:r>
      <w:r w:rsidRPr="00E13C5B">
        <w:rPr>
          <w:rFonts w:ascii="Times New Roman" w:hAnsi="Times New Roman"/>
          <w:sz w:val="24"/>
          <w:szCs w:val="24"/>
        </w:rPr>
        <w:t xml:space="preserve"> de entidade do setor público ou privado, ou sócio proprietário. Para discussão sobre a diversidade das estruturas de governança, ver itens A1 a A8.</w:t>
      </w:r>
    </w:p>
    <w:p w14:paraId="3A844648" w14:textId="77777777" w:rsidR="002A6EFF" w:rsidRPr="00E13C5B" w:rsidRDefault="002A6EFF" w:rsidP="002A6EFF">
      <w:pPr>
        <w:spacing w:after="0" w:line="240" w:lineRule="auto"/>
        <w:ind w:left="993" w:hanging="426"/>
        <w:jc w:val="both"/>
        <w:rPr>
          <w:rFonts w:ascii="Times New Roman" w:hAnsi="Times New Roman"/>
          <w:sz w:val="24"/>
          <w:szCs w:val="24"/>
        </w:rPr>
      </w:pPr>
      <w:r w:rsidRPr="00E13C5B">
        <w:rPr>
          <w:rFonts w:ascii="Times New Roman" w:hAnsi="Times New Roman"/>
          <w:sz w:val="24"/>
          <w:szCs w:val="24"/>
        </w:rPr>
        <w:t xml:space="preserve">(b) </w:t>
      </w:r>
      <w:r>
        <w:rPr>
          <w:rFonts w:ascii="Times New Roman" w:hAnsi="Times New Roman"/>
          <w:sz w:val="24"/>
          <w:szCs w:val="24"/>
        </w:rPr>
        <w:tab/>
      </w:r>
      <w:r w:rsidRPr="00264987">
        <w:rPr>
          <w:rFonts w:ascii="Times New Roman" w:hAnsi="Times New Roman"/>
          <w:b/>
          <w:sz w:val="24"/>
          <w:szCs w:val="24"/>
        </w:rPr>
        <w:t>Administração</w:t>
      </w:r>
      <w:r w:rsidRPr="00E13C5B">
        <w:rPr>
          <w:rFonts w:ascii="Times New Roman" w:hAnsi="Times New Roman"/>
          <w:sz w:val="24"/>
          <w:szCs w:val="24"/>
        </w:rPr>
        <w:t xml:space="preserve"> são as pessoas com responsabilidade </w:t>
      </w:r>
      <w:r w:rsidRPr="00953ECA">
        <w:rPr>
          <w:rFonts w:ascii="Times New Roman" w:hAnsi="Times New Roman"/>
          <w:sz w:val="24"/>
          <w:szCs w:val="24"/>
          <w:highlight w:val="green"/>
        </w:rPr>
        <w:t>executiva</w:t>
      </w:r>
      <w:r w:rsidRPr="00E13C5B">
        <w:rPr>
          <w:rFonts w:ascii="Times New Roman" w:hAnsi="Times New Roman"/>
          <w:sz w:val="24"/>
          <w:szCs w:val="24"/>
        </w:rPr>
        <w:t xml:space="preserve"> pela condução das operações da entidade. Para algumas entidades, os responsáveis pela governança podem incluir pessoal da administração, por exemplo, membros d</w:t>
      </w:r>
      <w:r>
        <w:rPr>
          <w:rFonts w:ascii="Times New Roman" w:hAnsi="Times New Roman"/>
          <w:sz w:val="24"/>
          <w:szCs w:val="24"/>
        </w:rPr>
        <w:t>o</w:t>
      </w:r>
      <w:r w:rsidRPr="00E13C5B">
        <w:rPr>
          <w:rFonts w:ascii="Times New Roman" w:hAnsi="Times New Roman"/>
          <w:sz w:val="24"/>
          <w:szCs w:val="24"/>
        </w:rPr>
        <w:t xml:space="preserve"> </w:t>
      </w:r>
      <w:r w:rsidRPr="00953ECA">
        <w:rPr>
          <w:rFonts w:ascii="Times New Roman" w:hAnsi="Times New Roman"/>
          <w:sz w:val="24"/>
          <w:szCs w:val="24"/>
          <w:highlight w:val="green"/>
        </w:rPr>
        <w:t>conselho de administração</w:t>
      </w:r>
      <w:r w:rsidRPr="00E13C5B">
        <w:rPr>
          <w:rFonts w:ascii="Times New Roman" w:hAnsi="Times New Roman"/>
          <w:sz w:val="24"/>
          <w:szCs w:val="24"/>
        </w:rPr>
        <w:t xml:space="preserve"> ou sócio</w:t>
      </w:r>
      <w:r>
        <w:rPr>
          <w:rFonts w:ascii="Times New Roman" w:hAnsi="Times New Roman"/>
          <w:sz w:val="24"/>
          <w:szCs w:val="24"/>
        </w:rPr>
        <w:t>-</w:t>
      </w:r>
      <w:r w:rsidRPr="00E13C5B">
        <w:rPr>
          <w:rFonts w:ascii="Times New Roman" w:hAnsi="Times New Roman"/>
          <w:sz w:val="24"/>
          <w:szCs w:val="24"/>
        </w:rPr>
        <w:t xml:space="preserve">proprietário. </w:t>
      </w:r>
    </w:p>
    <w:p w14:paraId="7F8917B0" w14:textId="77777777" w:rsidR="002A6EFF" w:rsidRPr="00E13C5B" w:rsidRDefault="002A6EFF" w:rsidP="002A6EFF">
      <w:pPr>
        <w:spacing w:after="0" w:line="240" w:lineRule="auto"/>
        <w:rPr>
          <w:rFonts w:ascii="Times New Roman" w:hAnsi="Times New Roman"/>
          <w:sz w:val="24"/>
          <w:szCs w:val="24"/>
        </w:rPr>
      </w:pPr>
    </w:p>
    <w:p w14:paraId="495EAB7B"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z w:val="24"/>
          <w:szCs w:val="24"/>
        </w:rPr>
        <w:t>Requisitos</w:t>
      </w:r>
    </w:p>
    <w:p w14:paraId="4FE560EE" w14:textId="77777777" w:rsidR="002A6EFF" w:rsidRPr="00E13C5B" w:rsidRDefault="002A6EFF" w:rsidP="002A6EFF">
      <w:pPr>
        <w:spacing w:after="0" w:line="240" w:lineRule="auto"/>
        <w:jc w:val="both"/>
        <w:rPr>
          <w:rFonts w:ascii="Times New Roman" w:hAnsi="Times New Roman"/>
          <w:sz w:val="24"/>
          <w:szCs w:val="24"/>
        </w:rPr>
      </w:pPr>
    </w:p>
    <w:p w14:paraId="2DC45CBC"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3"/>
          <w:sz w:val="24"/>
          <w:szCs w:val="24"/>
        </w:rPr>
        <w:t>Responsáveis pela governança</w:t>
      </w:r>
    </w:p>
    <w:p w14:paraId="61265CB4" w14:textId="77777777" w:rsidR="002A6EFF" w:rsidRPr="00E13C5B" w:rsidRDefault="002A6EFF" w:rsidP="002A6EFF">
      <w:pPr>
        <w:spacing w:after="0" w:line="240" w:lineRule="auto"/>
        <w:jc w:val="both"/>
        <w:rPr>
          <w:rFonts w:ascii="Times New Roman" w:hAnsi="Times New Roman"/>
          <w:sz w:val="24"/>
          <w:szCs w:val="24"/>
        </w:rPr>
      </w:pPr>
    </w:p>
    <w:p w14:paraId="17BF5F60"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11.</w:t>
      </w:r>
      <w:r w:rsidRPr="00E13C5B">
        <w:rPr>
          <w:rFonts w:ascii="Times New Roman" w:hAnsi="Times New Roman"/>
          <w:sz w:val="24"/>
          <w:szCs w:val="24"/>
        </w:rPr>
        <w:tab/>
      </w:r>
      <w:r w:rsidRPr="00E13C5B">
        <w:rPr>
          <w:rFonts w:ascii="Times New Roman" w:hAnsi="Times New Roman"/>
          <w:spacing w:val="3"/>
          <w:sz w:val="24"/>
          <w:szCs w:val="24"/>
        </w:rPr>
        <w:t xml:space="preserve">O </w:t>
      </w:r>
      <w:r w:rsidRPr="00370597">
        <w:rPr>
          <w:rFonts w:ascii="Times New Roman" w:hAnsi="Times New Roman"/>
          <w:spacing w:val="3"/>
          <w:sz w:val="24"/>
          <w:szCs w:val="24"/>
          <w:highlight w:val="green"/>
        </w:rPr>
        <w:t>auditor</w:t>
      </w:r>
      <w:r w:rsidRPr="00E13C5B">
        <w:rPr>
          <w:rFonts w:ascii="Times New Roman" w:hAnsi="Times New Roman"/>
          <w:spacing w:val="3"/>
          <w:sz w:val="24"/>
          <w:szCs w:val="24"/>
        </w:rPr>
        <w:t xml:space="preserve"> deve determinar as pessoas apropriadas dentro da estrutura da governança da entidade com as quais deve se comunicar </w:t>
      </w:r>
      <w:r w:rsidRPr="00E13C5B">
        <w:rPr>
          <w:rFonts w:ascii="Times New Roman" w:hAnsi="Times New Roman"/>
          <w:spacing w:val="1"/>
          <w:sz w:val="24"/>
          <w:szCs w:val="24"/>
        </w:rPr>
        <w:t>(ver</w:t>
      </w:r>
      <w:r w:rsidRPr="00E13C5B">
        <w:rPr>
          <w:rFonts w:ascii="Times New Roman" w:hAnsi="Times New Roman"/>
          <w:spacing w:val="-5"/>
          <w:sz w:val="24"/>
          <w:szCs w:val="24"/>
        </w:rPr>
        <w:t xml:space="preserve"> </w:t>
      </w:r>
      <w:r w:rsidRPr="00E13C5B">
        <w:rPr>
          <w:rFonts w:ascii="Times New Roman" w:hAnsi="Times New Roman"/>
          <w:spacing w:val="-1"/>
          <w:sz w:val="24"/>
          <w:szCs w:val="24"/>
        </w:rPr>
        <w:t>itens</w:t>
      </w:r>
      <w:r w:rsidRPr="00E13C5B">
        <w:rPr>
          <w:rFonts w:ascii="Times New Roman" w:hAnsi="Times New Roman"/>
          <w:spacing w:val="-15"/>
          <w:sz w:val="24"/>
          <w:szCs w:val="24"/>
        </w:rPr>
        <w:t xml:space="preserve"> </w:t>
      </w:r>
      <w:r w:rsidRPr="00E13C5B">
        <w:rPr>
          <w:rFonts w:ascii="Times New Roman" w:hAnsi="Times New Roman"/>
          <w:spacing w:val="-1"/>
          <w:sz w:val="24"/>
          <w:szCs w:val="24"/>
        </w:rPr>
        <w:t>A1 a A4).</w:t>
      </w:r>
    </w:p>
    <w:p w14:paraId="23BAB4A0" w14:textId="77777777" w:rsidR="002A6EFF" w:rsidRPr="00E13C5B" w:rsidRDefault="002A6EFF" w:rsidP="002A6EFF">
      <w:pPr>
        <w:spacing w:after="0" w:line="240" w:lineRule="auto"/>
        <w:jc w:val="both"/>
        <w:rPr>
          <w:rFonts w:ascii="Times New Roman" w:hAnsi="Times New Roman"/>
          <w:sz w:val="24"/>
          <w:szCs w:val="24"/>
        </w:rPr>
      </w:pPr>
    </w:p>
    <w:p w14:paraId="4CB0344B"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z w:val="24"/>
          <w:szCs w:val="24"/>
        </w:rPr>
        <w:t xml:space="preserve">Comunicação com </w:t>
      </w:r>
      <w:r>
        <w:rPr>
          <w:rFonts w:ascii="Times New Roman" w:hAnsi="Times New Roman"/>
          <w:i/>
          <w:sz w:val="24"/>
          <w:szCs w:val="24"/>
        </w:rPr>
        <w:t>o</w:t>
      </w:r>
      <w:r w:rsidRPr="00E13C5B">
        <w:rPr>
          <w:rFonts w:ascii="Times New Roman" w:hAnsi="Times New Roman"/>
          <w:i/>
          <w:sz w:val="24"/>
          <w:szCs w:val="24"/>
        </w:rPr>
        <w:t xml:space="preserve"> subgrupo dos responsáveis pela governança</w:t>
      </w:r>
    </w:p>
    <w:p w14:paraId="1ED2F6BE" w14:textId="77777777" w:rsidR="002A6EFF" w:rsidRPr="00E13C5B" w:rsidRDefault="002A6EFF" w:rsidP="002A6EFF">
      <w:pPr>
        <w:spacing w:after="0" w:line="240" w:lineRule="auto"/>
        <w:jc w:val="both"/>
        <w:rPr>
          <w:rFonts w:ascii="Times New Roman" w:hAnsi="Times New Roman"/>
          <w:sz w:val="24"/>
          <w:szCs w:val="24"/>
        </w:rPr>
      </w:pPr>
    </w:p>
    <w:p w14:paraId="1E50942B" w14:textId="77777777" w:rsidR="002A6EFF" w:rsidRPr="00E13C5B" w:rsidRDefault="002A6EFF" w:rsidP="002A6EFF">
      <w:pPr>
        <w:tabs>
          <w:tab w:val="left" w:pos="567"/>
        </w:tabs>
        <w:spacing w:after="0" w:line="240" w:lineRule="auto"/>
        <w:ind w:left="567" w:hanging="567"/>
        <w:jc w:val="both"/>
        <w:rPr>
          <w:rFonts w:ascii="Times New Roman" w:hAnsi="Times New Roman"/>
          <w:spacing w:val="2"/>
          <w:sz w:val="24"/>
          <w:szCs w:val="24"/>
        </w:rPr>
      </w:pPr>
      <w:r w:rsidRPr="00E13C5B">
        <w:rPr>
          <w:rFonts w:ascii="Times New Roman" w:hAnsi="Times New Roman"/>
          <w:sz w:val="24"/>
          <w:szCs w:val="24"/>
        </w:rPr>
        <w:t>12.</w:t>
      </w:r>
      <w:r w:rsidRPr="00E13C5B">
        <w:rPr>
          <w:rFonts w:ascii="Times New Roman" w:hAnsi="Times New Roman"/>
          <w:sz w:val="24"/>
          <w:szCs w:val="24"/>
        </w:rPr>
        <w:tab/>
        <w:t xml:space="preserve">Quando o auditor se comunicar com </w:t>
      </w:r>
      <w:r>
        <w:rPr>
          <w:rFonts w:ascii="Times New Roman" w:hAnsi="Times New Roman"/>
          <w:sz w:val="24"/>
          <w:szCs w:val="24"/>
        </w:rPr>
        <w:t>o</w:t>
      </w:r>
      <w:r w:rsidRPr="00E13C5B">
        <w:rPr>
          <w:rFonts w:ascii="Times New Roman" w:hAnsi="Times New Roman"/>
          <w:sz w:val="24"/>
          <w:szCs w:val="24"/>
        </w:rPr>
        <w:t xml:space="preserve"> subgrupo dos responsáveis pela governança, por exemplo, </w:t>
      </w:r>
      <w:r w:rsidRPr="00370597">
        <w:rPr>
          <w:rFonts w:ascii="Times New Roman" w:hAnsi="Times New Roman"/>
          <w:sz w:val="24"/>
          <w:szCs w:val="24"/>
          <w:highlight w:val="green"/>
        </w:rPr>
        <w:t>comitê de auditoria</w:t>
      </w:r>
      <w:r w:rsidRPr="00E13C5B">
        <w:rPr>
          <w:rFonts w:ascii="Times New Roman" w:hAnsi="Times New Roman"/>
          <w:sz w:val="24"/>
          <w:szCs w:val="24"/>
        </w:rPr>
        <w:t xml:space="preserve"> ou indivíduo, </w:t>
      </w:r>
      <w:r w:rsidRPr="00370597">
        <w:rPr>
          <w:rFonts w:ascii="Times New Roman" w:hAnsi="Times New Roman"/>
          <w:sz w:val="24"/>
          <w:szCs w:val="24"/>
          <w:highlight w:val="green"/>
        </w:rPr>
        <w:t>deve determinar</w:t>
      </w:r>
      <w:r w:rsidRPr="00E13C5B">
        <w:rPr>
          <w:rFonts w:ascii="Times New Roman" w:hAnsi="Times New Roman"/>
          <w:sz w:val="24"/>
          <w:szCs w:val="24"/>
        </w:rPr>
        <w:t xml:space="preserve"> se também precisa se comunicar com o </w:t>
      </w:r>
      <w:r w:rsidRPr="00370597">
        <w:rPr>
          <w:rFonts w:ascii="Times New Roman" w:hAnsi="Times New Roman"/>
          <w:sz w:val="24"/>
          <w:szCs w:val="24"/>
          <w:highlight w:val="yellow"/>
        </w:rPr>
        <w:t>conselho de administração</w:t>
      </w:r>
      <w:r w:rsidRPr="00E13C5B">
        <w:rPr>
          <w:rFonts w:ascii="Times New Roman" w:hAnsi="Times New Roman"/>
          <w:sz w:val="24"/>
          <w:szCs w:val="24"/>
        </w:rPr>
        <w:t xml:space="preserve"> ou </w:t>
      </w:r>
      <w:r w:rsidRPr="00370597">
        <w:rPr>
          <w:rFonts w:ascii="Times New Roman" w:hAnsi="Times New Roman"/>
          <w:sz w:val="24"/>
          <w:szCs w:val="24"/>
          <w:highlight w:val="cyan"/>
        </w:rPr>
        <w:t>órgão equivalente</w:t>
      </w:r>
      <w:r w:rsidRPr="00E13C5B">
        <w:rPr>
          <w:rFonts w:ascii="Times New Roman" w:hAnsi="Times New Roman"/>
          <w:sz w:val="24"/>
          <w:szCs w:val="24"/>
        </w:rPr>
        <w:t xml:space="preserve"> </w:t>
      </w:r>
      <w:r w:rsidRPr="00E13C5B">
        <w:rPr>
          <w:rFonts w:ascii="Times New Roman" w:hAnsi="Times New Roman"/>
          <w:spacing w:val="1"/>
          <w:sz w:val="24"/>
          <w:szCs w:val="24"/>
        </w:rPr>
        <w:t>(ver</w:t>
      </w:r>
      <w:r w:rsidRPr="00E13C5B">
        <w:rPr>
          <w:rFonts w:ascii="Times New Roman" w:hAnsi="Times New Roman"/>
          <w:spacing w:val="-5"/>
          <w:sz w:val="24"/>
          <w:szCs w:val="24"/>
        </w:rPr>
        <w:t xml:space="preserve"> </w:t>
      </w:r>
      <w:r w:rsidRPr="00E13C5B">
        <w:rPr>
          <w:rFonts w:ascii="Times New Roman" w:hAnsi="Times New Roman"/>
          <w:spacing w:val="-1"/>
          <w:sz w:val="24"/>
          <w:szCs w:val="24"/>
        </w:rPr>
        <w:t>itens</w:t>
      </w:r>
      <w:r w:rsidRPr="00E13C5B">
        <w:rPr>
          <w:rFonts w:ascii="Times New Roman" w:hAnsi="Times New Roman"/>
          <w:spacing w:val="-15"/>
          <w:sz w:val="24"/>
          <w:szCs w:val="24"/>
        </w:rPr>
        <w:t xml:space="preserve"> </w:t>
      </w:r>
      <w:r w:rsidRPr="00E13C5B">
        <w:rPr>
          <w:rFonts w:ascii="Times New Roman" w:hAnsi="Times New Roman"/>
          <w:spacing w:val="2"/>
          <w:sz w:val="24"/>
          <w:szCs w:val="24"/>
        </w:rPr>
        <w:t>A5 a A7).</w:t>
      </w:r>
    </w:p>
    <w:p w14:paraId="1450F17E" w14:textId="77777777" w:rsidR="002A6EFF" w:rsidRPr="00E13C5B" w:rsidRDefault="002A6EFF" w:rsidP="002A6EFF">
      <w:pPr>
        <w:spacing w:after="0" w:line="240" w:lineRule="auto"/>
        <w:jc w:val="both"/>
        <w:rPr>
          <w:rFonts w:ascii="Times New Roman" w:hAnsi="Times New Roman"/>
          <w:sz w:val="24"/>
          <w:szCs w:val="24"/>
        </w:rPr>
      </w:pPr>
    </w:p>
    <w:p w14:paraId="004D2746"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4"/>
          <w:sz w:val="24"/>
          <w:szCs w:val="24"/>
        </w:rPr>
        <w:t>Quando todos os responsáveis pela governança estão envolvidos na administração da entidade</w:t>
      </w:r>
    </w:p>
    <w:p w14:paraId="2AE85A42" w14:textId="77777777" w:rsidR="002A6EFF" w:rsidRPr="00E13C5B" w:rsidRDefault="002A6EFF" w:rsidP="002A6EFF">
      <w:pPr>
        <w:spacing w:after="0" w:line="240" w:lineRule="auto"/>
        <w:jc w:val="both"/>
        <w:rPr>
          <w:rFonts w:ascii="Times New Roman" w:hAnsi="Times New Roman"/>
          <w:sz w:val="24"/>
          <w:szCs w:val="24"/>
        </w:rPr>
      </w:pPr>
    </w:p>
    <w:p w14:paraId="2EDB67CD"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13.</w:t>
      </w:r>
      <w:r w:rsidRPr="00E13C5B">
        <w:rPr>
          <w:rFonts w:ascii="Times New Roman" w:hAnsi="Times New Roman"/>
          <w:sz w:val="24"/>
          <w:szCs w:val="24"/>
        </w:rPr>
        <w:tab/>
        <w:t xml:space="preserve">Em alguns casos, todos os responsáveis pela governança estão envolvidos na administração da entidade, </w:t>
      </w:r>
      <w:r>
        <w:rPr>
          <w:rFonts w:ascii="Times New Roman" w:hAnsi="Times New Roman"/>
          <w:sz w:val="24"/>
          <w:szCs w:val="24"/>
        </w:rPr>
        <w:t xml:space="preserve">como, </w:t>
      </w:r>
      <w:r w:rsidRPr="00E13C5B">
        <w:rPr>
          <w:rFonts w:ascii="Times New Roman" w:hAnsi="Times New Roman"/>
          <w:sz w:val="24"/>
          <w:szCs w:val="24"/>
        </w:rPr>
        <w:t xml:space="preserve">por exemplo, </w:t>
      </w:r>
      <w:r w:rsidRPr="00370597">
        <w:rPr>
          <w:rFonts w:ascii="Times New Roman" w:hAnsi="Times New Roman"/>
          <w:sz w:val="24"/>
          <w:szCs w:val="24"/>
          <w:highlight w:val="yellow"/>
        </w:rPr>
        <w:t>uma empresa de pequeno porte</w:t>
      </w:r>
      <w:r w:rsidRPr="00E13C5B">
        <w:rPr>
          <w:rFonts w:ascii="Times New Roman" w:hAnsi="Times New Roman"/>
          <w:sz w:val="24"/>
          <w:szCs w:val="24"/>
        </w:rPr>
        <w:t xml:space="preserve"> onde </w:t>
      </w:r>
      <w:r>
        <w:rPr>
          <w:rFonts w:ascii="Times New Roman" w:hAnsi="Times New Roman"/>
          <w:sz w:val="24"/>
          <w:szCs w:val="24"/>
        </w:rPr>
        <w:t>o</w:t>
      </w:r>
      <w:r w:rsidRPr="00E13C5B">
        <w:rPr>
          <w:rFonts w:ascii="Times New Roman" w:hAnsi="Times New Roman"/>
          <w:sz w:val="24"/>
          <w:szCs w:val="24"/>
        </w:rPr>
        <w:t xml:space="preserve"> único proprietário administra a entidade e não há outros desempenhando </w:t>
      </w:r>
      <w:r>
        <w:rPr>
          <w:rFonts w:ascii="Times New Roman" w:hAnsi="Times New Roman"/>
          <w:sz w:val="24"/>
          <w:szCs w:val="24"/>
        </w:rPr>
        <w:t xml:space="preserve">a </w:t>
      </w:r>
      <w:r w:rsidRPr="00E13C5B">
        <w:rPr>
          <w:rFonts w:ascii="Times New Roman" w:hAnsi="Times New Roman"/>
          <w:sz w:val="24"/>
          <w:szCs w:val="24"/>
        </w:rPr>
        <w:t xml:space="preserve">função de governança. Nesses casos, se os assuntos exigidos por esta </w:t>
      </w:r>
      <w:r>
        <w:rPr>
          <w:rFonts w:ascii="Times New Roman" w:hAnsi="Times New Roman"/>
          <w:sz w:val="24"/>
          <w:szCs w:val="24"/>
        </w:rPr>
        <w:t>norma</w:t>
      </w:r>
      <w:r w:rsidRPr="00E13C5B">
        <w:rPr>
          <w:rFonts w:ascii="Times New Roman" w:hAnsi="Times New Roman"/>
          <w:sz w:val="24"/>
          <w:szCs w:val="24"/>
        </w:rPr>
        <w:t xml:space="preserve"> são comunicados a pessoa</w:t>
      </w:r>
      <w:r>
        <w:rPr>
          <w:rFonts w:ascii="Times New Roman" w:hAnsi="Times New Roman"/>
          <w:sz w:val="24"/>
          <w:szCs w:val="24"/>
        </w:rPr>
        <w:t>s</w:t>
      </w:r>
      <w:r w:rsidRPr="00E13C5B">
        <w:rPr>
          <w:rFonts w:ascii="Times New Roman" w:hAnsi="Times New Roman"/>
          <w:sz w:val="24"/>
          <w:szCs w:val="24"/>
        </w:rPr>
        <w:t xml:space="preserve"> com responsabilidades administrativas, e essa</w:t>
      </w:r>
      <w:r>
        <w:rPr>
          <w:rFonts w:ascii="Times New Roman" w:hAnsi="Times New Roman"/>
          <w:sz w:val="24"/>
          <w:szCs w:val="24"/>
        </w:rPr>
        <w:t>s</w:t>
      </w:r>
      <w:r w:rsidRPr="00E13C5B">
        <w:rPr>
          <w:rFonts w:ascii="Times New Roman" w:hAnsi="Times New Roman"/>
          <w:sz w:val="24"/>
          <w:szCs w:val="24"/>
        </w:rPr>
        <w:t xml:space="preserve"> pessoa</w:t>
      </w:r>
      <w:r>
        <w:rPr>
          <w:rFonts w:ascii="Times New Roman" w:hAnsi="Times New Roman"/>
          <w:sz w:val="24"/>
          <w:szCs w:val="24"/>
        </w:rPr>
        <w:t>s</w:t>
      </w:r>
      <w:r w:rsidRPr="00E13C5B">
        <w:rPr>
          <w:rFonts w:ascii="Times New Roman" w:hAnsi="Times New Roman"/>
          <w:sz w:val="24"/>
          <w:szCs w:val="24"/>
        </w:rPr>
        <w:t xml:space="preserve"> </w:t>
      </w:r>
      <w:r w:rsidRPr="00370597">
        <w:rPr>
          <w:rFonts w:ascii="Times New Roman" w:hAnsi="Times New Roman"/>
          <w:sz w:val="24"/>
          <w:szCs w:val="24"/>
          <w:highlight w:val="green"/>
        </w:rPr>
        <w:t>também têm responsabilidades</w:t>
      </w:r>
      <w:r w:rsidRPr="00E13C5B">
        <w:rPr>
          <w:rFonts w:ascii="Times New Roman" w:hAnsi="Times New Roman"/>
          <w:sz w:val="24"/>
          <w:szCs w:val="24"/>
        </w:rPr>
        <w:t xml:space="preserve"> de governança, os assuntos não precisam ser comunicados novamente para essa</w:t>
      </w:r>
      <w:r>
        <w:rPr>
          <w:rFonts w:ascii="Times New Roman" w:hAnsi="Times New Roman"/>
          <w:sz w:val="24"/>
          <w:szCs w:val="24"/>
        </w:rPr>
        <w:t>s</w:t>
      </w:r>
      <w:r w:rsidRPr="00E13C5B">
        <w:rPr>
          <w:rFonts w:ascii="Times New Roman" w:hAnsi="Times New Roman"/>
          <w:sz w:val="24"/>
          <w:szCs w:val="24"/>
        </w:rPr>
        <w:t xml:space="preserve"> mesma</w:t>
      </w:r>
      <w:r>
        <w:rPr>
          <w:rFonts w:ascii="Times New Roman" w:hAnsi="Times New Roman"/>
          <w:sz w:val="24"/>
          <w:szCs w:val="24"/>
        </w:rPr>
        <w:t>s</w:t>
      </w:r>
      <w:r w:rsidRPr="00E13C5B">
        <w:rPr>
          <w:rFonts w:ascii="Times New Roman" w:hAnsi="Times New Roman"/>
          <w:sz w:val="24"/>
          <w:szCs w:val="24"/>
        </w:rPr>
        <w:t xml:space="preserve"> pessoa</w:t>
      </w:r>
      <w:r>
        <w:rPr>
          <w:rFonts w:ascii="Times New Roman" w:hAnsi="Times New Roman"/>
          <w:sz w:val="24"/>
          <w:szCs w:val="24"/>
        </w:rPr>
        <w:t>s</w:t>
      </w:r>
      <w:r w:rsidRPr="00E13C5B">
        <w:rPr>
          <w:rFonts w:ascii="Times New Roman" w:hAnsi="Times New Roman"/>
          <w:sz w:val="24"/>
          <w:szCs w:val="24"/>
        </w:rPr>
        <w:t xml:space="preserve"> no seu papel de governança. </w:t>
      </w:r>
      <w:r w:rsidRPr="00E13C5B">
        <w:rPr>
          <w:rFonts w:ascii="Times New Roman" w:hAnsi="Times New Roman"/>
          <w:spacing w:val="3"/>
          <w:sz w:val="24"/>
          <w:szCs w:val="24"/>
        </w:rPr>
        <w:t xml:space="preserve">Esses assuntos estão mencionados no item 16(c). O auditor </w:t>
      </w:r>
      <w:r w:rsidRPr="00370597">
        <w:rPr>
          <w:rFonts w:ascii="Times New Roman" w:hAnsi="Times New Roman"/>
          <w:spacing w:val="3"/>
          <w:sz w:val="24"/>
          <w:szCs w:val="24"/>
          <w:highlight w:val="green"/>
        </w:rPr>
        <w:t>deve</w:t>
      </w:r>
      <w:r w:rsidRPr="00E13C5B">
        <w:rPr>
          <w:rFonts w:ascii="Times New Roman" w:hAnsi="Times New Roman"/>
          <w:spacing w:val="3"/>
          <w:sz w:val="24"/>
          <w:szCs w:val="24"/>
        </w:rPr>
        <w:t xml:space="preserve">, não obstante, ficar satisfeito de que a comunicação com a pessoa </w:t>
      </w:r>
      <w:r w:rsidRPr="00370597">
        <w:rPr>
          <w:rFonts w:ascii="Times New Roman" w:hAnsi="Times New Roman"/>
          <w:spacing w:val="3"/>
          <w:sz w:val="24"/>
          <w:szCs w:val="24"/>
          <w:highlight w:val="green"/>
        </w:rPr>
        <w:t>com responsabilidades administrativas</w:t>
      </w:r>
      <w:r w:rsidRPr="00E13C5B">
        <w:rPr>
          <w:rFonts w:ascii="Times New Roman" w:hAnsi="Times New Roman"/>
          <w:spacing w:val="3"/>
          <w:sz w:val="24"/>
          <w:szCs w:val="24"/>
        </w:rPr>
        <w:t xml:space="preserve"> inclui todos aqueles que deve</w:t>
      </w:r>
      <w:r>
        <w:rPr>
          <w:rFonts w:ascii="Times New Roman" w:hAnsi="Times New Roman"/>
          <w:spacing w:val="3"/>
          <w:sz w:val="24"/>
          <w:szCs w:val="24"/>
        </w:rPr>
        <w:t>m</w:t>
      </w:r>
      <w:r w:rsidRPr="00E13C5B">
        <w:rPr>
          <w:rFonts w:ascii="Times New Roman" w:hAnsi="Times New Roman"/>
          <w:spacing w:val="3"/>
          <w:sz w:val="24"/>
          <w:szCs w:val="24"/>
        </w:rPr>
        <w:t xml:space="preserve"> ser comunicados</w:t>
      </w:r>
      <w:r w:rsidRPr="00E13C5B">
        <w:rPr>
          <w:rFonts w:ascii="Times New Roman" w:hAnsi="Times New Roman"/>
          <w:spacing w:val="-9"/>
          <w:sz w:val="24"/>
          <w:szCs w:val="24"/>
        </w:rPr>
        <w:t xml:space="preserve"> </w:t>
      </w:r>
      <w:r w:rsidRPr="00E13C5B">
        <w:rPr>
          <w:rFonts w:ascii="Times New Roman" w:hAnsi="Times New Roman"/>
          <w:spacing w:val="1"/>
          <w:sz w:val="24"/>
          <w:szCs w:val="24"/>
        </w:rPr>
        <w:t>(ver</w:t>
      </w:r>
      <w:r w:rsidRPr="00E13C5B">
        <w:rPr>
          <w:rFonts w:ascii="Times New Roman" w:hAnsi="Times New Roman"/>
          <w:spacing w:val="-5"/>
          <w:sz w:val="24"/>
          <w:szCs w:val="24"/>
        </w:rPr>
        <w:t xml:space="preserve"> </w:t>
      </w:r>
      <w:r w:rsidRPr="00E13C5B">
        <w:rPr>
          <w:rFonts w:ascii="Times New Roman" w:hAnsi="Times New Roman"/>
          <w:spacing w:val="-1"/>
          <w:sz w:val="24"/>
          <w:szCs w:val="24"/>
        </w:rPr>
        <w:t>item</w:t>
      </w:r>
      <w:r w:rsidRPr="00E13C5B">
        <w:rPr>
          <w:rFonts w:ascii="Times New Roman" w:hAnsi="Times New Roman"/>
          <w:spacing w:val="-15"/>
          <w:sz w:val="24"/>
          <w:szCs w:val="24"/>
        </w:rPr>
        <w:t xml:space="preserve"> </w:t>
      </w:r>
      <w:r w:rsidRPr="00E13C5B">
        <w:rPr>
          <w:rFonts w:ascii="Times New Roman" w:hAnsi="Times New Roman"/>
          <w:spacing w:val="2"/>
          <w:sz w:val="24"/>
          <w:szCs w:val="24"/>
        </w:rPr>
        <w:t>A8).</w:t>
      </w:r>
    </w:p>
    <w:p w14:paraId="3229F2D3" w14:textId="77777777" w:rsidR="002A6EFF" w:rsidRPr="00E13C5B" w:rsidRDefault="002A6EFF" w:rsidP="002A6EFF">
      <w:pPr>
        <w:spacing w:after="0" w:line="240" w:lineRule="auto"/>
        <w:rPr>
          <w:rFonts w:ascii="Times New Roman" w:hAnsi="Times New Roman"/>
          <w:sz w:val="24"/>
          <w:szCs w:val="24"/>
        </w:rPr>
      </w:pPr>
    </w:p>
    <w:p w14:paraId="0E5549D8"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4"/>
          <w:sz w:val="24"/>
          <w:szCs w:val="24"/>
        </w:rPr>
        <w:t>Assuntos a serem comunicados</w:t>
      </w:r>
    </w:p>
    <w:p w14:paraId="78FE97FE" w14:textId="77777777" w:rsidR="002A6EFF" w:rsidRPr="00E13C5B" w:rsidRDefault="002A6EFF" w:rsidP="002A6EFF">
      <w:pPr>
        <w:spacing w:after="0" w:line="240" w:lineRule="auto"/>
        <w:jc w:val="both"/>
        <w:rPr>
          <w:rFonts w:ascii="Times New Roman" w:hAnsi="Times New Roman"/>
          <w:sz w:val="24"/>
          <w:szCs w:val="24"/>
        </w:rPr>
      </w:pPr>
    </w:p>
    <w:p w14:paraId="5A19D1C6"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Responsabilidade do auditor em relação à auditoria das demonstrações contábeis</w:t>
      </w:r>
    </w:p>
    <w:p w14:paraId="2B91855A" w14:textId="77777777" w:rsidR="002A6EFF" w:rsidRPr="00E13C5B" w:rsidRDefault="002A6EFF" w:rsidP="002A6EFF">
      <w:pPr>
        <w:spacing w:after="0" w:line="240" w:lineRule="auto"/>
        <w:jc w:val="both"/>
        <w:rPr>
          <w:rFonts w:ascii="Times New Roman" w:hAnsi="Times New Roman"/>
          <w:sz w:val="24"/>
          <w:szCs w:val="24"/>
        </w:rPr>
      </w:pPr>
    </w:p>
    <w:p w14:paraId="08B5A12B"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z w:val="24"/>
          <w:szCs w:val="24"/>
        </w:rPr>
        <w:t>14.</w:t>
      </w:r>
      <w:r w:rsidRPr="00E13C5B">
        <w:rPr>
          <w:rFonts w:ascii="Times New Roman" w:hAnsi="Times New Roman"/>
          <w:sz w:val="24"/>
          <w:szCs w:val="24"/>
        </w:rPr>
        <w:tab/>
      </w:r>
      <w:r w:rsidRPr="00E13C5B">
        <w:rPr>
          <w:rFonts w:ascii="Times New Roman" w:hAnsi="Times New Roman"/>
          <w:spacing w:val="3"/>
          <w:sz w:val="24"/>
          <w:szCs w:val="24"/>
        </w:rPr>
        <w:t>O auditor deve comunicar aos responsáveis pela governança as responsabilidades do auditor em relação à auditoria das demonstrações contábeis, incluindo que:</w:t>
      </w:r>
    </w:p>
    <w:p w14:paraId="3AF4AF6F"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 xml:space="preserve">o auditor é responsável por </w:t>
      </w:r>
      <w:r w:rsidRPr="00370597">
        <w:rPr>
          <w:rFonts w:ascii="Times New Roman" w:hAnsi="Times New Roman"/>
          <w:spacing w:val="1"/>
          <w:sz w:val="24"/>
          <w:szCs w:val="24"/>
          <w:highlight w:val="green"/>
        </w:rPr>
        <w:t>formar e expressar uma opinião sobre as demonstrações contábeis</w:t>
      </w:r>
      <w:r w:rsidRPr="00E13C5B">
        <w:rPr>
          <w:rFonts w:ascii="Times New Roman" w:hAnsi="Times New Roman"/>
          <w:spacing w:val="1"/>
          <w:sz w:val="24"/>
          <w:szCs w:val="24"/>
        </w:rPr>
        <w:t xml:space="preserve"> elaboradas pela administração com a supervisão geral dos responsáveis pela governança; e</w:t>
      </w:r>
    </w:p>
    <w:p w14:paraId="57FB13BC" w14:textId="77777777" w:rsidR="002A6EFF" w:rsidRPr="00E13C5B" w:rsidRDefault="002A6EFF" w:rsidP="002A6EFF">
      <w:pPr>
        <w:spacing w:after="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(b) </w:t>
      </w:r>
      <w:r>
        <w:rPr>
          <w:rFonts w:ascii="Times New Roman" w:hAnsi="Times New Roman"/>
          <w:spacing w:val="1"/>
          <w:sz w:val="24"/>
          <w:szCs w:val="24"/>
        </w:rPr>
        <w:tab/>
      </w:r>
      <w:r w:rsidRPr="00E13C5B">
        <w:rPr>
          <w:rFonts w:ascii="Times New Roman" w:hAnsi="Times New Roman"/>
          <w:spacing w:val="1"/>
          <w:sz w:val="24"/>
          <w:szCs w:val="24"/>
        </w:rPr>
        <w:t xml:space="preserve">a auditoria das demonstrações contábeis </w:t>
      </w:r>
      <w:r w:rsidRPr="00370597">
        <w:rPr>
          <w:rFonts w:ascii="Times New Roman" w:hAnsi="Times New Roman"/>
          <w:spacing w:val="1"/>
          <w:sz w:val="24"/>
          <w:szCs w:val="24"/>
          <w:highlight w:val="red"/>
        </w:rPr>
        <w:t>não isenta</w:t>
      </w:r>
      <w:r w:rsidRPr="00E13C5B">
        <w:rPr>
          <w:rFonts w:ascii="Times New Roman" w:hAnsi="Times New Roman"/>
          <w:spacing w:val="1"/>
          <w:sz w:val="24"/>
          <w:szCs w:val="24"/>
        </w:rPr>
        <w:t xml:space="preserve"> a administração ou os responsáveis pela governança de suas responsabilidades (ver </w:t>
      </w:r>
      <w:r w:rsidRPr="00E13C5B">
        <w:rPr>
          <w:rFonts w:ascii="Times New Roman" w:hAnsi="Times New Roman"/>
          <w:spacing w:val="2"/>
          <w:sz w:val="24"/>
          <w:szCs w:val="24"/>
        </w:rPr>
        <w:t>itens</w:t>
      </w:r>
      <w:r w:rsidRPr="00E13C5B">
        <w:rPr>
          <w:rFonts w:ascii="Times New Roman" w:hAnsi="Times New Roman"/>
          <w:spacing w:val="-3"/>
          <w:sz w:val="24"/>
          <w:szCs w:val="24"/>
        </w:rPr>
        <w:t xml:space="preserve"> </w:t>
      </w:r>
      <w:r w:rsidRPr="00E13C5B">
        <w:rPr>
          <w:rFonts w:ascii="Times New Roman" w:hAnsi="Times New Roman"/>
          <w:spacing w:val="-1"/>
          <w:sz w:val="24"/>
          <w:szCs w:val="24"/>
        </w:rPr>
        <w:t>A9 e A10).</w:t>
      </w:r>
    </w:p>
    <w:p w14:paraId="5630E80A" w14:textId="77777777" w:rsidR="002A6EFF" w:rsidRPr="00E13C5B" w:rsidRDefault="002A6EFF" w:rsidP="002A6EFF">
      <w:pPr>
        <w:spacing w:after="0" w:line="240" w:lineRule="auto"/>
        <w:rPr>
          <w:rFonts w:ascii="Times New Roman" w:hAnsi="Times New Roman"/>
          <w:sz w:val="24"/>
          <w:szCs w:val="24"/>
        </w:rPr>
      </w:pPr>
    </w:p>
    <w:p w14:paraId="2D42B22F"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Alcance e época planejados da auditoria</w:t>
      </w:r>
    </w:p>
    <w:p w14:paraId="72BA73C9" w14:textId="77777777" w:rsidR="002A6EFF" w:rsidRPr="00E13C5B" w:rsidRDefault="002A6EFF" w:rsidP="002A6EFF">
      <w:pPr>
        <w:spacing w:after="0" w:line="240" w:lineRule="auto"/>
        <w:jc w:val="both"/>
        <w:rPr>
          <w:rFonts w:ascii="Times New Roman" w:hAnsi="Times New Roman"/>
          <w:sz w:val="24"/>
          <w:szCs w:val="24"/>
        </w:rPr>
      </w:pPr>
    </w:p>
    <w:p w14:paraId="75F8E77E"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15.</w:t>
      </w:r>
      <w:r w:rsidRPr="00E13C5B">
        <w:rPr>
          <w:rFonts w:ascii="Times New Roman" w:hAnsi="Times New Roman"/>
          <w:sz w:val="24"/>
          <w:szCs w:val="24"/>
        </w:rPr>
        <w:tab/>
      </w:r>
      <w:r w:rsidRPr="00E13C5B">
        <w:rPr>
          <w:rFonts w:ascii="Times New Roman" w:hAnsi="Times New Roman"/>
          <w:spacing w:val="3"/>
          <w:sz w:val="24"/>
          <w:szCs w:val="24"/>
        </w:rPr>
        <w:t xml:space="preserve">O auditor </w:t>
      </w:r>
      <w:r w:rsidRPr="00370597">
        <w:rPr>
          <w:rFonts w:ascii="Times New Roman" w:hAnsi="Times New Roman"/>
          <w:spacing w:val="3"/>
          <w:sz w:val="24"/>
          <w:szCs w:val="24"/>
          <w:highlight w:val="green"/>
        </w:rPr>
        <w:t>deve</w:t>
      </w:r>
      <w:r w:rsidRPr="00E13C5B">
        <w:rPr>
          <w:rFonts w:ascii="Times New Roman" w:hAnsi="Times New Roman"/>
          <w:spacing w:val="3"/>
          <w:sz w:val="24"/>
          <w:szCs w:val="24"/>
        </w:rPr>
        <w:t xml:space="preserve"> comunicar aos responsáveis pela governança uma visão geral do alcance e da época planejados da auditoria, o </w:t>
      </w:r>
      <w:r w:rsidRPr="00E13C5B">
        <w:rPr>
          <w:rFonts w:ascii="Times New Roman" w:hAnsi="Times New Roman"/>
          <w:spacing w:val="-2"/>
          <w:sz w:val="24"/>
          <w:szCs w:val="24"/>
        </w:rPr>
        <w:t>que</w:t>
      </w:r>
      <w:r w:rsidRPr="00E13C5B">
        <w:rPr>
          <w:rFonts w:ascii="Times New Roman" w:hAnsi="Times New Roman"/>
          <w:spacing w:val="-3"/>
          <w:sz w:val="24"/>
          <w:szCs w:val="24"/>
        </w:rPr>
        <w:t xml:space="preserve"> </w:t>
      </w:r>
      <w:r w:rsidRPr="00E13C5B">
        <w:rPr>
          <w:rFonts w:ascii="Times New Roman" w:hAnsi="Times New Roman"/>
          <w:spacing w:val="1"/>
          <w:sz w:val="24"/>
          <w:szCs w:val="24"/>
        </w:rPr>
        <w:t>i</w:t>
      </w:r>
      <w:r w:rsidRPr="00E13C5B">
        <w:rPr>
          <w:rFonts w:ascii="Times New Roman" w:hAnsi="Times New Roman"/>
          <w:sz w:val="24"/>
          <w:szCs w:val="24"/>
        </w:rPr>
        <w:t>n</w:t>
      </w:r>
      <w:r w:rsidRPr="00E13C5B">
        <w:rPr>
          <w:rFonts w:ascii="Times New Roman" w:hAnsi="Times New Roman"/>
          <w:spacing w:val="1"/>
          <w:sz w:val="24"/>
          <w:szCs w:val="24"/>
        </w:rPr>
        <w:t>c</w:t>
      </w:r>
      <w:r w:rsidRPr="00E13C5B">
        <w:rPr>
          <w:rFonts w:ascii="Times New Roman" w:hAnsi="Times New Roman"/>
          <w:spacing w:val="-1"/>
          <w:sz w:val="24"/>
          <w:szCs w:val="24"/>
        </w:rPr>
        <w:t>l</w:t>
      </w:r>
      <w:r w:rsidRPr="00E13C5B">
        <w:rPr>
          <w:rFonts w:ascii="Times New Roman" w:hAnsi="Times New Roman"/>
          <w:sz w:val="24"/>
          <w:szCs w:val="24"/>
        </w:rPr>
        <w:t xml:space="preserve">ui a </w:t>
      </w:r>
      <w:r w:rsidRPr="00E13C5B">
        <w:rPr>
          <w:rFonts w:ascii="Times New Roman" w:hAnsi="Times New Roman"/>
          <w:spacing w:val="1"/>
          <w:sz w:val="24"/>
          <w:szCs w:val="24"/>
        </w:rPr>
        <w:t>c</w:t>
      </w:r>
      <w:r w:rsidRPr="00E13C5B">
        <w:rPr>
          <w:rFonts w:ascii="Times New Roman" w:hAnsi="Times New Roman"/>
          <w:sz w:val="24"/>
          <w:szCs w:val="24"/>
        </w:rPr>
        <w:t>o</w:t>
      </w:r>
      <w:r w:rsidRPr="00E13C5B">
        <w:rPr>
          <w:rFonts w:ascii="Times New Roman" w:hAnsi="Times New Roman"/>
          <w:spacing w:val="2"/>
          <w:sz w:val="24"/>
          <w:szCs w:val="24"/>
        </w:rPr>
        <w:t>m</w:t>
      </w:r>
      <w:r w:rsidRPr="00E13C5B">
        <w:rPr>
          <w:rFonts w:ascii="Times New Roman" w:hAnsi="Times New Roman"/>
          <w:sz w:val="24"/>
          <w:szCs w:val="24"/>
        </w:rPr>
        <w:t>un</w:t>
      </w:r>
      <w:r w:rsidRPr="00E13C5B">
        <w:rPr>
          <w:rFonts w:ascii="Times New Roman" w:hAnsi="Times New Roman"/>
          <w:spacing w:val="-1"/>
          <w:sz w:val="24"/>
          <w:szCs w:val="24"/>
        </w:rPr>
        <w:t>i</w:t>
      </w:r>
      <w:r w:rsidRPr="00E13C5B">
        <w:rPr>
          <w:rFonts w:ascii="Times New Roman" w:hAnsi="Times New Roman"/>
          <w:spacing w:val="1"/>
          <w:sz w:val="24"/>
          <w:szCs w:val="24"/>
        </w:rPr>
        <w:t>c</w:t>
      </w:r>
      <w:r w:rsidRPr="00E13C5B">
        <w:rPr>
          <w:rFonts w:ascii="Times New Roman" w:hAnsi="Times New Roman"/>
          <w:sz w:val="24"/>
          <w:szCs w:val="24"/>
        </w:rPr>
        <w:t xml:space="preserve">ação de </w:t>
      </w:r>
      <w:r w:rsidRPr="00370597">
        <w:rPr>
          <w:rFonts w:ascii="Times New Roman" w:hAnsi="Times New Roman"/>
          <w:sz w:val="24"/>
          <w:szCs w:val="24"/>
          <w:highlight w:val="green"/>
        </w:rPr>
        <w:t xml:space="preserve">riscos </w:t>
      </w:r>
      <w:r w:rsidRPr="00370597">
        <w:rPr>
          <w:rFonts w:ascii="Times New Roman" w:hAnsi="Times New Roman"/>
          <w:spacing w:val="1"/>
          <w:sz w:val="24"/>
          <w:szCs w:val="24"/>
          <w:highlight w:val="green"/>
        </w:rPr>
        <w:t>s</w:t>
      </w:r>
      <w:r w:rsidRPr="00370597">
        <w:rPr>
          <w:rFonts w:ascii="Times New Roman" w:hAnsi="Times New Roman"/>
          <w:spacing w:val="-1"/>
          <w:sz w:val="24"/>
          <w:szCs w:val="24"/>
          <w:highlight w:val="green"/>
        </w:rPr>
        <w:t>i</w:t>
      </w:r>
      <w:r w:rsidRPr="00370597">
        <w:rPr>
          <w:rFonts w:ascii="Times New Roman" w:hAnsi="Times New Roman"/>
          <w:sz w:val="24"/>
          <w:szCs w:val="24"/>
          <w:highlight w:val="green"/>
        </w:rPr>
        <w:t>g</w:t>
      </w:r>
      <w:r w:rsidRPr="00370597">
        <w:rPr>
          <w:rFonts w:ascii="Times New Roman" w:hAnsi="Times New Roman"/>
          <w:spacing w:val="2"/>
          <w:sz w:val="24"/>
          <w:szCs w:val="24"/>
          <w:highlight w:val="green"/>
        </w:rPr>
        <w:t>n</w:t>
      </w:r>
      <w:r w:rsidRPr="00370597">
        <w:rPr>
          <w:rFonts w:ascii="Times New Roman" w:hAnsi="Times New Roman"/>
          <w:spacing w:val="-1"/>
          <w:sz w:val="24"/>
          <w:szCs w:val="24"/>
          <w:highlight w:val="green"/>
        </w:rPr>
        <w:t>i</w:t>
      </w:r>
      <w:r w:rsidRPr="00370597">
        <w:rPr>
          <w:rFonts w:ascii="Times New Roman" w:hAnsi="Times New Roman"/>
          <w:spacing w:val="2"/>
          <w:sz w:val="24"/>
          <w:szCs w:val="24"/>
          <w:highlight w:val="green"/>
        </w:rPr>
        <w:t>f</w:t>
      </w:r>
      <w:r w:rsidRPr="00370597">
        <w:rPr>
          <w:rFonts w:ascii="Times New Roman" w:hAnsi="Times New Roman"/>
          <w:spacing w:val="-1"/>
          <w:sz w:val="24"/>
          <w:szCs w:val="24"/>
          <w:highlight w:val="green"/>
        </w:rPr>
        <w:t>i</w:t>
      </w:r>
      <w:r w:rsidRPr="00370597">
        <w:rPr>
          <w:rFonts w:ascii="Times New Roman" w:hAnsi="Times New Roman"/>
          <w:spacing w:val="1"/>
          <w:sz w:val="24"/>
          <w:szCs w:val="24"/>
          <w:highlight w:val="green"/>
        </w:rPr>
        <w:t>c</w:t>
      </w:r>
      <w:r w:rsidRPr="00370597">
        <w:rPr>
          <w:rFonts w:ascii="Times New Roman" w:hAnsi="Times New Roman"/>
          <w:sz w:val="24"/>
          <w:szCs w:val="24"/>
          <w:highlight w:val="green"/>
        </w:rPr>
        <w:t xml:space="preserve">ativos </w:t>
      </w:r>
      <w:r w:rsidRPr="00370597">
        <w:rPr>
          <w:rFonts w:ascii="Times New Roman" w:hAnsi="Times New Roman"/>
          <w:spacing w:val="-1"/>
          <w:sz w:val="24"/>
          <w:szCs w:val="24"/>
          <w:highlight w:val="green"/>
        </w:rPr>
        <w:t>i</w:t>
      </w:r>
      <w:r w:rsidRPr="00370597">
        <w:rPr>
          <w:rFonts w:ascii="Times New Roman" w:hAnsi="Times New Roman"/>
          <w:sz w:val="24"/>
          <w:szCs w:val="24"/>
          <w:highlight w:val="green"/>
        </w:rPr>
        <w:t>dent</w:t>
      </w:r>
      <w:r w:rsidRPr="00370597">
        <w:rPr>
          <w:rFonts w:ascii="Times New Roman" w:hAnsi="Times New Roman"/>
          <w:spacing w:val="-1"/>
          <w:sz w:val="24"/>
          <w:szCs w:val="24"/>
          <w:highlight w:val="green"/>
        </w:rPr>
        <w:t>i</w:t>
      </w:r>
      <w:r w:rsidRPr="00370597">
        <w:rPr>
          <w:rFonts w:ascii="Times New Roman" w:hAnsi="Times New Roman"/>
          <w:spacing w:val="2"/>
          <w:sz w:val="24"/>
          <w:szCs w:val="24"/>
          <w:highlight w:val="green"/>
        </w:rPr>
        <w:t>f</w:t>
      </w:r>
      <w:r w:rsidRPr="00370597">
        <w:rPr>
          <w:rFonts w:ascii="Times New Roman" w:hAnsi="Times New Roman"/>
          <w:spacing w:val="-1"/>
          <w:sz w:val="24"/>
          <w:szCs w:val="24"/>
          <w:highlight w:val="green"/>
        </w:rPr>
        <w:t>icados</w:t>
      </w:r>
      <w:r w:rsidRPr="00E13C5B">
        <w:rPr>
          <w:rFonts w:ascii="Times New Roman" w:hAnsi="Times New Roman"/>
          <w:spacing w:val="-1"/>
          <w:sz w:val="24"/>
          <w:szCs w:val="24"/>
        </w:rPr>
        <w:t xml:space="preserve"> pelo </w:t>
      </w:r>
      <w:r w:rsidRPr="00E13C5B">
        <w:rPr>
          <w:rFonts w:ascii="Times New Roman" w:hAnsi="Times New Roman"/>
          <w:spacing w:val="2"/>
          <w:sz w:val="24"/>
          <w:szCs w:val="24"/>
        </w:rPr>
        <w:t>a</w:t>
      </w:r>
      <w:r w:rsidRPr="00E13C5B">
        <w:rPr>
          <w:rFonts w:ascii="Times New Roman" w:hAnsi="Times New Roman"/>
          <w:sz w:val="24"/>
          <w:szCs w:val="24"/>
        </w:rPr>
        <w:t>u</w:t>
      </w:r>
      <w:r w:rsidRPr="00E13C5B">
        <w:rPr>
          <w:rFonts w:ascii="Times New Roman" w:hAnsi="Times New Roman"/>
          <w:spacing w:val="2"/>
          <w:sz w:val="24"/>
          <w:szCs w:val="24"/>
        </w:rPr>
        <w:t>d</w:t>
      </w:r>
      <w:r w:rsidRPr="00E13C5B">
        <w:rPr>
          <w:rFonts w:ascii="Times New Roman" w:hAnsi="Times New Roman"/>
          <w:spacing w:val="-1"/>
          <w:sz w:val="24"/>
          <w:szCs w:val="24"/>
        </w:rPr>
        <w:t>i</w:t>
      </w:r>
      <w:r w:rsidRPr="00E13C5B">
        <w:rPr>
          <w:rFonts w:ascii="Times New Roman" w:hAnsi="Times New Roman"/>
          <w:sz w:val="24"/>
          <w:szCs w:val="24"/>
        </w:rPr>
        <w:t>to</w:t>
      </w:r>
      <w:r w:rsidRPr="00E13C5B">
        <w:rPr>
          <w:rFonts w:ascii="Times New Roman" w:hAnsi="Times New Roman"/>
          <w:spacing w:val="-11"/>
          <w:sz w:val="24"/>
          <w:szCs w:val="24"/>
        </w:rPr>
        <w:t>r</w:t>
      </w:r>
      <w:r w:rsidRPr="00E13C5B">
        <w:rPr>
          <w:rFonts w:ascii="Times New Roman" w:hAnsi="Times New Roman"/>
          <w:spacing w:val="3"/>
          <w:sz w:val="24"/>
          <w:szCs w:val="24"/>
        </w:rPr>
        <w:t xml:space="preserve"> (ver </w:t>
      </w:r>
      <w:r w:rsidRPr="00E13C5B">
        <w:rPr>
          <w:rFonts w:ascii="Times New Roman" w:hAnsi="Times New Roman"/>
          <w:spacing w:val="-1"/>
          <w:sz w:val="24"/>
          <w:szCs w:val="24"/>
        </w:rPr>
        <w:t>itens</w:t>
      </w:r>
      <w:r w:rsidRPr="00E13C5B">
        <w:rPr>
          <w:rFonts w:ascii="Times New Roman" w:hAnsi="Times New Roman"/>
          <w:spacing w:val="-13"/>
          <w:sz w:val="24"/>
          <w:szCs w:val="24"/>
        </w:rPr>
        <w:t xml:space="preserve"> </w:t>
      </w:r>
      <w:r w:rsidRPr="00E13C5B">
        <w:rPr>
          <w:rFonts w:ascii="Times New Roman" w:hAnsi="Times New Roman"/>
          <w:spacing w:val="-1"/>
          <w:sz w:val="24"/>
          <w:szCs w:val="24"/>
        </w:rPr>
        <w:t>A11 a A16).</w:t>
      </w:r>
    </w:p>
    <w:p w14:paraId="68D5C82E" w14:textId="77777777" w:rsidR="002A6EFF" w:rsidRPr="00E13C5B" w:rsidRDefault="002A6EFF" w:rsidP="002A6EFF">
      <w:pPr>
        <w:spacing w:after="0" w:line="240" w:lineRule="auto"/>
        <w:rPr>
          <w:rFonts w:ascii="Times New Roman" w:hAnsi="Times New Roman"/>
          <w:sz w:val="24"/>
          <w:szCs w:val="24"/>
        </w:rPr>
      </w:pPr>
    </w:p>
    <w:p w14:paraId="6C6D6CD7"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Constataç</w:t>
      </w:r>
      <w:r>
        <w:rPr>
          <w:rFonts w:ascii="Times New Roman" w:hAnsi="Times New Roman"/>
          <w:i/>
          <w:spacing w:val="-1"/>
          <w:sz w:val="24"/>
          <w:szCs w:val="24"/>
        </w:rPr>
        <w:t>ão</w:t>
      </w:r>
      <w:r w:rsidRPr="00E13C5B">
        <w:rPr>
          <w:rFonts w:ascii="Times New Roman" w:hAnsi="Times New Roman"/>
          <w:i/>
          <w:spacing w:val="-1"/>
          <w:sz w:val="24"/>
          <w:szCs w:val="24"/>
        </w:rPr>
        <w:t xml:space="preserve"> significativa decorrente da auditoria</w:t>
      </w:r>
    </w:p>
    <w:p w14:paraId="3CF57608" w14:textId="77777777" w:rsidR="002A6EFF" w:rsidRPr="00E13C5B" w:rsidRDefault="002A6EFF" w:rsidP="002A6EFF">
      <w:pPr>
        <w:spacing w:after="0" w:line="240" w:lineRule="auto"/>
        <w:jc w:val="both"/>
        <w:rPr>
          <w:rFonts w:ascii="Times New Roman" w:hAnsi="Times New Roman"/>
          <w:sz w:val="24"/>
          <w:szCs w:val="24"/>
        </w:rPr>
      </w:pPr>
    </w:p>
    <w:p w14:paraId="2FBDE98C"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z w:val="24"/>
          <w:szCs w:val="24"/>
        </w:rPr>
        <w:t>16.</w:t>
      </w:r>
      <w:r w:rsidRPr="00E13C5B">
        <w:rPr>
          <w:rFonts w:ascii="Times New Roman" w:hAnsi="Times New Roman"/>
          <w:sz w:val="24"/>
          <w:szCs w:val="24"/>
        </w:rPr>
        <w:tab/>
      </w:r>
      <w:r w:rsidRPr="00E13C5B">
        <w:rPr>
          <w:rFonts w:ascii="Times New Roman" w:hAnsi="Times New Roman"/>
          <w:spacing w:val="3"/>
          <w:sz w:val="24"/>
          <w:szCs w:val="24"/>
        </w:rPr>
        <w:t xml:space="preserve">O auditor </w:t>
      </w:r>
      <w:r w:rsidRPr="00370597">
        <w:rPr>
          <w:rFonts w:ascii="Times New Roman" w:hAnsi="Times New Roman"/>
          <w:spacing w:val="3"/>
          <w:sz w:val="24"/>
          <w:szCs w:val="24"/>
          <w:highlight w:val="green"/>
        </w:rPr>
        <w:t>deve</w:t>
      </w:r>
      <w:r w:rsidRPr="00E13C5B">
        <w:rPr>
          <w:rFonts w:ascii="Times New Roman" w:hAnsi="Times New Roman"/>
          <w:spacing w:val="3"/>
          <w:sz w:val="24"/>
          <w:szCs w:val="24"/>
        </w:rPr>
        <w:t xml:space="preserve"> comunicar aos responsáveis pela governança (ver </w:t>
      </w:r>
      <w:r w:rsidRPr="00E13C5B">
        <w:rPr>
          <w:rFonts w:ascii="Times New Roman" w:hAnsi="Times New Roman"/>
          <w:spacing w:val="2"/>
          <w:sz w:val="24"/>
          <w:szCs w:val="24"/>
        </w:rPr>
        <w:t>itens</w:t>
      </w:r>
      <w:r w:rsidRPr="00E13C5B">
        <w:rPr>
          <w:rFonts w:ascii="Times New Roman" w:hAnsi="Times New Roman"/>
          <w:spacing w:val="-15"/>
          <w:sz w:val="24"/>
          <w:szCs w:val="24"/>
        </w:rPr>
        <w:t xml:space="preserve"> </w:t>
      </w:r>
      <w:r w:rsidRPr="00E13C5B">
        <w:rPr>
          <w:rFonts w:ascii="Times New Roman" w:hAnsi="Times New Roman"/>
          <w:spacing w:val="2"/>
          <w:sz w:val="24"/>
          <w:szCs w:val="24"/>
        </w:rPr>
        <w:t>A17 e A18):</w:t>
      </w:r>
    </w:p>
    <w:p w14:paraId="23B57521" w14:textId="77777777" w:rsidR="002A6EFF" w:rsidRPr="00362C83" w:rsidRDefault="002A6EFF" w:rsidP="002A6EFF">
      <w:pPr>
        <w:spacing w:after="120" w:line="240" w:lineRule="auto"/>
        <w:ind w:left="993" w:hanging="426"/>
        <w:jc w:val="both"/>
        <w:rPr>
          <w:rFonts w:ascii="Times New Roman" w:hAnsi="Times New Roman"/>
          <w:spacing w:val="1"/>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 xml:space="preserve">a visão do auditor sobre aspectos qualitativos significativos das práticas contábeis da entidade, incluindo políticas e estimativas contábeis, e divulgações nas demonstrações contábeis. </w:t>
      </w:r>
      <w:r w:rsidRPr="00362C83">
        <w:rPr>
          <w:rFonts w:ascii="Times New Roman" w:hAnsi="Times New Roman"/>
          <w:spacing w:val="1"/>
          <w:sz w:val="24"/>
          <w:szCs w:val="24"/>
        </w:rPr>
        <w:t>Quando for o caso, o auditor deve explicar aos responsáveis pela governança por</w:t>
      </w:r>
      <w:r>
        <w:rPr>
          <w:rFonts w:ascii="Times New Roman" w:hAnsi="Times New Roman"/>
          <w:spacing w:val="1"/>
          <w:sz w:val="24"/>
          <w:szCs w:val="24"/>
        </w:rPr>
        <w:t xml:space="preserve"> </w:t>
      </w:r>
      <w:r w:rsidRPr="00362C83">
        <w:rPr>
          <w:rFonts w:ascii="Times New Roman" w:hAnsi="Times New Roman"/>
          <w:spacing w:val="1"/>
          <w:sz w:val="24"/>
          <w:szCs w:val="24"/>
        </w:rPr>
        <w:t xml:space="preserve">que o auditor considera uma prática contábil significativa, que é aceitável pela estrutura de relatório financeiro aplicável, como não sendo a mais apropriada para as circunstâncias específicas da entidade </w:t>
      </w:r>
      <w:r w:rsidRPr="00E13C5B">
        <w:rPr>
          <w:rFonts w:ascii="Times New Roman" w:hAnsi="Times New Roman"/>
          <w:spacing w:val="1"/>
          <w:sz w:val="24"/>
          <w:szCs w:val="24"/>
        </w:rPr>
        <w:t>(ver</w:t>
      </w:r>
      <w:r w:rsidRPr="00362C83">
        <w:rPr>
          <w:rFonts w:ascii="Times New Roman" w:hAnsi="Times New Roman"/>
          <w:spacing w:val="1"/>
          <w:sz w:val="24"/>
          <w:szCs w:val="24"/>
        </w:rPr>
        <w:t xml:space="preserve"> itens A19 e A20);</w:t>
      </w:r>
    </w:p>
    <w:p w14:paraId="035B4198"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(b)</w:t>
      </w:r>
      <w:r w:rsidRPr="00E13C5B">
        <w:rPr>
          <w:rFonts w:ascii="Times New Roman" w:hAnsi="Times New Roman"/>
          <w:sz w:val="24"/>
          <w:szCs w:val="24"/>
        </w:rPr>
        <w:tab/>
      </w:r>
      <w:r w:rsidRPr="00370597">
        <w:rPr>
          <w:rFonts w:ascii="Times New Roman" w:hAnsi="Times New Roman"/>
          <w:spacing w:val="-1"/>
          <w:sz w:val="24"/>
          <w:szCs w:val="24"/>
          <w:highlight w:val="green"/>
        </w:rPr>
        <w:t>dificuldades significativas</w:t>
      </w:r>
      <w:r w:rsidRPr="00E13C5B">
        <w:rPr>
          <w:rFonts w:ascii="Times New Roman" w:hAnsi="Times New Roman"/>
          <w:spacing w:val="-1"/>
          <w:sz w:val="24"/>
          <w:szCs w:val="24"/>
        </w:rPr>
        <w:t xml:space="preserve">, se houver, encontradas durante a auditoria </w:t>
      </w:r>
      <w:r w:rsidRPr="00E13C5B">
        <w:rPr>
          <w:rFonts w:ascii="Times New Roman" w:hAnsi="Times New Roman"/>
          <w:spacing w:val="1"/>
          <w:sz w:val="24"/>
          <w:szCs w:val="24"/>
        </w:rPr>
        <w:t>(ver</w:t>
      </w:r>
      <w:r w:rsidRPr="00E13C5B">
        <w:rPr>
          <w:rFonts w:ascii="Times New Roman" w:hAnsi="Times New Roman"/>
          <w:spacing w:val="-5"/>
          <w:sz w:val="24"/>
          <w:szCs w:val="24"/>
        </w:rPr>
        <w:t xml:space="preserve"> </w:t>
      </w:r>
      <w:r w:rsidRPr="00E13C5B">
        <w:rPr>
          <w:rFonts w:ascii="Times New Roman" w:hAnsi="Times New Roman"/>
          <w:spacing w:val="-1"/>
          <w:sz w:val="24"/>
          <w:szCs w:val="24"/>
        </w:rPr>
        <w:t>item</w:t>
      </w:r>
      <w:r w:rsidRPr="00E13C5B">
        <w:rPr>
          <w:rFonts w:ascii="Times New Roman" w:hAnsi="Times New Roman"/>
          <w:spacing w:val="-3"/>
          <w:sz w:val="24"/>
          <w:szCs w:val="24"/>
        </w:rPr>
        <w:t xml:space="preserve"> </w:t>
      </w:r>
      <w:r w:rsidRPr="00E13C5B">
        <w:rPr>
          <w:rFonts w:ascii="Times New Roman" w:hAnsi="Times New Roman"/>
          <w:spacing w:val="-1"/>
          <w:sz w:val="24"/>
          <w:szCs w:val="24"/>
        </w:rPr>
        <w:t>A21);</w:t>
      </w:r>
    </w:p>
    <w:p w14:paraId="5EF00616"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(c)</w:t>
      </w:r>
      <w:r w:rsidRPr="00E13C5B">
        <w:rPr>
          <w:rFonts w:ascii="Times New Roman" w:hAnsi="Times New Roman"/>
          <w:sz w:val="24"/>
          <w:szCs w:val="24"/>
        </w:rPr>
        <w:tab/>
        <w:t>a menos que todos os responsáveis pela governança estejam envolvidos na administração da entidade:</w:t>
      </w:r>
    </w:p>
    <w:p w14:paraId="392657BA" w14:textId="77777777" w:rsidR="002A6EFF" w:rsidRPr="00E13C5B" w:rsidRDefault="002A6EFF" w:rsidP="002A6EFF">
      <w:pPr>
        <w:spacing w:after="120" w:line="240" w:lineRule="auto"/>
        <w:ind w:left="1418" w:hanging="425"/>
        <w:jc w:val="both"/>
        <w:rPr>
          <w:rFonts w:ascii="Times New Roman" w:hAnsi="Times New Roman"/>
          <w:sz w:val="24"/>
          <w:szCs w:val="24"/>
        </w:rPr>
      </w:pPr>
      <w:r w:rsidRPr="00E13C5B">
        <w:rPr>
          <w:rFonts w:ascii="Times New Roman" w:hAnsi="Times New Roman"/>
          <w:spacing w:val="1"/>
          <w:sz w:val="24"/>
          <w:szCs w:val="24"/>
        </w:rPr>
        <w:t xml:space="preserve">(i) </w:t>
      </w:r>
      <w:r>
        <w:rPr>
          <w:rFonts w:ascii="Times New Roman" w:hAnsi="Times New Roman"/>
          <w:spacing w:val="1"/>
          <w:sz w:val="24"/>
          <w:szCs w:val="24"/>
        </w:rPr>
        <w:tab/>
      </w:r>
      <w:r w:rsidRPr="00E13C5B">
        <w:rPr>
          <w:rFonts w:ascii="Times New Roman" w:hAnsi="Times New Roman"/>
          <w:spacing w:val="1"/>
          <w:sz w:val="24"/>
          <w:szCs w:val="24"/>
        </w:rPr>
        <w:t>assuntos importantes decorrentes da auditoria que foram discutidos ou tratados por correspondência com a administração (ver</w:t>
      </w:r>
      <w:r w:rsidRPr="00E13C5B">
        <w:rPr>
          <w:rFonts w:ascii="Times New Roman" w:hAnsi="Times New Roman"/>
          <w:spacing w:val="-5"/>
          <w:sz w:val="24"/>
          <w:szCs w:val="24"/>
        </w:rPr>
        <w:t xml:space="preserve"> </w:t>
      </w:r>
      <w:r w:rsidRPr="00E13C5B">
        <w:rPr>
          <w:rFonts w:ascii="Times New Roman" w:hAnsi="Times New Roman"/>
          <w:spacing w:val="2"/>
          <w:sz w:val="24"/>
          <w:szCs w:val="24"/>
        </w:rPr>
        <w:t>item</w:t>
      </w:r>
      <w:r w:rsidRPr="00E13C5B">
        <w:rPr>
          <w:rFonts w:ascii="Times New Roman" w:hAnsi="Times New Roman"/>
          <w:spacing w:val="-3"/>
          <w:sz w:val="24"/>
          <w:szCs w:val="24"/>
        </w:rPr>
        <w:t xml:space="preserve"> </w:t>
      </w:r>
      <w:r w:rsidRPr="00E13C5B">
        <w:rPr>
          <w:rFonts w:ascii="Times New Roman" w:hAnsi="Times New Roman"/>
          <w:spacing w:val="2"/>
          <w:sz w:val="24"/>
          <w:szCs w:val="24"/>
        </w:rPr>
        <w:t>A22); e</w:t>
      </w:r>
    </w:p>
    <w:p w14:paraId="0F005D54" w14:textId="77777777" w:rsidR="002A6EFF" w:rsidRPr="00E13C5B" w:rsidRDefault="002A6EFF" w:rsidP="002A6EFF">
      <w:pPr>
        <w:tabs>
          <w:tab w:val="left" w:pos="1720"/>
        </w:tabs>
        <w:spacing w:after="120" w:line="240" w:lineRule="auto"/>
        <w:ind w:left="1418" w:hanging="425"/>
        <w:jc w:val="both"/>
        <w:rPr>
          <w:rFonts w:ascii="Times New Roman" w:hAnsi="Times New Roman"/>
          <w:sz w:val="24"/>
          <w:szCs w:val="24"/>
        </w:rPr>
      </w:pPr>
      <w:r w:rsidRPr="00E13C5B">
        <w:rPr>
          <w:rFonts w:ascii="Times New Roman" w:hAnsi="Times New Roman"/>
          <w:spacing w:val="1"/>
          <w:sz w:val="24"/>
          <w:szCs w:val="24"/>
        </w:rPr>
        <w:t>(ii)</w:t>
      </w:r>
      <w:r w:rsidRPr="00E13C5B">
        <w:rPr>
          <w:rFonts w:ascii="Times New Roman" w:hAnsi="Times New Roman"/>
          <w:sz w:val="24"/>
          <w:szCs w:val="24"/>
        </w:rPr>
        <w:tab/>
      </w:r>
      <w:r w:rsidRPr="00E13C5B">
        <w:rPr>
          <w:rFonts w:ascii="Times New Roman" w:hAnsi="Times New Roman"/>
          <w:spacing w:val="6"/>
          <w:sz w:val="24"/>
          <w:szCs w:val="24"/>
        </w:rPr>
        <w:t>representações formais (por escrito) exigidas pelo auditor;</w:t>
      </w:r>
    </w:p>
    <w:p w14:paraId="1C09226E"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(d)</w:t>
      </w:r>
      <w:r w:rsidRPr="00E13C5B">
        <w:rPr>
          <w:rFonts w:ascii="Times New Roman" w:hAnsi="Times New Roman"/>
          <w:sz w:val="24"/>
          <w:szCs w:val="24"/>
        </w:rPr>
        <w:tab/>
        <w:t>c</w:t>
      </w:r>
      <w:r w:rsidRPr="00E13C5B">
        <w:rPr>
          <w:rFonts w:ascii="Times New Roman" w:hAnsi="Times New Roman"/>
          <w:spacing w:val="-1"/>
          <w:sz w:val="24"/>
          <w:szCs w:val="24"/>
        </w:rPr>
        <w:t>i</w:t>
      </w:r>
      <w:r w:rsidRPr="00E13C5B">
        <w:rPr>
          <w:rFonts w:ascii="Times New Roman" w:hAnsi="Times New Roman"/>
          <w:spacing w:val="1"/>
          <w:sz w:val="24"/>
          <w:szCs w:val="24"/>
        </w:rPr>
        <w:t>rc</w:t>
      </w:r>
      <w:r w:rsidRPr="00E13C5B">
        <w:rPr>
          <w:rFonts w:ascii="Times New Roman" w:hAnsi="Times New Roman"/>
          <w:sz w:val="24"/>
          <w:szCs w:val="24"/>
        </w:rPr>
        <w:t>unstâncias que a</w:t>
      </w:r>
      <w:r w:rsidRPr="00E13C5B">
        <w:rPr>
          <w:rFonts w:ascii="Times New Roman" w:hAnsi="Times New Roman"/>
          <w:spacing w:val="2"/>
          <w:sz w:val="24"/>
          <w:szCs w:val="24"/>
        </w:rPr>
        <w:t>f</w:t>
      </w:r>
      <w:r w:rsidRPr="00E13C5B">
        <w:rPr>
          <w:rFonts w:ascii="Times New Roman" w:hAnsi="Times New Roman"/>
          <w:sz w:val="24"/>
          <w:szCs w:val="24"/>
        </w:rPr>
        <w:t>etam a</w:t>
      </w:r>
      <w:r w:rsidRPr="00E13C5B">
        <w:rPr>
          <w:rFonts w:ascii="Times New Roman" w:hAnsi="Times New Roman"/>
          <w:spacing w:val="3"/>
          <w:sz w:val="24"/>
          <w:szCs w:val="24"/>
        </w:rPr>
        <w:t xml:space="preserve"> </w:t>
      </w:r>
      <w:r w:rsidRPr="00E13C5B">
        <w:rPr>
          <w:rFonts w:ascii="Times New Roman" w:hAnsi="Times New Roman"/>
          <w:spacing w:val="2"/>
          <w:sz w:val="24"/>
          <w:szCs w:val="24"/>
        </w:rPr>
        <w:t>f</w:t>
      </w:r>
      <w:r w:rsidRPr="00E13C5B">
        <w:rPr>
          <w:rFonts w:ascii="Times New Roman" w:hAnsi="Times New Roman"/>
          <w:sz w:val="24"/>
          <w:szCs w:val="24"/>
        </w:rPr>
        <w:t>o</w:t>
      </w:r>
      <w:r w:rsidRPr="00E13C5B">
        <w:rPr>
          <w:rFonts w:ascii="Times New Roman" w:hAnsi="Times New Roman"/>
          <w:spacing w:val="1"/>
          <w:sz w:val="24"/>
          <w:szCs w:val="24"/>
        </w:rPr>
        <w:t>r</w:t>
      </w:r>
      <w:r w:rsidRPr="00E13C5B">
        <w:rPr>
          <w:rFonts w:ascii="Times New Roman" w:hAnsi="Times New Roman"/>
          <w:sz w:val="24"/>
          <w:szCs w:val="24"/>
        </w:rPr>
        <w:t xml:space="preserve">ma e o </w:t>
      </w:r>
      <w:r w:rsidRPr="00E13C5B">
        <w:rPr>
          <w:rFonts w:ascii="Times New Roman" w:hAnsi="Times New Roman"/>
          <w:spacing w:val="1"/>
          <w:sz w:val="24"/>
          <w:szCs w:val="24"/>
        </w:rPr>
        <w:t>c</w:t>
      </w:r>
      <w:r w:rsidRPr="00E13C5B">
        <w:rPr>
          <w:rFonts w:ascii="Times New Roman" w:hAnsi="Times New Roman"/>
          <w:sz w:val="24"/>
          <w:szCs w:val="24"/>
        </w:rPr>
        <w:t>on</w:t>
      </w:r>
      <w:r w:rsidRPr="00E13C5B">
        <w:rPr>
          <w:rFonts w:ascii="Times New Roman" w:hAnsi="Times New Roman"/>
          <w:spacing w:val="2"/>
          <w:sz w:val="24"/>
          <w:szCs w:val="24"/>
        </w:rPr>
        <w:t>t</w:t>
      </w:r>
      <w:r w:rsidRPr="00E13C5B">
        <w:rPr>
          <w:rFonts w:ascii="Times New Roman" w:hAnsi="Times New Roman"/>
          <w:sz w:val="24"/>
          <w:szCs w:val="24"/>
        </w:rPr>
        <w:t>eúdo do relatório do auditor, se houver (ver</w:t>
      </w:r>
      <w:r w:rsidRPr="00E13C5B">
        <w:rPr>
          <w:rFonts w:ascii="Times New Roman" w:hAnsi="Times New Roman"/>
          <w:spacing w:val="3"/>
          <w:sz w:val="24"/>
          <w:szCs w:val="24"/>
        </w:rPr>
        <w:t xml:space="preserve"> </w:t>
      </w:r>
      <w:r w:rsidRPr="00E13C5B">
        <w:rPr>
          <w:rFonts w:ascii="Times New Roman" w:hAnsi="Times New Roman"/>
          <w:spacing w:val="-1"/>
          <w:sz w:val="24"/>
          <w:szCs w:val="24"/>
        </w:rPr>
        <w:t xml:space="preserve">itens A23 a A25); e </w:t>
      </w:r>
    </w:p>
    <w:p w14:paraId="257A914E" w14:textId="77777777" w:rsidR="002A6EFF" w:rsidRPr="00E13C5B" w:rsidRDefault="002A6EFF" w:rsidP="002A6EFF">
      <w:pPr>
        <w:spacing w:after="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(e) </w:t>
      </w:r>
      <w:r>
        <w:rPr>
          <w:rFonts w:ascii="Times New Roman" w:hAnsi="Times New Roman"/>
          <w:spacing w:val="1"/>
          <w:sz w:val="24"/>
          <w:szCs w:val="24"/>
        </w:rPr>
        <w:tab/>
      </w:r>
      <w:r w:rsidRPr="00E13C5B">
        <w:rPr>
          <w:rFonts w:ascii="Times New Roman" w:hAnsi="Times New Roman"/>
          <w:spacing w:val="1"/>
          <w:sz w:val="24"/>
          <w:szCs w:val="24"/>
        </w:rPr>
        <w:t>quaisquer outros assuntos decorrentes da auditoria que</w:t>
      </w:r>
      <w:r>
        <w:rPr>
          <w:rFonts w:ascii="Times New Roman" w:hAnsi="Times New Roman"/>
          <w:spacing w:val="1"/>
          <w:sz w:val="24"/>
          <w:szCs w:val="24"/>
        </w:rPr>
        <w:t>,</w:t>
      </w:r>
      <w:r w:rsidRPr="00E13C5B">
        <w:rPr>
          <w:rFonts w:ascii="Times New Roman" w:hAnsi="Times New Roman"/>
          <w:spacing w:val="1"/>
          <w:sz w:val="24"/>
          <w:szCs w:val="24"/>
        </w:rPr>
        <w:t xml:space="preserve"> no julgamento profissional do auditor</w:t>
      </w:r>
      <w:r>
        <w:rPr>
          <w:rFonts w:ascii="Times New Roman" w:hAnsi="Times New Roman"/>
          <w:spacing w:val="1"/>
          <w:sz w:val="24"/>
          <w:szCs w:val="24"/>
        </w:rPr>
        <w:t>,</w:t>
      </w:r>
      <w:r w:rsidRPr="00E13C5B">
        <w:rPr>
          <w:rFonts w:ascii="Times New Roman" w:hAnsi="Times New Roman"/>
          <w:spacing w:val="1"/>
          <w:sz w:val="24"/>
          <w:szCs w:val="24"/>
        </w:rPr>
        <w:t xml:space="preserve"> </w:t>
      </w:r>
      <w:r>
        <w:rPr>
          <w:rFonts w:ascii="Times New Roman" w:hAnsi="Times New Roman"/>
          <w:spacing w:val="1"/>
          <w:sz w:val="24"/>
          <w:szCs w:val="24"/>
        </w:rPr>
        <w:t>sejam</w:t>
      </w:r>
      <w:r w:rsidRPr="00E13C5B">
        <w:rPr>
          <w:rFonts w:ascii="Times New Roman" w:hAnsi="Times New Roman"/>
          <w:spacing w:val="1"/>
          <w:sz w:val="24"/>
          <w:szCs w:val="24"/>
        </w:rPr>
        <w:t xml:space="preserve"> relevantes para a supervisão geral do processo de relatórios financeiros (ver </w:t>
      </w:r>
      <w:r w:rsidRPr="00E13C5B">
        <w:rPr>
          <w:rFonts w:ascii="Times New Roman" w:hAnsi="Times New Roman"/>
          <w:spacing w:val="-1"/>
          <w:sz w:val="24"/>
          <w:szCs w:val="24"/>
        </w:rPr>
        <w:t>itens</w:t>
      </w:r>
      <w:r w:rsidRPr="00E13C5B">
        <w:rPr>
          <w:rFonts w:ascii="Times New Roman" w:hAnsi="Times New Roman"/>
          <w:spacing w:val="6"/>
          <w:sz w:val="24"/>
          <w:szCs w:val="24"/>
        </w:rPr>
        <w:t xml:space="preserve"> </w:t>
      </w:r>
      <w:r w:rsidRPr="00E13C5B">
        <w:rPr>
          <w:rFonts w:ascii="Times New Roman" w:hAnsi="Times New Roman"/>
          <w:spacing w:val="-1"/>
          <w:sz w:val="24"/>
          <w:szCs w:val="24"/>
        </w:rPr>
        <w:t>A</w:t>
      </w:r>
      <w:r w:rsidRPr="00E13C5B">
        <w:rPr>
          <w:rFonts w:ascii="Times New Roman" w:hAnsi="Times New Roman"/>
          <w:sz w:val="24"/>
          <w:szCs w:val="24"/>
        </w:rPr>
        <w:t>2</w:t>
      </w:r>
      <w:r w:rsidRPr="00E13C5B">
        <w:rPr>
          <w:rFonts w:ascii="Times New Roman" w:hAnsi="Times New Roman"/>
          <w:spacing w:val="3"/>
          <w:sz w:val="24"/>
          <w:szCs w:val="24"/>
        </w:rPr>
        <w:t>6</w:t>
      </w:r>
      <w:r w:rsidRPr="00E13C5B">
        <w:rPr>
          <w:rFonts w:ascii="Times New Roman" w:hAnsi="Times New Roman"/>
          <w:sz w:val="24"/>
          <w:szCs w:val="24"/>
        </w:rPr>
        <w:t xml:space="preserve"> a </w:t>
      </w:r>
      <w:r w:rsidRPr="00E13C5B">
        <w:rPr>
          <w:rFonts w:ascii="Times New Roman" w:hAnsi="Times New Roman"/>
          <w:spacing w:val="-1"/>
          <w:sz w:val="24"/>
          <w:szCs w:val="24"/>
        </w:rPr>
        <w:t>A</w:t>
      </w:r>
      <w:r w:rsidRPr="00E13C5B">
        <w:rPr>
          <w:rFonts w:ascii="Times New Roman" w:hAnsi="Times New Roman"/>
          <w:sz w:val="24"/>
          <w:szCs w:val="24"/>
        </w:rPr>
        <w:t>28).</w:t>
      </w:r>
    </w:p>
    <w:p w14:paraId="6A2531C7" w14:textId="77777777" w:rsidR="002A6EFF" w:rsidRPr="00E13C5B" w:rsidRDefault="002A6EFF" w:rsidP="002A6EFF">
      <w:pPr>
        <w:spacing w:after="0" w:line="240" w:lineRule="auto"/>
        <w:rPr>
          <w:rFonts w:ascii="Times New Roman" w:hAnsi="Times New Roman"/>
          <w:sz w:val="24"/>
          <w:szCs w:val="24"/>
        </w:rPr>
      </w:pPr>
    </w:p>
    <w:p w14:paraId="2FF39455"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Independência do auditor</w:t>
      </w:r>
    </w:p>
    <w:p w14:paraId="2E8E5014" w14:textId="77777777" w:rsidR="002A6EFF" w:rsidRPr="00E13C5B" w:rsidRDefault="002A6EFF" w:rsidP="002A6EFF">
      <w:pPr>
        <w:spacing w:after="0" w:line="240" w:lineRule="auto"/>
        <w:jc w:val="both"/>
        <w:rPr>
          <w:rFonts w:ascii="Times New Roman" w:hAnsi="Times New Roman"/>
          <w:sz w:val="24"/>
          <w:szCs w:val="24"/>
        </w:rPr>
      </w:pPr>
    </w:p>
    <w:p w14:paraId="24A2E8E2"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z w:val="24"/>
          <w:szCs w:val="24"/>
        </w:rPr>
        <w:t>17.</w:t>
      </w:r>
      <w:r w:rsidRPr="00E13C5B">
        <w:rPr>
          <w:rFonts w:ascii="Times New Roman" w:hAnsi="Times New Roman"/>
          <w:sz w:val="24"/>
          <w:szCs w:val="24"/>
        </w:rPr>
        <w:tab/>
        <w:t>No caso de entidades listadas, o auditor deve comunicar aos responsáveis pela governança:</w:t>
      </w:r>
      <w:r w:rsidRPr="00E13C5B">
        <w:rPr>
          <w:rFonts w:ascii="Times New Roman" w:hAnsi="Times New Roman"/>
          <w:color w:val="000000"/>
          <w:sz w:val="24"/>
          <w:szCs w:val="24"/>
        </w:rPr>
        <w:t xml:space="preserve"> </w:t>
      </w:r>
    </w:p>
    <w:p w14:paraId="18CCE2DF"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 xml:space="preserve">uma declaração de que a equipe de trabalho e outras pessoas na firma de auditoria, bem como a própria firma e, quando aplicável, as </w:t>
      </w:r>
      <w:r w:rsidRPr="00F71247">
        <w:rPr>
          <w:rFonts w:ascii="Times New Roman" w:hAnsi="Times New Roman"/>
          <w:spacing w:val="1"/>
          <w:sz w:val="24"/>
          <w:szCs w:val="24"/>
          <w:highlight w:val="green"/>
        </w:rPr>
        <w:t>firmas da rede</w:t>
      </w:r>
      <w:r w:rsidRPr="00E13C5B">
        <w:rPr>
          <w:rFonts w:ascii="Times New Roman" w:hAnsi="Times New Roman"/>
          <w:spacing w:val="1"/>
          <w:sz w:val="24"/>
          <w:szCs w:val="24"/>
        </w:rPr>
        <w:t>, cumpriram as exigências éticas relevantes relativas à independência; e</w:t>
      </w:r>
    </w:p>
    <w:p w14:paraId="07284468" w14:textId="77777777" w:rsidR="002A6EFF" w:rsidRPr="00E13C5B" w:rsidRDefault="002A6EFF" w:rsidP="002A6EFF">
      <w:pPr>
        <w:spacing w:after="120" w:line="240" w:lineRule="auto"/>
        <w:ind w:left="1418" w:hanging="425"/>
        <w:jc w:val="both"/>
        <w:rPr>
          <w:rFonts w:ascii="Times New Roman" w:hAnsi="Times New Roman"/>
          <w:sz w:val="24"/>
          <w:szCs w:val="24"/>
        </w:rPr>
      </w:pPr>
      <w:r w:rsidRPr="00E13C5B">
        <w:rPr>
          <w:rFonts w:ascii="Times New Roman" w:hAnsi="Times New Roman"/>
          <w:spacing w:val="1"/>
          <w:sz w:val="24"/>
          <w:szCs w:val="24"/>
        </w:rPr>
        <w:t xml:space="preserve">(i) </w:t>
      </w:r>
      <w:r>
        <w:rPr>
          <w:rFonts w:ascii="Times New Roman" w:hAnsi="Times New Roman"/>
          <w:spacing w:val="1"/>
          <w:sz w:val="24"/>
          <w:szCs w:val="24"/>
        </w:rPr>
        <w:tab/>
      </w:r>
      <w:r w:rsidRPr="00E13C5B">
        <w:rPr>
          <w:rFonts w:ascii="Times New Roman" w:hAnsi="Times New Roman"/>
          <w:spacing w:val="1"/>
          <w:sz w:val="24"/>
          <w:szCs w:val="24"/>
        </w:rPr>
        <w:t>todos os relacionamentos e outros assuntos entre a firma, firmas da rede e a entidade que, segundo o julgamento profissional do auditor, podem razoavelmente ser considerados com relação à independência.</w:t>
      </w:r>
      <w:r w:rsidRPr="00E13C5B">
        <w:rPr>
          <w:rFonts w:ascii="Times New Roman" w:hAnsi="Times New Roman"/>
          <w:sz w:val="24"/>
          <w:szCs w:val="24"/>
        </w:rPr>
        <w:t xml:space="preserve"> </w:t>
      </w:r>
      <w:r w:rsidRPr="00E13C5B">
        <w:rPr>
          <w:rFonts w:ascii="Times New Roman" w:hAnsi="Times New Roman"/>
          <w:spacing w:val="3"/>
          <w:sz w:val="24"/>
          <w:szCs w:val="24"/>
        </w:rPr>
        <w:t>Isso deve incluir o total de honorários cobrados durante o período coberto pelas demonstrações contábeis, pelos serviços de auditoria e não auditoria prestados pela firma e pelas firmas da rede à entidade e a componentes controlados pela entidade. Esses honorários devem ser alocados a categorias que sejam apropriadas para auxiliar os responsáveis pela governança a avaliarem o efeito dos serviços sobre a independência do auditor; e</w:t>
      </w:r>
    </w:p>
    <w:p w14:paraId="2ED4F085" w14:textId="77777777" w:rsidR="002A6EFF" w:rsidRPr="00E13C5B" w:rsidRDefault="002A6EFF" w:rsidP="002A6EFF">
      <w:pPr>
        <w:spacing w:after="0" w:line="240" w:lineRule="auto"/>
        <w:ind w:left="1418" w:hanging="425"/>
        <w:jc w:val="both"/>
        <w:rPr>
          <w:rFonts w:ascii="Times New Roman" w:hAnsi="Times New Roman"/>
          <w:sz w:val="24"/>
          <w:szCs w:val="24"/>
        </w:rPr>
      </w:pPr>
      <w:r w:rsidRPr="00E13C5B">
        <w:rPr>
          <w:rFonts w:ascii="Times New Roman" w:hAnsi="Times New Roman"/>
          <w:spacing w:val="1"/>
          <w:sz w:val="24"/>
          <w:szCs w:val="24"/>
        </w:rPr>
        <w:t xml:space="preserve">(ii) </w:t>
      </w:r>
      <w:r>
        <w:rPr>
          <w:rFonts w:ascii="Times New Roman" w:hAnsi="Times New Roman"/>
          <w:spacing w:val="1"/>
          <w:sz w:val="24"/>
          <w:szCs w:val="24"/>
        </w:rPr>
        <w:tab/>
      </w:r>
      <w:r w:rsidRPr="00E13C5B">
        <w:rPr>
          <w:rFonts w:ascii="Times New Roman" w:hAnsi="Times New Roman"/>
          <w:spacing w:val="1"/>
          <w:sz w:val="24"/>
          <w:szCs w:val="24"/>
        </w:rPr>
        <w:t xml:space="preserve">as correspondentes </w:t>
      </w:r>
      <w:r w:rsidRPr="00F71247">
        <w:rPr>
          <w:rFonts w:ascii="Times New Roman" w:hAnsi="Times New Roman"/>
          <w:spacing w:val="1"/>
          <w:sz w:val="24"/>
          <w:szCs w:val="24"/>
          <w:highlight w:val="green"/>
        </w:rPr>
        <w:t>salvaguardas</w:t>
      </w:r>
      <w:r w:rsidRPr="00E13C5B">
        <w:rPr>
          <w:rFonts w:ascii="Times New Roman" w:hAnsi="Times New Roman"/>
          <w:spacing w:val="1"/>
          <w:sz w:val="24"/>
          <w:szCs w:val="24"/>
        </w:rPr>
        <w:t xml:space="preserve"> que foram aplicadas para eliminar ameaças à independência identificadas ou reduzi-las a um nível aceitável</w:t>
      </w:r>
      <w:r w:rsidRPr="00E13C5B">
        <w:rPr>
          <w:rFonts w:ascii="Times New Roman" w:hAnsi="Times New Roman"/>
          <w:spacing w:val="-5"/>
          <w:sz w:val="24"/>
          <w:szCs w:val="24"/>
        </w:rPr>
        <w:t xml:space="preserve"> </w:t>
      </w:r>
      <w:r w:rsidRPr="00E13C5B">
        <w:rPr>
          <w:rFonts w:ascii="Times New Roman" w:hAnsi="Times New Roman"/>
          <w:spacing w:val="3"/>
          <w:sz w:val="24"/>
          <w:szCs w:val="24"/>
        </w:rPr>
        <w:t>(ver</w:t>
      </w:r>
      <w:r w:rsidRPr="00E13C5B">
        <w:rPr>
          <w:rFonts w:ascii="Times New Roman" w:hAnsi="Times New Roman"/>
          <w:spacing w:val="-5"/>
          <w:sz w:val="24"/>
          <w:szCs w:val="24"/>
        </w:rPr>
        <w:t xml:space="preserve"> </w:t>
      </w:r>
      <w:r w:rsidRPr="00E13C5B">
        <w:rPr>
          <w:rFonts w:ascii="Times New Roman" w:hAnsi="Times New Roman"/>
          <w:spacing w:val="-1"/>
          <w:sz w:val="24"/>
          <w:szCs w:val="24"/>
        </w:rPr>
        <w:t>itens</w:t>
      </w:r>
      <w:r w:rsidRPr="00E13C5B">
        <w:rPr>
          <w:rFonts w:ascii="Times New Roman" w:hAnsi="Times New Roman"/>
          <w:spacing w:val="-15"/>
          <w:sz w:val="24"/>
          <w:szCs w:val="24"/>
        </w:rPr>
        <w:t xml:space="preserve"> </w:t>
      </w:r>
      <w:r w:rsidRPr="00E13C5B">
        <w:rPr>
          <w:rFonts w:ascii="Times New Roman" w:hAnsi="Times New Roman"/>
          <w:spacing w:val="2"/>
          <w:sz w:val="24"/>
          <w:szCs w:val="24"/>
        </w:rPr>
        <w:t>A29 a A32).</w:t>
      </w:r>
    </w:p>
    <w:p w14:paraId="3A1BF4A2" w14:textId="77777777" w:rsidR="002A6EFF" w:rsidRPr="00E13C5B" w:rsidRDefault="002A6EFF" w:rsidP="002A6EFF">
      <w:pPr>
        <w:spacing w:after="0" w:line="240" w:lineRule="auto"/>
        <w:rPr>
          <w:rFonts w:ascii="Times New Roman" w:hAnsi="Times New Roman"/>
          <w:sz w:val="24"/>
          <w:szCs w:val="24"/>
        </w:rPr>
      </w:pPr>
    </w:p>
    <w:p w14:paraId="5D84CE48"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3"/>
          <w:sz w:val="24"/>
          <w:szCs w:val="24"/>
        </w:rPr>
        <w:t>Processo de comunicação</w:t>
      </w:r>
    </w:p>
    <w:p w14:paraId="4AEA7B6B" w14:textId="77777777" w:rsidR="002A6EFF" w:rsidRPr="00E13C5B" w:rsidRDefault="002A6EFF" w:rsidP="002A6EFF">
      <w:pPr>
        <w:spacing w:after="0" w:line="240" w:lineRule="auto"/>
        <w:jc w:val="both"/>
        <w:rPr>
          <w:rFonts w:ascii="Times New Roman" w:hAnsi="Times New Roman"/>
          <w:sz w:val="24"/>
          <w:szCs w:val="24"/>
        </w:rPr>
      </w:pPr>
    </w:p>
    <w:p w14:paraId="208D9ADB"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Estabelecimento do processo de comunicação</w:t>
      </w:r>
    </w:p>
    <w:p w14:paraId="737A7502" w14:textId="77777777" w:rsidR="002A6EFF" w:rsidRPr="00E13C5B" w:rsidRDefault="002A6EFF" w:rsidP="002A6EFF">
      <w:pPr>
        <w:spacing w:after="0" w:line="240" w:lineRule="auto"/>
        <w:jc w:val="both"/>
        <w:rPr>
          <w:rFonts w:ascii="Times New Roman" w:hAnsi="Times New Roman"/>
          <w:sz w:val="24"/>
          <w:szCs w:val="24"/>
        </w:rPr>
      </w:pPr>
    </w:p>
    <w:p w14:paraId="3BE7C96F"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18.</w:t>
      </w:r>
      <w:r w:rsidRPr="00E13C5B">
        <w:rPr>
          <w:rFonts w:ascii="Times New Roman" w:hAnsi="Times New Roman"/>
          <w:sz w:val="24"/>
          <w:szCs w:val="24"/>
        </w:rPr>
        <w:tab/>
      </w:r>
      <w:r w:rsidRPr="00E13C5B">
        <w:rPr>
          <w:rFonts w:ascii="Times New Roman" w:hAnsi="Times New Roman"/>
          <w:spacing w:val="3"/>
          <w:sz w:val="24"/>
          <w:szCs w:val="24"/>
        </w:rPr>
        <w:t xml:space="preserve">O auditor deve comunicar aos responsáveis pela governança a forma, a época e o conteúdo geral previsto das comunicações (ver </w:t>
      </w:r>
      <w:r w:rsidRPr="00E13C5B">
        <w:rPr>
          <w:rFonts w:ascii="Times New Roman" w:hAnsi="Times New Roman"/>
          <w:spacing w:val="2"/>
          <w:sz w:val="24"/>
          <w:szCs w:val="24"/>
        </w:rPr>
        <w:t>itens</w:t>
      </w:r>
      <w:r w:rsidRPr="00E13C5B">
        <w:rPr>
          <w:rFonts w:ascii="Times New Roman" w:hAnsi="Times New Roman"/>
          <w:spacing w:val="-15"/>
          <w:sz w:val="24"/>
          <w:szCs w:val="24"/>
        </w:rPr>
        <w:t xml:space="preserve"> </w:t>
      </w:r>
      <w:r w:rsidRPr="00E13C5B">
        <w:rPr>
          <w:rFonts w:ascii="Times New Roman" w:hAnsi="Times New Roman"/>
          <w:spacing w:val="-1"/>
          <w:sz w:val="24"/>
          <w:szCs w:val="24"/>
        </w:rPr>
        <w:t>A37 a A45).</w:t>
      </w:r>
    </w:p>
    <w:p w14:paraId="46277CF8" w14:textId="77777777" w:rsidR="002A6EFF" w:rsidRPr="00E13C5B" w:rsidRDefault="002A6EFF" w:rsidP="002A6EFF">
      <w:pPr>
        <w:spacing w:after="0" w:line="240" w:lineRule="auto"/>
        <w:jc w:val="both"/>
        <w:rPr>
          <w:rFonts w:ascii="Times New Roman" w:hAnsi="Times New Roman"/>
          <w:sz w:val="24"/>
          <w:szCs w:val="24"/>
        </w:rPr>
      </w:pPr>
    </w:p>
    <w:p w14:paraId="73F2012B"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Forma de comunicação</w:t>
      </w:r>
    </w:p>
    <w:p w14:paraId="2623CEFA" w14:textId="77777777" w:rsidR="002A6EFF" w:rsidRPr="00E13C5B" w:rsidRDefault="002A6EFF" w:rsidP="002A6EFF">
      <w:pPr>
        <w:spacing w:after="0" w:line="240" w:lineRule="auto"/>
        <w:jc w:val="both"/>
        <w:rPr>
          <w:rFonts w:ascii="Times New Roman" w:hAnsi="Times New Roman"/>
          <w:sz w:val="24"/>
          <w:szCs w:val="24"/>
        </w:rPr>
      </w:pPr>
    </w:p>
    <w:p w14:paraId="46C80624" w14:textId="77777777" w:rsidR="002A6EFF" w:rsidRPr="00362C83" w:rsidRDefault="002A6EFF" w:rsidP="002A6EFF">
      <w:pPr>
        <w:tabs>
          <w:tab w:val="left" w:pos="567"/>
        </w:tabs>
        <w:spacing w:after="0" w:line="240" w:lineRule="auto"/>
        <w:ind w:left="567" w:hanging="567"/>
        <w:jc w:val="both"/>
        <w:rPr>
          <w:rFonts w:ascii="Times New Roman" w:hAnsi="Times New Roman"/>
          <w:spacing w:val="3"/>
          <w:sz w:val="24"/>
          <w:szCs w:val="24"/>
        </w:rPr>
      </w:pPr>
      <w:r w:rsidRPr="00E13C5B">
        <w:rPr>
          <w:rFonts w:ascii="Times New Roman" w:hAnsi="Times New Roman"/>
          <w:sz w:val="24"/>
          <w:szCs w:val="24"/>
        </w:rPr>
        <w:t>19.</w:t>
      </w:r>
      <w:r w:rsidRPr="00E13C5B">
        <w:rPr>
          <w:rFonts w:ascii="Times New Roman" w:hAnsi="Times New Roman"/>
          <w:sz w:val="24"/>
          <w:szCs w:val="24"/>
        </w:rPr>
        <w:tab/>
      </w:r>
      <w:r w:rsidRPr="00E13C5B">
        <w:rPr>
          <w:rFonts w:ascii="Times New Roman" w:hAnsi="Times New Roman"/>
          <w:spacing w:val="3"/>
          <w:sz w:val="24"/>
          <w:szCs w:val="24"/>
        </w:rPr>
        <w:t xml:space="preserve">O auditor </w:t>
      </w:r>
      <w:r w:rsidRPr="00F71247">
        <w:rPr>
          <w:rFonts w:ascii="Times New Roman" w:hAnsi="Times New Roman"/>
          <w:spacing w:val="3"/>
          <w:sz w:val="24"/>
          <w:szCs w:val="24"/>
          <w:highlight w:val="green"/>
        </w:rPr>
        <w:t>deve comunicar por escrito</w:t>
      </w:r>
      <w:r w:rsidRPr="00E13C5B">
        <w:rPr>
          <w:rFonts w:ascii="Times New Roman" w:hAnsi="Times New Roman"/>
          <w:spacing w:val="3"/>
          <w:sz w:val="24"/>
          <w:szCs w:val="24"/>
        </w:rPr>
        <w:t xml:space="preserve"> aos responsáveis pela governança as </w:t>
      </w:r>
      <w:r w:rsidRPr="00F71247">
        <w:rPr>
          <w:rFonts w:ascii="Times New Roman" w:hAnsi="Times New Roman"/>
          <w:spacing w:val="3"/>
          <w:sz w:val="24"/>
          <w:szCs w:val="24"/>
          <w:highlight w:val="yellow"/>
        </w:rPr>
        <w:t>constatações significativas</w:t>
      </w:r>
      <w:r w:rsidRPr="00E13C5B">
        <w:rPr>
          <w:rFonts w:ascii="Times New Roman" w:hAnsi="Times New Roman"/>
          <w:spacing w:val="3"/>
          <w:sz w:val="24"/>
          <w:szCs w:val="24"/>
        </w:rPr>
        <w:t xml:space="preserve"> decorrentes da auditoria se, no julgamento profissional do auditor, a comunicação verbal </w:t>
      </w:r>
      <w:r w:rsidRPr="00F71247">
        <w:rPr>
          <w:rFonts w:ascii="Times New Roman" w:hAnsi="Times New Roman"/>
          <w:spacing w:val="3"/>
          <w:sz w:val="24"/>
          <w:szCs w:val="24"/>
          <w:highlight w:val="green"/>
        </w:rPr>
        <w:t>não for adequada</w:t>
      </w:r>
      <w:r w:rsidRPr="00E13C5B">
        <w:rPr>
          <w:rFonts w:ascii="Times New Roman" w:hAnsi="Times New Roman"/>
          <w:spacing w:val="3"/>
          <w:sz w:val="24"/>
          <w:szCs w:val="24"/>
        </w:rPr>
        <w:t xml:space="preserve">. </w:t>
      </w:r>
      <w:r w:rsidRPr="00362C83">
        <w:rPr>
          <w:rFonts w:ascii="Times New Roman" w:hAnsi="Times New Roman"/>
          <w:spacing w:val="3"/>
          <w:sz w:val="24"/>
          <w:szCs w:val="24"/>
        </w:rPr>
        <w:t>As comunicações por escrito não precisam incluir todos os assuntos que surgiram no curso da auditoria (ver itens A46 a A48).</w:t>
      </w:r>
    </w:p>
    <w:p w14:paraId="02A06B33" w14:textId="77777777" w:rsidR="002A6EFF" w:rsidRPr="00362C83" w:rsidRDefault="002A6EFF" w:rsidP="002A6EFF">
      <w:pPr>
        <w:spacing w:after="0" w:line="240" w:lineRule="auto"/>
        <w:jc w:val="both"/>
        <w:rPr>
          <w:rFonts w:ascii="Times New Roman" w:hAnsi="Times New Roman"/>
          <w:spacing w:val="3"/>
          <w:sz w:val="24"/>
          <w:szCs w:val="24"/>
        </w:rPr>
      </w:pPr>
    </w:p>
    <w:p w14:paraId="5F3D2804"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20.</w:t>
      </w:r>
      <w:r w:rsidRPr="00E13C5B">
        <w:rPr>
          <w:rFonts w:ascii="Times New Roman" w:hAnsi="Times New Roman"/>
          <w:sz w:val="24"/>
          <w:szCs w:val="24"/>
        </w:rPr>
        <w:tab/>
      </w:r>
      <w:r w:rsidRPr="00E13C5B">
        <w:rPr>
          <w:rFonts w:ascii="Times New Roman" w:hAnsi="Times New Roman"/>
          <w:spacing w:val="3"/>
          <w:sz w:val="24"/>
          <w:szCs w:val="24"/>
        </w:rPr>
        <w:t xml:space="preserve">O auditor deve comunicar </w:t>
      </w:r>
      <w:r w:rsidRPr="00F71247">
        <w:rPr>
          <w:rFonts w:ascii="Times New Roman" w:hAnsi="Times New Roman"/>
          <w:spacing w:val="3"/>
          <w:sz w:val="24"/>
          <w:szCs w:val="24"/>
          <w:highlight w:val="green"/>
        </w:rPr>
        <w:t>por escrito</w:t>
      </w:r>
      <w:r w:rsidRPr="00E13C5B">
        <w:rPr>
          <w:rFonts w:ascii="Times New Roman" w:hAnsi="Times New Roman"/>
          <w:spacing w:val="3"/>
          <w:sz w:val="24"/>
          <w:szCs w:val="24"/>
        </w:rPr>
        <w:t xml:space="preserve"> aos responsáveis pela governança sobre sua independência</w:t>
      </w:r>
      <w:r>
        <w:rPr>
          <w:rFonts w:ascii="Times New Roman" w:hAnsi="Times New Roman"/>
          <w:spacing w:val="3"/>
          <w:sz w:val="24"/>
          <w:szCs w:val="24"/>
        </w:rPr>
        <w:t>,</w:t>
      </w:r>
      <w:r w:rsidRPr="00E13C5B">
        <w:rPr>
          <w:rFonts w:ascii="Times New Roman" w:hAnsi="Times New Roman"/>
          <w:spacing w:val="3"/>
          <w:sz w:val="24"/>
          <w:szCs w:val="24"/>
        </w:rPr>
        <w:t xml:space="preserve"> quando exigido pelo item 17.</w:t>
      </w:r>
    </w:p>
    <w:p w14:paraId="48350CE7" w14:textId="77777777" w:rsidR="002A6EFF" w:rsidRPr="00E13C5B" w:rsidRDefault="002A6EFF" w:rsidP="002A6EFF">
      <w:pPr>
        <w:spacing w:after="0" w:line="240" w:lineRule="auto"/>
        <w:rPr>
          <w:rFonts w:ascii="Times New Roman" w:hAnsi="Times New Roman"/>
          <w:sz w:val="24"/>
          <w:szCs w:val="24"/>
        </w:rPr>
      </w:pPr>
    </w:p>
    <w:p w14:paraId="363CD688"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2"/>
          <w:sz w:val="24"/>
          <w:szCs w:val="24"/>
        </w:rPr>
        <w:t>Época da comunicaç</w:t>
      </w:r>
      <w:r>
        <w:rPr>
          <w:rFonts w:ascii="Times New Roman" w:hAnsi="Times New Roman"/>
          <w:i/>
          <w:spacing w:val="-2"/>
          <w:sz w:val="24"/>
          <w:szCs w:val="24"/>
        </w:rPr>
        <w:t>ão</w:t>
      </w:r>
    </w:p>
    <w:p w14:paraId="56FEE65D" w14:textId="77777777" w:rsidR="002A6EFF" w:rsidRPr="00E13C5B" w:rsidRDefault="002A6EFF" w:rsidP="002A6EFF">
      <w:pPr>
        <w:spacing w:after="0" w:line="240" w:lineRule="auto"/>
        <w:jc w:val="both"/>
        <w:rPr>
          <w:rFonts w:ascii="Times New Roman" w:hAnsi="Times New Roman"/>
          <w:sz w:val="24"/>
          <w:szCs w:val="24"/>
        </w:rPr>
      </w:pPr>
    </w:p>
    <w:p w14:paraId="0BD85827"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21.</w:t>
      </w:r>
      <w:r w:rsidRPr="00E13C5B">
        <w:rPr>
          <w:rFonts w:ascii="Times New Roman" w:hAnsi="Times New Roman"/>
          <w:sz w:val="24"/>
          <w:szCs w:val="24"/>
        </w:rPr>
        <w:tab/>
      </w:r>
      <w:r w:rsidRPr="00E13C5B">
        <w:rPr>
          <w:rFonts w:ascii="Times New Roman" w:hAnsi="Times New Roman"/>
          <w:spacing w:val="3"/>
          <w:sz w:val="24"/>
          <w:szCs w:val="24"/>
        </w:rPr>
        <w:t xml:space="preserve">O auditor deve se comunicar </w:t>
      </w:r>
      <w:r w:rsidRPr="00F71247">
        <w:rPr>
          <w:rFonts w:ascii="Times New Roman" w:hAnsi="Times New Roman"/>
          <w:spacing w:val="3"/>
          <w:sz w:val="24"/>
          <w:szCs w:val="24"/>
          <w:highlight w:val="yellow"/>
        </w:rPr>
        <w:t>tempestivamente</w:t>
      </w:r>
      <w:r w:rsidRPr="00E13C5B">
        <w:rPr>
          <w:rFonts w:ascii="Times New Roman" w:hAnsi="Times New Roman"/>
          <w:spacing w:val="3"/>
          <w:sz w:val="24"/>
          <w:szCs w:val="24"/>
        </w:rPr>
        <w:t xml:space="preserve"> com os responsáveis pela governança (ver </w:t>
      </w:r>
      <w:r w:rsidRPr="00E13C5B">
        <w:rPr>
          <w:rFonts w:ascii="Times New Roman" w:hAnsi="Times New Roman"/>
          <w:spacing w:val="-1"/>
          <w:sz w:val="24"/>
          <w:szCs w:val="24"/>
        </w:rPr>
        <w:t>itens</w:t>
      </w:r>
      <w:r w:rsidRPr="00E13C5B">
        <w:rPr>
          <w:rFonts w:ascii="Times New Roman" w:hAnsi="Times New Roman"/>
          <w:sz w:val="24"/>
          <w:szCs w:val="24"/>
        </w:rPr>
        <w:t xml:space="preserve"> </w:t>
      </w:r>
      <w:r w:rsidRPr="00E13C5B">
        <w:rPr>
          <w:rFonts w:ascii="Times New Roman" w:hAnsi="Times New Roman"/>
          <w:spacing w:val="-1"/>
          <w:sz w:val="24"/>
          <w:szCs w:val="24"/>
        </w:rPr>
        <w:t>A49 e A50).</w:t>
      </w:r>
    </w:p>
    <w:p w14:paraId="05BA85E5" w14:textId="77777777" w:rsidR="002A6EFF" w:rsidRPr="00E13C5B" w:rsidRDefault="002A6EFF" w:rsidP="002A6EFF">
      <w:pPr>
        <w:spacing w:after="0" w:line="240" w:lineRule="auto"/>
        <w:jc w:val="both"/>
        <w:rPr>
          <w:rFonts w:ascii="Times New Roman" w:hAnsi="Times New Roman"/>
          <w:sz w:val="24"/>
          <w:szCs w:val="24"/>
        </w:rPr>
      </w:pPr>
    </w:p>
    <w:p w14:paraId="5FAF5EBB"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Adequação do processo de comunicação</w:t>
      </w:r>
    </w:p>
    <w:p w14:paraId="65D22324" w14:textId="77777777" w:rsidR="002A6EFF" w:rsidRPr="00E13C5B" w:rsidRDefault="002A6EFF" w:rsidP="002A6EFF">
      <w:pPr>
        <w:spacing w:after="0" w:line="240" w:lineRule="auto"/>
        <w:jc w:val="both"/>
        <w:rPr>
          <w:rFonts w:ascii="Times New Roman" w:hAnsi="Times New Roman"/>
          <w:sz w:val="24"/>
          <w:szCs w:val="24"/>
        </w:rPr>
      </w:pPr>
    </w:p>
    <w:p w14:paraId="499B1BE8" w14:textId="77777777" w:rsidR="002A6EFF" w:rsidRPr="00362C83" w:rsidRDefault="002A6EFF" w:rsidP="002A6EFF">
      <w:pPr>
        <w:tabs>
          <w:tab w:val="left" w:pos="567"/>
        </w:tabs>
        <w:spacing w:after="0" w:line="240" w:lineRule="auto"/>
        <w:ind w:left="567" w:hanging="567"/>
        <w:jc w:val="both"/>
        <w:rPr>
          <w:rFonts w:ascii="Times New Roman" w:hAnsi="Times New Roman"/>
          <w:spacing w:val="3"/>
          <w:sz w:val="24"/>
          <w:szCs w:val="24"/>
        </w:rPr>
      </w:pPr>
      <w:r w:rsidRPr="00E13C5B">
        <w:rPr>
          <w:rFonts w:ascii="Times New Roman" w:hAnsi="Times New Roman"/>
          <w:sz w:val="24"/>
          <w:szCs w:val="24"/>
        </w:rPr>
        <w:t>22.</w:t>
      </w:r>
      <w:r w:rsidRPr="00E13C5B">
        <w:rPr>
          <w:rFonts w:ascii="Times New Roman" w:hAnsi="Times New Roman"/>
          <w:sz w:val="24"/>
          <w:szCs w:val="24"/>
        </w:rPr>
        <w:tab/>
      </w:r>
      <w:r w:rsidRPr="00E13C5B">
        <w:rPr>
          <w:rFonts w:ascii="Times New Roman" w:hAnsi="Times New Roman"/>
          <w:spacing w:val="3"/>
          <w:sz w:val="24"/>
          <w:szCs w:val="24"/>
        </w:rPr>
        <w:t xml:space="preserve">O auditor deve avaliar se a comunicação recíproca entre o auditor e os responsáveis pela governança foi adequada para fins da auditoria. </w:t>
      </w:r>
      <w:r w:rsidRPr="00362C83">
        <w:rPr>
          <w:rFonts w:ascii="Times New Roman" w:hAnsi="Times New Roman"/>
          <w:spacing w:val="3"/>
          <w:sz w:val="24"/>
          <w:szCs w:val="24"/>
        </w:rPr>
        <w:t xml:space="preserve">Em caso </w:t>
      </w:r>
      <w:r w:rsidRPr="00F71247">
        <w:rPr>
          <w:rFonts w:ascii="Times New Roman" w:hAnsi="Times New Roman"/>
          <w:spacing w:val="3"/>
          <w:sz w:val="24"/>
          <w:szCs w:val="24"/>
          <w:highlight w:val="red"/>
        </w:rPr>
        <w:t>negativo</w:t>
      </w:r>
      <w:r w:rsidRPr="00362C83">
        <w:rPr>
          <w:rFonts w:ascii="Times New Roman" w:hAnsi="Times New Roman"/>
          <w:spacing w:val="3"/>
          <w:sz w:val="24"/>
          <w:szCs w:val="24"/>
        </w:rPr>
        <w:t>, o auditor deve considerar tal aspecto em sua avaliação de riscos e na sua capacidade de obter evidência de auditoria apropriada e suficiente, tomando as medidas apropriadas (ver itens A51 a A53).</w:t>
      </w:r>
    </w:p>
    <w:p w14:paraId="5E8A6879" w14:textId="77777777" w:rsidR="002A6EFF" w:rsidRPr="00E13C5B" w:rsidRDefault="002A6EFF" w:rsidP="002A6EFF">
      <w:pPr>
        <w:spacing w:after="0" w:line="240" w:lineRule="auto"/>
        <w:rPr>
          <w:rFonts w:ascii="Times New Roman" w:hAnsi="Times New Roman"/>
          <w:sz w:val="24"/>
          <w:szCs w:val="24"/>
        </w:rPr>
      </w:pPr>
    </w:p>
    <w:p w14:paraId="7ED6D7F3"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z w:val="24"/>
          <w:szCs w:val="24"/>
        </w:rPr>
        <w:t>Documentação</w:t>
      </w:r>
    </w:p>
    <w:p w14:paraId="132777FF" w14:textId="77777777" w:rsidR="002A6EFF" w:rsidRPr="00E13C5B" w:rsidRDefault="002A6EFF" w:rsidP="002A6EFF">
      <w:pPr>
        <w:spacing w:after="0" w:line="240" w:lineRule="auto"/>
        <w:jc w:val="both"/>
        <w:rPr>
          <w:rFonts w:ascii="Times New Roman" w:hAnsi="Times New Roman"/>
          <w:sz w:val="24"/>
          <w:szCs w:val="24"/>
        </w:rPr>
      </w:pPr>
    </w:p>
    <w:p w14:paraId="6C3328B5" w14:textId="77777777" w:rsidR="002A6EFF" w:rsidRPr="009C2694" w:rsidRDefault="002A6EFF" w:rsidP="002A6EFF">
      <w:pPr>
        <w:tabs>
          <w:tab w:val="left" w:pos="567"/>
        </w:tabs>
        <w:spacing w:after="0" w:line="240" w:lineRule="auto"/>
        <w:ind w:left="567" w:hanging="567"/>
        <w:jc w:val="both"/>
        <w:rPr>
          <w:rFonts w:ascii="Times New Roman" w:hAnsi="Times New Roman"/>
          <w:spacing w:val="3"/>
          <w:sz w:val="24"/>
          <w:szCs w:val="24"/>
        </w:rPr>
      </w:pPr>
      <w:r w:rsidRPr="00F71247">
        <w:rPr>
          <w:rFonts w:ascii="Times New Roman" w:hAnsi="Times New Roman"/>
          <w:sz w:val="24"/>
          <w:szCs w:val="24"/>
          <w:highlight w:val="yellow"/>
        </w:rPr>
        <w:t>23</w:t>
      </w:r>
      <w:r w:rsidRPr="00E13C5B">
        <w:rPr>
          <w:rFonts w:ascii="Times New Roman" w:hAnsi="Times New Roman"/>
          <w:sz w:val="24"/>
          <w:szCs w:val="24"/>
        </w:rPr>
        <w:t>.</w:t>
      </w:r>
      <w:r w:rsidRPr="00E13C5B">
        <w:rPr>
          <w:rFonts w:ascii="Times New Roman" w:hAnsi="Times New Roman"/>
          <w:sz w:val="24"/>
          <w:szCs w:val="24"/>
        </w:rPr>
        <w:tab/>
      </w:r>
      <w:r w:rsidRPr="009C2694">
        <w:rPr>
          <w:rFonts w:ascii="Times New Roman" w:hAnsi="Times New Roman"/>
          <w:spacing w:val="3"/>
          <w:sz w:val="24"/>
          <w:szCs w:val="24"/>
        </w:rPr>
        <w:t>Caso os assuntos que dev</w:t>
      </w:r>
      <w:r>
        <w:rPr>
          <w:rFonts w:ascii="Times New Roman" w:hAnsi="Times New Roman"/>
          <w:spacing w:val="3"/>
          <w:sz w:val="24"/>
          <w:szCs w:val="24"/>
        </w:rPr>
        <w:t>a</w:t>
      </w:r>
      <w:r w:rsidRPr="009C2694">
        <w:rPr>
          <w:rFonts w:ascii="Times New Roman" w:hAnsi="Times New Roman"/>
          <w:spacing w:val="3"/>
          <w:sz w:val="24"/>
          <w:szCs w:val="24"/>
        </w:rPr>
        <w:t xml:space="preserve">m ser comunicados, conforme exigido por esta </w:t>
      </w:r>
      <w:r>
        <w:rPr>
          <w:rFonts w:ascii="Times New Roman" w:hAnsi="Times New Roman"/>
          <w:spacing w:val="3"/>
          <w:sz w:val="24"/>
          <w:szCs w:val="24"/>
        </w:rPr>
        <w:t>norma</w:t>
      </w:r>
      <w:r w:rsidRPr="009C2694">
        <w:rPr>
          <w:rFonts w:ascii="Times New Roman" w:hAnsi="Times New Roman"/>
          <w:spacing w:val="3"/>
          <w:sz w:val="24"/>
          <w:szCs w:val="24"/>
        </w:rPr>
        <w:t xml:space="preserve">, sejam comunicados </w:t>
      </w:r>
      <w:r w:rsidRPr="00F71247">
        <w:rPr>
          <w:rFonts w:ascii="Times New Roman" w:hAnsi="Times New Roman"/>
          <w:spacing w:val="3"/>
          <w:sz w:val="24"/>
          <w:szCs w:val="24"/>
          <w:highlight w:val="green"/>
        </w:rPr>
        <w:t>verbalmente</w:t>
      </w:r>
      <w:r w:rsidRPr="009C2694">
        <w:rPr>
          <w:rFonts w:ascii="Times New Roman" w:hAnsi="Times New Roman"/>
          <w:spacing w:val="3"/>
          <w:sz w:val="24"/>
          <w:szCs w:val="24"/>
        </w:rPr>
        <w:t xml:space="preserve">, o auditor deve incluir essa informação na documentação de auditoria, inclusive </w:t>
      </w:r>
      <w:r w:rsidRPr="00F71247">
        <w:rPr>
          <w:rFonts w:ascii="Times New Roman" w:hAnsi="Times New Roman"/>
          <w:spacing w:val="3"/>
          <w:sz w:val="24"/>
          <w:szCs w:val="24"/>
          <w:highlight w:val="green"/>
        </w:rPr>
        <w:t>quando e a quem</w:t>
      </w:r>
      <w:r w:rsidRPr="009C2694">
        <w:rPr>
          <w:rFonts w:ascii="Times New Roman" w:hAnsi="Times New Roman"/>
          <w:spacing w:val="3"/>
          <w:sz w:val="24"/>
          <w:szCs w:val="24"/>
        </w:rPr>
        <w:t xml:space="preserve"> eles foram comunicados. Caso os assuntos tenham sido comunicados </w:t>
      </w:r>
      <w:r w:rsidRPr="00F71247">
        <w:rPr>
          <w:rFonts w:ascii="Times New Roman" w:hAnsi="Times New Roman"/>
          <w:spacing w:val="3"/>
          <w:sz w:val="24"/>
          <w:szCs w:val="24"/>
          <w:highlight w:val="yellow"/>
        </w:rPr>
        <w:t>por escrito</w:t>
      </w:r>
      <w:r w:rsidRPr="009C2694">
        <w:rPr>
          <w:rFonts w:ascii="Times New Roman" w:hAnsi="Times New Roman"/>
          <w:spacing w:val="3"/>
          <w:sz w:val="24"/>
          <w:szCs w:val="24"/>
        </w:rPr>
        <w:t xml:space="preserve">, o auditor deve </w:t>
      </w:r>
      <w:r w:rsidRPr="00F71247">
        <w:rPr>
          <w:rFonts w:ascii="Times New Roman" w:hAnsi="Times New Roman"/>
          <w:spacing w:val="3"/>
          <w:sz w:val="24"/>
          <w:szCs w:val="24"/>
          <w:highlight w:val="yellow"/>
        </w:rPr>
        <w:t>reter cópia</w:t>
      </w:r>
      <w:r w:rsidRPr="009C2694">
        <w:rPr>
          <w:rFonts w:ascii="Times New Roman" w:hAnsi="Times New Roman"/>
          <w:spacing w:val="3"/>
          <w:sz w:val="24"/>
          <w:szCs w:val="24"/>
        </w:rPr>
        <w:t xml:space="preserve"> da comunicação como parte da documentação de auditoria</w:t>
      </w:r>
      <w:r>
        <w:rPr>
          <w:rFonts w:ascii="Times New Roman" w:hAnsi="Times New Roman"/>
          <w:spacing w:val="3"/>
          <w:sz w:val="24"/>
          <w:szCs w:val="24"/>
        </w:rPr>
        <w:t>, de acordo com a</w:t>
      </w:r>
      <w:r w:rsidRPr="009C2694">
        <w:rPr>
          <w:rFonts w:ascii="Times New Roman" w:hAnsi="Times New Roman"/>
          <w:spacing w:val="3"/>
          <w:sz w:val="24"/>
          <w:szCs w:val="24"/>
        </w:rPr>
        <w:t xml:space="preserve"> </w:t>
      </w:r>
      <w:r w:rsidRPr="00F71247">
        <w:rPr>
          <w:rFonts w:ascii="Times New Roman" w:hAnsi="Times New Roman"/>
          <w:spacing w:val="3"/>
          <w:sz w:val="24"/>
          <w:szCs w:val="24"/>
          <w:highlight w:val="yellow"/>
        </w:rPr>
        <w:t>NBC TA 230</w:t>
      </w:r>
      <w:r w:rsidRPr="009C2694">
        <w:rPr>
          <w:rFonts w:ascii="Times New Roman" w:hAnsi="Times New Roman"/>
          <w:spacing w:val="3"/>
          <w:sz w:val="24"/>
          <w:szCs w:val="24"/>
        </w:rPr>
        <w:t xml:space="preserve"> </w:t>
      </w:r>
      <w:r>
        <w:rPr>
          <w:rFonts w:ascii="Times New Roman" w:hAnsi="Times New Roman"/>
          <w:spacing w:val="3"/>
          <w:sz w:val="24"/>
          <w:szCs w:val="24"/>
        </w:rPr>
        <w:t>–</w:t>
      </w:r>
      <w:r w:rsidRPr="009C2694">
        <w:rPr>
          <w:rFonts w:ascii="Times New Roman" w:hAnsi="Times New Roman"/>
          <w:spacing w:val="3"/>
          <w:sz w:val="24"/>
          <w:szCs w:val="24"/>
        </w:rPr>
        <w:t xml:space="preserve"> Documentação de Auditoria, itens 8 a 11 e A6 (ver item A54).</w:t>
      </w:r>
    </w:p>
    <w:p w14:paraId="01AD9501" w14:textId="77777777" w:rsidR="002A6EFF" w:rsidRDefault="002A6EFF" w:rsidP="002A6EFF">
      <w:pPr>
        <w:spacing w:after="0" w:line="240" w:lineRule="auto"/>
        <w:rPr>
          <w:rFonts w:ascii="Times New Roman" w:hAnsi="Times New Roman"/>
          <w:spacing w:val="3"/>
          <w:sz w:val="24"/>
          <w:szCs w:val="24"/>
        </w:rPr>
      </w:pPr>
    </w:p>
    <w:p w14:paraId="7B39F48B" w14:textId="77777777" w:rsidR="002A6EFF" w:rsidRDefault="002A6EFF" w:rsidP="002A6EFF">
      <w:pPr>
        <w:spacing w:after="0" w:line="240" w:lineRule="auto"/>
        <w:rPr>
          <w:rFonts w:ascii="Times New Roman" w:hAnsi="Times New Roman"/>
          <w:spacing w:val="3"/>
          <w:sz w:val="24"/>
          <w:szCs w:val="24"/>
        </w:rPr>
      </w:pPr>
    </w:p>
    <w:p w14:paraId="796766A4" w14:textId="77777777" w:rsidR="002A6EFF" w:rsidRDefault="002A6EFF" w:rsidP="002A6EFF">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t>Vigência</w:t>
      </w:r>
    </w:p>
    <w:p w14:paraId="0ED992F3" w14:textId="77777777" w:rsidR="002A6EFF" w:rsidRDefault="002A6EFF" w:rsidP="002A6EFF">
      <w:pPr>
        <w:autoSpaceDE w:val="0"/>
        <w:autoSpaceDN w:val="0"/>
        <w:adjustRightInd w:val="0"/>
        <w:spacing w:after="0" w:line="240" w:lineRule="auto"/>
        <w:jc w:val="both"/>
        <w:rPr>
          <w:rFonts w:ascii="Times New Roman" w:hAnsi="Times New Roman"/>
          <w:sz w:val="24"/>
          <w:szCs w:val="24"/>
        </w:rPr>
      </w:pPr>
    </w:p>
    <w:p w14:paraId="4BE72102" w14:textId="77777777" w:rsidR="002A6EFF" w:rsidRDefault="002A6EFF" w:rsidP="002A6EFF">
      <w:pPr>
        <w:spacing w:after="0" w:line="240" w:lineRule="auto"/>
        <w:ind w:left="567"/>
        <w:jc w:val="both"/>
        <w:rPr>
          <w:rFonts w:ascii="Times New Roman" w:hAnsi="Times New Roman"/>
          <w:sz w:val="24"/>
          <w:szCs w:val="24"/>
        </w:rPr>
      </w:pPr>
      <w:r w:rsidRPr="00E139A3">
        <w:rPr>
          <w:rFonts w:ascii="Times New Roman" w:hAnsi="Times New Roman"/>
          <w:sz w:val="24"/>
          <w:szCs w:val="24"/>
        </w:rPr>
        <w:t>Esta Norma entra em vigor na data de sua publicação, aplicando-se a auditorias de demonstrações contábeis para períodos que se findam em, ou após, 31 de dezembro de 2016. Com a nova redação, a sigla desta norma passa a ser NBC TA 260 (R2), revogando-se, a partir de 1º de janeiro de 2017, a Resolução CFC n.º 1.209/2009, publicada no D.O.U., Seção 1, de 3/12/2009, e demais disposições em contrário.</w:t>
      </w:r>
    </w:p>
    <w:p w14:paraId="7CEA346C" w14:textId="77777777" w:rsidR="002A6EFF" w:rsidRDefault="002A6EFF" w:rsidP="002A6EFF">
      <w:pPr>
        <w:spacing w:after="0" w:line="240" w:lineRule="auto"/>
        <w:jc w:val="both"/>
        <w:rPr>
          <w:rFonts w:ascii="Times New Roman" w:hAnsi="Times New Roman"/>
          <w:sz w:val="24"/>
          <w:szCs w:val="24"/>
        </w:rPr>
      </w:pPr>
    </w:p>
    <w:p w14:paraId="3FEA0640" w14:textId="77777777" w:rsidR="002A6EFF" w:rsidRDefault="002A6EFF" w:rsidP="002A6EFF">
      <w:pPr>
        <w:spacing w:after="0" w:line="240" w:lineRule="auto"/>
        <w:jc w:val="both"/>
        <w:rPr>
          <w:rFonts w:ascii="Times New Roman" w:hAnsi="Times New Roman"/>
          <w:sz w:val="24"/>
          <w:szCs w:val="24"/>
        </w:rPr>
      </w:pPr>
    </w:p>
    <w:p w14:paraId="0FFE9833" w14:textId="77777777" w:rsidR="002A6EFF" w:rsidRDefault="002A6EFF" w:rsidP="002A6EFF">
      <w:pPr>
        <w:pStyle w:val="Recuodecorpodetexto2"/>
        <w:spacing w:after="0" w:line="240" w:lineRule="auto"/>
        <w:jc w:val="right"/>
        <w:rPr>
          <w:lang w:val="pt-BR"/>
        </w:rPr>
      </w:pPr>
      <w:r w:rsidRPr="00F0465D">
        <w:rPr>
          <w:lang w:val="pt-BR"/>
        </w:rPr>
        <w:t xml:space="preserve">Brasília, </w:t>
      </w:r>
      <w:r>
        <w:rPr>
          <w:lang w:val="pt-BR"/>
        </w:rPr>
        <w:t>17</w:t>
      </w:r>
      <w:r w:rsidRPr="00F0465D">
        <w:rPr>
          <w:lang w:val="pt-BR"/>
        </w:rPr>
        <w:t xml:space="preserve"> de </w:t>
      </w:r>
      <w:r>
        <w:rPr>
          <w:lang w:val="pt-BR"/>
        </w:rPr>
        <w:t xml:space="preserve">junho </w:t>
      </w:r>
      <w:r w:rsidRPr="00F0465D">
        <w:rPr>
          <w:lang w:val="pt-BR"/>
        </w:rPr>
        <w:t>de 2016.</w:t>
      </w:r>
    </w:p>
    <w:p w14:paraId="352192ED" w14:textId="77777777" w:rsidR="002A6EFF" w:rsidRDefault="002A6EFF" w:rsidP="002A6EFF">
      <w:pPr>
        <w:spacing w:after="0" w:line="240" w:lineRule="auto"/>
        <w:rPr>
          <w:rFonts w:ascii="Times New Roman" w:hAnsi="Times New Roman"/>
          <w:sz w:val="24"/>
          <w:szCs w:val="24"/>
        </w:rPr>
      </w:pPr>
    </w:p>
    <w:p w14:paraId="640E62FD" w14:textId="77777777" w:rsidR="002A6EFF" w:rsidRDefault="002A6EFF" w:rsidP="002A6EFF">
      <w:pPr>
        <w:spacing w:after="0" w:line="240" w:lineRule="auto"/>
        <w:rPr>
          <w:rFonts w:ascii="Times New Roman" w:hAnsi="Times New Roman"/>
          <w:sz w:val="24"/>
          <w:szCs w:val="24"/>
        </w:rPr>
      </w:pPr>
    </w:p>
    <w:p w14:paraId="16F87C66" w14:textId="77777777" w:rsidR="002A6EFF" w:rsidRDefault="002A6EFF" w:rsidP="002A6EFF">
      <w:pPr>
        <w:spacing w:after="0" w:line="240" w:lineRule="auto"/>
        <w:jc w:val="center"/>
        <w:rPr>
          <w:rFonts w:ascii="Times New Roman" w:hAnsi="Times New Roman"/>
          <w:bCs/>
          <w:sz w:val="24"/>
          <w:szCs w:val="24"/>
        </w:rPr>
      </w:pPr>
      <w:r>
        <w:rPr>
          <w:rFonts w:ascii="Times New Roman" w:hAnsi="Times New Roman"/>
          <w:sz w:val="24"/>
          <w:szCs w:val="24"/>
        </w:rPr>
        <w:t xml:space="preserve">Contador </w:t>
      </w:r>
      <w:r>
        <w:rPr>
          <w:rFonts w:ascii="Times New Roman" w:hAnsi="Times New Roman"/>
          <w:b/>
          <w:sz w:val="24"/>
          <w:szCs w:val="24"/>
        </w:rPr>
        <w:t>José Martonio Alves Coelho</w:t>
      </w:r>
    </w:p>
    <w:p w14:paraId="55C90B87" w14:textId="77777777" w:rsidR="002A6EFF" w:rsidRDefault="002A6EFF" w:rsidP="002A6EFF">
      <w:pPr>
        <w:pStyle w:val="Recuodecorpodetexto2"/>
        <w:spacing w:after="0" w:line="240" w:lineRule="auto"/>
        <w:ind w:left="0"/>
        <w:jc w:val="center"/>
        <w:rPr>
          <w:lang w:val="pt-BR"/>
        </w:rPr>
      </w:pPr>
      <w:r w:rsidRPr="00F0465D">
        <w:rPr>
          <w:b/>
          <w:lang w:val="pt-BR"/>
        </w:rPr>
        <w:t>Presidente</w:t>
      </w:r>
    </w:p>
    <w:p w14:paraId="1CCC15E8" w14:textId="77777777" w:rsidR="002A6EFF" w:rsidRDefault="002A6EFF" w:rsidP="002A6EFF">
      <w:pPr>
        <w:rPr>
          <w:rFonts w:ascii="Times New Roman" w:hAnsi="Times New Roman"/>
          <w:b/>
          <w:spacing w:val="-5"/>
          <w:sz w:val="24"/>
          <w:szCs w:val="24"/>
        </w:rPr>
      </w:pPr>
      <w:r>
        <w:rPr>
          <w:rFonts w:ascii="Times New Roman" w:hAnsi="Times New Roman"/>
          <w:b/>
          <w:spacing w:val="-5"/>
          <w:sz w:val="24"/>
          <w:szCs w:val="24"/>
        </w:rPr>
        <w:br w:type="page"/>
      </w:r>
    </w:p>
    <w:p w14:paraId="5C713348" w14:textId="77777777" w:rsidR="002A6EFF" w:rsidRPr="001E1DA8" w:rsidRDefault="002A6EFF" w:rsidP="002A6EFF">
      <w:pPr>
        <w:spacing w:after="0" w:line="240" w:lineRule="auto"/>
        <w:jc w:val="both"/>
        <w:rPr>
          <w:rFonts w:ascii="Times New Roman" w:hAnsi="Times New Roman"/>
          <w:sz w:val="24"/>
          <w:szCs w:val="24"/>
        </w:rPr>
      </w:pPr>
      <w:r w:rsidRPr="001E1DA8">
        <w:rPr>
          <w:rFonts w:ascii="Times New Roman" w:hAnsi="Times New Roman"/>
          <w:b/>
          <w:spacing w:val="-5"/>
          <w:sz w:val="24"/>
          <w:szCs w:val="24"/>
        </w:rPr>
        <w:t>Aplicação e outros materiais explicativos</w:t>
      </w:r>
    </w:p>
    <w:p w14:paraId="7DC92E5D" w14:textId="77777777" w:rsidR="002A6EFF" w:rsidRPr="001E1DA8" w:rsidRDefault="002A6EFF" w:rsidP="002A6EFF">
      <w:pPr>
        <w:spacing w:after="0" w:line="240" w:lineRule="auto"/>
        <w:jc w:val="both"/>
        <w:rPr>
          <w:rFonts w:ascii="Times New Roman" w:hAnsi="Times New Roman"/>
          <w:sz w:val="24"/>
          <w:szCs w:val="24"/>
        </w:rPr>
      </w:pPr>
    </w:p>
    <w:p w14:paraId="2A04A47E" w14:textId="77777777" w:rsidR="002A6EFF" w:rsidRPr="001E1DA8" w:rsidRDefault="002A6EFF" w:rsidP="002A6EFF">
      <w:pPr>
        <w:spacing w:after="0" w:line="240" w:lineRule="auto"/>
        <w:jc w:val="both"/>
        <w:rPr>
          <w:rFonts w:ascii="Times New Roman" w:hAnsi="Times New Roman"/>
          <w:sz w:val="24"/>
          <w:szCs w:val="24"/>
        </w:rPr>
      </w:pPr>
      <w:r w:rsidRPr="001E1DA8">
        <w:rPr>
          <w:rFonts w:ascii="Times New Roman" w:hAnsi="Times New Roman"/>
          <w:b/>
          <w:spacing w:val="3"/>
          <w:sz w:val="24"/>
          <w:szCs w:val="24"/>
        </w:rPr>
        <w:t xml:space="preserve">Responsáveis pela governança </w:t>
      </w:r>
      <w:r w:rsidRPr="001E1DA8">
        <w:rPr>
          <w:rFonts w:ascii="Times New Roman" w:hAnsi="Times New Roman"/>
          <w:spacing w:val="1"/>
          <w:sz w:val="24"/>
          <w:szCs w:val="24"/>
        </w:rPr>
        <w:t xml:space="preserve">(ver item </w:t>
      </w:r>
      <w:r w:rsidRPr="001E1DA8">
        <w:rPr>
          <w:rFonts w:ascii="Times New Roman" w:hAnsi="Times New Roman"/>
          <w:spacing w:val="-15"/>
          <w:sz w:val="24"/>
          <w:szCs w:val="24"/>
        </w:rPr>
        <w:t>1</w:t>
      </w:r>
      <w:r w:rsidRPr="001E1DA8">
        <w:rPr>
          <w:rFonts w:ascii="Times New Roman" w:hAnsi="Times New Roman"/>
          <w:sz w:val="24"/>
          <w:szCs w:val="24"/>
        </w:rPr>
        <w:t>1)</w:t>
      </w:r>
    </w:p>
    <w:p w14:paraId="0F272F3F" w14:textId="77777777" w:rsidR="002A6EFF" w:rsidRPr="001E1DA8" w:rsidRDefault="002A6EFF" w:rsidP="002A6EFF">
      <w:pPr>
        <w:spacing w:after="0" w:line="240" w:lineRule="auto"/>
        <w:jc w:val="both"/>
        <w:rPr>
          <w:rFonts w:ascii="Times New Roman" w:hAnsi="Times New Roman"/>
          <w:sz w:val="24"/>
          <w:szCs w:val="24"/>
        </w:rPr>
      </w:pPr>
    </w:p>
    <w:p w14:paraId="6D4C4393" w14:textId="77777777" w:rsidR="002A6EFF" w:rsidRPr="001E1DA8" w:rsidRDefault="002A6EFF" w:rsidP="002A6EFF">
      <w:pPr>
        <w:tabs>
          <w:tab w:val="left" w:pos="567"/>
        </w:tabs>
        <w:spacing w:after="120" w:line="240" w:lineRule="auto"/>
        <w:ind w:left="567" w:hanging="567"/>
        <w:jc w:val="both"/>
        <w:rPr>
          <w:rFonts w:ascii="Times New Roman" w:hAnsi="Times New Roman"/>
          <w:spacing w:val="3"/>
          <w:sz w:val="24"/>
          <w:szCs w:val="24"/>
        </w:rPr>
      </w:pPr>
      <w:r w:rsidRPr="001E1DA8">
        <w:rPr>
          <w:rFonts w:ascii="Times New Roman" w:hAnsi="Times New Roman"/>
          <w:spacing w:val="-1"/>
          <w:sz w:val="24"/>
          <w:szCs w:val="24"/>
        </w:rPr>
        <w:t xml:space="preserve">A1. </w:t>
      </w:r>
      <w:r w:rsidRPr="001E1DA8">
        <w:rPr>
          <w:rFonts w:ascii="Times New Roman" w:hAnsi="Times New Roman"/>
          <w:spacing w:val="-1"/>
          <w:sz w:val="24"/>
          <w:szCs w:val="24"/>
        </w:rPr>
        <w:tab/>
      </w:r>
      <w:r w:rsidRPr="001E1DA8">
        <w:rPr>
          <w:rFonts w:ascii="Times New Roman" w:hAnsi="Times New Roman"/>
          <w:spacing w:val="3"/>
          <w:sz w:val="24"/>
          <w:szCs w:val="24"/>
        </w:rPr>
        <w:t>As estruturas de governança variam de entidade para entidade, refletindo influências, como diferentes ambientes culturais e legais e tamanho e características societárias da entidade. Por exemplo:</w:t>
      </w:r>
    </w:p>
    <w:p w14:paraId="21C94761" w14:textId="77777777" w:rsidR="002A6EFF" w:rsidRPr="001E1DA8"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sidRPr="001E1DA8">
        <w:rPr>
          <w:rFonts w:ascii="Times New Roman" w:hAnsi="Times New Roman"/>
          <w:spacing w:val="3"/>
          <w:sz w:val="24"/>
          <w:szCs w:val="24"/>
        </w:rPr>
        <w:t>Em algumas situações existe conselho supervisor (total ou substancialmente não executivo) que é legalmente separado da diretoria ou da administração da entidade (estrutura de dois níveis). Em outras situações, as funções de supervisão geral e direção são de responsabilidade legal de conselho único ou unitário (estrutura de um nível).</w:t>
      </w:r>
    </w:p>
    <w:p w14:paraId="41C41A26" w14:textId="77777777" w:rsidR="002A6EFF" w:rsidRPr="001E1DA8"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sidRPr="001E1DA8">
        <w:rPr>
          <w:rFonts w:ascii="Times New Roman" w:hAnsi="Times New Roman"/>
          <w:spacing w:val="3"/>
          <w:sz w:val="24"/>
          <w:szCs w:val="24"/>
        </w:rPr>
        <w:t>Em algumas entidades, os responsáveis pela governança ocupam cargos que são parte integrante da estrutura legal da entidade, por exemplo, diretores da empresa. Em outras, por exemplo, algumas entidades governamentais, um órgão que não faz parte da entidade é responsável pela governança.</w:t>
      </w:r>
    </w:p>
    <w:p w14:paraId="1B2BE957" w14:textId="77777777" w:rsidR="002A6EFF" w:rsidRPr="001E1DA8"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sidRPr="001E1DA8">
        <w:rPr>
          <w:rFonts w:ascii="Times New Roman" w:hAnsi="Times New Roman"/>
          <w:spacing w:val="3"/>
          <w:sz w:val="24"/>
          <w:szCs w:val="24"/>
        </w:rPr>
        <w:t>Em certos casos, alguns ou todos os responsáveis pela governança estão envolvidos na administração da entidade. Em outros, os responsáveis pela governança e a administração são pessoas diferentes.</w:t>
      </w:r>
    </w:p>
    <w:p w14:paraId="7EA377A8" w14:textId="77777777" w:rsidR="002A6EFF" w:rsidRPr="001E1DA8"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3"/>
          <w:sz w:val="24"/>
          <w:szCs w:val="24"/>
        </w:rPr>
      </w:pPr>
      <w:r w:rsidRPr="001E1DA8">
        <w:rPr>
          <w:rFonts w:ascii="Times New Roman" w:hAnsi="Times New Roman"/>
          <w:spacing w:val="3"/>
          <w:sz w:val="24"/>
          <w:szCs w:val="24"/>
        </w:rPr>
        <w:t>Em alguns casos, os responsáveis pela governança são responsáveis pela aprovação das demonstrações contábeis da entidade. Conforme descrito na NBC TA 700 – Formação da Opinião e Emissão do Relatório do Auditor Independente sobre as Demonstrações Contábeis, item A68, ter responsabilidade pela aprovação nesse contexto significa ter autoridade para concluir que foram elaboradas todas as demonstrações que compõem as demonstrações contábeis, incluindo as notas explicativas (em outros casos, a administração tem essa responsabilidade).</w:t>
      </w:r>
    </w:p>
    <w:p w14:paraId="60326C0E" w14:textId="77777777" w:rsidR="002A6EFF" w:rsidRPr="001E1DA8" w:rsidRDefault="002A6EFF" w:rsidP="002A6EFF">
      <w:pPr>
        <w:spacing w:after="0" w:line="240" w:lineRule="auto"/>
        <w:rPr>
          <w:rFonts w:ascii="Times New Roman" w:hAnsi="Times New Roman"/>
          <w:spacing w:val="3"/>
          <w:sz w:val="24"/>
          <w:szCs w:val="24"/>
        </w:rPr>
      </w:pPr>
    </w:p>
    <w:p w14:paraId="09683107" w14:textId="77777777" w:rsidR="002A6EFF" w:rsidRPr="001E1DA8" w:rsidRDefault="002A6EFF" w:rsidP="002A6EFF">
      <w:pPr>
        <w:tabs>
          <w:tab w:val="left" w:pos="567"/>
        </w:tabs>
        <w:spacing w:after="0" w:line="240" w:lineRule="auto"/>
        <w:ind w:left="567" w:hanging="567"/>
        <w:jc w:val="both"/>
        <w:rPr>
          <w:rFonts w:ascii="Times New Roman" w:hAnsi="Times New Roman"/>
          <w:spacing w:val="3"/>
          <w:sz w:val="24"/>
          <w:szCs w:val="24"/>
        </w:rPr>
      </w:pPr>
      <w:r w:rsidRPr="001E1DA8">
        <w:rPr>
          <w:rFonts w:ascii="Times New Roman" w:hAnsi="Times New Roman"/>
          <w:spacing w:val="-1"/>
          <w:sz w:val="24"/>
          <w:szCs w:val="24"/>
        </w:rPr>
        <w:t xml:space="preserve">A2. </w:t>
      </w:r>
      <w:r w:rsidRPr="001E1DA8">
        <w:rPr>
          <w:rFonts w:ascii="Times New Roman" w:hAnsi="Times New Roman"/>
          <w:spacing w:val="-1"/>
          <w:sz w:val="24"/>
          <w:szCs w:val="24"/>
        </w:rPr>
        <w:tab/>
      </w:r>
      <w:r w:rsidRPr="001E1DA8">
        <w:rPr>
          <w:rFonts w:ascii="Times New Roman" w:hAnsi="Times New Roman"/>
          <w:spacing w:val="3"/>
          <w:sz w:val="24"/>
          <w:szCs w:val="24"/>
        </w:rPr>
        <w:t>Na maioria das entidades, a governança é responsabilidade coletiva dos órgãos de administração, tais como: conselho de administração, conselho supervisor, sócios, proprietários, comitê de administração, conselho de governança, agentes fiduciários ou afins. Em algumas entidades de pequeno porte, contudo, um indivíduo pode ser responsável pela governança, como, por exemplo, o sócio proprietário no caso de não haver nenhum outro proprietário ou haver agente fiduciário (por exemplo, representante de debenturistas perante a companhia emissora, protegendo seus direitos na emissora). Quando a governança é responsabilidade coletiva, um subgrupo, como comitê de auditoria ou até uma pessoa, pode ser responsável por tarefas específicas para auxiliar o órgão de supervisão a cumprir suas responsabilidades. Alternativamente, um subgrupo ou uma pessoa pode ter responsabilidades específicas legalmente identificadas, diferentes daquelas do órgão de supervisão geral.</w:t>
      </w:r>
    </w:p>
    <w:p w14:paraId="7D2D8825" w14:textId="77777777" w:rsidR="002A6EFF" w:rsidRPr="001E1DA8" w:rsidRDefault="002A6EFF" w:rsidP="002A6EFF">
      <w:pPr>
        <w:spacing w:after="0" w:line="240" w:lineRule="auto"/>
        <w:rPr>
          <w:rFonts w:ascii="Times New Roman" w:hAnsi="Times New Roman"/>
          <w:sz w:val="24"/>
          <w:szCs w:val="24"/>
        </w:rPr>
      </w:pPr>
    </w:p>
    <w:p w14:paraId="56CCF2E5" w14:textId="77777777" w:rsidR="002A6EFF" w:rsidRPr="00362C83" w:rsidRDefault="002A6EFF" w:rsidP="002A6EFF">
      <w:pPr>
        <w:tabs>
          <w:tab w:val="left" w:pos="567"/>
        </w:tabs>
        <w:spacing w:after="0" w:line="240" w:lineRule="auto"/>
        <w:ind w:left="567" w:hanging="567"/>
        <w:jc w:val="both"/>
        <w:rPr>
          <w:rFonts w:ascii="Times New Roman" w:hAnsi="Times New Roman"/>
          <w:spacing w:val="3"/>
          <w:sz w:val="24"/>
          <w:szCs w:val="24"/>
        </w:rPr>
      </w:pPr>
      <w:r w:rsidRPr="001E1DA8">
        <w:rPr>
          <w:rFonts w:ascii="Times New Roman" w:hAnsi="Times New Roman"/>
          <w:spacing w:val="-1"/>
          <w:sz w:val="24"/>
          <w:szCs w:val="24"/>
        </w:rPr>
        <w:t xml:space="preserve">A3. </w:t>
      </w:r>
      <w:r w:rsidRPr="001E1DA8">
        <w:rPr>
          <w:rFonts w:ascii="Times New Roman" w:hAnsi="Times New Roman"/>
          <w:spacing w:val="-1"/>
          <w:sz w:val="24"/>
          <w:szCs w:val="24"/>
        </w:rPr>
        <w:tab/>
      </w:r>
      <w:r w:rsidRPr="001E1DA8">
        <w:rPr>
          <w:rFonts w:ascii="Times New Roman" w:hAnsi="Times New Roman"/>
          <w:spacing w:val="3"/>
          <w:sz w:val="24"/>
          <w:szCs w:val="24"/>
        </w:rPr>
        <w:t>Essa diversidade significa que não é possível, para esta norma, especificar para todas as auditorias as pessoas para as quais o auditor deve comunicar determinados assuntos. Além disso, em alguns casos, as pessoas apropriadas podem não ser claramente identificadas pela estrutura legal aplicável ou outras circunstâncias do trabalho de auditoria, por exemplo, entidades em que a estrutura de governança não está definida formalmente, como empresas familiares, algumas organizações sem fins lucrativos e algumas entidades governamentais. Nesses casos, o auditor pode ter que discutir e decidir com a parte contratante para quais pessoas devem ser feitas as comunicações. Ao decidir com quem se comunicar, o entendimento do auditor da estrutura de governança e dos processos da entidade, obtido de acordo com a NBC TA 315 – Identificação e Avaliação dos Riscos de Distorção Relevante por meio do Entendimento da Entidade e do seu Ambiente, é importante. As</w:t>
      </w:r>
      <w:r w:rsidRPr="00E13C5B">
        <w:rPr>
          <w:rFonts w:ascii="Times New Roman" w:hAnsi="Times New Roman"/>
          <w:spacing w:val="3"/>
          <w:sz w:val="24"/>
          <w:szCs w:val="24"/>
        </w:rPr>
        <w:t xml:space="preserve"> pessoas apropriadas com as quais se deve comunicar podem variar dependendo do assunto a ser comunicado.</w:t>
      </w:r>
    </w:p>
    <w:p w14:paraId="0F8F13FC" w14:textId="77777777" w:rsidR="002A6EFF" w:rsidRPr="00E13C5B" w:rsidRDefault="002A6EFF" w:rsidP="002A6EFF">
      <w:pPr>
        <w:spacing w:after="0" w:line="240" w:lineRule="auto"/>
        <w:rPr>
          <w:rFonts w:ascii="Times New Roman" w:hAnsi="Times New Roman"/>
          <w:sz w:val="24"/>
          <w:szCs w:val="24"/>
        </w:rPr>
      </w:pPr>
    </w:p>
    <w:p w14:paraId="7EFE6763" w14:textId="77777777" w:rsidR="002A6EFF" w:rsidRPr="00362C83" w:rsidRDefault="002A6EFF" w:rsidP="002A6EFF">
      <w:pPr>
        <w:tabs>
          <w:tab w:val="left" w:pos="567"/>
        </w:tabs>
        <w:spacing w:after="0" w:line="240" w:lineRule="auto"/>
        <w:ind w:left="567" w:hanging="567"/>
        <w:jc w:val="both"/>
        <w:rPr>
          <w:rFonts w:ascii="Times New Roman" w:hAnsi="Times New Roman"/>
          <w:spacing w:val="3"/>
          <w:sz w:val="24"/>
          <w:szCs w:val="24"/>
        </w:rPr>
      </w:pPr>
      <w:r w:rsidRPr="00E13C5B">
        <w:rPr>
          <w:rFonts w:ascii="Times New Roman" w:hAnsi="Times New Roman"/>
          <w:spacing w:val="-1"/>
          <w:sz w:val="24"/>
          <w:szCs w:val="24"/>
        </w:rPr>
        <w:t>A</w:t>
      </w:r>
      <w:r w:rsidRPr="00E13C5B">
        <w:rPr>
          <w:rFonts w:ascii="Times New Roman" w:hAnsi="Times New Roman"/>
          <w:sz w:val="24"/>
          <w:szCs w:val="24"/>
        </w:rPr>
        <w:t xml:space="preserve">4. </w:t>
      </w:r>
      <w:r>
        <w:rPr>
          <w:rFonts w:ascii="Times New Roman" w:hAnsi="Times New Roman"/>
          <w:sz w:val="24"/>
          <w:szCs w:val="24"/>
        </w:rPr>
        <w:tab/>
      </w:r>
      <w:r w:rsidRPr="00362C83">
        <w:rPr>
          <w:rFonts w:ascii="Times New Roman" w:hAnsi="Times New Roman"/>
          <w:spacing w:val="3"/>
          <w:sz w:val="24"/>
          <w:szCs w:val="24"/>
        </w:rPr>
        <w:t>A NBC TA 600 – Considerações Especiais – Auditorias de Demonstrações Contábeis de Grupos, Incluindo o Trabalho dos Auditores dos Componentes, item 49, inclui assuntos específicos a serem comunicados pelos auditores do grupo aos responsáveis pela governança. Quando a entidade é um componente de grupo, as pessoas apropriadas com as quais o auditor deve se comunicar dependem das circunstâncias do trabalho de auditoria e do assunto a ser comunicado. Em alguns casos, diversos componentes podem estar conduzindo os mesmos negócios dentro do mesmo sistema de controles internos e usando as mesmas práticas contábeis. Quando os responsáveis pela governança desses componentes são os mesmos (</w:t>
      </w:r>
      <w:r>
        <w:rPr>
          <w:rFonts w:ascii="Times New Roman" w:hAnsi="Times New Roman"/>
          <w:spacing w:val="3"/>
          <w:sz w:val="24"/>
          <w:szCs w:val="24"/>
        </w:rPr>
        <w:t>por exemplo</w:t>
      </w:r>
      <w:r w:rsidRPr="00362C83">
        <w:rPr>
          <w:rFonts w:ascii="Times New Roman" w:hAnsi="Times New Roman"/>
          <w:spacing w:val="3"/>
          <w:sz w:val="24"/>
          <w:szCs w:val="24"/>
        </w:rPr>
        <w:t>, conselho de administração comum), a duplicidade pode ser evitada tratando esses componentes</w:t>
      </w:r>
      <w:r>
        <w:rPr>
          <w:rFonts w:ascii="Times New Roman" w:hAnsi="Times New Roman"/>
          <w:spacing w:val="3"/>
          <w:sz w:val="24"/>
          <w:szCs w:val="24"/>
        </w:rPr>
        <w:t>,</w:t>
      </w:r>
      <w:r w:rsidRPr="00362C83">
        <w:rPr>
          <w:rFonts w:ascii="Times New Roman" w:hAnsi="Times New Roman"/>
          <w:spacing w:val="3"/>
          <w:sz w:val="24"/>
          <w:szCs w:val="24"/>
        </w:rPr>
        <w:t xml:space="preserve"> simultaneamente</w:t>
      </w:r>
      <w:r>
        <w:rPr>
          <w:rFonts w:ascii="Times New Roman" w:hAnsi="Times New Roman"/>
          <w:spacing w:val="3"/>
          <w:sz w:val="24"/>
          <w:szCs w:val="24"/>
        </w:rPr>
        <w:t>,</w:t>
      </w:r>
      <w:r w:rsidRPr="00362C83">
        <w:rPr>
          <w:rFonts w:ascii="Times New Roman" w:hAnsi="Times New Roman"/>
          <w:spacing w:val="3"/>
          <w:sz w:val="24"/>
          <w:szCs w:val="24"/>
        </w:rPr>
        <w:t xml:space="preserve"> para fins de comunicação.</w:t>
      </w:r>
    </w:p>
    <w:p w14:paraId="00D12DB1" w14:textId="77777777" w:rsidR="002A6EFF" w:rsidRPr="00362C83" w:rsidRDefault="002A6EFF" w:rsidP="002A6EFF">
      <w:pPr>
        <w:spacing w:after="0" w:line="240" w:lineRule="auto"/>
        <w:rPr>
          <w:rFonts w:ascii="Times New Roman" w:hAnsi="Times New Roman"/>
          <w:spacing w:val="3"/>
          <w:sz w:val="24"/>
          <w:szCs w:val="24"/>
        </w:rPr>
      </w:pPr>
    </w:p>
    <w:p w14:paraId="73D281FD"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z w:val="24"/>
          <w:szCs w:val="24"/>
        </w:rPr>
        <w:t xml:space="preserve">Comunicação com </w:t>
      </w:r>
      <w:r>
        <w:rPr>
          <w:rFonts w:ascii="Times New Roman" w:hAnsi="Times New Roman"/>
          <w:i/>
          <w:sz w:val="24"/>
          <w:szCs w:val="24"/>
        </w:rPr>
        <w:t>o</w:t>
      </w:r>
      <w:r w:rsidRPr="00E13C5B">
        <w:rPr>
          <w:rFonts w:ascii="Times New Roman" w:hAnsi="Times New Roman"/>
          <w:i/>
          <w:sz w:val="24"/>
          <w:szCs w:val="24"/>
        </w:rPr>
        <w:t xml:space="preserve"> subgrupo dos responsáveis pela governança </w:t>
      </w:r>
      <w:r w:rsidRPr="00E13C5B">
        <w:rPr>
          <w:rFonts w:ascii="Times New Roman" w:hAnsi="Times New Roman"/>
          <w:spacing w:val="1"/>
          <w:sz w:val="24"/>
          <w:szCs w:val="24"/>
        </w:rPr>
        <w:t xml:space="preserve">(item </w:t>
      </w:r>
      <w:r w:rsidRPr="00E13C5B">
        <w:rPr>
          <w:rFonts w:ascii="Times New Roman" w:hAnsi="Times New Roman"/>
          <w:sz w:val="24"/>
          <w:szCs w:val="24"/>
        </w:rPr>
        <w:t>12)</w:t>
      </w:r>
    </w:p>
    <w:p w14:paraId="6DD1CAEF" w14:textId="77777777" w:rsidR="002A6EFF" w:rsidRPr="00E13C5B" w:rsidRDefault="002A6EFF" w:rsidP="002A6EFF">
      <w:pPr>
        <w:spacing w:after="0" w:line="240" w:lineRule="auto"/>
        <w:jc w:val="both"/>
        <w:rPr>
          <w:rFonts w:ascii="Times New Roman" w:hAnsi="Times New Roman"/>
          <w:sz w:val="24"/>
          <w:szCs w:val="24"/>
        </w:rPr>
      </w:pPr>
    </w:p>
    <w:p w14:paraId="24631A27" w14:textId="77777777" w:rsidR="002A6EFF" w:rsidRPr="00362C83" w:rsidRDefault="002A6EFF" w:rsidP="002A6EFF">
      <w:pPr>
        <w:tabs>
          <w:tab w:val="left" w:pos="567"/>
        </w:tabs>
        <w:spacing w:after="120" w:line="240" w:lineRule="auto"/>
        <w:ind w:left="567" w:hanging="567"/>
        <w:jc w:val="both"/>
        <w:rPr>
          <w:rFonts w:ascii="Times New Roman" w:hAnsi="Times New Roman"/>
          <w:spacing w:val="3"/>
          <w:sz w:val="24"/>
          <w:szCs w:val="24"/>
        </w:rPr>
      </w:pPr>
      <w:r w:rsidRPr="00E13C5B">
        <w:rPr>
          <w:rFonts w:ascii="Times New Roman" w:hAnsi="Times New Roman"/>
          <w:spacing w:val="-1"/>
          <w:sz w:val="24"/>
          <w:szCs w:val="24"/>
        </w:rPr>
        <w:t xml:space="preserve">A5. </w:t>
      </w:r>
      <w:r>
        <w:rPr>
          <w:rFonts w:ascii="Times New Roman" w:hAnsi="Times New Roman"/>
          <w:spacing w:val="-1"/>
          <w:sz w:val="24"/>
          <w:szCs w:val="24"/>
        </w:rPr>
        <w:tab/>
      </w:r>
      <w:r w:rsidRPr="00362C83">
        <w:rPr>
          <w:rFonts w:ascii="Times New Roman" w:hAnsi="Times New Roman"/>
          <w:spacing w:val="3"/>
          <w:sz w:val="24"/>
          <w:szCs w:val="24"/>
        </w:rPr>
        <w:t xml:space="preserve">Ao considerar comunicar-se com </w:t>
      </w:r>
      <w:r>
        <w:rPr>
          <w:rFonts w:ascii="Times New Roman" w:hAnsi="Times New Roman"/>
          <w:spacing w:val="3"/>
          <w:sz w:val="24"/>
          <w:szCs w:val="24"/>
        </w:rPr>
        <w:t>o</w:t>
      </w:r>
      <w:r w:rsidRPr="00362C83">
        <w:rPr>
          <w:rFonts w:ascii="Times New Roman" w:hAnsi="Times New Roman"/>
          <w:spacing w:val="3"/>
          <w:sz w:val="24"/>
          <w:szCs w:val="24"/>
        </w:rPr>
        <w:t xml:space="preserve"> subgrupo dos responsáveis pela governança, o auditor pode levar em conta assuntos</w:t>
      </w:r>
      <w:r>
        <w:rPr>
          <w:rFonts w:ascii="Times New Roman" w:hAnsi="Times New Roman"/>
          <w:spacing w:val="3"/>
          <w:sz w:val="24"/>
          <w:szCs w:val="24"/>
        </w:rPr>
        <w:t>,</w:t>
      </w:r>
      <w:r w:rsidRPr="00362C83">
        <w:rPr>
          <w:rFonts w:ascii="Times New Roman" w:hAnsi="Times New Roman"/>
          <w:spacing w:val="3"/>
          <w:sz w:val="24"/>
          <w:szCs w:val="24"/>
        </w:rPr>
        <w:t xml:space="preserve"> como:</w:t>
      </w:r>
    </w:p>
    <w:p w14:paraId="08EF103B" w14:textId="77777777" w:rsidR="002A6EFF" w:rsidRPr="00362C83"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362C83">
        <w:rPr>
          <w:rFonts w:ascii="Times New Roman" w:hAnsi="Times New Roman"/>
          <w:spacing w:val="3"/>
          <w:sz w:val="24"/>
          <w:szCs w:val="24"/>
        </w:rPr>
        <w:t>s respectivas responsabilidades do subgrupo e do órgão de supervisão</w:t>
      </w:r>
      <w:r>
        <w:rPr>
          <w:rFonts w:ascii="Times New Roman" w:hAnsi="Times New Roman"/>
          <w:spacing w:val="3"/>
          <w:sz w:val="24"/>
          <w:szCs w:val="24"/>
        </w:rPr>
        <w:t>;</w:t>
      </w:r>
    </w:p>
    <w:p w14:paraId="564E548A" w14:textId="77777777" w:rsidR="002A6EFF" w:rsidRPr="00362C83"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362C83">
        <w:rPr>
          <w:rFonts w:ascii="Times New Roman" w:hAnsi="Times New Roman"/>
          <w:spacing w:val="3"/>
          <w:sz w:val="24"/>
          <w:szCs w:val="24"/>
        </w:rPr>
        <w:t xml:space="preserve"> natureza do assunto a ser comunicado</w:t>
      </w:r>
      <w:r>
        <w:rPr>
          <w:rFonts w:ascii="Times New Roman" w:hAnsi="Times New Roman"/>
          <w:spacing w:val="3"/>
          <w:sz w:val="24"/>
          <w:szCs w:val="24"/>
        </w:rPr>
        <w:t>;</w:t>
      </w:r>
    </w:p>
    <w:p w14:paraId="160E1950" w14:textId="77777777" w:rsidR="002A6EFF" w:rsidRPr="00362C83"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e</w:t>
      </w:r>
      <w:r w:rsidRPr="00362C83">
        <w:rPr>
          <w:rFonts w:ascii="Times New Roman" w:hAnsi="Times New Roman"/>
          <w:spacing w:val="3"/>
          <w:sz w:val="24"/>
          <w:szCs w:val="24"/>
        </w:rPr>
        <w:t>xigências legais ou regulamentares relevantes</w:t>
      </w:r>
      <w:r>
        <w:rPr>
          <w:rFonts w:ascii="Times New Roman" w:hAnsi="Times New Roman"/>
          <w:spacing w:val="3"/>
          <w:sz w:val="24"/>
          <w:szCs w:val="24"/>
        </w:rPr>
        <w:t>;</w:t>
      </w:r>
    </w:p>
    <w:p w14:paraId="35EDCA1C" w14:textId="77777777" w:rsidR="002A6EFF" w:rsidRPr="00362C83"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s</w:t>
      </w:r>
      <w:r w:rsidRPr="00362C83">
        <w:rPr>
          <w:rFonts w:ascii="Times New Roman" w:hAnsi="Times New Roman"/>
          <w:spacing w:val="3"/>
          <w:sz w:val="24"/>
          <w:szCs w:val="24"/>
        </w:rPr>
        <w:t>e o subgrupo tem autoridade para adotar ações em relação aos assuntos que foram comunicados e se pode fornecer informações e explicações adicionais que o auditor possa precisar.</w:t>
      </w:r>
    </w:p>
    <w:p w14:paraId="7E6F68EA" w14:textId="77777777" w:rsidR="002A6EFF" w:rsidRPr="00362C83" w:rsidRDefault="002A6EFF" w:rsidP="002A6EFF">
      <w:pPr>
        <w:spacing w:after="0" w:line="240" w:lineRule="auto"/>
        <w:rPr>
          <w:rFonts w:ascii="Times New Roman" w:hAnsi="Times New Roman"/>
          <w:spacing w:val="3"/>
          <w:sz w:val="24"/>
          <w:szCs w:val="24"/>
        </w:rPr>
      </w:pPr>
    </w:p>
    <w:p w14:paraId="1318C38F" w14:textId="77777777" w:rsidR="002A6EFF" w:rsidRPr="00362C83" w:rsidRDefault="002A6EFF" w:rsidP="002A6EFF">
      <w:pPr>
        <w:tabs>
          <w:tab w:val="left" w:pos="567"/>
        </w:tabs>
        <w:spacing w:after="0" w:line="240" w:lineRule="auto"/>
        <w:ind w:left="567" w:hanging="567"/>
        <w:jc w:val="both"/>
        <w:rPr>
          <w:rFonts w:ascii="Times New Roman" w:hAnsi="Times New Roman"/>
          <w:spacing w:val="3"/>
          <w:sz w:val="24"/>
          <w:szCs w:val="24"/>
        </w:rPr>
      </w:pPr>
      <w:r w:rsidRPr="00E13C5B">
        <w:rPr>
          <w:rFonts w:ascii="Times New Roman" w:hAnsi="Times New Roman"/>
          <w:spacing w:val="-1"/>
          <w:sz w:val="24"/>
          <w:szCs w:val="24"/>
        </w:rPr>
        <w:t xml:space="preserve">A6. </w:t>
      </w:r>
      <w:r>
        <w:rPr>
          <w:rFonts w:ascii="Times New Roman" w:hAnsi="Times New Roman"/>
          <w:spacing w:val="-1"/>
          <w:sz w:val="24"/>
          <w:szCs w:val="24"/>
        </w:rPr>
        <w:tab/>
      </w:r>
      <w:r w:rsidRPr="00362C83">
        <w:rPr>
          <w:rFonts w:ascii="Times New Roman" w:hAnsi="Times New Roman"/>
          <w:spacing w:val="3"/>
          <w:sz w:val="24"/>
          <w:szCs w:val="24"/>
        </w:rPr>
        <w:t xml:space="preserve">Ao decidir se também há necessidade de comunicar informações, na íntegra ou de forma resumida, ao órgão de supervisão, o auditor pode ser influenciado pela sua avaliação da efetividade e adequação da comunicação de informações relevantes pelo subgrupo ao órgão de supervisão. </w:t>
      </w:r>
      <w:r w:rsidRPr="00E13C5B">
        <w:rPr>
          <w:rFonts w:ascii="Times New Roman" w:hAnsi="Times New Roman"/>
          <w:spacing w:val="3"/>
          <w:sz w:val="24"/>
          <w:szCs w:val="24"/>
        </w:rPr>
        <w:t>O auditor pode deixar explícito</w:t>
      </w:r>
      <w:r>
        <w:rPr>
          <w:rFonts w:ascii="Times New Roman" w:hAnsi="Times New Roman"/>
          <w:spacing w:val="3"/>
          <w:sz w:val="24"/>
          <w:szCs w:val="24"/>
        </w:rPr>
        <w:t>,</w:t>
      </w:r>
      <w:r w:rsidRPr="00E13C5B">
        <w:rPr>
          <w:rFonts w:ascii="Times New Roman" w:hAnsi="Times New Roman"/>
          <w:spacing w:val="3"/>
          <w:sz w:val="24"/>
          <w:szCs w:val="24"/>
        </w:rPr>
        <w:t xml:space="preserve"> ao aceitar os termos do trabalho de auditoria</w:t>
      </w:r>
      <w:r>
        <w:rPr>
          <w:rFonts w:ascii="Times New Roman" w:hAnsi="Times New Roman"/>
          <w:spacing w:val="3"/>
          <w:sz w:val="24"/>
          <w:szCs w:val="24"/>
        </w:rPr>
        <w:t>,</w:t>
      </w:r>
      <w:r w:rsidRPr="00E13C5B">
        <w:rPr>
          <w:rFonts w:ascii="Times New Roman" w:hAnsi="Times New Roman"/>
          <w:spacing w:val="3"/>
          <w:sz w:val="24"/>
          <w:szCs w:val="24"/>
        </w:rPr>
        <w:t xml:space="preserve"> que, a menos que impedido por leis ou regulamentos, o auditor reserva-se </w:t>
      </w:r>
      <w:r>
        <w:rPr>
          <w:rFonts w:ascii="Times New Roman" w:hAnsi="Times New Roman"/>
          <w:spacing w:val="3"/>
          <w:sz w:val="24"/>
          <w:szCs w:val="24"/>
        </w:rPr>
        <w:t>n</w:t>
      </w:r>
      <w:r w:rsidRPr="00E13C5B">
        <w:rPr>
          <w:rFonts w:ascii="Times New Roman" w:hAnsi="Times New Roman"/>
          <w:spacing w:val="3"/>
          <w:sz w:val="24"/>
          <w:szCs w:val="24"/>
        </w:rPr>
        <w:t>o direito de comunicar diretamente ao órgão de supervisão.</w:t>
      </w:r>
    </w:p>
    <w:p w14:paraId="381303D1" w14:textId="77777777" w:rsidR="002A6EFF" w:rsidRPr="00362C83" w:rsidRDefault="002A6EFF" w:rsidP="002A6EFF">
      <w:pPr>
        <w:spacing w:after="0" w:line="240" w:lineRule="auto"/>
        <w:rPr>
          <w:rFonts w:ascii="Times New Roman" w:hAnsi="Times New Roman"/>
          <w:spacing w:val="3"/>
          <w:sz w:val="24"/>
          <w:szCs w:val="24"/>
        </w:rPr>
      </w:pPr>
    </w:p>
    <w:p w14:paraId="4C862B9D" w14:textId="77777777" w:rsidR="002A6EFF" w:rsidRPr="00362C83" w:rsidRDefault="002A6EFF" w:rsidP="002A6EFF">
      <w:pPr>
        <w:tabs>
          <w:tab w:val="left" w:pos="567"/>
        </w:tabs>
        <w:spacing w:after="120" w:line="240" w:lineRule="auto"/>
        <w:ind w:left="567" w:hanging="567"/>
        <w:jc w:val="both"/>
        <w:rPr>
          <w:rFonts w:ascii="Times New Roman" w:hAnsi="Times New Roman"/>
          <w:spacing w:val="3"/>
          <w:sz w:val="24"/>
          <w:szCs w:val="24"/>
        </w:rPr>
      </w:pPr>
      <w:r w:rsidRPr="00362C83">
        <w:rPr>
          <w:rFonts w:ascii="Times New Roman" w:hAnsi="Times New Roman"/>
          <w:spacing w:val="3"/>
          <w:sz w:val="24"/>
          <w:szCs w:val="24"/>
        </w:rPr>
        <w:t xml:space="preserve">A7. </w:t>
      </w:r>
      <w:r w:rsidRPr="00362C83">
        <w:rPr>
          <w:rFonts w:ascii="Times New Roman" w:hAnsi="Times New Roman"/>
          <w:spacing w:val="3"/>
          <w:sz w:val="24"/>
          <w:szCs w:val="24"/>
        </w:rPr>
        <w:tab/>
        <w:t>Existem comitês de auditoria (ou subgrupos semelhantes com nomes diferentes) em muitas jurisdições. Embora sua autoridade e suas funções possam ser diferentes, a comunicação com o comitê de auditoria, quando este exist</w:t>
      </w:r>
      <w:r>
        <w:rPr>
          <w:rFonts w:ascii="Times New Roman" w:hAnsi="Times New Roman"/>
          <w:spacing w:val="3"/>
          <w:sz w:val="24"/>
          <w:szCs w:val="24"/>
        </w:rPr>
        <w:t>ir</w:t>
      </w:r>
      <w:r w:rsidRPr="00362C83">
        <w:rPr>
          <w:rFonts w:ascii="Times New Roman" w:hAnsi="Times New Roman"/>
          <w:spacing w:val="3"/>
          <w:sz w:val="24"/>
          <w:szCs w:val="24"/>
        </w:rPr>
        <w:t>, tornou-se elemento-chave na comunicação do auditor com os responsáveis pela governança. Os princípios de boa governança sugerem que:</w:t>
      </w:r>
    </w:p>
    <w:p w14:paraId="5243F2D6" w14:textId="77777777" w:rsidR="002A6EFF" w:rsidRPr="00362C83"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auditor se</w:t>
      </w:r>
      <w:r>
        <w:rPr>
          <w:rFonts w:ascii="Times New Roman" w:hAnsi="Times New Roman"/>
          <w:spacing w:val="3"/>
          <w:sz w:val="24"/>
          <w:szCs w:val="24"/>
        </w:rPr>
        <w:t>ja</w:t>
      </w:r>
      <w:r w:rsidRPr="00E13C5B">
        <w:rPr>
          <w:rFonts w:ascii="Times New Roman" w:hAnsi="Times New Roman"/>
          <w:spacing w:val="3"/>
          <w:sz w:val="24"/>
          <w:szCs w:val="24"/>
        </w:rPr>
        <w:t xml:space="preserve"> convidado a participar regularmente d</w:t>
      </w:r>
      <w:r>
        <w:rPr>
          <w:rFonts w:ascii="Times New Roman" w:hAnsi="Times New Roman"/>
          <w:spacing w:val="3"/>
          <w:sz w:val="24"/>
          <w:szCs w:val="24"/>
        </w:rPr>
        <w:t>as</w:t>
      </w:r>
      <w:r w:rsidRPr="00E13C5B">
        <w:rPr>
          <w:rFonts w:ascii="Times New Roman" w:hAnsi="Times New Roman"/>
          <w:spacing w:val="3"/>
          <w:sz w:val="24"/>
          <w:szCs w:val="24"/>
        </w:rPr>
        <w:t xml:space="preserve"> reuniões do comitê de auditoria</w:t>
      </w:r>
      <w:r>
        <w:rPr>
          <w:rFonts w:ascii="Times New Roman" w:hAnsi="Times New Roman"/>
          <w:spacing w:val="3"/>
          <w:sz w:val="24"/>
          <w:szCs w:val="24"/>
        </w:rPr>
        <w:t>;</w:t>
      </w:r>
    </w:p>
    <w:p w14:paraId="13C7DC8D" w14:textId="77777777" w:rsidR="002A6EFF" w:rsidRPr="00362C83"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presidente do comitê de auditoria e, quando aplicável, os outros membros do comitê de auditoria </w:t>
      </w:r>
      <w:r>
        <w:rPr>
          <w:rFonts w:ascii="Times New Roman" w:hAnsi="Times New Roman"/>
          <w:spacing w:val="3"/>
          <w:sz w:val="24"/>
          <w:szCs w:val="24"/>
        </w:rPr>
        <w:t xml:space="preserve">devem </w:t>
      </w:r>
      <w:r w:rsidRPr="00E13C5B">
        <w:rPr>
          <w:rFonts w:ascii="Times New Roman" w:hAnsi="Times New Roman"/>
          <w:spacing w:val="3"/>
          <w:sz w:val="24"/>
          <w:szCs w:val="24"/>
        </w:rPr>
        <w:t>se reunir periodicamente com o auditor</w:t>
      </w:r>
      <w:r>
        <w:rPr>
          <w:rFonts w:ascii="Times New Roman" w:hAnsi="Times New Roman"/>
          <w:spacing w:val="3"/>
          <w:sz w:val="24"/>
          <w:szCs w:val="24"/>
        </w:rPr>
        <w:t>;</w:t>
      </w:r>
    </w:p>
    <w:p w14:paraId="7564DAC5" w14:textId="77777777" w:rsidR="002A6EFF" w:rsidRPr="00362C83"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comitê de auditoria </w:t>
      </w:r>
      <w:r>
        <w:rPr>
          <w:rFonts w:ascii="Times New Roman" w:hAnsi="Times New Roman"/>
          <w:spacing w:val="3"/>
          <w:sz w:val="24"/>
          <w:szCs w:val="24"/>
        </w:rPr>
        <w:t xml:space="preserve">deve </w:t>
      </w:r>
      <w:r w:rsidRPr="00E13C5B">
        <w:rPr>
          <w:rFonts w:ascii="Times New Roman" w:hAnsi="Times New Roman"/>
          <w:spacing w:val="3"/>
          <w:sz w:val="24"/>
          <w:szCs w:val="24"/>
        </w:rPr>
        <w:t>se reunir com o auditor sem a presença da administração pelo menos uma vez por ano</w:t>
      </w:r>
      <w:r>
        <w:rPr>
          <w:rFonts w:ascii="Times New Roman" w:hAnsi="Times New Roman"/>
          <w:spacing w:val="3"/>
          <w:sz w:val="24"/>
          <w:szCs w:val="24"/>
        </w:rPr>
        <w:t>.</w:t>
      </w:r>
    </w:p>
    <w:p w14:paraId="3929B7B2" w14:textId="77777777" w:rsidR="002A6EFF" w:rsidRPr="00362C83" w:rsidRDefault="002A6EFF" w:rsidP="002A6EFF">
      <w:pPr>
        <w:spacing w:after="0" w:line="240" w:lineRule="auto"/>
        <w:jc w:val="both"/>
        <w:rPr>
          <w:rFonts w:ascii="Times New Roman" w:hAnsi="Times New Roman"/>
          <w:spacing w:val="3"/>
          <w:sz w:val="24"/>
          <w:szCs w:val="24"/>
        </w:rPr>
      </w:pPr>
    </w:p>
    <w:p w14:paraId="1078F285" w14:textId="77777777" w:rsidR="002A6EFF" w:rsidRPr="00362C83" w:rsidRDefault="002A6EFF" w:rsidP="002A6EFF">
      <w:pPr>
        <w:spacing w:after="0" w:line="240" w:lineRule="auto"/>
        <w:jc w:val="both"/>
        <w:rPr>
          <w:rFonts w:ascii="Times New Roman" w:hAnsi="Times New Roman"/>
          <w:spacing w:val="3"/>
          <w:sz w:val="24"/>
          <w:szCs w:val="24"/>
        </w:rPr>
      </w:pPr>
      <w:r w:rsidRPr="00362C83">
        <w:rPr>
          <w:rFonts w:ascii="Times New Roman" w:hAnsi="Times New Roman"/>
          <w:i/>
          <w:spacing w:val="3"/>
          <w:sz w:val="24"/>
          <w:szCs w:val="24"/>
        </w:rPr>
        <w:t xml:space="preserve">Quando todos os responsáveis pela governança estão envolvidos na administração da entidade </w:t>
      </w:r>
      <w:r w:rsidRPr="00362C83">
        <w:rPr>
          <w:rFonts w:ascii="Times New Roman" w:hAnsi="Times New Roman"/>
          <w:spacing w:val="3"/>
          <w:sz w:val="24"/>
          <w:szCs w:val="24"/>
        </w:rPr>
        <w:t>(item 13)</w:t>
      </w:r>
    </w:p>
    <w:p w14:paraId="0AFC9D67" w14:textId="77777777" w:rsidR="002A6EFF" w:rsidRPr="00362C83" w:rsidRDefault="002A6EFF" w:rsidP="002A6EFF">
      <w:pPr>
        <w:spacing w:after="0" w:line="240" w:lineRule="auto"/>
        <w:jc w:val="both"/>
        <w:rPr>
          <w:rFonts w:ascii="Times New Roman" w:hAnsi="Times New Roman"/>
          <w:spacing w:val="3"/>
          <w:sz w:val="24"/>
          <w:szCs w:val="24"/>
        </w:rPr>
      </w:pPr>
    </w:p>
    <w:p w14:paraId="182F3E07" w14:textId="77777777" w:rsidR="002A6EFF" w:rsidRPr="00362C83" w:rsidRDefault="002A6EFF" w:rsidP="002A6EFF">
      <w:pPr>
        <w:tabs>
          <w:tab w:val="left" w:pos="567"/>
        </w:tabs>
        <w:spacing w:after="0" w:line="240" w:lineRule="auto"/>
        <w:ind w:left="567" w:hanging="567"/>
        <w:jc w:val="both"/>
        <w:rPr>
          <w:rFonts w:ascii="Times New Roman" w:hAnsi="Times New Roman"/>
          <w:spacing w:val="3"/>
          <w:sz w:val="24"/>
          <w:szCs w:val="24"/>
        </w:rPr>
      </w:pPr>
      <w:r w:rsidRPr="00362C83">
        <w:rPr>
          <w:rFonts w:ascii="Times New Roman" w:hAnsi="Times New Roman"/>
          <w:spacing w:val="3"/>
          <w:sz w:val="24"/>
          <w:szCs w:val="24"/>
        </w:rPr>
        <w:t xml:space="preserve">A8. </w:t>
      </w:r>
      <w:r w:rsidRPr="00362C83">
        <w:rPr>
          <w:rFonts w:ascii="Times New Roman" w:hAnsi="Times New Roman"/>
          <w:spacing w:val="3"/>
          <w:sz w:val="24"/>
          <w:szCs w:val="24"/>
        </w:rPr>
        <w:tab/>
        <w:t>Em alguns casos, todos os responsáveis pela governança estão envolvidos na administração da entidade, e a aplicação das exigências de comunicação é modificada para reconhecer essa posição. Nesses casos, a comunicação com a</w:t>
      </w:r>
      <w:r>
        <w:rPr>
          <w:rFonts w:ascii="Times New Roman" w:hAnsi="Times New Roman"/>
          <w:spacing w:val="3"/>
          <w:sz w:val="24"/>
          <w:szCs w:val="24"/>
        </w:rPr>
        <w:t>s</w:t>
      </w:r>
      <w:r w:rsidRPr="00362C83">
        <w:rPr>
          <w:rFonts w:ascii="Times New Roman" w:hAnsi="Times New Roman"/>
          <w:spacing w:val="3"/>
          <w:sz w:val="24"/>
          <w:szCs w:val="24"/>
        </w:rPr>
        <w:t xml:space="preserve"> pessoa</w:t>
      </w:r>
      <w:r>
        <w:rPr>
          <w:rFonts w:ascii="Times New Roman" w:hAnsi="Times New Roman"/>
          <w:spacing w:val="3"/>
          <w:sz w:val="24"/>
          <w:szCs w:val="24"/>
        </w:rPr>
        <w:t>s</w:t>
      </w:r>
      <w:r w:rsidRPr="00362C83">
        <w:rPr>
          <w:rFonts w:ascii="Times New Roman" w:hAnsi="Times New Roman"/>
          <w:spacing w:val="3"/>
          <w:sz w:val="24"/>
          <w:szCs w:val="24"/>
        </w:rPr>
        <w:t xml:space="preserve"> com responsabilidades administrativas pode não informar adequadamente todos aqueles na função de governança com quem o auditor de outra forma se comunicaria. Por exemplo, </w:t>
      </w:r>
      <w:r>
        <w:rPr>
          <w:rFonts w:ascii="Times New Roman" w:hAnsi="Times New Roman"/>
          <w:spacing w:val="3"/>
          <w:sz w:val="24"/>
          <w:szCs w:val="24"/>
        </w:rPr>
        <w:t>na</w:t>
      </w:r>
      <w:r w:rsidRPr="00362C83">
        <w:rPr>
          <w:rFonts w:ascii="Times New Roman" w:hAnsi="Times New Roman"/>
          <w:spacing w:val="3"/>
          <w:sz w:val="24"/>
          <w:szCs w:val="24"/>
        </w:rPr>
        <w:t xml:space="preserve"> entidade onde todos os diretores estejam envolvidos na administração da entidade, alguns desses diretores (</w:t>
      </w:r>
      <w:r>
        <w:rPr>
          <w:rFonts w:ascii="Times New Roman" w:hAnsi="Times New Roman"/>
          <w:spacing w:val="3"/>
          <w:sz w:val="24"/>
          <w:szCs w:val="24"/>
        </w:rPr>
        <w:t>por exemplo</w:t>
      </w:r>
      <w:r w:rsidRPr="00362C83">
        <w:rPr>
          <w:rFonts w:ascii="Times New Roman" w:hAnsi="Times New Roman"/>
          <w:spacing w:val="3"/>
          <w:sz w:val="24"/>
          <w:szCs w:val="24"/>
        </w:rPr>
        <w:t xml:space="preserve">, diretor responsável </w:t>
      </w:r>
      <w:r>
        <w:rPr>
          <w:rFonts w:ascii="Times New Roman" w:hAnsi="Times New Roman"/>
          <w:spacing w:val="3"/>
          <w:sz w:val="24"/>
          <w:szCs w:val="24"/>
        </w:rPr>
        <w:t>de</w:t>
      </w:r>
      <w:r w:rsidRPr="00362C83">
        <w:rPr>
          <w:rFonts w:ascii="Times New Roman" w:hAnsi="Times New Roman"/>
          <w:spacing w:val="3"/>
          <w:sz w:val="24"/>
          <w:szCs w:val="24"/>
        </w:rPr>
        <w:t xml:space="preserve"> </w:t>
      </w:r>
      <w:r w:rsidRPr="00D5347F">
        <w:rPr>
          <w:rFonts w:ascii="Times New Roman" w:hAnsi="Times New Roman"/>
          <w:i/>
          <w:spacing w:val="3"/>
          <w:sz w:val="24"/>
          <w:szCs w:val="24"/>
        </w:rPr>
        <w:t>marketing</w:t>
      </w:r>
      <w:r w:rsidRPr="00362C83">
        <w:rPr>
          <w:rFonts w:ascii="Times New Roman" w:hAnsi="Times New Roman"/>
          <w:spacing w:val="3"/>
          <w:sz w:val="24"/>
          <w:szCs w:val="24"/>
        </w:rPr>
        <w:t>) podem não estar cientes de assuntos importantes discutidos com outro diretor (</w:t>
      </w:r>
      <w:r>
        <w:rPr>
          <w:rFonts w:ascii="Times New Roman" w:hAnsi="Times New Roman"/>
          <w:spacing w:val="3"/>
          <w:sz w:val="24"/>
          <w:szCs w:val="24"/>
        </w:rPr>
        <w:t>por exemplo</w:t>
      </w:r>
      <w:r w:rsidRPr="00362C83">
        <w:rPr>
          <w:rFonts w:ascii="Times New Roman" w:hAnsi="Times New Roman"/>
          <w:spacing w:val="3"/>
          <w:sz w:val="24"/>
          <w:szCs w:val="24"/>
        </w:rPr>
        <w:t>, diretor responsável pela elaboração das demonstrações contábeis).</w:t>
      </w:r>
    </w:p>
    <w:p w14:paraId="676B6290" w14:textId="77777777" w:rsidR="002A6EFF" w:rsidRPr="00E13C5B" w:rsidRDefault="002A6EFF" w:rsidP="002A6EFF">
      <w:pPr>
        <w:spacing w:after="0" w:line="240" w:lineRule="auto"/>
        <w:rPr>
          <w:rFonts w:ascii="Times New Roman" w:hAnsi="Times New Roman"/>
          <w:sz w:val="24"/>
          <w:szCs w:val="24"/>
        </w:rPr>
      </w:pPr>
    </w:p>
    <w:p w14:paraId="1DB12E38" w14:textId="77777777" w:rsidR="002A6EFF" w:rsidRPr="00E666ED" w:rsidRDefault="002A6EFF" w:rsidP="002A6EFF">
      <w:pPr>
        <w:spacing w:after="0" w:line="240" w:lineRule="auto"/>
        <w:jc w:val="both"/>
        <w:rPr>
          <w:rFonts w:ascii="Times New Roman" w:hAnsi="Times New Roman"/>
          <w:b/>
          <w:spacing w:val="3"/>
          <w:sz w:val="24"/>
          <w:szCs w:val="24"/>
        </w:rPr>
      </w:pPr>
      <w:r w:rsidRPr="00E666ED">
        <w:rPr>
          <w:rFonts w:ascii="Times New Roman" w:hAnsi="Times New Roman"/>
          <w:b/>
          <w:spacing w:val="3"/>
          <w:sz w:val="24"/>
          <w:szCs w:val="24"/>
        </w:rPr>
        <w:t>Assuntos a serem comunicados</w:t>
      </w:r>
    </w:p>
    <w:p w14:paraId="3146D025" w14:textId="77777777" w:rsidR="002A6EFF" w:rsidRPr="00E13C5B" w:rsidRDefault="002A6EFF" w:rsidP="002A6EFF">
      <w:pPr>
        <w:spacing w:after="0" w:line="240" w:lineRule="auto"/>
        <w:jc w:val="both"/>
        <w:rPr>
          <w:rFonts w:ascii="Times New Roman" w:hAnsi="Times New Roman"/>
          <w:sz w:val="24"/>
          <w:szCs w:val="24"/>
        </w:rPr>
      </w:pPr>
    </w:p>
    <w:p w14:paraId="04ABDEF5" w14:textId="77777777" w:rsidR="002A6EFF" w:rsidRPr="00E13C5B" w:rsidRDefault="002A6EFF" w:rsidP="002A6EFF">
      <w:pPr>
        <w:spacing w:after="0" w:line="240" w:lineRule="auto"/>
        <w:jc w:val="both"/>
        <w:rPr>
          <w:rFonts w:ascii="Times New Roman" w:hAnsi="Times New Roman"/>
          <w:sz w:val="24"/>
          <w:szCs w:val="24"/>
        </w:rPr>
      </w:pPr>
      <w:r>
        <w:rPr>
          <w:rFonts w:ascii="Times New Roman" w:hAnsi="Times New Roman"/>
          <w:i/>
          <w:spacing w:val="3"/>
          <w:sz w:val="24"/>
          <w:szCs w:val="24"/>
        </w:rPr>
        <w:t>R</w:t>
      </w:r>
      <w:r w:rsidRPr="00E666ED">
        <w:rPr>
          <w:rFonts w:ascii="Times New Roman" w:hAnsi="Times New Roman"/>
          <w:i/>
          <w:spacing w:val="3"/>
          <w:sz w:val="24"/>
          <w:szCs w:val="24"/>
        </w:rPr>
        <w:t>esponsabilidade do auditor em relação à auditoria das demonstrações contábeis</w:t>
      </w:r>
      <w:r w:rsidRPr="00E13C5B">
        <w:rPr>
          <w:rFonts w:ascii="Times New Roman" w:hAnsi="Times New Roman"/>
          <w:i/>
          <w:spacing w:val="1"/>
          <w:sz w:val="24"/>
          <w:szCs w:val="24"/>
        </w:rPr>
        <w:t xml:space="preserve"> </w:t>
      </w:r>
      <w:r w:rsidRPr="00E13C5B">
        <w:rPr>
          <w:rFonts w:ascii="Times New Roman" w:hAnsi="Times New Roman"/>
          <w:spacing w:val="1"/>
          <w:sz w:val="24"/>
          <w:szCs w:val="24"/>
        </w:rPr>
        <w:t xml:space="preserve">(item </w:t>
      </w:r>
      <w:r w:rsidRPr="00E13C5B">
        <w:rPr>
          <w:rFonts w:ascii="Times New Roman" w:hAnsi="Times New Roman"/>
          <w:sz w:val="24"/>
          <w:szCs w:val="24"/>
        </w:rPr>
        <w:t>14)</w:t>
      </w:r>
    </w:p>
    <w:p w14:paraId="5095035E" w14:textId="77777777" w:rsidR="002A6EFF" w:rsidRPr="00E13C5B" w:rsidRDefault="002A6EFF" w:rsidP="002A6EFF">
      <w:pPr>
        <w:spacing w:after="0" w:line="240" w:lineRule="auto"/>
        <w:jc w:val="both"/>
        <w:rPr>
          <w:rFonts w:ascii="Times New Roman" w:hAnsi="Times New Roman"/>
          <w:sz w:val="24"/>
          <w:szCs w:val="24"/>
        </w:rPr>
      </w:pPr>
    </w:p>
    <w:p w14:paraId="7FAF06FC" w14:textId="77777777" w:rsidR="002A6EFF" w:rsidRDefault="002A6EFF" w:rsidP="002A6EFF">
      <w:pPr>
        <w:spacing w:after="120" w:line="240" w:lineRule="auto"/>
        <w:ind w:left="567" w:hanging="567"/>
        <w:jc w:val="both"/>
        <w:rPr>
          <w:rFonts w:ascii="Times New Roman" w:hAnsi="Times New Roman"/>
          <w:spacing w:val="3"/>
          <w:sz w:val="24"/>
          <w:szCs w:val="24"/>
        </w:rPr>
      </w:pPr>
      <w:r w:rsidRPr="00D84099">
        <w:rPr>
          <w:rFonts w:ascii="Times New Roman" w:hAnsi="Times New Roman"/>
          <w:spacing w:val="-1"/>
          <w:sz w:val="24"/>
          <w:szCs w:val="24"/>
        </w:rPr>
        <w:t xml:space="preserve">A9. </w:t>
      </w:r>
      <w:r w:rsidRPr="00D84099">
        <w:rPr>
          <w:rFonts w:ascii="Times New Roman" w:hAnsi="Times New Roman"/>
          <w:spacing w:val="-1"/>
          <w:sz w:val="24"/>
          <w:szCs w:val="24"/>
        </w:rPr>
        <w:tab/>
      </w:r>
      <w:r w:rsidRPr="00D84099">
        <w:rPr>
          <w:rFonts w:ascii="Times New Roman" w:hAnsi="Times New Roman"/>
          <w:spacing w:val="3"/>
          <w:sz w:val="24"/>
          <w:szCs w:val="24"/>
        </w:rPr>
        <w:t>As responsabilidades do auditor em relação à auditoria das demonstrações contábeis são normalmente incluídas na carta de contratação ou outra forma adequada de acordo por escrito que registr</w:t>
      </w:r>
      <w:r>
        <w:rPr>
          <w:rFonts w:ascii="Times New Roman" w:hAnsi="Times New Roman"/>
          <w:spacing w:val="3"/>
          <w:sz w:val="24"/>
          <w:szCs w:val="24"/>
        </w:rPr>
        <w:t>e</w:t>
      </w:r>
      <w:r w:rsidRPr="00D84099">
        <w:rPr>
          <w:rFonts w:ascii="Times New Roman" w:hAnsi="Times New Roman"/>
          <w:spacing w:val="3"/>
          <w:sz w:val="24"/>
          <w:szCs w:val="24"/>
        </w:rPr>
        <w:t xml:space="preserve"> os termos acordados da contratação (NBC TA 210 – Concordância com os Termos do Trabalho de Auditoria, item 10). Leis, regulamentos ou a estrutura de governança da entidade podem requerer que os responsáveis pela governança estabeleçam os termos do trabalho com o auditor. Quando esse não é o caso, fornecer cópia da carta de contratação ou outra forma adequada do acordo por escrito aos responsáveis pela governança pode ser uma maneira apropriada de comunicá-los sobre assuntos</w:t>
      </w:r>
      <w:r>
        <w:rPr>
          <w:rFonts w:ascii="Times New Roman" w:hAnsi="Times New Roman"/>
          <w:spacing w:val="3"/>
          <w:sz w:val="24"/>
          <w:szCs w:val="24"/>
        </w:rPr>
        <w:t>,</w:t>
      </w:r>
      <w:r w:rsidRPr="00D84099">
        <w:rPr>
          <w:rFonts w:ascii="Times New Roman" w:hAnsi="Times New Roman"/>
          <w:spacing w:val="3"/>
          <w:sz w:val="24"/>
          <w:szCs w:val="24"/>
        </w:rPr>
        <w:t xml:space="preserve"> como: </w:t>
      </w:r>
    </w:p>
    <w:p w14:paraId="78ABE994" w14:textId="77777777" w:rsidR="002A6EFF" w:rsidRPr="00D8409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D84099">
        <w:rPr>
          <w:rFonts w:ascii="Times New Roman" w:hAnsi="Times New Roman"/>
          <w:spacing w:val="3"/>
          <w:sz w:val="24"/>
          <w:szCs w:val="24"/>
        </w:rPr>
        <w:t xml:space="preserve"> responsabilidade do auditor pela execução da auditoria de acordo com as normas de auditoria, cujo objetivo é expressar uma opinião sobre as demonstrações contábeis. Portanto, os assuntos que as normas de auditoria requerem que sejam comunicados incluem assuntos importantes decorrentes da auditoria das demonstrações contábeis que sejam relevantes aos responsáveis pela governança na supervisão geral do processo de relatórios financeiros</w:t>
      </w:r>
      <w:r>
        <w:rPr>
          <w:rFonts w:ascii="Times New Roman" w:hAnsi="Times New Roman"/>
          <w:spacing w:val="3"/>
          <w:sz w:val="24"/>
          <w:szCs w:val="24"/>
        </w:rPr>
        <w:t>;</w:t>
      </w:r>
    </w:p>
    <w:p w14:paraId="762CD2AA" w14:textId="77777777" w:rsidR="002A6EFF" w:rsidRPr="00E666ED"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fato de que as normas de auditoria não exigem que o auditor planeje procedimentos com o objetivo de identificar assuntos suplementares para comunicar aos responsáveis pela governança</w:t>
      </w:r>
      <w:r>
        <w:rPr>
          <w:rFonts w:ascii="Times New Roman" w:hAnsi="Times New Roman"/>
          <w:spacing w:val="3"/>
          <w:sz w:val="24"/>
          <w:szCs w:val="24"/>
        </w:rPr>
        <w:t>;</w:t>
      </w:r>
    </w:p>
    <w:p w14:paraId="309AC65C" w14:textId="77777777" w:rsidR="002A6EFF" w:rsidRPr="00E666ED"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q</w:t>
      </w:r>
      <w:r w:rsidRPr="00E666ED">
        <w:rPr>
          <w:rFonts w:ascii="Times New Roman" w:hAnsi="Times New Roman"/>
          <w:spacing w:val="3"/>
          <w:sz w:val="24"/>
          <w:szCs w:val="24"/>
        </w:rPr>
        <w:t>uando a NBC TA 701 – Comunicação dos Principais Assuntos de Auditoria no Relatório do Auditor Independente é aplicável, a responsabilidade do auditor de determinar e comunicar os principais assuntos de auditoria no seu relatório</w:t>
      </w:r>
      <w:r>
        <w:rPr>
          <w:rFonts w:ascii="Times New Roman" w:hAnsi="Times New Roman"/>
          <w:spacing w:val="3"/>
          <w:sz w:val="24"/>
          <w:szCs w:val="24"/>
        </w:rPr>
        <w:t>;</w:t>
      </w:r>
    </w:p>
    <w:p w14:paraId="3CB881FA" w14:textId="77777777" w:rsidR="002A6EFF" w:rsidRPr="00E666ED"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q</w:t>
      </w:r>
      <w:r w:rsidRPr="00E666ED">
        <w:rPr>
          <w:rFonts w:ascii="Times New Roman" w:hAnsi="Times New Roman"/>
          <w:spacing w:val="3"/>
          <w:sz w:val="24"/>
          <w:szCs w:val="24"/>
        </w:rPr>
        <w:t>uando aplicável, a responsabilidade do auditor de comunicar certos assuntos exigidos por leis ou regulamentos, por acordo com a entidade, ou por exigências adicionais aplicáveis ao trabalho de auditoria.</w:t>
      </w:r>
    </w:p>
    <w:p w14:paraId="0D5F2366" w14:textId="77777777" w:rsidR="002A6EFF" w:rsidRPr="00E666ED" w:rsidRDefault="002A6EFF" w:rsidP="002A6EFF">
      <w:pPr>
        <w:spacing w:after="0" w:line="240" w:lineRule="auto"/>
        <w:rPr>
          <w:rFonts w:ascii="Times New Roman" w:hAnsi="Times New Roman"/>
          <w:spacing w:val="3"/>
          <w:sz w:val="24"/>
          <w:szCs w:val="24"/>
        </w:rPr>
      </w:pPr>
    </w:p>
    <w:p w14:paraId="15DDAFC9"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A10. </w:t>
      </w:r>
      <w:r>
        <w:rPr>
          <w:rFonts w:ascii="Times New Roman" w:hAnsi="Times New Roman"/>
          <w:spacing w:val="-1"/>
          <w:sz w:val="24"/>
          <w:szCs w:val="24"/>
        </w:rPr>
        <w:tab/>
      </w:r>
      <w:r w:rsidRPr="00E13C5B">
        <w:rPr>
          <w:rFonts w:ascii="Times New Roman" w:hAnsi="Times New Roman"/>
          <w:spacing w:val="-1"/>
          <w:sz w:val="24"/>
          <w:szCs w:val="24"/>
        </w:rPr>
        <w:t>Leis ou regulamentos, acordo</w:t>
      </w:r>
      <w:r>
        <w:rPr>
          <w:rFonts w:ascii="Times New Roman" w:hAnsi="Times New Roman"/>
          <w:spacing w:val="-1"/>
          <w:sz w:val="24"/>
          <w:szCs w:val="24"/>
        </w:rPr>
        <w:t>s</w:t>
      </w:r>
      <w:r w:rsidRPr="00E13C5B">
        <w:rPr>
          <w:rFonts w:ascii="Times New Roman" w:hAnsi="Times New Roman"/>
          <w:spacing w:val="-1"/>
          <w:sz w:val="24"/>
          <w:szCs w:val="24"/>
        </w:rPr>
        <w:t xml:space="preserve"> com a entidade ou exigências adicionais aplicáveis ao trabalho de auditoria</w:t>
      </w:r>
      <w:r>
        <w:rPr>
          <w:rFonts w:ascii="Times New Roman" w:hAnsi="Times New Roman"/>
          <w:spacing w:val="-1"/>
          <w:sz w:val="24"/>
          <w:szCs w:val="24"/>
        </w:rPr>
        <w:t>,</w:t>
      </w:r>
      <w:r w:rsidRPr="00E13C5B">
        <w:rPr>
          <w:rFonts w:ascii="Times New Roman" w:hAnsi="Times New Roman"/>
          <w:spacing w:val="-1"/>
          <w:sz w:val="24"/>
          <w:szCs w:val="24"/>
        </w:rPr>
        <w:t xml:space="preserve"> podem determinar uma comunicação mais ampla com os responsáveis pela governança.</w:t>
      </w:r>
      <w:r w:rsidRPr="00E13C5B">
        <w:rPr>
          <w:rFonts w:ascii="Times New Roman" w:hAnsi="Times New Roman"/>
          <w:spacing w:val="2"/>
          <w:sz w:val="24"/>
          <w:szCs w:val="24"/>
        </w:rPr>
        <w:t xml:space="preserve"> </w:t>
      </w:r>
      <w:r w:rsidRPr="00E13C5B">
        <w:rPr>
          <w:rFonts w:ascii="Times New Roman" w:hAnsi="Times New Roman"/>
          <w:spacing w:val="1"/>
          <w:sz w:val="24"/>
          <w:szCs w:val="24"/>
        </w:rPr>
        <w:t>Por exemplo</w:t>
      </w:r>
      <w:r>
        <w:rPr>
          <w:rFonts w:ascii="Times New Roman" w:hAnsi="Times New Roman"/>
          <w:spacing w:val="1"/>
          <w:sz w:val="24"/>
          <w:szCs w:val="24"/>
        </w:rPr>
        <w:t>:</w:t>
      </w:r>
      <w:r w:rsidRPr="00E13C5B">
        <w:rPr>
          <w:rFonts w:ascii="Times New Roman" w:hAnsi="Times New Roman"/>
          <w:spacing w:val="1"/>
          <w:sz w:val="24"/>
          <w:szCs w:val="24"/>
        </w:rPr>
        <w:t xml:space="preserve"> (a) um acordo com a entidade pode determinar que certos assuntos sejam comunicados quando surgem a partir de serviços prestados por firma ou firma da rede que não seja o auditor das demonstrações contábeis; ou (b) o mandato d</w:t>
      </w:r>
      <w:r>
        <w:rPr>
          <w:rFonts w:ascii="Times New Roman" w:hAnsi="Times New Roman"/>
          <w:spacing w:val="1"/>
          <w:sz w:val="24"/>
          <w:szCs w:val="24"/>
        </w:rPr>
        <w:t>o</w:t>
      </w:r>
      <w:r w:rsidRPr="00E13C5B">
        <w:rPr>
          <w:rFonts w:ascii="Times New Roman" w:hAnsi="Times New Roman"/>
          <w:spacing w:val="1"/>
          <w:sz w:val="24"/>
          <w:szCs w:val="24"/>
        </w:rPr>
        <w:t xml:space="preserve"> auditor do setor público pode determinar que os assuntos que vierem à atenção do auditor como resultado de outro trabalho, como, por exemplo, auditorias de desempenho, sejam comunicados.</w:t>
      </w:r>
    </w:p>
    <w:p w14:paraId="74AD808B" w14:textId="77777777" w:rsidR="002A6EFF" w:rsidRPr="00E13C5B" w:rsidRDefault="002A6EFF" w:rsidP="002A6EFF">
      <w:pPr>
        <w:spacing w:after="0" w:line="240" w:lineRule="auto"/>
        <w:rPr>
          <w:rFonts w:ascii="Times New Roman" w:hAnsi="Times New Roman"/>
          <w:sz w:val="24"/>
          <w:szCs w:val="24"/>
        </w:rPr>
      </w:pPr>
    </w:p>
    <w:p w14:paraId="3F293C1F"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 xml:space="preserve">Alcance e época planejados da auditoria </w:t>
      </w:r>
      <w:r w:rsidRPr="00E13C5B">
        <w:rPr>
          <w:rFonts w:ascii="Times New Roman" w:hAnsi="Times New Roman"/>
          <w:spacing w:val="1"/>
          <w:sz w:val="24"/>
          <w:szCs w:val="24"/>
        </w:rPr>
        <w:t xml:space="preserve">(item </w:t>
      </w:r>
      <w:r w:rsidRPr="00E13C5B">
        <w:rPr>
          <w:rFonts w:ascii="Times New Roman" w:hAnsi="Times New Roman"/>
          <w:sz w:val="24"/>
          <w:szCs w:val="24"/>
        </w:rPr>
        <w:t>15)</w:t>
      </w:r>
    </w:p>
    <w:p w14:paraId="2BF45332" w14:textId="77777777" w:rsidR="002A6EFF" w:rsidRPr="00E13C5B" w:rsidRDefault="002A6EFF" w:rsidP="002A6EFF">
      <w:pPr>
        <w:spacing w:after="0" w:line="240" w:lineRule="auto"/>
        <w:jc w:val="both"/>
        <w:rPr>
          <w:rFonts w:ascii="Times New Roman" w:hAnsi="Times New Roman"/>
          <w:sz w:val="24"/>
          <w:szCs w:val="24"/>
        </w:rPr>
      </w:pPr>
    </w:p>
    <w:p w14:paraId="57286826" w14:textId="77777777" w:rsidR="002A6EFF" w:rsidRPr="00E666ED" w:rsidRDefault="002A6EFF" w:rsidP="002A6EFF">
      <w:pPr>
        <w:tabs>
          <w:tab w:val="left" w:pos="567"/>
        </w:tabs>
        <w:spacing w:after="12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 xml:space="preserve">A11. </w:t>
      </w:r>
      <w:r>
        <w:rPr>
          <w:rFonts w:ascii="Times New Roman" w:hAnsi="Times New Roman"/>
          <w:spacing w:val="-1"/>
          <w:sz w:val="24"/>
          <w:szCs w:val="24"/>
        </w:rPr>
        <w:tab/>
      </w:r>
      <w:r w:rsidRPr="00E666ED">
        <w:rPr>
          <w:rFonts w:ascii="Times New Roman" w:hAnsi="Times New Roman"/>
          <w:spacing w:val="1"/>
          <w:sz w:val="24"/>
          <w:szCs w:val="24"/>
        </w:rPr>
        <w:t>A comunicação sobre o alcance e a época planejados da auditoria pode:</w:t>
      </w:r>
    </w:p>
    <w:p w14:paraId="4430627B" w14:textId="77777777" w:rsidR="002A6EFF" w:rsidRPr="00E666ED" w:rsidRDefault="002A6EFF" w:rsidP="002A6EFF">
      <w:pPr>
        <w:spacing w:after="120" w:line="240" w:lineRule="auto"/>
        <w:ind w:left="993" w:hanging="426"/>
        <w:jc w:val="both"/>
        <w:rPr>
          <w:rFonts w:ascii="Times New Roman" w:hAnsi="Times New Roman"/>
          <w:spacing w:val="1"/>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auxiliar os responsáveis pela governança a entenderem melhor as consequências do trabalho do auditor</w:t>
      </w:r>
      <w:r>
        <w:rPr>
          <w:rFonts w:ascii="Times New Roman" w:hAnsi="Times New Roman"/>
          <w:spacing w:val="1"/>
          <w:sz w:val="24"/>
          <w:szCs w:val="24"/>
        </w:rPr>
        <w:t>;</w:t>
      </w:r>
      <w:r w:rsidRPr="00E13C5B">
        <w:rPr>
          <w:rFonts w:ascii="Times New Roman" w:hAnsi="Times New Roman"/>
          <w:spacing w:val="1"/>
          <w:sz w:val="24"/>
          <w:szCs w:val="24"/>
        </w:rPr>
        <w:t xml:space="preserve"> a discutirem assuntos de risco e o conceito de materialidade com o auditor</w:t>
      </w:r>
      <w:r>
        <w:rPr>
          <w:rFonts w:ascii="Times New Roman" w:hAnsi="Times New Roman"/>
          <w:spacing w:val="1"/>
          <w:sz w:val="24"/>
          <w:szCs w:val="24"/>
        </w:rPr>
        <w:t>;</w:t>
      </w:r>
      <w:r w:rsidRPr="00E13C5B">
        <w:rPr>
          <w:rFonts w:ascii="Times New Roman" w:hAnsi="Times New Roman"/>
          <w:spacing w:val="1"/>
          <w:sz w:val="24"/>
          <w:szCs w:val="24"/>
        </w:rPr>
        <w:t xml:space="preserve"> e a identificarem quaisquer áreas em que possam solicitar que o auditor aplique procedimentos adicionais; e</w:t>
      </w:r>
    </w:p>
    <w:p w14:paraId="0F3ED903" w14:textId="7A284088" w:rsidR="002A6EFF" w:rsidRPr="00E666ED" w:rsidRDefault="002A6EFF" w:rsidP="002A6EFF">
      <w:pPr>
        <w:spacing w:after="0" w:line="240" w:lineRule="auto"/>
        <w:ind w:left="993" w:hanging="426"/>
        <w:jc w:val="both"/>
        <w:rPr>
          <w:rFonts w:ascii="Times New Roman" w:hAnsi="Times New Roman"/>
          <w:spacing w:val="1"/>
          <w:sz w:val="24"/>
          <w:szCs w:val="24"/>
        </w:rPr>
      </w:pPr>
      <w:r>
        <w:rPr>
          <w:rFonts w:ascii="Times New Roman" w:hAnsi="Times New Roman"/>
          <w:noProof/>
          <w:spacing w:val="1"/>
          <w:sz w:val="24"/>
          <w:szCs w:val="24"/>
          <w:lang w:eastAsia="pt-BR"/>
        </w:rPr>
        <mc:AlternateContent>
          <mc:Choice Requires="wps">
            <w:drawing>
              <wp:anchor distT="0" distB="0" distL="114300" distR="114300" simplePos="0" relativeHeight="251658240" behindDoc="1" locked="0" layoutInCell="1" allowOverlap="1" wp14:anchorId="46EF3A2C" wp14:editId="0C3220FD">
                <wp:simplePos x="0" y="0"/>
                <wp:positionH relativeFrom="page">
                  <wp:posOffset>5260975</wp:posOffset>
                </wp:positionH>
                <wp:positionV relativeFrom="page">
                  <wp:posOffset>5069840</wp:posOffset>
                </wp:positionV>
                <wp:extent cx="153670" cy="648970"/>
                <wp:effectExtent l="0" t="0" r="17780" b="17780"/>
                <wp:wrapNone/>
                <wp:docPr id="86" name="Caixa de Texto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43C67" w14:textId="77777777" w:rsidR="002A6EFF" w:rsidRPr="003826B5" w:rsidRDefault="002A6EFF" w:rsidP="002A6EFF"/>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EF3A2C" id="_x0000_t202" coordsize="21600,21600" o:spt="202" path="m,l,21600r21600,l21600,xe">
                <v:stroke joinstyle="miter"/>
                <v:path gradientshapeok="t" o:connecttype="rect"/>
              </v:shapetype>
              <v:shape id="Caixa de Texto 86" o:spid="_x0000_s1026" type="#_x0000_t202" style="position:absolute;left:0;text-align:left;margin-left:414.25pt;margin-top:399.2pt;width:12.1pt;height:51.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" filled="f" stroked="f">
                <v:textbox style="layout-flow:vertical;mso-layout-flow-alt:bottom-to-top" inset="0,0,0,0">
                  <w:txbxContent>
                    <w:p w14:paraId="60A43C67" w14:textId="77777777" w:rsidR="002A6EFF" w:rsidRPr="003826B5" w:rsidRDefault="002A6EFF" w:rsidP="002A6EFF"/>
                  </w:txbxContent>
                </v:textbox>
                <w10:wrap anchorx="page" anchory="page"/>
              </v:shape>
            </w:pict>
          </mc:Fallback>
        </mc:AlternateContent>
      </w:r>
      <w:r w:rsidRPr="00E13C5B">
        <w:rPr>
          <w:rFonts w:ascii="Times New Roman" w:hAnsi="Times New Roman"/>
          <w:spacing w:val="1"/>
          <w:sz w:val="24"/>
          <w:szCs w:val="24"/>
        </w:rPr>
        <w:t>(b)</w:t>
      </w:r>
      <w:r w:rsidRPr="00E666ED">
        <w:rPr>
          <w:rFonts w:ascii="Times New Roman" w:hAnsi="Times New Roman"/>
          <w:spacing w:val="1"/>
          <w:sz w:val="24"/>
          <w:szCs w:val="24"/>
        </w:rPr>
        <w:tab/>
        <w:t>auxiliar o auditor a entender melhor a entidade e seu ambiente</w:t>
      </w:r>
      <w:r>
        <w:rPr>
          <w:rFonts w:ascii="Times New Roman" w:hAnsi="Times New Roman"/>
          <w:spacing w:val="1"/>
          <w:sz w:val="24"/>
          <w:szCs w:val="24"/>
        </w:rPr>
        <w:t>.</w:t>
      </w:r>
    </w:p>
    <w:p w14:paraId="7917F0C6" w14:textId="77777777" w:rsidR="002A6EFF" w:rsidRDefault="002A6EFF" w:rsidP="002A6EFF">
      <w:pPr>
        <w:tabs>
          <w:tab w:val="left" w:pos="567"/>
        </w:tabs>
        <w:spacing w:after="0" w:line="240" w:lineRule="auto"/>
        <w:ind w:left="567" w:hanging="567"/>
        <w:jc w:val="both"/>
        <w:rPr>
          <w:rFonts w:ascii="Times New Roman" w:hAnsi="Times New Roman"/>
          <w:spacing w:val="-1"/>
          <w:sz w:val="24"/>
          <w:szCs w:val="24"/>
        </w:rPr>
      </w:pPr>
    </w:p>
    <w:p w14:paraId="267CCDF9" w14:textId="77777777" w:rsidR="002A6EFF" w:rsidRPr="00E666ED"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A</w:t>
      </w:r>
      <w:r w:rsidRPr="00E13C5B">
        <w:rPr>
          <w:rFonts w:ascii="Times New Roman" w:hAnsi="Times New Roman"/>
          <w:sz w:val="24"/>
          <w:szCs w:val="24"/>
        </w:rPr>
        <w:t>12.</w:t>
      </w:r>
      <w:r>
        <w:rPr>
          <w:rFonts w:ascii="Times New Roman" w:hAnsi="Times New Roman"/>
          <w:spacing w:val="45"/>
          <w:sz w:val="24"/>
          <w:szCs w:val="24"/>
        </w:rPr>
        <w:tab/>
      </w:r>
      <w:r w:rsidRPr="00E666ED">
        <w:rPr>
          <w:rFonts w:ascii="Times New Roman" w:hAnsi="Times New Roman"/>
          <w:spacing w:val="1"/>
          <w:sz w:val="24"/>
          <w:szCs w:val="24"/>
        </w:rPr>
        <w:t xml:space="preserve">A </w:t>
      </w:r>
      <w:r w:rsidRPr="00E13C5B">
        <w:rPr>
          <w:rFonts w:ascii="Times New Roman" w:hAnsi="Times New Roman"/>
          <w:spacing w:val="1"/>
          <w:sz w:val="24"/>
          <w:szCs w:val="24"/>
        </w:rPr>
        <w:t>c</w:t>
      </w:r>
      <w:r w:rsidRPr="00E666ED">
        <w:rPr>
          <w:rFonts w:ascii="Times New Roman" w:hAnsi="Times New Roman"/>
          <w:spacing w:val="1"/>
          <w:sz w:val="24"/>
          <w:szCs w:val="24"/>
        </w:rPr>
        <w:t>omuni</w:t>
      </w:r>
      <w:r w:rsidRPr="00E13C5B">
        <w:rPr>
          <w:rFonts w:ascii="Times New Roman" w:hAnsi="Times New Roman"/>
          <w:spacing w:val="1"/>
          <w:sz w:val="24"/>
          <w:szCs w:val="24"/>
        </w:rPr>
        <w:t>c</w:t>
      </w:r>
      <w:r w:rsidRPr="00E666ED">
        <w:rPr>
          <w:rFonts w:ascii="Times New Roman" w:hAnsi="Times New Roman"/>
          <w:spacing w:val="1"/>
          <w:sz w:val="24"/>
          <w:szCs w:val="24"/>
        </w:rPr>
        <w:t xml:space="preserve">ação de riscos </w:t>
      </w:r>
      <w:r w:rsidRPr="00E13C5B">
        <w:rPr>
          <w:rFonts w:ascii="Times New Roman" w:hAnsi="Times New Roman"/>
          <w:spacing w:val="1"/>
          <w:sz w:val="24"/>
          <w:szCs w:val="24"/>
        </w:rPr>
        <w:t>s</w:t>
      </w:r>
      <w:r w:rsidRPr="00E666ED">
        <w:rPr>
          <w:rFonts w:ascii="Times New Roman" w:hAnsi="Times New Roman"/>
          <w:spacing w:val="1"/>
          <w:sz w:val="24"/>
          <w:szCs w:val="24"/>
        </w:rPr>
        <w:t>ignifi</w:t>
      </w:r>
      <w:r w:rsidRPr="00E13C5B">
        <w:rPr>
          <w:rFonts w:ascii="Times New Roman" w:hAnsi="Times New Roman"/>
          <w:spacing w:val="1"/>
          <w:sz w:val="24"/>
          <w:szCs w:val="24"/>
        </w:rPr>
        <w:t>c</w:t>
      </w:r>
      <w:r w:rsidRPr="00E666ED">
        <w:rPr>
          <w:rFonts w:ascii="Times New Roman" w:hAnsi="Times New Roman"/>
          <w:spacing w:val="1"/>
          <w:sz w:val="24"/>
          <w:szCs w:val="24"/>
        </w:rPr>
        <w:t>ativos identificados pelo auditor auxilia os responsáveis pela governança a entenderem esses assuntos e por</w:t>
      </w:r>
      <w:r>
        <w:rPr>
          <w:rFonts w:ascii="Times New Roman" w:hAnsi="Times New Roman"/>
          <w:spacing w:val="1"/>
          <w:sz w:val="24"/>
          <w:szCs w:val="24"/>
        </w:rPr>
        <w:t xml:space="preserve"> </w:t>
      </w:r>
      <w:r w:rsidRPr="00E666ED">
        <w:rPr>
          <w:rFonts w:ascii="Times New Roman" w:hAnsi="Times New Roman"/>
          <w:spacing w:val="1"/>
          <w:sz w:val="24"/>
          <w:szCs w:val="24"/>
        </w:rPr>
        <w:t>que eles requerem consideração especial d</w:t>
      </w:r>
      <w:r>
        <w:rPr>
          <w:rFonts w:ascii="Times New Roman" w:hAnsi="Times New Roman"/>
          <w:spacing w:val="1"/>
          <w:sz w:val="24"/>
          <w:szCs w:val="24"/>
        </w:rPr>
        <w:t>a</w:t>
      </w:r>
      <w:r w:rsidRPr="00E666ED">
        <w:rPr>
          <w:rFonts w:ascii="Times New Roman" w:hAnsi="Times New Roman"/>
          <w:spacing w:val="1"/>
          <w:sz w:val="24"/>
          <w:szCs w:val="24"/>
        </w:rPr>
        <w:t xml:space="preserve"> auditoria. </w:t>
      </w:r>
      <w:r w:rsidRPr="00E13C5B">
        <w:rPr>
          <w:rFonts w:ascii="Times New Roman" w:hAnsi="Times New Roman"/>
          <w:spacing w:val="1"/>
          <w:sz w:val="24"/>
          <w:szCs w:val="24"/>
        </w:rPr>
        <w:t>A c</w:t>
      </w:r>
      <w:r w:rsidRPr="00E666ED">
        <w:rPr>
          <w:rFonts w:ascii="Times New Roman" w:hAnsi="Times New Roman"/>
          <w:spacing w:val="1"/>
          <w:sz w:val="24"/>
          <w:szCs w:val="24"/>
        </w:rPr>
        <w:t>omuni</w:t>
      </w:r>
      <w:r w:rsidRPr="00E13C5B">
        <w:rPr>
          <w:rFonts w:ascii="Times New Roman" w:hAnsi="Times New Roman"/>
          <w:spacing w:val="1"/>
          <w:sz w:val="24"/>
          <w:szCs w:val="24"/>
        </w:rPr>
        <w:t>c</w:t>
      </w:r>
      <w:r w:rsidRPr="00E666ED">
        <w:rPr>
          <w:rFonts w:ascii="Times New Roman" w:hAnsi="Times New Roman"/>
          <w:spacing w:val="1"/>
          <w:sz w:val="24"/>
          <w:szCs w:val="24"/>
        </w:rPr>
        <w:t xml:space="preserve">ação de riscos </w:t>
      </w:r>
      <w:r w:rsidRPr="00E13C5B">
        <w:rPr>
          <w:rFonts w:ascii="Times New Roman" w:hAnsi="Times New Roman"/>
          <w:spacing w:val="1"/>
          <w:sz w:val="24"/>
          <w:szCs w:val="24"/>
        </w:rPr>
        <w:t>s</w:t>
      </w:r>
      <w:r w:rsidRPr="00E666ED">
        <w:rPr>
          <w:rFonts w:ascii="Times New Roman" w:hAnsi="Times New Roman"/>
          <w:spacing w:val="1"/>
          <w:sz w:val="24"/>
          <w:szCs w:val="24"/>
        </w:rPr>
        <w:t>ignifi</w:t>
      </w:r>
      <w:r w:rsidRPr="00E13C5B">
        <w:rPr>
          <w:rFonts w:ascii="Times New Roman" w:hAnsi="Times New Roman"/>
          <w:spacing w:val="1"/>
          <w:sz w:val="24"/>
          <w:szCs w:val="24"/>
        </w:rPr>
        <w:t>c</w:t>
      </w:r>
      <w:r w:rsidRPr="00E666ED">
        <w:rPr>
          <w:rFonts w:ascii="Times New Roman" w:hAnsi="Times New Roman"/>
          <w:spacing w:val="1"/>
          <w:sz w:val="24"/>
          <w:szCs w:val="24"/>
        </w:rPr>
        <w:t xml:space="preserve">ativos pode auxiliar os responsáveis pela governança a cumprirem sua responsabilidade </w:t>
      </w:r>
      <w:r w:rsidRPr="00E13C5B">
        <w:rPr>
          <w:rFonts w:ascii="Times New Roman" w:hAnsi="Times New Roman"/>
          <w:spacing w:val="1"/>
          <w:sz w:val="24"/>
          <w:szCs w:val="24"/>
        </w:rPr>
        <w:t>de supervisionar</w:t>
      </w:r>
      <w:r>
        <w:rPr>
          <w:rFonts w:ascii="Times New Roman" w:hAnsi="Times New Roman"/>
          <w:spacing w:val="1"/>
          <w:sz w:val="24"/>
          <w:szCs w:val="24"/>
        </w:rPr>
        <w:t>,</w:t>
      </w:r>
      <w:r w:rsidRPr="00E13C5B">
        <w:rPr>
          <w:rFonts w:ascii="Times New Roman" w:hAnsi="Times New Roman"/>
          <w:spacing w:val="1"/>
          <w:sz w:val="24"/>
          <w:szCs w:val="24"/>
        </w:rPr>
        <w:t xml:space="preserve"> de modo geral</w:t>
      </w:r>
      <w:r>
        <w:rPr>
          <w:rFonts w:ascii="Times New Roman" w:hAnsi="Times New Roman"/>
          <w:spacing w:val="1"/>
          <w:sz w:val="24"/>
          <w:szCs w:val="24"/>
        </w:rPr>
        <w:t>,</w:t>
      </w:r>
      <w:r w:rsidRPr="00E13C5B">
        <w:rPr>
          <w:rFonts w:ascii="Times New Roman" w:hAnsi="Times New Roman"/>
          <w:spacing w:val="1"/>
          <w:sz w:val="24"/>
          <w:szCs w:val="24"/>
        </w:rPr>
        <w:t xml:space="preserve"> o processo de relatórios financeiros</w:t>
      </w:r>
      <w:r w:rsidRPr="00E666ED">
        <w:rPr>
          <w:rFonts w:ascii="Times New Roman" w:hAnsi="Times New Roman"/>
          <w:spacing w:val="1"/>
          <w:sz w:val="24"/>
          <w:szCs w:val="24"/>
        </w:rPr>
        <w:t>.</w:t>
      </w:r>
    </w:p>
    <w:p w14:paraId="1CF68E9E" w14:textId="77777777" w:rsidR="002A6EFF" w:rsidRPr="00E666ED" w:rsidRDefault="002A6EFF" w:rsidP="002A6EFF">
      <w:pPr>
        <w:tabs>
          <w:tab w:val="left" w:pos="567"/>
        </w:tabs>
        <w:spacing w:after="0" w:line="240" w:lineRule="auto"/>
        <w:ind w:left="567" w:hanging="567"/>
        <w:jc w:val="both"/>
        <w:rPr>
          <w:rFonts w:ascii="Times New Roman" w:hAnsi="Times New Roman"/>
          <w:spacing w:val="1"/>
          <w:sz w:val="24"/>
          <w:szCs w:val="24"/>
        </w:rPr>
      </w:pPr>
    </w:p>
    <w:p w14:paraId="39CA0FFA" w14:textId="77777777" w:rsidR="002A6EFF" w:rsidRPr="00E666ED" w:rsidRDefault="002A6EFF" w:rsidP="002A6EFF">
      <w:pPr>
        <w:tabs>
          <w:tab w:val="left" w:pos="567"/>
        </w:tabs>
        <w:spacing w:after="12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 xml:space="preserve">A13. </w:t>
      </w:r>
      <w:r>
        <w:rPr>
          <w:rFonts w:ascii="Times New Roman" w:hAnsi="Times New Roman"/>
          <w:spacing w:val="-1"/>
          <w:sz w:val="24"/>
          <w:szCs w:val="24"/>
        </w:rPr>
        <w:tab/>
      </w:r>
      <w:r w:rsidRPr="00E666ED">
        <w:rPr>
          <w:rFonts w:ascii="Times New Roman" w:hAnsi="Times New Roman"/>
          <w:spacing w:val="1"/>
          <w:sz w:val="24"/>
          <w:szCs w:val="24"/>
        </w:rPr>
        <w:t>Os assuntos comunicados podem incluir:</w:t>
      </w:r>
    </w:p>
    <w:p w14:paraId="17D3B5BA"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c</w:t>
      </w:r>
      <w:r w:rsidRPr="00E13C5B">
        <w:rPr>
          <w:rFonts w:ascii="Times New Roman" w:hAnsi="Times New Roman"/>
          <w:sz w:val="24"/>
          <w:szCs w:val="24"/>
        </w:rPr>
        <w:t>omo o auditor planeja tratar os riscos significativos de distorção relevante devido a fraude ou erro</w:t>
      </w:r>
      <w:r>
        <w:rPr>
          <w:rFonts w:ascii="Times New Roman" w:hAnsi="Times New Roman"/>
          <w:sz w:val="24"/>
          <w:szCs w:val="24"/>
        </w:rPr>
        <w:t>;</w:t>
      </w:r>
    </w:p>
    <w:p w14:paraId="2FEF541F"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c</w:t>
      </w:r>
      <w:r w:rsidRPr="00E13C5B">
        <w:rPr>
          <w:rFonts w:ascii="Times New Roman" w:hAnsi="Times New Roman"/>
          <w:sz w:val="24"/>
          <w:szCs w:val="24"/>
        </w:rPr>
        <w:t>omo o auditor planeja tratar áreas de maior risco de distorção relevante identificadas</w:t>
      </w:r>
      <w:r>
        <w:rPr>
          <w:rFonts w:ascii="Times New Roman" w:hAnsi="Times New Roman"/>
          <w:sz w:val="24"/>
          <w:szCs w:val="24"/>
        </w:rPr>
        <w:t>;</w:t>
      </w:r>
    </w:p>
    <w:p w14:paraId="0B7B01E8"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E666ED">
        <w:rPr>
          <w:rFonts w:ascii="Times New Roman" w:hAnsi="Times New Roman"/>
          <w:sz w:val="24"/>
          <w:szCs w:val="24"/>
        </w:rPr>
        <w:t xml:space="preserve"> abordagem do auditor em relação aos controles internos relevantes para a auditoria.</w:t>
      </w:r>
    </w:p>
    <w:p w14:paraId="0904D031"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E666ED">
        <w:rPr>
          <w:rFonts w:ascii="Times New Roman" w:hAnsi="Times New Roman"/>
          <w:sz w:val="24"/>
          <w:szCs w:val="24"/>
        </w:rPr>
        <w:t xml:space="preserve"> aplicação do conceito de materialidade no contexto d</w:t>
      </w:r>
      <w:r>
        <w:rPr>
          <w:rFonts w:ascii="Times New Roman" w:hAnsi="Times New Roman"/>
          <w:sz w:val="24"/>
          <w:szCs w:val="24"/>
        </w:rPr>
        <w:t>a</w:t>
      </w:r>
      <w:r w:rsidRPr="00E666ED">
        <w:rPr>
          <w:rFonts w:ascii="Times New Roman" w:hAnsi="Times New Roman"/>
          <w:sz w:val="24"/>
          <w:szCs w:val="24"/>
        </w:rPr>
        <w:t xml:space="preserve"> auditoria (NBC TA 320 – Materialidade no Planejamento e na Execução da Auditoria)</w:t>
      </w:r>
      <w:r>
        <w:rPr>
          <w:rFonts w:ascii="Times New Roman" w:hAnsi="Times New Roman"/>
          <w:sz w:val="24"/>
          <w:szCs w:val="24"/>
        </w:rPr>
        <w:t>;</w:t>
      </w:r>
    </w:p>
    <w:p w14:paraId="18B3900A" w14:textId="77777777" w:rsidR="002A6EFF" w:rsidRPr="00E666ED"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E666ED">
        <w:rPr>
          <w:rFonts w:ascii="Times New Roman" w:hAnsi="Times New Roman"/>
          <w:sz w:val="24"/>
          <w:szCs w:val="24"/>
        </w:rPr>
        <w:t xml:space="preserve"> natureza e </w:t>
      </w:r>
      <w:r>
        <w:rPr>
          <w:rFonts w:ascii="Times New Roman" w:hAnsi="Times New Roman"/>
          <w:sz w:val="24"/>
          <w:szCs w:val="24"/>
        </w:rPr>
        <w:t xml:space="preserve">a </w:t>
      </w:r>
      <w:r w:rsidRPr="00E666ED">
        <w:rPr>
          <w:rFonts w:ascii="Times New Roman" w:hAnsi="Times New Roman"/>
          <w:sz w:val="24"/>
          <w:szCs w:val="24"/>
        </w:rPr>
        <w:t>extensão de habilidades ou conhecimentos especializados necessários para a execução dos procedimentos de auditoria planejados ou para a avaliação dos resultados da auditoria, incluindo o uso de especialista (NBC TA 620 – Utilização do Trabalho de Especialistas)</w:t>
      </w:r>
      <w:r>
        <w:rPr>
          <w:rFonts w:ascii="Times New Roman" w:hAnsi="Times New Roman"/>
          <w:sz w:val="24"/>
          <w:szCs w:val="24"/>
        </w:rPr>
        <w:t>;</w:t>
      </w:r>
    </w:p>
    <w:p w14:paraId="3BA997DD" w14:textId="77777777" w:rsidR="002A6EFF" w:rsidRPr="00E666ED"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q</w:t>
      </w:r>
      <w:r w:rsidRPr="00E666ED">
        <w:rPr>
          <w:rFonts w:ascii="Times New Roman" w:hAnsi="Times New Roman"/>
          <w:sz w:val="24"/>
          <w:szCs w:val="24"/>
        </w:rPr>
        <w:t xml:space="preserve">uando a NBC TA 701 é aplicável, </w:t>
      </w:r>
      <w:r>
        <w:rPr>
          <w:rFonts w:ascii="Times New Roman" w:hAnsi="Times New Roman"/>
          <w:sz w:val="24"/>
          <w:szCs w:val="24"/>
        </w:rPr>
        <w:t>os entendimentos</w:t>
      </w:r>
      <w:r w:rsidRPr="00E666ED">
        <w:rPr>
          <w:rFonts w:ascii="Times New Roman" w:hAnsi="Times New Roman"/>
          <w:sz w:val="24"/>
          <w:szCs w:val="24"/>
        </w:rPr>
        <w:t xml:space="preserve"> preliminares do auditor sobre assuntos que podem ser áreas de atenção significativa na auditoria e, portanto, podem ser principais assuntos de auditoria</w:t>
      </w:r>
      <w:r>
        <w:rPr>
          <w:rFonts w:ascii="Times New Roman" w:hAnsi="Times New Roman"/>
          <w:sz w:val="24"/>
          <w:szCs w:val="24"/>
        </w:rPr>
        <w:t>;</w:t>
      </w:r>
    </w:p>
    <w:p w14:paraId="7433D705"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E666ED">
        <w:rPr>
          <w:rFonts w:ascii="Times New Roman" w:hAnsi="Times New Roman"/>
          <w:sz w:val="24"/>
          <w:szCs w:val="24"/>
        </w:rPr>
        <w:t xml:space="preserve"> abordagem planejada do auditor para tratar as implicações sobre as demonstrações individuais e as divulgações de quaisquer mudanças significativas na estrutura de relatório financeiro aplicável ou no ambiente, na condição financeira ou nas atividades da entidade.</w:t>
      </w:r>
    </w:p>
    <w:p w14:paraId="03CCBD93" w14:textId="77777777" w:rsidR="002A6EFF" w:rsidRPr="00E13C5B" w:rsidRDefault="002A6EFF" w:rsidP="002A6EFF">
      <w:pPr>
        <w:spacing w:after="0" w:line="240" w:lineRule="auto"/>
        <w:rPr>
          <w:rFonts w:ascii="Times New Roman" w:hAnsi="Times New Roman"/>
          <w:sz w:val="24"/>
          <w:szCs w:val="24"/>
        </w:rPr>
      </w:pPr>
    </w:p>
    <w:p w14:paraId="60917376" w14:textId="77777777" w:rsidR="002A6EFF" w:rsidRPr="00E666ED"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A14. </w:t>
      </w:r>
      <w:r>
        <w:rPr>
          <w:rFonts w:ascii="Times New Roman" w:hAnsi="Times New Roman"/>
          <w:spacing w:val="-1"/>
          <w:sz w:val="24"/>
          <w:szCs w:val="24"/>
        </w:rPr>
        <w:tab/>
      </w:r>
      <w:r w:rsidRPr="00E666ED">
        <w:rPr>
          <w:rFonts w:ascii="Times New Roman" w:hAnsi="Times New Roman"/>
          <w:sz w:val="24"/>
          <w:szCs w:val="24"/>
        </w:rPr>
        <w:t>Outros assuntos de planejamento que podem ser apropriados discutir com os responsáveis pela governança incluem:</w:t>
      </w:r>
    </w:p>
    <w:p w14:paraId="47076583"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E666ED">
        <w:rPr>
          <w:rFonts w:ascii="Times New Roman" w:hAnsi="Times New Roman"/>
          <w:sz w:val="24"/>
          <w:szCs w:val="24"/>
        </w:rPr>
        <w:t xml:space="preserve">no caso de a entidade ter </w:t>
      </w:r>
      <w:r>
        <w:rPr>
          <w:rFonts w:ascii="Times New Roman" w:hAnsi="Times New Roman"/>
          <w:sz w:val="24"/>
          <w:szCs w:val="24"/>
        </w:rPr>
        <w:t>a</w:t>
      </w:r>
      <w:r w:rsidRPr="00E666ED">
        <w:rPr>
          <w:rFonts w:ascii="Times New Roman" w:hAnsi="Times New Roman"/>
          <w:sz w:val="24"/>
          <w:szCs w:val="24"/>
        </w:rPr>
        <w:t xml:space="preserve"> função de auditoria interna, como os auditores independentes e internos podem trabalhar juntos de maneira construtiva e complementar, incluindo qualquer uso planejado do trabalho executado pela auditoria interna, assim como a natureza e a extensão de qualquer assistência direta que tenha sido planejada obter dos auditores internos (NBC TA 610 – Utilização do Trabalho de Auditoria Interna, ite</w:t>
      </w:r>
      <w:r>
        <w:rPr>
          <w:rFonts w:ascii="Times New Roman" w:hAnsi="Times New Roman"/>
          <w:sz w:val="24"/>
          <w:szCs w:val="24"/>
        </w:rPr>
        <w:t>m</w:t>
      </w:r>
      <w:r w:rsidRPr="00E666ED">
        <w:rPr>
          <w:rFonts w:ascii="Times New Roman" w:hAnsi="Times New Roman"/>
          <w:sz w:val="24"/>
          <w:szCs w:val="24"/>
        </w:rPr>
        <w:t xml:space="preserve"> 31);</w:t>
      </w:r>
    </w:p>
    <w:p w14:paraId="01CE1ECC"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entendimento</w:t>
      </w:r>
      <w:r w:rsidRPr="00E666ED">
        <w:rPr>
          <w:rFonts w:ascii="Times New Roman" w:hAnsi="Times New Roman"/>
          <w:sz w:val="24"/>
          <w:szCs w:val="24"/>
        </w:rPr>
        <w:t xml:space="preserve"> dos responsáveis pela governança sobre:</w:t>
      </w:r>
    </w:p>
    <w:p w14:paraId="5B80212B" w14:textId="77777777" w:rsidR="002A6EFF" w:rsidRPr="009C2694"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a</w:t>
      </w:r>
      <w:r>
        <w:rPr>
          <w:rFonts w:ascii="Times New Roman" w:hAnsi="Times New Roman"/>
          <w:sz w:val="24"/>
          <w:szCs w:val="24"/>
        </w:rPr>
        <w:t>s</w:t>
      </w:r>
      <w:r w:rsidRPr="00E666ED">
        <w:rPr>
          <w:rFonts w:ascii="Times New Roman" w:hAnsi="Times New Roman"/>
          <w:sz w:val="24"/>
          <w:szCs w:val="24"/>
        </w:rPr>
        <w:t xml:space="preserve"> pessoa</w:t>
      </w:r>
      <w:r>
        <w:rPr>
          <w:rFonts w:ascii="Times New Roman" w:hAnsi="Times New Roman"/>
          <w:sz w:val="24"/>
          <w:szCs w:val="24"/>
        </w:rPr>
        <w:t>s</w:t>
      </w:r>
      <w:r w:rsidRPr="00E666ED">
        <w:rPr>
          <w:rFonts w:ascii="Times New Roman" w:hAnsi="Times New Roman"/>
          <w:sz w:val="24"/>
          <w:szCs w:val="24"/>
        </w:rPr>
        <w:t xml:space="preserve"> apropriada</w:t>
      </w:r>
      <w:r>
        <w:rPr>
          <w:rFonts w:ascii="Times New Roman" w:hAnsi="Times New Roman"/>
          <w:sz w:val="24"/>
          <w:szCs w:val="24"/>
        </w:rPr>
        <w:t>s</w:t>
      </w:r>
      <w:r w:rsidRPr="00E666ED">
        <w:rPr>
          <w:rFonts w:ascii="Times New Roman" w:hAnsi="Times New Roman"/>
          <w:sz w:val="24"/>
          <w:szCs w:val="24"/>
        </w:rPr>
        <w:t xml:space="preserve"> dentro da estrutura da governança da entidade com quem se comunicar;</w:t>
      </w:r>
    </w:p>
    <w:p w14:paraId="5D855D24" w14:textId="77777777" w:rsidR="002A6EFF" w:rsidRPr="009C2694"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a distribuição de responsabilidades entre os responsáveis pela governança e a administração;</w:t>
      </w:r>
    </w:p>
    <w:p w14:paraId="60531BD9" w14:textId="77777777" w:rsidR="002A6EFF" w:rsidRPr="009C2694"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os objetivos e as estratégias da entidade e os correspondentes riscos do negócio que podem resultar em distorções relevantes;</w:t>
      </w:r>
    </w:p>
    <w:p w14:paraId="6F6031A4" w14:textId="77777777" w:rsidR="002A6EFF" w:rsidRPr="009C2694"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assuntos que os responsáveis pela governança consideram que justifi</w:t>
      </w:r>
      <w:r>
        <w:rPr>
          <w:rFonts w:ascii="Times New Roman" w:hAnsi="Times New Roman"/>
          <w:sz w:val="24"/>
          <w:szCs w:val="24"/>
        </w:rPr>
        <w:t>quem</w:t>
      </w:r>
      <w:r w:rsidRPr="00E666ED">
        <w:rPr>
          <w:rFonts w:ascii="Times New Roman" w:hAnsi="Times New Roman"/>
          <w:sz w:val="24"/>
          <w:szCs w:val="24"/>
        </w:rPr>
        <w:t xml:space="preserve"> atenção especial durante a auditoria, e quaisquer áreas em que eles solicitem a aplicação de procedimentos adicionais;</w:t>
      </w:r>
    </w:p>
    <w:p w14:paraId="585D4A4D" w14:textId="77777777" w:rsidR="002A6EFF" w:rsidRPr="009C2694"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comunicações significativas entre a entidade e os reguladores; e</w:t>
      </w:r>
    </w:p>
    <w:p w14:paraId="0DF85134" w14:textId="77777777" w:rsidR="002A6EFF" w:rsidRPr="009C2694"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outros assuntos que os responsáveis pela governança consider</w:t>
      </w:r>
      <w:r>
        <w:rPr>
          <w:rFonts w:ascii="Times New Roman" w:hAnsi="Times New Roman"/>
          <w:sz w:val="24"/>
          <w:szCs w:val="24"/>
        </w:rPr>
        <w:t>e</w:t>
      </w:r>
      <w:r w:rsidRPr="00E666ED">
        <w:rPr>
          <w:rFonts w:ascii="Times New Roman" w:hAnsi="Times New Roman"/>
          <w:sz w:val="24"/>
          <w:szCs w:val="24"/>
        </w:rPr>
        <w:t>m que possam influenciar a auditoria das demonstrações contábeis;</w:t>
      </w:r>
    </w:p>
    <w:p w14:paraId="0A4FFA95"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E666ED">
        <w:rPr>
          <w:rFonts w:ascii="Times New Roman" w:hAnsi="Times New Roman"/>
          <w:sz w:val="24"/>
          <w:szCs w:val="24"/>
        </w:rPr>
        <w:t xml:space="preserve">as atitudes, </w:t>
      </w:r>
      <w:r>
        <w:rPr>
          <w:rFonts w:ascii="Times New Roman" w:hAnsi="Times New Roman"/>
          <w:sz w:val="24"/>
          <w:szCs w:val="24"/>
        </w:rPr>
        <w:t xml:space="preserve">a </w:t>
      </w:r>
      <w:r w:rsidRPr="00E666ED">
        <w:rPr>
          <w:rFonts w:ascii="Times New Roman" w:hAnsi="Times New Roman"/>
          <w:sz w:val="24"/>
          <w:szCs w:val="24"/>
        </w:rPr>
        <w:t xml:space="preserve">consciência e </w:t>
      </w:r>
      <w:r>
        <w:rPr>
          <w:rFonts w:ascii="Times New Roman" w:hAnsi="Times New Roman"/>
          <w:sz w:val="24"/>
          <w:szCs w:val="24"/>
        </w:rPr>
        <w:t xml:space="preserve">as </w:t>
      </w:r>
      <w:r w:rsidRPr="00E666ED">
        <w:rPr>
          <w:rFonts w:ascii="Times New Roman" w:hAnsi="Times New Roman"/>
          <w:sz w:val="24"/>
          <w:szCs w:val="24"/>
        </w:rPr>
        <w:t>ações dos responsáveis pela governança em relação</w:t>
      </w:r>
      <w:r>
        <w:rPr>
          <w:rFonts w:ascii="Times New Roman" w:hAnsi="Times New Roman"/>
          <w:sz w:val="24"/>
          <w:szCs w:val="24"/>
        </w:rPr>
        <w:t>:</w:t>
      </w:r>
      <w:r w:rsidRPr="00E666ED">
        <w:rPr>
          <w:rFonts w:ascii="Times New Roman" w:hAnsi="Times New Roman"/>
          <w:sz w:val="24"/>
          <w:szCs w:val="24"/>
        </w:rPr>
        <w:t xml:space="preserve"> (a) aos controles internos e sua importância na entidade, incluindo como os responsáveis pela governança supervisionam a eficácia dos controles internos</w:t>
      </w:r>
      <w:r>
        <w:rPr>
          <w:rFonts w:ascii="Times New Roman" w:hAnsi="Times New Roman"/>
          <w:sz w:val="24"/>
          <w:szCs w:val="24"/>
        </w:rPr>
        <w:t>;</w:t>
      </w:r>
      <w:r w:rsidRPr="00E666ED">
        <w:rPr>
          <w:rFonts w:ascii="Times New Roman" w:hAnsi="Times New Roman"/>
          <w:sz w:val="24"/>
          <w:szCs w:val="24"/>
        </w:rPr>
        <w:t xml:space="preserve"> e (b) à detecção ou possibilidade de fraude;</w:t>
      </w:r>
    </w:p>
    <w:p w14:paraId="394CCC91" w14:textId="77777777" w:rsidR="002A6EFF" w:rsidRPr="00E666ED"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E666ED">
        <w:rPr>
          <w:rFonts w:ascii="Times New Roman" w:hAnsi="Times New Roman"/>
          <w:sz w:val="24"/>
          <w:szCs w:val="24"/>
        </w:rPr>
        <w:t xml:space="preserve">as ações dos responsáveis pela governança em resposta a mudanças em normas contábeis, práticas de governança corporativa, regulamentos de registro e assuntos relacionados, e o efeito dessas mudanças, por exemplo, sobre a apresentação geral, a estrutura e o conteúdo das demonstrações contábeis, incluindo: </w:t>
      </w:r>
    </w:p>
    <w:p w14:paraId="5250B77B" w14:textId="77777777" w:rsidR="002A6EFF" w:rsidRPr="00E666ED"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 xml:space="preserve">a relevância, </w:t>
      </w:r>
      <w:r>
        <w:rPr>
          <w:rFonts w:ascii="Times New Roman" w:hAnsi="Times New Roman"/>
          <w:sz w:val="24"/>
          <w:szCs w:val="24"/>
        </w:rPr>
        <w:t xml:space="preserve">a </w:t>
      </w:r>
      <w:r w:rsidRPr="00E666ED">
        <w:rPr>
          <w:rFonts w:ascii="Times New Roman" w:hAnsi="Times New Roman"/>
          <w:sz w:val="24"/>
          <w:szCs w:val="24"/>
        </w:rPr>
        <w:t xml:space="preserve">confiabilidade, </w:t>
      </w:r>
      <w:r>
        <w:rPr>
          <w:rFonts w:ascii="Times New Roman" w:hAnsi="Times New Roman"/>
          <w:sz w:val="24"/>
          <w:szCs w:val="24"/>
        </w:rPr>
        <w:t xml:space="preserve">a </w:t>
      </w:r>
      <w:r w:rsidRPr="00E666ED">
        <w:rPr>
          <w:rFonts w:ascii="Times New Roman" w:hAnsi="Times New Roman"/>
          <w:sz w:val="24"/>
          <w:szCs w:val="24"/>
        </w:rPr>
        <w:t xml:space="preserve">comparabilidade e </w:t>
      </w:r>
      <w:r>
        <w:rPr>
          <w:rFonts w:ascii="Times New Roman" w:hAnsi="Times New Roman"/>
          <w:sz w:val="24"/>
          <w:szCs w:val="24"/>
        </w:rPr>
        <w:t xml:space="preserve">a </w:t>
      </w:r>
      <w:r w:rsidRPr="00E666ED">
        <w:rPr>
          <w:rFonts w:ascii="Times New Roman" w:hAnsi="Times New Roman"/>
          <w:sz w:val="24"/>
          <w:szCs w:val="24"/>
        </w:rPr>
        <w:t xml:space="preserve">compreensibilidade das informações apresentadas nas demonstrações contábeis; e </w:t>
      </w:r>
    </w:p>
    <w:p w14:paraId="7D9BDD98" w14:textId="77777777" w:rsidR="002A6EFF" w:rsidRPr="00E666ED" w:rsidRDefault="002A6EFF">
      <w:pPr>
        <w:pStyle w:val="PargrafodaLista"/>
        <w:widowControl w:val="0"/>
        <w:numPr>
          <w:ilvl w:val="0"/>
          <w:numId w:val="124"/>
        </w:numPr>
        <w:tabs>
          <w:tab w:val="left" w:pos="1720"/>
        </w:tabs>
        <w:spacing w:after="120" w:line="240" w:lineRule="auto"/>
        <w:ind w:left="1134" w:hanging="283"/>
        <w:contextualSpacing w:val="0"/>
        <w:jc w:val="both"/>
        <w:rPr>
          <w:rFonts w:ascii="Times New Roman" w:hAnsi="Times New Roman"/>
          <w:sz w:val="24"/>
          <w:szCs w:val="24"/>
        </w:rPr>
      </w:pPr>
      <w:r w:rsidRPr="00E666ED">
        <w:rPr>
          <w:rFonts w:ascii="Times New Roman" w:hAnsi="Times New Roman"/>
          <w:sz w:val="24"/>
          <w:szCs w:val="24"/>
        </w:rPr>
        <w:t>considerar se as demonstrações contábeis foram prejudicadas pela inclusão de informações que não são relevantes ou que obscurecem o devido entendimento dos assuntos divulgados;</w:t>
      </w:r>
    </w:p>
    <w:p w14:paraId="5F911058"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E666ED">
        <w:rPr>
          <w:rFonts w:ascii="Times New Roman" w:hAnsi="Times New Roman"/>
          <w:sz w:val="24"/>
          <w:szCs w:val="24"/>
        </w:rPr>
        <w:t>as respostas dos responsáveis pela governança a comunicações anteriores com o auditor;</w:t>
      </w:r>
    </w:p>
    <w:p w14:paraId="5B2CF12F"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z w:val="24"/>
          <w:szCs w:val="24"/>
        </w:rPr>
      </w:pPr>
      <w:r w:rsidRPr="00E13C5B">
        <w:rPr>
          <w:rFonts w:ascii="Times New Roman" w:hAnsi="Times New Roman"/>
          <w:sz w:val="24"/>
          <w:szCs w:val="24"/>
        </w:rPr>
        <w:t>os documentos que compõem as outras informações (conforme definido na NBC TA 720</w:t>
      </w:r>
      <w:r>
        <w:rPr>
          <w:rFonts w:ascii="Times New Roman" w:hAnsi="Times New Roman"/>
          <w:sz w:val="24"/>
          <w:szCs w:val="24"/>
        </w:rPr>
        <w:t xml:space="preserve"> – </w:t>
      </w:r>
      <w:r w:rsidRPr="00B85CF1">
        <w:rPr>
          <w:rFonts w:ascii="Times New Roman" w:hAnsi="Times New Roman"/>
          <w:spacing w:val="-1"/>
          <w:sz w:val="24"/>
          <w:szCs w:val="24"/>
        </w:rPr>
        <w:t>Responsabilidade do Auditor em Relação a Outras Informações</w:t>
      </w:r>
      <w:r w:rsidRPr="00E13C5B">
        <w:rPr>
          <w:rFonts w:ascii="Times New Roman" w:hAnsi="Times New Roman"/>
          <w:sz w:val="24"/>
          <w:szCs w:val="24"/>
        </w:rPr>
        <w:t xml:space="preserve">) e a forma e a época planejadas da emissão desses documentos. Quando o auditor espera obter </w:t>
      </w:r>
      <w:r>
        <w:rPr>
          <w:rFonts w:ascii="Times New Roman" w:hAnsi="Times New Roman"/>
          <w:sz w:val="24"/>
          <w:szCs w:val="24"/>
        </w:rPr>
        <w:t xml:space="preserve">as </w:t>
      </w:r>
      <w:r w:rsidRPr="00E13C5B">
        <w:rPr>
          <w:rFonts w:ascii="Times New Roman" w:hAnsi="Times New Roman"/>
          <w:sz w:val="24"/>
          <w:szCs w:val="24"/>
        </w:rPr>
        <w:t>outras informações após a data do seu relatório, as discussões com os responsáveis pela governança podem também incluir as ações que seriam apropriadas ou necessárias se o auditor concluir que existe distorção relevante nas outras informações obtidas após a data do seu relatório.</w:t>
      </w:r>
    </w:p>
    <w:p w14:paraId="662D8385" w14:textId="77777777" w:rsidR="002A6EFF" w:rsidRPr="00E13C5B" w:rsidRDefault="002A6EFF" w:rsidP="002A6EFF">
      <w:pPr>
        <w:spacing w:after="0" w:line="240" w:lineRule="auto"/>
        <w:rPr>
          <w:rFonts w:ascii="Times New Roman" w:hAnsi="Times New Roman"/>
          <w:sz w:val="24"/>
          <w:szCs w:val="24"/>
        </w:rPr>
      </w:pPr>
    </w:p>
    <w:p w14:paraId="7B1B7149"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A15. </w:t>
      </w:r>
      <w:r>
        <w:rPr>
          <w:rFonts w:ascii="Times New Roman" w:hAnsi="Times New Roman"/>
          <w:spacing w:val="-1"/>
          <w:sz w:val="24"/>
          <w:szCs w:val="24"/>
        </w:rPr>
        <w:tab/>
      </w:r>
      <w:r w:rsidRPr="00E13C5B">
        <w:rPr>
          <w:rFonts w:ascii="Times New Roman" w:hAnsi="Times New Roman"/>
          <w:spacing w:val="-1"/>
          <w:sz w:val="24"/>
          <w:szCs w:val="24"/>
        </w:rPr>
        <w:t>Embora a comunicação com os responsáveis pela governança possa auxiliar o auditor a planejar o alcance e a época da auditoria, ela não altera a responsabilidade exclusiva do auditor de definir a estratégia global de auditoria e o plano de auditoria, incluindo a natureza, a época e a extensão dos procedimentos necessários para obter evidência de auditoria suficiente e apropriada.</w:t>
      </w:r>
    </w:p>
    <w:p w14:paraId="66D5F3E7" w14:textId="77777777" w:rsidR="002A6EFF" w:rsidRPr="00E13C5B" w:rsidRDefault="002A6EFF" w:rsidP="002A6EFF">
      <w:pPr>
        <w:spacing w:after="0" w:line="240" w:lineRule="auto"/>
        <w:rPr>
          <w:rFonts w:ascii="Times New Roman" w:hAnsi="Times New Roman"/>
          <w:sz w:val="24"/>
          <w:szCs w:val="24"/>
        </w:rPr>
      </w:pPr>
    </w:p>
    <w:p w14:paraId="38FAE4D2"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A16</w:t>
      </w:r>
      <w:r w:rsidRPr="00E13C5B">
        <w:rPr>
          <w:rFonts w:ascii="Times New Roman" w:hAnsi="Times New Roman"/>
          <w:b/>
          <w:spacing w:val="-1"/>
          <w:sz w:val="24"/>
          <w:szCs w:val="24"/>
        </w:rPr>
        <w:t>.</w:t>
      </w:r>
      <w:r w:rsidRPr="00E13C5B">
        <w:rPr>
          <w:rFonts w:ascii="Times New Roman" w:hAnsi="Times New Roman"/>
          <w:spacing w:val="-1"/>
          <w:sz w:val="24"/>
          <w:szCs w:val="24"/>
        </w:rPr>
        <w:t xml:space="preserve"> </w:t>
      </w:r>
      <w:r>
        <w:rPr>
          <w:rFonts w:ascii="Times New Roman" w:hAnsi="Times New Roman"/>
          <w:spacing w:val="-1"/>
          <w:sz w:val="24"/>
          <w:szCs w:val="24"/>
        </w:rPr>
        <w:tab/>
      </w:r>
      <w:r w:rsidRPr="00E13C5B">
        <w:rPr>
          <w:rFonts w:ascii="Times New Roman" w:hAnsi="Times New Roman"/>
          <w:spacing w:val="-1"/>
          <w:sz w:val="24"/>
          <w:szCs w:val="24"/>
        </w:rPr>
        <w:t>É preciso cuidado ao comunicar o alcance e a época planejados da auditoria aos responsáveis pela governança de modo a não comprometer a eficácia da auditoria, principalmente</w:t>
      </w:r>
      <w:r>
        <w:rPr>
          <w:rFonts w:ascii="Times New Roman" w:hAnsi="Times New Roman"/>
          <w:spacing w:val="-1"/>
          <w:sz w:val="24"/>
          <w:szCs w:val="24"/>
        </w:rPr>
        <w:t>,</w:t>
      </w:r>
      <w:r w:rsidRPr="00E13C5B">
        <w:rPr>
          <w:rFonts w:ascii="Times New Roman" w:hAnsi="Times New Roman"/>
          <w:spacing w:val="-1"/>
          <w:sz w:val="24"/>
          <w:szCs w:val="24"/>
        </w:rPr>
        <w:t xml:space="preserve"> no caso de alguns ou todos os responsáveis pela governança estarem envolvidos na administração da entidade.</w:t>
      </w:r>
      <w:r w:rsidRPr="00E13C5B">
        <w:rPr>
          <w:rFonts w:ascii="Times New Roman" w:hAnsi="Times New Roman"/>
          <w:spacing w:val="5"/>
          <w:sz w:val="24"/>
          <w:szCs w:val="24"/>
        </w:rPr>
        <w:t xml:space="preserve"> </w:t>
      </w:r>
      <w:r w:rsidRPr="00E13C5B">
        <w:rPr>
          <w:rFonts w:ascii="Times New Roman" w:hAnsi="Times New Roman"/>
          <w:spacing w:val="1"/>
          <w:sz w:val="24"/>
          <w:szCs w:val="24"/>
        </w:rPr>
        <w:t>Por exemplo, comunicar a natureza e a época de procedimentos de auditoria detalhados pode reduzir a efetividade desses procedimentos por torná-los muito previsíveis.</w:t>
      </w:r>
    </w:p>
    <w:p w14:paraId="0C292874" w14:textId="77777777" w:rsidR="002A6EFF" w:rsidRPr="00E13C5B" w:rsidRDefault="002A6EFF" w:rsidP="002A6EFF">
      <w:pPr>
        <w:spacing w:after="0" w:line="240" w:lineRule="auto"/>
        <w:rPr>
          <w:rFonts w:ascii="Times New Roman" w:hAnsi="Times New Roman"/>
          <w:sz w:val="24"/>
          <w:szCs w:val="24"/>
        </w:rPr>
      </w:pPr>
    </w:p>
    <w:p w14:paraId="2201ADA7" w14:textId="77777777" w:rsidR="002A6EFF" w:rsidRPr="00E13C5B" w:rsidRDefault="002A6EFF" w:rsidP="002A6EFF">
      <w:pPr>
        <w:tabs>
          <w:tab w:val="left" w:pos="567"/>
        </w:tabs>
        <w:autoSpaceDE w:val="0"/>
        <w:autoSpaceDN w:val="0"/>
        <w:adjustRightInd w:val="0"/>
        <w:spacing w:after="0" w:line="240" w:lineRule="auto"/>
        <w:jc w:val="both"/>
        <w:rPr>
          <w:rFonts w:ascii="Times New Roman" w:hAnsi="Times New Roman"/>
          <w:color w:val="000000"/>
          <w:sz w:val="24"/>
          <w:szCs w:val="24"/>
        </w:rPr>
      </w:pPr>
      <w:r w:rsidRPr="00E13C5B">
        <w:rPr>
          <w:rFonts w:ascii="Times New Roman" w:hAnsi="Times New Roman"/>
          <w:color w:val="000000"/>
          <w:sz w:val="24"/>
          <w:szCs w:val="24"/>
        </w:rPr>
        <w:t>Constatações significativas decorrentes da auditoria (item 16)</w:t>
      </w:r>
    </w:p>
    <w:p w14:paraId="356FAC65" w14:textId="77777777" w:rsidR="002A6EFF" w:rsidRPr="00E13C5B" w:rsidRDefault="002A6EFF" w:rsidP="002A6EFF">
      <w:pPr>
        <w:spacing w:after="0" w:line="240" w:lineRule="auto"/>
        <w:jc w:val="both"/>
        <w:rPr>
          <w:rFonts w:ascii="Times New Roman" w:hAnsi="Times New Roman"/>
          <w:spacing w:val="-1"/>
          <w:sz w:val="24"/>
          <w:szCs w:val="24"/>
        </w:rPr>
      </w:pPr>
    </w:p>
    <w:p w14:paraId="18357888"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A17. </w:t>
      </w:r>
      <w:r>
        <w:rPr>
          <w:rFonts w:ascii="Times New Roman" w:hAnsi="Times New Roman"/>
          <w:spacing w:val="-1"/>
          <w:sz w:val="24"/>
          <w:szCs w:val="24"/>
        </w:rPr>
        <w:tab/>
      </w:r>
      <w:r w:rsidRPr="00E13C5B">
        <w:rPr>
          <w:rFonts w:ascii="Times New Roman" w:hAnsi="Times New Roman"/>
          <w:spacing w:val="-1"/>
          <w:sz w:val="24"/>
          <w:szCs w:val="24"/>
        </w:rPr>
        <w:t>A comunicação de constatações da auditoria pode incluir a solicitação de informações adicionais aos responsáveis pela governança para completar a evidência de auditoria obtida</w:t>
      </w:r>
      <w:r>
        <w:rPr>
          <w:rFonts w:ascii="Times New Roman" w:hAnsi="Times New Roman"/>
          <w:spacing w:val="-1"/>
          <w:sz w:val="24"/>
          <w:szCs w:val="24"/>
        </w:rPr>
        <w:t>,</w:t>
      </w:r>
      <w:r w:rsidRPr="00D84099">
        <w:rPr>
          <w:rFonts w:ascii="Times New Roman" w:hAnsi="Times New Roman"/>
          <w:spacing w:val="-1"/>
          <w:sz w:val="24"/>
          <w:szCs w:val="24"/>
        </w:rPr>
        <w:t xml:space="preserve"> </w:t>
      </w:r>
      <w:r>
        <w:rPr>
          <w:rFonts w:ascii="Times New Roman" w:hAnsi="Times New Roman"/>
          <w:spacing w:val="-1"/>
          <w:sz w:val="24"/>
          <w:szCs w:val="24"/>
        </w:rPr>
        <w:t>p</w:t>
      </w:r>
      <w:r w:rsidRPr="00D84099">
        <w:rPr>
          <w:rFonts w:ascii="Times New Roman" w:hAnsi="Times New Roman"/>
          <w:spacing w:val="-1"/>
          <w:sz w:val="24"/>
          <w:szCs w:val="24"/>
        </w:rPr>
        <w:t>or exemplo, o auditor pode confirmar que os responsáveis pela governança têm o mesmo entendimento sobre os fatos e as circunstâncias relevantes de transações ou eventos específicos.</w:t>
      </w:r>
    </w:p>
    <w:p w14:paraId="565DCB14" w14:textId="77777777" w:rsidR="002A6EFF" w:rsidRPr="00E13C5B" w:rsidRDefault="002A6EFF" w:rsidP="002A6EFF">
      <w:pPr>
        <w:spacing w:after="0" w:line="240" w:lineRule="auto"/>
        <w:rPr>
          <w:rFonts w:ascii="Times New Roman" w:hAnsi="Times New Roman"/>
          <w:sz w:val="24"/>
          <w:szCs w:val="24"/>
        </w:rPr>
      </w:pPr>
    </w:p>
    <w:p w14:paraId="674497A7"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18.</w:t>
      </w:r>
      <w:r w:rsidRPr="00E13C5B">
        <w:rPr>
          <w:rFonts w:ascii="Times New Roman" w:hAnsi="Times New Roman"/>
          <w:spacing w:val="41"/>
          <w:sz w:val="24"/>
          <w:szCs w:val="24"/>
        </w:rPr>
        <w:t xml:space="preserve"> </w:t>
      </w:r>
      <w:r w:rsidRPr="00D84099">
        <w:rPr>
          <w:rFonts w:ascii="Times New Roman" w:hAnsi="Times New Roman"/>
          <w:spacing w:val="-1"/>
          <w:sz w:val="24"/>
          <w:szCs w:val="24"/>
        </w:rPr>
        <w:t>Quando a NBC TA 701 é aplicável, as comun</w:t>
      </w:r>
      <w:r w:rsidRPr="00E13C5B">
        <w:rPr>
          <w:rFonts w:ascii="Times New Roman" w:hAnsi="Times New Roman"/>
          <w:spacing w:val="-1"/>
          <w:sz w:val="24"/>
          <w:szCs w:val="24"/>
        </w:rPr>
        <w:t>i</w:t>
      </w:r>
      <w:r w:rsidRPr="00D84099">
        <w:rPr>
          <w:rFonts w:ascii="Times New Roman" w:hAnsi="Times New Roman"/>
          <w:spacing w:val="-1"/>
          <w:sz w:val="24"/>
          <w:szCs w:val="24"/>
        </w:rPr>
        <w:t>cações com os responsáveis pela governança</w:t>
      </w:r>
      <w:r>
        <w:rPr>
          <w:rFonts w:ascii="Times New Roman" w:hAnsi="Times New Roman"/>
          <w:spacing w:val="-1"/>
          <w:sz w:val="24"/>
          <w:szCs w:val="24"/>
        </w:rPr>
        <w:t>,</w:t>
      </w:r>
      <w:r w:rsidRPr="00D84099">
        <w:rPr>
          <w:rFonts w:ascii="Times New Roman" w:hAnsi="Times New Roman"/>
          <w:spacing w:val="-1"/>
          <w:sz w:val="24"/>
          <w:szCs w:val="24"/>
        </w:rPr>
        <w:t xml:space="preserve"> exigidas pelo item 16, </w:t>
      </w:r>
      <w:r>
        <w:rPr>
          <w:rFonts w:ascii="Times New Roman" w:hAnsi="Times New Roman"/>
          <w:spacing w:val="-1"/>
          <w:sz w:val="24"/>
          <w:szCs w:val="24"/>
        </w:rPr>
        <w:t>e</w:t>
      </w:r>
      <w:r w:rsidRPr="00D84099">
        <w:rPr>
          <w:rFonts w:ascii="Times New Roman" w:hAnsi="Times New Roman"/>
          <w:spacing w:val="-1"/>
          <w:sz w:val="24"/>
          <w:szCs w:val="24"/>
        </w:rPr>
        <w:t xml:space="preserve"> a comun</w:t>
      </w:r>
      <w:r w:rsidRPr="00E13C5B">
        <w:rPr>
          <w:rFonts w:ascii="Times New Roman" w:hAnsi="Times New Roman"/>
          <w:spacing w:val="-1"/>
          <w:sz w:val="24"/>
          <w:szCs w:val="24"/>
        </w:rPr>
        <w:t>i</w:t>
      </w:r>
      <w:r w:rsidRPr="00D84099">
        <w:rPr>
          <w:rFonts w:ascii="Times New Roman" w:hAnsi="Times New Roman"/>
          <w:spacing w:val="-1"/>
          <w:sz w:val="24"/>
          <w:szCs w:val="24"/>
        </w:rPr>
        <w:t>cação sobre os riscos sign</w:t>
      </w:r>
      <w:r w:rsidRPr="00E13C5B">
        <w:rPr>
          <w:rFonts w:ascii="Times New Roman" w:hAnsi="Times New Roman"/>
          <w:spacing w:val="-1"/>
          <w:sz w:val="24"/>
          <w:szCs w:val="24"/>
        </w:rPr>
        <w:t>i</w:t>
      </w:r>
      <w:r w:rsidRPr="00D84099">
        <w:rPr>
          <w:rFonts w:ascii="Times New Roman" w:hAnsi="Times New Roman"/>
          <w:spacing w:val="-1"/>
          <w:sz w:val="24"/>
          <w:szCs w:val="24"/>
        </w:rPr>
        <w:t>f</w:t>
      </w:r>
      <w:r w:rsidRPr="00E13C5B">
        <w:rPr>
          <w:rFonts w:ascii="Times New Roman" w:hAnsi="Times New Roman"/>
          <w:spacing w:val="-1"/>
          <w:sz w:val="24"/>
          <w:szCs w:val="24"/>
        </w:rPr>
        <w:t>i</w:t>
      </w:r>
      <w:r w:rsidRPr="00D84099">
        <w:rPr>
          <w:rFonts w:ascii="Times New Roman" w:hAnsi="Times New Roman"/>
          <w:spacing w:val="-1"/>
          <w:sz w:val="24"/>
          <w:szCs w:val="24"/>
        </w:rPr>
        <w:t xml:space="preserve">cativos </w:t>
      </w:r>
      <w:r w:rsidRPr="00E13C5B">
        <w:rPr>
          <w:rFonts w:ascii="Times New Roman" w:hAnsi="Times New Roman"/>
          <w:spacing w:val="-1"/>
          <w:sz w:val="24"/>
          <w:szCs w:val="24"/>
        </w:rPr>
        <w:t>i</w:t>
      </w:r>
      <w:r w:rsidRPr="00D84099">
        <w:rPr>
          <w:rFonts w:ascii="Times New Roman" w:hAnsi="Times New Roman"/>
          <w:spacing w:val="-1"/>
          <w:sz w:val="24"/>
          <w:szCs w:val="24"/>
        </w:rPr>
        <w:t>dent</w:t>
      </w:r>
      <w:r w:rsidRPr="00E13C5B">
        <w:rPr>
          <w:rFonts w:ascii="Times New Roman" w:hAnsi="Times New Roman"/>
          <w:spacing w:val="-1"/>
          <w:sz w:val="24"/>
          <w:szCs w:val="24"/>
        </w:rPr>
        <w:t>i</w:t>
      </w:r>
      <w:r w:rsidRPr="00D84099">
        <w:rPr>
          <w:rFonts w:ascii="Times New Roman" w:hAnsi="Times New Roman"/>
          <w:spacing w:val="-1"/>
          <w:sz w:val="24"/>
          <w:szCs w:val="24"/>
        </w:rPr>
        <w:t>f</w:t>
      </w:r>
      <w:r w:rsidRPr="00E13C5B">
        <w:rPr>
          <w:rFonts w:ascii="Times New Roman" w:hAnsi="Times New Roman"/>
          <w:spacing w:val="-1"/>
          <w:sz w:val="24"/>
          <w:szCs w:val="24"/>
        </w:rPr>
        <w:t>i</w:t>
      </w:r>
      <w:r w:rsidRPr="00D84099">
        <w:rPr>
          <w:rFonts w:ascii="Times New Roman" w:hAnsi="Times New Roman"/>
          <w:spacing w:val="-1"/>
          <w:sz w:val="24"/>
          <w:szCs w:val="24"/>
        </w:rPr>
        <w:t>cados pelo aud</w:t>
      </w:r>
      <w:r w:rsidRPr="00E13C5B">
        <w:rPr>
          <w:rFonts w:ascii="Times New Roman" w:hAnsi="Times New Roman"/>
          <w:spacing w:val="-1"/>
          <w:sz w:val="24"/>
          <w:szCs w:val="24"/>
        </w:rPr>
        <w:t>i</w:t>
      </w:r>
      <w:r w:rsidRPr="00D84099">
        <w:rPr>
          <w:rFonts w:ascii="Times New Roman" w:hAnsi="Times New Roman"/>
          <w:spacing w:val="-1"/>
          <w:sz w:val="24"/>
          <w:szCs w:val="24"/>
        </w:rPr>
        <w:t>tor</w:t>
      </w:r>
      <w:r>
        <w:rPr>
          <w:rFonts w:ascii="Times New Roman" w:hAnsi="Times New Roman"/>
          <w:spacing w:val="-1"/>
          <w:sz w:val="24"/>
          <w:szCs w:val="24"/>
        </w:rPr>
        <w:t>,</w:t>
      </w:r>
      <w:r w:rsidRPr="00D84099">
        <w:rPr>
          <w:rFonts w:ascii="Times New Roman" w:hAnsi="Times New Roman"/>
          <w:spacing w:val="-1"/>
          <w:sz w:val="24"/>
          <w:szCs w:val="24"/>
        </w:rPr>
        <w:t xml:space="preserve"> exigida pelo item 15, são especialmente relevantes para que o aud</w:t>
      </w:r>
      <w:r w:rsidRPr="00E13C5B">
        <w:rPr>
          <w:rFonts w:ascii="Times New Roman" w:hAnsi="Times New Roman"/>
          <w:spacing w:val="-1"/>
          <w:sz w:val="24"/>
          <w:szCs w:val="24"/>
        </w:rPr>
        <w:t>i</w:t>
      </w:r>
      <w:r w:rsidRPr="00D84099">
        <w:rPr>
          <w:rFonts w:ascii="Times New Roman" w:hAnsi="Times New Roman"/>
          <w:spacing w:val="-1"/>
          <w:sz w:val="24"/>
          <w:szCs w:val="24"/>
        </w:rPr>
        <w:t>tor determ</w:t>
      </w:r>
      <w:r w:rsidRPr="00E13C5B">
        <w:rPr>
          <w:rFonts w:ascii="Times New Roman" w:hAnsi="Times New Roman"/>
          <w:spacing w:val="-1"/>
          <w:sz w:val="24"/>
          <w:szCs w:val="24"/>
        </w:rPr>
        <w:t>i</w:t>
      </w:r>
      <w:r w:rsidRPr="00D84099">
        <w:rPr>
          <w:rFonts w:ascii="Times New Roman" w:hAnsi="Times New Roman"/>
          <w:spacing w:val="-1"/>
          <w:sz w:val="24"/>
          <w:szCs w:val="24"/>
        </w:rPr>
        <w:t>ne os assuntos</w:t>
      </w:r>
      <w:r w:rsidRPr="00E13C5B">
        <w:rPr>
          <w:rFonts w:ascii="Times New Roman" w:hAnsi="Times New Roman"/>
          <w:sz w:val="24"/>
          <w:szCs w:val="24"/>
        </w:rPr>
        <w:t xml:space="preserve"> que exigiram sua atenção significativa e que, portanto, podem ser os principais assuntos de a</w:t>
      </w:r>
      <w:r w:rsidRPr="00E13C5B">
        <w:rPr>
          <w:rFonts w:ascii="Times New Roman" w:hAnsi="Times New Roman"/>
          <w:spacing w:val="2"/>
          <w:sz w:val="24"/>
          <w:szCs w:val="24"/>
        </w:rPr>
        <w:t>u</w:t>
      </w:r>
      <w:r w:rsidRPr="00E13C5B">
        <w:rPr>
          <w:rFonts w:ascii="Times New Roman" w:hAnsi="Times New Roman"/>
          <w:sz w:val="24"/>
          <w:szCs w:val="24"/>
        </w:rPr>
        <w:t>d</w:t>
      </w:r>
      <w:r w:rsidRPr="00E13C5B">
        <w:rPr>
          <w:rFonts w:ascii="Times New Roman" w:hAnsi="Times New Roman"/>
          <w:spacing w:val="-1"/>
          <w:sz w:val="24"/>
          <w:szCs w:val="24"/>
        </w:rPr>
        <w:t>i</w:t>
      </w:r>
      <w:r w:rsidRPr="00E13C5B">
        <w:rPr>
          <w:rFonts w:ascii="Times New Roman" w:hAnsi="Times New Roman"/>
          <w:sz w:val="24"/>
          <w:szCs w:val="24"/>
        </w:rPr>
        <w:t>toria (</w:t>
      </w:r>
      <w:r w:rsidRPr="00E13C5B">
        <w:rPr>
          <w:rFonts w:ascii="Times New Roman" w:hAnsi="Times New Roman"/>
          <w:spacing w:val="1"/>
          <w:sz w:val="24"/>
          <w:szCs w:val="24"/>
        </w:rPr>
        <w:t>NBC TA 701, itens 9 e 10)</w:t>
      </w:r>
      <w:r>
        <w:rPr>
          <w:rFonts w:ascii="Times New Roman" w:hAnsi="Times New Roman"/>
          <w:spacing w:val="6"/>
          <w:sz w:val="24"/>
          <w:szCs w:val="24"/>
        </w:rPr>
        <w:t>.</w:t>
      </w:r>
    </w:p>
    <w:p w14:paraId="4D7AD642" w14:textId="77777777" w:rsidR="002A6EFF" w:rsidRPr="00E13C5B" w:rsidRDefault="002A6EFF" w:rsidP="002A6EFF">
      <w:pPr>
        <w:spacing w:after="0" w:line="240" w:lineRule="auto"/>
        <w:rPr>
          <w:rFonts w:ascii="Times New Roman" w:hAnsi="Times New Roman"/>
          <w:sz w:val="24"/>
          <w:szCs w:val="24"/>
        </w:rPr>
      </w:pPr>
    </w:p>
    <w:p w14:paraId="7C7A6DBA"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pacing w:val="-1"/>
          <w:sz w:val="24"/>
          <w:szCs w:val="24"/>
        </w:rPr>
        <w:t xml:space="preserve">Aspectos qualitativos significativos das políticas contábeis </w:t>
      </w:r>
      <w:r w:rsidRPr="00E13C5B">
        <w:rPr>
          <w:rFonts w:ascii="Times New Roman" w:hAnsi="Times New Roman"/>
          <w:spacing w:val="1"/>
          <w:sz w:val="24"/>
          <w:szCs w:val="24"/>
        </w:rPr>
        <w:t xml:space="preserve">(item </w:t>
      </w:r>
      <w:r w:rsidRPr="00E13C5B">
        <w:rPr>
          <w:rFonts w:ascii="Times New Roman" w:hAnsi="Times New Roman"/>
          <w:sz w:val="24"/>
          <w:szCs w:val="24"/>
        </w:rPr>
        <w:t>16</w:t>
      </w:r>
      <w:r w:rsidRPr="00E13C5B">
        <w:rPr>
          <w:rFonts w:ascii="Times New Roman" w:hAnsi="Times New Roman"/>
          <w:spacing w:val="1"/>
          <w:sz w:val="24"/>
          <w:szCs w:val="24"/>
        </w:rPr>
        <w:t>(</w:t>
      </w:r>
      <w:r w:rsidRPr="00E13C5B">
        <w:rPr>
          <w:rFonts w:ascii="Times New Roman" w:hAnsi="Times New Roman"/>
          <w:sz w:val="24"/>
          <w:szCs w:val="24"/>
        </w:rPr>
        <w:t>a</w:t>
      </w:r>
      <w:r w:rsidRPr="00E13C5B">
        <w:rPr>
          <w:rFonts w:ascii="Times New Roman" w:hAnsi="Times New Roman"/>
          <w:spacing w:val="1"/>
          <w:sz w:val="24"/>
          <w:szCs w:val="24"/>
        </w:rPr>
        <w:t>)</w:t>
      </w:r>
      <w:r w:rsidRPr="00E13C5B">
        <w:rPr>
          <w:rFonts w:ascii="Times New Roman" w:hAnsi="Times New Roman"/>
          <w:sz w:val="24"/>
          <w:szCs w:val="24"/>
        </w:rPr>
        <w:t>)</w:t>
      </w:r>
    </w:p>
    <w:p w14:paraId="7FD06AE8" w14:textId="77777777" w:rsidR="002A6EFF" w:rsidRPr="00E13C5B" w:rsidRDefault="002A6EFF" w:rsidP="002A6EFF">
      <w:pPr>
        <w:spacing w:after="0" w:line="240" w:lineRule="auto"/>
        <w:jc w:val="both"/>
        <w:rPr>
          <w:rFonts w:ascii="Times New Roman" w:hAnsi="Times New Roman"/>
          <w:sz w:val="24"/>
          <w:szCs w:val="24"/>
        </w:rPr>
      </w:pPr>
    </w:p>
    <w:p w14:paraId="79A24DAC"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 xml:space="preserve">19. </w:t>
      </w:r>
      <w:r>
        <w:rPr>
          <w:rFonts w:ascii="Times New Roman" w:hAnsi="Times New Roman"/>
          <w:sz w:val="24"/>
          <w:szCs w:val="24"/>
        </w:rPr>
        <w:tab/>
      </w:r>
      <w:r w:rsidRPr="00E13C5B">
        <w:rPr>
          <w:rFonts w:ascii="Times New Roman" w:hAnsi="Times New Roman"/>
          <w:spacing w:val="1"/>
          <w:sz w:val="24"/>
          <w:szCs w:val="24"/>
        </w:rPr>
        <w:t>As estruturas de relatório financeiro normalmente permitem que a entidade faça estimativas contábeis e julgamentos sobre políticas contábeis e divulgações de demonstrações contábeis</w:t>
      </w:r>
      <w:r w:rsidRPr="00E13C5B">
        <w:rPr>
          <w:rFonts w:ascii="Times New Roman" w:hAnsi="Times New Roman"/>
          <w:sz w:val="24"/>
          <w:szCs w:val="24"/>
        </w:rPr>
        <w:t>,</w:t>
      </w:r>
      <w:r w:rsidRPr="00E13C5B">
        <w:rPr>
          <w:rFonts w:ascii="Times New Roman" w:hAnsi="Times New Roman"/>
          <w:spacing w:val="-7"/>
          <w:sz w:val="24"/>
          <w:szCs w:val="24"/>
        </w:rPr>
        <w:t xml:space="preserve"> p</w:t>
      </w:r>
      <w:r w:rsidRPr="00E13C5B">
        <w:rPr>
          <w:rFonts w:ascii="Times New Roman" w:hAnsi="Times New Roman"/>
          <w:sz w:val="24"/>
          <w:szCs w:val="24"/>
        </w:rPr>
        <w:t>or</w:t>
      </w:r>
      <w:r w:rsidRPr="00E13C5B">
        <w:rPr>
          <w:rFonts w:ascii="Times New Roman" w:hAnsi="Times New Roman"/>
          <w:spacing w:val="3"/>
          <w:sz w:val="24"/>
          <w:szCs w:val="24"/>
        </w:rPr>
        <w:t xml:space="preserve"> </w:t>
      </w:r>
      <w:r w:rsidRPr="00E13C5B">
        <w:rPr>
          <w:rFonts w:ascii="Times New Roman" w:hAnsi="Times New Roman"/>
          <w:sz w:val="24"/>
          <w:szCs w:val="24"/>
        </w:rPr>
        <w:t>e</w:t>
      </w:r>
      <w:r w:rsidRPr="00E13C5B">
        <w:rPr>
          <w:rFonts w:ascii="Times New Roman" w:hAnsi="Times New Roman"/>
          <w:spacing w:val="1"/>
          <w:sz w:val="24"/>
          <w:szCs w:val="24"/>
        </w:rPr>
        <w:t>x</w:t>
      </w:r>
      <w:r w:rsidRPr="00E13C5B">
        <w:rPr>
          <w:rFonts w:ascii="Times New Roman" w:hAnsi="Times New Roman"/>
          <w:spacing w:val="2"/>
          <w:sz w:val="24"/>
          <w:szCs w:val="24"/>
        </w:rPr>
        <w:t xml:space="preserve">emplo, em </w:t>
      </w:r>
      <w:r w:rsidRPr="00E13C5B">
        <w:rPr>
          <w:rFonts w:ascii="Times New Roman" w:hAnsi="Times New Roman"/>
          <w:spacing w:val="1"/>
          <w:sz w:val="24"/>
          <w:szCs w:val="24"/>
        </w:rPr>
        <w:t>r</w:t>
      </w:r>
      <w:r w:rsidRPr="00E13C5B">
        <w:rPr>
          <w:rFonts w:ascii="Times New Roman" w:hAnsi="Times New Roman"/>
          <w:spacing w:val="2"/>
          <w:sz w:val="24"/>
          <w:szCs w:val="24"/>
        </w:rPr>
        <w:t>e</w:t>
      </w:r>
      <w:r w:rsidRPr="00E13C5B">
        <w:rPr>
          <w:rFonts w:ascii="Times New Roman" w:hAnsi="Times New Roman"/>
          <w:spacing w:val="-1"/>
          <w:sz w:val="24"/>
          <w:szCs w:val="24"/>
        </w:rPr>
        <w:t>l</w:t>
      </w:r>
      <w:r w:rsidRPr="00E13C5B">
        <w:rPr>
          <w:rFonts w:ascii="Times New Roman" w:hAnsi="Times New Roman"/>
          <w:spacing w:val="2"/>
          <w:sz w:val="24"/>
          <w:szCs w:val="24"/>
        </w:rPr>
        <w:t xml:space="preserve">ação ao uso de </w:t>
      </w:r>
      <w:r w:rsidRPr="00E13C5B">
        <w:rPr>
          <w:rFonts w:ascii="Times New Roman" w:hAnsi="Times New Roman"/>
          <w:sz w:val="24"/>
          <w:szCs w:val="24"/>
        </w:rPr>
        <w:t>premissas-chave</w:t>
      </w:r>
      <w:r w:rsidRPr="00E13C5B">
        <w:rPr>
          <w:rFonts w:ascii="Times New Roman" w:hAnsi="Times New Roman"/>
          <w:spacing w:val="54"/>
          <w:sz w:val="24"/>
          <w:szCs w:val="24"/>
        </w:rPr>
        <w:t xml:space="preserve"> </w:t>
      </w:r>
      <w:r w:rsidRPr="00E13C5B">
        <w:rPr>
          <w:rFonts w:ascii="Times New Roman" w:hAnsi="Times New Roman"/>
          <w:spacing w:val="1"/>
          <w:sz w:val="24"/>
          <w:szCs w:val="24"/>
        </w:rPr>
        <w:t>no desenvolvimento de</w:t>
      </w:r>
      <w:r w:rsidRPr="00E13C5B">
        <w:rPr>
          <w:rFonts w:ascii="Times New Roman" w:hAnsi="Times New Roman"/>
          <w:spacing w:val="53"/>
          <w:sz w:val="24"/>
          <w:szCs w:val="24"/>
        </w:rPr>
        <w:t xml:space="preserve"> </w:t>
      </w:r>
      <w:r w:rsidRPr="00E13C5B">
        <w:rPr>
          <w:rFonts w:ascii="Times New Roman" w:hAnsi="Times New Roman"/>
          <w:sz w:val="24"/>
          <w:szCs w:val="24"/>
        </w:rPr>
        <w:t>e</w:t>
      </w:r>
      <w:r w:rsidRPr="00E13C5B">
        <w:rPr>
          <w:rFonts w:ascii="Times New Roman" w:hAnsi="Times New Roman"/>
          <w:spacing w:val="1"/>
          <w:sz w:val="24"/>
          <w:szCs w:val="24"/>
        </w:rPr>
        <w:t>s</w:t>
      </w:r>
      <w:r w:rsidRPr="00E13C5B">
        <w:rPr>
          <w:rFonts w:ascii="Times New Roman" w:hAnsi="Times New Roman"/>
          <w:sz w:val="24"/>
          <w:szCs w:val="24"/>
        </w:rPr>
        <w:t>t</w:t>
      </w:r>
      <w:r w:rsidRPr="00E13C5B">
        <w:rPr>
          <w:rFonts w:ascii="Times New Roman" w:hAnsi="Times New Roman"/>
          <w:spacing w:val="-1"/>
          <w:sz w:val="24"/>
          <w:szCs w:val="24"/>
        </w:rPr>
        <w:t>i</w:t>
      </w:r>
      <w:r w:rsidRPr="00E13C5B">
        <w:rPr>
          <w:rFonts w:ascii="Times New Roman" w:hAnsi="Times New Roman"/>
          <w:spacing w:val="4"/>
          <w:sz w:val="24"/>
          <w:szCs w:val="24"/>
        </w:rPr>
        <w:t>m</w:t>
      </w:r>
      <w:r w:rsidRPr="00E13C5B">
        <w:rPr>
          <w:rFonts w:ascii="Times New Roman" w:hAnsi="Times New Roman"/>
          <w:sz w:val="24"/>
          <w:szCs w:val="24"/>
        </w:rPr>
        <w:t xml:space="preserve">ativas contábeis sobre as quais existe incerteza </w:t>
      </w:r>
      <w:r w:rsidRPr="00E13C5B">
        <w:rPr>
          <w:rFonts w:ascii="Times New Roman" w:hAnsi="Times New Roman"/>
          <w:spacing w:val="1"/>
          <w:sz w:val="24"/>
          <w:szCs w:val="24"/>
        </w:rPr>
        <w:t>s</w:t>
      </w:r>
      <w:r w:rsidRPr="00E13C5B">
        <w:rPr>
          <w:rFonts w:ascii="Times New Roman" w:hAnsi="Times New Roman"/>
          <w:spacing w:val="-1"/>
          <w:sz w:val="24"/>
          <w:szCs w:val="24"/>
        </w:rPr>
        <w:t>i</w:t>
      </w:r>
      <w:r w:rsidRPr="00E13C5B">
        <w:rPr>
          <w:rFonts w:ascii="Times New Roman" w:hAnsi="Times New Roman"/>
          <w:sz w:val="24"/>
          <w:szCs w:val="24"/>
        </w:rPr>
        <w:t>gn</w:t>
      </w:r>
      <w:r w:rsidRPr="00E13C5B">
        <w:rPr>
          <w:rFonts w:ascii="Times New Roman" w:hAnsi="Times New Roman"/>
          <w:spacing w:val="-1"/>
          <w:sz w:val="24"/>
          <w:szCs w:val="24"/>
        </w:rPr>
        <w:t>i</w:t>
      </w:r>
      <w:r w:rsidRPr="00E13C5B">
        <w:rPr>
          <w:rFonts w:ascii="Times New Roman" w:hAnsi="Times New Roman"/>
          <w:spacing w:val="2"/>
          <w:sz w:val="24"/>
          <w:szCs w:val="24"/>
        </w:rPr>
        <w:t>f</w:t>
      </w:r>
      <w:r w:rsidRPr="00E13C5B">
        <w:rPr>
          <w:rFonts w:ascii="Times New Roman" w:hAnsi="Times New Roman"/>
          <w:spacing w:val="-1"/>
          <w:sz w:val="24"/>
          <w:szCs w:val="24"/>
        </w:rPr>
        <w:t>i</w:t>
      </w:r>
      <w:r w:rsidRPr="00E13C5B">
        <w:rPr>
          <w:rFonts w:ascii="Times New Roman" w:hAnsi="Times New Roman"/>
          <w:spacing w:val="1"/>
          <w:sz w:val="24"/>
          <w:szCs w:val="24"/>
        </w:rPr>
        <w:t>c</w:t>
      </w:r>
      <w:r w:rsidRPr="00E13C5B">
        <w:rPr>
          <w:rFonts w:ascii="Times New Roman" w:hAnsi="Times New Roman"/>
          <w:sz w:val="24"/>
          <w:szCs w:val="24"/>
        </w:rPr>
        <w:t xml:space="preserve">ativa de </w:t>
      </w:r>
      <w:r w:rsidRPr="00E13C5B">
        <w:rPr>
          <w:rFonts w:ascii="Times New Roman" w:hAnsi="Times New Roman"/>
          <w:spacing w:val="4"/>
          <w:sz w:val="24"/>
          <w:szCs w:val="24"/>
        </w:rPr>
        <w:t>m</w:t>
      </w:r>
      <w:r w:rsidRPr="00E13C5B">
        <w:rPr>
          <w:rFonts w:ascii="Times New Roman" w:hAnsi="Times New Roman"/>
          <w:sz w:val="24"/>
          <w:szCs w:val="24"/>
        </w:rPr>
        <w:t>ensuração.</w:t>
      </w:r>
      <w:r w:rsidRPr="00E13C5B">
        <w:rPr>
          <w:rFonts w:ascii="Times New Roman" w:hAnsi="Times New Roman"/>
          <w:spacing w:val="4"/>
          <w:sz w:val="24"/>
          <w:szCs w:val="24"/>
        </w:rPr>
        <w:t xml:space="preserve"> </w:t>
      </w:r>
      <w:r w:rsidRPr="00E13C5B">
        <w:rPr>
          <w:rFonts w:ascii="Times New Roman" w:hAnsi="Times New Roman"/>
          <w:sz w:val="24"/>
          <w:szCs w:val="24"/>
        </w:rPr>
        <w:t>Além disso, leis,</w:t>
      </w:r>
      <w:r w:rsidRPr="00E13C5B">
        <w:rPr>
          <w:rFonts w:ascii="Times New Roman" w:hAnsi="Times New Roman"/>
          <w:spacing w:val="11"/>
          <w:sz w:val="24"/>
          <w:szCs w:val="24"/>
        </w:rPr>
        <w:t xml:space="preserve"> </w:t>
      </w:r>
      <w:r w:rsidRPr="00E13C5B">
        <w:rPr>
          <w:rFonts w:ascii="Times New Roman" w:hAnsi="Times New Roman"/>
          <w:spacing w:val="1"/>
          <w:sz w:val="24"/>
          <w:szCs w:val="24"/>
        </w:rPr>
        <w:t>r</w:t>
      </w:r>
      <w:r w:rsidRPr="00E13C5B">
        <w:rPr>
          <w:rFonts w:ascii="Times New Roman" w:hAnsi="Times New Roman"/>
          <w:sz w:val="24"/>
          <w:szCs w:val="24"/>
        </w:rPr>
        <w:t>eg</w:t>
      </w:r>
      <w:r w:rsidRPr="00E13C5B">
        <w:rPr>
          <w:rFonts w:ascii="Times New Roman" w:hAnsi="Times New Roman"/>
          <w:spacing w:val="2"/>
          <w:sz w:val="24"/>
          <w:szCs w:val="24"/>
        </w:rPr>
        <w:t>u</w:t>
      </w:r>
      <w:r w:rsidRPr="00E13C5B">
        <w:rPr>
          <w:rFonts w:ascii="Times New Roman" w:hAnsi="Times New Roman"/>
          <w:spacing w:val="-1"/>
          <w:sz w:val="24"/>
          <w:szCs w:val="24"/>
        </w:rPr>
        <w:t>l</w:t>
      </w:r>
      <w:r w:rsidRPr="00E13C5B">
        <w:rPr>
          <w:rFonts w:ascii="Times New Roman" w:hAnsi="Times New Roman"/>
          <w:sz w:val="24"/>
          <w:szCs w:val="24"/>
        </w:rPr>
        <w:t xml:space="preserve">amentos ou estruturas de relatório financeiro podem requerer a </w:t>
      </w:r>
      <w:r w:rsidRPr="00E13C5B">
        <w:rPr>
          <w:rFonts w:ascii="Times New Roman" w:hAnsi="Times New Roman"/>
          <w:spacing w:val="2"/>
          <w:sz w:val="24"/>
          <w:szCs w:val="24"/>
        </w:rPr>
        <w:t>d</w:t>
      </w:r>
      <w:r w:rsidRPr="00E13C5B">
        <w:rPr>
          <w:rFonts w:ascii="Times New Roman" w:hAnsi="Times New Roman"/>
          <w:spacing w:val="-1"/>
          <w:sz w:val="24"/>
          <w:szCs w:val="24"/>
        </w:rPr>
        <w:t>ivulgação d</w:t>
      </w:r>
      <w:r>
        <w:rPr>
          <w:rFonts w:ascii="Times New Roman" w:hAnsi="Times New Roman"/>
          <w:spacing w:val="-1"/>
          <w:sz w:val="24"/>
          <w:szCs w:val="24"/>
        </w:rPr>
        <w:t>o</w:t>
      </w:r>
      <w:r w:rsidRPr="00E13C5B">
        <w:rPr>
          <w:rFonts w:ascii="Times New Roman" w:hAnsi="Times New Roman"/>
          <w:spacing w:val="-1"/>
          <w:sz w:val="24"/>
          <w:szCs w:val="24"/>
        </w:rPr>
        <w:t xml:space="preserve"> resumo das principais políticas contábeis ou fazer </w:t>
      </w:r>
      <w:r w:rsidRPr="00E13C5B">
        <w:rPr>
          <w:rFonts w:ascii="Times New Roman" w:hAnsi="Times New Roman"/>
          <w:spacing w:val="1"/>
          <w:sz w:val="24"/>
          <w:szCs w:val="24"/>
        </w:rPr>
        <w:t>r</w:t>
      </w:r>
      <w:r w:rsidRPr="00E13C5B">
        <w:rPr>
          <w:rFonts w:ascii="Times New Roman" w:hAnsi="Times New Roman"/>
          <w:sz w:val="24"/>
          <w:szCs w:val="24"/>
        </w:rPr>
        <w:t>efe</w:t>
      </w:r>
      <w:r w:rsidRPr="00E13C5B">
        <w:rPr>
          <w:rFonts w:ascii="Times New Roman" w:hAnsi="Times New Roman"/>
          <w:spacing w:val="1"/>
          <w:sz w:val="24"/>
          <w:szCs w:val="24"/>
        </w:rPr>
        <w:t>rência a “</w:t>
      </w:r>
      <w:r w:rsidRPr="00E13C5B">
        <w:rPr>
          <w:rFonts w:ascii="Times New Roman" w:hAnsi="Times New Roman"/>
          <w:sz w:val="24"/>
          <w:szCs w:val="24"/>
        </w:rPr>
        <w:t>e</w:t>
      </w:r>
      <w:r w:rsidRPr="00E13C5B">
        <w:rPr>
          <w:rFonts w:ascii="Times New Roman" w:hAnsi="Times New Roman"/>
          <w:spacing w:val="1"/>
          <w:sz w:val="24"/>
          <w:szCs w:val="24"/>
        </w:rPr>
        <w:t>s</w:t>
      </w:r>
      <w:r w:rsidRPr="00E13C5B">
        <w:rPr>
          <w:rFonts w:ascii="Times New Roman" w:hAnsi="Times New Roman"/>
          <w:sz w:val="24"/>
          <w:szCs w:val="24"/>
        </w:rPr>
        <w:t>t</w:t>
      </w:r>
      <w:r w:rsidRPr="00E13C5B">
        <w:rPr>
          <w:rFonts w:ascii="Times New Roman" w:hAnsi="Times New Roman"/>
          <w:spacing w:val="-1"/>
          <w:sz w:val="24"/>
          <w:szCs w:val="24"/>
        </w:rPr>
        <w:t>i</w:t>
      </w:r>
      <w:r w:rsidRPr="00E13C5B">
        <w:rPr>
          <w:rFonts w:ascii="Times New Roman" w:hAnsi="Times New Roman"/>
          <w:spacing w:val="4"/>
          <w:sz w:val="24"/>
          <w:szCs w:val="24"/>
        </w:rPr>
        <w:t>m</w:t>
      </w:r>
      <w:r w:rsidRPr="00E13C5B">
        <w:rPr>
          <w:rFonts w:ascii="Times New Roman" w:hAnsi="Times New Roman"/>
          <w:sz w:val="24"/>
          <w:szCs w:val="24"/>
        </w:rPr>
        <w:t>ativas contábeis crítica</w:t>
      </w:r>
      <w:r w:rsidRPr="00E13C5B">
        <w:rPr>
          <w:rFonts w:ascii="Times New Roman" w:hAnsi="Times New Roman"/>
          <w:spacing w:val="1"/>
          <w:sz w:val="24"/>
          <w:szCs w:val="24"/>
        </w:rPr>
        <w:t>s</w:t>
      </w:r>
      <w:r w:rsidRPr="00E13C5B">
        <w:rPr>
          <w:rFonts w:ascii="Times New Roman" w:hAnsi="Times New Roman"/>
          <w:sz w:val="24"/>
          <w:szCs w:val="24"/>
        </w:rPr>
        <w:t>” ou</w:t>
      </w:r>
      <w:r w:rsidRPr="00E13C5B">
        <w:rPr>
          <w:rFonts w:ascii="Times New Roman" w:hAnsi="Times New Roman"/>
          <w:spacing w:val="9"/>
          <w:sz w:val="24"/>
          <w:szCs w:val="24"/>
        </w:rPr>
        <w:t xml:space="preserve"> </w:t>
      </w:r>
      <w:r w:rsidRPr="00E13C5B">
        <w:rPr>
          <w:rFonts w:ascii="Times New Roman" w:hAnsi="Times New Roman"/>
          <w:spacing w:val="1"/>
          <w:sz w:val="24"/>
          <w:szCs w:val="24"/>
        </w:rPr>
        <w:t>“</w:t>
      </w:r>
      <w:r w:rsidRPr="00E13C5B">
        <w:rPr>
          <w:rFonts w:ascii="Times New Roman" w:hAnsi="Times New Roman"/>
          <w:spacing w:val="2"/>
          <w:sz w:val="24"/>
          <w:szCs w:val="24"/>
        </w:rPr>
        <w:t>p</w:t>
      </w:r>
      <w:r w:rsidRPr="00E13C5B">
        <w:rPr>
          <w:rFonts w:ascii="Times New Roman" w:hAnsi="Times New Roman"/>
          <w:sz w:val="24"/>
          <w:szCs w:val="24"/>
        </w:rPr>
        <w:t>o</w:t>
      </w:r>
      <w:r w:rsidRPr="00E13C5B">
        <w:rPr>
          <w:rFonts w:ascii="Times New Roman" w:hAnsi="Times New Roman"/>
          <w:spacing w:val="1"/>
          <w:sz w:val="24"/>
          <w:szCs w:val="24"/>
        </w:rPr>
        <w:t xml:space="preserve">líticas e práticas </w:t>
      </w:r>
      <w:r w:rsidRPr="00E13C5B">
        <w:rPr>
          <w:rFonts w:ascii="Times New Roman" w:hAnsi="Times New Roman"/>
          <w:sz w:val="24"/>
          <w:szCs w:val="24"/>
        </w:rPr>
        <w:t>contábeis crítica</w:t>
      </w:r>
      <w:r w:rsidRPr="00E13C5B">
        <w:rPr>
          <w:rFonts w:ascii="Times New Roman" w:hAnsi="Times New Roman"/>
          <w:spacing w:val="1"/>
          <w:sz w:val="24"/>
          <w:szCs w:val="24"/>
        </w:rPr>
        <w:t>s</w:t>
      </w:r>
      <w:r w:rsidRPr="00E13C5B">
        <w:rPr>
          <w:rFonts w:ascii="Times New Roman" w:hAnsi="Times New Roman"/>
          <w:sz w:val="24"/>
          <w:szCs w:val="24"/>
        </w:rPr>
        <w:t xml:space="preserve">” </w:t>
      </w:r>
      <w:r w:rsidRPr="00E13C5B">
        <w:rPr>
          <w:rFonts w:ascii="Times New Roman" w:hAnsi="Times New Roman"/>
          <w:spacing w:val="2"/>
          <w:sz w:val="24"/>
          <w:szCs w:val="24"/>
        </w:rPr>
        <w:t>para</w:t>
      </w:r>
      <w:r w:rsidRPr="00E13C5B">
        <w:rPr>
          <w:rFonts w:ascii="Times New Roman" w:hAnsi="Times New Roman"/>
          <w:spacing w:val="10"/>
          <w:sz w:val="24"/>
          <w:szCs w:val="24"/>
        </w:rPr>
        <w:t xml:space="preserve"> </w:t>
      </w:r>
      <w:r w:rsidRPr="00E13C5B">
        <w:rPr>
          <w:rFonts w:ascii="Times New Roman" w:hAnsi="Times New Roman"/>
          <w:spacing w:val="-1"/>
          <w:sz w:val="24"/>
          <w:szCs w:val="24"/>
        </w:rPr>
        <w:t>i</w:t>
      </w:r>
      <w:r w:rsidRPr="00E13C5B">
        <w:rPr>
          <w:rFonts w:ascii="Times New Roman" w:hAnsi="Times New Roman"/>
          <w:spacing w:val="2"/>
          <w:sz w:val="24"/>
          <w:szCs w:val="24"/>
        </w:rPr>
        <w:t>de</w:t>
      </w:r>
      <w:r w:rsidRPr="00E13C5B">
        <w:rPr>
          <w:rFonts w:ascii="Times New Roman" w:hAnsi="Times New Roman"/>
          <w:sz w:val="24"/>
          <w:szCs w:val="24"/>
        </w:rPr>
        <w:t>nt</w:t>
      </w:r>
      <w:r w:rsidRPr="00E13C5B">
        <w:rPr>
          <w:rFonts w:ascii="Times New Roman" w:hAnsi="Times New Roman"/>
          <w:spacing w:val="-1"/>
          <w:sz w:val="24"/>
          <w:szCs w:val="24"/>
        </w:rPr>
        <w:t>i</w:t>
      </w:r>
      <w:r w:rsidRPr="00E13C5B">
        <w:rPr>
          <w:rFonts w:ascii="Times New Roman" w:hAnsi="Times New Roman"/>
          <w:spacing w:val="5"/>
          <w:sz w:val="24"/>
          <w:szCs w:val="24"/>
        </w:rPr>
        <w:t xml:space="preserve">ficar e fornecer </w:t>
      </w:r>
      <w:r w:rsidRPr="00E13C5B">
        <w:rPr>
          <w:rFonts w:ascii="Times New Roman" w:hAnsi="Times New Roman"/>
          <w:spacing w:val="-1"/>
          <w:sz w:val="24"/>
          <w:szCs w:val="24"/>
        </w:rPr>
        <w:t>i</w:t>
      </w:r>
      <w:r w:rsidRPr="00E13C5B">
        <w:rPr>
          <w:rFonts w:ascii="Times New Roman" w:hAnsi="Times New Roman"/>
          <w:sz w:val="24"/>
          <w:szCs w:val="24"/>
        </w:rPr>
        <w:t>n</w:t>
      </w:r>
      <w:r w:rsidRPr="00E13C5B">
        <w:rPr>
          <w:rFonts w:ascii="Times New Roman" w:hAnsi="Times New Roman"/>
          <w:spacing w:val="2"/>
          <w:sz w:val="24"/>
          <w:szCs w:val="24"/>
        </w:rPr>
        <w:t>f</w:t>
      </w:r>
      <w:r w:rsidRPr="00E13C5B">
        <w:rPr>
          <w:rFonts w:ascii="Times New Roman" w:hAnsi="Times New Roman"/>
          <w:sz w:val="24"/>
          <w:szCs w:val="24"/>
        </w:rPr>
        <w:t>o</w:t>
      </w:r>
      <w:r w:rsidRPr="00E13C5B">
        <w:rPr>
          <w:rFonts w:ascii="Times New Roman" w:hAnsi="Times New Roman"/>
          <w:spacing w:val="1"/>
          <w:sz w:val="24"/>
          <w:szCs w:val="24"/>
        </w:rPr>
        <w:t>r</w:t>
      </w:r>
      <w:r w:rsidRPr="00E13C5B">
        <w:rPr>
          <w:rFonts w:ascii="Times New Roman" w:hAnsi="Times New Roman"/>
          <w:spacing w:val="4"/>
          <w:sz w:val="24"/>
          <w:szCs w:val="24"/>
        </w:rPr>
        <w:t>m</w:t>
      </w:r>
      <w:r w:rsidRPr="00E13C5B">
        <w:rPr>
          <w:rFonts w:ascii="Times New Roman" w:hAnsi="Times New Roman"/>
          <w:sz w:val="24"/>
          <w:szCs w:val="24"/>
        </w:rPr>
        <w:t>ações adicionais aos usuários sobre os julgamentos mais d</w:t>
      </w:r>
      <w:r w:rsidRPr="00E13C5B">
        <w:rPr>
          <w:rFonts w:ascii="Times New Roman" w:hAnsi="Times New Roman"/>
          <w:spacing w:val="-1"/>
          <w:sz w:val="24"/>
          <w:szCs w:val="24"/>
        </w:rPr>
        <w:t>i</w:t>
      </w:r>
      <w:r w:rsidRPr="00E13C5B">
        <w:rPr>
          <w:rFonts w:ascii="Times New Roman" w:hAnsi="Times New Roman"/>
          <w:sz w:val="24"/>
          <w:szCs w:val="24"/>
        </w:rPr>
        <w:t>fíceis,</w:t>
      </w:r>
      <w:r w:rsidRPr="00E13C5B">
        <w:rPr>
          <w:rFonts w:ascii="Times New Roman" w:hAnsi="Times New Roman"/>
          <w:spacing w:val="4"/>
          <w:sz w:val="24"/>
          <w:szCs w:val="24"/>
        </w:rPr>
        <w:t xml:space="preserve"> </w:t>
      </w:r>
      <w:r w:rsidRPr="00E13C5B">
        <w:rPr>
          <w:rFonts w:ascii="Times New Roman" w:hAnsi="Times New Roman"/>
          <w:spacing w:val="1"/>
          <w:sz w:val="24"/>
          <w:szCs w:val="24"/>
        </w:rPr>
        <w:t>s</w:t>
      </w:r>
      <w:r w:rsidRPr="00E13C5B">
        <w:rPr>
          <w:rFonts w:ascii="Times New Roman" w:hAnsi="Times New Roman"/>
          <w:sz w:val="24"/>
          <w:szCs w:val="24"/>
        </w:rPr>
        <w:t>ub</w:t>
      </w:r>
      <w:r w:rsidRPr="00E13C5B">
        <w:rPr>
          <w:rFonts w:ascii="Times New Roman" w:hAnsi="Times New Roman"/>
          <w:spacing w:val="1"/>
          <w:sz w:val="24"/>
          <w:szCs w:val="24"/>
        </w:rPr>
        <w:t>j</w:t>
      </w:r>
      <w:r w:rsidRPr="00E13C5B">
        <w:rPr>
          <w:rFonts w:ascii="Times New Roman" w:hAnsi="Times New Roman"/>
          <w:sz w:val="24"/>
          <w:szCs w:val="24"/>
        </w:rPr>
        <w:t>et</w:t>
      </w:r>
      <w:r w:rsidRPr="00E13C5B">
        <w:rPr>
          <w:rFonts w:ascii="Times New Roman" w:hAnsi="Times New Roman"/>
          <w:spacing w:val="1"/>
          <w:sz w:val="24"/>
          <w:szCs w:val="24"/>
        </w:rPr>
        <w:t>i</w:t>
      </w:r>
      <w:r w:rsidRPr="00E13C5B">
        <w:rPr>
          <w:rFonts w:ascii="Times New Roman" w:hAnsi="Times New Roman"/>
          <w:spacing w:val="-1"/>
          <w:sz w:val="24"/>
          <w:szCs w:val="24"/>
        </w:rPr>
        <w:t>vos ou</w:t>
      </w:r>
      <w:r w:rsidRPr="00E13C5B">
        <w:rPr>
          <w:rFonts w:ascii="Times New Roman" w:hAnsi="Times New Roman"/>
          <w:spacing w:val="10"/>
          <w:sz w:val="24"/>
          <w:szCs w:val="24"/>
        </w:rPr>
        <w:t xml:space="preserve"> </w:t>
      </w:r>
      <w:r w:rsidRPr="00E13C5B">
        <w:rPr>
          <w:rFonts w:ascii="Times New Roman" w:hAnsi="Times New Roman"/>
          <w:spacing w:val="1"/>
          <w:sz w:val="24"/>
          <w:szCs w:val="24"/>
        </w:rPr>
        <w:t>c</w:t>
      </w:r>
      <w:r w:rsidRPr="00E13C5B">
        <w:rPr>
          <w:rFonts w:ascii="Times New Roman" w:hAnsi="Times New Roman"/>
          <w:sz w:val="24"/>
          <w:szCs w:val="24"/>
        </w:rPr>
        <w:t>o</w:t>
      </w:r>
      <w:r w:rsidRPr="00E13C5B">
        <w:rPr>
          <w:rFonts w:ascii="Times New Roman" w:hAnsi="Times New Roman"/>
          <w:spacing w:val="4"/>
          <w:sz w:val="24"/>
          <w:szCs w:val="24"/>
        </w:rPr>
        <w:t>m</w:t>
      </w:r>
      <w:r w:rsidRPr="00E13C5B">
        <w:rPr>
          <w:rFonts w:ascii="Times New Roman" w:hAnsi="Times New Roman"/>
          <w:sz w:val="24"/>
          <w:szCs w:val="24"/>
        </w:rPr>
        <w:t>p</w:t>
      </w:r>
      <w:r w:rsidRPr="00E13C5B">
        <w:rPr>
          <w:rFonts w:ascii="Times New Roman" w:hAnsi="Times New Roman"/>
          <w:spacing w:val="-1"/>
          <w:sz w:val="24"/>
          <w:szCs w:val="24"/>
        </w:rPr>
        <w:t>l</w:t>
      </w:r>
      <w:r w:rsidRPr="00E13C5B">
        <w:rPr>
          <w:rFonts w:ascii="Times New Roman" w:hAnsi="Times New Roman"/>
          <w:sz w:val="24"/>
          <w:szCs w:val="24"/>
        </w:rPr>
        <w:t>exos feitos pela administração na elaboração das demonstrações contábeis.</w:t>
      </w:r>
    </w:p>
    <w:p w14:paraId="628AC860" w14:textId="77777777" w:rsidR="002A6EFF" w:rsidRPr="00E13C5B" w:rsidRDefault="002A6EFF" w:rsidP="002A6EFF">
      <w:pPr>
        <w:spacing w:after="0" w:line="240" w:lineRule="auto"/>
        <w:jc w:val="both"/>
        <w:rPr>
          <w:rFonts w:ascii="Times New Roman" w:hAnsi="Times New Roman"/>
          <w:sz w:val="24"/>
          <w:szCs w:val="24"/>
        </w:rPr>
      </w:pPr>
    </w:p>
    <w:p w14:paraId="013605B0"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z w:val="24"/>
          <w:szCs w:val="24"/>
        </w:rPr>
        <w:t xml:space="preserve">A20. </w:t>
      </w:r>
      <w:r>
        <w:rPr>
          <w:rFonts w:ascii="Times New Roman" w:hAnsi="Times New Roman"/>
          <w:sz w:val="24"/>
          <w:szCs w:val="24"/>
        </w:rPr>
        <w:tab/>
      </w:r>
      <w:r w:rsidRPr="00E13C5B">
        <w:rPr>
          <w:rFonts w:ascii="Times New Roman" w:hAnsi="Times New Roman"/>
          <w:sz w:val="24"/>
          <w:szCs w:val="24"/>
        </w:rPr>
        <w:t>Como resultado, a visão do auditor sobre os aspectos subjetivos das demonstrações contábeis pode ser</w:t>
      </w:r>
      <w:r>
        <w:rPr>
          <w:rFonts w:ascii="Times New Roman" w:hAnsi="Times New Roman"/>
          <w:sz w:val="24"/>
          <w:szCs w:val="24"/>
        </w:rPr>
        <w:t>,</w:t>
      </w:r>
      <w:r w:rsidRPr="00E13C5B">
        <w:rPr>
          <w:rFonts w:ascii="Times New Roman" w:hAnsi="Times New Roman"/>
          <w:sz w:val="24"/>
          <w:szCs w:val="24"/>
        </w:rPr>
        <w:t xml:space="preserve"> particularmente</w:t>
      </w:r>
      <w:r>
        <w:rPr>
          <w:rFonts w:ascii="Times New Roman" w:hAnsi="Times New Roman"/>
          <w:sz w:val="24"/>
          <w:szCs w:val="24"/>
        </w:rPr>
        <w:t>,</w:t>
      </w:r>
      <w:r w:rsidRPr="00E13C5B">
        <w:rPr>
          <w:rFonts w:ascii="Times New Roman" w:hAnsi="Times New Roman"/>
          <w:sz w:val="24"/>
          <w:szCs w:val="24"/>
        </w:rPr>
        <w:t xml:space="preserve"> relevante para os responsáveis pela governança no cumprimento de suas responsabilidades de supervisão sobre o processo de relatório financeiro. Por exemplo, em relação aos assuntos descritos no item A19, os responsáveis pela governança podem ter interesse na avaliação do auditor sobre a adequação das divulgações das incertezas relacionadas a estimativas contábeis que dão origem a riscos significativos. </w:t>
      </w:r>
      <w:r>
        <w:rPr>
          <w:rFonts w:ascii="Times New Roman" w:hAnsi="Times New Roman"/>
          <w:color w:val="000000"/>
          <w:sz w:val="24"/>
          <w:szCs w:val="24"/>
        </w:rPr>
        <w:t>A</w:t>
      </w:r>
      <w:r w:rsidRPr="00E13C5B">
        <w:rPr>
          <w:rFonts w:ascii="Times New Roman" w:hAnsi="Times New Roman"/>
          <w:color w:val="000000"/>
          <w:sz w:val="24"/>
          <w:szCs w:val="24"/>
        </w:rPr>
        <w:t xml:space="preserve"> comunicação aberta e construtiva sobre aspectos qualitativos significativos das práticas contábeis da entidade também pode incluir comentários sobre a aceitabilidade de práticas contábeis significativas e a qualidade das divulgações. O Apêndice 2 identifica assuntos que podem ser incluídos nessa comunicação.</w:t>
      </w:r>
    </w:p>
    <w:p w14:paraId="1084D941" w14:textId="77777777" w:rsidR="002A6EFF" w:rsidRPr="00E13C5B" w:rsidRDefault="002A6EFF" w:rsidP="002A6EFF">
      <w:pPr>
        <w:spacing w:after="0" w:line="240" w:lineRule="auto"/>
        <w:rPr>
          <w:rFonts w:ascii="Times New Roman" w:hAnsi="Times New Roman"/>
          <w:sz w:val="24"/>
          <w:szCs w:val="24"/>
        </w:rPr>
      </w:pPr>
    </w:p>
    <w:p w14:paraId="538F3B73"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pacing w:val="-1"/>
          <w:sz w:val="24"/>
          <w:szCs w:val="24"/>
        </w:rPr>
        <w:t xml:space="preserve">Dificuldades significativas encontradas durante a auditoria </w:t>
      </w:r>
      <w:r w:rsidRPr="00E13C5B">
        <w:rPr>
          <w:rFonts w:ascii="Times New Roman" w:hAnsi="Times New Roman"/>
          <w:spacing w:val="1"/>
          <w:sz w:val="24"/>
          <w:szCs w:val="24"/>
        </w:rPr>
        <w:t xml:space="preserve">(item </w:t>
      </w:r>
      <w:r w:rsidRPr="00E13C5B">
        <w:rPr>
          <w:rFonts w:ascii="Times New Roman" w:hAnsi="Times New Roman"/>
          <w:sz w:val="24"/>
          <w:szCs w:val="24"/>
        </w:rPr>
        <w:t>16</w:t>
      </w:r>
      <w:r w:rsidRPr="00E13C5B">
        <w:rPr>
          <w:rFonts w:ascii="Times New Roman" w:hAnsi="Times New Roman"/>
          <w:spacing w:val="1"/>
          <w:sz w:val="24"/>
          <w:szCs w:val="24"/>
        </w:rPr>
        <w:t>(</w:t>
      </w:r>
      <w:r w:rsidRPr="00E13C5B">
        <w:rPr>
          <w:rFonts w:ascii="Times New Roman" w:hAnsi="Times New Roman"/>
          <w:sz w:val="24"/>
          <w:szCs w:val="24"/>
        </w:rPr>
        <w:t>b</w:t>
      </w:r>
      <w:r w:rsidRPr="00E13C5B">
        <w:rPr>
          <w:rFonts w:ascii="Times New Roman" w:hAnsi="Times New Roman"/>
          <w:spacing w:val="1"/>
          <w:sz w:val="24"/>
          <w:szCs w:val="24"/>
        </w:rPr>
        <w:t>)</w:t>
      </w:r>
      <w:r w:rsidRPr="00E13C5B">
        <w:rPr>
          <w:rFonts w:ascii="Times New Roman" w:hAnsi="Times New Roman"/>
          <w:sz w:val="24"/>
          <w:szCs w:val="24"/>
        </w:rPr>
        <w:t>)</w:t>
      </w:r>
    </w:p>
    <w:p w14:paraId="38E88FE5" w14:textId="77777777" w:rsidR="002A6EFF" w:rsidRPr="00E13C5B" w:rsidRDefault="002A6EFF" w:rsidP="002A6EFF">
      <w:pPr>
        <w:spacing w:after="0" w:line="240" w:lineRule="auto"/>
        <w:jc w:val="both"/>
        <w:rPr>
          <w:rFonts w:ascii="Times New Roman" w:hAnsi="Times New Roman"/>
          <w:sz w:val="24"/>
          <w:szCs w:val="24"/>
        </w:rPr>
      </w:pPr>
    </w:p>
    <w:p w14:paraId="4CE50F92"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A21. </w:t>
      </w:r>
      <w:r>
        <w:rPr>
          <w:rFonts w:ascii="Times New Roman" w:hAnsi="Times New Roman"/>
          <w:spacing w:val="-1"/>
          <w:sz w:val="24"/>
          <w:szCs w:val="24"/>
        </w:rPr>
        <w:tab/>
      </w:r>
      <w:r w:rsidRPr="00E13C5B">
        <w:rPr>
          <w:rFonts w:ascii="Times New Roman" w:hAnsi="Times New Roman"/>
          <w:spacing w:val="-1"/>
          <w:sz w:val="24"/>
          <w:szCs w:val="24"/>
        </w:rPr>
        <w:t>Dificuldades significativas encontradas durante a auditoria podem incluir assuntos</w:t>
      </w:r>
      <w:r>
        <w:rPr>
          <w:rFonts w:ascii="Times New Roman" w:hAnsi="Times New Roman"/>
          <w:spacing w:val="-1"/>
          <w:sz w:val="24"/>
          <w:szCs w:val="24"/>
        </w:rPr>
        <w:t>,</w:t>
      </w:r>
      <w:r w:rsidRPr="00E13C5B">
        <w:rPr>
          <w:rFonts w:ascii="Times New Roman" w:hAnsi="Times New Roman"/>
          <w:spacing w:val="-1"/>
          <w:sz w:val="24"/>
          <w:szCs w:val="24"/>
        </w:rPr>
        <w:t xml:space="preserve"> como:</w:t>
      </w:r>
    </w:p>
    <w:p w14:paraId="0A93238B"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a</w:t>
      </w:r>
      <w:r w:rsidRPr="00E13C5B">
        <w:rPr>
          <w:rFonts w:ascii="Times New Roman" w:hAnsi="Times New Roman"/>
          <w:spacing w:val="-1"/>
          <w:sz w:val="24"/>
          <w:szCs w:val="24"/>
        </w:rPr>
        <w:t>trasos significativos da administração, indisponibilidade do pessoal da entidade ou relutância da administração em fornecer informações necessárias para o auditor executar os procedimentos de auditoria</w:t>
      </w:r>
      <w:r>
        <w:rPr>
          <w:rFonts w:ascii="Times New Roman" w:hAnsi="Times New Roman"/>
          <w:spacing w:val="-1"/>
          <w:sz w:val="24"/>
          <w:szCs w:val="24"/>
        </w:rPr>
        <w:t>;</w:t>
      </w:r>
    </w:p>
    <w:p w14:paraId="49C73442"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u</w:t>
      </w:r>
      <w:r w:rsidRPr="00E13C5B">
        <w:rPr>
          <w:rFonts w:ascii="Times New Roman" w:hAnsi="Times New Roman"/>
          <w:spacing w:val="-1"/>
          <w:sz w:val="24"/>
          <w:szCs w:val="24"/>
        </w:rPr>
        <w:t>m prazo injustificadamente curto para concluir a auditoria</w:t>
      </w:r>
      <w:r>
        <w:rPr>
          <w:rFonts w:ascii="Times New Roman" w:hAnsi="Times New Roman"/>
          <w:spacing w:val="-1"/>
          <w:sz w:val="24"/>
          <w:szCs w:val="24"/>
        </w:rPr>
        <w:t>;</w:t>
      </w:r>
    </w:p>
    <w:p w14:paraId="7A2C9A9F"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e</w:t>
      </w:r>
      <w:r w:rsidRPr="00E13C5B">
        <w:rPr>
          <w:rFonts w:ascii="Times New Roman" w:hAnsi="Times New Roman"/>
          <w:spacing w:val="-1"/>
          <w:sz w:val="24"/>
          <w:szCs w:val="24"/>
        </w:rPr>
        <w:t>sforço inesperadamente mais extenso para obter evidência de auditoria apropriada e suficiente</w:t>
      </w:r>
      <w:r>
        <w:rPr>
          <w:rFonts w:ascii="Times New Roman" w:hAnsi="Times New Roman"/>
          <w:spacing w:val="-1"/>
          <w:sz w:val="24"/>
          <w:szCs w:val="24"/>
        </w:rPr>
        <w:t>;</w:t>
      </w:r>
    </w:p>
    <w:p w14:paraId="1C34AD04"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E13C5B">
        <w:rPr>
          <w:rFonts w:ascii="Times New Roman" w:hAnsi="Times New Roman"/>
          <w:sz w:val="24"/>
          <w:szCs w:val="24"/>
        </w:rPr>
        <w:t xml:space="preserve"> i</w:t>
      </w:r>
      <w:r w:rsidRPr="00E13C5B">
        <w:rPr>
          <w:rFonts w:ascii="Times New Roman" w:hAnsi="Times New Roman"/>
          <w:spacing w:val="3"/>
          <w:sz w:val="24"/>
          <w:szCs w:val="24"/>
        </w:rPr>
        <w:t>ndisponibilidade de informações esperadas</w:t>
      </w:r>
      <w:r>
        <w:rPr>
          <w:rFonts w:ascii="Times New Roman" w:hAnsi="Times New Roman"/>
          <w:spacing w:val="3"/>
          <w:sz w:val="24"/>
          <w:szCs w:val="24"/>
        </w:rPr>
        <w:t>;</w:t>
      </w:r>
    </w:p>
    <w:p w14:paraId="2BDE319F"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r</w:t>
      </w:r>
      <w:r w:rsidRPr="00E13C5B">
        <w:rPr>
          <w:rFonts w:ascii="Times New Roman" w:hAnsi="Times New Roman"/>
          <w:sz w:val="24"/>
          <w:szCs w:val="24"/>
        </w:rPr>
        <w:t>estrições impostas ao auditor pela administração</w:t>
      </w:r>
      <w:r>
        <w:rPr>
          <w:rFonts w:ascii="Times New Roman" w:hAnsi="Times New Roman"/>
          <w:sz w:val="24"/>
          <w:szCs w:val="24"/>
        </w:rPr>
        <w:t>;</w:t>
      </w:r>
    </w:p>
    <w:p w14:paraId="062258F6" w14:textId="3268C402"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8241" behindDoc="1" locked="0" layoutInCell="1" allowOverlap="1" wp14:anchorId="62977FDA" wp14:editId="21ED948E">
                <wp:simplePos x="0" y="0"/>
                <wp:positionH relativeFrom="page">
                  <wp:posOffset>5260975</wp:posOffset>
                </wp:positionH>
                <wp:positionV relativeFrom="page">
                  <wp:posOffset>5069840</wp:posOffset>
                </wp:positionV>
                <wp:extent cx="153670" cy="648970"/>
                <wp:effectExtent l="0" t="0" r="17780" b="17780"/>
                <wp:wrapNone/>
                <wp:docPr id="79" name="Caixa de Texto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34F69" w14:textId="77777777" w:rsidR="002A6EFF" w:rsidRDefault="002A6EFF" w:rsidP="002A6EFF"/>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77FDA" id="Caixa de Texto 79" o:spid="_x0000_s1027" type="#_x0000_t202" style="position:absolute;left:0;text-align:left;margin-left:414.25pt;margin-top:399.2pt;width:12.1pt;height:51.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" filled="f" stroked="f">
                <v:textbox style="layout-flow:vertical;mso-layout-flow-alt:bottom-to-top" inset="0,0,0,0">
                  <w:txbxContent>
                    <w:p w14:paraId="0D134F69" w14:textId="77777777" w:rsidR="002A6EFF" w:rsidRDefault="002A6EFF" w:rsidP="002A6EFF"/>
                  </w:txbxContent>
                </v:textbox>
                <w10:wrap anchorx="page" anchory="page"/>
              </v:shape>
            </w:pict>
          </mc:Fallback>
        </mc:AlternateContent>
      </w:r>
      <w:r>
        <w:rPr>
          <w:rFonts w:ascii="Times New Roman" w:hAnsi="Times New Roman"/>
          <w:sz w:val="24"/>
          <w:szCs w:val="24"/>
        </w:rPr>
        <w:t>r</w:t>
      </w:r>
      <w:r w:rsidRPr="00E13C5B">
        <w:rPr>
          <w:rFonts w:ascii="Times New Roman" w:hAnsi="Times New Roman"/>
          <w:sz w:val="24"/>
          <w:szCs w:val="24"/>
        </w:rPr>
        <w:t xml:space="preserve">elutância da administração </w:t>
      </w:r>
      <w:r>
        <w:rPr>
          <w:rFonts w:ascii="Times New Roman" w:hAnsi="Times New Roman"/>
          <w:sz w:val="24"/>
          <w:szCs w:val="24"/>
        </w:rPr>
        <w:t>em</w:t>
      </w:r>
      <w:r w:rsidRPr="00E13C5B">
        <w:rPr>
          <w:rFonts w:ascii="Times New Roman" w:hAnsi="Times New Roman"/>
          <w:sz w:val="24"/>
          <w:szCs w:val="24"/>
        </w:rPr>
        <w:t xml:space="preserve"> fazer ou apresentar, quando solicitada, sua avaliação sobre a capacidade da entidade de manter sua continuidade operacional.</w:t>
      </w:r>
    </w:p>
    <w:p w14:paraId="6EBB91AF" w14:textId="77777777" w:rsidR="002A6EFF" w:rsidRPr="00E13C5B" w:rsidRDefault="002A6EFF" w:rsidP="002A6EFF">
      <w:pPr>
        <w:spacing w:after="0" w:line="240" w:lineRule="auto"/>
        <w:ind w:left="567"/>
        <w:jc w:val="both"/>
        <w:rPr>
          <w:rFonts w:ascii="Times New Roman" w:hAnsi="Times New Roman"/>
          <w:sz w:val="24"/>
          <w:szCs w:val="24"/>
        </w:rPr>
      </w:pPr>
      <w:r w:rsidRPr="00E13C5B">
        <w:rPr>
          <w:rFonts w:ascii="Times New Roman" w:hAnsi="Times New Roman"/>
          <w:sz w:val="24"/>
          <w:szCs w:val="24"/>
        </w:rPr>
        <w:t xml:space="preserve">Em algumas circunstâncias, essas dificuldades podem constituir uma limitação ao alcance que leva </w:t>
      </w:r>
      <w:r>
        <w:rPr>
          <w:rFonts w:ascii="Times New Roman" w:hAnsi="Times New Roman"/>
          <w:sz w:val="24"/>
          <w:szCs w:val="24"/>
        </w:rPr>
        <w:t>à</w:t>
      </w:r>
      <w:r w:rsidRPr="00E13C5B">
        <w:rPr>
          <w:rFonts w:ascii="Times New Roman" w:hAnsi="Times New Roman"/>
          <w:sz w:val="24"/>
          <w:szCs w:val="24"/>
        </w:rPr>
        <w:t xml:space="preserve"> modificação da opinião do auditor (NBC TA 705 </w:t>
      </w:r>
      <w:r>
        <w:rPr>
          <w:rFonts w:ascii="Times New Roman" w:hAnsi="Times New Roman"/>
          <w:sz w:val="24"/>
          <w:szCs w:val="24"/>
        </w:rPr>
        <w:t>–</w:t>
      </w:r>
      <w:r w:rsidRPr="00E13C5B">
        <w:rPr>
          <w:rFonts w:ascii="Times New Roman" w:hAnsi="Times New Roman"/>
          <w:sz w:val="24"/>
          <w:szCs w:val="24"/>
        </w:rPr>
        <w:t xml:space="preserve"> Modificações na Opinião do Auditor Independente).</w:t>
      </w:r>
    </w:p>
    <w:p w14:paraId="2CD0C8E2" w14:textId="77777777" w:rsidR="002A6EFF" w:rsidRPr="00E13C5B" w:rsidRDefault="002A6EFF" w:rsidP="002A6EFF">
      <w:pPr>
        <w:spacing w:after="0" w:line="240" w:lineRule="auto"/>
        <w:jc w:val="both"/>
        <w:rPr>
          <w:rFonts w:ascii="Times New Roman" w:hAnsi="Times New Roman"/>
          <w:sz w:val="24"/>
          <w:szCs w:val="24"/>
        </w:rPr>
      </w:pPr>
    </w:p>
    <w:p w14:paraId="60B74590"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pacing w:val="-1"/>
          <w:sz w:val="24"/>
          <w:szCs w:val="24"/>
        </w:rPr>
        <w:t xml:space="preserve">Assuntos importantes discutidos ou tratados por correspondência com a administração </w:t>
      </w:r>
      <w:r w:rsidRPr="00E13C5B">
        <w:rPr>
          <w:rFonts w:ascii="Times New Roman" w:hAnsi="Times New Roman"/>
          <w:spacing w:val="1"/>
          <w:sz w:val="24"/>
          <w:szCs w:val="24"/>
        </w:rPr>
        <w:t xml:space="preserve">(item </w:t>
      </w:r>
      <w:r w:rsidRPr="00E13C5B">
        <w:rPr>
          <w:rFonts w:ascii="Times New Roman" w:hAnsi="Times New Roman"/>
          <w:sz w:val="24"/>
          <w:szCs w:val="24"/>
        </w:rPr>
        <w:t>16</w:t>
      </w:r>
      <w:r w:rsidRPr="00E13C5B">
        <w:rPr>
          <w:rFonts w:ascii="Times New Roman" w:hAnsi="Times New Roman"/>
          <w:spacing w:val="1"/>
          <w:sz w:val="24"/>
          <w:szCs w:val="24"/>
        </w:rPr>
        <w:t>(c)(</w:t>
      </w:r>
      <w:r w:rsidRPr="00E13C5B">
        <w:rPr>
          <w:rFonts w:ascii="Times New Roman" w:hAnsi="Times New Roman"/>
          <w:spacing w:val="-1"/>
          <w:sz w:val="24"/>
          <w:szCs w:val="24"/>
        </w:rPr>
        <w:t>i</w:t>
      </w:r>
      <w:r w:rsidRPr="00E13C5B">
        <w:rPr>
          <w:rFonts w:ascii="Times New Roman" w:hAnsi="Times New Roman"/>
          <w:spacing w:val="1"/>
          <w:sz w:val="24"/>
          <w:szCs w:val="24"/>
        </w:rPr>
        <w:t>))</w:t>
      </w:r>
    </w:p>
    <w:p w14:paraId="71F49FBE" w14:textId="77777777" w:rsidR="002A6EFF" w:rsidRPr="00E13C5B" w:rsidRDefault="002A6EFF" w:rsidP="002A6EFF">
      <w:pPr>
        <w:spacing w:after="0" w:line="240" w:lineRule="auto"/>
        <w:jc w:val="both"/>
        <w:rPr>
          <w:rFonts w:ascii="Times New Roman" w:hAnsi="Times New Roman"/>
          <w:sz w:val="24"/>
          <w:szCs w:val="24"/>
        </w:rPr>
      </w:pPr>
    </w:p>
    <w:p w14:paraId="50A13495"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A22. </w:t>
      </w:r>
      <w:r>
        <w:rPr>
          <w:rFonts w:ascii="Times New Roman" w:hAnsi="Times New Roman"/>
          <w:spacing w:val="-1"/>
          <w:sz w:val="24"/>
          <w:szCs w:val="24"/>
        </w:rPr>
        <w:tab/>
      </w:r>
      <w:r w:rsidRPr="00E13C5B">
        <w:rPr>
          <w:rFonts w:ascii="Times New Roman" w:hAnsi="Times New Roman"/>
          <w:spacing w:val="-1"/>
          <w:sz w:val="24"/>
          <w:szCs w:val="24"/>
        </w:rPr>
        <w:t>Assuntos importantes discutidos ou tratados por correspondência com a administração podem incluir temas</w:t>
      </w:r>
      <w:r>
        <w:rPr>
          <w:rFonts w:ascii="Times New Roman" w:hAnsi="Times New Roman"/>
          <w:spacing w:val="-1"/>
          <w:sz w:val="24"/>
          <w:szCs w:val="24"/>
        </w:rPr>
        <w:t>,</w:t>
      </w:r>
      <w:r w:rsidRPr="00E13C5B">
        <w:rPr>
          <w:rFonts w:ascii="Times New Roman" w:hAnsi="Times New Roman"/>
          <w:spacing w:val="-1"/>
          <w:sz w:val="24"/>
          <w:szCs w:val="24"/>
        </w:rPr>
        <w:t xml:space="preserve"> como:</w:t>
      </w:r>
    </w:p>
    <w:p w14:paraId="536B1C02"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e</w:t>
      </w:r>
      <w:r w:rsidRPr="00E13C5B">
        <w:rPr>
          <w:rFonts w:ascii="Times New Roman" w:hAnsi="Times New Roman"/>
          <w:spacing w:val="-1"/>
          <w:sz w:val="24"/>
          <w:szCs w:val="24"/>
        </w:rPr>
        <w:t>ventos ou transações significativas que ocorreram durante o exercício</w:t>
      </w:r>
      <w:r>
        <w:rPr>
          <w:rFonts w:ascii="Times New Roman" w:hAnsi="Times New Roman"/>
          <w:spacing w:val="-1"/>
          <w:sz w:val="24"/>
          <w:szCs w:val="24"/>
        </w:rPr>
        <w:t>;</w:t>
      </w:r>
    </w:p>
    <w:p w14:paraId="4F1E576F"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c</w:t>
      </w:r>
      <w:r w:rsidRPr="00E13C5B">
        <w:rPr>
          <w:rFonts w:ascii="Times New Roman" w:hAnsi="Times New Roman"/>
          <w:sz w:val="24"/>
          <w:szCs w:val="24"/>
        </w:rPr>
        <w:t>ondições do negócio que afetam a entidade e planos e estratégias do negócio que podem afetar os riscos de distorção relevante</w:t>
      </w:r>
      <w:r>
        <w:rPr>
          <w:rFonts w:ascii="Times New Roman" w:hAnsi="Times New Roman"/>
          <w:sz w:val="24"/>
          <w:szCs w:val="24"/>
        </w:rPr>
        <w:t>;</w:t>
      </w:r>
    </w:p>
    <w:p w14:paraId="5A0D2DF1"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p</w:t>
      </w:r>
      <w:r w:rsidRPr="00E13C5B">
        <w:rPr>
          <w:rFonts w:ascii="Times New Roman" w:hAnsi="Times New Roman"/>
          <w:sz w:val="24"/>
          <w:szCs w:val="24"/>
        </w:rPr>
        <w:t>reocupações sobre consultas da administração com outros profissionais sobre assuntos contábeis ou de auditoria</w:t>
      </w:r>
      <w:r>
        <w:rPr>
          <w:rFonts w:ascii="Times New Roman" w:hAnsi="Times New Roman"/>
          <w:sz w:val="24"/>
          <w:szCs w:val="24"/>
        </w:rPr>
        <w:t>;</w:t>
      </w:r>
    </w:p>
    <w:p w14:paraId="46A8509D"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d</w:t>
      </w:r>
      <w:r w:rsidRPr="00E13C5B">
        <w:rPr>
          <w:rFonts w:ascii="Times New Roman" w:hAnsi="Times New Roman"/>
          <w:sz w:val="24"/>
          <w:szCs w:val="24"/>
        </w:rPr>
        <w:t>iscussões ou troca de correspondência relacionadas com a contratação inicial ou recorrente do auditor, sobre práticas contábeis, aplicação de normas de auditoria, honorários de auditoria ou outros serviços</w:t>
      </w:r>
      <w:r>
        <w:rPr>
          <w:rFonts w:ascii="Times New Roman" w:hAnsi="Times New Roman"/>
          <w:sz w:val="24"/>
          <w:szCs w:val="24"/>
        </w:rPr>
        <w:t>;</w:t>
      </w:r>
    </w:p>
    <w:p w14:paraId="42297D9D"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a</w:t>
      </w:r>
      <w:r w:rsidRPr="00E13C5B">
        <w:rPr>
          <w:rFonts w:ascii="Times New Roman" w:hAnsi="Times New Roman"/>
          <w:spacing w:val="-1"/>
          <w:sz w:val="24"/>
          <w:szCs w:val="24"/>
        </w:rPr>
        <w:t xml:space="preserve">ssuntos importantes sobre os quais </w:t>
      </w:r>
      <w:r w:rsidRPr="00E13C5B">
        <w:rPr>
          <w:rFonts w:ascii="Times New Roman" w:hAnsi="Times New Roman"/>
          <w:sz w:val="24"/>
          <w:szCs w:val="24"/>
        </w:rPr>
        <w:t>há desacordo com a administração,</w:t>
      </w:r>
      <w:r w:rsidRPr="00E13C5B">
        <w:rPr>
          <w:rFonts w:ascii="Times New Roman" w:hAnsi="Times New Roman"/>
          <w:spacing w:val="28"/>
          <w:sz w:val="24"/>
          <w:szCs w:val="24"/>
        </w:rPr>
        <w:t xml:space="preserve"> </w:t>
      </w:r>
      <w:r w:rsidRPr="00E13C5B">
        <w:rPr>
          <w:rFonts w:ascii="Times New Roman" w:hAnsi="Times New Roman"/>
          <w:sz w:val="24"/>
          <w:szCs w:val="24"/>
        </w:rPr>
        <w:t>e</w:t>
      </w:r>
      <w:r w:rsidRPr="00E13C5B">
        <w:rPr>
          <w:rFonts w:ascii="Times New Roman" w:hAnsi="Times New Roman"/>
          <w:spacing w:val="1"/>
          <w:sz w:val="24"/>
          <w:szCs w:val="24"/>
        </w:rPr>
        <w:t>x</w:t>
      </w:r>
      <w:r w:rsidRPr="00E13C5B">
        <w:rPr>
          <w:rFonts w:ascii="Times New Roman" w:hAnsi="Times New Roman"/>
          <w:spacing w:val="4"/>
          <w:sz w:val="24"/>
          <w:szCs w:val="24"/>
        </w:rPr>
        <w:t>c</w:t>
      </w:r>
      <w:r w:rsidRPr="00E13C5B">
        <w:rPr>
          <w:rFonts w:ascii="Times New Roman" w:hAnsi="Times New Roman"/>
          <w:sz w:val="24"/>
          <w:szCs w:val="24"/>
        </w:rPr>
        <w:t>eto por d</w:t>
      </w:r>
      <w:r w:rsidRPr="00E13C5B">
        <w:rPr>
          <w:rFonts w:ascii="Times New Roman" w:hAnsi="Times New Roman"/>
          <w:spacing w:val="-1"/>
          <w:sz w:val="24"/>
          <w:szCs w:val="24"/>
        </w:rPr>
        <w:t>i</w:t>
      </w:r>
      <w:r w:rsidRPr="00E13C5B">
        <w:rPr>
          <w:rFonts w:ascii="Times New Roman" w:hAnsi="Times New Roman"/>
          <w:spacing w:val="2"/>
          <w:sz w:val="24"/>
          <w:szCs w:val="24"/>
        </w:rPr>
        <w:t>f</w:t>
      </w:r>
      <w:r w:rsidRPr="00E13C5B">
        <w:rPr>
          <w:rFonts w:ascii="Times New Roman" w:hAnsi="Times New Roman"/>
          <w:sz w:val="24"/>
          <w:szCs w:val="24"/>
        </w:rPr>
        <w:t>e</w:t>
      </w:r>
      <w:r w:rsidRPr="00E13C5B">
        <w:rPr>
          <w:rFonts w:ascii="Times New Roman" w:hAnsi="Times New Roman"/>
          <w:spacing w:val="1"/>
          <w:sz w:val="24"/>
          <w:szCs w:val="24"/>
        </w:rPr>
        <w:t>r</w:t>
      </w:r>
      <w:r w:rsidRPr="00E13C5B">
        <w:rPr>
          <w:rFonts w:ascii="Times New Roman" w:hAnsi="Times New Roman"/>
          <w:sz w:val="24"/>
          <w:szCs w:val="24"/>
        </w:rPr>
        <w:t xml:space="preserve">enças de opinião iniciais em decorrência de fatos </w:t>
      </w:r>
      <w:r w:rsidRPr="00E13C5B">
        <w:rPr>
          <w:rFonts w:ascii="Times New Roman" w:hAnsi="Times New Roman"/>
          <w:spacing w:val="-1"/>
          <w:sz w:val="24"/>
          <w:szCs w:val="24"/>
        </w:rPr>
        <w:t>i</w:t>
      </w:r>
      <w:r w:rsidRPr="00E13C5B">
        <w:rPr>
          <w:rFonts w:ascii="Times New Roman" w:hAnsi="Times New Roman"/>
          <w:sz w:val="24"/>
          <w:szCs w:val="24"/>
        </w:rPr>
        <w:t>n</w:t>
      </w:r>
      <w:r w:rsidRPr="00E13C5B">
        <w:rPr>
          <w:rFonts w:ascii="Times New Roman" w:hAnsi="Times New Roman"/>
          <w:spacing w:val="1"/>
          <w:sz w:val="24"/>
          <w:szCs w:val="24"/>
        </w:rPr>
        <w:t>c</w:t>
      </w:r>
      <w:r w:rsidRPr="00E13C5B">
        <w:rPr>
          <w:rFonts w:ascii="Times New Roman" w:hAnsi="Times New Roman"/>
          <w:sz w:val="24"/>
          <w:szCs w:val="24"/>
        </w:rPr>
        <w:t>o</w:t>
      </w:r>
      <w:r w:rsidRPr="00E13C5B">
        <w:rPr>
          <w:rFonts w:ascii="Times New Roman" w:hAnsi="Times New Roman"/>
          <w:spacing w:val="4"/>
          <w:sz w:val="24"/>
          <w:szCs w:val="24"/>
        </w:rPr>
        <w:t>m</w:t>
      </w:r>
      <w:r w:rsidRPr="00E13C5B">
        <w:rPr>
          <w:rFonts w:ascii="Times New Roman" w:hAnsi="Times New Roman"/>
          <w:sz w:val="24"/>
          <w:szCs w:val="24"/>
        </w:rPr>
        <w:t>p</w:t>
      </w:r>
      <w:r w:rsidRPr="00E13C5B">
        <w:rPr>
          <w:rFonts w:ascii="Times New Roman" w:hAnsi="Times New Roman"/>
          <w:spacing w:val="-1"/>
          <w:sz w:val="24"/>
          <w:szCs w:val="24"/>
        </w:rPr>
        <w:t>l</w:t>
      </w:r>
      <w:r w:rsidRPr="00E13C5B">
        <w:rPr>
          <w:rFonts w:ascii="Times New Roman" w:hAnsi="Times New Roman"/>
          <w:sz w:val="24"/>
          <w:szCs w:val="24"/>
        </w:rPr>
        <w:t xml:space="preserve">etos ou </w:t>
      </w:r>
      <w:r w:rsidRPr="00E13C5B">
        <w:rPr>
          <w:rFonts w:ascii="Times New Roman" w:hAnsi="Times New Roman"/>
          <w:spacing w:val="-1"/>
          <w:sz w:val="24"/>
          <w:szCs w:val="24"/>
        </w:rPr>
        <w:t>i</w:t>
      </w:r>
      <w:r w:rsidRPr="00E13C5B">
        <w:rPr>
          <w:rFonts w:ascii="Times New Roman" w:hAnsi="Times New Roman"/>
          <w:sz w:val="24"/>
          <w:szCs w:val="24"/>
        </w:rPr>
        <w:t>n</w:t>
      </w:r>
      <w:r w:rsidRPr="00E13C5B">
        <w:rPr>
          <w:rFonts w:ascii="Times New Roman" w:hAnsi="Times New Roman"/>
          <w:spacing w:val="2"/>
          <w:sz w:val="24"/>
          <w:szCs w:val="24"/>
        </w:rPr>
        <w:t>f</w:t>
      </w:r>
      <w:r w:rsidRPr="00E13C5B">
        <w:rPr>
          <w:rFonts w:ascii="Times New Roman" w:hAnsi="Times New Roman"/>
          <w:sz w:val="24"/>
          <w:szCs w:val="24"/>
        </w:rPr>
        <w:t>o</w:t>
      </w:r>
      <w:r w:rsidRPr="00E13C5B">
        <w:rPr>
          <w:rFonts w:ascii="Times New Roman" w:hAnsi="Times New Roman"/>
          <w:spacing w:val="1"/>
          <w:sz w:val="24"/>
          <w:szCs w:val="24"/>
        </w:rPr>
        <w:t>r</w:t>
      </w:r>
      <w:r w:rsidRPr="00E13C5B">
        <w:rPr>
          <w:rFonts w:ascii="Times New Roman" w:hAnsi="Times New Roman"/>
          <w:spacing w:val="4"/>
          <w:sz w:val="24"/>
          <w:szCs w:val="24"/>
        </w:rPr>
        <w:t>m</w:t>
      </w:r>
      <w:r w:rsidRPr="00E13C5B">
        <w:rPr>
          <w:rFonts w:ascii="Times New Roman" w:hAnsi="Times New Roman"/>
          <w:sz w:val="24"/>
          <w:szCs w:val="24"/>
        </w:rPr>
        <w:t xml:space="preserve">ações preliminares que são </w:t>
      </w:r>
      <w:r w:rsidRPr="00E13C5B">
        <w:rPr>
          <w:rFonts w:ascii="Times New Roman" w:hAnsi="Times New Roman"/>
          <w:spacing w:val="1"/>
          <w:sz w:val="24"/>
          <w:szCs w:val="24"/>
        </w:rPr>
        <w:t>r</w:t>
      </w:r>
      <w:r w:rsidRPr="00E13C5B">
        <w:rPr>
          <w:rFonts w:ascii="Times New Roman" w:hAnsi="Times New Roman"/>
          <w:sz w:val="24"/>
          <w:szCs w:val="24"/>
        </w:rPr>
        <w:t>e</w:t>
      </w:r>
      <w:r w:rsidRPr="00E13C5B">
        <w:rPr>
          <w:rFonts w:ascii="Times New Roman" w:hAnsi="Times New Roman"/>
          <w:spacing w:val="1"/>
          <w:sz w:val="24"/>
          <w:szCs w:val="24"/>
        </w:rPr>
        <w:t>s</w:t>
      </w:r>
      <w:r w:rsidRPr="00E13C5B">
        <w:rPr>
          <w:rFonts w:ascii="Times New Roman" w:hAnsi="Times New Roman"/>
          <w:sz w:val="24"/>
          <w:szCs w:val="24"/>
        </w:rPr>
        <w:t>o</w:t>
      </w:r>
      <w:r w:rsidRPr="00E13C5B">
        <w:rPr>
          <w:rFonts w:ascii="Times New Roman" w:hAnsi="Times New Roman"/>
          <w:spacing w:val="-1"/>
          <w:sz w:val="24"/>
          <w:szCs w:val="24"/>
        </w:rPr>
        <w:t>l</w:t>
      </w:r>
      <w:r w:rsidRPr="00E13C5B">
        <w:rPr>
          <w:rFonts w:ascii="Times New Roman" w:hAnsi="Times New Roman"/>
          <w:spacing w:val="1"/>
          <w:sz w:val="24"/>
          <w:szCs w:val="24"/>
        </w:rPr>
        <w:t>vidas posteriormente pela obtenção de fatos r</w:t>
      </w:r>
      <w:r w:rsidRPr="00E13C5B">
        <w:rPr>
          <w:rFonts w:ascii="Times New Roman" w:hAnsi="Times New Roman"/>
          <w:sz w:val="24"/>
          <w:szCs w:val="24"/>
        </w:rPr>
        <w:t>e</w:t>
      </w:r>
      <w:r w:rsidRPr="00E13C5B">
        <w:rPr>
          <w:rFonts w:ascii="Times New Roman" w:hAnsi="Times New Roman"/>
          <w:spacing w:val="1"/>
          <w:sz w:val="24"/>
          <w:szCs w:val="24"/>
        </w:rPr>
        <w:t>l</w:t>
      </w:r>
      <w:r w:rsidRPr="00E13C5B">
        <w:rPr>
          <w:rFonts w:ascii="Times New Roman" w:hAnsi="Times New Roman"/>
          <w:sz w:val="24"/>
          <w:szCs w:val="24"/>
        </w:rPr>
        <w:t>e</w:t>
      </w:r>
      <w:r w:rsidRPr="00E13C5B">
        <w:rPr>
          <w:rFonts w:ascii="Times New Roman" w:hAnsi="Times New Roman"/>
          <w:spacing w:val="1"/>
          <w:sz w:val="24"/>
          <w:szCs w:val="24"/>
        </w:rPr>
        <w:t>v</w:t>
      </w:r>
      <w:r w:rsidRPr="00E13C5B">
        <w:rPr>
          <w:rFonts w:ascii="Times New Roman" w:hAnsi="Times New Roman"/>
          <w:sz w:val="24"/>
          <w:szCs w:val="24"/>
        </w:rPr>
        <w:t xml:space="preserve">antes </w:t>
      </w:r>
      <w:r w:rsidRPr="00E13C5B">
        <w:rPr>
          <w:rFonts w:ascii="Times New Roman" w:hAnsi="Times New Roman"/>
          <w:spacing w:val="1"/>
          <w:sz w:val="24"/>
          <w:szCs w:val="24"/>
        </w:rPr>
        <w:t xml:space="preserve">ou informações </w:t>
      </w:r>
      <w:r w:rsidRPr="00E13C5B">
        <w:rPr>
          <w:rFonts w:ascii="Times New Roman" w:hAnsi="Times New Roman"/>
          <w:sz w:val="24"/>
          <w:szCs w:val="24"/>
        </w:rPr>
        <w:t>adicionais pelo auditor.</w:t>
      </w:r>
    </w:p>
    <w:p w14:paraId="4CC4BD10" w14:textId="77777777" w:rsidR="002A6EFF" w:rsidRPr="00E13C5B" w:rsidRDefault="002A6EFF" w:rsidP="002A6EFF">
      <w:pPr>
        <w:spacing w:after="0" w:line="240" w:lineRule="auto"/>
        <w:rPr>
          <w:rFonts w:ascii="Times New Roman" w:hAnsi="Times New Roman"/>
          <w:sz w:val="24"/>
          <w:szCs w:val="24"/>
        </w:rPr>
      </w:pPr>
    </w:p>
    <w:p w14:paraId="3295DE2A"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z w:val="24"/>
          <w:szCs w:val="24"/>
        </w:rPr>
        <w:t>C</w:t>
      </w:r>
      <w:r w:rsidRPr="00E13C5B">
        <w:rPr>
          <w:rFonts w:ascii="Times New Roman" w:hAnsi="Times New Roman"/>
          <w:spacing w:val="-1"/>
          <w:sz w:val="24"/>
          <w:szCs w:val="24"/>
        </w:rPr>
        <w:t>i</w:t>
      </w:r>
      <w:r w:rsidRPr="00E13C5B">
        <w:rPr>
          <w:rFonts w:ascii="Times New Roman" w:hAnsi="Times New Roman"/>
          <w:spacing w:val="1"/>
          <w:sz w:val="24"/>
          <w:szCs w:val="24"/>
        </w:rPr>
        <w:t>rc</w:t>
      </w:r>
      <w:r w:rsidRPr="00E13C5B">
        <w:rPr>
          <w:rFonts w:ascii="Times New Roman" w:hAnsi="Times New Roman"/>
          <w:sz w:val="24"/>
          <w:szCs w:val="24"/>
        </w:rPr>
        <w:t>un</w:t>
      </w:r>
      <w:r w:rsidRPr="00E13C5B">
        <w:rPr>
          <w:rFonts w:ascii="Times New Roman" w:hAnsi="Times New Roman"/>
          <w:spacing w:val="1"/>
          <w:sz w:val="24"/>
          <w:szCs w:val="24"/>
        </w:rPr>
        <w:t>s</w:t>
      </w:r>
      <w:r w:rsidRPr="00E13C5B">
        <w:rPr>
          <w:rFonts w:ascii="Times New Roman" w:hAnsi="Times New Roman"/>
          <w:sz w:val="24"/>
          <w:szCs w:val="24"/>
        </w:rPr>
        <w:t>tâncias que afetam a fo</w:t>
      </w:r>
      <w:r w:rsidRPr="00E13C5B">
        <w:rPr>
          <w:rFonts w:ascii="Times New Roman" w:hAnsi="Times New Roman"/>
          <w:spacing w:val="1"/>
          <w:sz w:val="24"/>
          <w:szCs w:val="24"/>
        </w:rPr>
        <w:t>r</w:t>
      </w:r>
      <w:r w:rsidRPr="00E13C5B">
        <w:rPr>
          <w:rFonts w:ascii="Times New Roman" w:hAnsi="Times New Roman"/>
          <w:sz w:val="24"/>
          <w:szCs w:val="24"/>
        </w:rPr>
        <w:t>ma e o conteúdo do relatório do auditor</w:t>
      </w:r>
      <w:r w:rsidRPr="00E13C5B">
        <w:rPr>
          <w:rFonts w:ascii="Times New Roman" w:hAnsi="Times New Roman"/>
          <w:spacing w:val="-3"/>
          <w:sz w:val="24"/>
          <w:szCs w:val="24"/>
        </w:rPr>
        <w:t xml:space="preserve"> </w:t>
      </w:r>
      <w:r w:rsidRPr="00E13C5B">
        <w:rPr>
          <w:rFonts w:ascii="Times New Roman" w:hAnsi="Times New Roman"/>
          <w:spacing w:val="1"/>
          <w:sz w:val="24"/>
          <w:szCs w:val="24"/>
        </w:rPr>
        <w:t xml:space="preserve">(item </w:t>
      </w:r>
      <w:r w:rsidRPr="00E13C5B">
        <w:rPr>
          <w:rFonts w:ascii="Times New Roman" w:hAnsi="Times New Roman"/>
          <w:spacing w:val="-1"/>
          <w:sz w:val="24"/>
          <w:szCs w:val="24"/>
        </w:rPr>
        <w:t>16(d))</w:t>
      </w:r>
    </w:p>
    <w:p w14:paraId="3A78B272" w14:textId="77777777" w:rsidR="002A6EFF" w:rsidRPr="00E13C5B" w:rsidRDefault="002A6EFF" w:rsidP="002A6EFF">
      <w:pPr>
        <w:spacing w:after="0" w:line="240" w:lineRule="auto"/>
        <w:jc w:val="both"/>
        <w:rPr>
          <w:rFonts w:ascii="Times New Roman" w:hAnsi="Times New Roman"/>
          <w:sz w:val="24"/>
          <w:szCs w:val="24"/>
        </w:rPr>
      </w:pPr>
    </w:p>
    <w:p w14:paraId="43629A4D" w14:textId="77777777" w:rsidR="002A6EFF" w:rsidRPr="00B85CF1"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A23.</w:t>
      </w:r>
      <w:r w:rsidRPr="00E13C5B">
        <w:rPr>
          <w:rFonts w:ascii="Times New Roman" w:hAnsi="Times New Roman"/>
          <w:sz w:val="24"/>
          <w:szCs w:val="24"/>
        </w:rPr>
        <w:t xml:space="preserve"> </w:t>
      </w:r>
      <w:r>
        <w:rPr>
          <w:rFonts w:ascii="Times New Roman" w:hAnsi="Times New Roman"/>
          <w:sz w:val="24"/>
          <w:szCs w:val="24"/>
        </w:rPr>
        <w:tab/>
      </w:r>
      <w:r w:rsidRPr="00E13C5B">
        <w:rPr>
          <w:rFonts w:ascii="Times New Roman" w:hAnsi="Times New Roman"/>
          <w:sz w:val="24"/>
          <w:szCs w:val="24"/>
        </w:rPr>
        <w:t xml:space="preserve">A NBC TA 210 requer que auditor estabeleça os termos do trabalho de auditoria com a administração ou os responsáveis pela governança, conforme apropriado (NBC TA 210, item 9). </w:t>
      </w:r>
      <w:r w:rsidRPr="00E13C5B">
        <w:rPr>
          <w:rFonts w:ascii="Times New Roman" w:hAnsi="Times New Roman"/>
          <w:spacing w:val="3"/>
          <w:sz w:val="24"/>
          <w:szCs w:val="24"/>
        </w:rPr>
        <w:t xml:space="preserve">Os </w:t>
      </w:r>
      <w:r w:rsidRPr="00E13C5B">
        <w:rPr>
          <w:rFonts w:ascii="Times New Roman" w:hAnsi="Times New Roman"/>
          <w:sz w:val="24"/>
          <w:szCs w:val="24"/>
        </w:rPr>
        <w:t>te</w:t>
      </w:r>
      <w:r w:rsidRPr="00E13C5B">
        <w:rPr>
          <w:rFonts w:ascii="Times New Roman" w:hAnsi="Times New Roman"/>
          <w:spacing w:val="1"/>
          <w:sz w:val="24"/>
          <w:szCs w:val="24"/>
        </w:rPr>
        <w:t>r</w:t>
      </w:r>
      <w:r w:rsidRPr="00E13C5B">
        <w:rPr>
          <w:rFonts w:ascii="Times New Roman" w:hAnsi="Times New Roman"/>
          <w:spacing w:val="4"/>
          <w:sz w:val="24"/>
          <w:szCs w:val="24"/>
        </w:rPr>
        <w:t xml:space="preserve">mos acordados do trabalho de </w:t>
      </w:r>
      <w:r w:rsidRPr="00E13C5B">
        <w:rPr>
          <w:rFonts w:ascii="Times New Roman" w:hAnsi="Times New Roman"/>
          <w:sz w:val="24"/>
          <w:szCs w:val="24"/>
        </w:rPr>
        <w:t>a</w:t>
      </w:r>
      <w:r w:rsidRPr="00E13C5B">
        <w:rPr>
          <w:rFonts w:ascii="Times New Roman" w:hAnsi="Times New Roman"/>
          <w:spacing w:val="2"/>
          <w:sz w:val="24"/>
          <w:szCs w:val="24"/>
        </w:rPr>
        <w:t>u</w:t>
      </w:r>
      <w:r w:rsidRPr="00E13C5B">
        <w:rPr>
          <w:rFonts w:ascii="Times New Roman" w:hAnsi="Times New Roman"/>
          <w:sz w:val="24"/>
          <w:szCs w:val="24"/>
        </w:rPr>
        <w:t>d</w:t>
      </w:r>
      <w:r w:rsidRPr="00E13C5B">
        <w:rPr>
          <w:rFonts w:ascii="Times New Roman" w:hAnsi="Times New Roman"/>
          <w:spacing w:val="-1"/>
          <w:sz w:val="24"/>
          <w:szCs w:val="24"/>
        </w:rPr>
        <w:t>i</w:t>
      </w:r>
      <w:r w:rsidRPr="00E13C5B">
        <w:rPr>
          <w:rFonts w:ascii="Times New Roman" w:hAnsi="Times New Roman"/>
          <w:sz w:val="24"/>
          <w:szCs w:val="24"/>
        </w:rPr>
        <w:t xml:space="preserve">toria devem ser registrados </w:t>
      </w:r>
      <w:r>
        <w:rPr>
          <w:rFonts w:ascii="Times New Roman" w:hAnsi="Times New Roman"/>
          <w:sz w:val="24"/>
          <w:szCs w:val="24"/>
        </w:rPr>
        <w:t>na</w:t>
      </w:r>
      <w:r w:rsidRPr="00E13C5B">
        <w:rPr>
          <w:rFonts w:ascii="Times New Roman" w:hAnsi="Times New Roman"/>
          <w:sz w:val="24"/>
          <w:szCs w:val="24"/>
        </w:rPr>
        <w:t xml:space="preserve"> carta de contratação de</w:t>
      </w:r>
      <w:r w:rsidRPr="00E13C5B">
        <w:rPr>
          <w:rFonts w:ascii="Times New Roman" w:hAnsi="Times New Roman"/>
          <w:spacing w:val="8"/>
          <w:sz w:val="24"/>
          <w:szCs w:val="24"/>
        </w:rPr>
        <w:t xml:space="preserve"> </w:t>
      </w:r>
      <w:r w:rsidRPr="00E13C5B">
        <w:rPr>
          <w:rFonts w:ascii="Times New Roman" w:hAnsi="Times New Roman"/>
          <w:sz w:val="24"/>
          <w:szCs w:val="24"/>
        </w:rPr>
        <w:t>au</w:t>
      </w:r>
      <w:r w:rsidRPr="00E13C5B">
        <w:rPr>
          <w:rFonts w:ascii="Times New Roman" w:hAnsi="Times New Roman"/>
          <w:spacing w:val="2"/>
          <w:sz w:val="24"/>
          <w:szCs w:val="24"/>
        </w:rPr>
        <w:t>d</w:t>
      </w:r>
      <w:r w:rsidRPr="00E13C5B">
        <w:rPr>
          <w:rFonts w:ascii="Times New Roman" w:hAnsi="Times New Roman"/>
          <w:spacing w:val="-1"/>
          <w:sz w:val="24"/>
          <w:szCs w:val="24"/>
        </w:rPr>
        <w:t>i</w:t>
      </w:r>
      <w:r w:rsidRPr="00E13C5B">
        <w:rPr>
          <w:rFonts w:ascii="Times New Roman" w:hAnsi="Times New Roman"/>
          <w:sz w:val="24"/>
          <w:szCs w:val="24"/>
        </w:rPr>
        <w:t>toria</w:t>
      </w:r>
      <w:r>
        <w:rPr>
          <w:rFonts w:ascii="Times New Roman" w:hAnsi="Times New Roman"/>
          <w:sz w:val="24"/>
          <w:szCs w:val="24"/>
        </w:rPr>
        <w:t>,</w:t>
      </w:r>
      <w:r w:rsidRPr="00E13C5B">
        <w:rPr>
          <w:rFonts w:ascii="Times New Roman" w:hAnsi="Times New Roman"/>
          <w:sz w:val="24"/>
          <w:szCs w:val="24"/>
        </w:rPr>
        <w:t xml:space="preserve"> ou </w:t>
      </w:r>
      <w:r w:rsidRPr="00E13C5B">
        <w:rPr>
          <w:rFonts w:ascii="Times New Roman" w:hAnsi="Times New Roman"/>
          <w:spacing w:val="-1"/>
          <w:sz w:val="24"/>
          <w:szCs w:val="24"/>
        </w:rPr>
        <w:t>outra forma adequada de acordo por escrito</w:t>
      </w:r>
      <w:r>
        <w:rPr>
          <w:rFonts w:ascii="Times New Roman" w:hAnsi="Times New Roman"/>
          <w:spacing w:val="-1"/>
          <w:sz w:val="24"/>
          <w:szCs w:val="24"/>
        </w:rPr>
        <w:t>,</w:t>
      </w:r>
      <w:r w:rsidRPr="00E13C5B">
        <w:rPr>
          <w:rFonts w:ascii="Times New Roman" w:hAnsi="Times New Roman"/>
          <w:spacing w:val="-1"/>
          <w:sz w:val="24"/>
          <w:szCs w:val="24"/>
        </w:rPr>
        <w:t xml:space="preserve"> e </w:t>
      </w:r>
      <w:r w:rsidRPr="00E13C5B">
        <w:rPr>
          <w:rFonts w:ascii="Times New Roman" w:hAnsi="Times New Roman"/>
          <w:spacing w:val="1"/>
          <w:sz w:val="24"/>
          <w:szCs w:val="24"/>
        </w:rPr>
        <w:t>i</w:t>
      </w:r>
      <w:r w:rsidRPr="00E13C5B">
        <w:rPr>
          <w:rFonts w:ascii="Times New Roman" w:hAnsi="Times New Roman"/>
          <w:sz w:val="24"/>
          <w:szCs w:val="24"/>
        </w:rPr>
        <w:t>n</w:t>
      </w:r>
      <w:r w:rsidRPr="00E13C5B">
        <w:rPr>
          <w:rFonts w:ascii="Times New Roman" w:hAnsi="Times New Roman"/>
          <w:spacing w:val="1"/>
          <w:sz w:val="24"/>
          <w:szCs w:val="24"/>
        </w:rPr>
        <w:t>c</w:t>
      </w:r>
      <w:r w:rsidRPr="00E13C5B">
        <w:rPr>
          <w:rFonts w:ascii="Times New Roman" w:hAnsi="Times New Roman"/>
          <w:spacing w:val="-1"/>
          <w:sz w:val="24"/>
          <w:szCs w:val="24"/>
        </w:rPr>
        <w:t>l</w:t>
      </w:r>
      <w:r w:rsidRPr="00E13C5B">
        <w:rPr>
          <w:rFonts w:ascii="Times New Roman" w:hAnsi="Times New Roman"/>
          <w:spacing w:val="2"/>
          <w:sz w:val="24"/>
          <w:szCs w:val="24"/>
        </w:rPr>
        <w:t>u</w:t>
      </w:r>
      <w:r>
        <w:rPr>
          <w:rFonts w:ascii="Times New Roman" w:hAnsi="Times New Roman"/>
          <w:spacing w:val="2"/>
          <w:sz w:val="24"/>
          <w:szCs w:val="24"/>
        </w:rPr>
        <w:t>ir</w:t>
      </w:r>
      <w:r w:rsidRPr="00E13C5B">
        <w:rPr>
          <w:rFonts w:ascii="Times New Roman" w:hAnsi="Times New Roman"/>
          <w:spacing w:val="2"/>
          <w:sz w:val="24"/>
          <w:szCs w:val="24"/>
        </w:rPr>
        <w:t xml:space="preserve">, </w:t>
      </w:r>
      <w:r w:rsidRPr="00E13C5B">
        <w:rPr>
          <w:rFonts w:ascii="Times New Roman" w:hAnsi="Times New Roman"/>
          <w:sz w:val="24"/>
          <w:szCs w:val="24"/>
        </w:rPr>
        <w:t>entre outras coisas,</w:t>
      </w:r>
      <w:r w:rsidRPr="00E13C5B">
        <w:rPr>
          <w:rFonts w:ascii="Times New Roman" w:hAnsi="Times New Roman"/>
          <w:spacing w:val="3"/>
          <w:sz w:val="24"/>
          <w:szCs w:val="24"/>
        </w:rPr>
        <w:t xml:space="preserve"> </w:t>
      </w:r>
      <w:r w:rsidRPr="00E13C5B">
        <w:rPr>
          <w:rFonts w:ascii="Times New Roman" w:hAnsi="Times New Roman"/>
          <w:spacing w:val="1"/>
          <w:sz w:val="24"/>
          <w:szCs w:val="24"/>
        </w:rPr>
        <w:t>r</w:t>
      </w:r>
      <w:r w:rsidRPr="00E13C5B">
        <w:rPr>
          <w:rFonts w:ascii="Times New Roman" w:hAnsi="Times New Roman"/>
          <w:sz w:val="24"/>
          <w:szCs w:val="24"/>
        </w:rPr>
        <w:t>e</w:t>
      </w:r>
      <w:r w:rsidRPr="00E13C5B">
        <w:rPr>
          <w:rFonts w:ascii="Times New Roman" w:hAnsi="Times New Roman"/>
          <w:spacing w:val="2"/>
          <w:sz w:val="24"/>
          <w:szCs w:val="24"/>
        </w:rPr>
        <w:t>f</w:t>
      </w:r>
      <w:r w:rsidRPr="00E13C5B">
        <w:rPr>
          <w:rFonts w:ascii="Times New Roman" w:hAnsi="Times New Roman"/>
          <w:sz w:val="24"/>
          <w:szCs w:val="24"/>
        </w:rPr>
        <w:t>e</w:t>
      </w:r>
      <w:r w:rsidRPr="00E13C5B">
        <w:rPr>
          <w:rFonts w:ascii="Times New Roman" w:hAnsi="Times New Roman"/>
          <w:spacing w:val="1"/>
          <w:sz w:val="24"/>
          <w:szCs w:val="24"/>
        </w:rPr>
        <w:t>rência à f</w:t>
      </w:r>
      <w:r w:rsidRPr="00E13C5B">
        <w:rPr>
          <w:rFonts w:ascii="Times New Roman" w:hAnsi="Times New Roman"/>
          <w:sz w:val="24"/>
          <w:szCs w:val="24"/>
        </w:rPr>
        <w:t>o</w:t>
      </w:r>
      <w:r w:rsidRPr="00E13C5B">
        <w:rPr>
          <w:rFonts w:ascii="Times New Roman" w:hAnsi="Times New Roman"/>
          <w:spacing w:val="1"/>
          <w:sz w:val="24"/>
          <w:szCs w:val="24"/>
        </w:rPr>
        <w:t>r</w:t>
      </w:r>
      <w:r w:rsidRPr="00E13C5B">
        <w:rPr>
          <w:rFonts w:ascii="Times New Roman" w:hAnsi="Times New Roman"/>
          <w:sz w:val="24"/>
          <w:szCs w:val="24"/>
        </w:rPr>
        <w:t xml:space="preserve">ma e ao </w:t>
      </w:r>
      <w:r w:rsidRPr="00E13C5B">
        <w:rPr>
          <w:rFonts w:ascii="Times New Roman" w:hAnsi="Times New Roman"/>
          <w:spacing w:val="1"/>
          <w:sz w:val="24"/>
          <w:szCs w:val="24"/>
        </w:rPr>
        <w:t>c</w:t>
      </w:r>
      <w:r w:rsidRPr="00E13C5B">
        <w:rPr>
          <w:rFonts w:ascii="Times New Roman" w:hAnsi="Times New Roman"/>
          <w:sz w:val="24"/>
          <w:szCs w:val="24"/>
        </w:rPr>
        <w:t>onteúdo esperados do relatório do auditor (NBC TA 210, item 10)</w:t>
      </w:r>
      <w:r w:rsidRPr="00E13C5B">
        <w:rPr>
          <w:rFonts w:ascii="Times New Roman" w:hAnsi="Times New Roman"/>
          <w:spacing w:val="12"/>
          <w:sz w:val="24"/>
          <w:szCs w:val="24"/>
        </w:rPr>
        <w:t>.</w:t>
      </w:r>
      <w:r w:rsidRPr="00E13C5B">
        <w:rPr>
          <w:rFonts w:ascii="Times New Roman" w:hAnsi="Times New Roman"/>
          <w:spacing w:val="24"/>
          <w:position w:val="10"/>
          <w:sz w:val="24"/>
          <w:szCs w:val="24"/>
        </w:rPr>
        <w:t xml:space="preserve"> </w:t>
      </w:r>
      <w:r w:rsidRPr="00E13C5B">
        <w:rPr>
          <w:rFonts w:ascii="Times New Roman" w:hAnsi="Times New Roman"/>
          <w:spacing w:val="-1"/>
          <w:sz w:val="24"/>
          <w:szCs w:val="24"/>
        </w:rPr>
        <w:t>Conforme e</w:t>
      </w:r>
      <w:r w:rsidRPr="00B85CF1">
        <w:rPr>
          <w:rFonts w:ascii="Times New Roman" w:hAnsi="Times New Roman"/>
          <w:spacing w:val="-1"/>
          <w:sz w:val="24"/>
          <w:szCs w:val="24"/>
        </w:rPr>
        <w:t>xp</w:t>
      </w:r>
      <w:r w:rsidRPr="00E13C5B">
        <w:rPr>
          <w:rFonts w:ascii="Times New Roman" w:hAnsi="Times New Roman"/>
          <w:spacing w:val="-1"/>
          <w:sz w:val="24"/>
          <w:szCs w:val="24"/>
        </w:rPr>
        <w:t>licado no item A</w:t>
      </w:r>
      <w:r w:rsidRPr="00B85CF1">
        <w:rPr>
          <w:rFonts w:ascii="Times New Roman" w:hAnsi="Times New Roman"/>
          <w:spacing w:val="-1"/>
          <w:sz w:val="24"/>
          <w:szCs w:val="24"/>
        </w:rPr>
        <w:t>9, se os termos do trabalho não forem estabelecidos com os responsáveis pela governança, o auditor pode fornecer cópia da carta de contratação aos responsáveis pela governança para comun</w:t>
      </w:r>
      <w:r w:rsidRPr="00E13C5B">
        <w:rPr>
          <w:rFonts w:ascii="Times New Roman" w:hAnsi="Times New Roman"/>
          <w:spacing w:val="-1"/>
          <w:sz w:val="24"/>
          <w:szCs w:val="24"/>
        </w:rPr>
        <w:t>i</w:t>
      </w:r>
      <w:r w:rsidRPr="00B85CF1">
        <w:rPr>
          <w:rFonts w:ascii="Times New Roman" w:hAnsi="Times New Roman"/>
          <w:spacing w:val="-1"/>
          <w:sz w:val="24"/>
          <w:szCs w:val="24"/>
        </w:rPr>
        <w:t>car sobre assuntos re</w:t>
      </w:r>
      <w:r w:rsidRPr="00E13C5B">
        <w:rPr>
          <w:rFonts w:ascii="Times New Roman" w:hAnsi="Times New Roman"/>
          <w:spacing w:val="-1"/>
          <w:sz w:val="24"/>
          <w:szCs w:val="24"/>
        </w:rPr>
        <w:t>l</w:t>
      </w:r>
      <w:r w:rsidRPr="00B85CF1">
        <w:rPr>
          <w:rFonts w:ascii="Times New Roman" w:hAnsi="Times New Roman"/>
          <w:spacing w:val="-1"/>
          <w:sz w:val="24"/>
          <w:szCs w:val="24"/>
        </w:rPr>
        <w:t>evantes para a aud</w:t>
      </w:r>
      <w:r w:rsidRPr="00E13C5B">
        <w:rPr>
          <w:rFonts w:ascii="Times New Roman" w:hAnsi="Times New Roman"/>
          <w:spacing w:val="-1"/>
          <w:sz w:val="24"/>
          <w:szCs w:val="24"/>
        </w:rPr>
        <w:t>i</w:t>
      </w:r>
      <w:r w:rsidRPr="00B85CF1">
        <w:rPr>
          <w:rFonts w:ascii="Times New Roman" w:hAnsi="Times New Roman"/>
          <w:spacing w:val="-1"/>
          <w:sz w:val="24"/>
          <w:szCs w:val="24"/>
        </w:rPr>
        <w:t>toria. A finalidade da comun</w:t>
      </w:r>
      <w:r w:rsidRPr="00E13C5B">
        <w:rPr>
          <w:rFonts w:ascii="Times New Roman" w:hAnsi="Times New Roman"/>
          <w:spacing w:val="-1"/>
          <w:sz w:val="24"/>
          <w:szCs w:val="24"/>
        </w:rPr>
        <w:t>i</w:t>
      </w:r>
      <w:r w:rsidRPr="00B85CF1">
        <w:rPr>
          <w:rFonts w:ascii="Times New Roman" w:hAnsi="Times New Roman"/>
          <w:spacing w:val="-1"/>
          <w:sz w:val="24"/>
          <w:szCs w:val="24"/>
        </w:rPr>
        <w:t xml:space="preserve">cação requerida pelo item 16(d) é </w:t>
      </w:r>
      <w:r w:rsidRPr="00E13C5B">
        <w:rPr>
          <w:rFonts w:ascii="Times New Roman" w:hAnsi="Times New Roman"/>
          <w:spacing w:val="-1"/>
          <w:sz w:val="24"/>
          <w:szCs w:val="24"/>
        </w:rPr>
        <w:t>i</w:t>
      </w:r>
      <w:r w:rsidRPr="00B85CF1">
        <w:rPr>
          <w:rFonts w:ascii="Times New Roman" w:hAnsi="Times New Roman"/>
          <w:spacing w:val="-1"/>
          <w:sz w:val="24"/>
          <w:szCs w:val="24"/>
        </w:rPr>
        <w:t>nformar aos responsáveis pela go</w:t>
      </w:r>
      <w:r w:rsidRPr="00E13C5B">
        <w:rPr>
          <w:rFonts w:ascii="Times New Roman" w:hAnsi="Times New Roman"/>
          <w:spacing w:val="-1"/>
          <w:sz w:val="24"/>
          <w:szCs w:val="24"/>
        </w:rPr>
        <w:t>v</w:t>
      </w:r>
      <w:r w:rsidRPr="00B85CF1">
        <w:rPr>
          <w:rFonts w:ascii="Times New Roman" w:hAnsi="Times New Roman"/>
          <w:spacing w:val="-1"/>
          <w:sz w:val="24"/>
          <w:szCs w:val="24"/>
        </w:rPr>
        <w:t>ernança sobre c</w:t>
      </w:r>
      <w:r w:rsidRPr="00E13C5B">
        <w:rPr>
          <w:rFonts w:ascii="Times New Roman" w:hAnsi="Times New Roman"/>
          <w:spacing w:val="-1"/>
          <w:sz w:val="24"/>
          <w:szCs w:val="24"/>
        </w:rPr>
        <w:t>i</w:t>
      </w:r>
      <w:r w:rsidRPr="00B85CF1">
        <w:rPr>
          <w:rFonts w:ascii="Times New Roman" w:hAnsi="Times New Roman"/>
          <w:spacing w:val="-1"/>
          <w:sz w:val="24"/>
          <w:szCs w:val="24"/>
        </w:rPr>
        <w:t>rcunstâncias em que a forma e o conteúdo do relatório do auditor podem ser d</w:t>
      </w:r>
      <w:r w:rsidRPr="00E13C5B">
        <w:rPr>
          <w:rFonts w:ascii="Times New Roman" w:hAnsi="Times New Roman"/>
          <w:spacing w:val="-1"/>
          <w:sz w:val="24"/>
          <w:szCs w:val="24"/>
        </w:rPr>
        <w:t>i</w:t>
      </w:r>
      <w:r w:rsidRPr="00B85CF1">
        <w:rPr>
          <w:rFonts w:ascii="Times New Roman" w:hAnsi="Times New Roman"/>
          <w:spacing w:val="-1"/>
          <w:sz w:val="24"/>
          <w:szCs w:val="24"/>
        </w:rPr>
        <w:t xml:space="preserve">ferentes do esperado ou podem </w:t>
      </w:r>
      <w:r w:rsidRPr="00E13C5B">
        <w:rPr>
          <w:rFonts w:ascii="Times New Roman" w:hAnsi="Times New Roman"/>
          <w:spacing w:val="-1"/>
          <w:sz w:val="24"/>
          <w:szCs w:val="24"/>
        </w:rPr>
        <w:t>i</w:t>
      </w:r>
      <w:r w:rsidRPr="00B85CF1">
        <w:rPr>
          <w:rFonts w:ascii="Times New Roman" w:hAnsi="Times New Roman"/>
          <w:spacing w:val="-1"/>
          <w:sz w:val="24"/>
          <w:szCs w:val="24"/>
        </w:rPr>
        <w:t>nc</w:t>
      </w:r>
      <w:r w:rsidRPr="00E13C5B">
        <w:rPr>
          <w:rFonts w:ascii="Times New Roman" w:hAnsi="Times New Roman"/>
          <w:spacing w:val="-1"/>
          <w:sz w:val="24"/>
          <w:szCs w:val="24"/>
        </w:rPr>
        <w:t>l</w:t>
      </w:r>
      <w:r w:rsidRPr="00B85CF1">
        <w:rPr>
          <w:rFonts w:ascii="Times New Roman" w:hAnsi="Times New Roman"/>
          <w:spacing w:val="-1"/>
          <w:sz w:val="24"/>
          <w:szCs w:val="24"/>
        </w:rPr>
        <w:t xml:space="preserve">uir </w:t>
      </w:r>
      <w:r w:rsidRPr="00E13C5B">
        <w:rPr>
          <w:rFonts w:ascii="Times New Roman" w:hAnsi="Times New Roman"/>
          <w:spacing w:val="-1"/>
          <w:sz w:val="24"/>
          <w:szCs w:val="24"/>
        </w:rPr>
        <w:t>i</w:t>
      </w:r>
      <w:r w:rsidRPr="00B85CF1">
        <w:rPr>
          <w:rFonts w:ascii="Times New Roman" w:hAnsi="Times New Roman"/>
          <w:spacing w:val="-1"/>
          <w:sz w:val="24"/>
          <w:szCs w:val="24"/>
        </w:rPr>
        <w:t>nformações adicionais sobre a aud</w:t>
      </w:r>
      <w:r w:rsidRPr="00E13C5B">
        <w:rPr>
          <w:rFonts w:ascii="Times New Roman" w:hAnsi="Times New Roman"/>
          <w:spacing w:val="-1"/>
          <w:sz w:val="24"/>
          <w:szCs w:val="24"/>
        </w:rPr>
        <w:t>i</w:t>
      </w:r>
      <w:r w:rsidRPr="00B85CF1">
        <w:rPr>
          <w:rFonts w:ascii="Times New Roman" w:hAnsi="Times New Roman"/>
          <w:spacing w:val="-1"/>
          <w:sz w:val="24"/>
          <w:szCs w:val="24"/>
        </w:rPr>
        <w:t>toria realizada.</w:t>
      </w:r>
    </w:p>
    <w:p w14:paraId="38C6627A" w14:textId="77777777" w:rsidR="002A6EFF" w:rsidRPr="00B85CF1" w:rsidRDefault="002A6EFF" w:rsidP="002A6EFF">
      <w:pPr>
        <w:spacing w:after="0" w:line="240" w:lineRule="auto"/>
        <w:rPr>
          <w:rFonts w:ascii="Times New Roman" w:hAnsi="Times New Roman"/>
          <w:spacing w:val="-1"/>
          <w:sz w:val="24"/>
          <w:szCs w:val="24"/>
        </w:rPr>
      </w:pPr>
    </w:p>
    <w:p w14:paraId="2DBCA861" w14:textId="77777777" w:rsidR="002A6EFF" w:rsidRPr="00B85CF1" w:rsidRDefault="002A6EFF" w:rsidP="002A6EFF">
      <w:pPr>
        <w:tabs>
          <w:tab w:val="left" w:pos="567"/>
        </w:tabs>
        <w:spacing w:after="12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A</w:t>
      </w:r>
      <w:r w:rsidRPr="00B85CF1">
        <w:rPr>
          <w:rFonts w:ascii="Times New Roman" w:hAnsi="Times New Roman"/>
          <w:spacing w:val="-1"/>
          <w:sz w:val="24"/>
          <w:szCs w:val="24"/>
        </w:rPr>
        <w:t xml:space="preserve">24. </w:t>
      </w:r>
      <w:r w:rsidRPr="00B85CF1">
        <w:rPr>
          <w:rFonts w:ascii="Times New Roman" w:hAnsi="Times New Roman"/>
          <w:spacing w:val="-1"/>
          <w:sz w:val="24"/>
          <w:szCs w:val="24"/>
        </w:rPr>
        <w:tab/>
        <w:t>As c</w:t>
      </w:r>
      <w:r w:rsidRPr="00E13C5B">
        <w:rPr>
          <w:rFonts w:ascii="Times New Roman" w:hAnsi="Times New Roman"/>
          <w:spacing w:val="-1"/>
          <w:sz w:val="24"/>
          <w:szCs w:val="24"/>
        </w:rPr>
        <w:t>i</w:t>
      </w:r>
      <w:r w:rsidRPr="00B85CF1">
        <w:rPr>
          <w:rFonts w:ascii="Times New Roman" w:hAnsi="Times New Roman"/>
          <w:spacing w:val="-1"/>
          <w:sz w:val="24"/>
          <w:szCs w:val="24"/>
        </w:rPr>
        <w:t>rcunstâncias em que o aud</w:t>
      </w:r>
      <w:r w:rsidRPr="00E13C5B">
        <w:rPr>
          <w:rFonts w:ascii="Times New Roman" w:hAnsi="Times New Roman"/>
          <w:spacing w:val="-1"/>
          <w:sz w:val="24"/>
          <w:szCs w:val="24"/>
        </w:rPr>
        <w:t>i</w:t>
      </w:r>
      <w:r w:rsidRPr="00B85CF1">
        <w:rPr>
          <w:rFonts w:ascii="Times New Roman" w:hAnsi="Times New Roman"/>
          <w:spacing w:val="-1"/>
          <w:sz w:val="24"/>
          <w:szCs w:val="24"/>
        </w:rPr>
        <w:t>tor deve ou pode</w:t>
      </w:r>
      <w:r>
        <w:rPr>
          <w:rFonts w:ascii="Times New Roman" w:hAnsi="Times New Roman"/>
          <w:spacing w:val="-1"/>
          <w:sz w:val="24"/>
          <w:szCs w:val="24"/>
        </w:rPr>
        <w:t>,</w:t>
      </w:r>
      <w:r w:rsidRPr="00B85CF1">
        <w:rPr>
          <w:rFonts w:ascii="Times New Roman" w:hAnsi="Times New Roman"/>
          <w:spacing w:val="-1"/>
          <w:sz w:val="24"/>
          <w:szCs w:val="24"/>
        </w:rPr>
        <w:t xml:space="preserve"> de outra forma</w:t>
      </w:r>
      <w:r>
        <w:rPr>
          <w:rFonts w:ascii="Times New Roman" w:hAnsi="Times New Roman"/>
          <w:spacing w:val="-1"/>
          <w:sz w:val="24"/>
          <w:szCs w:val="24"/>
        </w:rPr>
        <w:t>,</w:t>
      </w:r>
      <w:r w:rsidRPr="00B85CF1">
        <w:rPr>
          <w:rFonts w:ascii="Times New Roman" w:hAnsi="Times New Roman"/>
          <w:spacing w:val="-1"/>
          <w:sz w:val="24"/>
          <w:szCs w:val="24"/>
        </w:rPr>
        <w:t xml:space="preserve"> considerar necessário </w:t>
      </w:r>
      <w:r w:rsidRPr="00E13C5B">
        <w:rPr>
          <w:rFonts w:ascii="Times New Roman" w:hAnsi="Times New Roman"/>
          <w:spacing w:val="-1"/>
          <w:sz w:val="24"/>
          <w:szCs w:val="24"/>
        </w:rPr>
        <w:t>i</w:t>
      </w:r>
      <w:r w:rsidRPr="00B85CF1">
        <w:rPr>
          <w:rFonts w:ascii="Times New Roman" w:hAnsi="Times New Roman"/>
          <w:spacing w:val="-1"/>
          <w:sz w:val="24"/>
          <w:szCs w:val="24"/>
        </w:rPr>
        <w:t>nc</w:t>
      </w:r>
      <w:r w:rsidRPr="00E13C5B">
        <w:rPr>
          <w:rFonts w:ascii="Times New Roman" w:hAnsi="Times New Roman"/>
          <w:spacing w:val="-1"/>
          <w:sz w:val="24"/>
          <w:szCs w:val="24"/>
        </w:rPr>
        <w:t>l</w:t>
      </w:r>
      <w:r w:rsidRPr="00B85CF1">
        <w:rPr>
          <w:rFonts w:ascii="Times New Roman" w:hAnsi="Times New Roman"/>
          <w:spacing w:val="-1"/>
          <w:sz w:val="24"/>
          <w:szCs w:val="24"/>
        </w:rPr>
        <w:t>uir informações adicionais no seu relatório de acordo com as normas de auditoria, e sobre as quais os responsáveis pela governança devem ser comun</w:t>
      </w:r>
      <w:r w:rsidRPr="00E13C5B">
        <w:rPr>
          <w:rFonts w:ascii="Times New Roman" w:hAnsi="Times New Roman"/>
          <w:spacing w:val="-1"/>
          <w:sz w:val="24"/>
          <w:szCs w:val="24"/>
        </w:rPr>
        <w:t>i</w:t>
      </w:r>
      <w:r w:rsidRPr="00B85CF1">
        <w:rPr>
          <w:rFonts w:ascii="Times New Roman" w:hAnsi="Times New Roman"/>
          <w:spacing w:val="-1"/>
          <w:sz w:val="24"/>
          <w:szCs w:val="24"/>
        </w:rPr>
        <w:t>cados</w:t>
      </w:r>
      <w:r>
        <w:rPr>
          <w:rFonts w:ascii="Times New Roman" w:hAnsi="Times New Roman"/>
          <w:spacing w:val="-1"/>
          <w:sz w:val="24"/>
          <w:szCs w:val="24"/>
        </w:rPr>
        <w:t>,</w:t>
      </w:r>
      <w:r w:rsidRPr="00B85CF1">
        <w:rPr>
          <w:rFonts w:ascii="Times New Roman" w:hAnsi="Times New Roman"/>
          <w:spacing w:val="-1"/>
          <w:sz w:val="24"/>
          <w:szCs w:val="24"/>
        </w:rPr>
        <w:t xml:space="preserve"> </w:t>
      </w:r>
      <w:r w:rsidRPr="00E13C5B">
        <w:rPr>
          <w:rFonts w:ascii="Times New Roman" w:hAnsi="Times New Roman"/>
          <w:spacing w:val="-1"/>
          <w:sz w:val="24"/>
          <w:szCs w:val="24"/>
        </w:rPr>
        <w:t>i</w:t>
      </w:r>
      <w:r w:rsidRPr="00B85CF1">
        <w:rPr>
          <w:rFonts w:ascii="Times New Roman" w:hAnsi="Times New Roman"/>
          <w:spacing w:val="-1"/>
          <w:sz w:val="24"/>
          <w:szCs w:val="24"/>
        </w:rPr>
        <w:t>ncluem quando:</w:t>
      </w:r>
    </w:p>
    <w:p w14:paraId="399464B6"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sidRPr="00B85CF1">
        <w:rPr>
          <w:rFonts w:ascii="Times New Roman" w:hAnsi="Times New Roman"/>
          <w:spacing w:val="-1"/>
          <w:sz w:val="24"/>
          <w:szCs w:val="24"/>
        </w:rPr>
        <w:t xml:space="preserve">o auditor espera modificar a opinião no seu </w:t>
      </w:r>
      <w:r>
        <w:rPr>
          <w:rFonts w:ascii="Times New Roman" w:hAnsi="Times New Roman"/>
          <w:spacing w:val="-1"/>
          <w:sz w:val="24"/>
          <w:szCs w:val="24"/>
        </w:rPr>
        <w:t xml:space="preserve">relatório </w:t>
      </w:r>
      <w:r w:rsidRPr="00B85CF1">
        <w:rPr>
          <w:rFonts w:ascii="Times New Roman" w:hAnsi="Times New Roman"/>
          <w:spacing w:val="-1"/>
          <w:sz w:val="24"/>
          <w:szCs w:val="24"/>
        </w:rPr>
        <w:t>de acordo com a NBC TA 705, item 30;</w:t>
      </w:r>
    </w:p>
    <w:p w14:paraId="0CE85AEF"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sidRPr="00B85CF1">
        <w:rPr>
          <w:rFonts w:ascii="Times New Roman" w:hAnsi="Times New Roman"/>
          <w:spacing w:val="-1"/>
          <w:sz w:val="24"/>
          <w:szCs w:val="24"/>
        </w:rPr>
        <w:t>uma incerteza relevante relacionada com a continuidade operacional é divulgada de acordo com a NBC TA 570 – Continuidade Operacional, item 25(d);</w:t>
      </w:r>
    </w:p>
    <w:p w14:paraId="48F53ADF"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F764D6">
        <w:rPr>
          <w:rFonts w:ascii="Times New Roman" w:hAnsi="Times New Roman"/>
          <w:spacing w:val="3"/>
          <w:sz w:val="24"/>
          <w:szCs w:val="24"/>
        </w:rPr>
        <w:t>os</w:t>
      </w:r>
      <w:r w:rsidRPr="00E13C5B">
        <w:rPr>
          <w:rFonts w:ascii="Times New Roman" w:hAnsi="Times New Roman"/>
          <w:sz w:val="24"/>
          <w:szCs w:val="24"/>
        </w:rPr>
        <w:t xml:space="preserve"> principais assuntos de auditoria foram comunicados de acordo com a NBC TA 701, item 17;</w:t>
      </w:r>
    </w:p>
    <w:p w14:paraId="02E051C2"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sidRPr="00B85CF1">
        <w:rPr>
          <w:rFonts w:ascii="Times New Roman" w:hAnsi="Times New Roman"/>
          <w:spacing w:val="-1"/>
          <w:sz w:val="24"/>
          <w:szCs w:val="24"/>
        </w:rPr>
        <w:t>o aud</w:t>
      </w:r>
      <w:r w:rsidRPr="00E13C5B">
        <w:rPr>
          <w:rFonts w:ascii="Times New Roman" w:hAnsi="Times New Roman"/>
          <w:spacing w:val="-1"/>
          <w:sz w:val="24"/>
          <w:szCs w:val="24"/>
        </w:rPr>
        <w:t>i</w:t>
      </w:r>
      <w:r w:rsidRPr="00B85CF1">
        <w:rPr>
          <w:rFonts w:ascii="Times New Roman" w:hAnsi="Times New Roman"/>
          <w:spacing w:val="-1"/>
          <w:sz w:val="24"/>
          <w:szCs w:val="24"/>
        </w:rPr>
        <w:t>tor cons</w:t>
      </w:r>
      <w:r w:rsidRPr="00E13C5B">
        <w:rPr>
          <w:rFonts w:ascii="Times New Roman" w:hAnsi="Times New Roman"/>
          <w:spacing w:val="-1"/>
          <w:sz w:val="24"/>
          <w:szCs w:val="24"/>
        </w:rPr>
        <w:t>i</w:t>
      </w:r>
      <w:r w:rsidRPr="00B85CF1">
        <w:rPr>
          <w:rFonts w:ascii="Times New Roman" w:hAnsi="Times New Roman"/>
          <w:spacing w:val="-1"/>
          <w:sz w:val="24"/>
          <w:szCs w:val="24"/>
        </w:rPr>
        <w:t xml:space="preserve">dera necessário </w:t>
      </w:r>
      <w:r w:rsidRPr="00E13C5B">
        <w:rPr>
          <w:rFonts w:ascii="Times New Roman" w:hAnsi="Times New Roman"/>
          <w:spacing w:val="-1"/>
          <w:sz w:val="24"/>
          <w:szCs w:val="24"/>
        </w:rPr>
        <w:t>i</w:t>
      </w:r>
      <w:r w:rsidRPr="00B85CF1">
        <w:rPr>
          <w:rFonts w:ascii="Times New Roman" w:hAnsi="Times New Roman"/>
          <w:spacing w:val="-1"/>
          <w:sz w:val="24"/>
          <w:szCs w:val="24"/>
        </w:rPr>
        <w:t>nc</w:t>
      </w:r>
      <w:r w:rsidRPr="00E13C5B">
        <w:rPr>
          <w:rFonts w:ascii="Times New Roman" w:hAnsi="Times New Roman"/>
          <w:spacing w:val="-1"/>
          <w:sz w:val="24"/>
          <w:szCs w:val="24"/>
        </w:rPr>
        <w:t>l</w:t>
      </w:r>
      <w:r w:rsidRPr="00B85CF1">
        <w:rPr>
          <w:rFonts w:ascii="Times New Roman" w:hAnsi="Times New Roman"/>
          <w:spacing w:val="-1"/>
          <w:sz w:val="24"/>
          <w:szCs w:val="24"/>
        </w:rPr>
        <w:t>uir parágrafo de ênfase ou parágrafo de outros assuntos de acordo com a NBC TA 706 – Parágrafos de Ênfase e Parágrafos de Outros Assuntos no Relatório do Auditor Independente, item 12, ou é requerido a fazê-lo de acordo com outras normas de auditoria;</w:t>
      </w:r>
    </w:p>
    <w:p w14:paraId="72AD43A9"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sidRPr="00B85CF1">
        <w:rPr>
          <w:rFonts w:ascii="Times New Roman" w:hAnsi="Times New Roman"/>
          <w:spacing w:val="-1"/>
          <w:sz w:val="24"/>
          <w:szCs w:val="24"/>
        </w:rPr>
        <w:t>o auditor concluiu que há distorção relevante não corrigida nas outras informações de acordo com a NBC TA 720, item 18(a).</w:t>
      </w:r>
    </w:p>
    <w:p w14:paraId="7C098F79" w14:textId="77777777" w:rsidR="002A6EFF" w:rsidRPr="00E13C5B" w:rsidRDefault="002A6EFF" w:rsidP="002A6EFF">
      <w:pPr>
        <w:spacing w:after="0" w:line="240" w:lineRule="auto"/>
        <w:ind w:left="567"/>
        <w:jc w:val="both"/>
        <w:rPr>
          <w:rFonts w:ascii="Times New Roman" w:hAnsi="Times New Roman"/>
          <w:sz w:val="24"/>
          <w:szCs w:val="24"/>
        </w:rPr>
      </w:pPr>
      <w:r w:rsidRPr="00E13C5B">
        <w:rPr>
          <w:rFonts w:ascii="Times New Roman" w:hAnsi="Times New Roman"/>
          <w:sz w:val="24"/>
          <w:szCs w:val="24"/>
        </w:rPr>
        <w:t xml:space="preserve">Nessas </w:t>
      </w:r>
      <w:r w:rsidRPr="00E13C5B">
        <w:rPr>
          <w:rFonts w:ascii="Times New Roman" w:hAnsi="Times New Roman"/>
          <w:spacing w:val="1"/>
          <w:sz w:val="24"/>
          <w:szCs w:val="24"/>
        </w:rPr>
        <w:t>c</w:t>
      </w:r>
      <w:r w:rsidRPr="00E13C5B">
        <w:rPr>
          <w:rFonts w:ascii="Times New Roman" w:hAnsi="Times New Roman"/>
          <w:spacing w:val="-1"/>
          <w:sz w:val="24"/>
          <w:szCs w:val="24"/>
        </w:rPr>
        <w:t>i</w:t>
      </w:r>
      <w:r w:rsidRPr="00E13C5B">
        <w:rPr>
          <w:rFonts w:ascii="Times New Roman" w:hAnsi="Times New Roman"/>
          <w:spacing w:val="1"/>
          <w:sz w:val="24"/>
          <w:szCs w:val="24"/>
        </w:rPr>
        <w:t>rc</w:t>
      </w:r>
      <w:r w:rsidRPr="00E13C5B">
        <w:rPr>
          <w:rFonts w:ascii="Times New Roman" w:hAnsi="Times New Roman"/>
          <w:spacing w:val="-3"/>
          <w:sz w:val="24"/>
          <w:szCs w:val="24"/>
        </w:rPr>
        <w:t>unstâncias, o</w:t>
      </w:r>
      <w:r w:rsidRPr="00E13C5B">
        <w:rPr>
          <w:rFonts w:ascii="Times New Roman" w:hAnsi="Times New Roman"/>
          <w:spacing w:val="-1"/>
          <w:sz w:val="24"/>
          <w:szCs w:val="24"/>
        </w:rPr>
        <w:t xml:space="preserve"> </w:t>
      </w:r>
      <w:r w:rsidRPr="00E13C5B">
        <w:rPr>
          <w:rFonts w:ascii="Times New Roman" w:hAnsi="Times New Roman"/>
          <w:sz w:val="24"/>
          <w:szCs w:val="24"/>
        </w:rPr>
        <w:t>au</w:t>
      </w:r>
      <w:r w:rsidRPr="00E13C5B">
        <w:rPr>
          <w:rFonts w:ascii="Times New Roman" w:hAnsi="Times New Roman"/>
          <w:spacing w:val="2"/>
          <w:sz w:val="24"/>
          <w:szCs w:val="24"/>
        </w:rPr>
        <w:t>d</w:t>
      </w:r>
      <w:r w:rsidRPr="00E13C5B">
        <w:rPr>
          <w:rFonts w:ascii="Times New Roman" w:hAnsi="Times New Roman"/>
          <w:spacing w:val="-1"/>
          <w:sz w:val="24"/>
          <w:szCs w:val="24"/>
        </w:rPr>
        <w:t>i</w:t>
      </w:r>
      <w:r w:rsidRPr="00E13C5B">
        <w:rPr>
          <w:rFonts w:ascii="Times New Roman" w:hAnsi="Times New Roman"/>
          <w:sz w:val="24"/>
          <w:szCs w:val="24"/>
        </w:rPr>
        <w:t>tor</w:t>
      </w:r>
      <w:r w:rsidRPr="00E13C5B">
        <w:rPr>
          <w:rFonts w:ascii="Times New Roman" w:hAnsi="Times New Roman"/>
          <w:spacing w:val="-3"/>
          <w:sz w:val="24"/>
          <w:szCs w:val="24"/>
        </w:rPr>
        <w:t xml:space="preserve"> pode </w:t>
      </w:r>
      <w:r w:rsidRPr="00E13C5B">
        <w:rPr>
          <w:rFonts w:ascii="Times New Roman" w:hAnsi="Times New Roman"/>
          <w:spacing w:val="1"/>
          <w:sz w:val="24"/>
          <w:szCs w:val="24"/>
        </w:rPr>
        <w:t>c</w:t>
      </w:r>
      <w:r w:rsidRPr="00E13C5B">
        <w:rPr>
          <w:rFonts w:ascii="Times New Roman" w:hAnsi="Times New Roman"/>
          <w:sz w:val="24"/>
          <w:szCs w:val="24"/>
        </w:rPr>
        <w:t>on</w:t>
      </w:r>
      <w:r w:rsidRPr="00E13C5B">
        <w:rPr>
          <w:rFonts w:ascii="Times New Roman" w:hAnsi="Times New Roman"/>
          <w:spacing w:val="1"/>
          <w:sz w:val="24"/>
          <w:szCs w:val="24"/>
        </w:rPr>
        <w:t>si</w:t>
      </w:r>
      <w:r w:rsidRPr="00E13C5B">
        <w:rPr>
          <w:rFonts w:ascii="Times New Roman" w:hAnsi="Times New Roman"/>
          <w:sz w:val="24"/>
          <w:szCs w:val="24"/>
        </w:rPr>
        <w:t xml:space="preserve">derar útil fornecer </w:t>
      </w:r>
      <w:r>
        <w:rPr>
          <w:rFonts w:ascii="Times New Roman" w:hAnsi="Times New Roman"/>
          <w:sz w:val="24"/>
          <w:szCs w:val="24"/>
        </w:rPr>
        <w:t>a</w:t>
      </w:r>
      <w:r w:rsidRPr="00E13C5B">
        <w:rPr>
          <w:rFonts w:ascii="Times New Roman" w:hAnsi="Times New Roman"/>
          <w:sz w:val="24"/>
          <w:szCs w:val="24"/>
        </w:rPr>
        <w:t xml:space="preserve"> minuta do seu relatório aos responsáveis pela governança para </w:t>
      </w:r>
      <w:r w:rsidRPr="00E13C5B">
        <w:rPr>
          <w:rFonts w:ascii="Times New Roman" w:hAnsi="Times New Roman"/>
          <w:spacing w:val="2"/>
          <w:sz w:val="24"/>
          <w:szCs w:val="24"/>
        </w:rPr>
        <w:t>f</w:t>
      </w:r>
      <w:r w:rsidRPr="00E13C5B">
        <w:rPr>
          <w:rFonts w:ascii="Times New Roman" w:hAnsi="Times New Roman"/>
          <w:sz w:val="24"/>
          <w:szCs w:val="24"/>
        </w:rPr>
        <w:t>a</w:t>
      </w:r>
      <w:r w:rsidRPr="00E13C5B">
        <w:rPr>
          <w:rFonts w:ascii="Times New Roman" w:hAnsi="Times New Roman"/>
          <w:spacing w:val="1"/>
          <w:sz w:val="24"/>
          <w:szCs w:val="24"/>
        </w:rPr>
        <w:t>c</w:t>
      </w:r>
      <w:r w:rsidRPr="00E13C5B">
        <w:rPr>
          <w:rFonts w:ascii="Times New Roman" w:hAnsi="Times New Roman"/>
          <w:spacing w:val="-1"/>
          <w:sz w:val="24"/>
          <w:szCs w:val="24"/>
        </w:rPr>
        <w:t>ili</w:t>
      </w:r>
      <w:r w:rsidRPr="00E13C5B">
        <w:rPr>
          <w:rFonts w:ascii="Times New Roman" w:hAnsi="Times New Roman"/>
          <w:spacing w:val="2"/>
          <w:sz w:val="24"/>
          <w:szCs w:val="24"/>
        </w:rPr>
        <w:t>t</w:t>
      </w:r>
      <w:r w:rsidRPr="00E13C5B">
        <w:rPr>
          <w:rFonts w:ascii="Times New Roman" w:hAnsi="Times New Roman"/>
          <w:sz w:val="24"/>
          <w:szCs w:val="24"/>
        </w:rPr>
        <w:t xml:space="preserve">ar </w:t>
      </w:r>
      <w:r>
        <w:rPr>
          <w:rFonts w:ascii="Times New Roman" w:hAnsi="Times New Roman"/>
          <w:sz w:val="24"/>
          <w:szCs w:val="24"/>
        </w:rPr>
        <w:t xml:space="preserve">a </w:t>
      </w:r>
      <w:r w:rsidRPr="00E13C5B">
        <w:rPr>
          <w:rFonts w:ascii="Times New Roman" w:hAnsi="Times New Roman"/>
          <w:spacing w:val="2"/>
          <w:sz w:val="24"/>
          <w:szCs w:val="24"/>
        </w:rPr>
        <w:t>d</w:t>
      </w:r>
      <w:r w:rsidRPr="00E13C5B">
        <w:rPr>
          <w:rFonts w:ascii="Times New Roman" w:hAnsi="Times New Roman"/>
          <w:spacing w:val="-1"/>
          <w:sz w:val="24"/>
          <w:szCs w:val="24"/>
        </w:rPr>
        <w:t>i</w:t>
      </w:r>
      <w:r w:rsidRPr="00E13C5B">
        <w:rPr>
          <w:rFonts w:ascii="Times New Roman" w:hAnsi="Times New Roman"/>
          <w:spacing w:val="1"/>
          <w:sz w:val="24"/>
          <w:szCs w:val="24"/>
        </w:rPr>
        <w:t>sc</w:t>
      </w:r>
      <w:r w:rsidRPr="00E13C5B">
        <w:rPr>
          <w:rFonts w:ascii="Times New Roman" w:hAnsi="Times New Roman"/>
          <w:sz w:val="24"/>
          <w:szCs w:val="24"/>
        </w:rPr>
        <w:t>u</w:t>
      </w:r>
      <w:r w:rsidRPr="00E13C5B">
        <w:rPr>
          <w:rFonts w:ascii="Times New Roman" w:hAnsi="Times New Roman"/>
          <w:spacing w:val="1"/>
          <w:sz w:val="24"/>
          <w:szCs w:val="24"/>
        </w:rPr>
        <w:t>ss</w:t>
      </w:r>
      <w:r w:rsidRPr="00E13C5B">
        <w:rPr>
          <w:rFonts w:ascii="Times New Roman" w:hAnsi="Times New Roman"/>
          <w:spacing w:val="-1"/>
          <w:sz w:val="24"/>
          <w:szCs w:val="24"/>
        </w:rPr>
        <w:t>ão sobre como esses assuntos serão tratados no relatório</w:t>
      </w:r>
      <w:r w:rsidRPr="00E13C5B">
        <w:rPr>
          <w:rFonts w:ascii="Times New Roman" w:hAnsi="Times New Roman"/>
          <w:sz w:val="24"/>
          <w:szCs w:val="24"/>
        </w:rPr>
        <w:t>.</w:t>
      </w:r>
    </w:p>
    <w:p w14:paraId="15D20713" w14:textId="77777777" w:rsidR="002A6EFF" w:rsidRPr="00E13C5B" w:rsidRDefault="002A6EFF" w:rsidP="002A6EFF">
      <w:pPr>
        <w:spacing w:after="0" w:line="240" w:lineRule="auto"/>
        <w:rPr>
          <w:rFonts w:ascii="Times New Roman" w:hAnsi="Times New Roman"/>
          <w:sz w:val="24"/>
          <w:szCs w:val="24"/>
        </w:rPr>
      </w:pPr>
    </w:p>
    <w:p w14:paraId="35662FF5"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 xml:space="preserve">25. </w:t>
      </w:r>
      <w:r>
        <w:rPr>
          <w:rFonts w:ascii="Times New Roman" w:hAnsi="Times New Roman"/>
          <w:sz w:val="24"/>
          <w:szCs w:val="24"/>
        </w:rPr>
        <w:t>[Item excluído por não ser aplicável no Brasil.]</w:t>
      </w:r>
      <w:r>
        <w:rPr>
          <w:rFonts w:ascii="Times New Roman" w:hAnsi="Times New Roman"/>
          <w:sz w:val="24"/>
          <w:szCs w:val="24"/>
        </w:rPr>
        <w:tab/>
      </w:r>
      <w:r>
        <w:rPr>
          <w:rFonts w:ascii="Times New Roman" w:hAnsi="Times New Roman"/>
          <w:spacing w:val="12"/>
          <w:sz w:val="24"/>
          <w:szCs w:val="24"/>
        </w:rPr>
        <w:t xml:space="preserve"> </w:t>
      </w:r>
    </w:p>
    <w:p w14:paraId="2C4A8B7E" w14:textId="77777777" w:rsidR="002A6EFF" w:rsidRPr="00E13C5B" w:rsidRDefault="002A6EFF" w:rsidP="002A6EFF">
      <w:pPr>
        <w:spacing w:after="0" w:line="240" w:lineRule="auto"/>
        <w:rPr>
          <w:rFonts w:ascii="Times New Roman" w:hAnsi="Times New Roman"/>
          <w:sz w:val="24"/>
          <w:szCs w:val="24"/>
        </w:rPr>
      </w:pPr>
    </w:p>
    <w:p w14:paraId="42D6312C"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pacing w:val="-4"/>
          <w:sz w:val="24"/>
          <w:szCs w:val="24"/>
        </w:rPr>
        <w:t xml:space="preserve">Outros assuntos importantes para o processo de relatórios </w:t>
      </w:r>
      <w:r>
        <w:rPr>
          <w:rFonts w:ascii="Times New Roman" w:hAnsi="Times New Roman"/>
          <w:spacing w:val="-4"/>
          <w:sz w:val="24"/>
          <w:szCs w:val="24"/>
        </w:rPr>
        <w:t>financeiros</w:t>
      </w:r>
      <w:r w:rsidRPr="00E13C5B">
        <w:rPr>
          <w:rFonts w:ascii="Times New Roman" w:hAnsi="Times New Roman"/>
          <w:spacing w:val="-4"/>
          <w:sz w:val="24"/>
          <w:szCs w:val="24"/>
        </w:rPr>
        <w:t xml:space="preserve"> (item </w:t>
      </w:r>
      <w:r w:rsidRPr="00E13C5B">
        <w:rPr>
          <w:rFonts w:ascii="Times New Roman" w:hAnsi="Times New Roman"/>
          <w:spacing w:val="-3"/>
          <w:sz w:val="24"/>
          <w:szCs w:val="24"/>
        </w:rPr>
        <w:t>1</w:t>
      </w:r>
      <w:r w:rsidRPr="00E13C5B">
        <w:rPr>
          <w:rFonts w:ascii="Times New Roman" w:hAnsi="Times New Roman"/>
          <w:spacing w:val="-5"/>
          <w:sz w:val="24"/>
          <w:szCs w:val="24"/>
        </w:rPr>
        <w:t>6</w:t>
      </w:r>
      <w:r w:rsidRPr="00E13C5B">
        <w:rPr>
          <w:rFonts w:ascii="Times New Roman" w:hAnsi="Times New Roman"/>
          <w:spacing w:val="-2"/>
          <w:sz w:val="24"/>
          <w:szCs w:val="24"/>
        </w:rPr>
        <w:t>(</w:t>
      </w:r>
      <w:r w:rsidRPr="00E13C5B">
        <w:rPr>
          <w:rFonts w:ascii="Times New Roman" w:hAnsi="Times New Roman"/>
          <w:spacing w:val="-3"/>
          <w:sz w:val="24"/>
          <w:szCs w:val="24"/>
        </w:rPr>
        <w:t>e</w:t>
      </w:r>
      <w:r w:rsidRPr="00E13C5B">
        <w:rPr>
          <w:rFonts w:ascii="Times New Roman" w:hAnsi="Times New Roman"/>
          <w:spacing w:val="-4"/>
          <w:sz w:val="24"/>
          <w:szCs w:val="24"/>
        </w:rPr>
        <w:t>)</w:t>
      </w:r>
      <w:r w:rsidRPr="00E13C5B">
        <w:rPr>
          <w:rFonts w:ascii="Times New Roman" w:hAnsi="Times New Roman"/>
          <w:sz w:val="24"/>
          <w:szCs w:val="24"/>
        </w:rPr>
        <w:t>)</w:t>
      </w:r>
    </w:p>
    <w:p w14:paraId="2E293B01" w14:textId="77777777" w:rsidR="002A6EFF" w:rsidRPr="00E13C5B" w:rsidRDefault="002A6EFF" w:rsidP="002A6EFF">
      <w:pPr>
        <w:spacing w:after="0" w:line="240" w:lineRule="auto"/>
        <w:jc w:val="both"/>
        <w:rPr>
          <w:rFonts w:ascii="Times New Roman" w:hAnsi="Times New Roman"/>
          <w:sz w:val="24"/>
          <w:szCs w:val="24"/>
        </w:rPr>
      </w:pPr>
    </w:p>
    <w:p w14:paraId="7EC95CEB" w14:textId="77777777" w:rsidR="002A6EFF" w:rsidRPr="009C2694"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A</w:t>
      </w:r>
      <w:r w:rsidRPr="00E13C5B">
        <w:rPr>
          <w:rFonts w:ascii="Times New Roman" w:hAnsi="Times New Roman"/>
          <w:sz w:val="24"/>
          <w:szCs w:val="24"/>
        </w:rPr>
        <w:t xml:space="preserve">26. </w:t>
      </w:r>
      <w:r>
        <w:rPr>
          <w:rFonts w:ascii="Times New Roman" w:hAnsi="Times New Roman"/>
          <w:sz w:val="24"/>
          <w:szCs w:val="24"/>
        </w:rPr>
        <w:tab/>
      </w:r>
      <w:r w:rsidRPr="009C2694">
        <w:rPr>
          <w:rFonts w:ascii="Times New Roman" w:hAnsi="Times New Roman"/>
          <w:spacing w:val="-1"/>
          <w:sz w:val="24"/>
          <w:szCs w:val="24"/>
        </w:rPr>
        <w:t>A NBC TA 300 – Planejamento da Auditoria de Demonstrações Contábeis, item A13, observa que, em decorrência de e</w:t>
      </w:r>
      <w:r w:rsidRPr="00E13C5B">
        <w:rPr>
          <w:rFonts w:ascii="Times New Roman" w:hAnsi="Times New Roman"/>
          <w:spacing w:val="-1"/>
          <w:sz w:val="24"/>
          <w:szCs w:val="24"/>
        </w:rPr>
        <w:t>v</w:t>
      </w:r>
      <w:r w:rsidRPr="009C2694">
        <w:rPr>
          <w:rFonts w:ascii="Times New Roman" w:hAnsi="Times New Roman"/>
          <w:spacing w:val="-1"/>
          <w:sz w:val="24"/>
          <w:szCs w:val="24"/>
        </w:rPr>
        <w:t>entos inesperados, mudanças nas cond</w:t>
      </w:r>
      <w:r w:rsidRPr="00E13C5B">
        <w:rPr>
          <w:rFonts w:ascii="Times New Roman" w:hAnsi="Times New Roman"/>
          <w:spacing w:val="-1"/>
          <w:sz w:val="24"/>
          <w:szCs w:val="24"/>
        </w:rPr>
        <w:t>ições, ou evidência de auditoria</w:t>
      </w:r>
      <w:r w:rsidRPr="009C2694">
        <w:rPr>
          <w:rFonts w:ascii="Times New Roman" w:hAnsi="Times New Roman"/>
          <w:spacing w:val="-1"/>
          <w:sz w:val="24"/>
          <w:szCs w:val="24"/>
        </w:rPr>
        <w:t xml:space="preserve"> obtida dos resu</w:t>
      </w:r>
      <w:r w:rsidRPr="00E13C5B">
        <w:rPr>
          <w:rFonts w:ascii="Times New Roman" w:hAnsi="Times New Roman"/>
          <w:spacing w:val="-1"/>
          <w:sz w:val="24"/>
          <w:szCs w:val="24"/>
        </w:rPr>
        <w:t>l</w:t>
      </w:r>
      <w:r w:rsidRPr="009C2694">
        <w:rPr>
          <w:rFonts w:ascii="Times New Roman" w:hAnsi="Times New Roman"/>
          <w:spacing w:val="-1"/>
          <w:sz w:val="24"/>
          <w:szCs w:val="24"/>
        </w:rPr>
        <w:t>tados de procedimentos de aud</w:t>
      </w:r>
      <w:r w:rsidRPr="00E13C5B">
        <w:rPr>
          <w:rFonts w:ascii="Times New Roman" w:hAnsi="Times New Roman"/>
          <w:spacing w:val="-1"/>
          <w:sz w:val="24"/>
          <w:szCs w:val="24"/>
        </w:rPr>
        <w:t>i</w:t>
      </w:r>
      <w:r w:rsidRPr="009C2694">
        <w:rPr>
          <w:rFonts w:ascii="Times New Roman" w:hAnsi="Times New Roman"/>
          <w:spacing w:val="-1"/>
          <w:sz w:val="24"/>
          <w:szCs w:val="24"/>
        </w:rPr>
        <w:t>toria, o aud</w:t>
      </w:r>
      <w:r w:rsidRPr="00E13C5B">
        <w:rPr>
          <w:rFonts w:ascii="Times New Roman" w:hAnsi="Times New Roman"/>
          <w:spacing w:val="-1"/>
          <w:sz w:val="24"/>
          <w:szCs w:val="24"/>
        </w:rPr>
        <w:t>i</w:t>
      </w:r>
      <w:r w:rsidRPr="009C2694">
        <w:rPr>
          <w:rFonts w:ascii="Times New Roman" w:hAnsi="Times New Roman"/>
          <w:spacing w:val="-1"/>
          <w:sz w:val="24"/>
          <w:szCs w:val="24"/>
        </w:rPr>
        <w:t>tor pode precisar mod</w:t>
      </w:r>
      <w:r w:rsidRPr="00E13C5B">
        <w:rPr>
          <w:rFonts w:ascii="Times New Roman" w:hAnsi="Times New Roman"/>
          <w:spacing w:val="-1"/>
          <w:sz w:val="24"/>
          <w:szCs w:val="24"/>
        </w:rPr>
        <w:t>i</w:t>
      </w:r>
      <w:r w:rsidRPr="009C2694">
        <w:rPr>
          <w:rFonts w:ascii="Times New Roman" w:hAnsi="Times New Roman"/>
          <w:spacing w:val="-1"/>
          <w:sz w:val="24"/>
          <w:szCs w:val="24"/>
        </w:rPr>
        <w:t>ficar a estratégia global de auditoria e o plano de aud</w:t>
      </w:r>
      <w:r w:rsidRPr="00E13C5B">
        <w:rPr>
          <w:rFonts w:ascii="Times New Roman" w:hAnsi="Times New Roman"/>
          <w:spacing w:val="-1"/>
          <w:sz w:val="24"/>
          <w:szCs w:val="24"/>
        </w:rPr>
        <w:t>i</w:t>
      </w:r>
      <w:r w:rsidRPr="009C2694">
        <w:rPr>
          <w:rFonts w:ascii="Times New Roman" w:hAnsi="Times New Roman"/>
          <w:spacing w:val="-1"/>
          <w:sz w:val="24"/>
          <w:szCs w:val="24"/>
        </w:rPr>
        <w:t>toria e, consequentemente, a natureza, a época e a extensão de procedimentos adicionais planejados</w:t>
      </w:r>
      <w:r>
        <w:rPr>
          <w:rFonts w:ascii="Times New Roman" w:hAnsi="Times New Roman"/>
          <w:spacing w:val="-1"/>
          <w:sz w:val="24"/>
          <w:szCs w:val="24"/>
        </w:rPr>
        <w:t xml:space="preserve"> </w:t>
      </w:r>
      <w:r w:rsidRPr="009C2694">
        <w:rPr>
          <w:rFonts w:ascii="Times New Roman" w:hAnsi="Times New Roman"/>
          <w:spacing w:val="-1"/>
          <w:sz w:val="24"/>
          <w:szCs w:val="24"/>
        </w:rPr>
        <w:t>de auditoria, com base nas considerações re</w:t>
      </w:r>
      <w:r w:rsidRPr="00E13C5B">
        <w:rPr>
          <w:rFonts w:ascii="Times New Roman" w:hAnsi="Times New Roman"/>
          <w:spacing w:val="-1"/>
          <w:sz w:val="24"/>
          <w:szCs w:val="24"/>
        </w:rPr>
        <w:t>vi</w:t>
      </w:r>
      <w:r w:rsidRPr="009C2694">
        <w:rPr>
          <w:rFonts w:ascii="Times New Roman" w:hAnsi="Times New Roman"/>
          <w:spacing w:val="-1"/>
          <w:sz w:val="24"/>
          <w:szCs w:val="24"/>
        </w:rPr>
        <w:t>stas sobre riscos avaliados. O aud</w:t>
      </w:r>
      <w:r w:rsidRPr="00E13C5B">
        <w:rPr>
          <w:rFonts w:ascii="Times New Roman" w:hAnsi="Times New Roman"/>
          <w:spacing w:val="-1"/>
          <w:sz w:val="24"/>
          <w:szCs w:val="24"/>
        </w:rPr>
        <w:t>i</w:t>
      </w:r>
      <w:r w:rsidRPr="009C2694">
        <w:rPr>
          <w:rFonts w:ascii="Times New Roman" w:hAnsi="Times New Roman"/>
          <w:spacing w:val="-1"/>
          <w:sz w:val="24"/>
          <w:szCs w:val="24"/>
        </w:rPr>
        <w:t>tor pode comun</w:t>
      </w:r>
      <w:r w:rsidRPr="00E13C5B">
        <w:rPr>
          <w:rFonts w:ascii="Times New Roman" w:hAnsi="Times New Roman"/>
          <w:spacing w:val="-1"/>
          <w:sz w:val="24"/>
          <w:szCs w:val="24"/>
        </w:rPr>
        <w:t>i</w:t>
      </w:r>
      <w:r w:rsidRPr="009C2694">
        <w:rPr>
          <w:rFonts w:ascii="Times New Roman" w:hAnsi="Times New Roman"/>
          <w:spacing w:val="-1"/>
          <w:sz w:val="24"/>
          <w:szCs w:val="24"/>
        </w:rPr>
        <w:t>car aos responsáveis pela governança esses assuntos</w:t>
      </w:r>
      <w:r>
        <w:rPr>
          <w:rFonts w:ascii="Times New Roman" w:hAnsi="Times New Roman"/>
          <w:spacing w:val="-1"/>
          <w:sz w:val="24"/>
          <w:szCs w:val="24"/>
        </w:rPr>
        <w:t>,</w:t>
      </w:r>
      <w:r w:rsidRPr="009C2694">
        <w:rPr>
          <w:rFonts w:ascii="Times New Roman" w:hAnsi="Times New Roman"/>
          <w:spacing w:val="-1"/>
          <w:sz w:val="24"/>
          <w:szCs w:val="24"/>
        </w:rPr>
        <w:t xml:space="preserve"> por exemplo, como </w:t>
      </w:r>
      <w:r>
        <w:rPr>
          <w:rFonts w:ascii="Times New Roman" w:hAnsi="Times New Roman"/>
          <w:spacing w:val="-1"/>
          <w:sz w:val="24"/>
          <w:szCs w:val="24"/>
        </w:rPr>
        <w:t>a</w:t>
      </w:r>
      <w:r w:rsidRPr="009C2694">
        <w:rPr>
          <w:rFonts w:ascii="Times New Roman" w:hAnsi="Times New Roman"/>
          <w:spacing w:val="-1"/>
          <w:sz w:val="24"/>
          <w:szCs w:val="24"/>
        </w:rPr>
        <w:t xml:space="preserve"> atualização das d</w:t>
      </w:r>
      <w:r w:rsidRPr="00E13C5B">
        <w:rPr>
          <w:rFonts w:ascii="Times New Roman" w:hAnsi="Times New Roman"/>
          <w:spacing w:val="-1"/>
          <w:sz w:val="24"/>
          <w:szCs w:val="24"/>
        </w:rPr>
        <w:t>i</w:t>
      </w:r>
      <w:r w:rsidRPr="009C2694">
        <w:rPr>
          <w:rFonts w:ascii="Times New Roman" w:hAnsi="Times New Roman"/>
          <w:spacing w:val="-1"/>
          <w:sz w:val="24"/>
          <w:szCs w:val="24"/>
        </w:rPr>
        <w:t>scussões iniciais sobre o alcance e a época planejados de auditoria.</w:t>
      </w:r>
    </w:p>
    <w:p w14:paraId="0DFE8F1F" w14:textId="77777777" w:rsidR="002A6EFF" w:rsidRPr="00E13C5B" w:rsidRDefault="002A6EFF" w:rsidP="002A6EFF">
      <w:pPr>
        <w:spacing w:after="0" w:line="240" w:lineRule="auto"/>
        <w:rPr>
          <w:rFonts w:ascii="Times New Roman" w:hAnsi="Times New Roman"/>
          <w:sz w:val="24"/>
          <w:szCs w:val="24"/>
        </w:rPr>
      </w:pPr>
    </w:p>
    <w:p w14:paraId="79C55387" w14:textId="77777777" w:rsidR="002A6EFF"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 xml:space="preserve">A27. </w:t>
      </w:r>
      <w:r>
        <w:rPr>
          <w:rFonts w:ascii="Times New Roman" w:hAnsi="Times New Roman"/>
          <w:spacing w:val="-1"/>
          <w:sz w:val="24"/>
          <w:szCs w:val="24"/>
        </w:rPr>
        <w:tab/>
      </w:r>
      <w:r w:rsidRPr="00E13C5B">
        <w:rPr>
          <w:rFonts w:ascii="Times New Roman" w:hAnsi="Times New Roman"/>
          <w:spacing w:val="-1"/>
          <w:sz w:val="24"/>
          <w:szCs w:val="24"/>
        </w:rPr>
        <w:t>Outros assuntos importantes que surgem durante a auditoria e que são diretamente relevantes para os responsáveis pela governança na supervisão geral do processo de relatórios financeiros podem incluir assuntos como distorções relevantes d</w:t>
      </w:r>
      <w:r>
        <w:rPr>
          <w:rFonts w:ascii="Times New Roman" w:hAnsi="Times New Roman"/>
          <w:spacing w:val="-1"/>
          <w:sz w:val="24"/>
          <w:szCs w:val="24"/>
        </w:rPr>
        <w:t>e</w:t>
      </w:r>
      <w:r w:rsidRPr="00E13C5B">
        <w:rPr>
          <w:rFonts w:ascii="Times New Roman" w:hAnsi="Times New Roman"/>
          <w:spacing w:val="-1"/>
          <w:sz w:val="24"/>
          <w:szCs w:val="24"/>
        </w:rPr>
        <w:t xml:space="preserve"> outras informações que foram corrigidas</w:t>
      </w:r>
      <w:r>
        <w:rPr>
          <w:rFonts w:ascii="Times New Roman" w:hAnsi="Times New Roman"/>
          <w:spacing w:val="-1"/>
          <w:sz w:val="24"/>
          <w:szCs w:val="24"/>
        </w:rPr>
        <w:t>.</w:t>
      </w:r>
    </w:p>
    <w:p w14:paraId="222255E2"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p>
    <w:p w14:paraId="1A45920D" w14:textId="77777777" w:rsidR="002A6EFF" w:rsidRPr="009C2694"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A</w:t>
      </w:r>
      <w:r w:rsidRPr="00E13C5B">
        <w:rPr>
          <w:rFonts w:ascii="Times New Roman" w:hAnsi="Times New Roman"/>
          <w:sz w:val="24"/>
          <w:szCs w:val="24"/>
        </w:rPr>
        <w:t>28.</w:t>
      </w:r>
      <w:r w:rsidRPr="00E13C5B">
        <w:rPr>
          <w:rFonts w:ascii="Times New Roman" w:hAnsi="Times New Roman"/>
          <w:spacing w:val="44"/>
          <w:sz w:val="24"/>
          <w:szCs w:val="24"/>
        </w:rPr>
        <w:t xml:space="preserve"> </w:t>
      </w:r>
      <w:r w:rsidRPr="009C2694">
        <w:rPr>
          <w:rFonts w:ascii="Times New Roman" w:hAnsi="Times New Roman"/>
          <w:spacing w:val="-1"/>
          <w:sz w:val="24"/>
          <w:szCs w:val="24"/>
        </w:rPr>
        <w:t>Na medida em que ainda não tenha sido tratado pelos requisitos constantes nos itens 16(a) a (d) e pelo material de aplicação relacionado, o auditor pode considerar comunicar sobre outros assuntos discutidos com o revisor do controle de qualidade do trabalho, ou por ele cons</w:t>
      </w:r>
      <w:r w:rsidRPr="00E13C5B">
        <w:rPr>
          <w:rFonts w:ascii="Times New Roman" w:hAnsi="Times New Roman"/>
          <w:spacing w:val="-1"/>
          <w:sz w:val="24"/>
          <w:szCs w:val="24"/>
        </w:rPr>
        <w:t>i</w:t>
      </w:r>
      <w:r w:rsidRPr="009C2694">
        <w:rPr>
          <w:rFonts w:ascii="Times New Roman" w:hAnsi="Times New Roman"/>
          <w:spacing w:val="-1"/>
          <w:sz w:val="24"/>
          <w:szCs w:val="24"/>
        </w:rPr>
        <w:t xml:space="preserve">derados, se esses assuntos tiverem sido indicados, de acordo com a NBC TA 220 </w:t>
      </w:r>
      <w:r>
        <w:rPr>
          <w:rFonts w:ascii="Times New Roman" w:hAnsi="Times New Roman"/>
          <w:spacing w:val="-1"/>
          <w:sz w:val="24"/>
          <w:szCs w:val="24"/>
        </w:rPr>
        <w:t>–</w:t>
      </w:r>
      <w:r w:rsidRPr="009C2694">
        <w:rPr>
          <w:rFonts w:ascii="Times New Roman" w:hAnsi="Times New Roman"/>
          <w:spacing w:val="-1"/>
          <w:sz w:val="24"/>
          <w:szCs w:val="24"/>
        </w:rPr>
        <w:t xml:space="preserve"> Controle de Qualidade da Auditoria de Demonstrações Contábeis, itens 19 a 22 e A23 a A32. </w:t>
      </w:r>
    </w:p>
    <w:p w14:paraId="7A00B31E" w14:textId="77777777" w:rsidR="002A6EFF" w:rsidRPr="009C2694" w:rsidRDefault="002A6EFF" w:rsidP="002A6EFF">
      <w:pPr>
        <w:spacing w:after="0" w:line="240" w:lineRule="auto"/>
        <w:rPr>
          <w:rFonts w:ascii="Times New Roman" w:hAnsi="Times New Roman"/>
          <w:spacing w:val="-1"/>
          <w:sz w:val="24"/>
          <w:szCs w:val="24"/>
        </w:rPr>
      </w:pPr>
    </w:p>
    <w:p w14:paraId="07E48129"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 xml:space="preserve">Independência do Auditor </w:t>
      </w:r>
      <w:r w:rsidRPr="00E13C5B">
        <w:rPr>
          <w:rFonts w:ascii="Times New Roman" w:hAnsi="Times New Roman"/>
          <w:spacing w:val="6"/>
          <w:sz w:val="24"/>
          <w:szCs w:val="24"/>
        </w:rPr>
        <w:t xml:space="preserve">(item </w:t>
      </w:r>
      <w:r w:rsidRPr="00E13C5B">
        <w:rPr>
          <w:rFonts w:ascii="Times New Roman" w:hAnsi="Times New Roman"/>
          <w:spacing w:val="4"/>
          <w:sz w:val="24"/>
          <w:szCs w:val="24"/>
        </w:rPr>
        <w:t>17)</w:t>
      </w:r>
    </w:p>
    <w:p w14:paraId="643BADBA" w14:textId="77777777" w:rsidR="002A6EFF" w:rsidRPr="00E13C5B" w:rsidRDefault="002A6EFF" w:rsidP="002A6EFF">
      <w:pPr>
        <w:spacing w:after="0" w:line="240" w:lineRule="auto"/>
        <w:jc w:val="both"/>
        <w:rPr>
          <w:rFonts w:ascii="Times New Roman" w:hAnsi="Times New Roman"/>
          <w:sz w:val="24"/>
          <w:szCs w:val="24"/>
        </w:rPr>
      </w:pPr>
    </w:p>
    <w:p w14:paraId="60849C60"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 xml:space="preserve">29. </w:t>
      </w:r>
      <w:r w:rsidRPr="00E13C5B">
        <w:rPr>
          <w:rFonts w:ascii="Times New Roman" w:hAnsi="Times New Roman"/>
          <w:spacing w:val="3"/>
          <w:sz w:val="24"/>
          <w:szCs w:val="24"/>
        </w:rPr>
        <w:tab/>
        <w:t xml:space="preserve">O auditor </w:t>
      </w:r>
      <w:r>
        <w:rPr>
          <w:rFonts w:ascii="Times New Roman" w:hAnsi="Times New Roman"/>
          <w:spacing w:val="3"/>
          <w:sz w:val="24"/>
          <w:szCs w:val="24"/>
        </w:rPr>
        <w:t>deve</w:t>
      </w:r>
      <w:r w:rsidRPr="00E13C5B">
        <w:rPr>
          <w:rFonts w:ascii="Times New Roman" w:hAnsi="Times New Roman"/>
          <w:spacing w:val="3"/>
          <w:sz w:val="24"/>
          <w:szCs w:val="24"/>
        </w:rPr>
        <w:t xml:space="preserve"> cumprir </w:t>
      </w:r>
      <w:r>
        <w:rPr>
          <w:rFonts w:ascii="Times New Roman" w:hAnsi="Times New Roman"/>
          <w:spacing w:val="3"/>
          <w:sz w:val="24"/>
          <w:szCs w:val="24"/>
        </w:rPr>
        <w:t xml:space="preserve">com </w:t>
      </w:r>
      <w:r w:rsidRPr="00E13C5B">
        <w:rPr>
          <w:rFonts w:ascii="Times New Roman" w:hAnsi="Times New Roman"/>
          <w:spacing w:val="3"/>
          <w:sz w:val="24"/>
          <w:szCs w:val="24"/>
        </w:rPr>
        <w:t>exigências éticas relevantes, incluindo aquelas referentes à independência relativa à auditoria das demonstrações contábeis (NBC TA 200, item 14)</w:t>
      </w:r>
      <w:r w:rsidRPr="00E13C5B">
        <w:rPr>
          <w:rFonts w:ascii="Times New Roman" w:hAnsi="Times New Roman"/>
          <w:spacing w:val="10"/>
          <w:sz w:val="24"/>
          <w:szCs w:val="24"/>
        </w:rPr>
        <w:t>.</w:t>
      </w:r>
    </w:p>
    <w:p w14:paraId="5A6FE69D" w14:textId="77777777" w:rsidR="002A6EFF" w:rsidRPr="00E13C5B" w:rsidRDefault="002A6EFF" w:rsidP="002A6EFF">
      <w:pPr>
        <w:spacing w:after="0" w:line="240" w:lineRule="auto"/>
        <w:rPr>
          <w:rFonts w:ascii="Times New Roman" w:hAnsi="Times New Roman"/>
          <w:sz w:val="24"/>
          <w:szCs w:val="24"/>
        </w:rPr>
      </w:pPr>
    </w:p>
    <w:p w14:paraId="11EF09C7"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A30. </w:t>
      </w:r>
      <w:r>
        <w:rPr>
          <w:rFonts w:ascii="Times New Roman" w:hAnsi="Times New Roman"/>
          <w:spacing w:val="-1"/>
          <w:sz w:val="24"/>
          <w:szCs w:val="24"/>
        </w:rPr>
        <w:tab/>
      </w:r>
      <w:r w:rsidRPr="00E13C5B">
        <w:rPr>
          <w:rFonts w:ascii="Times New Roman" w:hAnsi="Times New Roman"/>
          <w:spacing w:val="-1"/>
          <w:sz w:val="24"/>
          <w:szCs w:val="24"/>
        </w:rPr>
        <w:t>Os relacionamentos, outros assuntos e salvaguardas a serem comunicad</w:t>
      </w:r>
      <w:r>
        <w:rPr>
          <w:rFonts w:ascii="Times New Roman" w:hAnsi="Times New Roman"/>
          <w:spacing w:val="-1"/>
          <w:sz w:val="24"/>
          <w:szCs w:val="24"/>
        </w:rPr>
        <w:t>o</w:t>
      </w:r>
      <w:r w:rsidRPr="00E13C5B">
        <w:rPr>
          <w:rFonts w:ascii="Times New Roman" w:hAnsi="Times New Roman"/>
          <w:spacing w:val="-1"/>
          <w:sz w:val="24"/>
          <w:szCs w:val="24"/>
        </w:rPr>
        <w:t>s variam com as circunstâncias do trabalho de auditoria, mas</w:t>
      </w:r>
      <w:r>
        <w:rPr>
          <w:rFonts w:ascii="Times New Roman" w:hAnsi="Times New Roman"/>
          <w:spacing w:val="-1"/>
          <w:sz w:val="24"/>
          <w:szCs w:val="24"/>
        </w:rPr>
        <w:t>,</w:t>
      </w:r>
      <w:r w:rsidRPr="00E13C5B">
        <w:rPr>
          <w:rFonts w:ascii="Times New Roman" w:hAnsi="Times New Roman"/>
          <w:spacing w:val="-1"/>
          <w:sz w:val="24"/>
          <w:szCs w:val="24"/>
        </w:rPr>
        <w:t xml:space="preserve"> geralmente</w:t>
      </w:r>
      <w:r>
        <w:rPr>
          <w:rFonts w:ascii="Times New Roman" w:hAnsi="Times New Roman"/>
          <w:spacing w:val="-1"/>
          <w:sz w:val="24"/>
          <w:szCs w:val="24"/>
        </w:rPr>
        <w:t>,</w:t>
      </w:r>
      <w:r w:rsidRPr="00E13C5B">
        <w:rPr>
          <w:rFonts w:ascii="Times New Roman" w:hAnsi="Times New Roman"/>
          <w:spacing w:val="-1"/>
          <w:sz w:val="24"/>
          <w:szCs w:val="24"/>
        </w:rPr>
        <w:t xml:space="preserve"> abordam:</w:t>
      </w:r>
    </w:p>
    <w:p w14:paraId="1A56CA9F"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ab/>
      </w:r>
      <w:r w:rsidRPr="00E13C5B">
        <w:rPr>
          <w:rFonts w:ascii="Times New Roman" w:hAnsi="Times New Roman"/>
          <w:spacing w:val="3"/>
          <w:sz w:val="24"/>
          <w:szCs w:val="24"/>
        </w:rPr>
        <w:t>ameaças à independência, que podem ser classificadas como:</w:t>
      </w:r>
      <w:r w:rsidRPr="00E13C5B">
        <w:rPr>
          <w:rFonts w:ascii="Times New Roman" w:hAnsi="Times New Roman"/>
          <w:spacing w:val="45"/>
          <w:sz w:val="24"/>
          <w:szCs w:val="24"/>
        </w:rPr>
        <w:t xml:space="preserve"> </w:t>
      </w:r>
      <w:r w:rsidRPr="00E13C5B">
        <w:rPr>
          <w:rFonts w:ascii="Times New Roman" w:hAnsi="Times New Roman"/>
          <w:spacing w:val="1"/>
          <w:sz w:val="24"/>
          <w:szCs w:val="24"/>
        </w:rPr>
        <w:t>ameaças de interesse próprio, ameaças de auto</w:t>
      </w:r>
      <w:r>
        <w:rPr>
          <w:rFonts w:ascii="Times New Roman" w:hAnsi="Times New Roman"/>
          <w:spacing w:val="1"/>
          <w:sz w:val="24"/>
          <w:szCs w:val="24"/>
        </w:rPr>
        <w:t>r</w:t>
      </w:r>
      <w:r w:rsidRPr="00E13C5B">
        <w:rPr>
          <w:rFonts w:ascii="Times New Roman" w:hAnsi="Times New Roman"/>
          <w:spacing w:val="1"/>
          <w:sz w:val="24"/>
          <w:szCs w:val="24"/>
        </w:rPr>
        <w:t>revisão, ameaças de defesa de interesses da entidade, ameaças de familiaridade e ameaças de intimidação; e</w:t>
      </w:r>
    </w:p>
    <w:p w14:paraId="0EA7F980" w14:textId="77777777" w:rsidR="002A6EFF" w:rsidRPr="00E13C5B" w:rsidRDefault="002A6EFF" w:rsidP="002A6EFF">
      <w:pPr>
        <w:spacing w:after="0" w:line="240" w:lineRule="auto"/>
        <w:ind w:left="993" w:hanging="426"/>
        <w:jc w:val="both"/>
        <w:rPr>
          <w:rFonts w:ascii="Times New Roman" w:hAnsi="Times New Roman"/>
          <w:sz w:val="24"/>
          <w:szCs w:val="24"/>
        </w:rPr>
      </w:pPr>
      <w:r w:rsidRPr="00E13C5B">
        <w:rPr>
          <w:rFonts w:ascii="Times New Roman" w:hAnsi="Times New Roman"/>
          <w:spacing w:val="1"/>
          <w:sz w:val="24"/>
          <w:szCs w:val="24"/>
        </w:rPr>
        <w:t>(b)</w:t>
      </w:r>
      <w:r w:rsidRPr="00E13C5B">
        <w:rPr>
          <w:rFonts w:ascii="Times New Roman" w:hAnsi="Times New Roman"/>
          <w:sz w:val="24"/>
          <w:szCs w:val="24"/>
        </w:rPr>
        <w:tab/>
      </w:r>
      <w:r w:rsidRPr="00E13C5B">
        <w:rPr>
          <w:rFonts w:ascii="Times New Roman" w:hAnsi="Times New Roman"/>
          <w:spacing w:val="-1"/>
          <w:sz w:val="24"/>
          <w:szCs w:val="24"/>
        </w:rPr>
        <w:t>salvaguardas criadas pela profissão, legislação ou regulamentação, salvaguardas na entidade e salvaguardas nos próprios sistemas e procedimentos da firma.</w:t>
      </w:r>
    </w:p>
    <w:p w14:paraId="5D1B5EC4" w14:textId="77777777" w:rsidR="002A6EFF" w:rsidRPr="00E13C5B" w:rsidRDefault="002A6EFF" w:rsidP="002A6EFF">
      <w:pPr>
        <w:spacing w:after="0" w:line="240" w:lineRule="auto"/>
        <w:jc w:val="both"/>
        <w:rPr>
          <w:rFonts w:ascii="Times New Roman" w:hAnsi="Times New Roman"/>
          <w:sz w:val="24"/>
          <w:szCs w:val="24"/>
        </w:rPr>
      </w:pPr>
    </w:p>
    <w:p w14:paraId="7E0F790A"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 xml:space="preserve">31. </w:t>
      </w:r>
      <w:r>
        <w:rPr>
          <w:rFonts w:ascii="Times New Roman" w:hAnsi="Times New Roman"/>
          <w:sz w:val="24"/>
          <w:szCs w:val="24"/>
        </w:rPr>
        <w:tab/>
      </w:r>
      <w:r w:rsidRPr="00E13C5B">
        <w:rPr>
          <w:rFonts w:ascii="Times New Roman" w:hAnsi="Times New Roman"/>
          <w:sz w:val="24"/>
          <w:szCs w:val="24"/>
        </w:rPr>
        <w:t>Exigências éticas relevantes</w:t>
      </w:r>
      <w:r>
        <w:rPr>
          <w:rFonts w:ascii="Times New Roman" w:hAnsi="Times New Roman"/>
          <w:sz w:val="24"/>
          <w:szCs w:val="24"/>
        </w:rPr>
        <w:t>,</w:t>
      </w:r>
      <w:r w:rsidRPr="00E13C5B">
        <w:rPr>
          <w:rFonts w:ascii="Times New Roman" w:hAnsi="Times New Roman"/>
          <w:sz w:val="24"/>
          <w:szCs w:val="24"/>
        </w:rPr>
        <w:t xml:space="preserve"> leis ou regulamentos também podem determinar</w:t>
      </w:r>
      <w:r w:rsidRPr="00E13C5B">
        <w:rPr>
          <w:rFonts w:ascii="Times New Roman" w:hAnsi="Times New Roman"/>
          <w:spacing w:val="5"/>
          <w:sz w:val="24"/>
          <w:szCs w:val="24"/>
        </w:rPr>
        <w:t xml:space="preserve"> comunicações</w:t>
      </w:r>
      <w:r w:rsidRPr="00E13C5B">
        <w:rPr>
          <w:rFonts w:ascii="Times New Roman" w:hAnsi="Times New Roman"/>
          <w:spacing w:val="3"/>
          <w:sz w:val="24"/>
          <w:szCs w:val="24"/>
        </w:rPr>
        <w:t xml:space="preserve"> específicas</w:t>
      </w:r>
      <w:r w:rsidRPr="00E13C5B">
        <w:rPr>
          <w:rFonts w:ascii="Times New Roman" w:hAnsi="Times New Roman"/>
          <w:sz w:val="24"/>
          <w:szCs w:val="24"/>
        </w:rPr>
        <w:t xml:space="preserve"> aos responsáveis pela governança em</w:t>
      </w:r>
      <w:r w:rsidRPr="00E13C5B">
        <w:rPr>
          <w:rFonts w:ascii="Times New Roman" w:hAnsi="Times New Roman"/>
          <w:spacing w:val="11"/>
          <w:sz w:val="24"/>
          <w:szCs w:val="24"/>
        </w:rPr>
        <w:t xml:space="preserve"> </w:t>
      </w:r>
      <w:r w:rsidRPr="00E13C5B">
        <w:rPr>
          <w:rFonts w:ascii="Times New Roman" w:hAnsi="Times New Roman"/>
          <w:spacing w:val="1"/>
          <w:sz w:val="24"/>
          <w:szCs w:val="24"/>
        </w:rPr>
        <w:t>c</w:t>
      </w:r>
      <w:r w:rsidRPr="00E13C5B">
        <w:rPr>
          <w:rFonts w:ascii="Times New Roman" w:hAnsi="Times New Roman"/>
          <w:spacing w:val="-1"/>
          <w:sz w:val="24"/>
          <w:szCs w:val="24"/>
        </w:rPr>
        <w:t>i</w:t>
      </w:r>
      <w:r w:rsidRPr="00E13C5B">
        <w:rPr>
          <w:rFonts w:ascii="Times New Roman" w:hAnsi="Times New Roman"/>
          <w:spacing w:val="1"/>
          <w:sz w:val="24"/>
          <w:szCs w:val="24"/>
        </w:rPr>
        <w:t>rc</w:t>
      </w:r>
      <w:r w:rsidRPr="00E13C5B">
        <w:rPr>
          <w:rFonts w:ascii="Times New Roman" w:hAnsi="Times New Roman"/>
          <w:sz w:val="24"/>
          <w:szCs w:val="24"/>
        </w:rPr>
        <w:t>u</w:t>
      </w:r>
      <w:r w:rsidRPr="00E13C5B">
        <w:rPr>
          <w:rFonts w:ascii="Times New Roman" w:hAnsi="Times New Roman"/>
          <w:spacing w:val="4"/>
          <w:sz w:val="24"/>
          <w:szCs w:val="24"/>
        </w:rPr>
        <w:t xml:space="preserve">nstâncias em que foram identificadas </w:t>
      </w:r>
      <w:r w:rsidRPr="00E13C5B">
        <w:rPr>
          <w:rFonts w:ascii="Times New Roman" w:hAnsi="Times New Roman"/>
          <w:sz w:val="24"/>
          <w:szCs w:val="24"/>
        </w:rPr>
        <w:t>violações dos requisitos de independência.</w:t>
      </w:r>
      <w:r w:rsidRPr="00E13C5B">
        <w:rPr>
          <w:rFonts w:ascii="Times New Roman" w:hAnsi="Times New Roman"/>
          <w:spacing w:val="-2"/>
          <w:sz w:val="24"/>
          <w:szCs w:val="24"/>
        </w:rPr>
        <w:t xml:space="preserve"> </w:t>
      </w:r>
      <w:r w:rsidRPr="00E13C5B">
        <w:rPr>
          <w:rFonts w:ascii="Times New Roman" w:hAnsi="Times New Roman"/>
          <w:spacing w:val="1"/>
          <w:sz w:val="24"/>
          <w:szCs w:val="24"/>
        </w:rPr>
        <w:t>Por exemplo, a NBC PA 290 – Independência – Trabalhos de Auditoria e Revisão, itens 39 a</w:t>
      </w:r>
      <w:r>
        <w:rPr>
          <w:rFonts w:ascii="Times New Roman" w:hAnsi="Times New Roman"/>
          <w:spacing w:val="1"/>
          <w:sz w:val="24"/>
          <w:szCs w:val="24"/>
        </w:rPr>
        <w:t xml:space="preserve"> </w:t>
      </w:r>
      <w:r w:rsidRPr="00E13C5B">
        <w:rPr>
          <w:rFonts w:ascii="Times New Roman" w:hAnsi="Times New Roman"/>
          <w:spacing w:val="1"/>
          <w:sz w:val="24"/>
          <w:szCs w:val="24"/>
        </w:rPr>
        <w:t>49, que trata de desvios de independência, exige que o a</w:t>
      </w:r>
      <w:r w:rsidRPr="00E13C5B">
        <w:rPr>
          <w:rFonts w:ascii="Times New Roman" w:hAnsi="Times New Roman"/>
          <w:spacing w:val="2"/>
          <w:sz w:val="24"/>
          <w:szCs w:val="24"/>
        </w:rPr>
        <w:t>u</w:t>
      </w:r>
      <w:r w:rsidRPr="00E13C5B">
        <w:rPr>
          <w:rFonts w:ascii="Times New Roman" w:hAnsi="Times New Roman"/>
          <w:sz w:val="24"/>
          <w:szCs w:val="24"/>
        </w:rPr>
        <w:t>d</w:t>
      </w:r>
      <w:r w:rsidRPr="00E13C5B">
        <w:rPr>
          <w:rFonts w:ascii="Times New Roman" w:hAnsi="Times New Roman"/>
          <w:spacing w:val="-1"/>
          <w:sz w:val="24"/>
          <w:szCs w:val="24"/>
        </w:rPr>
        <w:t>i</w:t>
      </w:r>
      <w:r w:rsidRPr="00E13C5B">
        <w:rPr>
          <w:rFonts w:ascii="Times New Roman" w:hAnsi="Times New Roman"/>
          <w:spacing w:val="2"/>
          <w:sz w:val="24"/>
          <w:szCs w:val="24"/>
        </w:rPr>
        <w:t>t</w:t>
      </w:r>
      <w:r w:rsidRPr="00E13C5B">
        <w:rPr>
          <w:rFonts w:ascii="Times New Roman" w:hAnsi="Times New Roman"/>
          <w:sz w:val="24"/>
          <w:szCs w:val="24"/>
        </w:rPr>
        <w:t>or</w:t>
      </w:r>
      <w:r w:rsidRPr="00E13C5B">
        <w:rPr>
          <w:rFonts w:ascii="Times New Roman" w:hAnsi="Times New Roman"/>
          <w:spacing w:val="35"/>
          <w:sz w:val="24"/>
          <w:szCs w:val="24"/>
        </w:rPr>
        <w:t xml:space="preserve"> </w:t>
      </w:r>
      <w:r w:rsidRPr="00E13C5B">
        <w:rPr>
          <w:rFonts w:ascii="Times New Roman" w:hAnsi="Times New Roman"/>
          <w:spacing w:val="1"/>
          <w:sz w:val="24"/>
          <w:szCs w:val="24"/>
        </w:rPr>
        <w:t>c</w:t>
      </w:r>
      <w:r w:rsidRPr="00E13C5B">
        <w:rPr>
          <w:rFonts w:ascii="Times New Roman" w:hAnsi="Times New Roman"/>
          <w:sz w:val="24"/>
          <w:szCs w:val="24"/>
        </w:rPr>
        <w:t>o</w:t>
      </w:r>
      <w:r w:rsidRPr="00E13C5B">
        <w:rPr>
          <w:rFonts w:ascii="Times New Roman" w:hAnsi="Times New Roman"/>
          <w:spacing w:val="2"/>
          <w:sz w:val="24"/>
          <w:szCs w:val="24"/>
        </w:rPr>
        <w:t>m</w:t>
      </w:r>
      <w:r w:rsidRPr="00E13C5B">
        <w:rPr>
          <w:rFonts w:ascii="Times New Roman" w:hAnsi="Times New Roman"/>
          <w:sz w:val="24"/>
          <w:szCs w:val="24"/>
        </w:rPr>
        <w:t>un</w:t>
      </w:r>
      <w:r w:rsidRPr="00E13C5B">
        <w:rPr>
          <w:rFonts w:ascii="Times New Roman" w:hAnsi="Times New Roman"/>
          <w:spacing w:val="-1"/>
          <w:sz w:val="24"/>
          <w:szCs w:val="24"/>
        </w:rPr>
        <w:t xml:space="preserve">ique aos responsáveis pela governança por escrito qualquer desvio e a medida que a firma tomou ou se </w:t>
      </w:r>
      <w:r w:rsidRPr="00E13C5B">
        <w:rPr>
          <w:rFonts w:ascii="Times New Roman" w:hAnsi="Times New Roman"/>
          <w:sz w:val="24"/>
          <w:szCs w:val="24"/>
        </w:rPr>
        <w:t>p</w:t>
      </w:r>
      <w:r w:rsidRPr="00E13C5B">
        <w:rPr>
          <w:rFonts w:ascii="Times New Roman" w:hAnsi="Times New Roman"/>
          <w:spacing w:val="1"/>
          <w:sz w:val="24"/>
          <w:szCs w:val="24"/>
        </w:rPr>
        <w:t>r</w:t>
      </w:r>
      <w:r w:rsidRPr="00E13C5B">
        <w:rPr>
          <w:rFonts w:ascii="Times New Roman" w:hAnsi="Times New Roman"/>
          <w:sz w:val="24"/>
          <w:szCs w:val="24"/>
        </w:rPr>
        <w:t>opõe tomar</w:t>
      </w:r>
      <w:r w:rsidRPr="00E13C5B">
        <w:rPr>
          <w:rFonts w:ascii="Times New Roman" w:hAnsi="Times New Roman"/>
          <w:spacing w:val="12"/>
          <w:sz w:val="24"/>
          <w:szCs w:val="24"/>
        </w:rPr>
        <w:t>.</w:t>
      </w:r>
    </w:p>
    <w:p w14:paraId="32A36DCB" w14:textId="77777777" w:rsidR="002A6EFF" w:rsidRPr="00E13C5B" w:rsidRDefault="002A6EFF" w:rsidP="002A6EFF">
      <w:pPr>
        <w:spacing w:after="0" w:line="240" w:lineRule="auto"/>
        <w:jc w:val="both"/>
        <w:rPr>
          <w:rFonts w:ascii="Times New Roman" w:hAnsi="Times New Roman"/>
          <w:spacing w:val="-1"/>
          <w:sz w:val="24"/>
          <w:szCs w:val="24"/>
        </w:rPr>
      </w:pPr>
    </w:p>
    <w:p w14:paraId="42B7D3A5"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A32. </w:t>
      </w:r>
      <w:r>
        <w:rPr>
          <w:rFonts w:ascii="Times New Roman" w:hAnsi="Times New Roman"/>
          <w:spacing w:val="-1"/>
          <w:sz w:val="24"/>
          <w:szCs w:val="24"/>
        </w:rPr>
        <w:tab/>
      </w:r>
      <w:r w:rsidRPr="00E13C5B">
        <w:rPr>
          <w:rFonts w:ascii="Times New Roman" w:hAnsi="Times New Roman"/>
          <w:spacing w:val="-1"/>
          <w:sz w:val="24"/>
          <w:szCs w:val="24"/>
        </w:rPr>
        <w:t xml:space="preserve">As exigências de comunicação relativas à independência do auditor que se aplicam no caso de entidades listadas também podem ser apropriadas </w:t>
      </w:r>
      <w:r>
        <w:rPr>
          <w:rFonts w:ascii="Times New Roman" w:hAnsi="Times New Roman"/>
          <w:spacing w:val="-1"/>
          <w:sz w:val="24"/>
          <w:szCs w:val="24"/>
        </w:rPr>
        <w:t>aos</w:t>
      </w:r>
      <w:r w:rsidRPr="00E13C5B">
        <w:rPr>
          <w:rFonts w:ascii="Times New Roman" w:hAnsi="Times New Roman"/>
          <w:spacing w:val="-1"/>
          <w:sz w:val="24"/>
          <w:szCs w:val="24"/>
        </w:rPr>
        <w:t xml:space="preserve"> caso</w:t>
      </w:r>
      <w:r>
        <w:rPr>
          <w:rFonts w:ascii="Times New Roman" w:hAnsi="Times New Roman"/>
          <w:spacing w:val="-1"/>
          <w:sz w:val="24"/>
          <w:szCs w:val="24"/>
        </w:rPr>
        <w:t>s</w:t>
      </w:r>
      <w:r w:rsidRPr="00E13C5B">
        <w:rPr>
          <w:rFonts w:ascii="Times New Roman" w:hAnsi="Times New Roman"/>
          <w:spacing w:val="-1"/>
          <w:sz w:val="24"/>
          <w:szCs w:val="24"/>
        </w:rPr>
        <w:t xml:space="preserve"> de algumas outras entidades, incluindo as que possam ser de interesse público significativo, </w:t>
      </w:r>
      <w:r>
        <w:rPr>
          <w:rFonts w:ascii="Times New Roman" w:hAnsi="Times New Roman"/>
          <w:spacing w:val="-1"/>
          <w:sz w:val="24"/>
          <w:szCs w:val="24"/>
        </w:rPr>
        <w:t xml:space="preserve">como, </w:t>
      </w:r>
      <w:r w:rsidRPr="00E13C5B">
        <w:rPr>
          <w:rFonts w:ascii="Times New Roman" w:hAnsi="Times New Roman"/>
          <w:spacing w:val="-1"/>
          <w:sz w:val="24"/>
          <w:szCs w:val="24"/>
        </w:rPr>
        <w:t>por exemplo, em decorrência de elas possuírem grande quantidade e ampla gama de partes interessadas e considerando a natureza e o porte do negócio.</w:t>
      </w:r>
      <w:r w:rsidRPr="00E13C5B">
        <w:rPr>
          <w:rFonts w:ascii="Times New Roman" w:hAnsi="Times New Roman"/>
          <w:spacing w:val="2"/>
          <w:sz w:val="24"/>
          <w:szCs w:val="24"/>
        </w:rPr>
        <w:t xml:space="preserve"> </w:t>
      </w:r>
      <w:r w:rsidRPr="00E13C5B">
        <w:rPr>
          <w:rFonts w:ascii="Times New Roman" w:hAnsi="Times New Roman"/>
          <w:spacing w:val="-1"/>
          <w:sz w:val="24"/>
          <w:szCs w:val="24"/>
        </w:rPr>
        <w:t>Exemplos dessas entidades podem incluir instituições financeiras (como bancos, companhias de seguro e fundos de pensão) e outras entidades, como entidades filantrópicas.</w:t>
      </w:r>
      <w:r w:rsidRPr="00E13C5B">
        <w:rPr>
          <w:rFonts w:ascii="Times New Roman" w:hAnsi="Times New Roman"/>
          <w:spacing w:val="2"/>
          <w:sz w:val="24"/>
          <w:szCs w:val="24"/>
        </w:rPr>
        <w:t xml:space="preserve"> </w:t>
      </w:r>
      <w:r w:rsidRPr="00E13C5B">
        <w:rPr>
          <w:rFonts w:ascii="Times New Roman" w:hAnsi="Times New Roman"/>
          <w:spacing w:val="1"/>
          <w:sz w:val="24"/>
          <w:szCs w:val="24"/>
        </w:rPr>
        <w:t xml:space="preserve">Por outro lado, pode haver situações em que as comunicações sobre independência não sejam relevantes, </w:t>
      </w:r>
      <w:r>
        <w:rPr>
          <w:rFonts w:ascii="Times New Roman" w:hAnsi="Times New Roman"/>
          <w:spacing w:val="1"/>
          <w:sz w:val="24"/>
          <w:szCs w:val="24"/>
        </w:rPr>
        <w:t xml:space="preserve">como, </w:t>
      </w:r>
      <w:r w:rsidRPr="00E13C5B">
        <w:rPr>
          <w:rFonts w:ascii="Times New Roman" w:hAnsi="Times New Roman"/>
          <w:spacing w:val="1"/>
          <w:sz w:val="24"/>
          <w:szCs w:val="24"/>
        </w:rPr>
        <w:t>por exemplo, no caso de todos os responsáveis pela governança terem sido informados de fatos relevantes por meio de suas atividades administrativas.</w:t>
      </w:r>
      <w:r w:rsidRPr="00E13C5B">
        <w:rPr>
          <w:rFonts w:ascii="Times New Roman" w:hAnsi="Times New Roman"/>
          <w:sz w:val="24"/>
          <w:szCs w:val="24"/>
        </w:rPr>
        <w:t xml:space="preserve"> </w:t>
      </w:r>
      <w:r w:rsidRPr="00E13C5B">
        <w:rPr>
          <w:rFonts w:ascii="Times New Roman" w:hAnsi="Times New Roman"/>
          <w:spacing w:val="3"/>
          <w:sz w:val="24"/>
          <w:szCs w:val="24"/>
        </w:rPr>
        <w:t>Isso é particularmente provável quando a entidade é gerida pelo proprietário e a firma de auditoria e as firmas de rede têm pouco envolvimento com a entidade além da auditoria das demonstrações contábeis.</w:t>
      </w:r>
    </w:p>
    <w:p w14:paraId="213F450C" w14:textId="77777777" w:rsidR="002A6EFF" w:rsidRPr="00E13C5B" w:rsidRDefault="002A6EFF" w:rsidP="002A6EFF">
      <w:pPr>
        <w:spacing w:after="0" w:line="240" w:lineRule="auto"/>
        <w:rPr>
          <w:rFonts w:ascii="Times New Roman" w:hAnsi="Times New Roman"/>
          <w:sz w:val="24"/>
          <w:szCs w:val="24"/>
        </w:rPr>
      </w:pPr>
    </w:p>
    <w:p w14:paraId="1348AA9D"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 xml:space="preserve">Assunto </w:t>
      </w:r>
      <w:r>
        <w:rPr>
          <w:rFonts w:ascii="Times New Roman" w:hAnsi="Times New Roman"/>
          <w:i/>
          <w:spacing w:val="-1"/>
          <w:sz w:val="24"/>
          <w:szCs w:val="24"/>
        </w:rPr>
        <w:t>suplementar</w:t>
      </w:r>
      <w:r w:rsidRPr="00E13C5B">
        <w:rPr>
          <w:rFonts w:ascii="Times New Roman" w:hAnsi="Times New Roman"/>
          <w:i/>
          <w:spacing w:val="-1"/>
          <w:sz w:val="24"/>
          <w:szCs w:val="24"/>
        </w:rPr>
        <w:t xml:space="preserve"> </w:t>
      </w:r>
      <w:r w:rsidRPr="00E13C5B">
        <w:rPr>
          <w:rFonts w:ascii="Times New Roman" w:hAnsi="Times New Roman"/>
          <w:spacing w:val="1"/>
          <w:sz w:val="24"/>
          <w:szCs w:val="24"/>
        </w:rPr>
        <w:t xml:space="preserve">(item </w:t>
      </w:r>
      <w:r w:rsidRPr="00E13C5B">
        <w:rPr>
          <w:rFonts w:ascii="Times New Roman" w:hAnsi="Times New Roman"/>
          <w:sz w:val="24"/>
          <w:szCs w:val="24"/>
        </w:rPr>
        <w:t>3)</w:t>
      </w:r>
    </w:p>
    <w:p w14:paraId="65C606ED" w14:textId="77777777" w:rsidR="002A6EFF" w:rsidRPr="00E13C5B" w:rsidRDefault="002A6EFF" w:rsidP="002A6EFF">
      <w:pPr>
        <w:spacing w:after="0" w:line="240" w:lineRule="auto"/>
        <w:jc w:val="both"/>
        <w:rPr>
          <w:rFonts w:ascii="Times New Roman" w:hAnsi="Times New Roman"/>
          <w:sz w:val="24"/>
          <w:szCs w:val="24"/>
        </w:rPr>
      </w:pPr>
    </w:p>
    <w:p w14:paraId="79048D48"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A33. </w:t>
      </w:r>
      <w:r>
        <w:rPr>
          <w:rFonts w:ascii="Times New Roman" w:hAnsi="Times New Roman"/>
          <w:spacing w:val="-1"/>
          <w:sz w:val="24"/>
          <w:szCs w:val="24"/>
        </w:rPr>
        <w:tab/>
      </w:r>
      <w:r w:rsidRPr="00E13C5B">
        <w:rPr>
          <w:rFonts w:ascii="Times New Roman" w:hAnsi="Times New Roman"/>
          <w:spacing w:val="-1"/>
          <w:sz w:val="24"/>
          <w:szCs w:val="24"/>
        </w:rPr>
        <w:t>A supervisão geral da administração por parte dos responsáveis pela governança inclui assegurar que a entidade planeje, implemente e mantenha controles internos que proporcionem segurança razoável em relação à confiabilidade dos relatórios financeiros, efetividade e eficiência das operações e conformidade com leis e regulamentos aplicáveis.</w:t>
      </w:r>
    </w:p>
    <w:p w14:paraId="3EAD0588" w14:textId="77777777" w:rsidR="002A6EFF" w:rsidRPr="00E13C5B" w:rsidRDefault="002A6EFF" w:rsidP="002A6EFF">
      <w:pPr>
        <w:spacing w:after="0" w:line="240" w:lineRule="auto"/>
        <w:rPr>
          <w:rFonts w:ascii="Times New Roman" w:hAnsi="Times New Roman"/>
          <w:sz w:val="24"/>
          <w:szCs w:val="24"/>
        </w:rPr>
      </w:pPr>
    </w:p>
    <w:p w14:paraId="0EBA0E59" w14:textId="77777777" w:rsidR="002A6EFF" w:rsidRPr="009C2694"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 xml:space="preserve">A34. </w:t>
      </w:r>
      <w:r>
        <w:rPr>
          <w:rFonts w:ascii="Times New Roman" w:hAnsi="Times New Roman"/>
          <w:spacing w:val="-1"/>
          <w:sz w:val="24"/>
          <w:szCs w:val="24"/>
        </w:rPr>
        <w:tab/>
      </w:r>
      <w:r w:rsidRPr="00E13C5B">
        <w:rPr>
          <w:rFonts w:ascii="Times New Roman" w:hAnsi="Times New Roman"/>
          <w:spacing w:val="-1"/>
          <w:sz w:val="24"/>
          <w:szCs w:val="24"/>
        </w:rPr>
        <w:t xml:space="preserve">O auditor pode tomar conhecimento de assuntos </w:t>
      </w:r>
      <w:r>
        <w:rPr>
          <w:rFonts w:ascii="Times New Roman" w:hAnsi="Times New Roman"/>
          <w:spacing w:val="-1"/>
          <w:sz w:val="24"/>
          <w:szCs w:val="24"/>
        </w:rPr>
        <w:t>suplementar</w:t>
      </w:r>
      <w:r w:rsidRPr="00E13C5B">
        <w:rPr>
          <w:rFonts w:ascii="Times New Roman" w:hAnsi="Times New Roman"/>
          <w:spacing w:val="-1"/>
          <w:sz w:val="24"/>
          <w:szCs w:val="24"/>
        </w:rPr>
        <w:t>es que não estejam necessariamente relacionados com a supervisão geral do processo de relatórios financeiros, mas que são, contudo, provavelmente importantes para os responsáveis pela governança na supervisão geral da direção estratégica da entidade e das obrigações relacionadas à prestação de contas da entidade. Esses assuntos podem incluir, por exemplo, assuntos significativos referentes a estruturas ou processos de governança e decisões ou ações significativas da alta administração sem a devida autorização.</w:t>
      </w:r>
    </w:p>
    <w:p w14:paraId="12C51AF1" w14:textId="77777777" w:rsidR="002A6EFF" w:rsidRPr="00E13C5B" w:rsidRDefault="002A6EFF" w:rsidP="002A6EFF">
      <w:pPr>
        <w:spacing w:after="0" w:line="240" w:lineRule="auto"/>
        <w:rPr>
          <w:rFonts w:ascii="Times New Roman" w:hAnsi="Times New Roman"/>
          <w:sz w:val="24"/>
          <w:szCs w:val="24"/>
        </w:rPr>
      </w:pPr>
    </w:p>
    <w:p w14:paraId="2EA74247"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A35. </w:t>
      </w:r>
      <w:r>
        <w:rPr>
          <w:rFonts w:ascii="Times New Roman" w:hAnsi="Times New Roman"/>
          <w:spacing w:val="-1"/>
          <w:sz w:val="24"/>
          <w:szCs w:val="24"/>
        </w:rPr>
        <w:tab/>
      </w:r>
      <w:r w:rsidRPr="00E13C5B">
        <w:rPr>
          <w:rFonts w:ascii="Times New Roman" w:hAnsi="Times New Roman"/>
          <w:spacing w:val="-1"/>
          <w:sz w:val="24"/>
          <w:szCs w:val="24"/>
        </w:rPr>
        <w:t xml:space="preserve">Para decidir sobre a comunicação de assuntos </w:t>
      </w:r>
      <w:r>
        <w:rPr>
          <w:rFonts w:ascii="Times New Roman" w:hAnsi="Times New Roman"/>
          <w:spacing w:val="-1"/>
          <w:sz w:val="24"/>
          <w:szCs w:val="24"/>
        </w:rPr>
        <w:t>suplementares</w:t>
      </w:r>
      <w:r w:rsidRPr="00E13C5B">
        <w:rPr>
          <w:rFonts w:ascii="Times New Roman" w:hAnsi="Times New Roman"/>
          <w:spacing w:val="-1"/>
          <w:sz w:val="24"/>
          <w:szCs w:val="24"/>
        </w:rPr>
        <w:t xml:space="preserve"> aos responsáveis pela governança, o auditor pode discutir assuntos do mesmo tipo daquele de que tomou conhecimento com o nível apropriado da administração, a menos que isso não seja apropriado nas circunstâncias.</w:t>
      </w:r>
    </w:p>
    <w:p w14:paraId="61A67682" w14:textId="77777777" w:rsidR="002A6EFF" w:rsidRPr="00E13C5B" w:rsidRDefault="002A6EFF" w:rsidP="002A6EFF">
      <w:pPr>
        <w:spacing w:after="0" w:line="240" w:lineRule="auto"/>
        <w:jc w:val="right"/>
        <w:rPr>
          <w:rFonts w:ascii="Times New Roman" w:hAnsi="Times New Roman"/>
          <w:sz w:val="24"/>
          <w:szCs w:val="24"/>
        </w:rPr>
      </w:pPr>
    </w:p>
    <w:p w14:paraId="4A1D3577"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A36. </w:t>
      </w:r>
      <w:r>
        <w:rPr>
          <w:rFonts w:ascii="Times New Roman" w:hAnsi="Times New Roman"/>
          <w:spacing w:val="-1"/>
          <w:sz w:val="24"/>
          <w:szCs w:val="24"/>
        </w:rPr>
        <w:tab/>
      </w:r>
      <w:r w:rsidRPr="00E13C5B">
        <w:rPr>
          <w:rFonts w:ascii="Times New Roman" w:hAnsi="Times New Roman"/>
          <w:spacing w:val="-1"/>
          <w:sz w:val="24"/>
          <w:szCs w:val="24"/>
        </w:rPr>
        <w:t>No caso de assunto suplementar ser comunicado, pode ser apropriado que o auditor informe aos responsáveis pela governança que:</w:t>
      </w:r>
    </w:p>
    <w:p w14:paraId="5D98E0B5" w14:textId="77777777" w:rsidR="002A6EFF" w:rsidRPr="00E13C5B" w:rsidRDefault="002A6EFF" w:rsidP="002A6EFF">
      <w:pPr>
        <w:spacing w:after="120" w:line="240" w:lineRule="auto"/>
        <w:ind w:left="993" w:hanging="426"/>
        <w:jc w:val="both"/>
        <w:rPr>
          <w:rFonts w:ascii="Times New Roman" w:hAnsi="Times New Roman"/>
          <w:sz w:val="24"/>
          <w:szCs w:val="24"/>
        </w:rPr>
      </w:pPr>
      <w:r w:rsidRPr="00E13C5B">
        <w:rPr>
          <w:rFonts w:ascii="Times New Roman" w:hAnsi="Times New Roman"/>
          <w:spacing w:val="1"/>
          <w:sz w:val="24"/>
          <w:szCs w:val="24"/>
        </w:rPr>
        <w:t xml:space="preserve">(a) </w:t>
      </w:r>
      <w:r>
        <w:rPr>
          <w:rFonts w:ascii="Times New Roman" w:hAnsi="Times New Roman"/>
          <w:spacing w:val="1"/>
          <w:sz w:val="24"/>
          <w:szCs w:val="24"/>
        </w:rPr>
        <w:tab/>
      </w:r>
      <w:r w:rsidRPr="00E13C5B">
        <w:rPr>
          <w:rFonts w:ascii="Times New Roman" w:hAnsi="Times New Roman"/>
          <w:spacing w:val="1"/>
          <w:sz w:val="24"/>
          <w:szCs w:val="24"/>
        </w:rPr>
        <w:t xml:space="preserve">a identificação e </w:t>
      </w:r>
      <w:r>
        <w:rPr>
          <w:rFonts w:ascii="Times New Roman" w:hAnsi="Times New Roman"/>
          <w:spacing w:val="1"/>
          <w:sz w:val="24"/>
          <w:szCs w:val="24"/>
        </w:rPr>
        <w:t xml:space="preserve">a </w:t>
      </w:r>
      <w:r w:rsidRPr="00E13C5B">
        <w:rPr>
          <w:rFonts w:ascii="Times New Roman" w:hAnsi="Times New Roman"/>
          <w:spacing w:val="1"/>
          <w:sz w:val="24"/>
          <w:szCs w:val="24"/>
        </w:rPr>
        <w:t xml:space="preserve">comunicação desses assuntos são </w:t>
      </w:r>
      <w:r>
        <w:rPr>
          <w:rFonts w:ascii="Times New Roman" w:hAnsi="Times New Roman"/>
          <w:spacing w:val="1"/>
          <w:sz w:val="24"/>
          <w:szCs w:val="24"/>
        </w:rPr>
        <w:t>secundárias</w:t>
      </w:r>
      <w:r w:rsidRPr="00E13C5B">
        <w:rPr>
          <w:rFonts w:ascii="Times New Roman" w:hAnsi="Times New Roman"/>
          <w:spacing w:val="1"/>
          <w:sz w:val="24"/>
          <w:szCs w:val="24"/>
        </w:rPr>
        <w:t xml:space="preserve"> para o propósito da auditoria, cujo objetivo é expressar uma opinião sobre as demonstrações contábeis;</w:t>
      </w:r>
    </w:p>
    <w:p w14:paraId="4CF16EB9" w14:textId="033746C8" w:rsidR="002A6EFF" w:rsidRPr="00E13C5B" w:rsidRDefault="002A6EFF" w:rsidP="002A6EFF">
      <w:pPr>
        <w:spacing w:after="120" w:line="240" w:lineRule="auto"/>
        <w:ind w:left="993" w:hanging="426"/>
        <w:jc w:val="both"/>
        <w:rPr>
          <w:rFonts w:ascii="Times New Roman" w:hAnsi="Times New Roman"/>
          <w:sz w:val="24"/>
          <w:szCs w:val="24"/>
        </w:rPr>
      </w:pPr>
      <w:r>
        <w:rPr>
          <w:rFonts w:ascii="Times New Roman" w:hAnsi="Times New Roman"/>
          <w:noProof/>
          <w:sz w:val="24"/>
          <w:szCs w:val="24"/>
          <w:lang w:eastAsia="pt-BR"/>
        </w:rPr>
        <mc:AlternateContent>
          <mc:Choice Requires="wps">
            <w:drawing>
              <wp:anchor distT="0" distB="0" distL="114300" distR="114300" simplePos="0" relativeHeight="251658242" behindDoc="1" locked="0" layoutInCell="1" allowOverlap="1" wp14:anchorId="6910AE2D" wp14:editId="6AF990DC">
                <wp:simplePos x="0" y="0"/>
                <wp:positionH relativeFrom="page">
                  <wp:posOffset>5260975</wp:posOffset>
                </wp:positionH>
                <wp:positionV relativeFrom="page">
                  <wp:posOffset>5069840</wp:posOffset>
                </wp:positionV>
                <wp:extent cx="153670" cy="648970"/>
                <wp:effectExtent l="0" t="0" r="17780" b="17780"/>
                <wp:wrapNone/>
                <wp:docPr id="66" name="Caixa de Texto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46C13F" w14:textId="77777777" w:rsidR="002A6EFF" w:rsidRDefault="002A6EFF" w:rsidP="002A6EFF"/>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0AE2D" id="Caixa de Texto 66" o:spid="_x0000_s1028" type="#_x0000_t202" style="position:absolute;left:0;text-align:left;margin-left:414.25pt;margin-top:399.2pt;width:12.1pt;height:51.1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" filled="f" stroked="f">
                <v:textbox style="layout-flow:vertical;mso-layout-flow-alt:bottom-to-top" inset="0,0,0,0">
                  <w:txbxContent>
                    <w:p w14:paraId="2346C13F" w14:textId="77777777" w:rsidR="002A6EFF" w:rsidRDefault="002A6EFF" w:rsidP="002A6EFF"/>
                  </w:txbxContent>
                </v:textbox>
                <w10:wrap anchorx="page" anchory="page"/>
              </v:shape>
            </w:pict>
          </mc:Fallback>
        </mc:AlternateContent>
      </w:r>
      <w:r w:rsidRPr="00E13C5B">
        <w:rPr>
          <w:rFonts w:ascii="Times New Roman" w:hAnsi="Times New Roman"/>
          <w:spacing w:val="1"/>
          <w:sz w:val="24"/>
          <w:szCs w:val="24"/>
        </w:rPr>
        <w:t xml:space="preserve">(b) </w:t>
      </w:r>
      <w:r>
        <w:rPr>
          <w:rFonts w:ascii="Times New Roman" w:hAnsi="Times New Roman"/>
          <w:spacing w:val="1"/>
          <w:sz w:val="24"/>
          <w:szCs w:val="24"/>
        </w:rPr>
        <w:tab/>
      </w:r>
      <w:r w:rsidRPr="00E13C5B">
        <w:rPr>
          <w:rFonts w:ascii="Times New Roman" w:hAnsi="Times New Roman"/>
          <w:spacing w:val="1"/>
          <w:sz w:val="24"/>
          <w:szCs w:val="24"/>
        </w:rPr>
        <w:t>não foram realizados outros procedimentos além daqueles necessários para formar uma opinião sobre as demonstrações contábeis; e</w:t>
      </w:r>
    </w:p>
    <w:p w14:paraId="6531896B" w14:textId="77777777" w:rsidR="002A6EFF" w:rsidRPr="00E13C5B" w:rsidRDefault="002A6EFF" w:rsidP="002A6EFF">
      <w:pPr>
        <w:spacing w:after="0" w:line="240" w:lineRule="auto"/>
        <w:ind w:left="993" w:hanging="426"/>
        <w:jc w:val="both"/>
        <w:rPr>
          <w:rFonts w:ascii="Times New Roman" w:hAnsi="Times New Roman"/>
          <w:spacing w:val="1"/>
          <w:sz w:val="24"/>
          <w:szCs w:val="24"/>
        </w:rPr>
      </w:pPr>
      <w:r w:rsidRPr="00E13C5B">
        <w:rPr>
          <w:rFonts w:ascii="Times New Roman" w:hAnsi="Times New Roman"/>
          <w:spacing w:val="1"/>
          <w:sz w:val="24"/>
          <w:szCs w:val="24"/>
        </w:rPr>
        <w:t>(c)</w:t>
      </w:r>
      <w:r w:rsidRPr="00E13C5B">
        <w:rPr>
          <w:rFonts w:ascii="Times New Roman" w:hAnsi="Times New Roman"/>
          <w:spacing w:val="1"/>
          <w:sz w:val="24"/>
          <w:szCs w:val="24"/>
        </w:rPr>
        <w:tab/>
        <w:t>não foram realizados procedimentos para determinar se existem outros assuntos desse tipo.</w:t>
      </w:r>
    </w:p>
    <w:p w14:paraId="3871C263" w14:textId="77777777" w:rsidR="002A6EFF" w:rsidRPr="00E13C5B" w:rsidRDefault="002A6EFF" w:rsidP="002A6EFF">
      <w:pPr>
        <w:spacing w:after="0" w:line="240" w:lineRule="auto"/>
        <w:rPr>
          <w:rFonts w:ascii="Times New Roman" w:hAnsi="Times New Roman"/>
          <w:sz w:val="24"/>
          <w:szCs w:val="24"/>
        </w:rPr>
      </w:pPr>
    </w:p>
    <w:p w14:paraId="7F3B14BF"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pacing w:val="3"/>
          <w:sz w:val="24"/>
          <w:szCs w:val="24"/>
        </w:rPr>
        <w:t>Processo de comunicação</w:t>
      </w:r>
    </w:p>
    <w:p w14:paraId="1897D9DA" w14:textId="77777777" w:rsidR="002A6EFF" w:rsidRPr="00E13C5B" w:rsidRDefault="002A6EFF" w:rsidP="002A6EFF">
      <w:pPr>
        <w:spacing w:after="0" w:line="240" w:lineRule="auto"/>
        <w:jc w:val="both"/>
        <w:rPr>
          <w:rFonts w:ascii="Times New Roman" w:hAnsi="Times New Roman"/>
          <w:sz w:val="24"/>
          <w:szCs w:val="24"/>
        </w:rPr>
      </w:pPr>
    </w:p>
    <w:p w14:paraId="148D3A6B"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 xml:space="preserve">Estabelecimento do processo de comunicação </w:t>
      </w:r>
      <w:r w:rsidRPr="00E13C5B">
        <w:rPr>
          <w:rFonts w:ascii="Times New Roman" w:hAnsi="Times New Roman"/>
          <w:spacing w:val="1"/>
          <w:sz w:val="24"/>
          <w:szCs w:val="24"/>
        </w:rPr>
        <w:t xml:space="preserve">(item </w:t>
      </w:r>
      <w:r w:rsidRPr="00E13C5B">
        <w:rPr>
          <w:rFonts w:ascii="Times New Roman" w:hAnsi="Times New Roman"/>
          <w:spacing w:val="2"/>
          <w:sz w:val="24"/>
          <w:szCs w:val="24"/>
        </w:rPr>
        <w:t>1</w:t>
      </w:r>
      <w:r w:rsidRPr="00E13C5B">
        <w:rPr>
          <w:rFonts w:ascii="Times New Roman" w:hAnsi="Times New Roman"/>
          <w:sz w:val="24"/>
          <w:szCs w:val="24"/>
        </w:rPr>
        <w:t>8)</w:t>
      </w:r>
    </w:p>
    <w:p w14:paraId="0906D385" w14:textId="77777777" w:rsidR="002A6EFF" w:rsidRPr="00E13C5B" w:rsidRDefault="002A6EFF" w:rsidP="002A6EFF">
      <w:pPr>
        <w:spacing w:after="0" w:line="240" w:lineRule="auto"/>
        <w:jc w:val="both"/>
        <w:rPr>
          <w:rFonts w:ascii="Times New Roman" w:hAnsi="Times New Roman"/>
          <w:sz w:val="24"/>
          <w:szCs w:val="24"/>
        </w:rPr>
      </w:pPr>
    </w:p>
    <w:p w14:paraId="65ED5514"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A37. </w:t>
      </w:r>
      <w:r>
        <w:rPr>
          <w:rFonts w:ascii="Times New Roman" w:hAnsi="Times New Roman"/>
          <w:spacing w:val="-1"/>
          <w:sz w:val="24"/>
          <w:szCs w:val="24"/>
        </w:rPr>
        <w:tab/>
      </w:r>
      <w:r w:rsidRPr="00E13C5B">
        <w:rPr>
          <w:rFonts w:ascii="Times New Roman" w:hAnsi="Times New Roman"/>
          <w:spacing w:val="-1"/>
          <w:sz w:val="24"/>
          <w:szCs w:val="24"/>
        </w:rPr>
        <w:t>A clara comunicação das responsabilidades do auditor, do alcance e</w:t>
      </w:r>
      <w:r>
        <w:rPr>
          <w:rFonts w:ascii="Times New Roman" w:hAnsi="Times New Roman"/>
          <w:spacing w:val="-1"/>
          <w:sz w:val="24"/>
          <w:szCs w:val="24"/>
        </w:rPr>
        <w:t xml:space="preserve"> da</w:t>
      </w:r>
      <w:r w:rsidRPr="00E13C5B">
        <w:rPr>
          <w:rFonts w:ascii="Times New Roman" w:hAnsi="Times New Roman"/>
          <w:spacing w:val="-1"/>
          <w:sz w:val="24"/>
          <w:szCs w:val="24"/>
        </w:rPr>
        <w:t xml:space="preserve"> época planejados da auditoria e do conteúdo geral previsto das comunicações auxilia a estabelecer a base para a comunicação recíproca e efetiva.</w:t>
      </w:r>
    </w:p>
    <w:p w14:paraId="5CE5D035" w14:textId="77777777" w:rsidR="002A6EFF" w:rsidRPr="00E13C5B" w:rsidRDefault="002A6EFF" w:rsidP="002A6EFF">
      <w:pPr>
        <w:spacing w:after="0" w:line="240" w:lineRule="auto"/>
        <w:rPr>
          <w:rFonts w:ascii="Times New Roman" w:hAnsi="Times New Roman"/>
          <w:sz w:val="24"/>
          <w:szCs w:val="24"/>
        </w:rPr>
      </w:pPr>
    </w:p>
    <w:p w14:paraId="77716954"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A38. </w:t>
      </w:r>
      <w:r>
        <w:rPr>
          <w:rFonts w:ascii="Times New Roman" w:hAnsi="Times New Roman"/>
          <w:spacing w:val="-1"/>
          <w:sz w:val="24"/>
          <w:szCs w:val="24"/>
        </w:rPr>
        <w:tab/>
      </w:r>
      <w:r w:rsidRPr="00E13C5B">
        <w:rPr>
          <w:rFonts w:ascii="Times New Roman" w:hAnsi="Times New Roman"/>
          <w:spacing w:val="-1"/>
          <w:sz w:val="24"/>
          <w:szCs w:val="24"/>
        </w:rPr>
        <w:t>Assuntos que também podem contribuir para a comunicação recíproca e efetiva incluem a discussão sobre:</w:t>
      </w:r>
    </w:p>
    <w:p w14:paraId="54E2A0D1"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objetivo das comunicações.</w:t>
      </w:r>
      <w:r w:rsidRPr="00B85CF1">
        <w:rPr>
          <w:rFonts w:ascii="Times New Roman" w:hAnsi="Times New Roman"/>
          <w:spacing w:val="3"/>
          <w:sz w:val="24"/>
          <w:szCs w:val="24"/>
        </w:rPr>
        <w:t xml:space="preserve"> Quando o objetivo é claro, o auditor e os responsáveis pela governança estão em melhores condições para ter entendimento mútuo de assuntos relevantes e das medidas previstas resultantes do processo de comunicação</w:t>
      </w:r>
      <w:r>
        <w:rPr>
          <w:rFonts w:ascii="Times New Roman" w:hAnsi="Times New Roman"/>
          <w:spacing w:val="3"/>
          <w:sz w:val="24"/>
          <w:szCs w:val="24"/>
        </w:rPr>
        <w:t>;</w:t>
      </w:r>
    </w:p>
    <w:p w14:paraId="154061F2"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E13C5B">
        <w:rPr>
          <w:rFonts w:ascii="Times New Roman" w:hAnsi="Times New Roman"/>
          <w:spacing w:val="3"/>
          <w:sz w:val="24"/>
          <w:szCs w:val="24"/>
        </w:rPr>
        <w:t xml:space="preserve"> forma em que </w:t>
      </w:r>
      <w:r>
        <w:rPr>
          <w:rFonts w:ascii="Times New Roman" w:hAnsi="Times New Roman"/>
          <w:spacing w:val="3"/>
          <w:sz w:val="24"/>
          <w:szCs w:val="24"/>
        </w:rPr>
        <w:t>são</w:t>
      </w:r>
      <w:r w:rsidRPr="00E13C5B">
        <w:rPr>
          <w:rFonts w:ascii="Times New Roman" w:hAnsi="Times New Roman"/>
          <w:spacing w:val="3"/>
          <w:sz w:val="24"/>
          <w:szCs w:val="24"/>
        </w:rPr>
        <w:t xml:space="preserve"> feitas as comunicações</w:t>
      </w:r>
      <w:r>
        <w:rPr>
          <w:rFonts w:ascii="Times New Roman" w:hAnsi="Times New Roman"/>
          <w:spacing w:val="3"/>
          <w:sz w:val="24"/>
          <w:szCs w:val="24"/>
        </w:rPr>
        <w:t>;</w:t>
      </w:r>
    </w:p>
    <w:p w14:paraId="61FA4998"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as</w:t>
      </w:r>
      <w:r w:rsidRPr="00E13C5B">
        <w:rPr>
          <w:rFonts w:ascii="Times New Roman" w:hAnsi="Times New Roman"/>
          <w:spacing w:val="3"/>
          <w:sz w:val="24"/>
          <w:szCs w:val="24"/>
        </w:rPr>
        <w:t xml:space="preserve"> pessoa</w:t>
      </w:r>
      <w:r>
        <w:rPr>
          <w:rFonts w:ascii="Times New Roman" w:hAnsi="Times New Roman"/>
          <w:spacing w:val="3"/>
          <w:sz w:val="24"/>
          <w:szCs w:val="24"/>
        </w:rPr>
        <w:t>s</w:t>
      </w:r>
      <w:r w:rsidRPr="00E13C5B">
        <w:rPr>
          <w:rFonts w:ascii="Times New Roman" w:hAnsi="Times New Roman"/>
          <w:spacing w:val="3"/>
          <w:sz w:val="24"/>
          <w:szCs w:val="24"/>
        </w:rPr>
        <w:t xml:space="preserve"> na equipe de auditoria e entre os responsáveis pela governança que farão a comunicação sobre assuntos específicos</w:t>
      </w:r>
      <w:r>
        <w:rPr>
          <w:rFonts w:ascii="Times New Roman" w:hAnsi="Times New Roman"/>
          <w:spacing w:val="3"/>
          <w:sz w:val="24"/>
          <w:szCs w:val="24"/>
        </w:rPr>
        <w:t>;</w:t>
      </w:r>
    </w:p>
    <w:p w14:paraId="59E62D66"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E13C5B">
        <w:rPr>
          <w:rFonts w:ascii="Times New Roman" w:hAnsi="Times New Roman"/>
          <w:spacing w:val="3"/>
          <w:sz w:val="24"/>
          <w:szCs w:val="24"/>
        </w:rPr>
        <w:t xml:space="preserve"> expectativa do auditor de que a comunicação </w:t>
      </w:r>
      <w:r>
        <w:rPr>
          <w:rFonts w:ascii="Times New Roman" w:hAnsi="Times New Roman"/>
          <w:spacing w:val="3"/>
          <w:sz w:val="24"/>
          <w:szCs w:val="24"/>
        </w:rPr>
        <w:t>seja</w:t>
      </w:r>
      <w:r w:rsidRPr="00E13C5B">
        <w:rPr>
          <w:rFonts w:ascii="Times New Roman" w:hAnsi="Times New Roman"/>
          <w:spacing w:val="3"/>
          <w:sz w:val="24"/>
          <w:szCs w:val="24"/>
        </w:rPr>
        <w:t xml:space="preserve"> recíproca e que os responsáveis pela governança comuni</w:t>
      </w:r>
      <w:r>
        <w:rPr>
          <w:rFonts w:ascii="Times New Roman" w:hAnsi="Times New Roman"/>
          <w:spacing w:val="3"/>
          <w:sz w:val="24"/>
          <w:szCs w:val="24"/>
        </w:rPr>
        <w:t>quem</w:t>
      </w:r>
      <w:r w:rsidRPr="00E13C5B">
        <w:rPr>
          <w:rFonts w:ascii="Times New Roman" w:hAnsi="Times New Roman"/>
          <w:spacing w:val="3"/>
          <w:sz w:val="24"/>
          <w:szCs w:val="24"/>
        </w:rPr>
        <w:t xml:space="preserve"> ao auditor assuntos que consider</w:t>
      </w:r>
      <w:r>
        <w:rPr>
          <w:rFonts w:ascii="Times New Roman" w:hAnsi="Times New Roman"/>
          <w:spacing w:val="3"/>
          <w:sz w:val="24"/>
          <w:szCs w:val="24"/>
        </w:rPr>
        <w:t>e</w:t>
      </w:r>
      <w:r w:rsidRPr="00E13C5B">
        <w:rPr>
          <w:rFonts w:ascii="Times New Roman" w:hAnsi="Times New Roman"/>
          <w:spacing w:val="3"/>
          <w:sz w:val="24"/>
          <w:szCs w:val="24"/>
        </w:rPr>
        <w:t>m relevantes para a auditoria, por exemplo, decisões estratégicas que podem afetar</w:t>
      </w:r>
      <w:r>
        <w:rPr>
          <w:rFonts w:ascii="Times New Roman" w:hAnsi="Times New Roman"/>
          <w:spacing w:val="3"/>
          <w:sz w:val="24"/>
          <w:szCs w:val="24"/>
        </w:rPr>
        <w:t>,</w:t>
      </w:r>
      <w:r w:rsidRPr="00E13C5B">
        <w:rPr>
          <w:rFonts w:ascii="Times New Roman" w:hAnsi="Times New Roman"/>
          <w:spacing w:val="3"/>
          <w:sz w:val="24"/>
          <w:szCs w:val="24"/>
        </w:rPr>
        <w:t xml:space="preserve"> significativamente</w:t>
      </w:r>
      <w:r>
        <w:rPr>
          <w:rFonts w:ascii="Times New Roman" w:hAnsi="Times New Roman"/>
          <w:spacing w:val="3"/>
          <w:sz w:val="24"/>
          <w:szCs w:val="24"/>
        </w:rPr>
        <w:t>,</w:t>
      </w:r>
      <w:r w:rsidRPr="00E13C5B">
        <w:rPr>
          <w:rFonts w:ascii="Times New Roman" w:hAnsi="Times New Roman"/>
          <w:spacing w:val="3"/>
          <w:sz w:val="24"/>
          <w:szCs w:val="24"/>
        </w:rPr>
        <w:t xml:space="preserve"> a natureza, </w:t>
      </w:r>
      <w:r>
        <w:rPr>
          <w:rFonts w:ascii="Times New Roman" w:hAnsi="Times New Roman"/>
          <w:spacing w:val="3"/>
          <w:sz w:val="24"/>
          <w:szCs w:val="24"/>
        </w:rPr>
        <w:t xml:space="preserve">a </w:t>
      </w:r>
      <w:r w:rsidRPr="00E13C5B">
        <w:rPr>
          <w:rFonts w:ascii="Times New Roman" w:hAnsi="Times New Roman"/>
          <w:spacing w:val="3"/>
          <w:sz w:val="24"/>
          <w:szCs w:val="24"/>
        </w:rPr>
        <w:t xml:space="preserve">época e </w:t>
      </w:r>
      <w:r>
        <w:rPr>
          <w:rFonts w:ascii="Times New Roman" w:hAnsi="Times New Roman"/>
          <w:spacing w:val="3"/>
          <w:sz w:val="24"/>
          <w:szCs w:val="24"/>
        </w:rPr>
        <w:t xml:space="preserve">a </w:t>
      </w:r>
      <w:r w:rsidRPr="00E13C5B">
        <w:rPr>
          <w:rFonts w:ascii="Times New Roman" w:hAnsi="Times New Roman"/>
          <w:spacing w:val="3"/>
          <w:sz w:val="24"/>
          <w:szCs w:val="24"/>
        </w:rPr>
        <w:t xml:space="preserve">extensão dos procedimentos de auditoria, a suspeita ou a detecção de fraude e preocupações sobre a integridade ou </w:t>
      </w:r>
      <w:r>
        <w:rPr>
          <w:rFonts w:ascii="Times New Roman" w:hAnsi="Times New Roman"/>
          <w:spacing w:val="3"/>
          <w:sz w:val="24"/>
          <w:szCs w:val="24"/>
        </w:rPr>
        <w:t xml:space="preserve">a </w:t>
      </w:r>
      <w:r w:rsidRPr="00E13C5B">
        <w:rPr>
          <w:rFonts w:ascii="Times New Roman" w:hAnsi="Times New Roman"/>
          <w:spacing w:val="3"/>
          <w:sz w:val="24"/>
          <w:szCs w:val="24"/>
        </w:rPr>
        <w:t>competência da alta administração</w:t>
      </w:r>
      <w:r>
        <w:rPr>
          <w:rFonts w:ascii="Times New Roman" w:hAnsi="Times New Roman"/>
          <w:spacing w:val="3"/>
          <w:sz w:val="24"/>
          <w:szCs w:val="24"/>
        </w:rPr>
        <w:t>;</w:t>
      </w:r>
    </w:p>
    <w:p w14:paraId="6E689272" w14:textId="77777777" w:rsidR="002A6EFF" w:rsidRPr="00B85CF1"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processo para agir e dar retorno sobre assuntos comunicados pelo auditor</w:t>
      </w:r>
      <w:r>
        <w:rPr>
          <w:rFonts w:ascii="Times New Roman" w:hAnsi="Times New Roman"/>
          <w:spacing w:val="3"/>
          <w:sz w:val="24"/>
          <w:szCs w:val="24"/>
        </w:rPr>
        <w:t>;</w:t>
      </w:r>
    </w:p>
    <w:p w14:paraId="3CC70AF0" w14:textId="77777777" w:rsidR="002A6EFF" w:rsidRPr="00B85CF1"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processo para agir e dar retorno sobre assuntos comunicados pelos responsáveis pela governança.</w:t>
      </w:r>
    </w:p>
    <w:p w14:paraId="3AFB65D7" w14:textId="77777777" w:rsidR="002A6EFF" w:rsidRPr="00E13C5B" w:rsidRDefault="002A6EFF" w:rsidP="002A6EFF">
      <w:pPr>
        <w:spacing w:after="0" w:line="240" w:lineRule="auto"/>
        <w:rPr>
          <w:rFonts w:ascii="Times New Roman" w:hAnsi="Times New Roman"/>
          <w:sz w:val="24"/>
          <w:szCs w:val="24"/>
        </w:rPr>
      </w:pPr>
    </w:p>
    <w:p w14:paraId="597EBBFA"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A39. </w:t>
      </w:r>
      <w:r>
        <w:rPr>
          <w:rFonts w:ascii="Times New Roman" w:hAnsi="Times New Roman"/>
          <w:spacing w:val="-1"/>
          <w:sz w:val="24"/>
          <w:szCs w:val="24"/>
        </w:rPr>
        <w:tab/>
      </w:r>
      <w:r w:rsidRPr="00E13C5B">
        <w:rPr>
          <w:rFonts w:ascii="Times New Roman" w:hAnsi="Times New Roman"/>
          <w:spacing w:val="-1"/>
          <w:sz w:val="24"/>
          <w:szCs w:val="24"/>
        </w:rPr>
        <w:t xml:space="preserve">O processo de comunicação </w:t>
      </w:r>
      <w:r>
        <w:rPr>
          <w:rFonts w:ascii="Times New Roman" w:hAnsi="Times New Roman"/>
          <w:spacing w:val="-1"/>
          <w:sz w:val="24"/>
          <w:szCs w:val="24"/>
        </w:rPr>
        <w:t xml:space="preserve">irá </w:t>
      </w:r>
      <w:r w:rsidRPr="00E13C5B">
        <w:rPr>
          <w:rFonts w:ascii="Times New Roman" w:hAnsi="Times New Roman"/>
          <w:spacing w:val="-1"/>
          <w:sz w:val="24"/>
          <w:szCs w:val="24"/>
        </w:rPr>
        <w:t xml:space="preserve">variar </w:t>
      </w:r>
      <w:r>
        <w:rPr>
          <w:rFonts w:ascii="Times New Roman" w:hAnsi="Times New Roman"/>
          <w:spacing w:val="-1"/>
          <w:sz w:val="24"/>
          <w:szCs w:val="24"/>
        </w:rPr>
        <w:t xml:space="preserve">de acordo </w:t>
      </w:r>
      <w:r w:rsidRPr="00E13C5B">
        <w:rPr>
          <w:rFonts w:ascii="Times New Roman" w:hAnsi="Times New Roman"/>
          <w:spacing w:val="-1"/>
          <w:sz w:val="24"/>
          <w:szCs w:val="24"/>
        </w:rPr>
        <w:t>com as circunstâncias, incluindo o tamanho da entidade</w:t>
      </w:r>
      <w:r>
        <w:rPr>
          <w:rFonts w:ascii="Times New Roman" w:hAnsi="Times New Roman"/>
          <w:spacing w:val="-1"/>
          <w:sz w:val="24"/>
          <w:szCs w:val="24"/>
        </w:rPr>
        <w:t>,</w:t>
      </w:r>
      <w:r w:rsidRPr="00E13C5B">
        <w:rPr>
          <w:rFonts w:ascii="Times New Roman" w:hAnsi="Times New Roman"/>
          <w:spacing w:val="-1"/>
          <w:sz w:val="24"/>
          <w:szCs w:val="24"/>
        </w:rPr>
        <w:t xml:space="preserve"> a estrutura da governança, como os responsáveis pela governança operam, e </w:t>
      </w:r>
      <w:r>
        <w:rPr>
          <w:rFonts w:ascii="Times New Roman" w:hAnsi="Times New Roman"/>
          <w:spacing w:val="-1"/>
          <w:sz w:val="24"/>
          <w:szCs w:val="24"/>
        </w:rPr>
        <w:t>o entendimento</w:t>
      </w:r>
      <w:r w:rsidRPr="00E13C5B">
        <w:rPr>
          <w:rFonts w:ascii="Times New Roman" w:hAnsi="Times New Roman"/>
          <w:spacing w:val="-1"/>
          <w:sz w:val="24"/>
          <w:szCs w:val="24"/>
        </w:rPr>
        <w:t xml:space="preserve"> do auditor sobre a importância dos assuntos a serem comunicados.</w:t>
      </w:r>
      <w:r w:rsidRPr="00E13C5B">
        <w:rPr>
          <w:rFonts w:ascii="Times New Roman" w:hAnsi="Times New Roman"/>
          <w:sz w:val="24"/>
          <w:szCs w:val="24"/>
        </w:rPr>
        <w:t xml:space="preserve"> Dificuldade em estabelecer </w:t>
      </w:r>
      <w:r>
        <w:rPr>
          <w:rFonts w:ascii="Times New Roman" w:hAnsi="Times New Roman"/>
          <w:sz w:val="24"/>
          <w:szCs w:val="24"/>
        </w:rPr>
        <w:t>a</w:t>
      </w:r>
      <w:r w:rsidRPr="00E13C5B">
        <w:rPr>
          <w:rFonts w:ascii="Times New Roman" w:hAnsi="Times New Roman"/>
          <w:sz w:val="24"/>
          <w:szCs w:val="24"/>
        </w:rPr>
        <w:t xml:space="preserve"> comunicação recíproca efetiva pode indicar que a comunicação entre o auditor e os responsáveis pela governança não é adequada para fins da auditoria (ver item</w:t>
      </w:r>
      <w:r w:rsidRPr="00E13C5B">
        <w:rPr>
          <w:rFonts w:ascii="Times New Roman" w:hAnsi="Times New Roman"/>
          <w:spacing w:val="3"/>
          <w:sz w:val="24"/>
          <w:szCs w:val="24"/>
        </w:rPr>
        <w:t xml:space="preserve"> A52).</w:t>
      </w:r>
    </w:p>
    <w:p w14:paraId="6DFE3B9C" w14:textId="77777777" w:rsidR="002A6EFF" w:rsidRPr="00E13C5B" w:rsidRDefault="002A6EFF" w:rsidP="002A6EFF">
      <w:pPr>
        <w:spacing w:after="0" w:line="240" w:lineRule="auto"/>
        <w:rPr>
          <w:rFonts w:ascii="Times New Roman" w:hAnsi="Times New Roman"/>
          <w:sz w:val="24"/>
          <w:szCs w:val="24"/>
        </w:rPr>
      </w:pPr>
    </w:p>
    <w:p w14:paraId="4D41CF0D" w14:textId="77777777" w:rsidR="002A6EFF" w:rsidRPr="00E13C5B" w:rsidRDefault="002A6EFF" w:rsidP="002A6EFF">
      <w:pPr>
        <w:spacing w:after="0" w:line="240" w:lineRule="auto"/>
        <w:jc w:val="both"/>
        <w:rPr>
          <w:rFonts w:ascii="Times New Roman" w:hAnsi="Times New Roman"/>
          <w:i/>
          <w:sz w:val="24"/>
          <w:szCs w:val="24"/>
        </w:rPr>
      </w:pPr>
      <w:r w:rsidRPr="00E13C5B">
        <w:rPr>
          <w:rFonts w:ascii="Times New Roman" w:hAnsi="Times New Roman"/>
          <w:i/>
          <w:sz w:val="24"/>
          <w:szCs w:val="24"/>
        </w:rPr>
        <w:t>Considerações específicas para entidades de pequeno porte</w:t>
      </w:r>
    </w:p>
    <w:p w14:paraId="70B0F777" w14:textId="77777777" w:rsidR="002A6EFF" w:rsidRPr="00E13C5B" w:rsidRDefault="002A6EFF" w:rsidP="002A6EFF">
      <w:pPr>
        <w:spacing w:after="0" w:line="240" w:lineRule="auto"/>
        <w:jc w:val="both"/>
        <w:rPr>
          <w:rFonts w:ascii="Times New Roman" w:hAnsi="Times New Roman"/>
          <w:sz w:val="24"/>
          <w:szCs w:val="24"/>
        </w:rPr>
      </w:pPr>
    </w:p>
    <w:p w14:paraId="501296F3"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A40. </w:t>
      </w:r>
      <w:r>
        <w:rPr>
          <w:rFonts w:ascii="Times New Roman" w:hAnsi="Times New Roman"/>
          <w:spacing w:val="-1"/>
          <w:sz w:val="24"/>
          <w:szCs w:val="24"/>
        </w:rPr>
        <w:tab/>
      </w:r>
      <w:r w:rsidRPr="00E13C5B">
        <w:rPr>
          <w:rFonts w:ascii="Times New Roman" w:hAnsi="Times New Roman"/>
          <w:spacing w:val="-1"/>
          <w:sz w:val="24"/>
          <w:szCs w:val="24"/>
        </w:rPr>
        <w:t>No caso de auditorias de entidades de pequeno porte, o auditor pode fazer comunicações aos responsáveis pela governança de maneira menos estruturada do que no caso de entidades listadas ou de grande porte.</w:t>
      </w:r>
    </w:p>
    <w:p w14:paraId="7435D8E4" w14:textId="77777777" w:rsidR="002A6EFF" w:rsidRPr="00E13C5B" w:rsidRDefault="002A6EFF" w:rsidP="002A6EFF">
      <w:pPr>
        <w:spacing w:after="0" w:line="240" w:lineRule="auto"/>
        <w:jc w:val="both"/>
        <w:rPr>
          <w:rFonts w:ascii="Times New Roman" w:hAnsi="Times New Roman"/>
          <w:spacing w:val="-1"/>
          <w:sz w:val="24"/>
          <w:szCs w:val="24"/>
        </w:rPr>
      </w:pPr>
    </w:p>
    <w:p w14:paraId="50CEA341" w14:textId="77777777" w:rsidR="002A6EFF" w:rsidRPr="00E13C5B" w:rsidRDefault="002A6EFF" w:rsidP="002A6EFF">
      <w:pPr>
        <w:spacing w:after="0" w:line="240" w:lineRule="auto"/>
        <w:jc w:val="both"/>
        <w:rPr>
          <w:rFonts w:ascii="Times New Roman" w:hAnsi="Times New Roman"/>
          <w:i/>
          <w:sz w:val="24"/>
          <w:szCs w:val="24"/>
        </w:rPr>
      </w:pPr>
      <w:r w:rsidRPr="00E13C5B">
        <w:rPr>
          <w:rFonts w:ascii="Times New Roman" w:hAnsi="Times New Roman"/>
          <w:i/>
          <w:sz w:val="24"/>
          <w:szCs w:val="24"/>
        </w:rPr>
        <w:t>Comunicação com a administração</w:t>
      </w:r>
    </w:p>
    <w:p w14:paraId="2259DB58" w14:textId="77777777" w:rsidR="002A6EFF" w:rsidRPr="00E13C5B" w:rsidRDefault="002A6EFF" w:rsidP="002A6EFF">
      <w:pPr>
        <w:spacing w:after="0" w:line="240" w:lineRule="auto"/>
        <w:jc w:val="both"/>
        <w:rPr>
          <w:rFonts w:ascii="Times New Roman" w:hAnsi="Times New Roman"/>
          <w:sz w:val="24"/>
          <w:szCs w:val="24"/>
        </w:rPr>
      </w:pPr>
    </w:p>
    <w:p w14:paraId="6C407391"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A41. </w:t>
      </w:r>
      <w:r>
        <w:rPr>
          <w:rFonts w:ascii="Times New Roman" w:hAnsi="Times New Roman"/>
          <w:spacing w:val="-1"/>
          <w:sz w:val="24"/>
          <w:szCs w:val="24"/>
        </w:rPr>
        <w:tab/>
      </w:r>
      <w:r w:rsidRPr="00E13C5B">
        <w:rPr>
          <w:rFonts w:ascii="Times New Roman" w:hAnsi="Times New Roman"/>
          <w:spacing w:val="-1"/>
          <w:sz w:val="24"/>
          <w:szCs w:val="24"/>
        </w:rPr>
        <w:t xml:space="preserve">Muitos assuntos podem ser discutidos com a administração no decorrer da auditoria, incluindo assuntos exigidos por esta </w:t>
      </w:r>
      <w:r>
        <w:rPr>
          <w:rFonts w:ascii="Times New Roman" w:hAnsi="Times New Roman"/>
          <w:spacing w:val="-1"/>
          <w:sz w:val="24"/>
          <w:szCs w:val="24"/>
        </w:rPr>
        <w:t>norma</w:t>
      </w:r>
      <w:r w:rsidRPr="00E13C5B">
        <w:rPr>
          <w:rFonts w:ascii="Times New Roman" w:hAnsi="Times New Roman"/>
          <w:spacing w:val="-1"/>
          <w:sz w:val="24"/>
          <w:szCs w:val="24"/>
        </w:rPr>
        <w:t xml:space="preserve"> para serem comunicados aos responsáveis pela governança. </w:t>
      </w:r>
      <w:r w:rsidRPr="00E13C5B">
        <w:rPr>
          <w:rFonts w:ascii="Times New Roman" w:hAnsi="Times New Roman"/>
          <w:spacing w:val="2"/>
          <w:sz w:val="24"/>
          <w:szCs w:val="24"/>
        </w:rPr>
        <w:t xml:space="preserve">Essas discussões </w:t>
      </w:r>
      <w:r>
        <w:rPr>
          <w:rFonts w:ascii="Times New Roman" w:hAnsi="Times New Roman"/>
          <w:spacing w:val="2"/>
          <w:sz w:val="24"/>
          <w:szCs w:val="24"/>
        </w:rPr>
        <w:t xml:space="preserve">devem </w:t>
      </w:r>
      <w:r w:rsidRPr="00E13C5B">
        <w:rPr>
          <w:rFonts w:ascii="Times New Roman" w:hAnsi="Times New Roman"/>
          <w:spacing w:val="2"/>
          <w:sz w:val="24"/>
          <w:szCs w:val="24"/>
        </w:rPr>
        <w:t>reconhece</w:t>
      </w:r>
      <w:r>
        <w:rPr>
          <w:rFonts w:ascii="Times New Roman" w:hAnsi="Times New Roman"/>
          <w:spacing w:val="2"/>
          <w:sz w:val="24"/>
          <w:szCs w:val="24"/>
        </w:rPr>
        <w:t>r</w:t>
      </w:r>
      <w:r w:rsidRPr="00E13C5B">
        <w:rPr>
          <w:rFonts w:ascii="Times New Roman" w:hAnsi="Times New Roman"/>
          <w:spacing w:val="2"/>
          <w:sz w:val="24"/>
          <w:szCs w:val="24"/>
        </w:rPr>
        <w:t xml:space="preserve"> a responsabilidade executiva da administração pela condução das operações da entidade e, especialmente, a responsabilidade da administração pela elaboração das demonstrações contábeis.</w:t>
      </w:r>
    </w:p>
    <w:p w14:paraId="7F9E6F24" w14:textId="77777777" w:rsidR="002A6EFF" w:rsidRPr="00E13C5B" w:rsidRDefault="002A6EFF" w:rsidP="002A6EFF">
      <w:pPr>
        <w:spacing w:after="0" w:line="240" w:lineRule="auto"/>
        <w:jc w:val="both"/>
        <w:rPr>
          <w:rFonts w:ascii="Times New Roman" w:hAnsi="Times New Roman"/>
          <w:spacing w:val="-1"/>
          <w:sz w:val="24"/>
          <w:szCs w:val="24"/>
        </w:rPr>
      </w:pPr>
    </w:p>
    <w:p w14:paraId="7C1AC6D0"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A42. </w:t>
      </w:r>
      <w:r>
        <w:rPr>
          <w:rFonts w:ascii="Times New Roman" w:hAnsi="Times New Roman"/>
          <w:spacing w:val="-1"/>
          <w:sz w:val="24"/>
          <w:szCs w:val="24"/>
        </w:rPr>
        <w:tab/>
      </w:r>
      <w:r w:rsidRPr="00E13C5B">
        <w:rPr>
          <w:rFonts w:ascii="Times New Roman" w:hAnsi="Times New Roman"/>
          <w:spacing w:val="-1"/>
          <w:sz w:val="24"/>
          <w:szCs w:val="24"/>
        </w:rPr>
        <w:t>Antes de comunicar os assuntos aos responsáveis pela governança, o auditor pode discuti-los com a administração, a menos que isso não seja apropriado.</w:t>
      </w:r>
      <w:r w:rsidRPr="00E13C5B">
        <w:rPr>
          <w:rFonts w:ascii="Times New Roman" w:hAnsi="Times New Roman"/>
          <w:spacing w:val="3"/>
          <w:sz w:val="24"/>
          <w:szCs w:val="24"/>
        </w:rPr>
        <w:t xml:space="preserve"> </w:t>
      </w:r>
      <w:r w:rsidRPr="00E13C5B">
        <w:rPr>
          <w:rFonts w:ascii="Times New Roman" w:hAnsi="Times New Roman"/>
          <w:spacing w:val="1"/>
          <w:sz w:val="24"/>
          <w:szCs w:val="24"/>
        </w:rPr>
        <w:t xml:space="preserve">Por exemplo, pode não ser apropriado discutir questões sobre a competência ou </w:t>
      </w:r>
      <w:r>
        <w:rPr>
          <w:rFonts w:ascii="Times New Roman" w:hAnsi="Times New Roman"/>
          <w:spacing w:val="1"/>
          <w:sz w:val="24"/>
          <w:szCs w:val="24"/>
        </w:rPr>
        <w:t xml:space="preserve">a </w:t>
      </w:r>
      <w:r w:rsidRPr="00E13C5B">
        <w:rPr>
          <w:rFonts w:ascii="Times New Roman" w:hAnsi="Times New Roman"/>
          <w:spacing w:val="1"/>
          <w:sz w:val="24"/>
          <w:szCs w:val="24"/>
        </w:rPr>
        <w:t>integridade da administração com a administração.</w:t>
      </w:r>
      <w:r w:rsidRPr="00E13C5B">
        <w:rPr>
          <w:rFonts w:ascii="Times New Roman" w:hAnsi="Times New Roman"/>
          <w:sz w:val="24"/>
          <w:szCs w:val="24"/>
        </w:rPr>
        <w:t xml:space="preserve"> Além de reconhecer a responsabilidade executiva da administração, essas discussões iniciais podem esclarecer fatos e assuntos e dar à administração </w:t>
      </w:r>
      <w:r>
        <w:rPr>
          <w:rFonts w:ascii="Times New Roman" w:hAnsi="Times New Roman"/>
          <w:sz w:val="24"/>
          <w:szCs w:val="24"/>
        </w:rPr>
        <w:t>a</w:t>
      </w:r>
      <w:r w:rsidRPr="00E13C5B">
        <w:rPr>
          <w:rFonts w:ascii="Times New Roman" w:hAnsi="Times New Roman"/>
          <w:sz w:val="24"/>
          <w:szCs w:val="24"/>
        </w:rPr>
        <w:t xml:space="preserve"> oportunidade de fornecer informações e explicações adicionais.</w:t>
      </w:r>
      <w:r w:rsidRPr="00E13C5B">
        <w:rPr>
          <w:rFonts w:ascii="Times New Roman" w:hAnsi="Times New Roman"/>
          <w:spacing w:val="2"/>
          <w:sz w:val="24"/>
          <w:szCs w:val="24"/>
        </w:rPr>
        <w:t xml:space="preserve"> </w:t>
      </w:r>
      <w:r w:rsidRPr="00E13C5B">
        <w:rPr>
          <w:rFonts w:ascii="Times New Roman" w:hAnsi="Times New Roman"/>
          <w:spacing w:val="-1"/>
          <w:sz w:val="24"/>
          <w:szCs w:val="24"/>
        </w:rPr>
        <w:t xml:space="preserve">Da mesma forma, quando a entidade tem </w:t>
      </w:r>
      <w:r>
        <w:rPr>
          <w:rFonts w:ascii="Times New Roman" w:hAnsi="Times New Roman"/>
          <w:spacing w:val="-1"/>
          <w:sz w:val="24"/>
          <w:szCs w:val="24"/>
        </w:rPr>
        <w:t>a</w:t>
      </w:r>
      <w:r w:rsidRPr="00E13C5B">
        <w:rPr>
          <w:rFonts w:ascii="Times New Roman" w:hAnsi="Times New Roman"/>
          <w:spacing w:val="-1"/>
          <w:sz w:val="24"/>
          <w:szCs w:val="24"/>
        </w:rPr>
        <w:t xml:space="preserve"> função de auditoria interna, o auditor independente pode discutir assuntos com o auditor interno antes de comunicar aos responsáveis pela governança.</w:t>
      </w:r>
    </w:p>
    <w:p w14:paraId="2A4A1AD1" w14:textId="77777777" w:rsidR="002A6EFF" w:rsidRPr="00E13C5B" w:rsidRDefault="002A6EFF" w:rsidP="002A6EFF">
      <w:pPr>
        <w:spacing w:after="0" w:line="240" w:lineRule="auto"/>
        <w:jc w:val="both"/>
        <w:rPr>
          <w:rFonts w:ascii="Times New Roman" w:hAnsi="Times New Roman"/>
          <w:spacing w:val="-1"/>
          <w:sz w:val="24"/>
          <w:szCs w:val="24"/>
        </w:rPr>
      </w:pPr>
    </w:p>
    <w:p w14:paraId="77F38423"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z w:val="24"/>
          <w:szCs w:val="24"/>
        </w:rPr>
        <w:t>Comunicação com terceiros</w:t>
      </w:r>
    </w:p>
    <w:p w14:paraId="5421261A" w14:textId="77777777" w:rsidR="002A6EFF" w:rsidRPr="00E13C5B" w:rsidRDefault="002A6EFF" w:rsidP="002A6EFF">
      <w:pPr>
        <w:spacing w:after="0" w:line="240" w:lineRule="auto"/>
        <w:jc w:val="both"/>
        <w:rPr>
          <w:rFonts w:ascii="Times New Roman" w:hAnsi="Times New Roman"/>
          <w:sz w:val="24"/>
          <w:szCs w:val="24"/>
        </w:rPr>
      </w:pPr>
    </w:p>
    <w:p w14:paraId="16BFA929"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A43. </w:t>
      </w:r>
      <w:r>
        <w:rPr>
          <w:rFonts w:ascii="Times New Roman" w:hAnsi="Times New Roman"/>
          <w:spacing w:val="-1"/>
          <w:sz w:val="24"/>
          <w:szCs w:val="24"/>
        </w:rPr>
        <w:tab/>
      </w:r>
      <w:r w:rsidRPr="00C613A9">
        <w:rPr>
          <w:rFonts w:ascii="Times New Roman" w:hAnsi="Times New Roman"/>
          <w:sz w:val="24"/>
          <w:szCs w:val="24"/>
        </w:rPr>
        <w:t>Os responsáveis pela governança, por força de leis ou regulamentos</w:t>
      </w:r>
      <w:r>
        <w:rPr>
          <w:rFonts w:ascii="Times New Roman" w:hAnsi="Times New Roman"/>
          <w:sz w:val="24"/>
          <w:szCs w:val="24"/>
        </w:rPr>
        <w:t>,</w:t>
      </w:r>
      <w:r w:rsidRPr="00C613A9">
        <w:rPr>
          <w:rFonts w:ascii="Times New Roman" w:hAnsi="Times New Roman"/>
          <w:sz w:val="24"/>
          <w:szCs w:val="24"/>
        </w:rPr>
        <w:t xml:space="preserve"> podem ser exigidos a fornecer ou, em outros casos, podem querer fornecer a terceiros cópias de comunicação por escrito do auditor, por exemplo, a banqueiros ou a determinados reguladores. </w:t>
      </w:r>
      <w:r w:rsidRPr="00E13C5B">
        <w:rPr>
          <w:rFonts w:ascii="Times New Roman" w:hAnsi="Times New Roman"/>
          <w:sz w:val="24"/>
          <w:szCs w:val="24"/>
        </w:rPr>
        <w:t>Em alguns casos, a divulgação para terceiros pode ser ilegal ou de outra forma imprópria.</w:t>
      </w:r>
      <w:r w:rsidRPr="00C613A9">
        <w:rPr>
          <w:rFonts w:ascii="Times New Roman" w:hAnsi="Times New Roman"/>
          <w:sz w:val="24"/>
          <w:szCs w:val="24"/>
        </w:rPr>
        <w:t xml:space="preserve"> Quando </w:t>
      </w:r>
      <w:r>
        <w:rPr>
          <w:rFonts w:ascii="Times New Roman" w:hAnsi="Times New Roman"/>
          <w:sz w:val="24"/>
          <w:szCs w:val="24"/>
        </w:rPr>
        <w:t>a</w:t>
      </w:r>
      <w:r w:rsidRPr="00C613A9">
        <w:rPr>
          <w:rFonts w:ascii="Times New Roman" w:hAnsi="Times New Roman"/>
          <w:sz w:val="24"/>
          <w:szCs w:val="24"/>
        </w:rPr>
        <w:t xml:space="preserve"> comunicação por escrito elaborada para os responsáveis pela governança é fornecida a terceiros, pode ser importante</w:t>
      </w:r>
      <w:r>
        <w:rPr>
          <w:rFonts w:ascii="Times New Roman" w:hAnsi="Times New Roman"/>
          <w:sz w:val="24"/>
          <w:szCs w:val="24"/>
        </w:rPr>
        <w:t>,</w:t>
      </w:r>
      <w:r w:rsidRPr="00C613A9">
        <w:rPr>
          <w:rFonts w:ascii="Times New Roman" w:hAnsi="Times New Roman"/>
          <w:sz w:val="24"/>
          <w:szCs w:val="24"/>
        </w:rPr>
        <w:t xml:space="preserve"> nas circunstâncias</w:t>
      </w:r>
      <w:r>
        <w:rPr>
          <w:rFonts w:ascii="Times New Roman" w:hAnsi="Times New Roman"/>
          <w:sz w:val="24"/>
          <w:szCs w:val="24"/>
        </w:rPr>
        <w:t>,</w:t>
      </w:r>
      <w:r w:rsidRPr="00C613A9">
        <w:rPr>
          <w:rFonts w:ascii="Times New Roman" w:hAnsi="Times New Roman"/>
          <w:sz w:val="24"/>
          <w:szCs w:val="24"/>
        </w:rPr>
        <w:t xml:space="preserve"> que os terceiros sejam informados que a comunicação não foi elaborada</w:t>
      </w:r>
      <w:r>
        <w:rPr>
          <w:rFonts w:ascii="Times New Roman" w:hAnsi="Times New Roman"/>
          <w:sz w:val="24"/>
          <w:szCs w:val="24"/>
        </w:rPr>
        <w:t xml:space="preserve"> para eles,</w:t>
      </w:r>
      <w:r w:rsidRPr="00C613A9">
        <w:rPr>
          <w:rFonts w:ascii="Times New Roman" w:hAnsi="Times New Roman"/>
          <w:sz w:val="24"/>
          <w:szCs w:val="24"/>
        </w:rPr>
        <w:t xml:space="preserve"> por exemplo, declarando em comunicações por escrito aos responsáveis pela governança:</w:t>
      </w:r>
    </w:p>
    <w:p w14:paraId="51C94B15" w14:textId="77777777" w:rsidR="002A6EFF" w:rsidRPr="00E13C5B" w:rsidRDefault="002A6EFF" w:rsidP="002A6EFF">
      <w:pPr>
        <w:spacing w:after="120" w:line="240" w:lineRule="auto"/>
        <w:ind w:left="993" w:hanging="426"/>
        <w:jc w:val="both"/>
        <w:rPr>
          <w:rFonts w:ascii="Times New Roman" w:hAnsi="Times New Roman"/>
          <w:sz w:val="24"/>
          <w:szCs w:val="24"/>
        </w:rPr>
      </w:pPr>
      <w:r w:rsidRPr="00C613A9">
        <w:rPr>
          <w:rFonts w:ascii="Times New Roman" w:hAnsi="Times New Roman"/>
          <w:sz w:val="24"/>
          <w:szCs w:val="24"/>
        </w:rPr>
        <w:t xml:space="preserve">(a) </w:t>
      </w:r>
      <w:r w:rsidRPr="00C613A9">
        <w:rPr>
          <w:rFonts w:ascii="Times New Roman" w:hAnsi="Times New Roman"/>
          <w:sz w:val="24"/>
          <w:szCs w:val="24"/>
        </w:rPr>
        <w:tab/>
        <w:t>que a comunicação foi elaborada para uso exclusivo dos responsáveis pela governança e, quando aplicável, da administração do grupo e do auditor do grupo, e não deve ser tomada como base por terceiros;</w:t>
      </w:r>
    </w:p>
    <w:p w14:paraId="32523F85" w14:textId="77777777" w:rsidR="002A6EFF" w:rsidRPr="00E13C5B" w:rsidRDefault="002A6EFF" w:rsidP="002A6EFF">
      <w:pPr>
        <w:tabs>
          <w:tab w:val="left" w:pos="1200"/>
        </w:tabs>
        <w:spacing w:after="120" w:line="240" w:lineRule="auto"/>
        <w:ind w:left="993" w:hanging="426"/>
        <w:jc w:val="both"/>
        <w:rPr>
          <w:rFonts w:ascii="Times New Roman" w:hAnsi="Times New Roman"/>
          <w:sz w:val="24"/>
          <w:szCs w:val="24"/>
        </w:rPr>
      </w:pPr>
      <w:r w:rsidRPr="00C613A9">
        <w:rPr>
          <w:rFonts w:ascii="Times New Roman" w:hAnsi="Times New Roman"/>
          <w:sz w:val="24"/>
          <w:szCs w:val="24"/>
        </w:rPr>
        <w:t>(b)</w:t>
      </w:r>
      <w:r w:rsidRPr="00E13C5B">
        <w:rPr>
          <w:rFonts w:ascii="Times New Roman" w:hAnsi="Times New Roman"/>
          <w:sz w:val="24"/>
          <w:szCs w:val="24"/>
        </w:rPr>
        <w:tab/>
      </w:r>
      <w:r w:rsidRPr="00C613A9">
        <w:rPr>
          <w:rFonts w:ascii="Times New Roman" w:hAnsi="Times New Roman"/>
          <w:sz w:val="24"/>
          <w:szCs w:val="24"/>
        </w:rPr>
        <w:t>que o auditor não assume nenhuma responsabilidade perante terceiros; e</w:t>
      </w:r>
    </w:p>
    <w:p w14:paraId="185B9175" w14:textId="77777777" w:rsidR="002A6EFF" w:rsidRPr="00E13C5B" w:rsidRDefault="002A6EFF" w:rsidP="002A6EFF">
      <w:pPr>
        <w:tabs>
          <w:tab w:val="left" w:pos="1200"/>
        </w:tabs>
        <w:spacing w:after="0" w:line="240" w:lineRule="auto"/>
        <w:ind w:left="993" w:hanging="426"/>
        <w:jc w:val="both"/>
        <w:rPr>
          <w:rFonts w:ascii="Times New Roman" w:hAnsi="Times New Roman"/>
          <w:sz w:val="24"/>
          <w:szCs w:val="24"/>
        </w:rPr>
      </w:pPr>
      <w:r w:rsidRPr="00C613A9">
        <w:rPr>
          <w:rFonts w:ascii="Times New Roman" w:hAnsi="Times New Roman"/>
          <w:sz w:val="24"/>
          <w:szCs w:val="24"/>
        </w:rPr>
        <w:t>(c)</w:t>
      </w:r>
      <w:r w:rsidRPr="00E13C5B">
        <w:rPr>
          <w:rFonts w:ascii="Times New Roman" w:hAnsi="Times New Roman"/>
          <w:sz w:val="24"/>
          <w:szCs w:val="24"/>
        </w:rPr>
        <w:tab/>
      </w:r>
      <w:r w:rsidRPr="00C613A9">
        <w:rPr>
          <w:rFonts w:ascii="Times New Roman" w:hAnsi="Times New Roman"/>
          <w:sz w:val="24"/>
          <w:szCs w:val="24"/>
        </w:rPr>
        <w:t xml:space="preserve">quaisquer restrições sobre </w:t>
      </w:r>
      <w:r>
        <w:rPr>
          <w:rFonts w:ascii="Times New Roman" w:hAnsi="Times New Roman"/>
          <w:sz w:val="24"/>
          <w:szCs w:val="24"/>
        </w:rPr>
        <w:t xml:space="preserve">a </w:t>
      </w:r>
      <w:r w:rsidRPr="00C613A9">
        <w:rPr>
          <w:rFonts w:ascii="Times New Roman" w:hAnsi="Times New Roman"/>
          <w:sz w:val="24"/>
          <w:szCs w:val="24"/>
        </w:rPr>
        <w:t xml:space="preserve">divulgação ou </w:t>
      </w:r>
      <w:r>
        <w:rPr>
          <w:rFonts w:ascii="Times New Roman" w:hAnsi="Times New Roman"/>
          <w:sz w:val="24"/>
          <w:szCs w:val="24"/>
        </w:rPr>
        <w:t xml:space="preserve">a </w:t>
      </w:r>
      <w:r w:rsidRPr="00C613A9">
        <w:rPr>
          <w:rFonts w:ascii="Times New Roman" w:hAnsi="Times New Roman"/>
          <w:sz w:val="24"/>
          <w:szCs w:val="24"/>
        </w:rPr>
        <w:t>distribuição a terceiros.</w:t>
      </w:r>
    </w:p>
    <w:p w14:paraId="0BE7FB91" w14:textId="77777777" w:rsidR="002A6EFF" w:rsidRPr="00C613A9" w:rsidRDefault="002A6EFF" w:rsidP="002A6EFF">
      <w:pPr>
        <w:spacing w:after="0" w:line="240" w:lineRule="auto"/>
        <w:jc w:val="both"/>
        <w:rPr>
          <w:rFonts w:ascii="Times New Roman" w:hAnsi="Times New Roman"/>
          <w:sz w:val="24"/>
          <w:szCs w:val="24"/>
        </w:rPr>
      </w:pPr>
    </w:p>
    <w:p w14:paraId="5DAA96C8"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A44. </w:t>
      </w:r>
      <w:r>
        <w:rPr>
          <w:rFonts w:ascii="Times New Roman" w:hAnsi="Times New Roman"/>
          <w:spacing w:val="-1"/>
          <w:sz w:val="24"/>
          <w:szCs w:val="24"/>
        </w:rPr>
        <w:tab/>
      </w:r>
      <w:r w:rsidRPr="00E13C5B">
        <w:rPr>
          <w:rFonts w:ascii="Times New Roman" w:hAnsi="Times New Roman"/>
          <w:spacing w:val="-1"/>
          <w:sz w:val="24"/>
          <w:szCs w:val="24"/>
        </w:rPr>
        <w:t>Por exigência de leis ou regulamentos, o auditor pode ter que, por exemplo:</w:t>
      </w:r>
    </w:p>
    <w:p w14:paraId="74675DD4" w14:textId="4BE38905"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E13C5B">
        <w:rPr>
          <w:rFonts w:ascii="Times New Roman" w:hAnsi="Times New Roman"/>
          <w:sz w:val="24"/>
          <w:szCs w:val="24"/>
        </w:rPr>
        <w:t xml:space="preserve">notificar um órgão regulador sobre determinados assuntos comunicados aos responsáveis pela governança. </w:t>
      </w:r>
      <w:r>
        <w:rPr>
          <w:rFonts w:ascii="Times New Roman" w:hAnsi="Times New Roman"/>
          <w:noProof/>
          <w:sz w:val="24"/>
          <w:szCs w:val="24"/>
        </w:rPr>
        <mc:AlternateContent>
          <mc:Choice Requires="wps">
            <w:drawing>
              <wp:anchor distT="0" distB="0" distL="114300" distR="114300" simplePos="0" relativeHeight="251658243" behindDoc="1" locked="0" layoutInCell="1" allowOverlap="1" wp14:anchorId="3FF6E856" wp14:editId="6195D399">
                <wp:simplePos x="0" y="0"/>
                <wp:positionH relativeFrom="page">
                  <wp:posOffset>5260975</wp:posOffset>
                </wp:positionH>
                <wp:positionV relativeFrom="page">
                  <wp:posOffset>5069840</wp:posOffset>
                </wp:positionV>
                <wp:extent cx="153670" cy="648970"/>
                <wp:effectExtent l="0" t="0" r="17780" b="17780"/>
                <wp:wrapNone/>
                <wp:docPr id="63" name="Caixa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CBDDE" w14:textId="77777777" w:rsidR="002A6EFF" w:rsidRDefault="002A6EFF" w:rsidP="002A6EFF"/>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6E856" id="Caixa de Texto 63" o:spid="_x0000_s1029" type="#_x0000_t202" style="position:absolute;left:0;text-align:left;margin-left:414.25pt;margin-top:399.2pt;width:12.1pt;height:51.1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" filled="f" stroked="f">
                <v:textbox style="layout-flow:vertical;mso-layout-flow-alt:bottom-to-top" inset="0,0,0,0">
                  <w:txbxContent>
                    <w:p w14:paraId="2C5CBDDE" w14:textId="77777777" w:rsidR="002A6EFF" w:rsidRDefault="002A6EFF" w:rsidP="002A6EFF"/>
                  </w:txbxContent>
                </v:textbox>
                <w10:wrap anchorx="page" anchory="page"/>
              </v:shape>
            </w:pict>
          </mc:Fallback>
        </mc:AlternateContent>
      </w:r>
      <w:r w:rsidRPr="00E13C5B">
        <w:rPr>
          <w:rFonts w:ascii="Times New Roman" w:hAnsi="Times New Roman"/>
          <w:spacing w:val="1"/>
          <w:sz w:val="24"/>
          <w:szCs w:val="24"/>
        </w:rPr>
        <w:t>No Brasil, o auditor tem certa responsabilidade por notificar assuntos aos reguladores. Em outras localidades, o auditor tem responsabilidade por comunicar às autoridades quando a administração e os responsáveis pela governança falham em tomar as medidas corretivas;</w:t>
      </w:r>
    </w:p>
    <w:p w14:paraId="3C8792CA"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E13C5B">
        <w:rPr>
          <w:rFonts w:ascii="Times New Roman" w:hAnsi="Times New Roman"/>
          <w:spacing w:val="-1"/>
          <w:sz w:val="24"/>
          <w:szCs w:val="24"/>
        </w:rPr>
        <w:t>encaminhar cópias de determinados relatórios elaborados para os responsáveis pela governança aos órgãos reguladores ou financiadores pertinentes, ou outros órgãos</w:t>
      </w:r>
      <w:r>
        <w:rPr>
          <w:rFonts w:ascii="Times New Roman" w:hAnsi="Times New Roman"/>
          <w:spacing w:val="-1"/>
          <w:sz w:val="24"/>
          <w:szCs w:val="24"/>
        </w:rPr>
        <w:t>,</w:t>
      </w:r>
      <w:r w:rsidRPr="00E13C5B">
        <w:rPr>
          <w:rFonts w:ascii="Times New Roman" w:hAnsi="Times New Roman"/>
          <w:spacing w:val="-1"/>
          <w:sz w:val="24"/>
          <w:szCs w:val="24"/>
        </w:rPr>
        <w:t xml:space="preserve"> como autoridade central</w:t>
      </w:r>
      <w:r>
        <w:rPr>
          <w:rFonts w:ascii="Times New Roman" w:hAnsi="Times New Roman"/>
          <w:spacing w:val="-1"/>
          <w:sz w:val="24"/>
          <w:szCs w:val="24"/>
        </w:rPr>
        <w:t>,</w:t>
      </w:r>
      <w:r w:rsidRPr="00E13C5B">
        <w:rPr>
          <w:rFonts w:ascii="Times New Roman" w:hAnsi="Times New Roman"/>
          <w:spacing w:val="-1"/>
          <w:sz w:val="24"/>
          <w:szCs w:val="24"/>
        </w:rPr>
        <w:t xml:space="preserve"> no caso de algumas entidades do setor público; ou</w:t>
      </w:r>
    </w:p>
    <w:p w14:paraId="38172421"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z w:val="24"/>
          <w:szCs w:val="24"/>
        </w:rPr>
      </w:pPr>
      <w:r w:rsidRPr="00E13C5B">
        <w:rPr>
          <w:rFonts w:ascii="Times New Roman" w:hAnsi="Times New Roman"/>
          <w:sz w:val="24"/>
          <w:szCs w:val="24"/>
        </w:rPr>
        <w:t>disponibilizar os relatórios elaborados para os responsáveis pela governança para conhecimento público.</w:t>
      </w:r>
    </w:p>
    <w:p w14:paraId="6AD1CA2C" w14:textId="77777777" w:rsidR="002A6EFF" w:rsidRPr="00E13C5B" w:rsidRDefault="002A6EFF" w:rsidP="002A6EFF">
      <w:pPr>
        <w:spacing w:after="0" w:line="240" w:lineRule="auto"/>
        <w:jc w:val="both"/>
        <w:rPr>
          <w:rFonts w:ascii="Times New Roman" w:hAnsi="Times New Roman"/>
          <w:spacing w:val="-1"/>
          <w:sz w:val="24"/>
          <w:szCs w:val="24"/>
        </w:rPr>
      </w:pPr>
    </w:p>
    <w:p w14:paraId="0D45DF11" w14:textId="77777777" w:rsidR="002A6EFF" w:rsidRPr="00E13C5B" w:rsidRDefault="002A6EFF" w:rsidP="002A6EFF">
      <w:pPr>
        <w:tabs>
          <w:tab w:val="left" w:pos="567"/>
        </w:tabs>
        <w:spacing w:after="0" w:line="240" w:lineRule="auto"/>
        <w:ind w:left="567" w:hanging="567"/>
        <w:jc w:val="both"/>
        <w:rPr>
          <w:rFonts w:ascii="Times New Roman" w:hAnsi="Times New Roman"/>
          <w:color w:val="000000"/>
          <w:sz w:val="24"/>
          <w:szCs w:val="24"/>
        </w:rPr>
      </w:pPr>
      <w:r w:rsidRPr="00E13C5B">
        <w:rPr>
          <w:rFonts w:ascii="Times New Roman" w:hAnsi="Times New Roman"/>
          <w:spacing w:val="-1"/>
          <w:sz w:val="24"/>
          <w:szCs w:val="24"/>
        </w:rPr>
        <w:t xml:space="preserve">A45. </w:t>
      </w:r>
      <w:r>
        <w:rPr>
          <w:rFonts w:ascii="Times New Roman" w:hAnsi="Times New Roman"/>
          <w:spacing w:val="-1"/>
          <w:sz w:val="24"/>
          <w:szCs w:val="24"/>
        </w:rPr>
        <w:tab/>
      </w:r>
      <w:r w:rsidRPr="00E13C5B">
        <w:rPr>
          <w:rFonts w:ascii="Times New Roman" w:hAnsi="Times New Roman"/>
          <w:color w:val="000000"/>
          <w:sz w:val="24"/>
          <w:szCs w:val="24"/>
        </w:rPr>
        <w:t>A menos que leis ou regulamentos exijam que o auditor forneça para terceiros cópia das comunicações por escrito aos responsáveis pela governança, o auditor precisa do consentimento prévio dos responsáveis pela governança antes de fazer isso.</w:t>
      </w:r>
    </w:p>
    <w:p w14:paraId="4C8B4400" w14:textId="77777777" w:rsidR="002A6EFF" w:rsidRPr="00E13C5B" w:rsidRDefault="002A6EFF" w:rsidP="002A6EFF">
      <w:pPr>
        <w:spacing w:after="0" w:line="240" w:lineRule="auto"/>
        <w:jc w:val="both"/>
        <w:rPr>
          <w:rFonts w:ascii="Times New Roman" w:hAnsi="Times New Roman"/>
          <w:spacing w:val="-1"/>
          <w:sz w:val="24"/>
          <w:szCs w:val="24"/>
        </w:rPr>
      </w:pPr>
    </w:p>
    <w:p w14:paraId="15BC9004"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 xml:space="preserve">Formas de comunicação </w:t>
      </w:r>
      <w:r w:rsidRPr="00E13C5B">
        <w:rPr>
          <w:rFonts w:ascii="Times New Roman" w:hAnsi="Times New Roman"/>
          <w:spacing w:val="8"/>
          <w:sz w:val="24"/>
          <w:szCs w:val="24"/>
        </w:rPr>
        <w:t xml:space="preserve">(item </w:t>
      </w:r>
      <w:r w:rsidRPr="00E13C5B">
        <w:rPr>
          <w:rFonts w:ascii="Times New Roman" w:hAnsi="Times New Roman"/>
          <w:spacing w:val="4"/>
          <w:sz w:val="24"/>
          <w:szCs w:val="24"/>
        </w:rPr>
        <w:t>19)</w:t>
      </w:r>
    </w:p>
    <w:p w14:paraId="7DED9F06" w14:textId="77777777" w:rsidR="002A6EFF" w:rsidRPr="00E13C5B" w:rsidRDefault="002A6EFF" w:rsidP="002A6EFF">
      <w:pPr>
        <w:spacing w:after="0" w:line="240" w:lineRule="auto"/>
        <w:jc w:val="both"/>
        <w:rPr>
          <w:rFonts w:ascii="Times New Roman" w:hAnsi="Times New Roman"/>
          <w:sz w:val="24"/>
          <w:szCs w:val="24"/>
        </w:rPr>
      </w:pPr>
    </w:p>
    <w:p w14:paraId="1FFAA484"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A46. A comunicação eficaz pode envolver apresentações estruturadas e relatórios por escrito, bem como comunicações menos estruturadas, incluindo discussões.</w:t>
      </w:r>
      <w:r w:rsidRPr="00E13C5B">
        <w:rPr>
          <w:rFonts w:ascii="Times New Roman" w:hAnsi="Times New Roman"/>
          <w:spacing w:val="32"/>
          <w:sz w:val="24"/>
          <w:szCs w:val="24"/>
        </w:rPr>
        <w:t xml:space="preserve"> </w:t>
      </w:r>
      <w:r w:rsidRPr="00E13C5B">
        <w:rPr>
          <w:rFonts w:ascii="Times New Roman" w:hAnsi="Times New Roman"/>
          <w:spacing w:val="1"/>
          <w:sz w:val="24"/>
          <w:szCs w:val="24"/>
        </w:rPr>
        <w:t>O auditor pode comunicar assuntos que não os identificados nos itens 19 e 20, quer seja verbalmente ou por escrito.</w:t>
      </w:r>
      <w:r w:rsidRPr="00E13C5B">
        <w:rPr>
          <w:rFonts w:ascii="Times New Roman" w:hAnsi="Times New Roman"/>
          <w:spacing w:val="2"/>
          <w:sz w:val="24"/>
          <w:szCs w:val="24"/>
        </w:rPr>
        <w:t xml:space="preserve"> </w:t>
      </w:r>
      <w:r w:rsidRPr="00E13C5B">
        <w:rPr>
          <w:rFonts w:ascii="Times New Roman" w:hAnsi="Times New Roman"/>
          <w:spacing w:val="6"/>
          <w:sz w:val="24"/>
          <w:szCs w:val="24"/>
        </w:rPr>
        <w:t>Comunicações por escrito podem incluir carta de contratação fornecida aos responsáveis pela governança.</w:t>
      </w:r>
    </w:p>
    <w:p w14:paraId="6D860ED4" w14:textId="77777777" w:rsidR="002A6EFF" w:rsidRPr="00E13C5B" w:rsidRDefault="002A6EFF" w:rsidP="002A6EFF">
      <w:pPr>
        <w:spacing w:after="0" w:line="240" w:lineRule="auto"/>
        <w:jc w:val="both"/>
        <w:rPr>
          <w:rFonts w:ascii="Times New Roman" w:hAnsi="Times New Roman"/>
          <w:spacing w:val="-1"/>
          <w:sz w:val="24"/>
          <w:szCs w:val="24"/>
        </w:rPr>
      </w:pPr>
    </w:p>
    <w:p w14:paraId="4AF3C1AB"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A47. Além da importância de um assunto específico, a forma da comunicação (</w:t>
      </w:r>
      <w:r>
        <w:rPr>
          <w:rFonts w:ascii="Times New Roman" w:hAnsi="Times New Roman"/>
          <w:spacing w:val="-1"/>
          <w:sz w:val="24"/>
          <w:szCs w:val="24"/>
        </w:rPr>
        <w:t>por exemplo</w:t>
      </w:r>
      <w:r w:rsidRPr="00E13C5B">
        <w:rPr>
          <w:rFonts w:ascii="Times New Roman" w:hAnsi="Times New Roman"/>
          <w:spacing w:val="-1"/>
          <w:sz w:val="24"/>
          <w:szCs w:val="24"/>
        </w:rPr>
        <w:t>, comunicação verbal ou por escrito, a extensão do detalhamento ou da síntese na comunicação, e comunicação de forma estruturada ou não estruturada) pode ser afetada por fatores</w:t>
      </w:r>
      <w:r>
        <w:rPr>
          <w:rFonts w:ascii="Times New Roman" w:hAnsi="Times New Roman"/>
          <w:spacing w:val="-1"/>
          <w:sz w:val="24"/>
          <w:szCs w:val="24"/>
        </w:rPr>
        <w:t>,</w:t>
      </w:r>
      <w:r w:rsidRPr="00E13C5B">
        <w:rPr>
          <w:rFonts w:ascii="Times New Roman" w:hAnsi="Times New Roman"/>
          <w:spacing w:val="-1"/>
          <w:sz w:val="24"/>
          <w:szCs w:val="24"/>
        </w:rPr>
        <w:t xml:space="preserve"> como:</w:t>
      </w:r>
    </w:p>
    <w:p w14:paraId="04599145"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6"/>
          <w:sz w:val="24"/>
          <w:szCs w:val="24"/>
        </w:rPr>
        <w:t>s</w:t>
      </w:r>
      <w:r w:rsidRPr="00E13C5B">
        <w:rPr>
          <w:rFonts w:ascii="Times New Roman" w:hAnsi="Times New Roman"/>
          <w:spacing w:val="6"/>
          <w:sz w:val="24"/>
          <w:szCs w:val="24"/>
        </w:rPr>
        <w:t xml:space="preserve">e </w:t>
      </w:r>
      <w:r>
        <w:rPr>
          <w:rFonts w:ascii="Times New Roman" w:hAnsi="Times New Roman"/>
          <w:spacing w:val="6"/>
          <w:sz w:val="24"/>
          <w:szCs w:val="24"/>
        </w:rPr>
        <w:t>a</w:t>
      </w:r>
      <w:r w:rsidRPr="00E13C5B">
        <w:rPr>
          <w:rFonts w:ascii="Times New Roman" w:hAnsi="Times New Roman"/>
          <w:spacing w:val="6"/>
          <w:sz w:val="24"/>
          <w:szCs w:val="24"/>
        </w:rPr>
        <w:t xml:space="preserve"> discussão do assunto </w:t>
      </w:r>
      <w:r>
        <w:rPr>
          <w:rFonts w:ascii="Times New Roman" w:hAnsi="Times New Roman"/>
          <w:spacing w:val="6"/>
          <w:sz w:val="24"/>
          <w:szCs w:val="24"/>
        </w:rPr>
        <w:t>é</w:t>
      </w:r>
      <w:r w:rsidRPr="00E13C5B">
        <w:rPr>
          <w:rFonts w:ascii="Times New Roman" w:hAnsi="Times New Roman"/>
          <w:sz w:val="24"/>
          <w:szCs w:val="24"/>
        </w:rPr>
        <w:t xml:space="preserve"> </w:t>
      </w:r>
      <w:r w:rsidRPr="00E13C5B">
        <w:rPr>
          <w:rFonts w:ascii="Times New Roman" w:hAnsi="Times New Roman"/>
          <w:spacing w:val="-1"/>
          <w:sz w:val="24"/>
          <w:szCs w:val="24"/>
        </w:rPr>
        <w:t>i</w:t>
      </w:r>
      <w:r w:rsidRPr="00E13C5B">
        <w:rPr>
          <w:rFonts w:ascii="Times New Roman" w:hAnsi="Times New Roman"/>
          <w:sz w:val="24"/>
          <w:szCs w:val="24"/>
        </w:rPr>
        <w:t>n</w:t>
      </w:r>
      <w:r w:rsidRPr="00E13C5B">
        <w:rPr>
          <w:rFonts w:ascii="Times New Roman" w:hAnsi="Times New Roman"/>
          <w:spacing w:val="4"/>
          <w:sz w:val="24"/>
          <w:szCs w:val="24"/>
        </w:rPr>
        <w:t>c</w:t>
      </w:r>
      <w:r w:rsidRPr="00E13C5B">
        <w:rPr>
          <w:rFonts w:ascii="Times New Roman" w:hAnsi="Times New Roman"/>
          <w:spacing w:val="-1"/>
          <w:sz w:val="24"/>
          <w:szCs w:val="24"/>
        </w:rPr>
        <w:t>l</w:t>
      </w:r>
      <w:r w:rsidRPr="00E13C5B">
        <w:rPr>
          <w:rFonts w:ascii="Times New Roman" w:hAnsi="Times New Roman"/>
          <w:sz w:val="24"/>
          <w:szCs w:val="24"/>
        </w:rPr>
        <w:t>uída no relatório do auditor.</w:t>
      </w:r>
      <w:r w:rsidRPr="00E13C5B">
        <w:rPr>
          <w:rFonts w:ascii="Times New Roman" w:hAnsi="Times New Roman"/>
          <w:spacing w:val="-4"/>
          <w:sz w:val="24"/>
          <w:szCs w:val="24"/>
        </w:rPr>
        <w:t xml:space="preserve"> </w:t>
      </w:r>
      <w:r w:rsidRPr="00E13C5B">
        <w:rPr>
          <w:rFonts w:ascii="Times New Roman" w:hAnsi="Times New Roman"/>
          <w:spacing w:val="1"/>
          <w:sz w:val="24"/>
          <w:szCs w:val="24"/>
        </w:rPr>
        <w:t>P</w:t>
      </w:r>
      <w:r w:rsidRPr="00E13C5B">
        <w:rPr>
          <w:rFonts w:ascii="Times New Roman" w:hAnsi="Times New Roman"/>
          <w:sz w:val="24"/>
          <w:szCs w:val="24"/>
        </w:rPr>
        <w:t>or e</w:t>
      </w:r>
      <w:r w:rsidRPr="00E13C5B">
        <w:rPr>
          <w:rFonts w:ascii="Times New Roman" w:hAnsi="Times New Roman"/>
          <w:spacing w:val="1"/>
          <w:sz w:val="24"/>
          <w:szCs w:val="24"/>
        </w:rPr>
        <w:t xml:space="preserve">xemplo, quando os principais assuntos de </w:t>
      </w:r>
      <w:r w:rsidRPr="00E13C5B">
        <w:rPr>
          <w:rFonts w:ascii="Times New Roman" w:hAnsi="Times New Roman"/>
          <w:sz w:val="24"/>
          <w:szCs w:val="24"/>
        </w:rPr>
        <w:t>a</w:t>
      </w:r>
      <w:r w:rsidRPr="00E13C5B">
        <w:rPr>
          <w:rFonts w:ascii="Times New Roman" w:hAnsi="Times New Roman"/>
          <w:spacing w:val="2"/>
          <w:sz w:val="24"/>
          <w:szCs w:val="24"/>
        </w:rPr>
        <w:t>u</w:t>
      </w:r>
      <w:r w:rsidRPr="00E13C5B">
        <w:rPr>
          <w:rFonts w:ascii="Times New Roman" w:hAnsi="Times New Roman"/>
          <w:sz w:val="24"/>
          <w:szCs w:val="24"/>
        </w:rPr>
        <w:t>d</w:t>
      </w:r>
      <w:r w:rsidRPr="00E13C5B">
        <w:rPr>
          <w:rFonts w:ascii="Times New Roman" w:hAnsi="Times New Roman"/>
          <w:spacing w:val="-1"/>
          <w:sz w:val="24"/>
          <w:szCs w:val="24"/>
        </w:rPr>
        <w:t>i</w:t>
      </w:r>
      <w:r w:rsidRPr="00E13C5B">
        <w:rPr>
          <w:rFonts w:ascii="Times New Roman" w:hAnsi="Times New Roman"/>
          <w:sz w:val="24"/>
          <w:szCs w:val="24"/>
        </w:rPr>
        <w:t xml:space="preserve">toria são </w:t>
      </w:r>
      <w:r w:rsidRPr="00E13C5B">
        <w:rPr>
          <w:rFonts w:ascii="Times New Roman" w:hAnsi="Times New Roman"/>
          <w:spacing w:val="1"/>
          <w:sz w:val="24"/>
          <w:szCs w:val="24"/>
        </w:rPr>
        <w:t>c</w:t>
      </w:r>
      <w:r w:rsidRPr="00E13C5B">
        <w:rPr>
          <w:rFonts w:ascii="Times New Roman" w:hAnsi="Times New Roman"/>
          <w:spacing w:val="2"/>
          <w:sz w:val="24"/>
          <w:szCs w:val="24"/>
        </w:rPr>
        <w:t>om</w:t>
      </w:r>
      <w:r w:rsidRPr="00E13C5B">
        <w:rPr>
          <w:rFonts w:ascii="Times New Roman" w:hAnsi="Times New Roman"/>
          <w:sz w:val="24"/>
          <w:szCs w:val="24"/>
        </w:rPr>
        <w:t>un</w:t>
      </w:r>
      <w:r w:rsidRPr="00E13C5B">
        <w:rPr>
          <w:rFonts w:ascii="Times New Roman" w:hAnsi="Times New Roman"/>
          <w:spacing w:val="-1"/>
          <w:sz w:val="24"/>
          <w:szCs w:val="24"/>
        </w:rPr>
        <w:t>i</w:t>
      </w:r>
      <w:r w:rsidRPr="00E13C5B">
        <w:rPr>
          <w:rFonts w:ascii="Times New Roman" w:hAnsi="Times New Roman"/>
          <w:spacing w:val="1"/>
          <w:sz w:val="24"/>
          <w:szCs w:val="24"/>
        </w:rPr>
        <w:t>c</w:t>
      </w:r>
      <w:r w:rsidRPr="00E13C5B">
        <w:rPr>
          <w:rFonts w:ascii="Times New Roman" w:hAnsi="Times New Roman"/>
          <w:sz w:val="24"/>
          <w:szCs w:val="24"/>
        </w:rPr>
        <w:t>ados no relatório do auditor, ele</w:t>
      </w:r>
      <w:r w:rsidRPr="00E13C5B">
        <w:rPr>
          <w:rFonts w:ascii="Times New Roman" w:hAnsi="Times New Roman"/>
          <w:spacing w:val="8"/>
          <w:sz w:val="24"/>
          <w:szCs w:val="24"/>
        </w:rPr>
        <w:t xml:space="preserve"> pode c</w:t>
      </w:r>
      <w:r w:rsidRPr="00E13C5B">
        <w:rPr>
          <w:rFonts w:ascii="Times New Roman" w:hAnsi="Times New Roman"/>
          <w:sz w:val="24"/>
          <w:szCs w:val="24"/>
        </w:rPr>
        <w:t>on</w:t>
      </w:r>
      <w:r w:rsidRPr="00E13C5B">
        <w:rPr>
          <w:rFonts w:ascii="Times New Roman" w:hAnsi="Times New Roman"/>
          <w:spacing w:val="1"/>
          <w:sz w:val="24"/>
          <w:szCs w:val="24"/>
        </w:rPr>
        <w:t>s</w:t>
      </w:r>
      <w:r w:rsidRPr="00E13C5B">
        <w:rPr>
          <w:rFonts w:ascii="Times New Roman" w:hAnsi="Times New Roman"/>
          <w:spacing w:val="-1"/>
          <w:sz w:val="24"/>
          <w:szCs w:val="24"/>
        </w:rPr>
        <w:t>i</w:t>
      </w:r>
      <w:r w:rsidRPr="00E13C5B">
        <w:rPr>
          <w:rFonts w:ascii="Times New Roman" w:hAnsi="Times New Roman"/>
          <w:sz w:val="24"/>
          <w:szCs w:val="24"/>
        </w:rPr>
        <w:t>derar ne</w:t>
      </w:r>
      <w:r w:rsidRPr="00E13C5B">
        <w:rPr>
          <w:rFonts w:ascii="Times New Roman" w:hAnsi="Times New Roman"/>
          <w:spacing w:val="1"/>
          <w:sz w:val="24"/>
          <w:szCs w:val="24"/>
        </w:rPr>
        <w:t>c</w:t>
      </w:r>
      <w:r w:rsidRPr="00E13C5B">
        <w:rPr>
          <w:rFonts w:ascii="Times New Roman" w:hAnsi="Times New Roman"/>
          <w:sz w:val="24"/>
          <w:szCs w:val="24"/>
        </w:rPr>
        <w:t>e</w:t>
      </w:r>
      <w:r w:rsidRPr="00E13C5B">
        <w:rPr>
          <w:rFonts w:ascii="Times New Roman" w:hAnsi="Times New Roman"/>
          <w:spacing w:val="1"/>
          <w:sz w:val="24"/>
          <w:szCs w:val="24"/>
        </w:rPr>
        <w:t>ssário</w:t>
      </w:r>
      <w:r w:rsidRPr="00E13C5B">
        <w:rPr>
          <w:rFonts w:ascii="Times New Roman" w:hAnsi="Times New Roman"/>
          <w:sz w:val="24"/>
          <w:szCs w:val="24"/>
        </w:rPr>
        <w:t xml:space="preserve"> </w:t>
      </w:r>
      <w:r w:rsidRPr="00E13C5B">
        <w:rPr>
          <w:rFonts w:ascii="Times New Roman" w:hAnsi="Times New Roman"/>
          <w:spacing w:val="1"/>
          <w:sz w:val="24"/>
          <w:szCs w:val="24"/>
        </w:rPr>
        <w:t>c</w:t>
      </w:r>
      <w:r w:rsidRPr="00E13C5B">
        <w:rPr>
          <w:rFonts w:ascii="Times New Roman" w:hAnsi="Times New Roman"/>
          <w:sz w:val="24"/>
          <w:szCs w:val="24"/>
        </w:rPr>
        <w:t>o</w:t>
      </w:r>
      <w:r w:rsidRPr="00E13C5B">
        <w:rPr>
          <w:rFonts w:ascii="Times New Roman" w:hAnsi="Times New Roman"/>
          <w:spacing w:val="2"/>
          <w:sz w:val="24"/>
          <w:szCs w:val="24"/>
        </w:rPr>
        <w:t>m</w:t>
      </w:r>
      <w:r w:rsidRPr="00E13C5B">
        <w:rPr>
          <w:rFonts w:ascii="Times New Roman" w:hAnsi="Times New Roman"/>
          <w:sz w:val="24"/>
          <w:szCs w:val="24"/>
        </w:rPr>
        <w:t>un</w:t>
      </w:r>
      <w:r w:rsidRPr="00E13C5B">
        <w:rPr>
          <w:rFonts w:ascii="Times New Roman" w:hAnsi="Times New Roman"/>
          <w:spacing w:val="-1"/>
          <w:sz w:val="24"/>
          <w:szCs w:val="24"/>
        </w:rPr>
        <w:t>i</w:t>
      </w:r>
      <w:r w:rsidRPr="00E13C5B">
        <w:rPr>
          <w:rFonts w:ascii="Times New Roman" w:hAnsi="Times New Roman"/>
          <w:spacing w:val="1"/>
          <w:sz w:val="24"/>
          <w:szCs w:val="24"/>
        </w:rPr>
        <w:t>c</w:t>
      </w:r>
      <w:r w:rsidRPr="00E13C5B">
        <w:rPr>
          <w:rFonts w:ascii="Times New Roman" w:hAnsi="Times New Roman"/>
          <w:sz w:val="24"/>
          <w:szCs w:val="24"/>
        </w:rPr>
        <w:t>ar por escrito esses assuntos dete</w:t>
      </w:r>
      <w:r w:rsidRPr="00E13C5B">
        <w:rPr>
          <w:rFonts w:ascii="Times New Roman" w:hAnsi="Times New Roman"/>
          <w:spacing w:val="1"/>
          <w:sz w:val="24"/>
          <w:szCs w:val="24"/>
        </w:rPr>
        <w:t>r</w:t>
      </w:r>
      <w:r w:rsidRPr="00E13C5B">
        <w:rPr>
          <w:rFonts w:ascii="Times New Roman" w:hAnsi="Times New Roman"/>
          <w:spacing w:val="4"/>
          <w:sz w:val="24"/>
          <w:szCs w:val="24"/>
        </w:rPr>
        <w:t>m</w:t>
      </w:r>
      <w:r w:rsidRPr="00E13C5B">
        <w:rPr>
          <w:rFonts w:ascii="Times New Roman" w:hAnsi="Times New Roman"/>
          <w:spacing w:val="-1"/>
          <w:sz w:val="24"/>
          <w:szCs w:val="24"/>
        </w:rPr>
        <w:t>i</w:t>
      </w:r>
      <w:r w:rsidRPr="00E13C5B">
        <w:rPr>
          <w:rFonts w:ascii="Times New Roman" w:hAnsi="Times New Roman"/>
          <w:sz w:val="24"/>
          <w:szCs w:val="24"/>
        </w:rPr>
        <w:t>nados como principais assuntos de a</w:t>
      </w:r>
      <w:r w:rsidRPr="00E13C5B">
        <w:rPr>
          <w:rFonts w:ascii="Times New Roman" w:hAnsi="Times New Roman"/>
          <w:spacing w:val="2"/>
          <w:sz w:val="24"/>
          <w:szCs w:val="24"/>
        </w:rPr>
        <w:t>u</w:t>
      </w:r>
      <w:r w:rsidRPr="00E13C5B">
        <w:rPr>
          <w:rFonts w:ascii="Times New Roman" w:hAnsi="Times New Roman"/>
          <w:sz w:val="24"/>
          <w:szCs w:val="24"/>
        </w:rPr>
        <w:t>d</w:t>
      </w:r>
      <w:r w:rsidRPr="00E13C5B">
        <w:rPr>
          <w:rFonts w:ascii="Times New Roman" w:hAnsi="Times New Roman"/>
          <w:spacing w:val="-1"/>
          <w:sz w:val="24"/>
          <w:szCs w:val="24"/>
        </w:rPr>
        <w:t>i</w:t>
      </w:r>
      <w:r w:rsidRPr="00E13C5B">
        <w:rPr>
          <w:rFonts w:ascii="Times New Roman" w:hAnsi="Times New Roman"/>
          <w:sz w:val="24"/>
          <w:szCs w:val="24"/>
        </w:rPr>
        <w:t>toria</w:t>
      </w:r>
      <w:r>
        <w:rPr>
          <w:rFonts w:ascii="Times New Roman" w:hAnsi="Times New Roman"/>
          <w:sz w:val="24"/>
          <w:szCs w:val="24"/>
        </w:rPr>
        <w:t>;</w:t>
      </w:r>
    </w:p>
    <w:p w14:paraId="7B26B6DD"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6"/>
          <w:sz w:val="24"/>
          <w:szCs w:val="24"/>
        </w:rPr>
        <w:t>s</w:t>
      </w:r>
      <w:r w:rsidRPr="00E13C5B">
        <w:rPr>
          <w:rFonts w:ascii="Times New Roman" w:hAnsi="Times New Roman"/>
          <w:spacing w:val="6"/>
          <w:sz w:val="24"/>
          <w:szCs w:val="24"/>
        </w:rPr>
        <w:t>e o assunto foi resolvido satisfatoriamente</w:t>
      </w:r>
      <w:r>
        <w:rPr>
          <w:rFonts w:ascii="Times New Roman" w:hAnsi="Times New Roman"/>
          <w:spacing w:val="6"/>
          <w:sz w:val="24"/>
          <w:szCs w:val="24"/>
        </w:rPr>
        <w:t>;</w:t>
      </w:r>
    </w:p>
    <w:p w14:paraId="17424256"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6"/>
          <w:sz w:val="24"/>
          <w:szCs w:val="24"/>
        </w:rPr>
        <w:t>s</w:t>
      </w:r>
      <w:r w:rsidRPr="00E13C5B">
        <w:rPr>
          <w:rFonts w:ascii="Times New Roman" w:hAnsi="Times New Roman"/>
          <w:spacing w:val="6"/>
          <w:sz w:val="24"/>
          <w:szCs w:val="24"/>
        </w:rPr>
        <w:t>e a administração comunicou o assunto anteriormente</w:t>
      </w:r>
      <w:r>
        <w:rPr>
          <w:rFonts w:ascii="Times New Roman" w:hAnsi="Times New Roman"/>
          <w:spacing w:val="6"/>
          <w:sz w:val="24"/>
          <w:szCs w:val="24"/>
        </w:rPr>
        <w:t>;</w:t>
      </w:r>
    </w:p>
    <w:p w14:paraId="63F78F11"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tamanho, a estrutura operacional, o ambiente de controle e a estrutura legal da entidade</w:t>
      </w:r>
      <w:r>
        <w:rPr>
          <w:rFonts w:ascii="Times New Roman" w:hAnsi="Times New Roman"/>
          <w:spacing w:val="3"/>
          <w:sz w:val="24"/>
          <w:szCs w:val="24"/>
        </w:rPr>
        <w:t>;</w:t>
      </w:r>
    </w:p>
    <w:p w14:paraId="2B38775D"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n</w:t>
      </w:r>
      <w:r w:rsidRPr="00E13C5B">
        <w:rPr>
          <w:rFonts w:ascii="Times New Roman" w:hAnsi="Times New Roman"/>
          <w:sz w:val="24"/>
          <w:szCs w:val="24"/>
        </w:rPr>
        <w:t>o caso de auditoria de demonstrações contábeis para propósitos específicos, se o auditor também audita as demonstrações contábeis para fins gerais da entidade</w:t>
      </w:r>
      <w:r>
        <w:rPr>
          <w:rFonts w:ascii="Times New Roman" w:hAnsi="Times New Roman"/>
          <w:sz w:val="24"/>
          <w:szCs w:val="24"/>
        </w:rPr>
        <w:t>;</w:t>
      </w:r>
    </w:p>
    <w:p w14:paraId="3047EBC0"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e</w:t>
      </w:r>
      <w:r w:rsidRPr="00E13C5B">
        <w:rPr>
          <w:rFonts w:ascii="Times New Roman" w:hAnsi="Times New Roman"/>
          <w:sz w:val="24"/>
          <w:szCs w:val="24"/>
        </w:rPr>
        <w:t>xigências legais.</w:t>
      </w:r>
      <w:r w:rsidRPr="00E13C5B">
        <w:rPr>
          <w:rFonts w:ascii="Times New Roman" w:hAnsi="Times New Roman"/>
          <w:spacing w:val="7"/>
          <w:sz w:val="24"/>
          <w:szCs w:val="24"/>
        </w:rPr>
        <w:t xml:space="preserve"> </w:t>
      </w:r>
      <w:r w:rsidRPr="00E13C5B">
        <w:rPr>
          <w:rFonts w:ascii="Times New Roman" w:hAnsi="Times New Roman"/>
          <w:sz w:val="24"/>
          <w:szCs w:val="24"/>
        </w:rPr>
        <w:t xml:space="preserve">Em algumas situações, pode ser exigida </w:t>
      </w:r>
      <w:r>
        <w:rPr>
          <w:rFonts w:ascii="Times New Roman" w:hAnsi="Times New Roman"/>
          <w:sz w:val="24"/>
          <w:szCs w:val="24"/>
        </w:rPr>
        <w:t>a</w:t>
      </w:r>
      <w:r w:rsidRPr="00E13C5B">
        <w:rPr>
          <w:rFonts w:ascii="Times New Roman" w:hAnsi="Times New Roman"/>
          <w:sz w:val="24"/>
          <w:szCs w:val="24"/>
        </w:rPr>
        <w:t xml:space="preserve"> comunicação por escrito aos responsáveis pela governança segundo uma forma prescrita pela legislação específica</w:t>
      </w:r>
      <w:r>
        <w:rPr>
          <w:rFonts w:ascii="Times New Roman" w:hAnsi="Times New Roman"/>
          <w:sz w:val="24"/>
          <w:szCs w:val="24"/>
        </w:rPr>
        <w:t>;</w:t>
      </w:r>
    </w:p>
    <w:p w14:paraId="522BEABB" w14:textId="77777777" w:rsidR="002A6EFF"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E13C5B">
        <w:rPr>
          <w:rFonts w:ascii="Times New Roman" w:hAnsi="Times New Roman"/>
          <w:spacing w:val="3"/>
          <w:sz w:val="24"/>
          <w:szCs w:val="24"/>
        </w:rPr>
        <w:t>s expectativas dos responsáveis pela governança, incluindo acordos feitos para reuniões ou comunicações periódicas com o auditor</w:t>
      </w:r>
      <w:r>
        <w:rPr>
          <w:rFonts w:ascii="Times New Roman" w:hAnsi="Times New Roman"/>
          <w:spacing w:val="3"/>
          <w:sz w:val="24"/>
          <w:szCs w:val="24"/>
        </w:rPr>
        <w:t>;</w:t>
      </w:r>
    </w:p>
    <w:p w14:paraId="79D8FACC"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nível de contato e de diálogo que o auditor mantém com os responsáveis pela governança</w:t>
      </w:r>
      <w:r>
        <w:rPr>
          <w:rFonts w:ascii="Times New Roman" w:hAnsi="Times New Roman"/>
          <w:spacing w:val="3"/>
          <w:sz w:val="24"/>
          <w:szCs w:val="24"/>
        </w:rPr>
        <w:t>;</w:t>
      </w:r>
    </w:p>
    <w:p w14:paraId="141A4F69"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3"/>
          <w:sz w:val="24"/>
          <w:szCs w:val="24"/>
        </w:rPr>
      </w:pPr>
      <w:r>
        <w:rPr>
          <w:rFonts w:ascii="Times New Roman" w:hAnsi="Times New Roman"/>
          <w:color w:val="000000"/>
          <w:sz w:val="24"/>
          <w:szCs w:val="24"/>
        </w:rPr>
        <w:t>s</w:t>
      </w:r>
      <w:r w:rsidRPr="00E13C5B">
        <w:rPr>
          <w:rFonts w:ascii="Times New Roman" w:hAnsi="Times New Roman"/>
          <w:color w:val="000000"/>
          <w:sz w:val="24"/>
          <w:szCs w:val="24"/>
        </w:rPr>
        <w:t>e houve mudanças significativas na composição d</w:t>
      </w:r>
      <w:r>
        <w:rPr>
          <w:rFonts w:ascii="Times New Roman" w:hAnsi="Times New Roman"/>
          <w:color w:val="000000"/>
          <w:sz w:val="24"/>
          <w:szCs w:val="24"/>
        </w:rPr>
        <w:t>o</w:t>
      </w:r>
      <w:r w:rsidRPr="00E13C5B">
        <w:rPr>
          <w:rFonts w:ascii="Times New Roman" w:hAnsi="Times New Roman"/>
          <w:color w:val="000000"/>
          <w:sz w:val="24"/>
          <w:szCs w:val="24"/>
        </w:rPr>
        <w:t xml:space="preserve"> órgão de supervisão.</w:t>
      </w:r>
    </w:p>
    <w:p w14:paraId="506526D1" w14:textId="77777777" w:rsidR="002A6EFF" w:rsidRPr="00E13C5B" w:rsidRDefault="002A6EFF" w:rsidP="002A6EFF">
      <w:pPr>
        <w:spacing w:after="0" w:line="240" w:lineRule="auto"/>
        <w:jc w:val="both"/>
        <w:rPr>
          <w:rFonts w:ascii="Times New Roman" w:hAnsi="Times New Roman"/>
          <w:spacing w:val="-1"/>
          <w:sz w:val="24"/>
          <w:szCs w:val="24"/>
        </w:rPr>
      </w:pPr>
      <w:r w:rsidRPr="00E13C5B">
        <w:rPr>
          <w:rFonts w:ascii="Times New Roman" w:hAnsi="Times New Roman"/>
          <w:sz w:val="24"/>
          <w:szCs w:val="24"/>
        </w:rPr>
        <w:tab/>
      </w:r>
    </w:p>
    <w:p w14:paraId="538EF831"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A48. </w:t>
      </w:r>
      <w:r>
        <w:rPr>
          <w:rFonts w:ascii="Times New Roman" w:hAnsi="Times New Roman"/>
          <w:spacing w:val="-1"/>
          <w:sz w:val="24"/>
          <w:szCs w:val="24"/>
        </w:rPr>
        <w:tab/>
      </w:r>
      <w:r w:rsidRPr="00E13C5B">
        <w:rPr>
          <w:rFonts w:ascii="Times New Roman" w:hAnsi="Times New Roman"/>
          <w:spacing w:val="-1"/>
          <w:sz w:val="24"/>
          <w:szCs w:val="24"/>
        </w:rPr>
        <w:t>Quando um assunto importante é discutido com membro individual dos responsáveis pela governança, por exemplo, o presidente do comitê de auditoria, pode ser apropriado para o auditor resumir o assunto em comunicações posteriores para que todos os responsáveis pela governança tenham informações uniformes e completas.</w:t>
      </w:r>
    </w:p>
    <w:p w14:paraId="2ED44898" w14:textId="77777777" w:rsidR="002A6EFF" w:rsidRPr="00E13C5B" w:rsidRDefault="002A6EFF" w:rsidP="002A6EFF">
      <w:pPr>
        <w:spacing w:after="0" w:line="240" w:lineRule="auto"/>
        <w:jc w:val="both"/>
        <w:rPr>
          <w:rFonts w:ascii="Times New Roman" w:hAnsi="Times New Roman"/>
          <w:spacing w:val="-1"/>
          <w:sz w:val="24"/>
          <w:szCs w:val="24"/>
        </w:rPr>
      </w:pPr>
    </w:p>
    <w:p w14:paraId="20F1AC10" w14:textId="77777777" w:rsidR="002A6EFF" w:rsidRPr="00E13C5B" w:rsidRDefault="002A6EFF" w:rsidP="002A6EFF">
      <w:pPr>
        <w:tabs>
          <w:tab w:val="left" w:pos="567"/>
        </w:tabs>
        <w:autoSpaceDE w:val="0"/>
        <w:autoSpaceDN w:val="0"/>
        <w:adjustRightInd w:val="0"/>
        <w:spacing w:after="0" w:line="240" w:lineRule="auto"/>
        <w:jc w:val="both"/>
        <w:rPr>
          <w:rFonts w:ascii="Times New Roman" w:hAnsi="Times New Roman"/>
          <w:color w:val="000000"/>
          <w:sz w:val="24"/>
          <w:szCs w:val="24"/>
        </w:rPr>
      </w:pPr>
      <w:r w:rsidRPr="00724A14">
        <w:rPr>
          <w:rFonts w:ascii="Times New Roman" w:hAnsi="Times New Roman"/>
          <w:i/>
          <w:color w:val="000000"/>
          <w:sz w:val="24"/>
          <w:szCs w:val="24"/>
        </w:rPr>
        <w:t>Época das comunicações</w:t>
      </w:r>
      <w:r w:rsidRPr="00E13C5B">
        <w:rPr>
          <w:rFonts w:ascii="Times New Roman" w:hAnsi="Times New Roman"/>
          <w:color w:val="000000"/>
          <w:sz w:val="24"/>
          <w:szCs w:val="24"/>
        </w:rPr>
        <w:t xml:space="preserve"> (item 21)</w:t>
      </w:r>
    </w:p>
    <w:p w14:paraId="7262A82B" w14:textId="77777777" w:rsidR="002A6EFF" w:rsidRPr="00E13C5B" w:rsidRDefault="002A6EFF" w:rsidP="002A6EFF">
      <w:pPr>
        <w:spacing w:after="0" w:line="240" w:lineRule="auto"/>
        <w:jc w:val="both"/>
        <w:rPr>
          <w:rFonts w:ascii="Times New Roman" w:hAnsi="Times New Roman"/>
          <w:spacing w:val="-1"/>
          <w:sz w:val="24"/>
          <w:szCs w:val="24"/>
        </w:rPr>
      </w:pPr>
    </w:p>
    <w:p w14:paraId="4DDA68F7"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A</w:t>
      </w:r>
      <w:r w:rsidRPr="00E13C5B">
        <w:rPr>
          <w:rFonts w:ascii="Times New Roman" w:hAnsi="Times New Roman"/>
          <w:sz w:val="24"/>
          <w:szCs w:val="24"/>
        </w:rPr>
        <w:t>49.</w:t>
      </w:r>
      <w:r>
        <w:rPr>
          <w:rFonts w:ascii="Times New Roman" w:hAnsi="Times New Roman"/>
          <w:spacing w:val="38"/>
          <w:sz w:val="24"/>
          <w:szCs w:val="24"/>
        </w:rPr>
        <w:tab/>
      </w:r>
      <w:r w:rsidRPr="00607EAC">
        <w:rPr>
          <w:rFonts w:ascii="Times New Roman" w:hAnsi="Times New Roman"/>
          <w:sz w:val="24"/>
          <w:szCs w:val="24"/>
        </w:rPr>
        <w:t xml:space="preserve">A comunicação tempestiva durante a </w:t>
      </w:r>
      <w:r w:rsidRPr="00E13C5B">
        <w:rPr>
          <w:rFonts w:ascii="Times New Roman" w:hAnsi="Times New Roman"/>
          <w:sz w:val="24"/>
          <w:szCs w:val="24"/>
        </w:rPr>
        <w:t>au</w:t>
      </w:r>
      <w:r w:rsidRPr="00607EAC">
        <w:rPr>
          <w:rFonts w:ascii="Times New Roman" w:hAnsi="Times New Roman"/>
          <w:sz w:val="24"/>
          <w:szCs w:val="24"/>
        </w:rPr>
        <w:t>di</w:t>
      </w:r>
      <w:r w:rsidRPr="00E13C5B">
        <w:rPr>
          <w:rFonts w:ascii="Times New Roman" w:hAnsi="Times New Roman"/>
          <w:sz w:val="24"/>
          <w:szCs w:val="24"/>
        </w:rPr>
        <w:t>toria</w:t>
      </w:r>
      <w:r w:rsidRPr="00607EAC">
        <w:rPr>
          <w:rFonts w:ascii="Times New Roman" w:hAnsi="Times New Roman"/>
          <w:sz w:val="24"/>
          <w:szCs w:val="24"/>
        </w:rPr>
        <w:t xml:space="preserve"> c</w:t>
      </w:r>
      <w:r w:rsidRPr="00E13C5B">
        <w:rPr>
          <w:rFonts w:ascii="Times New Roman" w:hAnsi="Times New Roman"/>
          <w:sz w:val="24"/>
          <w:szCs w:val="24"/>
        </w:rPr>
        <w:t>ont</w:t>
      </w:r>
      <w:r w:rsidRPr="00607EAC">
        <w:rPr>
          <w:rFonts w:ascii="Times New Roman" w:hAnsi="Times New Roman"/>
          <w:sz w:val="24"/>
          <w:szCs w:val="24"/>
        </w:rPr>
        <w:t>rib</w:t>
      </w:r>
      <w:r w:rsidRPr="00E13C5B">
        <w:rPr>
          <w:rFonts w:ascii="Times New Roman" w:hAnsi="Times New Roman"/>
          <w:sz w:val="24"/>
          <w:szCs w:val="24"/>
        </w:rPr>
        <w:t xml:space="preserve">ui para um diálogo recíproco robusto entre os responsáveis pela governança e o </w:t>
      </w:r>
      <w:r w:rsidRPr="00607EAC">
        <w:rPr>
          <w:rFonts w:ascii="Times New Roman" w:hAnsi="Times New Roman"/>
          <w:sz w:val="24"/>
          <w:szCs w:val="24"/>
        </w:rPr>
        <w:t>a</w:t>
      </w:r>
      <w:r w:rsidRPr="00E13C5B">
        <w:rPr>
          <w:rFonts w:ascii="Times New Roman" w:hAnsi="Times New Roman"/>
          <w:sz w:val="24"/>
          <w:szCs w:val="24"/>
        </w:rPr>
        <w:t>ud</w:t>
      </w:r>
      <w:r w:rsidRPr="00607EAC">
        <w:rPr>
          <w:rFonts w:ascii="Times New Roman" w:hAnsi="Times New Roman"/>
          <w:sz w:val="24"/>
          <w:szCs w:val="24"/>
        </w:rPr>
        <w:t>i</w:t>
      </w:r>
      <w:r w:rsidRPr="00E13C5B">
        <w:rPr>
          <w:rFonts w:ascii="Times New Roman" w:hAnsi="Times New Roman"/>
          <w:sz w:val="24"/>
          <w:szCs w:val="24"/>
        </w:rPr>
        <w:t>to</w:t>
      </w:r>
      <w:r w:rsidRPr="00607EAC">
        <w:rPr>
          <w:rFonts w:ascii="Times New Roman" w:hAnsi="Times New Roman"/>
          <w:sz w:val="24"/>
          <w:szCs w:val="24"/>
        </w:rPr>
        <w:t>r</w:t>
      </w:r>
      <w:r w:rsidRPr="00E13C5B">
        <w:rPr>
          <w:rFonts w:ascii="Times New Roman" w:hAnsi="Times New Roman"/>
          <w:sz w:val="24"/>
          <w:szCs w:val="24"/>
        </w:rPr>
        <w:t>.</w:t>
      </w:r>
      <w:r w:rsidRPr="00607EAC">
        <w:rPr>
          <w:rFonts w:ascii="Times New Roman" w:hAnsi="Times New Roman"/>
          <w:sz w:val="24"/>
          <w:szCs w:val="24"/>
        </w:rPr>
        <w:t xml:space="preserve"> </w:t>
      </w:r>
      <w:r w:rsidRPr="00E13C5B">
        <w:rPr>
          <w:rFonts w:ascii="Times New Roman" w:hAnsi="Times New Roman"/>
          <w:sz w:val="24"/>
          <w:szCs w:val="24"/>
        </w:rPr>
        <w:t xml:space="preserve">Contudo, a época apropriada das comunicações </w:t>
      </w:r>
      <w:r>
        <w:rPr>
          <w:rFonts w:ascii="Times New Roman" w:hAnsi="Times New Roman"/>
          <w:sz w:val="24"/>
          <w:szCs w:val="24"/>
        </w:rPr>
        <w:t>irá</w:t>
      </w:r>
      <w:r w:rsidRPr="00E13C5B">
        <w:rPr>
          <w:rFonts w:ascii="Times New Roman" w:hAnsi="Times New Roman"/>
          <w:sz w:val="24"/>
          <w:szCs w:val="24"/>
        </w:rPr>
        <w:t xml:space="preserve"> variar </w:t>
      </w:r>
      <w:r>
        <w:rPr>
          <w:rFonts w:ascii="Times New Roman" w:hAnsi="Times New Roman"/>
          <w:sz w:val="24"/>
          <w:szCs w:val="24"/>
        </w:rPr>
        <w:t xml:space="preserve">de acordo </w:t>
      </w:r>
      <w:r w:rsidRPr="00E13C5B">
        <w:rPr>
          <w:rFonts w:ascii="Times New Roman" w:hAnsi="Times New Roman"/>
          <w:sz w:val="24"/>
          <w:szCs w:val="24"/>
        </w:rPr>
        <w:t xml:space="preserve">com as circunstâncias do trabalho de auditoria. Circunstâncias relevantes incluem a importância e </w:t>
      </w:r>
      <w:r>
        <w:rPr>
          <w:rFonts w:ascii="Times New Roman" w:hAnsi="Times New Roman"/>
          <w:sz w:val="24"/>
          <w:szCs w:val="24"/>
        </w:rPr>
        <w:t xml:space="preserve">a </w:t>
      </w:r>
      <w:r w:rsidRPr="00E13C5B">
        <w:rPr>
          <w:rFonts w:ascii="Times New Roman" w:hAnsi="Times New Roman"/>
          <w:sz w:val="24"/>
          <w:szCs w:val="24"/>
        </w:rPr>
        <w:t>natureza do assunto, e a ação que se espera que seja tomada pelos responsáveis pela governança.</w:t>
      </w:r>
      <w:r w:rsidRPr="00607EAC">
        <w:rPr>
          <w:rFonts w:ascii="Times New Roman" w:hAnsi="Times New Roman"/>
          <w:sz w:val="24"/>
          <w:szCs w:val="24"/>
        </w:rPr>
        <w:t xml:space="preserve"> Por exemplo</w:t>
      </w:r>
      <w:r w:rsidRPr="00E13C5B">
        <w:rPr>
          <w:rFonts w:ascii="Times New Roman" w:hAnsi="Times New Roman"/>
          <w:spacing w:val="1"/>
          <w:sz w:val="24"/>
          <w:szCs w:val="24"/>
        </w:rPr>
        <w:t>:</w:t>
      </w:r>
    </w:p>
    <w:p w14:paraId="4EF9A292"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c</w:t>
      </w:r>
      <w:r w:rsidRPr="00E13C5B">
        <w:rPr>
          <w:rFonts w:ascii="Times New Roman" w:hAnsi="Times New Roman"/>
          <w:sz w:val="24"/>
          <w:szCs w:val="24"/>
        </w:rPr>
        <w:t>omunicações sobre assuntos referentes a planejamento podem</w:t>
      </w:r>
      <w:r>
        <w:rPr>
          <w:rFonts w:ascii="Times New Roman" w:hAnsi="Times New Roman"/>
          <w:sz w:val="24"/>
          <w:szCs w:val="24"/>
        </w:rPr>
        <w:t>,</w:t>
      </w:r>
      <w:r w:rsidRPr="00E13C5B">
        <w:rPr>
          <w:rFonts w:ascii="Times New Roman" w:hAnsi="Times New Roman"/>
          <w:sz w:val="24"/>
          <w:szCs w:val="24"/>
        </w:rPr>
        <w:t xml:space="preserve"> muitas vezes</w:t>
      </w:r>
      <w:r>
        <w:rPr>
          <w:rFonts w:ascii="Times New Roman" w:hAnsi="Times New Roman"/>
          <w:sz w:val="24"/>
          <w:szCs w:val="24"/>
        </w:rPr>
        <w:t>,</w:t>
      </w:r>
      <w:r w:rsidRPr="00E13C5B">
        <w:rPr>
          <w:rFonts w:ascii="Times New Roman" w:hAnsi="Times New Roman"/>
          <w:sz w:val="24"/>
          <w:szCs w:val="24"/>
        </w:rPr>
        <w:t xml:space="preserve"> ser feitas no início do trabalho de auditoria e, para trabalhos de auditoria inicial, podem ser feitas como parte do acordo sobre os termos do trabalho</w:t>
      </w:r>
      <w:r>
        <w:rPr>
          <w:rFonts w:ascii="Times New Roman" w:hAnsi="Times New Roman"/>
          <w:sz w:val="24"/>
          <w:szCs w:val="24"/>
        </w:rPr>
        <w:t>;</w:t>
      </w:r>
    </w:p>
    <w:p w14:paraId="59DEA8E2"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p</w:t>
      </w:r>
      <w:r w:rsidRPr="00E13C5B">
        <w:rPr>
          <w:rFonts w:ascii="Times New Roman" w:hAnsi="Times New Roman"/>
          <w:sz w:val="24"/>
          <w:szCs w:val="24"/>
        </w:rPr>
        <w:t>ode ser apropriado comunicar uma dificuldade significativa encontrada durante a auditoria assim que possível se os responsáveis pela governança puderem auxiliar o auditor a superar a dificuldade ou houver probabilidade de emitir uma opinião modificada.</w:t>
      </w:r>
      <w:r w:rsidRPr="00607EAC">
        <w:rPr>
          <w:rFonts w:ascii="Times New Roman" w:hAnsi="Times New Roman"/>
          <w:sz w:val="24"/>
          <w:szCs w:val="24"/>
        </w:rPr>
        <w:t xml:space="preserve"> Da mesma forma, o auditor pode comunicar verbalmente aos responsáveis pela governança, tão logo quanto</w:t>
      </w:r>
      <w:r w:rsidRPr="00E13C5B">
        <w:rPr>
          <w:rFonts w:ascii="Times New Roman" w:hAnsi="Times New Roman"/>
          <w:spacing w:val="2"/>
          <w:sz w:val="24"/>
          <w:szCs w:val="24"/>
        </w:rPr>
        <w:t xml:space="preserve"> possível, deficiências significativas no controle interno que o auditor identificou, antes de comunicá-las por escrito como requerido pela NBC TA 2</w:t>
      </w:r>
      <w:r w:rsidRPr="00E13C5B">
        <w:rPr>
          <w:rFonts w:ascii="Times New Roman" w:hAnsi="Times New Roman"/>
          <w:sz w:val="24"/>
          <w:szCs w:val="24"/>
        </w:rPr>
        <w:t>65, itens 9 e A14</w:t>
      </w:r>
      <w:r>
        <w:rPr>
          <w:rFonts w:ascii="Times New Roman" w:hAnsi="Times New Roman"/>
          <w:sz w:val="24"/>
          <w:szCs w:val="24"/>
        </w:rPr>
        <w:t>;</w:t>
      </w:r>
      <w:r w:rsidRPr="00E13C5B">
        <w:rPr>
          <w:rFonts w:ascii="Times New Roman" w:hAnsi="Times New Roman"/>
          <w:sz w:val="24"/>
          <w:szCs w:val="24"/>
        </w:rPr>
        <w:t xml:space="preserve"> </w:t>
      </w:r>
    </w:p>
    <w:p w14:paraId="4E01CAE1"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6"/>
          <w:sz w:val="24"/>
          <w:szCs w:val="24"/>
        </w:rPr>
        <w:t>q</w:t>
      </w:r>
      <w:r w:rsidRPr="00E13C5B">
        <w:rPr>
          <w:rFonts w:ascii="Times New Roman" w:hAnsi="Times New Roman"/>
          <w:spacing w:val="6"/>
          <w:sz w:val="24"/>
          <w:szCs w:val="24"/>
        </w:rPr>
        <w:t xml:space="preserve">uando a NBC TA 701 é </w:t>
      </w:r>
      <w:r w:rsidRPr="00607EAC">
        <w:rPr>
          <w:rFonts w:ascii="Times New Roman" w:hAnsi="Times New Roman"/>
          <w:sz w:val="24"/>
          <w:szCs w:val="24"/>
        </w:rPr>
        <w:t xml:space="preserve">aplicável, o </w:t>
      </w:r>
      <w:r w:rsidRPr="00E13C5B">
        <w:rPr>
          <w:rFonts w:ascii="Times New Roman" w:hAnsi="Times New Roman"/>
          <w:sz w:val="24"/>
          <w:szCs w:val="24"/>
        </w:rPr>
        <w:t>a</w:t>
      </w:r>
      <w:r w:rsidRPr="00607EAC">
        <w:rPr>
          <w:rFonts w:ascii="Times New Roman" w:hAnsi="Times New Roman"/>
          <w:sz w:val="24"/>
          <w:szCs w:val="24"/>
        </w:rPr>
        <w:t>u</w:t>
      </w:r>
      <w:r w:rsidRPr="00E13C5B">
        <w:rPr>
          <w:rFonts w:ascii="Times New Roman" w:hAnsi="Times New Roman"/>
          <w:sz w:val="24"/>
          <w:szCs w:val="24"/>
        </w:rPr>
        <w:t>d</w:t>
      </w:r>
      <w:r w:rsidRPr="00607EAC">
        <w:rPr>
          <w:rFonts w:ascii="Times New Roman" w:hAnsi="Times New Roman"/>
          <w:sz w:val="24"/>
          <w:szCs w:val="24"/>
        </w:rPr>
        <w:t>it</w:t>
      </w:r>
      <w:r w:rsidRPr="00E13C5B">
        <w:rPr>
          <w:rFonts w:ascii="Times New Roman" w:hAnsi="Times New Roman"/>
          <w:sz w:val="24"/>
          <w:szCs w:val="24"/>
        </w:rPr>
        <w:t>or</w:t>
      </w:r>
      <w:r w:rsidRPr="00607EAC">
        <w:rPr>
          <w:rFonts w:ascii="Times New Roman" w:hAnsi="Times New Roman"/>
          <w:sz w:val="24"/>
          <w:szCs w:val="24"/>
        </w:rPr>
        <w:t xml:space="preserve"> pode c</w:t>
      </w:r>
      <w:r w:rsidRPr="00E13C5B">
        <w:rPr>
          <w:rFonts w:ascii="Times New Roman" w:hAnsi="Times New Roman"/>
          <w:sz w:val="24"/>
          <w:szCs w:val="24"/>
        </w:rPr>
        <w:t>o</w:t>
      </w:r>
      <w:r w:rsidRPr="00607EAC">
        <w:rPr>
          <w:rFonts w:ascii="Times New Roman" w:hAnsi="Times New Roman"/>
          <w:sz w:val="24"/>
          <w:szCs w:val="24"/>
        </w:rPr>
        <w:t>m</w:t>
      </w:r>
      <w:r w:rsidRPr="00E13C5B">
        <w:rPr>
          <w:rFonts w:ascii="Times New Roman" w:hAnsi="Times New Roman"/>
          <w:sz w:val="24"/>
          <w:szCs w:val="24"/>
        </w:rPr>
        <w:t>un</w:t>
      </w:r>
      <w:r w:rsidRPr="00607EAC">
        <w:rPr>
          <w:rFonts w:ascii="Times New Roman" w:hAnsi="Times New Roman"/>
          <w:sz w:val="24"/>
          <w:szCs w:val="24"/>
        </w:rPr>
        <w:t>ic</w:t>
      </w:r>
      <w:r w:rsidRPr="00E13C5B">
        <w:rPr>
          <w:rFonts w:ascii="Times New Roman" w:hAnsi="Times New Roman"/>
          <w:sz w:val="24"/>
          <w:szCs w:val="24"/>
        </w:rPr>
        <w:t xml:space="preserve">ar </w:t>
      </w:r>
      <w:r>
        <w:rPr>
          <w:rFonts w:ascii="Times New Roman" w:hAnsi="Times New Roman"/>
          <w:sz w:val="24"/>
          <w:szCs w:val="24"/>
        </w:rPr>
        <w:t>entendimentos</w:t>
      </w:r>
      <w:r w:rsidRPr="00E13C5B">
        <w:rPr>
          <w:rFonts w:ascii="Times New Roman" w:hAnsi="Times New Roman"/>
          <w:sz w:val="24"/>
          <w:szCs w:val="24"/>
        </w:rPr>
        <w:t xml:space="preserve"> p</w:t>
      </w:r>
      <w:r w:rsidRPr="00607EAC">
        <w:rPr>
          <w:rFonts w:ascii="Times New Roman" w:hAnsi="Times New Roman"/>
          <w:sz w:val="24"/>
          <w:szCs w:val="24"/>
        </w:rPr>
        <w:t>r</w:t>
      </w:r>
      <w:r w:rsidRPr="00E13C5B">
        <w:rPr>
          <w:rFonts w:ascii="Times New Roman" w:hAnsi="Times New Roman"/>
          <w:sz w:val="24"/>
          <w:szCs w:val="24"/>
        </w:rPr>
        <w:t>e</w:t>
      </w:r>
      <w:r w:rsidRPr="00607EAC">
        <w:rPr>
          <w:rFonts w:ascii="Times New Roman" w:hAnsi="Times New Roman"/>
          <w:sz w:val="24"/>
          <w:szCs w:val="24"/>
        </w:rPr>
        <w:t>limi</w:t>
      </w:r>
      <w:r w:rsidRPr="00E13C5B">
        <w:rPr>
          <w:rFonts w:ascii="Times New Roman" w:hAnsi="Times New Roman"/>
          <w:sz w:val="24"/>
          <w:szCs w:val="24"/>
        </w:rPr>
        <w:t>na</w:t>
      </w:r>
      <w:r w:rsidRPr="00607EAC">
        <w:rPr>
          <w:rFonts w:ascii="Times New Roman" w:hAnsi="Times New Roman"/>
          <w:sz w:val="24"/>
          <w:szCs w:val="24"/>
        </w:rPr>
        <w:t xml:space="preserve">res sobre os principais assuntos de </w:t>
      </w:r>
      <w:r w:rsidRPr="00E13C5B">
        <w:rPr>
          <w:rFonts w:ascii="Times New Roman" w:hAnsi="Times New Roman"/>
          <w:sz w:val="24"/>
          <w:szCs w:val="24"/>
        </w:rPr>
        <w:t>au</w:t>
      </w:r>
      <w:r w:rsidRPr="00607EAC">
        <w:rPr>
          <w:rFonts w:ascii="Times New Roman" w:hAnsi="Times New Roman"/>
          <w:sz w:val="24"/>
          <w:szCs w:val="24"/>
        </w:rPr>
        <w:t>di</w:t>
      </w:r>
      <w:r w:rsidRPr="00E13C5B">
        <w:rPr>
          <w:rFonts w:ascii="Times New Roman" w:hAnsi="Times New Roman"/>
          <w:sz w:val="24"/>
          <w:szCs w:val="24"/>
        </w:rPr>
        <w:t xml:space="preserve">toria ao </w:t>
      </w:r>
      <w:r w:rsidRPr="00607EAC">
        <w:rPr>
          <w:rFonts w:ascii="Times New Roman" w:hAnsi="Times New Roman"/>
          <w:sz w:val="24"/>
          <w:szCs w:val="24"/>
        </w:rPr>
        <w:t>disc</w:t>
      </w:r>
      <w:r w:rsidRPr="00E13C5B">
        <w:rPr>
          <w:rFonts w:ascii="Times New Roman" w:hAnsi="Times New Roman"/>
          <w:sz w:val="24"/>
          <w:szCs w:val="24"/>
        </w:rPr>
        <w:t xml:space="preserve">utir o alcance e a época </w:t>
      </w:r>
      <w:r w:rsidRPr="00607EAC">
        <w:rPr>
          <w:rFonts w:ascii="Times New Roman" w:hAnsi="Times New Roman"/>
          <w:sz w:val="24"/>
          <w:szCs w:val="24"/>
        </w:rPr>
        <w:t>pl</w:t>
      </w:r>
      <w:r w:rsidRPr="00E13C5B">
        <w:rPr>
          <w:rFonts w:ascii="Times New Roman" w:hAnsi="Times New Roman"/>
          <w:sz w:val="24"/>
          <w:szCs w:val="24"/>
        </w:rPr>
        <w:t>anejados da</w:t>
      </w:r>
      <w:r w:rsidRPr="00607EAC">
        <w:rPr>
          <w:rFonts w:ascii="Times New Roman" w:hAnsi="Times New Roman"/>
          <w:sz w:val="24"/>
          <w:szCs w:val="24"/>
        </w:rPr>
        <w:t xml:space="preserve"> </w:t>
      </w:r>
      <w:r w:rsidRPr="00E13C5B">
        <w:rPr>
          <w:rFonts w:ascii="Times New Roman" w:hAnsi="Times New Roman"/>
          <w:sz w:val="24"/>
          <w:szCs w:val="24"/>
        </w:rPr>
        <w:t>a</w:t>
      </w:r>
      <w:r w:rsidRPr="00607EAC">
        <w:rPr>
          <w:rFonts w:ascii="Times New Roman" w:hAnsi="Times New Roman"/>
          <w:sz w:val="24"/>
          <w:szCs w:val="24"/>
        </w:rPr>
        <w:t>u</w:t>
      </w:r>
      <w:r w:rsidRPr="00E13C5B">
        <w:rPr>
          <w:rFonts w:ascii="Times New Roman" w:hAnsi="Times New Roman"/>
          <w:sz w:val="24"/>
          <w:szCs w:val="24"/>
        </w:rPr>
        <w:t>d</w:t>
      </w:r>
      <w:r w:rsidRPr="00607EAC">
        <w:rPr>
          <w:rFonts w:ascii="Times New Roman" w:hAnsi="Times New Roman"/>
          <w:sz w:val="24"/>
          <w:szCs w:val="24"/>
        </w:rPr>
        <w:t>i</w:t>
      </w:r>
      <w:r w:rsidRPr="00E13C5B">
        <w:rPr>
          <w:rFonts w:ascii="Times New Roman" w:hAnsi="Times New Roman"/>
          <w:sz w:val="24"/>
          <w:szCs w:val="24"/>
        </w:rPr>
        <w:t xml:space="preserve">toria </w:t>
      </w:r>
      <w:r w:rsidRPr="00607EAC">
        <w:rPr>
          <w:rFonts w:ascii="Times New Roman" w:hAnsi="Times New Roman"/>
          <w:sz w:val="24"/>
          <w:szCs w:val="24"/>
        </w:rPr>
        <w:t>(ver item A1</w:t>
      </w:r>
      <w:r w:rsidRPr="00E13C5B">
        <w:rPr>
          <w:rFonts w:ascii="Times New Roman" w:hAnsi="Times New Roman"/>
          <w:sz w:val="24"/>
          <w:szCs w:val="24"/>
        </w:rPr>
        <w:t>3</w:t>
      </w:r>
      <w:r w:rsidRPr="00607EAC">
        <w:rPr>
          <w:rFonts w:ascii="Times New Roman" w:hAnsi="Times New Roman"/>
          <w:sz w:val="24"/>
          <w:szCs w:val="24"/>
        </w:rPr>
        <w:t>)</w:t>
      </w:r>
      <w:r w:rsidRPr="00E13C5B">
        <w:rPr>
          <w:rFonts w:ascii="Times New Roman" w:hAnsi="Times New Roman"/>
          <w:sz w:val="24"/>
          <w:szCs w:val="24"/>
        </w:rPr>
        <w:t>,</w:t>
      </w:r>
      <w:r w:rsidRPr="00607EAC">
        <w:rPr>
          <w:rFonts w:ascii="Times New Roman" w:hAnsi="Times New Roman"/>
          <w:sz w:val="24"/>
          <w:szCs w:val="24"/>
        </w:rPr>
        <w:t xml:space="preserve"> e o </w:t>
      </w:r>
      <w:r w:rsidRPr="00E13C5B">
        <w:rPr>
          <w:rFonts w:ascii="Times New Roman" w:hAnsi="Times New Roman"/>
          <w:sz w:val="24"/>
          <w:szCs w:val="24"/>
        </w:rPr>
        <w:t>a</w:t>
      </w:r>
      <w:r w:rsidRPr="00607EAC">
        <w:rPr>
          <w:rFonts w:ascii="Times New Roman" w:hAnsi="Times New Roman"/>
          <w:sz w:val="24"/>
          <w:szCs w:val="24"/>
        </w:rPr>
        <w:t>u</w:t>
      </w:r>
      <w:r w:rsidRPr="00E13C5B">
        <w:rPr>
          <w:rFonts w:ascii="Times New Roman" w:hAnsi="Times New Roman"/>
          <w:sz w:val="24"/>
          <w:szCs w:val="24"/>
        </w:rPr>
        <w:t>d</w:t>
      </w:r>
      <w:r w:rsidRPr="00607EAC">
        <w:rPr>
          <w:rFonts w:ascii="Times New Roman" w:hAnsi="Times New Roman"/>
          <w:sz w:val="24"/>
          <w:szCs w:val="24"/>
        </w:rPr>
        <w:t>it</w:t>
      </w:r>
      <w:r w:rsidRPr="00E13C5B">
        <w:rPr>
          <w:rFonts w:ascii="Times New Roman" w:hAnsi="Times New Roman"/>
          <w:sz w:val="24"/>
          <w:szCs w:val="24"/>
        </w:rPr>
        <w:t>or</w:t>
      </w:r>
      <w:r w:rsidRPr="00607EAC">
        <w:rPr>
          <w:rFonts w:ascii="Times New Roman" w:hAnsi="Times New Roman"/>
          <w:sz w:val="24"/>
          <w:szCs w:val="24"/>
        </w:rPr>
        <w:t xml:space="preserve"> também pode manter comunicações mais fr</w:t>
      </w:r>
      <w:r w:rsidRPr="00E13C5B">
        <w:rPr>
          <w:rFonts w:ascii="Times New Roman" w:hAnsi="Times New Roman"/>
          <w:sz w:val="24"/>
          <w:szCs w:val="24"/>
        </w:rPr>
        <w:t xml:space="preserve">equentes para discutir </w:t>
      </w:r>
      <w:r w:rsidRPr="00607EAC">
        <w:rPr>
          <w:rFonts w:ascii="Times New Roman" w:hAnsi="Times New Roman"/>
          <w:sz w:val="24"/>
          <w:szCs w:val="24"/>
        </w:rPr>
        <w:t>mais detalhadamente esses assuntos quando comunicar</w:t>
      </w:r>
      <w:r w:rsidRPr="00E13C5B">
        <w:rPr>
          <w:rFonts w:ascii="Times New Roman" w:hAnsi="Times New Roman"/>
          <w:spacing w:val="1"/>
          <w:sz w:val="24"/>
          <w:szCs w:val="24"/>
        </w:rPr>
        <w:t xml:space="preserve"> as constatações s</w:t>
      </w:r>
      <w:r w:rsidRPr="00E13C5B">
        <w:rPr>
          <w:rFonts w:ascii="Times New Roman" w:hAnsi="Times New Roman"/>
          <w:spacing w:val="-1"/>
          <w:sz w:val="24"/>
          <w:szCs w:val="24"/>
        </w:rPr>
        <w:t>i</w:t>
      </w:r>
      <w:r w:rsidRPr="00E13C5B">
        <w:rPr>
          <w:rFonts w:ascii="Times New Roman" w:hAnsi="Times New Roman"/>
          <w:sz w:val="24"/>
          <w:szCs w:val="24"/>
        </w:rPr>
        <w:t>g</w:t>
      </w:r>
      <w:r w:rsidRPr="00E13C5B">
        <w:rPr>
          <w:rFonts w:ascii="Times New Roman" w:hAnsi="Times New Roman"/>
          <w:spacing w:val="2"/>
          <w:sz w:val="24"/>
          <w:szCs w:val="24"/>
        </w:rPr>
        <w:t>n</w:t>
      </w:r>
      <w:r w:rsidRPr="00E13C5B">
        <w:rPr>
          <w:rFonts w:ascii="Times New Roman" w:hAnsi="Times New Roman"/>
          <w:spacing w:val="-1"/>
          <w:sz w:val="24"/>
          <w:szCs w:val="24"/>
        </w:rPr>
        <w:t>i</w:t>
      </w:r>
      <w:r w:rsidRPr="00E13C5B">
        <w:rPr>
          <w:rFonts w:ascii="Times New Roman" w:hAnsi="Times New Roman"/>
          <w:spacing w:val="2"/>
          <w:sz w:val="24"/>
          <w:szCs w:val="24"/>
        </w:rPr>
        <w:t>f</w:t>
      </w:r>
      <w:r w:rsidRPr="00E13C5B">
        <w:rPr>
          <w:rFonts w:ascii="Times New Roman" w:hAnsi="Times New Roman"/>
          <w:spacing w:val="-1"/>
          <w:sz w:val="24"/>
          <w:szCs w:val="24"/>
        </w:rPr>
        <w:t>i</w:t>
      </w:r>
      <w:r w:rsidRPr="00E13C5B">
        <w:rPr>
          <w:rFonts w:ascii="Times New Roman" w:hAnsi="Times New Roman"/>
          <w:spacing w:val="1"/>
          <w:sz w:val="24"/>
          <w:szCs w:val="24"/>
        </w:rPr>
        <w:t>c</w:t>
      </w:r>
      <w:r w:rsidRPr="00E13C5B">
        <w:rPr>
          <w:rFonts w:ascii="Times New Roman" w:hAnsi="Times New Roman"/>
          <w:sz w:val="24"/>
          <w:szCs w:val="24"/>
        </w:rPr>
        <w:t>ativas da aud</w:t>
      </w:r>
      <w:r w:rsidRPr="00E13C5B">
        <w:rPr>
          <w:rFonts w:ascii="Times New Roman" w:hAnsi="Times New Roman"/>
          <w:spacing w:val="1"/>
          <w:sz w:val="24"/>
          <w:szCs w:val="24"/>
        </w:rPr>
        <w:t>i</w:t>
      </w:r>
      <w:r w:rsidRPr="00E13C5B">
        <w:rPr>
          <w:rFonts w:ascii="Times New Roman" w:hAnsi="Times New Roman"/>
          <w:sz w:val="24"/>
          <w:szCs w:val="24"/>
        </w:rPr>
        <w:t>toria</w:t>
      </w:r>
      <w:r>
        <w:rPr>
          <w:rFonts w:ascii="Times New Roman" w:hAnsi="Times New Roman"/>
          <w:sz w:val="24"/>
          <w:szCs w:val="24"/>
        </w:rPr>
        <w:t>;</w:t>
      </w:r>
    </w:p>
    <w:p w14:paraId="35D0FF58"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c</w:t>
      </w:r>
      <w:r w:rsidRPr="00E13C5B">
        <w:rPr>
          <w:rFonts w:ascii="Times New Roman" w:hAnsi="Times New Roman"/>
          <w:sz w:val="24"/>
          <w:szCs w:val="24"/>
        </w:rPr>
        <w:t xml:space="preserve">omunicações sobre independência podem ser apropriadas sempre que são feitos julgamentos significativos sobre ameaças à independência e correspondentes salvaguardas, </w:t>
      </w:r>
      <w:r>
        <w:rPr>
          <w:rFonts w:ascii="Times New Roman" w:hAnsi="Times New Roman"/>
          <w:sz w:val="24"/>
          <w:szCs w:val="24"/>
        </w:rPr>
        <w:t xml:space="preserve">como, </w:t>
      </w:r>
      <w:r w:rsidRPr="00E13C5B">
        <w:rPr>
          <w:rFonts w:ascii="Times New Roman" w:hAnsi="Times New Roman"/>
          <w:sz w:val="24"/>
          <w:szCs w:val="24"/>
        </w:rPr>
        <w:t xml:space="preserve">por exemplo, ao aceitar um trabalho de prestação de serviços não relacionados com auditoria de demonstrações contábeis, e </w:t>
      </w:r>
      <w:r>
        <w:rPr>
          <w:rFonts w:ascii="Times New Roman" w:hAnsi="Times New Roman"/>
          <w:sz w:val="24"/>
          <w:szCs w:val="24"/>
        </w:rPr>
        <w:t>na</w:t>
      </w:r>
      <w:r w:rsidRPr="00E13C5B">
        <w:rPr>
          <w:rFonts w:ascii="Times New Roman" w:hAnsi="Times New Roman"/>
          <w:sz w:val="24"/>
          <w:szCs w:val="24"/>
        </w:rPr>
        <w:t xml:space="preserve"> discussão final</w:t>
      </w:r>
      <w:r>
        <w:rPr>
          <w:rFonts w:ascii="Times New Roman" w:hAnsi="Times New Roman"/>
          <w:sz w:val="24"/>
          <w:szCs w:val="24"/>
        </w:rPr>
        <w:t>;</w:t>
      </w:r>
      <w:r w:rsidRPr="00E13C5B">
        <w:rPr>
          <w:rFonts w:ascii="Times New Roman" w:hAnsi="Times New Roman"/>
          <w:sz w:val="24"/>
          <w:szCs w:val="24"/>
        </w:rPr>
        <w:t xml:space="preserve"> </w:t>
      </w:r>
    </w:p>
    <w:p w14:paraId="2DE09222"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sidRPr="00607EAC">
        <w:rPr>
          <w:rFonts w:ascii="Times New Roman" w:hAnsi="Times New Roman"/>
          <w:sz w:val="24"/>
          <w:szCs w:val="24"/>
        </w:rPr>
        <w:t>comunicações sobre constatações significativas de auditoria, incluindo pontos de vista do auditor sobre os aspectos qualitativos das práticas contábeis da entidade, também podem ser parte da discussão final na reunião de encerramento da auditoria</w:t>
      </w:r>
      <w:r>
        <w:rPr>
          <w:rFonts w:ascii="Times New Roman" w:hAnsi="Times New Roman"/>
          <w:spacing w:val="-1"/>
          <w:sz w:val="24"/>
          <w:szCs w:val="24"/>
        </w:rPr>
        <w:t>;</w:t>
      </w:r>
    </w:p>
    <w:p w14:paraId="1B5300EA" w14:textId="77777777" w:rsidR="002A6EFF" w:rsidRPr="00C613A9"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1"/>
          <w:sz w:val="24"/>
          <w:szCs w:val="24"/>
        </w:rPr>
      </w:pPr>
      <w:r w:rsidRPr="00607EAC">
        <w:rPr>
          <w:rFonts w:ascii="Times New Roman" w:hAnsi="Times New Roman"/>
          <w:sz w:val="24"/>
          <w:szCs w:val="24"/>
        </w:rPr>
        <w:t>ao auditar demonstrações contábeis para fins gerais e para propósitos específicos, pode ser apropriado coordenar a época das comunicações</w:t>
      </w:r>
      <w:r w:rsidRPr="00C613A9">
        <w:rPr>
          <w:rFonts w:ascii="Times New Roman" w:hAnsi="Times New Roman"/>
          <w:spacing w:val="-1"/>
          <w:sz w:val="24"/>
          <w:szCs w:val="24"/>
        </w:rPr>
        <w:t>.</w:t>
      </w:r>
    </w:p>
    <w:p w14:paraId="5A56CD53" w14:textId="77777777" w:rsidR="002A6EFF" w:rsidRPr="00E13C5B" w:rsidRDefault="002A6EFF" w:rsidP="002A6EFF">
      <w:pPr>
        <w:spacing w:after="0" w:line="240" w:lineRule="auto"/>
        <w:jc w:val="both"/>
        <w:rPr>
          <w:rFonts w:ascii="Times New Roman" w:hAnsi="Times New Roman"/>
          <w:spacing w:val="-1"/>
          <w:sz w:val="24"/>
          <w:szCs w:val="24"/>
        </w:rPr>
      </w:pPr>
    </w:p>
    <w:p w14:paraId="4F0FCB75" w14:textId="77777777" w:rsidR="002A6EFF" w:rsidRPr="00C613A9" w:rsidRDefault="002A6EFF" w:rsidP="002A6EFF">
      <w:pPr>
        <w:tabs>
          <w:tab w:val="left" w:pos="567"/>
        </w:tabs>
        <w:spacing w:after="12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 xml:space="preserve">A50. </w:t>
      </w:r>
      <w:r>
        <w:rPr>
          <w:rFonts w:ascii="Times New Roman" w:hAnsi="Times New Roman"/>
          <w:spacing w:val="-1"/>
          <w:sz w:val="24"/>
          <w:szCs w:val="24"/>
        </w:rPr>
        <w:tab/>
      </w:r>
      <w:r w:rsidRPr="00E13C5B">
        <w:rPr>
          <w:rFonts w:ascii="Times New Roman" w:hAnsi="Times New Roman"/>
          <w:spacing w:val="-1"/>
          <w:sz w:val="24"/>
          <w:szCs w:val="24"/>
        </w:rPr>
        <w:t>Outros fatores que podem ser relevantes para a época das comunicações incluem:</w:t>
      </w:r>
    </w:p>
    <w:p w14:paraId="2BFD2D55"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o</w:t>
      </w:r>
      <w:r w:rsidRPr="00C613A9">
        <w:rPr>
          <w:rFonts w:ascii="Times New Roman" w:hAnsi="Times New Roman"/>
          <w:spacing w:val="-1"/>
          <w:sz w:val="24"/>
          <w:szCs w:val="24"/>
        </w:rPr>
        <w:t xml:space="preserve"> tamanho, a estrutura operacional, o ambiente de controle e a estrutura legal da entidade auditada</w:t>
      </w:r>
      <w:r>
        <w:rPr>
          <w:rFonts w:ascii="Times New Roman" w:hAnsi="Times New Roman"/>
          <w:spacing w:val="-1"/>
          <w:sz w:val="24"/>
          <w:szCs w:val="24"/>
        </w:rPr>
        <w:t>;</w:t>
      </w:r>
    </w:p>
    <w:p w14:paraId="2AC0E9F3" w14:textId="77777777" w:rsidR="002A6EFF" w:rsidRPr="00607EAC"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q</w:t>
      </w:r>
      <w:r w:rsidRPr="00607EAC">
        <w:rPr>
          <w:rFonts w:ascii="Times New Roman" w:hAnsi="Times New Roman"/>
          <w:sz w:val="24"/>
          <w:szCs w:val="24"/>
        </w:rPr>
        <w:t>ualquer obrigação legal de comunicar certos assuntos em prazo determinado</w:t>
      </w:r>
      <w:r>
        <w:rPr>
          <w:rFonts w:ascii="Times New Roman" w:hAnsi="Times New Roman"/>
          <w:sz w:val="24"/>
          <w:szCs w:val="24"/>
        </w:rPr>
        <w:t>;</w:t>
      </w:r>
    </w:p>
    <w:p w14:paraId="45DBE179" w14:textId="0C5AB5A8"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sidRPr="003E7C9E">
        <w:rPr>
          <w:rFonts w:ascii="Times New Roman" w:hAnsi="Times New Roman"/>
          <w:noProof/>
          <w:sz w:val="24"/>
          <w:szCs w:val="24"/>
        </w:rPr>
        <mc:AlternateContent>
          <mc:Choice Requires="wps">
            <w:drawing>
              <wp:anchor distT="0" distB="0" distL="114300" distR="114300" simplePos="0" relativeHeight="251658244" behindDoc="1" locked="0" layoutInCell="1" allowOverlap="1" wp14:anchorId="7E3C0BF9" wp14:editId="151972ED">
                <wp:simplePos x="0" y="0"/>
                <wp:positionH relativeFrom="page">
                  <wp:posOffset>5260975</wp:posOffset>
                </wp:positionH>
                <wp:positionV relativeFrom="page">
                  <wp:posOffset>5069840</wp:posOffset>
                </wp:positionV>
                <wp:extent cx="153670" cy="648970"/>
                <wp:effectExtent l="0" t="0" r="17780" b="17780"/>
                <wp:wrapNone/>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ADD42" w14:textId="77777777" w:rsidR="002A6EFF" w:rsidRPr="00316CC6" w:rsidRDefault="002A6EFF" w:rsidP="002A6EFF"/>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C0BF9" id="Caixa de Texto 58" o:spid="_x0000_s1030" type="#_x0000_t202" style="position:absolute;left:0;text-align:left;margin-left:414.25pt;margin-top:399.2pt;width:12.1pt;height:51.1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" filled="f" stroked="f">
                <v:textbox style="layout-flow:vertical;mso-layout-flow-alt:bottom-to-top" inset="0,0,0,0">
                  <w:txbxContent>
                    <w:p w14:paraId="223ADD42" w14:textId="77777777" w:rsidR="002A6EFF" w:rsidRPr="00316CC6" w:rsidRDefault="002A6EFF" w:rsidP="002A6EFF"/>
                  </w:txbxContent>
                </v:textbox>
                <w10:wrap anchorx="page" anchory="page"/>
              </v:shape>
            </w:pict>
          </mc:Fallback>
        </mc:AlternateContent>
      </w:r>
      <w:r>
        <w:rPr>
          <w:rFonts w:ascii="Times New Roman" w:hAnsi="Times New Roman"/>
          <w:sz w:val="24"/>
          <w:szCs w:val="24"/>
        </w:rPr>
        <w:t>a</w:t>
      </w:r>
      <w:r w:rsidRPr="00607EAC">
        <w:rPr>
          <w:rFonts w:ascii="Times New Roman" w:hAnsi="Times New Roman"/>
          <w:sz w:val="24"/>
          <w:szCs w:val="24"/>
        </w:rPr>
        <w:t>s expectativas dos responsáveis pela governança, incluindo acordos feitos para reuniões ou comunicações periódicas com o auditor</w:t>
      </w:r>
      <w:r>
        <w:rPr>
          <w:rFonts w:ascii="Times New Roman" w:hAnsi="Times New Roman"/>
          <w:sz w:val="24"/>
          <w:szCs w:val="24"/>
        </w:rPr>
        <w:t>;</w:t>
      </w:r>
    </w:p>
    <w:p w14:paraId="1F65C2C4" w14:textId="77777777" w:rsidR="002A6EFF" w:rsidRPr="00C613A9"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pacing w:val="-1"/>
          <w:sz w:val="24"/>
          <w:szCs w:val="24"/>
        </w:rPr>
      </w:pPr>
      <w:r>
        <w:rPr>
          <w:rFonts w:ascii="Times New Roman" w:hAnsi="Times New Roman"/>
          <w:sz w:val="24"/>
          <w:szCs w:val="24"/>
        </w:rPr>
        <w:t>a</w:t>
      </w:r>
      <w:r w:rsidRPr="00607EAC">
        <w:rPr>
          <w:rFonts w:ascii="Times New Roman" w:hAnsi="Times New Roman"/>
          <w:sz w:val="24"/>
          <w:szCs w:val="24"/>
        </w:rPr>
        <w:t xml:space="preserve"> época em que o auditor identifica determinados assuntos, por exemplo, o auditor pode não identificar um assunto específico (por exemplo, não conformidade com a lei) a tempo de se tomar medida preventiva, mas a comunicação do assunto pode possibilitar a tomada de medida corretiva</w:t>
      </w:r>
      <w:r w:rsidRPr="00C613A9">
        <w:rPr>
          <w:rFonts w:ascii="Times New Roman" w:hAnsi="Times New Roman"/>
          <w:spacing w:val="-1"/>
          <w:sz w:val="24"/>
          <w:szCs w:val="24"/>
        </w:rPr>
        <w:t>.</w:t>
      </w:r>
    </w:p>
    <w:p w14:paraId="1DED8A95" w14:textId="77777777" w:rsidR="002A6EFF" w:rsidRPr="00E13C5B" w:rsidRDefault="002A6EFF" w:rsidP="002A6EFF">
      <w:pPr>
        <w:spacing w:after="0" w:line="240" w:lineRule="auto"/>
        <w:jc w:val="both"/>
        <w:rPr>
          <w:rFonts w:ascii="Times New Roman" w:hAnsi="Times New Roman"/>
          <w:spacing w:val="-1"/>
          <w:sz w:val="24"/>
          <w:szCs w:val="24"/>
        </w:rPr>
      </w:pPr>
    </w:p>
    <w:p w14:paraId="3CEA4481"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i/>
          <w:spacing w:val="-1"/>
          <w:sz w:val="24"/>
          <w:szCs w:val="24"/>
        </w:rPr>
        <w:t xml:space="preserve">Adequação do processo de comunicação </w:t>
      </w:r>
      <w:r w:rsidRPr="00E13C5B">
        <w:rPr>
          <w:rFonts w:ascii="Times New Roman" w:hAnsi="Times New Roman"/>
          <w:spacing w:val="6"/>
          <w:sz w:val="24"/>
          <w:szCs w:val="24"/>
        </w:rPr>
        <w:t xml:space="preserve">(item </w:t>
      </w:r>
      <w:r w:rsidRPr="00E13C5B">
        <w:rPr>
          <w:rFonts w:ascii="Times New Roman" w:hAnsi="Times New Roman"/>
          <w:spacing w:val="4"/>
          <w:sz w:val="24"/>
          <w:szCs w:val="24"/>
        </w:rPr>
        <w:t>22)</w:t>
      </w:r>
    </w:p>
    <w:p w14:paraId="0252E28E" w14:textId="77777777" w:rsidR="002A6EFF" w:rsidRPr="00E13C5B" w:rsidRDefault="002A6EFF" w:rsidP="002A6EFF">
      <w:pPr>
        <w:spacing w:after="0" w:line="240" w:lineRule="auto"/>
        <w:jc w:val="both"/>
        <w:rPr>
          <w:rFonts w:ascii="Times New Roman" w:hAnsi="Times New Roman"/>
          <w:sz w:val="24"/>
          <w:szCs w:val="24"/>
        </w:rPr>
      </w:pPr>
    </w:p>
    <w:p w14:paraId="40CA2552" w14:textId="77777777" w:rsidR="002A6EFF" w:rsidRPr="00C613A9" w:rsidRDefault="002A6EFF" w:rsidP="002A6EFF">
      <w:pPr>
        <w:tabs>
          <w:tab w:val="left" w:pos="567"/>
        </w:tabs>
        <w:spacing w:after="12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A51. O auditor não precisa planejar procedimentos específicos para corroborar a avaliação da comunicação recíproca entre o auditor e os responsáveis pela governança</w:t>
      </w:r>
      <w:r>
        <w:rPr>
          <w:rFonts w:ascii="Times New Roman" w:hAnsi="Times New Roman"/>
          <w:spacing w:val="-1"/>
          <w:sz w:val="24"/>
          <w:szCs w:val="24"/>
        </w:rPr>
        <w:t>. E</w:t>
      </w:r>
      <w:r w:rsidRPr="00E13C5B">
        <w:rPr>
          <w:rFonts w:ascii="Times New Roman" w:hAnsi="Times New Roman"/>
          <w:spacing w:val="-1"/>
          <w:sz w:val="24"/>
          <w:szCs w:val="24"/>
        </w:rPr>
        <w:t>m vez disso, essa avaliação pode ser baseada em observações resultantes de procedimentos de auditoria executados para outros fins. Essas observações podem incluir:</w:t>
      </w:r>
    </w:p>
    <w:p w14:paraId="26069C6D"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a</w:t>
      </w:r>
      <w:r w:rsidRPr="00C613A9">
        <w:rPr>
          <w:rFonts w:ascii="Times New Roman" w:hAnsi="Times New Roman"/>
          <w:spacing w:val="-1"/>
          <w:sz w:val="24"/>
          <w:szCs w:val="24"/>
        </w:rPr>
        <w:t xml:space="preserve"> adequação e </w:t>
      </w:r>
      <w:r>
        <w:rPr>
          <w:rFonts w:ascii="Times New Roman" w:hAnsi="Times New Roman"/>
          <w:spacing w:val="-1"/>
          <w:sz w:val="24"/>
          <w:szCs w:val="24"/>
        </w:rPr>
        <w:t xml:space="preserve">a </w:t>
      </w:r>
      <w:r w:rsidRPr="00C613A9">
        <w:rPr>
          <w:rFonts w:ascii="Times New Roman" w:hAnsi="Times New Roman"/>
          <w:spacing w:val="-1"/>
          <w:sz w:val="24"/>
          <w:szCs w:val="24"/>
        </w:rPr>
        <w:t>tempestividade das medidas tomadas pelos responsáveis pela governança em resposta aos assuntos levantados pelo auditor. No caso de assuntos importantes, levantados em comunicações anteriores</w:t>
      </w:r>
      <w:r>
        <w:rPr>
          <w:rFonts w:ascii="Times New Roman" w:hAnsi="Times New Roman"/>
          <w:spacing w:val="-1"/>
          <w:sz w:val="24"/>
          <w:szCs w:val="24"/>
        </w:rPr>
        <w:t>,</w:t>
      </w:r>
      <w:r w:rsidRPr="00C613A9">
        <w:rPr>
          <w:rFonts w:ascii="Times New Roman" w:hAnsi="Times New Roman"/>
          <w:spacing w:val="-1"/>
          <w:sz w:val="24"/>
          <w:szCs w:val="24"/>
        </w:rPr>
        <w:t xml:space="preserve"> não terem sido tratados de maneira eficaz, pode ser apropriado para o auditor indagar por que não foram tomadas medidas apropriadas e considerar levantar o assunto novamente. Isso evita passar a impressão de que o auditor está satisfeito de que o assunto foi adequadamente tratado ou não é mais importante</w:t>
      </w:r>
      <w:r>
        <w:rPr>
          <w:rFonts w:ascii="Times New Roman" w:hAnsi="Times New Roman"/>
          <w:spacing w:val="-1"/>
          <w:sz w:val="24"/>
          <w:szCs w:val="24"/>
        </w:rPr>
        <w:t>;</w:t>
      </w:r>
    </w:p>
    <w:p w14:paraId="66ABBFB6"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a</w:t>
      </w:r>
      <w:r w:rsidRPr="00C613A9">
        <w:rPr>
          <w:rFonts w:ascii="Times New Roman" w:hAnsi="Times New Roman"/>
          <w:spacing w:val="-1"/>
          <w:sz w:val="24"/>
          <w:szCs w:val="24"/>
        </w:rPr>
        <w:t xml:space="preserve"> aparente abertura dos responsáveis pela governança em suas comunicações com o auditor</w:t>
      </w:r>
      <w:r>
        <w:rPr>
          <w:rFonts w:ascii="Times New Roman" w:hAnsi="Times New Roman"/>
          <w:spacing w:val="-1"/>
          <w:sz w:val="24"/>
          <w:szCs w:val="24"/>
        </w:rPr>
        <w:t>;</w:t>
      </w:r>
    </w:p>
    <w:p w14:paraId="65E69935"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a</w:t>
      </w:r>
      <w:r w:rsidRPr="00C613A9">
        <w:rPr>
          <w:rFonts w:ascii="Times New Roman" w:hAnsi="Times New Roman"/>
          <w:spacing w:val="-1"/>
          <w:sz w:val="24"/>
          <w:szCs w:val="24"/>
        </w:rPr>
        <w:t xml:space="preserve"> disposição e </w:t>
      </w:r>
      <w:r>
        <w:rPr>
          <w:rFonts w:ascii="Times New Roman" w:hAnsi="Times New Roman"/>
          <w:spacing w:val="-1"/>
          <w:sz w:val="24"/>
          <w:szCs w:val="24"/>
        </w:rPr>
        <w:t xml:space="preserve">a </w:t>
      </w:r>
      <w:r w:rsidRPr="00C613A9">
        <w:rPr>
          <w:rFonts w:ascii="Times New Roman" w:hAnsi="Times New Roman"/>
          <w:spacing w:val="-1"/>
          <w:sz w:val="24"/>
          <w:szCs w:val="24"/>
        </w:rPr>
        <w:t>capacidade dos responsáveis pela governança de se reunir</w:t>
      </w:r>
      <w:r>
        <w:rPr>
          <w:rFonts w:ascii="Times New Roman" w:hAnsi="Times New Roman"/>
          <w:spacing w:val="-1"/>
          <w:sz w:val="24"/>
          <w:szCs w:val="24"/>
        </w:rPr>
        <w:t>em</w:t>
      </w:r>
      <w:r w:rsidRPr="00C613A9">
        <w:rPr>
          <w:rFonts w:ascii="Times New Roman" w:hAnsi="Times New Roman"/>
          <w:spacing w:val="-1"/>
          <w:sz w:val="24"/>
          <w:szCs w:val="24"/>
        </w:rPr>
        <w:t xml:space="preserve"> com o auditor sem a presença da administração</w:t>
      </w:r>
      <w:r>
        <w:rPr>
          <w:rFonts w:ascii="Times New Roman" w:hAnsi="Times New Roman"/>
          <w:spacing w:val="-1"/>
          <w:sz w:val="24"/>
          <w:szCs w:val="24"/>
        </w:rPr>
        <w:t>;</w:t>
      </w:r>
    </w:p>
    <w:p w14:paraId="5A907C44"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a</w:t>
      </w:r>
      <w:r w:rsidRPr="00C613A9">
        <w:rPr>
          <w:rFonts w:ascii="Times New Roman" w:hAnsi="Times New Roman"/>
          <w:spacing w:val="-1"/>
          <w:sz w:val="24"/>
          <w:szCs w:val="24"/>
        </w:rPr>
        <w:t xml:space="preserve"> aparente capacidade dos responsáveis pela governança de compreender plenamente os assuntos levantados pelo auditor, por exemplo, a extensão em que os responsáveis pela governança investigam os assuntos e questionam as recomendações feitas a eles</w:t>
      </w:r>
      <w:r>
        <w:rPr>
          <w:rFonts w:ascii="Times New Roman" w:hAnsi="Times New Roman"/>
          <w:spacing w:val="-1"/>
          <w:sz w:val="24"/>
          <w:szCs w:val="24"/>
        </w:rPr>
        <w:t>;</w:t>
      </w:r>
    </w:p>
    <w:p w14:paraId="73FC19C3"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d</w:t>
      </w:r>
      <w:r w:rsidRPr="00C613A9">
        <w:rPr>
          <w:rFonts w:ascii="Times New Roman" w:hAnsi="Times New Roman"/>
          <w:spacing w:val="-1"/>
          <w:sz w:val="24"/>
          <w:szCs w:val="24"/>
        </w:rPr>
        <w:t>ificuldade em estabelecer entendimento mútuo com os responsáveis pela governança sobre a forma, a época e o conteúdo geral previsto das comunicações</w:t>
      </w:r>
      <w:r>
        <w:rPr>
          <w:rFonts w:ascii="Times New Roman" w:hAnsi="Times New Roman"/>
          <w:spacing w:val="-1"/>
          <w:sz w:val="24"/>
          <w:szCs w:val="24"/>
        </w:rPr>
        <w:t>;</w:t>
      </w:r>
    </w:p>
    <w:p w14:paraId="29753E9C" w14:textId="77777777" w:rsidR="002A6EFF" w:rsidRPr="00C613A9"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pacing w:val="-1"/>
          <w:sz w:val="24"/>
          <w:szCs w:val="24"/>
        </w:rPr>
      </w:pPr>
      <w:r>
        <w:rPr>
          <w:rFonts w:ascii="Times New Roman" w:hAnsi="Times New Roman"/>
          <w:spacing w:val="-1"/>
          <w:sz w:val="24"/>
          <w:szCs w:val="24"/>
        </w:rPr>
        <w:t>q</w:t>
      </w:r>
      <w:r w:rsidRPr="00C613A9">
        <w:rPr>
          <w:rFonts w:ascii="Times New Roman" w:hAnsi="Times New Roman"/>
          <w:spacing w:val="-1"/>
          <w:sz w:val="24"/>
          <w:szCs w:val="24"/>
        </w:rPr>
        <w:t>uando todos ou alguns dos responsáveis pela governança estão envolvidos na administração da entidade, sua aparente consciência de como os assuntos discutidos com o auditor afetam suas responsabilidades de governança mais amplas, bem como suas responsabilidades administrativas</w:t>
      </w:r>
      <w:r>
        <w:rPr>
          <w:rFonts w:ascii="Times New Roman" w:hAnsi="Times New Roman"/>
          <w:spacing w:val="-1"/>
          <w:sz w:val="24"/>
          <w:szCs w:val="24"/>
        </w:rPr>
        <w:t>;</w:t>
      </w:r>
    </w:p>
    <w:p w14:paraId="11EFA863"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s</w:t>
      </w:r>
      <w:r w:rsidRPr="00C613A9">
        <w:rPr>
          <w:rFonts w:ascii="Times New Roman" w:hAnsi="Times New Roman"/>
          <w:spacing w:val="-1"/>
          <w:sz w:val="24"/>
          <w:szCs w:val="24"/>
        </w:rPr>
        <w:t>e a comunicação entre o auditor e os responsáveis pela governança satisfaz as exigências legais e regula</w:t>
      </w:r>
      <w:r>
        <w:rPr>
          <w:rFonts w:ascii="Times New Roman" w:hAnsi="Times New Roman"/>
          <w:spacing w:val="-1"/>
          <w:sz w:val="24"/>
          <w:szCs w:val="24"/>
        </w:rPr>
        <w:t>tórias</w:t>
      </w:r>
      <w:r w:rsidRPr="00C613A9">
        <w:rPr>
          <w:rFonts w:ascii="Times New Roman" w:hAnsi="Times New Roman"/>
          <w:spacing w:val="-1"/>
          <w:sz w:val="24"/>
          <w:szCs w:val="24"/>
        </w:rPr>
        <w:t xml:space="preserve"> aplicáveis</w:t>
      </w:r>
      <w:r w:rsidRPr="00E13C5B">
        <w:rPr>
          <w:rFonts w:ascii="Times New Roman" w:hAnsi="Times New Roman"/>
          <w:spacing w:val="6"/>
          <w:sz w:val="24"/>
          <w:szCs w:val="24"/>
        </w:rPr>
        <w:t>.</w:t>
      </w:r>
    </w:p>
    <w:p w14:paraId="321B9CE8" w14:textId="77777777" w:rsidR="002A6EFF" w:rsidRPr="00E13C5B" w:rsidRDefault="002A6EFF" w:rsidP="002A6EFF">
      <w:pPr>
        <w:spacing w:after="0" w:line="240" w:lineRule="auto"/>
        <w:jc w:val="both"/>
        <w:rPr>
          <w:rFonts w:ascii="Times New Roman" w:hAnsi="Times New Roman"/>
          <w:spacing w:val="-1"/>
          <w:sz w:val="24"/>
          <w:szCs w:val="24"/>
        </w:rPr>
      </w:pPr>
    </w:p>
    <w:p w14:paraId="685F39EF" w14:textId="77777777" w:rsidR="002A6EFF" w:rsidRPr="00E13C5B" w:rsidRDefault="002A6EFF" w:rsidP="002A6EFF">
      <w:pPr>
        <w:tabs>
          <w:tab w:val="left" w:pos="567"/>
        </w:tabs>
        <w:spacing w:after="0" w:line="240" w:lineRule="auto"/>
        <w:ind w:left="567" w:hanging="567"/>
        <w:jc w:val="both"/>
        <w:rPr>
          <w:rFonts w:ascii="Times New Roman" w:hAnsi="Times New Roman"/>
          <w:spacing w:val="-1"/>
          <w:sz w:val="24"/>
          <w:szCs w:val="24"/>
        </w:rPr>
      </w:pPr>
      <w:r w:rsidRPr="00E13C5B">
        <w:rPr>
          <w:rFonts w:ascii="Times New Roman" w:hAnsi="Times New Roman"/>
          <w:spacing w:val="-1"/>
          <w:sz w:val="24"/>
          <w:szCs w:val="24"/>
        </w:rPr>
        <w:t xml:space="preserve">A52. </w:t>
      </w:r>
      <w:r>
        <w:rPr>
          <w:rFonts w:ascii="Times New Roman" w:hAnsi="Times New Roman"/>
          <w:spacing w:val="-1"/>
          <w:sz w:val="24"/>
          <w:szCs w:val="24"/>
        </w:rPr>
        <w:tab/>
      </w:r>
      <w:r w:rsidRPr="00C613A9">
        <w:rPr>
          <w:rFonts w:ascii="Times New Roman" w:hAnsi="Times New Roman"/>
          <w:sz w:val="24"/>
          <w:szCs w:val="24"/>
        </w:rPr>
        <w:t>Conforme observado no item 4, a comunicação recíproca eficaz auxilia o auditor e os responsáveis pela governança. Além disso, a NBC TA 315, item A77</w:t>
      </w:r>
      <w:r>
        <w:rPr>
          <w:rFonts w:ascii="Times New Roman" w:hAnsi="Times New Roman"/>
          <w:sz w:val="24"/>
          <w:szCs w:val="24"/>
        </w:rPr>
        <w:t>,</w:t>
      </w:r>
      <w:r w:rsidRPr="00C613A9">
        <w:rPr>
          <w:rFonts w:ascii="Times New Roman" w:hAnsi="Times New Roman"/>
          <w:sz w:val="24"/>
          <w:szCs w:val="24"/>
        </w:rPr>
        <w:t xml:space="preserve"> identifica a participação dos responsáveis pela governança, incluindo sua interação com a auditoria interna, se houver, e auditores independentes, como elemento do ambiente de controle da entidade. </w:t>
      </w:r>
      <w:r w:rsidRPr="00E13C5B">
        <w:rPr>
          <w:rFonts w:ascii="Times New Roman" w:hAnsi="Times New Roman"/>
          <w:sz w:val="24"/>
          <w:szCs w:val="24"/>
        </w:rPr>
        <w:t xml:space="preserve">A comunicação recíproca inadequada pode indicar um ambiente de controle insatisfatório e influenciar a avaliação do auditor sobre os riscos de distorções relevantes. </w:t>
      </w:r>
      <w:r w:rsidRPr="00E13C5B">
        <w:rPr>
          <w:rFonts w:ascii="Times New Roman" w:hAnsi="Times New Roman"/>
          <w:spacing w:val="3"/>
          <w:sz w:val="24"/>
          <w:szCs w:val="24"/>
        </w:rPr>
        <w:t xml:space="preserve">Existe também </w:t>
      </w:r>
      <w:r>
        <w:rPr>
          <w:rFonts w:ascii="Times New Roman" w:hAnsi="Times New Roman"/>
          <w:spacing w:val="3"/>
          <w:sz w:val="24"/>
          <w:szCs w:val="24"/>
        </w:rPr>
        <w:t>o</w:t>
      </w:r>
      <w:r w:rsidRPr="00E13C5B">
        <w:rPr>
          <w:rFonts w:ascii="Times New Roman" w:hAnsi="Times New Roman"/>
          <w:spacing w:val="3"/>
          <w:sz w:val="24"/>
          <w:szCs w:val="24"/>
        </w:rPr>
        <w:t xml:space="preserve"> risco de que o auditor pode não ter obtido evidência de auditoria apropriada e suficiente para expressar uma opinião sobre as demonstrações contábeis</w:t>
      </w:r>
      <w:r>
        <w:rPr>
          <w:rFonts w:ascii="Times New Roman" w:hAnsi="Times New Roman"/>
          <w:spacing w:val="3"/>
          <w:sz w:val="24"/>
          <w:szCs w:val="24"/>
        </w:rPr>
        <w:t>.</w:t>
      </w:r>
    </w:p>
    <w:p w14:paraId="283E74DF" w14:textId="77777777" w:rsidR="002A6EFF" w:rsidRDefault="002A6EFF" w:rsidP="002A6EFF">
      <w:pPr>
        <w:tabs>
          <w:tab w:val="left" w:pos="567"/>
        </w:tabs>
        <w:spacing w:after="0" w:line="240" w:lineRule="auto"/>
        <w:ind w:left="567" w:hanging="567"/>
        <w:jc w:val="both"/>
        <w:rPr>
          <w:rFonts w:ascii="Times New Roman" w:hAnsi="Times New Roman"/>
          <w:spacing w:val="-1"/>
          <w:sz w:val="24"/>
          <w:szCs w:val="24"/>
        </w:rPr>
      </w:pPr>
    </w:p>
    <w:p w14:paraId="7F1649D4" w14:textId="77777777" w:rsidR="002A6EFF" w:rsidRPr="00E13C5B" w:rsidRDefault="002A6EFF" w:rsidP="002A6EFF">
      <w:pPr>
        <w:tabs>
          <w:tab w:val="left" w:pos="567"/>
        </w:tabs>
        <w:spacing w:after="12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A53. </w:t>
      </w:r>
      <w:r>
        <w:rPr>
          <w:rFonts w:ascii="Times New Roman" w:hAnsi="Times New Roman"/>
          <w:spacing w:val="-1"/>
          <w:sz w:val="24"/>
          <w:szCs w:val="24"/>
        </w:rPr>
        <w:tab/>
      </w:r>
      <w:r w:rsidRPr="00E13C5B">
        <w:rPr>
          <w:rFonts w:ascii="Times New Roman" w:hAnsi="Times New Roman"/>
          <w:spacing w:val="-1"/>
          <w:sz w:val="24"/>
          <w:szCs w:val="24"/>
        </w:rPr>
        <w:t>Caso a comunicação entre o auditor e os responsáveis pela governança não seja adequada e a situação não possa ser resolvida, o auditor pode tomar certas ações, tais como:</w:t>
      </w:r>
    </w:p>
    <w:p w14:paraId="151B3A69"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m</w:t>
      </w:r>
      <w:r w:rsidRPr="00E13C5B">
        <w:rPr>
          <w:rFonts w:ascii="Times New Roman" w:hAnsi="Times New Roman"/>
          <w:sz w:val="24"/>
          <w:szCs w:val="24"/>
        </w:rPr>
        <w:t xml:space="preserve">odificar a opinião do auditor com base </w:t>
      </w:r>
      <w:r>
        <w:rPr>
          <w:rFonts w:ascii="Times New Roman" w:hAnsi="Times New Roman"/>
          <w:sz w:val="24"/>
          <w:szCs w:val="24"/>
        </w:rPr>
        <w:t>na</w:t>
      </w:r>
      <w:r w:rsidRPr="00E13C5B">
        <w:rPr>
          <w:rFonts w:ascii="Times New Roman" w:hAnsi="Times New Roman"/>
          <w:sz w:val="24"/>
          <w:szCs w:val="24"/>
        </w:rPr>
        <w:t xml:space="preserve"> limitação ao alcance</w:t>
      </w:r>
      <w:r>
        <w:rPr>
          <w:rFonts w:ascii="Times New Roman" w:hAnsi="Times New Roman"/>
          <w:sz w:val="24"/>
          <w:szCs w:val="24"/>
        </w:rPr>
        <w:t>;</w:t>
      </w:r>
    </w:p>
    <w:p w14:paraId="509C934D"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o</w:t>
      </w:r>
      <w:r w:rsidRPr="00E13C5B">
        <w:rPr>
          <w:rFonts w:ascii="Times New Roman" w:hAnsi="Times New Roman"/>
          <w:spacing w:val="1"/>
          <w:sz w:val="24"/>
          <w:szCs w:val="24"/>
        </w:rPr>
        <w:t>bter assessoria jurídica sobre as consequências de diferentes cursos de ação</w:t>
      </w:r>
      <w:r>
        <w:rPr>
          <w:rFonts w:ascii="Times New Roman" w:hAnsi="Times New Roman"/>
          <w:spacing w:val="1"/>
          <w:sz w:val="24"/>
          <w:szCs w:val="24"/>
        </w:rPr>
        <w:t>;</w:t>
      </w:r>
    </w:p>
    <w:p w14:paraId="21CBE3EA" w14:textId="77777777" w:rsidR="002A6EFF" w:rsidRPr="00E13C5B" w:rsidRDefault="002A6EFF">
      <w:pPr>
        <w:pStyle w:val="PargrafodaLista"/>
        <w:widowControl w:val="0"/>
        <w:numPr>
          <w:ilvl w:val="0"/>
          <w:numId w:val="122"/>
        </w:numPr>
        <w:tabs>
          <w:tab w:val="left" w:pos="851"/>
        </w:tabs>
        <w:spacing w:after="12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c</w:t>
      </w:r>
      <w:r w:rsidRPr="00C613A9">
        <w:rPr>
          <w:rFonts w:ascii="Times New Roman" w:hAnsi="Times New Roman"/>
          <w:spacing w:val="-1"/>
          <w:sz w:val="24"/>
          <w:szCs w:val="24"/>
        </w:rPr>
        <w:t>omunicar terceiros (</w:t>
      </w:r>
      <w:r>
        <w:rPr>
          <w:rFonts w:ascii="Times New Roman" w:hAnsi="Times New Roman"/>
          <w:spacing w:val="-1"/>
          <w:sz w:val="24"/>
          <w:szCs w:val="24"/>
        </w:rPr>
        <w:t>por exemplo</w:t>
      </w:r>
      <w:r w:rsidRPr="00C613A9">
        <w:rPr>
          <w:rFonts w:ascii="Times New Roman" w:hAnsi="Times New Roman"/>
          <w:spacing w:val="-1"/>
          <w:sz w:val="24"/>
          <w:szCs w:val="24"/>
        </w:rPr>
        <w:t>, órgão regulador) ou autoridade superior na estrutura da governança, externa à entidade, como os proprietários d</w:t>
      </w:r>
      <w:r>
        <w:rPr>
          <w:rFonts w:ascii="Times New Roman" w:hAnsi="Times New Roman"/>
          <w:spacing w:val="-1"/>
          <w:sz w:val="24"/>
          <w:szCs w:val="24"/>
        </w:rPr>
        <w:t>o</w:t>
      </w:r>
      <w:r w:rsidRPr="00C613A9">
        <w:rPr>
          <w:rFonts w:ascii="Times New Roman" w:hAnsi="Times New Roman"/>
          <w:spacing w:val="-1"/>
          <w:sz w:val="24"/>
          <w:szCs w:val="24"/>
        </w:rPr>
        <w:t xml:space="preserve"> negócio (</w:t>
      </w:r>
      <w:r>
        <w:rPr>
          <w:rFonts w:ascii="Times New Roman" w:hAnsi="Times New Roman"/>
          <w:spacing w:val="-1"/>
          <w:sz w:val="24"/>
          <w:szCs w:val="24"/>
        </w:rPr>
        <w:t>por exemplo</w:t>
      </w:r>
      <w:r w:rsidRPr="00C613A9">
        <w:rPr>
          <w:rFonts w:ascii="Times New Roman" w:hAnsi="Times New Roman"/>
          <w:spacing w:val="-1"/>
          <w:sz w:val="24"/>
          <w:szCs w:val="24"/>
        </w:rPr>
        <w:t xml:space="preserve">, acionistas </w:t>
      </w:r>
      <w:r>
        <w:rPr>
          <w:rFonts w:ascii="Times New Roman" w:hAnsi="Times New Roman"/>
          <w:spacing w:val="-1"/>
          <w:sz w:val="24"/>
          <w:szCs w:val="24"/>
        </w:rPr>
        <w:t>na</w:t>
      </w:r>
      <w:r w:rsidRPr="00C613A9">
        <w:rPr>
          <w:rFonts w:ascii="Times New Roman" w:hAnsi="Times New Roman"/>
          <w:spacing w:val="-1"/>
          <w:sz w:val="24"/>
          <w:szCs w:val="24"/>
        </w:rPr>
        <w:t xml:space="preserve"> assembleia geral), ou o ministro responsável do governo ou o legislativo no setor público</w:t>
      </w:r>
      <w:r>
        <w:rPr>
          <w:rFonts w:ascii="Times New Roman" w:hAnsi="Times New Roman"/>
          <w:spacing w:val="-1"/>
          <w:sz w:val="24"/>
          <w:szCs w:val="24"/>
        </w:rPr>
        <w:t>;</w:t>
      </w:r>
    </w:p>
    <w:p w14:paraId="25F353E9" w14:textId="77777777" w:rsidR="002A6EFF" w:rsidRPr="00E13C5B" w:rsidRDefault="002A6EFF">
      <w:pPr>
        <w:pStyle w:val="PargrafodaLista"/>
        <w:widowControl w:val="0"/>
        <w:numPr>
          <w:ilvl w:val="0"/>
          <w:numId w:val="122"/>
        </w:numPr>
        <w:tabs>
          <w:tab w:val="left" w:pos="851"/>
        </w:tabs>
        <w:spacing w:after="0" w:line="240" w:lineRule="auto"/>
        <w:ind w:left="851" w:hanging="284"/>
        <w:contextualSpacing w:val="0"/>
        <w:jc w:val="both"/>
        <w:rPr>
          <w:rFonts w:ascii="Times New Roman" w:hAnsi="Times New Roman"/>
          <w:sz w:val="24"/>
          <w:szCs w:val="24"/>
        </w:rPr>
      </w:pPr>
      <w:r>
        <w:rPr>
          <w:rFonts w:ascii="Times New Roman" w:hAnsi="Times New Roman"/>
          <w:spacing w:val="-1"/>
          <w:sz w:val="24"/>
          <w:szCs w:val="24"/>
        </w:rPr>
        <w:t>r</w:t>
      </w:r>
      <w:r w:rsidRPr="00C613A9">
        <w:rPr>
          <w:rFonts w:ascii="Times New Roman" w:hAnsi="Times New Roman"/>
          <w:spacing w:val="-1"/>
          <w:sz w:val="24"/>
          <w:szCs w:val="24"/>
        </w:rPr>
        <w:t>etirar-se do trabalho de auditoria</w:t>
      </w:r>
      <w:r>
        <w:rPr>
          <w:rFonts w:ascii="Times New Roman" w:hAnsi="Times New Roman"/>
          <w:spacing w:val="-1"/>
          <w:sz w:val="24"/>
          <w:szCs w:val="24"/>
        </w:rPr>
        <w:t>,</w:t>
      </w:r>
      <w:r w:rsidRPr="00C613A9">
        <w:rPr>
          <w:rFonts w:ascii="Times New Roman" w:hAnsi="Times New Roman"/>
          <w:spacing w:val="-1"/>
          <w:sz w:val="24"/>
          <w:szCs w:val="24"/>
        </w:rPr>
        <w:t xml:space="preserve"> quando for possível</w:t>
      </w:r>
      <w:r>
        <w:rPr>
          <w:rFonts w:ascii="Times New Roman" w:hAnsi="Times New Roman"/>
          <w:spacing w:val="-1"/>
          <w:sz w:val="24"/>
          <w:szCs w:val="24"/>
        </w:rPr>
        <w:t>,</w:t>
      </w:r>
      <w:r w:rsidRPr="00C613A9">
        <w:rPr>
          <w:rFonts w:ascii="Times New Roman" w:hAnsi="Times New Roman"/>
          <w:spacing w:val="-1"/>
          <w:sz w:val="24"/>
          <w:szCs w:val="24"/>
        </w:rPr>
        <w:t xml:space="preserve"> de acordo com lei ou regulamento aplicável</w:t>
      </w:r>
      <w:r w:rsidRPr="00E13C5B">
        <w:rPr>
          <w:rFonts w:ascii="Times New Roman" w:hAnsi="Times New Roman"/>
          <w:spacing w:val="6"/>
          <w:sz w:val="24"/>
          <w:szCs w:val="24"/>
        </w:rPr>
        <w:t>.</w:t>
      </w:r>
      <w:r w:rsidRPr="00E13C5B">
        <w:rPr>
          <w:rFonts w:ascii="Times New Roman" w:hAnsi="Times New Roman"/>
          <w:sz w:val="24"/>
          <w:szCs w:val="24"/>
        </w:rPr>
        <w:t xml:space="preserve"> </w:t>
      </w:r>
    </w:p>
    <w:p w14:paraId="02E6EB90" w14:textId="77777777" w:rsidR="002A6EFF" w:rsidRPr="00E13C5B" w:rsidRDefault="002A6EFF" w:rsidP="002A6EFF">
      <w:pPr>
        <w:spacing w:after="0" w:line="240" w:lineRule="auto"/>
        <w:jc w:val="both"/>
        <w:rPr>
          <w:rFonts w:ascii="Times New Roman" w:hAnsi="Times New Roman"/>
          <w:spacing w:val="-1"/>
          <w:sz w:val="24"/>
          <w:szCs w:val="24"/>
        </w:rPr>
      </w:pPr>
    </w:p>
    <w:p w14:paraId="6FE7A596"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b/>
          <w:sz w:val="24"/>
          <w:szCs w:val="24"/>
        </w:rPr>
        <w:t xml:space="preserve">Documentação </w:t>
      </w:r>
      <w:r w:rsidRPr="00E13C5B">
        <w:rPr>
          <w:rFonts w:ascii="Times New Roman" w:hAnsi="Times New Roman"/>
          <w:spacing w:val="6"/>
          <w:sz w:val="24"/>
          <w:szCs w:val="24"/>
        </w:rPr>
        <w:t xml:space="preserve">(item </w:t>
      </w:r>
      <w:r w:rsidRPr="00E13C5B">
        <w:rPr>
          <w:rFonts w:ascii="Times New Roman" w:hAnsi="Times New Roman"/>
          <w:spacing w:val="7"/>
          <w:sz w:val="24"/>
          <w:szCs w:val="24"/>
        </w:rPr>
        <w:t>2</w:t>
      </w:r>
      <w:r w:rsidRPr="00E13C5B">
        <w:rPr>
          <w:rFonts w:ascii="Times New Roman" w:hAnsi="Times New Roman"/>
          <w:spacing w:val="4"/>
          <w:sz w:val="24"/>
          <w:szCs w:val="24"/>
        </w:rPr>
        <w:t>3)</w:t>
      </w:r>
    </w:p>
    <w:p w14:paraId="24C86721" w14:textId="77777777" w:rsidR="002A6EFF" w:rsidRPr="00E13C5B" w:rsidRDefault="002A6EFF" w:rsidP="002A6EFF">
      <w:pPr>
        <w:spacing w:after="0" w:line="240" w:lineRule="auto"/>
        <w:jc w:val="both"/>
        <w:rPr>
          <w:rFonts w:ascii="Times New Roman" w:hAnsi="Times New Roman"/>
          <w:sz w:val="24"/>
          <w:szCs w:val="24"/>
        </w:rPr>
      </w:pPr>
    </w:p>
    <w:p w14:paraId="37291C4E" w14:textId="77777777" w:rsidR="002A6EFF" w:rsidRPr="00E13C5B" w:rsidRDefault="002A6EFF" w:rsidP="002A6EFF">
      <w:pPr>
        <w:tabs>
          <w:tab w:val="left" w:pos="567"/>
        </w:tabs>
        <w:spacing w:after="0" w:line="240" w:lineRule="auto"/>
        <w:ind w:left="567" w:hanging="567"/>
        <w:jc w:val="both"/>
        <w:rPr>
          <w:rFonts w:ascii="Times New Roman" w:hAnsi="Times New Roman"/>
          <w:sz w:val="24"/>
          <w:szCs w:val="24"/>
        </w:rPr>
      </w:pPr>
      <w:r w:rsidRPr="00E13C5B">
        <w:rPr>
          <w:rFonts w:ascii="Times New Roman" w:hAnsi="Times New Roman"/>
          <w:spacing w:val="-1"/>
          <w:sz w:val="24"/>
          <w:szCs w:val="24"/>
        </w:rPr>
        <w:t xml:space="preserve">A54. </w:t>
      </w:r>
      <w:r>
        <w:rPr>
          <w:rFonts w:ascii="Times New Roman" w:hAnsi="Times New Roman"/>
          <w:spacing w:val="-1"/>
          <w:sz w:val="24"/>
          <w:szCs w:val="24"/>
        </w:rPr>
        <w:tab/>
      </w:r>
      <w:r w:rsidRPr="00E13C5B">
        <w:rPr>
          <w:rFonts w:ascii="Times New Roman" w:hAnsi="Times New Roman"/>
          <w:spacing w:val="-1"/>
          <w:sz w:val="24"/>
          <w:szCs w:val="24"/>
        </w:rPr>
        <w:t>A documentação de comunicação verbal pode incluir cópia de atas elaboradas pela entidade retida como parte da documentação de auditoria no caso em que essas atas s</w:t>
      </w:r>
      <w:r>
        <w:rPr>
          <w:rFonts w:ascii="Times New Roman" w:hAnsi="Times New Roman"/>
          <w:spacing w:val="-1"/>
          <w:sz w:val="24"/>
          <w:szCs w:val="24"/>
        </w:rPr>
        <w:t>ejam</w:t>
      </w:r>
      <w:r w:rsidRPr="00E13C5B">
        <w:rPr>
          <w:rFonts w:ascii="Times New Roman" w:hAnsi="Times New Roman"/>
          <w:spacing w:val="-1"/>
          <w:sz w:val="24"/>
          <w:szCs w:val="24"/>
        </w:rPr>
        <w:t xml:space="preserve"> </w:t>
      </w:r>
      <w:r>
        <w:rPr>
          <w:rFonts w:ascii="Times New Roman" w:hAnsi="Times New Roman"/>
          <w:spacing w:val="-1"/>
          <w:sz w:val="24"/>
          <w:szCs w:val="24"/>
        </w:rPr>
        <w:t>o</w:t>
      </w:r>
      <w:r w:rsidRPr="00E13C5B">
        <w:rPr>
          <w:rFonts w:ascii="Times New Roman" w:hAnsi="Times New Roman"/>
          <w:spacing w:val="-1"/>
          <w:sz w:val="24"/>
          <w:szCs w:val="24"/>
        </w:rPr>
        <w:t xml:space="preserve"> registro apropriado da comunicação.</w:t>
      </w:r>
    </w:p>
    <w:p w14:paraId="3F2FA278" w14:textId="77777777" w:rsidR="002A6EFF" w:rsidRDefault="002A6EFF" w:rsidP="002A6EFF">
      <w:pPr>
        <w:spacing w:after="0" w:line="240" w:lineRule="auto"/>
        <w:jc w:val="both"/>
        <w:rPr>
          <w:rFonts w:ascii="Times New Roman" w:hAnsi="Times New Roman"/>
          <w:spacing w:val="-1"/>
          <w:sz w:val="24"/>
          <w:szCs w:val="24"/>
        </w:rPr>
      </w:pPr>
    </w:p>
    <w:p w14:paraId="2178B009" w14:textId="77777777" w:rsidR="002A6EFF" w:rsidRPr="00E13C5B" w:rsidRDefault="002A6EFF" w:rsidP="002A6EFF">
      <w:pPr>
        <w:spacing w:after="0" w:line="240" w:lineRule="auto"/>
        <w:jc w:val="both"/>
        <w:rPr>
          <w:rFonts w:ascii="Times New Roman" w:hAnsi="Times New Roman"/>
          <w:spacing w:val="-1"/>
          <w:sz w:val="24"/>
          <w:szCs w:val="24"/>
        </w:rPr>
      </w:pPr>
    </w:p>
    <w:p w14:paraId="2E0605F6" w14:textId="77777777" w:rsidR="002A6EFF" w:rsidRPr="00E13C5B" w:rsidRDefault="002A6EFF" w:rsidP="002A6EFF">
      <w:pPr>
        <w:spacing w:after="0" w:line="240" w:lineRule="auto"/>
        <w:rPr>
          <w:rFonts w:ascii="Times New Roman" w:hAnsi="Times New Roman"/>
          <w:sz w:val="24"/>
          <w:szCs w:val="24"/>
        </w:rPr>
      </w:pPr>
      <w:r w:rsidRPr="00C613A9">
        <w:rPr>
          <w:rFonts w:ascii="Times New Roman" w:hAnsi="Times New Roman"/>
          <w:b/>
          <w:sz w:val="24"/>
          <w:szCs w:val="24"/>
        </w:rPr>
        <w:t>Apêndice 1</w:t>
      </w:r>
      <w:r>
        <w:rPr>
          <w:rFonts w:ascii="Times New Roman" w:hAnsi="Times New Roman"/>
          <w:b/>
          <w:spacing w:val="-5"/>
          <w:sz w:val="24"/>
          <w:szCs w:val="24"/>
        </w:rPr>
        <w:t xml:space="preserve"> </w:t>
      </w:r>
      <w:r w:rsidRPr="00E13C5B">
        <w:rPr>
          <w:rFonts w:ascii="Times New Roman" w:hAnsi="Times New Roman"/>
          <w:spacing w:val="1"/>
          <w:sz w:val="24"/>
          <w:szCs w:val="24"/>
        </w:rPr>
        <w:t xml:space="preserve">(item </w:t>
      </w:r>
      <w:r w:rsidRPr="00E13C5B">
        <w:rPr>
          <w:rFonts w:ascii="Times New Roman" w:hAnsi="Times New Roman"/>
          <w:w w:val="99"/>
          <w:sz w:val="24"/>
          <w:szCs w:val="24"/>
        </w:rPr>
        <w:t>3)</w:t>
      </w:r>
    </w:p>
    <w:p w14:paraId="381F8D27" w14:textId="77777777" w:rsidR="002A6EFF" w:rsidRPr="00E13C5B" w:rsidRDefault="002A6EFF" w:rsidP="002A6EFF">
      <w:pPr>
        <w:spacing w:after="0" w:line="240" w:lineRule="auto"/>
        <w:jc w:val="both"/>
        <w:rPr>
          <w:rFonts w:ascii="Times New Roman" w:hAnsi="Times New Roman"/>
          <w:sz w:val="24"/>
          <w:szCs w:val="24"/>
        </w:rPr>
      </w:pPr>
    </w:p>
    <w:p w14:paraId="2D76E264" w14:textId="77777777" w:rsidR="002A6EFF" w:rsidRPr="00C613A9" w:rsidRDefault="002A6EFF" w:rsidP="002A6EFF">
      <w:pPr>
        <w:spacing w:after="0" w:line="240" w:lineRule="auto"/>
        <w:jc w:val="both"/>
        <w:rPr>
          <w:rFonts w:ascii="Times New Roman" w:hAnsi="Times New Roman"/>
          <w:b/>
          <w:sz w:val="24"/>
          <w:szCs w:val="24"/>
        </w:rPr>
      </w:pPr>
      <w:r w:rsidRPr="00C613A9">
        <w:rPr>
          <w:rFonts w:ascii="Times New Roman" w:hAnsi="Times New Roman"/>
          <w:b/>
          <w:sz w:val="24"/>
          <w:szCs w:val="24"/>
        </w:rPr>
        <w:t>Requisitos específicos na NBC PA 01 – Controle de Qualidade para Firmas (Pessoas Jurídicas e Físicas) de Auditores Independentes que executam exames de auditoria e revisões de informação contábil histórica, outros trabalhos de asseguração e de serviços correlatos e outras normas de auditoria que se referem a comunicações com os responsáveis pela governança</w:t>
      </w:r>
    </w:p>
    <w:p w14:paraId="44D7EC45" w14:textId="77777777" w:rsidR="002A6EFF" w:rsidRPr="00E13C5B" w:rsidRDefault="002A6EFF" w:rsidP="002A6EFF">
      <w:pPr>
        <w:tabs>
          <w:tab w:val="left" w:pos="0"/>
        </w:tabs>
        <w:autoSpaceDE w:val="0"/>
        <w:autoSpaceDN w:val="0"/>
        <w:adjustRightInd w:val="0"/>
        <w:spacing w:after="0" w:line="240" w:lineRule="auto"/>
        <w:jc w:val="both"/>
        <w:rPr>
          <w:rFonts w:ascii="Times New Roman" w:hAnsi="Times New Roman"/>
          <w:spacing w:val="3"/>
          <w:sz w:val="24"/>
          <w:szCs w:val="24"/>
        </w:rPr>
      </w:pPr>
    </w:p>
    <w:p w14:paraId="2A8FFA05" w14:textId="77777777" w:rsidR="002A6EFF" w:rsidRPr="00E13C5B" w:rsidRDefault="002A6EFF" w:rsidP="002A6EFF">
      <w:pPr>
        <w:tabs>
          <w:tab w:val="left" w:pos="0"/>
        </w:tabs>
        <w:autoSpaceDE w:val="0"/>
        <w:autoSpaceDN w:val="0"/>
        <w:adjustRightInd w:val="0"/>
        <w:spacing w:after="0" w:line="240" w:lineRule="auto"/>
        <w:jc w:val="both"/>
        <w:rPr>
          <w:rFonts w:ascii="Times New Roman" w:hAnsi="Times New Roman"/>
          <w:color w:val="000000"/>
          <w:sz w:val="24"/>
          <w:szCs w:val="24"/>
        </w:rPr>
      </w:pPr>
      <w:r w:rsidRPr="00E13C5B">
        <w:rPr>
          <w:rFonts w:ascii="Times New Roman" w:hAnsi="Times New Roman"/>
          <w:spacing w:val="3"/>
          <w:sz w:val="24"/>
          <w:szCs w:val="24"/>
        </w:rPr>
        <w:t>Este apêndice identifica itens na NBC PA 01 e outras normas de auditoria que exigem a comunicação de assuntos específicos aos responsáveis pela governança.</w:t>
      </w:r>
      <w:r w:rsidRPr="00E13C5B">
        <w:rPr>
          <w:rFonts w:ascii="Times New Roman" w:hAnsi="Times New Roman"/>
          <w:spacing w:val="-4"/>
          <w:sz w:val="24"/>
          <w:szCs w:val="24"/>
        </w:rPr>
        <w:t xml:space="preserve"> </w:t>
      </w:r>
      <w:r w:rsidRPr="00E13C5B">
        <w:rPr>
          <w:rFonts w:ascii="Times New Roman" w:hAnsi="Times New Roman"/>
          <w:vanish/>
          <w:spacing w:val="3"/>
          <w:sz w:val="24"/>
          <w:szCs w:val="24"/>
        </w:rPr>
        <w:t>A lista não substitui a consideração dos requisitos e correspondente aplicação e outros materiais explicativos nas normas de auditoria</w:t>
      </w:r>
      <w:r w:rsidRPr="00E13C5B">
        <w:rPr>
          <w:rFonts w:ascii="Times New Roman" w:hAnsi="Times New Roman"/>
          <w:spacing w:val="3"/>
          <w:sz w:val="24"/>
          <w:szCs w:val="24"/>
        </w:rPr>
        <w:t xml:space="preserve"> </w:t>
      </w:r>
      <w:r w:rsidRPr="00E13C5B">
        <w:rPr>
          <w:rFonts w:ascii="Times New Roman" w:hAnsi="Times New Roman"/>
          <w:color w:val="000000"/>
          <w:sz w:val="24"/>
          <w:szCs w:val="24"/>
        </w:rPr>
        <w:t xml:space="preserve">A lista não substitui a consideração dos requisitos e </w:t>
      </w:r>
      <w:r>
        <w:rPr>
          <w:rFonts w:ascii="Times New Roman" w:hAnsi="Times New Roman"/>
          <w:color w:val="000000"/>
          <w:sz w:val="24"/>
          <w:szCs w:val="24"/>
        </w:rPr>
        <w:t xml:space="preserve">a </w:t>
      </w:r>
      <w:r w:rsidRPr="00E13C5B">
        <w:rPr>
          <w:rFonts w:ascii="Times New Roman" w:hAnsi="Times New Roman"/>
          <w:color w:val="000000"/>
          <w:sz w:val="24"/>
          <w:szCs w:val="24"/>
        </w:rPr>
        <w:t>correspondente aplicação e outros materiais explicativos nas normas de auditoria.</w:t>
      </w:r>
    </w:p>
    <w:p w14:paraId="70775B52" w14:textId="77777777" w:rsidR="002A6EFF" w:rsidRPr="00E13C5B" w:rsidRDefault="002A6EFF" w:rsidP="002A6EFF">
      <w:pPr>
        <w:spacing w:after="0" w:line="240" w:lineRule="auto"/>
        <w:jc w:val="both"/>
        <w:rPr>
          <w:rFonts w:ascii="Times New Roman" w:hAnsi="Times New Roman"/>
          <w:sz w:val="24"/>
          <w:szCs w:val="24"/>
        </w:rPr>
      </w:pPr>
    </w:p>
    <w:p w14:paraId="2DF739E6"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PA 01 – Controle de Qualidade para Firmas (Pessoas Jurídicas e Físicas) de Auditores Independentes, item 30(a);</w:t>
      </w:r>
    </w:p>
    <w:p w14:paraId="0074EF9F"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240 – Responsabilidade do Auditor em Relação a Fraude, no Contexto da Auditoria de Demonstrações Contábeis, itens 21, 38(c)(i) e 40 a 42;</w:t>
      </w:r>
    </w:p>
    <w:p w14:paraId="211949AE"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250 – Consideração de Leis e Regulamentos na Auditoria de Demonstrações Contábeis, itens 14, 19 e 22 a 24;</w:t>
      </w:r>
    </w:p>
    <w:p w14:paraId="622C646A"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265 – Comunicação de Deficiências d</w:t>
      </w:r>
      <w:r>
        <w:rPr>
          <w:rFonts w:ascii="Times New Roman" w:hAnsi="Times New Roman"/>
          <w:spacing w:val="3"/>
          <w:sz w:val="24"/>
          <w:szCs w:val="24"/>
        </w:rPr>
        <w:t>e</w:t>
      </w:r>
      <w:r w:rsidRPr="00C613A9">
        <w:rPr>
          <w:rFonts w:ascii="Times New Roman" w:hAnsi="Times New Roman"/>
          <w:spacing w:val="3"/>
          <w:sz w:val="24"/>
          <w:szCs w:val="24"/>
        </w:rPr>
        <w:t xml:space="preserve"> Controle Interno, item 9;</w:t>
      </w:r>
    </w:p>
    <w:p w14:paraId="5C15116F"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450 – Avaliação das Distorções Identificadas durante a Auditoria, itens 12 e 13;</w:t>
      </w:r>
    </w:p>
    <w:p w14:paraId="2F4AA618"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505 – Confirmações Externas, item 9;</w:t>
      </w:r>
    </w:p>
    <w:p w14:paraId="5DD2A73B"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510 – Trabalhos Iniciais – Saldos Iniciais, item 7;</w:t>
      </w:r>
    </w:p>
    <w:p w14:paraId="75666B55"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550 – Partes Relacionadas, item 27;</w:t>
      </w:r>
    </w:p>
    <w:p w14:paraId="7530811B"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560 – Eventos Subsequentes, itens 7(b) e (c), 10(a), 13(b), 14(a) e 17;</w:t>
      </w:r>
    </w:p>
    <w:p w14:paraId="60D5D1EE" w14:textId="77777777" w:rsidR="002A6EFF" w:rsidRPr="00E13C5B"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z w:val="24"/>
          <w:szCs w:val="24"/>
        </w:rPr>
      </w:pPr>
      <w:r w:rsidRPr="00C613A9">
        <w:rPr>
          <w:rFonts w:ascii="Times New Roman" w:hAnsi="Times New Roman"/>
          <w:spacing w:val="3"/>
          <w:sz w:val="24"/>
          <w:szCs w:val="24"/>
        </w:rPr>
        <w:t>NBC TA 570 – Continuidade Operacional, item 25</w:t>
      </w:r>
      <w:r w:rsidRPr="00E13C5B">
        <w:rPr>
          <w:rFonts w:ascii="Times New Roman" w:hAnsi="Times New Roman"/>
          <w:sz w:val="24"/>
          <w:szCs w:val="24"/>
        </w:rPr>
        <w:t>;</w:t>
      </w:r>
    </w:p>
    <w:p w14:paraId="05E391AC"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600 – Considerações Especiais – Auditorias de Demonstrações Contábeis de Grupos, Incluindo o Trabalho dos Auditores dos Componentes, item 49;</w:t>
      </w:r>
    </w:p>
    <w:p w14:paraId="065830C8"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610 – Utilização do Trabalho de Auditoria Interna, itens 20 e 31;</w:t>
      </w:r>
    </w:p>
    <w:p w14:paraId="00540C1A"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700</w:t>
      </w:r>
      <w:r>
        <w:rPr>
          <w:rFonts w:ascii="Times New Roman" w:hAnsi="Times New Roman"/>
          <w:spacing w:val="3"/>
          <w:sz w:val="24"/>
          <w:szCs w:val="24"/>
        </w:rPr>
        <w:t xml:space="preserve"> – </w:t>
      </w:r>
      <w:r w:rsidRPr="00C613A9">
        <w:rPr>
          <w:rFonts w:ascii="Times New Roman" w:hAnsi="Times New Roman"/>
          <w:spacing w:val="3"/>
          <w:sz w:val="24"/>
          <w:szCs w:val="24"/>
        </w:rPr>
        <w:t>Formação da Opinião e Emissão do Relatório do Auditor Independente sobre as Demonstrações Contábeis, item 46;</w:t>
      </w:r>
    </w:p>
    <w:p w14:paraId="3360F1B3"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NBC TA 701 –</w:t>
      </w:r>
      <w:r w:rsidRPr="00C613A9">
        <w:rPr>
          <w:rFonts w:ascii="Times New Roman" w:hAnsi="Times New Roman"/>
          <w:spacing w:val="3"/>
          <w:sz w:val="24"/>
          <w:szCs w:val="24"/>
        </w:rPr>
        <w:t xml:space="preserve"> Comunicação dos Principais Assuntos de Auditoria no Relatório do Auditor Independente, item 17;</w:t>
      </w:r>
    </w:p>
    <w:p w14:paraId="292538F8"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705 – Modificações na Opinião do Auditor Independente, itens 12, 14, 23 e 30;</w:t>
      </w:r>
    </w:p>
    <w:p w14:paraId="14075B43"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706 – Parágrafos de Ênfase e Parágrafos de Outros Assuntos no Relatório do Auditor Independente, item 12;</w:t>
      </w:r>
    </w:p>
    <w:p w14:paraId="7944D2A8"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710 – Informações Comparativas – Valores Correspondentes e Demonstrações Contábeis Comparativas, item 18;</w:t>
      </w:r>
    </w:p>
    <w:p w14:paraId="60527582"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NBC TA 720 – Responsabilidade do Auditor em Relação a Outras Informações, itens 17 a 19;</w:t>
      </w:r>
    </w:p>
    <w:p w14:paraId="5672ED71" w14:textId="77777777" w:rsidR="002A6EFF" w:rsidRPr="00E13C5B" w:rsidRDefault="002A6EFF" w:rsidP="002A6EFF">
      <w:pPr>
        <w:spacing w:after="0" w:line="240" w:lineRule="auto"/>
        <w:jc w:val="both"/>
        <w:rPr>
          <w:rFonts w:ascii="Times New Roman" w:hAnsi="Times New Roman"/>
          <w:sz w:val="24"/>
          <w:szCs w:val="24"/>
        </w:rPr>
      </w:pPr>
    </w:p>
    <w:p w14:paraId="120BF380" w14:textId="77777777" w:rsidR="002A6EFF" w:rsidRPr="00E13C5B" w:rsidRDefault="002A6EFF" w:rsidP="002A6EFF">
      <w:pPr>
        <w:spacing w:after="0" w:line="240" w:lineRule="auto"/>
        <w:jc w:val="both"/>
        <w:rPr>
          <w:rFonts w:ascii="Times New Roman" w:hAnsi="Times New Roman"/>
          <w:spacing w:val="-1"/>
          <w:sz w:val="24"/>
          <w:szCs w:val="24"/>
        </w:rPr>
      </w:pPr>
    </w:p>
    <w:p w14:paraId="6F893B1B" w14:textId="77777777" w:rsidR="002A6EFF" w:rsidRPr="00C613A9" w:rsidRDefault="002A6EFF" w:rsidP="002A6EFF">
      <w:pPr>
        <w:spacing w:after="0" w:line="240" w:lineRule="auto"/>
        <w:rPr>
          <w:rFonts w:ascii="Times New Roman" w:hAnsi="Times New Roman"/>
          <w:b/>
          <w:sz w:val="24"/>
          <w:szCs w:val="24"/>
        </w:rPr>
      </w:pPr>
      <w:r w:rsidRPr="00C613A9">
        <w:rPr>
          <w:rFonts w:ascii="Times New Roman" w:hAnsi="Times New Roman"/>
          <w:b/>
          <w:sz w:val="24"/>
          <w:szCs w:val="24"/>
        </w:rPr>
        <w:t xml:space="preserve">Apêndice 2 </w:t>
      </w:r>
      <w:r w:rsidRPr="00C613A9">
        <w:rPr>
          <w:rFonts w:ascii="Times New Roman" w:hAnsi="Times New Roman"/>
          <w:sz w:val="24"/>
          <w:szCs w:val="24"/>
        </w:rPr>
        <w:t>(itens 16(a), A19 e A20)</w:t>
      </w:r>
    </w:p>
    <w:p w14:paraId="7EAD7131" w14:textId="77777777" w:rsidR="002A6EFF" w:rsidRPr="00C613A9" w:rsidRDefault="002A6EFF" w:rsidP="002A6EFF">
      <w:pPr>
        <w:spacing w:after="0" w:line="240" w:lineRule="auto"/>
        <w:jc w:val="both"/>
        <w:rPr>
          <w:rFonts w:ascii="Times New Roman" w:hAnsi="Times New Roman"/>
          <w:b/>
          <w:sz w:val="24"/>
          <w:szCs w:val="24"/>
        </w:rPr>
      </w:pPr>
    </w:p>
    <w:p w14:paraId="5EDC64B4" w14:textId="77777777" w:rsidR="002A6EFF" w:rsidRDefault="002A6EFF" w:rsidP="002A6EFF">
      <w:pPr>
        <w:spacing w:after="0" w:line="240" w:lineRule="auto"/>
        <w:jc w:val="both"/>
        <w:rPr>
          <w:rFonts w:ascii="Times New Roman" w:hAnsi="Times New Roman"/>
          <w:b/>
          <w:sz w:val="24"/>
          <w:szCs w:val="24"/>
        </w:rPr>
      </w:pPr>
    </w:p>
    <w:p w14:paraId="481029A1" w14:textId="77777777" w:rsidR="002A6EFF" w:rsidRPr="00C613A9" w:rsidRDefault="002A6EFF" w:rsidP="002A6EFF">
      <w:pPr>
        <w:spacing w:after="0" w:line="240" w:lineRule="auto"/>
        <w:jc w:val="both"/>
        <w:rPr>
          <w:rFonts w:ascii="Times New Roman" w:hAnsi="Times New Roman"/>
          <w:b/>
          <w:sz w:val="24"/>
          <w:szCs w:val="24"/>
        </w:rPr>
      </w:pPr>
      <w:r w:rsidRPr="00E13C5B">
        <w:rPr>
          <w:rFonts w:ascii="Times New Roman" w:hAnsi="Times New Roman"/>
          <w:b/>
          <w:sz w:val="24"/>
          <w:szCs w:val="24"/>
        </w:rPr>
        <w:t>Aspectos qualitativos de práticas contábeis</w:t>
      </w:r>
    </w:p>
    <w:p w14:paraId="2F19CFF8" w14:textId="77777777" w:rsidR="002A6EFF" w:rsidRPr="00E13C5B" w:rsidRDefault="002A6EFF" w:rsidP="002A6EFF">
      <w:pPr>
        <w:spacing w:after="0" w:line="240" w:lineRule="auto"/>
        <w:jc w:val="both"/>
        <w:rPr>
          <w:rFonts w:ascii="Times New Roman" w:hAnsi="Times New Roman"/>
          <w:sz w:val="24"/>
          <w:szCs w:val="24"/>
        </w:rPr>
      </w:pPr>
    </w:p>
    <w:p w14:paraId="0C4C25B4" w14:textId="77777777" w:rsidR="002A6EFF" w:rsidRPr="00E13C5B" w:rsidRDefault="002A6EFF" w:rsidP="002A6EFF">
      <w:pPr>
        <w:spacing w:after="0" w:line="240" w:lineRule="auto"/>
        <w:jc w:val="both"/>
        <w:rPr>
          <w:rFonts w:ascii="Times New Roman" w:hAnsi="Times New Roman"/>
          <w:sz w:val="24"/>
          <w:szCs w:val="24"/>
        </w:rPr>
      </w:pPr>
      <w:r w:rsidRPr="00E13C5B">
        <w:rPr>
          <w:rFonts w:ascii="Times New Roman" w:hAnsi="Times New Roman"/>
          <w:spacing w:val="3"/>
          <w:sz w:val="24"/>
          <w:szCs w:val="24"/>
        </w:rPr>
        <w:t>A comunicação exigida pelo item 16(a) e discutida nos itens A19 e A20 pode incluir assuntos como:</w:t>
      </w:r>
    </w:p>
    <w:p w14:paraId="604F1E3D" w14:textId="77777777" w:rsidR="002A6EFF" w:rsidRPr="00E13C5B" w:rsidRDefault="002A6EFF" w:rsidP="002A6EFF">
      <w:pPr>
        <w:spacing w:after="0" w:line="240" w:lineRule="auto"/>
        <w:jc w:val="both"/>
        <w:rPr>
          <w:rFonts w:ascii="Times New Roman" w:hAnsi="Times New Roman"/>
          <w:sz w:val="24"/>
          <w:szCs w:val="24"/>
        </w:rPr>
      </w:pPr>
    </w:p>
    <w:p w14:paraId="5647FEAC" w14:textId="77777777" w:rsidR="002A6EFF" w:rsidRPr="006C6323" w:rsidRDefault="002A6EFF" w:rsidP="002A6EFF">
      <w:pPr>
        <w:spacing w:after="0" w:line="240" w:lineRule="auto"/>
        <w:jc w:val="both"/>
        <w:rPr>
          <w:rFonts w:ascii="Times New Roman" w:hAnsi="Times New Roman"/>
          <w:b/>
          <w:sz w:val="24"/>
          <w:szCs w:val="24"/>
        </w:rPr>
      </w:pPr>
      <w:r w:rsidRPr="006C6323">
        <w:rPr>
          <w:rFonts w:ascii="Times New Roman" w:hAnsi="Times New Roman"/>
          <w:b/>
          <w:sz w:val="24"/>
          <w:szCs w:val="24"/>
        </w:rPr>
        <w:t>Políticas contábeis</w:t>
      </w:r>
      <w:r>
        <w:rPr>
          <w:rFonts w:ascii="Times New Roman" w:hAnsi="Times New Roman"/>
          <w:b/>
          <w:sz w:val="24"/>
          <w:szCs w:val="24"/>
        </w:rPr>
        <w:t>:</w:t>
      </w:r>
    </w:p>
    <w:p w14:paraId="2301F7A2" w14:textId="77777777" w:rsidR="002A6EFF" w:rsidRPr="00E13C5B" w:rsidRDefault="002A6EFF" w:rsidP="002A6EFF">
      <w:pPr>
        <w:spacing w:after="0" w:line="240" w:lineRule="auto"/>
        <w:jc w:val="both"/>
        <w:rPr>
          <w:rFonts w:ascii="Times New Roman" w:hAnsi="Times New Roman"/>
          <w:sz w:val="24"/>
          <w:szCs w:val="24"/>
        </w:rPr>
      </w:pPr>
    </w:p>
    <w:p w14:paraId="1D85D1F4"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C613A9">
        <w:rPr>
          <w:rFonts w:ascii="Times New Roman" w:hAnsi="Times New Roman"/>
          <w:spacing w:val="3"/>
          <w:sz w:val="24"/>
          <w:szCs w:val="24"/>
        </w:rPr>
        <w:t xml:space="preserve"> adequação das políticas contábeis às circunstâncias específicas da entidade, considerando a necessidade de equilibrar o custo do fornecimento de informações com o provável benefício a usuários das demonstrações contábeis da entidade. No caso de haver políticas contábeis alternativas aceitáveis, a comunicação pode incluir a identificação dos itens das demonstrações contábeis que são afetados pela escolha de políticas contábeis significativas, bem como informações sobre políticas contábeis usadas por entidades similares</w:t>
      </w:r>
      <w:r>
        <w:rPr>
          <w:rFonts w:ascii="Times New Roman" w:hAnsi="Times New Roman"/>
          <w:spacing w:val="3"/>
          <w:sz w:val="24"/>
          <w:szCs w:val="24"/>
        </w:rPr>
        <w:t>;</w:t>
      </w:r>
    </w:p>
    <w:p w14:paraId="31D437C9"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C613A9">
        <w:rPr>
          <w:rFonts w:ascii="Times New Roman" w:hAnsi="Times New Roman"/>
          <w:spacing w:val="3"/>
          <w:sz w:val="24"/>
          <w:szCs w:val="24"/>
        </w:rPr>
        <w:t xml:space="preserve"> seleção inicial e alterações de políticas contábeis significativas, incluindo a aplicação de nov</w:t>
      </w:r>
      <w:r>
        <w:rPr>
          <w:rFonts w:ascii="Times New Roman" w:hAnsi="Times New Roman"/>
          <w:spacing w:val="3"/>
          <w:sz w:val="24"/>
          <w:szCs w:val="24"/>
        </w:rPr>
        <w:t>a</w:t>
      </w:r>
      <w:r w:rsidRPr="00C613A9">
        <w:rPr>
          <w:rFonts w:ascii="Times New Roman" w:hAnsi="Times New Roman"/>
          <w:spacing w:val="3"/>
          <w:sz w:val="24"/>
          <w:szCs w:val="24"/>
        </w:rPr>
        <w:t xml:space="preserve">s </w:t>
      </w:r>
      <w:r>
        <w:rPr>
          <w:rFonts w:ascii="Times New Roman" w:hAnsi="Times New Roman"/>
          <w:spacing w:val="3"/>
          <w:sz w:val="24"/>
          <w:szCs w:val="24"/>
        </w:rPr>
        <w:t xml:space="preserve">normas </w:t>
      </w:r>
      <w:r w:rsidRPr="00C613A9">
        <w:rPr>
          <w:rFonts w:ascii="Times New Roman" w:hAnsi="Times New Roman"/>
          <w:spacing w:val="3"/>
          <w:sz w:val="24"/>
          <w:szCs w:val="24"/>
        </w:rPr>
        <w:t>contábeis. A comunicação pode incluir: o efeito da época e do método de adoção d</w:t>
      </w:r>
      <w:r>
        <w:rPr>
          <w:rFonts w:ascii="Times New Roman" w:hAnsi="Times New Roman"/>
          <w:spacing w:val="3"/>
          <w:sz w:val="24"/>
          <w:szCs w:val="24"/>
        </w:rPr>
        <w:t>a</w:t>
      </w:r>
      <w:r w:rsidRPr="00C613A9">
        <w:rPr>
          <w:rFonts w:ascii="Times New Roman" w:hAnsi="Times New Roman"/>
          <w:spacing w:val="3"/>
          <w:sz w:val="24"/>
          <w:szCs w:val="24"/>
        </w:rPr>
        <w:t xml:space="preserve"> alteração de política contábil sobre os lucros atuais e futuros da entidade e a época d</w:t>
      </w:r>
      <w:r>
        <w:rPr>
          <w:rFonts w:ascii="Times New Roman" w:hAnsi="Times New Roman"/>
          <w:spacing w:val="3"/>
          <w:sz w:val="24"/>
          <w:szCs w:val="24"/>
        </w:rPr>
        <w:t>a</w:t>
      </w:r>
      <w:r w:rsidRPr="00C613A9">
        <w:rPr>
          <w:rFonts w:ascii="Times New Roman" w:hAnsi="Times New Roman"/>
          <w:spacing w:val="3"/>
          <w:sz w:val="24"/>
          <w:szCs w:val="24"/>
        </w:rPr>
        <w:t xml:space="preserve"> alteração de políticas contábeis em relação </w:t>
      </w:r>
      <w:r>
        <w:rPr>
          <w:rFonts w:ascii="Times New Roman" w:hAnsi="Times New Roman"/>
          <w:spacing w:val="3"/>
          <w:sz w:val="24"/>
          <w:szCs w:val="24"/>
        </w:rPr>
        <w:t>às novas normas</w:t>
      </w:r>
      <w:r w:rsidRPr="00C613A9">
        <w:rPr>
          <w:rFonts w:ascii="Times New Roman" w:hAnsi="Times New Roman"/>
          <w:spacing w:val="3"/>
          <w:sz w:val="24"/>
          <w:szCs w:val="24"/>
        </w:rPr>
        <w:t xml:space="preserve"> contábeis esperad</w:t>
      </w:r>
      <w:r>
        <w:rPr>
          <w:rFonts w:ascii="Times New Roman" w:hAnsi="Times New Roman"/>
          <w:spacing w:val="3"/>
          <w:sz w:val="24"/>
          <w:szCs w:val="24"/>
        </w:rPr>
        <w:t>a</w:t>
      </w:r>
      <w:r w:rsidRPr="00C613A9">
        <w:rPr>
          <w:rFonts w:ascii="Times New Roman" w:hAnsi="Times New Roman"/>
          <w:spacing w:val="3"/>
          <w:sz w:val="24"/>
          <w:szCs w:val="24"/>
        </w:rPr>
        <w:t>s</w:t>
      </w:r>
      <w:r>
        <w:rPr>
          <w:rFonts w:ascii="Times New Roman" w:hAnsi="Times New Roman"/>
          <w:spacing w:val="3"/>
          <w:sz w:val="24"/>
          <w:szCs w:val="24"/>
        </w:rPr>
        <w:t>;</w:t>
      </w:r>
    </w:p>
    <w:p w14:paraId="356CF210"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C613A9">
        <w:rPr>
          <w:rFonts w:ascii="Times New Roman" w:hAnsi="Times New Roman"/>
          <w:spacing w:val="3"/>
          <w:sz w:val="24"/>
          <w:szCs w:val="24"/>
        </w:rPr>
        <w:t xml:space="preserve"> efeito de políticas contábeis significativas sobre áreas controversas ou emergentes (ou específicas d</w:t>
      </w:r>
      <w:r>
        <w:rPr>
          <w:rFonts w:ascii="Times New Roman" w:hAnsi="Times New Roman"/>
          <w:spacing w:val="3"/>
          <w:sz w:val="24"/>
          <w:szCs w:val="24"/>
        </w:rPr>
        <w:t>a</w:t>
      </w:r>
      <w:r w:rsidRPr="00C613A9">
        <w:rPr>
          <w:rFonts w:ascii="Times New Roman" w:hAnsi="Times New Roman"/>
          <w:spacing w:val="3"/>
          <w:sz w:val="24"/>
          <w:szCs w:val="24"/>
        </w:rPr>
        <w:t xml:space="preserve"> indústria/setor, especialmente</w:t>
      </w:r>
      <w:r>
        <w:rPr>
          <w:rFonts w:ascii="Times New Roman" w:hAnsi="Times New Roman"/>
          <w:spacing w:val="3"/>
          <w:sz w:val="24"/>
          <w:szCs w:val="24"/>
        </w:rPr>
        <w:t>,</w:t>
      </w:r>
      <w:r w:rsidRPr="00C613A9">
        <w:rPr>
          <w:rFonts w:ascii="Times New Roman" w:hAnsi="Times New Roman"/>
          <w:spacing w:val="3"/>
          <w:sz w:val="24"/>
          <w:szCs w:val="24"/>
        </w:rPr>
        <w:t xml:space="preserve"> quando há falta de orientação ou consenso)</w:t>
      </w:r>
      <w:r>
        <w:rPr>
          <w:rFonts w:ascii="Times New Roman" w:hAnsi="Times New Roman"/>
          <w:spacing w:val="3"/>
          <w:sz w:val="24"/>
          <w:szCs w:val="24"/>
        </w:rPr>
        <w:t>;</w:t>
      </w:r>
    </w:p>
    <w:p w14:paraId="2F8F13B3"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C613A9">
        <w:rPr>
          <w:rFonts w:ascii="Times New Roman" w:hAnsi="Times New Roman"/>
          <w:spacing w:val="3"/>
          <w:sz w:val="24"/>
          <w:szCs w:val="24"/>
        </w:rPr>
        <w:t xml:space="preserve"> efeito da época das transações em relação ao período em que são registradas.</w:t>
      </w:r>
    </w:p>
    <w:p w14:paraId="1EF3833C" w14:textId="77777777" w:rsidR="002A6EFF" w:rsidRPr="00C613A9" w:rsidRDefault="002A6EFF" w:rsidP="002A6EFF">
      <w:pPr>
        <w:spacing w:after="0" w:line="240" w:lineRule="auto"/>
        <w:jc w:val="both"/>
        <w:rPr>
          <w:rFonts w:ascii="Times New Roman" w:hAnsi="Times New Roman"/>
          <w:spacing w:val="3"/>
          <w:sz w:val="24"/>
          <w:szCs w:val="24"/>
        </w:rPr>
      </w:pPr>
    </w:p>
    <w:p w14:paraId="7EFE5A07" w14:textId="77777777" w:rsidR="002A6EFF" w:rsidRPr="0060130D" w:rsidRDefault="002A6EFF" w:rsidP="002A6EFF">
      <w:pPr>
        <w:spacing w:after="0" w:line="240" w:lineRule="auto"/>
        <w:jc w:val="both"/>
        <w:rPr>
          <w:rFonts w:ascii="Times New Roman" w:hAnsi="Times New Roman"/>
          <w:b/>
          <w:spacing w:val="3"/>
          <w:sz w:val="24"/>
          <w:szCs w:val="24"/>
        </w:rPr>
      </w:pPr>
      <w:r w:rsidRPr="0060130D">
        <w:rPr>
          <w:rFonts w:ascii="Times New Roman" w:hAnsi="Times New Roman"/>
          <w:b/>
          <w:spacing w:val="3"/>
          <w:sz w:val="24"/>
          <w:szCs w:val="24"/>
        </w:rPr>
        <w:t>Estimativas contábeis:</w:t>
      </w:r>
    </w:p>
    <w:p w14:paraId="7ED0B873" w14:textId="77777777" w:rsidR="002A6EFF" w:rsidRPr="00C613A9" w:rsidRDefault="002A6EFF" w:rsidP="002A6EFF">
      <w:pPr>
        <w:spacing w:after="0" w:line="240" w:lineRule="auto"/>
        <w:jc w:val="both"/>
        <w:rPr>
          <w:rFonts w:ascii="Times New Roman" w:hAnsi="Times New Roman"/>
          <w:spacing w:val="3"/>
          <w:sz w:val="24"/>
          <w:szCs w:val="24"/>
        </w:rPr>
      </w:pPr>
    </w:p>
    <w:p w14:paraId="28410200"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sidRPr="00C613A9">
        <w:rPr>
          <w:rFonts w:ascii="Times New Roman" w:hAnsi="Times New Roman"/>
          <w:spacing w:val="3"/>
          <w:sz w:val="24"/>
          <w:szCs w:val="24"/>
        </w:rPr>
        <w:t xml:space="preserve">Para itens para os quais as estimativas são significativas, assuntos discutidos na NBC TA 540 </w:t>
      </w:r>
      <w:r>
        <w:rPr>
          <w:rFonts w:ascii="Times New Roman" w:hAnsi="Times New Roman"/>
          <w:spacing w:val="3"/>
          <w:sz w:val="24"/>
          <w:szCs w:val="24"/>
        </w:rPr>
        <w:t>–</w:t>
      </w:r>
      <w:r w:rsidRPr="00C613A9">
        <w:rPr>
          <w:rFonts w:ascii="Times New Roman" w:hAnsi="Times New Roman"/>
          <w:spacing w:val="3"/>
          <w:sz w:val="24"/>
          <w:szCs w:val="24"/>
        </w:rPr>
        <w:t xml:space="preserve"> Auditoria de Estimativas Contábeis, Inclusive do Valor Justo, e Divulgações Relacionadas, incluindo, por exemplo:</w:t>
      </w:r>
    </w:p>
    <w:p w14:paraId="60F674F8"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como a administração identifica as transações, eventos e condições que podem gerar a necessidade de reconhecimento ou divulgação de estimativas contábeis nas demonstrações contábeis;</w:t>
      </w:r>
    </w:p>
    <w:p w14:paraId="69F2260F"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mudanças nas circunstâncias que podem gerar novas estimativas contábeis ou a necessidade de revisar as existentes;</w:t>
      </w:r>
    </w:p>
    <w:p w14:paraId="09AAF0BC"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se a decisão da administração de reconhecer, ou não reconhecer, as estimativas contábeis nas demonstrações contábeis está de acordo com a estrutura de relatório financeiro aplicável;</w:t>
      </w:r>
    </w:p>
    <w:p w14:paraId="7DE20342"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se houve ou deveria ter havido mudança nos métodos do período anterior para elaborar as estimativas contábeis e, em caso afirmativo, por que e qual o desfecho de estimativas contábeis em períodos anteriores;</w:t>
      </w:r>
    </w:p>
    <w:p w14:paraId="62A3E632"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307A37">
        <w:rPr>
          <w:rFonts w:ascii="Times New Roman" w:hAnsi="Times New Roman"/>
          <w:spacing w:val="3"/>
          <w:sz w:val="24"/>
          <w:szCs w:val="24"/>
        </w:rPr>
        <w:t>processo</w:t>
      </w:r>
      <w:r w:rsidRPr="00C613A9">
        <w:rPr>
          <w:rFonts w:ascii="Times New Roman" w:hAnsi="Times New Roman"/>
          <w:spacing w:val="3"/>
          <w:sz w:val="24"/>
          <w:szCs w:val="24"/>
        </w:rPr>
        <w:t xml:space="preserve"> da administração para fazer estimativas contábeis (por exemplo, quando a administração utilizou um modelo), incluindo se a base de mensuração selecionada para a estimativa contábil está de acordo com a estrutura de relatório </w:t>
      </w:r>
      <w:r>
        <w:rPr>
          <w:rFonts w:ascii="Times New Roman" w:hAnsi="Times New Roman"/>
          <w:spacing w:val="3"/>
          <w:sz w:val="24"/>
          <w:szCs w:val="24"/>
        </w:rPr>
        <w:t>financeiro</w:t>
      </w:r>
      <w:r w:rsidRPr="00C613A9">
        <w:rPr>
          <w:rFonts w:ascii="Times New Roman" w:hAnsi="Times New Roman"/>
          <w:spacing w:val="3"/>
          <w:sz w:val="24"/>
          <w:szCs w:val="24"/>
        </w:rPr>
        <w:t xml:space="preserve"> aplicável;</w:t>
      </w:r>
    </w:p>
    <w:p w14:paraId="44C309AB"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se as premissas significativas usadas pela administração na elaboração da estimativa contábil são razoáveis;</w:t>
      </w:r>
    </w:p>
    <w:p w14:paraId="0956C87B"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 xml:space="preserve">quando relevante para a razoabilidade das premissas significativas usadas pela administração ou para a apropriada aplicação da estrutura de relatório </w:t>
      </w:r>
      <w:r>
        <w:rPr>
          <w:rFonts w:ascii="Times New Roman" w:hAnsi="Times New Roman"/>
          <w:spacing w:val="3"/>
          <w:sz w:val="24"/>
          <w:szCs w:val="24"/>
        </w:rPr>
        <w:t>financeiro</w:t>
      </w:r>
      <w:r w:rsidRPr="00C613A9">
        <w:rPr>
          <w:rFonts w:ascii="Times New Roman" w:hAnsi="Times New Roman"/>
          <w:spacing w:val="3"/>
          <w:sz w:val="24"/>
          <w:szCs w:val="24"/>
        </w:rPr>
        <w:t xml:space="preserve"> aplicável, a intenção e a capacidade da administração de realizar ações específicas;</w:t>
      </w:r>
    </w:p>
    <w:p w14:paraId="6155C49D"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r</w:t>
      </w:r>
      <w:r w:rsidRPr="00C613A9">
        <w:rPr>
          <w:rFonts w:ascii="Times New Roman" w:hAnsi="Times New Roman"/>
          <w:spacing w:val="3"/>
          <w:sz w:val="24"/>
          <w:szCs w:val="24"/>
        </w:rPr>
        <w:t>iscos de distorção relevante;</w:t>
      </w:r>
    </w:p>
    <w:p w14:paraId="3264A223"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i</w:t>
      </w:r>
      <w:r w:rsidRPr="00C613A9">
        <w:rPr>
          <w:rFonts w:ascii="Times New Roman" w:hAnsi="Times New Roman"/>
          <w:spacing w:val="3"/>
          <w:sz w:val="24"/>
          <w:szCs w:val="24"/>
        </w:rPr>
        <w:t>ndicadores de possível tendenciosidade pela administração;</w:t>
      </w:r>
    </w:p>
    <w:p w14:paraId="59ACF028" w14:textId="77777777" w:rsidR="002A6EFF" w:rsidRPr="00C613A9" w:rsidRDefault="002A6EFF">
      <w:pPr>
        <w:pStyle w:val="PargrafodaLista"/>
        <w:widowControl w:val="0"/>
        <w:numPr>
          <w:ilvl w:val="0"/>
          <w:numId w:val="123"/>
        </w:numPr>
        <w:spacing w:after="120" w:line="240" w:lineRule="auto"/>
        <w:ind w:left="567" w:hanging="283"/>
        <w:contextualSpacing w:val="0"/>
        <w:jc w:val="both"/>
        <w:rPr>
          <w:rFonts w:ascii="Times New Roman" w:hAnsi="Times New Roman"/>
          <w:spacing w:val="3"/>
          <w:sz w:val="24"/>
          <w:szCs w:val="24"/>
        </w:rPr>
      </w:pPr>
      <w:r w:rsidRPr="00C613A9">
        <w:rPr>
          <w:rFonts w:ascii="Times New Roman" w:hAnsi="Times New Roman"/>
          <w:spacing w:val="3"/>
          <w:sz w:val="24"/>
          <w:szCs w:val="24"/>
        </w:rPr>
        <w:t>como a administração considerou premissas ou desfechos alternativos e por que os rejeitou ou como a administração tratou de outra forma a incerteza de estimativa ao elaborar a estimativa contábil;</w:t>
      </w:r>
    </w:p>
    <w:p w14:paraId="5A860765" w14:textId="77777777" w:rsidR="002A6EFF" w:rsidRPr="00C613A9" w:rsidRDefault="002A6EFF">
      <w:pPr>
        <w:pStyle w:val="PargrafodaLista"/>
        <w:widowControl w:val="0"/>
        <w:numPr>
          <w:ilvl w:val="0"/>
          <w:numId w:val="123"/>
        </w:numPr>
        <w:spacing w:after="0" w:line="240" w:lineRule="auto"/>
        <w:ind w:left="567" w:hanging="283"/>
        <w:contextualSpacing w:val="0"/>
        <w:jc w:val="both"/>
        <w:rPr>
          <w:rFonts w:ascii="Times New Roman" w:hAnsi="Times New Roman"/>
          <w:spacing w:val="3"/>
          <w:sz w:val="24"/>
          <w:szCs w:val="24"/>
        </w:rPr>
      </w:pPr>
      <w:r w:rsidRPr="00E13C5B">
        <w:rPr>
          <w:rFonts w:ascii="Times New Roman" w:hAnsi="Times New Roman"/>
          <w:spacing w:val="3"/>
          <w:sz w:val="24"/>
          <w:szCs w:val="24"/>
        </w:rPr>
        <w:t>divulgação de incerteza de estimativa nas demonstrações contábeis.</w:t>
      </w:r>
    </w:p>
    <w:p w14:paraId="62D697DD" w14:textId="77777777" w:rsidR="002A6EFF" w:rsidRPr="00E13C5B" w:rsidRDefault="002A6EFF" w:rsidP="002A6EFF">
      <w:pPr>
        <w:spacing w:after="0" w:line="240" w:lineRule="auto"/>
        <w:jc w:val="both"/>
        <w:rPr>
          <w:rFonts w:ascii="Times New Roman" w:hAnsi="Times New Roman"/>
          <w:sz w:val="24"/>
          <w:szCs w:val="24"/>
        </w:rPr>
      </w:pPr>
    </w:p>
    <w:p w14:paraId="5D8CE1E2" w14:textId="77777777" w:rsidR="002A6EFF" w:rsidRPr="006C6323" w:rsidRDefault="002A6EFF" w:rsidP="002A6EFF">
      <w:pPr>
        <w:spacing w:after="0" w:line="240" w:lineRule="auto"/>
        <w:jc w:val="both"/>
        <w:rPr>
          <w:rFonts w:ascii="Times New Roman" w:hAnsi="Times New Roman"/>
          <w:b/>
          <w:spacing w:val="3"/>
          <w:sz w:val="24"/>
          <w:szCs w:val="24"/>
        </w:rPr>
      </w:pPr>
      <w:r w:rsidRPr="006C6323">
        <w:rPr>
          <w:rFonts w:ascii="Times New Roman" w:hAnsi="Times New Roman"/>
          <w:b/>
          <w:spacing w:val="3"/>
          <w:sz w:val="24"/>
          <w:szCs w:val="24"/>
        </w:rPr>
        <w:t>Divulgaç</w:t>
      </w:r>
      <w:r>
        <w:rPr>
          <w:rFonts w:ascii="Times New Roman" w:hAnsi="Times New Roman"/>
          <w:b/>
          <w:spacing w:val="3"/>
          <w:sz w:val="24"/>
          <w:szCs w:val="24"/>
        </w:rPr>
        <w:t>ão</w:t>
      </w:r>
      <w:r w:rsidRPr="006C6323">
        <w:rPr>
          <w:rFonts w:ascii="Times New Roman" w:hAnsi="Times New Roman"/>
          <w:b/>
          <w:spacing w:val="3"/>
          <w:sz w:val="24"/>
          <w:szCs w:val="24"/>
        </w:rPr>
        <w:t xml:space="preserve"> nas demonstrações contábeis</w:t>
      </w:r>
      <w:r>
        <w:rPr>
          <w:rFonts w:ascii="Times New Roman" w:hAnsi="Times New Roman"/>
          <w:b/>
          <w:spacing w:val="3"/>
          <w:sz w:val="24"/>
          <w:szCs w:val="24"/>
        </w:rPr>
        <w:t>:</w:t>
      </w:r>
    </w:p>
    <w:p w14:paraId="00C28AD3" w14:textId="77777777" w:rsidR="002A6EFF" w:rsidRPr="00E13C5B" w:rsidRDefault="002A6EFF" w:rsidP="002A6EFF">
      <w:pPr>
        <w:spacing w:after="0" w:line="240" w:lineRule="auto"/>
        <w:jc w:val="both"/>
        <w:rPr>
          <w:rFonts w:ascii="Times New Roman" w:hAnsi="Times New Roman"/>
          <w:sz w:val="24"/>
          <w:szCs w:val="24"/>
        </w:rPr>
      </w:pPr>
    </w:p>
    <w:p w14:paraId="42546D76"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s assuntos envolvidos e os correspondentes julgamentos feitos na elaboração de divulgações de demonstrações contábeis</w:t>
      </w:r>
      <w:r>
        <w:rPr>
          <w:rFonts w:ascii="Times New Roman" w:hAnsi="Times New Roman"/>
          <w:spacing w:val="3"/>
          <w:sz w:val="24"/>
          <w:szCs w:val="24"/>
        </w:rPr>
        <w:t>,</w:t>
      </w:r>
      <w:r w:rsidRPr="00E13C5B">
        <w:rPr>
          <w:rFonts w:ascii="Times New Roman" w:hAnsi="Times New Roman"/>
          <w:spacing w:val="3"/>
          <w:sz w:val="24"/>
          <w:szCs w:val="24"/>
        </w:rPr>
        <w:t xml:space="preserve"> especialmente críticas (</w:t>
      </w:r>
      <w:r>
        <w:rPr>
          <w:rFonts w:ascii="Times New Roman" w:hAnsi="Times New Roman"/>
          <w:spacing w:val="3"/>
          <w:sz w:val="24"/>
          <w:szCs w:val="24"/>
        </w:rPr>
        <w:t>por exemplo</w:t>
      </w:r>
      <w:r w:rsidRPr="00E13C5B">
        <w:rPr>
          <w:rFonts w:ascii="Times New Roman" w:hAnsi="Times New Roman"/>
          <w:spacing w:val="3"/>
          <w:sz w:val="24"/>
          <w:szCs w:val="24"/>
        </w:rPr>
        <w:t>, divulgações relacionadas a reconhecimento de receita, remuneração, continuidade do negócio, eventos subsequentes e contingências)</w:t>
      </w:r>
      <w:r>
        <w:rPr>
          <w:rFonts w:ascii="Times New Roman" w:hAnsi="Times New Roman"/>
          <w:spacing w:val="3"/>
          <w:sz w:val="24"/>
          <w:szCs w:val="24"/>
        </w:rPr>
        <w:t>;</w:t>
      </w:r>
    </w:p>
    <w:p w14:paraId="3BF8132C" w14:textId="77777777" w:rsidR="002A6EFF" w:rsidRPr="00C613A9" w:rsidRDefault="002A6EFF">
      <w:pPr>
        <w:pStyle w:val="PargrafodaLista"/>
        <w:widowControl w:val="0"/>
        <w:numPr>
          <w:ilvl w:val="0"/>
          <w:numId w:val="122"/>
        </w:numPr>
        <w:tabs>
          <w:tab w:val="left" w:pos="284"/>
        </w:tabs>
        <w:spacing w:after="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E13C5B">
        <w:rPr>
          <w:rFonts w:ascii="Times New Roman" w:hAnsi="Times New Roman"/>
          <w:spacing w:val="3"/>
          <w:sz w:val="24"/>
          <w:szCs w:val="24"/>
        </w:rPr>
        <w:t xml:space="preserve"> neutralidade geral, </w:t>
      </w:r>
      <w:r>
        <w:rPr>
          <w:rFonts w:ascii="Times New Roman" w:hAnsi="Times New Roman"/>
          <w:spacing w:val="3"/>
          <w:sz w:val="24"/>
          <w:szCs w:val="24"/>
        </w:rPr>
        <w:t xml:space="preserve">a </w:t>
      </w:r>
      <w:r w:rsidRPr="00E13C5B">
        <w:rPr>
          <w:rFonts w:ascii="Times New Roman" w:hAnsi="Times New Roman"/>
          <w:spacing w:val="3"/>
          <w:sz w:val="24"/>
          <w:szCs w:val="24"/>
        </w:rPr>
        <w:t xml:space="preserve">consistência e </w:t>
      </w:r>
      <w:r>
        <w:rPr>
          <w:rFonts w:ascii="Times New Roman" w:hAnsi="Times New Roman"/>
          <w:spacing w:val="3"/>
          <w:sz w:val="24"/>
          <w:szCs w:val="24"/>
        </w:rPr>
        <w:t xml:space="preserve">a </w:t>
      </w:r>
      <w:r w:rsidRPr="00E13C5B">
        <w:rPr>
          <w:rFonts w:ascii="Times New Roman" w:hAnsi="Times New Roman"/>
          <w:spacing w:val="3"/>
          <w:sz w:val="24"/>
          <w:szCs w:val="24"/>
        </w:rPr>
        <w:t>clareza das divulgações nas demonstrações contábeis.</w:t>
      </w:r>
    </w:p>
    <w:p w14:paraId="370452FB" w14:textId="77777777" w:rsidR="002A6EFF" w:rsidRPr="00C613A9" w:rsidRDefault="002A6EFF" w:rsidP="002A6EFF">
      <w:pPr>
        <w:spacing w:after="0" w:line="240" w:lineRule="auto"/>
        <w:jc w:val="both"/>
        <w:rPr>
          <w:rFonts w:ascii="Times New Roman" w:hAnsi="Times New Roman"/>
          <w:spacing w:val="3"/>
          <w:sz w:val="24"/>
          <w:szCs w:val="24"/>
        </w:rPr>
      </w:pPr>
    </w:p>
    <w:p w14:paraId="3BF0326A" w14:textId="77777777" w:rsidR="002A6EFF" w:rsidRPr="006C6323" w:rsidRDefault="002A6EFF" w:rsidP="002A6EFF">
      <w:pPr>
        <w:spacing w:after="0" w:line="240" w:lineRule="auto"/>
        <w:jc w:val="both"/>
        <w:rPr>
          <w:rFonts w:ascii="Times New Roman" w:hAnsi="Times New Roman"/>
          <w:b/>
          <w:spacing w:val="3"/>
          <w:sz w:val="24"/>
          <w:szCs w:val="24"/>
        </w:rPr>
      </w:pPr>
      <w:r w:rsidRPr="006C6323">
        <w:rPr>
          <w:rFonts w:ascii="Times New Roman" w:hAnsi="Times New Roman"/>
          <w:b/>
          <w:spacing w:val="3"/>
          <w:sz w:val="24"/>
          <w:szCs w:val="24"/>
        </w:rPr>
        <w:t>Assuntos relacionados</w:t>
      </w:r>
      <w:r>
        <w:rPr>
          <w:rFonts w:ascii="Times New Roman" w:hAnsi="Times New Roman"/>
          <w:b/>
          <w:spacing w:val="3"/>
          <w:sz w:val="24"/>
          <w:szCs w:val="24"/>
        </w:rPr>
        <w:t>:</w:t>
      </w:r>
    </w:p>
    <w:p w14:paraId="08CACE13" w14:textId="77777777" w:rsidR="002A6EFF" w:rsidRPr="00E13C5B" w:rsidRDefault="002A6EFF" w:rsidP="002A6EFF">
      <w:pPr>
        <w:spacing w:after="0" w:line="240" w:lineRule="auto"/>
        <w:jc w:val="both"/>
        <w:rPr>
          <w:rFonts w:ascii="Times New Roman" w:hAnsi="Times New Roman"/>
          <w:sz w:val="24"/>
          <w:szCs w:val="24"/>
        </w:rPr>
      </w:pPr>
    </w:p>
    <w:p w14:paraId="67505FE7"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 xml:space="preserve"> possível efeito sobre as demonstrações contábeis de riscos significativos, exposições e incertezas, como litígio pendente, que são divulgados nas demonstrações contábeis</w:t>
      </w:r>
      <w:r>
        <w:rPr>
          <w:rFonts w:ascii="Times New Roman" w:hAnsi="Times New Roman"/>
          <w:spacing w:val="3"/>
          <w:sz w:val="24"/>
          <w:szCs w:val="24"/>
        </w:rPr>
        <w:t>;</w:t>
      </w:r>
    </w:p>
    <w:p w14:paraId="117C192E" w14:textId="77777777" w:rsidR="002A6EFF" w:rsidRPr="00C613A9"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a</w:t>
      </w:r>
      <w:r w:rsidRPr="00E13C5B">
        <w:rPr>
          <w:rFonts w:ascii="Times New Roman" w:hAnsi="Times New Roman"/>
          <w:spacing w:val="3"/>
          <w:sz w:val="24"/>
          <w:szCs w:val="24"/>
        </w:rPr>
        <w:t xml:space="preserve"> extensão em que as demonstrações contábeis são afetadas por transações significativas que estão fora do curso normal dos negócios para a entidade ou que</w:t>
      </w:r>
      <w:r>
        <w:rPr>
          <w:rFonts w:ascii="Times New Roman" w:hAnsi="Times New Roman"/>
          <w:spacing w:val="3"/>
          <w:sz w:val="24"/>
          <w:szCs w:val="24"/>
        </w:rPr>
        <w:t>,</w:t>
      </w:r>
      <w:r w:rsidRPr="00E13C5B">
        <w:rPr>
          <w:rFonts w:ascii="Times New Roman" w:hAnsi="Times New Roman"/>
          <w:spacing w:val="3"/>
          <w:sz w:val="24"/>
          <w:szCs w:val="24"/>
        </w:rPr>
        <w:t xml:space="preserve"> de outra forma</w:t>
      </w:r>
      <w:r>
        <w:rPr>
          <w:rFonts w:ascii="Times New Roman" w:hAnsi="Times New Roman"/>
          <w:spacing w:val="3"/>
          <w:sz w:val="24"/>
          <w:szCs w:val="24"/>
        </w:rPr>
        <w:t>,</w:t>
      </w:r>
      <w:r w:rsidRPr="00E13C5B">
        <w:rPr>
          <w:rFonts w:ascii="Times New Roman" w:hAnsi="Times New Roman"/>
          <w:spacing w:val="3"/>
          <w:sz w:val="24"/>
          <w:szCs w:val="24"/>
        </w:rPr>
        <w:t xml:space="preserve"> parecem ser não usuais. Essa comunicação pode destacar:</w:t>
      </w:r>
    </w:p>
    <w:p w14:paraId="60DEC1A4" w14:textId="77777777" w:rsidR="002A6EFF" w:rsidRPr="00C613A9" w:rsidRDefault="002A6EFF">
      <w:pPr>
        <w:pStyle w:val="PargrafodaLista"/>
        <w:widowControl w:val="0"/>
        <w:numPr>
          <w:ilvl w:val="0"/>
          <w:numId w:val="125"/>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o</w:t>
      </w:r>
      <w:r w:rsidRPr="00307A37">
        <w:rPr>
          <w:rFonts w:ascii="Times New Roman" w:hAnsi="Times New Roman"/>
          <w:spacing w:val="3"/>
          <w:sz w:val="24"/>
          <w:szCs w:val="24"/>
        </w:rPr>
        <w:t>s valores não recorrentes reconhecidos durante o período</w:t>
      </w:r>
      <w:r>
        <w:rPr>
          <w:rFonts w:ascii="Times New Roman" w:hAnsi="Times New Roman"/>
          <w:spacing w:val="3"/>
          <w:sz w:val="24"/>
          <w:szCs w:val="24"/>
        </w:rPr>
        <w:t>;</w:t>
      </w:r>
    </w:p>
    <w:p w14:paraId="5CB798CD" w14:textId="77777777" w:rsidR="002A6EFF" w:rsidRPr="00C613A9" w:rsidRDefault="002A6EFF">
      <w:pPr>
        <w:pStyle w:val="PargrafodaLista"/>
        <w:widowControl w:val="0"/>
        <w:numPr>
          <w:ilvl w:val="0"/>
          <w:numId w:val="125"/>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a</w:t>
      </w:r>
      <w:r w:rsidRPr="00E13C5B">
        <w:rPr>
          <w:rFonts w:ascii="Times New Roman" w:hAnsi="Times New Roman"/>
          <w:spacing w:val="3"/>
          <w:sz w:val="24"/>
          <w:szCs w:val="24"/>
        </w:rPr>
        <w:t xml:space="preserve"> extensão em que essas transações são divulgadas separadame</w:t>
      </w:r>
      <w:r>
        <w:rPr>
          <w:rFonts w:ascii="Times New Roman" w:hAnsi="Times New Roman"/>
          <w:spacing w:val="3"/>
          <w:sz w:val="24"/>
          <w:szCs w:val="24"/>
        </w:rPr>
        <w:t>nte nas demonstrações contábeis;</w:t>
      </w:r>
    </w:p>
    <w:p w14:paraId="0A6DE3B7" w14:textId="77777777" w:rsidR="002A6EFF" w:rsidRPr="00C613A9" w:rsidRDefault="002A6EFF">
      <w:pPr>
        <w:pStyle w:val="PargrafodaLista"/>
        <w:widowControl w:val="0"/>
        <w:numPr>
          <w:ilvl w:val="0"/>
          <w:numId w:val="125"/>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s</w:t>
      </w:r>
      <w:r w:rsidRPr="00C613A9">
        <w:rPr>
          <w:rFonts w:ascii="Times New Roman" w:hAnsi="Times New Roman"/>
          <w:spacing w:val="3"/>
          <w:sz w:val="24"/>
          <w:szCs w:val="24"/>
        </w:rPr>
        <w:t>e essas transações parecem ter sido planejadas com a finalidade de obter tratamento contábil ou fiscal específico, ou com objetivo legal ou regulador específico</w:t>
      </w:r>
      <w:r>
        <w:rPr>
          <w:rFonts w:ascii="Times New Roman" w:hAnsi="Times New Roman"/>
          <w:spacing w:val="3"/>
          <w:sz w:val="24"/>
          <w:szCs w:val="24"/>
        </w:rPr>
        <w:t>;</w:t>
      </w:r>
    </w:p>
    <w:p w14:paraId="34C5A4E5" w14:textId="77777777" w:rsidR="002A6EFF" w:rsidRPr="00C613A9" w:rsidRDefault="002A6EFF">
      <w:pPr>
        <w:pStyle w:val="PargrafodaLista"/>
        <w:widowControl w:val="0"/>
        <w:numPr>
          <w:ilvl w:val="0"/>
          <w:numId w:val="125"/>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s</w:t>
      </w:r>
      <w:r w:rsidRPr="00C613A9">
        <w:rPr>
          <w:rFonts w:ascii="Times New Roman" w:hAnsi="Times New Roman"/>
          <w:spacing w:val="3"/>
          <w:sz w:val="24"/>
          <w:szCs w:val="24"/>
        </w:rPr>
        <w:t>e a forma dessas transações parece extremamente complexa</w:t>
      </w:r>
      <w:r>
        <w:rPr>
          <w:rFonts w:ascii="Times New Roman" w:hAnsi="Times New Roman"/>
          <w:spacing w:val="3"/>
          <w:sz w:val="24"/>
          <w:szCs w:val="24"/>
        </w:rPr>
        <w:t>,</w:t>
      </w:r>
      <w:r w:rsidRPr="00C613A9">
        <w:rPr>
          <w:rFonts w:ascii="Times New Roman" w:hAnsi="Times New Roman"/>
          <w:spacing w:val="3"/>
          <w:sz w:val="24"/>
          <w:szCs w:val="24"/>
        </w:rPr>
        <w:t xml:space="preserve"> ou quando foi feita uma extensa consultoria sobre a estrutu</w:t>
      </w:r>
      <w:r w:rsidRPr="00E13C5B">
        <w:rPr>
          <w:rFonts w:ascii="Times New Roman" w:hAnsi="Times New Roman"/>
          <w:spacing w:val="3"/>
          <w:sz w:val="24"/>
          <w:szCs w:val="24"/>
        </w:rPr>
        <w:t xml:space="preserve">ração da </w:t>
      </w:r>
      <w:r w:rsidRPr="00C613A9">
        <w:rPr>
          <w:rFonts w:ascii="Times New Roman" w:hAnsi="Times New Roman"/>
          <w:spacing w:val="3"/>
          <w:sz w:val="24"/>
          <w:szCs w:val="24"/>
        </w:rPr>
        <w:t>transação</w:t>
      </w:r>
      <w:r>
        <w:rPr>
          <w:rFonts w:ascii="Times New Roman" w:hAnsi="Times New Roman"/>
          <w:spacing w:val="3"/>
          <w:sz w:val="24"/>
          <w:szCs w:val="24"/>
        </w:rPr>
        <w:t>;</w:t>
      </w:r>
    </w:p>
    <w:p w14:paraId="1D53AEA0" w14:textId="77777777" w:rsidR="002A6EFF" w:rsidRPr="00C613A9" w:rsidRDefault="002A6EFF">
      <w:pPr>
        <w:pStyle w:val="PargrafodaLista"/>
        <w:widowControl w:val="0"/>
        <w:numPr>
          <w:ilvl w:val="0"/>
          <w:numId w:val="125"/>
        </w:numPr>
        <w:spacing w:after="120" w:line="240" w:lineRule="auto"/>
        <w:ind w:left="567" w:hanging="283"/>
        <w:contextualSpacing w:val="0"/>
        <w:jc w:val="both"/>
        <w:rPr>
          <w:rFonts w:ascii="Times New Roman" w:hAnsi="Times New Roman"/>
          <w:spacing w:val="3"/>
          <w:sz w:val="24"/>
          <w:szCs w:val="24"/>
        </w:rPr>
      </w:pPr>
      <w:r>
        <w:rPr>
          <w:rFonts w:ascii="Times New Roman" w:hAnsi="Times New Roman"/>
          <w:spacing w:val="3"/>
          <w:sz w:val="24"/>
          <w:szCs w:val="24"/>
        </w:rPr>
        <w:t>q</w:t>
      </w:r>
      <w:r w:rsidRPr="00307A37">
        <w:rPr>
          <w:rFonts w:ascii="Times New Roman" w:hAnsi="Times New Roman"/>
          <w:spacing w:val="3"/>
          <w:sz w:val="24"/>
          <w:szCs w:val="24"/>
        </w:rPr>
        <w:t>uando</w:t>
      </w:r>
      <w:r w:rsidRPr="00C613A9">
        <w:rPr>
          <w:rFonts w:ascii="Times New Roman" w:hAnsi="Times New Roman"/>
          <w:spacing w:val="3"/>
          <w:sz w:val="24"/>
          <w:szCs w:val="24"/>
        </w:rPr>
        <w:t xml:space="preserve"> a administração está dando mais ênfase à necessidade de tratamento contábil específico do que à razão econômica subjacente da transação</w:t>
      </w:r>
      <w:r>
        <w:rPr>
          <w:rFonts w:ascii="Times New Roman" w:hAnsi="Times New Roman"/>
          <w:spacing w:val="3"/>
          <w:sz w:val="24"/>
          <w:szCs w:val="24"/>
        </w:rPr>
        <w:t>;</w:t>
      </w:r>
    </w:p>
    <w:p w14:paraId="2E5EE3E7" w14:textId="77777777" w:rsidR="002A6EFF" w:rsidRPr="006C6323" w:rsidRDefault="002A6EFF">
      <w:pPr>
        <w:pStyle w:val="PargrafodaLista"/>
        <w:widowControl w:val="0"/>
        <w:numPr>
          <w:ilvl w:val="0"/>
          <w:numId w:val="122"/>
        </w:numPr>
        <w:tabs>
          <w:tab w:val="left" w:pos="284"/>
        </w:tabs>
        <w:spacing w:after="120" w:line="240" w:lineRule="auto"/>
        <w:ind w:left="284" w:hanging="284"/>
        <w:contextualSpacing w:val="0"/>
        <w:jc w:val="both"/>
        <w:rPr>
          <w:rFonts w:ascii="Times New Roman" w:hAnsi="Times New Roman"/>
          <w:spacing w:val="3"/>
          <w:sz w:val="24"/>
          <w:szCs w:val="24"/>
        </w:rPr>
      </w:pPr>
      <w:r>
        <w:rPr>
          <w:rFonts w:ascii="Times New Roman" w:hAnsi="Times New Roman"/>
          <w:spacing w:val="3"/>
          <w:sz w:val="24"/>
          <w:szCs w:val="24"/>
        </w:rPr>
        <w:t>o</w:t>
      </w:r>
      <w:r w:rsidRPr="00E13C5B">
        <w:rPr>
          <w:rFonts w:ascii="Times New Roman" w:hAnsi="Times New Roman"/>
          <w:spacing w:val="3"/>
          <w:sz w:val="24"/>
          <w:szCs w:val="24"/>
        </w:rPr>
        <w:t>s fatores que afetam os valores contábeis de ativos e passivos, incluindo as bases da entidade para determinar a vida útil econômica de bens tangíveis e intangíveis.</w:t>
      </w:r>
      <w:r w:rsidRPr="00C613A9">
        <w:rPr>
          <w:rFonts w:ascii="Times New Roman" w:hAnsi="Times New Roman"/>
          <w:spacing w:val="3"/>
          <w:sz w:val="24"/>
          <w:szCs w:val="24"/>
        </w:rPr>
        <w:t xml:space="preserve"> </w:t>
      </w:r>
      <w:r w:rsidRPr="00E13C5B">
        <w:rPr>
          <w:rFonts w:ascii="Times New Roman" w:hAnsi="Times New Roman"/>
          <w:spacing w:val="3"/>
          <w:sz w:val="24"/>
          <w:szCs w:val="24"/>
        </w:rPr>
        <w:t>A comunicação pode explicar como os fatores que afetam os valores contábeis foram selecionados e como as seleções alternativas teriam afetado as demonstrações contábeis</w:t>
      </w:r>
      <w:r>
        <w:rPr>
          <w:rFonts w:ascii="Times New Roman" w:hAnsi="Times New Roman"/>
          <w:spacing w:val="3"/>
          <w:sz w:val="24"/>
          <w:szCs w:val="24"/>
        </w:rPr>
        <w:t>;</w:t>
      </w:r>
    </w:p>
    <w:p w14:paraId="0959DC1A" w14:textId="77777777" w:rsidR="002A6EFF" w:rsidRPr="00D84099" w:rsidRDefault="002A6EFF">
      <w:pPr>
        <w:pStyle w:val="PargrafodaLista"/>
        <w:widowControl w:val="0"/>
        <w:numPr>
          <w:ilvl w:val="0"/>
          <w:numId w:val="122"/>
        </w:numPr>
        <w:tabs>
          <w:tab w:val="left" w:pos="284"/>
        </w:tabs>
        <w:spacing w:after="0" w:line="240" w:lineRule="auto"/>
        <w:ind w:left="284" w:hanging="284"/>
        <w:contextualSpacing w:val="0"/>
        <w:jc w:val="both"/>
      </w:pPr>
      <w:r>
        <w:rPr>
          <w:rFonts w:ascii="Times New Roman" w:hAnsi="Times New Roman"/>
          <w:spacing w:val="3"/>
          <w:sz w:val="24"/>
          <w:szCs w:val="24"/>
        </w:rPr>
        <w:t>a</w:t>
      </w:r>
      <w:r w:rsidRPr="00D84099">
        <w:rPr>
          <w:rFonts w:ascii="Times New Roman" w:hAnsi="Times New Roman"/>
          <w:spacing w:val="3"/>
          <w:sz w:val="24"/>
          <w:szCs w:val="24"/>
        </w:rPr>
        <w:t xml:space="preserve"> correção seletiva de distorções, por exemplo, corrigir distorções cujo efeito é aumentar os lucros divulgados, mas não aqueles cujo efeito é diminuir os lucros divulgados.</w:t>
      </w:r>
    </w:p>
    <w:p w14:paraId="64A6EC6B" w14:textId="77777777" w:rsidR="002A6EFF" w:rsidRPr="002A6EFF" w:rsidRDefault="002A6EFF" w:rsidP="002A6EFF"/>
    <w:p w14:paraId="0A1330EA" w14:textId="086CCEFB" w:rsidR="00772B0A" w:rsidRDefault="00772B0A" w:rsidP="00D17E06">
      <w:pPr>
        <w:pStyle w:val="Ttulo1"/>
        <w:spacing w:before="0" w:after="120" w:line="240" w:lineRule="auto"/>
        <w:rPr>
          <w:rFonts w:ascii="Times New Roman" w:hAnsi="Times New Roman" w:cs="Times New Roman"/>
          <w:b/>
          <w:bCs/>
          <w:color w:val="auto"/>
          <w:sz w:val="24"/>
          <w:szCs w:val="24"/>
        </w:rPr>
      </w:pPr>
      <w:bookmarkStart w:id="101" w:name="_Toc183036844"/>
      <w:r w:rsidRPr="00D17E06">
        <w:rPr>
          <w:rFonts w:ascii="Times New Roman" w:hAnsi="Times New Roman" w:cs="Times New Roman"/>
          <w:b/>
          <w:bCs/>
          <w:color w:val="auto"/>
          <w:sz w:val="24"/>
          <w:szCs w:val="24"/>
        </w:rPr>
        <w:t>NBC TA 265</w:t>
      </w:r>
      <w:bookmarkEnd w:id="101"/>
    </w:p>
    <w:p w14:paraId="1D78BB2A" w14:textId="77777777" w:rsidR="002A6EFF" w:rsidRPr="00CA6010" w:rsidRDefault="002A6EFF" w:rsidP="00CA6010">
      <w:pPr>
        <w:rPr>
          <w:b/>
          <w:bCs/>
        </w:rPr>
      </w:pPr>
      <w:r w:rsidRPr="00CA6010">
        <w:rPr>
          <w:b/>
          <w:bCs/>
        </w:rPr>
        <w:t>RESOLUÇÃO CFC Nº. 1.210/09</w:t>
      </w:r>
    </w:p>
    <w:p w14:paraId="3BB0ECD6" w14:textId="77777777" w:rsidR="002A6EFF" w:rsidRDefault="002A6EFF" w:rsidP="002A6EFF"/>
    <w:p w14:paraId="0D7A9886" w14:textId="77777777" w:rsidR="002A6EFF" w:rsidRDefault="002A6EFF" w:rsidP="002A6EFF"/>
    <w:p w14:paraId="333A0ACC" w14:textId="77777777" w:rsidR="002A6EFF" w:rsidRDefault="002A6EFF" w:rsidP="002A6EFF">
      <w:pPr>
        <w:ind w:left="3969"/>
        <w:jc w:val="both"/>
        <w:rPr>
          <w:i/>
        </w:rPr>
      </w:pPr>
      <w:r>
        <w:rPr>
          <w:bCs/>
          <w:i/>
          <w:iCs/>
        </w:rPr>
        <w:t xml:space="preserve">Aprova a NBC TA </w:t>
      </w:r>
      <w:r>
        <w:rPr>
          <w:i/>
        </w:rPr>
        <w:t>265</w:t>
      </w:r>
      <w:r>
        <w:t xml:space="preserve"> – </w:t>
      </w:r>
      <w:r>
        <w:rPr>
          <w:i/>
        </w:rPr>
        <w:t>Comunicação de Deficiências de Controle Interno.</w:t>
      </w:r>
    </w:p>
    <w:p w14:paraId="7BBAF92C" w14:textId="77777777" w:rsidR="002A6EFF" w:rsidRDefault="002A6EFF" w:rsidP="002A6EFF">
      <w:pPr>
        <w:ind w:firstLine="2127"/>
      </w:pPr>
      <w:r>
        <w:rPr>
          <w:bCs/>
        </w:rPr>
        <w:t>O CONSELHO FEDERAL DE CONTABILIDADE</w:t>
      </w:r>
      <w:r>
        <w:t>, no exercício de suas atribuições legais e regimentais,</w:t>
      </w:r>
    </w:p>
    <w:p w14:paraId="4EF5FDE7" w14:textId="77777777" w:rsidR="002A6EFF" w:rsidRDefault="002A6EFF" w:rsidP="002A6EFF">
      <w:pPr>
        <w:ind w:firstLine="2127"/>
      </w:pPr>
    </w:p>
    <w:p w14:paraId="4E1A5691" w14:textId="77777777" w:rsidR="002A6EFF" w:rsidRDefault="002A6EFF" w:rsidP="002A6EFF">
      <w:pPr>
        <w:ind w:firstLine="2127"/>
        <w:jc w:val="both"/>
        <w:rPr>
          <w:bCs/>
          <w:color w:val="000000"/>
        </w:rPr>
      </w:pPr>
      <w:r>
        <w:rPr>
          <w:bCs/>
          <w:color w:val="000000"/>
        </w:rPr>
        <w:t>CONSIDERANDO o processo de convergência das Normas Brasileiras de Contabilidade aos padrões internacionais;</w:t>
      </w:r>
    </w:p>
    <w:p w14:paraId="6377D5BC" w14:textId="77777777" w:rsidR="002A6EFF" w:rsidRDefault="002A6EFF" w:rsidP="002A6EFF">
      <w:pPr>
        <w:ind w:firstLine="2127"/>
        <w:jc w:val="both"/>
        <w:rPr>
          <w:bCs/>
          <w:color w:val="000000"/>
        </w:rPr>
      </w:pPr>
    </w:p>
    <w:p w14:paraId="074F7E11" w14:textId="77777777" w:rsidR="002A6EFF" w:rsidRDefault="002A6EFF" w:rsidP="002A6EFF">
      <w:pPr>
        <w:ind w:firstLine="2127"/>
        <w:jc w:val="both"/>
        <w:rPr>
          <w:bCs/>
          <w:color w:val="000000"/>
        </w:rPr>
      </w:pPr>
      <w:r>
        <w:rPr>
          <w:bCs/>
          <w:color w:val="000000"/>
        </w:rPr>
        <w:t>CONSIDERANDO que o Conselho Federal de Contabilidade é membro associado da IFAC – Federação Internacional de Contadores;</w:t>
      </w:r>
    </w:p>
    <w:p w14:paraId="0FA413D1" w14:textId="77777777" w:rsidR="002A6EFF" w:rsidRDefault="002A6EFF" w:rsidP="002A6EFF">
      <w:pPr>
        <w:ind w:firstLine="2127"/>
        <w:jc w:val="both"/>
        <w:rPr>
          <w:bCs/>
          <w:color w:val="000000"/>
        </w:rPr>
      </w:pPr>
    </w:p>
    <w:p w14:paraId="2498F0E6" w14:textId="77777777" w:rsidR="002A6EFF" w:rsidRDefault="002A6EFF" w:rsidP="002A6EFF">
      <w:pPr>
        <w:ind w:firstLine="2127"/>
        <w:jc w:val="both"/>
        <w:rPr>
          <w:bCs/>
          <w:color w:val="000000"/>
        </w:rPr>
      </w:pPr>
      <w:r>
        <w:rPr>
          <w:bCs/>
          <w:color w:val="000000"/>
        </w:rPr>
        <w:t xml:space="preserve">CONSIDERANDO a Política de Tradução e Reprodução de Normas, emitida pela IFAC em dezembro de 2008; </w:t>
      </w:r>
    </w:p>
    <w:p w14:paraId="1A5E7555" w14:textId="77777777" w:rsidR="002A6EFF" w:rsidRDefault="002A6EFF" w:rsidP="002A6EFF">
      <w:pPr>
        <w:ind w:firstLine="2127"/>
        <w:jc w:val="both"/>
        <w:rPr>
          <w:bCs/>
          <w:color w:val="000000"/>
        </w:rPr>
      </w:pPr>
    </w:p>
    <w:p w14:paraId="34C80630" w14:textId="77777777" w:rsidR="002A6EFF" w:rsidRDefault="002A6EFF" w:rsidP="002A6EFF">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78A21DC6" w14:textId="77777777" w:rsidR="002A6EFF" w:rsidRDefault="002A6EFF" w:rsidP="002A6EFF">
      <w:pPr>
        <w:ind w:firstLine="2127"/>
        <w:jc w:val="both"/>
        <w:rPr>
          <w:bCs/>
          <w:color w:val="000000"/>
        </w:rPr>
      </w:pPr>
    </w:p>
    <w:p w14:paraId="7E5D39ED" w14:textId="77777777" w:rsidR="002A6EFF" w:rsidRDefault="002A6EFF" w:rsidP="002A6EFF">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598422D2" w14:textId="77777777" w:rsidR="002A6EFF" w:rsidRDefault="002A6EFF" w:rsidP="002A6EFF">
      <w:pPr>
        <w:ind w:firstLine="2127"/>
        <w:jc w:val="both"/>
        <w:rPr>
          <w:color w:val="000000"/>
        </w:rPr>
      </w:pPr>
    </w:p>
    <w:p w14:paraId="3D38B785" w14:textId="77777777" w:rsidR="002A6EFF" w:rsidRDefault="002A6EFF" w:rsidP="002A6EFF">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43E52C01" w14:textId="77777777" w:rsidR="002A6EFF" w:rsidRDefault="002A6EFF" w:rsidP="002A6EFF">
      <w:pPr>
        <w:spacing w:before="120" w:after="120"/>
        <w:ind w:firstLine="2268"/>
        <w:rPr>
          <w:color w:val="000000"/>
        </w:rPr>
      </w:pPr>
      <w:r>
        <w:rPr>
          <w:bCs/>
        </w:rPr>
        <w:t xml:space="preserve">          </w:t>
      </w:r>
    </w:p>
    <w:p w14:paraId="49D5EF2A" w14:textId="77777777" w:rsidR="002A6EFF" w:rsidRDefault="002A6EFF" w:rsidP="002A6EFF">
      <w:pPr>
        <w:ind w:firstLine="2127"/>
        <w:rPr>
          <w:bCs/>
        </w:rPr>
      </w:pPr>
      <w:r>
        <w:rPr>
          <w:bCs/>
        </w:rPr>
        <w:t xml:space="preserve">RESOLVE: </w:t>
      </w:r>
    </w:p>
    <w:p w14:paraId="2F44FF11" w14:textId="77777777" w:rsidR="002A6EFF" w:rsidRDefault="002A6EFF" w:rsidP="002A6EFF">
      <w:pPr>
        <w:tabs>
          <w:tab w:val="left" w:pos="1418"/>
        </w:tabs>
        <w:rPr>
          <w:bCs/>
        </w:rPr>
      </w:pPr>
      <w:r>
        <w:rPr>
          <w:bCs/>
        </w:rPr>
        <w:tab/>
      </w:r>
    </w:p>
    <w:p w14:paraId="04F9FCBB" w14:textId="77777777" w:rsidR="002A6EFF" w:rsidRDefault="002A6EFF" w:rsidP="002A6EFF">
      <w:pPr>
        <w:ind w:firstLine="2127"/>
        <w:jc w:val="both"/>
      </w:pPr>
      <w:r>
        <w:t xml:space="preserve">Art. 1º. Aprovar a NBC TA 265 – “Comunicação de Deficiências de Controle Interno”, </w:t>
      </w:r>
      <w:r>
        <w:rPr>
          <w:color w:val="000000"/>
        </w:rPr>
        <w:t>elaborada de acordo com a sua equivalente internacional ISA 265</w:t>
      </w:r>
      <w:r>
        <w:t xml:space="preserve">. </w:t>
      </w:r>
    </w:p>
    <w:p w14:paraId="05614557" w14:textId="77777777" w:rsidR="002A6EFF" w:rsidRDefault="002A6EFF" w:rsidP="002A6EFF">
      <w:pPr>
        <w:ind w:firstLine="708"/>
        <w:jc w:val="center"/>
      </w:pPr>
      <w:r>
        <w:t xml:space="preserve"> </w:t>
      </w:r>
    </w:p>
    <w:p w14:paraId="7FADBEF1" w14:textId="77777777" w:rsidR="002A6EFF" w:rsidRDefault="002A6EFF" w:rsidP="002A6EFF">
      <w:pPr>
        <w:ind w:firstLine="2127"/>
        <w:jc w:val="both"/>
      </w:pPr>
      <w:r>
        <w:rPr>
          <w:bCs/>
        </w:rPr>
        <w:t>Art. 2º.</w:t>
      </w:r>
      <w:r>
        <w:t xml:space="preserve"> Esta Resolução entra em vigor nos exercícios iniciados em ou após 1º. de janeiro de 2010.</w:t>
      </w:r>
    </w:p>
    <w:p w14:paraId="4783276D" w14:textId="77777777" w:rsidR="002A6EFF" w:rsidRDefault="002A6EFF" w:rsidP="002A6EFF">
      <w:pPr>
        <w:ind w:firstLine="2127"/>
        <w:jc w:val="both"/>
      </w:pPr>
    </w:p>
    <w:p w14:paraId="0D8C4E74" w14:textId="77777777" w:rsidR="002A6EFF" w:rsidRPr="00AD7F82" w:rsidRDefault="002A6EFF" w:rsidP="002A6EFF">
      <w:pPr>
        <w:ind w:firstLine="2127"/>
        <w:jc w:val="both"/>
        <w:rPr>
          <w:vanish/>
          <w:specVanish/>
        </w:rPr>
      </w:pPr>
      <w:r>
        <w:t>Art. 3</w:t>
      </w:r>
    </w:p>
    <w:p w14:paraId="5AAA610D" w14:textId="77777777" w:rsidR="002A6EFF" w:rsidRDefault="002A6EFF" w:rsidP="002A6EFF">
      <w:pPr>
        <w:ind w:firstLine="2127"/>
        <w:jc w:val="both"/>
      </w:pPr>
      <w:r>
        <w:t>º. Observado o disposto no art. 3º da Resolução CFC nº 1.203/09, ficam revogadas a partir de 1º. de janeiro de 2010 as disposições em contrário nos termos do art. 4º da mesma resolução.</w:t>
      </w:r>
    </w:p>
    <w:p w14:paraId="555A104E" w14:textId="77777777" w:rsidR="002A6EFF" w:rsidRDefault="002A6EFF" w:rsidP="002A6EFF">
      <w:pPr>
        <w:ind w:firstLine="1418"/>
      </w:pPr>
    </w:p>
    <w:p w14:paraId="7B305F57" w14:textId="77777777" w:rsidR="002A6EFF" w:rsidRDefault="002A6EFF" w:rsidP="002A6EFF">
      <w:pPr>
        <w:ind w:firstLine="1418"/>
      </w:pPr>
    </w:p>
    <w:p w14:paraId="09C6991A" w14:textId="77777777" w:rsidR="002A6EFF" w:rsidRDefault="002A6EFF" w:rsidP="002A6EFF">
      <w:pPr>
        <w:pStyle w:val="Recuodecorpodetexto2"/>
        <w:spacing w:after="0" w:line="240" w:lineRule="auto"/>
        <w:ind w:left="0"/>
        <w:jc w:val="right"/>
        <w:rPr>
          <w:lang w:val="pt-BR"/>
        </w:rPr>
      </w:pPr>
      <w:r>
        <w:rPr>
          <w:lang w:val="pt-BR"/>
        </w:rPr>
        <w:t>Brasília, 27 de novembro de 2009.</w:t>
      </w:r>
    </w:p>
    <w:p w14:paraId="22EC1DBD" w14:textId="77777777" w:rsidR="002A6EFF" w:rsidRDefault="002A6EFF" w:rsidP="002A6EFF">
      <w:pPr>
        <w:ind w:firstLine="1418"/>
      </w:pPr>
    </w:p>
    <w:p w14:paraId="573DA457" w14:textId="77777777" w:rsidR="002A6EFF" w:rsidRDefault="002A6EFF" w:rsidP="002A6EFF"/>
    <w:p w14:paraId="72D67EC9" w14:textId="77777777" w:rsidR="002A6EFF" w:rsidRDefault="002A6EFF" w:rsidP="002A6EFF">
      <w:pPr>
        <w:jc w:val="center"/>
        <w:rPr>
          <w:bCs/>
        </w:rPr>
      </w:pPr>
      <w:r>
        <w:t xml:space="preserve">Contadora </w:t>
      </w:r>
      <w:r>
        <w:rPr>
          <w:b/>
        </w:rPr>
        <w:t>Maria Clara Cavalcante Bugarim</w:t>
      </w:r>
    </w:p>
    <w:p w14:paraId="29CAD56A" w14:textId="77777777" w:rsidR="002A6EFF" w:rsidRDefault="002A6EFF" w:rsidP="002A6EFF">
      <w:pPr>
        <w:pStyle w:val="Recuodecorpodetexto2"/>
        <w:spacing w:after="0" w:line="240" w:lineRule="auto"/>
        <w:ind w:left="0"/>
        <w:jc w:val="center"/>
        <w:rPr>
          <w:lang w:val="pt-BR"/>
        </w:rPr>
      </w:pPr>
      <w:r>
        <w:rPr>
          <w:lang w:val="pt-BR"/>
        </w:rPr>
        <w:t>Presidente</w:t>
      </w:r>
    </w:p>
    <w:p w14:paraId="656A08AA" w14:textId="77777777" w:rsidR="002A6EFF" w:rsidRDefault="002A6EFF" w:rsidP="002A6EFF">
      <w:pPr>
        <w:pStyle w:val="Recuodecorpodetexto2"/>
        <w:spacing w:after="0" w:line="240" w:lineRule="auto"/>
        <w:ind w:left="0" w:hanging="5103"/>
        <w:rPr>
          <w:lang w:val="pt-BR"/>
        </w:rPr>
      </w:pPr>
    </w:p>
    <w:p w14:paraId="2FDB54B3" w14:textId="77777777" w:rsidR="002A6EFF" w:rsidRDefault="002A6EFF" w:rsidP="002A6EFF">
      <w:pPr>
        <w:pStyle w:val="Recuodecorpodetexto2"/>
        <w:tabs>
          <w:tab w:val="left" w:pos="0"/>
        </w:tabs>
        <w:spacing w:after="0" w:line="240" w:lineRule="auto"/>
        <w:ind w:left="4820" w:hanging="4820"/>
        <w:rPr>
          <w:lang w:val="pt-BR"/>
        </w:rPr>
      </w:pPr>
      <w:r>
        <w:rPr>
          <w:lang w:val="pt-BR"/>
        </w:rPr>
        <w:t>Ata CFC nº. 931</w:t>
      </w:r>
    </w:p>
    <w:p w14:paraId="0C4D22EF" w14:textId="77777777" w:rsidR="002A6EFF" w:rsidRDefault="002A6EFF" w:rsidP="002A6EFF">
      <w:pPr>
        <w:pStyle w:val="Recuodecorpodetexto2"/>
        <w:tabs>
          <w:tab w:val="left" w:pos="0"/>
        </w:tabs>
        <w:spacing w:after="0" w:line="240" w:lineRule="auto"/>
        <w:ind w:left="4820" w:hanging="4820"/>
        <w:rPr>
          <w:lang w:val="pt-BR"/>
        </w:rPr>
      </w:pPr>
    </w:p>
    <w:p w14:paraId="0641DE61" w14:textId="77777777" w:rsidR="002A6EFF" w:rsidRDefault="002A6EFF" w:rsidP="002A6EFF">
      <w:pPr>
        <w:pStyle w:val="Recuodecorpodetexto2"/>
        <w:tabs>
          <w:tab w:val="left" w:pos="0"/>
        </w:tabs>
        <w:spacing w:after="0" w:line="240" w:lineRule="auto"/>
        <w:ind w:left="4820" w:hanging="4820"/>
        <w:rPr>
          <w:lang w:val="pt-BR"/>
        </w:rPr>
      </w:pPr>
    </w:p>
    <w:p w14:paraId="27FCE184" w14:textId="77777777" w:rsidR="002A6EFF" w:rsidRDefault="002A6EFF" w:rsidP="002A6EFF">
      <w:pPr>
        <w:pStyle w:val="Recuodecorpodetexto2"/>
        <w:tabs>
          <w:tab w:val="left" w:pos="0"/>
        </w:tabs>
        <w:spacing w:after="0" w:line="240" w:lineRule="auto"/>
        <w:ind w:left="4820" w:hanging="4820"/>
        <w:rPr>
          <w:lang w:val="pt-BR"/>
        </w:rPr>
      </w:pPr>
    </w:p>
    <w:p w14:paraId="2B645A39" w14:textId="77777777" w:rsidR="002A6EFF" w:rsidRDefault="002A6EFF" w:rsidP="002A6EFF">
      <w:pPr>
        <w:pStyle w:val="Recuodecorpodetexto2"/>
        <w:tabs>
          <w:tab w:val="left" w:pos="0"/>
        </w:tabs>
        <w:spacing w:after="0" w:line="240" w:lineRule="auto"/>
        <w:ind w:left="4820" w:hanging="4820"/>
        <w:rPr>
          <w:lang w:val="pt-BR"/>
        </w:rPr>
      </w:pPr>
    </w:p>
    <w:p w14:paraId="43E60B4F" w14:textId="77777777" w:rsidR="002A6EFF" w:rsidRDefault="002A6EFF" w:rsidP="002A6EFF">
      <w:pPr>
        <w:pStyle w:val="Recuodecorpodetexto2"/>
        <w:tabs>
          <w:tab w:val="left" w:pos="0"/>
        </w:tabs>
        <w:spacing w:after="0" w:line="240" w:lineRule="auto"/>
        <w:ind w:left="4820" w:hanging="4820"/>
        <w:rPr>
          <w:lang w:val="pt-BR"/>
        </w:rPr>
      </w:pPr>
    </w:p>
    <w:p w14:paraId="6B4C9DEE" w14:textId="77777777" w:rsidR="002A6EFF" w:rsidRDefault="002A6EFF" w:rsidP="002A6EFF">
      <w:pPr>
        <w:pStyle w:val="Recuodecorpodetexto2"/>
        <w:tabs>
          <w:tab w:val="left" w:pos="0"/>
        </w:tabs>
        <w:spacing w:after="0" w:line="240" w:lineRule="auto"/>
        <w:ind w:left="4820" w:hanging="4820"/>
        <w:rPr>
          <w:lang w:val="pt-BR"/>
        </w:rPr>
      </w:pPr>
    </w:p>
    <w:p w14:paraId="75539131" w14:textId="77777777" w:rsidR="002A6EFF" w:rsidRDefault="002A6EFF" w:rsidP="002A6EFF">
      <w:pPr>
        <w:pStyle w:val="Recuodecorpodetexto2"/>
        <w:tabs>
          <w:tab w:val="left" w:pos="0"/>
        </w:tabs>
        <w:spacing w:after="0" w:line="240" w:lineRule="auto"/>
        <w:ind w:left="4820" w:hanging="4820"/>
        <w:rPr>
          <w:lang w:val="pt-BR"/>
        </w:rPr>
      </w:pPr>
    </w:p>
    <w:p w14:paraId="21F60DFF" w14:textId="77777777" w:rsidR="002A6EFF" w:rsidRDefault="002A6EFF" w:rsidP="002A6EFF">
      <w:pPr>
        <w:pStyle w:val="Recuodecorpodetexto2"/>
        <w:tabs>
          <w:tab w:val="left" w:pos="0"/>
        </w:tabs>
        <w:spacing w:after="0" w:line="240" w:lineRule="auto"/>
        <w:ind w:left="4820" w:hanging="4820"/>
        <w:rPr>
          <w:lang w:val="pt-BR"/>
        </w:rPr>
      </w:pPr>
    </w:p>
    <w:p w14:paraId="7783B996" w14:textId="77777777" w:rsidR="002A6EFF" w:rsidRDefault="002A6EFF" w:rsidP="002A6EFF">
      <w:pPr>
        <w:pStyle w:val="Recuodecorpodetexto2"/>
        <w:tabs>
          <w:tab w:val="left" w:pos="0"/>
        </w:tabs>
        <w:spacing w:after="0" w:line="240" w:lineRule="auto"/>
        <w:ind w:left="4820" w:hanging="4820"/>
        <w:rPr>
          <w:lang w:val="pt-BR"/>
        </w:rPr>
      </w:pPr>
    </w:p>
    <w:p w14:paraId="1373BA6A" w14:textId="77777777" w:rsidR="002A6EFF" w:rsidRDefault="002A6EFF" w:rsidP="002A6EFF">
      <w:pPr>
        <w:pStyle w:val="Recuodecorpodetexto2"/>
        <w:tabs>
          <w:tab w:val="left" w:pos="0"/>
        </w:tabs>
        <w:spacing w:after="0" w:line="240" w:lineRule="auto"/>
        <w:ind w:left="4820" w:hanging="4820"/>
        <w:rPr>
          <w:lang w:val="pt-BR"/>
        </w:rPr>
      </w:pPr>
    </w:p>
    <w:p w14:paraId="59C31EFE" w14:textId="77777777" w:rsidR="002A6EFF" w:rsidRDefault="002A6EFF" w:rsidP="002A6EFF">
      <w:pPr>
        <w:pStyle w:val="Recuodecorpodetexto2"/>
        <w:tabs>
          <w:tab w:val="left" w:pos="0"/>
        </w:tabs>
        <w:spacing w:after="0" w:line="240" w:lineRule="auto"/>
        <w:ind w:left="4820" w:hanging="4820"/>
        <w:rPr>
          <w:lang w:val="pt-BR"/>
        </w:rPr>
      </w:pPr>
    </w:p>
    <w:p w14:paraId="2D88CFBD" w14:textId="77777777" w:rsidR="002A6EFF" w:rsidRDefault="002A6EFF" w:rsidP="002A6EFF">
      <w:pPr>
        <w:pStyle w:val="Recuodecorpodetexto2"/>
        <w:tabs>
          <w:tab w:val="left" w:pos="0"/>
        </w:tabs>
        <w:spacing w:after="0" w:line="240" w:lineRule="auto"/>
        <w:ind w:left="4820" w:hanging="4820"/>
        <w:rPr>
          <w:lang w:val="pt-BR"/>
        </w:rPr>
      </w:pPr>
    </w:p>
    <w:p w14:paraId="74965ADA" w14:textId="77777777" w:rsidR="002A6EFF" w:rsidRDefault="002A6EFF" w:rsidP="002A6EFF">
      <w:pPr>
        <w:pStyle w:val="Recuodecorpodetexto2"/>
        <w:tabs>
          <w:tab w:val="left" w:pos="0"/>
        </w:tabs>
        <w:spacing w:after="0" w:line="240" w:lineRule="auto"/>
        <w:ind w:left="4820" w:hanging="4820"/>
        <w:rPr>
          <w:lang w:val="pt-BR"/>
        </w:rPr>
      </w:pPr>
    </w:p>
    <w:p w14:paraId="47284B31" w14:textId="77777777" w:rsidR="002A6EFF" w:rsidRDefault="002A6EFF" w:rsidP="002A6EFF">
      <w:pPr>
        <w:pStyle w:val="Recuodecorpodetexto2"/>
        <w:tabs>
          <w:tab w:val="left" w:pos="0"/>
        </w:tabs>
        <w:spacing w:after="0" w:line="240" w:lineRule="auto"/>
        <w:ind w:left="4820" w:hanging="4820"/>
        <w:rPr>
          <w:lang w:val="pt-BR"/>
        </w:rPr>
      </w:pPr>
    </w:p>
    <w:p w14:paraId="6FD96326" w14:textId="77777777" w:rsidR="002A6EFF" w:rsidRDefault="002A6EFF" w:rsidP="002A6EFF">
      <w:pPr>
        <w:pStyle w:val="Recuodecorpodetexto2"/>
        <w:tabs>
          <w:tab w:val="left" w:pos="0"/>
        </w:tabs>
        <w:spacing w:after="0" w:line="240" w:lineRule="auto"/>
        <w:ind w:left="4820" w:hanging="4820"/>
        <w:rPr>
          <w:lang w:val="pt-BR"/>
        </w:rPr>
      </w:pPr>
    </w:p>
    <w:p w14:paraId="01BDAC88" w14:textId="77777777" w:rsidR="002A6EFF" w:rsidRDefault="002A6EFF" w:rsidP="002A6EFF">
      <w:pPr>
        <w:pStyle w:val="Recuodecorpodetexto2"/>
        <w:tabs>
          <w:tab w:val="left" w:pos="0"/>
        </w:tabs>
        <w:spacing w:after="0" w:line="240" w:lineRule="auto"/>
        <w:ind w:left="4820" w:hanging="4820"/>
        <w:rPr>
          <w:lang w:val="pt-BR"/>
        </w:rPr>
      </w:pPr>
    </w:p>
    <w:p w14:paraId="64909D78" w14:textId="77777777" w:rsidR="002A6EFF" w:rsidRDefault="002A6EFF" w:rsidP="002A6EFF">
      <w:pPr>
        <w:pStyle w:val="Recuodecorpodetexto2"/>
        <w:tabs>
          <w:tab w:val="left" w:pos="0"/>
        </w:tabs>
        <w:spacing w:after="0" w:line="240" w:lineRule="auto"/>
        <w:ind w:left="4820" w:hanging="4820"/>
        <w:rPr>
          <w:lang w:val="pt-BR"/>
        </w:rPr>
      </w:pPr>
    </w:p>
    <w:p w14:paraId="1AF5EA0D" w14:textId="77777777" w:rsidR="002A6EFF" w:rsidRDefault="002A6EFF" w:rsidP="002A6EFF">
      <w:pPr>
        <w:pStyle w:val="Recuodecorpodetexto2"/>
        <w:tabs>
          <w:tab w:val="left" w:pos="0"/>
        </w:tabs>
        <w:spacing w:after="0" w:line="240" w:lineRule="auto"/>
        <w:ind w:left="4820" w:hanging="4820"/>
        <w:rPr>
          <w:lang w:val="pt-BR"/>
        </w:rPr>
      </w:pPr>
    </w:p>
    <w:p w14:paraId="6720BCF4" w14:textId="77777777" w:rsidR="002A6EFF" w:rsidRDefault="002A6EFF" w:rsidP="002A6EFF">
      <w:pPr>
        <w:pStyle w:val="Recuodecorpodetexto2"/>
        <w:tabs>
          <w:tab w:val="left" w:pos="0"/>
        </w:tabs>
        <w:spacing w:after="0" w:line="240" w:lineRule="auto"/>
        <w:ind w:left="4820" w:hanging="4820"/>
        <w:rPr>
          <w:lang w:val="pt-BR"/>
        </w:rPr>
      </w:pPr>
    </w:p>
    <w:p w14:paraId="6DFDBA60" w14:textId="77777777" w:rsidR="002A6EFF" w:rsidRDefault="002A6EFF" w:rsidP="002A6EFF">
      <w:pPr>
        <w:pStyle w:val="Recuodecorpodetexto2"/>
        <w:tabs>
          <w:tab w:val="left" w:pos="0"/>
        </w:tabs>
        <w:spacing w:after="0" w:line="240" w:lineRule="auto"/>
        <w:ind w:left="4820" w:hanging="4820"/>
        <w:rPr>
          <w:lang w:val="pt-BR"/>
        </w:rPr>
      </w:pPr>
    </w:p>
    <w:p w14:paraId="39E3D7A2" w14:textId="77777777" w:rsidR="002A6EFF" w:rsidRDefault="002A6EFF" w:rsidP="002A6EFF">
      <w:pPr>
        <w:pStyle w:val="Recuodecorpodetexto2"/>
        <w:tabs>
          <w:tab w:val="left" w:pos="0"/>
        </w:tabs>
        <w:spacing w:after="0" w:line="240" w:lineRule="auto"/>
        <w:ind w:left="4820" w:hanging="4820"/>
        <w:rPr>
          <w:lang w:val="pt-BR"/>
        </w:rPr>
      </w:pPr>
    </w:p>
    <w:p w14:paraId="74D424E9" w14:textId="77777777" w:rsidR="002A6EFF" w:rsidRDefault="002A6EFF" w:rsidP="002A6EFF">
      <w:pPr>
        <w:pStyle w:val="Recuodecorpodetexto2"/>
        <w:tabs>
          <w:tab w:val="left" w:pos="0"/>
        </w:tabs>
        <w:spacing w:after="0" w:line="240" w:lineRule="auto"/>
        <w:ind w:left="4820" w:hanging="4820"/>
        <w:rPr>
          <w:lang w:val="pt-BR"/>
        </w:rPr>
      </w:pPr>
    </w:p>
    <w:p w14:paraId="0998EE4B" w14:textId="77777777" w:rsidR="002A6EFF" w:rsidRDefault="002A6EFF" w:rsidP="002A6EFF">
      <w:pPr>
        <w:pStyle w:val="Recuodecorpodetexto2"/>
        <w:tabs>
          <w:tab w:val="left" w:pos="0"/>
        </w:tabs>
        <w:spacing w:after="0" w:line="240" w:lineRule="auto"/>
        <w:ind w:left="4820" w:hanging="4820"/>
        <w:rPr>
          <w:lang w:val="pt-BR"/>
        </w:rPr>
      </w:pPr>
    </w:p>
    <w:p w14:paraId="4AFA593C" w14:textId="77777777" w:rsidR="002A6EFF" w:rsidRDefault="002A6EFF" w:rsidP="002A6EFF">
      <w:pPr>
        <w:pStyle w:val="Recuodecorpodetexto2"/>
        <w:tabs>
          <w:tab w:val="left" w:pos="0"/>
        </w:tabs>
        <w:spacing w:after="0" w:line="240" w:lineRule="auto"/>
        <w:ind w:left="4820" w:hanging="4820"/>
        <w:rPr>
          <w:lang w:val="pt-BR"/>
        </w:rPr>
      </w:pPr>
    </w:p>
    <w:p w14:paraId="013E3029" w14:textId="77777777" w:rsidR="002A6EFF" w:rsidRDefault="002A6EFF" w:rsidP="002A6EFF">
      <w:pPr>
        <w:pStyle w:val="Recuodecorpodetexto2"/>
        <w:tabs>
          <w:tab w:val="left" w:pos="0"/>
        </w:tabs>
        <w:spacing w:after="0" w:line="240" w:lineRule="auto"/>
        <w:ind w:left="4820" w:hanging="4820"/>
        <w:rPr>
          <w:lang w:val="pt-BR"/>
        </w:rPr>
      </w:pPr>
    </w:p>
    <w:p w14:paraId="49CA54CF" w14:textId="77777777" w:rsidR="002A6EFF" w:rsidRDefault="002A6EFF" w:rsidP="002A6EFF">
      <w:pPr>
        <w:pStyle w:val="Recuodecorpodetexto2"/>
        <w:tabs>
          <w:tab w:val="left" w:pos="0"/>
        </w:tabs>
        <w:spacing w:after="0" w:line="240" w:lineRule="auto"/>
        <w:ind w:left="4820" w:hanging="4820"/>
        <w:rPr>
          <w:lang w:val="pt-BR"/>
        </w:rPr>
      </w:pPr>
    </w:p>
    <w:p w14:paraId="722460B7" w14:textId="77777777" w:rsidR="002A6EFF" w:rsidRDefault="002A6EFF" w:rsidP="002A6EFF">
      <w:pPr>
        <w:pStyle w:val="Recuodecorpodetexto2"/>
        <w:tabs>
          <w:tab w:val="left" w:pos="0"/>
        </w:tabs>
        <w:spacing w:after="0" w:line="240" w:lineRule="auto"/>
        <w:ind w:left="4820" w:hanging="4820"/>
        <w:rPr>
          <w:lang w:val="pt-BR"/>
        </w:rPr>
      </w:pPr>
    </w:p>
    <w:p w14:paraId="789F37C6" w14:textId="77777777" w:rsidR="002A6EFF" w:rsidRDefault="002A6EFF" w:rsidP="002A6EFF">
      <w:pPr>
        <w:pStyle w:val="Recuodecorpodetexto2"/>
        <w:tabs>
          <w:tab w:val="left" w:pos="0"/>
        </w:tabs>
        <w:spacing w:after="0" w:line="240" w:lineRule="auto"/>
        <w:ind w:left="4820" w:hanging="4820"/>
        <w:rPr>
          <w:lang w:val="pt-BR"/>
        </w:rPr>
      </w:pPr>
    </w:p>
    <w:p w14:paraId="0F2BAB55" w14:textId="77777777" w:rsidR="002A6EFF" w:rsidRDefault="002A6EFF" w:rsidP="002A6EFF">
      <w:pPr>
        <w:pStyle w:val="Recuodecorpodetexto2"/>
        <w:tabs>
          <w:tab w:val="left" w:pos="0"/>
        </w:tabs>
        <w:spacing w:after="0" w:line="240" w:lineRule="auto"/>
        <w:ind w:left="4820" w:hanging="4820"/>
        <w:rPr>
          <w:lang w:val="pt-BR"/>
        </w:rPr>
      </w:pPr>
    </w:p>
    <w:p w14:paraId="7546EA50" w14:textId="77777777" w:rsidR="002A6EFF" w:rsidRPr="00CA6010" w:rsidRDefault="002A6EFF" w:rsidP="00CA6010">
      <w:pPr>
        <w:jc w:val="center"/>
        <w:rPr>
          <w:b/>
          <w:bCs/>
        </w:rPr>
      </w:pPr>
      <w:r w:rsidRPr="00CA6010">
        <w:rPr>
          <w:b/>
          <w:bCs/>
        </w:rPr>
        <w:t>NORMAS BRASILEIRAS DE CONTABILIDADE</w:t>
      </w:r>
    </w:p>
    <w:p w14:paraId="3C980483" w14:textId="75F38D04" w:rsidR="002A6EFF" w:rsidRPr="00CA6010" w:rsidRDefault="002A6EFF" w:rsidP="00CA6010">
      <w:pPr>
        <w:jc w:val="center"/>
        <w:rPr>
          <w:b/>
          <w:bCs/>
        </w:rPr>
      </w:pPr>
      <w:r w:rsidRPr="00CA6010">
        <w:rPr>
          <w:b/>
          <w:bCs/>
        </w:rPr>
        <w:t>NBC TA 265 – COMUNICAÇÃO DE DEFICIÊNCIAS DE CONTROLE INTERNO</w:t>
      </w:r>
    </w:p>
    <w:p w14:paraId="7DE7453E" w14:textId="77777777" w:rsidR="002A6EFF" w:rsidRPr="008000D9" w:rsidRDefault="002A6EFF" w:rsidP="002A6EFF">
      <w:pPr>
        <w:spacing w:before="120" w:after="120"/>
        <w:jc w:val="both"/>
        <w:rPr>
          <w:b/>
        </w:rPr>
      </w:pPr>
      <w:r w:rsidRPr="008000D9">
        <w:rPr>
          <w:b/>
        </w:rPr>
        <w:t>Índice</w:t>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t>Item</w:t>
      </w:r>
    </w:p>
    <w:p w14:paraId="2C5859C7" w14:textId="77777777" w:rsidR="002A6EFF" w:rsidRPr="008000D9" w:rsidRDefault="002A6EFF" w:rsidP="002A6EFF">
      <w:pPr>
        <w:spacing w:before="120" w:after="120"/>
        <w:jc w:val="both"/>
        <w:rPr>
          <w:b/>
        </w:rPr>
      </w:pPr>
    </w:p>
    <w:p w14:paraId="547903AE" w14:textId="77777777" w:rsidR="002A6EFF" w:rsidRPr="008000D9" w:rsidRDefault="002A6EFF" w:rsidP="002A6EFF">
      <w:pPr>
        <w:spacing w:before="120" w:after="120"/>
        <w:jc w:val="both"/>
        <w:rPr>
          <w:b/>
        </w:rPr>
      </w:pPr>
      <w:r w:rsidRPr="008000D9">
        <w:rPr>
          <w:b/>
        </w:rPr>
        <w:t>INTRODUÇÃO</w:t>
      </w:r>
    </w:p>
    <w:p w14:paraId="418F02A0" w14:textId="77777777" w:rsidR="002A6EFF" w:rsidRPr="008000D9" w:rsidRDefault="002A6EFF" w:rsidP="002A6EFF">
      <w:pPr>
        <w:spacing w:before="120" w:after="120"/>
        <w:jc w:val="both"/>
      </w:pPr>
      <w:r w:rsidRPr="008000D9">
        <w:t>Alcance</w:t>
      </w:r>
      <w:r w:rsidRPr="008000D9">
        <w:tab/>
      </w:r>
      <w:r w:rsidRPr="008000D9">
        <w:tab/>
      </w:r>
      <w:r w:rsidRPr="008000D9">
        <w:tab/>
      </w:r>
      <w:r w:rsidRPr="008000D9">
        <w:tab/>
      </w:r>
      <w:r w:rsidRPr="008000D9">
        <w:tab/>
      </w:r>
      <w:r w:rsidRPr="008000D9">
        <w:tab/>
      </w:r>
      <w:r w:rsidRPr="008000D9">
        <w:tab/>
      </w:r>
      <w:r w:rsidRPr="008000D9">
        <w:tab/>
      </w:r>
      <w:r w:rsidRPr="008000D9">
        <w:tab/>
      </w:r>
      <w:r w:rsidRPr="008000D9">
        <w:tab/>
        <w:t xml:space="preserve">1 </w:t>
      </w:r>
      <w:r w:rsidRPr="008000D9">
        <w:rPr>
          <w:b/>
        </w:rPr>
        <w:t xml:space="preserve">– </w:t>
      </w:r>
      <w:r w:rsidRPr="008000D9">
        <w:t>3</w:t>
      </w:r>
    </w:p>
    <w:p w14:paraId="26649ADB" w14:textId="77777777" w:rsidR="002A6EFF" w:rsidRPr="008000D9" w:rsidRDefault="002A6EFF" w:rsidP="002A6EFF">
      <w:pPr>
        <w:spacing w:before="120" w:after="120"/>
        <w:jc w:val="both"/>
        <w:rPr>
          <w:b/>
        </w:rPr>
      </w:pPr>
      <w:r w:rsidRPr="008000D9">
        <w:t>Data de vigência</w:t>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rPr>
          <w:b/>
        </w:rPr>
        <w:tab/>
      </w:r>
      <w:r w:rsidRPr="008000D9">
        <w:t>4</w:t>
      </w:r>
    </w:p>
    <w:p w14:paraId="7C957828" w14:textId="77777777" w:rsidR="002A6EFF" w:rsidRPr="008000D9" w:rsidRDefault="002A6EFF" w:rsidP="002A6EFF">
      <w:pPr>
        <w:spacing w:before="120" w:after="120"/>
        <w:jc w:val="both"/>
      </w:pPr>
      <w:r w:rsidRPr="008000D9">
        <w:rPr>
          <w:b/>
        </w:rPr>
        <w:t>OBJETIVO</w:t>
      </w:r>
      <w:r w:rsidRPr="008000D9">
        <w:t xml:space="preserve"> </w:t>
      </w:r>
      <w:r w:rsidRPr="008000D9">
        <w:tab/>
      </w:r>
      <w:r w:rsidRPr="008000D9">
        <w:tab/>
      </w:r>
      <w:r w:rsidRPr="008000D9">
        <w:tab/>
      </w:r>
      <w:r w:rsidRPr="008000D9">
        <w:tab/>
      </w:r>
      <w:r w:rsidRPr="008000D9">
        <w:tab/>
      </w:r>
      <w:r w:rsidRPr="008000D9">
        <w:tab/>
      </w:r>
      <w:r w:rsidRPr="008000D9">
        <w:tab/>
      </w:r>
      <w:r w:rsidRPr="008000D9">
        <w:tab/>
      </w:r>
      <w:r w:rsidRPr="008000D9">
        <w:tab/>
      </w:r>
      <w:r w:rsidRPr="008000D9">
        <w:tab/>
        <w:t>5</w:t>
      </w:r>
    </w:p>
    <w:p w14:paraId="0D2F8401" w14:textId="77777777" w:rsidR="002A6EFF" w:rsidRPr="008000D9" w:rsidRDefault="002A6EFF" w:rsidP="002A6EFF">
      <w:pPr>
        <w:spacing w:before="120" w:after="120"/>
        <w:jc w:val="both"/>
      </w:pPr>
      <w:r w:rsidRPr="008000D9">
        <w:rPr>
          <w:b/>
        </w:rPr>
        <w:t>DEFINIÇÕES</w:t>
      </w:r>
      <w:r w:rsidRPr="008000D9">
        <w:t xml:space="preserve"> </w:t>
      </w:r>
      <w:r w:rsidRPr="008000D9">
        <w:tab/>
      </w:r>
      <w:r w:rsidRPr="008000D9">
        <w:tab/>
      </w:r>
      <w:r w:rsidRPr="008000D9">
        <w:tab/>
      </w:r>
      <w:r w:rsidRPr="008000D9">
        <w:tab/>
      </w:r>
      <w:r w:rsidRPr="008000D9">
        <w:tab/>
      </w:r>
      <w:r w:rsidRPr="008000D9">
        <w:tab/>
      </w:r>
      <w:r w:rsidRPr="008000D9">
        <w:tab/>
      </w:r>
      <w:r w:rsidRPr="008000D9">
        <w:tab/>
      </w:r>
      <w:r w:rsidRPr="008000D9">
        <w:tab/>
        <w:t>6</w:t>
      </w:r>
    </w:p>
    <w:p w14:paraId="72E7DC5F" w14:textId="77777777" w:rsidR="002A6EFF" w:rsidRPr="008000D9" w:rsidRDefault="002A6EFF" w:rsidP="002A6EFF">
      <w:pPr>
        <w:spacing w:before="120" w:after="120"/>
        <w:jc w:val="both"/>
      </w:pPr>
      <w:r w:rsidRPr="008000D9">
        <w:rPr>
          <w:b/>
        </w:rPr>
        <w:t>REQUISITOS</w:t>
      </w:r>
      <w:r w:rsidRPr="008000D9">
        <w:t xml:space="preserve"> </w:t>
      </w:r>
      <w:r w:rsidRPr="008000D9">
        <w:tab/>
      </w:r>
      <w:r w:rsidRPr="008000D9">
        <w:tab/>
      </w:r>
      <w:r w:rsidRPr="008000D9">
        <w:tab/>
      </w:r>
      <w:r w:rsidRPr="008000D9">
        <w:tab/>
      </w:r>
      <w:r w:rsidRPr="008000D9">
        <w:tab/>
      </w:r>
      <w:r w:rsidRPr="008000D9">
        <w:tab/>
      </w:r>
      <w:r w:rsidRPr="008000D9">
        <w:tab/>
      </w:r>
      <w:r w:rsidRPr="008000D9">
        <w:tab/>
      </w:r>
      <w:r w:rsidRPr="008000D9">
        <w:tab/>
        <w:t xml:space="preserve">7 </w:t>
      </w:r>
      <w:r w:rsidRPr="008000D9">
        <w:rPr>
          <w:b/>
        </w:rPr>
        <w:t xml:space="preserve">– </w:t>
      </w:r>
      <w:r w:rsidRPr="008000D9">
        <w:t>11</w:t>
      </w:r>
    </w:p>
    <w:p w14:paraId="43FE29B0" w14:textId="77777777" w:rsidR="002A6EFF" w:rsidRPr="008000D9" w:rsidRDefault="002A6EFF" w:rsidP="002A6EFF">
      <w:pPr>
        <w:spacing w:before="120" w:after="120"/>
        <w:jc w:val="both"/>
        <w:rPr>
          <w:b/>
        </w:rPr>
      </w:pPr>
    </w:p>
    <w:p w14:paraId="0892247A" w14:textId="77777777" w:rsidR="002A6EFF" w:rsidRPr="008000D9" w:rsidRDefault="002A6EFF" w:rsidP="002A6EFF">
      <w:pPr>
        <w:spacing w:before="120" w:after="120"/>
        <w:jc w:val="both"/>
        <w:rPr>
          <w:b/>
        </w:rPr>
      </w:pPr>
      <w:r w:rsidRPr="008000D9">
        <w:rPr>
          <w:b/>
        </w:rPr>
        <w:t>APLICAÇÃO E OUTROS MATERIAIS EXPLICATIVOS</w:t>
      </w:r>
    </w:p>
    <w:p w14:paraId="698E0022" w14:textId="77777777" w:rsidR="002A6EFF" w:rsidRPr="008000D9" w:rsidRDefault="002A6EFF" w:rsidP="002A6EFF">
      <w:pPr>
        <w:spacing w:before="120" w:after="120"/>
        <w:jc w:val="both"/>
      </w:pPr>
      <w:r w:rsidRPr="008000D9">
        <w:t xml:space="preserve">Determinação se foram identificadas deficiências de controle interno        </w:t>
      </w:r>
      <w:r w:rsidRPr="008000D9">
        <w:tab/>
        <w:t xml:space="preserve">A1 </w:t>
      </w:r>
      <w:r w:rsidRPr="008000D9">
        <w:rPr>
          <w:b/>
        </w:rPr>
        <w:t xml:space="preserve">– </w:t>
      </w:r>
      <w:r w:rsidRPr="008000D9">
        <w:t>A4</w:t>
      </w:r>
    </w:p>
    <w:p w14:paraId="07A811D0" w14:textId="77777777" w:rsidR="002A6EFF" w:rsidRPr="008000D9" w:rsidRDefault="002A6EFF" w:rsidP="002A6EFF">
      <w:pPr>
        <w:spacing w:before="120" w:after="120"/>
        <w:jc w:val="both"/>
      </w:pPr>
      <w:r w:rsidRPr="008000D9">
        <w:t xml:space="preserve">Deficiências significativas de controle interno </w:t>
      </w:r>
      <w:r w:rsidRPr="008000D9">
        <w:tab/>
      </w:r>
      <w:r w:rsidRPr="008000D9">
        <w:tab/>
      </w:r>
      <w:r w:rsidRPr="008000D9">
        <w:tab/>
      </w:r>
      <w:r w:rsidRPr="008000D9">
        <w:tab/>
      </w:r>
      <w:r w:rsidRPr="008000D9">
        <w:tab/>
        <w:t xml:space="preserve">A5 </w:t>
      </w:r>
      <w:r w:rsidRPr="008000D9">
        <w:rPr>
          <w:b/>
        </w:rPr>
        <w:t>–</w:t>
      </w:r>
      <w:r w:rsidRPr="008000D9">
        <w:t xml:space="preserve"> A11</w:t>
      </w:r>
    </w:p>
    <w:p w14:paraId="55C01CE5" w14:textId="77777777" w:rsidR="002A6EFF" w:rsidRPr="008000D9" w:rsidRDefault="002A6EFF" w:rsidP="002A6EFF">
      <w:pPr>
        <w:spacing w:before="120" w:after="120"/>
        <w:jc w:val="both"/>
      </w:pPr>
      <w:r w:rsidRPr="008000D9">
        <w:t>Comunicação de deficiências de controle interno</w:t>
      </w:r>
      <w:r w:rsidRPr="008000D9">
        <w:rPr>
          <w:b/>
        </w:rPr>
        <w:t xml:space="preserve"> </w:t>
      </w:r>
      <w:r w:rsidRPr="008000D9">
        <w:rPr>
          <w:b/>
        </w:rPr>
        <w:tab/>
      </w:r>
      <w:r w:rsidRPr="008000D9">
        <w:rPr>
          <w:b/>
        </w:rPr>
        <w:tab/>
      </w:r>
      <w:r w:rsidRPr="008000D9">
        <w:rPr>
          <w:b/>
        </w:rPr>
        <w:tab/>
      </w:r>
      <w:r w:rsidRPr="008000D9">
        <w:rPr>
          <w:b/>
        </w:rPr>
        <w:tab/>
      </w:r>
      <w:r w:rsidRPr="008000D9">
        <w:rPr>
          <w:b/>
        </w:rPr>
        <w:tab/>
      </w:r>
      <w:r w:rsidRPr="008000D9">
        <w:t>A12</w:t>
      </w:r>
      <w:r w:rsidRPr="008000D9">
        <w:rPr>
          <w:b/>
        </w:rPr>
        <w:t>–</w:t>
      </w:r>
      <w:r w:rsidRPr="008000D9">
        <w:t>A30</w:t>
      </w:r>
    </w:p>
    <w:p w14:paraId="46217035" w14:textId="77777777" w:rsidR="002A6EFF" w:rsidRPr="008000D9" w:rsidRDefault="002A6EFF" w:rsidP="002A6EFF">
      <w:pPr>
        <w:spacing w:before="120" w:after="120"/>
        <w:jc w:val="both"/>
      </w:pPr>
    </w:p>
    <w:p w14:paraId="0BDA7421" w14:textId="77777777" w:rsidR="002A6EFF" w:rsidRPr="008000D9" w:rsidRDefault="002A6EFF" w:rsidP="002A6EFF">
      <w:pPr>
        <w:spacing w:before="120" w:after="120"/>
        <w:jc w:val="both"/>
      </w:pPr>
    </w:p>
    <w:p w14:paraId="56A5C56B" w14:textId="77777777" w:rsidR="002A6EFF" w:rsidRPr="008000D9" w:rsidRDefault="002A6EFF" w:rsidP="002A6EFF">
      <w:pPr>
        <w:spacing w:before="120" w:after="120"/>
        <w:jc w:val="both"/>
      </w:pPr>
      <w:r w:rsidRPr="008000D9">
        <w:t xml:space="preserve">Esta Norma deve ser lida juntamente com a NBC TA 200 </w:t>
      </w:r>
      <w:r w:rsidRPr="008000D9">
        <w:rPr>
          <w:b/>
        </w:rPr>
        <w:t>–</w:t>
      </w:r>
      <w:r w:rsidRPr="008000D9">
        <w:t xml:space="preserve"> Objetivos Gerais do Auditor Independente e a Condução da Auditoria em Conformidade com Normas de Auditoria. </w:t>
      </w:r>
    </w:p>
    <w:p w14:paraId="309372E3" w14:textId="77777777" w:rsidR="002A6EFF" w:rsidRPr="007D605A" w:rsidRDefault="002A6EFF" w:rsidP="002A6EFF">
      <w:pPr>
        <w:jc w:val="both"/>
        <w:rPr>
          <w:b/>
          <w:sz w:val="28"/>
          <w:szCs w:val="28"/>
        </w:rPr>
      </w:pPr>
      <w:r>
        <w:br w:type="page"/>
      </w:r>
      <w:r w:rsidRPr="007D605A">
        <w:rPr>
          <w:b/>
          <w:sz w:val="28"/>
          <w:szCs w:val="28"/>
        </w:rPr>
        <w:t>Introdução</w:t>
      </w:r>
    </w:p>
    <w:p w14:paraId="23AB4037" w14:textId="77777777" w:rsidR="002A6EFF" w:rsidRDefault="002A6EFF" w:rsidP="002A6EFF">
      <w:pPr>
        <w:jc w:val="both"/>
      </w:pPr>
    </w:p>
    <w:p w14:paraId="7BCB37F9" w14:textId="77777777" w:rsidR="002A6EFF" w:rsidRPr="009C68EE" w:rsidRDefault="002A6EFF" w:rsidP="002A6EFF">
      <w:pPr>
        <w:jc w:val="both"/>
        <w:rPr>
          <w:b/>
        </w:rPr>
      </w:pPr>
      <w:r w:rsidRPr="009C68EE">
        <w:rPr>
          <w:b/>
        </w:rPr>
        <w:t>Alcance</w:t>
      </w:r>
    </w:p>
    <w:p w14:paraId="3E2F3BED" w14:textId="77777777" w:rsidR="002A6EFF" w:rsidRDefault="002A6EFF" w:rsidP="002A6EFF">
      <w:pPr>
        <w:jc w:val="both"/>
      </w:pPr>
    </w:p>
    <w:p w14:paraId="351ABF4D" w14:textId="77777777" w:rsidR="002A6EFF" w:rsidRDefault="002A6EFF" w:rsidP="002A6EFF">
      <w:pPr>
        <w:ind w:left="567" w:hanging="567"/>
        <w:jc w:val="both"/>
      </w:pPr>
      <w:r>
        <w:t>1.</w:t>
      </w:r>
      <w:r>
        <w:tab/>
        <w:t>Esta Norma trata da responsabilidade do auditor de comunicar apropriadamente, aos responsáveis pela governança e à administração, as deficiências de controle interno que foram identificadas na auditoria das demonstrações contábeis. Esta Norma não impõe responsabilidades adicionais ao auditor na obtenção de entendimento do controle interno, assim como no planejamento e na execução de testes de controle além dos requisitos da NBC TA 315, itens 4 e 12, e da NBC TA 330.</w:t>
      </w:r>
      <w:r>
        <w:rPr>
          <w:vertAlign w:val="superscript"/>
        </w:rPr>
        <w:t xml:space="preserve"> </w:t>
      </w:r>
      <w:r>
        <w:t xml:space="preserve">A NBC TA 260 estabelece requisitos adicionais e fornece orientação sobre a responsabilidade do auditor na comunicação com os responsáveis pela governança em relação à auditoria de demonstrações contábeis. </w:t>
      </w:r>
    </w:p>
    <w:p w14:paraId="5E29BC65" w14:textId="77777777" w:rsidR="002A6EFF" w:rsidRDefault="002A6EFF" w:rsidP="002A6EFF">
      <w:pPr>
        <w:jc w:val="both"/>
      </w:pPr>
    </w:p>
    <w:p w14:paraId="022D5D37" w14:textId="77777777" w:rsidR="002A6EFF" w:rsidRDefault="002A6EFF" w:rsidP="002A6EFF">
      <w:pPr>
        <w:ind w:left="567" w:hanging="567"/>
        <w:jc w:val="both"/>
      </w:pPr>
      <w:r>
        <w:t>2.</w:t>
      </w:r>
      <w:r>
        <w:tab/>
        <w:t xml:space="preserve">O auditor deve obter entendimento do controle interno relevante para a auditoria ao identificar e avaliar os riscos de distorção relevante (NBC TA 315, item 12, e itens </w:t>
      </w:r>
      <w:r w:rsidRPr="00BB0B71">
        <w:t>A60</w:t>
      </w:r>
      <w:r>
        <w:t xml:space="preserve"> a </w:t>
      </w:r>
      <w:r w:rsidRPr="00BB0B71">
        <w:t>A65</w:t>
      </w:r>
      <w:r>
        <w:t xml:space="preserve"> da NBC TA 315</w:t>
      </w:r>
      <w:r w:rsidRPr="00BB0B71">
        <w:t xml:space="preserve"> fornecem orientação sobre controles relevantes para a auditoria</w:t>
      </w:r>
      <w:r>
        <w:t xml:space="preserve">). Nessas avaliações de risco, o auditor considera o controle interno para planejar os procedimentos de auditoria que são apropriados nas circunstâncias, mas não para fins de expressar uma opinião sobre a eficácia do controle interno. O auditor pode identificar deficiências do controle interno, não somente durante esse processo de avaliação de risco, mas, também, em qualquer outra etapa da auditoria. Esta Norma especifica quais deficiências identificadas pelo auditor devem ser comunicadas aos responsáveis pela governança e à administração. </w:t>
      </w:r>
    </w:p>
    <w:p w14:paraId="215DB763" w14:textId="77777777" w:rsidR="002A6EFF" w:rsidRDefault="002A6EFF" w:rsidP="002A6EFF">
      <w:pPr>
        <w:ind w:left="567" w:hanging="567"/>
        <w:jc w:val="both"/>
      </w:pPr>
    </w:p>
    <w:p w14:paraId="2351117C" w14:textId="77777777" w:rsidR="002A6EFF" w:rsidRDefault="002A6EFF" w:rsidP="002A6EFF">
      <w:pPr>
        <w:ind w:left="567" w:hanging="567"/>
        <w:jc w:val="both"/>
      </w:pPr>
      <w:r>
        <w:t>3.</w:t>
      </w:r>
      <w:r>
        <w:tab/>
        <w:t xml:space="preserve">Esta Norma não impede o auditor de comunicar aos responsáveis pela governança e à administração outros assuntos sobre controle interno que o auditor tenha identificado durante a auditoria. </w:t>
      </w:r>
    </w:p>
    <w:p w14:paraId="78187538" w14:textId="77777777" w:rsidR="002A6EFF" w:rsidRDefault="002A6EFF" w:rsidP="002A6EFF">
      <w:pPr>
        <w:ind w:left="567" w:hanging="567"/>
        <w:jc w:val="both"/>
      </w:pPr>
    </w:p>
    <w:p w14:paraId="5D55E7DE" w14:textId="77777777" w:rsidR="002A6EFF" w:rsidRPr="009C68EE" w:rsidRDefault="002A6EFF" w:rsidP="002A6EFF">
      <w:pPr>
        <w:ind w:left="567" w:hanging="567"/>
        <w:jc w:val="both"/>
        <w:rPr>
          <w:b/>
        </w:rPr>
      </w:pPr>
      <w:r w:rsidRPr="009C68EE">
        <w:rPr>
          <w:b/>
        </w:rPr>
        <w:t>Data de vigência</w:t>
      </w:r>
    </w:p>
    <w:p w14:paraId="43AD19AC" w14:textId="77777777" w:rsidR="002A6EFF" w:rsidRDefault="002A6EFF" w:rsidP="002A6EFF">
      <w:pPr>
        <w:ind w:left="567" w:hanging="567"/>
        <w:jc w:val="both"/>
      </w:pPr>
    </w:p>
    <w:p w14:paraId="62BEB625" w14:textId="77777777" w:rsidR="002A6EFF" w:rsidRDefault="002A6EFF" w:rsidP="002A6EFF">
      <w:pPr>
        <w:ind w:left="567" w:hanging="567"/>
        <w:jc w:val="both"/>
      </w:pPr>
      <w:r>
        <w:t>4.</w:t>
      </w:r>
      <w:r>
        <w:tab/>
        <w:t>Esta Norma é aplicável a auditoria de demonstrações contábeis para períodos iniciados em ou após 1º. de janeiro de 2010.</w:t>
      </w:r>
    </w:p>
    <w:p w14:paraId="495EA167" w14:textId="77777777" w:rsidR="002A6EFF" w:rsidRDefault="002A6EFF" w:rsidP="002A6EFF">
      <w:pPr>
        <w:ind w:left="567" w:hanging="567"/>
        <w:jc w:val="both"/>
      </w:pPr>
    </w:p>
    <w:p w14:paraId="4E62BED7" w14:textId="77777777" w:rsidR="002A6EFF" w:rsidRPr="007D605A" w:rsidRDefault="002A6EFF" w:rsidP="002A6EFF">
      <w:pPr>
        <w:ind w:left="567" w:hanging="567"/>
        <w:jc w:val="both"/>
        <w:rPr>
          <w:b/>
          <w:sz w:val="28"/>
          <w:szCs w:val="28"/>
        </w:rPr>
      </w:pPr>
      <w:r w:rsidRPr="007D605A">
        <w:rPr>
          <w:b/>
          <w:sz w:val="28"/>
          <w:szCs w:val="28"/>
        </w:rPr>
        <w:t>Objetivo</w:t>
      </w:r>
    </w:p>
    <w:p w14:paraId="3D401074" w14:textId="77777777" w:rsidR="002A6EFF" w:rsidRDefault="002A6EFF" w:rsidP="002A6EFF">
      <w:pPr>
        <w:ind w:left="567" w:hanging="567"/>
        <w:jc w:val="both"/>
      </w:pPr>
    </w:p>
    <w:p w14:paraId="5DC3FD84" w14:textId="77777777" w:rsidR="002A6EFF" w:rsidRPr="00280F19" w:rsidRDefault="002A6EFF" w:rsidP="002A6EFF">
      <w:pPr>
        <w:ind w:left="567" w:hanging="567"/>
        <w:jc w:val="both"/>
      </w:pPr>
      <w:r w:rsidRPr="00280F19">
        <w:t>5.</w:t>
      </w:r>
      <w:r w:rsidRPr="00280F19">
        <w:tab/>
        <w:t>O objetivo do auditor é comunicar a</w:t>
      </w:r>
      <w:r>
        <w:t>propri</w:t>
      </w:r>
      <w:r w:rsidRPr="00280F19">
        <w:t xml:space="preserve">adamente, aos responsáveis pela governança e à administração, as deficiências de controle interno que o auditor identificou durante a auditoria e que, no seu julgamento profissional, são de importância suficiente para merecer </w:t>
      </w:r>
      <w:r>
        <w:t>a atenção deles</w:t>
      </w:r>
      <w:r w:rsidRPr="00280F19">
        <w:t xml:space="preserve">. </w:t>
      </w:r>
    </w:p>
    <w:p w14:paraId="42E1A6D1" w14:textId="77777777" w:rsidR="002A6EFF" w:rsidRDefault="002A6EFF" w:rsidP="002A6EFF">
      <w:pPr>
        <w:ind w:left="567" w:hanging="567"/>
        <w:jc w:val="both"/>
      </w:pPr>
    </w:p>
    <w:p w14:paraId="65C96F0C" w14:textId="77777777" w:rsidR="002A6EFF" w:rsidRPr="000C5593" w:rsidRDefault="002A6EFF" w:rsidP="002A6EFF">
      <w:pPr>
        <w:ind w:left="567" w:hanging="567"/>
        <w:jc w:val="both"/>
        <w:rPr>
          <w:b/>
          <w:sz w:val="28"/>
          <w:szCs w:val="28"/>
        </w:rPr>
      </w:pPr>
      <w:r w:rsidRPr="000C5593">
        <w:rPr>
          <w:b/>
          <w:sz w:val="28"/>
          <w:szCs w:val="28"/>
        </w:rPr>
        <w:t>Definições</w:t>
      </w:r>
    </w:p>
    <w:p w14:paraId="7BB6185E" w14:textId="77777777" w:rsidR="002A6EFF" w:rsidRPr="00D351B5" w:rsidRDefault="002A6EFF" w:rsidP="002A6EFF">
      <w:pPr>
        <w:ind w:left="567" w:hanging="567"/>
        <w:jc w:val="both"/>
      </w:pPr>
    </w:p>
    <w:p w14:paraId="13D1B567" w14:textId="77777777" w:rsidR="002A6EFF" w:rsidRDefault="002A6EFF" w:rsidP="002A6EFF">
      <w:pPr>
        <w:ind w:left="567" w:hanging="567"/>
        <w:jc w:val="both"/>
      </w:pPr>
      <w:r>
        <w:t>6.</w:t>
      </w:r>
      <w:r>
        <w:tab/>
        <w:t>Para fins das normas de auditoria, os termos a seguir possuem os seguintes significados a eles atribuídos:</w:t>
      </w:r>
    </w:p>
    <w:p w14:paraId="6F28EF94" w14:textId="77777777" w:rsidR="002A6EFF" w:rsidRDefault="002A6EFF" w:rsidP="002A6EFF">
      <w:pPr>
        <w:ind w:left="567" w:hanging="567"/>
        <w:jc w:val="both"/>
      </w:pPr>
    </w:p>
    <w:p w14:paraId="107C05B1" w14:textId="77777777" w:rsidR="002A6EFF" w:rsidRDefault="002A6EFF" w:rsidP="002A6EFF">
      <w:pPr>
        <w:ind w:left="567"/>
        <w:jc w:val="both"/>
      </w:pPr>
      <w:r w:rsidRPr="00151603">
        <w:rPr>
          <w:i/>
        </w:rPr>
        <w:t>Deficiência de controle interno</w:t>
      </w:r>
      <w:r>
        <w:t xml:space="preserve"> existe quando: </w:t>
      </w:r>
    </w:p>
    <w:p w14:paraId="00F313C6" w14:textId="77777777" w:rsidR="002A6EFF" w:rsidRDefault="002A6EFF" w:rsidP="002A6EFF">
      <w:pPr>
        <w:ind w:left="567"/>
        <w:jc w:val="both"/>
      </w:pPr>
    </w:p>
    <w:p w14:paraId="084A3673" w14:textId="77777777" w:rsidR="002A6EFF" w:rsidRDefault="002A6EFF" w:rsidP="002A6EFF">
      <w:pPr>
        <w:ind w:left="1276" w:hanging="425"/>
        <w:jc w:val="both"/>
      </w:pPr>
      <w:r>
        <w:t>(i)</w:t>
      </w:r>
      <w:r>
        <w:tab/>
        <w:t xml:space="preserve">o controle é planejado, implementado ou </w:t>
      </w:r>
      <w:r w:rsidRPr="00280F19">
        <w:t>operado</w:t>
      </w:r>
      <w:r>
        <w:t xml:space="preserve"> de tal forma que não consegue prevenir, ou detectar e corrigir tempestivamente, distorções nas demonstrações contábeis; ou </w:t>
      </w:r>
    </w:p>
    <w:p w14:paraId="22179101" w14:textId="77777777" w:rsidR="002A6EFF" w:rsidRDefault="002A6EFF" w:rsidP="002A6EFF">
      <w:pPr>
        <w:ind w:left="1276" w:hanging="425"/>
        <w:jc w:val="both"/>
      </w:pPr>
    </w:p>
    <w:p w14:paraId="7D228D51" w14:textId="77777777" w:rsidR="002A6EFF" w:rsidRDefault="002A6EFF" w:rsidP="002A6EFF">
      <w:pPr>
        <w:ind w:left="1276" w:hanging="425"/>
        <w:jc w:val="both"/>
      </w:pPr>
      <w:r>
        <w:t>(ii)</w:t>
      </w:r>
      <w:r>
        <w:tab/>
        <w:t xml:space="preserve">falta um controle necessário para prevenir, ou detectar e corrigir tempestivamente, distorções nas demonstrações contábeis. </w:t>
      </w:r>
    </w:p>
    <w:p w14:paraId="31945C98" w14:textId="77777777" w:rsidR="002A6EFF" w:rsidRDefault="002A6EFF" w:rsidP="002A6EFF">
      <w:pPr>
        <w:ind w:left="567"/>
        <w:jc w:val="both"/>
        <w:rPr>
          <w:i/>
        </w:rPr>
      </w:pPr>
    </w:p>
    <w:p w14:paraId="23B0EE57" w14:textId="77777777" w:rsidR="002A6EFF" w:rsidRDefault="002A6EFF" w:rsidP="002A6EFF">
      <w:pPr>
        <w:ind w:left="567"/>
        <w:jc w:val="both"/>
      </w:pPr>
      <w:r w:rsidRPr="00151603">
        <w:rPr>
          <w:i/>
        </w:rPr>
        <w:t>Deficiência significativa de controle interno</w:t>
      </w:r>
      <w:r>
        <w:t xml:space="preserve"> é a deficiência ou a combinação de deficiências de controle interno que, no julgamento profissional do auditor, é de importância suficiente para merecer a atenção dos responsáveis pela governança (ver item A5).</w:t>
      </w:r>
    </w:p>
    <w:p w14:paraId="55B43F25" w14:textId="77777777" w:rsidR="002A6EFF" w:rsidRDefault="002A6EFF" w:rsidP="002A6EFF">
      <w:pPr>
        <w:ind w:left="567" w:hanging="567"/>
        <w:jc w:val="both"/>
      </w:pPr>
    </w:p>
    <w:p w14:paraId="7EE7497A" w14:textId="77777777" w:rsidR="002A6EFF" w:rsidRPr="000C5593" w:rsidRDefault="002A6EFF" w:rsidP="002A6EFF">
      <w:pPr>
        <w:ind w:left="567" w:hanging="567"/>
        <w:jc w:val="both"/>
        <w:rPr>
          <w:b/>
          <w:sz w:val="28"/>
          <w:szCs w:val="28"/>
        </w:rPr>
      </w:pPr>
      <w:r w:rsidRPr="000C5593">
        <w:rPr>
          <w:b/>
          <w:sz w:val="28"/>
          <w:szCs w:val="28"/>
        </w:rPr>
        <w:t>Requisitos</w:t>
      </w:r>
    </w:p>
    <w:p w14:paraId="09FAC1C3" w14:textId="77777777" w:rsidR="002A6EFF" w:rsidRDefault="002A6EFF" w:rsidP="002A6EFF">
      <w:pPr>
        <w:ind w:left="567" w:hanging="567"/>
        <w:jc w:val="both"/>
      </w:pPr>
    </w:p>
    <w:p w14:paraId="73E813CD" w14:textId="77777777" w:rsidR="002A6EFF" w:rsidRDefault="002A6EFF" w:rsidP="002A6EFF">
      <w:pPr>
        <w:ind w:left="567" w:hanging="567"/>
        <w:jc w:val="both"/>
      </w:pPr>
      <w:r>
        <w:t>7.</w:t>
      </w:r>
      <w:r>
        <w:tab/>
        <w:t xml:space="preserve">O auditor deve determinar se, com base no trabalho de auditoria executado, ele identificou uma ou mais deficiências de controle interno (ver itens A1 a A4). </w:t>
      </w:r>
    </w:p>
    <w:p w14:paraId="294CA7FE" w14:textId="77777777" w:rsidR="002A6EFF" w:rsidRDefault="002A6EFF" w:rsidP="002A6EFF">
      <w:pPr>
        <w:ind w:left="567" w:hanging="567"/>
        <w:jc w:val="both"/>
      </w:pPr>
    </w:p>
    <w:p w14:paraId="7CD59350" w14:textId="77777777" w:rsidR="002A6EFF" w:rsidRDefault="002A6EFF" w:rsidP="002A6EFF">
      <w:pPr>
        <w:ind w:left="567" w:hanging="567"/>
        <w:jc w:val="both"/>
      </w:pPr>
      <w:r>
        <w:t>8.</w:t>
      </w:r>
      <w:r>
        <w:tab/>
        <w:t xml:space="preserve">Se o auditor identificou uma ou mais deficiências de controle interno, o auditor deve determinar, com base no trabalho de auditoria executado, se elas constituem, individualmente ou em conjunto, deficiência significativa (ver itens A5 a A11). </w:t>
      </w:r>
    </w:p>
    <w:p w14:paraId="28814E50" w14:textId="77777777" w:rsidR="002A6EFF" w:rsidRDefault="002A6EFF" w:rsidP="002A6EFF">
      <w:pPr>
        <w:ind w:left="567" w:hanging="567"/>
        <w:jc w:val="both"/>
      </w:pPr>
    </w:p>
    <w:p w14:paraId="03A61C6C" w14:textId="77777777" w:rsidR="002A6EFF" w:rsidRDefault="002A6EFF" w:rsidP="002A6EFF">
      <w:pPr>
        <w:ind w:left="567" w:hanging="567"/>
        <w:jc w:val="both"/>
      </w:pPr>
      <w:r>
        <w:t>9.</w:t>
      </w:r>
      <w:r>
        <w:tab/>
        <w:t>O auditor deve comunicar tempestivamente por escrito as deficiências significativas de controle interno identificadas durante a auditoria aos responsáveis pela governança (ver itens A12 a A18 e A27).</w:t>
      </w:r>
    </w:p>
    <w:p w14:paraId="169D080B" w14:textId="77777777" w:rsidR="002A6EFF" w:rsidRDefault="002A6EFF" w:rsidP="002A6EFF">
      <w:pPr>
        <w:ind w:left="567" w:hanging="567"/>
        <w:jc w:val="both"/>
      </w:pPr>
    </w:p>
    <w:p w14:paraId="214A594D" w14:textId="77777777" w:rsidR="002A6EFF" w:rsidRDefault="002A6EFF" w:rsidP="002A6EFF">
      <w:pPr>
        <w:ind w:left="567" w:hanging="567"/>
        <w:jc w:val="both"/>
      </w:pPr>
      <w:r>
        <w:t>10.</w:t>
      </w:r>
      <w:r>
        <w:tab/>
        <w:t>O auditor também deve comunicar tempestivamente à administração no nível apropriado de responsabilidade (ver itens A19 e A27):</w:t>
      </w:r>
    </w:p>
    <w:p w14:paraId="3C50A781" w14:textId="77777777" w:rsidR="002A6EFF" w:rsidRDefault="002A6EFF" w:rsidP="002A6EFF">
      <w:pPr>
        <w:ind w:left="567" w:hanging="567"/>
        <w:jc w:val="both"/>
      </w:pPr>
    </w:p>
    <w:p w14:paraId="7D36D31B" w14:textId="77777777" w:rsidR="002A6EFF" w:rsidRDefault="002A6EFF" w:rsidP="002A6EFF">
      <w:pPr>
        <w:ind w:left="1134" w:hanging="425"/>
        <w:jc w:val="both"/>
      </w:pPr>
      <w:r>
        <w:t>(a)</w:t>
      </w:r>
      <w:r>
        <w:tab/>
        <w:t>por escrito, as deficiências significativas de controle interno que o auditor comunicou ou pretende comunicar aos responsáveis pela governança, a menos que não seja apropriado nas circunstâncias comunicar diretamente à administração (ver itens A14, A20 e A21); e</w:t>
      </w:r>
    </w:p>
    <w:p w14:paraId="3B4DAB72" w14:textId="77777777" w:rsidR="002A6EFF" w:rsidRDefault="002A6EFF" w:rsidP="002A6EFF">
      <w:pPr>
        <w:ind w:left="1134" w:hanging="425"/>
        <w:jc w:val="both"/>
      </w:pPr>
    </w:p>
    <w:p w14:paraId="2DB6F8FA" w14:textId="77777777" w:rsidR="002A6EFF" w:rsidRDefault="002A6EFF" w:rsidP="002A6EFF">
      <w:pPr>
        <w:ind w:left="1134" w:hanging="425"/>
        <w:jc w:val="both"/>
      </w:pPr>
      <w:r>
        <w:t>(b)</w:t>
      </w:r>
      <w:r>
        <w:tab/>
        <w:t xml:space="preserve">outras deficiências de controle interno identificadas durante a auditoria que não foram comunicadas à administração ou a outras partes e que, no julgamento profissional do auditor, são de importância suficiente para merecer a atenção da administração (ver itens A22 a A26). </w:t>
      </w:r>
    </w:p>
    <w:p w14:paraId="5F7A4A03" w14:textId="77777777" w:rsidR="002A6EFF" w:rsidRDefault="002A6EFF" w:rsidP="002A6EFF">
      <w:pPr>
        <w:ind w:left="567" w:hanging="567"/>
        <w:jc w:val="both"/>
      </w:pPr>
    </w:p>
    <w:p w14:paraId="717641F5" w14:textId="77777777" w:rsidR="002A6EFF" w:rsidRDefault="002A6EFF" w:rsidP="002A6EFF">
      <w:pPr>
        <w:ind w:left="567" w:hanging="567"/>
        <w:jc w:val="both"/>
      </w:pPr>
      <w:r>
        <w:t>11.</w:t>
      </w:r>
      <w:r>
        <w:tab/>
        <w:t>O auditor deve incluir na comunicação por escrito das deficiências significativas de controle interno:</w:t>
      </w:r>
    </w:p>
    <w:p w14:paraId="60CD5148" w14:textId="77777777" w:rsidR="002A6EFF" w:rsidRDefault="002A6EFF" w:rsidP="002A6EFF">
      <w:pPr>
        <w:ind w:left="567" w:hanging="567"/>
        <w:jc w:val="both"/>
      </w:pPr>
    </w:p>
    <w:p w14:paraId="3FB42BF8" w14:textId="77777777" w:rsidR="002A6EFF" w:rsidRDefault="002A6EFF" w:rsidP="002A6EFF">
      <w:pPr>
        <w:ind w:left="1134" w:hanging="425"/>
        <w:jc w:val="both"/>
      </w:pPr>
      <w:r>
        <w:t xml:space="preserve">(a) </w:t>
      </w:r>
      <w:r>
        <w:tab/>
        <w:t>descrição das deficiências e explicação de seus possíveis efeitos (ver item A28); e</w:t>
      </w:r>
    </w:p>
    <w:p w14:paraId="7E07A9BF" w14:textId="77777777" w:rsidR="002A6EFF" w:rsidRDefault="002A6EFF" w:rsidP="002A6EFF">
      <w:pPr>
        <w:ind w:left="1134" w:hanging="425"/>
        <w:jc w:val="both"/>
      </w:pPr>
      <w:r>
        <w:t xml:space="preserve">(b) </w:t>
      </w:r>
      <w:r>
        <w:tab/>
        <w:t>informações suficientes para permitir que os responsáveis pela governança e a administração entendam o contexto da comunicação. O auditor deve especificamente explicar que (ver itens A29 e A30):</w:t>
      </w:r>
    </w:p>
    <w:p w14:paraId="070810BB" w14:textId="77777777" w:rsidR="002A6EFF" w:rsidRDefault="002A6EFF" w:rsidP="002A6EFF">
      <w:pPr>
        <w:ind w:left="1134" w:hanging="425"/>
        <w:jc w:val="both"/>
      </w:pPr>
    </w:p>
    <w:p w14:paraId="5B7691A6" w14:textId="77777777" w:rsidR="002A6EFF" w:rsidRDefault="002A6EFF" w:rsidP="002A6EFF">
      <w:pPr>
        <w:ind w:left="1701" w:hanging="425"/>
        <w:jc w:val="both"/>
      </w:pPr>
      <w:r>
        <w:t>(i)</w:t>
      </w:r>
      <w:r>
        <w:tab/>
        <w:t xml:space="preserve">o objetivo da auditoria era o de expressar uma opinião sobre as demonstrações contábeis; </w:t>
      </w:r>
    </w:p>
    <w:p w14:paraId="6EBE8497" w14:textId="77777777" w:rsidR="002A6EFF" w:rsidRDefault="002A6EFF" w:rsidP="002A6EFF">
      <w:pPr>
        <w:ind w:left="1701" w:hanging="425"/>
        <w:jc w:val="both"/>
      </w:pPr>
      <w:r>
        <w:t>(ii)</w:t>
      </w:r>
      <w:r>
        <w:tab/>
        <w:t>a auditoria incluiu a consideração do controle interno relevante para a elaboração das demonstrações contábeis com a finalidade de planejar procedimentos de auditoria que são apropriados nas circunstâncias, mas não para fins de expressar uma opinião sobre a eficácia do controle interno; e</w:t>
      </w:r>
    </w:p>
    <w:p w14:paraId="1DF1754A" w14:textId="77777777" w:rsidR="002A6EFF" w:rsidRDefault="002A6EFF" w:rsidP="002A6EFF">
      <w:pPr>
        <w:ind w:left="1701" w:hanging="425"/>
        <w:jc w:val="both"/>
      </w:pPr>
      <w:r>
        <w:t>(iii)</w:t>
      </w:r>
      <w:r>
        <w:tab/>
        <w:t>os assuntos comunicados estão limitados às deficiências que o auditor identificou durante a auditoria e concluiu serem de importância suficiente para comunicar aos responsáveis pela governança.</w:t>
      </w:r>
    </w:p>
    <w:p w14:paraId="532D6908" w14:textId="77777777" w:rsidR="002A6EFF" w:rsidRDefault="002A6EFF" w:rsidP="002A6EFF">
      <w:pPr>
        <w:ind w:left="567" w:hanging="567"/>
        <w:jc w:val="both"/>
      </w:pPr>
    </w:p>
    <w:p w14:paraId="102326E2" w14:textId="77777777" w:rsidR="002A6EFF" w:rsidRPr="000B4B56" w:rsidRDefault="002A6EFF" w:rsidP="002A6EFF">
      <w:pPr>
        <w:ind w:left="567" w:hanging="567"/>
        <w:jc w:val="both"/>
        <w:rPr>
          <w:b/>
          <w:sz w:val="28"/>
          <w:szCs w:val="28"/>
        </w:rPr>
      </w:pPr>
      <w:r w:rsidRPr="000B4B56">
        <w:rPr>
          <w:b/>
          <w:sz w:val="28"/>
          <w:szCs w:val="28"/>
        </w:rPr>
        <w:t>Aplicação e outros materiais explicativos</w:t>
      </w:r>
    </w:p>
    <w:p w14:paraId="2F9770D0" w14:textId="77777777" w:rsidR="002A6EFF" w:rsidRDefault="002A6EFF" w:rsidP="002A6EFF">
      <w:pPr>
        <w:ind w:left="567" w:hanging="567"/>
        <w:jc w:val="both"/>
      </w:pPr>
    </w:p>
    <w:p w14:paraId="5FCFA4B1" w14:textId="77777777" w:rsidR="002A6EFF" w:rsidRPr="00280F19" w:rsidRDefault="002A6EFF" w:rsidP="002A6EFF">
      <w:pPr>
        <w:ind w:left="567" w:hanging="567"/>
        <w:jc w:val="both"/>
      </w:pPr>
      <w:r w:rsidRPr="00BE58E3">
        <w:rPr>
          <w:b/>
        </w:rPr>
        <w:t>Determinação se foram identificadas deficiências d</w:t>
      </w:r>
      <w:r>
        <w:rPr>
          <w:b/>
        </w:rPr>
        <w:t>e</w:t>
      </w:r>
      <w:r w:rsidRPr="00BE58E3">
        <w:rPr>
          <w:b/>
        </w:rPr>
        <w:t xml:space="preserve"> controle interno</w:t>
      </w:r>
      <w:r w:rsidRPr="00280F19">
        <w:t xml:space="preserve"> (</w:t>
      </w:r>
      <w:r>
        <w:t>v</w:t>
      </w:r>
      <w:r w:rsidRPr="00280F19">
        <w:t>er item 7)</w:t>
      </w:r>
    </w:p>
    <w:p w14:paraId="3BEDFEEE" w14:textId="77777777" w:rsidR="002A6EFF" w:rsidRDefault="002A6EFF" w:rsidP="002A6EFF">
      <w:pPr>
        <w:ind w:left="567" w:hanging="567"/>
        <w:jc w:val="both"/>
      </w:pPr>
    </w:p>
    <w:p w14:paraId="3459C821" w14:textId="77777777" w:rsidR="002A6EFF" w:rsidRDefault="002A6EFF" w:rsidP="002A6EFF">
      <w:pPr>
        <w:ind w:left="567" w:hanging="567"/>
        <w:jc w:val="both"/>
      </w:pPr>
      <w:r>
        <w:t>A1.</w:t>
      </w:r>
      <w:r>
        <w:tab/>
        <w:t xml:space="preserve">Ao determinar se foram identificadas uma ou mais deficiências de controle interno, o auditor pode discutir os fatos e as circunstâncias relevantes das suas observações com o nível adequado da administração. Essa discussão fornece oportunidade para o auditor alertar tempestivamente a administração sobre a existência de deficiências sobre as quais a administração possivelmente não tinha conhecimento. O nível da administração com o qual é apropriado discutir as observações é aquele que está familiarizado com a área de controle interno relacionada e que tem autoridade para tomar as medidas corretivas para quaisquer deficiências de controle interno identificadas. Em algumas circunstâncias, pode não ser apropriado para o auditor discutir as suas constatações diretamente com a administração, por exemplo, se elas parecerem questionar a integridade ou competência da administração (ver item A20). </w:t>
      </w:r>
    </w:p>
    <w:p w14:paraId="735F6164" w14:textId="77777777" w:rsidR="002A6EFF" w:rsidRDefault="002A6EFF" w:rsidP="002A6EFF">
      <w:pPr>
        <w:ind w:left="567" w:hanging="567"/>
        <w:jc w:val="both"/>
      </w:pPr>
    </w:p>
    <w:p w14:paraId="2D283D81" w14:textId="77777777" w:rsidR="002A6EFF" w:rsidRDefault="002A6EFF" w:rsidP="002A6EFF">
      <w:pPr>
        <w:ind w:left="567" w:hanging="567"/>
        <w:jc w:val="both"/>
      </w:pPr>
      <w:r>
        <w:t>A2.</w:t>
      </w:r>
      <w:r>
        <w:tab/>
        <w:t>Ao discutir os fatos e as circunstâncias das suas observações com a administração, o auditor pode obter outras informações relevantes para consideração adicional, como:</w:t>
      </w:r>
    </w:p>
    <w:p w14:paraId="7BCC4138" w14:textId="77777777" w:rsidR="002A6EFF" w:rsidRDefault="002A6EFF" w:rsidP="002A6EFF">
      <w:pPr>
        <w:ind w:left="567" w:hanging="567"/>
        <w:jc w:val="both"/>
      </w:pPr>
    </w:p>
    <w:p w14:paraId="65EF0CDC" w14:textId="77777777" w:rsidR="002A6EFF" w:rsidRDefault="002A6EFF">
      <w:pPr>
        <w:numPr>
          <w:ilvl w:val="0"/>
          <w:numId w:val="126"/>
        </w:numPr>
        <w:spacing w:after="0" w:line="240" w:lineRule="auto"/>
        <w:ind w:left="993" w:hanging="284"/>
        <w:jc w:val="both"/>
      </w:pPr>
      <w:r>
        <w:t>entendimento da administração das causas reais ou suspeitas das deficiências;</w:t>
      </w:r>
    </w:p>
    <w:p w14:paraId="1ECD3628" w14:textId="77777777" w:rsidR="002A6EFF" w:rsidRDefault="002A6EFF">
      <w:pPr>
        <w:numPr>
          <w:ilvl w:val="0"/>
          <w:numId w:val="126"/>
        </w:numPr>
        <w:spacing w:after="0" w:line="240" w:lineRule="auto"/>
        <w:ind w:left="993" w:hanging="284"/>
        <w:jc w:val="both"/>
      </w:pPr>
      <w:r>
        <w:t>exceções decorrentes das deficiências que a administração pode ter observado, por exemplo, distorções que não foram prevenidas pelos controles de tecnologia da informação (TI) relevantes;</w:t>
      </w:r>
    </w:p>
    <w:p w14:paraId="41A35507" w14:textId="77777777" w:rsidR="002A6EFF" w:rsidRDefault="002A6EFF">
      <w:pPr>
        <w:numPr>
          <w:ilvl w:val="0"/>
          <w:numId w:val="126"/>
        </w:numPr>
        <w:spacing w:after="0" w:line="240" w:lineRule="auto"/>
        <w:ind w:left="993" w:hanging="284"/>
        <w:jc w:val="both"/>
      </w:pPr>
      <w:r>
        <w:t>indicação preliminar da administração de sua resposta às observações.</w:t>
      </w:r>
    </w:p>
    <w:p w14:paraId="3201C5BC" w14:textId="77777777" w:rsidR="002A6EFF" w:rsidRDefault="002A6EFF" w:rsidP="002A6EFF">
      <w:pPr>
        <w:ind w:left="567" w:hanging="567"/>
        <w:jc w:val="both"/>
      </w:pPr>
    </w:p>
    <w:p w14:paraId="090B8F1F" w14:textId="77777777" w:rsidR="002A6EFF" w:rsidRDefault="002A6EFF" w:rsidP="002A6EFF">
      <w:pPr>
        <w:ind w:left="567" w:hanging="567"/>
        <w:jc w:val="both"/>
      </w:pPr>
      <w:r>
        <w:t xml:space="preserve">Considerações específicas para entidades de pequeno porte </w:t>
      </w:r>
    </w:p>
    <w:p w14:paraId="1B7E593A" w14:textId="77777777" w:rsidR="002A6EFF" w:rsidRDefault="002A6EFF" w:rsidP="002A6EFF">
      <w:pPr>
        <w:ind w:left="567" w:hanging="567"/>
        <w:jc w:val="both"/>
      </w:pPr>
    </w:p>
    <w:p w14:paraId="5931CC0D" w14:textId="77777777" w:rsidR="002A6EFF" w:rsidRDefault="002A6EFF" w:rsidP="002A6EFF">
      <w:pPr>
        <w:ind w:left="567" w:hanging="567"/>
        <w:jc w:val="both"/>
      </w:pPr>
      <w:r>
        <w:t>A3.</w:t>
      </w:r>
      <w:r>
        <w:tab/>
        <w:t>Embora os conceitos que suportam as atividades de controle em entidades de pequeno porte sejam provavelmente semelhantes aos de entidades de grande porte, a formalidade com que operam variará. Além disso, as entidades de pequeno porte podem determinar que certos tipos de atividades de controle não são necessários devido aos controles aplicados pela administração. Por exemplo, a autoridade exclusiva da administração de conceder crédito a clientes e aprovar aquisições significativas pode proporcionar o controle efetivo sobre saldos contábeis e transações importantes, diminuindo ou eliminando a necessidade de atividades de controle mais detalhadas.</w:t>
      </w:r>
    </w:p>
    <w:p w14:paraId="666E0196" w14:textId="77777777" w:rsidR="002A6EFF" w:rsidRDefault="002A6EFF" w:rsidP="002A6EFF">
      <w:pPr>
        <w:ind w:left="567" w:hanging="567"/>
        <w:jc w:val="both"/>
      </w:pPr>
    </w:p>
    <w:p w14:paraId="253FC2CB" w14:textId="77777777" w:rsidR="002A6EFF" w:rsidRDefault="002A6EFF" w:rsidP="002A6EFF">
      <w:pPr>
        <w:ind w:left="567" w:hanging="567"/>
        <w:jc w:val="both"/>
      </w:pPr>
      <w:r>
        <w:t>A4.</w:t>
      </w:r>
      <w:r>
        <w:tab/>
        <w:t xml:space="preserve">Além disso, entidades de pequeno porte frequentemente possuem menos empregados, que pode limitar até que ponto a segregação de funções é praticável. Entretanto, em entidade de pequeno porte administrada pelo proprietário, ele pode ser capaz de supervisionar de maneira mais eficaz do que em uma entidade de grande porte. Esse nível mais alto de supervisão da administração deve compensar a maior probabilidade da administração burlar os controles. </w:t>
      </w:r>
    </w:p>
    <w:p w14:paraId="1A209D6C" w14:textId="77777777" w:rsidR="002A6EFF" w:rsidRDefault="002A6EFF" w:rsidP="002A6EFF">
      <w:pPr>
        <w:ind w:left="567" w:hanging="567"/>
        <w:jc w:val="both"/>
      </w:pPr>
    </w:p>
    <w:p w14:paraId="7043EA22" w14:textId="77777777" w:rsidR="002A6EFF" w:rsidRDefault="002A6EFF" w:rsidP="002A6EFF">
      <w:pPr>
        <w:ind w:left="567" w:hanging="567"/>
        <w:jc w:val="both"/>
      </w:pPr>
      <w:r w:rsidRPr="00BE58E3">
        <w:rPr>
          <w:b/>
        </w:rPr>
        <w:t>Deficiências significativas de controle interno</w:t>
      </w:r>
      <w:r>
        <w:t xml:space="preserve"> (ver itens 6(b) e 8)</w:t>
      </w:r>
    </w:p>
    <w:p w14:paraId="787A1980" w14:textId="77777777" w:rsidR="002A6EFF" w:rsidRDefault="002A6EFF" w:rsidP="002A6EFF">
      <w:pPr>
        <w:ind w:left="567" w:hanging="567"/>
        <w:jc w:val="both"/>
      </w:pPr>
    </w:p>
    <w:p w14:paraId="7F314D24" w14:textId="77777777" w:rsidR="002A6EFF" w:rsidRDefault="002A6EFF" w:rsidP="002A6EFF">
      <w:pPr>
        <w:ind w:left="567" w:hanging="567"/>
        <w:jc w:val="both"/>
      </w:pPr>
      <w:r>
        <w:t>A5.</w:t>
      </w:r>
      <w:r>
        <w:tab/>
        <w:t>A importância de uma deficiência ou de uma combinação de deficiências de controle interno não depende somente se a distorção realmente ocorreu, mas, também, da probabilidade de que a distorção poderia ocorrer e a possível magnitude da distorção. Portanto, podem existir deficiências significativas mesmo que o auditor não tenha identificado distorções durante a auditoria.</w:t>
      </w:r>
    </w:p>
    <w:p w14:paraId="216951D8" w14:textId="77777777" w:rsidR="002A6EFF" w:rsidRDefault="002A6EFF" w:rsidP="002A6EFF">
      <w:pPr>
        <w:ind w:left="567" w:hanging="567"/>
        <w:jc w:val="both"/>
      </w:pPr>
    </w:p>
    <w:p w14:paraId="6075975F" w14:textId="77777777" w:rsidR="002A6EFF" w:rsidRDefault="002A6EFF" w:rsidP="002A6EFF">
      <w:pPr>
        <w:ind w:left="567" w:hanging="567"/>
        <w:jc w:val="both"/>
      </w:pPr>
      <w:r>
        <w:t>A6.</w:t>
      </w:r>
      <w:r>
        <w:tab/>
        <w:t xml:space="preserve">Exemplos de assuntos que o auditor pode considerar ao determinar se a deficiência ou a combinação de deficiências de controle interno constitui deficiência significativa incluem: </w:t>
      </w:r>
    </w:p>
    <w:p w14:paraId="1A3CF16E" w14:textId="77777777" w:rsidR="002A6EFF" w:rsidRDefault="002A6EFF" w:rsidP="002A6EFF">
      <w:pPr>
        <w:ind w:left="567" w:hanging="567"/>
        <w:jc w:val="both"/>
      </w:pPr>
    </w:p>
    <w:p w14:paraId="2F06BB3D" w14:textId="77777777" w:rsidR="002A6EFF" w:rsidRDefault="002A6EFF">
      <w:pPr>
        <w:numPr>
          <w:ilvl w:val="0"/>
          <w:numId w:val="126"/>
        </w:numPr>
        <w:spacing w:after="0" w:line="240" w:lineRule="auto"/>
        <w:ind w:left="993" w:hanging="284"/>
        <w:jc w:val="both"/>
      </w:pPr>
      <w:r>
        <w:t>a probabilidade das deficiências levarem a distorção relevante nas demonstrações contábeis no futuro;</w:t>
      </w:r>
    </w:p>
    <w:p w14:paraId="3049E86E" w14:textId="77777777" w:rsidR="002A6EFF" w:rsidRDefault="002A6EFF">
      <w:pPr>
        <w:numPr>
          <w:ilvl w:val="0"/>
          <w:numId w:val="126"/>
        </w:numPr>
        <w:spacing w:after="0" w:line="240" w:lineRule="auto"/>
        <w:ind w:left="993" w:hanging="284"/>
        <w:jc w:val="both"/>
      </w:pPr>
      <w:r>
        <w:t>a susceptibilidade à perda ou à fraude do respectivo ativo ou passivo;</w:t>
      </w:r>
    </w:p>
    <w:p w14:paraId="1E669290" w14:textId="77777777" w:rsidR="002A6EFF" w:rsidRDefault="002A6EFF">
      <w:pPr>
        <w:numPr>
          <w:ilvl w:val="0"/>
          <w:numId w:val="126"/>
        </w:numPr>
        <w:spacing w:after="0" w:line="240" w:lineRule="auto"/>
        <w:ind w:left="993" w:hanging="284"/>
        <w:jc w:val="both"/>
      </w:pPr>
      <w:r>
        <w:t>a subjetividade e a complexidade da determinação de valores estimados, como estimativas contábeis a valor de mercado;</w:t>
      </w:r>
    </w:p>
    <w:p w14:paraId="6011668B" w14:textId="77777777" w:rsidR="002A6EFF" w:rsidRDefault="002A6EFF">
      <w:pPr>
        <w:numPr>
          <w:ilvl w:val="0"/>
          <w:numId w:val="126"/>
        </w:numPr>
        <w:spacing w:after="0" w:line="240" w:lineRule="auto"/>
        <w:ind w:left="993" w:hanging="284"/>
        <w:jc w:val="both"/>
      </w:pPr>
      <w:r>
        <w:t>os valores das demonstrações contábeis expostos às deficiências;</w:t>
      </w:r>
    </w:p>
    <w:p w14:paraId="1697C03C" w14:textId="77777777" w:rsidR="002A6EFF" w:rsidRDefault="002A6EFF">
      <w:pPr>
        <w:numPr>
          <w:ilvl w:val="0"/>
          <w:numId w:val="126"/>
        </w:numPr>
        <w:spacing w:after="0" w:line="240" w:lineRule="auto"/>
        <w:ind w:left="993" w:hanging="284"/>
        <w:jc w:val="both"/>
      </w:pPr>
      <w:r>
        <w:t>o volume de atividade que ocorreu ou poderia ocorrer nos saldos contábeis ou na classe de transações expostas à deficiência ou às deficiências;</w:t>
      </w:r>
    </w:p>
    <w:p w14:paraId="56B67A30" w14:textId="77777777" w:rsidR="002A6EFF" w:rsidRDefault="002A6EFF">
      <w:pPr>
        <w:numPr>
          <w:ilvl w:val="0"/>
          <w:numId w:val="126"/>
        </w:numPr>
        <w:spacing w:after="0" w:line="240" w:lineRule="auto"/>
        <w:ind w:left="993" w:hanging="284"/>
        <w:jc w:val="both"/>
      </w:pPr>
      <w:r>
        <w:t>a importância dos controles para o processo de elaboração de demonstrações contábeis; por exemplo:</w:t>
      </w:r>
    </w:p>
    <w:p w14:paraId="317A6CB7" w14:textId="77777777" w:rsidR="002A6EFF" w:rsidRDefault="002A6EFF" w:rsidP="002A6EFF">
      <w:pPr>
        <w:ind w:left="349"/>
        <w:jc w:val="both"/>
      </w:pPr>
    </w:p>
    <w:p w14:paraId="40A963D3" w14:textId="77777777" w:rsidR="002A6EFF" w:rsidRDefault="002A6EFF">
      <w:pPr>
        <w:numPr>
          <w:ilvl w:val="0"/>
          <w:numId w:val="127"/>
        </w:numPr>
        <w:spacing w:after="0" w:line="240" w:lineRule="auto"/>
        <w:ind w:left="1418" w:hanging="284"/>
        <w:jc w:val="both"/>
      </w:pPr>
      <w:r>
        <w:tab/>
        <w:t>controle de monitoramento geral (tais como supervisão da administração);</w:t>
      </w:r>
    </w:p>
    <w:p w14:paraId="3D676A19" w14:textId="77777777" w:rsidR="002A6EFF" w:rsidRDefault="002A6EFF">
      <w:pPr>
        <w:numPr>
          <w:ilvl w:val="0"/>
          <w:numId w:val="127"/>
        </w:numPr>
        <w:spacing w:after="0" w:line="240" w:lineRule="auto"/>
        <w:ind w:left="1418" w:hanging="284"/>
        <w:jc w:val="both"/>
      </w:pPr>
      <w:r>
        <w:tab/>
        <w:t>controle sobre a prevenção e a detecção de fraude;</w:t>
      </w:r>
    </w:p>
    <w:p w14:paraId="435E0FC2" w14:textId="77777777" w:rsidR="002A6EFF" w:rsidRDefault="002A6EFF">
      <w:pPr>
        <w:numPr>
          <w:ilvl w:val="0"/>
          <w:numId w:val="127"/>
        </w:numPr>
        <w:spacing w:after="0" w:line="240" w:lineRule="auto"/>
        <w:ind w:left="1418" w:hanging="284"/>
        <w:jc w:val="both"/>
      </w:pPr>
      <w:r>
        <w:tab/>
        <w:t>controle sobre a seleção e a aplicação das principais práticas contábeis;</w:t>
      </w:r>
    </w:p>
    <w:p w14:paraId="0A8F54AE" w14:textId="77777777" w:rsidR="002A6EFF" w:rsidRDefault="002A6EFF">
      <w:pPr>
        <w:numPr>
          <w:ilvl w:val="0"/>
          <w:numId w:val="127"/>
        </w:numPr>
        <w:spacing w:after="0" w:line="240" w:lineRule="auto"/>
        <w:ind w:left="1418" w:hanging="284"/>
        <w:jc w:val="both"/>
      </w:pPr>
      <w:r>
        <w:t xml:space="preserve">controle sobre transações significativas com partes relacionadas; </w:t>
      </w:r>
    </w:p>
    <w:p w14:paraId="37B04A76" w14:textId="77777777" w:rsidR="002A6EFF" w:rsidRDefault="002A6EFF">
      <w:pPr>
        <w:numPr>
          <w:ilvl w:val="0"/>
          <w:numId w:val="127"/>
        </w:numPr>
        <w:spacing w:after="0" w:line="240" w:lineRule="auto"/>
        <w:ind w:left="1418" w:hanging="284"/>
        <w:jc w:val="both"/>
      </w:pPr>
      <w:r>
        <w:tab/>
        <w:t>controle sobre transações significativas fora do curso normal dos negócios da entidade;</w:t>
      </w:r>
    </w:p>
    <w:p w14:paraId="01257400" w14:textId="77777777" w:rsidR="002A6EFF" w:rsidRDefault="002A6EFF">
      <w:pPr>
        <w:numPr>
          <w:ilvl w:val="0"/>
          <w:numId w:val="127"/>
        </w:numPr>
        <w:spacing w:after="0" w:line="240" w:lineRule="auto"/>
        <w:ind w:left="1418" w:hanging="284"/>
        <w:jc w:val="both"/>
      </w:pPr>
      <w:r>
        <w:tab/>
        <w:t xml:space="preserve">controles sobre o processo de elaboração de demonstrações contábeis de final de período (tais como controle sobre lançamentos não recorrentes ou não usuais); </w:t>
      </w:r>
    </w:p>
    <w:p w14:paraId="14DFE364" w14:textId="77777777" w:rsidR="002A6EFF" w:rsidRDefault="002A6EFF" w:rsidP="002A6EFF">
      <w:pPr>
        <w:ind w:left="774"/>
        <w:jc w:val="both"/>
      </w:pPr>
    </w:p>
    <w:p w14:paraId="6C23406E" w14:textId="77777777" w:rsidR="002A6EFF" w:rsidRDefault="002A6EFF">
      <w:pPr>
        <w:numPr>
          <w:ilvl w:val="0"/>
          <w:numId w:val="126"/>
        </w:numPr>
        <w:spacing w:after="0" w:line="240" w:lineRule="auto"/>
        <w:ind w:left="993" w:hanging="284"/>
        <w:jc w:val="both"/>
      </w:pPr>
      <w:r>
        <w:t>a causa e a frequência das exceções detectadas em decorrência das deficiências de controle;</w:t>
      </w:r>
    </w:p>
    <w:p w14:paraId="1F6B9DC8" w14:textId="77777777" w:rsidR="002A6EFF" w:rsidRDefault="002A6EFF">
      <w:pPr>
        <w:numPr>
          <w:ilvl w:val="0"/>
          <w:numId w:val="126"/>
        </w:numPr>
        <w:spacing w:after="0" w:line="240" w:lineRule="auto"/>
        <w:ind w:left="993" w:hanging="284"/>
        <w:jc w:val="both"/>
      </w:pPr>
      <w:r>
        <w:t xml:space="preserve">a interação da deficiência com outras deficiências do controle interno. </w:t>
      </w:r>
    </w:p>
    <w:p w14:paraId="7E90CD68" w14:textId="77777777" w:rsidR="002A6EFF" w:rsidRDefault="002A6EFF" w:rsidP="002A6EFF">
      <w:pPr>
        <w:ind w:left="567" w:hanging="567"/>
        <w:jc w:val="both"/>
      </w:pPr>
    </w:p>
    <w:p w14:paraId="14250120" w14:textId="77777777" w:rsidR="002A6EFF" w:rsidRDefault="002A6EFF" w:rsidP="002A6EFF">
      <w:pPr>
        <w:ind w:left="567" w:hanging="567"/>
        <w:jc w:val="both"/>
      </w:pPr>
      <w:r>
        <w:t>A7.</w:t>
      </w:r>
      <w:r>
        <w:tab/>
        <w:t xml:space="preserve">Os indicadores de deficiência significativa do controle interno incluem, por exemplo: </w:t>
      </w:r>
    </w:p>
    <w:p w14:paraId="6AA8E34B" w14:textId="77777777" w:rsidR="002A6EFF" w:rsidRDefault="002A6EFF" w:rsidP="002A6EFF">
      <w:pPr>
        <w:ind w:left="567" w:hanging="567"/>
        <w:jc w:val="both"/>
      </w:pPr>
    </w:p>
    <w:p w14:paraId="6C2496B3" w14:textId="77777777" w:rsidR="002A6EFF" w:rsidRDefault="002A6EFF">
      <w:pPr>
        <w:numPr>
          <w:ilvl w:val="0"/>
          <w:numId w:val="126"/>
        </w:numPr>
        <w:spacing w:after="0" w:line="240" w:lineRule="auto"/>
        <w:ind w:left="993" w:hanging="284"/>
        <w:jc w:val="both"/>
      </w:pPr>
      <w:r>
        <w:t>evidência de aspectos ineficazes do ambiente de controle, como:</w:t>
      </w:r>
    </w:p>
    <w:p w14:paraId="52B644CA" w14:textId="77777777" w:rsidR="002A6EFF" w:rsidRDefault="002A6EFF" w:rsidP="002A6EFF">
      <w:pPr>
        <w:ind w:left="349"/>
        <w:jc w:val="both"/>
      </w:pPr>
    </w:p>
    <w:p w14:paraId="3579EBA6" w14:textId="77777777" w:rsidR="002A6EFF" w:rsidRDefault="002A6EFF">
      <w:pPr>
        <w:numPr>
          <w:ilvl w:val="0"/>
          <w:numId w:val="127"/>
        </w:numPr>
        <w:spacing w:after="0" w:line="240" w:lineRule="auto"/>
        <w:ind w:left="1418" w:hanging="284"/>
        <w:jc w:val="both"/>
      </w:pPr>
      <w:r>
        <w:tab/>
        <w:t>indicações de que transações significativas, nas quais a administração está financeiramente interessada, não estão sendo apropriadamente analisadas pelos responsáveis pela governança;</w:t>
      </w:r>
    </w:p>
    <w:p w14:paraId="21521939" w14:textId="77777777" w:rsidR="002A6EFF" w:rsidRDefault="002A6EFF">
      <w:pPr>
        <w:numPr>
          <w:ilvl w:val="0"/>
          <w:numId w:val="127"/>
        </w:numPr>
        <w:spacing w:after="0" w:line="240" w:lineRule="auto"/>
        <w:ind w:left="1418" w:hanging="284"/>
        <w:jc w:val="both"/>
      </w:pPr>
      <w:r>
        <w:tab/>
        <w:t>identificação de fraude da administração, relevante ou não, que não foi prevenida pelo controle interno da entidade;</w:t>
      </w:r>
    </w:p>
    <w:p w14:paraId="659E51FB" w14:textId="77777777" w:rsidR="002A6EFF" w:rsidRDefault="002A6EFF">
      <w:pPr>
        <w:numPr>
          <w:ilvl w:val="0"/>
          <w:numId w:val="127"/>
        </w:numPr>
        <w:spacing w:after="0" w:line="240" w:lineRule="auto"/>
        <w:ind w:left="1418" w:hanging="284"/>
        <w:jc w:val="both"/>
      </w:pPr>
      <w:r>
        <w:tab/>
        <w:t>falha da administração ao não implementar medidas corretivas apropriadas para as deficiências significativas anteriormente comunicadas;</w:t>
      </w:r>
    </w:p>
    <w:p w14:paraId="05BC05D2" w14:textId="77777777" w:rsidR="002A6EFF" w:rsidRDefault="002A6EFF" w:rsidP="002A6EFF">
      <w:pPr>
        <w:ind w:left="774"/>
        <w:jc w:val="both"/>
      </w:pPr>
    </w:p>
    <w:p w14:paraId="1937F187" w14:textId="77777777" w:rsidR="002A6EFF" w:rsidRDefault="002A6EFF">
      <w:pPr>
        <w:numPr>
          <w:ilvl w:val="0"/>
          <w:numId w:val="126"/>
        </w:numPr>
        <w:spacing w:after="0" w:line="240" w:lineRule="auto"/>
        <w:ind w:left="993" w:hanging="284"/>
        <w:jc w:val="both"/>
      </w:pPr>
      <w:r>
        <w:t xml:space="preserve">ausência de processo de avaliação de risco na entidade em que a existência desse processo seria normalmente esperada; </w:t>
      </w:r>
    </w:p>
    <w:p w14:paraId="12399047" w14:textId="77777777" w:rsidR="002A6EFF" w:rsidRDefault="002A6EFF">
      <w:pPr>
        <w:numPr>
          <w:ilvl w:val="0"/>
          <w:numId w:val="126"/>
        </w:numPr>
        <w:spacing w:after="0" w:line="240" w:lineRule="auto"/>
        <w:ind w:left="993" w:hanging="284"/>
        <w:jc w:val="both"/>
      </w:pPr>
      <w:r>
        <w:t xml:space="preserve">evidência de processo de avaliação de risco ineficaz, tais como falha da administração para identificar risco de distorção relevante que o auditor esperaria que o processo de avaliação de risco tivesse identificado; </w:t>
      </w:r>
    </w:p>
    <w:p w14:paraId="4560AB2A" w14:textId="77777777" w:rsidR="002A6EFF" w:rsidRDefault="002A6EFF">
      <w:pPr>
        <w:numPr>
          <w:ilvl w:val="0"/>
          <w:numId w:val="126"/>
        </w:numPr>
        <w:spacing w:after="0" w:line="240" w:lineRule="auto"/>
        <w:ind w:left="993" w:hanging="284"/>
        <w:jc w:val="both"/>
      </w:pPr>
      <w:r>
        <w:t xml:space="preserve">evidência de resposta ineficaz a riscos significativos identificados (por exemplo, ausência de controle sobre esses riscos); </w:t>
      </w:r>
    </w:p>
    <w:p w14:paraId="28934D04" w14:textId="77777777" w:rsidR="002A6EFF" w:rsidRDefault="002A6EFF">
      <w:pPr>
        <w:numPr>
          <w:ilvl w:val="0"/>
          <w:numId w:val="126"/>
        </w:numPr>
        <w:spacing w:after="0" w:line="240" w:lineRule="auto"/>
        <w:ind w:left="993" w:hanging="284"/>
        <w:jc w:val="both"/>
      </w:pPr>
      <w:r>
        <w:t>distorção detectada pelos procedimentos do auditor que não foi prevenida ou detectada e corrigida, pelo controle interno da entidade;</w:t>
      </w:r>
    </w:p>
    <w:p w14:paraId="35FE555D" w14:textId="77777777" w:rsidR="002A6EFF" w:rsidRDefault="002A6EFF">
      <w:pPr>
        <w:numPr>
          <w:ilvl w:val="0"/>
          <w:numId w:val="126"/>
        </w:numPr>
        <w:spacing w:after="0" w:line="240" w:lineRule="auto"/>
        <w:ind w:left="993" w:hanging="284"/>
        <w:jc w:val="both"/>
      </w:pPr>
      <w:r>
        <w:t>reapresentação de demonstrações contábeis emitidas anteriormente para refletir a correção de distorção relevante devido a erro ou a fraude;</w:t>
      </w:r>
    </w:p>
    <w:p w14:paraId="791DB27D" w14:textId="77777777" w:rsidR="002A6EFF" w:rsidRDefault="002A6EFF">
      <w:pPr>
        <w:numPr>
          <w:ilvl w:val="0"/>
          <w:numId w:val="126"/>
        </w:numPr>
        <w:spacing w:after="0" w:line="240" w:lineRule="auto"/>
        <w:ind w:left="993" w:hanging="284"/>
        <w:jc w:val="both"/>
      </w:pPr>
      <w:r>
        <w:t xml:space="preserve">evidência da incapacidade da administração de supervisionar a elaboração das demonstrações contábeis. </w:t>
      </w:r>
    </w:p>
    <w:p w14:paraId="03556039" w14:textId="77777777" w:rsidR="002A6EFF" w:rsidRDefault="002A6EFF" w:rsidP="002A6EFF">
      <w:pPr>
        <w:ind w:left="567" w:hanging="567"/>
        <w:jc w:val="both"/>
      </w:pPr>
    </w:p>
    <w:p w14:paraId="7D591317" w14:textId="77777777" w:rsidR="002A6EFF" w:rsidRDefault="002A6EFF" w:rsidP="002A6EFF">
      <w:pPr>
        <w:ind w:left="567" w:hanging="567"/>
        <w:jc w:val="both"/>
      </w:pPr>
      <w:r>
        <w:t>A8.</w:t>
      </w:r>
      <w:r>
        <w:tab/>
        <w:t>Os controles podem ser planejados para operarem individualmente ou em conjunto para prevenir, ou detectar e corrigir, as distorções de maneira eficaz</w:t>
      </w:r>
      <w:r w:rsidRPr="00B823E5">
        <w:t xml:space="preserve"> </w:t>
      </w:r>
      <w:r>
        <w:t xml:space="preserve">(NBC TA 315, item A66). Controles sobre contas a receber, por exemplo, podem consistir de controles automatizados e manuais elaborados para operarem em conjunto para prevenir, ou detectar e corrigir, distorções no saldo contábil. A deficiência de controle interno, por si só, pode não ser suficientemente importante para se constituir em deficiência significativa. Entretanto, a combinação de deficiências que afeta o mesmo saldo contábil ou a mesma divulgação, a mesma afirmação relevante, ou o mesmo componente do controle interno, pode aumentar os riscos de distorção a ponto de dar origem a uma deficiência significativa. </w:t>
      </w:r>
    </w:p>
    <w:p w14:paraId="5D3E55E3" w14:textId="77777777" w:rsidR="002A6EFF" w:rsidRDefault="002A6EFF" w:rsidP="002A6EFF">
      <w:pPr>
        <w:ind w:left="567" w:hanging="567"/>
        <w:jc w:val="both"/>
      </w:pPr>
    </w:p>
    <w:p w14:paraId="3B71D209" w14:textId="77777777" w:rsidR="002A6EFF" w:rsidRDefault="002A6EFF" w:rsidP="002A6EFF">
      <w:pPr>
        <w:ind w:left="567" w:hanging="567"/>
        <w:jc w:val="both"/>
      </w:pPr>
      <w:r>
        <w:t>A9.</w:t>
      </w:r>
      <w:r>
        <w:tab/>
        <w:t xml:space="preserve">A legislação ou os regulamentos em algumas jurisdições podem estabelecer requisito (especificamente para auditoria de entidade registrada em bolsa) para que o auditor comunique aos responsáveis pela governança ou a outras partes relevantes (como agências reguladoras) um ou mais tipos específicos de deficiência de controle interno que o auditor tenha identificado durante a auditoria. Quando a legislação ou o regulamento estabelecem termos e definições específicos para esses tipos de deficiência e requer que o auditor use esses termos e definições para fins de comunicação, o auditor usa esses termos e definições nas comunicações de acordo com os requisitos legais ou regulatórios. </w:t>
      </w:r>
    </w:p>
    <w:p w14:paraId="189384AE" w14:textId="77777777" w:rsidR="002A6EFF" w:rsidRDefault="002A6EFF" w:rsidP="002A6EFF">
      <w:pPr>
        <w:ind w:left="567" w:hanging="567"/>
        <w:jc w:val="both"/>
      </w:pPr>
    </w:p>
    <w:p w14:paraId="6E55BFC8" w14:textId="77777777" w:rsidR="002A6EFF" w:rsidRDefault="002A6EFF" w:rsidP="002A6EFF">
      <w:pPr>
        <w:ind w:left="567" w:hanging="567"/>
        <w:jc w:val="both"/>
      </w:pPr>
      <w:r>
        <w:t>A10.</w:t>
      </w:r>
      <w:r>
        <w:tab/>
        <w:t xml:space="preserve">Quando a jurisdição estabeleceu termos específicos para tipos de deficiência de controle interno a serem comunicados, mas não definiu esses termos, pode ser necessário que o auditor use julgamento para determinar os assuntos a serem comunicados, em adição ao requisito legal ou regulatório. No Brasil, não existem ainda termos determinados por reguladores específicos. Ao determinar os assuntos a serem comunicados, o auditor pode considerar apropriado os requisitos e a orientação desta Norma. Por exemplo, se a finalidade do requisito legal ou regulatório é o de levar ao conhecimento dos responsáveis pela governança certos assuntos sobre controle interno sobre os quais eles deveriam ter conhecimento, pode ser adequado considerar esses assuntos como sendo geralmente equivalentes às deficiências significativas que devem ser comunicadas aos responsáveis pela governança de acordo com esta Norma. </w:t>
      </w:r>
    </w:p>
    <w:p w14:paraId="6AAB3AD0" w14:textId="77777777" w:rsidR="002A6EFF" w:rsidRDefault="002A6EFF" w:rsidP="002A6EFF">
      <w:pPr>
        <w:ind w:left="567" w:hanging="567"/>
        <w:jc w:val="both"/>
      </w:pPr>
    </w:p>
    <w:p w14:paraId="45FC31C7" w14:textId="77777777" w:rsidR="002A6EFF" w:rsidRDefault="002A6EFF" w:rsidP="002A6EFF">
      <w:pPr>
        <w:ind w:left="567" w:hanging="567"/>
        <w:jc w:val="both"/>
      </w:pPr>
      <w:r>
        <w:t>A11.</w:t>
      </w:r>
      <w:r>
        <w:tab/>
        <w:t xml:space="preserve">Os requisitos desta Norma permanecem aplicáveis independentemente de a lei ou o regulamento requerer que o auditor use termos ou definições específicos. </w:t>
      </w:r>
    </w:p>
    <w:p w14:paraId="770E6E90" w14:textId="77777777" w:rsidR="002A6EFF" w:rsidRPr="00BB0B71" w:rsidRDefault="002A6EFF" w:rsidP="002A6EFF">
      <w:pPr>
        <w:ind w:left="567" w:hanging="567"/>
        <w:jc w:val="both"/>
      </w:pPr>
    </w:p>
    <w:p w14:paraId="7FB49141" w14:textId="77777777" w:rsidR="002A6EFF" w:rsidRDefault="002A6EFF" w:rsidP="002A6EFF">
      <w:pPr>
        <w:ind w:left="567" w:hanging="567"/>
        <w:jc w:val="both"/>
        <w:rPr>
          <w:b/>
        </w:rPr>
      </w:pPr>
      <w:r w:rsidRPr="00ED7626">
        <w:rPr>
          <w:b/>
        </w:rPr>
        <w:t>Comunicação de deficiências de controle interno</w:t>
      </w:r>
    </w:p>
    <w:p w14:paraId="4D35700F" w14:textId="77777777" w:rsidR="002A6EFF" w:rsidRPr="00ED7626" w:rsidRDefault="002A6EFF" w:rsidP="002A6EFF">
      <w:pPr>
        <w:ind w:left="567" w:hanging="567"/>
        <w:jc w:val="both"/>
        <w:rPr>
          <w:b/>
        </w:rPr>
      </w:pPr>
    </w:p>
    <w:p w14:paraId="1618DC9F" w14:textId="77777777" w:rsidR="002A6EFF" w:rsidRDefault="002A6EFF" w:rsidP="002A6EFF">
      <w:pPr>
        <w:jc w:val="both"/>
      </w:pPr>
      <w:r>
        <w:t>Comunicação de deficiência significativa de controle interno aos responsáveis pela governança (ver item 9)</w:t>
      </w:r>
    </w:p>
    <w:p w14:paraId="52D48C30" w14:textId="77777777" w:rsidR="002A6EFF" w:rsidRDefault="002A6EFF" w:rsidP="002A6EFF">
      <w:pPr>
        <w:ind w:left="567" w:hanging="567"/>
        <w:jc w:val="both"/>
      </w:pPr>
    </w:p>
    <w:p w14:paraId="3F12F1C4" w14:textId="77777777" w:rsidR="002A6EFF" w:rsidRDefault="002A6EFF" w:rsidP="002A6EFF">
      <w:pPr>
        <w:ind w:left="567" w:hanging="567"/>
        <w:jc w:val="both"/>
      </w:pPr>
      <w:r>
        <w:t>A12.</w:t>
      </w:r>
      <w:r>
        <w:tab/>
        <w:t xml:space="preserve">A comunicação de deficiências significativas por escrito aos responsáveis pela governança reflete a importância desses assuntos e auxilia os responsáveis pela governança a cumprirem suas responsabilidades de supervisão geral. A NBC TA 260, item 13, estabelece considerações relevantes sobre comunicação com os responsáveis pela governança quando todos eles estão envolvidos na administração da entidade. </w:t>
      </w:r>
    </w:p>
    <w:p w14:paraId="54D1CE5C" w14:textId="77777777" w:rsidR="002A6EFF" w:rsidRDefault="002A6EFF" w:rsidP="002A6EFF">
      <w:pPr>
        <w:ind w:left="567" w:hanging="567"/>
        <w:jc w:val="both"/>
      </w:pPr>
    </w:p>
    <w:p w14:paraId="0FE67751" w14:textId="77777777" w:rsidR="002A6EFF" w:rsidRDefault="002A6EFF" w:rsidP="002A6EFF">
      <w:pPr>
        <w:ind w:left="567" w:hanging="567"/>
        <w:jc w:val="both"/>
      </w:pPr>
      <w:r>
        <w:t>A13.</w:t>
      </w:r>
      <w:r>
        <w:tab/>
        <w:t>Ao determinar quando emitir a comunicação por escrito, o auditor pode considerar se o recebimento dessa comunicação seria um fator importante para permitir que os responsáveis pela governança desempenhem suas responsabilidades de supervisão geral. Além disso, para entidades registradas em bolsa em certas jurisdições, os responsáveis pela governança podem ter que receber a comunicação por escrito do auditor antes da data de aprovação das demonstrações contábeis para desempenhar responsabilidades específicas em relação ao controle interno, para fins regulatórios ou para atender outros propósitos. Para outras entidades, o auditor pode emitir a comunicação por escrito em uma data posterior. Contudo, neste último caso, considerando que a comunicação por escrito do auditor sobre deficiências significativas faz parte do arquivo de auditoria final, a comunicação por escrito está sujeita ao requisito do item 14 da NBC TA 230, que requer do auditor a montagem tempestiva do arquivo de auditoria final. A NBC TA 230 estabelece que o limite de tempo adequado para a conclusão da montagem do arquivo de auditoria final é normalmente de no máximo 60 dias após a data do relatório do auditor independente (NBC TA 230, item A21).</w:t>
      </w:r>
    </w:p>
    <w:p w14:paraId="177C1461" w14:textId="77777777" w:rsidR="002A6EFF" w:rsidRPr="00986107" w:rsidRDefault="002A6EFF" w:rsidP="002A6EFF">
      <w:pPr>
        <w:ind w:left="567" w:hanging="567"/>
        <w:jc w:val="both"/>
      </w:pPr>
    </w:p>
    <w:p w14:paraId="0E267853" w14:textId="77777777" w:rsidR="002A6EFF" w:rsidRDefault="002A6EFF" w:rsidP="002A6EFF">
      <w:pPr>
        <w:ind w:left="567" w:hanging="567"/>
        <w:jc w:val="both"/>
      </w:pPr>
      <w:r>
        <w:t>A14.</w:t>
      </w:r>
      <w:r>
        <w:tab/>
        <w:t>Independentemente da época da comunicação por escrito de deficiências significativas, o auditor pode comunicá-las verbalmente em primeira instância à administração e, quando apropriado, aos responsáveis pela governança para auxiliá-los a tomar tempestivamente as medidas corretivas para minimizar os riscos de distorção relevante. Contudo, isso não isenta o auditor da responsabilidade de comunicar as deficiências significativas por escrito, conforme requerido por esta Norma.</w:t>
      </w:r>
    </w:p>
    <w:p w14:paraId="74E2CCA2" w14:textId="77777777" w:rsidR="002A6EFF" w:rsidRDefault="002A6EFF" w:rsidP="002A6EFF">
      <w:pPr>
        <w:ind w:left="567" w:hanging="567"/>
        <w:jc w:val="both"/>
      </w:pPr>
    </w:p>
    <w:p w14:paraId="3BD163CE" w14:textId="77777777" w:rsidR="002A6EFF" w:rsidRDefault="002A6EFF" w:rsidP="002A6EFF">
      <w:pPr>
        <w:ind w:left="567" w:hanging="567"/>
        <w:jc w:val="both"/>
      </w:pPr>
      <w:r>
        <w:t>A15.</w:t>
      </w:r>
      <w:r>
        <w:tab/>
        <w:t xml:space="preserve">O nível de detalhes de deficiências significativas a ser comunicado é uma questão de julgamento profissional do auditor nas circunstâncias. Os fatores que o auditor pode considerar ao determinar um nível de detalhe apropriado para a comunicação incluem, por exemplo: </w:t>
      </w:r>
    </w:p>
    <w:p w14:paraId="6AEEA08A" w14:textId="77777777" w:rsidR="002A6EFF" w:rsidRDefault="002A6EFF">
      <w:pPr>
        <w:numPr>
          <w:ilvl w:val="0"/>
          <w:numId w:val="126"/>
        </w:numPr>
        <w:spacing w:after="0" w:line="240" w:lineRule="auto"/>
        <w:ind w:left="993" w:hanging="284"/>
        <w:jc w:val="both"/>
      </w:pPr>
      <w:r>
        <w:t>a natureza da entidade. Por exemplo, a comunicação requerida para entidade de interesse público pode ser diferente daquela requerida para entidade que não seja de interesse público;</w:t>
      </w:r>
    </w:p>
    <w:p w14:paraId="5F91ABA4" w14:textId="77777777" w:rsidR="002A6EFF" w:rsidRDefault="002A6EFF">
      <w:pPr>
        <w:numPr>
          <w:ilvl w:val="0"/>
          <w:numId w:val="126"/>
        </w:numPr>
        <w:spacing w:after="0" w:line="240" w:lineRule="auto"/>
        <w:ind w:left="993" w:hanging="284"/>
        <w:jc w:val="both"/>
      </w:pPr>
      <w:r>
        <w:t>o porte e a complexidade da entidade. Por exemplo, a comunicação requerida para entidade complexa pode ser diferente da requerida para entidade que opera um negócio simples;</w:t>
      </w:r>
    </w:p>
    <w:p w14:paraId="7272A6CA" w14:textId="77777777" w:rsidR="002A6EFF" w:rsidRDefault="002A6EFF">
      <w:pPr>
        <w:numPr>
          <w:ilvl w:val="0"/>
          <w:numId w:val="126"/>
        </w:numPr>
        <w:spacing w:after="0" w:line="240" w:lineRule="auto"/>
        <w:ind w:left="993" w:hanging="284"/>
        <w:jc w:val="both"/>
      </w:pPr>
      <w:r>
        <w:t>a natureza das deficiências significativas que o auditor identificou;</w:t>
      </w:r>
    </w:p>
    <w:p w14:paraId="33758905" w14:textId="77777777" w:rsidR="002A6EFF" w:rsidRDefault="002A6EFF">
      <w:pPr>
        <w:numPr>
          <w:ilvl w:val="0"/>
          <w:numId w:val="126"/>
        </w:numPr>
        <w:spacing w:after="0" w:line="240" w:lineRule="auto"/>
        <w:ind w:left="993" w:hanging="284"/>
        <w:jc w:val="both"/>
      </w:pPr>
      <w:r>
        <w:t>a composição da governança da entidade. Por exemplo, podem ser necessários mais detalhes se os responsáveis pela governança incluem membros que não têm experiência significativa no setor da entidade ou nas áreas afetadas;</w:t>
      </w:r>
    </w:p>
    <w:p w14:paraId="3F16658D" w14:textId="77777777" w:rsidR="002A6EFF" w:rsidRDefault="002A6EFF">
      <w:pPr>
        <w:numPr>
          <w:ilvl w:val="0"/>
          <w:numId w:val="126"/>
        </w:numPr>
        <w:spacing w:after="0" w:line="240" w:lineRule="auto"/>
        <w:ind w:left="993" w:hanging="284"/>
        <w:jc w:val="both"/>
      </w:pPr>
      <w:r>
        <w:t>requisitos legais ou regulatórios relativos à comunicação de tipos específicos de deficiência de controle interno.</w:t>
      </w:r>
    </w:p>
    <w:p w14:paraId="594298CE" w14:textId="77777777" w:rsidR="002A6EFF" w:rsidRDefault="002A6EFF" w:rsidP="002A6EFF">
      <w:pPr>
        <w:ind w:left="567" w:hanging="567"/>
        <w:jc w:val="both"/>
      </w:pPr>
    </w:p>
    <w:p w14:paraId="6AECF4B8" w14:textId="77777777" w:rsidR="002A6EFF" w:rsidRDefault="002A6EFF" w:rsidP="002A6EFF">
      <w:pPr>
        <w:ind w:left="567" w:hanging="567"/>
        <w:jc w:val="both"/>
      </w:pPr>
      <w:r>
        <w:t>A16.</w:t>
      </w:r>
      <w:r>
        <w:tab/>
        <w:t xml:space="preserve">A administração e os responsáveis pela governança podem já ter conhecimento de deficiências significativas que o auditor identificou durante a auditoria e optado por não corrigi-las por causa do custo ou de outras considerações. A responsabilidade pela avaliação dos custos e benefícios de implementar medidas corretivas é da administração e dos responsáveis pela governança. Consequentemente, o requisito do item 9 se aplica independentemente de custo ou outras considerações que a administração e os responsáveis pela governança podem considerar relevante para determinar se essas deficiências devem ser corrigidas. </w:t>
      </w:r>
    </w:p>
    <w:p w14:paraId="1F75278A" w14:textId="77777777" w:rsidR="002A6EFF" w:rsidRDefault="002A6EFF" w:rsidP="002A6EFF">
      <w:pPr>
        <w:ind w:left="567" w:hanging="567"/>
        <w:jc w:val="both"/>
      </w:pPr>
    </w:p>
    <w:p w14:paraId="6C7A93CD" w14:textId="77777777" w:rsidR="002A6EFF" w:rsidRDefault="002A6EFF" w:rsidP="002A6EFF">
      <w:pPr>
        <w:ind w:left="567" w:hanging="567"/>
        <w:jc w:val="both"/>
      </w:pPr>
      <w:r>
        <w:t>A17.</w:t>
      </w:r>
      <w:r>
        <w:tab/>
        <w:t xml:space="preserve">O fato de que o auditor comunicou uma deficiência significativa aos responsáveis pela governança e à administração na auditoria anterior não elimina a necessidade dele repetir a comunicação se ainda não foi tomada medida corretiva. Se a deficiência significativa comunicada anteriormente não foi corrigida, a comunicação do exercício corrente pode repetir a descrição da comunicação anterior, ou simplesmente fazer referência à comunicação anterior. O auditor pode perguntar à administração ou, quando apropriado, aos responsáveis pela governança porque a deficiência significativa ainda não foi corrigida. A falha por não agir, sem explicação racional, pode por si só, representar deficiência significativa. </w:t>
      </w:r>
    </w:p>
    <w:p w14:paraId="358501EE" w14:textId="77777777" w:rsidR="002A6EFF" w:rsidRDefault="002A6EFF" w:rsidP="002A6EFF">
      <w:pPr>
        <w:ind w:left="567" w:hanging="567"/>
        <w:jc w:val="both"/>
      </w:pPr>
    </w:p>
    <w:p w14:paraId="4AA7D503" w14:textId="77777777" w:rsidR="002A6EFF" w:rsidRDefault="002A6EFF" w:rsidP="002A6EFF">
      <w:pPr>
        <w:ind w:left="567" w:hanging="567"/>
        <w:jc w:val="both"/>
      </w:pPr>
      <w:r>
        <w:t xml:space="preserve">Considerações específicas para entidade de pequeno porte </w:t>
      </w:r>
    </w:p>
    <w:p w14:paraId="23A3ADDB" w14:textId="77777777" w:rsidR="002A6EFF" w:rsidRDefault="002A6EFF" w:rsidP="002A6EFF">
      <w:pPr>
        <w:ind w:left="567" w:hanging="567"/>
        <w:jc w:val="both"/>
      </w:pPr>
    </w:p>
    <w:p w14:paraId="59517543" w14:textId="77777777" w:rsidR="002A6EFF" w:rsidRDefault="002A6EFF" w:rsidP="002A6EFF">
      <w:pPr>
        <w:ind w:left="567" w:hanging="567"/>
        <w:jc w:val="both"/>
      </w:pPr>
      <w:r>
        <w:t>A18.</w:t>
      </w:r>
      <w:r>
        <w:tab/>
        <w:t xml:space="preserve">No caso de auditoria de entidade de pequeno porte, o auditor pode fazer comunicação aos responsáveis pela governança de forma menos estruturada do que no caso de entidade de grande porte. </w:t>
      </w:r>
    </w:p>
    <w:p w14:paraId="250C68DA" w14:textId="77777777" w:rsidR="002A6EFF" w:rsidRDefault="002A6EFF" w:rsidP="002A6EFF">
      <w:pPr>
        <w:ind w:left="567" w:hanging="567"/>
        <w:jc w:val="both"/>
      </w:pPr>
    </w:p>
    <w:p w14:paraId="681F410B" w14:textId="77777777" w:rsidR="002A6EFF" w:rsidRDefault="002A6EFF" w:rsidP="002A6EFF">
      <w:pPr>
        <w:ind w:left="567" w:hanging="567"/>
        <w:jc w:val="both"/>
      </w:pPr>
      <w:r w:rsidRPr="009C68EE">
        <w:t>Comunicação de deficiência de controle interno à administração</w:t>
      </w:r>
      <w:r>
        <w:t xml:space="preserve"> (ver item 10) </w:t>
      </w:r>
    </w:p>
    <w:p w14:paraId="120F38A3" w14:textId="77777777" w:rsidR="002A6EFF" w:rsidRDefault="002A6EFF" w:rsidP="002A6EFF">
      <w:pPr>
        <w:ind w:left="567" w:hanging="567"/>
        <w:jc w:val="both"/>
      </w:pPr>
    </w:p>
    <w:p w14:paraId="6CFC7F6F" w14:textId="77777777" w:rsidR="002A6EFF" w:rsidRDefault="002A6EFF" w:rsidP="002A6EFF">
      <w:pPr>
        <w:ind w:left="567" w:hanging="567"/>
        <w:jc w:val="both"/>
      </w:pPr>
      <w:r>
        <w:t>A19.</w:t>
      </w:r>
      <w:r>
        <w:tab/>
        <w:t xml:space="preserve">Normalmente, o nível apropriado da administração é o que tem a responsabilidade e a autoridade para avaliar as deficiências de controle interno e tomar as medidas corretivas necessárias. Para deficiências significativas, o nível adequado é provavelmente o diretor presidente ou diretor financeiro (ou equivalente) uma vez que esses assuntos também devem ser comunicados aos responsáveis pela governança. Para outras deficiências de controle interno, o nível adequado pode ser a administração operacional com envolvimento mais direto nas áreas de controle afetadas e com autoridade para tomar a medida corretiva apropriada. </w:t>
      </w:r>
    </w:p>
    <w:p w14:paraId="2DB1A456" w14:textId="77777777" w:rsidR="002A6EFF" w:rsidRDefault="002A6EFF" w:rsidP="002A6EFF">
      <w:pPr>
        <w:ind w:left="567" w:hanging="567"/>
        <w:jc w:val="both"/>
      </w:pPr>
    </w:p>
    <w:p w14:paraId="12FA3702" w14:textId="77777777" w:rsidR="002A6EFF" w:rsidRDefault="002A6EFF" w:rsidP="002A6EFF">
      <w:pPr>
        <w:jc w:val="both"/>
      </w:pPr>
      <w:r>
        <w:t xml:space="preserve">Comunicação de deficiência significativa de controle interno à administração (ver item 10(a)) </w:t>
      </w:r>
    </w:p>
    <w:p w14:paraId="241D114F" w14:textId="77777777" w:rsidR="002A6EFF" w:rsidRDefault="002A6EFF" w:rsidP="002A6EFF">
      <w:pPr>
        <w:ind w:left="567" w:hanging="567"/>
        <w:jc w:val="both"/>
      </w:pPr>
    </w:p>
    <w:p w14:paraId="0A2DC56A" w14:textId="77777777" w:rsidR="002A6EFF" w:rsidRDefault="002A6EFF" w:rsidP="002A6EFF">
      <w:pPr>
        <w:ind w:left="567" w:hanging="567"/>
        <w:jc w:val="both"/>
      </w:pPr>
      <w:r>
        <w:t>A20.</w:t>
      </w:r>
      <w:r>
        <w:tab/>
        <w:t xml:space="preserve">Certas deficiências significativas de controle interno identificadas podem colocar em dúvida a integridade ou a competência da administração. Por exemplo, pode haver evidência de fraude ou não conformidade intencional de leis ou regulamentos pela administração, ou a administração pode demonstrar ser incapaz de supervisionar a elaboração </w:t>
      </w:r>
      <w:r w:rsidRPr="00547DF8">
        <w:t xml:space="preserve">adequada de demonstrações contábeis adequadas </w:t>
      </w:r>
      <w:r>
        <w:t>pode gerar dúvida sobre a competência da administração. Consequentemente, pode não ser apropriado comunicar essas deficiências diretamente à administração.</w:t>
      </w:r>
    </w:p>
    <w:p w14:paraId="18FB3273" w14:textId="77777777" w:rsidR="002A6EFF" w:rsidRDefault="002A6EFF" w:rsidP="002A6EFF">
      <w:pPr>
        <w:ind w:left="567" w:hanging="567"/>
        <w:jc w:val="both"/>
      </w:pPr>
    </w:p>
    <w:p w14:paraId="77CB2F6E" w14:textId="77777777" w:rsidR="002A6EFF" w:rsidRDefault="002A6EFF" w:rsidP="002A6EFF">
      <w:pPr>
        <w:ind w:left="567" w:hanging="567"/>
        <w:jc w:val="both"/>
      </w:pPr>
      <w:r>
        <w:t>A21.</w:t>
      </w:r>
      <w:r>
        <w:tab/>
        <w:t>A NBC TA 250 estabelece requisitos e fornece orientação sobre a comunicação de suspeita ou efetiva não conformidade com leis e regulamentos, inclusive quando os próprios responsáveis pela governança estão envolvidos na referida não conformidade (ver NBC TA 250, itens 22 a 28).</w:t>
      </w:r>
    </w:p>
    <w:p w14:paraId="48E77E01" w14:textId="77777777" w:rsidR="002A6EFF" w:rsidRDefault="002A6EFF" w:rsidP="002A6EFF">
      <w:pPr>
        <w:ind w:left="567" w:hanging="567"/>
        <w:jc w:val="both"/>
      </w:pPr>
      <w:r>
        <w:t xml:space="preserve"> </w:t>
      </w:r>
      <w:r>
        <w:tab/>
      </w:r>
    </w:p>
    <w:p w14:paraId="73D9CDB1" w14:textId="77777777" w:rsidR="002A6EFF" w:rsidRDefault="002A6EFF" w:rsidP="002A6EFF">
      <w:pPr>
        <w:ind w:left="567"/>
        <w:jc w:val="both"/>
      </w:pPr>
      <w:r>
        <w:t>A NBC TA 240, item 41, estabelece requisitos e fornece orientação sobre a comunicação aos responsáveis pela governança quando o auditor identificou fraude ou suspeita de fraude envolvendo a administração.</w:t>
      </w:r>
    </w:p>
    <w:p w14:paraId="05B4FDA2" w14:textId="77777777" w:rsidR="002A6EFF" w:rsidRDefault="002A6EFF" w:rsidP="002A6EFF">
      <w:pPr>
        <w:ind w:left="567" w:hanging="567"/>
        <w:jc w:val="both"/>
      </w:pPr>
    </w:p>
    <w:p w14:paraId="0B72ECEC" w14:textId="77777777" w:rsidR="002A6EFF" w:rsidRDefault="002A6EFF" w:rsidP="002A6EFF">
      <w:pPr>
        <w:ind w:left="567" w:hanging="567"/>
        <w:jc w:val="both"/>
      </w:pPr>
      <w:r w:rsidRPr="00A37182">
        <w:t>Comunicação de outras deficiências de controle interno à administração</w:t>
      </w:r>
      <w:r>
        <w:t xml:space="preserve"> (ver item 10(b)) </w:t>
      </w:r>
    </w:p>
    <w:p w14:paraId="52F7CEA2" w14:textId="77777777" w:rsidR="002A6EFF" w:rsidRDefault="002A6EFF" w:rsidP="002A6EFF">
      <w:pPr>
        <w:ind w:left="567" w:hanging="567"/>
        <w:jc w:val="both"/>
      </w:pPr>
    </w:p>
    <w:p w14:paraId="07BEFFD6" w14:textId="77777777" w:rsidR="002A6EFF" w:rsidRDefault="002A6EFF" w:rsidP="002A6EFF">
      <w:pPr>
        <w:ind w:left="567" w:hanging="567"/>
        <w:jc w:val="both"/>
      </w:pPr>
      <w:r>
        <w:t>A22.</w:t>
      </w:r>
      <w:r>
        <w:tab/>
        <w:t xml:space="preserve">Durante a auditoria, o auditor pode identificar outras deficiências de controle interno que não são deficiências significativas, mas podem ser de importância suficiente para merecer a atenção da administração. A determinação sobre quais dessas deficiências de controle interno merecem a atenção da administração é uma questão de julgamento profissional do auditor nas circunstâncias, levando em consideração a probabilidade e a possível magnitude de distorções que podem surgir nas demonstrações contábeis em decorrência dessas deficiências. </w:t>
      </w:r>
    </w:p>
    <w:p w14:paraId="45696632" w14:textId="77777777" w:rsidR="002A6EFF" w:rsidRDefault="002A6EFF" w:rsidP="002A6EFF">
      <w:pPr>
        <w:ind w:left="567" w:hanging="567"/>
        <w:jc w:val="both"/>
      </w:pPr>
    </w:p>
    <w:p w14:paraId="77826181" w14:textId="77777777" w:rsidR="002A6EFF" w:rsidRDefault="002A6EFF" w:rsidP="002A6EFF">
      <w:pPr>
        <w:ind w:left="567" w:hanging="567"/>
        <w:jc w:val="both"/>
      </w:pPr>
      <w:r>
        <w:t>A23.</w:t>
      </w:r>
      <w:r>
        <w:tab/>
        <w:t xml:space="preserve">A comunicação de outras deficiências de controle interno que merecem a atenção da administração não precisa ser por escrito, podendo, portanto, ser verbal. Quando o auditor discutiu os fatos e as circunstâncias das suas constatações com a administração, ele pode considerar que foi feita comunicação verbal das outras deficiências na época dessas discussões. Consequentemente, não precisa ser feita comunicação formal posteriormente. </w:t>
      </w:r>
    </w:p>
    <w:p w14:paraId="5FE38DCB" w14:textId="77777777" w:rsidR="002A6EFF" w:rsidRDefault="002A6EFF" w:rsidP="002A6EFF">
      <w:pPr>
        <w:ind w:left="567" w:hanging="567"/>
        <w:jc w:val="both"/>
      </w:pPr>
    </w:p>
    <w:p w14:paraId="37C38F5F" w14:textId="77777777" w:rsidR="002A6EFF" w:rsidRDefault="002A6EFF" w:rsidP="002A6EFF">
      <w:pPr>
        <w:ind w:left="567" w:hanging="567"/>
        <w:jc w:val="both"/>
      </w:pPr>
      <w:r>
        <w:t>A24.</w:t>
      </w:r>
      <w:r>
        <w:tab/>
        <w:t>Se o auditor comunicou à administração as deficiências de controle interno que não sejam deficiências significativas no período anterior e a administração optou por não corrigi-las pelo custo ou por outras razões, o auditor não precisa repetir a comunicação no período corrente. Além disso, não é requerido ao auditor repetir informações sobre essas deficiências se elas foram comunicadas anteriormente à administração por outras partes, como auditores internos ou agências reguladoras. Entretanto, pode ser adequado para o auditor comunicar novamente essas outras deficiências no caso de ter havido mudança da administração, ou de novas informações que chegaram ao seu conhecimento que alteram o entendimento anterior do auditor e da administração sobre as deficiências. Contudo, o fato de a administração não corrigir outras deficiências de controle interno, anteriormente comunicadas, pode se tornar uma deficiência significativa, requerendo que seja comunicada aos responsáveis pela governança. A determinação se esse é o caso depende do julgamento do auditor nas circunstâncias.</w:t>
      </w:r>
    </w:p>
    <w:p w14:paraId="645FF531" w14:textId="77777777" w:rsidR="002A6EFF" w:rsidRDefault="002A6EFF" w:rsidP="002A6EFF">
      <w:pPr>
        <w:ind w:left="567" w:hanging="567"/>
        <w:jc w:val="both"/>
      </w:pPr>
    </w:p>
    <w:p w14:paraId="504E5628" w14:textId="77777777" w:rsidR="002A6EFF" w:rsidRDefault="002A6EFF" w:rsidP="002A6EFF">
      <w:pPr>
        <w:ind w:left="567" w:hanging="567"/>
        <w:jc w:val="both"/>
      </w:pPr>
      <w:r>
        <w:t>A25.</w:t>
      </w:r>
      <w:r>
        <w:tab/>
        <w:t xml:space="preserve">Em algumas circunstâncias, os responsáveis pela governança podem solicitar que sejam informados detalhes de outras deficiências do controle interno que o auditor comunicou à administração, ou ser sucintamente informados da natureza das outras deficiências. Alternativamente, o auditor pode considerar adequado informar aos responsáveis pela governança sobre a comunicação das outras deficiências à administração. Em qualquer dos casos, o auditor pode fazer a comunicação verbal ou por escrito aos responsáveis pela governança, conforme adequado. </w:t>
      </w:r>
    </w:p>
    <w:p w14:paraId="684C11F3" w14:textId="77777777" w:rsidR="002A6EFF" w:rsidRDefault="002A6EFF" w:rsidP="002A6EFF">
      <w:pPr>
        <w:ind w:left="567" w:hanging="567"/>
        <w:jc w:val="both"/>
      </w:pPr>
    </w:p>
    <w:p w14:paraId="495973D0" w14:textId="77777777" w:rsidR="002A6EFF" w:rsidRDefault="002A6EFF" w:rsidP="002A6EFF">
      <w:pPr>
        <w:ind w:left="567" w:hanging="567"/>
        <w:jc w:val="both"/>
      </w:pPr>
      <w:r>
        <w:t>A26.</w:t>
      </w:r>
      <w:r>
        <w:tab/>
        <w:t>A NBC TA 260, item 9, estabelece considerações relevantes sobre comunicação com os responsáveis pela governança quando todos eles estão envolvidos na administração da entidade.</w:t>
      </w:r>
    </w:p>
    <w:p w14:paraId="07BCD8EB" w14:textId="77777777" w:rsidR="002A6EFF" w:rsidRPr="00986107" w:rsidRDefault="002A6EFF" w:rsidP="002A6EFF">
      <w:pPr>
        <w:ind w:left="567" w:hanging="567"/>
        <w:jc w:val="both"/>
      </w:pPr>
    </w:p>
    <w:p w14:paraId="72DA677D" w14:textId="77777777" w:rsidR="002A6EFF" w:rsidRDefault="002A6EFF" w:rsidP="002A6EFF">
      <w:pPr>
        <w:ind w:left="567" w:hanging="567"/>
        <w:jc w:val="both"/>
      </w:pPr>
      <w:r>
        <w:t>Considerações específicas de entidade do setor público (ver itens 9 e 10)</w:t>
      </w:r>
    </w:p>
    <w:p w14:paraId="3FC1287C" w14:textId="77777777" w:rsidR="002A6EFF" w:rsidRDefault="002A6EFF" w:rsidP="002A6EFF">
      <w:pPr>
        <w:ind w:left="567" w:hanging="567"/>
        <w:jc w:val="both"/>
      </w:pPr>
    </w:p>
    <w:p w14:paraId="703B0379" w14:textId="77777777" w:rsidR="002A6EFF" w:rsidRDefault="002A6EFF" w:rsidP="002A6EFF">
      <w:pPr>
        <w:ind w:left="567" w:hanging="567"/>
        <w:jc w:val="both"/>
      </w:pPr>
      <w:r>
        <w:t>A27.</w:t>
      </w:r>
      <w:r>
        <w:tab/>
        <w:t xml:space="preserve">Auditores do setor público podem ter responsabilidades adicionais de comunicar deficiências de controle interno que foram identificadas durante a auditoria, de diferentes maneiras, em nível de detalhes, e para partes não previstas nesta Norma. Por exemplo, deficiências significativas podem ter que ser comunicadas ao órgão legislativo ou outro órgão executivo. A lei, o regulamento ou outra autoridade também pode determinar que os auditores do setor público comuniquem deficiências de controle interno, independentemente da importância dos possíveis efeitos dessas deficiências. Além disso, a legislação pode requerer que os auditores do setor público comuniquem assuntos relacionados a controles internos de forma mais ampla do que as deficiências de controle interno que devem ser comunicadas de acordo com esta Norma, por exemplo, controles relacionados a cumprimento de determinações das autoridades legislativas, regulamentos ou cláusulas de contratos ou acordos de concessão. </w:t>
      </w:r>
    </w:p>
    <w:p w14:paraId="23011E69" w14:textId="77777777" w:rsidR="002A6EFF" w:rsidRDefault="002A6EFF" w:rsidP="002A6EFF">
      <w:pPr>
        <w:ind w:left="567" w:hanging="567"/>
        <w:jc w:val="both"/>
      </w:pPr>
    </w:p>
    <w:p w14:paraId="7CF879E2" w14:textId="77777777" w:rsidR="002A6EFF" w:rsidRDefault="002A6EFF" w:rsidP="002A6EFF">
      <w:pPr>
        <w:ind w:left="567" w:hanging="567"/>
        <w:jc w:val="both"/>
      </w:pPr>
      <w:r>
        <w:t>Conteúdo da comunicação de deficiência significativa de controle interno (ver item 11)</w:t>
      </w:r>
    </w:p>
    <w:p w14:paraId="6368C7D7" w14:textId="77777777" w:rsidR="002A6EFF" w:rsidRDefault="002A6EFF" w:rsidP="002A6EFF">
      <w:pPr>
        <w:ind w:left="567" w:hanging="567"/>
        <w:jc w:val="both"/>
      </w:pPr>
    </w:p>
    <w:p w14:paraId="45C75CF2" w14:textId="77777777" w:rsidR="002A6EFF" w:rsidRDefault="002A6EFF" w:rsidP="002A6EFF">
      <w:pPr>
        <w:ind w:left="567" w:hanging="567"/>
        <w:jc w:val="both"/>
      </w:pPr>
      <w:r>
        <w:t>A28.</w:t>
      </w:r>
      <w:r>
        <w:tab/>
        <w:t>Ao explicar os possíveis efeitos das deficiências significativas, o auditor não precisa quantificar esses efeitos. As deficiências significativas podem ser agrupadas para fins de comunicação, quando adequado. O auditor também pode incluir na comunicação por escrito, suas sugestões para medidas corretivas das deficiências, as ações implementadas ou propostas pela administração, assim como informação sobre se o auditor verificou se as ações da administração foram implementadas (</w:t>
      </w:r>
      <w:r w:rsidRPr="00837285">
        <w:rPr>
          <w:i/>
        </w:rPr>
        <w:t>follow up</w:t>
      </w:r>
      <w:r>
        <w:t xml:space="preserve"> pelo auditor). </w:t>
      </w:r>
    </w:p>
    <w:p w14:paraId="0C458197" w14:textId="77777777" w:rsidR="002A6EFF" w:rsidRDefault="002A6EFF" w:rsidP="002A6EFF">
      <w:pPr>
        <w:ind w:left="567" w:hanging="567"/>
        <w:jc w:val="both"/>
      </w:pPr>
    </w:p>
    <w:p w14:paraId="618930E1" w14:textId="77777777" w:rsidR="002A6EFF" w:rsidRDefault="002A6EFF" w:rsidP="002A6EFF">
      <w:pPr>
        <w:ind w:left="567" w:hanging="567"/>
        <w:jc w:val="both"/>
      </w:pPr>
      <w:r>
        <w:t>A29.</w:t>
      </w:r>
      <w:r>
        <w:tab/>
        <w:t>O auditor pode considerar apropriado incluir as seguintes informações como contexto adicional para a comunicação:</w:t>
      </w:r>
    </w:p>
    <w:p w14:paraId="67251C53" w14:textId="77777777" w:rsidR="002A6EFF" w:rsidRDefault="002A6EFF" w:rsidP="002A6EFF">
      <w:pPr>
        <w:ind w:left="567" w:hanging="567"/>
        <w:jc w:val="both"/>
      </w:pPr>
    </w:p>
    <w:p w14:paraId="15BC8E45" w14:textId="77777777" w:rsidR="002A6EFF" w:rsidRDefault="002A6EFF">
      <w:pPr>
        <w:numPr>
          <w:ilvl w:val="0"/>
          <w:numId w:val="126"/>
        </w:numPr>
        <w:spacing w:after="0" w:line="240" w:lineRule="auto"/>
        <w:ind w:left="993" w:hanging="284"/>
        <w:jc w:val="both"/>
      </w:pPr>
      <w:r>
        <w:t>indicação de que se o auditor tivesse executado procedimentos mais extensivos sobre o controle interno, ele poderia ter identificado mais deficiências a serem comunicadas, ou concluído que algumas deficiências comunicadas, na verdade, não deveriam ter sido comunicadas;</w:t>
      </w:r>
    </w:p>
    <w:p w14:paraId="7DAAB90A" w14:textId="77777777" w:rsidR="002A6EFF" w:rsidRPr="006D150F" w:rsidRDefault="002A6EFF">
      <w:pPr>
        <w:numPr>
          <w:ilvl w:val="0"/>
          <w:numId w:val="126"/>
        </w:numPr>
        <w:spacing w:after="0" w:line="240" w:lineRule="auto"/>
        <w:ind w:left="993" w:hanging="284"/>
        <w:jc w:val="both"/>
      </w:pPr>
      <w:r w:rsidRPr="006D150F">
        <w:t xml:space="preserve">indicação de que essa comunicação foi fornecida </w:t>
      </w:r>
      <w:r>
        <w:t>a</w:t>
      </w:r>
      <w:r w:rsidRPr="006D150F">
        <w:t>os responsáveis pela governança e que pode não ser</w:t>
      </w:r>
      <w:r>
        <w:t xml:space="preserve">vir </w:t>
      </w:r>
      <w:r w:rsidRPr="006D150F">
        <w:t>para outr</w:t>
      </w:r>
      <w:r>
        <w:t>a</w:t>
      </w:r>
      <w:r w:rsidRPr="006D150F">
        <w:t xml:space="preserve">s </w:t>
      </w:r>
      <w:r>
        <w:t>finalidades</w:t>
      </w:r>
      <w:r w:rsidRPr="006D150F">
        <w:t>.</w:t>
      </w:r>
    </w:p>
    <w:p w14:paraId="1989BBE2" w14:textId="77777777" w:rsidR="002A6EFF" w:rsidRDefault="002A6EFF" w:rsidP="002A6EFF">
      <w:pPr>
        <w:ind w:left="567" w:hanging="567"/>
        <w:jc w:val="both"/>
      </w:pPr>
    </w:p>
    <w:p w14:paraId="53F97B55" w14:textId="77777777" w:rsidR="002A6EFF" w:rsidRDefault="002A6EFF" w:rsidP="002A6EFF">
      <w:pPr>
        <w:ind w:left="567" w:hanging="567"/>
        <w:jc w:val="both"/>
      </w:pPr>
      <w:r>
        <w:t>A30.</w:t>
      </w:r>
      <w:r>
        <w:tab/>
        <w:t>A legislação ou a regulamentação pode requerer que o auditor ou a administração forneça uma cópia por escrito da comunicação do auditor sobre as deficiências significativas para as autoridades reguladoras. Nesse caso, a comunicação por escrito do auditor pode identificar essas autoridades reguladoras.</w:t>
      </w:r>
    </w:p>
    <w:p w14:paraId="24FD487E" w14:textId="77777777" w:rsidR="002A6EFF" w:rsidRDefault="002A6EFF" w:rsidP="002A6EFF">
      <w:pPr>
        <w:ind w:left="567" w:hanging="567"/>
        <w:jc w:val="both"/>
      </w:pPr>
    </w:p>
    <w:p w14:paraId="514D2F6D" w14:textId="77777777" w:rsidR="002A6EFF" w:rsidRPr="002A6EFF" w:rsidRDefault="002A6EFF" w:rsidP="002A6EFF"/>
    <w:p w14:paraId="5E6150C3" w14:textId="26FDAD43" w:rsidR="00772B0A" w:rsidRDefault="00772B0A" w:rsidP="00D17E06">
      <w:pPr>
        <w:pStyle w:val="Ttulo1"/>
        <w:spacing w:before="0" w:after="120" w:line="240" w:lineRule="auto"/>
        <w:rPr>
          <w:rFonts w:ascii="Times New Roman" w:hAnsi="Times New Roman" w:cs="Times New Roman"/>
          <w:b/>
          <w:bCs/>
          <w:color w:val="auto"/>
          <w:sz w:val="24"/>
          <w:szCs w:val="24"/>
        </w:rPr>
      </w:pPr>
      <w:bookmarkStart w:id="102" w:name="_Toc183036845"/>
      <w:r w:rsidRPr="00D17E06">
        <w:rPr>
          <w:rFonts w:ascii="Times New Roman" w:hAnsi="Times New Roman" w:cs="Times New Roman"/>
          <w:b/>
          <w:bCs/>
          <w:color w:val="auto"/>
          <w:sz w:val="24"/>
          <w:szCs w:val="24"/>
        </w:rPr>
        <w:t>NBC TA 300</w:t>
      </w:r>
      <w:r w:rsidR="001542BA" w:rsidRPr="00D17E06">
        <w:rPr>
          <w:rFonts w:ascii="Times New Roman" w:hAnsi="Times New Roman" w:cs="Times New Roman"/>
          <w:b/>
          <w:bCs/>
          <w:color w:val="auto"/>
          <w:sz w:val="24"/>
          <w:szCs w:val="24"/>
        </w:rPr>
        <w:t xml:space="preserve"> (R1)</w:t>
      </w:r>
      <w:bookmarkEnd w:id="102"/>
    </w:p>
    <w:p w14:paraId="04E44B99" w14:textId="77777777" w:rsidR="002A7EB0" w:rsidRPr="002A7EB0" w:rsidRDefault="002A7EB0" w:rsidP="002A7EB0">
      <w:pPr>
        <w:jc w:val="center"/>
        <w:rPr>
          <w:b/>
          <w:bCs/>
        </w:rPr>
      </w:pPr>
      <w:r w:rsidRPr="002A7EB0">
        <w:rPr>
          <w:b/>
          <w:bCs/>
        </w:rPr>
        <w:t xml:space="preserve">NBC TA 300 (R1) – </w:t>
      </w:r>
      <w:commentRangeStart w:id="103"/>
      <w:r w:rsidRPr="002A7EB0">
        <w:rPr>
          <w:b/>
          <w:bCs/>
        </w:rPr>
        <w:t xml:space="preserve">PLANEJAMENTO </w:t>
      </w:r>
      <w:commentRangeEnd w:id="103"/>
      <w:r w:rsidRPr="002A7EB0">
        <w:rPr>
          <w:rStyle w:val="Refdecomentrio"/>
          <w:b/>
        </w:rPr>
        <w:commentReference w:id="103"/>
      </w:r>
      <w:r w:rsidRPr="002A7EB0">
        <w:rPr>
          <w:b/>
          <w:bCs/>
        </w:rPr>
        <w:t>DA AUDITORIA DE DEMONSTRAÇÕES CONTÁBEIS</w:t>
      </w:r>
    </w:p>
    <w:p w14:paraId="4534E082" w14:textId="77777777" w:rsidR="002A7EB0" w:rsidRDefault="002A7EB0" w:rsidP="002A7EB0">
      <w:pPr>
        <w:autoSpaceDE w:val="0"/>
        <w:autoSpaceDN w:val="0"/>
        <w:adjustRightInd w:val="0"/>
        <w:jc w:val="both"/>
      </w:pPr>
    </w:p>
    <w:p w14:paraId="1895B059" w14:textId="77777777" w:rsidR="002A7EB0" w:rsidRDefault="002A7EB0" w:rsidP="002A7EB0">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419B06FF" w14:textId="77777777" w:rsidR="002A7EB0" w:rsidRDefault="002A7EB0" w:rsidP="002A7EB0">
      <w:pPr>
        <w:autoSpaceDE w:val="0"/>
        <w:autoSpaceDN w:val="0"/>
        <w:adjustRightInd w:val="0"/>
        <w:jc w:val="both"/>
        <w:rPr>
          <w:b/>
          <w:bCs/>
        </w:rPr>
      </w:pPr>
    </w:p>
    <w:p w14:paraId="7368351B" w14:textId="77777777" w:rsidR="002A7EB0" w:rsidRDefault="002A7EB0" w:rsidP="002A7EB0">
      <w:pPr>
        <w:autoSpaceDE w:val="0"/>
        <w:autoSpaceDN w:val="0"/>
        <w:adjustRightInd w:val="0"/>
        <w:jc w:val="both"/>
        <w:rPr>
          <w:b/>
          <w:bCs/>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7"/>
        <w:gridCol w:w="1418"/>
      </w:tblGrid>
      <w:tr w:rsidR="002A7EB0" w14:paraId="22537A96" w14:textId="77777777" w:rsidTr="009A4CD5">
        <w:tc>
          <w:tcPr>
            <w:tcW w:w="7371" w:type="dxa"/>
          </w:tcPr>
          <w:p w14:paraId="7FCA5028" w14:textId="77777777" w:rsidR="002A7EB0" w:rsidRPr="00AE6E78" w:rsidRDefault="002A7EB0" w:rsidP="009A4CD5">
            <w:pPr>
              <w:autoSpaceDE w:val="0"/>
              <w:autoSpaceDN w:val="0"/>
              <w:adjustRightInd w:val="0"/>
              <w:spacing w:before="60" w:after="60"/>
              <w:jc w:val="both"/>
            </w:pPr>
            <w:r w:rsidRPr="004B2C7F">
              <w:rPr>
                <w:b/>
                <w:bCs/>
              </w:rPr>
              <w:t>Sumário</w:t>
            </w:r>
          </w:p>
        </w:tc>
        <w:tc>
          <w:tcPr>
            <w:tcW w:w="1418" w:type="dxa"/>
          </w:tcPr>
          <w:p w14:paraId="0F71F869" w14:textId="77777777" w:rsidR="002A7EB0" w:rsidRPr="004B2C7F" w:rsidRDefault="002A7EB0" w:rsidP="009A4CD5">
            <w:pPr>
              <w:autoSpaceDE w:val="0"/>
              <w:autoSpaceDN w:val="0"/>
              <w:adjustRightInd w:val="0"/>
              <w:spacing w:before="60" w:after="60"/>
              <w:jc w:val="center"/>
              <w:rPr>
                <w:b/>
              </w:rPr>
            </w:pPr>
            <w:r w:rsidRPr="004B2C7F">
              <w:rPr>
                <w:b/>
              </w:rPr>
              <w:t>Item</w:t>
            </w:r>
          </w:p>
        </w:tc>
      </w:tr>
      <w:tr w:rsidR="002A7EB0" w14:paraId="41F19680" w14:textId="77777777" w:rsidTr="009A4CD5">
        <w:tc>
          <w:tcPr>
            <w:tcW w:w="7371" w:type="dxa"/>
          </w:tcPr>
          <w:p w14:paraId="779286EF" w14:textId="77777777" w:rsidR="002A7EB0" w:rsidRPr="004B2C7F" w:rsidRDefault="002A7EB0" w:rsidP="009A4CD5">
            <w:pPr>
              <w:autoSpaceDE w:val="0"/>
              <w:autoSpaceDN w:val="0"/>
              <w:adjustRightInd w:val="0"/>
              <w:spacing w:before="60" w:after="60"/>
              <w:jc w:val="both"/>
              <w:rPr>
                <w:b/>
                <w:bCs/>
              </w:rPr>
            </w:pPr>
            <w:r w:rsidRPr="004B2C7F">
              <w:rPr>
                <w:b/>
                <w:bCs/>
              </w:rPr>
              <w:t>INTRODUÇÃO</w:t>
            </w:r>
          </w:p>
        </w:tc>
        <w:tc>
          <w:tcPr>
            <w:tcW w:w="1418" w:type="dxa"/>
          </w:tcPr>
          <w:p w14:paraId="4B4F72BD" w14:textId="77777777" w:rsidR="002A7EB0" w:rsidRDefault="002A7EB0" w:rsidP="009A4CD5">
            <w:pPr>
              <w:autoSpaceDE w:val="0"/>
              <w:autoSpaceDN w:val="0"/>
              <w:adjustRightInd w:val="0"/>
              <w:spacing w:before="60" w:after="60"/>
              <w:jc w:val="center"/>
            </w:pPr>
          </w:p>
        </w:tc>
      </w:tr>
      <w:tr w:rsidR="002A7EB0" w14:paraId="68F92C2C" w14:textId="77777777" w:rsidTr="009A4CD5">
        <w:tc>
          <w:tcPr>
            <w:tcW w:w="7371" w:type="dxa"/>
          </w:tcPr>
          <w:p w14:paraId="6C277E2B" w14:textId="77777777" w:rsidR="002A7EB0" w:rsidRPr="00AE6E78" w:rsidRDefault="002A7EB0" w:rsidP="009A4CD5">
            <w:pPr>
              <w:autoSpaceDE w:val="0"/>
              <w:autoSpaceDN w:val="0"/>
              <w:adjustRightInd w:val="0"/>
              <w:spacing w:before="60" w:after="60"/>
              <w:jc w:val="both"/>
            </w:pPr>
            <w:r w:rsidRPr="00AE6E78">
              <w:t>Alcance</w:t>
            </w:r>
          </w:p>
        </w:tc>
        <w:tc>
          <w:tcPr>
            <w:tcW w:w="1418" w:type="dxa"/>
          </w:tcPr>
          <w:p w14:paraId="42203760" w14:textId="77777777" w:rsidR="002A7EB0" w:rsidRDefault="002A7EB0" w:rsidP="009A4CD5">
            <w:pPr>
              <w:autoSpaceDE w:val="0"/>
              <w:autoSpaceDN w:val="0"/>
              <w:adjustRightInd w:val="0"/>
              <w:spacing w:before="60" w:after="60"/>
              <w:jc w:val="center"/>
            </w:pPr>
            <w:r>
              <w:t>1</w:t>
            </w:r>
          </w:p>
        </w:tc>
      </w:tr>
      <w:tr w:rsidR="002A7EB0" w14:paraId="1A7F0AF3" w14:textId="77777777" w:rsidTr="009A4CD5">
        <w:tc>
          <w:tcPr>
            <w:tcW w:w="7371" w:type="dxa"/>
          </w:tcPr>
          <w:p w14:paraId="3A208D12" w14:textId="77777777" w:rsidR="002A7EB0" w:rsidRPr="00AE6E78" w:rsidRDefault="002A7EB0" w:rsidP="009A4CD5">
            <w:pPr>
              <w:autoSpaceDE w:val="0"/>
              <w:autoSpaceDN w:val="0"/>
              <w:adjustRightInd w:val="0"/>
              <w:spacing w:before="60" w:after="60"/>
              <w:jc w:val="both"/>
            </w:pPr>
            <w:r w:rsidRPr="00AE6E78">
              <w:t>Papel e oportunidade do planejamento</w:t>
            </w:r>
          </w:p>
        </w:tc>
        <w:tc>
          <w:tcPr>
            <w:tcW w:w="1418" w:type="dxa"/>
          </w:tcPr>
          <w:p w14:paraId="0DD0B366" w14:textId="77777777" w:rsidR="002A7EB0" w:rsidRDefault="002A7EB0" w:rsidP="009A4CD5">
            <w:pPr>
              <w:autoSpaceDE w:val="0"/>
              <w:autoSpaceDN w:val="0"/>
              <w:adjustRightInd w:val="0"/>
              <w:spacing w:before="60" w:after="60"/>
              <w:jc w:val="center"/>
            </w:pPr>
            <w:r>
              <w:t>2</w:t>
            </w:r>
          </w:p>
        </w:tc>
      </w:tr>
      <w:tr w:rsidR="002A7EB0" w14:paraId="25059155" w14:textId="77777777" w:rsidTr="009A4CD5">
        <w:tc>
          <w:tcPr>
            <w:tcW w:w="7371" w:type="dxa"/>
          </w:tcPr>
          <w:p w14:paraId="16D3DD47" w14:textId="77777777" w:rsidR="002A7EB0" w:rsidRPr="00AE6E78" w:rsidRDefault="002A7EB0" w:rsidP="009A4CD5">
            <w:pPr>
              <w:autoSpaceDE w:val="0"/>
              <w:autoSpaceDN w:val="0"/>
              <w:adjustRightInd w:val="0"/>
              <w:spacing w:before="60" w:after="60"/>
              <w:jc w:val="both"/>
            </w:pPr>
            <w:r w:rsidRPr="00AE6E78">
              <w:t>Data de vigência</w:t>
            </w:r>
            <w:r w:rsidRPr="00AE6E78">
              <w:tab/>
            </w:r>
          </w:p>
        </w:tc>
        <w:tc>
          <w:tcPr>
            <w:tcW w:w="1418" w:type="dxa"/>
          </w:tcPr>
          <w:p w14:paraId="58DCADD4" w14:textId="77777777" w:rsidR="002A7EB0" w:rsidRDefault="002A7EB0" w:rsidP="009A4CD5">
            <w:pPr>
              <w:autoSpaceDE w:val="0"/>
              <w:autoSpaceDN w:val="0"/>
              <w:adjustRightInd w:val="0"/>
              <w:spacing w:before="60" w:after="60"/>
              <w:jc w:val="center"/>
            </w:pPr>
            <w:r>
              <w:t>3</w:t>
            </w:r>
          </w:p>
        </w:tc>
      </w:tr>
      <w:tr w:rsidR="002A7EB0" w14:paraId="43C72FD1" w14:textId="77777777" w:rsidTr="009A4CD5">
        <w:tc>
          <w:tcPr>
            <w:tcW w:w="7371" w:type="dxa"/>
          </w:tcPr>
          <w:p w14:paraId="61A53242" w14:textId="77777777" w:rsidR="002A7EB0" w:rsidRPr="00AE6E78" w:rsidRDefault="002A7EB0" w:rsidP="009A4CD5">
            <w:pPr>
              <w:autoSpaceDE w:val="0"/>
              <w:autoSpaceDN w:val="0"/>
              <w:adjustRightInd w:val="0"/>
              <w:spacing w:before="60" w:after="60"/>
              <w:jc w:val="both"/>
            </w:pPr>
            <w:r w:rsidRPr="004B2C7F">
              <w:rPr>
                <w:b/>
                <w:bCs/>
              </w:rPr>
              <w:t>OBJETIVO</w:t>
            </w:r>
          </w:p>
        </w:tc>
        <w:tc>
          <w:tcPr>
            <w:tcW w:w="1418" w:type="dxa"/>
          </w:tcPr>
          <w:p w14:paraId="1985F9A7" w14:textId="77777777" w:rsidR="002A7EB0" w:rsidRDefault="002A7EB0" w:rsidP="009A4CD5">
            <w:pPr>
              <w:autoSpaceDE w:val="0"/>
              <w:autoSpaceDN w:val="0"/>
              <w:adjustRightInd w:val="0"/>
              <w:spacing w:before="60" w:after="60"/>
              <w:jc w:val="center"/>
            </w:pPr>
            <w:r>
              <w:t>4</w:t>
            </w:r>
          </w:p>
        </w:tc>
      </w:tr>
      <w:tr w:rsidR="002A7EB0" w14:paraId="7B13E125" w14:textId="77777777" w:rsidTr="009A4CD5">
        <w:tc>
          <w:tcPr>
            <w:tcW w:w="7371" w:type="dxa"/>
          </w:tcPr>
          <w:p w14:paraId="4B824EF3" w14:textId="77777777" w:rsidR="002A7EB0" w:rsidRPr="004B2C7F" w:rsidRDefault="002A7EB0" w:rsidP="009A4CD5">
            <w:pPr>
              <w:autoSpaceDE w:val="0"/>
              <w:autoSpaceDN w:val="0"/>
              <w:adjustRightInd w:val="0"/>
              <w:spacing w:before="60" w:after="60"/>
              <w:jc w:val="both"/>
              <w:rPr>
                <w:b/>
                <w:bCs/>
              </w:rPr>
            </w:pPr>
            <w:r w:rsidRPr="004B2C7F">
              <w:rPr>
                <w:b/>
                <w:bCs/>
              </w:rPr>
              <w:t>REQUISITOS</w:t>
            </w:r>
            <w:r w:rsidRPr="004B2C7F">
              <w:rPr>
                <w:b/>
                <w:bCs/>
              </w:rPr>
              <w:tab/>
            </w:r>
          </w:p>
        </w:tc>
        <w:tc>
          <w:tcPr>
            <w:tcW w:w="1418" w:type="dxa"/>
          </w:tcPr>
          <w:p w14:paraId="611B9AF0" w14:textId="77777777" w:rsidR="002A7EB0" w:rsidRDefault="002A7EB0" w:rsidP="009A4CD5">
            <w:pPr>
              <w:autoSpaceDE w:val="0"/>
              <w:autoSpaceDN w:val="0"/>
              <w:adjustRightInd w:val="0"/>
              <w:spacing w:before="60" w:after="60"/>
              <w:jc w:val="center"/>
            </w:pPr>
          </w:p>
        </w:tc>
      </w:tr>
      <w:tr w:rsidR="002A7EB0" w14:paraId="6E88743F" w14:textId="77777777" w:rsidTr="009A4CD5">
        <w:tc>
          <w:tcPr>
            <w:tcW w:w="7371" w:type="dxa"/>
          </w:tcPr>
          <w:p w14:paraId="44B1413A" w14:textId="77777777" w:rsidR="002A7EB0" w:rsidRPr="00AE6E78" w:rsidRDefault="002A7EB0" w:rsidP="009A4CD5">
            <w:pPr>
              <w:autoSpaceDE w:val="0"/>
              <w:autoSpaceDN w:val="0"/>
              <w:adjustRightInd w:val="0"/>
              <w:spacing w:before="60" w:after="60"/>
              <w:jc w:val="both"/>
            </w:pPr>
            <w:r w:rsidRPr="00AE6E78">
              <w:t>Envolvimento de membros-chave da equipe de trabalho</w:t>
            </w:r>
          </w:p>
        </w:tc>
        <w:tc>
          <w:tcPr>
            <w:tcW w:w="1418" w:type="dxa"/>
          </w:tcPr>
          <w:p w14:paraId="5F20206A" w14:textId="77777777" w:rsidR="002A7EB0" w:rsidRDefault="002A7EB0" w:rsidP="009A4CD5">
            <w:pPr>
              <w:autoSpaceDE w:val="0"/>
              <w:autoSpaceDN w:val="0"/>
              <w:adjustRightInd w:val="0"/>
              <w:spacing w:before="60" w:after="60"/>
              <w:jc w:val="center"/>
            </w:pPr>
            <w:r>
              <w:t>5</w:t>
            </w:r>
          </w:p>
        </w:tc>
      </w:tr>
      <w:tr w:rsidR="002A7EB0" w14:paraId="6C7261E4" w14:textId="77777777" w:rsidTr="009A4CD5">
        <w:tc>
          <w:tcPr>
            <w:tcW w:w="7371" w:type="dxa"/>
          </w:tcPr>
          <w:p w14:paraId="03E08AC1" w14:textId="77777777" w:rsidR="002A7EB0" w:rsidRPr="00AE6E78" w:rsidRDefault="002A7EB0" w:rsidP="009A4CD5">
            <w:pPr>
              <w:autoSpaceDE w:val="0"/>
              <w:autoSpaceDN w:val="0"/>
              <w:adjustRightInd w:val="0"/>
              <w:spacing w:before="60" w:after="60"/>
              <w:jc w:val="both"/>
            </w:pPr>
            <w:r w:rsidRPr="00AE6E78">
              <w:t>Atividades preliminares do trabalho de auditoria</w:t>
            </w:r>
          </w:p>
        </w:tc>
        <w:tc>
          <w:tcPr>
            <w:tcW w:w="1418" w:type="dxa"/>
          </w:tcPr>
          <w:p w14:paraId="5837B6F3" w14:textId="77777777" w:rsidR="002A7EB0" w:rsidRDefault="002A7EB0" w:rsidP="009A4CD5">
            <w:pPr>
              <w:autoSpaceDE w:val="0"/>
              <w:autoSpaceDN w:val="0"/>
              <w:adjustRightInd w:val="0"/>
              <w:spacing w:before="60" w:after="60"/>
              <w:jc w:val="center"/>
            </w:pPr>
            <w:r>
              <w:t>6</w:t>
            </w:r>
          </w:p>
        </w:tc>
      </w:tr>
      <w:tr w:rsidR="002A7EB0" w14:paraId="0DE88587" w14:textId="77777777" w:rsidTr="009A4CD5">
        <w:tc>
          <w:tcPr>
            <w:tcW w:w="7371" w:type="dxa"/>
          </w:tcPr>
          <w:p w14:paraId="7B224AF4" w14:textId="77777777" w:rsidR="002A7EB0" w:rsidRPr="00AE6E78" w:rsidRDefault="002A7EB0" w:rsidP="009A4CD5">
            <w:pPr>
              <w:autoSpaceDE w:val="0"/>
              <w:autoSpaceDN w:val="0"/>
              <w:adjustRightInd w:val="0"/>
              <w:spacing w:before="60" w:after="60"/>
              <w:jc w:val="both"/>
            </w:pPr>
            <w:r w:rsidRPr="00AE6E78">
              <w:t>Atividades de planejamento</w:t>
            </w:r>
          </w:p>
        </w:tc>
        <w:tc>
          <w:tcPr>
            <w:tcW w:w="1418" w:type="dxa"/>
          </w:tcPr>
          <w:p w14:paraId="6DA27ED4" w14:textId="77777777" w:rsidR="002A7EB0" w:rsidRDefault="002A7EB0" w:rsidP="009A4CD5">
            <w:pPr>
              <w:autoSpaceDE w:val="0"/>
              <w:autoSpaceDN w:val="0"/>
              <w:adjustRightInd w:val="0"/>
              <w:spacing w:before="60" w:after="60"/>
              <w:jc w:val="center"/>
            </w:pPr>
            <w:r>
              <w:t>7 – 11</w:t>
            </w:r>
          </w:p>
        </w:tc>
      </w:tr>
      <w:tr w:rsidR="002A7EB0" w14:paraId="1B424E2D" w14:textId="77777777" w:rsidTr="009A4CD5">
        <w:tc>
          <w:tcPr>
            <w:tcW w:w="7371" w:type="dxa"/>
          </w:tcPr>
          <w:p w14:paraId="2C573EEC" w14:textId="77777777" w:rsidR="002A7EB0" w:rsidRPr="00AE6E78" w:rsidRDefault="002A7EB0" w:rsidP="009A4CD5">
            <w:pPr>
              <w:autoSpaceDE w:val="0"/>
              <w:autoSpaceDN w:val="0"/>
              <w:adjustRightInd w:val="0"/>
              <w:spacing w:before="60" w:after="60"/>
              <w:jc w:val="both"/>
            </w:pPr>
            <w:r w:rsidRPr="00AE6E78">
              <w:t>Documentação</w:t>
            </w:r>
          </w:p>
        </w:tc>
        <w:tc>
          <w:tcPr>
            <w:tcW w:w="1418" w:type="dxa"/>
          </w:tcPr>
          <w:p w14:paraId="2A15A406" w14:textId="77777777" w:rsidR="002A7EB0" w:rsidRDefault="002A7EB0" w:rsidP="009A4CD5">
            <w:pPr>
              <w:autoSpaceDE w:val="0"/>
              <w:autoSpaceDN w:val="0"/>
              <w:adjustRightInd w:val="0"/>
              <w:spacing w:before="60" w:after="60"/>
              <w:jc w:val="center"/>
            </w:pPr>
            <w:r>
              <w:t>12</w:t>
            </w:r>
          </w:p>
        </w:tc>
      </w:tr>
      <w:tr w:rsidR="002A7EB0" w14:paraId="2AFB57E2" w14:textId="77777777" w:rsidTr="009A4CD5">
        <w:tc>
          <w:tcPr>
            <w:tcW w:w="7371" w:type="dxa"/>
          </w:tcPr>
          <w:p w14:paraId="59BDDF93" w14:textId="77777777" w:rsidR="002A7EB0" w:rsidRPr="00AE6E78" w:rsidRDefault="002A7EB0" w:rsidP="009A4CD5">
            <w:pPr>
              <w:autoSpaceDE w:val="0"/>
              <w:autoSpaceDN w:val="0"/>
              <w:adjustRightInd w:val="0"/>
              <w:spacing w:before="60" w:after="60"/>
              <w:jc w:val="both"/>
            </w:pPr>
            <w:r w:rsidRPr="00AE6E78">
              <w:t>Considerações adicionais em auditoria inicial</w:t>
            </w:r>
          </w:p>
        </w:tc>
        <w:tc>
          <w:tcPr>
            <w:tcW w:w="1418" w:type="dxa"/>
          </w:tcPr>
          <w:p w14:paraId="6436F253" w14:textId="77777777" w:rsidR="002A7EB0" w:rsidRDefault="002A7EB0" w:rsidP="009A4CD5">
            <w:pPr>
              <w:autoSpaceDE w:val="0"/>
              <w:autoSpaceDN w:val="0"/>
              <w:adjustRightInd w:val="0"/>
              <w:spacing w:before="60" w:after="60"/>
              <w:jc w:val="center"/>
            </w:pPr>
            <w:r>
              <w:t>13</w:t>
            </w:r>
          </w:p>
        </w:tc>
      </w:tr>
      <w:tr w:rsidR="002A7EB0" w14:paraId="5BD7C0AF" w14:textId="77777777" w:rsidTr="009A4CD5">
        <w:tc>
          <w:tcPr>
            <w:tcW w:w="7371" w:type="dxa"/>
          </w:tcPr>
          <w:p w14:paraId="07674B01" w14:textId="77777777" w:rsidR="002A7EB0" w:rsidRPr="004B2C7F" w:rsidRDefault="002A7EB0" w:rsidP="009A4CD5">
            <w:pPr>
              <w:autoSpaceDE w:val="0"/>
              <w:autoSpaceDN w:val="0"/>
              <w:adjustRightInd w:val="0"/>
              <w:spacing w:before="60" w:after="60"/>
              <w:jc w:val="both"/>
              <w:rPr>
                <w:b/>
                <w:bCs/>
              </w:rPr>
            </w:pPr>
            <w:r w:rsidRPr="004B2C7F">
              <w:rPr>
                <w:b/>
                <w:bCs/>
              </w:rPr>
              <w:t>APLICAÇÃO E OUTROS MATERIAIS EXPLICATIVOS</w:t>
            </w:r>
          </w:p>
        </w:tc>
        <w:tc>
          <w:tcPr>
            <w:tcW w:w="1418" w:type="dxa"/>
          </w:tcPr>
          <w:p w14:paraId="20B506EF" w14:textId="77777777" w:rsidR="002A7EB0" w:rsidRDefault="002A7EB0" w:rsidP="009A4CD5">
            <w:pPr>
              <w:autoSpaceDE w:val="0"/>
              <w:autoSpaceDN w:val="0"/>
              <w:adjustRightInd w:val="0"/>
              <w:spacing w:before="60" w:after="60"/>
              <w:jc w:val="center"/>
            </w:pPr>
          </w:p>
        </w:tc>
      </w:tr>
      <w:tr w:rsidR="002A7EB0" w14:paraId="2F63061D" w14:textId="77777777" w:rsidTr="009A4CD5">
        <w:tc>
          <w:tcPr>
            <w:tcW w:w="7371" w:type="dxa"/>
          </w:tcPr>
          <w:p w14:paraId="7F07ECCF" w14:textId="77777777" w:rsidR="002A7EB0" w:rsidRPr="00AE6E78" w:rsidRDefault="002A7EB0" w:rsidP="009A4CD5">
            <w:pPr>
              <w:autoSpaceDE w:val="0"/>
              <w:autoSpaceDN w:val="0"/>
              <w:adjustRightInd w:val="0"/>
              <w:spacing w:before="60" w:after="60"/>
              <w:jc w:val="both"/>
            </w:pPr>
            <w:r w:rsidRPr="00AE6E78">
              <w:t>Papel e época do planejamento</w:t>
            </w:r>
          </w:p>
        </w:tc>
        <w:tc>
          <w:tcPr>
            <w:tcW w:w="1418" w:type="dxa"/>
          </w:tcPr>
          <w:p w14:paraId="6E14CF56" w14:textId="77777777" w:rsidR="002A7EB0" w:rsidRDefault="002A7EB0" w:rsidP="009A4CD5">
            <w:pPr>
              <w:autoSpaceDE w:val="0"/>
              <w:autoSpaceDN w:val="0"/>
              <w:adjustRightInd w:val="0"/>
              <w:spacing w:before="60" w:after="60"/>
              <w:jc w:val="center"/>
            </w:pPr>
            <w:r>
              <w:t>A1 – A3</w:t>
            </w:r>
          </w:p>
        </w:tc>
      </w:tr>
      <w:tr w:rsidR="002A7EB0" w14:paraId="23E5D984" w14:textId="77777777" w:rsidTr="009A4CD5">
        <w:tc>
          <w:tcPr>
            <w:tcW w:w="7371" w:type="dxa"/>
          </w:tcPr>
          <w:p w14:paraId="04EE415C" w14:textId="77777777" w:rsidR="002A7EB0" w:rsidRPr="00AE6E78" w:rsidRDefault="002A7EB0" w:rsidP="009A4CD5">
            <w:pPr>
              <w:autoSpaceDE w:val="0"/>
              <w:autoSpaceDN w:val="0"/>
              <w:adjustRightInd w:val="0"/>
              <w:spacing w:before="60" w:after="60"/>
              <w:jc w:val="both"/>
            </w:pPr>
            <w:r w:rsidRPr="00AE6E78">
              <w:t>Envolvimento de membros-chave da equipe de trabalho</w:t>
            </w:r>
          </w:p>
        </w:tc>
        <w:tc>
          <w:tcPr>
            <w:tcW w:w="1418" w:type="dxa"/>
          </w:tcPr>
          <w:p w14:paraId="434E0A16" w14:textId="77777777" w:rsidR="002A7EB0" w:rsidRDefault="002A7EB0" w:rsidP="009A4CD5">
            <w:pPr>
              <w:autoSpaceDE w:val="0"/>
              <w:autoSpaceDN w:val="0"/>
              <w:adjustRightInd w:val="0"/>
              <w:spacing w:before="60" w:after="60"/>
              <w:jc w:val="center"/>
            </w:pPr>
            <w:r>
              <w:t>A4</w:t>
            </w:r>
          </w:p>
        </w:tc>
      </w:tr>
      <w:tr w:rsidR="002A7EB0" w14:paraId="48B17A9D" w14:textId="77777777" w:rsidTr="009A4CD5">
        <w:tc>
          <w:tcPr>
            <w:tcW w:w="7371" w:type="dxa"/>
          </w:tcPr>
          <w:p w14:paraId="43D66988" w14:textId="77777777" w:rsidR="002A7EB0" w:rsidRPr="00AE6E78" w:rsidRDefault="002A7EB0" w:rsidP="009A4CD5">
            <w:pPr>
              <w:autoSpaceDE w:val="0"/>
              <w:autoSpaceDN w:val="0"/>
              <w:adjustRightInd w:val="0"/>
              <w:spacing w:before="60" w:after="60"/>
              <w:jc w:val="both"/>
            </w:pPr>
            <w:r w:rsidRPr="00AE6E78">
              <w:t>Atividades preliminares do trabalho de auditori</w:t>
            </w:r>
            <w:r>
              <w:t>a</w:t>
            </w:r>
          </w:p>
        </w:tc>
        <w:tc>
          <w:tcPr>
            <w:tcW w:w="1418" w:type="dxa"/>
          </w:tcPr>
          <w:p w14:paraId="139B5250" w14:textId="77777777" w:rsidR="002A7EB0" w:rsidRDefault="002A7EB0" w:rsidP="009A4CD5">
            <w:pPr>
              <w:spacing w:before="60" w:after="60"/>
              <w:jc w:val="center"/>
            </w:pPr>
            <w:r w:rsidRPr="00DB3C8A">
              <w:t>A</w:t>
            </w:r>
            <w:r>
              <w:t>5</w:t>
            </w:r>
            <w:r w:rsidRPr="00DB3C8A">
              <w:t xml:space="preserve"> – A</w:t>
            </w:r>
            <w:r>
              <w:t>7</w:t>
            </w:r>
          </w:p>
        </w:tc>
      </w:tr>
      <w:tr w:rsidR="002A7EB0" w14:paraId="646AC07F" w14:textId="77777777" w:rsidTr="009A4CD5">
        <w:tc>
          <w:tcPr>
            <w:tcW w:w="7371" w:type="dxa"/>
          </w:tcPr>
          <w:p w14:paraId="5BB9B1AD" w14:textId="77777777" w:rsidR="002A7EB0" w:rsidRPr="00AE6E78" w:rsidRDefault="002A7EB0" w:rsidP="009A4CD5">
            <w:pPr>
              <w:autoSpaceDE w:val="0"/>
              <w:autoSpaceDN w:val="0"/>
              <w:adjustRightInd w:val="0"/>
              <w:spacing w:before="60" w:after="60"/>
              <w:jc w:val="both"/>
            </w:pPr>
            <w:r w:rsidRPr="00AE6E78">
              <w:t>Atividades de planejamento</w:t>
            </w:r>
          </w:p>
        </w:tc>
        <w:tc>
          <w:tcPr>
            <w:tcW w:w="1418" w:type="dxa"/>
          </w:tcPr>
          <w:p w14:paraId="7DE20F1D" w14:textId="77777777" w:rsidR="002A7EB0" w:rsidRDefault="002A7EB0" w:rsidP="009A4CD5">
            <w:pPr>
              <w:spacing w:before="60" w:after="60"/>
              <w:jc w:val="center"/>
            </w:pPr>
            <w:r w:rsidRPr="00DB3C8A">
              <w:t>A</w:t>
            </w:r>
            <w:r>
              <w:t>8</w:t>
            </w:r>
            <w:r w:rsidRPr="00DB3C8A">
              <w:t xml:space="preserve"> – A</w:t>
            </w:r>
            <w:r>
              <w:t>17</w:t>
            </w:r>
          </w:p>
        </w:tc>
      </w:tr>
      <w:tr w:rsidR="002A7EB0" w14:paraId="03C549C5" w14:textId="77777777" w:rsidTr="009A4CD5">
        <w:tc>
          <w:tcPr>
            <w:tcW w:w="7371" w:type="dxa"/>
          </w:tcPr>
          <w:p w14:paraId="6E67B6CE" w14:textId="77777777" w:rsidR="002A7EB0" w:rsidRPr="00AE6E78" w:rsidRDefault="002A7EB0" w:rsidP="009A4CD5">
            <w:pPr>
              <w:autoSpaceDE w:val="0"/>
              <w:autoSpaceDN w:val="0"/>
              <w:adjustRightInd w:val="0"/>
              <w:spacing w:before="60" w:after="60"/>
              <w:jc w:val="both"/>
            </w:pPr>
            <w:r w:rsidRPr="00AE6E78">
              <w:t>Documentação</w:t>
            </w:r>
          </w:p>
        </w:tc>
        <w:tc>
          <w:tcPr>
            <w:tcW w:w="1418" w:type="dxa"/>
          </w:tcPr>
          <w:p w14:paraId="1BDCE18B" w14:textId="77777777" w:rsidR="002A7EB0" w:rsidRDefault="002A7EB0" w:rsidP="009A4CD5">
            <w:pPr>
              <w:spacing w:before="60" w:after="60"/>
              <w:jc w:val="center"/>
            </w:pPr>
            <w:r w:rsidRPr="00DB3C8A">
              <w:t>A1</w:t>
            </w:r>
            <w:r>
              <w:t>8</w:t>
            </w:r>
            <w:r w:rsidRPr="00DB3C8A">
              <w:t xml:space="preserve"> – A</w:t>
            </w:r>
            <w:r>
              <w:t>21</w:t>
            </w:r>
          </w:p>
        </w:tc>
      </w:tr>
      <w:tr w:rsidR="002A7EB0" w14:paraId="5F392970" w14:textId="77777777" w:rsidTr="009A4CD5">
        <w:tc>
          <w:tcPr>
            <w:tcW w:w="7371" w:type="dxa"/>
          </w:tcPr>
          <w:p w14:paraId="42ABCDDA" w14:textId="77777777" w:rsidR="002A7EB0" w:rsidRPr="00AE6E78" w:rsidRDefault="002A7EB0" w:rsidP="009A4CD5">
            <w:pPr>
              <w:autoSpaceDE w:val="0"/>
              <w:autoSpaceDN w:val="0"/>
              <w:adjustRightInd w:val="0"/>
              <w:spacing w:before="60" w:after="60"/>
              <w:jc w:val="both"/>
            </w:pPr>
            <w:r w:rsidRPr="00AE6E78">
              <w:t>Considerações adicionais em auditoria inicial</w:t>
            </w:r>
          </w:p>
        </w:tc>
        <w:tc>
          <w:tcPr>
            <w:tcW w:w="1418" w:type="dxa"/>
          </w:tcPr>
          <w:p w14:paraId="54050261" w14:textId="77777777" w:rsidR="002A7EB0" w:rsidRDefault="002A7EB0" w:rsidP="009A4CD5">
            <w:pPr>
              <w:spacing w:before="60" w:after="60"/>
              <w:jc w:val="center"/>
            </w:pPr>
            <w:r w:rsidRPr="00DB3C8A">
              <w:t>A</w:t>
            </w:r>
            <w:r>
              <w:t>22</w:t>
            </w:r>
          </w:p>
        </w:tc>
      </w:tr>
      <w:tr w:rsidR="002A7EB0" w14:paraId="58AE1E72" w14:textId="77777777" w:rsidTr="009A4CD5">
        <w:tc>
          <w:tcPr>
            <w:tcW w:w="7371" w:type="dxa"/>
          </w:tcPr>
          <w:p w14:paraId="2EF7A49A" w14:textId="77777777" w:rsidR="002A7EB0" w:rsidRPr="00AE6E78" w:rsidRDefault="002A7EB0" w:rsidP="009A4CD5">
            <w:pPr>
              <w:autoSpaceDE w:val="0"/>
              <w:autoSpaceDN w:val="0"/>
              <w:adjustRightInd w:val="0"/>
              <w:spacing w:before="60" w:after="60"/>
              <w:jc w:val="both"/>
            </w:pPr>
            <w:r w:rsidRPr="004B2C7F">
              <w:rPr>
                <w:b/>
              </w:rPr>
              <w:t>Apêndice</w:t>
            </w:r>
            <w:r w:rsidRPr="00AE6E78">
              <w:t>: Considerações na definição da estratégia global de auditoria</w:t>
            </w:r>
          </w:p>
        </w:tc>
        <w:tc>
          <w:tcPr>
            <w:tcW w:w="1418" w:type="dxa"/>
          </w:tcPr>
          <w:p w14:paraId="6D726589" w14:textId="77777777" w:rsidR="002A7EB0" w:rsidRDefault="002A7EB0" w:rsidP="009A4CD5">
            <w:pPr>
              <w:autoSpaceDE w:val="0"/>
              <w:autoSpaceDN w:val="0"/>
              <w:adjustRightInd w:val="0"/>
              <w:spacing w:before="60" w:after="60"/>
              <w:jc w:val="center"/>
            </w:pPr>
          </w:p>
        </w:tc>
      </w:tr>
    </w:tbl>
    <w:p w14:paraId="2AD2E7FD" w14:textId="77777777" w:rsidR="002A7EB0" w:rsidRDefault="002A7EB0" w:rsidP="002A7EB0">
      <w:pPr>
        <w:autoSpaceDE w:val="0"/>
        <w:autoSpaceDN w:val="0"/>
        <w:adjustRightInd w:val="0"/>
        <w:jc w:val="both"/>
      </w:pPr>
    </w:p>
    <w:p w14:paraId="781A8FF3" w14:textId="77777777" w:rsidR="002A7EB0" w:rsidRDefault="002A7EB0" w:rsidP="002A7EB0">
      <w:pPr>
        <w:autoSpaceDE w:val="0"/>
        <w:autoSpaceDN w:val="0"/>
        <w:adjustRightInd w:val="0"/>
        <w:jc w:val="both"/>
      </w:pPr>
    </w:p>
    <w:p w14:paraId="2E116294" w14:textId="77777777" w:rsidR="002A7EB0" w:rsidRDefault="002A7EB0" w:rsidP="002A7EB0">
      <w:pPr>
        <w:autoSpaceDE w:val="0"/>
        <w:autoSpaceDN w:val="0"/>
        <w:adjustRightInd w:val="0"/>
        <w:jc w:val="both"/>
      </w:pPr>
      <w:r>
        <w:t>Esta Norma</w:t>
      </w:r>
      <w:r w:rsidRPr="007D481C">
        <w:t xml:space="preserve"> deve ser lida </w:t>
      </w:r>
      <w:r>
        <w:t xml:space="preserve">em conjunto com NBC TA 200 – </w:t>
      </w:r>
      <w:r w:rsidRPr="00990E7C">
        <w:t xml:space="preserve">Objetivos </w:t>
      </w:r>
      <w:r>
        <w:t>G</w:t>
      </w:r>
      <w:r w:rsidRPr="00990E7C">
        <w:t xml:space="preserve">erais do </w:t>
      </w:r>
      <w:r>
        <w:t>A</w:t>
      </w:r>
      <w:r w:rsidRPr="00990E7C">
        <w:t xml:space="preserve">uditor </w:t>
      </w:r>
      <w:r>
        <w:t>I</w:t>
      </w:r>
      <w:r w:rsidRPr="00990E7C">
        <w:t xml:space="preserve">ndependente e a </w:t>
      </w:r>
      <w:r>
        <w:t>C</w:t>
      </w:r>
      <w:r w:rsidRPr="00990E7C">
        <w:t>ondução d</w:t>
      </w:r>
      <w:r>
        <w:t>a A</w:t>
      </w:r>
      <w:r w:rsidRPr="00990E7C">
        <w:t xml:space="preserve">uditoria em </w:t>
      </w:r>
      <w:r>
        <w:t>C</w:t>
      </w:r>
      <w:r w:rsidRPr="00990E7C">
        <w:t xml:space="preserve">onformidade com </w:t>
      </w:r>
      <w:r>
        <w:t>Normas de Auditoria.</w:t>
      </w:r>
    </w:p>
    <w:p w14:paraId="6BFF80A2" w14:textId="77777777" w:rsidR="002A7EB0" w:rsidRDefault="002A7EB0" w:rsidP="002A7EB0">
      <w:pPr>
        <w:autoSpaceDE w:val="0"/>
        <w:autoSpaceDN w:val="0"/>
        <w:adjustRightInd w:val="0"/>
        <w:jc w:val="both"/>
        <w:rPr>
          <w:b/>
          <w:bCs/>
        </w:rPr>
      </w:pPr>
    </w:p>
    <w:p w14:paraId="43F6C1E2" w14:textId="77777777" w:rsidR="002A7EB0" w:rsidRPr="00C60C9A" w:rsidRDefault="002A7EB0" w:rsidP="002A7EB0">
      <w:pPr>
        <w:autoSpaceDE w:val="0"/>
        <w:autoSpaceDN w:val="0"/>
        <w:adjustRightInd w:val="0"/>
        <w:jc w:val="both"/>
        <w:rPr>
          <w:b/>
          <w:bCs/>
        </w:rPr>
      </w:pPr>
    </w:p>
    <w:p w14:paraId="6C78DED4" w14:textId="77777777" w:rsidR="002A7EB0" w:rsidRPr="008234F3" w:rsidRDefault="002A7EB0" w:rsidP="002A7EB0">
      <w:pPr>
        <w:autoSpaceDE w:val="0"/>
        <w:autoSpaceDN w:val="0"/>
        <w:adjustRightInd w:val="0"/>
        <w:jc w:val="both"/>
        <w:rPr>
          <w:b/>
          <w:bCs/>
          <w:sz w:val="28"/>
          <w:szCs w:val="28"/>
        </w:rPr>
      </w:pPr>
      <w:r w:rsidRPr="008234F3">
        <w:rPr>
          <w:b/>
          <w:bCs/>
          <w:sz w:val="28"/>
          <w:szCs w:val="28"/>
        </w:rPr>
        <w:t>Introdução</w:t>
      </w:r>
    </w:p>
    <w:p w14:paraId="74096226" w14:textId="77777777" w:rsidR="002A7EB0" w:rsidRPr="007D481C" w:rsidRDefault="002A7EB0" w:rsidP="002A7EB0">
      <w:pPr>
        <w:autoSpaceDE w:val="0"/>
        <w:autoSpaceDN w:val="0"/>
        <w:adjustRightInd w:val="0"/>
        <w:jc w:val="both"/>
        <w:rPr>
          <w:b/>
          <w:bCs/>
        </w:rPr>
      </w:pPr>
    </w:p>
    <w:p w14:paraId="270744D1" w14:textId="77777777" w:rsidR="002A7EB0" w:rsidRDefault="002A7EB0" w:rsidP="002A7EB0">
      <w:pPr>
        <w:autoSpaceDE w:val="0"/>
        <w:autoSpaceDN w:val="0"/>
        <w:adjustRightInd w:val="0"/>
        <w:jc w:val="both"/>
        <w:rPr>
          <w:b/>
          <w:bCs/>
        </w:rPr>
      </w:pPr>
      <w:r w:rsidRPr="007D481C">
        <w:rPr>
          <w:b/>
          <w:bCs/>
        </w:rPr>
        <w:t xml:space="preserve">Alcance </w:t>
      </w:r>
    </w:p>
    <w:p w14:paraId="5CE7C6E3" w14:textId="77777777" w:rsidR="002A7EB0" w:rsidRPr="007D481C" w:rsidRDefault="002A7EB0" w:rsidP="002A7EB0">
      <w:pPr>
        <w:autoSpaceDE w:val="0"/>
        <w:autoSpaceDN w:val="0"/>
        <w:adjustRightInd w:val="0"/>
        <w:jc w:val="both"/>
        <w:rPr>
          <w:b/>
          <w:bCs/>
        </w:rPr>
      </w:pPr>
    </w:p>
    <w:p w14:paraId="42C5DED0"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Esta Norma trata da responsabilidade do auditor no planejamento d</w:t>
      </w:r>
      <w:r>
        <w:t>a</w:t>
      </w:r>
      <w:r w:rsidRPr="007D481C">
        <w:t xml:space="preserve"> auditoria d</w:t>
      </w:r>
      <w:r>
        <w:t>as</w:t>
      </w:r>
      <w:r w:rsidRPr="007D481C">
        <w:t xml:space="preserve"> demonstrações contábeis. Esta </w:t>
      </w:r>
      <w:r>
        <w:t>N</w:t>
      </w:r>
      <w:r w:rsidRPr="007D481C">
        <w:t xml:space="preserve">orma está </w:t>
      </w:r>
      <w:r>
        <w:t>escrita</w:t>
      </w:r>
      <w:r w:rsidRPr="007D481C">
        <w:t xml:space="preserve"> no contexto de auditorias </w:t>
      </w:r>
      <w:r w:rsidRPr="00A165A2">
        <w:rPr>
          <w:highlight w:val="yellow"/>
        </w:rPr>
        <w:t>recorrentes</w:t>
      </w:r>
      <w:r w:rsidRPr="007D481C">
        <w:t xml:space="preserve">. </w:t>
      </w:r>
      <w:r>
        <w:t>Outras</w:t>
      </w:r>
      <w:r w:rsidRPr="007D481C">
        <w:t xml:space="preserve"> considerações </w:t>
      </w:r>
      <w:r>
        <w:t xml:space="preserve">da </w:t>
      </w:r>
      <w:r w:rsidRPr="007D481C">
        <w:t xml:space="preserve">auditoria inicial são apresentadas separadamente. </w:t>
      </w:r>
    </w:p>
    <w:p w14:paraId="3C019E11" w14:textId="77777777" w:rsidR="002A7EB0" w:rsidRPr="006B3428" w:rsidRDefault="002A7EB0" w:rsidP="002A7EB0">
      <w:pPr>
        <w:autoSpaceDE w:val="0"/>
        <w:autoSpaceDN w:val="0"/>
        <w:adjustRightInd w:val="0"/>
        <w:jc w:val="both"/>
        <w:rPr>
          <w:b/>
        </w:rPr>
      </w:pPr>
    </w:p>
    <w:p w14:paraId="2519B71D" w14:textId="77777777" w:rsidR="002A7EB0" w:rsidRDefault="002A7EB0" w:rsidP="002A7EB0">
      <w:pPr>
        <w:autoSpaceDE w:val="0"/>
        <w:autoSpaceDN w:val="0"/>
        <w:adjustRightInd w:val="0"/>
        <w:jc w:val="both"/>
        <w:rPr>
          <w:b/>
        </w:rPr>
      </w:pPr>
      <w:r w:rsidRPr="006B3428">
        <w:rPr>
          <w:b/>
        </w:rPr>
        <w:t>Papel e oportunidade do planejamento</w:t>
      </w:r>
    </w:p>
    <w:p w14:paraId="66928B34" w14:textId="77777777" w:rsidR="002A7EB0" w:rsidRPr="006B3428" w:rsidRDefault="002A7EB0" w:rsidP="002A7EB0">
      <w:pPr>
        <w:autoSpaceDE w:val="0"/>
        <w:autoSpaceDN w:val="0"/>
        <w:adjustRightInd w:val="0"/>
        <w:jc w:val="both"/>
        <w:rPr>
          <w:b/>
        </w:rPr>
      </w:pPr>
    </w:p>
    <w:p w14:paraId="1EF34886" w14:textId="77777777" w:rsidR="002A7EB0" w:rsidRDefault="002A7EB0">
      <w:pPr>
        <w:numPr>
          <w:ilvl w:val="0"/>
          <w:numId w:val="129"/>
        </w:numPr>
        <w:tabs>
          <w:tab w:val="clear" w:pos="720"/>
          <w:tab w:val="num" w:pos="567"/>
        </w:tabs>
        <w:autoSpaceDE w:val="0"/>
        <w:autoSpaceDN w:val="0"/>
        <w:adjustRightInd w:val="0"/>
        <w:spacing w:after="120" w:line="240" w:lineRule="auto"/>
        <w:ind w:left="567" w:hanging="567"/>
        <w:jc w:val="both"/>
      </w:pPr>
      <w:r w:rsidRPr="007D481C">
        <w:t>O planejamento d</w:t>
      </w:r>
      <w:r>
        <w:t>a</w:t>
      </w:r>
      <w:r w:rsidRPr="007D481C">
        <w:t xml:space="preserve"> auditoria envolve a definição de </w:t>
      </w:r>
      <w:r w:rsidRPr="00A165A2">
        <w:rPr>
          <w:highlight w:val="yellow"/>
        </w:rPr>
        <w:t>estratégia global para o trabalho</w:t>
      </w:r>
      <w:r w:rsidRPr="007D481C">
        <w:t xml:space="preserve"> e o desenvolvimento de </w:t>
      </w:r>
      <w:r w:rsidRPr="00A165A2">
        <w:rPr>
          <w:highlight w:val="yellow"/>
        </w:rPr>
        <w:t>plano de auditoria</w:t>
      </w:r>
      <w:r>
        <w:t xml:space="preserve">. </w:t>
      </w:r>
      <w:r w:rsidRPr="007D481C">
        <w:t>Um planejamento adequado é benéfico para a auditoria das demonstrações contábeis de várias maneiras, inclusive para</w:t>
      </w:r>
      <w:r>
        <w:t xml:space="preserve"> (ver itens A1 a A3)</w:t>
      </w:r>
      <w:r w:rsidRPr="007D481C">
        <w:t>:</w:t>
      </w:r>
    </w:p>
    <w:p w14:paraId="7631EF1A" w14:textId="77777777" w:rsidR="002A7EB0"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 xml:space="preserve">auxiliar o auditor a dedicar atenção </w:t>
      </w:r>
      <w:r>
        <w:t xml:space="preserve">apropriada </w:t>
      </w:r>
      <w:r w:rsidRPr="007D481C">
        <w:t xml:space="preserve">às </w:t>
      </w:r>
      <w:r w:rsidRPr="00A165A2">
        <w:rPr>
          <w:highlight w:val="yellow"/>
        </w:rPr>
        <w:t>áreas importantes</w:t>
      </w:r>
      <w:r w:rsidRPr="007D481C">
        <w:t xml:space="preserve"> da auditoria</w:t>
      </w:r>
      <w:r>
        <w:t>;</w:t>
      </w:r>
    </w:p>
    <w:p w14:paraId="74AEC203" w14:textId="77777777" w:rsidR="002A7EB0"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auxiliar o auditor a identificar e resolver tempestivamente</w:t>
      </w:r>
      <w:r w:rsidRPr="007D481C" w:rsidDel="001E1BCB">
        <w:t xml:space="preserve"> </w:t>
      </w:r>
      <w:r w:rsidRPr="00A165A2">
        <w:rPr>
          <w:highlight w:val="yellow"/>
        </w:rPr>
        <w:t>problemas potenciais</w:t>
      </w:r>
      <w:r w:rsidRPr="007D481C">
        <w:t>;</w:t>
      </w:r>
    </w:p>
    <w:p w14:paraId="6F55D9CF" w14:textId="77777777" w:rsidR="002A7EB0"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 xml:space="preserve">auxiliar o auditor a </w:t>
      </w:r>
      <w:r w:rsidRPr="00A165A2">
        <w:rPr>
          <w:highlight w:val="yellow"/>
        </w:rPr>
        <w:t>organizar</w:t>
      </w:r>
      <w:r w:rsidRPr="007D481C">
        <w:t xml:space="preserve"> adequadamente o trabalho de auditoria para que seja realizado de forma eficaz e eficiente</w:t>
      </w:r>
      <w:r>
        <w:t>;</w:t>
      </w:r>
    </w:p>
    <w:p w14:paraId="4B91C99E" w14:textId="77777777" w:rsidR="002A7EB0"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 xml:space="preserve">auxiliar na </w:t>
      </w:r>
      <w:r w:rsidRPr="00A165A2">
        <w:rPr>
          <w:highlight w:val="yellow"/>
        </w:rPr>
        <w:t>seleção dos membros</w:t>
      </w:r>
      <w:r w:rsidRPr="007D481C">
        <w:t xml:space="preserve"> da equipe de trabalho com níveis </w:t>
      </w:r>
      <w:r>
        <w:t xml:space="preserve">apropriados </w:t>
      </w:r>
      <w:r w:rsidRPr="007D481C">
        <w:t xml:space="preserve">de capacidade e competência para responderem aos riscos esperados e na alocação </w:t>
      </w:r>
      <w:r>
        <w:t xml:space="preserve">apropriada </w:t>
      </w:r>
      <w:r w:rsidRPr="007D481C">
        <w:t>de tarefas</w:t>
      </w:r>
      <w:r>
        <w:t>;</w:t>
      </w:r>
    </w:p>
    <w:p w14:paraId="32F09023" w14:textId="77777777" w:rsidR="002A7EB0"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facilitar a direção e a supervisão dos membros da equipe de trabalho e a revisão do seu trabalho</w:t>
      </w:r>
      <w:r>
        <w:t>;</w:t>
      </w:r>
    </w:p>
    <w:p w14:paraId="51D64B1B" w14:textId="77777777" w:rsidR="002A7EB0" w:rsidRDefault="002A7EB0">
      <w:pPr>
        <w:numPr>
          <w:ilvl w:val="0"/>
          <w:numId w:val="130"/>
        </w:numPr>
        <w:tabs>
          <w:tab w:val="clear" w:pos="720"/>
        </w:tabs>
        <w:autoSpaceDE w:val="0"/>
        <w:autoSpaceDN w:val="0"/>
        <w:adjustRightInd w:val="0"/>
        <w:spacing w:after="0" w:line="240" w:lineRule="auto"/>
        <w:ind w:left="851" w:hanging="284"/>
        <w:jc w:val="both"/>
      </w:pPr>
      <w:r>
        <w:t xml:space="preserve"> </w:t>
      </w:r>
      <w:r>
        <w:tab/>
      </w:r>
      <w:r w:rsidRPr="007D481C">
        <w:t>auxiliar, se for o caso, na coordenação do trabalho realizado por outros auditores e especialistas</w:t>
      </w:r>
      <w:r>
        <w:t>.</w:t>
      </w:r>
    </w:p>
    <w:p w14:paraId="250C3416" w14:textId="77777777" w:rsidR="002A7EB0" w:rsidRPr="007D481C" w:rsidRDefault="002A7EB0" w:rsidP="002A7EB0">
      <w:pPr>
        <w:autoSpaceDE w:val="0"/>
        <w:autoSpaceDN w:val="0"/>
        <w:adjustRightInd w:val="0"/>
        <w:jc w:val="both"/>
      </w:pPr>
    </w:p>
    <w:p w14:paraId="6036EB55" w14:textId="77777777" w:rsidR="002A7EB0" w:rsidRDefault="002A7EB0" w:rsidP="002A7EB0">
      <w:pPr>
        <w:autoSpaceDE w:val="0"/>
        <w:autoSpaceDN w:val="0"/>
        <w:adjustRightInd w:val="0"/>
        <w:jc w:val="both"/>
        <w:rPr>
          <w:b/>
          <w:bCs/>
        </w:rPr>
      </w:pPr>
      <w:r w:rsidRPr="007D481C">
        <w:rPr>
          <w:b/>
          <w:bCs/>
        </w:rPr>
        <w:t xml:space="preserve">Data de </w:t>
      </w:r>
      <w:r>
        <w:rPr>
          <w:b/>
          <w:bCs/>
        </w:rPr>
        <w:t>v</w:t>
      </w:r>
      <w:r w:rsidRPr="007D481C">
        <w:rPr>
          <w:b/>
          <w:bCs/>
        </w:rPr>
        <w:t>igência</w:t>
      </w:r>
    </w:p>
    <w:p w14:paraId="35EF16B0" w14:textId="77777777" w:rsidR="002A7EB0" w:rsidRPr="007D481C" w:rsidRDefault="002A7EB0" w:rsidP="002A7EB0">
      <w:pPr>
        <w:autoSpaceDE w:val="0"/>
        <w:autoSpaceDN w:val="0"/>
        <w:adjustRightInd w:val="0"/>
        <w:jc w:val="both"/>
        <w:rPr>
          <w:b/>
          <w:bCs/>
        </w:rPr>
      </w:pPr>
    </w:p>
    <w:p w14:paraId="30462C9D"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Esta Norma aplica-se a auditoria de demonstrações contábeis de períodos iniciados em ou após 1° de janeiro de 2010.</w:t>
      </w:r>
    </w:p>
    <w:p w14:paraId="0F2A523D" w14:textId="77777777" w:rsidR="002A7EB0" w:rsidRDefault="002A7EB0" w:rsidP="002A7EB0">
      <w:pPr>
        <w:autoSpaceDE w:val="0"/>
        <w:autoSpaceDN w:val="0"/>
        <w:adjustRightInd w:val="0"/>
        <w:jc w:val="both"/>
        <w:rPr>
          <w:b/>
          <w:bCs/>
          <w:sz w:val="28"/>
          <w:szCs w:val="28"/>
        </w:rPr>
      </w:pPr>
    </w:p>
    <w:p w14:paraId="65A1A169" w14:textId="77777777" w:rsidR="002A7EB0" w:rsidRPr="006B3428" w:rsidRDefault="002A7EB0" w:rsidP="002A7EB0">
      <w:pPr>
        <w:autoSpaceDE w:val="0"/>
        <w:autoSpaceDN w:val="0"/>
        <w:adjustRightInd w:val="0"/>
        <w:jc w:val="both"/>
        <w:rPr>
          <w:b/>
          <w:bCs/>
          <w:sz w:val="28"/>
          <w:szCs w:val="28"/>
        </w:rPr>
      </w:pPr>
      <w:r w:rsidRPr="006B3428">
        <w:rPr>
          <w:b/>
          <w:bCs/>
          <w:sz w:val="28"/>
          <w:szCs w:val="28"/>
        </w:rPr>
        <w:t>Objetivo</w:t>
      </w:r>
    </w:p>
    <w:p w14:paraId="04BA1C47" w14:textId="77777777" w:rsidR="002A7EB0" w:rsidRPr="007D481C" w:rsidRDefault="002A7EB0" w:rsidP="002A7EB0">
      <w:pPr>
        <w:autoSpaceDE w:val="0"/>
        <w:autoSpaceDN w:val="0"/>
        <w:adjustRightInd w:val="0"/>
        <w:jc w:val="both"/>
        <w:rPr>
          <w:b/>
          <w:bCs/>
        </w:rPr>
      </w:pPr>
    </w:p>
    <w:p w14:paraId="72DB8F2E"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 xml:space="preserve">O objetivo do auditor é planejar a auditoria de forma a realizá-la de maneira </w:t>
      </w:r>
      <w:r w:rsidRPr="004929C2">
        <w:rPr>
          <w:highlight w:val="yellow"/>
        </w:rPr>
        <w:t>eficaz</w:t>
      </w:r>
      <w:r w:rsidRPr="007D481C">
        <w:t>.</w:t>
      </w:r>
    </w:p>
    <w:p w14:paraId="6C10CB2C" w14:textId="77777777" w:rsidR="002A7EB0" w:rsidRDefault="002A7EB0" w:rsidP="002A7EB0">
      <w:pPr>
        <w:autoSpaceDE w:val="0"/>
        <w:autoSpaceDN w:val="0"/>
        <w:adjustRightInd w:val="0"/>
        <w:jc w:val="both"/>
        <w:rPr>
          <w:b/>
          <w:bCs/>
          <w:sz w:val="28"/>
          <w:szCs w:val="28"/>
        </w:rPr>
      </w:pPr>
    </w:p>
    <w:p w14:paraId="5B4F53BD" w14:textId="77777777" w:rsidR="002A7EB0" w:rsidRPr="006B3428" w:rsidRDefault="002A7EB0" w:rsidP="002A7EB0">
      <w:pPr>
        <w:autoSpaceDE w:val="0"/>
        <w:autoSpaceDN w:val="0"/>
        <w:adjustRightInd w:val="0"/>
        <w:jc w:val="both"/>
        <w:rPr>
          <w:b/>
          <w:bCs/>
          <w:sz w:val="28"/>
          <w:szCs w:val="28"/>
        </w:rPr>
      </w:pPr>
      <w:r w:rsidRPr="006B3428">
        <w:rPr>
          <w:b/>
          <w:bCs/>
          <w:sz w:val="28"/>
          <w:szCs w:val="28"/>
        </w:rPr>
        <w:t>Requisitos</w:t>
      </w:r>
    </w:p>
    <w:p w14:paraId="0D4C6423" w14:textId="77777777" w:rsidR="002A7EB0" w:rsidRPr="007D481C" w:rsidRDefault="002A7EB0" w:rsidP="002A7EB0">
      <w:pPr>
        <w:autoSpaceDE w:val="0"/>
        <w:autoSpaceDN w:val="0"/>
        <w:adjustRightInd w:val="0"/>
        <w:jc w:val="both"/>
        <w:rPr>
          <w:b/>
          <w:bCs/>
        </w:rPr>
      </w:pPr>
    </w:p>
    <w:p w14:paraId="46AA4A76" w14:textId="77777777" w:rsidR="002A7EB0" w:rsidRDefault="002A7EB0" w:rsidP="002A7EB0">
      <w:pPr>
        <w:autoSpaceDE w:val="0"/>
        <w:autoSpaceDN w:val="0"/>
        <w:adjustRightInd w:val="0"/>
        <w:jc w:val="both"/>
        <w:rPr>
          <w:b/>
          <w:bCs/>
        </w:rPr>
      </w:pPr>
      <w:r w:rsidRPr="007D481C">
        <w:rPr>
          <w:b/>
          <w:bCs/>
        </w:rPr>
        <w:t>Envolvimento de membros-chave da equipe de trabalho</w:t>
      </w:r>
    </w:p>
    <w:p w14:paraId="0DF7701B" w14:textId="77777777" w:rsidR="002A7EB0" w:rsidRPr="007D481C" w:rsidRDefault="002A7EB0" w:rsidP="002A7EB0">
      <w:pPr>
        <w:autoSpaceDE w:val="0"/>
        <w:autoSpaceDN w:val="0"/>
        <w:adjustRightInd w:val="0"/>
        <w:jc w:val="both"/>
        <w:rPr>
          <w:b/>
          <w:bCs/>
        </w:rPr>
      </w:pPr>
    </w:p>
    <w:p w14:paraId="68946A1D"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O sócio do trabalho e outros membros-chave da equipe de trabalho deve</w:t>
      </w:r>
      <w:r>
        <w:t>m</w:t>
      </w:r>
      <w:r w:rsidRPr="007D481C">
        <w:t xml:space="preserve"> ser envolvidos no planejamento da auditoria, incluindo o planejamento e a participação na discussão entre os membros da equipe de trabalho (</w:t>
      </w:r>
      <w:commentRangeStart w:id="104"/>
      <w:r>
        <w:t>ver item A4</w:t>
      </w:r>
      <w:commentRangeEnd w:id="104"/>
      <w:r>
        <w:rPr>
          <w:rStyle w:val="Refdecomentrio"/>
        </w:rPr>
        <w:commentReference w:id="104"/>
      </w:r>
      <w:r w:rsidRPr="007D481C">
        <w:t>)</w:t>
      </w:r>
      <w:r>
        <w:t>.</w:t>
      </w:r>
    </w:p>
    <w:p w14:paraId="20B7BE1E" w14:textId="77777777" w:rsidR="002A7EB0" w:rsidRDefault="002A7EB0" w:rsidP="002A7EB0">
      <w:pPr>
        <w:autoSpaceDE w:val="0"/>
        <w:autoSpaceDN w:val="0"/>
        <w:adjustRightInd w:val="0"/>
        <w:jc w:val="both"/>
        <w:rPr>
          <w:b/>
          <w:bCs/>
        </w:rPr>
      </w:pPr>
    </w:p>
    <w:p w14:paraId="440547BC" w14:textId="77777777" w:rsidR="002A7EB0" w:rsidRDefault="002A7EB0" w:rsidP="002A7EB0">
      <w:pPr>
        <w:autoSpaceDE w:val="0"/>
        <w:autoSpaceDN w:val="0"/>
        <w:adjustRightInd w:val="0"/>
        <w:jc w:val="both"/>
        <w:rPr>
          <w:b/>
          <w:bCs/>
        </w:rPr>
      </w:pPr>
      <w:r w:rsidRPr="007D481C">
        <w:rPr>
          <w:b/>
          <w:bCs/>
        </w:rPr>
        <w:t>Atividades preliminares do trabalho de auditoria</w:t>
      </w:r>
    </w:p>
    <w:p w14:paraId="199DD20A" w14:textId="77777777" w:rsidR="002A7EB0" w:rsidRPr="007D481C" w:rsidRDefault="002A7EB0" w:rsidP="002A7EB0">
      <w:pPr>
        <w:autoSpaceDE w:val="0"/>
        <w:autoSpaceDN w:val="0"/>
        <w:adjustRightInd w:val="0"/>
        <w:jc w:val="both"/>
        <w:rPr>
          <w:b/>
          <w:bCs/>
        </w:rPr>
      </w:pPr>
    </w:p>
    <w:p w14:paraId="568F7BD5" w14:textId="77777777" w:rsidR="002A7EB0" w:rsidRDefault="002A7EB0">
      <w:pPr>
        <w:numPr>
          <w:ilvl w:val="0"/>
          <w:numId w:val="129"/>
        </w:numPr>
        <w:tabs>
          <w:tab w:val="clear" w:pos="720"/>
          <w:tab w:val="num" w:pos="567"/>
        </w:tabs>
        <w:autoSpaceDE w:val="0"/>
        <w:autoSpaceDN w:val="0"/>
        <w:adjustRightInd w:val="0"/>
        <w:spacing w:after="120" w:line="240" w:lineRule="auto"/>
        <w:ind w:left="567" w:hanging="567"/>
        <w:jc w:val="both"/>
      </w:pPr>
      <w:r w:rsidRPr="007D481C">
        <w:t xml:space="preserve">O auditor deve realizar as seguintes atividades no </w:t>
      </w:r>
      <w:r w:rsidRPr="004929C2">
        <w:rPr>
          <w:highlight w:val="yellow"/>
        </w:rPr>
        <w:t>início</w:t>
      </w:r>
      <w:r w:rsidRPr="007D481C">
        <w:t xml:space="preserve"> do trabalho de auditoria corrente:</w:t>
      </w:r>
    </w:p>
    <w:p w14:paraId="598E8F0B" w14:textId="77777777" w:rsidR="002A7EB0" w:rsidRPr="007D481C" w:rsidRDefault="002A7EB0" w:rsidP="002A7EB0">
      <w:pPr>
        <w:autoSpaceDE w:val="0"/>
        <w:autoSpaceDN w:val="0"/>
        <w:adjustRightInd w:val="0"/>
        <w:spacing w:after="120"/>
        <w:ind w:left="993" w:hanging="426"/>
        <w:jc w:val="both"/>
      </w:pPr>
      <w:r w:rsidRPr="007D481C">
        <w:t xml:space="preserve">(a) </w:t>
      </w:r>
      <w:r>
        <w:tab/>
        <w:t>r</w:t>
      </w:r>
      <w:r w:rsidRPr="007D481C">
        <w:t xml:space="preserve">ealizar os procedimentos exigidos pela </w:t>
      </w:r>
      <w:r w:rsidRPr="004929C2">
        <w:rPr>
          <w:highlight w:val="yellow"/>
        </w:rPr>
        <w:t>NBC TA 220</w:t>
      </w:r>
      <w:r>
        <w:t xml:space="preserve"> – </w:t>
      </w:r>
      <w:r w:rsidRPr="001C5EA9">
        <w:t xml:space="preserve">Controle de </w:t>
      </w:r>
      <w:r>
        <w:t>Q</w:t>
      </w:r>
      <w:r w:rsidRPr="001C5EA9">
        <w:t>ualidade d</w:t>
      </w:r>
      <w:r>
        <w:t>a A</w:t>
      </w:r>
      <w:r w:rsidRPr="001C5EA9">
        <w:t xml:space="preserve">uditoria de </w:t>
      </w:r>
      <w:r>
        <w:t>D</w:t>
      </w:r>
      <w:r w:rsidRPr="001C5EA9">
        <w:t xml:space="preserve">emonstrações </w:t>
      </w:r>
      <w:r>
        <w:t>C</w:t>
      </w:r>
      <w:r w:rsidRPr="001C5EA9">
        <w:t>ontábeis</w:t>
      </w:r>
      <w:r>
        <w:t>, itens 12 e 13;</w:t>
      </w:r>
    </w:p>
    <w:p w14:paraId="4D126BB7" w14:textId="77777777" w:rsidR="002A7EB0" w:rsidRPr="007D481C" w:rsidRDefault="002A7EB0" w:rsidP="002A7EB0">
      <w:pPr>
        <w:autoSpaceDE w:val="0"/>
        <w:autoSpaceDN w:val="0"/>
        <w:adjustRightInd w:val="0"/>
        <w:spacing w:after="120"/>
        <w:ind w:left="993" w:hanging="426"/>
        <w:jc w:val="both"/>
      </w:pPr>
      <w:r w:rsidRPr="007D481C">
        <w:t xml:space="preserve">(b) </w:t>
      </w:r>
      <w:r>
        <w:tab/>
        <w:t>a</w:t>
      </w:r>
      <w:r w:rsidRPr="007D481C">
        <w:t xml:space="preserve">valiação da conformidade com os requisitos éticos, inclusive </w:t>
      </w:r>
      <w:r w:rsidRPr="004929C2">
        <w:rPr>
          <w:highlight w:val="yellow"/>
        </w:rPr>
        <w:t>independência</w:t>
      </w:r>
      <w:r w:rsidRPr="007D481C">
        <w:t>, conforme exigido pela NBC TA 220</w:t>
      </w:r>
      <w:r>
        <w:t>, itens 9 a 11</w:t>
      </w:r>
      <w:r w:rsidRPr="007D481C">
        <w:t>; e</w:t>
      </w:r>
    </w:p>
    <w:p w14:paraId="56BB39B3" w14:textId="77777777" w:rsidR="002A7EB0" w:rsidRDefault="002A7EB0" w:rsidP="002A7EB0">
      <w:pPr>
        <w:autoSpaceDE w:val="0"/>
        <w:autoSpaceDN w:val="0"/>
        <w:adjustRightInd w:val="0"/>
        <w:ind w:left="993" w:hanging="426"/>
        <w:jc w:val="both"/>
      </w:pPr>
      <w:r w:rsidRPr="007D481C">
        <w:t xml:space="preserve">(c) </w:t>
      </w:r>
      <w:r>
        <w:tab/>
        <w:t>e</w:t>
      </w:r>
      <w:r w:rsidRPr="007D481C">
        <w:t xml:space="preserve">stabelecimento do entendimento dos termos do trabalho, conforme exigido pela </w:t>
      </w:r>
      <w:r w:rsidRPr="00083C37">
        <w:rPr>
          <w:highlight w:val="yellow"/>
        </w:rPr>
        <w:t>NBC TA 210</w:t>
      </w:r>
      <w:r>
        <w:t xml:space="preserve"> – </w:t>
      </w:r>
      <w:r w:rsidRPr="007D481C">
        <w:t>Concor</w:t>
      </w:r>
      <w:r>
        <w:t xml:space="preserve">dância com </w:t>
      </w:r>
      <w:r w:rsidRPr="007D481C">
        <w:t xml:space="preserve">os </w:t>
      </w:r>
      <w:r>
        <w:t>T</w:t>
      </w:r>
      <w:r w:rsidRPr="007D481C">
        <w:t xml:space="preserve">ermos </w:t>
      </w:r>
      <w:r>
        <w:t>do T</w:t>
      </w:r>
      <w:r w:rsidRPr="007D481C">
        <w:t xml:space="preserve">rabalho de </w:t>
      </w:r>
      <w:r>
        <w:t>A</w:t>
      </w:r>
      <w:r w:rsidRPr="007D481C">
        <w:t>uditoria</w:t>
      </w:r>
      <w:r>
        <w:t>, itens 9 a 13</w:t>
      </w:r>
      <w:r w:rsidRPr="007D481C">
        <w:t xml:space="preserve"> (</w:t>
      </w:r>
      <w:r>
        <w:t>ver itens A5</w:t>
      </w:r>
      <w:r w:rsidRPr="007D481C">
        <w:t xml:space="preserve"> a A</w:t>
      </w:r>
      <w:r>
        <w:t>7</w:t>
      </w:r>
      <w:r w:rsidRPr="007D481C">
        <w:t>)</w:t>
      </w:r>
      <w:r>
        <w:t>.</w:t>
      </w:r>
    </w:p>
    <w:p w14:paraId="67A16948" w14:textId="77777777" w:rsidR="002A7EB0" w:rsidRPr="007D481C" w:rsidRDefault="002A7EB0" w:rsidP="002A7EB0">
      <w:pPr>
        <w:autoSpaceDE w:val="0"/>
        <w:autoSpaceDN w:val="0"/>
        <w:adjustRightInd w:val="0"/>
        <w:jc w:val="both"/>
      </w:pPr>
    </w:p>
    <w:p w14:paraId="3650E685" w14:textId="77777777" w:rsidR="002A7EB0" w:rsidRDefault="002A7EB0" w:rsidP="002A7EB0">
      <w:pPr>
        <w:autoSpaceDE w:val="0"/>
        <w:autoSpaceDN w:val="0"/>
        <w:adjustRightInd w:val="0"/>
        <w:jc w:val="both"/>
        <w:rPr>
          <w:b/>
          <w:bCs/>
        </w:rPr>
      </w:pPr>
      <w:r w:rsidRPr="007D481C">
        <w:rPr>
          <w:b/>
          <w:bCs/>
        </w:rPr>
        <w:t>Atividades de planejamento</w:t>
      </w:r>
    </w:p>
    <w:p w14:paraId="58A83D5A" w14:textId="77777777" w:rsidR="002A7EB0" w:rsidRPr="007D481C" w:rsidRDefault="002A7EB0" w:rsidP="002A7EB0">
      <w:pPr>
        <w:autoSpaceDE w:val="0"/>
        <w:autoSpaceDN w:val="0"/>
        <w:adjustRightInd w:val="0"/>
        <w:jc w:val="both"/>
        <w:rPr>
          <w:b/>
          <w:bCs/>
        </w:rPr>
      </w:pPr>
    </w:p>
    <w:p w14:paraId="49469902"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 xml:space="preserve">O auditor deve estabelecer uma estratégia global de auditoria que defina o </w:t>
      </w:r>
      <w:r w:rsidRPr="00083C37">
        <w:rPr>
          <w:highlight w:val="yellow"/>
        </w:rPr>
        <w:t>alcance, a época e a direção da auditoria</w:t>
      </w:r>
      <w:r w:rsidRPr="007D481C">
        <w:t xml:space="preserve">, para orientar o desenvolvimento do </w:t>
      </w:r>
      <w:r w:rsidRPr="00083C37">
        <w:rPr>
          <w:highlight w:val="cyan"/>
        </w:rPr>
        <w:t>plano de auditoria</w:t>
      </w:r>
      <w:r w:rsidRPr="007D481C">
        <w:t>.</w:t>
      </w:r>
    </w:p>
    <w:p w14:paraId="3468D079" w14:textId="77777777" w:rsidR="002A7EB0" w:rsidRPr="007D481C" w:rsidRDefault="002A7EB0" w:rsidP="002A7EB0">
      <w:pPr>
        <w:autoSpaceDE w:val="0"/>
        <w:autoSpaceDN w:val="0"/>
        <w:adjustRightInd w:val="0"/>
        <w:ind w:left="567"/>
        <w:jc w:val="both"/>
      </w:pPr>
    </w:p>
    <w:p w14:paraId="34127744" w14:textId="77777777" w:rsidR="002A7EB0" w:rsidRPr="00083C37" w:rsidRDefault="002A7EB0">
      <w:pPr>
        <w:numPr>
          <w:ilvl w:val="0"/>
          <w:numId w:val="129"/>
        </w:numPr>
        <w:tabs>
          <w:tab w:val="clear" w:pos="720"/>
          <w:tab w:val="num" w:pos="567"/>
        </w:tabs>
        <w:autoSpaceDE w:val="0"/>
        <w:autoSpaceDN w:val="0"/>
        <w:adjustRightInd w:val="0"/>
        <w:spacing w:after="120" w:line="240" w:lineRule="auto"/>
        <w:ind w:left="567" w:hanging="567"/>
        <w:jc w:val="both"/>
        <w:rPr>
          <w:highlight w:val="red"/>
        </w:rPr>
      </w:pPr>
      <w:r w:rsidRPr="00083C37">
        <w:rPr>
          <w:highlight w:val="red"/>
        </w:rPr>
        <w:t>Ao definir a estratégia global, o auditor deve:</w:t>
      </w:r>
    </w:p>
    <w:p w14:paraId="43764637" w14:textId="77777777" w:rsidR="002A7EB0" w:rsidRDefault="002A7EB0" w:rsidP="002A7EB0">
      <w:pPr>
        <w:autoSpaceDE w:val="0"/>
        <w:autoSpaceDN w:val="0"/>
        <w:adjustRightInd w:val="0"/>
        <w:spacing w:after="120"/>
        <w:ind w:left="993" w:hanging="426"/>
        <w:jc w:val="both"/>
      </w:pPr>
      <w:r w:rsidRPr="007D481C">
        <w:t xml:space="preserve">(a) </w:t>
      </w:r>
      <w:r>
        <w:tab/>
      </w:r>
      <w:r w:rsidRPr="007D481C">
        <w:t xml:space="preserve">identificar as características do trabalho para definir o seu </w:t>
      </w:r>
      <w:r w:rsidRPr="00083C37">
        <w:rPr>
          <w:highlight w:val="yellow"/>
        </w:rPr>
        <w:t>alcance</w:t>
      </w:r>
      <w:r w:rsidRPr="007D481C">
        <w:t>;</w:t>
      </w:r>
    </w:p>
    <w:p w14:paraId="2B709601" w14:textId="77777777" w:rsidR="002A7EB0" w:rsidRPr="007D481C" w:rsidRDefault="002A7EB0" w:rsidP="002A7EB0">
      <w:pPr>
        <w:autoSpaceDE w:val="0"/>
        <w:autoSpaceDN w:val="0"/>
        <w:adjustRightInd w:val="0"/>
        <w:spacing w:after="120"/>
        <w:ind w:left="993" w:hanging="426"/>
        <w:jc w:val="both"/>
      </w:pPr>
      <w:r w:rsidRPr="007E5D2B">
        <w:rPr>
          <w:highlight w:val="green"/>
        </w:rPr>
        <w:t xml:space="preserve">Demonstrações financeiras </w:t>
      </w:r>
      <w:r w:rsidRPr="00DB26E0">
        <w:rPr>
          <w:b/>
          <w:bCs/>
          <w:highlight w:val="green"/>
        </w:rPr>
        <w:t>individuais</w:t>
      </w:r>
      <w:r w:rsidRPr="007E5D2B">
        <w:rPr>
          <w:highlight w:val="green"/>
        </w:rPr>
        <w:t xml:space="preserve"> e </w:t>
      </w:r>
      <w:r w:rsidRPr="00DB26E0">
        <w:rPr>
          <w:b/>
          <w:bCs/>
          <w:highlight w:val="green"/>
        </w:rPr>
        <w:t>consolidadas</w:t>
      </w:r>
      <w:r w:rsidRPr="007E5D2B">
        <w:rPr>
          <w:highlight w:val="green"/>
        </w:rPr>
        <w:t xml:space="preserve"> da WEG S.A. ³Companhia´</w:t>
      </w:r>
      <w:r w:rsidRPr="007E5D2B">
        <w:rPr>
          <w:highlight w:val="green"/>
        </w:rPr>
        <w:separator/>
      </w:r>
      <w:r w:rsidRPr="007E5D2B">
        <w:rPr>
          <w:highlight w:val="green"/>
        </w:rPr>
        <w:t xml:space="preserve">identificadas como controladora e consolidado, respectivamente, que compreendem o balanço patrimonial </w:t>
      </w:r>
      <w:r w:rsidRPr="00DB26E0">
        <w:rPr>
          <w:b/>
          <w:bCs/>
          <w:highlight w:val="green"/>
        </w:rPr>
        <w:t>em 31 de dezembro de 2020</w:t>
      </w:r>
      <w:r w:rsidRPr="007E5D2B">
        <w:rPr>
          <w:highlight w:val="green"/>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p>
    <w:p w14:paraId="19377F07" w14:textId="77777777" w:rsidR="002A7EB0" w:rsidRDefault="002A7EB0" w:rsidP="002A7EB0">
      <w:pPr>
        <w:autoSpaceDE w:val="0"/>
        <w:autoSpaceDN w:val="0"/>
        <w:adjustRightInd w:val="0"/>
        <w:spacing w:after="120"/>
        <w:ind w:left="993" w:hanging="426"/>
        <w:jc w:val="both"/>
      </w:pPr>
      <w:r w:rsidRPr="007D481C">
        <w:t xml:space="preserve">(b) </w:t>
      </w:r>
      <w:r>
        <w:tab/>
      </w:r>
      <w:r w:rsidRPr="007D481C">
        <w:t xml:space="preserve">definir os </w:t>
      </w:r>
      <w:r w:rsidRPr="007E5D2B">
        <w:rPr>
          <w:highlight w:val="green"/>
        </w:rPr>
        <w:t>objetivos</w:t>
      </w:r>
      <w:r w:rsidRPr="007D481C">
        <w:t xml:space="preserve"> do relatório do trabalho de forma a planejar a </w:t>
      </w:r>
      <w:r w:rsidRPr="00083C37">
        <w:rPr>
          <w:highlight w:val="yellow"/>
        </w:rPr>
        <w:t>época da auditoria</w:t>
      </w:r>
      <w:r w:rsidRPr="007D481C">
        <w:t xml:space="preserve"> e a natureza das comunicações requeridas;</w:t>
      </w:r>
    </w:p>
    <w:p w14:paraId="01110125" w14:textId="77777777" w:rsidR="002A7EB0" w:rsidRDefault="002A7EB0" w:rsidP="002A7EB0">
      <w:pPr>
        <w:autoSpaceDE w:val="0"/>
        <w:autoSpaceDN w:val="0"/>
        <w:adjustRightInd w:val="0"/>
        <w:spacing w:after="120"/>
        <w:ind w:left="993" w:hanging="426"/>
        <w:jc w:val="both"/>
        <w:rPr>
          <w:rStyle w:val="fontstyle01"/>
        </w:rPr>
      </w:pPr>
      <w:r w:rsidRPr="007E5D2B">
        <w:rPr>
          <w:rStyle w:val="fontstyle01"/>
          <w:highlight w:val="green"/>
        </w:rPr>
        <w:t>Nossos objetivos são obter segurança razoável de que as demonstrações financeiras individuais e consolidadas, tomadas em conjunto, estão livres de distorção relevante, independentemente se causada por fraude ou erro, e emitir relatório de auditoria contendo nossa opinião. Segurança razoável é um alto nível de segurança, mas não uma garantia de que a auditoria realizada de acordo com as normas brasileiras e internacionais de auditoria sempre detecta as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financeiras.</w:t>
      </w:r>
    </w:p>
    <w:p w14:paraId="04659481" w14:textId="77777777" w:rsidR="002A7EB0" w:rsidRPr="002F56FF" w:rsidRDefault="002A7EB0" w:rsidP="002A7EB0">
      <w:pPr>
        <w:autoSpaceDE w:val="0"/>
        <w:autoSpaceDN w:val="0"/>
        <w:adjustRightInd w:val="0"/>
        <w:spacing w:after="120"/>
        <w:ind w:left="993" w:hanging="426"/>
        <w:jc w:val="both"/>
        <w:rPr>
          <w:rStyle w:val="fontstyle01"/>
          <w:highlight w:val="green"/>
        </w:rPr>
      </w:pPr>
      <w:r w:rsidRPr="002F56FF">
        <w:rPr>
          <w:rStyle w:val="fontstyle01"/>
          <w:highlight w:val="green"/>
        </w:rPr>
        <w:t>Época</w:t>
      </w:r>
    </w:p>
    <w:p w14:paraId="47FEC4D9" w14:textId="77777777" w:rsidR="002A7EB0" w:rsidRPr="002F56FF" w:rsidRDefault="002A7EB0" w:rsidP="002A7EB0">
      <w:pPr>
        <w:autoSpaceDE w:val="0"/>
        <w:autoSpaceDN w:val="0"/>
        <w:adjustRightInd w:val="0"/>
        <w:spacing w:after="120"/>
        <w:ind w:left="993" w:hanging="426"/>
        <w:jc w:val="both"/>
        <w:rPr>
          <w:rStyle w:val="fontstyle01"/>
          <w:highlight w:val="green"/>
        </w:rPr>
      </w:pPr>
      <w:r w:rsidRPr="002F56FF">
        <w:rPr>
          <w:rStyle w:val="fontstyle01"/>
          <w:highlight w:val="green"/>
        </w:rPr>
        <w:t>Inicou os procedimentos em 2020 (não há clareza nas demonstrações da Weg_2020 quando exatamente iniciou o trabalho de auditoria) e, considerando que a data do relatório é de 23 de fevereiro de 2021, de acordo com o parágrafo de aplicação A2, o planejamento da auditoria seguinte, ou seja, de 2021, já pode iniciar logo após essa data.</w:t>
      </w:r>
    </w:p>
    <w:p w14:paraId="13D28FB6" w14:textId="77777777" w:rsidR="002A7EB0" w:rsidRPr="002F56FF" w:rsidRDefault="002A7EB0" w:rsidP="002A7EB0">
      <w:pPr>
        <w:autoSpaceDE w:val="0"/>
        <w:autoSpaceDN w:val="0"/>
        <w:adjustRightInd w:val="0"/>
        <w:spacing w:after="120"/>
        <w:ind w:left="993" w:hanging="426"/>
        <w:jc w:val="both"/>
        <w:rPr>
          <w:rStyle w:val="fontstyle01"/>
          <w:highlight w:val="green"/>
        </w:rPr>
      </w:pPr>
      <w:r w:rsidRPr="002F56FF">
        <w:rPr>
          <w:rStyle w:val="fontstyle01"/>
          <w:highlight w:val="green"/>
        </w:rPr>
        <w:t>Natureza</w:t>
      </w:r>
    </w:p>
    <w:p w14:paraId="0FDFE94D" w14:textId="77777777" w:rsidR="002A7EB0" w:rsidRPr="007D481C" w:rsidRDefault="002A7EB0" w:rsidP="002A7EB0">
      <w:pPr>
        <w:autoSpaceDE w:val="0"/>
        <w:autoSpaceDN w:val="0"/>
        <w:adjustRightInd w:val="0"/>
        <w:spacing w:after="120"/>
        <w:ind w:left="993" w:hanging="426"/>
        <w:jc w:val="both"/>
      </w:pPr>
    </w:p>
    <w:p w14:paraId="1C05DA95" w14:textId="77777777" w:rsidR="002A7EB0" w:rsidRPr="007D481C" w:rsidRDefault="002A7EB0" w:rsidP="002A7EB0">
      <w:pPr>
        <w:autoSpaceDE w:val="0"/>
        <w:autoSpaceDN w:val="0"/>
        <w:adjustRightInd w:val="0"/>
        <w:spacing w:after="120"/>
        <w:ind w:left="993" w:hanging="426"/>
        <w:jc w:val="both"/>
      </w:pPr>
      <w:r w:rsidRPr="007D481C">
        <w:t xml:space="preserve">(c) </w:t>
      </w:r>
      <w:r>
        <w:tab/>
      </w:r>
      <w:r w:rsidRPr="007D481C">
        <w:t xml:space="preserve">considerar os fatores que no julgamento profissional do auditor </w:t>
      </w:r>
      <w:r w:rsidRPr="00083C37">
        <w:rPr>
          <w:highlight w:val="yellow"/>
        </w:rPr>
        <w:t>são significativos</w:t>
      </w:r>
      <w:r w:rsidRPr="007D481C">
        <w:t xml:space="preserve"> para orientar os esforços da equipe do trabalho;</w:t>
      </w:r>
    </w:p>
    <w:p w14:paraId="279F5508" w14:textId="77777777" w:rsidR="002A7EB0" w:rsidRPr="007D481C" w:rsidRDefault="002A7EB0" w:rsidP="002A7EB0">
      <w:pPr>
        <w:autoSpaceDE w:val="0"/>
        <w:autoSpaceDN w:val="0"/>
        <w:adjustRightInd w:val="0"/>
        <w:spacing w:after="120"/>
        <w:ind w:left="993" w:hanging="426"/>
        <w:jc w:val="both"/>
      </w:pPr>
      <w:r w:rsidRPr="007D481C">
        <w:t xml:space="preserve">(d) </w:t>
      </w:r>
      <w:r>
        <w:tab/>
      </w:r>
      <w:r w:rsidRPr="007D481C">
        <w:t xml:space="preserve">considerar os resultados das atividades </w:t>
      </w:r>
      <w:r w:rsidRPr="00083C37">
        <w:rPr>
          <w:highlight w:val="yellow"/>
        </w:rPr>
        <w:t>preliminares</w:t>
      </w:r>
      <w:r w:rsidRPr="007D481C">
        <w:t xml:space="preserve"> do trabalho de auditoria e, quando aplicável, se é relevante o conhecimento obtido em outros trabalhos realizados pelo sócio do trabalho para a entidade; e</w:t>
      </w:r>
    </w:p>
    <w:p w14:paraId="268DD1A6" w14:textId="77777777" w:rsidR="002A7EB0" w:rsidRDefault="002A7EB0" w:rsidP="002A7EB0">
      <w:pPr>
        <w:autoSpaceDE w:val="0"/>
        <w:autoSpaceDN w:val="0"/>
        <w:adjustRightInd w:val="0"/>
        <w:ind w:left="993" w:hanging="426"/>
        <w:jc w:val="both"/>
      </w:pPr>
      <w:r w:rsidRPr="007D481C">
        <w:t xml:space="preserve">(e) </w:t>
      </w:r>
      <w:r>
        <w:tab/>
      </w:r>
      <w:r w:rsidRPr="007D481C">
        <w:t xml:space="preserve">determinar a </w:t>
      </w:r>
      <w:r w:rsidRPr="00083C37">
        <w:rPr>
          <w:highlight w:val="yellow"/>
        </w:rPr>
        <w:t>natureza, a época e a extensão</w:t>
      </w:r>
      <w:r w:rsidRPr="007D481C">
        <w:t xml:space="preserve"> dos recursos necessários para realizar o trabalho (</w:t>
      </w:r>
      <w:r>
        <w:t xml:space="preserve">ver itens A8 a </w:t>
      </w:r>
      <w:r w:rsidRPr="007D481C">
        <w:t>A1</w:t>
      </w:r>
      <w:r>
        <w:t>1</w:t>
      </w:r>
      <w:r w:rsidRPr="007D481C">
        <w:t>)</w:t>
      </w:r>
      <w:r>
        <w:t>.</w:t>
      </w:r>
    </w:p>
    <w:p w14:paraId="29B09A8F" w14:textId="77777777" w:rsidR="002A7EB0" w:rsidRPr="007D481C" w:rsidRDefault="002A7EB0" w:rsidP="002A7EB0">
      <w:pPr>
        <w:autoSpaceDE w:val="0"/>
        <w:autoSpaceDN w:val="0"/>
        <w:adjustRightInd w:val="0"/>
        <w:jc w:val="both"/>
      </w:pPr>
    </w:p>
    <w:p w14:paraId="77261DD6" w14:textId="77777777" w:rsidR="002A7EB0" w:rsidRPr="00083C37" w:rsidRDefault="002A7EB0">
      <w:pPr>
        <w:numPr>
          <w:ilvl w:val="0"/>
          <w:numId w:val="129"/>
        </w:numPr>
        <w:tabs>
          <w:tab w:val="clear" w:pos="720"/>
          <w:tab w:val="num" w:pos="567"/>
        </w:tabs>
        <w:autoSpaceDE w:val="0"/>
        <w:autoSpaceDN w:val="0"/>
        <w:adjustRightInd w:val="0"/>
        <w:spacing w:after="120" w:line="240" w:lineRule="auto"/>
        <w:ind w:left="567" w:hanging="567"/>
        <w:jc w:val="both"/>
        <w:rPr>
          <w:highlight w:val="red"/>
        </w:rPr>
      </w:pPr>
      <w:r w:rsidRPr="00083C37">
        <w:rPr>
          <w:highlight w:val="red"/>
        </w:rPr>
        <w:t>O auditor deve desenvolver o plano de auditoria, que deve incluir a descrição de:</w:t>
      </w:r>
    </w:p>
    <w:p w14:paraId="0C539C4C" w14:textId="77777777" w:rsidR="002A7EB0" w:rsidRDefault="002A7EB0" w:rsidP="002A7EB0">
      <w:pPr>
        <w:autoSpaceDE w:val="0"/>
        <w:autoSpaceDN w:val="0"/>
        <w:adjustRightInd w:val="0"/>
        <w:spacing w:after="120"/>
        <w:ind w:left="993" w:hanging="426"/>
        <w:jc w:val="both"/>
      </w:pPr>
      <w:r w:rsidRPr="007D481C">
        <w:t xml:space="preserve">(a) </w:t>
      </w:r>
      <w:r>
        <w:tab/>
        <w:t>a</w:t>
      </w:r>
      <w:r w:rsidRPr="007D481C">
        <w:t xml:space="preserve"> </w:t>
      </w:r>
      <w:r w:rsidRPr="00FA40C6">
        <w:rPr>
          <w:highlight w:val="yellow"/>
        </w:rPr>
        <w:t>natureza, a época e a extensão</w:t>
      </w:r>
      <w:r w:rsidRPr="007D481C">
        <w:t xml:space="preserve"> dos procedimentos planejados de </w:t>
      </w:r>
      <w:r w:rsidRPr="00FA40C6">
        <w:rPr>
          <w:highlight w:val="yellow"/>
        </w:rPr>
        <w:t>avaliação de risco</w:t>
      </w:r>
      <w:r w:rsidRPr="007D481C">
        <w:t xml:space="preserve">, conforme estabelecido na </w:t>
      </w:r>
      <w:r w:rsidRPr="00FA40C6">
        <w:rPr>
          <w:highlight w:val="yellow"/>
        </w:rPr>
        <w:t>NBC TA 315</w:t>
      </w:r>
      <w:r>
        <w:t xml:space="preserve"> – </w:t>
      </w:r>
      <w:r w:rsidRPr="007D481C">
        <w:t xml:space="preserve">Identificação e Avaliação dos Riscos de Distorção Relevante por meio do </w:t>
      </w:r>
      <w:r w:rsidRPr="00FA40C6">
        <w:rPr>
          <w:highlight w:val="yellow"/>
        </w:rPr>
        <w:t>Entendimento da Entidade e de seu Ambiente</w:t>
      </w:r>
      <w:r>
        <w:t>;</w:t>
      </w:r>
    </w:p>
    <w:p w14:paraId="7E9FC554" w14:textId="77777777" w:rsidR="002A7EB0" w:rsidRPr="000F4173" w:rsidRDefault="002A7EB0" w:rsidP="002A7EB0">
      <w:pPr>
        <w:autoSpaceDE w:val="0"/>
        <w:autoSpaceDN w:val="0"/>
        <w:adjustRightInd w:val="0"/>
        <w:spacing w:after="120"/>
        <w:ind w:left="993" w:hanging="426"/>
        <w:jc w:val="both"/>
        <w:rPr>
          <w:rStyle w:val="fontstyle01"/>
          <w:highlight w:val="green"/>
        </w:rPr>
      </w:pPr>
      <w:r w:rsidRPr="000F4173">
        <w:rPr>
          <w:rStyle w:val="fontstyle01"/>
          <w:highlight w:val="green"/>
        </w:rPr>
        <w:t>Natureza</w:t>
      </w:r>
    </w:p>
    <w:p w14:paraId="526230C9"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Auditoria baseada em riscos:</w:t>
      </w:r>
    </w:p>
    <w:p w14:paraId="1BF65FDF"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 xml:space="preserve">Risco relevante nas contas do Passivo Circulante – Provisões. </w:t>
      </w:r>
    </w:p>
    <w:p w14:paraId="55C8A11D"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 xml:space="preserve">Procedimento: </w:t>
      </w:r>
    </w:p>
    <w:p w14:paraId="0CD9AABB"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Procedimento Analítico dessas contas: Época – setembro a novembro de 2020.</w:t>
      </w:r>
    </w:p>
    <w:p w14:paraId="15778F91"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Extensão – aprofundar a origem das provisões, o montante, o percentual, como foram realizadas, movimentações, circularização com os tribunais que sediam os processos judiciais que a Weg é parte.</w:t>
      </w:r>
    </w:p>
    <w:p w14:paraId="26CB7A08"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Provisões: Total 4.730.</w:t>
      </w:r>
    </w:p>
    <w:p w14:paraId="67153BE7"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A.1 – Considerando o montante o objeto, é necessário solicitar a documentação (inspeção documental – procedimento previsto na NBC TA 500) referente a esse(s) processo(s) judiciais que resultaram na contabilização desse passivo (provisão). Época: agosto (comunicação à administração/responsáveis pela governança)</w:t>
      </w:r>
    </w:p>
    <w:p w14:paraId="34A7F332" w14:textId="77777777" w:rsidR="002A7EB0" w:rsidRPr="000F4173" w:rsidRDefault="002A7EB0" w:rsidP="002A7EB0">
      <w:pPr>
        <w:autoSpaceDE w:val="0"/>
        <w:autoSpaceDN w:val="0"/>
        <w:adjustRightInd w:val="0"/>
        <w:spacing w:after="120"/>
        <w:ind w:left="993" w:hanging="426"/>
        <w:jc w:val="both"/>
        <w:rPr>
          <w:highlight w:val="green"/>
        </w:rPr>
      </w:pPr>
      <w:r w:rsidRPr="000F4173">
        <w:rPr>
          <w:highlight w:val="green"/>
        </w:rPr>
        <w:t>a.2 Em quais anos esses...</w:t>
      </w:r>
    </w:p>
    <w:p w14:paraId="2A299CAF" w14:textId="77777777" w:rsidR="002A7EB0" w:rsidRDefault="002A7EB0" w:rsidP="002A7EB0">
      <w:pPr>
        <w:autoSpaceDE w:val="0"/>
        <w:autoSpaceDN w:val="0"/>
        <w:adjustRightInd w:val="0"/>
        <w:spacing w:after="120"/>
        <w:ind w:left="993" w:hanging="426"/>
        <w:jc w:val="both"/>
      </w:pPr>
      <w:r w:rsidRPr="000F4173">
        <w:rPr>
          <w:highlight w:val="green"/>
        </w:rPr>
        <w:t>Participações societárias – Gabriel (se vira)...</w:t>
      </w:r>
    </w:p>
    <w:p w14:paraId="196C9F0C" w14:textId="77777777" w:rsidR="002A7EB0" w:rsidRPr="007D481C" w:rsidRDefault="002A7EB0" w:rsidP="002A7EB0">
      <w:pPr>
        <w:autoSpaceDE w:val="0"/>
        <w:autoSpaceDN w:val="0"/>
        <w:adjustRightInd w:val="0"/>
        <w:spacing w:after="120"/>
        <w:ind w:left="993" w:hanging="426"/>
        <w:jc w:val="both"/>
      </w:pPr>
    </w:p>
    <w:p w14:paraId="771E4F0C" w14:textId="77777777" w:rsidR="002A7EB0" w:rsidRPr="007D481C" w:rsidRDefault="002A7EB0" w:rsidP="002A7EB0">
      <w:pPr>
        <w:autoSpaceDE w:val="0"/>
        <w:autoSpaceDN w:val="0"/>
        <w:adjustRightInd w:val="0"/>
        <w:spacing w:after="120"/>
        <w:ind w:left="993" w:hanging="426"/>
        <w:jc w:val="both"/>
      </w:pPr>
      <w:r w:rsidRPr="007D481C">
        <w:t xml:space="preserve">(b) </w:t>
      </w:r>
      <w:r>
        <w:tab/>
        <w:t>a</w:t>
      </w:r>
      <w:r w:rsidRPr="007D481C">
        <w:t xml:space="preserve"> natureza, </w:t>
      </w:r>
      <w:r>
        <w:t xml:space="preserve">a </w:t>
      </w:r>
      <w:r w:rsidRPr="007D481C">
        <w:t xml:space="preserve">época e </w:t>
      </w:r>
      <w:r>
        <w:t xml:space="preserve">a </w:t>
      </w:r>
      <w:r w:rsidRPr="007D481C">
        <w:t xml:space="preserve">extensão dos </w:t>
      </w:r>
      <w:r w:rsidRPr="00FA40C6">
        <w:rPr>
          <w:highlight w:val="yellow"/>
        </w:rPr>
        <w:t>procedimentos adicionais</w:t>
      </w:r>
      <w:r w:rsidRPr="007D481C">
        <w:t xml:space="preserve"> de auditoria planejados no nível de afirmação, conforme previsto na </w:t>
      </w:r>
      <w:r w:rsidRPr="00FA40C6">
        <w:rPr>
          <w:highlight w:val="yellow"/>
        </w:rPr>
        <w:t>NBC TA 330</w:t>
      </w:r>
      <w:r>
        <w:t xml:space="preserve"> – </w:t>
      </w:r>
      <w:r w:rsidRPr="007D481C">
        <w:t>Resposta do Auditor ao</w:t>
      </w:r>
      <w:r>
        <w:t>s</w:t>
      </w:r>
      <w:r w:rsidRPr="007D481C">
        <w:t xml:space="preserve"> Risco</w:t>
      </w:r>
      <w:r>
        <w:t>s</w:t>
      </w:r>
      <w:r w:rsidRPr="007D481C">
        <w:t xml:space="preserve"> Avaliado</w:t>
      </w:r>
      <w:r>
        <w:t>s;</w:t>
      </w:r>
    </w:p>
    <w:p w14:paraId="60CB6855" w14:textId="77777777" w:rsidR="002A7EB0" w:rsidRDefault="002A7EB0" w:rsidP="002A7EB0">
      <w:pPr>
        <w:autoSpaceDE w:val="0"/>
        <w:autoSpaceDN w:val="0"/>
        <w:adjustRightInd w:val="0"/>
        <w:ind w:left="993" w:hanging="426"/>
        <w:jc w:val="both"/>
      </w:pPr>
      <w:r w:rsidRPr="007D481C">
        <w:t xml:space="preserve">(c) </w:t>
      </w:r>
      <w:r>
        <w:tab/>
      </w:r>
      <w:r w:rsidRPr="00FA40C6">
        <w:rPr>
          <w:highlight w:val="yellow"/>
        </w:rPr>
        <w:t>outros procedimentos</w:t>
      </w:r>
      <w:r w:rsidRPr="007D481C">
        <w:t xml:space="preserve"> de auditoria planejados e necessários para que o trabalho esteja em conformidade com as normas de auditoria (</w:t>
      </w:r>
      <w:r>
        <w:t>ver item A</w:t>
      </w:r>
      <w:r w:rsidRPr="007D481C">
        <w:t>1</w:t>
      </w:r>
      <w:r>
        <w:t>2</w:t>
      </w:r>
      <w:r w:rsidRPr="007D481C">
        <w:t>)</w:t>
      </w:r>
      <w:r>
        <w:t>.</w:t>
      </w:r>
    </w:p>
    <w:p w14:paraId="766E7126" w14:textId="77777777" w:rsidR="002A7EB0" w:rsidRPr="007D481C" w:rsidRDefault="002A7EB0" w:rsidP="002A7EB0">
      <w:pPr>
        <w:autoSpaceDE w:val="0"/>
        <w:autoSpaceDN w:val="0"/>
        <w:adjustRightInd w:val="0"/>
        <w:jc w:val="both"/>
      </w:pPr>
    </w:p>
    <w:p w14:paraId="05F7AAB5"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 xml:space="preserve">O auditor deve atualizar e alterar a estratégia global de auditoria e o plano de auditoria </w:t>
      </w:r>
      <w:r w:rsidRPr="00FA40C6">
        <w:rPr>
          <w:highlight w:val="green"/>
        </w:rPr>
        <w:t>sempre que necessário no curso da auditoria</w:t>
      </w:r>
      <w:r w:rsidRPr="007D481C">
        <w:t xml:space="preserve"> (</w:t>
      </w:r>
      <w:r>
        <w:t>ver item A</w:t>
      </w:r>
      <w:r w:rsidRPr="007D481C">
        <w:t>1</w:t>
      </w:r>
      <w:r>
        <w:t>5</w:t>
      </w:r>
      <w:r w:rsidRPr="007D481C">
        <w:t>)</w:t>
      </w:r>
      <w:r>
        <w:t>.</w:t>
      </w:r>
    </w:p>
    <w:p w14:paraId="095C8473" w14:textId="77777777" w:rsidR="002A7EB0" w:rsidRPr="007D481C" w:rsidRDefault="002A7EB0" w:rsidP="002A7EB0">
      <w:pPr>
        <w:jc w:val="both"/>
      </w:pPr>
    </w:p>
    <w:p w14:paraId="3D51E713" w14:textId="77777777" w:rsidR="002A7EB0" w:rsidRDefault="002A7EB0">
      <w:pPr>
        <w:numPr>
          <w:ilvl w:val="0"/>
          <w:numId w:val="129"/>
        </w:numPr>
        <w:tabs>
          <w:tab w:val="clear" w:pos="720"/>
          <w:tab w:val="num" w:pos="567"/>
        </w:tabs>
        <w:autoSpaceDE w:val="0"/>
        <w:autoSpaceDN w:val="0"/>
        <w:adjustRightInd w:val="0"/>
        <w:spacing w:after="0" w:line="240" w:lineRule="auto"/>
        <w:ind w:left="567" w:hanging="567"/>
        <w:jc w:val="both"/>
      </w:pPr>
      <w:r w:rsidRPr="007D481C">
        <w:t xml:space="preserve">O auditor deve planejar </w:t>
      </w:r>
      <w:r w:rsidRPr="00FA40C6">
        <w:rPr>
          <w:highlight w:val="yellow"/>
        </w:rPr>
        <w:t>a natureza, a época e a extensão</w:t>
      </w:r>
      <w:r w:rsidRPr="007D481C">
        <w:t xml:space="preserve"> do direcionamento e supervisão da equipe de trabalho e a revisão do seu trabalho (</w:t>
      </w:r>
      <w:r>
        <w:t>ver itens A</w:t>
      </w:r>
      <w:r w:rsidRPr="007D481C">
        <w:t>1</w:t>
      </w:r>
      <w:r>
        <w:t xml:space="preserve">6 e </w:t>
      </w:r>
      <w:r w:rsidRPr="007D481C">
        <w:t>A1</w:t>
      </w:r>
      <w:r>
        <w:t>7</w:t>
      </w:r>
      <w:r w:rsidRPr="007D481C">
        <w:t>)</w:t>
      </w:r>
      <w:r>
        <w:t>.</w:t>
      </w:r>
    </w:p>
    <w:p w14:paraId="0A1A9FB1" w14:textId="77777777" w:rsidR="002A7EB0" w:rsidRDefault="002A7EB0" w:rsidP="002A7EB0">
      <w:pPr>
        <w:autoSpaceDE w:val="0"/>
        <w:autoSpaceDN w:val="0"/>
        <w:adjustRightInd w:val="0"/>
        <w:jc w:val="both"/>
      </w:pPr>
    </w:p>
    <w:p w14:paraId="3A6D1055" w14:textId="77777777" w:rsidR="002A7EB0" w:rsidRDefault="002A7EB0" w:rsidP="002A7EB0">
      <w:pPr>
        <w:autoSpaceDE w:val="0"/>
        <w:autoSpaceDN w:val="0"/>
        <w:adjustRightInd w:val="0"/>
        <w:jc w:val="both"/>
        <w:rPr>
          <w:b/>
          <w:bCs/>
        </w:rPr>
      </w:pPr>
      <w:r w:rsidRPr="007D481C">
        <w:rPr>
          <w:b/>
          <w:bCs/>
        </w:rPr>
        <w:t>Documentação</w:t>
      </w:r>
    </w:p>
    <w:p w14:paraId="05186E37" w14:textId="77777777" w:rsidR="002A7EB0" w:rsidRPr="007D481C" w:rsidRDefault="002A7EB0" w:rsidP="002A7EB0">
      <w:pPr>
        <w:autoSpaceDE w:val="0"/>
        <w:autoSpaceDN w:val="0"/>
        <w:adjustRightInd w:val="0"/>
        <w:jc w:val="both"/>
        <w:rPr>
          <w:b/>
          <w:bCs/>
        </w:rPr>
      </w:pPr>
    </w:p>
    <w:p w14:paraId="1548E596" w14:textId="77777777" w:rsidR="002A7EB0" w:rsidRDefault="002A7EB0">
      <w:pPr>
        <w:numPr>
          <w:ilvl w:val="0"/>
          <w:numId w:val="129"/>
        </w:numPr>
        <w:tabs>
          <w:tab w:val="clear" w:pos="720"/>
          <w:tab w:val="num" w:pos="567"/>
        </w:tabs>
        <w:autoSpaceDE w:val="0"/>
        <w:autoSpaceDN w:val="0"/>
        <w:adjustRightInd w:val="0"/>
        <w:spacing w:after="120" w:line="240" w:lineRule="auto"/>
        <w:ind w:left="567" w:hanging="567"/>
        <w:jc w:val="both"/>
      </w:pPr>
      <w:r w:rsidRPr="007D481C">
        <w:t>O auditor deve documentar</w:t>
      </w:r>
      <w:r>
        <w:t xml:space="preserve"> (</w:t>
      </w:r>
      <w:commentRangeStart w:id="105"/>
      <w:r w:rsidRPr="00FA40C6">
        <w:rPr>
          <w:highlight w:val="yellow"/>
        </w:rPr>
        <w:t>NBC TA 230</w:t>
      </w:r>
      <w:r>
        <w:t xml:space="preserve"> – Documentação de Auditoria, itens 8 a 11 e A6</w:t>
      </w:r>
      <w:commentRangeEnd w:id="105"/>
      <w:r>
        <w:rPr>
          <w:rStyle w:val="Refdecomentrio"/>
        </w:rPr>
        <w:commentReference w:id="105"/>
      </w:r>
      <w:r>
        <w:t>)</w:t>
      </w:r>
      <w:r w:rsidRPr="007D481C">
        <w:t>:</w:t>
      </w:r>
    </w:p>
    <w:p w14:paraId="289C6869" w14:textId="77777777" w:rsidR="002A7EB0" w:rsidRPr="00FA40C6" w:rsidRDefault="002A7EB0" w:rsidP="002A7EB0">
      <w:pPr>
        <w:autoSpaceDE w:val="0"/>
        <w:autoSpaceDN w:val="0"/>
        <w:adjustRightInd w:val="0"/>
        <w:spacing w:after="120"/>
        <w:ind w:left="993" w:hanging="426"/>
        <w:jc w:val="both"/>
        <w:rPr>
          <w:highlight w:val="yellow"/>
        </w:rPr>
      </w:pPr>
      <w:r w:rsidRPr="007D481C">
        <w:t xml:space="preserve">(a) </w:t>
      </w:r>
      <w:r>
        <w:tab/>
      </w:r>
      <w:r w:rsidRPr="00FA40C6">
        <w:rPr>
          <w:highlight w:val="yellow"/>
        </w:rPr>
        <w:t>a estratégia global de auditoria;</w:t>
      </w:r>
    </w:p>
    <w:p w14:paraId="135E5179" w14:textId="77777777" w:rsidR="002A7EB0" w:rsidRPr="00FA40C6" w:rsidRDefault="002A7EB0" w:rsidP="002A7EB0">
      <w:pPr>
        <w:autoSpaceDE w:val="0"/>
        <w:autoSpaceDN w:val="0"/>
        <w:adjustRightInd w:val="0"/>
        <w:spacing w:after="120"/>
        <w:ind w:left="993" w:hanging="426"/>
        <w:jc w:val="both"/>
        <w:rPr>
          <w:highlight w:val="yellow"/>
        </w:rPr>
      </w:pPr>
      <w:r w:rsidRPr="00FA40C6">
        <w:rPr>
          <w:highlight w:val="yellow"/>
        </w:rPr>
        <w:t xml:space="preserve">(b) </w:t>
      </w:r>
      <w:r w:rsidRPr="00FA40C6">
        <w:rPr>
          <w:highlight w:val="yellow"/>
        </w:rPr>
        <w:tab/>
        <w:t>o plano de auditoria; e</w:t>
      </w:r>
    </w:p>
    <w:p w14:paraId="246853D1" w14:textId="77777777" w:rsidR="002A7EB0" w:rsidRDefault="002A7EB0" w:rsidP="002A7EB0">
      <w:pPr>
        <w:autoSpaceDE w:val="0"/>
        <w:autoSpaceDN w:val="0"/>
        <w:adjustRightInd w:val="0"/>
        <w:ind w:left="993" w:hanging="426"/>
        <w:jc w:val="both"/>
      </w:pPr>
      <w:r w:rsidRPr="00FA40C6">
        <w:rPr>
          <w:highlight w:val="yellow"/>
        </w:rPr>
        <w:t xml:space="preserve">(c) </w:t>
      </w:r>
      <w:r w:rsidRPr="00FA40C6">
        <w:rPr>
          <w:highlight w:val="yellow"/>
        </w:rPr>
        <w:tab/>
        <w:t>eventuais alterações</w:t>
      </w:r>
      <w:r w:rsidRPr="007D481C">
        <w:t xml:space="preserve"> significativas ocorridas na estratégia global de auditoria ou no plano de auditoria durante o trabalho de auditoria, e as razões dessas alterações (</w:t>
      </w:r>
      <w:r>
        <w:t>ver itens A</w:t>
      </w:r>
      <w:r w:rsidRPr="007D481C">
        <w:t>1</w:t>
      </w:r>
      <w:r>
        <w:t xml:space="preserve">8 a </w:t>
      </w:r>
      <w:r w:rsidRPr="007D481C">
        <w:t>A</w:t>
      </w:r>
      <w:r>
        <w:t>21</w:t>
      </w:r>
      <w:r w:rsidRPr="007D481C">
        <w:t>)</w:t>
      </w:r>
      <w:r>
        <w:t>.</w:t>
      </w:r>
    </w:p>
    <w:p w14:paraId="51644FFE" w14:textId="77777777" w:rsidR="002A7EB0" w:rsidRPr="007D481C" w:rsidRDefault="002A7EB0" w:rsidP="002A7EB0">
      <w:pPr>
        <w:autoSpaceDE w:val="0"/>
        <w:autoSpaceDN w:val="0"/>
        <w:adjustRightInd w:val="0"/>
        <w:ind w:left="1134" w:hanging="425"/>
        <w:jc w:val="both"/>
      </w:pPr>
    </w:p>
    <w:p w14:paraId="105D9FAA" w14:textId="77777777" w:rsidR="002A7EB0" w:rsidRDefault="002A7EB0" w:rsidP="002A7EB0">
      <w:pPr>
        <w:autoSpaceDE w:val="0"/>
        <w:autoSpaceDN w:val="0"/>
        <w:adjustRightInd w:val="0"/>
        <w:jc w:val="both"/>
        <w:rPr>
          <w:b/>
          <w:bCs/>
        </w:rPr>
      </w:pPr>
      <w:r w:rsidRPr="007D481C">
        <w:rPr>
          <w:b/>
          <w:bCs/>
        </w:rPr>
        <w:t xml:space="preserve">Considerações adicionais </w:t>
      </w:r>
      <w:r>
        <w:rPr>
          <w:b/>
          <w:bCs/>
        </w:rPr>
        <w:t>em</w:t>
      </w:r>
      <w:r w:rsidRPr="007D481C">
        <w:rPr>
          <w:b/>
          <w:bCs/>
        </w:rPr>
        <w:t xml:space="preserve"> auditoria inicial</w:t>
      </w:r>
    </w:p>
    <w:p w14:paraId="72C2EECF" w14:textId="77777777" w:rsidR="002A7EB0" w:rsidRPr="007D481C" w:rsidRDefault="002A7EB0" w:rsidP="002A7EB0">
      <w:pPr>
        <w:autoSpaceDE w:val="0"/>
        <w:autoSpaceDN w:val="0"/>
        <w:adjustRightInd w:val="0"/>
        <w:jc w:val="both"/>
        <w:rPr>
          <w:b/>
          <w:bCs/>
        </w:rPr>
      </w:pPr>
    </w:p>
    <w:p w14:paraId="3B5061ED" w14:textId="77777777" w:rsidR="002A7EB0" w:rsidRDefault="002A7EB0">
      <w:pPr>
        <w:numPr>
          <w:ilvl w:val="0"/>
          <w:numId w:val="129"/>
        </w:numPr>
        <w:tabs>
          <w:tab w:val="clear" w:pos="720"/>
          <w:tab w:val="num" w:pos="567"/>
        </w:tabs>
        <w:autoSpaceDE w:val="0"/>
        <w:autoSpaceDN w:val="0"/>
        <w:adjustRightInd w:val="0"/>
        <w:spacing w:after="120" w:line="240" w:lineRule="auto"/>
        <w:ind w:left="567" w:hanging="567"/>
        <w:jc w:val="both"/>
      </w:pPr>
      <w:r w:rsidRPr="007D481C">
        <w:t xml:space="preserve">O auditor deve realizar as seguintes atividades antes de começar os trabalhos de auditoria </w:t>
      </w:r>
      <w:r w:rsidRPr="003D1D43">
        <w:rPr>
          <w:highlight w:val="yellow"/>
        </w:rPr>
        <w:t>inicial</w:t>
      </w:r>
      <w:r w:rsidRPr="007D481C">
        <w:t>:</w:t>
      </w:r>
    </w:p>
    <w:p w14:paraId="15C99C23" w14:textId="77777777" w:rsidR="002A7EB0" w:rsidRPr="007D481C" w:rsidRDefault="002A7EB0" w:rsidP="002A7EB0">
      <w:pPr>
        <w:autoSpaceDE w:val="0"/>
        <w:autoSpaceDN w:val="0"/>
        <w:adjustRightInd w:val="0"/>
        <w:spacing w:after="120"/>
        <w:ind w:left="993" w:hanging="426"/>
        <w:jc w:val="both"/>
      </w:pPr>
      <w:r w:rsidRPr="007D481C">
        <w:t xml:space="preserve">(a) </w:t>
      </w:r>
      <w:r>
        <w:tab/>
        <w:t>a</w:t>
      </w:r>
      <w:r w:rsidRPr="007D481C">
        <w:t xml:space="preserve">plicar procedimentos exigidos pela </w:t>
      </w:r>
      <w:r w:rsidRPr="003D1D43">
        <w:rPr>
          <w:highlight w:val="yellow"/>
        </w:rPr>
        <w:t>NBC TA 220</w:t>
      </w:r>
      <w:r>
        <w:t xml:space="preserve">, itens 12 e 13, </w:t>
      </w:r>
      <w:r w:rsidRPr="007D481C">
        <w:t>relativos à aceitação do cliente e do trabalho de auditoria específico; e</w:t>
      </w:r>
    </w:p>
    <w:p w14:paraId="7277B8CA" w14:textId="77777777" w:rsidR="002A7EB0" w:rsidRPr="007D481C" w:rsidRDefault="002A7EB0" w:rsidP="002A7EB0">
      <w:pPr>
        <w:autoSpaceDE w:val="0"/>
        <w:autoSpaceDN w:val="0"/>
        <w:adjustRightInd w:val="0"/>
        <w:ind w:left="993" w:hanging="426"/>
        <w:jc w:val="both"/>
      </w:pPr>
      <w:r w:rsidRPr="007D481C">
        <w:t xml:space="preserve">(b) </w:t>
      </w:r>
      <w:r>
        <w:tab/>
        <w:t>e</w:t>
      </w:r>
      <w:r w:rsidRPr="007D481C">
        <w:t xml:space="preserve">ntrar em contato com o auditor </w:t>
      </w:r>
      <w:r w:rsidRPr="003D1D43">
        <w:rPr>
          <w:highlight w:val="yellow"/>
        </w:rPr>
        <w:t>antecessor</w:t>
      </w:r>
      <w:r w:rsidRPr="007D481C">
        <w:t>, caso haja mudança de auditores, de acordo com os requisitos éticos pertinentes (</w:t>
      </w:r>
      <w:r>
        <w:t>ver item A</w:t>
      </w:r>
      <w:r w:rsidRPr="007D481C">
        <w:t>2</w:t>
      </w:r>
      <w:r>
        <w:t>2</w:t>
      </w:r>
      <w:r w:rsidRPr="007D481C">
        <w:t>)</w:t>
      </w:r>
      <w:r>
        <w:t>.</w:t>
      </w:r>
    </w:p>
    <w:p w14:paraId="75F9018F" w14:textId="77777777" w:rsidR="002A7EB0" w:rsidRDefault="002A7EB0" w:rsidP="002A7EB0">
      <w:pPr>
        <w:autoSpaceDE w:val="0"/>
        <w:autoSpaceDN w:val="0"/>
        <w:adjustRightInd w:val="0"/>
        <w:jc w:val="both"/>
        <w:rPr>
          <w:b/>
          <w:bCs/>
        </w:rPr>
      </w:pPr>
    </w:p>
    <w:p w14:paraId="6CBDC59B" w14:textId="77777777" w:rsidR="002A7EB0" w:rsidRPr="00FC3F7D" w:rsidRDefault="002A7EB0" w:rsidP="002A7EB0">
      <w:pPr>
        <w:pStyle w:val="Textoembloco"/>
        <w:autoSpaceDE w:val="0"/>
        <w:autoSpaceDN w:val="0"/>
        <w:adjustRightInd w:val="0"/>
        <w:ind w:left="0"/>
        <w:jc w:val="both"/>
        <w:rPr>
          <w:sz w:val="24"/>
          <w:lang w:val="pt-BR"/>
        </w:rPr>
      </w:pPr>
      <w:r w:rsidRPr="00FC3F7D">
        <w:rPr>
          <w:sz w:val="24"/>
          <w:lang w:val="pt-BR"/>
        </w:rPr>
        <w:t>Em razão da inclusão dos itens A13 e A14, a numeração existente é renumerada em ordem sequencial, ou seja, A13 para A15, A14 para A16, A15 para A17, e assim sucessivamente. Além disso, as referências em outras normas também são ajustadas em função dessas alterações de numeração.</w:t>
      </w:r>
    </w:p>
    <w:p w14:paraId="4752B27C" w14:textId="77777777" w:rsidR="002A7EB0" w:rsidRPr="00FC3F7D" w:rsidRDefault="002A7EB0" w:rsidP="002A7EB0">
      <w:pPr>
        <w:pStyle w:val="Textoembloco"/>
        <w:autoSpaceDE w:val="0"/>
        <w:autoSpaceDN w:val="0"/>
        <w:adjustRightInd w:val="0"/>
        <w:ind w:left="0"/>
        <w:jc w:val="both"/>
        <w:rPr>
          <w:sz w:val="24"/>
          <w:lang w:val="pt-BR"/>
        </w:rPr>
      </w:pPr>
    </w:p>
    <w:p w14:paraId="4A961D88" w14:textId="77777777" w:rsidR="002A7EB0" w:rsidRPr="00FC3F7D" w:rsidRDefault="002A7EB0" w:rsidP="002A7EB0">
      <w:pPr>
        <w:pStyle w:val="Textoembloco"/>
        <w:autoSpaceDE w:val="0"/>
        <w:autoSpaceDN w:val="0"/>
        <w:adjustRightInd w:val="0"/>
        <w:ind w:left="0"/>
        <w:jc w:val="both"/>
        <w:rPr>
          <w:sz w:val="24"/>
          <w:lang w:val="pt-BR"/>
        </w:rPr>
      </w:pPr>
      <w:r w:rsidRPr="00FC3F7D">
        <w:rPr>
          <w:sz w:val="24"/>
          <w:lang w:val="pt-BR"/>
        </w:rPr>
        <w:t>Em razão dessas alterações, as disposições não alteradas desta norma são mantidas e a sigla da NBC TA 300, publicada no DOU, Seção 1, de 3/12/2009, passa a ser NBC TA 300 (R1).</w:t>
      </w:r>
    </w:p>
    <w:p w14:paraId="7BF7C61D" w14:textId="77777777" w:rsidR="002A7EB0" w:rsidRPr="00FC3F7D" w:rsidRDefault="002A7EB0" w:rsidP="002A7EB0">
      <w:pPr>
        <w:pStyle w:val="Textoembloco"/>
        <w:autoSpaceDE w:val="0"/>
        <w:autoSpaceDN w:val="0"/>
        <w:adjustRightInd w:val="0"/>
        <w:ind w:left="0"/>
        <w:jc w:val="both"/>
        <w:rPr>
          <w:sz w:val="24"/>
          <w:lang w:val="pt-BR"/>
        </w:rPr>
      </w:pPr>
    </w:p>
    <w:p w14:paraId="6B785353" w14:textId="77777777" w:rsidR="002A7EB0" w:rsidRDefault="002A7EB0" w:rsidP="002A7EB0">
      <w:pPr>
        <w:pStyle w:val="Textoembloco"/>
        <w:autoSpaceDE w:val="0"/>
        <w:autoSpaceDN w:val="0"/>
        <w:adjustRightInd w:val="0"/>
        <w:ind w:left="0"/>
        <w:jc w:val="both"/>
        <w:rPr>
          <w:sz w:val="24"/>
          <w:lang w:val="pt-BR"/>
        </w:rPr>
      </w:pPr>
      <w:r>
        <w:rPr>
          <w:sz w:val="24"/>
          <w:lang w:val="pt-BR"/>
        </w:rPr>
        <w:t>As alterações desta norma entram em vigor na data de sua publicação, aplicando-se às auditorias de demonstrações contábeis para períodos que se findam em, ou após, 31 de dezembro de 2016.</w:t>
      </w:r>
    </w:p>
    <w:p w14:paraId="02217CAF" w14:textId="77777777" w:rsidR="002A7EB0" w:rsidRDefault="002A7EB0" w:rsidP="002A7EB0">
      <w:pPr>
        <w:ind w:left="567" w:right="2" w:hanging="567"/>
        <w:jc w:val="both"/>
      </w:pPr>
    </w:p>
    <w:p w14:paraId="59B8FDD8" w14:textId="77777777" w:rsidR="002A7EB0" w:rsidRDefault="002A7EB0" w:rsidP="002A7EB0">
      <w:pPr>
        <w:ind w:left="567" w:right="2" w:hanging="567"/>
        <w:jc w:val="both"/>
      </w:pPr>
    </w:p>
    <w:p w14:paraId="28EF311F" w14:textId="77777777" w:rsidR="002A7EB0" w:rsidRDefault="002A7EB0" w:rsidP="002A7EB0">
      <w:pPr>
        <w:pStyle w:val="Recuodecorpodetexto2"/>
        <w:spacing w:after="0" w:line="240" w:lineRule="auto"/>
        <w:jc w:val="right"/>
        <w:rPr>
          <w:lang w:val="pt-BR"/>
        </w:rPr>
      </w:pPr>
      <w:r>
        <w:rPr>
          <w:lang w:val="pt-BR"/>
        </w:rPr>
        <w:t>Brasília, 19 de agosto de 2016.</w:t>
      </w:r>
    </w:p>
    <w:p w14:paraId="7B3C4115" w14:textId="77777777" w:rsidR="002A7EB0" w:rsidRDefault="002A7EB0" w:rsidP="002A7EB0"/>
    <w:p w14:paraId="5199C621" w14:textId="77777777" w:rsidR="002A7EB0" w:rsidRDefault="002A7EB0" w:rsidP="002A7EB0">
      <w:pPr>
        <w:jc w:val="both"/>
      </w:pPr>
    </w:p>
    <w:p w14:paraId="1352B170" w14:textId="77777777" w:rsidR="002A7EB0" w:rsidRDefault="002A7EB0" w:rsidP="002A7EB0"/>
    <w:p w14:paraId="666DDA2C" w14:textId="77777777" w:rsidR="002A7EB0" w:rsidRDefault="002A7EB0" w:rsidP="002A7EB0">
      <w:pPr>
        <w:jc w:val="center"/>
        <w:rPr>
          <w:bCs/>
        </w:rPr>
      </w:pPr>
      <w:r>
        <w:t xml:space="preserve">Contador </w:t>
      </w:r>
      <w:r>
        <w:rPr>
          <w:b/>
        </w:rPr>
        <w:t>José Martonio Alves Coelho</w:t>
      </w:r>
    </w:p>
    <w:p w14:paraId="1F57A493" w14:textId="77777777" w:rsidR="002A7EB0" w:rsidRPr="00FC3F7D" w:rsidRDefault="002A7EB0" w:rsidP="002A7EB0">
      <w:pPr>
        <w:pStyle w:val="Recuodecorpodetexto2"/>
        <w:spacing w:after="0" w:line="240" w:lineRule="auto"/>
        <w:ind w:left="0"/>
        <w:jc w:val="center"/>
        <w:rPr>
          <w:lang w:val="pt-BR"/>
        </w:rPr>
      </w:pPr>
      <w:r w:rsidRPr="00FC3F7D">
        <w:rPr>
          <w:b/>
          <w:lang w:val="pt-BR"/>
        </w:rPr>
        <w:t>Presidente</w:t>
      </w:r>
    </w:p>
    <w:p w14:paraId="00516609" w14:textId="77777777" w:rsidR="002A7EB0" w:rsidRDefault="002A7EB0" w:rsidP="002A7EB0">
      <w:pPr>
        <w:jc w:val="both"/>
      </w:pPr>
    </w:p>
    <w:p w14:paraId="4DC41773" w14:textId="77777777" w:rsidR="002A7EB0" w:rsidRDefault="002A7EB0" w:rsidP="002A7EB0">
      <w:pPr>
        <w:autoSpaceDE w:val="0"/>
        <w:autoSpaceDN w:val="0"/>
        <w:adjustRightInd w:val="0"/>
        <w:jc w:val="both"/>
        <w:rPr>
          <w:b/>
          <w:bCs/>
        </w:rPr>
      </w:pPr>
    </w:p>
    <w:p w14:paraId="76C468BF" w14:textId="77777777" w:rsidR="002A7EB0" w:rsidRPr="006B3428" w:rsidRDefault="002A7EB0" w:rsidP="002A7EB0">
      <w:pPr>
        <w:autoSpaceDE w:val="0"/>
        <w:autoSpaceDN w:val="0"/>
        <w:adjustRightInd w:val="0"/>
        <w:jc w:val="both"/>
        <w:rPr>
          <w:b/>
          <w:bCs/>
          <w:sz w:val="28"/>
          <w:szCs w:val="28"/>
        </w:rPr>
      </w:pPr>
      <w:r w:rsidRPr="006B3428">
        <w:rPr>
          <w:b/>
          <w:bCs/>
          <w:sz w:val="28"/>
          <w:szCs w:val="28"/>
        </w:rPr>
        <w:t>Aplicação e outros materiais explicativos</w:t>
      </w:r>
    </w:p>
    <w:p w14:paraId="67F36B09" w14:textId="77777777" w:rsidR="002A7EB0" w:rsidRPr="007D481C" w:rsidRDefault="002A7EB0" w:rsidP="002A7EB0">
      <w:pPr>
        <w:autoSpaceDE w:val="0"/>
        <w:autoSpaceDN w:val="0"/>
        <w:adjustRightInd w:val="0"/>
        <w:jc w:val="both"/>
        <w:rPr>
          <w:b/>
          <w:bCs/>
        </w:rPr>
      </w:pPr>
    </w:p>
    <w:p w14:paraId="005E17A8" w14:textId="77777777" w:rsidR="002A7EB0" w:rsidRDefault="002A7EB0" w:rsidP="002A7EB0">
      <w:pPr>
        <w:autoSpaceDE w:val="0"/>
        <w:autoSpaceDN w:val="0"/>
        <w:adjustRightInd w:val="0"/>
        <w:jc w:val="both"/>
      </w:pPr>
      <w:r>
        <w:rPr>
          <w:b/>
          <w:bCs/>
        </w:rPr>
        <w:t>P</w:t>
      </w:r>
      <w:r w:rsidRPr="007D481C">
        <w:rPr>
          <w:b/>
          <w:bCs/>
        </w:rPr>
        <w:t xml:space="preserve">apel e época do planejamento </w:t>
      </w:r>
      <w:r w:rsidRPr="007D481C">
        <w:t>(</w:t>
      </w:r>
      <w:r>
        <w:t>ver item 2</w:t>
      </w:r>
      <w:r w:rsidRPr="007D481C">
        <w:t>)</w:t>
      </w:r>
    </w:p>
    <w:p w14:paraId="34BE4446" w14:textId="77777777" w:rsidR="002A7EB0" w:rsidRPr="007D481C" w:rsidRDefault="002A7EB0" w:rsidP="002A7EB0">
      <w:pPr>
        <w:autoSpaceDE w:val="0"/>
        <w:autoSpaceDN w:val="0"/>
        <w:adjustRightInd w:val="0"/>
        <w:jc w:val="both"/>
      </w:pPr>
    </w:p>
    <w:p w14:paraId="024E0CC6" w14:textId="77777777" w:rsidR="002A7EB0" w:rsidRDefault="002A7EB0" w:rsidP="002A7EB0">
      <w:pPr>
        <w:autoSpaceDE w:val="0"/>
        <w:autoSpaceDN w:val="0"/>
        <w:adjustRightInd w:val="0"/>
        <w:ind w:left="567" w:hanging="567"/>
        <w:jc w:val="both"/>
      </w:pPr>
      <w:r w:rsidRPr="007D481C">
        <w:t>A</w:t>
      </w:r>
      <w:r>
        <w:t>1.</w:t>
      </w:r>
      <w:r>
        <w:tab/>
      </w:r>
      <w:r w:rsidRPr="007D481C">
        <w:t xml:space="preserve">A natureza e </w:t>
      </w:r>
      <w:r>
        <w:t xml:space="preserve">a </w:t>
      </w:r>
      <w:r w:rsidRPr="007D481C">
        <w:t xml:space="preserve">extensão das </w:t>
      </w:r>
      <w:r>
        <w:t>a</w:t>
      </w:r>
      <w:r w:rsidRPr="007D481C">
        <w:t xml:space="preserve">tividades de </w:t>
      </w:r>
      <w:r>
        <w:t>p</w:t>
      </w:r>
      <w:r w:rsidRPr="007D481C">
        <w:t>lanejamento varia</w:t>
      </w:r>
      <w:r>
        <w:t>m</w:t>
      </w:r>
      <w:r w:rsidRPr="007D481C">
        <w:t xml:space="preserve"> conforme o porte e a complexidade da entidade, a experiência anterior dos membros-chave da equipe d</w:t>
      </w:r>
      <w:r>
        <w:t>e</w:t>
      </w:r>
      <w:r w:rsidRPr="007D481C">
        <w:t xml:space="preserve"> trabalho com a entidade e as mudanças nas circunstâncias que ocorrem durante o trabalho de auditoria.</w:t>
      </w:r>
    </w:p>
    <w:p w14:paraId="074CB38B" w14:textId="77777777" w:rsidR="002A7EB0" w:rsidRPr="007D481C" w:rsidRDefault="002A7EB0" w:rsidP="002A7EB0">
      <w:pPr>
        <w:autoSpaceDE w:val="0"/>
        <w:autoSpaceDN w:val="0"/>
        <w:adjustRightInd w:val="0"/>
        <w:jc w:val="both"/>
      </w:pPr>
    </w:p>
    <w:p w14:paraId="24908409" w14:textId="77777777" w:rsidR="002A7EB0" w:rsidRDefault="002A7EB0" w:rsidP="002A7EB0">
      <w:pPr>
        <w:autoSpaceDE w:val="0"/>
        <w:autoSpaceDN w:val="0"/>
        <w:adjustRightInd w:val="0"/>
        <w:spacing w:after="120"/>
        <w:ind w:left="567" w:hanging="567"/>
        <w:jc w:val="both"/>
      </w:pPr>
      <w:r w:rsidRPr="007D481C">
        <w:t>A</w:t>
      </w:r>
      <w:r>
        <w:t>2</w:t>
      </w:r>
      <w:r w:rsidRPr="007D481C">
        <w:t xml:space="preserve">. </w:t>
      </w:r>
      <w:r>
        <w:tab/>
      </w:r>
      <w:r w:rsidRPr="007D481C">
        <w:t xml:space="preserve">Planejamento </w:t>
      </w:r>
      <w:r w:rsidRPr="007E5D2B">
        <w:rPr>
          <w:highlight w:val="green"/>
        </w:rPr>
        <w:t>não é uma fase isolada da auditoria</w:t>
      </w:r>
      <w:r w:rsidRPr="007D481C">
        <w:t xml:space="preserve">, </w:t>
      </w:r>
      <w:r w:rsidRPr="007E5D2B">
        <w:rPr>
          <w:highlight w:val="green"/>
        </w:rPr>
        <w:t>mas um processo contínuo e iterativo</w:t>
      </w:r>
      <w:r w:rsidRPr="007D481C">
        <w:t>, que muitas vezes começa logo após (ou em conexão com) a conclusão da auditoria anterior, continuando até a conclusão do trabalho de auditoria atual. Entretanto, o planejamento inclui a consideração da época de certas atividades e procedimentos de auditoria que devem ser concluídos antes da realização de procedimentos adicionais de auditoria. Por exemplo, o planejamento inclui a necessidade de considerar, antes da identificação e avaliação pelo auditor dos riscos de distorções relevantes, aspectos como:</w:t>
      </w:r>
    </w:p>
    <w:p w14:paraId="57262201" w14:textId="77777777" w:rsidR="002A7EB0" w:rsidRPr="007D481C" w:rsidRDefault="002A7EB0" w:rsidP="002A7EB0">
      <w:pPr>
        <w:autoSpaceDE w:val="0"/>
        <w:autoSpaceDN w:val="0"/>
        <w:adjustRightInd w:val="0"/>
        <w:spacing w:after="120"/>
        <w:ind w:left="993" w:hanging="426"/>
        <w:jc w:val="both"/>
      </w:pPr>
      <w:r>
        <w:t xml:space="preserve">(a) </w:t>
      </w:r>
      <w:r>
        <w:tab/>
      </w:r>
      <w:r w:rsidRPr="007D481C">
        <w:t>os procedimentos analíticos a serem aplicados como procedimentos de avaliação de risco</w:t>
      </w:r>
      <w:r>
        <w:t>;</w:t>
      </w:r>
    </w:p>
    <w:p w14:paraId="6CF35BA9" w14:textId="77777777" w:rsidR="002A7EB0" w:rsidRPr="007D481C" w:rsidRDefault="002A7EB0" w:rsidP="002A7EB0">
      <w:pPr>
        <w:autoSpaceDE w:val="0"/>
        <w:autoSpaceDN w:val="0"/>
        <w:adjustRightInd w:val="0"/>
        <w:spacing w:after="120"/>
        <w:ind w:left="993" w:hanging="426"/>
        <w:jc w:val="both"/>
      </w:pPr>
      <w:r>
        <w:t xml:space="preserve">(b|) </w:t>
      </w:r>
      <w:r>
        <w:tab/>
      </w:r>
      <w:r w:rsidRPr="007D481C">
        <w:t>obtenção de entendimento global da estrutura jurídica e o ambiente regulatório aplicável à entidade e como a entidade cumpre com os requerimentos dessa estrutura</w:t>
      </w:r>
      <w:r>
        <w:t>;</w:t>
      </w:r>
    </w:p>
    <w:p w14:paraId="4F105C14" w14:textId="77777777" w:rsidR="002A7EB0" w:rsidRPr="007D481C" w:rsidRDefault="002A7EB0" w:rsidP="002A7EB0">
      <w:pPr>
        <w:autoSpaceDE w:val="0"/>
        <w:autoSpaceDN w:val="0"/>
        <w:adjustRightInd w:val="0"/>
        <w:spacing w:after="120"/>
        <w:ind w:left="993" w:hanging="426"/>
        <w:jc w:val="both"/>
      </w:pPr>
      <w:r>
        <w:t>(c)</w:t>
      </w:r>
      <w:r>
        <w:tab/>
      </w:r>
      <w:r w:rsidRPr="007D481C">
        <w:t>a determinação da materialidade</w:t>
      </w:r>
      <w:r>
        <w:t>;</w:t>
      </w:r>
    </w:p>
    <w:p w14:paraId="41A94481" w14:textId="77777777" w:rsidR="002A7EB0" w:rsidRPr="007D481C" w:rsidRDefault="002A7EB0" w:rsidP="002A7EB0">
      <w:pPr>
        <w:autoSpaceDE w:val="0"/>
        <w:autoSpaceDN w:val="0"/>
        <w:adjustRightInd w:val="0"/>
        <w:spacing w:after="120"/>
        <w:ind w:left="993" w:hanging="426"/>
        <w:jc w:val="both"/>
      </w:pPr>
      <w:r>
        <w:t xml:space="preserve">(d) </w:t>
      </w:r>
      <w:r>
        <w:tab/>
      </w:r>
      <w:r w:rsidRPr="007D481C">
        <w:t>o envolvimento de especialistas</w:t>
      </w:r>
      <w:r>
        <w:t>;</w:t>
      </w:r>
    </w:p>
    <w:p w14:paraId="15B5EF85" w14:textId="77777777" w:rsidR="002A7EB0" w:rsidRDefault="002A7EB0" w:rsidP="002A7EB0">
      <w:pPr>
        <w:autoSpaceDE w:val="0"/>
        <w:autoSpaceDN w:val="0"/>
        <w:adjustRightInd w:val="0"/>
        <w:ind w:left="993" w:hanging="426"/>
        <w:jc w:val="both"/>
      </w:pPr>
      <w:r>
        <w:t xml:space="preserve">(e) </w:t>
      </w:r>
      <w:r>
        <w:tab/>
      </w:r>
      <w:r w:rsidRPr="007D481C">
        <w:t>a aplicação de outros procedimentos de avaliação de risco.</w:t>
      </w:r>
    </w:p>
    <w:p w14:paraId="7FB26EF2" w14:textId="77777777" w:rsidR="002A7EB0" w:rsidRPr="007D481C" w:rsidRDefault="002A7EB0" w:rsidP="002A7EB0">
      <w:pPr>
        <w:autoSpaceDE w:val="0"/>
        <w:autoSpaceDN w:val="0"/>
        <w:adjustRightInd w:val="0"/>
        <w:jc w:val="both"/>
      </w:pPr>
    </w:p>
    <w:p w14:paraId="7B572B81" w14:textId="77777777" w:rsidR="002A7EB0" w:rsidRDefault="002A7EB0" w:rsidP="002A7EB0">
      <w:pPr>
        <w:autoSpaceDE w:val="0"/>
        <w:autoSpaceDN w:val="0"/>
        <w:adjustRightInd w:val="0"/>
        <w:ind w:left="567" w:hanging="567"/>
        <w:jc w:val="both"/>
      </w:pPr>
      <w:r w:rsidRPr="007D481C">
        <w:t>A</w:t>
      </w:r>
      <w:r>
        <w:t>3</w:t>
      </w:r>
      <w:r w:rsidRPr="007D481C">
        <w:t xml:space="preserve">. </w:t>
      </w:r>
      <w:r>
        <w:tab/>
      </w:r>
      <w:r w:rsidRPr="007D481C">
        <w:t>O auditor pode optar por discutir esses elementos do planejamento com a administração da entidade, de forma a facilitar a condução e o gerenciamento do trabalho de auditoria (por exemplo, coordenar alguns dos procedimentos de auditoria planejados com o trabalho do pessoal da entidade). Apesar de normalmente essas discussões ocorrerem, a estratégia global de auditoria e o plano de auditoria continuam sendo de responsabilidade do auditor. Na discussão de temas incluídos na estratégia global de auditoria ou no plano de auditoria deve-se atentar para não comprometer a eficácia dessa auditoria. Por exemplo, a discussão com a administração da natureza e da época de procedimentos de auditoria detalhados pode comprometer a eficácia da auditoria ao tornar tais procedimentos demasiadamente previsíveis.</w:t>
      </w:r>
    </w:p>
    <w:p w14:paraId="5A2CDBCA" w14:textId="77777777" w:rsidR="002A7EB0" w:rsidRDefault="002A7EB0" w:rsidP="002A7EB0">
      <w:pPr>
        <w:autoSpaceDE w:val="0"/>
        <w:autoSpaceDN w:val="0"/>
        <w:adjustRightInd w:val="0"/>
        <w:jc w:val="both"/>
        <w:rPr>
          <w:b/>
          <w:bCs/>
        </w:rPr>
      </w:pPr>
    </w:p>
    <w:p w14:paraId="05F8ABD4" w14:textId="77777777" w:rsidR="002A7EB0" w:rsidRDefault="002A7EB0" w:rsidP="002A7EB0">
      <w:pPr>
        <w:autoSpaceDE w:val="0"/>
        <w:autoSpaceDN w:val="0"/>
        <w:adjustRightInd w:val="0"/>
        <w:jc w:val="both"/>
      </w:pPr>
      <w:r w:rsidRPr="007D481C">
        <w:rPr>
          <w:b/>
          <w:bCs/>
        </w:rPr>
        <w:t xml:space="preserve">Envolvimento de membros-chave da equipe de trabalho </w:t>
      </w:r>
      <w:r w:rsidRPr="007D481C">
        <w:t>(</w:t>
      </w:r>
      <w:r>
        <w:t>ver item 5</w:t>
      </w:r>
      <w:r w:rsidRPr="007D481C">
        <w:t>)</w:t>
      </w:r>
    </w:p>
    <w:p w14:paraId="2FE49685" w14:textId="77777777" w:rsidR="002A7EB0" w:rsidRPr="007D481C" w:rsidRDefault="002A7EB0" w:rsidP="002A7EB0">
      <w:pPr>
        <w:autoSpaceDE w:val="0"/>
        <w:autoSpaceDN w:val="0"/>
        <w:adjustRightInd w:val="0"/>
        <w:jc w:val="both"/>
      </w:pPr>
    </w:p>
    <w:p w14:paraId="6F6F3020" w14:textId="77777777" w:rsidR="002A7EB0" w:rsidRDefault="002A7EB0" w:rsidP="002A7EB0">
      <w:pPr>
        <w:autoSpaceDE w:val="0"/>
        <w:autoSpaceDN w:val="0"/>
        <w:adjustRightInd w:val="0"/>
        <w:ind w:left="567" w:hanging="567"/>
        <w:jc w:val="both"/>
        <w:rPr>
          <w:rFonts w:ascii="TimesNewRoman" w:hAnsi="TimesNewRoman" w:cs="TimesNewRoman"/>
        </w:rPr>
      </w:pPr>
      <w:r w:rsidRPr="007D481C">
        <w:t>A</w:t>
      </w:r>
      <w:r>
        <w:t>4</w:t>
      </w:r>
      <w:r w:rsidRPr="007D481C">
        <w:t xml:space="preserve">. </w:t>
      </w:r>
      <w:r>
        <w:tab/>
      </w:r>
      <w:r w:rsidRPr="007D481C">
        <w:t>O envolvimento do sócio do trabalho e de outros membros-chave da equipe de trabalho no planejamento d</w:t>
      </w:r>
      <w:r>
        <w:t>a</w:t>
      </w:r>
      <w:r w:rsidRPr="007D481C">
        <w:t xml:space="preserve"> auditoria incorpora a sua experiência e seus pontos de vista, otimizando assim a eficácia e a eficiência do processo de planejamento</w:t>
      </w:r>
      <w:r>
        <w:t xml:space="preserve">. </w:t>
      </w:r>
      <w:r>
        <w:rPr>
          <w:rFonts w:ascii="TimesNewRoman" w:hAnsi="TimesNewRoman" w:cs="TimesNewRoman"/>
        </w:rPr>
        <w:t xml:space="preserve">A </w:t>
      </w:r>
      <w:r w:rsidRPr="00AB5339">
        <w:rPr>
          <w:rFonts w:ascii="TimesNewRoman" w:hAnsi="TimesNewRoman" w:cs="TimesNewRoman"/>
        </w:rPr>
        <w:t>NBC TA 315</w:t>
      </w:r>
      <w:r>
        <w:rPr>
          <w:rFonts w:ascii="TimesNewRoman" w:hAnsi="TimesNewRoman" w:cs="TimesNewRoman"/>
        </w:rPr>
        <w:t xml:space="preserve">, item 10, </w:t>
      </w:r>
      <w:r w:rsidRPr="000F431A">
        <w:rPr>
          <w:rFonts w:ascii="TimesNewRoman" w:hAnsi="TimesNewRoman" w:cs="TimesNewRoman"/>
        </w:rPr>
        <w:t>estab</w:t>
      </w:r>
      <w:r>
        <w:rPr>
          <w:rFonts w:ascii="TimesNewRoman" w:hAnsi="TimesNewRoman" w:cs="TimesNewRoman"/>
        </w:rPr>
        <w:t xml:space="preserve">elece </w:t>
      </w:r>
      <w:r w:rsidRPr="000F431A">
        <w:rPr>
          <w:rFonts w:ascii="TimesNewRoman" w:hAnsi="TimesNewRoman" w:cs="TimesNewRoman"/>
        </w:rPr>
        <w:t>r</w:t>
      </w:r>
      <w:r>
        <w:rPr>
          <w:rFonts w:ascii="TimesNewRoman" w:hAnsi="TimesNewRoman" w:cs="TimesNewRoman"/>
        </w:rPr>
        <w:t>equisito</w:t>
      </w:r>
      <w:r w:rsidRPr="000F431A">
        <w:rPr>
          <w:rFonts w:ascii="TimesNewRoman" w:hAnsi="TimesNewRoman" w:cs="TimesNewRoman"/>
        </w:rPr>
        <w:t xml:space="preserve">s </w:t>
      </w:r>
      <w:r>
        <w:rPr>
          <w:rFonts w:ascii="TimesNewRoman" w:hAnsi="TimesNewRoman" w:cs="TimesNewRoman"/>
        </w:rPr>
        <w:t>e</w:t>
      </w:r>
      <w:r w:rsidRPr="000F431A">
        <w:rPr>
          <w:rFonts w:ascii="TimesNewRoman" w:hAnsi="TimesNewRoman" w:cs="TimesNewRoman"/>
        </w:rPr>
        <w:t xml:space="preserve"> </w:t>
      </w:r>
      <w:r>
        <w:rPr>
          <w:rFonts w:ascii="TimesNewRoman" w:hAnsi="TimesNewRoman" w:cs="TimesNewRoman"/>
        </w:rPr>
        <w:t>oferece orientação para a discussão pela equipe de trabalho</w:t>
      </w:r>
      <w:r w:rsidRPr="000F431A">
        <w:rPr>
          <w:rFonts w:ascii="TimesNewRoman" w:hAnsi="TimesNewRoman" w:cs="TimesNewRoman"/>
        </w:rPr>
        <w:t xml:space="preserve"> </w:t>
      </w:r>
      <w:r>
        <w:rPr>
          <w:rFonts w:ascii="TimesNewRoman" w:hAnsi="TimesNewRoman" w:cs="TimesNewRoman"/>
        </w:rPr>
        <w:t>da susceptibilidade da entidade</w:t>
      </w:r>
      <w:r w:rsidRPr="000F431A">
        <w:rPr>
          <w:rFonts w:ascii="TimesNewRoman" w:hAnsi="TimesNewRoman" w:cs="TimesNewRoman"/>
        </w:rPr>
        <w:t xml:space="preserve"> </w:t>
      </w:r>
      <w:r>
        <w:rPr>
          <w:rFonts w:ascii="TimesNewRoman" w:hAnsi="TimesNewRoman" w:cs="TimesNewRoman"/>
        </w:rPr>
        <w:t>a distorções relevantes</w:t>
      </w:r>
      <w:r w:rsidRPr="000F431A">
        <w:rPr>
          <w:rFonts w:ascii="TimesNewRoman" w:hAnsi="TimesNewRoman" w:cs="TimesNewRoman"/>
        </w:rPr>
        <w:t xml:space="preserve"> </w:t>
      </w:r>
      <w:r>
        <w:rPr>
          <w:rFonts w:ascii="TimesNewRoman" w:hAnsi="TimesNewRoman" w:cs="TimesNewRoman"/>
        </w:rPr>
        <w:t>nas demonstrações contábeis</w:t>
      </w:r>
      <w:r w:rsidRPr="000F431A">
        <w:rPr>
          <w:rFonts w:ascii="TimesNewRoman" w:hAnsi="TimesNewRoman" w:cs="TimesNewRoman"/>
        </w:rPr>
        <w:t xml:space="preserve">. </w:t>
      </w:r>
      <w:r>
        <w:rPr>
          <w:rFonts w:ascii="TimesNewRoman" w:hAnsi="TimesNewRoman" w:cs="TimesNewRoman"/>
        </w:rPr>
        <w:t xml:space="preserve">A </w:t>
      </w:r>
      <w:r w:rsidRPr="00AB5339">
        <w:rPr>
          <w:rFonts w:ascii="TimesNewRoman" w:hAnsi="TimesNewRoman" w:cs="TimesNewRoman"/>
        </w:rPr>
        <w:t>NBC TA 240</w:t>
      </w:r>
      <w:r>
        <w:rPr>
          <w:rFonts w:ascii="TimesNewRoman" w:hAnsi="TimesNewRoman" w:cs="TimesNewRoman"/>
        </w:rPr>
        <w:t xml:space="preserve"> – Responsabilidade do A</w:t>
      </w:r>
      <w:r w:rsidRPr="000F431A">
        <w:rPr>
          <w:rFonts w:ascii="TimesNewRoman" w:hAnsi="TimesNewRoman" w:cs="TimesNewRoman"/>
        </w:rPr>
        <w:t>uditor</w:t>
      </w:r>
      <w:r>
        <w:rPr>
          <w:rFonts w:ascii="TimesNewRoman" w:hAnsi="TimesNewRoman" w:cs="TimesNewRoman"/>
        </w:rPr>
        <w:t xml:space="preserve"> em Relação a F</w:t>
      </w:r>
      <w:r w:rsidRPr="000F431A">
        <w:rPr>
          <w:rFonts w:ascii="TimesNewRoman" w:hAnsi="TimesNewRoman" w:cs="TimesNewRoman"/>
        </w:rPr>
        <w:t>raud</w:t>
      </w:r>
      <w:r>
        <w:rPr>
          <w:rFonts w:ascii="TimesNewRoman" w:hAnsi="TimesNewRoman" w:cs="TimesNewRoman"/>
        </w:rPr>
        <w:t>e, no Contexto da Auditoria</w:t>
      </w:r>
      <w:r w:rsidRPr="000F431A">
        <w:rPr>
          <w:rFonts w:ascii="TimesNewRoman" w:hAnsi="TimesNewRoman" w:cs="TimesNewRoman"/>
        </w:rPr>
        <w:t xml:space="preserve"> </w:t>
      </w:r>
      <w:r>
        <w:rPr>
          <w:rFonts w:ascii="TimesNewRoman" w:hAnsi="TimesNewRoman" w:cs="TimesNewRoman"/>
        </w:rPr>
        <w:t>de Demonstrações Contábeis</w:t>
      </w:r>
      <w:r w:rsidRPr="000F431A">
        <w:rPr>
          <w:rFonts w:ascii="TimesNewRoman" w:hAnsi="TimesNewRoman" w:cs="TimesNewRoman"/>
        </w:rPr>
        <w:t xml:space="preserve"> </w:t>
      </w:r>
      <w:r>
        <w:rPr>
          <w:rFonts w:ascii="TimesNewRoman" w:hAnsi="TimesNewRoman" w:cs="TimesNewRoman"/>
        </w:rPr>
        <w:t>orienta sobre a ênfase dada durante essa discussão à exposição das demonstrações contábeis</w:t>
      </w:r>
      <w:r w:rsidRPr="000F431A">
        <w:rPr>
          <w:rFonts w:ascii="TimesNewRoman" w:hAnsi="TimesNewRoman" w:cs="TimesNewRoman"/>
        </w:rPr>
        <w:t xml:space="preserve"> </w:t>
      </w:r>
      <w:r>
        <w:rPr>
          <w:rFonts w:ascii="TimesNewRoman" w:hAnsi="TimesNewRoman" w:cs="TimesNewRoman"/>
        </w:rPr>
        <w:t>da entidade</w:t>
      </w:r>
      <w:r w:rsidRPr="000F431A">
        <w:rPr>
          <w:rFonts w:ascii="TimesNewRoman" w:hAnsi="TimesNewRoman" w:cs="TimesNewRoman"/>
        </w:rPr>
        <w:t xml:space="preserve"> </w:t>
      </w:r>
      <w:r>
        <w:rPr>
          <w:rFonts w:ascii="TimesNewRoman" w:hAnsi="TimesNewRoman" w:cs="TimesNewRoman"/>
        </w:rPr>
        <w:t>a distorções relevantes</w:t>
      </w:r>
      <w:r w:rsidRPr="000F431A">
        <w:rPr>
          <w:rFonts w:ascii="TimesNewRoman" w:hAnsi="TimesNewRoman" w:cs="TimesNewRoman"/>
        </w:rPr>
        <w:t xml:space="preserve"> d</w:t>
      </w:r>
      <w:r>
        <w:rPr>
          <w:rFonts w:ascii="TimesNewRoman" w:hAnsi="TimesNewRoman" w:cs="TimesNewRoman"/>
        </w:rPr>
        <w:t xml:space="preserve">evido a </w:t>
      </w:r>
      <w:r w:rsidRPr="000F431A">
        <w:rPr>
          <w:rFonts w:ascii="TimesNewRoman" w:hAnsi="TimesNewRoman" w:cs="TimesNewRoman"/>
        </w:rPr>
        <w:t>fraud</w:t>
      </w:r>
      <w:r>
        <w:rPr>
          <w:rFonts w:ascii="TimesNewRoman" w:hAnsi="TimesNewRoman" w:cs="TimesNewRoman"/>
        </w:rPr>
        <w:t>e</w:t>
      </w:r>
    </w:p>
    <w:p w14:paraId="1796243A" w14:textId="77777777" w:rsidR="002A7EB0" w:rsidRPr="007D481C" w:rsidRDefault="002A7EB0" w:rsidP="002A7EB0">
      <w:pPr>
        <w:autoSpaceDE w:val="0"/>
        <w:autoSpaceDN w:val="0"/>
        <w:adjustRightInd w:val="0"/>
        <w:jc w:val="both"/>
      </w:pPr>
    </w:p>
    <w:p w14:paraId="75F88E6C" w14:textId="77777777" w:rsidR="002A7EB0" w:rsidRDefault="002A7EB0" w:rsidP="002A7EB0">
      <w:pPr>
        <w:autoSpaceDE w:val="0"/>
        <w:autoSpaceDN w:val="0"/>
        <w:adjustRightInd w:val="0"/>
        <w:jc w:val="both"/>
      </w:pPr>
      <w:r w:rsidRPr="007D481C">
        <w:rPr>
          <w:b/>
          <w:bCs/>
        </w:rPr>
        <w:t xml:space="preserve">Atividades preliminares do trabalho de auditoria </w:t>
      </w:r>
      <w:r w:rsidRPr="007D481C">
        <w:t>(</w:t>
      </w:r>
      <w:r>
        <w:t>ver item 6</w:t>
      </w:r>
      <w:r w:rsidRPr="007D481C">
        <w:t>)</w:t>
      </w:r>
    </w:p>
    <w:p w14:paraId="5B7CBEC4" w14:textId="77777777" w:rsidR="002A7EB0" w:rsidRPr="007D481C" w:rsidRDefault="002A7EB0" w:rsidP="002A7EB0">
      <w:pPr>
        <w:autoSpaceDE w:val="0"/>
        <w:autoSpaceDN w:val="0"/>
        <w:adjustRightInd w:val="0"/>
        <w:jc w:val="both"/>
      </w:pPr>
    </w:p>
    <w:p w14:paraId="5BAF5705" w14:textId="77777777" w:rsidR="002A7EB0" w:rsidRDefault="002A7EB0" w:rsidP="002A7EB0">
      <w:pPr>
        <w:autoSpaceDE w:val="0"/>
        <w:autoSpaceDN w:val="0"/>
        <w:adjustRightInd w:val="0"/>
        <w:ind w:left="567" w:hanging="567"/>
        <w:jc w:val="both"/>
      </w:pPr>
      <w:r w:rsidRPr="007D481C">
        <w:t>A</w:t>
      </w:r>
      <w:r>
        <w:t>5</w:t>
      </w:r>
      <w:r w:rsidRPr="007D481C">
        <w:t xml:space="preserve">. </w:t>
      </w:r>
      <w:r>
        <w:tab/>
      </w:r>
      <w:r w:rsidRPr="007D481C">
        <w:t xml:space="preserve">Realizar as atividades preliminares do trabalho de auditoria especificadas no </w:t>
      </w:r>
      <w:r>
        <w:t>item</w:t>
      </w:r>
      <w:r w:rsidRPr="007D481C">
        <w:t xml:space="preserve"> 5 no início do trabalho de auditoria corrente auxilia o auditor na identificação e avaliação de eventos ou situações que possam afetar adversamente a capacidade do auditor de planejar e realizar o trabalho de auditoria.</w:t>
      </w:r>
    </w:p>
    <w:p w14:paraId="70AA3148" w14:textId="77777777" w:rsidR="002A7EB0" w:rsidRPr="007D481C" w:rsidRDefault="002A7EB0" w:rsidP="002A7EB0">
      <w:pPr>
        <w:autoSpaceDE w:val="0"/>
        <w:autoSpaceDN w:val="0"/>
        <w:adjustRightInd w:val="0"/>
        <w:ind w:left="567" w:hanging="567"/>
        <w:jc w:val="both"/>
      </w:pPr>
    </w:p>
    <w:p w14:paraId="4C318886" w14:textId="77777777" w:rsidR="002A7EB0" w:rsidRDefault="002A7EB0" w:rsidP="002A7EB0">
      <w:pPr>
        <w:autoSpaceDE w:val="0"/>
        <w:autoSpaceDN w:val="0"/>
        <w:adjustRightInd w:val="0"/>
        <w:spacing w:after="120"/>
        <w:ind w:left="567" w:hanging="567"/>
        <w:jc w:val="both"/>
      </w:pPr>
      <w:r w:rsidRPr="007D481C">
        <w:t>A</w:t>
      </w:r>
      <w:r>
        <w:t>6</w:t>
      </w:r>
      <w:r w:rsidRPr="007D481C">
        <w:t xml:space="preserve">. </w:t>
      </w:r>
      <w:r>
        <w:tab/>
      </w:r>
      <w:r w:rsidRPr="007D481C">
        <w:t xml:space="preserve">A realização dessas atividades preliminares permite ao auditor planejar </w:t>
      </w:r>
      <w:r>
        <w:t>o</w:t>
      </w:r>
      <w:r w:rsidRPr="007D481C">
        <w:t xml:space="preserve"> trabalho de auditoria para o qual, por exemplo:</w:t>
      </w:r>
    </w:p>
    <w:p w14:paraId="234F4FC7" w14:textId="77777777" w:rsidR="002A7EB0" w:rsidRPr="007D481C" w:rsidRDefault="002A7EB0" w:rsidP="002A7EB0">
      <w:pPr>
        <w:autoSpaceDE w:val="0"/>
        <w:autoSpaceDN w:val="0"/>
        <w:adjustRightInd w:val="0"/>
        <w:spacing w:after="120"/>
        <w:ind w:left="993" w:hanging="426"/>
        <w:jc w:val="both"/>
      </w:pPr>
      <w:r>
        <w:t xml:space="preserve">(a) </w:t>
      </w:r>
      <w:r>
        <w:tab/>
      </w:r>
      <w:r w:rsidRPr="007D481C">
        <w:t>o auditor mantém a necessária independência e capacidade para realizar o trabalho</w:t>
      </w:r>
      <w:r>
        <w:t>;</w:t>
      </w:r>
    </w:p>
    <w:p w14:paraId="34B449A1" w14:textId="77777777" w:rsidR="002A7EB0" w:rsidRPr="007D481C" w:rsidRDefault="002A7EB0" w:rsidP="002A7EB0">
      <w:pPr>
        <w:autoSpaceDE w:val="0"/>
        <w:autoSpaceDN w:val="0"/>
        <w:adjustRightInd w:val="0"/>
        <w:spacing w:after="120"/>
        <w:ind w:left="993" w:hanging="426"/>
        <w:jc w:val="both"/>
      </w:pPr>
      <w:r>
        <w:t xml:space="preserve">(b) </w:t>
      </w:r>
      <w:r w:rsidRPr="007D481C">
        <w:t>não há problemas de integridade da administração que possam afetar a disposição do auditor de continuar o trabalho</w:t>
      </w:r>
      <w:r>
        <w:t>;</w:t>
      </w:r>
    </w:p>
    <w:p w14:paraId="03797225" w14:textId="77777777" w:rsidR="002A7EB0" w:rsidRDefault="002A7EB0" w:rsidP="002A7EB0">
      <w:pPr>
        <w:autoSpaceDE w:val="0"/>
        <w:autoSpaceDN w:val="0"/>
        <w:adjustRightInd w:val="0"/>
        <w:ind w:left="993" w:hanging="426"/>
        <w:jc w:val="both"/>
      </w:pPr>
      <w:r>
        <w:t>(c)</w:t>
      </w:r>
      <w:r>
        <w:tab/>
      </w:r>
      <w:r w:rsidRPr="007D481C">
        <w:t>não há desentendimentos com o cliente em relação aos termos do trabalho.</w:t>
      </w:r>
    </w:p>
    <w:p w14:paraId="651CA1F2" w14:textId="77777777" w:rsidR="002A7EB0" w:rsidRPr="007D481C" w:rsidRDefault="002A7EB0" w:rsidP="002A7EB0">
      <w:pPr>
        <w:autoSpaceDE w:val="0"/>
        <w:autoSpaceDN w:val="0"/>
        <w:adjustRightInd w:val="0"/>
        <w:jc w:val="both"/>
      </w:pPr>
    </w:p>
    <w:p w14:paraId="167DBD13" w14:textId="77777777" w:rsidR="002A7EB0" w:rsidRPr="007C05B1" w:rsidRDefault="002A7EB0" w:rsidP="002A7EB0">
      <w:pPr>
        <w:autoSpaceDE w:val="0"/>
        <w:autoSpaceDN w:val="0"/>
        <w:adjustRightInd w:val="0"/>
        <w:ind w:left="567" w:hanging="567"/>
        <w:jc w:val="both"/>
      </w:pPr>
      <w:r w:rsidRPr="007D481C">
        <w:t>A</w:t>
      </w:r>
      <w:r>
        <w:t>7</w:t>
      </w:r>
      <w:r w:rsidRPr="007D481C">
        <w:t xml:space="preserve">. </w:t>
      </w:r>
      <w:r>
        <w:tab/>
      </w:r>
      <w:r w:rsidRPr="007D481C">
        <w:t>A avaliação pelo auditor da continuidade do relacionamento com o cliente e de requisitos éticos, incluindo independência, ocorre ao longo do trabalho de auditoria à medida que mudam as circunstâncias e as condições. A aplicação de procedimentos iniciais sobre a continuidade do cliente e a avaliação de requisitos éticos (inclusive independência) no início do trabalho de auditoria corrente significa que estes devem estar concluídos antes da realização de outras atividades importantes para esse trabalho. No caso de trabalhos de auditoria recorrentes, esses procedimentos iniciais devem ser aplicados logo após (ou em conexão com) a conclusão da auditoria anterior.</w:t>
      </w:r>
    </w:p>
    <w:p w14:paraId="70CB348D" w14:textId="77777777" w:rsidR="002A7EB0" w:rsidRDefault="002A7EB0" w:rsidP="002A7EB0">
      <w:pPr>
        <w:autoSpaceDE w:val="0"/>
        <w:autoSpaceDN w:val="0"/>
        <w:adjustRightInd w:val="0"/>
        <w:jc w:val="both"/>
        <w:rPr>
          <w:b/>
          <w:bCs/>
        </w:rPr>
      </w:pPr>
    </w:p>
    <w:p w14:paraId="3EABFD55" w14:textId="77777777" w:rsidR="002A7EB0" w:rsidRDefault="002A7EB0" w:rsidP="002A7EB0">
      <w:pPr>
        <w:autoSpaceDE w:val="0"/>
        <w:autoSpaceDN w:val="0"/>
        <w:adjustRightInd w:val="0"/>
        <w:jc w:val="both"/>
        <w:rPr>
          <w:b/>
          <w:bCs/>
        </w:rPr>
      </w:pPr>
      <w:r w:rsidRPr="007D481C">
        <w:rPr>
          <w:b/>
          <w:bCs/>
        </w:rPr>
        <w:t>Atividades de planejamento</w:t>
      </w:r>
    </w:p>
    <w:p w14:paraId="6722864F" w14:textId="77777777" w:rsidR="002A7EB0" w:rsidRPr="007D481C" w:rsidRDefault="002A7EB0" w:rsidP="002A7EB0">
      <w:pPr>
        <w:autoSpaceDE w:val="0"/>
        <w:autoSpaceDN w:val="0"/>
        <w:adjustRightInd w:val="0"/>
        <w:jc w:val="both"/>
        <w:rPr>
          <w:b/>
          <w:bCs/>
        </w:rPr>
      </w:pPr>
    </w:p>
    <w:p w14:paraId="32877C23" w14:textId="77777777" w:rsidR="002A7EB0" w:rsidRDefault="002A7EB0" w:rsidP="002A7EB0">
      <w:pPr>
        <w:autoSpaceDE w:val="0"/>
        <w:autoSpaceDN w:val="0"/>
        <w:adjustRightInd w:val="0"/>
        <w:jc w:val="both"/>
      </w:pPr>
      <w:r>
        <w:rPr>
          <w:i/>
          <w:iCs/>
        </w:rPr>
        <w:t>E</w:t>
      </w:r>
      <w:r w:rsidRPr="007D481C">
        <w:rPr>
          <w:i/>
          <w:iCs/>
        </w:rPr>
        <w:t xml:space="preserve">stratégia global de auditoria </w:t>
      </w:r>
      <w:r w:rsidRPr="007D481C">
        <w:t>(</w:t>
      </w:r>
      <w:r>
        <w:t xml:space="preserve">ver itens </w:t>
      </w:r>
      <w:r w:rsidRPr="007D481C">
        <w:t>7</w:t>
      </w:r>
      <w:r>
        <w:t xml:space="preserve"> e 8</w:t>
      </w:r>
      <w:r w:rsidRPr="007D481C">
        <w:t>)</w:t>
      </w:r>
    </w:p>
    <w:p w14:paraId="12B212B9" w14:textId="77777777" w:rsidR="002A7EB0" w:rsidRPr="007D481C" w:rsidRDefault="002A7EB0" w:rsidP="002A7EB0">
      <w:pPr>
        <w:autoSpaceDE w:val="0"/>
        <w:autoSpaceDN w:val="0"/>
        <w:adjustRightInd w:val="0"/>
        <w:jc w:val="both"/>
      </w:pPr>
    </w:p>
    <w:p w14:paraId="54850C09" w14:textId="77777777" w:rsidR="002A7EB0" w:rsidRPr="007D481C" w:rsidRDefault="002A7EB0" w:rsidP="002A7EB0">
      <w:pPr>
        <w:autoSpaceDE w:val="0"/>
        <w:autoSpaceDN w:val="0"/>
        <w:adjustRightInd w:val="0"/>
        <w:spacing w:after="120"/>
        <w:ind w:left="567" w:hanging="567"/>
        <w:jc w:val="both"/>
      </w:pPr>
      <w:r w:rsidRPr="007D481C">
        <w:t>A</w:t>
      </w:r>
      <w:r>
        <w:t>8</w:t>
      </w:r>
      <w:r w:rsidRPr="007D481C">
        <w:t xml:space="preserve">. </w:t>
      </w:r>
      <w:r>
        <w:tab/>
      </w:r>
      <w:r w:rsidRPr="007D481C">
        <w:t>O processo de definição da estratégia global auxilia o auditor a determinar, dependendo da conclusão dos procedimentos de avaliação de risco, temas como:</w:t>
      </w:r>
    </w:p>
    <w:p w14:paraId="0F2BA464" w14:textId="77777777" w:rsidR="002A7EB0" w:rsidRPr="007D481C" w:rsidRDefault="002A7EB0">
      <w:pPr>
        <w:numPr>
          <w:ilvl w:val="0"/>
          <w:numId w:val="128"/>
        </w:numPr>
        <w:autoSpaceDE w:val="0"/>
        <w:autoSpaceDN w:val="0"/>
        <w:adjustRightInd w:val="0"/>
        <w:spacing w:after="120" w:line="240" w:lineRule="auto"/>
        <w:ind w:left="993" w:hanging="426"/>
        <w:jc w:val="both"/>
      </w:pPr>
      <w:r w:rsidRPr="007D481C">
        <w:t>os recursos a serem alocados em áreas de auditoria específicas, tais como membros da equipe com experiência adequada para áreas de alto risco ou o envolvimento de especialista em temas complexos</w:t>
      </w:r>
      <w:r>
        <w:t>;</w:t>
      </w:r>
    </w:p>
    <w:p w14:paraId="184E521E" w14:textId="77777777" w:rsidR="002A7EB0" w:rsidRPr="007D481C" w:rsidRDefault="002A7EB0">
      <w:pPr>
        <w:numPr>
          <w:ilvl w:val="0"/>
          <w:numId w:val="128"/>
        </w:numPr>
        <w:autoSpaceDE w:val="0"/>
        <w:autoSpaceDN w:val="0"/>
        <w:adjustRightInd w:val="0"/>
        <w:spacing w:after="120" w:line="240" w:lineRule="auto"/>
        <w:ind w:left="993" w:hanging="426"/>
        <w:jc w:val="both"/>
      </w:pPr>
      <w:r w:rsidRPr="007D481C">
        <w:t>os recursos a alocar a áreas de auditoria específicas, tais como o número de membros da equipe alocados para observar as contagens de estoque em locais relevantes, a extensão da revisão do trabalho de outros auditores no caso de auditoria de grupo de empresas ou o orçamento de horas de auditoria a serem alocadas nas áreas de alto risco;</w:t>
      </w:r>
    </w:p>
    <w:p w14:paraId="0FB10ECF" w14:textId="77777777" w:rsidR="002A7EB0" w:rsidRPr="007D481C" w:rsidRDefault="002A7EB0">
      <w:pPr>
        <w:numPr>
          <w:ilvl w:val="0"/>
          <w:numId w:val="128"/>
        </w:numPr>
        <w:autoSpaceDE w:val="0"/>
        <w:autoSpaceDN w:val="0"/>
        <w:adjustRightInd w:val="0"/>
        <w:spacing w:after="120" w:line="240" w:lineRule="auto"/>
        <w:ind w:left="993" w:hanging="426"/>
        <w:jc w:val="both"/>
      </w:pPr>
      <w:r w:rsidRPr="007D481C">
        <w:t>quando esses recursos deve</w:t>
      </w:r>
      <w:r>
        <w:t>m</w:t>
      </w:r>
      <w:r w:rsidRPr="007D481C">
        <w:t xml:space="preserve"> ser alocados, por exemplo, se em etapa intermediária de auditoria ou</w:t>
      </w:r>
      <w:r>
        <w:t xml:space="preserve"> em</w:t>
      </w:r>
      <w:r w:rsidRPr="007D481C">
        <w:t xml:space="preserve"> determinada data-base de corte; e</w:t>
      </w:r>
    </w:p>
    <w:p w14:paraId="1691E0BC" w14:textId="77777777" w:rsidR="002A7EB0" w:rsidRDefault="002A7EB0">
      <w:pPr>
        <w:numPr>
          <w:ilvl w:val="0"/>
          <w:numId w:val="128"/>
        </w:numPr>
        <w:autoSpaceDE w:val="0"/>
        <w:autoSpaceDN w:val="0"/>
        <w:adjustRightInd w:val="0"/>
        <w:spacing w:after="0" w:line="240" w:lineRule="auto"/>
        <w:ind w:left="993" w:hanging="426"/>
        <w:jc w:val="both"/>
      </w:pPr>
      <w:r w:rsidRPr="007D481C">
        <w:t>como esses recursos são gerenciados, direcionados e supervisionados, por exemplo, para quando estão previstas as reuniões preparatórias e de atualização, como deve</w:t>
      </w:r>
      <w:r>
        <w:t>m</w:t>
      </w:r>
      <w:r w:rsidRPr="007D481C">
        <w:t xml:space="preserve"> ocorrer as revisões do sócio e do gerente do trabalho (por exemplo, em campo ou fora dele) e se devem ser realizadas revisões de controle de qualidade do trabalho.</w:t>
      </w:r>
    </w:p>
    <w:p w14:paraId="75675559" w14:textId="77777777" w:rsidR="002A7EB0" w:rsidRPr="007D481C" w:rsidRDefault="002A7EB0" w:rsidP="002A7EB0">
      <w:pPr>
        <w:autoSpaceDE w:val="0"/>
        <w:autoSpaceDN w:val="0"/>
        <w:adjustRightInd w:val="0"/>
        <w:ind w:left="1134"/>
        <w:jc w:val="both"/>
      </w:pPr>
    </w:p>
    <w:p w14:paraId="18423B5C" w14:textId="77777777" w:rsidR="002A7EB0" w:rsidRPr="007D481C" w:rsidRDefault="002A7EB0" w:rsidP="002A7EB0">
      <w:pPr>
        <w:autoSpaceDE w:val="0"/>
        <w:autoSpaceDN w:val="0"/>
        <w:adjustRightInd w:val="0"/>
        <w:ind w:left="567" w:hanging="567"/>
        <w:jc w:val="both"/>
      </w:pPr>
      <w:r w:rsidRPr="007D481C">
        <w:t>A</w:t>
      </w:r>
      <w:r>
        <w:t>9</w:t>
      </w:r>
      <w:r w:rsidRPr="007D481C">
        <w:t xml:space="preserve">. </w:t>
      </w:r>
      <w:r>
        <w:tab/>
      </w:r>
      <w:r w:rsidRPr="007D481C">
        <w:t>O Anexo a esta Norma relaciona exemplos de considerações na definição da estratégia global de auditoria.</w:t>
      </w:r>
    </w:p>
    <w:p w14:paraId="3FEBEDFF" w14:textId="77777777" w:rsidR="002A7EB0" w:rsidRDefault="002A7EB0" w:rsidP="002A7EB0">
      <w:pPr>
        <w:autoSpaceDE w:val="0"/>
        <w:autoSpaceDN w:val="0"/>
        <w:adjustRightInd w:val="0"/>
        <w:ind w:left="567" w:hanging="567"/>
        <w:jc w:val="both"/>
      </w:pPr>
    </w:p>
    <w:p w14:paraId="5916249B" w14:textId="77777777" w:rsidR="002A7EB0" w:rsidRDefault="002A7EB0" w:rsidP="002A7EB0">
      <w:pPr>
        <w:autoSpaceDE w:val="0"/>
        <w:autoSpaceDN w:val="0"/>
        <w:adjustRightInd w:val="0"/>
        <w:ind w:left="567" w:hanging="567"/>
        <w:jc w:val="both"/>
      </w:pPr>
      <w:r w:rsidRPr="007D481C">
        <w:t>A1</w:t>
      </w:r>
      <w:r>
        <w:t>0</w:t>
      </w:r>
      <w:r w:rsidRPr="007D481C">
        <w:t xml:space="preserve">. </w:t>
      </w:r>
      <w:r>
        <w:tab/>
      </w:r>
      <w:r w:rsidRPr="007D481C">
        <w:t>Uma vez definida a estratégia global de auditoria, pode ser desenvolvido plano de auditoria para tratar dos diversos temas identificados na estratégia global de auditoria, levando-se em conta a necessidade de atingir os objetivos da auditoria por meio do uso eficiente dos recursos do auditor. A definição da estratégia global de auditoria e o plano de auditoria detalhado não são necessariamente processos isolados ou seq</w:t>
      </w:r>
      <w:r>
        <w:t>u</w:t>
      </w:r>
      <w:r w:rsidRPr="007D481C">
        <w:t>enciais, estando intimamente relacionados, uma vez que as mudanças em um podem resultar em mudanças no outro.</w:t>
      </w:r>
    </w:p>
    <w:p w14:paraId="41872766" w14:textId="77777777" w:rsidR="002A7EB0" w:rsidRPr="007D481C" w:rsidRDefault="002A7EB0" w:rsidP="002A7EB0">
      <w:pPr>
        <w:autoSpaceDE w:val="0"/>
        <w:autoSpaceDN w:val="0"/>
        <w:adjustRightInd w:val="0"/>
        <w:jc w:val="both"/>
      </w:pPr>
    </w:p>
    <w:p w14:paraId="78FF4CC4" w14:textId="77777777" w:rsidR="002A7EB0" w:rsidRDefault="002A7EB0" w:rsidP="002A7EB0">
      <w:pPr>
        <w:autoSpaceDE w:val="0"/>
        <w:autoSpaceDN w:val="0"/>
        <w:adjustRightInd w:val="0"/>
        <w:jc w:val="both"/>
      </w:pPr>
      <w:r w:rsidRPr="007D481C">
        <w:t>Considerações específicas para entidades de pequeno porte</w:t>
      </w:r>
    </w:p>
    <w:p w14:paraId="7530FDCD" w14:textId="77777777" w:rsidR="002A7EB0" w:rsidRPr="007D481C" w:rsidRDefault="002A7EB0" w:rsidP="002A7EB0">
      <w:pPr>
        <w:autoSpaceDE w:val="0"/>
        <w:autoSpaceDN w:val="0"/>
        <w:adjustRightInd w:val="0"/>
        <w:jc w:val="both"/>
      </w:pPr>
    </w:p>
    <w:p w14:paraId="73859263" w14:textId="77777777" w:rsidR="002A7EB0" w:rsidRPr="007D481C" w:rsidRDefault="002A7EB0" w:rsidP="002A7EB0">
      <w:pPr>
        <w:autoSpaceDE w:val="0"/>
        <w:autoSpaceDN w:val="0"/>
        <w:adjustRightInd w:val="0"/>
        <w:ind w:left="567" w:hanging="567"/>
        <w:jc w:val="both"/>
      </w:pPr>
      <w:r w:rsidRPr="007D481C">
        <w:t>A1</w:t>
      </w:r>
      <w:r>
        <w:t>1</w:t>
      </w:r>
      <w:r w:rsidRPr="007D481C">
        <w:t>. Em auditoria de entidade de pequeno porte, toda a auditoria pode ser conduzida por equipe pequena de auditoria. Muitas auditorias de entidades de pequeno porte envolvem o sócio do trabalho trabalhando com um membro da equipe de trabalho ou sozinho. Com uma equipe menor, a coordenação e a comunicação entre membros da equipe ficam facilitadas.</w:t>
      </w:r>
      <w:r>
        <w:t xml:space="preserve"> </w:t>
      </w:r>
      <w:r w:rsidRPr="007D481C">
        <w:t xml:space="preserve">A definição da estratégia global para a auditoria de entidade de pequeno porte não precisa ser complexa ou um exercício demorado, variando de acordo com o tamanho da entidade, a complexidade da auditoria e o tamanho da equipe de trabalho. Por exemplo, um memorando breve, elaborado na conclusão da auditoria anterior, baseado na revisão dos papéis de trabalho e destacando </w:t>
      </w:r>
      <w:r>
        <w:t xml:space="preserve">assuntos </w:t>
      </w:r>
      <w:r w:rsidRPr="007D481C">
        <w:t>identificad</w:t>
      </w:r>
      <w:r>
        <w:t>o</w:t>
      </w:r>
      <w:r w:rsidRPr="007D481C">
        <w:t xml:space="preserve">s na auditoria que acabou de ser concluída, atualizado no período corrente, com base em discussões com o proprietário ou administrador da entidade, podem servir como documentação da estratégia de auditoria para o trabalho de auditoria corrente, caso cubra os temas mencionados no </w:t>
      </w:r>
      <w:r>
        <w:t>item</w:t>
      </w:r>
      <w:r w:rsidRPr="007D481C">
        <w:t xml:space="preserve"> </w:t>
      </w:r>
      <w:r>
        <w:t>8</w:t>
      </w:r>
      <w:r w:rsidRPr="007D481C">
        <w:t>.</w:t>
      </w:r>
    </w:p>
    <w:p w14:paraId="664DD5FA" w14:textId="77777777" w:rsidR="002A7EB0" w:rsidRDefault="002A7EB0" w:rsidP="002A7EB0">
      <w:pPr>
        <w:autoSpaceDE w:val="0"/>
        <w:autoSpaceDN w:val="0"/>
        <w:adjustRightInd w:val="0"/>
        <w:jc w:val="both"/>
        <w:rPr>
          <w:i/>
          <w:iCs/>
        </w:rPr>
      </w:pPr>
    </w:p>
    <w:p w14:paraId="5316B4F5" w14:textId="77777777" w:rsidR="002A7EB0" w:rsidRDefault="002A7EB0" w:rsidP="002A7EB0">
      <w:pPr>
        <w:autoSpaceDE w:val="0"/>
        <w:autoSpaceDN w:val="0"/>
        <w:adjustRightInd w:val="0"/>
        <w:jc w:val="both"/>
      </w:pPr>
      <w:r>
        <w:rPr>
          <w:i/>
          <w:iCs/>
        </w:rPr>
        <w:t>P</w:t>
      </w:r>
      <w:r w:rsidRPr="007D481C">
        <w:rPr>
          <w:i/>
          <w:iCs/>
        </w:rPr>
        <w:t xml:space="preserve">lano de auditoria </w:t>
      </w:r>
      <w:r w:rsidRPr="007D481C">
        <w:t>(</w:t>
      </w:r>
      <w:r>
        <w:t>ver item 9</w:t>
      </w:r>
      <w:r w:rsidRPr="007D481C">
        <w:t>)</w:t>
      </w:r>
    </w:p>
    <w:p w14:paraId="2928EC61" w14:textId="77777777" w:rsidR="002A7EB0" w:rsidRPr="007D481C" w:rsidRDefault="002A7EB0" w:rsidP="002A7EB0">
      <w:pPr>
        <w:autoSpaceDE w:val="0"/>
        <w:autoSpaceDN w:val="0"/>
        <w:adjustRightInd w:val="0"/>
        <w:jc w:val="both"/>
      </w:pPr>
    </w:p>
    <w:p w14:paraId="220102C2" w14:textId="77777777" w:rsidR="002A7EB0" w:rsidRDefault="002A7EB0" w:rsidP="002A7EB0">
      <w:pPr>
        <w:autoSpaceDE w:val="0"/>
        <w:autoSpaceDN w:val="0"/>
        <w:adjustRightInd w:val="0"/>
        <w:ind w:left="567" w:hanging="567"/>
        <w:jc w:val="both"/>
      </w:pPr>
      <w:r w:rsidRPr="007D481C">
        <w:t>A1</w:t>
      </w:r>
      <w:r>
        <w:t>2</w:t>
      </w:r>
      <w:r w:rsidRPr="007D481C">
        <w:t xml:space="preserve">. </w:t>
      </w:r>
      <w:r>
        <w:tab/>
      </w:r>
      <w:r w:rsidRPr="007D481C">
        <w:t xml:space="preserve">O plano de auditoria é mais detalhado que a estratégia global de auditoria visto que inclui a natureza, </w:t>
      </w:r>
      <w:r>
        <w:t xml:space="preserve">a </w:t>
      </w:r>
      <w:r w:rsidRPr="007D481C">
        <w:t xml:space="preserve">época e </w:t>
      </w:r>
      <w:r>
        <w:t xml:space="preserve">a </w:t>
      </w:r>
      <w:r w:rsidRPr="007D481C">
        <w:t>extensão dos procedimentos de auditoria a serem realizados pelos membros da equipe de trabalho. O planejamento desses procedimentos de auditoria ocorre no decurso da auditoria, à medida que o plano de auditoria para o trabalho é desenvolvido. Por exemplo, o planejamento dos procedimentos de avaliação de riscos ocorre na fase inicial de auditoria. Entretanto, o planejamento da natureza, da época e da extensão de procedimentos específicos adicionais de auditoria depende do resultado dessa avaliação de riscos. Além disso, o auditor pode iniciar a execução de procedimentos adicionais de auditoria para alguns tipos de operaç</w:t>
      </w:r>
      <w:r>
        <w:t>ão</w:t>
      </w:r>
      <w:r w:rsidRPr="007D481C">
        <w:t>, saldos de conta e divulgaç</w:t>
      </w:r>
      <w:r>
        <w:t>ão</w:t>
      </w:r>
      <w:r w:rsidRPr="007D481C">
        <w:t xml:space="preserve"> antes de planejar todos os procedimentos adicionais de auditoria.</w:t>
      </w:r>
    </w:p>
    <w:p w14:paraId="1BD384D3" w14:textId="77777777" w:rsidR="002A7EB0" w:rsidRDefault="002A7EB0" w:rsidP="002A7EB0">
      <w:pPr>
        <w:autoSpaceDE w:val="0"/>
        <w:autoSpaceDN w:val="0"/>
        <w:adjustRightInd w:val="0"/>
        <w:jc w:val="both"/>
      </w:pPr>
    </w:p>
    <w:p w14:paraId="1C9B5CE9" w14:textId="77777777" w:rsidR="002A7EB0" w:rsidRDefault="002A7EB0" w:rsidP="002A7EB0">
      <w:pPr>
        <w:ind w:left="567" w:hanging="567"/>
        <w:jc w:val="both"/>
      </w:pPr>
      <w:r>
        <w:t xml:space="preserve">A13. </w:t>
      </w:r>
      <w:r>
        <w:tab/>
        <w:t xml:space="preserve">A determinação da natureza, da época e da extensão dos procedimentos de avaliação de risco, e dos procedimentos de auditoria adicionais, à medida que eles se relacionam com as divulgações, é importante, considerando tanto a ampla gama de informações quanto o nível de detalhes que possam estar incluídos nessas divulgações. Além disso, certas divulgações podem conter informações obtidas fora do razão geral e dos razões auxiliares, que também podem afetar os riscos avaliados e a natureza, a época e a extensão dos procedimentos de auditoria para tratar desses riscos. </w:t>
      </w:r>
      <w:r>
        <w:rPr>
          <w:color w:val="00B0F0"/>
          <w:sz w:val="20"/>
          <w:szCs w:val="20"/>
        </w:rPr>
        <w:t>(Incluído pela NBC TA 300 (R1))</w:t>
      </w:r>
    </w:p>
    <w:p w14:paraId="0F480A59" w14:textId="77777777" w:rsidR="002A7EB0" w:rsidRDefault="002A7EB0" w:rsidP="002A7EB0">
      <w:pPr>
        <w:ind w:left="72"/>
        <w:jc w:val="both"/>
        <w:rPr>
          <w:bCs/>
          <w:iCs/>
          <w:spacing w:val="-7"/>
        </w:rPr>
      </w:pPr>
    </w:p>
    <w:p w14:paraId="59C1B88B" w14:textId="77777777" w:rsidR="002A7EB0" w:rsidRDefault="002A7EB0" w:rsidP="002A7EB0">
      <w:pPr>
        <w:spacing w:after="120"/>
        <w:ind w:left="567" w:hanging="567"/>
        <w:jc w:val="both"/>
      </w:pPr>
      <w:r>
        <w:rPr>
          <w:spacing w:val="4"/>
        </w:rPr>
        <w:t xml:space="preserve">A14. </w:t>
      </w:r>
      <w:r>
        <w:rPr>
          <w:spacing w:val="4"/>
        </w:rPr>
        <w:tab/>
        <w:t>A consideração das divulgações no início da auditoria ajuda o auditor a dar a devida atenção e planejar o tempo adequado para tratar as divulgações da mesma forma que as classes de transações, de eventos e de saldos contábeis. Considerações preliminares também podem ajudar o auditor a determinar os efeitos sobre a auditoria de:</w:t>
      </w:r>
    </w:p>
    <w:p w14:paraId="77D19FE2" w14:textId="77777777" w:rsidR="002A7EB0" w:rsidRDefault="002A7EB0">
      <w:pPr>
        <w:widowControl w:val="0"/>
        <w:numPr>
          <w:ilvl w:val="0"/>
          <w:numId w:val="133"/>
        </w:numPr>
        <w:kinsoku w:val="0"/>
        <w:spacing w:after="120" w:line="240" w:lineRule="auto"/>
        <w:ind w:left="851" w:right="142" w:hanging="284"/>
        <w:jc w:val="both"/>
        <w:rPr>
          <w:spacing w:val="4"/>
        </w:rPr>
      </w:pPr>
      <w:r>
        <w:rPr>
          <w:spacing w:val="4"/>
        </w:rPr>
        <w:t xml:space="preserve"> </w:t>
      </w:r>
      <w:r>
        <w:rPr>
          <w:spacing w:val="4"/>
        </w:rPr>
        <w:tab/>
        <w:t>divulgações significativas novas ou revisadas necessárias em decorrência de mudanças no ambiente, nas condições financeiras ou nas atividades da entidade (por exemplo, mudança na identificação de segmentos e de comunicação de informações sobre segmentos decorrentes de combinação de negócios significativa);</w:t>
      </w:r>
    </w:p>
    <w:p w14:paraId="3FEF96D0" w14:textId="77777777" w:rsidR="002A7EB0" w:rsidRDefault="002A7EB0">
      <w:pPr>
        <w:widowControl w:val="0"/>
        <w:numPr>
          <w:ilvl w:val="0"/>
          <w:numId w:val="133"/>
        </w:numPr>
        <w:kinsoku w:val="0"/>
        <w:spacing w:after="120" w:line="240" w:lineRule="auto"/>
        <w:ind w:left="851" w:right="142" w:hanging="284"/>
        <w:jc w:val="both"/>
        <w:rPr>
          <w:spacing w:val="4"/>
        </w:rPr>
      </w:pPr>
      <w:r>
        <w:rPr>
          <w:spacing w:val="4"/>
        </w:rPr>
        <w:t xml:space="preserve"> </w:t>
      </w:r>
      <w:r>
        <w:rPr>
          <w:spacing w:val="4"/>
        </w:rPr>
        <w:tab/>
        <w:t>divulgações significativas novas ou revisadas decorrentes de mudanças na estrutura de relatório financeiro aplicável;</w:t>
      </w:r>
    </w:p>
    <w:p w14:paraId="65799130" w14:textId="77777777" w:rsidR="002A7EB0" w:rsidRDefault="002A7EB0">
      <w:pPr>
        <w:widowControl w:val="0"/>
        <w:numPr>
          <w:ilvl w:val="0"/>
          <w:numId w:val="133"/>
        </w:numPr>
        <w:kinsoku w:val="0"/>
        <w:spacing w:after="120" w:line="240" w:lineRule="auto"/>
        <w:ind w:left="851" w:right="142" w:hanging="284"/>
        <w:jc w:val="both"/>
        <w:rPr>
          <w:spacing w:val="4"/>
        </w:rPr>
      </w:pPr>
      <w:r>
        <w:rPr>
          <w:spacing w:val="4"/>
        </w:rPr>
        <w:t xml:space="preserve"> </w:t>
      </w:r>
      <w:r>
        <w:rPr>
          <w:spacing w:val="4"/>
        </w:rPr>
        <w:tab/>
        <w:t xml:space="preserve">necessidade de envolvimento de especialista para ajudar nos procedimentos de auditoria relacionados com divulgações específicas (por exemplo, divulgações relacionadas com obrigações com previdência e outros benefícios de aposentadoria); e </w:t>
      </w:r>
    </w:p>
    <w:p w14:paraId="03C3C04C" w14:textId="77777777" w:rsidR="002A7EB0" w:rsidRDefault="002A7EB0">
      <w:pPr>
        <w:widowControl w:val="0"/>
        <w:numPr>
          <w:ilvl w:val="0"/>
          <w:numId w:val="133"/>
        </w:numPr>
        <w:kinsoku w:val="0"/>
        <w:spacing w:after="0" w:line="240" w:lineRule="auto"/>
        <w:ind w:left="851" w:right="142" w:hanging="284"/>
        <w:jc w:val="both"/>
        <w:rPr>
          <w:spacing w:val="4"/>
        </w:rPr>
      </w:pPr>
      <w:r>
        <w:rPr>
          <w:spacing w:val="4"/>
        </w:rPr>
        <w:t xml:space="preserve"> </w:t>
      </w:r>
      <w:r>
        <w:rPr>
          <w:spacing w:val="4"/>
        </w:rPr>
        <w:tab/>
        <w:t xml:space="preserve">assuntos relacionados com divulgações que o auditor pode querer discutir com os responsáveis pela governança (ver item A12 da NBC TA 260). </w:t>
      </w:r>
      <w:r>
        <w:rPr>
          <w:color w:val="00B0F0"/>
          <w:sz w:val="20"/>
          <w:szCs w:val="20"/>
        </w:rPr>
        <w:t>(Incluído pela NBC TA 300 (R1))</w:t>
      </w:r>
    </w:p>
    <w:p w14:paraId="07B4DFA1" w14:textId="77777777" w:rsidR="002A7EB0" w:rsidRPr="007D481C" w:rsidRDefault="002A7EB0" w:rsidP="002A7EB0">
      <w:pPr>
        <w:autoSpaceDE w:val="0"/>
        <w:autoSpaceDN w:val="0"/>
        <w:adjustRightInd w:val="0"/>
        <w:jc w:val="both"/>
      </w:pPr>
    </w:p>
    <w:p w14:paraId="40F3E9EC" w14:textId="77777777" w:rsidR="002A7EB0" w:rsidRDefault="002A7EB0" w:rsidP="002A7EB0">
      <w:pPr>
        <w:autoSpaceDE w:val="0"/>
        <w:autoSpaceDN w:val="0"/>
        <w:adjustRightInd w:val="0"/>
        <w:jc w:val="both"/>
      </w:pPr>
      <w:r w:rsidRPr="007D481C">
        <w:rPr>
          <w:i/>
          <w:iCs/>
        </w:rPr>
        <w:t>Mudança n</w:t>
      </w:r>
      <w:r>
        <w:rPr>
          <w:i/>
          <w:iCs/>
        </w:rPr>
        <w:t>a</w:t>
      </w:r>
      <w:r w:rsidRPr="007D481C">
        <w:rPr>
          <w:i/>
          <w:iCs/>
        </w:rPr>
        <w:t>s deci</w:t>
      </w:r>
      <w:r>
        <w:rPr>
          <w:i/>
          <w:iCs/>
        </w:rPr>
        <w:t>sões</w:t>
      </w:r>
      <w:r w:rsidRPr="007D481C">
        <w:rPr>
          <w:i/>
          <w:iCs/>
        </w:rPr>
        <w:t xml:space="preserve"> de planejamento durante o processo de auditoria </w:t>
      </w:r>
      <w:r w:rsidRPr="007D481C">
        <w:t>(</w:t>
      </w:r>
      <w:r>
        <w:t>ver item 10</w:t>
      </w:r>
      <w:r w:rsidRPr="007D481C">
        <w:t>)</w:t>
      </w:r>
    </w:p>
    <w:p w14:paraId="6861D2AE" w14:textId="77777777" w:rsidR="002A7EB0" w:rsidRPr="007D481C" w:rsidRDefault="002A7EB0" w:rsidP="002A7EB0">
      <w:pPr>
        <w:autoSpaceDE w:val="0"/>
        <w:autoSpaceDN w:val="0"/>
        <w:adjustRightInd w:val="0"/>
        <w:jc w:val="both"/>
      </w:pPr>
    </w:p>
    <w:p w14:paraId="0BDC5626" w14:textId="77777777" w:rsidR="002A7EB0" w:rsidRDefault="002A7EB0" w:rsidP="002A7EB0">
      <w:pPr>
        <w:autoSpaceDE w:val="0"/>
        <w:autoSpaceDN w:val="0"/>
        <w:adjustRightInd w:val="0"/>
        <w:ind w:left="567" w:hanging="567"/>
        <w:jc w:val="both"/>
      </w:pPr>
      <w:r w:rsidRPr="007D481C">
        <w:t>A1</w:t>
      </w:r>
      <w:r>
        <w:t>5</w:t>
      </w:r>
      <w:r w:rsidRPr="007D481C">
        <w:t xml:space="preserve">. </w:t>
      </w:r>
      <w:r>
        <w:tab/>
      </w:r>
      <w:r w:rsidRPr="007D481C">
        <w:t xml:space="preserve">Em decorrência de imprevistos, mudanças nas condições ou na evidência de auditoria obtida na aplicação de procedimentos de auditoria, o auditor pode ter que modificar a estratégia global e o plano de auditoria e, portanto, a natureza, </w:t>
      </w:r>
      <w:r>
        <w:t>a</w:t>
      </w:r>
      <w:r w:rsidRPr="007D481C">
        <w:t xml:space="preserve"> época e </w:t>
      </w:r>
      <w:r>
        <w:t xml:space="preserve">a </w:t>
      </w:r>
      <w:r w:rsidRPr="007D481C">
        <w:t>extensão dos procedimentos adicionais de auditoria planejados, considerando a revisão dos riscos avaliados. Pode ser o caso de informação identificada pelo auditor que difere significativamente da informação disponível quando o auditor planejou os procedimentos de auditoria. Por exemplo, evidência de auditoria obtida por meio da aplicação de procedimentos substantivos pode ser contraditória à evidência de auditoria obtida por meio de testes de controle.</w:t>
      </w:r>
    </w:p>
    <w:p w14:paraId="1EE1A9BA" w14:textId="77777777" w:rsidR="002A7EB0" w:rsidRDefault="002A7EB0" w:rsidP="002A7EB0">
      <w:pPr>
        <w:autoSpaceDE w:val="0"/>
        <w:autoSpaceDN w:val="0"/>
        <w:adjustRightInd w:val="0"/>
        <w:jc w:val="both"/>
        <w:rPr>
          <w:i/>
          <w:iCs/>
        </w:rPr>
      </w:pPr>
    </w:p>
    <w:p w14:paraId="523907B5" w14:textId="77777777" w:rsidR="002A7EB0" w:rsidRDefault="002A7EB0" w:rsidP="002A7EB0">
      <w:pPr>
        <w:autoSpaceDE w:val="0"/>
        <w:autoSpaceDN w:val="0"/>
        <w:adjustRightInd w:val="0"/>
        <w:jc w:val="both"/>
      </w:pPr>
      <w:r w:rsidRPr="007D481C">
        <w:rPr>
          <w:i/>
          <w:iCs/>
        </w:rPr>
        <w:t xml:space="preserve">Direcionamento, supervisão e revisão </w:t>
      </w:r>
      <w:r w:rsidRPr="007D481C">
        <w:t>(</w:t>
      </w:r>
      <w:r>
        <w:t xml:space="preserve">ver item </w:t>
      </w:r>
      <w:r w:rsidRPr="007D481C">
        <w:t>1</w:t>
      </w:r>
      <w:r>
        <w:t>1</w:t>
      </w:r>
      <w:r w:rsidRPr="007D481C">
        <w:t>)</w:t>
      </w:r>
    </w:p>
    <w:p w14:paraId="70E97B00" w14:textId="77777777" w:rsidR="002A7EB0" w:rsidRPr="007D481C" w:rsidRDefault="002A7EB0" w:rsidP="002A7EB0">
      <w:pPr>
        <w:autoSpaceDE w:val="0"/>
        <w:autoSpaceDN w:val="0"/>
        <w:adjustRightInd w:val="0"/>
        <w:jc w:val="both"/>
      </w:pPr>
    </w:p>
    <w:p w14:paraId="48209D72" w14:textId="77777777" w:rsidR="002A7EB0" w:rsidRDefault="002A7EB0" w:rsidP="002A7EB0">
      <w:pPr>
        <w:autoSpaceDE w:val="0"/>
        <w:autoSpaceDN w:val="0"/>
        <w:adjustRightInd w:val="0"/>
        <w:spacing w:after="120"/>
        <w:ind w:left="567" w:hanging="567"/>
        <w:jc w:val="both"/>
      </w:pPr>
      <w:r w:rsidRPr="007D481C">
        <w:t>A1</w:t>
      </w:r>
      <w:r>
        <w:t>6</w:t>
      </w:r>
      <w:r w:rsidRPr="007D481C">
        <w:t xml:space="preserve">. </w:t>
      </w:r>
      <w:r>
        <w:tab/>
      </w:r>
      <w:r w:rsidRPr="007D481C">
        <w:t xml:space="preserve">A natureza, </w:t>
      </w:r>
      <w:r>
        <w:t xml:space="preserve">a </w:t>
      </w:r>
      <w:r w:rsidRPr="007D481C">
        <w:t xml:space="preserve">época e </w:t>
      </w:r>
      <w:r>
        <w:t xml:space="preserve">a </w:t>
      </w:r>
      <w:r w:rsidRPr="007D481C">
        <w:t>extensão do direcionamento e da supervisão dos membros da equipe e a revisão do seu trabalho pode</w:t>
      </w:r>
      <w:r>
        <w:t>m</w:t>
      </w:r>
      <w:r w:rsidRPr="007D481C">
        <w:t xml:space="preserve"> variar dependendo de diversos fatores, incluindo:</w:t>
      </w:r>
    </w:p>
    <w:p w14:paraId="2644EE5D" w14:textId="77777777" w:rsidR="002A7EB0" w:rsidRDefault="002A7EB0">
      <w:pPr>
        <w:numPr>
          <w:ilvl w:val="0"/>
          <w:numId w:val="131"/>
        </w:numPr>
        <w:autoSpaceDE w:val="0"/>
        <w:autoSpaceDN w:val="0"/>
        <w:adjustRightInd w:val="0"/>
        <w:spacing w:after="120" w:line="240" w:lineRule="auto"/>
        <w:ind w:left="993" w:hanging="426"/>
        <w:jc w:val="both"/>
      </w:pPr>
      <w:r w:rsidRPr="007D481C">
        <w:t>o porte e a complexidade da entidade</w:t>
      </w:r>
      <w:r>
        <w:t>;</w:t>
      </w:r>
    </w:p>
    <w:p w14:paraId="3D79385B" w14:textId="77777777" w:rsidR="002A7EB0" w:rsidRDefault="002A7EB0">
      <w:pPr>
        <w:numPr>
          <w:ilvl w:val="0"/>
          <w:numId w:val="131"/>
        </w:numPr>
        <w:autoSpaceDE w:val="0"/>
        <w:autoSpaceDN w:val="0"/>
        <w:adjustRightInd w:val="0"/>
        <w:spacing w:after="120" w:line="240" w:lineRule="auto"/>
        <w:ind w:left="993" w:hanging="426"/>
        <w:jc w:val="both"/>
      </w:pPr>
      <w:r w:rsidRPr="007D481C">
        <w:t>a área da auditoria</w:t>
      </w:r>
      <w:r>
        <w:t>;</w:t>
      </w:r>
    </w:p>
    <w:p w14:paraId="6E73DB57" w14:textId="77777777" w:rsidR="002A7EB0" w:rsidRPr="007D481C" w:rsidRDefault="002A7EB0">
      <w:pPr>
        <w:numPr>
          <w:ilvl w:val="0"/>
          <w:numId w:val="131"/>
        </w:numPr>
        <w:autoSpaceDE w:val="0"/>
        <w:autoSpaceDN w:val="0"/>
        <w:adjustRightInd w:val="0"/>
        <w:spacing w:after="120" w:line="240" w:lineRule="auto"/>
        <w:ind w:left="993" w:hanging="426"/>
        <w:jc w:val="both"/>
      </w:pPr>
      <w:r w:rsidRPr="007D481C">
        <w:t>os riscos de distorções relevantes (por exemplo, um aumento no risco de distorções relevantes para uma dada área de auditoria costuma exigir um correspondente aumento na extensão e no direcionamento e supervisão tempestiva por parte dos membros da equipe e uma revisão mais detalhada do seu trabalho)</w:t>
      </w:r>
      <w:r>
        <w:t>;</w:t>
      </w:r>
    </w:p>
    <w:p w14:paraId="6DB2821A" w14:textId="77777777" w:rsidR="002A7EB0" w:rsidRDefault="002A7EB0">
      <w:pPr>
        <w:numPr>
          <w:ilvl w:val="0"/>
          <w:numId w:val="131"/>
        </w:numPr>
        <w:autoSpaceDE w:val="0"/>
        <w:autoSpaceDN w:val="0"/>
        <w:adjustRightInd w:val="0"/>
        <w:spacing w:after="120" w:line="240" w:lineRule="auto"/>
        <w:ind w:left="993" w:hanging="426"/>
        <w:jc w:val="both"/>
      </w:pPr>
      <w:r w:rsidRPr="007D481C">
        <w:t>a capacidade e a competência dos membros individuais da equipe que realiza o trabalho de auditoria.</w:t>
      </w:r>
    </w:p>
    <w:p w14:paraId="7436160E" w14:textId="77777777" w:rsidR="002A7EB0" w:rsidRDefault="002A7EB0" w:rsidP="002A7EB0">
      <w:pPr>
        <w:autoSpaceDE w:val="0"/>
        <w:autoSpaceDN w:val="0"/>
        <w:adjustRightInd w:val="0"/>
        <w:ind w:left="567"/>
        <w:jc w:val="both"/>
      </w:pPr>
      <w:r w:rsidRPr="007D481C">
        <w:t>A NBC TA 220</w:t>
      </w:r>
      <w:r>
        <w:t>, itens 15 a 17,</w:t>
      </w:r>
      <w:r w:rsidRPr="007D481C">
        <w:t xml:space="preserve"> contém orientações adicionais sobre o direcionamento, supervisão e revisão do trabalho de auditoria.</w:t>
      </w:r>
    </w:p>
    <w:p w14:paraId="59F9059B" w14:textId="77777777" w:rsidR="002A7EB0" w:rsidRPr="007D481C" w:rsidRDefault="002A7EB0" w:rsidP="002A7EB0">
      <w:pPr>
        <w:autoSpaceDE w:val="0"/>
        <w:autoSpaceDN w:val="0"/>
        <w:adjustRightInd w:val="0"/>
        <w:jc w:val="both"/>
      </w:pPr>
    </w:p>
    <w:p w14:paraId="4158E227" w14:textId="77777777" w:rsidR="002A7EB0" w:rsidRPr="007D481C" w:rsidRDefault="002A7EB0" w:rsidP="002A7EB0">
      <w:pPr>
        <w:autoSpaceDE w:val="0"/>
        <w:autoSpaceDN w:val="0"/>
        <w:adjustRightInd w:val="0"/>
        <w:jc w:val="both"/>
      </w:pPr>
      <w:r w:rsidRPr="007D481C">
        <w:t>Considerações espec</w:t>
      </w:r>
      <w:r>
        <w:t>í</w:t>
      </w:r>
      <w:r w:rsidRPr="007D481C">
        <w:t>ficas para entidade de pequeno porte</w:t>
      </w:r>
    </w:p>
    <w:p w14:paraId="09E8B9A7" w14:textId="77777777" w:rsidR="002A7EB0" w:rsidRPr="007D481C" w:rsidRDefault="002A7EB0" w:rsidP="002A7EB0">
      <w:pPr>
        <w:autoSpaceDE w:val="0"/>
        <w:autoSpaceDN w:val="0"/>
        <w:adjustRightInd w:val="0"/>
        <w:jc w:val="both"/>
        <w:rPr>
          <w:b/>
        </w:rPr>
      </w:pPr>
    </w:p>
    <w:p w14:paraId="4026FA15" w14:textId="77777777" w:rsidR="002A7EB0" w:rsidRPr="007D481C" w:rsidRDefault="002A7EB0" w:rsidP="002A7EB0">
      <w:pPr>
        <w:autoSpaceDE w:val="0"/>
        <w:autoSpaceDN w:val="0"/>
        <w:adjustRightInd w:val="0"/>
        <w:ind w:left="567" w:hanging="567"/>
        <w:jc w:val="both"/>
      </w:pPr>
      <w:r w:rsidRPr="007D481C">
        <w:t>A1</w:t>
      </w:r>
      <w:r>
        <w:t>7</w:t>
      </w:r>
      <w:r w:rsidRPr="007D481C">
        <w:t xml:space="preserve">. </w:t>
      </w:r>
      <w:r>
        <w:tab/>
      </w:r>
      <w:r w:rsidRPr="007D481C">
        <w:t>Quando a auditoria é realizada integralmente pelo sócio do trabalho, não se colocam questões de direção e supervisão dos membros da equipe de trabalho e de revisão do seu trabalho. Nesses casos, o sócio do trabalho, tendo dirigido todos os aspectos do trabalho, estará ciente de tod</w:t>
      </w:r>
      <w:r>
        <w:t xml:space="preserve">os os assuntos </w:t>
      </w:r>
      <w:r w:rsidRPr="007D481C">
        <w:t xml:space="preserve">relevantes. A formação de </w:t>
      </w:r>
      <w:r>
        <w:t>um</w:t>
      </w:r>
      <w:r w:rsidRPr="007D481C">
        <w:t xml:space="preserve">a visão objetiva da adequação dos julgamentos feitos no decurso da auditoria pode gerar problemas práticos quando a mesma pessoa também executa toda a auditoria. Quando existem </w:t>
      </w:r>
      <w:r>
        <w:t xml:space="preserve">assuntos </w:t>
      </w:r>
      <w:r w:rsidRPr="007D481C">
        <w:t>particularmente complex</w:t>
      </w:r>
      <w:r>
        <w:t>o</w:t>
      </w:r>
      <w:r w:rsidRPr="007D481C">
        <w:t>s ou incomuns e a auditoria é realizada por um único profissional, pode ser recomendável a consulta a outros auditores com experiência adequada ou à entidade profissional dos auditores.</w:t>
      </w:r>
    </w:p>
    <w:p w14:paraId="3254DD3C" w14:textId="77777777" w:rsidR="002A7EB0" w:rsidRDefault="002A7EB0" w:rsidP="002A7EB0">
      <w:pPr>
        <w:autoSpaceDE w:val="0"/>
        <w:autoSpaceDN w:val="0"/>
        <w:adjustRightInd w:val="0"/>
        <w:jc w:val="both"/>
        <w:rPr>
          <w:b/>
          <w:bCs/>
        </w:rPr>
      </w:pPr>
    </w:p>
    <w:p w14:paraId="7CB805F5" w14:textId="77777777" w:rsidR="002A7EB0" w:rsidRDefault="002A7EB0" w:rsidP="002A7EB0">
      <w:pPr>
        <w:autoSpaceDE w:val="0"/>
        <w:autoSpaceDN w:val="0"/>
        <w:adjustRightInd w:val="0"/>
        <w:jc w:val="both"/>
      </w:pPr>
      <w:r w:rsidRPr="007D481C">
        <w:rPr>
          <w:b/>
          <w:bCs/>
        </w:rPr>
        <w:t xml:space="preserve">Documentação </w:t>
      </w:r>
      <w:r w:rsidRPr="007D481C">
        <w:t>(</w:t>
      </w:r>
      <w:r>
        <w:t xml:space="preserve">ver item </w:t>
      </w:r>
      <w:r w:rsidRPr="007D481C">
        <w:t>1</w:t>
      </w:r>
      <w:r>
        <w:t>2</w:t>
      </w:r>
      <w:r w:rsidRPr="007D481C">
        <w:t>)</w:t>
      </w:r>
    </w:p>
    <w:p w14:paraId="3AC98CED" w14:textId="77777777" w:rsidR="002A7EB0" w:rsidRPr="007D481C" w:rsidRDefault="002A7EB0" w:rsidP="002A7EB0">
      <w:pPr>
        <w:autoSpaceDE w:val="0"/>
        <w:autoSpaceDN w:val="0"/>
        <w:adjustRightInd w:val="0"/>
        <w:jc w:val="both"/>
      </w:pPr>
    </w:p>
    <w:p w14:paraId="613042ED" w14:textId="77777777" w:rsidR="002A7EB0" w:rsidRDefault="002A7EB0" w:rsidP="002A7EB0">
      <w:pPr>
        <w:autoSpaceDE w:val="0"/>
        <w:autoSpaceDN w:val="0"/>
        <w:adjustRightInd w:val="0"/>
        <w:ind w:left="567" w:hanging="567"/>
        <w:jc w:val="both"/>
      </w:pPr>
      <w:r w:rsidRPr="007D481C">
        <w:t>A1</w:t>
      </w:r>
      <w:r>
        <w:t>8</w:t>
      </w:r>
      <w:r w:rsidRPr="007D481C">
        <w:t xml:space="preserve">. </w:t>
      </w:r>
      <w:r>
        <w:tab/>
      </w:r>
      <w:r w:rsidRPr="007D481C">
        <w:t xml:space="preserve">A documentação da estratégia global de auditoria é </w:t>
      </w:r>
      <w:r>
        <w:t>o</w:t>
      </w:r>
      <w:r w:rsidRPr="007D481C">
        <w:t xml:space="preserve"> registro das decisões-chave consideradas necessárias para planejar adequadamente a auditoria e comunicar temas importantes à equipe de trabalho. Por exemplo, o auditor pode resumir a estratégia global de auditoria na forma de memorando contendo as decisões-chave relativas ao </w:t>
      </w:r>
      <w:r>
        <w:t>a</w:t>
      </w:r>
      <w:r w:rsidRPr="007D481C">
        <w:t xml:space="preserve">lcance global, </w:t>
      </w:r>
      <w:r>
        <w:t xml:space="preserve">a </w:t>
      </w:r>
      <w:r w:rsidRPr="007D481C">
        <w:t xml:space="preserve">época e </w:t>
      </w:r>
      <w:r>
        <w:t xml:space="preserve">a </w:t>
      </w:r>
      <w:r w:rsidRPr="007D481C">
        <w:t>condução da auditoria.</w:t>
      </w:r>
    </w:p>
    <w:p w14:paraId="13846E58" w14:textId="77777777" w:rsidR="002A7EB0" w:rsidRPr="007D481C" w:rsidRDefault="002A7EB0" w:rsidP="002A7EB0">
      <w:pPr>
        <w:autoSpaceDE w:val="0"/>
        <w:autoSpaceDN w:val="0"/>
        <w:adjustRightInd w:val="0"/>
        <w:ind w:left="567" w:hanging="567"/>
        <w:jc w:val="both"/>
      </w:pPr>
    </w:p>
    <w:p w14:paraId="5A89DD31" w14:textId="77777777" w:rsidR="002A7EB0" w:rsidRDefault="002A7EB0" w:rsidP="002A7EB0">
      <w:pPr>
        <w:autoSpaceDE w:val="0"/>
        <w:autoSpaceDN w:val="0"/>
        <w:adjustRightInd w:val="0"/>
        <w:ind w:left="567" w:hanging="567"/>
        <w:jc w:val="both"/>
      </w:pPr>
      <w:r w:rsidRPr="007D481C">
        <w:t>A1</w:t>
      </w:r>
      <w:r>
        <w:t>9</w:t>
      </w:r>
      <w:r w:rsidRPr="007D481C">
        <w:t xml:space="preserve">. </w:t>
      </w:r>
      <w:r>
        <w:tab/>
      </w:r>
      <w:r w:rsidRPr="007D481C">
        <w:t xml:space="preserve">A documentação do plano de auditoria é o registro da natureza, época e extensão planejadas dos procedimentos de avaliação de risco e dos procedimentos adicionais de auditoria no nível da afirmação, em resposta aos riscos avaliados. Também serve para registrar o </w:t>
      </w:r>
      <w:r>
        <w:t xml:space="preserve">apropriado </w:t>
      </w:r>
      <w:r w:rsidRPr="007D481C">
        <w:t xml:space="preserve">planejamento dos procedimentos de auditoria que podem ser revisados e aprovados antes da sua aplicação. O auditor pode utilizar programas de auditoria padrão ou </w:t>
      </w:r>
      <w:r w:rsidRPr="000F6C55">
        <w:t>listas de verificação</w:t>
      </w:r>
      <w:r w:rsidRPr="007D481C">
        <w:t xml:space="preserve"> de conclusão da auditoria, adaptados de forma a refletirem as circunstâncias particulares do trabalho.</w:t>
      </w:r>
    </w:p>
    <w:p w14:paraId="75F7759E" w14:textId="77777777" w:rsidR="002A7EB0" w:rsidRPr="007D481C" w:rsidRDefault="002A7EB0" w:rsidP="002A7EB0">
      <w:pPr>
        <w:autoSpaceDE w:val="0"/>
        <w:autoSpaceDN w:val="0"/>
        <w:adjustRightInd w:val="0"/>
        <w:ind w:left="567" w:hanging="567"/>
        <w:jc w:val="both"/>
      </w:pPr>
    </w:p>
    <w:p w14:paraId="31681FEB" w14:textId="77777777" w:rsidR="002A7EB0" w:rsidRDefault="002A7EB0" w:rsidP="002A7EB0">
      <w:pPr>
        <w:autoSpaceDE w:val="0"/>
        <w:autoSpaceDN w:val="0"/>
        <w:adjustRightInd w:val="0"/>
        <w:ind w:left="567" w:hanging="567"/>
        <w:jc w:val="both"/>
      </w:pPr>
      <w:r w:rsidRPr="007D481C">
        <w:t>A</w:t>
      </w:r>
      <w:r>
        <w:t>20</w:t>
      </w:r>
      <w:r w:rsidRPr="007D481C">
        <w:t xml:space="preserve">. </w:t>
      </w:r>
      <w:r>
        <w:tab/>
        <w:t>O</w:t>
      </w:r>
      <w:r w:rsidRPr="007D481C">
        <w:t xml:space="preserve"> registro das mudanças significativas na estratégia global de auditoria e no plano de auditoria, e respectivas mudanças na natureza, época e extensão planejadas dos procedimentos de auditoria explica o motivo de mudanças significativas, a estratégia global e o plano de auditoria adotado para a auditoria. Também reflete a resposta </w:t>
      </w:r>
      <w:r>
        <w:t xml:space="preserve">apropriada </w:t>
      </w:r>
      <w:r w:rsidRPr="007D481C">
        <w:t>a mudanças significativas ocorridas no decurso da auditoria.</w:t>
      </w:r>
    </w:p>
    <w:p w14:paraId="029D350B" w14:textId="77777777" w:rsidR="002A7EB0" w:rsidRPr="006B3428" w:rsidRDefault="002A7EB0" w:rsidP="002A7EB0">
      <w:pPr>
        <w:autoSpaceDE w:val="0"/>
        <w:autoSpaceDN w:val="0"/>
        <w:adjustRightInd w:val="0"/>
        <w:jc w:val="both"/>
        <w:rPr>
          <w:i/>
        </w:rPr>
      </w:pPr>
    </w:p>
    <w:p w14:paraId="6408A316" w14:textId="77777777" w:rsidR="002A7EB0" w:rsidRPr="006B3428" w:rsidRDefault="002A7EB0" w:rsidP="002A7EB0">
      <w:pPr>
        <w:autoSpaceDE w:val="0"/>
        <w:autoSpaceDN w:val="0"/>
        <w:adjustRightInd w:val="0"/>
        <w:jc w:val="both"/>
        <w:rPr>
          <w:i/>
        </w:rPr>
      </w:pPr>
      <w:r w:rsidRPr="006B3428">
        <w:rPr>
          <w:i/>
        </w:rPr>
        <w:t>Considerações específicas para entidade de pequeno porte</w:t>
      </w:r>
    </w:p>
    <w:p w14:paraId="3A6576C2" w14:textId="77777777" w:rsidR="002A7EB0" w:rsidRPr="007D481C" w:rsidRDefault="002A7EB0" w:rsidP="002A7EB0">
      <w:pPr>
        <w:autoSpaceDE w:val="0"/>
        <w:autoSpaceDN w:val="0"/>
        <w:adjustRightInd w:val="0"/>
        <w:jc w:val="both"/>
      </w:pPr>
    </w:p>
    <w:p w14:paraId="6189D34E" w14:textId="77777777" w:rsidR="002A7EB0" w:rsidRDefault="002A7EB0" w:rsidP="002A7EB0">
      <w:pPr>
        <w:autoSpaceDE w:val="0"/>
        <w:autoSpaceDN w:val="0"/>
        <w:adjustRightInd w:val="0"/>
        <w:ind w:left="567" w:hanging="567"/>
        <w:jc w:val="both"/>
      </w:pPr>
      <w:r w:rsidRPr="007D481C">
        <w:t>A</w:t>
      </w:r>
      <w:r>
        <w:t>21</w:t>
      </w:r>
      <w:r w:rsidRPr="007D481C">
        <w:t xml:space="preserve">. </w:t>
      </w:r>
      <w:r>
        <w:tab/>
      </w:r>
      <w:r w:rsidRPr="007D481C">
        <w:t xml:space="preserve">Conforme mencionado no </w:t>
      </w:r>
      <w:r>
        <w:t>item</w:t>
      </w:r>
      <w:r w:rsidRPr="007D481C">
        <w:t xml:space="preserve"> A1</w:t>
      </w:r>
      <w:r>
        <w:t>1</w:t>
      </w:r>
      <w:r w:rsidRPr="007D481C">
        <w:t xml:space="preserve">, um memorando adequado e breve pode servir como documentação da estratégia da auditoria de entidade de pequeno porte. No caso do plano de auditoria, programas de auditoria padrão ou </w:t>
      </w:r>
      <w:r w:rsidRPr="00E17889">
        <w:t>listas de verificação</w:t>
      </w:r>
      <w:r w:rsidRPr="007D481C">
        <w:t xml:space="preserve"> (</w:t>
      </w:r>
      <w:r>
        <w:t>ver</w:t>
      </w:r>
      <w:r w:rsidRPr="007D481C">
        <w:t xml:space="preserve"> </w:t>
      </w:r>
      <w:r>
        <w:t>item</w:t>
      </w:r>
      <w:r w:rsidRPr="007D481C">
        <w:t xml:space="preserve"> A1</w:t>
      </w:r>
      <w:r>
        <w:t>7</w:t>
      </w:r>
      <w:r w:rsidRPr="007D481C">
        <w:t>), concebidos com base na premissa de que podem existir apenas algumas atividades de controle relevantes, como é o caso provável de entidade de pequeno porte, podem ser usados desde que sejam adaptados às circunstâncias do trabalho, inclusive as avaliações de riscos do auditor.</w:t>
      </w:r>
    </w:p>
    <w:p w14:paraId="7F7C4793" w14:textId="77777777" w:rsidR="002A7EB0" w:rsidRDefault="002A7EB0" w:rsidP="002A7EB0">
      <w:pPr>
        <w:autoSpaceDE w:val="0"/>
        <w:autoSpaceDN w:val="0"/>
        <w:adjustRightInd w:val="0"/>
        <w:jc w:val="both"/>
      </w:pPr>
    </w:p>
    <w:p w14:paraId="5DD2D659" w14:textId="77777777" w:rsidR="002A7EB0" w:rsidRDefault="002A7EB0" w:rsidP="002A7EB0">
      <w:pPr>
        <w:autoSpaceDE w:val="0"/>
        <w:autoSpaceDN w:val="0"/>
        <w:adjustRightInd w:val="0"/>
        <w:jc w:val="both"/>
      </w:pPr>
      <w:r w:rsidRPr="007D481C">
        <w:rPr>
          <w:b/>
          <w:bCs/>
        </w:rPr>
        <w:t>Considerações adicionais em auditoria inicial</w:t>
      </w:r>
      <w:r>
        <w:rPr>
          <w:b/>
          <w:bCs/>
        </w:rPr>
        <w:t xml:space="preserve"> </w:t>
      </w:r>
      <w:r w:rsidRPr="007D481C">
        <w:t>(</w:t>
      </w:r>
      <w:r>
        <w:t xml:space="preserve">ver item </w:t>
      </w:r>
      <w:r w:rsidRPr="007D481C">
        <w:t>1</w:t>
      </w:r>
      <w:r>
        <w:t>3</w:t>
      </w:r>
      <w:r w:rsidRPr="007D481C">
        <w:t>)</w:t>
      </w:r>
    </w:p>
    <w:p w14:paraId="7C760F96" w14:textId="77777777" w:rsidR="002A7EB0" w:rsidRPr="007D481C" w:rsidRDefault="002A7EB0" w:rsidP="002A7EB0">
      <w:pPr>
        <w:autoSpaceDE w:val="0"/>
        <w:autoSpaceDN w:val="0"/>
        <w:adjustRightInd w:val="0"/>
        <w:jc w:val="both"/>
      </w:pPr>
    </w:p>
    <w:p w14:paraId="5840E5FA" w14:textId="77777777" w:rsidR="002A7EB0" w:rsidRPr="007D481C" w:rsidRDefault="002A7EB0" w:rsidP="002A7EB0">
      <w:pPr>
        <w:autoSpaceDE w:val="0"/>
        <w:autoSpaceDN w:val="0"/>
        <w:adjustRightInd w:val="0"/>
        <w:spacing w:after="120"/>
        <w:ind w:left="567" w:hanging="567"/>
        <w:jc w:val="both"/>
      </w:pPr>
      <w:r w:rsidRPr="007D481C">
        <w:t>A2</w:t>
      </w:r>
      <w:r>
        <w:t>2</w:t>
      </w:r>
      <w:r w:rsidRPr="007D481C">
        <w:t xml:space="preserve">. </w:t>
      </w:r>
      <w:r>
        <w:tab/>
      </w:r>
      <w:r w:rsidRPr="007D481C">
        <w:t xml:space="preserve">A finalidade e o objetivo do planejamento da auditoria não mudam caso a auditoria seja inicial ou em trabalho recorrente. Entretanto, no caso de auditoria inicial, o auditor pode ter a necessidade de estender as atividades de planejamento por falta da experiência anterior que é normalmente utilizada durante o planejamento dos trabalhos. Para </w:t>
      </w:r>
      <w:r>
        <w:t xml:space="preserve">a </w:t>
      </w:r>
      <w:r w:rsidRPr="007D481C">
        <w:t>auditoria inicia</w:t>
      </w:r>
      <w:r>
        <w:t>l</w:t>
      </w:r>
      <w:r w:rsidRPr="007D481C">
        <w:t>, o auditor pode considerar os seguintes temas adicionais na definição da estratégia global e do plano de auditoria:</w:t>
      </w:r>
    </w:p>
    <w:p w14:paraId="4CC384A8" w14:textId="77777777" w:rsidR="002A7EB0" w:rsidRPr="007D481C"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t>e</w:t>
      </w:r>
      <w:r w:rsidRPr="007D481C">
        <w:t>xceto se for proibido por lei ou norma, manter contato com o auditor antecessor, por exemplo, para conduzir a revisão de seus papéis de trabalho</w:t>
      </w:r>
      <w:r>
        <w:t>;</w:t>
      </w:r>
    </w:p>
    <w:p w14:paraId="03C4FCE6" w14:textId="77777777" w:rsidR="002A7EB0" w:rsidRPr="007D481C"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 xml:space="preserve">quaisquer </w:t>
      </w:r>
      <w:r>
        <w:t xml:space="preserve">assuntos </w:t>
      </w:r>
      <w:r w:rsidRPr="007D481C">
        <w:t>importantes (inclusive a aplicação de princípios contábeis ou de auditoria e normas de elaboração de relatórios) discutid</w:t>
      </w:r>
      <w:r>
        <w:t>o</w:t>
      </w:r>
      <w:r w:rsidRPr="007D481C">
        <w:t>s com a administração e relacionad</w:t>
      </w:r>
      <w:r>
        <w:t>o</w:t>
      </w:r>
      <w:r w:rsidRPr="007D481C">
        <w:t>s à escolha do auditor, a comunicação desses temas aos responsáveis pela governança e como eles afetam a estratégia global de auditoria e o plano de auditoria</w:t>
      </w:r>
      <w:r>
        <w:t>;</w:t>
      </w:r>
    </w:p>
    <w:p w14:paraId="3726AB31" w14:textId="77777777" w:rsidR="002A7EB0" w:rsidRPr="007D481C" w:rsidRDefault="002A7EB0">
      <w:pPr>
        <w:numPr>
          <w:ilvl w:val="0"/>
          <w:numId w:val="130"/>
        </w:numPr>
        <w:tabs>
          <w:tab w:val="clear" w:pos="720"/>
        </w:tabs>
        <w:autoSpaceDE w:val="0"/>
        <w:autoSpaceDN w:val="0"/>
        <w:adjustRightInd w:val="0"/>
        <w:spacing w:after="120" w:line="240" w:lineRule="auto"/>
        <w:ind w:left="851" w:hanging="284"/>
        <w:jc w:val="both"/>
      </w:pPr>
      <w:r>
        <w:t xml:space="preserve"> </w:t>
      </w:r>
      <w:r>
        <w:tab/>
      </w:r>
      <w:r w:rsidRPr="007D481C">
        <w:t xml:space="preserve">os procedimentos de auditoria necessários para obter evidência de auditoria suficiente </w:t>
      </w:r>
      <w:r>
        <w:t xml:space="preserve">e apropriada </w:t>
      </w:r>
      <w:r w:rsidRPr="007D481C">
        <w:t>relativa aos saldos iniciais (v</w:t>
      </w:r>
      <w:r>
        <w:t>er</w:t>
      </w:r>
      <w:r w:rsidRPr="007D481C">
        <w:t xml:space="preserve"> NBC TA 510</w:t>
      </w:r>
      <w:r>
        <w:t xml:space="preserve"> – </w:t>
      </w:r>
      <w:r w:rsidRPr="007D481C">
        <w:t xml:space="preserve">Trabalhos </w:t>
      </w:r>
      <w:r>
        <w:t>I</w:t>
      </w:r>
      <w:r w:rsidRPr="007D481C">
        <w:t xml:space="preserve">niciais – </w:t>
      </w:r>
      <w:r>
        <w:t>S</w:t>
      </w:r>
      <w:r w:rsidRPr="007D481C">
        <w:t xml:space="preserve">aldos </w:t>
      </w:r>
      <w:r>
        <w:t>I</w:t>
      </w:r>
      <w:r w:rsidRPr="007D481C">
        <w:t>niciais)</w:t>
      </w:r>
      <w:r>
        <w:t>;</w:t>
      </w:r>
    </w:p>
    <w:p w14:paraId="61825403" w14:textId="77777777" w:rsidR="002A7EB0" w:rsidRDefault="002A7EB0">
      <w:pPr>
        <w:numPr>
          <w:ilvl w:val="0"/>
          <w:numId w:val="130"/>
        </w:numPr>
        <w:tabs>
          <w:tab w:val="clear" w:pos="720"/>
        </w:tabs>
        <w:autoSpaceDE w:val="0"/>
        <w:autoSpaceDN w:val="0"/>
        <w:adjustRightInd w:val="0"/>
        <w:spacing w:after="0" w:line="240" w:lineRule="auto"/>
        <w:ind w:left="851" w:hanging="284"/>
        <w:jc w:val="both"/>
      </w:pPr>
      <w:r>
        <w:t xml:space="preserve"> </w:t>
      </w:r>
      <w:r>
        <w:tab/>
      </w:r>
      <w:r w:rsidRPr="007D481C">
        <w:t>outros procedimentos exigidos pelo sistema de controle de qualidade da firma para trabalhos de auditoria inicial (por exemplo, esse sistema pode exigir o envolvimento de outro sócio ou profissional experiente para a revisão da estratégia global de auditoria antes de iniciar procedimentos de auditoria significativos ou de revisão dos relatórios antes da sua emissão).</w:t>
      </w:r>
    </w:p>
    <w:p w14:paraId="5FDDCF6E" w14:textId="77777777" w:rsidR="002A7EB0" w:rsidRPr="008343BD" w:rsidRDefault="002A7EB0" w:rsidP="002A7EB0">
      <w:pPr>
        <w:autoSpaceDE w:val="0"/>
        <w:autoSpaceDN w:val="0"/>
        <w:adjustRightInd w:val="0"/>
        <w:jc w:val="both"/>
        <w:rPr>
          <w:b/>
          <w:bCs/>
        </w:rPr>
      </w:pPr>
    </w:p>
    <w:p w14:paraId="5B6B8EB8" w14:textId="77777777" w:rsidR="002A7EB0" w:rsidRPr="008343BD" w:rsidRDefault="002A7EB0" w:rsidP="002A7EB0">
      <w:pPr>
        <w:autoSpaceDE w:val="0"/>
        <w:autoSpaceDN w:val="0"/>
        <w:adjustRightInd w:val="0"/>
        <w:jc w:val="both"/>
        <w:rPr>
          <w:b/>
          <w:bCs/>
        </w:rPr>
      </w:pPr>
    </w:p>
    <w:p w14:paraId="484F07ED" w14:textId="77777777" w:rsidR="002A7EB0" w:rsidRDefault="002A7EB0" w:rsidP="002A7EB0">
      <w:pPr>
        <w:autoSpaceDE w:val="0"/>
        <w:autoSpaceDN w:val="0"/>
        <w:adjustRightInd w:val="0"/>
        <w:jc w:val="both"/>
      </w:pPr>
      <w:r w:rsidRPr="009550C5">
        <w:rPr>
          <w:b/>
          <w:bCs/>
          <w:sz w:val="28"/>
        </w:rPr>
        <w:t>Apêndice</w:t>
      </w:r>
      <w:r>
        <w:rPr>
          <w:b/>
          <w:bCs/>
        </w:rPr>
        <w:t xml:space="preserve"> </w:t>
      </w:r>
      <w:r w:rsidRPr="007D481C">
        <w:t>(</w:t>
      </w:r>
      <w:r>
        <w:t>ver itens 7, 8</w:t>
      </w:r>
      <w:r w:rsidRPr="007D481C">
        <w:t xml:space="preserve"> e A</w:t>
      </w:r>
      <w:r>
        <w:t>8</w:t>
      </w:r>
      <w:r w:rsidRPr="007D481C">
        <w:t xml:space="preserve"> a A1</w:t>
      </w:r>
      <w:r>
        <w:t>1</w:t>
      </w:r>
      <w:r w:rsidRPr="007D481C">
        <w:t>)</w:t>
      </w:r>
    </w:p>
    <w:p w14:paraId="1AEFFC32" w14:textId="77777777" w:rsidR="002A7EB0" w:rsidRPr="007D481C" w:rsidRDefault="002A7EB0" w:rsidP="002A7EB0">
      <w:pPr>
        <w:autoSpaceDE w:val="0"/>
        <w:autoSpaceDN w:val="0"/>
        <w:adjustRightInd w:val="0"/>
        <w:jc w:val="both"/>
      </w:pPr>
    </w:p>
    <w:p w14:paraId="03AACFA0" w14:textId="77777777" w:rsidR="002A7EB0" w:rsidRDefault="002A7EB0" w:rsidP="002A7EB0">
      <w:pPr>
        <w:autoSpaceDE w:val="0"/>
        <w:autoSpaceDN w:val="0"/>
        <w:adjustRightInd w:val="0"/>
        <w:jc w:val="both"/>
        <w:rPr>
          <w:b/>
          <w:bCs/>
        </w:rPr>
      </w:pPr>
      <w:r w:rsidRPr="007D481C">
        <w:rPr>
          <w:b/>
          <w:bCs/>
        </w:rPr>
        <w:t>Considerações na definição d</w:t>
      </w:r>
      <w:r>
        <w:rPr>
          <w:b/>
          <w:bCs/>
        </w:rPr>
        <w:t>a</w:t>
      </w:r>
      <w:r w:rsidRPr="007D481C">
        <w:rPr>
          <w:b/>
          <w:bCs/>
        </w:rPr>
        <w:t xml:space="preserve"> estratégia global de auditoria</w:t>
      </w:r>
    </w:p>
    <w:p w14:paraId="4AEBEF36" w14:textId="77777777" w:rsidR="002A7EB0" w:rsidRPr="007D481C" w:rsidRDefault="002A7EB0" w:rsidP="002A7EB0">
      <w:pPr>
        <w:autoSpaceDE w:val="0"/>
        <w:autoSpaceDN w:val="0"/>
        <w:adjustRightInd w:val="0"/>
        <w:jc w:val="both"/>
        <w:rPr>
          <w:b/>
          <w:bCs/>
        </w:rPr>
      </w:pPr>
    </w:p>
    <w:p w14:paraId="5844CC66" w14:textId="77777777" w:rsidR="002A7EB0" w:rsidRDefault="002A7EB0" w:rsidP="002A7EB0">
      <w:pPr>
        <w:autoSpaceDE w:val="0"/>
        <w:autoSpaceDN w:val="0"/>
        <w:adjustRightInd w:val="0"/>
        <w:jc w:val="both"/>
      </w:pPr>
      <w:r w:rsidRPr="007D481C">
        <w:t>O presente anexo oferece exemplos de temas que o auditor deve considerar na definição da estratégia global de auditoria. Muitos desses temas também influencia</w:t>
      </w:r>
      <w:r>
        <w:t>m</w:t>
      </w:r>
      <w:r w:rsidRPr="007D481C">
        <w:t xml:space="preserve"> o plano de auditoria detalhado. Os exemplos apresentados cobrem um amplo leque de temas aplicáveis a diversos trabalhos. Apesar de alguns temas mencionados a seguir serem exigidos por outras </w:t>
      </w:r>
      <w:r>
        <w:t>normas de auditoria</w:t>
      </w:r>
      <w:r w:rsidRPr="007D481C">
        <w:t>, nem todos os temas são relevantes para todo e qualquer trabalho de auditoria e a relação não é necessariamente completa.</w:t>
      </w:r>
    </w:p>
    <w:p w14:paraId="62624077" w14:textId="77777777" w:rsidR="002A7EB0" w:rsidRPr="007D481C" w:rsidRDefault="002A7EB0" w:rsidP="002A7EB0">
      <w:pPr>
        <w:autoSpaceDE w:val="0"/>
        <w:autoSpaceDN w:val="0"/>
        <w:adjustRightInd w:val="0"/>
        <w:jc w:val="both"/>
      </w:pPr>
    </w:p>
    <w:p w14:paraId="6E500625" w14:textId="77777777" w:rsidR="002A7EB0" w:rsidRPr="006B3428" w:rsidRDefault="002A7EB0" w:rsidP="002A7EB0">
      <w:pPr>
        <w:autoSpaceDE w:val="0"/>
        <w:autoSpaceDN w:val="0"/>
        <w:adjustRightInd w:val="0"/>
        <w:jc w:val="both"/>
        <w:rPr>
          <w:b/>
          <w:iCs/>
        </w:rPr>
      </w:pPr>
      <w:r w:rsidRPr="006B3428">
        <w:rPr>
          <w:b/>
          <w:iCs/>
        </w:rPr>
        <w:t>Características do trabalho</w:t>
      </w:r>
    </w:p>
    <w:p w14:paraId="0F08AF62" w14:textId="77777777" w:rsidR="002A7EB0" w:rsidRPr="007D481C" w:rsidRDefault="002A7EB0" w:rsidP="002A7EB0">
      <w:pPr>
        <w:autoSpaceDE w:val="0"/>
        <w:autoSpaceDN w:val="0"/>
        <w:adjustRightInd w:val="0"/>
        <w:jc w:val="both"/>
        <w:rPr>
          <w:i/>
          <w:iCs/>
        </w:rPr>
      </w:pPr>
    </w:p>
    <w:p w14:paraId="5B3CF27B"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 xml:space="preserve">a estrutura de relatório financeiro sobre </w:t>
      </w:r>
      <w:r>
        <w:t>o</w:t>
      </w:r>
      <w:r w:rsidRPr="007D481C">
        <w:t xml:space="preserve"> qual a informação financeira a ser auditada foi elaborada, inclusive a eventual necessidade de conciliaç</w:t>
      </w:r>
      <w:r>
        <w:t>ão</w:t>
      </w:r>
      <w:r w:rsidRPr="007D481C">
        <w:t xml:space="preserve"> com outra estrutura de relatório financeiro</w:t>
      </w:r>
      <w:r>
        <w:t>;</w:t>
      </w:r>
    </w:p>
    <w:p w14:paraId="4C2F3525"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cobertura de auditoria prevista, inclusive o número e a localização de componentes a serem incluídos</w:t>
      </w:r>
      <w:r>
        <w:t>;</w:t>
      </w:r>
    </w:p>
    <w:p w14:paraId="4A16ABD3"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natureza das relações de controle entre a controladora e seus componentes que determinam como o grupo será consolidado</w:t>
      </w:r>
      <w:r>
        <w:t>;</w:t>
      </w:r>
    </w:p>
    <w:p w14:paraId="62CAA042"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extensão em que a auditoria de componentes seja efetuada por outros auditores</w:t>
      </w:r>
      <w:r>
        <w:t>;</w:t>
      </w:r>
    </w:p>
    <w:p w14:paraId="1272DF51"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natureza dos segmentos de negócio, inclusive a necessidade de conhecimento especializado</w:t>
      </w:r>
      <w:r>
        <w:t>;</w:t>
      </w:r>
    </w:p>
    <w:p w14:paraId="5BEDEA02"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moeda de apresentação das demonstrações contábeis a ser utilizada, inclusive eventual necessidade de conversão monetária da informação auditada</w:t>
      </w:r>
      <w:r>
        <w:t>;</w:t>
      </w:r>
    </w:p>
    <w:p w14:paraId="513748C9"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necessidade de auditoria obrigatória de demonstrações contábeis individuais além da auditoria para fins de consolidação</w:t>
      </w:r>
      <w:r>
        <w:t>;</w:t>
      </w:r>
    </w:p>
    <w:p w14:paraId="50F01CBD"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disponibilidade do trabalho dos auditores internos e a extensão da eventual confiança do auditor nesse trabalho</w:t>
      </w:r>
      <w:r>
        <w:t>;</w:t>
      </w:r>
    </w:p>
    <w:p w14:paraId="268B50B5"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utilização pela entidade de prestadores de serviço e como o auditor pode obter evidência relativa ao desenho ou operação dos controles aplicados</w:t>
      </w:r>
      <w:r>
        <w:t>;</w:t>
      </w:r>
    </w:p>
    <w:p w14:paraId="49A4059F"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utilização prevista da evidência de auditoria obtida em auditorias anteriores, por exemplo, evidência de auditoria relativa a procedimentos de avaliação de risco e testes de controle</w:t>
      </w:r>
      <w:r>
        <w:t>;</w:t>
      </w:r>
    </w:p>
    <w:p w14:paraId="347884BF"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o efeito da tecnologia da informação nos procedimentos de auditoria, inclusive a disponibilidade de dados e a previsão de uso de técnicas de auditoria assistidas por computador</w:t>
      </w:r>
      <w:r>
        <w:t>;</w:t>
      </w:r>
    </w:p>
    <w:p w14:paraId="0E896104"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coordenação da cobertura prevista e a época do trabalho de auditoria com revis</w:t>
      </w:r>
      <w:r>
        <w:t>ão</w:t>
      </w:r>
      <w:r w:rsidRPr="007D481C">
        <w:t xml:space="preserve"> das informações financeiras intermediárias, além do efeito das informações obtidas durante essas revisões sobre a auditoria</w:t>
      </w:r>
      <w:r>
        <w:t>;</w:t>
      </w:r>
    </w:p>
    <w:p w14:paraId="475B90D2" w14:textId="77777777" w:rsidR="002A7EB0" w:rsidRDefault="002A7EB0">
      <w:pPr>
        <w:numPr>
          <w:ilvl w:val="0"/>
          <w:numId w:val="130"/>
        </w:numPr>
        <w:tabs>
          <w:tab w:val="clear" w:pos="720"/>
        </w:tabs>
        <w:autoSpaceDE w:val="0"/>
        <w:autoSpaceDN w:val="0"/>
        <w:adjustRightInd w:val="0"/>
        <w:spacing w:after="0" w:line="240" w:lineRule="auto"/>
        <w:ind w:left="284" w:hanging="284"/>
        <w:jc w:val="both"/>
      </w:pPr>
      <w:r w:rsidRPr="007D481C">
        <w:t>a disponibilidade do pessoal e dos dados do cliente.</w:t>
      </w:r>
    </w:p>
    <w:p w14:paraId="1ECFB53D" w14:textId="77777777" w:rsidR="002A7EB0" w:rsidRPr="006B3428" w:rsidRDefault="002A7EB0" w:rsidP="002A7EB0">
      <w:pPr>
        <w:autoSpaceDE w:val="0"/>
        <w:autoSpaceDN w:val="0"/>
        <w:adjustRightInd w:val="0"/>
        <w:jc w:val="both"/>
        <w:rPr>
          <w:b/>
          <w:iCs/>
        </w:rPr>
      </w:pPr>
    </w:p>
    <w:p w14:paraId="21689CAF" w14:textId="77777777" w:rsidR="002A7EB0" w:rsidRPr="006B3428" w:rsidRDefault="002A7EB0" w:rsidP="002A7EB0">
      <w:pPr>
        <w:autoSpaceDE w:val="0"/>
        <w:autoSpaceDN w:val="0"/>
        <w:adjustRightInd w:val="0"/>
        <w:jc w:val="both"/>
        <w:rPr>
          <w:b/>
          <w:iCs/>
        </w:rPr>
      </w:pPr>
      <w:r w:rsidRPr="006B3428">
        <w:rPr>
          <w:b/>
          <w:iCs/>
        </w:rPr>
        <w:t>Objetivos de relatório, época da auditoria e natureza da comunicação</w:t>
      </w:r>
    </w:p>
    <w:p w14:paraId="454FAFE7" w14:textId="77777777" w:rsidR="002A7EB0" w:rsidRPr="001D2E81" w:rsidRDefault="002A7EB0" w:rsidP="002A7EB0">
      <w:pPr>
        <w:autoSpaceDE w:val="0"/>
        <w:autoSpaceDN w:val="0"/>
        <w:adjustRightInd w:val="0"/>
        <w:jc w:val="both"/>
        <w:rPr>
          <w:iCs/>
        </w:rPr>
      </w:pPr>
    </w:p>
    <w:p w14:paraId="1D1C11F4"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o cronograma da entidade para emissão de relatórios, tais como etapas intermediárias e final</w:t>
      </w:r>
      <w:r>
        <w:t>;</w:t>
      </w:r>
    </w:p>
    <w:p w14:paraId="58E979BB"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organização de reuniões com a administração e os responsáveis pela governança para discutir a natureza, época e extensão do trabalho de auditoria</w:t>
      </w:r>
      <w:r>
        <w:t>;</w:t>
      </w:r>
    </w:p>
    <w:p w14:paraId="0FEFEEB3"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 xml:space="preserve">a discussão com a administração e os responsáveis pela governança em relação ao tipo e ao prazo de emissão do relatório e outras comunicações, por escrito e verbais, inclusive o </w:t>
      </w:r>
      <w:r>
        <w:t xml:space="preserve">relatório </w:t>
      </w:r>
      <w:r w:rsidRPr="007D481C">
        <w:t>de auditoria, relatórios de recomendaç</w:t>
      </w:r>
      <w:r>
        <w:t>ão</w:t>
      </w:r>
      <w:r w:rsidRPr="007D481C">
        <w:t xml:space="preserve"> e comunicaç</w:t>
      </w:r>
      <w:r>
        <w:t>ão</w:t>
      </w:r>
      <w:r w:rsidRPr="007D481C">
        <w:t xml:space="preserve"> aos responsáveis pela governança</w:t>
      </w:r>
      <w:r>
        <w:t>;</w:t>
      </w:r>
    </w:p>
    <w:p w14:paraId="02A514DC"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discussão com a administração das comunicações previstas sobre a situação do trabalho ao longo da auditoria</w:t>
      </w:r>
      <w:r>
        <w:t>;</w:t>
      </w:r>
    </w:p>
    <w:p w14:paraId="121DE882"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comunicação aos auditores de componentes em relação ao tipo e ao prazo de emissão do relatório e outras comunicações em conexão com a auditoria de componentes</w:t>
      </w:r>
      <w:r>
        <w:t>;</w:t>
      </w:r>
    </w:p>
    <w:p w14:paraId="206D79A1"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 xml:space="preserve">a natureza e </w:t>
      </w:r>
      <w:r>
        <w:t xml:space="preserve">a </w:t>
      </w:r>
      <w:r w:rsidRPr="007D481C">
        <w:t>época previstas de comunicaç</w:t>
      </w:r>
      <w:r>
        <w:t>ão</w:t>
      </w:r>
      <w:r w:rsidRPr="007D481C">
        <w:t xml:space="preserve"> entre os membros da equipe de trabalho, inclusive a natureza e </w:t>
      </w:r>
      <w:r>
        <w:t xml:space="preserve">a </w:t>
      </w:r>
      <w:r w:rsidRPr="007D481C">
        <w:t>época das reuniões e o prazo de revisão do trabalho realizado</w:t>
      </w:r>
      <w:r>
        <w:t>;</w:t>
      </w:r>
    </w:p>
    <w:p w14:paraId="22DFDB06" w14:textId="77777777" w:rsidR="002A7EB0" w:rsidRPr="006B3428" w:rsidRDefault="002A7EB0">
      <w:pPr>
        <w:numPr>
          <w:ilvl w:val="0"/>
          <w:numId w:val="130"/>
        </w:numPr>
        <w:tabs>
          <w:tab w:val="clear" w:pos="720"/>
        </w:tabs>
        <w:autoSpaceDE w:val="0"/>
        <w:autoSpaceDN w:val="0"/>
        <w:adjustRightInd w:val="0"/>
        <w:spacing w:after="0" w:line="240" w:lineRule="auto"/>
        <w:ind w:left="284" w:hanging="284"/>
        <w:jc w:val="both"/>
        <w:rPr>
          <w:b/>
        </w:rPr>
      </w:pPr>
      <w:r w:rsidRPr="007D481C">
        <w:t>se existe a previsão de outras comunicações com terceiros, inclusive quaisquer obrigações contratuais ou estatutárias de emitir outros relatórios resultantes da auditoria.</w:t>
      </w:r>
    </w:p>
    <w:p w14:paraId="00E23E3D" w14:textId="77777777" w:rsidR="002A7EB0" w:rsidRPr="006B3428" w:rsidRDefault="002A7EB0" w:rsidP="002A7EB0">
      <w:pPr>
        <w:tabs>
          <w:tab w:val="left" w:pos="1878"/>
        </w:tabs>
        <w:autoSpaceDE w:val="0"/>
        <w:autoSpaceDN w:val="0"/>
        <w:adjustRightInd w:val="0"/>
        <w:jc w:val="both"/>
        <w:rPr>
          <w:b/>
        </w:rPr>
      </w:pPr>
      <w:r>
        <w:rPr>
          <w:b/>
        </w:rPr>
        <w:tab/>
      </w:r>
    </w:p>
    <w:p w14:paraId="027A6176" w14:textId="77777777" w:rsidR="002A7EB0" w:rsidRPr="006B3428" w:rsidRDefault="002A7EB0" w:rsidP="002A7EB0">
      <w:pPr>
        <w:autoSpaceDE w:val="0"/>
        <w:autoSpaceDN w:val="0"/>
        <w:adjustRightInd w:val="0"/>
        <w:jc w:val="both"/>
        <w:rPr>
          <w:b/>
          <w:iCs/>
        </w:rPr>
      </w:pPr>
      <w:r w:rsidRPr="006B3428">
        <w:rPr>
          <w:b/>
          <w:iCs/>
        </w:rPr>
        <w:t>Fatores significativos, atividades preliminares do trabalho e conhecimento obtido em outros trabalhos</w:t>
      </w:r>
    </w:p>
    <w:p w14:paraId="2BF9A14B" w14:textId="77777777" w:rsidR="002A7EB0" w:rsidRPr="007D481C" w:rsidRDefault="002A7EB0" w:rsidP="002A7EB0">
      <w:pPr>
        <w:autoSpaceDE w:val="0"/>
        <w:autoSpaceDN w:val="0"/>
        <w:adjustRightInd w:val="0"/>
        <w:jc w:val="both"/>
        <w:rPr>
          <w:i/>
          <w:iCs/>
        </w:rPr>
      </w:pPr>
    </w:p>
    <w:p w14:paraId="22AD8CC8" w14:textId="77777777" w:rsidR="002A7EB0" w:rsidRDefault="002A7EB0">
      <w:pPr>
        <w:numPr>
          <w:ilvl w:val="0"/>
          <w:numId w:val="130"/>
        </w:numPr>
        <w:tabs>
          <w:tab w:val="clear" w:pos="720"/>
        </w:tabs>
        <w:autoSpaceDE w:val="0"/>
        <w:autoSpaceDN w:val="0"/>
        <w:adjustRightInd w:val="0"/>
        <w:spacing w:after="120" w:line="240" w:lineRule="auto"/>
        <w:ind w:left="284" w:hanging="284"/>
        <w:jc w:val="both"/>
      </w:pPr>
      <w:r w:rsidRPr="007D481C">
        <w:t>a determinação d</w:t>
      </w:r>
      <w:r>
        <w:t>a</w:t>
      </w:r>
      <w:r w:rsidRPr="007D481C">
        <w:t xml:space="preserve"> materialidade </w:t>
      </w:r>
      <w:r>
        <w:t xml:space="preserve">de acordo com a NBC TA 320 – </w:t>
      </w:r>
      <w:r w:rsidRPr="00225505">
        <w:t xml:space="preserve">Materialidade no </w:t>
      </w:r>
      <w:r>
        <w:t>P</w:t>
      </w:r>
      <w:r w:rsidRPr="00225505">
        <w:t xml:space="preserve">lanejamento e na </w:t>
      </w:r>
      <w:r>
        <w:t>E</w:t>
      </w:r>
      <w:r w:rsidRPr="00225505">
        <w:t xml:space="preserve">xecução da </w:t>
      </w:r>
      <w:r>
        <w:t>A</w:t>
      </w:r>
      <w:r w:rsidRPr="00225505">
        <w:t>uditoria</w:t>
      </w:r>
      <w:r>
        <w:t xml:space="preserve"> e quando aplicável:</w:t>
      </w:r>
    </w:p>
    <w:p w14:paraId="76FE8744" w14:textId="77777777" w:rsidR="002A7EB0" w:rsidRDefault="002A7EB0">
      <w:pPr>
        <w:numPr>
          <w:ilvl w:val="0"/>
          <w:numId w:val="132"/>
        </w:numPr>
        <w:autoSpaceDE w:val="0"/>
        <w:autoSpaceDN w:val="0"/>
        <w:adjustRightInd w:val="0"/>
        <w:spacing w:after="120" w:line="240" w:lineRule="auto"/>
        <w:ind w:left="567" w:hanging="283"/>
        <w:jc w:val="both"/>
      </w:pPr>
      <w:r>
        <w:t xml:space="preserve">a determinação da materialidade para componentes e a comunicação ao auditor do componente de acordo com a NBC TA 600 – Considerações Especiais – </w:t>
      </w:r>
      <w:r w:rsidRPr="00225505">
        <w:t xml:space="preserve">Auditorias de </w:t>
      </w:r>
      <w:r>
        <w:t>D</w:t>
      </w:r>
      <w:r w:rsidRPr="00225505">
        <w:t xml:space="preserve">emonstrações </w:t>
      </w:r>
      <w:r>
        <w:t>C</w:t>
      </w:r>
      <w:r w:rsidRPr="00225505">
        <w:t xml:space="preserve">ontábeis de </w:t>
      </w:r>
      <w:r>
        <w:t>G</w:t>
      </w:r>
      <w:r w:rsidRPr="00225505">
        <w:t>rupos</w:t>
      </w:r>
      <w:r>
        <w:t>,</w:t>
      </w:r>
      <w:r w:rsidRPr="00225505">
        <w:t xml:space="preserve"> </w:t>
      </w:r>
      <w:r>
        <w:t>I</w:t>
      </w:r>
      <w:r w:rsidRPr="00225505">
        <w:t xml:space="preserve">ncluindo o </w:t>
      </w:r>
      <w:r>
        <w:t>T</w:t>
      </w:r>
      <w:r w:rsidRPr="00225505">
        <w:t xml:space="preserve">rabalho dos </w:t>
      </w:r>
      <w:r>
        <w:t>A</w:t>
      </w:r>
      <w:r w:rsidRPr="00225505">
        <w:t>uditores d</w:t>
      </w:r>
      <w:r>
        <w:t>os</w:t>
      </w:r>
      <w:r w:rsidRPr="00225505">
        <w:t xml:space="preserve"> </w:t>
      </w:r>
      <w:r>
        <w:t>C</w:t>
      </w:r>
      <w:r w:rsidRPr="00225505">
        <w:t>omponentes</w:t>
      </w:r>
      <w:r>
        <w:t>, itens 21 a 23 e 40(c);</w:t>
      </w:r>
    </w:p>
    <w:p w14:paraId="1D984383" w14:textId="77777777" w:rsidR="002A7EB0" w:rsidRDefault="002A7EB0">
      <w:pPr>
        <w:numPr>
          <w:ilvl w:val="0"/>
          <w:numId w:val="132"/>
        </w:numPr>
        <w:autoSpaceDE w:val="0"/>
        <w:autoSpaceDN w:val="0"/>
        <w:adjustRightInd w:val="0"/>
        <w:spacing w:after="120" w:line="240" w:lineRule="auto"/>
        <w:ind w:left="567" w:hanging="283"/>
        <w:jc w:val="both"/>
      </w:pPr>
      <w:r>
        <w:t xml:space="preserve">a </w:t>
      </w:r>
      <w:r w:rsidRPr="007D481C">
        <w:t xml:space="preserve">identificação preliminar de </w:t>
      </w:r>
      <w:r>
        <w:t>componentes significativos e classes relevantes de transações,</w:t>
      </w:r>
      <w:r w:rsidRPr="007D481C">
        <w:t xml:space="preserve"> saldos contábeis</w:t>
      </w:r>
      <w:r>
        <w:t xml:space="preserve"> e divulgações.</w:t>
      </w:r>
    </w:p>
    <w:p w14:paraId="7562C7F0"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identificação preliminar de áreas em que pode haver maior risco de distorções relevantes.</w:t>
      </w:r>
    </w:p>
    <w:p w14:paraId="699D29BC"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forma como o auditor enfatiza aos membros da equipe de trabalho a necessidade de manter postura questionadora e exercer ceticismo profissional na obtenção e avaliação de evidências de auditoria</w:t>
      </w:r>
      <w:r>
        <w:t>;</w:t>
      </w:r>
    </w:p>
    <w:p w14:paraId="4D5712B3"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 xml:space="preserve">resultados de auditorias anteriores envolvendo a avaliação da efetividade dos controles internos, inclusive a natureza das fragilidades identificadas e as medidas tomadas em resposta a essas </w:t>
      </w:r>
      <w:r>
        <w:t>deficiências;</w:t>
      </w:r>
    </w:p>
    <w:p w14:paraId="20752B1B"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a discussão de temas que possam afetar a auditoria com os responsáveis da firma pela realização de outros serviços à entidade</w:t>
      </w:r>
      <w:r>
        <w:t>;</w:t>
      </w:r>
    </w:p>
    <w:p w14:paraId="4A0368A0" w14:textId="77777777" w:rsidR="002A7EB0" w:rsidRDefault="002A7EB0">
      <w:pPr>
        <w:numPr>
          <w:ilvl w:val="0"/>
          <w:numId w:val="130"/>
        </w:numPr>
        <w:tabs>
          <w:tab w:val="clear" w:pos="720"/>
        </w:tabs>
        <w:autoSpaceDE w:val="0"/>
        <w:autoSpaceDN w:val="0"/>
        <w:adjustRightInd w:val="0"/>
        <w:spacing w:after="120" w:line="240" w:lineRule="auto"/>
        <w:ind w:left="284" w:hanging="284"/>
        <w:jc w:val="both"/>
      </w:pPr>
      <w:r w:rsidRPr="007D481C">
        <w:t xml:space="preserve">evidência do compromisso da administração no desenho, implementação e manutenção de controles internos sólidos, inclusive evidência de documentação </w:t>
      </w:r>
      <w:r>
        <w:t xml:space="preserve">apropriada </w:t>
      </w:r>
      <w:r w:rsidRPr="007D481C">
        <w:t>desses controles internos</w:t>
      </w:r>
      <w:r>
        <w:t>;</w:t>
      </w:r>
    </w:p>
    <w:p w14:paraId="7FD19657" w14:textId="77777777" w:rsidR="002A7EB0" w:rsidRPr="00AC7FC8" w:rsidRDefault="002A7EB0">
      <w:pPr>
        <w:numPr>
          <w:ilvl w:val="0"/>
          <w:numId w:val="130"/>
        </w:numPr>
        <w:tabs>
          <w:tab w:val="clear" w:pos="720"/>
        </w:tabs>
        <w:autoSpaceDE w:val="0"/>
        <w:autoSpaceDN w:val="0"/>
        <w:adjustRightInd w:val="0"/>
        <w:spacing w:after="120" w:line="240" w:lineRule="auto"/>
        <w:ind w:left="284" w:hanging="284"/>
        <w:jc w:val="both"/>
        <w:rPr>
          <w:bCs/>
          <w:i/>
          <w:iCs/>
          <w:spacing w:val="-7"/>
        </w:rPr>
      </w:pPr>
      <w:r>
        <w:t>mudanças na estrutura de relatório financeiro aplicável, tais como mudanças nas normas contábeis, que podem envolver divulgações novas ou revisadas significativas;</w:t>
      </w:r>
      <w:r>
        <w:rPr>
          <w:bCs/>
          <w:iCs/>
          <w:spacing w:val="-7"/>
        </w:rPr>
        <w:t xml:space="preserve"> </w:t>
      </w:r>
      <w:r>
        <w:rPr>
          <w:color w:val="00B0F0"/>
          <w:sz w:val="20"/>
          <w:szCs w:val="20"/>
        </w:rPr>
        <w:t>(Incluído pela NBC TA 300 (R1))</w:t>
      </w:r>
    </w:p>
    <w:p w14:paraId="26818E1B"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volume de operações, que pode determinar se é mais eficiente para o auditor confiar nos controles internos</w:t>
      </w:r>
      <w:r>
        <w:t>;</w:t>
      </w:r>
    </w:p>
    <w:p w14:paraId="53355715" w14:textId="77777777" w:rsidR="002A7EB0" w:rsidRDefault="002A7EB0">
      <w:pPr>
        <w:numPr>
          <w:ilvl w:val="0"/>
          <w:numId w:val="130"/>
        </w:numPr>
        <w:tabs>
          <w:tab w:val="clear" w:pos="720"/>
        </w:tabs>
        <w:autoSpaceDE w:val="0"/>
        <w:autoSpaceDN w:val="0"/>
        <w:adjustRightInd w:val="0"/>
        <w:spacing w:after="120" w:line="240" w:lineRule="auto"/>
        <w:ind w:left="284" w:hanging="284"/>
        <w:jc w:val="both"/>
      </w:pPr>
      <w:r w:rsidRPr="007D481C">
        <w:t>importância dada aos controles internos na entidade para o êxito na condução dos negócios</w:t>
      </w:r>
      <w:r>
        <w:t>;</w:t>
      </w:r>
    </w:p>
    <w:p w14:paraId="405AA016"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t xml:space="preserve">processos que a administração usa para identificar e elaborar as divulgações requeridas pela estrutura de relatório financeiro aplicável, incluindo divulgações que contêm informações obtidas fora do razão geral e dos razões auxiliares; </w:t>
      </w:r>
      <w:r w:rsidRPr="00E86137">
        <w:t>(Incluído pela NBC TA 300 (R1))</w:t>
      </w:r>
    </w:p>
    <w:p w14:paraId="6FBC5590"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desenvolvimento de negócios significativos que afetem a entidade, inclusive mudanças na tecnologia da informação e nos processos de negócio, troca de diretores-chave e aquisições, fusões e alienações</w:t>
      </w:r>
      <w:r>
        <w:t>;</w:t>
      </w:r>
    </w:p>
    <w:p w14:paraId="272B72E5"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desenvolvimentos setoriais significativos, tais como mudanças na regulamentação setorial e exigência de novos requisitos</w:t>
      </w:r>
      <w:r>
        <w:t>;</w:t>
      </w:r>
    </w:p>
    <w:p w14:paraId="48E37F27" w14:textId="77777777" w:rsidR="002A7EB0" w:rsidRPr="007D481C" w:rsidRDefault="002A7EB0">
      <w:pPr>
        <w:numPr>
          <w:ilvl w:val="0"/>
          <w:numId w:val="130"/>
        </w:numPr>
        <w:tabs>
          <w:tab w:val="clear" w:pos="720"/>
        </w:tabs>
        <w:autoSpaceDE w:val="0"/>
        <w:autoSpaceDN w:val="0"/>
        <w:adjustRightInd w:val="0"/>
        <w:spacing w:after="120" w:line="240" w:lineRule="auto"/>
        <w:ind w:left="284" w:hanging="284"/>
        <w:jc w:val="both"/>
      </w:pPr>
      <w:r w:rsidRPr="007D481C">
        <w:t>mudanças significativas na estrutura de relatórios financeiros, tais como mudanças nas normas contábeis</w:t>
      </w:r>
      <w:r>
        <w:t>;</w:t>
      </w:r>
    </w:p>
    <w:p w14:paraId="5A91CB57" w14:textId="77777777" w:rsidR="002A7EB0" w:rsidRDefault="002A7EB0">
      <w:pPr>
        <w:numPr>
          <w:ilvl w:val="0"/>
          <w:numId w:val="130"/>
        </w:numPr>
        <w:tabs>
          <w:tab w:val="clear" w:pos="720"/>
        </w:tabs>
        <w:autoSpaceDE w:val="0"/>
        <w:autoSpaceDN w:val="0"/>
        <w:adjustRightInd w:val="0"/>
        <w:spacing w:after="0" w:line="240" w:lineRule="auto"/>
        <w:ind w:left="284" w:hanging="284"/>
        <w:jc w:val="both"/>
      </w:pPr>
      <w:r w:rsidRPr="007D481C">
        <w:t>outras mudanças significativas relevantes, tais como mudanças no ambiente jurídico que afetam a entidade.</w:t>
      </w:r>
    </w:p>
    <w:p w14:paraId="2632B015" w14:textId="77777777" w:rsidR="002A7EB0" w:rsidRPr="006B3428" w:rsidRDefault="002A7EB0" w:rsidP="002A7EB0">
      <w:pPr>
        <w:autoSpaceDE w:val="0"/>
        <w:autoSpaceDN w:val="0"/>
        <w:adjustRightInd w:val="0"/>
        <w:ind w:left="360"/>
        <w:jc w:val="both"/>
        <w:rPr>
          <w:b/>
        </w:rPr>
      </w:pPr>
    </w:p>
    <w:p w14:paraId="0199E98D" w14:textId="77777777" w:rsidR="002A7EB0" w:rsidRPr="006B3428" w:rsidRDefault="002A7EB0" w:rsidP="002A7EB0">
      <w:pPr>
        <w:autoSpaceDE w:val="0"/>
        <w:autoSpaceDN w:val="0"/>
        <w:adjustRightInd w:val="0"/>
        <w:jc w:val="both"/>
        <w:rPr>
          <w:b/>
          <w:iCs/>
        </w:rPr>
      </w:pPr>
      <w:r w:rsidRPr="006B3428">
        <w:rPr>
          <w:b/>
          <w:iCs/>
        </w:rPr>
        <w:t>Natureza, época e extensão dos recursos</w:t>
      </w:r>
    </w:p>
    <w:p w14:paraId="08A18A7C" w14:textId="77777777" w:rsidR="002A7EB0" w:rsidRPr="007D481C" w:rsidRDefault="002A7EB0" w:rsidP="002A7EB0">
      <w:pPr>
        <w:autoSpaceDE w:val="0"/>
        <w:autoSpaceDN w:val="0"/>
        <w:adjustRightInd w:val="0"/>
        <w:jc w:val="both"/>
        <w:rPr>
          <w:i/>
          <w:iCs/>
        </w:rPr>
      </w:pPr>
    </w:p>
    <w:p w14:paraId="384A7CBB" w14:textId="77777777" w:rsidR="002A7EB0" w:rsidRPr="007D481C" w:rsidRDefault="002A7EB0">
      <w:pPr>
        <w:numPr>
          <w:ilvl w:val="0"/>
          <w:numId w:val="130"/>
        </w:numPr>
        <w:tabs>
          <w:tab w:val="clear" w:pos="720"/>
        </w:tabs>
        <w:autoSpaceDE w:val="0"/>
        <w:autoSpaceDN w:val="0"/>
        <w:adjustRightInd w:val="0"/>
        <w:spacing w:after="0" w:line="240" w:lineRule="auto"/>
        <w:ind w:left="284" w:hanging="284"/>
        <w:jc w:val="both"/>
      </w:pPr>
      <w:r w:rsidRPr="007D481C">
        <w:t xml:space="preserve">orçamento do trabalho, inclusive considerando o tempo </w:t>
      </w:r>
      <w:r>
        <w:t xml:space="preserve">apropriado </w:t>
      </w:r>
      <w:r w:rsidRPr="007D481C">
        <w:t xml:space="preserve"> previsto para áreas onde existem mais riscos de distorções relevantes.</w:t>
      </w:r>
    </w:p>
    <w:p w14:paraId="1C9FF46E" w14:textId="77777777" w:rsidR="002A7EB0" w:rsidRDefault="002A7EB0" w:rsidP="002A7EB0"/>
    <w:p w14:paraId="3F70DDB4" w14:textId="77777777" w:rsidR="002A7EB0" w:rsidRPr="002A7EB0" w:rsidRDefault="002A7EB0" w:rsidP="002A7EB0">
      <w:pPr>
        <w:jc w:val="center"/>
        <w:rPr>
          <w:b/>
          <w:bCs/>
        </w:rPr>
      </w:pPr>
      <w:r w:rsidRPr="004E591C">
        <w:br w:type="page"/>
      </w:r>
      <w:r w:rsidRPr="002A7EB0">
        <w:rPr>
          <w:b/>
          <w:bCs/>
        </w:rPr>
        <w:t>NORMA BRASILEIRA DE CONTABILIDADE – NBC TA 300 (R1), DE 19 DE AGOSTO DE 2016</w:t>
      </w:r>
    </w:p>
    <w:p w14:paraId="67F60FA4" w14:textId="77777777" w:rsidR="002A7EB0" w:rsidRPr="00975B5F" w:rsidRDefault="002A7EB0" w:rsidP="002A7EB0">
      <w:pPr>
        <w:pStyle w:val="Corpodetexto"/>
      </w:pPr>
    </w:p>
    <w:p w14:paraId="65C2EAD5" w14:textId="77777777" w:rsidR="002A7EB0" w:rsidRPr="00975B5F" w:rsidRDefault="002A7EB0" w:rsidP="002A7EB0">
      <w:pPr>
        <w:ind w:left="5387"/>
        <w:jc w:val="both"/>
        <w:rPr>
          <w:b/>
          <w:i/>
        </w:rPr>
      </w:pPr>
      <w:r w:rsidRPr="00975B5F">
        <w:rPr>
          <w:b/>
          <w:bCs/>
          <w:i/>
          <w:iCs/>
        </w:rPr>
        <w:t>Altera a NBC TA 300 que dispõe sobre o planejamento da auditoria de demonstrações contábeis</w:t>
      </w:r>
      <w:r w:rsidRPr="00975B5F">
        <w:rPr>
          <w:b/>
          <w:i/>
        </w:rPr>
        <w:t>.</w:t>
      </w:r>
    </w:p>
    <w:p w14:paraId="01B7C892" w14:textId="77777777" w:rsidR="002A7EB0" w:rsidRPr="002D5248" w:rsidRDefault="002A7EB0" w:rsidP="002A7EB0">
      <w:pPr>
        <w:jc w:val="both"/>
      </w:pPr>
    </w:p>
    <w:p w14:paraId="02963EB1" w14:textId="77777777" w:rsidR="002A7EB0" w:rsidRPr="002D5248" w:rsidRDefault="002A7EB0" w:rsidP="002A7EB0">
      <w:pPr>
        <w:jc w:val="both"/>
        <w:rPr>
          <w:bCs/>
        </w:rPr>
      </w:pPr>
    </w:p>
    <w:p w14:paraId="58EFC1E0" w14:textId="77777777" w:rsidR="002A7EB0" w:rsidRDefault="002A7EB0" w:rsidP="002A7EB0">
      <w:pPr>
        <w:ind w:firstLine="567"/>
        <w:jc w:val="both"/>
      </w:pPr>
      <w:r w:rsidRPr="001E1DA8">
        <w:rPr>
          <w:bCs/>
        </w:rPr>
        <w:t xml:space="preserve">O </w:t>
      </w:r>
      <w:r w:rsidRPr="001E1DA8">
        <w:rPr>
          <w:b/>
          <w:bCs/>
        </w:rPr>
        <w:t>CONSELHO FEDERAL DE CONTABILIDADE</w:t>
      </w:r>
      <w:r w:rsidRPr="001E1DA8">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1E1DA8">
        <w:rPr>
          <w:color w:val="000000"/>
        </w:rPr>
        <w:t xml:space="preserve"> elaborada de acordo com a sua equivalente internacional </w:t>
      </w:r>
      <w:r w:rsidRPr="00975B5F">
        <w:t>ISA 300</w:t>
      </w:r>
      <w:r w:rsidRPr="001E1DA8">
        <w:rPr>
          <w:color w:val="000000"/>
        </w:rPr>
        <w:t xml:space="preserve"> da IFAC</w:t>
      </w:r>
      <w:r w:rsidRPr="001E1DA8">
        <w:t>:</w:t>
      </w:r>
    </w:p>
    <w:p w14:paraId="00ED9A59" w14:textId="77777777" w:rsidR="002A7EB0" w:rsidRPr="001E1DA8" w:rsidRDefault="002A7EB0" w:rsidP="002A7EB0">
      <w:pPr>
        <w:jc w:val="both"/>
      </w:pPr>
    </w:p>
    <w:p w14:paraId="3646EA5A" w14:textId="77777777" w:rsidR="002A7EB0" w:rsidRDefault="002A7EB0" w:rsidP="002A7EB0">
      <w:pPr>
        <w:pStyle w:val="PargrafodaLista"/>
        <w:spacing w:before="40" w:after="40"/>
        <w:ind w:left="567" w:hanging="567"/>
        <w:jc w:val="both"/>
        <w:rPr>
          <w:b/>
        </w:rPr>
      </w:pPr>
      <w:r w:rsidRPr="00975B5F">
        <w:t>1</w:t>
      </w:r>
      <w:r w:rsidRPr="002C6548">
        <w:t xml:space="preserve">. </w:t>
      </w:r>
      <w:r w:rsidRPr="002C6548">
        <w:tab/>
      </w:r>
      <w:r>
        <w:rPr>
          <w:b/>
        </w:rPr>
        <w:t>Altera o Apêndice e inclui os itens A13 e A14 na NBC TA</w:t>
      </w:r>
      <w:r w:rsidRPr="002D267F">
        <w:rPr>
          <w:b/>
        </w:rPr>
        <w:t xml:space="preserve"> </w:t>
      </w:r>
      <w:r>
        <w:rPr>
          <w:b/>
        </w:rPr>
        <w:t xml:space="preserve">300 </w:t>
      </w:r>
      <w:r w:rsidRPr="002D267F">
        <w:rPr>
          <w:b/>
        </w:rPr>
        <w:t>–</w:t>
      </w:r>
      <w:r>
        <w:rPr>
          <w:b/>
        </w:rPr>
        <w:t xml:space="preserve"> </w:t>
      </w:r>
      <w:r w:rsidRPr="00BC12A2">
        <w:rPr>
          <w:b/>
        </w:rPr>
        <w:t>Planejamento da Auditoria de Demonstrações Contábeis</w:t>
      </w:r>
      <w:r w:rsidRPr="002D267F">
        <w:rPr>
          <w:b/>
        </w:rPr>
        <w:t>, com a</w:t>
      </w:r>
      <w:r>
        <w:rPr>
          <w:b/>
        </w:rPr>
        <w:t>s</w:t>
      </w:r>
      <w:r w:rsidRPr="002D267F">
        <w:rPr>
          <w:b/>
        </w:rPr>
        <w:t xml:space="preserve"> seguinte</w:t>
      </w:r>
      <w:r>
        <w:rPr>
          <w:b/>
        </w:rPr>
        <w:t>s</w:t>
      </w:r>
      <w:r w:rsidRPr="002D267F">
        <w:rPr>
          <w:b/>
        </w:rPr>
        <w:t xml:space="preserve"> redaç</w:t>
      </w:r>
      <w:r>
        <w:rPr>
          <w:b/>
        </w:rPr>
        <w:t>ões</w:t>
      </w:r>
      <w:r w:rsidRPr="002D267F">
        <w:rPr>
          <w:b/>
        </w:rPr>
        <w:t>:</w:t>
      </w:r>
    </w:p>
    <w:p w14:paraId="59994401" w14:textId="77777777" w:rsidR="002A7EB0" w:rsidRPr="002C6548" w:rsidRDefault="002A7EB0" w:rsidP="002A7EB0">
      <w:pPr>
        <w:pStyle w:val="PargrafodaLista"/>
        <w:ind w:left="567" w:hanging="567"/>
        <w:jc w:val="both"/>
      </w:pPr>
    </w:p>
    <w:p w14:paraId="67D2C057" w14:textId="77777777" w:rsidR="002A7EB0" w:rsidRPr="0035071F" w:rsidRDefault="002A7EB0" w:rsidP="002A7EB0">
      <w:pPr>
        <w:ind w:left="567"/>
        <w:jc w:val="both"/>
      </w:pPr>
      <w:r w:rsidRPr="0035071F">
        <w:t>A1</w:t>
      </w:r>
      <w:r>
        <w:t>3</w:t>
      </w:r>
      <w:r w:rsidRPr="0035071F">
        <w:t>.</w:t>
      </w:r>
      <w:r>
        <w:t xml:space="preserve"> </w:t>
      </w:r>
      <w:r>
        <w:tab/>
      </w:r>
      <w:r w:rsidRPr="0035071F">
        <w:t>A determinação da natureza, da época e da extensão dos procedimentos de avaliação de risco, e dos procedimentos de auditoria adicionais, à medida que eles se relacionam com as divulgações, é importante</w:t>
      </w:r>
      <w:r>
        <w:t>,</w:t>
      </w:r>
      <w:r w:rsidRPr="0035071F">
        <w:t xml:space="preserve"> considerando tanto a ampla gama de informações quanto o nível de detalhes que possam estar incluídos nessas divulgações. Além disso, certas divulgações podem conter informações obtidas fora do razão geral e dos razões auxiliares, que também podem afetar os riscos avaliados e a natureza, a época e a extensão dos procedimentos de auditoria para tratar desses riscos.</w:t>
      </w:r>
    </w:p>
    <w:p w14:paraId="1B29AB9D" w14:textId="77777777" w:rsidR="002A7EB0" w:rsidRPr="002C6548" w:rsidRDefault="002A7EB0" w:rsidP="002A7EB0">
      <w:pPr>
        <w:ind w:left="72"/>
        <w:jc w:val="both"/>
        <w:rPr>
          <w:bCs/>
          <w:iCs/>
          <w:spacing w:val="-7"/>
        </w:rPr>
      </w:pPr>
    </w:p>
    <w:p w14:paraId="28A96FFE" w14:textId="77777777" w:rsidR="002A7EB0" w:rsidRPr="0035071F" w:rsidRDefault="002A7EB0" w:rsidP="002A7EB0">
      <w:pPr>
        <w:spacing w:after="120"/>
        <w:ind w:left="567"/>
        <w:jc w:val="both"/>
      </w:pPr>
      <w:r w:rsidRPr="0035071F">
        <w:rPr>
          <w:spacing w:val="4"/>
        </w:rPr>
        <w:t>A1</w:t>
      </w:r>
      <w:r>
        <w:rPr>
          <w:spacing w:val="4"/>
        </w:rPr>
        <w:t>4</w:t>
      </w:r>
      <w:r w:rsidRPr="0035071F">
        <w:rPr>
          <w:spacing w:val="4"/>
        </w:rPr>
        <w:t xml:space="preserve">. </w:t>
      </w:r>
      <w:r>
        <w:rPr>
          <w:spacing w:val="4"/>
        </w:rPr>
        <w:tab/>
      </w:r>
      <w:r w:rsidRPr="0035071F">
        <w:rPr>
          <w:spacing w:val="4"/>
        </w:rPr>
        <w:t>A consideração das divulgações no início da auditoria ajuda o auditor a dar a devida atenção e planejar o tempo adequado para tratar as divulgações da mesma forma que as classes de transações, de eventos e de saldos contábeis. Considerações preliminares também podem ajudar o auditor a determinar os efeitos sobre a auditoria de:</w:t>
      </w:r>
    </w:p>
    <w:p w14:paraId="073A2178" w14:textId="77777777" w:rsidR="002A7EB0" w:rsidRPr="0035071F" w:rsidRDefault="002A7EB0">
      <w:pPr>
        <w:widowControl w:val="0"/>
        <w:numPr>
          <w:ilvl w:val="0"/>
          <w:numId w:val="133"/>
        </w:numPr>
        <w:tabs>
          <w:tab w:val="left" w:pos="993"/>
        </w:tabs>
        <w:kinsoku w:val="0"/>
        <w:spacing w:after="120" w:line="240" w:lineRule="auto"/>
        <w:ind w:left="993" w:right="142" w:hanging="426"/>
        <w:jc w:val="both"/>
        <w:rPr>
          <w:spacing w:val="4"/>
        </w:rPr>
      </w:pPr>
      <w:r w:rsidRPr="0035071F">
        <w:rPr>
          <w:spacing w:val="4"/>
        </w:rPr>
        <w:t>divulgações significativas novas ou revisadas necessárias em decorrência de mudanças no ambiente, nas condições financeiras ou nas atividades da entidade (por exemplo, mudança na identificação de segmentos e de comunicação de informações sobre segmentos decorrentes de combinação de negócios significativa);</w:t>
      </w:r>
    </w:p>
    <w:p w14:paraId="5C22A2ED" w14:textId="77777777" w:rsidR="002A7EB0" w:rsidRPr="0035071F" w:rsidRDefault="002A7EB0">
      <w:pPr>
        <w:widowControl w:val="0"/>
        <w:numPr>
          <w:ilvl w:val="0"/>
          <w:numId w:val="133"/>
        </w:numPr>
        <w:tabs>
          <w:tab w:val="left" w:pos="993"/>
        </w:tabs>
        <w:kinsoku w:val="0"/>
        <w:spacing w:after="120" w:line="240" w:lineRule="auto"/>
        <w:ind w:left="993" w:right="142" w:hanging="426"/>
        <w:jc w:val="both"/>
        <w:rPr>
          <w:spacing w:val="4"/>
        </w:rPr>
      </w:pPr>
      <w:r w:rsidRPr="0035071F">
        <w:rPr>
          <w:spacing w:val="4"/>
        </w:rPr>
        <w:t>divulgações significativas novas ou revisadas decorrentes de mudanças na estrutura de relatório financeiro aplicável;</w:t>
      </w:r>
    </w:p>
    <w:p w14:paraId="37D14FFD" w14:textId="77777777" w:rsidR="002A7EB0" w:rsidRPr="0035071F" w:rsidRDefault="002A7EB0">
      <w:pPr>
        <w:widowControl w:val="0"/>
        <w:numPr>
          <w:ilvl w:val="0"/>
          <w:numId w:val="133"/>
        </w:numPr>
        <w:tabs>
          <w:tab w:val="left" w:pos="993"/>
        </w:tabs>
        <w:kinsoku w:val="0"/>
        <w:spacing w:after="120" w:line="240" w:lineRule="auto"/>
        <w:ind w:left="993" w:right="142" w:hanging="426"/>
        <w:jc w:val="both"/>
        <w:rPr>
          <w:spacing w:val="4"/>
        </w:rPr>
      </w:pPr>
      <w:r w:rsidRPr="0035071F">
        <w:rPr>
          <w:spacing w:val="4"/>
        </w:rPr>
        <w:t xml:space="preserve">necessidade de envolvimento de especialista para ajudar nos procedimentos de auditoria relacionados com divulgações específicas (por exemplo, divulgações relacionadas com obrigações com previdência e outros benefícios de aposentadoria); e </w:t>
      </w:r>
    </w:p>
    <w:p w14:paraId="73F67A58" w14:textId="77777777" w:rsidR="002A7EB0" w:rsidRPr="0035071F" w:rsidRDefault="002A7EB0">
      <w:pPr>
        <w:widowControl w:val="0"/>
        <w:numPr>
          <w:ilvl w:val="0"/>
          <w:numId w:val="133"/>
        </w:numPr>
        <w:tabs>
          <w:tab w:val="left" w:pos="993"/>
        </w:tabs>
        <w:kinsoku w:val="0"/>
        <w:spacing w:after="0" w:line="240" w:lineRule="auto"/>
        <w:ind w:left="993" w:right="142" w:hanging="426"/>
        <w:jc w:val="both"/>
        <w:rPr>
          <w:spacing w:val="4"/>
        </w:rPr>
      </w:pPr>
      <w:r w:rsidRPr="0035071F">
        <w:rPr>
          <w:spacing w:val="4"/>
        </w:rPr>
        <w:t>assuntos relacionados com divulgações que o auditor pode querer discutir com os responsáveis pela governança (ver item A12 da NBC TA 260).</w:t>
      </w:r>
    </w:p>
    <w:p w14:paraId="51C06F37" w14:textId="77777777" w:rsidR="002A7EB0" w:rsidRPr="002C6548" w:rsidRDefault="002A7EB0" w:rsidP="002A7EB0">
      <w:pPr>
        <w:autoSpaceDE w:val="0"/>
        <w:autoSpaceDN w:val="0"/>
        <w:adjustRightInd w:val="0"/>
        <w:jc w:val="both"/>
        <w:rPr>
          <w:bCs/>
        </w:rPr>
      </w:pPr>
    </w:p>
    <w:p w14:paraId="5E776486" w14:textId="77777777" w:rsidR="002A7EB0" w:rsidRDefault="002A7EB0" w:rsidP="002A7EB0">
      <w:pPr>
        <w:autoSpaceDE w:val="0"/>
        <w:autoSpaceDN w:val="0"/>
        <w:adjustRightInd w:val="0"/>
        <w:ind w:left="567"/>
        <w:jc w:val="both"/>
      </w:pPr>
      <w:r>
        <w:rPr>
          <w:b/>
          <w:bCs/>
        </w:rPr>
        <w:t xml:space="preserve">Apêndice </w:t>
      </w:r>
      <w:r>
        <w:t>(ver itens 7 e 8 e A8 a A11)</w:t>
      </w:r>
    </w:p>
    <w:p w14:paraId="255856D4" w14:textId="77777777" w:rsidR="002A7EB0" w:rsidRDefault="002A7EB0" w:rsidP="002A7EB0">
      <w:pPr>
        <w:autoSpaceDE w:val="0"/>
        <w:autoSpaceDN w:val="0"/>
        <w:adjustRightInd w:val="0"/>
        <w:jc w:val="both"/>
      </w:pPr>
    </w:p>
    <w:p w14:paraId="4907B6F1" w14:textId="77777777" w:rsidR="002A7EB0" w:rsidRDefault="002A7EB0" w:rsidP="002A7EB0">
      <w:pPr>
        <w:autoSpaceDE w:val="0"/>
        <w:autoSpaceDN w:val="0"/>
        <w:adjustRightInd w:val="0"/>
        <w:ind w:left="567"/>
        <w:jc w:val="both"/>
        <w:rPr>
          <w:b/>
          <w:bCs/>
        </w:rPr>
      </w:pPr>
      <w:r>
        <w:rPr>
          <w:b/>
          <w:bCs/>
        </w:rPr>
        <w:t>Considerações na definição da estratégia global de auditoria</w:t>
      </w:r>
    </w:p>
    <w:p w14:paraId="480210AB" w14:textId="77777777" w:rsidR="002A7EB0" w:rsidRPr="002C6548" w:rsidRDefault="002A7EB0" w:rsidP="002A7EB0">
      <w:pPr>
        <w:autoSpaceDE w:val="0"/>
        <w:autoSpaceDN w:val="0"/>
        <w:adjustRightInd w:val="0"/>
        <w:jc w:val="both"/>
        <w:rPr>
          <w:bCs/>
        </w:rPr>
      </w:pPr>
    </w:p>
    <w:p w14:paraId="12465727" w14:textId="77777777" w:rsidR="002A7EB0" w:rsidRDefault="002A7EB0" w:rsidP="002A7EB0">
      <w:pPr>
        <w:autoSpaceDE w:val="0"/>
        <w:autoSpaceDN w:val="0"/>
        <w:adjustRightInd w:val="0"/>
        <w:spacing w:after="120"/>
        <w:ind w:left="567"/>
        <w:jc w:val="both"/>
      </w:pPr>
      <w:r>
        <w:t>O presente anexo oferece exemplos de temas que o auditor deve considerar na definição da estratégia global de auditoria. Muitos desses temas também influenciam o plano de auditoria detalhado. Os exemplos apresentados cobrem amplo leque de temas aplicáveis a diversos trabalhos. Apesar de alguns temas mencionados a seguir serem exigidos por outras normas de auditoria, nem todos os temas são relevantes para todo e qualquer trabalho de auditoria e a relação não é necessariamente completa.</w:t>
      </w:r>
    </w:p>
    <w:p w14:paraId="2F8A1D47" w14:textId="77777777" w:rsidR="002A7EB0" w:rsidRDefault="002A7EB0" w:rsidP="002A7EB0">
      <w:pPr>
        <w:autoSpaceDE w:val="0"/>
        <w:autoSpaceDN w:val="0"/>
        <w:adjustRightInd w:val="0"/>
        <w:ind w:left="567"/>
        <w:jc w:val="both"/>
      </w:pPr>
      <w:r>
        <w:t>(...)</w:t>
      </w:r>
    </w:p>
    <w:p w14:paraId="609209C7" w14:textId="77777777" w:rsidR="002A7EB0" w:rsidRPr="002C6548" w:rsidRDefault="002A7EB0" w:rsidP="002A7EB0">
      <w:pPr>
        <w:tabs>
          <w:tab w:val="left" w:pos="1878"/>
        </w:tabs>
        <w:autoSpaceDE w:val="0"/>
        <w:autoSpaceDN w:val="0"/>
        <w:adjustRightInd w:val="0"/>
        <w:jc w:val="both"/>
      </w:pPr>
    </w:p>
    <w:p w14:paraId="5D8E0117" w14:textId="77777777" w:rsidR="002A7EB0" w:rsidRDefault="002A7EB0" w:rsidP="002A7EB0">
      <w:pPr>
        <w:autoSpaceDE w:val="0"/>
        <w:autoSpaceDN w:val="0"/>
        <w:adjustRightInd w:val="0"/>
        <w:ind w:left="567"/>
        <w:jc w:val="both"/>
        <w:rPr>
          <w:b/>
          <w:iCs/>
        </w:rPr>
      </w:pPr>
      <w:r>
        <w:rPr>
          <w:b/>
          <w:iCs/>
        </w:rPr>
        <w:t>Fatores significativos, atividades preliminares do trabalho e conhecimento obtido em outros trabalhos</w:t>
      </w:r>
    </w:p>
    <w:p w14:paraId="2BCCBB7B" w14:textId="77777777" w:rsidR="002A7EB0" w:rsidRPr="002C6548" w:rsidRDefault="002A7EB0" w:rsidP="002A7EB0">
      <w:pPr>
        <w:autoSpaceDE w:val="0"/>
        <w:autoSpaceDN w:val="0"/>
        <w:adjustRightInd w:val="0"/>
        <w:jc w:val="both"/>
        <w:rPr>
          <w:iCs/>
        </w:rPr>
      </w:pPr>
    </w:p>
    <w:p w14:paraId="68411547" w14:textId="77777777" w:rsidR="002A7EB0" w:rsidRDefault="002A7EB0">
      <w:pPr>
        <w:numPr>
          <w:ilvl w:val="0"/>
          <w:numId w:val="130"/>
        </w:numPr>
        <w:tabs>
          <w:tab w:val="clear" w:pos="720"/>
          <w:tab w:val="num" w:pos="993"/>
        </w:tabs>
        <w:autoSpaceDE w:val="0"/>
        <w:autoSpaceDN w:val="0"/>
        <w:adjustRightInd w:val="0"/>
        <w:spacing w:after="120" w:line="240" w:lineRule="auto"/>
        <w:ind w:left="993" w:hanging="426"/>
        <w:jc w:val="both"/>
      </w:pPr>
      <w:r>
        <w:t>A determinação da materialidade, de acordo com a NBC TA 320 – Materialidade no Planejamento e na Execução da Auditoria, e quando aplicável:</w:t>
      </w:r>
    </w:p>
    <w:p w14:paraId="23DA3C75" w14:textId="77777777" w:rsidR="002A7EB0" w:rsidRDefault="002A7EB0">
      <w:pPr>
        <w:numPr>
          <w:ilvl w:val="0"/>
          <w:numId w:val="134"/>
        </w:numPr>
        <w:tabs>
          <w:tab w:val="num" w:pos="-5245"/>
          <w:tab w:val="num" w:pos="1418"/>
        </w:tabs>
        <w:autoSpaceDE w:val="0"/>
        <w:autoSpaceDN w:val="0"/>
        <w:adjustRightInd w:val="0"/>
        <w:spacing w:after="120" w:line="240" w:lineRule="auto"/>
        <w:ind w:left="1418" w:hanging="425"/>
        <w:jc w:val="both"/>
      </w:pPr>
      <w:r>
        <w:t>a determinação da materialidade para componentes e a comunicação ao auditor do componente de acordo com a NBC TA 600 – Considerações Especiais – Auditorias de Demonstrações Contábeis de Grupos, Incluindo o Trabalho dos Auditores dos Componentes, itens 21 a 23 e 40(c);</w:t>
      </w:r>
    </w:p>
    <w:p w14:paraId="064E0B0E" w14:textId="77777777" w:rsidR="002A7EB0" w:rsidRDefault="002A7EB0">
      <w:pPr>
        <w:numPr>
          <w:ilvl w:val="0"/>
          <w:numId w:val="134"/>
        </w:numPr>
        <w:tabs>
          <w:tab w:val="num" w:pos="-5245"/>
          <w:tab w:val="num" w:pos="1418"/>
        </w:tabs>
        <w:autoSpaceDE w:val="0"/>
        <w:autoSpaceDN w:val="0"/>
        <w:adjustRightInd w:val="0"/>
        <w:spacing w:after="120" w:line="240" w:lineRule="auto"/>
        <w:ind w:left="1418" w:hanging="425"/>
        <w:jc w:val="both"/>
      </w:pPr>
      <w:r>
        <w:t>a identificação preliminar de componentes significativos e classes relevantes de transações, saldos contábeis e divulgações.</w:t>
      </w:r>
    </w:p>
    <w:p w14:paraId="7B0AD48D"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Identificação preliminar de áreas em que pode haver maior risco de distorções relevantes.</w:t>
      </w:r>
    </w:p>
    <w:p w14:paraId="69891577" w14:textId="77777777" w:rsidR="002A7EB0" w:rsidRPr="0035071F" w:rsidRDefault="002A7EB0">
      <w:pPr>
        <w:pStyle w:val="PargrafodaLista"/>
        <w:numPr>
          <w:ilvl w:val="0"/>
          <w:numId w:val="130"/>
        </w:numPr>
        <w:tabs>
          <w:tab w:val="clear" w:pos="720"/>
          <w:tab w:val="num" w:pos="-1985"/>
          <w:tab w:val="num" w:pos="-1843"/>
          <w:tab w:val="num" w:pos="993"/>
        </w:tabs>
        <w:spacing w:after="120" w:line="240" w:lineRule="auto"/>
        <w:ind w:left="993" w:hanging="426"/>
        <w:contextualSpacing w:val="0"/>
        <w:jc w:val="both"/>
        <w:rPr>
          <w:color w:val="222222"/>
          <w:lang w:val="pt-PT"/>
        </w:rPr>
      </w:pPr>
      <w:r w:rsidRPr="0035071F">
        <w:rPr>
          <w:color w:val="222222"/>
          <w:lang w:val="pt-PT"/>
        </w:rPr>
        <w:t>O impacto do risco identificado de distorção relevante sobre a direção, supervisão e revisão da demonstração contábil como um todo.</w:t>
      </w:r>
    </w:p>
    <w:p w14:paraId="4B0953F7"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A forma como o auditor enfatiza aos membros da equipe de trabalho a necessidade de manter postura questionadora e exercer ceticismo profissional na obtenção e avaliação de evidências de auditoria.</w:t>
      </w:r>
    </w:p>
    <w:p w14:paraId="3FE70D7C"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Resultados de auditorias anteriores envolvendo a avaliação da efetividade dos controles internos, inclusive a natureza das fragilidades identificadas e as medidas tomadas em resposta a essas deficiências.</w:t>
      </w:r>
    </w:p>
    <w:p w14:paraId="1DFD3753"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A discussão de temas que possam afetar a auditoria com os responsáveis da firma pela realização de outros serviços à entidade.</w:t>
      </w:r>
    </w:p>
    <w:p w14:paraId="16402680" w14:textId="77777777" w:rsidR="002A7EB0" w:rsidRDefault="002A7EB0">
      <w:pPr>
        <w:pStyle w:val="PargrafodaLista"/>
        <w:numPr>
          <w:ilvl w:val="0"/>
          <w:numId w:val="130"/>
        </w:numPr>
        <w:tabs>
          <w:tab w:val="clear" w:pos="720"/>
          <w:tab w:val="num" w:pos="-1985"/>
          <w:tab w:val="num" w:pos="-1843"/>
          <w:tab w:val="num" w:pos="993"/>
        </w:tabs>
        <w:spacing w:after="120" w:line="240" w:lineRule="auto"/>
        <w:ind w:left="993" w:hanging="426"/>
        <w:contextualSpacing w:val="0"/>
        <w:jc w:val="both"/>
      </w:pPr>
      <w:r>
        <w:t>Evidência do compromisso da administração no desenho, implementação e manutenção de controles internos sólidos, inclusive evidência de documentação apropriada desses controles internos.</w:t>
      </w:r>
    </w:p>
    <w:p w14:paraId="3611AA95" w14:textId="77777777" w:rsidR="002A7EB0" w:rsidRPr="0035071F" w:rsidRDefault="002A7EB0">
      <w:pPr>
        <w:numPr>
          <w:ilvl w:val="0"/>
          <w:numId w:val="135"/>
        </w:numPr>
        <w:tabs>
          <w:tab w:val="num" w:pos="-1985"/>
          <w:tab w:val="num" w:pos="-1843"/>
          <w:tab w:val="num" w:pos="993"/>
        </w:tabs>
        <w:spacing w:after="120" w:line="240" w:lineRule="auto"/>
        <w:ind w:left="993" w:hanging="426"/>
        <w:jc w:val="both"/>
        <w:rPr>
          <w:bCs/>
          <w:i/>
          <w:iCs/>
          <w:spacing w:val="-7"/>
        </w:rPr>
      </w:pPr>
      <w:r w:rsidRPr="0035071F">
        <w:t>Mudanças na estrutura de relatório financeiro aplicável, tais como mudanças nas normas contábeis, que podem envolver divulgações novas ou revisadas significativas.</w:t>
      </w:r>
    </w:p>
    <w:p w14:paraId="5EC9E4CD"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Volume de operações, que pode determinar se é mais eficiente para o auditor confiar nos controles internos.</w:t>
      </w:r>
    </w:p>
    <w:p w14:paraId="025B820A"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Importância dada aos controles internos na entidade para o êxito na condução dos negócios.</w:t>
      </w:r>
    </w:p>
    <w:p w14:paraId="0B986CE3" w14:textId="77777777" w:rsidR="002A7EB0" w:rsidRPr="0035071F"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rsidRPr="0035071F">
        <w:t>Processos que a administração usa para identificar e elaborar as divulgações requeridas pela estrutura de relatório financeiro aplicável, incluindo divulgações que contêm informações obtidas fora do razão geral e dos razões auxiliares.</w:t>
      </w:r>
    </w:p>
    <w:p w14:paraId="7195FD3B"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Desenvolvimento de negócios significativos que afetem a entidade, inclusive mudanças na tecnologia da informação e nos processos de negócio, troca de diretores-chave e aquisições, fusões e alienações.</w:t>
      </w:r>
    </w:p>
    <w:p w14:paraId="2220BD2F" w14:textId="77777777" w:rsidR="002A7EB0" w:rsidRDefault="002A7EB0">
      <w:pPr>
        <w:numPr>
          <w:ilvl w:val="0"/>
          <w:numId w:val="130"/>
        </w:numPr>
        <w:tabs>
          <w:tab w:val="clear" w:pos="720"/>
          <w:tab w:val="num" w:pos="-1985"/>
          <w:tab w:val="num" w:pos="-1843"/>
          <w:tab w:val="num" w:pos="993"/>
        </w:tabs>
        <w:autoSpaceDE w:val="0"/>
        <w:autoSpaceDN w:val="0"/>
        <w:adjustRightInd w:val="0"/>
        <w:spacing w:after="120" w:line="240" w:lineRule="auto"/>
        <w:ind w:left="993" w:hanging="426"/>
        <w:jc w:val="both"/>
      </w:pPr>
      <w:r>
        <w:t>Desenvolvimentos setoriais significativos, tais como mudanças na regulamentação setorial e exigência de novos requisitos.</w:t>
      </w:r>
    </w:p>
    <w:p w14:paraId="5D0668E6" w14:textId="77777777" w:rsidR="002A7EB0" w:rsidRDefault="002A7EB0">
      <w:pPr>
        <w:numPr>
          <w:ilvl w:val="0"/>
          <w:numId w:val="130"/>
        </w:numPr>
        <w:tabs>
          <w:tab w:val="clear" w:pos="720"/>
          <w:tab w:val="num" w:pos="-1985"/>
          <w:tab w:val="num" w:pos="-1843"/>
          <w:tab w:val="num" w:pos="993"/>
        </w:tabs>
        <w:autoSpaceDE w:val="0"/>
        <w:autoSpaceDN w:val="0"/>
        <w:adjustRightInd w:val="0"/>
        <w:spacing w:after="0" w:line="240" w:lineRule="auto"/>
        <w:ind w:left="993" w:hanging="426"/>
        <w:jc w:val="both"/>
      </w:pPr>
      <w:r>
        <w:t>Outras mudanças significativas relevantes, tais como mudanças no ambiente jurídico que afetam a entidade.</w:t>
      </w:r>
    </w:p>
    <w:p w14:paraId="59F31B91" w14:textId="77777777" w:rsidR="002A7EB0" w:rsidRPr="002C6548" w:rsidRDefault="002A7EB0" w:rsidP="002A7EB0">
      <w:pPr>
        <w:autoSpaceDE w:val="0"/>
        <w:autoSpaceDN w:val="0"/>
        <w:adjustRightInd w:val="0"/>
        <w:ind w:left="567"/>
        <w:jc w:val="both"/>
      </w:pPr>
      <w:r>
        <w:t>(...)</w:t>
      </w:r>
    </w:p>
    <w:p w14:paraId="5E75659C" w14:textId="77777777" w:rsidR="002A7EB0" w:rsidRDefault="002A7EB0" w:rsidP="002A7EB0">
      <w:pPr>
        <w:ind w:left="567" w:hanging="567"/>
        <w:jc w:val="both"/>
      </w:pPr>
    </w:p>
    <w:p w14:paraId="58C80D01" w14:textId="77777777" w:rsidR="002A7EB0" w:rsidRPr="00975B5F" w:rsidRDefault="002A7EB0" w:rsidP="002A7EB0">
      <w:pPr>
        <w:ind w:left="567" w:right="2" w:hanging="567"/>
        <w:jc w:val="both"/>
      </w:pPr>
      <w:r>
        <w:t>2.</w:t>
      </w:r>
      <w:r>
        <w:tab/>
      </w:r>
      <w:r w:rsidRPr="00975B5F">
        <w:t>Em razão da inclusão dos itens A13 e A14, a numeração existente é renumerada em ordem sequencial, ou seja, A13 para A15, A14 para A16, A15 para A17, e assim sucessivamente. Além disso, as referências em outras normas também são ajustadas em função dessas alterações de numeração.</w:t>
      </w:r>
    </w:p>
    <w:p w14:paraId="0DA7B875" w14:textId="77777777" w:rsidR="002A7EB0" w:rsidRPr="00975B5F" w:rsidRDefault="002A7EB0" w:rsidP="002A7EB0">
      <w:pPr>
        <w:jc w:val="both"/>
        <w:rPr>
          <w:bCs/>
        </w:rPr>
      </w:pPr>
    </w:p>
    <w:p w14:paraId="765C12DA" w14:textId="77777777" w:rsidR="002A7EB0" w:rsidRPr="00975B5F" w:rsidRDefault="002A7EB0" w:rsidP="002A7EB0">
      <w:pPr>
        <w:ind w:left="567" w:right="2" w:hanging="567"/>
        <w:jc w:val="both"/>
      </w:pPr>
      <w:r w:rsidRPr="00975B5F">
        <w:t>3.</w:t>
      </w:r>
      <w:r w:rsidRPr="00975B5F">
        <w:tab/>
        <w:t>Em razão dessas alterações, as disposições não alteradas desta norma são mantidas e a sigla da NBC TA 300, publicada no DOU, Seção 1, de 3/12/2009, passa a ser NBC TA 300 (R1).</w:t>
      </w:r>
    </w:p>
    <w:p w14:paraId="454C37CC" w14:textId="77777777" w:rsidR="002A7EB0" w:rsidRPr="002A7EB0" w:rsidRDefault="002A7EB0" w:rsidP="002A7EB0">
      <w:pPr>
        <w:pStyle w:val="Textoembloco"/>
        <w:tabs>
          <w:tab w:val="left" w:pos="-5387"/>
        </w:tabs>
        <w:ind w:left="0"/>
        <w:jc w:val="both"/>
        <w:rPr>
          <w:sz w:val="24"/>
          <w:lang w:val="pt-BR"/>
        </w:rPr>
      </w:pPr>
    </w:p>
    <w:p w14:paraId="180557AA" w14:textId="77777777" w:rsidR="002A7EB0" w:rsidRPr="00975B5F" w:rsidRDefault="002A7EB0" w:rsidP="002A7EB0">
      <w:pPr>
        <w:pStyle w:val="Textoembloco"/>
        <w:autoSpaceDE w:val="0"/>
        <w:autoSpaceDN w:val="0"/>
        <w:adjustRightInd w:val="0"/>
        <w:ind w:left="567" w:hanging="567"/>
        <w:jc w:val="both"/>
        <w:rPr>
          <w:sz w:val="24"/>
          <w:lang w:val="pt-BR"/>
        </w:rPr>
      </w:pPr>
      <w:r w:rsidRPr="00975B5F">
        <w:rPr>
          <w:sz w:val="24"/>
          <w:lang w:val="pt-BR"/>
        </w:rPr>
        <w:t>4.</w:t>
      </w:r>
      <w:r w:rsidRPr="00975B5F">
        <w:rPr>
          <w:sz w:val="24"/>
          <w:lang w:val="pt-BR"/>
        </w:rPr>
        <w:tab/>
        <w:t>As alterações desta norma entram em vigor na data de sua publicação, aplicando-se às auditorias de demonstrações contábeis para períodos que se findam em, ou após, 31 de dezembro de 2016.</w:t>
      </w:r>
    </w:p>
    <w:p w14:paraId="2000E455" w14:textId="77777777" w:rsidR="002A7EB0" w:rsidRPr="00975B5F" w:rsidRDefault="002A7EB0" w:rsidP="002A7EB0">
      <w:pPr>
        <w:ind w:left="567" w:right="2" w:hanging="567"/>
        <w:jc w:val="both"/>
      </w:pPr>
    </w:p>
    <w:p w14:paraId="5D4466F8" w14:textId="77777777" w:rsidR="002A7EB0" w:rsidRPr="004E591C" w:rsidRDefault="002A7EB0" w:rsidP="002A7EB0">
      <w:pPr>
        <w:pStyle w:val="Recuodecorpodetexto2"/>
        <w:spacing w:after="0" w:line="240" w:lineRule="auto"/>
        <w:jc w:val="right"/>
        <w:rPr>
          <w:lang w:val="pt-BR"/>
        </w:rPr>
      </w:pPr>
      <w:r w:rsidRPr="004E591C">
        <w:rPr>
          <w:lang w:val="pt-BR"/>
        </w:rPr>
        <w:t>Brasília, 19 de agosto de 2016.</w:t>
      </w:r>
    </w:p>
    <w:p w14:paraId="242F2CFC" w14:textId="77777777" w:rsidR="002A7EB0" w:rsidRDefault="002A7EB0" w:rsidP="002A7EB0"/>
    <w:p w14:paraId="40DD80CF" w14:textId="77777777" w:rsidR="002A7EB0" w:rsidRDefault="002A7EB0" w:rsidP="002A7EB0">
      <w:pPr>
        <w:jc w:val="both"/>
      </w:pPr>
    </w:p>
    <w:p w14:paraId="0CA3670F" w14:textId="77777777" w:rsidR="002A7EB0" w:rsidRDefault="002A7EB0" w:rsidP="002A7EB0"/>
    <w:p w14:paraId="73B56677" w14:textId="77777777" w:rsidR="002A7EB0" w:rsidRDefault="002A7EB0" w:rsidP="002A7EB0">
      <w:pPr>
        <w:jc w:val="center"/>
        <w:rPr>
          <w:bCs/>
        </w:rPr>
      </w:pPr>
      <w:r>
        <w:t xml:space="preserve">Contador </w:t>
      </w:r>
      <w:r>
        <w:rPr>
          <w:b/>
        </w:rPr>
        <w:t>José Martonio Alves Coelho</w:t>
      </w:r>
    </w:p>
    <w:p w14:paraId="1128D008" w14:textId="77777777" w:rsidR="002A7EB0" w:rsidRDefault="002A7EB0" w:rsidP="002A7EB0">
      <w:pPr>
        <w:pStyle w:val="Recuodecorpodetexto2"/>
        <w:spacing w:after="0" w:line="240" w:lineRule="auto"/>
        <w:ind w:left="0"/>
        <w:jc w:val="center"/>
      </w:pPr>
      <w:r>
        <w:rPr>
          <w:b/>
        </w:rPr>
        <w:t>Presidente</w:t>
      </w:r>
    </w:p>
    <w:p w14:paraId="65C16C7D" w14:textId="77777777" w:rsidR="002A7EB0" w:rsidRDefault="002A7EB0" w:rsidP="002A7EB0">
      <w:pPr>
        <w:jc w:val="both"/>
      </w:pPr>
    </w:p>
    <w:p w14:paraId="486BF058" w14:textId="77777777" w:rsidR="002A7EB0" w:rsidRDefault="002A7EB0" w:rsidP="002A7EB0"/>
    <w:p w14:paraId="6CECACB1" w14:textId="77777777" w:rsidR="002A6EFF" w:rsidRPr="002A6EFF" w:rsidRDefault="002A6EFF" w:rsidP="002A6EFF"/>
    <w:p w14:paraId="25928950" w14:textId="42403E7B" w:rsidR="00772B0A" w:rsidRDefault="001542BA" w:rsidP="28CE7FCB">
      <w:pPr>
        <w:pStyle w:val="Ttulo1"/>
        <w:spacing w:before="0" w:after="120" w:line="240" w:lineRule="auto"/>
        <w:rPr>
          <w:rFonts w:ascii="Times New Roman" w:hAnsi="Times New Roman" w:cs="Times New Roman"/>
          <w:b/>
          <w:bCs/>
          <w:color w:val="auto"/>
          <w:sz w:val="24"/>
          <w:szCs w:val="24"/>
          <w:highlight w:val="yellow"/>
        </w:rPr>
      </w:pPr>
      <w:bookmarkStart w:id="106" w:name="_Toc183036846"/>
      <w:r w:rsidRPr="28CE7FCB">
        <w:rPr>
          <w:rFonts w:ascii="Times New Roman" w:hAnsi="Times New Roman" w:cs="Times New Roman"/>
          <w:b/>
          <w:bCs/>
          <w:color w:val="auto"/>
          <w:sz w:val="24"/>
          <w:szCs w:val="24"/>
          <w:highlight w:val="yellow"/>
        </w:rPr>
        <w:t>NBC TA 315 (R2)</w:t>
      </w:r>
      <w:bookmarkEnd w:id="106"/>
    </w:p>
    <w:p w14:paraId="38E584BF" w14:textId="77777777" w:rsidR="002A7EB0" w:rsidRPr="002A7EB0" w:rsidRDefault="002A7EB0" w:rsidP="28CE7FCB">
      <w:pPr>
        <w:jc w:val="center"/>
        <w:rPr>
          <w:b/>
          <w:bCs/>
          <w:highlight w:val="yellow"/>
        </w:rPr>
      </w:pPr>
      <w:r w:rsidRPr="28CE7FCB">
        <w:rPr>
          <w:b/>
          <w:bCs/>
        </w:rPr>
        <w:t>N</w:t>
      </w:r>
      <w:r w:rsidRPr="28CE7FCB">
        <w:rPr>
          <w:b/>
          <w:bCs/>
          <w:highlight w:val="yellow"/>
        </w:rPr>
        <w:t>ORMA BRASILEIRA DE CONTABILIDADE, NBC TA 315 (R2), DE 19 DE AGOSTO DE 2021</w:t>
      </w:r>
    </w:p>
    <w:p w14:paraId="58225C24" w14:textId="77777777" w:rsidR="002A7EB0" w:rsidRPr="005771A2" w:rsidRDefault="002A7EB0" w:rsidP="002A7EB0">
      <w:pPr>
        <w:pStyle w:val="Corpodetexto"/>
      </w:pPr>
    </w:p>
    <w:p w14:paraId="3935B93B" w14:textId="77777777" w:rsidR="002A7EB0" w:rsidRPr="005771A2" w:rsidRDefault="002A7EB0" w:rsidP="002A7EB0">
      <w:pPr>
        <w:ind w:left="5245"/>
      </w:pPr>
      <w:r>
        <w:t>Dá nova redação à NBC TA 315 (R1), que dispõe sobre a i</w:t>
      </w:r>
      <w:r w:rsidRPr="28CE7FCB">
        <w:rPr>
          <w:highlight w:val="yellow"/>
        </w:rPr>
        <w:t>dentificação e a avaliação dos riscos de</w:t>
      </w:r>
      <w:r>
        <w:t xml:space="preserve"> distorção relevante por meio do entendimento da entidade e do seu ambiente.</w:t>
      </w:r>
    </w:p>
    <w:p w14:paraId="5D0FD257" w14:textId="77777777" w:rsidR="002A7EB0" w:rsidRPr="005771A2" w:rsidRDefault="002A7EB0" w:rsidP="002A7EB0">
      <w:pPr>
        <w:ind w:left="4253"/>
        <w:jc w:val="both"/>
        <w:rPr>
          <w:rFonts w:ascii="Arial" w:hAnsi="Arial" w:cs="Arial"/>
          <w:b/>
        </w:rPr>
      </w:pPr>
    </w:p>
    <w:p w14:paraId="43053F81" w14:textId="77777777" w:rsidR="002A7EB0" w:rsidRPr="005771A2" w:rsidRDefault="002A7EB0" w:rsidP="002A7EB0">
      <w:pPr>
        <w:ind w:firstLine="567"/>
        <w:jc w:val="both"/>
        <w:rPr>
          <w:rFonts w:ascii="Arial" w:hAnsi="Arial" w:cs="Arial"/>
        </w:rPr>
      </w:pPr>
      <w:r w:rsidRPr="28CE7FCB">
        <w:rPr>
          <w:rFonts w:ascii="Arial" w:hAnsi="Arial" w:cs="Arial"/>
        </w:rPr>
        <w:t xml:space="preserve">O </w:t>
      </w:r>
      <w:r w:rsidRPr="28CE7FCB">
        <w:rPr>
          <w:rFonts w:ascii="Arial" w:hAnsi="Arial" w:cs="Arial"/>
          <w:b/>
          <w:bCs/>
        </w:rPr>
        <w:t>CONSELHO FEDERAL DE CONTABILIDADE</w:t>
      </w:r>
      <w:r w:rsidRPr="28CE7FCB">
        <w:rPr>
          <w:rFonts w:ascii="Arial" w:hAnsi="Arial" w:cs="Arial"/>
        </w:rPr>
        <w:t xml:space="preserve">, considerando o processo de convergência das Normas Brasileiras de Contabilidade aos padrões internacionais e que, mediante acordo firmado com a </w:t>
      </w:r>
      <w:r w:rsidRPr="28CE7FCB">
        <w:rPr>
          <w:rFonts w:ascii="Arial" w:hAnsi="Arial" w:cs="Arial"/>
          <w:highlight w:val="yellow"/>
        </w:rPr>
        <w:t>IFAC</w:t>
      </w:r>
      <w:r w:rsidRPr="28CE7FCB">
        <w:rPr>
          <w:rFonts w:ascii="Arial" w:hAnsi="Arial" w:cs="Arial"/>
        </w:rPr>
        <w:t xml:space="preserve"> que autorizou, no Brasil, </w:t>
      </w:r>
      <w:r w:rsidRPr="28CE7FCB">
        <w:rPr>
          <w:rFonts w:ascii="Arial" w:hAnsi="Arial" w:cs="Arial"/>
          <w:highlight w:val="yellow"/>
        </w:rPr>
        <w:t>o CFC e o IBRACON</w:t>
      </w:r>
      <w:r w:rsidRPr="28CE7FCB">
        <w:rPr>
          <w:rFonts w:ascii="Arial" w:hAnsi="Arial" w:cs="Arial"/>
        </w:rPr>
        <w:t xml:space="preserve">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9.295/46, alterado pela Lei n.º 12.249/10, faz saber que foi aprovada em seu Plenário a seguinte Norma Brasileira de Contabilidade (NBC), elaborada de acordo com a sua equivalente internacional ISA 315 da IFAC:</w:t>
      </w:r>
    </w:p>
    <w:p w14:paraId="3B6200EB" w14:textId="77777777" w:rsidR="002A7EB0" w:rsidRPr="005771A2" w:rsidRDefault="002A7EB0" w:rsidP="002A7EB0">
      <w:pPr>
        <w:widowControl w:val="0"/>
        <w:autoSpaceDE w:val="0"/>
        <w:autoSpaceDN w:val="0"/>
        <w:adjustRightInd w:val="0"/>
        <w:jc w:val="both"/>
        <w:rPr>
          <w:rFonts w:ascii="Arial" w:hAnsi="Arial" w:cs="Arial"/>
          <w:b/>
          <w:color w:val="000000"/>
          <w:spacing w:val="-3"/>
        </w:rPr>
      </w:pPr>
    </w:p>
    <w:p w14:paraId="1895AFB2" w14:textId="77777777" w:rsidR="002A7EB0" w:rsidRPr="002A7EB0" w:rsidRDefault="002A7EB0" w:rsidP="28CE7FCB">
      <w:pPr>
        <w:jc w:val="center"/>
        <w:rPr>
          <w:b/>
          <w:bCs/>
          <w:highlight w:val="yellow"/>
        </w:rPr>
      </w:pPr>
      <w:r w:rsidRPr="28CE7FCB">
        <w:rPr>
          <w:b/>
          <w:bCs/>
          <w:highlight w:val="yellow"/>
        </w:rPr>
        <w:t>NBC TA 315 (R2) – IDENTIFICAÇÃO E AVALIAÇÃO DOS RISCOS DE</w:t>
      </w:r>
    </w:p>
    <w:p w14:paraId="418206B2" w14:textId="3EA2B902" w:rsidR="002A7EB0" w:rsidRPr="002A7EB0" w:rsidRDefault="002A7EB0" w:rsidP="28CE7FCB">
      <w:pPr>
        <w:jc w:val="center"/>
        <w:rPr>
          <w:b/>
          <w:bCs/>
          <w:highlight w:val="yellow"/>
        </w:rPr>
      </w:pPr>
      <w:r w:rsidRPr="28CE7FCB">
        <w:rPr>
          <w:b/>
          <w:bCs/>
          <w:highlight w:val="yellow"/>
        </w:rPr>
        <w:t>DISTORÇÃO RELEVANTE</w:t>
      </w:r>
    </w:p>
    <w:tbl>
      <w:tblPr>
        <w:tblW w:w="0" w:type="auto"/>
        <w:tblLook w:val="04A0" w:firstRow="1" w:lastRow="0" w:firstColumn="1" w:lastColumn="0" w:noHBand="0" w:noVBand="1"/>
      </w:tblPr>
      <w:tblGrid>
        <w:gridCol w:w="9612"/>
      </w:tblGrid>
      <w:tr w:rsidR="002A7EB0" w:rsidRPr="005771A2" w14:paraId="5313521C" w14:textId="77777777" w:rsidTr="009A4CD5">
        <w:tc>
          <w:tcPr>
            <w:tcW w:w="9719" w:type="dxa"/>
          </w:tcPr>
          <w:p w14:paraId="3447BBFF" w14:textId="77777777" w:rsidR="002A7EB0" w:rsidRPr="005771A2" w:rsidRDefault="002A7EB0" w:rsidP="009A4CD5">
            <w:pPr>
              <w:widowControl w:val="0"/>
              <w:autoSpaceDE w:val="0"/>
              <w:autoSpaceDN w:val="0"/>
              <w:adjustRightInd w:val="0"/>
              <w:jc w:val="both"/>
              <w:rPr>
                <w:rFonts w:ascii="Arial" w:hAnsi="Arial" w:cs="Arial"/>
                <w:b/>
                <w:color w:val="000000"/>
                <w:spacing w:val="-3"/>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3"/>
              <w:gridCol w:w="1560"/>
            </w:tblGrid>
            <w:tr w:rsidR="002A7EB0" w:rsidRPr="005771A2" w14:paraId="7CBADE65" w14:textId="77777777" w:rsidTr="009A4CD5">
              <w:tc>
                <w:tcPr>
                  <w:tcW w:w="7933" w:type="dxa"/>
                </w:tcPr>
                <w:p w14:paraId="3F03FD9A" w14:textId="77777777" w:rsidR="002A7EB0" w:rsidRPr="005771A2" w:rsidRDefault="002A7EB0" w:rsidP="009A4CD5">
                  <w:pPr>
                    <w:widowControl w:val="0"/>
                    <w:tabs>
                      <w:tab w:val="left" w:pos="5571"/>
                    </w:tabs>
                    <w:autoSpaceDE w:val="0"/>
                    <w:autoSpaceDN w:val="0"/>
                    <w:adjustRightInd w:val="0"/>
                    <w:spacing w:before="60" w:after="60"/>
                    <w:jc w:val="both"/>
                    <w:rPr>
                      <w:rFonts w:ascii="Arial" w:hAnsi="Arial" w:cs="Arial"/>
                      <w:color w:val="000000"/>
                      <w:spacing w:val="-2"/>
                    </w:rPr>
                  </w:pPr>
                  <w:r w:rsidRPr="005771A2">
                    <w:rPr>
                      <w:rFonts w:ascii="Arial" w:hAnsi="Arial" w:cs="Arial"/>
                      <w:color w:val="000000"/>
                      <w:spacing w:val="-2"/>
                    </w:rPr>
                    <w:t xml:space="preserve">Sumário </w:t>
                  </w:r>
                </w:p>
              </w:tc>
              <w:tc>
                <w:tcPr>
                  <w:tcW w:w="1560" w:type="dxa"/>
                </w:tcPr>
                <w:p w14:paraId="1724E03A" w14:textId="77777777" w:rsidR="002A7EB0" w:rsidRPr="005771A2" w:rsidRDefault="002A7EB0" w:rsidP="009A4CD5">
                  <w:pPr>
                    <w:widowControl w:val="0"/>
                    <w:tabs>
                      <w:tab w:val="left" w:pos="5571"/>
                    </w:tabs>
                    <w:autoSpaceDE w:val="0"/>
                    <w:autoSpaceDN w:val="0"/>
                    <w:adjustRightInd w:val="0"/>
                    <w:spacing w:before="60" w:after="60"/>
                    <w:jc w:val="center"/>
                    <w:rPr>
                      <w:rFonts w:ascii="Arial" w:hAnsi="Arial" w:cs="Arial"/>
                      <w:color w:val="000000"/>
                      <w:spacing w:val="-2"/>
                    </w:rPr>
                  </w:pPr>
                  <w:r w:rsidRPr="005771A2">
                    <w:rPr>
                      <w:rFonts w:ascii="Arial" w:hAnsi="Arial" w:cs="Arial"/>
                      <w:color w:val="000000"/>
                      <w:spacing w:val="-2"/>
                    </w:rPr>
                    <w:t>Item</w:t>
                  </w:r>
                </w:p>
              </w:tc>
            </w:tr>
            <w:tr w:rsidR="002A7EB0" w:rsidRPr="005771A2" w14:paraId="309F6829" w14:textId="77777777" w:rsidTr="009A4CD5">
              <w:tc>
                <w:tcPr>
                  <w:tcW w:w="7933" w:type="dxa"/>
                </w:tcPr>
                <w:p w14:paraId="27F2B3EA" w14:textId="77777777" w:rsidR="002A7EB0" w:rsidRPr="005771A2" w:rsidRDefault="002A7EB0" w:rsidP="009A4CD5">
                  <w:pPr>
                    <w:tabs>
                      <w:tab w:val="left" w:pos="0"/>
                    </w:tabs>
                    <w:autoSpaceDE w:val="0"/>
                    <w:autoSpaceDN w:val="0"/>
                    <w:adjustRightInd w:val="0"/>
                    <w:spacing w:before="60" w:after="60"/>
                    <w:jc w:val="both"/>
                    <w:rPr>
                      <w:rFonts w:ascii="Arial" w:hAnsi="Arial" w:cs="Arial"/>
                      <w:b/>
                      <w:bCs/>
                    </w:rPr>
                  </w:pPr>
                  <w:r w:rsidRPr="005771A2">
                    <w:rPr>
                      <w:rFonts w:ascii="Arial" w:hAnsi="Arial" w:cs="Arial"/>
                      <w:b/>
                      <w:bCs/>
                    </w:rPr>
                    <w:t>INTRODUÇÃO</w:t>
                  </w:r>
                </w:p>
              </w:tc>
              <w:tc>
                <w:tcPr>
                  <w:tcW w:w="1560" w:type="dxa"/>
                </w:tcPr>
                <w:p w14:paraId="24ECEF27" w14:textId="77777777" w:rsidR="002A7EB0" w:rsidRPr="005771A2" w:rsidRDefault="002A7EB0" w:rsidP="009A4CD5">
                  <w:pPr>
                    <w:autoSpaceDE w:val="0"/>
                    <w:autoSpaceDN w:val="0"/>
                    <w:adjustRightInd w:val="0"/>
                    <w:spacing w:before="60" w:after="60"/>
                    <w:jc w:val="center"/>
                    <w:rPr>
                      <w:rFonts w:ascii="Arial" w:hAnsi="Arial" w:cs="Arial"/>
                      <w:b/>
                      <w:bCs/>
                      <w:color w:val="000000"/>
                    </w:rPr>
                  </w:pPr>
                </w:p>
              </w:tc>
            </w:tr>
            <w:tr w:rsidR="002A7EB0" w:rsidRPr="005771A2" w14:paraId="2C15C693" w14:textId="77777777" w:rsidTr="009A4CD5">
              <w:tc>
                <w:tcPr>
                  <w:tcW w:w="7933" w:type="dxa"/>
                </w:tcPr>
                <w:p w14:paraId="6E6BC130" w14:textId="77777777" w:rsidR="002A7EB0" w:rsidRPr="005771A2" w:rsidRDefault="002A7EB0" w:rsidP="009A4CD5">
                  <w:pPr>
                    <w:autoSpaceDE w:val="0"/>
                    <w:autoSpaceDN w:val="0"/>
                    <w:adjustRightInd w:val="0"/>
                    <w:spacing w:before="60" w:after="60"/>
                    <w:jc w:val="both"/>
                    <w:rPr>
                      <w:rFonts w:ascii="Arial" w:hAnsi="Arial" w:cs="Arial"/>
                      <w:bCs/>
                      <w:color w:val="000000"/>
                    </w:rPr>
                  </w:pPr>
                  <w:r w:rsidRPr="005771A2">
                    <w:rPr>
                      <w:rFonts w:ascii="Arial" w:hAnsi="Arial" w:cs="Arial"/>
                      <w:bCs/>
                    </w:rPr>
                    <w:t>Alcance</w:t>
                  </w:r>
                </w:p>
              </w:tc>
              <w:tc>
                <w:tcPr>
                  <w:tcW w:w="1560" w:type="dxa"/>
                </w:tcPr>
                <w:p w14:paraId="36DF358A"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1</w:t>
                  </w:r>
                </w:p>
              </w:tc>
            </w:tr>
            <w:tr w:rsidR="002A7EB0" w:rsidRPr="005771A2" w14:paraId="1F4DA9FA" w14:textId="77777777" w:rsidTr="009A4CD5">
              <w:tc>
                <w:tcPr>
                  <w:tcW w:w="7933" w:type="dxa"/>
                </w:tcPr>
                <w:p w14:paraId="5A6FCE44" w14:textId="77777777" w:rsidR="002A7EB0" w:rsidRPr="005771A2" w:rsidRDefault="002A7EB0" w:rsidP="009A4CD5">
                  <w:pPr>
                    <w:autoSpaceDE w:val="0"/>
                    <w:autoSpaceDN w:val="0"/>
                    <w:adjustRightInd w:val="0"/>
                    <w:spacing w:before="60" w:after="60"/>
                    <w:jc w:val="both"/>
                    <w:rPr>
                      <w:rFonts w:ascii="Arial" w:hAnsi="Arial" w:cs="Arial"/>
                      <w:color w:val="000000"/>
                    </w:rPr>
                  </w:pPr>
                  <w:r w:rsidRPr="005771A2">
                    <w:rPr>
                      <w:rFonts w:ascii="Arial" w:hAnsi="Arial" w:cs="Arial"/>
                    </w:rPr>
                    <w:t xml:space="preserve">Principais conceitos      </w:t>
                  </w:r>
                </w:p>
              </w:tc>
              <w:tc>
                <w:tcPr>
                  <w:tcW w:w="1560" w:type="dxa"/>
                </w:tcPr>
                <w:p w14:paraId="0E48F0E1"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2 – 8</w:t>
                  </w:r>
                </w:p>
              </w:tc>
            </w:tr>
            <w:tr w:rsidR="002A7EB0" w:rsidRPr="005771A2" w14:paraId="2002F39F" w14:textId="77777777" w:rsidTr="009A4CD5">
              <w:tc>
                <w:tcPr>
                  <w:tcW w:w="7933" w:type="dxa"/>
                </w:tcPr>
                <w:p w14:paraId="017EA52E" w14:textId="77777777" w:rsidR="002A7EB0" w:rsidRPr="005771A2" w:rsidRDefault="002A7EB0" w:rsidP="009A4CD5">
                  <w:pPr>
                    <w:autoSpaceDE w:val="0"/>
                    <w:autoSpaceDN w:val="0"/>
                    <w:adjustRightInd w:val="0"/>
                    <w:spacing w:before="60" w:after="60"/>
                    <w:jc w:val="both"/>
                    <w:rPr>
                      <w:rFonts w:ascii="Arial" w:hAnsi="Arial" w:cs="Arial"/>
                    </w:rPr>
                  </w:pPr>
                  <w:r w:rsidRPr="005771A2">
                    <w:rPr>
                      <w:rFonts w:ascii="Arial" w:hAnsi="Arial" w:cs="Arial"/>
                    </w:rPr>
                    <w:t>Escalabilidade</w:t>
                  </w:r>
                </w:p>
              </w:tc>
              <w:tc>
                <w:tcPr>
                  <w:tcW w:w="1560" w:type="dxa"/>
                </w:tcPr>
                <w:p w14:paraId="72938284" w14:textId="77777777" w:rsidR="002A7EB0" w:rsidRPr="005771A2" w:rsidRDefault="002A7EB0" w:rsidP="009A4CD5">
                  <w:pPr>
                    <w:autoSpaceDE w:val="0"/>
                    <w:autoSpaceDN w:val="0"/>
                    <w:adjustRightInd w:val="0"/>
                    <w:spacing w:before="60" w:after="60"/>
                    <w:jc w:val="center"/>
                    <w:rPr>
                      <w:rFonts w:ascii="Arial" w:hAnsi="Arial" w:cs="Arial"/>
                      <w:bCs/>
                    </w:rPr>
                  </w:pPr>
                  <w:r w:rsidRPr="005771A2">
                    <w:rPr>
                      <w:rFonts w:ascii="Arial" w:hAnsi="Arial" w:cs="Arial"/>
                      <w:bCs/>
                    </w:rPr>
                    <w:t>9</w:t>
                  </w:r>
                </w:p>
              </w:tc>
            </w:tr>
            <w:tr w:rsidR="002A7EB0" w:rsidRPr="005771A2" w14:paraId="3BB0DC19" w14:textId="77777777" w:rsidTr="009A4CD5">
              <w:tc>
                <w:tcPr>
                  <w:tcW w:w="7933" w:type="dxa"/>
                </w:tcPr>
                <w:p w14:paraId="2C48EEE8" w14:textId="77777777" w:rsidR="002A7EB0" w:rsidRPr="005771A2" w:rsidRDefault="002A7EB0" w:rsidP="009A4CD5">
                  <w:pPr>
                    <w:autoSpaceDE w:val="0"/>
                    <w:autoSpaceDN w:val="0"/>
                    <w:adjustRightInd w:val="0"/>
                    <w:spacing w:before="60" w:after="60"/>
                    <w:jc w:val="both"/>
                    <w:rPr>
                      <w:rFonts w:ascii="Arial" w:hAnsi="Arial" w:cs="Arial"/>
                    </w:rPr>
                  </w:pPr>
                  <w:r w:rsidRPr="005771A2">
                    <w:rPr>
                      <w:rFonts w:ascii="Arial" w:hAnsi="Arial" w:cs="Arial"/>
                    </w:rPr>
                    <w:t>Data de vigência</w:t>
                  </w:r>
                </w:p>
              </w:tc>
              <w:tc>
                <w:tcPr>
                  <w:tcW w:w="1560" w:type="dxa"/>
                </w:tcPr>
                <w:p w14:paraId="05021373" w14:textId="77777777" w:rsidR="002A7EB0" w:rsidRPr="005771A2" w:rsidRDefault="002A7EB0" w:rsidP="009A4CD5">
                  <w:pPr>
                    <w:autoSpaceDE w:val="0"/>
                    <w:autoSpaceDN w:val="0"/>
                    <w:adjustRightInd w:val="0"/>
                    <w:spacing w:before="60" w:after="60"/>
                    <w:jc w:val="center"/>
                    <w:rPr>
                      <w:rFonts w:ascii="Arial" w:hAnsi="Arial" w:cs="Arial"/>
                      <w:bCs/>
                    </w:rPr>
                  </w:pPr>
                  <w:r w:rsidRPr="005771A2">
                    <w:rPr>
                      <w:rFonts w:ascii="Arial" w:hAnsi="Arial" w:cs="Arial"/>
                      <w:bCs/>
                    </w:rPr>
                    <w:t>10</w:t>
                  </w:r>
                </w:p>
              </w:tc>
            </w:tr>
            <w:tr w:rsidR="002A7EB0" w:rsidRPr="005771A2" w14:paraId="4CD7A2AF" w14:textId="77777777" w:rsidTr="009A4CD5">
              <w:tc>
                <w:tcPr>
                  <w:tcW w:w="7933" w:type="dxa"/>
                </w:tcPr>
                <w:p w14:paraId="0AF88334" w14:textId="77777777" w:rsidR="002A7EB0" w:rsidRPr="005771A2" w:rsidRDefault="002A7EB0" w:rsidP="009A4CD5">
                  <w:pPr>
                    <w:autoSpaceDE w:val="0"/>
                    <w:autoSpaceDN w:val="0"/>
                    <w:adjustRightInd w:val="0"/>
                    <w:spacing w:before="60" w:after="60"/>
                    <w:jc w:val="both"/>
                    <w:rPr>
                      <w:rFonts w:ascii="Arial" w:hAnsi="Arial" w:cs="Arial"/>
                      <w:b/>
                      <w:color w:val="000000"/>
                    </w:rPr>
                  </w:pPr>
                  <w:r w:rsidRPr="005771A2">
                    <w:rPr>
                      <w:rFonts w:ascii="Arial" w:hAnsi="Arial" w:cs="Arial"/>
                      <w:b/>
                      <w:bCs/>
                    </w:rPr>
                    <w:t>OBJETIVO</w:t>
                  </w:r>
                </w:p>
              </w:tc>
              <w:tc>
                <w:tcPr>
                  <w:tcW w:w="1560" w:type="dxa"/>
                </w:tcPr>
                <w:p w14:paraId="7ACE0661" w14:textId="77777777" w:rsidR="002A7EB0" w:rsidRPr="005771A2" w:rsidRDefault="002A7EB0" w:rsidP="009A4CD5">
                  <w:pPr>
                    <w:autoSpaceDE w:val="0"/>
                    <w:autoSpaceDN w:val="0"/>
                    <w:adjustRightInd w:val="0"/>
                    <w:spacing w:before="60" w:after="60"/>
                    <w:jc w:val="center"/>
                    <w:rPr>
                      <w:rFonts w:ascii="Arial" w:hAnsi="Arial" w:cs="Arial"/>
                      <w:b/>
                      <w:color w:val="000000"/>
                    </w:rPr>
                  </w:pPr>
                  <w:r w:rsidRPr="005771A2">
                    <w:rPr>
                      <w:rFonts w:ascii="Arial" w:hAnsi="Arial" w:cs="Arial"/>
                      <w:b/>
                    </w:rPr>
                    <w:t>11</w:t>
                  </w:r>
                </w:p>
              </w:tc>
            </w:tr>
            <w:tr w:rsidR="002A7EB0" w:rsidRPr="005771A2" w14:paraId="26D1246D" w14:textId="77777777" w:rsidTr="009A4CD5">
              <w:tc>
                <w:tcPr>
                  <w:tcW w:w="7933" w:type="dxa"/>
                </w:tcPr>
                <w:p w14:paraId="0788FFB3" w14:textId="77777777" w:rsidR="002A7EB0" w:rsidRPr="005771A2" w:rsidRDefault="002A7EB0" w:rsidP="009A4CD5">
                  <w:pPr>
                    <w:autoSpaceDE w:val="0"/>
                    <w:autoSpaceDN w:val="0"/>
                    <w:adjustRightInd w:val="0"/>
                    <w:spacing w:before="60" w:after="60"/>
                    <w:jc w:val="both"/>
                    <w:rPr>
                      <w:rFonts w:ascii="Arial" w:hAnsi="Arial" w:cs="Arial"/>
                      <w:b/>
                      <w:color w:val="000000"/>
                    </w:rPr>
                  </w:pPr>
                  <w:r w:rsidRPr="005771A2">
                    <w:rPr>
                      <w:rFonts w:ascii="Arial" w:hAnsi="Arial" w:cs="Arial"/>
                      <w:b/>
                      <w:bCs/>
                    </w:rPr>
                    <w:t>DEFINIÇÕES</w:t>
                  </w:r>
                </w:p>
              </w:tc>
              <w:tc>
                <w:tcPr>
                  <w:tcW w:w="1560" w:type="dxa"/>
                </w:tcPr>
                <w:p w14:paraId="2DC62DA0" w14:textId="77777777" w:rsidR="002A7EB0" w:rsidRPr="005771A2" w:rsidRDefault="002A7EB0" w:rsidP="009A4CD5">
                  <w:pPr>
                    <w:autoSpaceDE w:val="0"/>
                    <w:autoSpaceDN w:val="0"/>
                    <w:adjustRightInd w:val="0"/>
                    <w:spacing w:before="60" w:after="60"/>
                    <w:jc w:val="center"/>
                    <w:rPr>
                      <w:rFonts w:ascii="Arial" w:hAnsi="Arial" w:cs="Arial"/>
                      <w:b/>
                      <w:color w:val="000000"/>
                    </w:rPr>
                  </w:pPr>
                  <w:r w:rsidRPr="005771A2">
                    <w:rPr>
                      <w:rFonts w:ascii="Arial" w:hAnsi="Arial" w:cs="Arial"/>
                      <w:b/>
                      <w:color w:val="000000"/>
                    </w:rPr>
                    <w:t>12</w:t>
                  </w:r>
                </w:p>
              </w:tc>
            </w:tr>
            <w:tr w:rsidR="002A7EB0" w:rsidRPr="005771A2" w14:paraId="2EFD5D4F" w14:textId="77777777" w:rsidTr="009A4CD5">
              <w:tc>
                <w:tcPr>
                  <w:tcW w:w="7933" w:type="dxa"/>
                </w:tcPr>
                <w:p w14:paraId="406F2025" w14:textId="77777777" w:rsidR="002A7EB0" w:rsidRPr="005771A2" w:rsidRDefault="002A7EB0" w:rsidP="009A4CD5">
                  <w:pPr>
                    <w:tabs>
                      <w:tab w:val="left" w:pos="0"/>
                    </w:tabs>
                    <w:autoSpaceDE w:val="0"/>
                    <w:autoSpaceDN w:val="0"/>
                    <w:adjustRightInd w:val="0"/>
                    <w:spacing w:before="60" w:after="60"/>
                    <w:jc w:val="both"/>
                    <w:rPr>
                      <w:rFonts w:ascii="Arial" w:hAnsi="Arial" w:cs="Arial"/>
                      <w:b/>
                      <w:bCs/>
                    </w:rPr>
                  </w:pPr>
                  <w:r w:rsidRPr="005771A2">
                    <w:rPr>
                      <w:rFonts w:ascii="Arial" w:hAnsi="Arial" w:cs="Arial"/>
                      <w:b/>
                      <w:bCs/>
                    </w:rPr>
                    <w:t>REQUISITOS</w:t>
                  </w:r>
                </w:p>
              </w:tc>
              <w:tc>
                <w:tcPr>
                  <w:tcW w:w="1560" w:type="dxa"/>
                </w:tcPr>
                <w:p w14:paraId="02310E47" w14:textId="77777777" w:rsidR="002A7EB0" w:rsidRPr="005771A2" w:rsidRDefault="002A7EB0" w:rsidP="009A4CD5">
                  <w:pPr>
                    <w:autoSpaceDE w:val="0"/>
                    <w:autoSpaceDN w:val="0"/>
                    <w:adjustRightInd w:val="0"/>
                    <w:spacing w:before="60" w:after="60"/>
                    <w:jc w:val="center"/>
                    <w:rPr>
                      <w:rFonts w:ascii="Arial" w:hAnsi="Arial" w:cs="Arial"/>
                      <w:b/>
                      <w:color w:val="000000"/>
                    </w:rPr>
                  </w:pPr>
                </w:p>
              </w:tc>
            </w:tr>
            <w:tr w:rsidR="002A7EB0" w:rsidRPr="005771A2" w14:paraId="4F51030E" w14:textId="77777777" w:rsidTr="009A4CD5">
              <w:tc>
                <w:tcPr>
                  <w:tcW w:w="7933" w:type="dxa"/>
                </w:tcPr>
                <w:p w14:paraId="48F17D49" w14:textId="77777777" w:rsidR="002A7EB0" w:rsidRPr="005771A2" w:rsidRDefault="002A7EB0" w:rsidP="009A4CD5">
                  <w:pPr>
                    <w:autoSpaceDE w:val="0"/>
                    <w:autoSpaceDN w:val="0"/>
                    <w:adjustRightInd w:val="0"/>
                    <w:spacing w:before="60" w:after="60"/>
                    <w:jc w:val="both"/>
                    <w:rPr>
                      <w:rFonts w:ascii="Arial" w:hAnsi="Arial" w:cs="Arial"/>
                      <w:b/>
                      <w:bCs/>
                      <w:color w:val="000000"/>
                    </w:rPr>
                  </w:pPr>
                  <w:r w:rsidRPr="005771A2">
                    <w:rPr>
                      <w:rFonts w:ascii="Arial" w:hAnsi="Arial" w:cs="Arial"/>
                    </w:rPr>
                    <w:t>Procedimentos de avaliação de risco e atividades relacionadas</w:t>
                  </w:r>
                </w:p>
              </w:tc>
              <w:tc>
                <w:tcPr>
                  <w:tcW w:w="1560" w:type="dxa"/>
                </w:tcPr>
                <w:p w14:paraId="73604557"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13 – 18</w:t>
                  </w:r>
                </w:p>
              </w:tc>
            </w:tr>
            <w:tr w:rsidR="002A7EB0" w:rsidRPr="005771A2" w14:paraId="535EFD4C" w14:textId="77777777" w:rsidTr="009A4CD5">
              <w:tc>
                <w:tcPr>
                  <w:tcW w:w="7933" w:type="dxa"/>
                </w:tcPr>
                <w:p w14:paraId="71EF1204" w14:textId="77777777" w:rsidR="002A7EB0" w:rsidRPr="005771A2" w:rsidRDefault="002A7EB0" w:rsidP="009A4CD5">
                  <w:pPr>
                    <w:tabs>
                      <w:tab w:val="left" w:pos="0"/>
                    </w:tabs>
                    <w:autoSpaceDE w:val="0"/>
                    <w:autoSpaceDN w:val="0"/>
                    <w:adjustRightInd w:val="0"/>
                    <w:spacing w:before="60" w:after="60"/>
                    <w:jc w:val="both"/>
                    <w:rPr>
                      <w:rFonts w:ascii="Arial" w:hAnsi="Arial" w:cs="Arial"/>
                    </w:rPr>
                  </w:pPr>
                  <w:r w:rsidRPr="005771A2">
                    <w:rPr>
                      <w:rFonts w:ascii="Arial" w:hAnsi="Arial" w:cs="Arial"/>
                    </w:rPr>
                    <w:t>Obtenção de entendimento da entidade, do seu ambiente, da estrutura de relatório financeiro aplicável e do seu sistema de controles internos</w:t>
                  </w:r>
                </w:p>
              </w:tc>
              <w:tc>
                <w:tcPr>
                  <w:tcW w:w="1560" w:type="dxa"/>
                </w:tcPr>
                <w:p w14:paraId="7B930CCD"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19 – 27</w:t>
                  </w:r>
                </w:p>
              </w:tc>
            </w:tr>
            <w:tr w:rsidR="002A7EB0" w:rsidRPr="005771A2" w14:paraId="4F0B75C1" w14:textId="77777777" w:rsidTr="009A4CD5">
              <w:tc>
                <w:tcPr>
                  <w:tcW w:w="7933" w:type="dxa"/>
                </w:tcPr>
                <w:p w14:paraId="7E282AF1" w14:textId="77777777" w:rsidR="002A7EB0" w:rsidRPr="005771A2" w:rsidRDefault="002A7EB0" w:rsidP="009A4CD5">
                  <w:pPr>
                    <w:autoSpaceDE w:val="0"/>
                    <w:autoSpaceDN w:val="0"/>
                    <w:adjustRightInd w:val="0"/>
                    <w:spacing w:before="60" w:after="60"/>
                    <w:jc w:val="both"/>
                    <w:rPr>
                      <w:rFonts w:ascii="Arial" w:hAnsi="Arial" w:cs="Arial"/>
                      <w:color w:val="000000"/>
                    </w:rPr>
                  </w:pPr>
                  <w:r w:rsidRPr="005771A2">
                    <w:rPr>
                      <w:rFonts w:ascii="Arial" w:hAnsi="Arial" w:cs="Arial"/>
                    </w:rPr>
                    <w:t>Identificação e avaliação dos riscos de distorção relevante</w:t>
                  </w:r>
                </w:p>
              </w:tc>
              <w:tc>
                <w:tcPr>
                  <w:tcW w:w="1560" w:type="dxa"/>
                </w:tcPr>
                <w:p w14:paraId="660453B0"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28 – 37</w:t>
                  </w:r>
                </w:p>
              </w:tc>
            </w:tr>
            <w:tr w:rsidR="002A7EB0" w:rsidRPr="005771A2" w14:paraId="787E5042" w14:textId="77777777" w:rsidTr="009A4CD5">
              <w:tc>
                <w:tcPr>
                  <w:tcW w:w="7933" w:type="dxa"/>
                </w:tcPr>
                <w:p w14:paraId="05B15FC2" w14:textId="77777777" w:rsidR="002A7EB0" w:rsidRPr="005771A2" w:rsidRDefault="002A7EB0" w:rsidP="009A4CD5">
                  <w:pPr>
                    <w:autoSpaceDE w:val="0"/>
                    <w:autoSpaceDN w:val="0"/>
                    <w:adjustRightInd w:val="0"/>
                    <w:spacing w:before="60" w:after="60"/>
                    <w:jc w:val="both"/>
                    <w:rPr>
                      <w:rFonts w:ascii="Arial" w:hAnsi="Arial" w:cs="Arial"/>
                      <w:bCs/>
                    </w:rPr>
                  </w:pPr>
                  <w:r w:rsidRPr="005771A2">
                    <w:rPr>
                      <w:rFonts w:ascii="Arial" w:hAnsi="Arial" w:cs="Arial"/>
                      <w:bCs/>
                    </w:rPr>
                    <w:t>Documentação</w:t>
                  </w:r>
                </w:p>
              </w:tc>
              <w:tc>
                <w:tcPr>
                  <w:tcW w:w="1560" w:type="dxa"/>
                </w:tcPr>
                <w:p w14:paraId="00B34583"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38</w:t>
                  </w:r>
                </w:p>
              </w:tc>
            </w:tr>
            <w:tr w:rsidR="002A7EB0" w:rsidRPr="005771A2" w14:paraId="1E63E2E2" w14:textId="77777777" w:rsidTr="009A4CD5">
              <w:tc>
                <w:tcPr>
                  <w:tcW w:w="7933" w:type="dxa"/>
                </w:tcPr>
                <w:p w14:paraId="20D9F17C" w14:textId="77777777" w:rsidR="002A7EB0" w:rsidRPr="005771A2" w:rsidRDefault="002A7EB0" w:rsidP="009A4CD5">
                  <w:pPr>
                    <w:autoSpaceDE w:val="0"/>
                    <w:autoSpaceDN w:val="0"/>
                    <w:adjustRightInd w:val="0"/>
                    <w:spacing w:before="60" w:after="60"/>
                    <w:jc w:val="both"/>
                    <w:rPr>
                      <w:rFonts w:ascii="Arial" w:hAnsi="Arial" w:cs="Arial"/>
                      <w:b/>
                    </w:rPr>
                  </w:pPr>
                  <w:r w:rsidRPr="005771A2">
                    <w:rPr>
                      <w:rFonts w:ascii="Arial" w:hAnsi="Arial" w:cs="Arial"/>
                      <w:b/>
                    </w:rPr>
                    <w:t>VIGÊNCIA</w:t>
                  </w:r>
                </w:p>
              </w:tc>
              <w:tc>
                <w:tcPr>
                  <w:tcW w:w="1560" w:type="dxa"/>
                </w:tcPr>
                <w:p w14:paraId="6411EAA7" w14:textId="77777777" w:rsidR="002A7EB0" w:rsidRPr="005771A2" w:rsidRDefault="002A7EB0" w:rsidP="009A4CD5">
                  <w:pPr>
                    <w:autoSpaceDE w:val="0"/>
                    <w:autoSpaceDN w:val="0"/>
                    <w:adjustRightInd w:val="0"/>
                    <w:spacing w:before="60" w:after="60"/>
                    <w:jc w:val="center"/>
                    <w:rPr>
                      <w:rFonts w:ascii="Arial" w:hAnsi="Arial" w:cs="Arial"/>
                      <w:b/>
                    </w:rPr>
                  </w:pPr>
                </w:p>
              </w:tc>
            </w:tr>
            <w:tr w:rsidR="002A7EB0" w:rsidRPr="005771A2" w14:paraId="50B9C94D" w14:textId="77777777" w:rsidTr="009A4CD5">
              <w:tc>
                <w:tcPr>
                  <w:tcW w:w="7933" w:type="dxa"/>
                </w:tcPr>
                <w:p w14:paraId="7903C640" w14:textId="77777777" w:rsidR="002A7EB0" w:rsidRPr="005771A2" w:rsidRDefault="002A7EB0" w:rsidP="009A4CD5">
                  <w:pPr>
                    <w:autoSpaceDE w:val="0"/>
                    <w:autoSpaceDN w:val="0"/>
                    <w:adjustRightInd w:val="0"/>
                    <w:spacing w:before="60" w:after="60"/>
                    <w:jc w:val="both"/>
                    <w:rPr>
                      <w:rFonts w:ascii="Arial" w:hAnsi="Arial" w:cs="Arial"/>
                      <w:b/>
                      <w:bCs/>
                    </w:rPr>
                  </w:pPr>
                  <w:r w:rsidRPr="005771A2">
                    <w:rPr>
                      <w:rFonts w:ascii="Arial" w:hAnsi="Arial" w:cs="Arial"/>
                      <w:b/>
                      <w:bCs/>
                    </w:rPr>
                    <w:t>Aplicação e outros materiais explicativos</w:t>
                  </w:r>
                </w:p>
              </w:tc>
              <w:tc>
                <w:tcPr>
                  <w:tcW w:w="1560" w:type="dxa"/>
                </w:tcPr>
                <w:p w14:paraId="20D97066" w14:textId="77777777" w:rsidR="002A7EB0" w:rsidRPr="005771A2" w:rsidRDefault="002A7EB0" w:rsidP="009A4CD5">
                  <w:pPr>
                    <w:autoSpaceDE w:val="0"/>
                    <w:autoSpaceDN w:val="0"/>
                    <w:adjustRightInd w:val="0"/>
                    <w:spacing w:before="60" w:after="60"/>
                    <w:jc w:val="center"/>
                    <w:rPr>
                      <w:rFonts w:ascii="Arial" w:hAnsi="Arial" w:cs="Arial"/>
                      <w:b/>
                    </w:rPr>
                  </w:pPr>
                </w:p>
              </w:tc>
            </w:tr>
            <w:tr w:rsidR="002A7EB0" w:rsidRPr="005771A2" w14:paraId="7F28281E" w14:textId="77777777" w:rsidTr="009A4CD5">
              <w:tc>
                <w:tcPr>
                  <w:tcW w:w="7933" w:type="dxa"/>
                </w:tcPr>
                <w:p w14:paraId="026C7D6C" w14:textId="77777777" w:rsidR="002A7EB0" w:rsidRPr="005771A2" w:rsidRDefault="002A7EB0" w:rsidP="009A4CD5">
                  <w:pPr>
                    <w:tabs>
                      <w:tab w:val="left" w:pos="0"/>
                    </w:tabs>
                    <w:autoSpaceDE w:val="0"/>
                    <w:autoSpaceDN w:val="0"/>
                    <w:adjustRightInd w:val="0"/>
                    <w:spacing w:before="60" w:after="60"/>
                    <w:jc w:val="both"/>
                    <w:rPr>
                      <w:rFonts w:ascii="Arial" w:hAnsi="Arial" w:cs="Arial"/>
                    </w:rPr>
                  </w:pPr>
                  <w:r w:rsidRPr="005771A2">
                    <w:rPr>
                      <w:rFonts w:ascii="Arial" w:hAnsi="Arial" w:cs="Arial"/>
                    </w:rPr>
                    <w:t>Definições</w:t>
                  </w:r>
                </w:p>
              </w:tc>
              <w:tc>
                <w:tcPr>
                  <w:tcW w:w="1560" w:type="dxa"/>
                </w:tcPr>
                <w:p w14:paraId="171441AC"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A1 – A10</w:t>
                  </w:r>
                </w:p>
              </w:tc>
            </w:tr>
            <w:tr w:rsidR="002A7EB0" w:rsidRPr="005771A2" w14:paraId="4A625903" w14:textId="77777777" w:rsidTr="009A4CD5">
              <w:tc>
                <w:tcPr>
                  <w:tcW w:w="7933" w:type="dxa"/>
                </w:tcPr>
                <w:p w14:paraId="4298066D" w14:textId="77777777" w:rsidR="002A7EB0" w:rsidRPr="005771A2" w:rsidRDefault="002A7EB0" w:rsidP="009A4CD5">
                  <w:pPr>
                    <w:autoSpaceDE w:val="0"/>
                    <w:autoSpaceDN w:val="0"/>
                    <w:adjustRightInd w:val="0"/>
                    <w:spacing w:before="60" w:after="60"/>
                    <w:jc w:val="both"/>
                    <w:rPr>
                      <w:rFonts w:ascii="Arial" w:hAnsi="Arial" w:cs="Arial"/>
                      <w:color w:val="000000"/>
                    </w:rPr>
                  </w:pPr>
                  <w:r w:rsidRPr="005771A2">
                    <w:rPr>
                      <w:rFonts w:ascii="Arial" w:hAnsi="Arial" w:cs="Arial"/>
                    </w:rPr>
                    <w:t>Procedimentos de avaliação de risco e atividades relacionadas</w:t>
                  </w:r>
                </w:p>
              </w:tc>
              <w:tc>
                <w:tcPr>
                  <w:tcW w:w="1560" w:type="dxa"/>
                </w:tcPr>
                <w:p w14:paraId="5D3B636E"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A11 – A47</w:t>
                  </w:r>
                </w:p>
              </w:tc>
            </w:tr>
            <w:tr w:rsidR="002A7EB0" w:rsidRPr="005771A2" w14:paraId="18A6F4A8" w14:textId="77777777" w:rsidTr="009A4CD5">
              <w:tc>
                <w:tcPr>
                  <w:tcW w:w="7933" w:type="dxa"/>
                </w:tcPr>
                <w:p w14:paraId="39FDB111" w14:textId="77777777" w:rsidR="002A7EB0" w:rsidRPr="005771A2" w:rsidRDefault="002A7EB0" w:rsidP="009A4CD5">
                  <w:pPr>
                    <w:tabs>
                      <w:tab w:val="left" w:pos="0"/>
                    </w:tabs>
                    <w:autoSpaceDE w:val="0"/>
                    <w:autoSpaceDN w:val="0"/>
                    <w:adjustRightInd w:val="0"/>
                    <w:spacing w:before="60" w:after="60"/>
                    <w:jc w:val="both"/>
                    <w:rPr>
                      <w:rFonts w:ascii="Arial" w:hAnsi="Arial" w:cs="Arial"/>
                    </w:rPr>
                  </w:pPr>
                  <w:r w:rsidRPr="005771A2">
                    <w:rPr>
                      <w:rFonts w:ascii="Arial" w:hAnsi="Arial" w:cs="Arial"/>
                    </w:rPr>
                    <w:t>Obtenção de entendimento da entidade, do seu ambiente, da estrutura de relatório financeiro aplicável e do seu sistema de controles internos</w:t>
                  </w:r>
                </w:p>
              </w:tc>
              <w:tc>
                <w:tcPr>
                  <w:tcW w:w="1560" w:type="dxa"/>
                </w:tcPr>
                <w:p w14:paraId="547E9F02"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A48 – A183</w:t>
                  </w:r>
                </w:p>
              </w:tc>
            </w:tr>
            <w:tr w:rsidR="002A7EB0" w:rsidRPr="005771A2" w14:paraId="6E8A7170" w14:textId="77777777" w:rsidTr="009A4CD5">
              <w:tc>
                <w:tcPr>
                  <w:tcW w:w="7933" w:type="dxa"/>
                </w:tcPr>
                <w:p w14:paraId="58049E35" w14:textId="77777777" w:rsidR="002A7EB0" w:rsidRPr="005771A2" w:rsidRDefault="002A7EB0" w:rsidP="009A4CD5">
                  <w:pPr>
                    <w:autoSpaceDE w:val="0"/>
                    <w:autoSpaceDN w:val="0"/>
                    <w:adjustRightInd w:val="0"/>
                    <w:spacing w:before="60" w:after="60"/>
                    <w:jc w:val="both"/>
                    <w:rPr>
                      <w:rFonts w:ascii="Arial" w:hAnsi="Arial" w:cs="Arial"/>
                      <w:b/>
                      <w:bCs/>
                      <w:color w:val="000000"/>
                    </w:rPr>
                  </w:pPr>
                  <w:r w:rsidRPr="005771A2">
                    <w:rPr>
                      <w:rFonts w:ascii="Arial" w:hAnsi="Arial" w:cs="Arial"/>
                    </w:rPr>
                    <w:t>Identificação e avaliação dos riscos de distorção relevante</w:t>
                  </w:r>
                </w:p>
              </w:tc>
              <w:tc>
                <w:tcPr>
                  <w:tcW w:w="1560" w:type="dxa"/>
                </w:tcPr>
                <w:p w14:paraId="4436348A"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A184 – A236</w:t>
                  </w:r>
                </w:p>
              </w:tc>
            </w:tr>
            <w:tr w:rsidR="002A7EB0" w:rsidRPr="005771A2" w14:paraId="3E3C9E23" w14:textId="77777777" w:rsidTr="009A4CD5">
              <w:tc>
                <w:tcPr>
                  <w:tcW w:w="7933" w:type="dxa"/>
                </w:tcPr>
                <w:p w14:paraId="502ED7B0" w14:textId="77777777" w:rsidR="002A7EB0" w:rsidRPr="005771A2" w:rsidRDefault="002A7EB0" w:rsidP="009A4CD5">
                  <w:pPr>
                    <w:autoSpaceDE w:val="0"/>
                    <w:autoSpaceDN w:val="0"/>
                    <w:adjustRightInd w:val="0"/>
                    <w:spacing w:before="60" w:after="60"/>
                    <w:jc w:val="both"/>
                    <w:rPr>
                      <w:rFonts w:ascii="Arial" w:hAnsi="Arial" w:cs="Arial"/>
                      <w:b/>
                      <w:bCs/>
                      <w:color w:val="000000"/>
                    </w:rPr>
                  </w:pPr>
                  <w:r w:rsidRPr="005771A2">
                    <w:rPr>
                      <w:rFonts w:ascii="Arial" w:hAnsi="Arial" w:cs="Arial"/>
                    </w:rPr>
                    <w:t>Documentação</w:t>
                  </w:r>
                </w:p>
              </w:tc>
              <w:tc>
                <w:tcPr>
                  <w:tcW w:w="1560" w:type="dxa"/>
                </w:tcPr>
                <w:p w14:paraId="30155A79" w14:textId="77777777" w:rsidR="002A7EB0" w:rsidRPr="005771A2" w:rsidRDefault="002A7EB0" w:rsidP="009A4CD5">
                  <w:pPr>
                    <w:autoSpaceDE w:val="0"/>
                    <w:autoSpaceDN w:val="0"/>
                    <w:adjustRightInd w:val="0"/>
                    <w:spacing w:before="60" w:after="60"/>
                    <w:jc w:val="center"/>
                    <w:rPr>
                      <w:rFonts w:ascii="Arial" w:hAnsi="Arial" w:cs="Arial"/>
                      <w:bCs/>
                      <w:color w:val="000000"/>
                    </w:rPr>
                  </w:pPr>
                  <w:r w:rsidRPr="005771A2">
                    <w:rPr>
                      <w:rFonts w:ascii="Arial" w:hAnsi="Arial" w:cs="Arial"/>
                      <w:bCs/>
                    </w:rPr>
                    <w:t>A237 – A241</w:t>
                  </w:r>
                </w:p>
              </w:tc>
            </w:tr>
            <w:tr w:rsidR="002A7EB0" w:rsidRPr="005771A2" w14:paraId="12FA8636" w14:textId="77777777" w:rsidTr="009A4CD5">
              <w:tc>
                <w:tcPr>
                  <w:tcW w:w="7933" w:type="dxa"/>
                </w:tcPr>
                <w:p w14:paraId="368B77D0" w14:textId="77777777" w:rsidR="002A7EB0" w:rsidRPr="005771A2" w:rsidRDefault="002A7EB0" w:rsidP="009A4CD5">
                  <w:pPr>
                    <w:tabs>
                      <w:tab w:val="left" w:pos="0"/>
                    </w:tabs>
                    <w:autoSpaceDE w:val="0"/>
                    <w:autoSpaceDN w:val="0"/>
                    <w:adjustRightInd w:val="0"/>
                    <w:spacing w:before="60" w:after="60"/>
                    <w:jc w:val="both"/>
                    <w:rPr>
                      <w:rFonts w:ascii="Arial" w:hAnsi="Arial" w:cs="Arial"/>
                      <w:b/>
                      <w:bCs/>
                    </w:rPr>
                  </w:pPr>
                  <w:r w:rsidRPr="005771A2">
                    <w:rPr>
                      <w:rFonts w:ascii="Arial" w:hAnsi="Arial" w:cs="Arial"/>
                      <w:b/>
                    </w:rPr>
                    <w:t>Apêndice 1</w:t>
                  </w:r>
                  <w:r w:rsidRPr="005771A2">
                    <w:rPr>
                      <w:rFonts w:ascii="Arial" w:hAnsi="Arial" w:cs="Arial"/>
                    </w:rPr>
                    <w:t>: Considerações para entendimento da entidade e do seu modelo de negócio</w:t>
                  </w:r>
                </w:p>
              </w:tc>
              <w:tc>
                <w:tcPr>
                  <w:tcW w:w="1560" w:type="dxa"/>
                </w:tcPr>
                <w:p w14:paraId="1F802AE6" w14:textId="77777777" w:rsidR="002A7EB0" w:rsidRPr="005771A2" w:rsidRDefault="002A7EB0" w:rsidP="009A4CD5">
                  <w:pPr>
                    <w:autoSpaceDE w:val="0"/>
                    <w:autoSpaceDN w:val="0"/>
                    <w:adjustRightInd w:val="0"/>
                    <w:spacing w:before="60" w:after="60"/>
                    <w:jc w:val="both"/>
                    <w:rPr>
                      <w:rFonts w:ascii="Arial" w:hAnsi="Arial" w:cs="Arial"/>
                      <w:b/>
                      <w:bCs/>
                      <w:color w:val="000000"/>
                    </w:rPr>
                  </w:pPr>
                </w:p>
              </w:tc>
            </w:tr>
            <w:tr w:rsidR="002A7EB0" w:rsidRPr="005771A2" w14:paraId="6C00E0E2" w14:textId="77777777" w:rsidTr="009A4CD5">
              <w:tc>
                <w:tcPr>
                  <w:tcW w:w="7933" w:type="dxa"/>
                </w:tcPr>
                <w:p w14:paraId="2FFB7220" w14:textId="77777777" w:rsidR="002A7EB0" w:rsidRPr="005771A2" w:rsidRDefault="002A7EB0" w:rsidP="009A4CD5">
                  <w:pPr>
                    <w:autoSpaceDE w:val="0"/>
                    <w:autoSpaceDN w:val="0"/>
                    <w:adjustRightInd w:val="0"/>
                    <w:spacing w:before="60" w:after="60"/>
                    <w:jc w:val="both"/>
                    <w:rPr>
                      <w:rFonts w:ascii="Arial" w:hAnsi="Arial" w:cs="Arial"/>
                      <w:b/>
                      <w:bCs/>
                      <w:color w:val="000000"/>
                    </w:rPr>
                  </w:pPr>
                  <w:r w:rsidRPr="005771A2">
                    <w:rPr>
                      <w:rFonts w:ascii="Arial" w:hAnsi="Arial" w:cs="Arial"/>
                      <w:b/>
                    </w:rPr>
                    <w:t>Apêndice 2</w:t>
                  </w:r>
                  <w:r w:rsidRPr="005771A2">
                    <w:rPr>
                      <w:rFonts w:ascii="Arial" w:hAnsi="Arial" w:cs="Arial"/>
                    </w:rPr>
                    <w:t>: Entendimento dos fatores de risco inerentes</w:t>
                  </w:r>
                </w:p>
              </w:tc>
              <w:tc>
                <w:tcPr>
                  <w:tcW w:w="1560" w:type="dxa"/>
                </w:tcPr>
                <w:p w14:paraId="5C560B6B" w14:textId="77777777" w:rsidR="002A7EB0" w:rsidRPr="005771A2" w:rsidRDefault="002A7EB0" w:rsidP="009A4CD5">
                  <w:pPr>
                    <w:autoSpaceDE w:val="0"/>
                    <w:autoSpaceDN w:val="0"/>
                    <w:adjustRightInd w:val="0"/>
                    <w:spacing w:before="60" w:after="60"/>
                    <w:jc w:val="both"/>
                    <w:rPr>
                      <w:rFonts w:ascii="Arial" w:hAnsi="Arial" w:cs="Arial"/>
                      <w:b/>
                      <w:bCs/>
                      <w:color w:val="000000"/>
                    </w:rPr>
                  </w:pPr>
                </w:p>
              </w:tc>
            </w:tr>
            <w:tr w:rsidR="002A7EB0" w:rsidRPr="005771A2" w14:paraId="0F4541E0" w14:textId="77777777" w:rsidTr="009A4CD5">
              <w:tc>
                <w:tcPr>
                  <w:tcW w:w="7933" w:type="dxa"/>
                </w:tcPr>
                <w:p w14:paraId="78C03635" w14:textId="77777777" w:rsidR="002A7EB0" w:rsidRPr="005771A2" w:rsidRDefault="002A7EB0" w:rsidP="009A4CD5">
                  <w:pPr>
                    <w:autoSpaceDE w:val="0"/>
                    <w:autoSpaceDN w:val="0"/>
                    <w:adjustRightInd w:val="0"/>
                    <w:spacing w:before="60" w:after="60"/>
                    <w:jc w:val="both"/>
                    <w:rPr>
                      <w:rFonts w:ascii="Arial" w:hAnsi="Arial" w:cs="Arial"/>
                      <w:b/>
                    </w:rPr>
                  </w:pPr>
                  <w:r w:rsidRPr="005771A2">
                    <w:rPr>
                      <w:rFonts w:ascii="Arial" w:hAnsi="Arial" w:cs="Arial"/>
                      <w:b/>
                    </w:rPr>
                    <w:t>Apêndice 3</w:t>
                  </w:r>
                  <w:r w:rsidRPr="005771A2">
                    <w:rPr>
                      <w:rFonts w:ascii="Arial" w:hAnsi="Arial" w:cs="Arial"/>
                    </w:rPr>
                    <w:t>: Entendimento do sistema de controles internos da entidade</w:t>
                  </w:r>
                </w:p>
              </w:tc>
              <w:tc>
                <w:tcPr>
                  <w:tcW w:w="1560" w:type="dxa"/>
                </w:tcPr>
                <w:p w14:paraId="00EC960E" w14:textId="77777777" w:rsidR="002A7EB0" w:rsidRPr="005771A2" w:rsidRDefault="002A7EB0" w:rsidP="009A4CD5">
                  <w:pPr>
                    <w:autoSpaceDE w:val="0"/>
                    <w:autoSpaceDN w:val="0"/>
                    <w:adjustRightInd w:val="0"/>
                    <w:spacing w:before="60" w:after="60"/>
                    <w:jc w:val="both"/>
                    <w:rPr>
                      <w:rFonts w:ascii="Arial" w:hAnsi="Arial" w:cs="Arial"/>
                      <w:b/>
                      <w:bCs/>
                      <w:color w:val="000000"/>
                    </w:rPr>
                  </w:pPr>
                </w:p>
              </w:tc>
            </w:tr>
            <w:tr w:rsidR="002A7EB0" w:rsidRPr="005771A2" w14:paraId="7C9D1526" w14:textId="77777777" w:rsidTr="009A4CD5">
              <w:tc>
                <w:tcPr>
                  <w:tcW w:w="7933" w:type="dxa"/>
                </w:tcPr>
                <w:p w14:paraId="6EFCD6FC" w14:textId="77777777" w:rsidR="002A7EB0" w:rsidRPr="005771A2" w:rsidRDefault="002A7EB0" w:rsidP="009A4CD5">
                  <w:pPr>
                    <w:autoSpaceDE w:val="0"/>
                    <w:autoSpaceDN w:val="0"/>
                    <w:adjustRightInd w:val="0"/>
                    <w:spacing w:before="60" w:after="60"/>
                    <w:jc w:val="both"/>
                    <w:rPr>
                      <w:rFonts w:ascii="Arial" w:hAnsi="Arial" w:cs="Arial"/>
                      <w:b/>
                    </w:rPr>
                  </w:pPr>
                  <w:r w:rsidRPr="005771A2">
                    <w:rPr>
                      <w:rFonts w:ascii="Arial" w:hAnsi="Arial" w:cs="Arial"/>
                      <w:b/>
                    </w:rPr>
                    <w:t>Apêndice 4</w:t>
                  </w:r>
                  <w:r w:rsidRPr="005771A2">
                    <w:rPr>
                      <w:rFonts w:ascii="Arial" w:hAnsi="Arial" w:cs="Arial"/>
                    </w:rPr>
                    <w:t>: Considerações para entendimento da função de auditoria interna da entidade</w:t>
                  </w:r>
                </w:p>
              </w:tc>
              <w:tc>
                <w:tcPr>
                  <w:tcW w:w="1560" w:type="dxa"/>
                </w:tcPr>
                <w:p w14:paraId="74D0781E" w14:textId="77777777" w:rsidR="002A7EB0" w:rsidRPr="005771A2" w:rsidRDefault="002A7EB0" w:rsidP="009A4CD5">
                  <w:pPr>
                    <w:autoSpaceDE w:val="0"/>
                    <w:autoSpaceDN w:val="0"/>
                    <w:adjustRightInd w:val="0"/>
                    <w:spacing w:before="60" w:after="60"/>
                    <w:jc w:val="both"/>
                    <w:rPr>
                      <w:rFonts w:ascii="Arial" w:hAnsi="Arial" w:cs="Arial"/>
                      <w:b/>
                      <w:bCs/>
                      <w:color w:val="000000"/>
                    </w:rPr>
                  </w:pPr>
                </w:p>
              </w:tc>
            </w:tr>
            <w:tr w:rsidR="002A7EB0" w:rsidRPr="005771A2" w14:paraId="5A422399" w14:textId="77777777" w:rsidTr="009A4CD5">
              <w:tc>
                <w:tcPr>
                  <w:tcW w:w="7933" w:type="dxa"/>
                </w:tcPr>
                <w:p w14:paraId="3141558E" w14:textId="77777777" w:rsidR="002A7EB0" w:rsidRPr="00C0055A" w:rsidRDefault="002A7EB0" w:rsidP="009A4CD5">
                  <w:pPr>
                    <w:jc w:val="both"/>
                    <w:rPr>
                      <w:rFonts w:ascii="Arial" w:hAnsi="Arial" w:cs="Arial"/>
                      <w:b/>
                      <w:highlight w:val="yellow"/>
                    </w:rPr>
                  </w:pPr>
                  <w:r w:rsidRPr="00C0055A">
                    <w:rPr>
                      <w:rFonts w:ascii="Arial" w:hAnsi="Arial" w:cs="Arial"/>
                      <w:b/>
                      <w:highlight w:val="yellow"/>
                    </w:rPr>
                    <w:t>Apêndice 5</w:t>
                  </w:r>
                  <w:r w:rsidRPr="00C0055A">
                    <w:rPr>
                      <w:rFonts w:ascii="Arial" w:hAnsi="Arial" w:cs="Arial"/>
                      <w:highlight w:val="yellow"/>
                    </w:rPr>
                    <w:t>: Considerações para entendimento da tecnologia da informação (TI)</w:t>
                  </w:r>
                </w:p>
              </w:tc>
              <w:tc>
                <w:tcPr>
                  <w:tcW w:w="1560" w:type="dxa"/>
                </w:tcPr>
                <w:p w14:paraId="327C0114" w14:textId="77777777" w:rsidR="002A7EB0" w:rsidRPr="005771A2" w:rsidRDefault="002A7EB0" w:rsidP="009A4CD5">
                  <w:pPr>
                    <w:autoSpaceDE w:val="0"/>
                    <w:autoSpaceDN w:val="0"/>
                    <w:adjustRightInd w:val="0"/>
                    <w:spacing w:before="60" w:after="60"/>
                    <w:jc w:val="both"/>
                    <w:rPr>
                      <w:rFonts w:ascii="Arial" w:hAnsi="Arial" w:cs="Arial"/>
                      <w:b/>
                      <w:bCs/>
                      <w:color w:val="000000"/>
                    </w:rPr>
                  </w:pPr>
                </w:p>
              </w:tc>
            </w:tr>
            <w:tr w:rsidR="002A7EB0" w:rsidRPr="005771A2" w14:paraId="015D000C" w14:textId="77777777" w:rsidTr="009A4CD5">
              <w:tc>
                <w:tcPr>
                  <w:tcW w:w="7933" w:type="dxa"/>
                </w:tcPr>
                <w:p w14:paraId="365C7B6D" w14:textId="77777777" w:rsidR="002A7EB0" w:rsidRPr="00C0055A" w:rsidRDefault="002A7EB0" w:rsidP="009A4CD5">
                  <w:pPr>
                    <w:autoSpaceDE w:val="0"/>
                    <w:autoSpaceDN w:val="0"/>
                    <w:adjustRightInd w:val="0"/>
                    <w:spacing w:before="60" w:after="60"/>
                    <w:jc w:val="both"/>
                    <w:rPr>
                      <w:rFonts w:ascii="Arial" w:hAnsi="Arial" w:cs="Arial"/>
                      <w:b/>
                      <w:highlight w:val="yellow"/>
                    </w:rPr>
                  </w:pPr>
                  <w:r w:rsidRPr="00C0055A">
                    <w:rPr>
                      <w:rFonts w:ascii="Arial" w:hAnsi="Arial" w:cs="Arial"/>
                      <w:b/>
                      <w:highlight w:val="yellow"/>
                    </w:rPr>
                    <w:t>Apêndice 6</w:t>
                  </w:r>
                  <w:r w:rsidRPr="00C0055A">
                    <w:rPr>
                      <w:rFonts w:ascii="Arial" w:hAnsi="Arial" w:cs="Arial"/>
                      <w:highlight w:val="yellow"/>
                    </w:rPr>
                    <w:t>: Considerações para entendimento dos controles gerais de TI</w:t>
                  </w:r>
                </w:p>
              </w:tc>
              <w:tc>
                <w:tcPr>
                  <w:tcW w:w="1560" w:type="dxa"/>
                </w:tcPr>
                <w:p w14:paraId="14F7CC15" w14:textId="77777777" w:rsidR="002A7EB0" w:rsidRPr="005771A2" w:rsidRDefault="002A7EB0" w:rsidP="009A4CD5">
                  <w:pPr>
                    <w:autoSpaceDE w:val="0"/>
                    <w:autoSpaceDN w:val="0"/>
                    <w:adjustRightInd w:val="0"/>
                    <w:spacing w:before="60" w:after="60"/>
                    <w:jc w:val="both"/>
                    <w:rPr>
                      <w:rFonts w:ascii="Arial" w:hAnsi="Arial" w:cs="Arial"/>
                      <w:b/>
                      <w:bCs/>
                      <w:color w:val="000000"/>
                    </w:rPr>
                  </w:pPr>
                </w:p>
              </w:tc>
            </w:tr>
          </w:tbl>
          <w:p w14:paraId="67D78B99" w14:textId="77777777" w:rsidR="002A7EB0" w:rsidRPr="005771A2" w:rsidRDefault="002A7EB0" w:rsidP="009A4CD5">
            <w:pPr>
              <w:autoSpaceDE w:val="0"/>
              <w:autoSpaceDN w:val="0"/>
              <w:adjustRightInd w:val="0"/>
              <w:spacing w:line="360" w:lineRule="auto"/>
              <w:jc w:val="both"/>
              <w:rPr>
                <w:rFonts w:ascii="Arial" w:hAnsi="Arial" w:cs="Arial"/>
                <w:color w:val="000000"/>
              </w:rPr>
            </w:pPr>
          </w:p>
        </w:tc>
      </w:tr>
    </w:tbl>
    <w:p w14:paraId="2741E632" w14:textId="77777777" w:rsidR="002A7EB0" w:rsidRPr="005771A2" w:rsidRDefault="002A7EB0" w:rsidP="002A7EB0">
      <w:pPr>
        <w:tabs>
          <w:tab w:val="left" w:pos="0"/>
        </w:tabs>
        <w:autoSpaceDE w:val="0"/>
        <w:autoSpaceDN w:val="0"/>
        <w:adjustRightInd w:val="0"/>
        <w:jc w:val="both"/>
        <w:rPr>
          <w:rFonts w:ascii="Arial" w:hAnsi="Arial" w:cs="Arial"/>
        </w:rPr>
      </w:pPr>
    </w:p>
    <w:p w14:paraId="2628E6D4" w14:textId="77777777" w:rsidR="002A7EB0" w:rsidRPr="005771A2" w:rsidRDefault="002A7EB0" w:rsidP="002A7EB0">
      <w:pPr>
        <w:tabs>
          <w:tab w:val="left" w:pos="0"/>
        </w:tabs>
        <w:autoSpaceDE w:val="0"/>
        <w:autoSpaceDN w:val="0"/>
        <w:adjustRightInd w:val="0"/>
        <w:jc w:val="both"/>
        <w:rPr>
          <w:rFonts w:ascii="Arial" w:hAnsi="Arial" w:cs="Arial"/>
        </w:rPr>
      </w:pPr>
      <w:r w:rsidRPr="005771A2">
        <w:rPr>
          <w:rFonts w:ascii="Arial" w:hAnsi="Arial" w:cs="Arial"/>
        </w:rPr>
        <w:t>Esta Norma deve ser lida em conjunto com a NBC TA 200 – Objetivos Gerais do Auditor Independente e a Condução da Auditoria em Conformidade com Normas de Auditoria.</w:t>
      </w:r>
    </w:p>
    <w:p w14:paraId="0A2C249E" w14:textId="77777777" w:rsidR="002A7EB0" w:rsidRPr="005771A2" w:rsidRDefault="002A7EB0" w:rsidP="002A7EB0">
      <w:pPr>
        <w:tabs>
          <w:tab w:val="left" w:pos="2988"/>
        </w:tabs>
        <w:autoSpaceDE w:val="0"/>
        <w:autoSpaceDN w:val="0"/>
        <w:adjustRightInd w:val="0"/>
        <w:ind w:left="-612" w:firstLine="612"/>
        <w:jc w:val="both"/>
        <w:rPr>
          <w:rFonts w:ascii="Arial" w:hAnsi="Arial" w:cs="Arial"/>
          <w:b/>
          <w:bCs/>
        </w:rPr>
      </w:pPr>
    </w:p>
    <w:p w14:paraId="5A856D74" w14:textId="77777777" w:rsidR="002A7EB0" w:rsidRPr="005771A2" w:rsidRDefault="002A7EB0" w:rsidP="002A7EB0">
      <w:pPr>
        <w:tabs>
          <w:tab w:val="left" w:pos="2988"/>
        </w:tabs>
        <w:autoSpaceDE w:val="0"/>
        <w:autoSpaceDN w:val="0"/>
        <w:adjustRightInd w:val="0"/>
        <w:ind w:left="-612" w:firstLine="612"/>
        <w:jc w:val="both"/>
        <w:rPr>
          <w:rFonts w:ascii="Arial" w:hAnsi="Arial" w:cs="Arial"/>
          <w:b/>
          <w:bCs/>
        </w:rPr>
      </w:pPr>
      <w:r w:rsidRPr="005771A2">
        <w:rPr>
          <w:rFonts w:ascii="Arial" w:hAnsi="Arial" w:cs="Arial"/>
          <w:b/>
          <w:bCs/>
        </w:rPr>
        <w:t>Introdução</w:t>
      </w:r>
    </w:p>
    <w:p w14:paraId="4BC4F3DA" w14:textId="77777777" w:rsidR="002A7EB0" w:rsidRPr="005771A2" w:rsidRDefault="002A7EB0" w:rsidP="002A7EB0">
      <w:pPr>
        <w:tabs>
          <w:tab w:val="left" w:pos="0"/>
        </w:tabs>
        <w:autoSpaceDE w:val="0"/>
        <w:autoSpaceDN w:val="0"/>
        <w:adjustRightInd w:val="0"/>
        <w:jc w:val="both"/>
        <w:rPr>
          <w:rFonts w:ascii="Arial" w:hAnsi="Arial" w:cs="Arial"/>
          <w:b/>
          <w:bCs/>
        </w:rPr>
      </w:pPr>
    </w:p>
    <w:p w14:paraId="5DCBBD92" w14:textId="77777777" w:rsidR="002A7EB0" w:rsidRPr="005771A2" w:rsidRDefault="002A7EB0" w:rsidP="002A7EB0">
      <w:pPr>
        <w:tabs>
          <w:tab w:val="left" w:pos="0"/>
        </w:tabs>
        <w:autoSpaceDE w:val="0"/>
        <w:autoSpaceDN w:val="0"/>
        <w:adjustRightInd w:val="0"/>
        <w:jc w:val="both"/>
        <w:rPr>
          <w:rFonts w:ascii="Arial" w:hAnsi="Arial" w:cs="Arial"/>
          <w:b/>
          <w:bCs/>
        </w:rPr>
      </w:pPr>
      <w:r w:rsidRPr="005771A2">
        <w:rPr>
          <w:rFonts w:ascii="Arial" w:hAnsi="Arial" w:cs="Arial"/>
          <w:b/>
          <w:bCs/>
        </w:rPr>
        <w:t xml:space="preserve">Alcance </w:t>
      </w:r>
    </w:p>
    <w:p w14:paraId="6C347FE6" w14:textId="77777777" w:rsidR="002A7EB0" w:rsidRPr="005771A2" w:rsidRDefault="002A7EB0" w:rsidP="002A7EB0">
      <w:pPr>
        <w:tabs>
          <w:tab w:val="left" w:pos="0"/>
        </w:tabs>
        <w:autoSpaceDE w:val="0"/>
        <w:autoSpaceDN w:val="0"/>
        <w:adjustRightInd w:val="0"/>
        <w:jc w:val="both"/>
        <w:rPr>
          <w:rFonts w:ascii="Arial" w:hAnsi="Arial" w:cs="Arial"/>
        </w:rPr>
      </w:pPr>
    </w:p>
    <w:p w14:paraId="351B900B" w14:textId="77777777" w:rsidR="002A7EB0" w:rsidRPr="005771A2" w:rsidRDefault="002A7EB0" w:rsidP="002A7EB0">
      <w:pPr>
        <w:ind w:left="567" w:hanging="567"/>
        <w:rPr>
          <w:rFonts w:ascii="Arial" w:hAnsi="Arial" w:cs="Arial"/>
        </w:rPr>
      </w:pPr>
      <w:r w:rsidRPr="28CE7FCB">
        <w:rPr>
          <w:rFonts w:ascii="Arial" w:hAnsi="Arial" w:cs="Arial"/>
        </w:rPr>
        <w:t xml:space="preserve">1. </w:t>
      </w:r>
      <w:r>
        <w:tab/>
      </w:r>
      <w:r w:rsidRPr="28CE7FCB">
        <w:rPr>
          <w:rFonts w:ascii="Arial" w:hAnsi="Arial" w:cs="Arial"/>
        </w:rPr>
        <w:t xml:space="preserve">Esta Norma trata da responsabilidade do auditor na identificação e avaliação dos riscos de distorção relevante </w:t>
      </w:r>
      <w:r w:rsidRPr="28CE7FCB">
        <w:rPr>
          <w:rFonts w:ascii="Arial" w:hAnsi="Arial" w:cs="Arial"/>
          <w:highlight w:val="yellow"/>
        </w:rPr>
        <w:t>nas demonstrações contábeis.</w:t>
      </w:r>
    </w:p>
    <w:p w14:paraId="7D71C8A3" w14:textId="77777777" w:rsidR="002A7EB0" w:rsidRPr="005771A2" w:rsidRDefault="002A7EB0" w:rsidP="002A7EB0">
      <w:pPr>
        <w:jc w:val="both"/>
        <w:rPr>
          <w:rFonts w:ascii="Arial" w:hAnsi="Arial" w:cs="Arial"/>
        </w:rPr>
      </w:pPr>
    </w:p>
    <w:p w14:paraId="112B22D5" w14:textId="77777777" w:rsidR="002A7EB0" w:rsidRPr="005771A2" w:rsidRDefault="002A7EB0" w:rsidP="002A7EB0">
      <w:pPr>
        <w:jc w:val="both"/>
        <w:rPr>
          <w:rFonts w:ascii="Arial" w:hAnsi="Arial" w:cs="Arial"/>
          <w:b/>
        </w:rPr>
      </w:pPr>
      <w:r w:rsidRPr="005771A2">
        <w:rPr>
          <w:rFonts w:ascii="Arial" w:hAnsi="Arial" w:cs="Arial"/>
          <w:b/>
        </w:rPr>
        <w:t xml:space="preserve">Principais conceitos </w:t>
      </w:r>
    </w:p>
    <w:p w14:paraId="3EE4048B" w14:textId="77777777" w:rsidR="002A7EB0" w:rsidRPr="005771A2" w:rsidRDefault="002A7EB0" w:rsidP="002A7EB0">
      <w:pPr>
        <w:jc w:val="both"/>
        <w:rPr>
          <w:rFonts w:ascii="Arial" w:hAnsi="Arial" w:cs="Arial"/>
          <w:b/>
        </w:rPr>
      </w:pPr>
    </w:p>
    <w:p w14:paraId="4C8F270E"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 xml:space="preserve">A NBC TA 200 - </w:t>
      </w:r>
      <w:r w:rsidRPr="005771A2">
        <w:rPr>
          <w:rStyle w:val="Forte"/>
          <w:rFonts w:ascii="Arial" w:hAnsi="Arial" w:cs="Arial"/>
          <w:b w:val="0"/>
          <w:bCs w:val="0"/>
          <w:color w:val="2B3A42"/>
          <w:sz w:val="21"/>
          <w:szCs w:val="21"/>
          <w:shd w:val="clear" w:color="auto" w:fill="FFFFFF"/>
        </w:rPr>
        <w:t>Objetivos Gerais do Auditor Independente e a Condução da Auditoria em Conformidade com Normas de Auditoria</w:t>
      </w:r>
      <w:r w:rsidRPr="005771A2">
        <w:rPr>
          <w:rFonts w:ascii="Arial" w:hAnsi="Arial" w:cs="Arial"/>
        </w:rPr>
        <w:t>, itens 13(c) e 17, trata dos objetivos gerais do auditor na condução da auditoria de demonstrações contábeis, inclusive para obter evidência de auditoria apropriada e suficiente para reduzir o risco de auditoria a um nível baixo aceitável. O risco de auditoria é uma função dos riscos de distorção relevante e do risco de detecção. A NBC TA 200, item A37, explica que os riscos de distorção relevante podem existir em dois níveis: no nível geral das demonstrações contábeis e no nível da afirmação para classes de transações, saldos contábeis e divulgações.</w:t>
      </w:r>
    </w:p>
    <w:p w14:paraId="2ADA26C5" w14:textId="77777777" w:rsidR="002A7EB0" w:rsidRPr="005771A2" w:rsidRDefault="002A7EB0" w:rsidP="002A7EB0">
      <w:pPr>
        <w:jc w:val="both"/>
        <w:rPr>
          <w:rFonts w:ascii="Arial" w:hAnsi="Arial" w:cs="Arial"/>
        </w:rPr>
      </w:pPr>
    </w:p>
    <w:p w14:paraId="0E0E0F83" w14:textId="77777777" w:rsidR="002A7EB0" w:rsidRPr="005771A2" w:rsidRDefault="002A7EB0" w:rsidP="002A7EB0">
      <w:pPr>
        <w:ind w:left="567" w:hanging="567"/>
        <w:jc w:val="both"/>
        <w:rPr>
          <w:rFonts w:ascii="Arial" w:hAnsi="Arial" w:cs="Arial"/>
        </w:rPr>
      </w:pPr>
      <w:r w:rsidRPr="005771A2">
        <w:rPr>
          <w:rFonts w:ascii="Arial" w:hAnsi="Arial" w:cs="Arial"/>
        </w:rPr>
        <w:t>3.</w:t>
      </w:r>
      <w:r w:rsidRPr="005771A2">
        <w:rPr>
          <w:rFonts w:ascii="Arial" w:hAnsi="Arial" w:cs="Arial"/>
        </w:rPr>
        <w:tab/>
        <w:t>A NBC TA 200, itens 15 e 16, requer que o auditor exerça julgamento profissional no planejamento e execução da auditoria e para planejar e executar a auditoria com ceticismo profissional, reconhecendo que pode haver circunstâncias que causam distorção relevante nas demonstrações contábeis.</w:t>
      </w:r>
    </w:p>
    <w:p w14:paraId="4C75D40E" w14:textId="77777777" w:rsidR="002A7EB0" w:rsidRPr="005771A2" w:rsidRDefault="002A7EB0" w:rsidP="002A7EB0">
      <w:pPr>
        <w:jc w:val="both"/>
        <w:rPr>
          <w:rFonts w:ascii="Arial" w:hAnsi="Arial" w:cs="Arial"/>
        </w:rPr>
      </w:pPr>
    </w:p>
    <w:p w14:paraId="5F54F127" w14:textId="77777777" w:rsidR="002A7EB0" w:rsidRPr="005771A2" w:rsidRDefault="002A7EB0" w:rsidP="002A7EB0">
      <w:pPr>
        <w:ind w:left="567" w:hanging="567"/>
        <w:jc w:val="both"/>
        <w:rPr>
          <w:rFonts w:ascii="Arial" w:hAnsi="Arial" w:cs="Arial"/>
        </w:rPr>
      </w:pPr>
      <w:r w:rsidRPr="28CE7FCB">
        <w:rPr>
          <w:rFonts w:ascii="Arial" w:hAnsi="Arial" w:cs="Arial"/>
        </w:rPr>
        <w:t>4.</w:t>
      </w:r>
      <w:r>
        <w:tab/>
      </w:r>
      <w:r w:rsidRPr="28CE7FCB">
        <w:rPr>
          <w:rFonts w:ascii="Arial" w:hAnsi="Arial" w:cs="Arial"/>
        </w:rPr>
        <w:t xml:space="preserve">Os </w:t>
      </w:r>
      <w:r w:rsidRPr="28CE7FCB">
        <w:rPr>
          <w:rFonts w:ascii="Arial" w:hAnsi="Arial" w:cs="Arial"/>
          <w:highlight w:val="yellow"/>
        </w:rPr>
        <w:t xml:space="preserve">riscos no nível geral </w:t>
      </w:r>
      <w:r w:rsidRPr="28CE7FCB">
        <w:rPr>
          <w:rFonts w:ascii="Arial" w:hAnsi="Arial" w:cs="Arial"/>
        </w:rPr>
        <w:t xml:space="preserve">da demonstração contábil referem-se às demonstrações contábeis como </w:t>
      </w:r>
      <w:r w:rsidRPr="28CE7FCB">
        <w:rPr>
          <w:rFonts w:ascii="Arial" w:hAnsi="Arial" w:cs="Arial"/>
          <w:highlight w:val="yellow"/>
        </w:rPr>
        <w:t xml:space="preserve">um todo </w:t>
      </w:r>
      <w:r w:rsidRPr="28CE7FCB">
        <w:rPr>
          <w:rFonts w:ascii="Arial" w:hAnsi="Arial" w:cs="Arial"/>
        </w:rPr>
        <w:t xml:space="preserve">e que afetam potencialmente muitas afirmações. Os riscos de distorção relevante no nível da </w:t>
      </w:r>
      <w:r w:rsidRPr="28CE7FCB">
        <w:rPr>
          <w:rFonts w:ascii="Arial" w:hAnsi="Arial" w:cs="Arial"/>
          <w:highlight w:val="yellow"/>
        </w:rPr>
        <w:t>afirmação</w:t>
      </w:r>
      <w:r w:rsidRPr="28CE7FCB">
        <w:rPr>
          <w:rFonts w:ascii="Arial" w:hAnsi="Arial" w:cs="Arial"/>
        </w:rPr>
        <w:t xml:space="preserve"> consistem em dois componentes: </w:t>
      </w:r>
      <w:r w:rsidRPr="28CE7FCB">
        <w:rPr>
          <w:rFonts w:ascii="Arial" w:hAnsi="Arial" w:cs="Arial"/>
          <w:highlight w:val="green"/>
        </w:rPr>
        <w:t xml:space="preserve">risco inerente </w:t>
      </w:r>
      <w:r w:rsidRPr="28CE7FCB">
        <w:rPr>
          <w:rFonts w:ascii="Arial" w:hAnsi="Arial" w:cs="Arial"/>
        </w:rPr>
        <w:t xml:space="preserve">e </w:t>
      </w:r>
      <w:r w:rsidRPr="28CE7FCB">
        <w:rPr>
          <w:rFonts w:ascii="Arial" w:hAnsi="Arial" w:cs="Arial"/>
          <w:highlight w:val="green"/>
        </w:rPr>
        <w:t>risco de controle</w:t>
      </w:r>
      <w:r w:rsidRPr="28CE7FCB">
        <w:rPr>
          <w:rFonts w:ascii="Arial" w:hAnsi="Arial" w:cs="Arial"/>
        </w:rPr>
        <w:t>:</w:t>
      </w:r>
    </w:p>
    <w:p w14:paraId="58B45DBA" w14:textId="77777777" w:rsidR="002A7EB0" w:rsidRPr="005771A2" w:rsidRDefault="002A7EB0">
      <w:pPr>
        <w:numPr>
          <w:ilvl w:val="0"/>
          <w:numId w:val="143"/>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 xml:space="preserve">O </w:t>
      </w:r>
      <w:r w:rsidRPr="00E079FF">
        <w:rPr>
          <w:rFonts w:ascii="Arial" w:hAnsi="Arial" w:cs="Arial"/>
          <w:highlight w:val="green"/>
        </w:rPr>
        <w:t>risco inerente</w:t>
      </w:r>
      <w:r w:rsidRPr="005771A2">
        <w:rPr>
          <w:rFonts w:ascii="Arial" w:hAnsi="Arial" w:cs="Arial"/>
        </w:rPr>
        <w:t xml:space="preserve"> é descrito como sendo a suscetibilidade de uma afirmação a respeito de uma classe de transação, saldo contábil ou divulgação, a uma distorção que pode ser relevante, individualmente ou em conjunto com outras distorções, antes da consideração de quaisquer controles relacionados.</w:t>
      </w:r>
    </w:p>
    <w:p w14:paraId="1A7C8C61" w14:textId="77777777" w:rsidR="002A7EB0" w:rsidRPr="005771A2" w:rsidRDefault="002A7EB0">
      <w:pPr>
        <w:numPr>
          <w:ilvl w:val="0"/>
          <w:numId w:val="143"/>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 xml:space="preserve">O </w:t>
      </w:r>
      <w:r w:rsidRPr="00E079FF">
        <w:rPr>
          <w:rFonts w:ascii="Arial" w:hAnsi="Arial" w:cs="Arial"/>
          <w:highlight w:val="green"/>
        </w:rPr>
        <w:t>risco de controle</w:t>
      </w:r>
      <w:r w:rsidRPr="005771A2">
        <w:rPr>
          <w:rFonts w:ascii="Arial" w:hAnsi="Arial" w:cs="Arial"/>
        </w:rPr>
        <w:t xml:space="preserve"> </w:t>
      </w:r>
      <w:r w:rsidRPr="00642FAD">
        <w:rPr>
          <w:rFonts w:ascii="Arial" w:hAnsi="Arial" w:cs="Arial"/>
          <w:strike/>
        </w:rPr>
        <w:t xml:space="preserve">é descrito como sendo </w:t>
      </w:r>
      <w:r w:rsidRPr="00642FAD">
        <w:rPr>
          <w:rFonts w:ascii="Arial" w:hAnsi="Arial" w:cs="Arial"/>
          <w:highlight w:val="green"/>
        </w:rPr>
        <w:t>o risco de que uma distorção</w:t>
      </w:r>
      <w:r w:rsidRPr="00642FAD">
        <w:rPr>
          <w:rFonts w:ascii="Arial" w:hAnsi="Arial" w:cs="Arial"/>
          <w:strike/>
        </w:rPr>
        <w:t xml:space="preserve"> que pode ocorrer em uma afirmação a respeito de uma classe de transação, saldo contábil ou divulgação e que pode ser relevante, individualmente ou em conjunto com outras distorções,</w:t>
      </w:r>
      <w:r w:rsidRPr="005771A2">
        <w:rPr>
          <w:rFonts w:ascii="Arial" w:hAnsi="Arial" w:cs="Arial"/>
        </w:rPr>
        <w:t xml:space="preserve"> </w:t>
      </w:r>
      <w:r w:rsidRPr="00642FAD">
        <w:rPr>
          <w:rFonts w:ascii="Arial" w:hAnsi="Arial" w:cs="Arial"/>
          <w:highlight w:val="green"/>
        </w:rPr>
        <w:t>não seja prevenida, detectada e corrigida tempestivamente pelos controles internos da entidade</w:t>
      </w:r>
      <w:r w:rsidRPr="005771A2">
        <w:rPr>
          <w:rFonts w:ascii="Arial" w:hAnsi="Arial" w:cs="Arial"/>
        </w:rPr>
        <w:t>.</w:t>
      </w:r>
    </w:p>
    <w:p w14:paraId="3722169E" w14:textId="77777777" w:rsidR="002A7EB0" w:rsidRPr="005771A2" w:rsidRDefault="002A7EB0" w:rsidP="002A7EB0">
      <w:pPr>
        <w:jc w:val="both"/>
        <w:rPr>
          <w:rFonts w:ascii="Arial" w:hAnsi="Arial" w:cs="Arial"/>
        </w:rPr>
      </w:pPr>
    </w:p>
    <w:p w14:paraId="31CA79C6" w14:textId="77777777" w:rsidR="002A7EB0" w:rsidRPr="005771A2" w:rsidRDefault="002A7EB0" w:rsidP="002A7EB0">
      <w:pPr>
        <w:ind w:left="567" w:hanging="567"/>
        <w:jc w:val="both"/>
        <w:rPr>
          <w:rFonts w:ascii="Arial" w:hAnsi="Arial" w:cs="Arial"/>
        </w:rPr>
      </w:pPr>
      <w:r w:rsidRPr="28CE7FCB">
        <w:rPr>
          <w:rFonts w:ascii="Arial" w:hAnsi="Arial" w:cs="Arial"/>
        </w:rPr>
        <w:t>5.</w:t>
      </w:r>
      <w:r>
        <w:tab/>
      </w:r>
      <w:r w:rsidRPr="28CE7FCB">
        <w:rPr>
          <w:rFonts w:ascii="Arial" w:hAnsi="Arial" w:cs="Arial"/>
        </w:rPr>
        <w:t xml:space="preserve">A NBC TA 200, item A46 e NBC TA 330 – </w:t>
      </w:r>
      <w:r w:rsidRPr="28CE7FCB">
        <w:rPr>
          <w:rFonts w:ascii="Arial" w:hAnsi="Arial" w:cs="Arial"/>
          <w:highlight w:val="yellow"/>
        </w:rPr>
        <w:t>Resposta do Auditor aos Riscos Avaliados</w:t>
      </w:r>
      <w:r w:rsidRPr="28CE7FCB">
        <w:rPr>
          <w:rFonts w:ascii="Arial" w:hAnsi="Arial" w:cs="Arial"/>
        </w:rPr>
        <w:t xml:space="preserve">, item 6, explica que os riscos de distorção relevante são avaliados no nível da afirmação para que se determine a natureza, a época e a extensão dos procedimentos adicionais de auditoria necessários para a obtenção de evidência de auditoria apropriada e suficiente. Para os riscos identificados de distorção relevante no nível de afirmação, </w:t>
      </w:r>
      <w:r w:rsidRPr="28CE7FCB">
        <w:rPr>
          <w:rFonts w:ascii="Arial" w:hAnsi="Arial" w:cs="Arial"/>
          <w:highlight w:val="yellow"/>
        </w:rPr>
        <w:t>uma avaliação separa</w:t>
      </w:r>
      <w:r w:rsidRPr="28CE7FCB">
        <w:rPr>
          <w:rFonts w:ascii="Arial" w:hAnsi="Arial" w:cs="Arial"/>
        </w:rPr>
        <w:t xml:space="preserve">da </w:t>
      </w:r>
      <w:r w:rsidRPr="28CE7FCB">
        <w:rPr>
          <w:rFonts w:ascii="Arial" w:hAnsi="Arial" w:cs="Arial"/>
          <w:highlight w:val="yellow"/>
        </w:rPr>
        <w:t>do risco inerente e do risco de controle</w:t>
      </w:r>
      <w:r w:rsidRPr="28CE7FCB">
        <w:rPr>
          <w:rFonts w:ascii="Arial" w:hAnsi="Arial" w:cs="Arial"/>
        </w:rPr>
        <w:t xml:space="preserve"> é exigida por esta Norma. Conforme explicado na NBC TA 200, o risco inerente é maior para algumas afirmações e classes relacionadas de transações, saldos contábeis e divulgações do que para outras. A extensão na qual o risco inerente varia é chamada nesta Norma de "</w:t>
      </w:r>
      <w:r w:rsidRPr="28CE7FCB">
        <w:rPr>
          <w:rFonts w:ascii="Arial" w:hAnsi="Arial" w:cs="Arial"/>
          <w:i/>
          <w:iCs/>
        </w:rPr>
        <w:t>spectrum</w:t>
      </w:r>
      <w:r w:rsidRPr="28CE7FCB">
        <w:rPr>
          <w:rFonts w:ascii="Arial" w:hAnsi="Arial" w:cs="Arial"/>
        </w:rPr>
        <w:t xml:space="preserve"> do risco inerente".</w:t>
      </w:r>
    </w:p>
    <w:p w14:paraId="3FAE7A9F" w14:textId="77777777" w:rsidR="002A7EB0" w:rsidRPr="005771A2" w:rsidRDefault="002A7EB0" w:rsidP="002A7EB0">
      <w:pPr>
        <w:jc w:val="both"/>
        <w:rPr>
          <w:rFonts w:ascii="Arial" w:hAnsi="Arial" w:cs="Arial"/>
        </w:rPr>
      </w:pPr>
    </w:p>
    <w:p w14:paraId="23A2E980" w14:textId="77777777" w:rsidR="002A7EB0" w:rsidRPr="005771A2" w:rsidRDefault="002A7EB0" w:rsidP="002A7EB0">
      <w:pPr>
        <w:ind w:left="567" w:hanging="567"/>
        <w:jc w:val="both"/>
        <w:rPr>
          <w:rFonts w:ascii="Arial" w:hAnsi="Arial" w:cs="Arial"/>
        </w:rPr>
      </w:pPr>
      <w:r w:rsidRPr="005771A2">
        <w:rPr>
          <w:rFonts w:ascii="Arial" w:hAnsi="Arial" w:cs="Arial"/>
        </w:rPr>
        <w:t>6.</w:t>
      </w:r>
      <w:r w:rsidRPr="005771A2">
        <w:rPr>
          <w:rFonts w:ascii="Arial" w:hAnsi="Arial" w:cs="Arial"/>
        </w:rPr>
        <w:tab/>
        <w:t>Os riscos de distorção relevante identificados e avaliados pelo auditor incluem tanto aqueles causados por erro como aqueles causados por fraude. Embora ambos sejam abordados por esta Norma, a importância da fraude é tamanha que requisitos e orientações adicionais estão incluídos na NBC TA 240 – Responsabilidade do Auditor em Relação a Fraude, no Contexto da Auditoria de Demonstrações Contábeis com relação aos procedimentos de avaliação de riscos e atividades relacionadas para se obter informações que são utilizadas na identificação e avaliação dos riscos de distorção relevante devido a fraude e na resposta aos mesmos.</w:t>
      </w:r>
    </w:p>
    <w:p w14:paraId="3BE48EC5" w14:textId="77777777" w:rsidR="002A7EB0" w:rsidRPr="005771A2" w:rsidRDefault="002A7EB0" w:rsidP="002A7EB0">
      <w:pPr>
        <w:jc w:val="both"/>
        <w:rPr>
          <w:rFonts w:ascii="Arial" w:hAnsi="Arial" w:cs="Arial"/>
        </w:rPr>
      </w:pPr>
    </w:p>
    <w:p w14:paraId="4A45E90B" w14:textId="77777777" w:rsidR="002A7EB0" w:rsidRPr="005771A2" w:rsidRDefault="002A7EB0" w:rsidP="002A7EB0">
      <w:pPr>
        <w:ind w:left="567" w:hanging="567"/>
        <w:jc w:val="both"/>
        <w:rPr>
          <w:rFonts w:ascii="Arial" w:hAnsi="Arial" w:cs="Arial"/>
        </w:rPr>
      </w:pPr>
      <w:r w:rsidRPr="005771A2">
        <w:rPr>
          <w:rFonts w:ascii="Arial" w:hAnsi="Arial" w:cs="Arial"/>
        </w:rPr>
        <w:t>7.</w:t>
      </w:r>
      <w:r w:rsidRPr="005771A2">
        <w:rPr>
          <w:rFonts w:ascii="Arial" w:hAnsi="Arial" w:cs="Arial"/>
        </w:rPr>
        <w:tab/>
        <w:t>O processo de identificação e avaliação de riscos por parte do auditor é interativo e dinâmico. O entendimento do auditor da entidade e do seu ambiente, da estrutura de relatório financeiro aplicável e do seu sistema de controles internos são interdependentes dos conceitos dos requisitos para identificar e avaliar os riscos de distorção relevante. Na obtenção do entendimento requerido por esta Norma, as expectativas iniciais dos riscos podem ser desenvolvidas e podem ser mais refinadas à medida que o auditor evolui por meio do processo de identificação e avaliação dos riscos.  Além disso, esta Norma e a NBC TA 330 - Resposta do Auditor aos Riscos Avaliados requerem que o auditor revise as avaliações de riscos e modifique as respostas gerais adicionais e os procedimentos adicionais de auditoria, com base em evidência de auditoria obtida a partir da realização de procedimentos adicionais de auditoria, de acordo com a NBC TA 330, ou se novas informações forem obtidas.</w:t>
      </w:r>
    </w:p>
    <w:p w14:paraId="770A1DCA" w14:textId="77777777" w:rsidR="002A7EB0" w:rsidRPr="005771A2" w:rsidRDefault="002A7EB0" w:rsidP="002A7EB0">
      <w:pPr>
        <w:jc w:val="both"/>
        <w:rPr>
          <w:rFonts w:ascii="Arial" w:hAnsi="Arial" w:cs="Arial"/>
        </w:rPr>
      </w:pPr>
    </w:p>
    <w:p w14:paraId="5A25C392" w14:textId="77777777" w:rsidR="002A7EB0" w:rsidRPr="005771A2" w:rsidRDefault="002A7EB0" w:rsidP="002A7EB0">
      <w:pPr>
        <w:ind w:left="567" w:hanging="567"/>
        <w:jc w:val="both"/>
        <w:rPr>
          <w:rFonts w:ascii="Arial" w:hAnsi="Arial" w:cs="Arial"/>
        </w:rPr>
      </w:pPr>
      <w:r w:rsidRPr="005771A2">
        <w:rPr>
          <w:rFonts w:ascii="Arial" w:hAnsi="Arial" w:cs="Arial"/>
        </w:rPr>
        <w:t>8.</w:t>
      </w:r>
      <w:r w:rsidRPr="005771A2">
        <w:rPr>
          <w:rFonts w:ascii="Arial" w:hAnsi="Arial" w:cs="Arial"/>
        </w:rPr>
        <w:tab/>
        <w:t>A NBC TA 330, item 5, requer que o auditor planeje e implemente respostas gerais para tratar dos riscos avaliados de distorção relevante no nível das demonstrações contábeis. A NBC TA 330 explica ainda que a avaliação dos riscos de distorção relevante no nível das demonstrações contábeis por parte do auditor e as respostas gerais do auditor são afetadas pelo seu entendimento do ambiente de controle.  A NBC TA 330, item 6, também requer que o auditor planeje e realize procedimentos adicionais de auditoria cuja natureza, época e extensão se baseiem nos riscos avaliados de distorção relevante no nível da afirmação e respondam a eles.</w:t>
      </w:r>
    </w:p>
    <w:p w14:paraId="75CC952C" w14:textId="77777777" w:rsidR="002A7EB0" w:rsidRPr="005771A2" w:rsidRDefault="002A7EB0" w:rsidP="002A7EB0">
      <w:pPr>
        <w:jc w:val="both"/>
        <w:rPr>
          <w:rFonts w:ascii="Arial" w:hAnsi="Arial" w:cs="Arial"/>
        </w:rPr>
      </w:pPr>
    </w:p>
    <w:p w14:paraId="4483B0B8" w14:textId="77777777" w:rsidR="002A7EB0" w:rsidRPr="005771A2" w:rsidRDefault="002A7EB0" w:rsidP="002A7EB0">
      <w:pPr>
        <w:jc w:val="both"/>
        <w:rPr>
          <w:rFonts w:ascii="Arial" w:hAnsi="Arial" w:cs="Arial"/>
          <w:bCs/>
        </w:rPr>
      </w:pPr>
      <w:r w:rsidRPr="005771A2">
        <w:rPr>
          <w:rFonts w:ascii="Arial" w:hAnsi="Arial" w:cs="Arial"/>
          <w:bCs/>
        </w:rPr>
        <w:t>Escalabilidade</w:t>
      </w:r>
    </w:p>
    <w:p w14:paraId="0B1F66E0" w14:textId="77777777" w:rsidR="002A7EB0" w:rsidRPr="005771A2" w:rsidRDefault="002A7EB0" w:rsidP="002A7EB0">
      <w:pPr>
        <w:jc w:val="both"/>
        <w:rPr>
          <w:rFonts w:ascii="Arial" w:hAnsi="Arial" w:cs="Arial"/>
          <w:b/>
        </w:rPr>
      </w:pPr>
    </w:p>
    <w:p w14:paraId="4EBA65A8" w14:textId="77777777" w:rsidR="002A7EB0" w:rsidRPr="005771A2" w:rsidRDefault="002A7EB0" w:rsidP="002A7EB0">
      <w:pPr>
        <w:ind w:left="567" w:hanging="567"/>
        <w:jc w:val="both"/>
        <w:rPr>
          <w:rFonts w:ascii="Arial" w:hAnsi="Arial" w:cs="Arial"/>
        </w:rPr>
      </w:pPr>
      <w:r w:rsidRPr="005771A2">
        <w:rPr>
          <w:rFonts w:ascii="Arial" w:hAnsi="Arial" w:cs="Arial"/>
        </w:rPr>
        <w:t>9.</w:t>
      </w:r>
      <w:r w:rsidRPr="005771A2">
        <w:rPr>
          <w:rFonts w:ascii="Arial" w:hAnsi="Arial" w:cs="Arial"/>
        </w:rPr>
        <w:tab/>
        <w:t xml:space="preserve">A NBC TA 200, item A69, afirma que algumas normas incluem considerações de escalabilidade que ilustram a aplicação dos requisitos para todas as entidades independentemente de se sua natureza e circunstâncias forem menos ou mais complexas. Esta Norma é direcionada à auditoria de todas as entidades, independentemente do porte ou da complexidade e o material de aplicação inclui considerações específicas tanto para entidades menos complexas quanto para entidades mais complexas, conforme apropriado. Embora o porte de uma entidade possa ser um indicativo de sua complexidade, algumas entidades menores podem ser complexas e algumas entidades maiores podem ser menos complexas. </w:t>
      </w:r>
    </w:p>
    <w:p w14:paraId="5FDAC668" w14:textId="77777777" w:rsidR="002A7EB0" w:rsidRPr="005771A2" w:rsidRDefault="002A7EB0" w:rsidP="002A7EB0">
      <w:pPr>
        <w:jc w:val="both"/>
        <w:rPr>
          <w:rFonts w:ascii="Arial" w:hAnsi="Arial" w:cs="Arial"/>
        </w:rPr>
      </w:pPr>
    </w:p>
    <w:p w14:paraId="66FA5E98" w14:textId="77777777" w:rsidR="002A7EB0" w:rsidRPr="005771A2" w:rsidRDefault="002A7EB0" w:rsidP="002A7EB0">
      <w:pPr>
        <w:jc w:val="both"/>
        <w:rPr>
          <w:rFonts w:ascii="Arial" w:hAnsi="Arial" w:cs="Arial"/>
          <w:b/>
          <w:bCs/>
        </w:rPr>
      </w:pPr>
      <w:r w:rsidRPr="005771A2">
        <w:rPr>
          <w:rFonts w:ascii="Arial" w:hAnsi="Arial" w:cs="Arial"/>
          <w:b/>
          <w:bCs/>
        </w:rPr>
        <w:t>Data de vigência</w:t>
      </w:r>
    </w:p>
    <w:p w14:paraId="2E0BCCC1" w14:textId="77777777" w:rsidR="002A7EB0" w:rsidRPr="005771A2" w:rsidRDefault="002A7EB0" w:rsidP="002A7EB0">
      <w:pPr>
        <w:jc w:val="both"/>
        <w:rPr>
          <w:rFonts w:ascii="Arial" w:hAnsi="Arial" w:cs="Arial"/>
        </w:rPr>
      </w:pPr>
    </w:p>
    <w:p w14:paraId="15BAD24C" w14:textId="77777777" w:rsidR="002A7EB0" w:rsidRPr="005771A2" w:rsidRDefault="002A7EB0" w:rsidP="002A7EB0">
      <w:pPr>
        <w:ind w:left="567" w:hanging="567"/>
        <w:jc w:val="both"/>
        <w:rPr>
          <w:rFonts w:ascii="Arial" w:hAnsi="Arial" w:cs="Arial"/>
        </w:rPr>
      </w:pPr>
      <w:r w:rsidRPr="005771A2">
        <w:rPr>
          <w:rFonts w:ascii="Arial" w:hAnsi="Arial" w:cs="Arial"/>
        </w:rPr>
        <w:t>10.</w:t>
      </w:r>
      <w:r w:rsidRPr="005771A2">
        <w:rPr>
          <w:rFonts w:ascii="Arial" w:hAnsi="Arial" w:cs="Arial"/>
        </w:rPr>
        <w:tab/>
        <w:t>Esta Norma aplica-se a auditoria de demonstrações contábeis de períodos iniciados em, ou após, 1º de janeiro de 2022.</w:t>
      </w:r>
    </w:p>
    <w:p w14:paraId="3B225A58" w14:textId="77777777" w:rsidR="002A7EB0" w:rsidRPr="005771A2" w:rsidRDefault="002A7EB0" w:rsidP="002A7EB0">
      <w:pPr>
        <w:jc w:val="both"/>
        <w:rPr>
          <w:rFonts w:ascii="Arial" w:hAnsi="Arial" w:cs="Arial"/>
        </w:rPr>
      </w:pPr>
    </w:p>
    <w:p w14:paraId="2FF0A64E" w14:textId="77777777" w:rsidR="002A7EB0" w:rsidRPr="005771A2" w:rsidRDefault="002A7EB0" w:rsidP="002A7EB0">
      <w:pPr>
        <w:jc w:val="both"/>
        <w:rPr>
          <w:rFonts w:ascii="Arial" w:hAnsi="Arial" w:cs="Arial"/>
          <w:b/>
        </w:rPr>
      </w:pPr>
      <w:r w:rsidRPr="005771A2">
        <w:rPr>
          <w:rFonts w:ascii="Arial" w:hAnsi="Arial" w:cs="Arial"/>
          <w:b/>
        </w:rPr>
        <w:t>Objetivo</w:t>
      </w:r>
    </w:p>
    <w:p w14:paraId="3E28CAFD" w14:textId="77777777" w:rsidR="002A7EB0" w:rsidRPr="005771A2" w:rsidRDefault="002A7EB0" w:rsidP="002A7EB0">
      <w:pPr>
        <w:jc w:val="both"/>
        <w:rPr>
          <w:rFonts w:ascii="Arial" w:hAnsi="Arial" w:cs="Arial"/>
          <w:b/>
        </w:rPr>
      </w:pPr>
    </w:p>
    <w:p w14:paraId="3E001EC8" w14:textId="77777777" w:rsidR="002A7EB0" w:rsidRPr="005771A2" w:rsidRDefault="002A7EB0" w:rsidP="002A7EB0">
      <w:pPr>
        <w:ind w:left="567" w:hanging="567"/>
        <w:jc w:val="both"/>
        <w:rPr>
          <w:rFonts w:ascii="Arial" w:hAnsi="Arial" w:cs="Arial"/>
        </w:rPr>
      </w:pPr>
      <w:r w:rsidRPr="005771A2">
        <w:rPr>
          <w:rFonts w:ascii="Arial" w:hAnsi="Arial" w:cs="Arial"/>
        </w:rPr>
        <w:t>11.</w:t>
      </w:r>
      <w:r w:rsidRPr="005771A2">
        <w:rPr>
          <w:rFonts w:ascii="Arial" w:hAnsi="Arial" w:cs="Arial"/>
        </w:rPr>
        <w:tab/>
        <w:t>O objetivo do auditor é identificar e avaliar os riscos de distorção relevante independentemente de se causados por fraude ou erro, nos níveis das demonstrações contábeis e da afirmação, proporcionando assim uma base para o planejamento e a implementação das respostas aos riscos avaliados de distorção relevante.</w:t>
      </w:r>
    </w:p>
    <w:p w14:paraId="25A9B473" w14:textId="77777777" w:rsidR="002A7EB0" w:rsidRPr="005771A2" w:rsidRDefault="002A7EB0" w:rsidP="002A7EB0">
      <w:pPr>
        <w:jc w:val="both"/>
        <w:rPr>
          <w:rFonts w:ascii="Arial" w:hAnsi="Arial" w:cs="Arial"/>
        </w:rPr>
      </w:pPr>
    </w:p>
    <w:p w14:paraId="7A7C78CA" w14:textId="77777777" w:rsidR="002A7EB0" w:rsidRPr="005771A2" w:rsidRDefault="002A7EB0" w:rsidP="002A7EB0">
      <w:pPr>
        <w:jc w:val="both"/>
        <w:rPr>
          <w:rFonts w:ascii="Arial" w:hAnsi="Arial" w:cs="Arial"/>
          <w:b/>
        </w:rPr>
      </w:pPr>
      <w:r w:rsidRPr="005771A2">
        <w:rPr>
          <w:rFonts w:ascii="Arial" w:hAnsi="Arial" w:cs="Arial"/>
          <w:b/>
        </w:rPr>
        <w:t>Definições</w:t>
      </w:r>
    </w:p>
    <w:p w14:paraId="1432D57F" w14:textId="77777777" w:rsidR="002A7EB0" w:rsidRPr="005771A2" w:rsidRDefault="002A7EB0" w:rsidP="002A7EB0">
      <w:pPr>
        <w:jc w:val="both"/>
        <w:rPr>
          <w:rFonts w:ascii="Arial" w:hAnsi="Arial" w:cs="Arial"/>
          <w:b/>
        </w:rPr>
      </w:pPr>
    </w:p>
    <w:p w14:paraId="7D352334" w14:textId="77777777" w:rsidR="002A7EB0" w:rsidRPr="005771A2" w:rsidRDefault="002A7EB0" w:rsidP="002A7EB0">
      <w:pPr>
        <w:ind w:left="567" w:hanging="567"/>
        <w:jc w:val="both"/>
        <w:rPr>
          <w:rFonts w:ascii="Arial" w:hAnsi="Arial" w:cs="Arial"/>
        </w:rPr>
      </w:pPr>
      <w:r w:rsidRPr="005771A2">
        <w:rPr>
          <w:rFonts w:ascii="Arial" w:hAnsi="Arial" w:cs="Arial"/>
        </w:rPr>
        <w:t>12.</w:t>
      </w:r>
      <w:r w:rsidRPr="005771A2">
        <w:rPr>
          <w:rFonts w:ascii="Arial" w:hAnsi="Arial" w:cs="Arial"/>
        </w:rPr>
        <w:tab/>
        <w:t>Para fins das normas de auditoria, os termos abaixo têm os seguintes significados:</w:t>
      </w:r>
    </w:p>
    <w:p w14:paraId="7A947953"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Afirmações são representações, explícitas ou de outra forma, relacionadas com o reconhecimento, a mensuração, a apresentação e a divulgação de informações nas demonstrações contábeis que são inerentes à representação da administração de que as demonstrações contábeis são elaboradas de acordo com a estrutura de relatório financeiro aplicável. As afirmações são utilizadas pelo auditor para considerar os diferentes tipos de distorções potenciais que podem ocorrer na identificação e avaliação dos riscos de distorção relevante e na resposta aos mesmos (ver item A1).</w:t>
      </w:r>
    </w:p>
    <w:p w14:paraId="2CFF53AC"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Risco de negócio – um risco que resulta de condições, eventos, circunstâncias, ações ou falta de ações significativas que podem afetar adversamente a capacidade da entidade de alcançar seus objetivos e executar suas estratégias, ou do estabelecimento de objetivos ou estratégias inapropriadas.</w:t>
      </w:r>
    </w:p>
    <w:p w14:paraId="5A39C453"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Controles – políticas ou procedimentos que uma entidade estabelece para alcançar os objetivos de controle da administração ou dos responsáveis pela governança. Nesse contexto (ver itens de A2 a A5):</w:t>
      </w:r>
    </w:p>
    <w:p w14:paraId="752D91FF"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 xml:space="preserve">políticas são declarações do que deve, ou não deve, ser feito em uma entidade para se efetuar o controle. Essas declarações podem ser documentadas, explicitamente apresentadas em comunicados, ou implícitas em ações e decisões </w:t>
      </w:r>
    </w:p>
    <w:p w14:paraId="7046C86A"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procedimentos são ações para implementar as políticas.</w:t>
      </w:r>
    </w:p>
    <w:p w14:paraId="6683702F" w14:textId="77777777" w:rsidR="002A7EB0" w:rsidRPr="005771A2" w:rsidRDefault="002A7EB0" w:rsidP="002A7EB0">
      <w:pPr>
        <w:ind w:left="993" w:hanging="426"/>
        <w:jc w:val="both"/>
        <w:rPr>
          <w:rFonts w:ascii="Arial" w:hAnsi="Arial" w:cs="Arial"/>
        </w:rPr>
      </w:pPr>
      <w:r w:rsidRPr="005771A2">
        <w:rPr>
          <w:rFonts w:ascii="Arial" w:hAnsi="Arial" w:cs="Arial"/>
        </w:rPr>
        <w:t>(d)</w:t>
      </w:r>
      <w:r w:rsidRPr="005771A2">
        <w:rPr>
          <w:rFonts w:ascii="Arial" w:hAnsi="Arial" w:cs="Arial"/>
        </w:rPr>
        <w:tab/>
        <w:t>Controles gerais de tecnologia da informação (TI) são os controles sobre os processos de TI da entidade que suportam a operação adequada contínua do ambiente de TI, incluindo o funcionamento efetivo continuado dos controles de processamento de informações e a integridade das informações (ou seja, a integridade, a precisão e a validade das informações) no sistema de informações da entidade. Ver também a definição de Ambiente de TI.</w:t>
      </w:r>
    </w:p>
    <w:p w14:paraId="5B73A7A5" w14:textId="77777777" w:rsidR="002A7EB0" w:rsidRPr="005771A2" w:rsidRDefault="002A7EB0" w:rsidP="002A7EB0">
      <w:pPr>
        <w:ind w:left="993" w:hanging="426"/>
        <w:jc w:val="both"/>
        <w:rPr>
          <w:rFonts w:ascii="Arial" w:hAnsi="Arial" w:cs="Arial"/>
        </w:rPr>
      </w:pPr>
      <w:r w:rsidRPr="005771A2">
        <w:rPr>
          <w:rFonts w:ascii="Arial" w:hAnsi="Arial" w:cs="Arial"/>
        </w:rPr>
        <w:t>(e)</w:t>
      </w:r>
      <w:r w:rsidRPr="005771A2">
        <w:rPr>
          <w:rFonts w:ascii="Arial" w:hAnsi="Arial" w:cs="Arial"/>
        </w:rPr>
        <w:tab/>
        <w:t>Controles de processamento de informações são os controles relacionados com o processamento das informações em aplicativos de TI ou processos manuais de informações no sistema de informação da entidade que abordam diretamente os riscos à integridade das informações (ou seja, a integridade, a precisão e a validade das transações e outras informações) (ver item A6).</w:t>
      </w:r>
    </w:p>
    <w:p w14:paraId="7EF34658" w14:textId="77777777" w:rsidR="002A7EB0" w:rsidRPr="005771A2" w:rsidRDefault="002A7EB0" w:rsidP="002A7EB0">
      <w:pPr>
        <w:ind w:left="993" w:hanging="426"/>
        <w:jc w:val="both"/>
        <w:rPr>
          <w:rFonts w:ascii="Arial" w:hAnsi="Arial" w:cs="Arial"/>
        </w:rPr>
      </w:pPr>
      <w:r w:rsidRPr="005771A2">
        <w:rPr>
          <w:rFonts w:ascii="Arial" w:hAnsi="Arial" w:cs="Arial"/>
        </w:rPr>
        <w:t>(f)</w:t>
      </w:r>
      <w:r w:rsidRPr="005771A2">
        <w:rPr>
          <w:rFonts w:ascii="Arial" w:hAnsi="Arial" w:cs="Arial"/>
        </w:rPr>
        <w:tab/>
        <w:t>Fatores de risco inerentes são características de eventos ou condições que afetam a suscetibilidade à distorção, independentemente de se causada por fraude ou erro, de uma afirmação relevante sobre uma classe de transações, saldo contábil ou divulgação, antes da consideração dos controles. Esses fatores podem ser qualitativos ou quantitativos e incluem complexidade, subjetividade, mudanças, incertezas ou susceptibilidade à distorção devido à tendência da administração ou a outros fatores de risco de fraude</w:t>
      </w:r>
      <w:r w:rsidRPr="005771A2">
        <w:rPr>
          <w:rFonts w:ascii="Arial" w:hAnsi="Arial" w:cs="Arial"/>
          <w:color w:val="FF0000"/>
          <w:vertAlign w:val="superscript"/>
        </w:rPr>
        <w:t xml:space="preserve"> </w:t>
      </w:r>
      <w:r w:rsidRPr="005771A2">
        <w:rPr>
          <w:rFonts w:ascii="Arial" w:hAnsi="Arial" w:cs="Arial"/>
        </w:rPr>
        <w:t>na medida em que eles afetam o risco inerente (ver itens A7 e A8 e NBC TA 240, itens de A24 a A27).</w:t>
      </w:r>
    </w:p>
    <w:p w14:paraId="55DEA344" w14:textId="77777777" w:rsidR="002A7EB0" w:rsidRPr="005771A2" w:rsidRDefault="002A7EB0" w:rsidP="002A7EB0">
      <w:pPr>
        <w:ind w:left="993" w:hanging="426"/>
        <w:jc w:val="both"/>
        <w:rPr>
          <w:rFonts w:ascii="Arial" w:hAnsi="Arial" w:cs="Arial"/>
        </w:rPr>
      </w:pPr>
      <w:r w:rsidRPr="005771A2">
        <w:rPr>
          <w:rFonts w:ascii="Arial" w:hAnsi="Arial" w:cs="Arial"/>
        </w:rPr>
        <w:t>(g)</w:t>
      </w:r>
      <w:r w:rsidRPr="005771A2">
        <w:rPr>
          <w:rFonts w:ascii="Arial" w:hAnsi="Arial" w:cs="Arial"/>
        </w:rPr>
        <w:tab/>
        <w:t xml:space="preserve">Ambiente de TI são aplicativos de TI e a infraestrutura de suporte de TI, assim como os processos de TI e o pessoal envolvido nesses processos, que uma entidade utiliza para suportar as operações comerciais e alcançar estratégias de negócios. Para fins desta Norma: </w:t>
      </w:r>
    </w:p>
    <w:p w14:paraId="592A46F0"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aplicativo de TI é um programa ou um conjunto de programas que é utilizado na iniciação, no processamento, no registro e na divulgação de transações ou informações. Os aplicativos de TI incluem depósitos de dados e geradores de relatórios;</w:t>
      </w:r>
    </w:p>
    <w:p w14:paraId="45F039DB"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A infraestrutura de TI inclui a rede, os sistemas operacionais e os bancos de dados e seus respectivos hardwares e softwares;</w:t>
      </w:r>
    </w:p>
    <w:p w14:paraId="2BE86A24"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processos de TI são os processos da entidade para gerenciar o acesso ao ambiente de TI, gerenciar alterações nos programas ou alterações no ambiente de TI e gerenciar operações de TI.</w:t>
      </w:r>
    </w:p>
    <w:p w14:paraId="0E3CA9EB" w14:textId="77777777" w:rsidR="002A7EB0" w:rsidRPr="005771A2" w:rsidRDefault="002A7EB0" w:rsidP="002A7EB0">
      <w:pPr>
        <w:ind w:left="993" w:hanging="426"/>
        <w:jc w:val="both"/>
        <w:rPr>
          <w:rFonts w:ascii="Arial" w:hAnsi="Arial" w:cs="Arial"/>
        </w:rPr>
      </w:pPr>
      <w:r w:rsidRPr="005771A2">
        <w:rPr>
          <w:rFonts w:ascii="Arial" w:hAnsi="Arial" w:cs="Arial"/>
        </w:rPr>
        <w:t>(h)</w:t>
      </w:r>
      <w:r w:rsidRPr="005771A2">
        <w:rPr>
          <w:rFonts w:ascii="Arial" w:hAnsi="Arial" w:cs="Arial"/>
        </w:rPr>
        <w:tab/>
        <w:t>Afirmações relevantes – Uma afirmação sobre uma classe de transações, saldo contábeis ou divulgação é relevante quando ela tem um risco identificado de distorção relevante. A determinação de se uma afirmação é uma afirmação relevante é feita antes da consideração de quaisquer controles relacionados (ou seja, o risco inerente) (ver item A9).</w:t>
      </w:r>
    </w:p>
    <w:p w14:paraId="484F50BF" w14:textId="77777777" w:rsidR="002A7EB0" w:rsidRPr="005771A2" w:rsidRDefault="002A7EB0" w:rsidP="002A7EB0">
      <w:pPr>
        <w:ind w:left="993" w:hanging="426"/>
        <w:jc w:val="both"/>
        <w:rPr>
          <w:rFonts w:ascii="Arial" w:hAnsi="Arial" w:cs="Arial"/>
        </w:rPr>
      </w:pPr>
      <w:r w:rsidRPr="005771A2">
        <w:rPr>
          <w:rFonts w:ascii="Arial" w:hAnsi="Arial" w:cs="Arial"/>
        </w:rPr>
        <w:t>(i)</w:t>
      </w:r>
      <w:r w:rsidRPr="005771A2">
        <w:rPr>
          <w:rFonts w:ascii="Arial" w:hAnsi="Arial" w:cs="Arial"/>
        </w:rPr>
        <w:tab/>
        <w:t>Riscos oriundos do uso de TI é a susceptibilidade dos controles de processamento de informações ao desenho ou à operação ineficiente, ou os riscos à integridade das informações (ou seja, a integridade, a precisão e a validade das transações e outras informações) no sistema de informação da entidade, devido ao desenho ou à operação ineficiente de controles nos processos de TI da entidade (ver Ambiente de TI).</w:t>
      </w:r>
    </w:p>
    <w:p w14:paraId="25D987F4" w14:textId="77777777" w:rsidR="002A7EB0" w:rsidRPr="005771A2" w:rsidRDefault="002A7EB0" w:rsidP="002A7EB0">
      <w:pPr>
        <w:ind w:left="993" w:hanging="426"/>
        <w:jc w:val="both"/>
        <w:rPr>
          <w:rFonts w:ascii="Arial" w:hAnsi="Arial" w:cs="Arial"/>
        </w:rPr>
      </w:pPr>
      <w:r w:rsidRPr="005771A2">
        <w:rPr>
          <w:rFonts w:ascii="Arial" w:hAnsi="Arial" w:cs="Arial"/>
        </w:rPr>
        <w:t>(j)</w:t>
      </w:r>
      <w:r w:rsidRPr="005771A2">
        <w:rPr>
          <w:rFonts w:ascii="Arial" w:hAnsi="Arial" w:cs="Arial"/>
        </w:rPr>
        <w:tab/>
        <w:t>Procedimentos de avaliação de riscos são procedimentos de auditoria planejados e realizados para identificar e avaliar os riscos de distorção relevante independentemente de se causados por fraude ou erro nos níveis das demonstrações contábeis e da afirmação.</w:t>
      </w:r>
    </w:p>
    <w:p w14:paraId="254169F1" w14:textId="77777777" w:rsidR="002A7EB0" w:rsidRPr="005771A2" w:rsidRDefault="002A7EB0" w:rsidP="002A7EB0">
      <w:pPr>
        <w:ind w:left="993" w:hanging="426"/>
        <w:jc w:val="both"/>
        <w:rPr>
          <w:rFonts w:ascii="Arial" w:hAnsi="Arial" w:cs="Arial"/>
        </w:rPr>
      </w:pPr>
      <w:r w:rsidRPr="005771A2">
        <w:rPr>
          <w:rFonts w:ascii="Arial" w:hAnsi="Arial" w:cs="Arial"/>
        </w:rPr>
        <w:t>(k)</w:t>
      </w:r>
      <w:r w:rsidRPr="005771A2">
        <w:rPr>
          <w:rFonts w:ascii="Arial" w:hAnsi="Arial" w:cs="Arial"/>
        </w:rPr>
        <w:tab/>
        <w:t>Classe significativa de transações, saldo contábil ou divulgação é a classe de transações, saldo contábil ou divulgação para a qual há apenas uma ou mais afirmações relevantes.</w:t>
      </w:r>
    </w:p>
    <w:p w14:paraId="598A1545" w14:textId="77777777" w:rsidR="002A7EB0" w:rsidRPr="005771A2" w:rsidRDefault="002A7EB0" w:rsidP="002A7EB0">
      <w:pPr>
        <w:ind w:left="993" w:hanging="426"/>
        <w:jc w:val="both"/>
        <w:rPr>
          <w:rFonts w:ascii="Arial" w:hAnsi="Arial" w:cs="Arial"/>
        </w:rPr>
      </w:pPr>
      <w:r w:rsidRPr="005771A2">
        <w:rPr>
          <w:rFonts w:ascii="Arial" w:hAnsi="Arial" w:cs="Arial"/>
        </w:rPr>
        <w:t>(l)</w:t>
      </w:r>
      <w:r w:rsidRPr="005771A2">
        <w:rPr>
          <w:rFonts w:ascii="Arial" w:hAnsi="Arial" w:cs="Arial"/>
        </w:rPr>
        <w:tab/>
        <w:t>Risco significativo é o risco identificado de distorção relevante (ver item A10):</w:t>
      </w:r>
    </w:p>
    <w:p w14:paraId="215EE64A"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 xml:space="preserve">para o qual a avaliação do risco inerente está próxima ao limite superior do </w:t>
      </w:r>
      <w:r w:rsidRPr="005771A2">
        <w:rPr>
          <w:rFonts w:ascii="Arial" w:hAnsi="Arial" w:cs="Arial"/>
          <w:i/>
          <w:iCs/>
        </w:rPr>
        <w:t>spectrum</w:t>
      </w:r>
      <w:r w:rsidRPr="005771A2">
        <w:rPr>
          <w:rFonts w:ascii="Arial" w:hAnsi="Arial" w:cs="Arial"/>
        </w:rPr>
        <w:t xml:space="preserve"> de risco inerente devido à extensão na qual os fatores de risco inerentes afetam a combinação de probabilidade de ocorrência da distorção e a magnitude da distorção potencial caso ocorra a distorção; ou</w:t>
      </w:r>
    </w:p>
    <w:p w14:paraId="50B55FC7"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ele deve ser tratado como risco significativo de acordo com os requisitos de outras normas de auditoria (ver NBC TA 240, item 28, e NBC TA 550 – Partes Relacionadas, item 18).</w:t>
      </w:r>
    </w:p>
    <w:p w14:paraId="5928264A" w14:textId="77777777" w:rsidR="002A7EB0" w:rsidRPr="005771A2" w:rsidRDefault="002A7EB0" w:rsidP="002A7EB0">
      <w:pPr>
        <w:ind w:left="993" w:hanging="426"/>
        <w:jc w:val="both"/>
        <w:rPr>
          <w:rFonts w:ascii="Arial" w:hAnsi="Arial" w:cs="Arial"/>
        </w:rPr>
      </w:pPr>
      <w:r w:rsidRPr="005771A2">
        <w:rPr>
          <w:rFonts w:ascii="Arial" w:hAnsi="Arial" w:cs="Arial"/>
        </w:rPr>
        <w:t>(m)</w:t>
      </w:r>
      <w:r w:rsidRPr="005771A2">
        <w:rPr>
          <w:rFonts w:ascii="Arial" w:hAnsi="Arial" w:cs="Arial"/>
        </w:rPr>
        <w:tab/>
        <w:t>Sistema de controle interno é o sistema planejado, implementado e mantido pelos responsáveis pela governança, pela administração e por outros empregados para fornecer segurança razoável quanto ao alcance dos objetivos da entidade no que se refere à confiabilidade dos relatórios financeiros, à efetividade e eficiência das operações e à conformidade com leis e regulamentos aplicáveis.  Para fins das normas de auditoria, o sistema de controles internos consiste de cinco componentes inter-relacionados:</w:t>
      </w:r>
    </w:p>
    <w:p w14:paraId="7451CC48"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ambiente de controle;</w:t>
      </w:r>
    </w:p>
    <w:p w14:paraId="0116D97A"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processo de avaliação de riscos da entidade;</w:t>
      </w:r>
    </w:p>
    <w:p w14:paraId="64A1BF69"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processo da entidade para monitorar o sistema de controles internos;</w:t>
      </w:r>
    </w:p>
    <w:p w14:paraId="2C3911CA" w14:textId="77777777" w:rsidR="002A7EB0" w:rsidRPr="005771A2" w:rsidRDefault="002A7EB0" w:rsidP="002A7EB0">
      <w:pPr>
        <w:ind w:left="1418" w:hanging="425"/>
        <w:jc w:val="both"/>
        <w:rPr>
          <w:rFonts w:ascii="Arial" w:hAnsi="Arial" w:cs="Arial"/>
        </w:rPr>
      </w:pPr>
      <w:r w:rsidRPr="005771A2">
        <w:rPr>
          <w:rFonts w:ascii="Arial" w:hAnsi="Arial" w:cs="Arial"/>
        </w:rPr>
        <w:t>(iv)</w:t>
      </w:r>
      <w:r w:rsidRPr="005771A2">
        <w:rPr>
          <w:rFonts w:ascii="Arial" w:hAnsi="Arial" w:cs="Arial"/>
        </w:rPr>
        <w:tab/>
        <w:t>sistema de informação e comunicação; e</w:t>
      </w:r>
    </w:p>
    <w:p w14:paraId="246C2DE1" w14:textId="77777777" w:rsidR="002A7EB0" w:rsidRPr="005771A2" w:rsidRDefault="002A7EB0" w:rsidP="002A7EB0">
      <w:pPr>
        <w:ind w:left="1418" w:hanging="425"/>
        <w:jc w:val="both"/>
        <w:rPr>
          <w:rFonts w:ascii="Arial" w:hAnsi="Arial" w:cs="Arial"/>
        </w:rPr>
      </w:pPr>
      <w:r w:rsidRPr="005771A2">
        <w:rPr>
          <w:rFonts w:ascii="Arial" w:hAnsi="Arial" w:cs="Arial"/>
        </w:rPr>
        <w:t>(v)</w:t>
      </w:r>
      <w:r w:rsidRPr="005771A2">
        <w:rPr>
          <w:rFonts w:ascii="Arial" w:hAnsi="Arial" w:cs="Arial"/>
        </w:rPr>
        <w:tab/>
        <w:t>atividades de controle.</w:t>
      </w:r>
    </w:p>
    <w:p w14:paraId="6528CCC1" w14:textId="77777777" w:rsidR="002A7EB0" w:rsidRPr="005771A2" w:rsidRDefault="002A7EB0" w:rsidP="002A7EB0">
      <w:pPr>
        <w:jc w:val="both"/>
        <w:rPr>
          <w:rFonts w:ascii="Arial" w:hAnsi="Arial" w:cs="Arial"/>
        </w:rPr>
      </w:pPr>
    </w:p>
    <w:p w14:paraId="6943F4E8" w14:textId="77777777" w:rsidR="002A7EB0" w:rsidRPr="005771A2" w:rsidRDefault="002A7EB0" w:rsidP="002A7EB0">
      <w:pPr>
        <w:jc w:val="both"/>
        <w:rPr>
          <w:rFonts w:ascii="Arial" w:hAnsi="Arial" w:cs="Arial"/>
          <w:b/>
        </w:rPr>
      </w:pPr>
      <w:r w:rsidRPr="005771A2">
        <w:rPr>
          <w:rFonts w:ascii="Arial" w:hAnsi="Arial" w:cs="Arial"/>
          <w:b/>
        </w:rPr>
        <w:t>Requisitos</w:t>
      </w:r>
    </w:p>
    <w:p w14:paraId="6F175E97" w14:textId="77777777" w:rsidR="002A7EB0" w:rsidRPr="005771A2" w:rsidRDefault="002A7EB0" w:rsidP="002A7EB0">
      <w:pPr>
        <w:jc w:val="both"/>
        <w:rPr>
          <w:rFonts w:ascii="Arial" w:hAnsi="Arial" w:cs="Arial"/>
          <w:b/>
        </w:rPr>
      </w:pPr>
    </w:p>
    <w:p w14:paraId="6E94BFCA" w14:textId="77777777" w:rsidR="002A7EB0" w:rsidRPr="005771A2" w:rsidRDefault="002A7EB0" w:rsidP="002A7EB0">
      <w:pPr>
        <w:jc w:val="both"/>
        <w:rPr>
          <w:rFonts w:ascii="Arial" w:hAnsi="Arial" w:cs="Arial"/>
          <w:b/>
        </w:rPr>
      </w:pPr>
      <w:r w:rsidRPr="005771A2">
        <w:rPr>
          <w:rFonts w:ascii="Arial" w:hAnsi="Arial" w:cs="Arial"/>
          <w:b/>
        </w:rPr>
        <w:t>Procedimentos de avaliação de riscos e atividades relacionadas</w:t>
      </w:r>
    </w:p>
    <w:p w14:paraId="5B8E88D0" w14:textId="77777777" w:rsidR="002A7EB0" w:rsidRPr="005771A2" w:rsidRDefault="002A7EB0" w:rsidP="002A7EB0">
      <w:pPr>
        <w:jc w:val="both"/>
        <w:rPr>
          <w:rFonts w:ascii="Arial" w:hAnsi="Arial" w:cs="Arial"/>
          <w:b/>
        </w:rPr>
      </w:pPr>
    </w:p>
    <w:p w14:paraId="06238B14" w14:textId="77777777" w:rsidR="002A7EB0" w:rsidRPr="005771A2" w:rsidRDefault="002A7EB0" w:rsidP="002A7EB0">
      <w:pPr>
        <w:ind w:left="567" w:hanging="567"/>
        <w:jc w:val="both"/>
        <w:rPr>
          <w:rFonts w:ascii="Arial" w:hAnsi="Arial" w:cs="Arial"/>
        </w:rPr>
      </w:pPr>
      <w:r w:rsidRPr="005771A2">
        <w:rPr>
          <w:rFonts w:ascii="Arial" w:hAnsi="Arial" w:cs="Arial"/>
        </w:rPr>
        <w:t>13.</w:t>
      </w:r>
      <w:r w:rsidRPr="005771A2">
        <w:rPr>
          <w:rFonts w:ascii="Arial" w:hAnsi="Arial" w:cs="Arial"/>
        </w:rPr>
        <w:tab/>
        <w:t>O auditor deve planejar e realizar procedimentos de avaliação de riscos para obter evidência de auditoria que forneça uma base adequada para (ver itens de A11 a A18):</w:t>
      </w:r>
    </w:p>
    <w:p w14:paraId="1C9B26E1"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a identificação e a avaliação dos riscos de distorção relevante, independentemente de se causados por fraude ou erro, nos níveis das demonstrações contábeis e da afirmação; e</w:t>
      </w:r>
    </w:p>
    <w:p w14:paraId="072F4A74"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o planejamento de procedimentos adicionais de auditoria de acordo com a NBC TA 330.</w:t>
      </w:r>
    </w:p>
    <w:p w14:paraId="3C47E6E8" w14:textId="77777777" w:rsidR="002A7EB0" w:rsidRPr="005771A2" w:rsidRDefault="002A7EB0" w:rsidP="002A7EB0">
      <w:pPr>
        <w:tabs>
          <w:tab w:val="left" w:pos="851"/>
        </w:tabs>
        <w:ind w:left="567"/>
        <w:jc w:val="both"/>
        <w:rPr>
          <w:rFonts w:ascii="Arial" w:hAnsi="Arial" w:cs="Arial"/>
        </w:rPr>
      </w:pPr>
      <w:r w:rsidRPr="005771A2">
        <w:rPr>
          <w:rFonts w:ascii="Arial" w:hAnsi="Arial" w:cs="Arial"/>
        </w:rPr>
        <w:t>O auditor deve planejar e realizar procedimentos de avaliação de riscos de forma não tendenciosa em relação à obtenção de evidência de auditoria que possa ser comprobatória ou em relação à exclusão de evidência de auditoria que possa ser contraditória (ver item A14).</w:t>
      </w:r>
    </w:p>
    <w:p w14:paraId="2D7236E9" w14:textId="77777777" w:rsidR="002A7EB0" w:rsidRPr="005771A2" w:rsidRDefault="002A7EB0" w:rsidP="002A7EB0">
      <w:pPr>
        <w:jc w:val="both"/>
        <w:rPr>
          <w:rFonts w:ascii="Arial" w:hAnsi="Arial" w:cs="Arial"/>
        </w:rPr>
      </w:pPr>
    </w:p>
    <w:p w14:paraId="11B16050" w14:textId="77777777" w:rsidR="002A7EB0" w:rsidRPr="005771A2" w:rsidRDefault="002A7EB0" w:rsidP="002A7EB0">
      <w:pPr>
        <w:ind w:left="567" w:hanging="567"/>
        <w:jc w:val="both"/>
        <w:rPr>
          <w:rFonts w:ascii="Arial" w:hAnsi="Arial" w:cs="Arial"/>
        </w:rPr>
      </w:pPr>
      <w:r w:rsidRPr="005771A2">
        <w:rPr>
          <w:rFonts w:ascii="Arial" w:hAnsi="Arial" w:cs="Arial"/>
        </w:rPr>
        <w:t>14.</w:t>
      </w:r>
      <w:r w:rsidRPr="005771A2">
        <w:rPr>
          <w:rFonts w:ascii="Arial" w:hAnsi="Arial" w:cs="Arial"/>
        </w:rPr>
        <w:tab/>
        <w:t>Os procedimentos de avaliação de riscos devem incluir (ver itens de A19 a A21):</w:t>
      </w:r>
    </w:p>
    <w:p w14:paraId="5CC8A478"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indagações junto à administração e a outros indivíduos apropriados da entidade, incluindo indivíduos da função de auditoria interna (caso essa função exista) (ver itens de A22 a A26);</w:t>
      </w:r>
    </w:p>
    <w:p w14:paraId="185A6D68"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procedimentos analíticos (ver itens de A27 a A31);</w:t>
      </w:r>
    </w:p>
    <w:p w14:paraId="6023F224"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observação e inspeção (ver itens de A32 a A36).</w:t>
      </w:r>
    </w:p>
    <w:p w14:paraId="5E0D343B" w14:textId="77777777" w:rsidR="002A7EB0" w:rsidRPr="005771A2" w:rsidRDefault="002A7EB0" w:rsidP="002A7EB0">
      <w:pPr>
        <w:jc w:val="both"/>
        <w:rPr>
          <w:rFonts w:ascii="Arial" w:hAnsi="Arial" w:cs="Arial"/>
        </w:rPr>
      </w:pPr>
    </w:p>
    <w:p w14:paraId="3B999D84" w14:textId="77777777" w:rsidR="002A7EB0" w:rsidRPr="005771A2" w:rsidRDefault="002A7EB0" w:rsidP="002A7EB0">
      <w:pPr>
        <w:jc w:val="both"/>
        <w:rPr>
          <w:rFonts w:ascii="Arial" w:hAnsi="Arial" w:cs="Arial"/>
          <w:bCs/>
        </w:rPr>
      </w:pPr>
      <w:r w:rsidRPr="005771A2">
        <w:rPr>
          <w:rFonts w:ascii="Arial" w:hAnsi="Arial" w:cs="Arial"/>
          <w:bCs/>
        </w:rPr>
        <w:t xml:space="preserve">Informações de outras fontes </w:t>
      </w:r>
    </w:p>
    <w:p w14:paraId="0F3CA1E1" w14:textId="77777777" w:rsidR="002A7EB0" w:rsidRPr="005771A2" w:rsidRDefault="002A7EB0" w:rsidP="002A7EB0">
      <w:pPr>
        <w:jc w:val="both"/>
        <w:rPr>
          <w:rFonts w:ascii="Arial" w:hAnsi="Arial" w:cs="Arial"/>
          <w:b/>
        </w:rPr>
      </w:pPr>
    </w:p>
    <w:p w14:paraId="241AEECF" w14:textId="77777777" w:rsidR="002A7EB0" w:rsidRPr="005771A2" w:rsidRDefault="002A7EB0" w:rsidP="002A7EB0">
      <w:pPr>
        <w:ind w:left="567" w:hanging="567"/>
        <w:jc w:val="both"/>
        <w:rPr>
          <w:rFonts w:ascii="Arial" w:hAnsi="Arial" w:cs="Arial"/>
        </w:rPr>
      </w:pPr>
      <w:r w:rsidRPr="005771A2">
        <w:rPr>
          <w:rFonts w:ascii="Arial" w:hAnsi="Arial" w:cs="Arial"/>
        </w:rPr>
        <w:t>15.</w:t>
      </w:r>
      <w:r w:rsidRPr="005771A2">
        <w:rPr>
          <w:rFonts w:ascii="Arial" w:hAnsi="Arial" w:cs="Arial"/>
        </w:rPr>
        <w:tab/>
        <w:t>Na obtenção de evidência de auditoria, de acordo com o item 13, o auditor deve considerar as informações de (ver itens de A37 a A38):</w:t>
      </w:r>
    </w:p>
    <w:p w14:paraId="38484C46"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procedimentos do auditor com relação à aceitação ou à continuação da relação com o cliente ou do trabalho de auditoria; e</w:t>
      </w:r>
    </w:p>
    <w:p w14:paraId="48A2E170"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quando aplicável, outros trabalhos realizados pelo sócio do trabalho para a entidade.</w:t>
      </w:r>
    </w:p>
    <w:p w14:paraId="2BAF4E85" w14:textId="77777777" w:rsidR="002A7EB0" w:rsidRPr="005771A2" w:rsidRDefault="002A7EB0" w:rsidP="002A7EB0">
      <w:pPr>
        <w:jc w:val="both"/>
        <w:rPr>
          <w:rFonts w:ascii="Arial" w:hAnsi="Arial" w:cs="Arial"/>
        </w:rPr>
      </w:pPr>
    </w:p>
    <w:p w14:paraId="7F640D11" w14:textId="77777777" w:rsidR="002A7EB0" w:rsidRPr="005771A2" w:rsidRDefault="002A7EB0" w:rsidP="002A7EB0">
      <w:pPr>
        <w:ind w:left="567" w:hanging="567"/>
        <w:jc w:val="both"/>
        <w:rPr>
          <w:rFonts w:ascii="Arial" w:hAnsi="Arial" w:cs="Arial"/>
        </w:rPr>
      </w:pPr>
      <w:r w:rsidRPr="005771A2">
        <w:rPr>
          <w:rFonts w:ascii="Arial" w:hAnsi="Arial" w:cs="Arial"/>
        </w:rPr>
        <w:t>16.</w:t>
      </w:r>
      <w:r w:rsidRPr="005771A2">
        <w:rPr>
          <w:rFonts w:ascii="Arial" w:hAnsi="Arial" w:cs="Arial"/>
        </w:rPr>
        <w:tab/>
        <w:t>Quando o auditor pretende usar as informações obtidas a partir da experiência anterior do auditor com a entidade e de procedimentos de auditoria realizados em auditorias anteriores, o auditor deve avaliar se essas informações continuam sendo relevantes e confiáveis como evidência de auditoria para a auditoria atual (ver itens de A39 a A41).</w:t>
      </w:r>
    </w:p>
    <w:p w14:paraId="3C5653B1" w14:textId="77777777" w:rsidR="002A7EB0" w:rsidRPr="005771A2" w:rsidRDefault="002A7EB0" w:rsidP="002A7EB0">
      <w:pPr>
        <w:jc w:val="both"/>
        <w:rPr>
          <w:rFonts w:ascii="Arial" w:hAnsi="Arial" w:cs="Arial"/>
        </w:rPr>
      </w:pPr>
    </w:p>
    <w:p w14:paraId="56D5735C" w14:textId="77777777" w:rsidR="002A7EB0" w:rsidRPr="005771A2" w:rsidRDefault="002A7EB0" w:rsidP="002A7EB0">
      <w:pPr>
        <w:jc w:val="both"/>
        <w:rPr>
          <w:rFonts w:ascii="Arial" w:hAnsi="Arial" w:cs="Arial"/>
        </w:rPr>
      </w:pPr>
      <w:r w:rsidRPr="005771A2">
        <w:rPr>
          <w:rFonts w:ascii="Arial" w:hAnsi="Arial" w:cs="Arial"/>
        </w:rPr>
        <w:t>Discussão da equipe encarregada do trabalho</w:t>
      </w:r>
    </w:p>
    <w:p w14:paraId="55B763E4" w14:textId="77777777" w:rsidR="002A7EB0" w:rsidRPr="005771A2" w:rsidRDefault="002A7EB0" w:rsidP="002A7EB0">
      <w:pPr>
        <w:jc w:val="both"/>
        <w:rPr>
          <w:rFonts w:ascii="Arial" w:hAnsi="Arial" w:cs="Arial"/>
        </w:rPr>
      </w:pPr>
    </w:p>
    <w:p w14:paraId="77800900" w14:textId="77777777" w:rsidR="002A7EB0" w:rsidRPr="005771A2" w:rsidRDefault="002A7EB0" w:rsidP="002A7EB0">
      <w:pPr>
        <w:ind w:left="567" w:hanging="567"/>
        <w:jc w:val="both"/>
        <w:rPr>
          <w:rFonts w:ascii="Arial" w:hAnsi="Arial" w:cs="Arial"/>
        </w:rPr>
      </w:pPr>
      <w:r w:rsidRPr="005771A2">
        <w:rPr>
          <w:rFonts w:ascii="Arial" w:hAnsi="Arial" w:cs="Arial"/>
        </w:rPr>
        <w:t>17.</w:t>
      </w:r>
      <w:r w:rsidRPr="005771A2">
        <w:rPr>
          <w:rFonts w:ascii="Arial" w:hAnsi="Arial" w:cs="Arial"/>
        </w:rPr>
        <w:tab/>
        <w:t>O sócio do trabalho e outros membros-chave da equipe encarregada do trabalho devem discutir a aplicação da estrutura de relatório financeiro aplicável e a suscetibilidade das demonstrações contábeis da entidade à distorção relevante (ver itens de A42 a A47).</w:t>
      </w:r>
    </w:p>
    <w:p w14:paraId="05E649C7" w14:textId="77777777" w:rsidR="002A7EB0" w:rsidRPr="005771A2" w:rsidRDefault="002A7EB0" w:rsidP="002A7EB0">
      <w:pPr>
        <w:jc w:val="both"/>
        <w:rPr>
          <w:rFonts w:ascii="Arial" w:hAnsi="Arial" w:cs="Arial"/>
        </w:rPr>
      </w:pPr>
    </w:p>
    <w:p w14:paraId="6EA905AC" w14:textId="77777777" w:rsidR="002A7EB0" w:rsidRPr="005771A2" w:rsidRDefault="002A7EB0" w:rsidP="002A7EB0">
      <w:pPr>
        <w:ind w:left="567" w:hanging="567"/>
        <w:jc w:val="both"/>
        <w:rPr>
          <w:rFonts w:ascii="Arial" w:hAnsi="Arial" w:cs="Arial"/>
        </w:rPr>
      </w:pPr>
      <w:r w:rsidRPr="005771A2">
        <w:rPr>
          <w:rFonts w:ascii="Arial" w:hAnsi="Arial" w:cs="Arial"/>
        </w:rPr>
        <w:t>18.</w:t>
      </w:r>
      <w:r w:rsidRPr="005771A2">
        <w:rPr>
          <w:rFonts w:ascii="Arial" w:hAnsi="Arial" w:cs="Arial"/>
        </w:rPr>
        <w:tab/>
        <w:t>Quando houver membros da equipe não envolvidos na discussão com o time de auditoria, o sócio do trabalho deve determinar quais assuntos devem ser comunicados a esses membros.</w:t>
      </w:r>
    </w:p>
    <w:p w14:paraId="654B8208" w14:textId="77777777" w:rsidR="002A7EB0" w:rsidRPr="005771A2" w:rsidRDefault="002A7EB0" w:rsidP="002A7EB0">
      <w:pPr>
        <w:jc w:val="both"/>
        <w:rPr>
          <w:rFonts w:ascii="Arial" w:hAnsi="Arial" w:cs="Arial"/>
        </w:rPr>
      </w:pPr>
    </w:p>
    <w:p w14:paraId="1CC85223" w14:textId="77777777" w:rsidR="002A7EB0" w:rsidRPr="005771A2" w:rsidRDefault="002A7EB0" w:rsidP="002A7EB0">
      <w:pPr>
        <w:jc w:val="both"/>
        <w:rPr>
          <w:rFonts w:ascii="Arial" w:hAnsi="Arial" w:cs="Arial"/>
          <w:b/>
        </w:rPr>
      </w:pPr>
      <w:r w:rsidRPr="005771A2">
        <w:rPr>
          <w:rFonts w:ascii="Arial" w:hAnsi="Arial" w:cs="Arial"/>
          <w:b/>
        </w:rPr>
        <w:t>Obtenção de entendimento da entidade, do seu ambiente, da estrutura de relatório financeiro aplicável e do seu sistema de controles internos (ver itens A48 e A49)</w:t>
      </w:r>
    </w:p>
    <w:p w14:paraId="4C03CB67" w14:textId="77777777" w:rsidR="002A7EB0" w:rsidRPr="005771A2" w:rsidRDefault="002A7EB0" w:rsidP="002A7EB0">
      <w:pPr>
        <w:jc w:val="both"/>
        <w:rPr>
          <w:rFonts w:ascii="Arial" w:hAnsi="Arial" w:cs="Arial"/>
        </w:rPr>
      </w:pPr>
    </w:p>
    <w:p w14:paraId="489EFB38" w14:textId="77777777" w:rsidR="002A7EB0" w:rsidRPr="005771A2" w:rsidRDefault="002A7EB0" w:rsidP="002A7EB0">
      <w:pPr>
        <w:jc w:val="both"/>
        <w:rPr>
          <w:rFonts w:ascii="Arial" w:hAnsi="Arial" w:cs="Arial"/>
        </w:rPr>
      </w:pPr>
      <w:r w:rsidRPr="005771A2">
        <w:rPr>
          <w:rFonts w:ascii="Arial" w:hAnsi="Arial" w:cs="Arial"/>
        </w:rPr>
        <w:t>Entendimento da entidade, do seu ambiente e da estrutura de relatório financeiro aplicável (ver itens de A50 a A55)</w:t>
      </w:r>
    </w:p>
    <w:p w14:paraId="16187427" w14:textId="77777777" w:rsidR="002A7EB0" w:rsidRPr="005771A2" w:rsidRDefault="002A7EB0" w:rsidP="002A7EB0">
      <w:pPr>
        <w:jc w:val="both"/>
        <w:rPr>
          <w:rFonts w:ascii="Arial" w:hAnsi="Arial" w:cs="Arial"/>
        </w:rPr>
      </w:pPr>
    </w:p>
    <w:p w14:paraId="432CC9B8" w14:textId="77777777" w:rsidR="002A7EB0" w:rsidRPr="005771A2" w:rsidRDefault="002A7EB0" w:rsidP="002A7EB0">
      <w:pPr>
        <w:ind w:left="567" w:hanging="567"/>
        <w:jc w:val="both"/>
        <w:rPr>
          <w:rFonts w:ascii="Arial" w:hAnsi="Arial" w:cs="Arial"/>
        </w:rPr>
      </w:pPr>
      <w:r w:rsidRPr="005771A2">
        <w:rPr>
          <w:rFonts w:ascii="Arial" w:hAnsi="Arial" w:cs="Arial"/>
        </w:rPr>
        <w:t>19.</w:t>
      </w:r>
      <w:r w:rsidRPr="005771A2">
        <w:rPr>
          <w:rFonts w:ascii="Arial" w:hAnsi="Arial" w:cs="Arial"/>
        </w:rPr>
        <w:tab/>
        <w:t>O auditor deve realizar procedimentos de avaliação de riscos para obter entendimento:</w:t>
      </w:r>
    </w:p>
    <w:p w14:paraId="2843719C"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dos seguintes aspectos da entidade e do seu ambiente:</w:t>
      </w:r>
    </w:p>
    <w:p w14:paraId="3E6A3860"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a estrutura organizacional, de propriedade e de governança da entidade e do seu modelo de negócio, incluindo a extensão na qual o modelo de negócio integra a utilização de TI (ver itens de A56 a A67);</w:t>
      </w:r>
    </w:p>
    <w:p w14:paraId="0C019864"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 xml:space="preserve">setor de atividade, regulamentares e outros fatores externos (ver itens de A68 a A73); e </w:t>
      </w:r>
    </w:p>
    <w:p w14:paraId="343FDBD1"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as medidas utilizadas, internamente e externamente, para avaliar o desempenho financeiro da entidade (ver itens de A74 a A81);</w:t>
      </w:r>
    </w:p>
    <w:p w14:paraId="10E0B034"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a estrutura de relatório financeiro aplicável, e as políticas contábeis da entidade e as razões para qualquer mudança nessas políticas (ver itens de A82 a A84); e</w:t>
      </w:r>
    </w:p>
    <w:p w14:paraId="16D4751D"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como os fatores de risco inerentes afetam a suscetibilidade das afirmações à distorção, e o grau em que isso acontece, na elaboração das demonstrações contábeis de acordo com a estrutura de relatório financeiro aplicável, com base no entendimento obtido nas alíneas (a) e (b) (ver itens de A85 a A89).</w:t>
      </w:r>
    </w:p>
    <w:p w14:paraId="6F9D922E" w14:textId="77777777" w:rsidR="002A7EB0" w:rsidRPr="005771A2" w:rsidRDefault="002A7EB0" w:rsidP="002A7EB0">
      <w:pPr>
        <w:jc w:val="both"/>
        <w:rPr>
          <w:rFonts w:ascii="Arial" w:hAnsi="Arial" w:cs="Arial"/>
        </w:rPr>
      </w:pPr>
    </w:p>
    <w:p w14:paraId="0AFDD4D7" w14:textId="77777777" w:rsidR="002A7EB0" w:rsidRPr="005771A2" w:rsidRDefault="002A7EB0" w:rsidP="002A7EB0">
      <w:pPr>
        <w:ind w:left="567" w:hanging="567"/>
        <w:jc w:val="both"/>
        <w:rPr>
          <w:rFonts w:ascii="Arial" w:hAnsi="Arial" w:cs="Arial"/>
        </w:rPr>
      </w:pPr>
      <w:r w:rsidRPr="005771A2">
        <w:rPr>
          <w:rFonts w:ascii="Arial" w:hAnsi="Arial" w:cs="Arial"/>
        </w:rPr>
        <w:t>20.</w:t>
      </w:r>
      <w:r w:rsidRPr="005771A2">
        <w:rPr>
          <w:rFonts w:ascii="Arial" w:hAnsi="Arial" w:cs="Arial"/>
        </w:rPr>
        <w:tab/>
        <w:t xml:space="preserve">O auditor deve avaliar se as políticas contábeis da entidade são apropriadas e consistentes com a estrutura de relatório financeiro aplicável. </w:t>
      </w:r>
    </w:p>
    <w:p w14:paraId="46DB05C3" w14:textId="77777777" w:rsidR="002A7EB0" w:rsidRPr="005771A2" w:rsidRDefault="002A7EB0" w:rsidP="002A7EB0">
      <w:pPr>
        <w:jc w:val="both"/>
        <w:rPr>
          <w:rFonts w:ascii="Arial" w:hAnsi="Arial" w:cs="Arial"/>
        </w:rPr>
      </w:pPr>
    </w:p>
    <w:p w14:paraId="5B78D285" w14:textId="77777777" w:rsidR="002A7EB0" w:rsidRPr="005771A2" w:rsidRDefault="002A7EB0" w:rsidP="002A7EB0">
      <w:pPr>
        <w:jc w:val="both"/>
        <w:rPr>
          <w:rFonts w:ascii="Arial" w:hAnsi="Arial" w:cs="Arial"/>
        </w:rPr>
      </w:pPr>
      <w:r w:rsidRPr="005771A2">
        <w:rPr>
          <w:rFonts w:ascii="Arial" w:hAnsi="Arial" w:cs="Arial"/>
        </w:rPr>
        <w:t>Entendimento dos componentes do sistema de controles internos da entidade (ver itens de A90 a A95)</w:t>
      </w:r>
    </w:p>
    <w:p w14:paraId="45311980" w14:textId="77777777" w:rsidR="002A7EB0" w:rsidRPr="005771A2" w:rsidRDefault="002A7EB0" w:rsidP="002A7EB0">
      <w:pPr>
        <w:jc w:val="both"/>
        <w:rPr>
          <w:rFonts w:ascii="Arial" w:hAnsi="Arial" w:cs="Arial"/>
        </w:rPr>
      </w:pPr>
    </w:p>
    <w:p w14:paraId="07AC0D88" w14:textId="77777777" w:rsidR="002A7EB0" w:rsidRPr="005771A2" w:rsidRDefault="002A7EB0" w:rsidP="002A7EB0">
      <w:pPr>
        <w:jc w:val="both"/>
        <w:rPr>
          <w:rFonts w:ascii="Arial" w:hAnsi="Arial" w:cs="Arial"/>
        </w:rPr>
      </w:pPr>
      <w:r w:rsidRPr="005771A2">
        <w:rPr>
          <w:rFonts w:ascii="Arial" w:hAnsi="Arial" w:cs="Arial"/>
        </w:rPr>
        <w:t>Ambiente de controles, o processo de avaliação de riscos da entidade e o processo da entidade para monitorar o sistema de controles internos (ver itens de A96 a A98)</w:t>
      </w:r>
    </w:p>
    <w:p w14:paraId="6E8FDF90" w14:textId="77777777" w:rsidR="002A7EB0" w:rsidRPr="005771A2" w:rsidRDefault="002A7EB0" w:rsidP="002A7EB0">
      <w:pPr>
        <w:jc w:val="both"/>
        <w:rPr>
          <w:rFonts w:ascii="Arial" w:hAnsi="Arial" w:cs="Arial"/>
        </w:rPr>
      </w:pPr>
    </w:p>
    <w:p w14:paraId="20808A41" w14:textId="77777777" w:rsidR="002A7EB0" w:rsidRPr="005771A2" w:rsidRDefault="002A7EB0" w:rsidP="002A7EB0">
      <w:pPr>
        <w:jc w:val="both"/>
        <w:rPr>
          <w:rFonts w:ascii="Arial" w:hAnsi="Arial" w:cs="Arial"/>
        </w:rPr>
      </w:pPr>
      <w:r w:rsidRPr="005771A2">
        <w:rPr>
          <w:rFonts w:ascii="Arial" w:hAnsi="Arial" w:cs="Arial"/>
        </w:rPr>
        <w:t>Ambiente de controle</w:t>
      </w:r>
    </w:p>
    <w:p w14:paraId="7E44ABA9" w14:textId="77777777" w:rsidR="002A7EB0" w:rsidRPr="005771A2" w:rsidRDefault="002A7EB0" w:rsidP="002A7EB0">
      <w:pPr>
        <w:jc w:val="both"/>
        <w:rPr>
          <w:rFonts w:ascii="Arial" w:hAnsi="Arial" w:cs="Arial"/>
        </w:rPr>
      </w:pPr>
    </w:p>
    <w:p w14:paraId="2B7A809C" w14:textId="77777777" w:rsidR="002A7EB0" w:rsidRPr="005771A2" w:rsidRDefault="002A7EB0" w:rsidP="002A7EB0">
      <w:pPr>
        <w:ind w:left="567" w:hanging="567"/>
        <w:jc w:val="both"/>
        <w:rPr>
          <w:rFonts w:ascii="Arial" w:hAnsi="Arial" w:cs="Arial"/>
        </w:rPr>
      </w:pPr>
      <w:r w:rsidRPr="005771A2">
        <w:rPr>
          <w:rFonts w:ascii="Arial" w:hAnsi="Arial" w:cs="Arial"/>
        </w:rPr>
        <w:t xml:space="preserve">21. </w:t>
      </w:r>
      <w:r w:rsidRPr="005771A2">
        <w:rPr>
          <w:rFonts w:ascii="Arial" w:hAnsi="Arial" w:cs="Arial"/>
        </w:rPr>
        <w:tab/>
        <w:t>O auditor deve obter entendimento do ambiente de controles relevante para a preparação das demonstrações contábeis por meio da realização de procedimentos de avaliação de riscos, mediante (ver itens A99 e A100):</w:t>
      </w:r>
    </w:p>
    <w:p w14:paraId="15A4B139"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entendimento do conjunto de controles, processos e estruturas que endereçam (ver itens A101 e A102):</w:t>
      </w:r>
    </w:p>
    <w:p w14:paraId="6A2F954C"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como as responsabilidades de supervisão da administração são desempenhadas, tais como a cultura da entidade e o compromisso da administração com valores de integridade e éticos;</w:t>
      </w:r>
    </w:p>
    <w:p w14:paraId="3E7F6A4A"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quando os responsáveis pela governança estão separados da administração, a independência dos responsáveis pela governança e a supervisão do sistema de controles internos da entidade realizada por eles;</w:t>
      </w:r>
    </w:p>
    <w:p w14:paraId="391D5F04"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a atribuição de autoridade e responsabilidade da entidade;</w:t>
      </w:r>
    </w:p>
    <w:p w14:paraId="36D2F6E4" w14:textId="77777777" w:rsidR="002A7EB0" w:rsidRPr="005771A2" w:rsidRDefault="002A7EB0" w:rsidP="002A7EB0">
      <w:pPr>
        <w:ind w:left="1418" w:hanging="425"/>
        <w:jc w:val="both"/>
        <w:rPr>
          <w:rFonts w:ascii="Arial" w:hAnsi="Arial" w:cs="Arial"/>
        </w:rPr>
      </w:pPr>
      <w:r w:rsidRPr="005771A2">
        <w:rPr>
          <w:rFonts w:ascii="Arial" w:hAnsi="Arial" w:cs="Arial"/>
        </w:rPr>
        <w:t>(iv)</w:t>
      </w:r>
      <w:r w:rsidRPr="005771A2">
        <w:rPr>
          <w:rFonts w:ascii="Arial" w:hAnsi="Arial" w:cs="Arial"/>
        </w:rPr>
        <w:tab/>
        <w:t>como a entidade atrai, desenvolve e retém indivíduos competentes; e</w:t>
      </w:r>
    </w:p>
    <w:p w14:paraId="56566BE2" w14:textId="77777777" w:rsidR="002A7EB0" w:rsidRPr="005771A2" w:rsidRDefault="002A7EB0" w:rsidP="002A7EB0">
      <w:pPr>
        <w:ind w:left="1418" w:hanging="425"/>
        <w:jc w:val="both"/>
        <w:rPr>
          <w:rFonts w:ascii="Arial" w:hAnsi="Arial" w:cs="Arial"/>
        </w:rPr>
      </w:pPr>
      <w:r w:rsidRPr="005771A2">
        <w:rPr>
          <w:rFonts w:ascii="Arial" w:hAnsi="Arial" w:cs="Arial"/>
        </w:rPr>
        <w:t>(v)</w:t>
      </w:r>
      <w:r w:rsidRPr="005771A2">
        <w:rPr>
          <w:rFonts w:ascii="Arial" w:hAnsi="Arial" w:cs="Arial"/>
        </w:rPr>
        <w:tab/>
        <w:t>como a entidade responsabiliza os indivíduos pelos seus deveres na busca pelos objetivos do sistema de controles internos;</w:t>
      </w:r>
      <w:r w:rsidRPr="005771A2">
        <w:rPr>
          <w:rFonts w:ascii="Arial" w:hAnsi="Arial" w:cs="Arial"/>
        </w:rPr>
        <w:tab/>
      </w:r>
    </w:p>
    <w:p w14:paraId="4C759BE3"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avaliação se (ver itens de A103 a A108):</w:t>
      </w:r>
    </w:p>
    <w:p w14:paraId="56EA24B0"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 xml:space="preserve">administração, com a supervisão dos responsáveis pela governança, criou e manteve uma cultura de honestidade e comportamento ético; </w:t>
      </w:r>
    </w:p>
    <w:p w14:paraId="6F8E49E1"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o ambiente de controle fornece uma base apropriada para os outros componentes do sistema de controles internos da entidade considerando a natureza e a complexidade da entidade; e</w:t>
      </w:r>
    </w:p>
    <w:p w14:paraId="40B523B1" w14:textId="77777777" w:rsidR="002A7EB0" w:rsidRPr="005771A2" w:rsidRDefault="002A7EB0" w:rsidP="002A7EB0">
      <w:pPr>
        <w:ind w:left="1418" w:hanging="425"/>
        <w:jc w:val="both"/>
        <w:rPr>
          <w:rFonts w:ascii="Arial" w:hAnsi="Arial" w:cs="Arial"/>
        </w:rPr>
      </w:pPr>
      <w:r w:rsidRPr="005771A2">
        <w:rPr>
          <w:rFonts w:ascii="Arial" w:hAnsi="Arial" w:cs="Arial"/>
        </w:rPr>
        <w:t>(iii) deficiências nos controles identificadas no ambiente de controle enfraquecem os outros componentes do sistema de controles internos da entidade.</w:t>
      </w:r>
    </w:p>
    <w:p w14:paraId="002706F6" w14:textId="77777777" w:rsidR="002A7EB0" w:rsidRPr="005771A2" w:rsidRDefault="002A7EB0" w:rsidP="002A7EB0">
      <w:pPr>
        <w:jc w:val="both"/>
        <w:rPr>
          <w:rFonts w:ascii="Arial" w:hAnsi="Arial" w:cs="Arial"/>
        </w:rPr>
      </w:pPr>
    </w:p>
    <w:p w14:paraId="7442ADAE" w14:textId="77777777" w:rsidR="002A7EB0" w:rsidRPr="005771A2" w:rsidRDefault="002A7EB0" w:rsidP="002A7EB0">
      <w:pPr>
        <w:jc w:val="both"/>
        <w:rPr>
          <w:rFonts w:ascii="Arial" w:hAnsi="Arial" w:cs="Arial"/>
        </w:rPr>
      </w:pPr>
      <w:r w:rsidRPr="005771A2">
        <w:rPr>
          <w:rFonts w:ascii="Arial" w:hAnsi="Arial" w:cs="Arial"/>
        </w:rPr>
        <w:t>Processo de avaliação de riscos da entidade</w:t>
      </w:r>
    </w:p>
    <w:p w14:paraId="3D0DF3C2" w14:textId="77777777" w:rsidR="002A7EB0" w:rsidRPr="005771A2" w:rsidRDefault="002A7EB0" w:rsidP="002A7EB0">
      <w:pPr>
        <w:jc w:val="both"/>
        <w:rPr>
          <w:rFonts w:ascii="Arial" w:hAnsi="Arial" w:cs="Arial"/>
        </w:rPr>
      </w:pPr>
    </w:p>
    <w:p w14:paraId="5B4D31F7" w14:textId="77777777" w:rsidR="002A7EB0" w:rsidRPr="005771A2" w:rsidRDefault="002A7EB0" w:rsidP="002A7EB0">
      <w:pPr>
        <w:ind w:left="567" w:hanging="567"/>
        <w:jc w:val="both"/>
        <w:rPr>
          <w:rFonts w:ascii="Arial" w:hAnsi="Arial" w:cs="Arial"/>
        </w:rPr>
      </w:pPr>
      <w:r w:rsidRPr="005771A2">
        <w:rPr>
          <w:rFonts w:ascii="Arial" w:hAnsi="Arial" w:cs="Arial"/>
        </w:rPr>
        <w:t xml:space="preserve">22. </w:t>
      </w:r>
      <w:r w:rsidRPr="005771A2">
        <w:rPr>
          <w:rFonts w:ascii="Arial" w:hAnsi="Arial" w:cs="Arial"/>
        </w:rPr>
        <w:tab/>
        <w:t>O auditor deve obter entendimento do processo de avaliação de riscos da entidade relevante para a preparação das demonstrações contábeis por meio da realização de procedimentos de avaliação de risco mediante:</w:t>
      </w:r>
    </w:p>
    <w:p w14:paraId="3B82BE6D"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entendimento do processo da entidade para (ver itens A109 e A110):</w:t>
      </w:r>
    </w:p>
    <w:p w14:paraId="21D03271"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identificar os riscos do negócio relevantes para os objetivos dos relatórios financeiros (ver item A62);</w:t>
      </w:r>
    </w:p>
    <w:p w14:paraId="4B2BE088"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avaliar a importância desses riscos, incluindo a probabilidade de sua ocorrência; e</w:t>
      </w:r>
    </w:p>
    <w:p w14:paraId="6D51A62F"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endereçar esses riscos; e</w:t>
      </w:r>
    </w:p>
    <w:p w14:paraId="70613EAD" w14:textId="77777777" w:rsidR="002A7EB0" w:rsidRPr="005771A2" w:rsidRDefault="002A7EB0" w:rsidP="002A7EB0">
      <w:pPr>
        <w:ind w:left="993" w:hanging="426"/>
        <w:jc w:val="both"/>
        <w:rPr>
          <w:rFonts w:ascii="Arial" w:hAnsi="Arial" w:cs="Arial"/>
        </w:rPr>
      </w:pPr>
      <w:r w:rsidRPr="005771A2">
        <w:rPr>
          <w:rFonts w:ascii="Arial" w:hAnsi="Arial" w:cs="Arial"/>
        </w:rPr>
        <w:t>(b) análise se o processo de avaliação de riscos da entidade é apropriado para as circunstâncias da entidade, considerando a sua natureza e a complexidade (ver itens de A111 a A113).</w:t>
      </w:r>
    </w:p>
    <w:p w14:paraId="5DAE5860" w14:textId="77777777" w:rsidR="002A7EB0" w:rsidRPr="005771A2" w:rsidRDefault="002A7EB0" w:rsidP="002A7EB0">
      <w:pPr>
        <w:jc w:val="both"/>
        <w:rPr>
          <w:rFonts w:ascii="Arial" w:hAnsi="Arial" w:cs="Arial"/>
        </w:rPr>
      </w:pPr>
    </w:p>
    <w:p w14:paraId="04813983" w14:textId="77777777" w:rsidR="002A7EB0" w:rsidRPr="005771A2" w:rsidRDefault="002A7EB0" w:rsidP="002A7EB0">
      <w:pPr>
        <w:ind w:left="567" w:hanging="567"/>
        <w:jc w:val="both"/>
        <w:rPr>
          <w:rFonts w:ascii="Arial" w:hAnsi="Arial" w:cs="Arial"/>
        </w:rPr>
      </w:pPr>
      <w:r w:rsidRPr="005771A2">
        <w:rPr>
          <w:rFonts w:ascii="Arial" w:hAnsi="Arial" w:cs="Arial"/>
        </w:rPr>
        <w:t>23.</w:t>
      </w:r>
      <w:r w:rsidRPr="005771A2">
        <w:rPr>
          <w:rFonts w:ascii="Arial" w:hAnsi="Arial" w:cs="Arial"/>
        </w:rPr>
        <w:tab/>
        <w:t>Se o auditor identificar riscos de distorção relevante que a administração deixou de identificar, ele deve:</w:t>
      </w:r>
    </w:p>
    <w:p w14:paraId="6C8819E0"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 xml:space="preserve">determinar se esses riscos são do tipo que o auditor espera que tivessem sido identificados pelo processo de avaliação de riscos da entidade e, caso afirmativo, obter entendimento do motivo pelo qual o processo de avaliação de riscos da entidade deixou de identificar esses riscos de distorção relevante; e  </w:t>
      </w:r>
    </w:p>
    <w:p w14:paraId="3C55848F"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considerar as implicações para a avaliação do auditor no item 22(b).</w:t>
      </w:r>
    </w:p>
    <w:p w14:paraId="37CB483A" w14:textId="77777777" w:rsidR="002A7EB0" w:rsidRPr="005771A2" w:rsidRDefault="002A7EB0" w:rsidP="002A7EB0">
      <w:pPr>
        <w:jc w:val="both"/>
        <w:rPr>
          <w:rFonts w:ascii="Arial" w:hAnsi="Arial" w:cs="Arial"/>
        </w:rPr>
      </w:pPr>
    </w:p>
    <w:p w14:paraId="0C9EB097" w14:textId="77777777" w:rsidR="002A7EB0" w:rsidRPr="005771A2" w:rsidRDefault="002A7EB0" w:rsidP="002A7EB0">
      <w:pPr>
        <w:jc w:val="both"/>
        <w:rPr>
          <w:rFonts w:ascii="Arial" w:hAnsi="Arial" w:cs="Arial"/>
        </w:rPr>
      </w:pPr>
      <w:r w:rsidRPr="005771A2">
        <w:rPr>
          <w:rFonts w:ascii="Arial" w:hAnsi="Arial" w:cs="Arial"/>
        </w:rPr>
        <w:t>Processo da entidade para monitorar o sistema de controles internos</w:t>
      </w:r>
    </w:p>
    <w:p w14:paraId="3EE94A53" w14:textId="77777777" w:rsidR="002A7EB0" w:rsidRPr="005771A2" w:rsidRDefault="002A7EB0" w:rsidP="002A7EB0">
      <w:pPr>
        <w:jc w:val="both"/>
        <w:rPr>
          <w:rFonts w:ascii="Arial" w:hAnsi="Arial" w:cs="Arial"/>
        </w:rPr>
      </w:pPr>
    </w:p>
    <w:p w14:paraId="16D53835" w14:textId="77777777" w:rsidR="002A7EB0" w:rsidRPr="005771A2" w:rsidRDefault="002A7EB0" w:rsidP="002A7EB0">
      <w:pPr>
        <w:ind w:left="567" w:hanging="567"/>
        <w:jc w:val="both"/>
        <w:rPr>
          <w:rFonts w:ascii="Arial" w:hAnsi="Arial" w:cs="Arial"/>
        </w:rPr>
      </w:pPr>
      <w:r w:rsidRPr="005771A2">
        <w:rPr>
          <w:rFonts w:ascii="Arial" w:hAnsi="Arial" w:cs="Arial"/>
        </w:rPr>
        <w:t>24.</w:t>
      </w:r>
      <w:r w:rsidRPr="005771A2">
        <w:rPr>
          <w:rFonts w:ascii="Arial" w:hAnsi="Arial" w:cs="Arial"/>
        </w:rPr>
        <w:tab/>
        <w:t>O auditor deve obter entendimento do processo da entidade para monitorar o sistema de controles internos relevante para a preparação das demonstrações contábeis por meio da realização de procedimentos de avaliação de risco, mediante (ver itens A114 e A115):</w:t>
      </w:r>
    </w:p>
    <w:p w14:paraId="0CDA0BDE"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entendimento desses aspectos do processo da entidade que tratam:</w:t>
      </w:r>
    </w:p>
    <w:p w14:paraId="2406097C"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 xml:space="preserve">das avaliações contínuas e separadas para monitorar a efetividade dos controles e a identificação e correção das deficiências dos controles identificadas (ver itens A116  e A117); e </w:t>
      </w:r>
    </w:p>
    <w:p w14:paraId="16A6989D" w14:textId="77777777" w:rsidR="002A7EB0" w:rsidRPr="005771A2" w:rsidRDefault="002A7EB0" w:rsidP="002A7EB0">
      <w:pPr>
        <w:ind w:left="1418" w:hanging="425"/>
        <w:jc w:val="both"/>
        <w:rPr>
          <w:rFonts w:ascii="Arial" w:hAnsi="Arial" w:cs="Arial"/>
        </w:rPr>
      </w:pPr>
      <w:r w:rsidRPr="005771A2">
        <w:rPr>
          <w:rFonts w:ascii="Arial" w:hAnsi="Arial" w:cs="Arial"/>
        </w:rPr>
        <w:t>(ii) da função de auditoria interna da entidade, se houver, incluindo sua natureza, suas responsabilidades e suas atividades (ver item A118);</w:t>
      </w:r>
      <w:r w:rsidRPr="005771A2">
        <w:rPr>
          <w:rFonts w:ascii="Arial" w:hAnsi="Arial" w:cs="Arial"/>
        </w:rPr>
        <w:tab/>
      </w:r>
    </w:p>
    <w:p w14:paraId="10398C37"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 xml:space="preserve">entendimento das fontes das informações usadas no processo da entidade para monitorar o sistema de controles internos e o embasamento sobre o qual a administração considera as informações suficientemente confiáveis para esse propósito (ver itens A119 e A120); </w:t>
      </w:r>
    </w:p>
    <w:p w14:paraId="0AC4D0E8" w14:textId="77777777" w:rsidR="002A7EB0" w:rsidRPr="005771A2" w:rsidRDefault="002A7EB0" w:rsidP="002A7EB0">
      <w:pPr>
        <w:ind w:left="993" w:hanging="426"/>
        <w:jc w:val="both"/>
        <w:rPr>
          <w:rFonts w:ascii="Arial" w:hAnsi="Arial" w:cs="Arial"/>
        </w:rPr>
      </w:pPr>
      <w:r w:rsidRPr="005771A2">
        <w:rPr>
          <w:rFonts w:ascii="Arial" w:hAnsi="Arial" w:cs="Arial"/>
        </w:rPr>
        <w:t xml:space="preserve">(c) </w:t>
      </w:r>
      <w:r w:rsidRPr="005771A2">
        <w:rPr>
          <w:rFonts w:ascii="Arial" w:hAnsi="Arial" w:cs="Arial"/>
        </w:rPr>
        <w:tab/>
        <w:t>avaliação de se o processo da entidade para monitorar o sistema de controles internos é apropriado para as circunstâncias da entidade, considerando a natureza e a complexidade da entidade (ver itens A121 e A122).</w:t>
      </w:r>
    </w:p>
    <w:p w14:paraId="3B8F0D3A" w14:textId="77777777" w:rsidR="002A7EB0" w:rsidRPr="005771A2" w:rsidRDefault="002A7EB0" w:rsidP="002A7EB0">
      <w:pPr>
        <w:jc w:val="both"/>
        <w:rPr>
          <w:rFonts w:ascii="Arial" w:hAnsi="Arial" w:cs="Arial"/>
        </w:rPr>
      </w:pPr>
      <w:r w:rsidRPr="005771A2">
        <w:rPr>
          <w:rFonts w:ascii="Arial" w:hAnsi="Arial" w:cs="Arial"/>
        </w:rPr>
        <w:tab/>
      </w:r>
    </w:p>
    <w:p w14:paraId="79FB45B4" w14:textId="77777777" w:rsidR="002A7EB0" w:rsidRPr="005771A2" w:rsidRDefault="002A7EB0" w:rsidP="002A7EB0">
      <w:pPr>
        <w:jc w:val="both"/>
        <w:rPr>
          <w:rFonts w:ascii="Arial" w:hAnsi="Arial" w:cs="Arial"/>
        </w:rPr>
      </w:pPr>
      <w:r w:rsidRPr="005771A2">
        <w:rPr>
          <w:rFonts w:ascii="Arial" w:hAnsi="Arial" w:cs="Arial"/>
        </w:rPr>
        <w:t xml:space="preserve">Sistema de informação e comunicação, e atividades de controle (ver itens de A123 a A130) </w:t>
      </w:r>
    </w:p>
    <w:p w14:paraId="37AE1037" w14:textId="77777777" w:rsidR="002A7EB0" w:rsidRPr="005771A2" w:rsidRDefault="002A7EB0" w:rsidP="002A7EB0">
      <w:pPr>
        <w:jc w:val="both"/>
        <w:rPr>
          <w:rFonts w:ascii="Arial" w:hAnsi="Arial" w:cs="Arial"/>
        </w:rPr>
      </w:pPr>
    </w:p>
    <w:p w14:paraId="2BB0D158" w14:textId="77777777" w:rsidR="002A7EB0" w:rsidRPr="005771A2" w:rsidRDefault="002A7EB0" w:rsidP="002A7EB0">
      <w:pPr>
        <w:jc w:val="both"/>
        <w:rPr>
          <w:rFonts w:ascii="Arial" w:hAnsi="Arial" w:cs="Arial"/>
        </w:rPr>
      </w:pPr>
      <w:r w:rsidRPr="005771A2">
        <w:rPr>
          <w:rFonts w:ascii="Arial" w:hAnsi="Arial" w:cs="Arial"/>
        </w:rPr>
        <w:t>Sistema de informação e comunicação</w:t>
      </w:r>
    </w:p>
    <w:p w14:paraId="395BDBC2" w14:textId="77777777" w:rsidR="002A7EB0" w:rsidRPr="005771A2" w:rsidRDefault="002A7EB0" w:rsidP="002A7EB0">
      <w:pPr>
        <w:jc w:val="both"/>
        <w:rPr>
          <w:rFonts w:ascii="Arial" w:hAnsi="Arial" w:cs="Arial"/>
        </w:rPr>
      </w:pPr>
      <w:r w:rsidRPr="005771A2">
        <w:rPr>
          <w:rFonts w:ascii="Arial" w:hAnsi="Arial" w:cs="Arial"/>
        </w:rPr>
        <w:tab/>
      </w:r>
    </w:p>
    <w:p w14:paraId="140A8390" w14:textId="77777777" w:rsidR="002A7EB0" w:rsidRPr="005771A2" w:rsidRDefault="002A7EB0" w:rsidP="002A7EB0">
      <w:pPr>
        <w:ind w:left="567" w:hanging="567"/>
        <w:jc w:val="both"/>
        <w:rPr>
          <w:rFonts w:ascii="Arial" w:hAnsi="Arial" w:cs="Arial"/>
        </w:rPr>
      </w:pPr>
      <w:r w:rsidRPr="005771A2">
        <w:rPr>
          <w:rFonts w:ascii="Arial" w:hAnsi="Arial" w:cs="Arial"/>
        </w:rPr>
        <w:t>25. O auditor deve obter entendimento do sistema de informação e comunicação relevante para a elaboração das demonstrações contábeis por meio da realização de procedimentos de avaliação de risco mediante (ver item A131):</w:t>
      </w:r>
    </w:p>
    <w:p w14:paraId="7265D5DE"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entendimento das atividades de processamento das informações da entidade, incluindo seus dados e informações, dos recursos a serem usados nessas atividades e das políticas que definem, para as classes significativas de transações, saldos contábeis e divulgações (ver itens de A132 a A143):</w:t>
      </w:r>
    </w:p>
    <w:p w14:paraId="47CAAC72" w14:textId="77777777" w:rsidR="002A7EB0" w:rsidRPr="005771A2" w:rsidRDefault="002A7EB0">
      <w:pPr>
        <w:numPr>
          <w:ilvl w:val="0"/>
          <w:numId w:val="137"/>
        </w:numPr>
        <w:spacing w:after="0" w:line="240" w:lineRule="auto"/>
        <w:ind w:left="1418" w:hanging="425"/>
        <w:jc w:val="both"/>
        <w:rPr>
          <w:rFonts w:ascii="Arial" w:hAnsi="Arial" w:cs="Arial"/>
        </w:rPr>
      </w:pPr>
      <w:r w:rsidRPr="005771A2">
        <w:rPr>
          <w:rFonts w:ascii="Arial" w:hAnsi="Arial" w:cs="Arial"/>
        </w:rPr>
        <w:t>como as informações fluem por meio do sistema de informação da entidade, incluindo como:</w:t>
      </w:r>
    </w:p>
    <w:p w14:paraId="45466290" w14:textId="77777777" w:rsidR="002A7EB0" w:rsidRPr="005771A2" w:rsidRDefault="002A7EB0" w:rsidP="002A7EB0">
      <w:pPr>
        <w:ind w:left="1701" w:hanging="283"/>
        <w:jc w:val="both"/>
        <w:rPr>
          <w:rFonts w:ascii="Arial" w:hAnsi="Arial" w:cs="Arial"/>
        </w:rPr>
      </w:pPr>
      <w:r w:rsidRPr="005771A2">
        <w:rPr>
          <w:rFonts w:ascii="Arial" w:hAnsi="Arial" w:cs="Arial"/>
        </w:rPr>
        <w:t>a. transações são iniciadas e as informações a seu respeito são registradas, processadas, corrigidas conforme necessário, incorporadas no razão geral e apresentadas nas demonstrações contábeis; e</w:t>
      </w:r>
    </w:p>
    <w:p w14:paraId="383FFD4A" w14:textId="77777777" w:rsidR="002A7EB0" w:rsidRPr="005771A2" w:rsidRDefault="002A7EB0" w:rsidP="002A7EB0">
      <w:pPr>
        <w:ind w:left="1701" w:hanging="283"/>
        <w:jc w:val="both"/>
        <w:rPr>
          <w:rFonts w:ascii="Arial" w:hAnsi="Arial" w:cs="Arial"/>
        </w:rPr>
      </w:pPr>
      <w:r w:rsidRPr="005771A2">
        <w:rPr>
          <w:rFonts w:ascii="Arial" w:hAnsi="Arial" w:cs="Arial"/>
        </w:rPr>
        <w:t>b. informações sobre eventos e condições, exceto transações, são capturadas, processadas e divulgadas nas demonstrações contábeis;</w:t>
      </w:r>
    </w:p>
    <w:p w14:paraId="09E4C498" w14:textId="77777777" w:rsidR="002A7EB0" w:rsidRPr="005771A2" w:rsidRDefault="002A7EB0" w:rsidP="002A7EB0">
      <w:pPr>
        <w:ind w:left="1418" w:hanging="425"/>
        <w:jc w:val="both"/>
        <w:rPr>
          <w:rFonts w:ascii="Arial" w:hAnsi="Arial" w:cs="Arial"/>
        </w:rPr>
      </w:pPr>
      <w:r w:rsidRPr="005771A2">
        <w:rPr>
          <w:rFonts w:ascii="Arial" w:hAnsi="Arial" w:cs="Arial"/>
        </w:rPr>
        <w:t xml:space="preserve">(ii) os registros contábeis, as contas específicas nas demonstrações contábeis e outros registros de suporte relacionados com os fluxos de informações no sistema de informação; </w:t>
      </w:r>
    </w:p>
    <w:p w14:paraId="2856C45A" w14:textId="77777777" w:rsidR="002A7EB0" w:rsidRPr="005771A2" w:rsidRDefault="002A7EB0" w:rsidP="002A7EB0">
      <w:pPr>
        <w:ind w:left="1418" w:hanging="425"/>
        <w:jc w:val="both"/>
        <w:rPr>
          <w:rFonts w:ascii="Arial" w:hAnsi="Arial" w:cs="Arial"/>
        </w:rPr>
      </w:pPr>
      <w:r w:rsidRPr="005771A2">
        <w:rPr>
          <w:rFonts w:ascii="Arial" w:hAnsi="Arial" w:cs="Arial"/>
        </w:rPr>
        <w:t>(iii) o processo de apresentação de relatórios financeiros usado para preparar as demonstrações contábeis da entidade, incluindo divulgações; e</w:t>
      </w:r>
    </w:p>
    <w:p w14:paraId="23B76EF6" w14:textId="77777777" w:rsidR="002A7EB0" w:rsidRPr="005771A2" w:rsidRDefault="002A7EB0" w:rsidP="002A7EB0">
      <w:pPr>
        <w:ind w:left="1418" w:hanging="425"/>
        <w:jc w:val="both"/>
        <w:rPr>
          <w:rFonts w:ascii="Arial" w:hAnsi="Arial" w:cs="Arial"/>
        </w:rPr>
      </w:pPr>
      <w:r w:rsidRPr="005771A2">
        <w:rPr>
          <w:rFonts w:ascii="Arial" w:hAnsi="Arial" w:cs="Arial"/>
        </w:rPr>
        <w:t xml:space="preserve">(iv) </w:t>
      </w:r>
      <w:r w:rsidRPr="005771A2">
        <w:rPr>
          <w:rFonts w:ascii="Arial" w:hAnsi="Arial" w:cs="Arial"/>
        </w:rPr>
        <w:tab/>
        <w:t>os recursos da entidade, incluindo o ambiente de TI, relevantes para a alínea (a)(i) a (iii);</w:t>
      </w:r>
    </w:p>
    <w:p w14:paraId="4F28AB08"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entendimento de como a entidade comunica assuntos importantes que suportam a elaboração das demonstrações contábeis e as respectivas responsabilidades de apresentação de relatório no sistema de informação e em outros componentes do sistema de controles internos (ver itens A144 a 145):</w:t>
      </w:r>
    </w:p>
    <w:p w14:paraId="66363FAD"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entre as pessoas na entidade, incluindo como os papéis e as responsabilidades de apresentação de relatório são comunicados;</w:t>
      </w:r>
    </w:p>
    <w:p w14:paraId="4A35ADA8"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entre a administração e os responsáveis pela governança; e</w:t>
      </w:r>
    </w:p>
    <w:p w14:paraId="0853EFC2"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com partes externas, como com autoridades reguladoras; e</w:t>
      </w:r>
    </w:p>
    <w:p w14:paraId="1721A445" w14:textId="77777777" w:rsidR="002A7EB0" w:rsidRPr="005771A2" w:rsidRDefault="002A7EB0" w:rsidP="002A7EB0">
      <w:pPr>
        <w:ind w:left="993" w:hanging="426"/>
        <w:jc w:val="both"/>
        <w:rPr>
          <w:rFonts w:ascii="Arial" w:hAnsi="Arial" w:cs="Arial"/>
        </w:rPr>
      </w:pPr>
      <w:r w:rsidRPr="005771A2">
        <w:rPr>
          <w:rFonts w:ascii="Arial" w:hAnsi="Arial" w:cs="Arial"/>
        </w:rPr>
        <w:t>(c) avaliação de se o sistema de informação e comunicação da entidade suporta, de maneira apropriada, a elaboração das demonstrações contábeis da entidade de acordo com a estrutura de relatório financeiro aplicável (ver item A146).</w:t>
      </w:r>
    </w:p>
    <w:p w14:paraId="00A7A6CA" w14:textId="77777777" w:rsidR="002A7EB0" w:rsidRPr="005771A2" w:rsidRDefault="002A7EB0" w:rsidP="002A7EB0">
      <w:pPr>
        <w:jc w:val="both"/>
        <w:rPr>
          <w:rFonts w:ascii="Arial" w:hAnsi="Arial" w:cs="Arial"/>
        </w:rPr>
      </w:pPr>
    </w:p>
    <w:p w14:paraId="3AB63DF1" w14:textId="77777777" w:rsidR="002A7EB0" w:rsidRPr="005771A2" w:rsidRDefault="002A7EB0" w:rsidP="002A7EB0">
      <w:pPr>
        <w:jc w:val="both"/>
        <w:rPr>
          <w:rFonts w:ascii="Arial" w:hAnsi="Arial" w:cs="Arial"/>
        </w:rPr>
      </w:pPr>
      <w:r w:rsidRPr="005771A2">
        <w:rPr>
          <w:rFonts w:ascii="Arial" w:hAnsi="Arial" w:cs="Arial"/>
        </w:rPr>
        <w:t>Atividades de controle</w:t>
      </w:r>
    </w:p>
    <w:p w14:paraId="7C7326FB" w14:textId="77777777" w:rsidR="002A7EB0" w:rsidRPr="005771A2" w:rsidRDefault="002A7EB0" w:rsidP="002A7EB0">
      <w:pPr>
        <w:jc w:val="both"/>
        <w:rPr>
          <w:rFonts w:ascii="Arial" w:hAnsi="Arial" w:cs="Arial"/>
        </w:rPr>
      </w:pPr>
    </w:p>
    <w:p w14:paraId="68AB6E15" w14:textId="77777777" w:rsidR="002A7EB0" w:rsidRPr="005771A2" w:rsidRDefault="002A7EB0" w:rsidP="002A7EB0">
      <w:pPr>
        <w:ind w:left="567" w:hanging="567"/>
        <w:jc w:val="both"/>
        <w:rPr>
          <w:rFonts w:ascii="Arial" w:hAnsi="Arial" w:cs="Arial"/>
        </w:rPr>
      </w:pPr>
      <w:r w:rsidRPr="005771A2">
        <w:rPr>
          <w:rFonts w:ascii="Arial" w:hAnsi="Arial" w:cs="Arial"/>
        </w:rPr>
        <w:t>26.</w:t>
      </w:r>
      <w:r w:rsidRPr="005771A2">
        <w:rPr>
          <w:rFonts w:ascii="Arial" w:hAnsi="Arial" w:cs="Arial"/>
        </w:rPr>
        <w:tab/>
        <w:t>O auditor deve obter entendimento do componente das atividades de controle, por meio da realização de procedimentos de avaliação de riscos, mediante (ver itens de A147 a A157);</w:t>
      </w:r>
    </w:p>
    <w:p w14:paraId="13AB020F" w14:textId="77777777" w:rsidR="002A7EB0" w:rsidRPr="005771A2" w:rsidRDefault="002A7EB0">
      <w:pPr>
        <w:numPr>
          <w:ilvl w:val="0"/>
          <w:numId w:val="138"/>
        </w:numPr>
        <w:spacing w:after="0" w:line="240" w:lineRule="auto"/>
        <w:jc w:val="both"/>
        <w:rPr>
          <w:rFonts w:ascii="Arial" w:hAnsi="Arial" w:cs="Arial"/>
        </w:rPr>
      </w:pPr>
      <w:r w:rsidRPr="005771A2">
        <w:rPr>
          <w:rFonts w:ascii="Arial" w:hAnsi="Arial" w:cs="Arial"/>
        </w:rPr>
        <w:t xml:space="preserve">identificação de controles que tratam dos riscos de distorção relevante no nível de afirmação no componente das atividades de controle, como segue: </w:t>
      </w:r>
    </w:p>
    <w:p w14:paraId="227AB88A"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controles que tratam de um risco que é determinado como sendo risco significativo (ver itens A158 e A159);</w:t>
      </w:r>
    </w:p>
    <w:p w14:paraId="59065DB9"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controles sobre lançamentos no livro diário, inclusive lançamentos no livro diário não rotineiros usados para registrar transações ou ajustes não usuais (ver itens A160 e A161);</w:t>
      </w:r>
    </w:p>
    <w:p w14:paraId="64466902" w14:textId="77777777" w:rsidR="002A7EB0" w:rsidRPr="005771A2" w:rsidRDefault="002A7EB0" w:rsidP="002A7EB0">
      <w:pPr>
        <w:ind w:left="1418" w:hanging="425"/>
        <w:jc w:val="both"/>
        <w:rPr>
          <w:rFonts w:ascii="Arial" w:hAnsi="Arial" w:cs="Arial"/>
        </w:rPr>
      </w:pPr>
      <w:r w:rsidRPr="005771A2">
        <w:rPr>
          <w:rFonts w:ascii="Arial" w:hAnsi="Arial" w:cs="Arial"/>
        </w:rPr>
        <w:t>(iii)</w:t>
      </w:r>
      <w:r w:rsidRPr="005771A2">
        <w:rPr>
          <w:rFonts w:ascii="Arial" w:hAnsi="Arial" w:cs="Arial"/>
        </w:rPr>
        <w:tab/>
        <w:t>controles para os quais o auditor planeja testar a efetividade operacional para determinar a natureza, a época e a extensão do teste substantivo, que deve incluir os controles que tratam dos riscos para os quais somente os procedimentos substantivos não fornecem evidência de auditoria apropriada e suficiente (ver itens de A162 a A164); e</w:t>
      </w:r>
    </w:p>
    <w:p w14:paraId="7C3753A8" w14:textId="77777777" w:rsidR="002A7EB0" w:rsidRPr="005771A2" w:rsidRDefault="002A7EB0" w:rsidP="002A7EB0">
      <w:pPr>
        <w:ind w:left="1418" w:hanging="425"/>
        <w:jc w:val="both"/>
        <w:rPr>
          <w:rFonts w:ascii="Arial" w:hAnsi="Arial" w:cs="Arial"/>
        </w:rPr>
      </w:pPr>
      <w:r w:rsidRPr="005771A2">
        <w:rPr>
          <w:rFonts w:ascii="Arial" w:hAnsi="Arial" w:cs="Arial"/>
        </w:rPr>
        <w:t>(iv)</w:t>
      </w:r>
      <w:r w:rsidRPr="005771A2">
        <w:rPr>
          <w:rFonts w:ascii="Arial" w:hAnsi="Arial" w:cs="Arial"/>
        </w:rPr>
        <w:tab/>
        <w:t>outros controles que o auditor considera como sendo apropriados para permitir que ele atenda aos objetivos do item 13 com relação aos riscos no nível da afirmação com base no seu julgamento profissional (ver item A165);</w:t>
      </w:r>
    </w:p>
    <w:p w14:paraId="71913D61"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com base nos controles identificados na alínea (a), identificação dos aplicativos de TI e de outros aspectos do ambiente de TI da entidade que estão sujeitos aos riscos decorrentes do uso de TI (ver itens de A166 a A172);</w:t>
      </w:r>
    </w:p>
    <w:p w14:paraId="6BEC9B10"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para esses aplicativos de TI e outros aspectos do ambiente de TI identificados na alínea (b), a identificação (ver itens A173 e A174):</w:t>
      </w:r>
    </w:p>
    <w:p w14:paraId="6F059325"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dos riscos relacionados decorrentes do uso de TI; e</w:t>
      </w:r>
    </w:p>
    <w:p w14:paraId="43EAE6A8"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dos controles gerais de TI da entidade que tratam desses riscos; e</w:t>
      </w:r>
    </w:p>
    <w:p w14:paraId="259F8A62" w14:textId="77777777" w:rsidR="002A7EB0" w:rsidRPr="005771A2" w:rsidRDefault="002A7EB0" w:rsidP="002A7EB0">
      <w:pPr>
        <w:ind w:left="993" w:hanging="426"/>
        <w:jc w:val="both"/>
        <w:rPr>
          <w:rFonts w:ascii="Arial" w:hAnsi="Arial" w:cs="Arial"/>
        </w:rPr>
      </w:pPr>
      <w:r w:rsidRPr="005771A2">
        <w:rPr>
          <w:rFonts w:ascii="Arial" w:hAnsi="Arial" w:cs="Arial"/>
        </w:rPr>
        <w:t>(d)</w:t>
      </w:r>
      <w:r w:rsidRPr="005771A2">
        <w:rPr>
          <w:rFonts w:ascii="Arial" w:hAnsi="Arial" w:cs="Arial"/>
        </w:rPr>
        <w:tab/>
        <w:t>para cada controle identificado nas alíneas (a) ou (c)(ii) (ver itens de A175 a A181):</w:t>
      </w:r>
    </w:p>
    <w:p w14:paraId="748C92C9" w14:textId="77777777" w:rsidR="002A7EB0" w:rsidRPr="005771A2" w:rsidRDefault="002A7EB0" w:rsidP="002A7EB0">
      <w:pPr>
        <w:ind w:left="1418" w:hanging="425"/>
        <w:jc w:val="both"/>
        <w:rPr>
          <w:rFonts w:ascii="Arial" w:hAnsi="Arial" w:cs="Arial"/>
        </w:rPr>
      </w:pPr>
      <w:r w:rsidRPr="005771A2">
        <w:rPr>
          <w:rFonts w:ascii="Arial" w:hAnsi="Arial" w:cs="Arial"/>
        </w:rPr>
        <w:t>(i)</w:t>
      </w:r>
      <w:r w:rsidRPr="005771A2">
        <w:rPr>
          <w:rFonts w:ascii="Arial" w:hAnsi="Arial" w:cs="Arial"/>
        </w:rPr>
        <w:tab/>
        <w:t>avaliar se o controle é efetivamente planejado para tratar do risco de distorção relevante no nível da afirmação ou efetivamente planejado para suportar a operação de outros controles; e</w:t>
      </w:r>
    </w:p>
    <w:p w14:paraId="4FE82A45" w14:textId="77777777" w:rsidR="002A7EB0" w:rsidRPr="005771A2" w:rsidRDefault="002A7EB0" w:rsidP="002A7EB0">
      <w:pPr>
        <w:ind w:left="1418" w:hanging="425"/>
        <w:jc w:val="both"/>
        <w:rPr>
          <w:rFonts w:ascii="Arial" w:hAnsi="Arial" w:cs="Arial"/>
        </w:rPr>
      </w:pPr>
      <w:r w:rsidRPr="005771A2">
        <w:rPr>
          <w:rFonts w:ascii="Arial" w:hAnsi="Arial" w:cs="Arial"/>
        </w:rPr>
        <w:t>(ii)</w:t>
      </w:r>
      <w:r w:rsidRPr="005771A2">
        <w:rPr>
          <w:rFonts w:ascii="Arial" w:hAnsi="Arial" w:cs="Arial"/>
        </w:rPr>
        <w:tab/>
        <w:t>determinar se o controle foi implementado mediante a realização de procedimentos além da indagação junto ao pessoal da entidade.</w:t>
      </w:r>
    </w:p>
    <w:p w14:paraId="18AA7FA5" w14:textId="77777777" w:rsidR="002A7EB0" w:rsidRPr="005771A2" w:rsidRDefault="002A7EB0" w:rsidP="002A7EB0">
      <w:pPr>
        <w:jc w:val="both"/>
        <w:rPr>
          <w:rFonts w:ascii="Arial" w:hAnsi="Arial" w:cs="Arial"/>
        </w:rPr>
      </w:pPr>
    </w:p>
    <w:p w14:paraId="5FEFA9F7" w14:textId="77777777" w:rsidR="002A7EB0" w:rsidRPr="005771A2" w:rsidRDefault="002A7EB0" w:rsidP="002A7EB0">
      <w:pPr>
        <w:jc w:val="both"/>
        <w:rPr>
          <w:rFonts w:ascii="Arial" w:hAnsi="Arial" w:cs="Arial"/>
        </w:rPr>
      </w:pPr>
      <w:r w:rsidRPr="005771A2">
        <w:rPr>
          <w:rFonts w:ascii="Arial" w:hAnsi="Arial" w:cs="Arial"/>
        </w:rPr>
        <w:t>Deficiências de controle no sistema de controles internos da entidade</w:t>
      </w:r>
    </w:p>
    <w:p w14:paraId="08585E72" w14:textId="77777777" w:rsidR="002A7EB0" w:rsidRPr="005771A2" w:rsidRDefault="002A7EB0" w:rsidP="002A7EB0">
      <w:pPr>
        <w:jc w:val="both"/>
        <w:rPr>
          <w:rFonts w:ascii="Arial" w:hAnsi="Arial" w:cs="Arial"/>
        </w:rPr>
      </w:pPr>
    </w:p>
    <w:p w14:paraId="412BFC9A" w14:textId="77777777" w:rsidR="002A7EB0" w:rsidRPr="005771A2" w:rsidRDefault="002A7EB0" w:rsidP="002A7EB0">
      <w:pPr>
        <w:ind w:left="567" w:hanging="567"/>
        <w:jc w:val="both"/>
        <w:rPr>
          <w:rFonts w:ascii="Arial" w:hAnsi="Arial" w:cs="Arial"/>
        </w:rPr>
      </w:pPr>
      <w:r w:rsidRPr="005771A2">
        <w:rPr>
          <w:rFonts w:ascii="Arial" w:hAnsi="Arial" w:cs="Arial"/>
        </w:rPr>
        <w:t>27.</w:t>
      </w:r>
      <w:r w:rsidRPr="005771A2">
        <w:rPr>
          <w:rFonts w:ascii="Arial" w:hAnsi="Arial" w:cs="Arial"/>
        </w:rPr>
        <w:tab/>
        <w:t>Com base na avaliação do auditor de cada um dos componentes do sistema de controles internos da entidade, o auditor deve determinar se uma ou mais deficiências de controle foram identificadas (ver itens A182 e A183).</w:t>
      </w:r>
    </w:p>
    <w:p w14:paraId="4F867AD5" w14:textId="77777777" w:rsidR="002A7EB0" w:rsidRPr="005771A2" w:rsidRDefault="002A7EB0" w:rsidP="002A7EB0">
      <w:pPr>
        <w:jc w:val="both"/>
        <w:rPr>
          <w:rFonts w:ascii="Arial" w:hAnsi="Arial" w:cs="Arial"/>
        </w:rPr>
      </w:pPr>
    </w:p>
    <w:p w14:paraId="752323E1" w14:textId="77777777" w:rsidR="002A7EB0" w:rsidRPr="005771A2" w:rsidRDefault="002A7EB0" w:rsidP="002A7EB0">
      <w:pPr>
        <w:jc w:val="both"/>
        <w:rPr>
          <w:rFonts w:ascii="Arial" w:hAnsi="Arial" w:cs="Arial"/>
        </w:rPr>
      </w:pPr>
      <w:r w:rsidRPr="005771A2">
        <w:rPr>
          <w:rFonts w:ascii="Arial" w:hAnsi="Arial" w:cs="Arial"/>
          <w:b/>
          <w:bCs/>
        </w:rPr>
        <w:t>Identificação e avaliação dos riscos de distorção relevante</w:t>
      </w:r>
      <w:r w:rsidRPr="005771A2">
        <w:rPr>
          <w:rFonts w:ascii="Arial" w:hAnsi="Arial" w:cs="Arial"/>
        </w:rPr>
        <w:t xml:space="preserve"> (ver itens A184 e A185)</w:t>
      </w:r>
    </w:p>
    <w:p w14:paraId="60245B28" w14:textId="77777777" w:rsidR="002A7EB0" w:rsidRPr="005771A2" w:rsidRDefault="002A7EB0" w:rsidP="002A7EB0">
      <w:pPr>
        <w:jc w:val="both"/>
        <w:rPr>
          <w:rFonts w:ascii="Arial" w:hAnsi="Arial" w:cs="Arial"/>
        </w:rPr>
      </w:pPr>
    </w:p>
    <w:p w14:paraId="6DCA0770" w14:textId="77777777" w:rsidR="002A7EB0" w:rsidRPr="005771A2" w:rsidRDefault="002A7EB0" w:rsidP="002A7EB0">
      <w:pPr>
        <w:jc w:val="both"/>
        <w:rPr>
          <w:rFonts w:ascii="Arial" w:hAnsi="Arial" w:cs="Arial"/>
          <w:bCs/>
        </w:rPr>
      </w:pPr>
      <w:r w:rsidRPr="005771A2">
        <w:rPr>
          <w:rFonts w:ascii="Arial" w:hAnsi="Arial" w:cs="Arial"/>
          <w:bCs/>
        </w:rPr>
        <w:t>Identificação dos riscos de distorção relevante</w:t>
      </w:r>
    </w:p>
    <w:p w14:paraId="7A8C41D4" w14:textId="77777777" w:rsidR="002A7EB0" w:rsidRPr="005771A2" w:rsidRDefault="002A7EB0" w:rsidP="002A7EB0">
      <w:pPr>
        <w:jc w:val="both"/>
        <w:rPr>
          <w:rFonts w:ascii="Arial" w:hAnsi="Arial" w:cs="Arial"/>
        </w:rPr>
      </w:pPr>
    </w:p>
    <w:p w14:paraId="71C662D1" w14:textId="77777777" w:rsidR="002A7EB0" w:rsidRPr="005771A2" w:rsidRDefault="002A7EB0" w:rsidP="002A7EB0">
      <w:pPr>
        <w:ind w:left="567" w:hanging="567"/>
        <w:jc w:val="both"/>
        <w:rPr>
          <w:rFonts w:ascii="Arial" w:hAnsi="Arial" w:cs="Arial"/>
        </w:rPr>
      </w:pPr>
      <w:r w:rsidRPr="005771A2">
        <w:rPr>
          <w:rFonts w:ascii="Arial" w:hAnsi="Arial" w:cs="Arial"/>
        </w:rPr>
        <w:t>28.</w:t>
      </w:r>
      <w:r w:rsidRPr="005771A2">
        <w:rPr>
          <w:rFonts w:ascii="Arial" w:hAnsi="Arial" w:cs="Arial"/>
        </w:rPr>
        <w:tab/>
        <w:t>O auditor deve identificar os riscos de distorção relevante e determinar se eles existem (ver itens de A186 a A192):</w:t>
      </w:r>
    </w:p>
    <w:p w14:paraId="62C9CF0E"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no nível das demonstrações contábeis (ver itens de A193 a A200); ou</w:t>
      </w:r>
    </w:p>
    <w:p w14:paraId="731931E9"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no nível da afirmação para classes de transações, saldos contábeis e divulgações (ver item A201).</w:t>
      </w:r>
    </w:p>
    <w:p w14:paraId="289CB214" w14:textId="77777777" w:rsidR="002A7EB0" w:rsidRPr="005771A2" w:rsidRDefault="002A7EB0" w:rsidP="002A7EB0">
      <w:pPr>
        <w:jc w:val="both"/>
        <w:rPr>
          <w:rFonts w:ascii="Arial" w:hAnsi="Arial" w:cs="Arial"/>
        </w:rPr>
      </w:pPr>
    </w:p>
    <w:p w14:paraId="1E687B9D" w14:textId="77777777" w:rsidR="002A7EB0" w:rsidRPr="005771A2" w:rsidRDefault="002A7EB0" w:rsidP="002A7EB0">
      <w:pPr>
        <w:ind w:left="567" w:hanging="567"/>
        <w:jc w:val="both"/>
        <w:rPr>
          <w:rFonts w:ascii="Arial" w:hAnsi="Arial" w:cs="Arial"/>
        </w:rPr>
      </w:pPr>
      <w:r w:rsidRPr="005771A2">
        <w:rPr>
          <w:rFonts w:ascii="Arial" w:hAnsi="Arial" w:cs="Arial"/>
        </w:rPr>
        <w:t>29.</w:t>
      </w:r>
      <w:r w:rsidRPr="005771A2">
        <w:rPr>
          <w:rFonts w:ascii="Arial" w:hAnsi="Arial" w:cs="Arial"/>
        </w:rPr>
        <w:tab/>
        <w:t>O auditor deve determinar as afirmações relevantes e as respectivas classes de transações, saldos contábeis e divulgações significativas (ver itens de A202 a A204).</w:t>
      </w:r>
    </w:p>
    <w:p w14:paraId="295B016A" w14:textId="77777777" w:rsidR="002A7EB0" w:rsidRPr="005771A2" w:rsidRDefault="002A7EB0" w:rsidP="002A7EB0">
      <w:pPr>
        <w:jc w:val="both"/>
        <w:rPr>
          <w:rFonts w:ascii="Arial" w:hAnsi="Arial" w:cs="Arial"/>
        </w:rPr>
      </w:pPr>
    </w:p>
    <w:p w14:paraId="23520F02" w14:textId="77777777" w:rsidR="002A7EB0" w:rsidRPr="005771A2" w:rsidRDefault="002A7EB0" w:rsidP="002A7EB0">
      <w:pPr>
        <w:jc w:val="both"/>
        <w:rPr>
          <w:rFonts w:ascii="Arial" w:hAnsi="Arial" w:cs="Arial"/>
          <w:bCs/>
        </w:rPr>
      </w:pPr>
      <w:r w:rsidRPr="005771A2">
        <w:rPr>
          <w:rFonts w:ascii="Arial" w:hAnsi="Arial" w:cs="Arial"/>
          <w:bCs/>
        </w:rPr>
        <w:t>Avaliação dos riscos de distorção relevante no nível das demonstrações contábeis</w:t>
      </w:r>
    </w:p>
    <w:p w14:paraId="1E168EDA" w14:textId="77777777" w:rsidR="002A7EB0" w:rsidRPr="005771A2" w:rsidRDefault="002A7EB0" w:rsidP="002A7EB0">
      <w:pPr>
        <w:jc w:val="both"/>
        <w:rPr>
          <w:rFonts w:ascii="Arial" w:hAnsi="Arial" w:cs="Arial"/>
        </w:rPr>
      </w:pPr>
    </w:p>
    <w:p w14:paraId="627313D7" w14:textId="77777777" w:rsidR="002A7EB0" w:rsidRPr="005771A2" w:rsidRDefault="002A7EB0" w:rsidP="002A7EB0">
      <w:pPr>
        <w:ind w:left="567" w:hanging="567"/>
        <w:jc w:val="both"/>
        <w:rPr>
          <w:rFonts w:ascii="Arial" w:hAnsi="Arial" w:cs="Arial"/>
        </w:rPr>
      </w:pPr>
      <w:r w:rsidRPr="005771A2">
        <w:rPr>
          <w:rFonts w:ascii="Arial" w:hAnsi="Arial" w:cs="Arial"/>
        </w:rPr>
        <w:t>30.</w:t>
      </w:r>
      <w:r w:rsidRPr="005771A2">
        <w:rPr>
          <w:rFonts w:ascii="Arial" w:hAnsi="Arial" w:cs="Arial"/>
        </w:rPr>
        <w:tab/>
        <w:t>Para os riscos identificados de distorção relevante no nível das demonstrações contábeis, o auditor deve avaliar os riscos e (ver itens de A193 a A200):</w:t>
      </w:r>
    </w:p>
    <w:p w14:paraId="73CD065B"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determinar se esses riscos afetam a avaliação dos riscos no nível da afirmação; e</w:t>
      </w:r>
    </w:p>
    <w:p w14:paraId="1B79B670"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avaliar a natureza e a extensão de seu efeito generalizado nas demonstrações contábeis.</w:t>
      </w:r>
    </w:p>
    <w:p w14:paraId="2758B763" w14:textId="77777777" w:rsidR="002A7EB0" w:rsidRPr="005771A2" w:rsidRDefault="002A7EB0" w:rsidP="002A7EB0">
      <w:pPr>
        <w:jc w:val="both"/>
        <w:rPr>
          <w:rFonts w:ascii="Arial" w:hAnsi="Arial" w:cs="Arial"/>
        </w:rPr>
      </w:pPr>
    </w:p>
    <w:p w14:paraId="11801C7F" w14:textId="77777777" w:rsidR="002A7EB0" w:rsidRPr="005771A2" w:rsidRDefault="002A7EB0" w:rsidP="002A7EB0">
      <w:pPr>
        <w:jc w:val="both"/>
        <w:rPr>
          <w:rFonts w:ascii="Arial" w:hAnsi="Arial" w:cs="Arial"/>
          <w:bCs/>
        </w:rPr>
      </w:pPr>
      <w:r w:rsidRPr="005771A2">
        <w:rPr>
          <w:rFonts w:ascii="Arial" w:hAnsi="Arial" w:cs="Arial"/>
          <w:bCs/>
        </w:rPr>
        <w:t>Avaliação dos riscos de distorção relevante no nível da afirmação</w:t>
      </w:r>
    </w:p>
    <w:p w14:paraId="7AD1EB35" w14:textId="77777777" w:rsidR="002A7EB0" w:rsidRPr="005771A2" w:rsidRDefault="002A7EB0" w:rsidP="002A7EB0">
      <w:pPr>
        <w:jc w:val="both"/>
        <w:rPr>
          <w:rFonts w:ascii="Arial" w:hAnsi="Arial" w:cs="Arial"/>
        </w:rPr>
      </w:pPr>
    </w:p>
    <w:p w14:paraId="62393D7F" w14:textId="77777777" w:rsidR="002A7EB0" w:rsidRPr="005771A2" w:rsidRDefault="002A7EB0" w:rsidP="002A7EB0">
      <w:pPr>
        <w:jc w:val="both"/>
        <w:rPr>
          <w:rFonts w:ascii="Arial" w:hAnsi="Arial" w:cs="Arial"/>
        </w:rPr>
      </w:pPr>
      <w:r w:rsidRPr="005771A2">
        <w:rPr>
          <w:rFonts w:ascii="Arial" w:hAnsi="Arial" w:cs="Arial"/>
        </w:rPr>
        <w:t>Avaliação do risco inerente (ver itens de A205 a A217)</w:t>
      </w:r>
    </w:p>
    <w:p w14:paraId="48F92B0B" w14:textId="77777777" w:rsidR="002A7EB0" w:rsidRPr="005771A2" w:rsidRDefault="002A7EB0" w:rsidP="002A7EB0">
      <w:pPr>
        <w:spacing w:after="120"/>
        <w:jc w:val="both"/>
        <w:rPr>
          <w:rFonts w:ascii="Arial" w:hAnsi="Arial" w:cs="Arial"/>
        </w:rPr>
      </w:pPr>
    </w:p>
    <w:p w14:paraId="19F53325" w14:textId="77777777" w:rsidR="002A7EB0" w:rsidRPr="005771A2" w:rsidRDefault="002A7EB0" w:rsidP="002A7EB0">
      <w:pPr>
        <w:ind w:left="567" w:hanging="567"/>
        <w:jc w:val="both"/>
        <w:rPr>
          <w:rFonts w:ascii="Arial" w:hAnsi="Arial" w:cs="Arial"/>
        </w:rPr>
      </w:pPr>
      <w:r w:rsidRPr="005771A2">
        <w:rPr>
          <w:rFonts w:ascii="Arial" w:hAnsi="Arial" w:cs="Arial"/>
        </w:rPr>
        <w:t>31.</w:t>
      </w:r>
      <w:r w:rsidRPr="005771A2">
        <w:rPr>
          <w:rFonts w:ascii="Arial" w:hAnsi="Arial" w:cs="Arial"/>
        </w:rPr>
        <w:tab/>
        <w:t>Para os riscos identificados de distorção relevante no nível da afirmação, o auditor deve avaliar o risco inerente mediante a avaliação da probabilidade e da magnitude da distorção. Ao fazê-lo, o auditor deve levar em consideração o modo e o grau em que:</w:t>
      </w:r>
    </w:p>
    <w:p w14:paraId="6EB7C65D"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fatores de risco inerentes afetam a suscetibilidade das afirmações relevantes à distorção; e</w:t>
      </w:r>
    </w:p>
    <w:p w14:paraId="1B41D945"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os riscos de distorção relevante no nível das demonstrações contábeis afetam a avaliação do risco inerente para os riscos de demonstrações contábeis no nível da afirmação (ver itens A215 e A216).</w:t>
      </w:r>
    </w:p>
    <w:p w14:paraId="4838ECBB" w14:textId="77777777" w:rsidR="002A7EB0" w:rsidRPr="005771A2" w:rsidRDefault="002A7EB0" w:rsidP="002A7EB0">
      <w:pPr>
        <w:jc w:val="both"/>
        <w:rPr>
          <w:rFonts w:ascii="Arial" w:hAnsi="Arial" w:cs="Arial"/>
        </w:rPr>
      </w:pPr>
    </w:p>
    <w:p w14:paraId="4ADE9268" w14:textId="77777777" w:rsidR="002A7EB0" w:rsidRPr="005771A2" w:rsidRDefault="002A7EB0" w:rsidP="002A7EB0">
      <w:pPr>
        <w:ind w:left="567" w:hanging="567"/>
        <w:jc w:val="both"/>
        <w:rPr>
          <w:rFonts w:ascii="Arial" w:hAnsi="Arial" w:cs="Arial"/>
        </w:rPr>
      </w:pPr>
      <w:r w:rsidRPr="005771A2">
        <w:rPr>
          <w:rFonts w:ascii="Arial" w:hAnsi="Arial" w:cs="Arial"/>
        </w:rPr>
        <w:t>32.</w:t>
      </w:r>
      <w:r w:rsidRPr="005771A2">
        <w:rPr>
          <w:rFonts w:ascii="Arial" w:hAnsi="Arial" w:cs="Arial"/>
        </w:rPr>
        <w:tab/>
        <w:t>O auditor deve determinar se qualquer um dos riscos avaliados de distorção relevante são riscos significativos (ver itens de A218 a A221).</w:t>
      </w:r>
    </w:p>
    <w:p w14:paraId="57A37CC4" w14:textId="77777777" w:rsidR="002A7EB0" w:rsidRPr="005771A2" w:rsidRDefault="002A7EB0" w:rsidP="002A7EB0">
      <w:pPr>
        <w:jc w:val="both"/>
        <w:rPr>
          <w:rFonts w:ascii="Arial" w:hAnsi="Arial" w:cs="Arial"/>
        </w:rPr>
      </w:pPr>
    </w:p>
    <w:p w14:paraId="35F65501" w14:textId="77777777" w:rsidR="002A7EB0" w:rsidRPr="005771A2" w:rsidRDefault="002A7EB0" w:rsidP="002A7EB0">
      <w:pPr>
        <w:ind w:left="567" w:hanging="567"/>
        <w:jc w:val="both"/>
        <w:rPr>
          <w:rFonts w:ascii="Arial" w:hAnsi="Arial" w:cs="Arial"/>
        </w:rPr>
      </w:pPr>
      <w:r w:rsidRPr="005771A2">
        <w:rPr>
          <w:rFonts w:ascii="Arial" w:hAnsi="Arial" w:cs="Arial"/>
        </w:rPr>
        <w:t>33.</w:t>
      </w:r>
      <w:r w:rsidRPr="005771A2">
        <w:rPr>
          <w:rFonts w:ascii="Arial" w:hAnsi="Arial" w:cs="Arial"/>
        </w:rPr>
        <w:tab/>
        <w:t>O auditor deve determinar se somente os procedimentos substantivos não conseguem fornecer evidência de auditoria apropriada e suficiente para qualquer um dos riscos de distorção relevante no nível da afirmação (ver itens de A222 a A225).</w:t>
      </w:r>
    </w:p>
    <w:p w14:paraId="4627CD1F" w14:textId="77777777" w:rsidR="002A7EB0" w:rsidRPr="005771A2" w:rsidRDefault="002A7EB0" w:rsidP="002A7EB0">
      <w:pPr>
        <w:jc w:val="both"/>
        <w:rPr>
          <w:rFonts w:ascii="Arial" w:hAnsi="Arial" w:cs="Arial"/>
        </w:rPr>
      </w:pPr>
    </w:p>
    <w:p w14:paraId="7FF4FC38" w14:textId="77777777" w:rsidR="002A7EB0" w:rsidRPr="005771A2" w:rsidRDefault="002A7EB0" w:rsidP="002A7EB0">
      <w:pPr>
        <w:jc w:val="both"/>
        <w:rPr>
          <w:rFonts w:ascii="Arial" w:hAnsi="Arial" w:cs="Arial"/>
          <w:bCs/>
        </w:rPr>
      </w:pPr>
      <w:r w:rsidRPr="005771A2">
        <w:rPr>
          <w:rFonts w:ascii="Arial" w:hAnsi="Arial" w:cs="Arial"/>
          <w:bCs/>
        </w:rPr>
        <w:t>Avaliação do risco de controle</w:t>
      </w:r>
    </w:p>
    <w:p w14:paraId="747CE800" w14:textId="77777777" w:rsidR="002A7EB0" w:rsidRPr="005771A2" w:rsidRDefault="002A7EB0" w:rsidP="002A7EB0">
      <w:pPr>
        <w:jc w:val="both"/>
        <w:rPr>
          <w:rFonts w:ascii="Arial" w:hAnsi="Arial" w:cs="Arial"/>
        </w:rPr>
      </w:pPr>
    </w:p>
    <w:p w14:paraId="76DD4B59" w14:textId="77777777" w:rsidR="002A7EB0" w:rsidRPr="005771A2" w:rsidRDefault="002A7EB0" w:rsidP="002A7EB0">
      <w:pPr>
        <w:ind w:left="567" w:hanging="567"/>
        <w:jc w:val="both"/>
        <w:rPr>
          <w:rFonts w:ascii="Arial" w:hAnsi="Arial" w:cs="Arial"/>
        </w:rPr>
      </w:pPr>
      <w:r w:rsidRPr="005771A2">
        <w:rPr>
          <w:rFonts w:ascii="Arial" w:hAnsi="Arial" w:cs="Arial"/>
        </w:rPr>
        <w:t>34.</w:t>
      </w:r>
      <w:r w:rsidRPr="005771A2">
        <w:rPr>
          <w:rFonts w:ascii="Arial" w:hAnsi="Arial" w:cs="Arial"/>
        </w:rPr>
        <w:tab/>
        <w:t>Se o auditor planeja testar a efetividade operacional dos controles, ele deve avaliar o risco de controle. Se o auditor não planeja testar a efetividade operacional dos controles, a sua avaliação do risco de controle é tal que a avaliação do risco de distorção relevante é a mesma que a avaliação do risco inerente (ver itens de A226 a A229).</w:t>
      </w:r>
    </w:p>
    <w:p w14:paraId="22A07F35" w14:textId="77777777" w:rsidR="002A7EB0" w:rsidRPr="005771A2" w:rsidRDefault="002A7EB0" w:rsidP="002A7EB0">
      <w:pPr>
        <w:jc w:val="both"/>
        <w:rPr>
          <w:rFonts w:ascii="Arial" w:hAnsi="Arial" w:cs="Arial"/>
        </w:rPr>
      </w:pPr>
    </w:p>
    <w:p w14:paraId="023CE10F" w14:textId="77777777" w:rsidR="002A7EB0" w:rsidRPr="005771A2" w:rsidRDefault="002A7EB0" w:rsidP="002A7EB0">
      <w:pPr>
        <w:jc w:val="both"/>
        <w:rPr>
          <w:rFonts w:ascii="Arial" w:hAnsi="Arial" w:cs="Arial"/>
          <w:bCs/>
        </w:rPr>
      </w:pPr>
      <w:r w:rsidRPr="005771A2">
        <w:rPr>
          <w:rFonts w:ascii="Arial" w:hAnsi="Arial" w:cs="Arial"/>
          <w:bCs/>
        </w:rPr>
        <w:t>Avaliação da evidência de auditoria obtida a partir dos procedimentos de avaliação de riscos</w:t>
      </w:r>
    </w:p>
    <w:p w14:paraId="7492B6E4" w14:textId="77777777" w:rsidR="002A7EB0" w:rsidRPr="005771A2" w:rsidRDefault="002A7EB0" w:rsidP="002A7EB0">
      <w:pPr>
        <w:jc w:val="both"/>
        <w:rPr>
          <w:rFonts w:ascii="Arial" w:hAnsi="Arial" w:cs="Arial"/>
        </w:rPr>
      </w:pPr>
    </w:p>
    <w:p w14:paraId="3B7F3CBF" w14:textId="77777777" w:rsidR="002A7EB0" w:rsidRPr="005771A2" w:rsidRDefault="002A7EB0" w:rsidP="002A7EB0">
      <w:pPr>
        <w:ind w:left="567" w:hanging="567"/>
        <w:jc w:val="both"/>
        <w:rPr>
          <w:rFonts w:ascii="Arial" w:hAnsi="Arial" w:cs="Arial"/>
        </w:rPr>
      </w:pPr>
      <w:r w:rsidRPr="005771A2">
        <w:rPr>
          <w:rFonts w:ascii="Arial" w:hAnsi="Arial" w:cs="Arial"/>
        </w:rPr>
        <w:t>35.</w:t>
      </w:r>
      <w:r w:rsidRPr="005771A2">
        <w:rPr>
          <w:rFonts w:ascii="Arial" w:hAnsi="Arial" w:cs="Arial"/>
        </w:rPr>
        <w:tab/>
        <w:t>O auditor deve avaliar se a evidência de auditoria obtida a partir dos procedimentos de avaliação de riscos fornece uma base apropriada para a identificação e a avaliação dos riscos de distorção relevante. Se não, ele deve realizar procedimentos adicionais de avaliação de riscos até que a evidência de auditoria tenha sido obtida para fornecer tal base.  Ao identificar e avaliar os riscos de distorção relevante, o auditor deve levar em consideração toda a evidência de auditoria obtida a partir dos procedimentos de avaliação de riscos, independentemente de se ela corrobora ou contradiz as afirmações feitas pela administração (ver itens de A230 a A232).</w:t>
      </w:r>
    </w:p>
    <w:p w14:paraId="1B4A35CB" w14:textId="77777777" w:rsidR="002A7EB0" w:rsidRPr="005771A2" w:rsidRDefault="002A7EB0" w:rsidP="002A7EB0">
      <w:pPr>
        <w:jc w:val="both"/>
        <w:rPr>
          <w:rFonts w:ascii="Arial" w:hAnsi="Arial" w:cs="Arial"/>
        </w:rPr>
      </w:pPr>
    </w:p>
    <w:p w14:paraId="08FE6E63" w14:textId="77777777" w:rsidR="002A7EB0" w:rsidRPr="005771A2" w:rsidRDefault="002A7EB0" w:rsidP="002A7EB0">
      <w:pPr>
        <w:jc w:val="both"/>
        <w:rPr>
          <w:rFonts w:ascii="Arial" w:hAnsi="Arial" w:cs="Arial"/>
          <w:bCs/>
        </w:rPr>
      </w:pPr>
      <w:r w:rsidRPr="005771A2">
        <w:rPr>
          <w:rFonts w:ascii="Arial" w:hAnsi="Arial" w:cs="Arial"/>
          <w:bCs/>
        </w:rPr>
        <w:t xml:space="preserve">Classes de transações, saldos contábeis e divulgações que não são significativas, mas que são relevantes </w:t>
      </w:r>
    </w:p>
    <w:p w14:paraId="23DD83F0" w14:textId="77777777" w:rsidR="002A7EB0" w:rsidRPr="005771A2" w:rsidRDefault="002A7EB0" w:rsidP="002A7EB0">
      <w:pPr>
        <w:jc w:val="both"/>
        <w:rPr>
          <w:rFonts w:ascii="Arial" w:hAnsi="Arial" w:cs="Arial"/>
        </w:rPr>
      </w:pPr>
    </w:p>
    <w:p w14:paraId="041B5BF8" w14:textId="77777777" w:rsidR="002A7EB0" w:rsidRPr="005771A2" w:rsidRDefault="002A7EB0" w:rsidP="002A7EB0">
      <w:pPr>
        <w:ind w:left="567" w:hanging="567"/>
        <w:jc w:val="both"/>
        <w:rPr>
          <w:rFonts w:ascii="Arial" w:hAnsi="Arial" w:cs="Arial"/>
        </w:rPr>
      </w:pPr>
      <w:r w:rsidRPr="005771A2">
        <w:rPr>
          <w:rFonts w:ascii="Arial" w:hAnsi="Arial" w:cs="Arial"/>
        </w:rPr>
        <w:t>36.</w:t>
      </w:r>
      <w:r w:rsidRPr="005771A2">
        <w:rPr>
          <w:rFonts w:ascii="Arial" w:hAnsi="Arial" w:cs="Arial"/>
        </w:rPr>
        <w:tab/>
        <w:t>Para classes de transações, saldos contábeis ou divulgações relevantes que não foram determinados como sendo classes de transações, saldos contábeis ou divulgações significativas, o auditor deve avaliar se a sua determinação ainda é apropriada (ver itens de A233 a A235).</w:t>
      </w:r>
    </w:p>
    <w:p w14:paraId="28A3DB0A" w14:textId="77777777" w:rsidR="002A7EB0" w:rsidRPr="005771A2" w:rsidRDefault="002A7EB0" w:rsidP="002A7EB0">
      <w:pPr>
        <w:jc w:val="both"/>
        <w:rPr>
          <w:rFonts w:ascii="Arial" w:hAnsi="Arial" w:cs="Arial"/>
        </w:rPr>
      </w:pPr>
    </w:p>
    <w:p w14:paraId="3116CCF9" w14:textId="77777777" w:rsidR="002A7EB0" w:rsidRPr="005771A2" w:rsidRDefault="002A7EB0" w:rsidP="002A7EB0">
      <w:pPr>
        <w:jc w:val="both"/>
        <w:rPr>
          <w:rFonts w:ascii="Arial" w:hAnsi="Arial" w:cs="Arial"/>
          <w:bCs/>
        </w:rPr>
      </w:pPr>
      <w:r w:rsidRPr="005771A2">
        <w:rPr>
          <w:rFonts w:ascii="Arial" w:hAnsi="Arial" w:cs="Arial"/>
          <w:bCs/>
        </w:rPr>
        <w:t>Revisão da avaliação de riscos</w:t>
      </w:r>
    </w:p>
    <w:p w14:paraId="52C24B17" w14:textId="77777777" w:rsidR="002A7EB0" w:rsidRPr="005771A2" w:rsidRDefault="002A7EB0" w:rsidP="002A7EB0">
      <w:pPr>
        <w:jc w:val="both"/>
        <w:rPr>
          <w:rFonts w:ascii="Arial" w:hAnsi="Arial" w:cs="Arial"/>
          <w:b/>
        </w:rPr>
      </w:pPr>
    </w:p>
    <w:p w14:paraId="02C79B02" w14:textId="77777777" w:rsidR="002A7EB0" w:rsidRPr="005771A2" w:rsidRDefault="002A7EB0" w:rsidP="002A7EB0">
      <w:pPr>
        <w:ind w:left="567" w:hanging="567"/>
        <w:jc w:val="both"/>
        <w:rPr>
          <w:rFonts w:ascii="Arial" w:hAnsi="Arial" w:cs="Arial"/>
        </w:rPr>
      </w:pPr>
      <w:r w:rsidRPr="005771A2">
        <w:rPr>
          <w:rFonts w:ascii="Arial" w:hAnsi="Arial" w:cs="Arial"/>
        </w:rPr>
        <w:t>37.</w:t>
      </w:r>
      <w:r w:rsidRPr="005771A2">
        <w:rPr>
          <w:rFonts w:ascii="Arial" w:hAnsi="Arial" w:cs="Arial"/>
        </w:rPr>
        <w:tab/>
        <w:t>Se o auditor obtém novas informações que não são consistentes com a evidência de auditoria sobre a qual ele originalmente baseou a identificação ou avaliação dos riscos de distorção relevante, ele deve rever a identificação ou a avaliação (ver item A236).</w:t>
      </w:r>
    </w:p>
    <w:p w14:paraId="3E92538C" w14:textId="77777777" w:rsidR="002A7EB0" w:rsidRPr="005771A2" w:rsidRDefault="002A7EB0" w:rsidP="002A7EB0">
      <w:pPr>
        <w:jc w:val="both"/>
        <w:rPr>
          <w:rFonts w:ascii="Arial" w:hAnsi="Arial" w:cs="Arial"/>
        </w:rPr>
      </w:pPr>
    </w:p>
    <w:p w14:paraId="0E9C0811" w14:textId="77777777" w:rsidR="002A7EB0" w:rsidRPr="005771A2" w:rsidRDefault="002A7EB0" w:rsidP="002A7EB0">
      <w:pPr>
        <w:jc w:val="both"/>
        <w:rPr>
          <w:rFonts w:ascii="Arial" w:hAnsi="Arial" w:cs="Arial"/>
          <w:b/>
        </w:rPr>
      </w:pPr>
      <w:r w:rsidRPr="005771A2">
        <w:rPr>
          <w:rFonts w:ascii="Arial" w:hAnsi="Arial" w:cs="Arial"/>
          <w:b/>
        </w:rPr>
        <w:t>Documentação</w:t>
      </w:r>
    </w:p>
    <w:p w14:paraId="12EE355E" w14:textId="77777777" w:rsidR="002A7EB0" w:rsidRPr="005771A2" w:rsidRDefault="002A7EB0" w:rsidP="002A7EB0">
      <w:pPr>
        <w:jc w:val="both"/>
        <w:rPr>
          <w:rFonts w:ascii="Arial" w:hAnsi="Arial" w:cs="Arial"/>
          <w:b/>
        </w:rPr>
      </w:pPr>
    </w:p>
    <w:p w14:paraId="57820BAC" w14:textId="77777777" w:rsidR="002A7EB0" w:rsidRPr="005771A2" w:rsidRDefault="002A7EB0" w:rsidP="002A7EB0">
      <w:pPr>
        <w:ind w:left="567" w:hanging="567"/>
        <w:jc w:val="both"/>
        <w:rPr>
          <w:rFonts w:ascii="Arial" w:hAnsi="Arial" w:cs="Arial"/>
        </w:rPr>
      </w:pPr>
      <w:r w:rsidRPr="005771A2">
        <w:rPr>
          <w:rFonts w:ascii="Arial" w:hAnsi="Arial" w:cs="Arial"/>
        </w:rPr>
        <w:t>38.</w:t>
      </w:r>
      <w:r w:rsidRPr="005771A2">
        <w:rPr>
          <w:rFonts w:ascii="Arial" w:hAnsi="Arial" w:cs="Arial"/>
        </w:rPr>
        <w:tab/>
        <w:t xml:space="preserve">O auditor </w:t>
      </w:r>
      <w:r w:rsidRPr="004F6292">
        <w:rPr>
          <w:rFonts w:ascii="Arial" w:hAnsi="Arial" w:cs="Arial"/>
          <w:highlight w:val="green"/>
        </w:rPr>
        <w:t>deve incluir na documentação</w:t>
      </w:r>
      <w:r w:rsidRPr="005771A2">
        <w:rPr>
          <w:rFonts w:ascii="Arial" w:hAnsi="Arial" w:cs="Arial"/>
        </w:rPr>
        <w:t xml:space="preserve"> de auditoria (ver itens de A237 a A241 e NBC TA 230 – Documentação de Auditoria, itens de 8 a 11, A6 e A7):</w:t>
      </w:r>
    </w:p>
    <w:p w14:paraId="3306ABFD"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 xml:space="preserve">a </w:t>
      </w:r>
      <w:r w:rsidRPr="004F6292">
        <w:rPr>
          <w:rFonts w:ascii="Arial" w:hAnsi="Arial" w:cs="Arial"/>
          <w:highlight w:val="green"/>
        </w:rPr>
        <w:t>discussão</w:t>
      </w:r>
      <w:r w:rsidRPr="005771A2">
        <w:rPr>
          <w:rFonts w:ascii="Arial" w:hAnsi="Arial" w:cs="Arial"/>
        </w:rPr>
        <w:t xml:space="preserve"> entre a equipe encarregada do trabalho e as decisões significativas alcançadas;</w:t>
      </w:r>
    </w:p>
    <w:p w14:paraId="2200CEF8"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 xml:space="preserve">elementos-chave do </w:t>
      </w:r>
      <w:r w:rsidRPr="004F6292">
        <w:rPr>
          <w:rFonts w:ascii="Arial" w:hAnsi="Arial" w:cs="Arial"/>
          <w:highlight w:val="green"/>
        </w:rPr>
        <w:t>entendimento do auditor</w:t>
      </w:r>
      <w:r w:rsidRPr="005771A2">
        <w:rPr>
          <w:rFonts w:ascii="Arial" w:hAnsi="Arial" w:cs="Arial"/>
        </w:rPr>
        <w:t>, de acordo com os itens 19, 21, 22, 24 e 25, as fontes de informações a partir das quais o entendimento do auditor foi obtido e os procedimentos de avaliação de riscos realizados;</w:t>
      </w:r>
    </w:p>
    <w:p w14:paraId="1410D391"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 xml:space="preserve">a avaliação do </w:t>
      </w:r>
      <w:r w:rsidRPr="004F6292">
        <w:rPr>
          <w:rFonts w:ascii="Arial" w:hAnsi="Arial" w:cs="Arial"/>
          <w:highlight w:val="green"/>
        </w:rPr>
        <w:t>plano dos controles identificados</w:t>
      </w:r>
      <w:r w:rsidRPr="005771A2">
        <w:rPr>
          <w:rFonts w:ascii="Arial" w:hAnsi="Arial" w:cs="Arial"/>
        </w:rPr>
        <w:t xml:space="preserve"> e a determinação de se esses controles foram implementados de acordo com os requisitos no item 26; e</w:t>
      </w:r>
    </w:p>
    <w:p w14:paraId="6491227D" w14:textId="77777777" w:rsidR="002A7EB0" w:rsidRPr="005771A2" w:rsidRDefault="002A7EB0" w:rsidP="002A7EB0">
      <w:pPr>
        <w:ind w:left="993" w:hanging="426"/>
        <w:jc w:val="both"/>
        <w:rPr>
          <w:rFonts w:ascii="Arial" w:hAnsi="Arial" w:cs="Arial"/>
        </w:rPr>
      </w:pPr>
      <w:r w:rsidRPr="005771A2">
        <w:rPr>
          <w:rFonts w:ascii="Arial" w:hAnsi="Arial" w:cs="Arial"/>
        </w:rPr>
        <w:t>(d)</w:t>
      </w:r>
      <w:r w:rsidRPr="005771A2">
        <w:rPr>
          <w:rFonts w:ascii="Arial" w:hAnsi="Arial" w:cs="Arial"/>
        </w:rPr>
        <w:tab/>
        <w:t xml:space="preserve">a identificação e a </w:t>
      </w:r>
      <w:r w:rsidRPr="004F6292">
        <w:rPr>
          <w:rFonts w:ascii="Arial" w:hAnsi="Arial" w:cs="Arial"/>
          <w:highlight w:val="green"/>
        </w:rPr>
        <w:t>avaliação dos riscos de distorção relevante nos níveis das demonstrações contábeis</w:t>
      </w:r>
      <w:r w:rsidRPr="005771A2">
        <w:rPr>
          <w:rFonts w:ascii="Arial" w:hAnsi="Arial" w:cs="Arial"/>
        </w:rPr>
        <w:t xml:space="preserve"> e da afirmação, incluindo os </w:t>
      </w:r>
      <w:r w:rsidRPr="004F6292">
        <w:rPr>
          <w:rFonts w:ascii="Arial" w:hAnsi="Arial" w:cs="Arial"/>
          <w:highlight w:val="green"/>
        </w:rPr>
        <w:t>riscos significativos</w:t>
      </w:r>
      <w:r w:rsidRPr="005771A2">
        <w:rPr>
          <w:rFonts w:ascii="Arial" w:hAnsi="Arial" w:cs="Arial"/>
        </w:rPr>
        <w:t xml:space="preserve"> e os riscos para os quais somente os procedimentos substantivos não conseguem fornecer evidência de auditoria apropriada e suficiente, e a lógica utilizada para os julgamentos significativos feitos. </w:t>
      </w:r>
    </w:p>
    <w:p w14:paraId="2EE4F3D2" w14:textId="77777777" w:rsidR="002A7EB0" w:rsidRPr="005771A2" w:rsidRDefault="002A7EB0" w:rsidP="002A7EB0">
      <w:pPr>
        <w:jc w:val="both"/>
        <w:rPr>
          <w:rFonts w:ascii="Arial" w:hAnsi="Arial" w:cs="Arial"/>
        </w:rPr>
      </w:pPr>
    </w:p>
    <w:p w14:paraId="206A9409" w14:textId="77777777" w:rsidR="002A7EB0" w:rsidRPr="005771A2" w:rsidRDefault="002A7EB0" w:rsidP="002A7EB0">
      <w:pPr>
        <w:tabs>
          <w:tab w:val="left" w:pos="567"/>
        </w:tabs>
        <w:autoSpaceDE w:val="0"/>
        <w:autoSpaceDN w:val="0"/>
        <w:adjustRightInd w:val="0"/>
        <w:ind w:left="567" w:hanging="567"/>
        <w:jc w:val="both"/>
        <w:rPr>
          <w:rFonts w:ascii="Arial" w:hAnsi="Arial" w:cs="Arial"/>
          <w:b/>
          <w:bCs/>
        </w:rPr>
      </w:pPr>
      <w:r w:rsidRPr="005771A2">
        <w:rPr>
          <w:rFonts w:ascii="Arial" w:hAnsi="Arial" w:cs="Arial"/>
          <w:b/>
          <w:bCs/>
        </w:rPr>
        <w:t>Vigência</w:t>
      </w:r>
    </w:p>
    <w:p w14:paraId="33BDE175" w14:textId="77777777" w:rsidR="002A7EB0" w:rsidRPr="005771A2" w:rsidRDefault="002A7EB0" w:rsidP="002A7EB0">
      <w:pPr>
        <w:tabs>
          <w:tab w:val="left" w:pos="567"/>
        </w:tabs>
        <w:autoSpaceDE w:val="0"/>
        <w:autoSpaceDN w:val="0"/>
        <w:adjustRightInd w:val="0"/>
        <w:ind w:left="567" w:hanging="567"/>
        <w:jc w:val="both"/>
        <w:rPr>
          <w:rFonts w:ascii="Arial" w:hAnsi="Arial" w:cs="Arial"/>
          <w:b/>
          <w:bCs/>
        </w:rPr>
      </w:pPr>
    </w:p>
    <w:p w14:paraId="167F0439" w14:textId="77777777" w:rsidR="002A7EB0" w:rsidRPr="005771A2" w:rsidRDefault="002A7EB0" w:rsidP="002A7EB0">
      <w:pPr>
        <w:tabs>
          <w:tab w:val="left" w:pos="0"/>
        </w:tabs>
        <w:autoSpaceDE w:val="0"/>
        <w:autoSpaceDN w:val="0"/>
        <w:adjustRightInd w:val="0"/>
        <w:jc w:val="both"/>
        <w:rPr>
          <w:rFonts w:ascii="Arial" w:hAnsi="Arial" w:cs="Arial"/>
        </w:rPr>
      </w:pPr>
      <w:r w:rsidRPr="005771A2">
        <w:rPr>
          <w:rFonts w:ascii="Arial" w:hAnsi="Arial" w:cs="Arial"/>
        </w:rPr>
        <w:t>Esta Norma deve ser aplicada aos relatórios de auditoria emitidos sobre as demonstrações contábeis referentes aos exercícios ou períodos que se findam em, ou após, 31 de dezembro de 2022, e revoga a NBC TA 315 e a NBC TA 315 (R1), publicadas no DOU, Seção 1, de 29/1/2014 e 5/9/2016, respectivamente.</w:t>
      </w:r>
    </w:p>
    <w:p w14:paraId="21D1B375" w14:textId="77777777" w:rsidR="002A7EB0" w:rsidRPr="005771A2" w:rsidRDefault="002A7EB0" w:rsidP="002A7EB0">
      <w:pPr>
        <w:tabs>
          <w:tab w:val="left" w:pos="567"/>
        </w:tabs>
        <w:autoSpaceDE w:val="0"/>
        <w:autoSpaceDN w:val="0"/>
        <w:adjustRightInd w:val="0"/>
        <w:ind w:left="567" w:hanging="567"/>
        <w:jc w:val="both"/>
        <w:rPr>
          <w:rFonts w:ascii="Arial" w:hAnsi="Arial" w:cs="Arial"/>
        </w:rPr>
      </w:pPr>
    </w:p>
    <w:p w14:paraId="04DE648D" w14:textId="77777777" w:rsidR="002A7EB0" w:rsidRPr="005771A2" w:rsidRDefault="002A7EB0" w:rsidP="002A7EB0">
      <w:pPr>
        <w:tabs>
          <w:tab w:val="left" w:pos="567"/>
        </w:tabs>
        <w:autoSpaceDE w:val="0"/>
        <w:autoSpaceDN w:val="0"/>
        <w:adjustRightInd w:val="0"/>
        <w:ind w:left="567" w:hanging="567"/>
        <w:jc w:val="both"/>
        <w:rPr>
          <w:rFonts w:ascii="Arial" w:hAnsi="Arial" w:cs="Arial"/>
        </w:rPr>
      </w:pPr>
    </w:p>
    <w:p w14:paraId="62C42EEA" w14:textId="77777777" w:rsidR="002A7EB0" w:rsidRPr="005771A2" w:rsidRDefault="002A7EB0" w:rsidP="002A7EB0">
      <w:pPr>
        <w:pStyle w:val="PargrafodaLista"/>
        <w:autoSpaceDE w:val="0"/>
        <w:autoSpaceDN w:val="0"/>
        <w:adjustRightInd w:val="0"/>
        <w:ind w:left="567"/>
        <w:jc w:val="right"/>
        <w:rPr>
          <w:rFonts w:ascii="Arial" w:hAnsi="Arial" w:cs="Arial"/>
          <w:color w:val="000000"/>
        </w:rPr>
      </w:pPr>
      <w:r w:rsidRPr="005771A2">
        <w:rPr>
          <w:rFonts w:ascii="Arial" w:hAnsi="Arial" w:cs="Arial"/>
          <w:color w:val="000000"/>
        </w:rPr>
        <w:t>Brasília, 19 de agosto de 2021</w:t>
      </w:r>
    </w:p>
    <w:p w14:paraId="1B48C1F8" w14:textId="77777777" w:rsidR="002A7EB0" w:rsidRPr="005771A2" w:rsidRDefault="002A7EB0" w:rsidP="002A7EB0">
      <w:pPr>
        <w:pStyle w:val="PargrafodaLista"/>
        <w:autoSpaceDE w:val="0"/>
        <w:autoSpaceDN w:val="0"/>
        <w:adjustRightInd w:val="0"/>
        <w:ind w:left="567"/>
        <w:jc w:val="both"/>
        <w:rPr>
          <w:rFonts w:ascii="Arial" w:hAnsi="Arial" w:cs="Arial"/>
          <w:color w:val="000000"/>
        </w:rPr>
      </w:pPr>
    </w:p>
    <w:p w14:paraId="5145FD57" w14:textId="77777777" w:rsidR="002A7EB0" w:rsidRPr="005771A2" w:rsidRDefault="002A7EB0" w:rsidP="002A7EB0">
      <w:pPr>
        <w:pStyle w:val="PargrafodaLista"/>
        <w:autoSpaceDE w:val="0"/>
        <w:autoSpaceDN w:val="0"/>
        <w:adjustRightInd w:val="0"/>
        <w:ind w:left="567"/>
        <w:jc w:val="both"/>
        <w:rPr>
          <w:rFonts w:ascii="Arial" w:hAnsi="Arial" w:cs="Arial"/>
          <w:color w:val="000000"/>
        </w:rPr>
      </w:pPr>
    </w:p>
    <w:p w14:paraId="0514DFEE" w14:textId="77777777" w:rsidR="002A7EB0" w:rsidRPr="005771A2" w:rsidRDefault="002A7EB0" w:rsidP="002A7EB0">
      <w:pPr>
        <w:pStyle w:val="PargrafodaLista"/>
        <w:autoSpaceDE w:val="0"/>
        <w:autoSpaceDN w:val="0"/>
        <w:adjustRightInd w:val="0"/>
        <w:ind w:left="567"/>
        <w:jc w:val="both"/>
        <w:rPr>
          <w:rFonts w:ascii="Arial" w:hAnsi="Arial" w:cs="Arial"/>
          <w:color w:val="000000"/>
        </w:rPr>
      </w:pPr>
    </w:p>
    <w:p w14:paraId="0CDF6177" w14:textId="77777777" w:rsidR="002A7EB0" w:rsidRPr="005771A2" w:rsidRDefault="002A7EB0" w:rsidP="002A7EB0">
      <w:pPr>
        <w:pStyle w:val="PargrafodaLista"/>
        <w:autoSpaceDE w:val="0"/>
        <w:autoSpaceDN w:val="0"/>
        <w:adjustRightInd w:val="0"/>
        <w:ind w:left="567"/>
        <w:jc w:val="center"/>
        <w:rPr>
          <w:rFonts w:ascii="Arial" w:hAnsi="Arial" w:cs="Arial"/>
          <w:color w:val="000000"/>
        </w:rPr>
      </w:pPr>
      <w:r w:rsidRPr="005771A2">
        <w:rPr>
          <w:rFonts w:ascii="Arial" w:hAnsi="Arial" w:cs="Arial"/>
          <w:color w:val="000000"/>
        </w:rPr>
        <w:t>Contador Zulmir Ivânio Breda</w:t>
      </w:r>
    </w:p>
    <w:p w14:paraId="70AAC7F4" w14:textId="77777777" w:rsidR="002A7EB0" w:rsidRPr="005771A2" w:rsidRDefault="002A7EB0" w:rsidP="002A7EB0">
      <w:pPr>
        <w:pStyle w:val="PargrafodaLista"/>
        <w:autoSpaceDE w:val="0"/>
        <w:autoSpaceDN w:val="0"/>
        <w:adjustRightInd w:val="0"/>
        <w:ind w:left="567"/>
        <w:jc w:val="center"/>
        <w:rPr>
          <w:rFonts w:ascii="Arial" w:hAnsi="Arial" w:cs="Arial"/>
          <w:color w:val="000000"/>
        </w:rPr>
      </w:pPr>
      <w:r w:rsidRPr="005771A2">
        <w:rPr>
          <w:rFonts w:ascii="Arial" w:hAnsi="Arial" w:cs="Arial"/>
          <w:color w:val="000000"/>
        </w:rPr>
        <w:t>Presidente</w:t>
      </w:r>
    </w:p>
    <w:p w14:paraId="62C5BE8B" w14:textId="77777777" w:rsidR="002A7EB0" w:rsidRPr="005771A2" w:rsidRDefault="002A7EB0" w:rsidP="002A7EB0">
      <w:pPr>
        <w:tabs>
          <w:tab w:val="left" w:pos="567"/>
        </w:tabs>
        <w:autoSpaceDE w:val="0"/>
        <w:autoSpaceDN w:val="0"/>
        <w:adjustRightInd w:val="0"/>
        <w:ind w:left="567" w:hanging="567"/>
        <w:jc w:val="both"/>
        <w:rPr>
          <w:rFonts w:ascii="Arial" w:hAnsi="Arial" w:cs="Arial"/>
        </w:rPr>
      </w:pPr>
    </w:p>
    <w:p w14:paraId="572BD1B5" w14:textId="77777777" w:rsidR="002A7EB0" w:rsidRPr="005771A2" w:rsidRDefault="002A7EB0" w:rsidP="002A7EB0">
      <w:pPr>
        <w:tabs>
          <w:tab w:val="left" w:pos="567"/>
        </w:tabs>
        <w:autoSpaceDE w:val="0"/>
        <w:autoSpaceDN w:val="0"/>
        <w:adjustRightInd w:val="0"/>
        <w:ind w:left="567" w:hanging="567"/>
        <w:jc w:val="both"/>
        <w:rPr>
          <w:rFonts w:ascii="Arial" w:hAnsi="Arial" w:cs="Arial"/>
        </w:rPr>
      </w:pPr>
    </w:p>
    <w:p w14:paraId="4718E638" w14:textId="77777777" w:rsidR="002A7EB0" w:rsidRPr="005771A2" w:rsidRDefault="002A7EB0" w:rsidP="002A7EB0">
      <w:pPr>
        <w:pStyle w:val="IASBNormalnparaL1"/>
        <w:spacing w:before="0"/>
        <w:ind w:left="0" w:firstLine="0"/>
        <w:jc w:val="left"/>
        <w:rPr>
          <w:rFonts w:ascii="Arial" w:hAnsi="Arial" w:cs="Arial"/>
          <w:sz w:val="22"/>
          <w:szCs w:val="22"/>
        </w:rPr>
      </w:pPr>
      <w:r w:rsidRPr="005771A2">
        <w:rPr>
          <w:rFonts w:ascii="Arial" w:hAnsi="Arial" w:cs="Arial"/>
          <w:sz w:val="22"/>
          <w:szCs w:val="22"/>
        </w:rPr>
        <w:t>Ata CFC n.º 1.077.</w:t>
      </w:r>
    </w:p>
    <w:p w14:paraId="2144C78A" w14:textId="77777777" w:rsidR="002A7EB0" w:rsidRPr="005771A2" w:rsidRDefault="002A7EB0" w:rsidP="002A7EB0">
      <w:pPr>
        <w:jc w:val="both"/>
        <w:rPr>
          <w:rFonts w:ascii="Arial" w:hAnsi="Arial" w:cs="Arial"/>
        </w:rPr>
      </w:pPr>
    </w:p>
    <w:p w14:paraId="66A7C0C3" w14:textId="77777777" w:rsidR="002A7EB0" w:rsidRPr="005771A2" w:rsidRDefault="002A7EB0" w:rsidP="002A7EB0">
      <w:pPr>
        <w:jc w:val="both"/>
        <w:rPr>
          <w:rFonts w:ascii="Arial" w:hAnsi="Arial" w:cs="Arial"/>
          <w:b/>
        </w:rPr>
      </w:pPr>
      <w:r w:rsidRPr="005771A2">
        <w:rPr>
          <w:rFonts w:ascii="Arial" w:hAnsi="Arial" w:cs="Arial"/>
          <w:b/>
        </w:rPr>
        <w:br w:type="page"/>
        <w:t>Aplicação e outros materiais explicativos</w:t>
      </w:r>
    </w:p>
    <w:p w14:paraId="4C9AEB8E" w14:textId="77777777" w:rsidR="002A7EB0" w:rsidRPr="005771A2" w:rsidRDefault="002A7EB0" w:rsidP="002A7EB0">
      <w:pPr>
        <w:jc w:val="both"/>
        <w:rPr>
          <w:rFonts w:ascii="Arial" w:hAnsi="Arial" w:cs="Arial"/>
          <w:b/>
        </w:rPr>
      </w:pPr>
    </w:p>
    <w:p w14:paraId="6E4B83F2" w14:textId="77777777" w:rsidR="002A7EB0" w:rsidRPr="005771A2" w:rsidRDefault="002A7EB0" w:rsidP="002A7EB0">
      <w:pPr>
        <w:jc w:val="both"/>
        <w:rPr>
          <w:rFonts w:ascii="Arial" w:hAnsi="Arial" w:cs="Arial"/>
          <w:b/>
        </w:rPr>
      </w:pPr>
      <w:r w:rsidRPr="005771A2">
        <w:rPr>
          <w:rFonts w:ascii="Arial" w:hAnsi="Arial" w:cs="Arial"/>
          <w:b/>
        </w:rPr>
        <w:t>Definições (ver item 12)</w:t>
      </w:r>
    </w:p>
    <w:p w14:paraId="6211C130" w14:textId="77777777" w:rsidR="002A7EB0" w:rsidRPr="005771A2" w:rsidRDefault="002A7EB0" w:rsidP="002A7EB0">
      <w:pPr>
        <w:jc w:val="both"/>
        <w:rPr>
          <w:rFonts w:ascii="Arial" w:hAnsi="Arial" w:cs="Arial"/>
        </w:rPr>
      </w:pPr>
    </w:p>
    <w:p w14:paraId="5E2D4C64" w14:textId="77777777" w:rsidR="002A7EB0" w:rsidRPr="005771A2" w:rsidRDefault="002A7EB0" w:rsidP="002A7EB0">
      <w:pPr>
        <w:jc w:val="both"/>
        <w:rPr>
          <w:rFonts w:ascii="Arial" w:hAnsi="Arial" w:cs="Arial"/>
        </w:rPr>
      </w:pPr>
      <w:r w:rsidRPr="005771A2">
        <w:rPr>
          <w:rFonts w:ascii="Arial" w:hAnsi="Arial" w:cs="Arial"/>
          <w:bCs/>
        </w:rPr>
        <w:t>Afirmações</w:t>
      </w:r>
      <w:r w:rsidRPr="005771A2">
        <w:rPr>
          <w:rFonts w:ascii="Arial" w:hAnsi="Arial" w:cs="Arial"/>
        </w:rPr>
        <w:t xml:space="preserve"> (ver item 12(a))</w:t>
      </w:r>
    </w:p>
    <w:p w14:paraId="0AD87F22" w14:textId="77777777" w:rsidR="002A7EB0" w:rsidRPr="005771A2" w:rsidRDefault="002A7EB0" w:rsidP="002A7EB0">
      <w:pPr>
        <w:jc w:val="both"/>
        <w:rPr>
          <w:rFonts w:ascii="Arial" w:hAnsi="Arial" w:cs="Arial"/>
        </w:rPr>
      </w:pPr>
    </w:p>
    <w:p w14:paraId="2E91F6EC" w14:textId="77777777" w:rsidR="002A7EB0" w:rsidRPr="005771A2" w:rsidRDefault="002A7EB0" w:rsidP="002A7EB0">
      <w:pPr>
        <w:ind w:left="567" w:hanging="567"/>
        <w:jc w:val="both"/>
        <w:rPr>
          <w:rFonts w:ascii="Arial" w:hAnsi="Arial" w:cs="Arial"/>
        </w:rPr>
      </w:pPr>
      <w:r w:rsidRPr="005771A2">
        <w:rPr>
          <w:rFonts w:ascii="Arial" w:hAnsi="Arial" w:cs="Arial"/>
        </w:rPr>
        <w:t xml:space="preserve">A1. </w:t>
      </w:r>
      <w:r w:rsidRPr="005771A2">
        <w:rPr>
          <w:rFonts w:ascii="Arial" w:hAnsi="Arial" w:cs="Arial"/>
        </w:rPr>
        <w:tab/>
        <w:t>Categorias de afirmações são utilizadas pelos auditores para considerar os diferentes tipos de distorções potenciais que podem ocorrer na identificação e avaliação dos riscos de distorção relevante e na resposta aos mesmos. Exemplos dessas categorias de afirmações estão descritos no item A190. As afirmações diferem das representações formais exigidas pela NBC TA 580 – Representações Formais para confirmar certos assuntos ou suportar outra evidência de auditoria.</w:t>
      </w:r>
    </w:p>
    <w:p w14:paraId="30BA7EB9" w14:textId="77777777" w:rsidR="002A7EB0" w:rsidRPr="005771A2" w:rsidRDefault="002A7EB0" w:rsidP="002A7EB0">
      <w:pPr>
        <w:jc w:val="both"/>
        <w:rPr>
          <w:rFonts w:ascii="Arial" w:hAnsi="Arial" w:cs="Arial"/>
        </w:rPr>
      </w:pPr>
    </w:p>
    <w:p w14:paraId="7D9C4184" w14:textId="77777777" w:rsidR="002A7EB0" w:rsidRPr="005771A2" w:rsidRDefault="002A7EB0" w:rsidP="002A7EB0">
      <w:pPr>
        <w:jc w:val="both"/>
        <w:rPr>
          <w:rFonts w:ascii="Arial" w:hAnsi="Arial" w:cs="Arial"/>
        </w:rPr>
      </w:pPr>
      <w:r w:rsidRPr="005771A2">
        <w:rPr>
          <w:rFonts w:ascii="Arial" w:hAnsi="Arial" w:cs="Arial"/>
          <w:bCs/>
        </w:rPr>
        <w:t>Controles</w:t>
      </w:r>
      <w:r w:rsidRPr="005771A2">
        <w:rPr>
          <w:rFonts w:ascii="Arial" w:hAnsi="Arial" w:cs="Arial"/>
        </w:rPr>
        <w:t xml:space="preserve"> (ver item 12(c))</w:t>
      </w:r>
    </w:p>
    <w:p w14:paraId="6E8A5BA3" w14:textId="77777777" w:rsidR="002A7EB0" w:rsidRPr="005771A2" w:rsidRDefault="002A7EB0" w:rsidP="002A7EB0">
      <w:pPr>
        <w:jc w:val="both"/>
        <w:rPr>
          <w:rFonts w:ascii="Arial" w:hAnsi="Arial" w:cs="Arial"/>
        </w:rPr>
      </w:pPr>
    </w:p>
    <w:p w14:paraId="4CEA71A1" w14:textId="77777777" w:rsidR="002A7EB0" w:rsidRPr="005771A2" w:rsidRDefault="002A7EB0" w:rsidP="002A7EB0">
      <w:pPr>
        <w:ind w:left="567" w:hanging="567"/>
        <w:jc w:val="both"/>
        <w:rPr>
          <w:rFonts w:ascii="Arial" w:hAnsi="Arial" w:cs="Arial"/>
        </w:rPr>
      </w:pPr>
      <w:r w:rsidRPr="005771A2">
        <w:rPr>
          <w:rFonts w:ascii="Arial" w:hAnsi="Arial" w:cs="Arial"/>
        </w:rPr>
        <w:t>A2.</w:t>
      </w:r>
      <w:r w:rsidRPr="005771A2">
        <w:rPr>
          <w:rFonts w:ascii="Arial" w:hAnsi="Arial" w:cs="Arial"/>
        </w:rPr>
        <w:tab/>
        <w:t>Controles estão embutidos nos componentes do sistema de controles internos da entidade.</w:t>
      </w:r>
    </w:p>
    <w:p w14:paraId="5915F93D" w14:textId="77777777" w:rsidR="002A7EB0" w:rsidRPr="005771A2" w:rsidRDefault="002A7EB0" w:rsidP="002A7EB0">
      <w:pPr>
        <w:jc w:val="both"/>
        <w:rPr>
          <w:rFonts w:ascii="Arial" w:hAnsi="Arial" w:cs="Arial"/>
        </w:rPr>
      </w:pPr>
    </w:p>
    <w:p w14:paraId="3B078B80" w14:textId="77777777" w:rsidR="002A7EB0" w:rsidRPr="005771A2" w:rsidRDefault="002A7EB0" w:rsidP="002A7EB0">
      <w:pPr>
        <w:ind w:left="567" w:hanging="567"/>
        <w:jc w:val="both"/>
        <w:rPr>
          <w:rFonts w:ascii="Arial" w:hAnsi="Arial" w:cs="Arial"/>
        </w:rPr>
      </w:pPr>
      <w:r w:rsidRPr="005771A2">
        <w:rPr>
          <w:rFonts w:ascii="Arial" w:hAnsi="Arial" w:cs="Arial"/>
        </w:rPr>
        <w:t xml:space="preserve">A3.   Políticas são implementadas por meio de ações do pessoal da entidade ou por meio da restrição do pessoal para tomar medidas que poderiam conflitar com essas políticas. </w:t>
      </w:r>
    </w:p>
    <w:p w14:paraId="2B7F8E62" w14:textId="77777777" w:rsidR="002A7EB0" w:rsidRPr="005771A2" w:rsidRDefault="002A7EB0" w:rsidP="002A7EB0">
      <w:pPr>
        <w:jc w:val="both"/>
        <w:rPr>
          <w:rFonts w:ascii="Arial" w:hAnsi="Arial" w:cs="Arial"/>
        </w:rPr>
      </w:pPr>
    </w:p>
    <w:p w14:paraId="57861A1F" w14:textId="77777777" w:rsidR="002A7EB0" w:rsidRPr="005771A2" w:rsidRDefault="002A7EB0" w:rsidP="002A7EB0">
      <w:pPr>
        <w:ind w:left="567" w:hanging="567"/>
        <w:jc w:val="both"/>
        <w:rPr>
          <w:rFonts w:ascii="Arial" w:hAnsi="Arial" w:cs="Arial"/>
        </w:rPr>
      </w:pPr>
      <w:r w:rsidRPr="005771A2">
        <w:rPr>
          <w:rFonts w:ascii="Arial" w:hAnsi="Arial" w:cs="Arial"/>
        </w:rPr>
        <w:t>A4.</w:t>
      </w:r>
      <w:r w:rsidRPr="005771A2">
        <w:rPr>
          <w:rFonts w:ascii="Arial" w:hAnsi="Arial" w:cs="Arial"/>
        </w:rPr>
        <w:tab/>
        <w:t xml:space="preserve">Procedimentos podem ser autorizados por meio de documentação formal ou outra comunicação da administração ou dos responsáveis pela governança ou podem resultar de comportamentos que não são autorizados, mas condicionados pela cultura da entidade. Os procedimentos podem ser impostos por meio de ações permitidas pelos aplicativos de TI usados pela entidade ou por outros aspectos do ambiente de TI da entidade. </w:t>
      </w:r>
    </w:p>
    <w:p w14:paraId="4EA4ECE7" w14:textId="77777777" w:rsidR="002A7EB0" w:rsidRPr="005771A2" w:rsidRDefault="002A7EB0" w:rsidP="002A7EB0">
      <w:pPr>
        <w:jc w:val="both"/>
        <w:rPr>
          <w:rFonts w:ascii="Arial" w:hAnsi="Arial" w:cs="Arial"/>
        </w:rPr>
      </w:pPr>
    </w:p>
    <w:p w14:paraId="28214B5C" w14:textId="77777777" w:rsidR="002A7EB0" w:rsidRPr="005771A2" w:rsidRDefault="002A7EB0" w:rsidP="002A7EB0">
      <w:pPr>
        <w:ind w:left="567" w:hanging="567"/>
        <w:jc w:val="both"/>
        <w:rPr>
          <w:rFonts w:ascii="Arial" w:hAnsi="Arial" w:cs="Arial"/>
        </w:rPr>
      </w:pPr>
      <w:r w:rsidRPr="005771A2">
        <w:rPr>
          <w:rFonts w:ascii="Arial" w:hAnsi="Arial" w:cs="Arial"/>
        </w:rPr>
        <w:t xml:space="preserve">A5. </w:t>
      </w:r>
      <w:r w:rsidRPr="005771A2">
        <w:rPr>
          <w:rFonts w:ascii="Arial" w:hAnsi="Arial" w:cs="Arial"/>
        </w:rPr>
        <w:tab/>
        <w:t>Controles podem ser diretos ou indiretos. Os controles diretos são aqueles que são precisos o suficiente para tratar dos riscos de distorção relevante no nível da afirmação. Os controles indiretos são aqueles que suportam os controles diretos.</w:t>
      </w:r>
    </w:p>
    <w:p w14:paraId="2054E26A" w14:textId="77777777" w:rsidR="002A7EB0" w:rsidRPr="005771A2" w:rsidRDefault="002A7EB0" w:rsidP="002A7EB0">
      <w:pPr>
        <w:jc w:val="both"/>
        <w:rPr>
          <w:rFonts w:ascii="Arial" w:hAnsi="Arial" w:cs="Arial"/>
        </w:rPr>
      </w:pPr>
    </w:p>
    <w:p w14:paraId="737EB5C0" w14:textId="77777777" w:rsidR="002A7EB0" w:rsidRPr="005771A2" w:rsidRDefault="002A7EB0" w:rsidP="002A7EB0">
      <w:pPr>
        <w:jc w:val="both"/>
        <w:rPr>
          <w:rFonts w:ascii="Arial" w:hAnsi="Arial" w:cs="Arial"/>
        </w:rPr>
      </w:pPr>
      <w:r w:rsidRPr="005771A2">
        <w:rPr>
          <w:rFonts w:ascii="Arial" w:hAnsi="Arial" w:cs="Arial"/>
        </w:rPr>
        <w:t>Controles de processamento de informações (ver item 12(e))</w:t>
      </w:r>
    </w:p>
    <w:p w14:paraId="5F0F7E42" w14:textId="77777777" w:rsidR="002A7EB0" w:rsidRPr="005771A2" w:rsidRDefault="002A7EB0" w:rsidP="002A7EB0">
      <w:pPr>
        <w:jc w:val="both"/>
        <w:rPr>
          <w:rFonts w:ascii="Arial" w:hAnsi="Arial" w:cs="Arial"/>
        </w:rPr>
      </w:pPr>
    </w:p>
    <w:p w14:paraId="706B9F63" w14:textId="77777777" w:rsidR="002A7EB0" w:rsidRPr="005771A2" w:rsidRDefault="002A7EB0" w:rsidP="002A7EB0">
      <w:pPr>
        <w:ind w:left="567" w:hanging="567"/>
        <w:jc w:val="both"/>
        <w:rPr>
          <w:rFonts w:ascii="Arial" w:hAnsi="Arial" w:cs="Arial"/>
        </w:rPr>
      </w:pPr>
      <w:r w:rsidRPr="005771A2">
        <w:rPr>
          <w:rFonts w:ascii="Arial" w:hAnsi="Arial" w:cs="Arial"/>
        </w:rPr>
        <w:t>A6.  Os riscos à integridade das informações decorem da suscetibilidade à implementação ineficaz das políticas de informações da entidade, que são políticas que definem os fluxos de informações, registros e processos de apresentação de relatórios no sistema de informação da entidade. Os controles de processamento de informações são procedimentos que suportam a implementação efetiva das políticas de informações da entidade. Os controles de processamento de informações podem ser automatizados (isto é, embutidos nos aplicativos de TI) ou manuais (por exemplo, controles de entrada ou de saída) e podem contar com outros controles, incluindo outros controles de processamento de informações ou controles gerais de TI.</w:t>
      </w:r>
    </w:p>
    <w:p w14:paraId="6BCE8B01" w14:textId="77777777" w:rsidR="002A7EB0" w:rsidRPr="005771A2" w:rsidRDefault="002A7EB0" w:rsidP="002A7EB0">
      <w:pPr>
        <w:jc w:val="both"/>
        <w:rPr>
          <w:rFonts w:ascii="Arial" w:hAnsi="Arial" w:cs="Arial"/>
        </w:rPr>
      </w:pPr>
    </w:p>
    <w:p w14:paraId="6DB790E2" w14:textId="77777777" w:rsidR="002A7EB0" w:rsidRPr="005771A2" w:rsidRDefault="002A7EB0" w:rsidP="002A7EB0">
      <w:pPr>
        <w:jc w:val="both"/>
        <w:rPr>
          <w:rFonts w:ascii="Arial" w:hAnsi="Arial" w:cs="Arial"/>
        </w:rPr>
      </w:pPr>
      <w:r w:rsidRPr="005771A2">
        <w:rPr>
          <w:rFonts w:ascii="Arial" w:hAnsi="Arial" w:cs="Arial"/>
        </w:rPr>
        <w:t xml:space="preserve">Fatores de risco inerentes (ver item 12(f)) </w:t>
      </w:r>
    </w:p>
    <w:p w14:paraId="363E211E" w14:textId="77777777" w:rsidR="002A7EB0" w:rsidRPr="005771A2" w:rsidRDefault="002A7EB0" w:rsidP="002A7EB0">
      <w:pPr>
        <w:jc w:val="both"/>
        <w:rPr>
          <w:rFonts w:ascii="Arial" w:hAnsi="Arial" w:cs="Arial"/>
        </w:rPr>
      </w:pPr>
    </w:p>
    <w:p w14:paraId="08894ED9" w14:textId="77777777" w:rsidR="002A7EB0" w:rsidRPr="005771A2" w:rsidRDefault="002A7EB0" w:rsidP="002A7EB0">
      <w:pPr>
        <w:jc w:val="both"/>
        <w:rPr>
          <w:rFonts w:ascii="Arial" w:hAnsi="Arial" w:cs="Arial"/>
        </w:rPr>
      </w:pPr>
      <w:r w:rsidRPr="005771A2">
        <w:rPr>
          <w:rFonts w:ascii="Arial" w:hAnsi="Arial" w:cs="Arial"/>
        </w:rPr>
        <w:t>Apêndice 2 descreve as considerações adicionais relacionadas com o entendimento dos fatores de risco inerentes.</w:t>
      </w:r>
    </w:p>
    <w:p w14:paraId="16A2913C" w14:textId="77777777" w:rsidR="002A7EB0" w:rsidRPr="005771A2" w:rsidRDefault="002A7EB0" w:rsidP="002A7EB0">
      <w:pPr>
        <w:jc w:val="both"/>
        <w:rPr>
          <w:rFonts w:ascii="Arial" w:hAnsi="Arial" w:cs="Arial"/>
        </w:rPr>
      </w:pPr>
    </w:p>
    <w:p w14:paraId="75AA5953"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 </w:t>
      </w:r>
      <w:r w:rsidRPr="005771A2">
        <w:rPr>
          <w:rFonts w:ascii="Arial" w:hAnsi="Arial" w:cs="Arial"/>
        </w:rPr>
        <w:tab/>
        <w:t>Os fatores de risco inerentes podem ser qualitativos ou quantitativos e afetam a suscetibilidade das afirmações a distorções. Os fatores de risco inerentes qualitativos relacionados com a preparação das informações exigidas pela estrutura de relatório financeiro aplicável incluem:</w:t>
      </w:r>
    </w:p>
    <w:p w14:paraId="2331BDA4"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complexidade;</w:t>
      </w:r>
    </w:p>
    <w:p w14:paraId="4644F30D"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subjetividade;</w:t>
      </w:r>
    </w:p>
    <w:p w14:paraId="5E2D1595"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mudança;</w:t>
      </w:r>
    </w:p>
    <w:p w14:paraId="02A1E97F"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incerteza; ou</w:t>
      </w:r>
    </w:p>
    <w:p w14:paraId="188763FD"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suscetibilidade à distorção devido à tendenciosidade da administração ou a outros fatores de risco de fraude à medida que eles afetam o risco inerente.</w:t>
      </w:r>
    </w:p>
    <w:p w14:paraId="1D1392E4" w14:textId="77777777" w:rsidR="002A7EB0" w:rsidRPr="005771A2" w:rsidRDefault="002A7EB0" w:rsidP="002A7EB0">
      <w:pPr>
        <w:ind w:left="567" w:hanging="567"/>
        <w:jc w:val="both"/>
        <w:rPr>
          <w:rFonts w:ascii="Arial" w:hAnsi="Arial" w:cs="Arial"/>
        </w:rPr>
      </w:pPr>
      <w:r w:rsidRPr="005771A2">
        <w:rPr>
          <w:rFonts w:ascii="Arial" w:hAnsi="Arial" w:cs="Arial"/>
        </w:rPr>
        <w:t>A8.</w:t>
      </w:r>
      <w:r w:rsidRPr="005771A2">
        <w:rPr>
          <w:rFonts w:ascii="Arial" w:hAnsi="Arial" w:cs="Arial"/>
        </w:rPr>
        <w:tab/>
        <w:t>Outros fatores de risco inerentes que afetam a suscetibilidade à distorção de uma afirmação sobre uma classe de transações, saldo contábil ou divulgação podem incluir:</w:t>
      </w:r>
    </w:p>
    <w:p w14:paraId="12F7053B"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a importância quantitativa ou qualitativa de uma classe de transações, saldo contábil ou divulgação; ou</w:t>
      </w:r>
    </w:p>
    <w:p w14:paraId="29905817" w14:textId="77777777" w:rsidR="002A7EB0" w:rsidRPr="005771A2" w:rsidRDefault="002A7EB0">
      <w:pPr>
        <w:numPr>
          <w:ilvl w:val="0"/>
          <w:numId w:val="14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o volume ou uma falta de uniformidade na composição dos itens a serem processados por meio da classe de transações ou saldo contábil ou a serem refletidos na divulgação.</w:t>
      </w:r>
    </w:p>
    <w:p w14:paraId="219031EA" w14:textId="77777777" w:rsidR="002A7EB0" w:rsidRPr="005771A2" w:rsidRDefault="002A7EB0" w:rsidP="002A7EB0">
      <w:pPr>
        <w:jc w:val="both"/>
        <w:rPr>
          <w:rFonts w:ascii="Arial" w:hAnsi="Arial" w:cs="Arial"/>
        </w:rPr>
      </w:pPr>
    </w:p>
    <w:p w14:paraId="33D7A364" w14:textId="77777777" w:rsidR="002A7EB0" w:rsidRPr="005771A2" w:rsidRDefault="002A7EB0" w:rsidP="002A7EB0">
      <w:pPr>
        <w:jc w:val="both"/>
        <w:rPr>
          <w:rFonts w:ascii="Arial" w:hAnsi="Arial" w:cs="Arial"/>
        </w:rPr>
      </w:pPr>
      <w:r w:rsidRPr="005771A2">
        <w:rPr>
          <w:rFonts w:ascii="Arial" w:hAnsi="Arial" w:cs="Arial"/>
        </w:rPr>
        <w:t>Afirmações relevantes (ver item 12(h))</w:t>
      </w:r>
    </w:p>
    <w:p w14:paraId="72A414CF" w14:textId="77777777" w:rsidR="002A7EB0" w:rsidRPr="005771A2" w:rsidRDefault="002A7EB0" w:rsidP="002A7EB0">
      <w:pPr>
        <w:jc w:val="both"/>
        <w:rPr>
          <w:rFonts w:ascii="Arial" w:hAnsi="Arial" w:cs="Arial"/>
        </w:rPr>
      </w:pPr>
    </w:p>
    <w:p w14:paraId="1BBF2F1B"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 </w:t>
      </w:r>
      <w:r w:rsidRPr="005771A2">
        <w:rPr>
          <w:rFonts w:ascii="Arial" w:hAnsi="Arial" w:cs="Arial"/>
        </w:rPr>
        <w:tab/>
        <w:t>Um risco de distorção relevante pode estar relacionado com mais de uma afirmação e, nesse caso, todas as afirmações com as quais esse risco se relaciona são afirmações relevantes. Se uma afirmação não tem um risco identificado de distorção relevante, então ela não é uma afirmação relevante.</w:t>
      </w:r>
    </w:p>
    <w:p w14:paraId="107ED37D" w14:textId="77777777" w:rsidR="002A7EB0" w:rsidRPr="005771A2" w:rsidRDefault="002A7EB0" w:rsidP="002A7EB0">
      <w:pPr>
        <w:jc w:val="both"/>
        <w:rPr>
          <w:rFonts w:ascii="Arial" w:hAnsi="Arial" w:cs="Arial"/>
        </w:rPr>
      </w:pPr>
    </w:p>
    <w:p w14:paraId="6C840A1F" w14:textId="77777777" w:rsidR="002A7EB0" w:rsidRPr="005771A2" w:rsidRDefault="002A7EB0" w:rsidP="002A7EB0">
      <w:pPr>
        <w:jc w:val="both"/>
        <w:rPr>
          <w:rFonts w:ascii="Arial" w:hAnsi="Arial" w:cs="Arial"/>
        </w:rPr>
      </w:pPr>
      <w:r w:rsidRPr="005771A2">
        <w:rPr>
          <w:rFonts w:ascii="Arial" w:hAnsi="Arial" w:cs="Arial"/>
        </w:rPr>
        <w:t>Risco significativo (ver item 12(l))</w:t>
      </w:r>
    </w:p>
    <w:p w14:paraId="20852B71" w14:textId="77777777" w:rsidR="002A7EB0" w:rsidRPr="005771A2" w:rsidRDefault="002A7EB0" w:rsidP="002A7EB0">
      <w:pPr>
        <w:jc w:val="both"/>
        <w:rPr>
          <w:rFonts w:ascii="Arial" w:hAnsi="Arial" w:cs="Arial"/>
        </w:rPr>
      </w:pPr>
    </w:p>
    <w:p w14:paraId="2FE06259" w14:textId="77777777" w:rsidR="002A7EB0" w:rsidRPr="005771A2" w:rsidRDefault="002A7EB0" w:rsidP="002A7EB0">
      <w:pPr>
        <w:ind w:left="567" w:hanging="567"/>
        <w:jc w:val="both"/>
        <w:rPr>
          <w:rFonts w:ascii="Arial" w:hAnsi="Arial" w:cs="Arial"/>
        </w:rPr>
      </w:pPr>
      <w:r w:rsidRPr="005771A2">
        <w:rPr>
          <w:rFonts w:ascii="Arial" w:hAnsi="Arial" w:cs="Arial"/>
        </w:rPr>
        <w:t>A10. A importância pode ser descrita como a importância relativa de um assunto e é julgada pelo auditor no contexto no qual o assunto está sendo considerado.  Para o risco inerente, a importância pode ser considerada no contexto de como, e no grau em que, os fatores de risco inerentes afetam a combinação da probabilidade de uma distorção correr com a magnitude da distorção potencial caso ela ocorra.</w:t>
      </w:r>
    </w:p>
    <w:p w14:paraId="4E29B112" w14:textId="77777777" w:rsidR="002A7EB0" w:rsidRPr="005771A2" w:rsidRDefault="002A7EB0" w:rsidP="002A7EB0">
      <w:pPr>
        <w:jc w:val="both"/>
        <w:rPr>
          <w:rFonts w:ascii="Arial" w:hAnsi="Arial" w:cs="Arial"/>
        </w:rPr>
      </w:pPr>
    </w:p>
    <w:p w14:paraId="307AD6FB" w14:textId="77777777" w:rsidR="002A7EB0" w:rsidRPr="005771A2" w:rsidRDefault="002A7EB0" w:rsidP="002A7EB0">
      <w:pPr>
        <w:jc w:val="both"/>
        <w:rPr>
          <w:rFonts w:ascii="Arial" w:hAnsi="Arial" w:cs="Arial"/>
          <w:b/>
        </w:rPr>
      </w:pPr>
      <w:r w:rsidRPr="005771A2">
        <w:rPr>
          <w:rFonts w:ascii="Arial" w:hAnsi="Arial" w:cs="Arial"/>
          <w:b/>
        </w:rPr>
        <w:t xml:space="preserve">Procedimentos de avaliação de riscos e atividades relacionadas </w:t>
      </w:r>
      <w:r w:rsidRPr="005771A2">
        <w:rPr>
          <w:rFonts w:ascii="Arial" w:hAnsi="Arial" w:cs="Arial"/>
          <w:bCs/>
        </w:rPr>
        <w:t>(ver itens de 13 a 18)</w:t>
      </w:r>
    </w:p>
    <w:p w14:paraId="7396340C" w14:textId="77777777" w:rsidR="002A7EB0" w:rsidRPr="005771A2" w:rsidRDefault="002A7EB0" w:rsidP="002A7EB0">
      <w:pPr>
        <w:jc w:val="both"/>
        <w:rPr>
          <w:rFonts w:ascii="Arial" w:hAnsi="Arial" w:cs="Arial"/>
        </w:rPr>
      </w:pPr>
    </w:p>
    <w:p w14:paraId="64579A88" w14:textId="77777777" w:rsidR="002A7EB0" w:rsidRPr="005771A2" w:rsidRDefault="002A7EB0" w:rsidP="002A7EB0">
      <w:pPr>
        <w:ind w:left="567" w:hanging="567"/>
        <w:jc w:val="both"/>
        <w:rPr>
          <w:rFonts w:ascii="Arial" w:hAnsi="Arial" w:cs="Arial"/>
        </w:rPr>
      </w:pPr>
      <w:r w:rsidRPr="005771A2">
        <w:rPr>
          <w:rFonts w:ascii="Arial" w:hAnsi="Arial" w:cs="Arial"/>
        </w:rPr>
        <w:t>A11. Os riscos de distorção relevante a serem identificados e avaliados incluem tanto aqueles causados por fraude como aqueles causados por erro e ambos são cobertos por esta Norma. Entretanto, a importância da fraude é tamanha que requisitos e orientações adicionais estão incluídos na NBC TA 240, itens de 13 a 28, com relação aos procedimentos de avaliação de riscos e atividades relacionadas para se obter informações que são utilizadas na identificação e avaliação dos riscos de distorção relevante devido a fraude. Além disso, as seguintes normas fornecem requisitos e orientações adicionais para a identificação e avaliação de riscos de distorção relevante relacionados com assuntos ou circunstâncias específicas:</w:t>
      </w:r>
    </w:p>
    <w:p w14:paraId="0FD03C16" w14:textId="77777777" w:rsidR="002A7EB0" w:rsidRPr="005771A2" w:rsidRDefault="002A7EB0">
      <w:pPr>
        <w:numPr>
          <w:ilvl w:val="0"/>
          <w:numId w:val="141"/>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NBC TA 540 – Auditoria de Estimativas Contábeis e Divulgações Relacionadas com relação a estimativas contábeis;</w:t>
      </w:r>
    </w:p>
    <w:p w14:paraId="429DC1F4" w14:textId="77777777" w:rsidR="002A7EB0" w:rsidRPr="005771A2" w:rsidRDefault="002A7EB0">
      <w:pPr>
        <w:numPr>
          <w:ilvl w:val="0"/>
          <w:numId w:val="141"/>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NBC TA 550 com relação a relações e transações com partes relacionadas;</w:t>
      </w:r>
    </w:p>
    <w:p w14:paraId="39267CB1" w14:textId="77777777" w:rsidR="002A7EB0" w:rsidRPr="005771A2" w:rsidRDefault="002A7EB0">
      <w:pPr>
        <w:numPr>
          <w:ilvl w:val="0"/>
          <w:numId w:val="141"/>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NBC TA 570 – Continuidade Operacional com relação à continuidade operacional; e</w:t>
      </w:r>
    </w:p>
    <w:p w14:paraId="148A5DFB" w14:textId="77777777" w:rsidR="002A7EB0" w:rsidRPr="005771A2" w:rsidRDefault="002A7EB0">
      <w:pPr>
        <w:numPr>
          <w:ilvl w:val="0"/>
          <w:numId w:val="141"/>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NBC TA 600 – Considerações Especiais – Auditorias de Demonstrações Contábeis de Grupos, Incluindo o Trabalho dos Auditores dos Componentes com relação às demonstrações contábeis do grupo.</w:t>
      </w:r>
    </w:p>
    <w:p w14:paraId="1B442B32" w14:textId="77777777" w:rsidR="002A7EB0" w:rsidRPr="005771A2" w:rsidRDefault="002A7EB0" w:rsidP="002A7EB0">
      <w:pPr>
        <w:jc w:val="both"/>
        <w:rPr>
          <w:rFonts w:ascii="Arial" w:hAnsi="Arial" w:cs="Arial"/>
        </w:rPr>
      </w:pPr>
    </w:p>
    <w:p w14:paraId="2139DBCE" w14:textId="77777777" w:rsidR="002A7EB0" w:rsidRPr="005771A2" w:rsidRDefault="002A7EB0" w:rsidP="002A7EB0">
      <w:pPr>
        <w:ind w:left="567" w:hanging="567"/>
        <w:jc w:val="both"/>
        <w:rPr>
          <w:rFonts w:ascii="Arial" w:hAnsi="Arial" w:cs="Arial"/>
        </w:rPr>
      </w:pPr>
      <w:r w:rsidRPr="005771A2">
        <w:rPr>
          <w:rFonts w:ascii="Arial" w:hAnsi="Arial" w:cs="Arial"/>
        </w:rPr>
        <w:t>A12. O ceticismo profissional é necessário para a avaliação crítica de evidência de auditoria obtida na realização dos procedimentos de avaliação de riscos e auxilia o auditor a permanecer atento à evidência de auditoria que não é tendenciosa no sentido de comprovar a existência de riscos ou que possam ser contraditórias à existência de riscos. O ceticismo profissional é uma postura que é aplicada pelo auditor ao fazer julgamentos profissionais que então fornecem a base para as suas ações.  O auditor aplica o julgamento profissional ao determinar quando ele tem evidência de auditoria que fornece uma base apropriada para a avaliação de risco.</w:t>
      </w:r>
    </w:p>
    <w:p w14:paraId="43B241FB" w14:textId="77777777" w:rsidR="002A7EB0" w:rsidRPr="005771A2" w:rsidRDefault="002A7EB0" w:rsidP="002A7EB0">
      <w:pPr>
        <w:jc w:val="both"/>
        <w:rPr>
          <w:rFonts w:ascii="Arial" w:hAnsi="Arial" w:cs="Arial"/>
        </w:rPr>
      </w:pPr>
    </w:p>
    <w:p w14:paraId="289A135A" w14:textId="77777777" w:rsidR="002A7EB0" w:rsidRPr="005771A2" w:rsidRDefault="002A7EB0" w:rsidP="002A7EB0">
      <w:pPr>
        <w:ind w:left="567" w:hanging="567"/>
        <w:jc w:val="both"/>
        <w:rPr>
          <w:rFonts w:ascii="Arial" w:hAnsi="Arial" w:cs="Arial"/>
        </w:rPr>
      </w:pPr>
      <w:r w:rsidRPr="005771A2">
        <w:rPr>
          <w:rFonts w:ascii="Arial" w:hAnsi="Arial" w:cs="Arial"/>
        </w:rPr>
        <w:t>A13. A aplicação do ceticismo profissional pelo auditor pode incluir:</w:t>
      </w:r>
    </w:p>
    <w:p w14:paraId="39E51D04" w14:textId="77777777" w:rsidR="002A7EB0" w:rsidRPr="005771A2" w:rsidRDefault="002A7EB0">
      <w:pPr>
        <w:numPr>
          <w:ilvl w:val="0"/>
          <w:numId w:val="140"/>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questionamento de informações contraditórias e a confiabilidade dos documentos;</w:t>
      </w:r>
    </w:p>
    <w:p w14:paraId="2596FA92" w14:textId="77777777" w:rsidR="002A7EB0" w:rsidRPr="005771A2" w:rsidRDefault="002A7EB0">
      <w:pPr>
        <w:numPr>
          <w:ilvl w:val="0"/>
          <w:numId w:val="140"/>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consideração de respostas a indagações e outras informações obtidas da administração e dos responsáveis pela governança;</w:t>
      </w:r>
    </w:p>
    <w:p w14:paraId="2C177DE5" w14:textId="77777777" w:rsidR="002A7EB0" w:rsidRPr="005771A2" w:rsidRDefault="002A7EB0">
      <w:pPr>
        <w:numPr>
          <w:ilvl w:val="0"/>
          <w:numId w:val="140"/>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atenção a condições que podem indicar uma distorção possível devido a fraude ou erro; e</w:t>
      </w:r>
    </w:p>
    <w:p w14:paraId="1C457F47" w14:textId="77777777" w:rsidR="002A7EB0" w:rsidRPr="005771A2" w:rsidRDefault="002A7EB0">
      <w:pPr>
        <w:numPr>
          <w:ilvl w:val="0"/>
          <w:numId w:val="139"/>
        </w:numPr>
        <w:spacing w:after="0" w:line="240" w:lineRule="auto"/>
        <w:ind w:left="851" w:hanging="284"/>
        <w:jc w:val="both"/>
        <w:rPr>
          <w:rFonts w:ascii="Arial" w:hAnsi="Arial" w:cs="Arial"/>
        </w:rPr>
      </w:pPr>
      <w:r w:rsidRPr="005771A2">
        <w:rPr>
          <w:rFonts w:ascii="Arial" w:hAnsi="Arial" w:cs="Arial"/>
        </w:rPr>
        <w:tab/>
        <w:t>consideração de se a evidência de auditoria obtida suporta a identificação e a avaliação do auditor dos riscos de distorção relevante à luz da natureza e das circunstâncias da entidade.</w:t>
      </w:r>
    </w:p>
    <w:p w14:paraId="31308C67" w14:textId="77777777" w:rsidR="002A7EB0" w:rsidRPr="005771A2" w:rsidRDefault="002A7EB0" w:rsidP="002A7EB0">
      <w:pPr>
        <w:jc w:val="both"/>
        <w:rPr>
          <w:rFonts w:ascii="Arial" w:hAnsi="Arial" w:cs="Arial"/>
        </w:rPr>
      </w:pPr>
    </w:p>
    <w:p w14:paraId="2E871B71" w14:textId="77777777" w:rsidR="002A7EB0" w:rsidRPr="005771A2" w:rsidRDefault="002A7EB0" w:rsidP="002A7EB0">
      <w:pPr>
        <w:jc w:val="both"/>
        <w:rPr>
          <w:rFonts w:ascii="Arial" w:hAnsi="Arial" w:cs="Arial"/>
        </w:rPr>
      </w:pPr>
      <w:r w:rsidRPr="005771A2">
        <w:rPr>
          <w:rFonts w:ascii="Arial" w:hAnsi="Arial" w:cs="Arial"/>
        </w:rPr>
        <w:t>Por que a obtenção de evidência de auditoria de forma não tendenciosa é importante (ver item 13)</w:t>
      </w:r>
    </w:p>
    <w:p w14:paraId="10349798" w14:textId="77777777" w:rsidR="002A7EB0" w:rsidRPr="005771A2" w:rsidRDefault="002A7EB0" w:rsidP="002A7EB0">
      <w:pPr>
        <w:jc w:val="both"/>
        <w:rPr>
          <w:rFonts w:ascii="Arial" w:hAnsi="Arial" w:cs="Arial"/>
        </w:rPr>
      </w:pPr>
    </w:p>
    <w:p w14:paraId="4CA85804" w14:textId="77777777" w:rsidR="002A7EB0" w:rsidRPr="005771A2" w:rsidRDefault="002A7EB0" w:rsidP="002A7EB0">
      <w:pPr>
        <w:ind w:left="567" w:hanging="567"/>
        <w:jc w:val="both"/>
        <w:rPr>
          <w:rFonts w:ascii="Arial" w:hAnsi="Arial" w:cs="Arial"/>
        </w:rPr>
      </w:pPr>
      <w:r w:rsidRPr="005771A2">
        <w:rPr>
          <w:rFonts w:ascii="Arial" w:hAnsi="Arial" w:cs="Arial"/>
        </w:rPr>
        <w:t>A14.</w:t>
      </w:r>
      <w:r w:rsidRPr="005771A2">
        <w:rPr>
          <w:rFonts w:ascii="Arial" w:hAnsi="Arial" w:cs="Arial"/>
        </w:rPr>
        <w:tab/>
        <w:t>O planejamento e a realização de procedimentos de avaliação de riscos para obter evidência de auditoria para suportar a identificação e a avaliação dos riscos de distorção relevante de forma não tendenciosa podem auxiliar o auditor na identificação de informações potencialmente contraditórias, que pode auxiliar o auditor no exercício do ceticismo profissional na identificação e avaliação dos riscos de distorção relevante.</w:t>
      </w:r>
    </w:p>
    <w:p w14:paraId="71457B53" w14:textId="77777777" w:rsidR="002A7EB0" w:rsidRPr="005771A2" w:rsidRDefault="002A7EB0" w:rsidP="002A7EB0">
      <w:pPr>
        <w:jc w:val="both"/>
        <w:rPr>
          <w:rFonts w:ascii="Arial" w:hAnsi="Arial" w:cs="Arial"/>
        </w:rPr>
      </w:pPr>
    </w:p>
    <w:p w14:paraId="1199123F" w14:textId="77777777" w:rsidR="002A7EB0" w:rsidRPr="005771A2" w:rsidRDefault="002A7EB0" w:rsidP="002A7EB0">
      <w:pPr>
        <w:jc w:val="both"/>
        <w:rPr>
          <w:rFonts w:ascii="Arial" w:hAnsi="Arial" w:cs="Arial"/>
        </w:rPr>
      </w:pPr>
      <w:r w:rsidRPr="005771A2">
        <w:rPr>
          <w:rFonts w:ascii="Arial" w:hAnsi="Arial" w:cs="Arial"/>
        </w:rPr>
        <w:t>Fontes da evidência de auditoria (ver item 13)</w:t>
      </w:r>
    </w:p>
    <w:p w14:paraId="385DAE5D" w14:textId="77777777" w:rsidR="002A7EB0" w:rsidRPr="005771A2" w:rsidRDefault="002A7EB0" w:rsidP="002A7EB0">
      <w:pPr>
        <w:jc w:val="both"/>
        <w:rPr>
          <w:rFonts w:ascii="Arial" w:hAnsi="Arial" w:cs="Arial"/>
        </w:rPr>
      </w:pPr>
    </w:p>
    <w:p w14:paraId="7CF6F774" w14:textId="77777777" w:rsidR="002A7EB0" w:rsidRPr="005771A2" w:rsidRDefault="002A7EB0" w:rsidP="002A7EB0">
      <w:pPr>
        <w:ind w:left="567" w:hanging="567"/>
        <w:jc w:val="both"/>
        <w:rPr>
          <w:rFonts w:ascii="Arial" w:hAnsi="Arial" w:cs="Arial"/>
        </w:rPr>
      </w:pPr>
      <w:r w:rsidRPr="005771A2">
        <w:rPr>
          <w:rFonts w:ascii="Arial" w:hAnsi="Arial" w:cs="Arial"/>
        </w:rPr>
        <w:t>A15.</w:t>
      </w:r>
      <w:r w:rsidRPr="005771A2">
        <w:rPr>
          <w:rFonts w:ascii="Arial" w:hAnsi="Arial" w:cs="Arial"/>
        </w:rPr>
        <w:tab/>
        <w:t>O planejamento e a realização de procedimentos de avaliação de riscos para obter evidência de auditoria de forma não tendenciosa pode envolver a obtenção de evidência de diversas fontes de dentro e de fora da entidade. Entretanto, o auditor não é requerido a realizar uma busca exaustiva para identificar todas as possíveis fontes de evidência de auditoria. Além das informações de outras fontes, fontes de informações para os procedimentos de avaliação de risco podem incluir (ver itens A37 e A38):</w:t>
      </w:r>
    </w:p>
    <w:p w14:paraId="29801CE5" w14:textId="77777777" w:rsidR="002A7EB0" w:rsidRPr="005771A2" w:rsidRDefault="002A7EB0">
      <w:pPr>
        <w:numPr>
          <w:ilvl w:val="2"/>
          <w:numId w:val="144"/>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interações com a administração, com os responsáveis pela governança e com outro pessoal-chave da entidade, como os auditores internos;</w:t>
      </w:r>
    </w:p>
    <w:p w14:paraId="32E14B7E" w14:textId="77777777" w:rsidR="002A7EB0" w:rsidRPr="005771A2" w:rsidRDefault="002A7EB0">
      <w:pPr>
        <w:numPr>
          <w:ilvl w:val="2"/>
          <w:numId w:val="144"/>
        </w:numPr>
        <w:spacing w:after="0" w:line="240" w:lineRule="auto"/>
        <w:ind w:left="851" w:hanging="284"/>
        <w:jc w:val="both"/>
        <w:rPr>
          <w:rFonts w:ascii="Arial" w:hAnsi="Arial" w:cs="Arial"/>
        </w:rPr>
      </w:pPr>
      <w:r w:rsidRPr="005771A2">
        <w:rPr>
          <w:rFonts w:ascii="Arial" w:hAnsi="Arial" w:cs="Arial"/>
        </w:rPr>
        <w:tab/>
        <w:t>determinadas partes externas, como reguladores, sejam elas obtidas direta ou indiretamente;</w:t>
      </w:r>
    </w:p>
    <w:p w14:paraId="0819F37F" w14:textId="77777777" w:rsidR="002A7EB0" w:rsidRPr="005771A2" w:rsidRDefault="002A7EB0">
      <w:pPr>
        <w:numPr>
          <w:ilvl w:val="2"/>
          <w:numId w:val="144"/>
        </w:numPr>
        <w:spacing w:after="0" w:line="240" w:lineRule="auto"/>
        <w:ind w:left="851" w:hanging="284"/>
        <w:jc w:val="both"/>
        <w:rPr>
          <w:rFonts w:ascii="Arial" w:hAnsi="Arial" w:cs="Arial"/>
        </w:rPr>
      </w:pPr>
      <w:r w:rsidRPr="005771A2">
        <w:rPr>
          <w:rFonts w:ascii="Arial" w:hAnsi="Arial" w:cs="Arial"/>
        </w:rPr>
        <w:tab/>
        <w:t>informações sobre a entidade disponíveis para o público como, por exemplo, comunicados à imprensa emitidos pela entidade para analistas ou reuniões de grupos de investidores, relatórios de analistas ou informações sobre a atividade de negociação.</w:t>
      </w:r>
    </w:p>
    <w:p w14:paraId="669F16FE" w14:textId="77777777" w:rsidR="002A7EB0" w:rsidRPr="005771A2" w:rsidRDefault="002A7EB0" w:rsidP="002A7EB0">
      <w:pPr>
        <w:jc w:val="both"/>
        <w:rPr>
          <w:rFonts w:ascii="Arial" w:hAnsi="Arial" w:cs="Arial"/>
        </w:rPr>
      </w:pPr>
    </w:p>
    <w:p w14:paraId="0041EF89" w14:textId="77777777" w:rsidR="002A7EB0" w:rsidRPr="005771A2" w:rsidRDefault="002A7EB0" w:rsidP="002A7EB0">
      <w:pPr>
        <w:jc w:val="both"/>
        <w:rPr>
          <w:rFonts w:ascii="Arial" w:hAnsi="Arial" w:cs="Arial"/>
        </w:rPr>
      </w:pPr>
      <w:r w:rsidRPr="005771A2">
        <w:rPr>
          <w:rFonts w:ascii="Arial" w:hAnsi="Arial" w:cs="Arial"/>
        </w:rPr>
        <w:t>Independentemente da fonte de informações, o auditor considera a relevância e a confiabilidade das informações a serem usadas como evidência de auditoria, de acordo com a NBC TA 500 – Evidência de Auditoria, item 7.</w:t>
      </w:r>
    </w:p>
    <w:p w14:paraId="7C8F0566" w14:textId="77777777" w:rsidR="002A7EB0" w:rsidRPr="005771A2" w:rsidRDefault="002A7EB0" w:rsidP="002A7EB0">
      <w:pPr>
        <w:jc w:val="both"/>
        <w:rPr>
          <w:rFonts w:ascii="Arial" w:hAnsi="Arial" w:cs="Arial"/>
        </w:rPr>
      </w:pPr>
    </w:p>
    <w:p w14:paraId="15CF27D3" w14:textId="77777777" w:rsidR="002A7EB0" w:rsidRPr="005771A2" w:rsidRDefault="002A7EB0" w:rsidP="002A7EB0">
      <w:pPr>
        <w:jc w:val="both"/>
        <w:rPr>
          <w:rFonts w:ascii="Arial" w:hAnsi="Arial" w:cs="Arial"/>
        </w:rPr>
      </w:pPr>
      <w:r w:rsidRPr="005771A2">
        <w:rPr>
          <w:rFonts w:ascii="Arial" w:hAnsi="Arial" w:cs="Arial"/>
        </w:rPr>
        <w:t>Escalabilidade (ver item 13)</w:t>
      </w:r>
    </w:p>
    <w:p w14:paraId="47377EA0" w14:textId="77777777" w:rsidR="002A7EB0" w:rsidRPr="005771A2" w:rsidRDefault="002A7EB0" w:rsidP="002A7EB0">
      <w:pPr>
        <w:jc w:val="both"/>
        <w:rPr>
          <w:rFonts w:ascii="Arial" w:hAnsi="Arial" w:cs="Arial"/>
        </w:rPr>
      </w:pPr>
    </w:p>
    <w:p w14:paraId="3701AA13" w14:textId="77777777" w:rsidR="002A7EB0" w:rsidRPr="005771A2" w:rsidRDefault="002A7EB0" w:rsidP="002A7EB0">
      <w:pPr>
        <w:ind w:left="567" w:hanging="567"/>
        <w:jc w:val="both"/>
        <w:rPr>
          <w:rFonts w:ascii="Arial" w:hAnsi="Arial" w:cs="Arial"/>
        </w:rPr>
      </w:pPr>
      <w:r w:rsidRPr="005771A2">
        <w:rPr>
          <w:rFonts w:ascii="Arial" w:hAnsi="Arial" w:cs="Arial"/>
        </w:rPr>
        <w:t>A16.</w:t>
      </w:r>
      <w:r w:rsidRPr="005771A2">
        <w:rPr>
          <w:rFonts w:ascii="Arial" w:hAnsi="Arial" w:cs="Arial"/>
        </w:rPr>
        <w:tab/>
        <w:t>A natureza e a extensão dos procedimentos de avaliação de riscos variam com base na natureza e nas circunstâncias da entidade (por exemplo, a formalidade das políticas e procedimentos, e os processos e sistemas da entidade).  O auditor usa o julgamento profissional para determinar a natureza e a extensão dos procedimentos de avaliação de riscos a serem realizados para atender aos requisitos desta Norma.</w:t>
      </w:r>
    </w:p>
    <w:p w14:paraId="55E66E99" w14:textId="77777777" w:rsidR="002A7EB0" w:rsidRPr="005771A2" w:rsidRDefault="002A7EB0" w:rsidP="002A7EB0">
      <w:pPr>
        <w:jc w:val="both"/>
        <w:rPr>
          <w:rFonts w:ascii="Arial" w:hAnsi="Arial" w:cs="Arial"/>
        </w:rPr>
      </w:pPr>
    </w:p>
    <w:p w14:paraId="042DB94E" w14:textId="77777777" w:rsidR="002A7EB0" w:rsidRPr="005771A2" w:rsidRDefault="002A7EB0" w:rsidP="002A7EB0">
      <w:pPr>
        <w:ind w:left="567" w:hanging="567"/>
        <w:jc w:val="both"/>
        <w:rPr>
          <w:rFonts w:ascii="Arial" w:hAnsi="Arial" w:cs="Arial"/>
        </w:rPr>
      </w:pPr>
      <w:r w:rsidRPr="005771A2">
        <w:rPr>
          <w:rFonts w:ascii="Arial" w:hAnsi="Arial" w:cs="Arial"/>
        </w:rPr>
        <w:t>A17.</w:t>
      </w:r>
      <w:r w:rsidRPr="005771A2">
        <w:rPr>
          <w:rFonts w:ascii="Arial" w:hAnsi="Arial" w:cs="Arial"/>
        </w:rPr>
        <w:tab/>
        <w:t xml:space="preserve">Embora a extensão na qual as políticas e procedimentos e os processos e sistemas da entidade é formalizada possa variar, o auditor ainda é requerido a obter o entendimento, de acordo com os itens 19, 21, 22, 24, 25 e 26. </w:t>
      </w:r>
    </w:p>
    <w:p w14:paraId="692A9104" w14:textId="77777777" w:rsidR="002A7EB0" w:rsidRPr="005771A2" w:rsidRDefault="002A7EB0" w:rsidP="002A7EB0">
      <w:pPr>
        <w:jc w:val="both"/>
        <w:rPr>
          <w:rFonts w:ascii="Arial" w:hAnsi="Arial" w:cs="Arial"/>
        </w:rPr>
      </w:pPr>
    </w:p>
    <w:p w14:paraId="210A42B0" w14:textId="77777777" w:rsidR="002A7EB0" w:rsidRPr="005771A2" w:rsidRDefault="002A7EB0" w:rsidP="002A7EB0">
      <w:pPr>
        <w:ind w:left="567"/>
        <w:jc w:val="both"/>
        <w:rPr>
          <w:rFonts w:ascii="Arial" w:hAnsi="Arial" w:cs="Arial"/>
          <w:b/>
          <w:bCs/>
        </w:rPr>
      </w:pPr>
      <w:r w:rsidRPr="005771A2">
        <w:rPr>
          <w:rFonts w:ascii="Arial" w:hAnsi="Arial" w:cs="Arial"/>
          <w:b/>
          <w:bCs/>
        </w:rPr>
        <w:t>Exemplos:</w:t>
      </w:r>
    </w:p>
    <w:p w14:paraId="21AD138F" w14:textId="77777777" w:rsidR="002A7EB0" w:rsidRPr="005771A2" w:rsidRDefault="002A7EB0" w:rsidP="002A7EB0">
      <w:pPr>
        <w:ind w:left="567"/>
        <w:jc w:val="both"/>
        <w:rPr>
          <w:rFonts w:ascii="Arial" w:hAnsi="Arial" w:cs="Arial"/>
        </w:rPr>
      </w:pPr>
      <w:r w:rsidRPr="005771A2">
        <w:rPr>
          <w:rFonts w:ascii="Arial" w:hAnsi="Arial" w:cs="Arial"/>
        </w:rPr>
        <w:t>Algumas entidades, incluindo entidades menos complexas, e particularmente as entidades administradas pelos proprietários, podem não ter estabelecido processos e sistemas estruturados (por exemplo, processo de avaliação de riscos ou processo para monitorar o sistema de controles internos) ou pode ter estabelecido processos ou sistemas com documentação limitada ou com falta de consistência no modo como eles são realizados.  Quando esses sistemas e processos não são formalizados, o auditor ainda pode conseguir realizar procedimentos de avaliação de riscos por meio de observação e indagação.</w:t>
      </w:r>
    </w:p>
    <w:p w14:paraId="07D42294" w14:textId="77777777" w:rsidR="002A7EB0" w:rsidRPr="005771A2" w:rsidRDefault="002A7EB0" w:rsidP="002A7EB0">
      <w:pPr>
        <w:ind w:left="567"/>
        <w:jc w:val="both"/>
        <w:rPr>
          <w:rFonts w:ascii="Arial" w:hAnsi="Arial" w:cs="Arial"/>
        </w:rPr>
      </w:pPr>
    </w:p>
    <w:p w14:paraId="703F4222" w14:textId="77777777" w:rsidR="002A7EB0" w:rsidRPr="005771A2" w:rsidRDefault="002A7EB0" w:rsidP="002A7EB0">
      <w:pPr>
        <w:ind w:left="567"/>
        <w:jc w:val="both"/>
        <w:rPr>
          <w:rFonts w:ascii="Arial" w:hAnsi="Arial" w:cs="Arial"/>
        </w:rPr>
      </w:pPr>
      <w:r w:rsidRPr="005771A2">
        <w:rPr>
          <w:rFonts w:ascii="Arial" w:hAnsi="Arial" w:cs="Arial"/>
        </w:rPr>
        <w:t>Espera-se que outras entidades, geralmente entidades mais complexas, tenham políticas e procedimentos mais formalizados e documentados. O auditor pode usar essa documentação na realização de procedimentos de avaliação de riscos.</w:t>
      </w:r>
    </w:p>
    <w:p w14:paraId="45D8FF4C" w14:textId="77777777" w:rsidR="002A7EB0" w:rsidRPr="005771A2" w:rsidRDefault="002A7EB0" w:rsidP="002A7EB0">
      <w:pPr>
        <w:jc w:val="both"/>
        <w:rPr>
          <w:rFonts w:ascii="Arial" w:hAnsi="Arial" w:cs="Arial"/>
        </w:rPr>
      </w:pPr>
    </w:p>
    <w:p w14:paraId="30C6E4A5" w14:textId="77777777" w:rsidR="002A7EB0" w:rsidRPr="005771A2" w:rsidRDefault="002A7EB0" w:rsidP="002A7EB0">
      <w:pPr>
        <w:ind w:left="567" w:hanging="567"/>
        <w:jc w:val="both"/>
        <w:rPr>
          <w:rFonts w:ascii="Arial" w:hAnsi="Arial" w:cs="Arial"/>
        </w:rPr>
      </w:pPr>
      <w:r w:rsidRPr="005771A2">
        <w:rPr>
          <w:rFonts w:ascii="Arial" w:hAnsi="Arial" w:cs="Arial"/>
        </w:rPr>
        <w:t>A18. A natureza e a extensão dos procedimentos de avaliação de riscos a serem realizados na primeira vez que o trabalho é realizado podem ser mais amplas do que os procedimentos realizados para trabalho recorrente. Em períodos subsequentes, o auditor pode se concentrar nas mudanças que ocorreram desde o período anterior.</w:t>
      </w:r>
    </w:p>
    <w:p w14:paraId="593E6635" w14:textId="77777777" w:rsidR="002A7EB0" w:rsidRPr="005771A2" w:rsidRDefault="002A7EB0" w:rsidP="002A7EB0">
      <w:pPr>
        <w:jc w:val="both"/>
        <w:rPr>
          <w:rFonts w:ascii="Arial" w:hAnsi="Arial" w:cs="Arial"/>
        </w:rPr>
      </w:pPr>
    </w:p>
    <w:p w14:paraId="49E3D80B" w14:textId="77777777" w:rsidR="002A7EB0" w:rsidRPr="005771A2" w:rsidRDefault="002A7EB0" w:rsidP="002A7EB0">
      <w:pPr>
        <w:jc w:val="both"/>
        <w:rPr>
          <w:rFonts w:ascii="Arial" w:hAnsi="Arial" w:cs="Arial"/>
        </w:rPr>
      </w:pPr>
      <w:r w:rsidRPr="005771A2">
        <w:rPr>
          <w:rFonts w:ascii="Arial" w:hAnsi="Arial" w:cs="Arial"/>
        </w:rPr>
        <w:t>Tipos de procedimentos de avaliação de riscos (ver item 14)</w:t>
      </w:r>
    </w:p>
    <w:p w14:paraId="44E40134" w14:textId="77777777" w:rsidR="002A7EB0" w:rsidRPr="005771A2" w:rsidRDefault="002A7EB0" w:rsidP="002A7EB0">
      <w:pPr>
        <w:jc w:val="both"/>
        <w:rPr>
          <w:rFonts w:ascii="Arial" w:hAnsi="Arial" w:cs="Arial"/>
        </w:rPr>
      </w:pPr>
    </w:p>
    <w:p w14:paraId="7A0EEE3F" w14:textId="77777777" w:rsidR="002A7EB0" w:rsidRPr="005771A2" w:rsidRDefault="002A7EB0" w:rsidP="002A7EB0">
      <w:pPr>
        <w:ind w:left="567" w:hanging="567"/>
        <w:jc w:val="both"/>
        <w:rPr>
          <w:rFonts w:ascii="Arial" w:hAnsi="Arial" w:cs="Arial"/>
        </w:rPr>
      </w:pPr>
      <w:r w:rsidRPr="005771A2">
        <w:rPr>
          <w:rFonts w:ascii="Arial" w:hAnsi="Arial" w:cs="Arial"/>
        </w:rPr>
        <w:t xml:space="preserve">A19. </w:t>
      </w:r>
      <w:r w:rsidRPr="005771A2">
        <w:rPr>
          <w:rFonts w:ascii="Arial" w:hAnsi="Arial" w:cs="Arial"/>
        </w:rPr>
        <w:tab/>
        <w:t>A NBC TA 500, itens de A14 a A17 e de A21 a A25, explica os tipos de procedimentos de auditoria que podem ser realizados para se obter evidência de auditoria a partir de procedimentos de avaliação de riscos e procedimentos adicionais de auditoria. A natureza, a época e a extensão dos procedimentos de auditoria podem ser afetadas pelo fato de que alguns dados contábeis e outras evidências podem estar disponíveis apenas em formato eletrônico ou apenas em determinados momentos (NBC TA 500, item A12). O auditor pode realizar procedimentos substantivos ou testes de controles, de acordo com a NBC TA 330, concomitantemente com procedimentos de avaliação de riscos quando isso for eficiente. A evidência de auditoria obtida que suporta a identificação e a avaliação dos riscos de distorção relevante também pode suportar a detecção de distorções no nível da afirmação ou a avaliação da efetividade operacional dos controles.</w:t>
      </w:r>
    </w:p>
    <w:p w14:paraId="29D6D63B" w14:textId="77777777" w:rsidR="002A7EB0" w:rsidRPr="005771A2" w:rsidRDefault="002A7EB0" w:rsidP="002A7EB0">
      <w:pPr>
        <w:jc w:val="both"/>
        <w:rPr>
          <w:rFonts w:ascii="Arial" w:hAnsi="Arial" w:cs="Arial"/>
        </w:rPr>
      </w:pPr>
    </w:p>
    <w:p w14:paraId="31E56C47" w14:textId="77777777" w:rsidR="002A7EB0" w:rsidRPr="005771A2" w:rsidRDefault="002A7EB0" w:rsidP="002A7EB0">
      <w:pPr>
        <w:ind w:left="567" w:hanging="567"/>
        <w:jc w:val="both"/>
        <w:rPr>
          <w:rFonts w:ascii="Arial" w:hAnsi="Arial" w:cs="Arial"/>
        </w:rPr>
      </w:pPr>
      <w:r w:rsidRPr="005771A2">
        <w:rPr>
          <w:rFonts w:ascii="Arial" w:hAnsi="Arial" w:cs="Arial"/>
        </w:rPr>
        <w:t>A20.</w:t>
      </w:r>
      <w:r w:rsidRPr="005771A2">
        <w:rPr>
          <w:rFonts w:ascii="Arial" w:hAnsi="Arial" w:cs="Arial"/>
        </w:rPr>
        <w:tab/>
        <w:t xml:space="preserve">Embora o auditor seja requerido a realizar todos os procedimentos de avaliação de riscos descritos no item 14 para obter o entendimento necessário da entidade e do seu ambiente, da estrutura de relatório financeiro aplicável e do seu sistema de controles internos (ver de itens 19 a 26), ele não tem que realizar todos eles para cada aspecto desse entendimento. Outros procedimentos podem ser realizados quando as informações a serem obtidas podem ser úteis na identificação dos riscos de distorção relevante. Exemplos desses procedimentos podem incluir indagações junto aos assessores jurídicos externos, supervisores externos da entidade ou de especialistas em avaliação que a entidade tenha utilizado. </w:t>
      </w:r>
    </w:p>
    <w:p w14:paraId="4977A746" w14:textId="77777777" w:rsidR="002A7EB0" w:rsidRPr="005771A2" w:rsidRDefault="002A7EB0" w:rsidP="002A7EB0">
      <w:pPr>
        <w:jc w:val="both"/>
        <w:rPr>
          <w:rFonts w:ascii="Arial" w:hAnsi="Arial" w:cs="Arial"/>
          <w:b/>
        </w:rPr>
      </w:pPr>
    </w:p>
    <w:p w14:paraId="0E590D36" w14:textId="77777777" w:rsidR="002A7EB0" w:rsidRPr="005771A2" w:rsidRDefault="002A7EB0" w:rsidP="002A7EB0">
      <w:pPr>
        <w:jc w:val="both"/>
        <w:rPr>
          <w:rFonts w:ascii="Arial" w:hAnsi="Arial" w:cs="Arial"/>
        </w:rPr>
      </w:pPr>
      <w:r w:rsidRPr="005771A2">
        <w:rPr>
          <w:rFonts w:ascii="Arial" w:hAnsi="Arial" w:cs="Arial"/>
          <w:bCs/>
        </w:rPr>
        <w:t>Ferramentas e técnicas automatizadas</w:t>
      </w:r>
      <w:r w:rsidRPr="005771A2">
        <w:rPr>
          <w:rFonts w:ascii="Arial" w:hAnsi="Arial" w:cs="Arial"/>
        </w:rPr>
        <w:t xml:space="preserve"> (ver item 14)</w:t>
      </w:r>
    </w:p>
    <w:p w14:paraId="095C8FDC" w14:textId="77777777" w:rsidR="002A7EB0" w:rsidRPr="005771A2" w:rsidRDefault="002A7EB0" w:rsidP="002A7EB0">
      <w:pPr>
        <w:jc w:val="both"/>
        <w:rPr>
          <w:rFonts w:ascii="Arial" w:hAnsi="Arial" w:cs="Arial"/>
        </w:rPr>
      </w:pPr>
    </w:p>
    <w:p w14:paraId="3F07AA16" w14:textId="77777777" w:rsidR="002A7EB0" w:rsidRPr="005771A2" w:rsidRDefault="002A7EB0" w:rsidP="002A7EB0">
      <w:pPr>
        <w:ind w:left="567" w:hanging="567"/>
        <w:jc w:val="both"/>
        <w:rPr>
          <w:rFonts w:ascii="Arial" w:hAnsi="Arial" w:cs="Arial"/>
        </w:rPr>
      </w:pPr>
      <w:r w:rsidRPr="005771A2">
        <w:rPr>
          <w:rFonts w:ascii="Arial" w:hAnsi="Arial" w:cs="Arial"/>
        </w:rPr>
        <w:t>A21. Ao utilizar ferramentas e técnicas automatizadas, o auditor pode realizar os procedimentos de avaliação de riscos em grandes volumes de dados (do razão geral, dos razões auxiliares ou outros dados operacionais), incluindo para análise, recálculos, reexecução ou conciliações.</w:t>
      </w:r>
    </w:p>
    <w:p w14:paraId="2414EC8E" w14:textId="77777777" w:rsidR="002A7EB0" w:rsidRPr="005771A2" w:rsidRDefault="002A7EB0" w:rsidP="002A7EB0">
      <w:pPr>
        <w:jc w:val="both"/>
        <w:rPr>
          <w:rFonts w:ascii="Arial" w:hAnsi="Arial" w:cs="Arial"/>
        </w:rPr>
      </w:pPr>
    </w:p>
    <w:p w14:paraId="51C3BFE7" w14:textId="77777777" w:rsidR="002A7EB0" w:rsidRPr="005771A2" w:rsidRDefault="002A7EB0" w:rsidP="002A7EB0">
      <w:pPr>
        <w:jc w:val="both"/>
        <w:rPr>
          <w:rFonts w:ascii="Arial" w:hAnsi="Arial" w:cs="Arial"/>
        </w:rPr>
      </w:pPr>
      <w:r w:rsidRPr="005771A2">
        <w:rPr>
          <w:rFonts w:ascii="Arial" w:hAnsi="Arial" w:cs="Arial"/>
        </w:rPr>
        <w:t xml:space="preserve">Indagações junto à administração e a outros da entidade (ver item 14(a)) </w:t>
      </w:r>
    </w:p>
    <w:p w14:paraId="5DA5E339" w14:textId="77777777" w:rsidR="002A7EB0" w:rsidRPr="005771A2" w:rsidRDefault="002A7EB0" w:rsidP="002A7EB0">
      <w:pPr>
        <w:jc w:val="both"/>
        <w:rPr>
          <w:rFonts w:ascii="Arial" w:hAnsi="Arial" w:cs="Arial"/>
        </w:rPr>
      </w:pPr>
    </w:p>
    <w:p w14:paraId="400AE789" w14:textId="77777777" w:rsidR="002A7EB0" w:rsidRPr="005771A2" w:rsidRDefault="002A7EB0" w:rsidP="002A7EB0">
      <w:pPr>
        <w:jc w:val="both"/>
        <w:rPr>
          <w:rFonts w:ascii="Arial" w:hAnsi="Arial" w:cs="Arial"/>
        </w:rPr>
      </w:pPr>
      <w:r w:rsidRPr="005771A2">
        <w:rPr>
          <w:rFonts w:ascii="Arial" w:hAnsi="Arial" w:cs="Arial"/>
        </w:rPr>
        <w:t>Por que as indagações são dirigidas à administração e a outros da entidade</w:t>
      </w:r>
    </w:p>
    <w:p w14:paraId="7D6146D6" w14:textId="77777777" w:rsidR="002A7EB0" w:rsidRPr="005771A2" w:rsidRDefault="002A7EB0" w:rsidP="002A7EB0">
      <w:pPr>
        <w:jc w:val="both"/>
        <w:rPr>
          <w:rFonts w:ascii="Arial" w:hAnsi="Arial" w:cs="Arial"/>
        </w:rPr>
      </w:pPr>
    </w:p>
    <w:p w14:paraId="17E7784E" w14:textId="77777777" w:rsidR="002A7EB0" w:rsidRPr="005771A2" w:rsidRDefault="002A7EB0" w:rsidP="002A7EB0">
      <w:pPr>
        <w:ind w:left="567" w:hanging="567"/>
        <w:jc w:val="both"/>
        <w:rPr>
          <w:rFonts w:ascii="Arial" w:hAnsi="Arial" w:cs="Arial"/>
        </w:rPr>
      </w:pPr>
      <w:r w:rsidRPr="005771A2">
        <w:rPr>
          <w:rFonts w:ascii="Arial" w:hAnsi="Arial" w:cs="Arial"/>
        </w:rPr>
        <w:t>A22. As informações obtidas pelo auditor para suportar uma base apropriada para a identificação e a avaliação dos riscos e o planejamento de procedimentos adicionais de auditoria podem ser obtidas por meio de indagações junto à administração e aos responsáveis pelos relatórios financeiros.</w:t>
      </w:r>
    </w:p>
    <w:p w14:paraId="25FF05DB" w14:textId="77777777" w:rsidR="002A7EB0" w:rsidRPr="005771A2" w:rsidRDefault="002A7EB0" w:rsidP="002A7EB0">
      <w:pPr>
        <w:jc w:val="both"/>
        <w:rPr>
          <w:rFonts w:ascii="Arial" w:hAnsi="Arial" w:cs="Arial"/>
        </w:rPr>
      </w:pPr>
    </w:p>
    <w:p w14:paraId="43905AE8" w14:textId="77777777" w:rsidR="002A7EB0" w:rsidRPr="005771A2" w:rsidRDefault="002A7EB0" w:rsidP="002A7EB0">
      <w:pPr>
        <w:ind w:left="567" w:hanging="567"/>
        <w:jc w:val="both"/>
        <w:rPr>
          <w:rFonts w:ascii="Arial" w:hAnsi="Arial" w:cs="Arial"/>
        </w:rPr>
      </w:pPr>
      <w:r w:rsidRPr="005771A2">
        <w:rPr>
          <w:rFonts w:ascii="Arial" w:hAnsi="Arial" w:cs="Arial"/>
        </w:rPr>
        <w:t>A23.</w:t>
      </w:r>
      <w:r w:rsidRPr="005771A2">
        <w:rPr>
          <w:rFonts w:ascii="Arial" w:hAnsi="Arial" w:cs="Arial"/>
        </w:rPr>
        <w:tab/>
        <w:t>As indagações junto à administração e aos responsáveis pelos relatórios financeiros e a outros indivíduos apropriados da entidade e outros empregados com diferentes níveis de autoridade, podem oferecer para o auditor diferentes perspectivas na identificação e avaliação dos riscos de distorção relevante.</w:t>
      </w:r>
    </w:p>
    <w:p w14:paraId="13FC408A" w14:textId="77777777" w:rsidR="002A7EB0" w:rsidRPr="005771A2" w:rsidRDefault="002A7EB0" w:rsidP="002A7EB0">
      <w:pPr>
        <w:jc w:val="both"/>
        <w:rPr>
          <w:rFonts w:ascii="Arial" w:hAnsi="Arial" w:cs="Arial"/>
        </w:rPr>
      </w:pPr>
    </w:p>
    <w:p w14:paraId="4F44A1D5" w14:textId="77777777" w:rsidR="002A7EB0" w:rsidRPr="005771A2" w:rsidRDefault="002A7EB0" w:rsidP="002A7EB0">
      <w:pPr>
        <w:ind w:left="567"/>
        <w:jc w:val="both"/>
        <w:rPr>
          <w:rFonts w:ascii="Arial" w:hAnsi="Arial" w:cs="Arial"/>
          <w:b/>
          <w:bCs/>
        </w:rPr>
      </w:pPr>
      <w:r w:rsidRPr="005771A2">
        <w:rPr>
          <w:rFonts w:ascii="Arial" w:hAnsi="Arial" w:cs="Arial"/>
          <w:b/>
          <w:bCs/>
        </w:rPr>
        <w:t>Exemplos:</w:t>
      </w:r>
    </w:p>
    <w:p w14:paraId="17014EF5" w14:textId="77777777" w:rsidR="002A7EB0" w:rsidRPr="005771A2" w:rsidRDefault="002A7EB0">
      <w:pPr>
        <w:numPr>
          <w:ilvl w:val="2"/>
          <w:numId w:val="145"/>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Indagações dirigidas aos responsáveis pela governança podem auxiliar o auditor a entender a extensão da supervisão por parte dos responsáveis pela governança sobre a elaboração das demonstrações contábeis pela administração. A NBC TA 260 – Comunicação com os Responsáveis pela Governança, item 4(b), identifica a importância da efetiva comunicação recíproca para ajudar o auditor a obter informações dos responsáveis pela governança nesse sentido.</w:t>
      </w:r>
    </w:p>
    <w:p w14:paraId="283EDA08" w14:textId="77777777" w:rsidR="002A7EB0" w:rsidRPr="005771A2" w:rsidRDefault="002A7EB0">
      <w:pPr>
        <w:numPr>
          <w:ilvl w:val="2"/>
          <w:numId w:val="145"/>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As indagações junto aos profissionais responsáveis por iniciar, processar ou registrar transações complexas ou não usuais podem auxiliar o auditor a avaliar a adequação da seleção e aplicação de determinadas políticas contábeis.</w:t>
      </w:r>
    </w:p>
    <w:p w14:paraId="0E3F3442" w14:textId="77777777" w:rsidR="002A7EB0" w:rsidRPr="005771A2" w:rsidRDefault="002A7EB0">
      <w:pPr>
        <w:numPr>
          <w:ilvl w:val="2"/>
          <w:numId w:val="145"/>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 xml:space="preserve">As indagações dirigidas aos assessores jurídicos internos podem fornecer informações sobre assuntos como litígios, conformidade com leis e regulamentos, conhecimento ou suspeita de fraude que afeta a entidade, garantias, obrigações pós-venda, acordos (como empreendimentos conjuntos) com parceiros comerciais e o significado de termos contratuais. </w:t>
      </w:r>
    </w:p>
    <w:p w14:paraId="29C4892A" w14:textId="77777777" w:rsidR="002A7EB0" w:rsidRPr="005771A2" w:rsidRDefault="002A7EB0">
      <w:pPr>
        <w:numPr>
          <w:ilvl w:val="2"/>
          <w:numId w:val="145"/>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 xml:space="preserve">As indagações dirigidas ao pessoal de </w:t>
      </w:r>
      <w:r w:rsidRPr="005771A2">
        <w:rPr>
          <w:rFonts w:ascii="Arial" w:hAnsi="Arial" w:cs="Arial"/>
          <w:i/>
          <w:iCs/>
        </w:rPr>
        <w:t>marketing</w:t>
      </w:r>
      <w:r w:rsidRPr="005771A2">
        <w:rPr>
          <w:rFonts w:ascii="Arial" w:hAnsi="Arial" w:cs="Arial"/>
        </w:rPr>
        <w:t xml:space="preserve"> ou vendas podem fornecer informações sobre mudanças nas estratégias de </w:t>
      </w:r>
      <w:r w:rsidRPr="005771A2">
        <w:rPr>
          <w:rFonts w:ascii="Arial" w:hAnsi="Arial" w:cs="Arial"/>
          <w:i/>
          <w:iCs/>
        </w:rPr>
        <w:t>marketing</w:t>
      </w:r>
      <w:r w:rsidRPr="005771A2">
        <w:rPr>
          <w:rFonts w:ascii="Arial" w:hAnsi="Arial" w:cs="Arial"/>
        </w:rPr>
        <w:t xml:space="preserve"> da entidade, suas tendências de vendas ou seus acordos contratuais com clientes.</w:t>
      </w:r>
    </w:p>
    <w:p w14:paraId="73CEEB25" w14:textId="77777777" w:rsidR="002A7EB0" w:rsidRPr="005771A2" w:rsidRDefault="002A7EB0">
      <w:pPr>
        <w:numPr>
          <w:ilvl w:val="2"/>
          <w:numId w:val="145"/>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As indagações dirigidas ao departamento de gestão de riscos (ou àqueles que desempenham essas funções) podem fornecer informações sobre os riscos operacionais e regulatórios que podem afetar os relatórios financeiros.</w:t>
      </w:r>
    </w:p>
    <w:p w14:paraId="641FD0F1" w14:textId="77777777" w:rsidR="002A7EB0" w:rsidRPr="005771A2" w:rsidRDefault="002A7EB0">
      <w:pPr>
        <w:numPr>
          <w:ilvl w:val="2"/>
          <w:numId w:val="145"/>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As indagações dirigidas ao pessoal de TI podem fornecer informações sobre mudanças no sistema, falhas no sistema ou controles ou outros riscos relacionados com TI.</w:t>
      </w:r>
    </w:p>
    <w:p w14:paraId="339F99F9" w14:textId="77777777" w:rsidR="002A7EB0" w:rsidRPr="005771A2" w:rsidRDefault="002A7EB0" w:rsidP="002A7EB0">
      <w:pPr>
        <w:jc w:val="both"/>
        <w:rPr>
          <w:rFonts w:ascii="Arial" w:hAnsi="Arial" w:cs="Arial"/>
        </w:rPr>
      </w:pPr>
    </w:p>
    <w:p w14:paraId="0CE2B8EE"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70DD4345" w14:textId="77777777" w:rsidR="002A7EB0" w:rsidRPr="005771A2" w:rsidRDefault="002A7EB0" w:rsidP="002A7EB0">
      <w:pPr>
        <w:jc w:val="both"/>
        <w:rPr>
          <w:rFonts w:ascii="Arial" w:hAnsi="Arial" w:cs="Arial"/>
        </w:rPr>
      </w:pPr>
    </w:p>
    <w:p w14:paraId="736AB2D6" w14:textId="77777777" w:rsidR="002A7EB0" w:rsidRPr="005771A2" w:rsidRDefault="002A7EB0" w:rsidP="002A7EB0">
      <w:pPr>
        <w:ind w:left="567" w:hanging="567"/>
        <w:jc w:val="both"/>
        <w:rPr>
          <w:rFonts w:ascii="Arial" w:hAnsi="Arial" w:cs="Arial"/>
        </w:rPr>
      </w:pPr>
      <w:r w:rsidRPr="005771A2">
        <w:rPr>
          <w:rFonts w:ascii="Arial" w:hAnsi="Arial" w:cs="Arial"/>
        </w:rPr>
        <w:t xml:space="preserve">A24. Ao fazer indagações junto àqueles que podem ter informações que provavelmente ajudarão na identificação dos riscos de distorção relevante, os auditores de entidades do setor público podem obter informações de fontes adicionais, como de auditores que estão envolvidos na realização de outras auditorias relacionadas com a entidade. </w:t>
      </w:r>
    </w:p>
    <w:p w14:paraId="5F5BB6D9" w14:textId="77777777" w:rsidR="002A7EB0" w:rsidRPr="005771A2" w:rsidRDefault="002A7EB0" w:rsidP="002A7EB0">
      <w:pPr>
        <w:jc w:val="both"/>
        <w:rPr>
          <w:rFonts w:ascii="Arial" w:hAnsi="Arial" w:cs="Arial"/>
        </w:rPr>
      </w:pPr>
    </w:p>
    <w:p w14:paraId="5C828D74" w14:textId="77777777" w:rsidR="002A7EB0" w:rsidRPr="005771A2" w:rsidRDefault="002A7EB0" w:rsidP="002A7EB0">
      <w:pPr>
        <w:jc w:val="both"/>
        <w:rPr>
          <w:rFonts w:ascii="Arial" w:hAnsi="Arial" w:cs="Arial"/>
        </w:rPr>
      </w:pPr>
      <w:r w:rsidRPr="005771A2">
        <w:rPr>
          <w:rFonts w:ascii="Arial" w:hAnsi="Arial" w:cs="Arial"/>
        </w:rPr>
        <w:t>Indagações junto à função de auditoria interna.</w:t>
      </w:r>
    </w:p>
    <w:p w14:paraId="17798731" w14:textId="77777777" w:rsidR="002A7EB0" w:rsidRPr="005771A2" w:rsidRDefault="002A7EB0" w:rsidP="002A7EB0">
      <w:pPr>
        <w:jc w:val="both"/>
        <w:rPr>
          <w:rFonts w:ascii="Arial" w:hAnsi="Arial" w:cs="Arial"/>
        </w:rPr>
      </w:pPr>
    </w:p>
    <w:p w14:paraId="2C44136E" w14:textId="77777777" w:rsidR="002A7EB0" w:rsidRPr="005771A2" w:rsidRDefault="002A7EB0" w:rsidP="002A7EB0">
      <w:pPr>
        <w:jc w:val="both"/>
        <w:rPr>
          <w:rFonts w:ascii="Arial" w:hAnsi="Arial" w:cs="Arial"/>
        </w:rPr>
      </w:pPr>
      <w:r w:rsidRPr="005771A2">
        <w:rPr>
          <w:rFonts w:ascii="Arial" w:hAnsi="Arial" w:cs="Arial"/>
        </w:rPr>
        <w:t>O Apêndice 4 descreve as considerações para o entendimento da função de auditoria interna da entidade.</w:t>
      </w:r>
    </w:p>
    <w:p w14:paraId="4AAA3861" w14:textId="77777777" w:rsidR="002A7EB0" w:rsidRPr="005771A2" w:rsidRDefault="002A7EB0" w:rsidP="002A7EB0">
      <w:pPr>
        <w:jc w:val="both"/>
        <w:rPr>
          <w:rFonts w:ascii="Arial" w:hAnsi="Arial" w:cs="Arial"/>
        </w:rPr>
      </w:pPr>
    </w:p>
    <w:p w14:paraId="7F41BDC5" w14:textId="77777777" w:rsidR="002A7EB0" w:rsidRPr="005771A2" w:rsidRDefault="002A7EB0" w:rsidP="002A7EB0">
      <w:pPr>
        <w:jc w:val="both"/>
        <w:rPr>
          <w:rFonts w:ascii="Arial" w:hAnsi="Arial" w:cs="Arial"/>
        </w:rPr>
      </w:pPr>
      <w:r w:rsidRPr="005771A2">
        <w:rPr>
          <w:rFonts w:ascii="Arial" w:hAnsi="Arial" w:cs="Arial"/>
        </w:rPr>
        <w:t>Por que as indagações são dirigidas à função de auditoria interna (caso esse departamento exista)</w:t>
      </w:r>
    </w:p>
    <w:p w14:paraId="181A3B49" w14:textId="77777777" w:rsidR="002A7EB0" w:rsidRPr="005771A2" w:rsidRDefault="002A7EB0" w:rsidP="002A7EB0">
      <w:pPr>
        <w:jc w:val="both"/>
        <w:rPr>
          <w:rFonts w:ascii="Arial" w:hAnsi="Arial" w:cs="Arial"/>
        </w:rPr>
      </w:pPr>
    </w:p>
    <w:p w14:paraId="416117CA" w14:textId="77777777" w:rsidR="002A7EB0" w:rsidRPr="005771A2" w:rsidRDefault="002A7EB0" w:rsidP="002A7EB0">
      <w:pPr>
        <w:ind w:left="567" w:hanging="567"/>
        <w:jc w:val="both"/>
        <w:rPr>
          <w:rFonts w:ascii="Arial" w:hAnsi="Arial" w:cs="Arial"/>
        </w:rPr>
      </w:pPr>
      <w:r w:rsidRPr="005771A2">
        <w:rPr>
          <w:rFonts w:ascii="Arial" w:hAnsi="Arial" w:cs="Arial"/>
        </w:rPr>
        <w:t xml:space="preserve">A25. Se uma entidade tem um função de auditoria interna, as indagações junto aos indivíduos apropriados do departamento podem auxiliar o auditor no entendimento da entidade, do seu ambiente e do seu sistema de controles internos na identificação e avaliação de riscos. </w:t>
      </w:r>
    </w:p>
    <w:p w14:paraId="44DA8A08" w14:textId="77777777" w:rsidR="002A7EB0" w:rsidRPr="005771A2" w:rsidRDefault="002A7EB0" w:rsidP="002A7EB0">
      <w:pPr>
        <w:jc w:val="both"/>
        <w:rPr>
          <w:rFonts w:ascii="Arial" w:hAnsi="Arial" w:cs="Arial"/>
        </w:rPr>
      </w:pPr>
    </w:p>
    <w:p w14:paraId="0EEE3318"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632ADF8E" w14:textId="77777777" w:rsidR="002A7EB0" w:rsidRPr="005771A2" w:rsidRDefault="002A7EB0" w:rsidP="002A7EB0">
      <w:pPr>
        <w:jc w:val="both"/>
        <w:rPr>
          <w:rFonts w:ascii="Arial" w:hAnsi="Arial" w:cs="Arial"/>
        </w:rPr>
      </w:pPr>
    </w:p>
    <w:p w14:paraId="7ECF417E" w14:textId="77777777" w:rsidR="002A7EB0" w:rsidRPr="005771A2" w:rsidRDefault="002A7EB0" w:rsidP="002A7EB0">
      <w:pPr>
        <w:ind w:left="567" w:hanging="567"/>
        <w:jc w:val="both"/>
        <w:rPr>
          <w:rFonts w:ascii="Arial" w:hAnsi="Arial" w:cs="Arial"/>
        </w:rPr>
      </w:pPr>
      <w:r w:rsidRPr="005771A2">
        <w:rPr>
          <w:rFonts w:ascii="Arial" w:hAnsi="Arial" w:cs="Arial"/>
        </w:rPr>
        <w:t xml:space="preserve">A26. Os auditores de entidades do setor público, geralmente, têm responsabilidades adicionais com relação aos controles internos e à conformidade com leis e regulamentos aplicáveis. Indagações junto aos indivíduos apropriados da função de auditoria interna podem ajudar os auditores na identificação do risco de não conformidade relevante com leis e regulamentos aplicáveis e do risco de deficiências de controles relacionados com os relatórios financeiros. </w:t>
      </w:r>
    </w:p>
    <w:p w14:paraId="70108917" w14:textId="77777777" w:rsidR="002A7EB0" w:rsidRPr="005771A2" w:rsidRDefault="002A7EB0" w:rsidP="002A7EB0">
      <w:pPr>
        <w:jc w:val="both"/>
        <w:rPr>
          <w:rFonts w:ascii="Arial" w:hAnsi="Arial" w:cs="Arial"/>
        </w:rPr>
      </w:pPr>
    </w:p>
    <w:p w14:paraId="45681D2F" w14:textId="77777777" w:rsidR="002A7EB0" w:rsidRPr="005771A2" w:rsidRDefault="002A7EB0" w:rsidP="002A7EB0">
      <w:pPr>
        <w:jc w:val="both"/>
        <w:rPr>
          <w:rFonts w:ascii="Arial" w:hAnsi="Arial" w:cs="Arial"/>
        </w:rPr>
      </w:pPr>
      <w:r w:rsidRPr="005771A2">
        <w:rPr>
          <w:rFonts w:ascii="Arial" w:hAnsi="Arial" w:cs="Arial"/>
        </w:rPr>
        <w:t>Procedimentos analíticos (ver item14(b))</w:t>
      </w:r>
    </w:p>
    <w:p w14:paraId="46346838" w14:textId="77777777" w:rsidR="002A7EB0" w:rsidRPr="005771A2" w:rsidRDefault="002A7EB0" w:rsidP="002A7EB0">
      <w:pPr>
        <w:jc w:val="both"/>
        <w:rPr>
          <w:rFonts w:ascii="Arial" w:hAnsi="Arial" w:cs="Arial"/>
        </w:rPr>
      </w:pPr>
    </w:p>
    <w:p w14:paraId="638F0582" w14:textId="77777777" w:rsidR="002A7EB0" w:rsidRPr="005771A2" w:rsidRDefault="002A7EB0" w:rsidP="002A7EB0">
      <w:pPr>
        <w:jc w:val="both"/>
        <w:rPr>
          <w:rFonts w:ascii="Arial" w:hAnsi="Arial" w:cs="Arial"/>
        </w:rPr>
      </w:pPr>
      <w:r w:rsidRPr="005771A2">
        <w:rPr>
          <w:rFonts w:ascii="Arial" w:hAnsi="Arial" w:cs="Arial"/>
        </w:rPr>
        <w:t>Por que os procedimentos analíticos são realizados como procedimento de avaliação de riscos</w:t>
      </w:r>
    </w:p>
    <w:p w14:paraId="00D32BEA" w14:textId="77777777" w:rsidR="002A7EB0" w:rsidRPr="005771A2" w:rsidRDefault="002A7EB0" w:rsidP="002A7EB0">
      <w:pPr>
        <w:jc w:val="both"/>
        <w:rPr>
          <w:rFonts w:ascii="Arial" w:hAnsi="Arial" w:cs="Arial"/>
        </w:rPr>
      </w:pPr>
    </w:p>
    <w:p w14:paraId="404861C3" w14:textId="77777777" w:rsidR="002A7EB0" w:rsidRPr="005771A2" w:rsidRDefault="002A7EB0" w:rsidP="002A7EB0">
      <w:pPr>
        <w:ind w:left="567" w:hanging="567"/>
        <w:jc w:val="both"/>
        <w:rPr>
          <w:rFonts w:ascii="Arial" w:hAnsi="Arial" w:cs="Arial"/>
        </w:rPr>
      </w:pPr>
      <w:r w:rsidRPr="005771A2">
        <w:rPr>
          <w:rFonts w:ascii="Arial" w:hAnsi="Arial" w:cs="Arial"/>
        </w:rPr>
        <w:t>A27.</w:t>
      </w:r>
      <w:r w:rsidRPr="005771A2">
        <w:rPr>
          <w:rFonts w:ascii="Arial" w:hAnsi="Arial" w:cs="Arial"/>
        </w:rPr>
        <w:tab/>
        <w:t>Os procedimentos analíticos podem auxiliar a identificar inconsistências, transações ou eventos não usuais, valores, índices e tendências que indicam assuntos que possam ter implicações na auditoria. As relações não usuais ou inesperadas que são identificadas podem auxiliar o auditor a identificar riscos de distorção relevante, especialmente riscos de distorção relevante devido à fraude.</w:t>
      </w:r>
    </w:p>
    <w:p w14:paraId="33DB40B2" w14:textId="77777777" w:rsidR="002A7EB0" w:rsidRPr="005771A2" w:rsidRDefault="002A7EB0" w:rsidP="002A7EB0">
      <w:pPr>
        <w:jc w:val="both"/>
        <w:rPr>
          <w:rFonts w:ascii="Arial" w:hAnsi="Arial" w:cs="Arial"/>
        </w:rPr>
      </w:pPr>
    </w:p>
    <w:p w14:paraId="7D4DBD35" w14:textId="77777777" w:rsidR="002A7EB0" w:rsidRPr="005771A2" w:rsidRDefault="002A7EB0" w:rsidP="002A7EB0">
      <w:pPr>
        <w:ind w:left="567" w:hanging="567"/>
        <w:jc w:val="both"/>
        <w:rPr>
          <w:rFonts w:ascii="Arial" w:hAnsi="Arial" w:cs="Arial"/>
        </w:rPr>
      </w:pPr>
      <w:r w:rsidRPr="005771A2">
        <w:rPr>
          <w:rFonts w:ascii="Arial" w:hAnsi="Arial" w:cs="Arial"/>
        </w:rPr>
        <w:t>A28. Os procedimentos analíticos realizados como procedimentos de avaliação de riscos podem, portanto, auxiliar na identificação e avaliação dos riscos de distorção relevante ao identificar aspectos da entidade dos quais o auditor não tinha conhecimento ou entendimento como os fatores de risco inerentes, como mudanças, afetam a susceptibilidade das afirmações à distorção.</w:t>
      </w:r>
    </w:p>
    <w:p w14:paraId="2A60A493" w14:textId="77777777" w:rsidR="002A7EB0" w:rsidRPr="005771A2" w:rsidRDefault="002A7EB0" w:rsidP="002A7EB0">
      <w:pPr>
        <w:jc w:val="both"/>
        <w:rPr>
          <w:rFonts w:ascii="Arial" w:hAnsi="Arial" w:cs="Arial"/>
        </w:rPr>
      </w:pPr>
    </w:p>
    <w:p w14:paraId="58965ADE" w14:textId="77777777" w:rsidR="002A7EB0" w:rsidRPr="005771A2" w:rsidRDefault="002A7EB0" w:rsidP="002A7EB0">
      <w:pPr>
        <w:jc w:val="both"/>
        <w:rPr>
          <w:rFonts w:ascii="Arial" w:hAnsi="Arial" w:cs="Arial"/>
        </w:rPr>
      </w:pPr>
      <w:r w:rsidRPr="005771A2">
        <w:rPr>
          <w:rFonts w:ascii="Arial" w:hAnsi="Arial" w:cs="Arial"/>
        </w:rPr>
        <w:t>Tipos de procedimentos analíticos</w:t>
      </w:r>
    </w:p>
    <w:p w14:paraId="1B28CAB8" w14:textId="77777777" w:rsidR="002A7EB0" w:rsidRPr="005771A2" w:rsidRDefault="002A7EB0" w:rsidP="002A7EB0">
      <w:pPr>
        <w:jc w:val="both"/>
        <w:rPr>
          <w:rFonts w:ascii="Arial" w:hAnsi="Arial" w:cs="Arial"/>
        </w:rPr>
      </w:pPr>
    </w:p>
    <w:p w14:paraId="06F5C70B" w14:textId="77777777" w:rsidR="002A7EB0" w:rsidRPr="005771A2" w:rsidRDefault="002A7EB0" w:rsidP="002A7EB0">
      <w:pPr>
        <w:ind w:left="567" w:hanging="567"/>
        <w:jc w:val="both"/>
        <w:rPr>
          <w:rFonts w:ascii="Arial" w:hAnsi="Arial" w:cs="Arial"/>
        </w:rPr>
      </w:pPr>
      <w:r w:rsidRPr="005771A2">
        <w:rPr>
          <w:rFonts w:ascii="Arial" w:hAnsi="Arial" w:cs="Arial"/>
        </w:rPr>
        <w:t>A29.</w:t>
      </w:r>
      <w:r w:rsidRPr="005771A2">
        <w:rPr>
          <w:rFonts w:ascii="Arial" w:hAnsi="Arial" w:cs="Arial"/>
        </w:rPr>
        <w:tab/>
        <w:t xml:space="preserve">Os procedimentos analíticos realizados como procedimentos de avaliação de riscos podem: </w:t>
      </w:r>
    </w:p>
    <w:p w14:paraId="1DE1AE71"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Incluir tanto informações financeiras como não financeiras, como, por exemplo, a relação entre as vendas e a metragem do espaço para vendas ou o volume de bens vendidos (não financeira).</w:t>
      </w:r>
    </w:p>
    <w:p w14:paraId="75EDD66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Usar dados agregados em alto nível. Consequentemente, os resultados desses procedimentos analíticos podem fornecer uma indicação inicial ampla sobre a probabilidade de distorção relevante.</w:t>
      </w:r>
    </w:p>
    <w:p w14:paraId="40480856" w14:textId="77777777" w:rsidR="002A7EB0" w:rsidRPr="005771A2" w:rsidRDefault="002A7EB0" w:rsidP="002A7EB0">
      <w:pPr>
        <w:jc w:val="both"/>
        <w:rPr>
          <w:rFonts w:ascii="Arial" w:hAnsi="Arial" w:cs="Arial"/>
        </w:rPr>
      </w:pPr>
    </w:p>
    <w:p w14:paraId="2674A515"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63EDE84D" w14:textId="77777777" w:rsidR="002A7EB0" w:rsidRPr="005771A2" w:rsidRDefault="002A7EB0" w:rsidP="002A7EB0">
      <w:pPr>
        <w:ind w:left="567"/>
        <w:jc w:val="both"/>
        <w:rPr>
          <w:rFonts w:ascii="Arial" w:hAnsi="Arial" w:cs="Arial"/>
        </w:rPr>
      </w:pPr>
      <w:r w:rsidRPr="005771A2">
        <w:rPr>
          <w:rFonts w:ascii="Arial" w:hAnsi="Arial" w:cs="Arial"/>
        </w:rPr>
        <w:t xml:space="preserve">Na auditoria de muitas entidades, incluindo aquelas com modelos de negócios, processos e sistema de informações menos complexos, o auditor pode realizar uma simples comparação das informações, como a variação nos saldos contábeis intermediários ou mensais em relação aos saldos de períodos anteriores, para obter uma indicação de áreas de riscos potencialmente maiores. </w:t>
      </w:r>
    </w:p>
    <w:p w14:paraId="38F5AB5D" w14:textId="77777777" w:rsidR="002A7EB0" w:rsidRPr="005771A2" w:rsidRDefault="002A7EB0" w:rsidP="002A7EB0">
      <w:pPr>
        <w:jc w:val="both"/>
        <w:rPr>
          <w:rFonts w:ascii="Arial" w:hAnsi="Arial" w:cs="Arial"/>
        </w:rPr>
      </w:pPr>
    </w:p>
    <w:p w14:paraId="43BBDD03" w14:textId="77777777" w:rsidR="002A7EB0" w:rsidRPr="005771A2" w:rsidRDefault="002A7EB0" w:rsidP="002A7EB0">
      <w:pPr>
        <w:ind w:left="567" w:hanging="567"/>
        <w:jc w:val="both"/>
        <w:rPr>
          <w:rFonts w:ascii="Arial" w:hAnsi="Arial" w:cs="Arial"/>
        </w:rPr>
      </w:pPr>
      <w:r w:rsidRPr="005771A2">
        <w:rPr>
          <w:rFonts w:ascii="Arial" w:hAnsi="Arial" w:cs="Arial"/>
        </w:rPr>
        <w:t>A30.</w:t>
      </w:r>
      <w:r w:rsidRPr="005771A2">
        <w:rPr>
          <w:rFonts w:ascii="Arial" w:hAnsi="Arial" w:cs="Arial"/>
        </w:rPr>
        <w:tab/>
        <w:t>Esta Norma trata do uso de procedimentos analíticos pelo auditor como procedimentos de avaliação de riscos. A NBC TA 520 – Procedimentos Analíticos trata do uso de procedimentos analíticos pelo auditor como procedimentos substantivos (procedimentos analíticos substantivos) e da responsabilidade do auditor de realizar procedimentos analíticos próximo ao fim da auditoria. Consequentemente, os procedimentos analíticos realizados como procedimentos de avaliação de riscos não precisam ser realizados de acordo com os requisitos da NBC TA 520. Entretanto, os requisitos e o material de aplicação da NBC TA 520 podem fornecer orientações úteis para o auditor na realização de procedimentos analíticos como parte dos procedimentos de avaliação de riscos.</w:t>
      </w:r>
    </w:p>
    <w:p w14:paraId="191A87D8" w14:textId="77777777" w:rsidR="002A7EB0" w:rsidRPr="005771A2" w:rsidRDefault="002A7EB0" w:rsidP="002A7EB0">
      <w:pPr>
        <w:jc w:val="both"/>
        <w:rPr>
          <w:rFonts w:ascii="Arial" w:hAnsi="Arial" w:cs="Arial"/>
        </w:rPr>
      </w:pPr>
    </w:p>
    <w:p w14:paraId="29DA3573" w14:textId="77777777" w:rsidR="002A7EB0" w:rsidRPr="005771A2" w:rsidRDefault="002A7EB0" w:rsidP="002A7EB0">
      <w:pPr>
        <w:jc w:val="both"/>
        <w:rPr>
          <w:rFonts w:ascii="Arial" w:hAnsi="Arial" w:cs="Arial"/>
          <w:bCs/>
        </w:rPr>
      </w:pPr>
      <w:r w:rsidRPr="005771A2">
        <w:rPr>
          <w:rFonts w:ascii="Arial" w:hAnsi="Arial" w:cs="Arial"/>
          <w:bCs/>
        </w:rPr>
        <w:t>Ferramentas e técnicas automatizadas</w:t>
      </w:r>
    </w:p>
    <w:p w14:paraId="3341374C" w14:textId="77777777" w:rsidR="002A7EB0" w:rsidRPr="005771A2" w:rsidRDefault="002A7EB0" w:rsidP="002A7EB0">
      <w:pPr>
        <w:jc w:val="both"/>
        <w:rPr>
          <w:rFonts w:ascii="Arial" w:hAnsi="Arial" w:cs="Arial"/>
        </w:rPr>
      </w:pPr>
    </w:p>
    <w:p w14:paraId="67F33320" w14:textId="77777777" w:rsidR="002A7EB0" w:rsidRPr="005771A2" w:rsidRDefault="002A7EB0" w:rsidP="002A7EB0">
      <w:pPr>
        <w:ind w:left="567" w:hanging="567"/>
        <w:jc w:val="both"/>
        <w:rPr>
          <w:rFonts w:ascii="Arial" w:hAnsi="Arial" w:cs="Arial"/>
        </w:rPr>
      </w:pPr>
      <w:r w:rsidRPr="005771A2">
        <w:rPr>
          <w:rFonts w:ascii="Arial" w:hAnsi="Arial" w:cs="Arial"/>
        </w:rPr>
        <w:t>A31.</w:t>
      </w:r>
      <w:r w:rsidRPr="005771A2">
        <w:rPr>
          <w:rFonts w:ascii="Arial" w:hAnsi="Arial" w:cs="Arial"/>
        </w:rPr>
        <w:tab/>
        <w:t>Os procedimentos analíticos podem ser realizados mediante a utilização de uma série de ferramentas ou técnicas, que podem ser automatizadas. A aplicação de procedimentos analíticos automatizados aos dados pode ser chamada de analítica de dados.</w:t>
      </w:r>
    </w:p>
    <w:p w14:paraId="77FD4EA1" w14:textId="77777777" w:rsidR="002A7EB0" w:rsidRPr="005771A2" w:rsidRDefault="002A7EB0" w:rsidP="002A7EB0">
      <w:pPr>
        <w:jc w:val="both"/>
        <w:rPr>
          <w:rFonts w:ascii="Arial" w:hAnsi="Arial" w:cs="Arial"/>
        </w:rPr>
      </w:pPr>
    </w:p>
    <w:p w14:paraId="4BBE67EE"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62A5EF99" w14:textId="77777777" w:rsidR="002A7EB0" w:rsidRPr="005771A2" w:rsidRDefault="002A7EB0" w:rsidP="002A7EB0">
      <w:pPr>
        <w:ind w:left="567"/>
        <w:jc w:val="both"/>
        <w:rPr>
          <w:rFonts w:ascii="Arial" w:hAnsi="Arial" w:cs="Arial"/>
        </w:rPr>
      </w:pPr>
      <w:r w:rsidRPr="005771A2">
        <w:rPr>
          <w:rFonts w:ascii="Arial" w:hAnsi="Arial" w:cs="Arial"/>
        </w:rPr>
        <w:t xml:space="preserve">O auditor pode usar uma planilha para realizar uma comparação dos valores realmente registrados com os valores orçados, ou pode realizar um procedimento mais avançado mediante a extração de dados do sistema de informações da entidade, e analisar ainda mais esses dados utilizando técnicas de visualização para identificar classes de transações, saldos contábeis ou divulgações para as quais procedimentos adicionais de avaliação de riscos específicos podem ser justificados. </w:t>
      </w:r>
    </w:p>
    <w:p w14:paraId="12E5AE21" w14:textId="77777777" w:rsidR="002A7EB0" w:rsidRPr="005771A2" w:rsidRDefault="002A7EB0" w:rsidP="002A7EB0">
      <w:pPr>
        <w:jc w:val="both"/>
        <w:rPr>
          <w:rFonts w:ascii="Arial" w:hAnsi="Arial" w:cs="Arial"/>
        </w:rPr>
      </w:pPr>
    </w:p>
    <w:p w14:paraId="1055F0E6" w14:textId="77777777" w:rsidR="002A7EB0" w:rsidRPr="005771A2" w:rsidRDefault="002A7EB0" w:rsidP="002A7EB0">
      <w:pPr>
        <w:jc w:val="both"/>
        <w:rPr>
          <w:rFonts w:ascii="Arial" w:hAnsi="Arial" w:cs="Arial"/>
        </w:rPr>
      </w:pPr>
      <w:r w:rsidRPr="005771A2">
        <w:rPr>
          <w:rFonts w:ascii="Arial" w:hAnsi="Arial" w:cs="Arial"/>
        </w:rPr>
        <w:t>Observação e inspeção (ver item 14(c))</w:t>
      </w:r>
    </w:p>
    <w:p w14:paraId="4C0750EA" w14:textId="77777777" w:rsidR="002A7EB0" w:rsidRPr="005771A2" w:rsidRDefault="002A7EB0" w:rsidP="002A7EB0">
      <w:pPr>
        <w:jc w:val="both"/>
        <w:rPr>
          <w:rFonts w:ascii="Arial" w:hAnsi="Arial" w:cs="Arial"/>
        </w:rPr>
      </w:pPr>
    </w:p>
    <w:p w14:paraId="4FB80509" w14:textId="77777777" w:rsidR="002A7EB0" w:rsidRPr="005771A2" w:rsidRDefault="002A7EB0" w:rsidP="002A7EB0">
      <w:pPr>
        <w:jc w:val="both"/>
        <w:rPr>
          <w:rFonts w:ascii="Arial" w:hAnsi="Arial" w:cs="Arial"/>
        </w:rPr>
      </w:pPr>
      <w:r w:rsidRPr="005771A2">
        <w:rPr>
          <w:rFonts w:ascii="Arial" w:hAnsi="Arial" w:cs="Arial"/>
        </w:rPr>
        <w:t>Por que a observação e a inspeção são realizadas como procedimentos de avaliação de riscos</w:t>
      </w:r>
    </w:p>
    <w:p w14:paraId="61A616EA" w14:textId="77777777" w:rsidR="002A7EB0" w:rsidRPr="005771A2" w:rsidRDefault="002A7EB0" w:rsidP="002A7EB0">
      <w:pPr>
        <w:jc w:val="both"/>
        <w:rPr>
          <w:rFonts w:ascii="Arial" w:hAnsi="Arial" w:cs="Arial"/>
        </w:rPr>
      </w:pPr>
    </w:p>
    <w:p w14:paraId="3BC9F762" w14:textId="77777777" w:rsidR="002A7EB0" w:rsidRPr="005771A2" w:rsidRDefault="002A7EB0" w:rsidP="002A7EB0">
      <w:pPr>
        <w:ind w:left="567" w:hanging="567"/>
        <w:jc w:val="both"/>
        <w:rPr>
          <w:rFonts w:ascii="Arial" w:hAnsi="Arial" w:cs="Arial"/>
        </w:rPr>
      </w:pPr>
      <w:r w:rsidRPr="005771A2">
        <w:rPr>
          <w:rFonts w:ascii="Arial" w:hAnsi="Arial" w:cs="Arial"/>
        </w:rPr>
        <w:t xml:space="preserve">A32. </w:t>
      </w:r>
      <w:r w:rsidRPr="005771A2">
        <w:rPr>
          <w:rFonts w:ascii="Arial" w:hAnsi="Arial" w:cs="Arial"/>
        </w:rPr>
        <w:tab/>
        <w:t>A observação e a inspeção podem suportar, comprovar ou contradizer as indagações junto à administração e a outros e podem também fornecer informações sobre a entidade e o seu ambiente.</w:t>
      </w:r>
    </w:p>
    <w:p w14:paraId="4E24456A" w14:textId="77777777" w:rsidR="002A7EB0" w:rsidRPr="005771A2" w:rsidRDefault="002A7EB0" w:rsidP="002A7EB0">
      <w:pPr>
        <w:jc w:val="both"/>
        <w:rPr>
          <w:rFonts w:ascii="Arial" w:hAnsi="Arial" w:cs="Arial"/>
        </w:rPr>
      </w:pPr>
    </w:p>
    <w:p w14:paraId="6087D30A" w14:textId="77777777" w:rsidR="002A7EB0" w:rsidRPr="005771A2" w:rsidRDefault="002A7EB0" w:rsidP="002A7EB0">
      <w:pPr>
        <w:jc w:val="both"/>
        <w:rPr>
          <w:rFonts w:ascii="Arial" w:hAnsi="Arial" w:cs="Arial"/>
        </w:rPr>
      </w:pPr>
      <w:r w:rsidRPr="005771A2">
        <w:rPr>
          <w:rFonts w:ascii="Arial" w:hAnsi="Arial" w:cs="Arial"/>
        </w:rPr>
        <w:t>Escalabilidade</w:t>
      </w:r>
    </w:p>
    <w:p w14:paraId="55B8172D" w14:textId="77777777" w:rsidR="002A7EB0" w:rsidRPr="005771A2" w:rsidRDefault="002A7EB0" w:rsidP="002A7EB0">
      <w:pPr>
        <w:jc w:val="both"/>
        <w:rPr>
          <w:rFonts w:ascii="Arial" w:hAnsi="Arial" w:cs="Arial"/>
        </w:rPr>
      </w:pPr>
    </w:p>
    <w:p w14:paraId="125DEC72" w14:textId="77777777" w:rsidR="002A7EB0" w:rsidRPr="005771A2" w:rsidRDefault="002A7EB0" w:rsidP="002A7EB0">
      <w:pPr>
        <w:ind w:left="567" w:hanging="567"/>
        <w:jc w:val="both"/>
        <w:rPr>
          <w:rFonts w:ascii="Arial" w:hAnsi="Arial" w:cs="Arial"/>
        </w:rPr>
      </w:pPr>
      <w:r w:rsidRPr="005771A2">
        <w:rPr>
          <w:rFonts w:ascii="Arial" w:hAnsi="Arial" w:cs="Arial"/>
        </w:rPr>
        <w:t xml:space="preserve">A33. </w:t>
      </w:r>
      <w:r w:rsidRPr="005771A2">
        <w:rPr>
          <w:rFonts w:ascii="Arial" w:hAnsi="Arial" w:cs="Arial"/>
        </w:rPr>
        <w:tab/>
        <w:t xml:space="preserve">Quando as políticas ou os procedimentos não são documentados, ou quando a entidade tem controles menos formalizados, o auditor ainda pode obter alguma evidência de auditoria para suportar a identificação e a avaliação dos riscos de distorção relevante por meio da observação ou inspeção da realização do controle. </w:t>
      </w:r>
    </w:p>
    <w:p w14:paraId="384495C0" w14:textId="77777777" w:rsidR="002A7EB0" w:rsidRPr="005771A2" w:rsidRDefault="002A7EB0" w:rsidP="002A7EB0">
      <w:pPr>
        <w:jc w:val="both"/>
        <w:rPr>
          <w:rFonts w:ascii="Arial" w:hAnsi="Arial" w:cs="Arial"/>
        </w:rPr>
      </w:pPr>
    </w:p>
    <w:p w14:paraId="3A31B367" w14:textId="77777777" w:rsidR="002A7EB0" w:rsidRPr="005771A2" w:rsidRDefault="002A7EB0" w:rsidP="002A7EB0">
      <w:pPr>
        <w:ind w:left="567"/>
        <w:jc w:val="both"/>
        <w:rPr>
          <w:rFonts w:ascii="Arial" w:hAnsi="Arial" w:cs="Arial"/>
          <w:b/>
          <w:bCs/>
        </w:rPr>
      </w:pPr>
      <w:r w:rsidRPr="005771A2">
        <w:rPr>
          <w:rFonts w:ascii="Arial" w:hAnsi="Arial" w:cs="Arial"/>
          <w:b/>
          <w:bCs/>
        </w:rPr>
        <w:t>Exemplos:</w:t>
      </w:r>
    </w:p>
    <w:p w14:paraId="1FBC494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o auditor pode obter um entendimento dos controles da contagem de estoque, mesmo que eles não tenham sido documentados pela entidade, por meio de observação direta;</w:t>
      </w:r>
    </w:p>
    <w:p w14:paraId="155471A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o auditor pode observar a segregação de funções;</w:t>
      </w:r>
    </w:p>
    <w:p w14:paraId="6399D2D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o auditor pode observar a senhas que são inseridas.</w:t>
      </w:r>
    </w:p>
    <w:p w14:paraId="1F3B3A09" w14:textId="77777777" w:rsidR="002A7EB0" w:rsidRPr="005771A2" w:rsidRDefault="002A7EB0" w:rsidP="002A7EB0">
      <w:pPr>
        <w:jc w:val="both"/>
        <w:rPr>
          <w:rFonts w:ascii="Arial" w:hAnsi="Arial" w:cs="Arial"/>
        </w:rPr>
      </w:pPr>
    </w:p>
    <w:p w14:paraId="3E2E2544" w14:textId="77777777" w:rsidR="002A7EB0" w:rsidRPr="005771A2" w:rsidRDefault="002A7EB0" w:rsidP="002A7EB0">
      <w:pPr>
        <w:jc w:val="both"/>
        <w:rPr>
          <w:rFonts w:ascii="Arial" w:hAnsi="Arial" w:cs="Arial"/>
        </w:rPr>
      </w:pPr>
      <w:r w:rsidRPr="005771A2">
        <w:rPr>
          <w:rFonts w:ascii="Arial" w:hAnsi="Arial" w:cs="Arial"/>
        </w:rPr>
        <w:t>Observação e inspeção como procedimentos de avaliação de riscos</w:t>
      </w:r>
    </w:p>
    <w:p w14:paraId="0B586BD0" w14:textId="77777777" w:rsidR="002A7EB0" w:rsidRPr="005771A2" w:rsidRDefault="002A7EB0" w:rsidP="002A7EB0">
      <w:pPr>
        <w:jc w:val="both"/>
        <w:rPr>
          <w:rFonts w:ascii="Arial" w:hAnsi="Arial" w:cs="Arial"/>
        </w:rPr>
      </w:pPr>
    </w:p>
    <w:p w14:paraId="5A2CB053" w14:textId="77777777" w:rsidR="002A7EB0" w:rsidRPr="005771A2" w:rsidRDefault="002A7EB0" w:rsidP="002A7EB0">
      <w:pPr>
        <w:ind w:left="567" w:hanging="567"/>
        <w:jc w:val="both"/>
        <w:rPr>
          <w:rFonts w:ascii="Arial" w:hAnsi="Arial" w:cs="Arial"/>
        </w:rPr>
      </w:pPr>
      <w:r w:rsidRPr="005771A2">
        <w:rPr>
          <w:rFonts w:ascii="Arial" w:hAnsi="Arial" w:cs="Arial"/>
        </w:rPr>
        <w:t>A34. Os procedimentos de avaliação de riscos podem incluir a observação ou a inspeção do que segue:</w:t>
      </w:r>
    </w:p>
    <w:p w14:paraId="7F754EF8"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as operações da entidade;</w:t>
      </w:r>
    </w:p>
    <w:p w14:paraId="526372B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documentos internos (como planos e estratégias de negócio), registros e manuais de controles internos;</w:t>
      </w:r>
    </w:p>
    <w:p w14:paraId="4C356CD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relatórios preparados pela administração (como relatórios trimestrais da administração e demonstrações contábeis intermediárias) e pelos responsáveis pela governança (como atas das reuniões do conselho de administração);</w:t>
      </w:r>
    </w:p>
    <w:p w14:paraId="389D461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as dependências e instalações fabris da entidade;</w:t>
      </w:r>
    </w:p>
    <w:p w14:paraId="04963C2B"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as informações obtidas de fontes externas, como revistas especializadas ou de economia, relatórios de analistas, bancos ou agências de classificação de risco, publicações regulatórias ou financeiras; ou outros documentos externos sobre o desempenho financeiro da entidade (como aqueles mencionados no item A79);  </w:t>
      </w:r>
    </w:p>
    <w:p w14:paraId="128EFB5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os comportamentos e as ações da administração ou dos responsáveis pela governança (como a observação de reunião do comitê de auditoria).</w:t>
      </w:r>
    </w:p>
    <w:p w14:paraId="124DEC0A" w14:textId="77777777" w:rsidR="002A7EB0" w:rsidRPr="005771A2" w:rsidRDefault="002A7EB0" w:rsidP="002A7EB0">
      <w:pPr>
        <w:jc w:val="both"/>
        <w:rPr>
          <w:rFonts w:ascii="Arial" w:hAnsi="Arial" w:cs="Arial"/>
        </w:rPr>
      </w:pPr>
    </w:p>
    <w:p w14:paraId="5264F986" w14:textId="77777777" w:rsidR="002A7EB0" w:rsidRPr="005771A2" w:rsidRDefault="002A7EB0" w:rsidP="002A7EB0">
      <w:pPr>
        <w:jc w:val="both"/>
        <w:rPr>
          <w:rFonts w:ascii="Arial" w:hAnsi="Arial" w:cs="Arial"/>
        </w:rPr>
      </w:pPr>
      <w:r w:rsidRPr="005771A2">
        <w:rPr>
          <w:rFonts w:ascii="Arial" w:hAnsi="Arial" w:cs="Arial"/>
        </w:rPr>
        <w:t>Ferramentas e técnicas automatizadas</w:t>
      </w:r>
    </w:p>
    <w:p w14:paraId="06C564DF" w14:textId="77777777" w:rsidR="002A7EB0" w:rsidRPr="005771A2" w:rsidRDefault="002A7EB0" w:rsidP="002A7EB0">
      <w:pPr>
        <w:jc w:val="both"/>
        <w:rPr>
          <w:rFonts w:ascii="Arial" w:hAnsi="Arial" w:cs="Arial"/>
        </w:rPr>
      </w:pPr>
    </w:p>
    <w:p w14:paraId="5DBB74A9" w14:textId="77777777" w:rsidR="002A7EB0" w:rsidRPr="005771A2" w:rsidRDefault="002A7EB0" w:rsidP="002A7EB0">
      <w:pPr>
        <w:ind w:left="567" w:hanging="567"/>
        <w:jc w:val="both"/>
        <w:rPr>
          <w:rFonts w:ascii="Arial" w:hAnsi="Arial" w:cs="Arial"/>
        </w:rPr>
      </w:pPr>
      <w:r w:rsidRPr="005771A2">
        <w:rPr>
          <w:rFonts w:ascii="Arial" w:hAnsi="Arial" w:cs="Arial"/>
        </w:rPr>
        <w:t xml:space="preserve">A35. </w:t>
      </w:r>
      <w:r w:rsidRPr="005771A2">
        <w:rPr>
          <w:rFonts w:ascii="Arial" w:hAnsi="Arial" w:cs="Arial"/>
        </w:rPr>
        <w:tab/>
        <w:t>As ferramentas ou as técnicas automatizadas também podem ser usadas para observar ou inspecionar, em especial, ativos, por exemplo, por meio do uso de ferramentas de observação remota (por exemplo, drone).</w:t>
      </w:r>
    </w:p>
    <w:p w14:paraId="7B775354" w14:textId="77777777" w:rsidR="002A7EB0" w:rsidRPr="005771A2" w:rsidRDefault="002A7EB0" w:rsidP="002A7EB0">
      <w:pPr>
        <w:jc w:val="both"/>
        <w:rPr>
          <w:rFonts w:ascii="Arial" w:hAnsi="Arial" w:cs="Arial"/>
        </w:rPr>
      </w:pPr>
    </w:p>
    <w:p w14:paraId="2BC4B8D9"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34F43613" w14:textId="77777777" w:rsidR="002A7EB0" w:rsidRPr="005771A2" w:rsidRDefault="002A7EB0" w:rsidP="002A7EB0">
      <w:pPr>
        <w:jc w:val="both"/>
        <w:rPr>
          <w:rFonts w:ascii="Arial" w:hAnsi="Arial" w:cs="Arial"/>
        </w:rPr>
      </w:pPr>
    </w:p>
    <w:p w14:paraId="17CB3732" w14:textId="77777777" w:rsidR="002A7EB0" w:rsidRPr="005771A2" w:rsidRDefault="002A7EB0" w:rsidP="002A7EB0">
      <w:pPr>
        <w:ind w:left="567" w:hanging="567"/>
        <w:jc w:val="both"/>
        <w:rPr>
          <w:rFonts w:ascii="Arial" w:hAnsi="Arial" w:cs="Arial"/>
        </w:rPr>
      </w:pPr>
      <w:r w:rsidRPr="005771A2">
        <w:rPr>
          <w:rFonts w:ascii="Arial" w:hAnsi="Arial" w:cs="Arial"/>
        </w:rPr>
        <w:t xml:space="preserve">A36. </w:t>
      </w:r>
      <w:r w:rsidRPr="005771A2">
        <w:rPr>
          <w:rFonts w:ascii="Arial" w:hAnsi="Arial" w:cs="Arial"/>
        </w:rPr>
        <w:tab/>
        <w:t>Os procedimentos de avaliação de riscos realizados pelos auditores de entidades do setor público também podem incluir a observação e a inspeção de documentos preparados pela administração para fins legais como, por exemplo, documentos relacionados com relatórios de desempenho obrigatórios.</w:t>
      </w:r>
    </w:p>
    <w:p w14:paraId="6A1126CB" w14:textId="77777777" w:rsidR="002A7EB0" w:rsidRPr="005771A2" w:rsidRDefault="002A7EB0" w:rsidP="002A7EB0">
      <w:pPr>
        <w:jc w:val="both"/>
        <w:rPr>
          <w:rFonts w:ascii="Arial" w:hAnsi="Arial" w:cs="Arial"/>
        </w:rPr>
      </w:pPr>
    </w:p>
    <w:p w14:paraId="2F0A2B57" w14:textId="77777777" w:rsidR="002A7EB0" w:rsidRPr="005771A2" w:rsidRDefault="002A7EB0" w:rsidP="002A7EB0">
      <w:pPr>
        <w:jc w:val="both"/>
        <w:rPr>
          <w:rFonts w:ascii="Arial" w:hAnsi="Arial" w:cs="Arial"/>
        </w:rPr>
      </w:pPr>
      <w:r w:rsidRPr="005771A2">
        <w:rPr>
          <w:rFonts w:ascii="Arial" w:hAnsi="Arial" w:cs="Arial"/>
        </w:rPr>
        <w:t>Informações de outras fontes (ver item 15)</w:t>
      </w:r>
    </w:p>
    <w:p w14:paraId="342D6A2B" w14:textId="77777777" w:rsidR="002A7EB0" w:rsidRPr="005771A2" w:rsidRDefault="002A7EB0" w:rsidP="002A7EB0">
      <w:pPr>
        <w:jc w:val="both"/>
        <w:rPr>
          <w:rFonts w:ascii="Arial" w:hAnsi="Arial" w:cs="Arial"/>
        </w:rPr>
      </w:pPr>
    </w:p>
    <w:p w14:paraId="4D4ECAFD" w14:textId="77777777" w:rsidR="002A7EB0" w:rsidRPr="005771A2" w:rsidRDefault="002A7EB0" w:rsidP="002A7EB0">
      <w:pPr>
        <w:jc w:val="both"/>
        <w:rPr>
          <w:rFonts w:ascii="Arial" w:hAnsi="Arial" w:cs="Arial"/>
        </w:rPr>
      </w:pPr>
      <w:r w:rsidRPr="005771A2">
        <w:rPr>
          <w:rFonts w:ascii="Arial" w:hAnsi="Arial" w:cs="Arial"/>
        </w:rPr>
        <w:t>Por que o auditor considera as informações de outras fontes</w:t>
      </w:r>
    </w:p>
    <w:p w14:paraId="62CE1DCE" w14:textId="77777777" w:rsidR="002A7EB0" w:rsidRPr="005771A2" w:rsidRDefault="002A7EB0" w:rsidP="002A7EB0">
      <w:pPr>
        <w:jc w:val="both"/>
        <w:rPr>
          <w:rFonts w:ascii="Arial" w:hAnsi="Arial" w:cs="Arial"/>
        </w:rPr>
      </w:pPr>
    </w:p>
    <w:p w14:paraId="185A5622" w14:textId="77777777" w:rsidR="002A7EB0" w:rsidRPr="005771A2" w:rsidRDefault="002A7EB0" w:rsidP="002A7EB0">
      <w:pPr>
        <w:ind w:left="567" w:hanging="567"/>
        <w:jc w:val="both"/>
        <w:rPr>
          <w:rFonts w:ascii="Arial" w:hAnsi="Arial" w:cs="Arial"/>
        </w:rPr>
      </w:pPr>
      <w:r w:rsidRPr="005771A2">
        <w:rPr>
          <w:rFonts w:ascii="Arial" w:hAnsi="Arial" w:cs="Arial"/>
        </w:rPr>
        <w:t>A37.</w:t>
      </w:r>
      <w:r w:rsidRPr="005771A2">
        <w:rPr>
          <w:rFonts w:ascii="Arial" w:hAnsi="Arial" w:cs="Arial"/>
        </w:rPr>
        <w:tab/>
        <w:t>As informações obtidas de outras fontes podem ser relevantes para a identificação e avaliação dos riscos de distorção relevante mediante o fornecimento de informações e opiniões sobre:</w:t>
      </w:r>
    </w:p>
    <w:p w14:paraId="5CA7183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natureza da entidade e seus riscos do negócio e o que pode ter mudado em relação aos períodos anteriores;</w:t>
      </w:r>
    </w:p>
    <w:p w14:paraId="1158C2D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integridade e os valores éticos da administração e dos responsáveis pela governança que também podem ser relevantes para o entendimento do auditor do ambiente de controle;</w:t>
      </w:r>
    </w:p>
    <w:p w14:paraId="1538335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estrutura de relatório financeiro aplicável e sua aplicação à natureza e às circunstâncias da entidade.</w:t>
      </w:r>
    </w:p>
    <w:p w14:paraId="281633AC" w14:textId="77777777" w:rsidR="002A7EB0" w:rsidRPr="005771A2" w:rsidRDefault="002A7EB0" w:rsidP="002A7EB0">
      <w:pPr>
        <w:jc w:val="both"/>
        <w:rPr>
          <w:rFonts w:ascii="Arial" w:hAnsi="Arial" w:cs="Arial"/>
        </w:rPr>
      </w:pPr>
    </w:p>
    <w:p w14:paraId="76C9279F" w14:textId="77777777" w:rsidR="002A7EB0" w:rsidRPr="005771A2" w:rsidRDefault="002A7EB0" w:rsidP="002A7EB0">
      <w:pPr>
        <w:jc w:val="both"/>
        <w:rPr>
          <w:rFonts w:ascii="Arial" w:hAnsi="Arial" w:cs="Arial"/>
          <w:bCs/>
        </w:rPr>
      </w:pPr>
      <w:r w:rsidRPr="005771A2">
        <w:rPr>
          <w:rFonts w:ascii="Arial" w:hAnsi="Arial" w:cs="Arial"/>
          <w:bCs/>
        </w:rPr>
        <w:t>Outras fontes relevantes</w:t>
      </w:r>
    </w:p>
    <w:p w14:paraId="1E01EC4F" w14:textId="77777777" w:rsidR="002A7EB0" w:rsidRPr="005771A2" w:rsidRDefault="002A7EB0" w:rsidP="002A7EB0">
      <w:pPr>
        <w:jc w:val="both"/>
        <w:rPr>
          <w:rFonts w:ascii="Arial" w:hAnsi="Arial" w:cs="Arial"/>
        </w:rPr>
      </w:pPr>
    </w:p>
    <w:p w14:paraId="4AD35BC1" w14:textId="77777777" w:rsidR="002A7EB0" w:rsidRPr="005771A2" w:rsidRDefault="002A7EB0" w:rsidP="002A7EB0">
      <w:pPr>
        <w:ind w:left="567" w:hanging="567"/>
        <w:jc w:val="both"/>
        <w:rPr>
          <w:rFonts w:ascii="Arial" w:hAnsi="Arial" w:cs="Arial"/>
        </w:rPr>
      </w:pPr>
      <w:r w:rsidRPr="005771A2">
        <w:rPr>
          <w:rFonts w:ascii="Arial" w:hAnsi="Arial" w:cs="Arial"/>
        </w:rPr>
        <w:t xml:space="preserve">A38. </w:t>
      </w:r>
      <w:r w:rsidRPr="005771A2">
        <w:rPr>
          <w:rFonts w:ascii="Arial" w:hAnsi="Arial" w:cs="Arial"/>
        </w:rPr>
        <w:tab/>
        <w:t>Outras fontes de informações relevantes incluem:</w:t>
      </w:r>
    </w:p>
    <w:p w14:paraId="2973D8C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procedimentos do auditor com relação à aceitação ou à continuação da relação com o cliente ou do trabalho de auditoria, de acordo com a NBC TA 220 – Controle de Qualidade da Auditoria de Demonstrações Contábeis, item 12, incluindo as conclusões alcançadas a respeito;</w:t>
      </w:r>
    </w:p>
    <w:p w14:paraId="5C4FFFB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outros trabalhos realizados para a entidade pelo sócio do trabalho. O sócio do trabalho pode ter obtido conhecimento relevante para a auditoria, inclusive sobre a entidade e o seu ambiente, na realização de outros trabalhos para a entidade. Esses trabalhos podem incluir trabalhos de procedimentos pré-acordados ou outros trabalhos de auditoria ou asseguração, incluindo trabalhos que tratam dos requisitos adicionais para a apresentação de relatórios na jurisdição.</w:t>
      </w:r>
    </w:p>
    <w:p w14:paraId="0411FCE1" w14:textId="77777777" w:rsidR="002A7EB0" w:rsidRPr="005771A2" w:rsidRDefault="002A7EB0" w:rsidP="002A7EB0">
      <w:pPr>
        <w:jc w:val="both"/>
        <w:rPr>
          <w:rFonts w:ascii="Arial" w:hAnsi="Arial" w:cs="Arial"/>
        </w:rPr>
      </w:pPr>
    </w:p>
    <w:p w14:paraId="411EFEB5" w14:textId="77777777" w:rsidR="002A7EB0" w:rsidRPr="005771A2" w:rsidRDefault="002A7EB0" w:rsidP="002A7EB0">
      <w:pPr>
        <w:jc w:val="both"/>
        <w:rPr>
          <w:rFonts w:ascii="Arial" w:hAnsi="Arial" w:cs="Arial"/>
        </w:rPr>
      </w:pPr>
      <w:r w:rsidRPr="005771A2">
        <w:rPr>
          <w:rFonts w:ascii="Arial" w:hAnsi="Arial" w:cs="Arial"/>
        </w:rPr>
        <w:t xml:space="preserve">Informações da experiência anterior do auditor com a entidade e auditorias anteriores (ver item 16) </w:t>
      </w:r>
    </w:p>
    <w:p w14:paraId="5D1E3DB8" w14:textId="77777777" w:rsidR="002A7EB0" w:rsidRPr="005771A2" w:rsidRDefault="002A7EB0" w:rsidP="002A7EB0">
      <w:pPr>
        <w:jc w:val="both"/>
        <w:rPr>
          <w:rFonts w:ascii="Arial" w:hAnsi="Arial" w:cs="Arial"/>
        </w:rPr>
      </w:pPr>
    </w:p>
    <w:p w14:paraId="6C329F1F" w14:textId="77777777" w:rsidR="002A7EB0" w:rsidRPr="005771A2" w:rsidRDefault="002A7EB0" w:rsidP="002A7EB0">
      <w:pPr>
        <w:jc w:val="both"/>
        <w:rPr>
          <w:rFonts w:ascii="Arial" w:hAnsi="Arial" w:cs="Arial"/>
        </w:rPr>
      </w:pPr>
      <w:r w:rsidRPr="005771A2">
        <w:rPr>
          <w:rFonts w:ascii="Arial" w:hAnsi="Arial" w:cs="Arial"/>
        </w:rPr>
        <w:t>Por que as informações de auditorias anteriores são importantes para a auditoria atual</w:t>
      </w:r>
    </w:p>
    <w:p w14:paraId="6D0F5BF3" w14:textId="77777777" w:rsidR="002A7EB0" w:rsidRPr="005771A2" w:rsidRDefault="002A7EB0" w:rsidP="002A7EB0">
      <w:pPr>
        <w:jc w:val="both"/>
        <w:rPr>
          <w:rFonts w:ascii="Arial" w:hAnsi="Arial" w:cs="Arial"/>
        </w:rPr>
      </w:pPr>
    </w:p>
    <w:p w14:paraId="01476481" w14:textId="77777777" w:rsidR="002A7EB0" w:rsidRPr="005771A2" w:rsidRDefault="002A7EB0" w:rsidP="002A7EB0">
      <w:pPr>
        <w:ind w:left="567" w:hanging="567"/>
        <w:jc w:val="both"/>
        <w:rPr>
          <w:rFonts w:ascii="Arial" w:hAnsi="Arial" w:cs="Arial"/>
        </w:rPr>
      </w:pPr>
      <w:r w:rsidRPr="005771A2">
        <w:rPr>
          <w:rFonts w:ascii="Arial" w:hAnsi="Arial" w:cs="Arial"/>
        </w:rPr>
        <w:t>A39.</w:t>
      </w:r>
      <w:r w:rsidRPr="005771A2">
        <w:rPr>
          <w:rFonts w:ascii="Arial" w:hAnsi="Arial" w:cs="Arial"/>
        </w:rPr>
        <w:tab/>
        <w:t>A experiência anterior do auditor com a entidade e com procedimentos de auditoria realizados em auditorias anteriores podem fornecer para o auditor informações que são relevantes para a determinação pelo auditor da natureza e da extensão dos procedimentos de avaliação de riscos e para a identificação e avaliação dos riscos de distorção relevante.</w:t>
      </w:r>
    </w:p>
    <w:p w14:paraId="2AE759A5" w14:textId="77777777" w:rsidR="002A7EB0" w:rsidRPr="005771A2" w:rsidRDefault="002A7EB0" w:rsidP="002A7EB0">
      <w:pPr>
        <w:jc w:val="both"/>
        <w:rPr>
          <w:rFonts w:ascii="Arial" w:hAnsi="Arial" w:cs="Arial"/>
        </w:rPr>
      </w:pPr>
    </w:p>
    <w:p w14:paraId="0866CBF0" w14:textId="77777777" w:rsidR="002A7EB0" w:rsidRPr="005771A2" w:rsidRDefault="002A7EB0" w:rsidP="002A7EB0">
      <w:pPr>
        <w:jc w:val="both"/>
        <w:rPr>
          <w:rFonts w:ascii="Arial" w:hAnsi="Arial" w:cs="Arial"/>
          <w:bCs/>
        </w:rPr>
      </w:pPr>
      <w:r w:rsidRPr="005771A2">
        <w:rPr>
          <w:rFonts w:ascii="Arial" w:hAnsi="Arial" w:cs="Arial"/>
          <w:bCs/>
        </w:rPr>
        <w:t>Natureza das informações de auditorias anteriores</w:t>
      </w:r>
    </w:p>
    <w:p w14:paraId="6AAA6F9E" w14:textId="77777777" w:rsidR="002A7EB0" w:rsidRPr="005771A2" w:rsidRDefault="002A7EB0" w:rsidP="002A7EB0">
      <w:pPr>
        <w:jc w:val="both"/>
        <w:rPr>
          <w:rFonts w:ascii="Arial" w:hAnsi="Arial" w:cs="Arial"/>
        </w:rPr>
      </w:pPr>
    </w:p>
    <w:p w14:paraId="2788F626" w14:textId="77777777" w:rsidR="002A7EB0" w:rsidRPr="005771A2" w:rsidRDefault="002A7EB0" w:rsidP="002A7EB0">
      <w:pPr>
        <w:ind w:left="567" w:hanging="567"/>
        <w:jc w:val="both"/>
        <w:rPr>
          <w:rFonts w:ascii="Arial" w:hAnsi="Arial" w:cs="Arial"/>
        </w:rPr>
      </w:pPr>
      <w:r w:rsidRPr="005771A2">
        <w:rPr>
          <w:rFonts w:ascii="Arial" w:hAnsi="Arial" w:cs="Arial"/>
        </w:rPr>
        <w:t>A40.</w:t>
      </w:r>
      <w:r w:rsidRPr="005771A2">
        <w:rPr>
          <w:rFonts w:ascii="Arial" w:hAnsi="Arial" w:cs="Arial"/>
        </w:rPr>
        <w:tab/>
        <w:t>A experiência anterior do auditor com a entidade e com procedimentos de auditoria realizados em auditorias anteriores podem fornecer para o auditor informações sobre assuntos como:</w:t>
      </w:r>
    </w:p>
    <w:p w14:paraId="4C57E79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distorções passadas e se elas foram corrigidas tempestivamente;</w:t>
      </w:r>
    </w:p>
    <w:p w14:paraId="635D941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natureza da entidade e do seu ambiente e o seu sistema de controles internos (incluindo deficiências nos controles);</w:t>
      </w:r>
    </w:p>
    <w:p w14:paraId="1807A561"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mudanças significativas que a entidade ou suas operações possam ter sofrido desde o período financeiro anterior;</w:t>
      </w:r>
    </w:p>
    <w:p w14:paraId="78603E58"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esses tipos específicos de transações e outros eventos ou saldos contábeis (e divulgações relacionadas) para os quais o auditor teve dificuldade para realizar os procedimentos de auditoria necessários como, por exemplo, devido à sua complexidade.</w:t>
      </w:r>
    </w:p>
    <w:p w14:paraId="1F44BA72" w14:textId="77777777" w:rsidR="002A7EB0" w:rsidRPr="005771A2" w:rsidRDefault="002A7EB0" w:rsidP="002A7EB0">
      <w:pPr>
        <w:jc w:val="both"/>
        <w:rPr>
          <w:rFonts w:ascii="Arial" w:hAnsi="Arial" w:cs="Arial"/>
        </w:rPr>
      </w:pPr>
    </w:p>
    <w:p w14:paraId="2AB16049" w14:textId="77777777" w:rsidR="002A7EB0" w:rsidRPr="005771A2" w:rsidRDefault="002A7EB0" w:rsidP="002A7EB0">
      <w:pPr>
        <w:ind w:left="567" w:hanging="567"/>
        <w:jc w:val="both"/>
        <w:rPr>
          <w:rFonts w:ascii="Arial" w:hAnsi="Arial" w:cs="Arial"/>
        </w:rPr>
      </w:pPr>
      <w:r w:rsidRPr="005771A2">
        <w:rPr>
          <w:rFonts w:ascii="Arial" w:hAnsi="Arial" w:cs="Arial"/>
        </w:rPr>
        <w:t>A41.</w:t>
      </w:r>
      <w:r w:rsidRPr="005771A2">
        <w:rPr>
          <w:rFonts w:ascii="Arial" w:hAnsi="Arial" w:cs="Arial"/>
        </w:rPr>
        <w:tab/>
        <w:t>O auditor tem que determinar se as informações obtidas à partir da experiência anterior do auditor com a entidade e de procedimentos de auditoria realizados em auditorias anteriores continuam sendo relevantes e confiáveis, se ele pretende usar essas informações para fins da auditoria atual. Se a natureza ou as circunstâncias da entidade mudaram, ou novas informações foram obtidas, as informações de períodos anteriores podem não ser mais relevantes para a auditoria atual. Para determinar se ocorreram mudanças que podem afetar a relevância ou a confiabilidade dessas informações, o auditor pode ter que fazer indagações e realizar outros procedimentos de auditoria apropriados, como um “passo a passo” dos sistemas relevantes. Se as informações não forem confiáveis, o auditor pode considerar a realização de procedimentos adicionais que são apropriados nas circunstâncias.</w:t>
      </w:r>
    </w:p>
    <w:p w14:paraId="71C7A530" w14:textId="77777777" w:rsidR="002A7EB0" w:rsidRPr="005771A2" w:rsidRDefault="002A7EB0" w:rsidP="002A7EB0">
      <w:pPr>
        <w:jc w:val="both"/>
        <w:rPr>
          <w:rFonts w:ascii="Arial" w:hAnsi="Arial" w:cs="Arial"/>
        </w:rPr>
      </w:pPr>
    </w:p>
    <w:p w14:paraId="13190605" w14:textId="77777777" w:rsidR="002A7EB0" w:rsidRPr="005771A2" w:rsidRDefault="002A7EB0" w:rsidP="002A7EB0">
      <w:pPr>
        <w:jc w:val="both"/>
        <w:rPr>
          <w:rFonts w:ascii="Arial" w:hAnsi="Arial" w:cs="Arial"/>
        </w:rPr>
      </w:pPr>
      <w:r w:rsidRPr="005771A2">
        <w:rPr>
          <w:rFonts w:ascii="Arial" w:hAnsi="Arial" w:cs="Arial"/>
        </w:rPr>
        <w:t>Discussão entre a equipe encarregada do trabalho (ver itens 17 e 18)</w:t>
      </w:r>
    </w:p>
    <w:p w14:paraId="4208B0BA" w14:textId="77777777" w:rsidR="002A7EB0" w:rsidRPr="005771A2" w:rsidRDefault="002A7EB0" w:rsidP="002A7EB0">
      <w:pPr>
        <w:jc w:val="both"/>
        <w:rPr>
          <w:rFonts w:ascii="Arial" w:hAnsi="Arial" w:cs="Arial"/>
        </w:rPr>
      </w:pPr>
    </w:p>
    <w:p w14:paraId="6270B146" w14:textId="77777777" w:rsidR="002A7EB0" w:rsidRPr="005771A2" w:rsidRDefault="002A7EB0" w:rsidP="002A7EB0">
      <w:pPr>
        <w:jc w:val="both"/>
        <w:rPr>
          <w:rFonts w:ascii="Arial" w:hAnsi="Arial" w:cs="Arial"/>
        </w:rPr>
      </w:pPr>
      <w:r w:rsidRPr="005771A2">
        <w:rPr>
          <w:rFonts w:ascii="Arial" w:hAnsi="Arial" w:cs="Arial"/>
        </w:rPr>
        <w:t xml:space="preserve">Por que a equipe encarregada do trabalho precisa discutir a aplicação da estrutura de relatório financeiro aplicável e a suscetibilidade das demonstrações contábeis da entidade à distorção relevante </w:t>
      </w:r>
    </w:p>
    <w:p w14:paraId="184DC53D" w14:textId="77777777" w:rsidR="002A7EB0" w:rsidRPr="005771A2" w:rsidRDefault="002A7EB0" w:rsidP="002A7EB0">
      <w:pPr>
        <w:jc w:val="both"/>
        <w:rPr>
          <w:rFonts w:ascii="Arial" w:hAnsi="Arial" w:cs="Arial"/>
        </w:rPr>
      </w:pPr>
    </w:p>
    <w:p w14:paraId="7A9483D5" w14:textId="77777777" w:rsidR="002A7EB0" w:rsidRPr="005771A2" w:rsidRDefault="002A7EB0" w:rsidP="002A7EB0">
      <w:pPr>
        <w:ind w:left="567" w:hanging="567"/>
        <w:jc w:val="both"/>
        <w:rPr>
          <w:rFonts w:ascii="Arial" w:hAnsi="Arial" w:cs="Arial"/>
        </w:rPr>
      </w:pPr>
      <w:r w:rsidRPr="005771A2">
        <w:rPr>
          <w:rFonts w:ascii="Arial" w:hAnsi="Arial" w:cs="Arial"/>
        </w:rPr>
        <w:t>A42.</w:t>
      </w:r>
      <w:r w:rsidRPr="005771A2">
        <w:rPr>
          <w:rFonts w:ascii="Arial" w:hAnsi="Arial" w:cs="Arial"/>
        </w:rPr>
        <w:tab/>
        <w:t xml:space="preserve">A discussão entre a equipe encarregada do trabalho sobre a aplicação da estrutura de relatório financeiro aplicável e a suscetibilidade das demonstrações contábeis da entidade à distorção relevante: </w:t>
      </w:r>
    </w:p>
    <w:p w14:paraId="2E9277F1"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Fornece uma oportunidade para que os membros mais experientes da equipe encarregada do trabalho, incluindo o sócio do trabalho, compartilhem suas informações com base no seu conhecimento da entidade. O compartilhamento de informações contribui para um melhor entendimento por parte de todos os membros da equipe encarregada do trabalho.</w:t>
      </w:r>
    </w:p>
    <w:p w14:paraId="4410323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Permite que os membros da equipe encarregada do trabalho troquem informações sobre o risco de negócio ao qual a entidade está sujeita, o modo como os fatores de risco inerentes podem afetar a susceptibilidade à distorção de classes de transações, saldos contábeis e divulgações, e sobre o modo como e quando as demonstrações contábeis podem estar suscetíveis à distorção relevante devido a fraude ou erro. </w:t>
      </w:r>
    </w:p>
    <w:p w14:paraId="3C643842"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Auxilia os membros da equipe encarregada do trabalho a obter um melhor entendimento do potencial de distorção relevante das demonstrações contábeis nas áreas específicas atribuídas a eles e a entender o modo como os resultados dos procedimentos de auditoria que eles realizam podem afetar outros aspectos da auditoria, incluindo as decisões sobre a natureza, a época e a extensão de procedimentos adicionais de auditoria. Em particular, a discussão auxilia os membros da equipe encarregada do trabalho na consideração adicional de informações contraditórias com base no entendimento próprio de cada membro da natureza e das circunstâncias da entidade.</w:t>
      </w:r>
    </w:p>
    <w:p w14:paraId="6BCF1D9B"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Fornece uma base na qual os membros da equipe encarregada do trabalho se comunicam e compartilham novas informações obtidas durante toda a auditoria que podem afetar a avaliação dos riscos de distorção relevante ou os procedimentos de auditoria realizados para tratar desses riscos. </w:t>
      </w:r>
    </w:p>
    <w:p w14:paraId="03AFB727" w14:textId="77777777" w:rsidR="002A7EB0" w:rsidRPr="005771A2" w:rsidRDefault="002A7EB0" w:rsidP="002A7EB0">
      <w:pPr>
        <w:ind w:left="567"/>
        <w:jc w:val="both"/>
        <w:rPr>
          <w:rFonts w:ascii="Arial" w:hAnsi="Arial" w:cs="Arial"/>
        </w:rPr>
      </w:pPr>
      <w:r w:rsidRPr="005771A2">
        <w:rPr>
          <w:rFonts w:ascii="Arial" w:hAnsi="Arial" w:cs="Arial"/>
        </w:rPr>
        <w:t>A NBC TA 240, item 16, requer que a discussão da equipe encarregada do trabalho enfatize especialmente o modo como e quando as demonstrações contábeis da entidade podem estar suscetíveis à distorção relevante devido a fraude, inclusive o modo como a fraude pode ocorrer.</w:t>
      </w:r>
    </w:p>
    <w:p w14:paraId="0711FFC1" w14:textId="77777777" w:rsidR="002A7EB0" w:rsidRPr="005771A2" w:rsidRDefault="002A7EB0" w:rsidP="002A7EB0">
      <w:pPr>
        <w:jc w:val="both"/>
        <w:rPr>
          <w:rFonts w:ascii="Arial" w:hAnsi="Arial" w:cs="Arial"/>
        </w:rPr>
      </w:pPr>
    </w:p>
    <w:p w14:paraId="588D4583" w14:textId="77777777" w:rsidR="002A7EB0" w:rsidRPr="005771A2" w:rsidRDefault="002A7EB0" w:rsidP="002A7EB0">
      <w:pPr>
        <w:ind w:left="567" w:hanging="567"/>
        <w:jc w:val="both"/>
        <w:rPr>
          <w:rFonts w:ascii="Arial" w:hAnsi="Arial" w:cs="Arial"/>
        </w:rPr>
      </w:pPr>
      <w:r w:rsidRPr="005771A2">
        <w:rPr>
          <w:rFonts w:ascii="Arial" w:hAnsi="Arial" w:cs="Arial"/>
        </w:rPr>
        <w:t>A43.</w:t>
      </w:r>
      <w:r w:rsidRPr="005771A2">
        <w:rPr>
          <w:rFonts w:ascii="Arial" w:hAnsi="Arial" w:cs="Arial"/>
        </w:rPr>
        <w:tab/>
        <w:t>O ceticismo profissional é necessário para a avaliação crítica da evidência de auditoria e uma robusta e aberta discussão da equipe encarregada do trabalho, incluindo para auditorias recorrentes, pode levar à melhor identificação e avaliação dos riscos de distorção relevante. Outro resultado da discussão pode ser que o auditor identifique áreas específicas da auditoria para as quais o exercício do ceticismo profissional pode ser particularmente importante e pode levar ao envolvimento de membros mais experientes da equipe encarregada do trabalho que são adequadamente capacitados para estarem envolvidos na realização dos procedimentos de auditoria relacionados com essas áreas.</w:t>
      </w:r>
    </w:p>
    <w:p w14:paraId="3EB0877C" w14:textId="77777777" w:rsidR="002A7EB0" w:rsidRPr="005771A2" w:rsidRDefault="002A7EB0" w:rsidP="002A7EB0">
      <w:pPr>
        <w:jc w:val="both"/>
        <w:rPr>
          <w:rFonts w:ascii="Arial" w:hAnsi="Arial" w:cs="Arial"/>
        </w:rPr>
      </w:pPr>
    </w:p>
    <w:p w14:paraId="154A722C" w14:textId="77777777" w:rsidR="002A7EB0" w:rsidRPr="005771A2" w:rsidRDefault="002A7EB0" w:rsidP="002A7EB0">
      <w:pPr>
        <w:jc w:val="both"/>
        <w:rPr>
          <w:rFonts w:ascii="Arial" w:hAnsi="Arial" w:cs="Arial"/>
        </w:rPr>
      </w:pPr>
      <w:r w:rsidRPr="005771A2">
        <w:rPr>
          <w:rFonts w:ascii="Arial" w:hAnsi="Arial" w:cs="Arial"/>
        </w:rPr>
        <w:t>Escalabilidade</w:t>
      </w:r>
    </w:p>
    <w:p w14:paraId="640AB875" w14:textId="77777777" w:rsidR="002A7EB0" w:rsidRPr="005771A2" w:rsidRDefault="002A7EB0" w:rsidP="002A7EB0">
      <w:pPr>
        <w:jc w:val="both"/>
        <w:rPr>
          <w:rFonts w:ascii="Arial" w:hAnsi="Arial" w:cs="Arial"/>
        </w:rPr>
      </w:pPr>
    </w:p>
    <w:p w14:paraId="0A533C5F" w14:textId="77777777" w:rsidR="002A7EB0" w:rsidRPr="005771A2" w:rsidRDefault="002A7EB0" w:rsidP="002A7EB0">
      <w:pPr>
        <w:ind w:left="567" w:hanging="567"/>
        <w:jc w:val="both"/>
        <w:rPr>
          <w:rFonts w:ascii="Arial" w:hAnsi="Arial" w:cs="Arial"/>
        </w:rPr>
      </w:pPr>
      <w:r w:rsidRPr="005771A2">
        <w:rPr>
          <w:rFonts w:ascii="Arial" w:hAnsi="Arial" w:cs="Arial"/>
        </w:rPr>
        <w:t>A44. Quando o trabalho é realizado por um único indivíduo, como único profissional (isto é, quando uma discussão da equipe encarregada do trabalho não é possível), a consideração dos assuntos mencionados nos itens A42 e A46, entretanto, pode auxiliar o auditor na identificação de onde pode haver riscos de distorção relevante.</w:t>
      </w:r>
    </w:p>
    <w:p w14:paraId="363FB026" w14:textId="77777777" w:rsidR="002A7EB0" w:rsidRPr="005771A2" w:rsidRDefault="002A7EB0" w:rsidP="002A7EB0">
      <w:pPr>
        <w:jc w:val="both"/>
        <w:rPr>
          <w:rFonts w:ascii="Arial" w:hAnsi="Arial" w:cs="Arial"/>
        </w:rPr>
      </w:pPr>
    </w:p>
    <w:p w14:paraId="44557F04" w14:textId="77777777" w:rsidR="002A7EB0" w:rsidRPr="005771A2" w:rsidRDefault="002A7EB0" w:rsidP="002A7EB0">
      <w:pPr>
        <w:ind w:left="567" w:hanging="567"/>
        <w:jc w:val="both"/>
        <w:rPr>
          <w:rFonts w:ascii="Arial" w:hAnsi="Arial" w:cs="Arial"/>
        </w:rPr>
      </w:pPr>
      <w:r w:rsidRPr="005771A2">
        <w:rPr>
          <w:rFonts w:ascii="Arial" w:hAnsi="Arial" w:cs="Arial"/>
        </w:rPr>
        <w:t xml:space="preserve">A45. </w:t>
      </w:r>
      <w:r w:rsidRPr="005771A2">
        <w:rPr>
          <w:rFonts w:ascii="Arial" w:hAnsi="Arial" w:cs="Arial"/>
        </w:rPr>
        <w:tab/>
        <w:t>Quando um trabalho é realizado por uma grande equipe de trabalho, como para a auditoria de demonstrações contábeis de um grupo, nem sempre é necessário ou prático que a discussão inclua todos os membros em uma única discussão (por exemplo, em uma auditoria em diversos locais), nem é necessário que todos os membros da equipe encarregada do trabalho sejam informados de todas as decisões tomadas na discussão. O sócio do trabalho pode discutir assuntos com membros-chave da equipe encarregada do trabalho, incluindo, se considerado apropriado, aqueles com habilidades ou conhecimentos específicos, e aqueles responsáveis pelas auditorias de componentes, enquanto delega discussões com outros, levando em consideração a extensão da comunicação considerada necessária com toda a equipe encarregada do trabalho.  Um plano de comunicação, acordado pelo sócio do trabalho, pode ser útil.</w:t>
      </w:r>
    </w:p>
    <w:p w14:paraId="1EF694CC" w14:textId="77777777" w:rsidR="002A7EB0" w:rsidRPr="005771A2" w:rsidRDefault="002A7EB0" w:rsidP="002A7EB0">
      <w:pPr>
        <w:jc w:val="both"/>
        <w:rPr>
          <w:rFonts w:ascii="Arial" w:hAnsi="Arial" w:cs="Arial"/>
        </w:rPr>
      </w:pPr>
    </w:p>
    <w:p w14:paraId="74B70F80" w14:textId="77777777" w:rsidR="002A7EB0" w:rsidRPr="005771A2" w:rsidRDefault="002A7EB0" w:rsidP="002A7EB0">
      <w:pPr>
        <w:jc w:val="both"/>
        <w:rPr>
          <w:rFonts w:ascii="Arial" w:hAnsi="Arial" w:cs="Arial"/>
        </w:rPr>
      </w:pPr>
      <w:r w:rsidRPr="005771A2">
        <w:rPr>
          <w:rFonts w:ascii="Arial" w:hAnsi="Arial" w:cs="Arial"/>
        </w:rPr>
        <w:t xml:space="preserve">Discussão das divulgações na estrutura de relatório financeiro aplicável </w:t>
      </w:r>
    </w:p>
    <w:p w14:paraId="2DDAA6F3" w14:textId="77777777" w:rsidR="002A7EB0" w:rsidRPr="005771A2" w:rsidRDefault="002A7EB0" w:rsidP="002A7EB0">
      <w:pPr>
        <w:jc w:val="both"/>
        <w:rPr>
          <w:rFonts w:ascii="Arial" w:hAnsi="Arial" w:cs="Arial"/>
        </w:rPr>
      </w:pPr>
    </w:p>
    <w:p w14:paraId="38437F16" w14:textId="77777777" w:rsidR="002A7EB0" w:rsidRPr="005771A2" w:rsidRDefault="002A7EB0" w:rsidP="002A7EB0">
      <w:pPr>
        <w:ind w:left="567" w:hanging="567"/>
        <w:jc w:val="both"/>
        <w:rPr>
          <w:rFonts w:ascii="Arial" w:hAnsi="Arial" w:cs="Arial"/>
        </w:rPr>
      </w:pPr>
      <w:r w:rsidRPr="005771A2">
        <w:rPr>
          <w:rFonts w:ascii="Arial" w:hAnsi="Arial" w:cs="Arial"/>
        </w:rPr>
        <w:t>A46.</w:t>
      </w:r>
      <w:r w:rsidRPr="005771A2">
        <w:rPr>
          <w:rFonts w:ascii="Arial" w:hAnsi="Arial" w:cs="Arial"/>
        </w:rPr>
        <w:tab/>
        <w:t>Como parte da discussão entre a equipe encarregada do trabalho, a consideração dos requisitos de divulgação da estrutura de relatório financeiro aplicável auxilia na identificação antecipada na auditoria de onde pode haver riscos de distorção relevante em relação às divulgações, mesmo em circunstâncias em que a estrutura de relatório financeiro aplicável exige somente divulgações simplificadas. Assuntos que a equipe encarregada do trabalho pode discutir incluem:</w:t>
      </w:r>
    </w:p>
    <w:p w14:paraId="106F3B6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mudanças nas exigências de relatórios financeiros que podem resultar em divulgações novas ou revisadas significativas;</w:t>
      </w:r>
    </w:p>
    <w:p w14:paraId="16475C3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mudanças no ambiente, na condição financeira ou nas atividades da entidade que podem resultar em divulgações novas ou revisadas significativas, por exemplo, uma combinação de negócios significativa no período da auditoria;</w:t>
      </w:r>
    </w:p>
    <w:p w14:paraId="4AA8F2A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divulgações para as quais a obtenção de evidência de auditoria apropriada e suficiente pode ter sido difícil no passado; e</w:t>
      </w:r>
    </w:p>
    <w:p w14:paraId="4E72FB7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divulgações sobre assuntos complexos, incluindo aqueles que envolvem julgamento significativo da administração quanto a qual informação deve ser divulgada. </w:t>
      </w:r>
    </w:p>
    <w:p w14:paraId="2C25E08B" w14:textId="77777777" w:rsidR="002A7EB0" w:rsidRPr="005771A2" w:rsidRDefault="002A7EB0" w:rsidP="002A7EB0">
      <w:pPr>
        <w:jc w:val="both"/>
        <w:rPr>
          <w:rFonts w:ascii="Arial" w:hAnsi="Arial" w:cs="Arial"/>
        </w:rPr>
      </w:pPr>
    </w:p>
    <w:p w14:paraId="442405F1"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3504D966" w14:textId="77777777" w:rsidR="002A7EB0" w:rsidRPr="005771A2" w:rsidRDefault="002A7EB0" w:rsidP="002A7EB0">
      <w:pPr>
        <w:jc w:val="both"/>
        <w:rPr>
          <w:rFonts w:ascii="Arial" w:hAnsi="Arial" w:cs="Arial"/>
        </w:rPr>
      </w:pPr>
    </w:p>
    <w:p w14:paraId="1614F8A5" w14:textId="77777777" w:rsidR="002A7EB0" w:rsidRPr="005771A2" w:rsidRDefault="002A7EB0" w:rsidP="002A7EB0">
      <w:pPr>
        <w:ind w:left="567" w:hanging="567"/>
        <w:jc w:val="both"/>
        <w:rPr>
          <w:rFonts w:ascii="Arial" w:hAnsi="Arial" w:cs="Arial"/>
        </w:rPr>
      </w:pPr>
      <w:r w:rsidRPr="005771A2">
        <w:rPr>
          <w:rFonts w:ascii="Arial" w:hAnsi="Arial" w:cs="Arial"/>
        </w:rPr>
        <w:t>A47.</w:t>
      </w:r>
      <w:r w:rsidRPr="005771A2">
        <w:rPr>
          <w:rFonts w:ascii="Arial" w:hAnsi="Arial" w:cs="Arial"/>
        </w:rPr>
        <w:tab/>
        <w:t>Como parte da discussão entre a equipe encarregada do trabalho dos auditores de entidades do setor público, pode-se também considerar objetivos adicionais mais abrangentes, e os riscos relacionados, decorrentes da autorização da auditoria ou das obrigações para as entidades do setor público.</w:t>
      </w:r>
    </w:p>
    <w:p w14:paraId="3D939C92" w14:textId="77777777" w:rsidR="002A7EB0" w:rsidRPr="005771A2" w:rsidRDefault="002A7EB0" w:rsidP="002A7EB0">
      <w:pPr>
        <w:jc w:val="both"/>
        <w:rPr>
          <w:rFonts w:ascii="Arial" w:hAnsi="Arial" w:cs="Arial"/>
        </w:rPr>
      </w:pPr>
    </w:p>
    <w:p w14:paraId="62EA6394" w14:textId="77777777" w:rsidR="002A7EB0" w:rsidRPr="005771A2" w:rsidRDefault="002A7EB0" w:rsidP="002A7EB0">
      <w:pPr>
        <w:jc w:val="both"/>
        <w:rPr>
          <w:rFonts w:ascii="Arial" w:hAnsi="Arial" w:cs="Arial"/>
          <w:b/>
        </w:rPr>
      </w:pPr>
      <w:r w:rsidRPr="005771A2">
        <w:rPr>
          <w:rFonts w:ascii="Arial" w:hAnsi="Arial" w:cs="Arial"/>
          <w:b/>
        </w:rPr>
        <w:t>Obtenção de entendimento da entidade, do seu ambiente, da estrutura de relatório financeiro aplicável e do seu sistema de controles internos (ver item de 19 a 27)</w:t>
      </w:r>
    </w:p>
    <w:p w14:paraId="54FB1D19" w14:textId="77777777" w:rsidR="002A7EB0" w:rsidRPr="005771A2" w:rsidRDefault="002A7EB0" w:rsidP="002A7EB0">
      <w:pPr>
        <w:jc w:val="both"/>
        <w:rPr>
          <w:rFonts w:ascii="Arial" w:hAnsi="Arial" w:cs="Arial"/>
        </w:rPr>
      </w:pPr>
    </w:p>
    <w:p w14:paraId="40983D58" w14:textId="77777777" w:rsidR="002A7EB0" w:rsidRPr="005771A2" w:rsidRDefault="002A7EB0" w:rsidP="002A7EB0">
      <w:pPr>
        <w:ind w:left="567"/>
        <w:jc w:val="both"/>
        <w:rPr>
          <w:rFonts w:ascii="Arial" w:hAnsi="Arial" w:cs="Arial"/>
        </w:rPr>
      </w:pPr>
      <w:r w:rsidRPr="005771A2">
        <w:rPr>
          <w:rFonts w:ascii="Arial" w:hAnsi="Arial" w:cs="Arial"/>
        </w:rPr>
        <w:t>Os apêndices de 1 a 6 descrevem considerações adicionais relacionadas com a obtenção de entendimento da entidade e do seu ambiente, da estrutura de relatório financeiro aplicável e do seu sistema de controles internos.</w:t>
      </w:r>
    </w:p>
    <w:p w14:paraId="2B763D13" w14:textId="77777777" w:rsidR="002A7EB0" w:rsidRPr="005771A2" w:rsidRDefault="002A7EB0" w:rsidP="002A7EB0">
      <w:pPr>
        <w:jc w:val="both"/>
        <w:rPr>
          <w:rFonts w:ascii="Arial" w:hAnsi="Arial" w:cs="Arial"/>
        </w:rPr>
      </w:pPr>
    </w:p>
    <w:p w14:paraId="7211CF27" w14:textId="77777777" w:rsidR="002A7EB0" w:rsidRPr="005771A2" w:rsidRDefault="002A7EB0" w:rsidP="002A7EB0">
      <w:pPr>
        <w:jc w:val="both"/>
        <w:rPr>
          <w:rFonts w:ascii="Arial" w:hAnsi="Arial" w:cs="Arial"/>
        </w:rPr>
      </w:pPr>
      <w:r w:rsidRPr="005771A2">
        <w:rPr>
          <w:rFonts w:ascii="Arial" w:hAnsi="Arial" w:cs="Arial"/>
        </w:rPr>
        <w:t>Obtenção do entendimento requerido (ver itens de 19 a 27)</w:t>
      </w:r>
    </w:p>
    <w:p w14:paraId="3044EF6C" w14:textId="77777777" w:rsidR="002A7EB0" w:rsidRPr="005771A2" w:rsidRDefault="002A7EB0" w:rsidP="002A7EB0">
      <w:pPr>
        <w:jc w:val="both"/>
        <w:rPr>
          <w:rFonts w:ascii="Arial" w:hAnsi="Arial" w:cs="Arial"/>
        </w:rPr>
      </w:pPr>
    </w:p>
    <w:p w14:paraId="5FA1DD92" w14:textId="77777777" w:rsidR="002A7EB0" w:rsidRPr="005771A2" w:rsidRDefault="002A7EB0" w:rsidP="002A7EB0">
      <w:pPr>
        <w:ind w:left="567" w:hanging="567"/>
        <w:jc w:val="both"/>
        <w:rPr>
          <w:rFonts w:ascii="Arial" w:hAnsi="Arial" w:cs="Arial"/>
        </w:rPr>
      </w:pPr>
      <w:r w:rsidRPr="005771A2">
        <w:rPr>
          <w:rFonts w:ascii="Arial" w:hAnsi="Arial" w:cs="Arial"/>
        </w:rPr>
        <w:t>A48.</w:t>
      </w:r>
      <w:r w:rsidRPr="005771A2">
        <w:rPr>
          <w:rFonts w:ascii="Arial" w:hAnsi="Arial" w:cs="Arial"/>
        </w:rPr>
        <w:tab/>
        <w:t>A obtenção de entendimento da entidade e do seu ambiente, da estrutura de relatório financeiro aplicável e do seu sistema de controles internos é um processo dinâmico e interativo de coleta, atualização e análise de informações e ele continua durante toda a auditoria. Portanto, as expectativas do auditor podem mudar à medida que novas informações forem obtidas.</w:t>
      </w:r>
    </w:p>
    <w:p w14:paraId="5FBE13FC" w14:textId="77777777" w:rsidR="002A7EB0" w:rsidRPr="005771A2" w:rsidRDefault="002A7EB0" w:rsidP="002A7EB0">
      <w:pPr>
        <w:jc w:val="both"/>
        <w:rPr>
          <w:rFonts w:ascii="Arial" w:hAnsi="Arial" w:cs="Arial"/>
        </w:rPr>
      </w:pPr>
    </w:p>
    <w:p w14:paraId="1A11A49C" w14:textId="77777777" w:rsidR="002A7EB0" w:rsidRPr="005771A2" w:rsidRDefault="002A7EB0" w:rsidP="002A7EB0">
      <w:pPr>
        <w:ind w:left="567" w:hanging="567"/>
        <w:jc w:val="both"/>
        <w:rPr>
          <w:rFonts w:ascii="Arial" w:hAnsi="Arial" w:cs="Arial"/>
        </w:rPr>
      </w:pPr>
      <w:r w:rsidRPr="005771A2">
        <w:rPr>
          <w:rFonts w:ascii="Arial" w:hAnsi="Arial" w:cs="Arial"/>
        </w:rPr>
        <w:t>A49.</w:t>
      </w:r>
      <w:r w:rsidRPr="005771A2">
        <w:rPr>
          <w:rFonts w:ascii="Arial" w:hAnsi="Arial" w:cs="Arial"/>
        </w:rPr>
        <w:tab/>
        <w:t>O entendimento do auditor da entidade e do seu ambiente e da estrutura de relatório financeiro aplicável também pode auxiliá-lo a desenvolver expectativas iniciais sobre as classes de transações, saldos contábeis e divulgações que podem ser classes de transações, saldos contábeis e divulgações significativas. Essas classes de transações, saldos contábeis e divulgações formam a base para o escopo do entendimento do auditor do sistema de informações da entidade.</w:t>
      </w:r>
    </w:p>
    <w:p w14:paraId="31E4A407" w14:textId="77777777" w:rsidR="002A7EB0" w:rsidRPr="005771A2" w:rsidRDefault="002A7EB0" w:rsidP="002A7EB0">
      <w:pPr>
        <w:jc w:val="both"/>
        <w:rPr>
          <w:rFonts w:ascii="Arial" w:hAnsi="Arial" w:cs="Arial"/>
        </w:rPr>
      </w:pPr>
    </w:p>
    <w:p w14:paraId="2B757297" w14:textId="77777777" w:rsidR="002A7EB0" w:rsidRPr="005771A2" w:rsidRDefault="002A7EB0" w:rsidP="002A7EB0">
      <w:pPr>
        <w:jc w:val="both"/>
        <w:rPr>
          <w:rFonts w:ascii="Arial" w:hAnsi="Arial" w:cs="Arial"/>
        </w:rPr>
      </w:pPr>
      <w:r w:rsidRPr="005771A2">
        <w:rPr>
          <w:rFonts w:ascii="Arial" w:hAnsi="Arial" w:cs="Arial"/>
        </w:rPr>
        <w:t>Por que o entendimento da entidade, do seu ambiente e da estrutura de relatório financeiro aplicável é necessário (ver itens 19 e 20)</w:t>
      </w:r>
    </w:p>
    <w:p w14:paraId="53B9E0B9" w14:textId="77777777" w:rsidR="002A7EB0" w:rsidRPr="005771A2" w:rsidRDefault="002A7EB0" w:rsidP="002A7EB0">
      <w:pPr>
        <w:jc w:val="both"/>
        <w:rPr>
          <w:rFonts w:ascii="Arial" w:hAnsi="Arial" w:cs="Arial"/>
        </w:rPr>
      </w:pPr>
    </w:p>
    <w:p w14:paraId="1CEEF931" w14:textId="77777777" w:rsidR="002A7EB0" w:rsidRPr="005771A2" w:rsidRDefault="002A7EB0" w:rsidP="002A7EB0">
      <w:pPr>
        <w:ind w:left="567" w:hanging="567"/>
        <w:jc w:val="both"/>
        <w:rPr>
          <w:rFonts w:ascii="Arial" w:hAnsi="Arial" w:cs="Arial"/>
        </w:rPr>
      </w:pPr>
      <w:r w:rsidRPr="005771A2">
        <w:rPr>
          <w:rFonts w:ascii="Arial" w:hAnsi="Arial" w:cs="Arial"/>
        </w:rPr>
        <w:t>A50.</w:t>
      </w:r>
      <w:r w:rsidRPr="005771A2">
        <w:rPr>
          <w:rFonts w:ascii="Arial" w:hAnsi="Arial" w:cs="Arial"/>
        </w:rPr>
        <w:tab/>
        <w:t>O entendimento do auditor da entidade e do seu ambiente, e da estrutura de relatório financeiro aplicável, auxilia o auditor a entender aos eventos e às condições que são relevantes para a entidade, e a identificar o modo como os fatores de risco inerentes afetam a susceptibilidade das afirmações à distorção na preparação das demonstrações contábeis de acordo com a estrutura de relatório financeiro aplicável e o grau em que isso ocorre.  Essas informações estabelecem uma estrutura de referência na qual o auditor identifica e avalia os riscos de distorção relevante. Essa estrutura de referência também auxilia o auditor a planejar a auditoria e a exercer o julgamento e o ceticismo profissional durante toda a auditoria, por exemplo, ao:</w:t>
      </w:r>
    </w:p>
    <w:p w14:paraId="16DA9A6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identificar e avaliar os riscos de distorção relevante das demonstrações contábeis de acordo com a NBC TA 315 ou outras normas relevantes (por exemplo, relacionadas com riscos de fraude de acordo com a NBC TA 240 ou ao identificar ou avaliar os riscos relacionados com estimativas contábeis de acordo com a NBC TA 540);</w:t>
      </w:r>
    </w:p>
    <w:p w14:paraId="5B63285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realizar procedimentos para auxiliar a identificar casos de não conformidade com leis e regulamentos que possam ter um efeito relevante nas demonstrações contábeis de acordo com a NBC TA 250 – Consideração de Leis e Regulamentos na Auditoria de Demonstrações Contábeis, item 14;</w:t>
      </w:r>
    </w:p>
    <w:p w14:paraId="060F0B7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avaliar se as demonstrações contábeis fornecem divulgações adequadas de acordo com a NBC TA 700 – Formação de Opinião e Emissão do Relatório do Auditor Independente sobre as Demonstrações Contábeis, item 13(e);</w:t>
      </w:r>
    </w:p>
    <w:p w14:paraId="0A378BC2"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determinar a materialidade de planejamento e execução de acordo com a NBC TA 320 – Materialidade no Planejamento e na Execução da Auditoria, itens 10 e 11; ou</w:t>
      </w:r>
    </w:p>
    <w:p w14:paraId="0FF93572"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considerar a adequação da seleção e aplicação das políticas contábeis e a adequação das divulgações das demonstrações contábeis.</w:t>
      </w:r>
    </w:p>
    <w:p w14:paraId="66841115" w14:textId="77777777" w:rsidR="002A7EB0" w:rsidRPr="005771A2" w:rsidRDefault="002A7EB0" w:rsidP="002A7EB0">
      <w:pPr>
        <w:jc w:val="both"/>
        <w:rPr>
          <w:rFonts w:ascii="Arial" w:hAnsi="Arial" w:cs="Arial"/>
        </w:rPr>
      </w:pPr>
    </w:p>
    <w:p w14:paraId="73903515" w14:textId="77777777" w:rsidR="002A7EB0" w:rsidRPr="005771A2" w:rsidRDefault="002A7EB0" w:rsidP="002A7EB0">
      <w:pPr>
        <w:ind w:left="567" w:hanging="567"/>
        <w:jc w:val="both"/>
        <w:rPr>
          <w:rFonts w:ascii="Arial" w:hAnsi="Arial" w:cs="Arial"/>
        </w:rPr>
      </w:pPr>
      <w:r w:rsidRPr="005771A2">
        <w:rPr>
          <w:rFonts w:ascii="Arial" w:hAnsi="Arial" w:cs="Arial"/>
        </w:rPr>
        <w:t>A51.</w:t>
      </w:r>
      <w:r w:rsidRPr="005771A2">
        <w:rPr>
          <w:rFonts w:ascii="Arial" w:hAnsi="Arial" w:cs="Arial"/>
        </w:rPr>
        <w:tab/>
        <w:t>O entendimento do auditor da entidade e do seu ambiente, e da estrutura de relatório financeiro aplicável, também informa o modo como o auditor planeja e realiza os procedimentos adicionais de auditoria, por exemplo, ao:</w:t>
      </w:r>
    </w:p>
    <w:p w14:paraId="7E515A6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desenvolver expectativas de uso ao realizar procedimentos analíticos, de acordo com a NBC TA 520, item 5;</w:t>
      </w:r>
    </w:p>
    <w:p w14:paraId="1205A099"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planejar e realizar procedimentos adicionais de auditoria para obter evidência de auditoria apropriada e suficiente, de acordo com a NBC TA 330; e</w:t>
      </w:r>
    </w:p>
    <w:p w14:paraId="7CEEC13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avaliar a adequação e a suficiência da evidência de auditoria obtida (por exemplo, relacionada com as premissas ou com as representações verbais e formais da administração).</w:t>
      </w:r>
    </w:p>
    <w:p w14:paraId="6E76EDDC" w14:textId="77777777" w:rsidR="002A7EB0" w:rsidRPr="005771A2" w:rsidRDefault="002A7EB0" w:rsidP="002A7EB0">
      <w:pPr>
        <w:jc w:val="both"/>
        <w:rPr>
          <w:rFonts w:ascii="Arial" w:hAnsi="Arial" w:cs="Arial"/>
        </w:rPr>
      </w:pPr>
    </w:p>
    <w:p w14:paraId="6390086E" w14:textId="77777777" w:rsidR="002A7EB0" w:rsidRPr="005771A2" w:rsidRDefault="002A7EB0" w:rsidP="002A7EB0">
      <w:pPr>
        <w:jc w:val="both"/>
        <w:rPr>
          <w:rFonts w:ascii="Arial" w:hAnsi="Arial" w:cs="Arial"/>
        </w:rPr>
      </w:pPr>
      <w:r w:rsidRPr="005771A2">
        <w:rPr>
          <w:rFonts w:ascii="Arial" w:hAnsi="Arial" w:cs="Arial"/>
        </w:rPr>
        <w:t>Escalabilidade</w:t>
      </w:r>
    </w:p>
    <w:p w14:paraId="27A05960" w14:textId="77777777" w:rsidR="002A7EB0" w:rsidRPr="005771A2" w:rsidRDefault="002A7EB0" w:rsidP="002A7EB0">
      <w:pPr>
        <w:jc w:val="both"/>
        <w:rPr>
          <w:rFonts w:ascii="Arial" w:hAnsi="Arial" w:cs="Arial"/>
        </w:rPr>
      </w:pPr>
    </w:p>
    <w:p w14:paraId="4D91838D" w14:textId="77777777" w:rsidR="002A7EB0" w:rsidRPr="005771A2" w:rsidRDefault="002A7EB0" w:rsidP="002A7EB0">
      <w:pPr>
        <w:ind w:left="567" w:hanging="567"/>
        <w:jc w:val="both"/>
        <w:rPr>
          <w:rFonts w:ascii="Arial" w:hAnsi="Arial" w:cs="Arial"/>
        </w:rPr>
      </w:pPr>
      <w:r w:rsidRPr="005771A2">
        <w:rPr>
          <w:rFonts w:ascii="Arial" w:hAnsi="Arial" w:cs="Arial"/>
        </w:rPr>
        <w:t>A52.</w:t>
      </w:r>
      <w:r w:rsidRPr="005771A2">
        <w:rPr>
          <w:rFonts w:ascii="Arial" w:hAnsi="Arial" w:cs="Arial"/>
        </w:rPr>
        <w:tab/>
        <w:t>A natureza e a extensão do entendimento necessário é um assunto do julgamento profissional do auditor e varia de entidade para entidade com base na natureza e nas circunstâncias da entidade, incluindo:</w:t>
      </w:r>
    </w:p>
    <w:p w14:paraId="6270A398"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 porte e a complexidade da entidade, incluindo o seu ambiente de TI;</w:t>
      </w:r>
    </w:p>
    <w:p w14:paraId="1640E33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experiência anterior do auditor com a entidade;</w:t>
      </w:r>
    </w:p>
    <w:p w14:paraId="5259D5D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a natureza dos sistemas e processos da entidade, incluindo se eles estão formalizados ou não; e </w:t>
      </w:r>
    </w:p>
    <w:p w14:paraId="5B6DE55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natureza e a forma da documentação da entidade.</w:t>
      </w:r>
    </w:p>
    <w:p w14:paraId="2204DA1C" w14:textId="77777777" w:rsidR="002A7EB0" w:rsidRPr="005771A2" w:rsidRDefault="002A7EB0" w:rsidP="002A7EB0">
      <w:pPr>
        <w:jc w:val="both"/>
        <w:rPr>
          <w:rFonts w:ascii="Arial" w:hAnsi="Arial" w:cs="Arial"/>
        </w:rPr>
      </w:pPr>
    </w:p>
    <w:p w14:paraId="2F3015ED" w14:textId="77777777" w:rsidR="002A7EB0" w:rsidRPr="005771A2" w:rsidRDefault="002A7EB0" w:rsidP="002A7EB0">
      <w:pPr>
        <w:ind w:left="567" w:hanging="567"/>
        <w:jc w:val="both"/>
        <w:rPr>
          <w:rFonts w:ascii="Arial" w:hAnsi="Arial" w:cs="Arial"/>
        </w:rPr>
      </w:pPr>
      <w:r w:rsidRPr="005771A2">
        <w:rPr>
          <w:rFonts w:ascii="Arial" w:hAnsi="Arial" w:cs="Arial"/>
        </w:rPr>
        <w:t>A53.</w:t>
      </w:r>
      <w:r w:rsidRPr="005771A2">
        <w:rPr>
          <w:rFonts w:ascii="Arial" w:hAnsi="Arial" w:cs="Arial"/>
        </w:rPr>
        <w:tab/>
        <w:t>Os procedimentos de avaliação de riscos do auditor para obter o entendimento necessário podem ser menos extensos em auditorias de entidades menos complexas e mais extensos para entidades mais complexas. Espera-se que a profundidade do entendimento que é exigido do auditor seja menor do que aquela da administração na gestão da entidade.</w:t>
      </w:r>
    </w:p>
    <w:p w14:paraId="62C5EFF3" w14:textId="77777777" w:rsidR="002A7EB0" w:rsidRPr="005771A2" w:rsidRDefault="002A7EB0" w:rsidP="002A7EB0">
      <w:pPr>
        <w:jc w:val="both"/>
        <w:rPr>
          <w:rFonts w:ascii="Arial" w:hAnsi="Arial" w:cs="Arial"/>
        </w:rPr>
      </w:pPr>
    </w:p>
    <w:p w14:paraId="5E9328B9" w14:textId="77777777" w:rsidR="002A7EB0" w:rsidRPr="005771A2" w:rsidRDefault="002A7EB0" w:rsidP="002A7EB0">
      <w:pPr>
        <w:ind w:left="567" w:hanging="567"/>
        <w:jc w:val="both"/>
        <w:rPr>
          <w:rFonts w:ascii="Arial" w:hAnsi="Arial" w:cs="Arial"/>
        </w:rPr>
      </w:pPr>
      <w:r w:rsidRPr="005771A2">
        <w:rPr>
          <w:rFonts w:ascii="Arial" w:hAnsi="Arial" w:cs="Arial"/>
        </w:rPr>
        <w:t>A54.</w:t>
      </w:r>
      <w:r w:rsidRPr="005771A2">
        <w:rPr>
          <w:rFonts w:ascii="Arial" w:hAnsi="Arial" w:cs="Arial"/>
        </w:rPr>
        <w:tab/>
        <w:t xml:space="preserve">Algumas estruturas de relatório financeiro aplicável permitem que entidades menores forneçam divulgações mais simples e menos detalhadas nas demonstrações contábeis. Entretanto, isso não desobriga o auditor da responsabilidade de obter entendimento da entidade e do seu ambiente e da estrutura de relatório financeiro aplicável na medida em que ele se aplica à entidade. </w:t>
      </w:r>
    </w:p>
    <w:p w14:paraId="4E8E2D2E" w14:textId="77777777" w:rsidR="002A7EB0" w:rsidRPr="005771A2" w:rsidRDefault="002A7EB0" w:rsidP="002A7EB0">
      <w:pPr>
        <w:jc w:val="both"/>
        <w:rPr>
          <w:rFonts w:ascii="Arial" w:hAnsi="Arial" w:cs="Arial"/>
        </w:rPr>
      </w:pPr>
    </w:p>
    <w:p w14:paraId="3F680DBC" w14:textId="77777777" w:rsidR="002A7EB0" w:rsidRPr="005771A2" w:rsidRDefault="002A7EB0" w:rsidP="002A7EB0">
      <w:pPr>
        <w:ind w:left="567" w:hanging="567"/>
        <w:jc w:val="both"/>
        <w:rPr>
          <w:rFonts w:ascii="Arial" w:hAnsi="Arial" w:cs="Arial"/>
        </w:rPr>
      </w:pPr>
      <w:r w:rsidRPr="005771A2">
        <w:rPr>
          <w:rFonts w:ascii="Arial" w:hAnsi="Arial" w:cs="Arial"/>
        </w:rPr>
        <w:t>A55.</w:t>
      </w:r>
      <w:r w:rsidRPr="005771A2">
        <w:rPr>
          <w:rFonts w:ascii="Arial" w:hAnsi="Arial" w:cs="Arial"/>
        </w:rPr>
        <w:tab/>
        <w:t>O uso de TI por parte da entidade e a natureza e a extensão das mudanças no ambiente de TI também podem afetar as habilidades especializadas que são necessárias para auxiliar na obtenção do entendimento necessário.</w:t>
      </w:r>
    </w:p>
    <w:p w14:paraId="15E3BED7" w14:textId="77777777" w:rsidR="002A7EB0" w:rsidRPr="005771A2" w:rsidRDefault="002A7EB0" w:rsidP="002A7EB0">
      <w:pPr>
        <w:jc w:val="both"/>
        <w:rPr>
          <w:rFonts w:ascii="Arial" w:hAnsi="Arial" w:cs="Arial"/>
        </w:rPr>
      </w:pPr>
    </w:p>
    <w:p w14:paraId="5D1CF3E7" w14:textId="77777777" w:rsidR="002A7EB0" w:rsidRPr="005771A2" w:rsidRDefault="002A7EB0" w:rsidP="002A7EB0">
      <w:pPr>
        <w:ind w:left="567" w:hanging="567"/>
        <w:jc w:val="both"/>
        <w:rPr>
          <w:rFonts w:ascii="Arial" w:hAnsi="Arial" w:cs="Arial"/>
        </w:rPr>
      </w:pPr>
      <w:r w:rsidRPr="005771A2">
        <w:rPr>
          <w:rFonts w:ascii="Arial" w:hAnsi="Arial" w:cs="Arial"/>
        </w:rPr>
        <w:t>Entidade e seu ambiente (ver item 19(a))</w:t>
      </w:r>
    </w:p>
    <w:p w14:paraId="3AC5CECB" w14:textId="77777777" w:rsidR="002A7EB0" w:rsidRPr="005771A2" w:rsidRDefault="002A7EB0" w:rsidP="002A7EB0">
      <w:pPr>
        <w:jc w:val="both"/>
        <w:rPr>
          <w:rFonts w:ascii="Arial" w:hAnsi="Arial" w:cs="Arial"/>
        </w:rPr>
      </w:pPr>
    </w:p>
    <w:p w14:paraId="519B0E79" w14:textId="77777777" w:rsidR="002A7EB0" w:rsidRPr="005771A2" w:rsidRDefault="002A7EB0" w:rsidP="002A7EB0">
      <w:pPr>
        <w:jc w:val="both"/>
        <w:rPr>
          <w:rFonts w:ascii="Arial" w:hAnsi="Arial" w:cs="Arial"/>
        </w:rPr>
      </w:pPr>
      <w:r w:rsidRPr="005771A2">
        <w:rPr>
          <w:rFonts w:ascii="Arial" w:hAnsi="Arial" w:cs="Arial"/>
        </w:rPr>
        <w:t>Estrutura organizacional, propriedade, governança e modelo de negócio da entidade (ver item 19(a)(i))</w:t>
      </w:r>
    </w:p>
    <w:p w14:paraId="448711CC" w14:textId="77777777" w:rsidR="002A7EB0" w:rsidRPr="005771A2" w:rsidRDefault="002A7EB0" w:rsidP="002A7EB0">
      <w:pPr>
        <w:jc w:val="both"/>
        <w:rPr>
          <w:rFonts w:ascii="Arial" w:hAnsi="Arial" w:cs="Arial"/>
        </w:rPr>
      </w:pPr>
    </w:p>
    <w:p w14:paraId="0CC290C9" w14:textId="77777777" w:rsidR="002A7EB0" w:rsidRPr="005771A2" w:rsidRDefault="002A7EB0" w:rsidP="002A7EB0">
      <w:pPr>
        <w:jc w:val="both"/>
        <w:rPr>
          <w:rFonts w:ascii="Arial" w:hAnsi="Arial" w:cs="Arial"/>
        </w:rPr>
      </w:pPr>
      <w:r w:rsidRPr="005771A2">
        <w:rPr>
          <w:rFonts w:ascii="Arial" w:hAnsi="Arial" w:cs="Arial"/>
        </w:rPr>
        <w:t>Estrutura organizacional e propriedade da entidade</w:t>
      </w:r>
    </w:p>
    <w:p w14:paraId="1F39220C" w14:textId="77777777" w:rsidR="002A7EB0" w:rsidRPr="005771A2" w:rsidRDefault="002A7EB0" w:rsidP="002A7EB0">
      <w:pPr>
        <w:jc w:val="both"/>
        <w:rPr>
          <w:rFonts w:ascii="Arial" w:hAnsi="Arial" w:cs="Arial"/>
        </w:rPr>
      </w:pPr>
    </w:p>
    <w:p w14:paraId="6DDBF495" w14:textId="77777777" w:rsidR="002A7EB0" w:rsidRPr="005771A2" w:rsidRDefault="002A7EB0" w:rsidP="002A7EB0">
      <w:pPr>
        <w:ind w:left="567" w:hanging="567"/>
        <w:jc w:val="both"/>
        <w:rPr>
          <w:rFonts w:ascii="Arial" w:hAnsi="Arial" w:cs="Arial"/>
        </w:rPr>
      </w:pPr>
      <w:r w:rsidRPr="005771A2">
        <w:rPr>
          <w:rFonts w:ascii="Arial" w:hAnsi="Arial" w:cs="Arial"/>
        </w:rPr>
        <w:t xml:space="preserve">A56. </w:t>
      </w:r>
      <w:r w:rsidRPr="005771A2">
        <w:rPr>
          <w:rFonts w:ascii="Arial" w:hAnsi="Arial" w:cs="Arial"/>
        </w:rPr>
        <w:tab/>
        <w:t>O entendimento da estrutura organizacional e da propriedade da entidade pode permitir que o auditor entenda assuntos como:</w:t>
      </w:r>
    </w:p>
    <w:p w14:paraId="2A42EA3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complexidade da estrutura da entidade.</w:t>
      </w:r>
    </w:p>
    <w:p w14:paraId="64213EF0" w14:textId="77777777" w:rsidR="002A7EB0" w:rsidRPr="005771A2" w:rsidRDefault="002A7EB0" w:rsidP="002A7EB0">
      <w:pPr>
        <w:ind w:left="567"/>
        <w:jc w:val="both"/>
        <w:rPr>
          <w:rFonts w:ascii="Arial" w:hAnsi="Arial" w:cs="Arial"/>
          <w:b/>
          <w:bCs/>
        </w:rPr>
      </w:pPr>
    </w:p>
    <w:p w14:paraId="6A786509"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27C90108" w14:textId="77777777" w:rsidR="002A7EB0" w:rsidRPr="005771A2" w:rsidRDefault="002A7EB0" w:rsidP="002A7EB0">
      <w:pPr>
        <w:ind w:left="567"/>
        <w:jc w:val="both"/>
        <w:rPr>
          <w:rFonts w:ascii="Arial" w:hAnsi="Arial" w:cs="Arial"/>
        </w:rPr>
      </w:pPr>
      <w:r w:rsidRPr="005771A2">
        <w:rPr>
          <w:rFonts w:ascii="Arial" w:hAnsi="Arial" w:cs="Arial"/>
        </w:rPr>
        <w:t>A entidade pode ser uma única entidade ou a estrutura da entidade pode incluir controladas, divisões ou outros componentes em diversos locais. Ainda, a estrutura legal pode ser diferente da estrutura operacional. Estruturas complexas geralmente introduzem fatores que podem dar origem à maior suscetibilidade a riscos de distorção relevante. Essas questões podem incluir se o ágio, os empreendimentos conjuntos, os investimentos ou as entidades de propósito específico são contabilizados de forma adequada e se foi feita a divulgação adequada dessas questões nas demonstrações contábeis.</w:t>
      </w:r>
    </w:p>
    <w:p w14:paraId="653965EC" w14:textId="77777777" w:rsidR="002A7EB0" w:rsidRPr="005771A2" w:rsidRDefault="002A7EB0" w:rsidP="002A7EB0">
      <w:pPr>
        <w:jc w:val="both"/>
        <w:rPr>
          <w:rFonts w:ascii="Arial" w:hAnsi="Arial" w:cs="Arial"/>
        </w:rPr>
      </w:pPr>
    </w:p>
    <w:p w14:paraId="6607FCA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A propriedade e as relações entre proprietários e outras pessoas ou entidades, incluindo partes relacionadas. Esse entendimento pode auxiliar na determinação de se as transações com partes relacionadas foram adequadamente identificadas, contabilizadas e adequadamente divulgadas nas demonstrações contábeis (NBC TA 550).  </w:t>
      </w:r>
    </w:p>
    <w:p w14:paraId="5B747E6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distinção entre proprietários, responsáveis pela governança e administração.</w:t>
      </w:r>
    </w:p>
    <w:p w14:paraId="1F2289FE" w14:textId="77777777" w:rsidR="002A7EB0" w:rsidRPr="005771A2" w:rsidRDefault="002A7EB0" w:rsidP="002A7EB0">
      <w:pPr>
        <w:jc w:val="both"/>
        <w:rPr>
          <w:rFonts w:ascii="Arial" w:hAnsi="Arial" w:cs="Arial"/>
        </w:rPr>
      </w:pPr>
    </w:p>
    <w:p w14:paraId="0B1494D1"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2F9DCA9A" w14:textId="77777777" w:rsidR="002A7EB0" w:rsidRPr="005771A2" w:rsidRDefault="002A7EB0" w:rsidP="002A7EB0">
      <w:pPr>
        <w:ind w:left="567"/>
        <w:jc w:val="both"/>
        <w:rPr>
          <w:rFonts w:ascii="Arial" w:hAnsi="Arial" w:cs="Arial"/>
        </w:rPr>
      </w:pPr>
      <w:r w:rsidRPr="005771A2">
        <w:rPr>
          <w:rFonts w:ascii="Arial" w:hAnsi="Arial" w:cs="Arial"/>
        </w:rPr>
        <w:t>Em entidades menos complexas, os proprietários da entidade podem estar envolvidos na administração da entidade, portanto, há pouca ou nenhuma distinção.  Por outro lado, como no caso de algumas empresas de capital aberto, pode haver distinção clara entre administração, proprietários da entidade e responsáveis pela governança.</w:t>
      </w:r>
    </w:p>
    <w:p w14:paraId="53724405" w14:textId="77777777" w:rsidR="002A7EB0" w:rsidRPr="005771A2" w:rsidRDefault="002A7EB0" w:rsidP="002A7EB0">
      <w:pPr>
        <w:jc w:val="both"/>
        <w:rPr>
          <w:rFonts w:ascii="Arial" w:hAnsi="Arial" w:cs="Arial"/>
        </w:rPr>
      </w:pPr>
    </w:p>
    <w:p w14:paraId="61A857F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estrutura e a complexidade do ambiente de TI da entidade.</w:t>
      </w:r>
    </w:p>
    <w:p w14:paraId="1244A5DC" w14:textId="77777777" w:rsidR="002A7EB0" w:rsidRPr="005771A2" w:rsidRDefault="002A7EB0" w:rsidP="002A7EB0">
      <w:pPr>
        <w:jc w:val="both"/>
        <w:rPr>
          <w:rFonts w:ascii="Arial" w:hAnsi="Arial" w:cs="Arial"/>
        </w:rPr>
      </w:pPr>
    </w:p>
    <w:p w14:paraId="6E9BA2B0" w14:textId="77777777" w:rsidR="002A7EB0" w:rsidRPr="005771A2" w:rsidRDefault="002A7EB0" w:rsidP="002A7EB0">
      <w:pPr>
        <w:ind w:left="567"/>
        <w:jc w:val="both"/>
        <w:rPr>
          <w:rFonts w:ascii="Arial" w:hAnsi="Arial" w:cs="Arial"/>
          <w:b/>
          <w:bCs/>
        </w:rPr>
      </w:pPr>
      <w:r w:rsidRPr="005771A2">
        <w:rPr>
          <w:rFonts w:ascii="Arial" w:hAnsi="Arial" w:cs="Arial"/>
          <w:b/>
          <w:bCs/>
        </w:rPr>
        <w:t>Exemplos:</w:t>
      </w:r>
    </w:p>
    <w:p w14:paraId="63BD3BDC" w14:textId="77777777" w:rsidR="002A7EB0" w:rsidRPr="005771A2" w:rsidRDefault="002A7EB0" w:rsidP="002A7EB0">
      <w:pPr>
        <w:ind w:left="567"/>
        <w:jc w:val="both"/>
        <w:rPr>
          <w:rFonts w:ascii="Arial" w:hAnsi="Arial" w:cs="Arial"/>
        </w:rPr>
      </w:pPr>
      <w:r w:rsidRPr="005771A2">
        <w:rPr>
          <w:rFonts w:ascii="Arial" w:hAnsi="Arial" w:cs="Arial"/>
        </w:rPr>
        <w:t>A entidade pode:</w:t>
      </w:r>
    </w:p>
    <w:p w14:paraId="6DAE65E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Ter diversos sistemas de TI legados em diferentes empresas que não estão bem integrados, resultando em ambiente de TI complexo.</w:t>
      </w:r>
    </w:p>
    <w:p w14:paraId="56890A5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Usar fornecedores de serviços externos ou internos para aspectos do seu ambiente de TI (por exemplo, terceirizar a hospedagem do seu ambiente de TI ou usar um centro de serviço compartilhado para a administração centralizada dos processos de TI em um grupo).</w:t>
      </w:r>
    </w:p>
    <w:p w14:paraId="625F86E5" w14:textId="77777777" w:rsidR="002A7EB0" w:rsidRPr="005771A2" w:rsidRDefault="002A7EB0" w:rsidP="002A7EB0">
      <w:pPr>
        <w:jc w:val="both"/>
        <w:rPr>
          <w:rFonts w:ascii="Arial" w:hAnsi="Arial" w:cs="Arial"/>
        </w:rPr>
      </w:pPr>
    </w:p>
    <w:p w14:paraId="05C6FBBA" w14:textId="77777777" w:rsidR="002A7EB0" w:rsidRPr="005771A2" w:rsidRDefault="002A7EB0" w:rsidP="002A7EB0">
      <w:pPr>
        <w:jc w:val="both"/>
        <w:rPr>
          <w:rFonts w:ascii="Arial" w:hAnsi="Arial" w:cs="Arial"/>
        </w:rPr>
      </w:pPr>
      <w:r w:rsidRPr="005771A2">
        <w:rPr>
          <w:rFonts w:ascii="Arial" w:hAnsi="Arial" w:cs="Arial"/>
        </w:rPr>
        <w:t>Ferramentas e técnicas automatizadas</w:t>
      </w:r>
    </w:p>
    <w:p w14:paraId="3DB3BDB3" w14:textId="77777777" w:rsidR="002A7EB0" w:rsidRPr="005771A2" w:rsidRDefault="002A7EB0" w:rsidP="002A7EB0">
      <w:pPr>
        <w:jc w:val="both"/>
        <w:rPr>
          <w:rFonts w:ascii="Arial" w:hAnsi="Arial" w:cs="Arial"/>
        </w:rPr>
      </w:pPr>
    </w:p>
    <w:p w14:paraId="33815F88" w14:textId="77777777" w:rsidR="002A7EB0" w:rsidRPr="005771A2" w:rsidRDefault="002A7EB0" w:rsidP="002A7EB0">
      <w:pPr>
        <w:ind w:left="567" w:hanging="567"/>
        <w:jc w:val="both"/>
        <w:rPr>
          <w:rFonts w:ascii="Arial" w:hAnsi="Arial" w:cs="Arial"/>
        </w:rPr>
      </w:pPr>
      <w:r w:rsidRPr="005771A2">
        <w:rPr>
          <w:rFonts w:ascii="Arial" w:hAnsi="Arial" w:cs="Arial"/>
        </w:rPr>
        <w:t>A57. O auditor pode usar ferramentas e técnicas automatizadas para entender os fluxos de transações e o processamento como parte dos seus procedimentos para entender o sistema de informações. O resultado desses procedimentos pode ser que a auditor obtenha informações sobre a estrutura organizacional da entidade ou sobre aqueles com quem a entidade conduza negócios (por exemplo, fornecedores, clientes, partes relacionadas).</w:t>
      </w:r>
    </w:p>
    <w:p w14:paraId="053AC6A4" w14:textId="77777777" w:rsidR="002A7EB0" w:rsidRPr="005771A2" w:rsidRDefault="002A7EB0" w:rsidP="002A7EB0">
      <w:pPr>
        <w:jc w:val="both"/>
        <w:rPr>
          <w:rFonts w:ascii="Arial" w:hAnsi="Arial" w:cs="Arial"/>
        </w:rPr>
      </w:pPr>
    </w:p>
    <w:p w14:paraId="3AE33A13"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3A37C318" w14:textId="77777777" w:rsidR="002A7EB0" w:rsidRPr="005771A2" w:rsidRDefault="002A7EB0" w:rsidP="002A7EB0">
      <w:pPr>
        <w:jc w:val="both"/>
        <w:rPr>
          <w:rFonts w:ascii="Arial" w:hAnsi="Arial" w:cs="Arial"/>
        </w:rPr>
      </w:pPr>
    </w:p>
    <w:p w14:paraId="0844418B" w14:textId="77777777" w:rsidR="002A7EB0" w:rsidRPr="005771A2" w:rsidRDefault="002A7EB0" w:rsidP="002A7EB0">
      <w:pPr>
        <w:ind w:left="567" w:hanging="567"/>
        <w:jc w:val="both"/>
        <w:rPr>
          <w:rFonts w:ascii="Arial" w:hAnsi="Arial" w:cs="Arial"/>
        </w:rPr>
      </w:pPr>
      <w:r w:rsidRPr="005771A2">
        <w:rPr>
          <w:rFonts w:ascii="Arial" w:hAnsi="Arial" w:cs="Arial"/>
        </w:rPr>
        <w:t xml:space="preserve">A58. </w:t>
      </w:r>
      <w:r w:rsidRPr="005771A2">
        <w:rPr>
          <w:rFonts w:ascii="Arial" w:hAnsi="Arial" w:cs="Arial"/>
        </w:rPr>
        <w:tab/>
        <w:t>A propriedade de entidade do setor público pode não ter a mesma relevância que tem no setor privado porque as decisões relacionadas com a entidade podem ser tomadas fora da entidade como resultado de processo político. Portanto, a administração pode não ter controle sobre certas decisões que são tomadas. Assuntos que podem ser relevantes incluem o entendimento da capacidade da entidade de tomar decisões unilaterais, e da capacidade de outras entidades do setor público de controlar ou influenciar a autoridade e a direção estratégica da entidade.</w:t>
      </w:r>
    </w:p>
    <w:p w14:paraId="3D933276" w14:textId="77777777" w:rsidR="002A7EB0" w:rsidRPr="005771A2" w:rsidRDefault="002A7EB0" w:rsidP="002A7EB0">
      <w:pPr>
        <w:jc w:val="both"/>
        <w:rPr>
          <w:rFonts w:ascii="Arial" w:hAnsi="Arial" w:cs="Arial"/>
        </w:rPr>
      </w:pPr>
    </w:p>
    <w:p w14:paraId="53039ED9"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4CF1DDB2" w14:textId="77777777" w:rsidR="002A7EB0" w:rsidRPr="005771A2" w:rsidRDefault="002A7EB0" w:rsidP="002A7EB0">
      <w:pPr>
        <w:ind w:left="567"/>
        <w:jc w:val="both"/>
        <w:rPr>
          <w:rFonts w:ascii="Arial" w:hAnsi="Arial" w:cs="Arial"/>
        </w:rPr>
      </w:pPr>
      <w:r w:rsidRPr="005771A2">
        <w:rPr>
          <w:rFonts w:ascii="Arial" w:hAnsi="Arial" w:cs="Arial"/>
        </w:rPr>
        <w:t>Uma entidade do setor público pode estar sujeita a leis ou outras diretivas de autoridades que requerem que ela obtenha aprovação de partes externas da entidade da sua estratégia e objetivos antes de implementá-los. Portanto, questões relacionadas com entendimento da estrutura legal da entidade podem incluir leis e regulamentos aplicáveis e a classificação da entidade (ou seja, se a entidade é ministério, departamento, agência ou outro tipo de entidade).</w:t>
      </w:r>
    </w:p>
    <w:p w14:paraId="75D2E0F5" w14:textId="77777777" w:rsidR="002A7EB0" w:rsidRPr="005771A2" w:rsidRDefault="002A7EB0" w:rsidP="002A7EB0">
      <w:pPr>
        <w:jc w:val="both"/>
        <w:rPr>
          <w:rFonts w:ascii="Arial" w:hAnsi="Arial" w:cs="Arial"/>
        </w:rPr>
      </w:pPr>
    </w:p>
    <w:p w14:paraId="360D1B67" w14:textId="77777777" w:rsidR="002A7EB0" w:rsidRPr="005771A2" w:rsidRDefault="002A7EB0" w:rsidP="002A7EB0">
      <w:pPr>
        <w:jc w:val="both"/>
        <w:rPr>
          <w:rFonts w:ascii="Arial" w:hAnsi="Arial" w:cs="Arial"/>
        </w:rPr>
      </w:pPr>
      <w:r w:rsidRPr="005771A2">
        <w:rPr>
          <w:rFonts w:ascii="Arial" w:hAnsi="Arial" w:cs="Arial"/>
        </w:rPr>
        <w:t>Governança</w:t>
      </w:r>
    </w:p>
    <w:p w14:paraId="2FE116C2" w14:textId="77777777" w:rsidR="002A7EB0" w:rsidRPr="005771A2" w:rsidRDefault="002A7EB0" w:rsidP="002A7EB0">
      <w:pPr>
        <w:jc w:val="both"/>
        <w:rPr>
          <w:rFonts w:ascii="Arial" w:hAnsi="Arial" w:cs="Arial"/>
        </w:rPr>
      </w:pPr>
    </w:p>
    <w:p w14:paraId="6932F03C" w14:textId="77777777" w:rsidR="002A7EB0" w:rsidRPr="005771A2" w:rsidRDefault="002A7EB0" w:rsidP="002A7EB0">
      <w:pPr>
        <w:jc w:val="both"/>
        <w:rPr>
          <w:rFonts w:ascii="Arial" w:hAnsi="Arial" w:cs="Arial"/>
        </w:rPr>
      </w:pPr>
      <w:r w:rsidRPr="005771A2">
        <w:rPr>
          <w:rFonts w:ascii="Arial" w:hAnsi="Arial" w:cs="Arial"/>
        </w:rPr>
        <w:t>Por que o auditor obtém entendimento da governança</w:t>
      </w:r>
    </w:p>
    <w:p w14:paraId="62370CE1" w14:textId="77777777" w:rsidR="002A7EB0" w:rsidRPr="005771A2" w:rsidRDefault="002A7EB0" w:rsidP="002A7EB0">
      <w:pPr>
        <w:jc w:val="both"/>
        <w:rPr>
          <w:rFonts w:ascii="Arial" w:hAnsi="Arial" w:cs="Arial"/>
        </w:rPr>
      </w:pPr>
    </w:p>
    <w:p w14:paraId="74F600D5" w14:textId="77777777" w:rsidR="002A7EB0" w:rsidRPr="005771A2" w:rsidRDefault="002A7EB0" w:rsidP="002A7EB0">
      <w:pPr>
        <w:ind w:left="567" w:hanging="567"/>
        <w:jc w:val="both"/>
        <w:rPr>
          <w:rFonts w:ascii="Arial" w:hAnsi="Arial" w:cs="Arial"/>
        </w:rPr>
      </w:pPr>
      <w:r w:rsidRPr="005771A2">
        <w:rPr>
          <w:rFonts w:ascii="Arial" w:hAnsi="Arial" w:cs="Arial"/>
        </w:rPr>
        <w:t>A59.</w:t>
      </w:r>
      <w:r w:rsidRPr="005771A2">
        <w:rPr>
          <w:rFonts w:ascii="Arial" w:hAnsi="Arial" w:cs="Arial"/>
        </w:rPr>
        <w:tab/>
        <w:t>O entendimento da governança da entidade pode auxiliar o auditor a entender a capacidade da entidade de fornecer supervisão apropriada do seu sistema de controles internos. Entretanto, esse entendimento também pode fornecer evidência de deficiências que podem indicar um aumento da suscetibilidade das demonstrações contábeis da entidade aos riscos de distorção relevante.</w:t>
      </w:r>
    </w:p>
    <w:p w14:paraId="1C8AD734" w14:textId="77777777" w:rsidR="002A7EB0" w:rsidRPr="005771A2" w:rsidRDefault="002A7EB0" w:rsidP="002A7EB0">
      <w:pPr>
        <w:jc w:val="both"/>
        <w:rPr>
          <w:rFonts w:ascii="Arial" w:hAnsi="Arial" w:cs="Arial"/>
        </w:rPr>
      </w:pPr>
    </w:p>
    <w:p w14:paraId="156EA80E" w14:textId="77777777" w:rsidR="002A7EB0" w:rsidRPr="005771A2" w:rsidRDefault="002A7EB0" w:rsidP="002A7EB0">
      <w:pPr>
        <w:jc w:val="both"/>
        <w:rPr>
          <w:rFonts w:ascii="Arial" w:hAnsi="Arial" w:cs="Arial"/>
        </w:rPr>
      </w:pPr>
      <w:r w:rsidRPr="005771A2">
        <w:rPr>
          <w:rFonts w:ascii="Arial" w:hAnsi="Arial" w:cs="Arial"/>
        </w:rPr>
        <w:t>Entendimento da governança da entidade</w:t>
      </w:r>
    </w:p>
    <w:p w14:paraId="5131E379" w14:textId="77777777" w:rsidR="002A7EB0" w:rsidRPr="005771A2" w:rsidRDefault="002A7EB0" w:rsidP="002A7EB0">
      <w:pPr>
        <w:ind w:left="567" w:hanging="567"/>
        <w:jc w:val="both"/>
        <w:rPr>
          <w:rFonts w:ascii="Arial" w:hAnsi="Arial" w:cs="Arial"/>
        </w:rPr>
      </w:pPr>
    </w:p>
    <w:p w14:paraId="01F07041" w14:textId="77777777" w:rsidR="002A7EB0" w:rsidRPr="005771A2" w:rsidRDefault="002A7EB0" w:rsidP="002A7EB0">
      <w:pPr>
        <w:ind w:left="567" w:hanging="567"/>
        <w:jc w:val="both"/>
        <w:rPr>
          <w:rFonts w:ascii="Arial" w:hAnsi="Arial" w:cs="Arial"/>
        </w:rPr>
      </w:pPr>
      <w:r w:rsidRPr="005771A2">
        <w:rPr>
          <w:rFonts w:ascii="Arial" w:hAnsi="Arial" w:cs="Arial"/>
        </w:rPr>
        <w:t xml:space="preserve">A60. </w:t>
      </w:r>
      <w:r w:rsidRPr="005771A2">
        <w:rPr>
          <w:rFonts w:ascii="Arial" w:hAnsi="Arial" w:cs="Arial"/>
        </w:rPr>
        <w:tab/>
        <w:t>Assuntos que podem ser relevantes para o auditor considerar na obtenção de entendimento da governança da entidade incluem:</w:t>
      </w:r>
    </w:p>
    <w:p w14:paraId="000F122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se alguns responsáveis pela governança, ou todos eles, estão envolvidos na administração da entidade;</w:t>
      </w:r>
    </w:p>
    <w:p w14:paraId="5D393AC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existência (e separação) de conselho não executivo, se houver, da administração executiva;</w:t>
      </w:r>
    </w:p>
    <w:p w14:paraId="779049A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se os responsáveis pela governança ocupam cargos que são parte integrante da estrutura legal da entidade como, por exemplo, membros do conselho;</w:t>
      </w:r>
    </w:p>
    <w:p w14:paraId="7567C1B2"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a existência de subgrupos dos responsáveis pela governança, como comitê de auditoria e as responsabilidades desse grupo; </w:t>
      </w:r>
    </w:p>
    <w:p w14:paraId="287EC513"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as responsabilidades dos responsáveis pela governança pela supervisão do relatório financeiro, incluindo a aprovação das demonstrações contábeis.  </w:t>
      </w:r>
    </w:p>
    <w:p w14:paraId="225B23AD" w14:textId="77777777" w:rsidR="002A7EB0" w:rsidRPr="005771A2" w:rsidRDefault="002A7EB0" w:rsidP="002A7EB0">
      <w:pPr>
        <w:jc w:val="both"/>
        <w:rPr>
          <w:rFonts w:ascii="Arial" w:hAnsi="Arial" w:cs="Arial"/>
        </w:rPr>
      </w:pPr>
    </w:p>
    <w:p w14:paraId="1D74590D" w14:textId="77777777" w:rsidR="002A7EB0" w:rsidRPr="005771A2" w:rsidRDefault="002A7EB0" w:rsidP="002A7EB0">
      <w:pPr>
        <w:jc w:val="both"/>
        <w:rPr>
          <w:rFonts w:ascii="Arial" w:hAnsi="Arial" w:cs="Arial"/>
        </w:rPr>
      </w:pPr>
      <w:r w:rsidRPr="005771A2">
        <w:rPr>
          <w:rFonts w:ascii="Arial" w:hAnsi="Arial" w:cs="Arial"/>
        </w:rPr>
        <w:t>Modelo de negócio da entidade</w:t>
      </w:r>
    </w:p>
    <w:p w14:paraId="1388F9DA" w14:textId="77777777" w:rsidR="002A7EB0" w:rsidRPr="005771A2" w:rsidRDefault="002A7EB0" w:rsidP="002A7EB0">
      <w:pPr>
        <w:jc w:val="both"/>
        <w:rPr>
          <w:rFonts w:ascii="Arial" w:hAnsi="Arial" w:cs="Arial"/>
        </w:rPr>
      </w:pPr>
    </w:p>
    <w:p w14:paraId="08E5E788" w14:textId="77777777" w:rsidR="002A7EB0" w:rsidRPr="005771A2" w:rsidRDefault="002A7EB0" w:rsidP="002A7EB0">
      <w:pPr>
        <w:jc w:val="both"/>
        <w:rPr>
          <w:rFonts w:ascii="Arial" w:hAnsi="Arial" w:cs="Arial"/>
        </w:rPr>
      </w:pPr>
      <w:r w:rsidRPr="005771A2">
        <w:rPr>
          <w:rFonts w:ascii="Arial" w:hAnsi="Arial" w:cs="Arial"/>
        </w:rPr>
        <w:t>O Apêndice 1 descreve considerações adicionais para a obtenção de entendimento da entidade e do seu modelo de negócio, assim como considerações adicionais para a auditoria de entidades de propósito específico.</w:t>
      </w:r>
    </w:p>
    <w:p w14:paraId="76EFFCE2" w14:textId="77777777" w:rsidR="002A7EB0" w:rsidRPr="005771A2" w:rsidRDefault="002A7EB0" w:rsidP="002A7EB0">
      <w:pPr>
        <w:jc w:val="both"/>
        <w:rPr>
          <w:rFonts w:ascii="Arial" w:hAnsi="Arial" w:cs="Arial"/>
        </w:rPr>
      </w:pPr>
    </w:p>
    <w:p w14:paraId="6FC557F2" w14:textId="77777777" w:rsidR="002A7EB0" w:rsidRPr="005771A2" w:rsidRDefault="002A7EB0" w:rsidP="002A7EB0">
      <w:pPr>
        <w:jc w:val="both"/>
        <w:rPr>
          <w:rFonts w:ascii="Arial" w:hAnsi="Arial" w:cs="Arial"/>
        </w:rPr>
      </w:pPr>
      <w:r w:rsidRPr="005771A2">
        <w:rPr>
          <w:rFonts w:ascii="Arial" w:hAnsi="Arial" w:cs="Arial"/>
        </w:rPr>
        <w:t>Por que o auditor obtém entendimento do modelo de negócio da entidade</w:t>
      </w:r>
    </w:p>
    <w:p w14:paraId="00CBC3D9" w14:textId="77777777" w:rsidR="002A7EB0" w:rsidRPr="005771A2" w:rsidRDefault="002A7EB0" w:rsidP="002A7EB0">
      <w:pPr>
        <w:jc w:val="both"/>
        <w:rPr>
          <w:rFonts w:ascii="Arial" w:hAnsi="Arial" w:cs="Arial"/>
        </w:rPr>
      </w:pPr>
    </w:p>
    <w:p w14:paraId="242502B9" w14:textId="77777777" w:rsidR="002A7EB0" w:rsidRPr="005771A2" w:rsidRDefault="002A7EB0" w:rsidP="002A7EB0">
      <w:pPr>
        <w:ind w:left="567" w:hanging="567"/>
        <w:jc w:val="both"/>
        <w:rPr>
          <w:rFonts w:ascii="Arial" w:hAnsi="Arial" w:cs="Arial"/>
        </w:rPr>
      </w:pPr>
      <w:r w:rsidRPr="005771A2">
        <w:rPr>
          <w:rFonts w:ascii="Arial" w:hAnsi="Arial" w:cs="Arial"/>
        </w:rPr>
        <w:t>A61.</w:t>
      </w:r>
      <w:r w:rsidRPr="005771A2">
        <w:rPr>
          <w:rFonts w:ascii="Arial" w:hAnsi="Arial" w:cs="Arial"/>
        </w:rPr>
        <w:tab/>
        <w:t>O entendimento dos objetivos, da estratégia e do modelo de negócio da entidade auxilia o auditor a entender a entidade em nível estratégico e a entender os riscos do negócio que a entidade toma e enfrenta.  O entendimento dos riscos do negócio que têm efeito nas demonstrações contábeis auxilia o auditor a identificar os riscos de distorção relevante uma vez que a maioria dos riscos do negócio terá, em algum momento, consequências financeiras e, portanto, efeito nas demonstrações contábeis.</w:t>
      </w:r>
    </w:p>
    <w:p w14:paraId="3AE6311A" w14:textId="77777777" w:rsidR="002A7EB0" w:rsidRPr="005771A2" w:rsidRDefault="002A7EB0" w:rsidP="002A7EB0">
      <w:pPr>
        <w:jc w:val="both"/>
        <w:rPr>
          <w:rFonts w:ascii="Arial" w:hAnsi="Arial" w:cs="Arial"/>
        </w:rPr>
      </w:pPr>
    </w:p>
    <w:p w14:paraId="2BF672C6" w14:textId="77777777" w:rsidR="002A7EB0" w:rsidRPr="005771A2" w:rsidRDefault="002A7EB0" w:rsidP="002A7EB0">
      <w:pPr>
        <w:ind w:left="567"/>
        <w:jc w:val="both"/>
        <w:rPr>
          <w:rFonts w:ascii="Arial" w:hAnsi="Arial" w:cs="Arial"/>
          <w:b/>
          <w:bCs/>
        </w:rPr>
      </w:pPr>
      <w:r w:rsidRPr="005771A2">
        <w:rPr>
          <w:rFonts w:ascii="Arial" w:hAnsi="Arial" w:cs="Arial"/>
          <w:b/>
          <w:bCs/>
        </w:rPr>
        <w:t>Exemplos:</w:t>
      </w:r>
    </w:p>
    <w:p w14:paraId="289DDA44" w14:textId="77777777" w:rsidR="002A7EB0" w:rsidRPr="005771A2" w:rsidRDefault="002A7EB0" w:rsidP="002A7EB0">
      <w:pPr>
        <w:ind w:left="567"/>
        <w:jc w:val="both"/>
        <w:rPr>
          <w:rFonts w:ascii="Arial" w:hAnsi="Arial" w:cs="Arial"/>
        </w:rPr>
      </w:pPr>
      <w:r w:rsidRPr="005771A2">
        <w:rPr>
          <w:rFonts w:ascii="Arial" w:hAnsi="Arial" w:cs="Arial"/>
        </w:rPr>
        <w:t>O modelo de negócio da entidade pode contar com o uso de TI de diferentes formas:</w:t>
      </w:r>
    </w:p>
    <w:p w14:paraId="4ACB2F5B"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entidade vende calçados a partir de uma loja física e usa um sistema avançado de estoque e ponto de venda para registrar a venda dos calçados; ou</w:t>
      </w:r>
    </w:p>
    <w:p w14:paraId="6FE488E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entidade vende calçados online de modo que todas as transações de venda são processadas em ambiente de TI, incluindo a iniciação das transações por meio de site.</w:t>
      </w:r>
    </w:p>
    <w:p w14:paraId="2D65E841" w14:textId="77777777" w:rsidR="002A7EB0" w:rsidRPr="005771A2" w:rsidRDefault="002A7EB0" w:rsidP="002A7EB0">
      <w:pPr>
        <w:ind w:left="567"/>
        <w:jc w:val="both"/>
        <w:rPr>
          <w:rFonts w:ascii="Arial" w:hAnsi="Arial" w:cs="Arial"/>
        </w:rPr>
      </w:pPr>
      <w:r w:rsidRPr="005771A2">
        <w:rPr>
          <w:rFonts w:ascii="Arial" w:hAnsi="Arial" w:cs="Arial"/>
        </w:rPr>
        <w:t>Para ambas as entidades, os riscos do negócio decorrentes de modelo de negócio significativamente diferente seriam, substancialmente, diferentes, apesar do fato de que ambas as entidades vendem calçados.</w:t>
      </w:r>
    </w:p>
    <w:p w14:paraId="398BDEB4" w14:textId="77777777" w:rsidR="002A7EB0" w:rsidRPr="005771A2" w:rsidRDefault="002A7EB0" w:rsidP="002A7EB0">
      <w:pPr>
        <w:jc w:val="both"/>
        <w:rPr>
          <w:rFonts w:ascii="Arial" w:hAnsi="Arial" w:cs="Arial"/>
        </w:rPr>
      </w:pPr>
    </w:p>
    <w:p w14:paraId="45EB781B" w14:textId="77777777" w:rsidR="002A7EB0" w:rsidRPr="005771A2" w:rsidRDefault="002A7EB0" w:rsidP="002A7EB0">
      <w:pPr>
        <w:jc w:val="both"/>
        <w:rPr>
          <w:rFonts w:ascii="Arial" w:hAnsi="Arial" w:cs="Arial"/>
        </w:rPr>
      </w:pPr>
      <w:r w:rsidRPr="005771A2">
        <w:rPr>
          <w:rFonts w:ascii="Arial" w:hAnsi="Arial" w:cs="Arial"/>
        </w:rPr>
        <w:t>Entendimento do modelo de negócio da entidade</w:t>
      </w:r>
    </w:p>
    <w:p w14:paraId="756B800B" w14:textId="77777777" w:rsidR="002A7EB0" w:rsidRPr="005771A2" w:rsidRDefault="002A7EB0" w:rsidP="002A7EB0">
      <w:pPr>
        <w:jc w:val="both"/>
        <w:rPr>
          <w:rFonts w:ascii="Arial" w:hAnsi="Arial" w:cs="Arial"/>
        </w:rPr>
      </w:pPr>
    </w:p>
    <w:p w14:paraId="381C16D7" w14:textId="77777777" w:rsidR="002A7EB0" w:rsidRPr="005771A2" w:rsidRDefault="002A7EB0" w:rsidP="002A7EB0">
      <w:pPr>
        <w:ind w:left="567" w:hanging="567"/>
        <w:jc w:val="both"/>
        <w:rPr>
          <w:rFonts w:ascii="Arial" w:hAnsi="Arial" w:cs="Arial"/>
        </w:rPr>
      </w:pPr>
      <w:r w:rsidRPr="005771A2">
        <w:rPr>
          <w:rFonts w:ascii="Arial" w:hAnsi="Arial" w:cs="Arial"/>
        </w:rPr>
        <w:t>A62. Nem todos os aspectos do modelo de negócio são relevantes para o entendimento do auditor. Os riscos do negócio são mais abrangentes do que os riscos de distorção relevante das demonstrações contábeis embora os riscos do negócio incluam estes últimos. O auditor não tem responsabilidade de entender ou identificar todos os riscos do negócio porque nem todos os riscos do negócio geram riscos de distorção relevante.</w:t>
      </w:r>
    </w:p>
    <w:p w14:paraId="28A4FEDD" w14:textId="77777777" w:rsidR="002A7EB0" w:rsidRPr="005771A2" w:rsidRDefault="002A7EB0" w:rsidP="002A7EB0">
      <w:pPr>
        <w:jc w:val="both"/>
        <w:rPr>
          <w:rFonts w:ascii="Arial" w:hAnsi="Arial" w:cs="Arial"/>
        </w:rPr>
      </w:pPr>
    </w:p>
    <w:p w14:paraId="5CD22612" w14:textId="77777777" w:rsidR="002A7EB0" w:rsidRPr="005771A2" w:rsidRDefault="002A7EB0" w:rsidP="002A7EB0">
      <w:pPr>
        <w:ind w:left="567" w:hanging="567"/>
        <w:jc w:val="both"/>
        <w:rPr>
          <w:rFonts w:ascii="Arial" w:hAnsi="Arial" w:cs="Arial"/>
        </w:rPr>
      </w:pPr>
      <w:r w:rsidRPr="005771A2">
        <w:rPr>
          <w:rFonts w:ascii="Arial" w:hAnsi="Arial" w:cs="Arial"/>
        </w:rPr>
        <w:t xml:space="preserve">A63. Os riscos do negócio que aumentam a suscetibilidade dos riscos de distorção relevante podem decorrer: </w:t>
      </w:r>
    </w:p>
    <w:p w14:paraId="050B6CD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de objetivos ou estratégias inapropriadas, de execução ineficaz de estratégias, o de mudanças ou complexidade; </w:t>
      </w:r>
    </w:p>
    <w:p w14:paraId="225A2D19"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do não reconhecimento da necessidade de mudança que também pode gerar risco do negócio, por exemplo:</w:t>
      </w:r>
    </w:p>
    <w:p w14:paraId="7880E122" w14:textId="77777777" w:rsidR="002A7EB0" w:rsidRPr="005771A2" w:rsidRDefault="002A7EB0">
      <w:pPr>
        <w:numPr>
          <w:ilvl w:val="0"/>
          <w:numId w:val="147"/>
        </w:numPr>
        <w:spacing w:after="0" w:line="240" w:lineRule="auto"/>
        <w:ind w:left="1134" w:hanging="283"/>
        <w:jc w:val="both"/>
        <w:rPr>
          <w:rFonts w:ascii="Arial" w:hAnsi="Arial" w:cs="Arial"/>
        </w:rPr>
      </w:pPr>
      <w:r w:rsidRPr="005771A2">
        <w:rPr>
          <w:rFonts w:ascii="Arial" w:hAnsi="Arial" w:cs="Arial"/>
        </w:rPr>
        <w:t>o desenvolvimento de novos produtos ou serviços que podem fracassar;</w:t>
      </w:r>
    </w:p>
    <w:p w14:paraId="0349D961" w14:textId="77777777" w:rsidR="002A7EB0" w:rsidRPr="005771A2" w:rsidRDefault="002A7EB0">
      <w:pPr>
        <w:numPr>
          <w:ilvl w:val="0"/>
          <w:numId w:val="147"/>
        </w:numPr>
        <w:spacing w:after="0" w:line="240" w:lineRule="auto"/>
        <w:ind w:left="1134" w:hanging="283"/>
        <w:jc w:val="both"/>
        <w:rPr>
          <w:rFonts w:ascii="Arial" w:hAnsi="Arial" w:cs="Arial"/>
        </w:rPr>
      </w:pPr>
      <w:r w:rsidRPr="005771A2">
        <w:rPr>
          <w:rFonts w:ascii="Arial" w:hAnsi="Arial" w:cs="Arial"/>
        </w:rPr>
        <w:t>o mercado que, mesmo desenvolvido com sucesso, é inadequado para suportar o produto ou serviço; ou</w:t>
      </w:r>
    </w:p>
    <w:p w14:paraId="432513D0" w14:textId="77777777" w:rsidR="002A7EB0" w:rsidRPr="005771A2" w:rsidRDefault="002A7EB0">
      <w:pPr>
        <w:numPr>
          <w:ilvl w:val="0"/>
          <w:numId w:val="147"/>
        </w:numPr>
        <w:spacing w:after="0" w:line="240" w:lineRule="auto"/>
        <w:ind w:left="1134" w:hanging="283"/>
        <w:jc w:val="both"/>
        <w:rPr>
          <w:rFonts w:ascii="Arial" w:hAnsi="Arial" w:cs="Arial"/>
        </w:rPr>
      </w:pPr>
      <w:r w:rsidRPr="005771A2">
        <w:rPr>
          <w:rFonts w:ascii="Arial" w:hAnsi="Arial" w:cs="Arial"/>
        </w:rPr>
        <w:t>defeitos no produto ou serviço que podem resultar em responsabilidade legal e risco à reputação;</w:t>
      </w:r>
    </w:p>
    <w:p w14:paraId="0075E78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de incentivos para a administração e pressões sobre a administração que podem resultar em tendência intencional ou não intencional da administração e, portanto, afetar a razoabilidade de premissas significativas e as expectativas da administração ou dos responsáveis pela governança.</w:t>
      </w:r>
    </w:p>
    <w:p w14:paraId="46403C80" w14:textId="77777777" w:rsidR="002A7EB0" w:rsidRPr="005771A2" w:rsidRDefault="002A7EB0" w:rsidP="002A7EB0">
      <w:pPr>
        <w:jc w:val="both"/>
        <w:rPr>
          <w:rFonts w:ascii="Arial" w:hAnsi="Arial" w:cs="Arial"/>
        </w:rPr>
      </w:pPr>
    </w:p>
    <w:p w14:paraId="295DCA27" w14:textId="77777777" w:rsidR="002A7EB0" w:rsidRPr="005771A2" w:rsidRDefault="002A7EB0" w:rsidP="002A7EB0">
      <w:pPr>
        <w:ind w:left="567" w:hanging="567"/>
        <w:jc w:val="both"/>
        <w:rPr>
          <w:rFonts w:ascii="Arial" w:hAnsi="Arial" w:cs="Arial"/>
        </w:rPr>
      </w:pPr>
      <w:r w:rsidRPr="005771A2">
        <w:rPr>
          <w:rFonts w:ascii="Arial" w:hAnsi="Arial" w:cs="Arial"/>
        </w:rPr>
        <w:t>A64.</w:t>
      </w:r>
      <w:r w:rsidRPr="005771A2">
        <w:rPr>
          <w:rFonts w:ascii="Arial" w:hAnsi="Arial" w:cs="Arial"/>
        </w:rPr>
        <w:tab/>
        <w:t>Exemplos de assuntos que o auditor pode considerar na obtenção de entendimento do modelo de negócio, dos objetivos, das estratégias e dos respectivos riscos do negócio da entidade que podem resultar em risco de distorção relevante das demonstrações contábeis incluem:</w:t>
      </w:r>
    </w:p>
    <w:p w14:paraId="0E20FC55"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desenvolvimentos no setor de atividade, como falta de pessoal ou de perícia para tratar das mudanças no setor de atividade; </w:t>
      </w:r>
    </w:p>
    <w:p w14:paraId="227D0B4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novos produtos e serviços que podem levar a uma maior responsabilidade pelo produto; </w:t>
      </w:r>
    </w:p>
    <w:p w14:paraId="322606F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expansão do negócio da entidade e a demanda não tiver sido estimada com precisão;</w:t>
      </w:r>
    </w:p>
    <w:p w14:paraId="77E72F9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novos requisitos de contabilidade onde tiver havido implementação incompleta ou inadequada; </w:t>
      </w:r>
    </w:p>
    <w:p w14:paraId="7B1899B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requisitos regulatórios que resultam em uma maior exposição legal;</w:t>
      </w:r>
    </w:p>
    <w:p w14:paraId="79CE5C7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requisitos de financiamento atuais e prospectivos, como perda do financiamento devido à incapacidade da entidade de atender aos requisitos; </w:t>
      </w:r>
    </w:p>
    <w:p w14:paraId="7CBF4B93"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uso de TI, como a implementação de novo sistema de TI que afetará tanto às operações quanto o relatório financeiro; ou</w:t>
      </w:r>
    </w:p>
    <w:p w14:paraId="51C345B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os efeitos da implementação de estratégia, particularmente quaisquer efeitos que levarão a novos requisitos de contabilidade. </w:t>
      </w:r>
    </w:p>
    <w:p w14:paraId="4B55FB9B" w14:textId="77777777" w:rsidR="002A7EB0" w:rsidRPr="005771A2" w:rsidRDefault="002A7EB0" w:rsidP="002A7EB0">
      <w:pPr>
        <w:ind w:left="567" w:hanging="567"/>
        <w:jc w:val="both"/>
        <w:rPr>
          <w:rFonts w:ascii="Arial" w:hAnsi="Arial" w:cs="Arial"/>
        </w:rPr>
      </w:pPr>
    </w:p>
    <w:p w14:paraId="3CA254C2" w14:textId="77777777" w:rsidR="002A7EB0" w:rsidRPr="005771A2" w:rsidRDefault="002A7EB0" w:rsidP="002A7EB0">
      <w:pPr>
        <w:ind w:left="567" w:hanging="567"/>
        <w:jc w:val="both"/>
        <w:rPr>
          <w:rFonts w:ascii="Arial" w:hAnsi="Arial" w:cs="Arial"/>
        </w:rPr>
      </w:pPr>
      <w:r w:rsidRPr="005771A2">
        <w:rPr>
          <w:rFonts w:ascii="Arial" w:hAnsi="Arial" w:cs="Arial"/>
        </w:rPr>
        <w:t xml:space="preserve">A65. </w:t>
      </w:r>
      <w:r w:rsidRPr="005771A2">
        <w:rPr>
          <w:rFonts w:ascii="Arial" w:hAnsi="Arial" w:cs="Arial"/>
        </w:rPr>
        <w:tab/>
        <w:t>Normalmente, a administração identifica os riscos do negócio e desenvolve abordagens para tratar deles. Esse processo de avaliação de riscos é parte do sistema de controles internos da entidade e é discutido no item 22 e nos itens de A109 a A113.</w:t>
      </w:r>
    </w:p>
    <w:p w14:paraId="3A9A5C16" w14:textId="77777777" w:rsidR="002A7EB0" w:rsidRPr="005771A2" w:rsidRDefault="002A7EB0" w:rsidP="002A7EB0">
      <w:pPr>
        <w:jc w:val="both"/>
        <w:rPr>
          <w:rFonts w:ascii="Arial" w:hAnsi="Arial" w:cs="Arial"/>
        </w:rPr>
      </w:pPr>
    </w:p>
    <w:p w14:paraId="4ECB8804"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712DDAFD" w14:textId="77777777" w:rsidR="002A7EB0" w:rsidRPr="005771A2" w:rsidRDefault="002A7EB0" w:rsidP="002A7EB0">
      <w:pPr>
        <w:jc w:val="both"/>
        <w:rPr>
          <w:rFonts w:ascii="Arial" w:hAnsi="Arial" w:cs="Arial"/>
        </w:rPr>
      </w:pPr>
    </w:p>
    <w:p w14:paraId="07371E70" w14:textId="77777777" w:rsidR="002A7EB0" w:rsidRPr="005771A2" w:rsidRDefault="002A7EB0" w:rsidP="002A7EB0">
      <w:pPr>
        <w:ind w:left="567" w:hanging="567"/>
        <w:jc w:val="both"/>
        <w:rPr>
          <w:rFonts w:ascii="Arial" w:hAnsi="Arial" w:cs="Arial"/>
        </w:rPr>
      </w:pPr>
      <w:r w:rsidRPr="005771A2">
        <w:rPr>
          <w:rFonts w:ascii="Arial" w:hAnsi="Arial" w:cs="Arial"/>
        </w:rPr>
        <w:t>A66. As entidades que atuam no setor público podem gerar e entregar valor de maneiras diferentes para os que geram riqueza, mas que ainda terão um “modelo de negócio” com um objetivo específico. Assuntos para os quais os auditores do setor público podem obter entendimento que são relevantes para o modelo de negócio da entidade incluem:</w:t>
      </w:r>
    </w:p>
    <w:p w14:paraId="68977258"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conhecimento das atividades relevantes do governo, incluindo os respectivos programas;</w:t>
      </w:r>
    </w:p>
    <w:p w14:paraId="150A9B0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objetivos e estratégias do programa, incluindo elementos da política pública.</w:t>
      </w:r>
    </w:p>
    <w:p w14:paraId="52E8FA3C" w14:textId="77777777" w:rsidR="002A7EB0" w:rsidRPr="005771A2" w:rsidRDefault="002A7EB0" w:rsidP="002A7EB0">
      <w:pPr>
        <w:jc w:val="both"/>
        <w:rPr>
          <w:rFonts w:ascii="Arial" w:hAnsi="Arial" w:cs="Arial"/>
        </w:rPr>
      </w:pPr>
    </w:p>
    <w:p w14:paraId="4ED4A238" w14:textId="77777777" w:rsidR="002A7EB0" w:rsidRPr="005771A2" w:rsidRDefault="002A7EB0" w:rsidP="002A7EB0">
      <w:pPr>
        <w:ind w:left="567" w:hanging="567"/>
        <w:jc w:val="both"/>
        <w:rPr>
          <w:rFonts w:ascii="Arial" w:hAnsi="Arial" w:cs="Arial"/>
        </w:rPr>
      </w:pPr>
      <w:r w:rsidRPr="005771A2">
        <w:rPr>
          <w:rFonts w:ascii="Arial" w:hAnsi="Arial" w:cs="Arial"/>
        </w:rPr>
        <w:t>A67.</w:t>
      </w:r>
      <w:r w:rsidRPr="005771A2">
        <w:rPr>
          <w:rFonts w:ascii="Arial" w:hAnsi="Arial" w:cs="Arial"/>
        </w:rPr>
        <w:tab/>
        <w:t>Para as auditorias das entidades do setor público, os “objetivos da administração” podem ser influenciados pelos requisitos de demonstrar a prestação de contas públicas e podem incluir objetivos que têm sua fonte em lei, regulamento ou outra autoridade.</w:t>
      </w:r>
    </w:p>
    <w:p w14:paraId="4E6010B0" w14:textId="77777777" w:rsidR="002A7EB0" w:rsidRPr="005771A2" w:rsidRDefault="002A7EB0" w:rsidP="002A7EB0">
      <w:pPr>
        <w:jc w:val="both"/>
        <w:rPr>
          <w:rFonts w:ascii="Arial" w:hAnsi="Arial" w:cs="Arial"/>
        </w:rPr>
      </w:pPr>
    </w:p>
    <w:p w14:paraId="566D21AD" w14:textId="77777777" w:rsidR="002A7EB0" w:rsidRPr="005771A2" w:rsidRDefault="002A7EB0" w:rsidP="002A7EB0">
      <w:pPr>
        <w:jc w:val="both"/>
        <w:rPr>
          <w:rFonts w:ascii="Arial" w:hAnsi="Arial" w:cs="Arial"/>
        </w:rPr>
      </w:pPr>
      <w:r w:rsidRPr="005771A2">
        <w:rPr>
          <w:rFonts w:ascii="Arial" w:hAnsi="Arial" w:cs="Arial"/>
        </w:rPr>
        <w:t xml:space="preserve">Fatores do setor de atividade, regulatórios e outros fatores externos (ver item 19(a)(ii)) </w:t>
      </w:r>
    </w:p>
    <w:p w14:paraId="33B1DFB6" w14:textId="77777777" w:rsidR="002A7EB0" w:rsidRPr="005771A2" w:rsidRDefault="002A7EB0" w:rsidP="002A7EB0">
      <w:pPr>
        <w:jc w:val="both"/>
        <w:rPr>
          <w:rFonts w:ascii="Arial" w:hAnsi="Arial" w:cs="Arial"/>
        </w:rPr>
      </w:pPr>
    </w:p>
    <w:p w14:paraId="49E0183E" w14:textId="77777777" w:rsidR="002A7EB0" w:rsidRPr="005771A2" w:rsidRDefault="002A7EB0" w:rsidP="002A7EB0">
      <w:pPr>
        <w:jc w:val="both"/>
        <w:rPr>
          <w:rFonts w:ascii="Arial" w:hAnsi="Arial" w:cs="Arial"/>
        </w:rPr>
      </w:pPr>
      <w:r w:rsidRPr="005771A2">
        <w:rPr>
          <w:rFonts w:ascii="Arial" w:hAnsi="Arial" w:cs="Arial"/>
        </w:rPr>
        <w:t>Fatores do setor de atividade</w:t>
      </w:r>
    </w:p>
    <w:p w14:paraId="350ED52C" w14:textId="77777777" w:rsidR="002A7EB0" w:rsidRPr="005771A2" w:rsidRDefault="002A7EB0" w:rsidP="002A7EB0">
      <w:pPr>
        <w:jc w:val="both"/>
        <w:rPr>
          <w:rFonts w:ascii="Arial" w:hAnsi="Arial" w:cs="Arial"/>
        </w:rPr>
      </w:pPr>
    </w:p>
    <w:p w14:paraId="1514B9E0" w14:textId="77777777" w:rsidR="002A7EB0" w:rsidRPr="005771A2" w:rsidRDefault="002A7EB0" w:rsidP="002A7EB0">
      <w:pPr>
        <w:ind w:left="567" w:hanging="567"/>
        <w:jc w:val="both"/>
        <w:rPr>
          <w:rFonts w:ascii="Arial" w:hAnsi="Arial" w:cs="Arial"/>
        </w:rPr>
      </w:pPr>
      <w:r w:rsidRPr="005771A2">
        <w:rPr>
          <w:rFonts w:ascii="Arial" w:hAnsi="Arial" w:cs="Arial"/>
        </w:rPr>
        <w:t xml:space="preserve">A68. </w:t>
      </w:r>
      <w:r w:rsidRPr="005771A2">
        <w:rPr>
          <w:rFonts w:ascii="Arial" w:hAnsi="Arial" w:cs="Arial"/>
        </w:rPr>
        <w:tab/>
        <w:t>Os fatores relevantes do setor de atividade incluem as condições próprias do setor, como ambiente de concorrência, relações com fornecedores e clientes e desenvolvimentos tecnológicos. Assuntos que o auditor pode considerar incluem:</w:t>
      </w:r>
    </w:p>
    <w:p w14:paraId="572B8563"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 mercado e a concorrência, incluindo a demanda, a capacidade e a concorrência de preços;</w:t>
      </w:r>
    </w:p>
    <w:p w14:paraId="3BA91DF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atividade cíclica ou sazonal;</w:t>
      </w:r>
    </w:p>
    <w:p w14:paraId="61EEDE33"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tecnologia de produtos relacionada com os produtos da entidade;</w:t>
      </w:r>
    </w:p>
    <w:p w14:paraId="23CF2C1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fornecimento e custo de energia.</w:t>
      </w:r>
    </w:p>
    <w:p w14:paraId="5DDB0E80" w14:textId="77777777" w:rsidR="002A7EB0" w:rsidRPr="005771A2" w:rsidRDefault="002A7EB0" w:rsidP="002A7EB0">
      <w:pPr>
        <w:jc w:val="both"/>
        <w:rPr>
          <w:rFonts w:ascii="Arial" w:hAnsi="Arial" w:cs="Arial"/>
        </w:rPr>
      </w:pPr>
    </w:p>
    <w:p w14:paraId="37C81B6B" w14:textId="77777777" w:rsidR="002A7EB0" w:rsidRPr="005771A2" w:rsidRDefault="002A7EB0" w:rsidP="002A7EB0">
      <w:pPr>
        <w:ind w:left="567" w:hanging="567"/>
        <w:jc w:val="both"/>
        <w:rPr>
          <w:rFonts w:ascii="Arial" w:hAnsi="Arial" w:cs="Arial"/>
        </w:rPr>
      </w:pPr>
      <w:r w:rsidRPr="005771A2">
        <w:rPr>
          <w:rFonts w:ascii="Arial" w:hAnsi="Arial" w:cs="Arial"/>
        </w:rPr>
        <w:t>A69. O setor de atividade no qual a entidade atua pode gerar riscos específicos de distorção relevante decorrentes da natureza do negócio ou do grau de regulamentação.</w:t>
      </w:r>
    </w:p>
    <w:p w14:paraId="12D0A653" w14:textId="77777777" w:rsidR="002A7EB0" w:rsidRPr="005771A2" w:rsidRDefault="002A7EB0" w:rsidP="002A7EB0">
      <w:pPr>
        <w:jc w:val="both"/>
        <w:rPr>
          <w:rFonts w:ascii="Arial" w:hAnsi="Arial" w:cs="Arial"/>
        </w:rPr>
      </w:pPr>
    </w:p>
    <w:p w14:paraId="69897872"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59DE9364" w14:textId="77777777" w:rsidR="002A7EB0" w:rsidRPr="005771A2" w:rsidRDefault="002A7EB0" w:rsidP="002A7EB0">
      <w:pPr>
        <w:ind w:left="567"/>
        <w:jc w:val="both"/>
        <w:rPr>
          <w:rFonts w:ascii="Arial" w:hAnsi="Arial" w:cs="Arial"/>
        </w:rPr>
      </w:pPr>
      <w:r w:rsidRPr="005771A2">
        <w:rPr>
          <w:rFonts w:ascii="Arial" w:hAnsi="Arial" w:cs="Arial"/>
        </w:rPr>
        <w:t>No setor de construção, os contratos de longo prazo podem envolver estimativas significativas de receitas e despesas que geram riscos de distorção relevante. Nesses casos, é importante que a equipe encarregada do trabalho inclua membros com conhecimento e experiência relevantes suficientes (NBC TA 220, item 14).</w:t>
      </w:r>
    </w:p>
    <w:p w14:paraId="4AC94556" w14:textId="77777777" w:rsidR="002A7EB0" w:rsidRPr="005771A2" w:rsidRDefault="002A7EB0" w:rsidP="002A7EB0">
      <w:pPr>
        <w:jc w:val="both"/>
        <w:rPr>
          <w:rFonts w:ascii="Arial" w:hAnsi="Arial" w:cs="Arial"/>
        </w:rPr>
      </w:pPr>
    </w:p>
    <w:p w14:paraId="2675BE33" w14:textId="77777777" w:rsidR="002A7EB0" w:rsidRPr="005771A2" w:rsidRDefault="002A7EB0" w:rsidP="002A7EB0">
      <w:pPr>
        <w:jc w:val="both"/>
        <w:rPr>
          <w:rFonts w:ascii="Arial" w:hAnsi="Arial" w:cs="Arial"/>
          <w:bCs/>
        </w:rPr>
      </w:pPr>
      <w:r w:rsidRPr="005771A2">
        <w:rPr>
          <w:rFonts w:ascii="Arial" w:hAnsi="Arial" w:cs="Arial"/>
          <w:bCs/>
        </w:rPr>
        <w:t>Fatores regulatórios</w:t>
      </w:r>
    </w:p>
    <w:p w14:paraId="0E0E68B9" w14:textId="77777777" w:rsidR="002A7EB0" w:rsidRPr="005771A2" w:rsidRDefault="002A7EB0" w:rsidP="002A7EB0">
      <w:pPr>
        <w:jc w:val="both"/>
        <w:rPr>
          <w:rFonts w:ascii="Arial" w:hAnsi="Arial" w:cs="Arial"/>
        </w:rPr>
      </w:pPr>
    </w:p>
    <w:p w14:paraId="59D42B8A"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A70. </w:t>
      </w:r>
      <w:r w:rsidRPr="005771A2">
        <w:rPr>
          <w:rFonts w:ascii="Arial" w:hAnsi="Arial" w:cs="Arial"/>
        </w:rPr>
        <w:tab/>
        <w:t>Os fatores regulatórios relevantes incluem o ambiente regulatório. O ambiente regulatório abrange, entre outros assuntos, a estrutura de relatório financeiro aplicável e o ambiente jurídico e político e quaisquer mudanças nos mesmos. Assuntos que o auditor pode considerar incluem:</w:t>
      </w:r>
    </w:p>
    <w:p w14:paraId="3B973F0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estrutura regulatória para um setor de atividade regulamentado como, por exemplo, requisitos prudenciais, incluindo as respectivas divulgações;</w:t>
      </w:r>
    </w:p>
    <w:p w14:paraId="3459A69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legislação e regulamentação que afetam significativamente as operações da entidade como, por exemplo, leis e regulamentações trabalhistas;</w:t>
      </w:r>
    </w:p>
    <w:p w14:paraId="6E59C24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legislação e regulamentos tributários;</w:t>
      </w:r>
    </w:p>
    <w:p w14:paraId="047F178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políticas governamentais que afetam, no presente, a condução do negócio da entidade, como políticas monetárias, inclusive controles de câmbio, políticas fiscais e de incentivos financeiros (por exemplo, programas de subvenções governamentais) e políticas de tarifas ou de restrições comerciais;</w:t>
      </w:r>
    </w:p>
    <w:p w14:paraId="1AB75C82"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exigências ambientais que afetam o setor de atividade e o negócio da entidade.</w:t>
      </w:r>
    </w:p>
    <w:p w14:paraId="0764AA5E" w14:textId="77777777" w:rsidR="002A7EB0" w:rsidRPr="005771A2" w:rsidRDefault="002A7EB0" w:rsidP="002A7EB0">
      <w:pPr>
        <w:jc w:val="both"/>
        <w:rPr>
          <w:rFonts w:ascii="Arial" w:hAnsi="Arial" w:cs="Arial"/>
        </w:rPr>
      </w:pPr>
    </w:p>
    <w:p w14:paraId="3BE88209" w14:textId="77777777" w:rsidR="002A7EB0" w:rsidRPr="005771A2" w:rsidRDefault="002A7EB0" w:rsidP="002A7EB0">
      <w:pPr>
        <w:ind w:left="567" w:hanging="567"/>
        <w:jc w:val="both"/>
        <w:rPr>
          <w:rFonts w:ascii="Arial" w:hAnsi="Arial" w:cs="Arial"/>
        </w:rPr>
      </w:pPr>
      <w:r w:rsidRPr="005771A2">
        <w:rPr>
          <w:rFonts w:ascii="Arial" w:hAnsi="Arial" w:cs="Arial"/>
        </w:rPr>
        <w:t>A71.</w:t>
      </w:r>
      <w:r w:rsidRPr="005771A2">
        <w:rPr>
          <w:rFonts w:ascii="Arial" w:hAnsi="Arial" w:cs="Arial"/>
        </w:rPr>
        <w:tab/>
        <w:t>A NBC TA 250, item 13, inclui alguns requisitos específicos relacionados com a estrutura legal e regulatória aplicável para a entidade e a indústria ou o setor em que a entidade atua.</w:t>
      </w:r>
    </w:p>
    <w:p w14:paraId="61D15B59" w14:textId="77777777" w:rsidR="002A7EB0" w:rsidRPr="005771A2" w:rsidRDefault="002A7EB0" w:rsidP="002A7EB0">
      <w:pPr>
        <w:jc w:val="both"/>
        <w:rPr>
          <w:rFonts w:ascii="Arial" w:hAnsi="Arial" w:cs="Arial"/>
        </w:rPr>
      </w:pPr>
    </w:p>
    <w:p w14:paraId="37AA5B7F"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1D84DBC6" w14:textId="77777777" w:rsidR="002A7EB0" w:rsidRPr="005771A2" w:rsidRDefault="002A7EB0" w:rsidP="002A7EB0">
      <w:pPr>
        <w:jc w:val="both"/>
        <w:rPr>
          <w:rFonts w:ascii="Arial" w:hAnsi="Arial" w:cs="Arial"/>
        </w:rPr>
      </w:pPr>
    </w:p>
    <w:p w14:paraId="0CEFFD18" w14:textId="77777777" w:rsidR="002A7EB0" w:rsidRPr="005771A2" w:rsidRDefault="002A7EB0" w:rsidP="002A7EB0">
      <w:pPr>
        <w:ind w:left="567" w:hanging="567"/>
        <w:jc w:val="both"/>
        <w:rPr>
          <w:rFonts w:ascii="Arial" w:hAnsi="Arial" w:cs="Arial"/>
        </w:rPr>
      </w:pPr>
      <w:r w:rsidRPr="005771A2">
        <w:rPr>
          <w:rFonts w:ascii="Arial" w:hAnsi="Arial" w:cs="Arial"/>
        </w:rPr>
        <w:t>A72.</w:t>
      </w:r>
      <w:r w:rsidRPr="005771A2">
        <w:rPr>
          <w:rFonts w:ascii="Arial" w:hAnsi="Arial" w:cs="Arial"/>
        </w:rPr>
        <w:tab/>
        <w:t>Para as auditorias de entidades do setor público, leis ou regulamentos podem afetar as operações da entidade. Esses elementos podem ser uma consideração essencial na obtenção de entendimento da entidade e do seu ambiente.</w:t>
      </w:r>
    </w:p>
    <w:p w14:paraId="6DCD441A" w14:textId="77777777" w:rsidR="002A7EB0" w:rsidRPr="005771A2" w:rsidRDefault="002A7EB0" w:rsidP="002A7EB0">
      <w:pPr>
        <w:jc w:val="both"/>
        <w:rPr>
          <w:rFonts w:ascii="Arial" w:hAnsi="Arial" w:cs="Arial"/>
        </w:rPr>
      </w:pPr>
    </w:p>
    <w:p w14:paraId="76BA9719" w14:textId="77777777" w:rsidR="002A7EB0" w:rsidRPr="005771A2" w:rsidRDefault="002A7EB0" w:rsidP="002A7EB0">
      <w:pPr>
        <w:jc w:val="both"/>
        <w:rPr>
          <w:rFonts w:ascii="Arial" w:hAnsi="Arial" w:cs="Arial"/>
        </w:rPr>
      </w:pPr>
      <w:r w:rsidRPr="005771A2">
        <w:rPr>
          <w:rFonts w:ascii="Arial" w:hAnsi="Arial" w:cs="Arial"/>
        </w:rPr>
        <w:t>Outros fatores externos</w:t>
      </w:r>
    </w:p>
    <w:p w14:paraId="6F438B72" w14:textId="77777777" w:rsidR="002A7EB0" w:rsidRPr="005771A2" w:rsidRDefault="002A7EB0" w:rsidP="002A7EB0">
      <w:pPr>
        <w:jc w:val="both"/>
        <w:rPr>
          <w:rFonts w:ascii="Arial" w:hAnsi="Arial" w:cs="Arial"/>
        </w:rPr>
      </w:pPr>
    </w:p>
    <w:p w14:paraId="0D498DE0" w14:textId="77777777" w:rsidR="002A7EB0" w:rsidRPr="005771A2" w:rsidRDefault="002A7EB0" w:rsidP="002A7EB0">
      <w:pPr>
        <w:ind w:left="567" w:hanging="567"/>
        <w:jc w:val="both"/>
        <w:rPr>
          <w:rFonts w:ascii="Arial" w:hAnsi="Arial" w:cs="Arial"/>
        </w:rPr>
      </w:pPr>
      <w:r w:rsidRPr="005771A2">
        <w:rPr>
          <w:rFonts w:ascii="Arial" w:hAnsi="Arial" w:cs="Arial"/>
        </w:rPr>
        <w:t>A73.</w:t>
      </w:r>
      <w:r w:rsidRPr="005771A2">
        <w:rPr>
          <w:rFonts w:ascii="Arial" w:hAnsi="Arial" w:cs="Arial"/>
        </w:rPr>
        <w:tab/>
        <w:t>Outros fatores externos que afetam a entidade e que o auditor pode considerar incluem as condições econômicas gerais, as taxas de juros, a disponibilidade de financiamento e a inflação ou a reavaliação cambial.</w:t>
      </w:r>
    </w:p>
    <w:p w14:paraId="59D48EC9" w14:textId="77777777" w:rsidR="002A7EB0" w:rsidRPr="005771A2" w:rsidRDefault="002A7EB0" w:rsidP="002A7EB0">
      <w:pPr>
        <w:jc w:val="both"/>
        <w:rPr>
          <w:rFonts w:ascii="Arial" w:hAnsi="Arial" w:cs="Arial"/>
        </w:rPr>
      </w:pPr>
    </w:p>
    <w:p w14:paraId="4A7688A4" w14:textId="77777777" w:rsidR="002A7EB0" w:rsidRPr="005771A2" w:rsidRDefault="002A7EB0" w:rsidP="002A7EB0">
      <w:pPr>
        <w:jc w:val="both"/>
        <w:rPr>
          <w:rFonts w:ascii="Arial" w:hAnsi="Arial" w:cs="Arial"/>
        </w:rPr>
      </w:pPr>
      <w:r w:rsidRPr="005771A2">
        <w:rPr>
          <w:rFonts w:ascii="Arial" w:hAnsi="Arial" w:cs="Arial"/>
        </w:rPr>
        <w:t xml:space="preserve">Medidas usadas pela administração para avaliar o desempenho financeiro da entidade (ver item 19(a)(iii)) </w:t>
      </w:r>
    </w:p>
    <w:p w14:paraId="4064CA54" w14:textId="77777777" w:rsidR="002A7EB0" w:rsidRPr="005771A2" w:rsidRDefault="002A7EB0" w:rsidP="002A7EB0">
      <w:pPr>
        <w:jc w:val="both"/>
        <w:rPr>
          <w:rFonts w:ascii="Arial" w:hAnsi="Arial" w:cs="Arial"/>
        </w:rPr>
      </w:pPr>
    </w:p>
    <w:p w14:paraId="75B2CEAE" w14:textId="77777777" w:rsidR="002A7EB0" w:rsidRPr="005771A2" w:rsidRDefault="002A7EB0" w:rsidP="002A7EB0">
      <w:pPr>
        <w:jc w:val="both"/>
        <w:rPr>
          <w:rFonts w:ascii="Arial" w:hAnsi="Arial" w:cs="Arial"/>
          <w:bCs/>
        </w:rPr>
      </w:pPr>
      <w:r w:rsidRPr="005771A2">
        <w:rPr>
          <w:rFonts w:ascii="Arial" w:hAnsi="Arial" w:cs="Arial"/>
          <w:bCs/>
        </w:rPr>
        <w:t>Por que o auditor entende as medidas utilizadas pela administração</w:t>
      </w:r>
    </w:p>
    <w:p w14:paraId="67AFE511" w14:textId="77777777" w:rsidR="002A7EB0" w:rsidRPr="005771A2" w:rsidRDefault="002A7EB0" w:rsidP="002A7EB0">
      <w:pPr>
        <w:jc w:val="both"/>
        <w:rPr>
          <w:rFonts w:ascii="Arial" w:hAnsi="Arial" w:cs="Arial"/>
        </w:rPr>
      </w:pPr>
    </w:p>
    <w:p w14:paraId="61F3A0C1"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A74. </w:t>
      </w:r>
      <w:r w:rsidRPr="005771A2">
        <w:rPr>
          <w:rFonts w:ascii="Arial" w:hAnsi="Arial" w:cs="Arial"/>
        </w:rPr>
        <w:tab/>
        <w:t>O entendimento das medidas da entidade auxilia o auditor a considerar se essas medidas, sejam elas utilizadas externa ou internamente, cria pressões na entidade para que ela alcance metas de desempenho.  Essas pressões podem motivar a administração a tomar medidas que aumentam a suscetibilidade à distorção devido à tendência da administração ou a fraude (por exemplo, para melhorar o desempenho do negócio ou para, intencionalmente, distorcer as demonstrações contábeis) (ver NBC TA 240 para requisitos e orientação com relação aos riscos de fraude).</w:t>
      </w:r>
    </w:p>
    <w:p w14:paraId="5A6AF550" w14:textId="77777777" w:rsidR="002A7EB0" w:rsidRPr="005771A2" w:rsidRDefault="002A7EB0" w:rsidP="002A7EB0">
      <w:pPr>
        <w:jc w:val="both"/>
        <w:rPr>
          <w:rFonts w:ascii="Arial" w:hAnsi="Arial" w:cs="Arial"/>
        </w:rPr>
      </w:pPr>
    </w:p>
    <w:p w14:paraId="5451D8CD"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A75. Medidas também podem indicar para o auditor a probabilidade de riscos de distorção relevante das respectivas informações nas demonstrações contábeis. Por exemplo, medidas de desempenho podem indicar que a entidade teve aumento rápido não usual de sua rentabilidade quando comparado com outras entidades do mesmo setor de atividade.  </w:t>
      </w:r>
    </w:p>
    <w:p w14:paraId="62F70909" w14:textId="77777777" w:rsidR="002A7EB0" w:rsidRPr="005771A2" w:rsidRDefault="002A7EB0" w:rsidP="002A7EB0">
      <w:pPr>
        <w:jc w:val="both"/>
        <w:rPr>
          <w:rFonts w:ascii="Arial" w:hAnsi="Arial" w:cs="Arial"/>
        </w:rPr>
      </w:pPr>
    </w:p>
    <w:p w14:paraId="3A2292EF" w14:textId="77777777" w:rsidR="002A7EB0" w:rsidRPr="005771A2" w:rsidRDefault="002A7EB0" w:rsidP="002A7EB0">
      <w:pPr>
        <w:jc w:val="both"/>
        <w:rPr>
          <w:rFonts w:ascii="Arial" w:hAnsi="Arial" w:cs="Arial"/>
          <w:bCs/>
        </w:rPr>
      </w:pPr>
      <w:r w:rsidRPr="005771A2">
        <w:rPr>
          <w:rFonts w:ascii="Arial" w:hAnsi="Arial" w:cs="Arial"/>
          <w:bCs/>
        </w:rPr>
        <w:t>Medidas utilizadas pela administração</w:t>
      </w:r>
    </w:p>
    <w:p w14:paraId="5B6BAD8B" w14:textId="77777777" w:rsidR="002A7EB0" w:rsidRPr="005771A2" w:rsidRDefault="002A7EB0" w:rsidP="002A7EB0">
      <w:pPr>
        <w:jc w:val="both"/>
        <w:rPr>
          <w:rFonts w:ascii="Arial" w:hAnsi="Arial" w:cs="Arial"/>
        </w:rPr>
      </w:pPr>
    </w:p>
    <w:p w14:paraId="4CED9BB7"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A76. A administração e outros geralmente mensuram e revisam os assuntos que consideram importantes. As indagações junto à administração podem revelar que ela confia em determinados indicadores-chave, sejam eles disponíveis para o público ou não, para avaliar o desempenho financeiro e agir. Nesses casos, o auditor pode identificar medidas de desempenho relevantes, internas ou externas, ao considerar as informações que a entidade usa para gerir o seu negócio. Se essas indagações indicarem ausência de medida ou revisão de desempenho, pode haver um maior risco de que distorções não sejam detectadas ou corrigidas. </w:t>
      </w:r>
    </w:p>
    <w:p w14:paraId="527B9CBD" w14:textId="77777777" w:rsidR="002A7EB0" w:rsidRPr="005771A2" w:rsidRDefault="002A7EB0" w:rsidP="002A7EB0">
      <w:pPr>
        <w:jc w:val="both"/>
        <w:rPr>
          <w:rFonts w:ascii="Arial" w:hAnsi="Arial" w:cs="Arial"/>
        </w:rPr>
      </w:pPr>
    </w:p>
    <w:p w14:paraId="6B38CFA8"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A77. </w:t>
      </w:r>
      <w:r w:rsidRPr="005771A2">
        <w:rPr>
          <w:rFonts w:ascii="Arial" w:hAnsi="Arial" w:cs="Arial"/>
        </w:rPr>
        <w:tab/>
        <w:t>Os indicadores-chave utilizados para avaliar o desempenho financeiro podem incluir:</w:t>
      </w:r>
    </w:p>
    <w:p w14:paraId="7D83476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indicadores-chave de desempenho (financeiros e não financeiros) e os principais índices, tendências e estatísticas operacionais;</w:t>
      </w:r>
    </w:p>
    <w:p w14:paraId="30583A4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análise de desempenho financeiro período a período;</w:t>
      </w:r>
    </w:p>
    <w:p w14:paraId="43C07E4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orçamentos, projeções, análises de variações, informações por segmento e divisional, departamental ou outros relatórios de desempenho de nível;</w:t>
      </w:r>
    </w:p>
    <w:p w14:paraId="4AB8298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medidas de desempenho do empregado e políticas de incentivos remuneratórios;</w:t>
      </w:r>
    </w:p>
    <w:p w14:paraId="161DF67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comparações do desempenho da entidade com aquele da concorrência.</w:t>
      </w:r>
    </w:p>
    <w:p w14:paraId="1683EABA" w14:textId="77777777" w:rsidR="002A7EB0" w:rsidRPr="005771A2" w:rsidRDefault="002A7EB0" w:rsidP="002A7EB0">
      <w:pPr>
        <w:jc w:val="both"/>
        <w:rPr>
          <w:rFonts w:ascii="Arial" w:hAnsi="Arial" w:cs="Arial"/>
        </w:rPr>
      </w:pPr>
    </w:p>
    <w:p w14:paraId="5DD09259" w14:textId="77777777" w:rsidR="002A7EB0" w:rsidRPr="005771A2" w:rsidRDefault="002A7EB0" w:rsidP="002A7EB0">
      <w:pPr>
        <w:jc w:val="both"/>
        <w:rPr>
          <w:rFonts w:ascii="Arial" w:hAnsi="Arial" w:cs="Arial"/>
        </w:rPr>
      </w:pPr>
      <w:r w:rsidRPr="005771A2">
        <w:rPr>
          <w:rFonts w:ascii="Arial" w:hAnsi="Arial" w:cs="Arial"/>
        </w:rPr>
        <w:t>Escalabilidade (ver item 19(a)(iii))</w:t>
      </w:r>
    </w:p>
    <w:p w14:paraId="258B43B0" w14:textId="77777777" w:rsidR="002A7EB0" w:rsidRPr="005771A2" w:rsidRDefault="002A7EB0" w:rsidP="002A7EB0">
      <w:pPr>
        <w:jc w:val="both"/>
        <w:rPr>
          <w:rFonts w:ascii="Arial" w:hAnsi="Arial" w:cs="Arial"/>
        </w:rPr>
      </w:pPr>
    </w:p>
    <w:p w14:paraId="6AB08B3B" w14:textId="77777777" w:rsidR="002A7EB0" w:rsidRPr="005771A2" w:rsidRDefault="002A7EB0" w:rsidP="002A7EB0">
      <w:pPr>
        <w:ind w:left="567" w:hanging="567"/>
        <w:jc w:val="both"/>
        <w:rPr>
          <w:rFonts w:ascii="Arial" w:hAnsi="Arial" w:cs="Arial"/>
        </w:rPr>
      </w:pPr>
      <w:r w:rsidRPr="005771A2">
        <w:rPr>
          <w:rFonts w:ascii="Arial" w:hAnsi="Arial" w:cs="Arial"/>
        </w:rPr>
        <w:t>A78.</w:t>
      </w:r>
      <w:r w:rsidRPr="005771A2">
        <w:rPr>
          <w:rFonts w:ascii="Arial" w:hAnsi="Arial" w:cs="Arial"/>
        </w:rPr>
        <w:tab/>
        <w:t>Os procedimentos realizados para entender as medidas da entidade podem variar de acordo com o porte ou a complexidade da entidade, assim como com o envolvimento dos proprietários ou dos responsáveis pela governança na administração da entidade.</w:t>
      </w:r>
    </w:p>
    <w:p w14:paraId="11DA3D8A" w14:textId="77777777" w:rsidR="002A7EB0" w:rsidRPr="005771A2" w:rsidRDefault="002A7EB0" w:rsidP="002A7EB0">
      <w:pPr>
        <w:jc w:val="both"/>
        <w:rPr>
          <w:rFonts w:ascii="Arial" w:hAnsi="Arial" w:cs="Arial"/>
        </w:rPr>
      </w:pPr>
    </w:p>
    <w:p w14:paraId="7C778835" w14:textId="77777777" w:rsidR="002A7EB0" w:rsidRPr="005771A2" w:rsidRDefault="002A7EB0" w:rsidP="002A7EB0">
      <w:pPr>
        <w:ind w:left="567"/>
        <w:jc w:val="both"/>
        <w:rPr>
          <w:rFonts w:ascii="Arial" w:hAnsi="Arial" w:cs="Arial"/>
          <w:b/>
          <w:bCs/>
        </w:rPr>
      </w:pPr>
      <w:r w:rsidRPr="005771A2">
        <w:rPr>
          <w:rFonts w:ascii="Arial" w:hAnsi="Arial" w:cs="Arial"/>
          <w:b/>
          <w:bCs/>
        </w:rPr>
        <w:t>Exemplos:</w:t>
      </w:r>
    </w:p>
    <w:p w14:paraId="10B1587C"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Para algumas entidades menos complexas, os termos dos empréstimos bancários da entidade (por exemplo, cláusulas restritivas) podem estar vinculados às medidas específicas de desempenho relacionadas com o desempenho ou com a posição financeira da entidade (por exemplo, valor máximo de capital de giro). O entendimento do auditor das medidas de desempenho utilizadas pelo banco pode auxiliá-lo a identificar áreas em que há maior suscetibilidade ao risco de distorção relevante. </w:t>
      </w:r>
    </w:p>
    <w:p w14:paraId="7E9C5101"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Para algumas entidades cuja natureza e circunstâncias são mais complexas, como aquelas que atuam no setor de seguros ou bancário, o desempenho ou a posição financeira podem ser mensurados em relação a requisitos regulatórios (por exemplo, requisitos de índice regulatório, como adequação de capital e índices de liquidez). O entendimento do auditor dessas medidas de desempenho pode auxiliá-lo a identificar áreas em que há maior suscetibilidade ao risco de distorção relevante.</w:t>
      </w:r>
    </w:p>
    <w:p w14:paraId="4DDC89E6" w14:textId="77777777" w:rsidR="002A7EB0" w:rsidRPr="005771A2" w:rsidRDefault="002A7EB0" w:rsidP="002A7EB0">
      <w:pPr>
        <w:jc w:val="both"/>
        <w:rPr>
          <w:rFonts w:ascii="Arial" w:hAnsi="Arial" w:cs="Arial"/>
        </w:rPr>
      </w:pPr>
    </w:p>
    <w:p w14:paraId="20A3242F" w14:textId="77777777" w:rsidR="002A7EB0" w:rsidRPr="005771A2" w:rsidRDefault="002A7EB0" w:rsidP="002A7EB0">
      <w:pPr>
        <w:jc w:val="both"/>
        <w:rPr>
          <w:rFonts w:ascii="Arial" w:hAnsi="Arial" w:cs="Arial"/>
          <w:bCs/>
        </w:rPr>
      </w:pPr>
      <w:r w:rsidRPr="005771A2">
        <w:rPr>
          <w:rFonts w:ascii="Arial" w:hAnsi="Arial" w:cs="Arial"/>
          <w:bCs/>
        </w:rPr>
        <w:t>Outras considerações</w:t>
      </w:r>
    </w:p>
    <w:p w14:paraId="2DAFDA92" w14:textId="77777777" w:rsidR="002A7EB0" w:rsidRPr="005771A2" w:rsidRDefault="002A7EB0" w:rsidP="002A7EB0">
      <w:pPr>
        <w:jc w:val="both"/>
        <w:rPr>
          <w:rFonts w:ascii="Arial" w:hAnsi="Arial" w:cs="Arial"/>
        </w:rPr>
      </w:pPr>
    </w:p>
    <w:p w14:paraId="4E60CF0E" w14:textId="77777777" w:rsidR="002A7EB0" w:rsidRPr="005771A2" w:rsidRDefault="002A7EB0" w:rsidP="002A7EB0">
      <w:pPr>
        <w:ind w:left="567" w:hanging="567"/>
        <w:jc w:val="both"/>
        <w:rPr>
          <w:rFonts w:ascii="Arial" w:hAnsi="Arial" w:cs="Arial"/>
        </w:rPr>
      </w:pPr>
      <w:r w:rsidRPr="005771A2">
        <w:rPr>
          <w:rFonts w:ascii="Arial" w:hAnsi="Arial" w:cs="Arial"/>
        </w:rPr>
        <w:t xml:space="preserve">A79. </w:t>
      </w:r>
      <w:r w:rsidRPr="005771A2">
        <w:rPr>
          <w:rFonts w:ascii="Arial" w:hAnsi="Arial" w:cs="Arial"/>
        </w:rPr>
        <w:tab/>
        <w:t>As partes externas também podem rever e analisar o desempenho financeiro da entidade, particularmente para entidades cujas informações financeiras estão disponíveis para o público.  O auditor também pode considerar as informações disponíveis para o público para auxiliá-lo a entender melhor o negócio ou a identificar informações contraditórias, como informações de:</w:t>
      </w:r>
    </w:p>
    <w:p w14:paraId="72F438E1"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analistas ou agências de classificação de crédito;</w:t>
      </w:r>
    </w:p>
    <w:p w14:paraId="1E37060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notícias e outras mídias, incluindo as redes sociais</w:t>
      </w:r>
    </w:p>
    <w:p w14:paraId="3FEFF35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autoridades tributárias;</w:t>
      </w:r>
    </w:p>
    <w:p w14:paraId="7358446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órgãos reguladores;</w:t>
      </w:r>
    </w:p>
    <w:p w14:paraId="1C44E26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sindicatos;</w:t>
      </w:r>
    </w:p>
    <w:p w14:paraId="19AF8D06"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provedores de financiamentos.</w:t>
      </w:r>
    </w:p>
    <w:p w14:paraId="7EC1EAB4" w14:textId="77777777" w:rsidR="002A7EB0" w:rsidRPr="005771A2" w:rsidRDefault="002A7EB0" w:rsidP="002A7EB0">
      <w:pPr>
        <w:ind w:left="567"/>
        <w:jc w:val="both"/>
        <w:rPr>
          <w:rFonts w:ascii="Arial" w:hAnsi="Arial" w:cs="Arial"/>
        </w:rPr>
      </w:pPr>
      <w:r w:rsidRPr="005771A2">
        <w:rPr>
          <w:rFonts w:ascii="Arial" w:hAnsi="Arial" w:cs="Arial"/>
        </w:rPr>
        <w:t>Essas informações financeiras podem ser geralmente obtidas da entidade que está sendo auditada.</w:t>
      </w:r>
    </w:p>
    <w:p w14:paraId="7055FF30" w14:textId="77777777" w:rsidR="002A7EB0" w:rsidRPr="005771A2" w:rsidRDefault="002A7EB0" w:rsidP="002A7EB0">
      <w:pPr>
        <w:spacing w:after="120"/>
        <w:jc w:val="both"/>
        <w:rPr>
          <w:rFonts w:ascii="Arial" w:hAnsi="Arial" w:cs="Arial"/>
        </w:rPr>
      </w:pPr>
    </w:p>
    <w:p w14:paraId="2E2BC1C2" w14:textId="77777777" w:rsidR="002A7EB0" w:rsidRPr="005771A2" w:rsidRDefault="002A7EB0" w:rsidP="002A7EB0">
      <w:pPr>
        <w:ind w:left="567" w:hanging="567"/>
        <w:jc w:val="both"/>
        <w:rPr>
          <w:rFonts w:ascii="Arial" w:hAnsi="Arial" w:cs="Arial"/>
        </w:rPr>
      </w:pPr>
      <w:r w:rsidRPr="005771A2">
        <w:rPr>
          <w:rFonts w:ascii="Arial" w:hAnsi="Arial" w:cs="Arial"/>
        </w:rPr>
        <w:t>A80.</w:t>
      </w:r>
      <w:r w:rsidRPr="005771A2">
        <w:rPr>
          <w:rFonts w:ascii="Arial" w:hAnsi="Arial" w:cs="Arial"/>
        </w:rPr>
        <w:tab/>
        <w:t>A mensuração e a revisão do desempenho econômico não é ao mesmo que a do monitoramento do sistema de controles internos (discutido como componente do sistema de controles internos nos itens de A114 a A122), embora seus propósitos possam se sobrepor:</w:t>
      </w:r>
    </w:p>
    <w:p w14:paraId="5FB509EA"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 mensuração e a revisão do desempenho são dirigidas a se o desempenho do negócio atende aos objetivos estabelecidos pela administração (ou terceiros);</w:t>
      </w:r>
    </w:p>
    <w:p w14:paraId="3F4A391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por outro lado, o monitoramento do sistema de controles internos se preocupa com o monitoramento da efetividade dos controles, incluindo aqueles relacionados com a mensuração e a revisão do desempenho financeiro pela administração.</w:t>
      </w:r>
    </w:p>
    <w:p w14:paraId="1D7BF999" w14:textId="77777777" w:rsidR="002A7EB0" w:rsidRPr="005771A2" w:rsidRDefault="002A7EB0" w:rsidP="002A7EB0">
      <w:pPr>
        <w:ind w:left="567"/>
        <w:jc w:val="both"/>
        <w:rPr>
          <w:rFonts w:ascii="Arial" w:hAnsi="Arial" w:cs="Arial"/>
        </w:rPr>
      </w:pPr>
      <w:r w:rsidRPr="005771A2">
        <w:rPr>
          <w:rFonts w:ascii="Arial" w:hAnsi="Arial" w:cs="Arial"/>
        </w:rPr>
        <w:t>Em alguns casos, entretanto, os indicadores de desempenho também fornecem informações que permitem que a administração identifique deficiências nos controles.</w:t>
      </w:r>
    </w:p>
    <w:p w14:paraId="382333CE" w14:textId="77777777" w:rsidR="002A7EB0" w:rsidRPr="005771A2" w:rsidRDefault="002A7EB0" w:rsidP="002A7EB0">
      <w:pPr>
        <w:jc w:val="both"/>
        <w:rPr>
          <w:rFonts w:ascii="Arial" w:hAnsi="Arial" w:cs="Arial"/>
        </w:rPr>
      </w:pPr>
    </w:p>
    <w:p w14:paraId="39873BC8"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140D283F" w14:textId="77777777" w:rsidR="002A7EB0" w:rsidRPr="005771A2" w:rsidRDefault="002A7EB0" w:rsidP="002A7EB0">
      <w:pPr>
        <w:jc w:val="both"/>
        <w:rPr>
          <w:rFonts w:ascii="Arial" w:hAnsi="Arial" w:cs="Arial"/>
        </w:rPr>
      </w:pPr>
    </w:p>
    <w:p w14:paraId="57CDC264" w14:textId="77777777" w:rsidR="002A7EB0" w:rsidRPr="005771A2" w:rsidRDefault="002A7EB0" w:rsidP="002A7EB0">
      <w:pPr>
        <w:ind w:left="567" w:hanging="567"/>
        <w:jc w:val="both"/>
        <w:rPr>
          <w:rFonts w:ascii="Arial" w:hAnsi="Arial" w:cs="Arial"/>
        </w:rPr>
      </w:pPr>
      <w:r w:rsidRPr="005771A2">
        <w:rPr>
          <w:rFonts w:ascii="Arial" w:hAnsi="Arial" w:cs="Arial"/>
        </w:rPr>
        <w:t>A81.</w:t>
      </w:r>
      <w:r w:rsidRPr="005771A2">
        <w:rPr>
          <w:rFonts w:ascii="Arial" w:hAnsi="Arial" w:cs="Arial"/>
        </w:rPr>
        <w:tab/>
        <w:t>Além de considerar as medidas relevantes usadas por entidade do setor público para avaliar o desempenho financeiro da entidade, os auditores das entidades do setor público também podem considerar informações não financeiras, como o alcance de resultados de benefícios públicos (por exemplo, número de pessoas assistidas por programa específico).</w:t>
      </w:r>
    </w:p>
    <w:p w14:paraId="0BA75770" w14:textId="77777777" w:rsidR="002A7EB0" w:rsidRPr="005771A2" w:rsidRDefault="002A7EB0" w:rsidP="002A7EB0">
      <w:pPr>
        <w:jc w:val="both"/>
        <w:rPr>
          <w:rFonts w:ascii="Arial" w:hAnsi="Arial" w:cs="Arial"/>
        </w:rPr>
      </w:pPr>
    </w:p>
    <w:p w14:paraId="2DD226C0" w14:textId="77777777" w:rsidR="002A7EB0" w:rsidRPr="005771A2" w:rsidRDefault="002A7EB0" w:rsidP="002A7EB0">
      <w:pPr>
        <w:jc w:val="both"/>
        <w:rPr>
          <w:rFonts w:ascii="Arial" w:hAnsi="Arial" w:cs="Arial"/>
        </w:rPr>
      </w:pPr>
      <w:r w:rsidRPr="005771A2">
        <w:rPr>
          <w:rFonts w:ascii="Arial" w:hAnsi="Arial" w:cs="Arial"/>
        </w:rPr>
        <w:t>Estrutura de relatório financeiro aplicável (ver item 19(b))</w:t>
      </w:r>
    </w:p>
    <w:p w14:paraId="72255D07" w14:textId="77777777" w:rsidR="002A7EB0" w:rsidRPr="005771A2" w:rsidRDefault="002A7EB0" w:rsidP="002A7EB0">
      <w:pPr>
        <w:jc w:val="both"/>
        <w:rPr>
          <w:rFonts w:ascii="Arial" w:hAnsi="Arial" w:cs="Arial"/>
        </w:rPr>
      </w:pPr>
    </w:p>
    <w:p w14:paraId="1E6EC81C" w14:textId="77777777" w:rsidR="002A7EB0" w:rsidRPr="005771A2" w:rsidRDefault="002A7EB0" w:rsidP="002A7EB0">
      <w:pPr>
        <w:jc w:val="both"/>
        <w:rPr>
          <w:rFonts w:ascii="Arial" w:hAnsi="Arial" w:cs="Arial"/>
        </w:rPr>
      </w:pPr>
      <w:r w:rsidRPr="005771A2">
        <w:rPr>
          <w:rFonts w:ascii="Arial" w:hAnsi="Arial" w:cs="Arial"/>
        </w:rPr>
        <w:t>Entendimento da estrutura de relatório financeiro aplicável e das políticas contábeis da entidade</w:t>
      </w:r>
    </w:p>
    <w:p w14:paraId="1AFFA9AC" w14:textId="77777777" w:rsidR="002A7EB0" w:rsidRPr="005771A2" w:rsidRDefault="002A7EB0" w:rsidP="002A7EB0">
      <w:pPr>
        <w:jc w:val="both"/>
        <w:rPr>
          <w:rFonts w:ascii="Arial" w:hAnsi="Arial" w:cs="Arial"/>
        </w:rPr>
      </w:pPr>
    </w:p>
    <w:p w14:paraId="5D1CFA9B"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A82. </w:t>
      </w:r>
      <w:r w:rsidRPr="005771A2">
        <w:rPr>
          <w:rFonts w:ascii="Arial" w:hAnsi="Arial" w:cs="Arial"/>
        </w:rPr>
        <w:tab/>
        <w:t>Assuntos que o auditor pode considerar ao obter entendimento da estrutura de relatório financeiro aplicável da entidade e de como ela se aplica no contexto da natureza e das circunstâncias da entidade e de seu ambiente incluem:</w:t>
      </w:r>
    </w:p>
    <w:p w14:paraId="3BC70552"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as práticas de relatório financeiro da entidade em termos da estrutura de relatório financeiro aplicável, tais como:</w:t>
      </w:r>
    </w:p>
    <w:p w14:paraId="5D23DBAD"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princípios contábeis e práticas específicas do setor de atividade, inclusive para classes de transações, saldos contábeis e divulgações relacionadas específicas do setor de atividade nas demonstrações contábeis (por exemplo, no caso de bancos, empréstimos e investimentos e, no caso da indústria farmacêutica, pesquisa e desenvolvimento); </w:t>
      </w:r>
    </w:p>
    <w:p w14:paraId="43AF613A"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reconhecimento de receita; </w:t>
      </w:r>
    </w:p>
    <w:p w14:paraId="3A31BEB2"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contabilização de instrumentos financeiros, incluindo perdas de crédito relacionadas; </w:t>
      </w:r>
    </w:p>
    <w:p w14:paraId="216D773A"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ativos, passivos e transações em moeda estrangeira; </w:t>
      </w:r>
    </w:p>
    <w:p w14:paraId="7F83A743"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contabilização de transações não usuais ou complexas, inclusive aquelas em áreas controversas ou emergentes (por exemplo, contabilização para criptomoedas); </w:t>
      </w:r>
    </w:p>
    <w:p w14:paraId="78B4A235"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o entendimento da seleção e da aplicação de políticas contábeis pela entidade, incluindo quaisquer mudanças nas mesmas e as razões das mudanças, pode abranger assuntos como:</w:t>
      </w:r>
    </w:p>
    <w:p w14:paraId="44BFC89C"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os métodos que a entidade usa para reconhecer, mensurar, apresentar e divulgar transações significativas e não usuais; </w:t>
      </w:r>
    </w:p>
    <w:p w14:paraId="0C7FDE2B"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o efeito de políticas contábeis significativas em áreas controversas ou emergentes para as quais não há orientação abalizada ou consenso; </w:t>
      </w:r>
    </w:p>
    <w:p w14:paraId="207AD4C4"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mudanças no ambiente, tais como mudanças na estrutura de relatório financeiro aplicável ou reformas tributárias que podem necessitar de mudança nas políticas contábeis da entidade; </w:t>
      </w:r>
    </w:p>
    <w:p w14:paraId="23411F13" w14:textId="77777777" w:rsidR="002A7EB0" w:rsidRPr="005771A2" w:rsidRDefault="002A7EB0">
      <w:pPr>
        <w:numPr>
          <w:ilvl w:val="0"/>
          <w:numId w:val="148"/>
        </w:numPr>
        <w:spacing w:after="0" w:line="240" w:lineRule="auto"/>
        <w:ind w:left="1134" w:hanging="283"/>
        <w:jc w:val="both"/>
        <w:rPr>
          <w:rFonts w:ascii="Arial" w:hAnsi="Arial" w:cs="Arial"/>
        </w:rPr>
      </w:pPr>
      <w:r w:rsidRPr="005771A2">
        <w:rPr>
          <w:rFonts w:ascii="Arial" w:hAnsi="Arial" w:cs="Arial"/>
        </w:rPr>
        <w:t xml:space="preserve">normas de relatório financeiro e leis e regulamentos que são novos para a entidade e quando e como a entidade deve adotar ou cumprir esses requisitos. </w:t>
      </w:r>
    </w:p>
    <w:p w14:paraId="1451D467" w14:textId="77777777" w:rsidR="002A7EB0" w:rsidRPr="005771A2" w:rsidRDefault="002A7EB0" w:rsidP="002A7EB0">
      <w:pPr>
        <w:jc w:val="both"/>
        <w:rPr>
          <w:rFonts w:ascii="Arial" w:hAnsi="Arial" w:cs="Arial"/>
        </w:rPr>
      </w:pPr>
    </w:p>
    <w:p w14:paraId="224E253F"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A83. </w:t>
      </w:r>
      <w:r w:rsidRPr="005771A2">
        <w:rPr>
          <w:rFonts w:ascii="Arial" w:hAnsi="Arial" w:cs="Arial"/>
        </w:rPr>
        <w:tab/>
        <w:t xml:space="preserve">A obtenção de entendimento da entidade e do seu ambiente pode auxiliar o auditor a considerar quando mudanças nos relatórios financeiros da entidade (por exemplo, em relação a períodos anteriores) podem ser esperadas. </w:t>
      </w:r>
    </w:p>
    <w:p w14:paraId="2AF7B3B6" w14:textId="77777777" w:rsidR="002A7EB0" w:rsidRPr="005771A2" w:rsidRDefault="002A7EB0" w:rsidP="002A7EB0">
      <w:pPr>
        <w:jc w:val="both"/>
        <w:rPr>
          <w:rFonts w:ascii="Arial" w:hAnsi="Arial" w:cs="Arial"/>
        </w:rPr>
      </w:pPr>
    </w:p>
    <w:p w14:paraId="7BB60E14"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1247019D" w14:textId="77777777" w:rsidR="002A7EB0" w:rsidRPr="005771A2" w:rsidRDefault="002A7EB0" w:rsidP="002A7EB0">
      <w:pPr>
        <w:ind w:left="567"/>
        <w:jc w:val="both"/>
        <w:rPr>
          <w:rFonts w:ascii="Arial" w:hAnsi="Arial" w:cs="Arial"/>
        </w:rPr>
      </w:pPr>
      <w:r w:rsidRPr="005771A2">
        <w:rPr>
          <w:rFonts w:ascii="Arial" w:hAnsi="Arial" w:cs="Arial"/>
        </w:rPr>
        <w:t>Se a entidade teve uma combinação de negócios significativa no período, o auditor provavelmente esperaria mudanças nas classes de transações, saldos contábeis e divulgações associadas com essa combinação de negócios. Alternativamente, se não houve mudanças significativas na estrutura de relatório financeiro durante o período, o entendimento do auditor pode ajudar a confirmar que o entendimento obtido no período anterior ainda é aplicável.</w:t>
      </w:r>
    </w:p>
    <w:p w14:paraId="4915B0B0" w14:textId="77777777" w:rsidR="002A7EB0" w:rsidRPr="005771A2" w:rsidRDefault="002A7EB0" w:rsidP="002A7EB0">
      <w:pPr>
        <w:jc w:val="both"/>
        <w:rPr>
          <w:rFonts w:ascii="Arial" w:hAnsi="Arial" w:cs="Arial"/>
        </w:rPr>
      </w:pPr>
    </w:p>
    <w:p w14:paraId="602822CE" w14:textId="77777777" w:rsidR="002A7EB0" w:rsidRPr="005771A2" w:rsidRDefault="002A7EB0" w:rsidP="002A7EB0">
      <w:pPr>
        <w:jc w:val="both"/>
        <w:rPr>
          <w:rFonts w:ascii="Arial" w:hAnsi="Arial" w:cs="Arial"/>
          <w:bCs/>
        </w:rPr>
      </w:pPr>
      <w:r w:rsidRPr="005771A2">
        <w:rPr>
          <w:rFonts w:ascii="Arial" w:hAnsi="Arial" w:cs="Arial"/>
          <w:bCs/>
        </w:rPr>
        <w:t>Considerações específicas para entidades do setor público</w:t>
      </w:r>
    </w:p>
    <w:p w14:paraId="7ECC34FD" w14:textId="77777777" w:rsidR="002A7EB0" w:rsidRPr="005771A2" w:rsidRDefault="002A7EB0" w:rsidP="002A7EB0">
      <w:pPr>
        <w:jc w:val="both"/>
        <w:rPr>
          <w:rFonts w:ascii="Arial" w:hAnsi="Arial" w:cs="Arial"/>
        </w:rPr>
      </w:pPr>
    </w:p>
    <w:p w14:paraId="7B19CD49"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A84. </w:t>
      </w:r>
      <w:r w:rsidRPr="005771A2">
        <w:rPr>
          <w:rFonts w:ascii="Arial" w:hAnsi="Arial" w:cs="Arial"/>
        </w:rPr>
        <w:tab/>
        <w:t xml:space="preserve">A estrutura de relatório financeiro aplicável em entidade do setor público é determinada pelas estruturas legislativas e regulatórias relevantes para cada jurisdição ou área geográfica. Assuntos que podem ser considerados na aplicação pela entidade dos requisitos de relatório financeiro aplicáveis e no modo como se aplicam no contexto da natureza e das circunstâncias da entidade e do seu ambiente incluem se a entidade aplica o regime de competência ou regime de caixa de acordo com as Normas Internacionais de Contabilidade do Setor Público, ou regime misto. </w:t>
      </w:r>
    </w:p>
    <w:p w14:paraId="27E561A2" w14:textId="77777777" w:rsidR="002A7EB0" w:rsidRPr="005771A2" w:rsidRDefault="002A7EB0" w:rsidP="002A7EB0">
      <w:pPr>
        <w:jc w:val="both"/>
        <w:rPr>
          <w:rFonts w:ascii="Arial" w:hAnsi="Arial" w:cs="Arial"/>
        </w:rPr>
      </w:pPr>
    </w:p>
    <w:p w14:paraId="25DF3DEC" w14:textId="77777777" w:rsidR="002A7EB0" w:rsidRPr="005771A2" w:rsidRDefault="002A7EB0" w:rsidP="002A7EB0">
      <w:pPr>
        <w:jc w:val="both"/>
        <w:rPr>
          <w:rFonts w:ascii="Arial" w:hAnsi="Arial" w:cs="Arial"/>
        </w:rPr>
      </w:pPr>
      <w:r w:rsidRPr="005771A2">
        <w:rPr>
          <w:rFonts w:ascii="Arial" w:hAnsi="Arial" w:cs="Arial"/>
        </w:rPr>
        <w:t>Como os fatores de risco afetam a suscetibilidade da afirmação à distorção (ver item 19(c))</w:t>
      </w:r>
    </w:p>
    <w:p w14:paraId="005757D0" w14:textId="77777777" w:rsidR="002A7EB0" w:rsidRPr="005771A2" w:rsidRDefault="002A7EB0" w:rsidP="002A7EB0">
      <w:pPr>
        <w:jc w:val="both"/>
        <w:rPr>
          <w:rFonts w:ascii="Arial" w:hAnsi="Arial" w:cs="Arial"/>
        </w:rPr>
      </w:pPr>
    </w:p>
    <w:p w14:paraId="31D06835" w14:textId="77777777" w:rsidR="002A7EB0" w:rsidRPr="005771A2" w:rsidRDefault="002A7EB0" w:rsidP="002A7EB0">
      <w:pPr>
        <w:jc w:val="both"/>
        <w:rPr>
          <w:rFonts w:ascii="Arial" w:hAnsi="Arial" w:cs="Arial"/>
        </w:rPr>
      </w:pPr>
      <w:r w:rsidRPr="005771A2">
        <w:rPr>
          <w:rFonts w:ascii="Arial" w:hAnsi="Arial" w:cs="Arial"/>
        </w:rPr>
        <w:t xml:space="preserve">O Apêndice 2 fornece exemplos de eventos e condições que podem gerar riscos de distorção relevante, categorizados por fator de risco inerente. </w:t>
      </w:r>
    </w:p>
    <w:p w14:paraId="233A8216" w14:textId="77777777" w:rsidR="002A7EB0" w:rsidRPr="005771A2" w:rsidRDefault="002A7EB0" w:rsidP="002A7EB0">
      <w:pPr>
        <w:jc w:val="both"/>
        <w:rPr>
          <w:rFonts w:ascii="Arial" w:hAnsi="Arial" w:cs="Arial"/>
        </w:rPr>
      </w:pPr>
    </w:p>
    <w:p w14:paraId="169D5D23" w14:textId="77777777" w:rsidR="002A7EB0" w:rsidRPr="005771A2" w:rsidRDefault="002A7EB0" w:rsidP="002A7EB0">
      <w:pPr>
        <w:jc w:val="both"/>
        <w:rPr>
          <w:rFonts w:ascii="Arial" w:hAnsi="Arial" w:cs="Arial"/>
        </w:rPr>
      </w:pPr>
      <w:r w:rsidRPr="005771A2">
        <w:rPr>
          <w:rFonts w:ascii="Arial" w:hAnsi="Arial" w:cs="Arial"/>
        </w:rPr>
        <w:t>Por que o auditor entende os fatores de risco inerentes ao entender a entidade e seu ambiente e a estrutura de relatório financeiro aplicável</w:t>
      </w:r>
    </w:p>
    <w:p w14:paraId="2E0AC4B5" w14:textId="77777777" w:rsidR="002A7EB0" w:rsidRPr="005771A2" w:rsidRDefault="002A7EB0" w:rsidP="002A7EB0">
      <w:pPr>
        <w:jc w:val="both"/>
        <w:rPr>
          <w:rFonts w:ascii="Arial" w:hAnsi="Arial" w:cs="Arial"/>
        </w:rPr>
      </w:pPr>
    </w:p>
    <w:p w14:paraId="6E29280C"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A85. </w:t>
      </w:r>
      <w:r w:rsidRPr="005771A2">
        <w:rPr>
          <w:rFonts w:ascii="Arial" w:hAnsi="Arial" w:cs="Arial"/>
        </w:rPr>
        <w:tab/>
        <w:t xml:space="preserve">O entendimento da entidade e do seu ambiente e da estrutura de relatório financeiro aplicável auxilia o auditor a identificar eventos ou condições cujas características podem afetar a suscetibilidade de afirmações sobre classes de transações, saldos contábeis ou divulgações à distorção. Essas características são fatores de risco inerentes. Os fatores de risco inerentes podem afetar a suscetibilidade de afirmações à distorção influenciando a probabilidade de ocorrência de distorção ou a magnitude da distorção caso ocorra. O entendimento de como os fatores de risco inerentes afetam a suscetibilidade de afirmações à distorção pode auxiliar o auditor no entendimento preliminar da probabilidade ou magnitude de distorções, o que o auxilia a identificar os riscos de distorção relevante no nível da afirmação, de acordo com o item 28(b). O entendimento do grau em que os fatores de risco inerentes afetam a suscetibilidade de afirmações à distorção também auxilia o auditor na avaliação da probabilidade e da magnitude de possíveis distorções ao avaliar o risco inerente, de acordo com o item 31(a). Consequentemente, o entendimento dos fatores de risco inerentes também pode auxiliar o auditor no planejamento e na realização de procedimentos adicionais de auditoria de acordo com a NBC TA 330. </w:t>
      </w:r>
    </w:p>
    <w:p w14:paraId="3BF23B76" w14:textId="77777777" w:rsidR="002A7EB0" w:rsidRPr="005771A2" w:rsidRDefault="002A7EB0" w:rsidP="002A7EB0">
      <w:pPr>
        <w:jc w:val="both"/>
        <w:rPr>
          <w:rFonts w:ascii="Arial" w:hAnsi="Arial" w:cs="Arial"/>
        </w:rPr>
      </w:pPr>
    </w:p>
    <w:p w14:paraId="56DFF54F"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A86. </w:t>
      </w:r>
      <w:r w:rsidRPr="005771A2">
        <w:rPr>
          <w:rFonts w:ascii="Arial" w:hAnsi="Arial" w:cs="Arial"/>
        </w:rPr>
        <w:tab/>
        <w:t xml:space="preserve">A identificação pelo auditor dos riscos de distorção relevante no nível da afirmação e a avaliação do risco inerente também podem ser influenciadas pela evidência de auditoria obtida por ele na realização de outros procedimentos de avaliação de risco, de procedimentos adicionais de auditoria ou no cumprimento de outros requisitos das normas de auditoria (ver itens A95, A103, A111, A121, A124 e A151). </w:t>
      </w:r>
    </w:p>
    <w:p w14:paraId="68D2B090" w14:textId="77777777" w:rsidR="002A7EB0" w:rsidRPr="005771A2" w:rsidRDefault="002A7EB0" w:rsidP="002A7EB0">
      <w:pPr>
        <w:jc w:val="both"/>
        <w:rPr>
          <w:rFonts w:ascii="Arial" w:hAnsi="Arial" w:cs="Arial"/>
        </w:rPr>
      </w:pPr>
    </w:p>
    <w:p w14:paraId="75CC6E7C" w14:textId="77777777" w:rsidR="002A7EB0" w:rsidRPr="005771A2" w:rsidRDefault="002A7EB0" w:rsidP="002A7EB0">
      <w:pPr>
        <w:jc w:val="both"/>
        <w:rPr>
          <w:rFonts w:ascii="Arial" w:hAnsi="Arial" w:cs="Arial"/>
        </w:rPr>
      </w:pPr>
      <w:r w:rsidRPr="005771A2">
        <w:rPr>
          <w:rFonts w:ascii="Arial" w:hAnsi="Arial" w:cs="Arial"/>
        </w:rPr>
        <w:t>Efeito dos fatores de risco inerentes sobre uma classe de transações, saldo contábil ou divulgação</w:t>
      </w:r>
    </w:p>
    <w:p w14:paraId="3EB773A6" w14:textId="77777777" w:rsidR="002A7EB0" w:rsidRPr="005771A2" w:rsidRDefault="002A7EB0" w:rsidP="002A7EB0">
      <w:pPr>
        <w:jc w:val="both"/>
        <w:rPr>
          <w:rFonts w:ascii="Arial" w:hAnsi="Arial" w:cs="Arial"/>
        </w:rPr>
      </w:pPr>
    </w:p>
    <w:p w14:paraId="1EDC70A9"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A87. </w:t>
      </w:r>
      <w:r w:rsidRPr="005771A2">
        <w:rPr>
          <w:rFonts w:ascii="Arial" w:hAnsi="Arial" w:cs="Arial"/>
        </w:rPr>
        <w:tab/>
        <w:t xml:space="preserve">A extensão da suscetibilidade de uma classe de transações, saldo contábil ou divulgação à distorção decorrente de complexidade ou subjetividade está muitas vezes estreitamente relacionada com a extensão em que ela está sujeita à mudança ou à incerteza. </w:t>
      </w:r>
    </w:p>
    <w:p w14:paraId="09DAD692" w14:textId="77777777" w:rsidR="002A7EB0" w:rsidRPr="005771A2" w:rsidRDefault="002A7EB0" w:rsidP="002A7EB0">
      <w:pPr>
        <w:jc w:val="both"/>
        <w:rPr>
          <w:rFonts w:ascii="Arial" w:hAnsi="Arial" w:cs="Arial"/>
        </w:rPr>
      </w:pPr>
    </w:p>
    <w:p w14:paraId="2B6643FB"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0D4ABCB8" w14:textId="77777777" w:rsidR="002A7EB0" w:rsidRPr="005771A2" w:rsidRDefault="002A7EB0" w:rsidP="002A7EB0">
      <w:pPr>
        <w:ind w:left="567"/>
        <w:jc w:val="both"/>
        <w:rPr>
          <w:rFonts w:ascii="Arial" w:hAnsi="Arial" w:cs="Arial"/>
        </w:rPr>
      </w:pPr>
      <w:r w:rsidRPr="005771A2">
        <w:rPr>
          <w:rFonts w:ascii="Arial" w:hAnsi="Arial" w:cs="Arial"/>
        </w:rPr>
        <w:t xml:space="preserve">Se a entidade tem uma estimativa contábil baseada em premissas, cuja seleção está sujeita a julgamento significativo, é provável que a mensuração da estimativa contábil seja afetada tanto pela subjetividade quanto pela incerteza. </w:t>
      </w:r>
    </w:p>
    <w:p w14:paraId="07368BBB" w14:textId="77777777" w:rsidR="002A7EB0" w:rsidRPr="005771A2" w:rsidRDefault="002A7EB0" w:rsidP="002A7EB0">
      <w:pPr>
        <w:jc w:val="both"/>
        <w:rPr>
          <w:rFonts w:ascii="Arial" w:hAnsi="Arial" w:cs="Arial"/>
        </w:rPr>
      </w:pPr>
    </w:p>
    <w:p w14:paraId="529B30D7"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A88. </w:t>
      </w:r>
      <w:r w:rsidRPr="005771A2">
        <w:rPr>
          <w:rFonts w:ascii="Arial" w:hAnsi="Arial" w:cs="Arial"/>
        </w:rPr>
        <w:tab/>
        <w:t xml:space="preserve">Quanto maior a extensão em que uma classe de transações, saldo contábil ou divulgação é suscetível à distorção devido a complexidade ou subjetividade, maior a necessidade do auditor de aplicar ceticismo profissional. Além disso, quando uma classe de transações, saldo contábil ou divulgação é suscetível à distorção devido à complexidade, subjetividade, mudança ou incerteza, esses fatores de risco inerentes podem criar a oportunidade para o viés da administração, seja não intencional ou intencional, e afetar a suscetibilidade à distorção devido ao viés da administração. A identificação de riscos de distorção relevante pelo auditor, e a avaliação do risco inerente no nível da afirmação, também são afetadas pelas inter-relações entre os fatores de risco inerentes. </w:t>
      </w:r>
    </w:p>
    <w:p w14:paraId="26AD92E1" w14:textId="77777777" w:rsidR="002A7EB0" w:rsidRPr="005771A2" w:rsidRDefault="002A7EB0" w:rsidP="002A7EB0">
      <w:pPr>
        <w:jc w:val="both"/>
        <w:rPr>
          <w:rFonts w:ascii="Arial" w:hAnsi="Arial" w:cs="Arial"/>
        </w:rPr>
      </w:pPr>
    </w:p>
    <w:p w14:paraId="6BE8955B" w14:textId="77777777" w:rsidR="002A7EB0" w:rsidRPr="005771A2" w:rsidRDefault="002A7EB0" w:rsidP="002A7EB0">
      <w:pPr>
        <w:ind w:left="567" w:hanging="567"/>
        <w:jc w:val="both"/>
        <w:rPr>
          <w:rFonts w:ascii="Arial" w:hAnsi="Arial" w:cs="Arial"/>
        </w:rPr>
      </w:pPr>
      <w:r w:rsidRPr="005771A2">
        <w:rPr>
          <w:rFonts w:ascii="Arial" w:hAnsi="Arial" w:cs="Arial"/>
        </w:rPr>
        <w:t xml:space="preserve">A89. </w:t>
      </w:r>
      <w:r w:rsidRPr="005771A2">
        <w:rPr>
          <w:rFonts w:ascii="Arial" w:hAnsi="Arial" w:cs="Arial"/>
        </w:rPr>
        <w:tab/>
        <w:t xml:space="preserve">As condições e os eventos que podem afetar a suscetibilidade à distorção devido ao viés da administração podem afetar também a suscetibilidade à distorção decorrente de outros fatores de risco de fraude. Consequentemente, essas informações podem ser relevantes para utilização, de acordo com o item 25 da NBC TA 240, que requer que o auditor avalie se as informações obtidas de outros procedimentos de avaliação de risco e atividades relacionadas indicam a presença de um ou mais fatores de risco de fraude.  </w:t>
      </w:r>
    </w:p>
    <w:p w14:paraId="54B6B92C" w14:textId="77777777" w:rsidR="002A7EB0" w:rsidRPr="005771A2" w:rsidRDefault="002A7EB0" w:rsidP="002A7EB0">
      <w:pPr>
        <w:jc w:val="both"/>
        <w:rPr>
          <w:rFonts w:ascii="Arial" w:hAnsi="Arial" w:cs="Arial"/>
        </w:rPr>
      </w:pPr>
    </w:p>
    <w:p w14:paraId="00EAA33B" w14:textId="77777777" w:rsidR="002A7EB0" w:rsidRPr="005771A2" w:rsidRDefault="002A7EB0" w:rsidP="002A7EB0">
      <w:pPr>
        <w:jc w:val="both"/>
        <w:rPr>
          <w:rFonts w:ascii="Arial" w:hAnsi="Arial" w:cs="Arial"/>
        </w:rPr>
      </w:pPr>
      <w:r w:rsidRPr="005771A2">
        <w:rPr>
          <w:rFonts w:ascii="Arial" w:hAnsi="Arial" w:cs="Arial"/>
        </w:rPr>
        <w:t>Obtenção de entendimento do sistema de controles internos da entidade (ver itens de 21 a 27)</w:t>
      </w:r>
    </w:p>
    <w:p w14:paraId="4484C488" w14:textId="77777777" w:rsidR="002A7EB0" w:rsidRPr="005771A2" w:rsidRDefault="002A7EB0" w:rsidP="002A7EB0">
      <w:pPr>
        <w:jc w:val="both"/>
        <w:rPr>
          <w:rFonts w:ascii="Arial" w:hAnsi="Arial" w:cs="Arial"/>
        </w:rPr>
      </w:pPr>
    </w:p>
    <w:p w14:paraId="347474CB" w14:textId="77777777" w:rsidR="002A7EB0" w:rsidRPr="005771A2" w:rsidRDefault="002A7EB0" w:rsidP="002A7EB0">
      <w:pPr>
        <w:ind w:left="567"/>
        <w:jc w:val="both"/>
        <w:rPr>
          <w:rFonts w:ascii="Arial" w:hAnsi="Arial" w:cs="Arial"/>
        </w:rPr>
      </w:pPr>
      <w:r w:rsidRPr="005771A2">
        <w:rPr>
          <w:rFonts w:ascii="Arial" w:hAnsi="Arial" w:cs="Arial"/>
        </w:rPr>
        <w:t xml:space="preserve">O Apêndice 3 descreve mais detalhadamente a natureza do sistema de controles internos da entidade e as limitações inerentes dos controles internos, respectivamente. O Apêndice 3 fornece, também, explicações adicionais sobre os componentes do sistema de controles internos para fins das normas de auditoria. </w:t>
      </w:r>
    </w:p>
    <w:p w14:paraId="72B15773" w14:textId="77777777" w:rsidR="002A7EB0" w:rsidRPr="005771A2" w:rsidRDefault="002A7EB0" w:rsidP="002A7EB0">
      <w:pPr>
        <w:jc w:val="both"/>
        <w:rPr>
          <w:rFonts w:ascii="Arial" w:hAnsi="Arial" w:cs="Arial"/>
        </w:rPr>
      </w:pPr>
    </w:p>
    <w:p w14:paraId="1874D077"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A90. </w:t>
      </w:r>
      <w:r w:rsidRPr="005771A2">
        <w:rPr>
          <w:rFonts w:ascii="Arial" w:hAnsi="Arial" w:cs="Arial"/>
        </w:rPr>
        <w:tab/>
        <w:t xml:space="preserve">O entendimento do sistema de controles internos da entidade pelo auditor é obtido por meio de procedimentos de avaliação de risco realizados para entender e avaliar cada um dos componentes do sistema de controles internos, conforme definidos nos itens de 21 a 27. </w:t>
      </w:r>
    </w:p>
    <w:p w14:paraId="546E181B" w14:textId="77777777" w:rsidR="002A7EB0" w:rsidRPr="005771A2" w:rsidRDefault="002A7EB0" w:rsidP="002A7EB0">
      <w:pPr>
        <w:jc w:val="both"/>
        <w:rPr>
          <w:rFonts w:ascii="Arial" w:hAnsi="Arial" w:cs="Arial"/>
        </w:rPr>
      </w:pPr>
    </w:p>
    <w:p w14:paraId="1E9FAA76" w14:textId="77777777" w:rsidR="002A7EB0" w:rsidRPr="005771A2" w:rsidRDefault="002A7EB0" w:rsidP="002A7EB0">
      <w:pPr>
        <w:ind w:left="567" w:hanging="567"/>
        <w:jc w:val="both"/>
        <w:rPr>
          <w:rFonts w:ascii="Arial" w:hAnsi="Arial" w:cs="Arial"/>
        </w:rPr>
      </w:pPr>
      <w:r w:rsidRPr="005771A2">
        <w:rPr>
          <w:rFonts w:ascii="Arial" w:hAnsi="Arial" w:cs="Arial"/>
        </w:rPr>
        <w:t>A91.</w:t>
      </w:r>
      <w:r w:rsidRPr="005771A2">
        <w:rPr>
          <w:rFonts w:ascii="Arial" w:hAnsi="Arial" w:cs="Arial"/>
        </w:rPr>
        <w:tab/>
        <w:t xml:space="preserve">Os componentes do sistema de controles internos da entidade para fins desta Norma podem não refletir, necessariamente, o modo como a entidade planeja, implementa e mantém seu sistema de controles internos ou como ela pode classificar um componente específico. As entidades podem usar diferentes terminologias ou estruturas para descrever os diversos aspectos do sistema de controles internos. Para fins de uma auditoria, os auditores também podem usar diferentes terminologias ou estruturas desde que todos os componentes descritos nesta Norma sejam abordados. </w:t>
      </w:r>
    </w:p>
    <w:p w14:paraId="6E5B44DC" w14:textId="77777777" w:rsidR="002A7EB0" w:rsidRPr="005771A2" w:rsidRDefault="002A7EB0" w:rsidP="002A7EB0">
      <w:pPr>
        <w:jc w:val="both"/>
        <w:rPr>
          <w:rFonts w:ascii="Arial" w:hAnsi="Arial" w:cs="Arial"/>
        </w:rPr>
      </w:pPr>
    </w:p>
    <w:p w14:paraId="3E6D9D83" w14:textId="77777777" w:rsidR="002A7EB0" w:rsidRPr="005771A2" w:rsidRDefault="002A7EB0" w:rsidP="002A7EB0">
      <w:pPr>
        <w:jc w:val="both"/>
        <w:rPr>
          <w:rFonts w:ascii="Arial" w:hAnsi="Arial" w:cs="Arial"/>
        </w:rPr>
      </w:pPr>
      <w:r w:rsidRPr="005771A2">
        <w:rPr>
          <w:rFonts w:ascii="Arial" w:hAnsi="Arial" w:cs="Arial"/>
        </w:rPr>
        <w:t>Escalabilidade</w:t>
      </w:r>
    </w:p>
    <w:p w14:paraId="0E409285" w14:textId="77777777" w:rsidR="002A7EB0" w:rsidRPr="005771A2" w:rsidRDefault="002A7EB0" w:rsidP="002A7EB0">
      <w:pPr>
        <w:jc w:val="both"/>
        <w:rPr>
          <w:rFonts w:ascii="Arial" w:hAnsi="Arial" w:cs="Arial"/>
        </w:rPr>
      </w:pPr>
    </w:p>
    <w:p w14:paraId="5E41A951"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A92. </w:t>
      </w:r>
      <w:r w:rsidRPr="005771A2">
        <w:rPr>
          <w:rFonts w:ascii="Arial" w:hAnsi="Arial" w:cs="Arial"/>
        </w:rPr>
        <w:tab/>
        <w:t>O modo como o sistema de controles internos da entidade é planejado, implementado e mantido varia com o porte e a complexidade da entidade. Por exemplo, entidades menos complexas podem usar controles menos estruturados ou mais simples (isto é, políticas e procedimentos) para alcançarem seus objetivos.</w:t>
      </w:r>
    </w:p>
    <w:p w14:paraId="180980B0" w14:textId="77777777" w:rsidR="002A7EB0" w:rsidRPr="005771A2" w:rsidRDefault="002A7EB0" w:rsidP="002A7EB0">
      <w:pPr>
        <w:jc w:val="both"/>
        <w:rPr>
          <w:rFonts w:ascii="Arial" w:hAnsi="Arial" w:cs="Arial"/>
        </w:rPr>
      </w:pPr>
    </w:p>
    <w:p w14:paraId="3F9AA7DE"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2B26D7E0" w14:textId="77777777" w:rsidR="002A7EB0" w:rsidRPr="005771A2" w:rsidRDefault="002A7EB0" w:rsidP="002A7EB0">
      <w:pPr>
        <w:jc w:val="both"/>
        <w:rPr>
          <w:rFonts w:ascii="Arial" w:hAnsi="Arial" w:cs="Arial"/>
        </w:rPr>
      </w:pPr>
    </w:p>
    <w:p w14:paraId="0C347941"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A93. </w:t>
      </w:r>
      <w:r w:rsidRPr="005771A2">
        <w:rPr>
          <w:rFonts w:ascii="Arial" w:hAnsi="Arial" w:cs="Arial"/>
        </w:rPr>
        <w:tab/>
        <w:t xml:space="preserve">Auditores do setor público muitas vezes têm responsabilidades adicionais no que se refere ao controle interno, por exemplo, emitir relatório sobre o cumprimento de código de prática estabelecido ou sobre gastos </w:t>
      </w:r>
      <w:r w:rsidRPr="005771A2">
        <w:rPr>
          <w:rFonts w:ascii="Arial" w:hAnsi="Arial" w:cs="Arial"/>
          <w:i/>
          <w:iCs/>
        </w:rPr>
        <w:t>versus</w:t>
      </w:r>
      <w:r w:rsidRPr="005771A2">
        <w:rPr>
          <w:rFonts w:ascii="Arial" w:hAnsi="Arial" w:cs="Arial"/>
        </w:rPr>
        <w:t xml:space="preserve"> orçamento. Auditores do setor público também podem ter responsabilidade de emitir relatório sobre conformidade com leis, regulamentos ou outras normas. Como resultado, suas considerações sobre o sistema de controles internos podem ser mais abrangentes e detalhadas. </w:t>
      </w:r>
    </w:p>
    <w:p w14:paraId="541C7406" w14:textId="77777777" w:rsidR="002A7EB0" w:rsidRPr="005771A2" w:rsidRDefault="002A7EB0" w:rsidP="002A7EB0">
      <w:pPr>
        <w:jc w:val="both"/>
        <w:rPr>
          <w:rFonts w:ascii="Arial" w:hAnsi="Arial" w:cs="Arial"/>
        </w:rPr>
      </w:pPr>
    </w:p>
    <w:p w14:paraId="629BF9F9" w14:textId="77777777" w:rsidR="002A7EB0" w:rsidRPr="005771A2" w:rsidRDefault="002A7EB0" w:rsidP="002A7EB0">
      <w:pPr>
        <w:jc w:val="both"/>
        <w:rPr>
          <w:rFonts w:ascii="Arial" w:hAnsi="Arial" w:cs="Arial"/>
        </w:rPr>
      </w:pPr>
      <w:r w:rsidRPr="005771A2">
        <w:rPr>
          <w:rFonts w:ascii="Arial" w:hAnsi="Arial" w:cs="Arial"/>
        </w:rPr>
        <w:t>Tecnologia da informação nos componentes do sistema de controles internos da entidade</w:t>
      </w:r>
    </w:p>
    <w:p w14:paraId="14D19F99" w14:textId="77777777" w:rsidR="002A7EB0" w:rsidRPr="005771A2" w:rsidRDefault="002A7EB0" w:rsidP="002A7EB0">
      <w:pPr>
        <w:jc w:val="both"/>
        <w:rPr>
          <w:rFonts w:ascii="Arial" w:hAnsi="Arial" w:cs="Arial"/>
        </w:rPr>
      </w:pPr>
    </w:p>
    <w:p w14:paraId="48E477C4" w14:textId="77777777" w:rsidR="002A7EB0" w:rsidRPr="005771A2" w:rsidRDefault="002A7EB0" w:rsidP="002A7EB0">
      <w:pPr>
        <w:jc w:val="both"/>
        <w:rPr>
          <w:rFonts w:ascii="Arial" w:hAnsi="Arial" w:cs="Arial"/>
        </w:rPr>
      </w:pPr>
      <w:r w:rsidRPr="005771A2">
        <w:rPr>
          <w:rFonts w:ascii="Arial" w:hAnsi="Arial" w:cs="Arial"/>
        </w:rPr>
        <w:t>O Apêndice 5 fornece mais orientações sobre a compreensão do uso de TI pela entidade nos componentes do sistema de controle interno</w:t>
      </w:r>
    </w:p>
    <w:p w14:paraId="7FD3631B" w14:textId="77777777" w:rsidR="002A7EB0" w:rsidRPr="005771A2" w:rsidRDefault="002A7EB0" w:rsidP="002A7EB0">
      <w:pPr>
        <w:jc w:val="both"/>
        <w:rPr>
          <w:rFonts w:ascii="Arial" w:hAnsi="Arial" w:cs="Arial"/>
        </w:rPr>
      </w:pPr>
    </w:p>
    <w:p w14:paraId="6B8DF8E5"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A94. </w:t>
      </w:r>
      <w:r w:rsidRPr="005771A2">
        <w:rPr>
          <w:rFonts w:ascii="Arial" w:hAnsi="Arial" w:cs="Arial"/>
        </w:rPr>
        <w:tab/>
        <w:t xml:space="preserve">O objetivo geral e o alcance da auditoria não diferem se a entidade opera em um ambiente principalmente manual, completamente automatizado ou que envolve a combinação de elementos manuais e automatizados (isto é, controles manuais e automatizados e outros recursos usados no sistema de controles internos da entidade). </w:t>
      </w:r>
    </w:p>
    <w:p w14:paraId="40924D39" w14:textId="77777777" w:rsidR="002A7EB0" w:rsidRPr="005771A2" w:rsidRDefault="002A7EB0" w:rsidP="002A7EB0">
      <w:pPr>
        <w:jc w:val="both"/>
        <w:rPr>
          <w:rFonts w:ascii="Arial" w:hAnsi="Arial" w:cs="Arial"/>
        </w:rPr>
      </w:pPr>
    </w:p>
    <w:p w14:paraId="47A94A11" w14:textId="77777777" w:rsidR="002A7EB0" w:rsidRPr="005771A2" w:rsidRDefault="002A7EB0" w:rsidP="002A7EB0">
      <w:pPr>
        <w:jc w:val="both"/>
        <w:rPr>
          <w:rFonts w:ascii="Arial" w:hAnsi="Arial" w:cs="Arial"/>
        </w:rPr>
      </w:pPr>
      <w:r w:rsidRPr="005771A2">
        <w:rPr>
          <w:rFonts w:ascii="Arial" w:hAnsi="Arial" w:cs="Arial"/>
        </w:rPr>
        <w:t>Entendimento da natureza dos componentes do sistema de controles internos da entidade</w:t>
      </w:r>
    </w:p>
    <w:p w14:paraId="448B3728" w14:textId="77777777" w:rsidR="002A7EB0" w:rsidRPr="005771A2" w:rsidRDefault="002A7EB0" w:rsidP="002A7EB0">
      <w:pPr>
        <w:jc w:val="both"/>
        <w:rPr>
          <w:rFonts w:ascii="Arial" w:hAnsi="Arial" w:cs="Arial"/>
        </w:rPr>
      </w:pPr>
    </w:p>
    <w:p w14:paraId="2BCFD03A"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A95. </w:t>
      </w:r>
      <w:r w:rsidRPr="005771A2">
        <w:rPr>
          <w:rFonts w:ascii="Arial" w:hAnsi="Arial" w:cs="Arial"/>
        </w:rPr>
        <w:tab/>
        <w:t>Ao avaliar a efetividade do projeto dos controles e se eles foram implementados (ver itens de A175 a A181), o entendimento do auditor de cada um dos componentes do sistema de controles internos da entidade fornece entendimento preliminar sobre o modo como a entidade identifica os riscos do negócio e como responde aos mesmos. Esse entendimento também pode influenciar a identificação e a avaliação pelo auditor dos riscos de distorção relevante de diferentes maneiras (ver item A86). Isso auxilia o auditor no planejamento e na realização de procedimentos adicionais de auditoria, incluindo planos para testar a efetividade operacional dos controles. Por exemplo:</w:t>
      </w:r>
    </w:p>
    <w:p w14:paraId="5E73FA9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é mais provável que o entendimento do ambiente de controle da entidade pelo auditor, o processo de avaliação de riscos da entidade e o processo de monitoramento dos componentes de controle afetem a identificação e a avaliação dos riscos de distorção relevante no nível das demonstrações contábeis; </w:t>
      </w:r>
    </w:p>
    <w:p w14:paraId="2262460F"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é mais provável que o entendimento do sistema de informações e da comunicação da entidade pelo auditor, e o componente de atividades de controle da entidade afetem a identificação e a avaliação dos riscos de distorção relevante no nível da afirmação. </w:t>
      </w:r>
    </w:p>
    <w:p w14:paraId="2F266BF1" w14:textId="77777777" w:rsidR="002A7EB0" w:rsidRPr="005771A2" w:rsidRDefault="002A7EB0" w:rsidP="002A7EB0">
      <w:pPr>
        <w:jc w:val="both"/>
        <w:rPr>
          <w:rFonts w:ascii="Arial" w:hAnsi="Arial" w:cs="Arial"/>
        </w:rPr>
      </w:pPr>
    </w:p>
    <w:p w14:paraId="7007C2C2" w14:textId="77777777" w:rsidR="002A7EB0" w:rsidRPr="005771A2" w:rsidRDefault="002A7EB0" w:rsidP="002A7EB0">
      <w:pPr>
        <w:jc w:val="both"/>
        <w:rPr>
          <w:rFonts w:ascii="Arial" w:hAnsi="Arial" w:cs="Arial"/>
        </w:rPr>
      </w:pPr>
      <w:r w:rsidRPr="005771A2">
        <w:rPr>
          <w:rFonts w:ascii="Arial" w:hAnsi="Arial" w:cs="Arial"/>
        </w:rPr>
        <w:t>Ambiente de controle, processo de avaliação de riscos da entidade e processo de monitoramento do sistema de controles internos pela entidade (ver itens de 21 a 24)</w:t>
      </w:r>
    </w:p>
    <w:p w14:paraId="74C76DE1" w14:textId="77777777" w:rsidR="002A7EB0" w:rsidRPr="005771A2" w:rsidRDefault="002A7EB0" w:rsidP="002A7EB0">
      <w:pPr>
        <w:jc w:val="both"/>
        <w:rPr>
          <w:rFonts w:ascii="Arial" w:hAnsi="Arial" w:cs="Arial"/>
        </w:rPr>
      </w:pPr>
    </w:p>
    <w:p w14:paraId="21CF560A"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A96. </w:t>
      </w:r>
      <w:r w:rsidRPr="005771A2">
        <w:rPr>
          <w:rFonts w:ascii="Arial" w:hAnsi="Arial" w:cs="Arial"/>
        </w:rPr>
        <w:tab/>
        <w:t xml:space="preserve">Os controles no ambiente de controle, no processo de avaliação de riscos da entidade e no processo de monitoramento do sistema de controles internos pela entidade são basicamente controles indiretos (isto é, controles que não são suficientemente precisos para evitar, detectar ou corrigir distorções no nível da afirmação, mas que suportam outros controles e podem, portanto, ter efeito indireto sobre a probabilidade de distorção ser detectada ou evitada tempestivamente). Entretanto, alguns controles nesses componentes também podem ser controles diretos. </w:t>
      </w:r>
    </w:p>
    <w:p w14:paraId="2A247681" w14:textId="77777777" w:rsidR="002A7EB0" w:rsidRPr="005771A2" w:rsidRDefault="002A7EB0" w:rsidP="002A7EB0">
      <w:pPr>
        <w:jc w:val="both"/>
        <w:rPr>
          <w:rFonts w:ascii="Arial" w:hAnsi="Arial" w:cs="Arial"/>
        </w:rPr>
      </w:pPr>
    </w:p>
    <w:p w14:paraId="53E30788" w14:textId="77777777" w:rsidR="002A7EB0" w:rsidRPr="005771A2" w:rsidRDefault="002A7EB0" w:rsidP="002A7EB0">
      <w:pPr>
        <w:jc w:val="both"/>
        <w:rPr>
          <w:rFonts w:ascii="Arial" w:hAnsi="Arial" w:cs="Arial"/>
        </w:rPr>
      </w:pPr>
      <w:r w:rsidRPr="005771A2">
        <w:rPr>
          <w:rFonts w:ascii="Arial" w:hAnsi="Arial" w:cs="Arial"/>
        </w:rPr>
        <w:t>Por que o auditor deve entender o ambiente de controle, o processo de avaliação de riscos da entidade e o processo de monitoramento do sistema de controles internos da entidade</w:t>
      </w:r>
    </w:p>
    <w:p w14:paraId="47A4CFFC" w14:textId="77777777" w:rsidR="002A7EB0" w:rsidRPr="005771A2" w:rsidRDefault="002A7EB0" w:rsidP="002A7EB0">
      <w:pPr>
        <w:jc w:val="both"/>
        <w:rPr>
          <w:rFonts w:ascii="Arial" w:hAnsi="Arial" w:cs="Arial"/>
        </w:rPr>
      </w:pPr>
    </w:p>
    <w:p w14:paraId="18CBDFC0"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A97. </w:t>
      </w:r>
      <w:r w:rsidRPr="005771A2">
        <w:rPr>
          <w:rFonts w:ascii="Arial" w:hAnsi="Arial" w:cs="Arial"/>
        </w:rPr>
        <w:tab/>
        <w:t xml:space="preserve">O ambiente de controle fornece o fundamento geral para a operação dos outros componentes do sistema de controles internos. O ambiente de controle não evita, detecta ou corrige diretamente as distorções. Ele pode, contudo, influenciar a efetividade dos controles nos outros componentes do sistema de controles internos. Da mesma forma, o processo de avaliação de riscos da entidade e seu processo de monitoramento do sistema de controles internos são planejados para operarem de maneira a também suportarem todo o sistema de controles internos. </w:t>
      </w:r>
    </w:p>
    <w:p w14:paraId="60537D20" w14:textId="77777777" w:rsidR="002A7EB0" w:rsidRPr="005771A2" w:rsidRDefault="002A7EB0" w:rsidP="002A7EB0">
      <w:pPr>
        <w:jc w:val="both"/>
        <w:rPr>
          <w:rFonts w:ascii="Arial" w:hAnsi="Arial" w:cs="Arial"/>
        </w:rPr>
      </w:pPr>
    </w:p>
    <w:p w14:paraId="7DF40D30"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A98. </w:t>
      </w:r>
      <w:r w:rsidRPr="005771A2">
        <w:rPr>
          <w:rFonts w:ascii="Arial" w:hAnsi="Arial" w:cs="Arial"/>
        </w:rPr>
        <w:tab/>
        <w:t xml:space="preserve">Pelo fato de esses componentes serem fundamentais para o sistema de controles internos da entidade, qualquer deficiência na sua operação pode ter efeitos generalizados sobre a elaboração das demonstrações contábeis. Portanto, o entendimento e as avaliações desses componentes pelo auditor afetam a sua identificação e avaliação dos riscos de distorção relevante no nível das demonstrações contábeis e podem afetar, também, a identificação e avaliação de risco de distorção relevante no nível da afirmação. Riscos de distorção relevante no nível das demonstrações contábeis afetam o planejamento de respostas gerais pelo auditor, incluindo, conforme explicado na NBC TA 330, itens de A1 a A3, a uma influência na natureza, época e extensão dos seus procedimentos adicionais. </w:t>
      </w:r>
    </w:p>
    <w:p w14:paraId="16AADF1B" w14:textId="77777777" w:rsidR="002A7EB0" w:rsidRPr="005771A2" w:rsidRDefault="002A7EB0" w:rsidP="002A7EB0">
      <w:pPr>
        <w:jc w:val="both"/>
        <w:rPr>
          <w:rFonts w:ascii="Arial" w:hAnsi="Arial" w:cs="Arial"/>
        </w:rPr>
      </w:pPr>
    </w:p>
    <w:p w14:paraId="343DBB3E" w14:textId="77777777" w:rsidR="002A7EB0" w:rsidRPr="005771A2" w:rsidRDefault="002A7EB0" w:rsidP="002A7EB0">
      <w:pPr>
        <w:jc w:val="both"/>
        <w:rPr>
          <w:rFonts w:ascii="Arial" w:hAnsi="Arial" w:cs="Arial"/>
        </w:rPr>
      </w:pPr>
      <w:r w:rsidRPr="005771A2">
        <w:rPr>
          <w:rFonts w:ascii="Arial" w:hAnsi="Arial" w:cs="Arial"/>
        </w:rPr>
        <w:t xml:space="preserve">Obtenção de entendimento do ambiente de controle (ver item 21) </w:t>
      </w:r>
    </w:p>
    <w:p w14:paraId="3F450859" w14:textId="77777777" w:rsidR="002A7EB0" w:rsidRPr="005771A2" w:rsidRDefault="002A7EB0" w:rsidP="002A7EB0">
      <w:pPr>
        <w:jc w:val="both"/>
        <w:rPr>
          <w:rFonts w:ascii="Arial" w:hAnsi="Arial" w:cs="Arial"/>
        </w:rPr>
      </w:pPr>
    </w:p>
    <w:p w14:paraId="565E1B78" w14:textId="77777777" w:rsidR="002A7EB0" w:rsidRPr="005771A2" w:rsidRDefault="002A7EB0" w:rsidP="002A7EB0">
      <w:pPr>
        <w:jc w:val="both"/>
        <w:rPr>
          <w:rFonts w:ascii="Arial" w:hAnsi="Arial" w:cs="Arial"/>
        </w:rPr>
      </w:pPr>
      <w:r w:rsidRPr="005771A2">
        <w:rPr>
          <w:rFonts w:ascii="Arial" w:hAnsi="Arial" w:cs="Arial"/>
        </w:rPr>
        <w:t>Escalabilidade</w:t>
      </w:r>
    </w:p>
    <w:p w14:paraId="73509BF7" w14:textId="77777777" w:rsidR="002A7EB0" w:rsidRPr="005771A2" w:rsidRDefault="002A7EB0" w:rsidP="002A7EB0">
      <w:pPr>
        <w:jc w:val="both"/>
        <w:rPr>
          <w:rFonts w:ascii="Arial" w:hAnsi="Arial" w:cs="Arial"/>
        </w:rPr>
      </w:pPr>
    </w:p>
    <w:p w14:paraId="767C369B" w14:textId="77777777" w:rsidR="002A7EB0" w:rsidRPr="005771A2" w:rsidRDefault="002A7EB0" w:rsidP="002A7EB0">
      <w:pPr>
        <w:ind w:left="567" w:hanging="567"/>
        <w:jc w:val="both"/>
        <w:rPr>
          <w:rFonts w:ascii="Arial" w:hAnsi="Arial" w:cs="Arial"/>
        </w:rPr>
      </w:pPr>
      <w:r w:rsidRPr="005771A2">
        <w:rPr>
          <w:rFonts w:ascii="Arial" w:hAnsi="Arial" w:cs="Arial"/>
        </w:rPr>
        <w:t xml:space="preserve">A99. </w:t>
      </w:r>
      <w:r w:rsidRPr="005771A2">
        <w:rPr>
          <w:rFonts w:ascii="Arial" w:hAnsi="Arial" w:cs="Arial"/>
        </w:rPr>
        <w:tab/>
        <w:t xml:space="preserve">A natureza do ambiente de controle em entidade menos complexa tende a ser diferente do ambiente de controle em entidade mais complexa. Por exemplo, os responsáveis pela governança em entidades menos complexas podem não incluir membro independente ou externo, e a função de governança pode ser desempenhada diretamente pelo sócio-diretor onde não há outros proprietários. Consequentemente, algumas considerações sobre o ambiente de controle da entidade podem ser menos relevantes ou não ser aplicáveis. </w:t>
      </w:r>
    </w:p>
    <w:p w14:paraId="1647DD76" w14:textId="77777777" w:rsidR="002A7EB0" w:rsidRPr="005771A2" w:rsidRDefault="002A7EB0" w:rsidP="002A7EB0">
      <w:pPr>
        <w:jc w:val="both"/>
        <w:rPr>
          <w:rFonts w:ascii="Arial" w:hAnsi="Arial" w:cs="Arial"/>
        </w:rPr>
      </w:pPr>
    </w:p>
    <w:p w14:paraId="5E07A2CD"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A100. Adicionalmente, a evidência de auditoria para elementos do ambiente de controle em entidades menos complexas pode não estar disponível em forma documental, em particular quando a comunicação entre a administração e outros profissionais é informal, mas a evidência ainda pode ser adequadamente relevante e confiável nas circunstâncias. </w:t>
      </w:r>
    </w:p>
    <w:p w14:paraId="65FD6F62" w14:textId="77777777" w:rsidR="002A7EB0" w:rsidRPr="005771A2" w:rsidRDefault="002A7EB0" w:rsidP="002A7EB0">
      <w:pPr>
        <w:jc w:val="both"/>
        <w:rPr>
          <w:rFonts w:ascii="Arial" w:hAnsi="Arial" w:cs="Arial"/>
        </w:rPr>
      </w:pPr>
    </w:p>
    <w:p w14:paraId="46A6E56F" w14:textId="77777777" w:rsidR="002A7EB0" w:rsidRPr="005771A2" w:rsidRDefault="002A7EB0" w:rsidP="002A7EB0">
      <w:pPr>
        <w:ind w:left="567" w:firstLine="141"/>
        <w:jc w:val="both"/>
        <w:rPr>
          <w:rFonts w:ascii="Arial" w:hAnsi="Arial" w:cs="Arial"/>
          <w:b/>
          <w:bCs/>
        </w:rPr>
      </w:pPr>
      <w:r w:rsidRPr="005771A2">
        <w:rPr>
          <w:rFonts w:ascii="Arial" w:hAnsi="Arial" w:cs="Arial"/>
          <w:b/>
          <w:bCs/>
        </w:rPr>
        <w:t>Exemplos:</w:t>
      </w:r>
    </w:p>
    <w:p w14:paraId="0BBC9D3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estrutura organizacional em entidade menos complexa tende a ser mais simples e pode incluir pequeno número de empregados envolvidos em funções relacionadas com relatórios financeiros.</w:t>
      </w:r>
    </w:p>
    <w:p w14:paraId="5DE7B17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Se a função de governança é desempenhada diretamente pelo gerente-proprietário, o auditor pode determinar que a independência dos responsáveis pela governança não é relevante. </w:t>
      </w:r>
    </w:p>
    <w:p w14:paraId="1C906A2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Entidades menos complexas podem não ter código de conduta por escrito, mas, em vez disso, desenvolver uma cultura que enfatize a importância da integridade e comportamento ético por meio de comunicações verbais e exemplo da administração. Consequentemente, as atitudes, conscientização e ações da administração ou do gerente-proprietário são de especial importância para o entendimento do auditor sobre o ambiente de controle de entidade menos complexa. </w:t>
      </w:r>
    </w:p>
    <w:p w14:paraId="6B44B23B" w14:textId="77777777" w:rsidR="002A7EB0" w:rsidRPr="005771A2" w:rsidRDefault="002A7EB0" w:rsidP="002A7EB0">
      <w:pPr>
        <w:jc w:val="both"/>
        <w:rPr>
          <w:rFonts w:ascii="Arial" w:hAnsi="Arial" w:cs="Arial"/>
        </w:rPr>
      </w:pPr>
    </w:p>
    <w:p w14:paraId="45766264" w14:textId="77777777" w:rsidR="002A7EB0" w:rsidRPr="005771A2" w:rsidRDefault="002A7EB0" w:rsidP="002A7EB0">
      <w:pPr>
        <w:jc w:val="both"/>
        <w:rPr>
          <w:rFonts w:ascii="Arial" w:hAnsi="Arial" w:cs="Arial"/>
        </w:rPr>
      </w:pPr>
      <w:r w:rsidRPr="005771A2">
        <w:rPr>
          <w:rFonts w:ascii="Arial" w:hAnsi="Arial" w:cs="Arial"/>
        </w:rPr>
        <w:t>Entendimento do ambiente de controle (ver item 21(a))</w:t>
      </w:r>
    </w:p>
    <w:p w14:paraId="69A971F7" w14:textId="77777777" w:rsidR="002A7EB0" w:rsidRPr="005771A2" w:rsidRDefault="002A7EB0" w:rsidP="002A7EB0">
      <w:pPr>
        <w:jc w:val="both"/>
        <w:rPr>
          <w:rFonts w:ascii="Arial" w:hAnsi="Arial" w:cs="Arial"/>
        </w:rPr>
      </w:pPr>
    </w:p>
    <w:p w14:paraId="2485F031" w14:textId="77777777" w:rsidR="002A7EB0" w:rsidRPr="005771A2" w:rsidRDefault="002A7EB0" w:rsidP="002A7EB0">
      <w:pPr>
        <w:ind w:left="709" w:hanging="709"/>
        <w:jc w:val="both"/>
        <w:rPr>
          <w:rFonts w:ascii="Arial" w:hAnsi="Arial" w:cs="Arial"/>
        </w:rPr>
      </w:pPr>
      <w:r w:rsidRPr="005771A2">
        <w:rPr>
          <w:rFonts w:ascii="Arial" w:hAnsi="Arial" w:cs="Arial"/>
        </w:rPr>
        <w:t>A101.</w:t>
      </w:r>
      <w:r w:rsidRPr="005771A2">
        <w:rPr>
          <w:rFonts w:ascii="Arial" w:hAnsi="Arial" w:cs="Arial"/>
        </w:rPr>
        <w:tab/>
        <w:t xml:space="preserve">A evidência de auditoria para o entendimento do ambiente de controle pelo auditor pode ser obtida por meio da combinação de indagações e outros procedimentos de avaliação de risco (isto é, corroborando as indagações por meio de observação ou inspeção de documentos). </w:t>
      </w:r>
    </w:p>
    <w:p w14:paraId="415C4B03" w14:textId="77777777" w:rsidR="002A7EB0" w:rsidRPr="005771A2" w:rsidRDefault="002A7EB0" w:rsidP="002A7EB0">
      <w:pPr>
        <w:jc w:val="both"/>
        <w:rPr>
          <w:rFonts w:ascii="Arial" w:hAnsi="Arial" w:cs="Arial"/>
        </w:rPr>
      </w:pPr>
    </w:p>
    <w:p w14:paraId="0CB6894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A102. </w:t>
      </w:r>
      <w:r w:rsidRPr="005771A2">
        <w:rPr>
          <w:rFonts w:ascii="Arial" w:hAnsi="Arial" w:cs="Arial"/>
        </w:rPr>
        <w:tab/>
        <w:t>Ao considerar a extensão em que a administração demonstra compromisso com integridade e valores éticos, o auditor pode obter entendimento por meio de indagações à administração e aos empregados e considerando informações de fontes externas sobre:</w:t>
      </w:r>
    </w:p>
    <w:p w14:paraId="51BE5FA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como a administração comunica aos empregados suas visões sobre práticas de negócios e comportamento ético; e</w:t>
      </w:r>
    </w:p>
    <w:p w14:paraId="0F68A692"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inspeção do código de conduta por escrito da administração e observação se a administração atua de maneira a suportar esse código. </w:t>
      </w:r>
    </w:p>
    <w:p w14:paraId="3CCAF027" w14:textId="77777777" w:rsidR="002A7EB0" w:rsidRPr="005771A2" w:rsidRDefault="002A7EB0" w:rsidP="002A7EB0">
      <w:pPr>
        <w:jc w:val="both"/>
        <w:rPr>
          <w:rFonts w:ascii="Arial" w:hAnsi="Arial" w:cs="Arial"/>
        </w:rPr>
      </w:pPr>
    </w:p>
    <w:p w14:paraId="506BDC16" w14:textId="77777777" w:rsidR="002A7EB0" w:rsidRPr="005771A2" w:rsidRDefault="002A7EB0" w:rsidP="002A7EB0">
      <w:pPr>
        <w:jc w:val="both"/>
        <w:rPr>
          <w:rFonts w:ascii="Arial" w:hAnsi="Arial" w:cs="Arial"/>
        </w:rPr>
      </w:pPr>
      <w:r w:rsidRPr="005771A2">
        <w:rPr>
          <w:rFonts w:ascii="Arial" w:hAnsi="Arial" w:cs="Arial"/>
        </w:rPr>
        <w:t xml:space="preserve">Avaliação do ambiente de controle (ver item 21(b)) </w:t>
      </w:r>
    </w:p>
    <w:p w14:paraId="54E7229D" w14:textId="77777777" w:rsidR="002A7EB0" w:rsidRPr="005771A2" w:rsidRDefault="002A7EB0" w:rsidP="002A7EB0">
      <w:pPr>
        <w:jc w:val="both"/>
        <w:rPr>
          <w:rFonts w:ascii="Arial" w:hAnsi="Arial" w:cs="Arial"/>
        </w:rPr>
      </w:pPr>
    </w:p>
    <w:p w14:paraId="4227CD15" w14:textId="77777777" w:rsidR="002A7EB0" w:rsidRPr="005771A2" w:rsidRDefault="002A7EB0" w:rsidP="002A7EB0">
      <w:pPr>
        <w:jc w:val="both"/>
        <w:rPr>
          <w:rFonts w:ascii="Arial" w:hAnsi="Arial" w:cs="Arial"/>
        </w:rPr>
      </w:pPr>
      <w:r w:rsidRPr="005771A2">
        <w:rPr>
          <w:rFonts w:ascii="Arial" w:hAnsi="Arial" w:cs="Arial"/>
        </w:rPr>
        <w:t>Por que o auditor avalia o ambiente de controle</w:t>
      </w:r>
    </w:p>
    <w:p w14:paraId="0BF375A0" w14:textId="77777777" w:rsidR="002A7EB0" w:rsidRPr="005771A2" w:rsidRDefault="002A7EB0" w:rsidP="002A7EB0">
      <w:pPr>
        <w:jc w:val="both"/>
        <w:rPr>
          <w:rFonts w:ascii="Arial" w:hAnsi="Arial" w:cs="Arial"/>
        </w:rPr>
      </w:pPr>
    </w:p>
    <w:p w14:paraId="15F42A2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A103. </w:t>
      </w:r>
      <w:r w:rsidRPr="005771A2">
        <w:rPr>
          <w:rFonts w:ascii="Arial" w:hAnsi="Arial" w:cs="Arial"/>
        </w:rPr>
        <w:tab/>
        <w:t xml:space="preserve">A avaliação do auditor de como a entidade demonstra comportamento consistente com o compromisso da entidade com integridade e valores éticos, se o ambiente de controle fornece fundamento apropriado para os outros componentes do sistema de controles internos da entidade, e se quaisquer deficiências de controle identificadas prejudicam os outros componentes do sistema de controles internos, auxilia o auditor a identificar potenciais problemas nos outros componentes do sistema de controles internos. Isso porque o ambiente de controle é fundamental para os outros componentes do sistema de controles internos da entidade. Essa avaliação também pode auxiliar o auditor a entender os riscos a que a entidade está exposta e, portanto, a identificar e avaliar os riscos de distorção relevante nos níveis das demonstrações contábeis e da afirmação (ver item A86). </w:t>
      </w:r>
    </w:p>
    <w:p w14:paraId="5303033F" w14:textId="77777777" w:rsidR="002A7EB0" w:rsidRPr="005771A2" w:rsidRDefault="002A7EB0" w:rsidP="002A7EB0">
      <w:pPr>
        <w:jc w:val="both"/>
        <w:rPr>
          <w:rFonts w:ascii="Arial" w:hAnsi="Arial" w:cs="Arial"/>
        </w:rPr>
      </w:pPr>
    </w:p>
    <w:p w14:paraId="35A06E3D" w14:textId="77777777" w:rsidR="002A7EB0" w:rsidRPr="005771A2" w:rsidRDefault="002A7EB0" w:rsidP="002A7EB0">
      <w:pPr>
        <w:jc w:val="both"/>
        <w:rPr>
          <w:rFonts w:ascii="Arial" w:hAnsi="Arial" w:cs="Arial"/>
        </w:rPr>
      </w:pPr>
      <w:r w:rsidRPr="005771A2">
        <w:rPr>
          <w:rFonts w:ascii="Arial" w:hAnsi="Arial" w:cs="Arial"/>
        </w:rPr>
        <w:t>Avaliação do ambiente de controle pelo auditor</w:t>
      </w:r>
    </w:p>
    <w:p w14:paraId="66B1F8A5" w14:textId="77777777" w:rsidR="002A7EB0" w:rsidRPr="005771A2" w:rsidRDefault="002A7EB0" w:rsidP="002A7EB0">
      <w:pPr>
        <w:jc w:val="both"/>
        <w:rPr>
          <w:rFonts w:ascii="Arial" w:hAnsi="Arial" w:cs="Arial"/>
        </w:rPr>
      </w:pPr>
    </w:p>
    <w:p w14:paraId="549CADA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A104. </w:t>
      </w:r>
      <w:r w:rsidRPr="005771A2">
        <w:rPr>
          <w:rFonts w:ascii="Arial" w:hAnsi="Arial" w:cs="Arial"/>
        </w:rPr>
        <w:tab/>
        <w:t xml:space="preserve">A avaliação do ambiente de controle pelo auditor é baseada no entendimento obtido, de acordo com o item 21(a). </w:t>
      </w:r>
    </w:p>
    <w:p w14:paraId="19BEC619" w14:textId="77777777" w:rsidR="002A7EB0" w:rsidRPr="005771A2" w:rsidRDefault="002A7EB0" w:rsidP="002A7EB0">
      <w:pPr>
        <w:jc w:val="both"/>
        <w:rPr>
          <w:rFonts w:ascii="Arial" w:hAnsi="Arial" w:cs="Arial"/>
        </w:rPr>
      </w:pPr>
    </w:p>
    <w:p w14:paraId="46C26C2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A105. </w:t>
      </w:r>
      <w:r w:rsidRPr="005771A2">
        <w:rPr>
          <w:rFonts w:ascii="Arial" w:hAnsi="Arial" w:cs="Arial"/>
        </w:rPr>
        <w:tab/>
        <w:t xml:space="preserve">Algumas entidades podem ser dirigidas por uma única pessoa que pode exercer diversas decisões a seu critério. As ações e atitudes desse indivíduo podem ter efeito generalizado na cultura da entidade que, por sua vez, pode ter efeito generalizado no ambiente de controle. Esse efeito pode ser positivo ou negativo. </w:t>
      </w:r>
    </w:p>
    <w:p w14:paraId="2BBCAB94" w14:textId="77777777" w:rsidR="002A7EB0" w:rsidRPr="005771A2" w:rsidRDefault="002A7EB0" w:rsidP="002A7EB0">
      <w:pPr>
        <w:jc w:val="both"/>
        <w:rPr>
          <w:rFonts w:ascii="Arial" w:hAnsi="Arial" w:cs="Arial"/>
        </w:rPr>
      </w:pPr>
    </w:p>
    <w:p w14:paraId="000F0D35"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5C7A65D2" w14:textId="77777777" w:rsidR="002A7EB0" w:rsidRPr="005771A2" w:rsidRDefault="002A7EB0" w:rsidP="002A7EB0">
      <w:pPr>
        <w:ind w:left="709"/>
        <w:jc w:val="both"/>
        <w:rPr>
          <w:rFonts w:ascii="Arial" w:hAnsi="Arial" w:cs="Arial"/>
        </w:rPr>
      </w:pPr>
      <w:r w:rsidRPr="005771A2">
        <w:rPr>
          <w:rFonts w:ascii="Arial" w:hAnsi="Arial" w:cs="Arial"/>
        </w:rPr>
        <w:t>O envolvimento direto de um único indivíduo pode ser a chave para possibilitar a entidade a cumprir seu objetivo de crescimento e outros objetivos, e pode também contribuir significativamente para um sistema de controles internos efetivo. Por outro lado, essa concentração de conhecimento e autoridade também pode levar a uma maior suscetibilidade à distorção decorrente de transgressão de controles pela administração.</w:t>
      </w:r>
    </w:p>
    <w:p w14:paraId="5EA112A3" w14:textId="77777777" w:rsidR="002A7EB0" w:rsidRPr="005771A2" w:rsidRDefault="002A7EB0" w:rsidP="002A7EB0">
      <w:pPr>
        <w:jc w:val="both"/>
        <w:rPr>
          <w:rFonts w:ascii="Arial" w:hAnsi="Arial" w:cs="Arial"/>
        </w:rPr>
      </w:pPr>
    </w:p>
    <w:p w14:paraId="6454ED8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A106. </w:t>
      </w:r>
      <w:r w:rsidRPr="005771A2">
        <w:rPr>
          <w:rFonts w:ascii="Arial" w:hAnsi="Arial" w:cs="Arial"/>
        </w:rPr>
        <w:tab/>
        <w:t xml:space="preserve">O auditor pode considerar como diferentes elementos do ambiente de controle podem ser influenciados pela filosofia e estilo operacional da alta administração levando em consideração o envolvimento de membros independentes dos responsáveis pela governança. </w:t>
      </w:r>
    </w:p>
    <w:p w14:paraId="2929269E" w14:textId="77777777" w:rsidR="002A7EB0" w:rsidRPr="005771A2" w:rsidRDefault="002A7EB0" w:rsidP="002A7EB0">
      <w:pPr>
        <w:jc w:val="both"/>
        <w:rPr>
          <w:rFonts w:ascii="Arial" w:hAnsi="Arial" w:cs="Arial"/>
        </w:rPr>
      </w:pPr>
    </w:p>
    <w:p w14:paraId="2ABB355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A107. </w:t>
      </w:r>
      <w:r w:rsidRPr="005771A2">
        <w:rPr>
          <w:rFonts w:ascii="Arial" w:hAnsi="Arial" w:cs="Arial"/>
        </w:rPr>
        <w:tab/>
        <w:t xml:space="preserve">Embora o ambiente de controle possa fornecer fundamento apropriado para o sistema de controles internos e possa ajudar a reduzir o risco de fraude, ambiente de controle adequado não é necessariamente um inibidor de fraude eficaz. </w:t>
      </w:r>
    </w:p>
    <w:p w14:paraId="6AF94DEC" w14:textId="77777777" w:rsidR="002A7EB0" w:rsidRPr="005771A2" w:rsidRDefault="002A7EB0" w:rsidP="002A7EB0">
      <w:pPr>
        <w:jc w:val="both"/>
        <w:rPr>
          <w:rFonts w:ascii="Arial" w:hAnsi="Arial" w:cs="Arial"/>
        </w:rPr>
      </w:pPr>
    </w:p>
    <w:p w14:paraId="792F4D58"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26B7177D" w14:textId="77777777" w:rsidR="002A7EB0" w:rsidRPr="005771A2" w:rsidRDefault="002A7EB0" w:rsidP="002A7EB0">
      <w:pPr>
        <w:ind w:left="709"/>
        <w:jc w:val="both"/>
        <w:rPr>
          <w:rFonts w:ascii="Arial" w:hAnsi="Arial" w:cs="Arial"/>
        </w:rPr>
      </w:pPr>
      <w:r w:rsidRPr="005771A2">
        <w:rPr>
          <w:rFonts w:ascii="Arial" w:hAnsi="Arial" w:cs="Arial"/>
        </w:rPr>
        <w:t xml:space="preserve">Políticas e procedimentos de recursos humanos direcionados à contratação de profissionaiscompetentes das áreas financeira, contábil e de TI podem mitigar o risco de erros no processamento e no registro de informações financeiras. Entretanto, essas políticas e procedimentos podem não mitigar a transgressão de controles pela alta-administração (por exemplo, superavaliação de receitas). </w:t>
      </w:r>
    </w:p>
    <w:p w14:paraId="590CED40" w14:textId="77777777" w:rsidR="002A7EB0" w:rsidRPr="005771A2" w:rsidRDefault="002A7EB0" w:rsidP="002A7EB0">
      <w:pPr>
        <w:spacing w:after="120"/>
        <w:jc w:val="both"/>
        <w:rPr>
          <w:rFonts w:ascii="Arial" w:hAnsi="Arial" w:cs="Arial"/>
        </w:rPr>
      </w:pPr>
    </w:p>
    <w:p w14:paraId="5FF69E1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A108. </w:t>
      </w:r>
      <w:r w:rsidRPr="005771A2">
        <w:rPr>
          <w:rFonts w:ascii="Arial" w:hAnsi="Arial" w:cs="Arial"/>
        </w:rPr>
        <w:tab/>
        <w:t>A avaliação do ambiente de controle pelo auditor, no que esteja relacionada com o uso de TI pela entidade, pode incluir assuntos como:</w:t>
      </w:r>
    </w:p>
    <w:p w14:paraId="131BE380"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se a governança sobre TI é compatível com a natureza e a complexidade da entidade e suas operações de negócio habilitadas por TI, incluindo a complexidade ou maturidade da plataforma ou arquitetura tecnológica da entidade e a extensão em que a entidade confia em aplicativos de TI para suportar seus relatórios financeiros; </w:t>
      </w:r>
    </w:p>
    <w:p w14:paraId="2FF364B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a estrutura organizacional de gestão em relação a TI e os recursos alocados (por exemplo, se a entidade investiu em ambiente de TI apropriado e em aprimoramentos necessários, ou se foi contratada uma quantidade suficiente de indivíduos adequadamente qualificados, inclusive quando a entidade usa </w:t>
      </w:r>
      <w:r w:rsidRPr="005771A2">
        <w:rPr>
          <w:rFonts w:ascii="Arial" w:hAnsi="Arial" w:cs="Arial"/>
          <w:i/>
          <w:iCs/>
        </w:rPr>
        <w:t>software</w:t>
      </w:r>
      <w:r w:rsidRPr="005771A2">
        <w:rPr>
          <w:rFonts w:ascii="Arial" w:hAnsi="Arial" w:cs="Arial"/>
        </w:rPr>
        <w:t xml:space="preserve"> comercial (com ou sem modificações limitadas)). </w:t>
      </w:r>
    </w:p>
    <w:p w14:paraId="276C8C31" w14:textId="77777777" w:rsidR="002A7EB0" w:rsidRPr="005771A2" w:rsidRDefault="002A7EB0" w:rsidP="002A7EB0">
      <w:pPr>
        <w:jc w:val="both"/>
        <w:rPr>
          <w:rFonts w:ascii="Arial" w:hAnsi="Arial" w:cs="Arial"/>
        </w:rPr>
      </w:pPr>
    </w:p>
    <w:p w14:paraId="0A4AEC00" w14:textId="77777777" w:rsidR="002A7EB0" w:rsidRPr="005771A2" w:rsidRDefault="002A7EB0" w:rsidP="002A7EB0">
      <w:pPr>
        <w:jc w:val="both"/>
        <w:rPr>
          <w:rFonts w:ascii="Arial" w:hAnsi="Arial" w:cs="Arial"/>
        </w:rPr>
      </w:pPr>
      <w:r w:rsidRPr="005771A2">
        <w:rPr>
          <w:rFonts w:ascii="Arial" w:hAnsi="Arial" w:cs="Arial"/>
        </w:rPr>
        <w:t xml:space="preserve">Obtenção de entendimento do processo de avaliação de riscos da entidade (ver itens 22 e 23) </w:t>
      </w:r>
    </w:p>
    <w:p w14:paraId="774C7850" w14:textId="77777777" w:rsidR="002A7EB0" w:rsidRPr="005771A2" w:rsidRDefault="002A7EB0" w:rsidP="002A7EB0">
      <w:pPr>
        <w:jc w:val="both"/>
        <w:rPr>
          <w:rFonts w:ascii="Arial" w:hAnsi="Arial" w:cs="Arial"/>
        </w:rPr>
      </w:pPr>
    </w:p>
    <w:p w14:paraId="4BB09DBB" w14:textId="77777777" w:rsidR="002A7EB0" w:rsidRPr="005771A2" w:rsidRDefault="002A7EB0" w:rsidP="002A7EB0">
      <w:pPr>
        <w:jc w:val="both"/>
        <w:rPr>
          <w:rFonts w:ascii="Arial" w:hAnsi="Arial" w:cs="Arial"/>
        </w:rPr>
      </w:pPr>
      <w:r w:rsidRPr="005771A2">
        <w:rPr>
          <w:rFonts w:ascii="Arial" w:hAnsi="Arial" w:cs="Arial"/>
        </w:rPr>
        <w:t>Entendimento do processo de avaliação de riscos da entidade (ver item 22(a))</w:t>
      </w:r>
    </w:p>
    <w:p w14:paraId="519FF4C3" w14:textId="77777777" w:rsidR="002A7EB0" w:rsidRPr="005771A2" w:rsidRDefault="002A7EB0" w:rsidP="002A7EB0">
      <w:pPr>
        <w:jc w:val="both"/>
        <w:rPr>
          <w:rFonts w:ascii="Arial" w:hAnsi="Arial" w:cs="Arial"/>
        </w:rPr>
      </w:pPr>
    </w:p>
    <w:p w14:paraId="007DB0EA"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A109. </w:t>
      </w:r>
      <w:r w:rsidRPr="005771A2">
        <w:rPr>
          <w:rFonts w:ascii="Arial" w:hAnsi="Arial" w:cs="Arial"/>
        </w:rPr>
        <w:tab/>
        <w:t>Conforme explicado no item A62, nem todos os riscos de negócio geram riscos de distorção relevante. Ao entender como a administração e os responsáveis pela governança identificaram os riscos do negócio relevantes para a elaboração das demonstrações contábeis e como decidiram sobre as ações para tratar esses riscos, os assuntos que o auditor pode considerar incluem como a administração ou, conforme apropriado, os responsáveis pela governança:</w:t>
      </w:r>
    </w:p>
    <w:p w14:paraId="70F8ACD7"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especificaram os objetivos da entidade com precisão e clareza suficientes para possibilitar a identificação e avaliação dos riscos relacionados aos objetivos;</w:t>
      </w:r>
    </w:p>
    <w:p w14:paraId="0F0B97E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identificaram os riscos para cumprir os objetivos da entidade e analisaram os riscos como base para determinar como eles devem ser tratados; e</w:t>
      </w:r>
    </w:p>
    <w:p w14:paraId="4ACFA8ED"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consideraram o potencial para fraude ao considerar os riscos para atingir os objetivos da entidade (NBC TA 240, item 18).</w:t>
      </w:r>
    </w:p>
    <w:p w14:paraId="1B90596D" w14:textId="77777777" w:rsidR="002A7EB0" w:rsidRPr="005771A2" w:rsidRDefault="002A7EB0" w:rsidP="002A7EB0">
      <w:pPr>
        <w:ind w:left="709" w:hanging="709"/>
        <w:jc w:val="both"/>
        <w:rPr>
          <w:rFonts w:ascii="Arial" w:hAnsi="Arial" w:cs="Arial"/>
        </w:rPr>
      </w:pPr>
    </w:p>
    <w:p w14:paraId="0BC36F7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A110. </w:t>
      </w:r>
      <w:r w:rsidRPr="005771A2">
        <w:rPr>
          <w:rFonts w:ascii="Arial" w:hAnsi="Arial" w:cs="Arial"/>
        </w:rPr>
        <w:tab/>
        <w:t xml:space="preserve">O auditor pode considerar as implicações desses riscos do negócio para a elaboração das demonstrações contábeis da entidade e outros aspectos do sistema de controles internos. </w:t>
      </w:r>
    </w:p>
    <w:p w14:paraId="6397B292" w14:textId="77777777" w:rsidR="002A7EB0" w:rsidRPr="005771A2" w:rsidRDefault="002A7EB0" w:rsidP="002A7EB0">
      <w:pPr>
        <w:jc w:val="both"/>
        <w:rPr>
          <w:rFonts w:ascii="Arial" w:hAnsi="Arial" w:cs="Arial"/>
        </w:rPr>
      </w:pPr>
    </w:p>
    <w:p w14:paraId="4DAA676D" w14:textId="77777777" w:rsidR="002A7EB0" w:rsidRPr="005771A2" w:rsidRDefault="002A7EB0" w:rsidP="002A7EB0">
      <w:pPr>
        <w:jc w:val="both"/>
        <w:rPr>
          <w:rFonts w:ascii="Arial" w:hAnsi="Arial" w:cs="Arial"/>
        </w:rPr>
      </w:pPr>
      <w:r w:rsidRPr="005771A2">
        <w:rPr>
          <w:rFonts w:ascii="Arial" w:hAnsi="Arial" w:cs="Arial"/>
        </w:rPr>
        <w:t>Avaliação do processo de avaliação de riscos da entidade (ver item 22(b))</w:t>
      </w:r>
    </w:p>
    <w:p w14:paraId="1D4E9904" w14:textId="77777777" w:rsidR="002A7EB0" w:rsidRPr="005771A2" w:rsidRDefault="002A7EB0" w:rsidP="002A7EB0">
      <w:pPr>
        <w:jc w:val="both"/>
        <w:rPr>
          <w:rFonts w:ascii="Arial" w:hAnsi="Arial" w:cs="Arial"/>
        </w:rPr>
      </w:pPr>
    </w:p>
    <w:p w14:paraId="6B50EED0" w14:textId="77777777" w:rsidR="002A7EB0" w:rsidRPr="005771A2" w:rsidRDefault="002A7EB0" w:rsidP="002A7EB0">
      <w:pPr>
        <w:jc w:val="both"/>
        <w:rPr>
          <w:rFonts w:ascii="Arial" w:hAnsi="Arial" w:cs="Arial"/>
        </w:rPr>
      </w:pPr>
      <w:r w:rsidRPr="005771A2">
        <w:rPr>
          <w:rFonts w:ascii="Arial" w:hAnsi="Arial" w:cs="Arial"/>
        </w:rPr>
        <w:t xml:space="preserve">Por que o auditor avalia se o processo de avaliação de riscos da entidade é apropriado </w:t>
      </w:r>
    </w:p>
    <w:p w14:paraId="1AE6A2E4" w14:textId="77777777" w:rsidR="002A7EB0" w:rsidRPr="005771A2" w:rsidRDefault="002A7EB0" w:rsidP="002A7EB0">
      <w:pPr>
        <w:jc w:val="both"/>
        <w:rPr>
          <w:rFonts w:ascii="Arial" w:hAnsi="Arial" w:cs="Arial"/>
        </w:rPr>
      </w:pPr>
    </w:p>
    <w:p w14:paraId="1D03CC1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A111. </w:t>
      </w:r>
      <w:r w:rsidRPr="005771A2">
        <w:rPr>
          <w:rFonts w:ascii="Arial" w:hAnsi="Arial" w:cs="Arial"/>
        </w:rPr>
        <w:tab/>
        <w:t xml:space="preserve">A análise do processo de avaliação de riscos da entidade pelo auditor pode auxiliá-lo a entender onde a entidade identificou riscos que podem ocorrer, e como a entidade respondeu a esses riscos. A avaliação do auditor sobre como a entidade identifica os riscos de seu negócio e como ela avalia e trata esses riscos auxilia o auditor a entender se os riscos a que a entidade está exposta foram identificados, avaliados e tratados, conforme apropriado, de acordo com a natureza e a complexidade da entidade. Essa avaliação também pode auxiliar o auditor a identificar e a avaliar os riscos de distorção relevante nos níveis das demonstrações contábeis e da afirmação (ver item A86). </w:t>
      </w:r>
    </w:p>
    <w:p w14:paraId="35B937DE" w14:textId="77777777" w:rsidR="002A7EB0" w:rsidRPr="005771A2" w:rsidRDefault="002A7EB0" w:rsidP="002A7EB0">
      <w:pPr>
        <w:jc w:val="both"/>
        <w:rPr>
          <w:rFonts w:ascii="Arial" w:hAnsi="Arial" w:cs="Arial"/>
        </w:rPr>
      </w:pPr>
    </w:p>
    <w:p w14:paraId="1DA10B41" w14:textId="77777777" w:rsidR="002A7EB0" w:rsidRPr="005771A2" w:rsidRDefault="002A7EB0" w:rsidP="002A7EB0">
      <w:pPr>
        <w:jc w:val="both"/>
        <w:rPr>
          <w:rFonts w:ascii="Arial" w:hAnsi="Arial" w:cs="Arial"/>
        </w:rPr>
      </w:pPr>
      <w:r w:rsidRPr="005771A2">
        <w:rPr>
          <w:rFonts w:ascii="Arial" w:hAnsi="Arial" w:cs="Arial"/>
        </w:rPr>
        <w:t>Avaliação sobre a adequação do processo de avaliação de riscos da entidade (ver item 22(b))</w:t>
      </w:r>
    </w:p>
    <w:p w14:paraId="46397AA7" w14:textId="77777777" w:rsidR="002A7EB0" w:rsidRPr="005771A2" w:rsidRDefault="002A7EB0" w:rsidP="002A7EB0">
      <w:pPr>
        <w:jc w:val="both"/>
        <w:rPr>
          <w:rFonts w:ascii="Arial" w:hAnsi="Arial" w:cs="Arial"/>
        </w:rPr>
      </w:pPr>
    </w:p>
    <w:p w14:paraId="262341C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A112. </w:t>
      </w:r>
      <w:r w:rsidRPr="005771A2">
        <w:rPr>
          <w:rFonts w:ascii="Arial" w:hAnsi="Arial" w:cs="Arial"/>
        </w:rPr>
        <w:tab/>
        <w:t xml:space="preserve">A avaliação do auditor sobre a adequação do processo de avaliação de riscos da entidade é baseada no entendimento obtido, de acordo com o item 22(a). </w:t>
      </w:r>
    </w:p>
    <w:p w14:paraId="319FDC84" w14:textId="77777777" w:rsidR="002A7EB0" w:rsidRPr="005771A2" w:rsidRDefault="002A7EB0" w:rsidP="002A7EB0">
      <w:pPr>
        <w:jc w:val="both"/>
        <w:rPr>
          <w:rFonts w:ascii="Arial" w:hAnsi="Arial" w:cs="Arial"/>
        </w:rPr>
      </w:pPr>
    </w:p>
    <w:p w14:paraId="5CDB90A3" w14:textId="77777777" w:rsidR="002A7EB0" w:rsidRPr="005771A2" w:rsidRDefault="002A7EB0" w:rsidP="002A7EB0">
      <w:pPr>
        <w:jc w:val="both"/>
        <w:rPr>
          <w:rFonts w:ascii="Arial" w:hAnsi="Arial" w:cs="Arial"/>
        </w:rPr>
      </w:pPr>
      <w:r w:rsidRPr="005771A2">
        <w:rPr>
          <w:rFonts w:ascii="Arial" w:hAnsi="Arial" w:cs="Arial"/>
        </w:rPr>
        <w:t>Escalabilidade</w:t>
      </w:r>
    </w:p>
    <w:p w14:paraId="6E48B180" w14:textId="77777777" w:rsidR="002A7EB0" w:rsidRPr="005771A2" w:rsidRDefault="002A7EB0" w:rsidP="002A7EB0">
      <w:pPr>
        <w:jc w:val="both"/>
        <w:rPr>
          <w:rFonts w:ascii="Arial" w:hAnsi="Arial" w:cs="Arial"/>
        </w:rPr>
      </w:pPr>
    </w:p>
    <w:p w14:paraId="75CE781A"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A113. </w:t>
      </w:r>
      <w:r w:rsidRPr="005771A2">
        <w:rPr>
          <w:rFonts w:ascii="Arial" w:hAnsi="Arial" w:cs="Arial"/>
        </w:rPr>
        <w:tab/>
        <w:t>Se o processo de avaliação de riscos da entidade é adequado às circunstâncias da entidade, considerando a natureza e complexidade da entidade, é uma questão de julgamento profissional do auditor.</w:t>
      </w:r>
    </w:p>
    <w:p w14:paraId="0CE28059" w14:textId="77777777" w:rsidR="002A7EB0" w:rsidRPr="005771A2" w:rsidRDefault="002A7EB0" w:rsidP="002A7EB0">
      <w:pPr>
        <w:jc w:val="both"/>
        <w:rPr>
          <w:rFonts w:ascii="Arial" w:hAnsi="Arial" w:cs="Arial"/>
        </w:rPr>
      </w:pPr>
    </w:p>
    <w:p w14:paraId="68629665"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29308625" w14:textId="77777777" w:rsidR="002A7EB0" w:rsidRPr="005771A2" w:rsidRDefault="002A7EB0" w:rsidP="002A7EB0">
      <w:pPr>
        <w:ind w:left="709"/>
        <w:jc w:val="both"/>
        <w:rPr>
          <w:rFonts w:ascii="Arial" w:hAnsi="Arial" w:cs="Arial"/>
        </w:rPr>
      </w:pPr>
      <w:r w:rsidRPr="005771A2">
        <w:rPr>
          <w:rFonts w:ascii="Arial" w:hAnsi="Arial" w:cs="Arial"/>
        </w:rPr>
        <w:t xml:space="preserve">Em algumas entidades menos complexas e, particularmente, em entidades administradas pelo proprietário, pode ser feita uma avaliação de riscos apropriada por meio do envolvimento direto da administração ou do gerente-proprietário (por exemplo, o gerente ou gerente-proprietário pode dedicar tempo de forma rotineira para monitorar as atividades dos concorrentes e outros desdobramentos no mercado para identificar os riscos emergentes do negócio). A evidência dessa avaliação de risco nesses tipos de entidades muitas vezes não é documentada formalmente, mas pode ficar evidente nas discussões que o auditor tem com a administração que ela realmente realiza procedimentos de avaliação de risco. </w:t>
      </w:r>
    </w:p>
    <w:p w14:paraId="45971108" w14:textId="77777777" w:rsidR="002A7EB0" w:rsidRPr="005771A2" w:rsidRDefault="002A7EB0" w:rsidP="002A7EB0">
      <w:pPr>
        <w:jc w:val="both"/>
        <w:rPr>
          <w:rFonts w:ascii="Arial" w:hAnsi="Arial" w:cs="Arial"/>
        </w:rPr>
      </w:pPr>
    </w:p>
    <w:p w14:paraId="4F7546B5" w14:textId="77777777" w:rsidR="002A7EB0" w:rsidRPr="005771A2" w:rsidRDefault="002A7EB0" w:rsidP="002A7EB0">
      <w:pPr>
        <w:jc w:val="both"/>
        <w:rPr>
          <w:rFonts w:ascii="Arial" w:hAnsi="Arial" w:cs="Arial"/>
        </w:rPr>
      </w:pPr>
      <w:r w:rsidRPr="005771A2">
        <w:rPr>
          <w:rFonts w:ascii="Arial" w:hAnsi="Arial" w:cs="Arial"/>
        </w:rPr>
        <w:t>Obtenção de entendimento do processo da entidade de monitoramento do sistema de controles internos da entidade (ver item 24)</w:t>
      </w:r>
    </w:p>
    <w:p w14:paraId="61266FAF" w14:textId="77777777" w:rsidR="002A7EB0" w:rsidRPr="005771A2" w:rsidRDefault="002A7EB0" w:rsidP="002A7EB0">
      <w:pPr>
        <w:jc w:val="both"/>
        <w:rPr>
          <w:rFonts w:ascii="Arial" w:hAnsi="Arial" w:cs="Arial"/>
        </w:rPr>
      </w:pPr>
    </w:p>
    <w:p w14:paraId="1A9775ED" w14:textId="77777777" w:rsidR="002A7EB0" w:rsidRPr="005771A2" w:rsidRDefault="002A7EB0" w:rsidP="002A7EB0">
      <w:pPr>
        <w:jc w:val="both"/>
        <w:rPr>
          <w:rFonts w:ascii="Arial" w:hAnsi="Arial" w:cs="Arial"/>
        </w:rPr>
      </w:pPr>
      <w:r w:rsidRPr="005771A2">
        <w:rPr>
          <w:rFonts w:ascii="Arial" w:hAnsi="Arial" w:cs="Arial"/>
        </w:rPr>
        <w:t>Escalabilidade</w:t>
      </w:r>
    </w:p>
    <w:p w14:paraId="3F93C769" w14:textId="77777777" w:rsidR="002A7EB0" w:rsidRPr="005771A2" w:rsidRDefault="002A7EB0" w:rsidP="002A7EB0">
      <w:pPr>
        <w:jc w:val="both"/>
        <w:rPr>
          <w:rFonts w:ascii="Arial" w:hAnsi="Arial" w:cs="Arial"/>
        </w:rPr>
      </w:pPr>
    </w:p>
    <w:p w14:paraId="2355D77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A114. </w:t>
      </w:r>
      <w:r w:rsidRPr="005771A2">
        <w:rPr>
          <w:rFonts w:ascii="Arial" w:hAnsi="Arial" w:cs="Arial"/>
        </w:rPr>
        <w:tab/>
        <w:t xml:space="preserve">Em entidades menos complexas, e particularmente em entidades administradas pelo sócio-diretor, o entendimento pelo auditor do processo de monitoramento da entidade para monitorar o sistema de controles internos é muitas vezes focado em como a administração ou o sócio-diretor está diretamente envolvido nas operações, uma vez que pode não haver outras atividades de monitoramento. </w:t>
      </w:r>
    </w:p>
    <w:p w14:paraId="2F37E5A5" w14:textId="77777777" w:rsidR="002A7EB0" w:rsidRPr="005771A2" w:rsidRDefault="002A7EB0" w:rsidP="002A7EB0">
      <w:pPr>
        <w:jc w:val="both"/>
        <w:rPr>
          <w:rFonts w:ascii="Arial" w:hAnsi="Arial" w:cs="Arial"/>
        </w:rPr>
      </w:pPr>
      <w:r w:rsidRPr="005771A2">
        <w:rPr>
          <w:rFonts w:ascii="Arial" w:hAnsi="Arial" w:cs="Arial"/>
        </w:rPr>
        <w:t> </w:t>
      </w:r>
    </w:p>
    <w:p w14:paraId="0E71B69F"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3B77B6C5" w14:textId="77777777" w:rsidR="002A7EB0" w:rsidRPr="005771A2" w:rsidRDefault="002A7EB0" w:rsidP="002A7EB0">
      <w:pPr>
        <w:ind w:left="709"/>
        <w:jc w:val="both"/>
        <w:rPr>
          <w:rFonts w:ascii="Arial" w:hAnsi="Arial" w:cs="Arial"/>
        </w:rPr>
      </w:pPr>
      <w:r w:rsidRPr="005771A2">
        <w:rPr>
          <w:rFonts w:ascii="Arial" w:hAnsi="Arial" w:cs="Arial"/>
        </w:rPr>
        <w:t xml:space="preserve">A administração pode receber reclamações de clientes sobre imprecisões em suas faturas mensais que alertam o gerente-proprietário para questões relacionadas com a época em que os pagamentos pelos clientes são reconhecidos nos registros contábeis. </w:t>
      </w:r>
    </w:p>
    <w:p w14:paraId="7AAB8891" w14:textId="77777777" w:rsidR="002A7EB0" w:rsidRPr="005771A2" w:rsidRDefault="002A7EB0" w:rsidP="002A7EB0">
      <w:pPr>
        <w:jc w:val="both"/>
        <w:rPr>
          <w:rFonts w:ascii="Arial" w:hAnsi="Arial" w:cs="Arial"/>
        </w:rPr>
      </w:pPr>
    </w:p>
    <w:p w14:paraId="21A31D3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A115. </w:t>
      </w:r>
      <w:r w:rsidRPr="005771A2">
        <w:rPr>
          <w:rFonts w:ascii="Arial" w:hAnsi="Arial" w:cs="Arial"/>
        </w:rPr>
        <w:tab/>
        <w:t xml:space="preserve">Para entidades em que não há processo formal de monitoramento do sistema de controles internos, o entendimento do processo de monitoramento do sistema de controles internos pode incluir entender revisões periódicas das informações contábeis da administração que são desenhadas para contribuir em como a entidade previne ou detecta distorções. </w:t>
      </w:r>
    </w:p>
    <w:p w14:paraId="09A36D51" w14:textId="77777777" w:rsidR="002A7EB0" w:rsidRPr="005771A2" w:rsidRDefault="002A7EB0" w:rsidP="002A7EB0">
      <w:pPr>
        <w:jc w:val="both"/>
        <w:rPr>
          <w:rFonts w:ascii="Arial" w:hAnsi="Arial" w:cs="Arial"/>
        </w:rPr>
      </w:pPr>
    </w:p>
    <w:p w14:paraId="5DA57CB6" w14:textId="77777777" w:rsidR="002A7EB0" w:rsidRPr="005771A2" w:rsidRDefault="002A7EB0" w:rsidP="002A7EB0">
      <w:pPr>
        <w:jc w:val="both"/>
        <w:rPr>
          <w:rFonts w:ascii="Arial" w:hAnsi="Arial" w:cs="Arial"/>
        </w:rPr>
      </w:pPr>
      <w:r w:rsidRPr="005771A2">
        <w:rPr>
          <w:rFonts w:ascii="Arial" w:hAnsi="Arial" w:cs="Arial"/>
        </w:rPr>
        <w:t>Entendimento do processo da entidade de monitoramento do sistema de controles internos (ver item 24(a))</w:t>
      </w:r>
    </w:p>
    <w:p w14:paraId="30AE4C7A" w14:textId="77777777" w:rsidR="002A7EB0" w:rsidRPr="005771A2" w:rsidRDefault="002A7EB0" w:rsidP="002A7EB0">
      <w:pPr>
        <w:jc w:val="both"/>
        <w:rPr>
          <w:rFonts w:ascii="Arial" w:hAnsi="Arial" w:cs="Arial"/>
        </w:rPr>
      </w:pPr>
    </w:p>
    <w:p w14:paraId="29B8AF8D"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A116. </w:t>
      </w:r>
      <w:r w:rsidRPr="005771A2">
        <w:rPr>
          <w:rFonts w:ascii="Arial" w:hAnsi="Arial" w:cs="Arial"/>
        </w:rPr>
        <w:tab/>
        <w:t>Assuntos que podem ser relevantes para o auditor considerar no entendimento de como a entidade monitora seu sistema de controles internos incluem:</w:t>
      </w:r>
    </w:p>
    <w:p w14:paraId="2D3375C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o desenho das atividades de monitoramento, por exemplo, se o monitoramento é periódico ou contínuo;</w:t>
      </w:r>
    </w:p>
    <w:p w14:paraId="2A3A776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realização e a frequência das atividades de monitoramento;</w:t>
      </w:r>
    </w:p>
    <w:p w14:paraId="2002E2DD"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avaliação tempestiva dos resultados das atividades de monitoramento para determinar se os controles foram efetivos; e</w:t>
      </w:r>
    </w:p>
    <w:p w14:paraId="29C60038"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como deficiências identificadas foram tratadas por meio de ações corretivas apropriadas, incluindo a comunicação tempestiva dessas deficiências aos responsáveis por tomar as ações corretivas. </w:t>
      </w:r>
    </w:p>
    <w:p w14:paraId="2C032635" w14:textId="77777777" w:rsidR="002A7EB0" w:rsidRPr="005771A2" w:rsidRDefault="002A7EB0" w:rsidP="002A7EB0">
      <w:pPr>
        <w:jc w:val="both"/>
        <w:rPr>
          <w:rFonts w:ascii="Arial" w:hAnsi="Arial" w:cs="Arial"/>
        </w:rPr>
      </w:pPr>
    </w:p>
    <w:p w14:paraId="0FDD8C2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A117. </w:t>
      </w:r>
      <w:r w:rsidRPr="005771A2">
        <w:rPr>
          <w:rFonts w:ascii="Arial" w:hAnsi="Arial" w:cs="Arial"/>
        </w:rPr>
        <w:tab/>
        <w:t>O auditor também pode considerar como o processo da entidade de monitoramento do sistema de controles internos endereça o monitoramento dos controles de processamento de informações que envolvem o uso de TI, que podem incluir, por exemplo:</w:t>
      </w:r>
    </w:p>
    <w:p w14:paraId="4155B5C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controles para monitorar ambientes de TI complexos que:</w:t>
      </w:r>
    </w:p>
    <w:p w14:paraId="102AE9A3" w14:textId="77777777" w:rsidR="002A7EB0" w:rsidRPr="005771A2" w:rsidRDefault="002A7EB0">
      <w:pPr>
        <w:numPr>
          <w:ilvl w:val="0"/>
          <w:numId w:val="149"/>
        </w:numPr>
        <w:spacing w:after="0" w:line="240" w:lineRule="auto"/>
        <w:ind w:left="1276" w:hanging="283"/>
        <w:jc w:val="both"/>
        <w:rPr>
          <w:rFonts w:ascii="Arial" w:hAnsi="Arial" w:cs="Arial"/>
        </w:rPr>
      </w:pPr>
      <w:r w:rsidRPr="005771A2">
        <w:rPr>
          <w:rFonts w:ascii="Arial" w:hAnsi="Arial" w:cs="Arial"/>
        </w:rPr>
        <w:t>avaliam a efetividade contínua do desenho dos controles de processamento de dados e os modificam, conforme apropriado, no caso de mudanças nas condições; ou</w:t>
      </w:r>
    </w:p>
    <w:p w14:paraId="5951C5FD" w14:textId="77777777" w:rsidR="002A7EB0" w:rsidRPr="005771A2" w:rsidRDefault="002A7EB0">
      <w:pPr>
        <w:numPr>
          <w:ilvl w:val="0"/>
          <w:numId w:val="149"/>
        </w:numPr>
        <w:spacing w:after="0" w:line="240" w:lineRule="auto"/>
        <w:ind w:left="1276" w:hanging="283"/>
        <w:jc w:val="both"/>
        <w:rPr>
          <w:rFonts w:ascii="Arial" w:hAnsi="Arial" w:cs="Arial"/>
        </w:rPr>
      </w:pPr>
      <w:r w:rsidRPr="005771A2">
        <w:rPr>
          <w:rFonts w:ascii="Arial" w:hAnsi="Arial" w:cs="Arial"/>
        </w:rPr>
        <w:t xml:space="preserve">avaliam a efetividade operacional dos controles de processamento de informações; </w:t>
      </w:r>
    </w:p>
    <w:p w14:paraId="3125687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controles que monitoram as permissões aplicadas em controles de processamento de informações que reforcem a segregação de funções; </w:t>
      </w:r>
    </w:p>
    <w:p w14:paraId="0325196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controles que monitoram como erros ou deficiências de controle relacionados com a automação da apresentação de relatórios financeiros são identificados e tratados. </w:t>
      </w:r>
    </w:p>
    <w:p w14:paraId="414CA0DE" w14:textId="77777777" w:rsidR="002A7EB0" w:rsidRPr="005771A2" w:rsidRDefault="002A7EB0" w:rsidP="002A7EB0">
      <w:pPr>
        <w:jc w:val="both"/>
        <w:rPr>
          <w:rFonts w:ascii="Arial" w:hAnsi="Arial" w:cs="Arial"/>
        </w:rPr>
      </w:pPr>
    </w:p>
    <w:p w14:paraId="33C448AE" w14:textId="77777777" w:rsidR="002A7EB0" w:rsidRPr="005771A2" w:rsidRDefault="002A7EB0" w:rsidP="002A7EB0">
      <w:pPr>
        <w:jc w:val="both"/>
        <w:rPr>
          <w:rFonts w:ascii="Arial" w:hAnsi="Arial" w:cs="Arial"/>
        </w:rPr>
      </w:pPr>
      <w:r w:rsidRPr="005771A2">
        <w:rPr>
          <w:rFonts w:ascii="Arial" w:hAnsi="Arial" w:cs="Arial"/>
        </w:rPr>
        <w:t>Entendimento da função de auditoria interna da entidade (ver item 24(a)(ii))</w:t>
      </w:r>
    </w:p>
    <w:p w14:paraId="0C251880" w14:textId="77777777" w:rsidR="002A7EB0" w:rsidRPr="005771A2" w:rsidRDefault="002A7EB0" w:rsidP="002A7EB0">
      <w:pPr>
        <w:jc w:val="both"/>
        <w:rPr>
          <w:rFonts w:ascii="Arial" w:hAnsi="Arial" w:cs="Arial"/>
        </w:rPr>
      </w:pPr>
    </w:p>
    <w:p w14:paraId="06299F73" w14:textId="77777777" w:rsidR="002A7EB0" w:rsidRPr="005771A2" w:rsidRDefault="002A7EB0" w:rsidP="002A7EB0">
      <w:pPr>
        <w:jc w:val="both"/>
        <w:rPr>
          <w:rFonts w:ascii="Arial" w:hAnsi="Arial" w:cs="Arial"/>
        </w:rPr>
      </w:pPr>
      <w:r w:rsidRPr="005771A2">
        <w:rPr>
          <w:rFonts w:ascii="Arial" w:hAnsi="Arial" w:cs="Arial"/>
        </w:rPr>
        <w:t xml:space="preserve">O Apêndice 4 descreve considerações adicionais para o entendimento da função de auditoria interna da entidade </w:t>
      </w:r>
    </w:p>
    <w:p w14:paraId="05D6B40E" w14:textId="77777777" w:rsidR="002A7EB0" w:rsidRPr="005771A2" w:rsidRDefault="002A7EB0" w:rsidP="002A7EB0">
      <w:pPr>
        <w:jc w:val="both"/>
        <w:rPr>
          <w:rFonts w:ascii="Arial" w:hAnsi="Arial" w:cs="Arial"/>
        </w:rPr>
      </w:pPr>
    </w:p>
    <w:p w14:paraId="18C6362F" w14:textId="77777777" w:rsidR="002A7EB0" w:rsidRPr="005771A2" w:rsidRDefault="002A7EB0" w:rsidP="002A7EB0">
      <w:pPr>
        <w:ind w:left="709" w:hanging="709"/>
        <w:jc w:val="both"/>
        <w:rPr>
          <w:rFonts w:ascii="Arial" w:hAnsi="Arial" w:cs="Arial"/>
        </w:rPr>
      </w:pPr>
      <w:r w:rsidRPr="005771A2">
        <w:rPr>
          <w:rFonts w:ascii="Arial" w:hAnsi="Arial" w:cs="Arial"/>
        </w:rPr>
        <w:t>A118.</w:t>
      </w:r>
      <w:r w:rsidRPr="005771A2">
        <w:rPr>
          <w:rFonts w:ascii="Arial" w:hAnsi="Arial" w:cs="Arial"/>
        </w:rPr>
        <w:tab/>
        <w:t xml:space="preserve">As indagações do auditor junto aos indivíduos apropriados da função de auditoria interna o auxiliam a obter entendimento da natureza das responsabilidades da função de auditoria interna. Se o auditor determinar que tais responsabilidades da função de auditoria interna estão relacionadas com a elaboração do relatório financeiro da entidade, ele pode obter entendimento adicional das atividades realizadas, ou a serem realizadas, pela função de auditoria interna por meio da revisão do plano de auditoria interna para o período, se houver, e discutir esse plano com os indivíduos apropriados da auditoria interna. Esse entendimento, juntamente com as informações obtidas pelas indagações do auditor, pode também fornecer informações diretamente relevantes para a sua identificação e avaliação dos riscos de distorção relevante. Se, com base no entendimento preliminar do auditor independente sobre a função de auditoria interna, ele espera utilizar o trabalho da auditoria interna para modificar a natureza ou a época, ou reduzir a extensão dos procedimentos de auditoria a serem realizados, a NBC TA 610 – Utilização do Trabalho de Auditoria Interna é aplicável. </w:t>
      </w:r>
    </w:p>
    <w:p w14:paraId="07196C4A" w14:textId="77777777" w:rsidR="002A7EB0" w:rsidRPr="005771A2" w:rsidRDefault="002A7EB0" w:rsidP="002A7EB0">
      <w:pPr>
        <w:jc w:val="both"/>
        <w:rPr>
          <w:rFonts w:ascii="Arial" w:hAnsi="Arial" w:cs="Arial"/>
        </w:rPr>
      </w:pPr>
    </w:p>
    <w:p w14:paraId="755C03BC" w14:textId="77777777" w:rsidR="002A7EB0" w:rsidRPr="005771A2" w:rsidRDefault="002A7EB0" w:rsidP="002A7EB0">
      <w:pPr>
        <w:jc w:val="both"/>
        <w:rPr>
          <w:rFonts w:ascii="Arial" w:hAnsi="Arial" w:cs="Arial"/>
        </w:rPr>
      </w:pPr>
      <w:r w:rsidRPr="005771A2">
        <w:rPr>
          <w:rFonts w:ascii="Arial" w:hAnsi="Arial" w:cs="Arial"/>
        </w:rPr>
        <w:t>Outras fontes de informação usadas no processo da entidade para monitorar o sistema de controles internos</w:t>
      </w:r>
    </w:p>
    <w:p w14:paraId="66082D9E" w14:textId="77777777" w:rsidR="002A7EB0" w:rsidRPr="005771A2" w:rsidRDefault="002A7EB0" w:rsidP="002A7EB0">
      <w:pPr>
        <w:jc w:val="both"/>
        <w:rPr>
          <w:rFonts w:ascii="Arial" w:hAnsi="Arial" w:cs="Arial"/>
        </w:rPr>
      </w:pPr>
    </w:p>
    <w:p w14:paraId="62CAFD02" w14:textId="77777777" w:rsidR="002A7EB0" w:rsidRPr="005771A2" w:rsidRDefault="002A7EB0" w:rsidP="002A7EB0">
      <w:pPr>
        <w:jc w:val="both"/>
        <w:rPr>
          <w:rFonts w:ascii="Arial" w:hAnsi="Arial" w:cs="Arial"/>
        </w:rPr>
      </w:pPr>
      <w:r w:rsidRPr="005771A2">
        <w:rPr>
          <w:rFonts w:ascii="Arial" w:hAnsi="Arial" w:cs="Arial"/>
        </w:rPr>
        <w:t>Entendimento das fontes de informação (ver item 24(b))</w:t>
      </w:r>
    </w:p>
    <w:p w14:paraId="2059242C" w14:textId="77777777" w:rsidR="002A7EB0" w:rsidRPr="005771A2" w:rsidRDefault="002A7EB0" w:rsidP="002A7EB0">
      <w:pPr>
        <w:jc w:val="both"/>
        <w:rPr>
          <w:rFonts w:ascii="Arial" w:hAnsi="Arial" w:cs="Arial"/>
        </w:rPr>
      </w:pPr>
    </w:p>
    <w:p w14:paraId="16CD7BC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A119. </w:t>
      </w:r>
      <w:r w:rsidRPr="005771A2">
        <w:rPr>
          <w:rFonts w:ascii="Arial" w:hAnsi="Arial" w:cs="Arial"/>
        </w:rPr>
        <w:tab/>
        <w:t xml:space="preserve">As atividades de monitoramento da administração podem usar informações de comunicações de partes externas, tais como reclamações de clientes ou comentários de reguladores que podem indicar problemas ou destacar áreas que necessitam de melhorias. </w:t>
      </w:r>
    </w:p>
    <w:p w14:paraId="641292A7" w14:textId="77777777" w:rsidR="002A7EB0" w:rsidRPr="005771A2" w:rsidRDefault="002A7EB0" w:rsidP="002A7EB0">
      <w:pPr>
        <w:jc w:val="both"/>
        <w:rPr>
          <w:rFonts w:ascii="Arial" w:hAnsi="Arial" w:cs="Arial"/>
        </w:rPr>
      </w:pPr>
    </w:p>
    <w:p w14:paraId="3790F932" w14:textId="77777777" w:rsidR="002A7EB0" w:rsidRPr="005771A2" w:rsidRDefault="002A7EB0" w:rsidP="002A7EB0">
      <w:pPr>
        <w:jc w:val="both"/>
        <w:rPr>
          <w:rFonts w:ascii="Arial" w:hAnsi="Arial" w:cs="Arial"/>
        </w:rPr>
      </w:pPr>
      <w:r w:rsidRPr="005771A2">
        <w:rPr>
          <w:rFonts w:ascii="Arial" w:hAnsi="Arial" w:cs="Arial"/>
        </w:rPr>
        <w:t>Por que o auditor deve entender as fontes de informação usadas para o monitoramento do sistema de controles internos pela entidade</w:t>
      </w:r>
    </w:p>
    <w:p w14:paraId="4FB4B58D" w14:textId="77777777" w:rsidR="002A7EB0" w:rsidRPr="005771A2" w:rsidRDefault="002A7EB0" w:rsidP="002A7EB0">
      <w:pPr>
        <w:jc w:val="both"/>
        <w:rPr>
          <w:rFonts w:ascii="Arial" w:hAnsi="Arial" w:cs="Arial"/>
        </w:rPr>
      </w:pPr>
    </w:p>
    <w:p w14:paraId="62A5B98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A120. </w:t>
      </w:r>
      <w:r w:rsidRPr="005771A2">
        <w:rPr>
          <w:rFonts w:ascii="Arial" w:hAnsi="Arial" w:cs="Arial"/>
        </w:rPr>
        <w:tab/>
        <w:t xml:space="preserve">O entendimento pelo auditor das fontes de informação usadas pela entidade para o monitoramento do seu sistema de controles internos, incluindo se as informações usadas são relevantes e confiáveis, o auxilia a avaliar se o processo da entidade para monitorar o sistema de controles internos é apropriado. Se a administração assumir que as informações usadas para o monitoramento são relevantes e confiáveis sem ter uma base para essa premissa, erros que podem existir nas informações podem potencialmente levar a administração a tirar conclusões incorretas com base em suas atividades de monitoramento. </w:t>
      </w:r>
    </w:p>
    <w:p w14:paraId="0ACAC7E3" w14:textId="77777777" w:rsidR="002A7EB0" w:rsidRPr="005771A2" w:rsidRDefault="002A7EB0" w:rsidP="002A7EB0">
      <w:pPr>
        <w:jc w:val="both"/>
        <w:rPr>
          <w:rFonts w:ascii="Arial" w:hAnsi="Arial" w:cs="Arial"/>
        </w:rPr>
      </w:pPr>
    </w:p>
    <w:p w14:paraId="2062F528" w14:textId="77777777" w:rsidR="002A7EB0" w:rsidRPr="005771A2" w:rsidRDefault="002A7EB0" w:rsidP="002A7EB0">
      <w:pPr>
        <w:tabs>
          <w:tab w:val="left" w:pos="709"/>
        </w:tabs>
        <w:jc w:val="both"/>
        <w:rPr>
          <w:rFonts w:ascii="Arial" w:hAnsi="Arial" w:cs="Arial"/>
        </w:rPr>
      </w:pPr>
      <w:r w:rsidRPr="005771A2">
        <w:rPr>
          <w:rFonts w:ascii="Arial" w:hAnsi="Arial" w:cs="Arial"/>
        </w:rPr>
        <w:t>Avaliação do processo da entidade para monitoramento do sistema de controles internos (ver item 24(c))</w:t>
      </w:r>
    </w:p>
    <w:p w14:paraId="0F63C106" w14:textId="77777777" w:rsidR="002A7EB0" w:rsidRPr="005771A2" w:rsidRDefault="002A7EB0" w:rsidP="002A7EB0">
      <w:pPr>
        <w:jc w:val="both"/>
        <w:rPr>
          <w:rFonts w:ascii="Arial" w:hAnsi="Arial" w:cs="Arial"/>
        </w:rPr>
      </w:pPr>
    </w:p>
    <w:p w14:paraId="00F0AD38" w14:textId="77777777" w:rsidR="002A7EB0" w:rsidRPr="005771A2" w:rsidRDefault="002A7EB0" w:rsidP="002A7EB0">
      <w:pPr>
        <w:jc w:val="both"/>
        <w:rPr>
          <w:rFonts w:ascii="Arial" w:hAnsi="Arial" w:cs="Arial"/>
        </w:rPr>
      </w:pPr>
      <w:r w:rsidRPr="005771A2">
        <w:rPr>
          <w:rFonts w:ascii="Arial" w:hAnsi="Arial" w:cs="Arial"/>
        </w:rPr>
        <w:t>Por que o auditor avalia se o processo de monitoramento da entidade para monitorar o sistema de controles internos é apropriado</w:t>
      </w:r>
    </w:p>
    <w:p w14:paraId="2C31ED00" w14:textId="77777777" w:rsidR="002A7EB0" w:rsidRPr="005771A2" w:rsidRDefault="002A7EB0" w:rsidP="002A7EB0">
      <w:pPr>
        <w:jc w:val="both"/>
        <w:rPr>
          <w:rFonts w:ascii="Arial" w:hAnsi="Arial" w:cs="Arial"/>
        </w:rPr>
      </w:pPr>
    </w:p>
    <w:p w14:paraId="125DE09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A121. </w:t>
      </w:r>
      <w:r w:rsidRPr="005771A2">
        <w:rPr>
          <w:rFonts w:ascii="Arial" w:hAnsi="Arial" w:cs="Arial"/>
        </w:rPr>
        <w:tab/>
        <w:t xml:space="preserve">A avaliação do auditor sobre como a entidade realiza avaliações contínuas e separadas para monitorar a efetividade dos controles o auxilia a entender se os outros componentes do sistema de controles internos da entidade estão presentes e em funcionamento e, portanto, auxilia no entendimento dos outros componentes do sistema de controles internos da entidade. Essa avaliação também pode auxiliar o auditor a identificar e avaliar os riscos de distorção relevante nos níveis das demonstrações contábeis e da afirmação (ver item A86). </w:t>
      </w:r>
    </w:p>
    <w:p w14:paraId="367C9ED6" w14:textId="77777777" w:rsidR="002A7EB0" w:rsidRPr="005771A2" w:rsidRDefault="002A7EB0" w:rsidP="002A7EB0">
      <w:pPr>
        <w:jc w:val="both"/>
        <w:rPr>
          <w:rFonts w:ascii="Arial" w:hAnsi="Arial" w:cs="Arial"/>
        </w:rPr>
      </w:pPr>
    </w:p>
    <w:p w14:paraId="65E64182" w14:textId="77777777" w:rsidR="002A7EB0" w:rsidRPr="005771A2" w:rsidRDefault="002A7EB0" w:rsidP="002A7EB0">
      <w:pPr>
        <w:jc w:val="both"/>
        <w:rPr>
          <w:rFonts w:ascii="Arial" w:hAnsi="Arial" w:cs="Arial"/>
        </w:rPr>
      </w:pPr>
      <w:r w:rsidRPr="005771A2">
        <w:rPr>
          <w:rFonts w:ascii="Arial" w:hAnsi="Arial" w:cs="Arial"/>
        </w:rPr>
        <w:t>Avaliação se o processo de monitoramento da entidade para monitorar o sistema de controles é apropriado (ver item 24(c))</w:t>
      </w:r>
    </w:p>
    <w:p w14:paraId="4D6BFE94" w14:textId="77777777" w:rsidR="002A7EB0" w:rsidRPr="005771A2" w:rsidRDefault="002A7EB0" w:rsidP="002A7EB0">
      <w:pPr>
        <w:jc w:val="both"/>
        <w:rPr>
          <w:rFonts w:ascii="Arial" w:hAnsi="Arial" w:cs="Arial"/>
        </w:rPr>
      </w:pPr>
    </w:p>
    <w:p w14:paraId="4312524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A122. </w:t>
      </w:r>
      <w:r w:rsidRPr="005771A2">
        <w:rPr>
          <w:rFonts w:ascii="Arial" w:hAnsi="Arial" w:cs="Arial"/>
        </w:rPr>
        <w:tab/>
        <w:t xml:space="preserve">A avaliação pelo auditor da adequação do processo dea entidade para monitorarde dododododo sistema de controles internos  é baseada no entendimento dessedo auditor sobre  o desseprocesso da entidade para monitorar o sistema de controles internos. </w:t>
      </w:r>
    </w:p>
    <w:p w14:paraId="30EA3CF7" w14:textId="77777777" w:rsidR="002A7EB0" w:rsidRPr="005771A2" w:rsidRDefault="002A7EB0" w:rsidP="002A7EB0">
      <w:pPr>
        <w:jc w:val="both"/>
        <w:rPr>
          <w:rFonts w:ascii="Arial" w:hAnsi="Arial" w:cs="Arial"/>
        </w:rPr>
      </w:pPr>
    </w:p>
    <w:p w14:paraId="25318FCC" w14:textId="77777777" w:rsidR="002A7EB0" w:rsidRPr="005771A2" w:rsidRDefault="002A7EB0" w:rsidP="002A7EB0">
      <w:pPr>
        <w:jc w:val="both"/>
        <w:rPr>
          <w:rFonts w:ascii="Arial" w:hAnsi="Arial" w:cs="Arial"/>
        </w:rPr>
      </w:pPr>
      <w:r w:rsidRPr="005771A2">
        <w:rPr>
          <w:rFonts w:ascii="Arial" w:hAnsi="Arial" w:cs="Arial"/>
        </w:rPr>
        <w:t>Sistema de informações e comunicação, e atividades de controle (ver itens 25 e 26)</w:t>
      </w:r>
    </w:p>
    <w:p w14:paraId="79664432" w14:textId="77777777" w:rsidR="002A7EB0" w:rsidRPr="005771A2" w:rsidRDefault="002A7EB0" w:rsidP="002A7EB0">
      <w:pPr>
        <w:jc w:val="both"/>
        <w:rPr>
          <w:rFonts w:ascii="Arial" w:hAnsi="Arial" w:cs="Arial"/>
        </w:rPr>
      </w:pPr>
    </w:p>
    <w:p w14:paraId="6353301E"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A123. </w:t>
      </w:r>
      <w:r w:rsidRPr="005771A2">
        <w:rPr>
          <w:rFonts w:ascii="Arial" w:hAnsi="Arial" w:cs="Arial"/>
        </w:rPr>
        <w:tab/>
        <w:t xml:space="preserve">Os controles nos componentes sistema de informações e comunicação, e atividades de controle são primariamente controles diretos (isto é, controles que são suficientemente precisos para evitar, detectar ou corrigir distorções no nível da afirmação). </w:t>
      </w:r>
    </w:p>
    <w:p w14:paraId="0969D5C7" w14:textId="77777777" w:rsidR="002A7EB0" w:rsidRPr="005771A2" w:rsidRDefault="002A7EB0" w:rsidP="002A7EB0">
      <w:pPr>
        <w:jc w:val="both"/>
        <w:rPr>
          <w:rFonts w:ascii="Arial" w:hAnsi="Arial" w:cs="Arial"/>
        </w:rPr>
      </w:pPr>
    </w:p>
    <w:p w14:paraId="3C3AF5D4" w14:textId="77777777" w:rsidR="002A7EB0" w:rsidRPr="005771A2" w:rsidRDefault="002A7EB0" w:rsidP="002A7EB0">
      <w:pPr>
        <w:jc w:val="both"/>
        <w:rPr>
          <w:rFonts w:ascii="Arial" w:hAnsi="Arial" w:cs="Arial"/>
        </w:rPr>
      </w:pPr>
      <w:r w:rsidRPr="005771A2">
        <w:rPr>
          <w:rFonts w:ascii="Arial" w:hAnsi="Arial" w:cs="Arial"/>
        </w:rPr>
        <w:t>Por que o auditor deve entender o sistema de informações e comunicação, e controles no componente de atividades de controle</w:t>
      </w:r>
    </w:p>
    <w:p w14:paraId="3CF5AB3F" w14:textId="77777777" w:rsidR="002A7EB0" w:rsidRPr="005771A2" w:rsidRDefault="002A7EB0" w:rsidP="002A7EB0">
      <w:pPr>
        <w:jc w:val="both"/>
        <w:rPr>
          <w:rFonts w:ascii="Arial" w:hAnsi="Arial" w:cs="Arial"/>
        </w:rPr>
      </w:pPr>
    </w:p>
    <w:p w14:paraId="37B7529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A124. </w:t>
      </w:r>
      <w:r w:rsidRPr="005771A2">
        <w:rPr>
          <w:rFonts w:ascii="Arial" w:hAnsi="Arial" w:cs="Arial"/>
        </w:rPr>
        <w:tab/>
        <w:t xml:space="preserve">O auditor deve entender o sistema de informações e comunicação da entidade porque o entendimento das políticas da entidade que definem os fluxos de transações e outros aspectos das atividades de processamento de informações da entidade relevantes para a elaboração das demonstrações contábeis, e a avaliação de se o componente suporta adequadamente a elaboração das demonstrações contábeis da entidade, suportam a identificação e avaliação pelo auditor dos riscos de distorção relevante no nível da afirmação. Esse entendimento e essa avaliação também podem resultar na identificação dos riscos de distorção relevante no nível das demonstrações contábeis quando os resultados dos procedimentos do auditor são inconsistentes com as expectativas em relação ao sistema de controles internos da entidade que podem ter sido baseadas em informações obtidas no processo de aceitação ou continuação do trabalho (ver item A86). </w:t>
      </w:r>
    </w:p>
    <w:p w14:paraId="0EE79E35" w14:textId="77777777" w:rsidR="002A7EB0" w:rsidRPr="005771A2" w:rsidRDefault="002A7EB0" w:rsidP="002A7EB0">
      <w:pPr>
        <w:jc w:val="both"/>
        <w:rPr>
          <w:rFonts w:ascii="Arial" w:hAnsi="Arial" w:cs="Arial"/>
        </w:rPr>
      </w:pPr>
    </w:p>
    <w:p w14:paraId="66AD11B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A125. </w:t>
      </w:r>
      <w:r w:rsidRPr="005771A2">
        <w:rPr>
          <w:rFonts w:ascii="Arial" w:hAnsi="Arial" w:cs="Arial"/>
        </w:rPr>
        <w:tab/>
        <w:t xml:space="preserve">O auditor deve identificar controles específicos no componente de atividades de controle, e avaliar o desenho bem como determinar se os controles foram implementados, uma vez que isso auxilia o seu entendimento sobre a abordagem da administração para tratar certos riscos e, portanto, fornece uma base para o planejamento e a realização de procedimentos adicionais de auditoria em resposta a esses riscos, conforme requerido pela NBC TA 330. Quanto mais alto no </w:t>
      </w:r>
      <w:r w:rsidRPr="005771A2">
        <w:rPr>
          <w:rFonts w:ascii="Arial" w:hAnsi="Arial" w:cs="Arial"/>
          <w:i/>
          <w:iCs/>
        </w:rPr>
        <w:t>spectrum</w:t>
      </w:r>
      <w:r w:rsidRPr="005771A2">
        <w:rPr>
          <w:rFonts w:ascii="Arial" w:hAnsi="Arial" w:cs="Arial"/>
        </w:rPr>
        <w:t xml:space="preserve"> de risco inerente um risco for avaliado, mais persuasiva deverá ser a evidência de auditoria. Mesmo quando o auditor não planeja testar a efetividade operacional dos controles identificados, o seu entendimento ainda pode afetar o planejamento da natureza, época e extensão de procedimentos de auditoria substantivos em resposta aos riscos de distorção relevante relacionados. </w:t>
      </w:r>
    </w:p>
    <w:p w14:paraId="188CCD95" w14:textId="77777777" w:rsidR="002A7EB0" w:rsidRPr="005771A2" w:rsidRDefault="002A7EB0" w:rsidP="002A7EB0">
      <w:pPr>
        <w:jc w:val="both"/>
        <w:rPr>
          <w:rFonts w:ascii="Arial" w:hAnsi="Arial" w:cs="Arial"/>
        </w:rPr>
      </w:pPr>
    </w:p>
    <w:p w14:paraId="6CB78087" w14:textId="77777777" w:rsidR="002A7EB0" w:rsidRPr="005771A2" w:rsidRDefault="002A7EB0" w:rsidP="002A7EB0">
      <w:pPr>
        <w:jc w:val="both"/>
        <w:rPr>
          <w:rFonts w:ascii="Arial" w:hAnsi="Arial" w:cs="Arial"/>
        </w:rPr>
      </w:pPr>
      <w:r w:rsidRPr="005771A2">
        <w:rPr>
          <w:rFonts w:ascii="Arial" w:hAnsi="Arial" w:cs="Arial"/>
        </w:rPr>
        <w:t>Natureza iterativa do entendimento e da avaliação pelo auditor do sistema de informações e comunicação, e das atividades de controle</w:t>
      </w:r>
    </w:p>
    <w:p w14:paraId="56CAAC1C" w14:textId="77777777" w:rsidR="002A7EB0" w:rsidRPr="005771A2" w:rsidRDefault="002A7EB0" w:rsidP="002A7EB0">
      <w:pPr>
        <w:jc w:val="both"/>
        <w:rPr>
          <w:rFonts w:ascii="Arial" w:hAnsi="Arial" w:cs="Arial"/>
        </w:rPr>
      </w:pPr>
    </w:p>
    <w:p w14:paraId="38398BC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A126. </w:t>
      </w:r>
      <w:r w:rsidRPr="005771A2">
        <w:rPr>
          <w:rFonts w:ascii="Arial" w:hAnsi="Arial" w:cs="Arial"/>
        </w:rPr>
        <w:tab/>
        <w:t xml:space="preserve">Conforme explicado no item A49, o entendimento pelo auditor da entidade e do seu ambiente, e da estrutura de relatório financeiro aplicável, pode auxiliá-lo a desenvolver expectativas iniciais em relação a classes de transações, saldos contábeis e divulgações que podem ser classes de transações, saldos contábeis e divulgações significativas. Ao obter entendimento do componente do sistema de informações e comunicação, de acordo com o item 25(a), o auditor pode usar essas expectativas iniciais para determinar a extensão do entendimento a ser obtido sobre as atividades de processamento de informações da entidade. </w:t>
      </w:r>
    </w:p>
    <w:p w14:paraId="12B3664C" w14:textId="77777777" w:rsidR="002A7EB0" w:rsidRPr="005771A2" w:rsidRDefault="002A7EB0" w:rsidP="002A7EB0">
      <w:pPr>
        <w:jc w:val="both"/>
        <w:rPr>
          <w:rFonts w:ascii="Arial" w:hAnsi="Arial" w:cs="Arial"/>
        </w:rPr>
      </w:pPr>
    </w:p>
    <w:p w14:paraId="07683CC4"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A127. </w:t>
      </w:r>
      <w:r w:rsidRPr="005771A2">
        <w:rPr>
          <w:rFonts w:ascii="Arial" w:hAnsi="Arial" w:cs="Arial"/>
        </w:rPr>
        <w:tab/>
        <w:t xml:space="preserve">O entendimento do sistema de informações pelo auditor inclui o entendimento das políticas que definem os fluxos de informações relacionadas com as classes de transações, saldos contábeis e divulgações significativas da entidade e outros aspectos relacionados com as atividades de processamento de informações da entidade. Essas informações e as informações obtidas da avaliação do sistema de informações pelo auditor podem confirmar ou influenciar ainda mais as suas expectativas em relação a classes de transações, saldos contábeis e divulgações significativas identificadas inicialmente (ver item A126). </w:t>
      </w:r>
    </w:p>
    <w:p w14:paraId="44EFE5CC" w14:textId="77777777" w:rsidR="002A7EB0" w:rsidRPr="005771A2" w:rsidRDefault="002A7EB0" w:rsidP="002A7EB0">
      <w:pPr>
        <w:jc w:val="both"/>
        <w:rPr>
          <w:rFonts w:ascii="Arial" w:hAnsi="Arial" w:cs="Arial"/>
        </w:rPr>
      </w:pPr>
    </w:p>
    <w:p w14:paraId="424F9E9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A128. </w:t>
      </w:r>
      <w:r w:rsidRPr="005771A2">
        <w:rPr>
          <w:rFonts w:ascii="Arial" w:hAnsi="Arial" w:cs="Arial"/>
        </w:rPr>
        <w:tab/>
        <w:t xml:space="preserve">Ao obter entendimento de como informações relacionadas com classes de transações, saldos contábeis e divulgações significativas fluem (incluindo entrada e saída) pelo sistema de informações da entidade, o auditor também pode identificar controles no componente de atividades de controle que devem ser identificados, de acordo com o item 26(a). A identificação e a avaliação pelo auditor dos controles no componente de atividades de controle podem primeiramente focar em controles dos lançamentos contábeis e controles que o auditor planeja testar a efetividade operacional para planejar a natureza, a época e a extensão dos procedimentos substantivos. </w:t>
      </w:r>
    </w:p>
    <w:p w14:paraId="0384251C" w14:textId="77777777" w:rsidR="002A7EB0" w:rsidRPr="005771A2" w:rsidRDefault="002A7EB0" w:rsidP="002A7EB0">
      <w:pPr>
        <w:jc w:val="both"/>
        <w:rPr>
          <w:rFonts w:ascii="Arial" w:hAnsi="Arial" w:cs="Arial"/>
        </w:rPr>
      </w:pPr>
    </w:p>
    <w:p w14:paraId="7F90484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A129. </w:t>
      </w:r>
      <w:r w:rsidRPr="005771A2">
        <w:rPr>
          <w:rFonts w:ascii="Arial" w:hAnsi="Arial" w:cs="Arial"/>
        </w:rPr>
        <w:tab/>
        <w:t xml:space="preserve">A avaliação dos riscos inerentes pelo auditor também pode influenciar a identificação de controles no componente de atividades de controle. Por exemplo, a identificação pelo auditor de controles relacionados com riscos significativos pode ser identificável apenasquando ele avaliou os riscos inerentes no nível da afirmação, de acordo com o item 31. Além disso, os controles que tratam riscos para os quais o auditor determinou que apenas procedimentos substantivos não fornecem evidência de auditoria apropriada e suficiente, de acordo com o item 33, também podem ser identificáveis somente quando as suas avaliações de riscos inerentes tiverem sido realizadas. </w:t>
      </w:r>
    </w:p>
    <w:p w14:paraId="5D3108CE" w14:textId="77777777" w:rsidR="002A7EB0" w:rsidRPr="005771A2" w:rsidRDefault="002A7EB0" w:rsidP="002A7EB0">
      <w:pPr>
        <w:jc w:val="both"/>
        <w:rPr>
          <w:rFonts w:ascii="Arial" w:hAnsi="Arial" w:cs="Arial"/>
        </w:rPr>
      </w:pPr>
    </w:p>
    <w:p w14:paraId="3D2BB85A"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A130. </w:t>
      </w:r>
      <w:r w:rsidRPr="005771A2">
        <w:rPr>
          <w:rFonts w:ascii="Arial" w:hAnsi="Arial" w:cs="Arial"/>
        </w:rPr>
        <w:tab/>
        <w:t>A identificação e a avaliação dos riscos de distorção relevante pelo auditor no nível da afirmação são influenciadas:</w:t>
      </w:r>
    </w:p>
    <w:p w14:paraId="514C35A7"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pelo entendimento pelo auditor das políticas da entidade para atividades de processamento de informações no componente de sistema de informações e comunicação; e</w:t>
      </w:r>
    </w:p>
    <w:p w14:paraId="73B32327"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pela identificação e avaliação dos controles no componente de atividades de controle pelo auditor</w:t>
      </w:r>
    </w:p>
    <w:p w14:paraId="3A58870E" w14:textId="77777777" w:rsidR="002A7EB0" w:rsidRPr="005771A2" w:rsidRDefault="002A7EB0" w:rsidP="002A7EB0">
      <w:pPr>
        <w:jc w:val="both"/>
        <w:rPr>
          <w:rFonts w:ascii="Arial" w:hAnsi="Arial" w:cs="Arial"/>
        </w:rPr>
      </w:pPr>
    </w:p>
    <w:p w14:paraId="7141EF89" w14:textId="77777777" w:rsidR="002A7EB0" w:rsidRPr="005771A2" w:rsidRDefault="002A7EB0" w:rsidP="002A7EB0">
      <w:pPr>
        <w:jc w:val="both"/>
        <w:rPr>
          <w:rFonts w:ascii="Arial" w:hAnsi="Arial" w:cs="Arial"/>
        </w:rPr>
      </w:pPr>
      <w:r w:rsidRPr="005771A2">
        <w:rPr>
          <w:rFonts w:ascii="Arial" w:hAnsi="Arial" w:cs="Arial"/>
        </w:rPr>
        <w:t>Obtenção de entendimento do sistema de informações e comunicação (ver item 25)</w:t>
      </w:r>
    </w:p>
    <w:p w14:paraId="098F579B" w14:textId="77777777" w:rsidR="002A7EB0" w:rsidRPr="005771A2" w:rsidRDefault="002A7EB0" w:rsidP="002A7EB0">
      <w:pPr>
        <w:jc w:val="both"/>
        <w:rPr>
          <w:rFonts w:ascii="Arial" w:hAnsi="Arial" w:cs="Arial"/>
        </w:rPr>
      </w:pPr>
    </w:p>
    <w:p w14:paraId="5B207A19" w14:textId="77777777" w:rsidR="002A7EB0" w:rsidRPr="005771A2" w:rsidRDefault="002A7EB0" w:rsidP="002A7EB0">
      <w:pPr>
        <w:jc w:val="both"/>
        <w:rPr>
          <w:rFonts w:ascii="Arial" w:hAnsi="Arial" w:cs="Arial"/>
        </w:rPr>
      </w:pPr>
      <w:r w:rsidRPr="005771A2">
        <w:rPr>
          <w:rFonts w:ascii="Arial" w:hAnsi="Arial" w:cs="Arial"/>
        </w:rPr>
        <w:t xml:space="preserve">O Apêndice 3, itens de 15 a 19, fornece considerações adicionais relacionadas com o sistema de informações e comunicação. </w:t>
      </w:r>
    </w:p>
    <w:p w14:paraId="07F8F20B" w14:textId="77777777" w:rsidR="002A7EB0" w:rsidRPr="005771A2" w:rsidRDefault="002A7EB0" w:rsidP="002A7EB0">
      <w:pPr>
        <w:jc w:val="both"/>
        <w:rPr>
          <w:rFonts w:ascii="Arial" w:hAnsi="Arial" w:cs="Arial"/>
        </w:rPr>
      </w:pPr>
    </w:p>
    <w:p w14:paraId="746A451E" w14:textId="77777777" w:rsidR="002A7EB0" w:rsidRPr="005771A2" w:rsidRDefault="002A7EB0" w:rsidP="002A7EB0">
      <w:pPr>
        <w:jc w:val="both"/>
        <w:rPr>
          <w:rFonts w:ascii="Arial" w:hAnsi="Arial" w:cs="Arial"/>
        </w:rPr>
      </w:pPr>
      <w:r w:rsidRPr="005771A2">
        <w:rPr>
          <w:rFonts w:ascii="Arial" w:hAnsi="Arial" w:cs="Arial"/>
        </w:rPr>
        <w:t>Escalabilidade</w:t>
      </w:r>
    </w:p>
    <w:p w14:paraId="2BEA87C9" w14:textId="77777777" w:rsidR="002A7EB0" w:rsidRPr="005771A2" w:rsidRDefault="002A7EB0" w:rsidP="002A7EB0">
      <w:pPr>
        <w:jc w:val="both"/>
        <w:rPr>
          <w:rFonts w:ascii="Arial" w:hAnsi="Arial" w:cs="Arial"/>
        </w:rPr>
      </w:pPr>
    </w:p>
    <w:p w14:paraId="5F67F57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A131. </w:t>
      </w:r>
      <w:r w:rsidRPr="005771A2">
        <w:rPr>
          <w:rFonts w:ascii="Arial" w:hAnsi="Arial" w:cs="Arial"/>
        </w:rPr>
        <w:tab/>
        <w:t xml:space="preserve">O sistema de informações e os processos de negócio relacionados, em entidades menos complexas, são provavelmente menos sofisticados do que em entidades maiores e tendem a envolver um ambiente de TI menos complexo. Entretanto, o papel do sistema de informações é igualmente importante. Entidades menos complexas com envolvimento direto da administração podem não precisar de extensas descrições de procedimentos contábeis, registros contábeis sofisticados ou políticas por escrito. O entendimento dos aspectos relevantes do sistema de informações da entidade pode, portanto, requerer menos esforço na auditoria de entidade menos complexa e pode envolver mais indagações do que observação ou inspeção de documentação. A necessidade de obter entendimento, contudo, continua importante para fornecer uma base para o planejamento de procedimentos de auditoria adicionais, de acordo com a NBC TA 330, e pode ainda auxiliar o auditor a identificar e avaliar os riscos de distorção relevante (ver item A86). </w:t>
      </w:r>
    </w:p>
    <w:p w14:paraId="3240F96D" w14:textId="77777777" w:rsidR="002A7EB0" w:rsidRPr="005771A2" w:rsidRDefault="002A7EB0" w:rsidP="002A7EB0">
      <w:pPr>
        <w:jc w:val="both"/>
        <w:rPr>
          <w:rFonts w:ascii="Arial" w:hAnsi="Arial" w:cs="Arial"/>
        </w:rPr>
      </w:pPr>
    </w:p>
    <w:p w14:paraId="01AD959B" w14:textId="77777777" w:rsidR="002A7EB0" w:rsidRPr="005771A2" w:rsidRDefault="002A7EB0" w:rsidP="002A7EB0">
      <w:pPr>
        <w:jc w:val="both"/>
        <w:rPr>
          <w:rFonts w:ascii="Arial" w:hAnsi="Arial" w:cs="Arial"/>
        </w:rPr>
      </w:pPr>
      <w:r w:rsidRPr="005771A2">
        <w:rPr>
          <w:rFonts w:ascii="Arial" w:hAnsi="Arial" w:cs="Arial"/>
        </w:rPr>
        <w:t>Obtenção de entendimento do sistema de informações (ver item 25(a))</w:t>
      </w:r>
    </w:p>
    <w:p w14:paraId="7B5107F6" w14:textId="77777777" w:rsidR="002A7EB0" w:rsidRPr="005771A2" w:rsidRDefault="002A7EB0" w:rsidP="002A7EB0">
      <w:pPr>
        <w:jc w:val="both"/>
        <w:rPr>
          <w:rFonts w:ascii="Arial" w:hAnsi="Arial" w:cs="Arial"/>
        </w:rPr>
      </w:pPr>
    </w:p>
    <w:p w14:paraId="6EAB727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A132. </w:t>
      </w:r>
      <w:r w:rsidRPr="005771A2">
        <w:rPr>
          <w:rFonts w:ascii="Arial" w:hAnsi="Arial" w:cs="Arial"/>
        </w:rPr>
        <w:tab/>
        <w:t xml:space="preserve">O sistema de controles internos da entidade inclui aspectos que estão relacionados com os objetivos de apresentação de relatórios da entidade, incluindo objetivos de apresentação de seus relatórios financeiros, mas pode incluir também aspectos relacionados com seus objetivos de operações e de conformidade, quando esses aspectos são relevantes para a apresentação de relatórios financeiros. O entendimento de como a entidade inicia transações e captura informações como parte do entendimento do auditor sobre o sistema de informações pode incluir informações sobre os sistemas da entidade (suas políticas), desenhados para tratar os objetivos de conformidade e de operações porque essas informações são relevantes para a elaboração das demonstrações contábeis. Além disso, algumas entidades podem ter sistemas de informações altamente integrados de modo que controles possam ser desenhados de maneira a atingir simultaneamente os objetivos de relatório financeiro, de conformidade, operacionais e a combinações dos mesmos. </w:t>
      </w:r>
    </w:p>
    <w:p w14:paraId="425300A5" w14:textId="77777777" w:rsidR="002A7EB0" w:rsidRPr="005771A2" w:rsidRDefault="002A7EB0" w:rsidP="002A7EB0">
      <w:pPr>
        <w:jc w:val="both"/>
        <w:rPr>
          <w:rFonts w:ascii="Arial" w:hAnsi="Arial" w:cs="Arial"/>
        </w:rPr>
      </w:pPr>
    </w:p>
    <w:p w14:paraId="054C837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A133. </w:t>
      </w:r>
      <w:r w:rsidRPr="005771A2">
        <w:rPr>
          <w:rFonts w:ascii="Arial" w:hAnsi="Arial" w:cs="Arial"/>
        </w:rPr>
        <w:tab/>
        <w:t>O entendimento do sistema de informações da entidade também inclui o entendimento dos recursos a serem usados nas atividades de processamento de informações da entidade. As informações sobre os recursos humanos envolvidos que podem ser relevantes para o entendimento dos riscos à integridade do sistema de informações incluem:</w:t>
      </w:r>
    </w:p>
    <w:p w14:paraId="635B8D8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competência dos indivíduos que realizam o trabalho;</w:t>
      </w:r>
    </w:p>
    <w:p w14:paraId="4A5110BD"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se há recursos adequados; e</w:t>
      </w:r>
    </w:p>
    <w:p w14:paraId="22FC124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se há segregação de funções adequada. </w:t>
      </w:r>
    </w:p>
    <w:p w14:paraId="3B57068A" w14:textId="77777777" w:rsidR="002A7EB0" w:rsidRPr="005771A2" w:rsidRDefault="002A7EB0" w:rsidP="002A7EB0">
      <w:pPr>
        <w:jc w:val="both"/>
        <w:rPr>
          <w:rFonts w:ascii="Arial" w:hAnsi="Arial" w:cs="Arial"/>
        </w:rPr>
      </w:pPr>
    </w:p>
    <w:p w14:paraId="14A2AB8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A134. </w:t>
      </w:r>
      <w:r w:rsidRPr="005771A2">
        <w:rPr>
          <w:rFonts w:ascii="Arial" w:hAnsi="Arial" w:cs="Arial"/>
        </w:rPr>
        <w:tab/>
        <w:t>Assuntos que o auditor pode considerar ao obter entendimento das políticas que definem os fluxos de informações relacionadas com as significativas classes de transações, saldos contábeis e divulgações da entidade no componente de sistema de informações e comunicação incluem a natureza:</w:t>
      </w:r>
    </w:p>
    <w:p w14:paraId="3F9C551B" w14:textId="77777777" w:rsidR="002A7EB0" w:rsidRPr="005771A2" w:rsidRDefault="002A7EB0" w:rsidP="002A7EB0">
      <w:pPr>
        <w:ind w:left="1134" w:hanging="425"/>
        <w:jc w:val="both"/>
        <w:rPr>
          <w:rFonts w:ascii="Arial" w:hAnsi="Arial" w:cs="Arial"/>
        </w:rPr>
      </w:pPr>
      <w:r w:rsidRPr="005771A2">
        <w:rPr>
          <w:rFonts w:ascii="Arial" w:hAnsi="Arial" w:cs="Arial"/>
        </w:rPr>
        <w:t>(a)</w:t>
      </w:r>
      <w:r w:rsidRPr="005771A2">
        <w:rPr>
          <w:rFonts w:ascii="Arial" w:hAnsi="Arial" w:cs="Arial"/>
        </w:rPr>
        <w:tab/>
        <w:t>dos dados ou das informações relacionadas com transações, outros eventos e condições a serem processadas;</w:t>
      </w:r>
    </w:p>
    <w:p w14:paraId="6B79C393" w14:textId="77777777" w:rsidR="002A7EB0" w:rsidRPr="005771A2" w:rsidRDefault="002A7EB0" w:rsidP="002A7EB0">
      <w:pPr>
        <w:ind w:left="1134" w:hanging="425"/>
        <w:jc w:val="both"/>
        <w:rPr>
          <w:rFonts w:ascii="Arial" w:hAnsi="Arial" w:cs="Arial"/>
        </w:rPr>
      </w:pPr>
      <w:r w:rsidRPr="005771A2">
        <w:rPr>
          <w:rFonts w:ascii="Arial" w:hAnsi="Arial" w:cs="Arial"/>
        </w:rPr>
        <w:t>(b)</w:t>
      </w:r>
      <w:r w:rsidRPr="005771A2">
        <w:rPr>
          <w:rFonts w:ascii="Arial" w:hAnsi="Arial" w:cs="Arial"/>
        </w:rPr>
        <w:tab/>
        <w:t>do processamento de informações para manter a integridade dos dados ou das informações; e</w:t>
      </w:r>
    </w:p>
    <w:p w14:paraId="3950C548" w14:textId="77777777" w:rsidR="002A7EB0" w:rsidRPr="005771A2" w:rsidRDefault="002A7EB0" w:rsidP="002A7EB0">
      <w:pPr>
        <w:ind w:left="1134" w:hanging="425"/>
        <w:jc w:val="both"/>
        <w:rPr>
          <w:rFonts w:ascii="Arial" w:hAnsi="Arial" w:cs="Arial"/>
        </w:rPr>
      </w:pPr>
      <w:r w:rsidRPr="005771A2">
        <w:rPr>
          <w:rFonts w:ascii="Arial" w:hAnsi="Arial" w:cs="Arial"/>
        </w:rPr>
        <w:t>(c)</w:t>
      </w:r>
      <w:r w:rsidRPr="005771A2">
        <w:rPr>
          <w:rFonts w:ascii="Arial" w:hAnsi="Arial" w:cs="Arial"/>
        </w:rPr>
        <w:tab/>
        <w:t xml:space="preserve">dos processos de informações, do pessoal e de outros recursos usados no processo de processamento de informações. </w:t>
      </w:r>
    </w:p>
    <w:p w14:paraId="6AAD1DC4" w14:textId="77777777" w:rsidR="002A7EB0" w:rsidRPr="005771A2" w:rsidRDefault="002A7EB0" w:rsidP="002A7EB0">
      <w:pPr>
        <w:jc w:val="both"/>
        <w:rPr>
          <w:rFonts w:ascii="Arial" w:hAnsi="Arial" w:cs="Arial"/>
        </w:rPr>
      </w:pPr>
    </w:p>
    <w:p w14:paraId="0E5BD46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A135. </w:t>
      </w:r>
      <w:r w:rsidRPr="005771A2">
        <w:rPr>
          <w:rFonts w:ascii="Arial" w:hAnsi="Arial" w:cs="Arial"/>
        </w:rPr>
        <w:tab/>
        <w:t xml:space="preserve">A obtenção de entendimento dos processos de negócio da entidade, que inclui como as transações são originadas, auxilia o auditor a obter entendimento do sistema de informações da entidade de modo apropriado às circunstâncias da entidade. </w:t>
      </w:r>
    </w:p>
    <w:p w14:paraId="73F031FB" w14:textId="77777777" w:rsidR="002A7EB0" w:rsidRPr="005771A2" w:rsidRDefault="002A7EB0" w:rsidP="002A7EB0">
      <w:pPr>
        <w:jc w:val="both"/>
        <w:rPr>
          <w:rFonts w:ascii="Arial" w:hAnsi="Arial" w:cs="Arial"/>
        </w:rPr>
      </w:pPr>
    </w:p>
    <w:p w14:paraId="60BA5DB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A136. </w:t>
      </w:r>
      <w:r w:rsidRPr="005771A2">
        <w:rPr>
          <w:rFonts w:ascii="Arial" w:hAnsi="Arial" w:cs="Arial"/>
        </w:rPr>
        <w:tab/>
        <w:t>O entendimento do sistema de informações pelo auditor pode ser obtido de várias maneiras e pode incluir:</w:t>
      </w:r>
    </w:p>
    <w:p w14:paraId="68AA5FA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indagações ao pessoal relevante sobre os procedimentos utilizados para iniciar, registrar, processar e reportar transações ou sobre o processo de apresentação de relatórios financeiros da entidade;</w:t>
      </w:r>
    </w:p>
    <w:p w14:paraId="6B2403D2"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inspeção de políticas, manuais de processos ou outra documentação do sistema de informações da entidade;</w:t>
      </w:r>
    </w:p>
    <w:p w14:paraId="5FB3890C"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observação da realização de políticas ou procedimentos pelo pessoal da entidade; ou</w:t>
      </w:r>
    </w:p>
    <w:p w14:paraId="059D71A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seleção de transações e seu rastreamento ao longo do processo aplicável no sistema de informações (isto é, a realização de um “passo a passo”). </w:t>
      </w:r>
    </w:p>
    <w:p w14:paraId="041D8A15" w14:textId="77777777" w:rsidR="002A7EB0" w:rsidRPr="005771A2" w:rsidRDefault="002A7EB0" w:rsidP="002A7EB0">
      <w:pPr>
        <w:jc w:val="both"/>
        <w:rPr>
          <w:rFonts w:ascii="Arial" w:hAnsi="Arial" w:cs="Arial"/>
        </w:rPr>
      </w:pPr>
    </w:p>
    <w:p w14:paraId="7C46F183" w14:textId="77777777" w:rsidR="002A7EB0" w:rsidRPr="005771A2" w:rsidRDefault="002A7EB0" w:rsidP="002A7EB0">
      <w:pPr>
        <w:jc w:val="both"/>
        <w:rPr>
          <w:rFonts w:ascii="Arial" w:hAnsi="Arial" w:cs="Arial"/>
        </w:rPr>
      </w:pPr>
      <w:r w:rsidRPr="005771A2">
        <w:rPr>
          <w:rFonts w:ascii="Arial" w:hAnsi="Arial" w:cs="Arial"/>
        </w:rPr>
        <w:t>Ferramentas e técnicas automatizadas</w:t>
      </w:r>
    </w:p>
    <w:p w14:paraId="48AC1D09" w14:textId="77777777" w:rsidR="002A7EB0" w:rsidRPr="005771A2" w:rsidRDefault="002A7EB0" w:rsidP="002A7EB0">
      <w:pPr>
        <w:jc w:val="both"/>
        <w:rPr>
          <w:rFonts w:ascii="Arial" w:hAnsi="Arial" w:cs="Arial"/>
        </w:rPr>
      </w:pPr>
    </w:p>
    <w:p w14:paraId="0DE2B23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A137. </w:t>
      </w:r>
      <w:r w:rsidRPr="005771A2">
        <w:rPr>
          <w:rFonts w:ascii="Arial" w:hAnsi="Arial" w:cs="Arial"/>
        </w:rPr>
        <w:tab/>
        <w:t>O auditor também pode usar técnicas automatizadas para obter acesso direto ou baixar as bases de dados (</w:t>
      </w:r>
      <w:r w:rsidRPr="005771A2">
        <w:rPr>
          <w:rFonts w:ascii="Arial" w:hAnsi="Arial" w:cs="Arial"/>
          <w:i/>
          <w:iCs/>
        </w:rPr>
        <w:t>download</w:t>
      </w:r>
      <w:r w:rsidRPr="005771A2">
        <w:rPr>
          <w:rFonts w:ascii="Arial" w:hAnsi="Arial" w:cs="Arial"/>
        </w:rPr>
        <w:t>) do sistema de informações da entidade que armazenam registros contábeis de transações. Ao aplicar ferramentas ou técnicas automatizadas a essas informações, o auditor pode confirmar o entendimento obtido sobre como as transações fluem pelo sistema de informações, rastreando lançamentos no livro diário ou outros registros digitais relacionados com uma transação específica, ou a população inteira de transações, desde a iniciação nos registros contábeis até o registro no razão geral. A análise de conjuntos completos ou grandes transações também pode resultar na identificação de variações em relação aos procedimentos de processamento normais ou esperados para essas transações, que podem resultar na identificação de riscos de distorção relevante.</w:t>
      </w:r>
    </w:p>
    <w:p w14:paraId="4CDBE0EA" w14:textId="77777777" w:rsidR="002A7EB0" w:rsidRPr="005771A2" w:rsidRDefault="002A7EB0" w:rsidP="002A7EB0">
      <w:pPr>
        <w:jc w:val="both"/>
        <w:rPr>
          <w:rFonts w:ascii="Arial" w:hAnsi="Arial" w:cs="Arial"/>
        </w:rPr>
      </w:pPr>
    </w:p>
    <w:p w14:paraId="2A50514B" w14:textId="77777777" w:rsidR="002A7EB0" w:rsidRPr="005771A2" w:rsidRDefault="002A7EB0" w:rsidP="002A7EB0">
      <w:pPr>
        <w:jc w:val="both"/>
        <w:rPr>
          <w:rFonts w:ascii="Arial" w:hAnsi="Arial" w:cs="Arial"/>
        </w:rPr>
      </w:pPr>
      <w:r w:rsidRPr="005771A2">
        <w:rPr>
          <w:rFonts w:ascii="Arial" w:hAnsi="Arial" w:cs="Arial"/>
        </w:rPr>
        <w:t>Informações obtidas fora do razão geral e dos razões auxiliares</w:t>
      </w:r>
    </w:p>
    <w:p w14:paraId="664B6D61" w14:textId="77777777" w:rsidR="002A7EB0" w:rsidRPr="005771A2" w:rsidRDefault="002A7EB0" w:rsidP="002A7EB0">
      <w:pPr>
        <w:jc w:val="both"/>
        <w:rPr>
          <w:rFonts w:ascii="Arial" w:hAnsi="Arial" w:cs="Arial"/>
        </w:rPr>
      </w:pPr>
    </w:p>
    <w:p w14:paraId="76B018D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A138. </w:t>
      </w:r>
      <w:r w:rsidRPr="005771A2">
        <w:rPr>
          <w:rFonts w:ascii="Arial" w:hAnsi="Arial" w:cs="Arial"/>
        </w:rPr>
        <w:tab/>
        <w:t>As demonstrações contábeis podem conter informações que são obtidas fora do razão geral e dos razões auxiliares. Exemplos dessas informações que o auditor pode considerar incluem:</w:t>
      </w:r>
    </w:p>
    <w:p w14:paraId="5CB62B46"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informações obtidas de contratos de arrendamento relevantes para as divulgações nas demonstrações contábeis; </w:t>
      </w:r>
    </w:p>
    <w:p w14:paraId="53A712B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informações divulgadas nas demonstrações contábeis produzidas por sistema de gestão de riscos da entidade; </w:t>
      </w:r>
    </w:p>
    <w:p w14:paraId="4B86D598"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informações sobre o valor justo produzidas por especialistas da administração e divulgadas nas demonstrações contábeis; </w:t>
      </w:r>
    </w:p>
    <w:p w14:paraId="0EBD0881"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informações divulgadas nas demonstrações contábeis que foram obtidas de modelos ou de outros cálculos usados para desenvolver estimativas contábeis, reconhecidas ou divulgadas nas demonstrações contábeis, incluindo informações relacionadas aos dados e premissas subjacentes usadas nesses modelos, tais como:</w:t>
      </w:r>
    </w:p>
    <w:p w14:paraId="04FC0001" w14:textId="77777777" w:rsidR="002A7EB0" w:rsidRPr="005771A2" w:rsidRDefault="002A7EB0">
      <w:pPr>
        <w:numPr>
          <w:ilvl w:val="0"/>
          <w:numId w:val="150"/>
        </w:numPr>
        <w:spacing w:after="0" w:line="240" w:lineRule="auto"/>
        <w:ind w:left="1276" w:hanging="283"/>
        <w:jc w:val="both"/>
        <w:rPr>
          <w:rFonts w:ascii="Arial" w:hAnsi="Arial" w:cs="Arial"/>
        </w:rPr>
      </w:pPr>
      <w:r w:rsidRPr="005771A2">
        <w:rPr>
          <w:rFonts w:ascii="Arial" w:hAnsi="Arial" w:cs="Arial"/>
        </w:rPr>
        <w:t>premissas desenvolvidas internamente que podem afetar a vida útil de ativo; ou</w:t>
      </w:r>
    </w:p>
    <w:p w14:paraId="5298D03F" w14:textId="77777777" w:rsidR="002A7EB0" w:rsidRPr="005771A2" w:rsidRDefault="002A7EB0">
      <w:pPr>
        <w:numPr>
          <w:ilvl w:val="0"/>
          <w:numId w:val="150"/>
        </w:numPr>
        <w:spacing w:after="0" w:line="240" w:lineRule="auto"/>
        <w:ind w:left="1276" w:hanging="283"/>
        <w:jc w:val="both"/>
        <w:rPr>
          <w:rFonts w:ascii="Arial" w:hAnsi="Arial" w:cs="Arial"/>
        </w:rPr>
      </w:pPr>
      <w:r w:rsidRPr="005771A2">
        <w:rPr>
          <w:rFonts w:ascii="Arial" w:hAnsi="Arial" w:cs="Arial"/>
        </w:rPr>
        <w:t>dados como taxas de juros que são afetados por fatores fora do controle da entidade;</w:t>
      </w:r>
    </w:p>
    <w:p w14:paraId="4B79EF5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informações divulgadas nas demonstrações contábeis sobre análises de sensibilidade derivadas de modelos financeiros que demonstram que a administração considerou premissas alternativas;  </w:t>
      </w:r>
    </w:p>
    <w:p w14:paraId="1FDF5FA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informações reconhecidas ou divulgadas nas demonstrações contábeis que foram obtidas de declarações de impostos e registros da entidade; </w:t>
      </w:r>
    </w:p>
    <w:p w14:paraId="57665AD8"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informações divulgadas nas demonstrações contábeis obtidas de análises elaboradas para suportar a avaliação da administração sobre a capacidade da entidade de manter sua continuidade operacional, tais como divulgações, se houver, relacionadas com eventos ou condições identificados que podem levantar dúvida significativa quanto à capacidade da entidade de manter sua continuidade operacional (NBC TA 570, itens 19 e 20).</w:t>
      </w:r>
    </w:p>
    <w:p w14:paraId="0CB7F8FF" w14:textId="77777777" w:rsidR="002A7EB0" w:rsidRPr="005771A2" w:rsidRDefault="002A7EB0" w:rsidP="002A7EB0">
      <w:pPr>
        <w:jc w:val="both"/>
        <w:rPr>
          <w:rFonts w:ascii="Arial" w:hAnsi="Arial" w:cs="Arial"/>
        </w:rPr>
      </w:pPr>
    </w:p>
    <w:p w14:paraId="08D8110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A139. </w:t>
      </w:r>
      <w:r w:rsidRPr="005771A2">
        <w:rPr>
          <w:rFonts w:ascii="Arial" w:hAnsi="Arial" w:cs="Arial"/>
        </w:rPr>
        <w:tab/>
        <w:t xml:space="preserve">Certos valores ou divulgações nas demonstrações contábeis da entidade (tais como divulgações sobre risco de crédito, risco de liquidez e risco de mercado) podem estar baseados em informações obtidas do sistema de gestão de riscos da entidade. Entretanto, o auditor não é requerido a entender todos os aspectos do sistema de gestão de riscos da entidade, e usa julgamento profissional para determinar o entendimento necessário. </w:t>
      </w:r>
    </w:p>
    <w:p w14:paraId="6411EA78" w14:textId="77777777" w:rsidR="002A7EB0" w:rsidRPr="005771A2" w:rsidRDefault="002A7EB0" w:rsidP="002A7EB0">
      <w:pPr>
        <w:jc w:val="both"/>
        <w:rPr>
          <w:rFonts w:ascii="Arial" w:hAnsi="Arial" w:cs="Arial"/>
        </w:rPr>
      </w:pPr>
    </w:p>
    <w:p w14:paraId="1E5CEEE3" w14:textId="77777777" w:rsidR="002A7EB0" w:rsidRPr="005771A2" w:rsidRDefault="002A7EB0" w:rsidP="002A7EB0">
      <w:pPr>
        <w:jc w:val="both"/>
        <w:rPr>
          <w:rFonts w:ascii="Arial" w:hAnsi="Arial" w:cs="Arial"/>
        </w:rPr>
      </w:pPr>
      <w:r w:rsidRPr="005771A2">
        <w:rPr>
          <w:rFonts w:ascii="Arial" w:hAnsi="Arial" w:cs="Arial"/>
        </w:rPr>
        <w:t>Uso de tecnologia da informação no sistema de informações pela entidade</w:t>
      </w:r>
    </w:p>
    <w:p w14:paraId="6E454684" w14:textId="77777777" w:rsidR="002A7EB0" w:rsidRPr="005771A2" w:rsidRDefault="002A7EB0" w:rsidP="002A7EB0">
      <w:pPr>
        <w:jc w:val="both"/>
        <w:rPr>
          <w:rFonts w:ascii="Arial" w:hAnsi="Arial" w:cs="Arial"/>
        </w:rPr>
      </w:pPr>
    </w:p>
    <w:p w14:paraId="72AF1DCD" w14:textId="77777777" w:rsidR="002A7EB0" w:rsidRPr="005771A2" w:rsidRDefault="002A7EB0" w:rsidP="002A7EB0">
      <w:pPr>
        <w:jc w:val="both"/>
        <w:rPr>
          <w:rFonts w:ascii="Arial" w:hAnsi="Arial" w:cs="Arial"/>
        </w:rPr>
      </w:pPr>
      <w:r w:rsidRPr="005771A2">
        <w:rPr>
          <w:rFonts w:ascii="Arial" w:hAnsi="Arial" w:cs="Arial"/>
        </w:rPr>
        <w:t>Por que o auditor entende o ambiente de TI relevante para o sistema de informações</w:t>
      </w:r>
    </w:p>
    <w:p w14:paraId="43173862" w14:textId="77777777" w:rsidR="002A7EB0" w:rsidRPr="005771A2" w:rsidRDefault="002A7EB0" w:rsidP="002A7EB0">
      <w:pPr>
        <w:jc w:val="both"/>
        <w:rPr>
          <w:rFonts w:ascii="Arial" w:hAnsi="Arial" w:cs="Arial"/>
        </w:rPr>
      </w:pPr>
    </w:p>
    <w:p w14:paraId="6CDAEBA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A140. </w:t>
      </w:r>
      <w:r w:rsidRPr="005771A2">
        <w:rPr>
          <w:rFonts w:ascii="Arial" w:hAnsi="Arial" w:cs="Arial"/>
        </w:rPr>
        <w:tab/>
        <w:t xml:space="preserve">O entendimento do sistema de informações pelo auditor inclui o ambiente de TI relevante para os fluxos de transações e processamento de informações no sistema de informações da entidade porque o uso pela entidade de aplicativos de TI ou outros aspectos do ambiente de TI podem gerar riscos decorrentes do uso de TI. </w:t>
      </w:r>
    </w:p>
    <w:p w14:paraId="258E6C23" w14:textId="77777777" w:rsidR="002A7EB0" w:rsidRPr="005771A2" w:rsidRDefault="002A7EB0" w:rsidP="002A7EB0">
      <w:pPr>
        <w:jc w:val="both"/>
        <w:rPr>
          <w:rFonts w:ascii="Arial" w:hAnsi="Arial" w:cs="Arial"/>
        </w:rPr>
      </w:pPr>
    </w:p>
    <w:p w14:paraId="63D73CE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A141. </w:t>
      </w:r>
      <w:r w:rsidRPr="005771A2">
        <w:rPr>
          <w:rFonts w:ascii="Arial" w:hAnsi="Arial" w:cs="Arial"/>
        </w:rPr>
        <w:tab/>
        <w:t xml:space="preserve">O entendimento do modelo de negócio da entidade e como ele integra o uso de TI também pode fornecer contexto útil para a natureza e a extensão de TI esperadas no sistema de informações. </w:t>
      </w:r>
    </w:p>
    <w:p w14:paraId="53474620" w14:textId="77777777" w:rsidR="002A7EB0" w:rsidRPr="005771A2" w:rsidRDefault="002A7EB0" w:rsidP="002A7EB0">
      <w:pPr>
        <w:jc w:val="both"/>
        <w:rPr>
          <w:rFonts w:ascii="Arial" w:hAnsi="Arial" w:cs="Arial"/>
        </w:rPr>
      </w:pPr>
    </w:p>
    <w:p w14:paraId="705A10EA" w14:textId="77777777" w:rsidR="002A7EB0" w:rsidRPr="005771A2" w:rsidRDefault="002A7EB0" w:rsidP="002A7EB0">
      <w:pPr>
        <w:jc w:val="both"/>
        <w:rPr>
          <w:rFonts w:ascii="Arial" w:hAnsi="Arial" w:cs="Arial"/>
        </w:rPr>
      </w:pPr>
      <w:r w:rsidRPr="005771A2">
        <w:rPr>
          <w:rFonts w:ascii="Arial" w:hAnsi="Arial" w:cs="Arial"/>
        </w:rPr>
        <w:t>Entendimento do uso de TI pela entidade</w:t>
      </w:r>
    </w:p>
    <w:p w14:paraId="4A47D24D" w14:textId="77777777" w:rsidR="002A7EB0" w:rsidRPr="005771A2" w:rsidRDefault="002A7EB0" w:rsidP="002A7EB0">
      <w:pPr>
        <w:jc w:val="both"/>
        <w:rPr>
          <w:rFonts w:ascii="Arial" w:hAnsi="Arial" w:cs="Arial"/>
        </w:rPr>
      </w:pPr>
    </w:p>
    <w:p w14:paraId="405BA00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A142. </w:t>
      </w:r>
      <w:r w:rsidRPr="005771A2">
        <w:rPr>
          <w:rFonts w:ascii="Arial" w:hAnsi="Arial" w:cs="Arial"/>
        </w:rPr>
        <w:tab/>
        <w:t xml:space="preserve">O entendimento do ambiente de TI pelo auditor pode focar na identificação e no entendimento da natureza e do número de aplicativos de TI específicos e de outros aspectos do ambiente de TI relevantes para os fluxos de transações e processamento de informações no sistema de informações. Mudanças, no fluxo de transações ou em informações no sistema de informações, podem ser resultado de alterações em programas de aplicativos de TI ou alterações diretas de dados em bases de dados envolvidas em processamento ou armazenamento dessas transações ou informações. </w:t>
      </w:r>
    </w:p>
    <w:p w14:paraId="1616EE08" w14:textId="77777777" w:rsidR="002A7EB0" w:rsidRPr="005771A2" w:rsidRDefault="002A7EB0" w:rsidP="002A7EB0">
      <w:pPr>
        <w:jc w:val="both"/>
        <w:rPr>
          <w:rFonts w:ascii="Arial" w:hAnsi="Arial" w:cs="Arial"/>
        </w:rPr>
      </w:pPr>
    </w:p>
    <w:p w14:paraId="08B6794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A143. </w:t>
      </w:r>
      <w:r w:rsidRPr="005771A2">
        <w:rPr>
          <w:rFonts w:ascii="Arial" w:hAnsi="Arial" w:cs="Arial"/>
        </w:rPr>
        <w:tab/>
        <w:t xml:space="preserve">O auditor pode identificar os aplicativos de TI e a infraestrutura de suporte de TI ao mesmo tempo em que obtém entendimento como as informações relacionadas com significativas classes de transações, saldos contábeis e divulgações trafegam pelo sistema de informações da entidade. </w:t>
      </w:r>
    </w:p>
    <w:p w14:paraId="5B587B5A" w14:textId="77777777" w:rsidR="002A7EB0" w:rsidRPr="005771A2" w:rsidRDefault="002A7EB0" w:rsidP="002A7EB0">
      <w:pPr>
        <w:jc w:val="both"/>
        <w:rPr>
          <w:rFonts w:ascii="Arial" w:hAnsi="Arial" w:cs="Arial"/>
        </w:rPr>
      </w:pPr>
    </w:p>
    <w:p w14:paraId="6C81199D" w14:textId="77777777" w:rsidR="002A7EB0" w:rsidRPr="005771A2" w:rsidRDefault="002A7EB0" w:rsidP="002A7EB0">
      <w:pPr>
        <w:jc w:val="both"/>
        <w:rPr>
          <w:rFonts w:ascii="Arial" w:hAnsi="Arial" w:cs="Arial"/>
        </w:rPr>
      </w:pPr>
      <w:r w:rsidRPr="005771A2">
        <w:rPr>
          <w:rFonts w:ascii="Arial" w:hAnsi="Arial" w:cs="Arial"/>
        </w:rPr>
        <w:t xml:space="preserve">Obtenção de entendimento da comunicação da entidade (ver item 25(b)) </w:t>
      </w:r>
    </w:p>
    <w:p w14:paraId="2FC087C9" w14:textId="77777777" w:rsidR="002A7EB0" w:rsidRPr="005771A2" w:rsidRDefault="002A7EB0" w:rsidP="002A7EB0">
      <w:pPr>
        <w:jc w:val="both"/>
        <w:rPr>
          <w:rFonts w:ascii="Arial" w:hAnsi="Arial" w:cs="Arial"/>
        </w:rPr>
      </w:pPr>
    </w:p>
    <w:p w14:paraId="0825E54B" w14:textId="77777777" w:rsidR="002A7EB0" w:rsidRPr="005771A2" w:rsidRDefault="002A7EB0" w:rsidP="002A7EB0">
      <w:pPr>
        <w:jc w:val="both"/>
        <w:rPr>
          <w:rFonts w:ascii="Arial" w:hAnsi="Arial" w:cs="Arial"/>
        </w:rPr>
      </w:pPr>
      <w:r w:rsidRPr="005771A2">
        <w:rPr>
          <w:rFonts w:ascii="Arial" w:hAnsi="Arial" w:cs="Arial"/>
        </w:rPr>
        <w:t>Escalabilidade</w:t>
      </w:r>
    </w:p>
    <w:p w14:paraId="30DA155C" w14:textId="77777777" w:rsidR="002A7EB0" w:rsidRPr="005771A2" w:rsidRDefault="002A7EB0" w:rsidP="002A7EB0">
      <w:pPr>
        <w:jc w:val="both"/>
        <w:rPr>
          <w:rFonts w:ascii="Arial" w:hAnsi="Arial" w:cs="Arial"/>
        </w:rPr>
      </w:pPr>
    </w:p>
    <w:p w14:paraId="39723D3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A144. </w:t>
      </w:r>
      <w:r w:rsidRPr="005771A2">
        <w:rPr>
          <w:rFonts w:ascii="Arial" w:hAnsi="Arial" w:cs="Arial"/>
        </w:rPr>
        <w:tab/>
        <w:t xml:space="preserve">Em entidades maiores e mais complexas, as informações que o auditor pode considerar para entender a comunicação da entidade podem ser obtidas de manuais de políticas e de relatórios financeiros. </w:t>
      </w:r>
    </w:p>
    <w:p w14:paraId="6EA35C2A" w14:textId="77777777" w:rsidR="002A7EB0" w:rsidRPr="005771A2" w:rsidRDefault="002A7EB0" w:rsidP="002A7EB0">
      <w:pPr>
        <w:jc w:val="both"/>
        <w:rPr>
          <w:rFonts w:ascii="Arial" w:hAnsi="Arial" w:cs="Arial"/>
        </w:rPr>
      </w:pPr>
    </w:p>
    <w:p w14:paraId="0C13BAC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A145. </w:t>
      </w:r>
      <w:r w:rsidRPr="005771A2">
        <w:rPr>
          <w:rFonts w:ascii="Arial" w:hAnsi="Arial" w:cs="Arial"/>
        </w:rPr>
        <w:tab/>
        <w:t xml:space="preserve">Em entidades menos complexas, a comunicação pode ser menos estruturada (por exemplo, manuais formais podem não ser usados) devido aos graus menores de responsabilidade e à maior visibilidade e disponibilidade da administração. Independentemente do porte da entidade, canais de comunicação abertos facilitam que exceções sejam reportadas e tratadas. </w:t>
      </w:r>
    </w:p>
    <w:p w14:paraId="6BF075EC" w14:textId="77777777" w:rsidR="002A7EB0" w:rsidRPr="005771A2" w:rsidRDefault="002A7EB0" w:rsidP="002A7EB0">
      <w:pPr>
        <w:jc w:val="both"/>
        <w:rPr>
          <w:rFonts w:ascii="Arial" w:hAnsi="Arial" w:cs="Arial"/>
        </w:rPr>
      </w:pPr>
    </w:p>
    <w:p w14:paraId="02E8C996" w14:textId="77777777" w:rsidR="002A7EB0" w:rsidRPr="005771A2" w:rsidRDefault="002A7EB0" w:rsidP="002A7EB0">
      <w:pPr>
        <w:jc w:val="both"/>
        <w:rPr>
          <w:rFonts w:ascii="Arial" w:hAnsi="Arial" w:cs="Arial"/>
        </w:rPr>
      </w:pPr>
      <w:r w:rsidRPr="005771A2">
        <w:rPr>
          <w:rFonts w:ascii="Arial" w:hAnsi="Arial" w:cs="Arial"/>
        </w:rPr>
        <w:t>Avaliação se os aspectos relevantes do sistema de informações suportam a elaboração das demonstrações contábeis da entidade (ver item 25(c))</w:t>
      </w:r>
    </w:p>
    <w:p w14:paraId="378A33DE" w14:textId="77777777" w:rsidR="002A7EB0" w:rsidRPr="005771A2" w:rsidRDefault="002A7EB0" w:rsidP="002A7EB0">
      <w:pPr>
        <w:jc w:val="both"/>
        <w:rPr>
          <w:rFonts w:ascii="Arial" w:hAnsi="Arial" w:cs="Arial"/>
        </w:rPr>
      </w:pPr>
    </w:p>
    <w:p w14:paraId="4BF4A43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A146. </w:t>
      </w:r>
      <w:r w:rsidRPr="005771A2">
        <w:rPr>
          <w:rFonts w:ascii="Arial" w:hAnsi="Arial" w:cs="Arial"/>
        </w:rPr>
        <w:tab/>
        <w:t xml:space="preserve">A avaliação do auditor de se o sistema de informações e a comunicação da entidade suportam adequadamente a elaboração das demonstrações contábeis é baseada no entendimento obtido no item 25(a) e (b). </w:t>
      </w:r>
    </w:p>
    <w:p w14:paraId="034CB74A" w14:textId="77777777" w:rsidR="002A7EB0" w:rsidRPr="005771A2" w:rsidRDefault="002A7EB0" w:rsidP="002A7EB0">
      <w:pPr>
        <w:jc w:val="both"/>
        <w:rPr>
          <w:rFonts w:ascii="Arial" w:hAnsi="Arial" w:cs="Arial"/>
        </w:rPr>
      </w:pPr>
    </w:p>
    <w:p w14:paraId="3120352D" w14:textId="77777777" w:rsidR="002A7EB0" w:rsidRPr="005771A2" w:rsidRDefault="002A7EB0" w:rsidP="002A7EB0">
      <w:pPr>
        <w:jc w:val="both"/>
        <w:rPr>
          <w:rFonts w:ascii="Arial" w:hAnsi="Arial" w:cs="Arial"/>
        </w:rPr>
      </w:pPr>
      <w:r w:rsidRPr="005771A2">
        <w:rPr>
          <w:rFonts w:ascii="Arial" w:hAnsi="Arial" w:cs="Arial"/>
        </w:rPr>
        <w:t>Atividades de controle (ver item 26)</w:t>
      </w:r>
    </w:p>
    <w:p w14:paraId="3BA4C808" w14:textId="77777777" w:rsidR="002A7EB0" w:rsidRPr="005771A2" w:rsidRDefault="002A7EB0" w:rsidP="002A7EB0">
      <w:pPr>
        <w:jc w:val="both"/>
        <w:rPr>
          <w:rFonts w:ascii="Arial" w:hAnsi="Arial" w:cs="Arial"/>
        </w:rPr>
      </w:pPr>
    </w:p>
    <w:p w14:paraId="3B9AACBB" w14:textId="77777777" w:rsidR="002A7EB0" w:rsidRPr="005771A2" w:rsidRDefault="002A7EB0" w:rsidP="002A7EB0">
      <w:pPr>
        <w:jc w:val="both"/>
        <w:rPr>
          <w:rFonts w:ascii="Arial" w:hAnsi="Arial" w:cs="Arial"/>
        </w:rPr>
      </w:pPr>
      <w:r w:rsidRPr="005771A2">
        <w:rPr>
          <w:rFonts w:ascii="Arial" w:hAnsi="Arial" w:cs="Arial"/>
        </w:rPr>
        <w:t>Controles no componente de atividades de controle</w:t>
      </w:r>
    </w:p>
    <w:p w14:paraId="37E142E6" w14:textId="77777777" w:rsidR="002A7EB0" w:rsidRPr="005771A2" w:rsidRDefault="002A7EB0" w:rsidP="002A7EB0">
      <w:pPr>
        <w:jc w:val="both"/>
        <w:rPr>
          <w:rFonts w:ascii="Arial" w:hAnsi="Arial" w:cs="Arial"/>
        </w:rPr>
      </w:pPr>
    </w:p>
    <w:p w14:paraId="57D03789" w14:textId="77777777" w:rsidR="002A7EB0" w:rsidRPr="005771A2" w:rsidRDefault="002A7EB0" w:rsidP="002A7EB0">
      <w:pPr>
        <w:jc w:val="both"/>
        <w:rPr>
          <w:rFonts w:ascii="Arial" w:hAnsi="Arial" w:cs="Arial"/>
        </w:rPr>
      </w:pPr>
      <w:r w:rsidRPr="005771A2">
        <w:rPr>
          <w:rFonts w:ascii="Arial" w:hAnsi="Arial" w:cs="Arial"/>
        </w:rPr>
        <w:t>O Apêndice 3, itens 20 e 21, fornece considerações adicionais relacionadas com atividades de controle.</w:t>
      </w:r>
    </w:p>
    <w:p w14:paraId="69EF75A2" w14:textId="77777777" w:rsidR="002A7EB0" w:rsidRPr="005771A2" w:rsidRDefault="002A7EB0" w:rsidP="002A7EB0">
      <w:pPr>
        <w:jc w:val="both"/>
        <w:rPr>
          <w:rFonts w:ascii="Arial" w:hAnsi="Arial" w:cs="Arial"/>
        </w:rPr>
      </w:pPr>
    </w:p>
    <w:p w14:paraId="2280B32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A147. </w:t>
      </w:r>
      <w:r w:rsidRPr="005771A2">
        <w:rPr>
          <w:rFonts w:ascii="Arial" w:hAnsi="Arial" w:cs="Arial"/>
        </w:rPr>
        <w:tab/>
        <w:t xml:space="preserve">O componente de atividades de controle inclui controles planejados para assegurar a devida aplicação de políticas (que também são controles) em todos os outros componentes do sistema de controles internos da entidade, e inclui controles diretos e indiretos. </w:t>
      </w:r>
    </w:p>
    <w:p w14:paraId="3E6596D7" w14:textId="77777777" w:rsidR="002A7EB0" w:rsidRPr="005771A2" w:rsidRDefault="002A7EB0" w:rsidP="002A7EB0">
      <w:pPr>
        <w:jc w:val="both"/>
        <w:rPr>
          <w:rFonts w:ascii="Arial" w:hAnsi="Arial" w:cs="Arial"/>
        </w:rPr>
      </w:pPr>
    </w:p>
    <w:p w14:paraId="5A588E5F"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125AAB4E" w14:textId="77777777" w:rsidR="002A7EB0" w:rsidRPr="005771A2" w:rsidRDefault="002A7EB0" w:rsidP="002A7EB0">
      <w:pPr>
        <w:ind w:left="709"/>
        <w:jc w:val="both"/>
        <w:rPr>
          <w:rFonts w:ascii="Arial" w:hAnsi="Arial" w:cs="Arial"/>
        </w:rPr>
      </w:pPr>
      <w:r w:rsidRPr="005771A2">
        <w:rPr>
          <w:rFonts w:ascii="Arial" w:hAnsi="Arial" w:cs="Arial"/>
        </w:rPr>
        <w:t xml:space="preserve">Os controles estabelecidos pela entidade para assegurar que seu pessoal faça a contagem e o registro anual do estoque físico de maneira adequada estão relacionados diretamente com os riscos de distorção relevante importantes para as afirmações de existência e integridade do saldo contábil do estoque. </w:t>
      </w:r>
    </w:p>
    <w:p w14:paraId="3B6A8C2E" w14:textId="77777777" w:rsidR="002A7EB0" w:rsidRPr="005771A2" w:rsidRDefault="002A7EB0" w:rsidP="002A7EB0">
      <w:pPr>
        <w:jc w:val="both"/>
        <w:rPr>
          <w:rFonts w:ascii="Arial" w:hAnsi="Arial" w:cs="Arial"/>
        </w:rPr>
      </w:pPr>
    </w:p>
    <w:p w14:paraId="0190871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A148. </w:t>
      </w:r>
      <w:r w:rsidRPr="005771A2">
        <w:rPr>
          <w:rFonts w:ascii="Arial" w:hAnsi="Arial" w:cs="Arial"/>
        </w:rPr>
        <w:tab/>
        <w:t xml:space="preserve">A identificação e avaliação pelo auditor dos controles no componente de atividades de controle são focadas em controles de processamento de informações, que são controles aplicados durante o processamento de informações no sistema de informações da entidade que tratam diretamente os riscos à integridade das informações (isto é, a integridade, precisão e validade das transações e outras informações). Entretanto, o auditor não é é requerido a identificar e avaliar todos os controles de processamento de informações relacionados com as políticas da entidade que definem os fluxos de transações e outros aspectos das atividades de processamento de informações da entidade para as significativas classes de transações, saldos contábeis e divulgações. </w:t>
      </w:r>
    </w:p>
    <w:p w14:paraId="209A8685" w14:textId="77777777" w:rsidR="002A7EB0" w:rsidRPr="005771A2" w:rsidRDefault="002A7EB0" w:rsidP="002A7EB0">
      <w:pPr>
        <w:jc w:val="both"/>
        <w:rPr>
          <w:rFonts w:ascii="Arial" w:hAnsi="Arial" w:cs="Arial"/>
        </w:rPr>
      </w:pPr>
    </w:p>
    <w:p w14:paraId="6327730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A149. </w:t>
      </w:r>
      <w:r w:rsidRPr="005771A2">
        <w:rPr>
          <w:rFonts w:ascii="Arial" w:hAnsi="Arial" w:cs="Arial"/>
        </w:rPr>
        <w:tab/>
        <w:t xml:space="preserve">Pode haver também controles diretos no ambiente de controle, no processo de avaliação de riscos da entidade ou no processo da entidade de monitoramento do sistema de controles internos, que podem ser identificados, de acordo com o item 26. Entretanto, quanto mais indireta for a relação entre os controles que suportam outros controles e o controle que está sendo considerado, menos efetivo pode ser esse controle na prevenção, ou detecção e correção, das distorções relacionadas. </w:t>
      </w:r>
    </w:p>
    <w:p w14:paraId="7B73FF22" w14:textId="77777777" w:rsidR="002A7EB0" w:rsidRPr="005771A2" w:rsidRDefault="002A7EB0" w:rsidP="002A7EB0">
      <w:pPr>
        <w:jc w:val="both"/>
        <w:rPr>
          <w:rFonts w:ascii="Arial" w:hAnsi="Arial" w:cs="Arial"/>
        </w:rPr>
      </w:pPr>
    </w:p>
    <w:p w14:paraId="2C0FB6FC"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71EBB04B" w14:textId="77777777" w:rsidR="002A7EB0" w:rsidRPr="005771A2" w:rsidRDefault="002A7EB0" w:rsidP="002A7EB0">
      <w:pPr>
        <w:ind w:left="709"/>
        <w:jc w:val="both"/>
        <w:rPr>
          <w:rFonts w:ascii="Arial" w:hAnsi="Arial" w:cs="Arial"/>
        </w:rPr>
      </w:pPr>
      <w:r w:rsidRPr="005771A2">
        <w:rPr>
          <w:rFonts w:ascii="Arial" w:hAnsi="Arial" w:cs="Arial"/>
        </w:rPr>
        <w:t>A revisão pelo gerente de vendas do resumo da atividade de vendas para lojas específicas por região normalmente é relacionada apenas indiretamente com os riscos de distorção relevante importantes para a afirmação de integridade para receita de vendas. Consequentemente, ela pode ser menos efetiva para tratar esses riscos do que controles relacionados mais diretamente com eles, tais como confrontar documentos de embarque com faturas.</w:t>
      </w:r>
    </w:p>
    <w:p w14:paraId="79D729C6" w14:textId="77777777" w:rsidR="002A7EB0" w:rsidRPr="005771A2" w:rsidRDefault="002A7EB0" w:rsidP="002A7EB0">
      <w:pPr>
        <w:ind w:left="709" w:hanging="709"/>
        <w:jc w:val="both"/>
        <w:rPr>
          <w:rFonts w:ascii="Arial" w:hAnsi="Arial" w:cs="Arial"/>
        </w:rPr>
      </w:pPr>
    </w:p>
    <w:p w14:paraId="4E6A8CE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A150. </w:t>
      </w:r>
      <w:r w:rsidRPr="005771A2">
        <w:rPr>
          <w:rFonts w:ascii="Arial" w:hAnsi="Arial" w:cs="Arial"/>
        </w:rPr>
        <w:tab/>
        <w:t xml:space="preserve">O item 26 também requer que o auditor identifique e avalie os controles gerais de TI para aplicativos de TI e outros aspectos do ambiente de TI que ele tenha determinado como sujeitos a riscos decorrentes do uso de TI porque os controles gerais de TI permitem o funcionamento efetivo e contínuo dos controles de processamento de informações. Um único controle geral de TI não é suficiente para tratar risco de distorção relevante no nível da afirmação. </w:t>
      </w:r>
    </w:p>
    <w:p w14:paraId="68AD9E57" w14:textId="77777777" w:rsidR="002A7EB0" w:rsidRPr="005771A2" w:rsidRDefault="002A7EB0" w:rsidP="002A7EB0">
      <w:pPr>
        <w:jc w:val="both"/>
        <w:rPr>
          <w:rFonts w:ascii="Arial" w:hAnsi="Arial" w:cs="Arial"/>
        </w:rPr>
      </w:pPr>
    </w:p>
    <w:p w14:paraId="67A0509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A151. </w:t>
      </w:r>
      <w:r w:rsidRPr="005771A2">
        <w:rPr>
          <w:rFonts w:ascii="Arial" w:hAnsi="Arial" w:cs="Arial"/>
        </w:rPr>
        <w:tab/>
        <w:t>Os controles que o auditor deve avaliar o planejamento e determinar se foram implementados, de acordo com o item 26, são os seguintes:</w:t>
      </w:r>
    </w:p>
    <w:p w14:paraId="0C3F7FC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controles para os quais o auditor planeja testar a efetividade operacional ao determinar a natureza, a época e a extensão dos procedimentos substantivos. A avaliação desses controles fornece a base para o planejamento do auditor testar procedimentos de controle, de acordo com a NBC TA 330. Esses controles também tratam os riscos para os quais procedimentos substantivos, isoladamente, não fornecem evidência de auditoria apropriada e suficiente; </w:t>
      </w:r>
    </w:p>
    <w:p w14:paraId="7B16ACF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controles que incluem controles que tratam riscos significativos e controles dos lançamentos no livro diário. A identificação e avaliação pelo auditor desses controles também podem influenciar o seu entendimento dos riscos de distorção relevante, incluindo a identificação de riscos de distorção relevante adicionais (ver item A95). Esse entendimento também fornece base para o auditor planejar a natureza, época eextensão dos procedimentos de auditoria substantivos que respondam aos respectivos riscos avaliados de distorção relevante; </w:t>
      </w:r>
    </w:p>
    <w:p w14:paraId="2FF77E17"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outros controles que o auditor considera apropriados para que ele atinja os objetivos do item 13 com relação aos riscos no nível da afirmação, com base no julgamento profissional do auditor. </w:t>
      </w:r>
    </w:p>
    <w:p w14:paraId="44AD0EE6" w14:textId="77777777" w:rsidR="002A7EB0" w:rsidRPr="005771A2" w:rsidRDefault="002A7EB0" w:rsidP="002A7EB0">
      <w:pPr>
        <w:jc w:val="both"/>
        <w:rPr>
          <w:rFonts w:ascii="Arial" w:hAnsi="Arial" w:cs="Arial"/>
        </w:rPr>
      </w:pPr>
    </w:p>
    <w:p w14:paraId="3E215F8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A152. </w:t>
      </w:r>
      <w:r w:rsidRPr="005771A2">
        <w:rPr>
          <w:rFonts w:ascii="Arial" w:hAnsi="Arial" w:cs="Arial"/>
        </w:rPr>
        <w:tab/>
        <w:t xml:space="preserve">Os controles no componente de atividades de controle devem ser identificados quando esses controles atenderem um ou mais critérios incluídos no item 26(a). Entretanto, quando múltiplos controles atingem o mesmo objetivo, não é necessário identificar cada um dos controles relacionados com esse objetivo. </w:t>
      </w:r>
    </w:p>
    <w:p w14:paraId="215A8CF2" w14:textId="77777777" w:rsidR="002A7EB0" w:rsidRPr="005771A2" w:rsidRDefault="002A7EB0" w:rsidP="002A7EB0">
      <w:pPr>
        <w:jc w:val="both"/>
        <w:rPr>
          <w:rFonts w:ascii="Arial" w:hAnsi="Arial" w:cs="Arial"/>
        </w:rPr>
      </w:pPr>
    </w:p>
    <w:p w14:paraId="29DDDDA8" w14:textId="77777777" w:rsidR="002A7EB0" w:rsidRPr="005771A2" w:rsidRDefault="002A7EB0" w:rsidP="002A7EB0">
      <w:pPr>
        <w:jc w:val="both"/>
        <w:rPr>
          <w:rFonts w:ascii="Arial" w:hAnsi="Arial" w:cs="Arial"/>
        </w:rPr>
      </w:pPr>
      <w:r w:rsidRPr="005771A2">
        <w:rPr>
          <w:rFonts w:ascii="Arial" w:hAnsi="Arial" w:cs="Arial"/>
        </w:rPr>
        <w:t>Tipos de controle no componente de atividades de controle (ver item 26)</w:t>
      </w:r>
    </w:p>
    <w:p w14:paraId="3F8D4348" w14:textId="77777777" w:rsidR="002A7EB0" w:rsidRPr="005771A2" w:rsidRDefault="002A7EB0" w:rsidP="002A7EB0">
      <w:pPr>
        <w:jc w:val="both"/>
        <w:rPr>
          <w:rFonts w:ascii="Arial" w:hAnsi="Arial" w:cs="Arial"/>
        </w:rPr>
      </w:pPr>
    </w:p>
    <w:p w14:paraId="295B056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A153. </w:t>
      </w:r>
      <w:r w:rsidRPr="005771A2">
        <w:rPr>
          <w:rFonts w:ascii="Arial" w:hAnsi="Arial" w:cs="Arial"/>
        </w:rPr>
        <w:tab/>
        <w:t xml:space="preserve">Exemplos de controles no componente de atividades de controle incluem autorizações e aprovações, conciliações, verificações (tais como verificações de edição e validação ou cálculos automatizados), segregação de funções e controles físicos e lógicos, incluindo aqueles que tratam de salvaguarda de ativos. </w:t>
      </w:r>
    </w:p>
    <w:p w14:paraId="23EB6856" w14:textId="77777777" w:rsidR="002A7EB0" w:rsidRPr="005771A2" w:rsidRDefault="002A7EB0" w:rsidP="002A7EB0">
      <w:pPr>
        <w:jc w:val="both"/>
        <w:rPr>
          <w:rFonts w:ascii="Arial" w:hAnsi="Arial" w:cs="Arial"/>
        </w:rPr>
      </w:pPr>
    </w:p>
    <w:p w14:paraId="190E60E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A154. </w:t>
      </w:r>
      <w:r w:rsidRPr="005771A2">
        <w:rPr>
          <w:rFonts w:ascii="Arial" w:hAnsi="Arial" w:cs="Arial"/>
        </w:rPr>
        <w:tab/>
        <w:t xml:space="preserve">Os controles no componente de atividades de controle também podem incluir controles estabelecidos pela administração que tratam os riscos de distorção relevante para divulgações não elaboradas de acordo com a estrutura de relatório financeiro aplicável. Esses controles podem estar relacionados com informações nas demonstrações contábeis que são obtidas do razão geral e dos razões auxiliares. </w:t>
      </w:r>
    </w:p>
    <w:p w14:paraId="57A7E6C4" w14:textId="77777777" w:rsidR="002A7EB0" w:rsidRPr="005771A2" w:rsidRDefault="002A7EB0" w:rsidP="002A7EB0">
      <w:pPr>
        <w:jc w:val="both"/>
        <w:rPr>
          <w:rFonts w:ascii="Arial" w:hAnsi="Arial" w:cs="Arial"/>
        </w:rPr>
      </w:pPr>
    </w:p>
    <w:p w14:paraId="5F4CC22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A155. </w:t>
      </w:r>
      <w:r w:rsidRPr="005771A2">
        <w:rPr>
          <w:rFonts w:ascii="Arial" w:hAnsi="Arial" w:cs="Arial"/>
        </w:rPr>
        <w:tab/>
        <w:t xml:space="preserve">Independentemente de os controles estarem no ambiente de TI ou em sistemas manuais, eles podem ter vários objetivos e podem ser aplicados em diversos níveis organizacionais e funcionais. </w:t>
      </w:r>
    </w:p>
    <w:p w14:paraId="1EC1EB14" w14:textId="77777777" w:rsidR="002A7EB0" w:rsidRPr="005771A2" w:rsidRDefault="002A7EB0" w:rsidP="002A7EB0">
      <w:pPr>
        <w:jc w:val="both"/>
        <w:rPr>
          <w:rFonts w:ascii="Arial" w:hAnsi="Arial" w:cs="Arial"/>
        </w:rPr>
      </w:pPr>
    </w:p>
    <w:p w14:paraId="1064109F" w14:textId="77777777" w:rsidR="002A7EB0" w:rsidRPr="005771A2" w:rsidRDefault="002A7EB0" w:rsidP="002A7EB0">
      <w:pPr>
        <w:jc w:val="both"/>
        <w:rPr>
          <w:rFonts w:ascii="Arial" w:hAnsi="Arial" w:cs="Arial"/>
        </w:rPr>
      </w:pPr>
      <w:r w:rsidRPr="005771A2">
        <w:rPr>
          <w:rFonts w:ascii="Arial" w:hAnsi="Arial" w:cs="Arial"/>
        </w:rPr>
        <w:t>Escalabilidade (ver item 26)</w:t>
      </w:r>
    </w:p>
    <w:p w14:paraId="69DE59A2" w14:textId="77777777" w:rsidR="002A7EB0" w:rsidRPr="005771A2" w:rsidRDefault="002A7EB0" w:rsidP="002A7EB0">
      <w:pPr>
        <w:jc w:val="both"/>
        <w:rPr>
          <w:rFonts w:ascii="Arial" w:hAnsi="Arial" w:cs="Arial"/>
        </w:rPr>
      </w:pPr>
    </w:p>
    <w:p w14:paraId="12218CB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A156. </w:t>
      </w:r>
      <w:r w:rsidRPr="005771A2">
        <w:rPr>
          <w:rFonts w:ascii="Arial" w:hAnsi="Arial" w:cs="Arial"/>
        </w:rPr>
        <w:tab/>
        <w:t xml:space="preserve">Os controles no componente de atividades de controle em entidades menos complexas são provavelmente semelhantes aos de entidades de grande porte, mas a formalidade com que eles operam pode variar.  Além disso, em entidades menos complexas, mais controles podem ser aplicados diretamente pela administração. </w:t>
      </w:r>
    </w:p>
    <w:p w14:paraId="2C1F5145" w14:textId="77777777" w:rsidR="002A7EB0" w:rsidRPr="005771A2" w:rsidRDefault="002A7EB0" w:rsidP="002A7EB0">
      <w:pPr>
        <w:jc w:val="both"/>
        <w:rPr>
          <w:rFonts w:ascii="Arial" w:hAnsi="Arial" w:cs="Arial"/>
        </w:rPr>
      </w:pPr>
    </w:p>
    <w:p w14:paraId="487D9E48"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162DFE4F" w14:textId="77777777" w:rsidR="002A7EB0" w:rsidRPr="005771A2" w:rsidRDefault="002A7EB0" w:rsidP="002A7EB0">
      <w:pPr>
        <w:ind w:left="709"/>
        <w:jc w:val="both"/>
        <w:rPr>
          <w:rFonts w:ascii="Arial" w:hAnsi="Arial" w:cs="Arial"/>
        </w:rPr>
      </w:pPr>
      <w:r w:rsidRPr="005771A2">
        <w:rPr>
          <w:rFonts w:ascii="Arial" w:hAnsi="Arial" w:cs="Arial"/>
        </w:rPr>
        <w:t xml:space="preserve">A autoridade exclusiva da administração de conceder crédito a clientes e aprovar aquisições significativas pode proporcionar fortes controles dos saldos contábeis e transações importantes. </w:t>
      </w:r>
    </w:p>
    <w:p w14:paraId="7D81E17B" w14:textId="77777777" w:rsidR="002A7EB0" w:rsidRPr="005771A2" w:rsidRDefault="002A7EB0" w:rsidP="002A7EB0">
      <w:pPr>
        <w:jc w:val="both"/>
        <w:rPr>
          <w:rFonts w:ascii="Arial" w:hAnsi="Arial" w:cs="Arial"/>
        </w:rPr>
      </w:pPr>
    </w:p>
    <w:p w14:paraId="7AB42224"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A157. </w:t>
      </w:r>
      <w:r w:rsidRPr="005771A2">
        <w:rPr>
          <w:rFonts w:ascii="Arial" w:hAnsi="Arial" w:cs="Arial"/>
        </w:rPr>
        <w:tab/>
        <w:t>Pode ser menos praticável estabelecer segregação de funções em entidades menos complexas que possuem menos empregados. Entretanto, em entidade administrada pelo proprietário, o gerente-proprietário pode ser capaz de supervisionar de maneira mais eficaz por meio de envolvimento direto que em entidade de grande porte, o que pode compensar as oportunidades geralmente menores de segregar funções.  Contudo, conforme também explicado na NBC TA 240, item 28, o controle da administração por um único indivíduo pode ser uma deficiência de controle potencial, já que há uma oportunidade para que a administração transgrida os controles.</w:t>
      </w:r>
    </w:p>
    <w:p w14:paraId="6B8EC606" w14:textId="77777777" w:rsidR="002A7EB0" w:rsidRPr="005771A2" w:rsidRDefault="002A7EB0" w:rsidP="002A7EB0">
      <w:pPr>
        <w:jc w:val="both"/>
        <w:rPr>
          <w:rFonts w:ascii="Arial" w:hAnsi="Arial" w:cs="Arial"/>
        </w:rPr>
      </w:pPr>
    </w:p>
    <w:p w14:paraId="5F4FB343" w14:textId="77777777" w:rsidR="002A7EB0" w:rsidRPr="005771A2" w:rsidRDefault="002A7EB0" w:rsidP="002A7EB0">
      <w:pPr>
        <w:jc w:val="both"/>
        <w:rPr>
          <w:rFonts w:ascii="Arial" w:hAnsi="Arial" w:cs="Arial"/>
        </w:rPr>
      </w:pPr>
      <w:r w:rsidRPr="005771A2">
        <w:rPr>
          <w:rFonts w:ascii="Arial" w:hAnsi="Arial" w:cs="Arial"/>
        </w:rPr>
        <w:t xml:space="preserve">Controles que tratam os riscos de distorção relevante no nível da afirmação (ver item 26(a)) </w:t>
      </w:r>
    </w:p>
    <w:p w14:paraId="0F9CFE83" w14:textId="77777777" w:rsidR="002A7EB0" w:rsidRPr="005771A2" w:rsidRDefault="002A7EB0" w:rsidP="002A7EB0">
      <w:pPr>
        <w:jc w:val="both"/>
        <w:rPr>
          <w:rFonts w:ascii="Arial" w:hAnsi="Arial" w:cs="Arial"/>
        </w:rPr>
      </w:pPr>
    </w:p>
    <w:p w14:paraId="14DCB405" w14:textId="77777777" w:rsidR="002A7EB0" w:rsidRPr="005771A2" w:rsidRDefault="002A7EB0" w:rsidP="002A7EB0">
      <w:pPr>
        <w:jc w:val="both"/>
        <w:rPr>
          <w:rFonts w:ascii="Arial" w:hAnsi="Arial" w:cs="Arial"/>
        </w:rPr>
      </w:pPr>
      <w:r w:rsidRPr="005771A2">
        <w:rPr>
          <w:rFonts w:ascii="Arial" w:hAnsi="Arial" w:cs="Arial"/>
        </w:rPr>
        <w:t>Controles que tratam os riscos determinados como sendo riscos significativos (ver item 26(a)(i))</w:t>
      </w:r>
    </w:p>
    <w:p w14:paraId="71F2E1C8" w14:textId="77777777" w:rsidR="002A7EB0" w:rsidRPr="005771A2" w:rsidRDefault="002A7EB0" w:rsidP="002A7EB0">
      <w:pPr>
        <w:jc w:val="both"/>
        <w:rPr>
          <w:rFonts w:ascii="Arial" w:hAnsi="Arial" w:cs="Arial"/>
        </w:rPr>
      </w:pPr>
    </w:p>
    <w:p w14:paraId="0DCC97D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A158. </w:t>
      </w:r>
      <w:r w:rsidRPr="005771A2">
        <w:rPr>
          <w:rFonts w:ascii="Arial" w:hAnsi="Arial" w:cs="Arial"/>
        </w:rPr>
        <w:tab/>
        <w:t>Independentemente de se o auditor planeja testar a efetividade operacional de controles que endereçam riscos significativos, o entendimento obtido sobre a abordagem da administração para tratar esses riscos pode fornecer uma base para o planejamento e a realização de procedimentos substantivos em resposta a riscos significativos, conforme requerido pela NBC TA 330, item 21. Embora os riscos relacionados com questões significativas não rotineiras ou de julgamento muitas vezes tenham menos probabilidade de estar sujeitos a controles rotineiros, a administração pode ter outras respostas para tratar tais riscos. Consequentemente, o entendimento do auditor em determinar se a entidade planejou e implementou controles para riscos significativos decorrentes de questões não rotineiras ou de julgamento pode incluir determinar se e como a administração responde aos riscos. Essas respostas podem incluir:</w:t>
      </w:r>
    </w:p>
    <w:p w14:paraId="7CE8DE9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w:t>
      </w:r>
      <w:r w:rsidRPr="005771A2">
        <w:rPr>
          <w:rFonts w:ascii="Arial" w:hAnsi="Arial" w:cs="Arial"/>
        </w:rPr>
        <w:tab/>
        <w:t xml:space="preserve">controles, como a revisão de premissas pela alta administração ou especialistas; </w:t>
      </w:r>
    </w:p>
    <w:p w14:paraId="0CB0A432"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w:t>
      </w:r>
      <w:r w:rsidRPr="005771A2">
        <w:rPr>
          <w:rFonts w:ascii="Arial" w:hAnsi="Arial" w:cs="Arial"/>
        </w:rPr>
        <w:tab/>
        <w:t xml:space="preserve">processos documentados para estimativas contábeis; </w:t>
      </w:r>
    </w:p>
    <w:p w14:paraId="6F97DB8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w:t>
      </w:r>
      <w:r w:rsidRPr="005771A2">
        <w:rPr>
          <w:rFonts w:ascii="Arial" w:hAnsi="Arial" w:cs="Arial"/>
        </w:rPr>
        <w:tab/>
        <w:t xml:space="preserve">aprovação pelos responsáveis pela governança. </w:t>
      </w:r>
    </w:p>
    <w:p w14:paraId="2FCD507D" w14:textId="77777777" w:rsidR="002A7EB0" w:rsidRPr="005771A2" w:rsidRDefault="002A7EB0" w:rsidP="002A7EB0">
      <w:pPr>
        <w:jc w:val="both"/>
        <w:rPr>
          <w:rFonts w:ascii="Arial" w:hAnsi="Arial" w:cs="Arial"/>
        </w:rPr>
      </w:pPr>
    </w:p>
    <w:p w14:paraId="729596DC"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6FC972C0" w14:textId="77777777" w:rsidR="002A7EB0" w:rsidRPr="005771A2" w:rsidRDefault="002A7EB0" w:rsidP="002A7EB0">
      <w:pPr>
        <w:ind w:left="709"/>
        <w:jc w:val="both"/>
        <w:rPr>
          <w:rFonts w:ascii="Arial" w:hAnsi="Arial" w:cs="Arial"/>
        </w:rPr>
      </w:pPr>
      <w:r w:rsidRPr="005771A2">
        <w:rPr>
          <w:rFonts w:ascii="Arial" w:hAnsi="Arial" w:cs="Arial"/>
        </w:rPr>
        <w:t>Quando há eventos únicos, tais como notificação judicial, a consideração da resposta da entidade pode incluir assuntos como determinar se a notificação foi submetida a especialistas apropriados (tais como assessores jurídicos internos ou externos), se foi feita uma avaliação do efeito potencial e como se propõe que as circunstâncias sejam divulgadas nas demonstrações contábeis.</w:t>
      </w:r>
    </w:p>
    <w:p w14:paraId="1E442145" w14:textId="77777777" w:rsidR="002A7EB0" w:rsidRPr="005771A2" w:rsidRDefault="002A7EB0" w:rsidP="002A7EB0">
      <w:pPr>
        <w:jc w:val="both"/>
        <w:rPr>
          <w:rFonts w:ascii="Arial" w:hAnsi="Arial" w:cs="Arial"/>
        </w:rPr>
      </w:pPr>
    </w:p>
    <w:p w14:paraId="36BD0EB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A159. </w:t>
      </w:r>
      <w:r w:rsidRPr="005771A2">
        <w:rPr>
          <w:rFonts w:ascii="Arial" w:hAnsi="Arial" w:cs="Arial"/>
        </w:rPr>
        <w:tab/>
        <w:t xml:space="preserve">A NBC TA 240, itens 28 e A33, requer que o auditor entenda os controles relacionados com os riscos avaliados de distorção relevante decorrentes de fraude (que são tratados como riscos significativos), e explica mais detalhadamente que é importante que o auditor obtenha entendimento dos controles que a administração planejou, implementou e manteve para prevenir e detectar fraude. </w:t>
      </w:r>
    </w:p>
    <w:p w14:paraId="0DEB24C2" w14:textId="77777777" w:rsidR="002A7EB0" w:rsidRPr="005771A2" w:rsidRDefault="002A7EB0" w:rsidP="002A7EB0">
      <w:pPr>
        <w:jc w:val="both"/>
        <w:rPr>
          <w:rFonts w:ascii="Arial" w:hAnsi="Arial" w:cs="Arial"/>
        </w:rPr>
      </w:pPr>
    </w:p>
    <w:p w14:paraId="10EDCD84" w14:textId="77777777" w:rsidR="002A7EB0" w:rsidRPr="005771A2" w:rsidRDefault="002A7EB0" w:rsidP="002A7EB0">
      <w:pPr>
        <w:jc w:val="both"/>
        <w:rPr>
          <w:rFonts w:ascii="Arial" w:hAnsi="Arial" w:cs="Arial"/>
        </w:rPr>
      </w:pPr>
      <w:r w:rsidRPr="005771A2">
        <w:rPr>
          <w:rFonts w:ascii="Arial" w:hAnsi="Arial" w:cs="Arial"/>
        </w:rPr>
        <w:t>Controles dos lançamentos no livro diário (ver item 26(a)(ii))</w:t>
      </w:r>
    </w:p>
    <w:p w14:paraId="0DF20CC9" w14:textId="77777777" w:rsidR="002A7EB0" w:rsidRPr="005771A2" w:rsidRDefault="002A7EB0" w:rsidP="002A7EB0">
      <w:pPr>
        <w:jc w:val="both"/>
        <w:rPr>
          <w:rFonts w:ascii="Arial" w:hAnsi="Arial" w:cs="Arial"/>
        </w:rPr>
      </w:pPr>
    </w:p>
    <w:p w14:paraId="19E1279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A160. Os controles que tratam os riscos de distorção relevante no nível da afirmação que se espera identificar em todas as auditorias são os controles dos lançamentos no livro diário porque o modo como a entidade incorpora as informações do processamento de transações no razão geral geralmente envolve o uso de lançamentos no livro diário, sejam eles padrão ou fora do padrão, automatizados ou manuais. A extensão em que outros controles são identificados pode variar com base na natureza da entidade e na abordagem planejada pelo auditor em relação a procedimentos adicionais de auditoria. </w:t>
      </w:r>
    </w:p>
    <w:p w14:paraId="6DB91BB4" w14:textId="77777777" w:rsidR="002A7EB0" w:rsidRPr="005771A2" w:rsidRDefault="002A7EB0" w:rsidP="002A7EB0">
      <w:pPr>
        <w:jc w:val="both"/>
        <w:rPr>
          <w:rFonts w:ascii="Arial" w:hAnsi="Arial" w:cs="Arial"/>
        </w:rPr>
      </w:pPr>
    </w:p>
    <w:p w14:paraId="7168C3A5"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5B268980" w14:textId="77777777" w:rsidR="002A7EB0" w:rsidRPr="005771A2" w:rsidRDefault="002A7EB0" w:rsidP="002A7EB0">
      <w:pPr>
        <w:ind w:left="709"/>
        <w:jc w:val="both"/>
        <w:rPr>
          <w:rFonts w:ascii="Arial" w:hAnsi="Arial" w:cs="Arial"/>
        </w:rPr>
      </w:pPr>
      <w:r w:rsidRPr="005771A2">
        <w:rPr>
          <w:rFonts w:ascii="Arial" w:hAnsi="Arial" w:cs="Arial"/>
        </w:rPr>
        <w:t>Na auditoria de entidade menos complexa, o sistema de informações da entidade pode não ser complexo e o auditor pode não planejar confiar na efetividade operacional dos controles. Além disso, o auditor pode não ter identificado nenhum risco significativo ou quaisquer outros riscos de distorção relevante em relação aos quais é necessário que ele avalie o planejamento dos controles e determine que eles tenham sido implementados. Em uma auditoria como essa, o auditor pode determinar que não existem controles identificados que não sejam os controles da entidade sobre lançamentos no livro diário.</w:t>
      </w:r>
    </w:p>
    <w:p w14:paraId="7075D760" w14:textId="77777777" w:rsidR="002A7EB0" w:rsidRPr="005771A2" w:rsidRDefault="002A7EB0" w:rsidP="002A7EB0">
      <w:pPr>
        <w:jc w:val="both"/>
        <w:rPr>
          <w:rFonts w:ascii="Arial" w:hAnsi="Arial" w:cs="Arial"/>
        </w:rPr>
      </w:pPr>
    </w:p>
    <w:p w14:paraId="73D482F2" w14:textId="77777777" w:rsidR="002A7EB0" w:rsidRPr="005771A2" w:rsidRDefault="002A7EB0" w:rsidP="002A7EB0">
      <w:pPr>
        <w:jc w:val="both"/>
        <w:rPr>
          <w:rFonts w:ascii="Arial" w:hAnsi="Arial" w:cs="Arial"/>
        </w:rPr>
      </w:pPr>
      <w:r w:rsidRPr="005771A2">
        <w:rPr>
          <w:rFonts w:ascii="Arial" w:hAnsi="Arial" w:cs="Arial"/>
        </w:rPr>
        <w:t>Ferramentas e técnicas automatizadas</w:t>
      </w:r>
    </w:p>
    <w:p w14:paraId="3AB06E88" w14:textId="77777777" w:rsidR="002A7EB0" w:rsidRPr="005771A2" w:rsidRDefault="002A7EB0" w:rsidP="002A7EB0">
      <w:pPr>
        <w:jc w:val="both"/>
        <w:rPr>
          <w:rFonts w:ascii="Arial" w:hAnsi="Arial" w:cs="Arial"/>
        </w:rPr>
      </w:pPr>
    </w:p>
    <w:p w14:paraId="1D8D318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A161. </w:t>
      </w:r>
      <w:r w:rsidRPr="005771A2">
        <w:rPr>
          <w:rFonts w:ascii="Arial" w:hAnsi="Arial" w:cs="Arial"/>
        </w:rPr>
        <w:tab/>
        <w:t xml:space="preserve">Em sistemas manuais de razão geral, lançamentos no livro diário fora de padrão podem ser identificados por meio de inspeção de livros razão, livros diários e documentação de suporte. Quando são usados procedimentos automatizados para manter o razão geral e elaborar as demonstrações contábeis, esses lançamentos podem existir apenas em formato eletrônico e serem, portanto, mais facilmente identificados por meio de técnicas automatizadas. </w:t>
      </w:r>
    </w:p>
    <w:p w14:paraId="4CB28F0A" w14:textId="77777777" w:rsidR="002A7EB0" w:rsidRPr="005771A2" w:rsidRDefault="002A7EB0" w:rsidP="002A7EB0">
      <w:pPr>
        <w:jc w:val="both"/>
        <w:rPr>
          <w:rFonts w:ascii="Arial" w:hAnsi="Arial" w:cs="Arial"/>
        </w:rPr>
      </w:pPr>
    </w:p>
    <w:p w14:paraId="792661E6"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5086AAA4" w14:textId="77777777" w:rsidR="002A7EB0" w:rsidRPr="005771A2" w:rsidRDefault="002A7EB0" w:rsidP="002A7EB0">
      <w:pPr>
        <w:ind w:left="709"/>
        <w:jc w:val="both"/>
        <w:rPr>
          <w:rFonts w:ascii="Arial" w:hAnsi="Arial" w:cs="Arial"/>
        </w:rPr>
      </w:pPr>
      <w:r w:rsidRPr="005771A2">
        <w:rPr>
          <w:rFonts w:ascii="Arial" w:hAnsi="Arial" w:cs="Arial"/>
        </w:rPr>
        <w:t>Na auditoria de entidade menos complexa, o auditor pode conseguir extrair uma listagem total de todos os lançamentos no livro diário em uma planilha simples. Pode então ser possível ao auditor separar os lançamentos aplicando vários filtros, tais como valor, nome do preparador ou revisor, lançamentos no livro diário incluídos apenas no balanço patrimonial e na demonstração do resultado, ou visualizar a listagem pela data do lançamento no razão geral, para auxiliá-lo a planejar respostas aos riscos identificados relacionados com lançamentos no livro diário.</w:t>
      </w:r>
    </w:p>
    <w:p w14:paraId="594D399B" w14:textId="77777777" w:rsidR="002A7EB0" w:rsidRPr="005771A2" w:rsidRDefault="002A7EB0" w:rsidP="002A7EB0">
      <w:pPr>
        <w:jc w:val="both"/>
        <w:rPr>
          <w:rFonts w:ascii="Arial" w:hAnsi="Arial" w:cs="Arial"/>
        </w:rPr>
      </w:pPr>
    </w:p>
    <w:p w14:paraId="02A7DBF5" w14:textId="77777777" w:rsidR="002A7EB0" w:rsidRPr="005771A2" w:rsidRDefault="002A7EB0" w:rsidP="002A7EB0">
      <w:pPr>
        <w:jc w:val="both"/>
        <w:rPr>
          <w:rFonts w:ascii="Arial" w:hAnsi="Arial" w:cs="Arial"/>
        </w:rPr>
      </w:pPr>
      <w:r w:rsidRPr="005771A2">
        <w:rPr>
          <w:rFonts w:ascii="Arial" w:hAnsi="Arial" w:cs="Arial"/>
        </w:rPr>
        <w:t>Controles para os quais o auditor planeja testar a efetividade operacional (ver item 26(a)(iii))</w:t>
      </w:r>
    </w:p>
    <w:p w14:paraId="7CAE0803" w14:textId="77777777" w:rsidR="002A7EB0" w:rsidRPr="005771A2" w:rsidRDefault="002A7EB0" w:rsidP="002A7EB0">
      <w:pPr>
        <w:jc w:val="both"/>
        <w:rPr>
          <w:rFonts w:ascii="Arial" w:hAnsi="Arial" w:cs="Arial"/>
        </w:rPr>
      </w:pPr>
    </w:p>
    <w:p w14:paraId="3B765C4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A162. </w:t>
      </w:r>
      <w:r w:rsidRPr="005771A2">
        <w:rPr>
          <w:rFonts w:ascii="Arial" w:hAnsi="Arial" w:cs="Arial"/>
        </w:rPr>
        <w:tab/>
        <w:t xml:space="preserve">O auditor determina se existem riscos de distorção relevante no nível da afirmação para os quais não é possível obter evidência de auditoria apropriada e suficiente por meio de procedimentos substantivos isoladamente. O auditor deve, de acordo com a NBC TA 330, item 8(b), planejar e realizar testes de controles que tratam esses riscos de distorção relevante quando os procedimentos substantivos isoladamente não conseguem fornecer evidência de auditoria apropriada e suficiente no nível da afirmação. Como resultado, quando existem esses controles para tratar esses riscos, eles devem ser identificados e avaliados. </w:t>
      </w:r>
    </w:p>
    <w:p w14:paraId="46BE9351" w14:textId="77777777" w:rsidR="002A7EB0" w:rsidRPr="005771A2" w:rsidRDefault="002A7EB0" w:rsidP="002A7EB0">
      <w:pPr>
        <w:jc w:val="both"/>
        <w:rPr>
          <w:rFonts w:ascii="Arial" w:hAnsi="Arial" w:cs="Arial"/>
        </w:rPr>
      </w:pPr>
    </w:p>
    <w:p w14:paraId="1826528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A163. </w:t>
      </w:r>
      <w:r w:rsidRPr="005771A2">
        <w:rPr>
          <w:rFonts w:ascii="Arial" w:hAnsi="Arial" w:cs="Arial"/>
        </w:rPr>
        <w:tab/>
        <w:t xml:space="preserve">Em outros casos, quando o auditor planeja levar em consideração a efetividade operacional dos controles para determinar a natureza, a época e a extensão dos procedimentos substantivos, de acordo com a NBC TA 330, esses controles também devem ser identificados porque a NBC TA 330, item 8(a), requer que o auditor planeje e realize testes desses controles. </w:t>
      </w:r>
    </w:p>
    <w:p w14:paraId="11381507" w14:textId="77777777" w:rsidR="002A7EB0" w:rsidRPr="005771A2" w:rsidRDefault="002A7EB0" w:rsidP="002A7EB0">
      <w:pPr>
        <w:jc w:val="both"/>
        <w:rPr>
          <w:rFonts w:ascii="Arial" w:hAnsi="Arial" w:cs="Arial"/>
        </w:rPr>
      </w:pPr>
    </w:p>
    <w:p w14:paraId="2F8B722E" w14:textId="77777777" w:rsidR="002A7EB0" w:rsidRPr="005771A2" w:rsidRDefault="002A7EB0" w:rsidP="002A7EB0">
      <w:pPr>
        <w:tabs>
          <w:tab w:val="left" w:pos="709"/>
        </w:tabs>
        <w:ind w:left="709"/>
        <w:jc w:val="both"/>
        <w:rPr>
          <w:rFonts w:ascii="Arial" w:hAnsi="Arial" w:cs="Arial"/>
          <w:b/>
          <w:bCs/>
        </w:rPr>
      </w:pPr>
      <w:r w:rsidRPr="005771A2">
        <w:rPr>
          <w:rFonts w:ascii="Arial" w:hAnsi="Arial" w:cs="Arial"/>
          <w:b/>
          <w:bCs/>
        </w:rPr>
        <w:t>Exemplos:</w:t>
      </w:r>
    </w:p>
    <w:p w14:paraId="13A810E0" w14:textId="77777777" w:rsidR="002A7EB0" w:rsidRPr="005771A2" w:rsidRDefault="002A7EB0" w:rsidP="002A7EB0">
      <w:pPr>
        <w:tabs>
          <w:tab w:val="left" w:pos="709"/>
        </w:tabs>
        <w:ind w:left="709"/>
        <w:jc w:val="both"/>
        <w:rPr>
          <w:rFonts w:ascii="Arial" w:hAnsi="Arial" w:cs="Arial"/>
        </w:rPr>
      </w:pPr>
      <w:r w:rsidRPr="005771A2">
        <w:rPr>
          <w:rFonts w:ascii="Arial" w:hAnsi="Arial" w:cs="Arial"/>
        </w:rPr>
        <w:t>O auditor pode planejar testar a efetividade operacional dos controles:</w:t>
      </w:r>
    </w:p>
    <w:p w14:paraId="319C23C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sobre classes de transações rotineiras porque esses testes podem ser mais efetivos ou eficientes para grandes volumes de transações homogêneas; </w:t>
      </w:r>
    </w:p>
    <w:p w14:paraId="4E14C721"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sobre a integridade e precisão das informações produzidas pela entidade (por exemplo, controles da elaboração de relatórios gerados por sistema), para determinar a confiabilidade dessas informações quando o auditor pretende considerar a efetividade operacional desses controles ao planejar e realizar procedimentos adicionais de auditoria; </w:t>
      </w:r>
    </w:p>
    <w:p w14:paraId="0E282E4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relacionados com operações ou objetivos de conformidade, quando eles se referem a dados que o auditor avalia ou usa na aplicação de procedimentos de auditoria.</w:t>
      </w:r>
    </w:p>
    <w:p w14:paraId="36844C36" w14:textId="77777777" w:rsidR="002A7EB0" w:rsidRPr="005771A2" w:rsidRDefault="002A7EB0" w:rsidP="002A7EB0">
      <w:pPr>
        <w:jc w:val="both"/>
        <w:rPr>
          <w:rFonts w:ascii="Arial" w:hAnsi="Arial" w:cs="Arial"/>
        </w:rPr>
      </w:pPr>
    </w:p>
    <w:p w14:paraId="0C6C751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A164. </w:t>
      </w:r>
      <w:r w:rsidRPr="005771A2">
        <w:rPr>
          <w:rFonts w:ascii="Arial" w:hAnsi="Arial" w:cs="Arial"/>
        </w:rPr>
        <w:tab/>
        <w:t xml:space="preserve">Os planos do auditor de testar a efetividade operacional dos controles também podem ser influenciados pelos riscos identificados de distorção relevante a nível das demonstrações contábeis. Por exemplo, se forem identificadas deficiências relacionadas com o ambiente de controle, isso pode afetar as expectativas gerais do auditor sobre a efetividade operacional de controles diretos. </w:t>
      </w:r>
    </w:p>
    <w:p w14:paraId="37D55D35" w14:textId="77777777" w:rsidR="002A7EB0" w:rsidRPr="005771A2" w:rsidRDefault="002A7EB0" w:rsidP="002A7EB0">
      <w:pPr>
        <w:jc w:val="both"/>
        <w:rPr>
          <w:rFonts w:ascii="Arial" w:hAnsi="Arial" w:cs="Arial"/>
        </w:rPr>
      </w:pPr>
    </w:p>
    <w:p w14:paraId="0F659046" w14:textId="77777777" w:rsidR="002A7EB0" w:rsidRPr="005771A2" w:rsidRDefault="002A7EB0" w:rsidP="002A7EB0">
      <w:pPr>
        <w:jc w:val="both"/>
        <w:rPr>
          <w:rFonts w:ascii="Arial" w:hAnsi="Arial" w:cs="Arial"/>
        </w:rPr>
      </w:pPr>
      <w:r w:rsidRPr="005771A2">
        <w:rPr>
          <w:rFonts w:ascii="Arial" w:hAnsi="Arial" w:cs="Arial"/>
        </w:rPr>
        <w:t>Outros controles que o auditor considera apropriados (ver item 26(a)(iv))</w:t>
      </w:r>
    </w:p>
    <w:p w14:paraId="465C94FC" w14:textId="77777777" w:rsidR="002A7EB0" w:rsidRPr="005771A2" w:rsidRDefault="002A7EB0" w:rsidP="002A7EB0">
      <w:pPr>
        <w:jc w:val="both"/>
        <w:rPr>
          <w:rFonts w:ascii="Arial" w:hAnsi="Arial" w:cs="Arial"/>
        </w:rPr>
      </w:pPr>
    </w:p>
    <w:p w14:paraId="68CC734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A165. </w:t>
      </w:r>
      <w:r w:rsidRPr="005771A2">
        <w:rPr>
          <w:rFonts w:ascii="Arial" w:hAnsi="Arial" w:cs="Arial"/>
        </w:rPr>
        <w:tab/>
        <w:t>Outros controles que o auditor pode considerar apropriado identificar, avaliar o planejamento e determinar a implementação podem incluir:</w:t>
      </w:r>
    </w:p>
    <w:p w14:paraId="066FE5BB"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controles que tratam riscos avaliados como altos no </w:t>
      </w:r>
      <w:r w:rsidRPr="005771A2">
        <w:rPr>
          <w:rFonts w:ascii="Arial" w:hAnsi="Arial" w:cs="Arial"/>
          <w:i/>
          <w:iCs/>
        </w:rPr>
        <w:t>spectrum</w:t>
      </w:r>
      <w:r w:rsidRPr="005771A2">
        <w:rPr>
          <w:rFonts w:ascii="Arial" w:hAnsi="Arial" w:cs="Arial"/>
        </w:rPr>
        <w:t xml:space="preserve"> de risco inerente, mas que não foram determinados como sendo riscos significativos;</w:t>
      </w:r>
    </w:p>
    <w:p w14:paraId="0DCCF67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controles relacionados com registros detalhados de conciliações com o razão geral; ou</w:t>
      </w:r>
    </w:p>
    <w:p w14:paraId="0B185B00"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controles complementares da entidade usuária se estiver utilizando uma organização prestadora de serviços (NBC TA 402 – Considerações de Auditoria para a Entidade que Utiliza Organização Prestadora de Serviços). </w:t>
      </w:r>
    </w:p>
    <w:p w14:paraId="4067B6B6" w14:textId="77777777" w:rsidR="002A7EB0" w:rsidRPr="005771A2" w:rsidRDefault="002A7EB0" w:rsidP="002A7EB0">
      <w:pPr>
        <w:jc w:val="both"/>
        <w:rPr>
          <w:rFonts w:ascii="Arial" w:hAnsi="Arial" w:cs="Arial"/>
        </w:rPr>
      </w:pPr>
    </w:p>
    <w:p w14:paraId="65D9484B" w14:textId="77777777" w:rsidR="002A7EB0" w:rsidRPr="005771A2" w:rsidRDefault="002A7EB0" w:rsidP="002A7EB0">
      <w:pPr>
        <w:jc w:val="both"/>
        <w:rPr>
          <w:rFonts w:ascii="Arial" w:hAnsi="Arial" w:cs="Arial"/>
        </w:rPr>
      </w:pPr>
      <w:r w:rsidRPr="005771A2">
        <w:rPr>
          <w:rFonts w:ascii="Arial" w:hAnsi="Arial" w:cs="Arial"/>
        </w:rPr>
        <w:t>Identificação de aplicativos de TI e outros aspectos do ambiente de TI, riscos decorrentes do uso de TI e controles gerais de TI (ver item 26(b) e (c))</w:t>
      </w:r>
    </w:p>
    <w:p w14:paraId="5BB75FD4" w14:textId="77777777" w:rsidR="002A7EB0" w:rsidRPr="005771A2" w:rsidRDefault="002A7EB0" w:rsidP="002A7EB0">
      <w:pPr>
        <w:jc w:val="both"/>
        <w:rPr>
          <w:rFonts w:ascii="Arial" w:hAnsi="Arial" w:cs="Arial"/>
        </w:rPr>
      </w:pPr>
    </w:p>
    <w:p w14:paraId="24E42827" w14:textId="77777777" w:rsidR="002A7EB0" w:rsidRPr="005771A2" w:rsidRDefault="002A7EB0" w:rsidP="002A7EB0">
      <w:pPr>
        <w:jc w:val="both"/>
        <w:rPr>
          <w:rFonts w:ascii="Arial" w:hAnsi="Arial" w:cs="Arial"/>
        </w:rPr>
      </w:pPr>
      <w:r w:rsidRPr="005771A2">
        <w:rPr>
          <w:rFonts w:ascii="Arial" w:hAnsi="Arial" w:cs="Arial"/>
        </w:rPr>
        <w:t xml:space="preserve">O Apêndice 5 inclui exemplos de características de aplicativos de TI e outros aspectos do ambiente de TI, e orientações relacionadas com essas características, que podem ser relevantes na identificação de aplicativos de TI e de outros aspectos do ambiente de TI que estão sujeitos a riscos decorrentes do uso de TI. </w:t>
      </w:r>
    </w:p>
    <w:p w14:paraId="5FE5155E" w14:textId="77777777" w:rsidR="002A7EB0" w:rsidRPr="005771A2" w:rsidRDefault="002A7EB0" w:rsidP="002A7EB0">
      <w:pPr>
        <w:jc w:val="both"/>
        <w:rPr>
          <w:rFonts w:ascii="Arial" w:hAnsi="Arial" w:cs="Arial"/>
        </w:rPr>
      </w:pPr>
    </w:p>
    <w:p w14:paraId="72718FA3" w14:textId="77777777" w:rsidR="002A7EB0" w:rsidRPr="005771A2" w:rsidRDefault="002A7EB0" w:rsidP="002A7EB0">
      <w:pPr>
        <w:jc w:val="both"/>
        <w:rPr>
          <w:rFonts w:ascii="Arial" w:hAnsi="Arial" w:cs="Arial"/>
        </w:rPr>
      </w:pPr>
      <w:r w:rsidRPr="005771A2">
        <w:rPr>
          <w:rFonts w:ascii="Arial" w:hAnsi="Arial" w:cs="Arial"/>
        </w:rPr>
        <w:t>Identificação de aplicativos de TI e outros aspectos do ambiente de TI (ver item 26(b))</w:t>
      </w:r>
    </w:p>
    <w:p w14:paraId="09A04DEA" w14:textId="77777777" w:rsidR="002A7EB0" w:rsidRPr="005771A2" w:rsidRDefault="002A7EB0" w:rsidP="002A7EB0">
      <w:pPr>
        <w:jc w:val="both"/>
        <w:rPr>
          <w:rFonts w:ascii="Arial" w:hAnsi="Arial" w:cs="Arial"/>
        </w:rPr>
      </w:pPr>
    </w:p>
    <w:p w14:paraId="65D9BA7C" w14:textId="77777777" w:rsidR="002A7EB0" w:rsidRPr="005771A2" w:rsidRDefault="002A7EB0" w:rsidP="002A7EB0">
      <w:pPr>
        <w:jc w:val="both"/>
        <w:rPr>
          <w:rFonts w:ascii="Arial" w:hAnsi="Arial" w:cs="Arial"/>
        </w:rPr>
      </w:pPr>
      <w:r w:rsidRPr="005771A2">
        <w:rPr>
          <w:rFonts w:ascii="Arial" w:hAnsi="Arial" w:cs="Arial"/>
        </w:rPr>
        <w:t>Por que o auditor identifica riscos decorrentes do uso de TI e controles gerais de TI relacionados com aplicativos de TI e outros aspectos do ambiente de TI identificados</w:t>
      </w:r>
    </w:p>
    <w:p w14:paraId="6CD414E4" w14:textId="77777777" w:rsidR="002A7EB0" w:rsidRPr="005771A2" w:rsidRDefault="002A7EB0" w:rsidP="002A7EB0">
      <w:pPr>
        <w:jc w:val="both"/>
        <w:rPr>
          <w:rFonts w:ascii="Arial" w:hAnsi="Arial" w:cs="Arial"/>
        </w:rPr>
      </w:pPr>
    </w:p>
    <w:p w14:paraId="1F32539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A166. </w:t>
      </w:r>
      <w:r w:rsidRPr="005771A2">
        <w:rPr>
          <w:rFonts w:ascii="Arial" w:hAnsi="Arial" w:cs="Arial"/>
        </w:rPr>
        <w:tab/>
        <w:t>O entendimento dos riscos decorrentes do uso de TI e controles gerais de TI implementados pela entidade para tratar esses riscos pode afetar:</w:t>
      </w:r>
    </w:p>
    <w:p w14:paraId="68BE46FC"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decisão do auditor sobre testar a efetividade operacional dos controles para tratar os riscos de distorção relevante no nível da afirmação;</w:t>
      </w:r>
    </w:p>
    <w:p w14:paraId="66B61E0A" w14:textId="77777777" w:rsidR="002A7EB0" w:rsidRPr="005771A2" w:rsidRDefault="002A7EB0" w:rsidP="002A7EB0">
      <w:pPr>
        <w:jc w:val="both"/>
        <w:rPr>
          <w:rFonts w:ascii="Arial" w:hAnsi="Arial" w:cs="Arial"/>
        </w:rPr>
      </w:pPr>
    </w:p>
    <w:p w14:paraId="73AB666F"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11859362" w14:textId="77777777" w:rsidR="002A7EB0" w:rsidRPr="005771A2" w:rsidRDefault="002A7EB0" w:rsidP="002A7EB0">
      <w:pPr>
        <w:ind w:left="709"/>
        <w:jc w:val="both"/>
        <w:rPr>
          <w:rFonts w:ascii="Arial" w:hAnsi="Arial" w:cs="Arial"/>
        </w:rPr>
      </w:pPr>
      <w:r w:rsidRPr="005771A2">
        <w:rPr>
          <w:rFonts w:ascii="Arial" w:hAnsi="Arial" w:cs="Arial"/>
        </w:rPr>
        <w:t xml:space="preserve">Quando os controles gerais de TI não são planejados de maneira efetiva ou implementados adequadamente para tratar os riscos decorrentes do uso de TI (por exemplo, os controles não evitam ou não detectam adequadamente alterações não autorizadas de programas ou acesso não autorizado a aplicativos de TI), isso pode afetar a decisão do auditor de confiar nos controles automatizados nos aplicativos de TI afetados. </w:t>
      </w:r>
    </w:p>
    <w:p w14:paraId="4C73CF2C" w14:textId="77777777" w:rsidR="002A7EB0" w:rsidRPr="005771A2" w:rsidRDefault="002A7EB0" w:rsidP="002A7EB0">
      <w:pPr>
        <w:jc w:val="both"/>
        <w:rPr>
          <w:rFonts w:ascii="Arial" w:hAnsi="Arial" w:cs="Arial"/>
        </w:rPr>
      </w:pPr>
    </w:p>
    <w:p w14:paraId="11DFAA2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avaliação do auditor do risco de controle no nível da afirmação;</w:t>
      </w:r>
    </w:p>
    <w:p w14:paraId="4C8F1B24" w14:textId="77777777" w:rsidR="002A7EB0" w:rsidRPr="005771A2" w:rsidRDefault="002A7EB0" w:rsidP="002A7EB0">
      <w:pPr>
        <w:jc w:val="both"/>
        <w:rPr>
          <w:rFonts w:ascii="Arial" w:hAnsi="Arial" w:cs="Arial"/>
        </w:rPr>
      </w:pPr>
    </w:p>
    <w:p w14:paraId="29111BC8"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10638A1F" w14:textId="77777777" w:rsidR="002A7EB0" w:rsidRPr="005771A2" w:rsidRDefault="002A7EB0" w:rsidP="002A7EB0">
      <w:pPr>
        <w:ind w:left="709"/>
        <w:jc w:val="both"/>
        <w:rPr>
          <w:rFonts w:ascii="Arial" w:hAnsi="Arial" w:cs="Arial"/>
        </w:rPr>
      </w:pPr>
      <w:r w:rsidRPr="005771A2">
        <w:rPr>
          <w:rFonts w:ascii="Arial" w:hAnsi="Arial" w:cs="Arial"/>
        </w:rPr>
        <w:t>A efetividade operacional contínua de um controle de processamento de informações pode depender de certos controles gerais de TI que evitam ou detectam alterações não autorizadas de programas no controle de processamento de informações de TI (isto é, controles de alteração de programa sobre o aplicativo de TI relacionado). Nessas circunstâncias, a efetividade operacional esperada (ou falta dela) do controle geral de TI pode afetar a avaliação pelo auditor do risco de controle (por exemplo, o risco de controle pode ser maior quando a expectativa é que esses controles gerais de TI não sejam efetivos ou se o auditor não planejar testar os controles gerais de TI).</w:t>
      </w:r>
    </w:p>
    <w:p w14:paraId="55B67F28" w14:textId="77777777" w:rsidR="002A7EB0" w:rsidRPr="005771A2" w:rsidRDefault="002A7EB0" w:rsidP="002A7EB0">
      <w:pPr>
        <w:jc w:val="both"/>
        <w:rPr>
          <w:rFonts w:ascii="Arial" w:hAnsi="Arial" w:cs="Arial"/>
        </w:rPr>
      </w:pPr>
    </w:p>
    <w:p w14:paraId="55390EB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estratégia do auditor para testar informações preparadas pela entidade que são produzidas pelos seus aplicativos de TI ou envolvem informações de tais aplicativos;</w:t>
      </w:r>
    </w:p>
    <w:p w14:paraId="08F5DBD2" w14:textId="77777777" w:rsidR="002A7EB0" w:rsidRPr="005771A2" w:rsidRDefault="002A7EB0" w:rsidP="002A7EB0">
      <w:pPr>
        <w:jc w:val="both"/>
        <w:rPr>
          <w:rFonts w:ascii="Arial" w:hAnsi="Arial" w:cs="Arial"/>
        </w:rPr>
      </w:pPr>
    </w:p>
    <w:p w14:paraId="5AFEC541"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7AE230C4" w14:textId="77777777" w:rsidR="002A7EB0" w:rsidRPr="005771A2" w:rsidRDefault="002A7EB0" w:rsidP="002A7EB0">
      <w:pPr>
        <w:ind w:left="709"/>
        <w:jc w:val="both"/>
        <w:rPr>
          <w:rFonts w:ascii="Arial" w:hAnsi="Arial" w:cs="Arial"/>
        </w:rPr>
      </w:pPr>
      <w:r w:rsidRPr="005771A2">
        <w:rPr>
          <w:rFonts w:ascii="Arial" w:hAnsi="Arial" w:cs="Arial"/>
        </w:rPr>
        <w:t xml:space="preserve">Quando as informações produzidas pela entidade a serem usadas como evidência de auditoria são produzidas por aplicativos de TI, o auditor pode determinar testar os controles dos relatórios gerados por sistema, incluindo a identificação e o teste dos controles gerais de TI que tratam os riscos de alterações inadequadas ou não autorizadas de programas ou alterações de dados diretamente nos relatórios. </w:t>
      </w:r>
    </w:p>
    <w:p w14:paraId="5275CD75" w14:textId="77777777" w:rsidR="002A7EB0" w:rsidRPr="005771A2" w:rsidRDefault="002A7EB0" w:rsidP="002A7EB0">
      <w:pPr>
        <w:jc w:val="both"/>
        <w:rPr>
          <w:rFonts w:ascii="Arial" w:hAnsi="Arial" w:cs="Arial"/>
        </w:rPr>
      </w:pPr>
    </w:p>
    <w:p w14:paraId="0C57DDE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avaliação do auditor do risco de controle no nível da afirmação; ou</w:t>
      </w:r>
    </w:p>
    <w:p w14:paraId="21E84C3F" w14:textId="77777777" w:rsidR="002A7EB0" w:rsidRPr="005771A2" w:rsidRDefault="002A7EB0" w:rsidP="002A7EB0">
      <w:pPr>
        <w:jc w:val="both"/>
        <w:rPr>
          <w:rFonts w:ascii="Arial" w:hAnsi="Arial" w:cs="Arial"/>
        </w:rPr>
      </w:pPr>
    </w:p>
    <w:p w14:paraId="67C1CD3F"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10EBEB37" w14:textId="77777777" w:rsidR="002A7EB0" w:rsidRPr="005771A2" w:rsidRDefault="002A7EB0" w:rsidP="002A7EB0">
      <w:pPr>
        <w:ind w:left="709"/>
        <w:jc w:val="both"/>
        <w:rPr>
          <w:rFonts w:ascii="Arial" w:hAnsi="Arial" w:cs="Arial"/>
        </w:rPr>
      </w:pPr>
      <w:r w:rsidRPr="005771A2">
        <w:rPr>
          <w:rFonts w:ascii="Arial" w:hAnsi="Arial" w:cs="Arial"/>
        </w:rPr>
        <w:t xml:space="preserve">Quando são feitas alterações significativas ou extensas de programação em aplicativo de TI para tratar requisitos de relatório financeiro novos ou revisados da estrutura de relatório financeiro aplicável, isso pode ser indicador da complexidade dos novos requisitos e de seu efeito sobre as demonstrações contábeis da entidade. Quando essas alterações extensas de programação ou de dados ocorrem, é provável que o aplicativo de TI também esteja sujeito a riscos decorrentes do uso de TI. </w:t>
      </w:r>
    </w:p>
    <w:p w14:paraId="45AB6416" w14:textId="77777777" w:rsidR="002A7EB0" w:rsidRPr="005771A2" w:rsidRDefault="002A7EB0" w:rsidP="002A7EB0">
      <w:pPr>
        <w:jc w:val="both"/>
        <w:rPr>
          <w:rFonts w:ascii="Arial" w:hAnsi="Arial" w:cs="Arial"/>
        </w:rPr>
      </w:pPr>
    </w:p>
    <w:p w14:paraId="5B2B884B"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o planejamento de procedimentos de auditoria adicionais. </w:t>
      </w:r>
    </w:p>
    <w:p w14:paraId="30187918" w14:textId="77777777" w:rsidR="002A7EB0" w:rsidRPr="005771A2" w:rsidRDefault="002A7EB0" w:rsidP="002A7EB0">
      <w:pPr>
        <w:jc w:val="both"/>
        <w:rPr>
          <w:rFonts w:ascii="Arial" w:hAnsi="Arial" w:cs="Arial"/>
        </w:rPr>
      </w:pPr>
    </w:p>
    <w:p w14:paraId="35EA4B03"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784C7BE4" w14:textId="77777777" w:rsidR="002A7EB0" w:rsidRPr="005771A2" w:rsidRDefault="002A7EB0" w:rsidP="002A7EB0">
      <w:pPr>
        <w:ind w:left="709"/>
        <w:jc w:val="both"/>
        <w:rPr>
          <w:rFonts w:ascii="Arial" w:hAnsi="Arial" w:cs="Arial"/>
        </w:rPr>
      </w:pPr>
      <w:r w:rsidRPr="005771A2">
        <w:rPr>
          <w:rFonts w:ascii="Arial" w:hAnsi="Arial" w:cs="Arial"/>
        </w:rPr>
        <w:t>Se os controles de processamento de informações dependem de controles gerais de TI, o auditor pode determinar testar a efetividade operacional dos controles gerais de TI, e para isso é necessário planejar testes de controle para esses controles gerais de TI. Se, nas mesmas circunstâncias, o auditor determinar não testar a efetividade operacional dos controles gerais de TI, ou a expectativa é que esses controles gerais de TI não sejam efetivos, os riscos relacionados decorrentes do uso de TI podem precisar ser tratados por meio do planejamento de procedimentos substantivos. Entretanto, os riscos decorrentes do uso de TI podem não ser endereçados quando se referem a riscos para os quais procedimentos substantivos isoladamente não fornecem evidência de auditoria apropriada e suficiente. Nessas circunstâncias, o auditor pode precisar considerar as implicações para a opinião de auditoria.</w:t>
      </w:r>
    </w:p>
    <w:p w14:paraId="2939D6CF" w14:textId="77777777" w:rsidR="002A7EB0" w:rsidRPr="005771A2" w:rsidRDefault="002A7EB0" w:rsidP="002A7EB0">
      <w:pPr>
        <w:jc w:val="both"/>
        <w:rPr>
          <w:rFonts w:ascii="Arial" w:hAnsi="Arial" w:cs="Arial"/>
        </w:rPr>
      </w:pPr>
    </w:p>
    <w:p w14:paraId="2AF29C24" w14:textId="77777777" w:rsidR="002A7EB0" w:rsidRPr="005771A2" w:rsidRDefault="002A7EB0" w:rsidP="002A7EB0">
      <w:pPr>
        <w:jc w:val="both"/>
        <w:rPr>
          <w:rFonts w:ascii="Arial" w:hAnsi="Arial" w:cs="Arial"/>
        </w:rPr>
      </w:pPr>
      <w:r w:rsidRPr="005771A2">
        <w:rPr>
          <w:rFonts w:ascii="Arial" w:hAnsi="Arial" w:cs="Arial"/>
        </w:rPr>
        <w:t>Identificação de aplicativos de TI sujeitos a riscos decorrentes do uso de TI</w:t>
      </w:r>
    </w:p>
    <w:p w14:paraId="385CDBDB" w14:textId="77777777" w:rsidR="002A7EB0" w:rsidRPr="005771A2" w:rsidRDefault="002A7EB0" w:rsidP="002A7EB0">
      <w:pPr>
        <w:jc w:val="both"/>
        <w:rPr>
          <w:rFonts w:ascii="Arial" w:hAnsi="Arial" w:cs="Arial"/>
        </w:rPr>
      </w:pPr>
    </w:p>
    <w:p w14:paraId="5D6B450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A167. </w:t>
      </w:r>
      <w:r w:rsidRPr="005771A2">
        <w:rPr>
          <w:rFonts w:ascii="Arial" w:hAnsi="Arial" w:cs="Arial"/>
        </w:rPr>
        <w:tab/>
        <w:t xml:space="preserve">Para os aplicativos relevantes para o sistema de informações, o entendimento da natureza e complexidade dos processos de TI específicos e dos controles gerais de TI que a entidade possui pode auxiliar o auditor a determinar em quais aplicativos de TI a entidade confia para processar precisamente e manter a integridade das informações em seu sistema de informações. Esses aplicativos de TI podem estar sujeitos a riscos decorrentes do uso de TI. </w:t>
      </w:r>
    </w:p>
    <w:p w14:paraId="77445A5C" w14:textId="77777777" w:rsidR="002A7EB0" w:rsidRPr="005771A2" w:rsidRDefault="002A7EB0" w:rsidP="002A7EB0">
      <w:pPr>
        <w:jc w:val="both"/>
        <w:rPr>
          <w:rFonts w:ascii="Arial" w:hAnsi="Arial" w:cs="Arial"/>
        </w:rPr>
      </w:pPr>
    </w:p>
    <w:p w14:paraId="144B717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A168. </w:t>
      </w:r>
      <w:r w:rsidRPr="005771A2">
        <w:rPr>
          <w:rFonts w:ascii="Arial" w:hAnsi="Arial" w:cs="Arial"/>
        </w:rPr>
        <w:tab/>
        <w:t xml:space="preserve">A identificação dos aplicativos de TI sujeitos a riscos decorrentes do uso de TI envolve considerar os controles identificados pelo auditor porque esses controles podem envolver o uso de TI ou confiar em TI. O auditor pode focar em se os aplicativos de TI incluem controles automatizados nos quais a administração confia e que auditor identificou, incluindo controles que tratam os riscos para os quais procedimentos substantivos isoladamente não fornecem evidência de auditoria suficiente e apropriada. O auditor também pode considerar como as informações são armazenadas e processadas no sistema de informações relacionado com significativas classes de transações, saldos contábeis e divulgações, e se a administração confia nos controles gerais de TI para manter a integridade dessas informações. </w:t>
      </w:r>
    </w:p>
    <w:p w14:paraId="2D4B8C76" w14:textId="77777777" w:rsidR="002A7EB0" w:rsidRPr="005771A2" w:rsidRDefault="002A7EB0" w:rsidP="002A7EB0">
      <w:pPr>
        <w:jc w:val="both"/>
        <w:rPr>
          <w:rFonts w:ascii="Arial" w:hAnsi="Arial" w:cs="Arial"/>
        </w:rPr>
      </w:pPr>
    </w:p>
    <w:p w14:paraId="46585C3D"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A169. </w:t>
      </w:r>
      <w:r w:rsidRPr="005771A2">
        <w:rPr>
          <w:rFonts w:ascii="Arial" w:hAnsi="Arial" w:cs="Arial"/>
        </w:rPr>
        <w:tab/>
        <w:t xml:space="preserve">Os controles identificados pelo auditor podem depender de relatórios gerados por sistema, caso em que os aplicativos de TI que produzem esses relatórios podem estar sujeitos a riscos decorrentes do uso de TI. Em outros casos, o auditor pode não planejar confiar em controles dos relatórios gerados por sistema e planejar testar diretamente as entradas e saídas desses relatórios, caso em que ele pode não identificar os aplicativos de TI relacionados como sendo sujeitos a riscos decorrentes de TI. </w:t>
      </w:r>
    </w:p>
    <w:p w14:paraId="46D7740A" w14:textId="77777777" w:rsidR="002A7EB0" w:rsidRPr="005771A2" w:rsidRDefault="002A7EB0" w:rsidP="002A7EB0">
      <w:pPr>
        <w:jc w:val="both"/>
        <w:rPr>
          <w:rFonts w:ascii="Arial" w:hAnsi="Arial" w:cs="Arial"/>
        </w:rPr>
      </w:pPr>
    </w:p>
    <w:p w14:paraId="528B8257" w14:textId="77777777" w:rsidR="002A7EB0" w:rsidRPr="005771A2" w:rsidRDefault="002A7EB0" w:rsidP="002A7EB0">
      <w:pPr>
        <w:jc w:val="both"/>
        <w:rPr>
          <w:rFonts w:ascii="Arial" w:hAnsi="Arial" w:cs="Arial"/>
        </w:rPr>
      </w:pPr>
      <w:r w:rsidRPr="005771A2">
        <w:rPr>
          <w:rFonts w:ascii="Arial" w:hAnsi="Arial" w:cs="Arial"/>
        </w:rPr>
        <w:t>Escalabilidade</w:t>
      </w:r>
    </w:p>
    <w:p w14:paraId="4D143439" w14:textId="77777777" w:rsidR="002A7EB0" w:rsidRPr="005771A2" w:rsidRDefault="002A7EB0" w:rsidP="002A7EB0">
      <w:pPr>
        <w:jc w:val="both"/>
        <w:rPr>
          <w:rFonts w:ascii="Arial" w:hAnsi="Arial" w:cs="Arial"/>
        </w:rPr>
      </w:pPr>
    </w:p>
    <w:p w14:paraId="1B2448C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A170. </w:t>
      </w:r>
      <w:r w:rsidRPr="005771A2">
        <w:rPr>
          <w:rFonts w:ascii="Arial" w:hAnsi="Arial" w:cs="Arial"/>
        </w:rPr>
        <w:tab/>
        <w:t xml:space="preserve">A extensão em que o entendimento dos processos de TI pelo auditor, incluindo a extensão em que a entidade possui controles gerais de TI, varia dependendo da natureza e das circunstâncias da entidade e do seu ambiente de TI, bem como com base na natureza e extensão dos controles identificados por ele. O número de aplicativos de TI sujeitos a riscos decorrentes do uso de TI também varia com base nesses fatores. </w:t>
      </w:r>
    </w:p>
    <w:p w14:paraId="5A089424" w14:textId="77777777" w:rsidR="002A7EB0" w:rsidRPr="005771A2" w:rsidRDefault="002A7EB0" w:rsidP="002A7EB0">
      <w:pPr>
        <w:jc w:val="both"/>
        <w:rPr>
          <w:rFonts w:ascii="Arial" w:hAnsi="Arial" w:cs="Arial"/>
        </w:rPr>
      </w:pPr>
    </w:p>
    <w:p w14:paraId="16281C78" w14:textId="77777777" w:rsidR="002A7EB0" w:rsidRPr="005771A2" w:rsidRDefault="002A7EB0" w:rsidP="002A7EB0">
      <w:pPr>
        <w:ind w:left="709"/>
        <w:jc w:val="both"/>
        <w:rPr>
          <w:rFonts w:ascii="Arial" w:hAnsi="Arial" w:cs="Arial"/>
          <w:b/>
          <w:bCs/>
        </w:rPr>
      </w:pPr>
      <w:r w:rsidRPr="005771A2">
        <w:rPr>
          <w:rFonts w:ascii="Arial" w:hAnsi="Arial" w:cs="Arial"/>
          <w:b/>
          <w:bCs/>
        </w:rPr>
        <w:t>Exemplos:</w:t>
      </w:r>
    </w:p>
    <w:p w14:paraId="1BD8F6F2"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É improvável que a entidade que usa </w:t>
      </w:r>
      <w:r w:rsidRPr="005771A2">
        <w:rPr>
          <w:rFonts w:ascii="Arial" w:hAnsi="Arial" w:cs="Arial"/>
          <w:i/>
          <w:iCs/>
        </w:rPr>
        <w:t>software</w:t>
      </w:r>
      <w:r w:rsidRPr="005771A2">
        <w:rPr>
          <w:rFonts w:ascii="Arial" w:hAnsi="Arial" w:cs="Arial"/>
        </w:rPr>
        <w:t xml:space="preserve"> comercial e não tem acesso ao código fonte para fazer qualquer alteração nos programas tenha um processo para alterações de programa, mas ela pode ter um processo ou procedimentos para configurar o </w:t>
      </w:r>
      <w:r w:rsidRPr="005771A2">
        <w:rPr>
          <w:rFonts w:ascii="Arial" w:hAnsi="Arial" w:cs="Arial"/>
          <w:i/>
          <w:iCs/>
        </w:rPr>
        <w:t>software</w:t>
      </w:r>
      <w:r w:rsidRPr="005771A2">
        <w:rPr>
          <w:rFonts w:ascii="Arial" w:hAnsi="Arial" w:cs="Arial"/>
        </w:rPr>
        <w:t xml:space="preserve"> (por exemplo, o plano de contas, parâmetros ou limites para relatórios financeiros). Além disso, a entidade pode ter um processo ou procedimentos para gerenciar o acesso ao aplicativo (por exemplo, um indivíduo designado com acesso administrativo ao </w:t>
      </w:r>
      <w:r w:rsidRPr="005771A2">
        <w:rPr>
          <w:rFonts w:ascii="Arial" w:hAnsi="Arial" w:cs="Arial"/>
          <w:i/>
          <w:iCs/>
        </w:rPr>
        <w:t>software</w:t>
      </w:r>
      <w:r w:rsidRPr="005771A2">
        <w:rPr>
          <w:rFonts w:ascii="Arial" w:hAnsi="Arial" w:cs="Arial"/>
        </w:rPr>
        <w:t xml:space="preserve"> comercial). Nessas circunstâncias, não é provável que a entidade tenha ou necessite de controles gerais de TI formalizados. </w:t>
      </w:r>
    </w:p>
    <w:p w14:paraId="6D86631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Por outro lado, uma entidade de grande porte pode depositar muita confiança na tecnologia da informação, o ambiente de TI pode envolver múltiplos aplicativos de TI e os processos de TI para gerenciar o ambiente de TI podem ser complexos (por exemplo, existe um departamento de TI dedicado que desenvolve e implementa alterações de programas e gerencia direitos de acesso), incluindo a implementação pela entidade de controles gerais de TI formalizados dos seus processos de TI. </w:t>
      </w:r>
    </w:p>
    <w:p w14:paraId="5794B75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Quando a administração não confia em controles automatizados ou controles gerais de TI para processar transações ou manter os dados, e o auditor não identificou nenhum controle automatizado ou outros controles de processamento de informações (ou qualquer controle que dependa de controles gerais de TI), ele pode planejar testar diretamente qualquer informação produzida pela entidade envolvendo TI e pode não identificar nenhum aplicativo de TI que esteja sujeito a riscos decorrentes do uso de TI. </w:t>
      </w:r>
    </w:p>
    <w:p w14:paraId="7F4A1E7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Quando a administração confia em um aplicativo de TI para processar ou manter dados e o volume de dados é significativo, e a administração confia no aplicativo de TI para aplicar controles automatizados que o auditor também identificou, é provável que o aplicativo de TI esteja sujeito a riscos decorrentes do uso de TI. </w:t>
      </w:r>
    </w:p>
    <w:p w14:paraId="597F3B87" w14:textId="77777777" w:rsidR="002A7EB0" w:rsidRPr="005771A2" w:rsidRDefault="002A7EB0" w:rsidP="002A7EB0">
      <w:pPr>
        <w:jc w:val="both"/>
        <w:rPr>
          <w:rFonts w:ascii="Arial" w:hAnsi="Arial" w:cs="Arial"/>
        </w:rPr>
      </w:pPr>
    </w:p>
    <w:p w14:paraId="011B9FC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A171. </w:t>
      </w:r>
      <w:r w:rsidRPr="005771A2">
        <w:rPr>
          <w:rFonts w:ascii="Arial" w:hAnsi="Arial" w:cs="Arial"/>
        </w:rPr>
        <w:tab/>
        <w:t xml:space="preserve">Quando a entidade tem ambiente de TI mais complexo, a identificação dos aplicativos de TI e de outros aspectos do ambiente de TI, a determinação dos riscos relacionados decorrentes do uso de TI e a identificação dos controles gerais de TI provavelmente requerem o envolvimento de membros da equipe com habilidades especializadas em TI. Esse envolvimento é provavelmente essencial e pode precisar ser extenso para ambientes de TI complexos. </w:t>
      </w:r>
    </w:p>
    <w:p w14:paraId="1BCC96AB" w14:textId="77777777" w:rsidR="002A7EB0" w:rsidRPr="005771A2" w:rsidRDefault="002A7EB0" w:rsidP="002A7EB0">
      <w:pPr>
        <w:jc w:val="both"/>
        <w:rPr>
          <w:rFonts w:ascii="Arial" w:hAnsi="Arial" w:cs="Arial"/>
        </w:rPr>
      </w:pPr>
    </w:p>
    <w:p w14:paraId="12BCD2A6" w14:textId="77777777" w:rsidR="002A7EB0" w:rsidRPr="005771A2" w:rsidRDefault="002A7EB0" w:rsidP="002A7EB0">
      <w:pPr>
        <w:jc w:val="both"/>
        <w:rPr>
          <w:rFonts w:ascii="Arial" w:hAnsi="Arial" w:cs="Arial"/>
        </w:rPr>
      </w:pPr>
      <w:r w:rsidRPr="005771A2">
        <w:rPr>
          <w:rFonts w:ascii="Arial" w:hAnsi="Arial" w:cs="Arial"/>
        </w:rPr>
        <w:t>Identificação de outros aspectos do ambiente de TI sujeitos a riscos decorrentes do uso de TI</w:t>
      </w:r>
    </w:p>
    <w:p w14:paraId="70E9F5F1" w14:textId="77777777" w:rsidR="002A7EB0" w:rsidRPr="005771A2" w:rsidRDefault="002A7EB0" w:rsidP="002A7EB0">
      <w:pPr>
        <w:jc w:val="both"/>
        <w:rPr>
          <w:rFonts w:ascii="Arial" w:hAnsi="Arial" w:cs="Arial"/>
        </w:rPr>
      </w:pPr>
    </w:p>
    <w:p w14:paraId="5A8D199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A172. </w:t>
      </w:r>
      <w:r w:rsidRPr="005771A2">
        <w:rPr>
          <w:rFonts w:ascii="Arial" w:hAnsi="Arial" w:cs="Arial"/>
        </w:rPr>
        <w:tab/>
        <w:t xml:space="preserve">Os outros aspectos do ambiente de TI que podem estar sujeitos a riscos decorrentes do uso de TI incluem a rede, o sistema operacional e as bases de dados e, em certas circunstâncias, as interfaces entre os aplicativos de TI. Outros aspectos do ambiente de TI geralmente não são identificados quando o auditor não identifica aplicativos de TI sujeitos a riscos decorrentes do uso de TI. Quando o auditor identifica aplicativos de TI sujeitos a riscos decorrentes do uso de TI, outros aspectos do ambiente de TI (por exemplo, base de dados, sistema operacional, rede) são provavelmente identificados porque esses aspectos suportam e interagem com os aplicativos de TI identificados. </w:t>
      </w:r>
    </w:p>
    <w:p w14:paraId="721CBCC1" w14:textId="77777777" w:rsidR="002A7EB0" w:rsidRPr="005771A2" w:rsidRDefault="002A7EB0" w:rsidP="002A7EB0">
      <w:pPr>
        <w:jc w:val="both"/>
        <w:rPr>
          <w:rFonts w:ascii="Arial" w:hAnsi="Arial" w:cs="Arial"/>
        </w:rPr>
      </w:pPr>
    </w:p>
    <w:p w14:paraId="538229B4" w14:textId="77777777" w:rsidR="002A7EB0" w:rsidRPr="005771A2" w:rsidRDefault="002A7EB0" w:rsidP="002A7EB0">
      <w:pPr>
        <w:jc w:val="both"/>
        <w:rPr>
          <w:rFonts w:ascii="Arial" w:hAnsi="Arial" w:cs="Arial"/>
        </w:rPr>
      </w:pPr>
      <w:r w:rsidRPr="005771A2">
        <w:rPr>
          <w:rFonts w:ascii="Arial" w:hAnsi="Arial" w:cs="Arial"/>
        </w:rPr>
        <w:t>Identificação de riscos decorrentes do uso de TI e controles gerais de TI (ver item 26(c))</w:t>
      </w:r>
    </w:p>
    <w:p w14:paraId="4386C651" w14:textId="77777777" w:rsidR="002A7EB0" w:rsidRPr="005771A2" w:rsidRDefault="002A7EB0" w:rsidP="002A7EB0">
      <w:pPr>
        <w:jc w:val="both"/>
        <w:rPr>
          <w:rFonts w:ascii="Arial" w:hAnsi="Arial" w:cs="Arial"/>
        </w:rPr>
      </w:pPr>
    </w:p>
    <w:p w14:paraId="2472E8CB" w14:textId="77777777" w:rsidR="002A7EB0" w:rsidRPr="005771A2" w:rsidRDefault="002A7EB0" w:rsidP="002A7EB0">
      <w:pPr>
        <w:jc w:val="both"/>
        <w:rPr>
          <w:rFonts w:ascii="Arial" w:hAnsi="Arial" w:cs="Arial"/>
        </w:rPr>
      </w:pPr>
      <w:r w:rsidRPr="005771A2">
        <w:rPr>
          <w:rFonts w:ascii="Arial" w:hAnsi="Arial" w:cs="Arial"/>
        </w:rPr>
        <w:t>O Apêndice 6 fornece considerações para o entendimento dos controles gerais de TI.</w:t>
      </w:r>
    </w:p>
    <w:p w14:paraId="675985A4" w14:textId="77777777" w:rsidR="002A7EB0" w:rsidRPr="005771A2" w:rsidRDefault="002A7EB0" w:rsidP="002A7EB0">
      <w:pPr>
        <w:jc w:val="both"/>
        <w:rPr>
          <w:rFonts w:ascii="Arial" w:hAnsi="Arial" w:cs="Arial"/>
        </w:rPr>
      </w:pPr>
    </w:p>
    <w:p w14:paraId="7068D2D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A173. </w:t>
      </w:r>
      <w:r w:rsidRPr="005771A2">
        <w:rPr>
          <w:rFonts w:ascii="Arial" w:hAnsi="Arial" w:cs="Arial"/>
        </w:rPr>
        <w:tab/>
        <w:t xml:space="preserve">Ao identificar os riscos decorrentes do uso de TI, o auditor pode considerar a natureza do aplicativo de TI identificado ou outros aspectos do ambiente de TI e as razões que o tornam sujeito a riscos decorrentes do uso de TI. Para alguns aplicativos de TI ou outros aspectos do ambiente de TI identificados, o auditor pode identificar riscos decorrentes do uso de TI aplicáveis que estão relacionados basicamente ao acesso não autorizado ou alterações de programa não autorizadas, ou que tratam riscos relacionados com alterações inadequadas de dados (por exemplo, o risco de alterações inadequadas de dados por meio de acesso direto à base de dados ou à capacidade de manipular diretamente as informações). </w:t>
      </w:r>
    </w:p>
    <w:p w14:paraId="006E9D3E" w14:textId="77777777" w:rsidR="002A7EB0" w:rsidRPr="005771A2" w:rsidRDefault="002A7EB0" w:rsidP="002A7EB0">
      <w:pPr>
        <w:jc w:val="both"/>
        <w:rPr>
          <w:rFonts w:ascii="Arial" w:hAnsi="Arial" w:cs="Arial"/>
        </w:rPr>
      </w:pPr>
    </w:p>
    <w:p w14:paraId="2E92FA1D"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A174. </w:t>
      </w:r>
      <w:r w:rsidRPr="005771A2">
        <w:rPr>
          <w:rFonts w:ascii="Arial" w:hAnsi="Arial" w:cs="Arial"/>
        </w:rPr>
        <w:tab/>
        <w:t xml:space="preserve">A extensão e a natureza dos riscos decorrentes do uso de TI aplicáveis variam dependendo da natureza e das características dos aplicativos de TI identificados e outros aspectos do ambiente de TI. Os riscos de TI aplicáveis podem ocorrer quando a entidade usa prestadores de serviço externos ou internos para aspectos identificados do seu ambiente de TI (por exemplo, terceirização da hospedagem do seu ambiente de TI ou compartilhamento de centro de serviços para o gerenciamento central dos processos de TI em um grupo). Riscos decorrentes do uso de TI também podem ser identificados relacionados com segurança cibernética. É mais provável que haja mais riscos decorrentes do uso de TI quando o volume ou a complexidade dos controles de aplicativos automatizados for maior e a administração depositar mais confiança nesses controles para o efetivo processamento de transações ou a efetiva manutenção da integridade das informações subjacentes. </w:t>
      </w:r>
    </w:p>
    <w:p w14:paraId="5791F2EA" w14:textId="77777777" w:rsidR="002A7EB0" w:rsidRPr="005771A2" w:rsidRDefault="002A7EB0" w:rsidP="002A7EB0">
      <w:pPr>
        <w:jc w:val="both"/>
        <w:rPr>
          <w:rFonts w:ascii="Arial" w:hAnsi="Arial" w:cs="Arial"/>
        </w:rPr>
      </w:pPr>
    </w:p>
    <w:p w14:paraId="1520F22F" w14:textId="77777777" w:rsidR="002A7EB0" w:rsidRPr="005771A2" w:rsidRDefault="002A7EB0" w:rsidP="002A7EB0">
      <w:pPr>
        <w:jc w:val="both"/>
        <w:rPr>
          <w:rFonts w:ascii="Arial" w:hAnsi="Arial" w:cs="Arial"/>
        </w:rPr>
      </w:pPr>
      <w:r w:rsidRPr="005771A2">
        <w:rPr>
          <w:rFonts w:ascii="Arial" w:hAnsi="Arial" w:cs="Arial"/>
        </w:rPr>
        <w:t>Avaliação do planejamento e determinação da implementação de controles identificados no componente de atividades de controle (ver item 26(d))</w:t>
      </w:r>
    </w:p>
    <w:p w14:paraId="2BF7B7E9" w14:textId="77777777" w:rsidR="002A7EB0" w:rsidRPr="005771A2" w:rsidRDefault="002A7EB0" w:rsidP="002A7EB0">
      <w:pPr>
        <w:jc w:val="both"/>
        <w:rPr>
          <w:rFonts w:ascii="Arial" w:hAnsi="Arial" w:cs="Arial"/>
        </w:rPr>
      </w:pPr>
    </w:p>
    <w:p w14:paraId="5957406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A175. </w:t>
      </w:r>
      <w:r w:rsidRPr="005771A2">
        <w:rPr>
          <w:rFonts w:ascii="Arial" w:hAnsi="Arial" w:cs="Arial"/>
        </w:rPr>
        <w:tab/>
        <w:t xml:space="preserve">A avaliação do planejamento de controle identificado envolve a consideração do auditor de se o controle, individualmente ou em combinação com outros controles, é capaz de efetivamente evitar, ou detectar e corrigir, as distorções relevantes (isto é, o objetivo do controle). </w:t>
      </w:r>
    </w:p>
    <w:p w14:paraId="034DC82C" w14:textId="77777777" w:rsidR="002A7EB0" w:rsidRPr="005771A2" w:rsidRDefault="002A7EB0" w:rsidP="002A7EB0">
      <w:pPr>
        <w:jc w:val="both"/>
        <w:rPr>
          <w:rFonts w:ascii="Arial" w:hAnsi="Arial" w:cs="Arial"/>
        </w:rPr>
      </w:pPr>
    </w:p>
    <w:p w14:paraId="5A04E7E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A176. </w:t>
      </w:r>
      <w:r w:rsidRPr="005771A2">
        <w:rPr>
          <w:rFonts w:ascii="Arial" w:hAnsi="Arial" w:cs="Arial"/>
        </w:rPr>
        <w:tab/>
        <w:t xml:space="preserve">O auditor determina a implementação de controle identificado estabelecendo que o controle existe e que é usado pela entidade. Há pouca utilidade em o auditor avaliar a implementação de controle que não foi planejado de maneira efetiva. Portanto, o auditor avalia primeiro o planejamento do controle. O controle planejado indevidamente pode representar uma deficiência de controle. </w:t>
      </w:r>
    </w:p>
    <w:p w14:paraId="09421B76" w14:textId="77777777" w:rsidR="002A7EB0" w:rsidRPr="005771A2" w:rsidRDefault="002A7EB0" w:rsidP="002A7EB0">
      <w:pPr>
        <w:jc w:val="both"/>
        <w:rPr>
          <w:rFonts w:ascii="Arial" w:hAnsi="Arial" w:cs="Arial"/>
        </w:rPr>
      </w:pPr>
    </w:p>
    <w:p w14:paraId="4824365D"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A177. </w:t>
      </w:r>
      <w:r w:rsidRPr="005771A2">
        <w:rPr>
          <w:rFonts w:ascii="Arial" w:hAnsi="Arial" w:cs="Arial"/>
        </w:rPr>
        <w:tab/>
        <w:t>Os procedimentos de avaliação de risco para obter evidência de auditoria sobre o planejamento e a implementação de controles identificados no componente de atividades de controle podem incluir:</w:t>
      </w:r>
    </w:p>
    <w:p w14:paraId="304665F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indagações junto ao pessoal da entidade; </w:t>
      </w:r>
    </w:p>
    <w:p w14:paraId="17C2F9A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observação da aplicação de controles específicos; </w:t>
      </w:r>
    </w:p>
    <w:p w14:paraId="2DEFEFE8"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inspeção de documentos e relatórios. </w:t>
      </w:r>
    </w:p>
    <w:p w14:paraId="68D35D43" w14:textId="77777777" w:rsidR="002A7EB0" w:rsidRPr="005771A2" w:rsidRDefault="002A7EB0" w:rsidP="002A7EB0">
      <w:pPr>
        <w:ind w:left="709"/>
        <w:jc w:val="both"/>
        <w:rPr>
          <w:rFonts w:ascii="Arial" w:hAnsi="Arial" w:cs="Arial"/>
        </w:rPr>
      </w:pPr>
      <w:r w:rsidRPr="005771A2">
        <w:rPr>
          <w:rFonts w:ascii="Arial" w:hAnsi="Arial" w:cs="Arial"/>
        </w:rPr>
        <w:t xml:space="preserve">Contudo, a indagação somente não é suficiente para esses fins. </w:t>
      </w:r>
    </w:p>
    <w:p w14:paraId="0FADC635" w14:textId="77777777" w:rsidR="002A7EB0" w:rsidRPr="005771A2" w:rsidRDefault="002A7EB0" w:rsidP="002A7EB0">
      <w:pPr>
        <w:jc w:val="both"/>
        <w:rPr>
          <w:rFonts w:ascii="Arial" w:hAnsi="Arial" w:cs="Arial"/>
        </w:rPr>
      </w:pPr>
    </w:p>
    <w:p w14:paraId="1899A43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A178. </w:t>
      </w:r>
      <w:r w:rsidRPr="005771A2">
        <w:rPr>
          <w:rFonts w:ascii="Arial" w:hAnsi="Arial" w:cs="Arial"/>
        </w:rPr>
        <w:tab/>
        <w:t>O auditor pode esperar, com base na experiência da auditoria anterior ou em procedimentos de avaliação de risco do período corrente, que a administração não tenha planejado ou implementado de maneira efetiva controles para tratar risco significativo. Nesses casos, os procedimentos realizados para tratar o requisito no item 26(d) podem envolver determinar se esses controles não foram planejados ou implementados de maneira efetiva. Se os resultados dos procedimentos indicam que os controles foram planejados ou implementados recentemente, o auditor deve realizar os procedimentos do item 26(b) a (d) para os controles planejados ou implementados recentemente.</w:t>
      </w:r>
    </w:p>
    <w:p w14:paraId="593CA379" w14:textId="77777777" w:rsidR="002A7EB0" w:rsidRPr="005771A2" w:rsidRDefault="002A7EB0" w:rsidP="002A7EB0">
      <w:pPr>
        <w:ind w:left="709" w:hanging="709"/>
        <w:jc w:val="both"/>
        <w:rPr>
          <w:rFonts w:ascii="Arial" w:hAnsi="Arial" w:cs="Arial"/>
        </w:rPr>
      </w:pPr>
      <w:r w:rsidRPr="005771A2">
        <w:rPr>
          <w:rFonts w:ascii="Arial" w:hAnsi="Arial" w:cs="Arial"/>
        </w:rPr>
        <w:t xml:space="preserve"> </w:t>
      </w:r>
    </w:p>
    <w:p w14:paraId="0658313A"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A179. </w:t>
      </w:r>
      <w:r w:rsidRPr="005771A2">
        <w:rPr>
          <w:rFonts w:ascii="Arial" w:hAnsi="Arial" w:cs="Arial"/>
        </w:rPr>
        <w:tab/>
        <w:t xml:space="preserve">O auditor pode concluir que é apropriado testar um controle, que foi planejado e implementado de maneira efetiva, para considerar sua efetividade operacional ao planejar procedimentos substantivos. Entretanto, quando o controle não foi planejado ou implementado de maneira efetiva, não há nenhum benefício em testá-lo. Quando o auditor planeja testar o controle, as informações obtidas sobre a extensão em que o controle trata os riscos de distorção relevante são subsídios para a sua avaliação do risco de controle no nível da afirmação. </w:t>
      </w:r>
    </w:p>
    <w:p w14:paraId="00653080" w14:textId="77777777" w:rsidR="002A7EB0" w:rsidRPr="005771A2" w:rsidRDefault="002A7EB0" w:rsidP="002A7EB0">
      <w:pPr>
        <w:jc w:val="both"/>
        <w:rPr>
          <w:rFonts w:ascii="Arial" w:hAnsi="Arial" w:cs="Arial"/>
        </w:rPr>
      </w:pPr>
    </w:p>
    <w:p w14:paraId="45025B5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A180. </w:t>
      </w:r>
      <w:r w:rsidRPr="005771A2">
        <w:rPr>
          <w:rFonts w:ascii="Arial" w:hAnsi="Arial" w:cs="Arial"/>
        </w:rPr>
        <w:tab/>
        <w:t>A avaliação do planejamento e a determinação da implementação de controles identificados no componente de atividades de controle não são suficientes para testar sua efetividade operacional. Entretanto, para os controles automatizados, o auditor pode planejar testar sua efetividade operacional por meio da identificação e do teste dos controles gerais de TI que possibilitam a operação consistente do controle automatizado em vez de realizar testes da efetividade operacional diretamente nos controles automatizados. A obtenção de evidência de auditoria sobre a implementação de controle manual em determinado momento não fornece evidência de auditoria da efetividade operacional do controle em outros momentos durante o período sob auditoria. Os testes da efetividade operacional dos controles, incluindo testes de controles indiretos, estão descritos mais detalhadamente na NBC TA 330, itens de 8 a 11.</w:t>
      </w:r>
    </w:p>
    <w:p w14:paraId="06770555" w14:textId="77777777" w:rsidR="002A7EB0" w:rsidRPr="005771A2" w:rsidRDefault="002A7EB0" w:rsidP="002A7EB0">
      <w:pPr>
        <w:jc w:val="both"/>
        <w:rPr>
          <w:rFonts w:ascii="Arial" w:hAnsi="Arial" w:cs="Arial"/>
        </w:rPr>
      </w:pPr>
    </w:p>
    <w:p w14:paraId="1F143EE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A181. </w:t>
      </w:r>
      <w:r w:rsidRPr="005771A2">
        <w:rPr>
          <w:rFonts w:ascii="Arial" w:hAnsi="Arial" w:cs="Arial"/>
        </w:rPr>
        <w:tab/>
        <w:t xml:space="preserve">Quando o auditor não planeja testar a efetividade operacional dos controles identificados, o seu entendimento ainda pode auxiliar no planejamento da natureza, época e extensão de procedimentos de auditoria substantivos que respondam aos riscos de distorção relevante relacionados. </w:t>
      </w:r>
    </w:p>
    <w:p w14:paraId="66BD35FF" w14:textId="77777777" w:rsidR="002A7EB0" w:rsidRPr="005771A2" w:rsidRDefault="002A7EB0" w:rsidP="002A7EB0">
      <w:pPr>
        <w:jc w:val="both"/>
        <w:rPr>
          <w:rFonts w:ascii="Arial" w:hAnsi="Arial" w:cs="Arial"/>
        </w:rPr>
      </w:pPr>
    </w:p>
    <w:p w14:paraId="03CD65EF"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79CC43AF" w14:textId="77777777" w:rsidR="002A7EB0" w:rsidRPr="005771A2" w:rsidRDefault="002A7EB0" w:rsidP="002A7EB0">
      <w:pPr>
        <w:ind w:left="709"/>
        <w:jc w:val="both"/>
        <w:rPr>
          <w:rFonts w:ascii="Arial" w:hAnsi="Arial" w:cs="Arial"/>
        </w:rPr>
      </w:pPr>
      <w:r w:rsidRPr="005771A2">
        <w:rPr>
          <w:rFonts w:ascii="Arial" w:hAnsi="Arial" w:cs="Arial"/>
        </w:rPr>
        <w:t>Os resultados desses procedimentos de avaliação de risco podem fornecer uma base para a consideração do auditor sobre possíveis desvios em uma população ao planejar amostras de auditoria.</w:t>
      </w:r>
    </w:p>
    <w:p w14:paraId="2C4D83D1" w14:textId="77777777" w:rsidR="002A7EB0" w:rsidRPr="005771A2" w:rsidRDefault="002A7EB0" w:rsidP="002A7EB0">
      <w:pPr>
        <w:jc w:val="both"/>
        <w:rPr>
          <w:rFonts w:ascii="Arial" w:hAnsi="Arial" w:cs="Arial"/>
        </w:rPr>
      </w:pPr>
    </w:p>
    <w:p w14:paraId="34C6AA7D" w14:textId="77777777" w:rsidR="002A7EB0" w:rsidRPr="005771A2" w:rsidRDefault="002A7EB0" w:rsidP="002A7EB0">
      <w:pPr>
        <w:jc w:val="both"/>
        <w:rPr>
          <w:rFonts w:ascii="Arial" w:hAnsi="Arial" w:cs="Arial"/>
        </w:rPr>
      </w:pPr>
      <w:r w:rsidRPr="005771A2">
        <w:rPr>
          <w:rFonts w:ascii="Arial" w:hAnsi="Arial" w:cs="Arial"/>
        </w:rPr>
        <w:t>Deficiências de controle no sistema de controles internos da entidade (ver item 27)</w:t>
      </w:r>
    </w:p>
    <w:p w14:paraId="448754C7" w14:textId="77777777" w:rsidR="002A7EB0" w:rsidRPr="005771A2" w:rsidRDefault="002A7EB0" w:rsidP="002A7EB0">
      <w:pPr>
        <w:jc w:val="both"/>
        <w:rPr>
          <w:rFonts w:ascii="Arial" w:hAnsi="Arial" w:cs="Arial"/>
        </w:rPr>
      </w:pPr>
    </w:p>
    <w:p w14:paraId="16CC283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A182. </w:t>
      </w:r>
      <w:r w:rsidRPr="005771A2">
        <w:rPr>
          <w:rFonts w:ascii="Arial" w:hAnsi="Arial" w:cs="Arial"/>
        </w:rPr>
        <w:tab/>
        <w:t xml:space="preserve">Ao realizar as avaliações de cada um dos componentes do sistema de controles internos da entidade (ver itens 21(b), 22(b), 24(c), 25(c) e 26(d)), o auditor pode determinar que certas políticas da entidade em componente não são adequadas para a natureza e as circunstâncias da entidade. Essa determinação pode ser um indicador que auxilia o auditor a identificar deficiências de controle. Se o auditor identificou uma ou mais deficiências de controle, ele pode considerar o efeito dessas deficiências de controle no planejamento de procedimentos adicionais de auditoria, de acordo com a NBC TA 330. </w:t>
      </w:r>
    </w:p>
    <w:p w14:paraId="312EA7BC" w14:textId="77777777" w:rsidR="002A7EB0" w:rsidRPr="005771A2" w:rsidRDefault="002A7EB0" w:rsidP="002A7EB0">
      <w:pPr>
        <w:jc w:val="both"/>
        <w:rPr>
          <w:rFonts w:ascii="Arial" w:hAnsi="Arial" w:cs="Arial"/>
        </w:rPr>
      </w:pPr>
    </w:p>
    <w:p w14:paraId="65E5992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A183. </w:t>
      </w:r>
      <w:r w:rsidRPr="005771A2">
        <w:rPr>
          <w:rFonts w:ascii="Arial" w:hAnsi="Arial" w:cs="Arial"/>
        </w:rPr>
        <w:tab/>
        <w:t xml:space="preserve">Se o auditor identificou uma ou mais deficiências de controle, a NBC TA 265 – Comunicação de Deficiências de Controle Interno, item 8, requer que o auditor determine se elas constituem, individualmente ou em combinação, deficiências significativas. O auditor usa julgamento profissional para determinar se uma deficiência representa deficiência significativa de controle (NBC TA 265, itens A6 e A7). </w:t>
      </w:r>
    </w:p>
    <w:p w14:paraId="343186C6" w14:textId="77777777" w:rsidR="002A7EB0" w:rsidRPr="005771A2" w:rsidRDefault="002A7EB0" w:rsidP="002A7EB0">
      <w:pPr>
        <w:jc w:val="both"/>
        <w:rPr>
          <w:rFonts w:ascii="Arial" w:hAnsi="Arial" w:cs="Arial"/>
        </w:rPr>
      </w:pPr>
    </w:p>
    <w:p w14:paraId="6B0C1B57" w14:textId="77777777" w:rsidR="002A7EB0" w:rsidRPr="005771A2" w:rsidRDefault="002A7EB0" w:rsidP="002A7EB0">
      <w:pPr>
        <w:ind w:left="709"/>
        <w:jc w:val="both"/>
        <w:rPr>
          <w:rFonts w:ascii="Arial" w:hAnsi="Arial" w:cs="Arial"/>
          <w:b/>
          <w:bCs/>
        </w:rPr>
      </w:pPr>
      <w:r w:rsidRPr="005771A2">
        <w:rPr>
          <w:rFonts w:ascii="Arial" w:hAnsi="Arial" w:cs="Arial"/>
          <w:b/>
          <w:bCs/>
        </w:rPr>
        <w:t>Exemplos:</w:t>
      </w:r>
    </w:p>
    <w:p w14:paraId="4A81C866" w14:textId="77777777" w:rsidR="002A7EB0" w:rsidRPr="005771A2" w:rsidRDefault="002A7EB0" w:rsidP="002A7EB0">
      <w:pPr>
        <w:ind w:left="709"/>
        <w:jc w:val="both"/>
        <w:rPr>
          <w:rFonts w:ascii="Arial" w:hAnsi="Arial" w:cs="Arial"/>
        </w:rPr>
      </w:pPr>
      <w:r w:rsidRPr="005771A2">
        <w:rPr>
          <w:rFonts w:ascii="Arial" w:hAnsi="Arial" w:cs="Arial"/>
        </w:rPr>
        <w:t>As circunstâncias que podem indicar a existência de deficiência significativa de controle incluem assuntos tais como:</w:t>
      </w:r>
    </w:p>
    <w:p w14:paraId="6FF1CB31"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identificação de fraude de qualquer magnitude que envolve a alta administração;</w:t>
      </w:r>
    </w:p>
    <w:p w14:paraId="2A0D045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processos internos identificados que são inadequados com relação a relatórios e comunicações de deficiências observadas pela auditoria interna;</w:t>
      </w:r>
    </w:p>
    <w:p w14:paraId="506C936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deficiências comunicadas anteriormente que não foram corrigidas pela administração tempestivamente;</w:t>
      </w:r>
    </w:p>
    <w:p w14:paraId="705F1A9F"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falha da administração em responder a riscos significativos, por exemplo, deixando de implementar controles dos riscos significativos; e</w:t>
      </w:r>
    </w:p>
    <w:p w14:paraId="0B8D47E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reapresentação de demonstrações contábeis emitidas anteriormente.</w:t>
      </w:r>
    </w:p>
    <w:p w14:paraId="460CA31D" w14:textId="77777777" w:rsidR="002A7EB0" w:rsidRPr="005771A2" w:rsidRDefault="002A7EB0" w:rsidP="002A7EB0">
      <w:pPr>
        <w:jc w:val="both"/>
        <w:rPr>
          <w:rFonts w:ascii="Arial" w:hAnsi="Arial" w:cs="Arial"/>
        </w:rPr>
      </w:pPr>
    </w:p>
    <w:p w14:paraId="6DDA77D5" w14:textId="77777777" w:rsidR="002A7EB0" w:rsidRPr="005771A2" w:rsidRDefault="002A7EB0" w:rsidP="002A7EB0">
      <w:pPr>
        <w:jc w:val="both"/>
        <w:rPr>
          <w:rFonts w:ascii="Arial" w:hAnsi="Arial" w:cs="Arial"/>
          <w:b/>
        </w:rPr>
      </w:pPr>
      <w:r w:rsidRPr="005771A2">
        <w:rPr>
          <w:rFonts w:ascii="Arial" w:hAnsi="Arial" w:cs="Arial"/>
          <w:b/>
        </w:rPr>
        <w:t xml:space="preserve">Identificação e avaliação dos riscos de distorção relevante </w:t>
      </w:r>
      <w:r w:rsidRPr="005771A2">
        <w:rPr>
          <w:rFonts w:ascii="Arial" w:hAnsi="Arial" w:cs="Arial"/>
          <w:bCs/>
        </w:rPr>
        <w:t>(ver itens de 28 a 37)</w:t>
      </w:r>
    </w:p>
    <w:p w14:paraId="71342096" w14:textId="77777777" w:rsidR="002A7EB0" w:rsidRPr="005771A2" w:rsidRDefault="002A7EB0" w:rsidP="002A7EB0">
      <w:pPr>
        <w:jc w:val="both"/>
        <w:rPr>
          <w:rFonts w:ascii="Arial" w:hAnsi="Arial" w:cs="Arial"/>
        </w:rPr>
      </w:pPr>
    </w:p>
    <w:p w14:paraId="77D2FE38" w14:textId="77777777" w:rsidR="002A7EB0" w:rsidRPr="005771A2" w:rsidRDefault="002A7EB0" w:rsidP="002A7EB0">
      <w:pPr>
        <w:jc w:val="both"/>
        <w:rPr>
          <w:rFonts w:ascii="Arial" w:hAnsi="Arial" w:cs="Arial"/>
        </w:rPr>
      </w:pPr>
      <w:r w:rsidRPr="005771A2">
        <w:rPr>
          <w:rFonts w:ascii="Arial" w:hAnsi="Arial" w:cs="Arial"/>
        </w:rPr>
        <w:t>Por que o auditor identifica e avalia os riscos de distorção relevante</w:t>
      </w:r>
    </w:p>
    <w:p w14:paraId="746FA18D" w14:textId="77777777" w:rsidR="002A7EB0" w:rsidRPr="005771A2" w:rsidRDefault="002A7EB0" w:rsidP="002A7EB0">
      <w:pPr>
        <w:jc w:val="both"/>
        <w:rPr>
          <w:rFonts w:ascii="Arial" w:hAnsi="Arial" w:cs="Arial"/>
        </w:rPr>
      </w:pPr>
    </w:p>
    <w:p w14:paraId="79959E1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A184. </w:t>
      </w:r>
      <w:r w:rsidRPr="005771A2">
        <w:rPr>
          <w:rFonts w:ascii="Arial" w:hAnsi="Arial" w:cs="Arial"/>
        </w:rPr>
        <w:tab/>
        <w:t xml:space="preserve">Os riscos de distorção relevante são identificados e avaliados pelo auditor para determinar a natureza, a época e a extensão dos procedimentos adicionais de auditoria necessários para obter evidência de auditoria apropriada e suficiente. Essa evidência possibilita ao auditor expressar uma opinião sobre as demonstrações contábeis em nível aceitavelmente baixo de risco de auditoria. </w:t>
      </w:r>
    </w:p>
    <w:p w14:paraId="7BE00DDC" w14:textId="77777777" w:rsidR="002A7EB0" w:rsidRPr="005771A2" w:rsidRDefault="002A7EB0" w:rsidP="002A7EB0">
      <w:pPr>
        <w:jc w:val="both"/>
        <w:rPr>
          <w:rFonts w:ascii="Arial" w:hAnsi="Arial" w:cs="Arial"/>
        </w:rPr>
      </w:pPr>
    </w:p>
    <w:p w14:paraId="5D80A1D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A185. </w:t>
      </w:r>
      <w:r w:rsidRPr="005771A2">
        <w:rPr>
          <w:rFonts w:ascii="Arial" w:hAnsi="Arial" w:cs="Arial"/>
        </w:rPr>
        <w:tab/>
        <w:t xml:space="preserve">As informações coletadas por meio dos procedimentos de avaliação de risco realizados são usadas como evidência de auditoria para fornecer a base para a identificação e a avaliação dos riscos de distorção relevante. Por exemplo, a evidência de auditoria, obtida na avaliação do planejamento de controles identificados e na determinação de se esses controles foram implementados no componente de atividades de controle, é usada como evidência de auditoria para suportar a avaliação de risco. Essa evidência também fornece uma base para o auditor planejar respostas gerais para tratar os riscos avaliados de distorção relevante no nível das demonstrações contábeis, bem como planejar e realizar procedimentos adicionais de auditoria, cuja natureza, época e extensão respondam aos riscos avaliados de distorção relevante no nível da afirmação, de acordo com a NBC TA 330. </w:t>
      </w:r>
    </w:p>
    <w:p w14:paraId="2ACD84C2" w14:textId="77777777" w:rsidR="002A7EB0" w:rsidRPr="005771A2" w:rsidRDefault="002A7EB0" w:rsidP="002A7EB0">
      <w:pPr>
        <w:jc w:val="both"/>
        <w:rPr>
          <w:rFonts w:ascii="Arial" w:hAnsi="Arial" w:cs="Arial"/>
        </w:rPr>
      </w:pPr>
    </w:p>
    <w:p w14:paraId="296ABD2D" w14:textId="77777777" w:rsidR="002A7EB0" w:rsidRPr="005771A2" w:rsidRDefault="002A7EB0" w:rsidP="002A7EB0">
      <w:pPr>
        <w:jc w:val="both"/>
        <w:rPr>
          <w:rFonts w:ascii="Arial" w:hAnsi="Arial" w:cs="Arial"/>
        </w:rPr>
      </w:pPr>
      <w:r w:rsidRPr="005771A2">
        <w:rPr>
          <w:rFonts w:ascii="Arial" w:hAnsi="Arial" w:cs="Arial"/>
        </w:rPr>
        <w:t>Identificação dos riscos de distorção relevante (ver item 28)</w:t>
      </w:r>
    </w:p>
    <w:p w14:paraId="7EE831BF" w14:textId="77777777" w:rsidR="002A7EB0" w:rsidRPr="005771A2" w:rsidRDefault="002A7EB0" w:rsidP="002A7EB0">
      <w:pPr>
        <w:jc w:val="both"/>
        <w:rPr>
          <w:rFonts w:ascii="Arial" w:hAnsi="Arial" w:cs="Arial"/>
        </w:rPr>
      </w:pPr>
    </w:p>
    <w:p w14:paraId="2CC97AC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A186. </w:t>
      </w:r>
      <w:r w:rsidRPr="005771A2">
        <w:rPr>
          <w:rFonts w:ascii="Arial" w:hAnsi="Arial" w:cs="Arial"/>
        </w:rPr>
        <w:tab/>
        <w:t>A identificação dos riscos de distorção relevante é feita antes da consideração de quaisquer controles relacionados (isto é, risco inerente), e é baseada na consideração preliminar pelo auditor de distorções com possibilidade razoável deocorrerem e, caso ocorram, de serem relevantes (NBC TA 200, item A16).</w:t>
      </w:r>
    </w:p>
    <w:p w14:paraId="4876F616" w14:textId="77777777" w:rsidR="002A7EB0" w:rsidRPr="005771A2" w:rsidRDefault="002A7EB0" w:rsidP="002A7EB0">
      <w:pPr>
        <w:jc w:val="both"/>
        <w:rPr>
          <w:rFonts w:ascii="Arial" w:hAnsi="Arial" w:cs="Arial"/>
        </w:rPr>
      </w:pPr>
    </w:p>
    <w:p w14:paraId="16CB77C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A187. </w:t>
      </w:r>
      <w:r w:rsidRPr="005771A2">
        <w:rPr>
          <w:rFonts w:ascii="Arial" w:hAnsi="Arial" w:cs="Arial"/>
        </w:rPr>
        <w:tab/>
        <w:t xml:space="preserve">A identificação dos riscos de distorção relevante também fornece a base para a determinação do auditor de afirmações relevantes, que auxiliam sua determinação das classes de transações, saldos contábeis e divulgações significativas. </w:t>
      </w:r>
    </w:p>
    <w:p w14:paraId="16BE88E0" w14:textId="77777777" w:rsidR="002A7EB0" w:rsidRPr="005771A2" w:rsidRDefault="002A7EB0" w:rsidP="002A7EB0">
      <w:pPr>
        <w:jc w:val="both"/>
        <w:rPr>
          <w:rFonts w:ascii="Arial" w:hAnsi="Arial" w:cs="Arial"/>
        </w:rPr>
      </w:pPr>
    </w:p>
    <w:p w14:paraId="2695B7B8" w14:textId="77777777" w:rsidR="002A7EB0" w:rsidRPr="005771A2" w:rsidRDefault="002A7EB0" w:rsidP="002A7EB0">
      <w:pPr>
        <w:jc w:val="both"/>
        <w:rPr>
          <w:rFonts w:ascii="Arial" w:hAnsi="Arial" w:cs="Arial"/>
        </w:rPr>
      </w:pPr>
      <w:r w:rsidRPr="005771A2">
        <w:rPr>
          <w:rFonts w:ascii="Arial" w:hAnsi="Arial" w:cs="Arial"/>
        </w:rPr>
        <w:t>Afirmações</w:t>
      </w:r>
    </w:p>
    <w:p w14:paraId="58B5C61D" w14:textId="77777777" w:rsidR="002A7EB0" w:rsidRPr="005771A2" w:rsidRDefault="002A7EB0" w:rsidP="002A7EB0">
      <w:pPr>
        <w:jc w:val="both"/>
        <w:rPr>
          <w:rFonts w:ascii="Arial" w:hAnsi="Arial" w:cs="Arial"/>
        </w:rPr>
      </w:pPr>
    </w:p>
    <w:p w14:paraId="507E302F" w14:textId="77777777" w:rsidR="002A7EB0" w:rsidRPr="005771A2" w:rsidRDefault="002A7EB0" w:rsidP="002A7EB0">
      <w:pPr>
        <w:jc w:val="both"/>
        <w:rPr>
          <w:rFonts w:ascii="Arial" w:hAnsi="Arial" w:cs="Arial"/>
        </w:rPr>
      </w:pPr>
      <w:r w:rsidRPr="005771A2">
        <w:rPr>
          <w:rFonts w:ascii="Arial" w:hAnsi="Arial" w:cs="Arial"/>
        </w:rPr>
        <w:t>Por que o auditor usa afirmações</w:t>
      </w:r>
    </w:p>
    <w:p w14:paraId="140B5943" w14:textId="77777777" w:rsidR="002A7EB0" w:rsidRPr="005771A2" w:rsidRDefault="002A7EB0" w:rsidP="002A7EB0">
      <w:pPr>
        <w:jc w:val="both"/>
        <w:rPr>
          <w:rFonts w:ascii="Arial" w:hAnsi="Arial" w:cs="Arial"/>
        </w:rPr>
      </w:pPr>
    </w:p>
    <w:p w14:paraId="126C1F2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A188. </w:t>
      </w:r>
      <w:r w:rsidRPr="005771A2">
        <w:rPr>
          <w:rFonts w:ascii="Arial" w:hAnsi="Arial" w:cs="Arial"/>
        </w:rPr>
        <w:tab/>
        <w:t xml:space="preserve">Ao identificar e avaliar os riscos de distorção relevante, o auditor usa afirmações para considerar os diferentes tipos de possíveis distorções que podem ocorrer. As afirmações para as quais o auditor identificou riscos de distorção relevante relacionados são afirmações relevantes. </w:t>
      </w:r>
    </w:p>
    <w:p w14:paraId="58F4F842" w14:textId="77777777" w:rsidR="002A7EB0" w:rsidRPr="005771A2" w:rsidRDefault="002A7EB0" w:rsidP="002A7EB0">
      <w:pPr>
        <w:jc w:val="both"/>
        <w:rPr>
          <w:rFonts w:ascii="Arial" w:hAnsi="Arial" w:cs="Arial"/>
        </w:rPr>
      </w:pPr>
    </w:p>
    <w:p w14:paraId="48E4DFEE" w14:textId="77777777" w:rsidR="002A7EB0" w:rsidRPr="005771A2" w:rsidRDefault="002A7EB0" w:rsidP="002A7EB0">
      <w:pPr>
        <w:jc w:val="both"/>
        <w:rPr>
          <w:rFonts w:ascii="Arial" w:hAnsi="Arial" w:cs="Arial"/>
        </w:rPr>
      </w:pPr>
      <w:r w:rsidRPr="005771A2">
        <w:rPr>
          <w:rFonts w:ascii="Arial" w:hAnsi="Arial" w:cs="Arial"/>
        </w:rPr>
        <w:t>Uso de afirmações</w:t>
      </w:r>
    </w:p>
    <w:p w14:paraId="0F6F9324" w14:textId="77777777" w:rsidR="002A7EB0" w:rsidRPr="005771A2" w:rsidRDefault="002A7EB0" w:rsidP="002A7EB0">
      <w:pPr>
        <w:jc w:val="both"/>
        <w:rPr>
          <w:rFonts w:ascii="Arial" w:hAnsi="Arial" w:cs="Arial"/>
        </w:rPr>
      </w:pPr>
    </w:p>
    <w:p w14:paraId="466C9236"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A189. </w:t>
      </w:r>
      <w:r w:rsidRPr="005771A2">
        <w:rPr>
          <w:rFonts w:ascii="Arial" w:hAnsi="Arial" w:cs="Arial"/>
        </w:rPr>
        <w:tab/>
        <w:t xml:space="preserve">Ao identificar e avaliar os riscos de distorção relevante, o auditor pode usar as categorias de afirmações, conforme descrito no item A190(a) e (b) ou expressá-las de forma diferente desde que todos os aspectos descritos abaixo tenham sido abrangidos. O auditor pode escolher combinar as afirmações sobre classes de transações, eventos e divulgações relacionadas, com afirmações sobre saldos contábeis e divulgações relacionadas. </w:t>
      </w:r>
    </w:p>
    <w:p w14:paraId="4E31FC0E" w14:textId="77777777" w:rsidR="002A7EB0" w:rsidRPr="005771A2" w:rsidRDefault="002A7EB0" w:rsidP="002A7EB0">
      <w:pPr>
        <w:jc w:val="both"/>
        <w:rPr>
          <w:rFonts w:ascii="Arial" w:hAnsi="Arial" w:cs="Arial"/>
        </w:rPr>
      </w:pPr>
    </w:p>
    <w:p w14:paraId="6E9F882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A190. </w:t>
      </w:r>
      <w:r w:rsidRPr="005771A2">
        <w:rPr>
          <w:rFonts w:ascii="Arial" w:hAnsi="Arial" w:cs="Arial"/>
        </w:rPr>
        <w:tab/>
        <w:t>As afirmações usadas pelo auditor ao considerar os diferentes tipos de possíveis distorções que podem ocorrer podem se enquadrar nas seguintes categorias:</w:t>
      </w:r>
    </w:p>
    <w:p w14:paraId="7936ABDC" w14:textId="145C844A" w:rsidR="002A7EB0" w:rsidRPr="005771A2" w:rsidRDefault="002A7EB0" w:rsidP="002A7EB0">
      <w:pPr>
        <w:ind w:left="1134" w:hanging="425"/>
        <w:jc w:val="both"/>
        <w:rPr>
          <w:rFonts w:ascii="Arial" w:hAnsi="Arial" w:cs="Arial"/>
        </w:rPr>
      </w:pPr>
      <w:r w:rsidRPr="005771A2">
        <w:rPr>
          <w:rFonts w:ascii="Arial" w:hAnsi="Arial" w:cs="Arial"/>
        </w:rPr>
        <w:t>(a)</w:t>
      </w:r>
      <w:r w:rsidRPr="005771A2">
        <w:rPr>
          <w:rFonts w:ascii="Arial" w:hAnsi="Arial" w:cs="Arial"/>
        </w:rPr>
        <w:tab/>
        <w:t>afirmações sobre classes de transações, eventos e divulgações relacionadas, para o período sob auditoria</w:t>
      </w:r>
      <w:r w:rsidR="009C68A0">
        <w:rPr>
          <w:rFonts w:ascii="Arial" w:hAnsi="Arial" w:cs="Arial"/>
        </w:rPr>
        <w:t xml:space="preserve"> </w:t>
      </w:r>
      <w:r w:rsidR="009C68A0" w:rsidRPr="009C68A0">
        <w:rPr>
          <w:rFonts w:ascii="Arial" w:hAnsi="Arial" w:cs="Arial"/>
          <w:color w:val="FF0000"/>
        </w:rPr>
        <w:t>(</w:t>
      </w:r>
      <w:r w:rsidR="009C68A0">
        <w:rPr>
          <w:rFonts w:ascii="Arial" w:hAnsi="Arial" w:cs="Arial"/>
          <w:color w:val="FF0000"/>
        </w:rPr>
        <w:t>VÍDEO</w:t>
      </w:r>
      <w:r w:rsidR="009C68A0" w:rsidRPr="009C68A0">
        <w:rPr>
          <w:rFonts w:ascii="Arial" w:hAnsi="Arial" w:cs="Arial"/>
          <w:color w:val="FF0000"/>
        </w:rPr>
        <w:t>)</w:t>
      </w:r>
      <w:r w:rsidRPr="005771A2">
        <w:rPr>
          <w:rFonts w:ascii="Arial" w:hAnsi="Arial" w:cs="Arial"/>
        </w:rPr>
        <w:t>:</w:t>
      </w:r>
    </w:p>
    <w:p w14:paraId="416C0E95" w14:textId="77777777" w:rsidR="002A7EB0" w:rsidRPr="005771A2" w:rsidRDefault="002A7EB0" w:rsidP="002A7EB0">
      <w:pPr>
        <w:ind w:left="1560" w:hanging="426"/>
        <w:jc w:val="both"/>
        <w:rPr>
          <w:rFonts w:ascii="Arial" w:hAnsi="Arial" w:cs="Arial"/>
        </w:rPr>
      </w:pPr>
      <w:r w:rsidRPr="005771A2">
        <w:rPr>
          <w:rFonts w:ascii="Arial" w:hAnsi="Arial" w:cs="Arial"/>
        </w:rPr>
        <w:t>(i)</w:t>
      </w:r>
      <w:r w:rsidRPr="005771A2">
        <w:rPr>
          <w:rFonts w:ascii="Arial" w:hAnsi="Arial" w:cs="Arial"/>
        </w:rPr>
        <w:tab/>
        <w:t xml:space="preserve">ocorrência – transações e eventos que foram registrados ou divulgados ocorreram e essas transações e eventos referem-se à entidade; </w:t>
      </w:r>
    </w:p>
    <w:p w14:paraId="6978471D" w14:textId="77777777" w:rsidR="002A7EB0" w:rsidRPr="005771A2" w:rsidRDefault="002A7EB0" w:rsidP="002A7EB0">
      <w:pPr>
        <w:ind w:left="1560" w:hanging="426"/>
        <w:jc w:val="both"/>
        <w:rPr>
          <w:rFonts w:ascii="Arial" w:hAnsi="Arial" w:cs="Arial"/>
        </w:rPr>
      </w:pPr>
      <w:r w:rsidRPr="005771A2">
        <w:rPr>
          <w:rFonts w:ascii="Arial" w:hAnsi="Arial" w:cs="Arial"/>
        </w:rPr>
        <w:t>(ii)</w:t>
      </w:r>
      <w:r w:rsidRPr="005771A2">
        <w:rPr>
          <w:rFonts w:ascii="Arial" w:hAnsi="Arial" w:cs="Arial"/>
        </w:rPr>
        <w:tab/>
        <w:t xml:space="preserve">integridade – todas as transações e eventos que deviam ser registrados foram registrados e todas as divulgações relacionadas que deviam ser incluídas nas demonstrações contábeis foram incluídas; </w:t>
      </w:r>
    </w:p>
    <w:p w14:paraId="464D0D55" w14:textId="77777777" w:rsidR="002A7EB0" w:rsidRPr="005771A2" w:rsidRDefault="002A7EB0" w:rsidP="002A7EB0">
      <w:pPr>
        <w:ind w:left="1560" w:hanging="426"/>
        <w:jc w:val="both"/>
        <w:rPr>
          <w:rFonts w:ascii="Arial" w:hAnsi="Arial" w:cs="Arial"/>
        </w:rPr>
      </w:pPr>
      <w:r w:rsidRPr="005771A2">
        <w:rPr>
          <w:rFonts w:ascii="Arial" w:hAnsi="Arial" w:cs="Arial"/>
        </w:rPr>
        <w:t>(iii)</w:t>
      </w:r>
      <w:r w:rsidRPr="005771A2">
        <w:rPr>
          <w:rFonts w:ascii="Arial" w:hAnsi="Arial" w:cs="Arial"/>
        </w:rPr>
        <w:tab/>
        <w:t xml:space="preserve">precisão – valores e outros dados relacionados com transações e eventos registrados foram registrados adequadamente, e as divulgações relacionadas foram adequadamente mensuradas e registradas; </w:t>
      </w:r>
    </w:p>
    <w:p w14:paraId="15056201" w14:textId="77777777" w:rsidR="002A7EB0" w:rsidRPr="005771A2" w:rsidRDefault="002A7EB0" w:rsidP="002A7EB0">
      <w:pPr>
        <w:ind w:left="1560" w:hanging="426"/>
        <w:jc w:val="both"/>
        <w:rPr>
          <w:rFonts w:ascii="Arial" w:hAnsi="Arial" w:cs="Arial"/>
        </w:rPr>
      </w:pPr>
      <w:r w:rsidRPr="005771A2">
        <w:rPr>
          <w:rFonts w:ascii="Arial" w:hAnsi="Arial" w:cs="Arial"/>
        </w:rPr>
        <w:t>(iv)</w:t>
      </w:r>
      <w:r w:rsidRPr="005771A2">
        <w:rPr>
          <w:rFonts w:ascii="Arial" w:hAnsi="Arial" w:cs="Arial"/>
        </w:rPr>
        <w:tab/>
        <w:t xml:space="preserve">corte – as transações e os eventos foram registrados no período contábil correto; </w:t>
      </w:r>
    </w:p>
    <w:p w14:paraId="0A8D77F7" w14:textId="77777777" w:rsidR="002A7EB0" w:rsidRPr="005771A2" w:rsidRDefault="002A7EB0" w:rsidP="002A7EB0">
      <w:pPr>
        <w:ind w:left="1560" w:hanging="426"/>
        <w:jc w:val="both"/>
        <w:rPr>
          <w:rFonts w:ascii="Arial" w:hAnsi="Arial" w:cs="Arial"/>
        </w:rPr>
      </w:pPr>
      <w:r w:rsidRPr="005771A2">
        <w:rPr>
          <w:rFonts w:ascii="Arial" w:hAnsi="Arial" w:cs="Arial"/>
        </w:rPr>
        <w:t>(v)</w:t>
      </w:r>
      <w:r w:rsidRPr="005771A2">
        <w:rPr>
          <w:rFonts w:ascii="Arial" w:hAnsi="Arial" w:cs="Arial"/>
        </w:rPr>
        <w:tab/>
        <w:t xml:space="preserve">classificação – as transações e os eventos foram registrados nas contas adequadas; </w:t>
      </w:r>
    </w:p>
    <w:p w14:paraId="703FE9A9" w14:textId="77777777" w:rsidR="002A7EB0" w:rsidRPr="005771A2" w:rsidRDefault="002A7EB0" w:rsidP="002A7EB0">
      <w:pPr>
        <w:ind w:left="1560" w:hanging="426"/>
        <w:jc w:val="both"/>
        <w:rPr>
          <w:rFonts w:ascii="Arial" w:hAnsi="Arial" w:cs="Arial"/>
        </w:rPr>
      </w:pPr>
      <w:r w:rsidRPr="005771A2">
        <w:rPr>
          <w:rFonts w:ascii="Arial" w:hAnsi="Arial" w:cs="Arial"/>
        </w:rPr>
        <w:t>(vi)</w:t>
      </w:r>
      <w:r w:rsidRPr="005771A2">
        <w:rPr>
          <w:rFonts w:ascii="Arial" w:hAnsi="Arial" w:cs="Arial"/>
        </w:rPr>
        <w:tab/>
        <w:t xml:space="preserve">apresentação – as transações e os eventos estão adequadamente combinados ou não combinados e claramente descritos, e as divulgações relacionadas são relevantes e compreensíveis no contexto dos requisitos da estrutura de relatório financeiro aplicável; </w:t>
      </w:r>
    </w:p>
    <w:p w14:paraId="5EF3FBAB" w14:textId="0E74ECF3" w:rsidR="002A7EB0" w:rsidRPr="005771A2" w:rsidRDefault="002A7EB0" w:rsidP="002A7EB0">
      <w:pPr>
        <w:ind w:left="1134" w:hanging="425"/>
        <w:jc w:val="both"/>
        <w:rPr>
          <w:rFonts w:ascii="Arial" w:hAnsi="Arial" w:cs="Arial"/>
        </w:rPr>
      </w:pPr>
      <w:r w:rsidRPr="005771A2">
        <w:rPr>
          <w:rFonts w:ascii="Arial" w:hAnsi="Arial" w:cs="Arial"/>
        </w:rPr>
        <w:t>(b)</w:t>
      </w:r>
      <w:r w:rsidRPr="005771A2">
        <w:rPr>
          <w:rFonts w:ascii="Arial" w:hAnsi="Arial" w:cs="Arial"/>
        </w:rPr>
        <w:tab/>
        <w:t>afirmações sobre saldos contábeis, e divulgações relacionadas, no fim do período</w:t>
      </w:r>
      <w:r w:rsidR="009C68A0">
        <w:rPr>
          <w:rFonts w:ascii="Arial" w:hAnsi="Arial" w:cs="Arial"/>
        </w:rPr>
        <w:t xml:space="preserve"> </w:t>
      </w:r>
      <w:r w:rsidR="009C68A0" w:rsidRPr="009C68A0">
        <w:rPr>
          <w:rFonts w:ascii="Arial" w:hAnsi="Arial" w:cs="Arial"/>
          <w:color w:val="FF0000"/>
        </w:rPr>
        <w:t>(FOTO)</w:t>
      </w:r>
      <w:r w:rsidRPr="005771A2">
        <w:rPr>
          <w:rFonts w:ascii="Arial" w:hAnsi="Arial" w:cs="Arial"/>
        </w:rPr>
        <w:t>:</w:t>
      </w:r>
    </w:p>
    <w:p w14:paraId="510AB1F3" w14:textId="77777777" w:rsidR="002A7EB0" w:rsidRPr="005771A2" w:rsidRDefault="002A7EB0" w:rsidP="002A7EB0">
      <w:pPr>
        <w:ind w:left="1560" w:hanging="426"/>
        <w:jc w:val="both"/>
        <w:rPr>
          <w:rFonts w:ascii="Arial" w:hAnsi="Arial" w:cs="Arial"/>
        </w:rPr>
      </w:pPr>
      <w:r w:rsidRPr="005771A2">
        <w:rPr>
          <w:rFonts w:ascii="Arial" w:hAnsi="Arial" w:cs="Arial"/>
        </w:rPr>
        <w:t>(i)</w:t>
      </w:r>
      <w:r w:rsidRPr="005771A2">
        <w:rPr>
          <w:rFonts w:ascii="Arial" w:hAnsi="Arial" w:cs="Arial"/>
        </w:rPr>
        <w:tab/>
        <w:t xml:space="preserve">existência – ativos, passivos e participações societárias existem; </w:t>
      </w:r>
    </w:p>
    <w:p w14:paraId="2259A786" w14:textId="77777777" w:rsidR="002A7EB0" w:rsidRPr="005771A2" w:rsidRDefault="002A7EB0" w:rsidP="002A7EB0">
      <w:pPr>
        <w:ind w:left="1560" w:hanging="426"/>
        <w:jc w:val="both"/>
        <w:rPr>
          <w:rFonts w:ascii="Arial" w:hAnsi="Arial" w:cs="Arial"/>
        </w:rPr>
      </w:pPr>
      <w:r w:rsidRPr="005771A2">
        <w:rPr>
          <w:rFonts w:ascii="Arial" w:hAnsi="Arial" w:cs="Arial"/>
        </w:rPr>
        <w:t>(ii)</w:t>
      </w:r>
      <w:r w:rsidRPr="005771A2">
        <w:rPr>
          <w:rFonts w:ascii="Arial" w:hAnsi="Arial" w:cs="Arial"/>
        </w:rPr>
        <w:tab/>
        <w:t xml:space="preserve">direitos e obrigações – a entidade detém ou controla os direitos sobre ativos e os passivos são as obrigações da entidade; </w:t>
      </w:r>
    </w:p>
    <w:p w14:paraId="647C76E6" w14:textId="77777777" w:rsidR="002A7EB0" w:rsidRPr="005771A2" w:rsidRDefault="002A7EB0" w:rsidP="002A7EB0">
      <w:pPr>
        <w:ind w:left="1560" w:hanging="426"/>
        <w:jc w:val="both"/>
        <w:rPr>
          <w:rFonts w:ascii="Arial" w:hAnsi="Arial" w:cs="Arial"/>
        </w:rPr>
      </w:pPr>
      <w:r w:rsidRPr="005771A2">
        <w:rPr>
          <w:rFonts w:ascii="Arial" w:hAnsi="Arial" w:cs="Arial"/>
        </w:rPr>
        <w:t>(iii)</w:t>
      </w:r>
      <w:r w:rsidRPr="005771A2">
        <w:rPr>
          <w:rFonts w:ascii="Arial" w:hAnsi="Arial" w:cs="Arial"/>
        </w:rPr>
        <w:tab/>
        <w:t xml:space="preserve">integridade – todos os ativos, passivos e participações societárias que deviam ter sido registrados foram registrados, e todas as divulgações relacionadas que deviam ter sido incluídas nas demonstrações contábeis foram incluídas; </w:t>
      </w:r>
    </w:p>
    <w:p w14:paraId="15EA50BD" w14:textId="77777777" w:rsidR="002A7EB0" w:rsidRPr="005771A2" w:rsidRDefault="002A7EB0" w:rsidP="002A7EB0">
      <w:pPr>
        <w:ind w:left="1560" w:hanging="426"/>
        <w:jc w:val="both"/>
        <w:rPr>
          <w:rFonts w:ascii="Arial" w:hAnsi="Arial" w:cs="Arial"/>
        </w:rPr>
      </w:pPr>
      <w:r w:rsidRPr="005771A2">
        <w:rPr>
          <w:rFonts w:ascii="Arial" w:hAnsi="Arial" w:cs="Arial"/>
        </w:rPr>
        <w:t>(iv)</w:t>
      </w:r>
      <w:r w:rsidRPr="005771A2">
        <w:rPr>
          <w:rFonts w:ascii="Arial" w:hAnsi="Arial" w:cs="Arial"/>
        </w:rPr>
        <w:tab/>
        <w:t xml:space="preserve">precisão, valorização e alocação – ativos, passivos e participações societárias estão incluídos nas demonstrações contábeis pelos valores apropriados e quaisquer ajustes resultantes de avaliação ou alocação foram adequadamente registrados, e as divulgações relacionadas foram adequadamente mensuradas e descritas; </w:t>
      </w:r>
    </w:p>
    <w:p w14:paraId="59282DD0" w14:textId="77777777" w:rsidR="002A7EB0" w:rsidRPr="005771A2" w:rsidRDefault="002A7EB0" w:rsidP="002A7EB0">
      <w:pPr>
        <w:ind w:left="1560" w:hanging="426"/>
        <w:jc w:val="both"/>
        <w:rPr>
          <w:rFonts w:ascii="Arial" w:hAnsi="Arial" w:cs="Arial"/>
        </w:rPr>
      </w:pPr>
      <w:r w:rsidRPr="005771A2">
        <w:rPr>
          <w:rFonts w:ascii="Arial" w:hAnsi="Arial" w:cs="Arial"/>
        </w:rPr>
        <w:t>(v)</w:t>
      </w:r>
      <w:r w:rsidRPr="005771A2">
        <w:rPr>
          <w:rFonts w:ascii="Arial" w:hAnsi="Arial" w:cs="Arial"/>
        </w:rPr>
        <w:tab/>
        <w:t xml:space="preserve">classificação - ativos, passivos e participações societárias foram registrados nas contas apropriadas; </w:t>
      </w:r>
    </w:p>
    <w:p w14:paraId="75726584" w14:textId="77777777" w:rsidR="002A7EB0" w:rsidRPr="005771A2" w:rsidRDefault="002A7EB0" w:rsidP="002A7EB0">
      <w:pPr>
        <w:ind w:left="1560" w:hanging="426"/>
        <w:jc w:val="both"/>
        <w:rPr>
          <w:rFonts w:ascii="Arial" w:hAnsi="Arial" w:cs="Arial"/>
        </w:rPr>
      </w:pPr>
      <w:r w:rsidRPr="005771A2">
        <w:rPr>
          <w:rFonts w:ascii="Arial" w:hAnsi="Arial" w:cs="Arial"/>
        </w:rPr>
        <w:t>(vi)</w:t>
      </w:r>
      <w:r w:rsidRPr="005771A2">
        <w:rPr>
          <w:rFonts w:ascii="Arial" w:hAnsi="Arial" w:cs="Arial"/>
        </w:rPr>
        <w:tab/>
        <w:t xml:space="preserve">apresentação – ativos, passivos e participações societárias estão adequadamente agregados ou desagregados e claramente descritos, e as divulgações relacionadas são relevantes e compreensíveis no contexto dos requisitos da estrutura de relatório financeiro aplicável. </w:t>
      </w:r>
    </w:p>
    <w:p w14:paraId="40AD7ACE" w14:textId="77777777" w:rsidR="002A7EB0" w:rsidRPr="005771A2" w:rsidRDefault="002A7EB0" w:rsidP="002A7EB0">
      <w:pPr>
        <w:jc w:val="both"/>
        <w:rPr>
          <w:rFonts w:ascii="Arial" w:hAnsi="Arial" w:cs="Arial"/>
        </w:rPr>
      </w:pPr>
    </w:p>
    <w:p w14:paraId="5A4D026E"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A191. </w:t>
      </w:r>
      <w:r w:rsidRPr="005771A2">
        <w:rPr>
          <w:rFonts w:ascii="Arial" w:hAnsi="Arial" w:cs="Arial"/>
        </w:rPr>
        <w:tab/>
        <w:t xml:space="preserve">As afirmações descritas no item A190(a) e (b), adaptadas conforme adequado, também podem ser usadas pelo auditor ao considerar os diferentes tipos de distorções que podem ocorrer em divulgações não diretamente relacionadas com classes de transações, eventos ou saldos contábeis. </w:t>
      </w:r>
    </w:p>
    <w:p w14:paraId="57632EBF" w14:textId="77777777" w:rsidR="002A7EB0" w:rsidRPr="005771A2" w:rsidRDefault="002A7EB0" w:rsidP="002A7EB0">
      <w:pPr>
        <w:jc w:val="both"/>
        <w:rPr>
          <w:rFonts w:ascii="Arial" w:hAnsi="Arial" w:cs="Arial"/>
        </w:rPr>
      </w:pPr>
    </w:p>
    <w:p w14:paraId="130527BC"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47D222AD" w14:textId="77777777" w:rsidR="002A7EB0" w:rsidRPr="005771A2" w:rsidRDefault="002A7EB0" w:rsidP="002A7EB0">
      <w:pPr>
        <w:ind w:left="709"/>
        <w:jc w:val="both"/>
        <w:rPr>
          <w:rFonts w:ascii="Arial" w:hAnsi="Arial" w:cs="Arial"/>
        </w:rPr>
      </w:pPr>
      <w:r w:rsidRPr="005771A2">
        <w:rPr>
          <w:rFonts w:ascii="Arial" w:hAnsi="Arial" w:cs="Arial"/>
        </w:rPr>
        <w:t>Um exemplo dessa divulgação inclui onde a entidade deve descrever, de acordo com a estrutura de relatório financeiro aplicável, sua exposição a riscos decorrentes de instrumentos financeiros, incluindo o modo como os riscos surgem, objetivos, políticas e processos para gerenciar os riscos e os métodos usados para mensurar os riscos.</w:t>
      </w:r>
    </w:p>
    <w:p w14:paraId="63891658" w14:textId="77777777" w:rsidR="002A7EB0" w:rsidRPr="005771A2" w:rsidRDefault="002A7EB0" w:rsidP="002A7EB0">
      <w:pPr>
        <w:jc w:val="both"/>
        <w:rPr>
          <w:rFonts w:ascii="Arial" w:hAnsi="Arial" w:cs="Arial"/>
        </w:rPr>
      </w:pPr>
    </w:p>
    <w:p w14:paraId="1D2B2375"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1AFC1227" w14:textId="77777777" w:rsidR="002A7EB0" w:rsidRPr="005771A2" w:rsidRDefault="002A7EB0" w:rsidP="002A7EB0">
      <w:pPr>
        <w:jc w:val="both"/>
        <w:rPr>
          <w:rFonts w:ascii="Arial" w:hAnsi="Arial" w:cs="Arial"/>
        </w:rPr>
      </w:pPr>
    </w:p>
    <w:p w14:paraId="5351230E"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A192. </w:t>
      </w:r>
      <w:r w:rsidRPr="005771A2">
        <w:rPr>
          <w:rFonts w:ascii="Arial" w:hAnsi="Arial" w:cs="Arial"/>
        </w:rPr>
        <w:tab/>
        <w:t xml:space="preserve">Ao fazer afirmações sobre as demonstrações contábeis de entidades do setor público, além das afirmações expostas no item A190(a) e (b), a administração muitas vezes pode afirmar que as transações e os eventos foram realizados em conformidade com lei, regulamento ou outra autoridade. Tais afirmações podem estar dentro do alcance da auditoria de demonstrações contábeis. </w:t>
      </w:r>
    </w:p>
    <w:p w14:paraId="6ABAB576" w14:textId="77777777" w:rsidR="002A7EB0" w:rsidRPr="005771A2" w:rsidRDefault="002A7EB0" w:rsidP="002A7EB0">
      <w:pPr>
        <w:jc w:val="both"/>
        <w:rPr>
          <w:rFonts w:ascii="Arial" w:hAnsi="Arial" w:cs="Arial"/>
        </w:rPr>
      </w:pPr>
    </w:p>
    <w:p w14:paraId="17D066DB" w14:textId="77777777" w:rsidR="002A7EB0" w:rsidRPr="005771A2" w:rsidRDefault="002A7EB0" w:rsidP="002A7EB0">
      <w:pPr>
        <w:jc w:val="both"/>
        <w:rPr>
          <w:rFonts w:ascii="Arial" w:hAnsi="Arial" w:cs="Arial"/>
        </w:rPr>
      </w:pPr>
      <w:r w:rsidRPr="005771A2">
        <w:rPr>
          <w:rFonts w:ascii="Arial" w:hAnsi="Arial" w:cs="Arial"/>
        </w:rPr>
        <w:t>Riscos de distorção relevante no nível das demonstrações contábeis (ver itens 28(a) e 30)</w:t>
      </w:r>
    </w:p>
    <w:p w14:paraId="3106A41F" w14:textId="77777777" w:rsidR="002A7EB0" w:rsidRPr="005771A2" w:rsidRDefault="002A7EB0" w:rsidP="002A7EB0">
      <w:pPr>
        <w:jc w:val="both"/>
        <w:rPr>
          <w:rFonts w:ascii="Arial" w:hAnsi="Arial" w:cs="Arial"/>
        </w:rPr>
      </w:pPr>
    </w:p>
    <w:p w14:paraId="66D2F474" w14:textId="77777777" w:rsidR="002A7EB0" w:rsidRPr="005771A2" w:rsidRDefault="002A7EB0" w:rsidP="002A7EB0">
      <w:pPr>
        <w:jc w:val="both"/>
        <w:rPr>
          <w:rFonts w:ascii="Arial" w:hAnsi="Arial" w:cs="Arial"/>
        </w:rPr>
      </w:pPr>
      <w:r w:rsidRPr="005771A2">
        <w:rPr>
          <w:rFonts w:ascii="Arial" w:hAnsi="Arial" w:cs="Arial"/>
        </w:rPr>
        <w:t xml:space="preserve">Por que o auditor identifica e avalia os riscos de distorção relevante no nível das demonstrações contábeis </w:t>
      </w:r>
    </w:p>
    <w:p w14:paraId="45F8F303" w14:textId="77777777" w:rsidR="002A7EB0" w:rsidRPr="005771A2" w:rsidRDefault="002A7EB0" w:rsidP="002A7EB0">
      <w:pPr>
        <w:jc w:val="both"/>
        <w:rPr>
          <w:rFonts w:ascii="Arial" w:hAnsi="Arial" w:cs="Arial"/>
        </w:rPr>
      </w:pPr>
    </w:p>
    <w:p w14:paraId="7A8F910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A193. </w:t>
      </w:r>
      <w:r w:rsidRPr="005771A2">
        <w:rPr>
          <w:rFonts w:ascii="Arial" w:hAnsi="Arial" w:cs="Arial"/>
        </w:rPr>
        <w:tab/>
        <w:t>O auditor identifica os riscos de distorção relevante no nível das demonstrações contábeis para determinar se os riscos têm efeito generalizado sobre as demonstrações contábeis e se, portanto, precisariam de resposta geral, de acordo com a NBC TA 330, item 5.</w:t>
      </w:r>
    </w:p>
    <w:p w14:paraId="70BAC82D" w14:textId="77777777" w:rsidR="002A7EB0" w:rsidRPr="005771A2" w:rsidRDefault="002A7EB0" w:rsidP="002A7EB0">
      <w:pPr>
        <w:jc w:val="both"/>
        <w:rPr>
          <w:rFonts w:ascii="Arial" w:hAnsi="Arial" w:cs="Arial"/>
        </w:rPr>
      </w:pPr>
    </w:p>
    <w:p w14:paraId="489E4714"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A194. </w:t>
      </w:r>
      <w:r w:rsidRPr="005771A2">
        <w:rPr>
          <w:rFonts w:ascii="Arial" w:hAnsi="Arial" w:cs="Arial"/>
        </w:rPr>
        <w:tab/>
        <w:t>Além disso, os riscos de distorção relevante no nível das demonstrações contábeis também podem afetar as afirmações individuais, e a identificação desses riscos pode auxiliar o auditor a avaliar os riscos de distorção relevante no nível da afirmação e a planejar procedimentos adicionais de auditoria para tratar os riscos identificados.</w:t>
      </w:r>
    </w:p>
    <w:p w14:paraId="7B19B748" w14:textId="77777777" w:rsidR="002A7EB0" w:rsidRPr="005771A2" w:rsidRDefault="002A7EB0" w:rsidP="002A7EB0">
      <w:pPr>
        <w:jc w:val="both"/>
        <w:rPr>
          <w:rFonts w:ascii="Arial" w:hAnsi="Arial" w:cs="Arial"/>
        </w:rPr>
      </w:pPr>
    </w:p>
    <w:p w14:paraId="24995060" w14:textId="77777777" w:rsidR="002A7EB0" w:rsidRPr="005771A2" w:rsidRDefault="002A7EB0" w:rsidP="002A7EB0">
      <w:pPr>
        <w:jc w:val="both"/>
        <w:rPr>
          <w:rFonts w:ascii="Arial" w:hAnsi="Arial" w:cs="Arial"/>
        </w:rPr>
      </w:pPr>
      <w:r w:rsidRPr="005771A2">
        <w:rPr>
          <w:rFonts w:ascii="Arial" w:hAnsi="Arial" w:cs="Arial"/>
        </w:rPr>
        <w:t>Identificação e avaliação dos riscos de distorção relevante no nível das demonstrações contábeis</w:t>
      </w:r>
    </w:p>
    <w:p w14:paraId="28AD393C" w14:textId="77777777" w:rsidR="002A7EB0" w:rsidRPr="005771A2" w:rsidRDefault="002A7EB0" w:rsidP="002A7EB0">
      <w:pPr>
        <w:jc w:val="both"/>
        <w:rPr>
          <w:rFonts w:ascii="Arial" w:hAnsi="Arial" w:cs="Arial"/>
        </w:rPr>
      </w:pPr>
    </w:p>
    <w:p w14:paraId="18797BC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A195. </w:t>
      </w:r>
      <w:r w:rsidRPr="005771A2">
        <w:rPr>
          <w:rFonts w:ascii="Arial" w:hAnsi="Arial" w:cs="Arial"/>
        </w:rPr>
        <w:tab/>
        <w:t xml:space="preserve">Os riscos de distorção relevante no nível das demonstrações contábeis referem-se a riscos relacionados de maneira generalizada com as demonstrações contábeis como um todo e, potencialmente, afetam muitas afirmações. Os riscos dessa natureza não são necessariamente riscos identificáveis com afirmações específicas no nível de classes de transações, saldos contábeis ou divulgações (por exemplo, risco de que a administração transgrida os controles). Em vez disso, eles representam circunstâncias que podem aumentar de forma generalizada os riscos de distorção relevante no nível da afirmação. A avaliação do auditor de se os riscos identificados se relacionam de forma generalizada com as demonstrações contábeis suporta a sua avaliação dos riscos de distorção relevante no nível das demonstrações contábeis. Em outros casos, diversas afirmações podem ser identificadas como sendo suscetíveis ao risco e podem, portanto, afetar a identificação e avaliação pelo auditor dos riscos de distorção relevante no nível da afirmação. </w:t>
      </w:r>
    </w:p>
    <w:p w14:paraId="078E57FD" w14:textId="77777777" w:rsidR="002A7EB0" w:rsidRPr="005771A2" w:rsidRDefault="002A7EB0" w:rsidP="002A7EB0">
      <w:pPr>
        <w:jc w:val="both"/>
        <w:rPr>
          <w:rFonts w:ascii="Arial" w:hAnsi="Arial" w:cs="Arial"/>
        </w:rPr>
      </w:pPr>
    </w:p>
    <w:p w14:paraId="7AD23E74"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6EB2D529" w14:textId="77777777" w:rsidR="002A7EB0" w:rsidRPr="005771A2" w:rsidRDefault="002A7EB0" w:rsidP="002A7EB0">
      <w:pPr>
        <w:ind w:left="709"/>
        <w:jc w:val="both"/>
        <w:rPr>
          <w:rFonts w:ascii="Arial" w:hAnsi="Arial" w:cs="Arial"/>
        </w:rPr>
      </w:pPr>
      <w:r w:rsidRPr="005771A2">
        <w:rPr>
          <w:rFonts w:ascii="Arial" w:hAnsi="Arial" w:cs="Arial"/>
        </w:rPr>
        <w:t>A entidade enfrenta perdas operacionais e problemas de liquidez e baseia-se na captação de recursos que ainda não está garantida. Nessas circunstâncias, o auditor pode determinar que a base de continuidade operacional gera risco de distorção relevante no nível das demonstrações contábeis. Nessa situação, a estrutura contábil pode precisar ser aplicada usando uma base de liquidação, que provavelmente afetaria todas as afirmações de forma generalizada.</w:t>
      </w:r>
    </w:p>
    <w:p w14:paraId="5DA86AD2" w14:textId="77777777" w:rsidR="002A7EB0" w:rsidRPr="005771A2" w:rsidRDefault="002A7EB0" w:rsidP="002A7EB0">
      <w:pPr>
        <w:jc w:val="both"/>
        <w:rPr>
          <w:rFonts w:ascii="Arial" w:hAnsi="Arial" w:cs="Arial"/>
        </w:rPr>
      </w:pPr>
    </w:p>
    <w:p w14:paraId="2116EDE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A196. </w:t>
      </w:r>
      <w:r w:rsidRPr="005771A2">
        <w:rPr>
          <w:rFonts w:ascii="Arial" w:hAnsi="Arial" w:cs="Arial"/>
        </w:rPr>
        <w:tab/>
        <w:t>A identificação e a avaliação dos riscos de distorção relevante pelo auditor no nível das demonstrações contábeis são influenciadas pelo seu entendimento do sistema de controles internos da entidade, em particular o seu entendimento do ambiente de controle, do processo de avaliação de riscos da entidade e do processo da entidade de monitoramento do sistema de controles internos, e:</w:t>
      </w:r>
    </w:p>
    <w:p w14:paraId="07B19B2D"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o resultado das avaliações relacionadas requeridas pelos itens 21(b), 22(b), 24(c) e 25(c); e</w:t>
      </w:r>
    </w:p>
    <w:p w14:paraId="439AC22C"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quaisquer deficiências de controle identificadas de acordo com o item 27. </w:t>
      </w:r>
    </w:p>
    <w:p w14:paraId="2317EE00" w14:textId="77777777" w:rsidR="002A7EB0" w:rsidRPr="005771A2" w:rsidRDefault="002A7EB0" w:rsidP="002A7EB0">
      <w:pPr>
        <w:ind w:left="709"/>
        <w:jc w:val="both"/>
        <w:rPr>
          <w:rFonts w:ascii="Arial" w:hAnsi="Arial" w:cs="Arial"/>
        </w:rPr>
      </w:pPr>
      <w:r w:rsidRPr="005771A2">
        <w:rPr>
          <w:rFonts w:ascii="Arial" w:hAnsi="Arial" w:cs="Arial"/>
        </w:rPr>
        <w:t xml:space="preserve">Em particular, os riscos no nível das demonstrações contábeis podem surgir de deficiências no ambiente de controle ou de eventos externos ou condições, tais como condições econômicas em deterioração. </w:t>
      </w:r>
    </w:p>
    <w:p w14:paraId="68122B92" w14:textId="77777777" w:rsidR="002A7EB0" w:rsidRPr="005771A2" w:rsidRDefault="002A7EB0" w:rsidP="002A7EB0">
      <w:pPr>
        <w:ind w:left="709" w:hanging="709"/>
        <w:jc w:val="both"/>
        <w:rPr>
          <w:rFonts w:ascii="Arial" w:hAnsi="Arial" w:cs="Arial"/>
        </w:rPr>
      </w:pPr>
    </w:p>
    <w:p w14:paraId="1C1E7B6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A197. </w:t>
      </w:r>
      <w:r w:rsidRPr="005771A2">
        <w:rPr>
          <w:rFonts w:ascii="Arial" w:hAnsi="Arial" w:cs="Arial"/>
        </w:rPr>
        <w:tab/>
        <w:t xml:space="preserve">Os riscos de distorção relevante decorrente de fraude podem ser particularmente relevantes para a consideração pelo auditor dos riscos de distorção relevante no nível das demonstrações contábeis. </w:t>
      </w:r>
    </w:p>
    <w:p w14:paraId="586FC49A" w14:textId="77777777" w:rsidR="002A7EB0" w:rsidRPr="005771A2" w:rsidRDefault="002A7EB0" w:rsidP="002A7EB0">
      <w:pPr>
        <w:jc w:val="both"/>
        <w:rPr>
          <w:rFonts w:ascii="Arial" w:hAnsi="Arial" w:cs="Arial"/>
        </w:rPr>
      </w:pPr>
    </w:p>
    <w:p w14:paraId="52D620A9"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7BAFCFA1" w14:textId="77777777" w:rsidR="002A7EB0" w:rsidRPr="005771A2" w:rsidRDefault="002A7EB0" w:rsidP="002A7EB0">
      <w:pPr>
        <w:ind w:left="709"/>
        <w:jc w:val="both"/>
        <w:rPr>
          <w:rFonts w:ascii="Arial" w:hAnsi="Arial" w:cs="Arial"/>
        </w:rPr>
      </w:pPr>
      <w:r w:rsidRPr="005771A2">
        <w:rPr>
          <w:rFonts w:ascii="Arial" w:hAnsi="Arial" w:cs="Arial"/>
        </w:rPr>
        <w:t>O auditor entende com base em indagações junto à administração que as demonstrações contábeis da entidade são utilizadas em discussões com credores para assegurar financiamento adicional para manter o capital de giro. Portanto, o auditor pode determinar que há uma suscetibilidade maior à distorção decorrente de fatores de risco de fraude que afeta o risco inerente (isto é, a suscetibilidade das demonstrações contábeis à distorção relevante por causa do risco de apresentação de relatório financeiro fraudulento, como superavaliação de ativos e receita e subavaliação de passivos e despesas para assegurar a obtenção de financiamento)</w:t>
      </w:r>
    </w:p>
    <w:p w14:paraId="22BD4455" w14:textId="77777777" w:rsidR="002A7EB0" w:rsidRPr="005771A2" w:rsidRDefault="002A7EB0" w:rsidP="002A7EB0">
      <w:pPr>
        <w:jc w:val="both"/>
        <w:rPr>
          <w:rFonts w:ascii="Arial" w:hAnsi="Arial" w:cs="Arial"/>
        </w:rPr>
      </w:pPr>
    </w:p>
    <w:p w14:paraId="51F339A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A198. </w:t>
      </w:r>
      <w:r w:rsidRPr="005771A2">
        <w:rPr>
          <w:rFonts w:ascii="Arial" w:hAnsi="Arial" w:cs="Arial"/>
        </w:rPr>
        <w:tab/>
        <w:t xml:space="preserve">O entendimento do auditor, incluindo as avaliações relacionadas do ambiente de controle e de outros componentes do sistema de controles internos, pode levantar dúvidas quanto à sua capacidade de obter evidência de auditoria sobre a qual basear a opinião de auditoria ou causar a renúncia ao trabalho de auditoria, quando permitida por lei ou regulamento aplicável. </w:t>
      </w:r>
    </w:p>
    <w:p w14:paraId="7AF6E400" w14:textId="77777777" w:rsidR="002A7EB0" w:rsidRPr="005771A2" w:rsidRDefault="002A7EB0" w:rsidP="002A7EB0">
      <w:pPr>
        <w:jc w:val="both"/>
        <w:rPr>
          <w:rFonts w:ascii="Arial" w:hAnsi="Arial" w:cs="Arial"/>
        </w:rPr>
      </w:pPr>
    </w:p>
    <w:p w14:paraId="6C95C045" w14:textId="77777777" w:rsidR="002A7EB0" w:rsidRPr="005771A2" w:rsidRDefault="002A7EB0" w:rsidP="002A7EB0">
      <w:pPr>
        <w:ind w:left="709"/>
        <w:jc w:val="both"/>
        <w:rPr>
          <w:rFonts w:ascii="Arial" w:hAnsi="Arial" w:cs="Arial"/>
          <w:b/>
          <w:bCs/>
        </w:rPr>
      </w:pPr>
      <w:r w:rsidRPr="005771A2">
        <w:rPr>
          <w:rFonts w:ascii="Arial" w:hAnsi="Arial" w:cs="Arial"/>
          <w:b/>
          <w:bCs/>
        </w:rPr>
        <w:t>Exemplos:</w:t>
      </w:r>
    </w:p>
    <w:p w14:paraId="47FE030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Como resultado da avaliação do ambiente de controle da entidade, o auditor tem preocupação a respeito da integridade da administração da entidade, que pode ser séria a ponto de ele concluir que o risco de representações imprecisas e intencionais da administração nas demonstrações contábeis é tal que a auditoria não pode ser conduzida. </w:t>
      </w:r>
    </w:p>
    <w:p w14:paraId="76C766B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Como resultado da avaliação do sistema de informações e comunicação da entidade, o auditor determina que alterações significativas no ambiente de TI foram mal gerenciadas, com pouca supervisão da administração e dos responsáveis pela governança. O auditor conclui que há preocupações significativas sobre a condição e a confiabilidade dos registros contábeis da entidade. Nessas circunstâncias, o auditor pode determinar que é improvável que haverá evidência de auditoria apropriada e suficiente disponível para suportar uma opinião sem ressalva sobre as demonstrações contábeis.</w:t>
      </w:r>
    </w:p>
    <w:p w14:paraId="5ABCF471" w14:textId="77777777" w:rsidR="002A7EB0" w:rsidRPr="005771A2" w:rsidRDefault="002A7EB0" w:rsidP="002A7EB0">
      <w:pPr>
        <w:ind w:left="709" w:hanging="709"/>
        <w:jc w:val="both"/>
        <w:rPr>
          <w:rFonts w:ascii="Arial" w:hAnsi="Arial" w:cs="Arial"/>
        </w:rPr>
      </w:pPr>
    </w:p>
    <w:p w14:paraId="1DFA6B1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A199. </w:t>
      </w:r>
      <w:r w:rsidRPr="005771A2">
        <w:rPr>
          <w:rFonts w:ascii="Arial" w:hAnsi="Arial" w:cs="Arial"/>
        </w:rPr>
        <w:tab/>
        <w:t xml:space="preserve">A NBC TA 705 – Modificação na Opinião do Auditor Independente estabelece requisitos e fornece orientações para determinar se existe a necessidade de o auditor expressar uma opinião com ressalva ou abster-se de emitir opinião ou, conforme necessário em alguns casos, renunciar ao trabalho quando permitido por lei ou regulamento aplicável. </w:t>
      </w:r>
    </w:p>
    <w:p w14:paraId="2AEB3B9B" w14:textId="77777777" w:rsidR="002A7EB0" w:rsidRPr="005771A2" w:rsidRDefault="002A7EB0" w:rsidP="002A7EB0">
      <w:pPr>
        <w:jc w:val="both"/>
        <w:rPr>
          <w:rFonts w:ascii="Arial" w:hAnsi="Arial" w:cs="Arial"/>
        </w:rPr>
      </w:pPr>
    </w:p>
    <w:p w14:paraId="1D5A7284"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31E7F730" w14:textId="77777777" w:rsidR="002A7EB0" w:rsidRPr="005771A2" w:rsidRDefault="002A7EB0" w:rsidP="002A7EB0">
      <w:pPr>
        <w:jc w:val="both"/>
        <w:rPr>
          <w:rFonts w:ascii="Arial" w:hAnsi="Arial" w:cs="Arial"/>
        </w:rPr>
      </w:pPr>
    </w:p>
    <w:p w14:paraId="2B02BFF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A200. </w:t>
      </w:r>
      <w:r w:rsidRPr="005771A2">
        <w:rPr>
          <w:rFonts w:ascii="Arial" w:hAnsi="Arial" w:cs="Arial"/>
        </w:rPr>
        <w:tab/>
        <w:t xml:space="preserve">Para as entidades do setor público, a identificação dos riscos no nível das demonstrações contábeis pode incluir a consideração dos assuntos relacionados com clima político, o interesse público e a sensibilidade ao programa. </w:t>
      </w:r>
    </w:p>
    <w:p w14:paraId="238BEE55" w14:textId="77777777" w:rsidR="002A7EB0" w:rsidRPr="005771A2" w:rsidRDefault="002A7EB0" w:rsidP="002A7EB0">
      <w:pPr>
        <w:jc w:val="both"/>
        <w:rPr>
          <w:rFonts w:ascii="Arial" w:hAnsi="Arial" w:cs="Arial"/>
        </w:rPr>
      </w:pPr>
    </w:p>
    <w:p w14:paraId="4A42E6CE" w14:textId="77777777" w:rsidR="002A7EB0" w:rsidRPr="005771A2" w:rsidRDefault="002A7EB0" w:rsidP="002A7EB0">
      <w:pPr>
        <w:jc w:val="both"/>
        <w:rPr>
          <w:rFonts w:ascii="Arial" w:hAnsi="Arial" w:cs="Arial"/>
        </w:rPr>
      </w:pPr>
      <w:r w:rsidRPr="005771A2">
        <w:rPr>
          <w:rFonts w:ascii="Arial" w:hAnsi="Arial" w:cs="Arial"/>
        </w:rPr>
        <w:t>Riscos de distorção relevante no nível da afirmação (ver item 28(b))</w:t>
      </w:r>
    </w:p>
    <w:p w14:paraId="039D41F5" w14:textId="77777777" w:rsidR="002A7EB0" w:rsidRPr="005771A2" w:rsidRDefault="002A7EB0" w:rsidP="002A7EB0">
      <w:pPr>
        <w:jc w:val="both"/>
        <w:rPr>
          <w:rFonts w:ascii="Arial" w:hAnsi="Arial" w:cs="Arial"/>
        </w:rPr>
      </w:pPr>
    </w:p>
    <w:p w14:paraId="42F814AB" w14:textId="77777777" w:rsidR="002A7EB0" w:rsidRPr="005771A2" w:rsidRDefault="002A7EB0" w:rsidP="002A7EB0">
      <w:pPr>
        <w:jc w:val="both"/>
        <w:rPr>
          <w:rFonts w:ascii="Arial" w:hAnsi="Arial" w:cs="Arial"/>
        </w:rPr>
      </w:pPr>
      <w:r w:rsidRPr="005771A2">
        <w:rPr>
          <w:rFonts w:ascii="Arial" w:hAnsi="Arial" w:cs="Arial"/>
        </w:rPr>
        <w:t>O Apêndice 2 fornece exemplos, no contexto de fatores de risco inerentes, eventos ou condições, que podem indicar suscetibilidade à distorção que pode ser relevante.</w:t>
      </w:r>
    </w:p>
    <w:p w14:paraId="423DB498" w14:textId="77777777" w:rsidR="002A7EB0" w:rsidRPr="005771A2" w:rsidRDefault="002A7EB0" w:rsidP="002A7EB0">
      <w:pPr>
        <w:jc w:val="both"/>
        <w:rPr>
          <w:rFonts w:ascii="Arial" w:hAnsi="Arial" w:cs="Arial"/>
        </w:rPr>
      </w:pPr>
    </w:p>
    <w:p w14:paraId="54460834"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A201. </w:t>
      </w:r>
      <w:r w:rsidRPr="005771A2">
        <w:rPr>
          <w:rFonts w:ascii="Arial" w:hAnsi="Arial" w:cs="Arial"/>
        </w:rPr>
        <w:tab/>
        <w:t xml:space="preserve">Os riscos de distorção relevante que não se referem de maneira generalizada às demonstrações contábeis são riscos de distorção relevante no nível da afirmação. </w:t>
      </w:r>
    </w:p>
    <w:p w14:paraId="1DB59CB1" w14:textId="77777777" w:rsidR="002A7EB0" w:rsidRPr="005771A2" w:rsidRDefault="002A7EB0" w:rsidP="002A7EB0">
      <w:pPr>
        <w:jc w:val="both"/>
        <w:rPr>
          <w:rFonts w:ascii="Arial" w:hAnsi="Arial" w:cs="Arial"/>
        </w:rPr>
      </w:pPr>
    </w:p>
    <w:p w14:paraId="5B48F80F" w14:textId="77777777" w:rsidR="002A7EB0" w:rsidRPr="005771A2" w:rsidRDefault="002A7EB0" w:rsidP="002A7EB0">
      <w:pPr>
        <w:jc w:val="both"/>
        <w:rPr>
          <w:rFonts w:ascii="Arial" w:hAnsi="Arial" w:cs="Arial"/>
        </w:rPr>
      </w:pPr>
      <w:r w:rsidRPr="005771A2">
        <w:rPr>
          <w:rFonts w:ascii="Arial" w:hAnsi="Arial" w:cs="Arial"/>
        </w:rPr>
        <w:t>Afirmações relevantes e classes de transações, saldos contábeis e divulgações significativas (ver item 29)</w:t>
      </w:r>
    </w:p>
    <w:p w14:paraId="19613569" w14:textId="77777777" w:rsidR="002A7EB0" w:rsidRPr="005771A2" w:rsidRDefault="002A7EB0" w:rsidP="002A7EB0">
      <w:pPr>
        <w:jc w:val="both"/>
        <w:rPr>
          <w:rFonts w:ascii="Arial" w:hAnsi="Arial" w:cs="Arial"/>
        </w:rPr>
      </w:pPr>
    </w:p>
    <w:p w14:paraId="414ACE71" w14:textId="77777777" w:rsidR="002A7EB0" w:rsidRPr="005771A2" w:rsidRDefault="002A7EB0" w:rsidP="002A7EB0">
      <w:pPr>
        <w:jc w:val="both"/>
        <w:rPr>
          <w:rFonts w:ascii="Arial" w:hAnsi="Arial" w:cs="Arial"/>
        </w:rPr>
      </w:pPr>
      <w:r w:rsidRPr="005771A2">
        <w:rPr>
          <w:rFonts w:ascii="Arial" w:hAnsi="Arial" w:cs="Arial"/>
        </w:rPr>
        <w:t>Por que as afirmações relevantes e classes de transações, saldos contábeis e divulgações significativas são determinadas</w:t>
      </w:r>
    </w:p>
    <w:p w14:paraId="6DDEA1F6" w14:textId="77777777" w:rsidR="002A7EB0" w:rsidRPr="005771A2" w:rsidRDefault="002A7EB0" w:rsidP="002A7EB0">
      <w:pPr>
        <w:jc w:val="both"/>
        <w:rPr>
          <w:rFonts w:ascii="Arial" w:hAnsi="Arial" w:cs="Arial"/>
        </w:rPr>
      </w:pPr>
    </w:p>
    <w:p w14:paraId="10F83D3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A202. </w:t>
      </w:r>
      <w:r w:rsidRPr="005771A2">
        <w:rPr>
          <w:rFonts w:ascii="Arial" w:hAnsi="Arial" w:cs="Arial"/>
        </w:rPr>
        <w:tab/>
        <w:t xml:space="preserve">A determinação das afirmações relevantes e classes de transações, saldos contábeis e divulgações significativas fornece a base para o alcance do entendimento pelo auditor do sistema de informações da entidade que deve ser obtido, de acordo com o item 25(a). Esse entendimento pode ainda auxiliar o auditor a identificar e avaliar os riscos de distorção relevante (ver item A86). </w:t>
      </w:r>
    </w:p>
    <w:p w14:paraId="1E50977C" w14:textId="77777777" w:rsidR="002A7EB0" w:rsidRPr="005771A2" w:rsidRDefault="002A7EB0" w:rsidP="002A7EB0">
      <w:pPr>
        <w:jc w:val="both"/>
        <w:rPr>
          <w:rFonts w:ascii="Arial" w:hAnsi="Arial" w:cs="Arial"/>
        </w:rPr>
      </w:pPr>
    </w:p>
    <w:p w14:paraId="14D02E3E" w14:textId="77777777" w:rsidR="002A7EB0" w:rsidRPr="005771A2" w:rsidRDefault="002A7EB0" w:rsidP="002A7EB0">
      <w:pPr>
        <w:jc w:val="both"/>
        <w:rPr>
          <w:rFonts w:ascii="Arial" w:hAnsi="Arial" w:cs="Arial"/>
        </w:rPr>
      </w:pPr>
      <w:r w:rsidRPr="005771A2">
        <w:rPr>
          <w:rFonts w:ascii="Arial" w:hAnsi="Arial" w:cs="Arial"/>
        </w:rPr>
        <w:t>Ferramentas e técnicas automatizadas</w:t>
      </w:r>
    </w:p>
    <w:p w14:paraId="118AAADC" w14:textId="77777777" w:rsidR="002A7EB0" w:rsidRPr="005771A2" w:rsidRDefault="002A7EB0" w:rsidP="002A7EB0">
      <w:pPr>
        <w:jc w:val="both"/>
        <w:rPr>
          <w:rFonts w:ascii="Arial" w:hAnsi="Arial" w:cs="Arial"/>
        </w:rPr>
      </w:pPr>
    </w:p>
    <w:p w14:paraId="0FC98574"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A203. </w:t>
      </w:r>
      <w:r w:rsidRPr="005771A2">
        <w:rPr>
          <w:rFonts w:ascii="Arial" w:hAnsi="Arial" w:cs="Arial"/>
        </w:rPr>
        <w:tab/>
        <w:t xml:space="preserve">O auditor pode usar técnicas automatizadas para auxiliá-lo a identificar classes de transações, saldos contábeis e divulgações significativas. </w:t>
      </w:r>
    </w:p>
    <w:p w14:paraId="41116A37" w14:textId="77777777" w:rsidR="002A7EB0" w:rsidRPr="005771A2" w:rsidRDefault="002A7EB0" w:rsidP="002A7EB0">
      <w:pPr>
        <w:jc w:val="both"/>
        <w:rPr>
          <w:rFonts w:ascii="Arial" w:hAnsi="Arial" w:cs="Arial"/>
        </w:rPr>
      </w:pPr>
    </w:p>
    <w:p w14:paraId="542486DD" w14:textId="77777777" w:rsidR="002A7EB0" w:rsidRPr="005771A2" w:rsidRDefault="002A7EB0" w:rsidP="002A7EB0">
      <w:pPr>
        <w:ind w:left="709"/>
        <w:jc w:val="both"/>
        <w:rPr>
          <w:rFonts w:ascii="Arial" w:hAnsi="Arial" w:cs="Arial"/>
          <w:b/>
          <w:bCs/>
        </w:rPr>
      </w:pPr>
      <w:r w:rsidRPr="005771A2">
        <w:rPr>
          <w:rFonts w:ascii="Arial" w:hAnsi="Arial" w:cs="Arial"/>
          <w:b/>
          <w:bCs/>
        </w:rPr>
        <w:t>Exemplos:</w:t>
      </w:r>
    </w:p>
    <w:p w14:paraId="18569FAF"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Todo o universo de transações pode ser analisado usando ferramentas e técnicas automatizadas para entender sua natureza, fonte, porte e volume. Ao aplicar técnicas automatizadas, o auditor pode, por exemplo, identificar que uma conta com saldo zero no final do período era composta por diversas transações de compensação e lançamentos no livro diário durante o período, indicando que o saldo contábil ou a classe de transações pode ser significativa (por exemplo, conta de compensação da folha de pagamento). Essa mesma conta pode identificar também reembolsos de despesas à administração (e outros empregados), que poderia ser uma divulgação significativa em função de esses pagamentos serem feitos para partes relacionadas. </w:t>
      </w:r>
    </w:p>
    <w:p w14:paraId="4E38B66B"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Ao analisar os fluxos de toda a população de transações envolvendo receitas, o auditor pode identificar mais facilmente uma classe de transações significativa que não tenha sido identificada anteriormente. </w:t>
      </w:r>
    </w:p>
    <w:p w14:paraId="70BB0966" w14:textId="77777777" w:rsidR="002A7EB0" w:rsidRPr="005771A2" w:rsidRDefault="002A7EB0" w:rsidP="002A7EB0">
      <w:pPr>
        <w:jc w:val="both"/>
        <w:rPr>
          <w:rFonts w:ascii="Arial" w:hAnsi="Arial" w:cs="Arial"/>
        </w:rPr>
      </w:pPr>
    </w:p>
    <w:p w14:paraId="526488C9" w14:textId="77777777" w:rsidR="002A7EB0" w:rsidRPr="005771A2" w:rsidRDefault="002A7EB0" w:rsidP="002A7EB0">
      <w:pPr>
        <w:jc w:val="both"/>
        <w:rPr>
          <w:rFonts w:ascii="Arial" w:hAnsi="Arial" w:cs="Arial"/>
        </w:rPr>
      </w:pPr>
      <w:r w:rsidRPr="005771A2">
        <w:rPr>
          <w:rFonts w:ascii="Arial" w:hAnsi="Arial" w:cs="Arial"/>
        </w:rPr>
        <w:t>Divulgações que podem ser significativas</w:t>
      </w:r>
    </w:p>
    <w:p w14:paraId="75E0753C" w14:textId="77777777" w:rsidR="002A7EB0" w:rsidRPr="005771A2" w:rsidRDefault="002A7EB0" w:rsidP="002A7EB0">
      <w:pPr>
        <w:jc w:val="both"/>
        <w:rPr>
          <w:rFonts w:ascii="Arial" w:hAnsi="Arial" w:cs="Arial"/>
        </w:rPr>
      </w:pPr>
    </w:p>
    <w:p w14:paraId="3EFE866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A204. </w:t>
      </w:r>
      <w:r w:rsidRPr="005771A2">
        <w:rPr>
          <w:rFonts w:ascii="Arial" w:hAnsi="Arial" w:cs="Arial"/>
        </w:rPr>
        <w:tab/>
        <w:t>Divulgações significativas incluem divulgações quantitativas e qualitativas para as quais existem uma ou mais afirmações. Exemplos de divulgações com aspectos qualitativos e que podem ter afirmações relevantes e ser, portanto, consideradas significativas pelo auditor incluem divulgações sobre:</w:t>
      </w:r>
    </w:p>
    <w:p w14:paraId="4577880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liquidez e acordos de dívida de entidade em dificuldades financeiras; </w:t>
      </w:r>
    </w:p>
    <w:p w14:paraId="15A9F6CB"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eventos ou circunstâncias que levaram ao reconhecimento de perdas por redução ao valor recuperável (</w:t>
      </w:r>
      <w:r w:rsidRPr="005771A2">
        <w:rPr>
          <w:rFonts w:ascii="Arial" w:hAnsi="Arial" w:cs="Arial"/>
          <w:i/>
          <w:iCs/>
        </w:rPr>
        <w:t>impairment</w:t>
      </w:r>
      <w:r w:rsidRPr="005771A2">
        <w:rPr>
          <w:rFonts w:ascii="Arial" w:hAnsi="Arial" w:cs="Arial"/>
        </w:rPr>
        <w:t xml:space="preserve">); </w:t>
      </w:r>
    </w:p>
    <w:p w14:paraId="346D8E7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principais causas de incerteza de estimativa, incluindo premissas sobre o futuro; </w:t>
      </w:r>
    </w:p>
    <w:p w14:paraId="69FEE7A2"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a natureza de mudança na política contábil e outras divulgações relevantes requeridas pela estrutura de relatório financeiro aplicável, em que, por exemplo, se espera que novos requisitos de relatório financeiro tenham impacto significativo sobre a posição patrimonial e financeira e o desempenho financeiro da entidade; </w:t>
      </w:r>
    </w:p>
    <w:p w14:paraId="7309167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acordos de pagamento baseados em ações, incluindo informações sobre como foram determinados os montantes reconhecidos, e outras divulgações relevantes; </w:t>
      </w:r>
    </w:p>
    <w:p w14:paraId="3EB0445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partes relacionadas e transações com partes relacionadas; </w:t>
      </w:r>
    </w:p>
    <w:p w14:paraId="0B3AF841"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análise de sensibilidade, incluindo os efeitos de mudanças nas premissas usadas nas técnicas de avaliação da entidade com o objetivo de possibilitar aos usuários entenderem a incerteza de mensuração subjacente de valor registrado ou divulgado. </w:t>
      </w:r>
    </w:p>
    <w:p w14:paraId="70529AFF" w14:textId="77777777" w:rsidR="002A7EB0" w:rsidRPr="005771A2" w:rsidRDefault="002A7EB0" w:rsidP="002A7EB0">
      <w:pPr>
        <w:jc w:val="both"/>
        <w:rPr>
          <w:rFonts w:ascii="Arial" w:hAnsi="Arial" w:cs="Arial"/>
        </w:rPr>
      </w:pPr>
    </w:p>
    <w:p w14:paraId="2C110A1F" w14:textId="77777777" w:rsidR="002A7EB0" w:rsidRPr="005771A2" w:rsidRDefault="002A7EB0" w:rsidP="002A7EB0">
      <w:pPr>
        <w:jc w:val="both"/>
        <w:rPr>
          <w:rFonts w:ascii="Arial" w:hAnsi="Arial" w:cs="Arial"/>
        </w:rPr>
      </w:pPr>
      <w:r w:rsidRPr="005771A2">
        <w:rPr>
          <w:rFonts w:ascii="Arial" w:hAnsi="Arial" w:cs="Arial"/>
        </w:rPr>
        <w:t>Avaliação dos riscos de distorção relevante no nível da afirmação</w:t>
      </w:r>
    </w:p>
    <w:p w14:paraId="24BE06E1" w14:textId="77777777" w:rsidR="002A7EB0" w:rsidRPr="005771A2" w:rsidRDefault="002A7EB0" w:rsidP="002A7EB0">
      <w:pPr>
        <w:jc w:val="both"/>
        <w:rPr>
          <w:rFonts w:ascii="Arial" w:hAnsi="Arial" w:cs="Arial"/>
        </w:rPr>
      </w:pPr>
    </w:p>
    <w:p w14:paraId="291AA162" w14:textId="77777777" w:rsidR="002A7EB0" w:rsidRPr="005771A2" w:rsidRDefault="002A7EB0" w:rsidP="002A7EB0">
      <w:pPr>
        <w:jc w:val="both"/>
        <w:rPr>
          <w:rFonts w:ascii="Arial" w:hAnsi="Arial" w:cs="Arial"/>
        </w:rPr>
      </w:pPr>
      <w:r w:rsidRPr="005771A2">
        <w:rPr>
          <w:rFonts w:ascii="Arial" w:hAnsi="Arial" w:cs="Arial"/>
        </w:rPr>
        <w:t>Avaliação dos riscos inerentes (ver itens de 31 a 33)</w:t>
      </w:r>
    </w:p>
    <w:p w14:paraId="7DADF68D" w14:textId="77777777" w:rsidR="002A7EB0" w:rsidRPr="005771A2" w:rsidRDefault="002A7EB0" w:rsidP="002A7EB0">
      <w:pPr>
        <w:jc w:val="both"/>
        <w:rPr>
          <w:rFonts w:ascii="Arial" w:hAnsi="Arial" w:cs="Arial"/>
        </w:rPr>
      </w:pPr>
    </w:p>
    <w:p w14:paraId="15D88A25" w14:textId="77777777" w:rsidR="002A7EB0" w:rsidRPr="005771A2" w:rsidRDefault="002A7EB0" w:rsidP="002A7EB0">
      <w:pPr>
        <w:jc w:val="both"/>
        <w:rPr>
          <w:rFonts w:ascii="Arial" w:hAnsi="Arial" w:cs="Arial"/>
        </w:rPr>
      </w:pPr>
      <w:r w:rsidRPr="005771A2">
        <w:rPr>
          <w:rFonts w:ascii="Arial" w:hAnsi="Arial" w:cs="Arial"/>
        </w:rPr>
        <w:t xml:space="preserve">Avaliação da probabilidade e magnitude da distorção (ver item 31) </w:t>
      </w:r>
    </w:p>
    <w:p w14:paraId="2F3857ED" w14:textId="77777777" w:rsidR="002A7EB0" w:rsidRPr="005771A2" w:rsidRDefault="002A7EB0" w:rsidP="002A7EB0">
      <w:pPr>
        <w:jc w:val="both"/>
        <w:rPr>
          <w:rFonts w:ascii="Arial" w:hAnsi="Arial" w:cs="Arial"/>
        </w:rPr>
      </w:pPr>
    </w:p>
    <w:p w14:paraId="1F91F890" w14:textId="77777777" w:rsidR="002A7EB0" w:rsidRPr="005771A2" w:rsidRDefault="002A7EB0" w:rsidP="002A7EB0">
      <w:pPr>
        <w:jc w:val="both"/>
        <w:rPr>
          <w:rFonts w:ascii="Arial" w:hAnsi="Arial" w:cs="Arial"/>
        </w:rPr>
      </w:pPr>
      <w:r w:rsidRPr="005771A2">
        <w:rPr>
          <w:rFonts w:ascii="Arial" w:hAnsi="Arial" w:cs="Arial"/>
        </w:rPr>
        <w:t>Por que o auditor avalia a probabilidade e a magnitude da distorção</w:t>
      </w:r>
    </w:p>
    <w:p w14:paraId="3DF98182" w14:textId="77777777" w:rsidR="002A7EB0" w:rsidRPr="005771A2" w:rsidRDefault="002A7EB0" w:rsidP="002A7EB0">
      <w:pPr>
        <w:jc w:val="both"/>
        <w:rPr>
          <w:rFonts w:ascii="Arial" w:hAnsi="Arial" w:cs="Arial"/>
        </w:rPr>
      </w:pPr>
    </w:p>
    <w:p w14:paraId="27EA1FD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A205. </w:t>
      </w:r>
      <w:r w:rsidRPr="005771A2">
        <w:rPr>
          <w:rFonts w:ascii="Arial" w:hAnsi="Arial" w:cs="Arial"/>
        </w:rPr>
        <w:tab/>
        <w:t xml:space="preserve">O auditor avalia a probabilidade e a magnitude da distorção para riscos identificados de distorção relevante porque a significância da combinação da probabilidade da distorção ocorrer e da magnitude da possível distorção, caso ocorra, determina onde no </w:t>
      </w:r>
      <w:r w:rsidRPr="005771A2">
        <w:rPr>
          <w:rFonts w:ascii="Arial" w:hAnsi="Arial" w:cs="Arial"/>
          <w:i/>
          <w:iCs/>
        </w:rPr>
        <w:t>spectrum</w:t>
      </w:r>
      <w:r w:rsidRPr="005771A2">
        <w:rPr>
          <w:rFonts w:ascii="Arial" w:hAnsi="Arial" w:cs="Arial"/>
        </w:rPr>
        <w:t xml:space="preserve"> de risco inerente é avaliado o risco identificado, o que embasa o seu planejamento de procedimentos adicionais de auditoria para tratar do risco. </w:t>
      </w:r>
    </w:p>
    <w:p w14:paraId="5BD50746" w14:textId="77777777" w:rsidR="002A7EB0" w:rsidRPr="005771A2" w:rsidRDefault="002A7EB0" w:rsidP="002A7EB0">
      <w:pPr>
        <w:jc w:val="both"/>
        <w:rPr>
          <w:rFonts w:ascii="Arial" w:hAnsi="Arial" w:cs="Arial"/>
        </w:rPr>
      </w:pPr>
    </w:p>
    <w:p w14:paraId="1684E5C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A206. </w:t>
      </w:r>
      <w:r w:rsidRPr="005771A2">
        <w:rPr>
          <w:rFonts w:ascii="Arial" w:hAnsi="Arial" w:cs="Arial"/>
        </w:rPr>
        <w:tab/>
        <w:t xml:space="preserve">A avaliação do risco inerente dos riscos identificados de distorção relevante também auxilia o auditor a determinar os riscos significativos. O auditor determina os riscos significativos porque são necessárias respostas específicas aos riscos significativos, de acordo com a NBC TA 330 e outras normas de auditoria. </w:t>
      </w:r>
    </w:p>
    <w:p w14:paraId="03705CAA" w14:textId="77777777" w:rsidR="002A7EB0" w:rsidRPr="005771A2" w:rsidRDefault="002A7EB0" w:rsidP="002A7EB0">
      <w:pPr>
        <w:jc w:val="both"/>
        <w:rPr>
          <w:rFonts w:ascii="Arial" w:hAnsi="Arial" w:cs="Arial"/>
        </w:rPr>
      </w:pPr>
    </w:p>
    <w:p w14:paraId="089F96EA"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A207. </w:t>
      </w:r>
      <w:r w:rsidRPr="005771A2">
        <w:rPr>
          <w:rFonts w:ascii="Arial" w:hAnsi="Arial" w:cs="Arial"/>
        </w:rPr>
        <w:tab/>
        <w:t xml:space="preserve">Os fatores de risco inerentes influenciam a avaliação do auditor da probabilidade e da magnitude da distorção para riscos identificados de distorção relevante no nível da afirmação. Quanto mais suscetível à distorção for uma classe de transações, saldo contábil ou divulgação, mais alto, provavelmente, será o risco inerente. A consideração do grau em que os fatores de risco inerentes afetam a suscetibilidade de uma afirmação à distorção auxilia o auditor a avaliar adequadamente o risco inerente para riscos de distorção relevante no nível da afirmação e a planejar uma resposta mais precisa a esse risco. </w:t>
      </w:r>
    </w:p>
    <w:p w14:paraId="6D6D487A" w14:textId="77777777" w:rsidR="002A7EB0" w:rsidRPr="005771A2" w:rsidRDefault="002A7EB0" w:rsidP="002A7EB0">
      <w:pPr>
        <w:jc w:val="both"/>
        <w:rPr>
          <w:rFonts w:ascii="Arial" w:hAnsi="Arial" w:cs="Arial"/>
        </w:rPr>
      </w:pPr>
    </w:p>
    <w:p w14:paraId="14825660" w14:textId="77777777" w:rsidR="002A7EB0" w:rsidRPr="005771A2" w:rsidRDefault="002A7EB0" w:rsidP="002A7EB0">
      <w:pPr>
        <w:jc w:val="both"/>
        <w:rPr>
          <w:rFonts w:ascii="Arial" w:hAnsi="Arial" w:cs="Arial"/>
        </w:rPr>
      </w:pPr>
      <w:r w:rsidRPr="005771A2">
        <w:rPr>
          <w:rFonts w:ascii="Arial" w:hAnsi="Arial" w:cs="Arial"/>
          <w:i/>
          <w:iCs/>
        </w:rPr>
        <w:t>Spectrum</w:t>
      </w:r>
      <w:r w:rsidRPr="005771A2">
        <w:rPr>
          <w:rFonts w:ascii="Arial" w:hAnsi="Arial" w:cs="Arial"/>
        </w:rPr>
        <w:t xml:space="preserve"> de risco inerente</w:t>
      </w:r>
    </w:p>
    <w:p w14:paraId="673863A2" w14:textId="77777777" w:rsidR="002A7EB0" w:rsidRPr="005771A2" w:rsidRDefault="002A7EB0" w:rsidP="002A7EB0">
      <w:pPr>
        <w:jc w:val="both"/>
        <w:rPr>
          <w:rFonts w:ascii="Arial" w:hAnsi="Arial" w:cs="Arial"/>
        </w:rPr>
      </w:pPr>
    </w:p>
    <w:p w14:paraId="795337F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A208. </w:t>
      </w:r>
      <w:r w:rsidRPr="005771A2">
        <w:rPr>
          <w:rFonts w:ascii="Arial" w:hAnsi="Arial" w:cs="Arial"/>
        </w:rPr>
        <w:tab/>
        <w:t xml:space="preserve">Ao avaliar o risco inerente, o auditor usa julgamento profissional para determinar a significância da combinação da probabilidade e da magnitude da distorção. </w:t>
      </w:r>
    </w:p>
    <w:p w14:paraId="08979B3D" w14:textId="77777777" w:rsidR="002A7EB0" w:rsidRPr="005771A2" w:rsidRDefault="002A7EB0" w:rsidP="002A7EB0">
      <w:pPr>
        <w:jc w:val="both"/>
        <w:rPr>
          <w:rFonts w:ascii="Arial" w:hAnsi="Arial" w:cs="Arial"/>
        </w:rPr>
      </w:pPr>
    </w:p>
    <w:p w14:paraId="3B2B1AC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A209. </w:t>
      </w:r>
      <w:r w:rsidRPr="005771A2">
        <w:rPr>
          <w:rFonts w:ascii="Arial" w:hAnsi="Arial" w:cs="Arial"/>
        </w:rPr>
        <w:tab/>
        <w:t xml:space="preserve">O risco inerente avaliado relacionado com risco específico de distorção relevante no nível da afirmação representa julgamento dentro de todo o intervalo do </w:t>
      </w:r>
      <w:r w:rsidRPr="005771A2">
        <w:rPr>
          <w:rFonts w:ascii="Arial" w:hAnsi="Arial" w:cs="Arial"/>
          <w:i/>
          <w:iCs/>
        </w:rPr>
        <w:t>spectrum</w:t>
      </w:r>
      <w:r w:rsidRPr="005771A2">
        <w:rPr>
          <w:rFonts w:ascii="Arial" w:hAnsi="Arial" w:cs="Arial"/>
        </w:rPr>
        <w:t xml:space="preserve"> de risco inerente. O julgamento sobre onde, no intervalo avaliado, o risco inerente pode variar com base na natureza, porte e complexidade da entidade, e leva em consideração a probabilidade e a magnitude avaliadas da distorção e dos fatores de risco inerentes. </w:t>
      </w:r>
    </w:p>
    <w:p w14:paraId="7FAFE151" w14:textId="77777777" w:rsidR="002A7EB0" w:rsidRPr="005771A2" w:rsidRDefault="002A7EB0" w:rsidP="002A7EB0">
      <w:pPr>
        <w:jc w:val="both"/>
        <w:rPr>
          <w:rFonts w:ascii="Arial" w:hAnsi="Arial" w:cs="Arial"/>
        </w:rPr>
      </w:pPr>
    </w:p>
    <w:p w14:paraId="1963DF2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A210. </w:t>
      </w:r>
      <w:r w:rsidRPr="005771A2">
        <w:rPr>
          <w:rFonts w:ascii="Arial" w:hAnsi="Arial" w:cs="Arial"/>
        </w:rPr>
        <w:tab/>
        <w:t xml:space="preserve">Ao considerar a probabilidade de distorção, o auditor considera a possibilidade da distorção ocorrer com base na consideração dos fatores de risco inerentes. </w:t>
      </w:r>
    </w:p>
    <w:p w14:paraId="2773D4D3" w14:textId="77777777" w:rsidR="002A7EB0" w:rsidRPr="005771A2" w:rsidRDefault="002A7EB0" w:rsidP="002A7EB0">
      <w:pPr>
        <w:jc w:val="both"/>
        <w:rPr>
          <w:rFonts w:ascii="Arial" w:hAnsi="Arial" w:cs="Arial"/>
        </w:rPr>
      </w:pPr>
    </w:p>
    <w:p w14:paraId="21B8625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A211. </w:t>
      </w:r>
      <w:r w:rsidRPr="005771A2">
        <w:rPr>
          <w:rFonts w:ascii="Arial" w:hAnsi="Arial" w:cs="Arial"/>
        </w:rPr>
        <w:tab/>
        <w:t xml:space="preserve">Ao considerar a magnitude da distorção, o auditor considera os aspectos qualitativos e quantitativos da possível distorção (isto é, distorções em afirmações sobre classes de transações, saldos contábeis ou divulgações podem ser julgadas relevantes devido ao porte, à natureza ou às circunstâncias). </w:t>
      </w:r>
    </w:p>
    <w:p w14:paraId="39A18C95" w14:textId="77777777" w:rsidR="002A7EB0" w:rsidRPr="005771A2" w:rsidRDefault="002A7EB0" w:rsidP="002A7EB0">
      <w:pPr>
        <w:jc w:val="both"/>
        <w:rPr>
          <w:rFonts w:ascii="Arial" w:hAnsi="Arial" w:cs="Arial"/>
        </w:rPr>
      </w:pPr>
    </w:p>
    <w:p w14:paraId="059AF5F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A212. </w:t>
      </w:r>
      <w:r w:rsidRPr="005771A2">
        <w:rPr>
          <w:rFonts w:ascii="Arial" w:hAnsi="Arial" w:cs="Arial"/>
        </w:rPr>
        <w:tab/>
        <w:t xml:space="preserve">O auditor usa a significância da combinação de probabilidade e magnitude da possível distorção para determinar onde no </w:t>
      </w:r>
      <w:r w:rsidRPr="005771A2">
        <w:rPr>
          <w:rFonts w:ascii="Arial" w:hAnsi="Arial" w:cs="Arial"/>
          <w:i/>
          <w:iCs/>
        </w:rPr>
        <w:t>spectrum</w:t>
      </w:r>
      <w:r w:rsidRPr="005771A2">
        <w:rPr>
          <w:rFonts w:ascii="Arial" w:hAnsi="Arial" w:cs="Arial"/>
        </w:rPr>
        <w:t xml:space="preserve"> de risco inerente (isto é, intervalo) é avaliado o risco inerente. Quanto maior a combinação de probabilidade e magnitude, mais alto provavelmente será avaliado o risco inerente. Quanto menor a combinação de probabilidade e magnitude, mais baixo provavelmente será avaliado o risco inerente.</w:t>
      </w:r>
    </w:p>
    <w:p w14:paraId="24DAC34C" w14:textId="77777777" w:rsidR="002A7EB0" w:rsidRPr="005771A2" w:rsidRDefault="002A7EB0" w:rsidP="002A7EB0">
      <w:pPr>
        <w:jc w:val="both"/>
        <w:rPr>
          <w:rFonts w:ascii="Arial" w:hAnsi="Arial" w:cs="Arial"/>
        </w:rPr>
      </w:pPr>
    </w:p>
    <w:p w14:paraId="778307C8"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A213. </w:t>
      </w:r>
      <w:r w:rsidRPr="005771A2">
        <w:rPr>
          <w:rFonts w:ascii="Arial" w:hAnsi="Arial" w:cs="Arial"/>
        </w:rPr>
        <w:tab/>
        <w:t xml:space="preserve">Se um risco é avaliado como alto no </w:t>
      </w:r>
      <w:r w:rsidRPr="005771A2">
        <w:rPr>
          <w:rFonts w:ascii="Arial" w:hAnsi="Arial" w:cs="Arial"/>
          <w:i/>
          <w:iCs/>
        </w:rPr>
        <w:t>spectrum</w:t>
      </w:r>
      <w:r w:rsidRPr="005771A2">
        <w:rPr>
          <w:rFonts w:ascii="Arial" w:hAnsi="Arial" w:cs="Arial"/>
        </w:rPr>
        <w:t xml:space="preserve"> de risco inerente não significa que a magnitude e a probabilidade devem ser avaliadas como altas. Na verdade, é a intersecção da magnitude e da probabilidade da distorção relevante no </w:t>
      </w:r>
      <w:r w:rsidRPr="005771A2">
        <w:rPr>
          <w:rFonts w:ascii="Arial" w:hAnsi="Arial" w:cs="Arial"/>
          <w:i/>
          <w:iCs/>
        </w:rPr>
        <w:t>spectrum</w:t>
      </w:r>
      <w:r w:rsidRPr="005771A2">
        <w:rPr>
          <w:rFonts w:ascii="Arial" w:hAnsi="Arial" w:cs="Arial"/>
        </w:rPr>
        <w:t xml:space="preserve"> de risco inerente que determinará se o risco inerente avaliado é mais alto ou mais baixo no </w:t>
      </w:r>
      <w:r w:rsidRPr="005771A2">
        <w:rPr>
          <w:rFonts w:ascii="Arial" w:hAnsi="Arial" w:cs="Arial"/>
          <w:i/>
          <w:iCs/>
        </w:rPr>
        <w:t>spectrum</w:t>
      </w:r>
      <w:r w:rsidRPr="005771A2">
        <w:rPr>
          <w:rFonts w:ascii="Arial" w:hAnsi="Arial" w:cs="Arial"/>
        </w:rPr>
        <w:t xml:space="preserve"> de risco inerente. Um risco inerente avaliado como mais alto também pode surgir de diferentes combinações de probabilidade e magnitude. Por exemplo, um risco inerente avaliado como mais alto pode ser resultado de uma probabilidade mais baixa, mas uma magnitude muito alta. </w:t>
      </w:r>
    </w:p>
    <w:p w14:paraId="78CE874D" w14:textId="77777777" w:rsidR="002A7EB0" w:rsidRPr="005771A2" w:rsidRDefault="002A7EB0" w:rsidP="002A7EB0">
      <w:pPr>
        <w:jc w:val="both"/>
        <w:rPr>
          <w:rFonts w:ascii="Arial" w:hAnsi="Arial" w:cs="Arial"/>
        </w:rPr>
      </w:pPr>
    </w:p>
    <w:p w14:paraId="26299AB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A214. </w:t>
      </w:r>
      <w:r w:rsidRPr="005771A2">
        <w:rPr>
          <w:rFonts w:ascii="Arial" w:hAnsi="Arial" w:cs="Arial"/>
        </w:rPr>
        <w:tab/>
        <w:t xml:space="preserve">Para desenvolver estratégias adequadas para responder aos riscos de distorção relevante, o auditor pode designar riscos de distorção relevante dentro de categorias ao longo do </w:t>
      </w:r>
      <w:r w:rsidRPr="005771A2">
        <w:rPr>
          <w:rFonts w:ascii="Arial" w:hAnsi="Arial" w:cs="Arial"/>
          <w:i/>
          <w:iCs/>
        </w:rPr>
        <w:t>spectrum</w:t>
      </w:r>
      <w:r w:rsidRPr="005771A2">
        <w:rPr>
          <w:rFonts w:ascii="Arial" w:hAnsi="Arial" w:cs="Arial"/>
        </w:rPr>
        <w:t xml:space="preserve"> de risco inerente com base em sua avaliação de risco inerente. Essas categorias podem ser descritas de diferentes maneiras. Independentemente do método de categorização usado, a avaliação do risco inerente pelo auditor é adequada quando o planejamento e a implementação de procedimentos adicionais de auditoria para tratar os riscos identificados de distorção relevante no nível da afirmação respondem adequadamente à avaliação do risco inerente e às razões para essa avaliação. </w:t>
      </w:r>
    </w:p>
    <w:p w14:paraId="25216787" w14:textId="77777777" w:rsidR="002A7EB0" w:rsidRPr="005771A2" w:rsidRDefault="002A7EB0" w:rsidP="002A7EB0">
      <w:pPr>
        <w:jc w:val="both"/>
        <w:rPr>
          <w:rFonts w:ascii="Arial" w:hAnsi="Arial" w:cs="Arial"/>
        </w:rPr>
      </w:pPr>
    </w:p>
    <w:p w14:paraId="0D8D61FD" w14:textId="77777777" w:rsidR="002A7EB0" w:rsidRPr="005771A2" w:rsidRDefault="002A7EB0" w:rsidP="002A7EB0">
      <w:pPr>
        <w:jc w:val="both"/>
        <w:rPr>
          <w:rFonts w:ascii="Arial" w:hAnsi="Arial" w:cs="Arial"/>
        </w:rPr>
      </w:pPr>
      <w:r w:rsidRPr="005771A2">
        <w:rPr>
          <w:rFonts w:ascii="Arial" w:hAnsi="Arial" w:cs="Arial"/>
        </w:rPr>
        <w:t>Riscos generalizados de distorção relevante no nível da afirmação (ver item 31(b))</w:t>
      </w:r>
    </w:p>
    <w:p w14:paraId="03F4E661" w14:textId="77777777" w:rsidR="002A7EB0" w:rsidRPr="005771A2" w:rsidRDefault="002A7EB0" w:rsidP="002A7EB0">
      <w:pPr>
        <w:jc w:val="both"/>
        <w:rPr>
          <w:rFonts w:ascii="Arial" w:hAnsi="Arial" w:cs="Arial"/>
        </w:rPr>
      </w:pPr>
    </w:p>
    <w:p w14:paraId="6536C4F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A215. </w:t>
      </w:r>
      <w:r w:rsidRPr="005771A2">
        <w:rPr>
          <w:rFonts w:ascii="Arial" w:hAnsi="Arial" w:cs="Arial"/>
        </w:rPr>
        <w:tab/>
        <w:t xml:space="preserve">Ao avaliar os riscos identificados de distorção relevante no nível da afirmação, o auditor pode concluir que alguns riscos de distorção relevante estão relacionados de maneira mais generalizada com as demonstrações contábeis como um todo e potencialmente afetam muitas afirmações, caso em que ele pode atualizar a identificação dos riscos de distorção relevante no nível das demonstrações contábeis. </w:t>
      </w:r>
    </w:p>
    <w:p w14:paraId="012E4A1D" w14:textId="77777777" w:rsidR="002A7EB0" w:rsidRPr="005771A2" w:rsidRDefault="002A7EB0" w:rsidP="002A7EB0">
      <w:pPr>
        <w:jc w:val="both"/>
        <w:rPr>
          <w:rFonts w:ascii="Arial" w:hAnsi="Arial" w:cs="Arial"/>
        </w:rPr>
      </w:pPr>
    </w:p>
    <w:p w14:paraId="67DDF7F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A216. </w:t>
      </w:r>
      <w:r w:rsidRPr="005771A2">
        <w:rPr>
          <w:rFonts w:ascii="Arial" w:hAnsi="Arial" w:cs="Arial"/>
        </w:rPr>
        <w:tab/>
        <w:t xml:space="preserve">Nas circunstâncias em que os riscos de distorção relevante são identificados como riscos no nível das demonstrações contábeis devido a seu efeito generalizado sobre diversas afirmações, e são identificáveis com afirmações específicas, o auditor deve levar em consideração esses riscos ao avaliar o risco inerente para riscos de distorção relevante no nível da afirmação. </w:t>
      </w:r>
    </w:p>
    <w:p w14:paraId="497F0990" w14:textId="77777777" w:rsidR="002A7EB0" w:rsidRPr="005771A2" w:rsidRDefault="002A7EB0" w:rsidP="002A7EB0">
      <w:pPr>
        <w:jc w:val="both"/>
        <w:rPr>
          <w:rFonts w:ascii="Arial" w:hAnsi="Arial" w:cs="Arial"/>
        </w:rPr>
      </w:pPr>
    </w:p>
    <w:p w14:paraId="299EB327" w14:textId="77777777" w:rsidR="002A7EB0" w:rsidRPr="005771A2" w:rsidRDefault="002A7EB0" w:rsidP="002A7EB0">
      <w:pPr>
        <w:jc w:val="both"/>
        <w:rPr>
          <w:rFonts w:ascii="Arial" w:hAnsi="Arial" w:cs="Arial"/>
        </w:rPr>
      </w:pPr>
      <w:r w:rsidRPr="005771A2">
        <w:rPr>
          <w:rFonts w:ascii="Arial" w:hAnsi="Arial" w:cs="Arial"/>
        </w:rPr>
        <w:t>Considerações específicas para entidades do setor público</w:t>
      </w:r>
    </w:p>
    <w:p w14:paraId="484BB0D7" w14:textId="77777777" w:rsidR="002A7EB0" w:rsidRPr="005771A2" w:rsidRDefault="002A7EB0" w:rsidP="002A7EB0">
      <w:pPr>
        <w:jc w:val="both"/>
        <w:rPr>
          <w:rFonts w:ascii="Arial" w:hAnsi="Arial" w:cs="Arial"/>
        </w:rPr>
      </w:pPr>
    </w:p>
    <w:p w14:paraId="1ACC017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A217. </w:t>
      </w:r>
      <w:r w:rsidRPr="005771A2">
        <w:rPr>
          <w:rFonts w:ascii="Arial" w:hAnsi="Arial" w:cs="Arial"/>
        </w:rPr>
        <w:tab/>
        <w:t xml:space="preserve">Ao exercer julgamento profissional quanto à avaliação do risco de distorção relevante, os auditores do setor público podem considerar a complexidade dos regulamentos e orientações e os riscos de não conformidade com autoridades. </w:t>
      </w:r>
    </w:p>
    <w:p w14:paraId="1F62335D" w14:textId="77777777" w:rsidR="002A7EB0" w:rsidRPr="005771A2" w:rsidRDefault="002A7EB0" w:rsidP="002A7EB0">
      <w:pPr>
        <w:jc w:val="both"/>
        <w:rPr>
          <w:rFonts w:ascii="Arial" w:hAnsi="Arial" w:cs="Arial"/>
        </w:rPr>
      </w:pPr>
    </w:p>
    <w:p w14:paraId="1559428A" w14:textId="77777777" w:rsidR="002A7EB0" w:rsidRPr="005771A2" w:rsidRDefault="002A7EB0" w:rsidP="002A7EB0">
      <w:pPr>
        <w:jc w:val="both"/>
        <w:rPr>
          <w:rFonts w:ascii="Arial" w:hAnsi="Arial" w:cs="Arial"/>
        </w:rPr>
      </w:pPr>
      <w:r w:rsidRPr="005771A2">
        <w:rPr>
          <w:rFonts w:ascii="Arial" w:hAnsi="Arial" w:cs="Arial"/>
        </w:rPr>
        <w:t>Riscos significativos (ver item 32)</w:t>
      </w:r>
    </w:p>
    <w:p w14:paraId="1C5A741D" w14:textId="77777777" w:rsidR="002A7EB0" w:rsidRPr="005771A2" w:rsidRDefault="002A7EB0" w:rsidP="002A7EB0">
      <w:pPr>
        <w:jc w:val="both"/>
        <w:rPr>
          <w:rFonts w:ascii="Arial" w:hAnsi="Arial" w:cs="Arial"/>
        </w:rPr>
      </w:pPr>
    </w:p>
    <w:p w14:paraId="5525370E" w14:textId="77777777" w:rsidR="002A7EB0" w:rsidRPr="005771A2" w:rsidRDefault="002A7EB0" w:rsidP="002A7EB0">
      <w:pPr>
        <w:jc w:val="both"/>
        <w:rPr>
          <w:rFonts w:ascii="Arial" w:hAnsi="Arial" w:cs="Arial"/>
        </w:rPr>
      </w:pPr>
      <w:r w:rsidRPr="005771A2">
        <w:rPr>
          <w:rFonts w:ascii="Arial" w:hAnsi="Arial" w:cs="Arial"/>
        </w:rPr>
        <w:t>Por que riscos significativos são determinados e quais as implicações para a auditoria</w:t>
      </w:r>
    </w:p>
    <w:p w14:paraId="0FBDE89C" w14:textId="77777777" w:rsidR="002A7EB0" w:rsidRPr="005771A2" w:rsidRDefault="002A7EB0" w:rsidP="002A7EB0">
      <w:pPr>
        <w:jc w:val="both"/>
        <w:rPr>
          <w:rFonts w:ascii="Arial" w:hAnsi="Arial" w:cs="Arial"/>
        </w:rPr>
      </w:pPr>
    </w:p>
    <w:p w14:paraId="039157F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A218. </w:t>
      </w:r>
      <w:r w:rsidRPr="005771A2">
        <w:rPr>
          <w:rFonts w:ascii="Arial" w:hAnsi="Arial" w:cs="Arial"/>
        </w:rPr>
        <w:tab/>
        <w:t xml:space="preserve">A determinação dos riscos significativos permite ao auditor focar mais a atenção nos riscos situados no limite superior do </w:t>
      </w:r>
      <w:r w:rsidRPr="005771A2">
        <w:rPr>
          <w:rFonts w:ascii="Arial" w:hAnsi="Arial" w:cs="Arial"/>
          <w:i/>
          <w:iCs/>
        </w:rPr>
        <w:t>spectrum</w:t>
      </w:r>
      <w:r w:rsidRPr="005771A2">
        <w:rPr>
          <w:rFonts w:ascii="Arial" w:hAnsi="Arial" w:cs="Arial"/>
        </w:rPr>
        <w:t xml:space="preserve"> de risco inerente, por meio da aplicação de certas respostas necessárias, incluindo:</w:t>
      </w:r>
    </w:p>
    <w:p w14:paraId="79E7F6B7"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os controles que tratam os riscos significativos devem ser identificados, de acordo com o item 26(a)(i), com o requisito de avaliar se o controle foi planejado adequadamente e implementado, de acordo com o item 26(d); </w:t>
      </w:r>
    </w:p>
    <w:p w14:paraId="52F0CAD5"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NBC TA 330, itens 15 e 21, requer que os controles que tratam os riscos significativos sejam testados no período corrente (quando o auditor pretende confiar na efetividade operacional desses controles) e sejam planejados e realizados procedimentos substantivos que respondam especificamente ao risco significativo identificado;</w:t>
      </w:r>
    </w:p>
    <w:p w14:paraId="7AA22D0F"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NBC TA 330, item 7(b), requer que o auditor obtenha evidência de auditoria mais persuasiva quanto maior for a sua avaliação de risco;</w:t>
      </w:r>
    </w:p>
    <w:p w14:paraId="3AA796EE"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NBC TA 260, item 15, requer que sejam comunicados os riscos significativos identificados pelo auditor aos responsáveis pela governança;</w:t>
      </w:r>
    </w:p>
    <w:p w14:paraId="4A55F350"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NBC TA 701 – Comunicação dos Principais Assuntos de Auditoria no Relatório do Auditor Independente, item 9, requer que o auditor leve em consideração os riscos significativos ao determinar os assuntos que requerem sua atenção significativa, que são assuntos que podem ser os principais assuntos de auditoria;</w:t>
      </w:r>
    </w:p>
    <w:p w14:paraId="5E642F82"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revisão tempestiva da documentação de auditoria pelo sócio do trabalho nas devidas etapas durante a auditoria permite que assuntos significativos, incluindo riscos significativos, sejam resolvidos tempestivamente para a satisfação do sócio do trabalho na data ou antes do relatório do auditor (NBC TA 220, itens 17 e A19);</w:t>
      </w:r>
    </w:p>
    <w:p w14:paraId="447F7A3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a NBC TA 600, itens 30 e 31, requer mais envolvimento do sócio do trabalho do grupo, se o risco significativo estiver relacionado com componente em auditoria de grupo e que a equipe encarregada do trabalho do grupo conduza o trabalho requerido no componente pelo auditor do componente.</w:t>
      </w:r>
    </w:p>
    <w:p w14:paraId="697FC68C" w14:textId="77777777" w:rsidR="002A7EB0" w:rsidRPr="005771A2" w:rsidRDefault="002A7EB0" w:rsidP="002A7EB0">
      <w:pPr>
        <w:jc w:val="both"/>
        <w:rPr>
          <w:rFonts w:ascii="Arial" w:hAnsi="Arial" w:cs="Arial"/>
        </w:rPr>
      </w:pPr>
    </w:p>
    <w:p w14:paraId="65F0E8C3" w14:textId="77777777" w:rsidR="002A7EB0" w:rsidRPr="005771A2" w:rsidRDefault="002A7EB0" w:rsidP="002A7EB0">
      <w:pPr>
        <w:jc w:val="both"/>
        <w:rPr>
          <w:rFonts w:ascii="Arial" w:hAnsi="Arial" w:cs="Arial"/>
        </w:rPr>
      </w:pPr>
      <w:r w:rsidRPr="005771A2">
        <w:rPr>
          <w:rFonts w:ascii="Arial" w:hAnsi="Arial" w:cs="Arial"/>
        </w:rPr>
        <w:t>Determinação dos riscos significativos</w:t>
      </w:r>
    </w:p>
    <w:p w14:paraId="661E5D00" w14:textId="77777777" w:rsidR="002A7EB0" w:rsidRPr="005771A2" w:rsidRDefault="002A7EB0" w:rsidP="002A7EB0">
      <w:pPr>
        <w:jc w:val="both"/>
        <w:rPr>
          <w:rFonts w:ascii="Arial" w:hAnsi="Arial" w:cs="Arial"/>
        </w:rPr>
      </w:pPr>
    </w:p>
    <w:p w14:paraId="35E2B2E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A219. </w:t>
      </w:r>
      <w:r w:rsidRPr="005771A2">
        <w:rPr>
          <w:rFonts w:ascii="Arial" w:hAnsi="Arial" w:cs="Arial"/>
        </w:rPr>
        <w:tab/>
        <w:t xml:space="preserve">Ao determinar os riscos significativos, o auditor pode primeiro identificar os riscos avaliados de distorção relevante que podem ter sido avaliados como mais altos no </w:t>
      </w:r>
      <w:r w:rsidRPr="005771A2">
        <w:rPr>
          <w:rFonts w:ascii="Arial" w:hAnsi="Arial" w:cs="Arial"/>
          <w:i/>
          <w:iCs/>
        </w:rPr>
        <w:t>spectrum</w:t>
      </w:r>
      <w:r w:rsidRPr="005771A2">
        <w:rPr>
          <w:rFonts w:ascii="Arial" w:hAnsi="Arial" w:cs="Arial"/>
        </w:rPr>
        <w:t xml:space="preserve"> de risco inerente para formar a base para considerar quais riscos podem estar próximos do limite superior. Estar próximo do limite superior do </w:t>
      </w:r>
      <w:r w:rsidRPr="005771A2">
        <w:rPr>
          <w:rFonts w:ascii="Arial" w:hAnsi="Arial" w:cs="Arial"/>
          <w:i/>
          <w:iCs/>
        </w:rPr>
        <w:t>spectrum</w:t>
      </w:r>
      <w:r w:rsidRPr="005771A2">
        <w:rPr>
          <w:rFonts w:ascii="Arial" w:hAnsi="Arial" w:cs="Arial"/>
        </w:rPr>
        <w:t xml:space="preserve"> de risco inerente é diferente de uma entidade para outra, e não será necessariamente a mesma coisa para uma entidade em períodos diferentes. Pode depender da natureza e das circunstâncias da entidade para a qual o risco está sendo avaliado.</w:t>
      </w:r>
    </w:p>
    <w:p w14:paraId="54F5081A" w14:textId="77777777" w:rsidR="002A7EB0" w:rsidRPr="005771A2" w:rsidRDefault="002A7EB0" w:rsidP="002A7EB0">
      <w:pPr>
        <w:jc w:val="both"/>
        <w:rPr>
          <w:rFonts w:ascii="Arial" w:hAnsi="Arial" w:cs="Arial"/>
        </w:rPr>
      </w:pPr>
    </w:p>
    <w:p w14:paraId="5744A74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A220. </w:t>
      </w:r>
      <w:r w:rsidRPr="005771A2">
        <w:rPr>
          <w:rFonts w:ascii="Arial" w:hAnsi="Arial" w:cs="Arial"/>
        </w:rPr>
        <w:tab/>
        <w:t xml:space="preserve">A determinação de quais riscos avaliados de distorção relevante estão próximos do limite superior do </w:t>
      </w:r>
      <w:r w:rsidRPr="005771A2">
        <w:rPr>
          <w:rFonts w:ascii="Arial" w:hAnsi="Arial" w:cs="Arial"/>
          <w:i/>
          <w:iCs/>
        </w:rPr>
        <w:t>spectrum</w:t>
      </w:r>
      <w:r w:rsidRPr="005771A2">
        <w:rPr>
          <w:rFonts w:ascii="Arial" w:hAnsi="Arial" w:cs="Arial"/>
        </w:rPr>
        <w:t xml:space="preserve"> de risco inerente e são, portanto, riscos significativos, é uma questão de julgamento profissional, a menos que o risco seja de um tipo especificado a ser tratado como risco significativo de acordo com os requisitos de outra norma de auditoria. A NBC TA 240, itens de 26 a 28, estabelece requisitos adicionais e orientações referentes à identificação e à avaliação dos riscos de distorção relevante devido a fraude.</w:t>
      </w:r>
    </w:p>
    <w:p w14:paraId="7FD26D30" w14:textId="77777777" w:rsidR="002A7EB0" w:rsidRPr="005771A2" w:rsidRDefault="002A7EB0" w:rsidP="002A7EB0">
      <w:pPr>
        <w:jc w:val="both"/>
        <w:rPr>
          <w:rFonts w:ascii="Arial" w:hAnsi="Arial" w:cs="Arial"/>
        </w:rPr>
      </w:pPr>
    </w:p>
    <w:p w14:paraId="46B3CA31"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7A60881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Dinheiro em supermercado varejista normalmente seria determinado como tendo grande probabilidade de possível distorção (devido ao risco de apropriação indébita de dinheiro), porém, a magnitude normalmente seria muito baixa (devido ao baixo volume de dinheiro vivo manuseado nas lojas). A combinação desses dois fatores no </w:t>
      </w:r>
      <w:r w:rsidRPr="005771A2">
        <w:rPr>
          <w:rFonts w:ascii="Arial" w:hAnsi="Arial" w:cs="Arial"/>
          <w:i/>
          <w:iCs/>
        </w:rPr>
        <w:t>spectrum</w:t>
      </w:r>
      <w:r w:rsidRPr="005771A2">
        <w:rPr>
          <w:rFonts w:ascii="Arial" w:hAnsi="Arial" w:cs="Arial"/>
        </w:rPr>
        <w:t xml:space="preserve"> de risco inerente provavelmente não resultaria na existência de dinheiro ser determinada como risco significativo. </w:t>
      </w:r>
    </w:p>
    <w:p w14:paraId="6452202A"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Uma entidade está em negociações para vender um segmento do negócio. O auditor considera o efeito sobre a perda do valor recuperável do ágio, e pode determinar que há maior probabilidade de possível distorção e maior magnitude devido ao impacto de fatores de risco inerentes, incerteza e suscetibilidade à tendenciosidade da administração ou a outros fatores de risco de fraude. Isso pode resultar na perda do valor recuperável do ágio ser determinada como sendo significativa.</w:t>
      </w:r>
    </w:p>
    <w:p w14:paraId="3DA8D97A" w14:textId="77777777" w:rsidR="002A7EB0" w:rsidRPr="005771A2" w:rsidRDefault="002A7EB0" w:rsidP="002A7EB0">
      <w:pPr>
        <w:jc w:val="both"/>
        <w:rPr>
          <w:rFonts w:ascii="Arial" w:hAnsi="Arial" w:cs="Arial"/>
        </w:rPr>
      </w:pPr>
    </w:p>
    <w:p w14:paraId="11ABFE9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A221. </w:t>
      </w:r>
      <w:r w:rsidRPr="005771A2">
        <w:rPr>
          <w:rFonts w:ascii="Arial" w:hAnsi="Arial" w:cs="Arial"/>
        </w:rPr>
        <w:tab/>
        <w:t>O auditor também leva em consideração os efeitos relativos dos fatores de risco inerentes ao avaliar o risco inerente. Quanto menor o efeito dos fatores de risco inerentes, menor tende a ser o risco avaliado. Os riscos de distorção relevante que podem ser avaliados como de alto risco inerente e podem, portanto, ser determinados como sendo risco significativo, podem surgir de assuntos como os que seguem:</w:t>
      </w:r>
    </w:p>
    <w:p w14:paraId="0E5244C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transações para as quais existem múltiplos tratamentos contábeis aceitáveis de maneira que haja subjetividade envolvida; </w:t>
      </w:r>
    </w:p>
    <w:p w14:paraId="0524D43F"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estimativas contábeis com alta incerteza de estimativa ou modelos complexos; </w:t>
      </w:r>
    </w:p>
    <w:p w14:paraId="70EF1B7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complexidade na coleta e no processamento de dados para suportar saldos contábeis; </w:t>
      </w:r>
    </w:p>
    <w:p w14:paraId="1FFDDFB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saldos contábeis ou divulgações quantitativas que envolvem cálculos complexos; </w:t>
      </w:r>
    </w:p>
    <w:p w14:paraId="697BC1D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princípios contábeis que podem estar sujeitos a diferentes interpretações; </w:t>
      </w:r>
    </w:p>
    <w:p w14:paraId="4BC88A48"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mudanças nos negócios da entidade que envolvem mudanças na contabilidade, por exemplo, fusões e aquisições. </w:t>
      </w:r>
    </w:p>
    <w:p w14:paraId="676DCDF0" w14:textId="77777777" w:rsidR="002A7EB0" w:rsidRPr="005771A2" w:rsidRDefault="002A7EB0" w:rsidP="002A7EB0">
      <w:pPr>
        <w:jc w:val="both"/>
        <w:rPr>
          <w:rFonts w:ascii="Arial" w:hAnsi="Arial" w:cs="Arial"/>
        </w:rPr>
      </w:pPr>
    </w:p>
    <w:p w14:paraId="7A824B99" w14:textId="77777777" w:rsidR="002A7EB0" w:rsidRPr="005771A2" w:rsidRDefault="002A7EB0" w:rsidP="002A7EB0">
      <w:pPr>
        <w:jc w:val="both"/>
        <w:rPr>
          <w:rFonts w:ascii="Arial" w:hAnsi="Arial" w:cs="Arial"/>
        </w:rPr>
      </w:pPr>
      <w:r w:rsidRPr="005771A2">
        <w:rPr>
          <w:rFonts w:ascii="Arial" w:hAnsi="Arial" w:cs="Arial"/>
        </w:rPr>
        <w:t>Riscos para os quais procedimentos substantivos, isoladamente, não fornecem evidência de auditoria apropriada e suficiente (ver item 33)</w:t>
      </w:r>
    </w:p>
    <w:p w14:paraId="739B1D7F" w14:textId="77777777" w:rsidR="002A7EB0" w:rsidRPr="005771A2" w:rsidRDefault="002A7EB0" w:rsidP="002A7EB0">
      <w:pPr>
        <w:jc w:val="both"/>
        <w:rPr>
          <w:rFonts w:ascii="Arial" w:hAnsi="Arial" w:cs="Arial"/>
        </w:rPr>
      </w:pPr>
    </w:p>
    <w:p w14:paraId="20C78727" w14:textId="77777777" w:rsidR="002A7EB0" w:rsidRPr="005771A2" w:rsidRDefault="002A7EB0" w:rsidP="002A7EB0">
      <w:pPr>
        <w:jc w:val="both"/>
        <w:rPr>
          <w:rFonts w:ascii="Arial" w:hAnsi="Arial" w:cs="Arial"/>
        </w:rPr>
      </w:pPr>
      <w:r w:rsidRPr="005771A2">
        <w:rPr>
          <w:rFonts w:ascii="Arial" w:hAnsi="Arial" w:cs="Arial"/>
        </w:rPr>
        <w:t>Por que os riscos para os quais procedimentos substantivos, isoladamente, não fornecem evidência de auditoria apropriada e suficiente devem ser identificados</w:t>
      </w:r>
    </w:p>
    <w:p w14:paraId="219899F1" w14:textId="77777777" w:rsidR="002A7EB0" w:rsidRPr="005771A2" w:rsidRDefault="002A7EB0" w:rsidP="002A7EB0">
      <w:pPr>
        <w:jc w:val="both"/>
        <w:rPr>
          <w:rFonts w:ascii="Arial" w:hAnsi="Arial" w:cs="Arial"/>
        </w:rPr>
      </w:pPr>
    </w:p>
    <w:p w14:paraId="765683E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A222. </w:t>
      </w:r>
      <w:r w:rsidRPr="005771A2">
        <w:rPr>
          <w:rFonts w:ascii="Arial" w:hAnsi="Arial" w:cs="Arial"/>
        </w:rPr>
        <w:tab/>
        <w:t xml:space="preserve">Devido à natureza do risco de distorção relevante e das atividades de controle que tratam esse risco, em algumas circunstâncias, a única maneira de obter evidência de auditoria apropriada e suficiente é testar a efetividade operacional dos controles. Consequentemente, há um requisito para que o auditor identifique tais riscos por causa das implicações no planejamento e na realização dos procedimentos adicionais de auditoria, de acordo com a NBC TA 330, item 8, para tratar os riscos de distorção relevante no nível da afirmação. </w:t>
      </w:r>
    </w:p>
    <w:p w14:paraId="700FD89C" w14:textId="77777777" w:rsidR="002A7EB0" w:rsidRPr="005771A2" w:rsidRDefault="002A7EB0" w:rsidP="002A7EB0">
      <w:pPr>
        <w:jc w:val="both"/>
        <w:rPr>
          <w:rFonts w:ascii="Arial" w:hAnsi="Arial" w:cs="Arial"/>
        </w:rPr>
      </w:pPr>
    </w:p>
    <w:p w14:paraId="2AF5DDD2"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A223. </w:t>
      </w:r>
      <w:r w:rsidRPr="005771A2">
        <w:rPr>
          <w:rFonts w:ascii="Arial" w:hAnsi="Arial" w:cs="Arial"/>
        </w:rPr>
        <w:tab/>
        <w:t xml:space="preserve">O item 26(a)(iii) também requer a identificação dos controles que tratam os riscos para os quais procedimentos substantivos, isoladamente, não fornecem evidência de auditoria apropriada e suficiente porque o auditor deve, de acordo com a NBC TA 330, planejar e realizar testes sobre a efetividade operacional desses controles. </w:t>
      </w:r>
    </w:p>
    <w:p w14:paraId="354B9296" w14:textId="77777777" w:rsidR="002A7EB0" w:rsidRPr="005771A2" w:rsidRDefault="002A7EB0" w:rsidP="002A7EB0">
      <w:pPr>
        <w:jc w:val="both"/>
        <w:rPr>
          <w:rFonts w:ascii="Arial" w:hAnsi="Arial" w:cs="Arial"/>
        </w:rPr>
      </w:pPr>
    </w:p>
    <w:p w14:paraId="2F436168" w14:textId="77777777" w:rsidR="002A7EB0" w:rsidRPr="005771A2" w:rsidRDefault="002A7EB0" w:rsidP="002A7EB0">
      <w:pPr>
        <w:jc w:val="both"/>
        <w:rPr>
          <w:rFonts w:ascii="Arial" w:hAnsi="Arial" w:cs="Arial"/>
        </w:rPr>
      </w:pPr>
      <w:r w:rsidRPr="005771A2">
        <w:rPr>
          <w:rFonts w:ascii="Arial" w:hAnsi="Arial" w:cs="Arial"/>
        </w:rPr>
        <w:t>Determinação dos riscos para os quais procedimentos substantivos, isoladamente, não fornecem evidência de auditoria apropriada e suficiente</w:t>
      </w:r>
    </w:p>
    <w:p w14:paraId="46FC8F40" w14:textId="77777777" w:rsidR="002A7EB0" w:rsidRPr="005771A2" w:rsidRDefault="002A7EB0" w:rsidP="002A7EB0">
      <w:pPr>
        <w:jc w:val="both"/>
        <w:rPr>
          <w:rFonts w:ascii="Arial" w:hAnsi="Arial" w:cs="Arial"/>
        </w:rPr>
      </w:pPr>
    </w:p>
    <w:p w14:paraId="62105421"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A224. </w:t>
      </w:r>
      <w:r w:rsidRPr="005771A2">
        <w:rPr>
          <w:rFonts w:ascii="Arial" w:hAnsi="Arial" w:cs="Arial"/>
        </w:rPr>
        <w:tab/>
        <w:t>Quando as transações de negócios rotineiras estão sujeitas a processamento altamente automatizado com pouca ou nenhuma intervenção manual, pode não ser possível realizar apenas procedimentos substantivos em relação ao risco. Esse pode ser o caso em circunstâncias onde uma quantidade significativa de informações da entidade é iniciada, registrada, processada ou reportada somente em formato eletrônico, tal como em sistema de informações que envolve alto grau de integração entre seus aplicativos de TI. Nesses casos:</w:t>
      </w:r>
    </w:p>
    <w:p w14:paraId="2778539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a evidência de auditoria pode estar disponível apenas em formato eletrônico e sua suficiência e adequação geralmente dependem da efetividade dos controles, da sua precisão e integridade; </w:t>
      </w:r>
    </w:p>
    <w:p w14:paraId="4E2B0338"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o potencial para que o início ou a alteração inadequada de informações possa ocorrer e não ser detectada pode ser maior se os controles apropriados não estiverem operando efetivamente. </w:t>
      </w:r>
    </w:p>
    <w:p w14:paraId="63276CDC" w14:textId="77777777" w:rsidR="002A7EB0" w:rsidRPr="005771A2" w:rsidRDefault="002A7EB0" w:rsidP="002A7EB0">
      <w:pPr>
        <w:jc w:val="both"/>
        <w:rPr>
          <w:rFonts w:ascii="Arial" w:hAnsi="Arial" w:cs="Arial"/>
        </w:rPr>
      </w:pPr>
    </w:p>
    <w:p w14:paraId="7A8814E0"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5195D73A" w14:textId="77777777" w:rsidR="002A7EB0" w:rsidRPr="005771A2" w:rsidRDefault="002A7EB0" w:rsidP="002A7EB0">
      <w:pPr>
        <w:ind w:left="709"/>
        <w:jc w:val="both"/>
        <w:rPr>
          <w:rFonts w:ascii="Arial" w:hAnsi="Arial" w:cs="Arial"/>
        </w:rPr>
      </w:pPr>
      <w:r w:rsidRPr="005771A2">
        <w:rPr>
          <w:rFonts w:ascii="Arial" w:hAnsi="Arial" w:cs="Arial"/>
        </w:rPr>
        <w:t xml:space="preserve">Normalmente, não é possível obter evidência de auditoria apropriada e suficiente relacionada com receita para entidade de telecomunicações baseada em procedimentos substantivos isoladamente. Isso ocorre porque não existe evidência de chamadas ou de atividade de dados em formato que seja observável. Em vez disso, normalmente são realizados testes substanciais de controles para determinar que a originação e conclusão de chamadas e a atividade de dados foram corretamente capturadas (por exemplo, minutos de chamada ou volume de </w:t>
      </w:r>
      <w:r w:rsidRPr="005771A2">
        <w:rPr>
          <w:rFonts w:ascii="Arial" w:hAnsi="Arial" w:cs="Arial"/>
          <w:i/>
          <w:iCs/>
        </w:rPr>
        <w:t>download</w:t>
      </w:r>
      <w:r w:rsidRPr="005771A2">
        <w:rPr>
          <w:rFonts w:ascii="Arial" w:hAnsi="Arial" w:cs="Arial"/>
        </w:rPr>
        <w:t>) e registradas no sistema de faturamento da entidade.</w:t>
      </w:r>
    </w:p>
    <w:p w14:paraId="7C6E9DAA" w14:textId="77777777" w:rsidR="002A7EB0" w:rsidRPr="005771A2" w:rsidRDefault="002A7EB0" w:rsidP="002A7EB0">
      <w:pPr>
        <w:jc w:val="both"/>
        <w:rPr>
          <w:rFonts w:ascii="Arial" w:hAnsi="Arial" w:cs="Arial"/>
        </w:rPr>
      </w:pPr>
    </w:p>
    <w:p w14:paraId="3AA37B8B"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A225. </w:t>
      </w:r>
      <w:r w:rsidRPr="005771A2">
        <w:rPr>
          <w:rFonts w:ascii="Arial" w:hAnsi="Arial" w:cs="Arial"/>
        </w:rPr>
        <w:tab/>
        <w:t xml:space="preserve">A NBC TA 540, itens de A87 a A89, fornece orientações adicionais relacionadas com estimativas contábeis de riscos para os quais procedimentos substantivos, isoladamente, não fornecem evidência de auditoria apropriada e suficiente. Em relação a estimativas contábeis isso pode não ser limitado a processamento automatizado, mas pode também ser aplicável a modelos complexos. </w:t>
      </w:r>
    </w:p>
    <w:p w14:paraId="2CC755D8" w14:textId="77777777" w:rsidR="002A7EB0" w:rsidRPr="005771A2" w:rsidRDefault="002A7EB0" w:rsidP="002A7EB0">
      <w:pPr>
        <w:jc w:val="both"/>
        <w:rPr>
          <w:rFonts w:ascii="Arial" w:hAnsi="Arial" w:cs="Arial"/>
        </w:rPr>
      </w:pPr>
    </w:p>
    <w:p w14:paraId="76350AD8" w14:textId="77777777" w:rsidR="002A7EB0" w:rsidRPr="005771A2" w:rsidRDefault="002A7EB0" w:rsidP="002A7EB0">
      <w:pPr>
        <w:jc w:val="both"/>
        <w:rPr>
          <w:rFonts w:ascii="Arial" w:hAnsi="Arial" w:cs="Arial"/>
        </w:rPr>
      </w:pPr>
      <w:r w:rsidRPr="005771A2">
        <w:rPr>
          <w:rFonts w:ascii="Arial" w:hAnsi="Arial" w:cs="Arial"/>
        </w:rPr>
        <w:t>Avaliação de risco de controle (ver item 34)</w:t>
      </w:r>
    </w:p>
    <w:p w14:paraId="6BEDF654" w14:textId="77777777" w:rsidR="002A7EB0" w:rsidRPr="005771A2" w:rsidRDefault="002A7EB0" w:rsidP="002A7EB0">
      <w:pPr>
        <w:jc w:val="both"/>
        <w:rPr>
          <w:rFonts w:ascii="Arial" w:hAnsi="Arial" w:cs="Arial"/>
        </w:rPr>
      </w:pPr>
    </w:p>
    <w:p w14:paraId="230FEA1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A226. </w:t>
      </w:r>
      <w:r w:rsidRPr="005771A2">
        <w:rPr>
          <w:rFonts w:ascii="Arial" w:hAnsi="Arial" w:cs="Arial"/>
        </w:rPr>
        <w:tab/>
        <w:t xml:space="preserve">Os planos do auditor de testar a efetividade operacional dos controles são baseados na expectativa de que os controles estejam operando efetivamente, e isso forma a base da avaliação do risco de controle pelo auditor. A expectativa inicial da efetividade operacional dos controles é baseada na avaliação pelo auditor do planejamento dos controles identificados no componente de atividades de controle e na determinação da sua implementação. Uma vez que o auditor tenha testado a efetividade operacional dos controles, de acordo com a NBC TA 330, ele pode confirmar a expectativa inicial sobre a efetividade operacional dos controles. Se os controles não estiverem operando efetivamente conforme esperado, o auditor precisa revisar a avaliação do risco de controle, de acordo com o item 37. </w:t>
      </w:r>
    </w:p>
    <w:p w14:paraId="3493DAF5" w14:textId="77777777" w:rsidR="002A7EB0" w:rsidRPr="005771A2" w:rsidRDefault="002A7EB0" w:rsidP="002A7EB0">
      <w:pPr>
        <w:jc w:val="both"/>
        <w:rPr>
          <w:rFonts w:ascii="Arial" w:hAnsi="Arial" w:cs="Arial"/>
        </w:rPr>
      </w:pPr>
    </w:p>
    <w:p w14:paraId="2743ACBE"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A227. </w:t>
      </w:r>
      <w:r w:rsidRPr="005771A2">
        <w:rPr>
          <w:rFonts w:ascii="Arial" w:hAnsi="Arial" w:cs="Arial"/>
        </w:rPr>
        <w:tab/>
        <w:t xml:space="preserve">A avaliação do auditor do risco de controle pode ser feita de formas diferentes, dependendo das técnicas ou metodologias de auditoria preferidas e pode ser expressa de diferentes maneiras.  </w:t>
      </w:r>
    </w:p>
    <w:p w14:paraId="6A46B04A" w14:textId="77777777" w:rsidR="002A7EB0" w:rsidRPr="005771A2" w:rsidRDefault="002A7EB0" w:rsidP="002A7EB0">
      <w:pPr>
        <w:jc w:val="both"/>
        <w:rPr>
          <w:rFonts w:ascii="Arial" w:hAnsi="Arial" w:cs="Arial"/>
        </w:rPr>
      </w:pPr>
    </w:p>
    <w:p w14:paraId="34E5FAB9"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A228. </w:t>
      </w:r>
      <w:r w:rsidRPr="005771A2">
        <w:rPr>
          <w:rFonts w:ascii="Arial" w:hAnsi="Arial" w:cs="Arial"/>
        </w:rPr>
        <w:tab/>
        <w:t xml:space="preserve">Se o auditor planeja testar a efetividade operacional dos controles, pode ser necessário testar uma combinação de controles para confirmar a sua expectativa de que os controles estão operando efetivamente. O auditor planeja testar controles diretos e indiretos, incluindo controles gerais de TI, e, nesse caso, levar em consideração o efeito combinado esperado dos controles ao avaliar o risco de controle. Na medida em que o controle a ser testado não endereça totalmente o risco inerente avaliado, o auditor determina as implicações para o planejamento dos procedimentos adicionais de auditoria para reduzir o risco de auditoria a um nível aceitavelmente baixo. </w:t>
      </w:r>
    </w:p>
    <w:p w14:paraId="75D05E00" w14:textId="77777777" w:rsidR="002A7EB0" w:rsidRPr="005771A2" w:rsidRDefault="002A7EB0" w:rsidP="002A7EB0">
      <w:pPr>
        <w:jc w:val="both"/>
        <w:rPr>
          <w:rFonts w:ascii="Arial" w:hAnsi="Arial" w:cs="Arial"/>
        </w:rPr>
      </w:pPr>
    </w:p>
    <w:p w14:paraId="55B31B3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A229. </w:t>
      </w:r>
      <w:r w:rsidRPr="005771A2">
        <w:rPr>
          <w:rFonts w:ascii="Arial" w:hAnsi="Arial" w:cs="Arial"/>
        </w:rPr>
        <w:tab/>
        <w:t>Quando o auditor planeja testar a efetividade operacional de controle automatizado, ele pode também planejar testar a efetividade operacional dos controles gerais de TI relevantes que suportam o funcionamento contínuo desse controle automatizado para tratar os riscos decorrentes do uso de TI, e fornecer uma base para a sua expectativa de que os controles operaram efetivamente durante todo o período. Quando o auditor espera que os controles gerais de TI relacionados não sejam efetivos, essa determinação pode afetar a sua avaliação do risco de controle no nível da afirmação e os sue procedimentos adicionais de auditoria podem precisar incluir procedimentos substantivos para tratar os riscos decorrentes do uso de TI aplicáveis. Orientações adicionais sobre os procedimentos que o auditor pode realizar nessas circunstâncias são fornecidas na NBC TA 330, itens de A29 a A32.</w:t>
      </w:r>
    </w:p>
    <w:p w14:paraId="5326DD93" w14:textId="77777777" w:rsidR="002A7EB0" w:rsidRPr="005771A2" w:rsidRDefault="002A7EB0" w:rsidP="002A7EB0">
      <w:pPr>
        <w:jc w:val="both"/>
        <w:rPr>
          <w:rFonts w:ascii="Arial" w:hAnsi="Arial" w:cs="Arial"/>
        </w:rPr>
      </w:pPr>
    </w:p>
    <w:p w14:paraId="150F21C7" w14:textId="77777777" w:rsidR="002A7EB0" w:rsidRPr="005771A2" w:rsidRDefault="002A7EB0" w:rsidP="002A7EB0">
      <w:pPr>
        <w:jc w:val="both"/>
        <w:rPr>
          <w:rFonts w:ascii="Arial" w:hAnsi="Arial" w:cs="Arial"/>
        </w:rPr>
      </w:pPr>
      <w:r w:rsidRPr="005771A2">
        <w:rPr>
          <w:rFonts w:ascii="Arial" w:hAnsi="Arial" w:cs="Arial"/>
        </w:rPr>
        <w:t xml:space="preserve">Avaliação da evidência de auditoria obtida dos procedimentos de avaliação de risco (ver item 35) </w:t>
      </w:r>
    </w:p>
    <w:p w14:paraId="008F8CD0" w14:textId="77777777" w:rsidR="002A7EB0" w:rsidRPr="005771A2" w:rsidRDefault="002A7EB0" w:rsidP="002A7EB0">
      <w:pPr>
        <w:jc w:val="both"/>
        <w:rPr>
          <w:rFonts w:ascii="Arial" w:hAnsi="Arial" w:cs="Arial"/>
        </w:rPr>
      </w:pPr>
    </w:p>
    <w:p w14:paraId="1E19BFE9" w14:textId="77777777" w:rsidR="002A7EB0" w:rsidRPr="005771A2" w:rsidRDefault="002A7EB0" w:rsidP="002A7EB0">
      <w:pPr>
        <w:jc w:val="both"/>
        <w:rPr>
          <w:rFonts w:ascii="Arial" w:hAnsi="Arial" w:cs="Arial"/>
        </w:rPr>
      </w:pPr>
      <w:r w:rsidRPr="005771A2">
        <w:rPr>
          <w:rFonts w:ascii="Arial" w:hAnsi="Arial" w:cs="Arial"/>
        </w:rPr>
        <w:t xml:space="preserve">Por que o auditor avalia a evidência de auditoria obtida dos procedimentos de avaliação de risco </w:t>
      </w:r>
    </w:p>
    <w:p w14:paraId="5CE417E6" w14:textId="77777777" w:rsidR="002A7EB0" w:rsidRPr="005771A2" w:rsidRDefault="002A7EB0" w:rsidP="002A7EB0">
      <w:pPr>
        <w:jc w:val="both"/>
        <w:rPr>
          <w:rFonts w:ascii="Arial" w:hAnsi="Arial" w:cs="Arial"/>
        </w:rPr>
      </w:pPr>
    </w:p>
    <w:p w14:paraId="3575B81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A230. </w:t>
      </w:r>
      <w:r w:rsidRPr="005771A2">
        <w:rPr>
          <w:rFonts w:ascii="Arial" w:hAnsi="Arial" w:cs="Arial"/>
        </w:rPr>
        <w:tab/>
        <w:t xml:space="preserve">A evidência de auditoria obtida da realização dos procedimentos de avaliação de risco fornece a base para a identificação e avaliação dos riscos de distorção relevante. Isso fornece a base para o planejamento do auditor da natureza, época e extensão de procedimentos adicionais de auditoria que respondam aos riscos avaliados de distorção relevante no nível da afirmação, de acordo com a NBC TA 330. Consequentemente, a evidência de auditoria obtida dos procedimentos de avaliação de riscos fornece a base para a identificação e a avaliação de riscos de distorção relevante, independentemente de se causada por fraude ou erro, nos níveis das demonstrações contábeis e da afirmação. </w:t>
      </w:r>
    </w:p>
    <w:p w14:paraId="00254C17" w14:textId="77777777" w:rsidR="002A7EB0" w:rsidRPr="005771A2" w:rsidRDefault="002A7EB0" w:rsidP="002A7EB0">
      <w:pPr>
        <w:jc w:val="both"/>
        <w:rPr>
          <w:rFonts w:ascii="Arial" w:hAnsi="Arial" w:cs="Arial"/>
        </w:rPr>
      </w:pPr>
    </w:p>
    <w:p w14:paraId="31E4C521" w14:textId="77777777" w:rsidR="002A7EB0" w:rsidRPr="005771A2" w:rsidRDefault="002A7EB0" w:rsidP="002A7EB0">
      <w:pPr>
        <w:jc w:val="both"/>
        <w:rPr>
          <w:rFonts w:ascii="Arial" w:hAnsi="Arial" w:cs="Arial"/>
        </w:rPr>
      </w:pPr>
      <w:r w:rsidRPr="005771A2">
        <w:rPr>
          <w:rFonts w:ascii="Arial" w:hAnsi="Arial" w:cs="Arial"/>
        </w:rPr>
        <w:t>Avaliação da evidência de auditoria</w:t>
      </w:r>
    </w:p>
    <w:p w14:paraId="306B545D" w14:textId="77777777" w:rsidR="002A7EB0" w:rsidRPr="005771A2" w:rsidRDefault="002A7EB0" w:rsidP="002A7EB0">
      <w:pPr>
        <w:jc w:val="both"/>
        <w:rPr>
          <w:rFonts w:ascii="Arial" w:hAnsi="Arial" w:cs="Arial"/>
        </w:rPr>
      </w:pPr>
    </w:p>
    <w:p w14:paraId="20903FB1" w14:textId="77777777" w:rsidR="002A7EB0" w:rsidRPr="005771A2" w:rsidRDefault="002A7EB0" w:rsidP="002A7EB0">
      <w:pPr>
        <w:ind w:left="709" w:hanging="709"/>
        <w:jc w:val="both"/>
        <w:rPr>
          <w:rFonts w:ascii="Arial" w:hAnsi="Arial" w:cs="Arial"/>
        </w:rPr>
      </w:pPr>
      <w:r w:rsidRPr="005771A2">
        <w:rPr>
          <w:rFonts w:ascii="Arial" w:hAnsi="Arial" w:cs="Arial"/>
        </w:rPr>
        <w:t>A231. A evidência de auditoria obtida dos procedimentos de avaliação de risco abrange informações que sustentam e corroboram as afirmações da administração e quaisquer informações que contradigam tais afirmações (NBC TA 500, item A5).</w:t>
      </w:r>
    </w:p>
    <w:p w14:paraId="58E81CDA" w14:textId="77777777" w:rsidR="002A7EB0" w:rsidRPr="005771A2" w:rsidRDefault="002A7EB0" w:rsidP="002A7EB0">
      <w:pPr>
        <w:jc w:val="both"/>
        <w:rPr>
          <w:rFonts w:ascii="Arial" w:hAnsi="Arial" w:cs="Arial"/>
        </w:rPr>
      </w:pPr>
    </w:p>
    <w:p w14:paraId="5BA7AFD6" w14:textId="77777777" w:rsidR="002A7EB0" w:rsidRPr="005771A2" w:rsidRDefault="002A7EB0" w:rsidP="002A7EB0">
      <w:pPr>
        <w:jc w:val="both"/>
        <w:rPr>
          <w:rFonts w:ascii="Arial" w:hAnsi="Arial" w:cs="Arial"/>
        </w:rPr>
      </w:pPr>
      <w:r w:rsidRPr="005771A2">
        <w:rPr>
          <w:rFonts w:ascii="Arial" w:hAnsi="Arial" w:cs="Arial"/>
        </w:rPr>
        <w:t>Ceticismo profissional</w:t>
      </w:r>
    </w:p>
    <w:p w14:paraId="4B117A03" w14:textId="77777777" w:rsidR="002A7EB0" w:rsidRPr="005771A2" w:rsidRDefault="002A7EB0" w:rsidP="002A7EB0">
      <w:pPr>
        <w:jc w:val="both"/>
        <w:rPr>
          <w:rFonts w:ascii="Arial" w:hAnsi="Arial" w:cs="Arial"/>
        </w:rPr>
      </w:pPr>
    </w:p>
    <w:p w14:paraId="788293B0"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A232. </w:t>
      </w:r>
      <w:r w:rsidRPr="005771A2">
        <w:rPr>
          <w:rFonts w:ascii="Arial" w:hAnsi="Arial" w:cs="Arial"/>
        </w:rPr>
        <w:tab/>
        <w:t xml:space="preserve">Ao avaliar a evidência de auditoria obtida dos procedimentos de avaliação de risco, o auditor considera se foi obtido entendimento suficiente sobre a entidade e seu ambiente, a estrutura de relatório financeiro aplicável e o sistema de controles internos da entidade para poder identificar os riscos de distorção relevante, bem como se existe evidência contraditória que possa indicar risco de distorção relevante. </w:t>
      </w:r>
    </w:p>
    <w:p w14:paraId="4468B588" w14:textId="77777777" w:rsidR="002A7EB0" w:rsidRPr="005771A2" w:rsidRDefault="002A7EB0" w:rsidP="002A7EB0">
      <w:pPr>
        <w:jc w:val="both"/>
        <w:rPr>
          <w:rFonts w:ascii="Arial" w:hAnsi="Arial" w:cs="Arial"/>
        </w:rPr>
      </w:pPr>
    </w:p>
    <w:p w14:paraId="00090025" w14:textId="77777777" w:rsidR="002A7EB0" w:rsidRPr="005771A2" w:rsidRDefault="002A7EB0" w:rsidP="002A7EB0">
      <w:pPr>
        <w:jc w:val="both"/>
        <w:rPr>
          <w:rFonts w:ascii="Arial" w:hAnsi="Arial" w:cs="Arial"/>
        </w:rPr>
      </w:pPr>
      <w:r w:rsidRPr="005771A2">
        <w:rPr>
          <w:rFonts w:ascii="Arial" w:hAnsi="Arial" w:cs="Arial"/>
        </w:rPr>
        <w:t>Classes de transações, saldos contábeis e divulgações não significativas, porém relevantes (ver item 36)</w:t>
      </w:r>
    </w:p>
    <w:p w14:paraId="745747D5" w14:textId="77777777" w:rsidR="002A7EB0" w:rsidRPr="005771A2" w:rsidRDefault="002A7EB0" w:rsidP="002A7EB0">
      <w:pPr>
        <w:jc w:val="both"/>
        <w:rPr>
          <w:rFonts w:ascii="Arial" w:hAnsi="Arial" w:cs="Arial"/>
        </w:rPr>
      </w:pPr>
    </w:p>
    <w:p w14:paraId="536B9FA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A233. </w:t>
      </w:r>
      <w:r w:rsidRPr="005771A2">
        <w:rPr>
          <w:rFonts w:ascii="Arial" w:hAnsi="Arial" w:cs="Arial"/>
        </w:rPr>
        <w:tab/>
        <w:t xml:space="preserve">Conforme explicado na NBC TA 320, item A1, a materialidade e o risco de auditoria são considerados na identificação e avaliação dos riscos de distorção relevante em classes de transações, saldos contábeis e divulgações. A determinação de materialidade pelo auditor é uma questão de julgamento profissional e é afetada pela sua percepção das necessidades de informações financeiras dos usuários das demonstrações contábeis (NBC TA 320, item 4). Para fins desta Norma e do item 18 da NBC TA 330, classes de transações, saldos contábeis ou divulgações são relevantes se houver uma expectativa razoável de que a omissão, a distorção ou a ocultação das informações sobre elas influencie as decisões econômicas dos usuários tomadas com base nas demonstrações contábeis como um todo. </w:t>
      </w:r>
    </w:p>
    <w:p w14:paraId="62D8B916" w14:textId="77777777" w:rsidR="002A7EB0" w:rsidRPr="005771A2" w:rsidRDefault="002A7EB0" w:rsidP="002A7EB0">
      <w:pPr>
        <w:jc w:val="both"/>
        <w:rPr>
          <w:rFonts w:ascii="Arial" w:hAnsi="Arial" w:cs="Arial"/>
        </w:rPr>
      </w:pPr>
    </w:p>
    <w:p w14:paraId="2F415EA7"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A234. </w:t>
      </w:r>
      <w:r w:rsidRPr="005771A2">
        <w:rPr>
          <w:rFonts w:ascii="Arial" w:hAnsi="Arial" w:cs="Arial"/>
        </w:rPr>
        <w:tab/>
        <w:t xml:space="preserve">Pode haver classes de transações, saldos contábeis ou divulgações relevantes, mas que não tenham sido determinadas como classes de transações, saldos contábeis ou divulgações significativas (isto é, não existem afirmações relevantes identificadas). </w:t>
      </w:r>
    </w:p>
    <w:p w14:paraId="79D90874" w14:textId="77777777" w:rsidR="002A7EB0" w:rsidRPr="005771A2" w:rsidRDefault="002A7EB0" w:rsidP="002A7EB0">
      <w:pPr>
        <w:jc w:val="both"/>
        <w:rPr>
          <w:rFonts w:ascii="Arial" w:hAnsi="Arial" w:cs="Arial"/>
        </w:rPr>
      </w:pPr>
    </w:p>
    <w:p w14:paraId="1626378A"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532D641A" w14:textId="77777777" w:rsidR="002A7EB0" w:rsidRPr="005771A2" w:rsidRDefault="002A7EB0" w:rsidP="002A7EB0">
      <w:pPr>
        <w:ind w:left="709"/>
        <w:jc w:val="both"/>
        <w:rPr>
          <w:rFonts w:ascii="Arial" w:hAnsi="Arial" w:cs="Arial"/>
        </w:rPr>
      </w:pPr>
      <w:r w:rsidRPr="005771A2">
        <w:rPr>
          <w:rFonts w:ascii="Arial" w:hAnsi="Arial" w:cs="Arial"/>
        </w:rPr>
        <w:t>A entidade pode ter uma divulgação sobre remuneração de executivos para a qual o auditor não identificou risco de distorção relevante. Entretanto, o auditor pode determinar que essa divulgação é relevante com base nas considerações no item A233.</w:t>
      </w:r>
    </w:p>
    <w:p w14:paraId="0F66116A" w14:textId="77777777" w:rsidR="002A7EB0" w:rsidRPr="005771A2" w:rsidRDefault="002A7EB0" w:rsidP="002A7EB0">
      <w:pPr>
        <w:jc w:val="both"/>
        <w:rPr>
          <w:rFonts w:ascii="Arial" w:hAnsi="Arial" w:cs="Arial"/>
        </w:rPr>
      </w:pPr>
    </w:p>
    <w:p w14:paraId="59B6CC6C"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A235. </w:t>
      </w:r>
      <w:r w:rsidRPr="005771A2">
        <w:rPr>
          <w:rFonts w:ascii="Arial" w:hAnsi="Arial" w:cs="Arial"/>
        </w:rPr>
        <w:tab/>
        <w:t xml:space="preserve">Os procedimentos de auditoria para tratar classes de transações, saldos contábeis ou divulgações relevantes, porém, mas não determinadas como significativas, são tratados na NBC TA 330, item 18. Quando uma classe de transações, saldo contábil ou divulgação é determinada como sendo significativa, conforme requerido no item 29, a classe de transações, o saldo contábil ou a divulgação também são relevantes para os fins do item 18 da NBC TA 330. </w:t>
      </w:r>
    </w:p>
    <w:p w14:paraId="54CD3EEC" w14:textId="77777777" w:rsidR="002A7EB0" w:rsidRPr="005771A2" w:rsidRDefault="002A7EB0" w:rsidP="002A7EB0">
      <w:pPr>
        <w:jc w:val="both"/>
        <w:rPr>
          <w:rFonts w:ascii="Arial" w:hAnsi="Arial" w:cs="Arial"/>
        </w:rPr>
      </w:pPr>
    </w:p>
    <w:p w14:paraId="60F3CEF4" w14:textId="77777777" w:rsidR="002A7EB0" w:rsidRPr="005771A2" w:rsidRDefault="002A7EB0" w:rsidP="002A7EB0">
      <w:pPr>
        <w:jc w:val="both"/>
        <w:rPr>
          <w:rFonts w:ascii="Arial" w:hAnsi="Arial" w:cs="Arial"/>
        </w:rPr>
      </w:pPr>
      <w:r w:rsidRPr="005771A2">
        <w:rPr>
          <w:rFonts w:ascii="Arial" w:hAnsi="Arial" w:cs="Arial"/>
        </w:rPr>
        <w:t>Revisão da avaliação de risco (ver item 37)</w:t>
      </w:r>
    </w:p>
    <w:p w14:paraId="04576413" w14:textId="77777777" w:rsidR="002A7EB0" w:rsidRPr="005771A2" w:rsidRDefault="002A7EB0" w:rsidP="002A7EB0">
      <w:pPr>
        <w:jc w:val="both"/>
        <w:rPr>
          <w:rFonts w:ascii="Arial" w:hAnsi="Arial" w:cs="Arial"/>
        </w:rPr>
      </w:pPr>
    </w:p>
    <w:p w14:paraId="27A6E2ED"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A236. </w:t>
      </w:r>
      <w:r w:rsidRPr="005771A2">
        <w:rPr>
          <w:rFonts w:ascii="Arial" w:hAnsi="Arial" w:cs="Arial"/>
        </w:rPr>
        <w:tab/>
        <w:t xml:space="preserve">Durante a auditoria, informações novas ou outras informações que diferem significativamente das informações nas quais a avaliação de risco se baseou podem chamar a atenção do auditor.  </w:t>
      </w:r>
    </w:p>
    <w:p w14:paraId="485C7683" w14:textId="77777777" w:rsidR="002A7EB0" w:rsidRPr="005771A2" w:rsidRDefault="002A7EB0" w:rsidP="002A7EB0">
      <w:pPr>
        <w:jc w:val="both"/>
        <w:rPr>
          <w:rFonts w:ascii="Arial" w:hAnsi="Arial" w:cs="Arial"/>
        </w:rPr>
      </w:pPr>
    </w:p>
    <w:p w14:paraId="1E3B6652"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67D10C63" w14:textId="77777777" w:rsidR="002A7EB0" w:rsidRPr="005771A2" w:rsidRDefault="002A7EB0" w:rsidP="002A7EB0">
      <w:pPr>
        <w:ind w:left="709"/>
        <w:jc w:val="both"/>
        <w:rPr>
          <w:rFonts w:ascii="Arial" w:hAnsi="Arial" w:cs="Arial"/>
        </w:rPr>
      </w:pPr>
      <w:r w:rsidRPr="005771A2">
        <w:rPr>
          <w:rFonts w:ascii="Arial" w:hAnsi="Arial" w:cs="Arial"/>
        </w:rPr>
        <w:t>A avaliação de risco da entidade pode ser baseada na expectativa de que certos controles estão operando efetivamente. Ao realizar testes desses controles, o auditor pode obter evidência de auditoria de que eles não estavam operando efetivamente em momentos relevantes durante a auditoria. Da mesma forma, ao realizar procedimentos substantivos, o auditor pode detectar distorções em valores ou frequência maiores do que as detectadas nas avaliações de riscos do auditor. Nessas circunstâncias, a avaliação de risco pode não refletir adequadamente as verdadeiras circunstâncias da entidade e os procedimentos de auditoria adicionais planejados podem não ser efetivos para detectar distorções relevantes. Os itens 16 e 17 da NBC TA 330 fornecem orientações adicionais sobre avaliação da efetividade operacional dos controles.</w:t>
      </w:r>
    </w:p>
    <w:p w14:paraId="59D51F6F" w14:textId="77777777" w:rsidR="002A7EB0" w:rsidRPr="005771A2" w:rsidRDefault="002A7EB0" w:rsidP="002A7EB0">
      <w:pPr>
        <w:jc w:val="both"/>
        <w:rPr>
          <w:rFonts w:ascii="Arial" w:hAnsi="Arial" w:cs="Arial"/>
        </w:rPr>
      </w:pPr>
    </w:p>
    <w:p w14:paraId="6023CD9F" w14:textId="77777777" w:rsidR="002A7EB0" w:rsidRPr="005771A2" w:rsidRDefault="002A7EB0" w:rsidP="002A7EB0">
      <w:pPr>
        <w:jc w:val="both"/>
        <w:rPr>
          <w:rFonts w:ascii="Arial" w:hAnsi="Arial" w:cs="Arial"/>
          <w:b/>
        </w:rPr>
      </w:pPr>
      <w:r w:rsidRPr="005771A2">
        <w:rPr>
          <w:rFonts w:ascii="Arial" w:hAnsi="Arial" w:cs="Arial"/>
          <w:b/>
        </w:rPr>
        <w:t xml:space="preserve">Documentação </w:t>
      </w:r>
      <w:r w:rsidRPr="005771A2">
        <w:rPr>
          <w:rFonts w:ascii="Arial" w:hAnsi="Arial" w:cs="Arial"/>
          <w:bCs/>
        </w:rPr>
        <w:t>(ver item 38)</w:t>
      </w:r>
    </w:p>
    <w:p w14:paraId="589446F8" w14:textId="77777777" w:rsidR="002A7EB0" w:rsidRPr="005771A2" w:rsidRDefault="002A7EB0" w:rsidP="002A7EB0">
      <w:pPr>
        <w:jc w:val="both"/>
        <w:rPr>
          <w:rFonts w:ascii="Arial" w:hAnsi="Arial" w:cs="Arial"/>
          <w:b/>
        </w:rPr>
      </w:pPr>
    </w:p>
    <w:p w14:paraId="4B737BBF"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A237. </w:t>
      </w:r>
      <w:r w:rsidRPr="005771A2">
        <w:rPr>
          <w:rFonts w:ascii="Arial" w:hAnsi="Arial" w:cs="Arial"/>
        </w:rPr>
        <w:tab/>
        <w:t>Para auditorias recorrentes, certas documentações podem ser reutilizadas e atualizadas, conforme necessário, para refletir mudanças nos negócios ou processos da entidade.</w:t>
      </w:r>
    </w:p>
    <w:p w14:paraId="285F3E8E" w14:textId="77777777" w:rsidR="002A7EB0" w:rsidRPr="005771A2" w:rsidRDefault="002A7EB0" w:rsidP="002A7EB0">
      <w:pPr>
        <w:jc w:val="both"/>
        <w:rPr>
          <w:rFonts w:ascii="Arial" w:hAnsi="Arial" w:cs="Arial"/>
        </w:rPr>
      </w:pPr>
    </w:p>
    <w:p w14:paraId="68EFA433"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A238. </w:t>
      </w:r>
      <w:r w:rsidRPr="005771A2">
        <w:rPr>
          <w:rFonts w:ascii="Arial" w:hAnsi="Arial" w:cs="Arial"/>
        </w:rPr>
        <w:tab/>
        <w:t>A NBC TA 230, item A7, observa que, entre outras considerações, embora possa não haver uma única maneira pela qual o exercício do julgamento profissional pelo auditor é documentado, a documentação de auditoria pode, no entanto, fornecer evidência do exercício do ceticismo profissional pelo auditor. Por exemplo, quando a evidência de auditoria obtida dos procedimentos de avaliação de risco inclui evidência que tanto corrobora como contradiz as afirmações da administração, a documentação pode incluir o modo como o auditor avaliou essa evidência, incluindo os julgamentos profissionais exercidos para avaliar se a evidência de auditoria fornece uma base adequada para a sua identificação e avaliação dos riscos de distorção relevante. Exemplos de outros requisitos desta Norma para os quais a documentação pode fornecer evidência do exercício do ceticismo profissional pelo auditor incluem:</w:t>
      </w:r>
    </w:p>
    <w:p w14:paraId="4C7B37D4"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item 13, que requer que o auditor planeje e realize procedimentos de avaliação de risco de forma não tendenciosa em relação à obtenção de evidência de auditoria que possa comprovar a existência de riscos ou em relação à exclusão de evidência de auditoria que contradiga a existência de riscos;</w:t>
      </w:r>
    </w:p>
    <w:p w14:paraId="2E19B129"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item 17, que requer a discussão entre os membros-chave da equipe encarregada do trabalho sobre a aplicação da estrutura de relatório financeiro aplicável e a suscetibilidade das demonstrações contábeis da entidade à distorção relevante;</w:t>
      </w:r>
    </w:p>
    <w:p w14:paraId="2AAE300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itens 19(b) e 20, que requerem que o auditor obtenha entendimento das razões de quaisquer mudanças nas políticas contábeis da entidade e avalie se as políticas contábeis da entidade são adequadas e consistentes com a estrutura de relatório financeiro aplicável;</w:t>
      </w:r>
    </w:p>
    <w:p w14:paraId="7774ACD1"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itens 21(b), 22(b), 23(b), 24(c), 25(c), 26(d) e 27, que requerem que o auditor avalie, com base no entendimento obtido requerido, se os componentes do sistema de controles internos da entidade são adequados nas circunstâncias da entidade, considerando a natureza e a complexidade da entidade, e determine se foram identificadas uma ou mais deficiências de controle;</w:t>
      </w:r>
    </w:p>
    <w:p w14:paraId="5216C3F0"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item 35, que requer que o auditor leve em consideração toda a evidência de auditoria obtida dos procedimentos de avaliação de risco, seja ela comprobatória ou contraditória para afirmações feitas pela administração, e avalie se a evidência de auditoria obtida dos procedimentos de avaliação de risco fornece uma base adequada para a identificação e a avaliação dos riscos de distorção relevante; e</w:t>
      </w:r>
    </w:p>
    <w:p w14:paraId="4E67AB53" w14:textId="77777777" w:rsidR="002A7EB0" w:rsidRPr="005771A2" w:rsidRDefault="002A7EB0">
      <w:pPr>
        <w:numPr>
          <w:ilvl w:val="0"/>
          <w:numId w:val="146"/>
        </w:numPr>
        <w:spacing w:after="0" w:line="240" w:lineRule="auto"/>
        <w:ind w:left="993" w:hanging="284"/>
        <w:jc w:val="both"/>
        <w:rPr>
          <w:rFonts w:ascii="Arial" w:hAnsi="Arial" w:cs="Arial"/>
        </w:rPr>
      </w:pPr>
      <w:r w:rsidRPr="005771A2">
        <w:rPr>
          <w:rFonts w:ascii="Arial" w:hAnsi="Arial" w:cs="Arial"/>
        </w:rPr>
        <w:t xml:space="preserve">item 36, que requer que o auditor avalie, quando aplicável, se a determinação pelo auditor de que não existem riscos de distorção relevante para uma classe de transações, saldo contábil ou divulgação relevante continua apropriada. </w:t>
      </w:r>
    </w:p>
    <w:p w14:paraId="7A246085" w14:textId="77777777" w:rsidR="002A7EB0" w:rsidRPr="005771A2" w:rsidRDefault="002A7EB0" w:rsidP="002A7EB0">
      <w:pPr>
        <w:jc w:val="both"/>
        <w:rPr>
          <w:rFonts w:ascii="Arial" w:hAnsi="Arial" w:cs="Arial"/>
        </w:rPr>
      </w:pPr>
    </w:p>
    <w:p w14:paraId="6097D88F" w14:textId="77777777" w:rsidR="002A7EB0" w:rsidRPr="005771A2" w:rsidRDefault="002A7EB0" w:rsidP="002A7EB0">
      <w:pPr>
        <w:jc w:val="both"/>
        <w:rPr>
          <w:rFonts w:ascii="Arial" w:hAnsi="Arial" w:cs="Arial"/>
        </w:rPr>
      </w:pPr>
      <w:r w:rsidRPr="005771A2">
        <w:rPr>
          <w:rFonts w:ascii="Arial" w:hAnsi="Arial" w:cs="Arial"/>
        </w:rPr>
        <w:t>Escalabilidade</w:t>
      </w:r>
    </w:p>
    <w:p w14:paraId="3C5BC4BC" w14:textId="77777777" w:rsidR="002A7EB0" w:rsidRPr="005771A2" w:rsidRDefault="002A7EB0" w:rsidP="002A7EB0">
      <w:pPr>
        <w:jc w:val="both"/>
        <w:rPr>
          <w:rFonts w:ascii="Arial" w:hAnsi="Arial" w:cs="Arial"/>
        </w:rPr>
      </w:pPr>
    </w:p>
    <w:p w14:paraId="27973185"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A239. </w:t>
      </w:r>
      <w:r w:rsidRPr="005771A2">
        <w:rPr>
          <w:rFonts w:ascii="Arial" w:hAnsi="Arial" w:cs="Arial"/>
        </w:rPr>
        <w:tab/>
        <w:t>A maneira como os requisitos do item 38 são documentados deve ser determinada pelo auditor usando julgamento profissional.</w:t>
      </w:r>
    </w:p>
    <w:p w14:paraId="6E539142" w14:textId="77777777" w:rsidR="002A7EB0" w:rsidRPr="005771A2" w:rsidRDefault="002A7EB0" w:rsidP="002A7EB0">
      <w:pPr>
        <w:jc w:val="both"/>
        <w:rPr>
          <w:rFonts w:ascii="Arial" w:hAnsi="Arial" w:cs="Arial"/>
        </w:rPr>
      </w:pPr>
    </w:p>
    <w:p w14:paraId="16F877EE"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A240. </w:t>
      </w:r>
      <w:r w:rsidRPr="005771A2">
        <w:rPr>
          <w:rFonts w:ascii="Arial" w:hAnsi="Arial" w:cs="Arial"/>
        </w:rPr>
        <w:tab/>
        <w:t xml:space="preserve">Pode ser requerida documentação mais detalhada, que seja suficiente para que um auditor experiente, sem experiência prévia com a auditoria, entenda a natureza, a época e a extensão dos procedimentos de auditoria realizados, para suportar a fundamentação para julgamentos difíceis feitos. </w:t>
      </w:r>
    </w:p>
    <w:p w14:paraId="551DAF1D" w14:textId="77777777" w:rsidR="002A7EB0" w:rsidRPr="005771A2" w:rsidRDefault="002A7EB0" w:rsidP="002A7EB0">
      <w:pPr>
        <w:jc w:val="both"/>
        <w:rPr>
          <w:rFonts w:ascii="Arial" w:hAnsi="Arial" w:cs="Arial"/>
        </w:rPr>
      </w:pPr>
    </w:p>
    <w:p w14:paraId="6ED3DA94" w14:textId="77777777" w:rsidR="002A7EB0" w:rsidRPr="005771A2" w:rsidRDefault="002A7EB0" w:rsidP="002A7EB0">
      <w:pPr>
        <w:ind w:left="709" w:hanging="709"/>
        <w:jc w:val="both"/>
        <w:rPr>
          <w:rFonts w:ascii="Arial" w:hAnsi="Arial" w:cs="Arial"/>
        </w:rPr>
      </w:pPr>
      <w:r w:rsidRPr="005771A2">
        <w:rPr>
          <w:rFonts w:ascii="Arial" w:hAnsi="Arial" w:cs="Arial"/>
        </w:rPr>
        <w:t xml:space="preserve">A241. </w:t>
      </w:r>
      <w:r w:rsidRPr="005771A2">
        <w:rPr>
          <w:rFonts w:ascii="Arial" w:hAnsi="Arial" w:cs="Arial"/>
        </w:rPr>
        <w:tab/>
        <w:t xml:space="preserve">Para auditorias de entidades menos complexas, a forma e a extensão da documentação podem ser simples e relativamente concisas. A forma e a extensão da documentação de auditoria são influenciadas pela natureza, porte e complexidade da entidade e seu sistema de controles internos, disponibilidade das informações da entidade e metodologia de auditoria e tecnologia usadas no curso da auditoria. Não é necessário documentar a totalidade do entendimento do auditor sobre a entidade e os assuntos a ela relacionados. Os principais elementos do entendimento documentado pelo auditor podem incluir aqueles em que ele baseou a avaliação dos riscos de distorção relevante (NBC TA 230, item 8). Entretanto, o auditor não tem que documentar todos os fatores de risco inerentes levados em consideração na identificação e avaliação dos riscos de distorção relevante no nível da afirmação. </w:t>
      </w:r>
    </w:p>
    <w:p w14:paraId="507540F2" w14:textId="77777777" w:rsidR="002A7EB0" w:rsidRPr="005771A2" w:rsidRDefault="002A7EB0" w:rsidP="002A7EB0">
      <w:pPr>
        <w:jc w:val="both"/>
        <w:rPr>
          <w:rFonts w:ascii="Arial" w:hAnsi="Arial" w:cs="Arial"/>
        </w:rPr>
      </w:pPr>
    </w:p>
    <w:p w14:paraId="3D497462" w14:textId="77777777" w:rsidR="002A7EB0" w:rsidRPr="005771A2" w:rsidRDefault="002A7EB0" w:rsidP="002A7EB0">
      <w:pPr>
        <w:ind w:left="709"/>
        <w:jc w:val="both"/>
        <w:rPr>
          <w:rFonts w:ascii="Arial" w:hAnsi="Arial" w:cs="Arial"/>
          <w:b/>
          <w:bCs/>
        </w:rPr>
      </w:pPr>
      <w:r w:rsidRPr="005771A2">
        <w:rPr>
          <w:rFonts w:ascii="Arial" w:hAnsi="Arial" w:cs="Arial"/>
          <w:b/>
          <w:bCs/>
        </w:rPr>
        <w:t>Exemplo:</w:t>
      </w:r>
    </w:p>
    <w:p w14:paraId="46029FBB" w14:textId="77777777" w:rsidR="002A7EB0" w:rsidRPr="005771A2" w:rsidRDefault="002A7EB0" w:rsidP="002A7EB0">
      <w:pPr>
        <w:ind w:left="709"/>
        <w:jc w:val="both"/>
        <w:rPr>
          <w:rFonts w:ascii="Arial" w:hAnsi="Arial" w:cs="Arial"/>
        </w:rPr>
      </w:pPr>
      <w:r w:rsidRPr="005771A2">
        <w:rPr>
          <w:rFonts w:ascii="Arial" w:hAnsi="Arial" w:cs="Arial"/>
        </w:rPr>
        <w:t>Em auditorias de entidades menos complexas, a documentação de auditoria pode ser incorporada na documentação do auditor da estratégia geral e do plano de auditoria NBC TA 300 – Planejamento da Auditoria de Demonstrações Contábeis, itens 7, 9 e A11. Da mesma forma, por exemplo, os resultados da avaliação de riscos podem ser documentados separadamente ou como parte da documentação do auditor sobre procedimentos adicionais de auditoria (NBC TA 330, item 28).</w:t>
      </w:r>
    </w:p>
    <w:p w14:paraId="6DB69163" w14:textId="77777777" w:rsidR="002A7EB0" w:rsidRPr="005771A2" w:rsidRDefault="002A7EB0" w:rsidP="002A7EB0">
      <w:pPr>
        <w:jc w:val="both"/>
        <w:rPr>
          <w:rFonts w:ascii="Arial" w:hAnsi="Arial" w:cs="Arial"/>
        </w:rPr>
      </w:pPr>
    </w:p>
    <w:p w14:paraId="0FF4759C" w14:textId="77777777" w:rsidR="002A7EB0" w:rsidRPr="005771A2" w:rsidRDefault="002A7EB0" w:rsidP="002A7EB0">
      <w:pPr>
        <w:jc w:val="both"/>
        <w:rPr>
          <w:rFonts w:ascii="Arial" w:hAnsi="Arial" w:cs="Arial"/>
        </w:rPr>
      </w:pPr>
    </w:p>
    <w:p w14:paraId="305091DA" w14:textId="77777777" w:rsidR="002A7EB0" w:rsidRPr="005771A2" w:rsidRDefault="002A7EB0" w:rsidP="002A7EB0">
      <w:pPr>
        <w:jc w:val="both"/>
        <w:rPr>
          <w:rFonts w:ascii="Arial" w:hAnsi="Arial" w:cs="Arial"/>
        </w:rPr>
      </w:pPr>
      <w:r w:rsidRPr="005771A2">
        <w:rPr>
          <w:rFonts w:ascii="Arial" w:hAnsi="Arial" w:cs="Arial"/>
        </w:rPr>
        <w:br w:type="page"/>
      </w:r>
      <w:r w:rsidRPr="005771A2">
        <w:rPr>
          <w:rFonts w:ascii="Arial" w:hAnsi="Arial" w:cs="Arial"/>
          <w:b/>
          <w:bCs/>
        </w:rPr>
        <w:t>Apêndice 1</w:t>
      </w:r>
      <w:r w:rsidRPr="005771A2">
        <w:rPr>
          <w:rFonts w:ascii="Arial" w:hAnsi="Arial" w:cs="Arial"/>
        </w:rPr>
        <w:t xml:space="preserve"> (ver itens de A61 a A67) </w:t>
      </w:r>
    </w:p>
    <w:p w14:paraId="1DF82A2B" w14:textId="77777777" w:rsidR="002A7EB0" w:rsidRPr="005771A2" w:rsidRDefault="002A7EB0" w:rsidP="002A7EB0">
      <w:pPr>
        <w:jc w:val="both"/>
        <w:rPr>
          <w:rFonts w:ascii="Arial" w:hAnsi="Arial" w:cs="Arial"/>
        </w:rPr>
      </w:pPr>
    </w:p>
    <w:p w14:paraId="54768285" w14:textId="77777777" w:rsidR="002A7EB0" w:rsidRPr="005771A2" w:rsidRDefault="002A7EB0" w:rsidP="002A7EB0">
      <w:pPr>
        <w:jc w:val="both"/>
        <w:rPr>
          <w:rFonts w:ascii="Arial" w:hAnsi="Arial" w:cs="Arial"/>
          <w:b/>
          <w:bCs/>
        </w:rPr>
      </w:pPr>
      <w:r w:rsidRPr="005771A2">
        <w:rPr>
          <w:rFonts w:ascii="Arial" w:hAnsi="Arial" w:cs="Arial"/>
          <w:b/>
          <w:bCs/>
        </w:rPr>
        <w:t>Considerações para entendimento da entidade e do seu modelo de negócio</w:t>
      </w:r>
    </w:p>
    <w:p w14:paraId="617A0C6B" w14:textId="77777777" w:rsidR="002A7EB0" w:rsidRPr="005771A2" w:rsidRDefault="002A7EB0" w:rsidP="002A7EB0">
      <w:pPr>
        <w:jc w:val="both"/>
        <w:rPr>
          <w:rFonts w:ascii="Arial" w:hAnsi="Arial" w:cs="Arial"/>
        </w:rPr>
      </w:pPr>
    </w:p>
    <w:p w14:paraId="223B587D" w14:textId="77777777" w:rsidR="002A7EB0" w:rsidRPr="005771A2" w:rsidRDefault="002A7EB0" w:rsidP="002A7EB0">
      <w:pPr>
        <w:jc w:val="both"/>
        <w:rPr>
          <w:rFonts w:ascii="Arial" w:hAnsi="Arial" w:cs="Arial"/>
        </w:rPr>
      </w:pPr>
      <w:r w:rsidRPr="005771A2">
        <w:rPr>
          <w:rFonts w:ascii="Arial" w:hAnsi="Arial" w:cs="Arial"/>
        </w:rPr>
        <w:t xml:space="preserve">Este Apêndice explica os objetivos e o alcance do modelo de negócio da entidade e fornece exemplos de assuntos que o auditor pode considerar para entender as atividades da entidade que podem ser incluídas no modelo de negócio. O entendimento pelo auditor do modelo de negócio da entidade, e de como ele é afetado pela sua estratégia de negócio e pelos objetivos do negócio, pode auxiliá-lo a identificar os riscos do negócio que podem ter efeito sobre as demonstrações contábeis. Além disso, ele pode auxiliar o auditor a identificar os riscos de distorção relevante. </w:t>
      </w:r>
    </w:p>
    <w:p w14:paraId="59BE714D" w14:textId="77777777" w:rsidR="002A7EB0" w:rsidRPr="005771A2" w:rsidRDefault="002A7EB0" w:rsidP="002A7EB0">
      <w:pPr>
        <w:jc w:val="both"/>
        <w:rPr>
          <w:rFonts w:ascii="Arial" w:hAnsi="Arial" w:cs="Arial"/>
        </w:rPr>
      </w:pPr>
    </w:p>
    <w:p w14:paraId="7A0D7228" w14:textId="77777777" w:rsidR="002A7EB0" w:rsidRPr="005771A2" w:rsidRDefault="002A7EB0" w:rsidP="002A7EB0">
      <w:pPr>
        <w:jc w:val="both"/>
        <w:rPr>
          <w:rFonts w:ascii="Arial" w:hAnsi="Arial" w:cs="Arial"/>
        </w:rPr>
      </w:pPr>
      <w:r w:rsidRPr="005771A2">
        <w:rPr>
          <w:rFonts w:ascii="Arial" w:hAnsi="Arial" w:cs="Arial"/>
        </w:rPr>
        <w:t>Objetivos e alcance do modelo de negócio da entidade</w:t>
      </w:r>
    </w:p>
    <w:p w14:paraId="70E16AE7" w14:textId="77777777" w:rsidR="002A7EB0" w:rsidRPr="005771A2" w:rsidRDefault="002A7EB0" w:rsidP="002A7EB0">
      <w:pPr>
        <w:jc w:val="both"/>
        <w:rPr>
          <w:rFonts w:ascii="Arial" w:hAnsi="Arial" w:cs="Arial"/>
        </w:rPr>
      </w:pPr>
    </w:p>
    <w:p w14:paraId="12CF2239" w14:textId="77777777" w:rsidR="002A7EB0" w:rsidRPr="005771A2" w:rsidRDefault="002A7EB0" w:rsidP="002A7EB0">
      <w:pPr>
        <w:ind w:left="567" w:hanging="567"/>
        <w:jc w:val="both"/>
        <w:rPr>
          <w:rFonts w:ascii="Arial" w:hAnsi="Arial" w:cs="Arial"/>
        </w:rPr>
      </w:pPr>
      <w:r w:rsidRPr="005771A2">
        <w:rPr>
          <w:rFonts w:ascii="Arial" w:hAnsi="Arial" w:cs="Arial"/>
        </w:rPr>
        <w:t>1.</w:t>
      </w:r>
      <w:r w:rsidRPr="005771A2">
        <w:rPr>
          <w:rFonts w:ascii="Arial" w:hAnsi="Arial" w:cs="Arial"/>
        </w:rPr>
        <w:tab/>
        <w:t xml:space="preserve">O modelo de negócio da entidade descreve como ela considera, por exemplo, sua estrutura organizacional, operações ou escopo de suas atividades, linhas de negócio (incluindo seus concorrentes e clientes), processos, oportunidades de crescimento, globalização, requisitos regulatórios e tecnologias. O modelo de negócio da entidade descreve como a entidade cria, preserva e captura valor financeiro ou mais abrangente para suas partes interessadas. </w:t>
      </w:r>
    </w:p>
    <w:p w14:paraId="2F609364" w14:textId="77777777" w:rsidR="002A7EB0" w:rsidRPr="005771A2" w:rsidRDefault="002A7EB0" w:rsidP="002A7EB0">
      <w:pPr>
        <w:jc w:val="both"/>
        <w:rPr>
          <w:rFonts w:ascii="Arial" w:hAnsi="Arial" w:cs="Arial"/>
        </w:rPr>
      </w:pPr>
    </w:p>
    <w:p w14:paraId="27031D06"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 xml:space="preserve">Estratégias são as abordagens pelas quais a administração planeja alcançar os objetivos da entidade, incluindo como a entidade planeja tratar dos riscos e das oportunidades que surgem. As estratégias da entidade são alteradas ao longo do tempo pela administração para responder às mudanças dos seus objetivos e das circunstâncias internas e externas em que ela atua. </w:t>
      </w:r>
    </w:p>
    <w:p w14:paraId="3D7D43C6" w14:textId="77777777" w:rsidR="002A7EB0" w:rsidRPr="005771A2" w:rsidRDefault="002A7EB0" w:rsidP="002A7EB0">
      <w:pPr>
        <w:jc w:val="both"/>
        <w:rPr>
          <w:rFonts w:ascii="Arial" w:hAnsi="Arial" w:cs="Arial"/>
        </w:rPr>
      </w:pPr>
    </w:p>
    <w:p w14:paraId="099DDF8B" w14:textId="77777777" w:rsidR="002A7EB0" w:rsidRPr="005771A2" w:rsidRDefault="002A7EB0" w:rsidP="002A7EB0">
      <w:pPr>
        <w:ind w:left="567" w:hanging="567"/>
        <w:jc w:val="both"/>
        <w:rPr>
          <w:rFonts w:ascii="Arial" w:hAnsi="Arial" w:cs="Arial"/>
        </w:rPr>
      </w:pPr>
      <w:r w:rsidRPr="005771A2">
        <w:rPr>
          <w:rFonts w:ascii="Arial" w:hAnsi="Arial" w:cs="Arial"/>
        </w:rPr>
        <w:t>3.</w:t>
      </w:r>
      <w:r w:rsidRPr="005771A2">
        <w:rPr>
          <w:rFonts w:ascii="Arial" w:hAnsi="Arial" w:cs="Arial"/>
        </w:rPr>
        <w:tab/>
        <w:t>A descrição de um modelo de negócio normalmente inclui:</w:t>
      </w:r>
    </w:p>
    <w:p w14:paraId="08959E75"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o escopo das atividades da entidade e o motivo de elas serem utilizadas; </w:t>
      </w:r>
    </w:p>
    <w:p w14:paraId="6EECA28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a estrutura da entidade e a escala de suas operações; </w:t>
      </w:r>
    </w:p>
    <w:p w14:paraId="07230AF4"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os mercados, aspectos geográficos ou demográficos e as partes da cadeia de valor, em que ela atua, como é seu envolvimento com esses mercados ou aspectos (principais produtos, segmentos de clientes e métodos de distribuição) e em que base ela compete; </w:t>
      </w:r>
    </w:p>
    <w:p w14:paraId="6667EF41"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os processos de negócio ou operacionais da entidade (por exemplo, processos relacionados com investimento, financiamento e operacionais) empregados na realização de suas atividades, focando nas partes dos processos de negócio que são importantes na criação, preservação ou captura de valor; </w:t>
      </w:r>
    </w:p>
    <w:p w14:paraId="3C528ECB"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os recursos (por exemplo, financeiros, humanos, intelectuais, ambientais e tecnológicos), outros subsídios e relações (por exemplo, clientes, concorrentes, fornecedores e empregados) que são necessários ou importantes para o seu sucesso;</w:t>
      </w:r>
    </w:p>
    <w:p w14:paraId="463CD717"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como o modelo de negócio da entidade integra o uso de TI em suas interações com clientes, fornecedores, credores e outras partes interessadas por meio de interfaces de TI e outras tecnologias. </w:t>
      </w:r>
    </w:p>
    <w:p w14:paraId="271462ED" w14:textId="77777777" w:rsidR="002A7EB0" w:rsidRPr="005771A2" w:rsidRDefault="002A7EB0" w:rsidP="002A7EB0">
      <w:pPr>
        <w:jc w:val="both"/>
        <w:rPr>
          <w:rFonts w:ascii="Arial" w:hAnsi="Arial" w:cs="Arial"/>
        </w:rPr>
      </w:pPr>
    </w:p>
    <w:p w14:paraId="5423E235" w14:textId="77777777" w:rsidR="002A7EB0" w:rsidRPr="005771A2" w:rsidRDefault="002A7EB0" w:rsidP="002A7EB0">
      <w:pPr>
        <w:ind w:left="567" w:hanging="567"/>
        <w:jc w:val="both"/>
        <w:rPr>
          <w:rFonts w:ascii="Arial" w:hAnsi="Arial" w:cs="Arial"/>
        </w:rPr>
      </w:pPr>
      <w:r w:rsidRPr="005771A2">
        <w:rPr>
          <w:rFonts w:ascii="Arial" w:hAnsi="Arial" w:cs="Arial"/>
        </w:rPr>
        <w:t>4.</w:t>
      </w:r>
      <w:r w:rsidRPr="005771A2">
        <w:rPr>
          <w:rFonts w:ascii="Arial" w:hAnsi="Arial" w:cs="Arial"/>
        </w:rPr>
        <w:tab/>
        <w:t xml:space="preserve">Um risco de negócio pode ter consequência imediata para o risco de distorção relevante para classes de transações, saldos contábeis e divulgações no nível da afirmação ou no nível das demonstrações contábeis. Por exemplo, o risco de negócio decorrente da queda significativa no mercado imobiliário pode aumentar o risco de distorção relevante associada com a afirmação de avaliação de credor de empréstimos de médio prazo com garantia de imóveis. Entretanto, o mesmo risco, particularmente em combinação com uma contração econômica severa que aumenta ao mesmo tempo o risco subjacente de perdas de crédito permanentes sobre seus empréstimos, também pode ter consequências de longo prazo. A resultante exposição líquida a perdas de crédito pode levantar dúvida significativa quanto à capacidade da entidade de continuar operando. Se esse for o caso, isso pode ter implicações para a conclusão da administração e do auditor sobre a adequação do uso pela entidade da base de continuidade operacional e sobre a determinação da existência de incerteza significativa. A possibilidade de risco de negócio resultar em risco de distorção relevante é, portanto, considerada com base nas circunstâncias da entidade. Exemplos de eventos e condições que podem gerar riscos de distorção relevante estão indicados no Apêndice 2. </w:t>
      </w:r>
    </w:p>
    <w:p w14:paraId="7FA9E95C" w14:textId="77777777" w:rsidR="002A7EB0" w:rsidRPr="005771A2" w:rsidRDefault="002A7EB0" w:rsidP="002A7EB0">
      <w:pPr>
        <w:jc w:val="both"/>
        <w:rPr>
          <w:rFonts w:ascii="Arial" w:hAnsi="Arial" w:cs="Arial"/>
        </w:rPr>
      </w:pPr>
    </w:p>
    <w:p w14:paraId="346A7405" w14:textId="77777777" w:rsidR="002A7EB0" w:rsidRPr="005771A2" w:rsidRDefault="002A7EB0" w:rsidP="002A7EB0">
      <w:pPr>
        <w:jc w:val="both"/>
        <w:rPr>
          <w:rFonts w:ascii="Arial" w:hAnsi="Arial" w:cs="Arial"/>
        </w:rPr>
      </w:pPr>
      <w:r w:rsidRPr="005771A2">
        <w:rPr>
          <w:rFonts w:ascii="Arial" w:hAnsi="Arial" w:cs="Arial"/>
        </w:rPr>
        <w:t>Atividades da entidade</w:t>
      </w:r>
    </w:p>
    <w:p w14:paraId="72F1B88F" w14:textId="77777777" w:rsidR="002A7EB0" w:rsidRPr="005771A2" w:rsidRDefault="002A7EB0" w:rsidP="002A7EB0">
      <w:pPr>
        <w:jc w:val="both"/>
        <w:rPr>
          <w:rFonts w:ascii="Arial" w:hAnsi="Arial" w:cs="Arial"/>
        </w:rPr>
      </w:pPr>
    </w:p>
    <w:p w14:paraId="3E42307F" w14:textId="77777777" w:rsidR="002A7EB0" w:rsidRPr="005771A2" w:rsidRDefault="002A7EB0" w:rsidP="002A7EB0">
      <w:pPr>
        <w:ind w:left="567" w:hanging="567"/>
        <w:jc w:val="both"/>
        <w:rPr>
          <w:rFonts w:ascii="Arial" w:hAnsi="Arial" w:cs="Arial"/>
        </w:rPr>
      </w:pPr>
      <w:r w:rsidRPr="005771A2">
        <w:rPr>
          <w:rFonts w:ascii="Arial" w:hAnsi="Arial" w:cs="Arial"/>
        </w:rPr>
        <w:t>5.</w:t>
      </w:r>
      <w:r w:rsidRPr="005771A2">
        <w:rPr>
          <w:rFonts w:ascii="Arial" w:hAnsi="Arial" w:cs="Arial"/>
        </w:rPr>
        <w:tab/>
        <w:t>Exemplos de assuntos que o auditor pode considerar na obtenção de entendimento das atividades da entidade (incluídas no modelo de negócio da entidade) incluem:</w:t>
      </w:r>
    </w:p>
    <w:p w14:paraId="0C4B5D5E"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operações do negócio, tais como:</w:t>
      </w:r>
    </w:p>
    <w:p w14:paraId="4249A1D6"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natureza das fontes de receita, produtos ou serviços e mercados, inclusive envolvimento em comércio eletrônico, como vendas pela internet e atividades de </w:t>
      </w:r>
      <w:r w:rsidRPr="005771A2">
        <w:rPr>
          <w:rFonts w:ascii="Arial" w:hAnsi="Arial" w:cs="Arial"/>
          <w:i/>
          <w:iCs/>
        </w:rPr>
        <w:t>marketing</w:t>
      </w:r>
      <w:r w:rsidRPr="005771A2">
        <w:rPr>
          <w:rFonts w:ascii="Arial" w:hAnsi="Arial" w:cs="Arial"/>
        </w:rPr>
        <w:t xml:space="preserve">; </w:t>
      </w:r>
    </w:p>
    <w:p w14:paraId="1DD25B8C"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condução das operações (por exemplo, etapas e métodos de produção ou atividades expostas a riscos ambientais); </w:t>
      </w:r>
    </w:p>
    <w:p w14:paraId="2A0EC44E"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alianças, empreendimentos conjuntos e atividades de terceirização; </w:t>
      </w:r>
    </w:p>
    <w:p w14:paraId="138DB1E4"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dispersão geográfica e segmentação do setor de atividade; </w:t>
      </w:r>
    </w:p>
    <w:p w14:paraId="3DEE2B3B"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local de instalações de produção, armazéns e escritórios, bem como local e quantidades dos estoques; </w:t>
      </w:r>
    </w:p>
    <w:p w14:paraId="74FD4122"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clientes-chave e fornecedores importantes de bens e serviços, acordos trabalhistas (inclusive a existência de acordos sindicais, de pensão e outros benefícios pós-emprego, tais como pagamentos baseados em ações ou bônus e regulamentação governamental relacionada com aspectos trabalhistas); </w:t>
      </w:r>
    </w:p>
    <w:p w14:paraId="32B8B93A"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atividades e gastos de pesquisa e desenvolvimento; </w:t>
      </w:r>
    </w:p>
    <w:p w14:paraId="73A6B3EB"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transações com partes relacionadas; </w:t>
      </w:r>
    </w:p>
    <w:p w14:paraId="5D513402"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investimentos e atividades de investimento, tais como:</w:t>
      </w:r>
    </w:p>
    <w:p w14:paraId="0F451176"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aquisições ou alienações planejadas ou recentemente realizadas; </w:t>
      </w:r>
    </w:p>
    <w:p w14:paraId="67BBA273"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investimentos e vendas de títulos mobiliários e empréstimos; </w:t>
      </w:r>
    </w:p>
    <w:p w14:paraId="2453F3AA"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atividades de investimento de capital; </w:t>
      </w:r>
    </w:p>
    <w:p w14:paraId="43B78B16"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investimentos em entidades não consolidadas, incluindo parcerias não controladas, empreendimentos conjuntos e entidades de propósito específico não controladas; </w:t>
      </w:r>
    </w:p>
    <w:p w14:paraId="735FAC06"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financiamento e atividades de financiamento, tais como:</w:t>
      </w:r>
    </w:p>
    <w:p w14:paraId="385744A3"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estrutura acionária de subsidiárias e entidades associadas importantes, inclusive estruturas consolidadas e não consolidadas; </w:t>
      </w:r>
    </w:p>
    <w:p w14:paraId="06F0EEC5"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estrutura de dívidas e acordos relacionados, inclusive acordos de financiamento e acordos de arrendamento extrapatrimoniais; </w:t>
      </w:r>
    </w:p>
    <w:p w14:paraId="6404AEF7"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proprietários beneficiários (por exemplo, reputação e experiência em negócios no país e no exterior) e partes relacionadas; </w:t>
      </w:r>
    </w:p>
    <w:p w14:paraId="22B92ACD" w14:textId="77777777" w:rsidR="002A7EB0" w:rsidRPr="005771A2" w:rsidRDefault="002A7EB0">
      <w:pPr>
        <w:pStyle w:val="PargrafodaLista"/>
        <w:numPr>
          <w:ilvl w:val="0"/>
          <w:numId w:val="136"/>
        </w:numPr>
        <w:spacing w:after="0" w:line="240" w:lineRule="auto"/>
        <w:ind w:left="1276" w:hanging="283"/>
        <w:jc w:val="both"/>
        <w:rPr>
          <w:rFonts w:ascii="Arial" w:hAnsi="Arial" w:cs="Arial"/>
        </w:rPr>
      </w:pPr>
      <w:r w:rsidRPr="005771A2">
        <w:rPr>
          <w:rFonts w:ascii="Arial" w:hAnsi="Arial" w:cs="Arial"/>
        </w:rPr>
        <w:t xml:space="preserve">uso de instrumentos financeiros derivativos. </w:t>
      </w:r>
    </w:p>
    <w:p w14:paraId="34ABB19F" w14:textId="77777777" w:rsidR="002A7EB0" w:rsidRPr="005771A2" w:rsidRDefault="002A7EB0" w:rsidP="002A7EB0">
      <w:pPr>
        <w:jc w:val="both"/>
        <w:rPr>
          <w:rFonts w:ascii="Arial" w:hAnsi="Arial" w:cs="Arial"/>
        </w:rPr>
      </w:pPr>
    </w:p>
    <w:p w14:paraId="39C9EE9D" w14:textId="77777777" w:rsidR="002A7EB0" w:rsidRPr="005771A2" w:rsidRDefault="002A7EB0" w:rsidP="002A7EB0">
      <w:pPr>
        <w:jc w:val="both"/>
        <w:rPr>
          <w:rFonts w:ascii="Arial" w:hAnsi="Arial" w:cs="Arial"/>
        </w:rPr>
      </w:pPr>
      <w:r w:rsidRPr="005771A2">
        <w:rPr>
          <w:rFonts w:ascii="Arial" w:hAnsi="Arial" w:cs="Arial"/>
        </w:rPr>
        <w:t xml:space="preserve">Natureza das entidades de propósito específico </w:t>
      </w:r>
    </w:p>
    <w:p w14:paraId="12D3CC50" w14:textId="77777777" w:rsidR="002A7EB0" w:rsidRPr="005771A2" w:rsidRDefault="002A7EB0" w:rsidP="002A7EB0">
      <w:pPr>
        <w:jc w:val="both"/>
        <w:rPr>
          <w:rFonts w:ascii="Arial" w:hAnsi="Arial" w:cs="Arial"/>
        </w:rPr>
      </w:pPr>
    </w:p>
    <w:p w14:paraId="6251D348" w14:textId="77777777" w:rsidR="002A7EB0" w:rsidRPr="005771A2" w:rsidRDefault="002A7EB0" w:rsidP="002A7EB0">
      <w:pPr>
        <w:ind w:left="567" w:hanging="567"/>
        <w:jc w:val="both"/>
        <w:rPr>
          <w:rFonts w:ascii="Arial" w:hAnsi="Arial" w:cs="Arial"/>
        </w:rPr>
      </w:pPr>
      <w:r w:rsidRPr="005771A2">
        <w:rPr>
          <w:rFonts w:ascii="Arial" w:hAnsi="Arial" w:cs="Arial"/>
        </w:rPr>
        <w:t>6.</w:t>
      </w:r>
      <w:r w:rsidRPr="005771A2">
        <w:rPr>
          <w:rFonts w:ascii="Arial" w:hAnsi="Arial" w:cs="Arial"/>
        </w:rPr>
        <w:tab/>
        <w:t xml:space="preserve">Entidade de propósito específico (EPE) (também referida como entidade veículo de propósito específico) é uma entidade que geralmente é estabelecida para um propósito restrito e bem definido, tais como para efetuar arrendamento, securitização de ativos financeiros ou para conduzir atividades de pesquisa e desenvolvimento. Pode ter a forma de corporação, agente fiduciário, sociedade ou outros tipos de entidades. A entidade que criou a EPE pode, frequentemente, transferir ativos para esta última (por exemplo, como parte de transações de desreconhecimento (baixa) de ativos financeiros), obter direito de uso sobre seus ativos ou pode prestar serviços a ela, enquanto outras partes podem fornecer recursos à entidade de propósito específico. A NBC TA 550, item A7, indica que, em algumas circunstâncias, a EPE pode ser considerada parte relacionada da entidade. </w:t>
      </w:r>
    </w:p>
    <w:p w14:paraId="7823502A" w14:textId="77777777" w:rsidR="002A7EB0" w:rsidRPr="005771A2" w:rsidRDefault="002A7EB0" w:rsidP="002A7EB0">
      <w:pPr>
        <w:jc w:val="both"/>
        <w:rPr>
          <w:rFonts w:ascii="Arial" w:hAnsi="Arial" w:cs="Arial"/>
        </w:rPr>
      </w:pPr>
    </w:p>
    <w:p w14:paraId="7DC74162" w14:textId="77777777" w:rsidR="002A7EB0" w:rsidRPr="005771A2" w:rsidRDefault="002A7EB0" w:rsidP="002A7EB0">
      <w:pPr>
        <w:ind w:left="567" w:hanging="567"/>
        <w:jc w:val="both"/>
        <w:rPr>
          <w:rFonts w:ascii="Arial" w:hAnsi="Arial" w:cs="Arial"/>
        </w:rPr>
      </w:pPr>
      <w:r w:rsidRPr="005771A2">
        <w:rPr>
          <w:rFonts w:ascii="Arial" w:hAnsi="Arial" w:cs="Arial"/>
        </w:rPr>
        <w:t>7.</w:t>
      </w:r>
      <w:r w:rsidRPr="005771A2">
        <w:rPr>
          <w:rFonts w:ascii="Arial" w:hAnsi="Arial" w:cs="Arial"/>
        </w:rPr>
        <w:tab/>
        <w:t xml:space="preserve">Estruturas de relatórios financeiros, normalmente, especificam condições detalhadas que são consideradas para caracterizar controle ou circunstâncias que requerem que a entidade de propósito específico seja consolidada. A interpretação dos requisitos de tais estruturas normalmente requer conhecimento detalhado dos acordos relevantes envolvendo tais entidades. </w:t>
      </w:r>
    </w:p>
    <w:p w14:paraId="60243C9E" w14:textId="77777777" w:rsidR="002A7EB0" w:rsidRPr="005771A2" w:rsidRDefault="002A7EB0" w:rsidP="002A7EB0">
      <w:pPr>
        <w:jc w:val="both"/>
        <w:rPr>
          <w:rFonts w:ascii="Arial" w:hAnsi="Arial" w:cs="Arial"/>
        </w:rPr>
      </w:pPr>
    </w:p>
    <w:p w14:paraId="69366884" w14:textId="77777777" w:rsidR="002A7EB0" w:rsidRPr="005771A2" w:rsidRDefault="002A7EB0" w:rsidP="002A7EB0">
      <w:pPr>
        <w:jc w:val="both"/>
        <w:rPr>
          <w:rFonts w:ascii="Arial" w:hAnsi="Arial" w:cs="Arial"/>
        </w:rPr>
      </w:pPr>
      <w:r w:rsidRPr="005771A2">
        <w:rPr>
          <w:rFonts w:ascii="Arial" w:hAnsi="Arial" w:cs="Arial"/>
        </w:rPr>
        <w:br w:type="page"/>
      </w:r>
      <w:r w:rsidRPr="005771A2">
        <w:rPr>
          <w:rFonts w:ascii="Arial" w:hAnsi="Arial" w:cs="Arial"/>
          <w:b/>
          <w:bCs/>
        </w:rPr>
        <w:t xml:space="preserve">Apêndice 2 </w:t>
      </w:r>
      <w:r w:rsidRPr="005771A2">
        <w:rPr>
          <w:rFonts w:ascii="Arial" w:hAnsi="Arial" w:cs="Arial"/>
        </w:rPr>
        <w:t xml:space="preserve">(ver itens 12 (f), 19 (c), A7, A8 e de A85 a A89) </w:t>
      </w:r>
    </w:p>
    <w:p w14:paraId="6754781A" w14:textId="77777777" w:rsidR="002A7EB0" w:rsidRPr="005771A2" w:rsidRDefault="002A7EB0" w:rsidP="002A7EB0">
      <w:pPr>
        <w:jc w:val="both"/>
        <w:rPr>
          <w:rFonts w:ascii="Arial" w:hAnsi="Arial" w:cs="Arial"/>
        </w:rPr>
      </w:pPr>
    </w:p>
    <w:p w14:paraId="2E9069B8" w14:textId="77777777" w:rsidR="002A7EB0" w:rsidRPr="005771A2" w:rsidRDefault="002A7EB0" w:rsidP="002A7EB0">
      <w:pPr>
        <w:jc w:val="both"/>
        <w:rPr>
          <w:rFonts w:ascii="Arial" w:hAnsi="Arial" w:cs="Arial"/>
          <w:b/>
          <w:bCs/>
        </w:rPr>
      </w:pPr>
      <w:r w:rsidRPr="005771A2">
        <w:rPr>
          <w:rFonts w:ascii="Arial" w:hAnsi="Arial" w:cs="Arial"/>
          <w:b/>
          <w:bCs/>
        </w:rPr>
        <w:t xml:space="preserve">Entendimento dos fatores de risco inerentes </w:t>
      </w:r>
    </w:p>
    <w:p w14:paraId="75347D60" w14:textId="77777777" w:rsidR="002A7EB0" w:rsidRPr="005771A2" w:rsidRDefault="002A7EB0" w:rsidP="002A7EB0">
      <w:pPr>
        <w:jc w:val="both"/>
        <w:rPr>
          <w:rFonts w:ascii="Arial" w:hAnsi="Arial" w:cs="Arial"/>
        </w:rPr>
      </w:pPr>
    </w:p>
    <w:p w14:paraId="79BABB4A" w14:textId="77777777" w:rsidR="002A7EB0" w:rsidRPr="005771A2" w:rsidRDefault="002A7EB0" w:rsidP="002A7EB0">
      <w:pPr>
        <w:jc w:val="both"/>
        <w:rPr>
          <w:rFonts w:ascii="Arial" w:hAnsi="Arial" w:cs="Arial"/>
        </w:rPr>
      </w:pPr>
      <w:r w:rsidRPr="005771A2">
        <w:rPr>
          <w:rFonts w:ascii="Arial" w:hAnsi="Arial" w:cs="Arial"/>
        </w:rPr>
        <w:t xml:space="preserve">Este Apêndice fornece explicações adicionais sobre os fatores de risco inerentes, bem como sobre assuntos que o auditor pode considerar para entender e aplicar os fatores de risco inerentes na identificação e avaliação dos riscos de distorção relevante no nível da afirmação. </w:t>
      </w:r>
    </w:p>
    <w:p w14:paraId="0BB009FC" w14:textId="77777777" w:rsidR="002A7EB0" w:rsidRPr="005771A2" w:rsidRDefault="002A7EB0" w:rsidP="002A7EB0">
      <w:pPr>
        <w:jc w:val="both"/>
        <w:rPr>
          <w:rFonts w:ascii="Arial" w:hAnsi="Arial" w:cs="Arial"/>
        </w:rPr>
      </w:pPr>
    </w:p>
    <w:p w14:paraId="7B7BC503" w14:textId="77777777" w:rsidR="002A7EB0" w:rsidRPr="005771A2" w:rsidRDefault="002A7EB0" w:rsidP="002A7EB0">
      <w:pPr>
        <w:jc w:val="both"/>
        <w:rPr>
          <w:rFonts w:ascii="Arial" w:hAnsi="Arial" w:cs="Arial"/>
        </w:rPr>
      </w:pPr>
      <w:r w:rsidRPr="005771A2">
        <w:rPr>
          <w:rFonts w:ascii="Arial" w:hAnsi="Arial" w:cs="Arial"/>
        </w:rPr>
        <w:t>Fatores de risco inerentes</w:t>
      </w:r>
    </w:p>
    <w:p w14:paraId="5641F455" w14:textId="77777777" w:rsidR="002A7EB0" w:rsidRPr="005771A2" w:rsidRDefault="002A7EB0" w:rsidP="002A7EB0">
      <w:pPr>
        <w:jc w:val="both"/>
        <w:rPr>
          <w:rFonts w:ascii="Arial" w:hAnsi="Arial" w:cs="Arial"/>
        </w:rPr>
      </w:pPr>
    </w:p>
    <w:p w14:paraId="3B473E9D" w14:textId="77777777" w:rsidR="002A7EB0" w:rsidRPr="005771A2" w:rsidRDefault="002A7EB0" w:rsidP="002A7EB0">
      <w:pPr>
        <w:ind w:left="567" w:hanging="567"/>
        <w:jc w:val="both"/>
        <w:rPr>
          <w:rFonts w:ascii="Arial" w:hAnsi="Arial" w:cs="Arial"/>
        </w:rPr>
      </w:pPr>
      <w:r w:rsidRPr="005771A2">
        <w:rPr>
          <w:rFonts w:ascii="Arial" w:hAnsi="Arial" w:cs="Arial"/>
        </w:rPr>
        <w:t>1.</w:t>
      </w:r>
      <w:r w:rsidRPr="005771A2">
        <w:rPr>
          <w:rFonts w:ascii="Arial" w:hAnsi="Arial" w:cs="Arial"/>
        </w:rPr>
        <w:tab/>
        <w:t xml:space="preserve">Os fatores de risco inerentes são características de eventos ou condições que afetam a susceptibilidade de uma afirmação sobre uma classe de transações, saldo contábil ou divulgação à distorção, independentemente de se causada por fraude ou erro e antes da consideração dos controles. Esses fatores podem ser qualitativos ou quantitativos e incluem complexidade, subjetividade, alteração, incerteza ou suscetibilidade à distorção devido à tendenciosidade da administração ou a outros fatores de risco de fraude à medida que eles afetam o risco inerente. Ao obter entendimento da entidade e do seu ambiente, da estrutura de relatório financeiro aplicável e das políticas contábeis da entidade, de acordo com o item 19(a) e (b), o auditor também entende o modo como os fatores de risco inerentes afetam a suscetibilidade das afirmações à distorção na elaboração das demonstrações contábeis. </w:t>
      </w:r>
    </w:p>
    <w:p w14:paraId="3739EFCB" w14:textId="77777777" w:rsidR="002A7EB0" w:rsidRPr="005771A2" w:rsidRDefault="002A7EB0" w:rsidP="002A7EB0">
      <w:pPr>
        <w:jc w:val="both"/>
        <w:rPr>
          <w:rFonts w:ascii="Arial" w:hAnsi="Arial" w:cs="Arial"/>
        </w:rPr>
      </w:pPr>
    </w:p>
    <w:p w14:paraId="44B101A8"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Os fatores de risco inerentes relacionados com a elaboração de informações requeridas pela estrutura de relatório financeiro aplicável (referidas neste item como “informações requeridas”) incluem:</w:t>
      </w:r>
    </w:p>
    <w:p w14:paraId="55996BBD"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Complexidade – decorre da natureza das informações ou do modo como as informações requeridas são elaboradas, incluindo quando esses processos de elaboração são inerentemente mais difíceis de serem aplicados. Por exemplo, a complexidade pode surgir:</w:t>
      </w:r>
    </w:p>
    <w:p w14:paraId="79C7061A" w14:textId="77777777" w:rsidR="002A7EB0" w:rsidRPr="005771A2" w:rsidRDefault="002A7EB0">
      <w:pPr>
        <w:numPr>
          <w:ilvl w:val="0"/>
          <w:numId w:val="151"/>
        </w:numPr>
        <w:spacing w:after="0" w:line="240" w:lineRule="auto"/>
        <w:ind w:left="1134" w:hanging="283"/>
        <w:jc w:val="both"/>
        <w:rPr>
          <w:rFonts w:ascii="Arial" w:hAnsi="Arial" w:cs="Arial"/>
        </w:rPr>
      </w:pPr>
      <w:r w:rsidRPr="005771A2">
        <w:rPr>
          <w:rFonts w:ascii="Arial" w:hAnsi="Arial" w:cs="Arial"/>
        </w:rPr>
        <w:t>do cálculo de provisões para abatimentos a fornecedores porque pode ser necessário levar em consideração diferentes termos comerciais com diferentes fornecedores ou muitos termos comerciais inter-relacionados que são todos relevantes no cálculo dos abatimentos devidos; ou</w:t>
      </w:r>
    </w:p>
    <w:p w14:paraId="6342087B" w14:textId="77777777" w:rsidR="002A7EB0" w:rsidRPr="005771A2" w:rsidRDefault="002A7EB0">
      <w:pPr>
        <w:numPr>
          <w:ilvl w:val="0"/>
          <w:numId w:val="151"/>
        </w:numPr>
        <w:spacing w:after="0" w:line="240" w:lineRule="auto"/>
        <w:ind w:left="1134" w:hanging="283"/>
        <w:jc w:val="both"/>
        <w:rPr>
          <w:rFonts w:ascii="Arial" w:hAnsi="Arial" w:cs="Arial"/>
        </w:rPr>
      </w:pPr>
      <w:r w:rsidRPr="005771A2">
        <w:rPr>
          <w:rFonts w:ascii="Arial" w:hAnsi="Arial" w:cs="Arial"/>
        </w:rPr>
        <w:t xml:space="preserve">quando existem diversas fontes de dados em potencial com características diferentes usadas na estimativa contábil, o processamento desses dados envolve muitos passos inter-relacionados e os dados são, portanto, inerentemente mais difíceis de identificar, capturar, acessar, entender ou processar. </w:t>
      </w:r>
    </w:p>
    <w:p w14:paraId="774C4C65"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Subjetividade – decorre das limitações inerentes à capacidade de elaborar as informações requeridas de maneira objetiva devido às limitações na disponibilidade de conhecimento ou informações, de forma que a administração pode precisar fazer uma escolha ou um julgamento subjetivo sobre a abordagem apropriada a ser utilizada e as informações resultantes a serem incluídas nas demonstrações contábeis. Por causa das diferentes abordagens na elaboração das informações requeridas, diferentes resultados poderiam surgir da aplicação apropriada dos requisitos da estrutura de relatório financeiro aplicável. À medida que aumentam as limitações de conhecimento ou de dados, também aumenta a subjetividade dos julgamentos que poderiam ser feitos por indivíduos razoavelmente bem informados e independentes, assim como a diversidade dos possíveis resultados desses julgamentos.</w:t>
      </w:r>
    </w:p>
    <w:p w14:paraId="451BA63E"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Mudança – é resultado de eventos ou condições que, ao longo do tempo, afetam o negócio da entidade ou os aspectos econômicos, contábeis, regulatórios, setoriais ou outros aspectos do ambiente em que ela atua, quando os efeitos desses eventos ou condições são refletidos nas informações requeridas. Esses eventos ou condições podem ocorrer nos períodos de apresentação de relatórios financeiros ou entre esses períodos. Por exemplo, a mudança pode ser resultado de desdobramentos nos requisitos da estrutura de relatório financeiro aplicável, ou da entidade e de seu modelo de negócio, ou do ambiente no qual a entidade atua. Essa mudança pode afetar as premissas e os julgamentos da administração, incluindo quando se referem à seleção das políticas contábeis pela administração ou à forma como são feitas as estimativas contábeis ou determinadas as divulgações relacionadas. </w:t>
      </w:r>
    </w:p>
    <w:p w14:paraId="50C57390"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Incerteza – surge quando as informações requeridas não podem ser elaboradas baseadas apenas em dados suficientemente precisos e abrangentes verificáveis por meio de observação direta. Nessas circunstâncias, pode ter que ser feita uma abordagem que aplique o conhecimento disponível para preparar as informações, usando dados observáveis suficientemente precisos e abrangentes, quando estiverem disponíveis, e premissas razoáveis suportadas pelos dados disponíveis mais apropriados quando não estiverem. Restrições com relação à disponibilidade de conhecimento ou dados, que estejam fora do controle da administração (sujeita a restrições de custo, quando aplicável) são fontes de incerteza e seu efeito sobre a elaboração das informações requeridas não pode ser eliminado. Por exemplo, incerteza de estimativa surge quando o valor monetário requerido não pode ser determinado com precisão e o resultado da estimativa não é conhecido antes da data em que as demonstrações contábeis são finalizadas. </w:t>
      </w:r>
    </w:p>
    <w:p w14:paraId="41EF2963" w14:textId="77777777" w:rsidR="002A7EB0" w:rsidRPr="005771A2" w:rsidRDefault="002A7EB0">
      <w:pPr>
        <w:numPr>
          <w:ilvl w:val="0"/>
          <w:numId w:val="146"/>
        </w:numPr>
        <w:spacing w:after="0" w:line="240" w:lineRule="auto"/>
        <w:ind w:left="851" w:hanging="284"/>
        <w:jc w:val="both"/>
        <w:rPr>
          <w:rFonts w:ascii="Arial" w:hAnsi="Arial" w:cs="Arial"/>
        </w:rPr>
      </w:pPr>
      <w:r w:rsidRPr="005771A2">
        <w:rPr>
          <w:rFonts w:ascii="Arial" w:hAnsi="Arial" w:cs="Arial"/>
        </w:rPr>
        <w:tab/>
        <w:t xml:space="preserve">Suscetibilidade à distorção devido à tendenciosidade da administração ou a outros fatores de risco de fraude à medida que eles afetam o risco inerente – a suscetibilidade à tendenciosidade da administração é resultado de condições que criam suscetibilidade à falha da administração, intencional ou não intencional, de manter a neutralidade na elaboração das informações. A tendenciosidade da administração é, muitas vezes, associada a certas condições que têm o potencial de fazer com que a administração não mantenha a neutralidade no exercício do julgamento (indicadores de potencial tendenciosidade da administração), que poderiam levar a uma distorção relevante das informações que seriam fraudulentas no caso de serem intencionais. Esses indicadores incluem incentivos ou pressões à medida que eles afetam o risco inerente (por exemplo, em decorrência de motivação para se atingir um resultado desejado, como meta de lucro ou índice de capital desejado) e oportunidade de não manter a neutralidade. Os fatores relevantes para a suscetibilidade à distorção devido a fraude na forma de apresentação de relatórios financeiros fraudulentos ou apropriação indébita de ativos estão descritos nos itens de A1 a A5 da NBC TA 240. </w:t>
      </w:r>
    </w:p>
    <w:p w14:paraId="0F139F26" w14:textId="77777777" w:rsidR="002A7EB0" w:rsidRPr="005771A2" w:rsidRDefault="002A7EB0" w:rsidP="002A7EB0">
      <w:pPr>
        <w:jc w:val="both"/>
        <w:rPr>
          <w:rFonts w:ascii="Arial" w:hAnsi="Arial" w:cs="Arial"/>
        </w:rPr>
      </w:pPr>
    </w:p>
    <w:p w14:paraId="7ECD22A8" w14:textId="77777777" w:rsidR="002A7EB0" w:rsidRPr="005771A2" w:rsidRDefault="002A7EB0" w:rsidP="002A7EB0">
      <w:pPr>
        <w:ind w:left="567" w:hanging="567"/>
        <w:jc w:val="both"/>
        <w:rPr>
          <w:rFonts w:ascii="Arial" w:hAnsi="Arial" w:cs="Arial"/>
        </w:rPr>
      </w:pPr>
      <w:r w:rsidRPr="005771A2">
        <w:rPr>
          <w:rFonts w:ascii="Arial" w:hAnsi="Arial" w:cs="Arial"/>
        </w:rPr>
        <w:t>3.</w:t>
      </w:r>
      <w:r w:rsidRPr="005771A2">
        <w:rPr>
          <w:rFonts w:ascii="Arial" w:hAnsi="Arial" w:cs="Arial"/>
        </w:rPr>
        <w:tab/>
        <w:t xml:space="preserve">Quando a complexidade é um fator de risco inerente, pode haver necessidade inerente por processos mais complexos para a elaboração das informações, e esses processos podem ser inerentemente mais difíceis de aplicar. Como resultado, a sua aplicação pode requerer habilidades ou conhecimentos especializados e o uso de especialista da administração. </w:t>
      </w:r>
    </w:p>
    <w:p w14:paraId="1EB78D88" w14:textId="77777777" w:rsidR="002A7EB0" w:rsidRPr="005771A2" w:rsidRDefault="002A7EB0" w:rsidP="002A7EB0">
      <w:pPr>
        <w:jc w:val="both"/>
        <w:rPr>
          <w:rFonts w:ascii="Arial" w:hAnsi="Arial" w:cs="Arial"/>
        </w:rPr>
      </w:pPr>
    </w:p>
    <w:p w14:paraId="02BD4FAF" w14:textId="77777777" w:rsidR="002A7EB0" w:rsidRPr="005771A2" w:rsidRDefault="002A7EB0" w:rsidP="002A7EB0">
      <w:pPr>
        <w:ind w:left="567" w:hanging="567"/>
        <w:jc w:val="both"/>
        <w:rPr>
          <w:rFonts w:ascii="Arial" w:hAnsi="Arial" w:cs="Arial"/>
        </w:rPr>
      </w:pPr>
      <w:r w:rsidRPr="005771A2">
        <w:rPr>
          <w:rFonts w:ascii="Arial" w:hAnsi="Arial" w:cs="Arial"/>
        </w:rPr>
        <w:t>4.</w:t>
      </w:r>
      <w:r w:rsidRPr="005771A2">
        <w:rPr>
          <w:rFonts w:ascii="Arial" w:hAnsi="Arial" w:cs="Arial"/>
        </w:rPr>
        <w:tab/>
        <w:t>Quando o julgamento da administração é mais subjetivo, a suscetibilidade à distorção devido à tendenciosidade da administração, seja não intencional ou intencional, pode aumentar. Por exemplo, pode haver julgamento significativo da administração envolvido na elaboração de estimativas contábeis que foram identificadas como tendo alto grau de incerteza de estimativa, e as conclusões relacionadas com métodos, dados ou premissas podem refletir tendenciosidade não intencional ou intencional da administração.</w:t>
      </w:r>
    </w:p>
    <w:p w14:paraId="33A6A5AC" w14:textId="77777777" w:rsidR="002A7EB0" w:rsidRPr="005771A2" w:rsidRDefault="002A7EB0" w:rsidP="002A7EB0">
      <w:pPr>
        <w:jc w:val="both"/>
        <w:rPr>
          <w:rFonts w:ascii="Arial" w:hAnsi="Arial" w:cs="Arial"/>
        </w:rPr>
      </w:pPr>
    </w:p>
    <w:p w14:paraId="1B2E7AB3" w14:textId="77777777" w:rsidR="002A7EB0" w:rsidRPr="005771A2" w:rsidRDefault="002A7EB0" w:rsidP="002A7EB0">
      <w:pPr>
        <w:jc w:val="both"/>
        <w:rPr>
          <w:rFonts w:ascii="Arial" w:hAnsi="Arial" w:cs="Arial"/>
        </w:rPr>
      </w:pPr>
      <w:r w:rsidRPr="005771A2">
        <w:rPr>
          <w:rFonts w:ascii="Arial" w:hAnsi="Arial" w:cs="Arial"/>
        </w:rPr>
        <w:t>Exemplos de eventos e condições que podem gerar riscos de distorção relevante</w:t>
      </w:r>
    </w:p>
    <w:p w14:paraId="6125ECE2" w14:textId="77777777" w:rsidR="002A7EB0" w:rsidRPr="005771A2" w:rsidRDefault="002A7EB0" w:rsidP="002A7EB0">
      <w:pPr>
        <w:jc w:val="both"/>
        <w:rPr>
          <w:rFonts w:ascii="Arial" w:hAnsi="Arial" w:cs="Arial"/>
        </w:rPr>
      </w:pPr>
    </w:p>
    <w:p w14:paraId="06FD7B5D" w14:textId="77777777" w:rsidR="002A7EB0" w:rsidRPr="005771A2" w:rsidRDefault="002A7EB0" w:rsidP="002A7EB0">
      <w:pPr>
        <w:ind w:left="567" w:hanging="567"/>
        <w:jc w:val="both"/>
        <w:rPr>
          <w:rFonts w:ascii="Arial" w:hAnsi="Arial" w:cs="Arial"/>
        </w:rPr>
      </w:pPr>
      <w:r w:rsidRPr="005771A2">
        <w:rPr>
          <w:rFonts w:ascii="Arial" w:hAnsi="Arial" w:cs="Arial"/>
        </w:rPr>
        <w:t>5.</w:t>
      </w:r>
      <w:r w:rsidRPr="005771A2">
        <w:rPr>
          <w:rFonts w:ascii="Arial" w:hAnsi="Arial" w:cs="Arial"/>
        </w:rPr>
        <w:tab/>
        <w:t xml:space="preserve">Seguem abaixo exemplos de eventos (incluindo transações) e condições que podem indicar a existência de riscos de distorção relevante nas demonstrações contábeis, no nível das demonstrações contábeis ou da afirmação. Os exemplos fornecidos por fator de risco inerente abrangem amplo leque de eventos e condições. Entretanto, nem todos os eventos e condições são relevantes para todo trabalho de auditoria e a lista de exemplos não é necessariamente completa. Os eventos e condições foram classificados pelo fator de risco inerente que pode ter o maior efeito nas circunstâncias. Importante notar que, devido às inter-relações entre os fatores de risco inerentes, os exemplos de eventos e condições também são, provavelmente, sujeitos a outros fatores de risco inerentes em diversos graus ou afetados por eles. </w:t>
      </w:r>
    </w:p>
    <w:p w14:paraId="4572496B" w14:textId="77777777" w:rsidR="002A7EB0" w:rsidRPr="005771A2" w:rsidRDefault="002A7EB0" w:rsidP="002A7EB0">
      <w:pPr>
        <w:ind w:left="567" w:hanging="567"/>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4"/>
        <w:gridCol w:w="7518"/>
      </w:tblGrid>
      <w:tr w:rsidR="002A7EB0" w:rsidRPr="005771A2" w14:paraId="757F26DA" w14:textId="77777777" w:rsidTr="009A4CD5">
        <w:tc>
          <w:tcPr>
            <w:tcW w:w="2093" w:type="dxa"/>
          </w:tcPr>
          <w:p w14:paraId="4C777546" w14:textId="77777777" w:rsidR="002A7EB0" w:rsidRPr="005771A2" w:rsidRDefault="002A7EB0" w:rsidP="009A4CD5">
            <w:pPr>
              <w:jc w:val="both"/>
              <w:rPr>
                <w:rFonts w:ascii="Arial" w:hAnsi="Arial" w:cs="Arial"/>
              </w:rPr>
            </w:pPr>
            <w:r w:rsidRPr="005771A2">
              <w:rPr>
                <w:rFonts w:ascii="Arial" w:hAnsi="Arial" w:cs="Arial"/>
              </w:rPr>
              <w:t>Fator de risco inerente relevante:</w:t>
            </w:r>
          </w:p>
        </w:tc>
        <w:tc>
          <w:tcPr>
            <w:tcW w:w="7686" w:type="dxa"/>
          </w:tcPr>
          <w:p w14:paraId="1DDACB62" w14:textId="77777777" w:rsidR="002A7EB0" w:rsidRPr="005771A2" w:rsidRDefault="002A7EB0" w:rsidP="009A4CD5">
            <w:pPr>
              <w:jc w:val="both"/>
              <w:rPr>
                <w:rFonts w:ascii="Arial" w:hAnsi="Arial" w:cs="Arial"/>
              </w:rPr>
            </w:pPr>
            <w:r w:rsidRPr="005771A2">
              <w:rPr>
                <w:rFonts w:ascii="Arial" w:hAnsi="Arial" w:cs="Arial"/>
              </w:rPr>
              <w:t>Exemplos de eventos e condições que podem indicar a existência de riscos de distorção relevante no nível da afirmação:</w:t>
            </w:r>
          </w:p>
          <w:p w14:paraId="6DB936FB" w14:textId="77777777" w:rsidR="002A7EB0" w:rsidRPr="005771A2" w:rsidRDefault="002A7EB0" w:rsidP="009A4CD5">
            <w:pPr>
              <w:jc w:val="both"/>
              <w:rPr>
                <w:rFonts w:ascii="Arial" w:hAnsi="Arial" w:cs="Arial"/>
              </w:rPr>
            </w:pPr>
          </w:p>
        </w:tc>
      </w:tr>
      <w:tr w:rsidR="002A7EB0" w:rsidRPr="005771A2" w14:paraId="171C7AF6" w14:textId="77777777" w:rsidTr="009A4CD5">
        <w:tc>
          <w:tcPr>
            <w:tcW w:w="2093" w:type="dxa"/>
          </w:tcPr>
          <w:p w14:paraId="2A027A26" w14:textId="77777777" w:rsidR="002A7EB0" w:rsidRPr="005771A2" w:rsidRDefault="002A7EB0" w:rsidP="009A4CD5">
            <w:pPr>
              <w:jc w:val="both"/>
              <w:rPr>
                <w:rFonts w:ascii="Arial" w:hAnsi="Arial" w:cs="Arial"/>
              </w:rPr>
            </w:pPr>
            <w:r w:rsidRPr="005771A2">
              <w:rPr>
                <w:rFonts w:ascii="Arial" w:hAnsi="Arial" w:cs="Arial"/>
              </w:rPr>
              <w:t>Complexidade</w:t>
            </w:r>
            <w:r w:rsidRPr="005771A2">
              <w:rPr>
                <w:rFonts w:ascii="Arial" w:hAnsi="Arial" w:cs="Arial"/>
              </w:rPr>
              <w:tab/>
            </w:r>
          </w:p>
        </w:tc>
        <w:tc>
          <w:tcPr>
            <w:tcW w:w="7686" w:type="dxa"/>
          </w:tcPr>
          <w:p w14:paraId="3C14CE82" w14:textId="77777777" w:rsidR="002A7EB0" w:rsidRPr="005771A2" w:rsidRDefault="002A7EB0" w:rsidP="009A4CD5">
            <w:pPr>
              <w:jc w:val="both"/>
              <w:rPr>
                <w:rFonts w:ascii="Arial" w:hAnsi="Arial" w:cs="Arial"/>
              </w:rPr>
            </w:pPr>
            <w:r w:rsidRPr="005771A2">
              <w:rPr>
                <w:rFonts w:ascii="Arial" w:hAnsi="Arial" w:cs="Arial"/>
              </w:rPr>
              <w:t>Regulatório:</w:t>
            </w:r>
          </w:p>
          <w:p w14:paraId="05432EBE"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Operações sujeitas a alto grau de regulamentação complexa. </w:t>
            </w:r>
          </w:p>
          <w:p w14:paraId="7D64D682" w14:textId="77777777" w:rsidR="002A7EB0" w:rsidRPr="005771A2" w:rsidRDefault="002A7EB0" w:rsidP="009A4CD5">
            <w:pPr>
              <w:jc w:val="both"/>
              <w:rPr>
                <w:rFonts w:ascii="Arial" w:hAnsi="Arial" w:cs="Arial"/>
              </w:rPr>
            </w:pPr>
          </w:p>
          <w:p w14:paraId="20862EDE" w14:textId="77777777" w:rsidR="002A7EB0" w:rsidRPr="005771A2" w:rsidRDefault="002A7EB0" w:rsidP="009A4CD5">
            <w:pPr>
              <w:jc w:val="both"/>
              <w:rPr>
                <w:rFonts w:ascii="Arial" w:hAnsi="Arial" w:cs="Arial"/>
              </w:rPr>
            </w:pPr>
            <w:r w:rsidRPr="005771A2">
              <w:rPr>
                <w:rFonts w:ascii="Arial" w:hAnsi="Arial" w:cs="Arial"/>
              </w:rPr>
              <w:t>Modelo de negócio:</w:t>
            </w:r>
          </w:p>
          <w:p w14:paraId="56C0B504"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A existência de alianças e empreendimentos conjuntos complexos. </w:t>
            </w:r>
          </w:p>
          <w:p w14:paraId="39ED4766" w14:textId="77777777" w:rsidR="002A7EB0" w:rsidRPr="005771A2" w:rsidRDefault="002A7EB0" w:rsidP="009A4CD5">
            <w:pPr>
              <w:jc w:val="both"/>
              <w:rPr>
                <w:rFonts w:ascii="Arial" w:hAnsi="Arial" w:cs="Arial"/>
              </w:rPr>
            </w:pPr>
          </w:p>
          <w:p w14:paraId="5ED8F1F0" w14:textId="77777777" w:rsidR="002A7EB0" w:rsidRPr="005771A2" w:rsidRDefault="002A7EB0" w:rsidP="009A4CD5">
            <w:pPr>
              <w:jc w:val="both"/>
              <w:rPr>
                <w:rFonts w:ascii="Arial" w:hAnsi="Arial" w:cs="Arial"/>
              </w:rPr>
            </w:pPr>
            <w:r w:rsidRPr="005771A2">
              <w:rPr>
                <w:rFonts w:ascii="Arial" w:hAnsi="Arial" w:cs="Arial"/>
              </w:rPr>
              <w:t>Estrutura de relatório financeiro aplicável:</w:t>
            </w:r>
          </w:p>
          <w:p w14:paraId="43C674E1"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Mensurações contábeis que envolvam processos complexos. </w:t>
            </w:r>
          </w:p>
          <w:p w14:paraId="2F7EBCC6" w14:textId="77777777" w:rsidR="002A7EB0" w:rsidRPr="005771A2" w:rsidRDefault="002A7EB0" w:rsidP="009A4CD5">
            <w:pPr>
              <w:jc w:val="both"/>
              <w:rPr>
                <w:rFonts w:ascii="Arial" w:hAnsi="Arial" w:cs="Arial"/>
              </w:rPr>
            </w:pPr>
          </w:p>
          <w:p w14:paraId="2C1CB406" w14:textId="77777777" w:rsidR="002A7EB0" w:rsidRPr="005771A2" w:rsidRDefault="002A7EB0" w:rsidP="009A4CD5">
            <w:pPr>
              <w:jc w:val="both"/>
              <w:rPr>
                <w:rFonts w:ascii="Arial" w:hAnsi="Arial" w:cs="Arial"/>
              </w:rPr>
            </w:pPr>
            <w:r w:rsidRPr="005771A2">
              <w:rPr>
                <w:rFonts w:ascii="Arial" w:hAnsi="Arial" w:cs="Arial"/>
              </w:rPr>
              <w:t>Transações:</w:t>
            </w:r>
          </w:p>
          <w:p w14:paraId="64331794"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Uso de financiamento extrapatrimonial, entidades de propósito específico e outros acordos de financiamento complexos.</w:t>
            </w:r>
            <w:r w:rsidRPr="005771A2">
              <w:rPr>
                <w:rFonts w:ascii="Arial" w:hAnsi="Arial" w:cs="Arial"/>
              </w:rPr>
              <w:tab/>
            </w:r>
          </w:p>
        </w:tc>
      </w:tr>
      <w:tr w:rsidR="002A7EB0" w:rsidRPr="005771A2" w14:paraId="653A0318" w14:textId="77777777" w:rsidTr="009A4CD5">
        <w:tc>
          <w:tcPr>
            <w:tcW w:w="2093" w:type="dxa"/>
          </w:tcPr>
          <w:p w14:paraId="3AA5DBF3" w14:textId="77777777" w:rsidR="002A7EB0" w:rsidRPr="005771A2" w:rsidRDefault="002A7EB0" w:rsidP="009A4CD5">
            <w:pPr>
              <w:jc w:val="both"/>
              <w:rPr>
                <w:rFonts w:ascii="Arial" w:hAnsi="Arial" w:cs="Arial"/>
              </w:rPr>
            </w:pPr>
            <w:r w:rsidRPr="005771A2">
              <w:rPr>
                <w:rFonts w:ascii="Arial" w:hAnsi="Arial" w:cs="Arial"/>
              </w:rPr>
              <w:t>Subjetividade</w:t>
            </w:r>
          </w:p>
        </w:tc>
        <w:tc>
          <w:tcPr>
            <w:tcW w:w="7686" w:type="dxa"/>
          </w:tcPr>
          <w:p w14:paraId="07F3D60B" w14:textId="77777777" w:rsidR="002A7EB0" w:rsidRPr="005771A2" w:rsidRDefault="002A7EB0" w:rsidP="009A4CD5">
            <w:pPr>
              <w:jc w:val="both"/>
              <w:rPr>
                <w:rFonts w:ascii="Arial" w:hAnsi="Arial" w:cs="Arial"/>
              </w:rPr>
            </w:pPr>
            <w:r w:rsidRPr="005771A2">
              <w:rPr>
                <w:rFonts w:ascii="Arial" w:hAnsi="Arial" w:cs="Arial"/>
              </w:rPr>
              <w:t>Estrutura de relatório financeiro aplicável:</w:t>
            </w:r>
          </w:p>
          <w:p w14:paraId="30671287"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Ampla gama de possíveis critérios de mensuração de estimativa contábil. Por exemplo, o reconhecimento pela administração de depreciação ou receitas e despesas de construção. </w:t>
            </w:r>
          </w:p>
          <w:p w14:paraId="7D3E9729"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Seleção da administração de técnica ou modelo de avaliação para ativo não circulante, como investimento imobiliário. </w:t>
            </w:r>
          </w:p>
        </w:tc>
      </w:tr>
      <w:tr w:rsidR="002A7EB0" w:rsidRPr="005771A2" w14:paraId="496717AC" w14:textId="77777777" w:rsidTr="009A4CD5">
        <w:tc>
          <w:tcPr>
            <w:tcW w:w="2093" w:type="dxa"/>
          </w:tcPr>
          <w:p w14:paraId="7D958BA7" w14:textId="77777777" w:rsidR="002A7EB0" w:rsidRPr="005771A2" w:rsidRDefault="002A7EB0" w:rsidP="009A4CD5">
            <w:pPr>
              <w:jc w:val="both"/>
              <w:rPr>
                <w:rFonts w:ascii="Arial" w:hAnsi="Arial" w:cs="Arial"/>
              </w:rPr>
            </w:pPr>
            <w:r w:rsidRPr="005771A2">
              <w:rPr>
                <w:rFonts w:ascii="Arial" w:hAnsi="Arial" w:cs="Arial"/>
              </w:rPr>
              <w:t>Mudança</w:t>
            </w:r>
          </w:p>
        </w:tc>
        <w:tc>
          <w:tcPr>
            <w:tcW w:w="7686" w:type="dxa"/>
          </w:tcPr>
          <w:p w14:paraId="6D1B80FF" w14:textId="77777777" w:rsidR="002A7EB0" w:rsidRPr="005771A2" w:rsidRDefault="002A7EB0" w:rsidP="009A4CD5">
            <w:pPr>
              <w:jc w:val="both"/>
              <w:rPr>
                <w:rFonts w:ascii="Arial" w:hAnsi="Arial" w:cs="Arial"/>
              </w:rPr>
            </w:pPr>
            <w:r w:rsidRPr="005771A2">
              <w:rPr>
                <w:rFonts w:ascii="Arial" w:hAnsi="Arial" w:cs="Arial"/>
              </w:rPr>
              <w:t>Condições econômicas:</w:t>
            </w:r>
          </w:p>
          <w:p w14:paraId="5330B63D"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Operações em regiões economicamente instáveis, por exemplo, países com desvalorização significativa da moeda ou economias altamente inflacionárias. </w:t>
            </w:r>
          </w:p>
          <w:p w14:paraId="0ECC28E4" w14:textId="77777777" w:rsidR="002A7EB0" w:rsidRPr="005771A2" w:rsidRDefault="002A7EB0" w:rsidP="009A4CD5">
            <w:pPr>
              <w:jc w:val="both"/>
              <w:rPr>
                <w:rFonts w:ascii="Arial" w:hAnsi="Arial" w:cs="Arial"/>
              </w:rPr>
            </w:pPr>
          </w:p>
          <w:p w14:paraId="4949676D" w14:textId="77777777" w:rsidR="002A7EB0" w:rsidRPr="005771A2" w:rsidRDefault="002A7EB0" w:rsidP="009A4CD5">
            <w:pPr>
              <w:jc w:val="both"/>
              <w:rPr>
                <w:rFonts w:ascii="Arial" w:hAnsi="Arial" w:cs="Arial"/>
              </w:rPr>
            </w:pPr>
            <w:r w:rsidRPr="005771A2">
              <w:rPr>
                <w:rFonts w:ascii="Arial" w:hAnsi="Arial" w:cs="Arial"/>
              </w:rPr>
              <w:t>Mercados:</w:t>
            </w:r>
          </w:p>
          <w:p w14:paraId="2011AE12"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Operações expostas a mercados voláteis, como, por exemplo, mercado futuro.</w:t>
            </w:r>
          </w:p>
          <w:p w14:paraId="614FAA79" w14:textId="77777777" w:rsidR="002A7EB0" w:rsidRPr="005771A2" w:rsidRDefault="002A7EB0" w:rsidP="009A4CD5">
            <w:pPr>
              <w:ind w:left="322"/>
              <w:jc w:val="both"/>
              <w:rPr>
                <w:rFonts w:ascii="Arial" w:hAnsi="Arial" w:cs="Arial"/>
              </w:rPr>
            </w:pPr>
          </w:p>
          <w:p w14:paraId="484BDE2A" w14:textId="77777777" w:rsidR="002A7EB0" w:rsidRPr="005771A2" w:rsidRDefault="002A7EB0" w:rsidP="009A4CD5">
            <w:pPr>
              <w:jc w:val="both"/>
              <w:rPr>
                <w:rFonts w:ascii="Arial" w:hAnsi="Arial" w:cs="Arial"/>
              </w:rPr>
            </w:pPr>
            <w:r w:rsidRPr="005771A2">
              <w:rPr>
                <w:rFonts w:ascii="Arial" w:hAnsi="Arial" w:cs="Arial"/>
              </w:rPr>
              <w:t xml:space="preserve"> Perda de clientes:</w:t>
            </w:r>
          </w:p>
          <w:p w14:paraId="2196D4EA"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Questões de continuidade dos negócios e liquidez, incluindo perda de clientes significativos. </w:t>
            </w:r>
          </w:p>
          <w:p w14:paraId="3272DED0" w14:textId="77777777" w:rsidR="002A7EB0" w:rsidRPr="005771A2" w:rsidRDefault="002A7EB0" w:rsidP="009A4CD5">
            <w:pPr>
              <w:ind w:left="322"/>
              <w:jc w:val="both"/>
              <w:rPr>
                <w:rFonts w:ascii="Arial" w:hAnsi="Arial" w:cs="Arial"/>
              </w:rPr>
            </w:pPr>
          </w:p>
          <w:p w14:paraId="7BDAA82D" w14:textId="77777777" w:rsidR="002A7EB0" w:rsidRPr="005771A2" w:rsidRDefault="002A7EB0" w:rsidP="009A4CD5">
            <w:pPr>
              <w:jc w:val="both"/>
              <w:rPr>
                <w:rFonts w:ascii="Arial" w:hAnsi="Arial" w:cs="Arial"/>
              </w:rPr>
            </w:pPr>
            <w:r w:rsidRPr="005771A2">
              <w:rPr>
                <w:rFonts w:ascii="Arial" w:hAnsi="Arial" w:cs="Arial"/>
              </w:rPr>
              <w:t>Modelo do setor de atividade:</w:t>
            </w:r>
          </w:p>
          <w:p w14:paraId="0E72C5A7"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Mudanças no setor de atividade em que a entidade opera.</w:t>
            </w:r>
          </w:p>
          <w:p w14:paraId="64156285" w14:textId="77777777" w:rsidR="002A7EB0" w:rsidRPr="005771A2" w:rsidRDefault="002A7EB0" w:rsidP="009A4CD5">
            <w:pPr>
              <w:ind w:left="322"/>
              <w:jc w:val="both"/>
              <w:rPr>
                <w:rFonts w:ascii="Arial" w:hAnsi="Arial" w:cs="Arial"/>
              </w:rPr>
            </w:pPr>
          </w:p>
          <w:p w14:paraId="237173C4" w14:textId="77777777" w:rsidR="002A7EB0" w:rsidRPr="005771A2" w:rsidRDefault="002A7EB0" w:rsidP="009A4CD5">
            <w:pPr>
              <w:jc w:val="both"/>
              <w:rPr>
                <w:rFonts w:ascii="Arial" w:hAnsi="Arial" w:cs="Arial"/>
              </w:rPr>
            </w:pPr>
            <w:r w:rsidRPr="005771A2">
              <w:rPr>
                <w:rFonts w:ascii="Arial" w:hAnsi="Arial" w:cs="Arial"/>
              </w:rPr>
              <w:t>Modelo de negócio:</w:t>
            </w:r>
          </w:p>
          <w:p w14:paraId="5272EBD0"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Mudanças na cadeia de suprimentos. </w:t>
            </w:r>
          </w:p>
          <w:p w14:paraId="1DCD5A97"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Desenvolvimento ou oferta de novos produtos ou serviços, assim como mudança para novas linhas de negócio. </w:t>
            </w:r>
          </w:p>
          <w:p w14:paraId="6A190607" w14:textId="77777777" w:rsidR="002A7EB0" w:rsidRPr="005771A2" w:rsidRDefault="002A7EB0" w:rsidP="009A4CD5">
            <w:pPr>
              <w:ind w:left="322"/>
              <w:jc w:val="both"/>
              <w:rPr>
                <w:rFonts w:ascii="Arial" w:hAnsi="Arial" w:cs="Arial"/>
              </w:rPr>
            </w:pPr>
          </w:p>
          <w:p w14:paraId="5D093D11" w14:textId="77777777" w:rsidR="002A7EB0" w:rsidRPr="005771A2" w:rsidRDefault="002A7EB0" w:rsidP="009A4CD5">
            <w:pPr>
              <w:jc w:val="both"/>
              <w:rPr>
                <w:rFonts w:ascii="Arial" w:hAnsi="Arial" w:cs="Arial"/>
              </w:rPr>
            </w:pPr>
            <w:r w:rsidRPr="005771A2">
              <w:rPr>
                <w:rFonts w:ascii="Arial" w:hAnsi="Arial" w:cs="Arial"/>
              </w:rPr>
              <w:t>Geografia:</w:t>
            </w:r>
          </w:p>
          <w:p w14:paraId="46789F0D"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Expansão para novos locais. </w:t>
            </w:r>
          </w:p>
          <w:p w14:paraId="1C7A8274" w14:textId="77777777" w:rsidR="002A7EB0" w:rsidRPr="005771A2" w:rsidRDefault="002A7EB0" w:rsidP="009A4CD5">
            <w:pPr>
              <w:ind w:left="322"/>
              <w:jc w:val="both"/>
              <w:rPr>
                <w:rFonts w:ascii="Arial" w:hAnsi="Arial" w:cs="Arial"/>
              </w:rPr>
            </w:pPr>
          </w:p>
          <w:p w14:paraId="22EB4F9E" w14:textId="77777777" w:rsidR="002A7EB0" w:rsidRPr="005771A2" w:rsidRDefault="002A7EB0" w:rsidP="009A4CD5">
            <w:pPr>
              <w:jc w:val="both"/>
              <w:rPr>
                <w:rFonts w:ascii="Arial" w:hAnsi="Arial" w:cs="Arial"/>
              </w:rPr>
            </w:pPr>
            <w:r w:rsidRPr="005771A2">
              <w:rPr>
                <w:rFonts w:ascii="Arial" w:hAnsi="Arial" w:cs="Arial"/>
              </w:rPr>
              <w:t>Estrutura da entidade:</w:t>
            </w:r>
          </w:p>
          <w:p w14:paraId="385A3212"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Mudanças na entidade, como grandes aquisições ou reorganizações, bem como outros eventos não usuais. </w:t>
            </w:r>
          </w:p>
          <w:p w14:paraId="773FB5ED"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Entidades ou segmentos de negócio com probabilidade de serem vendidos. </w:t>
            </w:r>
          </w:p>
          <w:p w14:paraId="623339AF" w14:textId="77777777" w:rsidR="002A7EB0" w:rsidRPr="005771A2" w:rsidRDefault="002A7EB0" w:rsidP="009A4CD5">
            <w:pPr>
              <w:ind w:left="322"/>
              <w:jc w:val="both"/>
              <w:rPr>
                <w:rFonts w:ascii="Arial" w:hAnsi="Arial" w:cs="Arial"/>
              </w:rPr>
            </w:pPr>
          </w:p>
          <w:p w14:paraId="6238E0B0" w14:textId="77777777" w:rsidR="002A7EB0" w:rsidRPr="005771A2" w:rsidRDefault="002A7EB0" w:rsidP="009A4CD5">
            <w:pPr>
              <w:jc w:val="both"/>
              <w:rPr>
                <w:rFonts w:ascii="Arial" w:hAnsi="Arial" w:cs="Arial"/>
              </w:rPr>
            </w:pPr>
            <w:r w:rsidRPr="005771A2">
              <w:rPr>
                <w:rFonts w:ascii="Arial" w:hAnsi="Arial" w:cs="Arial"/>
              </w:rPr>
              <w:t>Competência de recursos humanos:</w:t>
            </w:r>
          </w:p>
          <w:p w14:paraId="3B10B247"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Mudanças no pessoal-chave, incluindo saída de executivos-chave. </w:t>
            </w:r>
          </w:p>
          <w:p w14:paraId="0A942EAE" w14:textId="77777777" w:rsidR="002A7EB0" w:rsidRPr="005771A2" w:rsidRDefault="002A7EB0" w:rsidP="009A4CD5">
            <w:pPr>
              <w:ind w:left="322"/>
              <w:jc w:val="both"/>
              <w:rPr>
                <w:rFonts w:ascii="Arial" w:hAnsi="Arial" w:cs="Arial"/>
              </w:rPr>
            </w:pPr>
          </w:p>
          <w:p w14:paraId="71CF775D" w14:textId="77777777" w:rsidR="002A7EB0" w:rsidRPr="005771A2" w:rsidRDefault="002A7EB0" w:rsidP="009A4CD5">
            <w:pPr>
              <w:jc w:val="both"/>
              <w:rPr>
                <w:rFonts w:ascii="Arial" w:hAnsi="Arial" w:cs="Arial"/>
              </w:rPr>
            </w:pPr>
            <w:r w:rsidRPr="005771A2">
              <w:rPr>
                <w:rFonts w:ascii="Arial" w:hAnsi="Arial" w:cs="Arial"/>
              </w:rPr>
              <w:t>TI:</w:t>
            </w:r>
          </w:p>
          <w:p w14:paraId="3F2326CB"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Mudanças no ambiente de TI. </w:t>
            </w:r>
          </w:p>
          <w:p w14:paraId="429404E6"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Instalação de novos sistemas de TI importantes relacionados com demonstrações contábeis.</w:t>
            </w:r>
          </w:p>
          <w:p w14:paraId="438CCC83" w14:textId="77777777" w:rsidR="002A7EB0" w:rsidRPr="005771A2" w:rsidRDefault="002A7EB0" w:rsidP="009A4CD5">
            <w:pPr>
              <w:ind w:left="322"/>
              <w:jc w:val="both"/>
              <w:rPr>
                <w:rFonts w:ascii="Arial" w:hAnsi="Arial" w:cs="Arial"/>
              </w:rPr>
            </w:pPr>
            <w:r w:rsidRPr="005771A2">
              <w:rPr>
                <w:rFonts w:ascii="Arial" w:hAnsi="Arial" w:cs="Arial"/>
              </w:rPr>
              <w:t xml:space="preserve"> </w:t>
            </w:r>
          </w:p>
          <w:p w14:paraId="0B8E9915" w14:textId="77777777" w:rsidR="002A7EB0" w:rsidRPr="005771A2" w:rsidRDefault="002A7EB0" w:rsidP="009A4CD5">
            <w:pPr>
              <w:jc w:val="both"/>
              <w:rPr>
                <w:rFonts w:ascii="Arial" w:hAnsi="Arial" w:cs="Arial"/>
              </w:rPr>
            </w:pPr>
            <w:r w:rsidRPr="005771A2">
              <w:rPr>
                <w:rFonts w:ascii="Arial" w:hAnsi="Arial" w:cs="Arial"/>
              </w:rPr>
              <w:t>Estrutura de relatório financeiro aplicável:</w:t>
            </w:r>
          </w:p>
          <w:p w14:paraId="789365C9"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Aplicação de novas normas contábeis. Capital:</w:t>
            </w:r>
          </w:p>
          <w:p w14:paraId="49B4C1D6"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Novas restrições quanto à disponibilidade de capital e crédito. Regulatório:</w:t>
            </w:r>
          </w:p>
          <w:p w14:paraId="367D0549"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Início das investigações das operações ou resultados financeiros da entidade por órgãos reguladores ou governamentais. </w:t>
            </w:r>
          </w:p>
          <w:p w14:paraId="7540937D"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Impacto de nova legislação relacionada com proteção ambiental.</w:t>
            </w:r>
          </w:p>
        </w:tc>
      </w:tr>
      <w:tr w:rsidR="002A7EB0" w:rsidRPr="005771A2" w14:paraId="2F46FB62" w14:textId="77777777" w:rsidTr="009A4CD5">
        <w:tc>
          <w:tcPr>
            <w:tcW w:w="2093" w:type="dxa"/>
          </w:tcPr>
          <w:p w14:paraId="130405AB" w14:textId="77777777" w:rsidR="002A7EB0" w:rsidRPr="005771A2" w:rsidRDefault="002A7EB0" w:rsidP="009A4CD5">
            <w:pPr>
              <w:jc w:val="both"/>
              <w:rPr>
                <w:rFonts w:ascii="Arial" w:hAnsi="Arial" w:cs="Arial"/>
              </w:rPr>
            </w:pPr>
            <w:r w:rsidRPr="005771A2">
              <w:rPr>
                <w:rFonts w:ascii="Arial" w:hAnsi="Arial" w:cs="Arial"/>
              </w:rPr>
              <w:t>Incerteza</w:t>
            </w:r>
          </w:p>
        </w:tc>
        <w:tc>
          <w:tcPr>
            <w:tcW w:w="7686" w:type="dxa"/>
          </w:tcPr>
          <w:p w14:paraId="1C5A1EFB" w14:textId="77777777" w:rsidR="002A7EB0" w:rsidRPr="005771A2" w:rsidRDefault="002A7EB0" w:rsidP="009A4CD5">
            <w:pPr>
              <w:jc w:val="both"/>
              <w:rPr>
                <w:rFonts w:ascii="Arial" w:hAnsi="Arial" w:cs="Arial"/>
              </w:rPr>
            </w:pPr>
            <w:r w:rsidRPr="005771A2">
              <w:rPr>
                <w:rFonts w:ascii="Arial" w:hAnsi="Arial" w:cs="Arial"/>
              </w:rPr>
              <w:t xml:space="preserve"> Apresentação de relatório:</w:t>
            </w:r>
          </w:p>
          <w:p w14:paraId="48633CF4"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Eventos ou transações que envolvam incerteza significativa de mensuração, inclusive de estimativas contábeis e divulgações relacionadas. </w:t>
            </w:r>
          </w:p>
          <w:p w14:paraId="22263835"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Litígio pendente e obrigações contingentes, por exemplo, garantia de vendas, garantias financeiras e recuperação ambiental. </w:t>
            </w:r>
          </w:p>
        </w:tc>
      </w:tr>
      <w:tr w:rsidR="002A7EB0" w:rsidRPr="005771A2" w14:paraId="5DF1CD51" w14:textId="77777777" w:rsidTr="009A4CD5">
        <w:tc>
          <w:tcPr>
            <w:tcW w:w="2093" w:type="dxa"/>
          </w:tcPr>
          <w:p w14:paraId="5126A5EF" w14:textId="77777777" w:rsidR="002A7EB0" w:rsidRPr="005771A2" w:rsidRDefault="002A7EB0" w:rsidP="009A4CD5">
            <w:pPr>
              <w:jc w:val="both"/>
              <w:rPr>
                <w:rFonts w:ascii="Arial" w:hAnsi="Arial" w:cs="Arial"/>
              </w:rPr>
            </w:pPr>
            <w:r w:rsidRPr="005771A2">
              <w:rPr>
                <w:rFonts w:ascii="Arial" w:hAnsi="Arial" w:cs="Arial"/>
              </w:rPr>
              <w:t>Suscetibilidade à distorção devido à tendenciosidade da administração ou a outros fatores de risco de fraude à medida que eles afetam o risco inerente</w:t>
            </w:r>
          </w:p>
        </w:tc>
        <w:tc>
          <w:tcPr>
            <w:tcW w:w="7686" w:type="dxa"/>
          </w:tcPr>
          <w:p w14:paraId="52B898AA" w14:textId="77777777" w:rsidR="002A7EB0" w:rsidRPr="005771A2" w:rsidRDefault="002A7EB0" w:rsidP="009A4CD5">
            <w:pPr>
              <w:jc w:val="both"/>
              <w:rPr>
                <w:rFonts w:ascii="Arial" w:hAnsi="Arial" w:cs="Arial"/>
              </w:rPr>
            </w:pPr>
            <w:r w:rsidRPr="005771A2">
              <w:rPr>
                <w:rFonts w:ascii="Arial" w:hAnsi="Arial" w:cs="Arial"/>
              </w:rPr>
              <w:t>Apresentação de relatório:</w:t>
            </w:r>
          </w:p>
          <w:p w14:paraId="0EC59F9B"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Oportunidades para a administração e os empregados se envolverem em apresentação de relatórios financeiros fraudulentos, incluindo omissão ou ocultação de informações significativas nas divulgações. </w:t>
            </w:r>
          </w:p>
          <w:p w14:paraId="4E88BBB9" w14:textId="77777777" w:rsidR="002A7EB0" w:rsidRPr="005771A2" w:rsidRDefault="002A7EB0" w:rsidP="009A4CD5">
            <w:pPr>
              <w:ind w:left="322"/>
              <w:jc w:val="both"/>
              <w:rPr>
                <w:rFonts w:ascii="Arial" w:hAnsi="Arial" w:cs="Arial"/>
              </w:rPr>
            </w:pPr>
          </w:p>
          <w:p w14:paraId="6E968DCF" w14:textId="77777777" w:rsidR="002A7EB0" w:rsidRPr="005771A2" w:rsidRDefault="002A7EB0" w:rsidP="009A4CD5">
            <w:pPr>
              <w:jc w:val="both"/>
              <w:rPr>
                <w:rFonts w:ascii="Arial" w:hAnsi="Arial" w:cs="Arial"/>
              </w:rPr>
            </w:pPr>
            <w:r w:rsidRPr="005771A2">
              <w:rPr>
                <w:rFonts w:ascii="Arial" w:hAnsi="Arial" w:cs="Arial"/>
              </w:rPr>
              <w:t>Transações:</w:t>
            </w:r>
          </w:p>
          <w:p w14:paraId="20CB23BB"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Transações significativas com partes relacionadas. </w:t>
            </w:r>
          </w:p>
          <w:p w14:paraId="2C267535"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Quantidade significativa de transações não rotineiras ou não sistemáticas, incluindo transações com companhias ligadas e transações de grande valor no final do período. </w:t>
            </w:r>
          </w:p>
          <w:p w14:paraId="5A6B358A" w14:textId="77777777" w:rsidR="002A7EB0" w:rsidRPr="005771A2" w:rsidRDefault="002A7EB0">
            <w:pPr>
              <w:numPr>
                <w:ilvl w:val="0"/>
                <w:numId w:val="146"/>
              </w:numPr>
              <w:spacing w:after="0" w:line="240" w:lineRule="auto"/>
              <w:ind w:left="322" w:hanging="284"/>
              <w:jc w:val="both"/>
              <w:rPr>
                <w:rFonts w:ascii="Arial" w:hAnsi="Arial" w:cs="Arial"/>
              </w:rPr>
            </w:pPr>
            <w:r w:rsidRPr="005771A2">
              <w:rPr>
                <w:rFonts w:ascii="Arial" w:hAnsi="Arial" w:cs="Arial"/>
              </w:rPr>
              <w:t xml:space="preserve">Transações que são registradas com base na intenção da administração, por exemplo, refinanciamento de dívidas, ativos a serem vendidos e classificação de títulos e valores mobiliários. </w:t>
            </w:r>
          </w:p>
        </w:tc>
      </w:tr>
    </w:tbl>
    <w:p w14:paraId="205E82A1" w14:textId="77777777" w:rsidR="002A7EB0" w:rsidRPr="005771A2" w:rsidRDefault="002A7EB0" w:rsidP="002A7EB0">
      <w:pPr>
        <w:jc w:val="both"/>
        <w:rPr>
          <w:rFonts w:ascii="Arial" w:hAnsi="Arial" w:cs="Arial"/>
        </w:rPr>
      </w:pPr>
    </w:p>
    <w:p w14:paraId="64C62B09" w14:textId="77777777" w:rsidR="002A7EB0" w:rsidRPr="005771A2" w:rsidRDefault="002A7EB0" w:rsidP="002A7EB0">
      <w:pPr>
        <w:jc w:val="both"/>
        <w:rPr>
          <w:rFonts w:ascii="Arial" w:hAnsi="Arial" w:cs="Arial"/>
        </w:rPr>
      </w:pPr>
      <w:r w:rsidRPr="005771A2">
        <w:rPr>
          <w:rFonts w:ascii="Arial" w:hAnsi="Arial" w:cs="Arial"/>
        </w:rPr>
        <w:t>Outros eventos e condições que podem indicar riscos de distorção relevante no nível das demonstrações contábeis:</w:t>
      </w:r>
    </w:p>
    <w:p w14:paraId="216DDC3A" w14:textId="77777777" w:rsidR="002A7EB0" w:rsidRPr="005771A2" w:rsidRDefault="002A7EB0">
      <w:pPr>
        <w:numPr>
          <w:ilvl w:val="0"/>
          <w:numId w:val="146"/>
        </w:numPr>
        <w:spacing w:after="0" w:line="240" w:lineRule="auto"/>
        <w:ind w:left="284" w:hanging="284"/>
        <w:jc w:val="both"/>
        <w:rPr>
          <w:rFonts w:ascii="Arial" w:hAnsi="Arial" w:cs="Arial"/>
        </w:rPr>
      </w:pPr>
      <w:r w:rsidRPr="005771A2">
        <w:rPr>
          <w:rFonts w:ascii="Arial" w:hAnsi="Arial" w:cs="Arial"/>
        </w:rPr>
        <w:t xml:space="preserve">falta de pessoal com habilidade adequada em contabilidade e em demonstrações contábeis. </w:t>
      </w:r>
    </w:p>
    <w:p w14:paraId="0EA65C63" w14:textId="77777777" w:rsidR="002A7EB0" w:rsidRPr="005771A2" w:rsidRDefault="002A7EB0">
      <w:pPr>
        <w:numPr>
          <w:ilvl w:val="0"/>
          <w:numId w:val="146"/>
        </w:numPr>
        <w:spacing w:after="0" w:line="240" w:lineRule="auto"/>
        <w:ind w:left="284" w:hanging="284"/>
        <w:jc w:val="both"/>
        <w:rPr>
          <w:rFonts w:ascii="Arial" w:hAnsi="Arial" w:cs="Arial"/>
        </w:rPr>
      </w:pPr>
      <w:r w:rsidRPr="005771A2">
        <w:rPr>
          <w:rFonts w:ascii="Arial" w:hAnsi="Arial" w:cs="Arial"/>
        </w:rPr>
        <w:t xml:space="preserve">Deficiências de controle – particularmente no ambiente de controle, processo de avaliação de riscos e processo de monitoramento e, especialmente, aquelas não tratadas pela administração. </w:t>
      </w:r>
    </w:p>
    <w:p w14:paraId="1F33081A" w14:textId="77777777" w:rsidR="002A7EB0" w:rsidRPr="005771A2" w:rsidRDefault="002A7EB0">
      <w:pPr>
        <w:numPr>
          <w:ilvl w:val="0"/>
          <w:numId w:val="146"/>
        </w:numPr>
        <w:spacing w:after="0" w:line="240" w:lineRule="auto"/>
        <w:ind w:left="284" w:hanging="284"/>
        <w:jc w:val="both"/>
        <w:rPr>
          <w:rFonts w:ascii="Arial" w:hAnsi="Arial" w:cs="Arial"/>
        </w:rPr>
      </w:pPr>
      <w:r w:rsidRPr="005771A2">
        <w:rPr>
          <w:rFonts w:ascii="Arial" w:hAnsi="Arial" w:cs="Arial"/>
        </w:rPr>
        <w:t xml:space="preserve">Distorções passadas, história de erros ou valores de ajustes significativos no final do período. </w:t>
      </w:r>
    </w:p>
    <w:p w14:paraId="03CA8186" w14:textId="77777777" w:rsidR="002A7EB0" w:rsidRPr="005771A2" w:rsidRDefault="002A7EB0" w:rsidP="002A7EB0">
      <w:pPr>
        <w:jc w:val="both"/>
        <w:rPr>
          <w:rFonts w:ascii="Arial" w:hAnsi="Arial" w:cs="Arial"/>
        </w:rPr>
      </w:pPr>
    </w:p>
    <w:p w14:paraId="0AD7AE60" w14:textId="77777777" w:rsidR="002A7EB0" w:rsidRPr="005771A2" w:rsidRDefault="002A7EB0" w:rsidP="002A7EB0">
      <w:pPr>
        <w:jc w:val="both"/>
        <w:rPr>
          <w:rFonts w:ascii="Arial" w:hAnsi="Arial" w:cs="Arial"/>
        </w:rPr>
      </w:pPr>
      <w:r w:rsidRPr="005771A2">
        <w:rPr>
          <w:rFonts w:ascii="Arial" w:hAnsi="Arial" w:cs="Arial"/>
        </w:rPr>
        <w:br w:type="page"/>
      </w:r>
      <w:r w:rsidRPr="005771A2">
        <w:rPr>
          <w:rFonts w:ascii="Arial" w:hAnsi="Arial" w:cs="Arial"/>
          <w:b/>
          <w:bCs/>
        </w:rPr>
        <w:t xml:space="preserve">Apêndice 3 </w:t>
      </w:r>
      <w:r w:rsidRPr="005771A2">
        <w:rPr>
          <w:rFonts w:ascii="Arial" w:hAnsi="Arial" w:cs="Arial"/>
        </w:rPr>
        <w:t xml:space="preserve">(ver itens 12(m), de 21 a 26 e de A90 a A181) </w:t>
      </w:r>
    </w:p>
    <w:p w14:paraId="0F49514D" w14:textId="77777777" w:rsidR="002A7EB0" w:rsidRPr="005771A2" w:rsidRDefault="002A7EB0" w:rsidP="002A7EB0">
      <w:pPr>
        <w:jc w:val="both"/>
        <w:rPr>
          <w:rFonts w:ascii="Arial" w:hAnsi="Arial" w:cs="Arial"/>
        </w:rPr>
      </w:pPr>
    </w:p>
    <w:p w14:paraId="0AC0A1D6" w14:textId="77777777" w:rsidR="002A7EB0" w:rsidRPr="005771A2" w:rsidRDefault="002A7EB0" w:rsidP="002A7EB0">
      <w:pPr>
        <w:jc w:val="both"/>
        <w:rPr>
          <w:rFonts w:ascii="Arial" w:hAnsi="Arial" w:cs="Arial"/>
          <w:b/>
          <w:bCs/>
        </w:rPr>
      </w:pPr>
      <w:r w:rsidRPr="005771A2">
        <w:rPr>
          <w:rFonts w:ascii="Arial" w:hAnsi="Arial" w:cs="Arial"/>
          <w:b/>
          <w:bCs/>
        </w:rPr>
        <w:t>Entendimento do sistema de controles internos da entidade</w:t>
      </w:r>
    </w:p>
    <w:p w14:paraId="1B0D3E53" w14:textId="77777777" w:rsidR="002A7EB0" w:rsidRPr="005771A2" w:rsidRDefault="002A7EB0" w:rsidP="002A7EB0">
      <w:pPr>
        <w:jc w:val="both"/>
        <w:rPr>
          <w:rFonts w:ascii="Arial" w:hAnsi="Arial" w:cs="Arial"/>
        </w:rPr>
      </w:pPr>
    </w:p>
    <w:p w14:paraId="661CB6BD" w14:textId="77777777" w:rsidR="002A7EB0" w:rsidRPr="005771A2" w:rsidRDefault="002A7EB0" w:rsidP="002A7EB0">
      <w:pPr>
        <w:ind w:left="567" w:hanging="567"/>
        <w:jc w:val="both"/>
        <w:rPr>
          <w:rFonts w:ascii="Arial" w:hAnsi="Arial" w:cs="Arial"/>
        </w:rPr>
      </w:pPr>
      <w:r w:rsidRPr="005771A2">
        <w:rPr>
          <w:rFonts w:ascii="Arial" w:hAnsi="Arial" w:cs="Arial"/>
        </w:rPr>
        <w:t>1.</w:t>
      </w:r>
      <w:r w:rsidRPr="005771A2">
        <w:rPr>
          <w:rFonts w:ascii="Arial" w:hAnsi="Arial" w:cs="Arial"/>
        </w:rPr>
        <w:tab/>
        <w:t xml:space="preserve">O sistema de controles internos da entidade pode estar refletido nos manuais de políticas e procedimentos, sistemas e formulários, e nas informações embutidas nos mesmos, e é aplicado por pessoas. O sistema de controles internos da entidade é implementado pela administração, pelos responsáveis pela governança e por outros com base na estrutura da entidade. O sistema de controles internos da entidade pode ser aplicado, baseado em decisões da administração, dos responsáveis pela governança, de outros e, no contexto dos requisitos legais ou regulatórios, do modelo operacional da entidade, da estrutura legal da entidade ou da combinação dos dois. </w:t>
      </w:r>
    </w:p>
    <w:p w14:paraId="769B6086" w14:textId="77777777" w:rsidR="002A7EB0" w:rsidRPr="005771A2" w:rsidRDefault="002A7EB0" w:rsidP="002A7EB0">
      <w:pPr>
        <w:jc w:val="both"/>
        <w:rPr>
          <w:rFonts w:ascii="Arial" w:hAnsi="Arial" w:cs="Arial"/>
        </w:rPr>
      </w:pPr>
    </w:p>
    <w:p w14:paraId="41D2FC26"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 xml:space="preserve">Este Apêndice explica mais detalhadamente os componentes, bem como as limitações do sistema de controles internos da entidade, conforme definidos nos itens 12(m), de 21 a 26 e de A90 a A181, à medida que estejam relacionados com a auditoria de demonstrações contábeis. </w:t>
      </w:r>
    </w:p>
    <w:p w14:paraId="5620273A" w14:textId="77777777" w:rsidR="002A7EB0" w:rsidRPr="005771A2" w:rsidRDefault="002A7EB0" w:rsidP="002A7EB0">
      <w:pPr>
        <w:ind w:left="567" w:hanging="567"/>
        <w:jc w:val="both"/>
        <w:rPr>
          <w:rFonts w:ascii="Arial" w:hAnsi="Arial" w:cs="Arial"/>
        </w:rPr>
      </w:pPr>
    </w:p>
    <w:p w14:paraId="2A8DCBB7" w14:textId="77777777" w:rsidR="002A7EB0" w:rsidRPr="005771A2" w:rsidRDefault="002A7EB0" w:rsidP="002A7EB0">
      <w:pPr>
        <w:ind w:left="567" w:hanging="567"/>
        <w:jc w:val="both"/>
        <w:rPr>
          <w:rFonts w:ascii="Arial" w:hAnsi="Arial" w:cs="Arial"/>
        </w:rPr>
      </w:pPr>
      <w:r w:rsidRPr="005771A2">
        <w:rPr>
          <w:rFonts w:ascii="Arial" w:hAnsi="Arial" w:cs="Arial"/>
        </w:rPr>
        <w:t>3.</w:t>
      </w:r>
      <w:r w:rsidRPr="005771A2">
        <w:rPr>
          <w:rFonts w:ascii="Arial" w:hAnsi="Arial" w:cs="Arial"/>
        </w:rPr>
        <w:tab/>
        <w:t xml:space="preserve">O sistema de controles internos da entidade inclui aspectos que estão relacionados com os objetivos de apresentação de relatórios da entidade, incluindo objetivos de apresentação de seus relatórios financeiros, mas pode incluir também aspectos relacionados com seus objetivos das operações ou de conformidade, quando esses aspectos são relevantes para a apresentação de relatórios financeiros. </w:t>
      </w:r>
    </w:p>
    <w:p w14:paraId="1CCCF7AF" w14:textId="77777777" w:rsidR="002A7EB0" w:rsidRPr="005771A2" w:rsidRDefault="002A7EB0" w:rsidP="002A7EB0">
      <w:pPr>
        <w:jc w:val="both"/>
        <w:rPr>
          <w:rFonts w:ascii="Arial" w:hAnsi="Arial" w:cs="Arial"/>
        </w:rPr>
      </w:pPr>
    </w:p>
    <w:p w14:paraId="7E46C3FF" w14:textId="77777777" w:rsidR="002A7EB0" w:rsidRPr="005771A2" w:rsidRDefault="002A7EB0" w:rsidP="002A7EB0">
      <w:pPr>
        <w:ind w:left="567"/>
        <w:jc w:val="both"/>
        <w:rPr>
          <w:rFonts w:ascii="Arial" w:hAnsi="Arial" w:cs="Arial"/>
          <w:b/>
          <w:bCs/>
        </w:rPr>
      </w:pPr>
      <w:r w:rsidRPr="005771A2">
        <w:rPr>
          <w:rFonts w:ascii="Arial" w:hAnsi="Arial" w:cs="Arial"/>
          <w:b/>
          <w:bCs/>
        </w:rPr>
        <w:t>Exemplo:</w:t>
      </w:r>
    </w:p>
    <w:p w14:paraId="7BD9FC27" w14:textId="77777777" w:rsidR="002A7EB0" w:rsidRPr="005771A2" w:rsidRDefault="002A7EB0" w:rsidP="002A7EB0">
      <w:pPr>
        <w:ind w:left="567"/>
        <w:jc w:val="both"/>
        <w:rPr>
          <w:rFonts w:ascii="Arial" w:hAnsi="Arial" w:cs="Arial"/>
        </w:rPr>
      </w:pPr>
      <w:r w:rsidRPr="005771A2">
        <w:rPr>
          <w:rFonts w:ascii="Arial" w:hAnsi="Arial" w:cs="Arial"/>
        </w:rPr>
        <w:t>Controles de conformidade com leis e regulamentos podem ser relevantes para a apresentação de relatórios financeiros quando esses controles são relevantes para a elaboração pela entidade de divulgações sobre contingências nas demonstrações contábeis.</w:t>
      </w:r>
    </w:p>
    <w:p w14:paraId="74AB615F" w14:textId="77777777" w:rsidR="002A7EB0" w:rsidRPr="005771A2" w:rsidRDefault="002A7EB0" w:rsidP="002A7EB0">
      <w:pPr>
        <w:jc w:val="both"/>
        <w:rPr>
          <w:rFonts w:ascii="Arial" w:hAnsi="Arial" w:cs="Arial"/>
        </w:rPr>
      </w:pPr>
    </w:p>
    <w:p w14:paraId="6DC3676E" w14:textId="77777777" w:rsidR="002A7EB0" w:rsidRPr="005771A2" w:rsidRDefault="002A7EB0" w:rsidP="002A7EB0">
      <w:pPr>
        <w:jc w:val="both"/>
        <w:rPr>
          <w:rFonts w:ascii="Arial" w:hAnsi="Arial" w:cs="Arial"/>
        </w:rPr>
      </w:pPr>
      <w:r w:rsidRPr="005771A2">
        <w:rPr>
          <w:rFonts w:ascii="Arial" w:hAnsi="Arial" w:cs="Arial"/>
        </w:rPr>
        <w:t>Componentes do sistema de controles internos da entidade</w:t>
      </w:r>
    </w:p>
    <w:p w14:paraId="7C63D2C8" w14:textId="77777777" w:rsidR="002A7EB0" w:rsidRPr="005771A2" w:rsidRDefault="002A7EB0" w:rsidP="002A7EB0">
      <w:pPr>
        <w:jc w:val="both"/>
        <w:rPr>
          <w:rFonts w:ascii="Arial" w:hAnsi="Arial" w:cs="Arial"/>
        </w:rPr>
      </w:pPr>
    </w:p>
    <w:p w14:paraId="1C9A2B2F" w14:textId="77777777" w:rsidR="002A7EB0" w:rsidRPr="005771A2" w:rsidRDefault="002A7EB0" w:rsidP="002A7EB0">
      <w:pPr>
        <w:jc w:val="both"/>
        <w:rPr>
          <w:rFonts w:ascii="Arial" w:hAnsi="Arial" w:cs="Arial"/>
        </w:rPr>
      </w:pPr>
      <w:r w:rsidRPr="005771A2">
        <w:rPr>
          <w:rFonts w:ascii="Arial" w:hAnsi="Arial" w:cs="Arial"/>
        </w:rPr>
        <w:t>Ambiente de controle</w:t>
      </w:r>
    </w:p>
    <w:p w14:paraId="61776C89" w14:textId="77777777" w:rsidR="002A7EB0" w:rsidRPr="005771A2" w:rsidRDefault="002A7EB0" w:rsidP="002A7EB0">
      <w:pPr>
        <w:jc w:val="both"/>
        <w:rPr>
          <w:rFonts w:ascii="Arial" w:hAnsi="Arial" w:cs="Arial"/>
        </w:rPr>
      </w:pPr>
    </w:p>
    <w:p w14:paraId="3D8BA208" w14:textId="77777777" w:rsidR="002A7EB0" w:rsidRPr="005771A2" w:rsidRDefault="002A7EB0" w:rsidP="002A7EB0">
      <w:pPr>
        <w:ind w:left="567" w:hanging="567"/>
        <w:jc w:val="both"/>
        <w:rPr>
          <w:rFonts w:ascii="Arial" w:hAnsi="Arial" w:cs="Arial"/>
        </w:rPr>
      </w:pPr>
      <w:r w:rsidRPr="005771A2">
        <w:rPr>
          <w:rFonts w:ascii="Arial" w:hAnsi="Arial" w:cs="Arial"/>
        </w:rPr>
        <w:t>4.</w:t>
      </w:r>
      <w:r w:rsidRPr="005771A2">
        <w:rPr>
          <w:rFonts w:ascii="Arial" w:hAnsi="Arial" w:cs="Arial"/>
        </w:rPr>
        <w:tab/>
        <w:t xml:space="preserve">O ambiente de controle inclui as funções de governança e administração e as atitudes, conscientização e ações dos responsáveis pela governança e da administração referentes ao sistema de controles internos da entidade e sua importância na entidade. O ambiente de controle determina o tom da organização, influenciando a conscientização de seu pessoal em relação aos controles e fornece o fundamento geral para a operação dos outros componentes do sistema de controles internos da entidade. </w:t>
      </w:r>
    </w:p>
    <w:p w14:paraId="30D3D3B7" w14:textId="77777777" w:rsidR="002A7EB0" w:rsidRPr="005771A2" w:rsidRDefault="002A7EB0" w:rsidP="002A7EB0">
      <w:pPr>
        <w:jc w:val="both"/>
        <w:rPr>
          <w:rFonts w:ascii="Arial" w:hAnsi="Arial" w:cs="Arial"/>
        </w:rPr>
      </w:pPr>
    </w:p>
    <w:p w14:paraId="496DDFE8" w14:textId="77777777" w:rsidR="002A7EB0" w:rsidRPr="005771A2" w:rsidRDefault="002A7EB0" w:rsidP="002A7EB0">
      <w:pPr>
        <w:ind w:left="567" w:hanging="567"/>
        <w:jc w:val="both"/>
        <w:rPr>
          <w:rFonts w:ascii="Arial" w:hAnsi="Arial" w:cs="Arial"/>
        </w:rPr>
      </w:pPr>
      <w:r w:rsidRPr="005771A2">
        <w:rPr>
          <w:rFonts w:ascii="Arial" w:hAnsi="Arial" w:cs="Arial"/>
        </w:rPr>
        <w:t>5.</w:t>
      </w:r>
      <w:r w:rsidRPr="005771A2">
        <w:rPr>
          <w:rFonts w:ascii="Arial" w:hAnsi="Arial" w:cs="Arial"/>
        </w:rPr>
        <w:tab/>
        <w:t>A conscientização sobre controle da entidade é influenciada pelos responsáveis pela governança, porque um dos seus papéis é contrabalançar as pressões sobre a administração em relação a relatórios financeiros que possam surgir de demandas do mercado ou modelos de remuneração. A eficácia do desenho do ambiente de controle em relação à participação dos responsáveis pela governança, portanto, é influenciada por assuntos como:</w:t>
      </w:r>
    </w:p>
    <w:p w14:paraId="1733AB9D"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 xml:space="preserve">sua independência em relação à administração e sua capacidade de avaliar as ações da administração; </w:t>
      </w:r>
    </w:p>
    <w:p w14:paraId="344B61D4"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se eles entendem as transações e os negócios da entidade; </w:t>
      </w:r>
    </w:p>
    <w:p w14:paraId="4AF4D9E8"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 extensão em que avaliam se as demonstrações contábeis são elaboradas de acordo com a estrutura de relatório financeiro aplicável, incluindo se as demonstrações contábeis incluem divulgações adequadas. </w:t>
      </w:r>
    </w:p>
    <w:p w14:paraId="2E587598" w14:textId="77777777" w:rsidR="002A7EB0" w:rsidRPr="005771A2" w:rsidRDefault="002A7EB0" w:rsidP="002A7EB0">
      <w:pPr>
        <w:jc w:val="both"/>
        <w:rPr>
          <w:rFonts w:ascii="Arial" w:hAnsi="Arial" w:cs="Arial"/>
        </w:rPr>
      </w:pPr>
    </w:p>
    <w:p w14:paraId="12A419AB" w14:textId="77777777" w:rsidR="002A7EB0" w:rsidRPr="005771A2" w:rsidRDefault="002A7EB0" w:rsidP="002A7EB0">
      <w:pPr>
        <w:ind w:left="567" w:hanging="567"/>
        <w:jc w:val="both"/>
        <w:rPr>
          <w:rFonts w:ascii="Arial" w:hAnsi="Arial" w:cs="Arial"/>
        </w:rPr>
      </w:pPr>
      <w:r w:rsidRPr="005771A2">
        <w:rPr>
          <w:rFonts w:ascii="Arial" w:hAnsi="Arial" w:cs="Arial"/>
        </w:rPr>
        <w:t>6.</w:t>
      </w:r>
      <w:r w:rsidRPr="005771A2">
        <w:rPr>
          <w:rFonts w:ascii="Arial" w:hAnsi="Arial" w:cs="Arial"/>
        </w:rPr>
        <w:tab/>
        <w:t>O ambiente de controle abrange os seguintes elementos:</w:t>
      </w:r>
    </w:p>
    <w:p w14:paraId="3C79799B"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 xml:space="preserve">Como as responsabilidades da administração são realizadas, tais como criar e manter a cultura da entidade e demonstrar o compromisso da administração com a integridade e os valores éticos. A efetividade dos controles não pode estar acima da integridade e dos valores éticos das pessoas que os criam, administram e monitoram. A integridade e a conduta ética são o produto dos padrões éticos e da conduta da entidade, como são comunicados (por exemplo, por meio de declarações de políticas) e reforçados na prática (por exemplo, por meio de ações da administração para eliminar ou reduzir incentivos ou tentações que possam levar o pessoal a envolver-se em atos desonestos, ilegais ou antiéticos). A comunicação de políticas da entidade sobre integridade e valores éticos pode incluir a comunicação de padrões de conduta para os empregados por meio de declarações de política, códigos de conduta e de exemplos. </w:t>
      </w:r>
    </w:p>
    <w:p w14:paraId="1B3B09E6"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 xml:space="preserve">Quando os responsáveis pela governança são separados da administração, como eles demonstram independência em relação à administração e exercem supervisão do sistema de controles internos da entidade. A conscientização sobre controle da entidade é influenciada pelos responsáveis pela governança.  As considerações podem incluir se existem indivíduos suficientes que sejam independentes da administração e objetivas em suas avaliações e tomadas de decisão, o modo como os responsáveis pela governança identificam e aceitam responsabilidades de supervisão e se eles permanecem responsáveis pela supervisão do projeto, da implementação e da condução do sistema de controles internos da entidade pela administração. A importância das responsabilidades dos responsáveis pela governança é reconhecida em códigos de conduta e outras leis e regulamentos ou orientação produzida em benefício dos responsáveis pela governança.  Outras responsabilidades dos responsáveis pela governança incluem a supervisão do desenho e da operação eficaz dos procedimentos de canais de denúncia. </w:t>
      </w:r>
    </w:p>
    <w:p w14:paraId="42F7872F"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O modo como a entidade atribui autoridade e responsabilidade em busca dos seus objetivos. Isso pode incluir considerações sobre:</w:t>
      </w:r>
    </w:p>
    <w:p w14:paraId="2D09EC9E"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áreas-chave de autoridade e responsabilidade e linhas de reporte apropriadas;</w:t>
      </w:r>
    </w:p>
    <w:p w14:paraId="70C73B5E"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políticas relacionadas com práticas de negócio apropriadas, conhecimento e experiência do pessoal-chave, assim como recursos fornecidos para o desempenho de funções; e </w:t>
      </w:r>
    </w:p>
    <w:p w14:paraId="263D7A6A"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políticas e comunicações voltadas para assegurar que todo pessoal compreenda os objetivos da entidade, saiba como as suas ações individuais se inter-relacionam, contribuem para esses objetivos e reconheçam como e pelo que serão considerados responsáveis. </w:t>
      </w:r>
    </w:p>
    <w:p w14:paraId="1F8DF253" w14:textId="77777777" w:rsidR="002A7EB0" w:rsidRPr="005771A2" w:rsidRDefault="002A7EB0" w:rsidP="002A7EB0">
      <w:pPr>
        <w:ind w:left="993" w:hanging="426"/>
        <w:jc w:val="both"/>
        <w:rPr>
          <w:rFonts w:ascii="Arial" w:hAnsi="Arial" w:cs="Arial"/>
        </w:rPr>
      </w:pPr>
      <w:r w:rsidRPr="005771A2">
        <w:rPr>
          <w:rFonts w:ascii="Arial" w:hAnsi="Arial" w:cs="Arial"/>
        </w:rPr>
        <w:t>(d)</w:t>
      </w:r>
      <w:r w:rsidRPr="005771A2">
        <w:rPr>
          <w:rFonts w:ascii="Arial" w:hAnsi="Arial" w:cs="Arial"/>
        </w:rPr>
        <w:tab/>
        <w:t>Como a entidade atrai, desenvolve e retém indivíduos competentes alinhados com seus objetivos. Isso inclui o modo como a entidade assegura que os indivíduos tenham o conhecimento e as habilidades necessárias para a realização de tarefas que definem o trabalho do indivíduo, tais como:</w:t>
      </w:r>
    </w:p>
    <w:p w14:paraId="23962E60"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padrões para recrutar os indivíduos mais qualificados – com ênfase em formação acadêmica, experiência de trabalho anterior, realizações passadas e evidências de integridade e comportamento ético; </w:t>
      </w:r>
    </w:p>
    <w:p w14:paraId="537DD2A5"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políticas de treinamento que comuniquem perspectivas de funções e responsabilidades e incluam práticas, tais como cursos e seminários que ilustrem os níveis de desempenho e conduta esperados; e </w:t>
      </w:r>
    </w:p>
    <w:p w14:paraId="1D06DF82"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avaliações periódicas de desempenho, levando a promoções que demonstram o compromisso da entidade com a promoção do pessoal qualificado a níveis mais elevados de responsabilidade. </w:t>
      </w:r>
    </w:p>
    <w:p w14:paraId="2BB9305B" w14:textId="77777777" w:rsidR="002A7EB0" w:rsidRPr="005771A2" w:rsidRDefault="002A7EB0" w:rsidP="002A7EB0">
      <w:pPr>
        <w:ind w:left="993" w:hanging="426"/>
        <w:jc w:val="both"/>
        <w:rPr>
          <w:rFonts w:ascii="Arial" w:hAnsi="Arial" w:cs="Arial"/>
        </w:rPr>
      </w:pPr>
      <w:r w:rsidRPr="005771A2">
        <w:rPr>
          <w:rFonts w:ascii="Arial" w:hAnsi="Arial" w:cs="Arial"/>
        </w:rPr>
        <w:t>(e)</w:t>
      </w:r>
      <w:r w:rsidRPr="005771A2">
        <w:rPr>
          <w:rFonts w:ascii="Arial" w:hAnsi="Arial" w:cs="Arial"/>
        </w:rPr>
        <w:tab/>
        <w:t>Como a entidade responsabiliza os indivíduos em busca dos objetivos do sistema de controles internos da entidade. Isso pode ser feito por meio de, por exemplo:</w:t>
      </w:r>
    </w:p>
    <w:p w14:paraId="7A80DA63"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mecanismos para comunicar e responsabilizar os indivíduos pelo cumprimento das responsabilidades de controle e implementar ações corretivas conforme necessário;</w:t>
      </w:r>
    </w:p>
    <w:p w14:paraId="3C47052C"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estabelecer medidas de desempenho, incentivos e recompensas para os responsáveis pelo sistema de controles internos da entidade, incluindo o modo como as medidas são avaliadas e mantida sua relevância;</w:t>
      </w:r>
    </w:p>
    <w:p w14:paraId="0B9E308B"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o modo como as pressões associadas com o alcance dos objetivos de controle afeta as responsabilidades do indivíduo e as medidas de desempenho; e </w:t>
      </w:r>
    </w:p>
    <w:p w14:paraId="4EB909E1" w14:textId="77777777" w:rsidR="002A7EB0" w:rsidRPr="005771A2" w:rsidRDefault="002A7EB0">
      <w:pPr>
        <w:numPr>
          <w:ilvl w:val="2"/>
          <w:numId w:val="152"/>
        </w:numPr>
        <w:spacing w:after="0" w:line="240" w:lineRule="auto"/>
        <w:ind w:left="1276" w:hanging="283"/>
        <w:jc w:val="both"/>
        <w:rPr>
          <w:rFonts w:ascii="Arial" w:hAnsi="Arial" w:cs="Arial"/>
        </w:rPr>
      </w:pPr>
      <w:r w:rsidRPr="005771A2">
        <w:rPr>
          <w:rFonts w:ascii="Arial" w:hAnsi="Arial" w:cs="Arial"/>
        </w:rPr>
        <w:t xml:space="preserve">o modo como os indivíduos são disciplinados, conforme necessário. </w:t>
      </w:r>
    </w:p>
    <w:p w14:paraId="2BBCDE39" w14:textId="77777777" w:rsidR="002A7EB0" w:rsidRPr="005771A2" w:rsidRDefault="002A7EB0" w:rsidP="002A7EB0">
      <w:pPr>
        <w:ind w:left="567"/>
        <w:jc w:val="both"/>
        <w:rPr>
          <w:rFonts w:ascii="Arial" w:hAnsi="Arial" w:cs="Arial"/>
        </w:rPr>
      </w:pPr>
      <w:r w:rsidRPr="005771A2">
        <w:rPr>
          <w:rFonts w:ascii="Arial" w:hAnsi="Arial" w:cs="Arial"/>
        </w:rPr>
        <w:t xml:space="preserve">A adequação dos assuntos acima será diferente para cada entidade, dependendo do seu porte, da complexidade da sua estrutura e da natureza de suas atividades. </w:t>
      </w:r>
    </w:p>
    <w:p w14:paraId="07A5F040" w14:textId="77777777" w:rsidR="002A7EB0" w:rsidRPr="005771A2" w:rsidRDefault="002A7EB0" w:rsidP="002A7EB0">
      <w:pPr>
        <w:jc w:val="both"/>
        <w:rPr>
          <w:rFonts w:ascii="Arial" w:hAnsi="Arial" w:cs="Arial"/>
        </w:rPr>
      </w:pPr>
    </w:p>
    <w:p w14:paraId="03FE7BEE" w14:textId="77777777" w:rsidR="002A7EB0" w:rsidRPr="005771A2" w:rsidRDefault="002A7EB0" w:rsidP="002A7EB0">
      <w:pPr>
        <w:jc w:val="both"/>
        <w:rPr>
          <w:rFonts w:ascii="Arial" w:hAnsi="Arial" w:cs="Arial"/>
        </w:rPr>
      </w:pPr>
      <w:r w:rsidRPr="005771A2">
        <w:rPr>
          <w:rFonts w:ascii="Arial" w:hAnsi="Arial" w:cs="Arial"/>
        </w:rPr>
        <w:t>Processo de avaliação de riscos da entidade</w:t>
      </w:r>
    </w:p>
    <w:p w14:paraId="54E5012C" w14:textId="77777777" w:rsidR="002A7EB0" w:rsidRPr="005771A2" w:rsidRDefault="002A7EB0" w:rsidP="002A7EB0">
      <w:pPr>
        <w:jc w:val="both"/>
        <w:rPr>
          <w:rFonts w:ascii="Arial" w:hAnsi="Arial" w:cs="Arial"/>
        </w:rPr>
      </w:pPr>
    </w:p>
    <w:p w14:paraId="706AD929" w14:textId="77777777" w:rsidR="002A7EB0" w:rsidRPr="005771A2" w:rsidRDefault="002A7EB0" w:rsidP="002A7EB0">
      <w:pPr>
        <w:ind w:left="567" w:hanging="567"/>
        <w:jc w:val="both"/>
        <w:rPr>
          <w:rFonts w:ascii="Arial" w:hAnsi="Arial" w:cs="Arial"/>
        </w:rPr>
      </w:pPr>
      <w:r w:rsidRPr="005771A2">
        <w:rPr>
          <w:rFonts w:ascii="Arial" w:hAnsi="Arial" w:cs="Arial"/>
        </w:rPr>
        <w:t>7.</w:t>
      </w:r>
      <w:r w:rsidRPr="005771A2">
        <w:rPr>
          <w:rFonts w:ascii="Arial" w:hAnsi="Arial" w:cs="Arial"/>
        </w:rPr>
        <w:tab/>
        <w:t xml:space="preserve">O processo de avaliação de riscos da entidade é um processo iterativo para identificar e analisar riscos na realização dos objetivos da entidade, e forma a base de como a administração e os responsáveis pela governança determinam os riscos a serem gerenciados. </w:t>
      </w:r>
    </w:p>
    <w:p w14:paraId="4E19F47A" w14:textId="77777777" w:rsidR="002A7EB0" w:rsidRPr="005771A2" w:rsidRDefault="002A7EB0" w:rsidP="002A7EB0">
      <w:pPr>
        <w:jc w:val="both"/>
        <w:rPr>
          <w:rFonts w:ascii="Arial" w:hAnsi="Arial" w:cs="Arial"/>
        </w:rPr>
      </w:pPr>
    </w:p>
    <w:p w14:paraId="54C4CC74" w14:textId="77777777" w:rsidR="002A7EB0" w:rsidRPr="005771A2" w:rsidRDefault="002A7EB0" w:rsidP="002A7EB0">
      <w:pPr>
        <w:ind w:left="567" w:hanging="567"/>
        <w:jc w:val="both"/>
        <w:rPr>
          <w:rFonts w:ascii="Arial" w:hAnsi="Arial" w:cs="Arial"/>
        </w:rPr>
      </w:pPr>
      <w:r w:rsidRPr="005771A2">
        <w:rPr>
          <w:rFonts w:ascii="Arial" w:hAnsi="Arial" w:cs="Arial"/>
        </w:rPr>
        <w:t>8.</w:t>
      </w:r>
      <w:r w:rsidRPr="005771A2">
        <w:rPr>
          <w:rFonts w:ascii="Arial" w:hAnsi="Arial" w:cs="Arial"/>
        </w:rPr>
        <w:tab/>
        <w:t xml:space="preserve">Para fins de demonstrações contábeis, o processo de avaliação de riscos da entidade inclui a maneira como a administração identifica riscos do negócio relevantes para a elaboração de demonstrações contábeis em conformidade com a estrutura de relatório financeiro aplicável à entidade, estima a sua significância, avalia a probabilidade de sua ocorrência e decide por ações para administrar tais riscos e os resultados dessas ações. Por exemplo, o processo de avaliação de riscos da entidade pode tratar como a entidade considera a possibilidade de existência de transações não registradas ou identifica e analisa estimativas significativas registradas nas demonstrações contábeis. </w:t>
      </w:r>
    </w:p>
    <w:p w14:paraId="1CE459B5" w14:textId="77777777" w:rsidR="002A7EB0" w:rsidRPr="005771A2" w:rsidRDefault="002A7EB0" w:rsidP="002A7EB0">
      <w:pPr>
        <w:jc w:val="both"/>
        <w:rPr>
          <w:rFonts w:ascii="Arial" w:hAnsi="Arial" w:cs="Arial"/>
        </w:rPr>
      </w:pPr>
    </w:p>
    <w:p w14:paraId="7F5226E1" w14:textId="77777777" w:rsidR="002A7EB0" w:rsidRPr="005771A2" w:rsidRDefault="002A7EB0" w:rsidP="002A7EB0">
      <w:pPr>
        <w:ind w:left="567" w:hanging="567"/>
        <w:jc w:val="both"/>
        <w:rPr>
          <w:rFonts w:ascii="Arial" w:hAnsi="Arial" w:cs="Arial"/>
        </w:rPr>
      </w:pPr>
      <w:r w:rsidRPr="005771A2">
        <w:rPr>
          <w:rFonts w:ascii="Arial" w:hAnsi="Arial" w:cs="Arial"/>
        </w:rPr>
        <w:t>9.</w:t>
      </w:r>
      <w:r w:rsidRPr="005771A2">
        <w:rPr>
          <w:rFonts w:ascii="Arial" w:hAnsi="Arial" w:cs="Arial"/>
        </w:rPr>
        <w:tab/>
        <w:t>Os riscos relevantes quanto à fidedignidade das demonstrações contábeis incluem eventos externos e internos, transações ou circunstâncias que possam ocorrer e afetar adversamente a capacidade da entidade de iniciar, registrar, processar e reportar dados financeiros compatíveis com as afirmações da administração nas demonstrações contábeis. A administração pode iniciar planos, programas ou ações para enfrentar riscos específicos ou pode decidir aceitar um risco por causa do custo ou de outras considerações. Os riscos podem surgir ou se modificar em decorrência de circunstâncias, tais como:</w:t>
      </w:r>
    </w:p>
    <w:p w14:paraId="0DAA7370"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 xml:space="preserve"> </w:t>
      </w:r>
      <w:r w:rsidRPr="005771A2">
        <w:rPr>
          <w:rFonts w:ascii="Arial" w:hAnsi="Arial" w:cs="Arial"/>
        </w:rPr>
        <w:tab/>
        <w:t xml:space="preserve">Mudanças no ambiente operacional. Mudanças no ambiente regulatório, econômico ou operacional podem resultar em mudanças nas pressões competitivas e riscos significativamente diferentes. </w:t>
      </w:r>
    </w:p>
    <w:p w14:paraId="5F1B402A"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Pessoal novo. Pessoal novo pode ter foco ou entendimento diferente do sistema de controles internos da entidade. </w:t>
      </w:r>
    </w:p>
    <w:p w14:paraId="3379791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Sistemas de informações novos ou remodelados. Mudanças rápidas e significativas nos sistemas de informação podem mudar o risco relacionado com o sistema de controles internos da entidade. </w:t>
      </w:r>
    </w:p>
    <w:p w14:paraId="5627BF39"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Crescimento rápido. A expansão rápida e significativa das operações pode prejudicar os controles e aumentar o risco de falhas nos controles. </w:t>
      </w:r>
    </w:p>
    <w:p w14:paraId="4DDFD34F"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Nova tecnologia. Incorporar novas tecnologias aos processos de produção ou sistemas de informação pode mudar o risco associado ao sistema de controles internos da entidade. </w:t>
      </w:r>
    </w:p>
    <w:p w14:paraId="1EBA633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Novos modelos de negócios, produtos ou atividades. Entrar em áreas de negócio ou transações nas quais a entidade tem pouca experiência pode introduzir novos riscos associados ao sistema de controles internos da entidade. </w:t>
      </w:r>
    </w:p>
    <w:p w14:paraId="6F7D86A1"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Reestruturações societárias. Reestruturações podem ser acompanhadas por redução de pessoal e mudança na supervisão e segregação de funções que podem mudar o risco associado ao sistema de controles internos da entidade. </w:t>
      </w:r>
    </w:p>
    <w:p w14:paraId="3DA2B12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Expansão de operações internacionais. A expansão ou a aquisição de operações internacionais traz riscos novos e muitas vezes sem qualquer paralelo com os riscos anteriores, que podem afetar o controle interno, por exemplo, riscos adicionais ou modificados nas transações em moeda estrangeira. </w:t>
      </w:r>
    </w:p>
    <w:p w14:paraId="2573A101"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Novas normas contábeis. A adoção de novos princípios contábeis ou modificação de princípios contábeis pode afetar riscos na elaboração de demonstrações contábeis. </w:t>
      </w:r>
    </w:p>
    <w:p w14:paraId="5FF469C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Uso de TI. Riscos relacionados com:</w:t>
      </w:r>
    </w:p>
    <w:p w14:paraId="3E8B870F" w14:textId="77777777" w:rsidR="002A7EB0" w:rsidRPr="005771A2" w:rsidRDefault="002A7EB0">
      <w:pPr>
        <w:numPr>
          <w:ilvl w:val="0"/>
          <w:numId w:val="153"/>
        </w:numPr>
        <w:spacing w:after="0" w:line="240" w:lineRule="auto"/>
        <w:ind w:left="1134" w:hanging="283"/>
        <w:jc w:val="both"/>
        <w:rPr>
          <w:rFonts w:ascii="Arial" w:hAnsi="Arial" w:cs="Arial"/>
        </w:rPr>
      </w:pPr>
      <w:r w:rsidRPr="005771A2">
        <w:rPr>
          <w:rFonts w:ascii="Arial" w:hAnsi="Arial" w:cs="Arial"/>
        </w:rPr>
        <w:t>manutenção da integridade dos dados e processamento de informações;</w:t>
      </w:r>
    </w:p>
    <w:p w14:paraId="09C91D06" w14:textId="77777777" w:rsidR="002A7EB0" w:rsidRPr="005771A2" w:rsidRDefault="002A7EB0">
      <w:pPr>
        <w:numPr>
          <w:ilvl w:val="0"/>
          <w:numId w:val="153"/>
        </w:numPr>
        <w:spacing w:after="0" w:line="240" w:lineRule="auto"/>
        <w:ind w:left="1134" w:hanging="283"/>
        <w:jc w:val="both"/>
        <w:rPr>
          <w:rFonts w:ascii="Arial" w:hAnsi="Arial" w:cs="Arial"/>
        </w:rPr>
      </w:pPr>
      <w:r w:rsidRPr="005771A2">
        <w:rPr>
          <w:rFonts w:ascii="Arial" w:hAnsi="Arial" w:cs="Arial"/>
        </w:rPr>
        <w:t>riscos para a estratégia de negócio da entidade que surgem se a estratégia de TI da entidade não suporta de maneira efetiva a sua estratégia de negócio; ou</w:t>
      </w:r>
    </w:p>
    <w:p w14:paraId="036B291A" w14:textId="77777777" w:rsidR="002A7EB0" w:rsidRPr="005771A2" w:rsidRDefault="002A7EB0">
      <w:pPr>
        <w:numPr>
          <w:ilvl w:val="0"/>
          <w:numId w:val="153"/>
        </w:numPr>
        <w:spacing w:after="0" w:line="240" w:lineRule="auto"/>
        <w:ind w:left="1134" w:hanging="283"/>
        <w:jc w:val="both"/>
        <w:rPr>
          <w:rFonts w:ascii="Arial" w:hAnsi="Arial" w:cs="Arial"/>
        </w:rPr>
      </w:pPr>
      <w:r w:rsidRPr="005771A2">
        <w:rPr>
          <w:rFonts w:ascii="Arial" w:hAnsi="Arial" w:cs="Arial"/>
        </w:rPr>
        <w:t>mudanças ou interrupções no ambiente de TI da entidade, rotatividade do pessoal de TI, quando a entidade não faz as atualizações necessárias no ambiente de TI ou elas não são feitas em tempo hábil.</w:t>
      </w:r>
    </w:p>
    <w:p w14:paraId="41148D95" w14:textId="77777777" w:rsidR="002A7EB0" w:rsidRPr="005771A2" w:rsidRDefault="002A7EB0" w:rsidP="002A7EB0">
      <w:pPr>
        <w:jc w:val="both"/>
        <w:rPr>
          <w:rFonts w:ascii="Arial" w:hAnsi="Arial" w:cs="Arial"/>
        </w:rPr>
      </w:pPr>
    </w:p>
    <w:p w14:paraId="4C885D60" w14:textId="77777777" w:rsidR="002A7EB0" w:rsidRPr="005771A2" w:rsidRDefault="002A7EB0" w:rsidP="002A7EB0">
      <w:pPr>
        <w:jc w:val="both"/>
        <w:rPr>
          <w:rFonts w:ascii="Arial" w:hAnsi="Arial" w:cs="Arial"/>
        </w:rPr>
      </w:pPr>
      <w:r w:rsidRPr="005771A2">
        <w:rPr>
          <w:rFonts w:ascii="Arial" w:hAnsi="Arial" w:cs="Arial"/>
        </w:rPr>
        <w:t>Processo de monitoramento do sistema de controles internos da entidade</w:t>
      </w:r>
    </w:p>
    <w:p w14:paraId="26731A52" w14:textId="77777777" w:rsidR="002A7EB0" w:rsidRPr="005771A2" w:rsidRDefault="002A7EB0" w:rsidP="002A7EB0">
      <w:pPr>
        <w:jc w:val="both"/>
        <w:rPr>
          <w:rFonts w:ascii="Arial" w:hAnsi="Arial" w:cs="Arial"/>
        </w:rPr>
      </w:pPr>
    </w:p>
    <w:p w14:paraId="28C58B97" w14:textId="77777777" w:rsidR="002A7EB0" w:rsidRPr="005771A2" w:rsidRDefault="002A7EB0" w:rsidP="002A7EB0">
      <w:pPr>
        <w:ind w:left="567" w:hanging="567"/>
        <w:jc w:val="both"/>
        <w:rPr>
          <w:rFonts w:ascii="Arial" w:hAnsi="Arial" w:cs="Arial"/>
        </w:rPr>
      </w:pPr>
      <w:r w:rsidRPr="005771A2">
        <w:rPr>
          <w:rFonts w:ascii="Arial" w:hAnsi="Arial" w:cs="Arial"/>
        </w:rPr>
        <w:t>10.</w:t>
      </w:r>
      <w:r w:rsidRPr="005771A2">
        <w:rPr>
          <w:rFonts w:ascii="Arial" w:hAnsi="Arial" w:cs="Arial"/>
        </w:rPr>
        <w:tab/>
        <w:t xml:space="preserve">O monitoramento do sistema de controles internos da entidade é um processo contínuo para avaliar a sua efetividade e tomar as medidas corretivas necessárias em tempo hábil. O processo de monitoramento do sistema de controles internos da entidade pode envolver atividades contínuas, avaliações separadas (conduzidas periodicamente), ou a combinação das duas. As atividades de monitoramento contínuo, muitas vezes estão embutidas nas atividades recorrentes normais da entidade e incluem atividades de administração e supervisão regulares. O processo da entidade, provavelmente, varia em escopo e frequência dependendo da avaliação dos riscos pela entidade. </w:t>
      </w:r>
    </w:p>
    <w:p w14:paraId="3D88E47E" w14:textId="77777777" w:rsidR="002A7EB0" w:rsidRPr="005771A2" w:rsidRDefault="002A7EB0" w:rsidP="002A7EB0">
      <w:pPr>
        <w:jc w:val="both"/>
        <w:rPr>
          <w:rFonts w:ascii="Arial" w:hAnsi="Arial" w:cs="Arial"/>
        </w:rPr>
      </w:pPr>
    </w:p>
    <w:p w14:paraId="47B277EF" w14:textId="77777777" w:rsidR="002A7EB0" w:rsidRPr="005771A2" w:rsidRDefault="002A7EB0" w:rsidP="002A7EB0">
      <w:pPr>
        <w:ind w:left="567" w:hanging="567"/>
        <w:jc w:val="both"/>
        <w:rPr>
          <w:rFonts w:ascii="Arial" w:hAnsi="Arial" w:cs="Arial"/>
        </w:rPr>
      </w:pPr>
      <w:r w:rsidRPr="005771A2">
        <w:rPr>
          <w:rFonts w:ascii="Arial" w:hAnsi="Arial" w:cs="Arial"/>
        </w:rPr>
        <w:t>11.</w:t>
      </w:r>
      <w:r w:rsidRPr="005771A2">
        <w:rPr>
          <w:rFonts w:ascii="Arial" w:hAnsi="Arial" w:cs="Arial"/>
        </w:rPr>
        <w:tab/>
        <w:t xml:space="preserve">Os objetivos e o alcance da função de auditoria interna, normalmente, incluem atividades planejadas para avaliar ou monitorar a efetividade do sistema de controles internos da entidade (Apêndice 4 desta Norma e NBC TA 610). O processo de monitoramento do sistema de controles internos da entidade pode incluir atividades como revisão pela administração para determinar se as conciliações bancárias estão sendo elaboradas tempestivamente, avaliação pelos auditores internos do cumprimento pelo pessoal de vendas das políticas da entidade nos termos de contratos de venda e supervisão pelo departamento jurídico do cumprimento das políticas de ética ou prática de negócios da entidade. O monitoramento também é feito para assegurar que os controles continuem a operar efetivamente ao longo do tempo.  Por exemplo, se a tempestividade e a exatidão das conciliações bancárias não forem monitoradas, é provável que os empregados parem de elaborá-las. </w:t>
      </w:r>
    </w:p>
    <w:p w14:paraId="24AFF493" w14:textId="77777777" w:rsidR="002A7EB0" w:rsidRPr="005771A2" w:rsidRDefault="002A7EB0" w:rsidP="002A7EB0">
      <w:pPr>
        <w:jc w:val="both"/>
        <w:rPr>
          <w:rFonts w:ascii="Arial" w:hAnsi="Arial" w:cs="Arial"/>
        </w:rPr>
      </w:pPr>
    </w:p>
    <w:p w14:paraId="0D4682B2" w14:textId="77777777" w:rsidR="002A7EB0" w:rsidRPr="005771A2" w:rsidRDefault="002A7EB0" w:rsidP="002A7EB0">
      <w:pPr>
        <w:ind w:left="567" w:hanging="567"/>
        <w:jc w:val="both"/>
        <w:rPr>
          <w:rFonts w:ascii="Arial" w:hAnsi="Arial" w:cs="Arial"/>
        </w:rPr>
      </w:pPr>
      <w:r w:rsidRPr="005771A2">
        <w:rPr>
          <w:rFonts w:ascii="Arial" w:hAnsi="Arial" w:cs="Arial"/>
        </w:rPr>
        <w:t>12.</w:t>
      </w:r>
      <w:r w:rsidRPr="005771A2">
        <w:rPr>
          <w:rFonts w:ascii="Arial" w:hAnsi="Arial" w:cs="Arial"/>
        </w:rPr>
        <w:tab/>
        <w:t xml:space="preserve">Os controles relacionados com o processo de monitoramento do sistema de controles internos da entidade, incluindo aqueles que monitoram os controles automatizados subjacentes, podem ser automatizados, manuais ou a combinação dos dois. Por exemplo, a entidade pode usar controles de monitoramento automatizados sobre acesso à determinada tecnologia com relatórios automatizados sobre atividade não usual para a administração, que investiga manualmente as anormalidades identificadas. </w:t>
      </w:r>
    </w:p>
    <w:p w14:paraId="6510B197" w14:textId="77777777" w:rsidR="002A7EB0" w:rsidRPr="005771A2" w:rsidRDefault="002A7EB0" w:rsidP="002A7EB0">
      <w:pPr>
        <w:jc w:val="both"/>
        <w:rPr>
          <w:rFonts w:ascii="Arial" w:hAnsi="Arial" w:cs="Arial"/>
        </w:rPr>
      </w:pPr>
    </w:p>
    <w:p w14:paraId="4C79E045" w14:textId="77777777" w:rsidR="002A7EB0" w:rsidRPr="005771A2" w:rsidRDefault="002A7EB0" w:rsidP="002A7EB0">
      <w:pPr>
        <w:ind w:left="567" w:hanging="567"/>
        <w:jc w:val="both"/>
        <w:rPr>
          <w:rFonts w:ascii="Arial" w:hAnsi="Arial" w:cs="Arial"/>
        </w:rPr>
      </w:pPr>
      <w:r w:rsidRPr="005771A2">
        <w:rPr>
          <w:rFonts w:ascii="Arial" w:hAnsi="Arial" w:cs="Arial"/>
        </w:rPr>
        <w:t>13.</w:t>
      </w:r>
      <w:r w:rsidRPr="005771A2">
        <w:rPr>
          <w:rFonts w:ascii="Arial" w:hAnsi="Arial" w:cs="Arial"/>
        </w:rPr>
        <w:tab/>
        <w:t xml:space="preserve">Ao distinguir entre atividade de monitoramento e controle relacionado com o sistema de informações, são considerados os detalhes subjacentes da atividade, especialmente quando a atividade envolve algum nível de revisão de supervisão. Revisões de supervisão não são automaticamente classificadas como atividades de monitoramento e pode ser uma questão de julgamento se a revisão é classificada como controle relacionado com o sistema de informações ou como atividade de monitoramento. Por exemplo, a intenção de um controle mensal de integridade pode ser detectar e corrigir erros, enquanto uma atividade de monitoramento indagaria o motivo de os erros estarem ocorrendo e atribuiria à administração a responsabilidade de corrigir o processo para evitar futuros erros. Em temos simples, o controle relacionado com o sistema de informações responde a um risco específico, enquanto a atividade de monitoramento avalia se os controles em cada um dos cinco componentes do sistema de controles internos da entidade estão operando conforme pretendido. </w:t>
      </w:r>
    </w:p>
    <w:p w14:paraId="7A9D9EEA" w14:textId="77777777" w:rsidR="002A7EB0" w:rsidRPr="005771A2" w:rsidRDefault="002A7EB0" w:rsidP="002A7EB0">
      <w:pPr>
        <w:jc w:val="both"/>
        <w:rPr>
          <w:rFonts w:ascii="Arial" w:hAnsi="Arial" w:cs="Arial"/>
        </w:rPr>
      </w:pPr>
    </w:p>
    <w:p w14:paraId="0BE66DC6" w14:textId="77777777" w:rsidR="002A7EB0" w:rsidRPr="005771A2" w:rsidRDefault="002A7EB0" w:rsidP="002A7EB0">
      <w:pPr>
        <w:ind w:left="567" w:hanging="567"/>
        <w:jc w:val="both"/>
        <w:rPr>
          <w:rFonts w:ascii="Arial" w:hAnsi="Arial" w:cs="Arial"/>
        </w:rPr>
      </w:pPr>
      <w:r w:rsidRPr="005771A2">
        <w:rPr>
          <w:rFonts w:ascii="Arial" w:hAnsi="Arial" w:cs="Arial"/>
        </w:rPr>
        <w:t>14.</w:t>
      </w:r>
      <w:r w:rsidRPr="005771A2">
        <w:rPr>
          <w:rFonts w:ascii="Arial" w:hAnsi="Arial" w:cs="Arial"/>
        </w:rPr>
        <w:tab/>
        <w:t xml:space="preserve">As atividades de monitoramento podem incluir o uso de informações de comunicações de partes externas que possam indicar problemas ou destacar áreas com necessidade de aprimoramento. Os clientes confirmam implicitamente dados de faturamento ao pagarem suas faturas ou reclamarem de seus valores ou encargos. Além disso, os reguladores podem comunicar-se com a entidade a respeito de assuntos que afetam o funcionamento do seu sistema de controles internos, por exemplo, comunicações a respeito de análises de agências reguladoras bancárias. A administração também pode considerar comunicações referentes ao sistema de controles internos da entidade vindas de auditores externos ao realizar atividades de monitoramento. </w:t>
      </w:r>
    </w:p>
    <w:p w14:paraId="220DF4A9" w14:textId="77777777" w:rsidR="002A7EB0" w:rsidRPr="005771A2" w:rsidRDefault="002A7EB0" w:rsidP="002A7EB0">
      <w:pPr>
        <w:jc w:val="both"/>
        <w:rPr>
          <w:rFonts w:ascii="Arial" w:hAnsi="Arial" w:cs="Arial"/>
        </w:rPr>
      </w:pPr>
    </w:p>
    <w:p w14:paraId="0C6FC5EC" w14:textId="77777777" w:rsidR="002A7EB0" w:rsidRPr="005771A2" w:rsidRDefault="002A7EB0" w:rsidP="002A7EB0">
      <w:pPr>
        <w:jc w:val="both"/>
        <w:rPr>
          <w:rFonts w:ascii="Arial" w:hAnsi="Arial" w:cs="Arial"/>
        </w:rPr>
      </w:pPr>
      <w:r w:rsidRPr="005771A2">
        <w:rPr>
          <w:rFonts w:ascii="Arial" w:hAnsi="Arial" w:cs="Arial"/>
        </w:rPr>
        <w:t>Sistema de informações e comunicação</w:t>
      </w:r>
    </w:p>
    <w:p w14:paraId="3708AFFF" w14:textId="77777777" w:rsidR="002A7EB0" w:rsidRPr="005771A2" w:rsidRDefault="002A7EB0" w:rsidP="002A7EB0">
      <w:pPr>
        <w:jc w:val="both"/>
        <w:rPr>
          <w:rFonts w:ascii="Arial" w:hAnsi="Arial" w:cs="Arial"/>
        </w:rPr>
      </w:pPr>
    </w:p>
    <w:p w14:paraId="6354AB7E" w14:textId="77777777" w:rsidR="002A7EB0" w:rsidRPr="005771A2" w:rsidRDefault="002A7EB0" w:rsidP="002A7EB0">
      <w:pPr>
        <w:ind w:left="567" w:hanging="567"/>
        <w:jc w:val="both"/>
        <w:rPr>
          <w:rFonts w:ascii="Arial" w:hAnsi="Arial" w:cs="Arial"/>
        </w:rPr>
      </w:pPr>
      <w:r w:rsidRPr="005771A2">
        <w:rPr>
          <w:rFonts w:ascii="Arial" w:hAnsi="Arial" w:cs="Arial"/>
        </w:rPr>
        <w:t>15.</w:t>
      </w:r>
      <w:r w:rsidRPr="005771A2">
        <w:rPr>
          <w:rFonts w:ascii="Arial" w:hAnsi="Arial" w:cs="Arial"/>
        </w:rPr>
        <w:tab/>
        <w:t>O sistema de informações relevante para a elaboração das demonstrações contábeis consiste em atividades e políticas, bem como em registros contábeis e de suporte, planejados e estabelecidos para:</w:t>
      </w:r>
    </w:p>
    <w:p w14:paraId="4243E328"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iniciar, registrar e processar as transações da entidade (bem como capturar, processar e divulgar informações sobre eventos e condições que não sejam transações) e manter a prestação de contas para os respectivos ativos, passivos e patrimônio líquido;</w:t>
      </w:r>
    </w:p>
    <w:p w14:paraId="416E3BF7"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corrigir o processamento incorreto de transações, por exemplo, arquivos automatizados semiativos e procedimentos seguidos para endereçar esses arquivos tempestivamente;</w:t>
      </w:r>
    </w:p>
    <w:p w14:paraId="3CFF42AE"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processar e contabilizar as transgressões ao sistema ou os desvios dos controles;</w:t>
      </w:r>
    </w:p>
    <w:p w14:paraId="27ADDFC9"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transferir informações de sistemas de processamento de transações para o razão geral (por exemplo, transferir transações acumuladas de razão auxiliar);</w:t>
      </w:r>
    </w:p>
    <w:p w14:paraId="546EDBF0"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capturar e processar informações relevantes para a elaboração das demonstrações contábeis relacionadas com outros eventos e condições além das transações, tais como depreciação e amortização de ativos e modificações na recuperação de contas a receber; e </w:t>
      </w:r>
    </w:p>
    <w:p w14:paraId="3BF86FB0"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assegurar que as informações que exigem divulgação pela estrutura de relatório financeiro aplicável sejam acumuladas, registradas, processadas, resumidas e, adequadamente, reportadas nas demonstrações contábeis. </w:t>
      </w:r>
    </w:p>
    <w:p w14:paraId="44E18330" w14:textId="77777777" w:rsidR="002A7EB0" w:rsidRPr="005771A2" w:rsidRDefault="002A7EB0" w:rsidP="002A7EB0">
      <w:pPr>
        <w:jc w:val="both"/>
        <w:rPr>
          <w:rFonts w:ascii="Arial" w:hAnsi="Arial" w:cs="Arial"/>
        </w:rPr>
      </w:pPr>
    </w:p>
    <w:p w14:paraId="1A729085" w14:textId="77777777" w:rsidR="002A7EB0" w:rsidRPr="005771A2" w:rsidRDefault="002A7EB0" w:rsidP="002A7EB0">
      <w:pPr>
        <w:ind w:left="567" w:hanging="567"/>
        <w:jc w:val="both"/>
        <w:rPr>
          <w:rFonts w:ascii="Arial" w:hAnsi="Arial" w:cs="Arial"/>
        </w:rPr>
      </w:pPr>
      <w:r w:rsidRPr="005771A2">
        <w:rPr>
          <w:rFonts w:ascii="Arial" w:hAnsi="Arial" w:cs="Arial"/>
        </w:rPr>
        <w:t>16.</w:t>
      </w:r>
      <w:r w:rsidRPr="005771A2">
        <w:rPr>
          <w:rFonts w:ascii="Arial" w:hAnsi="Arial" w:cs="Arial"/>
        </w:rPr>
        <w:tab/>
        <w:t>Processos de negócio da entidade são as atividades destinadas a:</w:t>
      </w:r>
    </w:p>
    <w:p w14:paraId="381F0E1E"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desenvolver, comprar, produzir, vender e distribuir os produtos e serviços da entidade;</w:t>
      </w:r>
    </w:p>
    <w:p w14:paraId="1A6D5989"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assegurar a conformidade com leis e regulamentos; e </w:t>
      </w:r>
    </w:p>
    <w:p w14:paraId="70109EEE"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registrar informações, inclusive informações contábeis e financeiras. </w:t>
      </w:r>
    </w:p>
    <w:p w14:paraId="48ADF936" w14:textId="77777777" w:rsidR="002A7EB0" w:rsidRPr="005771A2" w:rsidRDefault="002A7EB0" w:rsidP="002A7EB0">
      <w:pPr>
        <w:ind w:left="567"/>
        <w:jc w:val="both"/>
        <w:rPr>
          <w:rFonts w:ascii="Arial" w:hAnsi="Arial" w:cs="Arial"/>
        </w:rPr>
      </w:pPr>
      <w:r w:rsidRPr="005771A2">
        <w:rPr>
          <w:rFonts w:ascii="Arial" w:hAnsi="Arial" w:cs="Arial"/>
        </w:rPr>
        <w:t xml:space="preserve">Processos de negócio resultam em transações que são registradas, processadas e reportadas pelo sistema de informações. </w:t>
      </w:r>
    </w:p>
    <w:p w14:paraId="553E640F" w14:textId="77777777" w:rsidR="002A7EB0" w:rsidRPr="005771A2" w:rsidRDefault="002A7EB0" w:rsidP="002A7EB0">
      <w:pPr>
        <w:ind w:left="567" w:hanging="567"/>
        <w:jc w:val="both"/>
        <w:rPr>
          <w:rFonts w:ascii="Arial" w:hAnsi="Arial" w:cs="Arial"/>
        </w:rPr>
      </w:pPr>
    </w:p>
    <w:p w14:paraId="55916C50" w14:textId="77777777" w:rsidR="002A7EB0" w:rsidRPr="005771A2" w:rsidRDefault="002A7EB0" w:rsidP="002A7EB0">
      <w:pPr>
        <w:ind w:left="567" w:hanging="567"/>
        <w:jc w:val="both"/>
        <w:rPr>
          <w:rFonts w:ascii="Arial" w:hAnsi="Arial" w:cs="Arial"/>
        </w:rPr>
      </w:pPr>
      <w:r w:rsidRPr="005771A2">
        <w:rPr>
          <w:rFonts w:ascii="Arial" w:hAnsi="Arial" w:cs="Arial"/>
        </w:rPr>
        <w:t>17.</w:t>
      </w:r>
      <w:r w:rsidRPr="005771A2">
        <w:rPr>
          <w:rFonts w:ascii="Arial" w:hAnsi="Arial" w:cs="Arial"/>
        </w:rPr>
        <w:tab/>
        <w:t xml:space="preserve">A qualidade das informações afeta a capacidade da administração de tomar decisões apropriadas na gestão e controle das atividades da entidade e de elaborar demonstrações contábeis confiáveis. </w:t>
      </w:r>
    </w:p>
    <w:p w14:paraId="46F5233C" w14:textId="77777777" w:rsidR="002A7EB0" w:rsidRPr="005771A2" w:rsidRDefault="002A7EB0" w:rsidP="002A7EB0">
      <w:pPr>
        <w:jc w:val="both"/>
        <w:rPr>
          <w:rFonts w:ascii="Arial" w:hAnsi="Arial" w:cs="Arial"/>
        </w:rPr>
      </w:pPr>
    </w:p>
    <w:p w14:paraId="45559D66" w14:textId="77777777" w:rsidR="002A7EB0" w:rsidRPr="005771A2" w:rsidRDefault="002A7EB0" w:rsidP="002A7EB0">
      <w:pPr>
        <w:ind w:left="567" w:hanging="567"/>
        <w:jc w:val="both"/>
        <w:rPr>
          <w:rFonts w:ascii="Arial" w:hAnsi="Arial" w:cs="Arial"/>
        </w:rPr>
      </w:pPr>
      <w:r w:rsidRPr="005771A2">
        <w:rPr>
          <w:rFonts w:ascii="Arial" w:hAnsi="Arial" w:cs="Arial"/>
        </w:rPr>
        <w:t>18.</w:t>
      </w:r>
      <w:r w:rsidRPr="005771A2">
        <w:rPr>
          <w:rFonts w:ascii="Arial" w:hAnsi="Arial" w:cs="Arial"/>
        </w:rPr>
        <w:tab/>
        <w:t xml:space="preserve">A comunicação, que envolve fornecer entendimento de funções e responsabilidades individuais próprias do sistema de controles internos da entidade, pode assumir as formas de manuais de políticas, manuais de relatórios contábeis e financeiros e memorandos.  A comunicação também pode ser feita eletronicamente, verbalmente e por meio de ações da administração. </w:t>
      </w:r>
    </w:p>
    <w:p w14:paraId="00841B6A" w14:textId="77777777" w:rsidR="002A7EB0" w:rsidRPr="005771A2" w:rsidRDefault="002A7EB0" w:rsidP="002A7EB0">
      <w:pPr>
        <w:jc w:val="both"/>
        <w:rPr>
          <w:rFonts w:ascii="Arial" w:hAnsi="Arial" w:cs="Arial"/>
        </w:rPr>
      </w:pPr>
    </w:p>
    <w:p w14:paraId="671C5E50" w14:textId="77777777" w:rsidR="002A7EB0" w:rsidRPr="005771A2" w:rsidRDefault="002A7EB0" w:rsidP="002A7EB0">
      <w:pPr>
        <w:ind w:left="567" w:hanging="567"/>
        <w:jc w:val="both"/>
        <w:rPr>
          <w:rFonts w:ascii="Arial" w:hAnsi="Arial" w:cs="Arial"/>
        </w:rPr>
      </w:pPr>
      <w:r w:rsidRPr="005771A2">
        <w:rPr>
          <w:rFonts w:ascii="Arial" w:hAnsi="Arial" w:cs="Arial"/>
        </w:rPr>
        <w:t>19.</w:t>
      </w:r>
      <w:r w:rsidRPr="005771A2">
        <w:rPr>
          <w:rFonts w:ascii="Arial" w:hAnsi="Arial" w:cs="Arial"/>
        </w:rPr>
        <w:tab/>
        <w:t xml:space="preserve">A comunicação pela entidade das funções e responsabilidades e de assuntos significativos relacionados com as informações contábeis envolve fornecer entendimento das funções e responsabilidades individuais próprias do sistema de controles internos da entidade relevantes para a apresentação de relatórios financeiros. Ela pode incluir assuntos como a extensão em que o pessoal entende o modo como suas atividades associadas ao sistema de informações relacionam-se com o trabalho de outros e a forma de comunicar as exceções ao nível mais alto apropriado na entidade. </w:t>
      </w:r>
    </w:p>
    <w:p w14:paraId="465B14BB" w14:textId="77777777" w:rsidR="002A7EB0" w:rsidRPr="005771A2" w:rsidRDefault="002A7EB0" w:rsidP="002A7EB0">
      <w:pPr>
        <w:jc w:val="both"/>
        <w:rPr>
          <w:rFonts w:ascii="Arial" w:hAnsi="Arial" w:cs="Arial"/>
        </w:rPr>
      </w:pPr>
    </w:p>
    <w:p w14:paraId="2F371DEE" w14:textId="77777777" w:rsidR="002A7EB0" w:rsidRPr="005771A2" w:rsidRDefault="002A7EB0" w:rsidP="002A7EB0">
      <w:pPr>
        <w:jc w:val="both"/>
        <w:rPr>
          <w:rFonts w:ascii="Arial" w:hAnsi="Arial" w:cs="Arial"/>
        </w:rPr>
      </w:pPr>
      <w:r w:rsidRPr="005771A2">
        <w:rPr>
          <w:rFonts w:ascii="Arial" w:hAnsi="Arial" w:cs="Arial"/>
        </w:rPr>
        <w:t>Atividades de controle</w:t>
      </w:r>
    </w:p>
    <w:p w14:paraId="7083FEB0" w14:textId="77777777" w:rsidR="002A7EB0" w:rsidRPr="005771A2" w:rsidRDefault="002A7EB0" w:rsidP="002A7EB0">
      <w:pPr>
        <w:jc w:val="both"/>
        <w:rPr>
          <w:rFonts w:ascii="Arial" w:hAnsi="Arial" w:cs="Arial"/>
        </w:rPr>
      </w:pPr>
    </w:p>
    <w:p w14:paraId="12CE8DDE" w14:textId="77777777" w:rsidR="002A7EB0" w:rsidRPr="005771A2" w:rsidRDefault="002A7EB0" w:rsidP="002A7EB0">
      <w:pPr>
        <w:ind w:left="567" w:hanging="567"/>
        <w:jc w:val="both"/>
        <w:rPr>
          <w:rFonts w:ascii="Arial" w:hAnsi="Arial" w:cs="Arial"/>
        </w:rPr>
      </w:pPr>
      <w:r w:rsidRPr="005771A2">
        <w:rPr>
          <w:rFonts w:ascii="Arial" w:hAnsi="Arial" w:cs="Arial"/>
        </w:rPr>
        <w:t>20.</w:t>
      </w:r>
      <w:r w:rsidRPr="005771A2">
        <w:rPr>
          <w:rFonts w:ascii="Arial" w:hAnsi="Arial" w:cs="Arial"/>
        </w:rPr>
        <w:tab/>
        <w:t>Os controles no componente de atividades de controle são identificados, de acordo com o item 26. Esses controles incluem controles de processamento de informações e controles gerais de TI, que podem ser manuais ou automatizados. Quanto maior a extensão de controles automatizados ou controles envolvendo recursos automatizados que a administração usa e nos quais confia para a apresentação de seus relatórios financeiros, mais importante pode se tornar para a entidade implementar controles gerais de TI que tratem do funcionamento contínuo dos recursos automatizados dos controles de processamento de informações. Os controles no componente de atividades de controle podem estar relacionados com o seguinte:</w:t>
      </w:r>
    </w:p>
    <w:p w14:paraId="19252EB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Autorização e aprovações. A autorização afirma que a transação é válida (isto é, ela representa evento econômico real ou está incluída na política da entidade). A autorização, geralmente, tem a forma de aprovação de nível mais alto da administração ou de verificação e determinação se a transação é válida. Por exemplo, o supervisor aprova um relatório de despesas depois de analisar se as despesas parecem razoáveis e se estão de acordo com a política. Um exemplo de aprovação automatizada é quando o custo na fatura é automaticamente comparado com o custo no pedido de compra relacionado dentro do nível de tolerância pré-estabelecido. As faturas dentro do nível de tolerância são automaticamente aprovadas para pagamento. As que ficam fora do nível de tolerância são sinalizadas para investigação adicional. </w:t>
      </w:r>
    </w:p>
    <w:p w14:paraId="427E6E6F"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Conciliações – Conciliações comparam dois ou mais elementos de dados. Se forem identificadas diferenças, são tomadas medidas para acertar os dados. As conciliações geralmente tratam da integridade ou precisão das transações de processamento. </w:t>
      </w:r>
    </w:p>
    <w:p w14:paraId="075F8280"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Verificações – Verificações comparam dois ou mais itens entre si ou comparam um item com uma política, e provavelmente envolvem a ação de acompanhamento quando os dois itens não combinarem ou o item não for compatível com a política. As verificações, geralmente, tratam da integridade, precisão ou validade das transações de processamento. </w:t>
      </w:r>
    </w:p>
    <w:p w14:paraId="761E2ABC"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Controles físicos ou lógicos, incluindo aqueles que tratam da segurança de ativos contra acesso, aquisição, uso e alienação não autorizados. São controles que abrangem:</w:t>
      </w:r>
    </w:p>
    <w:p w14:paraId="7E5A5E03" w14:textId="77777777" w:rsidR="002A7EB0" w:rsidRPr="005771A2" w:rsidRDefault="002A7EB0">
      <w:pPr>
        <w:numPr>
          <w:ilvl w:val="0"/>
          <w:numId w:val="154"/>
        </w:numPr>
        <w:spacing w:after="0" w:line="240" w:lineRule="auto"/>
        <w:ind w:left="1134" w:hanging="283"/>
        <w:jc w:val="both"/>
        <w:rPr>
          <w:rFonts w:ascii="Arial" w:hAnsi="Arial" w:cs="Arial"/>
        </w:rPr>
      </w:pPr>
      <w:r w:rsidRPr="005771A2">
        <w:rPr>
          <w:rFonts w:ascii="Arial" w:hAnsi="Arial" w:cs="Arial"/>
        </w:rPr>
        <w:t>a segurança física dos ativos, incluindo salvaguardas adequadas, tais como instalações seguras para acesso a ativos e registros;</w:t>
      </w:r>
    </w:p>
    <w:p w14:paraId="6BD592B2" w14:textId="77777777" w:rsidR="002A7EB0" w:rsidRPr="005771A2" w:rsidRDefault="002A7EB0">
      <w:pPr>
        <w:numPr>
          <w:ilvl w:val="0"/>
          <w:numId w:val="154"/>
        </w:numPr>
        <w:spacing w:after="0" w:line="240" w:lineRule="auto"/>
        <w:ind w:left="1134" w:hanging="283"/>
        <w:jc w:val="both"/>
        <w:rPr>
          <w:rFonts w:ascii="Arial" w:hAnsi="Arial" w:cs="Arial"/>
        </w:rPr>
      </w:pPr>
      <w:r w:rsidRPr="005771A2">
        <w:rPr>
          <w:rFonts w:ascii="Arial" w:hAnsi="Arial" w:cs="Arial"/>
        </w:rPr>
        <w:t xml:space="preserve">a autorização de acesso a programas de computador e arquivos de dados (isto é, acesso lógico); </w:t>
      </w:r>
    </w:p>
    <w:p w14:paraId="7B69AF5F" w14:textId="77777777" w:rsidR="002A7EB0" w:rsidRPr="005771A2" w:rsidRDefault="002A7EB0">
      <w:pPr>
        <w:numPr>
          <w:ilvl w:val="0"/>
          <w:numId w:val="154"/>
        </w:numPr>
        <w:spacing w:after="0" w:line="240" w:lineRule="auto"/>
        <w:ind w:left="1134" w:hanging="283"/>
        <w:jc w:val="both"/>
        <w:rPr>
          <w:rFonts w:ascii="Arial" w:hAnsi="Arial" w:cs="Arial"/>
        </w:rPr>
      </w:pPr>
      <w:r w:rsidRPr="005771A2">
        <w:rPr>
          <w:rFonts w:ascii="Arial" w:hAnsi="Arial" w:cs="Arial"/>
        </w:rPr>
        <w:t xml:space="preserve">a contagem e a comparação periódicas com valores apresentados nos registros de controle (por exemplo, comparar os resultados de contagens de dinheiro, títulos e estoques com registros contábeis). </w:t>
      </w:r>
    </w:p>
    <w:p w14:paraId="2079C154" w14:textId="77777777" w:rsidR="002A7EB0" w:rsidRPr="005771A2" w:rsidRDefault="002A7EB0" w:rsidP="002A7EB0">
      <w:pPr>
        <w:ind w:left="567"/>
        <w:jc w:val="both"/>
        <w:rPr>
          <w:rFonts w:ascii="Arial" w:hAnsi="Arial" w:cs="Arial"/>
        </w:rPr>
      </w:pPr>
      <w:r w:rsidRPr="005771A2">
        <w:rPr>
          <w:rFonts w:ascii="Arial" w:hAnsi="Arial" w:cs="Arial"/>
        </w:rPr>
        <w:t xml:space="preserve">A extensão em que os controles físicos destinados a impedir roubo de ativos são relevantes para a confiabilidade da elaboração das demonstrações contábeis depende de circunstâncias como quando os ativos são altamente suscetíveis à apropriação indébita. </w:t>
      </w:r>
    </w:p>
    <w:p w14:paraId="79FA8A0E"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Segregação de funções. Atribuir a pessoas diferentes as responsabilidades de autorizar e registrar transações, bem como manter a custódia dos ativos.  A segregação de funções destina-se a reduzir as oportunidades que permitam a qualquer pessoa estar em posição de perpetrar e de ocultar erros ou fraudes no curso normal das suas funções. </w:t>
      </w:r>
    </w:p>
    <w:p w14:paraId="1B8F336C" w14:textId="77777777" w:rsidR="002A7EB0" w:rsidRPr="005771A2" w:rsidRDefault="002A7EB0" w:rsidP="002A7EB0">
      <w:pPr>
        <w:ind w:left="567"/>
        <w:jc w:val="both"/>
        <w:rPr>
          <w:rFonts w:ascii="Arial" w:hAnsi="Arial" w:cs="Arial"/>
        </w:rPr>
      </w:pPr>
      <w:r w:rsidRPr="005771A2">
        <w:rPr>
          <w:rFonts w:ascii="Arial" w:hAnsi="Arial" w:cs="Arial"/>
        </w:rPr>
        <w:t xml:space="preserve">Por exemplo, o gerente que autoriza vendas a prazo não é responsável por manter os registros de contas a receber ou manusear recebimentos em dinheiro. Se uma pessoa é capaz de desempenhar todas essas atividades, ela pode, por exemplo, criar uma venda fictícia que pode não ser detectada. Da mesma forma, vendedores não podem ser capazes de alterar arquivos de preços de produtos ou taxas de comissões. </w:t>
      </w:r>
    </w:p>
    <w:p w14:paraId="5FB48548" w14:textId="77777777" w:rsidR="002A7EB0" w:rsidRPr="005771A2" w:rsidRDefault="002A7EB0" w:rsidP="002A7EB0">
      <w:pPr>
        <w:ind w:left="567"/>
        <w:jc w:val="both"/>
        <w:rPr>
          <w:rFonts w:ascii="Arial" w:hAnsi="Arial" w:cs="Arial"/>
        </w:rPr>
      </w:pPr>
      <w:r w:rsidRPr="005771A2">
        <w:rPr>
          <w:rFonts w:ascii="Arial" w:hAnsi="Arial" w:cs="Arial"/>
        </w:rPr>
        <w:t xml:space="preserve">Algumas vezes, a segregação não é prática e eficaz em termos de custo ou viável. Por exemplo, entidades de menor porte e menos complexas podem não ter recursos suficientes para conseguir a segregação ideal e o custo para contratar pessoal adicional pode ser proibitivo. Nessas situações, a administração pode instituir controles alternativos. No exemplo acima, se o vendedor pode alterar arquivos de preços de produtos, pode ser implementada uma atividade de controle de detecção por meio da qual pessoal não relacionado com o departamento de vendas revisa periodicamente se, e em quais circunstâncias, o vendedor alterou preços. </w:t>
      </w:r>
    </w:p>
    <w:p w14:paraId="2B6A0D33" w14:textId="77777777" w:rsidR="002A7EB0" w:rsidRPr="005771A2" w:rsidRDefault="002A7EB0" w:rsidP="002A7EB0">
      <w:pPr>
        <w:jc w:val="both"/>
        <w:rPr>
          <w:rFonts w:ascii="Arial" w:hAnsi="Arial" w:cs="Arial"/>
        </w:rPr>
      </w:pPr>
    </w:p>
    <w:p w14:paraId="1E89228A" w14:textId="77777777" w:rsidR="002A7EB0" w:rsidRPr="005771A2" w:rsidRDefault="002A7EB0" w:rsidP="002A7EB0">
      <w:pPr>
        <w:ind w:left="567" w:hanging="567"/>
        <w:jc w:val="both"/>
        <w:rPr>
          <w:rFonts w:ascii="Arial" w:hAnsi="Arial" w:cs="Arial"/>
        </w:rPr>
      </w:pPr>
      <w:r w:rsidRPr="005771A2">
        <w:rPr>
          <w:rFonts w:ascii="Arial" w:hAnsi="Arial" w:cs="Arial"/>
        </w:rPr>
        <w:t>21.</w:t>
      </w:r>
      <w:r w:rsidRPr="005771A2">
        <w:rPr>
          <w:rFonts w:ascii="Arial" w:hAnsi="Arial" w:cs="Arial"/>
        </w:rPr>
        <w:tab/>
        <w:t xml:space="preserve">Certos controles podem depender da existência de controles de supervisão apropriados estabelecidos pela administração ou pelos responsáveis pela governança. Por exemplo, os controles de autorização podem ser delegados sob diretrizes estabelecidas, tais como critérios de investimento estabelecidos pelos responsáveis pela governança. Alternativamente, transações não rotineiras, tais como aquisições ou alienações importantes, podem requerer aprovação de alto escalão, inclusive, em alguns casos, a dos acionistas. </w:t>
      </w:r>
    </w:p>
    <w:p w14:paraId="0DFEC6C7" w14:textId="77777777" w:rsidR="002A7EB0" w:rsidRPr="005771A2" w:rsidRDefault="002A7EB0" w:rsidP="002A7EB0">
      <w:pPr>
        <w:jc w:val="both"/>
        <w:rPr>
          <w:rFonts w:ascii="Arial" w:hAnsi="Arial" w:cs="Arial"/>
        </w:rPr>
      </w:pPr>
    </w:p>
    <w:p w14:paraId="021C6E14" w14:textId="77777777" w:rsidR="002A7EB0" w:rsidRPr="005771A2" w:rsidRDefault="002A7EB0" w:rsidP="002A7EB0">
      <w:pPr>
        <w:jc w:val="both"/>
        <w:rPr>
          <w:rFonts w:ascii="Arial" w:hAnsi="Arial" w:cs="Arial"/>
        </w:rPr>
      </w:pPr>
      <w:r w:rsidRPr="005771A2">
        <w:rPr>
          <w:rFonts w:ascii="Arial" w:hAnsi="Arial" w:cs="Arial"/>
        </w:rPr>
        <w:t>Limitações do controle interno</w:t>
      </w:r>
    </w:p>
    <w:p w14:paraId="17B7A812" w14:textId="77777777" w:rsidR="002A7EB0" w:rsidRPr="005771A2" w:rsidRDefault="002A7EB0" w:rsidP="002A7EB0">
      <w:pPr>
        <w:jc w:val="both"/>
        <w:rPr>
          <w:rFonts w:ascii="Arial" w:hAnsi="Arial" w:cs="Arial"/>
        </w:rPr>
      </w:pPr>
    </w:p>
    <w:p w14:paraId="7BB773DC" w14:textId="77777777" w:rsidR="002A7EB0" w:rsidRPr="005771A2" w:rsidRDefault="002A7EB0" w:rsidP="002A7EB0">
      <w:pPr>
        <w:ind w:left="567" w:hanging="567"/>
        <w:jc w:val="both"/>
        <w:rPr>
          <w:rFonts w:ascii="Arial" w:hAnsi="Arial" w:cs="Arial"/>
        </w:rPr>
      </w:pPr>
      <w:r w:rsidRPr="005771A2">
        <w:rPr>
          <w:rFonts w:ascii="Arial" w:hAnsi="Arial" w:cs="Arial"/>
        </w:rPr>
        <w:t>22.</w:t>
      </w:r>
      <w:r w:rsidRPr="005771A2">
        <w:rPr>
          <w:rFonts w:ascii="Arial" w:hAnsi="Arial" w:cs="Arial"/>
        </w:rPr>
        <w:tab/>
        <w:t xml:space="preserve">O sistema de controles internos da entidade, não importa o quão efetivo, pode fornecer à entidade apenas asseguração razoável quanto ao cumprimento dos objetivos das demonstrações contábeis da entidade. A probabilidade de seu cumprimento é afetada por limitações inerentes ao controle interno. Estas incluem os pressupostos de que o julgamento humano em tomadas de decisões é falho e de que rupturas no sistema de controles internos da entidade podem ocorrer por erro humano. Por exemplo, pode haver erro na concepção ou na modificação do controle. Igualmente, a operação de controle pode não ser efetiva, por exemplo, quando as informações apresentadas para os fins do sistema de controles internos da entidade (por exemplo, relatório de exceção) não são usadas, efetivamente, porque o indivíduo responsável pela revisão das informações não compreende o seu propósito ou deixa de tomar a ação apropriada. </w:t>
      </w:r>
    </w:p>
    <w:p w14:paraId="47E4AE0A" w14:textId="77777777" w:rsidR="002A7EB0" w:rsidRPr="005771A2" w:rsidRDefault="002A7EB0" w:rsidP="002A7EB0">
      <w:pPr>
        <w:jc w:val="both"/>
        <w:rPr>
          <w:rFonts w:ascii="Arial" w:hAnsi="Arial" w:cs="Arial"/>
        </w:rPr>
      </w:pPr>
    </w:p>
    <w:p w14:paraId="2AF59DDC" w14:textId="77777777" w:rsidR="002A7EB0" w:rsidRPr="005771A2" w:rsidRDefault="002A7EB0" w:rsidP="002A7EB0">
      <w:pPr>
        <w:ind w:left="567" w:hanging="567"/>
        <w:jc w:val="both"/>
        <w:rPr>
          <w:rFonts w:ascii="Arial" w:hAnsi="Arial" w:cs="Arial"/>
        </w:rPr>
      </w:pPr>
      <w:r w:rsidRPr="005771A2">
        <w:rPr>
          <w:rFonts w:ascii="Arial" w:hAnsi="Arial" w:cs="Arial"/>
        </w:rPr>
        <w:t>23.</w:t>
      </w:r>
      <w:r w:rsidRPr="005771A2">
        <w:rPr>
          <w:rFonts w:ascii="Arial" w:hAnsi="Arial" w:cs="Arial"/>
        </w:rPr>
        <w:tab/>
        <w:t>Adicionalmente, os controles podem ser contornados pelo conluio de duas ou mais pessoas ou podem ser indevidamente transgredidos pela administração. Por exemplo, a administração pode firmar com os clientes contratos paralelos que alterem os termos e as condições dos contratos de venda que são padrão da entidade, o que pode resultar no reconhecimento inadequado de receita. Também podem ser anulados ou desativados os testes de verificação em aplicativo de TI destinados a identificar e a relatar transações que excedam limites de créditos especificados.</w:t>
      </w:r>
    </w:p>
    <w:p w14:paraId="2BB5CDCD" w14:textId="77777777" w:rsidR="002A7EB0" w:rsidRPr="005771A2" w:rsidRDefault="002A7EB0" w:rsidP="002A7EB0">
      <w:pPr>
        <w:jc w:val="both"/>
        <w:rPr>
          <w:rFonts w:ascii="Arial" w:hAnsi="Arial" w:cs="Arial"/>
        </w:rPr>
      </w:pPr>
    </w:p>
    <w:p w14:paraId="78A4F2E2" w14:textId="77777777" w:rsidR="002A7EB0" w:rsidRPr="005771A2" w:rsidRDefault="002A7EB0" w:rsidP="002A7EB0">
      <w:pPr>
        <w:ind w:left="567" w:hanging="567"/>
        <w:jc w:val="both"/>
        <w:rPr>
          <w:rFonts w:ascii="Arial" w:hAnsi="Arial" w:cs="Arial"/>
        </w:rPr>
      </w:pPr>
      <w:r w:rsidRPr="005771A2">
        <w:rPr>
          <w:rFonts w:ascii="Arial" w:hAnsi="Arial" w:cs="Arial"/>
        </w:rPr>
        <w:t>24.</w:t>
      </w:r>
      <w:r w:rsidRPr="005771A2">
        <w:rPr>
          <w:rFonts w:ascii="Arial" w:hAnsi="Arial" w:cs="Arial"/>
        </w:rPr>
        <w:tab/>
        <w:t xml:space="preserve">Além disso, ao planejar e implementar controles, a administração pode fazer julgamentos sobre a natureza e a extensão dos controles selecionados para serem implementados, bem como a natureza e a extensão dos riscos que ela decide assumir. </w:t>
      </w:r>
    </w:p>
    <w:p w14:paraId="6B06B7E4" w14:textId="77777777" w:rsidR="002A7EB0" w:rsidRPr="005771A2" w:rsidRDefault="002A7EB0" w:rsidP="002A7EB0">
      <w:pPr>
        <w:jc w:val="both"/>
        <w:rPr>
          <w:rFonts w:ascii="Arial" w:hAnsi="Arial" w:cs="Arial"/>
        </w:rPr>
      </w:pPr>
    </w:p>
    <w:p w14:paraId="7BC9A654" w14:textId="77777777" w:rsidR="002A7EB0" w:rsidRPr="005771A2" w:rsidRDefault="002A7EB0" w:rsidP="002A7EB0">
      <w:pPr>
        <w:jc w:val="both"/>
        <w:rPr>
          <w:rFonts w:ascii="Arial" w:hAnsi="Arial" w:cs="Arial"/>
        </w:rPr>
      </w:pPr>
      <w:r w:rsidRPr="005771A2">
        <w:rPr>
          <w:rFonts w:ascii="Arial" w:hAnsi="Arial" w:cs="Arial"/>
        </w:rPr>
        <w:br w:type="page"/>
      </w:r>
      <w:r w:rsidRPr="005771A2">
        <w:rPr>
          <w:rFonts w:ascii="Arial" w:hAnsi="Arial" w:cs="Arial"/>
          <w:b/>
          <w:bCs/>
        </w:rPr>
        <w:t>Apêndice 4</w:t>
      </w:r>
      <w:r w:rsidRPr="005771A2">
        <w:rPr>
          <w:rFonts w:ascii="Arial" w:hAnsi="Arial" w:cs="Arial"/>
        </w:rPr>
        <w:t xml:space="preserve"> (ver itens 14(a), 24(a)(ii), de A25 a A28 e A118) </w:t>
      </w:r>
    </w:p>
    <w:p w14:paraId="01FED224" w14:textId="77777777" w:rsidR="002A7EB0" w:rsidRPr="005771A2" w:rsidRDefault="002A7EB0" w:rsidP="002A7EB0">
      <w:pPr>
        <w:jc w:val="both"/>
        <w:rPr>
          <w:rFonts w:ascii="Arial" w:hAnsi="Arial" w:cs="Arial"/>
        </w:rPr>
      </w:pPr>
    </w:p>
    <w:p w14:paraId="27D058AA" w14:textId="77777777" w:rsidR="002A7EB0" w:rsidRPr="005771A2" w:rsidRDefault="002A7EB0" w:rsidP="002A7EB0">
      <w:pPr>
        <w:jc w:val="both"/>
        <w:rPr>
          <w:rFonts w:ascii="Arial" w:hAnsi="Arial" w:cs="Arial"/>
          <w:b/>
          <w:bCs/>
        </w:rPr>
      </w:pPr>
      <w:r w:rsidRPr="005771A2">
        <w:rPr>
          <w:rFonts w:ascii="Arial" w:hAnsi="Arial" w:cs="Arial"/>
          <w:b/>
          <w:bCs/>
        </w:rPr>
        <w:t>Considerações para entendimento da função de auditoria interna da entidade</w:t>
      </w:r>
    </w:p>
    <w:p w14:paraId="7EE64454" w14:textId="77777777" w:rsidR="002A7EB0" w:rsidRPr="005771A2" w:rsidRDefault="002A7EB0" w:rsidP="002A7EB0">
      <w:pPr>
        <w:jc w:val="both"/>
        <w:rPr>
          <w:rFonts w:ascii="Arial" w:hAnsi="Arial" w:cs="Arial"/>
        </w:rPr>
      </w:pPr>
    </w:p>
    <w:p w14:paraId="62D841CD" w14:textId="77777777" w:rsidR="002A7EB0" w:rsidRPr="005771A2" w:rsidRDefault="002A7EB0" w:rsidP="002A7EB0">
      <w:pPr>
        <w:jc w:val="both"/>
        <w:rPr>
          <w:rFonts w:ascii="Arial" w:hAnsi="Arial" w:cs="Arial"/>
        </w:rPr>
      </w:pPr>
      <w:r w:rsidRPr="005771A2">
        <w:rPr>
          <w:rFonts w:ascii="Arial" w:hAnsi="Arial" w:cs="Arial"/>
        </w:rPr>
        <w:t xml:space="preserve">Este Apêndice fornece considerações adicionais relacionadas com o entendimento da função de auditoria interna da entidade, quando essa função existe. </w:t>
      </w:r>
    </w:p>
    <w:p w14:paraId="1D6135E8" w14:textId="77777777" w:rsidR="002A7EB0" w:rsidRPr="005771A2" w:rsidRDefault="002A7EB0" w:rsidP="002A7EB0">
      <w:pPr>
        <w:jc w:val="both"/>
        <w:rPr>
          <w:rFonts w:ascii="Arial" w:hAnsi="Arial" w:cs="Arial"/>
        </w:rPr>
      </w:pPr>
    </w:p>
    <w:p w14:paraId="355DD65B" w14:textId="77777777" w:rsidR="002A7EB0" w:rsidRPr="005771A2" w:rsidRDefault="002A7EB0" w:rsidP="002A7EB0">
      <w:pPr>
        <w:jc w:val="both"/>
        <w:rPr>
          <w:rFonts w:ascii="Arial" w:hAnsi="Arial" w:cs="Arial"/>
        </w:rPr>
      </w:pPr>
      <w:r w:rsidRPr="005771A2">
        <w:rPr>
          <w:rFonts w:ascii="Arial" w:hAnsi="Arial" w:cs="Arial"/>
        </w:rPr>
        <w:t>Objetivos e alcance da função de auditoria interna</w:t>
      </w:r>
    </w:p>
    <w:p w14:paraId="6BF52910" w14:textId="77777777" w:rsidR="002A7EB0" w:rsidRPr="005771A2" w:rsidRDefault="002A7EB0" w:rsidP="002A7EB0">
      <w:pPr>
        <w:jc w:val="both"/>
        <w:rPr>
          <w:rFonts w:ascii="Arial" w:hAnsi="Arial" w:cs="Arial"/>
        </w:rPr>
      </w:pPr>
    </w:p>
    <w:p w14:paraId="37353A02" w14:textId="77777777" w:rsidR="002A7EB0" w:rsidRPr="005771A2" w:rsidRDefault="002A7EB0" w:rsidP="002A7EB0">
      <w:pPr>
        <w:ind w:left="567" w:hanging="567"/>
        <w:jc w:val="both"/>
        <w:rPr>
          <w:rFonts w:ascii="Arial" w:hAnsi="Arial" w:cs="Arial"/>
        </w:rPr>
      </w:pPr>
      <w:r w:rsidRPr="005771A2">
        <w:rPr>
          <w:rFonts w:ascii="Arial" w:hAnsi="Arial" w:cs="Arial"/>
        </w:rPr>
        <w:t>1.</w:t>
      </w:r>
      <w:r w:rsidRPr="005771A2">
        <w:rPr>
          <w:rFonts w:ascii="Arial" w:hAnsi="Arial" w:cs="Arial"/>
        </w:rPr>
        <w:tab/>
        <w:t xml:space="preserve">Os objetivos e o alcance da função de auditoria interna, a natureza das suas responsabilidades e a sua situação na organização, incluindo a autoridade e a prestação de contas do departamento, variam amplamente e dependem do tamanho, da complexidade, da estrutura da entidade, dos requisitos da administração e, quando aplicável, dos responsáveis pela governança. Esses assuntos podem ser estabelecidos no plano de auditoria interna ou termos de referência. </w:t>
      </w:r>
    </w:p>
    <w:p w14:paraId="0FFF277C" w14:textId="77777777" w:rsidR="002A7EB0" w:rsidRPr="005771A2" w:rsidRDefault="002A7EB0" w:rsidP="002A7EB0">
      <w:pPr>
        <w:jc w:val="both"/>
        <w:rPr>
          <w:rFonts w:ascii="Arial" w:hAnsi="Arial" w:cs="Arial"/>
        </w:rPr>
      </w:pPr>
    </w:p>
    <w:p w14:paraId="4A9A81D5"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 xml:space="preserve">As responsabilidades da função de auditoria interna podem incluir a realização de procedimentos e a avaliação dos seus resultados para fornecer asseguração à administração e aos responsáveis pela governança quanto ao planejamento e à eficácia da gestão de riscos, do sistema de controles internos da entidade e dos processos de governança. Se assim for, a auditoria interna pode desempenhar um importante papel no processo de monitoramento pela entidade do seu sistema de controles internos. Entretanto, as responsabilidades da função de auditoria interna podem estar focadas na avaliação da economicidade, eficiência e eficácia das operações e, consequentemente, podem não estar diretamente relacionadas com o processo de elaboração das demonstrações contábeis da entidade. </w:t>
      </w:r>
    </w:p>
    <w:p w14:paraId="2473B4A7" w14:textId="77777777" w:rsidR="002A7EB0" w:rsidRPr="005771A2" w:rsidRDefault="002A7EB0" w:rsidP="002A7EB0">
      <w:pPr>
        <w:jc w:val="both"/>
        <w:rPr>
          <w:rFonts w:ascii="Arial" w:hAnsi="Arial" w:cs="Arial"/>
        </w:rPr>
      </w:pPr>
    </w:p>
    <w:p w14:paraId="05E63035" w14:textId="77777777" w:rsidR="002A7EB0" w:rsidRPr="005771A2" w:rsidRDefault="002A7EB0" w:rsidP="002A7EB0">
      <w:pPr>
        <w:jc w:val="both"/>
        <w:rPr>
          <w:rFonts w:ascii="Arial" w:hAnsi="Arial" w:cs="Arial"/>
        </w:rPr>
      </w:pPr>
      <w:r w:rsidRPr="005771A2">
        <w:rPr>
          <w:rFonts w:ascii="Arial" w:hAnsi="Arial" w:cs="Arial"/>
        </w:rPr>
        <w:t>Indagações junto à auditoria interna</w:t>
      </w:r>
    </w:p>
    <w:p w14:paraId="6AD403F2" w14:textId="77777777" w:rsidR="002A7EB0" w:rsidRPr="005771A2" w:rsidRDefault="002A7EB0" w:rsidP="002A7EB0">
      <w:pPr>
        <w:jc w:val="both"/>
        <w:rPr>
          <w:rFonts w:ascii="Arial" w:hAnsi="Arial" w:cs="Arial"/>
        </w:rPr>
      </w:pPr>
    </w:p>
    <w:p w14:paraId="62A83893" w14:textId="77777777" w:rsidR="002A7EB0" w:rsidRPr="005771A2" w:rsidRDefault="002A7EB0" w:rsidP="002A7EB0">
      <w:pPr>
        <w:ind w:left="567" w:hanging="567"/>
        <w:jc w:val="both"/>
        <w:rPr>
          <w:rFonts w:ascii="Arial" w:hAnsi="Arial" w:cs="Arial"/>
        </w:rPr>
      </w:pPr>
      <w:r w:rsidRPr="005771A2">
        <w:rPr>
          <w:rFonts w:ascii="Arial" w:hAnsi="Arial" w:cs="Arial"/>
        </w:rPr>
        <w:t>3.</w:t>
      </w:r>
      <w:r w:rsidRPr="005771A2">
        <w:rPr>
          <w:rFonts w:ascii="Arial" w:hAnsi="Arial" w:cs="Arial"/>
        </w:rPr>
        <w:tab/>
        <w:t xml:space="preserve">Se a entidade tem a função de auditoria interna, indagações junto aos indivíduos apropriados do departamento podem fornecer informações úteis para que o auditor obtenha entendimento da entidade e do seu ambiente, da estrutura de relatório financeiro aplicável e do seu sistema de controles internos, e identifique e avalie os riscos de distorção relevante nos níveis das demonstrações contábeis e da afirmação. Ao realizar o seu trabalho, a auditoria interna provavelmente deve ter obtido entendimento das operações e dos riscos do negócio da entidade e pode ter constatado, com base no seu trabalho, deficiências ou riscos de controle, que podem fornecer informações valiosas para o entendimento pelo auditor da entidade e do seu ambiente, da estrutura de relatório financeiro aplicável, do sistema de controles internos da entidade, das suas avaliações de risco ou de outros aspectos da auditoria. Dessa forma, as indagações do auditor independente aos auditores internos são feitas independentemente de ele planejar utilizar o trabalho da auditoria interna para modificar a natureza, a época ou reduzir a extensão dos procedimentos de auditoria a serem realizados (NBC TA 610). Indagações de especial importância podem estar relacionadas com assuntos que a auditoria interna levantou com os responsáveis pela governança e com os resultados atingidos pela auditoria interna no seu próprio processo de avaliação de riscos. </w:t>
      </w:r>
    </w:p>
    <w:p w14:paraId="6A8F3B56" w14:textId="77777777" w:rsidR="002A7EB0" w:rsidRPr="005771A2" w:rsidRDefault="002A7EB0" w:rsidP="002A7EB0">
      <w:pPr>
        <w:jc w:val="both"/>
        <w:rPr>
          <w:rFonts w:ascii="Arial" w:hAnsi="Arial" w:cs="Arial"/>
        </w:rPr>
      </w:pPr>
    </w:p>
    <w:p w14:paraId="13E44D94" w14:textId="77777777" w:rsidR="002A7EB0" w:rsidRPr="005771A2" w:rsidRDefault="002A7EB0" w:rsidP="002A7EB0">
      <w:pPr>
        <w:ind w:left="567" w:hanging="567"/>
        <w:jc w:val="both"/>
        <w:rPr>
          <w:rFonts w:ascii="Arial" w:hAnsi="Arial" w:cs="Arial"/>
        </w:rPr>
      </w:pPr>
      <w:r w:rsidRPr="005771A2">
        <w:rPr>
          <w:rFonts w:ascii="Arial" w:hAnsi="Arial" w:cs="Arial"/>
        </w:rPr>
        <w:t>4.</w:t>
      </w:r>
      <w:r w:rsidRPr="005771A2">
        <w:rPr>
          <w:rFonts w:ascii="Arial" w:hAnsi="Arial" w:cs="Arial"/>
        </w:rPr>
        <w:tab/>
        <w:t>Se, com base nas respostas às suas indagações, o auditor entender que há constatações que possam ser relevantes para a elaboração e a auditoria das demonstrações contábeis da entidade, ele pode considerar apropriado ler os respectivos relatórios da auditoria interna.  Exemplos de relatórios da função de auditoria interna que podem ser relevantes incluem os documentos e relatórios de estratégia e planejamento do departamento que foram elaborados para a administração ou para os responsáveis pela governança, descrevendo as constatações provenientes dos exames efetuados pela função de auditoria interna.</w:t>
      </w:r>
    </w:p>
    <w:p w14:paraId="3880D97E" w14:textId="77777777" w:rsidR="002A7EB0" w:rsidRPr="005771A2" w:rsidRDefault="002A7EB0" w:rsidP="002A7EB0">
      <w:pPr>
        <w:jc w:val="both"/>
        <w:rPr>
          <w:rFonts w:ascii="Arial" w:hAnsi="Arial" w:cs="Arial"/>
        </w:rPr>
      </w:pPr>
    </w:p>
    <w:p w14:paraId="42248F7D" w14:textId="77777777" w:rsidR="002A7EB0" w:rsidRPr="005771A2" w:rsidRDefault="002A7EB0" w:rsidP="002A7EB0">
      <w:pPr>
        <w:ind w:left="567" w:hanging="567"/>
        <w:jc w:val="both"/>
        <w:rPr>
          <w:rFonts w:ascii="Arial" w:hAnsi="Arial" w:cs="Arial"/>
        </w:rPr>
      </w:pPr>
      <w:r w:rsidRPr="005771A2">
        <w:rPr>
          <w:rFonts w:ascii="Arial" w:hAnsi="Arial" w:cs="Arial"/>
        </w:rPr>
        <w:t>5.</w:t>
      </w:r>
      <w:r w:rsidRPr="005771A2">
        <w:rPr>
          <w:rFonts w:ascii="Arial" w:hAnsi="Arial" w:cs="Arial"/>
        </w:rPr>
        <w:tab/>
        <w:t xml:space="preserve">Além disso, de acordo com a NBC TA 240, item 20, se a auditoria interna fornecer informações para o auditor independente referentes a quaisquer casos reais, suspeitas ou indícios de fraude, ele considera essa informação na identificação de riscos de distorção relevante decorrente de fraude. </w:t>
      </w:r>
    </w:p>
    <w:p w14:paraId="0FA18AA6" w14:textId="77777777" w:rsidR="002A7EB0" w:rsidRPr="005771A2" w:rsidRDefault="002A7EB0" w:rsidP="002A7EB0">
      <w:pPr>
        <w:jc w:val="both"/>
        <w:rPr>
          <w:rFonts w:ascii="Arial" w:hAnsi="Arial" w:cs="Arial"/>
        </w:rPr>
      </w:pPr>
    </w:p>
    <w:p w14:paraId="4350CCC9" w14:textId="77777777" w:rsidR="002A7EB0" w:rsidRPr="005771A2" w:rsidRDefault="002A7EB0" w:rsidP="002A7EB0">
      <w:pPr>
        <w:ind w:left="567" w:hanging="567"/>
        <w:jc w:val="both"/>
        <w:rPr>
          <w:rFonts w:ascii="Arial" w:hAnsi="Arial" w:cs="Arial"/>
        </w:rPr>
      </w:pPr>
      <w:r w:rsidRPr="005771A2">
        <w:rPr>
          <w:rFonts w:ascii="Arial" w:hAnsi="Arial" w:cs="Arial"/>
        </w:rPr>
        <w:t>6.</w:t>
      </w:r>
      <w:r w:rsidRPr="005771A2">
        <w:rPr>
          <w:rFonts w:ascii="Arial" w:hAnsi="Arial" w:cs="Arial"/>
        </w:rPr>
        <w:tab/>
        <w:t xml:space="preserve">As indagações são feitas junto aos indivíduos apropriados da função de auditoria interna, que, no julgamento do auditor independente, têm conhecimento, experiência e autoridade apropriados, tais como o principal executivo responsável pela auditoria interna ou, dependendo das circunstâncias, outras pessoas do departamento.  O auditor independente pode, também, considerar apropriado realizar reuniões periódicas com esses indivíduos. </w:t>
      </w:r>
    </w:p>
    <w:p w14:paraId="0DCD03A1" w14:textId="77777777" w:rsidR="002A7EB0" w:rsidRPr="005771A2" w:rsidRDefault="002A7EB0" w:rsidP="002A7EB0">
      <w:pPr>
        <w:jc w:val="both"/>
        <w:rPr>
          <w:rFonts w:ascii="Arial" w:hAnsi="Arial" w:cs="Arial"/>
        </w:rPr>
      </w:pPr>
    </w:p>
    <w:p w14:paraId="0D10EB58" w14:textId="77777777" w:rsidR="002A7EB0" w:rsidRPr="005771A2" w:rsidRDefault="002A7EB0" w:rsidP="002A7EB0">
      <w:pPr>
        <w:jc w:val="both"/>
        <w:rPr>
          <w:rFonts w:ascii="Arial" w:hAnsi="Arial" w:cs="Arial"/>
        </w:rPr>
      </w:pPr>
      <w:r w:rsidRPr="005771A2">
        <w:rPr>
          <w:rFonts w:ascii="Arial" w:hAnsi="Arial" w:cs="Arial"/>
        </w:rPr>
        <w:t>Consideração da função de auditoria interna para o entendimento do ambiente de controle</w:t>
      </w:r>
    </w:p>
    <w:p w14:paraId="5D2136C1" w14:textId="77777777" w:rsidR="002A7EB0" w:rsidRPr="005771A2" w:rsidRDefault="002A7EB0" w:rsidP="002A7EB0">
      <w:pPr>
        <w:jc w:val="both"/>
        <w:rPr>
          <w:rFonts w:ascii="Arial" w:hAnsi="Arial" w:cs="Arial"/>
        </w:rPr>
      </w:pPr>
    </w:p>
    <w:p w14:paraId="5E3E7542" w14:textId="77777777" w:rsidR="002A7EB0" w:rsidRPr="005771A2" w:rsidRDefault="002A7EB0" w:rsidP="002A7EB0">
      <w:pPr>
        <w:ind w:left="567" w:hanging="567"/>
        <w:jc w:val="both"/>
        <w:rPr>
          <w:rFonts w:ascii="Arial" w:hAnsi="Arial" w:cs="Arial"/>
        </w:rPr>
      </w:pPr>
      <w:r w:rsidRPr="005771A2">
        <w:rPr>
          <w:rFonts w:ascii="Arial" w:hAnsi="Arial" w:cs="Arial"/>
        </w:rPr>
        <w:t>7.</w:t>
      </w:r>
      <w:r w:rsidRPr="005771A2">
        <w:rPr>
          <w:rFonts w:ascii="Arial" w:hAnsi="Arial" w:cs="Arial"/>
        </w:rPr>
        <w:tab/>
        <w:t xml:space="preserve">Para entender o ambiente de controle, o auditor pode, também, considerar como a administração respondeu às constatações e recomendações da auditoria interna em relação às deficiências identificadas no controle que sejam relevantes para a elaboração das demonstrações contábeis, inclusive se e como essas respostas foram implementadas, e se elas foram subsequentemente avaliadas pela auditoria interna. </w:t>
      </w:r>
    </w:p>
    <w:p w14:paraId="1D255B71" w14:textId="77777777" w:rsidR="002A7EB0" w:rsidRPr="005771A2" w:rsidRDefault="002A7EB0" w:rsidP="002A7EB0">
      <w:pPr>
        <w:jc w:val="both"/>
        <w:rPr>
          <w:rFonts w:ascii="Arial" w:hAnsi="Arial" w:cs="Arial"/>
        </w:rPr>
      </w:pPr>
    </w:p>
    <w:p w14:paraId="3D31B832" w14:textId="77777777" w:rsidR="002A7EB0" w:rsidRPr="005771A2" w:rsidRDefault="002A7EB0" w:rsidP="002A7EB0">
      <w:pPr>
        <w:jc w:val="both"/>
        <w:rPr>
          <w:rFonts w:ascii="Arial" w:hAnsi="Arial" w:cs="Arial"/>
        </w:rPr>
      </w:pPr>
      <w:r w:rsidRPr="005771A2">
        <w:rPr>
          <w:rFonts w:ascii="Arial" w:hAnsi="Arial" w:cs="Arial"/>
        </w:rPr>
        <w:t>Entendimento do papel desempenhado pela função de auditoria interna no processo de monitoramento do sistema de controles internos da entidade</w:t>
      </w:r>
    </w:p>
    <w:p w14:paraId="37742E35" w14:textId="77777777" w:rsidR="002A7EB0" w:rsidRPr="005771A2" w:rsidRDefault="002A7EB0" w:rsidP="002A7EB0">
      <w:pPr>
        <w:ind w:left="567" w:hanging="567"/>
        <w:jc w:val="both"/>
        <w:rPr>
          <w:rFonts w:ascii="Arial" w:hAnsi="Arial" w:cs="Arial"/>
        </w:rPr>
      </w:pPr>
    </w:p>
    <w:p w14:paraId="7F1D6B23" w14:textId="77777777" w:rsidR="002A7EB0" w:rsidRPr="005771A2" w:rsidRDefault="002A7EB0" w:rsidP="002A7EB0">
      <w:pPr>
        <w:ind w:left="567" w:hanging="567"/>
        <w:jc w:val="both"/>
        <w:rPr>
          <w:rFonts w:ascii="Arial" w:hAnsi="Arial" w:cs="Arial"/>
        </w:rPr>
      </w:pPr>
      <w:r w:rsidRPr="005771A2">
        <w:rPr>
          <w:rFonts w:ascii="Arial" w:hAnsi="Arial" w:cs="Arial"/>
        </w:rPr>
        <w:t>8.</w:t>
      </w:r>
      <w:r w:rsidRPr="005771A2">
        <w:rPr>
          <w:rFonts w:ascii="Arial" w:hAnsi="Arial" w:cs="Arial"/>
        </w:rPr>
        <w:tab/>
        <w:t xml:space="preserve">Se a natureza das responsabilidades da função de auditoria interna e das suas atividades de asseguração estiver relacionada com as demonstrações contábeis da entidade, o auditor independente pode, também, utilizar tais trabalhos para modificar a natureza ou a época, ou reduzir a extensão dos procedimentos de auditoria a serem realizados diretamente pelo auditor para a obtenção de evidência de auditoria. É mais provável que os auditores utilizem o trabalho da função de auditoria interna da entidade quando, por exemplo, com base na experiência em auditorias anteriores ou nos seus procedimentos de avaliação de riscos, parecer que a entidade tem a função de auditoria interna com recursos adequados e apropriados em relação à complexidade da entidade e à natureza de suas operações e tem um nível de subordinação direta com os responsáveis pela governança. </w:t>
      </w:r>
    </w:p>
    <w:p w14:paraId="26A40D49" w14:textId="77777777" w:rsidR="002A7EB0" w:rsidRPr="005771A2" w:rsidRDefault="002A7EB0" w:rsidP="002A7EB0">
      <w:pPr>
        <w:jc w:val="both"/>
        <w:rPr>
          <w:rFonts w:ascii="Arial" w:hAnsi="Arial" w:cs="Arial"/>
        </w:rPr>
      </w:pPr>
    </w:p>
    <w:p w14:paraId="7E9E6ED3" w14:textId="77777777" w:rsidR="002A7EB0" w:rsidRPr="005771A2" w:rsidRDefault="002A7EB0" w:rsidP="002A7EB0">
      <w:pPr>
        <w:ind w:left="567" w:hanging="567"/>
        <w:jc w:val="both"/>
        <w:rPr>
          <w:rFonts w:ascii="Arial" w:hAnsi="Arial" w:cs="Arial"/>
        </w:rPr>
      </w:pPr>
      <w:r w:rsidRPr="005771A2">
        <w:rPr>
          <w:rFonts w:ascii="Arial" w:hAnsi="Arial" w:cs="Arial"/>
        </w:rPr>
        <w:t>9.</w:t>
      </w:r>
      <w:r w:rsidRPr="005771A2">
        <w:rPr>
          <w:rFonts w:ascii="Arial" w:hAnsi="Arial" w:cs="Arial"/>
        </w:rPr>
        <w:tab/>
        <w:t xml:space="preserve">Se, com base no entendimento preliminar do auditor sobre a função de auditoria interna, ele espera utilizar o trabalho desse departamento para modificar a natureza ou a época ou, ainda, reduzir a extensão dos procedimentos de auditoria a serem realizados, a NBC TA 610 é aplicável. </w:t>
      </w:r>
    </w:p>
    <w:p w14:paraId="1F0E9588" w14:textId="77777777" w:rsidR="002A7EB0" w:rsidRPr="005771A2" w:rsidRDefault="002A7EB0" w:rsidP="002A7EB0">
      <w:pPr>
        <w:jc w:val="both"/>
        <w:rPr>
          <w:rFonts w:ascii="Arial" w:hAnsi="Arial" w:cs="Arial"/>
        </w:rPr>
      </w:pPr>
    </w:p>
    <w:p w14:paraId="0D8B4612" w14:textId="77777777" w:rsidR="002A7EB0" w:rsidRPr="005771A2" w:rsidRDefault="002A7EB0" w:rsidP="002A7EB0">
      <w:pPr>
        <w:ind w:left="567" w:hanging="567"/>
        <w:jc w:val="both"/>
        <w:rPr>
          <w:rFonts w:ascii="Arial" w:hAnsi="Arial" w:cs="Arial"/>
        </w:rPr>
      </w:pPr>
      <w:r w:rsidRPr="005771A2">
        <w:rPr>
          <w:rFonts w:ascii="Arial" w:hAnsi="Arial" w:cs="Arial"/>
        </w:rPr>
        <w:t>10.</w:t>
      </w:r>
      <w:r w:rsidRPr="005771A2">
        <w:rPr>
          <w:rFonts w:ascii="Arial" w:hAnsi="Arial" w:cs="Arial"/>
        </w:rPr>
        <w:tab/>
        <w:t xml:space="preserve">Conforme discutido mais detalhadamente na NBC TA 610, as atividades da função de auditoria interna são distintas de outros controles de monitoramento que podem ser relevantes para as demonstrações contábeis, tais como revisões de informações contábeis gerenciais destinadas a contribuir para a prevenção ou detecção de distorção relevante pela entidade. </w:t>
      </w:r>
    </w:p>
    <w:p w14:paraId="330BD4D7" w14:textId="77777777" w:rsidR="002A7EB0" w:rsidRPr="005771A2" w:rsidRDefault="002A7EB0" w:rsidP="002A7EB0">
      <w:pPr>
        <w:jc w:val="both"/>
        <w:rPr>
          <w:rFonts w:ascii="Arial" w:hAnsi="Arial" w:cs="Arial"/>
        </w:rPr>
      </w:pPr>
    </w:p>
    <w:p w14:paraId="67F10DB3" w14:textId="77777777" w:rsidR="002A7EB0" w:rsidRPr="005771A2" w:rsidRDefault="002A7EB0" w:rsidP="002A7EB0">
      <w:pPr>
        <w:ind w:left="567" w:hanging="567"/>
        <w:jc w:val="both"/>
        <w:rPr>
          <w:rFonts w:ascii="Arial" w:hAnsi="Arial" w:cs="Arial"/>
        </w:rPr>
      </w:pPr>
      <w:r w:rsidRPr="005771A2">
        <w:rPr>
          <w:rFonts w:ascii="Arial" w:hAnsi="Arial" w:cs="Arial"/>
        </w:rPr>
        <w:t>11.</w:t>
      </w:r>
      <w:r w:rsidRPr="005771A2">
        <w:rPr>
          <w:rFonts w:ascii="Arial" w:hAnsi="Arial" w:cs="Arial"/>
        </w:rPr>
        <w:tab/>
        <w:t xml:space="preserve">Estabelecer comunicações com as pessoas apropriadas da função de auditoria interna da entidade logo no início do trabalho, mantendo essas comunicações durante todo o trabalho, pode facilitar o efetivo compartilhamento de informações. Isso cria um ambiente em que o auditor independente pode ser informado sobre assuntos significativos de seu interesse, que cheguem ao conhecimento da função de auditoria interna, quando tais questões podem afetar o trabalho do auditor independente. A NBC TA 200, item 7, discute a importância de o auditor independente planejar e executar a auditoria com ceticismo profissional, incluindo a necessidade de permanecer alerta a informações que questionem a confiabilidade dos documentos e das respostas às indagações a serem utilizadas como evidência de auditoria.  Consequentemente, a comunicação com a auditoria interna durante todo o trabalho pode fornecer oportunidades para que os auditores internos levem essas informações à atenção do auditor independente, permitindo que ele considere essas informações na identificação e avaliação de riscos de distorção relevante. </w:t>
      </w:r>
    </w:p>
    <w:p w14:paraId="25A784D0" w14:textId="77777777" w:rsidR="002A7EB0" w:rsidRPr="005771A2" w:rsidRDefault="002A7EB0" w:rsidP="002A7EB0">
      <w:pPr>
        <w:jc w:val="both"/>
        <w:rPr>
          <w:rFonts w:ascii="Arial" w:hAnsi="Arial" w:cs="Arial"/>
        </w:rPr>
      </w:pPr>
    </w:p>
    <w:p w14:paraId="269EF1E9" w14:textId="77777777" w:rsidR="002A7EB0" w:rsidRPr="005771A2" w:rsidRDefault="002A7EB0" w:rsidP="002A7EB0">
      <w:pPr>
        <w:jc w:val="both"/>
        <w:rPr>
          <w:rFonts w:ascii="Arial" w:hAnsi="Arial" w:cs="Arial"/>
        </w:rPr>
      </w:pPr>
      <w:r w:rsidRPr="005771A2">
        <w:rPr>
          <w:rFonts w:ascii="Arial" w:hAnsi="Arial" w:cs="Arial"/>
        </w:rPr>
        <w:br w:type="page"/>
      </w:r>
      <w:r w:rsidRPr="005771A2">
        <w:rPr>
          <w:rFonts w:ascii="Arial" w:hAnsi="Arial" w:cs="Arial"/>
          <w:b/>
          <w:bCs/>
        </w:rPr>
        <w:t>Apêndice 5</w:t>
      </w:r>
      <w:r w:rsidRPr="005771A2">
        <w:rPr>
          <w:rFonts w:ascii="Arial" w:hAnsi="Arial" w:cs="Arial"/>
        </w:rPr>
        <w:t xml:space="preserve"> (ver itens 25(a), 26(b) e (c), A94 e de A166 a A172) </w:t>
      </w:r>
    </w:p>
    <w:p w14:paraId="3AB34306" w14:textId="77777777" w:rsidR="002A7EB0" w:rsidRPr="005771A2" w:rsidRDefault="002A7EB0" w:rsidP="002A7EB0">
      <w:pPr>
        <w:jc w:val="both"/>
        <w:rPr>
          <w:rFonts w:ascii="Arial" w:hAnsi="Arial" w:cs="Arial"/>
        </w:rPr>
      </w:pPr>
    </w:p>
    <w:p w14:paraId="0A1F0CAF" w14:textId="77777777" w:rsidR="002A7EB0" w:rsidRPr="005771A2" w:rsidRDefault="002A7EB0" w:rsidP="002A7EB0">
      <w:pPr>
        <w:jc w:val="both"/>
        <w:rPr>
          <w:rFonts w:ascii="Arial" w:hAnsi="Arial" w:cs="Arial"/>
          <w:b/>
          <w:bCs/>
        </w:rPr>
      </w:pPr>
      <w:r w:rsidRPr="005771A2">
        <w:rPr>
          <w:rFonts w:ascii="Arial" w:hAnsi="Arial" w:cs="Arial"/>
          <w:b/>
          <w:bCs/>
        </w:rPr>
        <w:t xml:space="preserve">Considerações para entendimento da tecnologia da informação (TI) </w:t>
      </w:r>
    </w:p>
    <w:p w14:paraId="64363E55" w14:textId="77777777" w:rsidR="002A7EB0" w:rsidRPr="005771A2" w:rsidRDefault="002A7EB0" w:rsidP="002A7EB0">
      <w:pPr>
        <w:jc w:val="both"/>
        <w:rPr>
          <w:rFonts w:ascii="Arial" w:hAnsi="Arial" w:cs="Arial"/>
        </w:rPr>
      </w:pPr>
    </w:p>
    <w:p w14:paraId="10023BE4" w14:textId="77777777" w:rsidR="002A7EB0" w:rsidRPr="005771A2" w:rsidRDefault="002A7EB0" w:rsidP="002A7EB0">
      <w:pPr>
        <w:jc w:val="both"/>
        <w:rPr>
          <w:rFonts w:ascii="Arial" w:hAnsi="Arial" w:cs="Arial"/>
        </w:rPr>
      </w:pPr>
      <w:r w:rsidRPr="005771A2">
        <w:rPr>
          <w:rFonts w:ascii="Arial" w:hAnsi="Arial" w:cs="Arial"/>
        </w:rPr>
        <w:t xml:space="preserve">Este Apêndice fornece considerações adicionais que o auditor pode considerar para entender o uso de TI pela entidade em seu sistema de controles internos. </w:t>
      </w:r>
    </w:p>
    <w:p w14:paraId="40C05AB7" w14:textId="77777777" w:rsidR="002A7EB0" w:rsidRPr="005771A2" w:rsidRDefault="002A7EB0" w:rsidP="002A7EB0">
      <w:pPr>
        <w:jc w:val="both"/>
        <w:rPr>
          <w:rFonts w:ascii="Arial" w:hAnsi="Arial" w:cs="Arial"/>
        </w:rPr>
      </w:pPr>
    </w:p>
    <w:p w14:paraId="2E6503DC" w14:textId="77777777" w:rsidR="002A7EB0" w:rsidRPr="005771A2" w:rsidRDefault="002A7EB0" w:rsidP="002A7EB0">
      <w:pPr>
        <w:jc w:val="both"/>
        <w:rPr>
          <w:rFonts w:ascii="Arial" w:hAnsi="Arial" w:cs="Arial"/>
        </w:rPr>
      </w:pPr>
      <w:r w:rsidRPr="005771A2">
        <w:rPr>
          <w:rFonts w:ascii="Arial" w:hAnsi="Arial" w:cs="Arial"/>
        </w:rPr>
        <w:t>Entendimento do uso pela entidade da tecnologia da informação nos componentes do sistema de controles internos da entidade</w:t>
      </w:r>
    </w:p>
    <w:p w14:paraId="7451DF8B" w14:textId="77777777" w:rsidR="002A7EB0" w:rsidRPr="005771A2" w:rsidRDefault="002A7EB0" w:rsidP="002A7EB0">
      <w:pPr>
        <w:jc w:val="both"/>
        <w:rPr>
          <w:rFonts w:ascii="Arial" w:hAnsi="Arial" w:cs="Arial"/>
        </w:rPr>
      </w:pPr>
    </w:p>
    <w:p w14:paraId="03F9C26C" w14:textId="77777777" w:rsidR="002A7EB0" w:rsidRPr="005771A2" w:rsidRDefault="002A7EB0" w:rsidP="002A7EB0">
      <w:pPr>
        <w:ind w:left="567" w:hanging="567"/>
        <w:jc w:val="both"/>
        <w:rPr>
          <w:rFonts w:ascii="Arial" w:hAnsi="Arial" w:cs="Arial"/>
        </w:rPr>
      </w:pPr>
      <w:r w:rsidRPr="005771A2">
        <w:rPr>
          <w:rFonts w:ascii="Arial" w:hAnsi="Arial" w:cs="Arial"/>
        </w:rPr>
        <w:t>1.</w:t>
      </w:r>
      <w:r w:rsidRPr="005771A2">
        <w:rPr>
          <w:rFonts w:ascii="Arial" w:hAnsi="Arial" w:cs="Arial"/>
        </w:rPr>
        <w:tab/>
        <w:t xml:space="preserve">O sistema de controles internos da entidade contém elementos manuais e elementos automatizados (isto é, controles manuais e automatizados e outros recursos utilizados no sistema de controles internos da entidade). A combinação de elementos manuais e automatizados varia conforme a natureza e a complexidade do uso de TI pela entidade. O uso de TI pela entidade afeta a maneira como as informações relevantes para a elaboração das demonstrações contábeis de acordo com a estrutura de relatório financeiro aplicável são processadas, armazenadas e comunicadas e afeta, portanto, a maneira como o sistema de controles internos da entidade é planejado e implementado. Cada componente do sistema de controles internos da entidade pode usar TI em alguma extensão. </w:t>
      </w:r>
    </w:p>
    <w:p w14:paraId="1FA46481" w14:textId="77777777" w:rsidR="002A7EB0" w:rsidRPr="005771A2" w:rsidRDefault="002A7EB0" w:rsidP="002A7EB0">
      <w:pPr>
        <w:ind w:left="567"/>
        <w:jc w:val="both"/>
        <w:rPr>
          <w:rFonts w:ascii="Arial" w:hAnsi="Arial" w:cs="Arial"/>
        </w:rPr>
      </w:pPr>
      <w:r w:rsidRPr="005771A2">
        <w:rPr>
          <w:rFonts w:ascii="Arial" w:hAnsi="Arial" w:cs="Arial"/>
        </w:rPr>
        <w:t>De modo geral, a TI beneficia o sistema de controles internos da entidade, permitindo à entidade:</w:t>
      </w:r>
    </w:p>
    <w:p w14:paraId="00B07658"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aplicar consistentemente regras de negócio pré-definidas e realizar cálculos complexos no processamento de grandes volumes de transações ou dados;</w:t>
      </w:r>
    </w:p>
    <w:p w14:paraId="0CB8BA68"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aprimorar a tempestividade, a disponibilidade e a exatidão das informações;</w:t>
      </w:r>
    </w:p>
    <w:p w14:paraId="25D3D03F"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facilitar a análise adicional das informações;</w:t>
      </w:r>
    </w:p>
    <w:p w14:paraId="49E8C329"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aprimorar a capacidade de monitorar o desempenho das atividades da entidade e de suas políticas e procedimentos;</w:t>
      </w:r>
    </w:p>
    <w:p w14:paraId="0193DBE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reduzir o risco de que os controles sejam transgredidos; e </w:t>
      </w:r>
    </w:p>
    <w:p w14:paraId="20688444"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aprimorar a capacidade de conseguir segregação eficaz de funções por meio da implementação de controles de segurança em aplicativos de TI, bases de dados e sistemas operacionais. </w:t>
      </w:r>
    </w:p>
    <w:p w14:paraId="64A6D987" w14:textId="77777777" w:rsidR="002A7EB0" w:rsidRPr="005771A2" w:rsidRDefault="002A7EB0" w:rsidP="002A7EB0">
      <w:pPr>
        <w:jc w:val="both"/>
        <w:rPr>
          <w:rFonts w:ascii="Arial" w:hAnsi="Arial" w:cs="Arial"/>
        </w:rPr>
      </w:pPr>
    </w:p>
    <w:p w14:paraId="6FF3F78E"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As características dos elementos manuais e automatizados são relevantes para a identificação e a avaliação de riscos de distorção relevante pelo auditor e para os procedimentos adicionais de auditoria baseados nos mesmos. Controles automatizados podem ser mais confiáveis do que controles manuais porque não podem ser facilmente contornados, ignorados ou transgredidos e também são menos propensos a erros simples. Controles automatizados podem ser mais efetivos que os manuais nas seguintes circunstâncias:</w:t>
      </w:r>
    </w:p>
    <w:p w14:paraId="7D6CED21"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grande volume de transações recorrentes ou situações em que erros que possam ser previstos ou antecipados possam ser evitados ou detectados e corrigidos, por meio de automação; </w:t>
      </w:r>
    </w:p>
    <w:p w14:paraId="56D21694"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atividades de controle em que maneiras específicas de realizar o controle possam ser adequadamente planejadas e automatizadas. </w:t>
      </w:r>
    </w:p>
    <w:p w14:paraId="54B914E4" w14:textId="77777777" w:rsidR="002A7EB0" w:rsidRPr="005771A2" w:rsidRDefault="002A7EB0" w:rsidP="002A7EB0">
      <w:pPr>
        <w:jc w:val="both"/>
        <w:rPr>
          <w:rFonts w:ascii="Arial" w:hAnsi="Arial" w:cs="Arial"/>
        </w:rPr>
      </w:pPr>
    </w:p>
    <w:p w14:paraId="5B634299" w14:textId="77777777" w:rsidR="002A7EB0" w:rsidRPr="005771A2" w:rsidRDefault="002A7EB0" w:rsidP="002A7EB0">
      <w:pPr>
        <w:jc w:val="both"/>
        <w:rPr>
          <w:rFonts w:ascii="Arial" w:hAnsi="Arial" w:cs="Arial"/>
        </w:rPr>
      </w:pPr>
      <w:r w:rsidRPr="005771A2">
        <w:rPr>
          <w:rFonts w:ascii="Arial" w:hAnsi="Arial" w:cs="Arial"/>
        </w:rPr>
        <w:t xml:space="preserve">Entendimento do uso pela entidade da tecnologia da informação no sistema de informações (ver item 25(a)) </w:t>
      </w:r>
    </w:p>
    <w:p w14:paraId="09FEC446" w14:textId="77777777" w:rsidR="002A7EB0" w:rsidRPr="005771A2" w:rsidRDefault="002A7EB0" w:rsidP="002A7EB0">
      <w:pPr>
        <w:jc w:val="both"/>
        <w:rPr>
          <w:rFonts w:ascii="Arial" w:hAnsi="Arial" w:cs="Arial"/>
        </w:rPr>
      </w:pPr>
    </w:p>
    <w:p w14:paraId="0DBC58FF" w14:textId="77777777" w:rsidR="002A7EB0" w:rsidRPr="005771A2" w:rsidRDefault="002A7EB0" w:rsidP="002A7EB0">
      <w:pPr>
        <w:ind w:left="567" w:hanging="567"/>
        <w:jc w:val="both"/>
        <w:rPr>
          <w:rFonts w:ascii="Arial" w:hAnsi="Arial" w:cs="Arial"/>
        </w:rPr>
      </w:pPr>
      <w:r w:rsidRPr="005771A2">
        <w:rPr>
          <w:rFonts w:ascii="Arial" w:hAnsi="Arial" w:cs="Arial"/>
        </w:rPr>
        <w:t>3.</w:t>
      </w:r>
      <w:r w:rsidRPr="005771A2">
        <w:rPr>
          <w:rFonts w:ascii="Arial" w:hAnsi="Arial" w:cs="Arial"/>
        </w:rPr>
        <w:tab/>
        <w:t xml:space="preserve">O sistema de informações da entidade pode incluir o uso de elementos manuais e automatizados, que também afetam o modo como as transações são iniciadas, registradas, processadas e comunicadas. Em particular, os procedimentos para iniciar, registrar, processar e comunicar transações podem ser realizados por meio de aplicativos de TI usados pela entidade da forma em que ela configurou esses aplicativos. Além disso, registros no formato de informações digitais podem substituir ou complementar registros em papel. </w:t>
      </w:r>
    </w:p>
    <w:p w14:paraId="0DAEDE85" w14:textId="77777777" w:rsidR="002A7EB0" w:rsidRPr="005771A2" w:rsidRDefault="002A7EB0" w:rsidP="002A7EB0">
      <w:pPr>
        <w:jc w:val="both"/>
        <w:rPr>
          <w:rFonts w:ascii="Arial" w:hAnsi="Arial" w:cs="Arial"/>
        </w:rPr>
      </w:pPr>
    </w:p>
    <w:p w14:paraId="089B4A6B" w14:textId="77777777" w:rsidR="002A7EB0" w:rsidRPr="005771A2" w:rsidRDefault="002A7EB0" w:rsidP="002A7EB0">
      <w:pPr>
        <w:ind w:left="567" w:hanging="567"/>
        <w:jc w:val="both"/>
        <w:rPr>
          <w:rFonts w:ascii="Arial" w:hAnsi="Arial" w:cs="Arial"/>
        </w:rPr>
      </w:pPr>
      <w:r w:rsidRPr="005771A2">
        <w:rPr>
          <w:rFonts w:ascii="Arial" w:hAnsi="Arial" w:cs="Arial"/>
        </w:rPr>
        <w:t>4.</w:t>
      </w:r>
      <w:r w:rsidRPr="005771A2">
        <w:rPr>
          <w:rFonts w:ascii="Arial" w:hAnsi="Arial" w:cs="Arial"/>
        </w:rPr>
        <w:tab/>
        <w:t xml:space="preserve">Ao obter entendimento do ambiente de TI relevante para os fluxos de transações e o processamento de informações no sistema de informações, o auditor coleta informações sobre a natureza e as características dos aplicativos de TI usados, bem como da infraestrutura de suporte para TI e do TI. A tabela a seguir inclui exemplos de assuntos que o auditor pode considerar ao obter entendimento do ambiente de TI, além de exemplos de características típicas de ambientes de TI com base na complexidade dos aplicativos de TI usados no sistema de informações da entidade. Entretanto, essas características são direcionais e podem diferir dependendo da natureza das aplicações de TI específicas em uso pela entidade. </w:t>
      </w:r>
    </w:p>
    <w:p w14:paraId="4882A3E4" w14:textId="77777777" w:rsidR="002A7EB0" w:rsidRPr="005771A2" w:rsidRDefault="002A7EB0" w:rsidP="002A7EB0">
      <w:pPr>
        <w:jc w:val="both"/>
        <w:rPr>
          <w:rFonts w:ascii="Arial" w:hAnsi="Arial" w:cs="Arial"/>
        </w:rPr>
      </w:pPr>
    </w:p>
    <w:p w14:paraId="56D6446F" w14:textId="77777777" w:rsidR="002A7EB0" w:rsidRPr="005771A2" w:rsidRDefault="002A7EB0" w:rsidP="002A7EB0">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407"/>
        <w:gridCol w:w="2407"/>
        <w:gridCol w:w="2407"/>
      </w:tblGrid>
      <w:tr w:rsidR="002A7EB0" w:rsidRPr="005771A2" w14:paraId="1ACBA5D1" w14:textId="77777777" w:rsidTr="009A4CD5">
        <w:tc>
          <w:tcPr>
            <w:tcW w:w="2444" w:type="dxa"/>
          </w:tcPr>
          <w:p w14:paraId="750C31A9" w14:textId="77777777" w:rsidR="002A7EB0" w:rsidRPr="005771A2" w:rsidRDefault="002A7EB0" w:rsidP="009A4CD5">
            <w:pPr>
              <w:jc w:val="both"/>
              <w:rPr>
                <w:rFonts w:ascii="Arial" w:hAnsi="Arial" w:cs="Arial"/>
              </w:rPr>
            </w:pPr>
          </w:p>
        </w:tc>
        <w:tc>
          <w:tcPr>
            <w:tcW w:w="7335" w:type="dxa"/>
            <w:gridSpan w:val="3"/>
          </w:tcPr>
          <w:p w14:paraId="6FDA0A57" w14:textId="77777777" w:rsidR="002A7EB0" w:rsidRPr="005771A2" w:rsidRDefault="002A7EB0" w:rsidP="009A4CD5">
            <w:pPr>
              <w:jc w:val="both"/>
              <w:rPr>
                <w:rFonts w:ascii="Arial" w:hAnsi="Arial" w:cs="Arial"/>
              </w:rPr>
            </w:pPr>
            <w:r w:rsidRPr="005771A2">
              <w:rPr>
                <w:rFonts w:ascii="Arial" w:hAnsi="Arial" w:cs="Arial"/>
              </w:rPr>
              <w:t>Exemplos de características típicas de:</w:t>
            </w:r>
          </w:p>
        </w:tc>
      </w:tr>
      <w:tr w:rsidR="002A7EB0" w:rsidRPr="005771A2" w14:paraId="7A740D7F" w14:textId="77777777" w:rsidTr="009A4CD5">
        <w:tc>
          <w:tcPr>
            <w:tcW w:w="2444" w:type="dxa"/>
          </w:tcPr>
          <w:p w14:paraId="11A5004C" w14:textId="77777777" w:rsidR="002A7EB0" w:rsidRPr="005771A2" w:rsidRDefault="002A7EB0" w:rsidP="009A4CD5">
            <w:pPr>
              <w:jc w:val="both"/>
              <w:rPr>
                <w:rFonts w:ascii="Arial" w:hAnsi="Arial" w:cs="Arial"/>
              </w:rPr>
            </w:pPr>
          </w:p>
        </w:tc>
        <w:tc>
          <w:tcPr>
            <w:tcW w:w="2445" w:type="dxa"/>
          </w:tcPr>
          <w:p w14:paraId="02090E06" w14:textId="77777777" w:rsidR="002A7EB0" w:rsidRPr="005771A2" w:rsidRDefault="002A7EB0" w:rsidP="009A4CD5">
            <w:pPr>
              <w:jc w:val="both"/>
              <w:rPr>
                <w:rFonts w:ascii="Arial" w:hAnsi="Arial" w:cs="Arial"/>
              </w:rPr>
            </w:pPr>
            <w:r w:rsidRPr="005771A2">
              <w:rPr>
                <w:rFonts w:ascii="Arial" w:hAnsi="Arial" w:cs="Arial"/>
                <w:i/>
                <w:iCs/>
              </w:rPr>
              <w:t>Software</w:t>
            </w:r>
            <w:r w:rsidRPr="005771A2">
              <w:rPr>
                <w:rFonts w:ascii="Arial" w:hAnsi="Arial" w:cs="Arial"/>
              </w:rPr>
              <w:t xml:space="preserve"> comercial não complexo</w:t>
            </w:r>
          </w:p>
        </w:tc>
        <w:tc>
          <w:tcPr>
            <w:tcW w:w="2445" w:type="dxa"/>
          </w:tcPr>
          <w:p w14:paraId="306BA850" w14:textId="77777777" w:rsidR="002A7EB0" w:rsidRPr="005771A2" w:rsidRDefault="002A7EB0" w:rsidP="009A4CD5">
            <w:pPr>
              <w:jc w:val="both"/>
              <w:rPr>
                <w:rFonts w:ascii="Arial" w:hAnsi="Arial" w:cs="Arial"/>
              </w:rPr>
            </w:pPr>
            <w:r w:rsidRPr="005771A2">
              <w:rPr>
                <w:rFonts w:ascii="Arial" w:hAnsi="Arial" w:cs="Arial"/>
                <w:i/>
                <w:iCs/>
              </w:rPr>
              <w:t>Software</w:t>
            </w:r>
            <w:r w:rsidRPr="005771A2">
              <w:rPr>
                <w:rFonts w:ascii="Arial" w:hAnsi="Arial" w:cs="Arial"/>
              </w:rPr>
              <w:t xml:space="preserve"> comercial ou aplicativos de TI de médio porte e moderadamente complexos</w:t>
            </w:r>
          </w:p>
        </w:tc>
        <w:tc>
          <w:tcPr>
            <w:tcW w:w="2445" w:type="dxa"/>
          </w:tcPr>
          <w:p w14:paraId="2D24DE61" w14:textId="77777777" w:rsidR="002A7EB0" w:rsidRPr="005771A2" w:rsidRDefault="002A7EB0" w:rsidP="009A4CD5">
            <w:pPr>
              <w:jc w:val="both"/>
              <w:rPr>
                <w:rFonts w:ascii="Arial" w:hAnsi="Arial" w:cs="Arial"/>
              </w:rPr>
            </w:pPr>
            <w:r w:rsidRPr="005771A2">
              <w:rPr>
                <w:rFonts w:ascii="Arial" w:hAnsi="Arial" w:cs="Arial"/>
              </w:rPr>
              <w:t>Aplicativos de TI de grande porte ou complexos (por exemplo, sistemas ERP)</w:t>
            </w:r>
          </w:p>
        </w:tc>
      </w:tr>
      <w:tr w:rsidR="002A7EB0" w:rsidRPr="005771A2" w14:paraId="63E8C833" w14:textId="77777777" w:rsidTr="009A4CD5">
        <w:tc>
          <w:tcPr>
            <w:tcW w:w="2444" w:type="dxa"/>
          </w:tcPr>
          <w:p w14:paraId="5136AE4E" w14:textId="77777777" w:rsidR="002A7EB0" w:rsidRPr="005771A2" w:rsidRDefault="002A7EB0" w:rsidP="009A4CD5">
            <w:pPr>
              <w:jc w:val="both"/>
              <w:rPr>
                <w:rFonts w:ascii="Arial" w:hAnsi="Arial" w:cs="Arial"/>
              </w:rPr>
            </w:pPr>
            <w:r w:rsidRPr="005771A2">
              <w:rPr>
                <w:rFonts w:ascii="Arial" w:hAnsi="Arial" w:cs="Arial"/>
              </w:rPr>
              <w:t>Assuntos relacionados com a extensão de automação e uso de dados:</w:t>
            </w:r>
            <w:r w:rsidRPr="005771A2">
              <w:rPr>
                <w:rFonts w:ascii="Arial" w:hAnsi="Arial" w:cs="Arial"/>
              </w:rPr>
              <w:tab/>
            </w:r>
          </w:p>
        </w:tc>
        <w:tc>
          <w:tcPr>
            <w:tcW w:w="2445" w:type="dxa"/>
          </w:tcPr>
          <w:p w14:paraId="39C9D934" w14:textId="77777777" w:rsidR="002A7EB0" w:rsidRPr="005771A2" w:rsidRDefault="002A7EB0" w:rsidP="009A4CD5">
            <w:pPr>
              <w:jc w:val="both"/>
              <w:rPr>
                <w:rFonts w:ascii="Arial" w:hAnsi="Arial" w:cs="Arial"/>
              </w:rPr>
            </w:pPr>
          </w:p>
        </w:tc>
        <w:tc>
          <w:tcPr>
            <w:tcW w:w="2445" w:type="dxa"/>
          </w:tcPr>
          <w:p w14:paraId="0F9E64D4" w14:textId="77777777" w:rsidR="002A7EB0" w:rsidRPr="005771A2" w:rsidRDefault="002A7EB0" w:rsidP="009A4CD5">
            <w:pPr>
              <w:jc w:val="both"/>
              <w:rPr>
                <w:rFonts w:ascii="Arial" w:hAnsi="Arial" w:cs="Arial"/>
              </w:rPr>
            </w:pPr>
          </w:p>
        </w:tc>
        <w:tc>
          <w:tcPr>
            <w:tcW w:w="2445" w:type="dxa"/>
          </w:tcPr>
          <w:p w14:paraId="4A8ED0B0" w14:textId="77777777" w:rsidR="002A7EB0" w:rsidRPr="005771A2" w:rsidRDefault="002A7EB0" w:rsidP="009A4CD5">
            <w:pPr>
              <w:jc w:val="both"/>
              <w:rPr>
                <w:rFonts w:ascii="Arial" w:hAnsi="Arial" w:cs="Arial"/>
              </w:rPr>
            </w:pPr>
          </w:p>
        </w:tc>
      </w:tr>
      <w:tr w:rsidR="002A7EB0" w:rsidRPr="005771A2" w14:paraId="0BEB6934" w14:textId="77777777" w:rsidTr="009A4CD5">
        <w:tc>
          <w:tcPr>
            <w:tcW w:w="2444" w:type="dxa"/>
          </w:tcPr>
          <w:p w14:paraId="74554BAE"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A extensão de procedimentos automatizados para processamento e a complexidade desses procedimentos, incluindo se existe processamento altamente automatizado e sem papel.</w:t>
            </w:r>
          </w:p>
        </w:tc>
        <w:tc>
          <w:tcPr>
            <w:tcW w:w="2445" w:type="dxa"/>
          </w:tcPr>
          <w:p w14:paraId="0745356B" w14:textId="77777777" w:rsidR="002A7EB0" w:rsidRPr="005771A2" w:rsidRDefault="002A7EB0" w:rsidP="009A4CD5">
            <w:pPr>
              <w:jc w:val="both"/>
              <w:rPr>
                <w:rFonts w:ascii="Arial" w:hAnsi="Arial" w:cs="Arial"/>
              </w:rPr>
            </w:pPr>
            <w:r w:rsidRPr="005771A2">
              <w:rPr>
                <w:rFonts w:ascii="Arial" w:hAnsi="Arial" w:cs="Arial"/>
              </w:rPr>
              <w:t>N/A.</w:t>
            </w:r>
          </w:p>
        </w:tc>
        <w:tc>
          <w:tcPr>
            <w:tcW w:w="2445" w:type="dxa"/>
          </w:tcPr>
          <w:p w14:paraId="051F103C" w14:textId="77777777" w:rsidR="002A7EB0" w:rsidRPr="005771A2" w:rsidRDefault="002A7EB0" w:rsidP="009A4CD5">
            <w:pPr>
              <w:jc w:val="both"/>
              <w:rPr>
                <w:rFonts w:ascii="Arial" w:hAnsi="Arial" w:cs="Arial"/>
              </w:rPr>
            </w:pPr>
            <w:r w:rsidRPr="005771A2">
              <w:rPr>
                <w:rFonts w:ascii="Arial" w:hAnsi="Arial" w:cs="Arial"/>
              </w:rPr>
              <w:t>N/A.</w:t>
            </w:r>
          </w:p>
        </w:tc>
        <w:tc>
          <w:tcPr>
            <w:tcW w:w="2445" w:type="dxa"/>
          </w:tcPr>
          <w:p w14:paraId="13BE706B" w14:textId="77777777" w:rsidR="002A7EB0" w:rsidRPr="005771A2" w:rsidRDefault="002A7EB0" w:rsidP="009A4CD5">
            <w:pPr>
              <w:jc w:val="both"/>
              <w:rPr>
                <w:rFonts w:ascii="Arial" w:hAnsi="Arial" w:cs="Arial"/>
              </w:rPr>
            </w:pPr>
            <w:r w:rsidRPr="005771A2">
              <w:rPr>
                <w:rFonts w:ascii="Arial" w:hAnsi="Arial" w:cs="Arial"/>
              </w:rPr>
              <w:t>Procedimentos automatizados extensos e frequentemente complexos.</w:t>
            </w:r>
          </w:p>
        </w:tc>
      </w:tr>
      <w:tr w:rsidR="002A7EB0" w:rsidRPr="005771A2" w14:paraId="7F3E1A19" w14:textId="77777777" w:rsidTr="009A4CD5">
        <w:tc>
          <w:tcPr>
            <w:tcW w:w="2444" w:type="dxa"/>
          </w:tcPr>
          <w:p w14:paraId="612FA96F"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A extensão da confiança da entidade em relatórios gerados por sistema no processamento de informações.</w:t>
            </w:r>
          </w:p>
        </w:tc>
        <w:tc>
          <w:tcPr>
            <w:tcW w:w="2445" w:type="dxa"/>
          </w:tcPr>
          <w:p w14:paraId="7C83F457" w14:textId="77777777" w:rsidR="002A7EB0" w:rsidRPr="005771A2" w:rsidRDefault="002A7EB0" w:rsidP="009A4CD5">
            <w:pPr>
              <w:jc w:val="both"/>
              <w:rPr>
                <w:rFonts w:ascii="Arial" w:hAnsi="Arial" w:cs="Arial"/>
              </w:rPr>
            </w:pPr>
            <w:r w:rsidRPr="005771A2">
              <w:rPr>
                <w:rFonts w:ascii="Arial" w:hAnsi="Arial" w:cs="Arial"/>
              </w:rPr>
              <w:t>Lógica de relatório automatizado simples.</w:t>
            </w:r>
          </w:p>
        </w:tc>
        <w:tc>
          <w:tcPr>
            <w:tcW w:w="2445" w:type="dxa"/>
          </w:tcPr>
          <w:p w14:paraId="6D41B8D2" w14:textId="77777777" w:rsidR="002A7EB0" w:rsidRPr="005771A2" w:rsidRDefault="002A7EB0" w:rsidP="009A4CD5">
            <w:pPr>
              <w:jc w:val="both"/>
              <w:rPr>
                <w:rFonts w:ascii="Arial" w:hAnsi="Arial" w:cs="Arial"/>
              </w:rPr>
            </w:pPr>
            <w:r w:rsidRPr="005771A2">
              <w:rPr>
                <w:rFonts w:ascii="Arial" w:hAnsi="Arial" w:cs="Arial"/>
              </w:rPr>
              <w:t>Lógica de relatório automatizado relevante simples.</w:t>
            </w:r>
          </w:p>
        </w:tc>
        <w:tc>
          <w:tcPr>
            <w:tcW w:w="2445" w:type="dxa"/>
          </w:tcPr>
          <w:p w14:paraId="0D5C3D03" w14:textId="77777777" w:rsidR="002A7EB0" w:rsidRPr="005771A2" w:rsidRDefault="002A7EB0" w:rsidP="009A4CD5">
            <w:pPr>
              <w:jc w:val="both"/>
              <w:rPr>
                <w:rFonts w:ascii="Arial" w:hAnsi="Arial" w:cs="Arial"/>
              </w:rPr>
            </w:pPr>
            <w:r w:rsidRPr="005771A2">
              <w:rPr>
                <w:rFonts w:ascii="Arial" w:hAnsi="Arial" w:cs="Arial"/>
              </w:rPr>
              <w:t xml:space="preserve">Lógica de relatório automatizado complexa; </w:t>
            </w:r>
          </w:p>
          <w:p w14:paraId="269D6526" w14:textId="77777777" w:rsidR="002A7EB0" w:rsidRPr="005771A2" w:rsidRDefault="002A7EB0" w:rsidP="009A4CD5">
            <w:pPr>
              <w:jc w:val="both"/>
              <w:rPr>
                <w:rFonts w:ascii="Arial" w:hAnsi="Arial" w:cs="Arial"/>
              </w:rPr>
            </w:pPr>
            <w:r w:rsidRPr="005771A2">
              <w:rPr>
                <w:rFonts w:ascii="Arial" w:hAnsi="Arial" w:cs="Arial"/>
                <w:i/>
                <w:iCs/>
              </w:rPr>
              <w:t>software</w:t>
            </w:r>
            <w:r w:rsidRPr="005771A2">
              <w:rPr>
                <w:rFonts w:ascii="Arial" w:hAnsi="Arial" w:cs="Arial"/>
              </w:rPr>
              <w:t xml:space="preserve"> gerador de relatório.</w:t>
            </w:r>
          </w:p>
        </w:tc>
      </w:tr>
      <w:tr w:rsidR="002A7EB0" w:rsidRPr="005771A2" w14:paraId="1ECF1A18" w14:textId="77777777" w:rsidTr="009A4CD5">
        <w:tc>
          <w:tcPr>
            <w:tcW w:w="2444" w:type="dxa"/>
          </w:tcPr>
          <w:p w14:paraId="0C7C333C"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O modo como os dados são inseridos (isto é, inserção manual, inserção de cliente ou fornecedor ou carregamento de arquivo).</w:t>
            </w:r>
          </w:p>
        </w:tc>
        <w:tc>
          <w:tcPr>
            <w:tcW w:w="2445" w:type="dxa"/>
          </w:tcPr>
          <w:p w14:paraId="13C64BE8" w14:textId="77777777" w:rsidR="002A7EB0" w:rsidRPr="005771A2" w:rsidRDefault="002A7EB0" w:rsidP="009A4CD5">
            <w:pPr>
              <w:jc w:val="both"/>
              <w:rPr>
                <w:rFonts w:ascii="Arial" w:hAnsi="Arial" w:cs="Arial"/>
              </w:rPr>
            </w:pPr>
            <w:r w:rsidRPr="005771A2">
              <w:rPr>
                <w:rFonts w:ascii="Arial" w:hAnsi="Arial" w:cs="Arial"/>
              </w:rPr>
              <w:t>Inserção manual de dados.</w:t>
            </w:r>
          </w:p>
        </w:tc>
        <w:tc>
          <w:tcPr>
            <w:tcW w:w="2445" w:type="dxa"/>
          </w:tcPr>
          <w:p w14:paraId="395AC538" w14:textId="77777777" w:rsidR="002A7EB0" w:rsidRPr="005771A2" w:rsidRDefault="002A7EB0" w:rsidP="009A4CD5">
            <w:pPr>
              <w:jc w:val="both"/>
              <w:rPr>
                <w:rFonts w:ascii="Arial" w:hAnsi="Arial" w:cs="Arial"/>
              </w:rPr>
            </w:pPr>
            <w:r w:rsidRPr="005771A2">
              <w:rPr>
                <w:rFonts w:ascii="Arial" w:hAnsi="Arial" w:cs="Arial"/>
              </w:rPr>
              <w:t>Pequena quantidade de dados inseridos ou interfaces simples.</w:t>
            </w:r>
            <w:r w:rsidRPr="005771A2">
              <w:rPr>
                <w:rFonts w:ascii="Arial" w:hAnsi="Arial" w:cs="Arial"/>
              </w:rPr>
              <w:tab/>
            </w:r>
          </w:p>
        </w:tc>
        <w:tc>
          <w:tcPr>
            <w:tcW w:w="2445" w:type="dxa"/>
          </w:tcPr>
          <w:p w14:paraId="6A4CC930" w14:textId="77777777" w:rsidR="002A7EB0" w:rsidRPr="005771A2" w:rsidRDefault="002A7EB0" w:rsidP="009A4CD5">
            <w:pPr>
              <w:jc w:val="both"/>
              <w:rPr>
                <w:rFonts w:ascii="Arial" w:hAnsi="Arial" w:cs="Arial"/>
              </w:rPr>
            </w:pPr>
            <w:r w:rsidRPr="005771A2">
              <w:rPr>
                <w:rFonts w:ascii="Arial" w:hAnsi="Arial" w:cs="Arial"/>
              </w:rPr>
              <w:t>Grande quantidade de dados inseridos ou interfaces complexas.</w:t>
            </w:r>
          </w:p>
        </w:tc>
      </w:tr>
      <w:tr w:rsidR="002A7EB0" w:rsidRPr="005771A2" w14:paraId="1698677B" w14:textId="77777777" w:rsidTr="009A4CD5">
        <w:tc>
          <w:tcPr>
            <w:tcW w:w="2444" w:type="dxa"/>
          </w:tcPr>
          <w:p w14:paraId="0A28D487"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Como a TI facilita a comunicação entre aplicativos, bases de dados ou outros aspectos do ambiente de TI, interna e externamente, conforme apropriado, por meio de interfaces de sistemas.</w:t>
            </w:r>
          </w:p>
        </w:tc>
        <w:tc>
          <w:tcPr>
            <w:tcW w:w="2445" w:type="dxa"/>
          </w:tcPr>
          <w:p w14:paraId="5B6DEF4C" w14:textId="77777777" w:rsidR="002A7EB0" w:rsidRPr="005771A2" w:rsidRDefault="002A7EB0" w:rsidP="009A4CD5">
            <w:pPr>
              <w:jc w:val="both"/>
              <w:rPr>
                <w:rFonts w:ascii="Arial" w:hAnsi="Arial" w:cs="Arial"/>
              </w:rPr>
            </w:pPr>
            <w:r w:rsidRPr="005771A2">
              <w:rPr>
                <w:rFonts w:ascii="Arial" w:hAnsi="Arial" w:cs="Arial"/>
              </w:rPr>
              <w:t>Nenhuma interface automatizada (somente inserções manuais).</w:t>
            </w:r>
          </w:p>
        </w:tc>
        <w:tc>
          <w:tcPr>
            <w:tcW w:w="2445" w:type="dxa"/>
          </w:tcPr>
          <w:p w14:paraId="23820F8D" w14:textId="77777777" w:rsidR="002A7EB0" w:rsidRPr="005771A2" w:rsidRDefault="002A7EB0" w:rsidP="009A4CD5">
            <w:pPr>
              <w:jc w:val="both"/>
              <w:rPr>
                <w:rFonts w:ascii="Arial" w:hAnsi="Arial" w:cs="Arial"/>
              </w:rPr>
            </w:pPr>
            <w:r w:rsidRPr="005771A2">
              <w:rPr>
                <w:rFonts w:ascii="Arial" w:hAnsi="Arial" w:cs="Arial"/>
              </w:rPr>
              <w:t>Pequena quantidade de dados inseridos ou interfaces simples.</w:t>
            </w:r>
          </w:p>
        </w:tc>
        <w:tc>
          <w:tcPr>
            <w:tcW w:w="2445" w:type="dxa"/>
          </w:tcPr>
          <w:p w14:paraId="4F9B5F00" w14:textId="77777777" w:rsidR="002A7EB0" w:rsidRPr="005771A2" w:rsidRDefault="002A7EB0" w:rsidP="009A4CD5">
            <w:pPr>
              <w:jc w:val="both"/>
              <w:rPr>
                <w:rFonts w:ascii="Arial" w:hAnsi="Arial" w:cs="Arial"/>
              </w:rPr>
            </w:pPr>
            <w:r w:rsidRPr="005771A2">
              <w:rPr>
                <w:rFonts w:ascii="Arial" w:hAnsi="Arial" w:cs="Arial"/>
              </w:rPr>
              <w:t>Grande quantidade de dados inseridos ou interfaces complexas.</w:t>
            </w:r>
          </w:p>
        </w:tc>
      </w:tr>
      <w:tr w:rsidR="002A7EB0" w:rsidRPr="005771A2" w14:paraId="4DDF49D6" w14:textId="77777777" w:rsidTr="009A4CD5">
        <w:tc>
          <w:tcPr>
            <w:tcW w:w="2444" w:type="dxa"/>
          </w:tcPr>
          <w:p w14:paraId="6FC6A369"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 xml:space="preserve">O volume e a complexidade dos dados em formato digital sendo processados pelo sistema de informações, incluindo se os registros contábeis ou outras informações são armazenados em formato digital e o local em que os dados estão armazenados. </w:t>
            </w:r>
            <w:r w:rsidRPr="005771A2">
              <w:rPr>
                <w:rFonts w:ascii="Arial" w:hAnsi="Arial" w:cs="Arial"/>
              </w:rPr>
              <w:tab/>
            </w:r>
          </w:p>
        </w:tc>
        <w:tc>
          <w:tcPr>
            <w:tcW w:w="2445" w:type="dxa"/>
          </w:tcPr>
          <w:p w14:paraId="3277E928" w14:textId="77777777" w:rsidR="002A7EB0" w:rsidRPr="005771A2" w:rsidRDefault="002A7EB0" w:rsidP="009A4CD5">
            <w:pPr>
              <w:jc w:val="both"/>
              <w:rPr>
                <w:rFonts w:ascii="Arial" w:hAnsi="Arial" w:cs="Arial"/>
              </w:rPr>
            </w:pPr>
            <w:r w:rsidRPr="005771A2">
              <w:rPr>
                <w:rFonts w:ascii="Arial" w:hAnsi="Arial" w:cs="Arial"/>
              </w:rPr>
              <w:t xml:space="preserve">Baixo volume de dados ou dados simples que podem ser verificados manualmente; </w:t>
            </w:r>
          </w:p>
          <w:p w14:paraId="3D3880AB" w14:textId="77777777" w:rsidR="002A7EB0" w:rsidRPr="005771A2" w:rsidRDefault="002A7EB0" w:rsidP="009A4CD5">
            <w:pPr>
              <w:jc w:val="both"/>
              <w:rPr>
                <w:rFonts w:ascii="Arial" w:hAnsi="Arial" w:cs="Arial"/>
              </w:rPr>
            </w:pPr>
            <w:r w:rsidRPr="005771A2">
              <w:rPr>
                <w:rFonts w:ascii="Arial" w:hAnsi="Arial" w:cs="Arial"/>
              </w:rPr>
              <w:t>dados disponíveis no local.</w:t>
            </w:r>
          </w:p>
        </w:tc>
        <w:tc>
          <w:tcPr>
            <w:tcW w:w="2445" w:type="dxa"/>
          </w:tcPr>
          <w:p w14:paraId="3BACF17E" w14:textId="77777777" w:rsidR="002A7EB0" w:rsidRPr="005771A2" w:rsidRDefault="002A7EB0" w:rsidP="009A4CD5">
            <w:pPr>
              <w:jc w:val="both"/>
              <w:rPr>
                <w:rFonts w:ascii="Arial" w:hAnsi="Arial" w:cs="Arial"/>
              </w:rPr>
            </w:pPr>
            <w:r w:rsidRPr="005771A2">
              <w:rPr>
                <w:rFonts w:ascii="Arial" w:hAnsi="Arial" w:cs="Arial"/>
              </w:rPr>
              <w:t>Baixo volume de dados ou dados simples.</w:t>
            </w:r>
            <w:r w:rsidRPr="005771A2">
              <w:rPr>
                <w:rFonts w:ascii="Arial" w:hAnsi="Arial" w:cs="Arial"/>
              </w:rPr>
              <w:tab/>
            </w:r>
          </w:p>
        </w:tc>
        <w:tc>
          <w:tcPr>
            <w:tcW w:w="2445" w:type="dxa"/>
          </w:tcPr>
          <w:p w14:paraId="74B952A6" w14:textId="77777777" w:rsidR="002A7EB0" w:rsidRPr="005771A2" w:rsidRDefault="002A7EB0" w:rsidP="009A4CD5">
            <w:pPr>
              <w:jc w:val="both"/>
              <w:rPr>
                <w:rFonts w:ascii="Arial" w:hAnsi="Arial" w:cs="Arial"/>
              </w:rPr>
            </w:pPr>
            <w:r w:rsidRPr="005771A2">
              <w:rPr>
                <w:rFonts w:ascii="Arial" w:hAnsi="Arial" w:cs="Arial"/>
              </w:rPr>
              <w:t xml:space="preserve">Grande volume de dados ou dados complexos; </w:t>
            </w:r>
          </w:p>
          <w:p w14:paraId="04A4AF62" w14:textId="77777777" w:rsidR="002A7EB0" w:rsidRPr="005771A2" w:rsidRDefault="002A7EB0" w:rsidP="009A4CD5">
            <w:pPr>
              <w:jc w:val="both"/>
              <w:rPr>
                <w:rFonts w:ascii="Arial" w:hAnsi="Arial" w:cs="Arial"/>
              </w:rPr>
            </w:pPr>
            <w:r w:rsidRPr="005771A2">
              <w:rPr>
                <w:rFonts w:ascii="Arial" w:hAnsi="Arial" w:cs="Arial"/>
              </w:rPr>
              <w:t xml:space="preserve">armazéns de dados; </w:t>
            </w:r>
          </w:p>
          <w:p w14:paraId="3CE8E67E" w14:textId="77777777" w:rsidR="002A7EB0" w:rsidRPr="005771A2" w:rsidRDefault="002A7EB0" w:rsidP="009A4CD5">
            <w:pPr>
              <w:jc w:val="both"/>
              <w:rPr>
                <w:rFonts w:ascii="Arial" w:hAnsi="Arial" w:cs="Arial"/>
              </w:rPr>
            </w:pPr>
            <w:r w:rsidRPr="005771A2">
              <w:rPr>
                <w:rFonts w:ascii="Arial" w:hAnsi="Arial" w:cs="Arial"/>
              </w:rPr>
              <w:t>uso de provedores de serviço de TI internos ou externos (por exemplo, armazenamento ou hospedagem de dados terceirizada).</w:t>
            </w:r>
          </w:p>
        </w:tc>
      </w:tr>
      <w:tr w:rsidR="002A7EB0" w:rsidRPr="005771A2" w14:paraId="2E0B3013" w14:textId="77777777" w:rsidTr="009A4CD5">
        <w:tc>
          <w:tcPr>
            <w:tcW w:w="2444" w:type="dxa"/>
          </w:tcPr>
          <w:p w14:paraId="0A207D53" w14:textId="77777777" w:rsidR="002A7EB0" w:rsidRPr="005771A2" w:rsidRDefault="002A7EB0" w:rsidP="009A4CD5">
            <w:pPr>
              <w:jc w:val="both"/>
              <w:rPr>
                <w:rFonts w:ascii="Arial" w:hAnsi="Arial" w:cs="Arial"/>
              </w:rPr>
            </w:pPr>
            <w:r w:rsidRPr="005771A2">
              <w:rPr>
                <w:rFonts w:ascii="Arial" w:hAnsi="Arial" w:cs="Arial"/>
              </w:rPr>
              <w:t>Assuntos relacionados com aplicativos de TI e infraestrutura de TI:</w:t>
            </w:r>
            <w:r w:rsidRPr="005771A2">
              <w:rPr>
                <w:rFonts w:ascii="Arial" w:hAnsi="Arial" w:cs="Arial"/>
              </w:rPr>
              <w:tab/>
            </w:r>
          </w:p>
        </w:tc>
        <w:tc>
          <w:tcPr>
            <w:tcW w:w="2445" w:type="dxa"/>
          </w:tcPr>
          <w:p w14:paraId="1B747FD1" w14:textId="77777777" w:rsidR="002A7EB0" w:rsidRPr="005771A2" w:rsidRDefault="002A7EB0" w:rsidP="009A4CD5">
            <w:pPr>
              <w:jc w:val="both"/>
              <w:rPr>
                <w:rFonts w:ascii="Arial" w:hAnsi="Arial" w:cs="Arial"/>
              </w:rPr>
            </w:pPr>
          </w:p>
        </w:tc>
        <w:tc>
          <w:tcPr>
            <w:tcW w:w="2445" w:type="dxa"/>
          </w:tcPr>
          <w:p w14:paraId="5F584446" w14:textId="77777777" w:rsidR="002A7EB0" w:rsidRPr="005771A2" w:rsidRDefault="002A7EB0" w:rsidP="009A4CD5">
            <w:pPr>
              <w:jc w:val="both"/>
              <w:rPr>
                <w:rFonts w:ascii="Arial" w:hAnsi="Arial" w:cs="Arial"/>
              </w:rPr>
            </w:pPr>
          </w:p>
        </w:tc>
        <w:tc>
          <w:tcPr>
            <w:tcW w:w="2445" w:type="dxa"/>
          </w:tcPr>
          <w:p w14:paraId="584018FB" w14:textId="77777777" w:rsidR="002A7EB0" w:rsidRPr="005771A2" w:rsidRDefault="002A7EB0" w:rsidP="009A4CD5">
            <w:pPr>
              <w:jc w:val="both"/>
              <w:rPr>
                <w:rFonts w:ascii="Arial" w:hAnsi="Arial" w:cs="Arial"/>
              </w:rPr>
            </w:pPr>
          </w:p>
        </w:tc>
      </w:tr>
      <w:tr w:rsidR="002A7EB0" w:rsidRPr="005771A2" w14:paraId="1433D804" w14:textId="77777777" w:rsidTr="009A4CD5">
        <w:tc>
          <w:tcPr>
            <w:tcW w:w="2444" w:type="dxa"/>
          </w:tcPr>
          <w:p w14:paraId="7E40090A"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O tipo de aplicativo (por exemplo, aplicativo comercial com pouca ou nenhuma personalização,  aplicativo altamente personalizado ou altamente integrado que pode ter sido comprado e personalizado ou desenvolvido internamente).</w:t>
            </w:r>
          </w:p>
        </w:tc>
        <w:tc>
          <w:tcPr>
            <w:tcW w:w="2445" w:type="dxa"/>
          </w:tcPr>
          <w:p w14:paraId="79A7B10D" w14:textId="77777777" w:rsidR="002A7EB0" w:rsidRPr="005771A2" w:rsidRDefault="002A7EB0" w:rsidP="009A4CD5">
            <w:pPr>
              <w:jc w:val="both"/>
              <w:rPr>
                <w:rFonts w:ascii="Arial" w:hAnsi="Arial" w:cs="Arial"/>
              </w:rPr>
            </w:pPr>
            <w:r w:rsidRPr="005771A2">
              <w:rPr>
                <w:rFonts w:ascii="Arial" w:hAnsi="Arial" w:cs="Arial"/>
              </w:rPr>
              <w:t>Aplicativo comprado com pouca ou nenhuma personalização.</w:t>
            </w:r>
          </w:p>
        </w:tc>
        <w:tc>
          <w:tcPr>
            <w:tcW w:w="2445" w:type="dxa"/>
          </w:tcPr>
          <w:p w14:paraId="314039A2" w14:textId="77777777" w:rsidR="002A7EB0" w:rsidRPr="005771A2" w:rsidRDefault="002A7EB0" w:rsidP="009A4CD5">
            <w:pPr>
              <w:jc w:val="both"/>
              <w:rPr>
                <w:rFonts w:ascii="Arial" w:hAnsi="Arial" w:cs="Arial"/>
              </w:rPr>
            </w:pPr>
            <w:r w:rsidRPr="005771A2">
              <w:rPr>
                <w:rFonts w:ascii="Arial" w:hAnsi="Arial" w:cs="Arial"/>
              </w:rPr>
              <w:t>Aplicativo comprado ou aplicativo legado simples ou aplicativo ERP de pequena capacidade com pouca ou nenhuma personalização.</w:t>
            </w:r>
          </w:p>
        </w:tc>
        <w:tc>
          <w:tcPr>
            <w:tcW w:w="2445" w:type="dxa"/>
          </w:tcPr>
          <w:p w14:paraId="07EFC3B6" w14:textId="77777777" w:rsidR="002A7EB0" w:rsidRPr="005771A2" w:rsidRDefault="002A7EB0" w:rsidP="009A4CD5">
            <w:pPr>
              <w:jc w:val="both"/>
              <w:rPr>
                <w:rFonts w:ascii="Arial" w:hAnsi="Arial" w:cs="Arial"/>
              </w:rPr>
            </w:pPr>
            <w:r w:rsidRPr="005771A2">
              <w:rPr>
                <w:rFonts w:ascii="Arial" w:hAnsi="Arial" w:cs="Arial"/>
              </w:rPr>
              <w:t>Aplicativos desenvolvidos de forma personalizada ou sistemas ERP mais complexos altamente personalizados.</w:t>
            </w:r>
          </w:p>
        </w:tc>
      </w:tr>
      <w:tr w:rsidR="002A7EB0" w:rsidRPr="005771A2" w14:paraId="7D5F9175" w14:textId="77777777" w:rsidTr="009A4CD5">
        <w:tc>
          <w:tcPr>
            <w:tcW w:w="2444" w:type="dxa"/>
          </w:tcPr>
          <w:p w14:paraId="23F2BC17"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 xml:space="preserve">A complexidade e a natureza dos aplicativos de TI e a infraestrutura de TI subjacente. </w:t>
            </w:r>
            <w:r w:rsidRPr="005771A2">
              <w:rPr>
                <w:rFonts w:ascii="Arial" w:hAnsi="Arial" w:cs="Arial"/>
              </w:rPr>
              <w:tab/>
            </w:r>
          </w:p>
        </w:tc>
        <w:tc>
          <w:tcPr>
            <w:tcW w:w="2445" w:type="dxa"/>
          </w:tcPr>
          <w:p w14:paraId="32267F65" w14:textId="77777777" w:rsidR="002A7EB0" w:rsidRPr="005771A2" w:rsidRDefault="002A7EB0" w:rsidP="009A4CD5">
            <w:pPr>
              <w:jc w:val="both"/>
              <w:rPr>
                <w:rFonts w:ascii="Arial" w:hAnsi="Arial" w:cs="Arial"/>
              </w:rPr>
            </w:pPr>
            <w:r w:rsidRPr="005771A2">
              <w:rPr>
                <w:rFonts w:ascii="Arial" w:hAnsi="Arial" w:cs="Arial"/>
              </w:rPr>
              <w:t xml:space="preserve">Solução simples de </w:t>
            </w:r>
            <w:r w:rsidRPr="005771A2">
              <w:rPr>
                <w:rFonts w:ascii="Arial" w:hAnsi="Arial" w:cs="Arial"/>
                <w:i/>
                <w:iCs/>
              </w:rPr>
              <w:t>laptop</w:t>
            </w:r>
            <w:r w:rsidRPr="005771A2">
              <w:rPr>
                <w:rFonts w:ascii="Arial" w:hAnsi="Arial" w:cs="Arial"/>
              </w:rPr>
              <w:t xml:space="preserve"> ou baseada em cliente-servidor.</w:t>
            </w:r>
            <w:r w:rsidRPr="005771A2">
              <w:rPr>
                <w:rFonts w:ascii="Arial" w:hAnsi="Arial" w:cs="Arial"/>
              </w:rPr>
              <w:tab/>
            </w:r>
          </w:p>
        </w:tc>
        <w:tc>
          <w:tcPr>
            <w:tcW w:w="2445" w:type="dxa"/>
          </w:tcPr>
          <w:p w14:paraId="09F212A5" w14:textId="77777777" w:rsidR="002A7EB0" w:rsidRPr="005771A2" w:rsidRDefault="002A7EB0" w:rsidP="009A4CD5">
            <w:pPr>
              <w:jc w:val="both"/>
              <w:rPr>
                <w:rFonts w:ascii="Arial" w:hAnsi="Arial" w:cs="Arial"/>
              </w:rPr>
            </w:pPr>
            <w:r w:rsidRPr="005771A2">
              <w:rPr>
                <w:rFonts w:ascii="Arial" w:hAnsi="Arial" w:cs="Arial"/>
                <w:i/>
                <w:iCs/>
              </w:rPr>
              <w:t>Mainframe</w:t>
            </w:r>
            <w:r w:rsidRPr="005771A2">
              <w:rPr>
                <w:rFonts w:ascii="Arial" w:hAnsi="Arial" w:cs="Arial"/>
              </w:rPr>
              <w:t xml:space="preserve"> maduro e estável, servidor pequeno ou simples de cliente, software como serviço para computação em nuvem.</w:t>
            </w:r>
          </w:p>
        </w:tc>
        <w:tc>
          <w:tcPr>
            <w:tcW w:w="2445" w:type="dxa"/>
          </w:tcPr>
          <w:p w14:paraId="26C20C53" w14:textId="77777777" w:rsidR="002A7EB0" w:rsidRPr="005771A2" w:rsidRDefault="002A7EB0" w:rsidP="009A4CD5">
            <w:pPr>
              <w:jc w:val="both"/>
              <w:rPr>
                <w:rFonts w:ascii="Arial" w:hAnsi="Arial" w:cs="Arial"/>
              </w:rPr>
            </w:pPr>
            <w:r w:rsidRPr="005771A2">
              <w:rPr>
                <w:rFonts w:ascii="Arial" w:hAnsi="Arial" w:cs="Arial"/>
                <w:i/>
                <w:iCs/>
              </w:rPr>
              <w:t>Mainframe</w:t>
            </w:r>
            <w:r w:rsidRPr="005771A2">
              <w:rPr>
                <w:rFonts w:ascii="Arial" w:hAnsi="Arial" w:cs="Arial"/>
              </w:rPr>
              <w:t xml:space="preserve"> complexo, servidor grande ou complexo de cliente, infraestrutura baseada na internet como serviço para computação em nuvem.</w:t>
            </w:r>
          </w:p>
        </w:tc>
      </w:tr>
      <w:tr w:rsidR="002A7EB0" w:rsidRPr="005771A2" w14:paraId="7FFF8CC9" w14:textId="77777777" w:rsidTr="009A4CD5">
        <w:tc>
          <w:tcPr>
            <w:tcW w:w="2444" w:type="dxa"/>
          </w:tcPr>
          <w:p w14:paraId="565C3661"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Se existe hospedagem terceirizada ou terceirização de TI.</w:t>
            </w:r>
          </w:p>
        </w:tc>
        <w:tc>
          <w:tcPr>
            <w:tcW w:w="2445" w:type="dxa"/>
          </w:tcPr>
          <w:p w14:paraId="2A9F1143" w14:textId="77777777" w:rsidR="002A7EB0" w:rsidRPr="005771A2" w:rsidRDefault="002A7EB0" w:rsidP="009A4CD5">
            <w:pPr>
              <w:jc w:val="both"/>
              <w:rPr>
                <w:rFonts w:ascii="Arial" w:hAnsi="Arial" w:cs="Arial"/>
              </w:rPr>
            </w:pPr>
            <w:r w:rsidRPr="005771A2">
              <w:rPr>
                <w:rFonts w:ascii="Arial" w:hAnsi="Arial" w:cs="Arial"/>
              </w:rPr>
              <w:t>Se terceirizado, provedor comprovadamente competente e maduro (por exemplo, provedor de nuvem).</w:t>
            </w:r>
          </w:p>
        </w:tc>
        <w:tc>
          <w:tcPr>
            <w:tcW w:w="2445" w:type="dxa"/>
          </w:tcPr>
          <w:p w14:paraId="33661201" w14:textId="77777777" w:rsidR="002A7EB0" w:rsidRPr="005771A2" w:rsidRDefault="002A7EB0" w:rsidP="009A4CD5">
            <w:pPr>
              <w:jc w:val="both"/>
              <w:rPr>
                <w:rFonts w:ascii="Arial" w:hAnsi="Arial" w:cs="Arial"/>
              </w:rPr>
            </w:pPr>
            <w:r w:rsidRPr="005771A2">
              <w:rPr>
                <w:rFonts w:ascii="Arial" w:hAnsi="Arial" w:cs="Arial"/>
              </w:rPr>
              <w:t>Se terceirizado, provedor comprovadamente competente e maduro (por exemplo, provedor de nuvem).</w:t>
            </w:r>
          </w:p>
        </w:tc>
        <w:tc>
          <w:tcPr>
            <w:tcW w:w="2445" w:type="dxa"/>
          </w:tcPr>
          <w:p w14:paraId="6DCD81F5" w14:textId="77777777" w:rsidR="002A7EB0" w:rsidRPr="005771A2" w:rsidRDefault="002A7EB0" w:rsidP="009A4CD5">
            <w:pPr>
              <w:jc w:val="both"/>
              <w:rPr>
                <w:rFonts w:ascii="Arial" w:hAnsi="Arial" w:cs="Arial"/>
              </w:rPr>
            </w:pPr>
            <w:r w:rsidRPr="005771A2">
              <w:rPr>
                <w:rFonts w:ascii="Arial" w:hAnsi="Arial" w:cs="Arial"/>
              </w:rPr>
              <w:t>Provedor comprovadamente competente e maduro para certos aplicativos, provedor novo ou recém-lançado para outros.</w:t>
            </w:r>
          </w:p>
        </w:tc>
      </w:tr>
      <w:tr w:rsidR="002A7EB0" w:rsidRPr="005771A2" w14:paraId="429B4647" w14:textId="77777777" w:rsidTr="009A4CD5">
        <w:tc>
          <w:tcPr>
            <w:tcW w:w="2444" w:type="dxa"/>
          </w:tcPr>
          <w:p w14:paraId="09C8F3BC"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Se a entidade está usando tecnologias emergentes que afetam seus relatórios financeiros.</w:t>
            </w:r>
          </w:p>
        </w:tc>
        <w:tc>
          <w:tcPr>
            <w:tcW w:w="2445" w:type="dxa"/>
          </w:tcPr>
          <w:p w14:paraId="7D3B1862" w14:textId="77777777" w:rsidR="002A7EB0" w:rsidRPr="005771A2" w:rsidRDefault="002A7EB0" w:rsidP="009A4CD5">
            <w:pPr>
              <w:jc w:val="both"/>
              <w:rPr>
                <w:rFonts w:ascii="Arial" w:hAnsi="Arial" w:cs="Arial"/>
              </w:rPr>
            </w:pPr>
            <w:r w:rsidRPr="005771A2">
              <w:rPr>
                <w:rFonts w:ascii="Arial" w:hAnsi="Arial" w:cs="Arial"/>
              </w:rPr>
              <w:t>Não usa tecnologias emergentes.</w:t>
            </w:r>
          </w:p>
        </w:tc>
        <w:tc>
          <w:tcPr>
            <w:tcW w:w="2445" w:type="dxa"/>
          </w:tcPr>
          <w:p w14:paraId="5F23646E" w14:textId="77777777" w:rsidR="002A7EB0" w:rsidRPr="005771A2" w:rsidRDefault="002A7EB0" w:rsidP="009A4CD5">
            <w:pPr>
              <w:jc w:val="both"/>
              <w:rPr>
                <w:rFonts w:ascii="Arial" w:hAnsi="Arial" w:cs="Arial"/>
              </w:rPr>
            </w:pPr>
            <w:r w:rsidRPr="005771A2">
              <w:rPr>
                <w:rFonts w:ascii="Arial" w:hAnsi="Arial" w:cs="Arial"/>
              </w:rPr>
              <w:t>Uso limitado de tecnologias emergentes em alguns aplicativos.</w:t>
            </w:r>
          </w:p>
        </w:tc>
        <w:tc>
          <w:tcPr>
            <w:tcW w:w="2445" w:type="dxa"/>
          </w:tcPr>
          <w:p w14:paraId="6BD0C17A" w14:textId="77777777" w:rsidR="002A7EB0" w:rsidRPr="005771A2" w:rsidRDefault="002A7EB0" w:rsidP="009A4CD5">
            <w:pPr>
              <w:jc w:val="both"/>
              <w:rPr>
                <w:rFonts w:ascii="Arial" w:hAnsi="Arial" w:cs="Arial"/>
              </w:rPr>
            </w:pPr>
            <w:r w:rsidRPr="005771A2">
              <w:rPr>
                <w:rFonts w:ascii="Arial" w:hAnsi="Arial" w:cs="Arial"/>
              </w:rPr>
              <w:t>Uso combinado de tecnologias emergentes nas plataformas.</w:t>
            </w:r>
          </w:p>
        </w:tc>
      </w:tr>
      <w:tr w:rsidR="002A7EB0" w:rsidRPr="005771A2" w14:paraId="4B8A0CD0" w14:textId="77777777" w:rsidTr="009A4CD5">
        <w:tc>
          <w:tcPr>
            <w:tcW w:w="2444" w:type="dxa"/>
          </w:tcPr>
          <w:p w14:paraId="59E3ED6E" w14:textId="77777777" w:rsidR="002A7EB0" w:rsidRPr="005771A2" w:rsidRDefault="002A7EB0" w:rsidP="009A4CD5">
            <w:pPr>
              <w:jc w:val="both"/>
              <w:rPr>
                <w:rFonts w:ascii="Arial" w:hAnsi="Arial" w:cs="Arial"/>
              </w:rPr>
            </w:pPr>
            <w:r w:rsidRPr="005771A2">
              <w:rPr>
                <w:rFonts w:ascii="Arial" w:hAnsi="Arial" w:cs="Arial"/>
              </w:rPr>
              <w:t>Assuntos relacionados com processos de TI:</w:t>
            </w:r>
            <w:r w:rsidRPr="005771A2">
              <w:rPr>
                <w:rFonts w:ascii="Arial" w:hAnsi="Arial" w:cs="Arial"/>
              </w:rPr>
              <w:tab/>
            </w:r>
          </w:p>
        </w:tc>
        <w:tc>
          <w:tcPr>
            <w:tcW w:w="2445" w:type="dxa"/>
          </w:tcPr>
          <w:p w14:paraId="1818746C" w14:textId="77777777" w:rsidR="002A7EB0" w:rsidRPr="005771A2" w:rsidRDefault="002A7EB0" w:rsidP="009A4CD5">
            <w:pPr>
              <w:jc w:val="both"/>
              <w:rPr>
                <w:rFonts w:ascii="Arial" w:hAnsi="Arial" w:cs="Arial"/>
              </w:rPr>
            </w:pPr>
          </w:p>
        </w:tc>
        <w:tc>
          <w:tcPr>
            <w:tcW w:w="2445" w:type="dxa"/>
          </w:tcPr>
          <w:p w14:paraId="7D371671" w14:textId="77777777" w:rsidR="002A7EB0" w:rsidRPr="005771A2" w:rsidRDefault="002A7EB0" w:rsidP="009A4CD5">
            <w:pPr>
              <w:jc w:val="both"/>
              <w:rPr>
                <w:rFonts w:ascii="Arial" w:hAnsi="Arial" w:cs="Arial"/>
              </w:rPr>
            </w:pPr>
          </w:p>
        </w:tc>
        <w:tc>
          <w:tcPr>
            <w:tcW w:w="2445" w:type="dxa"/>
          </w:tcPr>
          <w:p w14:paraId="4564EAA1" w14:textId="77777777" w:rsidR="002A7EB0" w:rsidRPr="005771A2" w:rsidRDefault="002A7EB0" w:rsidP="009A4CD5">
            <w:pPr>
              <w:jc w:val="both"/>
              <w:rPr>
                <w:rFonts w:ascii="Arial" w:hAnsi="Arial" w:cs="Arial"/>
              </w:rPr>
            </w:pPr>
          </w:p>
        </w:tc>
      </w:tr>
      <w:tr w:rsidR="002A7EB0" w:rsidRPr="005771A2" w14:paraId="2E61BE30" w14:textId="77777777" w:rsidTr="009A4CD5">
        <w:tc>
          <w:tcPr>
            <w:tcW w:w="2444" w:type="dxa"/>
          </w:tcPr>
          <w:p w14:paraId="0A1A57BD"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O pessoal envolvido na manutenção do ambiente de TI (quantidade e nível de qualificação dos profissionais de suporte de TI que gerenciam a segurança e as mudanças no ambiente de TI).</w:t>
            </w:r>
          </w:p>
        </w:tc>
        <w:tc>
          <w:tcPr>
            <w:tcW w:w="2445" w:type="dxa"/>
          </w:tcPr>
          <w:p w14:paraId="2FA4AEC6" w14:textId="77777777" w:rsidR="002A7EB0" w:rsidRPr="005771A2" w:rsidRDefault="002A7EB0" w:rsidP="009A4CD5">
            <w:pPr>
              <w:jc w:val="both"/>
              <w:rPr>
                <w:rFonts w:ascii="Arial" w:hAnsi="Arial" w:cs="Arial"/>
              </w:rPr>
            </w:pPr>
            <w:r w:rsidRPr="005771A2">
              <w:rPr>
                <w:rFonts w:ascii="Arial" w:hAnsi="Arial" w:cs="Arial"/>
              </w:rPr>
              <w:t>Pouco pessoal com conhecimento limitado de TI para processar atualizações de fornecedores e gerenciar o acesso.</w:t>
            </w:r>
          </w:p>
        </w:tc>
        <w:tc>
          <w:tcPr>
            <w:tcW w:w="2445" w:type="dxa"/>
          </w:tcPr>
          <w:p w14:paraId="5BD1B5D9" w14:textId="77777777" w:rsidR="002A7EB0" w:rsidRPr="005771A2" w:rsidRDefault="002A7EB0" w:rsidP="009A4CD5">
            <w:pPr>
              <w:jc w:val="both"/>
              <w:rPr>
                <w:rFonts w:ascii="Arial" w:hAnsi="Arial" w:cs="Arial"/>
              </w:rPr>
            </w:pPr>
            <w:r w:rsidRPr="005771A2">
              <w:rPr>
                <w:rFonts w:ascii="Arial" w:hAnsi="Arial" w:cs="Arial"/>
              </w:rPr>
              <w:t>Pouco pessoal com qualificação em TI ou dedicadas a TI.</w:t>
            </w:r>
          </w:p>
        </w:tc>
        <w:tc>
          <w:tcPr>
            <w:tcW w:w="2445" w:type="dxa"/>
          </w:tcPr>
          <w:p w14:paraId="173A3075" w14:textId="77777777" w:rsidR="002A7EB0" w:rsidRPr="005771A2" w:rsidRDefault="002A7EB0" w:rsidP="009A4CD5">
            <w:pPr>
              <w:jc w:val="both"/>
              <w:rPr>
                <w:rFonts w:ascii="Arial" w:hAnsi="Arial" w:cs="Arial"/>
              </w:rPr>
            </w:pPr>
            <w:r w:rsidRPr="005771A2">
              <w:rPr>
                <w:rFonts w:ascii="Arial" w:hAnsi="Arial" w:cs="Arial"/>
              </w:rPr>
              <w:t>Departamentos de TI dedicados com pessoal qualificado, incluindo habilidades de programação.</w:t>
            </w:r>
          </w:p>
        </w:tc>
      </w:tr>
      <w:tr w:rsidR="002A7EB0" w:rsidRPr="005771A2" w14:paraId="60C002A4" w14:textId="77777777" w:rsidTr="009A4CD5">
        <w:tc>
          <w:tcPr>
            <w:tcW w:w="2444" w:type="dxa"/>
          </w:tcPr>
          <w:p w14:paraId="76CA0E6D"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A complexidade dos processos para gerenciar os direitos de acesso.</w:t>
            </w:r>
          </w:p>
        </w:tc>
        <w:tc>
          <w:tcPr>
            <w:tcW w:w="2445" w:type="dxa"/>
          </w:tcPr>
          <w:p w14:paraId="40986761" w14:textId="77777777" w:rsidR="002A7EB0" w:rsidRPr="005771A2" w:rsidRDefault="002A7EB0" w:rsidP="009A4CD5">
            <w:pPr>
              <w:jc w:val="both"/>
              <w:rPr>
                <w:rFonts w:ascii="Arial" w:hAnsi="Arial" w:cs="Arial"/>
              </w:rPr>
            </w:pPr>
            <w:r w:rsidRPr="005771A2">
              <w:rPr>
                <w:rFonts w:ascii="Arial" w:hAnsi="Arial" w:cs="Arial"/>
              </w:rPr>
              <w:t>Um único indivíduo com acesso administrativo gerencia os direitos de acesso.</w:t>
            </w:r>
          </w:p>
        </w:tc>
        <w:tc>
          <w:tcPr>
            <w:tcW w:w="2445" w:type="dxa"/>
          </w:tcPr>
          <w:p w14:paraId="31C2D0C7" w14:textId="77777777" w:rsidR="002A7EB0" w:rsidRPr="005771A2" w:rsidRDefault="002A7EB0" w:rsidP="009A4CD5">
            <w:pPr>
              <w:jc w:val="both"/>
              <w:rPr>
                <w:rFonts w:ascii="Arial" w:hAnsi="Arial" w:cs="Arial"/>
              </w:rPr>
            </w:pPr>
            <w:r w:rsidRPr="005771A2">
              <w:rPr>
                <w:rFonts w:ascii="Arial" w:hAnsi="Arial" w:cs="Arial"/>
              </w:rPr>
              <w:t>Alguns indivíduos com acesso administrativo gerenciam os direitos de acesso.</w:t>
            </w:r>
          </w:p>
        </w:tc>
        <w:tc>
          <w:tcPr>
            <w:tcW w:w="2445" w:type="dxa"/>
          </w:tcPr>
          <w:p w14:paraId="19D02249" w14:textId="77777777" w:rsidR="002A7EB0" w:rsidRPr="005771A2" w:rsidRDefault="002A7EB0" w:rsidP="009A4CD5">
            <w:pPr>
              <w:jc w:val="both"/>
              <w:rPr>
                <w:rFonts w:ascii="Arial" w:hAnsi="Arial" w:cs="Arial"/>
              </w:rPr>
            </w:pPr>
            <w:r w:rsidRPr="005771A2">
              <w:rPr>
                <w:rFonts w:ascii="Arial" w:hAnsi="Arial" w:cs="Arial"/>
              </w:rPr>
              <w:t>Processos complexos gerenciados pelo departamento de TI para direitos de acesso.</w:t>
            </w:r>
          </w:p>
        </w:tc>
      </w:tr>
      <w:tr w:rsidR="002A7EB0" w:rsidRPr="005771A2" w14:paraId="58B79247" w14:textId="77777777" w:rsidTr="009A4CD5">
        <w:tc>
          <w:tcPr>
            <w:tcW w:w="2444" w:type="dxa"/>
          </w:tcPr>
          <w:p w14:paraId="4132294A"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A complexidade da segurança do ambiente de TI, incluindo a vulnerabilidade dos aplicativos de TI, das bases de dados e de outros aspectos do ambiente de TI em relação a riscos cibernéticos, particularmente quando existem transações baseadas na internet ou transações envolvendo interfaces externas.</w:t>
            </w:r>
          </w:p>
        </w:tc>
        <w:tc>
          <w:tcPr>
            <w:tcW w:w="2445" w:type="dxa"/>
          </w:tcPr>
          <w:p w14:paraId="3C66E24F" w14:textId="77777777" w:rsidR="002A7EB0" w:rsidRPr="005771A2" w:rsidRDefault="002A7EB0" w:rsidP="009A4CD5">
            <w:pPr>
              <w:jc w:val="both"/>
              <w:rPr>
                <w:rFonts w:ascii="Arial" w:hAnsi="Arial" w:cs="Arial"/>
              </w:rPr>
            </w:pPr>
            <w:r w:rsidRPr="005771A2">
              <w:rPr>
                <w:rFonts w:ascii="Arial" w:hAnsi="Arial" w:cs="Arial"/>
              </w:rPr>
              <w:t>Acesso simples no local sem elementos externos baseados na internet.</w:t>
            </w:r>
          </w:p>
        </w:tc>
        <w:tc>
          <w:tcPr>
            <w:tcW w:w="2445" w:type="dxa"/>
          </w:tcPr>
          <w:p w14:paraId="5204D627" w14:textId="77777777" w:rsidR="002A7EB0" w:rsidRPr="005771A2" w:rsidRDefault="002A7EB0" w:rsidP="009A4CD5">
            <w:pPr>
              <w:jc w:val="both"/>
              <w:rPr>
                <w:rFonts w:ascii="Arial" w:hAnsi="Arial" w:cs="Arial"/>
              </w:rPr>
            </w:pPr>
            <w:r w:rsidRPr="005771A2">
              <w:rPr>
                <w:rFonts w:ascii="Arial" w:hAnsi="Arial" w:cs="Arial"/>
              </w:rPr>
              <w:t>Alguns aplicativos baseados na internet com segurança simples primariamente baseada em função.</w:t>
            </w:r>
            <w:r w:rsidRPr="005771A2">
              <w:rPr>
                <w:rFonts w:ascii="Arial" w:hAnsi="Arial" w:cs="Arial"/>
              </w:rPr>
              <w:tab/>
            </w:r>
          </w:p>
        </w:tc>
        <w:tc>
          <w:tcPr>
            <w:tcW w:w="2445" w:type="dxa"/>
          </w:tcPr>
          <w:p w14:paraId="1E986DC3" w14:textId="77777777" w:rsidR="002A7EB0" w:rsidRPr="005771A2" w:rsidRDefault="002A7EB0" w:rsidP="009A4CD5">
            <w:pPr>
              <w:jc w:val="both"/>
              <w:rPr>
                <w:rFonts w:ascii="Arial" w:hAnsi="Arial" w:cs="Arial"/>
              </w:rPr>
            </w:pPr>
            <w:r w:rsidRPr="005771A2">
              <w:rPr>
                <w:rFonts w:ascii="Arial" w:hAnsi="Arial" w:cs="Arial"/>
              </w:rPr>
              <w:t>Múltiplas plataformas com acesso baseado na internet e modelos de segurança complexos.</w:t>
            </w:r>
          </w:p>
        </w:tc>
      </w:tr>
      <w:tr w:rsidR="002A7EB0" w:rsidRPr="005771A2" w14:paraId="605313CE" w14:textId="77777777" w:rsidTr="009A4CD5">
        <w:tc>
          <w:tcPr>
            <w:tcW w:w="2444" w:type="dxa"/>
          </w:tcPr>
          <w:p w14:paraId="15738FBA"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Se as alterações de programa foram feitas de maneira que as informações sejam processadas, e a extensão dessas alterações durante o período.</w:t>
            </w:r>
          </w:p>
        </w:tc>
        <w:tc>
          <w:tcPr>
            <w:tcW w:w="2445" w:type="dxa"/>
          </w:tcPr>
          <w:p w14:paraId="0D5D958F" w14:textId="77777777" w:rsidR="002A7EB0" w:rsidRPr="005771A2" w:rsidRDefault="002A7EB0" w:rsidP="009A4CD5">
            <w:pPr>
              <w:jc w:val="both"/>
              <w:rPr>
                <w:rFonts w:ascii="Arial" w:hAnsi="Arial" w:cs="Arial"/>
              </w:rPr>
            </w:pPr>
            <w:r w:rsidRPr="005771A2">
              <w:rPr>
                <w:rFonts w:ascii="Arial" w:hAnsi="Arial" w:cs="Arial"/>
                <w:i/>
                <w:iCs/>
              </w:rPr>
              <w:t>Software</w:t>
            </w:r>
            <w:r w:rsidRPr="005771A2">
              <w:rPr>
                <w:rFonts w:ascii="Arial" w:hAnsi="Arial" w:cs="Arial"/>
              </w:rPr>
              <w:t xml:space="preserve"> comercial sem código-fonte instalado.</w:t>
            </w:r>
          </w:p>
        </w:tc>
        <w:tc>
          <w:tcPr>
            <w:tcW w:w="2445" w:type="dxa"/>
          </w:tcPr>
          <w:p w14:paraId="5A3F5142" w14:textId="77777777" w:rsidR="002A7EB0" w:rsidRPr="005771A2" w:rsidRDefault="002A7EB0" w:rsidP="009A4CD5">
            <w:pPr>
              <w:jc w:val="both"/>
              <w:rPr>
                <w:rFonts w:ascii="Arial" w:hAnsi="Arial" w:cs="Arial"/>
              </w:rPr>
            </w:pPr>
            <w:r w:rsidRPr="005771A2">
              <w:rPr>
                <w:rFonts w:ascii="Arial" w:hAnsi="Arial" w:cs="Arial"/>
              </w:rPr>
              <w:t>Alguns aplicativos comerciais sem código-fonte instalado e outros aplicativos maduros com poucas alterações ou alterações simples, ciclo de vida de desenvolvimento de sistemas tradicional.</w:t>
            </w:r>
          </w:p>
        </w:tc>
        <w:tc>
          <w:tcPr>
            <w:tcW w:w="2445" w:type="dxa"/>
          </w:tcPr>
          <w:p w14:paraId="4A1D47AA" w14:textId="77777777" w:rsidR="002A7EB0" w:rsidRPr="005771A2" w:rsidRDefault="002A7EB0" w:rsidP="009A4CD5">
            <w:pPr>
              <w:jc w:val="both"/>
              <w:rPr>
                <w:rFonts w:ascii="Arial" w:hAnsi="Arial" w:cs="Arial"/>
              </w:rPr>
            </w:pPr>
            <w:r w:rsidRPr="005771A2">
              <w:rPr>
                <w:rFonts w:ascii="Arial" w:hAnsi="Arial" w:cs="Arial"/>
              </w:rPr>
              <w:t>Alterações novas, em grande quantidade ou complexas, vários ciclos de desenvolvimento por ano.</w:t>
            </w:r>
          </w:p>
        </w:tc>
      </w:tr>
      <w:tr w:rsidR="002A7EB0" w:rsidRPr="005771A2" w14:paraId="6E866C03" w14:textId="77777777" w:rsidTr="009A4CD5">
        <w:tc>
          <w:tcPr>
            <w:tcW w:w="2444" w:type="dxa"/>
          </w:tcPr>
          <w:p w14:paraId="6E2BB7E0"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A extensão das mudanças no ambiente de TI (por exemplo, novos aspectos do ambiente de TI, alterações significativas nos aplicativos de TI ou na infraestrutura de TI subjacente).</w:t>
            </w:r>
          </w:p>
        </w:tc>
        <w:tc>
          <w:tcPr>
            <w:tcW w:w="2445" w:type="dxa"/>
          </w:tcPr>
          <w:p w14:paraId="1E39F7C0" w14:textId="77777777" w:rsidR="002A7EB0" w:rsidRPr="005771A2" w:rsidRDefault="002A7EB0" w:rsidP="009A4CD5">
            <w:pPr>
              <w:jc w:val="both"/>
              <w:rPr>
                <w:rFonts w:ascii="Arial" w:hAnsi="Arial" w:cs="Arial"/>
              </w:rPr>
            </w:pPr>
            <w:r w:rsidRPr="005771A2">
              <w:rPr>
                <w:rFonts w:ascii="Arial" w:hAnsi="Arial" w:cs="Arial"/>
              </w:rPr>
              <w:t xml:space="preserve">Mudanças limitadas às atualizações de versões de </w:t>
            </w:r>
            <w:r w:rsidRPr="005771A2">
              <w:rPr>
                <w:rFonts w:ascii="Arial" w:hAnsi="Arial" w:cs="Arial"/>
                <w:i/>
                <w:iCs/>
              </w:rPr>
              <w:t>software</w:t>
            </w:r>
            <w:r w:rsidRPr="005771A2">
              <w:rPr>
                <w:rFonts w:ascii="Arial" w:hAnsi="Arial" w:cs="Arial"/>
              </w:rPr>
              <w:t xml:space="preserve"> comercial.</w:t>
            </w:r>
          </w:p>
        </w:tc>
        <w:tc>
          <w:tcPr>
            <w:tcW w:w="2445" w:type="dxa"/>
          </w:tcPr>
          <w:p w14:paraId="30E23F77" w14:textId="77777777" w:rsidR="002A7EB0" w:rsidRPr="005771A2" w:rsidRDefault="002A7EB0" w:rsidP="009A4CD5">
            <w:pPr>
              <w:jc w:val="both"/>
              <w:rPr>
                <w:rFonts w:ascii="Arial" w:hAnsi="Arial" w:cs="Arial"/>
              </w:rPr>
            </w:pPr>
            <w:r w:rsidRPr="005771A2">
              <w:rPr>
                <w:rFonts w:ascii="Arial" w:hAnsi="Arial" w:cs="Arial"/>
              </w:rPr>
              <w:t xml:space="preserve">Mudanças consistem em atualizações de </w:t>
            </w:r>
            <w:r w:rsidRPr="005771A2">
              <w:rPr>
                <w:rFonts w:ascii="Arial" w:hAnsi="Arial" w:cs="Arial"/>
                <w:i/>
                <w:iCs/>
              </w:rPr>
              <w:t>software</w:t>
            </w:r>
            <w:r w:rsidRPr="005771A2">
              <w:rPr>
                <w:rFonts w:ascii="Arial" w:hAnsi="Arial" w:cs="Arial"/>
              </w:rPr>
              <w:t xml:space="preserve"> comercial, atualizações de versão ERP ou aprimoramentos de sistemas legados.</w:t>
            </w:r>
          </w:p>
        </w:tc>
        <w:tc>
          <w:tcPr>
            <w:tcW w:w="2445" w:type="dxa"/>
          </w:tcPr>
          <w:p w14:paraId="72A99357" w14:textId="77777777" w:rsidR="002A7EB0" w:rsidRPr="005771A2" w:rsidRDefault="002A7EB0" w:rsidP="009A4CD5">
            <w:pPr>
              <w:jc w:val="both"/>
              <w:rPr>
                <w:rFonts w:ascii="Arial" w:hAnsi="Arial" w:cs="Arial"/>
              </w:rPr>
            </w:pPr>
            <w:r w:rsidRPr="005771A2">
              <w:rPr>
                <w:rFonts w:ascii="Arial" w:hAnsi="Arial" w:cs="Arial"/>
              </w:rPr>
              <w:t>Alterações novas, em grande quantidade ou complexas, vários ciclos de desenvolvimento por ano, ERP altamente personalizado.</w:t>
            </w:r>
          </w:p>
        </w:tc>
      </w:tr>
      <w:tr w:rsidR="002A7EB0" w:rsidRPr="005771A2" w14:paraId="16B8ED35" w14:textId="77777777" w:rsidTr="009A4CD5">
        <w:tc>
          <w:tcPr>
            <w:tcW w:w="2444" w:type="dxa"/>
          </w:tcPr>
          <w:p w14:paraId="35EA8F39" w14:textId="77777777" w:rsidR="002A7EB0" w:rsidRPr="005771A2" w:rsidRDefault="002A7EB0">
            <w:pPr>
              <w:numPr>
                <w:ilvl w:val="0"/>
                <w:numId w:val="155"/>
              </w:numPr>
              <w:tabs>
                <w:tab w:val="left" w:pos="240"/>
              </w:tabs>
              <w:spacing w:after="0" w:line="240" w:lineRule="auto"/>
              <w:ind w:left="0" w:firstLine="0"/>
              <w:jc w:val="both"/>
              <w:rPr>
                <w:rFonts w:ascii="Arial" w:hAnsi="Arial" w:cs="Arial"/>
              </w:rPr>
            </w:pPr>
            <w:r w:rsidRPr="005771A2">
              <w:rPr>
                <w:rFonts w:ascii="Arial" w:hAnsi="Arial" w:cs="Arial"/>
              </w:rPr>
              <w:t>Se houve conversão de dados importante durante o período e, em caso afirmativo, a natureza e importância das alterações feitas e o modo como a conversão foi realizada.</w:t>
            </w:r>
          </w:p>
        </w:tc>
        <w:tc>
          <w:tcPr>
            <w:tcW w:w="2445" w:type="dxa"/>
          </w:tcPr>
          <w:p w14:paraId="02855959" w14:textId="77777777" w:rsidR="002A7EB0" w:rsidRPr="005771A2" w:rsidRDefault="002A7EB0" w:rsidP="009A4CD5">
            <w:pPr>
              <w:jc w:val="both"/>
              <w:rPr>
                <w:rFonts w:ascii="Arial" w:hAnsi="Arial" w:cs="Arial"/>
              </w:rPr>
            </w:pPr>
            <w:r w:rsidRPr="005771A2">
              <w:rPr>
                <w:rFonts w:ascii="Arial" w:hAnsi="Arial" w:cs="Arial"/>
              </w:rPr>
              <w:t xml:space="preserve">Atualizações de </w:t>
            </w:r>
            <w:r w:rsidRPr="005771A2">
              <w:rPr>
                <w:rFonts w:ascii="Arial" w:hAnsi="Arial" w:cs="Arial"/>
                <w:i/>
                <w:iCs/>
              </w:rPr>
              <w:t>software</w:t>
            </w:r>
            <w:r w:rsidRPr="005771A2">
              <w:rPr>
                <w:rFonts w:ascii="Arial" w:hAnsi="Arial" w:cs="Arial"/>
              </w:rPr>
              <w:t xml:space="preserve"> fornecidas pelo fornecedor; nenhum recurso de conversão de dados para atualização.</w:t>
            </w:r>
          </w:p>
        </w:tc>
        <w:tc>
          <w:tcPr>
            <w:tcW w:w="2445" w:type="dxa"/>
          </w:tcPr>
          <w:p w14:paraId="50C1646D" w14:textId="77777777" w:rsidR="002A7EB0" w:rsidRPr="005771A2" w:rsidRDefault="002A7EB0" w:rsidP="009A4CD5">
            <w:pPr>
              <w:jc w:val="both"/>
              <w:rPr>
                <w:rFonts w:ascii="Arial" w:hAnsi="Arial" w:cs="Arial"/>
              </w:rPr>
            </w:pPr>
            <w:r w:rsidRPr="005771A2">
              <w:rPr>
                <w:rFonts w:ascii="Arial" w:hAnsi="Arial" w:cs="Arial"/>
              </w:rPr>
              <w:t xml:space="preserve">Pequenas atualizações de versão de aplicativos de </w:t>
            </w:r>
            <w:r w:rsidRPr="005771A2">
              <w:rPr>
                <w:rFonts w:ascii="Arial" w:hAnsi="Arial" w:cs="Arial"/>
                <w:i/>
                <w:iCs/>
              </w:rPr>
              <w:t>software</w:t>
            </w:r>
            <w:r w:rsidRPr="005771A2">
              <w:rPr>
                <w:rFonts w:ascii="Arial" w:hAnsi="Arial" w:cs="Arial"/>
              </w:rPr>
              <w:t xml:space="preserve"> comercial com dados limitados sendo convertidos.</w:t>
            </w:r>
          </w:p>
        </w:tc>
        <w:tc>
          <w:tcPr>
            <w:tcW w:w="2445" w:type="dxa"/>
          </w:tcPr>
          <w:p w14:paraId="2636932D" w14:textId="77777777" w:rsidR="002A7EB0" w:rsidRPr="005771A2" w:rsidRDefault="002A7EB0" w:rsidP="009A4CD5">
            <w:pPr>
              <w:jc w:val="both"/>
              <w:rPr>
                <w:rFonts w:ascii="Arial" w:hAnsi="Arial" w:cs="Arial"/>
              </w:rPr>
            </w:pPr>
            <w:r w:rsidRPr="005771A2">
              <w:rPr>
                <w:rFonts w:ascii="Arial" w:hAnsi="Arial" w:cs="Arial"/>
              </w:rPr>
              <w:t>Grandes atualizações de versão, nova versão, mudança de plataforma.</w:t>
            </w:r>
          </w:p>
        </w:tc>
      </w:tr>
    </w:tbl>
    <w:p w14:paraId="4F70C526" w14:textId="77777777" w:rsidR="002A7EB0" w:rsidRPr="005771A2" w:rsidRDefault="002A7EB0" w:rsidP="002A7EB0">
      <w:pPr>
        <w:jc w:val="both"/>
        <w:rPr>
          <w:rFonts w:ascii="Arial" w:hAnsi="Arial" w:cs="Arial"/>
        </w:rPr>
      </w:pPr>
      <w:r w:rsidRPr="005771A2">
        <w:rPr>
          <w:rFonts w:ascii="Arial" w:hAnsi="Arial" w:cs="Arial"/>
        </w:rPr>
        <w:tab/>
      </w:r>
    </w:p>
    <w:p w14:paraId="344813CE" w14:textId="77777777" w:rsidR="002A7EB0" w:rsidRPr="005771A2" w:rsidRDefault="002A7EB0" w:rsidP="002A7EB0">
      <w:pPr>
        <w:jc w:val="both"/>
        <w:rPr>
          <w:rFonts w:ascii="Arial" w:hAnsi="Arial" w:cs="Arial"/>
        </w:rPr>
      </w:pPr>
      <w:r w:rsidRPr="005771A2">
        <w:rPr>
          <w:rFonts w:ascii="Arial" w:hAnsi="Arial" w:cs="Arial"/>
        </w:rPr>
        <w:t>Tecnologias emergentes</w:t>
      </w:r>
    </w:p>
    <w:p w14:paraId="4C2C86E0" w14:textId="77777777" w:rsidR="002A7EB0" w:rsidRPr="005771A2" w:rsidRDefault="002A7EB0" w:rsidP="002A7EB0">
      <w:pPr>
        <w:jc w:val="both"/>
        <w:rPr>
          <w:rFonts w:ascii="Arial" w:hAnsi="Arial" w:cs="Arial"/>
        </w:rPr>
      </w:pPr>
    </w:p>
    <w:p w14:paraId="633F0C53" w14:textId="77777777" w:rsidR="002A7EB0" w:rsidRPr="005771A2" w:rsidRDefault="002A7EB0" w:rsidP="002A7EB0">
      <w:pPr>
        <w:ind w:left="567" w:hanging="567"/>
        <w:jc w:val="both"/>
        <w:rPr>
          <w:rFonts w:ascii="Arial" w:hAnsi="Arial" w:cs="Arial"/>
        </w:rPr>
      </w:pPr>
      <w:r w:rsidRPr="005771A2">
        <w:rPr>
          <w:rFonts w:ascii="Arial" w:hAnsi="Arial" w:cs="Arial"/>
        </w:rPr>
        <w:t>5.</w:t>
      </w:r>
      <w:r w:rsidRPr="005771A2">
        <w:rPr>
          <w:rFonts w:ascii="Arial" w:hAnsi="Arial" w:cs="Arial"/>
        </w:rPr>
        <w:tab/>
        <w:t xml:space="preserve">As entidades podem usar tecnologias emergentes (por exemplo, </w:t>
      </w:r>
      <w:r w:rsidRPr="005771A2">
        <w:rPr>
          <w:rFonts w:ascii="Arial" w:hAnsi="Arial" w:cs="Arial"/>
          <w:i/>
          <w:iCs/>
        </w:rPr>
        <w:t>blockchain</w:t>
      </w:r>
      <w:r w:rsidRPr="005771A2">
        <w:rPr>
          <w:rFonts w:ascii="Arial" w:hAnsi="Arial" w:cs="Arial"/>
        </w:rPr>
        <w:t xml:space="preserve"> (protocolo de confiança), robótica ou inteligência artificial) porque essas tecnologias podem apresentar oportunidades específicas para aumentar as eficiências operacionais ou aprimorar a apresentação de relatórios financeiros. Quando as tecnologias emergentes são usadas no sistema de informações da entidade que são relevantes para a elaboração das demonstrações contábeis, o auditor pode incluir essas tecnologias na identificação de aplicativos de TI e de outros aspectos do ambiente de TI que estão sujeitos a riscos decorrentes do uso de TI. Embora as tecnologias emergentes pareçam ser mais sofisticadas ou complexas em comparação com as tecnologias existentes, as responsabilidades do auditor em relação a aplicativos de TI e controles gerais de TI identificados, de acordo com o item 26(b) e (c), permanecem inalteradas. </w:t>
      </w:r>
    </w:p>
    <w:p w14:paraId="04C8BAE6" w14:textId="77777777" w:rsidR="002A7EB0" w:rsidRPr="005771A2" w:rsidRDefault="002A7EB0" w:rsidP="002A7EB0">
      <w:pPr>
        <w:jc w:val="both"/>
        <w:rPr>
          <w:rFonts w:ascii="Arial" w:hAnsi="Arial" w:cs="Arial"/>
        </w:rPr>
      </w:pPr>
    </w:p>
    <w:p w14:paraId="23B6CEDE" w14:textId="77777777" w:rsidR="002A7EB0" w:rsidRPr="005771A2" w:rsidRDefault="002A7EB0" w:rsidP="002A7EB0">
      <w:pPr>
        <w:jc w:val="both"/>
        <w:rPr>
          <w:rFonts w:ascii="Arial" w:hAnsi="Arial" w:cs="Arial"/>
        </w:rPr>
      </w:pPr>
      <w:r w:rsidRPr="005771A2">
        <w:rPr>
          <w:rFonts w:ascii="Arial" w:hAnsi="Arial" w:cs="Arial"/>
        </w:rPr>
        <w:t>Escalabilidade</w:t>
      </w:r>
    </w:p>
    <w:p w14:paraId="372ACECD" w14:textId="77777777" w:rsidR="002A7EB0" w:rsidRPr="005771A2" w:rsidRDefault="002A7EB0" w:rsidP="002A7EB0">
      <w:pPr>
        <w:jc w:val="both"/>
        <w:rPr>
          <w:rFonts w:ascii="Arial" w:hAnsi="Arial" w:cs="Arial"/>
        </w:rPr>
      </w:pPr>
    </w:p>
    <w:p w14:paraId="004C5223" w14:textId="77777777" w:rsidR="002A7EB0" w:rsidRPr="005771A2" w:rsidRDefault="002A7EB0" w:rsidP="002A7EB0">
      <w:pPr>
        <w:ind w:left="567" w:hanging="567"/>
        <w:jc w:val="both"/>
        <w:rPr>
          <w:rFonts w:ascii="Arial" w:hAnsi="Arial" w:cs="Arial"/>
        </w:rPr>
      </w:pPr>
      <w:r w:rsidRPr="005771A2">
        <w:rPr>
          <w:rFonts w:ascii="Arial" w:hAnsi="Arial" w:cs="Arial"/>
        </w:rPr>
        <w:t>6.</w:t>
      </w:r>
      <w:r w:rsidRPr="005771A2">
        <w:rPr>
          <w:rFonts w:ascii="Arial" w:hAnsi="Arial" w:cs="Arial"/>
        </w:rPr>
        <w:tab/>
        <w:t xml:space="preserve">O entendimento do ambiente de TI da entidade pode ser mais facilmente obtido para entidade menos complexa que usa </w:t>
      </w:r>
      <w:r w:rsidRPr="005771A2">
        <w:rPr>
          <w:rFonts w:ascii="Arial" w:hAnsi="Arial" w:cs="Arial"/>
          <w:i/>
          <w:iCs/>
        </w:rPr>
        <w:t>software</w:t>
      </w:r>
      <w:r w:rsidRPr="005771A2">
        <w:rPr>
          <w:rFonts w:ascii="Arial" w:hAnsi="Arial" w:cs="Arial"/>
        </w:rPr>
        <w:t xml:space="preserve"> comercial e quando a entidade não tem acesso ao código-fonte para fazer alterações nos programas. Essas entidades podem não ter profissionais de TI dedicados, mas podem ter uma pessoa designada na função de administrador para fins de conceder acesso aos empregados ou instalar atualizações das aplicações de TI fornecidas pelo fornecedor. Assuntos específicos que o auditor pode considerar para entender a natureza de um pacote comercial de </w:t>
      </w:r>
      <w:r w:rsidRPr="005771A2">
        <w:rPr>
          <w:rFonts w:ascii="Arial" w:hAnsi="Arial" w:cs="Arial"/>
          <w:i/>
          <w:iCs/>
        </w:rPr>
        <w:t>software</w:t>
      </w:r>
      <w:r w:rsidRPr="005771A2">
        <w:rPr>
          <w:rFonts w:ascii="Arial" w:hAnsi="Arial" w:cs="Arial"/>
        </w:rPr>
        <w:t xml:space="preserve"> de contabilidade, que pode ser um único aplicativo de TI usado por entidade menos complexa em seu sistema de informações, podem incluir:</w:t>
      </w:r>
    </w:p>
    <w:p w14:paraId="0AF7BD05"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 extensão em que o </w:t>
      </w:r>
      <w:r w:rsidRPr="005771A2">
        <w:rPr>
          <w:rFonts w:ascii="Arial" w:hAnsi="Arial" w:cs="Arial"/>
          <w:i/>
          <w:iCs/>
        </w:rPr>
        <w:t>software</w:t>
      </w:r>
      <w:r w:rsidRPr="005771A2">
        <w:rPr>
          <w:rFonts w:ascii="Arial" w:hAnsi="Arial" w:cs="Arial"/>
        </w:rPr>
        <w:t xml:space="preserve"> é bem estabelecido e tem boa reputação em termos de confiabilidade;</w:t>
      </w:r>
    </w:p>
    <w:p w14:paraId="5D1B140D"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 extensão em que é possível para a entidade modificar o código-fonte do </w:t>
      </w:r>
      <w:r w:rsidRPr="005771A2">
        <w:rPr>
          <w:rFonts w:ascii="Arial" w:hAnsi="Arial" w:cs="Arial"/>
          <w:i/>
          <w:iCs/>
        </w:rPr>
        <w:t>software</w:t>
      </w:r>
      <w:r w:rsidRPr="005771A2">
        <w:rPr>
          <w:rFonts w:ascii="Arial" w:hAnsi="Arial" w:cs="Arial"/>
        </w:rPr>
        <w:t xml:space="preserve"> para incluir módulos adicionais (isto é, suplementos) no </w:t>
      </w:r>
      <w:r w:rsidRPr="005771A2">
        <w:rPr>
          <w:rFonts w:ascii="Arial" w:hAnsi="Arial" w:cs="Arial"/>
          <w:i/>
          <w:iCs/>
        </w:rPr>
        <w:t>software</w:t>
      </w:r>
      <w:r w:rsidRPr="005771A2">
        <w:rPr>
          <w:rFonts w:ascii="Arial" w:hAnsi="Arial" w:cs="Arial"/>
        </w:rPr>
        <w:t xml:space="preserve"> de base ou para fazer alterações diretas nos dados;</w:t>
      </w:r>
    </w:p>
    <w:p w14:paraId="72DD1785"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 natureza e a extensão das modificações que foram feitas no </w:t>
      </w:r>
      <w:r w:rsidRPr="005771A2">
        <w:rPr>
          <w:rFonts w:ascii="Arial" w:hAnsi="Arial" w:cs="Arial"/>
          <w:i/>
          <w:iCs/>
        </w:rPr>
        <w:t>software</w:t>
      </w:r>
      <w:r w:rsidRPr="005771A2">
        <w:rPr>
          <w:rFonts w:ascii="Arial" w:hAnsi="Arial" w:cs="Arial"/>
        </w:rPr>
        <w:t xml:space="preserve">. Embora a entidade possa não conseguir modificar o código-fonte do </w:t>
      </w:r>
      <w:r w:rsidRPr="005771A2">
        <w:rPr>
          <w:rFonts w:ascii="Arial" w:hAnsi="Arial" w:cs="Arial"/>
          <w:i/>
          <w:iCs/>
        </w:rPr>
        <w:t>software</w:t>
      </w:r>
      <w:r w:rsidRPr="005771A2">
        <w:rPr>
          <w:rFonts w:ascii="Arial" w:hAnsi="Arial" w:cs="Arial"/>
        </w:rPr>
        <w:t xml:space="preserve">, muitos pacotes de </w:t>
      </w:r>
      <w:r w:rsidRPr="005771A2">
        <w:rPr>
          <w:rFonts w:ascii="Arial" w:hAnsi="Arial" w:cs="Arial"/>
          <w:i/>
          <w:iCs/>
        </w:rPr>
        <w:t>software</w:t>
      </w:r>
      <w:r w:rsidRPr="005771A2">
        <w:rPr>
          <w:rFonts w:ascii="Arial" w:hAnsi="Arial" w:cs="Arial"/>
        </w:rPr>
        <w:t xml:space="preserve"> permitem configurar (por exemplo, determinar ou alterar parâmetros de reporte). Geralmente isso não envolve modificações no código-fonte. Contudo, o auditor pode considerar a extensão em que a entidade consegue configurar o </w:t>
      </w:r>
      <w:r w:rsidRPr="005771A2">
        <w:rPr>
          <w:rFonts w:ascii="Arial" w:hAnsi="Arial" w:cs="Arial"/>
          <w:i/>
          <w:iCs/>
        </w:rPr>
        <w:t>software</w:t>
      </w:r>
      <w:r w:rsidRPr="005771A2">
        <w:rPr>
          <w:rFonts w:ascii="Arial" w:hAnsi="Arial" w:cs="Arial"/>
        </w:rPr>
        <w:t xml:space="preserve"> ao considerar a integridade e a precisão das informações produzidas pelo </w:t>
      </w:r>
      <w:r w:rsidRPr="005771A2">
        <w:rPr>
          <w:rFonts w:ascii="Arial" w:hAnsi="Arial" w:cs="Arial"/>
          <w:i/>
          <w:iCs/>
        </w:rPr>
        <w:t>software</w:t>
      </w:r>
      <w:r w:rsidRPr="005771A2">
        <w:rPr>
          <w:rFonts w:ascii="Arial" w:hAnsi="Arial" w:cs="Arial"/>
        </w:rPr>
        <w:t xml:space="preserve"> que são usadas como evidência de auditoria; e </w:t>
      </w:r>
    </w:p>
    <w:p w14:paraId="26DC2DF2"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 extensão em que os dados relacionados com a elaboração das demonstrações contábeis podem ser diretamente acessados (isto é, acesso direto à base de dados sem usar o aplicativo de TI) e o volume de dados que é processado. Quanto maior o volume de dados, maior a probabilidade de a entidade precisar de controles que tratem da manutenção da integridade dos dados, que podem incluir controles gerais de TI de acesso não autorizado e alterações nos dados. </w:t>
      </w:r>
    </w:p>
    <w:p w14:paraId="67DB74A7" w14:textId="77777777" w:rsidR="002A7EB0" w:rsidRPr="005771A2" w:rsidRDefault="002A7EB0" w:rsidP="002A7EB0">
      <w:pPr>
        <w:jc w:val="both"/>
        <w:rPr>
          <w:rFonts w:ascii="Arial" w:hAnsi="Arial" w:cs="Arial"/>
        </w:rPr>
      </w:pPr>
    </w:p>
    <w:p w14:paraId="69171F67" w14:textId="77777777" w:rsidR="002A7EB0" w:rsidRPr="005771A2" w:rsidRDefault="002A7EB0" w:rsidP="002A7EB0">
      <w:pPr>
        <w:ind w:left="567" w:hanging="567"/>
        <w:jc w:val="both"/>
        <w:rPr>
          <w:rFonts w:ascii="Arial" w:hAnsi="Arial" w:cs="Arial"/>
        </w:rPr>
      </w:pPr>
      <w:r w:rsidRPr="005771A2">
        <w:rPr>
          <w:rFonts w:ascii="Arial" w:hAnsi="Arial" w:cs="Arial"/>
        </w:rPr>
        <w:t>7.</w:t>
      </w:r>
      <w:r w:rsidRPr="005771A2">
        <w:rPr>
          <w:rFonts w:ascii="Arial" w:hAnsi="Arial" w:cs="Arial"/>
        </w:rPr>
        <w:tab/>
        <w:t xml:space="preserve">Ambientes de TI complexos podem incluir aplicativos de TI altamente personalizados ou altamente integrados e podem, portanto, requerer mais esforço para entender os processos de apresentação de relatórios financeiros ou os aplicativos de TI podem estar integrados a outros aplicativos de TI. Essa integração pode envolver aplicativos de TI que são usados nas operações comerciais da entidade e que fornecem informações para os aplicativos de TI relevantes para os fluxos de transações e o processamento de informações no sistema de informações da entidade. Nessas circunstâncias, certos aplicativos de TI usados nas operações comerciais da entidade também podem ser relevantes para a elaboração das demonstrações contábeis. Ambientes de TI complexos também podem requerer departamentos de TI dedicados com processos de TI estruturados suportados por pessoal com habilidades em desenvolvimento de </w:t>
      </w:r>
      <w:r w:rsidRPr="005771A2">
        <w:rPr>
          <w:rFonts w:ascii="Arial" w:hAnsi="Arial" w:cs="Arial"/>
          <w:i/>
          <w:iCs/>
        </w:rPr>
        <w:t>software</w:t>
      </w:r>
      <w:r w:rsidRPr="005771A2">
        <w:rPr>
          <w:rFonts w:ascii="Arial" w:hAnsi="Arial" w:cs="Arial"/>
        </w:rPr>
        <w:t xml:space="preserve"> e manutenção de ambiente de TI. Em outros casos, a entidade pode usar prestadores de serviço internos ou externos para gerenciar certos aspectos do ambiente de TI ou de processos no ambiente de TI (por exemplo, hospedagem terceirizada).</w:t>
      </w:r>
    </w:p>
    <w:p w14:paraId="371CB279" w14:textId="77777777" w:rsidR="002A7EB0" w:rsidRPr="005771A2" w:rsidRDefault="002A7EB0" w:rsidP="002A7EB0">
      <w:pPr>
        <w:jc w:val="both"/>
        <w:rPr>
          <w:rFonts w:ascii="Arial" w:hAnsi="Arial" w:cs="Arial"/>
        </w:rPr>
      </w:pPr>
    </w:p>
    <w:p w14:paraId="62F78FB1" w14:textId="77777777" w:rsidR="002A7EB0" w:rsidRPr="005771A2" w:rsidRDefault="002A7EB0" w:rsidP="002A7EB0">
      <w:pPr>
        <w:jc w:val="both"/>
        <w:rPr>
          <w:rFonts w:ascii="Arial" w:hAnsi="Arial" w:cs="Arial"/>
        </w:rPr>
      </w:pPr>
      <w:r w:rsidRPr="005771A2">
        <w:rPr>
          <w:rFonts w:ascii="Arial" w:hAnsi="Arial" w:cs="Arial"/>
        </w:rPr>
        <w:t>Identificação de aplicativos de TI sujeitos a riscos decorrentes do uso de TI</w:t>
      </w:r>
    </w:p>
    <w:p w14:paraId="4E505AEF" w14:textId="77777777" w:rsidR="002A7EB0" w:rsidRPr="005771A2" w:rsidRDefault="002A7EB0" w:rsidP="002A7EB0">
      <w:pPr>
        <w:jc w:val="both"/>
        <w:rPr>
          <w:rFonts w:ascii="Arial" w:hAnsi="Arial" w:cs="Arial"/>
        </w:rPr>
      </w:pPr>
    </w:p>
    <w:p w14:paraId="7BBD504C" w14:textId="77777777" w:rsidR="002A7EB0" w:rsidRPr="005771A2" w:rsidRDefault="002A7EB0" w:rsidP="002A7EB0">
      <w:pPr>
        <w:ind w:left="567" w:hanging="567"/>
        <w:jc w:val="both"/>
        <w:rPr>
          <w:rFonts w:ascii="Arial" w:hAnsi="Arial" w:cs="Arial"/>
        </w:rPr>
      </w:pPr>
      <w:r w:rsidRPr="005771A2">
        <w:rPr>
          <w:rFonts w:ascii="Arial" w:hAnsi="Arial" w:cs="Arial"/>
        </w:rPr>
        <w:t>8.</w:t>
      </w:r>
      <w:r w:rsidRPr="005771A2">
        <w:rPr>
          <w:rFonts w:ascii="Arial" w:hAnsi="Arial" w:cs="Arial"/>
        </w:rPr>
        <w:tab/>
        <w:t xml:space="preserve">Por meio do entendimento da natureza e da complexidade do ambiente de TI da entidade, incluindo a natureza e a extensão dos controles de processamento de informações, o auditor pode determinar em quais aplicativos de TI a entidade confia para processar e manter de maneira precisa a integridade das informações financeiras. A identificação dos aplicativos de TI nos quais a entidade confia pode afetar a decisão do auditor de testar os controles automatizados nesses aplicativos, assumindo que esses controles automatizados tratam dos riscos identificados de distorção relevante. Por outro lado, se a entidade não confia no aplicativo de TI, provavelmente os controles automatizados nesse aplicativo não são apropriados ou suficientemente precisos para fins de testes de efetividade operacional. Os controles automatizados que podem ser identificados, de acordo com o item 26(b), incluem, por exemplo, cálculos ou inserções automatizados, controles de processamento e saídas, tais como uma correlação tripla envolvendo pedido de compra, documento de embarque do fornecedor e fatura do fornecedor. Quando o auditor identifica controles automatizados e determina, por meio do entendimento do ambiente de TI, que a entidade confia no aplicativo de TI que inclui esses controles automatizados, pode ser mais provável que ele identifique o aplicativo de TI como estando sujeito a riscos decorrentes do uso de TI. </w:t>
      </w:r>
    </w:p>
    <w:p w14:paraId="28BE6CC5" w14:textId="77777777" w:rsidR="002A7EB0" w:rsidRPr="005771A2" w:rsidRDefault="002A7EB0" w:rsidP="002A7EB0">
      <w:pPr>
        <w:jc w:val="both"/>
        <w:rPr>
          <w:rFonts w:ascii="Arial" w:hAnsi="Arial" w:cs="Arial"/>
        </w:rPr>
      </w:pPr>
    </w:p>
    <w:p w14:paraId="2C5F9078" w14:textId="77777777" w:rsidR="002A7EB0" w:rsidRPr="005771A2" w:rsidRDefault="002A7EB0" w:rsidP="002A7EB0">
      <w:pPr>
        <w:ind w:left="567" w:hanging="567"/>
        <w:jc w:val="both"/>
        <w:rPr>
          <w:rFonts w:ascii="Arial" w:hAnsi="Arial" w:cs="Arial"/>
        </w:rPr>
      </w:pPr>
      <w:r w:rsidRPr="005771A2">
        <w:rPr>
          <w:rFonts w:ascii="Arial" w:hAnsi="Arial" w:cs="Arial"/>
        </w:rPr>
        <w:t>9.</w:t>
      </w:r>
      <w:r w:rsidRPr="005771A2">
        <w:rPr>
          <w:rFonts w:ascii="Arial" w:hAnsi="Arial" w:cs="Arial"/>
        </w:rPr>
        <w:tab/>
        <w:t xml:space="preserve">Ao considerar se os aplicativos de TI para os quais o auditor identificou controles automatizados estão sujeitos a riscos decorrentes do uso de TI, é provável que o auditor considere se e em que extensão a entidade pode ter acesso ao código-fonte que possibilita à administração fazer alterações no programa desses controles ou dos aplicativos de TI. A extensão em que a entidade faz alterações em programas ou configurações e a extensão em que os processos de TI sobre essas alterações são formalizados também podem ser considerações relevantes. É provável, também, que o auditor considere o risco de acesso indevido ou alterações de dados. </w:t>
      </w:r>
    </w:p>
    <w:p w14:paraId="69360955" w14:textId="77777777" w:rsidR="002A7EB0" w:rsidRPr="005771A2" w:rsidRDefault="002A7EB0" w:rsidP="002A7EB0">
      <w:pPr>
        <w:jc w:val="both"/>
        <w:rPr>
          <w:rFonts w:ascii="Arial" w:hAnsi="Arial" w:cs="Arial"/>
        </w:rPr>
      </w:pPr>
    </w:p>
    <w:p w14:paraId="5910F57E" w14:textId="77777777" w:rsidR="002A7EB0" w:rsidRPr="005771A2" w:rsidRDefault="002A7EB0" w:rsidP="002A7EB0">
      <w:pPr>
        <w:ind w:left="567" w:hanging="567"/>
        <w:jc w:val="both"/>
        <w:rPr>
          <w:rFonts w:ascii="Arial" w:hAnsi="Arial" w:cs="Arial"/>
        </w:rPr>
      </w:pPr>
      <w:r w:rsidRPr="005771A2">
        <w:rPr>
          <w:rFonts w:ascii="Arial" w:hAnsi="Arial" w:cs="Arial"/>
        </w:rPr>
        <w:t>10.</w:t>
      </w:r>
      <w:r w:rsidRPr="005771A2">
        <w:rPr>
          <w:rFonts w:ascii="Arial" w:hAnsi="Arial" w:cs="Arial"/>
        </w:rPr>
        <w:tab/>
        <w:t xml:space="preserve">Os relatórios gerados por sistema que o auditor pode pretender usar como evidência de auditoria podem incluir, por exemplo, relatório de vencimentos de contas a receber ou relatório de avaliação de estoque. Para esses relatórios, o auditor pode obter evidência de auditoria sobre a integridade e a precisão dos relatórios, testando de forma substancial as entradas e saídas do relatório. Em outros casos, o auditor pode planejar testar a efetividade operacional dos controles em relação à elaboração e à manutenção do relatório, caso em que o aplicativo de TI pelo qual ele é produzido está provavelmente sujeito a riscos decorrentes do uso de TI. Além de testar a integridade e precisão do relatório, o auditor pode planejar testar a efetividade operacional dos controles gerais de TI que tratam dos riscos relacionados com alterações inadequadas ou não autorizadas de programas ou de dados referentes ao relatório. </w:t>
      </w:r>
    </w:p>
    <w:p w14:paraId="7AA6C706" w14:textId="77777777" w:rsidR="002A7EB0" w:rsidRPr="005771A2" w:rsidRDefault="002A7EB0" w:rsidP="002A7EB0">
      <w:pPr>
        <w:jc w:val="both"/>
        <w:rPr>
          <w:rFonts w:ascii="Arial" w:hAnsi="Arial" w:cs="Arial"/>
        </w:rPr>
      </w:pPr>
    </w:p>
    <w:p w14:paraId="6B2E32BA" w14:textId="77777777" w:rsidR="002A7EB0" w:rsidRPr="005771A2" w:rsidRDefault="002A7EB0" w:rsidP="002A7EB0">
      <w:pPr>
        <w:ind w:left="567" w:hanging="567"/>
        <w:jc w:val="both"/>
        <w:rPr>
          <w:rFonts w:ascii="Arial" w:hAnsi="Arial" w:cs="Arial"/>
        </w:rPr>
      </w:pPr>
      <w:r w:rsidRPr="005771A2">
        <w:rPr>
          <w:rFonts w:ascii="Arial" w:hAnsi="Arial" w:cs="Arial"/>
        </w:rPr>
        <w:t>11.</w:t>
      </w:r>
      <w:r w:rsidRPr="005771A2">
        <w:rPr>
          <w:rFonts w:ascii="Arial" w:hAnsi="Arial" w:cs="Arial"/>
        </w:rPr>
        <w:tab/>
        <w:t xml:space="preserve">Alguns aplicativos de TI podem incluir uma funcionalidade de geração de relatório enquanto algumas entidades também podem utilizar aplicativos separados para geração de relatórios (isto é, geradores de relatório). Nesses casos, o auditor pode precisar determinar as fontes dos relatórios gerados por sistema (isto é, o aplicativo que elabora o relatório e as fontes de dados usadas pelo relatório) para determinar os aplicativos de TI sujeitos a riscos decorrentes do uso de TI. </w:t>
      </w:r>
    </w:p>
    <w:p w14:paraId="665D0C05" w14:textId="77777777" w:rsidR="002A7EB0" w:rsidRPr="005771A2" w:rsidRDefault="002A7EB0" w:rsidP="002A7EB0">
      <w:pPr>
        <w:jc w:val="both"/>
        <w:rPr>
          <w:rFonts w:ascii="Arial" w:hAnsi="Arial" w:cs="Arial"/>
        </w:rPr>
      </w:pPr>
    </w:p>
    <w:p w14:paraId="1AA2FECD" w14:textId="77777777" w:rsidR="002A7EB0" w:rsidRPr="005771A2" w:rsidRDefault="002A7EB0" w:rsidP="002A7EB0">
      <w:pPr>
        <w:ind w:left="567" w:hanging="567"/>
        <w:jc w:val="both"/>
        <w:rPr>
          <w:rFonts w:ascii="Arial" w:hAnsi="Arial" w:cs="Arial"/>
        </w:rPr>
      </w:pPr>
      <w:r w:rsidRPr="005771A2">
        <w:rPr>
          <w:rFonts w:ascii="Arial" w:hAnsi="Arial" w:cs="Arial"/>
        </w:rPr>
        <w:t>12.</w:t>
      </w:r>
      <w:r w:rsidRPr="005771A2">
        <w:rPr>
          <w:rFonts w:ascii="Arial" w:hAnsi="Arial" w:cs="Arial"/>
        </w:rPr>
        <w:tab/>
        <w:t xml:space="preserve">As fontes de dados usadas pelos aplicativos de TI podem ser bases de dados que, por exemplo, podem ser acessadas somente por meio do aplicativo de TI ou pelo pessoal de TI com privilégios de gerenciamento de base de dados. Em outros casos, a fonte de dados pode ser um armazém de dados que pode inclusive ser considerado um aplicativo de TI sujeito a riscos decorrentes do uso de TI. </w:t>
      </w:r>
    </w:p>
    <w:p w14:paraId="7A15AFEC" w14:textId="77777777" w:rsidR="002A7EB0" w:rsidRPr="005771A2" w:rsidRDefault="002A7EB0" w:rsidP="002A7EB0">
      <w:pPr>
        <w:jc w:val="both"/>
        <w:rPr>
          <w:rFonts w:ascii="Arial" w:hAnsi="Arial" w:cs="Arial"/>
        </w:rPr>
      </w:pPr>
    </w:p>
    <w:p w14:paraId="2D0AEC71" w14:textId="77777777" w:rsidR="002A7EB0" w:rsidRPr="005771A2" w:rsidRDefault="002A7EB0" w:rsidP="002A7EB0">
      <w:pPr>
        <w:ind w:left="567" w:hanging="567"/>
        <w:jc w:val="both"/>
        <w:rPr>
          <w:rFonts w:ascii="Arial" w:hAnsi="Arial" w:cs="Arial"/>
        </w:rPr>
      </w:pPr>
      <w:r w:rsidRPr="005771A2">
        <w:rPr>
          <w:rFonts w:ascii="Arial" w:hAnsi="Arial" w:cs="Arial"/>
        </w:rPr>
        <w:t>13.</w:t>
      </w:r>
      <w:r w:rsidRPr="005771A2">
        <w:rPr>
          <w:rFonts w:ascii="Arial" w:hAnsi="Arial" w:cs="Arial"/>
        </w:rPr>
        <w:tab/>
        <w:t xml:space="preserve">O auditor pode ter identificado um risco para o qual apenas procedimentos substantivos não são suficientes devido ao uso pela entidade de processamento de transações altamente automatizado e sem papel, que pode envolver múltiplos aplicativos de TI integrados. Nessas circunstâncias, os controles identificados pelo auditor provavelmente incluem controles automatizados. Ainda, a entidade pode confiar em controles gerais de TI para manter a integridade das transações processadas e de outras informações usadas no processamento. Nesses casos, os aplicativos de TI envolvidos no processamento e no armazenamento das informações são provavelmente sujeitos a riscos decorrentes do uso de TI. </w:t>
      </w:r>
    </w:p>
    <w:p w14:paraId="171D80B2" w14:textId="77777777" w:rsidR="002A7EB0" w:rsidRPr="005771A2" w:rsidRDefault="002A7EB0" w:rsidP="002A7EB0">
      <w:pPr>
        <w:jc w:val="both"/>
        <w:rPr>
          <w:rFonts w:ascii="Arial" w:hAnsi="Arial" w:cs="Arial"/>
        </w:rPr>
      </w:pPr>
    </w:p>
    <w:p w14:paraId="61DEF7BE" w14:textId="77777777" w:rsidR="002A7EB0" w:rsidRPr="005771A2" w:rsidRDefault="002A7EB0" w:rsidP="002A7EB0">
      <w:pPr>
        <w:jc w:val="both"/>
        <w:rPr>
          <w:rFonts w:ascii="Arial" w:hAnsi="Arial" w:cs="Arial"/>
        </w:rPr>
      </w:pPr>
      <w:r w:rsidRPr="005771A2">
        <w:rPr>
          <w:rFonts w:ascii="Arial" w:hAnsi="Arial" w:cs="Arial"/>
        </w:rPr>
        <w:t>Computação de usuário final</w:t>
      </w:r>
    </w:p>
    <w:p w14:paraId="41D30E03" w14:textId="77777777" w:rsidR="002A7EB0" w:rsidRPr="005771A2" w:rsidRDefault="002A7EB0" w:rsidP="002A7EB0">
      <w:pPr>
        <w:jc w:val="both"/>
        <w:rPr>
          <w:rFonts w:ascii="Arial" w:hAnsi="Arial" w:cs="Arial"/>
        </w:rPr>
      </w:pPr>
    </w:p>
    <w:p w14:paraId="58CD68B2" w14:textId="77777777" w:rsidR="002A7EB0" w:rsidRPr="005771A2" w:rsidRDefault="002A7EB0" w:rsidP="002A7EB0">
      <w:pPr>
        <w:ind w:left="567" w:hanging="567"/>
        <w:jc w:val="both"/>
        <w:rPr>
          <w:rFonts w:ascii="Arial" w:hAnsi="Arial" w:cs="Arial"/>
        </w:rPr>
      </w:pPr>
      <w:r w:rsidRPr="005771A2">
        <w:rPr>
          <w:rFonts w:ascii="Arial" w:hAnsi="Arial" w:cs="Arial"/>
        </w:rPr>
        <w:t>14.</w:t>
      </w:r>
      <w:r w:rsidRPr="005771A2">
        <w:rPr>
          <w:rFonts w:ascii="Arial" w:hAnsi="Arial" w:cs="Arial"/>
        </w:rPr>
        <w:tab/>
        <w:t xml:space="preserve">Embora a evidência de auditoria também possa vir na forma de resultado gerado por sistema que é usado em cálculo realizado em uma ferramenta relacionada com computação de usuário final (por exemplo, </w:t>
      </w:r>
      <w:r w:rsidRPr="005771A2">
        <w:rPr>
          <w:rFonts w:ascii="Arial" w:hAnsi="Arial" w:cs="Arial"/>
          <w:i/>
          <w:iCs/>
        </w:rPr>
        <w:t>software</w:t>
      </w:r>
      <w:r w:rsidRPr="005771A2">
        <w:rPr>
          <w:rFonts w:ascii="Arial" w:hAnsi="Arial" w:cs="Arial"/>
        </w:rPr>
        <w:t xml:space="preserve"> de planilha ou bases de dados simples), essas ferramentas normalmente não são identificadas como aplicativos de TI no contexto do item 26(b). O planejamento e a implementação de controles de acesso e alterações às ferramentas relacionadas com computação de usuário final podem ser um desafio, e esses controles raramente são equivalentes aos controles gerais de TI ou tão efetivos quanto eles. Em vez disso, o auditor pode considerar uma combinação de controles de processamento de informações, levando em consideração o propósito e a complexidade da computação do usuário final envolvidos, tais como:</w:t>
      </w:r>
    </w:p>
    <w:p w14:paraId="5B366C2C"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controles de processamento de informações sobre a iniciação e o processamento dos dados fonte, incluindo controles automatizados ou de interface relevantes no ponto em que os dados são extraídos (isto é, armazém de dados);</w:t>
      </w:r>
    </w:p>
    <w:p w14:paraId="51E0C952"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controles para verificar se a lógica está funcionando conforme pretendido, por exemplo, controles que “comprovem” a extração de dados, tais como conciliação do relatório com os dados dos quais é derivado, comparando os dados individuais do relatório com a fonte e vice versa, e controles que verificam as fórmulas ou macros; ou</w:t>
      </w:r>
    </w:p>
    <w:p w14:paraId="379839DD"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uso de ferramentas de </w:t>
      </w:r>
      <w:r w:rsidRPr="005771A2">
        <w:rPr>
          <w:rFonts w:ascii="Arial" w:hAnsi="Arial" w:cs="Arial"/>
          <w:i/>
          <w:iCs/>
        </w:rPr>
        <w:t>software</w:t>
      </w:r>
      <w:r w:rsidRPr="005771A2">
        <w:rPr>
          <w:rFonts w:ascii="Arial" w:hAnsi="Arial" w:cs="Arial"/>
        </w:rPr>
        <w:t xml:space="preserve"> de validação, que verifica sistematicamente as fórmulas ou macros, tais como ferramentas de integridade de planilhas. </w:t>
      </w:r>
    </w:p>
    <w:p w14:paraId="65F09C6A" w14:textId="77777777" w:rsidR="002A7EB0" w:rsidRPr="005771A2" w:rsidRDefault="002A7EB0" w:rsidP="002A7EB0">
      <w:pPr>
        <w:jc w:val="both"/>
        <w:rPr>
          <w:rFonts w:ascii="Arial" w:hAnsi="Arial" w:cs="Arial"/>
        </w:rPr>
      </w:pPr>
    </w:p>
    <w:p w14:paraId="5AAD7323" w14:textId="77777777" w:rsidR="002A7EB0" w:rsidRPr="005771A2" w:rsidRDefault="002A7EB0" w:rsidP="002A7EB0">
      <w:pPr>
        <w:jc w:val="both"/>
        <w:rPr>
          <w:rFonts w:ascii="Arial" w:hAnsi="Arial" w:cs="Arial"/>
        </w:rPr>
      </w:pPr>
      <w:r w:rsidRPr="005771A2">
        <w:rPr>
          <w:rFonts w:ascii="Arial" w:hAnsi="Arial" w:cs="Arial"/>
        </w:rPr>
        <w:t>Escalabilidade</w:t>
      </w:r>
    </w:p>
    <w:p w14:paraId="4B26DD61" w14:textId="77777777" w:rsidR="002A7EB0" w:rsidRPr="005771A2" w:rsidRDefault="002A7EB0" w:rsidP="002A7EB0">
      <w:pPr>
        <w:jc w:val="both"/>
        <w:rPr>
          <w:rFonts w:ascii="Arial" w:hAnsi="Arial" w:cs="Arial"/>
        </w:rPr>
      </w:pPr>
    </w:p>
    <w:p w14:paraId="2D07C002" w14:textId="77777777" w:rsidR="002A7EB0" w:rsidRPr="005771A2" w:rsidRDefault="002A7EB0" w:rsidP="002A7EB0">
      <w:pPr>
        <w:ind w:left="567" w:hanging="567"/>
        <w:jc w:val="both"/>
        <w:rPr>
          <w:rFonts w:ascii="Arial" w:hAnsi="Arial" w:cs="Arial"/>
        </w:rPr>
      </w:pPr>
      <w:r w:rsidRPr="005771A2">
        <w:rPr>
          <w:rFonts w:ascii="Arial" w:hAnsi="Arial" w:cs="Arial"/>
        </w:rPr>
        <w:t>15.</w:t>
      </w:r>
      <w:r w:rsidRPr="005771A2">
        <w:rPr>
          <w:rFonts w:ascii="Arial" w:hAnsi="Arial" w:cs="Arial"/>
        </w:rPr>
        <w:tab/>
        <w:t xml:space="preserve">A capacidade da entidade de manter a integridade das informações armazenadas e processadas no sistema de informações pode variar com base na complexidade e no volume das transações relacionadas e de outras informações. Quanto maior a complexidade e o volume de dados que suportam uma classe de transações, saldo contábil ou divulgação significativa, menor a probabilidade de a entidade manter a integridade dessas informações somente por meio de controles de processamento de informações (por exemplo, controles de entrada e saída ou controles de revisão). Também é menos provável que o auditor seja capaz de obter evidência de auditoria sobre a integridade e a precisão dessas informações somente testando de forma substancial quando essas informações são usadas como evidência de auditoria. Em algumas circunstâncias, quando o volume e a complexidade das transações são menores, a administração pode ter um controle de processamento de informações que é suficiente para verificar a precisão e a integridade dos dados (por exemplo, pedidos de venda individuais processados e faturados podem ser conciliados com as vias impressas originalmente inseridas no aplicativo de TI). Quando a entidade confia em controles gerais de TI para manter a integridade de certas informações usadas pelos aplicativos de TI, o auditor pode determinar que os aplicativos de TI que mantêm essas informações estão sujeitos a riscos decorrentes do uso de TI. </w:t>
      </w:r>
    </w:p>
    <w:p w14:paraId="1D5DEA8A" w14:textId="77777777" w:rsidR="002A7EB0" w:rsidRPr="005771A2" w:rsidRDefault="002A7EB0" w:rsidP="002A7EB0">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0"/>
        <w:gridCol w:w="4812"/>
      </w:tblGrid>
      <w:tr w:rsidR="002A7EB0" w:rsidRPr="005771A2" w14:paraId="49739F2E" w14:textId="77777777" w:rsidTr="009A4CD5">
        <w:tc>
          <w:tcPr>
            <w:tcW w:w="4889" w:type="dxa"/>
          </w:tcPr>
          <w:p w14:paraId="36FB737F" w14:textId="77777777" w:rsidR="002A7EB0" w:rsidRPr="005771A2" w:rsidRDefault="002A7EB0" w:rsidP="009A4CD5">
            <w:pPr>
              <w:jc w:val="both"/>
              <w:rPr>
                <w:rFonts w:ascii="Arial" w:hAnsi="Arial" w:cs="Arial"/>
              </w:rPr>
            </w:pPr>
            <w:r w:rsidRPr="005771A2">
              <w:rPr>
                <w:rFonts w:ascii="Arial" w:hAnsi="Arial" w:cs="Arial"/>
              </w:rPr>
              <w:t>Exemplos de características de aplicativo de TI que, provavelmente, não está sujeito a riscos decorrentes:</w:t>
            </w:r>
          </w:p>
        </w:tc>
        <w:tc>
          <w:tcPr>
            <w:tcW w:w="4890" w:type="dxa"/>
          </w:tcPr>
          <w:p w14:paraId="678A8DED" w14:textId="77777777" w:rsidR="002A7EB0" w:rsidRPr="005771A2" w:rsidRDefault="002A7EB0" w:rsidP="009A4CD5">
            <w:pPr>
              <w:jc w:val="both"/>
              <w:rPr>
                <w:rFonts w:ascii="Arial" w:hAnsi="Arial" w:cs="Arial"/>
              </w:rPr>
            </w:pPr>
            <w:r w:rsidRPr="005771A2">
              <w:rPr>
                <w:rFonts w:ascii="Arial" w:hAnsi="Arial" w:cs="Arial"/>
              </w:rPr>
              <w:t>Exemplos de características de aplicativo de TI que, provavelmente, está sujeito a riscos decorrentes:</w:t>
            </w:r>
          </w:p>
        </w:tc>
      </w:tr>
      <w:tr w:rsidR="002A7EB0" w:rsidRPr="005771A2" w14:paraId="06F1EEF4" w14:textId="77777777" w:rsidTr="009A4CD5">
        <w:tc>
          <w:tcPr>
            <w:tcW w:w="4889" w:type="dxa"/>
          </w:tcPr>
          <w:p w14:paraId="73AE78A1"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de aplicativos independentes; </w:t>
            </w:r>
          </w:p>
          <w:p w14:paraId="0756BF4A"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do volume de dados (transações) não ser significativo; </w:t>
            </w:r>
          </w:p>
          <w:p w14:paraId="25F524AB"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da funcionalidade do aplicativo não ser complexa; </w:t>
            </w:r>
          </w:p>
          <w:p w14:paraId="488C8318"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de cada transação ser suportada por documentação impressa original.</w:t>
            </w:r>
          </w:p>
        </w:tc>
        <w:tc>
          <w:tcPr>
            <w:tcW w:w="4890" w:type="dxa"/>
          </w:tcPr>
          <w:p w14:paraId="518E1ACA"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dos aplicativos terem interfaces; </w:t>
            </w:r>
          </w:p>
          <w:p w14:paraId="53A6A6E0"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do volume de dados (transações) ser significativo; </w:t>
            </w:r>
          </w:p>
          <w:p w14:paraId="3B5CC401"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da funcionalidade do aplicativo ser complexa, como:</w:t>
            </w:r>
          </w:p>
          <w:p w14:paraId="70D83207" w14:textId="77777777" w:rsidR="002A7EB0" w:rsidRPr="005771A2" w:rsidRDefault="002A7EB0">
            <w:pPr>
              <w:numPr>
                <w:ilvl w:val="0"/>
                <w:numId w:val="156"/>
              </w:numPr>
              <w:spacing w:after="0" w:line="240" w:lineRule="auto"/>
              <w:ind w:left="640" w:hanging="280"/>
              <w:jc w:val="both"/>
              <w:rPr>
                <w:rFonts w:ascii="Arial" w:hAnsi="Arial" w:cs="Arial"/>
              </w:rPr>
            </w:pPr>
            <w:r w:rsidRPr="005771A2">
              <w:rPr>
                <w:rFonts w:ascii="Arial" w:hAnsi="Arial" w:cs="Arial"/>
              </w:rPr>
              <w:t xml:space="preserve">o aplicativo inicia as transações automaticamente; e </w:t>
            </w:r>
          </w:p>
          <w:p w14:paraId="31042450" w14:textId="77777777" w:rsidR="002A7EB0" w:rsidRPr="005771A2" w:rsidRDefault="002A7EB0">
            <w:pPr>
              <w:numPr>
                <w:ilvl w:val="0"/>
                <w:numId w:val="156"/>
              </w:numPr>
              <w:spacing w:after="0" w:line="240" w:lineRule="auto"/>
              <w:ind w:left="640" w:hanging="280"/>
              <w:jc w:val="both"/>
              <w:rPr>
                <w:rFonts w:ascii="Arial" w:hAnsi="Arial" w:cs="Arial"/>
              </w:rPr>
            </w:pPr>
            <w:r w:rsidRPr="005771A2">
              <w:rPr>
                <w:rFonts w:ascii="Arial" w:hAnsi="Arial" w:cs="Arial"/>
              </w:rPr>
              <w:t xml:space="preserve">existem vários cálculos complexos subjacentes às entradas automatizadas. </w:t>
            </w:r>
          </w:p>
        </w:tc>
      </w:tr>
      <w:tr w:rsidR="002A7EB0" w:rsidRPr="005771A2" w14:paraId="11A6775D" w14:textId="77777777" w:rsidTr="009A4CD5">
        <w:tc>
          <w:tcPr>
            <w:tcW w:w="4889" w:type="dxa"/>
          </w:tcPr>
          <w:p w14:paraId="0A68AA9C" w14:textId="77777777" w:rsidR="002A7EB0" w:rsidRPr="005771A2" w:rsidRDefault="002A7EB0" w:rsidP="009A4CD5">
            <w:pPr>
              <w:jc w:val="both"/>
              <w:rPr>
                <w:rFonts w:ascii="Arial" w:hAnsi="Arial" w:cs="Arial"/>
              </w:rPr>
            </w:pPr>
            <w:r w:rsidRPr="005771A2">
              <w:rPr>
                <w:rFonts w:ascii="Arial" w:hAnsi="Arial" w:cs="Arial"/>
              </w:rPr>
              <w:t>O aplicativo de TI, provavelmente, não está sujeito a riscos decorrentes de TI porque:</w:t>
            </w:r>
          </w:p>
          <w:p w14:paraId="6C65DD57"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o volume de dados não é significativo e, portanto, a administração não confia em controles gerais de TI para processar ou manter os dados; </w:t>
            </w:r>
          </w:p>
          <w:p w14:paraId="1AE93510"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a administração não confia em controles automatizados ou em outra funcionalidade automatizada; o auditor não identificou controles automatizados de acordo com o item 26(a); </w:t>
            </w:r>
          </w:p>
          <w:p w14:paraId="7FA5745C"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embora a administração use relatórios gerados por sistema em seus controles, ela não confia nesses relatórios. Em vez disso, ela concilia os relatórios com a documentação impressa e verifica os cálculos nos relatórios; </w:t>
            </w:r>
          </w:p>
          <w:p w14:paraId="096DED8E"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o auditor deve testar diretamente as informações produzidas pela entidade como evidência de auditoria.</w:t>
            </w:r>
          </w:p>
        </w:tc>
        <w:tc>
          <w:tcPr>
            <w:tcW w:w="4890" w:type="dxa"/>
          </w:tcPr>
          <w:p w14:paraId="593F0513" w14:textId="77777777" w:rsidR="002A7EB0" w:rsidRPr="005771A2" w:rsidRDefault="002A7EB0" w:rsidP="009A4CD5">
            <w:pPr>
              <w:jc w:val="both"/>
              <w:rPr>
                <w:rFonts w:ascii="Arial" w:hAnsi="Arial" w:cs="Arial"/>
              </w:rPr>
            </w:pPr>
            <w:r w:rsidRPr="005771A2">
              <w:rPr>
                <w:rFonts w:ascii="Arial" w:hAnsi="Arial" w:cs="Arial"/>
              </w:rPr>
              <w:t>O aplicativo de TI, provavelmente, está sujeito a riscos decorrentes de TI porque:</w:t>
            </w:r>
          </w:p>
          <w:p w14:paraId="61B29559"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 xml:space="preserve">a administração confia em sistema de aplicativo para processar ou manter os dados uma vez que o volume de dados é significativo; </w:t>
            </w:r>
          </w:p>
          <w:p w14:paraId="1B18634E" w14:textId="77777777" w:rsidR="002A7EB0" w:rsidRPr="005771A2" w:rsidRDefault="002A7EB0">
            <w:pPr>
              <w:numPr>
                <w:ilvl w:val="2"/>
                <w:numId w:val="152"/>
              </w:numPr>
              <w:spacing w:after="0" w:line="240" w:lineRule="auto"/>
              <w:ind w:left="284" w:hanging="284"/>
              <w:jc w:val="both"/>
              <w:rPr>
                <w:rFonts w:ascii="Arial" w:hAnsi="Arial" w:cs="Arial"/>
              </w:rPr>
            </w:pPr>
            <w:r w:rsidRPr="005771A2">
              <w:rPr>
                <w:rFonts w:ascii="Arial" w:hAnsi="Arial" w:cs="Arial"/>
              </w:rPr>
              <w:t>a administração confia em sistema de aplicativo para realizar certos controles automatizados que o auditor também identificou.</w:t>
            </w:r>
          </w:p>
        </w:tc>
      </w:tr>
    </w:tbl>
    <w:p w14:paraId="3A3DDDF6" w14:textId="77777777" w:rsidR="002A7EB0" w:rsidRPr="005771A2" w:rsidRDefault="002A7EB0" w:rsidP="002A7EB0">
      <w:pPr>
        <w:jc w:val="both"/>
        <w:rPr>
          <w:rFonts w:ascii="Arial" w:hAnsi="Arial" w:cs="Arial"/>
        </w:rPr>
      </w:pPr>
    </w:p>
    <w:p w14:paraId="72790287" w14:textId="77777777" w:rsidR="002A7EB0" w:rsidRPr="005771A2" w:rsidRDefault="002A7EB0" w:rsidP="002A7EB0">
      <w:pPr>
        <w:jc w:val="both"/>
        <w:rPr>
          <w:rFonts w:ascii="Arial" w:hAnsi="Arial" w:cs="Arial"/>
        </w:rPr>
      </w:pPr>
      <w:r w:rsidRPr="005771A2">
        <w:rPr>
          <w:rFonts w:ascii="Arial" w:hAnsi="Arial" w:cs="Arial"/>
        </w:rPr>
        <w:t>Outros aspectos do ambiente de TI sujeitos a riscos decorrentes do uso de TI</w:t>
      </w:r>
    </w:p>
    <w:p w14:paraId="2762DEEB" w14:textId="77777777" w:rsidR="002A7EB0" w:rsidRPr="005771A2" w:rsidRDefault="002A7EB0" w:rsidP="002A7EB0">
      <w:pPr>
        <w:jc w:val="both"/>
        <w:rPr>
          <w:rFonts w:ascii="Arial" w:hAnsi="Arial" w:cs="Arial"/>
        </w:rPr>
      </w:pPr>
    </w:p>
    <w:p w14:paraId="170EAA2D" w14:textId="77777777" w:rsidR="002A7EB0" w:rsidRPr="005771A2" w:rsidRDefault="002A7EB0" w:rsidP="002A7EB0">
      <w:pPr>
        <w:ind w:left="567" w:hanging="567"/>
        <w:jc w:val="both"/>
        <w:rPr>
          <w:rFonts w:ascii="Arial" w:hAnsi="Arial" w:cs="Arial"/>
        </w:rPr>
      </w:pPr>
      <w:r w:rsidRPr="005771A2">
        <w:rPr>
          <w:rFonts w:ascii="Arial" w:hAnsi="Arial" w:cs="Arial"/>
        </w:rPr>
        <w:t>16.</w:t>
      </w:r>
      <w:r w:rsidRPr="005771A2">
        <w:rPr>
          <w:rFonts w:ascii="Arial" w:hAnsi="Arial" w:cs="Arial"/>
        </w:rPr>
        <w:tab/>
        <w:t xml:space="preserve">Quando o auditor identifica aplicativos de TI sujeitos a riscos decorrentes do uso de TI, outros aspectos do ambiente de TI normalmente também estão sujeitos a riscos decorrentes do uso de TI. A infraestrutura de TI inclui as bases de dados, o sistema operacional e a rede. As bases de dados armazenam os dados usados pelos aplicativos de TI e podem consistir em diversas tabelas de dados inter-relacionadas. Os dados nas bases de dados também podem ser acessados diretamente por meio de sistemas de gerenciamento da base de dados por TI ou por outro pessoal com privilégios de gerenciamento de base de dados. O sistema operacional é responsável por gerenciar as comunicações entre </w:t>
      </w:r>
      <w:r w:rsidRPr="005771A2">
        <w:rPr>
          <w:rFonts w:ascii="Arial" w:hAnsi="Arial" w:cs="Arial"/>
          <w:i/>
          <w:iCs/>
        </w:rPr>
        <w:t>hardware</w:t>
      </w:r>
      <w:r w:rsidRPr="005771A2">
        <w:rPr>
          <w:rFonts w:ascii="Arial" w:hAnsi="Arial" w:cs="Arial"/>
        </w:rPr>
        <w:t xml:space="preserve">, aplicativos de TI e outros </w:t>
      </w:r>
      <w:r w:rsidRPr="005771A2">
        <w:rPr>
          <w:rFonts w:ascii="Arial" w:hAnsi="Arial" w:cs="Arial"/>
          <w:i/>
          <w:iCs/>
        </w:rPr>
        <w:t>softwares</w:t>
      </w:r>
      <w:r w:rsidRPr="005771A2">
        <w:rPr>
          <w:rFonts w:ascii="Arial" w:hAnsi="Arial" w:cs="Arial"/>
        </w:rPr>
        <w:t xml:space="preserve"> usados na rede. Dessa forma, os aplicativos de TI e as bases de dados podem ser acessados diretamente por meio do sistema operacional. A rede é usada na infraestrutura de TI para transmitir dados e compartilhar informações, recursos e serviços por meio de ligação de comunicações comum. Normalmente, a rede também estabelece uma camada de segurança lógica (habilitada pelo do sistema operacional) para acessar os recursos subjacentes. </w:t>
      </w:r>
    </w:p>
    <w:p w14:paraId="28A33ACB" w14:textId="77777777" w:rsidR="002A7EB0" w:rsidRPr="005771A2" w:rsidRDefault="002A7EB0" w:rsidP="002A7EB0">
      <w:pPr>
        <w:jc w:val="both"/>
        <w:rPr>
          <w:rFonts w:ascii="Arial" w:hAnsi="Arial" w:cs="Arial"/>
        </w:rPr>
      </w:pPr>
    </w:p>
    <w:p w14:paraId="19134B4D" w14:textId="77777777" w:rsidR="002A7EB0" w:rsidRPr="005771A2" w:rsidRDefault="002A7EB0" w:rsidP="002A7EB0">
      <w:pPr>
        <w:ind w:left="567" w:hanging="567"/>
        <w:jc w:val="both"/>
        <w:rPr>
          <w:rFonts w:ascii="Arial" w:hAnsi="Arial" w:cs="Arial"/>
        </w:rPr>
      </w:pPr>
      <w:r w:rsidRPr="005771A2">
        <w:rPr>
          <w:rFonts w:ascii="Arial" w:hAnsi="Arial" w:cs="Arial"/>
        </w:rPr>
        <w:t>17.</w:t>
      </w:r>
      <w:r w:rsidRPr="005771A2">
        <w:rPr>
          <w:rFonts w:ascii="Arial" w:hAnsi="Arial" w:cs="Arial"/>
        </w:rPr>
        <w:tab/>
        <w:t xml:space="preserve">Quando os aplicativos de TI são identificados pelo auditor como estando sujeitos a riscos decorrentes do uso de TI, as bases de dados que armazenam os dados processados pelo aplicativo de TI identificado também são normalmente identificadas. Da mesma forma, pelo fato de a capacidade do aplicativo de TI operar ser muitas vezes dependente do sistema operacional e de aplicativos de TI e as bases de dados poderem ser diretamente acessadas no sistema operacional, o sistema operacional normalmente está sujeito a riscos decorrentes do uso de TI. A rede pode ser identificada quando ela é um ponto central de acesso aos aplicativos de TI identificados e às bases de dados relacionadas, ou quando o aplicativo de TI interage com fornecedores ou partes externas pela internet, ou quando aplicativos de TI baseados na internet são identificados pelo auditor. </w:t>
      </w:r>
    </w:p>
    <w:p w14:paraId="143C7C60" w14:textId="77777777" w:rsidR="002A7EB0" w:rsidRPr="005771A2" w:rsidRDefault="002A7EB0" w:rsidP="002A7EB0">
      <w:pPr>
        <w:jc w:val="both"/>
        <w:rPr>
          <w:rFonts w:ascii="Arial" w:hAnsi="Arial" w:cs="Arial"/>
        </w:rPr>
      </w:pPr>
    </w:p>
    <w:p w14:paraId="6F7C3993" w14:textId="77777777" w:rsidR="002A7EB0" w:rsidRPr="005771A2" w:rsidRDefault="002A7EB0" w:rsidP="002A7EB0">
      <w:pPr>
        <w:jc w:val="both"/>
        <w:rPr>
          <w:rFonts w:ascii="Arial" w:hAnsi="Arial" w:cs="Arial"/>
        </w:rPr>
      </w:pPr>
      <w:r w:rsidRPr="005771A2">
        <w:rPr>
          <w:rFonts w:ascii="Arial" w:hAnsi="Arial" w:cs="Arial"/>
        </w:rPr>
        <w:t>Identificação de riscos decorrentes do uso de TI e controles gerais de TI</w:t>
      </w:r>
    </w:p>
    <w:p w14:paraId="0BB9C048" w14:textId="77777777" w:rsidR="002A7EB0" w:rsidRPr="005771A2" w:rsidRDefault="002A7EB0" w:rsidP="002A7EB0">
      <w:pPr>
        <w:jc w:val="both"/>
        <w:rPr>
          <w:rFonts w:ascii="Arial" w:hAnsi="Arial" w:cs="Arial"/>
        </w:rPr>
      </w:pPr>
    </w:p>
    <w:p w14:paraId="701231A4" w14:textId="77777777" w:rsidR="002A7EB0" w:rsidRPr="005771A2" w:rsidRDefault="002A7EB0" w:rsidP="002A7EB0">
      <w:pPr>
        <w:ind w:left="567" w:hanging="567"/>
        <w:jc w:val="both"/>
        <w:rPr>
          <w:rFonts w:ascii="Arial" w:hAnsi="Arial" w:cs="Arial"/>
        </w:rPr>
      </w:pPr>
      <w:r w:rsidRPr="005771A2">
        <w:rPr>
          <w:rFonts w:ascii="Arial" w:hAnsi="Arial" w:cs="Arial"/>
        </w:rPr>
        <w:t>18.</w:t>
      </w:r>
      <w:r w:rsidRPr="005771A2">
        <w:rPr>
          <w:rFonts w:ascii="Arial" w:hAnsi="Arial" w:cs="Arial"/>
        </w:rPr>
        <w:tab/>
        <w:t>Exemplos de riscos decorrentes do uso de TI incluem riscos relacionados com confiança inadequada em aplicativos de TI que processam dados de maneira imprecisa ou processam dados imprecisos, ou os dois, tais como:</w:t>
      </w:r>
    </w:p>
    <w:p w14:paraId="05075638"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acesso não autorizado a dados, que pode resultar em destruição de dados ou modificações inadequadas de dados, incluindo o registro de transações não autorizadas, inexistentes ou o registro incorreto de transações. Podem surgir riscos específicos quando múltiplos usuários têm acesso à base de dados comum; </w:t>
      </w:r>
    </w:p>
    <w:p w14:paraId="05835CB7"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a possibilidade de que o pessoal de TI consiga acesso privilegiado além do necessário para realizar os deveres a ele atribuído, rompendo assim a segregação de funções; </w:t>
      </w:r>
    </w:p>
    <w:p w14:paraId="1B889F11"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modificações não autorizadas de dados nos arquivos-mestres; </w:t>
      </w:r>
    </w:p>
    <w:p w14:paraId="634B06B2"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modificações não autorizadas em aplicativos de TI ou outros aspectos do ambiente de TI; </w:t>
      </w:r>
    </w:p>
    <w:p w14:paraId="504CCB5B"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falha na realização de modificações necessárias em aplicativos de TI ou outros aspectos do ambiente de TI; </w:t>
      </w:r>
    </w:p>
    <w:p w14:paraId="2D224318"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intervenção manual inadequada; </w:t>
      </w:r>
    </w:p>
    <w:p w14:paraId="1674ABD0" w14:textId="77777777" w:rsidR="002A7EB0" w:rsidRPr="005771A2" w:rsidRDefault="002A7EB0">
      <w:pPr>
        <w:numPr>
          <w:ilvl w:val="2"/>
          <w:numId w:val="152"/>
        </w:numPr>
        <w:spacing w:after="0" w:line="240" w:lineRule="auto"/>
        <w:ind w:left="851" w:hanging="284"/>
        <w:jc w:val="both"/>
        <w:rPr>
          <w:rFonts w:ascii="Arial" w:hAnsi="Arial" w:cs="Arial"/>
        </w:rPr>
      </w:pPr>
      <w:r w:rsidRPr="005771A2">
        <w:rPr>
          <w:rFonts w:ascii="Arial" w:hAnsi="Arial" w:cs="Arial"/>
        </w:rPr>
        <w:tab/>
        <w:t xml:space="preserve">perda potencial de dados ou incapacidade de acessar dados como exigido. </w:t>
      </w:r>
    </w:p>
    <w:p w14:paraId="14F017F7" w14:textId="77777777" w:rsidR="002A7EB0" w:rsidRPr="005771A2" w:rsidRDefault="002A7EB0" w:rsidP="002A7EB0">
      <w:pPr>
        <w:jc w:val="both"/>
        <w:rPr>
          <w:rFonts w:ascii="Arial" w:hAnsi="Arial" w:cs="Arial"/>
        </w:rPr>
      </w:pPr>
    </w:p>
    <w:p w14:paraId="59D42A8F" w14:textId="77777777" w:rsidR="002A7EB0" w:rsidRPr="005771A2" w:rsidRDefault="002A7EB0" w:rsidP="002A7EB0">
      <w:pPr>
        <w:ind w:left="567" w:hanging="567"/>
        <w:jc w:val="both"/>
        <w:rPr>
          <w:rFonts w:ascii="Arial" w:hAnsi="Arial" w:cs="Arial"/>
        </w:rPr>
      </w:pPr>
      <w:r w:rsidRPr="005771A2">
        <w:rPr>
          <w:rFonts w:ascii="Arial" w:hAnsi="Arial" w:cs="Arial"/>
        </w:rPr>
        <w:t>19.</w:t>
      </w:r>
      <w:r w:rsidRPr="005771A2">
        <w:rPr>
          <w:rFonts w:ascii="Arial" w:hAnsi="Arial" w:cs="Arial"/>
        </w:rPr>
        <w:tab/>
        <w:t xml:space="preserve">A consideração do auditor sobre acesso não autorizado pode incluir riscos relacionados com acesso não autorizado por partes internas ou externas (muitas vezes referidos como riscos de segurança cibernética). Esses riscos podem não necessariamente afetar os relatórios financeiros, uma vez que o ambiente de TI da entidade também pode incluir aplicativos de TI e dados relacionados que tratam das necessidades operacionais ou de conformidade. É importante notar que incidentes cibernéticos geralmente ocorrem primeiro por meio do perímetro e das camadas internas da rede, que tendem a ser removidos do aplicativo de TI, da base de dados e dos sistemas operacionais que afetam a elaboração das demonstrações contábeis. Consequentemente, se as informações sobre uma violação de segurança foram identificadas, o auditor, normalmente, considera até que ponto essa violação tem o potencial de afetar os relatórios financeiros. Se os relatórios financeiros podem ser afetados, o auditor pode decidir entender e testar os controles relacionados para determinar o possível impacto, o escopo de potenciais distorções nas demonstrações contábeis ou pode determinar que a entidade forneceu divulgações adequadas em relação a essa violação de segurança. </w:t>
      </w:r>
    </w:p>
    <w:p w14:paraId="3B7182E5" w14:textId="77777777" w:rsidR="002A7EB0" w:rsidRPr="005771A2" w:rsidRDefault="002A7EB0" w:rsidP="002A7EB0">
      <w:pPr>
        <w:jc w:val="both"/>
        <w:rPr>
          <w:rFonts w:ascii="Arial" w:hAnsi="Arial" w:cs="Arial"/>
        </w:rPr>
      </w:pPr>
    </w:p>
    <w:p w14:paraId="0CB767F5" w14:textId="77777777" w:rsidR="002A7EB0" w:rsidRPr="005771A2" w:rsidRDefault="002A7EB0" w:rsidP="002A7EB0">
      <w:pPr>
        <w:ind w:left="567" w:hanging="567"/>
        <w:jc w:val="both"/>
        <w:rPr>
          <w:rFonts w:ascii="Arial" w:hAnsi="Arial" w:cs="Arial"/>
        </w:rPr>
      </w:pPr>
      <w:r w:rsidRPr="005771A2">
        <w:rPr>
          <w:rFonts w:ascii="Arial" w:hAnsi="Arial" w:cs="Arial"/>
        </w:rPr>
        <w:t>20.</w:t>
      </w:r>
      <w:r w:rsidRPr="005771A2">
        <w:rPr>
          <w:rFonts w:ascii="Arial" w:hAnsi="Arial" w:cs="Arial"/>
        </w:rPr>
        <w:tab/>
        <w:t xml:space="preserve">Além disso, leis e regulamentos, que podem ter efeito direto ou indireto sobre as demonstrações contábeis da entidade, podem incluir legislação de proteção de dados. Considerar a conformidade da entidade com essas leis e esses regulamentos, de acordo com a NBC TA 250, pode envolver o entendimento dos processos de TI dessa entidade e dos controles gerais de TI implementados pela entidade para tratar das leis e dos regulamentos relevantes. </w:t>
      </w:r>
    </w:p>
    <w:p w14:paraId="731BD088" w14:textId="77777777" w:rsidR="002A7EB0" w:rsidRPr="005771A2" w:rsidRDefault="002A7EB0" w:rsidP="002A7EB0">
      <w:pPr>
        <w:jc w:val="both"/>
        <w:rPr>
          <w:rFonts w:ascii="Arial" w:hAnsi="Arial" w:cs="Arial"/>
        </w:rPr>
      </w:pPr>
    </w:p>
    <w:p w14:paraId="0D1BE9E5" w14:textId="77777777" w:rsidR="002A7EB0" w:rsidRPr="005771A2" w:rsidRDefault="002A7EB0" w:rsidP="002A7EB0">
      <w:pPr>
        <w:ind w:left="567" w:hanging="567"/>
        <w:jc w:val="both"/>
        <w:rPr>
          <w:rFonts w:ascii="Arial" w:hAnsi="Arial" w:cs="Arial"/>
        </w:rPr>
      </w:pPr>
      <w:r w:rsidRPr="005771A2">
        <w:rPr>
          <w:rFonts w:ascii="Arial" w:hAnsi="Arial" w:cs="Arial"/>
        </w:rPr>
        <w:t>21.</w:t>
      </w:r>
      <w:r w:rsidRPr="005771A2">
        <w:rPr>
          <w:rFonts w:ascii="Arial" w:hAnsi="Arial" w:cs="Arial"/>
        </w:rPr>
        <w:tab/>
        <w:t xml:space="preserve">São implementados controles gerais de TI para tratar dos riscos decorrentes do uso de TI. Consequentemente, o auditor usa o entendimento obtido sobre os aplicativos de TI identificados e sobre outros aspectos do ambiente de TI e os riscos decorrentes do uso de TI para determinar os controles gerais de TI a serem identificados. Em alguns casos, a entidade pode usar processos de TI comuns em todo o seu ambiente de TI ou em certos aplicativos de TI, caso em que os riscos comuns decorrentes do uso de TI e os controles gerais comuns podem ser identificados. </w:t>
      </w:r>
    </w:p>
    <w:p w14:paraId="02E8ACAB" w14:textId="77777777" w:rsidR="002A7EB0" w:rsidRPr="005771A2" w:rsidRDefault="002A7EB0" w:rsidP="002A7EB0">
      <w:pPr>
        <w:jc w:val="both"/>
        <w:rPr>
          <w:rFonts w:ascii="Arial" w:hAnsi="Arial" w:cs="Arial"/>
        </w:rPr>
      </w:pPr>
    </w:p>
    <w:p w14:paraId="3334D19F" w14:textId="77777777" w:rsidR="002A7EB0" w:rsidRPr="005771A2" w:rsidRDefault="002A7EB0" w:rsidP="002A7EB0">
      <w:pPr>
        <w:ind w:left="567" w:hanging="567"/>
        <w:jc w:val="both"/>
        <w:rPr>
          <w:rFonts w:ascii="Arial" w:hAnsi="Arial" w:cs="Arial"/>
        </w:rPr>
      </w:pPr>
      <w:r w:rsidRPr="005771A2">
        <w:rPr>
          <w:rFonts w:ascii="Arial" w:hAnsi="Arial" w:cs="Arial"/>
        </w:rPr>
        <w:t>22.</w:t>
      </w:r>
      <w:r w:rsidRPr="005771A2">
        <w:rPr>
          <w:rFonts w:ascii="Arial" w:hAnsi="Arial" w:cs="Arial"/>
        </w:rPr>
        <w:tab/>
        <w:t xml:space="preserve">Em geral, é provável que seja identificada uma quantidade maior de controles gerais de TI relacionados com aplicativos de TI e bases de dados do que com outros aspectos do ambiente de TI. Isso ocorre porque esses aspectos são os mais ligados com o processamento de informações e o armazenamento das informações no sistema de informações da entidade. Ao identificar controles gerais de TI, o auditor pode considerar controles tanto de ações dos usuários finais quanto do pessoal de TI da entidade ou de provedores de serviços de TI. </w:t>
      </w:r>
    </w:p>
    <w:p w14:paraId="0C5A8EC5" w14:textId="77777777" w:rsidR="002A7EB0" w:rsidRPr="005771A2" w:rsidRDefault="002A7EB0" w:rsidP="002A7EB0">
      <w:pPr>
        <w:ind w:left="567" w:hanging="567"/>
        <w:jc w:val="both"/>
        <w:rPr>
          <w:rFonts w:ascii="Arial" w:hAnsi="Arial" w:cs="Arial"/>
        </w:rPr>
      </w:pPr>
    </w:p>
    <w:p w14:paraId="0923C30F" w14:textId="77777777" w:rsidR="002A7EB0" w:rsidRPr="005771A2" w:rsidRDefault="002A7EB0" w:rsidP="002A7EB0">
      <w:pPr>
        <w:ind w:left="567" w:hanging="567"/>
        <w:jc w:val="both"/>
        <w:rPr>
          <w:rFonts w:ascii="Arial" w:hAnsi="Arial" w:cs="Arial"/>
        </w:rPr>
      </w:pPr>
      <w:r w:rsidRPr="005771A2">
        <w:rPr>
          <w:rFonts w:ascii="Arial" w:hAnsi="Arial" w:cs="Arial"/>
        </w:rPr>
        <w:t>23.</w:t>
      </w:r>
      <w:r w:rsidRPr="005771A2">
        <w:rPr>
          <w:rFonts w:ascii="Arial" w:hAnsi="Arial" w:cs="Arial"/>
        </w:rPr>
        <w:tab/>
        <w:t>O Apêndice 6 fornece explicações adicionais sobre a natureza dos controles gerais de TI normalmente implementados para diferentes aspectos do ambiente de TI. Além disso, são fornecidos exemplos de controles gerais de TI para diferentes processos de TI.</w:t>
      </w:r>
    </w:p>
    <w:p w14:paraId="3BFEBF5C" w14:textId="77777777" w:rsidR="002A7EB0" w:rsidRPr="005771A2" w:rsidRDefault="002A7EB0" w:rsidP="002A7EB0">
      <w:pPr>
        <w:jc w:val="both"/>
        <w:rPr>
          <w:rFonts w:ascii="Arial" w:hAnsi="Arial" w:cs="Arial"/>
        </w:rPr>
      </w:pPr>
    </w:p>
    <w:p w14:paraId="37000D01" w14:textId="77777777" w:rsidR="002A7EB0" w:rsidRPr="005771A2" w:rsidRDefault="002A7EB0" w:rsidP="002A7EB0">
      <w:pPr>
        <w:jc w:val="both"/>
        <w:rPr>
          <w:rFonts w:ascii="Arial" w:hAnsi="Arial" w:cs="Arial"/>
        </w:rPr>
      </w:pPr>
      <w:r w:rsidRPr="005771A2">
        <w:rPr>
          <w:rFonts w:ascii="Arial" w:hAnsi="Arial" w:cs="Arial"/>
        </w:rPr>
        <w:br w:type="page"/>
      </w:r>
      <w:r w:rsidRPr="005771A2">
        <w:rPr>
          <w:rFonts w:ascii="Arial" w:hAnsi="Arial" w:cs="Arial"/>
          <w:b/>
          <w:bCs/>
        </w:rPr>
        <w:t>Apêndice 6</w:t>
      </w:r>
      <w:r w:rsidRPr="005771A2">
        <w:rPr>
          <w:rFonts w:ascii="Arial" w:hAnsi="Arial" w:cs="Arial"/>
        </w:rPr>
        <w:t xml:space="preserve"> (ver itens 25(c)(ii), A173 e A174) </w:t>
      </w:r>
    </w:p>
    <w:p w14:paraId="17FFBE60" w14:textId="77777777" w:rsidR="002A7EB0" w:rsidRPr="005771A2" w:rsidRDefault="002A7EB0" w:rsidP="002A7EB0">
      <w:pPr>
        <w:jc w:val="both"/>
        <w:rPr>
          <w:rFonts w:ascii="Arial" w:hAnsi="Arial" w:cs="Arial"/>
        </w:rPr>
      </w:pPr>
    </w:p>
    <w:p w14:paraId="493728A4" w14:textId="77777777" w:rsidR="002A7EB0" w:rsidRPr="005771A2" w:rsidRDefault="002A7EB0" w:rsidP="002A7EB0">
      <w:pPr>
        <w:jc w:val="both"/>
        <w:rPr>
          <w:rFonts w:ascii="Arial" w:hAnsi="Arial" w:cs="Arial"/>
          <w:b/>
          <w:bCs/>
        </w:rPr>
      </w:pPr>
      <w:r w:rsidRPr="005771A2">
        <w:rPr>
          <w:rFonts w:ascii="Arial" w:hAnsi="Arial" w:cs="Arial"/>
          <w:b/>
          <w:bCs/>
        </w:rPr>
        <w:t>Considerações para entendimento dos controles gerais de TI</w:t>
      </w:r>
    </w:p>
    <w:p w14:paraId="641EE528" w14:textId="77777777" w:rsidR="002A7EB0" w:rsidRPr="005771A2" w:rsidRDefault="002A7EB0" w:rsidP="002A7EB0">
      <w:pPr>
        <w:jc w:val="both"/>
        <w:rPr>
          <w:rFonts w:ascii="Arial" w:hAnsi="Arial" w:cs="Arial"/>
        </w:rPr>
      </w:pPr>
    </w:p>
    <w:p w14:paraId="104A179C" w14:textId="77777777" w:rsidR="002A7EB0" w:rsidRPr="005771A2" w:rsidRDefault="002A7EB0" w:rsidP="002A7EB0">
      <w:pPr>
        <w:jc w:val="both"/>
        <w:rPr>
          <w:rFonts w:ascii="Arial" w:hAnsi="Arial" w:cs="Arial"/>
        </w:rPr>
      </w:pPr>
      <w:r w:rsidRPr="005771A2">
        <w:rPr>
          <w:rFonts w:ascii="Arial" w:hAnsi="Arial" w:cs="Arial"/>
        </w:rPr>
        <w:t xml:space="preserve">Este Apêndice fornece assuntos adicionais que o auditor pode considerar para entender os controles gerais de TI. </w:t>
      </w:r>
    </w:p>
    <w:p w14:paraId="05787A9E" w14:textId="77777777" w:rsidR="002A7EB0" w:rsidRPr="005771A2" w:rsidRDefault="002A7EB0" w:rsidP="002A7EB0">
      <w:pPr>
        <w:jc w:val="both"/>
        <w:rPr>
          <w:rFonts w:ascii="Arial" w:hAnsi="Arial" w:cs="Arial"/>
        </w:rPr>
      </w:pPr>
    </w:p>
    <w:p w14:paraId="7A04A2B0" w14:textId="77777777" w:rsidR="002A7EB0" w:rsidRPr="005771A2" w:rsidRDefault="002A7EB0" w:rsidP="002A7EB0">
      <w:pPr>
        <w:ind w:left="567" w:hanging="567"/>
        <w:jc w:val="both"/>
        <w:rPr>
          <w:rFonts w:ascii="Arial" w:hAnsi="Arial" w:cs="Arial"/>
        </w:rPr>
      </w:pPr>
      <w:r w:rsidRPr="005771A2">
        <w:rPr>
          <w:rFonts w:ascii="Arial" w:hAnsi="Arial" w:cs="Arial"/>
        </w:rPr>
        <w:t>1.</w:t>
      </w:r>
      <w:r w:rsidRPr="005771A2">
        <w:rPr>
          <w:rFonts w:ascii="Arial" w:hAnsi="Arial" w:cs="Arial"/>
        </w:rPr>
        <w:tab/>
        <w:t>A natureza dos controles gerais de TI normalmente implementados para cada um dos aspectos do ambiente de TI:</w:t>
      </w:r>
    </w:p>
    <w:p w14:paraId="1EE228FC"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Aplicativos</w:t>
      </w:r>
    </w:p>
    <w:p w14:paraId="654B0683" w14:textId="77777777" w:rsidR="002A7EB0" w:rsidRPr="005771A2" w:rsidRDefault="002A7EB0" w:rsidP="002A7EB0">
      <w:pPr>
        <w:ind w:left="993"/>
        <w:jc w:val="both"/>
        <w:rPr>
          <w:rFonts w:ascii="Arial" w:hAnsi="Arial" w:cs="Arial"/>
        </w:rPr>
      </w:pPr>
      <w:r w:rsidRPr="005771A2">
        <w:rPr>
          <w:rFonts w:ascii="Arial" w:hAnsi="Arial" w:cs="Arial"/>
        </w:rPr>
        <w:t xml:space="preserve">Os controles gerais de TI no nível de aplicativos de TI estão relacionados com a natureza e a extensão da funcionalidade do aplicativo e com as rotas de acesso permitidas pela tecnologia. Por exemplo, mais controles são relevantes para aplicativos de TI altamente integrados com opções de segurança complexas do que para aplicativo de TI legado que suporta uma quantidade pequena de saldos contábeis com métodos de acesso somente por meio de transações. </w:t>
      </w:r>
    </w:p>
    <w:p w14:paraId="0A45CDEC" w14:textId="77777777" w:rsidR="002A7EB0" w:rsidRPr="005771A2" w:rsidRDefault="002A7EB0" w:rsidP="002A7EB0">
      <w:pPr>
        <w:jc w:val="both"/>
        <w:rPr>
          <w:rFonts w:ascii="Arial" w:hAnsi="Arial" w:cs="Arial"/>
        </w:rPr>
      </w:pPr>
    </w:p>
    <w:p w14:paraId="32F993A7"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Base de dados</w:t>
      </w:r>
    </w:p>
    <w:p w14:paraId="2BA23AFF" w14:textId="77777777" w:rsidR="002A7EB0" w:rsidRPr="005771A2" w:rsidRDefault="002A7EB0" w:rsidP="002A7EB0">
      <w:pPr>
        <w:ind w:left="993"/>
        <w:jc w:val="both"/>
        <w:rPr>
          <w:rFonts w:ascii="Arial" w:hAnsi="Arial" w:cs="Arial"/>
        </w:rPr>
      </w:pPr>
      <w:r w:rsidRPr="005771A2">
        <w:rPr>
          <w:rFonts w:ascii="Arial" w:hAnsi="Arial" w:cs="Arial"/>
        </w:rPr>
        <w:t xml:space="preserve">Os controles gerais no nível de base de dados normalmente tratam dos riscos decorrentes do uso de TI relacionados com atualizações não autorizadas para informações de relatórios financeiros na base de dados por meio de acesso direto à base de dados ou execução de </w:t>
      </w:r>
      <w:r w:rsidRPr="005771A2">
        <w:rPr>
          <w:rFonts w:ascii="Arial" w:hAnsi="Arial" w:cs="Arial"/>
          <w:i/>
          <w:iCs/>
        </w:rPr>
        <w:t>script</w:t>
      </w:r>
      <w:r w:rsidRPr="005771A2">
        <w:rPr>
          <w:rFonts w:ascii="Arial" w:hAnsi="Arial" w:cs="Arial"/>
        </w:rPr>
        <w:t xml:space="preserve"> ou programa. </w:t>
      </w:r>
    </w:p>
    <w:p w14:paraId="09BE0D80" w14:textId="77777777" w:rsidR="002A7EB0" w:rsidRPr="005771A2" w:rsidRDefault="002A7EB0" w:rsidP="002A7EB0">
      <w:pPr>
        <w:jc w:val="both"/>
        <w:rPr>
          <w:rFonts w:ascii="Arial" w:hAnsi="Arial" w:cs="Arial"/>
        </w:rPr>
      </w:pPr>
    </w:p>
    <w:p w14:paraId="5B189834"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Sistema operacional</w:t>
      </w:r>
    </w:p>
    <w:p w14:paraId="5993DF47" w14:textId="77777777" w:rsidR="002A7EB0" w:rsidRPr="005771A2" w:rsidRDefault="002A7EB0" w:rsidP="002A7EB0">
      <w:pPr>
        <w:ind w:left="993"/>
        <w:jc w:val="both"/>
        <w:rPr>
          <w:rFonts w:ascii="Arial" w:hAnsi="Arial" w:cs="Arial"/>
        </w:rPr>
      </w:pPr>
      <w:r w:rsidRPr="005771A2">
        <w:rPr>
          <w:rFonts w:ascii="Arial" w:hAnsi="Arial" w:cs="Arial"/>
        </w:rPr>
        <w:t xml:space="preserve">Os controles gerais de TI no nível do sistema operacional normalmente tratam dos riscos decorrentes do uso de TI relacionados com acesso administrativo, que podem facilitar a transgressão de outros controles. Isso inclui ações como comprometer as credenciais de outros usuários, adicionar usuários novos não autorizados, carregar </w:t>
      </w:r>
      <w:r w:rsidRPr="005771A2">
        <w:rPr>
          <w:rFonts w:ascii="Arial" w:hAnsi="Arial" w:cs="Arial"/>
          <w:i/>
          <w:iCs/>
        </w:rPr>
        <w:t>malware,</w:t>
      </w:r>
      <w:r w:rsidRPr="005771A2">
        <w:rPr>
          <w:rFonts w:ascii="Arial" w:hAnsi="Arial" w:cs="Arial"/>
        </w:rPr>
        <w:t xml:space="preserve"> executar </w:t>
      </w:r>
      <w:r w:rsidRPr="005771A2">
        <w:rPr>
          <w:rFonts w:ascii="Arial" w:hAnsi="Arial" w:cs="Arial"/>
          <w:i/>
          <w:iCs/>
        </w:rPr>
        <w:t>scripts</w:t>
      </w:r>
      <w:r w:rsidRPr="005771A2">
        <w:rPr>
          <w:rFonts w:ascii="Arial" w:hAnsi="Arial" w:cs="Arial"/>
        </w:rPr>
        <w:t xml:space="preserve"> ou outros programas não autorizados. </w:t>
      </w:r>
    </w:p>
    <w:p w14:paraId="18E97F36" w14:textId="77777777" w:rsidR="002A7EB0" w:rsidRPr="005771A2" w:rsidRDefault="002A7EB0" w:rsidP="002A7EB0">
      <w:pPr>
        <w:jc w:val="both"/>
        <w:rPr>
          <w:rFonts w:ascii="Arial" w:hAnsi="Arial" w:cs="Arial"/>
        </w:rPr>
      </w:pPr>
    </w:p>
    <w:p w14:paraId="50C1FAFB" w14:textId="77777777" w:rsidR="002A7EB0" w:rsidRPr="005771A2" w:rsidRDefault="002A7EB0" w:rsidP="002A7EB0">
      <w:pPr>
        <w:ind w:left="993" w:hanging="426"/>
        <w:jc w:val="both"/>
        <w:rPr>
          <w:rFonts w:ascii="Arial" w:hAnsi="Arial" w:cs="Arial"/>
        </w:rPr>
      </w:pPr>
      <w:r w:rsidRPr="005771A2">
        <w:rPr>
          <w:rFonts w:ascii="Arial" w:hAnsi="Arial" w:cs="Arial"/>
        </w:rPr>
        <w:t>(d)</w:t>
      </w:r>
      <w:r w:rsidRPr="005771A2">
        <w:rPr>
          <w:rFonts w:ascii="Arial" w:hAnsi="Arial" w:cs="Arial"/>
        </w:rPr>
        <w:tab/>
        <w:t>Rede</w:t>
      </w:r>
    </w:p>
    <w:p w14:paraId="3CC64A26" w14:textId="77777777" w:rsidR="002A7EB0" w:rsidRPr="005771A2" w:rsidRDefault="002A7EB0" w:rsidP="002A7EB0">
      <w:pPr>
        <w:ind w:left="993"/>
        <w:jc w:val="both"/>
        <w:rPr>
          <w:rFonts w:ascii="Arial" w:hAnsi="Arial" w:cs="Arial"/>
        </w:rPr>
      </w:pPr>
      <w:r w:rsidRPr="005771A2">
        <w:rPr>
          <w:rFonts w:ascii="Arial" w:hAnsi="Arial" w:cs="Arial"/>
        </w:rPr>
        <w:t xml:space="preserve">Os controles gerais de TI no nível de rede normalmente tratam dos riscos decorrentes do uso de TI relacionados com segmentação, acesso remoto e autenticação de rede. Os controles de rede podem ser relevantes quando a entidade tem aplicativos baseados na internet utilizados em relatórios financeiros. Os controles de rede também podem ser relevantes quando a entidade tem relações com parceiros de negócios ou terceirizações significativas, que podem aumentar as transmissões de dados e a necessidade de acesso remoto. </w:t>
      </w:r>
    </w:p>
    <w:p w14:paraId="1E175AEA" w14:textId="77777777" w:rsidR="002A7EB0" w:rsidRPr="005771A2" w:rsidRDefault="002A7EB0" w:rsidP="002A7EB0">
      <w:pPr>
        <w:jc w:val="both"/>
        <w:rPr>
          <w:rFonts w:ascii="Arial" w:hAnsi="Arial" w:cs="Arial"/>
        </w:rPr>
      </w:pPr>
    </w:p>
    <w:p w14:paraId="010784F3" w14:textId="77777777" w:rsidR="002A7EB0" w:rsidRPr="005771A2" w:rsidRDefault="002A7EB0" w:rsidP="002A7EB0">
      <w:pPr>
        <w:ind w:left="567" w:hanging="567"/>
        <w:jc w:val="both"/>
        <w:rPr>
          <w:rFonts w:ascii="Arial" w:hAnsi="Arial" w:cs="Arial"/>
        </w:rPr>
      </w:pPr>
      <w:r w:rsidRPr="005771A2">
        <w:rPr>
          <w:rFonts w:ascii="Arial" w:hAnsi="Arial" w:cs="Arial"/>
        </w:rPr>
        <w:t>2.</w:t>
      </w:r>
      <w:r w:rsidRPr="005771A2">
        <w:rPr>
          <w:rFonts w:ascii="Arial" w:hAnsi="Arial" w:cs="Arial"/>
        </w:rPr>
        <w:tab/>
        <w:t>Exemplos de controles gerais de TI que podem existir, organizados por processo de TI, incluem:</w:t>
      </w:r>
    </w:p>
    <w:p w14:paraId="18840BC3" w14:textId="77777777" w:rsidR="002A7EB0" w:rsidRPr="005771A2" w:rsidRDefault="002A7EB0" w:rsidP="002A7EB0">
      <w:pPr>
        <w:ind w:left="993" w:hanging="426"/>
        <w:jc w:val="both"/>
        <w:rPr>
          <w:rFonts w:ascii="Arial" w:hAnsi="Arial" w:cs="Arial"/>
        </w:rPr>
      </w:pPr>
      <w:r w:rsidRPr="005771A2">
        <w:rPr>
          <w:rFonts w:ascii="Arial" w:hAnsi="Arial" w:cs="Arial"/>
        </w:rPr>
        <w:t>(a)</w:t>
      </w:r>
      <w:r w:rsidRPr="005771A2">
        <w:rPr>
          <w:rFonts w:ascii="Arial" w:hAnsi="Arial" w:cs="Arial"/>
        </w:rPr>
        <w:tab/>
        <w:t>Processo para gerenciamento de acesso:</w:t>
      </w:r>
    </w:p>
    <w:p w14:paraId="1CC3F523"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Autenticação</w:t>
      </w:r>
    </w:p>
    <w:p w14:paraId="249FEEA9" w14:textId="77777777" w:rsidR="002A7EB0" w:rsidRPr="005771A2" w:rsidRDefault="002A7EB0" w:rsidP="002A7EB0">
      <w:pPr>
        <w:ind w:left="1276"/>
        <w:jc w:val="both"/>
        <w:rPr>
          <w:rFonts w:ascii="Arial" w:hAnsi="Arial" w:cs="Arial"/>
        </w:rPr>
      </w:pPr>
      <w:r w:rsidRPr="005771A2">
        <w:rPr>
          <w:rFonts w:ascii="Arial" w:hAnsi="Arial" w:cs="Arial"/>
        </w:rPr>
        <w:t xml:space="preserve">Controles que asseguram que o usuário que está acessando o aplicativo de TI ou outro aspecto do ambiente de TI está usando suas próprias credenciais de </w:t>
      </w:r>
      <w:r w:rsidRPr="005771A2">
        <w:rPr>
          <w:rFonts w:ascii="Arial" w:hAnsi="Arial" w:cs="Arial"/>
          <w:i/>
          <w:iCs/>
        </w:rPr>
        <w:t>login</w:t>
      </w:r>
      <w:r w:rsidRPr="005771A2">
        <w:rPr>
          <w:rFonts w:ascii="Arial" w:hAnsi="Arial" w:cs="Arial"/>
        </w:rPr>
        <w:t xml:space="preserve"> (isto é, o usuário não está usando as credenciais de outro usuário). </w:t>
      </w:r>
    </w:p>
    <w:p w14:paraId="2693884C" w14:textId="77777777" w:rsidR="002A7EB0" w:rsidRPr="005771A2" w:rsidRDefault="002A7EB0" w:rsidP="002A7EB0">
      <w:pPr>
        <w:jc w:val="both"/>
        <w:rPr>
          <w:rFonts w:ascii="Arial" w:hAnsi="Arial" w:cs="Arial"/>
        </w:rPr>
      </w:pPr>
    </w:p>
    <w:p w14:paraId="04E0A4F7"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Autorização</w:t>
      </w:r>
    </w:p>
    <w:p w14:paraId="39254F4A" w14:textId="77777777" w:rsidR="002A7EB0" w:rsidRPr="005771A2" w:rsidRDefault="002A7EB0" w:rsidP="002A7EB0">
      <w:pPr>
        <w:ind w:left="1276"/>
        <w:jc w:val="both"/>
        <w:rPr>
          <w:rFonts w:ascii="Arial" w:hAnsi="Arial" w:cs="Arial"/>
        </w:rPr>
      </w:pPr>
      <w:r w:rsidRPr="005771A2">
        <w:rPr>
          <w:rFonts w:ascii="Arial" w:hAnsi="Arial" w:cs="Arial"/>
        </w:rPr>
        <w:t xml:space="preserve">Controles que permitem que os usuários acessem as informações necessárias para as responsabilidades do seu trabalho e nada além, que facilitam a apropriada segregação de funções. </w:t>
      </w:r>
    </w:p>
    <w:p w14:paraId="675FAAE0" w14:textId="77777777" w:rsidR="002A7EB0" w:rsidRPr="005771A2" w:rsidRDefault="002A7EB0" w:rsidP="002A7EB0">
      <w:pPr>
        <w:ind w:left="1276"/>
        <w:jc w:val="both"/>
        <w:rPr>
          <w:rFonts w:ascii="Arial" w:hAnsi="Arial" w:cs="Arial"/>
        </w:rPr>
      </w:pPr>
    </w:p>
    <w:p w14:paraId="5C2B4590"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Provisionamento</w:t>
      </w:r>
    </w:p>
    <w:p w14:paraId="03189EA0" w14:textId="77777777" w:rsidR="002A7EB0" w:rsidRPr="005771A2" w:rsidRDefault="002A7EB0" w:rsidP="002A7EB0">
      <w:pPr>
        <w:ind w:left="1276"/>
        <w:jc w:val="both"/>
        <w:rPr>
          <w:rFonts w:ascii="Arial" w:hAnsi="Arial" w:cs="Arial"/>
        </w:rPr>
      </w:pPr>
      <w:r w:rsidRPr="005771A2">
        <w:rPr>
          <w:rFonts w:ascii="Arial" w:hAnsi="Arial" w:cs="Arial"/>
        </w:rPr>
        <w:t xml:space="preserve">Controles para autorizar novos usuários e modificações em privilégios de acesso a usuários existentes. </w:t>
      </w:r>
    </w:p>
    <w:p w14:paraId="628A1685" w14:textId="77777777" w:rsidR="002A7EB0" w:rsidRPr="005771A2" w:rsidRDefault="002A7EB0" w:rsidP="002A7EB0">
      <w:pPr>
        <w:ind w:left="1276"/>
        <w:jc w:val="both"/>
        <w:rPr>
          <w:rFonts w:ascii="Arial" w:hAnsi="Arial" w:cs="Arial"/>
        </w:rPr>
      </w:pPr>
    </w:p>
    <w:p w14:paraId="668EE793"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Desprovisionamento</w:t>
      </w:r>
    </w:p>
    <w:p w14:paraId="1356DB88" w14:textId="77777777" w:rsidR="002A7EB0" w:rsidRPr="005771A2" w:rsidRDefault="002A7EB0" w:rsidP="002A7EB0">
      <w:pPr>
        <w:ind w:left="1276"/>
        <w:jc w:val="both"/>
        <w:rPr>
          <w:rFonts w:ascii="Arial" w:hAnsi="Arial" w:cs="Arial"/>
        </w:rPr>
      </w:pPr>
      <w:r w:rsidRPr="005771A2">
        <w:rPr>
          <w:rFonts w:ascii="Arial" w:hAnsi="Arial" w:cs="Arial"/>
        </w:rPr>
        <w:t xml:space="preserve">Controles para remover o acesso de usuários no final ou transferência. </w:t>
      </w:r>
    </w:p>
    <w:p w14:paraId="06309DD1" w14:textId="77777777" w:rsidR="002A7EB0" w:rsidRPr="005771A2" w:rsidRDefault="002A7EB0" w:rsidP="002A7EB0">
      <w:pPr>
        <w:ind w:left="1276"/>
        <w:jc w:val="both"/>
        <w:rPr>
          <w:rFonts w:ascii="Arial" w:hAnsi="Arial" w:cs="Arial"/>
        </w:rPr>
      </w:pPr>
    </w:p>
    <w:p w14:paraId="12231140"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Acesso privilegiado</w:t>
      </w:r>
    </w:p>
    <w:p w14:paraId="6659922C" w14:textId="77777777" w:rsidR="002A7EB0" w:rsidRPr="005771A2" w:rsidRDefault="002A7EB0" w:rsidP="002A7EB0">
      <w:pPr>
        <w:ind w:left="1276"/>
        <w:jc w:val="both"/>
        <w:rPr>
          <w:rFonts w:ascii="Arial" w:hAnsi="Arial" w:cs="Arial"/>
        </w:rPr>
      </w:pPr>
      <w:r w:rsidRPr="005771A2">
        <w:rPr>
          <w:rFonts w:ascii="Arial" w:hAnsi="Arial" w:cs="Arial"/>
        </w:rPr>
        <w:t xml:space="preserve">Controles de acesso administrativo ou de usuários com amplo acesso. </w:t>
      </w:r>
    </w:p>
    <w:p w14:paraId="15499E98" w14:textId="77777777" w:rsidR="002A7EB0" w:rsidRPr="005771A2" w:rsidRDefault="002A7EB0" w:rsidP="002A7EB0">
      <w:pPr>
        <w:ind w:left="1276"/>
        <w:jc w:val="both"/>
        <w:rPr>
          <w:rFonts w:ascii="Arial" w:hAnsi="Arial" w:cs="Arial"/>
        </w:rPr>
      </w:pPr>
    </w:p>
    <w:p w14:paraId="4455E351"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Revisões de acesso ao usuário</w:t>
      </w:r>
    </w:p>
    <w:p w14:paraId="2DFE79D0" w14:textId="77777777" w:rsidR="002A7EB0" w:rsidRPr="005771A2" w:rsidRDefault="002A7EB0" w:rsidP="002A7EB0">
      <w:pPr>
        <w:ind w:left="1276"/>
        <w:jc w:val="both"/>
        <w:rPr>
          <w:rFonts w:ascii="Arial" w:hAnsi="Arial" w:cs="Arial"/>
        </w:rPr>
      </w:pPr>
      <w:r w:rsidRPr="005771A2">
        <w:rPr>
          <w:rFonts w:ascii="Arial" w:hAnsi="Arial" w:cs="Arial"/>
        </w:rPr>
        <w:t xml:space="preserve">Controles para recertificar ou avaliar o acesso a usuário para autorização contínua ao longo do tempo. </w:t>
      </w:r>
    </w:p>
    <w:p w14:paraId="1693DCCF" w14:textId="77777777" w:rsidR="002A7EB0" w:rsidRPr="005771A2" w:rsidRDefault="002A7EB0" w:rsidP="002A7EB0">
      <w:pPr>
        <w:ind w:left="1276"/>
        <w:jc w:val="both"/>
        <w:rPr>
          <w:rFonts w:ascii="Arial" w:hAnsi="Arial" w:cs="Arial"/>
        </w:rPr>
      </w:pPr>
    </w:p>
    <w:p w14:paraId="418AA62C"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Controles de configuração de segurança</w:t>
      </w:r>
    </w:p>
    <w:p w14:paraId="7F15CFEE" w14:textId="77777777" w:rsidR="002A7EB0" w:rsidRPr="005771A2" w:rsidRDefault="002A7EB0" w:rsidP="002A7EB0">
      <w:pPr>
        <w:ind w:left="1276"/>
        <w:jc w:val="both"/>
        <w:rPr>
          <w:rFonts w:ascii="Arial" w:hAnsi="Arial" w:cs="Arial"/>
        </w:rPr>
      </w:pPr>
      <w:r w:rsidRPr="005771A2">
        <w:rPr>
          <w:rFonts w:ascii="Arial" w:hAnsi="Arial" w:cs="Arial"/>
        </w:rPr>
        <w:t>Cada tecnologia geralmente tem definições de configuração-chave que auxiliam a restringir o acesso ao ambiente.</w:t>
      </w:r>
    </w:p>
    <w:p w14:paraId="02D6D786" w14:textId="77777777" w:rsidR="002A7EB0" w:rsidRPr="005771A2" w:rsidRDefault="002A7EB0" w:rsidP="002A7EB0">
      <w:pPr>
        <w:ind w:left="1276"/>
        <w:jc w:val="both"/>
        <w:rPr>
          <w:rFonts w:ascii="Arial" w:hAnsi="Arial" w:cs="Arial"/>
        </w:rPr>
      </w:pPr>
      <w:r w:rsidRPr="005771A2">
        <w:rPr>
          <w:rFonts w:ascii="Arial" w:hAnsi="Arial" w:cs="Arial"/>
        </w:rPr>
        <w:t xml:space="preserve"> </w:t>
      </w:r>
    </w:p>
    <w:p w14:paraId="0716DF1D"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Acesso físico</w:t>
      </w:r>
    </w:p>
    <w:p w14:paraId="137A0E31" w14:textId="77777777" w:rsidR="002A7EB0" w:rsidRPr="005771A2" w:rsidRDefault="002A7EB0" w:rsidP="002A7EB0">
      <w:pPr>
        <w:ind w:left="1276"/>
        <w:jc w:val="both"/>
        <w:rPr>
          <w:rFonts w:ascii="Arial" w:hAnsi="Arial" w:cs="Arial"/>
        </w:rPr>
      </w:pPr>
      <w:r w:rsidRPr="005771A2">
        <w:rPr>
          <w:rFonts w:ascii="Arial" w:hAnsi="Arial" w:cs="Arial"/>
        </w:rPr>
        <w:t xml:space="preserve">Controles do acesso físico ao centro de dados e </w:t>
      </w:r>
      <w:r w:rsidRPr="005771A2">
        <w:rPr>
          <w:rFonts w:ascii="Arial" w:hAnsi="Arial" w:cs="Arial"/>
          <w:i/>
          <w:iCs/>
        </w:rPr>
        <w:t>hardware</w:t>
      </w:r>
      <w:r w:rsidRPr="005771A2">
        <w:rPr>
          <w:rFonts w:ascii="Arial" w:hAnsi="Arial" w:cs="Arial"/>
        </w:rPr>
        <w:t xml:space="preserve">, uma vez que esse acesso pode ser usado para transgredir outros controles. </w:t>
      </w:r>
    </w:p>
    <w:p w14:paraId="4C7F302D" w14:textId="77777777" w:rsidR="002A7EB0" w:rsidRPr="005771A2" w:rsidRDefault="002A7EB0" w:rsidP="002A7EB0">
      <w:pPr>
        <w:jc w:val="both"/>
        <w:rPr>
          <w:rFonts w:ascii="Arial" w:hAnsi="Arial" w:cs="Arial"/>
        </w:rPr>
      </w:pPr>
    </w:p>
    <w:p w14:paraId="46681CC1" w14:textId="77777777" w:rsidR="002A7EB0" w:rsidRPr="005771A2" w:rsidRDefault="002A7EB0" w:rsidP="002A7EB0">
      <w:pPr>
        <w:ind w:left="993" w:hanging="426"/>
        <w:jc w:val="both"/>
        <w:rPr>
          <w:rFonts w:ascii="Arial" w:hAnsi="Arial" w:cs="Arial"/>
        </w:rPr>
      </w:pPr>
      <w:r w:rsidRPr="005771A2">
        <w:rPr>
          <w:rFonts w:ascii="Arial" w:hAnsi="Arial" w:cs="Arial"/>
        </w:rPr>
        <w:t>(b)</w:t>
      </w:r>
      <w:r w:rsidRPr="005771A2">
        <w:rPr>
          <w:rFonts w:ascii="Arial" w:hAnsi="Arial" w:cs="Arial"/>
        </w:rPr>
        <w:tab/>
        <w:t>Processo para gerenciamento de programa ou outras alterações no ambiente de TI:</w:t>
      </w:r>
    </w:p>
    <w:p w14:paraId="2323F793"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Processo de gerenciamento de alterações</w:t>
      </w:r>
    </w:p>
    <w:p w14:paraId="35DD859D" w14:textId="77777777" w:rsidR="002A7EB0" w:rsidRPr="005771A2" w:rsidRDefault="002A7EB0" w:rsidP="002A7EB0">
      <w:pPr>
        <w:ind w:left="1276"/>
        <w:jc w:val="both"/>
        <w:rPr>
          <w:rFonts w:ascii="Arial" w:hAnsi="Arial" w:cs="Arial"/>
        </w:rPr>
      </w:pPr>
      <w:r w:rsidRPr="005771A2">
        <w:rPr>
          <w:rFonts w:ascii="Arial" w:hAnsi="Arial" w:cs="Arial"/>
        </w:rPr>
        <w:t xml:space="preserve">Controles do processo de planejamento, programação, teste e migração de alterações para ambiente de produção (isto é, usuário final). </w:t>
      </w:r>
    </w:p>
    <w:p w14:paraId="0E5BAF41" w14:textId="77777777" w:rsidR="002A7EB0" w:rsidRPr="005771A2" w:rsidRDefault="002A7EB0" w:rsidP="002A7EB0">
      <w:pPr>
        <w:ind w:left="1276"/>
        <w:jc w:val="both"/>
        <w:rPr>
          <w:rFonts w:ascii="Arial" w:hAnsi="Arial" w:cs="Arial"/>
        </w:rPr>
      </w:pPr>
    </w:p>
    <w:p w14:paraId="6E5F1492"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Segregação de funções durante migração de alterações</w:t>
      </w:r>
    </w:p>
    <w:p w14:paraId="50A51B93" w14:textId="77777777" w:rsidR="002A7EB0" w:rsidRPr="005771A2" w:rsidRDefault="002A7EB0" w:rsidP="002A7EB0">
      <w:pPr>
        <w:ind w:left="1276"/>
        <w:jc w:val="both"/>
        <w:rPr>
          <w:rFonts w:ascii="Arial" w:hAnsi="Arial" w:cs="Arial"/>
        </w:rPr>
      </w:pPr>
      <w:r w:rsidRPr="005771A2">
        <w:rPr>
          <w:rFonts w:ascii="Arial" w:hAnsi="Arial" w:cs="Arial"/>
        </w:rPr>
        <w:t xml:space="preserve">Controles que segregam o acesso para fazer e migrar alterações para ambiente de produção. </w:t>
      </w:r>
    </w:p>
    <w:p w14:paraId="691FBE07" w14:textId="77777777" w:rsidR="002A7EB0" w:rsidRPr="005771A2" w:rsidRDefault="002A7EB0" w:rsidP="002A7EB0">
      <w:pPr>
        <w:ind w:left="1276"/>
        <w:jc w:val="both"/>
        <w:rPr>
          <w:rFonts w:ascii="Arial" w:hAnsi="Arial" w:cs="Arial"/>
        </w:rPr>
      </w:pPr>
    </w:p>
    <w:p w14:paraId="01C9F467"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Desenvolvimento, aquisição ou implementação de sistemas</w:t>
      </w:r>
    </w:p>
    <w:p w14:paraId="3BB1CF70" w14:textId="77777777" w:rsidR="002A7EB0" w:rsidRPr="005771A2" w:rsidRDefault="002A7EB0" w:rsidP="002A7EB0">
      <w:pPr>
        <w:ind w:left="1276"/>
        <w:jc w:val="both"/>
        <w:rPr>
          <w:rFonts w:ascii="Arial" w:hAnsi="Arial" w:cs="Arial"/>
        </w:rPr>
      </w:pPr>
      <w:r w:rsidRPr="005771A2">
        <w:rPr>
          <w:rFonts w:ascii="Arial" w:hAnsi="Arial" w:cs="Arial"/>
        </w:rPr>
        <w:t xml:space="preserve">Controles do desenvolvimento ou da implementação de aplicativo de TI inicial (ou em relação a outros aspectos do ambiente de TI). </w:t>
      </w:r>
    </w:p>
    <w:p w14:paraId="2F6FC220" w14:textId="77777777" w:rsidR="002A7EB0" w:rsidRPr="005771A2" w:rsidRDefault="002A7EB0" w:rsidP="002A7EB0">
      <w:pPr>
        <w:ind w:left="1276"/>
        <w:jc w:val="both"/>
        <w:rPr>
          <w:rFonts w:ascii="Arial" w:hAnsi="Arial" w:cs="Arial"/>
        </w:rPr>
      </w:pPr>
    </w:p>
    <w:p w14:paraId="6D770636"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Conversão de dados</w:t>
      </w:r>
    </w:p>
    <w:p w14:paraId="0A36357D" w14:textId="77777777" w:rsidR="002A7EB0" w:rsidRPr="005771A2" w:rsidRDefault="002A7EB0" w:rsidP="002A7EB0">
      <w:pPr>
        <w:ind w:left="1276"/>
        <w:jc w:val="both"/>
        <w:rPr>
          <w:rFonts w:ascii="Arial" w:hAnsi="Arial" w:cs="Arial"/>
        </w:rPr>
      </w:pPr>
      <w:r w:rsidRPr="005771A2">
        <w:rPr>
          <w:rFonts w:ascii="Arial" w:hAnsi="Arial" w:cs="Arial"/>
        </w:rPr>
        <w:t xml:space="preserve">Controles da conversão de dados durante o desenvolvimento, a implementação ou atualizações do ambiente de TI. </w:t>
      </w:r>
    </w:p>
    <w:p w14:paraId="5CAEB73A" w14:textId="77777777" w:rsidR="002A7EB0" w:rsidRPr="005771A2" w:rsidRDefault="002A7EB0" w:rsidP="002A7EB0">
      <w:pPr>
        <w:jc w:val="both"/>
        <w:rPr>
          <w:rFonts w:ascii="Arial" w:hAnsi="Arial" w:cs="Arial"/>
        </w:rPr>
      </w:pPr>
    </w:p>
    <w:p w14:paraId="35B81C77" w14:textId="77777777" w:rsidR="002A7EB0" w:rsidRPr="005771A2" w:rsidRDefault="002A7EB0" w:rsidP="002A7EB0">
      <w:pPr>
        <w:ind w:left="993" w:hanging="426"/>
        <w:jc w:val="both"/>
        <w:rPr>
          <w:rFonts w:ascii="Arial" w:hAnsi="Arial" w:cs="Arial"/>
        </w:rPr>
      </w:pPr>
      <w:r w:rsidRPr="005771A2">
        <w:rPr>
          <w:rFonts w:ascii="Arial" w:hAnsi="Arial" w:cs="Arial"/>
        </w:rPr>
        <w:t>(c)</w:t>
      </w:r>
      <w:r w:rsidRPr="005771A2">
        <w:rPr>
          <w:rFonts w:ascii="Arial" w:hAnsi="Arial" w:cs="Arial"/>
        </w:rPr>
        <w:tab/>
        <w:t>Processo de gerenciamento de operações de TI</w:t>
      </w:r>
    </w:p>
    <w:p w14:paraId="7328C663"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Programação de tarefas</w:t>
      </w:r>
    </w:p>
    <w:p w14:paraId="7E4FB6E7" w14:textId="77777777" w:rsidR="002A7EB0" w:rsidRPr="005771A2" w:rsidRDefault="002A7EB0" w:rsidP="002A7EB0">
      <w:pPr>
        <w:ind w:left="1276"/>
        <w:jc w:val="both"/>
        <w:rPr>
          <w:rFonts w:ascii="Arial" w:hAnsi="Arial" w:cs="Arial"/>
        </w:rPr>
      </w:pPr>
      <w:r w:rsidRPr="005771A2">
        <w:rPr>
          <w:rFonts w:ascii="Arial" w:hAnsi="Arial" w:cs="Arial"/>
        </w:rPr>
        <w:t xml:space="preserve">Controles do acesso a programação e iniciação de tarefas ou programas que podem afetar os relatórios financeiros. </w:t>
      </w:r>
    </w:p>
    <w:p w14:paraId="5328AE55" w14:textId="77777777" w:rsidR="002A7EB0" w:rsidRPr="005771A2" w:rsidRDefault="002A7EB0" w:rsidP="002A7EB0">
      <w:pPr>
        <w:ind w:left="1276"/>
        <w:jc w:val="both"/>
        <w:rPr>
          <w:rFonts w:ascii="Arial" w:hAnsi="Arial" w:cs="Arial"/>
        </w:rPr>
      </w:pPr>
    </w:p>
    <w:p w14:paraId="5AB4DACE"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Monitoramento de tarefas</w:t>
      </w:r>
    </w:p>
    <w:p w14:paraId="673AE833" w14:textId="77777777" w:rsidR="002A7EB0" w:rsidRPr="005771A2" w:rsidRDefault="002A7EB0" w:rsidP="002A7EB0">
      <w:pPr>
        <w:ind w:left="1276"/>
        <w:jc w:val="both"/>
        <w:rPr>
          <w:rFonts w:ascii="Arial" w:hAnsi="Arial" w:cs="Arial"/>
        </w:rPr>
      </w:pPr>
      <w:r w:rsidRPr="005771A2">
        <w:rPr>
          <w:rFonts w:ascii="Arial" w:hAnsi="Arial" w:cs="Arial"/>
        </w:rPr>
        <w:t xml:space="preserve">Controles para monitorar tarefas ou programas relacionados com relatórios financeiros para uma execução bem sucedida. </w:t>
      </w:r>
    </w:p>
    <w:p w14:paraId="59EAE4C9" w14:textId="77777777" w:rsidR="002A7EB0" w:rsidRPr="005771A2" w:rsidRDefault="002A7EB0" w:rsidP="002A7EB0">
      <w:pPr>
        <w:ind w:left="1276"/>
        <w:jc w:val="both"/>
        <w:rPr>
          <w:rFonts w:ascii="Arial" w:hAnsi="Arial" w:cs="Arial"/>
        </w:rPr>
      </w:pPr>
    </w:p>
    <w:p w14:paraId="2357E151"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i/>
          <w:iCs/>
        </w:rPr>
        <w:t>Backup</w:t>
      </w:r>
      <w:r w:rsidRPr="005771A2">
        <w:rPr>
          <w:rFonts w:ascii="Arial" w:hAnsi="Arial" w:cs="Arial"/>
        </w:rPr>
        <w:t xml:space="preserve"> e recuperação</w:t>
      </w:r>
    </w:p>
    <w:p w14:paraId="7D6BA249" w14:textId="77777777" w:rsidR="002A7EB0" w:rsidRPr="005771A2" w:rsidRDefault="002A7EB0" w:rsidP="002A7EB0">
      <w:pPr>
        <w:ind w:left="1276"/>
        <w:jc w:val="both"/>
        <w:rPr>
          <w:rFonts w:ascii="Arial" w:hAnsi="Arial" w:cs="Arial"/>
        </w:rPr>
      </w:pPr>
      <w:r w:rsidRPr="005771A2">
        <w:rPr>
          <w:rFonts w:ascii="Arial" w:hAnsi="Arial" w:cs="Arial"/>
        </w:rPr>
        <w:t xml:space="preserve">Controles para assegurar que os </w:t>
      </w:r>
      <w:r w:rsidRPr="005771A2">
        <w:rPr>
          <w:rFonts w:ascii="Arial" w:hAnsi="Arial" w:cs="Arial"/>
          <w:i/>
          <w:iCs/>
        </w:rPr>
        <w:t>backups</w:t>
      </w:r>
      <w:r w:rsidRPr="005771A2">
        <w:rPr>
          <w:rFonts w:ascii="Arial" w:hAnsi="Arial" w:cs="Arial"/>
        </w:rPr>
        <w:t xml:space="preserve"> de dados de relatórios financeiros ocorram conforme planejado, que esses dados estejam disponíveis e que possam ser acessados para a recuperação tempestiva no caso de interrupção ou ataque. </w:t>
      </w:r>
    </w:p>
    <w:p w14:paraId="253DBDC3" w14:textId="77777777" w:rsidR="002A7EB0" w:rsidRPr="005771A2" w:rsidRDefault="002A7EB0" w:rsidP="002A7EB0">
      <w:pPr>
        <w:ind w:left="1276"/>
        <w:jc w:val="both"/>
        <w:rPr>
          <w:rFonts w:ascii="Arial" w:hAnsi="Arial" w:cs="Arial"/>
        </w:rPr>
      </w:pPr>
    </w:p>
    <w:p w14:paraId="4CA5A367" w14:textId="77777777" w:rsidR="002A7EB0" w:rsidRPr="005771A2" w:rsidRDefault="002A7EB0">
      <w:pPr>
        <w:numPr>
          <w:ilvl w:val="0"/>
          <w:numId w:val="157"/>
        </w:numPr>
        <w:spacing w:after="0" w:line="240" w:lineRule="auto"/>
        <w:ind w:left="1276" w:hanging="283"/>
        <w:jc w:val="both"/>
        <w:rPr>
          <w:rFonts w:ascii="Arial" w:hAnsi="Arial" w:cs="Arial"/>
        </w:rPr>
      </w:pPr>
      <w:r w:rsidRPr="005771A2">
        <w:rPr>
          <w:rFonts w:ascii="Arial" w:hAnsi="Arial" w:cs="Arial"/>
        </w:rPr>
        <w:t>Detecção de intrusão</w:t>
      </w:r>
    </w:p>
    <w:p w14:paraId="097A7DCA" w14:textId="77777777" w:rsidR="002A7EB0" w:rsidRPr="005771A2" w:rsidRDefault="002A7EB0" w:rsidP="002A7EB0">
      <w:pPr>
        <w:ind w:left="1276"/>
        <w:jc w:val="both"/>
        <w:rPr>
          <w:rFonts w:ascii="Arial" w:hAnsi="Arial" w:cs="Arial"/>
        </w:rPr>
      </w:pPr>
      <w:r w:rsidRPr="005771A2">
        <w:rPr>
          <w:rFonts w:ascii="Arial" w:hAnsi="Arial" w:cs="Arial"/>
        </w:rPr>
        <w:t xml:space="preserve">Controles para monitorar vulnerabilidades e/ou intrusões no ambiente de TI. </w:t>
      </w:r>
    </w:p>
    <w:p w14:paraId="3B3859EB" w14:textId="77777777" w:rsidR="002A7EB0" w:rsidRPr="005771A2" w:rsidRDefault="002A7EB0" w:rsidP="002A7EB0">
      <w:pPr>
        <w:jc w:val="both"/>
        <w:rPr>
          <w:rFonts w:ascii="Arial" w:hAnsi="Arial" w:cs="Arial"/>
        </w:rPr>
      </w:pPr>
    </w:p>
    <w:p w14:paraId="7BDE544D" w14:textId="77777777" w:rsidR="002A7EB0" w:rsidRPr="005771A2" w:rsidRDefault="002A7EB0" w:rsidP="002A7EB0">
      <w:pPr>
        <w:jc w:val="both"/>
        <w:rPr>
          <w:rFonts w:ascii="Arial" w:hAnsi="Arial" w:cs="Arial"/>
        </w:rPr>
      </w:pPr>
      <w:r w:rsidRPr="005771A2">
        <w:rPr>
          <w:rFonts w:ascii="Arial" w:hAnsi="Arial" w:cs="Arial"/>
        </w:rPr>
        <w:t xml:space="preserve">A tabela a seguir apresenta exemplos de controles gerais de TI para tratar de exemplos de riscos decorrentes do uso de TI, incluindo para diferentes aplicativos de TI com base em sua natureza. </w:t>
      </w:r>
    </w:p>
    <w:p w14:paraId="1B54F633" w14:textId="77777777" w:rsidR="002A7EB0" w:rsidRPr="005771A2" w:rsidRDefault="002A7EB0" w:rsidP="002A7EB0">
      <w:pPr>
        <w:jc w:val="both"/>
        <w:rPr>
          <w:rFonts w:ascii="Arial" w:hAnsi="Arial" w:cs="Arial"/>
        </w:rPr>
      </w:pPr>
    </w:p>
    <w:tbl>
      <w:tblPr>
        <w:tblW w:w="11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1"/>
        <w:gridCol w:w="1892"/>
        <w:gridCol w:w="2357"/>
        <w:gridCol w:w="2185"/>
        <w:gridCol w:w="1819"/>
        <w:gridCol w:w="1421"/>
      </w:tblGrid>
      <w:tr w:rsidR="002A7EB0" w:rsidRPr="005771A2" w14:paraId="37E655F9" w14:textId="77777777" w:rsidTr="009A4CD5">
        <w:tc>
          <w:tcPr>
            <w:tcW w:w="1721" w:type="dxa"/>
          </w:tcPr>
          <w:p w14:paraId="2575CF7B" w14:textId="77777777" w:rsidR="002A7EB0" w:rsidRPr="005771A2" w:rsidRDefault="002A7EB0" w:rsidP="009A4CD5">
            <w:pPr>
              <w:jc w:val="both"/>
              <w:rPr>
                <w:rFonts w:ascii="Arial" w:hAnsi="Arial" w:cs="Arial"/>
              </w:rPr>
            </w:pPr>
            <w:r w:rsidRPr="005771A2">
              <w:rPr>
                <w:rFonts w:ascii="Arial" w:hAnsi="Arial" w:cs="Arial"/>
              </w:rPr>
              <w:t>Processo</w:t>
            </w:r>
          </w:p>
        </w:tc>
        <w:tc>
          <w:tcPr>
            <w:tcW w:w="1892" w:type="dxa"/>
          </w:tcPr>
          <w:p w14:paraId="33A56A11" w14:textId="77777777" w:rsidR="002A7EB0" w:rsidRPr="005771A2" w:rsidRDefault="002A7EB0" w:rsidP="009A4CD5">
            <w:pPr>
              <w:jc w:val="both"/>
              <w:rPr>
                <w:rFonts w:ascii="Arial" w:hAnsi="Arial" w:cs="Arial"/>
              </w:rPr>
            </w:pPr>
            <w:r w:rsidRPr="005771A2">
              <w:rPr>
                <w:rFonts w:ascii="Arial" w:hAnsi="Arial" w:cs="Arial"/>
              </w:rPr>
              <w:t>Riscos</w:t>
            </w:r>
          </w:p>
        </w:tc>
        <w:tc>
          <w:tcPr>
            <w:tcW w:w="2357" w:type="dxa"/>
          </w:tcPr>
          <w:p w14:paraId="6BE2D37B" w14:textId="77777777" w:rsidR="002A7EB0" w:rsidRPr="005771A2" w:rsidRDefault="002A7EB0" w:rsidP="009A4CD5">
            <w:pPr>
              <w:jc w:val="both"/>
              <w:rPr>
                <w:rFonts w:ascii="Arial" w:hAnsi="Arial" w:cs="Arial"/>
              </w:rPr>
            </w:pPr>
            <w:r w:rsidRPr="005771A2">
              <w:rPr>
                <w:rFonts w:ascii="Arial" w:hAnsi="Arial" w:cs="Arial"/>
              </w:rPr>
              <w:t>Controles</w:t>
            </w:r>
          </w:p>
        </w:tc>
        <w:tc>
          <w:tcPr>
            <w:tcW w:w="5425" w:type="dxa"/>
            <w:gridSpan w:val="3"/>
            <w:vAlign w:val="center"/>
          </w:tcPr>
          <w:p w14:paraId="77D8168F" w14:textId="77777777" w:rsidR="002A7EB0" w:rsidRPr="005771A2" w:rsidRDefault="002A7EB0" w:rsidP="009A4CD5">
            <w:pPr>
              <w:jc w:val="center"/>
              <w:rPr>
                <w:rFonts w:ascii="Arial" w:hAnsi="Arial" w:cs="Arial"/>
              </w:rPr>
            </w:pPr>
            <w:r w:rsidRPr="005771A2">
              <w:rPr>
                <w:rFonts w:ascii="Arial" w:hAnsi="Arial" w:cs="Arial"/>
              </w:rPr>
              <w:t>Aplicativos de TI</w:t>
            </w:r>
          </w:p>
        </w:tc>
      </w:tr>
      <w:tr w:rsidR="002A7EB0" w:rsidRPr="005771A2" w14:paraId="0EABE486" w14:textId="77777777" w:rsidTr="009A4CD5">
        <w:tc>
          <w:tcPr>
            <w:tcW w:w="1721" w:type="dxa"/>
          </w:tcPr>
          <w:p w14:paraId="1A7D0C33" w14:textId="77777777" w:rsidR="002A7EB0" w:rsidRPr="005771A2" w:rsidRDefault="002A7EB0" w:rsidP="009A4CD5">
            <w:pPr>
              <w:jc w:val="both"/>
              <w:rPr>
                <w:rFonts w:ascii="Arial" w:hAnsi="Arial" w:cs="Arial"/>
              </w:rPr>
            </w:pPr>
            <w:r w:rsidRPr="005771A2">
              <w:rPr>
                <w:rFonts w:ascii="Arial" w:hAnsi="Arial" w:cs="Arial"/>
              </w:rPr>
              <w:t>Processo de TI</w:t>
            </w:r>
          </w:p>
        </w:tc>
        <w:tc>
          <w:tcPr>
            <w:tcW w:w="1892" w:type="dxa"/>
          </w:tcPr>
          <w:p w14:paraId="4A49B2BB" w14:textId="77777777" w:rsidR="002A7EB0" w:rsidRPr="005771A2" w:rsidRDefault="002A7EB0" w:rsidP="009A4CD5">
            <w:pPr>
              <w:jc w:val="both"/>
              <w:rPr>
                <w:rFonts w:ascii="Arial" w:hAnsi="Arial" w:cs="Arial"/>
              </w:rPr>
            </w:pPr>
            <w:r w:rsidRPr="005771A2">
              <w:rPr>
                <w:rFonts w:ascii="Arial" w:hAnsi="Arial" w:cs="Arial"/>
              </w:rPr>
              <w:t>Exemplos de riscos decorrentes do uso de TI</w:t>
            </w:r>
          </w:p>
        </w:tc>
        <w:tc>
          <w:tcPr>
            <w:tcW w:w="2357" w:type="dxa"/>
          </w:tcPr>
          <w:p w14:paraId="085A7E3D" w14:textId="77777777" w:rsidR="002A7EB0" w:rsidRPr="005771A2" w:rsidRDefault="002A7EB0" w:rsidP="009A4CD5">
            <w:pPr>
              <w:jc w:val="both"/>
              <w:rPr>
                <w:rFonts w:ascii="Arial" w:hAnsi="Arial" w:cs="Arial"/>
              </w:rPr>
            </w:pPr>
            <w:r w:rsidRPr="005771A2">
              <w:rPr>
                <w:rFonts w:ascii="Arial" w:hAnsi="Arial" w:cs="Arial"/>
              </w:rPr>
              <w:t>Exemplos de controles gerais de TI</w:t>
            </w:r>
          </w:p>
        </w:tc>
        <w:tc>
          <w:tcPr>
            <w:tcW w:w="2185" w:type="dxa"/>
          </w:tcPr>
          <w:p w14:paraId="12A99685" w14:textId="77777777" w:rsidR="002A7EB0" w:rsidRPr="005771A2" w:rsidRDefault="002A7EB0" w:rsidP="009A4CD5">
            <w:pPr>
              <w:jc w:val="both"/>
              <w:rPr>
                <w:rFonts w:ascii="Arial" w:hAnsi="Arial" w:cs="Arial"/>
              </w:rPr>
            </w:pPr>
            <w:r w:rsidRPr="005771A2">
              <w:rPr>
                <w:rFonts w:ascii="Arial" w:hAnsi="Arial" w:cs="Arial"/>
                <w:i/>
                <w:iCs/>
              </w:rPr>
              <w:t>Software</w:t>
            </w:r>
            <w:r w:rsidRPr="005771A2">
              <w:rPr>
                <w:rFonts w:ascii="Arial" w:hAnsi="Arial" w:cs="Arial"/>
              </w:rPr>
              <w:t xml:space="preserve"> comercial não complexo – aplicável (sim / não)</w:t>
            </w:r>
          </w:p>
        </w:tc>
        <w:tc>
          <w:tcPr>
            <w:tcW w:w="1819" w:type="dxa"/>
          </w:tcPr>
          <w:p w14:paraId="0F00342D" w14:textId="77777777" w:rsidR="002A7EB0" w:rsidRPr="005771A2" w:rsidRDefault="002A7EB0" w:rsidP="009A4CD5">
            <w:pPr>
              <w:jc w:val="both"/>
              <w:rPr>
                <w:rFonts w:ascii="Arial" w:hAnsi="Arial" w:cs="Arial"/>
              </w:rPr>
            </w:pPr>
            <w:r w:rsidRPr="005771A2">
              <w:rPr>
                <w:rFonts w:ascii="Arial" w:hAnsi="Arial" w:cs="Arial"/>
                <w:i/>
                <w:iCs/>
              </w:rPr>
              <w:t>Software</w:t>
            </w:r>
            <w:r w:rsidRPr="005771A2">
              <w:rPr>
                <w:rFonts w:ascii="Arial" w:hAnsi="Arial" w:cs="Arial"/>
              </w:rPr>
              <w:t xml:space="preserve"> comercial ou aplicativos de TI de médio porte e moderadamente complexos – aplicável (sim / não)</w:t>
            </w:r>
          </w:p>
        </w:tc>
        <w:tc>
          <w:tcPr>
            <w:tcW w:w="1421" w:type="dxa"/>
          </w:tcPr>
          <w:p w14:paraId="15DE5D3F" w14:textId="77777777" w:rsidR="002A7EB0" w:rsidRPr="005771A2" w:rsidRDefault="002A7EB0" w:rsidP="009A4CD5">
            <w:pPr>
              <w:jc w:val="both"/>
              <w:rPr>
                <w:rFonts w:ascii="Arial" w:hAnsi="Arial" w:cs="Arial"/>
              </w:rPr>
            </w:pPr>
            <w:r w:rsidRPr="005771A2">
              <w:rPr>
                <w:rFonts w:ascii="Arial" w:hAnsi="Arial" w:cs="Arial"/>
              </w:rPr>
              <w:t>Aplicativos de TI de grande porte ou complexos (por exemplo, sistemas ERP) – aplicável (sim / não)</w:t>
            </w:r>
          </w:p>
        </w:tc>
      </w:tr>
      <w:tr w:rsidR="002A7EB0" w:rsidRPr="005771A2" w14:paraId="79BE4F41" w14:textId="77777777" w:rsidTr="009A4CD5">
        <w:tc>
          <w:tcPr>
            <w:tcW w:w="1721" w:type="dxa"/>
            <w:vMerge w:val="restart"/>
          </w:tcPr>
          <w:p w14:paraId="736AA9B7" w14:textId="77777777" w:rsidR="002A7EB0" w:rsidRPr="005771A2" w:rsidRDefault="002A7EB0" w:rsidP="009A4CD5">
            <w:pPr>
              <w:jc w:val="both"/>
              <w:rPr>
                <w:rFonts w:ascii="Arial" w:hAnsi="Arial" w:cs="Arial"/>
              </w:rPr>
            </w:pPr>
            <w:r w:rsidRPr="005771A2">
              <w:rPr>
                <w:rFonts w:ascii="Arial" w:hAnsi="Arial" w:cs="Arial"/>
              </w:rPr>
              <w:t>Gerenciamento de acesso</w:t>
            </w:r>
          </w:p>
        </w:tc>
        <w:tc>
          <w:tcPr>
            <w:tcW w:w="1892" w:type="dxa"/>
            <w:vMerge w:val="restart"/>
          </w:tcPr>
          <w:p w14:paraId="5DFDC4CB" w14:textId="77777777" w:rsidR="002A7EB0" w:rsidRPr="005771A2" w:rsidRDefault="002A7EB0" w:rsidP="009A4CD5">
            <w:pPr>
              <w:jc w:val="both"/>
              <w:rPr>
                <w:rFonts w:ascii="Arial" w:hAnsi="Arial" w:cs="Arial"/>
              </w:rPr>
            </w:pPr>
            <w:r w:rsidRPr="005771A2">
              <w:rPr>
                <w:rFonts w:ascii="Arial" w:hAnsi="Arial" w:cs="Arial"/>
              </w:rPr>
              <w:t>Privilégios de acesso a usuários: usuários têm privilégios de acesso além do necessário para executar as funções a eles designadas, que pode criar uma segregação de funções inadequada.</w:t>
            </w:r>
          </w:p>
        </w:tc>
        <w:tc>
          <w:tcPr>
            <w:tcW w:w="2357" w:type="dxa"/>
          </w:tcPr>
          <w:p w14:paraId="6B738E90" w14:textId="77777777" w:rsidR="002A7EB0" w:rsidRPr="005771A2" w:rsidRDefault="002A7EB0" w:rsidP="009A4CD5">
            <w:pPr>
              <w:jc w:val="both"/>
              <w:rPr>
                <w:rFonts w:ascii="Arial" w:hAnsi="Arial" w:cs="Arial"/>
              </w:rPr>
            </w:pPr>
            <w:r w:rsidRPr="005771A2">
              <w:rPr>
                <w:rFonts w:ascii="Arial" w:hAnsi="Arial" w:cs="Arial"/>
              </w:rPr>
              <w:t>A administração aprova a natureza e a extensão de privilégios de acesso a usuários para acessos a usuários novos e modificados, incluindo perfis/funções de aplicativos padrão, transações de informações financeiras críticas, e segregação de funções.</w:t>
            </w:r>
          </w:p>
        </w:tc>
        <w:tc>
          <w:tcPr>
            <w:tcW w:w="2185" w:type="dxa"/>
          </w:tcPr>
          <w:p w14:paraId="4B311CF4" w14:textId="77777777" w:rsidR="002A7EB0" w:rsidRPr="005771A2" w:rsidRDefault="002A7EB0" w:rsidP="009A4CD5">
            <w:pPr>
              <w:jc w:val="both"/>
              <w:rPr>
                <w:rFonts w:ascii="Arial" w:hAnsi="Arial" w:cs="Arial"/>
              </w:rPr>
            </w:pPr>
            <w:r w:rsidRPr="005771A2">
              <w:rPr>
                <w:rFonts w:ascii="Arial" w:hAnsi="Arial" w:cs="Arial"/>
              </w:rPr>
              <w:t xml:space="preserve">Sim – em vez das revisões de acesso ao usuário observadas abaixo. </w:t>
            </w:r>
          </w:p>
        </w:tc>
        <w:tc>
          <w:tcPr>
            <w:tcW w:w="1819" w:type="dxa"/>
          </w:tcPr>
          <w:p w14:paraId="3630932F" w14:textId="77777777" w:rsidR="002A7EB0" w:rsidRPr="005771A2" w:rsidRDefault="002A7EB0" w:rsidP="009A4CD5">
            <w:pPr>
              <w:jc w:val="both"/>
              <w:rPr>
                <w:rFonts w:ascii="Arial" w:hAnsi="Arial" w:cs="Arial"/>
              </w:rPr>
            </w:pPr>
            <w:r w:rsidRPr="005771A2">
              <w:rPr>
                <w:rFonts w:ascii="Arial" w:hAnsi="Arial" w:cs="Arial"/>
              </w:rPr>
              <w:t>Sim.</w:t>
            </w:r>
          </w:p>
        </w:tc>
        <w:tc>
          <w:tcPr>
            <w:tcW w:w="1421" w:type="dxa"/>
          </w:tcPr>
          <w:p w14:paraId="008B440D"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1776F169" w14:textId="77777777" w:rsidTr="009A4CD5">
        <w:tc>
          <w:tcPr>
            <w:tcW w:w="1721" w:type="dxa"/>
            <w:vMerge/>
          </w:tcPr>
          <w:p w14:paraId="14F37B16" w14:textId="77777777" w:rsidR="002A7EB0" w:rsidRPr="005771A2" w:rsidRDefault="002A7EB0" w:rsidP="009A4CD5">
            <w:pPr>
              <w:jc w:val="both"/>
              <w:rPr>
                <w:rFonts w:ascii="Arial" w:hAnsi="Arial" w:cs="Arial"/>
              </w:rPr>
            </w:pPr>
          </w:p>
        </w:tc>
        <w:tc>
          <w:tcPr>
            <w:tcW w:w="1892" w:type="dxa"/>
            <w:vMerge/>
          </w:tcPr>
          <w:p w14:paraId="5BC5AD6B" w14:textId="77777777" w:rsidR="002A7EB0" w:rsidRPr="005771A2" w:rsidRDefault="002A7EB0" w:rsidP="009A4CD5">
            <w:pPr>
              <w:jc w:val="both"/>
              <w:rPr>
                <w:rFonts w:ascii="Arial" w:hAnsi="Arial" w:cs="Arial"/>
              </w:rPr>
            </w:pPr>
          </w:p>
        </w:tc>
        <w:tc>
          <w:tcPr>
            <w:tcW w:w="2357" w:type="dxa"/>
          </w:tcPr>
          <w:p w14:paraId="499AC513" w14:textId="77777777" w:rsidR="002A7EB0" w:rsidRPr="005771A2" w:rsidRDefault="002A7EB0" w:rsidP="009A4CD5">
            <w:pPr>
              <w:jc w:val="both"/>
              <w:rPr>
                <w:rFonts w:ascii="Arial" w:hAnsi="Arial" w:cs="Arial"/>
              </w:rPr>
            </w:pPr>
            <w:r w:rsidRPr="005771A2">
              <w:rPr>
                <w:rFonts w:ascii="Arial" w:hAnsi="Arial" w:cs="Arial"/>
              </w:rPr>
              <w:t>O acesso a usuários desligados ou transferidos é removido ou modificado tempestivamente.</w:t>
            </w:r>
          </w:p>
        </w:tc>
        <w:tc>
          <w:tcPr>
            <w:tcW w:w="2185" w:type="dxa"/>
          </w:tcPr>
          <w:p w14:paraId="5187569F" w14:textId="77777777" w:rsidR="002A7EB0" w:rsidRPr="005771A2" w:rsidRDefault="002A7EB0" w:rsidP="009A4CD5">
            <w:pPr>
              <w:jc w:val="both"/>
              <w:rPr>
                <w:rFonts w:ascii="Arial" w:hAnsi="Arial" w:cs="Arial"/>
              </w:rPr>
            </w:pPr>
            <w:r w:rsidRPr="005771A2">
              <w:rPr>
                <w:rFonts w:ascii="Arial" w:hAnsi="Arial" w:cs="Arial"/>
              </w:rPr>
              <w:t>Sim – em vez das revisões de acesso ao usuário abaixo.</w:t>
            </w:r>
            <w:r w:rsidRPr="005771A2">
              <w:rPr>
                <w:rFonts w:ascii="Arial" w:hAnsi="Arial" w:cs="Arial"/>
              </w:rPr>
              <w:tab/>
            </w:r>
          </w:p>
        </w:tc>
        <w:tc>
          <w:tcPr>
            <w:tcW w:w="1819" w:type="dxa"/>
          </w:tcPr>
          <w:p w14:paraId="5013011B" w14:textId="77777777" w:rsidR="002A7EB0" w:rsidRPr="005771A2" w:rsidRDefault="002A7EB0" w:rsidP="009A4CD5">
            <w:pPr>
              <w:jc w:val="both"/>
              <w:rPr>
                <w:rFonts w:ascii="Arial" w:hAnsi="Arial" w:cs="Arial"/>
              </w:rPr>
            </w:pPr>
            <w:r w:rsidRPr="005771A2">
              <w:rPr>
                <w:rFonts w:ascii="Arial" w:hAnsi="Arial" w:cs="Arial"/>
              </w:rPr>
              <w:t>Sim.</w:t>
            </w:r>
          </w:p>
        </w:tc>
        <w:tc>
          <w:tcPr>
            <w:tcW w:w="1421" w:type="dxa"/>
          </w:tcPr>
          <w:p w14:paraId="041E3F81"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53C9EB2F" w14:textId="77777777" w:rsidTr="009A4CD5">
        <w:tc>
          <w:tcPr>
            <w:tcW w:w="1721" w:type="dxa"/>
            <w:vMerge/>
          </w:tcPr>
          <w:p w14:paraId="49180FCD" w14:textId="77777777" w:rsidR="002A7EB0" w:rsidRPr="005771A2" w:rsidRDefault="002A7EB0" w:rsidP="009A4CD5">
            <w:pPr>
              <w:jc w:val="both"/>
              <w:rPr>
                <w:rFonts w:ascii="Arial" w:hAnsi="Arial" w:cs="Arial"/>
              </w:rPr>
            </w:pPr>
          </w:p>
        </w:tc>
        <w:tc>
          <w:tcPr>
            <w:tcW w:w="1892" w:type="dxa"/>
            <w:vMerge/>
          </w:tcPr>
          <w:p w14:paraId="3B231054" w14:textId="77777777" w:rsidR="002A7EB0" w:rsidRPr="005771A2" w:rsidRDefault="002A7EB0" w:rsidP="009A4CD5">
            <w:pPr>
              <w:jc w:val="both"/>
              <w:rPr>
                <w:rFonts w:ascii="Arial" w:hAnsi="Arial" w:cs="Arial"/>
              </w:rPr>
            </w:pPr>
          </w:p>
        </w:tc>
        <w:tc>
          <w:tcPr>
            <w:tcW w:w="2357" w:type="dxa"/>
          </w:tcPr>
          <w:p w14:paraId="4B362CB9" w14:textId="77777777" w:rsidR="002A7EB0" w:rsidRPr="005771A2" w:rsidRDefault="002A7EB0" w:rsidP="009A4CD5">
            <w:pPr>
              <w:jc w:val="both"/>
              <w:rPr>
                <w:rFonts w:ascii="Arial" w:hAnsi="Arial" w:cs="Arial"/>
              </w:rPr>
            </w:pPr>
            <w:r w:rsidRPr="005771A2">
              <w:rPr>
                <w:rFonts w:ascii="Arial" w:hAnsi="Arial" w:cs="Arial"/>
              </w:rPr>
              <w:t>O acesso a usuários é revisado periodicamente.</w:t>
            </w:r>
          </w:p>
        </w:tc>
        <w:tc>
          <w:tcPr>
            <w:tcW w:w="2185" w:type="dxa"/>
          </w:tcPr>
          <w:p w14:paraId="785E969C" w14:textId="77777777" w:rsidR="002A7EB0" w:rsidRPr="005771A2" w:rsidRDefault="002A7EB0" w:rsidP="009A4CD5">
            <w:pPr>
              <w:jc w:val="both"/>
              <w:rPr>
                <w:rFonts w:ascii="Arial" w:hAnsi="Arial" w:cs="Arial"/>
              </w:rPr>
            </w:pPr>
            <w:r w:rsidRPr="005771A2">
              <w:rPr>
                <w:rFonts w:ascii="Arial" w:hAnsi="Arial" w:cs="Arial"/>
              </w:rPr>
              <w:t>Sim – em vez dos controles de provisionamento/ desprovisionamento acima.</w:t>
            </w:r>
          </w:p>
        </w:tc>
        <w:tc>
          <w:tcPr>
            <w:tcW w:w="1819" w:type="dxa"/>
          </w:tcPr>
          <w:p w14:paraId="5FC4E3F8" w14:textId="77777777" w:rsidR="002A7EB0" w:rsidRPr="005771A2" w:rsidRDefault="002A7EB0" w:rsidP="009A4CD5">
            <w:pPr>
              <w:jc w:val="both"/>
              <w:rPr>
                <w:rFonts w:ascii="Arial" w:hAnsi="Arial" w:cs="Arial"/>
              </w:rPr>
            </w:pPr>
            <w:r w:rsidRPr="005771A2">
              <w:rPr>
                <w:rFonts w:ascii="Arial" w:hAnsi="Arial" w:cs="Arial"/>
              </w:rPr>
              <w:t>Sim ‒ para certos aplicativos.</w:t>
            </w:r>
            <w:r w:rsidRPr="005771A2">
              <w:rPr>
                <w:rFonts w:ascii="Arial" w:hAnsi="Arial" w:cs="Arial"/>
              </w:rPr>
              <w:tab/>
            </w:r>
          </w:p>
        </w:tc>
        <w:tc>
          <w:tcPr>
            <w:tcW w:w="1421" w:type="dxa"/>
          </w:tcPr>
          <w:p w14:paraId="1F6A8054"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0FF35E2E" w14:textId="77777777" w:rsidTr="009A4CD5">
        <w:tc>
          <w:tcPr>
            <w:tcW w:w="1721" w:type="dxa"/>
            <w:vMerge/>
          </w:tcPr>
          <w:p w14:paraId="04504DA8" w14:textId="77777777" w:rsidR="002A7EB0" w:rsidRPr="005771A2" w:rsidRDefault="002A7EB0" w:rsidP="009A4CD5">
            <w:pPr>
              <w:jc w:val="both"/>
              <w:rPr>
                <w:rFonts w:ascii="Arial" w:hAnsi="Arial" w:cs="Arial"/>
              </w:rPr>
            </w:pPr>
          </w:p>
        </w:tc>
        <w:tc>
          <w:tcPr>
            <w:tcW w:w="1892" w:type="dxa"/>
            <w:vMerge/>
          </w:tcPr>
          <w:p w14:paraId="17BFE8DF" w14:textId="77777777" w:rsidR="002A7EB0" w:rsidRPr="005771A2" w:rsidRDefault="002A7EB0" w:rsidP="009A4CD5">
            <w:pPr>
              <w:jc w:val="both"/>
              <w:rPr>
                <w:rFonts w:ascii="Arial" w:hAnsi="Arial" w:cs="Arial"/>
              </w:rPr>
            </w:pPr>
          </w:p>
        </w:tc>
        <w:tc>
          <w:tcPr>
            <w:tcW w:w="2357" w:type="dxa"/>
          </w:tcPr>
          <w:p w14:paraId="38556763" w14:textId="77777777" w:rsidR="002A7EB0" w:rsidRPr="005771A2" w:rsidRDefault="002A7EB0" w:rsidP="009A4CD5">
            <w:pPr>
              <w:jc w:val="both"/>
              <w:rPr>
                <w:rFonts w:ascii="Arial" w:hAnsi="Arial" w:cs="Arial"/>
              </w:rPr>
            </w:pPr>
            <w:r w:rsidRPr="005771A2">
              <w:rPr>
                <w:rFonts w:ascii="Arial" w:hAnsi="Arial" w:cs="Arial"/>
              </w:rPr>
              <w:t>A segregação de funções é monitorada e acessos conflitantes são removidos ou mapeados para controles atenuantes, que são documentados e testados.</w:t>
            </w:r>
          </w:p>
        </w:tc>
        <w:tc>
          <w:tcPr>
            <w:tcW w:w="2185" w:type="dxa"/>
          </w:tcPr>
          <w:p w14:paraId="3F6C1988" w14:textId="77777777" w:rsidR="002A7EB0" w:rsidRPr="005771A2" w:rsidRDefault="002A7EB0" w:rsidP="009A4CD5">
            <w:pPr>
              <w:jc w:val="both"/>
              <w:rPr>
                <w:rFonts w:ascii="Arial" w:hAnsi="Arial" w:cs="Arial"/>
              </w:rPr>
            </w:pPr>
            <w:r w:rsidRPr="005771A2">
              <w:rPr>
                <w:rFonts w:ascii="Arial" w:hAnsi="Arial" w:cs="Arial"/>
              </w:rPr>
              <w:t>N/A – nenhum sistema habilitou a segregação.</w:t>
            </w:r>
          </w:p>
        </w:tc>
        <w:tc>
          <w:tcPr>
            <w:tcW w:w="1819" w:type="dxa"/>
          </w:tcPr>
          <w:p w14:paraId="311C44B5" w14:textId="77777777" w:rsidR="002A7EB0" w:rsidRPr="005771A2" w:rsidRDefault="002A7EB0" w:rsidP="009A4CD5">
            <w:pPr>
              <w:jc w:val="both"/>
              <w:rPr>
                <w:rFonts w:ascii="Arial" w:hAnsi="Arial" w:cs="Arial"/>
              </w:rPr>
            </w:pPr>
            <w:r w:rsidRPr="005771A2">
              <w:rPr>
                <w:rFonts w:ascii="Arial" w:hAnsi="Arial" w:cs="Arial"/>
              </w:rPr>
              <w:t>Sim ‒ para certos aplicativos.</w:t>
            </w:r>
          </w:p>
        </w:tc>
        <w:tc>
          <w:tcPr>
            <w:tcW w:w="1421" w:type="dxa"/>
          </w:tcPr>
          <w:p w14:paraId="2484A67A"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0F52EA3A" w14:textId="77777777" w:rsidTr="009A4CD5">
        <w:tc>
          <w:tcPr>
            <w:tcW w:w="1721" w:type="dxa"/>
            <w:vMerge/>
          </w:tcPr>
          <w:p w14:paraId="0670C59C" w14:textId="77777777" w:rsidR="002A7EB0" w:rsidRPr="005771A2" w:rsidRDefault="002A7EB0" w:rsidP="009A4CD5">
            <w:pPr>
              <w:jc w:val="both"/>
              <w:rPr>
                <w:rFonts w:ascii="Arial" w:hAnsi="Arial" w:cs="Arial"/>
              </w:rPr>
            </w:pPr>
          </w:p>
        </w:tc>
        <w:tc>
          <w:tcPr>
            <w:tcW w:w="1892" w:type="dxa"/>
            <w:vMerge/>
          </w:tcPr>
          <w:p w14:paraId="2F599C4F" w14:textId="77777777" w:rsidR="002A7EB0" w:rsidRPr="005771A2" w:rsidRDefault="002A7EB0" w:rsidP="009A4CD5">
            <w:pPr>
              <w:jc w:val="both"/>
              <w:rPr>
                <w:rFonts w:ascii="Arial" w:hAnsi="Arial" w:cs="Arial"/>
              </w:rPr>
            </w:pPr>
          </w:p>
        </w:tc>
        <w:tc>
          <w:tcPr>
            <w:tcW w:w="2357" w:type="dxa"/>
          </w:tcPr>
          <w:p w14:paraId="1BCE43BD" w14:textId="77777777" w:rsidR="002A7EB0" w:rsidRPr="005771A2" w:rsidRDefault="002A7EB0" w:rsidP="009A4CD5">
            <w:pPr>
              <w:jc w:val="both"/>
              <w:rPr>
                <w:rFonts w:ascii="Arial" w:hAnsi="Arial" w:cs="Arial"/>
              </w:rPr>
            </w:pPr>
            <w:r w:rsidRPr="005771A2">
              <w:rPr>
                <w:rFonts w:ascii="Arial" w:hAnsi="Arial" w:cs="Arial"/>
              </w:rPr>
              <w:t>Acesso de nível privilegiado (por exemplo, administradores de configuração, de dados e de segurança) é autorizado e devidamente restringido.</w:t>
            </w:r>
          </w:p>
        </w:tc>
        <w:tc>
          <w:tcPr>
            <w:tcW w:w="2185" w:type="dxa"/>
          </w:tcPr>
          <w:p w14:paraId="5309769C" w14:textId="77777777" w:rsidR="002A7EB0" w:rsidRPr="005771A2" w:rsidRDefault="002A7EB0" w:rsidP="009A4CD5">
            <w:pPr>
              <w:jc w:val="both"/>
              <w:rPr>
                <w:rFonts w:ascii="Arial" w:hAnsi="Arial" w:cs="Arial"/>
              </w:rPr>
            </w:pPr>
            <w:r w:rsidRPr="005771A2">
              <w:rPr>
                <w:rFonts w:ascii="Arial" w:hAnsi="Arial" w:cs="Arial"/>
              </w:rPr>
              <w:t>Sim – provavelmente somente na camada de aplicativos de TI.</w:t>
            </w:r>
          </w:p>
        </w:tc>
        <w:tc>
          <w:tcPr>
            <w:tcW w:w="1819" w:type="dxa"/>
          </w:tcPr>
          <w:p w14:paraId="2D182D6B" w14:textId="77777777" w:rsidR="002A7EB0" w:rsidRPr="005771A2" w:rsidRDefault="002A7EB0" w:rsidP="009A4CD5">
            <w:pPr>
              <w:jc w:val="both"/>
              <w:rPr>
                <w:rFonts w:ascii="Arial" w:hAnsi="Arial" w:cs="Arial"/>
              </w:rPr>
            </w:pPr>
            <w:r w:rsidRPr="005771A2">
              <w:rPr>
                <w:rFonts w:ascii="Arial" w:hAnsi="Arial" w:cs="Arial"/>
              </w:rPr>
              <w:t>Sim – na camada de aplicativos de TI e em certas camadas do ambiente de TI para plataforma.</w:t>
            </w:r>
          </w:p>
        </w:tc>
        <w:tc>
          <w:tcPr>
            <w:tcW w:w="1421" w:type="dxa"/>
          </w:tcPr>
          <w:p w14:paraId="1393272F" w14:textId="77777777" w:rsidR="002A7EB0" w:rsidRPr="005771A2" w:rsidRDefault="002A7EB0" w:rsidP="009A4CD5">
            <w:pPr>
              <w:jc w:val="both"/>
              <w:rPr>
                <w:rFonts w:ascii="Arial" w:hAnsi="Arial" w:cs="Arial"/>
              </w:rPr>
            </w:pPr>
            <w:r w:rsidRPr="005771A2">
              <w:rPr>
                <w:rFonts w:ascii="Arial" w:hAnsi="Arial" w:cs="Arial"/>
              </w:rPr>
              <w:t>Sim – em todos os níveis de ambiente de TI para plataforma.</w:t>
            </w:r>
          </w:p>
        </w:tc>
      </w:tr>
      <w:tr w:rsidR="002A7EB0" w:rsidRPr="005771A2" w14:paraId="4170ABF6" w14:textId="77777777" w:rsidTr="009A4CD5">
        <w:tc>
          <w:tcPr>
            <w:tcW w:w="1721" w:type="dxa"/>
          </w:tcPr>
          <w:p w14:paraId="7AF076BA" w14:textId="77777777" w:rsidR="002A7EB0" w:rsidRPr="005771A2" w:rsidRDefault="002A7EB0" w:rsidP="009A4CD5">
            <w:pPr>
              <w:jc w:val="both"/>
              <w:rPr>
                <w:rFonts w:ascii="Arial" w:hAnsi="Arial" w:cs="Arial"/>
              </w:rPr>
            </w:pPr>
            <w:r w:rsidRPr="005771A2">
              <w:rPr>
                <w:rFonts w:ascii="Arial" w:hAnsi="Arial" w:cs="Arial"/>
              </w:rPr>
              <w:t>Gerenciamento de acesso</w:t>
            </w:r>
          </w:p>
        </w:tc>
        <w:tc>
          <w:tcPr>
            <w:tcW w:w="1892" w:type="dxa"/>
          </w:tcPr>
          <w:p w14:paraId="7607BE98" w14:textId="77777777" w:rsidR="002A7EB0" w:rsidRPr="005771A2" w:rsidRDefault="002A7EB0" w:rsidP="009A4CD5">
            <w:pPr>
              <w:jc w:val="both"/>
              <w:rPr>
                <w:rFonts w:ascii="Arial" w:hAnsi="Arial" w:cs="Arial"/>
              </w:rPr>
            </w:pPr>
            <w:r w:rsidRPr="005771A2">
              <w:rPr>
                <w:rFonts w:ascii="Arial" w:hAnsi="Arial" w:cs="Arial"/>
              </w:rPr>
              <w:t>Acesso direto a dados: alterações inadequadas são feitas diretamente em dados financeiros por meios que não transações de aplicativos.</w:t>
            </w:r>
          </w:p>
        </w:tc>
        <w:tc>
          <w:tcPr>
            <w:tcW w:w="2357" w:type="dxa"/>
          </w:tcPr>
          <w:p w14:paraId="2227C555" w14:textId="77777777" w:rsidR="002A7EB0" w:rsidRPr="005771A2" w:rsidRDefault="002A7EB0" w:rsidP="009A4CD5">
            <w:pPr>
              <w:jc w:val="both"/>
              <w:rPr>
                <w:rFonts w:ascii="Arial" w:hAnsi="Arial" w:cs="Arial"/>
              </w:rPr>
            </w:pPr>
            <w:r w:rsidRPr="005771A2">
              <w:rPr>
                <w:rFonts w:ascii="Arial" w:hAnsi="Arial" w:cs="Arial"/>
              </w:rPr>
              <w:t>O acesso a arquivos de dados de aplicativos ou a objetos/tabelas/dados de bases de dados é limitado a pessoal autorizado, com base nas responsabilidades do seu trabalho e funções designadas e esse acesso é aprovado pela administração.</w:t>
            </w:r>
          </w:p>
        </w:tc>
        <w:tc>
          <w:tcPr>
            <w:tcW w:w="2185" w:type="dxa"/>
          </w:tcPr>
          <w:p w14:paraId="6ACA07F2" w14:textId="77777777" w:rsidR="002A7EB0" w:rsidRPr="005771A2" w:rsidRDefault="002A7EB0" w:rsidP="009A4CD5">
            <w:pPr>
              <w:jc w:val="both"/>
              <w:rPr>
                <w:rFonts w:ascii="Arial" w:hAnsi="Arial" w:cs="Arial"/>
              </w:rPr>
            </w:pPr>
            <w:r w:rsidRPr="005771A2">
              <w:rPr>
                <w:rFonts w:ascii="Arial" w:hAnsi="Arial" w:cs="Arial"/>
              </w:rPr>
              <w:t>N/A.</w:t>
            </w:r>
          </w:p>
        </w:tc>
        <w:tc>
          <w:tcPr>
            <w:tcW w:w="1819" w:type="dxa"/>
          </w:tcPr>
          <w:p w14:paraId="639FC659" w14:textId="77777777" w:rsidR="002A7EB0" w:rsidRPr="005771A2" w:rsidRDefault="002A7EB0" w:rsidP="009A4CD5">
            <w:pPr>
              <w:jc w:val="both"/>
              <w:rPr>
                <w:rFonts w:ascii="Arial" w:hAnsi="Arial" w:cs="Arial"/>
              </w:rPr>
            </w:pPr>
            <w:r w:rsidRPr="005771A2">
              <w:rPr>
                <w:rFonts w:ascii="Arial" w:hAnsi="Arial" w:cs="Arial"/>
              </w:rPr>
              <w:t>Sim ‒ para certos aplicativos e bases de dados.</w:t>
            </w:r>
          </w:p>
        </w:tc>
        <w:tc>
          <w:tcPr>
            <w:tcW w:w="1421" w:type="dxa"/>
          </w:tcPr>
          <w:p w14:paraId="038932DB" w14:textId="77777777" w:rsidR="002A7EB0" w:rsidRPr="005771A2" w:rsidRDefault="002A7EB0" w:rsidP="009A4CD5">
            <w:pPr>
              <w:jc w:val="both"/>
              <w:rPr>
                <w:rFonts w:ascii="Arial" w:hAnsi="Arial" w:cs="Arial"/>
              </w:rPr>
            </w:pPr>
            <w:r w:rsidRPr="005771A2">
              <w:rPr>
                <w:rFonts w:ascii="Arial" w:hAnsi="Arial" w:cs="Arial"/>
              </w:rPr>
              <w:t xml:space="preserve">Sim. </w:t>
            </w:r>
          </w:p>
        </w:tc>
      </w:tr>
      <w:tr w:rsidR="002A7EB0" w:rsidRPr="005771A2" w14:paraId="190064BB" w14:textId="77777777" w:rsidTr="009A4CD5">
        <w:tc>
          <w:tcPr>
            <w:tcW w:w="1721" w:type="dxa"/>
            <w:vMerge w:val="restart"/>
          </w:tcPr>
          <w:p w14:paraId="1A81E33F" w14:textId="77777777" w:rsidR="002A7EB0" w:rsidRPr="005771A2" w:rsidRDefault="002A7EB0" w:rsidP="009A4CD5">
            <w:pPr>
              <w:jc w:val="both"/>
              <w:rPr>
                <w:rFonts w:ascii="Arial" w:hAnsi="Arial" w:cs="Arial"/>
              </w:rPr>
            </w:pPr>
            <w:r w:rsidRPr="005771A2">
              <w:rPr>
                <w:rFonts w:ascii="Arial" w:hAnsi="Arial" w:cs="Arial"/>
              </w:rPr>
              <w:t>Gerenciamento de acesso</w:t>
            </w:r>
          </w:p>
        </w:tc>
        <w:tc>
          <w:tcPr>
            <w:tcW w:w="1892" w:type="dxa"/>
            <w:vMerge w:val="restart"/>
          </w:tcPr>
          <w:p w14:paraId="03F7AA6D" w14:textId="77777777" w:rsidR="002A7EB0" w:rsidRPr="005771A2" w:rsidRDefault="002A7EB0" w:rsidP="009A4CD5">
            <w:pPr>
              <w:jc w:val="both"/>
              <w:rPr>
                <w:rFonts w:ascii="Arial" w:hAnsi="Arial" w:cs="Arial"/>
              </w:rPr>
            </w:pPr>
            <w:r w:rsidRPr="005771A2">
              <w:rPr>
                <w:rFonts w:ascii="Arial" w:hAnsi="Arial" w:cs="Arial"/>
              </w:rPr>
              <w:t>Configurações de sistemas: os sistemas não são configurados ou atualizados adequadamente para restringir o acesso ao sistema a usuários adequados e devidamente autorizados.</w:t>
            </w:r>
          </w:p>
        </w:tc>
        <w:tc>
          <w:tcPr>
            <w:tcW w:w="2357" w:type="dxa"/>
          </w:tcPr>
          <w:p w14:paraId="4F51D676" w14:textId="77777777" w:rsidR="002A7EB0" w:rsidRPr="005771A2" w:rsidRDefault="002A7EB0" w:rsidP="009A4CD5">
            <w:pPr>
              <w:jc w:val="both"/>
              <w:rPr>
                <w:rFonts w:ascii="Arial" w:hAnsi="Arial" w:cs="Arial"/>
              </w:rPr>
            </w:pPr>
            <w:r w:rsidRPr="005771A2">
              <w:rPr>
                <w:rFonts w:ascii="Arial" w:hAnsi="Arial" w:cs="Arial"/>
              </w:rPr>
              <w:t>O acesso é autenticado por meio de identificações (IDs) de usuários exclusivas e senhas ou outros métodos como mecanismo para validar que os usuários estão autorizados a terem acesso ao sistema. Os parâmetros de senha estão de acordo com as normas da companhia ou do setor (por exemplo, tamanho mínimo da senha e complexidade, expiração, bloqueio da conta).</w:t>
            </w:r>
          </w:p>
          <w:p w14:paraId="119D55EB" w14:textId="77777777" w:rsidR="002A7EB0" w:rsidRPr="005771A2" w:rsidRDefault="002A7EB0" w:rsidP="009A4CD5">
            <w:pPr>
              <w:jc w:val="both"/>
              <w:rPr>
                <w:rFonts w:ascii="Arial" w:hAnsi="Arial" w:cs="Arial"/>
              </w:rPr>
            </w:pPr>
            <w:r w:rsidRPr="005771A2">
              <w:rPr>
                <w:rFonts w:ascii="Arial" w:hAnsi="Arial" w:cs="Arial"/>
              </w:rPr>
              <w:tab/>
              <w:t xml:space="preserve"> </w:t>
            </w:r>
          </w:p>
          <w:p w14:paraId="5BF5E52C" w14:textId="77777777" w:rsidR="002A7EB0" w:rsidRPr="005771A2" w:rsidRDefault="002A7EB0" w:rsidP="009A4CD5">
            <w:pPr>
              <w:jc w:val="both"/>
              <w:rPr>
                <w:rFonts w:ascii="Arial" w:hAnsi="Arial" w:cs="Arial"/>
              </w:rPr>
            </w:pPr>
          </w:p>
        </w:tc>
        <w:tc>
          <w:tcPr>
            <w:tcW w:w="2185" w:type="dxa"/>
          </w:tcPr>
          <w:p w14:paraId="0365A9CC" w14:textId="77777777" w:rsidR="002A7EB0" w:rsidRPr="005771A2" w:rsidRDefault="002A7EB0" w:rsidP="009A4CD5">
            <w:pPr>
              <w:jc w:val="both"/>
              <w:rPr>
                <w:rFonts w:ascii="Arial" w:hAnsi="Arial" w:cs="Arial"/>
              </w:rPr>
            </w:pPr>
            <w:r w:rsidRPr="005771A2">
              <w:rPr>
                <w:rFonts w:ascii="Arial" w:hAnsi="Arial" w:cs="Arial"/>
              </w:rPr>
              <w:t>Sim – somente autenticação de senha.</w:t>
            </w:r>
          </w:p>
        </w:tc>
        <w:tc>
          <w:tcPr>
            <w:tcW w:w="1819" w:type="dxa"/>
          </w:tcPr>
          <w:p w14:paraId="6E2F9E4B" w14:textId="77777777" w:rsidR="002A7EB0" w:rsidRPr="005771A2" w:rsidRDefault="002A7EB0" w:rsidP="009A4CD5">
            <w:pPr>
              <w:jc w:val="both"/>
              <w:rPr>
                <w:rFonts w:ascii="Arial" w:hAnsi="Arial" w:cs="Arial"/>
              </w:rPr>
            </w:pPr>
            <w:r w:rsidRPr="005771A2">
              <w:rPr>
                <w:rFonts w:ascii="Arial" w:hAnsi="Arial" w:cs="Arial"/>
              </w:rPr>
              <w:t>Sim – combinação de autenticação de senha e de múltiplos fatores.</w:t>
            </w:r>
          </w:p>
        </w:tc>
        <w:tc>
          <w:tcPr>
            <w:tcW w:w="1421" w:type="dxa"/>
          </w:tcPr>
          <w:p w14:paraId="33D8A360"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10F00BCD" w14:textId="77777777" w:rsidTr="009A4CD5">
        <w:tc>
          <w:tcPr>
            <w:tcW w:w="1721" w:type="dxa"/>
            <w:vMerge/>
          </w:tcPr>
          <w:p w14:paraId="3F251F05" w14:textId="77777777" w:rsidR="002A7EB0" w:rsidRPr="005771A2" w:rsidRDefault="002A7EB0" w:rsidP="009A4CD5">
            <w:pPr>
              <w:jc w:val="both"/>
              <w:rPr>
                <w:rFonts w:ascii="Arial" w:hAnsi="Arial" w:cs="Arial"/>
              </w:rPr>
            </w:pPr>
          </w:p>
        </w:tc>
        <w:tc>
          <w:tcPr>
            <w:tcW w:w="1892" w:type="dxa"/>
            <w:vMerge/>
          </w:tcPr>
          <w:p w14:paraId="0E23C86E" w14:textId="77777777" w:rsidR="002A7EB0" w:rsidRPr="005771A2" w:rsidRDefault="002A7EB0" w:rsidP="009A4CD5">
            <w:pPr>
              <w:jc w:val="both"/>
              <w:rPr>
                <w:rFonts w:ascii="Arial" w:hAnsi="Arial" w:cs="Arial"/>
              </w:rPr>
            </w:pPr>
          </w:p>
        </w:tc>
        <w:tc>
          <w:tcPr>
            <w:tcW w:w="2357" w:type="dxa"/>
          </w:tcPr>
          <w:p w14:paraId="0DCCCDA0" w14:textId="77777777" w:rsidR="002A7EB0" w:rsidRPr="005771A2" w:rsidRDefault="002A7EB0" w:rsidP="009A4CD5">
            <w:pPr>
              <w:jc w:val="both"/>
              <w:rPr>
                <w:rFonts w:ascii="Arial" w:hAnsi="Arial" w:cs="Arial"/>
              </w:rPr>
            </w:pPr>
            <w:r w:rsidRPr="005771A2">
              <w:rPr>
                <w:rFonts w:ascii="Arial" w:hAnsi="Arial" w:cs="Arial"/>
              </w:rPr>
              <w:t>Os atributos-chave da configuração de segurança estão devidamente implementados.</w:t>
            </w:r>
          </w:p>
        </w:tc>
        <w:tc>
          <w:tcPr>
            <w:tcW w:w="2185" w:type="dxa"/>
          </w:tcPr>
          <w:p w14:paraId="04F9264E" w14:textId="77777777" w:rsidR="002A7EB0" w:rsidRPr="005771A2" w:rsidRDefault="002A7EB0" w:rsidP="009A4CD5">
            <w:pPr>
              <w:jc w:val="both"/>
              <w:rPr>
                <w:rFonts w:ascii="Arial" w:hAnsi="Arial" w:cs="Arial"/>
              </w:rPr>
            </w:pPr>
            <w:r w:rsidRPr="005771A2">
              <w:rPr>
                <w:rFonts w:ascii="Arial" w:hAnsi="Arial" w:cs="Arial"/>
              </w:rPr>
              <w:t>N/A – não existem configurações de segurança técnica.</w:t>
            </w:r>
          </w:p>
        </w:tc>
        <w:tc>
          <w:tcPr>
            <w:tcW w:w="1819" w:type="dxa"/>
          </w:tcPr>
          <w:p w14:paraId="653F3422" w14:textId="77777777" w:rsidR="002A7EB0" w:rsidRPr="005771A2" w:rsidRDefault="002A7EB0" w:rsidP="009A4CD5">
            <w:pPr>
              <w:jc w:val="both"/>
              <w:rPr>
                <w:rFonts w:ascii="Arial" w:hAnsi="Arial" w:cs="Arial"/>
              </w:rPr>
            </w:pPr>
            <w:r w:rsidRPr="005771A2">
              <w:rPr>
                <w:rFonts w:ascii="Arial" w:hAnsi="Arial" w:cs="Arial"/>
              </w:rPr>
              <w:t>Sim ‒ para certos aplicativos e bases de dados.</w:t>
            </w:r>
          </w:p>
        </w:tc>
        <w:tc>
          <w:tcPr>
            <w:tcW w:w="1421" w:type="dxa"/>
          </w:tcPr>
          <w:p w14:paraId="44BFE63A"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4B1DC9EC" w14:textId="77777777" w:rsidTr="009A4CD5">
        <w:tc>
          <w:tcPr>
            <w:tcW w:w="1721" w:type="dxa"/>
            <w:vMerge w:val="restart"/>
          </w:tcPr>
          <w:p w14:paraId="64016AF2" w14:textId="77777777" w:rsidR="002A7EB0" w:rsidRPr="005771A2" w:rsidRDefault="002A7EB0" w:rsidP="009A4CD5">
            <w:pPr>
              <w:jc w:val="both"/>
              <w:rPr>
                <w:rFonts w:ascii="Arial" w:hAnsi="Arial" w:cs="Arial"/>
              </w:rPr>
            </w:pPr>
            <w:r w:rsidRPr="005771A2">
              <w:rPr>
                <w:rFonts w:ascii="Arial" w:hAnsi="Arial" w:cs="Arial"/>
              </w:rPr>
              <w:t>Gerenciamento de alterações</w:t>
            </w:r>
          </w:p>
        </w:tc>
        <w:tc>
          <w:tcPr>
            <w:tcW w:w="1892" w:type="dxa"/>
            <w:vMerge w:val="restart"/>
          </w:tcPr>
          <w:p w14:paraId="2570BDF3" w14:textId="77777777" w:rsidR="002A7EB0" w:rsidRPr="005771A2" w:rsidRDefault="002A7EB0" w:rsidP="009A4CD5">
            <w:pPr>
              <w:jc w:val="both"/>
              <w:rPr>
                <w:rFonts w:ascii="Arial" w:hAnsi="Arial" w:cs="Arial"/>
              </w:rPr>
            </w:pPr>
            <w:r w:rsidRPr="005771A2">
              <w:rPr>
                <w:rFonts w:ascii="Arial" w:hAnsi="Arial" w:cs="Arial"/>
              </w:rPr>
              <w:t>Alterações de aplicativos: alterações inadequadas são feitas em sistemas ou programas de aplicativos que contêm controles automatizados (isto é, configurações configuráveis, algoritmos automatizados, cálculos automatizados e extração de dados automatizada) ou lógica de relatório.</w:t>
            </w:r>
          </w:p>
        </w:tc>
        <w:tc>
          <w:tcPr>
            <w:tcW w:w="2357" w:type="dxa"/>
          </w:tcPr>
          <w:p w14:paraId="7133ECAA" w14:textId="77777777" w:rsidR="002A7EB0" w:rsidRPr="005771A2" w:rsidRDefault="002A7EB0" w:rsidP="009A4CD5">
            <w:pPr>
              <w:jc w:val="both"/>
              <w:rPr>
                <w:rFonts w:ascii="Arial" w:hAnsi="Arial" w:cs="Arial"/>
              </w:rPr>
            </w:pPr>
            <w:r w:rsidRPr="005771A2">
              <w:rPr>
                <w:rFonts w:ascii="Arial" w:hAnsi="Arial" w:cs="Arial"/>
              </w:rPr>
              <w:t xml:space="preserve">As alterações de aplicativos são devidamente testadas e aprovadas antes de passarem para o ambiente de produção. </w:t>
            </w:r>
          </w:p>
        </w:tc>
        <w:tc>
          <w:tcPr>
            <w:tcW w:w="2185" w:type="dxa"/>
          </w:tcPr>
          <w:p w14:paraId="700B2A58" w14:textId="77777777" w:rsidR="002A7EB0" w:rsidRPr="005771A2" w:rsidRDefault="002A7EB0" w:rsidP="009A4CD5">
            <w:pPr>
              <w:jc w:val="both"/>
              <w:rPr>
                <w:rFonts w:ascii="Arial" w:hAnsi="Arial" w:cs="Arial"/>
              </w:rPr>
            </w:pPr>
            <w:r w:rsidRPr="005771A2">
              <w:rPr>
                <w:rFonts w:ascii="Arial" w:hAnsi="Arial" w:cs="Arial"/>
              </w:rPr>
              <w:t>N/A ‒ nenhum código-fonte instalado verificado.</w:t>
            </w:r>
          </w:p>
        </w:tc>
        <w:tc>
          <w:tcPr>
            <w:tcW w:w="1819" w:type="dxa"/>
          </w:tcPr>
          <w:p w14:paraId="77646415" w14:textId="77777777" w:rsidR="002A7EB0" w:rsidRPr="005771A2" w:rsidRDefault="002A7EB0" w:rsidP="009A4CD5">
            <w:pPr>
              <w:jc w:val="both"/>
              <w:rPr>
                <w:rFonts w:ascii="Arial" w:hAnsi="Arial" w:cs="Arial"/>
              </w:rPr>
            </w:pPr>
            <w:r w:rsidRPr="005771A2">
              <w:rPr>
                <w:rFonts w:ascii="Arial" w:hAnsi="Arial" w:cs="Arial"/>
              </w:rPr>
              <w:t>Sim ‒ para software comercial.</w:t>
            </w:r>
          </w:p>
        </w:tc>
        <w:tc>
          <w:tcPr>
            <w:tcW w:w="1421" w:type="dxa"/>
          </w:tcPr>
          <w:p w14:paraId="61606C0B"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00DA9D82" w14:textId="77777777" w:rsidTr="009A4CD5">
        <w:tc>
          <w:tcPr>
            <w:tcW w:w="1721" w:type="dxa"/>
            <w:vMerge/>
          </w:tcPr>
          <w:p w14:paraId="50D83A1A" w14:textId="77777777" w:rsidR="002A7EB0" w:rsidRPr="005771A2" w:rsidRDefault="002A7EB0" w:rsidP="009A4CD5">
            <w:pPr>
              <w:jc w:val="both"/>
              <w:rPr>
                <w:rFonts w:ascii="Arial" w:hAnsi="Arial" w:cs="Arial"/>
              </w:rPr>
            </w:pPr>
          </w:p>
        </w:tc>
        <w:tc>
          <w:tcPr>
            <w:tcW w:w="1892" w:type="dxa"/>
            <w:vMerge/>
          </w:tcPr>
          <w:p w14:paraId="1239C958" w14:textId="77777777" w:rsidR="002A7EB0" w:rsidRPr="005771A2" w:rsidRDefault="002A7EB0" w:rsidP="009A4CD5">
            <w:pPr>
              <w:jc w:val="both"/>
              <w:rPr>
                <w:rFonts w:ascii="Arial" w:hAnsi="Arial" w:cs="Arial"/>
              </w:rPr>
            </w:pPr>
          </w:p>
        </w:tc>
        <w:tc>
          <w:tcPr>
            <w:tcW w:w="2357" w:type="dxa"/>
          </w:tcPr>
          <w:p w14:paraId="4DEDFCE6" w14:textId="77777777" w:rsidR="002A7EB0" w:rsidRPr="005771A2" w:rsidRDefault="002A7EB0" w:rsidP="009A4CD5">
            <w:pPr>
              <w:jc w:val="both"/>
              <w:rPr>
                <w:rFonts w:ascii="Arial" w:hAnsi="Arial" w:cs="Arial"/>
              </w:rPr>
            </w:pPr>
            <w:r w:rsidRPr="005771A2">
              <w:rPr>
                <w:rFonts w:ascii="Arial" w:hAnsi="Arial" w:cs="Arial"/>
              </w:rPr>
              <w:t>O acesso às alterações implementadas no ambiente de produção de aplicativos é devidamente restringido e segregado do ambiente de desenvolvimento.</w:t>
            </w:r>
            <w:r w:rsidRPr="005771A2">
              <w:rPr>
                <w:rFonts w:ascii="Arial" w:hAnsi="Arial" w:cs="Arial"/>
              </w:rPr>
              <w:tab/>
            </w:r>
          </w:p>
        </w:tc>
        <w:tc>
          <w:tcPr>
            <w:tcW w:w="2185" w:type="dxa"/>
          </w:tcPr>
          <w:p w14:paraId="3E0BEBC8" w14:textId="77777777" w:rsidR="002A7EB0" w:rsidRPr="005771A2" w:rsidRDefault="002A7EB0" w:rsidP="009A4CD5">
            <w:pPr>
              <w:jc w:val="both"/>
              <w:rPr>
                <w:rFonts w:ascii="Arial" w:hAnsi="Arial" w:cs="Arial"/>
              </w:rPr>
            </w:pPr>
            <w:r w:rsidRPr="005771A2">
              <w:rPr>
                <w:rFonts w:ascii="Arial" w:hAnsi="Arial" w:cs="Arial"/>
              </w:rPr>
              <w:t>N/A.</w:t>
            </w:r>
          </w:p>
        </w:tc>
        <w:tc>
          <w:tcPr>
            <w:tcW w:w="1819" w:type="dxa"/>
          </w:tcPr>
          <w:p w14:paraId="6A612488" w14:textId="77777777" w:rsidR="002A7EB0" w:rsidRPr="005771A2" w:rsidRDefault="002A7EB0" w:rsidP="009A4CD5">
            <w:pPr>
              <w:jc w:val="both"/>
              <w:rPr>
                <w:rFonts w:ascii="Arial" w:hAnsi="Arial" w:cs="Arial"/>
              </w:rPr>
            </w:pPr>
            <w:r w:rsidRPr="005771A2">
              <w:rPr>
                <w:rFonts w:ascii="Arial" w:hAnsi="Arial" w:cs="Arial"/>
              </w:rPr>
              <w:t xml:space="preserve">Sim ‒ para </w:t>
            </w:r>
            <w:r w:rsidRPr="005771A2">
              <w:rPr>
                <w:rFonts w:ascii="Arial" w:hAnsi="Arial" w:cs="Arial"/>
                <w:i/>
                <w:iCs/>
              </w:rPr>
              <w:t>software</w:t>
            </w:r>
            <w:r w:rsidRPr="005771A2">
              <w:rPr>
                <w:rFonts w:ascii="Arial" w:hAnsi="Arial" w:cs="Arial"/>
              </w:rPr>
              <w:t xml:space="preserve"> não comercial.</w:t>
            </w:r>
          </w:p>
        </w:tc>
        <w:tc>
          <w:tcPr>
            <w:tcW w:w="1421" w:type="dxa"/>
          </w:tcPr>
          <w:p w14:paraId="2BC35D2F"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1CDC114E" w14:textId="77777777" w:rsidTr="009A4CD5">
        <w:tc>
          <w:tcPr>
            <w:tcW w:w="1721" w:type="dxa"/>
          </w:tcPr>
          <w:p w14:paraId="5DD93800" w14:textId="77777777" w:rsidR="002A7EB0" w:rsidRPr="005771A2" w:rsidRDefault="002A7EB0" w:rsidP="009A4CD5">
            <w:pPr>
              <w:jc w:val="both"/>
              <w:rPr>
                <w:rFonts w:ascii="Arial" w:hAnsi="Arial" w:cs="Arial"/>
              </w:rPr>
            </w:pPr>
            <w:r w:rsidRPr="005771A2">
              <w:rPr>
                <w:rFonts w:ascii="Arial" w:hAnsi="Arial" w:cs="Arial"/>
              </w:rPr>
              <w:t>Gerenciamento de alterações</w:t>
            </w:r>
          </w:p>
        </w:tc>
        <w:tc>
          <w:tcPr>
            <w:tcW w:w="1892" w:type="dxa"/>
          </w:tcPr>
          <w:p w14:paraId="7146458B" w14:textId="77777777" w:rsidR="002A7EB0" w:rsidRPr="005771A2" w:rsidRDefault="002A7EB0" w:rsidP="009A4CD5">
            <w:pPr>
              <w:jc w:val="both"/>
              <w:rPr>
                <w:rFonts w:ascii="Arial" w:hAnsi="Arial" w:cs="Arial"/>
              </w:rPr>
            </w:pPr>
            <w:r w:rsidRPr="005771A2">
              <w:rPr>
                <w:rFonts w:ascii="Arial" w:hAnsi="Arial" w:cs="Arial"/>
              </w:rPr>
              <w:t>Alterações de bases de dados: alterações inadequadas são feitas na estrutura da base de dados e nos relacionamentos entre os dados.</w:t>
            </w:r>
          </w:p>
        </w:tc>
        <w:tc>
          <w:tcPr>
            <w:tcW w:w="2357" w:type="dxa"/>
          </w:tcPr>
          <w:p w14:paraId="2FE6E03B" w14:textId="77777777" w:rsidR="002A7EB0" w:rsidRPr="005771A2" w:rsidRDefault="002A7EB0" w:rsidP="009A4CD5">
            <w:pPr>
              <w:jc w:val="both"/>
              <w:rPr>
                <w:rFonts w:ascii="Arial" w:hAnsi="Arial" w:cs="Arial"/>
              </w:rPr>
            </w:pPr>
            <w:r w:rsidRPr="005771A2">
              <w:rPr>
                <w:rFonts w:ascii="Arial" w:hAnsi="Arial" w:cs="Arial"/>
              </w:rPr>
              <w:t>As alterações de bases de dados são devidamente testadas e aprovadas antes de passarem para o ambiente de produção.</w:t>
            </w:r>
          </w:p>
        </w:tc>
        <w:tc>
          <w:tcPr>
            <w:tcW w:w="2185" w:type="dxa"/>
          </w:tcPr>
          <w:p w14:paraId="4734FF4A" w14:textId="77777777" w:rsidR="002A7EB0" w:rsidRPr="005771A2" w:rsidRDefault="002A7EB0" w:rsidP="009A4CD5">
            <w:pPr>
              <w:jc w:val="both"/>
              <w:rPr>
                <w:rFonts w:ascii="Arial" w:hAnsi="Arial" w:cs="Arial"/>
              </w:rPr>
            </w:pPr>
            <w:r w:rsidRPr="005771A2">
              <w:rPr>
                <w:rFonts w:ascii="Arial" w:hAnsi="Arial" w:cs="Arial"/>
              </w:rPr>
              <w:t>N/A – não foram feitas alterações de bases de dados na entidade.</w:t>
            </w:r>
          </w:p>
        </w:tc>
        <w:tc>
          <w:tcPr>
            <w:tcW w:w="1819" w:type="dxa"/>
          </w:tcPr>
          <w:p w14:paraId="57329B23" w14:textId="77777777" w:rsidR="002A7EB0" w:rsidRPr="005771A2" w:rsidRDefault="002A7EB0" w:rsidP="009A4CD5">
            <w:pPr>
              <w:jc w:val="both"/>
              <w:rPr>
                <w:rFonts w:ascii="Arial" w:hAnsi="Arial" w:cs="Arial"/>
              </w:rPr>
            </w:pPr>
            <w:r w:rsidRPr="005771A2">
              <w:rPr>
                <w:rFonts w:ascii="Arial" w:hAnsi="Arial" w:cs="Arial"/>
              </w:rPr>
              <w:t xml:space="preserve">Sim ‒ para </w:t>
            </w:r>
            <w:r w:rsidRPr="005771A2">
              <w:rPr>
                <w:rFonts w:ascii="Arial" w:hAnsi="Arial" w:cs="Arial"/>
                <w:i/>
                <w:iCs/>
              </w:rPr>
              <w:t>software</w:t>
            </w:r>
            <w:r w:rsidRPr="005771A2">
              <w:rPr>
                <w:rFonts w:ascii="Arial" w:hAnsi="Arial" w:cs="Arial"/>
              </w:rPr>
              <w:t xml:space="preserve"> não comercial.</w:t>
            </w:r>
          </w:p>
        </w:tc>
        <w:tc>
          <w:tcPr>
            <w:tcW w:w="1421" w:type="dxa"/>
          </w:tcPr>
          <w:p w14:paraId="4B768513" w14:textId="77777777" w:rsidR="002A7EB0" w:rsidRPr="005771A2" w:rsidRDefault="002A7EB0" w:rsidP="009A4CD5">
            <w:pPr>
              <w:jc w:val="both"/>
              <w:rPr>
                <w:rFonts w:ascii="Arial" w:hAnsi="Arial" w:cs="Arial"/>
              </w:rPr>
            </w:pPr>
            <w:r w:rsidRPr="005771A2">
              <w:rPr>
                <w:rFonts w:ascii="Arial" w:hAnsi="Arial" w:cs="Arial"/>
              </w:rPr>
              <w:t xml:space="preserve">Sim. </w:t>
            </w:r>
          </w:p>
        </w:tc>
      </w:tr>
      <w:tr w:rsidR="002A7EB0" w:rsidRPr="005771A2" w14:paraId="7C396112" w14:textId="77777777" w:rsidTr="009A4CD5">
        <w:tc>
          <w:tcPr>
            <w:tcW w:w="1721" w:type="dxa"/>
          </w:tcPr>
          <w:p w14:paraId="4190AA4A" w14:textId="77777777" w:rsidR="002A7EB0" w:rsidRPr="005771A2" w:rsidRDefault="002A7EB0" w:rsidP="009A4CD5">
            <w:pPr>
              <w:jc w:val="both"/>
              <w:rPr>
                <w:rFonts w:ascii="Arial" w:hAnsi="Arial" w:cs="Arial"/>
              </w:rPr>
            </w:pPr>
            <w:r w:rsidRPr="005771A2">
              <w:rPr>
                <w:rFonts w:ascii="Arial" w:hAnsi="Arial" w:cs="Arial"/>
              </w:rPr>
              <w:t>Gerenciamento de alterações</w:t>
            </w:r>
          </w:p>
        </w:tc>
        <w:tc>
          <w:tcPr>
            <w:tcW w:w="1892" w:type="dxa"/>
          </w:tcPr>
          <w:p w14:paraId="65E1A143" w14:textId="77777777" w:rsidR="002A7EB0" w:rsidRPr="005771A2" w:rsidRDefault="002A7EB0" w:rsidP="009A4CD5">
            <w:pPr>
              <w:jc w:val="both"/>
              <w:rPr>
                <w:rFonts w:ascii="Arial" w:hAnsi="Arial" w:cs="Arial"/>
              </w:rPr>
            </w:pPr>
            <w:r w:rsidRPr="005771A2">
              <w:rPr>
                <w:rFonts w:ascii="Arial" w:hAnsi="Arial" w:cs="Arial"/>
              </w:rPr>
              <w:t xml:space="preserve">Alterações de </w:t>
            </w:r>
            <w:r w:rsidRPr="005771A2">
              <w:rPr>
                <w:rFonts w:ascii="Arial" w:hAnsi="Arial" w:cs="Arial"/>
                <w:i/>
                <w:iCs/>
              </w:rPr>
              <w:t>software</w:t>
            </w:r>
            <w:r w:rsidRPr="005771A2">
              <w:rPr>
                <w:rFonts w:ascii="Arial" w:hAnsi="Arial" w:cs="Arial"/>
              </w:rPr>
              <w:t xml:space="preserve"> de sistemas: Alterações inadequadas são feitas no </w:t>
            </w:r>
            <w:r w:rsidRPr="005771A2">
              <w:rPr>
                <w:rFonts w:ascii="Arial" w:hAnsi="Arial" w:cs="Arial"/>
                <w:i/>
                <w:iCs/>
              </w:rPr>
              <w:t>software</w:t>
            </w:r>
            <w:r w:rsidRPr="005771A2">
              <w:rPr>
                <w:rFonts w:ascii="Arial" w:hAnsi="Arial" w:cs="Arial"/>
              </w:rPr>
              <w:t xml:space="preserve"> de sistemas (por exemplo, sistema operacional, rede, </w:t>
            </w:r>
            <w:r w:rsidRPr="005771A2">
              <w:rPr>
                <w:rFonts w:ascii="Arial" w:hAnsi="Arial" w:cs="Arial"/>
                <w:i/>
                <w:iCs/>
              </w:rPr>
              <w:t>software</w:t>
            </w:r>
            <w:r w:rsidRPr="005771A2">
              <w:rPr>
                <w:rFonts w:ascii="Arial" w:hAnsi="Arial" w:cs="Arial"/>
              </w:rPr>
              <w:t xml:space="preserve"> de gerenciamento de alterações, </w:t>
            </w:r>
            <w:r w:rsidRPr="005771A2">
              <w:rPr>
                <w:rFonts w:ascii="Arial" w:hAnsi="Arial" w:cs="Arial"/>
                <w:i/>
                <w:iCs/>
              </w:rPr>
              <w:t>software</w:t>
            </w:r>
            <w:r w:rsidRPr="005771A2">
              <w:rPr>
                <w:rFonts w:ascii="Arial" w:hAnsi="Arial" w:cs="Arial"/>
              </w:rPr>
              <w:t xml:space="preserve"> de controle de acesso).</w:t>
            </w:r>
          </w:p>
        </w:tc>
        <w:tc>
          <w:tcPr>
            <w:tcW w:w="2357" w:type="dxa"/>
          </w:tcPr>
          <w:p w14:paraId="1BF47304" w14:textId="77777777" w:rsidR="002A7EB0" w:rsidRPr="005771A2" w:rsidRDefault="002A7EB0" w:rsidP="009A4CD5">
            <w:pPr>
              <w:jc w:val="both"/>
              <w:rPr>
                <w:rFonts w:ascii="Arial" w:hAnsi="Arial" w:cs="Arial"/>
              </w:rPr>
            </w:pPr>
            <w:r w:rsidRPr="005771A2">
              <w:rPr>
                <w:rFonts w:ascii="Arial" w:hAnsi="Arial" w:cs="Arial"/>
              </w:rPr>
              <w:t xml:space="preserve">As alterações no </w:t>
            </w:r>
            <w:r w:rsidRPr="005771A2">
              <w:rPr>
                <w:rFonts w:ascii="Arial" w:hAnsi="Arial" w:cs="Arial"/>
                <w:i/>
                <w:iCs/>
              </w:rPr>
              <w:t>software</w:t>
            </w:r>
            <w:r w:rsidRPr="005771A2">
              <w:rPr>
                <w:rFonts w:ascii="Arial" w:hAnsi="Arial" w:cs="Arial"/>
              </w:rPr>
              <w:t xml:space="preserve"> de sistemas são devidamente testadas e aprovadas antes de passarem para o ambiente de produção.</w:t>
            </w:r>
          </w:p>
        </w:tc>
        <w:tc>
          <w:tcPr>
            <w:tcW w:w="2185" w:type="dxa"/>
          </w:tcPr>
          <w:p w14:paraId="0BED149B" w14:textId="77777777" w:rsidR="002A7EB0" w:rsidRPr="005771A2" w:rsidRDefault="002A7EB0" w:rsidP="009A4CD5">
            <w:pPr>
              <w:jc w:val="both"/>
              <w:rPr>
                <w:rFonts w:ascii="Arial" w:hAnsi="Arial" w:cs="Arial"/>
              </w:rPr>
            </w:pPr>
            <w:r w:rsidRPr="005771A2">
              <w:rPr>
                <w:rFonts w:ascii="Arial" w:hAnsi="Arial" w:cs="Arial"/>
              </w:rPr>
              <w:t xml:space="preserve">N/A – não foram feitas alterações em </w:t>
            </w:r>
            <w:r w:rsidRPr="005771A2">
              <w:rPr>
                <w:rFonts w:ascii="Arial" w:hAnsi="Arial" w:cs="Arial"/>
                <w:i/>
                <w:iCs/>
              </w:rPr>
              <w:t>softwares</w:t>
            </w:r>
            <w:r w:rsidRPr="005771A2">
              <w:rPr>
                <w:rFonts w:ascii="Arial" w:hAnsi="Arial" w:cs="Arial"/>
              </w:rPr>
              <w:t xml:space="preserve"> na entidade.</w:t>
            </w:r>
          </w:p>
        </w:tc>
        <w:tc>
          <w:tcPr>
            <w:tcW w:w="1819" w:type="dxa"/>
          </w:tcPr>
          <w:p w14:paraId="213C41F9" w14:textId="77777777" w:rsidR="002A7EB0" w:rsidRPr="005771A2" w:rsidRDefault="002A7EB0" w:rsidP="009A4CD5">
            <w:pPr>
              <w:jc w:val="both"/>
              <w:rPr>
                <w:rFonts w:ascii="Arial" w:hAnsi="Arial" w:cs="Arial"/>
              </w:rPr>
            </w:pPr>
            <w:r w:rsidRPr="005771A2">
              <w:rPr>
                <w:rFonts w:ascii="Arial" w:hAnsi="Arial" w:cs="Arial"/>
              </w:rPr>
              <w:t xml:space="preserve">Sim. </w:t>
            </w:r>
          </w:p>
        </w:tc>
        <w:tc>
          <w:tcPr>
            <w:tcW w:w="1421" w:type="dxa"/>
          </w:tcPr>
          <w:p w14:paraId="1FBBA1C2"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22E98283" w14:textId="77777777" w:rsidTr="009A4CD5">
        <w:tc>
          <w:tcPr>
            <w:tcW w:w="1721" w:type="dxa"/>
          </w:tcPr>
          <w:p w14:paraId="404DE853" w14:textId="77777777" w:rsidR="002A7EB0" w:rsidRPr="005771A2" w:rsidRDefault="002A7EB0" w:rsidP="009A4CD5">
            <w:pPr>
              <w:jc w:val="both"/>
              <w:rPr>
                <w:rFonts w:ascii="Arial" w:hAnsi="Arial" w:cs="Arial"/>
              </w:rPr>
            </w:pPr>
            <w:r w:rsidRPr="005771A2">
              <w:rPr>
                <w:rFonts w:ascii="Arial" w:hAnsi="Arial" w:cs="Arial"/>
              </w:rPr>
              <w:t>Gerenciamento de alterações</w:t>
            </w:r>
          </w:p>
        </w:tc>
        <w:tc>
          <w:tcPr>
            <w:tcW w:w="1892" w:type="dxa"/>
          </w:tcPr>
          <w:p w14:paraId="07D68A81" w14:textId="77777777" w:rsidR="002A7EB0" w:rsidRPr="005771A2" w:rsidRDefault="002A7EB0" w:rsidP="009A4CD5">
            <w:pPr>
              <w:jc w:val="both"/>
              <w:rPr>
                <w:rFonts w:ascii="Arial" w:hAnsi="Arial" w:cs="Arial"/>
              </w:rPr>
            </w:pPr>
            <w:r w:rsidRPr="005771A2">
              <w:rPr>
                <w:rFonts w:ascii="Arial" w:hAnsi="Arial" w:cs="Arial"/>
              </w:rPr>
              <w:t>Conversão de dados: os dados convertidos de sistemas legados ou versões anteriores introduzem erros de dados se a conversão transferir dados incompletos, redundantes, obsoletos ou imprecisos.</w:t>
            </w:r>
          </w:p>
        </w:tc>
        <w:tc>
          <w:tcPr>
            <w:tcW w:w="2357" w:type="dxa"/>
          </w:tcPr>
          <w:p w14:paraId="4C8C1BE1" w14:textId="77777777" w:rsidR="002A7EB0" w:rsidRPr="005771A2" w:rsidRDefault="002A7EB0" w:rsidP="009A4CD5">
            <w:pPr>
              <w:jc w:val="both"/>
              <w:rPr>
                <w:rFonts w:ascii="Arial" w:hAnsi="Arial" w:cs="Arial"/>
              </w:rPr>
            </w:pPr>
            <w:r w:rsidRPr="005771A2">
              <w:rPr>
                <w:rFonts w:ascii="Arial" w:hAnsi="Arial" w:cs="Arial"/>
              </w:rPr>
              <w:t>A administração aprova os resultados da conversão de dados (por exemplo, atividades de balanceamento e conciliação) do sistema de aplicativo antigo ou da estrutura de dados antiga para o novo sistema de aplicativo ou nova estrutura de dados e monitora se a conversão é realizada de acordo com as políticas e procedimentos de conversão estabelecidos.</w:t>
            </w:r>
          </w:p>
        </w:tc>
        <w:tc>
          <w:tcPr>
            <w:tcW w:w="2185" w:type="dxa"/>
          </w:tcPr>
          <w:p w14:paraId="3616563D" w14:textId="77777777" w:rsidR="002A7EB0" w:rsidRPr="005771A2" w:rsidRDefault="002A7EB0" w:rsidP="009A4CD5">
            <w:pPr>
              <w:jc w:val="both"/>
              <w:rPr>
                <w:rFonts w:ascii="Arial" w:hAnsi="Arial" w:cs="Arial"/>
              </w:rPr>
            </w:pPr>
            <w:r w:rsidRPr="005771A2">
              <w:rPr>
                <w:rFonts w:ascii="Arial" w:hAnsi="Arial" w:cs="Arial"/>
              </w:rPr>
              <w:t>N/A – enderaçadas por meio de controles manuais.</w:t>
            </w:r>
          </w:p>
        </w:tc>
        <w:tc>
          <w:tcPr>
            <w:tcW w:w="1819" w:type="dxa"/>
          </w:tcPr>
          <w:p w14:paraId="11F7314A" w14:textId="77777777" w:rsidR="002A7EB0" w:rsidRPr="005771A2" w:rsidRDefault="002A7EB0" w:rsidP="009A4CD5">
            <w:pPr>
              <w:jc w:val="both"/>
              <w:rPr>
                <w:rFonts w:ascii="Arial" w:hAnsi="Arial" w:cs="Arial"/>
              </w:rPr>
            </w:pPr>
            <w:r w:rsidRPr="005771A2">
              <w:rPr>
                <w:rFonts w:ascii="Arial" w:hAnsi="Arial" w:cs="Arial"/>
              </w:rPr>
              <w:t>Sim.</w:t>
            </w:r>
          </w:p>
        </w:tc>
        <w:tc>
          <w:tcPr>
            <w:tcW w:w="1421" w:type="dxa"/>
          </w:tcPr>
          <w:p w14:paraId="532A902A"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4BAF68B1" w14:textId="77777777" w:rsidTr="009A4CD5">
        <w:tc>
          <w:tcPr>
            <w:tcW w:w="1721" w:type="dxa"/>
            <w:vMerge w:val="restart"/>
          </w:tcPr>
          <w:p w14:paraId="73409A9A" w14:textId="77777777" w:rsidR="002A7EB0" w:rsidRPr="005771A2" w:rsidRDefault="002A7EB0" w:rsidP="009A4CD5">
            <w:pPr>
              <w:jc w:val="both"/>
              <w:rPr>
                <w:rFonts w:ascii="Arial" w:hAnsi="Arial" w:cs="Arial"/>
              </w:rPr>
            </w:pPr>
            <w:r w:rsidRPr="005771A2">
              <w:rPr>
                <w:rFonts w:ascii="Arial" w:hAnsi="Arial" w:cs="Arial"/>
              </w:rPr>
              <w:t>Operações de TI</w:t>
            </w:r>
          </w:p>
        </w:tc>
        <w:tc>
          <w:tcPr>
            <w:tcW w:w="1892" w:type="dxa"/>
            <w:vMerge w:val="restart"/>
          </w:tcPr>
          <w:p w14:paraId="1077FCEF" w14:textId="77777777" w:rsidR="002A7EB0" w:rsidRPr="005771A2" w:rsidRDefault="002A7EB0" w:rsidP="009A4CD5">
            <w:pPr>
              <w:jc w:val="both"/>
              <w:rPr>
                <w:rFonts w:ascii="Arial" w:hAnsi="Arial" w:cs="Arial"/>
              </w:rPr>
            </w:pPr>
            <w:r w:rsidRPr="005771A2">
              <w:rPr>
                <w:rFonts w:ascii="Arial" w:hAnsi="Arial" w:cs="Arial"/>
              </w:rPr>
              <w:t>Rede: a rede não evita adequadamente o acesso inadequado de usuários não autorizados a sistemas de informações.</w:t>
            </w:r>
          </w:p>
        </w:tc>
        <w:tc>
          <w:tcPr>
            <w:tcW w:w="2357" w:type="dxa"/>
          </w:tcPr>
          <w:p w14:paraId="662F2162" w14:textId="77777777" w:rsidR="002A7EB0" w:rsidRPr="005771A2" w:rsidRDefault="002A7EB0" w:rsidP="009A4CD5">
            <w:pPr>
              <w:jc w:val="both"/>
              <w:rPr>
                <w:rFonts w:ascii="Arial" w:hAnsi="Arial" w:cs="Arial"/>
              </w:rPr>
            </w:pPr>
            <w:r w:rsidRPr="005771A2">
              <w:rPr>
                <w:rFonts w:ascii="Arial" w:hAnsi="Arial" w:cs="Arial"/>
              </w:rPr>
              <w:t>O acesso é autenticado por meio de identificações (IDs), senhas de usuários exclusivas ou outros métodos como mecanismo para validar que os usuários estão autorizados a terem acesso ao sistema. Os parâmetros de senha estão de acordo com as políticas e normas profissionais ou da companhia (por exemplo, tamanho mínimo da senha e complexidade, expiração, bloqueio de conta).</w:t>
            </w:r>
          </w:p>
        </w:tc>
        <w:tc>
          <w:tcPr>
            <w:tcW w:w="2185" w:type="dxa"/>
          </w:tcPr>
          <w:p w14:paraId="39208E29" w14:textId="77777777" w:rsidR="002A7EB0" w:rsidRPr="005771A2" w:rsidRDefault="002A7EB0" w:rsidP="009A4CD5">
            <w:pPr>
              <w:jc w:val="both"/>
              <w:rPr>
                <w:rFonts w:ascii="Arial" w:hAnsi="Arial" w:cs="Arial"/>
              </w:rPr>
            </w:pPr>
            <w:r w:rsidRPr="005771A2">
              <w:rPr>
                <w:rFonts w:ascii="Arial" w:hAnsi="Arial" w:cs="Arial"/>
              </w:rPr>
              <w:t>N/A – não existe nenhum método de autenticação de rede separado.</w:t>
            </w:r>
          </w:p>
        </w:tc>
        <w:tc>
          <w:tcPr>
            <w:tcW w:w="1819" w:type="dxa"/>
          </w:tcPr>
          <w:p w14:paraId="30FA8167" w14:textId="77777777" w:rsidR="002A7EB0" w:rsidRPr="005771A2" w:rsidRDefault="002A7EB0" w:rsidP="009A4CD5">
            <w:pPr>
              <w:jc w:val="both"/>
              <w:rPr>
                <w:rFonts w:ascii="Arial" w:hAnsi="Arial" w:cs="Arial"/>
              </w:rPr>
            </w:pPr>
            <w:r w:rsidRPr="005771A2">
              <w:rPr>
                <w:rFonts w:ascii="Arial" w:hAnsi="Arial" w:cs="Arial"/>
              </w:rPr>
              <w:t>Sim.</w:t>
            </w:r>
          </w:p>
        </w:tc>
        <w:tc>
          <w:tcPr>
            <w:tcW w:w="1421" w:type="dxa"/>
          </w:tcPr>
          <w:p w14:paraId="15432356"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0A5881D2" w14:textId="77777777" w:rsidTr="009A4CD5">
        <w:tc>
          <w:tcPr>
            <w:tcW w:w="1721" w:type="dxa"/>
            <w:vMerge/>
          </w:tcPr>
          <w:p w14:paraId="23502EF6" w14:textId="77777777" w:rsidR="002A7EB0" w:rsidRPr="005771A2" w:rsidRDefault="002A7EB0" w:rsidP="009A4CD5">
            <w:pPr>
              <w:jc w:val="both"/>
              <w:rPr>
                <w:rFonts w:ascii="Arial" w:hAnsi="Arial" w:cs="Arial"/>
              </w:rPr>
            </w:pPr>
          </w:p>
        </w:tc>
        <w:tc>
          <w:tcPr>
            <w:tcW w:w="1892" w:type="dxa"/>
            <w:vMerge/>
          </w:tcPr>
          <w:p w14:paraId="562652FB" w14:textId="77777777" w:rsidR="002A7EB0" w:rsidRPr="005771A2" w:rsidRDefault="002A7EB0" w:rsidP="009A4CD5">
            <w:pPr>
              <w:jc w:val="both"/>
              <w:rPr>
                <w:rFonts w:ascii="Arial" w:hAnsi="Arial" w:cs="Arial"/>
              </w:rPr>
            </w:pPr>
          </w:p>
        </w:tc>
        <w:tc>
          <w:tcPr>
            <w:tcW w:w="2357" w:type="dxa"/>
          </w:tcPr>
          <w:p w14:paraId="174A4931" w14:textId="77777777" w:rsidR="002A7EB0" w:rsidRPr="005771A2" w:rsidRDefault="002A7EB0" w:rsidP="009A4CD5">
            <w:pPr>
              <w:jc w:val="both"/>
              <w:rPr>
                <w:rFonts w:ascii="Arial" w:hAnsi="Arial" w:cs="Arial"/>
              </w:rPr>
            </w:pPr>
            <w:r w:rsidRPr="005771A2">
              <w:rPr>
                <w:rFonts w:ascii="Arial" w:hAnsi="Arial" w:cs="Arial"/>
              </w:rPr>
              <w:t>A rede está arquitetada para segmentar aplicativos baseados na internet a partir da rede interna, onde aplicativos de controles internos de relatórios financeiros (ICFR) relevantes são acessados.</w:t>
            </w:r>
          </w:p>
        </w:tc>
        <w:tc>
          <w:tcPr>
            <w:tcW w:w="2185" w:type="dxa"/>
          </w:tcPr>
          <w:p w14:paraId="17E6A6C2" w14:textId="77777777" w:rsidR="002A7EB0" w:rsidRPr="005771A2" w:rsidRDefault="002A7EB0" w:rsidP="009A4CD5">
            <w:pPr>
              <w:jc w:val="both"/>
              <w:rPr>
                <w:rFonts w:ascii="Arial" w:hAnsi="Arial" w:cs="Arial"/>
              </w:rPr>
            </w:pPr>
            <w:r w:rsidRPr="005771A2">
              <w:rPr>
                <w:rFonts w:ascii="Arial" w:hAnsi="Arial" w:cs="Arial"/>
              </w:rPr>
              <w:t>N/A – nenhuma segmentação de rede é empregada.</w:t>
            </w:r>
          </w:p>
        </w:tc>
        <w:tc>
          <w:tcPr>
            <w:tcW w:w="1819" w:type="dxa"/>
          </w:tcPr>
          <w:p w14:paraId="06981EAC" w14:textId="77777777" w:rsidR="002A7EB0" w:rsidRPr="005771A2" w:rsidRDefault="002A7EB0" w:rsidP="009A4CD5">
            <w:pPr>
              <w:jc w:val="both"/>
              <w:rPr>
                <w:rFonts w:ascii="Arial" w:hAnsi="Arial" w:cs="Arial"/>
              </w:rPr>
            </w:pPr>
            <w:r w:rsidRPr="005771A2">
              <w:rPr>
                <w:rFonts w:ascii="Arial" w:hAnsi="Arial" w:cs="Arial"/>
              </w:rPr>
              <w:t>Sim ‒ com julgamento.</w:t>
            </w:r>
          </w:p>
        </w:tc>
        <w:tc>
          <w:tcPr>
            <w:tcW w:w="1421" w:type="dxa"/>
          </w:tcPr>
          <w:p w14:paraId="14DD56D2" w14:textId="77777777" w:rsidR="002A7EB0" w:rsidRPr="005771A2" w:rsidRDefault="002A7EB0" w:rsidP="009A4CD5">
            <w:pPr>
              <w:jc w:val="both"/>
              <w:rPr>
                <w:rFonts w:ascii="Arial" w:hAnsi="Arial" w:cs="Arial"/>
              </w:rPr>
            </w:pPr>
            <w:r w:rsidRPr="005771A2">
              <w:rPr>
                <w:rFonts w:ascii="Arial" w:hAnsi="Arial" w:cs="Arial"/>
              </w:rPr>
              <w:t>Sim ‒ com julgamento.</w:t>
            </w:r>
          </w:p>
        </w:tc>
      </w:tr>
      <w:tr w:rsidR="002A7EB0" w:rsidRPr="005771A2" w14:paraId="591819D2" w14:textId="77777777" w:rsidTr="009A4CD5">
        <w:tc>
          <w:tcPr>
            <w:tcW w:w="1721" w:type="dxa"/>
            <w:vMerge/>
          </w:tcPr>
          <w:p w14:paraId="00790C5E" w14:textId="77777777" w:rsidR="002A7EB0" w:rsidRPr="005771A2" w:rsidRDefault="002A7EB0" w:rsidP="009A4CD5">
            <w:pPr>
              <w:jc w:val="both"/>
              <w:rPr>
                <w:rFonts w:ascii="Arial" w:hAnsi="Arial" w:cs="Arial"/>
              </w:rPr>
            </w:pPr>
          </w:p>
        </w:tc>
        <w:tc>
          <w:tcPr>
            <w:tcW w:w="1892" w:type="dxa"/>
            <w:vMerge/>
          </w:tcPr>
          <w:p w14:paraId="3EDC12AB" w14:textId="77777777" w:rsidR="002A7EB0" w:rsidRPr="005771A2" w:rsidRDefault="002A7EB0" w:rsidP="009A4CD5">
            <w:pPr>
              <w:jc w:val="both"/>
              <w:rPr>
                <w:rFonts w:ascii="Arial" w:hAnsi="Arial" w:cs="Arial"/>
              </w:rPr>
            </w:pPr>
          </w:p>
        </w:tc>
        <w:tc>
          <w:tcPr>
            <w:tcW w:w="2357" w:type="dxa"/>
          </w:tcPr>
          <w:p w14:paraId="1BC4FD85" w14:textId="77777777" w:rsidR="002A7EB0" w:rsidRPr="005771A2" w:rsidRDefault="002A7EB0" w:rsidP="009A4CD5">
            <w:pPr>
              <w:jc w:val="both"/>
              <w:rPr>
                <w:rFonts w:ascii="Arial" w:hAnsi="Arial" w:cs="Arial"/>
              </w:rPr>
            </w:pPr>
            <w:r w:rsidRPr="005771A2">
              <w:rPr>
                <w:rFonts w:ascii="Arial" w:hAnsi="Arial" w:cs="Arial"/>
              </w:rPr>
              <w:t>São realizadas periodicamente varreduras de vulnerabilidades do perímetro da rede pela equipe de gerenciamento de rede, que também investiga potenciais vulnerabilidades.</w:t>
            </w:r>
          </w:p>
        </w:tc>
        <w:tc>
          <w:tcPr>
            <w:tcW w:w="2185" w:type="dxa"/>
          </w:tcPr>
          <w:p w14:paraId="6F3E9C9F" w14:textId="77777777" w:rsidR="002A7EB0" w:rsidRPr="005771A2" w:rsidRDefault="002A7EB0" w:rsidP="009A4CD5">
            <w:pPr>
              <w:jc w:val="both"/>
              <w:rPr>
                <w:rFonts w:ascii="Arial" w:hAnsi="Arial" w:cs="Arial"/>
              </w:rPr>
            </w:pPr>
            <w:r w:rsidRPr="005771A2">
              <w:rPr>
                <w:rFonts w:ascii="Arial" w:hAnsi="Arial" w:cs="Arial"/>
              </w:rPr>
              <w:t>N/A.</w:t>
            </w:r>
          </w:p>
        </w:tc>
        <w:tc>
          <w:tcPr>
            <w:tcW w:w="1819" w:type="dxa"/>
          </w:tcPr>
          <w:p w14:paraId="500B80A3" w14:textId="77777777" w:rsidR="002A7EB0" w:rsidRPr="005771A2" w:rsidRDefault="002A7EB0" w:rsidP="009A4CD5">
            <w:pPr>
              <w:jc w:val="both"/>
              <w:rPr>
                <w:rFonts w:ascii="Arial" w:hAnsi="Arial" w:cs="Arial"/>
              </w:rPr>
            </w:pPr>
            <w:r w:rsidRPr="005771A2">
              <w:rPr>
                <w:rFonts w:ascii="Arial" w:hAnsi="Arial" w:cs="Arial"/>
              </w:rPr>
              <w:t>Sim ‒ com julgamento.</w:t>
            </w:r>
          </w:p>
        </w:tc>
        <w:tc>
          <w:tcPr>
            <w:tcW w:w="1421" w:type="dxa"/>
          </w:tcPr>
          <w:p w14:paraId="6452D73D" w14:textId="77777777" w:rsidR="002A7EB0" w:rsidRPr="005771A2" w:rsidRDefault="002A7EB0" w:rsidP="009A4CD5">
            <w:pPr>
              <w:jc w:val="both"/>
              <w:rPr>
                <w:rFonts w:ascii="Arial" w:hAnsi="Arial" w:cs="Arial"/>
              </w:rPr>
            </w:pPr>
            <w:r w:rsidRPr="005771A2">
              <w:rPr>
                <w:rFonts w:ascii="Arial" w:hAnsi="Arial" w:cs="Arial"/>
              </w:rPr>
              <w:t>Sim ‒ com julgamento.</w:t>
            </w:r>
          </w:p>
        </w:tc>
      </w:tr>
      <w:tr w:rsidR="002A7EB0" w:rsidRPr="005771A2" w14:paraId="559FB881" w14:textId="77777777" w:rsidTr="009A4CD5">
        <w:tc>
          <w:tcPr>
            <w:tcW w:w="1721" w:type="dxa"/>
            <w:vMerge/>
          </w:tcPr>
          <w:p w14:paraId="0CA38541" w14:textId="77777777" w:rsidR="002A7EB0" w:rsidRPr="005771A2" w:rsidRDefault="002A7EB0" w:rsidP="009A4CD5">
            <w:pPr>
              <w:jc w:val="both"/>
              <w:rPr>
                <w:rFonts w:ascii="Arial" w:hAnsi="Arial" w:cs="Arial"/>
              </w:rPr>
            </w:pPr>
          </w:p>
        </w:tc>
        <w:tc>
          <w:tcPr>
            <w:tcW w:w="1892" w:type="dxa"/>
            <w:vMerge/>
          </w:tcPr>
          <w:p w14:paraId="783BBAAB" w14:textId="77777777" w:rsidR="002A7EB0" w:rsidRPr="005771A2" w:rsidRDefault="002A7EB0" w:rsidP="009A4CD5">
            <w:pPr>
              <w:jc w:val="both"/>
              <w:rPr>
                <w:rFonts w:ascii="Arial" w:hAnsi="Arial" w:cs="Arial"/>
              </w:rPr>
            </w:pPr>
          </w:p>
        </w:tc>
        <w:tc>
          <w:tcPr>
            <w:tcW w:w="2357" w:type="dxa"/>
          </w:tcPr>
          <w:p w14:paraId="26752AD5" w14:textId="77777777" w:rsidR="002A7EB0" w:rsidRPr="005771A2" w:rsidRDefault="002A7EB0" w:rsidP="009A4CD5">
            <w:pPr>
              <w:jc w:val="both"/>
              <w:rPr>
                <w:rFonts w:ascii="Arial" w:hAnsi="Arial" w:cs="Arial"/>
              </w:rPr>
            </w:pPr>
            <w:r w:rsidRPr="005771A2">
              <w:rPr>
                <w:rFonts w:ascii="Arial" w:hAnsi="Arial" w:cs="Arial"/>
              </w:rPr>
              <w:t>São gerados periodicamente alertas de notificação de ameaças identificadas pelos sistemas de detecção de intrusão. Essas ameaças são investigadas pela equipe de gerenciamento de rede.</w:t>
            </w:r>
            <w:r w:rsidRPr="005771A2">
              <w:rPr>
                <w:rFonts w:ascii="Arial" w:hAnsi="Arial" w:cs="Arial"/>
              </w:rPr>
              <w:tab/>
            </w:r>
          </w:p>
        </w:tc>
        <w:tc>
          <w:tcPr>
            <w:tcW w:w="2185" w:type="dxa"/>
          </w:tcPr>
          <w:p w14:paraId="77F8F8D4" w14:textId="77777777" w:rsidR="002A7EB0" w:rsidRPr="005771A2" w:rsidRDefault="002A7EB0" w:rsidP="009A4CD5">
            <w:pPr>
              <w:jc w:val="both"/>
              <w:rPr>
                <w:rFonts w:ascii="Arial" w:hAnsi="Arial" w:cs="Arial"/>
              </w:rPr>
            </w:pPr>
            <w:r w:rsidRPr="005771A2">
              <w:rPr>
                <w:rFonts w:ascii="Arial" w:hAnsi="Arial" w:cs="Arial"/>
              </w:rPr>
              <w:t>N/A.</w:t>
            </w:r>
          </w:p>
        </w:tc>
        <w:tc>
          <w:tcPr>
            <w:tcW w:w="1819" w:type="dxa"/>
          </w:tcPr>
          <w:p w14:paraId="256ED9D9" w14:textId="77777777" w:rsidR="002A7EB0" w:rsidRPr="005771A2" w:rsidRDefault="002A7EB0" w:rsidP="009A4CD5">
            <w:pPr>
              <w:jc w:val="both"/>
              <w:rPr>
                <w:rFonts w:ascii="Arial" w:hAnsi="Arial" w:cs="Arial"/>
              </w:rPr>
            </w:pPr>
            <w:r w:rsidRPr="005771A2">
              <w:rPr>
                <w:rFonts w:ascii="Arial" w:hAnsi="Arial" w:cs="Arial"/>
              </w:rPr>
              <w:t>Sim ‒ com julgamento.</w:t>
            </w:r>
          </w:p>
        </w:tc>
        <w:tc>
          <w:tcPr>
            <w:tcW w:w="1421" w:type="dxa"/>
          </w:tcPr>
          <w:p w14:paraId="28A824FD" w14:textId="77777777" w:rsidR="002A7EB0" w:rsidRPr="005771A2" w:rsidRDefault="002A7EB0" w:rsidP="009A4CD5">
            <w:pPr>
              <w:jc w:val="both"/>
              <w:rPr>
                <w:rFonts w:ascii="Arial" w:hAnsi="Arial" w:cs="Arial"/>
              </w:rPr>
            </w:pPr>
            <w:r w:rsidRPr="005771A2">
              <w:rPr>
                <w:rFonts w:ascii="Arial" w:hAnsi="Arial" w:cs="Arial"/>
              </w:rPr>
              <w:t>Sim ‒ com julgamento.</w:t>
            </w:r>
          </w:p>
        </w:tc>
      </w:tr>
      <w:tr w:rsidR="002A7EB0" w:rsidRPr="005771A2" w14:paraId="0F18733A" w14:textId="77777777" w:rsidTr="009A4CD5">
        <w:tc>
          <w:tcPr>
            <w:tcW w:w="1721" w:type="dxa"/>
            <w:vMerge/>
          </w:tcPr>
          <w:p w14:paraId="6B760859" w14:textId="77777777" w:rsidR="002A7EB0" w:rsidRPr="005771A2" w:rsidRDefault="002A7EB0" w:rsidP="009A4CD5">
            <w:pPr>
              <w:jc w:val="both"/>
              <w:rPr>
                <w:rFonts w:ascii="Arial" w:hAnsi="Arial" w:cs="Arial"/>
              </w:rPr>
            </w:pPr>
          </w:p>
        </w:tc>
        <w:tc>
          <w:tcPr>
            <w:tcW w:w="1892" w:type="dxa"/>
            <w:vMerge/>
          </w:tcPr>
          <w:p w14:paraId="2A2B3638" w14:textId="77777777" w:rsidR="002A7EB0" w:rsidRPr="005771A2" w:rsidRDefault="002A7EB0" w:rsidP="009A4CD5">
            <w:pPr>
              <w:jc w:val="both"/>
              <w:rPr>
                <w:rFonts w:ascii="Arial" w:hAnsi="Arial" w:cs="Arial"/>
              </w:rPr>
            </w:pPr>
          </w:p>
        </w:tc>
        <w:tc>
          <w:tcPr>
            <w:tcW w:w="2357" w:type="dxa"/>
          </w:tcPr>
          <w:p w14:paraId="56CBCDCC" w14:textId="77777777" w:rsidR="002A7EB0" w:rsidRPr="005771A2" w:rsidRDefault="002A7EB0" w:rsidP="009A4CD5">
            <w:pPr>
              <w:jc w:val="both"/>
              <w:rPr>
                <w:rFonts w:ascii="Arial" w:hAnsi="Arial" w:cs="Arial"/>
              </w:rPr>
            </w:pPr>
            <w:r w:rsidRPr="005771A2">
              <w:rPr>
                <w:rFonts w:ascii="Arial" w:hAnsi="Arial" w:cs="Arial"/>
              </w:rPr>
              <w:t>São implementados controles para restringir o acesso a Rede Privada Virtual (VPN - Virtual Private Network) a usuários autorizados e adequados.</w:t>
            </w:r>
          </w:p>
        </w:tc>
        <w:tc>
          <w:tcPr>
            <w:tcW w:w="2185" w:type="dxa"/>
          </w:tcPr>
          <w:p w14:paraId="63A2E193" w14:textId="77777777" w:rsidR="002A7EB0" w:rsidRPr="005771A2" w:rsidRDefault="002A7EB0" w:rsidP="009A4CD5">
            <w:pPr>
              <w:jc w:val="both"/>
              <w:rPr>
                <w:rFonts w:ascii="Arial" w:hAnsi="Arial" w:cs="Arial"/>
              </w:rPr>
            </w:pPr>
            <w:r w:rsidRPr="005771A2">
              <w:rPr>
                <w:rFonts w:ascii="Arial" w:hAnsi="Arial" w:cs="Arial"/>
              </w:rPr>
              <w:t>N/A – nenhuma Rede Privada Virtual (VPN).</w:t>
            </w:r>
          </w:p>
        </w:tc>
        <w:tc>
          <w:tcPr>
            <w:tcW w:w="1819" w:type="dxa"/>
          </w:tcPr>
          <w:p w14:paraId="7AB4B5C4" w14:textId="77777777" w:rsidR="002A7EB0" w:rsidRPr="005771A2" w:rsidRDefault="002A7EB0" w:rsidP="009A4CD5">
            <w:pPr>
              <w:jc w:val="both"/>
              <w:rPr>
                <w:rFonts w:ascii="Arial" w:hAnsi="Arial" w:cs="Arial"/>
              </w:rPr>
            </w:pPr>
            <w:r w:rsidRPr="005771A2">
              <w:rPr>
                <w:rFonts w:ascii="Arial" w:hAnsi="Arial" w:cs="Arial"/>
              </w:rPr>
              <w:t>Sim ‒ com julgamento.</w:t>
            </w:r>
          </w:p>
        </w:tc>
        <w:tc>
          <w:tcPr>
            <w:tcW w:w="1421" w:type="dxa"/>
          </w:tcPr>
          <w:p w14:paraId="01AE1997" w14:textId="77777777" w:rsidR="002A7EB0" w:rsidRPr="005771A2" w:rsidRDefault="002A7EB0" w:rsidP="009A4CD5">
            <w:pPr>
              <w:jc w:val="both"/>
              <w:rPr>
                <w:rFonts w:ascii="Arial" w:hAnsi="Arial" w:cs="Arial"/>
              </w:rPr>
            </w:pPr>
            <w:r w:rsidRPr="005771A2">
              <w:rPr>
                <w:rFonts w:ascii="Arial" w:hAnsi="Arial" w:cs="Arial"/>
              </w:rPr>
              <w:t>Sim ‒ com julgamento.</w:t>
            </w:r>
          </w:p>
        </w:tc>
      </w:tr>
      <w:tr w:rsidR="002A7EB0" w:rsidRPr="005771A2" w14:paraId="6DA97281" w14:textId="77777777" w:rsidTr="009A4CD5">
        <w:tc>
          <w:tcPr>
            <w:tcW w:w="1721" w:type="dxa"/>
          </w:tcPr>
          <w:p w14:paraId="3809227C" w14:textId="77777777" w:rsidR="002A7EB0" w:rsidRPr="005771A2" w:rsidRDefault="002A7EB0" w:rsidP="009A4CD5">
            <w:pPr>
              <w:jc w:val="both"/>
              <w:rPr>
                <w:rFonts w:ascii="Arial" w:hAnsi="Arial" w:cs="Arial"/>
              </w:rPr>
            </w:pPr>
            <w:r w:rsidRPr="005771A2">
              <w:rPr>
                <w:rFonts w:ascii="Arial" w:hAnsi="Arial" w:cs="Arial"/>
              </w:rPr>
              <w:t>Operações de TI</w:t>
            </w:r>
          </w:p>
        </w:tc>
        <w:tc>
          <w:tcPr>
            <w:tcW w:w="1892" w:type="dxa"/>
          </w:tcPr>
          <w:p w14:paraId="517CB22F" w14:textId="77777777" w:rsidR="002A7EB0" w:rsidRPr="005771A2" w:rsidRDefault="002A7EB0" w:rsidP="009A4CD5">
            <w:pPr>
              <w:jc w:val="both"/>
              <w:rPr>
                <w:rFonts w:ascii="Arial" w:hAnsi="Arial" w:cs="Arial"/>
              </w:rPr>
            </w:pPr>
            <w:r w:rsidRPr="005771A2">
              <w:rPr>
                <w:rFonts w:ascii="Arial" w:hAnsi="Arial" w:cs="Arial"/>
                <w:i/>
                <w:iCs/>
              </w:rPr>
              <w:t>Backup</w:t>
            </w:r>
            <w:r w:rsidRPr="005771A2">
              <w:rPr>
                <w:rFonts w:ascii="Arial" w:hAnsi="Arial" w:cs="Arial"/>
              </w:rPr>
              <w:t xml:space="preserve"> e recuperação de dados: os dados financeiros não podem ser recuperados ou acessados tempestivamente quando ocorre  perda de dados.</w:t>
            </w:r>
          </w:p>
        </w:tc>
        <w:tc>
          <w:tcPr>
            <w:tcW w:w="2357" w:type="dxa"/>
          </w:tcPr>
          <w:p w14:paraId="37CC8553" w14:textId="77777777" w:rsidR="002A7EB0" w:rsidRPr="005771A2" w:rsidRDefault="002A7EB0" w:rsidP="009A4CD5">
            <w:pPr>
              <w:jc w:val="both"/>
              <w:rPr>
                <w:rFonts w:ascii="Arial" w:hAnsi="Arial" w:cs="Arial"/>
              </w:rPr>
            </w:pPr>
            <w:r w:rsidRPr="005771A2">
              <w:rPr>
                <w:rFonts w:ascii="Arial" w:hAnsi="Arial" w:cs="Arial"/>
              </w:rPr>
              <w:t xml:space="preserve">É feito regularmente </w:t>
            </w:r>
            <w:r w:rsidRPr="005771A2">
              <w:rPr>
                <w:rFonts w:ascii="Arial" w:hAnsi="Arial" w:cs="Arial"/>
                <w:i/>
                <w:iCs/>
              </w:rPr>
              <w:t>backup</w:t>
            </w:r>
            <w:r w:rsidRPr="005771A2">
              <w:rPr>
                <w:rFonts w:ascii="Arial" w:hAnsi="Arial" w:cs="Arial"/>
              </w:rPr>
              <w:t xml:space="preserve"> dos dados financeiros, de acordo com a programação e a frequência definidas.</w:t>
            </w:r>
          </w:p>
        </w:tc>
        <w:tc>
          <w:tcPr>
            <w:tcW w:w="2185" w:type="dxa"/>
          </w:tcPr>
          <w:p w14:paraId="3C23893C" w14:textId="77777777" w:rsidR="002A7EB0" w:rsidRPr="005771A2" w:rsidRDefault="002A7EB0" w:rsidP="009A4CD5">
            <w:pPr>
              <w:jc w:val="both"/>
              <w:rPr>
                <w:rFonts w:ascii="Arial" w:hAnsi="Arial" w:cs="Arial"/>
              </w:rPr>
            </w:pPr>
            <w:r w:rsidRPr="005771A2">
              <w:rPr>
                <w:rFonts w:ascii="Arial" w:hAnsi="Arial" w:cs="Arial"/>
              </w:rPr>
              <w:t xml:space="preserve">N/A – confiança nos </w:t>
            </w:r>
            <w:r w:rsidRPr="005771A2">
              <w:rPr>
                <w:rFonts w:ascii="Arial" w:hAnsi="Arial" w:cs="Arial"/>
                <w:i/>
                <w:iCs/>
              </w:rPr>
              <w:t>backups</w:t>
            </w:r>
            <w:r w:rsidRPr="005771A2">
              <w:rPr>
                <w:rFonts w:ascii="Arial" w:hAnsi="Arial" w:cs="Arial"/>
              </w:rPr>
              <w:t xml:space="preserve"> manuais da equipe de finanças.</w:t>
            </w:r>
          </w:p>
        </w:tc>
        <w:tc>
          <w:tcPr>
            <w:tcW w:w="1819" w:type="dxa"/>
          </w:tcPr>
          <w:p w14:paraId="3A549299" w14:textId="77777777" w:rsidR="002A7EB0" w:rsidRPr="005771A2" w:rsidRDefault="002A7EB0" w:rsidP="009A4CD5">
            <w:pPr>
              <w:jc w:val="both"/>
              <w:rPr>
                <w:rFonts w:ascii="Arial" w:hAnsi="Arial" w:cs="Arial"/>
              </w:rPr>
            </w:pPr>
            <w:r w:rsidRPr="005771A2">
              <w:rPr>
                <w:rFonts w:ascii="Arial" w:hAnsi="Arial" w:cs="Arial"/>
              </w:rPr>
              <w:t>Sim.</w:t>
            </w:r>
          </w:p>
        </w:tc>
        <w:tc>
          <w:tcPr>
            <w:tcW w:w="1421" w:type="dxa"/>
          </w:tcPr>
          <w:p w14:paraId="5988BC37"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5771A2" w14:paraId="5585EB45" w14:textId="77777777" w:rsidTr="009A4CD5">
        <w:tc>
          <w:tcPr>
            <w:tcW w:w="1721" w:type="dxa"/>
            <w:vMerge w:val="restart"/>
          </w:tcPr>
          <w:p w14:paraId="189AA79E" w14:textId="77777777" w:rsidR="002A7EB0" w:rsidRPr="005771A2" w:rsidRDefault="002A7EB0" w:rsidP="009A4CD5">
            <w:pPr>
              <w:jc w:val="both"/>
              <w:rPr>
                <w:rFonts w:ascii="Arial" w:hAnsi="Arial" w:cs="Arial"/>
              </w:rPr>
            </w:pPr>
            <w:r w:rsidRPr="005771A2">
              <w:rPr>
                <w:rFonts w:ascii="Arial" w:hAnsi="Arial" w:cs="Arial"/>
              </w:rPr>
              <w:t>Operações de TI</w:t>
            </w:r>
          </w:p>
        </w:tc>
        <w:tc>
          <w:tcPr>
            <w:tcW w:w="1892" w:type="dxa"/>
            <w:vMerge w:val="restart"/>
          </w:tcPr>
          <w:p w14:paraId="001D097B" w14:textId="77777777" w:rsidR="002A7EB0" w:rsidRPr="005771A2" w:rsidRDefault="002A7EB0" w:rsidP="009A4CD5">
            <w:pPr>
              <w:jc w:val="both"/>
              <w:rPr>
                <w:rFonts w:ascii="Arial" w:hAnsi="Arial" w:cs="Arial"/>
              </w:rPr>
            </w:pPr>
            <w:r w:rsidRPr="005771A2">
              <w:rPr>
                <w:rFonts w:ascii="Arial" w:hAnsi="Arial" w:cs="Arial"/>
              </w:rPr>
              <w:t>Programação de tarefas: os sistemas, programas ou tarefas relacionadas com produção resultam em processamento de dados impreciso, incompleto ou não autorizado.</w:t>
            </w:r>
          </w:p>
        </w:tc>
        <w:tc>
          <w:tcPr>
            <w:tcW w:w="2357" w:type="dxa"/>
          </w:tcPr>
          <w:p w14:paraId="7501662F" w14:textId="77777777" w:rsidR="002A7EB0" w:rsidRPr="005771A2" w:rsidRDefault="002A7EB0" w:rsidP="009A4CD5">
            <w:pPr>
              <w:jc w:val="both"/>
              <w:rPr>
                <w:rFonts w:ascii="Arial" w:hAnsi="Arial" w:cs="Arial"/>
              </w:rPr>
            </w:pPr>
            <w:r w:rsidRPr="005771A2">
              <w:rPr>
                <w:rFonts w:ascii="Arial" w:hAnsi="Arial" w:cs="Arial"/>
              </w:rPr>
              <w:t xml:space="preserve">Somente usuários autorizados têm acesso a atualização de tarefas em lote (incluindo tarefas de interface) no </w:t>
            </w:r>
            <w:r w:rsidRPr="005771A2">
              <w:rPr>
                <w:rFonts w:ascii="Arial" w:hAnsi="Arial" w:cs="Arial"/>
                <w:i/>
                <w:iCs/>
              </w:rPr>
              <w:t>software</w:t>
            </w:r>
            <w:r w:rsidRPr="005771A2">
              <w:rPr>
                <w:rFonts w:ascii="Arial" w:hAnsi="Arial" w:cs="Arial"/>
              </w:rPr>
              <w:t xml:space="preserve"> de programação de tarefas.</w:t>
            </w:r>
          </w:p>
        </w:tc>
        <w:tc>
          <w:tcPr>
            <w:tcW w:w="2185" w:type="dxa"/>
          </w:tcPr>
          <w:p w14:paraId="51BA0340" w14:textId="77777777" w:rsidR="002A7EB0" w:rsidRPr="005771A2" w:rsidRDefault="002A7EB0" w:rsidP="009A4CD5">
            <w:pPr>
              <w:jc w:val="both"/>
              <w:rPr>
                <w:rFonts w:ascii="Arial" w:hAnsi="Arial" w:cs="Arial"/>
              </w:rPr>
            </w:pPr>
            <w:r w:rsidRPr="005771A2">
              <w:rPr>
                <w:rFonts w:ascii="Arial" w:hAnsi="Arial" w:cs="Arial"/>
              </w:rPr>
              <w:t>N/A – sem tarefas em lote.</w:t>
            </w:r>
          </w:p>
        </w:tc>
        <w:tc>
          <w:tcPr>
            <w:tcW w:w="1819" w:type="dxa"/>
          </w:tcPr>
          <w:p w14:paraId="681B7EF2" w14:textId="77777777" w:rsidR="002A7EB0" w:rsidRPr="005771A2" w:rsidRDefault="002A7EB0" w:rsidP="009A4CD5">
            <w:pPr>
              <w:jc w:val="both"/>
              <w:rPr>
                <w:rFonts w:ascii="Arial" w:hAnsi="Arial" w:cs="Arial"/>
              </w:rPr>
            </w:pPr>
            <w:r w:rsidRPr="005771A2">
              <w:rPr>
                <w:rFonts w:ascii="Arial" w:hAnsi="Arial" w:cs="Arial"/>
              </w:rPr>
              <w:t>Sim ‒ para certos aplicativos.</w:t>
            </w:r>
          </w:p>
        </w:tc>
        <w:tc>
          <w:tcPr>
            <w:tcW w:w="1421" w:type="dxa"/>
          </w:tcPr>
          <w:p w14:paraId="01E1FBCF" w14:textId="77777777" w:rsidR="002A7EB0" w:rsidRPr="005771A2" w:rsidRDefault="002A7EB0" w:rsidP="009A4CD5">
            <w:pPr>
              <w:jc w:val="both"/>
              <w:rPr>
                <w:rFonts w:ascii="Arial" w:hAnsi="Arial" w:cs="Arial"/>
              </w:rPr>
            </w:pPr>
            <w:r w:rsidRPr="005771A2">
              <w:rPr>
                <w:rFonts w:ascii="Arial" w:hAnsi="Arial" w:cs="Arial"/>
              </w:rPr>
              <w:t>Sim.</w:t>
            </w:r>
          </w:p>
        </w:tc>
      </w:tr>
      <w:tr w:rsidR="002A7EB0" w:rsidRPr="000D109B" w14:paraId="217D3A30" w14:textId="77777777" w:rsidTr="009A4CD5">
        <w:tc>
          <w:tcPr>
            <w:tcW w:w="1721" w:type="dxa"/>
            <w:vMerge/>
          </w:tcPr>
          <w:p w14:paraId="0D9FA351" w14:textId="77777777" w:rsidR="002A7EB0" w:rsidRPr="005771A2" w:rsidRDefault="002A7EB0" w:rsidP="009A4CD5">
            <w:pPr>
              <w:jc w:val="both"/>
              <w:rPr>
                <w:rFonts w:ascii="Arial" w:hAnsi="Arial" w:cs="Arial"/>
              </w:rPr>
            </w:pPr>
          </w:p>
        </w:tc>
        <w:tc>
          <w:tcPr>
            <w:tcW w:w="1892" w:type="dxa"/>
            <w:vMerge/>
          </w:tcPr>
          <w:p w14:paraId="40491E76" w14:textId="77777777" w:rsidR="002A7EB0" w:rsidRPr="005771A2" w:rsidRDefault="002A7EB0" w:rsidP="009A4CD5">
            <w:pPr>
              <w:jc w:val="both"/>
              <w:rPr>
                <w:rFonts w:ascii="Arial" w:hAnsi="Arial" w:cs="Arial"/>
              </w:rPr>
            </w:pPr>
          </w:p>
        </w:tc>
        <w:tc>
          <w:tcPr>
            <w:tcW w:w="2357" w:type="dxa"/>
          </w:tcPr>
          <w:p w14:paraId="50226C02" w14:textId="77777777" w:rsidR="002A7EB0" w:rsidRPr="005771A2" w:rsidRDefault="002A7EB0" w:rsidP="009A4CD5">
            <w:pPr>
              <w:jc w:val="both"/>
              <w:rPr>
                <w:rFonts w:ascii="Arial" w:hAnsi="Arial" w:cs="Arial"/>
              </w:rPr>
            </w:pPr>
            <w:r w:rsidRPr="005771A2">
              <w:rPr>
                <w:rFonts w:ascii="Arial" w:hAnsi="Arial" w:cs="Arial"/>
              </w:rPr>
              <w:t>Sistemas, programas ou tarefas críticas são monitoradas e os erros de processamento são corrigidos para assegurar uma conclusão bem sucedida.</w:t>
            </w:r>
          </w:p>
        </w:tc>
        <w:tc>
          <w:tcPr>
            <w:tcW w:w="2185" w:type="dxa"/>
          </w:tcPr>
          <w:p w14:paraId="53966C15" w14:textId="77777777" w:rsidR="002A7EB0" w:rsidRPr="005771A2" w:rsidRDefault="002A7EB0" w:rsidP="009A4CD5">
            <w:pPr>
              <w:jc w:val="both"/>
              <w:rPr>
                <w:rFonts w:ascii="Arial" w:hAnsi="Arial" w:cs="Arial"/>
              </w:rPr>
            </w:pPr>
            <w:r w:rsidRPr="005771A2">
              <w:rPr>
                <w:rFonts w:ascii="Arial" w:hAnsi="Arial" w:cs="Arial"/>
              </w:rPr>
              <w:t>N/A – não há monitoramento de tarefas.</w:t>
            </w:r>
          </w:p>
        </w:tc>
        <w:tc>
          <w:tcPr>
            <w:tcW w:w="1819" w:type="dxa"/>
          </w:tcPr>
          <w:p w14:paraId="4CBD35EC" w14:textId="77777777" w:rsidR="002A7EB0" w:rsidRPr="005771A2" w:rsidRDefault="002A7EB0" w:rsidP="009A4CD5">
            <w:pPr>
              <w:jc w:val="both"/>
              <w:rPr>
                <w:rFonts w:ascii="Arial" w:hAnsi="Arial" w:cs="Arial"/>
              </w:rPr>
            </w:pPr>
            <w:r w:rsidRPr="005771A2">
              <w:rPr>
                <w:rFonts w:ascii="Arial" w:hAnsi="Arial" w:cs="Arial"/>
              </w:rPr>
              <w:t>Sim ‒ para certos aplicativos.</w:t>
            </w:r>
          </w:p>
        </w:tc>
        <w:tc>
          <w:tcPr>
            <w:tcW w:w="1421" w:type="dxa"/>
          </w:tcPr>
          <w:p w14:paraId="11CA85D7" w14:textId="77777777" w:rsidR="002A7EB0" w:rsidRPr="000D109B" w:rsidRDefault="002A7EB0" w:rsidP="009A4CD5">
            <w:pPr>
              <w:jc w:val="both"/>
              <w:rPr>
                <w:rFonts w:ascii="Arial" w:hAnsi="Arial" w:cs="Arial"/>
              </w:rPr>
            </w:pPr>
            <w:r w:rsidRPr="005771A2">
              <w:rPr>
                <w:rFonts w:ascii="Arial" w:hAnsi="Arial" w:cs="Arial"/>
              </w:rPr>
              <w:t>Sim.</w:t>
            </w:r>
          </w:p>
        </w:tc>
      </w:tr>
    </w:tbl>
    <w:p w14:paraId="5C2DF5F0" w14:textId="77777777" w:rsidR="002A7EB0" w:rsidRPr="00C31520" w:rsidRDefault="002A7EB0" w:rsidP="002A7EB0">
      <w:pPr>
        <w:jc w:val="both"/>
        <w:rPr>
          <w:rFonts w:ascii="Arial" w:hAnsi="Arial" w:cs="Arial"/>
        </w:rPr>
      </w:pPr>
      <w:r w:rsidRPr="00C31520">
        <w:rPr>
          <w:rFonts w:ascii="Arial" w:hAnsi="Arial" w:cs="Arial"/>
        </w:rPr>
        <w:tab/>
      </w:r>
    </w:p>
    <w:p w14:paraId="35A9D890" w14:textId="77777777" w:rsidR="002A7EB0" w:rsidRPr="002A7EB0" w:rsidRDefault="002A7EB0" w:rsidP="002A7EB0"/>
    <w:p w14:paraId="503D7D5C" w14:textId="03A06888" w:rsidR="001542BA" w:rsidRDefault="001542BA" w:rsidP="00D17E06">
      <w:pPr>
        <w:pStyle w:val="Ttulo1"/>
        <w:spacing w:before="0" w:after="120" w:line="240" w:lineRule="auto"/>
        <w:rPr>
          <w:rFonts w:ascii="Times New Roman" w:hAnsi="Times New Roman" w:cs="Times New Roman"/>
          <w:b/>
          <w:bCs/>
          <w:color w:val="auto"/>
          <w:sz w:val="24"/>
          <w:szCs w:val="24"/>
        </w:rPr>
      </w:pPr>
      <w:bookmarkStart w:id="107" w:name="_Toc183036847"/>
      <w:r w:rsidRPr="00D17E06">
        <w:rPr>
          <w:rFonts w:ascii="Times New Roman" w:hAnsi="Times New Roman" w:cs="Times New Roman"/>
          <w:b/>
          <w:bCs/>
          <w:color w:val="auto"/>
          <w:sz w:val="24"/>
          <w:szCs w:val="24"/>
        </w:rPr>
        <w:t>NBC TA 320 (R1)</w:t>
      </w:r>
      <w:bookmarkEnd w:id="107"/>
    </w:p>
    <w:p w14:paraId="1853F3BD" w14:textId="77777777" w:rsidR="002A7EB0" w:rsidRPr="002A7EB0" w:rsidRDefault="002A7EB0" w:rsidP="002A7EB0">
      <w:pPr>
        <w:jc w:val="center"/>
        <w:rPr>
          <w:b/>
          <w:bCs/>
        </w:rPr>
      </w:pPr>
      <w:r w:rsidRPr="002A7EB0">
        <w:rPr>
          <w:b/>
          <w:bCs/>
        </w:rPr>
        <w:t xml:space="preserve">NBC TA 320 (R1) – </w:t>
      </w:r>
      <w:commentRangeStart w:id="108"/>
      <w:r w:rsidRPr="002A7EB0">
        <w:rPr>
          <w:b/>
          <w:bCs/>
        </w:rPr>
        <w:t>MATERIALIDADE NO PLANEJAMENTO E NA EXECUÇÃO DA AUDITORIA</w:t>
      </w:r>
      <w:commentRangeEnd w:id="108"/>
      <w:r w:rsidRPr="002A7EB0">
        <w:rPr>
          <w:rStyle w:val="Refdecomentrio"/>
          <w:b/>
        </w:rPr>
        <w:commentReference w:id="108"/>
      </w:r>
    </w:p>
    <w:p w14:paraId="67BA621D" w14:textId="77777777" w:rsidR="002A7EB0" w:rsidRDefault="002A7EB0" w:rsidP="002A7EB0">
      <w:pPr>
        <w:jc w:val="both"/>
      </w:pPr>
    </w:p>
    <w:p w14:paraId="7452E52C" w14:textId="77777777" w:rsidR="002A7EB0" w:rsidRDefault="002A7EB0" w:rsidP="002A7EB0">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2B2EC5BE" w14:textId="77777777" w:rsidR="002A7EB0" w:rsidRDefault="002A7EB0" w:rsidP="002A7EB0">
      <w:pPr>
        <w:jc w:val="both"/>
      </w:pPr>
    </w:p>
    <w:p w14:paraId="3C64CE22" w14:textId="77777777" w:rsidR="002A7EB0" w:rsidRPr="00631885" w:rsidRDefault="002A7EB0" w:rsidP="002A7EB0">
      <w:pPr>
        <w:jc w:val="both"/>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4"/>
        <w:gridCol w:w="1276"/>
      </w:tblGrid>
      <w:tr w:rsidR="002A7EB0" w14:paraId="44DE7C1E" w14:textId="77777777" w:rsidTr="009A4CD5">
        <w:tc>
          <w:tcPr>
            <w:tcW w:w="7938" w:type="dxa"/>
          </w:tcPr>
          <w:p w14:paraId="0244CC77" w14:textId="77777777" w:rsidR="002A7EB0" w:rsidRPr="00053E03" w:rsidRDefault="002A7EB0" w:rsidP="009A4CD5">
            <w:pPr>
              <w:spacing w:before="60" w:after="60"/>
              <w:jc w:val="both"/>
            </w:pPr>
            <w:r w:rsidRPr="00024400">
              <w:rPr>
                <w:b/>
              </w:rPr>
              <w:t>Sumário</w:t>
            </w:r>
            <w:r w:rsidRPr="00053E03">
              <w:tab/>
            </w:r>
          </w:p>
        </w:tc>
        <w:tc>
          <w:tcPr>
            <w:tcW w:w="1276" w:type="dxa"/>
          </w:tcPr>
          <w:p w14:paraId="2464AA1A" w14:textId="77777777" w:rsidR="002A7EB0" w:rsidRPr="00024400" w:rsidRDefault="002A7EB0" w:rsidP="009A4CD5">
            <w:pPr>
              <w:spacing w:before="60" w:after="60"/>
              <w:jc w:val="center"/>
              <w:rPr>
                <w:b/>
              </w:rPr>
            </w:pPr>
            <w:r w:rsidRPr="00024400">
              <w:rPr>
                <w:b/>
              </w:rPr>
              <w:t>Item</w:t>
            </w:r>
          </w:p>
        </w:tc>
      </w:tr>
      <w:tr w:rsidR="002A7EB0" w14:paraId="59912878" w14:textId="77777777" w:rsidTr="009A4CD5">
        <w:tc>
          <w:tcPr>
            <w:tcW w:w="7938" w:type="dxa"/>
          </w:tcPr>
          <w:p w14:paraId="264C5F1F" w14:textId="77777777" w:rsidR="002A7EB0" w:rsidRPr="00024400" w:rsidRDefault="002A7EB0" w:rsidP="009A4CD5">
            <w:pPr>
              <w:spacing w:before="60" w:after="60"/>
              <w:jc w:val="both"/>
              <w:rPr>
                <w:b/>
              </w:rPr>
            </w:pPr>
            <w:r w:rsidRPr="00024400">
              <w:rPr>
                <w:b/>
              </w:rPr>
              <w:t>INTRODUÇÃO</w:t>
            </w:r>
          </w:p>
        </w:tc>
        <w:tc>
          <w:tcPr>
            <w:tcW w:w="1276" w:type="dxa"/>
          </w:tcPr>
          <w:p w14:paraId="5AE9E208" w14:textId="77777777" w:rsidR="002A7EB0" w:rsidRDefault="002A7EB0" w:rsidP="009A4CD5">
            <w:pPr>
              <w:spacing w:before="60" w:after="60"/>
              <w:jc w:val="center"/>
            </w:pPr>
          </w:p>
        </w:tc>
      </w:tr>
      <w:tr w:rsidR="002A7EB0" w14:paraId="2B9069FF" w14:textId="77777777" w:rsidTr="009A4CD5">
        <w:tc>
          <w:tcPr>
            <w:tcW w:w="7938" w:type="dxa"/>
          </w:tcPr>
          <w:p w14:paraId="30CA5C16" w14:textId="77777777" w:rsidR="002A7EB0" w:rsidRPr="00053E03" w:rsidRDefault="002A7EB0" w:rsidP="009A4CD5">
            <w:pPr>
              <w:spacing w:before="60" w:after="60"/>
              <w:jc w:val="both"/>
            </w:pPr>
            <w:r w:rsidRPr="00053E03">
              <w:t>Alcance</w:t>
            </w:r>
          </w:p>
        </w:tc>
        <w:tc>
          <w:tcPr>
            <w:tcW w:w="1276" w:type="dxa"/>
          </w:tcPr>
          <w:p w14:paraId="5E3B7F53" w14:textId="77777777" w:rsidR="002A7EB0" w:rsidRDefault="002A7EB0" w:rsidP="009A4CD5">
            <w:pPr>
              <w:spacing w:before="60" w:after="60"/>
              <w:jc w:val="center"/>
            </w:pPr>
            <w:r>
              <w:t>1</w:t>
            </w:r>
          </w:p>
        </w:tc>
      </w:tr>
      <w:tr w:rsidR="002A7EB0" w14:paraId="3E934473" w14:textId="77777777" w:rsidTr="009A4CD5">
        <w:tc>
          <w:tcPr>
            <w:tcW w:w="7938" w:type="dxa"/>
          </w:tcPr>
          <w:p w14:paraId="5E3F231E" w14:textId="77777777" w:rsidR="002A7EB0" w:rsidRPr="00053E03" w:rsidRDefault="002A7EB0" w:rsidP="009A4CD5">
            <w:pPr>
              <w:spacing w:before="60" w:after="60"/>
              <w:jc w:val="both"/>
            </w:pPr>
            <w:r w:rsidRPr="00053E03">
              <w:t>Materialidade no contexto de auditoria</w:t>
            </w:r>
          </w:p>
        </w:tc>
        <w:tc>
          <w:tcPr>
            <w:tcW w:w="1276" w:type="dxa"/>
          </w:tcPr>
          <w:p w14:paraId="37331AAE" w14:textId="77777777" w:rsidR="002A7EB0" w:rsidRDefault="002A7EB0" w:rsidP="009A4CD5">
            <w:pPr>
              <w:spacing w:before="60" w:after="60"/>
              <w:jc w:val="center"/>
            </w:pPr>
            <w:r>
              <w:t>2 – 6</w:t>
            </w:r>
          </w:p>
        </w:tc>
      </w:tr>
      <w:tr w:rsidR="002A7EB0" w14:paraId="123406E0" w14:textId="77777777" w:rsidTr="009A4CD5">
        <w:tc>
          <w:tcPr>
            <w:tcW w:w="7938" w:type="dxa"/>
          </w:tcPr>
          <w:p w14:paraId="32B5D54E" w14:textId="77777777" w:rsidR="002A7EB0" w:rsidRPr="00053E03" w:rsidRDefault="002A7EB0" w:rsidP="009A4CD5">
            <w:pPr>
              <w:spacing w:before="60" w:after="60"/>
              <w:jc w:val="both"/>
            </w:pPr>
            <w:r w:rsidRPr="00053E03">
              <w:t>Data de vigência</w:t>
            </w:r>
          </w:p>
        </w:tc>
        <w:tc>
          <w:tcPr>
            <w:tcW w:w="1276" w:type="dxa"/>
          </w:tcPr>
          <w:p w14:paraId="04C4EFE6" w14:textId="77777777" w:rsidR="002A7EB0" w:rsidRDefault="002A7EB0" w:rsidP="009A4CD5">
            <w:pPr>
              <w:spacing w:before="60" w:after="60"/>
              <w:jc w:val="center"/>
            </w:pPr>
            <w:r>
              <w:t>7</w:t>
            </w:r>
          </w:p>
        </w:tc>
      </w:tr>
      <w:tr w:rsidR="002A7EB0" w14:paraId="156C69C3" w14:textId="77777777" w:rsidTr="009A4CD5">
        <w:tc>
          <w:tcPr>
            <w:tcW w:w="7938" w:type="dxa"/>
          </w:tcPr>
          <w:p w14:paraId="70F87B51" w14:textId="77777777" w:rsidR="002A7EB0" w:rsidRPr="00053E03" w:rsidRDefault="002A7EB0" w:rsidP="009A4CD5">
            <w:pPr>
              <w:spacing w:before="60" w:after="60"/>
              <w:jc w:val="both"/>
            </w:pPr>
            <w:r w:rsidRPr="00024400">
              <w:rPr>
                <w:b/>
              </w:rPr>
              <w:t>OBJETIVO</w:t>
            </w:r>
          </w:p>
        </w:tc>
        <w:tc>
          <w:tcPr>
            <w:tcW w:w="1276" w:type="dxa"/>
          </w:tcPr>
          <w:p w14:paraId="079FB842" w14:textId="77777777" w:rsidR="002A7EB0" w:rsidRDefault="002A7EB0" w:rsidP="009A4CD5">
            <w:pPr>
              <w:spacing w:before="60" w:after="60"/>
              <w:jc w:val="center"/>
            </w:pPr>
            <w:r>
              <w:t>8</w:t>
            </w:r>
          </w:p>
        </w:tc>
      </w:tr>
      <w:tr w:rsidR="002A7EB0" w14:paraId="4A523988" w14:textId="77777777" w:rsidTr="009A4CD5">
        <w:tc>
          <w:tcPr>
            <w:tcW w:w="7938" w:type="dxa"/>
          </w:tcPr>
          <w:p w14:paraId="7B2210A3" w14:textId="77777777" w:rsidR="002A7EB0" w:rsidRPr="00053E03" w:rsidRDefault="002A7EB0" w:rsidP="009A4CD5">
            <w:pPr>
              <w:spacing w:before="60" w:after="60"/>
              <w:jc w:val="both"/>
            </w:pPr>
            <w:r w:rsidRPr="00024400">
              <w:rPr>
                <w:b/>
              </w:rPr>
              <w:t>DEFINIÇÃO</w:t>
            </w:r>
          </w:p>
        </w:tc>
        <w:tc>
          <w:tcPr>
            <w:tcW w:w="1276" w:type="dxa"/>
          </w:tcPr>
          <w:p w14:paraId="64E54342" w14:textId="77777777" w:rsidR="002A7EB0" w:rsidRDefault="002A7EB0" w:rsidP="009A4CD5">
            <w:pPr>
              <w:spacing w:before="60" w:after="60"/>
              <w:jc w:val="center"/>
            </w:pPr>
            <w:r>
              <w:t>9</w:t>
            </w:r>
          </w:p>
        </w:tc>
      </w:tr>
      <w:tr w:rsidR="002A7EB0" w14:paraId="2E5F6F0A" w14:textId="77777777" w:rsidTr="009A4CD5">
        <w:tc>
          <w:tcPr>
            <w:tcW w:w="7938" w:type="dxa"/>
          </w:tcPr>
          <w:p w14:paraId="4F75E83A" w14:textId="77777777" w:rsidR="002A7EB0" w:rsidRPr="00024400" w:rsidRDefault="002A7EB0" w:rsidP="009A4CD5">
            <w:pPr>
              <w:spacing w:before="60" w:after="60"/>
              <w:jc w:val="both"/>
              <w:rPr>
                <w:b/>
              </w:rPr>
            </w:pPr>
            <w:r w:rsidRPr="00024400">
              <w:rPr>
                <w:b/>
              </w:rPr>
              <w:t>REQUISITOS</w:t>
            </w:r>
          </w:p>
        </w:tc>
        <w:tc>
          <w:tcPr>
            <w:tcW w:w="1276" w:type="dxa"/>
          </w:tcPr>
          <w:p w14:paraId="795AE065" w14:textId="77777777" w:rsidR="002A7EB0" w:rsidRDefault="002A7EB0" w:rsidP="009A4CD5">
            <w:pPr>
              <w:spacing w:before="60" w:after="60"/>
              <w:jc w:val="center"/>
            </w:pPr>
          </w:p>
        </w:tc>
      </w:tr>
      <w:tr w:rsidR="002A7EB0" w14:paraId="6D9A801E" w14:textId="77777777" w:rsidTr="009A4CD5">
        <w:tc>
          <w:tcPr>
            <w:tcW w:w="7938" w:type="dxa"/>
          </w:tcPr>
          <w:p w14:paraId="1E339F49" w14:textId="77777777" w:rsidR="002A7EB0" w:rsidRPr="00053E03" w:rsidRDefault="002A7EB0" w:rsidP="009A4CD5">
            <w:pPr>
              <w:spacing w:before="60" w:after="60"/>
              <w:jc w:val="both"/>
            </w:pPr>
            <w:r w:rsidRPr="00053E03">
              <w:t xml:space="preserve">Determinação da materialidade no planejamento e para a execução </w:t>
            </w:r>
            <w:r>
              <w:t>da auditoria</w:t>
            </w:r>
          </w:p>
        </w:tc>
        <w:tc>
          <w:tcPr>
            <w:tcW w:w="1276" w:type="dxa"/>
          </w:tcPr>
          <w:p w14:paraId="3D728664" w14:textId="77777777" w:rsidR="002A7EB0" w:rsidRDefault="002A7EB0" w:rsidP="009A4CD5">
            <w:pPr>
              <w:spacing w:before="60" w:after="60"/>
              <w:jc w:val="center"/>
            </w:pPr>
            <w:r>
              <w:t>10 – 11</w:t>
            </w:r>
          </w:p>
        </w:tc>
      </w:tr>
      <w:tr w:rsidR="002A7EB0" w14:paraId="72CB7D7D" w14:textId="77777777" w:rsidTr="009A4CD5">
        <w:tc>
          <w:tcPr>
            <w:tcW w:w="7938" w:type="dxa"/>
          </w:tcPr>
          <w:p w14:paraId="5B31FE46" w14:textId="77777777" w:rsidR="002A7EB0" w:rsidRPr="00053E03" w:rsidRDefault="002A7EB0" w:rsidP="009A4CD5">
            <w:pPr>
              <w:spacing w:before="60" w:after="60"/>
              <w:jc w:val="both"/>
            </w:pPr>
            <w:r w:rsidRPr="00053E03">
              <w:t xml:space="preserve">Revisão no decorrer da auditoria </w:t>
            </w:r>
          </w:p>
        </w:tc>
        <w:tc>
          <w:tcPr>
            <w:tcW w:w="1276" w:type="dxa"/>
          </w:tcPr>
          <w:p w14:paraId="27F4BB8B" w14:textId="77777777" w:rsidR="002A7EB0" w:rsidRDefault="002A7EB0" w:rsidP="009A4CD5">
            <w:pPr>
              <w:spacing w:before="60" w:after="60"/>
              <w:jc w:val="center"/>
            </w:pPr>
            <w:r>
              <w:t>12 – 13</w:t>
            </w:r>
          </w:p>
        </w:tc>
      </w:tr>
      <w:tr w:rsidR="002A7EB0" w14:paraId="634637F9" w14:textId="77777777" w:rsidTr="009A4CD5">
        <w:tc>
          <w:tcPr>
            <w:tcW w:w="7938" w:type="dxa"/>
          </w:tcPr>
          <w:p w14:paraId="039A14E2" w14:textId="77777777" w:rsidR="002A7EB0" w:rsidRPr="00053E03" w:rsidRDefault="002A7EB0" w:rsidP="009A4CD5">
            <w:pPr>
              <w:spacing w:before="60" w:after="60"/>
              <w:jc w:val="both"/>
            </w:pPr>
            <w:r w:rsidRPr="00053E03">
              <w:t>Documentação</w:t>
            </w:r>
          </w:p>
        </w:tc>
        <w:tc>
          <w:tcPr>
            <w:tcW w:w="1276" w:type="dxa"/>
          </w:tcPr>
          <w:p w14:paraId="491FC7F1" w14:textId="77777777" w:rsidR="002A7EB0" w:rsidRDefault="002A7EB0" w:rsidP="009A4CD5">
            <w:pPr>
              <w:spacing w:before="60" w:after="60"/>
              <w:jc w:val="center"/>
            </w:pPr>
            <w:r>
              <w:t>14</w:t>
            </w:r>
          </w:p>
        </w:tc>
      </w:tr>
      <w:tr w:rsidR="002A7EB0" w14:paraId="48671B5E" w14:textId="77777777" w:rsidTr="009A4CD5">
        <w:tc>
          <w:tcPr>
            <w:tcW w:w="7938" w:type="dxa"/>
          </w:tcPr>
          <w:p w14:paraId="17DE39FB" w14:textId="77777777" w:rsidR="002A7EB0" w:rsidRPr="00024400" w:rsidRDefault="002A7EB0" w:rsidP="009A4CD5">
            <w:pPr>
              <w:spacing w:before="60" w:after="60"/>
              <w:jc w:val="both"/>
              <w:rPr>
                <w:b/>
              </w:rPr>
            </w:pPr>
            <w:r w:rsidRPr="00024400">
              <w:rPr>
                <w:b/>
              </w:rPr>
              <w:t xml:space="preserve">APLICAÇÃO E OUTROS MATERIAIS EXPLICATIVOS </w:t>
            </w:r>
          </w:p>
        </w:tc>
        <w:tc>
          <w:tcPr>
            <w:tcW w:w="1276" w:type="dxa"/>
          </w:tcPr>
          <w:p w14:paraId="43630296" w14:textId="77777777" w:rsidR="002A7EB0" w:rsidRDefault="002A7EB0" w:rsidP="009A4CD5">
            <w:pPr>
              <w:spacing w:before="60" w:after="60"/>
              <w:jc w:val="center"/>
            </w:pPr>
          </w:p>
        </w:tc>
      </w:tr>
      <w:tr w:rsidR="002A7EB0" w14:paraId="4D506E8B" w14:textId="77777777" w:rsidTr="009A4CD5">
        <w:tc>
          <w:tcPr>
            <w:tcW w:w="7938" w:type="dxa"/>
          </w:tcPr>
          <w:p w14:paraId="3691CE0D" w14:textId="77777777" w:rsidR="002A7EB0" w:rsidRPr="00053E03" w:rsidRDefault="002A7EB0" w:rsidP="009A4CD5">
            <w:pPr>
              <w:spacing w:before="60" w:after="60"/>
              <w:jc w:val="both"/>
            </w:pPr>
            <w:r w:rsidRPr="00053E03">
              <w:t>Materialidade e risco de auditoria</w:t>
            </w:r>
          </w:p>
        </w:tc>
        <w:tc>
          <w:tcPr>
            <w:tcW w:w="1276" w:type="dxa"/>
          </w:tcPr>
          <w:p w14:paraId="129A8797" w14:textId="77777777" w:rsidR="002A7EB0" w:rsidRDefault="002A7EB0" w:rsidP="009A4CD5">
            <w:pPr>
              <w:spacing w:before="60" w:after="60"/>
              <w:jc w:val="center"/>
            </w:pPr>
            <w:r>
              <w:t>A1</w:t>
            </w:r>
          </w:p>
        </w:tc>
      </w:tr>
      <w:tr w:rsidR="002A7EB0" w14:paraId="4FCC196C" w14:textId="77777777" w:rsidTr="009A4CD5">
        <w:tc>
          <w:tcPr>
            <w:tcW w:w="7938" w:type="dxa"/>
          </w:tcPr>
          <w:p w14:paraId="21AD974D" w14:textId="77777777" w:rsidR="002A7EB0" w:rsidRPr="00132A38" w:rsidRDefault="002A7EB0" w:rsidP="009A4CD5">
            <w:pPr>
              <w:spacing w:before="60" w:after="60"/>
              <w:jc w:val="both"/>
            </w:pPr>
            <w:r w:rsidRPr="00024400">
              <w:rPr>
                <w:bCs/>
                <w:spacing w:val="-1"/>
              </w:rPr>
              <w:t>Materialidade no contexto de auditoria</w:t>
            </w:r>
          </w:p>
        </w:tc>
        <w:tc>
          <w:tcPr>
            <w:tcW w:w="1276" w:type="dxa"/>
          </w:tcPr>
          <w:p w14:paraId="1B921F6B" w14:textId="77777777" w:rsidR="002A7EB0" w:rsidRDefault="002A7EB0" w:rsidP="009A4CD5">
            <w:pPr>
              <w:spacing w:before="60" w:after="60"/>
              <w:jc w:val="center"/>
            </w:pPr>
            <w:r>
              <w:t>A2</w:t>
            </w:r>
          </w:p>
        </w:tc>
      </w:tr>
      <w:tr w:rsidR="002A7EB0" w14:paraId="62BEC6E6" w14:textId="77777777" w:rsidTr="009A4CD5">
        <w:tc>
          <w:tcPr>
            <w:tcW w:w="7938" w:type="dxa"/>
          </w:tcPr>
          <w:p w14:paraId="63F81DFF" w14:textId="77777777" w:rsidR="002A7EB0" w:rsidRPr="00053E03" w:rsidRDefault="002A7EB0" w:rsidP="009A4CD5">
            <w:pPr>
              <w:spacing w:before="60" w:after="60"/>
              <w:jc w:val="both"/>
            </w:pPr>
            <w:r w:rsidRPr="00053E03">
              <w:t>Determinação da materialidade no planejamento e para a execução da auditoria</w:t>
            </w:r>
          </w:p>
        </w:tc>
        <w:tc>
          <w:tcPr>
            <w:tcW w:w="1276" w:type="dxa"/>
          </w:tcPr>
          <w:p w14:paraId="40A3B0B4" w14:textId="77777777" w:rsidR="002A7EB0" w:rsidRDefault="002A7EB0" w:rsidP="009A4CD5">
            <w:pPr>
              <w:spacing w:before="60" w:after="60"/>
              <w:jc w:val="center"/>
            </w:pPr>
            <w:r>
              <w:t>A3 – A13</w:t>
            </w:r>
          </w:p>
        </w:tc>
      </w:tr>
      <w:tr w:rsidR="002A7EB0" w14:paraId="1BA97DB1" w14:textId="77777777" w:rsidTr="009A4CD5">
        <w:tc>
          <w:tcPr>
            <w:tcW w:w="7938" w:type="dxa"/>
          </w:tcPr>
          <w:p w14:paraId="4BE159C5" w14:textId="77777777" w:rsidR="002A7EB0" w:rsidRPr="00053E03" w:rsidRDefault="002A7EB0" w:rsidP="009A4CD5">
            <w:pPr>
              <w:spacing w:before="60" w:after="60"/>
              <w:jc w:val="both"/>
            </w:pPr>
            <w:r w:rsidRPr="00053E03">
              <w:t>Revisão no decorrer da auditoria</w:t>
            </w:r>
          </w:p>
        </w:tc>
        <w:tc>
          <w:tcPr>
            <w:tcW w:w="1276" w:type="dxa"/>
          </w:tcPr>
          <w:p w14:paraId="1F3DA9D8" w14:textId="77777777" w:rsidR="002A7EB0" w:rsidRDefault="002A7EB0" w:rsidP="009A4CD5">
            <w:pPr>
              <w:spacing w:before="60" w:after="60"/>
              <w:jc w:val="center"/>
            </w:pPr>
            <w:r>
              <w:t>A14</w:t>
            </w:r>
          </w:p>
        </w:tc>
      </w:tr>
    </w:tbl>
    <w:p w14:paraId="5047A7F2" w14:textId="77777777" w:rsidR="002A7EB0" w:rsidRDefault="002A7EB0" w:rsidP="002A7EB0">
      <w:pPr>
        <w:jc w:val="both"/>
      </w:pPr>
    </w:p>
    <w:p w14:paraId="6802D50A" w14:textId="77777777" w:rsidR="002A7EB0" w:rsidRPr="00631885" w:rsidRDefault="002A7EB0" w:rsidP="002A7EB0">
      <w:pPr>
        <w:jc w:val="both"/>
      </w:pPr>
      <w:r w:rsidRPr="00631885">
        <w:t>Esta Norma deve ser lida em conjunto com a NBC TA 200</w:t>
      </w:r>
      <w:r>
        <w:t xml:space="preserve"> – </w:t>
      </w:r>
      <w:r w:rsidRPr="00631885">
        <w:t xml:space="preserve">Objetivos Gerais </w:t>
      </w:r>
      <w:r>
        <w:t>d</w:t>
      </w:r>
      <w:r w:rsidRPr="00631885">
        <w:t xml:space="preserve">o Auditor Independente </w:t>
      </w:r>
      <w:r>
        <w:t>e</w:t>
      </w:r>
      <w:r w:rsidRPr="00631885">
        <w:t xml:space="preserve"> </w:t>
      </w:r>
      <w:r>
        <w:t>a</w:t>
      </w:r>
      <w:r w:rsidRPr="00631885">
        <w:t xml:space="preserve"> Condução </w:t>
      </w:r>
      <w:r>
        <w:t xml:space="preserve">da </w:t>
      </w:r>
      <w:r w:rsidRPr="00631885">
        <w:t xml:space="preserve">Auditoria </w:t>
      </w:r>
      <w:r>
        <w:t>e</w:t>
      </w:r>
      <w:r w:rsidRPr="00631885">
        <w:t xml:space="preserve">m Conformidade </w:t>
      </w:r>
      <w:r>
        <w:t>c</w:t>
      </w:r>
      <w:r w:rsidRPr="00631885">
        <w:t xml:space="preserve">om Normas </w:t>
      </w:r>
      <w:r>
        <w:t>d</w:t>
      </w:r>
      <w:r w:rsidRPr="00631885">
        <w:t>e Auditoria.</w:t>
      </w:r>
    </w:p>
    <w:p w14:paraId="4FB3D093" w14:textId="77777777" w:rsidR="002A7EB0" w:rsidRPr="00723A8A" w:rsidRDefault="002A7EB0" w:rsidP="002A7EB0">
      <w:pPr>
        <w:jc w:val="both"/>
        <w:rPr>
          <w:b/>
        </w:rPr>
      </w:pPr>
    </w:p>
    <w:p w14:paraId="40557F7A" w14:textId="77777777" w:rsidR="002A7EB0" w:rsidRPr="00723A8A" w:rsidRDefault="002A7EB0" w:rsidP="002A7EB0">
      <w:pPr>
        <w:jc w:val="both"/>
        <w:rPr>
          <w:b/>
        </w:rPr>
      </w:pPr>
    </w:p>
    <w:p w14:paraId="2B0850A0" w14:textId="77777777" w:rsidR="002A7EB0" w:rsidRPr="00723A8A" w:rsidRDefault="002A7EB0" w:rsidP="002A7EB0">
      <w:pPr>
        <w:jc w:val="both"/>
        <w:rPr>
          <w:b/>
        </w:rPr>
      </w:pPr>
    </w:p>
    <w:p w14:paraId="7909D3C7" w14:textId="77777777" w:rsidR="002A7EB0" w:rsidRPr="00B80B51" w:rsidRDefault="002A7EB0" w:rsidP="002A7EB0">
      <w:pPr>
        <w:jc w:val="both"/>
        <w:rPr>
          <w:b/>
          <w:sz w:val="28"/>
          <w:szCs w:val="28"/>
        </w:rPr>
      </w:pPr>
      <w:r w:rsidRPr="00B80B51">
        <w:rPr>
          <w:b/>
          <w:sz w:val="28"/>
          <w:szCs w:val="28"/>
        </w:rPr>
        <w:t>Introdução</w:t>
      </w:r>
    </w:p>
    <w:p w14:paraId="090E6857" w14:textId="77777777" w:rsidR="002A7EB0" w:rsidRDefault="002A7EB0" w:rsidP="002A7EB0">
      <w:pPr>
        <w:jc w:val="both"/>
      </w:pPr>
    </w:p>
    <w:p w14:paraId="08C58C94" w14:textId="77777777" w:rsidR="002A7EB0" w:rsidRPr="00B80B51" w:rsidRDefault="002A7EB0" w:rsidP="002A7EB0">
      <w:pPr>
        <w:jc w:val="both"/>
        <w:rPr>
          <w:b/>
        </w:rPr>
      </w:pPr>
      <w:r w:rsidRPr="00B80B51">
        <w:rPr>
          <w:b/>
        </w:rPr>
        <w:t>Alcance</w:t>
      </w:r>
    </w:p>
    <w:p w14:paraId="1DAEBB5F" w14:textId="77777777" w:rsidR="002A7EB0" w:rsidRDefault="002A7EB0" w:rsidP="002A7EB0">
      <w:pPr>
        <w:jc w:val="both"/>
      </w:pPr>
    </w:p>
    <w:p w14:paraId="5356E86D" w14:textId="77777777" w:rsidR="002A7EB0" w:rsidRDefault="002A7EB0" w:rsidP="002A7EB0">
      <w:pPr>
        <w:ind w:left="567" w:hanging="567"/>
        <w:jc w:val="both"/>
      </w:pPr>
      <w:r w:rsidRPr="00631885">
        <w:t xml:space="preserve">1. </w:t>
      </w:r>
      <w:r>
        <w:tab/>
      </w:r>
      <w:r w:rsidRPr="00631885">
        <w:t>Esta Norma trata da responsabilidade do auditor independente de aplicar o conceito de materialidade no planejamento e na execução de auditoria de demonstrações contábeis. A NBC TA 450</w:t>
      </w:r>
      <w:r>
        <w:t xml:space="preserve"> – Avaliação das Distorções Identificadas durante a Auditoria </w:t>
      </w:r>
      <w:r w:rsidRPr="00631885">
        <w:t>explica como a materialidade é aplicada na avaliação do efeito de distorções identificada</w:t>
      </w:r>
      <w:r>
        <w:t>s</w:t>
      </w:r>
      <w:r w:rsidRPr="00631885">
        <w:t xml:space="preserve"> durante a auditoria e de distorções</w:t>
      </w:r>
      <w:r>
        <w:t xml:space="preserve"> </w:t>
      </w:r>
      <w:r w:rsidRPr="00631885">
        <w:t>não corrigida</w:t>
      </w:r>
      <w:r>
        <w:t>s</w:t>
      </w:r>
      <w:r w:rsidRPr="00631885">
        <w:t>, se houver, nas demonstrações contábeis.</w:t>
      </w:r>
    </w:p>
    <w:p w14:paraId="481F9149" w14:textId="77777777" w:rsidR="002A7EB0" w:rsidRDefault="002A7EB0" w:rsidP="002A7EB0">
      <w:pPr>
        <w:jc w:val="both"/>
      </w:pPr>
    </w:p>
    <w:p w14:paraId="7E1588BD" w14:textId="77777777" w:rsidR="002A7EB0" w:rsidRPr="002C4886" w:rsidRDefault="002A7EB0" w:rsidP="002A7EB0">
      <w:pPr>
        <w:jc w:val="both"/>
        <w:rPr>
          <w:b/>
        </w:rPr>
      </w:pPr>
      <w:r w:rsidRPr="002C4886">
        <w:rPr>
          <w:b/>
        </w:rPr>
        <w:t>Materialidade no contexto de auditoria</w:t>
      </w:r>
    </w:p>
    <w:p w14:paraId="1B2BB818" w14:textId="77777777" w:rsidR="002A7EB0" w:rsidRPr="00631885" w:rsidRDefault="002A7EB0" w:rsidP="002A7EB0">
      <w:pPr>
        <w:jc w:val="both"/>
      </w:pPr>
    </w:p>
    <w:p w14:paraId="774226E4" w14:textId="77777777" w:rsidR="002A7EB0" w:rsidRDefault="002A7EB0" w:rsidP="002A7EB0">
      <w:pPr>
        <w:spacing w:after="120"/>
        <w:ind w:left="567" w:hanging="567"/>
        <w:jc w:val="both"/>
      </w:pPr>
      <w:r w:rsidRPr="00631885">
        <w:t xml:space="preserve">2. </w:t>
      </w:r>
      <w:r>
        <w:tab/>
      </w:r>
      <w:r w:rsidRPr="00631885">
        <w:t xml:space="preserve">A estrutura de relatórios financeiros freqüentemente discute o conceito de materialidade no contexto da </w:t>
      </w:r>
      <w:r>
        <w:t>elaboração</w:t>
      </w:r>
      <w:r w:rsidRPr="00631885">
        <w:t xml:space="preserve"> e apresentação de demonstrações contábeis. Embora a estrutura de relatórios financeiros discuta materialidade em termos diferentes, ela em geral explica que:</w:t>
      </w:r>
    </w:p>
    <w:p w14:paraId="3FDADF2E" w14:textId="77777777" w:rsidR="002A7EB0" w:rsidRDefault="002A7EB0">
      <w:pPr>
        <w:numPr>
          <w:ilvl w:val="0"/>
          <w:numId w:val="158"/>
        </w:numPr>
        <w:tabs>
          <w:tab w:val="clear" w:pos="1068"/>
        </w:tabs>
        <w:spacing w:after="120" w:line="240" w:lineRule="auto"/>
        <w:ind w:left="851" w:hanging="284"/>
        <w:jc w:val="both"/>
      </w:pPr>
      <w:r>
        <w:t xml:space="preserve"> </w:t>
      </w:r>
      <w:r>
        <w:tab/>
      </w:r>
      <w:r w:rsidRPr="00631885">
        <w:t>distorções, incluindo omissões, são consideradas relevantes quando for razoavelmente esperado que essas possam, individualmente ou em conjunto, influenciar as decisões econômicas de usuários tomadas com base nas demonstrações contábeis;</w:t>
      </w:r>
    </w:p>
    <w:p w14:paraId="4AB0C658" w14:textId="77777777" w:rsidR="002A7EB0" w:rsidRDefault="002A7EB0">
      <w:pPr>
        <w:numPr>
          <w:ilvl w:val="0"/>
          <w:numId w:val="158"/>
        </w:numPr>
        <w:tabs>
          <w:tab w:val="clear" w:pos="1068"/>
        </w:tabs>
        <w:spacing w:after="120" w:line="240" w:lineRule="auto"/>
        <w:ind w:left="851" w:hanging="284"/>
        <w:jc w:val="both"/>
      </w:pPr>
      <w:r>
        <w:t xml:space="preserve">  </w:t>
      </w:r>
      <w:r>
        <w:tab/>
      </w:r>
      <w:r w:rsidRPr="00631885">
        <w:t xml:space="preserve">julgamentos sobre materialidade são feitos </w:t>
      </w:r>
      <w:r>
        <w:t>à</w:t>
      </w:r>
      <w:r w:rsidRPr="00631885">
        <w:t xml:space="preserve"> luz das circunstâncias envolvidas, e são afetados pela magnitude e natureza das distorções, ou a combinação de ambos; e</w:t>
      </w:r>
    </w:p>
    <w:p w14:paraId="7AB6079D" w14:textId="77777777" w:rsidR="002A7EB0" w:rsidRDefault="002A7EB0">
      <w:pPr>
        <w:numPr>
          <w:ilvl w:val="0"/>
          <w:numId w:val="158"/>
        </w:numPr>
        <w:tabs>
          <w:tab w:val="clear" w:pos="1068"/>
        </w:tabs>
        <w:spacing w:after="120" w:line="240" w:lineRule="auto"/>
        <w:ind w:left="851" w:hanging="284"/>
        <w:jc w:val="both"/>
      </w:pPr>
      <w:r>
        <w:t xml:space="preserve"> </w:t>
      </w:r>
      <w:r>
        <w:tab/>
      </w:r>
      <w:r w:rsidRPr="00631885">
        <w:t>julgamentos sobre quais assuntos são relevantes para usuários das demonstrações contábeis são baseados em considerações sobre as necessidades de informações financeiras comuns a usuários como um grupo. Não é considerado o possível efeito de distorções sobre usuários individuais específicos, cujas necessidades podem variar significativamente.</w:t>
      </w:r>
    </w:p>
    <w:p w14:paraId="344F1696" w14:textId="77777777" w:rsidR="002A7EB0" w:rsidRDefault="002A7EB0" w:rsidP="002A7EB0">
      <w:pPr>
        <w:ind w:left="567"/>
        <w:jc w:val="both"/>
      </w:pPr>
      <w:r>
        <w:t>A</w:t>
      </w:r>
      <w:r w:rsidRPr="00631885">
        <w:t xml:space="preserve"> </w:t>
      </w:r>
      <w:r>
        <w:t xml:space="preserve">NBC TG ESTRUTURA CONCEITUAL – </w:t>
      </w:r>
      <w:r w:rsidRPr="00631885">
        <w:t>Estrutura Conceitual para a Elaboração e Apresentação de Demonstrações Contábeis</w:t>
      </w:r>
      <w:r>
        <w:t xml:space="preserve"> </w:t>
      </w:r>
      <w:r w:rsidRPr="00631885">
        <w:t>indica que, para entidade com fins lucrativos, considerando que são os investidores que fornecem o capital de risco para o empreendimento, o fornecimento de demonstrações contábeis que atendam suas necessidades atende</w:t>
      </w:r>
      <w:r>
        <w:t>m</w:t>
      </w:r>
      <w:r w:rsidRPr="00631885">
        <w:t>, também, a maioria das necessidades dos outros usuários das demonstrações contábeis.</w:t>
      </w:r>
    </w:p>
    <w:p w14:paraId="59223868" w14:textId="77777777" w:rsidR="002A7EB0" w:rsidRPr="00631885" w:rsidRDefault="002A7EB0" w:rsidP="002A7EB0">
      <w:pPr>
        <w:jc w:val="both"/>
      </w:pPr>
    </w:p>
    <w:p w14:paraId="10DAC54D" w14:textId="77777777" w:rsidR="002A7EB0" w:rsidRDefault="002A7EB0" w:rsidP="002A7EB0">
      <w:pPr>
        <w:ind w:left="567" w:hanging="567"/>
        <w:jc w:val="both"/>
      </w:pPr>
      <w:r w:rsidRPr="00631885">
        <w:t xml:space="preserve">3. </w:t>
      </w:r>
      <w:r>
        <w:tab/>
      </w:r>
      <w:r w:rsidRPr="00631885">
        <w:t xml:space="preserve">Esse tipo de discussão, quando presente na estrutura de relatório financeiro aplicável, fornece um referencial para o auditor na determinação da materialidade para a auditoria. Se a estrutura de relatório financeiro aplicável não incluir uma discussão sobre o conceito de </w:t>
      </w:r>
      <w:r w:rsidRPr="002C4886">
        <w:t xml:space="preserve">materialidade, as características mencionadas no item 2 fornecem esse referencial ao auditor. A </w:t>
      </w:r>
      <w:r>
        <w:t>NBC TG ESTRUTURA CONCEITUAL</w:t>
      </w:r>
      <w:r w:rsidRPr="002C4886">
        <w:t xml:space="preserve"> inclui a definição de mate</w:t>
      </w:r>
      <w:r>
        <w:t>ri</w:t>
      </w:r>
      <w:r w:rsidRPr="002C4886">
        <w:t>alidade.</w:t>
      </w:r>
    </w:p>
    <w:p w14:paraId="33CFD472" w14:textId="77777777" w:rsidR="002A7EB0" w:rsidRPr="00631885" w:rsidRDefault="002A7EB0" w:rsidP="002A7EB0">
      <w:pPr>
        <w:jc w:val="both"/>
      </w:pPr>
    </w:p>
    <w:p w14:paraId="4715D91A" w14:textId="77777777" w:rsidR="002A7EB0" w:rsidRDefault="002A7EB0" w:rsidP="002A7EB0">
      <w:pPr>
        <w:spacing w:after="120"/>
        <w:ind w:left="567" w:hanging="567"/>
        <w:jc w:val="both"/>
      </w:pPr>
      <w:r w:rsidRPr="00631885">
        <w:t xml:space="preserve">4. </w:t>
      </w:r>
      <w:r>
        <w:tab/>
      </w:r>
      <w:r w:rsidRPr="00631885">
        <w:t>A determinação de materialidade pelo auditor é uma questão de julgamento profissional e é afetada pela percepção do auditor das necessidades de informações financeiras dos usuários das demonstrações contábeis. Neste contexto, é razoável que o auditor assuma que os usuários:</w:t>
      </w:r>
    </w:p>
    <w:p w14:paraId="2C36A36C" w14:textId="77777777" w:rsidR="002A7EB0" w:rsidRDefault="002A7EB0" w:rsidP="002A7EB0">
      <w:pPr>
        <w:spacing w:after="120"/>
        <w:ind w:left="993" w:hanging="426"/>
        <w:jc w:val="both"/>
      </w:pPr>
      <w:r w:rsidRPr="00631885">
        <w:t xml:space="preserve">(a) </w:t>
      </w:r>
      <w:r>
        <w:tab/>
      </w:r>
      <w:r w:rsidRPr="00631885">
        <w:t>possuem conhecimento razoável de negócios, atividades econômicas, de contabilidade e a disposição de estudar as informações das demonstrações contábeis com razoável diligência;</w:t>
      </w:r>
    </w:p>
    <w:p w14:paraId="47282C11" w14:textId="77777777" w:rsidR="002A7EB0" w:rsidRDefault="002A7EB0" w:rsidP="002A7EB0">
      <w:pPr>
        <w:spacing w:after="120"/>
        <w:ind w:left="993" w:hanging="426"/>
        <w:jc w:val="both"/>
      </w:pPr>
      <w:r w:rsidRPr="00631885">
        <w:t xml:space="preserve">(b) entendem que as demonstrações contábeis são </w:t>
      </w:r>
      <w:r>
        <w:t>elaboradas</w:t>
      </w:r>
      <w:r w:rsidRPr="00631885">
        <w:t>, apresentadas e auditadas considerando níveis de materialidade;</w:t>
      </w:r>
    </w:p>
    <w:p w14:paraId="6B2F6D1A" w14:textId="77777777" w:rsidR="002A7EB0" w:rsidRDefault="002A7EB0" w:rsidP="002A7EB0">
      <w:pPr>
        <w:spacing w:after="120"/>
        <w:ind w:left="993" w:hanging="426"/>
        <w:jc w:val="both"/>
      </w:pPr>
      <w:r>
        <w:t>(c)</w:t>
      </w:r>
      <w:r>
        <w:tab/>
      </w:r>
      <w:r w:rsidRPr="00631885">
        <w:t>reconhecem as incertezas inerentes à mensuração de valores baseados no uso de estimativas, julgamento e a consideração sobre eventos futuros; e</w:t>
      </w:r>
    </w:p>
    <w:p w14:paraId="157971FD" w14:textId="77777777" w:rsidR="002A7EB0" w:rsidRDefault="002A7EB0" w:rsidP="002A7EB0">
      <w:pPr>
        <w:ind w:left="993" w:hanging="426"/>
        <w:jc w:val="both"/>
      </w:pPr>
      <w:r>
        <w:t>(d)</w:t>
      </w:r>
      <w:r>
        <w:tab/>
      </w:r>
      <w:r w:rsidRPr="00631885">
        <w:t>tomam decisões econômicas razoáveis com base nas informações das demonstrações contábeis.</w:t>
      </w:r>
    </w:p>
    <w:p w14:paraId="6F16ADFB" w14:textId="77777777" w:rsidR="002A7EB0" w:rsidRPr="00631885" w:rsidRDefault="002A7EB0" w:rsidP="002A7EB0">
      <w:pPr>
        <w:jc w:val="both"/>
      </w:pPr>
    </w:p>
    <w:p w14:paraId="541D636E" w14:textId="77777777" w:rsidR="002A7EB0" w:rsidRDefault="002A7EB0" w:rsidP="002A7EB0">
      <w:pPr>
        <w:ind w:left="567" w:hanging="567"/>
        <w:jc w:val="both"/>
      </w:pPr>
      <w:r w:rsidRPr="00631885">
        <w:t xml:space="preserve">5. </w:t>
      </w:r>
      <w:r>
        <w:tab/>
      </w:r>
      <w:r w:rsidRPr="00631885">
        <w:t xml:space="preserve">O conceito de materialidade é aplicado pelo auditor no planejamento e na execução da auditoria, e na avaliação do efeito de distorções identificadas na auditoria e de distorções não corrigidas, se houver, sobre as demonstrações contábeis e na formação da opinião no </w:t>
      </w:r>
      <w:r>
        <w:t xml:space="preserve">relatório </w:t>
      </w:r>
      <w:r w:rsidRPr="00631885">
        <w:t>do auditor independente (</w:t>
      </w:r>
      <w:r>
        <w:t>ver item</w:t>
      </w:r>
      <w:r w:rsidRPr="00631885">
        <w:t xml:space="preserve"> A1)</w:t>
      </w:r>
      <w:r>
        <w:t>.</w:t>
      </w:r>
    </w:p>
    <w:p w14:paraId="067C4683" w14:textId="77777777" w:rsidR="002A7EB0" w:rsidRPr="00631885" w:rsidRDefault="002A7EB0" w:rsidP="002A7EB0">
      <w:pPr>
        <w:ind w:left="567" w:hanging="567"/>
        <w:jc w:val="both"/>
      </w:pPr>
    </w:p>
    <w:p w14:paraId="68A9B101" w14:textId="77777777" w:rsidR="002A7EB0" w:rsidRPr="00132A38" w:rsidRDefault="002A7EB0" w:rsidP="002A7EB0">
      <w:pPr>
        <w:ind w:left="567" w:hanging="567"/>
        <w:jc w:val="both"/>
        <w:rPr>
          <w:strike/>
        </w:rPr>
      </w:pPr>
      <w:r w:rsidRPr="00132A38">
        <w:rPr>
          <w:strike/>
        </w:rPr>
        <w:t xml:space="preserve">6. </w:t>
      </w:r>
      <w:r w:rsidRPr="00132A38">
        <w:rPr>
          <w:strike/>
        </w:rPr>
        <w:tab/>
        <w:t>Ao planejar a auditoria, o auditor exerce julgamento sobre a magnitude das distorções que são consideradas relevantes. Esses julgamentos fornecem a base para:</w:t>
      </w:r>
    </w:p>
    <w:p w14:paraId="50F87404" w14:textId="77777777" w:rsidR="002A7EB0" w:rsidRDefault="002A7EB0" w:rsidP="002A7EB0">
      <w:pPr>
        <w:ind w:left="567" w:hanging="567"/>
        <w:jc w:val="both"/>
      </w:pPr>
    </w:p>
    <w:p w14:paraId="66879292" w14:textId="77777777" w:rsidR="002A7EB0" w:rsidRDefault="002A7EB0" w:rsidP="002A7EB0">
      <w:pPr>
        <w:spacing w:after="120"/>
        <w:ind w:left="567" w:hanging="567"/>
        <w:jc w:val="both"/>
      </w:pPr>
      <w:r>
        <w:t xml:space="preserve">6. </w:t>
      </w:r>
      <w:r>
        <w:tab/>
        <w:t xml:space="preserve">Ao planejar a auditoria, o auditor exerce julgamento sobre as distorções que são consideradas relevantes. Esses julgamentos fornecem a base para: </w:t>
      </w:r>
      <w:r>
        <w:rPr>
          <w:color w:val="00B0F0"/>
          <w:sz w:val="20"/>
          <w:szCs w:val="20"/>
        </w:rPr>
        <w:t>(Alterado pela NBC TA 320 (R1))</w:t>
      </w:r>
    </w:p>
    <w:p w14:paraId="7A0ED210" w14:textId="77777777" w:rsidR="002A7EB0" w:rsidRDefault="002A7EB0" w:rsidP="002A7EB0">
      <w:pPr>
        <w:spacing w:after="120"/>
        <w:ind w:left="993" w:hanging="426"/>
        <w:jc w:val="both"/>
      </w:pPr>
      <w:r w:rsidRPr="00631885">
        <w:t xml:space="preserve">(a) </w:t>
      </w:r>
      <w:r>
        <w:tab/>
      </w:r>
      <w:r w:rsidRPr="00631885">
        <w:t xml:space="preserve">determinar a natureza, </w:t>
      </w:r>
      <w:r>
        <w:t xml:space="preserve">a </w:t>
      </w:r>
      <w:r w:rsidRPr="00631885">
        <w:t xml:space="preserve">época e </w:t>
      </w:r>
      <w:r>
        <w:t xml:space="preserve">a </w:t>
      </w:r>
      <w:r w:rsidRPr="00631885">
        <w:t>extensão de</w:t>
      </w:r>
      <w:r w:rsidRPr="001F2B5F">
        <w:t xml:space="preserve"> </w:t>
      </w:r>
      <w:r w:rsidRPr="00631885">
        <w:t>procedimentos de avaliação de risco;</w:t>
      </w:r>
    </w:p>
    <w:p w14:paraId="259DA6A7" w14:textId="77777777" w:rsidR="002A7EB0" w:rsidRDefault="002A7EB0" w:rsidP="002A7EB0">
      <w:pPr>
        <w:spacing w:after="120"/>
        <w:ind w:left="993" w:hanging="426"/>
        <w:jc w:val="both"/>
      </w:pPr>
      <w:r w:rsidRPr="00631885">
        <w:t xml:space="preserve">(b) </w:t>
      </w:r>
      <w:r>
        <w:tab/>
      </w:r>
      <w:r w:rsidRPr="00631885">
        <w:t>identificar e avaliar os riscos de distorção relevante; e</w:t>
      </w:r>
    </w:p>
    <w:p w14:paraId="2C0F0B71" w14:textId="77777777" w:rsidR="002A7EB0" w:rsidRPr="00631885" w:rsidRDefault="002A7EB0" w:rsidP="002A7EB0">
      <w:pPr>
        <w:spacing w:after="120"/>
        <w:ind w:left="993" w:hanging="426"/>
        <w:jc w:val="both"/>
      </w:pPr>
      <w:r w:rsidRPr="00631885">
        <w:t xml:space="preserve">(c) </w:t>
      </w:r>
      <w:r>
        <w:tab/>
      </w:r>
      <w:r w:rsidRPr="00631885">
        <w:t xml:space="preserve">determinar a natureza, </w:t>
      </w:r>
      <w:r>
        <w:t xml:space="preserve">a </w:t>
      </w:r>
      <w:r w:rsidRPr="00631885">
        <w:t xml:space="preserve">época e </w:t>
      </w:r>
      <w:r>
        <w:t xml:space="preserve">a </w:t>
      </w:r>
      <w:r w:rsidRPr="00631885">
        <w:t>extensão de procedimentos adicionais de auditoria.</w:t>
      </w:r>
    </w:p>
    <w:p w14:paraId="5836BF6C" w14:textId="77777777" w:rsidR="002A7EB0" w:rsidRPr="00132A38" w:rsidRDefault="002A7EB0" w:rsidP="002A7EB0">
      <w:pPr>
        <w:spacing w:after="120"/>
        <w:ind w:left="567"/>
        <w:jc w:val="both"/>
        <w:rPr>
          <w:strike/>
        </w:rPr>
      </w:pPr>
      <w:r w:rsidRPr="00132A38">
        <w:rPr>
          <w:strike/>
        </w:rPr>
        <w:t>A materialidade determinada no planejamento da auditoria não estabelece necessariamente um valor abaixo do qual as distorções não corrigidas, individualmente ou em conjunto, serão sempre avaliadas como não relevantes. As circunstâncias relacionadas a algumas distorções podem levar o auditor a avaliá-las como relevantes mesmo que estejam abaixo do limite de materialidade. Apesar de não ser praticável definir procedimentos de auditoria para detectar distorções que poderiam ser relevantes somente por sua natureza, ao avaliar seu efeito sobre as demonstrações contábeis o auditor considera não apenas a magnitude, mas, também, a natureza de distorções não corrigidas, e as circunstâncias específicas de sua ocorrência (NBC TA 450, item A16).</w:t>
      </w:r>
    </w:p>
    <w:p w14:paraId="475A761D" w14:textId="77777777" w:rsidR="002A7EB0" w:rsidRDefault="002A7EB0" w:rsidP="002A7EB0">
      <w:pPr>
        <w:ind w:left="567"/>
        <w:jc w:val="both"/>
      </w:pPr>
      <w:r>
        <w:t xml:space="preserve">A materialidade determinada no planejamento da auditoria não estabelece necessariamente um valor abaixo do qual as distorções não corrigidas, individualmente ou em conjunto, serão sempre avaliadas como não relevantes. As circunstâncias relacionadas a algumas distorções podem levar o auditor a avaliá-las como relevantes mesmo que estejam abaixo do limite de materialidade. Não é praticável definir procedimentos de auditoria para detectar todas as distorções que poderiam ser relevantes somente por sua natureza.  No entanto, a consideração da natureza das potenciais distorções nas divulgações é relevante para o planejamento dos procedimentos de auditoria para tratar os riscos de distorção relevante (ver itens A134 e A135 da NBC TA 315 – Identificação e Avaliação dos Riscos de Distorção Relevante por meio do Entendimento da Entidade e de seu Ambiente). Adicionalmente, ao avaliar o efeito de todas as distorções não corrigidas sobre as demonstrações contábeis, o auditor deve considerar não apenas a magnitude, mas, também, a natureza de distorções não corrigidas, e as circunstâncias específicas de sua ocorrência (NBC TA 450, item A21) (ver item A2). </w:t>
      </w:r>
      <w:r>
        <w:rPr>
          <w:color w:val="00B0F0"/>
          <w:sz w:val="20"/>
          <w:szCs w:val="20"/>
        </w:rPr>
        <w:t>(Alterado pela NBC TA 320 (R1))</w:t>
      </w:r>
    </w:p>
    <w:p w14:paraId="7472153E" w14:textId="77777777" w:rsidR="002A7EB0" w:rsidRPr="00631885" w:rsidRDefault="002A7EB0" w:rsidP="002A7EB0">
      <w:pPr>
        <w:jc w:val="both"/>
      </w:pPr>
    </w:p>
    <w:p w14:paraId="57A5DC24" w14:textId="77777777" w:rsidR="002A7EB0" w:rsidRPr="002C4886" w:rsidRDefault="002A7EB0" w:rsidP="002A7EB0">
      <w:pPr>
        <w:jc w:val="both"/>
        <w:rPr>
          <w:b/>
        </w:rPr>
      </w:pPr>
      <w:r w:rsidRPr="002C4886">
        <w:rPr>
          <w:b/>
        </w:rPr>
        <w:t>Data de vigência</w:t>
      </w:r>
    </w:p>
    <w:p w14:paraId="10FB2B38" w14:textId="77777777" w:rsidR="002A7EB0" w:rsidRPr="00631885" w:rsidRDefault="002A7EB0" w:rsidP="002A7EB0">
      <w:pPr>
        <w:jc w:val="both"/>
      </w:pPr>
    </w:p>
    <w:p w14:paraId="0EB5CA87" w14:textId="77777777" w:rsidR="002A7EB0" w:rsidRDefault="002A7EB0" w:rsidP="002A7EB0">
      <w:pPr>
        <w:ind w:left="567" w:hanging="567"/>
        <w:jc w:val="both"/>
      </w:pPr>
      <w:r w:rsidRPr="00631885">
        <w:t xml:space="preserve">7. </w:t>
      </w:r>
      <w:r>
        <w:tab/>
      </w:r>
      <w:r w:rsidRPr="00631885">
        <w:t xml:space="preserve">Esta </w:t>
      </w:r>
      <w:r>
        <w:t>Norma</w:t>
      </w:r>
      <w:r w:rsidRPr="00631885">
        <w:t xml:space="preserve"> é aplicável a auditoria de demonstrações contábeis para períodos iniciados em ou após </w:t>
      </w:r>
      <w:r>
        <w:t>1º</w:t>
      </w:r>
      <w:r w:rsidRPr="00631885">
        <w:t xml:space="preserve"> de janeiro de 2010.</w:t>
      </w:r>
    </w:p>
    <w:p w14:paraId="6F2765F2" w14:textId="77777777" w:rsidR="002A7EB0" w:rsidRPr="00631885" w:rsidRDefault="002A7EB0" w:rsidP="002A7EB0">
      <w:pPr>
        <w:jc w:val="both"/>
      </w:pPr>
    </w:p>
    <w:p w14:paraId="557EEB00" w14:textId="77777777" w:rsidR="002A7EB0" w:rsidRPr="00B80B51" w:rsidRDefault="002A7EB0" w:rsidP="002A7EB0">
      <w:pPr>
        <w:jc w:val="both"/>
        <w:rPr>
          <w:b/>
          <w:sz w:val="28"/>
          <w:szCs w:val="28"/>
        </w:rPr>
      </w:pPr>
      <w:r w:rsidRPr="00B80B51">
        <w:rPr>
          <w:b/>
          <w:sz w:val="28"/>
          <w:szCs w:val="28"/>
        </w:rPr>
        <w:t>Objetivo</w:t>
      </w:r>
    </w:p>
    <w:p w14:paraId="010A4309" w14:textId="77777777" w:rsidR="002A7EB0" w:rsidRPr="00631885" w:rsidRDefault="002A7EB0" w:rsidP="002A7EB0">
      <w:pPr>
        <w:jc w:val="both"/>
      </w:pPr>
    </w:p>
    <w:p w14:paraId="01BA5031" w14:textId="77777777" w:rsidR="002A7EB0" w:rsidRDefault="002A7EB0" w:rsidP="002A7EB0">
      <w:pPr>
        <w:ind w:left="567" w:hanging="567"/>
        <w:jc w:val="both"/>
      </w:pPr>
      <w:r w:rsidRPr="00631885">
        <w:t xml:space="preserve">8. </w:t>
      </w:r>
      <w:r>
        <w:tab/>
      </w:r>
      <w:r w:rsidRPr="00631885">
        <w:t>O objetivo do auditor é aplicar o conceito de materialidade adequadamente no planejamento e na execução da auditoria.</w:t>
      </w:r>
    </w:p>
    <w:p w14:paraId="63A329D0" w14:textId="77777777" w:rsidR="002A7EB0" w:rsidRPr="00631885" w:rsidRDefault="002A7EB0" w:rsidP="002A7EB0">
      <w:pPr>
        <w:jc w:val="both"/>
      </w:pPr>
    </w:p>
    <w:p w14:paraId="0587F6E1" w14:textId="77777777" w:rsidR="002A7EB0" w:rsidRPr="00B80B51" w:rsidRDefault="002A7EB0" w:rsidP="002A7EB0">
      <w:pPr>
        <w:jc w:val="both"/>
        <w:rPr>
          <w:b/>
          <w:sz w:val="28"/>
          <w:szCs w:val="28"/>
        </w:rPr>
      </w:pPr>
      <w:r w:rsidRPr="00B80B51">
        <w:rPr>
          <w:b/>
          <w:sz w:val="28"/>
          <w:szCs w:val="28"/>
        </w:rPr>
        <w:t>Definição</w:t>
      </w:r>
    </w:p>
    <w:p w14:paraId="4C16C697" w14:textId="77777777" w:rsidR="002A7EB0" w:rsidRPr="00631885" w:rsidRDefault="002A7EB0" w:rsidP="002A7EB0">
      <w:pPr>
        <w:jc w:val="both"/>
      </w:pPr>
    </w:p>
    <w:p w14:paraId="20CD792E" w14:textId="77777777" w:rsidR="002A7EB0" w:rsidRDefault="002A7EB0" w:rsidP="002A7EB0">
      <w:pPr>
        <w:ind w:left="567" w:hanging="567"/>
        <w:jc w:val="both"/>
      </w:pPr>
      <w:r w:rsidRPr="00631885">
        <w:t xml:space="preserve">9. </w:t>
      </w:r>
      <w:r>
        <w:tab/>
      </w:r>
      <w:r w:rsidRPr="00631885">
        <w:t xml:space="preserve">Para fins das </w:t>
      </w:r>
      <w:r>
        <w:t>normas de auditoria</w:t>
      </w:r>
      <w:r w:rsidRPr="00631885">
        <w:t xml:space="preserve">, </w:t>
      </w:r>
      <w:r w:rsidRPr="00A01DBE">
        <w:rPr>
          <w:i/>
        </w:rPr>
        <w:t>materialidade para execução da auditoria</w:t>
      </w:r>
      <w:r w:rsidRPr="00631885">
        <w:t xml:space="preserve"> significa </w:t>
      </w:r>
      <w:r w:rsidRPr="00D82C91">
        <w:rPr>
          <w:highlight w:val="yellow"/>
        </w:rPr>
        <w:t xml:space="preserve">o valor ou valores fixados pelo </w:t>
      </w:r>
      <w:r w:rsidRPr="00D82C91">
        <w:rPr>
          <w:highlight w:val="green"/>
        </w:rPr>
        <w:t>auditor</w:t>
      </w:r>
      <w:r w:rsidRPr="00D82C91">
        <w:rPr>
          <w:highlight w:val="yellow"/>
        </w:rPr>
        <w:t xml:space="preserve">, inferiores ao considerado relevante para as demonstrações contábeis como um todo, para adequadamente reduzir </w:t>
      </w:r>
      <w:r w:rsidRPr="00D82C91">
        <w:rPr>
          <w:highlight w:val="green"/>
        </w:rPr>
        <w:t>a um nível baixo</w:t>
      </w:r>
      <w:r w:rsidRPr="00D82C91">
        <w:rPr>
          <w:highlight w:val="yellow"/>
        </w:rPr>
        <w:t xml:space="preserve"> a probabilidade de que as distorções não corrigidas e não detectadas em conjunto, excedam a materialidade para as demonstrações contábeis como um todo. Se aplicável, materialidade para execução da auditoria refere-se, também, ao valor ou valores fixados pelo auditor inferiores ao nível ou níveis de materialidade para </w:t>
      </w:r>
      <w:r w:rsidRPr="00D82C91">
        <w:rPr>
          <w:highlight w:val="green"/>
        </w:rPr>
        <w:t>classes específicas de transações, saldos contábeis e divulgações</w:t>
      </w:r>
      <w:r w:rsidRPr="00D82C91">
        <w:rPr>
          <w:highlight w:val="yellow"/>
        </w:rPr>
        <w:t>.</w:t>
      </w:r>
    </w:p>
    <w:p w14:paraId="05AEA9E3" w14:textId="77777777" w:rsidR="002A7EB0" w:rsidRDefault="002A7EB0" w:rsidP="002A7EB0">
      <w:pPr>
        <w:jc w:val="both"/>
      </w:pPr>
    </w:p>
    <w:p w14:paraId="18B82A95" w14:textId="77777777" w:rsidR="002A7EB0" w:rsidRPr="00B80B51" w:rsidRDefault="002A7EB0" w:rsidP="002A7EB0">
      <w:pPr>
        <w:jc w:val="both"/>
        <w:rPr>
          <w:b/>
          <w:sz w:val="28"/>
          <w:szCs w:val="28"/>
        </w:rPr>
      </w:pPr>
      <w:r w:rsidRPr="00B80B51">
        <w:rPr>
          <w:b/>
          <w:sz w:val="28"/>
          <w:szCs w:val="28"/>
        </w:rPr>
        <w:t>Requisitos</w:t>
      </w:r>
    </w:p>
    <w:p w14:paraId="6C4643AF" w14:textId="77777777" w:rsidR="002A7EB0" w:rsidRPr="002C4886" w:rsidRDefault="002A7EB0" w:rsidP="002A7EB0">
      <w:pPr>
        <w:jc w:val="both"/>
        <w:rPr>
          <w:b/>
        </w:rPr>
      </w:pPr>
    </w:p>
    <w:p w14:paraId="5E9F7B32" w14:textId="77777777" w:rsidR="002A7EB0" w:rsidRPr="002C4886" w:rsidRDefault="002A7EB0" w:rsidP="002A7EB0">
      <w:pPr>
        <w:jc w:val="both"/>
        <w:rPr>
          <w:b/>
        </w:rPr>
      </w:pPr>
      <w:r w:rsidRPr="002C4886">
        <w:rPr>
          <w:b/>
        </w:rPr>
        <w:t xml:space="preserve">Determinação da materialidade no planejamento e </w:t>
      </w:r>
      <w:r>
        <w:rPr>
          <w:b/>
        </w:rPr>
        <w:t>para a</w:t>
      </w:r>
      <w:r w:rsidRPr="002C4886">
        <w:rPr>
          <w:b/>
        </w:rPr>
        <w:t xml:space="preserve"> execução da auditoria</w:t>
      </w:r>
    </w:p>
    <w:p w14:paraId="2746194A" w14:textId="77777777" w:rsidR="002A7EB0" w:rsidRPr="00631885" w:rsidRDefault="002A7EB0" w:rsidP="002A7EB0">
      <w:pPr>
        <w:jc w:val="both"/>
      </w:pPr>
    </w:p>
    <w:p w14:paraId="4744E37B" w14:textId="77777777" w:rsidR="002A7EB0" w:rsidRDefault="002A7EB0" w:rsidP="002A7EB0">
      <w:pPr>
        <w:ind w:left="567" w:hanging="567"/>
        <w:jc w:val="both"/>
      </w:pPr>
      <w:r w:rsidRPr="00631885">
        <w:t xml:space="preserve">10. </w:t>
      </w:r>
      <w:r>
        <w:tab/>
      </w:r>
      <w:r w:rsidRPr="00631885">
        <w:t>Ao estabelecer a estratégia global de auditoria, o auditor deve determinar a materialidade para as demonstrações contábeis como um todo. Se, nas circunstâncias específicas da entidade, houver uma ou mais classes específicas de transações, saldos contábeis ou divulgaç</w:t>
      </w:r>
      <w:r>
        <w:t>ão</w:t>
      </w:r>
      <w:r w:rsidRPr="00631885">
        <w:t xml:space="preserve"> para as quais se poderia razoavelmente esperar que distorções de valores menores que a materialidade para as demonstrações contábeis como um todo influenciem as decisões econômicas dos usuários tomadas com base nas demonstrações contábeis, o auditor deve determinar, também, o nível ou níveis de materialidade a serem aplicados a essas classes específicas de transações, saldos contábeis e divulgaç</w:t>
      </w:r>
      <w:r>
        <w:t>ões</w:t>
      </w:r>
      <w:r w:rsidRPr="00631885">
        <w:t xml:space="preserve"> (</w:t>
      </w:r>
      <w:r>
        <w:t>ver itens</w:t>
      </w:r>
      <w:r w:rsidRPr="00631885">
        <w:t xml:space="preserve"> A</w:t>
      </w:r>
      <w:r>
        <w:t xml:space="preserve">3 a </w:t>
      </w:r>
      <w:r w:rsidRPr="00631885">
        <w:t>A1</w:t>
      </w:r>
      <w:r>
        <w:t>2</w:t>
      </w:r>
      <w:r w:rsidRPr="00631885">
        <w:t>)</w:t>
      </w:r>
      <w:r>
        <w:t>.</w:t>
      </w:r>
    </w:p>
    <w:p w14:paraId="38D7B6FB" w14:textId="77777777" w:rsidR="002A7EB0" w:rsidRDefault="002A7EB0" w:rsidP="002A7EB0">
      <w:pPr>
        <w:ind w:left="567" w:hanging="567"/>
        <w:jc w:val="both"/>
      </w:pPr>
    </w:p>
    <w:p w14:paraId="46939818" w14:textId="77777777" w:rsidR="002A7EB0" w:rsidRDefault="002A7EB0" w:rsidP="002A7EB0">
      <w:pPr>
        <w:ind w:left="567" w:hanging="567"/>
        <w:jc w:val="both"/>
      </w:pPr>
      <w:r w:rsidRPr="00631885">
        <w:t xml:space="preserve">11. </w:t>
      </w:r>
      <w:r>
        <w:tab/>
      </w:r>
      <w:r w:rsidRPr="00631885">
        <w:t xml:space="preserve">O auditor deve determinar a materialidade para execução da auditoria com o objetivo de avaliar os riscos de distorções relevantes e determinar a natureza, </w:t>
      </w:r>
      <w:r>
        <w:t xml:space="preserve">a </w:t>
      </w:r>
      <w:r w:rsidRPr="00631885">
        <w:t xml:space="preserve">época e </w:t>
      </w:r>
      <w:r>
        <w:t xml:space="preserve">a </w:t>
      </w:r>
      <w:r w:rsidRPr="00631885">
        <w:t>extensão de procedimentos adicionais de auditoria (</w:t>
      </w:r>
      <w:r>
        <w:t>ver item</w:t>
      </w:r>
      <w:r w:rsidRPr="00631885">
        <w:t xml:space="preserve"> A1</w:t>
      </w:r>
      <w:r>
        <w:t>3</w:t>
      </w:r>
      <w:r w:rsidRPr="00631885">
        <w:t>)</w:t>
      </w:r>
      <w:r>
        <w:t>.</w:t>
      </w:r>
    </w:p>
    <w:p w14:paraId="273EB38D" w14:textId="77777777" w:rsidR="002A7EB0" w:rsidRPr="00631885" w:rsidRDefault="002A7EB0" w:rsidP="002A7EB0">
      <w:pPr>
        <w:jc w:val="both"/>
      </w:pPr>
    </w:p>
    <w:p w14:paraId="2B7AF21B" w14:textId="77777777" w:rsidR="002A7EB0" w:rsidRPr="002C4886" w:rsidRDefault="002A7EB0" w:rsidP="002A7EB0">
      <w:pPr>
        <w:jc w:val="both"/>
        <w:rPr>
          <w:b/>
        </w:rPr>
      </w:pPr>
      <w:r w:rsidRPr="002C4886">
        <w:rPr>
          <w:b/>
        </w:rPr>
        <w:t>Revisão no decorrer da auditoria</w:t>
      </w:r>
    </w:p>
    <w:p w14:paraId="26A6AD08" w14:textId="77777777" w:rsidR="002A7EB0" w:rsidRPr="00631885" w:rsidRDefault="002A7EB0" w:rsidP="002A7EB0">
      <w:pPr>
        <w:jc w:val="both"/>
      </w:pPr>
    </w:p>
    <w:p w14:paraId="6348E0B9" w14:textId="77777777" w:rsidR="002A7EB0" w:rsidRDefault="002A7EB0" w:rsidP="002A7EB0">
      <w:pPr>
        <w:ind w:left="567" w:hanging="567"/>
        <w:jc w:val="both"/>
      </w:pPr>
      <w:r w:rsidRPr="00631885">
        <w:t xml:space="preserve">12. </w:t>
      </w:r>
      <w:r>
        <w:tab/>
      </w:r>
      <w:r w:rsidRPr="00631885">
        <w:t xml:space="preserve">O auditor deve revisar a materialidade para as demonstrações contábeis como um todo (e, se aplicável, o nível ou níveis de materialidade para classes específicas de transações, saldos contábeis ou </w:t>
      </w:r>
      <w:r>
        <w:t>divulgação</w:t>
      </w:r>
      <w:r w:rsidRPr="00631885">
        <w:t>) no caso de tomar conhecimento de informações durante a auditoria que teriam levado o auditor a determinar inicialmente um valor (ou valores) diferente (</w:t>
      </w:r>
      <w:r>
        <w:t>ver item</w:t>
      </w:r>
      <w:r w:rsidRPr="00631885">
        <w:t xml:space="preserve"> A1</w:t>
      </w:r>
      <w:r>
        <w:t>4</w:t>
      </w:r>
      <w:r w:rsidRPr="00631885">
        <w:t>)</w:t>
      </w:r>
      <w:r>
        <w:t>.</w:t>
      </w:r>
    </w:p>
    <w:p w14:paraId="7DE20AB8" w14:textId="77777777" w:rsidR="002A7EB0" w:rsidRPr="00631885" w:rsidRDefault="002A7EB0" w:rsidP="002A7EB0">
      <w:pPr>
        <w:ind w:left="567" w:hanging="567"/>
        <w:jc w:val="both"/>
      </w:pPr>
    </w:p>
    <w:p w14:paraId="63C23C2A" w14:textId="77777777" w:rsidR="002A7EB0" w:rsidRDefault="002A7EB0" w:rsidP="002A7EB0">
      <w:pPr>
        <w:ind w:left="567" w:hanging="567"/>
        <w:jc w:val="both"/>
      </w:pPr>
      <w:r w:rsidRPr="00631885">
        <w:t>13.</w:t>
      </w:r>
      <w:r>
        <w:tab/>
      </w:r>
      <w:r w:rsidRPr="00631885">
        <w:t xml:space="preserve">Se o auditor concluir que é </w:t>
      </w:r>
      <w:r>
        <w:t xml:space="preserve">apropriada </w:t>
      </w:r>
      <w:r w:rsidRPr="00631885">
        <w:t xml:space="preserve">a materialidade mais baixa para as demonstrações contábeis tomadas em conjunto (e, se aplicável, o nível ou níveis de materialidade para classes específicas de transações, saldos contábeis ou </w:t>
      </w:r>
      <w:r>
        <w:t>divulgação</w:t>
      </w:r>
      <w:r w:rsidRPr="00631885">
        <w:t xml:space="preserve">) do que inicialmente determinado, o auditor deve determinar se é necessário revisar a materialidade para execução da auditoria e se a natureza, </w:t>
      </w:r>
      <w:r>
        <w:t xml:space="preserve">a </w:t>
      </w:r>
      <w:r w:rsidRPr="00631885">
        <w:t xml:space="preserve">época e </w:t>
      </w:r>
      <w:r>
        <w:t xml:space="preserve">a </w:t>
      </w:r>
      <w:r w:rsidRPr="00631885">
        <w:t xml:space="preserve">extensão dos procedimentos adicionais de auditoria continuam </w:t>
      </w:r>
      <w:r>
        <w:t>apropriados</w:t>
      </w:r>
      <w:r w:rsidRPr="00631885">
        <w:t>.</w:t>
      </w:r>
    </w:p>
    <w:p w14:paraId="2D8AF2E6" w14:textId="77777777" w:rsidR="002A7EB0" w:rsidRPr="00631885" w:rsidRDefault="002A7EB0" w:rsidP="002A7EB0">
      <w:pPr>
        <w:jc w:val="both"/>
      </w:pPr>
    </w:p>
    <w:p w14:paraId="46951AA6" w14:textId="77777777" w:rsidR="002A7EB0" w:rsidRPr="002C4886" w:rsidRDefault="002A7EB0" w:rsidP="002A7EB0">
      <w:pPr>
        <w:jc w:val="both"/>
        <w:rPr>
          <w:b/>
        </w:rPr>
      </w:pPr>
      <w:r w:rsidRPr="002C4886">
        <w:rPr>
          <w:b/>
        </w:rPr>
        <w:t>Documentação</w:t>
      </w:r>
    </w:p>
    <w:p w14:paraId="612C3BE0" w14:textId="77777777" w:rsidR="002A7EB0" w:rsidRPr="00631885" w:rsidRDefault="002A7EB0" w:rsidP="002A7EB0">
      <w:pPr>
        <w:jc w:val="both"/>
      </w:pPr>
    </w:p>
    <w:p w14:paraId="7901FDF4" w14:textId="77777777" w:rsidR="002A7EB0" w:rsidRDefault="002A7EB0" w:rsidP="002A7EB0">
      <w:pPr>
        <w:spacing w:after="120"/>
        <w:ind w:left="567" w:hanging="567"/>
        <w:jc w:val="both"/>
      </w:pPr>
      <w:r w:rsidRPr="00631885">
        <w:t xml:space="preserve">14. </w:t>
      </w:r>
      <w:r>
        <w:tab/>
        <w:t>O auditor deve incluir na</w:t>
      </w:r>
      <w:r w:rsidRPr="00631885">
        <w:t xml:space="preserve"> documentação de auditoria os seguintes valores e fatores considerados em sua determinação</w:t>
      </w:r>
      <w:r>
        <w:t xml:space="preserve"> (NBC TA 230 – Documentação de Auditoria. itens 8 a 11 e A6):</w:t>
      </w:r>
    </w:p>
    <w:p w14:paraId="5C7863F6" w14:textId="77777777" w:rsidR="002A7EB0" w:rsidRPr="00631885" w:rsidRDefault="002A7EB0" w:rsidP="002A7EB0">
      <w:pPr>
        <w:spacing w:after="120"/>
        <w:ind w:left="993" w:hanging="426"/>
        <w:jc w:val="both"/>
      </w:pPr>
      <w:r w:rsidRPr="00631885">
        <w:t xml:space="preserve">(a) </w:t>
      </w:r>
      <w:r>
        <w:tab/>
      </w:r>
      <w:r w:rsidRPr="00631885">
        <w:t>materialidade para as demonstrações contábeis como um todo (</w:t>
      </w:r>
      <w:r>
        <w:t>item</w:t>
      </w:r>
      <w:r w:rsidRPr="00631885">
        <w:t xml:space="preserve"> 10);</w:t>
      </w:r>
    </w:p>
    <w:p w14:paraId="119FCAFB" w14:textId="77777777" w:rsidR="002A7EB0" w:rsidRPr="00631885" w:rsidRDefault="002A7EB0" w:rsidP="002A7EB0">
      <w:pPr>
        <w:spacing w:after="120"/>
        <w:ind w:left="993" w:hanging="426"/>
        <w:jc w:val="both"/>
      </w:pPr>
      <w:r w:rsidRPr="00631885">
        <w:t xml:space="preserve">(b) </w:t>
      </w:r>
      <w:r>
        <w:tab/>
      </w:r>
      <w:r w:rsidRPr="00631885">
        <w:t xml:space="preserve">se aplicável, o nível ou níveis de materialidade para classes específicas de transações, saldos contábeis ou </w:t>
      </w:r>
      <w:r>
        <w:t>divulgação</w:t>
      </w:r>
      <w:r w:rsidRPr="00631885">
        <w:t xml:space="preserve"> (</w:t>
      </w:r>
      <w:r>
        <w:t>item</w:t>
      </w:r>
      <w:r w:rsidRPr="00631885">
        <w:t xml:space="preserve"> 10);</w:t>
      </w:r>
    </w:p>
    <w:p w14:paraId="3A3AC744" w14:textId="77777777" w:rsidR="002A7EB0" w:rsidRDefault="002A7EB0" w:rsidP="002A7EB0">
      <w:pPr>
        <w:spacing w:after="120"/>
        <w:ind w:left="993" w:hanging="426"/>
        <w:jc w:val="both"/>
      </w:pPr>
      <w:r w:rsidRPr="00631885">
        <w:t xml:space="preserve">(c) </w:t>
      </w:r>
      <w:r>
        <w:tab/>
      </w:r>
      <w:r w:rsidRPr="00631885">
        <w:t>materialidade para execução da auditoria (</w:t>
      </w:r>
      <w:r>
        <w:t>item</w:t>
      </w:r>
      <w:r w:rsidRPr="00631885">
        <w:t xml:space="preserve"> 11); e</w:t>
      </w:r>
    </w:p>
    <w:p w14:paraId="7BFB4B80" w14:textId="77777777" w:rsidR="002A7EB0" w:rsidRDefault="002A7EB0" w:rsidP="002A7EB0">
      <w:pPr>
        <w:ind w:left="993" w:hanging="426"/>
        <w:jc w:val="both"/>
      </w:pPr>
      <w:r w:rsidRPr="00631885">
        <w:t xml:space="preserve">(d) </w:t>
      </w:r>
      <w:r>
        <w:tab/>
      </w:r>
      <w:r w:rsidRPr="00631885">
        <w:t>qualquer revisão de (a)</w:t>
      </w:r>
      <w:r>
        <w:t xml:space="preserve"> a </w:t>
      </w:r>
      <w:r w:rsidRPr="00631885">
        <w:t>(c) com o andamento da auditoria (</w:t>
      </w:r>
      <w:r>
        <w:t>itens</w:t>
      </w:r>
      <w:r w:rsidRPr="00631885">
        <w:t xml:space="preserve"> 12</w:t>
      </w:r>
      <w:r>
        <w:t xml:space="preserve"> e</w:t>
      </w:r>
      <w:r w:rsidRPr="00631885">
        <w:t>13).</w:t>
      </w:r>
    </w:p>
    <w:p w14:paraId="728C587F" w14:textId="77777777" w:rsidR="002A7EB0" w:rsidRDefault="002A7EB0" w:rsidP="002A7EB0">
      <w:pPr>
        <w:jc w:val="both"/>
        <w:rPr>
          <w:b/>
          <w:sz w:val="28"/>
          <w:szCs w:val="28"/>
        </w:rPr>
      </w:pPr>
    </w:p>
    <w:p w14:paraId="0D2BE8AA" w14:textId="77777777" w:rsidR="002A7EB0" w:rsidRDefault="002A7EB0" w:rsidP="002A7EB0">
      <w:pPr>
        <w:jc w:val="both"/>
      </w:pPr>
    </w:p>
    <w:p w14:paraId="68898438" w14:textId="77777777" w:rsidR="002A7EB0" w:rsidRPr="00132A38" w:rsidRDefault="002A7EB0" w:rsidP="002A7EB0">
      <w:pPr>
        <w:pStyle w:val="Textoembloco"/>
        <w:autoSpaceDE w:val="0"/>
        <w:autoSpaceDN w:val="0"/>
        <w:adjustRightInd w:val="0"/>
        <w:ind w:left="0"/>
        <w:jc w:val="both"/>
        <w:rPr>
          <w:sz w:val="24"/>
          <w:lang w:val="pt-BR"/>
        </w:rPr>
      </w:pPr>
      <w:r w:rsidRPr="00132A38">
        <w:rPr>
          <w:sz w:val="24"/>
          <w:lang w:val="pt-BR"/>
        </w:rPr>
        <w:t>Em razão da inclusão do item A2, a numeração existente é renumerada em ordem sequencial, ou seja, A2 para A3, A3 para A4, A4 para A5, e assim sucessivamente. Além disso, as referências em outras normas também são ajustadas em função dessas alterações de numeração.</w:t>
      </w:r>
    </w:p>
    <w:p w14:paraId="7EA2369A" w14:textId="77777777" w:rsidR="002A7EB0" w:rsidRPr="00132A38" w:rsidRDefault="002A7EB0" w:rsidP="002A7EB0">
      <w:pPr>
        <w:pStyle w:val="Textoembloco"/>
        <w:autoSpaceDE w:val="0"/>
        <w:autoSpaceDN w:val="0"/>
        <w:adjustRightInd w:val="0"/>
        <w:ind w:left="0"/>
        <w:jc w:val="both"/>
        <w:rPr>
          <w:sz w:val="24"/>
          <w:lang w:val="pt-BR"/>
        </w:rPr>
      </w:pPr>
    </w:p>
    <w:p w14:paraId="30159F1E" w14:textId="77777777" w:rsidR="002A7EB0" w:rsidRPr="00132A38" w:rsidRDefault="002A7EB0" w:rsidP="002A7EB0">
      <w:pPr>
        <w:pStyle w:val="Textoembloco"/>
        <w:autoSpaceDE w:val="0"/>
        <w:autoSpaceDN w:val="0"/>
        <w:adjustRightInd w:val="0"/>
        <w:ind w:left="0"/>
        <w:jc w:val="both"/>
        <w:rPr>
          <w:sz w:val="24"/>
          <w:lang w:val="pt-BR"/>
        </w:rPr>
      </w:pPr>
      <w:r w:rsidRPr="00132A38">
        <w:rPr>
          <w:sz w:val="24"/>
          <w:lang w:val="pt-BR"/>
        </w:rPr>
        <w:t>Em razão dessas alterações, as disposições não alteradas desta norma são mantidas e a sigla da NBC TA 320, publicada no DOU, Seção 1, de 3/12/2009, passa a ser NBC TA 320 (R1).</w:t>
      </w:r>
    </w:p>
    <w:p w14:paraId="48860E66" w14:textId="77777777" w:rsidR="002A7EB0" w:rsidRPr="00132A38" w:rsidRDefault="002A7EB0" w:rsidP="002A7EB0">
      <w:pPr>
        <w:pStyle w:val="Textoembloco"/>
        <w:autoSpaceDE w:val="0"/>
        <w:autoSpaceDN w:val="0"/>
        <w:adjustRightInd w:val="0"/>
        <w:ind w:left="0"/>
        <w:jc w:val="both"/>
        <w:rPr>
          <w:sz w:val="24"/>
          <w:lang w:val="pt-BR"/>
        </w:rPr>
      </w:pPr>
    </w:p>
    <w:p w14:paraId="59E34A5A" w14:textId="77777777" w:rsidR="002A7EB0" w:rsidRPr="00DA09C1" w:rsidRDefault="002A7EB0" w:rsidP="002A7EB0">
      <w:pPr>
        <w:pStyle w:val="Textoembloco"/>
        <w:autoSpaceDE w:val="0"/>
        <w:autoSpaceDN w:val="0"/>
        <w:adjustRightInd w:val="0"/>
        <w:ind w:left="0"/>
        <w:jc w:val="both"/>
        <w:rPr>
          <w:sz w:val="24"/>
          <w:lang w:val="pt-BR"/>
        </w:rPr>
      </w:pPr>
      <w:r w:rsidRPr="00DA09C1">
        <w:rPr>
          <w:sz w:val="24"/>
          <w:lang w:val="pt-BR"/>
        </w:rPr>
        <w:t>A</w:t>
      </w:r>
      <w:r>
        <w:rPr>
          <w:sz w:val="24"/>
          <w:lang w:val="pt-BR"/>
        </w:rPr>
        <w:t>s</w:t>
      </w:r>
      <w:r w:rsidRPr="00DA09C1">
        <w:rPr>
          <w:sz w:val="24"/>
          <w:lang w:val="pt-BR"/>
        </w:rPr>
        <w:t xml:space="preserve"> alteraç</w:t>
      </w:r>
      <w:r>
        <w:rPr>
          <w:sz w:val="24"/>
          <w:lang w:val="pt-BR"/>
        </w:rPr>
        <w:t>ões</w:t>
      </w:r>
      <w:r w:rsidRPr="00DA09C1">
        <w:rPr>
          <w:sz w:val="24"/>
          <w:lang w:val="pt-BR"/>
        </w:rPr>
        <w:t xml:space="preserve"> desta </w:t>
      </w:r>
      <w:r>
        <w:rPr>
          <w:sz w:val="24"/>
          <w:lang w:val="pt-BR"/>
        </w:rPr>
        <w:t>norma</w:t>
      </w:r>
      <w:r w:rsidRPr="00DA09C1">
        <w:rPr>
          <w:sz w:val="24"/>
          <w:lang w:val="pt-BR"/>
        </w:rPr>
        <w:t xml:space="preserve"> entra</w:t>
      </w:r>
      <w:r>
        <w:rPr>
          <w:sz w:val="24"/>
          <w:lang w:val="pt-BR"/>
        </w:rPr>
        <w:t>m</w:t>
      </w:r>
      <w:r w:rsidRPr="00DA09C1">
        <w:rPr>
          <w:sz w:val="24"/>
          <w:lang w:val="pt-BR"/>
        </w:rPr>
        <w:t xml:space="preserve"> em vigor na data de sua publicação, aplicando-se </w:t>
      </w:r>
      <w:r>
        <w:rPr>
          <w:sz w:val="24"/>
          <w:lang w:val="pt-BR"/>
        </w:rPr>
        <w:t>às auditorias de demonstrações contábeis para períodos que se findam em, ou após, 31 de dezembro de 2016.</w:t>
      </w:r>
    </w:p>
    <w:p w14:paraId="7FA83CBA" w14:textId="77777777" w:rsidR="002A7EB0" w:rsidRDefault="002A7EB0" w:rsidP="002A7EB0">
      <w:pPr>
        <w:ind w:left="567" w:right="2" w:hanging="567"/>
        <w:jc w:val="both"/>
      </w:pPr>
    </w:p>
    <w:p w14:paraId="742EAA32" w14:textId="77777777" w:rsidR="002A7EB0" w:rsidRDefault="002A7EB0" w:rsidP="002A7EB0">
      <w:pPr>
        <w:pStyle w:val="Recuodecorpodetexto2"/>
        <w:spacing w:after="0" w:line="240" w:lineRule="auto"/>
        <w:jc w:val="right"/>
        <w:rPr>
          <w:lang w:val="pt-BR"/>
        </w:rPr>
      </w:pPr>
    </w:p>
    <w:p w14:paraId="3D443F78" w14:textId="77777777" w:rsidR="002A7EB0" w:rsidRPr="00132A38" w:rsidRDefault="002A7EB0" w:rsidP="002A7EB0">
      <w:pPr>
        <w:pStyle w:val="Recuodecorpodetexto2"/>
        <w:spacing w:after="0" w:line="240" w:lineRule="auto"/>
        <w:jc w:val="right"/>
        <w:rPr>
          <w:lang w:val="pt-BR"/>
        </w:rPr>
      </w:pPr>
      <w:r w:rsidRPr="00132A38">
        <w:rPr>
          <w:lang w:val="pt-BR"/>
        </w:rPr>
        <w:t>Brasília, 19 de agosto de 2016.</w:t>
      </w:r>
    </w:p>
    <w:p w14:paraId="7E43A972" w14:textId="77777777" w:rsidR="002A7EB0" w:rsidRDefault="002A7EB0" w:rsidP="002A7EB0"/>
    <w:p w14:paraId="04C865DD" w14:textId="77777777" w:rsidR="002A7EB0" w:rsidRDefault="002A7EB0" w:rsidP="002A7EB0">
      <w:pPr>
        <w:jc w:val="both"/>
      </w:pPr>
    </w:p>
    <w:p w14:paraId="16F8950C" w14:textId="77777777" w:rsidR="002A7EB0" w:rsidRDefault="002A7EB0" w:rsidP="002A7EB0"/>
    <w:p w14:paraId="597AA4F4" w14:textId="77777777" w:rsidR="002A7EB0" w:rsidRDefault="002A7EB0" w:rsidP="002A7EB0">
      <w:pPr>
        <w:jc w:val="center"/>
        <w:rPr>
          <w:bCs/>
        </w:rPr>
      </w:pPr>
      <w:r>
        <w:t xml:space="preserve">Contador </w:t>
      </w:r>
      <w:r>
        <w:rPr>
          <w:b/>
        </w:rPr>
        <w:t>José Martonio Alves Coelho</w:t>
      </w:r>
    </w:p>
    <w:p w14:paraId="51171C4D" w14:textId="77777777" w:rsidR="002A7EB0" w:rsidRPr="00132A38" w:rsidRDefault="002A7EB0" w:rsidP="002A7EB0">
      <w:pPr>
        <w:pStyle w:val="Recuodecorpodetexto2"/>
        <w:spacing w:after="0" w:line="240" w:lineRule="auto"/>
        <w:ind w:left="0"/>
        <w:jc w:val="center"/>
        <w:rPr>
          <w:lang w:val="pt-BR"/>
        </w:rPr>
      </w:pPr>
      <w:r w:rsidRPr="00132A38">
        <w:rPr>
          <w:b/>
          <w:lang w:val="pt-BR"/>
        </w:rPr>
        <w:t>Presidente</w:t>
      </w:r>
    </w:p>
    <w:p w14:paraId="7EA592E1" w14:textId="77777777" w:rsidR="002A7EB0" w:rsidRDefault="002A7EB0" w:rsidP="002A7EB0">
      <w:pPr>
        <w:jc w:val="both"/>
        <w:rPr>
          <w:b/>
          <w:sz w:val="28"/>
          <w:szCs w:val="28"/>
        </w:rPr>
      </w:pPr>
    </w:p>
    <w:p w14:paraId="3100CAEF" w14:textId="77777777" w:rsidR="002A7EB0" w:rsidRDefault="002A7EB0" w:rsidP="002A7EB0">
      <w:pPr>
        <w:jc w:val="both"/>
        <w:rPr>
          <w:b/>
          <w:sz w:val="28"/>
          <w:szCs w:val="28"/>
        </w:rPr>
      </w:pPr>
    </w:p>
    <w:p w14:paraId="0675FCC8" w14:textId="77777777" w:rsidR="002A7EB0" w:rsidRPr="00631885" w:rsidRDefault="002A7EB0" w:rsidP="002A7EB0">
      <w:pPr>
        <w:jc w:val="both"/>
      </w:pPr>
      <w:r w:rsidRPr="00B80B51">
        <w:rPr>
          <w:b/>
          <w:sz w:val="28"/>
          <w:szCs w:val="28"/>
        </w:rPr>
        <w:t>Aplicação e outros materiais explicativos</w:t>
      </w:r>
      <w:r>
        <w:rPr>
          <w:b/>
        </w:rPr>
        <w:t xml:space="preserve"> </w:t>
      </w:r>
    </w:p>
    <w:p w14:paraId="776F42D8" w14:textId="77777777" w:rsidR="002A7EB0" w:rsidRDefault="002A7EB0" w:rsidP="002A7EB0">
      <w:pPr>
        <w:jc w:val="both"/>
        <w:rPr>
          <w:b/>
        </w:rPr>
      </w:pPr>
    </w:p>
    <w:p w14:paraId="02644F89" w14:textId="77777777" w:rsidR="002A7EB0" w:rsidRDefault="002A7EB0" w:rsidP="002A7EB0">
      <w:pPr>
        <w:jc w:val="both"/>
      </w:pPr>
      <w:r w:rsidRPr="006A3053">
        <w:rPr>
          <w:b/>
        </w:rPr>
        <w:t>Materialidade e risco de auditoria</w:t>
      </w:r>
      <w:r w:rsidRPr="00631885">
        <w:t xml:space="preserve"> (</w:t>
      </w:r>
      <w:r>
        <w:t>ver item</w:t>
      </w:r>
      <w:r w:rsidRPr="00631885">
        <w:t xml:space="preserve"> 5)</w:t>
      </w:r>
    </w:p>
    <w:p w14:paraId="5D4BE002" w14:textId="77777777" w:rsidR="002A7EB0" w:rsidRPr="00631885" w:rsidRDefault="002A7EB0" w:rsidP="002A7EB0">
      <w:pPr>
        <w:jc w:val="both"/>
      </w:pPr>
    </w:p>
    <w:p w14:paraId="42DD9122" w14:textId="77777777" w:rsidR="002A7EB0" w:rsidRDefault="002A7EB0" w:rsidP="002A7EB0">
      <w:pPr>
        <w:spacing w:after="120"/>
        <w:ind w:left="567" w:hanging="567"/>
        <w:jc w:val="both"/>
      </w:pPr>
      <w:r w:rsidRPr="00631885">
        <w:t xml:space="preserve">A1. </w:t>
      </w:r>
      <w:r>
        <w:tab/>
      </w:r>
      <w:r w:rsidRPr="00631885">
        <w:t xml:space="preserve">Ao conduzir a auditoria de demonstrações contábeis, os objetivos globais do auditor são obter segurança razoável de que as demonstrações contábeis como um todo estão livres de distorções relevantes, devido a fraude ou erro, possibilitando dessa maneira ao auditor expressar uma opinião sobre se as demonstrações contábeis foram </w:t>
      </w:r>
      <w:r>
        <w:t>elaboradas</w:t>
      </w:r>
      <w:r w:rsidRPr="00631885">
        <w:t xml:space="preserve">, em todos os aspectos relevantes, de acordo com a estrutura de relatório financeiro aplicável, assim como, reportar os assuntos identificados </w:t>
      </w:r>
      <w:r>
        <w:t>(N</w:t>
      </w:r>
      <w:r w:rsidRPr="00631885">
        <w:t>BC TA</w:t>
      </w:r>
      <w:r>
        <w:t xml:space="preserve"> 200, item 11)</w:t>
      </w:r>
      <w:r w:rsidRPr="00631885">
        <w:t>.</w:t>
      </w:r>
      <w:r w:rsidRPr="00631885">
        <w:rPr>
          <w:vertAlign w:val="superscript"/>
        </w:rPr>
        <w:t xml:space="preserve"> </w:t>
      </w:r>
      <w:r w:rsidRPr="00631885">
        <w:t xml:space="preserve">O auditor obtém segurança razoável mediante a obtenção de evidência de auditoria suficiente </w:t>
      </w:r>
      <w:r>
        <w:t xml:space="preserve">e apropriada </w:t>
      </w:r>
      <w:r w:rsidRPr="00631885">
        <w:t>para reduzir o risco de auditoria a um nível aceitavelmente baixo</w:t>
      </w:r>
      <w:r>
        <w:t xml:space="preserve"> (NBC TA 200, item 17)</w:t>
      </w:r>
      <w:r w:rsidRPr="00631885">
        <w:t>. Risco de auditoria é o risco de o auditor expressar uma opinião de auditoria inadequada quando as demonstrações contábeis apresentam distorções relevantes. O risco de auditória é derivado da combinação entre os riscos de distorção relevante e de detecção</w:t>
      </w:r>
      <w:r>
        <w:t xml:space="preserve"> (NBC TA 200, item 13(c))</w:t>
      </w:r>
      <w:r w:rsidRPr="00631885">
        <w:t>. A materialidade e os riscos de auditoria são levados em consideração durante a auditoria, especialmente na:</w:t>
      </w:r>
    </w:p>
    <w:p w14:paraId="49159F1E" w14:textId="77777777" w:rsidR="002A7EB0" w:rsidRDefault="002A7EB0">
      <w:pPr>
        <w:numPr>
          <w:ilvl w:val="0"/>
          <w:numId w:val="159"/>
        </w:numPr>
        <w:spacing w:after="120" w:line="240" w:lineRule="auto"/>
        <w:ind w:left="993" w:hanging="426"/>
        <w:jc w:val="both"/>
      </w:pPr>
      <w:r>
        <w:t>i</w:t>
      </w:r>
      <w:r w:rsidRPr="00631885">
        <w:t>dentificação e avaliação dos riscos de distorção relevante</w:t>
      </w:r>
      <w:r>
        <w:t xml:space="preserve"> (NBC TA 315 – </w:t>
      </w:r>
      <w:r w:rsidRPr="006A3053">
        <w:t xml:space="preserve">Identificação e </w:t>
      </w:r>
      <w:r>
        <w:t>A</w:t>
      </w:r>
      <w:r w:rsidRPr="006A3053">
        <w:t xml:space="preserve">valiação dos </w:t>
      </w:r>
      <w:r>
        <w:t>R</w:t>
      </w:r>
      <w:r w:rsidRPr="006A3053">
        <w:t xml:space="preserve">iscos de </w:t>
      </w:r>
      <w:r>
        <w:t>D</w:t>
      </w:r>
      <w:r w:rsidRPr="006A3053">
        <w:t xml:space="preserve">istorção </w:t>
      </w:r>
      <w:r>
        <w:t>R</w:t>
      </w:r>
      <w:r w:rsidRPr="006A3053">
        <w:t xml:space="preserve">elevante por meio do </w:t>
      </w:r>
      <w:r>
        <w:t>E</w:t>
      </w:r>
      <w:r w:rsidRPr="006A3053">
        <w:t xml:space="preserve">ntendimento da </w:t>
      </w:r>
      <w:r>
        <w:t>E</w:t>
      </w:r>
      <w:r w:rsidRPr="006A3053">
        <w:t xml:space="preserve">ntidade e de seu </w:t>
      </w:r>
      <w:r>
        <w:t>A</w:t>
      </w:r>
      <w:r w:rsidRPr="006A3053">
        <w:t>mbiente</w:t>
      </w:r>
      <w:r>
        <w:t>)</w:t>
      </w:r>
      <w:r w:rsidRPr="00631885">
        <w:t>;</w:t>
      </w:r>
    </w:p>
    <w:p w14:paraId="5D860C9A" w14:textId="77777777" w:rsidR="002A7EB0" w:rsidRDefault="002A7EB0">
      <w:pPr>
        <w:numPr>
          <w:ilvl w:val="0"/>
          <w:numId w:val="159"/>
        </w:numPr>
        <w:spacing w:after="120" w:line="240" w:lineRule="auto"/>
        <w:ind w:left="993" w:hanging="426"/>
        <w:jc w:val="both"/>
      </w:pPr>
      <w:r>
        <w:t>d</w:t>
      </w:r>
      <w:r w:rsidRPr="00631885">
        <w:t>eterminação da natureza, época e extensão de procedimentos adicionais de auditoria</w:t>
      </w:r>
      <w:r>
        <w:t xml:space="preserve"> (NBC TA 330 – </w:t>
      </w:r>
      <w:r w:rsidRPr="006A3053">
        <w:t xml:space="preserve">Resposta do </w:t>
      </w:r>
      <w:r>
        <w:t>A</w:t>
      </w:r>
      <w:r w:rsidRPr="006A3053">
        <w:t xml:space="preserve">uditor aos </w:t>
      </w:r>
      <w:r>
        <w:t>R</w:t>
      </w:r>
      <w:r w:rsidRPr="006A3053">
        <w:t xml:space="preserve">iscos </w:t>
      </w:r>
      <w:r>
        <w:t>A</w:t>
      </w:r>
      <w:r w:rsidRPr="006A3053">
        <w:t>valiados</w:t>
      </w:r>
      <w:r>
        <w:t>)</w:t>
      </w:r>
      <w:r w:rsidRPr="00631885">
        <w:t>; e</w:t>
      </w:r>
    </w:p>
    <w:p w14:paraId="7A9E4D74" w14:textId="77777777" w:rsidR="002A7EB0" w:rsidRDefault="002A7EB0">
      <w:pPr>
        <w:numPr>
          <w:ilvl w:val="0"/>
          <w:numId w:val="159"/>
        </w:numPr>
        <w:spacing w:after="0" w:line="240" w:lineRule="auto"/>
        <w:ind w:left="993" w:hanging="426"/>
        <w:jc w:val="both"/>
      </w:pPr>
      <w:r>
        <w:t>a</w:t>
      </w:r>
      <w:r w:rsidRPr="00631885">
        <w:t>valiação do efeito de distorções não corrigidas, se houver, sobre as demonstrações contábeis</w:t>
      </w:r>
      <w:r>
        <w:t xml:space="preserve"> (NBC TA 450)</w:t>
      </w:r>
      <w:r w:rsidRPr="00631885">
        <w:t xml:space="preserve"> e na formação da opinião no </w:t>
      </w:r>
      <w:r>
        <w:t xml:space="preserve">relatório </w:t>
      </w:r>
      <w:r w:rsidRPr="00631885">
        <w:t>do auditor independente</w:t>
      </w:r>
      <w:r>
        <w:t xml:space="preserve"> (NBC TA 700 – </w:t>
      </w:r>
      <w:r w:rsidRPr="006A3053">
        <w:t xml:space="preserve">Formação da </w:t>
      </w:r>
      <w:r>
        <w:t>O</w:t>
      </w:r>
      <w:r w:rsidRPr="006A3053">
        <w:t xml:space="preserve">pinião e </w:t>
      </w:r>
      <w:r>
        <w:t>E</w:t>
      </w:r>
      <w:r w:rsidRPr="006A3053">
        <w:t xml:space="preserve">missão do </w:t>
      </w:r>
      <w:r>
        <w:t xml:space="preserve">Relatório </w:t>
      </w:r>
      <w:r w:rsidRPr="006A3053">
        <w:t xml:space="preserve">do </w:t>
      </w:r>
      <w:r>
        <w:t>A</w:t>
      </w:r>
      <w:r w:rsidRPr="006A3053">
        <w:t xml:space="preserve">uditor </w:t>
      </w:r>
      <w:r>
        <w:t>I</w:t>
      </w:r>
      <w:r w:rsidRPr="006A3053">
        <w:t>ndependente s</w:t>
      </w:r>
      <w:r>
        <w:t>obre as Demonstrações Contábeis)</w:t>
      </w:r>
      <w:r w:rsidRPr="00631885">
        <w:t>.</w:t>
      </w:r>
    </w:p>
    <w:p w14:paraId="260E4F5B" w14:textId="77777777" w:rsidR="002A7EB0" w:rsidRDefault="002A7EB0" w:rsidP="002A7EB0">
      <w:pPr>
        <w:jc w:val="both"/>
        <w:rPr>
          <w:b/>
        </w:rPr>
      </w:pPr>
    </w:p>
    <w:p w14:paraId="0E072569" w14:textId="77777777" w:rsidR="002A7EB0" w:rsidRDefault="002A7EB0" w:rsidP="002A7EB0">
      <w:pPr>
        <w:jc w:val="both"/>
        <w:rPr>
          <w:spacing w:val="-1"/>
        </w:rPr>
      </w:pPr>
      <w:r>
        <w:rPr>
          <w:b/>
          <w:bCs/>
          <w:spacing w:val="-1"/>
        </w:rPr>
        <w:t xml:space="preserve">Materialidade no contexto de auditoria </w:t>
      </w:r>
      <w:r>
        <w:rPr>
          <w:bCs/>
          <w:spacing w:val="-1"/>
        </w:rPr>
        <w:t>(ver</w:t>
      </w:r>
      <w:r>
        <w:rPr>
          <w:spacing w:val="-1"/>
        </w:rPr>
        <w:t xml:space="preserve"> item 6) </w:t>
      </w:r>
    </w:p>
    <w:p w14:paraId="4332EE55" w14:textId="77777777" w:rsidR="002A7EB0" w:rsidRDefault="002A7EB0" w:rsidP="002A7EB0">
      <w:pPr>
        <w:jc w:val="both"/>
        <w:rPr>
          <w:spacing w:val="-1"/>
        </w:rPr>
      </w:pPr>
    </w:p>
    <w:p w14:paraId="13EE0DC5" w14:textId="77777777" w:rsidR="002A7EB0" w:rsidRDefault="002A7EB0" w:rsidP="002A7EB0">
      <w:pPr>
        <w:spacing w:after="120"/>
        <w:ind w:left="567" w:right="142" w:hanging="567"/>
        <w:jc w:val="both"/>
      </w:pPr>
      <w:r>
        <w:t xml:space="preserve">A2. </w:t>
      </w:r>
      <w:r>
        <w:tab/>
        <w:t>A identificação e a avaliação dos riscos de distorção relevante, nos termos do item 25 da NBC TA 315, envolve o uso de julgamento profissional para identificar as classes de transações, os saldos contábeis e as divulgações, incluindo divulgações qualitativas, cuja distorção pode ser relevante (ou seja, em geral, distorções são consideradas relevantes se puder ser razoavelmente esperado que elas influenciem as decisões econômicas de usuários tomadas com base nas demonstrações contábeis como um todo). Ao considerar se distorções em divulgações qualitativas podem ser relevantes, o auditor pode identificar fatores relevantes, tais como:</w:t>
      </w:r>
    </w:p>
    <w:p w14:paraId="2E92FEB5" w14:textId="77777777" w:rsidR="002A7EB0" w:rsidRDefault="002A7EB0">
      <w:pPr>
        <w:widowControl w:val="0"/>
        <w:numPr>
          <w:ilvl w:val="0"/>
          <w:numId w:val="161"/>
        </w:numPr>
        <w:tabs>
          <w:tab w:val="left" w:pos="851"/>
        </w:tabs>
        <w:kinsoku w:val="0"/>
        <w:spacing w:after="120" w:line="240" w:lineRule="auto"/>
        <w:ind w:left="851" w:right="142" w:hanging="284"/>
        <w:jc w:val="both"/>
      </w:pPr>
      <w:r>
        <w:t>as circunstâncias da entidade para o período (por exemplo, a entidade pode ter se envolvido na combinação de negócios significativa durante o período);</w:t>
      </w:r>
    </w:p>
    <w:p w14:paraId="58422BD0" w14:textId="77777777" w:rsidR="002A7EB0" w:rsidRDefault="002A7EB0">
      <w:pPr>
        <w:widowControl w:val="0"/>
        <w:numPr>
          <w:ilvl w:val="0"/>
          <w:numId w:val="161"/>
        </w:numPr>
        <w:tabs>
          <w:tab w:val="left" w:pos="851"/>
        </w:tabs>
        <w:kinsoku w:val="0"/>
        <w:spacing w:after="120" w:line="240" w:lineRule="auto"/>
        <w:ind w:left="851" w:right="142" w:hanging="284"/>
        <w:jc w:val="both"/>
      </w:pPr>
      <w:r>
        <w:t>a estrutura de relatório financeiro aplicável, incluindo mudanças nessa estrutura (por exemplo, nova norma para apresentação de relatório financeiro pode exigir novas divulgações qualitativas que sejam significativas para a entidade);</w:t>
      </w:r>
    </w:p>
    <w:p w14:paraId="7D979E07" w14:textId="77777777" w:rsidR="002A7EB0" w:rsidRDefault="002A7EB0">
      <w:pPr>
        <w:widowControl w:val="0"/>
        <w:numPr>
          <w:ilvl w:val="0"/>
          <w:numId w:val="161"/>
        </w:numPr>
        <w:tabs>
          <w:tab w:val="num" w:pos="-1701"/>
          <w:tab w:val="left" w:pos="851"/>
        </w:tabs>
        <w:kinsoku w:val="0"/>
        <w:spacing w:after="0" w:line="240" w:lineRule="auto"/>
        <w:ind w:left="851" w:right="144" w:hanging="284"/>
        <w:jc w:val="both"/>
      </w:pPr>
      <w:r>
        <w:t xml:space="preserve">divulgações qualitativas que são importantes para os usuários das demonstrações contábeis devido à natureza da entidade (por exemplo, divulgações de risco de liquidez podem ser importantes para os usuários das demonstrações contábeis de instituição financeira). </w:t>
      </w:r>
      <w:r>
        <w:rPr>
          <w:color w:val="00B0F0"/>
          <w:sz w:val="20"/>
          <w:szCs w:val="20"/>
        </w:rPr>
        <w:t>(Incluído pela NBC TA 320 (R1))</w:t>
      </w:r>
    </w:p>
    <w:p w14:paraId="3C968015" w14:textId="77777777" w:rsidR="002A7EB0" w:rsidRDefault="002A7EB0" w:rsidP="002A7EB0">
      <w:pPr>
        <w:jc w:val="both"/>
      </w:pPr>
    </w:p>
    <w:p w14:paraId="74BC841C" w14:textId="77777777" w:rsidR="002A7EB0" w:rsidRPr="006A3053" w:rsidRDefault="002A7EB0" w:rsidP="002A7EB0">
      <w:pPr>
        <w:jc w:val="both"/>
        <w:rPr>
          <w:b/>
        </w:rPr>
      </w:pPr>
      <w:r w:rsidRPr="006A3053">
        <w:rPr>
          <w:b/>
        </w:rPr>
        <w:t xml:space="preserve">Determinação da materialidade </w:t>
      </w:r>
      <w:r>
        <w:rPr>
          <w:b/>
        </w:rPr>
        <w:t>n</w:t>
      </w:r>
      <w:r w:rsidRPr="006A3053">
        <w:rPr>
          <w:b/>
        </w:rPr>
        <w:t>o planejamento e para a execução da auditoria</w:t>
      </w:r>
    </w:p>
    <w:p w14:paraId="7F25283E" w14:textId="77777777" w:rsidR="002A7EB0" w:rsidRPr="00631885" w:rsidRDefault="002A7EB0" w:rsidP="002A7EB0">
      <w:pPr>
        <w:jc w:val="both"/>
      </w:pPr>
    </w:p>
    <w:p w14:paraId="4F85DF50" w14:textId="77777777" w:rsidR="002A7EB0" w:rsidRPr="002C4886" w:rsidRDefault="002A7EB0" w:rsidP="002A7EB0">
      <w:pPr>
        <w:jc w:val="both"/>
        <w:rPr>
          <w:i/>
        </w:rPr>
      </w:pPr>
      <w:r w:rsidRPr="002C4886">
        <w:rPr>
          <w:i/>
        </w:rPr>
        <w:t xml:space="preserve">Considerações específicas sobre entidade do setor público </w:t>
      </w:r>
      <w:r w:rsidRPr="00132A38">
        <w:t>(ver item 10)</w:t>
      </w:r>
    </w:p>
    <w:p w14:paraId="5DD4E597" w14:textId="77777777" w:rsidR="002A7EB0" w:rsidRPr="00631885" w:rsidRDefault="002A7EB0" w:rsidP="002A7EB0">
      <w:pPr>
        <w:jc w:val="both"/>
      </w:pPr>
    </w:p>
    <w:p w14:paraId="4B78B06A" w14:textId="77777777" w:rsidR="002A7EB0" w:rsidRPr="00631885" w:rsidRDefault="002A7EB0" w:rsidP="002A7EB0">
      <w:pPr>
        <w:ind w:left="567" w:hanging="567"/>
        <w:jc w:val="both"/>
      </w:pPr>
      <w:r w:rsidRPr="00631885">
        <w:t>A</w:t>
      </w:r>
      <w:r>
        <w:t>3</w:t>
      </w:r>
      <w:r w:rsidRPr="00631885">
        <w:t xml:space="preserve">. </w:t>
      </w:r>
      <w:r>
        <w:tab/>
      </w:r>
      <w:r w:rsidRPr="00631885">
        <w:t xml:space="preserve">No caso de entidade do setor público, os legisladores e reguladores são freqüentemente os principais usuários das demonstrações contábeis. Além disso, as demonstrações contábeis podem ser utilizadas para se tomar outras decisões que não sejam econômicas. A determinação da materialidade para as demonstrações contábeis como um todo (e, se aplicável, o nível ou níveis de materialidade para classes específicas de transações, saldos contábeis ou </w:t>
      </w:r>
      <w:r>
        <w:t>divulgação</w:t>
      </w:r>
      <w:r w:rsidRPr="00631885">
        <w:t>) em</w:t>
      </w:r>
      <w:r>
        <w:t xml:space="preserve"> uma</w:t>
      </w:r>
      <w:r w:rsidRPr="00631885">
        <w:t xml:space="preserve"> auditoria das demonstrações contábeis de entidade do setor público é, portanto, influenciada por </w:t>
      </w:r>
      <w:r>
        <w:t xml:space="preserve">lei, regulamentação ou outra autoridade </w:t>
      </w:r>
      <w:r w:rsidRPr="00631885">
        <w:t>e pelas necessidades de informações financeiras de legisladores e do público em relação a programas do setor público.</w:t>
      </w:r>
    </w:p>
    <w:p w14:paraId="7014B530" w14:textId="77777777" w:rsidR="002A7EB0" w:rsidRPr="00631885" w:rsidRDefault="002A7EB0" w:rsidP="002A7EB0">
      <w:pPr>
        <w:jc w:val="both"/>
      </w:pPr>
    </w:p>
    <w:p w14:paraId="6577D4BE" w14:textId="77777777" w:rsidR="002A7EB0" w:rsidRPr="00132A38" w:rsidRDefault="002A7EB0" w:rsidP="002A7EB0">
      <w:pPr>
        <w:jc w:val="both"/>
      </w:pPr>
      <w:r w:rsidRPr="002C4886">
        <w:rPr>
          <w:i/>
        </w:rPr>
        <w:t xml:space="preserve">Uso de referenciais (benchmarks) na determinação da materialidade para as demonstrações contábeis como um todo </w:t>
      </w:r>
      <w:r w:rsidRPr="00132A38">
        <w:t>(ver item 10)</w:t>
      </w:r>
    </w:p>
    <w:p w14:paraId="412962DA" w14:textId="77777777" w:rsidR="002A7EB0" w:rsidRPr="00631885" w:rsidRDefault="002A7EB0" w:rsidP="002A7EB0">
      <w:pPr>
        <w:jc w:val="both"/>
      </w:pPr>
    </w:p>
    <w:p w14:paraId="6BC21943" w14:textId="77777777" w:rsidR="002A7EB0" w:rsidRDefault="002A7EB0" w:rsidP="002A7EB0">
      <w:pPr>
        <w:spacing w:after="120"/>
        <w:ind w:left="567" w:hanging="567"/>
        <w:jc w:val="both"/>
      </w:pPr>
      <w:r w:rsidRPr="00631885">
        <w:t>A</w:t>
      </w:r>
      <w:r>
        <w:t>4</w:t>
      </w:r>
      <w:r w:rsidRPr="00631885">
        <w:t xml:space="preserve">. </w:t>
      </w:r>
      <w:r>
        <w:tab/>
      </w:r>
      <w:r w:rsidRPr="00631885">
        <w:t xml:space="preserve">A determinação da materialidade para o planejamento envolve o exercício de julgamento profissional. Aplica-se freqüentemente uma porcentagem a um referencial selecionado como ponto de partida para determinar a materialidade para as demonstrações contábeis como um todo. Os fatores que podem afetar a identificação de referencial </w:t>
      </w:r>
      <w:r>
        <w:t xml:space="preserve">apropriado </w:t>
      </w:r>
      <w:r w:rsidRPr="00631885">
        <w:t xml:space="preserve">incluem: </w:t>
      </w:r>
    </w:p>
    <w:p w14:paraId="105017E7" w14:textId="77777777" w:rsidR="002A7EB0" w:rsidRDefault="002A7EB0">
      <w:pPr>
        <w:numPr>
          <w:ilvl w:val="0"/>
          <w:numId w:val="160"/>
        </w:numPr>
        <w:spacing w:after="120" w:line="240" w:lineRule="auto"/>
        <w:ind w:left="993" w:hanging="426"/>
        <w:jc w:val="both"/>
      </w:pPr>
      <w:r w:rsidRPr="00631885">
        <w:t>os elementos das demonstrações contábeis (por exemplo, ativo, passivo, patrimônio</w:t>
      </w:r>
      <w:r>
        <w:t xml:space="preserve"> líquido</w:t>
      </w:r>
      <w:r w:rsidRPr="00631885">
        <w:t>, receita, despesa);</w:t>
      </w:r>
    </w:p>
    <w:p w14:paraId="6BB1B66F" w14:textId="77777777" w:rsidR="002A7EB0" w:rsidRDefault="002A7EB0">
      <w:pPr>
        <w:numPr>
          <w:ilvl w:val="0"/>
          <w:numId w:val="160"/>
        </w:numPr>
        <w:spacing w:after="120" w:line="240" w:lineRule="auto"/>
        <w:ind w:left="993" w:hanging="426"/>
        <w:jc w:val="both"/>
      </w:pPr>
      <w:r w:rsidRPr="00631885">
        <w:t xml:space="preserve">se há itens que tendem a atrair a atenção dos usuários das demonstrações contábeis da entidade específica (por exemplo, com o objetivo de avaliar </w:t>
      </w:r>
      <w:r>
        <w:t xml:space="preserve">o </w:t>
      </w:r>
      <w:r w:rsidRPr="00631885">
        <w:t xml:space="preserve">desempenho </w:t>
      </w:r>
      <w:r>
        <w:t>das operações</w:t>
      </w:r>
      <w:r w:rsidRPr="00631885">
        <w:t>, os usuários tendem a focar sua atenção em lucro, receita ou patrimônio líquido);</w:t>
      </w:r>
    </w:p>
    <w:p w14:paraId="1BB09F09" w14:textId="77777777" w:rsidR="002A7EB0" w:rsidRDefault="002A7EB0">
      <w:pPr>
        <w:numPr>
          <w:ilvl w:val="0"/>
          <w:numId w:val="160"/>
        </w:numPr>
        <w:spacing w:after="120" w:line="240" w:lineRule="auto"/>
        <w:ind w:left="993" w:hanging="426"/>
        <w:jc w:val="both"/>
      </w:pPr>
      <w:r w:rsidRPr="00631885">
        <w:t xml:space="preserve">a natureza da entidade, a fase do seu ciclo de vida, </w:t>
      </w:r>
      <w:r>
        <w:t xml:space="preserve">o </w:t>
      </w:r>
      <w:r w:rsidRPr="00631885">
        <w:t>seu setor e o ambiente econômico em que atua;</w:t>
      </w:r>
    </w:p>
    <w:p w14:paraId="61D1E686" w14:textId="77777777" w:rsidR="002A7EB0" w:rsidRPr="00631885" w:rsidRDefault="002A7EB0">
      <w:pPr>
        <w:numPr>
          <w:ilvl w:val="0"/>
          <w:numId w:val="160"/>
        </w:numPr>
        <w:spacing w:after="120" w:line="240" w:lineRule="auto"/>
        <w:ind w:left="993" w:hanging="426"/>
        <w:jc w:val="both"/>
      </w:pPr>
      <w:r w:rsidRPr="00631885">
        <w:t>a estrutura societária da entidade e como ela é financiada (por exemplo, se a entidade é financiada somente por dívida em vez de capital próprio, os usuários dão mais importância a informações sobre os ativos, e processos que os envolvam, do que nos resultados da entidade); e</w:t>
      </w:r>
    </w:p>
    <w:p w14:paraId="4C857CBE" w14:textId="77777777" w:rsidR="002A7EB0" w:rsidRDefault="002A7EB0">
      <w:pPr>
        <w:numPr>
          <w:ilvl w:val="0"/>
          <w:numId w:val="160"/>
        </w:numPr>
        <w:spacing w:after="0" w:line="240" w:lineRule="auto"/>
        <w:ind w:left="993" w:hanging="426"/>
        <w:jc w:val="both"/>
      </w:pPr>
      <w:r w:rsidRPr="00631885">
        <w:t>a volatilidade relativa do referencial.</w:t>
      </w:r>
    </w:p>
    <w:p w14:paraId="380F6B9A" w14:textId="77777777" w:rsidR="002A7EB0" w:rsidRPr="00631885" w:rsidRDefault="002A7EB0" w:rsidP="002A7EB0">
      <w:pPr>
        <w:jc w:val="both"/>
      </w:pPr>
    </w:p>
    <w:p w14:paraId="429FBFF9" w14:textId="77777777" w:rsidR="002A7EB0" w:rsidRDefault="002A7EB0" w:rsidP="002A7EB0">
      <w:pPr>
        <w:ind w:left="567" w:hanging="567"/>
        <w:jc w:val="both"/>
      </w:pPr>
      <w:r w:rsidRPr="00631885">
        <w:t>A</w:t>
      </w:r>
      <w:r>
        <w:t>5</w:t>
      </w:r>
      <w:r w:rsidRPr="00631885">
        <w:t xml:space="preserve">. </w:t>
      </w:r>
      <w:r>
        <w:tab/>
      </w:r>
      <w:r w:rsidRPr="00631885">
        <w:t xml:space="preserve">Exemplos de referenciais que podem ser </w:t>
      </w:r>
      <w:r>
        <w:t>apropriados</w:t>
      </w:r>
      <w:r w:rsidRPr="00631885">
        <w:t xml:space="preserve">, dependendo das circunstâncias da entidade, incluem categorias de resultado informado como lucro antes do imposto, receita total, lucro bruto e total de despesa, total do patrimônio líquido ou ativos líquidos. O lucro antes do imposto de operações em continuidade é freqüentemente usado para entidades com fins lucrativos. Quando o lucro antes do imposto de operações em continuidade é volátil, outros referenciais podem ser mais </w:t>
      </w:r>
      <w:r>
        <w:t>apropriados</w:t>
      </w:r>
      <w:r w:rsidRPr="00631885">
        <w:t>, como lucro bruto ou receita total.</w:t>
      </w:r>
    </w:p>
    <w:p w14:paraId="059482CF" w14:textId="77777777" w:rsidR="002A7EB0" w:rsidRPr="00631885" w:rsidRDefault="002A7EB0" w:rsidP="002A7EB0">
      <w:pPr>
        <w:ind w:left="567" w:hanging="567"/>
        <w:jc w:val="both"/>
      </w:pPr>
    </w:p>
    <w:p w14:paraId="2D6B0063" w14:textId="77777777" w:rsidR="002A7EB0" w:rsidRDefault="002A7EB0" w:rsidP="002A7EB0">
      <w:pPr>
        <w:ind w:left="567" w:hanging="567"/>
        <w:jc w:val="both"/>
      </w:pPr>
      <w:r w:rsidRPr="00631885">
        <w:t>A</w:t>
      </w:r>
      <w:r>
        <w:t>6</w:t>
      </w:r>
      <w:r w:rsidRPr="00631885">
        <w:t xml:space="preserve">. </w:t>
      </w:r>
      <w:r>
        <w:tab/>
      </w:r>
      <w:r w:rsidRPr="00631885">
        <w:t xml:space="preserve">Em relação ao referencial escolhido, os dados relevantes normalmente incluem resultados e posições financeiras de períodos anteriores e do período corrente, acumulados até o último mês disponível e orçamentos ou previsões para o período corrente, ajustados pelas mudanças significativas nas circunstâncias da entidade (por exemplo, uma aquisição significativa) e mudanças relevantes das condições no setor ou ambiente econômico em que a entidade atua. Por exemplo, quando, como ponto de partida, a materialidade para as demonstrações contábeis no seu conjunto é determinada para uma entidade em particular como uma porcentagem do lucro das atividades continuadas antes de impostos, as circunstâncias que geram uma redução ou um aumento excepcional nesse lucro podem levar o auditor a concluir que a materialidade para as demonstrações contábeis como um todo é determinada de </w:t>
      </w:r>
      <w:r>
        <w:t xml:space="preserve">forma </w:t>
      </w:r>
      <w:r w:rsidRPr="00631885">
        <w:t xml:space="preserve">mais </w:t>
      </w:r>
      <w:r>
        <w:t xml:space="preserve">apropriada </w:t>
      </w:r>
      <w:r w:rsidRPr="00631885">
        <w:t xml:space="preserve">usando um </w:t>
      </w:r>
      <w:r w:rsidRPr="00EB59F5">
        <w:t>valor normalizado de lucro</w:t>
      </w:r>
      <w:r w:rsidRPr="00631885">
        <w:t xml:space="preserve"> antes do imposto baseado em resultados anteriores.</w:t>
      </w:r>
    </w:p>
    <w:p w14:paraId="7CFAB0D9" w14:textId="77777777" w:rsidR="002A7EB0" w:rsidRDefault="002A7EB0" w:rsidP="002A7EB0">
      <w:pPr>
        <w:ind w:left="567" w:hanging="567"/>
        <w:jc w:val="both"/>
      </w:pPr>
    </w:p>
    <w:p w14:paraId="385F81B3" w14:textId="77777777" w:rsidR="002A7EB0" w:rsidRDefault="002A7EB0" w:rsidP="002A7EB0">
      <w:pPr>
        <w:ind w:left="567" w:hanging="567"/>
        <w:jc w:val="both"/>
      </w:pPr>
      <w:r w:rsidRPr="00631885">
        <w:t>A</w:t>
      </w:r>
      <w:r>
        <w:t>7</w:t>
      </w:r>
      <w:r w:rsidRPr="00631885">
        <w:t xml:space="preserve">. </w:t>
      </w:r>
      <w:r>
        <w:tab/>
      </w:r>
      <w:r w:rsidRPr="00631885">
        <w:t xml:space="preserve">A materialidade refere-se às demonstrações contábeis sobre as quais o auditor está emitindo um </w:t>
      </w:r>
      <w:r>
        <w:t xml:space="preserve">relatório. </w:t>
      </w:r>
      <w:r w:rsidRPr="00631885">
        <w:t xml:space="preserve">Quando as demonstrações contábeis são </w:t>
      </w:r>
      <w:r>
        <w:t>elaboradas</w:t>
      </w:r>
      <w:r w:rsidRPr="00631885">
        <w:t xml:space="preserve"> para período de apresentação de mais ou menos doze meses, como seria o caso de nova entidade ou mudança no período de apresentação, a materialidade refere-se às demonstrações contábeis </w:t>
      </w:r>
      <w:r>
        <w:t xml:space="preserve">elaboradas </w:t>
      </w:r>
      <w:r w:rsidRPr="00631885">
        <w:t>para aquele período de apresentação.</w:t>
      </w:r>
    </w:p>
    <w:p w14:paraId="42FF7616" w14:textId="77777777" w:rsidR="002A7EB0" w:rsidRPr="00631885" w:rsidRDefault="002A7EB0" w:rsidP="002A7EB0">
      <w:pPr>
        <w:ind w:left="567" w:hanging="567"/>
        <w:jc w:val="both"/>
      </w:pPr>
    </w:p>
    <w:p w14:paraId="5D61FD76" w14:textId="77777777" w:rsidR="002A7EB0" w:rsidRDefault="002A7EB0" w:rsidP="002A7EB0">
      <w:pPr>
        <w:ind w:left="567" w:hanging="567"/>
        <w:jc w:val="both"/>
      </w:pPr>
      <w:r w:rsidRPr="00631885">
        <w:t>A</w:t>
      </w:r>
      <w:r>
        <w:t>8</w:t>
      </w:r>
      <w:r w:rsidRPr="00631885">
        <w:t xml:space="preserve">. </w:t>
      </w:r>
      <w:r>
        <w:tab/>
      </w:r>
      <w:r w:rsidRPr="00631885">
        <w:t>A determinação da porcentagem a ser aplicada a</w:t>
      </w:r>
      <w:r>
        <w:t>o</w:t>
      </w:r>
      <w:r w:rsidRPr="00631885">
        <w:t xml:space="preserve"> referencial selecionado envolve o exercício de julgamento profissional. Existe uma relação entre a porcentagem e o referencial escolhido de modo que a porcentagem aplicada ao lucro das atividades continuadas antes do imposto de operações será </w:t>
      </w:r>
      <w:r>
        <w:t>n</w:t>
      </w:r>
      <w:r w:rsidRPr="00631885">
        <w:t xml:space="preserve">ormalmente maior que a porcentagem aplicada à receita total. Por exemplo, o auditor pode considerar 5% do lucro das atividades continuadas antes do imposto </w:t>
      </w:r>
      <w:r>
        <w:t xml:space="preserve">apropriado </w:t>
      </w:r>
      <w:r w:rsidRPr="00631885">
        <w:t xml:space="preserve">para entidade com fins lucrativos no setor de manufatura, e considerar 1% da receita total ou do total de despesa </w:t>
      </w:r>
      <w:r>
        <w:t>apropriado</w:t>
      </w:r>
      <w:r w:rsidRPr="00631885">
        <w:t xml:space="preserve"> para entidade sem fins lucrativos. Entretanto, porcentagens mais altas ou mais baixas podem ser consideradas </w:t>
      </w:r>
      <w:r>
        <w:t xml:space="preserve">apropriadas </w:t>
      </w:r>
      <w:r w:rsidRPr="00631885">
        <w:t>nas circunstâncias.</w:t>
      </w:r>
    </w:p>
    <w:p w14:paraId="13457F0C" w14:textId="77777777" w:rsidR="002A7EB0" w:rsidRPr="00631885" w:rsidRDefault="002A7EB0" w:rsidP="002A7EB0">
      <w:pPr>
        <w:jc w:val="both"/>
      </w:pPr>
    </w:p>
    <w:p w14:paraId="6C27A767" w14:textId="77777777" w:rsidR="002A7EB0" w:rsidRPr="002C4886" w:rsidRDefault="002A7EB0" w:rsidP="002A7EB0">
      <w:pPr>
        <w:jc w:val="both"/>
      </w:pPr>
      <w:r w:rsidRPr="002C4886">
        <w:t>Considerações específicas para entidade</w:t>
      </w:r>
      <w:r>
        <w:t>s</w:t>
      </w:r>
      <w:r w:rsidRPr="002C4886">
        <w:t xml:space="preserve"> de pequeno porte</w:t>
      </w:r>
    </w:p>
    <w:p w14:paraId="484E1586" w14:textId="77777777" w:rsidR="002A7EB0" w:rsidRPr="00631885" w:rsidRDefault="002A7EB0" w:rsidP="002A7EB0">
      <w:pPr>
        <w:jc w:val="both"/>
      </w:pPr>
    </w:p>
    <w:p w14:paraId="769CA04D" w14:textId="77777777" w:rsidR="002A7EB0" w:rsidRDefault="002A7EB0" w:rsidP="002A7EB0">
      <w:pPr>
        <w:ind w:left="567" w:hanging="567"/>
        <w:jc w:val="both"/>
      </w:pPr>
      <w:r w:rsidRPr="00631885">
        <w:t>A</w:t>
      </w:r>
      <w:r>
        <w:t>9</w:t>
      </w:r>
      <w:r w:rsidRPr="00631885">
        <w:t xml:space="preserve">. </w:t>
      </w:r>
      <w:r>
        <w:tab/>
      </w:r>
      <w:r w:rsidRPr="00631885">
        <w:t>Quando o lucro das atividades continuadas antes do imposto é consistentemente baixo, como seria o caso de negócio administrado pelo proprietário, onde o proprietário retira parte do lucro antes do imposto na forma de remuneração, o lucro antes da remuneração e do imposto pode ser um referencial mais relevante.</w:t>
      </w:r>
    </w:p>
    <w:p w14:paraId="71BE9604" w14:textId="77777777" w:rsidR="002A7EB0" w:rsidRPr="00631885" w:rsidRDefault="002A7EB0" w:rsidP="002A7EB0">
      <w:pPr>
        <w:jc w:val="both"/>
      </w:pPr>
    </w:p>
    <w:p w14:paraId="378E14F5" w14:textId="77777777" w:rsidR="002A7EB0" w:rsidRPr="002C4886" w:rsidRDefault="002A7EB0" w:rsidP="002A7EB0">
      <w:pPr>
        <w:jc w:val="both"/>
      </w:pPr>
      <w:r w:rsidRPr="002C4886">
        <w:t xml:space="preserve">Considerações específicas </w:t>
      </w:r>
      <w:r>
        <w:t>para</w:t>
      </w:r>
      <w:r w:rsidRPr="002C4886">
        <w:t xml:space="preserve"> entidade</w:t>
      </w:r>
      <w:r>
        <w:t>s</w:t>
      </w:r>
      <w:r w:rsidRPr="002C4886">
        <w:t xml:space="preserve"> do setor público</w:t>
      </w:r>
    </w:p>
    <w:p w14:paraId="60C6DE6F" w14:textId="77777777" w:rsidR="002A7EB0" w:rsidRPr="00631885" w:rsidRDefault="002A7EB0" w:rsidP="002A7EB0">
      <w:pPr>
        <w:jc w:val="both"/>
      </w:pPr>
    </w:p>
    <w:p w14:paraId="48502396" w14:textId="77777777" w:rsidR="002A7EB0" w:rsidRDefault="002A7EB0" w:rsidP="002A7EB0">
      <w:pPr>
        <w:ind w:left="567" w:hanging="567"/>
        <w:jc w:val="both"/>
      </w:pPr>
      <w:r w:rsidRPr="00631885">
        <w:t>A</w:t>
      </w:r>
      <w:r>
        <w:t>10</w:t>
      </w:r>
      <w:r w:rsidRPr="00631885">
        <w:t xml:space="preserve">. </w:t>
      </w:r>
      <w:r>
        <w:tab/>
      </w:r>
      <w:r w:rsidRPr="00631885">
        <w:t xml:space="preserve">Na auditoria de entidade do setor público, o custo total ou custo líquido (despesas menos receita ou gastos menos recebimentos) podem ser referenciais </w:t>
      </w:r>
      <w:r>
        <w:t>apropriados</w:t>
      </w:r>
      <w:r w:rsidRPr="00631885">
        <w:t xml:space="preserve">. Quando a entidade do setor público possui custódia de bens públicos, o ativo pode ser um referencial </w:t>
      </w:r>
      <w:r>
        <w:t>apropriado</w:t>
      </w:r>
      <w:r w:rsidRPr="00631885">
        <w:t>.</w:t>
      </w:r>
    </w:p>
    <w:p w14:paraId="45721479" w14:textId="77777777" w:rsidR="002A7EB0" w:rsidRPr="00631885" w:rsidRDefault="002A7EB0" w:rsidP="002A7EB0">
      <w:pPr>
        <w:jc w:val="both"/>
      </w:pPr>
    </w:p>
    <w:p w14:paraId="44883DC6" w14:textId="77777777" w:rsidR="002A7EB0" w:rsidRPr="002C4886" w:rsidRDefault="002A7EB0" w:rsidP="002A7EB0">
      <w:pPr>
        <w:jc w:val="both"/>
        <w:rPr>
          <w:i/>
        </w:rPr>
      </w:pPr>
      <w:r w:rsidRPr="002C4886">
        <w:rPr>
          <w:i/>
        </w:rPr>
        <w:t xml:space="preserve">Nível ou níveis de materialidade para classes específicas de transações, saldos contábeis ou divulgação </w:t>
      </w:r>
      <w:r w:rsidRPr="006B5F15">
        <w:t>(ver item 10)</w:t>
      </w:r>
    </w:p>
    <w:p w14:paraId="39B6AA46" w14:textId="77777777" w:rsidR="002A7EB0" w:rsidRPr="00631885" w:rsidRDefault="002A7EB0" w:rsidP="002A7EB0">
      <w:pPr>
        <w:jc w:val="both"/>
      </w:pPr>
    </w:p>
    <w:p w14:paraId="2FAF1500" w14:textId="77777777" w:rsidR="002A7EB0" w:rsidRDefault="002A7EB0" w:rsidP="002A7EB0">
      <w:pPr>
        <w:spacing w:after="120"/>
        <w:ind w:left="567" w:hanging="567"/>
        <w:jc w:val="both"/>
      </w:pPr>
      <w:r w:rsidRPr="00631885">
        <w:t>A1</w:t>
      </w:r>
      <w:r>
        <w:t>1</w:t>
      </w:r>
      <w:r w:rsidRPr="00631885">
        <w:t xml:space="preserve">. </w:t>
      </w:r>
      <w:r>
        <w:tab/>
      </w:r>
      <w:r w:rsidRPr="00631885">
        <w:t xml:space="preserve">Fatores que podem indicar a existência de uma ou mais de uma classe de transações, saldos contábeis ou </w:t>
      </w:r>
      <w:r>
        <w:t>divulgação</w:t>
      </w:r>
      <w:r w:rsidRPr="00631885">
        <w:t xml:space="preserve"> para os quais se poderia razoavelmente esperar que distorç</w:t>
      </w:r>
      <w:r>
        <w:t>ão</w:t>
      </w:r>
      <w:r w:rsidRPr="00631885">
        <w:t>, de valores menores que a materialidade para demonstrações contábeis como um todo, influenciem as decisões econômicas dos usuários tomadas com base nas demonstrações contábeis incluem:</w:t>
      </w:r>
    </w:p>
    <w:p w14:paraId="6AC5651C" w14:textId="77777777" w:rsidR="002A7EB0" w:rsidRPr="00DE157F" w:rsidRDefault="002A7EB0">
      <w:pPr>
        <w:numPr>
          <w:ilvl w:val="0"/>
          <w:numId w:val="163"/>
        </w:numPr>
        <w:spacing w:after="120" w:line="240" w:lineRule="auto"/>
        <w:ind w:left="851" w:hanging="284"/>
        <w:jc w:val="both"/>
        <w:rPr>
          <w:strike/>
        </w:rPr>
      </w:pPr>
      <w:r w:rsidRPr="00DE157F">
        <w:rPr>
          <w:strike/>
        </w:rPr>
        <w:t xml:space="preserve"> </w:t>
      </w:r>
      <w:r w:rsidRPr="00DE157F">
        <w:rPr>
          <w:strike/>
        </w:rPr>
        <w:tab/>
        <w:t>se leis, regulamentos ou a estrutura de relatório financeiro aplicável afetam as expectativas dos usuários em relação à mensuração ou divulgação de certos itens (por exemplo, transações com partes relacionadas, e a remuneração da administração e dos responsáveis pela governança);</w:t>
      </w:r>
    </w:p>
    <w:p w14:paraId="31C4C148" w14:textId="77777777" w:rsidR="002A7EB0" w:rsidRDefault="002A7EB0">
      <w:pPr>
        <w:numPr>
          <w:ilvl w:val="0"/>
          <w:numId w:val="163"/>
        </w:numPr>
        <w:spacing w:after="120" w:line="240" w:lineRule="auto"/>
        <w:ind w:left="851" w:hanging="284"/>
        <w:jc w:val="both"/>
      </w:pPr>
      <w:r>
        <w:t xml:space="preserve"> </w:t>
      </w:r>
      <w:r>
        <w:tab/>
        <w:t xml:space="preserve">se leis, regulamentos ou a estrutura de relatório financeiro aplicável afetam as expectativas dos usuários em relação à mensuração ou divulgação de certos itens (por exemplo, transações com partes relacionadas, a remuneração da administração e dos responsáveis pela governança) e análise de sensibilidade das estimativas contábeis do valor justo que apresentam alta incerteza). </w:t>
      </w:r>
      <w:r>
        <w:rPr>
          <w:color w:val="00B0F0"/>
          <w:sz w:val="20"/>
          <w:szCs w:val="20"/>
        </w:rPr>
        <w:t>(Alterado pela NBC TA 320 (R1))</w:t>
      </w:r>
    </w:p>
    <w:p w14:paraId="6437C663" w14:textId="77777777" w:rsidR="002A7EB0" w:rsidRDefault="002A7EB0">
      <w:pPr>
        <w:numPr>
          <w:ilvl w:val="0"/>
          <w:numId w:val="163"/>
        </w:numPr>
        <w:spacing w:after="120" w:line="240" w:lineRule="auto"/>
        <w:ind w:left="851" w:hanging="284"/>
        <w:jc w:val="both"/>
      </w:pPr>
      <w:r>
        <w:t xml:space="preserve"> </w:t>
      </w:r>
      <w:r>
        <w:tab/>
      </w:r>
      <w:r w:rsidRPr="00631885">
        <w:t>as principais divulgações referentes ao setor em que a entidade atua (por exemplo, custos de pesquisa e desenvolvimento para empresa farmacêutica)</w:t>
      </w:r>
      <w:r>
        <w:t>;</w:t>
      </w:r>
    </w:p>
    <w:p w14:paraId="4AC2BEFF" w14:textId="77777777" w:rsidR="002A7EB0" w:rsidRPr="00DE157F" w:rsidRDefault="002A7EB0">
      <w:pPr>
        <w:numPr>
          <w:ilvl w:val="0"/>
          <w:numId w:val="163"/>
        </w:numPr>
        <w:spacing w:after="120" w:line="240" w:lineRule="auto"/>
        <w:ind w:left="851" w:hanging="284"/>
        <w:jc w:val="both"/>
        <w:rPr>
          <w:strike/>
        </w:rPr>
      </w:pPr>
      <w:r w:rsidRPr="00DE157F">
        <w:rPr>
          <w:strike/>
        </w:rPr>
        <w:t xml:space="preserve"> </w:t>
      </w:r>
      <w:r w:rsidRPr="00DE157F">
        <w:rPr>
          <w:strike/>
        </w:rPr>
        <w:tab/>
        <w:t>se a atenção está focada em aspecto específico do negócio da entidade que é divulgado separadamente nas demonstrações contábeis (por exemplo, negócio recém-adquirido).</w:t>
      </w:r>
    </w:p>
    <w:p w14:paraId="2C262038" w14:textId="77777777" w:rsidR="002A7EB0" w:rsidRDefault="002A7EB0">
      <w:pPr>
        <w:numPr>
          <w:ilvl w:val="0"/>
          <w:numId w:val="163"/>
        </w:numPr>
        <w:spacing w:after="0" w:line="240" w:lineRule="auto"/>
        <w:ind w:left="851" w:hanging="284"/>
        <w:jc w:val="both"/>
      </w:pPr>
      <w:r>
        <w:t xml:space="preserve"> </w:t>
      </w:r>
      <w:r>
        <w:tab/>
        <w:t xml:space="preserve">se a atenção está focada em aspecto específico do negócio da entidade que é divulgado separadamente nas demonstrações contábeis (por exemplo, divulgações sobre segmentos ou combinação de negócios significativa). </w:t>
      </w:r>
      <w:r>
        <w:rPr>
          <w:color w:val="00B0F0"/>
          <w:sz w:val="20"/>
          <w:szCs w:val="20"/>
        </w:rPr>
        <w:t>(Alterado pela NBC TA 320 (R1))</w:t>
      </w:r>
    </w:p>
    <w:p w14:paraId="4DAEC72E" w14:textId="77777777" w:rsidR="002A7EB0" w:rsidRDefault="002A7EB0" w:rsidP="002A7EB0">
      <w:pPr>
        <w:ind w:left="1276"/>
        <w:jc w:val="both"/>
      </w:pPr>
    </w:p>
    <w:p w14:paraId="451C0A73" w14:textId="77777777" w:rsidR="002A7EB0" w:rsidRDefault="002A7EB0" w:rsidP="002A7EB0">
      <w:pPr>
        <w:ind w:left="567" w:hanging="567"/>
        <w:jc w:val="both"/>
      </w:pPr>
      <w:r w:rsidRPr="00631885">
        <w:t>A1</w:t>
      </w:r>
      <w:r>
        <w:t>2</w:t>
      </w:r>
      <w:r w:rsidRPr="00631885">
        <w:t xml:space="preserve">. </w:t>
      </w:r>
      <w:r>
        <w:tab/>
      </w:r>
      <w:r w:rsidRPr="00631885">
        <w:t xml:space="preserve">Ao considerar, nas circunstâncias específicas da entidade, se essas classes de transações, saldos contábeis ou </w:t>
      </w:r>
      <w:r>
        <w:t>divulgação</w:t>
      </w:r>
      <w:r w:rsidRPr="00631885">
        <w:t xml:space="preserve"> existem, o auditor pode achar útil obter entendimento dos pontos de vista e das expectativas dos responsáveis pela governança e da administração.</w:t>
      </w:r>
    </w:p>
    <w:p w14:paraId="5FC9B657" w14:textId="77777777" w:rsidR="002A7EB0" w:rsidRPr="00631885" w:rsidRDefault="002A7EB0" w:rsidP="002A7EB0">
      <w:pPr>
        <w:jc w:val="both"/>
      </w:pPr>
    </w:p>
    <w:p w14:paraId="58651C45" w14:textId="77777777" w:rsidR="002A7EB0" w:rsidRPr="002C4886" w:rsidRDefault="002A7EB0" w:rsidP="002A7EB0">
      <w:pPr>
        <w:jc w:val="both"/>
        <w:rPr>
          <w:i/>
        </w:rPr>
      </w:pPr>
      <w:r w:rsidRPr="002C4886">
        <w:rPr>
          <w:i/>
        </w:rPr>
        <w:t xml:space="preserve">Materialidade para execução de auditoria </w:t>
      </w:r>
      <w:r w:rsidRPr="006B5F15">
        <w:t>(ver item 11)</w:t>
      </w:r>
    </w:p>
    <w:p w14:paraId="39FA55CA" w14:textId="77777777" w:rsidR="002A7EB0" w:rsidRPr="00631885" w:rsidRDefault="002A7EB0" w:rsidP="002A7EB0">
      <w:pPr>
        <w:jc w:val="both"/>
      </w:pPr>
    </w:p>
    <w:p w14:paraId="53B9EE3D" w14:textId="77777777" w:rsidR="002A7EB0" w:rsidRDefault="002A7EB0" w:rsidP="002A7EB0">
      <w:pPr>
        <w:ind w:left="567" w:hanging="567"/>
        <w:jc w:val="both"/>
      </w:pPr>
      <w:r w:rsidRPr="00631885">
        <w:t>A1</w:t>
      </w:r>
      <w:r>
        <w:t>3</w:t>
      </w:r>
      <w:r w:rsidRPr="00631885">
        <w:t xml:space="preserve">. </w:t>
      </w:r>
      <w:r>
        <w:tab/>
      </w:r>
      <w:r w:rsidRPr="00631885">
        <w:t>Planejar a auditoria somente para detectar distorç</w:t>
      </w:r>
      <w:r>
        <w:t>ão</w:t>
      </w:r>
      <w:r w:rsidRPr="00631885">
        <w:t xml:space="preserve"> individualmente relevante negligencia o fato de que as distorções individualmente irrelevantes em conjunto podem levar </w:t>
      </w:r>
      <w:r>
        <w:t>à</w:t>
      </w:r>
      <w:r w:rsidRPr="00631885">
        <w:t xml:space="preserve"> distorção relevante das demonstrações contábeis e não deixa margem para possíveis distorções não detectadas. A materialidade para execução da auditoria (que, conforme definição,</w:t>
      </w:r>
      <w:r>
        <w:t xml:space="preserve"> </w:t>
      </w:r>
      <w:r w:rsidRPr="00631885">
        <w:t>é um ou mais valores) é fixada para reduzir a um nível adequadamente baixo a probabilidade de que as distorções não corrigidas e não detectadas em conjunto nas demonstrações contábeis excedam a materialidade para as demonstrações contábeis como um todo. Da mesma forma, a materialidade para</w:t>
      </w:r>
      <w:r>
        <w:t xml:space="preserve"> </w:t>
      </w:r>
      <w:r w:rsidRPr="00631885">
        <w:t xml:space="preserve">execução da auditoria relacionada a um nível de materialidade determinado para classe específica de transações, saldos contábeis ou </w:t>
      </w:r>
      <w:r>
        <w:t>divulgação</w:t>
      </w:r>
      <w:r w:rsidRPr="00631885">
        <w:t xml:space="preserve"> é fixada para reduzir a um nível adequadamente baixo a probabilidade de que as distorções não corrigidas e não detectadas em conjunto nessa classe específica de transações, saldos contábeis ou </w:t>
      </w:r>
      <w:r>
        <w:t>divulgação</w:t>
      </w:r>
      <w:r w:rsidRPr="00631885">
        <w:t xml:space="preserve"> excedam o nível de materialidade para essa classe específica de transações, saldos contábeis ou </w:t>
      </w:r>
      <w:r>
        <w:t>divulgação</w:t>
      </w:r>
      <w:r w:rsidRPr="00631885">
        <w:t>. A determinação de materialidade para execução de testes não é um cálculo mecânico simples e envolve o exercício de julgamento profissional. É afetado pelo entendimento que o auditor possui sobre a entidade, atualizado durante a execução dos procedimentos de avaliação de risco, e pela natureza e extensão de distorções identificadas em auditorias anteriores e, dessa maneira, pelas expectativas do auditor em relação a distorções no período corrente.</w:t>
      </w:r>
    </w:p>
    <w:p w14:paraId="1EF57B6B" w14:textId="77777777" w:rsidR="002A7EB0" w:rsidRDefault="002A7EB0" w:rsidP="002A7EB0">
      <w:pPr>
        <w:jc w:val="both"/>
      </w:pPr>
    </w:p>
    <w:p w14:paraId="4A8C88DE" w14:textId="77777777" w:rsidR="002A7EB0" w:rsidRPr="002C4886" w:rsidRDefault="002A7EB0" w:rsidP="002A7EB0">
      <w:pPr>
        <w:jc w:val="both"/>
        <w:rPr>
          <w:b/>
        </w:rPr>
      </w:pPr>
      <w:r w:rsidRPr="002C4886">
        <w:rPr>
          <w:b/>
        </w:rPr>
        <w:t xml:space="preserve">Revisão no decorrer da auditoria </w:t>
      </w:r>
      <w:r w:rsidRPr="006B5F15">
        <w:t>(ver item 12)</w:t>
      </w:r>
    </w:p>
    <w:p w14:paraId="0C6B940E" w14:textId="77777777" w:rsidR="002A7EB0" w:rsidRPr="00631885" w:rsidRDefault="002A7EB0" w:rsidP="002A7EB0">
      <w:pPr>
        <w:jc w:val="both"/>
      </w:pPr>
    </w:p>
    <w:p w14:paraId="161B83AD" w14:textId="77777777" w:rsidR="002A7EB0" w:rsidRPr="00631885" w:rsidRDefault="002A7EB0" w:rsidP="002A7EB0">
      <w:pPr>
        <w:ind w:left="567" w:hanging="567"/>
        <w:jc w:val="both"/>
      </w:pPr>
      <w:r w:rsidRPr="00631885">
        <w:t>A1</w:t>
      </w:r>
      <w:r>
        <w:t>4</w:t>
      </w:r>
      <w:r w:rsidRPr="00631885">
        <w:t xml:space="preserve">. </w:t>
      </w:r>
      <w:r>
        <w:tab/>
      </w:r>
      <w:r w:rsidRPr="00631885">
        <w:t xml:space="preserve">A materialidade das demonstrações contábeis como um todo (e, se aplicável, o nível ou níveis de materialidade para classes específicas de transações, saldos contábeis ou </w:t>
      </w:r>
      <w:r>
        <w:t>divulgação</w:t>
      </w:r>
      <w:r w:rsidRPr="00631885">
        <w:t>) pode precisar ser revista em decorrência de mudança nas circunstâncias que ocorreram durante a auditoria (por exemplo, decisão de alienar grande parte dos negócios da entidade), novas informações, ou mudança no entendimento do auditor sobre a entidade e suas operações em decorrência da execução de procedimentos adicionais de auditoria. Por exemplo, se durante a auditoria existem indícios de que o resultado efetivo será substancialmente diferente do resultado previsto para o final do período, que foi usado inicialmente para determinar a materialidade para as demonstrações contábeis como um todo, o auditor deve revisar essa materialidade.</w:t>
      </w:r>
    </w:p>
    <w:p w14:paraId="38974C3B" w14:textId="77777777" w:rsidR="002A7EB0" w:rsidRDefault="002A7EB0" w:rsidP="002A7EB0"/>
    <w:p w14:paraId="1F5438BF" w14:textId="77777777" w:rsidR="002A7EB0" w:rsidRPr="002A7EB0" w:rsidRDefault="002A7EB0" w:rsidP="002A7EB0">
      <w:pPr>
        <w:rPr>
          <w:b/>
          <w:bCs/>
        </w:rPr>
      </w:pPr>
      <w:r>
        <w:br w:type="page"/>
      </w:r>
      <w:r w:rsidRPr="002A7EB0">
        <w:rPr>
          <w:b/>
          <w:bCs/>
        </w:rPr>
        <w:t>NORMA BRASILEIRA DE CONTABILIDADE – NBC TA 320 (R1), DE 19 DE AGOSTO DE 2016</w:t>
      </w:r>
    </w:p>
    <w:p w14:paraId="7D11AB89" w14:textId="77777777" w:rsidR="002A7EB0" w:rsidRDefault="002A7EB0" w:rsidP="002A7EB0">
      <w:pPr>
        <w:pStyle w:val="Corpodetexto"/>
      </w:pPr>
    </w:p>
    <w:p w14:paraId="29EE90CB" w14:textId="77777777" w:rsidR="002A7EB0" w:rsidRDefault="002A7EB0" w:rsidP="002A7EB0">
      <w:pPr>
        <w:ind w:left="5387"/>
        <w:jc w:val="both"/>
        <w:rPr>
          <w:b/>
          <w:i/>
        </w:rPr>
      </w:pPr>
      <w:r>
        <w:rPr>
          <w:b/>
          <w:bCs/>
          <w:i/>
          <w:iCs/>
        </w:rPr>
        <w:t>Altera a NBC TA 320 que dispõe sobre a materialidade no planejamento e na execução da auditoria</w:t>
      </w:r>
      <w:r>
        <w:rPr>
          <w:b/>
          <w:i/>
        </w:rPr>
        <w:t>.</w:t>
      </w:r>
    </w:p>
    <w:p w14:paraId="4035967C" w14:textId="77777777" w:rsidR="002A7EB0" w:rsidRDefault="002A7EB0" w:rsidP="002A7EB0">
      <w:pPr>
        <w:jc w:val="both"/>
      </w:pPr>
    </w:p>
    <w:p w14:paraId="62DAEB9C" w14:textId="77777777" w:rsidR="002A7EB0" w:rsidRDefault="002A7EB0" w:rsidP="002A7EB0">
      <w:pPr>
        <w:jc w:val="both"/>
        <w:rPr>
          <w:bCs/>
        </w:rPr>
      </w:pPr>
    </w:p>
    <w:p w14:paraId="038DB457" w14:textId="77777777" w:rsidR="002A7EB0" w:rsidRDefault="002A7EB0" w:rsidP="002A7EB0">
      <w:pPr>
        <w:ind w:firstLine="567"/>
        <w:jc w:val="both"/>
      </w:pPr>
      <w:r>
        <w:rPr>
          <w:bCs/>
        </w:rPr>
        <w:t xml:space="preserve">O </w:t>
      </w:r>
      <w:r>
        <w:rPr>
          <w:b/>
          <w:bCs/>
        </w:rPr>
        <w:t>CONSELHO FEDERAL DE CONTABILIDADE</w:t>
      </w:r>
      <w: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color w:val="000000"/>
        </w:rPr>
        <w:t xml:space="preserve"> elaborada de acordo com a sua equivalente </w:t>
      </w:r>
      <w:r>
        <w:t>internacional ISA 320</w:t>
      </w:r>
      <w:r>
        <w:rPr>
          <w:color w:val="000000"/>
        </w:rPr>
        <w:t xml:space="preserve"> da IFAC</w:t>
      </w:r>
      <w:r>
        <w:t>:</w:t>
      </w:r>
    </w:p>
    <w:p w14:paraId="6E4C19F6" w14:textId="77777777" w:rsidR="002A7EB0" w:rsidRDefault="002A7EB0" w:rsidP="002A7EB0">
      <w:pPr>
        <w:jc w:val="both"/>
      </w:pPr>
    </w:p>
    <w:p w14:paraId="788CE095" w14:textId="77777777" w:rsidR="002A7EB0" w:rsidRDefault="002A7EB0" w:rsidP="002A7EB0">
      <w:pPr>
        <w:pStyle w:val="PargrafodaLista"/>
        <w:spacing w:before="40" w:after="40"/>
        <w:ind w:left="567" w:hanging="567"/>
        <w:jc w:val="both"/>
        <w:rPr>
          <w:b/>
        </w:rPr>
      </w:pPr>
      <w:r>
        <w:t xml:space="preserve">1. </w:t>
      </w:r>
      <w:r>
        <w:tab/>
      </w:r>
      <w:r>
        <w:rPr>
          <w:b/>
        </w:rPr>
        <w:t>Altera os itens 6 e A10 e inclui o item A2 e seu título na NBC TA 320 – Materialidade no Planejamento e na Execução da Auditoria, com as seguintes redações:</w:t>
      </w:r>
    </w:p>
    <w:p w14:paraId="4F90BBD3" w14:textId="77777777" w:rsidR="002A7EB0" w:rsidRDefault="002A7EB0" w:rsidP="002A7EB0">
      <w:pPr>
        <w:pStyle w:val="PargrafodaLista"/>
        <w:spacing w:before="40" w:after="40"/>
        <w:ind w:left="0"/>
        <w:jc w:val="both"/>
      </w:pPr>
    </w:p>
    <w:p w14:paraId="7E8265B1" w14:textId="77777777" w:rsidR="002A7EB0" w:rsidRDefault="002A7EB0" w:rsidP="002A7EB0">
      <w:pPr>
        <w:spacing w:after="120"/>
        <w:ind w:left="567"/>
        <w:jc w:val="both"/>
      </w:pPr>
      <w:r>
        <w:t xml:space="preserve">6. </w:t>
      </w:r>
      <w:r>
        <w:tab/>
        <w:t>Ao planejar a auditoria, o auditor exerce julgamento sobre as distorções que são consideradas relevantes. Esses julgamentos fornecem a base para:</w:t>
      </w:r>
    </w:p>
    <w:p w14:paraId="6B84218C" w14:textId="77777777" w:rsidR="002A7EB0" w:rsidRDefault="002A7EB0" w:rsidP="002A7EB0">
      <w:pPr>
        <w:tabs>
          <w:tab w:val="left" w:pos="993"/>
        </w:tabs>
        <w:spacing w:after="120"/>
        <w:ind w:left="993" w:hanging="426"/>
        <w:jc w:val="both"/>
      </w:pPr>
      <w:r>
        <w:t xml:space="preserve">(a) </w:t>
      </w:r>
      <w:r>
        <w:tab/>
        <w:t>determinar a natureza, a época e a extensão de procedimentos de avaliação de risco;</w:t>
      </w:r>
    </w:p>
    <w:p w14:paraId="4707E794" w14:textId="77777777" w:rsidR="002A7EB0" w:rsidRDefault="002A7EB0" w:rsidP="002A7EB0">
      <w:pPr>
        <w:tabs>
          <w:tab w:val="left" w:pos="993"/>
        </w:tabs>
        <w:spacing w:after="120"/>
        <w:ind w:left="993" w:hanging="426"/>
        <w:jc w:val="both"/>
      </w:pPr>
      <w:r>
        <w:t xml:space="preserve">(b) </w:t>
      </w:r>
      <w:r>
        <w:tab/>
        <w:t>identificar e avaliar os riscos de distorção relevante; e</w:t>
      </w:r>
    </w:p>
    <w:p w14:paraId="154BEC04" w14:textId="77777777" w:rsidR="002A7EB0" w:rsidRDefault="002A7EB0" w:rsidP="002A7EB0">
      <w:pPr>
        <w:tabs>
          <w:tab w:val="left" w:pos="993"/>
        </w:tabs>
        <w:ind w:left="993" w:hanging="426"/>
        <w:jc w:val="both"/>
      </w:pPr>
      <w:r>
        <w:t xml:space="preserve">(c) </w:t>
      </w:r>
      <w:r>
        <w:tab/>
        <w:t>determinar a natureza, a época e a extensão de procedimentos adicionais de auditoria.</w:t>
      </w:r>
    </w:p>
    <w:p w14:paraId="1CAA015D" w14:textId="77777777" w:rsidR="002A7EB0" w:rsidRDefault="002A7EB0" w:rsidP="002A7EB0">
      <w:pPr>
        <w:jc w:val="both"/>
      </w:pPr>
    </w:p>
    <w:p w14:paraId="41031132" w14:textId="77777777" w:rsidR="002A7EB0" w:rsidRDefault="002A7EB0" w:rsidP="002A7EB0">
      <w:pPr>
        <w:ind w:left="567"/>
        <w:jc w:val="both"/>
      </w:pPr>
      <w:r>
        <w:t>A materialidade determinada no planejamento da auditoria não estabelece necessariamente um valor abaixo do qual as distorções não corrigidas, individualmente ou em conjunto, serão sempre avaliadas como não relevantes. As circunstâncias relacionadas a algumas distorções podem levar o auditor a avaliá-las como relevantes mesmo que estejam abaixo do limite de materialidade. Não é praticável definir procedimentos de auditoria para detectar todas as distorções que poderiam ser relevantes somente por sua natureza.  No entanto, a consideração da natureza das potenciais distorções nas divulgações é relevante para o planejamento dos procedimentos de auditoria para tratar os riscos de distorção relevante (ver itens A134 e A135 da NBC TA 315 – Identificação e Avaliação dos Riscos de Distorção Relevante por meio do Entendimento da Entidade e de seu Ambiente). Adicionalmente, ao avaliar o efeito de todas as distorções não corrigidas sobre as demonstrações contábeis, o auditor deve considerar não apenas a magnitude, mas, também, a natureza de distorções não corrigidas, e as circunstâncias específicas de sua ocorrência (NBC TA 450, item A21) (ver item A2).</w:t>
      </w:r>
    </w:p>
    <w:p w14:paraId="2DB77EC9" w14:textId="77777777" w:rsidR="002A7EB0" w:rsidRDefault="002A7EB0" w:rsidP="002A7EB0">
      <w:pPr>
        <w:jc w:val="both"/>
      </w:pPr>
    </w:p>
    <w:p w14:paraId="7387B3C4" w14:textId="77777777" w:rsidR="002A7EB0" w:rsidRDefault="002A7EB0" w:rsidP="002A7EB0">
      <w:pPr>
        <w:ind w:left="567"/>
        <w:jc w:val="both"/>
        <w:rPr>
          <w:spacing w:val="-1"/>
        </w:rPr>
      </w:pPr>
      <w:r>
        <w:rPr>
          <w:b/>
          <w:bCs/>
          <w:spacing w:val="-1"/>
        </w:rPr>
        <w:t xml:space="preserve">Materialidade no contexto de auditoria </w:t>
      </w:r>
      <w:r>
        <w:rPr>
          <w:bCs/>
          <w:spacing w:val="-1"/>
        </w:rPr>
        <w:t>(ver</w:t>
      </w:r>
      <w:r>
        <w:rPr>
          <w:spacing w:val="-1"/>
        </w:rPr>
        <w:t xml:space="preserve"> item 6) </w:t>
      </w:r>
    </w:p>
    <w:p w14:paraId="380862BC" w14:textId="77777777" w:rsidR="002A7EB0" w:rsidRDefault="002A7EB0" w:rsidP="002A7EB0">
      <w:pPr>
        <w:jc w:val="both"/>
        <w:rPr>
          <w:spacing w:val="-1"/>
        </w:rPr>
      </w:pPr>
    </w:p>
    <w:p w14:paraId="34C09BF1" w14:textId="77777777" w:rsidR="002A7EB0" w:rsidRDefault="002A7EB0" w:rsidP="002A7EB0">
      <w:pPr>
        <w:spacing w:after="120"/>
        <w:ind w:left="567" w:right="142"/>
        <w:jc w:val="both"/>
      </w:pPr>
      <w:r>
        <w:t xml:space="preserve">A2. </w:t>
      </w:r>
      <w:r>
        <w:tab/>
        <w:t>A identificação e a avaliação dos riscos de distorção relevante, nos termos do item 25 da NBC TA 315, envolve o uso de julgamento profissional para identificar as classes de transações, os saldos contábeis e as divulgações, incluindo divulgações qualitativas, cuja distorção pode ser relevante (ou seja, em geral, distorções são consideradas relevantes se puder ser razoavelmente esperado que elas influenciem as decisões econômicas de usuários tomadas com base nas demonstrações contábeis como um todo). Ao considerar se distorções em divulgações qualitativas podem ser relevantes, o auditor pode identificar fatores relevantes, tais como:</w:t>
      </w:r>
    </w:p>
    <w:p w14:paraId="5C2B37A1" w14:textId="77777777" w:rsidR="002A7EB0" w:rsidRDefault="002A7EB0">
      <w:pPr>
        <w:widowControl w:val="0"/>
        <w:numPr>
          <w:ilvl w:val="0"/>
          <w:numId w:val="161"/>
        </w:numPr>
        <w:tabs>
          <w:tab w:val="left" w:pos="993"/>
        </w:tabs>
        <w:kinsoku w:val="0"/>
        <w:spacing w:after="120" w:line="240" w:lineRule="auto"/>
        <w:ind w:left="993" w:right="142" w:hanging="426"/>
        <w:jc w:val="both"/>
      </w:pPr>
      <w:r>
        <w:t>as circunstâncias da entidade para o período (por exemplo, a entidade pode ter se envolvido na combinação de negócios significativa durante o período);</w:t>
      </w:r>
    </w:p>
    <w:p w14:paraId="0101F57B" w14:textId="77777777" w:rsidR="002A7EB0" w:rsidRDefault="002A7EB0">
      <w:pPr>
        <w:widowControl w:val="0"/>
        <w:numPr>
          <w:ilvl w:val="0"/>
          <w:numId w:val="161"/>
        </w:numPr>
        <w:tabs>
          <w:tab w:val="left" w:pos="993"/>
        </w:tabs>
        <w:kinsoku w:val="0"/>
        <w:spacing w:after="120" w:line="240" w:lineRule="auto"/>
        <w:ind w:left="993" w:right="142" w:hanging="426"/>
        <w:jc w:val="both"/>
      </w:pPr>
      <w:r>
        <w:t>a estrutura de relatório financeiro aplicável, incluindo mudanças nessa estrutura (por exemplo, nova norma para apresentação de relatório financeiro pode exigir novas divulgações qualitativas que sejam significativas para a entidade);</w:t>
      </w:r>
    </w:p>
    <w:p w14:paraId="433328EE" w14:textId="77777777" w:rsidR="002A7EB0" w:rsidRDefault="002A7EB0">
      <w:pPr>
        <w:widowControl w:val="0"/>
        <w:numPr>
          <w:ilvl w:val="0"/>
          <w:numId w:val="161"/>
        </w:numPr>
        <w:tabs>
          <w:tab w:val="num" w:pos="-1701"/>
          <w:tab w:val="left" w:pos="993"/>
        </w:tabs>
        <w:kinsoku w:val="0"/>
        <w:spacing w:after="0" w:line="240" w:lineRule="auto"/>
        <w:ind w:left="993" w:right="144" w:hanging="426"/>
        <w:jc w:val="both"/>
      </w:pPr>
      <w:r>
        <w:t>divulgações qualitativas que são importantes para os usuários das demonstrações contábeis devido à natureza da entidade (por exemplo, divulgações de risco de liquidez podem ser importantes para os usuários das demonstrações contábeis de instituição financeira).</w:t>
      </w:r>
    </w:p>
    <w:p w14:paraId="1CB6039D" w14:textId="77777777" w:rsidR="002A7EB0" w:rsidRDefault="002A7EB0" w:rsidP="002A7EB0">
      <w:pPr>
        <w:jc w:val="both"/>
      </w:pPr>
    </w:p>
    <w:p w14:paraId="0DB5521D" w14:textId="77777777" w:rsidR="002A7EB0" w:rsidRDefault="002A7EB0" w:rsidP="002A7EB0">
      <w:pPr>
        <w:spacing w:after="120"/>
        <w:ind w:left="567"/>
        <w:jc w:val="both"/>
      </w:pPr>
      <w:r>
        <w:t xml:space="preserve">A10. </w:t>
      </w:r>
      <w:r>
        <w:tab/>
        <w:t>Fatores que podem indicar a existência de uma ou mais de uma classe de transações, saldos contábeis ou divulgação para os quais se poderia, razoavelmente, esperar que distorção de valores menores que a materialidade para demonstrações contábeis como um todo influenciem as decisões econômicas dos usuários tomadas com base nas demonstrações contábeis incluem:</w:t>
      </w:r>
    </w:p>
    <w:p w14:paraId="001BDF3B" w14:textId="77777777" w:rsidR="002A7EB0" w:rsidRDefault="002A7EB0">
      <w:pPr>
        <w:pStyle w:val="PargrafodaLista"/>
        <w:numPr>
          <w:ilvl w:val="0"/>
          <w:numId w:val="162"/>
        </w:numPr>
        <w:tabs>
          <w:tab w:val="left" w:pos="993"/>
        </w:tabs>
        <w:spacing w:after="120" w:line="240" w:lineRule="auto"/>
        <w:ind w:left="993" w:hanging="426"/>
        <w:contextualSpacing w:val="0"/>
        <w:jc w:val="both"/>
      </w:pPr>
      <w:r>
        <w:t>se leis, regulamentos ou a estrutura de relatório financeiro aplicável afetam as expectativas dos usuários em relação à mensuração ou divulgação de certos itens (por exemplo, transações com partes relacionadas, a remuneração da administração e dos responsáveis pela governança) e análise de sensibilidade das estimativas contábeis do valor justo que apresentam alta incerteza).</w:t>
      </w:r>
    </w:p>
    <w:p w14:paraId="484F92DB" w14:textId="77777777" w:rsidR="002A7EB0" w:rsidRDefault="002A7EB0">
      <w:pPr>
        <w:pStyle w:val="PargrafodaLista"/>
        <w:numPr>
          <w:ilvl w:val="0"/>
          <w:numId w:val="162"/>
        </w:numPr>
        <w:tabs>
          <w:tab w:val="left" w:pos="993"/>
        </w:tabs>
        <w:spacing w:after="120" w:line="240" w:lineRule="auto"/>
        <w:ind w:left="993" w:hanging="426"/>
        <w:contextualSpacing w:val="0"/>
        <w:jc w:val="both"/>
      </w:pPr>
      <w:r>
        <w:t>as principais divulgações referentes ao setor em que a entidade atua (por exemplo, custos de pesquisa e desenvolvimento para empresa farmacêutica);</w:t>
      </w:r>
    </w:p>
    <w:p w14:paraId="2FC1ACC9" w14:textId="77777777" w:rsidR="002A7EB0" w:rsidRDefault="002A7EB0">
      <w:pPr>
        <w:pStyle w:val="PargrafodaLista"/>
        <w:numPr>
          <w:ilvl w:val="0"/>
          <w:numId w:val="162"/>
        </w:numPr>
        <w:tabs>
          <w:tab w:val="left" w:pos="993"/>
        </w:tabs>
        <w:spacing w:after="0" w:line="240" w:lineRule="auto"/>
        <w:ind w:left="993" w:hanging="426"/>
        <w:jc w:val="both"/>
      </w:pPr>
      <w:r>
        <w:t>se a atenção está focada em aspecto específico do negócio da entidade que é divulgado separadamente nas demonstrações contábeis (por exemplo, divulgações sobre segmentos ou combinação de negócios significativa).</w:t>
      </w:r>
    </w:p>
    <w:p w14:paraId="340E58FC" w14:textId="77777777" w:rsidR="002A7EB0" w:rsidRDefault="002A7EB0" w:rsidP="002A7EB0">
      <w:pPr>
        <w:jc w:val="both"/>
      </w:pPr>
    </w:p>
    <w:p w14:paraId="25789DB4" w14:textId="77777777" w:rsidR="002A7EB0" w:rsidRDefault="002A7EB0" w:rsidP="002A7EB0">
      <w:pPr>
        <w:ind w:left="567" w:right="2" w:hanging="567"/>
        <w:jc w:val="both"/>
      </w:pPr>
      <w:r>
        <w:t>2.</w:t>
      </w:r>
      <w:r>
        <w:tab/>
        <w:t>Em razão da inclusão do item A2, a numeração existente é renumerada em ordem sequencial, ou seja, A2 para A3, A3 para A4, A4 para A5, e assim sucessivamente. Além disso, as referências em outras normas também são ajustadas em função dessas alterações de numeração.</w:t>
      </w:r>
    </w:p>
    <w:p w14:paraId="1F46DA49" w14:textId="77777777" w:rsidR="002A7EB0" w:rsidRDefault="002A7EB0" w:rsidP="002A7EB0">
      <w:pPr>
        <w:jc w:val="both"/>
        <w:rPr>
          <w:bCs/>
        </w:rPr>
      </w:pPr>
    </w:p>
    <w:p w14:paraId="7C30D877" w14:textId="77777777" w:rsidR="002A7EB0" w:rsidRDefault="002A7EB0" w:rsidP="002A7EB0">
      <w:pPr>
        <w:ind w:left="567" w:right="2" w:hanging="567"/>
        <w:jc w:val="both"/>
      </w:pPr>
      <w:r>
        <w:t>3.</w:t>
      </w:r>
      <w:r>
        <w:tab/>
        <w:t>Em razão dessas alterações, as disposições não alteradas desta norma são mantidas e a sigla da NBC TA 320, publicada no DOU, Seção 1, de 3/12/2009, passa a ser NBC TA 320 (R1).</w:t>
      </w:r>
    </w:p>
    <w:p w14:paraId="78ED450A" w14:textId="77777777" w:rsidR="002A7EB0" w:rsidRPr="002A7EB0" w:rsidRDefault="002A7EB0" w:rsidP="002A7EB0">
      <w:pPr>
        <w:pStyle w:val="Textoembloco"/>
        <w:tabs>
          <w:tab w:val="left" w:pos="-5387"/>
        </w:tabs>
        <w:ind w:left="0"/>
        <w:jc w:val="both"/>
        <w:rPr>
          <w:sz w:val="24"/>
          <w:lang w:val="pt-BR"/>
        </w:rPr>
      </w:pPr>
    </w:p>
    <w:p w14:paraId="417E7B8E" w14:textId="77777777" w:rsidR="002A7EB0" w:rsidRDefault="002A7EB0" w:rsidP="002A7EB0">
      <w:pPr>
        <w:pStyle w:val="Textoembloco"/>
        <w:tabs>
          <w:tab w:val="left" w:pos="708"/>
        </w:tabs>
        <w:autoSpaceDE w:val="0"/>
        <w:autoSpaceDN w:val="0"/>
        <w:adjustRightInd w:val="0"/>
        <w:ind w:left="567" w:hanging="567"/>
        <w:jc w:val="both"/>
        <w:rPr>
          <w:sz w:val="24"/>
          <w:lang w:val="pt-BR"/>
        </w:rPr>
      </w:pPr>
      <w:r>
        <w:rPr>
          <w:sz w:val="24"/>
          <w:lang w:val="pt-BR"/>
        </w:rPr>
        <w:t>4.</w:t>
      </w:r>
      <w:r>
        <w:rPr>
          <w:sz w:val="24"/>
          <w:lang w:val="pt-BR"/>
        </w:rPr>
        <w:tab/>
        <w:t>As alterações desta norma entram em vigor na data de sua publicação, aplicando-se às auditorias de demonstrações contábeis para períodos que se findam em, ou após, 31 de dezembro de 2016.</w:t>
      </w:r>
    </w:p>
    <w:p w14:paraId="2C56D838" w14:textId="77777777" w:rsidR="002A7EB0" w:rsidRDefault="002A7EB0" w:rsidP="002A7EB0">
      <w:pPr>
        <w:ind w:left="567" w:right="2" w:hanging="567"/>
        <w:jc w:val="both"/>
      </w:pPr>
    </w:p>
    <w:p w14:paraId="1AB1A9D2" w14:textId="77777777" w:rsidR="002A7EB0" w:rsidRPr="00BC1EC1" w:rsidRDefault="002A7EB0" w:rsidP="002A7EB0">
      <w:pPr>
        <w:pStyle w:val="Recuodecorpodetexto2"/>
        <w:spacing w:after="0" w:line="240" w:lineRule="auto"/>
        <w:jc w:val="right"/>
        <w:rPr>
          <w:lang w:val="pt-BR"/>
        </w:rPr>
      </w:pPr>
      <w:r w:rsidRPr="00BC1EC1">
        <w:rPr>
          <w:lang w:val="pt-BR"/>
        </w:rPr>
        <w:t>Brasília, 19 de agosto de 2016.</w:t>
      </w:r>
    </w:p>
    <w:p w14:paraId="2CCCB016" w14:textId="77777777" w:rsidR="002A7EB0" w:rsidRDefault="002A7EB0" w:rsidP="002A7EB0"/>
    <w:p w14:paraId="438C0AD1" w14:textId="77777777" w:rsidR="002A7EB0" w:rsidRDefault="002A7EB0" w:rsidP="002A7EB0">
      <w:pPr>
        <w:jc w:val="both"/>
      </w:pPr>
    </w:p>
    <w:p w14:paraId="6E87D10F" w14:textId="77777777" w:rsidR="002A7EB0" w:rsidRDefault="002A7EB0" w:rsidP="002A7EB0"/>
    <w:p w14:paraId="6B6C242F" w14:textId="77777777" w:rsidR="002A7EB0" w:rsidRDefault="002A7EB0" w:rsidP="002A7EB0">
      <w:pPr>
        <w:jc w:val="center"/>
        <w:rPr>
          <w:bCs/>
        </w:rPr>
      </w:pPr>
      <w:r>
        <w:t xml:space="preserve">Contador </w:t>
      </w:r>
      <w:r>
        <w:rPr>
          <w:b/>
        </w:rPr>
        <w:t>José Martonio Alves Coelho</w:t>
      </w:r>
    </w:p>
    <w:p w14:paraId="2EB5031B" w14:textId="77777777" w:rsidR="002A7EB0" w:rsidRDefault="002A7EB0" w:rsidP="002A7EB0">
      <w:pPr>
        <w:pStyle w:val="Recuodecorpodetexto2"/>
        <w:spacing w:after="0" w:line="240" w:lineRule="auto"/>
        <w:ind w:left="0"/>
        <w:jc w:val="center"/>
      </w:pPr>
      <w:r>
        <w:rPr>
          <w:b/>
        </w:rPr>
        <w:t>Presidente</w:t>
      </w:r>
    </w:p>
    <w:p w14:paraId="7144E92A" w14:textId="77777777" w:rsidR="002A7EB0" w:rsidRDefault="002A7EB0" w:rsidP="002A7EB0">
      <w:pPr>
        <w:jc w:val="both"/>
      </w:pPr>
    </w:p>
    <w:p w14:paraId="46C300BE" w14:textId="1E912A56" w:rsidR="001542BA" w:rsidRDefault="001542BA" w:rsidP="00D17E06">
      <w:pPr>
        <w:pStyle w:val="Ttulo1"/>
        <w:spacing w:before="0" w:after="120" w:line="240" w:lineRule="auto"/>
        <w:rPr>
          <w:rFonts w:ascii="Times New Roman" w:hAnsi="Times New Roman" w:cs="Times New Roman"/>
          <w:b/>
          <w:bCs/>
          <w:color w:val="auto"/>
          <w:sz w:val="24"/>
          <w:szCs w:val="24"/>
        </w:rPr>
      </w:pPr>
      <w:bookmarkStart w:id="109" w:name="_Toc183036848"/>
      <w:r w:rsidRPr="00D17E06">
        <w:rPr>
          <w:rFonts w:ascii="Times New Roman" w:hAnsi="Times New Roman" w:cs="Times New Roman"/>
          <w:b/>
          <w:bCs/>
          <w:color w:val="auto"/>
          <w:sz w:val="24"/>
          <w:szCs w:val="24"/>
        </w:rPr>
        <w:t>NBC TA 330 (R1)</w:t>
      </w:r>
      <w:bookmarkEnd w:id="109"/>
    </w:p>
    <w:p w14:paraId="61C06703" w14:textId="77777777" w:rsidR="002A7EB0" w:rsidRPr="002A7EB0" w:rsidRDefault="002A7EB0" w:rsidP="002A7EB0">
      <w:pPr>
        <w:jc w:val="center"/>
        <w:rPr>
          <w:b/>
          <w:bCs/>
        </w:rPr>
      </w:pPr>
      <w:r w:rsidRPr="002A7EB0">
        <w:rPr>
          <w:b/>
          <w:bCs/>
        </w:rPr>
        <w:t>NBC TA 330 (R1) – RESPOSTA DO AUDITOR AOS RISCOS AVALIADOS</w:t>
      </w:r>
    </w:p>
    <w:p w14:paraId="2D3CD394" w14:textId="77777777" w:rsidR="002A7EB0" w:rsidRDefault="002A7EB0" w:rsidP="002A7EB0">
      <w:pPr>
        <w:autoSpaceDE w:val="0"/>
        <w:autoSpaceDN w:val="0"/>
        <w:adjustRightInd w:val="0"/>
        <w:jc w:val="both"/>
      </w:pPr>
    </w:p>
    <w:p w14:paraId="118DA76A" w14:textId="77777777" w:rsidR="002A7EB0" w:rsidRDefault="002A7EB0" w:rsidP="002A7EB0">
      <w:pPr>
        <w:jc w:val="both"/>
      </w:pPr>
    </w:p>
    <w:p w14:paraId="025C4E66" w14:textId="77777777" w:rsidR="002A7EB0" w:rsidRDefault="002A7EB0" w:rsidP="002A7EB0">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2A385E12" w14:textId="77777777" w:rsidR="002A7EB0" w:rsidRDefault="002A7EB0" w:rsidP="002A7EB0">
      <w:pPr>
        <w:jc w:val="both"/>
      </w:pPr>
    </w:p>
    <w:p w14:paraId="4F7DA92A" w14:textId="77777777" w:rsidR="002A7EB0" w:rsidRPr="00A76494" w:rsidRDefault="002A7EB0" w:rsidP="002A7EB0">
      <w:pPr>
        <w:autoSpaceDE w:val="0"/>
        <w:autoSpaceDN w:val="0"/>
        <w:adjustRightInd w:val="0"/>
        <w:jc w:val="both"/>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1418"/>
      </w:tblGrid>
      <w:tr w:rsidR="002A7EB0" w14:paraId="51B6F2FD" w14:textId="77777777" w:rsidTr="009A4CD5">
        <w:tc>
          <w:tcPr>
            <w:tcW w:w="7371" w:type="dxa"/>
          </w:tcPr>
          <w:p w14:paraId="22CF8BD3" w14:textId="77777777" w:rsidR="002A7EB0" w:rsidRPr="004A0EFA" w:rsidRDefault="002A7EB0" w:rsidP="009A4CD5">
            <w:pPr>
              <w:autoSpaceDE w:val="0"/>
              <w:autoSpaceDN w:val="0"/>
              <w:adjustRightInd w:val="0"/>
              <w:spacing w:before="60" w:after="60"/>
              <w:jc w:val="both"/>
              <w:rPr>
                <w:b/>
              </w:rPr>
            </w:pPr>
            <w:r w:rsidRPr="004A0EFA">
              <w:rPr>
                <w:b/>
                <w:bCs/>
              </w:rPr>
              <w:t>Súmula</w:t>
            </w:r>
          </w:p>
        </w:tc>
        <w:tc>
          <w:tcPr>
            <w:tcW w:w="1418" w:type="dxa"/>
          </w:tcPr>
          <w:p w14:paraId="0F33CFC8" w14:textId="77777777" w:rsidR="002A7EB0" w:rsidRPr="004A0EFA" w:rsidRDefault="002A7EB0" w:rsidP="009A4CD5">
            <w:pPr>
              <w:autoSpaceDE w:val="0"/>
              <w:autoSpaceDN w:val="0"/>
              <w:adjustRightInd w:val="0"/>
              <w:spacing w:before="60" w:after="60"/>
              <w:jc w:val="center"/>
              <w:rPr>
                <w:b/>
              </w:rPr>
            </w:pPr>
            <w:r w:rsidRPr="004A0EFA">
              <w:rPr>
                <w:b/>
              </w:rPr>
              <w:t>Item</w:t>
            </w:r>
          </w:p>
        </w:tc>
      </w:tr>
      <w:tr w:rsidR="002A7EB0" w14:paraId="38172D26" w14:textId="77777777" w:rsidTr="009A4CD5">
        <w:tc>
          <w:tcPr>
            <w:tcW w:w="7371" w:type="dxa"/>
          </w:tcPr>
          <w:p w14:paraId="7294AAC0" w14:textId="77777777" w:rsidR="002A7EB0" w:rsidRPr="004A0EFA" w:rsidRDefault="002A7EB0" w:rsidP="009A4CD5">
            <w:pPr>
              <w:autoSpaceDE w:val="0"/>
              <w:autoSpaceDN w:val="0"/>
              <w:adjustRightInd w:val="0"/>
              <w:spacing w:before="60" w:after="60"/>
              <w:jc w:val="both"/>
              <w:rPr>
                <w:b/>
                <w:bCs/>
              </w:rPr>
            </w:pPr>
            <w:r w:rsidRPr="004A0EFA">
              <w:rPr>
                <w:b/>
                <w:bCs/>
              </w:rPr>
              <w:t>INTRODUÇÃO</w:t>
            </w:r>
          </w:p>
        </w:tc>
        <w:tc>
          <w:tcPr>
            <w:tcW w:w="1418" w:type="dxa"/>
          </w:tcPr>
          <w:p w14:paraId="4C677598" w14:textId="77777777" w:rsidR="002A7EB0" w:rsidRDefault="002A7EB0" w:rsidP="009A4CD5">
            <w:pPr>
              <w:autoSpaceDE w:val="0"/>
              <w:autoSpaceDN w:val="0"/>
              <w:adjustRightInd w:val="0"/>
              <w:spacing w:before="60" w:after="60"/>
              <w:jc w:val="center"/>
            </w:pPr>
          </w:p>
        </w:tc>
      </w:tr>
      <w:tr w:rsidR="002A7EB0" w14:paraId="2FB7FBFB" w14:textId="77777777" w:rsidTr="009A4CD5">
        <w:tc>
          <w:tcPr>
            <w:tcW w:w="7371" w:type="dxa"/>
          </w:tcPr>
          <w:p w14:paraId="6C2BD7FA" w14:textId="77777777" w:rsidR="002A7EB0" w:rsidRPr="00EC6075" w:rsidRDefault="002A7EB0" w:rsidP="009A4CD5">
            <w:pPr>
              <w:autoSpaceDE w:val="0"/>
              <w:autoSpaceDN w:val="0"/>
              <w:adjustRightInd w:val="0"/>
              <w:spacing w:before="60" w:after="60"/>
              <w:jc w:val="both"/>
            </w:pPr>
            <w:r w:rsidRPr="00EC6075">
              <w:t>Alcance</w:t>
            </w:r>
          </w:p>
        </w:tc>
        <w:tc>
          <w:tcPr>
            <w:tcW w:w="1418" w:type="dxa"/>
          </w:tcPr>
          <w:p w14:paraId="69099578" w14:textId="77777777" w:rsidR="002A7EB0" w:rsidRDefault="002A7EB0" w:rsidP="009A4CD5">
            <w:pPr>
              <w:autoSpaceDE w:val="0"/>
              <w:autoSpaceDN w:val="0"/>
              <w:adjustRightInd w:val="0"/>
              <w:spacing w:before="60" w:after="60"/>
              <w:jc w:val="center"/>
            </w:pPr>
            <w:r>
              <w:t>1</w:t>
            </w:r>
          </w:p>
        </w:tc>
      </w:tr>
      <w:tr w:rsidR="002A7EB0" w14:paraId="42D7F2C6" w14:textId="77777777" w:rsidTr="009A4CD5">
        <w:tc>
          <w:tcPr>
            <w:tcW w:w="7371" w:type="dxa"/>
          </w:tcPr>
          <w:p w14:paraId="404A886D" w14:textId="77777777" w:rsidR="002A7EB0" w:rsidRPr="00EC6075" w:rsidRDefault="002A7EB0" w:rsidP="009A4CD5">
            <w:pPr>
              <w:autoSpaceDE w:val="0"/>
              <w:autoSpaceDN w:val="0"/>
              <w:adjustRightInd w:val="0"/>
              <w:spacing w:before="60" w:after="60"/>
              <w:jc w:val="both"/>
            </w:pPr>
            <w:r w:rsidRPr="00EC6075">
              <w:t>Data de vigência</w:t>
            </w:r>
          </w:p>
        </w:tc>
        <w:tc>
          <w:tcPr>
            <w:tcW w:w="1418" w:type="dxa"/>
          </w:tcPr>
          <w:p w14:paraId="066098F0" w14:textId="77777777" w:rsidR="002A7EB0" w:rsidRDefault="002A7EB0" w:rsidP="009A4CD5">
            <w:pPr>
              <w:autoSpaceDE w:val="0"/>
              <w:autoSpaceDN w:val="0"/>
              <w:adjustRightInd w:val="0"/>
              <w:spacing w:before="60" w:after="60"/>
              <w:jc w:val="center"/>
            </w:pPr>
            <w:r>
              <w:t>2</w:t>
            </w:r>
          </w:p>
        </w:tc>
      </w:tr>
      <w:tr w:rsidR="002A7EB0" w14:paraId="5CAED484" w14:textId="77777777" w:rsidTr="009A4CD5">
        <w:tc>
          <w:tcPr>
            <w:tcW w:w="7371" w:type="dxa"/>
          </w:tcPr>
          <w:p w14:paraId="7189699F" w14:textId="77777777" w:rsidR="002A7EB0" w:rsidRPr="00EC6075" w:rsidRDefault="002A7EB0" w:rsidP="009A4CD5">
            <w:pPr>
              <w:autoSpaceDE w:val="0"/>
              <w:autoSpaceDN w:val="0"/>
              <w:adjustRightInd w:val="0"/>
              <w:spacing w:before="60" w:after="60"/>
              <w:jc w:val="both"/>
            </w:pPr>
            <w:r w:rsidRPr="004A0EFA">
              <w:rPr>
                <w:b/>
                <w:bCs/>
              </w:rPr>
              <w:t>OBJETIVO</w:t>
            </w:r>
          </w:p>
        </w:tc>
        <w:tc>
          <w:tcPr>
            <w:tcW w:w="1418" w:type="dxa"/>
          </w:tcPr>
          <w:p w14:paraId="3FA5F4D8" w14:textId="77777777" w:rsidR="002A7EB0" w:rsidRDefault="002A7EB0" w:rsidP="009A4CD5">
            <w:pPr>
              <w:autoSpaceDE w:val="0"/>
              <w:autoSpaceDN w:val="0"/>
              <w:adjustRightInd w:val="0"/>
              <w:spacing w:before="60" w:after="60"/>
              <w:jc w:val="center"/>
            </w:pPr>
            <w:r>
              <w:t>3</w:t>
            </w:r>
          </w:p>
        </w:tc>
      </w:tr>
      <w:tr w:rsidR="002A7EB0" w14:paraId="33D1AC0E" w14:textId="77777777" w:rsidTr="009A4CD5">
        <w:tc>
          <w:tcPr>
            <w:tcW w:w="7371" w:type="dxa"/>
          </w:tcPr>
          <w:p w14:paraId="3A1BA1D2" w14:textId="77777777" w:rsidR="002A7EB0" w:rsidRPr="00EC6075" w:rsidRDefault="002A7EB0" w:rsidP="009A4CD5">
            <w:pPr>
              <w:autoSpaceDE w:val="0"/>
              <w:autoSpaceDN w:val="0"/>
              <w:adjustRightInd w:val="0"/>
              <w:spacing w:before="60" w:after="60"/>
              <w:jc w:val="both"/>
            </w:pPr>
            <w:r w:rsidRPr="004A0EFA">
              <w:rPr>
                <w:b/>
                <w:bCs/>
              </w:rPr>
              <w:t>DEFINIÇÕES</w:t>
            </w:r>
          </w:p>
        </w:tc>
        <w:tc>
          <w:tcPr>
            <w:tcW w:w="1418" w:type="dxa"/>
          </w:tcPr>
          <w:p w14:paraId="511BD546" w14:textId="77777777" w:rsidR="002A7EB0" w:rsidRDefault="002A7EB0" w:rsidP="009A4CD5">
            <w:pPr>
              <w:autoSpaceDE w:val="0"/>
              <w:autoSpaceDN w:val="0"/>
              <w:adjustRightInd w:val="0"/>
              <w:spacing w:before="60" w:after="60"/>
              <w:jc w:val="center"/>
            </w:pPr>
            <w:r>
              <w:t>4</w:t>
            </w:r>
          </w:p>
        </w:tc>
      </w:tr>
      <w:tr w:rsidR="002A7EB0" w14:paraId="3483ABE6" w14:textId="77777777" w:rsidTr="009A4CD5">
        <w:tc>
          <w:tcPr>
            <w:tcW w:w="7371" w:type="dxa"/>
          </w:tcPr>
          <w:p w14:paraId="0DC275D2" w14:textId="77777777" w:rsidR="002A7EB0" w:rsidRPr="004A0EFA" w:rsidRDefault="002A7EB0" w:rsidP="009A4CD5">
            <w:pPr>
              <w:autoSpaceDE w:val="0"/>
              <w:autoSpaceDN w:val="0"/>
              <w:adjustRightInd w:val="0"/>
              <w:spacing w:before="60" w:after="60"/>
              <w:jc w:val="both"/>
              <w:rPr>
                <w:b/>
                <w:bCs/>
              </w:rPr>
            </w:pPr>
            <w:r w:rsidRPr="004A0EFA">
              <w:rPr>
                <w:b/>
                <w:bCs/>
              </w:rPr>
              <w:t>REQUISITOS</w:t>
            </w:r>
          </w:p>
        </w:tc>
        <w:tc>
          <w:tcPr>
            <w:tcW w:w="1418" w:type="dxa"/>
          </w:tcPr>
          <w:p w14:paraId="782EBFDE" w14:textId="77777777" w:rsidR="002A7EB0" w:rsidRDefault="002A7EB0" w:rsidP="009A4CD5">
            <w:pPr>
              <w:autoSpaceDE w:val="0"/>
              <w:autoSpaceDN w:val="0"/>
              <w:adjustRightInd w:val="0"/>
              <w:spacing w:before="60" w:after="60"/>
              <w:jc w:val="center"/>
            </w:pPr>
          </w:p>
        </w:tc>
      </w:tr>
      <w:tr w:rsidR="002A7EB0" w14:paraId="68EF27B2" w14:textId="77777777" w:rsidTr="009A4CD5">
        <w:tc>
          <w:tcPr>
            <w:tcW w:w="7371" w:type="dxa"/>
          </w:tcPr>
          <w:p w14:paraId="3A6660F6" w14:textId="77777777" w:rsidR="002A7EB0" w:rsidRPr="00EC6075" w:rsidRDefault="002A7EB0" w:rsidP="009A4CD5">
            <w:pPr>
              <w:autoSpaceDE w:val="0"/>
              <w:autoSpaceDN w:val="0"/>
              <w:adjustRightInd w:val="0"/>
              <w:spacing w:before="60" w:after="60"/>
              <w:jc w:val="both"/>
            </w:pPr>
            <w:r w:rsidRPr="00EC6075">
              <w:t>Respostas gerais</w:t>
            </w:r>
          </w:p>
        </w:tc>
        <w:tc>
          <w:tcPr>
            <w:tcW w:w="1418" w:type="dxa"/>
          </w:tcPr>
          <w:p w14:paraId="04A27F02" w14:textId="77777777" w:rsidR="002A7EB0" w:rsidRDefault="002A7EB0" w:rsidP="009A4CD5">
            <w:pPr>
              <w:autoSpaceDE w:val="0"/>
              <w:autoSpaceDN w:val="0"/>
              <w:adjustRightInd w:val="0"/>
              <w:spacing w:before="60" w:after="60"/>
              <w:jc w:val="center"/>
            </w:pPr>
            <w:r>
              <w:t>5</w:t>
            </w:r>
          </w:p>
        </w:tc>
      </w:tr>
      <w:tr w:rsidR="002A7EB0" w14:paraId="701857C7" w14:textId="77777777" w:rsidTr="009A4CD5">
        <w:tc>
          <w:tcPr>
            <w:tcW w:w="7371" w:type="dxa"/>
          </w:tcPr>
          <w:p w14:paraId="39D2CBCE" w14:textId="77777777" w:rsidR="002A7EB0" w:rsidRPr="00EC6075" w:rsidRDefault="002A7EB0" w:rsidP="009A4CD5">
            <w:pPr>
              <w:autoSpaceDE w:val="0"/>
              <w:autoSpaceDN w:val="0"/>
              <w:adjustRightInd w:val="0"/>
              <w:spacing w:before="60" w:after="60"/>
              <w:jc w:val="both"/>
            </w:pPr>
            <w:r w:rsidRPr="00EC6075">
              <w:t xml:space="preserve">Procedimentos de auditoria em resposta aos riscos avaliados de distorção </w:t>
            </w:r>
            <w:r>
              <w:t>relevante no nível de afirmações</w:t>
            </w:r>
          </w:p>
        </w:tc>
        <w:tc>
          <w:tcPr>
            <w:tcW w:w="1418" w:type="dxa"/>
          </w:tcPr>
          <w:p w14:paraId="66E16624" w14:textId="77777777" w:rsidR="002A7EB0" w:rsidRDefault="002A7EB0" w:rsidP="009A4CD5">
            <w:pPr>
              <w:autoSpaceDE w:val="0"/>
              <w:autoSpaceDN w:val="0"/>
              <w:adjustRightInd w:val="0"/>
              <w:spacing w:before="60" w:after="60"/>
              <w:jc w:val="center"/>
            </w:pPr>
            <w:r>
              <w:t>6 – 23</w:t>
            </w:r>
          </w:p>
        </w:tc>
      </w:tr>
      <w:tr w:rsidR="002A7EB0" w14:paraId="4AABA189" w14:textId="77777777" w:rsidTr="009A4CD5">
        <w:tc>
          <w:tcPr>
            <w:tcW w:w="7371" w:type="dxa"/>
          </w:tcPr>
          <w:p w14:paraId="70EC724A" w14:textId="77777777" w:rsidR="002A7EB0" w:rsidRPr="00EC6075" w:rsidRDefault="002A7EB0" w:rsidP="009A4CD5">
            <w:pPr>
              <w:autoSpaceDE w:val="0"/>
              <w:autoSpaceDN w:val="0"/>
              <w:adjustRightInd w:val="0"/>
              <w:spacing w:before="60" w:after="60"/>
              <w:jc w:val="both"/>
            </w:pPr>
            <w:r w:rsidRPr="00EC6075">
              <w:t>Adequação da apresentação e divulgação</w:t>
            </w:r>
          </w:p>
        </w:tc>
        <w:tc>
          <w:tcPr>
            <w:tcW w:w="1418" w:type="dxa"/>
          </w:tcPr>
          <w:p w14:paraId="39E96A9B" w14:textId="77777777" w:rsidR="002A7EB0" w:rsidRDefault="002A7EB0" w:rsidP="009A4CD5">
            <w:pPr>
              <w:autoSpaceDE w:val="0"/>
              <w:autoSpaceDN w:val="0"/>
              <w:adjustRightInd w:val="0"/>
              <w:spacing w:before="60" w:after="60"/>
              <w:jc w:val="center"/>
            </w:pPr>
            <w:r>
              <w:t>24</w:t>
            </w:r>
          </w:p>
        </w:tc>
      </w:tr>
      <w:tr w:rsidR="002A7EB0" w14:paraId="57767929" w14:textId="77777777" w:rsidTr="009A4CD5">
        <w:tc>
          <w:tcPr>
            <w:tcW w:w="7371" w:type="dxa"/>
          </w:tcPr>
          <w:p w14:paraId="3560EDD2" w14:textId="77777777" w:rsidR="002A7EB0" w:rsidRPr="00EC6075" w:rsidRDefault="002A7EB0" w:rsidP="009A4CD5">
            <w:pPr>
              <w:autoSpaceDE w:val="0"/>
              <w:autoSpaceDN w:val="0"/>
              <w:adjustRightInd w:val="0"/>
              <w:spacing w:before="60" w:after="60"/>
              <w:jc w:val="both"/>
            </w:pPr>
            <w:r w:rsidRPr="00EC6075">
              <w:t>Avaliação da suficiência e adequação da evidência de auditoria</w:t>
            </w:r>
          </w:p>
        </w:tc>
        <w:tc>
          <w:tcPr>
            <w:tcW w:w="1418" w:type="dxa"/>
          </w:tcPr>
          <w:p w14:paraId="62905E17" w14:textId="77777777" w:rsidR="002A7EB0" w:rsidRDefault="002A7EB0" w:rsidP="009A4CD5">
            <w:pPr>
              <w:autoSpaceDE w:val="0"/>
              <w:autoSpaceDN w:val="0"/>
              <w:adjustRightInd w:val="0"/>
              <w:spacing w:before="60" w:after="60"/>
              <w:jc w:val="center"/>
            </w:pPr>
            <w:r>
              <w:t>25 – 27</w:t>
            </w:r>
          </w:p>
        </w:tc>
      </w:tr>
      <w:tr w:rsidR="002A7EB0" w14:paraId="3EA3A996" w14:textId="77777777" w:rsidTr="009A4CD5">
        <w:tc>
          <w:tcPr>
            <w:tcW w:w="7371" w:type="dxa"/>
          </w:tcPr>
          <w:p w14:paraId="77130DCE" w14:textId="77777777" w:rsidR="002A7EB0" w:rsidRPr="00EC6075" w:rsidRDefault="002A7EB0" w:rsidP="009A4CD5">
            <w:pPr>
              <w:autoSpaceDE w:val="0"/>
              <w:autoSpaceDN w:val="0"/>
              <w:adjustRightInd w:val="0"/>
              <w:spacing w:before="60" w:after="60"/>
              <w:jc w:val="both"/>
            </w:pPr>
            <w:r w:rsidRPr="00EC6075">
              <w:t>Documentação</w:t>
            </w:r>
          </w:p>
        </w:tc>
        <w:tc>
          <w:tcPr>
            <w:tcW w:w="1418" w:type="dxa"/>
          </w:tcPr>
          <w:p w14:paraId="310597F7" w14:textId="77777777" w:rsidR="002A7EB0" w:rsidRDefault="002A7EB0" w:rsidP="009A4CD5">
            <w:pPr>
              <w:autoSpaceDE w:val="0"/>
              <w:autoSpaceDN w:val="0"/>
              <w:adjustRightInd w:val="0"/>
              <w:spacing w:before="60" w:after="60"/>
              <w:jc w:val="center"/>
            </w:pPr>
            <w:r>
              <w:t>28 – 30</w:t>
            </w:r>
          </w:p>
        </w:tc>
      </w:tr>
      <w:tr w:rsidR="002A7EB0" w14:paraId="5C493DE6" w14:textId="77777777" w:rsidTr="009A4CD5">
        <w:tc>
          <w:tcPr>
            <w:tcW w:w="7371" w:type="dxa"/>
          </w:tcPr>
          <w:p w14:paraId="27ADA494" w14:textId="77777777" w:rsidR="002A7EB0" w:rsidRPr="004A0EFA" w:rsidRDefault="002A7EB0" w:rsidP="009A4CD5">
            <w:pPr>
              <w:autoSpaceDE w:val="0"/>
              <w:autoSpaceDN w:val="0"/>
              <w:adjustRightInd w:val="0"/>
              <w:spacing w:before="60" w:after="60"/>
              <w:jc w:val="both"/>
              <w:rPr>
                <w:b/>
                <w:bCs/>
              </w:rPr>
            </w:pPr>
            <w:r w:rsidRPr="004A0EFA">
              <w:rPr>
                <w:b/>
                <w:bCs/>
              </w:rPr>
              <w:t xml:space="preserve">APLICAÇÃO E OUTROS MATERIAIS EXPLICATIVOS </w:t>
            </w:r>
          </w:p>
        </w:tc>
        <w:tc>
          <w:tcPr>
            <w:tcW w:w="1418" w:type="dxa"/>
          </w:tcPr>
          <w:p w14:paraId="4B8F8760" w14:textId="77777777" w:rsidR="002A7EB0" w:rsidRDefault="002A7EB0" w:rsidP="009A4CD5">
            <w:pPr>
              <w:autoSpaceDE w:val="0"/>
              <w:autoSpaceDN w:val="0"/>
              <w:adjustRightInd w:val="0"/>
              <w:spacing w:before="60" w:after="60"/>
              <w:jc w:val="center"/>
            </w:pPr>
          </w:p>
        </w:tc>
      </w:tr>
      <w:tr w:rsidR="002A7EB0" w14:paraId="636A8F9C" w14:textId="77777777" w:rsidTr="009A4CD5">
        <w:tc>
          <w:tcPr>
            <w:tcW w:w="7371" w:type="dxa"/>
          </w:tcPr>
          <w:p w14:paraId="00D87A19" w14:textId="77777777" w:rsidR="002A7EB0" w:rsidRPr="00EC6075" w:rsidRDefault="002A7EB0" w:rsidP="009A4CD5">
            <w:pPr>
              <w:autoSpaceDE w:val="0"/>
              <w:autoSpaceDN w:val="0"/>
              <w:adjustRightInd w:val="0"/>
              <w:spacing w:before="60" w:after="60"/>
              <w:jc w:val="both"/>
            </w:pPr>
            <w:r w:rsidRPr="00EC6075">
              <w:t>Respostas gerais</w:t>
            </w:r>
          </w:p>
        </w:tc>
        <w:tc>
          <w:tcPr>
            <w:tcW w:w="1418" w:type="dxa"/>
          </w:tcPr>
          <w:p w14:paraId="0BD0C6E2" w14:textId="77777777" w:rsidR="002A7EB0" w:rsidRDefault="002A7EB0" w:rsidP="009A4CD5">
            <w:pPr>
              <w:autoSpaceDE w:val="0"/>
              <w:autoSpaceDN w:val="0"/>
              <w:adjustRightInd w:val="0"/>
              <w:spacing w:before="60" w:after="60"/>
              <w:jc w:val="center"/>
            </w:pPr>
            <w:r>
              <w:t>A1 – A3</w:t>
            </w:r>
          </w:p>
        </w:tc>
      </w:tr>
      <w:tr w:rsidR="002A7EB0" w14:paraId="72EB7329" w14:textId="77777777" w:rsidTr="009A4CD5">
        <w:tc>
          <w:tcPr>
            <w:tcW w:w="7371" w:type="dxa"/>
          </w:tcPr>
          <w:p w14:paraId="0A145244" w14:textId="77777777" w:rsidR="002A7EB0" w:rsidRPr="00EC6075" w:rsidRDefault="002A7EB0" w:rsidP="009A4CD5">
            <w:pPr>
              <w:autoSpaceDE w:val="0"/>
              <w:autoSpaceDN w:val="0"/>
              <w:adjustRightInd w:val="0"/>
              <w:spacing w:before="60" w:after="60"/>
              <w:jc w:val="both"/>
            </w:pPr>
            <w:r w:rsidRPr="00EC6075">
              <w:t xml:space="preserve">Procedimentos de auditoria em resposta aos riscos avaliados de distorção </w:t>
            </w:r>
            <w:r>
              <w:t>relevante no nível de afirmações</w:t>
            </w:r>
          </w:p>
        </w:tc>
        <w:tc>
          <w:tcPr>
            <w:tcW w:w="1418" w:type="dxa"/>
          </w:tcPr>
          <w:p w14:paraId="48A4BCCA" w14:textId="77777777" w:rsidR="002A7EB0" w:rsidRDefault="002A7EB0" w:rsidP="009A4CD5">
            <w:pPr>
              <w:autoSpaceDE w:val="0"/>
              <w:autoSpaceDN w:val="0"/>
              <w:adjustRightInd w:val="0"/>
              <w:spacing w:before="60" w:after="60"/>
              <w:jc w:val="center"/>
            </w:pPr>
            <w:r>
              <w:t>A4 – A58</w:t>
            </w:r>
          </w:p>
        </w:tc>
      </w:tr>
      <w:tr w:rsidR="002A7EB0" w14:paraId="6A1F1134" w14:textId="77777777" w:rsidTr="009A4CD5">
        <w:tc>
          <w:tcPr>
            <w:tcW w:w="7371" w:type="dxa"/>
          </w:tcPr>
          <w:p w14:paraId="4DADEDAB" w14:textId="77777777" w:rsidR="002A7EB0" w:rsidRPr="00EC6075" w:rsidRDefault="002A7EB0" w:rsidP="009A4CD5">
            <w:pPr>
              <w:autoSpaceDE w:val="0"/>
              <w:autoSpaceDN w:val="0"/>
              <w:adjustRightInd w:val="0"/>
              <w:spacing w:before="60" w:after="60"/>
              <w:jc w:val="both"/>
            </w:pPr>
            <w:r w:rsidRPr="00EC6075">
              <w:t>Adequação da apresentação e divulgação</w:t>
            </w:r>
          </w:p>
        </w:tc>
        <w:tc>
          <w:tcPr>
            <w:tcW w:w="1418" w:type="dxa"/>
          </w:tcPr>
          <w:p w14:paraId="2483AA0A" w14:textId="77777777" w:rsidR="002A7EB0" w:rsidRDefault="002A7EB0" w:rsidP="009A4CD5">
            <w:pPr>
              <w:autoSpaceDE w:val="0"/>
              <w:autoSpaceDN w:val="0"/>
              <w:adjustRightInd w:val="0"/>
              <w:spacing w:before="60" w:after="60"/>
              <w:jc w:val="center"/>
            </w:pPr>
            <w:r>
              <w:t>A59</w:t>
            </w:r>
          </w:p>
        </w:tc>
      </w:tr>
      <w:tr w:rsidR="002A7EB0" w14:paraId="4323612F" w14:textId="77777777" w:rsidTr="009A4CD5">
        <w:tc>
          <w:tcPr>
            <w:tcW w:w="7371" w:type="dxa"/>
          </w:tcPr>
          <w:p w14:paraId="44E3F459" w14:textId="77777777" w:rsidR="002A7EB0" w:rsidRPr="00EC6075" w:rsidRDefault="002A7EB0" w:rsidP="009A4CD5">
            <w:pPr>
              <w:autoSpaceDE w:val="0"/>
              <w:autoSpaceDN w:val="0"/>
              <w:adjustRightInd w:val="0"/>
              <w:spacing w:before="60" w:after="60"/>
              <w:jc w:val="both"/>
            </w:pPr>
            <w:r w:rsidRPr="00EC6075">
              <w:t>Avaliação da suficiência e adequação da evidência de auditoria</w:t>
            </w:r>
          </w:p>
        </w:tc>
        <w:tc>
          <w:tcPr>
            <w:tcW w:w="1418" w:type="dxa"/>
          </w:tcPr>
          <w:p w14:paraId="7821C8DB" w14:textId="77777777" w:rsidR="002A7EB0" w:rsidRDefault="002A7EB0" w:rsidP="009A4CD5">
            <w:pPr>
              <w:autoSpaceDE w:val="0"/>
              <w:autoSpaceDN w:val="0"/>
              <w:adjustRightInd w:val="0"/>
              <w:spacing w:before="60" w:after="60"/>
              <w:jc w:val="center"/>
            </w:pPr>
            <w:r>
              <w:t>A60 – A62</w:t>
            </w:r>
          </w:p>
        </w:tc>
      </w:tr>
      <w:tr w:rsidR="002A7EB0" w14:paraId="11379BCC" w14:textId="77777777" w:rsidTr="009A4CD5">
        <w:tc>
          <w:tcPr>
            <w:tcW w:w="7371" w:type="dxa"/>
          </w:tcPr>
          <w:p w14:paraId="3F542A02" w14:textId="77777777" w:rsidR="002A7EB0" w:rsidRPr="00EC6075" w:rsidRDefault="002A7EB0" w:rsidP="009A4CD5">
            <w:pPr>
              <w:autoSpaceDE w:val="0"/>
              <w:autoSpaceDN w:val="0"/>
              <w:adjustRightInd w:val="0"/>
              <w:spacing w:before="60" w:after="60"/>
              <w:jc w:val="both"/>
            </w:pPr>
            <w:r w:rsidRPr="00EC6075">
              <w:t>Documentação</w:t>
            </w:r>
          </w:p>
        </w:tc>
        <w:tc>
          <w:tcPr>
            <w:tcW w:w="1418" w:type="dxa"/>
          </w:tcPr>
          <w:p w14:paraId="1ADC51B7" w14:textId="77777777" w:rsidR="002A7EB0" w:rsidRDefault="002A7EB0" w:rsidP="009A4CD5">
            <w:pPr>
              <w:autoSpaceDE w:val="0"/>
              <w:autoSpaceDN w:val="0"/>
              <w:adjustRightInd w:val="0"/>
              <w:spacing w:before="60" w:after="60"/>
              <w:jc w:val="center"/>
            </w:pPr>
            <w:r>
              <w:t>A63</w:t>
            </w:r>
          </w:p>
        </w:tc>
      </w:tr>
    </w:tbl>
    <w:p w14:paraId="1D608B12" w14:textId="77777777" w:rsidR="002A7EB0" w:rsidRPr="00A76494" w:rsidRDefault="002A7EB0" w:rsidP="002A7EB0">
      <w:pPr>
        <w:autoSpaceDE w:val="0"/>
        <w:autoSpaceDN w:val="0"/>
        <w:adjustRightInd w:val="0"/>
        <w:jc w:val="both"/>
      </w:pPr>
    </w:p>
    <w:p w14:paraId="1BC40097" w14:textId="77777777" w:rsidR="002A7EB0" w:rsidRPr="00A76494" w:rsidRDefault="002A7EB0" w:rsidP="002A7EB0">
      <w:pPr>
        <w:autoSpaceDE w:val="0"/>
        <w:autoSpaceDN w:val="0"/>
        <w:adjustRightInd w:val="0"/>
        <w:jc w:val="both"/>
      </w:pPr>
      <w:r w:rsidRPr="00A76494">
        <w:t xml:space="preserve">Esta </w:t>
      </w:r>
      <w:r>
        <w:t>Norma</w:t>
      </w:r>
      <w:r w:rsidRPr="00A76494">
        <w:t xml:space="preserve"> deve ser lida juntamente com a NBC TA 200 </w:t>
      </w:r>
      <w:r>
        <w:t>–</w:t>
      </w:r>
      <w:r w:rsidRPr="00A76494">
        <w:t xml:space="preserve"> Objetivos </w:t>
      </w:r>
      <w:r>
        <w:t>G</w:t>
      </w:r>
      <w:r w:rsidRPr="00A76494">
        <w:t xml:space="preserve">erais do </w:t>
      </w:r>
      <w:r>
        <w:t>A</w:t>
      </w:r>
      <w:r w:rsidRPr="00A76494">
        <w:t xml:space="preserve">uditor </w:t>
      </w:r>
      <w:r>
        <w:t>I</w:t>
      </w:r>
      <w:r w:rsidRPr="00A76494">
        <w:t xml:space="preserve">ndependente e a </w:t>
      </w:r>
      <w:r>
        <w:t>C</w:t>
      </w:r>
      <w:r w:rsidRPr="00A76494">
        <w:t>ondução d</w:t>
      </w:r>
      <w:r>
        <w:t>a A</w:t>
      </w:r>
      <w:r w:rsidRPr="00A76494">
        <w:t xml:space="preserve">uditoria em </w:t>
      </w:r>
      <w:r>
        <w:t>C</w:t>
      </w:r>
      <w:r w:rsidRPr="00A76494">
        <w:t xml:space="preserve">onformidade com </w:t>
      </w:r>
      <w:r>
        <w:t xml:space="preserve">Normas de Auditoria. </w:t>
      </w:r>
    </w:p>
    <w:p w14:paraId="49576C88" w14:textId="77777777" w:rsidR="002A7EB0" w:rsidRPr="000770E6" w:rsidRDefault="002A7EB0" w:rsidP="002A7EB0">
      <w:pPr>
        <w:autoSpaceDE w:val="0"/>
        <w:autoSpaceDN w:val="0"/>
        <w:adjustRightInd w:val="0"/>
        <w:jc w:val="both"/>
        <w:rPr>
          <w:b/>
          <w:bCs/>
        </w:rPr>
      </w:pPr>
    </w:p>
    <w:p w14:paraId="39EB88C7" w14:textId="77777777" w:rsidR="002A7EB0" w:rsidRPr="000770E6" w:rsidRDefault="002A7EB0" w:rsidP="002A7EB0">
      <w:pPr>
        <w:autoSpaceDE w:val="0"/>
        <w:autoSpaceDN w:val="0"/>
        <w:adjustRightInd w:val="0"/>
        <w:jc w:val="both"/>
        <w:rPr>
          <w:b/>
          <w:bCs/>
        </w:rPr>
      </w:pPr>
    </w:p>
    <w:p w14:paraId="1BEB1F4D" w14:textId="77777777" w:rsidR="002A7EB0" w:rsidRPr="00C6611C" w:rsidRDefault="002A7EB0" w:rsidP="002A7EB0">
      <w:pPr>
        <w:autoSpaceDE w:val="0"/>
        <w:autoSpaceDN w:val="0"/>
        <w:adjustRightInd w:val="0"/>
        <w:jc w:val="both"/>
        <w:rPr>
          <w:b/>
          <w:bCs/>
          <w:sz w:val="28"/>
          <w:szCs w:val="28"/>
        </w:rPr>
      </w:pPr>
      <w:r w:rsidRPr="00C6611C">
        <w:rPr>
          <w:b/>
          <w:bCs/>
          <w:sz w:val="28"/>
          <w:szCs w:val="28"/>
        </w:rPr>
        <w:t>Introdução</w:t>
      </w:r>
    </w:p>
    <w:p w14:paraId="261C7AC1" w14:textId="77777777" w:rsidR="002A7EB0" w:rsidRDefault="002A7EB0" w:rsidP="002A7EB0">
      <w:pPr>
        <w:autoSpaceDE w:val="0"/>
        <w:autoSpaceDN w:val="0"/>
        <w:adjustRightInd w:val="0"/>
        <w:jc w:val="both"/>
        <w:rPr>
          <w:b/>
          <w:bCs/>
        </w:rPr>
      </w:pPr>
    </w:p>
    <w:p w14:paraId="2D9E1748" w14:textId="77777777" w:rsidR="002A7EB0" w:rsidRDefault="002A7EB0" w:rsidP="002A7EB0">
      <w:pPr>
        <w:autoSpaceDE w:val="0"/>
        <w:autoSpaceDN w:val="0"/>
        <w:adjustRightInd w:val="0"/>
        <w:jc w:val="both"/>
        <w:rPr>
          <w:b/>
          <w:bCs/>
        </w:rPr>
      </w:pPr>
      <w:r w:rsidRPr="00A76494">
        <w:rPr>
          <w:b/>
          <w:bCs/>
        </w:rPr>
        <w:t xml:space="preserve">Alcance </w:t>
      </w:r>
    </w:p>
    <w:p w14:paraId="24EFDE7A" w14:textId="77777777" w:rsidR="002A7EB0" w:rsidRPr="00A76494" w:rsidRDefault="002A7EB0" w:rsidP="002A7EB0">
      <w:pPr>
        <w:autoSpaceDE w:val="0"/>
        <w:autoSpaceDN w:val="0"/>
        <w:adjustRightInd w:val="0"/>
        <w:jc w:val="both"/>
        <w:rPr>
          <w:b/>
          <w:bCs/>
        </w:rPr>
      </w:pPr>
    </w:p>
    <w:p w14:paraId="2136C670" w14:textId="77777777" w:rsidR="002A7EB0" w:rsidRPr="00A76494" w:rsidRDefault="002A7EB0" w:rsidP="002A7EB0">
      <w:pPr>
        <w:autoSpaceDE w:val="0"/>
        <w:autoSpaceDN w:val="0"/>
        <w:adjustRightInd w:val="0"/>
        <w:ind w:left="567" w:hanging="567"/>
        <w:jc w:val="both"/>
      </w:pPr>
      <w:r w:rsidRPr="00A76494">
        <w:t xml:space="preserve">1. </w:t>
      </w:r>
      <w:r>
        <w:tab/>
      </w:r>
      <w:r w:rsidRPr="00A76494">
        <w:t xml:space="preserve">Esta </w:t>
      </w:r>
      <w:r>
        <w:t>N</w:t>
      </w:r>
      <w:r w:rsidRPr="00A76494">
        <w:t xml:space="preserve">orma trata da responsabilidade do auditor ao </w:t>
      </w:r>
      <w:r>
        <w:t>planejar</w:t>
      </w:r>
      <w:r w:rsidRPr="00A76494">
        <w:t xml:space="preserve"> e implementar respostas aos riscos de distorção relevante, identificados e avaliados pelo auditor de acordo com a NBC TA 315 </w:t>
      </w:r>
      <w:r>
        <w:t xml:space="preserve">na </w:t>
      </w:r>
      <w:r w:rsidRPr="00A76494">
        <w:t>auditoria d</w:t>
      </w:r>
      <w:r>
        <w:t>e</w:t>
      </w:r>
      <w:r w:rsidRPr="00A76494">
        <w:t xml:space="preserve"> demonstrações contábeis.</w:t>
      </w:r>
    </w:p>
    <w:p w14:paraId="4D67818A" w14:textId="77777777" w:rsidR="002A7EB0" w:rsidRDefault="002A7EB0" w:rsidP="002A7EB0">
      <w:pPr>
        <w:autoSpaceDE w:val="0"/>
        <w:autoSpaceDN w:val="0"/>
        <w:adjustRightInd w:val="0"/>
        <w:jc w:val="both"/>
        <w:rPr>
          <w:b/>
          <w:bCs/>
        </w:rPr>
      </w:pPr>
    </w:p>
    <w:p w14:paraId="16E17695" w14:textId="77777777" w:rsidR="002A7EB0" w:rsidRPr="00A76494" w:rsidRDefault="002A7EB0" w:rsidP="002A7EB0">
      <w:pPr>
        <w:autoSpaceDE w:val="0"/>
        <w:autoSpaceDN w:val="0"/>
        <w:adjustRightInd w:val="0"/>
        <w:jc w:val="both"/>
        <w:rPr>
          <w:b/>
          <w:bCs/>
        </w:rPr>
      </w:pPr>
      <w:r w:rsidRPr="00A76494">
        <w:rPr>
          <w:b/>
          <w:bCs/>
        </w:rPr>
        <w:t>Data de vigência</w:t>
      </w:r>
    </w:p>
    <w:p w14:paraId="628EF7BC" w14:textId="77777777" w:rsidR="002A7EB0" w:rsidRDefault="002A7EB0" w:rsidP="002A7EB0">
      <w:pPr>
        <w:autoSpaceDE w:val="0"/>
        <w:autoSpaceDN w:val="0"/>
        <w:adjustRightInd w:val="0"/>
        <w:ind w:left="567" w:hanging="567"/>
        <w:jc w:val="both"/>
      </w:pPr>
    </w:p>
    <w:p w14:paraId="21C2DDB0" w14:textId="77777777" w:rsidR="002A7EB0" w:rsidRPr="00A76494" w:rsidRDefault="002A7EB0" w:rsidP="002A7EB0">
      <w:pPr>
        <w:autoSpaceDE w:val="0"/>
        <w:autoSpaceDN w:val="0"/>
        <w:adjustRightInd w:val="0"/>
        <w:ind w:left="567" w:hanging="567"/>
        <w:jc w:val="both"/>
      </w:pPr>
      <w:r w:rsidRPr="00A76494">
        <w:t xml:space="preserve">2. </w:t>
      </w:r>
      <w:r>
        <w:tab/>
      </w:r>
      <w:r w:rsidRPr="00A76494">
        <w:t xml:space="preserve">Esta </w:t>
      </w:r>
      <w:r>
        <w:t>Norma</w:t>
      </w:r>
      <w:r w:rsidRPr="00A76494">
        <w:t xml:space="preserve"> aplica-se a auditoria de demonstrações contábeis de períodos iniciados em ou após 1º de janeiro de 2010</w:t>
      </w:r>
      <w:r>
        <w:t>.</w:t>
      </w:r>
    </w:p>
    <w:p w14:paraId="4BBF5C1D" w14:textId="77777777" w:rsidR="002A7EB0" w:rsidRDefault="002A7EB0" w:rsidP="002A7EB0">
      <w:pPr>
        <w:autoSpaceDE w:val="0"/>
        <w:autoSpaceDN w:val="0"/>
        <w:adjustRightInd w:val="0"/>
        <w:ind w:left="567" w:hanging="567"/>
        <w:jc w:val="both"/>
      </w:pPr>
    </w:p>
    <w:p w14:paraId="073DA0B3" w14:textId="77777777" w:rsidR="002A7EB0" w:rsidRPr="00C6611C" w:rsidRDefault="002A7EB0" w:rsidP="002A7EB0">
      <w:pPr>
        <w:autoSpaceDE w:val="0"/>
        <w:autoSpaceDN w:val="0"/>
        <w:adjustRightInd w:val="0"/>
        <w:ind w:left="567" w:hanging="567"/>
        <w:jc w:val="both"/>
        <w:rPr>
          <w:b/>
          <w:sz w:val="28"/>
          <w:szCs w:val="28"/>
        </w:rPr>
      </w:pPr>
      <w:r w:rsidRPr="00C6611C">
        <w:rPr>
          <w:b/>
          <w:sz w:val="28"/>
          <w:szCs w:val="28"/>
        </w:rPr>
        <w:t>Objetivo</w:t>
      </w:r>
    </w:p>
    <w:p w14:paraId="624AB689" w14:textId="77777777" w:rsidR="002A7EB0" w:rsidRDefault="002A7EB0" w:rsidP="002A7EB0">
      <w:pPr>
        <w:autoSpaceDE w:val="0"/>
        <w:autoSpaceDN w:val="0"/>
        <w:adjustRightInd w:val="0"/>
        <w:ind w:left="567" w:hanging="567"/>
        <w:jc w:val="both"/>
      </w:pPr>
    </w:p>
    <w:p w14:paraId="674998DB" w14:textId="77777777" w:rsidR="002A7EB0" w:rsidRPr="00A76494" w:rsidRDefault="002A7EB0" w:rsidP="002A7EB0">
      <w:pPr>
        <w:autoSpaceDE w:val="0"/>
        <w:autoSpaceDN w:val="0"/>
        <w:adjustRightInd w:val="0"/>
        <w:ind w:left="567" w:hanging="567"/>
        <w:jc w:val="both"/>
      </w:pPr>
      <w:r w:rsidRPr="00A76494">
        <w:t xml:space="preserve">3. </w:t>
      </w:r>
      <w:r>
        <w:tab/>
      </w:r>
      <w:r w:rsidRPr="00A76494">
        <w:t xml:space="preserve">O objetivo do auditor é o de obter evidência de auditoria apropriada e suficiente relacionada aos riscos avaliados de distorção relevante por meio do </w:t>
      </w:r>
      <w:r>
        <w:t>planejamento</w:t>
      </w:r>
      <w:r w:rsidRPr="00A76494">
        <w:t xml:space="preserve"> e da implementação de respostas apropriadas a esses riscos.</w:t>
      </w:r>
    </w:p>
    <w:p w14:paraId="0D7A09C4" w14:textId="77777777" w:rsidR="002A7EB0" w:rsidRDefault="002A7EB0" w:rsidP="002A7EB0">
      <w:pPr>
        <w:autoSpaceDE w:val="0"/>
        <w:autoSpaceDN w:val="0"/>
        <w:adjustRightInd w:val="0"/>
        <w:ind w:left="567" w:hanging="567"/>
        <w:jc w:val="both"/>
      </w:pPr>
    </w:p>
    <w:p w14:paraId="1DD54F84" w14:textId="77777777" w:rsidR="002A7EB0" w:rsidRPr="00C6611C" w:rsidRDefault="002A7EB0" w:rsidP="002A7EB0">
      <w:pPr>
        <w:autoSpaceDE w:val="0"/>
        <w:autoSpaceDN w:val="0"/>
        <w:adjustRightInd w:val="0"/>
        <w:ind w:left="567" w:hanging="567"/>
        <w:jc w:val="both"/>
        <w:rPr>
          <w:b/>
          <w:sz w:val="28"/>
          <w:szCs w:val="28"/>
        </w:rPr>
      </w:pPr>
      <w:r w:rsidRPr="00C6611C">
        <w:rPr>
          <w:b/>
          <w:sz w:val="28"/>
          <w:szCs w:val="28"/>
        </w:rPr>
        <w:t>Definições</w:t>
      </w:r>
    </w:p>
    <w:p w14:paraId="1B582DFB" w14:textId="77777777" w:rsidR="002A7EB0" w:rsidRDefault="002A7EB0" w:rsidP="002A7EB0">
      <w:pPr>
        <w:autoSpaceDE w:val="0"/>
        <w:autoSpaceDN w:val="0"/>
        <w:adjustRightInd w:val="0"/>
        <w:ind w:left="567" w:hanging="567"/>
        <w:jc w:val="both"/>
      </w:pPr>
    </w:p>
    <w:p w14:paraId="20E8C469" w14:textId="77777777" w:rsidR="002A7EB0" w:rsidRPr="00A76494" w:rsidRDefault="002A7EB0" w:rsidP="002A7EB0">
      <w:pPr>
        <w:autoSpaceDE w:val="0"/>
        <w:autoSpaceDN w:val="0"/>
        <w:adjustRightInd w:val="0"/>
        <w:spacing w:after="120"/>
        <w:ind w:left="567" w:hanging="567"/>
        <w:jc w:val="both"/>
      </w:pPr>
      <w:r w:rsidRPr="00A76494">
        <w:t xml:space="preserve">4. </w:t>
      </w:r>
      <w:r>
        <w:tab/>
      </w:r>
      <w:r w:rsidRPr="00A76494">
        <w:t xml:space="preserve">Para fins das </w:t>
      </w:r>
      <w:r>
        <w:t>normas de auditoria</w:t>
      </w:r>
      <w:r w:rsidRPr="00A76494">
        <w:t>, os termos abaixo têm os seguintes significados:</w:t>
      </w:r>
    </w:p>
    <w:p w14:paraId="1CC3BBE6" w14:textId="77777777" w:rsidR="002A7EB0" w:rsidRDefault="002A7EB0" w:rsidP="002A7EB0">
      <w:pPr>
        <w:autoSpaceDE w:val="0"/>
        <w:autoSpaceDN w:val="0"/>
        <w:adjustRightInd w:val="0"/>
        <w:spacing w:after="120"/>
        <w:ind w:left="993" w:hanging="426"/>
        <w:jc w:val="both"/>
      </w:pPr>
      <w:r>
        <w:rPr>
          <w:b/>
        </w:rPr>
        <w:t xml:space="preserve">(a) </w:t>
      </w:r>
      <w:r>
        <w:rPr>
          <w:b/>
        </w:rPr>
        <w:tab/>
      </w:r>
      <w:r w:rsidRPr="000770E6">
        <w:rPr>
          <w:b/>
        </w:rPr>
        <w:t>Procedimento substantivo</w:t>
      </w:r>
      <w:r w:rsidRPr="00A76494">
        <w:t xml:space="preserve"> é </w:t>
      </w:r>
      <w:r>
        <w:t>o</w:t>
      </w:r>
      <w:r w:rsidRPr="00A76494">
        <w:t xml:space="preserve"> procedimento de auditoria planejado para </w:t>
      </w:r>
      <w:r w:rsidRPr="00B22F46">
        <w:rPr>
          <w:highlight w:val="green"/>
        </w:rPr>
        <w:t>detectar distorções relevantes no nível de afirmações</w:t>
      </w:r>
      <w:r w:rsidRPr="00A76494">
        <w:t>. Os procedimentos substantivos incluem:</w:t>
      </w:r>
    </w:p>
    <w:p w14:paraId="1C0C3289" w14:textId="77777777" w:rsidR="002A7EB0" w:rsidRPr="00A76494" w:rsidRDefault="002A7EB0" w:rsidP="002A7EB0">
      <w:pPr>
        <w:autoSpaceDE w:val="0"/>
        <w:autoSpaceDN w:val="0"/>
        <w:adjustRightInd w:val="0"/>
        <w:spacing w:after="120"/>
        <w:ind w:left="1418" w:hanging="425"/>
        <w:jc w:val="both"/>
      </w:pPr>
      <w:r w:rsidRPr="00A76494">
        <w:t>(</w:t>
      </w:r>
      <w:r>
        <w:t>i</w:t>
      </w:r>
      <w:r w:rsidRPr="00A76494">
        <w:t xml:space="preserve">) </w:t>
      </w:r>
      <w:r>
        <w:tab/>
      </w:r>
      <w:r w:rsidRPr="00B22F46">
        <w:rPr>
          <w:highlight w:val="green"/>
        </w:rPr>
        <w:t>testes de detalhes</w:t>
      </w:r>
      <w:r w:rsidRPr="00A76494">
        <w:t xml:space="preserve"> (de classes de transações, de saldos de contas e de divulgações)</w:t>
      </w:r>
      <w:r>
        <w:t>;</w:t>
      </w:r>
      <w:r w:rsidRPr="00A76494">
        <w:t xml:space="preserve"> e</w:t>
      </w:r>
    </w:p>
    <w:p w14:paraId="1AFB6C4B" w14:textId="77777777" w:rsidR="002A7EB0" w:rsidRPr="00A76494" w:rsidRDefault="002A7EB0" w:rsidP="002A7EB0">
      <w:pPr>
        <w:autoSpaceDE w:val="0"/>
        <w:autoSpaceDN w:val="0"/>
        <w:adjustRightInd w:val="0"/>
        <w:spacing w:after="120"/>
        <w:ind w:left="1418" w:hanging="425"/>
        <w:jc w:val="both"/>
      </w:pPr>
      <w:r w:rsidRPr="00A76494">
        <w:t>(</w:t>
      </w:r>
      <w:r>
        <w:t>ii</w:t>
      </w:r>
      <w:r w:rsidRPr="00A76494">
        <w:t xml:space="preserve">) </w:t>
      </w:r>
      <w:r>
        <w:tab/>
      </w:r>
      <w:r w:rsidRPr="00A76494">
        <w:t>procedimentos analíticos substantivos.</w:t>
      </w:r>
    </w:p>
    <w:p w14:paraId="3A762767" w14:textId="77777777" w:rsidR="002A7EB0" w:rsidRPr="00A76494" w:rsidRDefault="002A7EB0" w:rsidP="002A7EB0">
      <w:pPr>
        <w:autoSpaceDE w:val="0"/>
        <w:autoSpaceDN w:val="0"/>
        <w:adjustRightInd w:val="0"/>
        <w:ind w:left="993" w:hanging="426"/>
        <w:jc w:val="both"/>
      </w:pPr>
      <w:r>
        <w:rPr>
          <w:b/>
        </w:rPr>
        <w:t xml:space="preserve">(b) </w:t>
      </w:r>
      <w:r>
        <w:rPr>
          <w:b/>
        </w:rPr>
        <w:tab/>
      </w:r>
      <w:r w:rsidRPr="000770E6">
        <w:rPr>
          <w:b/>
        </w:rPr>
        <w:t>Teste de controle</w:t>
      </w:r>
      <w:r w:rsidRPr="00A76494">
        <w:t xml:space="preserve"> é </w:t>
      </w:r>
      <w:r>
        <w:t>o</w:t>
      </w:r>
      <w:r w:rsidRPr="00A76494">
        <w:t xml:space="preserve"> procedimento de auditoria </w:t>
      </w:r>
      <w:r>
        <w:t>planejado</w:t>
      </w:r>
      <w:r w:rsidRPr="00A76494">
        <w:t xml:space="preserve"> para avaliar a </w:t>
      </w:r>
      <w:r w:rsidRPr="00B22F46">
        <w:rPr>
          <w:highlight w:val="green"/>
        </w:rPr>
        <w:t>efetividade</w:t>
      </w:r>
      <w:r w:rsidRPr="00A76494">
        <w:t xml:space="preserve"> </w:t>
      </w:r>
      <w:r w:rsidRPr="00B22F46">
        <w:rPr>
          <w:highlight w:val="green"/>
        </w:rPr>
        <w:t>operacional dos controles</w:t>
      </w:r>
      <w:r w:rsidRPr="00A76494">
        <w:t xml:space="preserve"> na prevenção ou detecção e correção de distorções relevantes no nível de afirmações.</w:t>
      </w:r>
    </w:p>
    <w:p w14:paraId="61D2700F" w14:textId="77777777" w:rsidR="002A7EB0" w:rsidRDefault="002A7EB0" w:rsidP="002A7EB0">
      <w:pPr>
        <w:autoSpaceDE w:val="0"/>
        <w:autoSpaceDN w:val="0"/>
        <w:adjustRightInd w:val="0"/>
        <w:ind w:left="567" w:hanging="567"/>
        <w:jc w:val="both"/>
      </w:pPr>
    </w:p>
    <w:p w14:paraId="6121E0E4" w14:textId="77777777" w:rsidR="002A7EB0" w:rsidRPr="00C6611C" w:rsidRDefault="002A7EB0" w:rsidP="002A7EB0">
      <w:pPr>
        <w:autoSpaceDE w:val="0"/>
        <w:autoSpaceDN w:val="0"/>
        <w:adjustRightInd w:val="0"/>
        <w:ind w:left="567" w:hanging="567"/>
        <w:jc w:val="both"/>
        <w:rPr>
          <w:b/>
          <w:sz w:val="28"/>
          <w:szCs w:val="28"/>
        </w:rPr>
      </w:pPr>
      <w:r w:rsidRPr="00C6611C">
        <w:rPr>
          <w:b/>
          <w:sz w:val="28"/>
          <w:szCs w:val="28"/>
        </w:rPr>
        <w:t>Requisitos</w:t>
      </w:r>
    </w:p>
    <w:p w14:paraId="6BBD64D1" w14:textId="77777777" w:rsidR="002A7EB0" w:rsidRDefault="002A7EB0" w:rsidP="002A7EB0">
      <w:pPr>
        <w:autoSpaceDE w:val="0"/>
        <w:autoSpaceDN w:val="0"/>
        <w:adjustRightInd w:val="0"/>
        <w:ind w:left="567" w:hanging="567"/>
        <w:jc w:val="both"/>
      </w:pPr>
    </w:p>
    <w:p w14:paraId="5BD18588" w14:textId="77777777" w:rsidR="002A7EB0" w:rsidRPr="002174A4" w:rsidRDefault="002A7EB0" w:rsidP="002A7EB0">
      <w:pPr>
        <w:autoSpaceDE w:val="0"/>
        <w:autoSpaceDN w:val="0"/>
        <w:adjustRightInd w:val="0"/>
        <w:ind w:left="567" w:hanging="567"/>
        <w:jc w:val="both"/>
        <w:rPr>
          <w:b/>
        </w:rPr>
      </w:pPr>
      <w:r w:rsidRPr="002174A4">
        <w:rPr>
          <w:b/>
        </w:rPr>
        <w:t>Respostas gerais</w:t>
      </w:r>
    </w:p>
    <w:p w14:paraId="0FFCA9EC" w14:textId="77777777" w:rsidR="002A7EB0" w:rsidRDefault="002A7EB0" w:rsidP="002A7EB0">
      <w:pPr>
        <w:autoSpaceDE w:val="0"/>
        <w:autoSpaceDN w:val="0"/>
        <w:adjustRightInd w:val="0"/>
        <w:ind w:left="567" w:hanging="567"/>
        <w:jc w:val="both"/>
      </w:pPr>
    </w:p>
    <w:p w14:paraId="6B0F6B58" w14:textId="77777777" w:rsidR="002A7EB0" w:rsidRDefault="002A7EB0" w:rsidP="002A7EB0">
      <w:pPr>
        <w:autoSpaceDE w:val="0"/>
        <w:autoSpaceDN w:val="0"/>
        <w:adjustRightInd w:val="0"/>
        <w:ind w:left="567" w:hanging="567"/>
        <w:jc w:val="both"/>
      </w:pPr>
      <w:r w:rsidRPr="00A76494">
        <w:t xml:space="preserve">5. </w:t>
      </w:r>
      <w:r>
        <w:tab/>
      </w:r>
      <w:r w:rsidRPr="00A76494">
        <w:t xml:space="preserve">O auditor deve </w:t>
      </w:r>
      <w:r>
        <w:t>planejar</w:t>
      </w:r>
      <w:r w:rsidRPr="00A76494">
        <w:t xml:space="preserve"> e implementar respostas gerais para tratar dos riscos avaliados de distorção relevante no nível das demonstrações contábeis (ver itens A1</w:t>
      </w:r>
      <w:r>
        <w:t xml:space="preserve"> a </w:t>
      </w:r>
      <w:r w:rsidRPr="00A76494">
        <w:t>A3)</w:t>
      </w:r>
      <w:r>
        <w:t>.</w:t>
      </w:r>
    </w:p>
    <w:p w14:paraId="4995FA0B" w14:textId="77777777" w:rsidR="002A7EB0" w:rsidRPr="00A76494" w:rsidRDefault="002A7EB0" w:rsidP="002A7EB0">
      <w:pPr>
        <w:autoSpaceDE w:val="0"/>
        <w:autoSpaceDN w:val="0"/>
        <w:adjustRightInd w:val="0"/>
        <w:ind w:left="567" w:hanging="567"/>
        <w:jc w:val="both"/>
      </w:pPr>
    </w:p>
    <w:p w14:paraId="19A64134" w14:textId="77777777" w:rsidR="002A7EB0" w:rsidRPr="002174A4" w:rsidRDefault="002A7EB0" w:rsidP="002A7EB0">
      <w:pPr>
        <w:autoSpaceDE w:val="0"/>
        <w:autoSpaceDN w:val="0"/>
        <w:adjustRightInd w:val="0"/>
        <w:jc w:val="both"/>
        <w:rPr>
          <w:b/>
        </w:rPr>
      </w:pPr>
      <w:r w:rsidRPr="002174A4">
        <w:rPr>
          <w:b/>
        </w:rPr>
        <w:t>Procedimentos de auditoria em resposta aos riscos avaliados de distorção relevante no nível de afirmações</w:t>
      </w:r>
    </w:p>
    <w:p w14:paraId="1A202D21" w14:textId="77777777" w:rsidR="002A7EB0" w:rsidRDefault="002A7EB0" w:rsidP="002A7EB0">
      <w:pPr>
        <w:autoSpaceDE w:val="0"/>
        <w:autoSpaceDN w:val="0"/>
        <w:adjustRightInd w:val="0"/>
        <w:ind w:left="567" w:hanging="567"/>
        <w:jc w:val="both"/>
      </w:pPr>
    </w:p>
    <w:p w14:paraId="5F6FF82B" w14:textId="77777777" w:rsidR="002A7EB0" w:rsidRPr="00A76494" w:rsidRDefault="002A7EB0" w:rsidP="002A7EB0">
      <w:pPr>
        <w:autoSpaceDE w:val="0"/>
        <w:autoSpaceDN w:val="0"/>
        <w:adjustRightInd w:val="0"/>
        <w:ind w:left="567" w:hanging="567"/>
        <w:jc w:val="both"/>
      </w:pPr>
      <w:r w:rsidRPr="00A76494">
        <w:t xml:space="preserve">6. </w:t>
      </w:r>
      <w:r>
        <w:tab/>
      </w:r>
      <w:r w:rsidRPr="00A76494">
        <w:t xml:space="preserve">O auditor deve </w:t>
      </w:r>
      <w:r>
        <w:t>planejar</w:t>
      </w:r>
      <w:r w:rsidRPr="00A76494">
        <w:t xml:space="preserve"> e </w:t>
      </w:r>
      <w:r>
        <w:t>execut</w:t>
      </w:r>
      <w:r w:rsidRPr="00A76494">
        <w:t>ar procedimentos adicionais de auditoria, cuja natureza, época e extensão se baseiam e respondem aos riscos avaliados de distorção relevante no nível de afirmações (ver itens A4</w:t>
      </w:r>
      <w:r>
        <w:t xml:space="preserve"> a </w:t>
      </w:r>
      <w:r w:rsidRPr="00A76494">
        <w:t>A8)</w:t>
      </w:r>
      <w:r>
        <w:t>.</w:t>
      </w:r>
    </w:p>
    <w:p w14:paraId="659077C4" w14:textId="77777777" w:rsidR="002A7EB0" w:rsidRPr="00A76494" w:rsidRDefault="002A7EB0" w:rsidP="002A7EB0">
      <w:pPr>
        <w:autoSpaceDE w:val="0"/>
        <w:autoSpaceDN w:val="0"/>
        <w:adjustRightInd w:val="0"/>
        <w:ind w:left="567" w:hanging="567"/>
        <w:jc w:val="both"/>
      </w:pPr>
    </w:p>
    <w:p w14:paraId="724F747D" w14:textId="77777777" w:rsidR="002A7EB0" w:rsidRDefault="002A7EB0" w:rsidP="002A7EB0">
      <w:pPr>
        <w:autoSpaceDE w:val="0"/>
        <w:autoSpaceDN w:val="0"/>
        <w:adjustRightInd w:val="0"/>
        <w:spacing w:after="120"/>
        <w:ind w:left="567" w:hanging="567"/>
        <w:jc w:val="both"/>
      </w:pPr>
      <w:r w:rsidRPr="00A76494">
        <w:t xml:space="preserve">7. </w:t>
      </w:r>
      <w:r>
        <w:tab/>
      </w:r>
      <w:r w:rsidRPr="00A76494">
        <w:t xml:space="preserve">Ao </w:t>
      </w:r>
      <w:r>
        <w:t>planejar</w:t>
      </w:r>
      <w:r w:rsidRPr="00A76494">
        <w:t xml:space="preserve"> procedimentos adicionais de auditoria a serem realizados, o auditor deve:</w:t>
      </w:r>
    </w:p>
    <w:p w14:paraId="6D34DAE4" w14:textId="77777777" w:rsidR="002A7EB0" w:rsidRDefault="002A7EB0" w:rsidP="002A7EB0">
      <w:pPr>
        <w:autoSpaceDE w:val="0"/>
        <w:autoSpaceDN w:val="0"/>
        <w:adjustRightInd w:val="0"/>
        <w:spacing w:after="120"/>
        <w:ind w:left="993" w:hanging="426"/>
        <w:jc w:val="both"/>
      </w:pPr>
      <w:r w:rsidRPr="00A76494">
        <w:t xml:space="preserve">(a) </w:t>
      </w:r>
      <w:r>
        <w:tab/>
      </w:r>
      <w:r w:rsidRPr="00A76494">
        <w:t>considerar as razões para a avaliação atribuída ao risco de distorção relevante no nível de afirmações para cada classe de transações, saldo de contas e divulgações, incluindo:</w:t>
      </w:r>
    </w:p>
    <w:p w14:paraId="1FBE43DB" w14:textId="77777777" w:rsidR="002A7EB0" w:rsidRPr="00A76494" w:rsidRDefault="002A7EB0" w:rsidP="002A7EB0">
      <w:pPr>
        <w:autoSpaceDE w:val="0"/>
        <w:autoSpaceDN w:val="0"/>
        <w:adjustRightInd w:val="0"/>
        <w:spacing w:after="120"/>
        <w:ind w:left="1418" w:hanging="425"/>
        <w:jc w:val="both"/>
      </w:pPr>
      <w:r w:rsidRPr="00A76494">
        <w:t xml:space="preserve">(i) </w:t>
      </w:r>
      <w:r>
        <w:tab/>
      </w:r>
      <w:r w:rsidRPr="00A76494">
        <w:t>a probabilidade de distorção relevante devido às características particulares da classe de transações, saldo de contas ou divulgação relevantes (isto é, o risco inerente); e</w:t>
      </w:r>
    </w:p>
    <w:p w14:paraId="613DF91B" w14:textId="77777777" w:rsidR="002A7EB0" w:rsidRDefault="002A7EB0" w:rsidP="002A7EB0">
      <w:pPr>
        <w:autoSpaceDE w:val="0"/>
        <w:autoSpaceDN w:val="0"/>
        <w:adjustRightInd w:val="0"/>
        <w:spacing w:after="120"/>
        <w:ind w:left="1418" w:hanging="425"/>
        <w:jc w:val="both"/>
      </w:pPr>
      <w:r w:rsidRPr="00A76494">
        <w:t xml:space="preserve">(ii) </w:t>
      </w:r>
      <w:r>
        <w:tab/>
      </w:r>
      <w:r w:rsidRPr="00A76494">
        <w:t>se a avaliação de risco leva em consideração os controles relevantes (isto é, o risco de controle), exigindo assim que o auditor obtenha evidência de auditoria para determinar se os controles estão operando eficazmente (isto é, o auditor pretende confiar na efetividade operacional dos controles para determinar a natureza, época e extensão dos procedimentos substantivos) (</w:t>
      </w:r>
      <w:r>
        <w:t>ver</w:t>
      </w:r>
      <w:r w:rsidRPr="00A76494">
        <w:t xml:space="preserve"> itens A9</w:t>
      </w:r>
      <w:r>
        <w:t xml:space="preserve"> a </w:t>
      </w:r>
      <w:r w:rsidRPr="00A76494">
        <w:t>A18)</w:t>
      </w:r>
      <w:r>
        <w:t>; e</w:t>
      </w:r>
    </w:p>
    <w:p w14:paraId="218A64C4" w14:textId="77777777" w:rsidR="002A7EB0" w:rsidRPr="00A76494" w:rsidRDefault="002A7EB0" w:rsidP="002A7EB0">
      <w:pPr>
        <w:autoSpaceDE w:val="0"/>
        <w:autoSpaceDN w:val="0"/>
        <w:adjustRightInd w:val="0"/>
        <w:ind w:left="993" w:hanging="426"/>
        <w:jc w:val="both"/>
      </w:pPr>
      <w:r w:rsidRPr="00A76494">
        <w:t xml:space="preserve">(b) </w:t>
      </w:r>
      <w:r>
        <w:tab/>
      </w:r>
      <w:r w:rsidRPr="00A76494">
        <w:t>obter evidência de auditoria mais persuasiva quanto maior for a avaliação de risco do auditor (</w:t>
      </w:r>
      <w:r>
        <w:t>ver</w:t>
      </w:r>
      <w:r w:rsidRPr="00A76494">
        <w:t xml:space="preserve"> item A19)</w:t>
      </w:r>
      <w:r>
        <w:t>.</w:t>
      </w:r>
    </w:p>
    <w:p w14:paraId="55487284" w14:textId="77777777" w:rsidR="002A7EB0" w:rsidRDefault="002A7EB0" w:rsidP="002A7EB0">
      <w:pPr>
        <w:autoSpaceDE w:val="0"/>
        <w:autoSpaceDN w:val="0"/>
        <w:adjustRightInd w:val="0"/>
        <w:ind w:left="567" w:hanging="567"/>
        <w:jc w:val="both"/>
      </w:pPr>
    </w:p>
    <w:p w14:paraId="575E1E73" w14:textId="77777777" w:rsidR="002A7EB0" w:rsidRPr="00A76494" w:rsidRDefault="002A7EB0" w:rsidP="002A7EB0">
      <w:pPr>
        <w:autoSpaceDE w:val="0"/>
        <w:autoSpaceDN w:val="0"/>
        <w:adjustRightInd w:val="0"/>
        <w:ind w:left="567" w:hanging="567"/>
        <w:jc w:val="both"/>
      </w:pPr>
      <w:r w:rsidRPr="00A76494">
        <w:t>Teste</w:t>
      </w:r>
      <w:r>
        <w:t>s</w:t>
      </w:r>
      <w:r w:rsidRPr="00A76494">
        <w:t xml:space="preserve"> de controle</w:t>
      </w:r>
    </w:p>
    <w:p w14:paraId="50C2FC37" w14:textId="77777777" w:rsidR="002A7EB0" w:rsidRDefault="002A7EB0" w:rsidP="002A7EB0">
      <w:pPr>
        <w:autoSpaceDE w:val="0"/>
        <w:autoSpaceDN w:val="0"/>
        <w:adjustRightInd w:val="0"/>
        <w:ind w:left="567" w:hanging="567"/>
        <w:jc w:val="both"/>
      </w:pPr>
    </w:p>
    <w:p w14:paraId="6352AD09" w14:textId="77777777" w:rsidR="002A7EB0" w:rsidRDefault="002A7EB0" w:rsidP="002A7EB0">
      <w:pPr>
        <w:autoSpaceDE w:val="0"/>
        <w:autoSpaceDN w:val="0"/>
        <w:adjustRightInd w:val="0"/>
        <w:spacing w:after="120"/>
        <w:ind w:left="567" w:hanging="567"/>
        <w:jc w:val="both"/>
      </w:pPr>
      <w:r w:rsidRPr="00A76494">
        <w:t xml:space="preserve">8. </w:t>
      </w:r>
      <w:r>
        <w:tab/>
      </w:r>
      <w:r w:rsidRPr="00A76494">
        <w:t xml:space="preserve">O auditor deve </w:t>
      </w:r>
      <w:r>
        <w:t>planejar</w:t>
      </w:r>
      <w:r w:rsidRPr="00A76494">
        <w:t xml:space="preserve"> e realizar testes de controle para obter evidência de auditoria apropriada e suficiente quanto à efetividade operacional dos controles relevantes se:</w:t>
      </w:r>
    </w:p>
    <w:p w14:paraId="75C5110D"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a avaliação de riscos de distorção relevante no nível das afirmações pelo auditor inclui a expectativa de que os controles estão operando efetivamente (isto é, o auditor pretende confiar na efetividade operacional dos controles para determinar a natureza, época e extensão dos procedimentos substantivos); ou</w:t>
      </w:r>
    </w:p>
    <w:p w14:paraId="242C174F" w14:textId="77777777" w:rsidR="002A7EB0" w:rsidRPr="00A76494" w:rsidRDefault="002A7EB0" w:rsidP="002A7EB0">
      <w:pPr>
        <w:autoSpaceDE w:val="0"/>
        <w:autoSpaceDN w:val="0"/>
        <w:adjustRightInd w:val="0"/>
        <w:ind w:left="993" w:hanging="426"/>
        <w:jc w:val="both"/>
      </w:pPr>
      <w:r w:rsidRPr="00A76494">
        <w:t xml:space="preserve">(b) </w:t>
      </w:r>
      <w:r>
        <w:tab/>
      </w:r>
      <w:r w:rsidRPr="00A76494">
        <w:t>os procedimentos substantivos isoladamente não fornecem evidência de auditoria apropriada e suficiente no nível de afirmações (</w:t>
      </w:r>
      <w:r>
        <w:t>ver</w:t>
      </w:r>
      <w:r w:rsidRPr="00A76494">
        <w:t xml:space="preserve"> itens A20</w:t>
      </w:r>
      <w:r>
        <w:t xml:space="preserve"> a </w:t>
      </w:r>
      <w:r w:rsidRPr="00A76494">
        <w:t>A24)</w:t>
      </w:r>
      <w:r>
        <w:t>.</w:t>
      </w:r>
    </w:p>
    <w:p w14:paraId="4A8707A4" w14:textId="77777777" w:rsidR="002A7EB0" w:rsidRDefault="002A7EB0" w:rsidP="002A7EB0">
      <w:pPr>
        <w:autoSpaceDE w:val="0"/>
        <w:autoSpaceDN w:val="0"/>
        <w:adjustRightInd w:val="0"/>
        <w:ind w:left="567" w:hanging="567"/>
        <w:jc w:val="both"/>
      </w:pPr>
    </w:p>
    <w:p w14:paraId="393D0588" w14:textId="77777777" w:rsidR="002A7EB0" w:rsidRPr="00A76494" w:rsidRDefault="002A7EB0" w:rsidP="002A7EB0">
      <w:pPr>
        <w:autoSpaceDE w:val="0"/>
        <w:autoSpaceDN w:val="0"/>
        <w:adjustRightInd w:val="0"/>
        <w:ind w:left="567" w:hanging="567"/>
        <w:jc w:val="both"/>
      </w:pPr>
      <w:r w:rsidRPr="00A76494">
        <w:t xml:space="preserve">9. </w:t>
      </w:r>
      <w:r>
        <w:tab/>
        <w:t>A</w:t>
      </w:r>
      <w:r w:rsidRPr="00A76494">
        <w:t xml:space="preserve">o </w:t>
      </w:r>
      <w:r>
        <w:t>planejar</w:t>
      </w:r>
      <w:r w:rsidRPr="00A76494">
        <w:t xml:space="preserve"> e executar os testes de controle, o auditor deve obter evidência de auditoria mais persuasiva quanto maior for a sua confiança na efetividade d</w:t>
      </w:r>
      <w:r>
        <w:t>o</w:t>
      </w:r>
      <w:r w:rsidRPr="00A76494">
        <w:t xml:space="preserve"> controle (</w:t>
      </w:r>
      <w:r>
        <w:t>ver</w:t>
      </w:r>
      <w:r w:rsidRPr="00A76494">
        <w:t xml:space="preserve"> item A25)</w:t>
      </w:r>
      <w:r>
        <w:t>.</w:t>
      </w:r>
    </w:p>
    <w:p w14:paraId="7509FBE8" w14:textId="77777777" w:rsidR="002A7EB0" w:rsidRDefault="002A7EB0" w:rsidP="002A7EB0">
      <w:pPr>
        <w:autoSpaceDE w:val="0"/>
        <w:autoSpaceDN w:val="0"/>
        <w:adjustRightInd w:val="0"/>
        <w:ind w:left="567" w:hanging="567"/>
        <w:jc w:val="both"/>
      </w:pPr>
    </w:p>
    <w:p w14:paraId="1B11FAC1" w14:textId="77777777" w:rsidR="002A7EB0" w:rsidRPr="00A76494" w:rsidRDefault="002A7EB0" w:rsidP="002A7EB0">
      <w:pPr>
        <w:autoSpaceDE w:val="0"/>
        <w:autoSpaceDN w:val="0"/>
        <w:adjustRightInd w:val="0"/>
        <w:ind w:left="567" w:hanging="567"/>
        <w:jc w:val="both"/>
      </w:pPr>
      <w:r w:rsidRPr="00A76494">
        <w:t>Natureza e extensão dos testes de controle</w:t>
      </w:r>
    </w:p>
    <w:p w14:paraId="1BCD812D" w14:textId="77777777" w:rsidR="002A7EB0" w:rsidRDefault="002A7EB0" w:rsidP="002A7EB0">
      <w:pPr>
        <w:autoSpaceDE w:val="0"/>
        <w:autoSpaceDN w:val="0"/>
        <w:adjustRightInd w:val="0"/>
        <w:ind w:left="567" w:hanging="567"/>
        <w:jc w:val="both"/>
      </w:pPr>
    </w:p>
    <w:p w14:paraId="35E164A1" w14:textId="77777777" w:rsidR="002A7EB0" w:rsidRDefault="002A7EB0" w:rsidP="002A7EB0">
      <w:pPr>
        <w:autoSpaceDE w:val="0"/>
        <w:autoSpaceDN w:val="0"/>
        <w:adjustRightInd w:val="0"/>
        <w:spacing w:after="120"/>
        <w:ind w:left="567" w:hanging="567"/>
        <w:jc w:val="both"/>
      </w:pPr>
      <w:r w:rsidRPr="00A76494">
        <w:t xml:space="preserve">10. </w:t>
      </w:r>
      <w:r>
        <w:tab/>
      </w:r>
      <w:r w:rsidRPr="00A76494">
        <w:t xml:space="preserve">Ao </w:t>
      </w:r>
      <w:r>
        <w:t>planejar</w:t>
      </w:r>
      <w:r w:rsidRPr="00A76494">
        <w:t xml:space="preserve"> e executar os testes de controle, o auditor deve:</w:t>
      </w:r>
    </w:p>
    <w:p w14:paraId="22DE40B1" w14:textId="77777777" w:rsidR="002A7EB0" w:rsidRDefault="002A7EB0" w:rsidP="002A7EB0">
      <w:pPr>
        <w:autoSpaceDE w:val="0"/>
        <w:autoSpaceDN w:val="0"/>
        <w:adjustRightInd w:val="0"/>
        <w:spacing w:after="120"/>
        <w:ind w:left="993" w:hanging="426"/>
        <w:jc w:val="both"/>
      </w:pPr>
      <w:r w:rsidRPr="00A76494">
        <w:t xml:space="preserve">(a) </w:t>
      </w:r>
      <w:r>
        <w:tab/>
      </w:r>
      <w:r w:rsidRPr="00A76494">
        <w:t>executar outros procedimentos de auditoria juntamente com indagação para obter evidência de auditoria sobre a efetividade operacional dos controles, incluindo:</w:t>
      </w:r>
    </w:p>
    <w:p w14:paraId="436495BA" w14:textId="77777777" w:rsidR="002A7EB0" w:rsidRDefault="002A7EB0" w:rsidP="002A7EB0">
      <w:pPr>
        <w:autoSpaceDE w:val="0"/>
        <w:autoSpaceDN w:val="0"/>
        <w:adjustRightInd w:val="0"/>
        <w:spacing w:after="120"/>
        <w:ind w:left="1418" w:hanging="425"/>
        <w:jc w:val="both"/>
      </w:pPr>
      <w:r w:rsidRPr="00A76494">
        <w:t xml:space="preserve">(i) </w:t>
      </w:r>
      <w:r>
        <w:tab/>
      </w:r>
      <w:r w:rsidRPr="00A76494">
        <w:t xml:space="preserve">o modo como os controles foram aplicados </w:t>
      </w:r>
      <w:r>
        <w:t>ao longo do período.</w:t>
      </w:r>
    </w:p>
    <w:p w14:paraId="04D0C8BB" w14:textId="77777777" w:rsidR="002A7EB0" w:rsidRPr="00A76494" w:rsidRDefault="002A7EB0" w:rsidP="002A7EB0">
      <w:pPr>
        <w:autoSpaceDE w:val="0"/>
        <w:autoSpaceDN w:val="0"/>
        <w:adjustRightInd w:val="0"/>
        <w:spacing w:after="120"/>
        <w:ind w:left="1418" w:hanging="425"/>
        <w:jc w:val="both"/>
      </w:pPr>
      <w:r w:rsidRPr="00A76494">
        <w:t xml:space="preserve">(ii) </w:t>
      </w:r>
      <w:r>
        <w:tab/>
      </w:r>
      <w:r w:rsidRPr="00A76494">
        <w:t>a consistência como eles foram aplicados</w:t>
      </w:r>
      <w:r>
        <w:t>;</w:t>
      </w:r>
    </w:p>
    <w:p w14:paraId="58B15E56" w14:textId="77777777" w:rsidR="002A7EB0" w:rsidRDefault="002A7EB0" w:rsidP="002A7EB0">
      <w:pPr>
        <w:autoSpaceDE w:val="0"/>
        <w:autoSpaceDN w:val="0"/>
        <w:adjustRightInd w:val="0"/>
        <w:spacing w:after="120"/>
        <w:ind w:left="1418" w:hanging="425"/>
        <w:jc w:val="both"/>
      </w:pPr>
      <w:r w:rsidRPr="00A76494">
        <w:t xml:space="preserve">(iii) </w:t>
      </w:r>
      <w:r>
        <w:tab/>
      </w:r>
      <w:r w:rsidRPr="00A76494">
        <w:t>por quem ou por quais meios eles foram aplicados (ver itens A26</w:t>
      </w:r>
      <w:r>
        <w:t xml:space="preserve"> a </w:t>
      </w:r>
      <w:r w:rsidRPr="00A76494">
        <w:t>29)</w:t>
      </w:r>
      <w:r>
        <w:t>;</w:t>
      </w:r>
    </w:p>
    <w:p w14:paraId="277CF01F" w14:textId="77777777" w:rsidR="002A7EB0" w:rsidRPr="00A76494" w:rsidRDefault="002A7EB0" w:rsidP="002A7EB0">
      <w:pPr>
        <w:autoSpaceDE w:val="0"/>
        <w:autoSpaceDN w:val="0"/>
        <w:adjustRightInd w:val="0"/>
        <w:ind w:left="993" w:hanging="426"/>
        <w:jc w:val="both"/>
      </w:pPr>
      <w:r w:rsidRPr="00A76494">
        <w:t xml:space="preserve">(b) </w:t>
      </w:r>
      <w:r>
        <w:tab/>
      </w:r>
      <w:r w:rsidRPr="00A76494">
        <w:t>determinar se os controles a serem testados dependem de outros controles (controles indiretos) e, caso afirmativo, se é necessário obter evidência de auditoria que suporte a operação efetiva desses controles indiretos (ver itens A30</w:t>
      </w:r>
      <w:r>
        <w:t xml:space="preserve"> e </w:t>
      </w:r>
      <w:r w:rsidRPr="00A76494">
        <w:t>31)</w:t>
      </w:r>
      <w:r>
        <w:t>.</w:t>
      </w:r>
    </w:p>
    <w:p w14:paraId="7F1497CB" w14:textId="77777777" w:rsidR="002A7EB0" w:rsidRDefault="002A7EB0" w:rsidP="002A7EB0">
      <w:pPr>
        <w:autoSpaceDE w:val="0"/>
        <w:autoSpaceDN w:val="0"/>
        <w:adjustRightInd w:val="0"/>
        <w:ind w:left="567" w:hanging="567"/>
        <w:jc w:val="both"/>
      </w:pPr>
    </w:p>
    <w:p w14:paraId="54105256" w14:textId="77777777" w:rsidR="002A7EB0" w:rsidRPr="00A76494" w:rsidRDefault="002A7EB0" w:rsidP="002A7EB0">
      <w:pPr>
        <w:autoSpaceDE w:val="0"/>
        <w:autoSpaceDN w:val="0"/>
        <w:adjustRightInd w:val="0"/>
        <w:ind w:left="567" w:hanging="567"/>
        <w:jc w:val="both"/>
      </w:pPr>
      <w:r w:rsidRPr="00A76494">
        <w:t>Época dos testes de controle</w:t>
      </w:r>
    </w:p>
    <w:p w14:paraId="1133965F" w14:textId="77777777" w:rsidR="002A7EB0" w:rsidRDefault="002A7EB0" w:rsidP="002A7EB0">
      <w:pPr>
        <w:autoSpaceDE w:val="0"/>
        <w:autoSpaceDN w:val="0"/>
        <w:adjustRightInd w:val="0"/>
        <w:ind w:left="567" w:hanging="567"/>
        <w:jc w:val="both"/>
      </w:pPr>
    </w:p>
    <w:p w14:paraId="031C67EC" w14:textId="77777777" w:rsidR="002A7EB0" w:rsidRPr="00A76494" w:rsidRDefault="002A7EB0" w:rsidP="002A7EB0">
      <w:pPr>
        <w:autoSpaceDE w:val="0"/>
        <w:autoSpaceDN w:val="0"/>
        <w:adjustRightInd w:val="0"/>
        <w:ind w:left="567" w:hanging="567"/>
        <w:jc w:val="both"/>
      </w:pPr>
      <w:r w:rsidRPr="00A76494">
        <w:t xml:space="preserve">11. </w:t>
      </w:r>
      <w:r>
        <w:tab/>
      </w:r>
      <w:r w:rsidRPr="00A76494">
        <w:t>O auditor deve testar os controles para uma data específica ou ao longo do período no qual o auditor pretende confiar nesses controles, de acordo com os itens 12 e 15, para fornecer base apropriada para a confiança pretendida pelo auditor (ver item A32)</w:t>
      </w:r>
      <w:r>
        <w:t>.</w:t>
      </w:r>
    </w:p>
    <w:p w14:paraId="73CB7F0E" w14:textId="77777777" w:rsidR="002A7EB0" w:rsidRDefault="002A7EB0" w:rsidP="002A7EB0">
      <w:pPr>
        <w:autoSpaceDE w:val="0"/>
        <w:autoSpaceDN w:val="0"/>
        <w:adjustRightInd w:val="0"/>
        <w:ind w:left="567" w:hanging="567"/>
        <w:jc w:val="both"/>
      </w:pPr>
    </w:p>
    <w:p w14:paraId="60D63060" w14:textId="77777777" w:rsidR="002A7EB0" w:rsidRPr="00A76494" w:rsidRDefault="002A7EB0" w:rsidP="002A7EB0">
      <w:pPr>
        <w:autoSpaceDE w:val="0"/>
        <w:autoSpaceDN w:val="0"/>
        <w:adjustRightInd w:val="0"/>
        <w:ind w:left="567" w:hanging="567"/>
        <w:jc w:val="both"/>
      </w:pPr>
      <w:r w:rsidRPr="00A76494">
        <w:t xml:space="preserve">Uso da evidência de auditoria obtida durante </w:t>
      </w:r>
      <w:r>
        <w:t xml:space="preserve">um </w:t>
      </w:r>
      <w:r w:rsidRPr="00A76494">
        <w:t>período intermediário</w:t>
      </w:r>
    </w:p>
    <w:p w14:paraId="140AC033" w14:textId="77777777" w:rsidR="002A7EB0" w:rsidRDefault="002A7EB0" w:rsidP="002A7EB0">
      <w:pPr>
        <w:autoSpaceDE w:val="0"/>
        <w:autoSpaceDN w:val="0"/>
        <w:adjustRightInd w:val="0"/>
        <w:ind w:left="567" w:hanging="567"/>
        <w:jc w:val="both"/>
      </w:pPr>
    </w:p>
    <w:p w14:paraId="7B7C1886" w14:textId="77777777" w:rsidR="002A7EB0" w:rsidRDefault="002A7EB0" w:rsidP="002A7EB0">
      <w:pPr>
        <w:autoSpaceDE w:val="0"/>
        <w:autoSpaceDN w:val="0"/>
        <w:adjustRightInd w:val="0"/>
        <w:spacing w:after="120"/>
        <w:ind w:left="567" w:hanging="567"/>
        <w:jc w:val="both"/>
      </w:pPr>
      <w:r w:rsidRPr="00A76494">
        <w:t xml:space="preserve">12. </w:t>
      </w:r>
      <w:r>
        <w:tab/>
      </w:r>
      <w:r w:rsidRPr="00A76494">
        <w:t>Se o auditor obtém evidência de auditoria sobre a efetividade operacional dos controles durante período intermediário, o auditor deve:</w:t>
      </w:r>
    </w:p>
    <w:p w14:paraId="62C5CF21"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obter evidência de auditoria das alterações significativas nesses controles após o período intermediário; e</w:t>
      </w:r>
    </w:p>
    <w:p w14:paraId="59A807F8" w14:textId="77777777" w:rsidR="002A7EB0" w:rsidRPr="00A76494" w:rsidRDefault="002A7EB0" w:rsidP="002A7EB0">
      <w:pPr>
        <w:autoSpaceDE w:val="0"/>
        <w:autoSpaceDN w:val="0"/>
        <w:adjustRightInd w:val="0"/>
        <w:ind w:left="993" w:hanging="426"/>
        <w:jc w:val="both"/>
      </w:pPr>
      <w:r w:rsidRPr="00A76494">
        <w:t xml:space="preserve">(b) </w:t>
      </w:r>
      <w:r>
        <w:tab/>
      </w:r>
      <w:r w:rsidRPr="00A76494">
        <w:t>determinar a evidência de auditoria adicional a ser obtida para o período remanescente (ver itens A33</w:t>
      </w:r>
      <w:r>
        <w:t xml:space="preserve"> e </w:t>
      </w:r>
      <w:r w:rsidRPr="00A76494">
        <w:t>A34)</w:t>
      </w:r>
      <w:r>
        <w:t>.</w:t>
      </w:r>
    </w:p>
    <w:p w14:paraId="1E468CE9" w14:textId="77777777" w:rsidR="002A7EB0" w:rsidRDefault="002A7EB0" w:rsidP="002A7EB0">
      <w:pPr>
        <w:autoSpaceDE w:val="0"/>
        <w:autoSpaceDN w:val="0"/>
        <w:adjustRightInd w:val="0"/>
        <w:ind w:left="567" w:hanging="567"/>
        <w:jc w:val="both"/>
      </w:pPr>
    </w:p>
    <w:p w14:paraId="13989BFE" w14:textId="77777777" w:rsidR="002A7EB0" w:rsidRPr="00A76494" w:rsidRDefault="002A7EB0" w:rsidP="002A7EB0">
      <w:pPr>
        <w:autoSpaceDE w:val="0"/>
        <w:autoSpaceDN w:val="0"/>
        <w:adjustRightInd w:val="0"/>
        <w:ind w:left="567" w:hanging="567"/>
        <w:jc w:val="both"/>
      </w:pPr>
      <w:r w:rsidRPr="00A76494">
        <w:t>Uso da evidência de auditoria obtida em auditoria anterior</w:t>
      </w:r>
    </w:p>
    <w:p w14:paraId="60A50E7A" w14:textId="77777777" w:rsidR="002A7EB0" w:rsidRDefault="002A7EB0" w:rsidP="002A7EB0">
      <w:pPr>
        <w:autoSpaceDE w:val="0"/>
        <w:autoSpaceDN w:val="0"/>
        <w:adjustRightInd w:val="0"/>
        <w:ind w:left="567" w:hanging="567"/>
        <w:jc w:val="both"/>
      </w:pPr>
    </w:p>
    <w:p w14:paraId="372948CB" w14:textId="77777777" w:rsidR="002A7EB0" w:rsidRPr="00A76494" w:rsidRDefault="002A7EB0" w:rsidP="002A7EB0">
      <w:pPr>
        <w:autoSpaceDE w:val="0"/>
        <w:autoSpaceDN w:val="0"/>
        <w:adjustRightInd w:val="0"/>
        <w:spacing w:after="120"/>
        <w:ind w:left="567" w:hanging="567"/>
        <w:jc w:val="both"/>
      </w:pPr>
      <w:r w:rsidRPr="00A76494">
        <w:t xml:space="preserve">13. </w:t>
      </w:r>
      <w:r>
        <w:tab/>
      </w:r>
      <w:r w:rsidRPr="00A76494">
        <w:t xml:space="preserve">Para determinar se é </w:t>
      </w:r>
      <w:r>
        <w:t>apropriado</w:t>
      </w:r>
      <w:r w:rsidRPr="00A76494">
        <w:t xml:space="preserve"> usar evidência de auditoria da efetividade operacional dos controles obtida em auditorias anteriores e, caso afirmativo, a duração do período de tempo que pode decorrer antes de testar novamente </w:t>
      </w:r>
      <w:r>
        <w:t xml:space="preserve">o </w:t>
      </w:r>
      <w:r w:rsidRPr="00A76494">
        <w:t>controle, o auditor deve considerar o seguinte:</w:t>
      </w:r>
    </w:p>
    <w:p w14:paraId="45DA71DB"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a efetividade dos outros elementos de controle interno, incluindo o ambiente de controle, os controles de monitoramento da entidade e o seu processo de avaliação de risco;</w:t>
      </w:r>
    </w:p>
    <w:p w14:paraId="684EBDCA" w14:textId="77777777" w:rsidR="002A7EB0" w:rsidRPr="00A76494" w:rsidRDefault="002A7EB0" w:rsidP="002A7EB0">
      <w:pPr>
        <w:autoSpaceDE w:val="0"/>
        <w:autoSpaceDN w:val="0"/>
        <w:adjustRightInd w:val="0"/>
        <w:spacing w:after="120"/>
        <w:ind w:left="993" w:hanging="426"/>
        <w:jc w:val="both"/>
      </w:pPr>
      <w:r w:rsidRPr="00A76494">
        <w:t xml:space="preserve">(b) </w:t>
      </w:r>
      <w:r>
        <w:tab/>
      </w:r>
      <w:r w:rsidRPr="00A76494">
        <w:t>os riscos decorrentes das características do controle, incluindo se ele é manual ou automatizado;</w:t>
      </w:r>
    </w:p>
    <w:p w14:paraId="2FD3E96B" w14:textId="77777777" w:rsidR="002A7EB0" w:rsidRPr="00A76494" w:rsidRDefault="002A7EB0" w:rsidP="002A7EB0">
      <w:pPr>
        <w:autoSpaceDE w:val="0"/>
        <w:autoSpaceDN w:val="0"/>
        <w:adjustRightInd w:val="0"/>
        <w:spacing w:after="120"/>
        <w:ind w:left="993" w:hanging="426"/>
        <w:jc w:val="both"/>
      </w:pPr>
      <w:r w:rsidRPr="00A76494">
        <w:t xml:space="preserve">(c) </w:t>
      </w:r>
      <w:r>
        <w:tab/>
      </w:r>
      <w:r w:rsidRPr="00A76494">
        <w:t>a efetividade dos controles gerais de Tecnologia da Informação (TI);</w:t>
      </w:r>
    </w:p>
    <w:p w14:paraId="6FAE6B16" w14:textId="77777777" w:rsidR="002A7EB0" w:rsidRPr="00A76494" w:rsidRDefault="002A7EB0" w:rsidP="002A7EB0">
      <w:pPr>
        <w:autoSpaceDE w:val="0"/>
        <w:autoSpaceDN w:val="0"/>
        <w:adjustRightInd w:val="0"/>
        <w:spacing w:after="120"/>
        <w:ind w:left="993" w:hanging="426"/>
        <w:jc w:val="both"/>
      </w:pPr>
      <w:r w:rsidRPr="00A76494">
        <w:t xml:space="preserve">(d) </w:t>
      </w:r>
      <w:r>
        <w:tab/>
      </w:r>
      <w:r w:rsidRPr="00A76494">
        <w:t>a efetividade do controle e sua aplicação pela entidade, incluindo a natureza e extensão de desvios na aplicação do controle observados nas auditorias anteriores e se houve mudanças de pessoal que afetaram de forma significativa a aplicação do controle;</w:t>
      </w:r>
    </w:p>
    <w:p w14:paraId="114F1432" w14:textId="77777777" w:rsidR="002A7EB0" w:rsidRPr="00A76494" w:rsidRDefault="002A7EB0" w:rsidP="002A7EB0">
      <w:pPr>
        <w:autoSpaceDE w:val="0"/>
        <w:autoSpaceDN w:val="0"/>
        <w:adjustRightInd w:val="0"/>
        <w:spacing w:after="120"/>
        <w:ind w:left="993" w:hanging="426"/>
        <w:jc w:val="both"/>
      </w:pPr>
      <w:r w:rsidRPr="00A76494">
        <w:t xml:space="preserve">(e) </w:t>
      </w:r>
      <w:r>
        <w:tab/>
      </w:r>
      <w:r w:rsidRPr="00A76494">
        <w:t>se a falta de alteração em um controle em particular oferece risco devido às mudanças de circunstâncias; e</w:t>
      </w:r>
    </w:p>
    <w:p w14:paraId="21C6768B" w14:textId="77777777" w:rsidR="002A7EB0" w:rsidRPr="00A76494" w:rsidRDefault="002A7EB0" w:rsidP="002A7EB0">
      <w:pPr>
        <w:autoSpaceDE w:val="0"/>
        <w:autoSpaceDN w:val="0"/>
        <w:adjustRightInd w:val="0"/>
        <w:ind w:left="993" w:hanging="426"/>
        <w:jc w:val="both"/>
      </w:pPr>
      <w:r w:rsidRPr="00A76494">
        <w:t xml:space="preserve">(f) </w:t>
      </w:r>
      <w:r>
        <w:tab/>
      </w:r>
      <w:r w:rsidRPr="00A76494">
        <w:t>os riscos de distorção relevante e a extensão da confiança no controle (</w:t>
      </w:r>
      <w:r>
        <w:t>ver</w:t>
      </w:r>
      <w:r w:rsidRPr="00A76494">
        <w:t xml:space="preserve"> item A35)</w:t>
      </w:r>
      <w:r>
        <w:t>.</w:t>
      </w:r>
    </w:p>
    <w:p w14:paraId="55BE64B2" w14:textId="77777777" w:rsidR="002A7EB0" w:rsidRDefault="002A7EB0" w:rsidP="002A7EB0">
      <w:pPr>
        <w:autoSpaceDE w:val="0"/>
        <w:autoSpaceDN w:val="0"/>
        <w:adjustRightInd w:val="0"/>
        <w:ind w:left="1276" w:hanging="425"/>
        <w:jc w:val="both"/>
      </w:pPr>
    </w:p>
    <w:p w14:paraId="0429F555" w14:textId="77777777" w:rsidR="002A7EB0" w:rsidRDefault="002A7EB0" w:rsidP="002A7EB0">
      <w:pPr>
        <w:autoSpaceDE w:val="0"/>
        <w:autoSpaceDN w:val="0"/>
        <w:adjustRightInd w:val="0"/>
        <w:spacing w:after="120"/>
        <w:ind w:left="567" w:hanging="567"/>
        <w:jc w:val="both"/>
      </w:pPr>
      <w:r w:rsidRPr="00A76494">
        <w:t xml:space="preserve">14. </w:t>
      </w:r>
      <w:r>
        <w:tab/>
      </w:r>
      <w:r w:rsidRPr="00A76494">
        <w:t>Se o auditor planeja usar a evidência de auditoria d</w:t>
      </w:r>
      <w:r>
        <w:t xml:space="preserve">a </w:t>
      </w:r>
      <w:r w:rsidRPr="00A76494">
        <w:t>auditoria anterior a respeito da efetividade operacional de controles específicos, o auditor deve estabelecer se essa evidência continua relevante mediante a obtenção de evidência de auditoria quanto a ocorrência ou não de alterações significativas nesses controles após a auditoria anterior. O auditor deve obter essa evidência mediante indagação, juntamente com observação ou inspeção, para confirmar o entendimento desses controles específicos, e:</w:t>
      </w:r>
    </w:p>
    <w:p w14:paraId="58B56A3C"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 xml:space="preserve">se houve alterações </w:t>
      </w:r>
      <w:r>
        <w:t xml:space="preserve">(nos controles) </w:t>
      </w:r>
      <w:r w:rsidRPr="00A76494">
        <w:t xml:space="preserve">que </w:t>
      </w:r>
      <w:r>
        <w:t xml:space="preserve">afetam a continuidade da </w:t>
      </w:r>
      <w:r w:rsidRPr="00A76494">
        <w:t xml:space="preserve">relevância da evidência de auditoria de </w:t>
      </w:r>
      <w:r>
        <w:t xml:space="preserve">um </w:t>
      </w:r>
      <w:r w:rsidRPr="00A76494">
        <w:t>trabalho anterior, o auditor deve testar os controles na auditoria corrente (ver item A36)</w:t>
      </w:r>
      <w:r>
        <w:t>;</w:t>
      </w:r>
    </w:p>
    <w:p w14:paraId="42B96E04" w14:textId="77777777" w:rsidR="002A7EB0" w:rsidRPr="00A76494" w:rsidRDefault="002A7EB0" w:rsidP="002A7EB0">
      <w:pPr>
        <w:autoSpaceDE w:val="0"/>
        <w:autoSpaceDN w:val="0"/>
        <w:adjustRightInd w:val="0"/>
        <w:ind w:left="993" w:hanging="426"/>
        <w:jc w:val="both"/>
      </w:pPr>
      <w:r w:rsidRPr="00A76494">
        <w:t xml:space="preserve">(b) </w:t>
      </w:r>
      <w:r>
        <w:tab/>
      </w:r>
      <w:r w:rsidRPr="00A76494">
        <w:t>se não houve essas alterações, o auditor deve testar os controles pelo menos uma vez a cada três auditorias e deve testar alguns desses controles em todas as auditorias a fim de evitar a possibilidade de testar todos os controles nos quais o auditor pretende confiar em um único período de auditoria e não testar os controles nos dois períodos de auditoria subseq</w:t>
      </w:r>
      <w:r>
        <w:t>u</w:t>
      </w:r>
      <w:r w:rsidRPr="00A76494">
        <w:t>entes (ver itens A37</w:t>
      </w:r>
      <w:r>
        <w:t xml:space="preserve"> a </w:t>
      </w:r>
      <w:r w:rsidRPr="00A76494">
        <w:t>39)</w:t>
      </w:r>
      <w:r>
        <w:t>.</w:t>
      </w:r>
    </w:p>
    <w:p w14:paraId="5EBE70B5" w14:textId="77777777" w:rsidR="002A7EB0" w:rsidRDefault="002A7EB0" w:rsidP="002A7EB0">
      <w:pPr>
        <w:autoSpaceDE w:val="0"/>
        <w:autoSpaceDN w:val="0"/>
        <w:adjustRightInd w:val="0"/>
        <w:ind w:left="567" w:hanging="567"/>
        <w:jc w:val="both"/>
      </w:pPr>
    </w:p>
    <w:p w14:paraId="4AF6C71D" w14:textId="77777777" w:rsidR="002A7EB0" w:rsidRPr="00A76494" w:rsidRDefault="002A7EB0" w:rsidP="002A7EB0">
      <w:pPr>
        <w:autoSpaceDE w:val="0"/>
        <w:autoSpaceDN w:val="0"/>
        <w:adjustRightInd w:val="0"/>
        <w:ind w:left="567" w:hanging="567"/>
        <w:jc w:val="both"/>
      </w:pPr>
      <w:r w:rsidRPr="00A76494">
        <w:t>Controle sobre risco significativo</w:t>
      </w:r>
    </w:p>
    <w:p w14:paraId="78418AEF" w14:textId="77777777" w:rsidR="002A7EB0" w:rsidRDefault="002A7EB0" w:rsidP="002A7EB0">
      <w:pPr>
        <w:autoSpaceDE w:val="0"/>
        <w:autoSpaceDN w:val="0"/>
        <w:adjustRightInd w:val="0"/>
        <w:ind w:left="567" w:hanging="567"/>
        <w:jc w:val="both"/>
      </w:pPr>
    </w:p>
    <w:p w14:paraId="057BE625" w14:textId="77777777" w:rsidR="002A7EB0" w:rsidRPr="00A76494" w:rsidRDefault="002A7EB0" w:rsidP="002A7EB0">
      <w:pPr>
        <w:autoSpaceDE w:val="0"/>
        <w:autoSpaceDN w:val="0"/>
        <w:adjustRightInd w:val="0"/>
        <w:ind w:left="567" w:hanging="567"/>
        <w:jc w:val="both"/>
      </w:pPr>
      <w:r w:rsidRPr="00A76494">
        <w:t xml:space="preserve">15. </w:t>
      </w:r>
      <w:r>
        <w:tab/>
      </w:r>
      <w:r w:rsidRPr="00A76494">
        <w:t xml:space="preserve">Se o auditor planeja confiar em controles sobre um risco </w:t>
      </w:r>
      <w:r>
        <w:t xml:space="preserve">determinado como </w:t>
      </w:r>
      <w:r w:rsidRPr="00A76494">
        <w:t>significativo, o auditor deve testar esses controles no período corrente.</w:t>
      </w:r>
    </w:p>
    <w:p w14:paraId="7D38BB88" w14:textId="77777777" w:rsidR="002A7EB0" w:rsidRDefault="002A7EB0" w:rsidP="002A7EB0">
      <w:pPr>
        <w:autoSpaceDE w:val="0"/>
        <w:autoSpaceDN w:val="0"/>
        <w:adjustRightInd w:val="0"/>
        <w:ind w:left="567" w:hanging="567"/>
        <w:jc w:val="both"/>
      </w:pPr>
    </w:p>
    <w:p w14:paraId="047F430D" w14:textId="77777777" w:rsidR="002A7EB0" w:rsidRPr="00A76494" w:rsidRDefault="002A7EB0" w:rsidP="002A7EB0">
      <w:pPr>
        <w:autoSpaceDE w:val="0"/>
        <w:autoSpaceDN w:val="0"/>
        <w:adjustRightInd w:val="0"/>
        <w:ind w:left="567" w:hanging="567"/>
        <w:jc w:val="both"/>
      </w:pPr>
      <w:r w:rsidRPr="00A76494">
        <w:t>Avaliação da efetividade operacional dos controles</w:t>
      </w:r>
    </w:p>
    <w:p w14:paraId="213BF9E7" w14:textId="77777777" w:rsidR="002A7EB0" w:rsidRDefault="002A7EB0" w:rsidP="002A7EB0">
      <w:pPr>
        <w:autoSpaceDE w:val="0"/>
        <w:autoSpaceDN w:val="0"/>
        <w:adjustRightInd w:val="0"/>
        <w:ind w:left="567" w:hanging="567"/>
        <w:jc w:val="both"/>
      </w:pPr>
    </w:p>
    <w:p w14:paraId="14EEE4E4" w14:textId="77777777" w:rsidR="002A7EB0" w:rsidRPr="00A76494" w:rsidRDefault="002A7EB0" w:rsidP="002A7EB0">
      <w:pPr>
        <w:autoSpaceDE w:val="0"/>
        <w:autoSpaceDN w:val="0"/>
        <w:adjustRightInd w:val="0"/>
        <w:ind w:left="567" w:hanging="567"/>
        <w:jc w:val="both"/>
      </w:pPr>
      <w:r w:rsidRPr="00A76494">
        <w:t xml:space="preserve">16. </w:t>
      </w:r>
      <w:r>
        <w:tab/>
      </w:r>
      <w:r w:rsidRPr="00A76494">
        <w:t>Ao avaliar a efetividade operacional dos controles relevantes, o auditor deve avaliar se as distorções que foram detectadas pelos procedimentos substantivos indicam que os controles não estão operando efetivamente. A ausência de detecção de distorções por procedimentos substantivos, entretanto, não fornece evidência de auditoria de que os controles relacionados com a afirmação que está sendo testada são efetivos (ver item A40)</w:t>
      </w:r>
      <w:r>
        <w:t>.</w:t>
      </w:r>
    </w:p>
    <w:p w14:paraId="2BCFCDBB" w14:textId="77777777" w:rsidR="002A7EB0" w:rsidRDefault="002A7EB0" w:rsidP="002A7EB0">
      <w:pPr>
        <w:autoSpaceDE w:val="0"/>
        <w:autoSpaceDN w:val="0"/>
        <w:adjustRightInd w:val="0"/>
        <w:ind w:left="567" w:hanging="567"/>
        <w:jc w:val="both"/>
      </w:pPr>
    </w:p>
    <w:p w14:paraId="5E143CAC" w14:textId="77777777" w:rsidR="002A7EB0" w:rsidRDefault="002A7EB0" w:rsidP="002A7EB0">
      <w:pPr>
        <w:autoSpaceDE w:val="0"/>
        <w:autoSpaceDN w:val="0"/>
        <w:adjustRightInd w:val="0"/>
        <w:spacing w:after="120"/>
        <w:ind w:left="567" w:hanging="567"/>
        <w:jc w:val="both"/>
      </w:pPr>
      <w:r w:rsidRPr="00A76494">
        <w:t xml:space="preserve">17. </w:t>
      </w:r>
      <w:r>
        <w:tab/>
      </w:r>
      <w:r w:rsidRPr="00A76494">
        <w:t>Quando são detectados desvios de controles nos quais o auditor pretende confiar, o auditor deve fazer indagações específicas para entender ess</w:t>
      </w:r>
      <w:r>
        <w:t>es assuntos</w:t>
      </w:r>
      <w:r w:rsidRPr="00A76494">
        <w:t xml:space="preserve"> e suas potenciais conseq</w:t>
      </w:r>
      <w:r>
        <w:t>u</w:t>
      </w:r>
      <w:r w:rsidRPr="00A76494">
        <w:t>ências e deve determinar se:</w:t>
      </w:r>
    </w:p>
    <w:p w14:paraId="49688619"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os testes d</w:t>
      </w:r>
      <w:r>
        <w:t>e</w:t>
      </w:r>
      <w:r w:rsidRPr="00A76494">
        <w:t xml:space="preserve"> controle executados fornecem uma base apropriada para se confiar nos controles;</w:t>
      </w:r>
    </w:p>
    <w:p w14:paraId="49ED5156" w14:textId="77777777" w:rsidR="002A7EB0" w:rsidRPr="00A76494" w:rsidRDefault="002A7EB0" w:rsidP="002A7EB0">
      <w:pPr>
        <w:autoSpaceDE w:val="0"/>
        <w:autoSpaceDN w:val="0"/>
        <w:adjustRightInd w:val="0"/>
        <w:spacing w:after="120"/>
        <w:ind w:left="993" w:hanging="426"/>
        <w:jc w:val="both"/>
      </w:pPr>
      <w:r w:rsidRPr="00A76494">
        <w:t xml:space="preserve">(b) </w:t>
      </w:r>
      <w:r>
        <w:tab/>
      </w:r>
      <w:r w:rsidRPr="00A76494">
        <w:t>são necessários testes adicionais d</w:t>
      </w:r>
      <w:r>
        <w:t>e</w:t>
      </w:r>
      <w:r w:rsidRPr="00A76494">
        <w:t xml:space="preserve"> controle; ou</w:t>
      </w:r>
    </w:p>
    <w:p w14:paraId="30562B6E" w14:textId="77777777" w:rsidR="002A7EB0" w:rsidRPr="00A76494" w:rsidRDefault="002A7EB0" w:rsidP="002A7EB0">
      <w:pPr>
        <w:autoSpaceDE w:val="0"/>
        <w:autoSpaceDN w:val="0"/>
        <w:adjustRightInd w:val="0"/>
        <w:ind w:left="993" w:hanging="426"/>
        <w:jc w:val="both"/>
      </w:pPr>
      <w:r w:rsidRPr="00A76494">
        <w:t xml:space="preserve">(c) </w:t>
      </w:r>
      <w:r>
        <w:tab/>
      </w:r>
      <w:r w:rsidRPr="00A76494">
        <w:t>os riscos potenciais de distorção precisam ser tratados usando procedimentos substantivos</w:t>
      </w:r>
      <w:r>
        <w:t xml:space="preserve"> </w:t>
      </w:r>
      <w:r w:rsidRPr="00A76494">
        <w:t>(ver item A41)</w:t>
      </w:r>
      <w:r>
        <w:t>.</w:t>
      </w:r>
    </w:p>
    <w:p w14:paraId="74CCF6F8" w14:textId="77777777" w:rsidR="002A7EB0" w:rsidRPr="00A76494" w:rsidRDefault="002A7EB0" w:rsidP="002A7EB0">
      <w:pPr>
        <w:autoSpaceDE w:val="0"/>
        <w:autoSpaceDN w:val="0"/>
        <w:adjustRightInd w:val="0"/>
        <w:ind w:left="567" w:hanging="567"/>
        <w:jc w:val="both"/>
      </w:pPr>
    </w:p>
    <w:p w14:paraId="762B8A64" w14:textId="77777777" w:rsidR="002A7EB0" w:rsidRPr="00A76494" w:rsidRDefault="002A7EB0" w:rsidP="002A7EB0">
      <w:pPr>
        <w:autoSpaceDE w:val="0"/>
        <w:autoSpaceDN w:val="0"/>
        <w:adjustRightInd w:val="0"/>
        <w:ind w:left="567" w:hanging="567"/>
        <w:jc w:val="both"/>
      </w:pPr>
      <w:r w:rsidRPr="00A76494">
        <w:t>Procedimento substantivo</w:t>
      </w:r>
    </w:p>
    <w:p w14:paraId="7F6919BB" w14:textId="77777777" w:rsidR="002A7EB0" w:rsidRDefault="002A7EB0" w:rsidP="002A7EB0">
      <w:pPr>
        <w:autoSpaceDE w:val="0"/>
        <w:autoSpaceDN w:val="0"/>
        <w:adjustRightInd w:val="0"/>
        <w:ind w:left="567" w:hanging="567"/>
        <w:jc w:val="both"/>
      </w:pPr>
    </w:p>
    <w:p w14:paraId="7E0D216D" w14:textId="77777777" w:rsidR="002A7EB0" w:rsidRPr="00A76494" w:rsidRDefault="002A7EB0" w:rsidP="002A7EB0">
      <w:pPr>
        <w:autoSpaceDE w:val="0"/>
        <w:autoSpaceDN w:val="0"/>
        <w:adjustRightInd w:val="0"/>
        <w:ind w:left="567" w:hanging="567"/>
        <w:jc w:val="both"/>
      </w:pPr>
      <w:r w:rsidRPr="00A76494">
        <w:t xml:space="preserve">18. </w:t>
      </w:r>
      <w:r>
        <w:tab/>
      </w:r>
      <w:r w:rsidRPr="00A76494">
        <w:t xml:space="preserve">Independentemente dos riscos identificados de distorção relevante, o auditor deve </w:t>
      </w:r>
      <w:r>
        <w:t>planejar</w:t>
      </w:r>
      <w:r w:rsidRPr="00A76494">
        <w:t xml:space="preserve"> e executar procedimentos substantivos para cada classe de transações, saldo de contas e divulgações significativas (</w:t>
      </w:r>
      <w:r>
        <w:t>ver</w:t>
      </w:r>
      <w:r w:rsidRPr="00A76494">
        <w:t xml:space="preserve"> itens A42</w:t>
      </w:r>
      <w:r>
        <w:t xml:space="preserve"> a </w:t>
      </w:r>
      <w:r w:rsidRPr="00A76494">
        <w:t>A47)</w:t>
      </w:r>
      <w:r>
        <w:t>.</w:t>
      </w:r>
    </w:p>
    <w:p w14:paraId="58C85499" w14:textId="77777777" w:rsidR="002A7EB0" w:rsidRDefault="002A7EB0" w:rsidP="002A7EB0">
      <w:pPr>
        <w:autoSpaceDE w:val="0"/>
        <w:autoSpaceDN w:val="0"/>
        <w:adjustRightInd w:val="0"/>
        <w:ind w:left="567" w:hanging="567"/>
        <w:jc w:val="both"/>
      </w:pPr>
    </w:p>
    <w:p w14:paraId="1862511E" w14:textId="77777777" w:rsidR="002A7EB0" w:rsidRPr="00A76494" w:rsidRDefault="002A7EB0" w:rsidP="002A7EB0">
      <w:pPr>
        <w:autoSpaceDE w:val="0"/>
        <w:autoSpaceDN w:val="0"/>
        <w:adjustRightInd w:val="0"/>
        <w:ind w:left="567" w:hanging="567"/>
        <w:jc w:val="both"/>
      </w:pPr>
      <w:r w:rsidRPr="00A76494">
        <w:t xml:space="preserve">19. </w:t>
      </w:r>
      <w:r>
        <w:tab/>
      </w:r>
      <w:r w:rsidRPr="00A76494">
        <w:t>O auditor deve considerar se procedimentos de confirmação externa devem ser executados como procedimentos substantivos</w:t>
      </w:r>
      <w:r>
        <w:t xml:space="preserve"> </w:t>
      </w:r>
      <w:r w:rsidRPr="00A76494">
        <w:t>(</w:t>
      </w:r>
      <w:r>
        <w:t>ver</w:t>
      </w:r>
      <w:r w:rsidRPr="00A76494">
        <w:t xml:space="preserve"> itens A48</w:t>
      </w:r>
      <w:r>
        <w:t xml:space="preserve"> a </w:t>
      </w:r>
      <w:r w:rsidRPr="00A76494">
        <w:t>A51)</w:t>
      </w:r>
      <w:r>
        <w:t>.</w:t>
      </w:r>
    </w:p>
    <w:p w14:paraId="0ECEB615" w14:textId="77777777" w:rsidR="002A7EB0" w:rsidRDefault="002A7EB0" w:rsidP="002A7EB0">
      <w:pPr>
        <w:autoSpaceDE w:val="0"/>
        <w:autoSpaceDN w:val="0"/>
        <w:adjustRightInd w:val="0"/>
        <w:ind w:left="567" w:hanging="567"/>
        <w:jc w:val="both"/>
      </w:pPr>
    </w:p>
    <w:p w14:paraId="2B2BF05D" w14:textId="77777777" w:rsidR="002A7EB0" w:rsidRPr="00A76494" w:rsidRDefault="002A7EB0" w:rsidP="002A7EB0">
      <w:pPr>
        <w:autoSpaceDE w:val="0"/>
        <w:autoSpaceDN w:val="0"/>
        <w:adjustRightInd w:val="0"/>
        <w:jc w:val="both"/>
      </w:pPr>
      <w:r w:rsidRPr="00A76494">
        <w:t>Procedimento substantivo relacionado com o processo de encerramento das demonstrações contábeis</w:t>
      </w:r>
    </w:p>
    <w:p w14:paraId="4FB0E41E" w14:textId="77777777" w:rsidR="002A7EB0" w:rsidRDefault="002A7EB0" w:rsidP="002A7EB0">
      <w:pPr>
        <w:autoSpaceDE w:val="0"/>
        <w:autoSpaceDN w:val="0"/>
        <w:adjustRightInd w:val="0"/>
        <w:ind w:left="567" w:hanging="567"/>
        <w:jc w:val="both"/>
      </w:pPr>
    </w:p>
    <w:p w14:paraId="502C45EA" w14:textId="77777777" w:rsidR="002A7EB0" w:rsidRDefault="002A7EB0" w:rsidP="002A7EB0">
      <w:pPr>
        <w:autoSpaceDE w:val="0"/>
        <w:autoSpaceDN w:val="0"/>
        <w:adjustRightInd w:val="0"/>
        <w:spacing w:after="120"/>
        <w:ind w:left="567" w:hanging="567"/>
        <w:jc w:val="both"/>
      </w:pPr>
      <w:r w:rsidRPr="00A76494">
        <w:t xml:space="preserve">20. </w:t>
      </w:r>
      <w:r>
        <w:tab/>
      </w:r>
      <w:r w:rsidRPr="00A76494">
        <w:t>Os procedimentos substantivos do auditor deve</w:t>
      </w:r>
      <w:r>
        <w:t>m</w:t>
      </w:r>
      <w:r w:rsidRPr="00A76494">
        <w:t xml:space="preserve"> incluir os seguintes procedimentos de auditoria relacionados com o processo de encerramento das demonstrações contábeis:</w:t>
      </w:r>
    </w:p>
    <w:p w14:paraId="4D82F4E1" w14:textId="77777777" w:rsidR="002A7EB0" w:rsidRPr="003E7EFA" w:rsidRDefault="002A7EB0">
      <w:pPr>
        <w:numPr>
          <w:ilvl w:val="0"/>
          <w:numId w:val="169"/>
        </w:numPr>
        <w:autoSpaceDE w:val="0"/>
        <w:autoSpaceDN w:val="0"/>
        <w:adjustRightInd w:val="0"/>
        <w:spacing w:after="120" w:line="240" w:lineRule="auto"/>
        <w:ind w:left="993" w:hanging="426"/>
        <w:jc w:val="both"/>
        <w:rPr>
          <w:strike/>
        </w:rPr>
      </w:pPr>
      <w:r w:rsidRPr="003E7EFA">
        <w:rPr>
          <w:strike/>
        </w:rPr>
        <w:t>confrontar ou conciliar as demonstrações contábeis com os registros contábeis que as suportam; e</w:t>
      </w:r>
    </w:p>
    <w:p w14:paraId="33F93188" w14:textId="77777777" w:rsidR="002A7EB0" w:rsidRPr="003E7EFA" w:rsidRDefault="002A7EB0" w:rsidP="002A7EB0">
      <w:pPr>
        <w:pStyle w:val="PargrafodaLista"/>
        <w:tabs>
          <w:tab w:val="left" w:pos="993"/>
        </w:tabs>
        <w:autoSpaceDE w:val="0"/>
        <w:autoSpaceDN w:val="0"/>
        <w:adjustRightInd w:val="0"/>
        <w:spacing w:after="120"/>
        <w:ind w:left="993" w:hanging="426"/>
        <w:jc w:val="both"/>
      </w:pPr>
      <w:r>
        <w:t xml:space="preserve">(a) </w:t>
      </w:r>
      <w:r>
        <w:tab/>
        <w:t xml:space="preserve">confrontar ou conciliar as informações nas demonstrações contábeis com os registros contábeis que as suportam, incluindo confrontar ou conciliar as informações nas divulgações, independentemente dessas informações terem sido obtidas dentro ou fora do razão geral e dos razões auxiliares; e </w:t>
      </w:r>
      <w:r>
        <w:rPr>
          <w:color w:val="00B0F0"/>
          <w:sz w:val="20"/>
          <w:szCs w:val="20"/>
        </w:rPr>
        <w:t>(Alterada pela NBC TA 330 (R1))</w:t>
      </w:r>
    </w:p>
    <w:p w14:paraId="79EE076B" w14:textId="77777777" w:rsidR="002A7EB0" w:rsidRPr="00A76494" w:rsidRDefault="002A7EB0" w:rsidP="002A7EB0">
      <w:pPr>
        <w:autoSpaceDE w:val="0"/>
        <w:autoSpaceDN w:val="0"/>
        <w:adjustRightInd w:val="0"/>
        <w:ind w:left="993" w:hanging="426"/>
        <w:jc w:val="both"/>
      </w:pPr>
      <w:r w:rsidRPr="00A76494">
        <w:t xml:space="preserve">(b) </w:t>
      </w:r>
      <w:r>
        <w:tab/>
      </w:r>
      <w:r w:rsidRPr="00A76494">
        <w:t xml:space="preserve">examinar lançamentos relevantes de diário e outros ajustes efetuados durante a </w:t>
      </w:r>
      <w:r>
        <w:t>elaboração</w:t>
      </w:r>
      <w:r w:rsidRPr="00A76494">
        <w:t xml:space="preserve"> das demonstrações contábeis (</w:t>
      </w:r>
      <w:r>
        <w:t>ver</w:t>
      </w:r>
      <w:r w:rsidRPr="00A76494">
        <w:t xml:space="preserve"> item A52)</w:t>
      </w:r>
      <w:r>
        <w:t>.</w:t>
      </w:r>
    </w:p>
    <w:p w14:paraId="3B9F8BFB" w14:textId="77777777" w:rsidR="002A7EB0" w:rsidRDefault="002A7EB0" w:rsidP="002A7EB0">
      <w:pPr>
        <w:autoSpaceDE w:val="0"/>
        <w:autoSpaceDN w:val="0"/>
        <w:adjustRightInd w:val="0"/>
        <w:ind w:left="567" w:hanging="567"/>
        <w:jc w:val="both"/>
      </w:pPr>
    </w:p>
    <w:p w14:paraId="72C9FC9D" w14:textId="77777777" w:rsidR="002A7EB0" w:rsidRPr="00A76494" w:rsidRDefault="002A7EB0" w:rsidP="002A7EB0">
      <w:pPr>
        <w:autoSpaceDE w:val="0"/>
        <w:autoSpaceDN w:val="0"/>
        <w:adjustRightInd w:val="0"/>
        <w:ind w:left="567" w:hanging="567"/>
        <w:jc w:val="both"/>
      </w:pPr>
      <w:r w:rsidRPr="00A76494">
        <w:t>Procedimento substantivo em resposta aos riscos significativos</w:t>
      </w:r>
    </w:p>
    <w:p w14:paraId="49ED0A78" w14:textId="77777777" w:rsidR="002A7EB0" w:rsidRDefault="002A7EB0" w:rsidP="002A7EB0">
      <w:pPr>
        <w:autoSpaceDE w:val="0"/>
        <w:autoSpaceDN w:val="0"/>
        <w:adjustRightInd w:val="0"/>
        <w:ind w:left="567" w:hanging="567"/>
        <w:jc w:val="both"/>
      </w:pPr>
    </w:p>
    <w:p w14:paraId="25B78C1D" w14:textId="77777777" w:rsidR="002A7EB0" w:rsidRDefault="002A7EB0" w:rsidP="002A7EB0">
      <w:pPr>
        <w:autoSpaceDE w:val="0"/>
        <w:autoSpaceDN w:val="0"/>
        <w:adjustRightInd w:val="0"/>
        <w:ind w:left="567" w:hanging="567"/>
        <w:jc w:val="both"/>
      </w:pPr>
      <w:r w:rsidRPr="00A76494">
        <w:t xml:space="preserve">21. </w:t>
      </w:r>
      <w:r>
        <w:tab/>
      </w:r>
      <w:r w:rsidRPr="00A76494">
        <w:t>Se o auditor determinar que um risco identificado de distorção relevante no nível de afirmações é significativo, o auditor deve executar procedimentos substantivos que respondem especificamente a esse risco. Quando a abordagem a um risco significativo consiste somente em procedimentos substantivos, esses procedimentos deve</w:t>
      </w:r>
      <w:r>
        <w:t>m</w:t>
      </w:r>
      <w:r w:rsidRPr="00A76494">
        <w:t xml:space="preserve"> incluir testes de detalhes (ver item A53)</w:t>
      </w:r>
      <w:r>
        <w:t>.</w:t>
      </w:r>
    </w:p>
    <w:p w14:paraId="0D870B4E" w14:textId="77777777" w:rsidR="002A7EB0" w:rsidRPr="00A76494" w:rsidRDefault="002A7EB0" w:rsidP="002A7EB0">
      <w:pPr>
        <w:autoSpaceDE w:val="0"/>
        <w:autoSpaceDN w:val="0"/>
        <w:adjustRightInd w:val="0"/>
        <w:ind w:left="567" w:hanging="567"/>
        <w:jc w:val="both"/>
      </w:pPr>
    </w:p>
    <w:p w14:paraId="10C96FDA" w14:textId="77777777" w:rsidR="002A7EB0" w:rsidRPr="00A76494" w:rsidRDefault="002A7EB0" w:rsidP="002A7EB0">
      <w:pPr>
        <w:autoSpaceDE w:val="0"/>
        <w:autoSpaceDN w:val="0"/>
        <w:adjustRightInd w:val="0"/>
        <w:ind w:left="567" w:hanging="567"/>
        <w:jc w:val="both"/>
      </w:pPr>
      <w:r w:rsidRPr="00A76494">
        <w:t>Época dos procedimentos substantivos</w:t>
      </w:r>
    </w:p>
    <w:p w14:paraId="1AD4C0BC" w14:textId="77777777" w:rsidR="002A7EB0" w:rsidRDefault="002A7EB0" w:rsidP="002A7EB0">
      <w:pPr>
        <w:autoSpaceDE w:val="0"/>
        <w:autoSpaceDN w:val="0"/>
        <w:adjustRightInd w:val="0"/>
        <w:ind w:left="567" w:hanging="567"/>
        <w:jc w:val="both"/>
      </w:pPr>
    </w:p>
    <w:p w14:paraId="6EF2AB29" w14:textId="77777777" w:rsidR="002A7EB0" w:rsidRDefault="002A7EB0" w:rsidP="002A7EB0">
      <w:pPr>
        <w:autoSpaceDE w:val="0"/>
        <w:autoSpaceDN w:val="0"/>
        <w:adjustRightInd w:val="0"/>
        <w:spacing w:after="120"/>
        <w:ind w:left="567" w:hanging="567"/>
        <w:jc w:val="both"/>
      </w:pPr>
      <w:r w:rsidRPr="00A76494">
        <w:t xml:space="preserve">22. </w:t>
      </w:r>
      <w:r>
        <w:tab/>
      </w:r>
      <w:r w:rsidRPr="00A76494">
        <w:t>Se os procedimentos substantivos forem executados em data intermediária, o auditor deve cobrir o período remanescente mediante a execução de:</w:t>
      </w:r>
    </w:p>
    <w:p w14:paraId="6E9D2CF1" w14:textId="77777777" w:rsidR="002A7EB0" w:rsidRDefault="002A7EB0" w:rsidP="002A7EB0">
      <w:pPr>
        <w:autoSpaceDE w:val="0"/>
        <w:autoSpaceDN w:val="0"/>
        <w:adjustRightInd w:val="0"/>
        <w:spacing w:after="120"/>
        <w:ind w:left="993" w:hanging="426"/>
        <w:jc w:val="both"/>
      </w:pPr>
      <w:r w:rsidRPr="00A76494">
        <w:t xml:space="preserve">(a) </w:t>
      </w:r>
      <w:r>
        <w:tab/>
      </w:r>
      <w:r w:rsidRPr="00A76494">
        <w:t>procedimentos substantivos, combinados com testes de controle para o período desde a data intermediária até o encerramento; ou</w:t>
      </w:r>
    </w:p>
    <w:p w14:paraId="1ED20CDE" w14:textId="77777777" w:rsidR="002A7EB0" w:rsidRPr="00A76494" w:rsidRDefault="002A7EB0" w:rsidP="002A7EB0">
      <w:pPr>
        <w:autoSpaceDE w:val="0"/>
        <w:autoSpaceDN w:val="0"/>
        <w:adjustRightInd w:val="0"/>
        <w:ind w:left="993" w:hanging="426"/>
        <w:jc w:val="both"/>
      </w:pPr>
      <w:r w:rsidRPr="00A76494">
        <w:t xml:space="preserve">(b) </w:t>
      </w:r>
      <w:r>
        <w:tab/>
      </w:r>
      <w:r w:rsidRPr="00A76494">
        <w:t>se o auditor determinar que é suficiente, apenas procedimentos substantivos adicionais, que forneçam base razoável para estender as conclusões de auditoria da data intermediária até o final do período (ver itens A55</w:t>
      </w:r>
      <w:r>
        <w:t xml:space="preserve"> a </w:t>
      </w:r>
      <w:r w:rsidRPr="00A76494">
        <w:t>A57)</w:t>
      </w:r>
      <w:r>
        <w:t>.</w:t>
      </w:r>
    </w:p>
    <w:p w14:paraId="7B44691A" w14:textId="77777777" w:rsidR="002A7EB0" w:rsidRDefault="002A7EB0" w:rsidP="002A7EB0">
      <w:pPr>
        <w:autoSpaceDE w:val="0"/>
        <w:autoSpaceDN w:val="0"/>
        <w:adjustRightInd w:val="0"/>
        <w:ind w:left="567" w:hanging="567"/>
        <w:jc w:val="both"/>
      </w:pPr>
    </w:p>
    <w:p w14:paraId="0A80FD17" w14:textId="77777777" w:rsidR="002A7EB0" w:rsidRPr="00A76494" w:rsidRDefault="002A7EB0" w:rsidP="002A7EB0">
      <w:pPr>
        <w:autoSpaceDE w:val="0"/>
        <w:autoSpaceDN w:val="0"/>
        <w:adjustRightInd w:val="0"/>
        <w:ind w:left="567" w:hanging="567"/>
        <w:jc w:val="both"/>
      </w:pPr>
      <w:r w:rsidRPr="00A76494">
        <w:t xml:space="preserve">23. </w:t>
      </w:r>
      <w:r>
        <w:tab/>
      </w:r>
      <w:r w:rsidRPr="00A76494">
        <w:t>Se forem detectadas distorções que o auditor não esperava na avaliação de riscos de distorção relevante em data intermediária, o auditor deve avaliar se a respectiva avaliação de risco e a natureza, época e extensão planejadas dos procedimentos substantivos que cobrem o período remanescente precisam ser modificadas (</w:t>
      </w:r>
      <w:r>
        <w:t>ver</w:t>
      </w:r>
      <w:r w:rsidRPr="00A76494">
        <w:t xml:space="preserve"> item A58)</w:t>
      </w:r>
      <w:r>
        <w:t>.</w:t>
      </w:r>
    </w:p>
    <w:p w14:paraId="117A0B8A" w14:textId="77777777" w:rsidR="002A7EB0" w:rsidRDefault="002A7EB0" w:rsidP="002A7EB0">
      <w:pPr>
        <w:autoSpaceDE w:val="0"/>
        <w:autoSpaceDN w:val="0"/>
        <w:adjustRightInd w:val="0"/>
        <w:ind w:left="567" w:hanging="567"/>
        <w:jc w:val="both"/>
      </w:pPr>
    </w:p>
    <w:p w14:paraId="121958BF" w14:textId="77777777" w:rsidR="002A7EB0" w:rsidRPr="003E7EFA" w:rsidRDefault="002A7EB0" w:rsidP="002A7EB0">
      <w:pPr>
        <w:autoSpaceDE w:val="0"/>
        <w:autoSpaceDN w:val="0"/>
        <w:adjustRightInd w:val="0"/>
        <w:ind w:left="567" w:hanging="567"/>
        <w:jc w:val="both"/>
        <w:rPr>
          <w:b/>
          <w:strike/>
        </w:rPr>
      </w:pPr>
      <w:r w:rsidRPr="003E7EFA">
        <w:rPr>
          <w:b/>
          <w:strike/>
        </w:rPr>
        <w:t>Adequação da apresentação e divulgação</w:t>
      </w:r>
    </w:p>
    <w:p w14:paraId="716E3FEC" w14:textId="77777777" w:rsidR="002A7EB0" w:rsidRPr="003E7EFA" w:rsidRDefault="002A7EB0" w:rsidP="002A7EB0">
      <w:pPr>
        <w:autoSpaceDE w:val="0"/>
        <w:autoSpaceDN w:val="0"/>
        <w:adjustRightInd w:val="0"/>
        <w:ind w:left="567" w:hanging="567"/>
        <w:jc w:val="both"/>
        <w:rPr>
          <w:strike/>
        </w:rPr>
      </w:pPr>
    </w:p>
    <w:p w14:paraId="2D9724D7" w14:textId="77777777" w:rsidR="002A7EB0" w:rsidRDefault="002A7EB0" w:rsidP="002A7EB0">
      <w:pPr>
        <w:autoSpaceDE w:val="0"/>
        <w:autoSpaceDN w:val="0"/>
        <w:adjustRightInd w:val="0"/>
        <w:ind w:left="567" w:hanging="567"/>
        <w:jc w:val="both"/>
      </w:pPr>
      <w:r w:rsidRPr="003E7EFA">
        <w:rPr>
          <w:strike/>
        </w:rPr>
        <w:t xml:space="preserve">24. </w:t>
      </w:r>
      <w:r w:rsidRPr="003E7EFA">
        <w:rPr>
          <w:strike/>
        </w:rPr>
        <w:tab/>
        <w:t>O auditor deve executar procedimentos de auditoria para avaliar se a apresentação das demonstrações contábeis como um todo, incluindo as respectivas divulgações, está de acordo com a estrutura de relatórios financeiros aplicável (ver item A59).</w:t>
      </w:r>
    </w:p>
    <w:p w14:paraId="1A6D195C" w14:textId="77777777" w:rsidR="002A7EB0" w:rsidRDefault="002A7EB0" w:rsidP="002A7EB0">
      <w:pPr>
        <w:autoSpaceDE w:val="0"/>
        <w:autoSpaceDN w:val="0"/>
        <w:adjustRightInd w:val="0"/>
        <w:ind w:left="567" w:hanging="567"/>
        <w:jc w:val="both"/>
      </w:pPr>
    </w:p>
    <w:p w14:paraId="66729C50" w14:textId="77777777" w:rsidR="002A7EB0" w:rsidRDefault="002A7EB0" w:rsidP="002A7EB0">
      <w:pPr>
        <w:autoSpaceDE w:val="0"/>
        <w:autoSpaceDN w:val="0"/>
        <w:adjustRightInd w:val="0"/>
        <w:jc w:val="both"/>
      </w:pPr>
      <w:r>
        <w:rPr>
          <w:b/>
        </w:rPr>
        <w:t>Adequação da apresentação das demonstrações contábeis</w:t>
      </w:r>
    </w:p>
    <w:p w14:paraId="55E38440" w14:textId="77777777" w:rsidR="002A7EB0" w:rsidRDefault="002A7EB0" w:rsidP="002A7EB0">
      <w:pPr>
        <w:autoSpaceDE w:val="0"/>
        <w:autoSpaceDN w:val="0"/>
        <w:adjustRightInd w:val="0"/>
        <w:jc w:val="both"/>
      </w:pPr>
    </w:p>
    <w:p w14:paraId="14556744" w14:textId="77777777" w:rsidR="002A7EB0" w:rsidRDefault="002A7EB0" w:rsidP="002A7EB0">
      <w:pPr>
        <w:autoSpaceDE w:val="0"/>
        <w:autoSpaceDN w:val="0"/>
        <w:adjustRightInd w:val="0"/>
        <w:spacing w:after="120"/>
        <w:ind w:left="567" w:hanging="567"/>
        <w:jc w:val="both"/>
        <w:rPr>
          <w:highlight w:val="yellow"/>
        </w:rPr>
      </w:pPr>
      <w:r>
        <w:t xml:space="preserve">24. </w:t>
      </w:r>
      <w:r>
        <w:tab/>
        <w:t>O auditor deve executar procedimentos de auditoria para avaliar se a apresentação das demonstrações contábeis como um todo está de acordo com a estrutura de relatórios financeiros. Ao fazer essa avaliação, o auditor deve considerar se as demonstrações contábeis estão apresentadas de forma a refletir a adequada:</w:t>
      </w:r>
    </w:p>
    <w:p w14:paraId="2B675147" w14:textId="77777777" w:rsidR="002A7EB0" w:rsidRDefault="002A7EB0">
      <w:pPr>
        <w:numPr>
          <w:ilvl w:val="0"/>
          <w:numId w:val="170"/>
        </w:numPr>
        <w:autoSpaceDE w:val="0"/>
        <w:autoSpaceDN w:val="0"/>
        <w:adjustRightInd w:val="0"/>
        <w:spacing w:after="120" w:line="240" w:lineRule="auto"/>
        <w:ind w:left="851" w:hanging="284"/>
        <w:jc w:val="both"/>
      </w:pPr>
      <w:r>
        <w:t xml:space="preserve"> </w:t>
      </w:r>
      <w:r>
        <w:tab/>
      </w:r>
      <w:r w:rsidRPr="003E7EFA">
        <w:t>classificação e descrição de informações financeiras e de transações, eventos e condições subjacentes; e</w:t>
      </w:r>
    </w:p>
    <w:p w14:paraId="35A5E5C3" w14:textId="77777777" w:rsidR="002A7EB0" w:rsidRDefault="002A7EB0">
      <w:pPr>
        <w:numPr>
          <w:ilvl w:val="0"/>
          <w:numId w:val="170"/>
        </w:numPr>
        <w:autoSpaceDE w:val="0"/>
        <w:autoSpaceDN w:val="0"/>
        <w:adjustRightInd w:val="0"/>
        <w:spacing w:after="0" w:line="240" w:lineRule="auto"/>
        <w:ind w:left="851" w:hanging="284"/>
        <w:jc w:val="both"/>
      </w:pPr>
      <w:r>
        <w:t xml:space="preserve"> </w:t>
      </w:r>
      <w:r>
        <w:tab/>
      </w:r>
      <w:r w:rsidRPr="003E7EFA">
        <w:t>apresentação, estrutura e conteúdo das demonstrações contábeis (ver item A59).</w:t>
      </w:r>
      <w:r>
        <w:rPr>
          <w:spacing w:val="-2"/>
        </w:rPr>
        <w:t xml:space="preserve"> </w:t>
      </w:r>
      <w:r>
        <w:rPr>
          <w:color w:val="00B0F0"/>
          <w:sz w:val="20"/>
          <w:szCs w:val="20"/>
        </w:rPr>
        <w:t>(Alterado pela NBC TA 330 (R1))</w:t>
      </w:r>
    </w:p>
    <w:p w14:paraId="386C42EE" w14:textId="77777777" w:rsidR="002A7EB0" w:rsidRDefault="002A7EB0" w:rsidP="002A7EB0">
      <w:pPr>
        <w:autoSpaceDE w:val="0"/>
        <w:autoSpaceDN w:val="0"/>
        <w:adjustRightInd w:val="0"/>
        <w:ind w:left="567" w:hanging="567"/>
        <w:jc w:val="both"/>
      </w:pPr>
    </w:p>
    <w:p w14:paraId="2C507D2D" w14:textId="77777777" w:rsidR="002A7EB0" w:rsidRPr="002174A4" w:rsidRDefault="002A7EB0" w:rsidP="002A7EB0">
      <w:pPr>
        <w:autoSpaceDE w:val="0"/>
        <w:autoSpaceDN w:val="0"/>
        <w:adjustRightInd w:val="0"/>
        <w:ind w:left="567" w:hanging="567"/>
        <w:jc w:val="both"/>
        <w:rPr>
          <w:b/>
        </w:rPr>
      </w:pPr>
      <w:r w:rsidRPr="002174A4">
        <w:rPr>
          <w:b/>
        </w:rPr>
        <w:t xml:space="preserve">Avaliação da suficiência e </w:t>
      </w:r>
      <w:r>
        <w:rPr>
          <w:b/>
        </w:rPr>
        <w:t>adequação</w:t>
      </w:r>
      <w:r w:rsidRPr="002174A4">
        <w:rPr>
          <w:b/>
        </w:rPr>
        <w:t xml:space="preserve"> da evidência de auditoria</w:t>
      </w:r>
    </w:p>
    <w:p w14:paraId="26DF0396" w14:textId="77777777" w:rsidR="002A7EB0" w:rsidRDefault="002A7EB0" w:rsidP="002A7EB0">
      <w:pPr>
        <w:autoSpaceDE w:val="0"/>
        <w:autoSpaceDN w:val="0"/>
        <w:adjustRightInd w:val="0"/>
        <w:ind w:left="567" w:hanging="567"/>
        <w:jc w:val="both"/>
      </w:pPr>
    </w:p>
    <w:p w14:paraId="54995BF8" w14:textId="77777777" w:rsidR="002A7EB0" w:rsidRPr="00A76494" w:rsidRDefault="002A7EB0" w:rsidP="002A7EB0">
      <w:pPr>
        <w:autoSpaceDE w:val="0"/>
        <w:autoSpaceDN w:val="0"/>
        <w:adjustRightInd w:val="0"/>
        <w:ind w:left="567" w:hanging="567"/>
        <w:jc w:val="both"/>
      </w:pPr>
      <w:r w:rsidRPr="00A76494">
        <w:t xml:space="preserve">25. </w:t>
      </w:r>
      <w:r>
        <w:tab/>
      </w:r>
      <w:r w:rsidRPr="00A76494">
        <w:t xml:space="preserve">Com base nos procedimentos de auditoria executados e na evidência de auditoria obtida, o auditor deve avaliar, antes da conclusão da auditoria, se as avaliações de riscos de distorção relevante no nível de afirmações continuam </w:t>
      </w:r>
      <w:r>
        <w:t xml:space="preserve">apropriadas </w:t>
      </w:r>
      <w:r w:rsidRPr="00A76494">
        <w:t>(</w:t>
      </w:r>
      <w:r>
        <w:t>ver</w:t>
      </w:r>
      <w:r w:rsidRPr="00A76494">
        <w:t xml:space="preserve"> itens A60</w:t>
      </w:r>
      <w:r>
        <w:t xml:space="preserve"> e </w:t>
      </w:r>
      <w:r w:rsidRPr="00A76494">
        <w:t>61)</w:t>
      </w:r>
      <w:r>
        <w:t>.</w:t>
      </w:r>
    </w:p>
    <w:p w14:paraId="1A6A2811" w14:textId="77777777" w:rsidR="002A7EB0" w:rsidRDefault="002A7EB0" w:rsidP="002A7EB0">
      <w:pPr>
        <w:autoSpaceDE w:val="0"/>
        <w:autoSpaceDN w:val="0"/>
        <w:adjustRightInd w:val="0"/>
        <w:ind w:left="567" w:hanging="567"/>
        <w:jc w:val="both"/>
      </w:pPr>
    </w:p>
    <w:p w14:paraId="758FC806" w14:textId="77777777" w:rsidR="002A7EB0" w:rsidRPr="00A76494" w:rsidRDefault="002A7EB0" w:rsidP="002A7EB0">
      <w:pPr>
        <w:autoSpaceDE w:val="0"/>
        <w:autoSpaceDN w:val="0"/>
        <w:adjustRightInd w:val="0"/>
        <w:ind w:left="567" w:hanging="567"/>
        <w:jc w:val="both"/>
      </w:pPr>
      <w:r w:rsidRPr="00A76494">
        <w:t xml:space="preserve">26. </w:t>
      </w:r>
      <w:r>
        <w:tab/>
      </w:r>
      <w:r w:rsidRPr="00A76494">
        <w:t>O auditor deve concluir se foi obtida evidência de auditoria apropriada e suficiente. Para formar uma opinião, o auditor deve considerar todas as evidências de auditoria relevantes, independentemente do fato dela parecer corroborar ou contradizer as afirmações nas demonstrações contábeis (ver item A62)</w:t>
      </w:r>
      <w:r>
        <w:t>.</w:t>
      </w:r>
    </w:p>
    <w:p w14:paraId="27F982B2" w14:textId="77777777" w:rsidR="002A7EB0" w:rsidRDefault="002A7EB0" w:rsidP="002A7EB0">
      <w:pPr>
        <w:autoSpaceDE w:val="0"/>
        <w:autoSpaceDN w:val="0"/>
        <w:adjustRightInd w:val="0"/>
        <w:ind w:left="567" w:hanging="567"/>
        <w:jc w:val="both"/>
      </w:pPr>
    </w:p>
    <w:p w14:paraId="2A17AB86" w14:textId="77777777" w:rsidR="002A7EB0" w:rsidRPr="00A76494" w:rsidRDefault="002A7EB0" w:rsidP="002A7EB0">
      <w:pPr>
        <w:autoSpaceDE w:val="0"/>
        <w:autoSpaceDN w:val="0"/>
        <w:adjustRightInd w:val="0"/>
        <w:ind w:left="567" w:hanging="567"/>
        <w:jc w:val="both"/>
      </w:pPr>
      <w:r w:rsidRPr="00A76494">
        <w:t xml:space="preserve">27. </w:t>
      </w:r>
      <w:r>
        <w:tab/>
      </w:r>
      <w:r w:rsidRPr="00A76494">
        <w:t>Se o auditor não obteve evidência de auditoria apropriada e suficiente quanto a uma afirmação relevante nas demonstrações contábeis, o auditor deve tentar obter evidência adicional de auditoria. Se o auditor não conseguir obter evidência apropriada e suficiente, o auditor deve expressar opinião com ressalva ou abster-se de opinar sobre as demonstrações contábeis.</w:t>
      </w:r>
    </w:p>
    <w:p w14:paraId="691C0ABF" w14:textId="77777777" w:rsidR="002A7EB0" w:rsidRDefault="002A7EB0" w:rsidP="002A7EB0">
      <w:pPr>
        <w:autoSpaceDE w:val="0"/>
        <w:autoSpaceDN w:val="0"/>
        <w:adjustRightInd w:val="0"/>
        <w:ind w:left="567" w:hanging="567"/>
        <w:jc w:val="both"/>
      </w:pPr>
    </w:p>
    <w:p w14:paraId="73D51DC5" w14:textId="77777777" w:rsidR="002A7EB0" w:rsidRPr="002174A4" w:rsidRDefault="002A7EB0" w:rsidP="002A7EB0">
      <w:pPr>
        <w:autoSpaceDE w:val="0"/>
        <w:autoSpaceDN w:val="0"/>
        <w:adjustRightInd w:val="0"/>
        <w:ind w:left="567" w:hanging="567"/>
        <w:jc w:val="both"/>
        <w:rPr>
          <w:b/>
        </w:rPr>
      </w:pPr>
      <w:r w:rsidRPr="002174A4">
        <w:rPr>
          <w:b/>
        </w:rPr>
        <w:t>Documentação</w:t>
      </w:r>
    </w:p>
    <w:p w14:paraId="51E40D58" w14:textId="77777777" w:rsidR="002A7EB0" w:rsidRDefault="002A7EB0" w:rsidP="002A7EB0">
      <w:pPr>
        <w:autoSpaceDE w:val="0"/>
        <w:autoSpaceDN w:val="0"/>
        <w:adjustRightInd w:val="0"/>
        <w:ind w:left="567" w:hanging="567"/>
        <w:jc w:val="both"/>
      </w:pPr>
    </w:p>
    <w:p w14:paraId="34E0CFB2" w14:textId="77777777" w:rsidR="002A7EB0" w:rsidRDefault="002A7EB0" w:rsidP="002A7EB0">
      <w:pPr>
        <w:autoSpaceDE w:val="0"/>
        <w:autoSpaceDN w:val="0"/>
        <w:adjustRightInd w:val="0"/>
        <w:spacing w:after="120"/>
        <w:ind w:left="567" w:hanging="567"/>
        <w:jc w:val="both"/>
      </w:pPr>
      <w:r w:rsidRPr="00A76494">
        <w:t>2</w:t>
      </w:r>
      <w:r>
        <w:t>8</w:t>
      </w:r>
      <w:r w:rsidRPr="00A76494">
        <w:t xml:space="preserve">. </w:t>
      </w:r>
      <w:r>
        <w:tab/>
      </w:r>
      <w:r w:rsidRPr="00A76494">
        <w:t>O auditor deve incluir na documentação de auditoria:</w:t>
      </w:r>
    </w:p>
    <w:p w14:paraId="2F8CBAA1"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as respostas gerais para tratar os riscos avaliados de distorção relevante no nível das demonstrações contábeis e a natureza, época e extensão dos procedimentos adicionais de auditoria executados;</w:t>
      </w:r>
    </w:p>
    <w:p w14:paraId="44E07998" w14:textId="77777777" w:rsidR="002A7EB0" w:rsidRPr="00A76494" w:rsidRDefault="002A7EB0" w:rsidP="002A7EB0">
      <w:pPr>
        <w:autoSpaceDE w:val="0"/>
        <w:autoSpaceDN w:val="0"/>
        <w:adjustRightInd w:val="0"/>
        <w:spacing w:after="120"/>
        <w:ind w:left="993" w:hanging="426"/>
        <w:jc w:val="both"/>
      </w:pPr>
      <w:r w:rsidRPr="00A76494">
        <w:t xml:space="preserve">(b) </w:t>
      </w:r>
      <w:r>
        <w:tab/>
      </w:r>
      <w:r w:rsidRPr="00A76494">
        <w:t>o relacionamento desses procedimentos com os riscos avaliados no nível de afirmações; e</w:t>
      </w:r>
    </w:p>
    <w:p w14:paraId="72A5A484" w14:textId="77777777" w:rsidR="002A7EB0" w:rsidRPr="00A76494" w:rsidRDefault="002A7EB0" w:rsidP="002A7EB0">
      <w:pPr>
        <w:autoSpaceDE w:val="0"/>
        <w:autoSpaceDN w:val="0"/>
        <w:adjustRightInd w:val="0"/>
        <w:ind w:left="993" w:hanging="426"/>
        <w:jc w:val="both"/>
      </w:pPr>
      <w:r w:rsidRPr="00A76494">
        <w:t xml:space="preserve">(c) </w:t>
      </w:r>
      <w:r>
        <w:tab/>
      </w:r>
      <w:r w:rsidRPr="00A76494">
        <w:t>os resultados dos procedimentos de auditoria, incluindo as conclusões nos casos em que eles não estiverem de outra forma claros (</w:t>
      </w:r>
      <w:r>
        <w:t>ver</w:t>
      </w:r>
      <w:r w:rsidRPr="00A76494">
        <w:t xml:space="preserve"> item A63)</w:t>
      </w:r>
      <w:r>
        <w:t>.</w:t>
      </w:r>
    </w:p>
    <w:p w14:paraId="57A55629" w14:textId="77777777" w:rsidR="002A7EB0" w:rsidRDefault="002A7EB0" w:rsidP="002A7EB0">
      <w:pPr>
        <w:autoSpaceDE w:val="0"/>
        <w:autoSpaceDN w:val="0"/>
        <w:adjustRightInd w:val="0"/>
        <w:ind w:left="567" w:hanging="567"/>
        <w:jc w:val="both"/>
      </w:pPr>
    </w:p>
    <w:p w14:paraId="7CE7469F" w14:textId="77777777" w:rsidR="002A7EB0" w:rsidRPr="00A76494" w:rsidRDefault="002A7EB0" w:rsidP="002A7EB0">
      <w:pPr>
        <w:autoSpaceDE w:val="0"/>
        <w:autoSpaceDN w:val="0"/>
        <w:adjustRightInd w:val="0"/>
        <w:ind w:left="567" w:hanging="567"/>
        <w:jc w:val="both"/>
      </w:pPr>
      <w:r w:rsidRPr="00A76494">
        <w:t xml:space="preserve">29. </w:t>
      </w:r>
      <w:r>
        <w:tab/>
      </w:r>
      <w:r w:rsidRPr="00A76494">
        <w:t xml:space="preserve">Se o auditor planeja usar evidência de auditoria a respeito da efetividade operacional dos controles obtida em auditorias anteriores, o auditor deve incluir na documentação de auditoria as conclusões alcançadas sobre a confiança naqueles controles testados </w:t>
      </w:r>
      <w:r>
        <w:t xml:space="preserve">na </w:t>
      </w:r>
      <w:r w:rsidRPr="00A76494">
        <w:t>auditoria anterior.</w:t>
      </w:r>
    </w:p>
    <w:p w14:paraId="4F8D38E6" w14:textId="77777777" w:rsidR="002A7EB0" w:rsidRDefault="002A7EB0" w:rsidP="002A7EB0">
      <w:pPr>
        <w:autoSpaceDE w:val="0"/>
        <w:autoSpaceDN w:val="0"/>
        <w:adjustRightInd w:val="0"/>
        <w:ind w:left="567" w:hanging="567"/>
        <w:jc w:val="both"/>
      </w:pPr>
    </w:p>
    <w:p w14:paraId="77CCA233" w14:textId="77777777" w:rsidR="002A7EB0" w:rsidRDefault="002A7EB0" w:rsidP="002A7EB0">
      <w:pPr>
        <w:autoSpaceDE w:val="0"/>
        <w:autoSpaceDN w:val="0"/>
        <w:adjustRightInd w:val="0"/>
        <w:ind w:left="567" w:hanging="567"/>
        <w:jc w:val="both"/>
        <w:rPr>
          <w:strike/>
        </w:rPr>
      </w:pPr>
      <w:r w:rsidRPr="003E7EFA">
        <w:rPr>
          <w:strike/>
        </w:rPr>
        <w:t xml:space="preserve">30. </w:t>
      </w:r>
      <w:r w:rsidRPr="003E7EFA">
        <w:rPr>
          <w:strike/>
        </w:rPr>
        <w:tab/>
        <w:t>A documentação do auditor deve demonstrar que as demonstrações contábeis estão de acordo ou foram conciliadas com os registros contábeis que as suportam.</w:t>
      </w:r>
    </w:p>
    <w:p w14:paraId="007765C8" w14:textId="77777777" w:rsidR="002A7EB0" w:rsidRPr="003E7EFA" w:rsidRDefault="002A7EB0" w:rsidP="002A7EB0">
      <w:pPr>
        <w:autoSpaceDE w:val="0"/>
        <w:autoSpaceDN w:val="0"/>
        <w:adjustRightInd w:val="0"/>
        <w:ind w:left="567" w:hanging="567"/>
        <w:jc w:val="both"/>
        <w:rPr>
          <w:strike/>
        </w:rPr>
      </w:pPr>
    </w:p>
    <w:p w14:paraId="7F8868D1" w14:textId="77777777" w:rsidR="002A7EB0" w:rsidRPr="00A76494" w:rsidRDefault="002A7EB0" w:rsidP="002A7EB0">
      <w:pPr>
        <w:autoSpaceDE w:val="0"/>
        <w:autoSpaceDN w:val="0"/>
        <w:adjustRightInd w:val="0"/>
        <w:ind w:left="567" w:hanging="567"/>
        <w:jc w:val="both"/>
      </w:pPr>
      <w:r>
        <w:t xml:space="preserve">30. </w:t>
      </w:r>
      <w:r>
        <w:tab/>
        <w:t xml:space="preserve">A documentação do auditor deve demonstrar que as informações nas demonstrações contábeis estão de acordo ou foram conciliadas com os registros contábeis que as suportam, incluindo confrontar ou conciliar as informações nas divulgações, independentemente dessas informações terem sido obtidas dentro ou fora do razão geral e dos razões auxiliares. </w:t>
      </w:r>
      <w:r>
        <w:rPr>
          <w:color w:val="00B0F0"/>
          <w:sz w:val="20"/>
          <w:szCs w:val="20"/>
        </w:rPr>
        <w:t>(Alterado pela NBC TA 330 (R1))</w:t>
      </w:r>
    </w:p>
    <w:p w14:paraId="2F2A1EDA" w14:textId="77777777" w:rsidR="002A7EB0" w:rsidRDefault="002A7EB0" w:rsidP="002A7EB0">
      <w:pPr>
        <w:autoSpaceDE w:val="0"/>
        <w:autoSpaceDN w:val="0"/>
        <w:adjustRightInd w:val="0"/>
        <w:ind w:left="567" w:hanging="567"/>
        <w:jc w:val="both"/>
      </w:pPr>
    </w:p>
    <w:p w14:paraId="7DEE590C" w14:textId="77777777" w:rsidR="002A7EB0" w:rsidRPr="002A7EB0" w:rsidRDefault="002A7EB0" w:rsidP="002A7EB0">
      <w:pPr>
        <w:pStyle w:val="Textoembloco"/>
        <w:autoSpaceDE w:val="0"/>
        <w:autoSpaceDN w:val="0"/>
        <w:adjustRightInd w:val="0"/>
        <w:ind w:left="0"/>
        <w:jc w:val="both"/>
        <w:rPr>
          <w:sz w:val="24"/>
          <w:lang w:val="pt-BR"/>
        </w:rPr>
      </w:pPr>
      <w:r w:rsidRPr="002A7EB0">
        <w:rPr>
          <w:sz w:val="24"/>
          <w:lang w:val="pt-BR"/>
        </w:rPr>
        <w:t>Em razão dessas alterações, as disposições não alteradas desta norma são mantidas e a sigla da NBC TA 330, publicada no DOU, Seção 1, de 3/12/2009, passa a ser NBC TA 330 (R1).</w:t>
      </w:r>
    </w:p>
    <w:p w14:paraId="3BDB28FB" w14:textId="77777777" w:rsidR="002A7EB0" w:rsidRPr="00760F64" w:rsidRDefault="002A7EB0" w:rsidP="002A7EB0">
      <w:pPr>
        <w:pStyle w:val="Textoembloco"/>
        <w:tabs>
          <w:tab w:val="left" w:pos="-5245"/>
        </w:tabs>
        <w:ind w:left="0"/>
        <w:jc w:val="both"/>
        <w:rPr>
          <w:sz w:val="24"/>
          <w:lang w:val="pt-BR"/>
        </w:rPr>
      </w:pPr>
    </w:p>
    <w:p w14:paraId="61BFF654" w14:textId="77777777" w:rsidR="002A7EB0" w:rsidRPr="00DA09C1" w:rsidRDefault="002A7EB0" w:rsidP="002A7EB0">
      <w:pPr>
        <w:pStyle w:val="Textoembloco"/>
        <w:autoSpaceDE w:val="0"/>
        <w:autoSpaceDN w:val="0"/>
        <w:adjustRightInd w:val="0"/>
        <w:ind w:left="0"/>
        <w:jc w:val="both"/>
        <w:rPr>
          <w:sz w:val="24"/>
          <w:lang w:val="pt-BR"/>
        </w:rPr>
      </w:pPr>
      <w:r w:rsidRPr="00DA09C1">
        <w:rPr>
          <w:sz w:val="24"/>
          <w:lang w:val="pt-BR"/>
        </w:rPr>
        <w:t>A</w:t>
      </w:r>
      <w:r>
        <w:rPr>
          <w:sz w:val="24"/>
          <w:lang w:val="pt-BR"/>
        </w:rPr>
        <w:t>s</w:t>
      </w:r>
      <w:r w:rsidRPr="00DA09C1">
        <w:rPr>
          <w:sz w:val="24"/>
          <w:lang w:val="pt-BR"/>
        </w:rPr>
        <w:t xml:space="preserve"> alteraç</w:t>
      </w:r>
      <w:r>
        <w:rPr>
          <w:sz w:val="24"/>
          <w:lang w:val="pt-BR"/>
        </w:rPr>
        <w:t>ões</w:t>
      </w:r>
      <w:r w:rsidRPr="00DA09C1">
        <w:rPr>
          <w:sz w:val="24"/>
          <w:lang w:val="pt-BR"/>
        </w:rPr>
        <w:t xml:space="preserve"> desta </w:t>
      </w:r>
      <w:r>
        <w:rPr>
          <w:sz w:val="24"/>
          <w:lang w:val="pt-BR"/>
        </w:rPr>
        <w:t>norma</w:t>
      </w:r>
      <w:r w:rsidRPr="00DA09C1">
        <w:rPr>
          <w:sz w:val="24"/>
          <w:lang w:val="pt-BR"/>
        </w:rPr>
        <w:t xml:space="preserve"> entra</w:t>
      </w:r>
      <w:r>
        <w:rPr>
          <w:sz w:val="24"/>
          <w:lang w:val="pt-BR"/>
        </w:rPr>
        <w:t>m</w:t>
      </w:r>
      <w:r w:rsidRPr="00DA09C1">
        <w:rPr>
          <w:sz w:val="24"/>
          <w:lang w:val="pt-BR"/>
        </w:rPr>
        <w:t xml:space="preserve"> em vigor na data de sua publicação, aplicando-se </w:t>
      </w:r>
      <w:r>
        <w:rPr>
          <w:sz w:val="24"/>
          <w:lang w:val="pt-BR"/>
        </w:rPr>
        <w:t>a auditorias de demonstrações contábeis para períodos que se findam em, ou após, 31 de dezembro de 2016.</w:t>
      </w:r>
    </w:p>
    <w:p w14:paraId="1C59E9DB" w14:textId="77777777" w:rsidR="002A7EB0" w:rsidRDefault="002A7EB0" w:rsidP="002A7EB0">
      <w:pPr>
        <w:ind w:left="567" w:right="2" w:hanging="567"/>
        <w:jc w:val="both"/>
      </w:pPr>
    </w:p>
    <w:p w14:paraId="406D3B45" w14:textId="77777777" w:rsidR="002A7EB0" w:rsidRDefault="002A7EB0" w:rsidP="002A7EB0">
      <w:pPr>
        <w:ind w:left="567" w:right="2" w:hanging="567"/>
        <w:jc w:val="both"/>
      </w:pPr>
    </w:p>
    <w:p w14:paraId="39878F32" w14:textId="77777777" w:rsidR="002A7EB0" w:rsidRPr="00760F64" w:rsidRDefault="002A7EB0" w:rsidP="002A7EB0">
      <w:pPr>
        <w:pStyle w:val="Recuodecorpodetexto2"/>
        <w:spacing w:after="0" w:line="240" w:lineRule="auto"/>
        <w:jc w:val="right"/>
        <w:rPr>
          <w:lang w:val="pt-BR"/>
        </w:rPr>
      </w:pPr>
      <w:r w:rsidRPr="00760F64">
        <w:rPr>
          <w:lang w:val="pt-BR"/>
        </w:rPr>
        <w:t>Brasília, 19 de agosto de 2016.</w:t>
      </w:r>
    </w:p>
    <w:p w14:paraId="208D55CC" w14:textId="77777777" w:rsidR="002A7EB0" w:rsidRDefault="002A7EB0" w:rsidP="002A7EB0">
      <w:pPr>
        <w:jc w:val="both"/>
      </w:pPr>
    </w:p>
    <w:p w14:paraId="69212469" w14:textId="77777777" w:rsidR="002A7EB0" w:rsidRDefault="002A7EB0" w:rsidP="002A7EB0"/>
    <w:p w14:paraId="377EBDEA" w14:textId="77777777" w:rsidR="002A7EB0" w:rsidRDefault="002A7EB0" w:rsidP="002A7EB0">
      <w:pPr>
        <w:jc w:val="center"/>
        <w:rPr>
          <w:bCs/>
        </w:rPr>
      </w:pPr>
      <w:r>
        <w:t xml:space="preserve">Contador </w:t>
      </w:r>
      <w:r>
        <w:rPr>
          <w:b/>
        </w:rPr>
        <w:t>José Martonio Alves Coelho</w:t>
      </w:r>
    </w:p>
    <w:p w14:paraId="144897D2" w14:textId="77777777" w:rsidR="002A7EB0" w:rsidRPr="00760F64" w:rsidRDefault="002A7EB0" w:rsidP="002A7EB0">
      <w:pPr>
        <w:pStyle w:val="Recuodecorpodetexto2"/>
        <w:spacing w:after="0" w:line="240" w:lineRule="auto"/>
        <w:ind w:left="0"/>
        <w:jc w:val="center"/>
        <w:rPr>
          <w:lang w:val="pt-BR"/>
        </w:rPr>
      </w:pPr>
      <w:r w:rsidRPr="00760F64">
        <w:rPr>
          <w:b/>
          <w:lang w:val="pt-BR"/>
        </w:rPr>
        <w:t>Presidente</w:t>
      </w:r>
    </w:p>
    <w:p w14:paraId="3FF516A6" w14:textId="77777777" w:rsidR="002A7EB0" w:rsidRDefault="002A7EB0" w:rsidP="002A7EB0">
      <w:pPr>
        <w:jc w:val="both"/>
      </w:pPr>
    </w:p>
    <w:p w14:paraId="3872C375" w14:textId="77777777" w:rsidR="002A7EB0" w:rsidRDefault="002A7EB0" w:rsidP="002A7EB0">
      <w:pPr>
        <w:autoSpaceDE w:val="0"/>
        <w:autoSpaceDN w:val="0"/>
        <w:adjustRightInd w:val="0"/>
        <w:ind w:left="567" w:hanging="567"/>
        <w:jc w:val="both"/>
      </w:pPr>
    </w:p>
    <w:p w14:paraId="25C14196" w14:textId="77777777" w:rsidR="002A7EB0" w:rsidRPr="00C6611C" w:rsidRDefault="002A7EB0" w:rsidP="002A7EB0">
      <w:pPr>
        <w:autoSpaceDE w:val="0"/>
        <w:autoSpaceDN w:val="0"/>
        <w:adjustRightInd w:val="0"/>
        <w:ind w:left="567" w:hanging="567"/>
        <w:jc w:val="both"/>
        <w:rPr>
          <w:b/>
          <w:sz w:val="28"/>
          <w:szCs w:val="28"/>
        </w:rPr>
      </w:pPr>
      <w:r w:rsidRPr="00C6611C">
        <w:rPr>
          <w:b/>
          <w:sz w:val="28"/>
          <w:szCs w:val="28"/>
        </w:rPr>
        <w:t>Aplicação e outros materiais explicativos</w:t>
      </w:r>
    </w:p>
    <w:p w14:paraId="01FDE86B" w14:textId="77777777" w:rsidR="002A7EB0" w:rsidRDefault="002A7EB0" w:rsidP="002A7EB0">
      <w:pPr>
        <w:autoSpaceDE w:val="0"/>
        <w:autoSpaceDN w:val="0"/>
        <w:adjustRightInd w:val="0"/>
        <w:ind w:left="567" w:hanging="567"/>
        <w:jc w:val="both"/>
      </w:pPr>
    </w:p>
    <w:p w14:paraId="04CA0AF2" w14:textId="77777777" w:rsidR="002A7EB0" w:rsidRPr="00A76494" w:rsidRDefault="002A7EB0" w:rsidP="002A7EB0">
      <w:pPr>
        <w:autoSpaceDE w:val="0"/>
        <w:autoSpaceDN w:val="0"/>
        <w:adjustRightInd w:val="0"/>
        <w:ind w:left="567" w:hanging="567"/>
        <w:jc w:val="both"/>
      </w:pPr>
      <w:r w:rsidRPr="002174A4">
        <w:rPr>
          <w:b/>
        </w:rPr>
        <w:t>Respostas gerais</w:t>
      </w:r>
      <w:r w:rsidRPr="00A76494">
        <w:t xml:space="preserve"> (ver item</w:t>
      </w:r>
      <w:r w:rsidRPr="00A76494" w:rsidDel="002D73B1">
        <w:t xml:space="preserve"> </w:t>
      </w:r>
      <w:r w:rsidRPr="00A76494">
        <w:t>5)</w:t>
      </w:r>
    </w:p>
    <w:p w14:paraId="561290A0" w14:textId="77777777" w:rsidR="002A7EB0" w:rsidRDefault="002A7EB0" w:rsidP="002A7EB0">
      <w:pPr>
        <w:autoSpaceDE w:val="0"/>
        <w:autoSpaceDN w:val="0"/>
        <w:adjustRightInd w:val="0"/>
        <w:ind w:left="567" w:hanging="567"/>
        <w:jc w:val="both"/>
      </w:pPr>
    </w:p>
    <w:p w14:paraId="21432920" w14:textId="77777777" w:rsidR="002A7EB0" w:rsidRDefault="002A7EB0" w:rsidP="002A7EB0">
      <w:pPr>
        <w:autoSpaceDE w:val="0"/>
        <w:autoSpaceDN w:val="0"/>
        <w:adjustRightInd w:val="0"/>
        <w:spacing w:after="120"/>
        <w:ind w:left="567" w:hanging="567"/>
        <w:jc w:val="both"/>
      </w:pPr>
      <w:r w:rsidRPr="00A76494">
        <w:t xml:space="preserve">A1. </w:t>
      </w:r>
      <w:r>
        <w:tab/>
      </w:r>
      <w:r w:rsidRPr="00A76494">
        <w:t>As respostas gerais para tratar os riscos avaliados de distorção relevante no nível das demonstrações contábeis podem incluir:</w:t>
      </w:r>
    </w:p>
    <w:p w14:paraId="288D8778"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enfatizar para a equipe de auditoria a necessidade de manter o ceticismo profissional</w:t>
      </w:r>
      <w:r>
        <w:t>;</w:t>
      </w:r>
    </w:p>
    <w:p w14:paraId="5892CE13"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designar pessoal mais experiente ou aqueles com habilidades especiais ou usar especialistas</w:t>
      </w:r>
      <w:r>
        <w:t>;</w:t>
      </w:r>
    </w:p>
    <w:p w14:paraId="12F893AF"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fornecer mais supervisão</w:t>
      </w:r>
      <w:r>
        <w:t>;</w:t>
      </w:r>
    </w:p>
    <w:p w14:paraId="65465FD0"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incorporar elementos adicionais de imprevisibilidade na seleção dos procedimentos adicionais de auditoria a serem executados</w:t>
      </w:r>
      <w:r>
        <w:t>;</w:t>
      </w:r>
    </w:p>
    <w:p w14:paraId="57D69417" w14:textId="77777777" w:rsidR="002A7EB0" w:rsidRPr="00A76494" w:rsidRDefault="002A7EB0">
      <w:pPr>
        <w:numPr>
          <w:ilvl w:val="0"/>
          <w:numId w:val="167"/>
        </w:numPr>
        <w:autoSpaceDE w:val="0"/>
        <w:autoSpaceDN w:val="0"/>
        <w:adjustRightInd w:val="0"/>
        <w:spacing w:after="0" w:line="240" w:lineRule="auto"/>
        <w:ind w:left="851" w:hanging="284"/>
        <w:jc w:val="both"/>
      </w:pPr>
      <w:r>
        <w:t xml:space="preserve"> </w:t>
      </w:r>
      <w:r>
        <w:tab/>
      </w:r>
      <w:r w:rsidRPr="00A76494">
        <w:t>efetuar alterações gerais na natureza, época ou extensão dos procedimentos de auditoria como, por exemplo</w:t>
      </w:r>
      <w:r>
        <w:t>,</w:t>
      </w:r>
      <w:r w:rsidRPr="00A76494">
        <w:t xml:space="preserve"> executar procedimentos substantivos no final do período ao invés de </w:t>
      </w:r>
      <w:r>
        <w:t xml:space="preserve">em </w:t>
      </w:r>
      <w:r w:rsidRPr="00A76494">
        <w:t>data intermediária ou modificar a natureza dos procedimentos de auditoria para obter evidência de auditoria mais persuasiva.</w:t>
      </w:r>
    </w:p>
    <w:p w14:paraId="5DFC14EA" w14:textId="77777777" w:rsidR="002A7EB0" w:rsidRDefault="002A7EB0" w:rsidP="002A7EB0">
      <w:pPr>
        <w:autoSpaceDE w:val="0"/>
        <w:autoSpaceDN w:val="0"/>
        <w:adjustRightInd w:val="0"/>
        <w:ind w:left="567" w:hanging="567"/>
        <w:jc w:val="both"/>
      </w:pPr>
    </w:p>
    <w:p w14:paraId="2ABB37B1" w14:textId="77777777" w:rsidR="002A7EB0" w:rsidRDefault="002A7EB0" w:rsidP="002A7EB0">
      <w:pPr>
        <w:autoSpaceDE w:val="0"/>
        <w:autoSpaceDN w:val="0"/>
        <w:adjustRightInd w:val="0"/>
        <w:spacing w:after="120"/>
        <w:ind w:left="567" w:hanging="567"/>
        <w:jc w:val="both"/>
      </w:pPr>
      <w:r w:rsidRPr="00A76494">
        <w:t xml:space="preserve">A2. </w:t>
      </w:r>
      <w:r>
        <w:tab/>
      </w:r>
      <w:r w:rsidRPr="00A76494">
        <w:t>A avaliação dos riscos de distorção relevante no nível das demonstrações contábeis e, conseq</w:t>
      </w:r>
      <w:r>
        <w:t>u</w:t>
      </w:r>
      <w:r w:rsidRPr="00A76494">
        <w:t>entemente, as respostas gerais do auditor, são afetadas pelo entendimento do auditor do ambiente de controle. Um ambiente de controle eficaz pode permitir que o auditor tenha mais confiança no controle interno e a confiabilidade da evidência de auditoria gerada internamente na entidade pode, portanto, permitir que o auditor execute alguns procedimentos de auditoria em data intermediária ao invés de no final do período, por exemplo. Deficiências no ambiente de controle, entretanto, t</w:t>
      </w:r>
      <w:r>
        <w:t>ê</w:t>
      </w:r>
      <w:r w:rsidRPr="00A76494">
        <w:t>m o efeito oposto</w:t>
      </w:r>
      <w:r>
        <w:t>,</w:t>
      </w:r>
      <w:r w:rsidRPr="00A76494">
        <w:t xml:space="preserve"> por exemplo, o auditor pode responder a um ambiente de controle ineficaz mediante:</w:t>
      </w:r>
    </w:p>
    <w:p w14:paraId="6B543D3E"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 xml:space="preserve">execução de mais procedimentos de auditoria no final do período ao invés de </w:t>
      </w:r>
      <w:r>
        <w:t>em</w:t>
      </w:r>
      <w:r w:rsidRPr="00A76494">
        <w:t xml:space="preserve"> data intermediária</w:t>
      </w:r>
      <w:r>
        <w:t>;</w:t>
      </w:r>
    </w:p>
    <w:p w14:paraId="19BE595B"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obtenção de evidência de auditoria mais extensiva dos procedimentos substantivos</w:t>
      </w:r>
      <w:r>
        <w:t>;</w:t>
      </w:r>
    </w:p>
    <w:p w14:paraId="3676A5D7" w14:textId="77777777" w:rsidR="002A7EB0" w:rsidRPr="00A76494" w:rsidRDefault="002A7EB0">
      <w:pPr>
        <w:numPr>
          <w:ilvl w:val="0"/>
          <w:numId w:val="167"/>
        </w:numPr>
        <w:autoSpaceDE w:val="0"/>
        <w:autoSpaceDN w:val="0"/>
        <w:adjustRightInd w:val="0"/>
        <w:spacing w:after="0" w:line="240" w:lineRule="auto"/>
        <w:ind w:left="851" w:hanging="284"/>
        <w:jc w:val="both"/>
      </w:pPr>
      <w:r>
        <w:t xml:space="preserve"> </w:t>
      </w:r>
      <w:r>
        <w:tab/>
      </w:r>
      <w:r w:rsidRPr="00A76494">
        <w:t>aumento do número de locais a serem incluídos no alcance da auditoria.</w:t>
      </w:r>
    </w:p>
    <w:p w14:paraId="00C50246" w14:textId="77777777" w:rsidR="002A7EB0" w:rsidRDefault="002A7EB0" w:rsidP="002A7EB0">
      <w:pPr>
        <w:autoSpaceDE w:val="0"/>
        <w:autoSpaceDN w:val="0"/>
        <w:adjustRightInd w:val="0"/>
        <w:ind w:left="567" w:hanging="567"/>
        <w:jc w:val="both"/>
      </w:pPr>
    </w:p>
    <w:p w14:paraId="20F4F0C1" w14:textId="77777777" w:rsidR="002A7EB0" w:rsidRPr="00A76494" w:rsidRDefault="002A7EB0" w:rsidP="002A7EB0">
      <w:pPr>
        <w:autoSpaceDE w:val="0"/>
        <w:autoSpaceDN w:val="0"/>
        <w:adjustRightInd w:val="0"/>
        <w:ind w:left="567" w:hanging="567"/>
        <w:jc w:val="both"/>
      </w:pPr>
      <w:r w:rsidRPr="00A76494">
        <w:t xml:space="preserve">A3. </w:t>
      </w:r>
      <w:r>
        <w:tab/>
      </w:r>
      <w:r w:rsidRPr="00A76494">
        <w:t>Essas considerações têm, portanto, influência na abordagem geral do auditor, como por exemplo, uma ênfase nos procedimentos substantivos (abordagem substantiva) ou uma abordagem que utiliza testes de controle, assim como procedimentos substantivos (abordagem combinada).</w:t>
      </w:r>
    </w:p>
    <w:p w14:paraId="6FC4CDDD" w14:textId="77777777" w:rsidR="002A7EB0" w:rsidRDefault="002A7EB0" w:rsidP="002A7EB0">
      <w:pPr>
        <w:autoSpaceDE w:val="0"/>
        <w:autoSpaceDN w:val="0"/>
        <w:adjustRightInd w:val="0"/>
        <w:ind w:left="567" w:hanging="567"/>
        <w:jc w:val="both"/>
      </w:pPr>
    </w:p>
    <w:p w14:paraId="6C1A9400" w14:textId="77777777" w:rsidR="002A7EB0" w:rsidRPr="00A76494" w:rsidRDefault="002A7EB0" w:rsidP="002A7EB0">
      <w:pPr>
        <w:autoSpaceDE w:val="0"/>
        <w:autoSpaceDN w:val="0"/>
        <w:adjustRightInd w:val="0"/>
        <w:jc w:val="both"/>
      </w:pPr>
      <w:r w:rsidRPr="002174A4">
        <w:rPr>
          <w:b/>
        </w:rPr>
        <w:t xml:space="preserve">Procedimentos de auditoria em resposta aos riscos avaliados de distorção relevante no nível de </w:t>
      </w:r>
      <w:r>
        <w:rPr>
          <w:b/>
        </w:rPr>
        <w:t>afirmações</w:t>
      </w:r>
    </w:p>
    <w:p w14:paraId="52ACBE35" w14:textId="77777777" w:rsidR="002A7EB0" w:rsidRDefault="002A7EB0" w:rsidP="002A7EB0">
      <w:pPr>
        <w:autoSpaceDE w:val="0"/>
        <w:autoSpaceDN w:val="0"/>
        <w:adjustRightInd w:val="0"/>
        <w:ind w:left="567" w:hanging="567"/>
        <w:jc w:val="both"/>
      </w:pPr>
    </w:p>
    <w:p w14:paraId="4809DAFC" w14:textId="77777777" w:rsidR="002A7EB0" w:rsidRPr="00A76494" w:rsidRDefault="002A7EB0" w:rsidP="002A7EB0">
      <w:pPr>
        <w:autoSpaceDE w:val="0"/>
        <w:autoSpaceDN w:val="0"/>
        <w:adjustRightInd w:val="0"/>
        <w:ind w:left="567" w:hanging="567"/>
        <w:jc w:val="both"/>
      </w:pPr>
      <w:r>
        <w:t>N</w:t>
      </w:r>
      <w:r w:rsidRPr="00A76494">
        <w:t>atureza, época e extensão dos procedimentos adicionais de auditoria (ver item 6)</w:t>
      </w:r>
    </w:p>
    <w:p w14:paraId="3D22C652" w14:textId="77777777" w:rsidR="002A7EB0" w:rsidRDefault="002A7EB0" w:rsidP="002A7EB0">
      <w:pPr>
        <w:autoSpaceDE w:val="0"/>
        <w:autoSpaceDN w:val="0"/>
        <w:adjustRightInd w:val="0"/>
        <w:ind w:left="567" w:hanging="567"/>
        <w:jc w:val="both"/>
      </w:pPr>
    </w:p>
    <w:p w14:paraId="7A1F0A48" w14:textId="77777777" w:rsidR="002A7EB0" w:rsidRDefault="002A7EB0" w:rsidP="002A7EB0">
      <w:pPr>
        <w:autoSpaceDE w:val="0"/>
        <w:autoSpaceDN w:val="0"/>
        <w:adjustRightInd w:val="0"/>
        <w:spacing w:after="120"/>
        <w:ind w:left="567" w:hanging="567"/>
        <w:jc w:val="both"/>
      </w:pPr>
      <w:r w:rsidRPr="00A76494">
        <w:t xml:space="preserve">A4. </w:t>
      </w:r>
      <w:r>
        <w:tab/>
      </w:r>
      <w:r w:rsidRPr="00A76494">
        <w:t xml:space="preserve">A avaliação do auditor dos riscos identificados no nível de afirmações fornece base para a consideração da abordagem de auditoria </w:t>
      </w:r>
      <w:r>
        <w:t xml:space="preserve">apropriada </w:t>
      </w:r>
      <w:r w:rsidRPr="00A76494">
        <w:t>para planejar e executar procedimentos adicionais de auditoria. Por exemplo, o auditor pode determinar que:</w:t>
      </w:r>
    </w:p>
    <w:p w14:paraId="13DA6BD6"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somente mediante a execução de testes de controle é que o auditor pode obter resposta eficaz ao risco avaliado de distorção relevante em uma afirmação em particular;</w:t>
      </w:r>
    </w:p>
    <w:p w14:paraId="3D67B800" w14:textId="77777777" w:rsidR="002A7EB0" w:rsidRPr="00A76494" w:rsidRDefault="002A7EB0" w:rsidP="002A7EB0">
      <w:pPr>
        <w:autoSpaceDE w:val="0"/>
        <w:autoSpaceDN w:val="0"/>
        <w:adjustRightInd w:val="0"/>
        <w:spacing w:after="120"/>
        <w:ind w:left="993" w:hanging="426"/>
        <w:jc w:val="both"/>
      </w:pPr>
      <w:r w:rsidRPr="00A76494">
        <w:t xml:space="preserve">(b) </w:t>
      </w:r>
      <w:r>
        <w:tab/>
      </w:r>
      <w:r w:rsidRPr="00A76494">
        <w:t xml:space="preserve">somente a execução de procedimentos substantivos é </w:t>
      </w:r>
      <w:r>
        <w:t xml:space="preserve">apropriada </w:t>
      </w:r>
      <w:r w:rsidRPr="00A76494">
        <w:t>para afirmações em particular e, portanto, o auditor exclui o efeito dos controles da avaliação de risco relevante. Isso pode ser porque os procedimentos de avaliação de risco do auditor não identificaram nenhum controle eficaz relevante para a afirmação ou porque o teste dos controles seria ineficaz e, portanto,</w:t>
      </w:r>
      <w:r>
        <w:t xml:space="preserve"> </w:t>
      </w:r>
      <w:r w:rsidRPr="00A76494">
        <w:t>o auditor não pretende confiar na efetividade operacional dos controles para determinar a natureza, época e extensão dos procedimentos substantivos; ou</w:t>
      </w:r>
    </w:p>
    <w:p w14:paraId="4F0AA7DF" w14:textId="77777777" w:rsidR="002A7EB0" w:rsidRPr="00A76494" w:rsidRDefault="002A7EB0" w:rsidP="002A7EB0">
      <w:pPr>
        <w:autoSpaceDE w:val="0"/>
        <w:autoSpaceDN w:val="0"/>
        <w:adjustRightInd w:val="0"/>
        <w:spacing w:after="120"/>
        <w:ind w:left="993" w:hanging="426"/>
        <w:jc w:val="both"/>
      </w:pPr>
      <w:r w:rsidRPr="00A76494">
        <w:t xml:space="preserve">(c) </w:t>
      </w:r>
      <w:r>
        <w:tab/>
      </w:r>
      <w:r w:rsidRPr="00A76494">
        <w:t>uma abordagem combinada, que usa tanto testes de controle como procedimentos substantivos é uma abordagem eficaz.</w:t>
      </w:r>
    </w:p>
    <w:p w14:paraId="66D707FA" w14:textId="77777777" w:rsidR="002A7EB0" w:rsidRPr="00A76494" w:rsidRDefault="002A7EB0" w:rsidP="002A7EB0">
      <w:pPr>
        <w:autoSpaceDE w:val="0"/>
        <w:autoSpaceDN w:val="0"/>
        <w:adjustRightInd w:val="0"/>
        <w:ind w:left="567"/>
        <w:jc w:val="both"/>
      </w:pPr>
      <w:r w:rsidRPr="00A76494">
        <w:t xml:space="preserve">Entretanto, conforme requerido pelo item 18, independentemente da abordagem selecionada, o auditor </w:t>
      </w:r>
      <w:r>
        <w:t>planeja</w:t>
      </w:r>
      <w:r w:rsidRPr="00A76494">
        <w:t xml:space="preserve"> e executa os procedimentos substantivos para cada classe de transações, saldos de contas e divulgações relevantes.</w:t>
      </w:r>
    </w:p>
    <w:p w14:paraId="6259E639" w14:textId="77777777" w:rsidR="002A7EB0" w:rsidRPr="00A76494" w:rsidRDefault="002A7EB0" w:rsidP="002A7EB0">
      <w:pPr>
        <w:autoSpaceDE w:val="0"/>
        <w:autoSpaceDN w:val="0"/>
        <w:adjustRightInd w:val="0"/>
        <w:ind w:left="567" w:hanging="567"/>
        <w:jc w:val="both"/>
      </w:pPr>
    </w:p>
    <w:p w14:paraId="2DE201D5" w14:textId="77777777" w:rsidR="002A7EB0" w:rsidRPr="00A76494" w:rsidRDefault="002A7EB0" w:rsidP="002A7EB0">
      <w:pPr>
        <w:autoSpaceDE w:val="0"/>
        <w:autoSpaceDN w:val="0"/>
        <w:adjustRightInd w:val="0"/>
        <w:ind w:left="567" w:hanging="567"/>
        <w:jc w:val="both"/>
      </w:pPr>
      <w:r w:rsidRPr="00A76494">
        <w:t xml:space="preserve">A5. </w:t>
      </w:r>
      <w:r>
        <w:tab/>
      </w:r>
      <w:r w:rsidRPr="00A76494">
        <w:t>A natureza d</w:t>
      </w:r>
      <w:r>
        <w:t xml:space="preserve">o </w:t>
      </w:r>
      <w:r w:rsidRPr="00A76494">
        <w:t>procedimento de auditoria se refere à sua finalidade (isto é, teste de controle ou procedimento substantivo) e ao seu tipo (isto é, inspeção, observação, indagação, confirmação, recálculo, reexecução ou procedimento analítico). A natureza dos procedimentos de auditoria é de suma importância na resposta aos riscos avaliados.</w:t>
      </w:r>
    </w:p>
    <w:p w14:paraId="526D1C26" w14:textId="77777777" w:rsidR="002A7EB0" w:rsidRDefault="002A7EB0" w:rsidP="002A7EB0">
      <w:pPr>
        <w:autoSpaceDE w:val="0"/>
        <w:autoSpaceDN w:val="0"/>
        <w:adjustRightInd w:val="0"/>
        <w:ind w:left="567" w:hanging="567"/>
        <w:jc w:val="both"/>
      </w:pPr>
    </w:p>
    <w:p w14:paraId="3EDDBA7E" w14:textId="77777777" w:rsidR="002A7EB0" w:rsidRPr="00A76494" w:rsidRDefault="002A7EB0" w:rsidP="002A7EB0">
      <w:pPr>
        <w:autoSpaceDE w:val="0"/>
        <w:autoSpaceDN w:val="0"/>
        <w:adjustRightInd w:val="0"/>
        <w:ind w:left="567" w:hanging="567"/>
        <w:jc w:val="both"/>
      </w:pPr>
      <w:r w:rsidRPr="00A76494">
        <w:t xml:space="preserve">A6. </w:t>
      </w:r>
      <w:r>
        <w:tab/>
      </w:r>
      <w:r w:rsidRPr="00A76494">
        <w:t>A época d</w:t>
      </w:r>
      <w:r>
        <w:t xml:space="preserve">o </w:t>
      </w:r>
      <w:r w:rsidRPr="00A76494">
        <w:t>procedimento de auditoria se refere ao momento em que ele é executado ou ao período ou, ainda, a data em que a evidência de auditoria se aplica.</w:t>
      </w:r>
    </w:p>
    <w:p w14:paraId="5B4841B3" w14:textId="77777777" w:rsidR="002A7EB0" w:rsidRDefault="002A7EB0" w:rsidP="002A7EB0">
      <w:pPr>
        <w:autoSpaceDE w:val="0"/>
        <w:autoSpaceDN w:val="0"/>
        <w:adjustRightInd w:val="0"/>
        <w:ind w:left="567" w:hanging="567"/>
        <w:jc w:val="both"/>
      </w:pPr>
    </w:p>
    <w:p w14:paraId="7E0D4644" w14:textId="77777777" w:rsidR="002A7EB0" w:rsidRPr="00A76494" w:rsidRDefault="002A7EB0" w:rsidP="002A7EB0">
      <w:pPr>
        <w:autoSpaceDE w:val="0"/>
        <w:autoSpaceDN w:val="0"/>
        <w:adjustRightInd w:val="0"/>
        <w:ind w:left="567" w:hanging="567"/>
        <w:jc w:val="both"/>
      </w:pPr>
      <w:r w:rsidRPr="00A76494">
        <w:t xml:space="preserve">A7. </w:t>
      </w:r>
      <w:r>
        <w:tab/>
      </w:r>
      <w:r w:rsidRPr="00A76494">
        <w:t>A extensão d</w:t>
      </w:r>
      <w:r>
        <w:t xml:space="preserve">o </w:t>
      </w:r>
      <w:r w:rsidRPr="00A76494">
        <w:t>procedimento de auditoria se refere à quantidade a ser executada, por exemplo, o tamanho da amostra ou a quantidade de observações de</w:t>
      </w:r>
      <w:r>
        <w:t xml:space="preserve"> uma</w:t>
      </w:r>
      <w:r w:rsidRPr="00A76494">
        <w:t xml:space="preserve"> atividade de controle.</w:t>
      </w:r>
    </w:p>
    <w:p w14:paraId="5E4DA187" w14:textId="77777777" w:rsidR="002A7EB0" w:rsidRDefault="002A7EB0" w:rsidP="002A7EB0">
      <w:pPr>
        <w:autoSpaceDE w:val="0"/>
        <w:autoSpaceDN w:val="0"/>
        <w:adjustRightInd w:val="0"/>
        <w:ind w:left="567" w:hanging="567"/>
        <w:jc w:val="both"/>
      </w:pPr>
    </w:p>
    <w:p w14:paraId="633A9793" w14:textId="77777777" w:rsidR="002A7EB0" w:rsidRPr="00A76494" w:rsidRDefault="002A7EB0" w:rsidP="002A7EB0">
      <w:pPr>
        <w:autoSpaceDE w:val="0"/>
        <w:autoSpaceDN w:val="0"/>
        <w:adjustRightInd w:val="0"/>
        <w:ind w:left="567" w:hanging="567"/>
        <w:jc w:val="both"/>
      </w:pPr>
      <w:r w:rsidRPr="00A76494">
        <w:t xml:space="preserve">A8. </w:t>
      </w:r>
      <w:r>
        <w:tab/>
      </w:r>
      <w:r w:rsidRPr="00A76494">
        <w:t xml:space="preserve">O </w:t>
      </w:r>
      <w:r>
        <w:t>planejamento</w:t>
      </w:r>
      <w:r w:rsidRPr="00A76494">
        <w:t xml:space="preserve"> e a execução de procedimentos adicionais de auditoria, cuja natureza, época e extensão se baseiam nos riscos avaliados de distorção relevante no nível de afirmações e que respondem a eles, fornecem </w:t>
      </w:r>
      <w:r>
        <w:t xml:space="preserve">um claro </w:t>
      </w:r>
      <w:r w:rsidRPr="00A76494">
        <w:t xml:space="preserve">relacionamento entre os procedimentos adicionais de auditoria e a avaliação de risco. </w:t>
      </w:r>
    </w:p>
    <w:p w14:paraId="59D5D2F2" w14:textId="77777777" w:rsidR="002A7EB0" w:rsidRPr="00A76494" w:rsidRDefault="002A7EB0" w:rsidP="002A7EB0">
      <w:pPr>
        <w:autoSpaceDE w:val="0"/>
        <w:autoSpaceDN w:val="0"/>
        <w:adjustRightInd w:val="0"/>
        <w:ind w:left="567" w:hanging="567"/>
        <w:jc w:val="both"/>
      </w:pPr>
    </w:p>
    <w:p w14:paraId="7B0A6102" w14:textId="77777777" w:rsidR="002A7EB0" w:rsidRPr="00A76494" w:rsidRDefault="002A7EB0" w:rsidP="002A7EB0">
      <w:pPr>
        <w:autoSpaceDE w:val="0"/>
        <w:autoSpaceDN w:val="0"/>
        <w:adjustRightInd w:val="0"/>
        <w:ind w:left="567" w:hanging="567"/>
        <w:jc w:val="both"/>
      </w:pPr>
      <w:r w:rsidRPr="00A76494">
        <w:t>Resposta ao</w:t>
      </w:r>
      <w:r>
        <w:t>s</w:t>
      </w:r>
      <w:r w:rsidRPr="00A76494">
        <w:t xml:space="preserve"> risco</w:t>
      </w:r>
      <w:r>
        <w:t>s</w:t>
      </w:r>
      <w:r w:rsidRPr="00A76494">
        <w:t xml:space="preserve"> avaliado</w:t>
      </w:r>
      <w:r>
        <w:t>s</w:t>
      </w:r>
      <w:r w:rsidRPr="00A76494">
        <w:t xml:space="preserve"> no nível de afirmações (ver item 7(a))</w:t>
      </w:r>
    </w:p>
    <w:p w14:paraId="5838746C" w14:textId="77777777" w:rsidR="002A7EB0" w:rsidRDefault="002A7EB0" w:rsidP="002A7EB0">
      <w:pPr>
        <w:autoSpaceDE w:val="0"/>
        <w:autoSpaceDN w:val="0"/>
        <w:adjustRightInd w:val="0"/>
        <w:ind w:left="567" w:hanging="567"/>
        <w:jc w:val="both"/>
      </w:pPr>
    </w:p>
    <w:p w14:paraId="08D74641" w14:textId="77777777" w:rsidR="002A7EB0" w:rsidRPr="00A76494" w:rsidRDefault="002A7EB0" w:rsidP="002A7EB0">
      <w:pPr>
        <w:autoSpaceDE w:val="0"/>
        <w:autoSpaceDN w:val="0"/>
        <w:adjustRightInd w:val="0"/>
        <w:ind w:left="567" w:hanging="567"/>
        <w:jc w:val="both"/>
      </w:pPr>
      <w:r w:rsidRPr="00A76494">
        <w:t>Natureza</w:t>
      </w:r>
    </w:p>
    <w:p w14:paraId="45AED81F" w14:textId="77777777" w:rsidR="002A7EB0" w:rsidRDefault="002A7EB0" w:rsidP="002A7EB0">
      <w:pPr>
        <w:autoSpaceDE w:val="0"/>
        <w:autoSpaceDN w:val="0"/>
        <w:adjustRightInd w:val="0"/>
        <w:ind w:left="567" w:hanging="567"/>
        <w:jc w:val="both"/>
      </w:pPr>
    </w:p>
    <w:p w14:paraId="5FA5F30E" w14:textId="77777777" w:rsidR="002A7EB0" w:rsidRPr="00A76494" w:rsidRDefault="002A7EB0" w:rsidP="002A7EB0">
      <w:pPr>
        <w:autoSpaceDE w:val="0"/>
        <w:autoSpaceDN w:val="0"/>
        <w:adjustRightInd w:val="0"/>
        <w:ind w:left="567" w:hanging="567"/>
        <w:jc w:val="both"/>
      </w:pPr>
      <w:r w:rsidRPr="00A76494">
        <w:t xml:space="preserve">A9. </w:t>
      </w:r>
      <w:r>
        <w:tab/>
      </w:r>
      <w:r w:rsidRPr="00A76494">
        <w:t>Os riscos avaliados pelo auditor podem afetar tanto os tipos de procedimentos de auditoria a serem executados como sua combinação. Por exemplo, quando um risco avaliado é alto, o auditor pode confirmar a integridade dos termos d</w:t>
      </w:r>
      <w:r>
        <w:t>e um</w:t>
      </w:r>
      <w:r w:rsidRPr="00A76494">
        <w:t xml:space="preserve"> contrato com a contraparte, além de inspecionar o documento. Além disso, certos procedimentos de auditoria podem ser mais apropriados para algumas afirmações do que para outras. Por exemplo, com relação à receita, os testes de controle podem fornecer mais respostas ao risco avaliado de distorção da afirmação integridade, enquanto que os procedimentos substantivos podem fornecer mais resposta ao risco avaliado de distorção da afirmação ocorrência.</w:t>
      </w:r>
    </w:p>
    <w:p w14:paraId="7C6A3919" w14:textId="77777777" w:rsidR="002A7EB0" w:rsidRDefault="002A7EB0" w:rsidP="002A7EB0">
      <w:pPr>
        <w:autoSpaceDE w:val="0"/>
        <w:autoSpaceDN w:val="0"/>
        <w:adjustRightInd w:val="0"/>
        <w:ind w:left="567" w:hanging="567"/>
        <w:jc w:val="both"/>
      </w:pPr>
    </w:p>
    <w:p w14:paraId="121D6C32" w14:textId="77777777" w:rsidR="002A7EB0" w:rsidRPr="00A76494" w:rsidRDefault="002A7EB0" w:rsidP="002A7EB0">
      <w:pPr>
        <w:autoSpaceDE w:val="0"/>
        <w:autoSpaceDN w:val="0"/>
        <w:adjustRightInd w:val="0"/>
        <w:ind w:left="567" w:hanging="567"/>
        <w:jc w:val="both"/>
      </w:pPr>
      <w:r w:rsidRPr="00A76494">
        <w:t xml:space="preserve">A10. </w:t>
      </w:r>
      <w:r>
        <w:tab/>
      </w:r>
      <w:r w:rsidRPr="00A76494">
        <w:t>As razões para a avaliação atribuída a</w:t>
      </w:r>
      <w:r>
        <w:t xml:space="preserve"> um </w:t>
      </w:r>
      <w:r w:rsidRPr="00A76494">
        <w:t xml:space="preserve">risco são relevantes para determinar a natureza dos procedimentos de auditoria. Por exemplo, se </w:t>
      </w:r>
      <w:r>
        <w:t>o</w:t>
      </w:r>
      <w:r w:rsidRPr="00A76494">
        <w:t xml:space="preserve"> risco avaliado for menor devido às características particulares de uma classe de transações sem considerar os respectivos controles, o auditor pode determinar que somente os procedimentos analíticos substantivos fornecem evidência de auditoria apropriada e suficiente. Por outro lado, se o risco avaliado for menor devido aos controles internos e o auditor pretende basear os procedimentos substantivos nessa avaliação, então, o auditor executa testes desses controles, conforme exigido no item 8(a). Esse pode ser o caso, por exemplo, para uma classe de transações de características razoavelmente uniformes e não complexas que são processadas e controladas de forma rotineira pelo sistema de informações da entidade.</w:t>
      </w:r>
    </w:p>
    <w:p w14:paraId="0DCC743D" w14:textId="77777777" w:rsidR="002A7EB0" w:rsidRDefault="002A7EB0" w:rsidP="002A7EB0">
      <w:pPr>
        <w:autoSpaceDE w:val="0"/>
        <w:autoSpaceDN w:val="0"/>
        <w:adjustRightInd w:val="0"/>
        <w:ind w:left="567" w:hanging="567"/>
        <w:jc w:val="both"/>
      </w:pPr>
    </w:p>
    <w:p w14:paraId="7793F2DE" w14:textId="77777777" w:rsidR="002A7EB0" w:rsidRPr="00A76494" w:rsidRDefault="002A7EB0" w:rsidP="002A7EB0">
      <w:pPr>
        <w:autoSpaceDE w:val="0"/>
        <w:autoSpaceDN w:val="0"/>
        <w:adjustRightInd w:val="0"/>
        <w:ind w:left="567" w:hanging="567"/>
        <w:jc w:val="both"/>
      </w:pPr>
      <w:r w:rsidRPr="00A76494">
        <w:t>Época</w:t>
      </w:r>
    </w:p>
    <w:p w14:paraId="01D91D06" w14:textId="77777777" w:rsidR="002A7EB0" w:rsidRDefault="002A7EB0" w:rsidP="002A7EB0">
      <w:pPr>
        <w:autoSpaceDE w:val="0"/>
        <w:autoSpaceDN w:val="0"/>
        <w:adjustRightInd w:val="0"/>
        <w:ind w:left="567" w:hanging="567"/>
        <w:jc w:val="both"/>
      </w:pPr>
    </w:p>
    <w:p w14:paraId="013B11BA" w14:textId="77777777" w:rsidR="002A7EB0" w:rsidRPr="00A76494" w:rsidRDefault="002A7EB0" w:rsidP="002A7EB0">
      <w:pPr>
        <w:autoSpaceDE w:val="0"/>
        <w:autoSpaceDN w:val="0"/>
        <w:adjustRightInd w:val="0"/>
        <w:ind w:left="567" w:hanging="567"/>
        <w:jc w:val="both"/>
      </w:pPr>
      <w:r w:rsidRPr="00A76494">
        <w:t xml:space="preserve">A11. </w:t>
      </w:r>
      <w:r>
        <w:tab/>
      </w:r>
      <w:r w:rsidRPr="00A76494">
        <w:t xml:space="preserve">O auditor pode executar testes de controles ou procedimentos substantivos em data intermediária ou no final do período. Quanto maior for o risco de distorção relevante, maior é a probabilidade de que o auditor decida que é mais eficaz executar procedimentos substantivos próximo do final ou no final do período, ao invés de </w:t>
      </w:r>
      <w:r>
        <w:t>em uma</w:t>
      </w:r>
      <w:r w:rsidRPr="00A76494">
        <w:t xml:space="preserve"> data intermediária ou aplicar os procedimentos de auditoria em épocas não anunciadas ou imprevistas (por exemplo, realizar os procedimentos de auditoria em locais selecionados não anunciados). Isso é particularmente relevante quando se considera a resposta aos riscos de fraude. Por exemplo, o auditor pode concluir que, quando os riscos de distorção intencional ou manipulação tiverem sido identificados, os procedimentos de auditoria para estender as conclusões de auditoria da data intermediária até o final do período não seriam eficazes.</w:t>
      </w:r>
    </w:p>
    <w:p w14:paraId="5223B5EF" w14:textId="77777777" w:rsidR="002A7EB0" w:rsidRDefault="002A7EB0" w:rsidP="002A7EB0">
      <w:pPr>
        <w:autoSpaceDE w:val="0"/>
        <w:autoSpaceDN w:val="0"/>
        <w:adjustRightInd w:val="0"/>
        <w:ind w:left="567" w:hanging="567"/>
        <w:jc w:val="both"/>
      </w:pPr>
    </w:p>
    <w:p w14:paraId="3F07667D" w14:textId="77777777" w:rsidR="002A7EB0" w:rsidRPr="00A76494" w:rsidRDefault="002A7EB0" w:rsidP="002A7EB0">
      <w:pPr>
        <w:autoSpaceDE w:val="0"/>
        <w:autoSpaceDN w:val="0"/>
        <w:adjustRightInd w:val="0"/>
        <w:ind w:left="567" w:hanging="567"/>
        <w:jc w:val="both"/>
      </w:pPr>
      <w:r w:rsidRPr="00A76494">
        <w:t xml:space="preserve">A12. </w:t>
      </w:r>
      <w:r>
        <w:tab/>
      </w:r>
      <w:r w:rsidRPr="00A76494">
        <w:t xml:space="preserve">Por outro lado, a execução dos procedimentos de auditoria antes do final do período pode auxiliar o auditor a identificar </w:t>
      </w:r>
      <w:r>
        <w:t xml:space="preserve">assuntos </w:t>
      </w:r>
      <w:r w:rsidRPr="00A76494">
        <w:t>significativ</w:t>
      </w:r>
      <w:r>
        <w:t>o</w:t>
      </w:r>
      <w:r w:rsidRPr="00A76494">
        <w:t>s na fase inicial da auditoria e, conseq</w:t>
      </w:r>
      <w:r>
        <w:t>u</w:t>
      </w:r>
      <w:r w:rsidRPr="00A76494">
        <w:t>entemente, resolvê-l</w:t>
      </w:r>
      <w:r>
        <w:t>o</w:t>
      </w:r>
      <w:r w:rsidRPr="00A76494">
        <w:t>s com a ajuda da administração ou desenvolver uma abordagem de auditoria eficaz para tratar dess</w:t>
      </w:r>
      <w:r>
        <w:t xml:space="preserve">es assuntos. </w:t>
      </w:r>
    </w:p>
    <w:p w14:paraId="19F399E3" w14:textId="77777777" w:rsidR="002A7EB0" w:rsidRDefault="002A7EB0" w:rsidP="002A7EB0">
      <w:pPr>
        <w:autoSpaceDE w:val="0"/>
        <w:autoSpaceDN w:val="0"/>
        <w:adjustRightInd w:val="0"/>
        <w:ind w:left="567" w:hanging="567"/>
        <w:jc w:val="both"/>
      </w:pPr>
    </w:p>
    <w:p w14:paraId="31635017" w14:textId="77777777" w:rsidR="002A7EB0" w:rsidRDefault="002A7EB0" w:rsidP="002A7EB0">
      <w:pPr>
        <w:autoSpaceDE w:val="0"/>
        <w:autoSpaceDN w:val="0"/>
        <w:adjustRightInd w:val="0"/>
        <w:spacing w:after="120"/>
        <w:ind w:left="567" w:hanging="567"/>
        <w:jc w:val="both"/>
      </w:pPr>
      <w:r w:rsidRPr="00A76494">
        <w:t xml:space="preserve">A13. </w:t>
      </w:r>
      <w:r>
        <w:tab/>
      </w:r>
      <w:r w:rsidRPr="00A76494">
        <w:t>Além disso, certos procedimentos de auditoria somente podem ser realizados no final do período ou após ele, por exemplo:</w:t>
      </w:r>
    </w:p>
    <w:p w14:paraId="4A0445CA" w14:textId="77777777" w:rsidR="002A7EB0" w:rsidRPr="003E7EFA" w:rsidRDefault="002A7EB0">
      <w:pPr>
        <w:numPr>
          <w:ilvl w:val="0"/>
          <w:numId w:val="167"/>
        </w:numPr>
        <w:autoSpaceDE w:val="0"/>
        <w:autoSpaceDN w:val="0"/>
        <w:adjustRightInd w:val="0"/>
        <w:spacing w:after="120" w:line="240" w:lineRule="auto"/>
        <w:ind w:left="851" w:hanging="284"/>
        <w:jc w:val="both"/>
        <w:rPr>
          <w:strike/>
        </w:rPr>
      </w:pPr>
      <w:r>
        <w:rPr>
          <w:strike/>
        </w:rPr>
        <w:t xml:space="preserve"> </w:t>
      </w:r>
      <w:r>
        <w:rPr>
          <w:strike/>
        </w:rPr>
        <w:tab/>
      </w:r>
      <w:r w:rsidRPr="003E7EFA">
        <w:rPr>
          <w:strike/>
        </w:rPr>
        <w:t>confrontar as demonstrações contábeis com os registros contábeis;</w:t>
      </w:r>
    </w:p>
    <w:p w14:paraId="20F64282" w14:textId="77777777" w:rsidR="002A7EB0" w:rsidRPr="00A76494" w:rsidRDefault="002A7EB0">
      <w:pPr>
        <w:numPr>
          <w:ilvl w:val="0"/>
          <w:numId w:val="167"/>
        </w:numPr>
        <w:autoSpaceDE w:val="0"/>
        <w:autoSpaceDN w:val="0"/>
        <w:adjustRightInd w:val="0"/>
        <w:spacing w:after="120" w:line="240" w:lineRule="auto"/>
        <w:ind w:left="851" w:hanging="284"/>
        <w:jc w:val="both"/>
      </w:pPr>
      <w:r>
        <w:rPr>
          <w:rFonts w:eastAsia="Calibri"/>
        </w:rPr>
        <w:t xml:space="preserve"> </w:t>
      </w:r>
      <w:r>
        <w:rPr>
          <w:rFonts w:eastAsia="Calibri"/>
        </w:rPr>
        <w:tab/>
        <w:t xml:space="preserve">confrontar ou conciliar as informações nas demonstrações contábeis com os registros contábeis que as suportam, incluindo confrontar ou conciliar as informações nas divulgações, independentemente de essas informações terem sido obtidas dentro ou fora dos razões geral e auxiliares; </w:t>
      </w:r>
      <w:r>
        <w:rPr>
          <w:color w:val="00B0F0"/>
          <w:sz w:val="20"/>
          <w:szCs w:val="20"/>
        </w:rPr>
        <w:t>(Alterado pela NBC TA 330 (R1))</w:t>
      </w:r>
    </w:p>
    <w:p w14:paraId="22622CD3"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 xml:space="preserve">examinar ajustes efetuados durante a </w:t>
      </w:r>
      <w:r>
        <w:t>elaboração</w:t>
      </w:r>
      <w:r w:rsidRPr="00A76494">
        <w:t xml:space="preserve"> das demonstrações contábeis; e</w:t>
      </w:r>
    </w:p>
    <w:p w14:paraId="2B5E6BF3" w14:textId="77777777" w:rsidR="002A7EB0" w:rsidRPr="00A76494" w:rsidRDefault="002A7EB0">
      <w:pPr>
        <w:numPr>
          <w:ilvl w:val="0"/>
          <w:numId w:val="167"/>
        </w:numPr>
        <w:autoSpaceDE w:val="0"/>
        <w:autoSpaceDN w:val="0"/>
        <w:adjustRightInd w:val="0"/>
        <w:spacing w:after="0" w:line="240" w:lineRule="auto"/>
        <w:ind w:left="851" w:hanging="284"/>
        <w:jc w:val="both"/>
      </w:pPr>
      <w:r>
        <w:t xml:space="preserve"> </w:t>
      </w:r>
      <w:r>
        <w:tab/>
      </w:r>
      <w:r w:rsidRPr="00A76494">
        <w:t>procedimentos para responder a</w:t>
      </w:r>
      <w:r>
        <w:t>o</w:t>
      </w:r>
      <w:r w:rsidRPr="00A76494">
        <w:t xml:space="preserve"> risco de que, no final do período, a entidade pode ter celebrado contratos de venda indevidos ou transações podem não ter sido finalizadas.</w:t>
      </w:r>
    </w:p>
    <w:p w14:paraId="60602630" w14:textId="77777777" w:rsidR="002A7EB0" w:rsidRDefault="002A7EB0" w:rsidP="002A7EB0">
      <w:pPr>
        <w:autoSpaceDE w:val="0"/>
        <w:autoSpaceDN w:val="0"/>
        <w:adjustRightInd w:val="0"/>
        <w:ind w:left="567" w:hanging="567"/>
        <w:jc w:val="both"/>
      </w:pPr>
    </w:p>
    <w:p w14:paraId="63A5E244" w14:textId="77777777" w:rsidR="002A7EB0" w:rsidRDefault="002A7EB0" w:rsidP="002A7EB0">
      <w:pPr>
        <w:autoSpaceDE w:val="0"/>
        <w:autoSpaceDN w:val="0"/>
        <w:adjustRightInd w:val="0"/>
        <w:spacing w:after="120"/>
        <w:ind w:left="567" w:hanging="567"/>
        <w:jc w:val="both"/>
      </w:pPr>
      <w:r w:rsidRPr="00A76494">
        <w:t xml:space="preserve">A14. </w:t>
      </w:r>
      <w:r>
        <w:tab/>
      </w:r>
      <w:r w:rsidRPr="00A76494">
        <w:t>Fatores relevantes adicionais, que influenciam a consideração do auditor sobre quando aplicar procedimentos de auditoria incluem os seguintes:</w:t>
      </w:r>
    </w:p>
    <w:p w14:paraId="6DE63AF1"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ambiente de controle</w:t>
      </w:r>
      <w:r>
        <w:t>;</w:t>
      </w:r>
    </w:p>
    <w:p w14:paraId="34703380"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quando as informações relevantes estão disponíveis (por exemplo, arquivos eletrônicos podem ser subseq</w:t>
      </w:r>
      <w:r>
        <w:t>u</w:t>
      </w:r>
      <w:r w:rsidRPr="00A76494">
        <w:t>entemente sobrescritos ou procedimentos a serem observados podem ocorrer somente em determinados períodos)</w:t>
      </w:r>
      <w:r>
        <w:t>;</w:t>
      </w:r>
    </w:p>
    <w:p w14:paraId="4F748A65"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natureza do risco (por exemplo, se há risco de superavaliação de receitas para atender às expectativas de resultados mediante a criação subseq</w:t>
      </w:r>
      <w:r>
        <w:t>u</w:t>
      </w:r>
      <w:r w:rsidRPr="00A76494">
        <w:t>ente de contratos fictícios de vendas, o auditor pode desejar examinar contratos disponíveis na data do final do período)</w:t>
      </w:r>
      <w:r>
        <w:t>;</w:t>
      </w:r>
    </w:p>
    <w:p w14:paraId="44EE16D0" w14:textId="77777777" w:rsidR="002A7EB0" w:rsidRDefault="002A7EB0">
      <w:pPr>
        <w:numPr>
          <w:ilvl w:val="0"/>
          <w:numId w:val="167"/>
        </w:numPr>
        <w:autoSpaceDE w:val="0"/>
        <w:autoSpaceDN w:val="0"/>
        <w:adjustRightInd w:val="0"/>
        <w:spacing w:after="120" w:line="240" w:lineRule="auto"/>
        <w:ind w:left="851" w:hanging="284"/>
        <w:jc w:val="both"/>
      </w:pPr>
      <w:r>
        <w:t xml:space="preserve"> </w:t>
      </w:r>
      <w:r>
        <w:tab/>
      </w:r>
      <w:r w:rsidRPr="00A76494">
        <w:t>período ou data a qual a e</w:t>
      </w:r>
      <w:r>
        <w:t>vidência de auditoria se refere;</w:t>
      </w:r>
    </w:p>
    <w:p w14:paraId="7CEE0665" w14:textId="77777777" w:rsidR="002A7EB0" w:rsidRPr="00A76494" w:rsidRDefault="002A7EB0">
      <w:pPr>
        <w:numPr>
          <w:ilvl w:val="0"/>
          <w:numId w:val="167"/>
        </w:numPr>
        <w:autoSpaceDE w:val="0"/>
        <w:autoSpaceDN w:val="0"/>
        <w:adjustRightInd w:val="0"/>
        <w:spacing w:after="0" w:line="240" w:lineRule="auto"/>
        <w:ind w:left="851" w:hanging="284"/>
        <w:jc w:val="both"/>
      </w:pPr>
      <w:r>
        <w:t xml:space="preserve"> </w:t>
      </w:r>
      <w:r>
        <w:tab/>
        <w:t xml:space="preserve">época da elaboração das demonstrações contábeis, particularmente para aquelas divulgações que forneçam explicações adicionais sobre valores registrados no balanço patrimonial, nas demonstrações do resultado, do resultado abrangente, das mutações do patrimônio líquido ou dos fluxos de caixa. </w:t>
      </w:r>
      <w:r>
        <w:rPr>
          <w:color w:val="00B0F0"/>
          <w:sz w:val="20"/>
          <w:szCs w:val="20"/>
        </w:rPr>
        <w:t>(Incluído pela NBC TA 330 (R1))</w:t>
      </w:r>
    </w:p>
    <w:p w14:paraId="527852EA" w14:textId="77777777" w:rsidR="002A7EB0" w:rsidRDefault="002A7EB0" w:rsidP="002A7EB0">
      <w:pPr>
        <w:autoSpaceDE w:val="0"/>
        <w:autoSpaceDN w:val="0"/>
        <w:adjustRightInd w:val="0"/>
        <w:ind w:left="567" w:hanging="567"/>
        <w:jc w:val="both"/>
      </w:pPr>
    </w:p>
    <w:p w14:paraId="6D11CF85" w14:textId="77777777" w:rsidR="002A7EB0" w:rsidRPr="00A76494" w:rsidRDefault="002A7EB0" w:rsidP="002A7EB0">
      <w:pPr>
        <w:autoSpaceDE w:val="0"/>
        <w:autoSpaceDN w:val="0"/>
        <w:adjustRightInd w:val="0"/>
        <w:ind w:left="567" w:hanging="567"/>
        <w:jc w:val="both"/>
      </w:pPr>
      <w:r w:rsidRPr="00A76494">
        <w:t>Extensão</w:t>
      </w:r>
    </w:p>
    <w:p w14:paraId="5F530C76" w14:textId="77777777" w:rsidR="002A7EB0" w:rsidRDefault="002A7EB0" w:rsidP="002A7EB0">
      <w:pPr>
        <w:autoSpaceDE w:val="0"/>
        <w:autoSpaceDN w:val="0"/>
        <w:adjustRightInd w:val="0"/>
        <w:ind w:left="567" w:hanging="567"/>
        <w:jc w:val="both"/>
      </w:pPr>
    </w:p>
    <w:p w14:paraId="1012017B" w14:textId="77777777" w:rsidR="002A7EB0" w:rsidRPr="00A76494" w:rsidRDefault="002A7EB0" w:rsidP="002A7EB0">
      <w:pPr>
        <w:autoSpaceDE w:val="0"/>
        <w:autoSpaceDN w:val="0"/>
        <w:adjustRightInd w:val="0"/>
        <w:ind w:left="567" w:hanging="567"/>
        <w:jc w:val="both"/>
      </w:pPr>
      <w:r w:rsidRPr="00A76494">
        <w:t xml:space="preserve">A15. </w:t>
      </w:r>
      <w:r>
        <w:tab/>
      </w:r>
      <w:r w:rsidRPr="00A76494">
        <w:t xml:space="preserve">A extensão de procedimento de auditoria considerado necessário é determinada após a consideração da </w:t>
      </w:r>
      <w:r>
        <w:t>materialidade</w:t>
      </w:r>
      <w:r w:rsidRPr="00A76494">
        <w:t>, do risco avaliado e do grau de segurança que o auditor planeja obter. Quando um único propósito é alcançado por uma combinação de procedimentos, a extensão de cada procedimento é considerada separadamente. Em geral, a extensão dos procedimentos de auditoria aumenta à medida que o risco de distorção relevante aumenta. Por exemplo, em resposta ao risco identificado de distorção relevante devido a fraude, o aumento dos tamanhos de amostra ou a execução de procedimentos analíticos substantivos em nível mais detalhado pode ser apropriado. Entretanto, o aumento da extensão de procedimento de auditoria é eficaz somente se o procedimento de auditoria em si é relevante para o risco específico.</w:t>
      </w:r>
    </w:p>
    <w:p w14:paraId="1DCF93C4" w14:textId="77777777" w:rsidR="002A7EB0" w:rsidRDefault="002A7EB0" w:rsidP="002A7EB0">
      <w:pPr>
        <w:autoSpaceDE w:val="0"/>
        <w:autoSpaceDN w:val="0"/>
        <w:adjustRightInd w:val="0"/>
        <w:ind w:left="567" w:hanging="567"/>
        <w:jc w:val="both"/>
      </w:pPr>
    </w:p>
    <w:p w14:paraId="3F649601" w14:textId="77777777" w:rsidR="002A7EB0" w:rsidRPr="00A76494" w:rsidRDefault="002A7EB0" w:rsidP="002A7EB0">
      <w:pPr>
        <w:autoSpaceDE w:val="0"/>
        <w:autoSpaceDN w:val="0"/>
        <w:adjustRightInd w:val="0"/>
        <w:ind w:left="567" w:hanging="567"/>
        <w:jc w:val="both"/>
      </w:pPr>
      <w:r w:rsidRPr="00A76494">
        <w:t xml:space="preserve">A16. </w:t>
      </w:r>
      <w:r>
        <w:tab/>
      </w:r>
      <w:r w:rsidRPr="00A76494">
        <w:t xml:space="preserve">O uso de técnicas de auditoria assistida por computador (TAAC) pode permitir um teste mais amplo das transações eletrônicas e arquivos de contas, que podem ser úteis quando o auditor decide modificar a extensão do teste, por exemplo, na resposta aos riscos de distorção relevante devido a fraude. Essas técnicas podem ser usadas para selecionar transações de amostra de arquivos eletrônicos-chave, selecionar transações com características específicas ou </w:t>
      </w:r>
      <w:r>
        <w:t xml:space="preserve">examinar a </w:t>
      </w:r>
      <w:r w:rsidRPr="00A76494">
        <w:t>população inteira ao invés de uma amostra.</w:t>
      </w:r>
    </w:p>
    <w:p w14:paraId="10DB6900" w14:textId="77777777" w:rsidR="002A7EB0" w:rsidRDefault="002A7EB0" w:rsidP="002A7EB0">
      <w:pPr>
        <w:autoSpaceDE w:val="0"/>
        <w:autoSpaceDN w:val="0"/>
        <w:adjustRightInd w:val="0"/>
        <w:ind w:left="567" w:hanging="567"/>
        <w:jc w:val="both"/>
      </w:pPr>
    </w:p>
    <w:p w14:paraId="4C57E729" w14:textId="77777777" w:rsidR="002A7EB0" w:rsidRPr="00A76494" w:rsidRDefault="002A7EB0" w:rsidP="002A7EB0">
      <w:pPr>
        <w:autoSpaceDE w:val="0"/>
        <w:autoSpaceDN w:val="0"/>
        <w:adjustRightInd w:val="0"/>
        <w:ind w:left="567" w:hanging="567"/>
        <w:jc w:val="both"/>
      </w:pPr>
      <w:r w:rsidRPr="00A76494">
        <w:t>Considerações específicas para entidade do setor p</w:t>
      </w:r>
      <w:r>
        <w:t>ú</w:t>
      </w:r>
      <w:r w:rsidRPr="00A76494">
        <w:t>blico</w:t>
      </w:r>
    </w:p>
    <w:p w14:paraId="634BF8A4" w14:textId="77777777" w:rsidR="002A7EB0" w:rsidRDefault="002A7EB0" w:rsidP="002A7EB0">
      <w:pPr>
        <w:autoSpaceDE w:val="0"/>
        <w:autoSpaceDN w:val="0"/>
        <w:adjustRightInd w:val="0"/>
        <w:ind w:left="567" w:hanging="567"/>
        <w:jc w:val="both"/>
      </w:pPr>
    </w:p>
    <w:p w14:paraId="748EA93B" w14:textId="77777777" w:rsidR="002A7EB0" w:rsidRPr="00A76494" w:rsidRDefault="002A7EB0" w:rsidP="002A7EB0">
      <w:pPr>
        <w:autoSpaceDE w:val="0"/>
        <w:autoSpaceDN w:val="0"/>
        <w:adjustRightInd w:val="0"/>
        <w:ind w:left="567" w:hanging="567"/>
        <w:jc w:val="both"/>
      </w:pPr>
      <w:r w:rsidRPr="00A76494">
        <w:t xml:space="preserve">A17. </w:t>
      </w:r>
      <w:r>
        <w:tab/>
      </w:r>
      <w:r w:rsidRPr="00A76494">
        <w:t>Para auditorias de entidade do setor público,</w:t>
      </w:r>
      <w:r>
        <w:t xml:space="preserve"> </w:t>
      </w:r>
      <w:r w:rsidRPr="00A76494">
        <w:t>o mandato do auditor e quaisquer outras exigências especiais de auditoria podem afetar a consideração do auditor da natureza, época e extensão dos procedimentos adicionais de auditoria.</w:t>
      </w:r>
    </w:p>
    <w:p w14:paraId="1FFF2DBA" w14:textId="77777777" w:rsidR="002A7EB0" w:rsidRDefault="002A7EB0" w:rsidP="002A7EB0">
      <w:pPr>
        <w:autoSpaceDE w:val="0"/>
        <w:autoSpaceDN w:val="0"/>
        <w:adjustRightInd w:val="0"/>
        <w:ind w:left="567" w:hanging="567"/>
        <w:jc w:val="both"/>
      </w:pPr>
    </w:p>
    <w:p w14:paraId="1B8A04A0" w14:textId="77777777" w:rsidR="002A7EB0" w:rsidRPr="00A76494" w:rsidRDefault="002A7EB0" w:rsidP="002A7EB0">
      <w:pPr>
        <w:autoSpaceDE w:val="0"/>
        <w:autoSpaceDN w:val="0"/>
        <w:adjustRightInd w:val="0"/>
        <w:ind w:left="567" w:hanging="567"/>
        <w:jc w:val="both"/>
      </w:pPr>
      <w:r w:rsidRPr="00A76494">
        <w:t>Considerações específicas para entidade de pequeno porte</w:t>
      </w:r>
    </w:p>
    <w:p w14:paraId="18E02F9D" w14:textId="77777777" w:rsidR="002A7EB0" w:rsidRDefault="002A7EB0" w:rsidP="002A7EB0">
      <w:pPr>
        <w:autoSpaceDE w:val="0"/>
        <w:autoSpaceDN w:val="0"/>
        <w:adjustRightInd w:val="0"/>
        <w:ind w:left="567" w:hanging="567"/>
        <w:jc w:val="both"/>
      </w:pPr>
    </w:p>
    <w:p w14:paraId="6B8F6A6E" w14:textId="77777777" w:rsidR="002A7EB0" w:rsidRDefault="002A7EB0" w:rsidP="002A7EB0">
      <w:pPr>
        <w:autoSpaceDE w:val="0"/>
        <w:autoSpaceDN w:val="0"/>
        <w:adjustRightInd w:val="0"/>
        <w:ind w:left="567" w:hanging="567"/>
        <w:jc w:val="both"/>
      </w:pPr>
      <w:r w:rsidRPr="00A76494">
        <w:t xml:space="preserve">A18. </w:t>
      </w:r>
      <w:r>
        <w:tab/>
      </w:r>
      <w:r w:rsidRPr="00A76494">
        <w:t>No caso de entidade de pequeno porte, pode não haver muitas atividades de controle que poderiam ser identificadas pelo auditor ou a extensão na qual sua existência ou operação foi documentada pela entidade pode ser limitada. Nesses casos, a aplicação de procedimentos adicionais de auditoria que são, principalmente, procedimentos substantivos pode ser mais eficaz. Em alguns casos raros, entretanto, a ausência de atividade de controle ou de outros componentes de controle pode impossibilitar a obtenção de evidência de auditoria apropriada e suficiente.</w:t>
      </w:r>
    </w:p>
    <w:p w14:paraId="77F2FA57" w14:textId="77777777" w:rsidR="002A7EB0" w:rsidRPr="00A76494" w:rsidRDefault="002A7EB0" w:rsidP="002A7EB0">
      <w:pPr>
        <w:autoSpaceDE w:val="0"/>
        <w:autoSpaceDN w:val="0"/>
        <w:adjustRightInd w:val="0"/>
        <w:ind w:left="567" w:hanging="567"/>
        <w:jc w:val="both"/>
      </w:pPr>
    </w:p>
    <w:p w14:paraId="3F7AC987" w14:textId="77777777" w:rsidR="002A7EB0" w:rsidRPr="00A76494" w:rsidRDefault="002A7EB0" w:rsidP="002A7EB0">
      <w:pPr>
        <w:autoSpaceDE w:val="0"/>
        <w:autoSpaceDN w:val="0"/>
        <w:adjustRightInd w:val="0"/>
        <w:ind w:left="567" w:hanging="567"/>
        <w:jc w:val="both"/>
      </w:pPr>
      <w:r w:rsidRPr="00A76494">
        <w:t>Avaliaç</w:t>
      </w:r>
      <w:r>
        <w:t>ão</w:t>
      </w:r>
      <w:r w:rsidRPr="00A76494">
        <w:t xml:space="preserve"> de risco alto (ver item 7(b))</w:t>
      </w:r>
    </w:p>
    <w:p w14:paraId="64920580" w14:textId="77777777" w:rsidR="002A7EB0" w:rsidRDefault="002A7EB0" w:rsidP="002A7EB0">
      <w:pPr>
        <w:autoSpaceDE w:val="0"/>
        <w:autoSpaceDN w:val="0"/>
        <w:adjustRightInd w:val="0"/>
        <w:ind w:left="567" w:hanging="567"/>
        <w:jc w:val="both"/>
      </w:pPr>
    </w:p>
    <w:p w14:paraId="50E9E7F3" w14:textId="77777777" w:rsidR="002A7EB0" w:rsidRPr="00A76494" w:rsidRDefault="002A7EB0" w:rsidP="002A7EB0">
      <w:pPr>
        <w:autoSpaceDE w:val="0"/>
        <w:autoSpaceDN w:val="0"/>
        <w:adjustRightInd w:val="0"/>
        <w:ind w:left="567" w:hanging="567"/>
        <w:jc w:val="both"/>
      </w:pPr>
      <w:r w:rsidRPr="00A76494">
        <w:t xml:space="preserve">A19. </w:t>
      </w:r>
      <w:r>
        <w:tab/>
      </w:r>
      <w:r w:rsidRPr="00A76494">
        <w:t>Ao obter evidência de auditoria mais persuasiva devido a uma avaliação de risco alto, o auditor pode aumentar a quantidade de evidências, ou obter evidência mais relevante ou confiável como, por exemplo, maior ênfase na obtenção de evidências de terceiros ou mediante a obtenção de evidências de suporte de várias fontes independentes.</w:t>
      </w:r>
    </w:p>
    <w:p w14:paraId="3874370F" w14:textId="77777777" w:rsidR="002A7EB0" w:rsidRPr="00A76494" w:rsidRDefault="002A7EB0" w:rsidP="002A7EB0">
      <w:pPr>
        <w:autoSpaceDE w:val="0"/>
        <w:autoSpaceDN w:val="0"/>
        <w:adjustRightInd w:val="0"/>
        <w:ind w:left="567" w:hanging="567"/>
        <w:jc w:val="both"/>
      </w:pPr>
    </w:p>
    <w:p w14:paraId="5D7115DC" w14:textId="77777777" w:rsidR="002A7EB0" w:rsidRPr="00A76494" w:rsidRDefault="002A7EB0" w:rsidP="002A7EB0">
      <w:pPr>
        <w:autoSpaceDE w:val="0"/>
        <w:autoSpaceDN w:val="0"/>
        <w:adjustRightInd w:val="0"/>
        <w:ind w:left="567" w:hanging="567"/>
        <w:jc w:val="both"/>
      </w:pPr>
      <w:r w:rsidRPr="00A76494">
        <w:t>Teste</w:t>
      </w:r>
      <w:r>
        <w:t>s</w:t>
      </w:r>
      <w:r w:rsidRPr="00A76494">
        <w:t xml:space="preserve"> de controle</w:t>
      </w:r>
    </w:p>
    <w:p w14:paraId="566089D6" w14:textId="77777777" w:rsidR="002A7EB0" w:rsidRDefault="002A7EB0" w:rsidP="002A7EB0">
      <w:pPr>
        <w:autoSpaceDE w:val="0"/>
        <w:autoSpaceDN w:val="0"/>
        <w:adjustRightInd w:val="0"/>
        <w:ind w:left="567" w:hanging="567"/>
        <w:jc w:val="both"/>
      </w:pPr>
    </w:p>
    <w:p w14:paraId="5094CCAE" w14:textId="77777777" w:rsidR="002A7EB0" w:rsidRPr="00A76494" w:rsidRDefault="002A7EB0" w:rsidP="002A7EB0">
      <w:pPr>
        <w:autoSpaceDE w:val="0"/>
        <w:autoSpaceDN w:val="0"/>
        <w:adjustRightInd w:val="0"/>
        <w:ind w:left="567" w:hanging="567"/>
        <w:jc w:val="both"/>
      </w:pPr>
      <w:r w:rsidRPr="00A76494">
        <w:t>Planejamento e realização de testes de controle (ver item 8)</w:t>
      </w:r>
    </w:p>
    <w:p w14:paraId="777D054D" w14:textId="77777777" w:rsidR="002A7EB0" w:rsidRDefault="002A7EB0" w:rsidP="002A7EB0">
      <w:pPr>
        <w:autoSpaceDE w:val="0"/>
        <w:autoSpaceDN w:val="0"/>
        <w:adjustRightInd w:val="0"/>
        <w:ind w:left="567" w:hanging="567"/>
        <w:jc w:val="both"/>
      </w:pPr>
    </w:p>
    <w:p w14:paraId="12414FDD" w14:textId="77777777" w:rsidR="002A7EB0" w:rsidRPr="00A76494" w:rsidRDefault="002A7EB0" w:rsidP="002A7EB0">
      <w:pPr>
        <w:autoSpaceDE w:val="0"/>
        <w:autoSpaceDN w:val="0"/>
        <w:adjustRightInd w:val="0"/>
        <w:ind w:left="567" w:hanging="567"/>
        <w:jc w:val="both"/>
      </w:pPr>
      <w:r w:rsidRPr="00A76494">
        <w:t xml:space="preserve">A20. </w:t>
      </w:r>
      <w:r>
        <w:tab/>
      </w:r>
      <w:r w:rsidRPr="00A76494">
        <w:t xml:space="preserve">Os testes de controles são executados somente para aqueles controles que o auditor determinou serem devidamente </w:t>
      </w:r>
      <w:r>
        <w:t>planejado</w:t>
      </w:r>
      <w:r w:rsidRPr="00A76494">
        <w:t>s para evitar, detectar e corrigir</w:t>
      </w:r>
      <w:r>
        <w:t xml:space="preserve"> uma</w:t>
      </w:r>
      <w:r w:rsidRPr="00A76494">
        <w:t xml:space="preserve"> distorção relevante em uma afirmação. Se controles substancialmente diferentes foram usados em épocas diferentes durante o período de auditoria, cada um é considerado separadamente.</w:t>
      </w:r>
    </w:p>
    <w:p w14:paraId="6EA1928C" w14:textId="77777777" w:rsidR="002A7EB0" w:rsidRDefault="002A7EB0" w:rsidP="002A7EB0">
      <w:pPr>
        <w:autoSpaceDE w:val="0"/>
        <w:autoSpaceDN w:val="0"/>
        <w:adjustRightInd w:val="0"/>
        <w:ind w:left="567" w:hanging="567"/>
        <w:jc w:val="both"/>
      </w:pPr>
    </w:p>
    <w:p w14:paraId="477FE6B7" w14:textId="77777777" w:rsidR="002A7EB0" w:rsidRPr="00A76494" w:rsidRDefault="002A7EB0" w:rsidP="002A7EB0">
      <w:pPr>
        <w:autoSpaceDE w:val="0"/>
        <w:autoSpaceDN w:val="0"/>
        <w:adjustRightInd w:val="0"/>
        <w:ind w:left="567" w:hanging="567"/>
        <w:jc w:val="both"/>
      </w:pPr>
      <w:r w:rsidRPr="00A76494">
        <w:t xml:space="preserve">A21. </w:t>
      </w:r>
      <w:r>
        <w:tab/>
      </w:r>
      <w:r w:rsidRPr="00A76494">
        <w:t xml:space="preserve">Testar a efetividade operacional dos controles é diferente de obter entendimento e avaliação do </w:t>
      </w:r>
      <w:r>
        <w:t>planejamento</w:t>
      </w:r>
      <w:r w:rsidRPr="00A76494">
        <w:t xml:space="preserve"> de controles. Entretanto, são utilizados os mesmos tipos de procedimentos de auditoria. O auditor pode, portanto, decidir que é eficiente testar a efetividade operacional dos controles e, ao mesmo tempo, avaliar seu </w:t>
      </w:r>
      <w:r>
        <w:t>planejamento</w:t>
      </w:r>
      <w:r w:rsidRPr="00A76494">
        <w:t xml:space="preserve"> e determinar que eles foram implementados. </w:t>
      </w:r>
    </w:p>
    <w:p w14:paraId="10C2DD04" w14:textId="77777777" w:rsidR="002A7EB0" w:rsidRDefault="002A7EB0" w:rsidP="002A7EB0">
      <w:pPr>
        <w:autoSpaceDE w:val="0"/>
        <w:autoSpaceDN w:val="0"/>
        <w:adjustRightInd w:val="0"/>
        <w:ind w:left="567" w:hanging="567"/>
        <w:jc w:val="both"/>
      </w:pPr>
    </w:p>
    <w:p w14:paraId="1EA59076" w14:textId="77777777" w:rsidR="002A7EB0" w:rsidRDefault="002A7EB0" w:rsidP="002A7EB0">
      <w:pPr>
        <w:autoSpaceDE w:val="0"/>
        <w:autoSpaceDN w:val="0"/>
        <w:adjustRightInd w:val="0"/>
        <w:spacing w:after="120"/>
        <w:ind w:left="567" w:hanging="567"/>
        <w:jc w:val="both"/>
      </w:pPr>
      <w:r w:rsidRPr="00A76494">
        <w:t xml:space="preserve">A22. </w:t>
      </w:r>
      <w:r>
        <w:tab/>
      </w:r>
      <w:r w:rsidRPr="00A76494">
        <w:t xml:space="preserve">Além disso, embora alguns procedimentos de avaliação de risco possam não ser especificamente </w:t>
      </w:r>
      <w:r>
        <w:t>planejado</w:t>
      </w:r>
      <w:r w:rsidRPr="00A76494">
        <w:t>s como testes de controle, eles podem, não obstante, fornecer evidência de auditoria da efetividade operacional dos controles e, conseq</w:t>
      </w:r>
      <w:r>
        <w:t>u</w:t>
      </w:r>
      <w:r w:rsidRPr="00A76494">
        <w:t>entemente, servir como testes de controle. Por exemplo, os procedimentos de avaliação de risco pelo auditor podem inclu</w:t>
      </w:r>
      <w:r>
        <w:t>ir</w:t>
      </w:r>
      <w:r w:rsidRPr="00A76494">
        <w:t>:</w:t>
      </w:r>
    </w:p>
    <w:p w14:paraId="50A3C693"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indagação sobre o uso d</w:t>
      </w:r>
      <w:r>
        <w:t>o</w:t>
      </w:r>
      <w:r w:rsidRPr="00A76494">
        <w:t xml:space="preserve"> orçamento pela administração</w:t>
      </w:r>
      <w:r>
        <w:t>;</w:t>
      </w:r>
    </w:p>
    <w:p w14:paraId="3605C8B9"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observação da comparação feita pela administração entre as despesas mensais orçadas e as despesas reais</w:t>
      </w:r>
      <w:r>
        <w:t>;</w:t>
      </w:r>
    </w:p>
    <w:p w14:paraId="16F23A73"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inspeção de relatórios relacionados com a investigação de variações entre os valores orçados e reais.</w:t>
      </w:r>
    </w:p>
    <w:p w14:paraId="65B90E10" w14:textId="77777777" w:rsidR="002A7EB0" w:rsidRPr="00A76494" w:rsidRDefault="002A7EB0" w:rsidP="002A7EB0">
      <w:pPr>
        <w:autoSpaceDE w:val="0"/>
        <w:autoSpaceDN w:val="0"/>
        <w:adjustRightInd w:val="0"/>
        <w:ind w:left="567"/>
        <w:jc w:val="both"/>
      </w:pPr>
      <w:r w:rsidRPr="00A76494">
        <w:t xml:space="preserve">Esses procedimentos de auditoria proporcionam conhecimento sobre o </w:t>
      </w:r>
      <w:r>
        <w:t>planejamento</w:t>
      </w:r>
      <w:r w:rsidRPr="00A76494">
        <w:t xml:space="preserve"> das políticas orçamentárias da entidade e se elas foram implementadas, mas também fornecem evidência de auditoria sobre a efetividade da operação das políticas orçamentárias na prevenção ou detecção de distorções relevantes na classificação das despesas.</w:t>
      </w:r>
    </w:p>
    <w:p w14:paraId="075D762D" w14:textId="77777777" w:rsidR="002A7EB0" w:rsidRDefault="002A7EB0" w:rsidP="002A7EB0">
      <w:pPr>
        <w:autoSpaceDE w:val="0"/>
        <w:autoSpaceDN w:val="0"/>
        <w:adjustRightInd w:val="0"/>
        <w:ind w:left="567" w:hanging="567"/>
        <w:jc w:val="both"/>
      </w:pPr>
    </w:p>
    <w:p w14:paraId="278B4137" w14:textId="77777777" w:rsidR="002A7EB0" w:rsidRPr="00A76494" w:rsidRDefault="002A7EB0" w:rsidP="002A7EB0">
      <w:pPr>
        <w:autoSpaceDE w:val="0"/>
        <w:autoSpaceDN w:val="0"/>
        <w:adjustRightInd w:val="0"/>
        <w:ind w:left="567" w:hanging="567"/>
        <w:jc w:val="both"/>
      </w:pPr>
      <w:r w:rsidRPr="00A76494">
        <w:t xml:space="preserve">A23. </w:t>
      </w:r>
      <w:r>
        <w:tab/>
      </w:r>
      <w:r w:rsidRPr="00A76494">
        <w:t xml:space="preserve">Além disso, o auditor pode </w:t>
      </w:r>
      <w:r>
        <w:t>planejar</w:t>
      </w:r>
      <w:r w:rsidRPr="00A76494">
        <w:t xml:space="preserve"> um teste de controle a ser executado simultaneamente com um teste de detalhes da mesma transação. Embora a finalidade d</w:t>
      </w:r>
      <w:r>
        <w:t>e um</w:t>
      </w:r>
      <w:r w:rsidRPr="00A76494">
        <w:t xml:space="preserve"> teste de controle seja diferente da</w:t>
      </w:r>
      <w:r>
        <w:t xml:space="preserve"> finalidade de um</w:t>
      </w:r>
      <w:r w:rsidRPr="00A76494">
        <w:t xml:space="preserve"> teste de detalhes, ambas podem ser alcançadas simultaneamente mediante a execução de teste de controle e de detalhes da mesma transação, também conhecido como teste de duplo-propósito. Por exemplo, o auditor pode </w:t>
      </w:r>
      <w:r>
        <w:t>planejar</w:t>
      </w:r>
      <w:r w:rsidRPr="00A76494">
        <w:t xml:space="preserve"> e avaliar os resultados de um teste para examinar uma nota fiscal para determinar se ela foi aprovada e fornecer uma evidência de auditoria substantiva da transação. Um teste de duplo-propósito é planejado e avaliado mediante a consideração de cada finalidade do teste separadamente.</w:t>
      </w:r>
    </w:p>
    <w:p w14:paraId="24519C8B" w14:textId="77777777" w:rsidR="002A7EB0" w:rsidRDefault="002A7EB0" w:rsidP="002A7EB0">
      <w:pPr>
        <w:autoSpaceDE w:val="0"/>
        <w:autoSpaceDN w:val="0"/>
        <w:adjustRightInd w:val="0"/>
        <w:ind w:left="567" w:hanging="567"/>
        <w:jc w:val="both"/>
      </w:pPr>
    </w:p>
    <w:p w14:paraId="69EF57DC" w14:textId="77777777" w:rsidR="002A7EB0" w:rsidRPr="00A76494" w:rsidRDefault="002A7EB0" w:rsidP="002A7EB0">
      <w:pPr>
        <w:autoSpaceDE w:val="0"/>
        <w:autoSpaceDN w:val="0"/>
        <w:adjustRightInd w:val="0"/>
        <w:ind w:left="567" w:hanging="567"/>
        <w:jc w:val="both"/>
      </w:pPr>
      <w:r w:rsidRPr="00A76494">
        <w:t xml:space="preserve">A24. </w:t>
      </w:r>
      <w:r>
        <w:tab/>
      </w:r>
      <w:r w:rsidRPr="00A76494">
        <w:t xml:space="preserve">Em alguns casos, conforme discutido na NBC TA 315, o auditor pode achar impossível </w:t>
      </w:r>
      <w:r>
        <w:t>planejar</w:t>
      </w:r>
      <w:r w:rsidRPr="00A76494">
        <w:t xml:space="preserve"> procedimentos substantivos efetivos que, por si só, forneçam evidência de auditoria apropriada e suficiente no nível de afirmações. Isso pode ocorrer quando a entidade conduz seus negócios usando tecnologia da informação (TI) e nenhuma documentação das transações é produzida ou mantida que não aquelas do sistema de tecnologia de informação (TI). Nesses casos, o item 8(b) exige que o auditor realize testes dos controles relevantes.</w:t>
      </w:r>
    </w:p>
    <w:p w14:paraId="1E0A8B2F" w14:textId="77777777" w:rsidR="002A7EB0" w:rsidRDefault="002A7EB0" w:rsidP="002A7EB0">
      <w:pPr>
        <w:autoSpaceDE w:val="0"/>
        <w:autoSpaceDN w:val="0"/>
        <w:adjustRightInd w:val="0"/>
        <w:ind w:left="567" w:hanging="567"/>
        <w:jc w:val="both"/>
      </w:pPr>
    </w:p>
    <w:p w14:paraId="158A5202" w14:textId="77777777" w:rsidR="002A7EB0" w:rsidRPr="00A76494" w:rsidRDefault="002A7EB0" w:rsidP="002A7EB0">
      <w:pPr>
        <w:autoSpaceDE w:val="0"/>
        <w:autoSpaceDN w:val="0"/>
        <w:adjustRightInd w:val="0"/>
        <w:ind w:left="567" w:hanging="567"/>
        <w:jc w:val="both"/>
      </w:pPr>
      <w:r w:rsidRPr="00A76494">
        <w:t>Evidência de auditoria e confiabilidade pretendida (</w:t>
      </w:r>
      <w:r>
        <w:t>ver</w:t>
      </w:r>
      <w:r w:rsidRPr="00A76494">
        <w:t xml:space="preserve"> item 9)</w:t>
      </w:r>
    </w:p>
    <w:p w14:paraId="7678D896" w14:textId="77777777" w:rsidR="002A7EB0" w:rsidRDefault="002A7EB0" w:rsidP="002A7EB0">
      <w:pPr>
        <w:autoSpaceDE w:val="0"/>
        <w:autoSpaceDN w:val="0"/>
        <w:adjustRightInd w:val="0"/>
        <w:ind w:left="567" w:hanging="567"/>
        <w:jc w:val="both"/>
      </w:pPr>
    </w:p>
    <w:p w14:paraId="1519E5BC" w14:textId="77777777" w:rsidR="002A7EB0" w:rsidRPr="00A76494" w:rsidRDefault="002A7EB0" w:rsidP="002A7EB0">
      <w:pPr>
        <w:autoSpaceDE w:val="0"/>
        <w:autoSpaceDN w:val="0"/>
        <w:adjustRightInd w:val="0"/>
        <w:ind w:left="567" w:hanging="567"/>
        <w:jc w:val="both"/>
      </w:pPr>
      <w:r w:rsidRPr="00A76494">
        <w:t xml:space="preserve">A25. </w:t>
      </w:r>
      <w:r>
        <w:tab/>
      </w:r>
      <w:r w:rsidRPr="00A76494">
        <w:t>Um nível mais alto de segurança pode ser obtido sobre a efetividade operacional dos controles quando a abordagem adotada consiste principalmente em testes de controle, em particular quando não é possível nem praticável obter evidência de auditoria apropriada e suficiente somente de procedimentos substantivos.</w:t>
      </w:r>
    </w:p>
    <w:p w14:paraId="1D8F1EDD" w14:textId="77777777" w:rsidR="002A7EB0" w:rsidRDefault="002A7EB0" w:rsidP="002A7EB0">
      <w:pPr>
        <w:autoSpaceDE w:val="0"/>
        <w:autoSpaceDN w:val="0"/>
        <w:adjustRightInd w:val="0"/>
        <w:ind w:left="567" w:hanging="567"/>
        <w:jc w:val="both"/>
      </w:pPr>
    </w:p>
    <w:p w14:paraId="169FB54B" w14:textId="77777777" w:rsidR="002A7EB0" w:rsidRPr="00A76494" w:rsidRDefault="002A7EB0" w:rsidP="002A7EB0">
      <w:pPr>
        <w:autoSpaceDE w:val="0"/>
        <w:autoSpaceDN w:val="0"/>
        <w:adjustRightInd w:val="0"/>
        <w:ind w:left="567" w:hanging="567"/>
        <w:jc w:val="both"/>
      </w:pPr>
      <w:r w:rsidRPr="00A76494">
        <w:t>Natureza e extensão dos testes de controle</w:t>
      </w:r>
    </w:p>
    <w:p w14:paraId="07FAA9C8" w14:textId="77777777" w:rsidR="002A7EB0" w:rsidRDefault="002A7EB0" w:rsidP="002A7EB0">
      <w:pPr>
        <w:autoSpaceDE w:val="0"/>
        <w:autoSpaceDN w:val="0"/>
        <w:adjustRightInd w:val="0"/>
        <w:ind w:left="567" w:hanging="567"/>
        <w:jc w:val="both"/>
      </w:pPr>
    </w:p>
    <w:p w14:paraId="36502597" w14:textId="77777777" w:rsidR="002A7EB0" w:rsidRPr="00A76494" w:rsidRDefault="002A7EB0" w:rsidP="002A7EB0">
      <w:pPr>
        <w:autoSpaceDE w:val="0"/>
        <w:autoSpaceDN w:val="0"/>
        <w:adjustRightInd w:val="0"/>
        <w:ind w:left="567" w:hanging="567"/>
        <w:jc w:val="both"/>
      </w:pPr>
      <w:r w:rsidRPr="00A76494">
        <w:t>Outros procedimentos de auditoria em conjunto com indagação (</w:t>
      </w:r>
      <w:r>
        <w:t>ver</w:t>
      </w:r>
      <w:r w:rsidRPr="00A76494">
        <w:t xml:space="preserve"> item 10(a))</w:t>
      </w:r>
    </w:p>
    <w:p w14:paraId="3BBED3B8" w14:textId="77777777" w:rsidR="002A7EB0" w:rsidRDefault="002A7EB0" w:rsidP="002A7EB0">
      <w:pPr>
        <w:autoSpaceDE w:val="0"/>
        <w:autoSpaceDN w:val="0"/>
        <w:adjustRightInd w:val="0"/>
        <w:ind w:left="567" w:hanging="567"/>
        <w:jc w:val="both"/>
      </w:pPr>
    </w:p>
    <w:p w14:paraId="22CD06B9" w14:textId="77777777" w:rsidR="002A7EB0" w:rsidRPr="00A76494" w:rsidRDefault="002A7EB0" w:rsidP="002A7EB0">
      <w:pPr>
        <w:autoSpaceDE w:val="0"/>
        <w:autoSpaceDN w:val="0"/>
        <w:adjustRightInd w:val="0"/>
        <w:ind w:left="567" w:hanging="567"/>
        <w:jc w:val="both"/>
      </w:pPr>
      <w:r w:rsidRPr="00A76494">
        <w:t xml:space="preserve">A26. </w:t>
      </w:r>
      <w:r>
        <w:tab/>
      </w:r>
      <w:r w:rsidRPr="00A76494">
        <w:t xml:space="preserve">A indagação somente não é suficiente para testar a efetividade operacional dos controles. Assim sendo, outros procedimentos de auditoria são executados em conjunto com a indagação. Nesse aspecto, a indagação combinada com a inspeção ou reexecução pode proporcionar mais segurança do que a indagação e a observação, uma vez que a observação é pertinente somente no momento em que ela é realizada. </w:t>
      </w:r>
    </w:p>
    <w:p w14:paraId="2E87A89F" w14:textId="77777777" w:rsidR="002A7EB0" w:rsidRDefault="002A7EB0" w:rsidP="002A7EB0">
      <w:pPr>
        <w:autoSpaceDE w:val="0"/>
        <w:autoSpaceDN w:val="0"/>
        <w:adjustRightInd w:val="0"/>
        <w:ind w:left="567" w:hanging="567"/>
        <w:jc w:val="both"/>
      </w:pPr>
    </w:p>
    <w:p w14:paraId="255CA532" w14:textId="77777777" w:rsidR="002A7EB0" w:rsidRPr="00A76494" w:rsidRDefault="002A7EB0" w:rsidP="002A7EB0">
      <w:pPr>
        <w:autoSpaceDE w:val="0"/>
        <w:autoSpaceDN w:val="0"/>
        <w:adjustRightInd w:val="0"/>
        <w:ind w:left="567" w:hanging="567"/>
        <w:jc w:val="both"/>
      </w:pPr>
      <w:r w:rsidRPr="00A76494">
        <w:t xml:space="preserve">A27. </w:t>
      </w:r>
      <w:r>
        <w:tab/>
      </w:r>
      <w:r w:rsidRPr="00A76494">
        <w:t>A natureza do controle em particular influencia o tipo de procedimento necessário para obter evidência de auditoria da efetividade operacional do controle. Por exemplo, se a efetividade operacional é evidenciada por documentação, o auditor pode decidir inspecioná-la para obter evidência de auditoria da efetividade operacional. Para outros controles, entretanto, a documentação pode não estar disponível ou não ser relevante. Por exemplo, a documentação da operação pode não existir para alguns fatores do ambiente de controle, como delegação de autoridade e responsabilidade, ou para alguns tipos de atividades de controle, como as atividades de controle realizadas por computador. Nessas circunstâncias, a evidência de auditoria da efetividade operacional pode ser obtida por meio de indagação em conjunto com outros procedimentos de auditoria, como observação ou o uso de TAAC.</w:t>
      </w:r>
    </w:p>
    <w:p w14:paraId="6E3A22F0" w14:textId="77777777" w:rsidR="002A7EB0" w:rsidRDefault="002A7EB0" w:rsidP="002A7EB0">
      <w:pPr>
        <w:autoSpaceDE w:val="0"/>
        <w:autoSpaceDN w:val="0"/>
        <w:adjustRightInd w:val="0"/>
        <w:ind w:left="567" w:hanging="567"/>
        <w:jc w:val="both"/>
      </w:pPr>
    </w:p>
    <w:p w14:paraId="475B3EBC" w14:textId="77777777" w:rsidR="002A7EB0" w:rsidRPr="00A76494" w:rsidRDefault="002A7EB0" w:rsidP="002A7EB0">
      <w:pPr>
        <w:autoSpaceDE w:val="0"/>
        <w:autoSpaceDN w:val="0"/>
        <w:adjustRightInd w:val="0"/>
        <w:ind w:left="567" w:hanging="567"/>
        <w:jc w:val="both"/>
      </w:pPr>
      <w:r w:rsidRPr="00A76494">
        <w:t>Extensão dos testes de controle</w:t>
      </w:r>
    </w:p>
    <w:p w14:paraId="12827B5B" w14:textId="77777777" w:rsidR="002A7EB0" w:rsidRDefault="002A7EB0" w:rsidP="002A7EB0">
      <w:pPr>
        <w:autoSpaceDE w:val="0"/>
        <w:autoSpaceDN w:val="0"/>
        <w:adjustRightInd w:val="0"/>
        <w:ind w:left="567" w:hanging="567"/>
        <w:jc w:val="both"/>
      </w:pPr>
    </w:p>
    <w:p w14:paraId="32C3095B" w14:textId="77777777" w:rsidR="002A7EB0" w:rsidRDefault="002A7EB0" w:rsidP="002A7EB0">
      <w:pPr>
        <w:autoSpaceDE w:val="0"/>
        <w:autoSpaceDN w:val="0"/>
        <w:adjustRightInd w:val="0"/>
        <w:spacing w:after="120"/>
        <w:ind w:left="567" w:hanging="567"/>
        <w:jc w:val="both"/>
      </w:pPr>
      <w:r w:rsidRPr="00A76494">
        <w:t xml:space="preserve">A28. </w:t>
      </w:r>
      <w:r>
        <w:tab/>
      </w:r>
      <w:r w:rsidRPr="00A76494">
        <w:t xml:space="preserve">Quando evidência de auditoria mais persuasiva é necessária com relação à efetividade de um controle, pode ser mais apropriado aumentar a extensão do teste do controle. Assim como o grau de confiança nos controles, </w:t>
      </w:r>
      <w:r>
        <w:t xml:space="preserve">os assuntos </w:t>
      </w:r>
      <w:r w:rsidRPr="00A76494">
        <w:t>que o auditor pode considerar para determinar a extensão dos testes de controles incluem o que segue:</w:t>
      </w:r>
    </w:p>
    <w:p w14:paraId="7F4AC3D8"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freq</w:t>
      </w:r>
      <w:r>
        <w:t>u</w:t>
      </w:r>
      <w:r w:rsidRPr="00A76494">
        <w:t>ência da realização do controle pela entidade durante o período</w:t>
      </w:r>
      <w:r>
        <w:t>;</w:t>
      </w:r>
    </w:p>
    <w:p w14:paraId="724822DC"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período durante o qual o auditor confia na efetividade operacional do controle</w:t>
      </w:r>
      <w:r>
        <w:t>;</w:t>
      </w:r>
    </w:p>
    <w:p w14:paraId="546E599E"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taxa de desvio esperada d</w:t>
      </w:r>
      <w:r>
        <w:t>o</w:t>
      </w:r>
      <w:r w:rsidRPr="00A76494">
        <w:t xml:space="preserve"> controle</w:t>
      </w:r>
      <w:r>
        <w:t>;</w:t>
      </w:r>
    </w:p>
    <w:p w14:paraId="2870DA71"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relevância e a confiabilidade da evidência de auditoria a ser obtida com relação à efetividade operacional do controle no nível de afirmação</w:t>
      </w:r>
      <w:r>
        <w:t>;</w:t>
      </w:r>
    </w:p>
    <w:p w14:paraId="0C78E4F0"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extensão na qual a evidência de auditoria é obtida de testes de outros controles relacionados com a afirmação.</w:t>
      </w:r>
    </w:p>
    <w:p w14:paraId="14F39465" w14:textId="77777777" w:rsidR="002A7EB0" w:rsidRPr="00A76494" w:rsidRDefault="002A7EB0" w:rsidP="002A7EB0">
      <w:pPr>
        <w:autoSpaceDE w:val="0"/>
        <w:autoSpaceDN w:val="0"/>
        <w:adjustRightInd w:val="0"/>
        <w:ind w:left="567"/>
        <w:jc w:val="both"/>
      </w:pPr>
      <w:r w:rsidRPr="00A76494">
        <w:t>A NBC TA 530 contém orientação adicional sobre a extensão dos testes.</w:t>
      </w:r>
    </w:p>
    <w:p w14:paraId="5F90ABEC" w14:textId="77777777" w:rsidR="002A7EB0" w:rsidRDefault="002A7EB0" w:rsidP="002A7EB0">
      <w:pPr>
        <w:autoSpaceDE w:val="0"/>
        <w:autoSpaceDN w:val="0"/>
        <w:adjustRightInd w:val="0"/>
        <w:ind w:left="567" w:hanging="567"/>
        <w:jc w:val="both"/>
      </w:pPr>
    </w:p>
    <w:p w14:paraId="4C2076A4" w14:textId="77777777" w:rsidR="002A7EB0" w:rsidRDefault="002A7EB0" w:rsidP="002A7EB0">
      <w:pPr>
        <w:autoSpaceDE w:val="0"/>
        <w:autoSpaceDN w:val="0"/>
        <w:adjustRightInd w:val="0"/>
        <w:spacing w:after="120"/>
        <w:ind w:left="567" w:hanging="567"/>
        <w:jc w:val="both"/>
      </w:pPr>
      <w:r w:rsidRPr="00A76494">
        <w:t xml:space="preserve">A29. </w:t>
      </w:r>
      <w:r>
        <w:tab/>
      </w:r>
      <w:r w:rsidRPr="00A76494">
        <w:t>Devido à consistência inerente do processamento da tecnologia da informação (TI), pode não ser necessário aumentar a extensão do teste d</w:t>
      </w:r>
      <w:r>
        <w:t>e um</w:t>
      </w:r>
      <w:r w:rsidRPr="00A76494">
        <w:t xml:space="preserve"> controle automatizado. Pode-se esperar que </w:t>
      </w:r>
      <w:r>
        <w:t>o</w:t>
      </w:r>
      <w:r w:rsidRPr="00A76494">
        <w:t xml:space="preserve"> controle automatizado funcione de forma consistente a menos que o programa (incluindo tabelas, arquivos e outros dados permanentes usados pelo programa) seja alterado. Uma vez que o auditor determina que </w:t>
      </w:r>
      <w:r>
        <w:t>o</w:t>
      </w:r>
      <w:r w:rsidRPr="00A76494">
        <w:t xml:space="preserve"> controle automatizado está funcionando conforme pretendido (o que pode ser feito no momento em que o controle é inicialmente implementado ou em alguma outra data), o auditor pode considerar a execução de testes para determinar que esse controle continua funcionando efetivamente. Esses testes podem incluir a determinação de que:</w:t>
      </w:r>
    </w:p>
    <w:p w14:paraId="14745FBA"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 xml:space="preserve">não são feitas alterações no programa sem que estejam sujeitas aos controles </w:t>
      </w:r>
      <w:r>
        <w:t xml:space="preserve">apropriados </w:t>
      </w:r>
      <w:r w:rsidRPr="00A76494">
        <w:t>de alterações no programa</w:t>
      </w:r>
      <w:r>
        <w:t>;</w:t>
      </w:r>
    </w:p>
    <w:p w14:paraId="4F89167F"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a versão autorizada do programa é utilizada no processamento das transações</w:t>
      </w:r>
      <w:r>
        <w:t>;</w:t>
      </w:r>
      <w:r w:rsidRPr="00A76494">
        <w:t xml:space="preserve"> e</w:t>
      </w:r>
    </w:p>
    <w:p w14:paraId="5930DB41" w14:textId="77777777" w:rsidR="002A7EB0" w:rsidRPr="00A76494" w:rsidRDefault="002A7EB0">
      <w:pPr>
        <w:numPr>
          <w:ilvl w:val="0"/>
          <w:numId w:val="167"/>
        </w:numPr>
        <w:autoSpaceDE w:val="0"/>
        <w:autoSpaceDN w:val="0"/>
        <w:adjustRightInd w:val="0"/>
        <w:spacing w:after="120" w:line="240" w:lineRule="auto"/>
        <w:ind w:left="851" w:hanging="284"/>
        <w:jc w:val="both"/>
      </w:pPr>
      <w:r>
        <w:t xml:space="preserve"> </w:t>
      </w:r>
      <w:r>
        <w:tab/>
      </w:r>
      <w:r w:rsidRPr="00A76494">
        <w:t>outros controles gerais relevantes são efetivos.</w:t>
      </w:r>
    </w:p>
    <w:p w14:paraId="425833A4" w14:textId="77777777" w:rsidR="002A7EB0" w:rsidRPr="00A76494" w:rsidRDefault="002A7EB0" w:rsidP="002A7EB0">
      <w:pPr>
        <w:autoSpaceDE w:val="0"/>
        <w:autoSpaceDN w:val="0"/>
        <w:adjustRightInd w:val="0"/>
        <w:ind w:left="567"/>
        <w:jc w:val="both"/>
      </w:pPr>
      <w:r w:rsidRPr="00A76494">
        <w:t>Esses testes também podem incluir a determinação de que não foram efetuadas alterações nos programas, o que pode ocorrer quando a entidade usa pacotes de aplicativos de softwares sem modificá-los ou mantê-los. Por exemplo, o auditor pode inspecionar o registro da administração de segurança da tecnologia da informação (TI) para obter evidência de auditoria de que não ocorreu acesso não autorizado durante o período.</w:t>
      </w:r>
    </w:p>
    <w:p w14:paraId="4CC1EB0D" w14:textId="77777777" w:rsidR="002A7EB0" w:rsidRDefault="002A7EB0" w:rsidP="002A7EB0">
      <w:pPr>
        <w:autoSpaceDE w:val="0"/>
        <w:autoSpaceDN w:val="0"/>
        <w:adjustRightInd w:val="0"/>
        <w:ind w:left="567" w:hanging="567"/>
        <w:jc w:val="both"/>
      </w:pPr>
    </w:p>
    <w:p w14:paraId="46632EB5" w14:textId="77777777" w:rsidR="002A7EB0" w:rsidRPr="00A76494" w:rsidRDefault="002A7EB0" w:rsidP="002A7EB0">
      <w:pPr>
        <w:autoSpaceDE w:val="0"/>
        <w:autoSpaceDN w:val="0"/>
        <w:adjustRightInd w:val="0"/>
        <w:ind w:left="567" w:hanging="567"/>
        <w:jc w:val="both"/>
      </w:pPr>
      <w:r w:rsidRPr="00A76494">
        <w:t>Teste de controle indireto (ver item 10(b))</w:t>
      </w:r>
    </w:p>
    <w:p w14:paraId="6603BF8D" w14:textId="77777777" w:rsidR="002A7EB0" w:rsidRDefault="002A7EB0" w:rsidP="002A7EB0">
      <w:pPr>
        <w:autoSpaceDE w:val="0"/>
        <w:autoSpaceDN w:val="0"/>
        <w:adjustRightInd w:val="0"/>
        <w:ind w:left="567" w:hanging="567"/>
        <w:jc w:val="both"/>
      </w:pPr>
    </w:p>
    <w:p w14:paraId="38D87058" w14:textId="77777777" w:rsidR="002A7EB0" w:rsidRPr="00A76494" w:rsidRDefault="002A7EB0" w:rsidP="002A7EB0">
      <w:pPr>
        <w:autoSpaceDE w:val="0"/>
        <w:autoSpaceDN w:val="0"/>
        <w:adjustRightInd w:val="0"/>
        <w:ind w:left="567" w:hanging="567"/>
        <w:jc w:val="both"/>
      </w:pPr>
      <w:r w:rsidRPr="00A76494">
        <w:t xml:space="preserve">A30. </w:t>
      </w:r>
      <w:r>
        <w:tab/>
      </w:r>
      <w:r w:rsidRPr="00A76494">
        <w:t>Em algumas circunstâncias, pode ser necessário obter evidência de auditoria que suporte a operação efetiva dos controles indiretos. Por exemplo, quando o auditor decide testar a efetividade da revisão feita por um usuário dos relatórios de exceção que detalham as vendas que excedem os limites de crédito autorizados, a revisão feita pelo usuário e o respectivo acompanhamento são os controles diretamente relevantes para o auditor. Os controles da exatidão das informações nos relatórios (por exemplo, os controles gerais de tecnologia da informação (TI)) são descritos como controles “indiretos”.</w:t>
      </w:r>
    </w:p>
    <w:p w14:paraId="625ABDED" w14:textId="77777777" w:rsidR="002A7EB0" w:rsidRDefault="002A7EB0" w:rsidP="002A7EB0">
      <w:pPr>
        <w:autoSpaceDE w:val="0"/>
        <w:autoSpaceDN w:val="0"/>
        <w:adjustRightInd w:val="0"/>
        <w:ind w:left="567" w:hanging="567"/>
        <w:jc w:val="both"/>
      </w:pPr>
    </w:p>
    <w:p w14:paraId="4E3524C2" w14:textId="77777777" w:rsidR="002A7EB0" w:rsidRPr="00A76494" w:rsidRDefault="002A7EB0" w:rsidP="002A7EB0">
      <w:pPr>
        <w:autoSpaceDE w:val="0"/>
        <w:autoSpaceDN w:val="0"/>
        <w:adjustRightInd w:val="0"/>
        <w:ind w:left="567" w:hanging="567"/>
        <w:jc w:val="both"/>
      </w:pPr>
      <w:r w:rsidRPr="00A76494">
        <w:t xml:space="preserve">A31. </w:t>
      </w:r>
      <w:r>
        <w:tab/>
      </w:r>
      <w:r w:rsidRPr="00A76494">
        <w:t xml:space="preserve">Em decorrência da consistência inerente do processamento da tecnologia da informação (TI), a evidência de auditoria da implementação de </w:t>
      </w:r>
      <w:r>
        <w:t xml:space="preserve">um </w:t>
      </w:r>
      <w:r w:rsidRPr="00A76494">
        <w:t>controle aplicativo automatizado, quando considerada em conjunto com a evidência de auditoria da efetividade operacional dos controles gerais da entidade (em particular, os controles de alterações), pode também fornecer evidência substancial de auditoria da sua efetividade operacional.</w:t>
      </w:r>
    </w:p>
    <w:p w14:paraId="67D00363" w14:textId="77777777" w:rsidR="002A7EB0" w:rsidRDefault="002A7EB0" w:rsidP="002A7EB0">
      <w:pPr>
        <w:autoSpaceDE w:val="0"/>
        <w:autoSpaceDN w:val="0"/>
        <w:adjustRightInd w:val="0"/>
        <w:ind w:left="567" w:hanging="567"/>
        <w:jc w:val="both"/>
      </w:pPr>
    </w:p>
    <w:p w14:paraId="321ECFCC" w14:textId="77777777" w:rsidR="002A7EB0" w:rsidRPr="00624DF4" w:rsidRDefault="002A7EB0" w:rsidP="002A7EB0">
      <w:pPr>
        <w:autoSpaceDE w:val="0"/>
        <w:autoSpaceDN w:val="0"/>
        <w:adjustRightInd w:val="0"/>
        <w:ind w:left="567" w:hanging="567"/>
        <w:jc w:val="both"/>
        <w:rPr>
          <w:highlight w:val="yellow"/>
        </w:rPr>
      </w:pPr>
      <w:r w:rsidRPr="00624DF4">
        <w:rPr>
          <w:highlight w:val="yellow"/>
        </w:rPr>
        <w:t>Época dos testes de controle</w:t>
      </w:r>
    </w:p>
    <w:p w14:paraId="63168EFD" w14:textId="77777777" w:rsidR="002A7EB0" w:rsidRPr="00624DF4" w:rsidRDefault="002A7EB0" w:rsidP="002A7EB0">
      <w:pPr>
        <w:autoSpaceDE w:val="0"/>
        <w:autoSpaceDN w:val="0"/>
        <w:adjustRightInd w:val="0"/>
        <w:ind w:left="567" w:hanging="567"/>
        <w:jc w:val="both"/>
        <w:rPr>
          <w:highlight w:val="yellow"/>
        </w:rPr>
      </w:pPr>
    </w:p>
    <w:p w14:paraId="73785D7E" w14:textId="77777777" w:rsidR="002A7EB0" w:rsidRPr="00624DF4" w:rsidRDefault="002A7EB0" w:rsidP="002A7EB0">
      <w:pPr>
        <w:autoSpaceDE w:val="0"/>
        <w:autoSpaceDN w:val="0"/>
        <w:adjustRightInd w:val="0"/>
        <w:ind w:left="567" w:hanging="567"/>
        <w:jc w:val="both"/>
        <w:rPr>
          <w:highlight w:val="yellow"/>
        </w:rPr>
      </w:pPr>
      <w:r w:rsidRPr="00624DF4">
        <w:rPr>
          <w:highlight w:val="yellow"/>
        </w:rPr>
        <w:t>Período pretendido de confiança (ver item 11)</w:t>
      </w:r>
    </w:p>
    <w:p w14:paraId="6BA7A5F4" w14:textId="77777777" w:rsidR="002A7EB0" w:rsidRPr="00624DF4" w:rsidRDefault="002A7EB0" w:rsidP="002A7EB0">
      <w:pPr>
        <w:autoSpaceDE w:val="0"/>
        <w:autoSpaceDN w:val="0"/>
        <w:adjustRightInd w:val="0"/>
        <w:ind w:left="567" w:hanging="567"/>
        <w:jc w:val="both"/>
        <w:rPr>
          <w:highlight w:val="yellow"/>
        </w:rPr>
      </w:pPr>
    </w:p>
    <w:p w14:paraId="19967329" w14:textId="77777777" w:rsidR="002A7EB0" w:rsidRPr="00A76494" w:rsidRDefault="002A7EB0" w:rsidP="002A7EB0">
      <w:pPr>
        <w:autoSpaceDE w:val="0"/>
        <w:autoSpaceDN w:val="0"/>
        <w:adjustRightInd w:val="0"/>
        <w:ind w:left="567" w:hanging="567"/>
        <w:jc w:val="both"/>
      </w:pPr>
      <w:r w:rsidRPr="00624DF4">
        <w:rPr>
          <w:highlight w:val="yellow"/>
        </w:rPr>
        <w:t xml:space="preserve">A32. </w:t>
      </w:r>
      <w:r w:rsidRPr="00624DF4">
        <w:rPr>
          <w:highlight w:val="yellow"/>
        </w:rPr>
        <w:tab/>
        <w:t>Evidência de auditoria relativa a um determinado momento pode ser suficiente para o propósito do auditor, por exemplo, quando estiver testando os controles sobre contagem física dos estoques no final do período. Se, por outro lado, o auditor pretende confiar em um controle durante um período, são apropriados os testes que fornecem evidência de auditoria, de que o controle operou efetivamente ao longo desse período. Esses testes podem incluir testes do monitoramento de controle da entidade.</w:t>
      </w:r>
    </w:p>
    <w:p w14:paraId="3BCCA690" w14:textId="77777777" w:rsidR="002A7EB0" w:rsidRDefault="002A7EB0" w:rsidP="002A7EB0">
      <w:pPr>
        <w:autoSpaceDE w:val="0"/>
        <w:autoSpaceDN w:val="0"/>
        <w:adjustRightInd w:val="0"/>
        <w:ind w:left="567" w:hanging="567"/>
        <w:jc w:val="both"/>
      </w:pPr>
    </w:p>
    <w:p w14:paraId="351EC4C5" w14:textId="77777777" w:rsidR="002A7EB0" w:rsidRPr="00A76494" w:rsidRDefault="002A7EB0" w:rsidP="002A7EB0">
      <w:pPr>
        <w:autoSpaceDE w:val="0"/>
        <w:autoSpaceDN w:val="0"/>
        <w:adjustRightInd w:val="0"/>
        <w:ind w:left="567" w:hanging="567"/>
        <w:jc w:val="both"/>
      </w:pPr>
      <w:r w:rsidRPr="00A76494">
        <w:t>Uso da evidência de auditoria obtida durante período intermediário (ver item 12)</w:t>
      </w:r>
    </w:p>
    <w:p w14:paraId="786F86F7" w14:textId="77777777" w:rsidR="002A7EB0" w:rsidRDefault="002A7EB0" w:rsidP="002A7EB0">
      <w:pPr>
        <w:autoSpaceDE w:val="0"/>
        <w:autoSpaceDN w:val="0"/>
        <w:adjustRightInd w:val="0"/>
        <w:ind w:left="567" w:hanging="567"/>
        <w:jc w:val="both"/>
      </w:pPr>
    </w:p>
    <w:p w14:paraId="6999A3EB" w14:textId="77777777" w:rsidR="002A7EB0" w:rsidRDefault="002A7EB0" w:rsidP="002A7EB0">
      <w:pPr>
        <w:autoSpaceDE w:val="0"/>
        <w:autoSpaceDN w:val="0"/>
        <w:adjustRightInd w:val="0"/>
        <w:spacing w:after="120"/>
        <w:ind w:left="567" w:hanging="567"/>
        <w:jc w:val="both"/>
      </w:pPr>
      <w:r w:rsidRPr="00A76494">
        <w:t xml:space="preserve">A33. </w:t>
      </w:r>
      <w:r>
        <w:tab/>
      </w:r>
      <w:r w:rsidRPr="00A76494">
        <w:t>Fatores relevantes na determinação das evidências adicionais de auditoria que devem ser obtidas sobre os controles em operação durante o período remanescente, incluem:</w:t>
      </w:r>
    </w:p>
    <w:p w14:paraId="463267AE"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importância dos riscos identificados de distorção relevante no nível de afirmações</w:t>
      </w:r>
      <w:r>
        <w:t>;</w:t>
      </w:r>
    </w:p>
    <w:p w14:paraId="16C05AFA"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controles específicos que foram testados durante o período intermediário e alterações significativas nesses controles desde que foram testados, incluindo alterações no sistema de informações, nos processos e no pessoal</w:t>
      </w:r>
      <w:r>
        <w:t>;</w:t>
      </w:r>
    </w:p>
    <w:p w14:paraId="6C6ED759"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o</w:t>
      </w:r>
      <w:r>
        <w:t xml:space="preserve"> </w:t>
      </w:r>
      <w:r w:rsidRPr="00A76494">
        <w:t>grau em que a evidência de auditoria da efetividade operacional desses controles foi obtida</w:t>
      </w:r>
      <w:r>
        <w:t>;</w:t>
      </w:r>
    </w:p>
    <w:p w14:paraId="734869D0"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duração do período remanescente</w:t>
      </w:r>
      <w:r>
        <w:t>;</w:t>
      </w:r>
    </w:p>
    <w:p w14:paraId="3C1053C3"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extensão na qual o auditor pretende reduzir procedimentos substantivos adicionais com base na confiança nos controles</w:t>
      </w:r>
      <w:r>
        <w:t>;</w:t>
      </w:r>
    </w:p>
    <w:p w14:paraId="596A3BC7" w14:textId="77777777" w:rsidR="002A7EB0" w:rsidRPr="00A76494" w:rsidRDefault="002A7EB0">
      <w:pPr>
        <w:numPr>
          <w:ilvl w:val="0"/>
          <w:numId w:val="164"/>
        </w:numPr>
        <w:autoSpaceDE w:val="0"/>
        <w:autoSpaceDN w:val="0"/>
        <w:adjustRightInd w:val="0"/>
        <w:spacing w:after="0" w:line="240" w:lineRule="auto"/>
        <w:ind w:left="851" w:hanging="284"/>
        <w:jc w:val="both"/>
      </w:pPr>
      <w:r>
        <w:t xml:space="preserve"> </w:t>
      </w:r>
      <w:r>
        <w:tab/>
      </w:r>
      <w:r w:rsidRPr="00A76494">
        <w:t>ambiente de controle.</w:t>
      </w:r>
    </w:p>
    <w:p w14:paraId="5B841643" w14:textId="77777777" w:rsidR="002A7EB0" w:rsidRDefault="002A7EB0" w:rsidP="002A7EB0">
      <w:pPr>
        <w:autoSpaceDE w:val="0"/>
        <w:autoSpaceDN w:val="0"/>
        <w:adjustRightInd w:val="0"/>
        <w:ind w:left="567" w:hanging="567"/>
        <w:jc w:val="both"/>
      </w:pPr>
    </w:p>
    <w:p w14:paraId="7556E16D" w14:textId="77777777" w:rsidR="002A7EB0" w:rsidRPr="00A76494" w:rsidRDefault="002A7EB0" w:rsidP="002A7EB0">
      <w:pPr>
        <w:autoSpaceDE w:val="0"/>
        <w:autoSpaceDN w:val="0"/>
        <w:adjustRightInd w:val="0"/>
        <w:ind w:left="567" w:hanging="567"/>
        <w:jc w:val="both"/>
      </w:pPr>
      <w:r w:rsidRPr="00A76494">
        <w:t xml:space="preserve">A34. </w:t>
      </w:r>
      <w:r>
        <w:tab/>
      </w:r>
      <w:r w:rsidRPr="00A76494">
        <w:t>A evidência adicional de auditoria pode ser obtida, por exemplo, mediante a extensão dos testes de controle durante o período remanescente ou o teste do monitoramento dos controles da entidade.</w:t>
      </w:r>
    </w:p>
    <w:p w14:paraId="211311AE" w14:textId="77777777" w:rsidR="002A7EB0" w:rsidRDefault="002A7EB0" w:rsidP="002A7EB0">
      <w:pPr>
        <w:autoSpaceDE w:val="0"/>
        <w:autoSpaceDN w:val="0"/>
        <w:adjustRightInd w:val="0"/>
        <w:ind w:left="567" w:hanging="567"/>
        <w:jc w:val="both"/>
      </w:pPr>
    </w:p>
    <w:p w14:paraId="7399F615" w14:textId="77777777" w:rsidR="002A7EB0" w:rsidRPr="00A76494" w:rsidRDefault="002A7EB0" w:rsidP="002A7EB0">
      <w:pPr>
        <w:autoSpaceDE w:val="0"/>
        <w:autoSpaceDN w:val="0"/>
        <w:adjustRightInd w:val="0"/>
        <w:ind w:left="567" w:hanging="567"/>
        <w:jc w:val="both"/>
      </w:pPr>
      <w:r w:rsidRPr="00A76494">
        <w:t>Uso de evidência de auditoria obtida em auditoria anterior (ver item 13)</w:t>
      </w:r>
    </w:p>
    <w:p w14:paraId="74827478" w14:textId="77777777" w:rsidR="002A7EB0" w:rsidRDefault="002A7EB0" w:rsidP="002A7EB0">
      <w:pPr>
        <w:autoSpaceDE w:val="0"/>
        <w:autoSpaceDN w:val="0"/>
        <w:adjustRightInd w:val="0"/>
        <w:ind w:left="567" w:hanging="567"/>
        <w:jc w:val="both"/>
      </w:pPr>
    </w:p>
    <w:p w14:paraId="4BBB0EB6" w14:textId="77777777" w:rsidR="002A7EB0" w:rsidRPr="00A76494" w:rsidRDefault="002A7EB0" w:rsidP="002A7EB0">
      <w:pPr>
        <w:autoSpaceDE w:val="0"/>
        <w:autoSpaceDN w:val="0"/>
        <w:adjustRightInd w:val="0"/>
        <w:ind w:left="567" w:hanging="567"/>
        <w:jc w:val="both"/>
      </w:pPr>
      <w:r w:rsidRPr="00A76494">
        <w:t xml:space="preserve">A35. </w:t>
      </w:r>
      <w:r>
        <w:tab/>
      </w:r>
      <w:r w:rsidRPr="00A76494">
        <w:t>Em algumas circunstâncias, a evidência de auditoria obtida em auditorias anteriores pode fornecer evidência de auditoria quando o auditor executa os procedimentos de auditoria para estabelecer que os controles continuam relevantes. Por exemplo, na realização d</w:t>
      </w:r>
      <w:r>
        <w:t xml:space="preserve">a </w:t>
      </w:r>
      <w:r w:rsidRPr="00A76494">
        <w:t>auditoria anterior, o auditor pode ter determinado que um controle automatizado estava funcionando conforme pretendido. O auditor pode obter evidência de auditoria para determinar se foram efetuadas alterações no controle automatizado que afetam seu funcionamento efetivo e contínuo por meio, por exemplo, de indagações à administração e a inspeção de registros para indicar quais controles foram alterados. A consideração da evidência de auditoria dessas alterações pode corroborar o aumento ou a redução da evidência de auditoria da efetividade operacional dos controles que se espera obter no período corrente.</w:t>
      </w:r>
    </w:p>
    <w:p w14:paraId="62304457" w14:textId="77777777" w:rsidR="002A7EB0" w:rsidRDefault="002A7EB0" w:rsidP="002A7EB0">
      <w:pPr>
        <w:autoSpaceDE w:val="0"/>
        <w:autoSpaceDN w:val="0"/>
        <w:adjustRightInd w:val="0"/>
        <w:ind w:left="567" w:hanging="567"/>
        <w:jc w:val="both"/>
      </w:pPr>
    </w:p>
    <w:p w14:paraId="70BAB0D8" w14:textId="77777777" w:rsidR="002A7EB0" w:rsidRPr="00A76494" w:rsidRDefault="002A7EB0" w:rsidP="002A7EB0">
      <w:pPr>
        <w:autoSpaceDE w:val="0"/>
        <w:autoSpaceDN w:val="0"/>
        <w:adjustRightInd w:val="0"/>
        <w:ind w:left="567" w:hanging="567"/>
        <w:jc w:val="both"/>
      </w:pPr>
      <w:r w:rsidRPr="00A76494">
        <w:t>Controles que mudaram em relação a auditorias anteriores (ver item 14(a))</w:t>
      </w:r>
    </w:p>
    <w:p w14:paraId="451F363F" w14:textId="77777777" w:rsidR="002A7EB0" w:rsidRDefault="002A7EB0" w:rsidP="002A7EB0">
      <w:pPr>
        <w:autoSpaceDE w:val="0"/>
        <w:autoSpaceDN w:val="0"/>
        <w:adjustRightInd w:val="0"/>
        <w:ind w:left="567" w:hanging="567"/>
        <w:jc w:val="both"/>
      </w:pPr>
    </w:p>
    <w:p w14:paraId="5970D864" w14:textId="77777777" w:rsidR="002A7EB0" w:rsidRPr="00A76494" w:rsidRDefault="002A7EB0" w:rsidP="002A7EB0">
      <w:pPr>
        <w:autoSpaceDE w:val="0"/>
        <w:autoSpaceDN w:val="0"/>
        <w:adjustRightInd w:val="0"/>
        <w:ind w:left="567" w:hanging="567"/>
        <w:jc w:val="both"/>
      </w:pPr>
      <w:r w:rsidRPr="00A76494">
        <w:t xml:space="preserve">A36. </w:t>
      </w:r>
      <w:r>
        <w:tab/>
      </w:r>
      <w:r w:rsidRPr="00A76494">
        <w:t>As alterações podem afetar a relevância da evidência de auditoria obtida em trabalhos anteriores de forma que não haja mais base para cont</w:t>
      </w:r>
      <w:r>
        <w:t>inuar</w:t>
      </w:r>
      <w:r w:rsidRPr="00A76494">
        <w:t xml:space="preserve"> </w:t>
      </w:r>
      <w:r>
        <w:t xml:space="preserve">a </w:t>
      </w:r>
      <w:r w:rsidRPr="00A76494">
        <w:t>confia</w:t>
      </w:r>
      <w:r>
        <w:t>r</w:t>
      </w:r>
      <w:r w:rsidRPr="00A76494">
        <w:t xml:space="preserve">. Por exemplo, alterações em </w:t>
      </w:r>
      <w:r>
        <w:t xml:space="preserve">um </w:t>
      </w:r>
      <w:r w:rsidRPr="00A76494">
        <w:t>sistema que permitem a emissão de</w:t>
      </w:r>
      <w:r>
        <w:t xml:space="preserve"> um</w:t>
      </w:r>
      <w:r w:rsidRPr="00A76494">
        <w:t xml:space="preserve"> novo relatório provavelmente não afetam a relevância da evidência de auditoria obtida </w:t>
      </w:r>
      <w:r>
        <w:t xml:space="preserve">na </w:t>
      </w:r>
      <w:r w:rsidRPr="00A76494">
        <w:t>auditoria anterior. Entretanto, uma alteração que faz com que os dados sejam acumulados ou calculados de forma diferente afeta a relevância da evidência de auditoria.</w:t>
      </w:r>
    </w:p>
    <w:p w14:paraId="592A556F" w14:textId="77777777" w:rsidR="002A7EB0" w:rsidRDefault="002A7EB0" w:rsidP="002A7EB0">
      <w:pPr>
        <w:autoSpaceDE w:val="0"/>
        <w:autoSpaceDN w:val="0"/>
        <w:adjustRightInd w:val="0"/>
        <w:ind w:left="567" w:hanging="567"/>
        <w:jc w:val="both"/>
      </w:pPr>
    </w:p>
    <w:p w14:paraId="481C6CC0" w14:textId="77777777" w:rsidR="002A7EB0" w:rsidRPr="00A76494" w:rsidRDefault="002A7EB0" w:rsidP="002A7EB0">
      <w:pPr>
        <w:autoSpaceDE w:val="0"/>
        <w:autoSpaceDN w:val="0"/>
        <w:adjustRightInd w:val="0"/>
        <w:ind w:left="567" w:hanging="567"/>
        <w:jc w:val="both"/>
      </w:pPr>
      <w:r w:rsidRPr="00A76494">
        <w:t>Controles que não mudaram em relação a auditorias anteriores (</w:t>
      </w:r>
      <w:r>
        <w:t>ver</w:t>
      </w:r>
      <w:r w:rsidRPr="00A76494">
        <w:t xml:space="preserve"> item 14(b))</w:t>
      </w:r>
    </w:p>
    <w:p w14:paraId="0584CB09" w14:textId="77777777" w:rsidR="002A7EB0" w:rsidRDefault="002A7EB0" w:rsidP="002A7EB0">
      <w:pPr>
        <w:autoSpaceDE w:val="0"/>
        <w:autoSpaceDN w:val="0"/>
        <w:adjustRightInd w:val="0"/>
        <w:ind w:left="567" w:hanging="567"/>
        <w:jc w:val="both"/>
      </w:pPr>
    </w:p>
    <w:p w14:paraId="526DBE1C" w14:textId="77777777" w:rsidR="002A7EB0" w:rsidRDefault="002A7EB0" w:rsidP="002A7EB0">
      <w:pPr>
        <w:autoSpaceDE w:val="0"/>
        <w:autoSpaceDN w:val="0"/>
        <w:adjustRightInd w:val="0"/>
        <w:spacing w:after="120"/>
        <w:ind w:left="567" w:hanging="567"/>
        <w:jc w:val="both"/>
      </w:pPr>
      <w:r w:rsidRPr="00A76494">
        <w:t xml:space="preserve">A37. </w:t>
      </w:r>
      <w:r>
        <w:tab/>
      </w:r>
      <w:r w:rsidRPr="00A76494">
        <w:t>A decisão do auditor de confiar na evidência de auditoria obtida em auditorias anteriores é uma questão de julgamento profissional para controles que:</w:t>
      </w:r>
    </w:p>
    <w:p w14:paraId="57230798" w14:textId="77777777" w:rsidR="002A7EB0" w:rsidRPr="00A76494" w:rsidRDefault="002A7EB0" w:rsidP="002A7EB0">
      <w:pPr>
        <w:autoSpaceDE w:val="0"/>
        <w:autoSpaceDN w:val="0"/>
        <w:adjustRightInd w:val="0"/>
        <w:spacing w:after="120"/>
        <w:ind w:left="993" w:hanging="426"/>
        <w:jc w:val="both"/>
      </w:pPr>
      <w:r w:rsidRPr="00A76494">
        <w:t xml:space="preserve">(a) </w:t>
      </w:r>
      <w:r>
        <w:tab/>
        <w:t>n</w:t>
      </w:r>
      <w:r w:rsidRPr="00A76494">
        <w:t>ão mudaram desde a última vez em que foram testados; e</w:t>
      </w:r>
    </w:p>
    <w:p w14:paraId="75E740BC" w14:textId="77777777" w:rsidR="002A7EB0" w:rsidRPr="00A76494" w:rsidRDefault="002A7EB0" w:rsidP="002A7EB0">
      <w:pPr>
        <w:autoSpaceDE w:val="0"/>
        <w:autoSpaceDN w:val="0"/>
        <w:adjustRightInd w:val="0"/>
        <w:spacing w:after="120"/>
        <w:ind w:left="993" w:hanging="426"/>
        <w:jc w:val="both"/>
      </w:pPr>
      <w:r w:rsidRPr="00A76494">
        <w:t xml:space="preserve">(b) </w:t>
      </w:r>
      <w:r>
        <w:tab/>
        <w:t>n</w:t>
      </w:r>
      <w:r w:rsidRPr="00A76494">
        <w:t>ão são controles que mitigam risco significativo</w:t>
      </w:r>
      <w:r>
        <w:t>.</w:t>
      </w:r>
    </w:p>
    <w:p w14:paraId="43AB696D" w14:textId="77777777" w:rsidR="002A7EB0" w:rsidRPr="00A76494" w:rsidRDefault="002A7EB0" w:rsidP="002A7EB0">
      <w:pPr>
        <w:autoSpaceDE w:val="0"/>
        <w:autoSpaceDN w:val="0"/>
        <w:adjustRightInd w:val="0"/>
        <w:ind w:left="567" w:hanging="567"/>
        <w:jc w:val="both"/>
      </w:pPr>
      <w:r w:rsidRPr="00A76494">
        <w:t xml:space="preserve"> </w:t>
      </w:r>
      <w:r>
        <w:tab/>
      </w:r>
      <w:r w:rsidRPr="00A76494">
        <w:t>Além disso, o lapso de tempo entre os testes desses controles também é uma questão de julgamento profissional, mas o item 14(b) exige que eles sejam realizados pelo menos uma vez a cada três anos.</w:t>
      </w:r>
      <w:r>
        <w:t xml:space="preserve">  </w:t>
      </w:r>
    </w:p>
    <w:p w14:paraId="21F861A0" w14:textId="77777777" w:rsidR="002A7EB0" w:rsidRDefault="002A7EB0" w:rsidP="002A7EB0">
      <w:pPr>
        <w:autoSpaceDE w:val="0"/>
        <w:autoSpaceDN w:val="0"/>
        <w:adjustRightInd w:val="0"/>
        <w:ind w:left="567" w:hanging="567"/>
        <w:jc w:val="both"/>
      </w:pPr>
    </w:p>
    <w:p w14:paraId="50C60799" w14:textId="77777777" w:rsidR="002A7EB0" w:rsidRDefault="002A7EB0" w:rsidP="002A7EB0">
      <w:pPr>
        <w:autoSpaceDE w:val="0"/>
        <w:autoSpaceDN w:val="0"/>
        <w:adjustRightInd w:val="0"/>
        <w:spacing w:after="120"/>
        <w:ind w:left="567" w:hanging="567"/>
        <w:jc w:val="both"/>
      </w:pPr>
      <w:r w:rsidRPr="00A76494">
        <w:t xml:space="preserve">A38. </w:t>
      </w:r>
      <w:r>
        <w:tab/>
      </w:r>
      <w:r w:rsidRPr="00A76494">
        <w:t xml:space="preserve">Em geral, quanto maior </w:t>
      </w:r>
      <w:r>
        <w:t xml:space="preserve">for </w:t>
      </w:r>
      <w:r w:rsidRPr="00A76494">
        <w:t>o risco de distorção relevante ou quanto mais alta</w:t>
      </w:r>
      <w:r>
        <w:t xml:space="preserve"> for</w:t>
      </w:r>
      <w:r w:rsidRPr="00A76494">
        <w:t xml:space="preserve"> a confiança nos controles, menor deve ser o lapso de tempo transcorrido, se houver. Os fatores que podem reduzir o período para a execução de </w:t>
      </w:r>
      <w:r>
        <w:t xml:space="preserve">um </w:t>
      </w:r>
      <w:r w:rsidRPr="00A76494">
        <w:t>novo teste de controle ou resultar na falta absoluta de confiança na evidência de auditoria obtida em auditorias anteriores incluem o seguinte:</w:t>
      </w:r>
    </w:p>
    <w:p w14:paraId="581E5591"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ambiente de controle deficiente</w:t>
      </w:r>
      <w:r>
        <w:t>;</w:t>
      </w:r>
    </w:p>
    <w:p w14:paraId="1EC5857A"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monitoramento deficiente de controle</w:t>
      </w:r>
      <w:r>
        <w:t>;</w:t>
      </w:r>
    </w:p>
    <w:p w14:paraId="1A9E5F15"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elemento manual significativo para controles relevantes</w:t>
      </w:r>
      <w:r>
        <w:t>;</w:t>
      </w:r>
    </w:p>
    <w:p w14:paraId="48B2603A"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alterações no pessoal que afetam a aplicação do controle de forma significativa</w:t>
      </w:r>
      <w:r>
        <w:t>;</w:t>
      </w:r>
    </w:p>
    <w:p w14:paraId="7E22625D"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circunstâncias variáveis que indicam a necessidade de alterações no controle</w:t>
      </w:r>
      <w:r>
        <w:t>;</w:t>
      </w:r>
    </w:p>
    <w:p w14:paraId="08248D10" w14:textId="77777777" w:rsidR="002A7EB0" w:rsidRPr="00A76494" w:rsidRDefault="002A7EB0">
      <w:pPr>
        <w:numPr>
          <w:ilvl w:val="0"/>
          <w:numId w:val="164"/>
        </w:numPr>
        <w:autoSpaceDE w:val="0"/>
        <w:autoSpaceDN w:val="0"/>
        <w:adjustRightInd w:val="0"/>
        <w:spacing w:after="0" w:line="240" w:lineRule="auto"/>
        <w:ind w:left="851" w:hanging="284"/>
        <w:jc w:val="both"/>
      </w:pPr>
      <w:r>
        <w:t xml:space="preserve"> </w:t>
      </w:r>
      <w:r>
        <w:tab/>
      </w:r>
      <w:r w:rsidRPr="00A76494">
        <w:t>controles gerais deficientes de tecnologia da informação (TI).</w:t>
      </w:r>
    </w:p>
    <w:p w14:paraId="7D445B47" w14:textId="77777777" w:rsidR="002A7EB0" w:rsidRDefault="002A7EB0" w:rsidP="002A7EB0">
      <w:pPr>
        <w:autoSpaceDE w:val="0"/>
        <w:autoSpaceDN w:val="0"/>
        <w:adjustRightInd w:val="0"/>
        <w:ind w:left="567" w:hanging="567"/>
        <w:jc w:val="both"/>
      </w:pPr>
    </w:p>
    <w:p w14:paraId="426EA309" w14:textId="77777777" w:rsidR="002A7EB0" w:rsidRPr="00A76494" w:rsidRDefault="002A7EB0" w:rsidP="002A7EB0">
      <w:pPr>
        <w:autoSpaceDE w:val="0"/>
        <w:autoSpaceDN w:val="0"/>
        <w:adjustRightInd w:val="0"/>
        <w:ind w:left="567" w:hanging="567"/>
        <w:jc w:val="both"/>
      </w:pPr>
      <w:r w:rsidRPr="00A76494">
        <w:t xml:space="preserve">A39. </w:t>
      </w:r>
      <w:r>
        <w:tab/>
      </w:r>
      <w:r w:rsidRPr="00A76494">
        <w:t>Quando há uma série de controles para os quais o auditor pretende confiar na evidência de auditoria obtida em auditorias anteriores, o teste de alguns desses controles em cada auditoria fornece informações de suporte sobre a contínua efetividade do ambiente de controle.</w:t>
      </w:r>
      <w:r>
        <w:t xml:space="preserve"> </w:t>
      </w:r>
      <w:r w:rsidRPr="00A76494">
        <w:t>Isso contribui para a decisão do auditor se é apropriado confiar na evidência de auditoria obtida em auditorias anteriores.</w:t>
      </w:r>
    </w:p>
    <w:p w14:paraId="29716E02" w14:textId="77777777" w:rsidR="002A7EB0" w:rsidRDefault="002A7EB0" w:rsidP="002A7EB0">
      <w:pPr>
        <w:autoSpaceDE w:val="0"/>
        <w:autoSpaceDN w:val="0"/>
        <w:adjustRightInd w:val="0"/>
        <w:ind w:left="567" w:hanging="567"/>
        <w:jc w:val="both"/>
      </w:pPr>
    </w:p>
    <w:p w14:paraId="7F95FF1D" w14:textId="77777777" w:rsidR="002A7EB0" w:rsidRPr="00A76494" w:rsidRDefault="002A7EB0" w:rsidP="002A7EB0">
      <w:pPr>
        <w:autoSpaceDE w:val="0"/>
        <w:autoSpaceDN w:val="0"/>
        <w:adjustRightInd w:val="0"/>
        <w:ind w:left="567" w:hanging="567"/>
        <w:jc w:val="both"/>
      </w:pPr>
      <w:r w:rsidRPr="00A76494">
        <w:t>Avaliação da efetividade operacional dos controles (ver itens 16</w:t>
      </w:r>
      <w:r>
        <w:t xml:space="preserve"> e </w:t>
      </w:r>
      <w:r w:rsidRPr="00A76494">
        <w:t>17)</w:t>
      </w:r>
    </w:p>
    <w:p w14:paraId="38690B2C" w14:textId="77777777" w:rsidR="002A7EB0" w:rsidRDefault="002A7EB0" w:rsidP="002A7EB0">
      <w:pPr>
        <w:autoSpaceDE w:val="0"/>
        <w:autoSpaceDN w:val="0"/>
        <w:adjustRightInd w:val="0"/>
        <w:ind w:left="567" w:hanging="567"/>
        <w:jc w:val="both"/>
      </w:pPr>
    </w:p>
    <w:p w14:paraId="30DE78C4" w14:textId="77777777" w:rsidR="002A7EB0" w:rsidRPr="00A76494" w:rsidRDefault="002A7EB0" w:rsidP="002A7EB0">
      <w:pPr>
        <w:autoSpaceDE w:val="0"/>
        <w:autoSpaceDN w:val="0"/>
        <w:adjustRightInd w:val="0"/>
        <w:ind w:left="567" w:hanging="567"/>
        <w:jc w:val="both"/>
      </w:pPr>
      <w:r w:rsidRPr="00A76494">
        <w:t>A40. Uma distorção relevante detectada pelos procedimentos d</w:t>
      </w:r>
      <w:r>
        <w:t>e</w:t>
      </w:r>
      <w:r w:rsidRPr="00A76494">
        <w:t xml:space="preserve"> auditor</w:t>
      </w:r>
      <w:r>
        <w:t>ia</w:t>
      </w:r>
      <w:r w:rsidRPr="00A76494">
        <w:t xml:space="preserve"> é um forte indicador da existência de deficiência significativa no controle interno.</w:t>
      </w:r>
    </w:p>
    <w:p w14:paraId="61CBD29D" w14:textId="77777777" w:rsidR="002A7EB0" w:rsidRDefault="002A7EB0" w:rsidP="002A7EB0">
      <w:pPr>
        <w:autoSpaceDE w:val="0"/>
        <w:autoSpaceDN w:val="0"/>
        <w:adjustRightInd w:val="0"/>
        <w:ind w:left="567" w:hanging="567"/>
        <w:jc w:val="both"/>
      </w:pPr>
    </w:p>
    <w:p w14:paraId="635BC1F3" w14:textId="77777777" w:rsidR="002A7EB0" w:rsidRPr="00A76494" w:rsidRDefault="002A7EB0" w:rsidP="002A7EB0">
      <w:pPr>
        <w:autoSpaceDE w:val="0"/>
        <w:autoSpaceDN w:val="0"/>
        <w:adjustRightInd w:val="0"/>
        <w:ind w:left="567" w:hanging="567"/>
        <w:jc w:val="both"/>
      </w:pPr>
      <w:r w:rsidRPr="00A76494">
        <w:t xml:space="preserve">A41. </w:t>
      </w:r>
      <w:r>
        <w:tab/>
      </w:r>
      <w:r w:rsidRPr="00A76494">
        <w:t>O conceito da efetividade da operação dos controles pressupõe que podem ocorrer alguns desvios no modo como os controles são aplicados pela entidade. Os desvios dos controles esperados podem ser causados por fatores como alterações no pessoal-chave, flutuações sazonais significativas no volume de transações e erro humano. A taxa de desvio detectada, em comparação com a taxa esperada, pode indicar que não se pode confiar no controle para reduzir o risco no nível de afirmações para aquele avaliado pelo auditor.</w:t>
      </w:r>
    </w:p>
    <w:p w14:paraId="522C7D37" w14:textId="77777777" w:rsidR="002A7EB0" w:rsidRDefault="002A7EB0" w:rsidP="002A7EB0">
      <w:pPr>
        <w:autoSpaceDE w:val="0"/>
        <w:autoSpaceDN w:val="0"/>
        <w:adjustRightInd w:val="0"/>
        <w:ind w:left="567" w:hanging="567"/>
        <w:jc w:val="both"/>
      </w:pPr>
    </w:p>
    <w:p w14:paraId="0FCC7D14" w14:textId="77777777" w:rsidR="002A7EB0" w:rsidRPr="00A76494" w:rsidRDefault="002A7EB0" w:rsidP="002A7EB0">
      <w:pPr>
        <w:autoSpaceDE w:val="0"/>
        <w:autoSpaceDN w:val="0"/>
        <w:adjustRightInd w:val="0"/>
        <w:ind w:left="567" w:hanging="567"/>
        <w:jc w:val="both"/>
      </w:pPr>
      <w:r w:rsidRPr="00A76494">
        <w:t>Procedimentos substantivos (</w:t>
      </w:r>
      <w:r>
        <w:t>ver</w:t>
      </w:r>
      <w:r w:rsidRPr="00A76494">
        <w:t xml:space="preserve"> item 18)</w:t>
      </w:r>
    </w:p>
    <w:p w14:paraId="32E7106E" w14:textId="77777777" w:rsidR="002A7EB0" w:rsidRDefault="002A7EB0" w:rsidP="002A7EB0">
      <w:pPr>
        <w:autoSpaceDE w:val="0"/>
        <w:autoSpaceDN w:val="0"/>
        <w:adjustRightInd w:val="0"/>
        <w:ind w:left="567" w:hanging="567"/>
        <w:jc w:val="both"/>
      </w:pPr>
    </w:p>
    <w:p w14:paraId="656E0D39" w14:textId="77777777" w:rsidR="002A7EB0" w:rsidRPr="00A76494" w:rsidRDefault="002A7EB0" w:rsidP="002A7EB0">
      <w:pPr>
        <w:autoSpaceDE w:val="0"/>
        <w:autoSpaceDN w:val="0"/>
        <w:adjustRightInd w:val="0"/>
        <w:ind w:left="567" w:hanging="567"/>
        <w:jc w:val="both"/>
      </w:pPr>
      <w:r w:rsidRPr="00A76494">
        <w:t xml:space="preserve">A42. </w:t>
      </w:r>
      <w:r>
        <w:tab/>
      </w:r>
      <w:r w:rsidRPr="00A76494">
        <w:t xml:space="preserve">O item 18 requer que o auditor </w:t>
      </w:r>
      <w:r>
        <w:t>planeje</w:t>
      </w:r>
      <w:r w:rsidRPr="00A76494">
        <w:t xml:space="preserve"> e execute procedimentos substantivos para cada classe de transações, saldo de contas e divulgações relevantes, independentemente dos riscos avaliados de distorção relevante. Essa exigência reflete os fatos de que: (i) a avaliação de risco do auditor é questão de julgamento e, portanto, pode não identificar todos os riscos de distorção relevante; e (ii) há limitações inerentes ao controle interno, incluindo a burla dos controles pela administração.</w:t>
      </w:r>
    </w:p>
    <w:p w14:paraId="49FE2590" w14:textId="77777777" w:rsidR="002A7EB0" w:rsidRDefault="002A7EB0" w:rsidP="002A7EB0">
      <w:pPr>
        <w:autoSpaceDE w:val="0"/>
        <w:autoSpaceDN w:val="0"/>
        <w:adjustRightInd w:val="0"/>
        <w:ind w:left="567" w:hanging="567"/>
        <w:jc w:val="both"/>
      </w:pPr>
    </w:p>
    <w:p w14:paraId="35F3E7B2" w14:textId="77777777" w:rsidR="002A7EB0" w:rsidRPr="00A76494" w:rsidRDefault="002A7EB0" w:rsidP="002A7EB0">
      <w:pPr>
        <w:autoSpaceDE w:val="0"/>
        <w:autoSpaceDN w:val="0"/>
        <w:adjustRightInd w:val="0"/>
        <w:ind w:left="567" w:hanging="567"/>
        <w:jc w:val="both"/>
      </w:pPr>
      <w:r w:rsidRPr="00A76494">
        <w:t>Natureza e extensão dos procedimentos substantivos</w:t>
      </w:r>
    </w:p>
    <w:p w14:paraId="690C5E18" w14:textId="77777777" w:rsidR="002A7EB0" w:rsidRDefault="002A7EB0" w:rsidP="002A7EB0">
      <w:pPr>
        <w:autoSpaceDE w:val="0"/>
        <w:autoSpaceDN w:val="0"/>
        <w:adjustRightInd w:val="0"/>
        <w:ind w:left="567" w:hanging="567"/>
        <w:jc w:val="both"/>
      </w:pPr>
    </w:p>
    <w:p w14:paraId="1A82B508" w14:textId="77777777" w:rsidR="002A7EB0" w:rsidRDefault="002A7EB0" w:rsidP="002A7EB0">
      <w:pPr>
        <w:autoSpaceDE w:val="0"/>
        <w:autoSpaceDN w:val="0"/>
        <w:adjustRightInd w:val="0"/>
        <w:spacing w:after="120"/>
        <w:ind w:left="567" w:hanging="567"/>
        <w:jc w:val="both"/>
      </w:pPr>
      <w:r w:rsidRPr="00A76494">
        <w:t xml:space="preserve">A43. </w:t>
      </w:r>
      <w:r>
        <w:tab/>
      </w:r>
      <w:r w:rsidRPr="00A76494">
        <w:t>Dependendo das circunstâncias, o auditor pode determinar que:</w:t>
      </w:r>
    </w:p>
    <w:p w14:paraId="2367C67B"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t>e</w:t>
      </w:r>
      <w:r w:rsidRPr="00A76494">
        <w:t xml:space="preserve">xecutar somente procedimentos analíticos substantivos </w:t>
      </w:r>
      <w:r>
        <w:t>é</w:t>
      </w:r>
      <w:r w:rsidRPr="00A76494">
        <w:t xml:space="preserve"> suficiente para reduzir o risco de auditoria para um nível baixo aceitável. Por exemplo, quando a avaliação de risco do auditor é suportada por evidência de auditoria dos testes de controles</w:t>
      </w:r>
      <w:r>
        <w:t>;</w:t>
      </w:r>
    </w:p>
    <w:p w14:paraId="5F36169A"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somente os testes de detalhes são apropriados</w:t>
      </w:r>
      <w:r>
        <w:t>;</w:t>
      </w:r>
    </w:p>
    <w:p w14:paraId="390DFB72" w14:textId="77777777" w:rsidR="002A7EB0" w:rsidRPr="00A76494" w:rsidRDefault="002A7EB0">
      <w:pPr>
        <w:numPr>
          <w:ilvl w:val="0"/>
          <w:numId w:val="164"/>
        </w:numPr>
        <w:autoSpaceDE w:val="0"/>
        <w:autoSpaceDN w:val="0"/>
        <w:adjustRightInd w:val="0"/>
        <w:spacing w:after="0" w:line="240" w:lineRule="auto"/>
        <w:ind w:left="851" w:hanging="284"/>
        <w:jc w:val="both"/>
      </w:pPr>
      <w:r>
        <w:t xml:space="preserve"> </w:t>
      </w:r>
      <w:r>
        <w:tab/>
      </w:r>
      <w:r w:rsidRPr="00A76494">
        <w:t>combinação de procedimentos substantivos analíticos e testes de detalhes responde melhor aos riscos identificados.</w:t>
      </w:r>
    </w:p>
    <w:p w14:paraId="687414A9" w14:textId="77777777" w:rsidR="002A7EB0" w:rsidRDefault="002A7EB0" w:rsidP="002A7EB0">
      <w:pPr>
        <w:autoSpaceDE w:val="0"/>
        <w:autoSpaceDN w:val="0"/>
        <w:adjustRightInd w:val="0"/>
        <w:ind w:left="567" w:hanging="567"/>
        <w:jc w:val="both"/>
      </w:pPr>
    </w:p>
    <w:p w14:paraId="484985D7" w14:textId="77777777" w:rsidR="002A7EB0" w:rsidRPr="00A76494" w:rsidRDefault="002A7EB0" w:rsidP="002A7EB0">
      <w:pPr>
        <w:autoSpaceDE w:val="0"/>
        <w:autoSpaceDN w:val="0"/>
        <w:adjustRightInd w:val="0"/>
        <w:ind w:left="567" w:hanging="567"/>
        <w:jc w:val="both"/>
      </w:pPr>
      <w:r w:rsidRPr="00A76494">
        <w:t xml:space="preserve">A44. </w:t>
      </w:r>
      <w:r>
        <w:tab/>
      </w:r>
      <w:r w:rsidRPr="00A76494">
        <w:t>Os procedimentos analíticos substantivos são geralmente mais aplicáveis a grandes volumes de transações que tendem a ser previsíveis com o tempo. A NBC TA 520 estabelece exigências e fornece orientação para a aplicação de procedimentos analíticos durante a auditoria.</w:t>
      </w:r>
    </w:p>
    <w:p w14:paraId="47A058E7" w14:textId="77777777" w:rsidR="002A7EB0" w:rsidRDefault="002A7EB0" w:rsidP="002A7EB0">
      <w:pPr>
        <w:autoSpaceDE w:val="0"/>
        <w:autoSpaceDN w:val="0"/>
        <w:adjustRightInd w:val="0"/>
        <w:ind w:left="567" w:hanging="567"/>
        <w:jc w:val="both"/>
      </w:pPr>
    </w:p>
    <w:p w14:paraId="6D7F80EA" w14:textId="77777777" w:rsidR="002A7EB0" w:rsidRPr="00A76494" w:rsidRDefault="002A7EB0" w:rsidP="002A7EB0">
      <w:pPr>
        <w:autoSpaceDE w:val="0"/>
        <w:autoSpaceDN w:val="0"/>
        <w:adjustRightInd w:val="0"/>
        <w:ind w:left="567" w:hanging="567"/>
        <w:jc w:val="both"/>
      </w:pPr>
      <w:r w:rsidRPr="00A76494">
        <w:t xml:space="preserve">A45. </w:t>
      </w:r>
      <w:r>
        <w:tab/>
      </w:r>
      <w:r w:rsidRPr="00A76494">
        <w:t xml:space="preserve">A natureza do risco e da afirmação é relevante para o </w:t>
      </w:r>
      <w:r>
        <w:t>planejamento</w:t>
      </w:r>
      <w:r w:rsidRPr="00A76494">
        <w:t xml:space="preserve"> dos testes de detalhes. Por exemplo, os testes de detalhes relacionados com afirmação de existência ou de ocorrência podem envolver a seleção a partir de itens incluídos em um </w:t>
      </w:r>
      <w:r>
        <w:t>saldo</w:t>
      </w:r>
      <w:r w:rsidRPr="00A76494">
        <w:t xml:space="preserve"> d</w:t>
      </w:r>
      <w:r>
        <w:t>a</w:t>
      </w:r>
      <w:r w:rsidRPr="00A76494">
        <w:t xml:space="preserve"> demonstração contábil e a obtenção da evidência relevante de auditoria.</w:t>
      </w:r>
      <w:r>
        <w:t xml:space="preserve"> </w:t>
      </w:r>
      <w:r w:rsidRPr="00A76494">
        <w:t>Por outro lado, os testes de detalhes relacionados com a afirmação de integridade podem envolver a seleção a partir de itens que devem ser incluídos no valor relevante da demonstração contábil e a investigação quanto a sua inclusão.</w:t>
      </w:r>
    </w:p>
    <w:p w14:paraId="4F817988" w14:textId="77777777" w:rsidR="002A7EB0" w:rsidRDefault="002A7EB0" w:rsidP="002A7EB0">
      <w:pPr>
        <w:autoSpaceDE w:val="0"/>
        <w:autoSpaceDN w:val="0"/>
        <w:adjustRightInd w:val="0"/>
        <w:ind w:left="567" w:hanging="567"/>
        <w:jc w:val="both"/>
      </w:pPr>
    </w:p>
    <w:p w14:paraId="35203F3B" w14:textId="77777777" w:rsidR="002A7EB0" w:rsidRPr="00A76494" w:rsidRDefault="002A7EB0" w:rsidP="002A7EB0">
      <w:pPr>
        <w:autoSpaceDE w:val="0"/>
        <w:autoSpaceDN w:val="0"/>
        <w:adjustRightInd w:val="0"/>
        <w:ind w:left="567" w:hanging="567"/>
        <w:jc w:val="both"/>
      </w:pPr>
      <w:r w:rsidRPr="00A76494">
        <w:t xml:space="preserve">A46. </w:t>
      </w:r>
      <w:r>
        <w:tab/>
      </w:r>
      <w:r w:rsidRPr="00A76494">
        <w:t xml:space="preserve">Como a avaliação de risco de distorção relevante leva em consideração o controle interno, a extensão dos procedimentos substantivos pode precisar ser aumentada quando os resultados dos testes de controle são insatisfatórios. Entretanto, o aumento da extensão de </w:t>
      </w:r>
      <w:r>
        <w:t>um</w:t>
      </w:r>
      <w:r w:rsidRPr="00A76494">
        <w:t xml:space="preserve"> procedimento de auditoria é apropriado somente se o procedimento de auditoria em si é relevante para o risco específico.</w:t>
      </w:r>
    </w:p>
    <w:p w14:paraId="312698B2" w14:textId="77777777" w:rsidR="002A7EB0" w:rsidRDefault="002A7EB0" w:rsidP="002A7EB0">
      <w:pPr>
        <w:autoSpaceDE w:val="0"/>
        <w:autoSpaceDN w:val="0"/>
        <w:adjustRightInd w:val="0"/>
        <w:jc w:val="both"/>
      </w:pPr>
    </w:p>
    <w:p w14:paraId="30BCAB79" w14:textId="77777777" w:rsidR="002A7EB0" w:rsidRPr="00A76494" w:rsidRDefault="002A7EB0" w:rsidP="002A7EB0">
      <w:pPr>
        <w:autoSpaceDE w:val="0"/>
        <w:autoSpaceDN w:val="0"/>
        <w:adjustRightInd w:val="0"/>
        <w:ind w:left="567" w:hanging="567"/>
        <w:jc w:val="both"/>
      </w:pPr>
      <w:r w:rsidRPr="00A76494">
        <w:t xml:space="preserve">A47. </w:t>
      </w:r>
      <w:r>
        <w:tab/>
      </w:r>
      <w:r w:rsidRPr="00A76494">
        <w:t xml:space="preserve">Ao </w:t>
      </w:r>
      <w:r>
        <w:t>planejar</w:t>
      </w:r>
      <w:r w:rsidRPr="00A76494">
        <w:t xml:space="preserve"> os testes de detalhes, a sua extensão é geralmente considerada em termos do tamanho da amostra. Entretanto, outr</w:t>
      </w:r>
      <w:r>
        <w:t xml:space="preserve">os assuntos </w:t>
      </w:r>
      <w:r w:rsidRPr="00A76494">
        <w:t>são também relevantes, incluindo se é mais eficaz usar outros meios seletivos de teste. Ver NBC TA 500.</w:t>
      </w:r>
    </w:p>
    <w:p w14:paraId="510B0D62" w14:textId="77777777" w:rsidR="002A7EB0" w:rsidRDefault="002A7EB0" w:rsidP="002A7EB0">
      <w:pPr>
        <w:autoSpaceDE w:val="0"/>
        <w:autoSpaceDN w:val="0"/>
        <w:adjustRightInd w:val="0"/>
        <w:ind w:left="567" w:hanging="567"/>
        <w:jc w:val="both"/>
      </w:pPr>
    </w:p>
    <w:p w14:paraId="300D4CEF" w14:textId="77777777" w:rsidR="002A7EB0" w:rsidRPr="00A76494" w:rsidRDefault="002A7EB0" w:rsidP="002A7EB0">
      <w:pPr>
        <w:autoSpaceDE w:val="0"/>
        <w:autoSpaceDN w:val="0"/>
        <w:adjustRightInd w:val="0"/>
        <w:jc w:val="both"/>
      </w:pPr>
      <w:r w:rsidRPr="00A76494">
        <w:t>Considerar se os procedimentos de confirmaç</w:t>
      </w:r>
      <w:r>
        <w:t>ão</w:t>
      </w:r>
      <w:r w:rsidRPr="00A76494">
        <w:t xml:space="preserve"> externa devem ser executados (ver item 19)</w:t>
      </w:r>
    </w:p>
    <w:p w14:paraId="094D289F" w14:textId="77777777" w:rsidR="002A7EB0" w:rsidRPr="00A76494" w:rsidRDefault="002A7EB0" w:rsidP="002A7EB0">
      <w:pPr>
        <w:autoSpaceDE w:val="0"/>
        <w:autoSpaceDN w:val="0"/>
        <w:adjustRightInd w:val="0"/>
        <w:ind w:left="567" w:hanging="567"/>
        <w:jc w:val="both"/>
      </w:pPr>
    </w:p>
    <w:p w14:paraId="701C0D49" w14:textId="77777777" w:rsidR="002A7EB0" w:rsidRPr="00A76494" w:rsidRDefault="002A7EB0" w:rsidP="002A7EB0">
      <w:pPr>
        <w:autoSpaceDE w:val="0"/>
        <w:autoSpaceDN w:val="0"/>
        <w:adjustRightInd w:val="0"/>
        <w:spacing w:after="120"/>
        <w:ind w:left="567" w:hanging="567"/>
        <w:jc w:val="both"/>
      </w:pPr>
      <w:r w:rsidRPr="00A76494">
        <w:t xml:space="preserve">A48. </w:t>
      </w:r>
      <w:r>
        <w:tab/>
      </w:r>
      <w:r w:rsidRPr="00A76494">
        <w:t xml:space="preserve">Procedimentos de confirmação externa são frequentemente relevantes quando cobrem as afirmações relacionadas com os saldos das contas e seus elementos, mas não podem ser restritos a estes itens. Por exemplo, o auditor pode solicitar confirmação externa de condições de acordos, contratos ou de transações entre a entidade e outras partes. Procedimentos de confirmação externa também podem ser executados para obter evidência sobre a ausência de certas condições. Por exemplo, uma solicitação pode especificamente procurar confirmação de que </w:t>
      </w:r>
      <w:r>
        <w:t xml:space="preserve">um </w:t>
      </w:r>
      <w:r w:rsidRPr="00A76494">
        <w:t>acordo paralelo (</w:t>
      </w:r>
      <w:r w:rsidRPr="00A7217E">
        <w:rPr>
          <w:i/>
        </w:rPr>
        <w:t>side agreeement</w:t>
      </w:r>
      <w:r w:rsidRPr="00A76494">
        <w:t>) existe e pode ser relevante para a afirmação de corte de receita da entidade. Outras situações em que os procedimentos de confirmação externa podem fornecer evidência de auditoria relevante em resposta aos riscos identificados de distorção relevante, incluem:</w:t>
      </w:r>
    </w:p>
    <w:p w14:paraId="7F36AC31"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saldos bancários e outras informações relevantes sobre relacionamentos bancários</w:t>
      </w:r>
      <w:r>
        <w:t>;</w:t>
      </w:r>
    </w:p>
    <w:p w14:paraId="6F78CB9C"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saldos e prazos de contas a receber</w:t>
      </w:r>
      <w:r>
        <w:t>;</w:t>
      </w:r>
    </w:p>
    <w:p w14:paraId="08280A99"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estoques mantidos por terceiros em armazéns alfandegários para processamento ou em consignação</w:t>
      </w:r>
      <w:r>
        <w:t>;</w:t>
      </w:r>
    </w:p>
    <w:p w14:paraId="032B4ADB"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títulos de propriedade mantidos por advogados ou financiadores para custódia ou garantia</w:t>
      </w:r>
      <w:r>
        <w:t>;</w:t>
      </w:r>
    </w:p>
    <w:p w14:paraId="2EE35AAC"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investimentos mantidos em poder de terceiros ou adquiridos de corretores de bolsa, mas não entregues na data do balanço</w:t>
      </w:r>
      <w:r>
        <w:t>;</w:t>
      </w:r>
    </w:p>
    <w:p w14:paraId="631A4B48"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r>
      <w:r w:rsidRPr="00A76494">
        <w:t>valores devidos a credores, incluindo condições relevantes de liquidação e cláusulas restritivas</w:t>
      </w:r>
      <w:r>
        <w:t>;</w:t>
      </w:r>
    </w:p>
    <w:p w14:paraId="02C6EEFD" w14:textId="77777777" w:rsidR="002A7EB0" w:rsidRPr="00A76494" w:rsidRDefault="002A7EB0">
      <w:pPr>
        <w:numPr>
          <w:ilvl w:val="0"/>
          <w:numId w:val="164"/>
        </w:numPr>
        <w:autoSpaceDE w:val="0"/>
        <w:autoSpaceDN w:val="0"/>
        <w:adjustRightInd w:val="0"/>
        <w:spacing w:after="0" w:line="240" w:lineRule="auto"/>
        <w:ind w:left="851" w:hanging="284"/>
        <w:jc w:val="both"/>
      </w:pPr>
      <w:r>
        <w:t xml:space="preserve"> </w:t>
      </w:r>
      <w:r>
        <w:tab/>
      </w:r>
      <w:r w:rsidRPr="00A76494">
        <w:t>saldos e prazos de contas a pagar.</w:t>
      </w:r>
    </w:p>
    <w:p w14:paraId="24CB0D9E" w14:textId="77777777" w:rsidR="002A7EB0" w:rsidRDefault="002A7EB0" w:rsidP="002A7EB0">
      <w:pPr>
        <w:autoSpaceDE w:val="0"/>
        <w:autoSpaceDN w:val="0"/>
        <w:adjustRightInd w:val="0"/>
        <w:ind w:left="567" w:hanging="567"/>
        <w:jc w:val="both"/>
      </w:pPr>
    </w:p>
    <w:p w14:paraId="1CD63899" w14:textId="77777777" w:rsidR="002A7EB0" w:rsidRPr="00A76494" w:rsidRDefault="002A7EB0" w:rsidP="002A7EB0">
      <w:pPr>
        <w:autoSpaceDE w:val="0"/>
        <w:autoSpaceDN w:val="0"/>
        <w:adjustRightInd w:val="0"/>
        <w:ind w:left="567" w:hanging="567"/>
        <w:jc w:val="both"/>
      </w:pPr>
      <w:r w:rsidRPr="00A76494">
        <w:t>A49. Embora as confirmações externas possam fornecer evidência de auditoria relevante sobre certas afirmações, existem algumas afirmações para as quais as confirmações externas fornecem evidência de auditoria menos relevante. Por exemplo, confirmações externas fornecem evidência menos relevante de auditoria sobre a realização do saldo de contas a receber do que sobre a sua existência.</w:t>
      </w:r>
    </w:p>
    <w:p w14:paraId="61461A06" w14:textId="77777777" w:rsidR="002A7EB0" w:rsidRDefault="002A7EB0" w:rsidP="002A7EB0">
      <w:pPr>
        <w:tabs>
          <w:tab w:val="left" w:pos="1855"/>
        </w:tabs>
        <w:autoSpaceDE w:val="0"/>
        <w:autoSpaceDN w:val="0"/>
        <w:adjustRightInd w:val="0"/>
        <w:ind w:left="567" w:hanging="567"/>
        <w:jc w:val="both"/>
      </w:pPr>
      <w:r>
        <w:tab/>
      </w:r>
      <w:r>
        <w:tab/>
      </w:r>
    </w:p>
    <w:p w14:paraId="59614D37" w14:textId="77777777" w:rsidR="002A7EB0" w:rsidRPr="00A76494" w:rsidRDefault="002A7EB0" w:rsidP="002A7EB0">
      <w:pPr>
        <w:autoSpaceDE w:val="0"/>
        <w:autoSpaceDN w:val="0"/>
        <w:adjustRightInd w:val="0"/>
        <w:ind w:left="567" w:hanging="567"/>
        <w:jc w:val="both"/>
      </w:pPr>
      <w:r w:rsidRPr="00A76494">
        <w:t xml:space="preserve">A50. </w:t>
      </w:r>
      <w:r>
        <w:tab/>
      </w:r>
      <w:r w:rsidRPr="00A76494">
        <w:t>O auditor pode determinar que os procedimentos de confirmação externa para um propósito fornecem oportunidade para obter evidência de auditoria sobre outros assuntos. Por exemplo, pedidos de confirmaç</w:t>
      </w:r>
      <w:r>
        <w:t>ão</w:t>
      </w:r>
      <w:r w:rsidRPr="00A76494">
        <w:t xml:space="preserve"> de saldos bancários geralmente incluem solicitaç</w:t>
      </w:r>
      <w:r>
        <w:t>ão</w:t>
      </w:r>
      <w:r w:rsidRPr="00A76494">
        <w:t xml:space="preserve"> de informações relevantes para outras afirmações das demonstrações contábeis. Essas considerações podem influenciar a decisão do auditor sobre a execução dos procedimentos de confirmação externa.</w:t>
      </w:r>
    </w:p>
    <w:p w14:paraId="04DC2C8C" w14:textId="77777777" w:rsidR="002A7EB0" w:rsidRDefault="002A7EB0" w:rsidP="002A7EB0">
      <w:pPr>
        <w:autoSpaceDE w:val="0"/>
        <w:autoSpaceDN w:val="0"/>
        <w:adjustRightInd w:val="0"/>
        <w:ind w:left="567" w:hanging="567"/>
        <w:jc w:val="both"/>
      </w:pPr>
    </w:p>
    <w:p w14:paraId="0DA5AA1D" w14:textId="77777777" w:rsidR="002A7EB0" w:rsidRDefault="002A7EB0" w:rsidP="002A7EB0">
      <w:pPr>
        <w:autoSpaceDE w:val="0"/>
        <w:autoSpaceDN w:val="0"/>
        <w:adjustRightInd w:val="0"/>
        <w:spacing w:after="120"/>
        <w:ind w:left="567" w:hanging="567"/>
        <w:jc w:val="both"/>
      </w:pPr>
      <w:r w:rsidRPr="00A76494">
        <w:t xml:space="preserve">A51. </w:t>
      </w:r>
      <w:r>
        <w:tab/>
      </w:r>
      <w:r w:rsidRPr="00A76494">
        <w:t>Fatores que podem auxiliar o auditor a determinar se os procedimentos de confirmação externa devem ser executados como procedimentos substantivos de auditoria, incluem:</w:t>
      </w:r>
    </w:p>
    <w:p w14:paraId="277BD74E" w14:textId="77777777" w:rsidR="002A7EB0" w:rsidRPr="00A76494" w:rsidRDefault="002A7EB0">
      <w:pPr>
        <w:numPr>
          <w:ilvl w:val="0"/>
          <w:numId w:val="164"/>
        </w:numPr>
        <w:autoSpaceDE w:val="0"/>
        <w:autoSpaceDN w:val="0"/>
        <w:adjustRightInd w:val="0"/>
        <w:spacing w:after="120" w:line="240" w:lineRule="auto"/>
        <w:ind w:left="851" w:hanging="284"/>
        <w:jc w:val="both"/>
      </w:pPr>
      <w:r>
        <w:t xml:space="preserve"> </w:t>
      </w:r>
      <w:r>
        <w:tab/>
        <w:t>O</w:t>
      </w:r>
      <w:r w:rsidRPr="00A76494">
        <w:t xml:space="preserve"> conhecimento do assunto pela parte para a qual foi solicitada a confirmação – as respostas podem ser mais confiáveis se fornecidas por pessoa dessa parte que tenha conhecimento adequado sobre a informação que está sendo confirmada</w:t>
      </w:r>
      <w:r>
        <w:t>.</w:t>
      </w:r>
    </w:p>
    <w:p w14:paraId="54FF8AB9" w14:textId="77777777" w:rsidR="002A7EB0" w:rsidRDefault="002A7EB0">
      <w:pPr>
        <w:numPr>
          <w:ilvl w:val="0"/>
          <w:numId w:val="164"/>
        </w:numPr>
        <w:autoSpaceDE w:val="0"/>
        <w:autoSpaceDN w:val="0"/>
        <w:adjustRightInd w:val="0"/>
        <w:spacing w:after="120" w:line="240" w:lineRule="auto"/>
        <w:ind w:left="851" w:hanging="284"/>
        <w:jc w:val="both"/>
      </w:pPr>
      <w:r>
        <w:t xml:space="preserve"> </w:t>
      </w:r>
      <w:r>
        <w:tab/>
        <w:t>A</w:t>
      </w:r>
      <w:r w:rsidRPr="00A76494">
        <w:t xml:space="preserve"> habilidade e disposição da parte para a qual foi solicitada a confirmação – por exemplo, essa parte:</w:t>
      </w:r>
    </w:p>
    <w:p w14:paraId="6A79CEAB"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pode não aceitar responsabilidade em responder a solicitação de confirmação;</w:t>
      </w:r>
    </w:p>
    <w:p w14:paraId="5DFA72CD"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pode considerar que responder é muito oneroso ou toma muito tempo;</w:t>
      </w:r>
    </w:p>
    <w:p w14:paraId="6C1305E6"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pode ter preocupaç</w:t>
      </w:r>
      <w:r>
        <w:t>ão</w:t>
      </w:r>
      <w:r w:rsidRPr="00A76494">
        <w:t xml:space="preserve"> sobre potenciais obrigações legais como resultado da resposta;</w:t>
      </w:r>
    </w:p>
    <w:p w14:paraId="30D64A2F"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pode contabilizar as transações em diferentes moedas;</w:t>
      </w:r>
    </w:p>
    <w:p w14:paraId="27E8A9D8"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 xml:space="preserve">pode operar </w:t>
      </w:r>
      <w:r>
        <w:t>em</w:t>
      </w:r>
      <w:r w:rsidRPr="00A76494">
        <w:t xml:space="preserve"> </w:t>
      </w:r>
      <w:r>
        <w:t xml:space="preserve">um </w:t>
      </w:r>
      <w:r w:rsidRPr="00A76494">
        <w:t>ambiente onde responder à solicitaç</w:t>
      </w:r>
      <w:r>
        <w:t>ão</w:t>
      </w:r>
      <w:r w:rsidRPr="00A76494">
        <w:t xml:space="preserve"> de confirmações não é um aspecto significativo das operações diárias</w:t>
      </w:r>
      <w:r>
        <w:t>.</w:t>
      </w:r>
    </w:p>
    <w:p w14:paraId="23C882DC" w14:textId="77777777" w:rsidR="002A7EB0" w:rsidRPr="00A76494" w:rsidRDefault="002A7EB0" w:rsidP="002A7EB0">
      <w:pPr>
        <w:autoSpaceDE w:val="0"/>
        <w:autoSpaceDN w:val="0"/>
        <w:adjustRightInd w:val="0"/>
        <w:spacing w:after="120"/>
        <w:ind w:left="567"/>
        <w:jc w:val="both"/>
      </w:pPr>
      <w:r w:rsidRPr="00A76494">
        <w:t xml:space="preserve">Nessas situações, as partes para as quais foram solicitadas a confirmação podem não responder, podem responder de maneira informal ou tentar restringir a confiança depositada na resposta. </w:t>
      </w:r>
    </w:p>
    <w:p w14:paraId="5E50FF06" w14:textId="77777777" w:rsidR="002A7EB0" w:rsidRPr="00A76494" w:rsidRDefault="002A7EB0">
      <w:pPr>
        <w:numPr>
          <w:ilvl w:val="0"/>
          <w:numId w:val="164"/>
        </w:numPr>
        <w:autoSpaceDE w:val="0"/>
        <w:autoSpaceDN w:val="0"/>
        <w:adjustRightInd w:val="0"/>
        <w:spacing w:after="0" w:line="240" w:lineRule="auto"/>
        <w:ind w:left="851" w:hanging="284"/>
        <w:jc w:val="both"/>
      </w:pPr>
      <w:r>
        <w:t xml:space="preserve"> </w:t>
      </w:r>
      <w:r>
        <w:tab/>
        <w:t>A</w:t>
      </w:r>
      <w:r w:rsidRPr="00A76494">
        <w:t xml:space="preserve"> objetividade da parte para a qual foi solicitada a confirmação – se essa parte é </w:t>
      </w:r>
      <w:r>
        <w:t xml:space="preserve">uma </w:t>
      </w:r>
      <w:r w:rsidRPr="00A76494">
        <w:t>parte relacionada da entidade, as respostas para as solicitações de confirmaç</w:t>
      </w:r>
      <w:r>
        <w:t>ão</w:t>
      </w:r>
      <w:r w:rsidRPr="00A76494">
        <w:t xml:space="preserve"> podem ser menos confiáveis. </w:t>
      </w:r>
    </w:p>
    <w:p w14:paraId="64545F7F" w14:textId="77777777" w:rsidR="002A7EB0" w:rsidRDefault="002A7EB0" w:rsidP="002A7EB0">
      <w:pPr>
        <w:autoSpaceDE w:val="0"/>
        <w:autoSpaceDN w:val="0"/>
        <w:adjustRightInd w:val="0"/>
        <w:ind w:left="567" w:hanging="567"/>
        <w:jc w:val="both"/>
      </w:pPr>
    </w:p>
    <w:p w14:paraId="13E06E92" w14:textId="77777777" w:rsidR="002A7EB0" w:rsidRPr="00A76494" w:rsidRDefault="002A7EB0" w:rsidP="002A7EB0">
      <w:pPr>
        <w:autoSpaceDE w:val="0"/>
        <w:autoSpaceDN w:val="0"/>
        <w:adjustRightInd w:val="0"/>
        <w:jc w:val="both"/>
      </w:pPr>
      <w:r w:rsidRPr="00A76494">
        <w:t>Procedimentos substantivos relacionados com o processo de encerramento das demonstrações contábeis (ver item 20)</w:t>
      </w:r>
    </w:p>
    <w:p w14:paraId="23FE8BF1" w14:textId="77777777" w:rsidR="002A7EB0" w:rsidRDefault="002A7EB0" w:rsidP="002A7EB0">
      <w:pPr>
        <w:autoSpaceDE w:val="0"/>
        <w:autoSpaceDN w:val="0"/>
        <w:adjustRightInd w:val="0"/>
        <w:ind w:left="567" w:hanging="567"/>
        <w:jc w:val="both"/>
      </w:pPr>
    </w:p>
    <w:p w14:paraId="774B592A" w14:textId="77777777" w:rsidR="002A7EB0" w:rsidRDefault="002A7EB0" w:rsidP="002A7EB0">
      <w:pPr>
        <w:autoSpaceDE w:val="0"/>
        <w:autoSpaceDN w:val="0"/>
        <w:adjustRightInd w:val="0"/>
        <w:ind w:left="567" w:hanging="567"/>
        <w:jc w:val="both"/>
        <w:rPr>
          <w:strike/>
        </w:rPr>
      </w:pPr>
      <w:r w:rsidRPr="00912B67">
        <w:rPr>
          <w:strike/>
        </w:rPr>
        <w:t>A52. A natureza e a extensão do exame do auditor dos lançamentos no diário e outros ajustes dependem da natureza e da complexidade do processo de elaboração das demonstrações contábeis e dos respectivos riscos de distorção relevante.</w:t>
      </w:r>
    </w:p>
    <w:p w14:paraId="20A89E70" w14:textId="77777777" w:rsidR="002A7EB0" w:rsidRDefault="002A7EB0" w:rsidP="002A7EB0">
      <w:pPr>
        <w:autoSpaceDE w:val="0"/>
        <w:autoSpaceDN w:val="0"/>
        <w:adjustRightInd w:val="0"/>
        <w:ind w:left="567" w:hanging="567"/>
        <w:jc w:val="both"/>
        <w:rPr>
          <w:strike/>
        </w:rPr>
      </w:pPr>
    </w:p>
    <w:p w14:paraId="7FD30407" w14:textId="77777777" w:rsidR="002A7EB0" w:rsidRDefault="002A7EB0" w:rsidP="002A7EB0">
      <w:pPr>
        <w:ind w:left="567" w:right="144" w:hanging="567"/>
        <w:jc w:val="both"/>
      </w:pPr>
      <w:r>
        <w:t xml:space="preserve">A52. </w:t>
      </w:r>
      <w:r>
        <w:tab/>
        <w:t xml:space="preserve">A natureza e a extensão dos procedimentos substantivos do auditor relacionados com o processo de encerramento das demonstrações contábeis dependem da natureza e da complexidade do processo de elaboração das demonstrações contábeis e dos respectivos riscos de distorção relevante. </w:t>
      </w:r>
      <w:r>
        <w:rPr>
          <w:color w:val="00B0F0"/>
          <w:sz w:val="20"/>
          <w:szCs w:val="20"/>
        </w:rPr>
        <w:t>(Alterado pela NBC TA 330 (R1))</w:t>
      </w:r>
    </w:p>
    <w:p w14:paraId="5D4E7C79" w14:textId="77777777" w:rsidR="002A7EB0" w:rsidRDefault="002A7EB0" w:rsidP="002A7EB0">
      <w:pPr>
        <w:autoSpaceDE w:val="0"/>
        <w:autoSpaceDN w:val="0"/>
        <w:adjustRightInd w:val="0"/>
        <w:ind w:left="567" w:hanging="567"/>
        <w:jc w:val="both"/>
      </w:pPr>
    </w:p>
    <w:p w14:paraId="270A1895" w14:textId="77777777" w:rsidR="002A7EB0" w:rsidRPr="00A76494" w:rsidRDefault="002A7EB0" w:rsidP="002A7EB0">
      <w:pPr>
        <w:autoSpaceDE w:val="0"/>
        <w:autoSpaceDN w:val="0"/>
        <w:adjustRightInd w:val="0"/>
        <w:ind w:left="567" w:hanging="567"/>
        <w:jc w:val="both"/>
      </w:pPr>
      <w:r w:rsidRPr="00A76494">
        <w:t>Procedimentos substantivos em resposta aos riscos significativos (ver item 21)</w:t>
      </w:r>
    </w:p>
    <w:p w14:paraId="495DD1D0" w14:textId="77777777" w:rsidR="002A7EB0" w:rsidRDefault="002A7EB0" w:rsidP="002A7EB0">
      <w:pPr>
        <w:autoSpaceDE w:val="0"/>
        <w:autoSpaceDN w:val="0"/>
        <w:adjustRightInd w:val="0"/>
        <w:ind w:left="567" w:hanging="567"/>
        <w:jc w:val="both"/>
      </w:pPr>
    </w:p>
    <w:p w14:paraId="2F46EF8E" w14:textId="77777777" w:rsidR="002A7EB0" w:rsidRPr="00A76494" w:rsidRDefault="002A7EB0" w:rsidP="002A7EB0">
      <w:pPr>
        <w:autoSpaceDE w:val="0"/>
        <w:autoSpaceDN w:val="0"/>
        <w:adjustRightInd w:val="0"/>
        <w:ind w:left="567" w:hanging="567"/>
        <w:jc w:val="both"/>
      </w:pPr>
      <w:r w:rsidRPr="00A76494">
        <w:t xml:space="preserve">A53. </w:t>
      </w:r>
      <w:r>
        <w:tab/>
      </w:r>
      <w:r w:rsidRPr="00A76494">
        <w:t xml:space="preserve">O item 21 desta </w:t>
      </w:r>
      <w:r>
        <w:t>Norma</w:t>
      </w:r>
      <w:r w:rsidRPr="00A76494">
        <w:t xml:space="preserve"> requer que o auditor execute procedimentos substantivos que respondem especificamente aos riscos que o auditor </w:t>
      </w:r>
      <w:r>
        <w:t>definiu</w:t>
      </w:r>
      <w:r w:rsidRPr="00A76494">
        <w:t xml:space="preserve"> serem significativos. Evidência de auditoria na forma de confirmações externas recebidas diretamente pelo auditor das partes apropriadas para as quais foram solicitadas as confirmações podem auxiliá-lo a obter evidência de auditoria com alto grau de confiabilidade que o auditor requer para responder aos riscos significativos de distorção relevante</w:t>
      </w:r>
      <w:r>
        <w:t>,</w:t>
      </w:r>
      <w:r w:rsidRPr="00A76494">
        <w:t xml:space="preserve"> independentemente se causada por fraude ou erro. Por exemplo, se o auditor identifica que a administração está sob pressão para atender às expectativas de lucros, pode haver o risco de que a administração esteja superavaliando as vendas mediante o reconhecimento indevido da receita relativa aos contratos de venda com termos que impedem o reconhecimento de receita ou emissão de notas fiscais antes do despacho das mercadorias. Nessas circunstâncias, o auditor pode, por exemplo, </w:t>
      </w:r>
      <w:r>
        <w:t>planejar</w:t>
      </w:r>
      <w:r w:rsidRPr="00A76494">
        <w:t xml:space="preserve"> procedimentos de confirmaç</w:t>
      </w:r>
      <w:r>
        <w:t>ão</w:t>
      </w:r>
      <w:r w:rsidRPr="00A76494">
        <w:t xml:space="preserve"> externa não só para confirmar os valores em aberto, como também para confirmar os detalhes dos contratos de venda, incluindo a data, quaisquer direitos de devolução e os termos de entrega. Além disso, o auditor pode determinar como eficaz a complementação desses procedimentos de confirmaç</w:t>
      </w:r>
      <w:r>
        <w:t>ão</w:t>
      </w:r>
      <w:r w:rsidRPr="00A76494">
        <w:t xml:space="preserve"> externa com indagações de pessoal não financeiro da entidade com relação a quaisquer alterações nos contratos de venda e termos de entrega. </w:t>
      </w:r>
    </w:p>
    <w:p w14:paraId="4F60F001" w14:textId="77777777" w:rsidR="002A7EB0" w:rsidRDefault="002A7EB0" w:rsidP="002A7EB0">
      <w:pPr>
        <w:autoSpaceDE w:val="0"/>
        <w:autoSpaceDN w:val="0"/>
        <w:adjustRightInd w:val="0"/>
        <w:ind w:left="567" w:hanging="567"/>
        <w:jc w:val="both"/>
      </w:pPr>
    </w:p>
    <w:p w14:paraId="54E432E6" w14:textId="77777777" w:rsidR="002A7EB0" w:rsidRPr="00A76494" w:rsidRDefault="002A7EB0" w:rsidP="002A7EB0">
      <w:pPr>
        <w:autoSpaceDE w:val="0"/>
        <w:autoSpaceDN w:val="0"/>
        <w:adjustRightInd w:val="0"/>
        <w:ind w:left="567" w:hanging="567"/>
        <w:jc w:val="both"/>
      </w:pPr>
      <w:r w:rsidRPr="00A76494">
        <w:t>Época dos procedimentos substantivos (ver itens 22</w:t>
      </w:r>
      <w:r>
        <w:t xml:space="preserve"> e </w:t>
      </w:r>
      <w:r w:rsidRPr="00A76494">
        <w:t>23)</w:t>
      </w:r>
    </w:p>
    <w:p w14:paraId="518187E8" w14:textId="77777777" w:rsidR="002A7EB0" w:rsidRDefault="002A7EB0" w:rsidP="002A7EB0">
      <w:pPr>
        <w:autoSpaceDE w:val="0"/>
        <w:autoSpaceDN w:val="0"/>
        <w:adjustRightInd w:val="0"/>
        <w:ind w:left="567" w:hanging="567"/>
        <w:jc w:val="both"/>
      </w:pPr>
    </w:p>
    <w:p w14:paraId="7147ADC3" w14:textId="77777777" w:rsidR="002A7EB0" w:rsidRPr="00A76494" w:rsidRDefault="002A7EB0" w:rsidP="002A7EB0">
      <w:pPr>
        <w:autoSpaceDE w:val="0"/>
        <w:autoSpaceDN w:val="0"/>
        <w:adjustRightInd w:val="0"/>
        <w:ind w:left="567" w:hanging="567"/>
        <w:jc w:val="both"/>
      </w:pPr>
      <w:r w:rsidRPr="00A76494">
        <w:t xml:space="preserve">A54. </w:t>
      </w:r>
      <w:r>
        <w:tab/>
      </w:r>
      <w:r w:rsidRPr="00A76494">
        <w:t>Na maioria dos casos, a evidência de auditoria de procedimentos substantivos d</w:t>
      </w:r>
      <w:r>
        <w:t xml:space="preserve">a </w:t>
      </w:r>
      <w:r w:rsidRPr="00A76494">
        <w:t xml:space="preserve">auditoria anterior fornece pouca ou nenhuma evidência de auditoria para o período corrente. Há, entretanto, exceções como, por exemplo, uma opinião legal obtida </w:t>
      </w:r>
      <w:r>
        <w:t xml:space="preserve">na </w:t>
      </w:r>
      <w:r w:rsidRPr="00A76494">
        <w:t>auditoria anterior relacionada com a estrutura de securitização que não sofreu alteraç</w:t>
      </w:r>
      <w:r>
        <w:t>ão</w:t>
      </w:r>
      <w:r w:rsidRPr="00A76494">
        <w:t xml:space="preserve"> pode ser relevante no período corrente. Nesses casos, pode ser apropriado usar a evidência de auditoria dos procedimentos substantivos d</w:t>
      </w:r>
      <w:r>
        <w:t xml:space="preserve">a </w:t>
      </w:r>
      <w:r w:rsidRPr="00A76494">
        <w:t xml:space="preserve">auditoria anterior se essa evidência e o respectivo objeto não mudaram fundamentalmente e se os procedimentos de auditoria foram executados durante o período corrente para estabelecer </w:t>
      </w:r>
      <w:r>
        <w:t>que</w:t>
      </w:r>
      <w:r w:rsidRPr="00A76494">
        <w:t xml:space="preserve"> cont</w:t>
      </w:r>
      <w:r>
        <w:t>inuam a ser</w:t>
      </w:r>
      <w:r w:rsidRPr="00A76494">
        <w:t xml:space="preserve"> relev</w:t>
      </w:r>
      <w:r>
        <w:t>antes</w:t>
      </w:r>
      <w:r w:rsidRPr="00A76494">
        <w:t>.</w:t>
      </w:r>
    </w:p>
    <w:p w14:paraId="65E213EA" w14:textId="77777777" w:rsidR="002A7EB0" w:rsidRPr="00A76494" w:rsidRDefault="002A7EB0" w:rsidP="002A7EB0">
      <w:pPr>
        <w:autoSpaceDE w:val="0"/>
        <w:autoSpaceDN w:val="0"/>
        <w:adjustRightInd w:val="0"/>
        <w:ind w:left="567" w:hanging="567"/>
        <w:jc w:val="both"/>
      </w:pPr>
    </w:p>
    <w:p w14:paraId="2D22DE70" w14:textId="77777777" w:rsidR="002A7EB0" w:rsidRPr="00A76494" w:rsidRDefault="002A7EB0" w:rsidP="002A7EB0">
      <w:pPr>
        <w:autoSpaceDE w:val="0"/>
        <w:autoSpaceDN w:val="0"/>
        <w:adjustRightInd w:val="0"/>
        <w:ind w:left="567" w:hanging="567"/>
        <w:jc w:val="both"/>
      </w:pPr>
      <w:r w:rsidRPr="00A76494">
        <w:t>Uso de evidência de auditoria obtida durante período intermediário (ver item 22)</w:t>
      </w:r>
    </w:p>
    <w:p w14:paraId="2DBC2DC7" w14:textId="77777777" w:rsidR="002A7EB0" w:rsidRDefault="002A7EB0" w:rsidP="002A7EB0">
      <w:pPr>
        <w:autoSpaceDE w:val="0"/>
        <w:autoSpaceDN w:val="0"/>
        <w:adjustRightInd w:val="0"/>
        <w:ind w:left="567" w:hanging="567"/>
        <w:jc w:val="both"/>
      </w:pPr>
    </w:p>
    <w:p w14:paraId="273502E3" w14:textId="77777777" w:rsidR="002A7EB0" w:rsidRDefault="002A7EB0" w:rsidP="002A7EB0">
      <w:pPr>
        <w:autoSpaceDE w:val="0"/>
        <w:autoSpaceDN w:val="0"/>
        <w:adjustRightInd w:val="0"/>
        <w:spacing w:after="120"/>
        <w:ind w:left="567" w:hanging="567"/>
        <w:jc w:val="both"/>
      </w:pPr>
      <w:r w:rsidRPr="00A76494">
        <w:t xml:space="preserve">A55. </w:t>
      </w:r>
      <w:r>
        <w:tab/>
      </w:r>
      <w:r w:rsidRPr="00A76494">
        <w:t>Em algumas circunstâncias, o auditor pode determinar que a execução de procedimentos substantivos em data intermediária e a comparação</w:t>
      </w:r>
      <w:r>
        <w:t>, assim como</w:t>
      </w:r>
      <w:r w:rsidRPr="00A76494">
        <w:t xml:space="preserve"> </w:t>
      </w:r>
      <w:r>
        <w:t xml:space="preserve">a </w:t>
      </w:r>
      <w:r w:rsidRPr="00A76494">
        <w:t>conciliação das informações referentes ao saldo no final do período com as informações comparáveis na data intermediária é eficaz para:</w:t>
      </w:r>
    </w:p>
    <w:p w14:paraId="37BC7EE7" w14:textId="77777777" w:rsidR="002A7EB0" w:rsidRPr="00A76494" w:rsidRDefault="002A7EB0" w:rsidP="002A7EB0">
      <w:pPr>
        <w:autoSpaceDE w:val="0"/>
        <w:autoSpaceDN w:val="0"/>
        <w:adjustRightInd w:val="0"/>
        <w:spacing w:after="120"/>
        <w:ind w:left="993" w:hanging="426"/>
        <w:jc w:val="both"/>
      </w:pPr>
      <w:r w:rsidRPr="00A76494">
        <w:t xml:space="preserve">(a) </w:t>
      </w:r>
      <w:r>
        <w:tab/>
      </w:r>
      <w:r w:rsidRPr="00A76494">
        <w:t>identificar valores que parecem não usuais</w:t>
      </w:r>
      <w:r>
        <w:t>;</w:t>
      </w:r>
    </w:p>
    <w:p w14:paraId="555D45D9" w14:textId="77777777" w:rsidR="002A7EB0" w:rsidRPr="00A76494" w:rsidRDefault="002A7EB0" w:rsidP="002A7EB0">
      <w:pPr>
        <w:autoSpaceDE w:val="0"/>
        <w:autoSpaceDN w:val="0"/>
        <w:adjustRightInd w:val="0"/>
        <w:spacing w:after="120"/>
        <w:ind w:left="993" w:hanging="426"/>
        <w:jc w:val="both"/>
      </w:pPr>
      <w:r w:rsidRPr="00A76494">
        <w:t xml:space="preserve">(b) </w:t>
      </w:r>
      <w:r>
        <w:tab/>
      </w:r>
      <w:r w:rsidRPr="00A76494">
        <w:t>investigar esses valores</w:t>
      </w:r>
      <w:r>
        <w:t>;</w:t>
      </w:r>
      <w:r w:rsidRPr="00A76494">
        <w:t xml:space="preserve"> e</w:t>
      </w:r>
    </w:p>
    <w:p w14:paraId="764D7F2E" w14:textId="77777777" w:rsidR="002A7EB0" w:rsidRPr="00A76494" w:rsidRDefault="002A7EB0" w:rsidP="002A7EB0">
      <w:pPr>
        <w:autoSpaceDE w:val="0"/>
        <w:autoSpaceDN w:val="0"/>
        <w:adjustRightInd w:val="0"/>
        <w:ind w:left="993" w:hanging="426"/>
        <w:jc w:val="both"/>
      </w:pPr>
      <w:r w:rsidRPr="00A76494">
        <w:t xml:space="preserve">(c) </w:t>
      </w:r>
      <w:r>
        <w:tab/>
      </w:r>
      <w:r w:rsidRPr="00A76494">
        <w:t>executar procedimentos analíticos substantivos ou testes de detalhes para testar o período desde a data intermediária.</w:t>
      </w:r>
    </w:p>
    <w:p w14:paraId="1614F063" w14:textId="77777777" w:rsidR="002A7EB0" w:rsidRDefault="002A7EB0" w:rsidP="002A7EB0">
      <w:pPr>
        <w:autoSpaceDE w:val="0"/>
        <w:autoSpaceDN w:val="0"/>
        <w:adjustRightInd w:val="0"/>
        <w:ind w:left="567" w:hanging="567"/>
        <w:jc w:val="both"/>
      </w:pPr>
    </w:p>
    <w:p w14:paraId="3C56D65D" w14:textId="77777777" w:rsidR="002A7EB0" w:rsidRDefault="002A7EB0" w:rsidP="002A7EB0">
      <w:pPr>
        <w:autoSpaceDE w:val="0"/>
        <w:autoSpaceDN w:val="0"/>
        <w:adjustRightInd w:val="0"/>
        <w:spacing w:after="120"/>
        <w:ind w:left="567" w:hanging="567"/>
        <w:jc w:val="both"/>
      </w:pPr>
      <w:r w:rsidRPr="00A76494">
        <w:t xml:space="preserve">A56. </w:t>
      </w:r>
      <w:r>
        <w:tab/>
      </w:r>
      <w:r w:rsidRPr="00A76494">
        <w:t>A execução de procedimentos substantivos em data intermediária sem a realização de procedimentos adicionais em data posterior aumenta o risco de que o auditor não detecte distorç</w:t>
      </w:r>
      <w:r>
        <w:t>ão</w:t>
      </w:r>
      <w:r w:rsidRPr="00A76494">
        <w:t xml:space="preserve"> que po</w:t>
      </w:r>
      <w:r>
        <w:t>ssa</w:t>
      </w:r>
      <w:r w:rsidRPr="00A76494">
        <w:t xml:space="preserve"> existir no final do período. Esse risco aumenta à medida que o período remanescente é maior.</w:t>
      </w:r>
      <w:r>
        <w:t xml:space="preserve"> </w:t>
      </w:r>
      <w:r w:rsidRPr="00A76494">
        <w:t xml:space="preserve">Fatores como os </w:t>
      </w:r>
      <w:r>
        <w:t xml:space="preserve">que são </w:t>
      </w:r>
      <w:r w:rsidRPr="00A76494">
        <w:t>apresentados</w:t>
      </w:r>
      <w:r>
        <w:t xml:space="preserve"> a seguir</w:t>
      </w:r>
      <w:r w:rsidRPr="00A76494">
        <w:t xml:space="preserve"> podem influenciar a decisão de executar procedimentos substantivos em data intermediária:</w:t>
      </w:r>
    </w:p>
    <w:p w14:paraId="6A6A83CD"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o ambiente de controle e outros controles relevantes</w:t>
      </w:r>
      <w:r>
        <w:t>;</w:t>
      </w:r>
    </w:p>
    <w:p w14:paraId="134F3D65"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a disponibilidade, em data posterior, das informações necessárias para os procedimentos do auditor</w:t>
      </w:r>
      <w:r>
        <w:t>;</w:t>
      </w:r>
    </w:p>
    <w:p w14:paraId="61F31113"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a finalidade d</w:t>
      </w:r>
      <w:r>
        <w:t>e</w:t>
      </w:r>
      <w:r w:rsidRPr="00A76494">
        <w:t xml:space="preserve"> procedimento substantivo</w:t>
      </w:r>
      <w:r>
        <w:t>;</w:t>
      </w:r>
    </w:p>
    <w:p w14:paraId="44E2E762"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o risco avaliado de distorção relevante</w:t>
      </w:r>
      <w:r>
        <w:t>;</w:t>
      </w:r>
    </w:p>
    <w:p w14:paraId="4FD38081"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a natureza da classe de transações ou do saldo de contas e as respectivas afirmações</w:t>
      </w:r>
      <w:r>
        <w:t>;</w:t>
      </w:r>
    </w:p>
    <w:p w14:paraId="7FF5AFE6" w14:textId="77777777" w:rsidR="002A7EB0" w:rsidRPr="00A76494" w:rsidRDefault="002A7EB0">
      <w:pPr>
        <w:numPr>
          <w:ilvl w:val="0"/>
          <w:numId w:val="166"/>
        </w:numPr>
        <w:autoSpaceDE w:val="0"/>
        <w:autoSpaceDN w:val="0"/>
        <w:adjustRightInd w:val="0"/>
        <w:spacing w:after="0" w:line="240" w:lineRule="auto"/>
        <w:ind w:left="851" w:hanging="284"/>
        <w:jc w:val="both"/>
      </w:pPr>
      <w:r>
        <w:t xml:space="preserve"> </w:t>
      </w:r>
      <w:r>
        <w:tab/>
      </w:r>
      <w:r w:rsidRPr="00A76494">
        <w:t>a habilidade do auditor de executar procedimentos substantivos apropriados ou procedimentos substantivos combinados com testes de controle para cobrir o período remanescente para reduzir o risco de que possíveis distorções existentes no final do período não sejam detectadas.</w:t>
      </w:r>
    </w:p>
    <w:p w14:paraId="0F69FEFF" w14:textId="77777777" w:rsidR="002A7EB0" w:rsidRDefault="002A7EB0" w:rsidP="002A7EB0">
      <w:pPr>
        <w:autoSpaceDE w:val="0"/>
        <w:autoSpaceDN w:val="0"/>
        <w:adjustRightInd w:val="0"/>
        <w:ind w:left="567" w:hanging="567"/>
        <w:jc w:val="both"/>
      </w:pPr>
    </w:p>
    <w:p w14:paraId="70683A9A" w14:textId="77777777" w:rsidR="002A7EB0" w:rsidRDefault="002A7EB0" w:rsidP="002A7EB0">
      <w:pPr>
        <w:autoSpaceDE w:val="0"/>
        <w:autoSpaceDN w:val="0"/>
        <w:adjustRightInd w:val="0"/>
        <w:spacing w:after="120"/>
        <w:ind w:left="567" w:hanging="567"/>
        <w:jc w:val="both"/>
      </w:pPr>
      <w:r w:rsidRPr="00A76494">
        <w:t xml:space="preserve">A57. </w:t>
      </w:r>
      <w:r>
        <w:tab/>
      </w:r>
      <w:r w:rsidRPr="00A76494">
        <w:t xml:space="preserve">Fatores como os </w:t>
      </w:r>
      <w:r>
        <w:t xml:space="preserve">que são </w:t>
      </w:r>
      <w:r w:rsidRPr="00A76494">
        <w:t xml:space="preserve">apresentados </w:t>
      </w:r>
      <w:r>
        <w:t>a seguir</w:t>
      </w:r>
      <w:r w:rsidRPr="00A76494">
        <w:t xml:space="preserve"> podem influenciar a decisão de executar procedimentos analíticos substantivos com relação ao período entre a data intermediária e o final do período:</w:t>
      </w:r>
    </w:p>
    <w:p w14:paraId="699D0819"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se os saldos do final do período de uma classe específica de transações ou de contas são razoavelmente previsíveis com relação ao valor, significância relativa e composição</w:t>
      </w:r>
      <w:r>
        <w:t>;</w:t>
      </w:r>
      <w:r w:rsidRPr="00A76494">
        <w:t></w:t>
      </w:r>
    </w:p>
    <w:p w14:paraId="484CA57C"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 xml:space="preserve">se os procedimentos da entidade para analisar e ajustar essas classes de transações ou saldos de contas em datas intermediárias e para estabelecer que cortes contábeis são </w:t>
      </w:r>
      <w:r>
        <w:t>apropriados;</w:t>
      </w:r>
    </w:p>
    <w:p w14:paraId="3F75704C" w14:textId="77777777" w:rsidR="002A7EB0" w:rsidRDefault="002A7EB0">
      <w:pPr>
        <w:numPr>
          <w:ilvl w:val="0"/>
          <w:numId w:val="166"/>
        </w:numPr>
        <w:autoSpaceDE w:val="0"/>
        <w:autoSpaceDN w:val="0"/>
        <w:adjustRightInd w:val="0"/>
        <w:spacing w:after="120" w:line="240" w:lineRule="auto"/>
        <w:ind w:left="851" w:hanging="284"/>
        <w:jc w:val="both"/>
      </w:pPr>
      <w:r>
        <w:t xml:space="preserve"> </w:t>
      </w:r>
      <w:r>
        <w:tab/>
      </w:r>
      <w:r w:rsidRPr="00A76494">
        <w:t xml:space="preserve">se o sistema de informações relevante para o relatório </w:t>
      </w:r>
      <w:r>
        <w:t xml:space="preserve">contábil </w:t>
      </w:r>
      <w:r w:rsidRPr="00A76494">
        <w:t>fornecerá informações referentes aos saldos no final do período e às transações do período remanescente são suficientes para permitir a investigação de:</w:t>
      </w:r>
    </w:p>
    <w:p w14:paraId="1761DCD1"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transações ou lançamentos não usuais significativos (incluindo aqueles próximos ao final ou no final do período)</w:t>
      </w:r>
      <w:r>
        <w:t>;</w:t>
      </w:r>
    </w:p>
    <w:p w14:paraId="20610329" w14:textId="77777777" w:rsidR="002A7EB0" w:rsidRPr="00A76494" w:rsidRDefault="002A7EB0">
      <w:pPr>
        <w:numPr>
          <w:ilvl w:val="0"/>
          <w:numId w:val="165"/>
        </w:numPr>
        <w:autoSpaceDE w:val="0"/>
        <w:autoSpaceDN w:val="0"/>
        <w:adjustRightInd w:val="0"/>
        <w:spacing w:after="120" w:line="240" w:lineRule="auto"/>
        <w:ind w:left="1134" w:hanging="283"/>
        <w:jc w:val="both"/>
      </w:pPr>
      <w:r w:rsidRPr="00A76494">
        <w:t>outras causas de flutuações significativas ou flutuações esperadas que não ocorreram</w:t>
      </w:r>
      <w:r>
        <w:t>;</w:t>
      </w:r>
      <w:r w:rsidRPr="00A76494">
        <w:t xml:space="preserve"> e </w:t>
      </w:r>
    </w:p>
    <w:p w14:paraId="44C30F71" w14:textId="77777777" w:rsidR="002A7EB0" w:rsidRPr="00A76494" w:rsidRDefault="002A7EB0">
      <w:pPr>
        <w:numPr>
          <w:ilvl w:val="0"/>
          <w:numId w:val="165"/>
        </w:numPr>
        <w:autoSpaceDE w:val="0"/>
        <w:autoSpaceDN w:val="0"/>
        <w:adjustRightInd w:val="0"/>
        <w:spacing w:after="0" w:line="240" w:lineRule="auto"/>
        <w:ind w:left="1134" w:hanging="283"/>
        <w:jc w:val="both"/>
      </w:pPr>
      <w:r w:rsidRPr="00A76494">
        <w:t>alterações na composição das classes de transações ou dos saldos de contas.</w:t>
      </w:r>
    </w:p>
    <w:p w14:paraId="0A3429D6" w14:textId="77777777" w:rsidR="002A7EB0" w:rsidRDefault="002A7EB0" w:rsidP="002A7EB0">
      <w:pPr>
        <w:autoSpaceDE w:val="0"/>
        <w:autoSpaceDN w:val="0"/>
        <w:adjustRightInd w:val="0"/>
        <w:ind w:left="567" w:hanging="567"/>
        <w:jc w:val="both"/>
      </w:pPr>
    </w:p>
    <w:p w14:paraId="0E35AAAC" w14:textId="77777777" w:rsidR="002A7EB0" w:rsidRPr="00A76494" w:rsidRDefault="002A7EB0" w:rsidP="002A7EB0">
      <w:pPr>
        <w:autoSpaceDE w:val="0"/>
        <w:autoSpaceDN w:val="0"/>
        <w:adjustRightInd w:val="0"/>
        <w:ind w:left="567" w:hanging="567"/>
        <w:jc w:val="both"/>
      </w:pPr>
      <w:r w:rsidRPr="00A76494">
        <w:t>Distorç</w:t>
      </w:r>
      <w:r>
        <w:t>ão</w:t>
      </w:r>
      <w:r w:rsidRPr="00A76494">
        <w:t xml:space="preserve"> detectada em data intermediária (ver item 23)</w:t>
      </w:r>
    </w:p>
    <w:p w14:paraId="3BE1373D" w14:textId="77777777" w:rsidR="002A7EB0" w:rsidRDefault="002A7EB0" w:rsidP="002A7EB0">
      <w:pPr>
        <w:autoSpaceDE w:val="0"/>
        <w:autoSpaceDN w:val="0"/>
        <w:adjustRightInd w:val="0"/>
        <w:ind w:left="567" w:hanging="567"/>
        <w:jc w:val="both"/>
      </w:pPr>
    </w:p>
    <w:p w14:paraId="4A110630" w14:textId="77777777" w:rsidR="002A7EB0" w:rsidRPr="00A76494" w:rsidRDefault="002A7EB0" w:rsidP="002A7EB0">
      <w:pPr>
        <w:autoSpaceDE w:val="0"/>
        <w:autoSpaceDN w:val="0"/>
        <w:adjustRightInd w:val="0"/>
        <w:ind w:left="567" w:hanging="567"/>
        <w:jc w:val="both"/>
      </w:pPr>
      <w:r w:rsidRPr="00A76494">
        <w:t xml:space="preserve">A58. </w:t>
      </w:r>
      <w:r>
        <w:tab/>
      </w:r>
      <w:r w:rsidRPr="00A76494">
        <w:t>Quando o auditor conclui que a natureza, época e extensão planejadas dos procedimentos substantivos que cobrem o período remanescente precisam ser modificadas como resultado de distorções inesperadas detectadas em data intermediária, essa modificação pode incluir a extensão ou a repetição dos procedimentos executados em data intermediária no final do período.</w:t>
      </w:r>
    </w:p>
    <w:p w14:paraId="0A272FEA" w14:textId="77777777" w:rsidR="002A7EB0" w:rsidRDefault="002A7EB0" w:rsidP="002A7EB0">
      <w:pPr>
        <w:autoSpaceDE w:val="0"/>
        <w:autoSpaceDN w:val="0"/>
        <w:adjustRightInd w:val="0"/>
        <w:ind w:left="567" w:hanging="567"/>
        <w:jc w:val="both"/>
      </w:pPr>
    </w:p>
    <w:p w14:paraId="1C65DAA2" w14:textId="77777777" w:rsidR="002A7EB0" w:rsidRPr="00912B67" w:rsidRDefault="002A7EB0" w:rsidP="002A7EB0">
      <w:pPr>
        <w:autoSpaceDE w:val="0"/>
        <w:autoSpaceDN w:val="0"/>
        <w:adjustRightInd w:val="0"/>
        <w:ind w:left="567" w:hanging="567"/>
        <w:jc w:val="both"/>
        <w:rPr>
          <w:strike/>
        </w:rPr>
      </w:pPr>
      <w:r w:rsidRPr="00912B67">
        <w:rPr>
          <w:b/>
          <w:strike/>
        </w:rPr>
        <w:t>Adequação da apresentação e divulgação</w:t>
      </w:r>
      <w:r w:rsidRPr="00912B67">
        <w:rPr>
          <w:strike/>
        </w:rPr>
        <w:t xml:space="preserve"> (ver item 24)</w:t>
      </w:r>
    </w:p>
    <w:p w14:paraId="0A813C4A" w14:textId="77777777" w:rsidR="002A7EB0" w:rsidRPr="00912B67" w:rsidRDefault="002A7EB0" w:rsidP="002A7EB0">
      <w:pPr>
        <w:autoSpaceDE w:val="0"/>
        <w:autoSpaceDN w:val="0"/>
        <w:adjustRightInd w:val="0"/>
        <w:ind w:left="567" w:hanging="567"/>
        <w:jc w:val="both"/>
        <w:rPr>
          <w:strike/>
        </w:rPr>
      </w:pPr>
    </w:p>
    <w:p w14:paraId="1AF2A8A5" w14:textId="77777777" w:rsidR="002A7EB0" w:rsidRPr="00912B67" w:rsidRDefault="002A7EB0" w:rsidP="002A7EB0">
      <w:pPr>
        <w:autoSpaceDE w:val="0"/>
        <w:autoSpaceDN w:val="0"/>
        <w:adjustRightInd w:val="0"/>
        <w:ind w:left="567" w:hanging="567"/>
        <w:jc w:val="both"/>
        <w:rPr>
          <w:strike/>
        </w:rPr>
      </w:pPr>
      <w:r w:rsidRPr="00912B67">
        <w:rPr>
          <w:strike/>
        </w:rPr>
        <w:t xml:space="preserve">A59. </w:t>
      </w:r>
      <w:r w:rsidRPr="00912B67">
        <w:rPr>
          <w:strike/>
        </w:rPr>
        <w:tab/>
        <w:t>A avaliação da apresentação das demonstrações contábeis como um todo, incluindo as respectivas divulgações, refere-se ao fato das demonstrações contábeis individuais estarem apresentadas de modo a refletir a classificação e descrição apropriada das informações financeiras e à forma, à organização e ao conteúdo das demonstrações contábeis e notas explicativas. Isso inclui, por exemplo, a terminologia utilizada, a quantidade de detalhes fornecidos, a classificação dos itens nas demonstrações e as bases dos valores estabelecidos.</w:t>
      </w:r>
    </w:p>
    <w:p w14:paraId="6A3C7989" w14:textId="77777777" w:rsidR="002A7EB0" w:rsidRDefault="002A7EB0" w:rsidP="002A7EB0">
      <w:pPr>
        <w:autoSpaceDE w:val="0"/>
        <w:autoSpaceDN w:val="0"/>
        <w:adjustRightInd w:val="0"/>
        <w:ind w:left="567" w:hanging="567"/>
        <w:jc w:val="both"/>
      </w:pPr>
    </w:p>
    <w:p w14:paraId="2D0F746E" w14:textId="77777777" w:rsidR="002A7EB0" w:rsidRDefault="002A7EB0" w:rsidP="002A7EB0">
      <w:pPr>
        <w:autoSpaceDE w:val="0"/>
        <w:autoSpaceDN w:val="0"/>
        <w:adjustRightInd w:val="0"/>
        <w:jc w:val="both"/>
      </w:pPr>
      <w:r w:rsidRPr="00912B67">
        <w:rPr>
          <w:b/>
        </w:rPr>
        <w:t>Adequação da apresentação das demonstrações contábeis</w:t>
      </w:r>
      <w:r>
        <w:rPr>
          <w:b/>
        </w:rPr>
        <w:t xml:space="preserve"> (</w:t>
      </w:r>
      <w:r>
        <w:t>ver item 24)</w:t>
      </w:r>
    </w:p>
    <w:p w14:paraId="44F27CDF" w14:textId="77777777" w:rsidR="002A7EB0" w:rsidRDefault="002A7EB0" w:rsidP="002A7EB0">
      <w:pPr>
        <w:autoSpaceDE w:val="0"/>
        <w:autoSpaceDN w:val="0"/>
        <w:adjustRightInd w:val="0"/>
        <w:jc w:val="both"/>
      </w:pPr>
    </w:p>
    <w:p w14:paraId="25AD59D8" w14:textId="77777777" w:rsidR="002A7EB0" w:rsidRDefault="002A7EB0" w:rsidP="002A7EB0">
      <w:pPr>
        <w:autoSpaceDE w:val="0"/>
        <w:autoSpaceDN w:val="0"/>
        <w:adjustRightInd w:val="0"/>
        <w:ind w:left="567" w:hanging="567"/>
        <w:jc w:val="both"/>
      </w:pPr>
      <w:r>
        <w:t xml:space="preserve">A59. </w:t>
      </w:r>
      <w:r>
        <w:tab/>
        <w:t xml:space="preserve">A avaliação da apresentação, da organização e do conteúdo adequados das demonstrações contábeis, inclui, por exemplo, a consideração da terminologia utilizada, conforme exigida pela estrutura de relatório financeiro aplicável, o nível de detalhes fornecidos, a agregação e a desagregação de valores e as bases dos valores estabelecidos. </w:t>
      </w:r>
      <w:r>
        <w:rPr>
          <w:color w:val="00B0F0"/>
          <w:sz w:val="20"/>
          <w:szCs w:val="20"/>
        </w:rPr>
        <w:t>(Alterado pela NBC TA 330 (R1))</w:t>
      </w:r>
    </w:p>
    <w:p w14:paraId="065C7D5A" w14:textId="77777777" w:rsidR="002A7EB0" w:rsidRDefault="002A7EB0" w:rsidP="002A7EB0">
      <w:pPr>
        <w:autoSpaceDE w:val="0"/>
        <w:autoSpaceDN w:val="0"/>
        <w:adjustRightInd w:val="0"/>
        <w:ind w:left="567" w:hanging="567"/>
        <w:jc w:val="both"/>
      </w:pPr>
    </w:p>
    <w:p w14:paraId="25419CEB" w14:textId="77777777" w:rsidR="002A7EB0" w:rsidRPr="00A76494" w:rsidRDefault="002A7EB0" w:rsidP="002A7EB0">
      <w:pPr>
        <w:autoSpaceDE w:val="0"/>
        <w:autoSpaceDN w:val="0"/>
        <w:adjustRightInd w:val="0"/>
        <w:ind w:left="567" w:hanging="567"/>
        <w:jc w:val="both"/>
      </w:pPr>
      <w:r w:rsidRPr="00617A5B">
        <w:rPr>
          <w:b/>
        </w:rPr>
        <w:t>Avaliação da suficiência e adequação da evidência de auditoria</w:t>
      </w:r>
      <w:r w:rsidRPr="00A76494">
        <w:t xml:space="preserve"> (</w:t>
      </w:r>
      <w:r>
        <w:t>ver</w:t>
      </w:r>
      <w:r w:rsidRPr="00A76494">
        <w:t xml:space="preserve"> itens 25</w:t>
      </w:r>
      <w:r>
        <w:t xml:space="preserve"> a </w:t>
      </w:r>
      <w:r w:rsidRPr="00A76494">
        <w:t>27)</w:t>
      </w:r>
    </w:p>
    <w:p w14:paraId="612DB830" w14:textId="77777777" w:rsidR="002A7EB0" w:rsidRDefault="002A7EB0" w:rsidP="002A7EB0">
      <w:pPr>
        <w:autoSpaceDE w:val="0"/>
        <w:autoSpaceDN w:val="0"/>
        <w:adjustRightInd w:val="0"/>
        <w:ind w:left="567" w:hanging="567"/>
        <w:jc w:val="both"/>
      </w:pPr>
    </w:p>
    <w:p w14:paraId="31FFFAF4" w14:textId="77777777" w:rsidR="002A7EB0" w:rsidRDefault="002A7EB0" w:rsidP="002A7EB0">
      <w:pPr>
        <w:autoSpaceDE w:val="0"/>
        <w:autoSpaceDN w:val="0"/>
        <w:adjustRightInd w:val="0"/>
        <w:spacing w:after="120"/>
        <w:ind w:left="567" w:hanging="567"/>
        <w:jc w:val="both"/>
      </w:pPr>
      <w:r w:rsidRPr="00A76494">
        <w:t>A</w:t>
      </w:r>
      <w:r>
        <w:t>60</w:t>
      </w:r>
      <w:r w:rsidRPr="00A76494">
        <w:t xml:space="preserve">. </w:t>
      </w:r>
      <w:r>
        <w:tab/>
        <w:t>A</w:t>
      </w:r>
      <w:r w:rsidRPr="00A76494">
        <w:t xml:space="preserve"> auditoria das demonstrações contábeis é um processo acumulativo e contínuo. À medida que o auditor executa procedimentos planejados de auditoria, a evidência de auditoria obtida pode fazer com que o auditor modifique a natureza, época ou extensão de outros procedimentos planejados de auditoria. Informações que diferem significativamente das informações nas quais a avaliação de risco se baseou podem chamar a atenção do auditor. Por exemplo:</w:t>
      </w:r>
    </w:p>
    <w:p w14:paraId="444B4399"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t>a</w:t>
      </w:r>
      <w:r w:rsidRPr="00A76494">
        <w:t xml:space="preserve"> extensão d</w:t>
      </w:r>
      <w:r>
        <w:t>e</w:t>
      </w:r>
      <w:r w:rsidRPr="00A76494">
        <w:t xml:space="preserve"> distorç</w:t>
      </w:r>
      <w:r>
        <w:t>ões</w:t>
      </w:r>
      <w:r w:rsidRPr="00A76494">
        <w:t xml:space="preserve"> que o auditor detecta mediante a execução de procedimentos substantivos pode alterar a opinião do auditor acerca da avaliaç</w:t>
      </w:r>
      <w:r>
        <w:t>ão</w:t>
      </w:r>
      <w:r w:rsidRPr="00A76494">
        <w:t xml:space="preserve"> de risco e pode indicar deficiência significativa no controle interno</w:t>
      </w:r>
      <w:r>
        <w:t>;</w:t>
      </w:r>
    </w:p>
    <w:p w14:paraId="166D2013"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t>o</w:t>
      </w:r>
      <w:r w:rsidRPr="00A76494">
        <w:t xml:space="preserve"> auditor pode tomar conhecimento d</w:t>
      </w:r>
      <w:r>
        <w:t>e</w:t>
      </w:r>
      <w:r w:rsidRPr="00A76494">
        <w:t xml:space="preserve"> discrepâncias nos registros contábeis ou de evidências ausentes ou conflitantes</w:t>
      </w:r>
      <w:r>
        <w:t>;</w:t>
      </w:r>
    </w:p>
    <w:p w14:paraId="7374240F"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t>o</w:t>
      </w:r>
      <w:r w:rsidRPr="00A76494">
        <w:t>s procedimentos analíticos aplicados na etapa de revisão global da auditoria podem indicar um risco anteriormente não reconhecido de distorção relevante.</w:t>
      </w:r>
    </w:p>
    <w:p w14:paraId="49984544" w14:textId="77777777" w:rsidR="002A7EB0" w:rsidRPr="00A76494" w:rsidRDefault="002A7EB0" w:rsidP="002A7EB0">
      <w:pPr>
        <w:autoSpaceDE w:val="0"/>
        <w:autoSpaceDN w:val="0"/>
        <w:adjustRightInd w:val="0"/>
        <w:ind w:left="567"/>
        <w:jc w:val="both"/>
      </w:pPr>
      <w:r w:rsidRPr="00A76494">
        <w:t>Nessas circunstâncias, o auditor poderia ter que reavaliar os procedimentos planejados de auditoria com base na consideração revisada dos riscos avaliados para todas ou algumas classes de transações, saldos de contas ou divulgações e respectivas afirmações. A NBC TA 315 contém orientação adicional para a revisão da avaliação de risco do auditor.</w:t>
      </w:r>
    </w:p>
    <w:p w14:paraId="71A6183E" w14:textId="77777777" w:rsidR="002A7EB0" w:rsidRDefault="002A7EB0" w:rsidP="002A7EB0">
      <w:pPr>
        <w:autoSpaceDE w:val="0"/>
        <w:autoSpaceDN w:val="0"/>
        <w:adjustRightInd w:val="0"/>
        <w:ind w:left="567" w:hanging="567"/>
        <w:jc w:val="both"/>
      </w:pPr>
    </w:p>
    <w:p w14:paraId="0BFCFADD" w14:textId="77777777" w:rsidR="002A7EB0" w:rsidRPr="00A76494" w:rsidRDefault="002A7EB0" w:rsidP="002A7EB0">
      <w:pPr>
        <w:autoSpaceDE w:val="0"/>
        <w:autoSpaceDN w:val="0"/>
        <w:adjustRightInd w:val="0"/>
        <w:ind w:left="567" w:hanging="567"/>
        <w:jc w:val="both"/>
      </w:pPr>
      <w:r w:rsidRPr="00A76494">
        <w:t xml:space="preserve">A61. </w:t>
      </w:r>
      <w:r>
        <w:tab/>
      </w:r>
      <w:r w:rsidRPr="00A76494">
        <w:t>O auditor não pode assumir que um caso de fraude ou erro é uma ocorrência isolada. Portanto, a consideração do modo como a detecção de distorção afeta os riscos avaliados de distorção relevante é importante para determinar se a avaliação continua apropriada.</w:t>
      </w:r>
    </w:p>
    <w:p w14:paraId="033098FA" w14:textId="77777777" w:rsidR="002A7EB0" w:rsidRDefault="002A7EB0" w:rsidP="002A7EB0">
      <w:pPr>
        <w:autoSpaceDE w:val="0"/>
        <w:autoSpaceDN w:val="0"/>
        <w:adjustRightInd w:val="0"/>
        <w:ind w:left="567" w:hanging="567"/>
        <w:jc w:val="both"/>
      </w:pPr>
    </w:p>
    <w:p w14:paraId="7A695422" w14:textId="77777777" w:rsidR="002A7EB0" w:rsidRDefault="002A7EB0" w:rsidP="002A7EB0">
      <w:pPr>
        <w:autoSpaceDE w:val="0"/>
        <w:autoSpaceDN w:val="0"/>
        <w:adjustRightInd w:val="0"/>
        <w:spacing w:after="120"/>
        <w:ind w:left="567" w:hanging="567"/>
        <w:jc w:val="both"/>
      </w:pPr>
      <w:r w:rsidRPr="00A76494">
        <w:t>A62. A opinião do auditor quanto ao que constitui evidência de auditoria apropriada e suficiente é influenciada por fatores como os que seguem:</w:t>
      </w:r>
    </w:p>
    <w:p w14:paraId="35CD87BA"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t>i</w:t>
      </w:r>
      <w:r w:rsidRPr="00A76494">
        <w:t xml:space="preserve">mportância da distorção </w:t>
      </w:r>
      <w:r>
        <w:t xml:space="preserve">potencial </w:t>
      </w:r>
      <w:r w:rsidRPr="00A76494">
        <w:t>na afirmação e a probabilidade de que ela tenha efeito relevante, individualmente ou em conjunto com outras distorções em potencial, nas demonstrações contábeis</w:t>
      </w:r>
      <w:r>
        <w:t>;</w:t>
      </w:r>
    </w:p>
    <w:p w14:paraId="28DCC037"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efetividade das respostas e controles da administração para enfrentar os riscos</w:t>
      </w:r>
      <w:r>
        <w:t>;</w:t>
      </w:r>
    </w:p>
    <w:p w14:paraId="37C6C90F"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experiência adquirida durante auditorias anteriores com relação a potenciais distorções semelhantes</w:t>
      </w:r>
      <w:r>
        <w:t>;</w:t>
      </w:r>
    </w:p>
    <w:p w14:paraId="601C1E70"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resultados dos procedimentos de auditoria executados, incluindo se esses procedimentos de auditoria identificaram casos específicos de fraude ou erro</w:t>
      </w:r>
      <w:r>
        <w:t>;</w:t>
      </w:r>
    </w:p>
    <w:p w14:paraId="31C88E4C"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fonte e confiabilidade das informações disponíveis</w:t>
      </w:r>
      <w:r>
        <w:t>;</w:t>
      </w:r>
    </w:p>
    <w:p w14:paraId="7607CAC1" w14:textId="77777777" w:rsidR="002A7EB0" w:rsidRPr="00A76494" w:rsidRDefault="002A7EB0">
      <w:pPr>
        <w:numPr>
          <w:ilvl w:val="0"/>
          <w:numId w:val="166"/>
        </w:numPr>
        <w:autoSpaceDE w:val="0"/>
        <w:autoSpaceDN w:val="0"/>
        <w:adjustRightInd w:val="0"/>
        <w:spacing w:after="120" w:line="240" w:lineRule="auto"/>
        <w:ind w:left="851" w:hanging="284"/>
        <w:jc w:val="both"/>
      </w:pPr>
      <w:r>
        <w:t xml:space="preserve"> </w:t>
      </w:r>
      <w:r>
        <w:tab/>
      </w:r>
      <w:r w:rsidRPr="00A76494">
        <w:t>persuasividade da evidência de auditoria</w:t>
      </w:r>
      <w:r>
        <w:t>;</w:t>
      </w:r>
    </w:p>
    <w:p w14:paraId="23FA4374" w14:textId="77777777" w:rsidR="002A7EB0" w:rsidRPr="00A76494" w:rsidRDefault="002A7EB0">
      <w:pPr>
        <w:numPr>
          <w:ilvl w:val="0"/>
          <w:numId w:val="166"/>
        </w:numPr>
        <w:autoSpaceDE w:val="0"/>
        <w:autoSpaceDN w:val="0"/>
        <w:adjustRightInd w:val="0"/>
        <w:spacing w:after="0" w:line="240" w:lineRule="auto"/>
        <w:ind w:left="851" w:hanging="284"/>
        <w:jc w:val="both"/>
      </w:pPr>
      <w:r>
        <w:t xml:space="preserve"> </w:t>
      </w:r>
      <w:r>
        <w:tab/>
      </w:r>
      <w:r w:rsidRPr="00A76494">
        <w:t>entendimento da entidade e de seu ambiente, incluindo o seu controle interno.</w:t>
      </w:r>
    </w:p>
    <w:p w14:paraId="52FA7E00" w14:textId="77777777" w:rsidR="002A7EB0" w:rsidRDefault="002A7EB0" w:rsidP="002A7EB0">
      <w:pPr>
        <w:autoSpaceDE w:val="0"/>
        <w:autoSpaceDN w:val="0"/>
        <w:adjustRightInd w:val="0"/>
        <w:ind w:left="567" w:hanging="567"/>
        <w:jc w:val="both"/>
      </w:pPr>
    </w:p>
    <w:p w14:paraId="6EC09D10" w14:textId="77777777" w:rsidR="002A7EB0" w:rsidRPr="00A76494" w:rsidRDefault="002A7EB0" w:rsidP="002A7EB0">
      <w:pPr>
        <w:autoSpaceDE w:val="0"/>
        <w:autoSpaceDN w:val="0"/>
        <w:adjustRightInd w:val="0"/>
        <w:ind w:left="567" w:hanging="567"/>
        <w:jc w:val="both"/>
      </w:pPr>
      <w:r w:rsidRPr="00617A5B">
        <w:rPr>
          <w:b/>
        </w:rPr>
        <w:t>Documentação</w:t>
      </w:r>
      <w:r w:rsidRPr="00A76494">
        <w:t xml:space="preserve"> (</w:t>
      </w:r>
      <w:r>
        <w:t>ver</w:t>
      </w:r>
      <w:r w:rsidRPr="00A76494">
        <w:t xml:space="preserve"> item 28)</w:t>
      </w:r>
    </w:p>
    <w:p w14:paraId="6E56718F" w14:textId="77777777" w:rsidR="002A7EB0" w:rsidRDefault="002A7EB0" w:rsidP="002A7EB0">
      <w:pPr>
        <w:autoSpaceDE w:val="0"/>
        <w:autoSpaceDN w:val="0"/>
        <w:adjustRightInd w:val="0"/>
        <w:ind w:left="567" w:hanging="567"/>
        <w:jc w:val="both"/>
      </w:pPr>
    </w:p>
    <w:p w14:paraId="054F79CF" w14:textId="77777777" w:rsidR="002A7EB0" w:rsidRDefault="002A7EB0" w:rsidP="002A7EB0">
      <w:pPr>
        <w:autoSpaceDE w:val="0"/>
        <w:autoSpaceDN w:val="0"/>
        <w:adjustRightInd w:val="0"/>
        <w:ind w:left="567" w:hanging="567"/>
        <w:jc w:val="both"/>
      </w:pPr>
      <w:r w:rsidRPr="00A76494">
        <w:t xml:space="preserve">A63. </w:t>
      </w:r>
      <w:r>
        <w:tab/>
      </w:r>
      <w:r w:rsidRPr="00A76494">
        <w:t>A forma e a extensão da documentação de auditoria é uma questão de julgamento profissional e são influenciadas pela natureza, porte e complexidade da entidade e de seu controle interno, disponibilidade das informações da entidade e metodologia de auditoria e tecnologia usadas na auditoria.</w:t>
      </w:r>
    </w:p>
    <w:p w14:paraId="55009B3E" w14:textId="77777777" w:rsidR="002A7EB0" w:rsidRPr="002A7EB0" w:rsidRDefault="002A7EB0" w:rsidP="002A7EB0">
      <w:pPr>
        <w:jc w:val="center"/>
        <w:rPr>
          <w:b/>
          <w:bCs/>
        </w:rPr>
      </w:pPr>
      <w:r>
        <w:br w:type="page"/>
      </w:r>
      <w:r w:rsidRPr="002A7EB0">
        <w:rPr>
          <w:b/>
          <w:bCs/>
        </w:rPr>
        <w:t>NORMA BRASILEIRA DE CONTABILIDADE – NBC TA 330 (R1), DE 19 DE AGOSTO DE 2016</w:t>
      </w:r>
    </w:p>
    <w:p w14:paraId="13507756" w14:textId="77777777" w:rsidR="002A7EB0" w:rsidRPr="00975B5F" w:rsidRDefault="002A7EB0" w:rsidP="002A7EB0">
      <w:pPr>
        <w:pStyle w:val="Corpodetexto"/>
      </w:pPr>
    </w:p>
    <w:p w14:paraId="10FEE19B" w14:textId="77777777" w:rsidR="002A7EB0" w:rsidRPr="00975B5F" w:rsidRDefault="002A7EB0" w:rsidP="002A7EB0">
      <w:pPr>
        <w:ind w:left="5387"/>
        <w:jc w:val="both"/>
        <w:rPr>
          <w:b/>
          <w:i/>
        </w:rPr>
      </w:pPr>
      <w:r w:rsidRPr="00975B5F">
        <w:rPr>
          <w:b/>
          <w:bCs/>
          <w:i/>
          <w:iCs/>
        </w:rPr>
        <w:t>Altera a NBC TA 330 que dispõe sobre a resposta do auditor aos riscos avaliados</w:t>
      </w:r>
      <w:r w:rsidRPr="00975B5F">
        <w:rPr>
          <w:b/>
          <w:i/>
        </w:rPr>
        <w:t>.</w:t>
      </w:r>
    </w:p>
    <w:p w14:paraId="1D21B61A" w14:textId="77777777" w:rsidR="002A7EB0" w:rsidRPr="002D5248" w:rsidRDefault="002A7EB0" w:rsidP="002A7EB0">
      <w:pPr>
        <w:jc w:val="both"/>
      </w:pPr>
    </w:p>
    <w:p w14:paraId="3153BF2A" w14:textId="77777777" w:rsidR="002A7EB0" w:rsidRPr="002D5248" w:rsidRDefault="002A7EB0" w:rsidP="002A7EB0">
      <w:pPr>
        <w:jc w:val="both"/>
        <w:rPr>
          <w:bCs/>
        </w:rPr>
      </w:pPr>
    </w:p>
    <w:p w14:paraId="74D97F2D" w14:textId="77777777" w:rsidR="002A7EB0" w:rsidRDefault="002A7EB0" w:rsidP="002A7EB0">
      <w:pPr>
        <w:ind w:firstLine="567"/>
        <w:jc w:val="both"/>
      </w:pPr>
      <w:r w:rsidRPr="001E1DA8">
        <w:rPr>
          <w:bCs/>
        </w:rPr>
        <w:t xml:space="preserve">O </w:t>
      </w:r>
      <w:r w:rsidRPr="001E1DA8">
        <w:rPr>
          <w:b/>
          <w:bCs/>
        </w:rPr>
        <w:t>CONSELHO FEDERAL DE CONTABILIDADE</w:t>
      </w:r>
      <w:r w:rsidRPr="001E1DA8">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1E1DA8">
        <w:rPr>
          <w:color w:val="000000"/>
        </w:rPr>
        <w:t xml:space="preserve"> elaborada de acordo com a sua equivalente internacional </w:t>
      </w:r>
      <w:r w:rsidRPr="00975B5F">
        <w:t>ISA 330</w:t>
      </w:r>
      <w:r w:rsidRPr="001E1DA8">
        <w:rPr>
          <w:color w:val="000000"/>
        </w:rPr>
        <w:t xml:space="preserve"> da IFAC</w:t>
      </w:r>
      <w:r w:rsidRPr="001E1DA8">
        <w:t>:</w:t>
      </w:r>
    </w:p>
    <w:p w14:paraId="56F0E825" w14:textId="77777777" w:rsidR="002A7EB0" w:rsidRPr="001E1DA8" w:rsidRDefault="002A7EB0" w:rsidP="002A7EB0">
      <w:pPr>
        <w:jc w:val="both"/>
      </w:pPr>
    </w:p>
    <w:p w14:paraId="7306A496" w14:textId="77777777" w:rsidR="002A7EB0" w:rsidRDefault="002A7EB0" w:rsidP="002A7EB0">
      <w:pPr>
        <w:pStyle w:val="PargrafodaLista"/>
        <w:ind w:left="567" w:hanging="567"/>
        <w:jc w:val="both"/>
        <w:rPr>
          <w:b/>
        </w:rPr>
      </w:pPr>
      <w:r w:rsidRPr="00975B5F">
        <w:t>1.</w:t>
      </w:r>
      <w:r w:rsidRPr="004959FA">
        <w:t xml:space="preserve"> </w:t>
      </w:r>
      <w:r w:rsidRPr="004959FA">
        <w:tab/>
      </w:r>
      <w:r>
        <w:rPr>
          <w:b/>
        </w:rPr>
        <w:t>Altera os itens 20, 24 e seu título, 30, A13, A14, A52 e seu título e A59 e seu título na NBC TA</w:t>
      </w:r>
      <w:r w:rsidRPr="002D267F">
        <w:rPr>
          <w:b/>
        </w:rPr>
        <w:t xml:space="preserve"> </w:t>
      </w:r>
      <w:r>
        <w:rPr>
          <w:b/>
        </w:rPr>
        <w:t xml:space="preserve">330 </w:t>
      </w:r>
      <w:r w:rsidRPr="002D267F">
        <w:rPr>
          <w:b/>
        </w:rPr>
        <w:t>–</w:t>
      </w:r>
      <w:r>
        <w:rPr>
          <w:b/>
        </w:rPr>
        <w:t xml:space="preserve"> </w:t>
      </w:r>
      <w:r w:rsidRPr="00BC12A2">
        <w:rPr>
          <w:b/>
        </w:rPr>
        <w:t>Resposta do Auditor aos Riscos Avaliados</w:t>
      </w:r>
      <w:r w:rsidRPr="002D267F">
        <w:rPr>
          <w:b/>
        </w:rPr>
        <w:t>, com a</w:t>
      </w:r>
      <w:r>
        <w:rPr>
          <w:b/>
        </w:rPr>
        <w:t>s</w:t>
      </w:r>
      <w:r w:rsidRPr="002D267F">
        <w:rPr>
          <w:b/>
        </w:rPr>
        <w:t xml:space="preserve"> seguinte</w:t>
      </w:r>
      <w:r>
        <w:rPr>
          <w:b/>
        </w:rPr>
        <w:t>s</w:t>
      </w:r>
      <w:r w:rsidRPr="002D267F">
        <w:rPr>
          <w:b/>
        </w:rPr>
        <w:t xml:space="preserve"> redaç</w:t>
      </w:r>
      <w:r>
        <w:rPr>
          <w:b/>
        </w:rPr>
        <w:t>ões</w:t>
      </w:r>
      <w:r w:rsidRPr="002D267F">
        <w:rPr>
          <w:b/>
        </w:rPr>
        <w:t>:</w:t>
      </w:r>
    </w:p>
    <w:p w14:paraId="60E503D4" w14:textId="77777777" w:rsidR="002A7EB0" w:rsidRPr="004959FA" w:rsidRDefault="002A7EB0" w:rsidP="002A7EB0">
      <w:pPr>
        <w:pStyle w:val="PargrafodaLista"/>
        <w:ind w:left="0"/>
        <w:jc w:val="both"/>
      </w:pPr>
    </w:p>
    <w:p w14:paraId="4CD0C73D" w14:textId="77777777" w:rsidR="002A7EB0" w:rsidRPr="004E4423" w:rsidRDefault="002A7EB0" w:rsidP="002A7EB0">
      <w:pPr>
        <w:autoSpaceDE w:val="0"/>
        <w:autoSpaceDN w:val="0"/>
        <w:adjustRightInd w:val="0"/>
        <w:spacing w:after="120"/>
        <w:ind w:left="567"/>
        <w:jc w:val="both"/>
      </w:pPr>
      <w:r>
        <w:t xml:space="preserve">20. </w:t>
      </w:r>
      <w:r w:rsidRPr="004E4423">
        <w:t>Os procedimentos substantivos do auditor devem incluir os seguintes procedimentos de auditoria relacionados com o processo de encerramento das demonstrações contábeis:</w:t>
      </w:r>
    </w:p>
    <w:p w14:paraId="0078463B" w14:textId="77777777" w:rsidR="002A7EB0" w:rsidRPr="004E4423" w:rsidRDefault="002A7EB0" w:rsidP="002A7EB0">
      <w:pPr>
        <w:pStyle w:val="PargrafodaLista"/>
        <w:tabs>
          <w:tab w:val="left" w:pos="993"/>
        </w:tabs>
        <w:autoSpaceDE w:val="0"/>
        <w:autoSpaceDN w:val="0"/>
        <w:adjustRightInd w:val="0"/>
        <w:spacing w:after="120"/>
        <w:ind w:left="993" w:hanging="426"/>
        <w:jc w:val="both"/>
      </w:pPr>
      <w:r w:rsidRPr="004E4423">
        <w:t xml:space="preserve">(a) </w:t>
      </w:r>
      <w:r w:rsidRPr="004E4423">
        <w:tab/>
        <w:t xml:space="preserve">confrontar ou conciliar </w:t>
      </w:r>
      <w:r w:rsidRPr="00B6608C">
        <w:t>as informações nas demonstrações contábeis com os registros contábeis que as suportam, incluindo confrontar ou conciliar as informações nas divulgações, independentemente dessas informações terem sido obtidas dentro ou fora do razão geral e dos razões auxiliares; e</w:t>
      </w:r>
    </w:p>
    <w:p w14:paraId="212AFB76" w14:textId="77777777" w:rsidR="002A7EB0" w:rsidRDefault="002A7EB0" w:rsidP="002A7EB0">
      <w:pPr>
        <w:tabs>
          <w:tab w:val="left" w:pos="993"/>
        </w:tabs>
        <w:autoSpaceDE w:val="0"/>
        <w:autoSpaceDN w:val="0"/>
        <w:adjustRightInd w:val="0"/>
        <w:ind w:left="993" w:hanging="426"/>
        <w:jc w:val="both"/>
      </w:pPr>
      <w:r w:rsidRPr="004E4423">
        <w:t xml:space="preserve">(b) </w:t>
      </w:r>
      <w:r w:rsidRPr="004E4423">
        <w:tab/>
        <w:t>examinar lançamentos relevantes de diário e outros ajustes efetuados durante a elaboração das demonstrações contábeis (ver item A52).</w:t>
      </w:r>
    </w:p>
    <w:p w14:paraId="08FD8FED" w14:textId="77777777" w:rsidR="002A7EB0" w:rsidRPr="004E4423" w:rsidRDefault="002A7EB0" w:rsidP="002A7EB0">
      <w:pPr>
        <w:autoSpaceDE w:val="0"/>
        <w:autoSpaceDN w:val="0"/>
        <w:adjustRightInd w:val="0"/>
        <w:jc w:val="both"/>
      </w:pPr>
    </w:p>
    <w:p w14:paraId="02871C9A" w14:textId="77777777" w:rsidR="002A7EB0" w:rsidRPr="004E4423" w:rsidRDefault="002A7EB0" w:rsidP="002A7EB0">
      <w:pPr>
        <w:autoSpaceDE w:val="0"/>
        <w:autoSpaceDN w:val="0"/>
        <w:adjustRightInd w:val="0"/>
        <w:ind w:left="567"/>
        <w:jc w:val="both"/>
      </w:pPr>
      <w:r w:rsidRPr="004E4423">
        <w:rPr>
          <w:b/>
        </w:rPr>
        <w:t xml:space="preserve">Adequação da apresentação </w:t>
      </w:r>
      <w:r w:rsidRPr="00B6608C">
        <w:rPr>
          <w:b/>
        </w:rPr>
        <w:t>das demonstrações contábeis</w:t>
      </w:r>
    </w:p>
    <w:p w14:paraId="14610332" w14:textId="77777777" w:rsidR="002A7EB0" w:rsidRPr="004E4423" w:rsidRDefault="002A7EB0" w:rsidP="002A7EB0">
      <w:pPr>
        <w:autoSpaceDE w:val="0"/>
        <w:autoSpaceDN w:val="0"/>
        <w:adjustRightInd w:val="0"/>
        <w:jc w:val="both"/>
      </w:pPr>
    </w:p>
    <w:p w14:paraId="68C45CAF" w14:textId="77777777" w:rsidR="002A7EB0" w:rsidRPr="00B6608C" w:rsidRDefault="002A7EB0" w:rsidP="002A7EB0">
      <w:pPr>
        <w:autoSpaceDE w:val="0"/>
        <w:autoSpaceDN w:val="0"/>
        <w:adjustRightInd w:val="0"/>
        <w:spacing w:after="120"/>
        <w:ind w:left="567"/>
        <w:jc w:val="both"/>
        <w:rPr>
          <w:highlight w:val="yellow"/>
        </w:rPr>
      </w:pPr>
      <w:r>
        <w:t xml:space="preserve">24. </w:t>
      </w:r>
      <w:r w:rsidRPr="004E4423">
        <w:t>O auditor deve executar procedimentos de auditoria para avaliar se a apresentação das</w:t>
      </w:r>
      <w:r>
        <w:t xml:space="preserve"> demonstrações contábeis como um todo está de acordo com a estrutura de relatórios financeiros. </w:t>
      </w:r>
      <w:r w:rsidRPr="00B6608C">
        <w:t>Ao fazer essa avaliação, o auditor deve considerar se as demonstrações contábeis estão apresentadas de forma a refletir a adequada:</w:t>
      </w:r>
    </w:p>
    <w:p w14:paraId="502491A8" w14:textId="77777777" w:rsidR="002A7EB0" w:rsidRPr="00B6608C" w:rsidRDefault="002A7EB0">
      <w:pPr>
        <w:numPr>
          <w:ilvl w:val="0"/>
          <w:numId w:val="168"/>
        </w:numPr>
        <w:tabs>
          <w:tab w:val="left" w:pos="993"/>
        </w:tabs>
        <w:autoSpaceDE w:val="0"/>
        <w:autoSpaceDN w:val="0"/>
        <w:adjustRightInd w:val="0"/>
        <w:spacing w:after="120" w:line="240" w:lineRule="auto"/>
        <w:ind w:left="993" w:hanging="426"/>
        <w:jc w:val="both"/>
      </w:pPr>
      <w:r w:rsidRPr="00B6608C">
        <w:rPr>
          <w:spacing w:val="3"/>
        </w:rPr>
        <w:t>classificação e descrição de informações financeiras e de transações, eventos e condições subjacentes; e</w:t>
      </w:r>
    </w:p>
    <w:p w14:paraId="25F4C7BA" w14:textId="77777777" w:rsidR="002A7EB0" w:rsidRPr="00B6608C" w:rsidRDefault="002A7EB0">
      <w:pPr>
        <w:numPr>
          <w:ilvl w:val="0"/>
          <w:numId w:val="168"/>
        </w:numPr>
        <w:tabs>
          <w:tab w:val="left" w:pos="993"/>
        </w:tabs>
        <w:autoSpaceDE w:val="0"/>
        <w:autoSpaceDN w:val="0"/>
        <w:adjustRightInd w:val="0"/>
        <w:spacing w:after="0" w:line="240" w:lineRule="auto"/>
        <w:ind w:left="993" w:hanging="426"/>
        <w:jc w:val="both"/>
      </w:pPr>
      <w:r w:rsidRPr="00B6608C">
        <w:rPr>
          <w:spacing w:val="-2"/>
        </w:rPr>
        <w:t>apresentação, estrutura e conteúdo das demonstrações contábeis (ver item A59).</w:t>
      </w:r>
    </w:p>
    <w:p w14:paraId="3A9F016A" w14:textId="77777777" w:rsidR="002A7EB0" w:rsidRDefault="002A7EB0" w:rsidP="002A7EB0">
      <w:pPr>
        <w:jc w:val="both"/>
      </w:pPr>
    </w:p>
    <w:p w14:paraId="010606FE" w14:textId="77777777" w:rsidR="002A7EB0" w:rsidRDefault="002A7EB0" w:rsidP="002A7EB0">
      <w:pPr>
        <w:autoSpaceDE w:val="0"/>
        <w:autoSpaceDN w:val="0"/>
        <w:adjustRightInd w:val="0"/>
        <w:ind w:left="567"/>
        <w:jc w:val="both"/>
      </w:pPr>
      <w:r>
        <w:t xml:space="preserve">30. A documentação do auditor deve demonstrar que </w:t>
      </w:r>
      <w:r w:rsidRPr="001E12AF">
        <w:t>as informações nas demonstrações contábeis estão de acordo ou foram conciliadas com os registros contábeis que as suportam, incluindo confrontar ou conciliar as informações nas divulgações, independentemente dessas informações terem sido obtidas dentro ou fora do razão geral e dos razões auxiliares.</w:t>
      </w:r>
    </w:p>
    <w:p w14:paraId="5F46FCB0" w14:textId="77777777" w:rsidR="002A7EB0" w:rsidRDefault="002A7EB0" w:rsidP="002A7EB0">
      <w:pPr>
        <w:autoSpaceDE w:val="0"/>
        <w:autoSpaceDN w:val="0"/>
        <w:adjustRightInd w:val="0"/>
        <w:jc w:val="both"/>
      </w:pPr>
    </w:p>
    <w:p w14:paraId="4158D18B" w14:textId="77777777" w:rsidR="002A7EB0" w:rsidRDefault="002A7EB0" w:rsidP="002A7EB0">
      <w:pPr>
        <w:autoSpaceDE w:val="0"/>
        <w:autoSpaceDN w:val="0"/>
        <w:adjustRightInd w:val="0"/>
        <w:spacing w:after="120"/>
        <w:ind w:left="567"/>
        <w:jc w:val="both"/>
      </w:pPr>
      <w:r>
        <w:t>A13.  Além disso, certos procedimentos de auditoria somente podem ser realizados no final do período, ou após, por exemplo:</w:t>
      </w:r>
    </w:p>
    <w:p w14:paraId="076B8C21" w14:textId="77777777" w:rsidR="002A7EB0" w:rsidRPr="001E12AF" w:rsidRDefault="002A7EB0">
      <w:pPr>
        <w:numPr>
          <w:ilvl w:val="0"/>
          <w:numId w:val="168"/>
        </w:numPr>
        <w:tabs>
          <w:tab w:val="left" w:pos="993"/>
        </w:tabs>
        <w:autoSpaceDE w:val="0"/>
        <w:autoSpaceDN w:val="0"/>
        <w:adjustRightInd w:val="0"/>
        <w:spacing w:after="120" w:line="240" w:lineRule="auto"/>
        <w:ind w:left="993" w:hanging="426"/>
        <w:jc w:val="both"/>
      </w:pPr>
      <w:r>
        <w:rPr>
          <w:rFonts w:eastAsia="Calibri"/>
        </w:rPr>
        <w:t xml:space="preserve">confrontar </w:t>
      </w:r>
      <w:r w:rsidRPr="001E12AF">
        <w:rPr>
          <w:rFonts w:eastAsia="Calibri"/>
        </w:rPr>
        <w:t>ou conciliar as informações nas demonstrações contábeis com os registros contábeis que as suportam, incluindo confrontar ou conciliar as informações nas divulgações, independentemente d</w:t>
      </w:r>
      <w:r>
        <w:rPr>
          <w:rFonts w:eastAsia="Calibri"/>
        </w:rPr>
        <w:t xml:space="preserve">e </w:t>
      </w:r>
      <w:r w:rsidRPr="001E12AF">
        <w:rPr>
          <w:rFonts w:eastAsia="Calibri"/>
        </w:rPr>
        <w:t>essas informações terem sido obtidas dentro ou fora dos razões geral e auxiliares;</w:t>
      </w:r>
    </w:p>
    <w:p w14:paraId="43EB7E2B" w14:textId="77777777" w:rsidR="002A7EB0" w:rsidRDefault="002A7EB0">
      <w:pPr>
        <w:numPr>
          <w:ilvl w:val="0"/>
          <w:numId w:val="168"/>
        </w:numPr>
        <w:tabs>
          <w:tab w:val="left" w:pos="993"/>
        </w:tabs>
        <w:autoSpaceDE w:val="0"/>
        <w:autoSpaceDN w:val="0"/>
        <w:adjustRightInd w:val="0"/>
        <w:spacing w:after="120" w:line="240" w:lineRule="auto"/>
        <w:ind w:left="993" w:hanging="426"/>
        <w:jc w:val="both"/>
      </w:pPr>
      <w:r>
        <w:t>examinar ajustes efetuados durante a elaboração das demonstrações contábeis; e</w:t>
      </w:r>
    </w:p>
    <w:p w14:paraId="3C540998" w14:textId="77777777" w:rsidR="002A7EB0" w:rsidRDefault="002A7EB0">
      <w:pPr>
        <w:numPr>
          <w:ilvl w:val="0"/>
          <w:numId w:val="168"/>
        </w:numPr>
        <w:tabs>
          <w:tab w:val="left" w:pos="993"/>
        </w:tabs>
        <w:autoSpaceDE w:val="0"/>
        <w:autoSpaceDN w:val="0"/>
        <w:adjustRightInd w:val="0"/>
        <w:spacing w:after="0" w:line="240" w:lineRule="auto"/>
        <w:ind w:left="993" w:hanging="426"/>
        <w:jc w:val="both"/>
      </w:pPr>
      <w:r>
        <w:t>procedimentos para responder ao risco de que, no final do período, a entidade pode ter celebrado contratos de venda indevidos ou transações podem não ter sido finalizadas.</w:t>
      </w:r>
    </w:p>
    <w:p w14:paraId="7F00DB1D" w14:textId="77777777" w:rsidR="002A7EB0" w:rsidRDefault="002A7EB0" w:rsidP="002A7EB0">
      <w:pPr>
        <w:autoSpaceDE w:val="0"/>
        <w:autoSpaceDN w:val="0"/>
        <w:adjustRightInd w:val="0"/>
        <w:jc w:val="both"/>
      </w:pPr>
    </w:p>
    <w:p w14:paraId="5EE2F200" w14:textId="77777777" w:rsidR="002A7EB0" w:rsidRDefault="002A7EB0" w:rsidP="002A7EB0">
      <w:pPr>
        <w:autoSpaceDE w:val="0"/>
        <w:autoSpaceDN w:val="0"/>
        <w:adjustRightInd w:val="0"/>
        <w:spacing w:after="120"/>
        <w:ind w:left="567"/>
        <w:jc w:val="both"/>
      </w:pPr>
      <w:r>
        <w:t>A14. Fatores relevantes adicionais, que influenciam a consideração do auditor sobre quando aplicar procedimentos de auditoria incluem os seguintes:</w:t>
      </w:r>
    </w:p>
    <w:p w14:paraId="436ADD9D" w14:textId="77777777" w:rsidR="002A7EB0" w:rsidRDefault="002A7EB0">
      <w:pPr>
        <w:numPr>
          <w:ilvl w:val="0"/>
          <w:numId w:val="168"/>
        </w:numPr>
        <w:tabs>
          <w:tab w:val="left" w:pos="993"/>
        </w:tabs>
        <w:autoSpaceDE w:val="0"/>
        <w:autoSpaceDN w:val="0"/>
        <w:adjustRightInd w:val="0"/>
        <w:spacing w:after="120" w:line="240" w:lineRule="auto"/>
        <w:ind w:left="993" w:hanging="426"/>
        <w:jc w:val="both"/>
      </w:pPr>
      <w:r>
        <w:t>ambiente de controle;</w:t>
      </w:r>
    </w:p>
    <w:p w14:paraId="75C4B449" w14:textId="77777777" w:rsidR="002A7EB0" w:rsidRDefault="002A7EB0">
      <w:pPr>
        <w:numPr>
          <w:ilvl w:val="0"/>
          <w:numId w:val="168"/>
        </w:numPr>
        <w:tabs>
          <w:tab w:val="left" w:pos="993"/>
        </w:tabs>
        <w:autoSpaceDE w:val="0"/>
        <w:autoSpaceDN w:val="0"/>
        <w:adjustRightInd w:val="0"/>
        <w:spacing w:after="120" w:line="240" w:lineRule="auto"/>
        <w:ind w:left="993" w:hanging="426"/>
        <w:jc w:val="both"/>
      </w:pPr>
      <w:r>
        <w:t>quando as informações relevantes estão disponíveis (por exemplo, arquivos eletrônicos podem ser subsequentemente sobrescritos ou procedimentos a serem observados podem ocorrer somente em determinados períodos);</w:t>
      </w:r>
    </w:p>
    <w:p w14:paraId="16455613" w14:textId="77777777" w:rsidR="002A7EB0" w:rsidRDefault="002A7EB0">
      <w:pPr>
        <w:numPr>
          <w:ilvl w:val="0"/>
          <w:numId w:val="168"/>
        </w:numPr>
        <w:tabs>
          <w:tab w:val="left" w:pos="993"/>
        </w:tabs>
        <w:autoSpaceDE w:val="0"/>
        <w:autoSpaceDN w:val="0"/>
        <w:adjustRightInd w:val="0"/>
        <w:spacing w:after="120" w:line="240" w:lineRule="auto"/>
        <w:ind w:left="993" w:hanging="426"/>
        <w:jc w:val="both"/>
      </w:pPr>
      <w:r>
        <w:t>natureza do risco (por exemplo, se há risco de superavaliação de receitas para atender às expectativas de resultados mediante a criação subsequente de contratos fictícios de vendas, o auditor pode desejar examinar contratos disponíveis na data do final do período);</w:t>
      </w:r>
    </w:p>
    <w:p w14:paraId="7D03CC9F" w14:textId="77777777" w:rsidR="002A7EB0" w:rsidRDefault="002A7EB0">
      <w:pPr>
        <w:numPr>
          <w:ilvl w:val="0"/>
          <w:numId w:val="168"/>
        </w:numPr>
        <w:tabs>
          <w:tab w:val="left" w:pos="993"/>
        </w:tabs>
        <w:autoSpaceDE w:val="0"/>
        <w:autoSpaceDN w:val="0"/>
        <w:adjustRightInd w:val="0"/>
        <w:spacing w:after="120" w:line="240" w:lineRule="auto"/>
        <w:ind w:left="993" w:hanging="426"/>
        <w:jc w:val="both"/>
      </w:pPr>
      <w:r>
        <w:t>período ou data a qual a evidência de auditoria se refere; e</w:t>
      </w:r>
    </w:p>
    <w:p w14:paraId="15CDF909" w14:textId="77777777" w:rsidR="002A7EB0" w:rsidRPr="001E12AF" w:rsidRDefault="002A7EB0">
      <w:pPr>
        <w:numPr>
          <w:ilvl w:val="0"/>
          <w:numId w:val="168"/>
        </w:numPr>
        <w:tabs>
          <w:tab w:val="left" w:pos="993"/>
        </w:tabs>
        <w:autoSpaceDE w:val="0"/>
        <w:autoSpaceDN w:val="0"/>
        <w:adjustRightInd w:val="0"/>
        <w:spacing w:after="0" w:line="240" w:lineRule="auto"/>
        <w:ind w:left="993" w:hanging="426"/>
        <w:jc w:val="both"/>
      </w:pPr>
      <w:r w:rsidRPr="001E12AF">
        <w:t>época da elaboração das demonstrações contábeis, particularmente para aquelas divulgações que forneçam explicações adicionais sobre valores registrados no balanço patrimonial, nas demonstrações do resultado, do resultado abrangente, das mutações do patrimônio líquido ou dos fluxos de caixa.</w:t>
      </w:r>
    </w:p>
    <w:p w14:paraId="19D778C2" w14:textId="77777777" w:rsidR="002A7EB0" w:rsidRDefault="002A7EB0" w:rsidP="002A7EB0">
      <w:pPr>
        <w:autoSpaceDE w:val="0"/>
        <w:autoSpaceDN w:val="0"/>
        <w:adjustRightInd w:val="0"/>
        <w:jc w:val="both"/>
      </w:pPr>
    </w:p>
    <w:p w14:paraId="7A405D93" w14:textId="77777777" w:rsidR="002A7EB0" w:rsidRDefault="002A7EB0" w:rsidP="002A7EB0">
      <w:pPr>
        <w:autoSpaceDE w:val="0"/>
        <w:autoSpaceDN w:val="0"/>
        <w:adjustRightInd w:val="0"/>
        <w:ind w:left="567"/>
        <w:jc w:val="both"/>
      </w:pPr>
      <w:r>
        <w:t>Procedimentos substantivos relacionados com o processo de encerramento das demonstrações contábeis (ver item 20)</w:t>
      </w:r>
    </w:p>
    <w:p w14:paraId="1252CBF6" w14:textId="77777777" w:rsidR="002A7EB0" w:rsidRDefault="002A7EB0" w:rsidP="002A7EB0">
      <w:pPr>
        <w:jc w:val="both"/>
      </w:pPr>
    </w:p>
    <w:p w14:paraId="0D676414" w14:textId="77777777" w:rsidR="002A7EB0" w:rsidRDefault="002A7EB0" w:rsidP="002A7EB0">
      <w:pPr>
        <w:ind w:left="567" w:right="144"/>
        <w:jc w:val="both"/>
      </w:pPr>
      <w:r>
        <w:t xml:space="preserve">A52.  A natureza e a extensão </w:t>
      </w:r>
      <w:r w:rsidRPr="001E12AF">
        <w:t>dos procedimentos substantivos do auditor relacionados com o processo de encerramento das demonstrações contábeis</w:t>
      </w:r>
      <w:r>
        <w:t xml:space="preserve"> dependem da natureza e da complexidade do processo de elaboração das demonstrações contábeis e dos respectivos riscos de distorção relevante.</w:t>
      </w:r>
    </w:p>
    <w:p w14:paraId="52770039" w14:textId="77777777" w:rsidR="002A7EB0" w:rsidRDefault="002A7EB0" w:rsidP="002A7EB0">
      <w:pPr>
        <w:autoSpaceDE w:val="0"/>
        <w:autoSpaceDN w:val="0"/>
        <w:adjustRightInd w:val="0"/>
        <w:jc w:val="both"/>
      </w:pPr>
    </w:p>
    <w:p w14:paraId="3A5063F3" w14:textId="77777777" w:rsidR="002A7EB0" w:rsidRDefault="002A7EB0" w:rsidP="002A7EB0">
      <w:pPr>
        <w:autoSpaceDE w:val="0"/>
        <w:autoSpaceDN w:val="0"/>
        <w:adjustRightInd w:val="0"/>
        <w:ind w:left="567"/>
        <w:jc w:val="both"/>
      </w:pPr>
      <w:r>
        <w:t xml:space="preserve">Adequação da apresentação das </w:t>
      </w:r>
      <w:r w:rsidRPr="001E12AF">
        <w:t>demonstrações contábeis</w:t>
      </w:r>
      <w:r w:rsidRPr="001E12AF">
        <w:rPr>
          <w:b/>
        </w:rPr>
        <w:t xml:space="preserve"> </w:t>
      </w:r>
      <w:r>
        <w:rPr>
          <w:b/>
        </w:rPr>
        <w:t>(</w:t>
      </w:r>
      <w:r>
        <w:t>ver item 24)</w:t>
      </w:r>
    </w:p>
    <w:p w14:paraId="39172191" w14:textId="77777777" w:rsidR="002A7EB0" w:rsidRDefault="002A7EB0" w:rsidP="002A7EB0">
      <w:pPr>
        <w:autoSpaceDE w:val="0"/>
        <w:autoSpaceDN w:val="0"/>
        <w:adjustRightInd w:val="0"/>
        <w:jc w:val="both"/>
      </w:pPr>
    </w:p>
    <w:p w14:paraId="476F8BAC" w14:textId="77777777" w:rsidR="002A7EB0" w:rsidRPr="001E12AF" w:rsidRDefault="002A7EB0" w:rsidP="002A7EB0">
      <w:pPr>
        <w:autoSpaceDE w:val="0"/>
        <w:autoSpaceDN w:val="0"/>
        <w:adjustRightInd w:val="0"/>
        <w:ind w:left="567"/>
        <w:jc w:val="both"/>
      </w:pPr>
      <w:r>
        <w:t xml:space="preserve">A59. A avaliação da apresentação, </w:t>
      </w:r>
      <w:r w:rsidRPr="001E12AF">
        <w:t>da organização e do conteúdo adequados</w:t>
      </w:r>
      <w:r>
        <w:t xml:space="preserve"> das demonstrações contábeis, inclui, por exemplo, a </w:t>
      </w:r>
      <w:r w:rsidRPr="001E12AF">
        <w:t>consideração da terminologia utilizada, conforme exigida pela estrutura de relatório financeiro aplicável,</w:t>
      </w:r>
      <w:r>
        <w:t xml:space="preserve"> o nível de detalhes fornecidos, </w:t>
      </w:r>
      <w:r w:rsidRPr="001E12AF">
        <w:t xml:space="preserve">a agregação e </w:t>
      </w:r>
      <w:r>
        <w:t xml:space="preserve">a </w:t>
      </w:r>
      <w:r w:rsidRPr="001E12AF">
        <w:t>desagregação de valores e as bases dos valores estabelecidos.</w:t>
      </w:r>
    </w:p>
    <w:p w14:paraId="1D4E10B7" w14:textId="77777777" w:rsidR="002A7EB0" w:rsidRDefault="002A7EB0" w:rsidP="002A7EB0">
      <w:pPr>
        <w:pStyle w:val="PargrafodaLista"/>
        <w:spacing w:before="40" w:after="40"/>
        <w:ind w:left="567" w:hanging="567"/>
        <w:jc w:val="both"/>
      </w:pPr>
    </w:p>
    <w:p w14:paraId="56E3FE0B" w14:textId="77777777" w:rsidR="002A7EB0" w:rsidRPr="00975B5F" w:rsidRDefault="002A7EB0" w:rsidP="002A7EB0">
      <w:pPr>
        <w:ind w:left="567" w:right="2" w:hanging="567"/>
        <w:jc w:val="both"/>
      </w:pPr>
      <w:r w:rsidRPr="00975B5F">
        <w:t>2.</w:t>
      </w:r>
      <w:r w:rsidRPr="00975B5F">
        <w:tab/>
        <w:t>Em razão dessas alterações, as disposições não alteradas desta norma são mantidas e a sigla da NBC TA 330, publicada no DOU, Seção 1, de 3/12/2009, passa a ser NBC TA 330 (R1).</w:t>
      </w:r>
    </w:p>
    <w:p w14:paraId="0395C35E" w14:textId="77777777" w:rsidR="002A7EB0" w:rsidRPr="00975B5F" w:rsidRDefault="002A7EB0" w:rsidP="002A7EB0">
      <w:pPr>
        <w:pStyle w:val="Textoembloco"/>
        <w:tabs>
          <w:tab w:val="left" w:pos="-5245"/>
        </w:tabs>
        <w:ind w:left="0"/>
        <w:jc w:val="both"/>
        <w:rPr>
          <w:sz w:val="24"/>
          <w:lang w:val="pt-BR"/>
        </w:rPr>
      </w:pPr>
    </w:p>
    <w:p w14:paraId="237498AF" w14:textId="77777777" w:rsidR="002A7EB0" w:rsidRPr="00DA09C1" w:rsidRDefault="002A7EB0" w:rsidP="002A7EB0">
      <w:pPr>
        <w:pStyle w:val="Textoembloco"/>
        <w:autoSpaceDE w:val="0"/>
        <w:autoSpaceDN w:val="0"/>
        <w:adjustRightInd w:val="0"/>
        <w:ind w:left="567" w:hanging="567"/>
        <w:jc w:val="both"/>
        <w:rPr>
          <w:sz w:val="24"/>
          <w:lang w:val="pt-BR"/>
        </w:rPr>
      </w:pPr>
      <w:r w:rsidRPr="00975B5F">
        <w:rPr>
          <w:sz w:val="24"/>
          <w:lang w:val="pt-BR"/>
        </w:rPr>
        <w:t>3.</w:t>
      </w:r>
      <w:r w:rsidRPr="00975B5F">
        <w:rPr>
          <w:sz w:val="24"/>
          <w:lang w:val="pt-BR"/>
        </w:rPr>
        <w:tab/>
      </w:r>
      <w:r w:rsidRPr="00DA09C1">
        <w:rPr>
          <w:sz w:val="24"/>
          <w:lang w:val="pt-BR"/>
        </w:rPr>
        <w:t>A</w:t>
      </w:r>
      <w:r>
        <w:rPr>
          <w:sz w:val="24"/>
          <w:lang w:val="pt-BR"/>
        </w:rPr>
        <w:t>s</w:t>
      </w:r>
      <w:r w:rsidRPr="00DA09C1">
        <w:rPr>
          <w:sz w:val="24"/>
          <w:lang w:val="pt-BR"/>
        </w:rPr>
        <w:t xml:space="preserve"> alteraç</w:t>
      </w:r>
      <w:r>
        <w:rPr>
          <w:sz w:val="24"/>
          <w:lang w:val="pt-BR"/>
        </w:rPr>
        <w:t>ões</w:t>
      </w:r>
      <w:r w:rsidRPr="00DA09C1">
        <w:rPr>
          <w:sz w:val="24"/>
          <w:lang w:val="pt-BR"/>
        </w:rPr>
        <w:t xml:space="preserve"> desta </w:t>
      </w:r>
      <w:r>
        <w:rPr>
          <w:sz w:val="24"/>
          <w:lang w:val="pt-BR"/>
        </w:rPr>
        <w:t>norma</w:t>
      </w:r>
      <w:r w:rsidRPr="00DA09C1">
        <w:rPr>
          <w:sz w:val="24"/>
          <w:lang w:val="pt-BR"/>
        </w:rPr>
        <w:t xml:space="preserve"> entra</w:t>
      </w:r>
      <w:r>
        <w:rPr>
          <w:sz w:val="24"/>
          <w:lang w:val="pt-BR"/>
        </w:rPr>
        <w:t>m</w:t>
      </w:r>
      <w:r w:rsidRPr="00DA09C1">
        <w:rPr>
          <w:sz w:val="24"/>
          <w:lang w:val="pt-BR"/>
        </w:rPr>
        <w:t xml:space="preserve"> em vigor na data de sua publicação, aplicando-se </w:t>
      </w:r>
      <w:r>
        <w:rPr>
          <w:sz w:val="24"/>
          <w:lang w:val="pt-BR"/>
        </w:rPr>
        <w:t>a auditorias de demonstrações contábeis para períodos que se findam em, ou após, 31 de dezembro de 2016.</w:t>
      </w:r>
    </w:p>
    <w:p w14:paraId="4B123981" w14:textId="77777777" w:rsidR="002A7EB0" w:rsidRDefault="002A7EB0" w:rsidP="002A7EB0">
      <w:pPr>
        <w:ind w:left="567" w:right="2" w:hanging="567"/>
        <w:jc w:val="both"/>
      </w:pPr>
    </w:p>
    <w:p w14:paraId="1534F217" w14:textId="77777777" w:rsidR="002A7EB0" w:rsidRPr="000770E6" w:rsidRDefault="002A7EB0" w:rsidP="002A7EB0">
      <w:pPr>
        <w:pStyle w:val="Recuodecorpodetexto2"/>
        <w:spacing w:after="0" w:line="240" w:lineRule="auto"/>
        <w:jc w:val="right"/>
        <w:rPr>
          <w:lang w:val="pt-BR"/>
        </w:rPr>
      </w:pPr>
      <w:r w:rsidRPr="000770E6">
        <w:rPr>
          <w:lang w:val="pt-BR"/>
        </w:rPr>
        <w:t>Brasília, 19 de agosto de 2016.</w:t>
      </w:r>
    </w:p>
    <w:p w14:paraId="2B38293C" w14:textId="77777777" w:rsidR="002A7EB0" w:rsidRDefault="002A7EB0" w:rsidP="002A7EB0"/>
    <w:p w14:paraId="2492A436" w14:textId="77777777" w:rsidR="002A7EB0" w:rsidRDefault="002A7EB0" w:rsidP="002A7EB0">
      <w:pPr>
        <w:jc w:val="both"/>
      </w:pPr>
    </w:p>
    <w:p w14:paraId="28B2750C" w14:textId="77777777" w:rsidR="002A7EB0" w:rsidRDefault="002A7EB0" w:rsidP="002A7EB0"/>
    <w:p w14:paraId="6141277F" w14:textId="77777777" w:rsidR="002A7EB0" w:rsidRDefault="002A7EB0" w:rsidP="002A7EB0">
      <w:pPr>
        <w:jc w:val="center"/>
        <w:rPr>
          <w:bCs/>
        </w:rPr>
      </w:pPr>
      <w:r>
        <w:t xml:space="preserve">Contador </w:t>
      </w:r>
      <w:r>
        <w:rPr>
          <w:b/>
        </w:rPr>
        <w:t>José Martonio Alves Coelho</w:t>
      </w:r>
    </w:p>
    <w:p w14:paraId="1B9520AF" w14:textId="77777777" w:rsidR="002A7EB0" w:rsidRDefault="002A7EB0" w:rsidP="002A7EB0">
      <w:pPr>
        <w:pStyle w:val="Recuodecorpodetexto2"/>
        <w:spacing w:after="0" w:line="240" w:lineRule="auto"/>
        <w:ind w:left="0"/>
        <w:jc w:val="center"/>
      </w:pPr>
      <w:r>
        <w:rPr>
          <w:b/>
        </w:rPr>
        <w:t>Presidente</w:t>
      </w:r>
    </w:p>
    <w:p w14:paraId="4313A27B" w14:textId="77777777" w:rsidR="002A7EB0" w:rsidRDefault="002A7EB0" w:rsidP="002A7EB0">
      <w:pPr>
        <w:jc w:val="both"/>
      </w:pPr>
    </w:p>
    <w:p w14:paraId="634D1868" w14:textId="77777777" w:rsidR="002A7EB0" w:rsidRPr="00A76494" w:rsidRDefault="002A7EB0" w:rsidP="002A7EB0">
      <w:pPr>
        <w:autoSpaceDE w:val="0"/>
        <w:autoSpaceDN w:val="0"/>
        <w:adjustRightInd w:val="0"/>
        <w:ind w:left="567" w:hanging="567"/>
        <w:jc w:val="both"/>
      </w:pPr>
    </w:p>
    <w:p w14:paraId="4211E169" w14:textId="77777777" w:rsidR="002A7EB0" w:rsidRPr="002A7EB0" w:rsidRDefault="002A7EB0" w:rsidP="002A7EB0"/>
    <w:p w14:paraId="130DF0D3" w14:textId="64C4F291" w:rsidR="001542BA" w:rsidRDefault="001542BA" w:rsidP="00D17E06">
      <w:pPr>
        <w:pStyle w:val="Ttulo1"/>
        <w:spacing w:before="0" w:after="120" w:line="240" w:lineRule="auto"/>
        <w:rPr>
          <w:rFonts w:ascii="Times New Roman" w:hAnsi="Times New Roman" w:cs="Times New Roman"/>
          <w:b/>
          <w:bCs/>
          <w:color w:val="auto"/>
          <w:sz w:val="24"/>
          <w:szCs w:val="24"/>
        </w:rPr>
      </w:pPr>
      <w:bookmarkStart w:id="110" w:name="_Toc183036849"/>
      <w:r w:rsidRPr="00D17E06">
        <w:rPr>
          <w:rFonts w:ascii="Times New Roman" w:hAnsi="Times New Roman" w:cs="Times New Roman"/>
          <w:b/>
          <w:bCs/>
          <w:color w:val="auto"/>
          <w:sz w:val="24"/>
          <w:szCs w:val="24"/>
        </w:rPr>
        <w:t>NBC TA 402</w:t>
      </w:r>
      <w:bookmarkEnd w:id="110"/>
    </w:p>
    <w:p w14:paraId="6337EAAC" w14:textId="77777777" w:rsidR="002A7EB0" w:rsidRPr="002A7EB0" w:rsidRDefault="002A7EB0" w:rsidP="002A7EB0">
      <w:pPr>
        <w:rPr>
          <w:b/>
          <w:bCs/>
        </w:rPr>
      </w:pPr>
      <w:r w:rsidRPr="002A7EB0">
        <w:rPr>
          <w:b/>
          <w:bCs/>
        </w:rPr>
        <w:t>RESOLUÇÃO CFC Nº. 1.215/09</w:t>
      </w:r>
    </w:p>
    <w:p w14:paraId="7332A8B1" w14:textId="77777777" w:rsidR="002A7EB0" w:rsidRDefault="002A7EB0" w:rsidP="002A7EB0"/>
    <w:p w14:paraId="797E70D4" w14:textId="77777777" w:rsidR="002A7EB0" w:rsidRDefault="002A7EB0" w:rsidP="002A7EB0"/>
    <w:p w14:paraId="02BB6FD4" w14:textId="77777777" w:rsidR="002A7EB0" w:rsidRDefault="002A7EB0" w:rsidP="002A7EB0">
      <w:pPr>
        <w:ind w:left="3969"/>
        <w:jc w:val="both"/>
        <w:rPr>
          <w:i/>
        </w:rPr>
      </w:pPr>
      <w:r>
        <w:rPr>
          <w:bCs/>
          <w:i/>
          <w:iCs/>
        </w:rPr>
        <w:t xml:space="preserve">Aprova a NBC TA </w:t>
      </w:r>
      <w:r>
        <w:rPr>
          <w:i/>
        </w:rPr>
        <w:t>402</w:t>
      </w:r>
      <w:r>
        <w:t xml:space="preserve"> – </w:t>
      </w:r>
      <w:r>
        <w:rPr>
          <w:i/>
        </w:rPr>
        <w:t xml:space="preserve">Considerações de Auditoria para a Entidade que Utiliza </w:t>
      </w:r>
      <w:r w:rsidRPr="00B01B06">
        <w:rPr>
          <w:i/>
          <w:highlight w:val="yellow"/>
        </w:rPr>
        <w:t>Organização Prestadora de Serviços</w:t>
      </w:r>
      <w:r>
        <w:rPr>
          <w:i/>
        </w:rPr>
        <w:t>.</w:t>
      </w:r>
    </w:p>
    <w:p w14:paraId="740D9F37" w14:textId="77777777" w:rsidR="002A7EB0" w:rsidRDefault="002A7EB0" w:rsidP="002A7EB0">
      <w:pPr>
        <w:ind w:firstLine="2127"/>
      </w:pPr>
      <w:r>
        <w:rPr>
          <w:bCs/>
        </w:rPr>
        <w:t>O CONSELHO FEDERAL DE CONTABILIDADE</w:t>
      </w:r>
      <w:r>
        <w:t>, no exercício de suas atribuições legais e regimentais,</w:t>
      </w:r>
    </w:p>
    <w:p w14:paraId="49A20647" w14:textId="77777777" w:rsidR="002A7EB0" w:rsidRDefault="002A7EB0" w:rsidP="002A7EB0">
      <w:pPr>
        <w:ind w:firstLine="2127"/>
      </w:pPr>
    </w:p>
    <w:p w14:paraId="67D7B106" w14:textId="77777777" w:rsidR="002A7EB0" w:rsidRDefault="002A7EB0" w:rsidP="002A7EB0">
      <w:pPr>
        <w:ind w:firstLine="2127"/>
        <w:jc w:val="both"/>
        <w:rPr>
          <w:bCs/>
          <w:color w:val="000000"/>
        </w:rPr>
      </w:pPr>
      <w:r>
        <w:rPr>
          <w:bCs/>
          <w:color w:val="000000"/>
        </w:rPr>
        <w:t>CONSIDERANDO o processo de convergência das Normas Brasileiras de Contabilidade aos padrões internacionais;</w:t>
      </w:r>
    </w:p>
    <w:p w14:paraId="58AF2E36" w14:textId="77777777" w:rsidR="002A7EB0" w:rsidRDefault="002A7EB0" w:rsidP="002A7EB0">
      <w:pPr>
        <w:ind w:firstLine="2127"/>
        <w:jc w:val="both"/>
        <w:rPr>
          <w:bCs/>
          <w:color w:val="000000"/>
        </w:rPr>
      </w:pPr>
    </w:p>
    <w:p w14:paraId="538CB132" w14:textId="77777777" w:rsidR="002A7EB0" w:rsidRDefault="002A7EB0" w:rsidP="002A7EB0">
      <w:pPr>
        <w:ind w:firstLine="2127"/>
        <w:jc w:val="both"/>
        <w:rPr>
          <w:bCs/>
          <w:color w:val="000000"/>
        </w:rPr>
      </w:pPr>
      <w:r>
        <w:rPr>
          <w:bCs/>
          <w:color w:val="000000"/>
        </w:rPr>
        <w:t>CONSIDERANDO que o Conselho Federal de Contabilidade é membro associado da IFAC – Federação Internacional de Contadores;</w:t>
      </w:r>
    </w:p>
    <w:p w14:paraId="5776B45D" w14:textId="77777777" w:rsidR="002A7EB0" w:rsidRDefault="002A7EB0" w:rsidP="002A7EB0">
      <w:pPr>
        <w:ind w:firstLine="2127"/>
        <w:jc w:val="both"/>
        <w:rPr>
          <w:bCs/>
          <w:color w:val="000000"/>
        </w:rPr>
      </w:pPr>
    </w:p>
    <w:p w14:paraId="7FF22E85" w14:textId="77777777" w:rsidR="002A7EB0" w:rsidRDefault="002A7EB0" w:rsidP="002A7EB0">
      <w:pPr>
        <w:ind w:firstLine="2127"/>
        <w:jc w:val="both"/>
        <w:rPr>
          <w:bCs/>
          <w:color w:val="000000"/>
        </w:rPr>
      </w:pPr>
      <w:r>
        <w:rPr>
          <w:bCs/>
          <w:color w:val="000000"/>
        </w:rPr>
        <w:t xml:space="preserve">CONSIDERANDO a Política de Tradução e Reprodução de Normas, emitida pela IFAC em dezembro de 2008; </w:t>
      </w:r>
    </w:p>
    <w:p w14:paraId="08EFA340" w14:textId="77777777" w:rsidR="002A7EB0" w:rsidRDefault="002A7EB0" w:rsidP="002A7EB0">
      <w:pPr>
        <w:ind w:firstLine="2127"/>
        <w:jc w:val="both"/>
        <w:rPr>
          <w:bCs/>
          <w:color w:val="000000"/>
        </w:rPr>
      </w:pPr>
    </w:p>
    <w:p w14:paraId="6C567656" w14:textId="77777777" w:rsidR="002A7EB0" w:rsidRDefault="002A7EB0" w:rsidP="002A7EB0">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4C06A1E6" w14:textId="77777777" w:rsidR="002A7EB0" w:rsidRDefault="002A7EB0" w:rsidP="002A7EB0">
      <w:pPr>
        <w:ind w:firstLine="2127"/>
        <w:jc w:val="both"/>
        <w:rPr>
          <w:bCs/>
          <w:color w:val="000000"/>
        </w:rPr>
      </w:pPr>
    </w:p>
    <w:p w14:paraId="357DDAAF" w14:textId="77777777" w:rsidR="002A7EB0" w:rsidRDefault="002A7EB0" w:rsidP="002A7EB0">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383B3528" w14:textId="77777777" w:rsidR="002A7EB0" w:rsidRDefault="002A7EB0" w:rsidP="002A7EB0">
      <w:pPr>
        <w:ind w:firstLine="2127"/>
        <w:jc w:val="both"/>
        <w:rPr>
          <w:color w:val="000000"/>
        </w:rPr>
      </w:pPr>
    </w:p>
    <w:p w14:paraId="5273013E" w14:textId="77777777" w:rsidR="002A7EB0" w:rsidRDefault="002A7EB0" w:rsidP="002A7EB0">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21038CD4" w14:textId="77777777" w:rsidR="002A7EB0" w:rsidRDefault="002A7EB0" w:rsidP="002A7EB0">
      <w:pPr>
        <w:ind w:firstLine="2127"/>
        <w:rPr>
          <w:bCs/>
        </w:rPr>
      </w:pPr>
    </w:p>
    <w:p w14:paraId="203E6AAC" w14:textId="77777777" w:rsidR="002A7EB0" w:rsidRDefault="002A7EB0" w:rsidP="002A7EB0">
      <w:pPr>
        <w:ind w:firstLine="2127"/>
        <w:rPr>
          <w:bCs/>
        </w:rPr>
      </w:pPr>
      <w:r>
        <w:rPr>
          <w:bCs/>
        </w:rPr>
        <w:t xml:space="preserve">RESOLVE: </w:t>
      </w:r>
    </w:p>
    <w:p w14:paraId="158F112B" w14:textId="77777777" w:rsidR="002A7EB0" w:rsidRDefault="002A7EB0" w:rsidP="002A7EB0">
      <w:pPr>
        <w:tabs>
          <w:tab w:val="left" w:pos="1418"/>
        </w:tabs>
        <w:rPr>
          <w:bCs/>
        </w:rPr>
      </w:pPr>
      <w:r>
        <w:rPr>
          <w:bCs/>
        </w:rPr>
        <w:tab/>
      </w:r>
    </w:p>
    <w:p w14:paraId="2C925971" w14:textId="77777777" w:rsidR="002A7EB0" w:rsidRDefault="002A7EB0" w:rsidP="002A7EB0">
      <w:pPr>
        <w:ind w:firstLine="2127"/>
        <w:jc w:val="both"/>
      </w:pPr>
      <w:r>
        <w:t xml:space="preserve">Art. 1º. Aprovar a NBC TA 402 – “Considerações de Auditoria para a Entidade que Utiliza Organização Prestadora de Serviços”, </w:t>
      </w:r>
      <w:r>
        <w:rPr>
          <w:color w:val="000000"/>
        </w:rPr>
        <w:t>elaborada de acordo com a sua equivalente internacional ISA 402</w:t>
      </w:r>
      <w:r>
        <w:t xml:space="preserve">. </w:t>
      </w:r>
    </w:p>
    <w:p w14:paraId="057E0E15" w14:textId="77777777" w:rsidR="002A7EB0" w:rsidRDefault="002A7EB0" w:rsidP="002A7EB0">
      <w:pPr>
        <w:ind w:firstLine="708"/>
        <w:jc w:val="center"/>
      </w:pPr>
      <w:r>
        <w:t xml:space="preserve"> </w:t>
      </w:r>
    </w:p>
    <w:p w14:paraId="4FEF00C9" w14:textId="77777777" w:rsidR="002A7EB0" w:rsidRDefault="002A7EB0" w:rsidP="002A7EB0">
      <w:pPr>
        <w:ind w:firstLine="2127"/>
        <w:jc w:val="both"/>
      </w:pPr>
      <w:r>
        <w:rPr>
          <w:bCs/>
        </w:rPr>
        <w:t>Art. 2º.</w:t>
      </w:r>
      <w:r>
        <w:t xml:space="preserve"> Esta Resolução entra em vigor nos exercícios iniciados em ou após 1º. de janeiro de 2010.</w:t>
      </w:r>
    </w:p>
    <w:p w14:paraId="1EFE11F6" w14:textId="77777777" w:rsidR="002A7EB0" w:rsidRDefault="002A7EB0" w:rsidP="002A7EB0">
      <w:pPr>
        <w:ind w:firstLine="2127"/>
        <w:jc w:val="both"/>
      </w:pPr>
    </w:p>
    <w:p w14:paraId="1403D646" w14:textId="77777777" w:rsidR="002A7EB0" w:rsidRDefault="002A7EB0" w:rsidP="002A7EB0">
      <w:pPr>
        <w:ind w:firstLine="2127"/>
        <w:jc w:val="both"/>
      </w:pPr>
    </w:p>
    <w:p w14:paraId="723FEEFA" w14:textId="77777777" w:rsidR="002A7EB0" w:rsidRPr="00AD7F82" w:rsidRDefault="002A7EB0" w:rsidP="002A7EB0">
      <w:pPr>
        <w:ind w:firstLine="2127"/>
        <w:jc w:val="both"/>
        <w:rPr>
          <w:vanish/>
          <w:specVanish/>
        </w:rPr>
      </w:pPr>
      <w:r>
        <w:t>Art. 3</w:t>
      </w:r>
    </w:p>
    <w:p w14:paraId="19BFEBD4" w14:textId="77777777" w:rsidR="002A7EB0" w:rsidRDefault="002A7EB0" w:rsidP="002A7EB0">
      <w:pPr>
        <w:ind w:firstLine="2127"/>
        <w:jc w:val="both"/>
      </w:pPr>
      <w:r>
        <w:t>º. Observado o disposto no art. 3º da Resolução CFC nº 1.203/09, ficam revogadas a partir de 1º. de janeiro de 2010 as disposições em contrário nos termos do art. 4º da mesma resolução.</w:t>
      </w:r>
    </w:p>
    <w:p w14:paraId="72C6D2FE" w14:textId="77777777" w:rsidR="002A7EB0" w:rsidRDefault="002A7EB0" w:rsidP="002A7EB0">
      <w:pPr>
        <w:ind w:firstLine="1418"/>
      </w:pPr>
    </w:p>
    <w:p w14:paraId="50995634" w14:textId="77777777" w:rsidR="002A7EB0" w:rsidRDefault="002A7EB0" w:rsidP="002A7EB0">
      <w:pPr>
        <w:pStyle w:val="Recuodecorpodetexto2"/>
        <w:spacing w:after="0" w:line="240" w:lineRule="auto"/>
        <w:ind w:left="0"/>
        <w:jc w:val="right"/>
        <w:rPr>
          <w:lang w:val="pt-BR"/>
        </w:rPr>
      </w:pPr>
      <w:r>
        <w:rPr>
          <w:lang w:val="pt-BR"/>
        </w:rPr>
        <w:t>Brasília, 27 de novembro de 2009.</w:t>
      </w:r>
    </w:p>
    <w:p w14:paraId="258CF384" w14:textId="77777777" w:rsidR="002A7EB0" w:rsidRDefault="002A7EB0" w:rsidP="002A7EB0">
      <w:pPr>
        <w:ind w:firstLine="1418"/>
      </w:pPr>
    </w:p>
    <w:p w14:paraId="2B66D4A3" w14:textId="77777777" w:rsidR="002A7EB0" w:rsidRDefault="002A7EB0" w:rsidP="002A7EB0"/>
    <w:p w14:paraId="22F84835" w14:textId="77777777" w:rsidR="002A7EB0" w:rsidRDefault="002A7EB0" w:rsidP="002A7EB0">
      <w:pPr>
        <w:jc w:val="center"/>
        <w:rPr>
          <w:bCs/>
        </w:rPr>
      </w:pPr>
      <w:r>
        <w:t xml:space="preserve">Contadora </w:t>
      </w:r>
      <w:r>
        <w:rPr>
          <w:b/>
        </w:rPr>
        <w:t>Maria Clara Cavalcante Bugarim</w:t>
      </w:r>
    </w:p>
    <w:p w14:paraId="29F6EEAD" w14:textId="77777777" w:rsidR="002A7EB0" w:rsidRDefault="002A7EB0" w:rsidP="002A7EB0">
      <w:pPr>
        <w:pStyle w:val="Recuodecorpodetexto2"/>
        <w:spacing w:after="0" w:line="240" w:lineRule="auto"/>
        <w:ind w:left="0"/>
        <w:jc w:val="center"/>
        <w:rPr>
          <w:lang w:val="pt-BR"/>
        </w:rPr>
      </w:pPr>
      <w:r>
        <w:rPr>
          <w:lang w:val="pt-BR"/>
        </w:rPr>
        <w:t>Presidente</w:t>
      </w:r>
    </w:p>
    <w:p w14:paraId="012F1906" w14:textId="77777777" w:rsidR="002A7EB0" w:rsidRDefault="002A7EB0" w:rsidP="002A7EB0">
      <w:pPr>
        <w:pStyle w:val="Recuodecorpodetexto2"/>
        <w:spacing w:after="0" w:line="240" w:lineRule="auto"/>
        <w:ind w:left="0" w:hanging="5103"/>
        <w:rPr>
          <w:lang w:val="pt-BR"/>
        </w:rPr>
      </w:pPr>
    </w:p>
    <w:p w14:paraId="06DFBB2C" w14:textId="77777777" w:rsidR="002A7EB0" w:rsidRDefault="002A7EB0" w:rsidP="002A7EB0">
      <w:pPr>
        <w:pStyle w:val="Recuodecorpodetexto2"/>
        <w:tabs>
          <w:tab w:val="left" w:pos="0"/>
        </w:tabs>
        <w:spacing w:after="0" w:line="240" w:lineRule="auto"/>
        <w:ind w:left="4820" w:hanging="4820"/>
        <w:rPr>
          <w:lang w:val="pt-BR"/>
        </w:rPr>
      </w:pPr>
      <w:r>
        <w:rPr>
          <w:lang w:val="pt-BR"/>
        </w:rPr>
        <w:t>Ata CFC nº. 931</w:t>
      </w:r>
    </w:p>
    <w:p w14:paraId="501C3F1B" w14:textId="77777777" w:rsidR="002A7EB0" w:rsidRDefault="002A7EB0" w:rsidP="002A7EB0">
      <w:pPr>
        <w:pStyle w:val="Recuodecorpodetexto2"/>
        <w:tabs>
          <w:tab w:val="left" w:pos="0"/>
        </w:tabs>
        <w:spacing w:after="0" w:line="240" w:lineRule="auto"/>
        <w:ind w:left="4820" w:hanging="4820"/>
        <w:rPr>
          <w:lang w:val="pt-BR"/>
        </w:rPr>
      </w:pPr>
    </w:p>
    <w:p w14:paraId="66ADD605" w14:textId="77777777" w:rsidR="002A7EB0" w:rsidRDefault="002A7EB0" w:rsidP="002A7EB0">
      <w:pPr>
        <w:pStyle w:val="Recuodecorpodetexto2"/>
        <w:tabs>
          <w:tab w:val="left" w:pos="0"/>
        </w:tabs>
        <w:spacing w:after="0" w:line="240" w:lineRule="auto"/>
        <w:ind w:left="4820" w:hanging="4820"/>
        <w:rPr>
          <w:lang w:val="pt-BR"/>
        </w:rPr>
      </w:pPr>
    </w:p>
    <w:p w14:paraId="35F872DB" w14:textId="77777777" w:rsidR="002A7EB0" w:rsidRDefault="002A7EB0" w:rsidP="002A7EB0">
      <w:pPr>
        <w:pStyle w:val="Recuodecorpodetexto2"/>
        <w:tabs>
          <w:tab w:val="left" w:pos="0"/>
        </w:tabs>
        <w:spacing w:after="0" w:line="240" w:lineRule="auto"/>
        <w:ind w:left="4820" w:hanging="4820"/>
        <w:rPr>
          <w:lang w:val="pt-BR"/>
        </w:rPr>
      </w:pPr>
    </w:p>
    <w:p w14:paraId="175B0AC3" w14:textId="77777777" w:rsidR="002A7EB0" w:rsidRDefault="002A7EB0" w:rsidP="002A7EB0">
      <w:pPr>
        <w:pStyle w:val="Recuodecorpodetexto2"/>
        <w:tabs>
          <w:tab w:val="left" w:pos="0"/>
        </w:tabs>
        <w:spacing w:after="0" w:line="240" w:lineRule="auto"/>
        <w:ind w:left="4820" w:hanging="4820"/>
        <w:rPr>
          <w:lang w:val="pt-BR"/>
        </w:rPr>
      </w:pPr>
    </w:p>
    <w:p w14:paraId="1AB88E18" w14:textId="77777777" w:rsidR="002A7EB0" w:rsidRDefault="002A7EB0" w:rsidP="002A7EB0">
      <w:pPr>
        <w:pStyle w:val="Recuodecorpodetexto2"/>
        <w:tabs>
          <w:tab w:val="left" w:pos="0"/>
        </w:tabs>
        <w:spacing w:after="0" w:line="240" w:lineRule="auto"/>
        <w:ind w:left="4820" w:hanging="4820"/>
        <w:rPr>
          <w:lang w:val="pt-BR"/>
        </w:rPr>
      </w:pPr>
    </w:p>
    <w:p w14:paraId="352FEB7D" w14:textId="77777777" w:rsidR="002A7EB0" w:rsidRDefault="002A7EB0" w:rsidP="002A7EB0">
      <w:pPr>
        <w:pStyle w:val="Recuodecorpodetexto2"/>
        <w:tabs>
          <w:tab w:val="left" w:pos="0"/>
        </w:tabs>
        <w:spacing w:after="0" w:line="240" w:lineRule="auto"/>
        <w:ind w:left="4820" w:hanging="4820"/>
        <w:rPr>
          <w:lang w:val="pt-BR"/>
        </w:rPr>
      </w:pPr>
    </w:p>
    <w:p w14:paraId="0A69D9CE" w14:textId="77777777" w:rsidR="002A7EB0" w:rsidRDefault="002A7EB0" w:rsidP="002A7EB0">
      <w:pPr>
        <w:pStyle w:val="Recuodecorpodetexto2"/>
        <w:tabs>
          <w:tab w:val="left" w:pos="0"/>
        </w:tabs>
        <w:spacing w:after="0" w:line="240" w:lineRule="auto"/>
        <w:ind w:left="4820" w:hanging="4820"/>
        <w:rPr>
          <w:lang w:val="pt-BR"/>
        </w:rPr>
      </w:pPr>
    </w:p>
    <w:p w14:paraId="19D55A94" w14:textId="77777777" w:rsidR="002A7EB0" w:rsidRDefault="002A7EB0" w:rsidP="002A7EB0">
      <w:pPr>
        <w:pStyle w:val="Recuodecorpodetexto2"/>
        <w:tabs>
          <w:tab w:val="left" w:pos="0"/>
        </w:tabs>
        <w:spacing w:after="0" w:line="240" w:lineRule="auto"/>
        <w:ind w:left="4820" w:hanging="4820"/>
        <w:rPr>
          <w:lang w:val="pt-BR"/>
        </w:rPr>
      </w:pPr>
    </w:p>
    <w:p w14:paraId="29008FB9" w14:textId="77777777" w:rsidR="002A7EB0" w:rsidRDefault="002A7EB0" w:rsidP="002A7EB0">
      <w:pPr>
        <w:pStyle w:val="Recuodecorpodetexto2"/>
        <w:tabs>
          <w:tab w:val="left" w:pos="0"/>
        </w:tabs>
        <w:spacing w:after="0" w:line="240" w:lineRule="auto"/>
        <w:ind w:left="4820" w:hanging="4820"/>
        <w:rPr>
          <w:lang w:val="pt-BR"/>
        </w:rPr>
      </w:pPr>
    </w:p>
    <w:p w14:paraId="15966947" w14:textId="77777777" w:rsidR="002A7EB0" w:rsidRDefault="002A7EB0" w:rsidP="002A7EB0">
      <w:pPr>
        <w:pStyle w:val="Recuodecorpodetexto2"/>
        <w:tabs>
          <w:tab w:val="left" w:pos="0"/>
        </w:tabs>
        <w:spacing w:after="0" w:line="240" w:lineRule="auto"/>
        <w:ind w:left="4820" w:hanging="4820"/>
        <w:rPr>
          <w:lang w:val="pt-BR"/>
        </w:rPr>
      </w:pPr>
    </w:p>
    <w:p w14:paraId="46517DB1" w14:textId="77777777" w:rsidR="002A7EB0" w:rsidRDefault="002A7EB0" w:rsidP="002A7EB0">
      <w:pPr>
        <w:pStyle w:val="Recuodecorpodetexto2"/>
        <w:tabs>
          <w:tab w:val="left" w:pos="0"/>
        </w:tabs>
        <w:spacing w:after="0" w:line="240" w:lineRule="auto"/>
        <w:ind w:left="4820" w:hanging="4820"/>
        <w:rPr>
          <w:lang w:val="pt-BR"/>
        </w:rPr>
      </w:pPr>
    </w:p>
    <w:p w14:paraId="3F4FD248" w14:textId="77777777" w:rsidR="002A7EB0" w:rsidRDefault="002A7EB0" w:rsidP="002A7EB0">
      <w:pPr>
        <w:pStyle w:val="Recuodecorpodetexto2"/>
        <w:tabs>
          <w:tab w:val="left" w:pos="0"/>
        </w:tabs>
        <w:spacing w:after="0" w:line="240" w:lineRule="auto"/>
        <w:ind w:left="4820" w:hanging="4820"/>
        <w:rPr>
          <w:lang w:val="pt-BR"/>
        </w:rPr>
      </w:pPr>
    </w:p>
    <w:p w14:paraId="7442EBF8" w14:textId="77777777" w:rsidR="002A7EB0" w:rsidRDefault="002A7EB0" w:rsidP="002A7EB0">
      <w:pPr>
        <w:pStyle w:val="Recuodecorpodetexto2"/>
        <w:tabs>
          <w:tab w:val="left" w:pos="0"/>
        </w:tabs>
        <w:spacing w:after="0" w:line="240" w:lineRule="auto"/>
        <w:ind w:left="4820" w:hanging="4820"/>
        <w:rPr>
          <w:lang w:val="pt-BR"/>
        </w:rPr>
      </w:pPr>
    </w:p>
    <w:p w14:paraId="466384CD" w14:textId="77777777" w:rsidR="002A7EB0" w:rsidRDefault="002A7EB0" w:rsidP="002A7EB0">
      <w:pPr>
        <w:pStyle w:val="Recuodecorpodetexto2"/>
        <w:tabs>
          <w:tab w:val="left" w:pos="0"/>
        </w:tabs>
        <w:spacing w:after="0" w:line="240" w:lineRule="auto"/>
        <w:ind w:left="4820" w:hanging="4820"/>
        <w:rPr>
          <w:lang w:val="pt-BR"/>
        </w:rPr>
      </w:pPr>
    </w:p>
    <w:p w14:paraId="72EA821D" w14:textId="77777777" w:rsidR="002A7EB0" w:rsidRDefault="002A7EB0" w:rsidP="002A7EB0">
      <w:pPr>
        <w:pStyle w:val="Recuodecorpodetexto2"/>
        <w:tabs>
          <w:tab w:val="left" w:pos="0"/>
        </w:tabs>
        <w:spacing w:after="0" w:line="240" w:lineRule="auto"/>
        <w:ind w:left="4820" w:hanging="4820"/>
        <w:rPr>
          <w:lang w:val="pt-BR"/>
        </w:rPr>
      </w:pPr>
    </w:p>
    <w:p w14:paraId="298E83FA" w14:textId="77777777" w:rsidR="002A7EB0" w:rsidRDefault="002A7EB0" w:rsidP="002A7EB0">
      <w:pPr>
        <w:pStyle w:val="Recuodecorpodetexto2"/>
        <w:tabs>
          <w:tab w:val="left" w:pos="0"/>
        </w:tabs>
        <w:spacing w:after="0" w:line="240" w:lineRule="auto"/>
        <w:ind w:left="4820" w:hanging="4820"/>
        <w:rPr>
          <w:lang w:val="pt-BR"/>
        </w:rPr>
      </w:pPr>
    </w:p>
    <w:p w14:paraId="5B69E7F5" w14:textId="77777777" w:rsidR="002A7EB0" w:rsidRDefault="002A7EB0" w:rsidP="002A7EB0">
      <w:pPr>
        <w:pStyle w:val="Recuodecorpodetexto2"/>
        <w:tabs>
          <w:tab w:val="left" w:pos="0"/>
        </w:tabs>
        <w:spacing w:after="0" w:line="240" w:lineRule="auto"/>
        <w:ind w:left="4820" w:hanging="4820"/>
        <w:rPr>
          <w:lang w:val="pt-BR"/>
        </w:rPr>
      </w:pPr>
    </w:p>
    <w:p w14:paraId="08F48F8E" w14:textId="77777777" w:rsidR="002A7EB0" w:rsidRDefault="002A7EB0" w:rsidP="002A7EB0">
      <w:pPr>
        <w:pStyle w:val="Recuodecorpodetexto2"/>
        <w:tabs>
          <w:tab w:val="left" w:pos="0"/>
        </w:tabs>
        <w:spacing w:after="0" w:line="240" w:lineRule="auto"/>
        <w:ind w:left="4820" w:hanging="4820"/>
        <w:rPr>
          <w:lang w:val="pt-BR"/>
        </w:rPr>
      </w:pPr>
    </w:p>
    <w:p w14:paraId="2933DD21" w14:textId="77777777" w:rsidR="002A7EB0" w:rsidRDefault="002A7EB0" w:rsidP="002A7EB0">
      <w:pPr>
        <w:pStyle w:val="Recuodecorpodetexto2"/>
        <w:tabs>
          <w:tab w:val="left" w:pos="0"/>
        </w:tabs>
        <w:spacing w:after="0" w:line="240" w:lineRule="auto"/>
        <w:ind w:left="4820" w:hanging="4820"/>
        <w:rPr>
          <w:lang w:val="pt-BR"/>
        </w:rPr>
      </w:pPr>
    </w:p>
    <w:p w14:paraId="45B70AB6" w14:textId="77777777" w:rsidR="002A7EB0" w:rsidRDefault="002A7EB0" w:rsidP="002A7EB0">
      <w:pPr>
        <w:pStyle w:val="Recuodecorpodetexto2"/>
        <w:tabs>
          <w:tab w:val="left" w:pos="0"/>
        </w:tabs>
        <w:spacing w:after="0" w:line="240" w:lineRule="auto"/>
        <w:ind w:left="4820" w:hanging="4820"/>
        <w:rPr>
          <w:lang w:val="pt-BR"/>
        </w:rPr>
      </w:pPr>
    </w:p>
    <w:p w14:paraId="1A22CC26" w14:textId="77777777" w:rsidR="002A7EB0" w:rsidRDefault="002A7EB0" w:rsidP="002A7EB0">
      <w:pPr>
        <w:pStyle w:val="Recuodecorpodetexto2"/>
        <w:tabs>
          <w:tab w:val="left" w:pos="0"/>
        </w:tabs>
        <w:spacing w:after="0" w:line="240" w:lineRule="auto"/>
        <w:ind w:left="4820" w:hanging="4820"/>
        <w:rPr>
          <w:lang w:val="pt-BR"/>
        </w:rPr>
      </w:pPr>
    </w:p>
    <w:p w14:paraId="43FE9416" w14:textId="77777777" w:rsidR="002A7EB0" w:rsidRDefault="002A7EB0" w:rsidP="002A7EB0">
      <w:pPr>
        <w:pStyle w:val="Recuodecorpodetexto2"/>
        <w:tabs>
          <w:tab w:val="left" w:pos="0"/>
        </w:tabs>
        <w:spacing w:after="0" w:line="240" w:lineRule="auto"/>
        <w:ind w:left="4820" w:hanging="4820"/>
        <w:rPr>
          <w:lang w:val="pt-BR"/>
        </w:rPr>
      </w:pPr>
    </w:p>
    <w:p w14:paraId="1883F85F" w14:textId="77777777" w:rsidR="002A7EB0" w:rsidRDefault="002A7EB0" w:rsidP="002A7EB0">
      <w:pPr>
        <w:pStyle w:val="Recuodecorpodetexto2"/>
        <w:tabs>
          <w:tab w:val="left" w:pos="0"/>
        </w:tabs>
        <w:spacing w:after="0" w:line="240" w:lineRule="auto"/>
        <w:ind w:left="4820" w:hanging="4820"/>
        <w:rPr>
          <w:lang w:val="pt-BR"/>
        </w:rPr>
      </w:pPr>
    </w:p>
    <w:p w14:paraId="19DC08F7" w14:textId="77777777" w:rsidR="002A7EB0" w:rsidRDefault="002A7EB0" w:rsidP="002A7EB0">
      <w:pPr>
        <w:pStyle w:val="Recuodecorpodetexto2"/>
        <w:tabs>
          <w:tab w:val="left" w:pos="0"/>
        </w:tabs>
        <w:spacing w:after="0" w:line="240" w:lineRule="auto"/>
        <w:ind w:left="4820" w:hanging="4820"/>
        <w:rPr>
          <w:lang w:val="pt-BR"/>
        </w:rPr>
      </w:pPr>
    </w:p>
    <w:p w14:paraId="2950A4E7" w14:textId="77777777" w:rsidR="002A7EB0" w:rsidRDefault="002A7EB0" w:rsidP="002A7EB0">
      <w:pPr>
        <w:pStyle w:val="Recuodecorpodetexto2"/>
        <w:tabs>
          <w:tab w:val="left" w:pos="0"/>
        </w:tabs>
        <w:spacing w:after="0" w:line="240" w:lineRule="auto"/>
        <w:ind w:left="4820" w:hanging="4820"/>
        <w:rPr>
          <w:lang w:val="pt-BR"/>
        </w:rPr>
      </w:pPr>
    </w:p>
    <w:p w14:paraId="15D2FC1A" w14:textId="77777777" w:rsidR="002A7EB0" w:rsidRDefault="002A7EB0" w:rsidP="002A7EB0">
      <w:pPr>
        <w:pStyle w:val="Recuodecorpodetexto2"/>
        <w:tabs>
          <w:tab w:val="left" w:pos="0"/>
        </w:tabs>
        <w:spacing w:after="0" w:line="240" w:lineRule="auto"/>
        <w:ind w:left="4820" w:hanging="4820"/>
        <w:rPr>
          <w:lang w:val="pt-BR"/>
        </w:rPr>
      </w:pPr>
    </w:p>
    <w:p w14:paraId="5A1E1E2D" w14:textId="77777777" w:rsidR="002A7EB0" w:rsidRDefault="002A7EB0" w:rsidP="002A7EB0">
      <w:pPr>
        <w:pStyle w:val="Recuodecorpodetexto2"/>
        <w:tabs>
          <w:tab w:val="left" w:pos="0"/>
        </w:tabs>
        <w:spacing w:after="0" w:line="240" w:lineRule="auto"/>
        <w:ind w:left="4820" w:hanging="4820"/>
        <w:rPr>
          <w:lang w:val="pt-BR"/>
        </w:rPr>
      </w:pPr>
    </w:p>
    <w:p w14:paraId="50788F0B" w14:textId="77777777" w:rsidR="002A7EB0" w:rsidRDefault="002A7EB0" w:rsidP="002A7EB0">
      <w:pPr>
        <w:pStyle w:val="Recuodecorpodetexto2"/>
        <w:tabs>
          <w:tab w:val="left" w:pos="0"/>
        </w:tabs>
        <w:spacing w:after="0" w:line="240" w:lineRule="auto"/>
        <w:ind w:left="4820" w:hanging="4820"/>
        <w:rPr>
          <w:lang w:val="pt-BR"/>
        </w:rPr>
      </w:pPr>
    </w:p>
    <w:p w14:paraId="3C148C03" w14:textId="77777777" w:rsidR="002A7EB0" w:rsidRDefault="002A7EB0" w:rsidP="002A7EB0">
      <w:pPr>
        <w:pStyle w:val="Recuodecorpodetexto2"/>
        <w:tabs>
          <w:tab w:val="left" w:pos="0"/>
        </w:tabs>
        <w:spacing w:after="0" w:line="240" w:lineRule="auto"/>
        <w:ind w:left="4820" w:hanging="4820"/>
        <w:rPr>
          <w:lang w:val="pt-BR"/>
        </w:rPr>
      </w:pPr>
    </w:p>
    <w:p w14:paraId="7B4C21F5" w14:textId="77777777" w:rsidR="002A7EB0" w:rsidRDefault="002A7EB0" w:rsidP="002A7EB0">
      <w:pPr>
        <w:jc w:val="center"/>
      </w:pPr>
    </w:p>
    <w:p w14:paraId="32BFB029" w14:textId="77777777" w:rsidR="002A7EB0" w:rsidRDefault="002A7EB0" w:rsidP="002A7EB0">
      <w:pPr>
        <w:jc w:val="center"/>
        <w:rPr>
          <w:b/>
        </w:rPr>
      </w:pPr>
      <w:r>
        <w:rPr>
          <w:b/>
        </w:rPr>
        <w:t>NORMAS BRASILEIRAS DE CONTABILIDADE</w:t>
      </w:r>
    </w:p>
    <w:p w14:paraId="7ED5EDFB" w14:textId="77777777" w:rsidR="002A7EB0" w:rsidRPr="002A7EB0" w:rsidRDefault="002A7EB0" w:rsidP="002A7EB0">
      <w:pPr>
        <w:jc w:val="center"/>
        <w:rPr>
          <w:b/>
          <w:bCs/>
        </w:rPr>
      </w:pPr>
      <w:r w:rsidRPr="002A7EB0">
        <w:rPr>
          <w:b/>
          <w:bCs/>
        </w:rPr>
        <w:t>NBC TA 402 – CONSIDERAÇÕES DE AUDITORIA PARA A ENTIDADE QUE UTILIZA ORGANIZAÇÃO PRESTADORA DE SERVIÇOS</w:t>
      </w:r>
    </w:p>
    <w:p w14:paraId="7017B542" w14:textId="77777777" w:rsidR="002A7EB0" w:rsidRDefault="002A7EB0" w:rsidP="002A7EB0">
      <w:pPr>
        <w:jc w:val="both"/>
        <w:rPr>
          <w:b/>
        </w:rPr>
      </w:pPr>
      <w:r w:rsidRPr="00525E45">
        <w:rPr>
          <w:b/>
        </w:rPr>
        <w:t xml:space="preserve"> </w:t>
      </w:r>
    </w:p>
    <w:p w14:paraId="5891A793" w14:textId="77777777" w:rsidR="002A7EB0" w:rsidRPr="00BB04A8" w:rsidRDefault="002A7EB0" w:rsidP="002A7EB0">
      <w:pPr>
        <w:jc w:val="both"/>
        <w:rPr>
          <w:b/>
        </w:rPr>
      </w:pPr>
    </w:p>
    <w:p w14:paraId="66D6A351" w14:textId="77777777" w:rsidR="002A7EB0" w:rsidRPr="00BB04A8" w:rsidRDefault="002A7EB0" w:rsidP="002A7EB0">
      <w:pPr>
        <w:spacing w:before="120" w:after="120"/>
        <w:jc w:val="both"/>
        <w:rPr>
          <w:b/>
        </w:rPr>
      </w:pPr>
      <w:r w:rsidRPr="00BB04A8">
        <w:rPr>
          <w:b/>
        </w:rPr>
        <w:t>Índice</w:t>
      </w:r>
      <w:r w:rsidRPr="00BB04A8">
        <w:rPr>
          <w:b/>
        </w:rPr>
        <w:tab/>
      </w:r>
      <w:r w:rsidRPr="00BB04A8">
        <w:rPr>
          <w:b/>
        </w:rPr>
        <w:tab/>
      </w:r>
      <w:r w:rsidRPr="00BB04A8">
        <w:rPr>
          <w:b/>
        </w:rPr>
        <w:tab/>
      </w:r>
      <w:r w:rsidRPr="00BB04A8">
        <w:rPr>
          <w:b/>
        </w:rPr>
        <w:tab/>
      </w:r>
      <w:r w:rsidRPr="00BB04A8">
        <w:rPr>
          <w:b/>
        </w:rPr>
        <w:tab/>
      </w:r>
      <w:r w:rsidRPr="00BB04A8">
        <w:rPr>
          <w:b/>
        </w:rPr>
        <w:tab/>
      </w:r>
      <w:r w:rsidRPr="00BB04A8">
        <w:rPr>
          <w:b/>
        </w:rPr>
        <w:tab/>
      </w:r>
      <w:r w:rsidRPr="00BB04A8">
        <w:rPr>
          <w:b/>
        </w:rPr>
        <w:tab/>
      </w:r>
      <w:r w:rsidRPr="00BB04A8">
        <w:rPr>
          <w:b/>
        </w:rPr>
        <w:tab/>
      </w:r>
      <w:r w:rsidRPr="00BB04A8">
        <w:rPr>
          <w:b/>
        </w:rPr>
        <w:tab/>
        <w:t>Item</w:t>
      </w:r>
    </w:p>
    <w:p w14:paraId="5344505D" w14:textId="77777777" w:rsidR="002A7EB0" w:rsidRPr="00BB04A8" w:rsidRDefault="002A7EB0" w:rsidP="002A7EB0">
      <w:pPr>
        <w:spacing w:before="120" w:after="120"/>
        <w:jc w:val="both"/>
      </w:pPr>
      <w:r w:rsidRPr="00BB04A8">
        <w:rPr>
          <w:b/>
        </w:rPr>
        <w:t xml:space="preserve">INTRODUÇÃO    </w:t>
      </w:r>
      <w:r w:rsidRPr="00BB04A8">
        <w:t xml:space="preserve">                                            </w:t>
      </w:r>
    </w:p>
    <w:p w14:paraId="7ECBD5E0" w14:textId="77777777" w:rsidR="002A7EB0" w:rsidRPr="00BB04A8" w:rsidRDefault="002A7EB0" w:rsidP="002A7EB0">
      <w:pPr>
        <w:spacing w:before="120" w:after="120"/>
        <w:jc w:val="both"/>
      </w:pPr>
      <w:r w:rsidRPr="00BB04A8">
        <w:t xml:space="preserve">Alcance </w:t>
      </w:r>
      <w:r w:rsidRPr="00BB04A8">
        <w:tab/>
      </w:r>
      <w:r w:rsidRPr="00BB04A8">
        <w:tab/>
        <w:t xml:space="preserve">                                                                      </w:t>
      </w:r>
      <w:r w:rsidRPr="00BB04A8">
        <w:tab/>
        <w:t xml:space="preserve">   </w:t>
      </w:r>
      <w:r w:rsidRPr="00BB04A8">
        <w:tab/>
      </w:r>
      <w:r w:rsidRPr="00BB04A8">
        <w:tab/>
        <w:t>1 – 5</w:t>
      </w:r>
    </w:p>
    <w:p w14:paraId="6CD8E743" w14:textId="77777777" w:rsidR="002A7EB0" w:rsidRPr="00BB04A8" w:rsidRDefault="002A7EB0" w:rsidP="002A7EB0">
      <w:pPr>
        <w:spacing w:before="120" w:after="120"/>
        <w:jc w:val="both"/>
      </w:pPr>
      <w:r w:rsidRPr="00BB04A8">
        <w:t>Data de vigência</w:t>
      </w:r>
      <w:r w:rsidRPr="00BB04A8">
        <w:tab/>
      </w:r>
      <w:r w:rsidRPr="00BB04A8">
        <w:tab/>
        <w:t xml:space="preserve">                                               </w:t>
      </w:r>
      <w:r w:rsidRPr="00BB04A8">
        <w:tab/>
        <w:t xml:space="preserve">      </w:t>
      </w:r>
      <w:r w:rsidRPr="00BB04A8">
        <w:tab/>
      </w:r>
      <w:r w:rsidRPr="00BB04A8">
        <w:tab/>
      </w:r>
      <w:r w:rsidRPr="00BB04A8">
        <w:tab/>
        <w:t>6</w:t>
      </w:r>
    </w:p>
    <w:p w14:paraId="582CDCF7" w14:textId="77777777" w:rsidR="002A7EB0" w:rsidRPr="00BB04A8" w:rsidRDefault="002A7EB0" w:rsidP="002A7EB0">
      <w:pPr>
        <w:spacing w:before="120" w:after="120"/>
        <w:jc w:val="both"/>
      </w:pPr>
      <w:r w:rsidRPr="00BB04A8">
        <w:rPr>
          <w:b/>
        </w:rPr>
        <w:t>OBJETIVO</w:t>
      </w:r>
      <w:r w:rsidRPr="00BB04A8">
        <w:rPr>
          <w:b/>
        </w:rPr>
        <w:tab/>
      </w:r>
      <w:r w:rsidRPr="00BB04A8">
        <w:tab/>
        <w:t xml:space="preserve">                                                  </w:t>
      </w:r>
      <w:r w:rsidRPr="00BB04A8">
        <w:tab/>
        <w:t xml:space="preserve">      </w:t>
      </w:r>
      <w:r w:rsidRPr="00BB04A8">
        <w:tab/>
      </w:r>
      <w:r>
        <w:tab/>
      </w:r>
      <w:r w:rsidRPr="00BB04A8">
        <w:tab/>
        <w:t>7</w:t>
      </w:r>
    </w:p>
    <w:p w14:paraId="4C25D1A9" w14:textId="77777777" w:rsidR="002A7EB0" w:rsidRPr="00BB04A8" w:rsidRDefault="002A7EB0" w:rsidP="002A7EB0">
      <w:pPr>
        <w:spacing w:before="120" w:after="120"/>
        <w:jc w:val="both"/>
      </w:pPr>
      <w:r w:rsidRPr="00BB04A8">
        <w:rPr>
          <w:b/>
        </w:rPr>
        <w:t>DEFINIÇÕES</w:t>
      </w:r>
      <w:r w:rsidRPr="00BB04A8">
        <w:tab/>
      </w:r>
      <w:r w:rsidRPr="00BB04A8">
        <w:tab/>
        <w:t xml:space="preserve">                                                         </w:t>
      </w:r>
      <w:r w:rsidRPr="00BB04A8">
        <w:tab/>
        <w:t xml:space="preserve">      </w:t>
      </w:r>
      <w:r w:rsidRPr="00BB04A8">
        <w:tab/>
      </w:r>
      <w:r w:rsidRPr="00BB04A8">
        <w:tab/>
        <w:t>8</w:t>
      </w:r>
    </w:p>
    <w:p w14:paraId="61E929BE" w14:textId="77777777" w:rsidR="002A7EB0" w:rsidRPr="00BB04A8" w:rsidRDefault="002A7EB0" w:rsidP="002A7EB0">
      <w:pPr>
        <w:spacing w:before="120" w:after="120"/>
        <w:jc w:val="both"/>
        <w:rPr>
          <w:b/>
        </w:rPr>
      </w:pPr>
      <w:r w:rsidRPr="00BB04A8">
        <w:rPr>
          <w:b/>
        </w:rPr>
        <w:t>REQUISITOS</w:t>
      </w:r>
    </w:p>
    <w:p w14:paraId="48F346B3" w14:textId="77777777" w:rsidR="002A7EB0" w:rsidRPr="00BB04A8" w:rsidRDefault="002A7EB0" w:rsidP="002A7EB0">
      <w:pPr>
        <w:jc w:val="both"/>
      </w:pPr>
      <w:r w:rsidRPr="00BB04A8">
        <w:t xml:space="preserve">Obtenção de entendimento dos serviços prestados por uma organização </w:t>
      </w:r>
    </w:p>
    <w:p w14:paraId="37EC115A" w14:textId="77777777" w:rsidR="002A7EB0" w:rsidRPr="00BB04A8" w:rsidRDefault="002A7EB0" w:rsidP="002A7EB0">
      <w:pPr>
        <w:jc w:val="both"/>
      </w:pPr>
      <w:r>
        <w:t>p</w:t>
      </w:r>
      <w:r w:rsidRPr="00BB04A8">
        <w:t xml:space="preserve">restadora de serviços, incluindo controle interno                 </w:t>
      </w:r>
      <w:r w:rsidRPr="00BB04A8">
        <w:tab/>
        <w:t xml:space="preserve">      </w:t>
      </w:r>
      <w:r w:rsidRPr="00BB04A8">
        <w:tab/>
        <w:t xml:space="preserve">   </w:t>
      </w:r>
      <w:r w:rsidRPr="00BB04A8">
        <w:tab/>
        <w:t>9 – 14</w:t>
      </w:r>
    </w:p>
    <w:p w14:paraId="766278BE" w14:textId="77777777" w:rsidR="002A7EB0" w:rsidRPr="00BB04A8" w:rsidRDefault="002A7EB0" w:rsidP="002A7EB0">
      <w:pPr>
        <w:spacing w:before="120" w:after="120"/>
        <w:jc w:val="both"/>
      </w:pPr>
      <w:r w:rsidRPr="00BB04A8">
        <w:t xml:space="preserve">Respostas aos riscos avaliados de distorção relevante   </w:t>
      </w:r>
      <w:r w:rsidRPr="00BB04A8">
        <w:tab/>
        <w:t xml:space="preserve"> </w:t>
      </w:r>
      <w:r w:rsidRPr="00BB04A8">
        <w:tab/>
      </w:r>
      <w:r w:rsidRPr="00BB04A8">
        <w:tab/>
      </w:r>
      <w:r w:rsidRPr="00BB04A8">
        <w:tab/>
        <w:t>15 – 17</w:t>
      </w:r>
    </w:p>
    <w:p w14:paraId="3ABF0311" w14:textId="77777777" w:rsidR="002A7EB0" w:rsidRPr="00BB04A8" w:rsidRDefault="002A7EB0" w:rsidP="002A7EB0">
      <w:pPr>
        <w:jc w:val="both"/>
      </w:pPr>
      <w:r w:rsidRPr="00BB04A8">
        <w:t xml:space="preserve">Relatório Tipo 1 e Relatório Tipo 2 que excluem os serviços </w:t>
      </w:r>
    </w:p>
    <w:p w14:paraId="4CE56856" w14:textId="77777777" w:rsidR="002A7EB0" w:rsidRPr="00BB04A8" w:rsidRDefault="002A7EB0" w:rsidP="002A7EB0">
      <w:pPr>
        <w:jc w:val="both"/>
      </w:pPr>
      <w:r w:rsidRPr="00BB04A8">
        <w:t xml:space="preserve">de uma organização subcontratada para prestação de serviços                 </w:t>
      </w:r>
      <w:r w:rsidRPr="00BB04A8">
        <w:tab/>
      </w:r>
      <w:r w:rsidRPr="00BB04A8">
        <w:tab/>
        <w:t>18</w:t>
      </w:r>
    </w:p>
    <w:p w14:paraId="17E077D2" w14:textId="77777777" w:rsidR="002A7EB0" w:rsidRPr="00BB04A8" w:rsidRDefault="002A7EB0" w:rsidP="002A7EB0">
      <w:pPr>
        <w:jc w:val="both"/>
        <w:rPr>
          <w:sz w:val="16"/>
          <w:szCs w:val="16"/>
        </w:rPr>
      </w:pPr>
    </w:p>
    <w:p w14:paraId="19617F32" w14:textId="77777777" w:rsidR="002A7EB0" w:rsidRPr="00BB04A8" w:rsidRDefault="002A7EB0" w:rsidP="002A7EB0">
      <w:pPr>
        <w:jc w:val="both"/>
      </w:pPr>
      <w:r w:rsidRPr="00BB04A8">
        <w:t xml:space="preserve">Fraude, não conformidade com leis e regulamentos e distorções não corrigidas </w:t>
      </w:r>
    </w:p>
    <w:p w14:paraId="4C5954B7" w14:textId="77777777" w:rsidR="002A7EB0" w:rsidRDefault="002A7EB0" w:rsidP="002A7EB0">
      <w:pPr>
        <w:jc w:val="both"/>
      </w:pPr>
      <w:r w:rsidRPr="00BB04A8">
        <w:t xml:space="preserve">em relação às atividades na organização prestadora de serviços                       </w:t>
      </w:r>
      <w:r w:rsidRPr="00BB04A8">
        <w:tab/>
        <w:t>19</w:t>
      </w:r>
    </w:p>
    <w:p w14:paraId="1A13C920" w14:textId="77777777" w:rsidR="002A7EB0" w:rsidRPr="00BB04A8" w:rsidRDefault="002A7EB0" w:rsidP="002A7EB0">
      <w:pPr>
        <w:spacing w:before="120" w:after="120"/>
        <w:jc w:val="both"/>
      </w:pPr>
      <w:r w:rsidRPr="00BB04A8">
        <w:t>Emissão de relatório pelo auditor da usuária dos serviços</w:t>
      </w:r>
      <w:r w:rsidRPr="00BB04A8">
        <w:tab/>
      </w:r>
      <w:r w:rsidRPr="00BB04A8">
        <w:tab/>
        <w:t xml:space="preserve"> </w:t>
      </w:r>
      <w:r w:rsidRPr="00BB04A8">
        <w:tab/>
      </w:r>
      <w:r w:rsidRPr="00BB04A8">
        <w:tab/>
        <w:t>20 – 22</w:t>
      </w:r>
    </w:p>
    <w:p w14:paraId="04177F89" w14:textId="77777777" w:rsidR="002A7EB0" w:rsidRPr="00BB04A8" w:rsidRDefault="002A7EB0" w:rsidP="002A7EB0">
      <w:pPr>
        <w:spacing w:before="120" w:after="120"/>
        <w:jc w:val="both"/>
        <w:rPr>
          <w:b/>
        </w:rPr>
      </w:pPr>
      <w:r w:rsidRPr="00BB04A8">
        <w:rPr>
          <w:b/>
        </w:rPr>
        <w:t>APLICAÇÃO E OUTROS MATERIAIS EXPLICATIVOS</w:t>
      </w:r>
    </w:p>
    <w:p w14:paraId="14845302" w14:textId="77777777" w:rsidR="002A7EB0" w:rsidRPr="00BB04A8" w:rsidRDefault="002A7EB0" w:rsidP="002A7EB0">
      <w:pPr>
        <w:jc w:val="both"/>
      </w:pPr>
      <w:r w:rsidRPr="00BB04A8">
        <w:t xml:space="preserve">Obtenção de entendimento dos serviços prestados por uma organização </w:t>
      </w:r>
    </w:p>
    <w:p w14:paraId="33713BF5" w14:textId="77777777" w:rsidR="002A7EB0" w:rsidRPr="00BB04A8" w:rsidRDefault="002A7EB0" w:rsidP="002A7EB0">
      <w:pPr>
        <w:jc w:val="both"/>
      </w:pPr>
      <w:r w:rsidRPr="00BB04A8">
        <w:t xml:space="preserve">prestadora de serviços, incluindo controle interno          </w:t>
      </w:r>
      <w:r w:rsidRPr="00BB04A8">
        <w:tab/>
      </w:r>
      <w:r w:rsidRPr="00BB04A8">
        <w:tab/>
      </w:r>
      <w:r w:rsidRPr="00BB04A8">
        <w:tab/>
      </w:r>
      <w:r>
        <w:tab/>
      </w:r>
      <w:r w:rsidRPr="00BB04A8">
        <w:t>A1 – A23</w:t>
      </w:r>
    </w:p>
    <w:p w14:paraId="1A1603BE" w14:textId="77777777" w:rsidR="002A7EB0" w:rsidRPr="00E21E6B" w:rsidRDefault="002A7EB0" w:rsidP="002A7EB0">
      <w:pPr>
        <w:spacing w:before="120" w:after="120"/>
        <w:jc w:val="both"/>
      </w:pPr>
      <w:r w:rsidRPr="00BB04A8">
        <w:t xml:space="preserve">Respostas aos riscos avaliados de distorção relevante          </w:t>
      </w:r>
      <w:r w:rsidRPr="00BB04A8">
        <w:tab/>
      </w:r>
      <w:r w:rsidRPr="00BB04A8">
        <w:tab/>
      </w:r>
      <w:r w:rsidRPr="00BB04A8">
        <w:tab/>
        <w:t>A</w:t>
      </w:r>
      <w:r>
        <w:t>2</w:t>
      </w:r>
      <w:r w:rsidRPr="00BB04A8">
        <w:t>4</w:t>
      </w:r>
      <w:r>
        <w:t xml:space="preserve"> </w:t>
      </w:r>
      <w:r w:rsidRPr="00BB04A8">
        <w:t>–</w:t>
      </w:r>
      <w:r>
        <w:t xml:space="preserve"> </w:t>
      </w:r>
      <w:r w:rsidRPr="00E21E6B">
        <w:t>A39</w:t>
      </w:r>
    </w:p>
    <w:p w14:paraId="599A4C6A" w14:textId="77777777" w:rsidR="002A7EB0" w:rsidRPr="00BB04A8" w:rsidRDefault="002A7EB0" w:rsidP="002A7EB0">
      <w:pPr>
        <w:jc w:val="both"/>
      </w:pPr>
      <w:r w:rsidRPr="00BB04A8">
        <w:t xml:space="preserve">Relatório Tipo 1 e Relatório Tipo 2 que excluem os serviços </w:t>
      </w:r>
    </w:p>
    <w:p w14:paraId="0F7267C9" w14:textId="77777777" w:rsidR="002A7EB0" w:rsidRPr="00BB04A8" w:rsidRDefault="002A7EB0" w:rsidP="002A7EB0">
      <w:pPr>
        <w:spacing w:after="120"/>
        <w:jc w:val="both"/>
      </w:pPr>
      <w:r w:rsidRPr="00BB04A8">
        <w:t>de uma organização subcontratada para prestação de serviços</w:t>
      </w:r>
      <w:r w:rsidRPr="00BB04A8">
        <w:tab/>
        <w:t xml:space="preserve">                      A40</w:t>
      </w:r>
    </w:p>
    <w:p w14:paraId="3304455D" w14:textId="77777777" w:rsidR="002A7EB0" w:rsidRDefault="002A7EB0" w:rsidP="002A7EB0">
      <w:pPr>
        <w:jc w:val="both"/>
      </w:pPr>
      <w:r w:rsidRPr="00BB04A8">
        <w:t>Fraude, não conformidade com leis e regulamentos e distorções não</w:t>
      </w:r>
      <w:r>
        <w:t xml:space="preserve"> c</w:t>
      </w:r>
      <w:r w:rsidRPr="00BB04A8">
        <w:t>orrigidas</w:t>
      </w:r>
    </w:p>
    <w:p w14:paraId="45E5D53B" w14:textId="77777777" w:rsidR="002A7EB0" w:rsidRPr="00BB04A8" w:rsidRDefault="002A7EB0" w:rsidP="002A7EB0">
      <w:pPr>
        <w:jc w:val="both"/>
      </w:pPr>
      <w:r w:rsidRPr="00BB04A8">
        <w:t>em relação às atividades na organização prestadora</w:t>
      </w:r>
      <w:r>
        <w:tab/>
      </w:r>
      <w:r w:rsidRPr="00BB04A8">
        <w:t>de serviços</w:t>
      </w:r>
      <w:r>
        <w:tab/>
      </w:r>
      <w:r>
        <w:tab/>
      </w:r>
      <w:r>
        <w:tab/>
      </w:r>
      <w:r w:rsidRPr="00BB04A8">
        <w:t>A41</w:t>
      </w:r>
      <w:r>
        <w:tab/>
      </w:r>
      <w:r w:rsidRPr="00BB04A8">
        <w:t xml:space="preserve">    </w:t>
      </w:r>
    </w:p>
    <w:p w14:paraId="1D32071C" w14:textId="77777777" w:rsidR="002A7EB0" w:rsidRPr="00BB04A8" w:rsidRDefault="002A7EB0" w:rsidP="002A7EB0">
      <w:pPr>
        <w:spacing w:before="120" w:after="120"/>
        <w:jc w:val="both"/>
      </w:pPr>
      <w:r w:rsidRPr="00BB04A8">
        <w:t xml:space="preserve">Emissão de relatório pelo auditor da usuária dos serviços </w:t>
      </w:r>
      <w:r w:rsidRPr="00BB04A8">
        <w:tab/>
      </w:r>
      <w:r w:rsidRPr="00BB04A8">
        <w:tab/>
        <w:t xml:space="preserve">         </w:t>
      </w:r>
      <w:r w:rsidRPr="00BB04A8">
        <w:tab/>
        <w:t xml:space="preserve">           A42 – A44</w:t>
      </w:r>
    </w:p>
    <w:p w14:paraId="23478C60" w14:textId="77777777" w:rsidR="002A7EB0" w:rsidRPr="00BB04A8" w:rsidRDefault="002A7EB0" w:rsidP="002A7EB0">
      <w:pPr>
        <w:jc w:val="both"/>
      </w:pPr>
    </w:p>
    <w:p w14:paraId="0AE0F221" w14:textId="77777777" w:rsidR="002A7EB0" w:rsidRPr="00BB04A8" w:rsidRDefault="002A7EB0" w:rsidP="002A7EB0">
      <w:pPr>
        <w:jc w:val="both"/>
      </w:pPr>
      <w:r w:rsidRPr="00BB04A8">
        <w:t xml:space="preserve">Esta Norma deve ser lida juntamente com a NBC TA 200 – Objetivos Gerais do Auditor Independente e a Condução da Auditoria em Conformidade com Normas de Auditoria. </w:t>
      </w:r>
    </w:p>
    <w:p w14:paraId="72B598C1" w14:textId="77777777" w:rsidR="002A7EB0" w:rsidRDefault="002A7EB0" w:rsidP="002A7EB0">
      <w:pPr>
        <w:jc w:val="both"/>
      </w:pPr>
    </w:p>
    <w:p w14:paraId="3BB209DE" w14:textId="77777777" w:rsidR="002A7EB0" w:rsidRDefault="002A7EB0" w:rsidP="002A7EB0">
      <w:pPr>
        <w:jc w:val="both"/>
      </w:pPr>
    </w:p>
    <w:p w14:paraId="383156E6" w14:textId="77777777" w:rsidR="002A7EB0" w:rsidRPr="00253F49" w:rsidRDefault="002A7EB0" w:rsidP="002A7EB0">
      <w:pPr>
        <w:jc w:val="both"/>
        <w:rPr>
          <w:b/>
          <w:sz w:val="28"/>
          <w:szCs w:val="28"/>
        </w:rPr>
      </w:pPr>
      <w:r w:rsidRPr="00253F49">
        <w:rPr>
          <w:b/>
          <w:sz w:val="28"/>
          <w:szCs w:val="28"/>
        </w:rPr>
        <w:t>Introdução</w:t>
      </w:r>
    </w:p>
    <w:p w14:paraId="57DF99CF" w14:textId="77777777" w:rsidR="002A7EB0" w:rsidRDefault="002A7EB0" w:rsidP="002A7EB0">
      <w:pPr>
        <w:jc w:val="both"/>
        <w:rPr>
          <w:b/>
        </w:rPr>
      </w:pPr>
    </w:p>
    <w:p w14:paraId="381C7563" w14:textId="77777777" w:rsidR="002A7EB0" w:rsidRPr="00E37448" w:rsidRDefault="002A7EB0" w:rsidP="002A7EB0">
      <w:pPr>
        <w:jc w:val="both"/>
        <w:rPr>
          <w:b/>
        </w:rPr>
      </w:pPr>
      <w:r w:rsidRPr="00E37448">
        <w:rPr>
          <w:b/>
        </w:rPr>
        <w:t>Alcance</w:t>
      </w:r>
    </w:p>
    <w:p w14:paraId="36D032FA" w14:textId="77777777" w:rsidR="002A7EB0" w:rsidRDefault="002A7EB0" w:rsidP="002A7EB0">
      <w:pPr>
        <w:ind w:left="567" w:hanging="567"/>
        <w:jc w:val="both"/>
      </w:pPr>
    </w:p>
    <w:p w14:paraId="6C407CC1" w14:textId="77777777" w:rsidR="002A7EB0" w:rsidRDefault="002A7EB0" w:rsidP="002A7EB0">
      <w:pPr>
        <w:ind w:left="567" w:hanging="567"/>
        <w:jc w:val="both"/>
      </w:pPr>
      <w:r w:rsidRPr="001921BA">
        <w:t>1.</w:t>
      </w:r>
      <w:r w:rsidRPr="001921BA">
        <w:tab/>
        <w:t xml:space="preserve">Esta </w:t>
      </w:r>
      <w:r>
        <w:t xml:space="preserve">Norma </w:t>
      </w:r>
      <w:r w:rsidRPr="001921BA">
        <w:t>trata da responsabilidade do auditor da usuária dos serviços em obter evidência de auditoria apropriada e suficiente quando a entidade utiliza</w:t>
      </w:r>
      <w:r>
        <w:t xml:space="preserve"> </w:t>
      </w:r>
      <w:r w:rsidRPr="001921BA">
        <w:t>os serviços de uma ou mais organizações prestadoras de serviços. Especificamente, esta Norma</w:t>
      </w:r>
      <w:r>
        <w:t xml:space="preserve"> expande a explicação de </w:t>
      </w:r>
      <w:r w:rsidRPr="001921BA">
        <w:t>como o auditor</w:t>
      </w:r>
      <w:r>
        <w:t xml:space="preserve"> da usuária dos serviços</w:t>
      </w:r>
      <w:r w:rsidRPr="001921BA">
        <w:t xml:space="preserve"> aplica a</w:t>
      </w:r>
      <w:r>
        <w:t>s</w:t>
      </w:r>
      <w:r w:rsidRPr="001921BA">
        <w:t xml:space="preserve"> NBC TA</w:t>
      </w:r>
      <w:r>
        <w:t>s</w:t>
      </w:r>
      <w:r w:rsidRPr="001921BA">
        <w:t xml:space="preserve"> 315</w:t>
      </w:r>
      <w:r>
        <w:t xml:space="preserve"> </w:t>
      </w:r>
      <w:r w:rsidRPr="001921BA">
        <w:t>e a</w:t>
      </w:r>
      <w:r>
        <w:t xml:space="preserve"> </w:t>
      </w:r>
      <w:r w:rsidRPr="001921BA">
        <w:t>330 na obtenção d</w:t>
      </w:r>
      <w:r>
        <w:t>o</w:t>
      </w:r>
      <w:r w:rsidRPr="001921BA">
        <w:t xml:space="preserve"> entendimento da entidade que utilizar uma organização prestadora de serviços, incluindo </w:t>
      </w:r>
      <w:r>
        <w:t xml:space="preserve">o entendimento do </w:t>
      </w:r>
      <w:r w:rsidRPr="001921BA">
        <w:t>controle interno</w:t>
      </w:r>
      <w:r>
        <w:t xml:space="preserve"> que seja</w:t>
      </w:r>
      <w:r w:rsidRPr="001921BA">
        <w:t xml:space="preserve"> relevante para a auditoria, suficiente para identificar e avaliar os riscos de distorção relevante, e no </w:t>
      </w:r>
      <w:r>
        <w:t>planejamento</w:t>
      </w:r>
      <w:r w:rsidRPr="001921BA">
        <w:t xml:space="preserve"> e na execução de procedimentos adicionais de auditoria que respondam a esses riscos.</w:t>
      </w:r>
    </w:p>
    <w:p w14:paraId="00FEF373" w14:textId="77777777" w:rsidR="002A7EB0" w:rsidRPr="001921BA" w:rsidRDefault="002A7EB0" w:rsidP="002A7EB0">
      <w:pPr>
        <w:jc w:val="both"/>
      </w:pPr>
      <w:r w:rsidRPr="001921BA">
        <w:t xml:space="preserve"> </w:t>
      </w:r>
    </w:p>
    <w:p w14:paraId="4FCE35A7" w14:textId="77777777" w:rsidR="002A7EB0" w:rsidRDefault="002A7EB0" w:rsidP="002A7EB0">
      <w:pPr>
        <w:ind w:left="567" w:hanging="567"/>
        <w:jc w:val="both"/>
      </w:pPr>
      <w:r>
        <w:t>2.</w:t>
      </w:r>
      <w:r>
        <w:tab/>
        <w:t xml:space="preserve">Muitas entidades </w:t>
      </w:r>
      <w:r w:rsidRPr="00A434FD">
        <w:rPr>
          <w:highlight w:val="yellow"/>
        </w:rPr>
        <w:t>terceirizam</w:t>
      </w:r>
      <w:r>
        <w:t xml:space="preserve"> aspectos de seu negócio a organizações que prestam serviços desde a execução de tarefa específica, sob a orientação da entidade, até a substituição de unidades inteiras de seu negócio ou funções, como a função de conformidade fiscal (</w:t>
      </w:r>
      <w:r w:rsidRPr="005376A1">
        <w:rPr>
          <w:i/>
        </w:rPr>
        <w:t>compliance</w:t>
      </w:r>
      <w:r>
        <w:t xml:space="preserve">). Muitos dos serviços prestados por essas organizações fazem parte das operações de negócios da entidade; entretanto, </w:t>
      </w:r>
      <w:r w:rsidRPr="00A434FD">
        <w:rPr>
          <w:highlight w:val="yellow"/>
        </w:rPr>
        <w:t>nem todos</w:t>
      </w:r>
      <w:r>
        <w:t xml:space="preserve"> esses serviços são relevantes para a auditoria.</w:t>
      </w:r>
    </w:p>
    <w:p w14:paraId="34ED2E52" w14:textId="77777777" w:rsidR="002A7EB0" w:rsidRDefault="002A7EB0" w:rsidP="002A7EB0">
      <w:pPr>
        <w:jc w:val="both"/>
      </w:pPr>
    </w:p>
    <w:p w14:paraId="0A16DF40" w14:textId="77777777" w:rsidR="002A7EB0" w:rsidRDefault="002A7EB0" w:rsidP="002A7EB0">
      <w:pPr>
        <w:ind w:left="567" w:hanging="567"/>
        <w:jc w:val="both"/>
      </w:pPr>
      <w:r>
        <w:t>3.</w:t>
      </w:r>
      <w:r>
        <w:tab/>
        <w:t>Os serviços prestados por uma organização prestadora de serviços são relevantes para a auditoria das demonstrações contábeis da entidade quando esses serviços, e os controles sobre eles, fazem parte do sistema de informações da entidade usuária de tais serviços, incluindo os respectivos processos de negócio, relevante para a elaboração das demonstrações e dos relatórios contábeis. Embora a maioria dos controles da organização prestadora de serviços esteja provavelmente relacionada à elaboração de relatórios contábeis, pode haver outros controles que também podem ser relevantes para a auditoria, como controles sobre a salvaguarda de ativos. Os serviços prestados por uma organização prestadora de serviços são parte do sistema de informações da entidade usuária desses serviços (doravante entidade usuária ou entidade), e inclui os respectivos processos de negócio, relevante para a elaboração de relatórios contábeis se esses serviços afetam algum dos elementos a seguir:</w:t>
      </w:r>
    </w:p>
    <w:p w14:paraId="2A7F5D76" w14:textId="77777777" w:rsidR="002A7EB0" w:rsidRDefault="002A7EB0" w:rsidP="002A7EB0">
      <w:pPr>
        <w:ind w:left="567" w:hanging="567"/>
        <w:jc w:val="both"/>
      </w:pPr>
    </w:p>
    <w:p w14:paraId="73314F15" w14:textId="77777777" w:rsidR="002A7EB0" w:rsidRPr="0034442F" w:rsidRDefault="002A7EB0" w:rsidP="002A7EB0">
      <w:pPr>
        <w:ind w:left="1276" w:hanging="425"/>
        <w:jc w:val="both"/>
      </w:pPr>
      <w:r w:rsidRPr="0034442F">
        <w:t>(a)</w:t>
      </w:r>
      <w:r w:rsidRPr="0034442F">
        <w:tab/>
      </w:r>
      <w:r>
        <w:t>a</w:t>
      </w:r>
      <w:r w:rsidRPr="0034442F">
        <w:t>s classes de transações nas operações da entidade</w:t>
      </w:r>
      <w:r>
        <w:t xml:space="preserve"> usuária </w:t>
      </w:r>
      <w:r w:rsidRPr="0034442F">
        <w:t xml:space="preserve">que são significativas para as </w:t>
      </w:r>
      <w:r>
        <w:t xml:space="preserve">suas </w:t>
      </w:r>
      <w:r w:rsidRPr="0034442F">
        <w:t>demonstrações contábeis;</w:t>
      </w:r>
    </w:p>
    <w:p w14:paraId="45B3C2F4" w14:textId="77777777" w:rsidR="002A7EB0" w:rsidRDefault="002A7EB0" w:rsidP="002A7EB0">
      <w:pPr>
        <w:ind w:left="1276" w:hanging="425"/>
        <w:jc w:val="both"/>
      </w:pPr>
      <w:r>
        <w:t>(b)</w:t>
      </w:r>
      <w:r>
        <w:tab/>
        <w:t xml:space="preserve">os procedimentos, envolvendo os sistemas de tecnologia da informação (TI) e sistemas manuais, pelos quais as transações da entidade usuária são iniciadas, registradas, processadas, corrigidas conforme necessário e divulgadas nas demonstrações contábeis; </w:t>
      </w:r>
    </w:p>
    <w:p w14:paraId="1C4ADAE4" w14:textId="77777777" w:rsidR="002A7EB0" w:rsidRDefault="002A7EB0" w:rsidP="002A7EB0">
      <w:pPr>
        <w:ind w:left="1276" w:hanging="425"/>
        <w:jc w:val="both"/>
      </w:pPr>
      <w:r>
        <w:t>(c)</w:t>
      </w:r>
      <w:r>
        <w:tab/>
        <w:t>o</w:t>
      </w:r>
      <w:r w:rsidRPr="00FE46CD">
        <w:t>s respectivos registros contábeis, sejam na forma eletrônica ou manual, que suportam as informações e contas específicas nas demonstrações contábeis da entidade</w:t>
      </w:r>
      <w:r>
        <w:t xml:space="preserve"> usuária, </w:t>
      </w:r>
      <w:r w:rsidRPr="00FE46CD">
        <w:t>que são usadas para iniciar, registrar, processar e comunicar as transações d</w:t>
      </w:r>
      <w:r>
        <w:t>ess</w:t>
      </w:r>
      <w:r w:rsidRPr="00FE46CD">
        <w:t xml:space="preserve">a entidade, incluindo a correção de informações incorretas e como as informações são </w:t>
      </w:r>
      <w:r w:rsidRPr="00525E45">
        <w:t>transferidas para o razão geral;</w:t>
      </w:r>
    </w:p>
    <w:p w14:paraId="7EBC24E8" w14:textId="77777777" w:rsidR="002A7EB0" w:rsidRDefault="002A7EB0" w:rsidP="002A7EB0">
      <w:pPr>
        <w:ind w:left="1276" w:hanging="425"/>
        <w:jc w:val="both"/>
      </w:pPr>
      <w:r>
        <w:t>(d)</w:t>
      </w:r>
      <w:r>
        <w:tab/>
        <w:t>como o sistema de informações da entidade usuária captura os eventos e as condições, além de transações, que são significativas</w:t>
      </w:r>
      <w:r w:rsidDel="00FE46CD">
        <w:t xml:space="preserve"> </w:t>
      </w:r>
      <w:r>
        <w:t xml:space="preserve">para as demonstrações contábeis; </w:t>
      </w:r>
    </w:p>
    <w:p w14:paraId="12E0CE72" w14:textId="77777777" w:rsidR="002A7EB0" w:rsidRDefault="002A7EB0" w:rsidP="002A7EB0">
      <w:pPr>
        <w:ind w:left="1276" w:hanging="425"/>
        <w:jc w:val="both"/>
      </w:pPr>
      <w:r>
        <w:t>(e)</w:t>
      </w:r>
      <w:r>
        <w:tab/>
        <w:t>o processo de relatórios financeiros usado para elaborar as demonstrações contábeis da entidade usuária, incluindo estimativas contábeis e divulgações significativas; e</w:t>
      </w:r>
    </w:p>
    <w:p w14:paraId="555CB01F" w14:textId="77777777" w:rsidR="002A7EB0" w:rsidRDefault="002A7EB0" w:rsidP="002A7EB0">
      <w:pPr>
        <w:ind w:left="1276" w:hanging="425"/>
        <w:jc w:val="both"/>
      </w:pPr>
      <w:r>
        <w:t>(f)</w:t>
      </w:r>
      <w:r>
        <w:tab/>
        <w:t>controles sobre os lançamentos no livro diário, incluindo lançamentos fora do padrão usados para registrar transações ou ajustes não usuais ou não recorrentes.</w:t>
      </w:r>
    </w:p>
    <w:p w14:paraId="5FDD84C1" w14:textId="77777777" w:rsidR="002A7EB0" w:rsidRDefault="002A7EB0" w:rsidP="002A7EB0">
      <w:pPr>
        <w:ind w:left="567" w:hanging="567"/>
        <w:jc w:val="both"/>
      </w:pPr>
    </w:p>
    <w:p w14:paraId="503AC4BE" w14:textId="77777777" w:rsidR="002A7EB0" w:rsidRPr="001921BA" w:rsidRDefault="002A7EB0" w:rsidP="002A7EB0">
      <w:pPr>
        <w:ind w:left="567" w:hanging="567"/>
        <w:jc w:val="both"/>
      </w:pPr>
      <w:r w:rsidRPr="001921BA">
        <w:t>4.</w:t>
      </w:r>
      <w:r w:rsidRPr="001921BA">
        <w:tab/>
        <w:t>A natureza e a extensão do trabalho a ser executado pelo auditor da usuária</w:t>
      </w:r>
      <w:r w:rsidRPr="001921BA" w:rsidDel="00CE3A2F">
        <w:t xml:space="preserve"> </w:t>
      </w:r>
      <w:r w:rsidRPr="001921BA">
        <w:t>em relação aos serviços prestados por uma organização prestadora de serviços dependem da natureza e importância desses serviços para a entidade</w:t>
      </w:r>
      <w:r>
        <w:t xml:space="preserve"> usuária</w:t>
      </w:r>
      <w:r w:rsidRPr="001921BA">
        <w:t xml:space="preserve"> e da relevância desses serviços para a auditoria.</w:t>
      </w:r>
    </w:p>
    <w:p w14:paraId="799A84B0" w14:textId="77777777" w:rsidR="002A7EB0" w:rsidRDefault="002A7EB0" w:rsidP="002A7EB0">
      <w:pPr>
        <w:ind w:left="567" w:hanging="567"/>
        <w:jc w:val="both"/>
      </w:pPr>
    </w:p>
    <w:p w14:paraId="37E141B5" w14:textId="77777777" w:rsidR="002A7EB0" w:rsidRPr="001921BA" w:rsidRDefault="002A7EB0" w:rsidP="002A7EB0">
      <w:pPr>
        <w:ind w:left="567" w:hanging="567"/>
        <w:jc w:val="both"/>
      </w:pPr>
      <w:r w:rsidRPr="001921BA">
        <w:t xml:space="preserve">5. </w:t>
      </w:r>
      <w:r w:rsidRPr="001921BA">
        <w:tab/>
        <w:t xml:space="preserve">Esta Norma não se aplica a serviços prestados por instituições financeiras que são limitados ao processamento de transações, para uma conta da entidade mantida na instituição financeira, que são especificamente autorizadas pela entidade, como o processamento de transações de conta corrente por um banco ou o processamento de operações com títulos e valores mobiliários por um corretor. Além disso, esta </w:t>
      </w:r>
      <w:r>
        <w:t>Norma</w:t>
      </w:r>
      <w:r w:rsidRPr="001921BA">
        <w:t xml:space="preserve"> não se aplica à auditoria de transações decorrentes de direitos de propriedade financeira em outras entidades, como sociedades, corporações e sociedades de controle compartilhado, quando os direitos de propriedade são contabilizados e reportados aos titulares dos direitos.</w:t>
      </w:r>
    </w:p>
    <w:p w14:paraId="57A29AA3" w14:textId="77777777" w:rsidR="002A7EB0" w:rsidRPr="00B32DFE" w:rsidRDefault="002A7EB0" w:rsidP="002A7EB0">
      <w:pPr>
        <w:ind w:left="567" w:hanging="567"/>
        <w:jc w:val="both"/>
      </w:pPr>
    </w:p>
    <w:p w14:paraId="14134FE9" w14:textId="77777777" w:rsidR="002A7EB0" w:rsidRPr="00E37448" w:rsidRDefault="002A7EB0" w:rsidP="002A7EB0">
      <w:pPr>
        <w:ind w:left="567" w:hanging="567"/>
        <w:jc w:val="both"/>
        <w:rPr>
          <w:b/>
        </w:rPr>
      </w:pPr>
      <w:r w:rsidRPr="00E37448">
        <w:rPr>
          <w:b/>
        </w:rPr>
        <w:t>Data de vigência</w:t>
      </w:r>
    </w:p>
    <w:p w14:paraId="43ED5850" w14:textId="77777777" w:rsidR="002A7EB0" w:rsidRDefault="002A7EB0" w:rsidP="002A7EB0">
      <w:pPr>
        <w:ind w:left="567" w:hanging="567"/>
        <w:jc w:val="both"/>
      </w:pPr>
    </w:p>
    <w:p w14:paraId="0361D786" w14:textId="77777777" w:rsidR="002A7EB0" w:rsidRPr="001921BA" w:rsidRDefault="002A7EB0" w:rsidP="002A7EB0">
      <w:pPr>
        <w:ind w:left="567" w:hanging="567"/>
        <w:jc w:val="both"/>
      </w:pPr>
      <w:r w:rsidRPr="001921BA">
        <w:t>6.</w:t>
      </w:r>
      <w:r w:rsidRPr="001921BA">
        <w:tab/>
        <w:t>Esta Norma é aplicável a auditorias de demonstrações contábeis para períodos iniciados em ou após 1º</w:t>
      </w:r>
      <w:r>
        <w:t>.</w:t>
      </w:r>
      <w:r w:rsidRPr="001921BA">
        <w:t xml:space="preserve"> de janeiro de 2010.</w:t>
      </w:r>
    </w:p>
    <w:p w14:paraId="5B95D6B7" w14:textId="77777777" w:rsidR="002A7EB0" w:rsidRDefault="002A7EB0" w:rsidP="002A7EB0">
      <w:pPr>
        <w:ind w:left="567" w:hanging="567"/>
        <w:jc w:val="both"/>
      </w:pPr>
    </w:p>
    <w:p w14:paraId="1E5B1CAC" w14:textId="77777777" w:rsidR="002A7EB0" w:rsidRPr="00253F49" w:rsidRDefault="002A7EB0" w:rsidP="002A7EB0">
      <w:pPr>
        <w:ind w:left="567" w:hanging="567"/>
        <w:jc w:val="both"/>
        <w:rPr>
          <w:b/>
          <w:sz w:val="28"/>
          <w:szCs w:val="28"/>
        </w:rPr>
      </w:pPr>
      <w:r w:rsidRPr="00253F49">
        <w:rPr>
          <w:b/>
          <w:sz w:val="28"/>
          <w:szCs w:val="28"/>
        </w:rPr>
        <w:t xml:space="preserve">Objetivo </w:t>
      </w:r>
    </w:p>
    <w:p w14:paraId="2867C56F" w14:textId="77777777" w:rsidR="002A7EB0" w:rsidRDefault="002A7EB0" w:rsidP="002A7EB0">
      <w:pPr>
        <w:ind w:left="567" w:hanging="567"/>
        <w:jc w:val="both"/>
      </w:pPr>
    </w:p>
    <w:p w14:paraId="300DE9B9" w14:textId="77777777" w:rsidR="002A7EB0" w:rsidRDefault="002A7EB0" w:rsidP="002A7EB0">
      <w:pPr>
        <w:ind w:left="567" w:hanging="567"/>
        <w:jc w:val="both"/>
      </w:pPr>
      <w:r w:rsidRPr="001921BA">
        <w:t>7.</w:t>
      </w:r>
      <w:r w:rsidRPr="001921BA">
        <w:tab/>
        <w:t>Os objetivos do auditor da usuária, quando a entidade</w:t>
      </w:r>
      <w:r>
        <w:t xml:space="preserve"> usuária utiliza</w:t>
      </w:r>
      <w:r w:rsidRPr="001921BA">
        <w:t xml:space="preserve"> os serviços de uma organização prestadora de serviços, são: </w:t>
      </w:r>
    </w:p>
    <w:p w14:paraId="20CC331A" w14:textId="77777777" w:rsidR="002A7EB0" w:rsidRPr="001921BA" w:rsidRDefault="002A7EB0" w:rsidP="002A7EB0">
      <w:pPr>
        <w:ind w:left="567" w:hanging="567"/>
        <w:jc w:val="both"/>
      </w:pPr>
    </w:p>
    <w:p w14:paraId="54D13E91" w14:textId="77777777" w:rsidR="002A7EB0" w:rsidRPr="001921BA" w:rsidRDefault="002A7EB0" w:rsidP="002A7EB0">
      <w:pPr>
        <w:ind w:left="1276" w:hanging="425"/>
        <w:jc w:val="both"/>
      </w:pPr>
      <w:r w:rsidRPr="001921BA">
        <w:t>(a)</w:t>
      </w:r>
      <w:r w:rsidRPr="001921BA">
        <w:tab/>
        <w:t>obter entendimento da natureza e importância dos serviços prestados pela organização prestadora de serviços e seus efeitos sobre o controle interno da entidade</w:t>
      </w:r>
      <w:r>
        <w:t xml:space="preserve"> usuária</w:t>
      </w:r>
      <w:r w:rsidRPr="001921BA">
        <w:t xml:space="preserve"> para a auditoria, suficiente para identificar e avaliar os riscos de distorção relevante; e</w:t>
      </w:r>
    </w:p>
    <w:p w14:paraId="7A5A1D82" w14:textId="77777777" w:rsidR="002A7EB0" w:rsidRPr="00532235" w:rsidRDefault="002A7EB0" w:rsidP="002A7EB0">
      <w:pPr>
        <w:ind w:left="1276" w:hanging="425"/>
        <w:jc w:val="both"/>
      </w:pPr>
      <w:r w:rsidRPr="00532235">
        <w:t>(b)</w:t>
      </w:r>
      <w:r w:rsidRPr="00532235">
        <w:tab/>
      </w:r>
      <w:r>
        <w:t>planej</w:t>
      </w:r>
      <w:r w:rsidRPr="00532235">
        <w:t>ar e executar procedimentos adicionais de auditoria que respondam a esses riscos.</w:t>
      </w:r>
    </w:p>
    <w:p w14:paraId="6E2B0673" w14:textId="77777777" w:rsidR="002A7EB0" w:rsidRDefault="002A7EB0" w:rsidP="002A7EB0">
      <w:pPr>
        <w:ind w:left="567" w:hanging="567"/>
        <w:jc w:val="both"/>
      </w:pPr>
    </w:p>
    <w:p w14:paraId="03A35E4B" w14:textId="77777777" w:rsidR="002A7EB0" w:rsidRPr="00A44714" w:rsidRDefault="002A7EB0" w:rsidP="002A7EB0">
      <w:pPr>
        <w:ind w:left="567" w:hanging="567"/>
        <w:jc w:val="both"/>
        <w:rPr>
          <w:b/>
          <w:sz w:val="28"/>
          <w:szCs w:val="28"/>
        </w:rPr>
      </w:pPr>
      <w:r w:rsidRPr="00A44714">
        <w:rPr>
          <w:b/>
          <w:sz w:val="28"/>
          <w:szCs w:val="28"/>
        </w:rPr>
        <w:t>Definições</w:t>
      </w:r>
    </w:p>
    <w:p w14:paraId="2D65281B" w14:textId="77777777" w:rsidR="002A7EB0" w:rsidRDefault="002A7EB0" w:rsidP="002A7EB0">
      <w:pPr>
        <w:ind w:left="567" w:hanging="567"/>
        <w:jc w:val="both"/>
      </w:pPr>
    </w:p>
    <w:p w14:paraId="1CC06AE1" w14:textId="77777777" w:rsidR="002A7EB0" w:rsidRPr="00532235" w:rsidRDefault="002A7EB0" w:rsidP="002A7EB0">
      <w:pPr>
        <w:ind w:left="567" w:hanging="567"/>
        <w:jc w:val="both"/>
      </w:pPr>
      <w:r w:rsidRPr="00532235">
        <w:t>8.</w:t>
      </w:r>
      <w:r w:rsidRPr="00532235">
        <w:tab/>
        <w:t xml:space="preserve">Para fins das </w:t>
      </w:r>
      <w:r>
        <w:t>normas de auditoria</w:t>
      </w:r>
      <w:r w:rsidRPr="00532235">
        <w:t>, os termos a seguir têm os seguintes significados:</w:t>
      </w:r>
    </w:p>
    <w:p w14:paraId="1CD0EFC4" w14:textId="77777777" w:rsidR="002A7EB0" w:rsidRDefault="002A7EB0" w:rsidP="002A7EB0">
      <w:pPr>
        <w:ind w:left="567"/>
        <w:jc w:val="both"/>
        <w:rPr>
          <w:i/>
        </w:rPr>
      </w:pPr>
    </w:p>
    <w:p w14:paraId="168AE442" w14:textId="77777777" w:rsidR="002A7EB0" w:rsidRPr="001921BA" w:rsidRDefault="002A7EB0" w:rsidP="002A7EB0">
      <w:pPr>
        <w:ind w:left="567"/>
        <w:jc w:val="both"/>
      </w:pPr>
      <w:r w:rsidRPr="001D2A09">
        <w:rPr>
          <w:i/>
        </w:rPr>
        <w:t>Controles complementares da entidade usuária</w:t>
      </w:r>
      <w:r w:rsidRPr="001921BA">
        <w:t xml:space="preserve"> são controles que a organização prestadora de serviços assume que serão implementados pelas entidades usuárias, </w:t>
      </w:r>
      <w:r>
        <w:t>por ocasião do projeto de seu</w:t>
      </w:r>
      <w:r w:rsidRPr="001921BA">
        <w:t xml:space="preserve"> serviço, e que, caso seja necessário para alcançar os objetivos de controle, são identificados na descrição do sistema da entidade usuária.</w:t>
      </w:r>
      <w:r>
        <w:t xml:space="preserve"> </w:t>
      </w:r>
    </w:p>
    <w:p w14:paraId="69637856" w14:textId="77777777" w:rsidR="002A7EB0" w:rsidRDefault="002A7EB0" w:rsidP="002A7EB0">
      <w:pPr>
        <w:ind w:left="567"/>
        <w:jc w:val="both"/>
        <w:rPr>
          <w:i/>
        </w:rPr>
      </w:pPr>
    </w:p>
    <w:p w14:paraId="280C7C92" w14:textId="77777777" w:rsidR="002A7EB0" w:rsidRDefault="002A7EB0" w:rsidP="002A7EB0">
      <w:pPr>
        <w:ind w:left="567"/>
        <w:jc w:val="both"/>
      </w:pPr>
      <w:r w:rsidRPr="001D2A09">
        <w:rPr>
          <w:i/>
        </w:rPr>
        <w:t xml:space="preserve">Relatório sobre a </w:t>
      </w:r>
      <w:r w:rsidRPr="002412A7">
        <w:rPr>
          <w:i/>
          <w:highlight w:val="yellow"/>
        </w:rPr>
        <w:t>descrição e desenho de controles</w:t>
      </w:r>
      <w:r w:rsidRPr="001D2A09">
        <w:rPr>
          <w:i/>
        </w:rPr>
        <w:t xml:space="preserve"> em uma organização prestadora de serviços</w:t>
      </w:r>
      <w:r w:rsidRPr="00532235">
        <w:t xml:space="preserve"> (denominado nesta Norma como </w:t>
      </w:r>
      <w:r w:rsidRPr="00A434FD">
        <w:rPr>
          <w:highlight w:val="yellow"/>
        </w:rPr>
        <w:t>Relatório Tipo 1</w:t>
      </w:r>
      <w:r w:rsidRPr="00532235">
        <w:t>) é um relatório que contém:</w:t>
      </w:r>
    </w:p>
    <w:p w14:paraId="0213B426" w14:textId="77777777" w:rsidR="002A7EB0" w:rsidRPr="00532235" w:rsidRDefault="002A7EB0" w:rsidP="002A7EB0">
      <w:pPr>
        <w:ind w:left="567"/>
        <w:jc w:val="both"/>
      </w:pPr>
    </w:p>
    <w:p w14:paraId="48F2D7BE" w14:textId="77777777" w:rsidR="002A7EB0" w:rsidRPr="00532235" w:rsidRDefault="002A7EB0" w:rsidP="002A7EB0">
      <w:pPr>
        <w:ind w:left="1276" w:hanging="425"/>
        <w:jc w:val="both"/>
      </w:pPr>
      <w:r w:rsidRPr="00532235">
        <w:t>(</w:t>
      </w:r>
      <w:r>
        <w:t>a</w:t>
      </w:r>
      <w:r w:rsidRPr="00532235">
        <w:t>)</w:t>
      </w:r>
      <w:r w:rsidRPr="00532235">
        <w:tab/>
        <w:t xml:space="preserve">uma descrição, </w:t>
      </w:r>
      <w:r>
        <w:t>elaborada</w:t>
      </w:r>
      <w:r w:rsidRPr="00532235">
        <w:t xml:space="preserve"> pela administração da organização prestadora de serviços, do seu sistema, dos objetivos de controle e dos respectivos controles que foram </w:t>
      </w:r>
      <w:r>
        <w:t xml:space="preserve">planejados ou </w:t>
      </w:r>
      <w:r w:rsidRPr="00532235">
        <w:t>desenhados e implementados em uma data específica; e</w:t>
      </w:r>
    </w:p>
    <w:p w14:paraId="274B67DF" w14:textId="77777777" w:rsidR="002A7EB0" w:rsidRPr="00532235" w:rsidRDefault="002A7EB0" w:rsidP="002A7EB0">
      <w:pPr>
        <w:ind w:left="1276" w:hanging="425"/>
        <w:jc w:val="both"/>
      </w:pPr>
      <w:r w:rsidRPr="00532235">
        <w:t>(</w:t>
      </w:r>
      <w:r>
        <w:t>b)</w:t>
      </w:r>
      <w:r>
        <w:tab/>
      </w:r>
      <w:r w:rsidRPr="00532235">
        <w:t>a opinião do auditor dessa organização prestadora de serviços com o objetivo de transmitir segurança razoável sobre:</w:t>
      </w:r>
      <w:r>
        <w:t xml:space="preserve"> </w:t>
      </w:r>
      <w:r w:rsidRPr="00532235">
        <w:t xml:space="preserve">a descrição do sistema da organização, os objetivos de controle, assim como os respectivos controles e a adequação do desenho </w:t>
      </w:r>
      <w:r>
        <w:t xml:space="preserve">ou planejamento </w:t>
      </w:r>
      <w:r w:rsidRPr="00532235">
        <w:t>dos controles para alcançar os objetivos de controle especificados.</w:t>
      </w:r>
    </w:p>
    <w:p w14:paraId="12DCAA4F" w14:textId="77777777" w:rsidR="002A7EB0" w:rsidRDefault="002A7EB0" w:rsidP="002A7EB0">
      <w:pPr>
        <w:ind w:left="567"/>
        <w:jc w:val="both"/>
        <w:rPr>
          <w:i/>
        </w:rPr>
      </w:pPr>
    </w:p>
    <w:p w14:paraId="367E5970" w14:textId="77777777" w:rsidR="002A7EB0" w:rsidRDefault="002A7EB0" w:rsidP="002A7EB0">
      <w:pPr>
        <w:ind w:left="567"/>
        <w:jc w:val="both"/>
      </w:pPr>
      <w:r w:rsidRPr="001D2A09">
        <w:rPr>
          <w:i/>
        </w:rPr>
        <w:t xml:space="preserve">Relatório sobre a descrição, desenho e </w:t>
      </w:r>
      <w:r w:rsidRPr="009D7D55">
        <w:rPr>
          <w:i/>
          <w:highlight w:val="yellow"/>
        </w:rPr>
        <w:t>efetividade operacional de controles</w:t>
      </w:r>
      <w:r w:rsidRPr="001D2A09">
        <w:rPr>
          <w:i/>
        </w:rPr>
        <w:t xml:space="preserve"> em uma organização prestadora de serviços</w:t>
      </w:r>
      <w:r w:rsidRPr="00532235">
        <w:t xml:space="preserve"> (denominado nesta Norma como </w:t>
      </w:r>
      <w:r w:rsidRPr="00A434FD">
        <w:rPr>
          <w:highlight w:val="yellow"/>
        </w:rPr>
        <w:t>Relatório Tipo 2</w:t>
      </w:r>
      <w:r w:rsidRPr="00532235">
        <w:t>) é um relatório que contém:</w:t>
      </w:r>
    </w:p>
    <w:p w14:paraId="2839F521" w14:textId="77777777" w:rsidR="002A7EB0" w:rsidRPr="00532235" w:rsidRDefault="002A7EB0" w:rsidP="002A7EB0">
      <w:pPr>
        <w:ind w:left="567"/>
        <w:jc w:val="both"/>
      </w:pPr>
    </w:p>
    <w:p w14:paraId="527DCBDA" w14:textId="77777777" w:rsidR="002A7EB0" w:rsidRPr="00532235" w:rsidRDefault="002A7EB0" w:rsidP="002A7EB0">
      <w:pPr>
        <w:ind w:left="1276" w:hanging="425"/>
        <w:jc w:val="both"/>
      </w:pPr>
      <w:r w:rsidRPr="00532235">
        <w:t>(</w:t>
      </w:r>
      <w:r>
        <w:t>a</w:t>
      </w:r>
      <w:r w:rsidRPr="00532235">
        <w:t>)</w:t>
      </w:r>
      <w:r w:rsidRPr="00532235">
        <w:tab/>
        <w:t xml:space="preserve">uma descrição, </w:t>
      </w:r>
      <w:r>
        <w:t>elaborada</w:t>
      </w:r>
      <w:r w:rsidRPr="00532235">
        <w:t xml:space="preserve"> pela administração da organização prestadora de serviços, do sistema da organização, dos objetivos do controle, assim como os respectivos controles, de seu desenho e implementação em uma data específica</w:t>
      </w:r>
      <w:r>
        <w:t xml:space="preserve"> </w:t>
      </w:r>
      <w:r w:rsidRPr="00532235">
        <w:t>ou durante um período especificado e, em alguns casos, de sua efetividade operacional durante um período especificado; e</w:t>
      </w:r>
    </w:p>
    <w:p w14:paraId="3F02545E" w14:textId="77777777" w:rsidR="002A7EB0" w:rsidRDefault="002A7EB0" w:rsidP="002A7EB0">
      <w:pPr>
        <w:ind w:left="1276" w:hanging="425"/>
        <w:jc w:val="both"/>
      </w:pPr>
      <w:r w:rsidRPr="00532235">
        <w:t>(</w:t>
      </w:r>
      <w:r>
        <w:t>b</w:t>
      </w:r>
      <w:r w:rsidRPr="00532235">
        <w:t>)</w:t>
      </w:r>
      <w:r w:rsidRPr="00532235">
        <w:tab/>
        <w:t xml:space="preserve">um relatório </w:t>
      </w:r>
      <w:r w:rsidRPr="00A434FD">
        <w:rPr>
          <w:highlight w:val="cyan"/>
        </w:rPr>
        <w:t>adicional</w:t>
      </w:r>
      <w:r w:rsidRPr="00532235">
        <w:t xml:space="preserve"> emitido pelo auditor da organização prestadora de serviços com o objetivo de transmitir segurança razoável, que inclui:</w:t>
      </w:r>
    </w:p>
    <w:p w14:paraId="576B82BF" w14:textId="77777777" w:rsidR="002A7EB0" w:rsidRPr="00532235" w:rsidRDefault="002A7EB0" w:rsidP="002A7EB0">
      <w:pPr>
        <w:ind w:left="1276" w:hanging="425"/>
        <w:jc w:val="both"/>
      </w:pPr>
    </w:p>
    <w:p w14:paraId="5283C91B" w14:textId="77777777" w:rsidR="002A7EB0" w:rsidRDefault="002A7EB0" w:rsidP="002A7EB0">
      <w:pPr>
        <w:ind w:left="1985" w:hanging="425"/>
        <w:jc w:val="both"/>
      </w:pPr>
      <w:r>
        <w:t xml:space="preserve">(i) </w:t>
      </w:r>
      <w:r>
        <w:tab/>
      </w:r>
      <w:r w:rsidRPr="00532235">
        <w:t>opinião do auditor da organização prestadora de serviços sobre a descrição do sistema dessa organização, os objetivos de controle, assim como dos respectivos controles, a adequação do desenho dos controles para alcançar os objetivos do controle especificados e sobre sua efetividade operacional; e</w:t>
      </w:r>
    </w:p>
    <w:p w14:paraId="24C6E3FB" w14:textId="77777777" w:rsidR="002A7EB0" w:rsidRPr="00532235" w:rsidRDefault="002A7EB0" w:rsidP="002A7EB0">
      <w:pPr>
        <w:ind w:left="1985" w:hanging="425"/>
        <w:jc w:val="both"/>
      </w:pPr>
    </w:p>
    <w:p w14:paraId="7D24DF7C" w14:textId="77777777" w:rsidR="002A7EB0" w:rsidRPr="00532235" w:rsidRDefault="002A7EB0" w:rsidP="002A7EB0">
      <w:pPr>
        <w:ind w:left="1985" w:hanging="425"/>
        <w:jc w:val="both"/>
      </w:pPr>
      <w:r>
        <w:t xml:space="preserve">(ii) </w:t>
      </w:r>
      <w:r>
        <w:tab/>
      </w:r>
      <w:r w:rsidRPr="00532235">
        <w:t>descrição dos testes de controles aplicados pelo auditor da organização prestadora de serviços e os respectivos resultados.</w:t>
      </w:r>
    </w:p>
    <w:p w14:paraId="0A9E86F2" w14:textId="77777777" w:rsidR="002A7EB0" w:rsidRDefault="002A7EB0" w:rsidP="002A7EB0">
      <w:pPr>
        <w:ind w:left="567"/>
        <w:jc w:val="both"/>
        <w:rPr>
          <w:i/>
        </w:rPr>
      </w:pPr>
    </w:p>
    <w:p w14:paraId="7EAB9ECB" w14:textId="77777777" w:rsidR="002A7EB0" w:rsidRPr="00532235" w:rsidRDefault="002A7EB0" w:rsidP="002A7EB0">
      <w:pPr>
        <w:ind w:left="567"/>
        <w:jc w:val="both"/>
      </w:pPr>
      <w:r w:rsidRPr="00B01B06">
        <w:rPr>
          <w:i/>
          <w:highlight w:val="yellow"/>
        </w:rPr>
        <w:t>Auditor da organização prestadora de serviços</w:t>
      </w:r>
      <w:r w:rsidRPr="00532235">
        <w:t xml:space="preserve"> é um auditor que, por solicitação da </w:t>
      </w:r>
      <w:r w:rsidRPr="008F1A56">
        <w:rPr>
          <w:highlight w:val="yellow"/>
        </w:rPr>
        <w:t>organização prestadora de serviços</w:t>
      </w:r>
      <w:r w:rsidRPr="00532235">
        <w:t xml:space="preserve">, fornece um relatório de asseguração sobre os controles dessa organização. </w:t>
      </w:r>
    </w:p>
    <w:p w14:paraId="18F7CA62" w14:textId="77777777" w:rsidR="002A7EB0" w:rsidRDefault="002A7EB0" w:rsidP="002A7EB0">
      <w:pPr>
        <w:ind w:left="567"/>
        <w:jc w:val="both"/>
        <w:rPr>
          <w:i/>
        </w:rPr>
      </w:pPr>
    </w:p>
    <w:p w14:paraId="751BD628" w14:textId="77777777" w:rsidR="002A7EB0" w:rsidRPr="00532235" w:rsidRDefault="002A7EB0" w:rsidP="002A7EB0">
      <w:pPr>
        <w:ind w:left="567"/>
        <w:jc w:val="both"/>
      </w:pPr>
      <w:r w:rsidRPr="001D2A09">
        <w:rPr>
          <w:i/>
        </w:rPr>
        <w:t>Organização prestadora de serviços</w:t>
      </w:r>
      <w:r w:rsidRPr="00532235">
        <w:t xml:space="preserve"> é uma organização </w:t>
      </w:r>
      <w:r w:rsidRPr="00A434FD">
        <w:rPr>
          <w:highlight w:val="yellow"/>
        </w:rPr>
        <w:t>terceirizada</w:t>
      </w:r>
      <w:r w:rsidRPr="00532235">
        <w:t xml:space="preserve"> (ou segmento de uma organização terceirizada) que presta serviços a entidades usuárias (dos serviços), os quais</w:t>
      </w:r>
      <w:r>
        <w:t xml:space="preserve"> </w:t>
      </w:r>
      <w:r w:rsidRPr="00532235">
        <w:t xml:space="preserve">fazem parte dos sistemas de informações relevantes para o processo de </w:t>
      </w:r>
      <w:r>
        <w:t>elaboração</w:t>
      </w:r>
      <w:r w:rsidRPr="00532235">
        <w:t xml:space="preserve"> de demonstrações contábeis dessas entidades usuárias. </w:t>
      </w:r>
    </w:p>
    <w:p w14:paraId="47F3C473" w14:textId="77777777" w:rsidR="002A7EB0" w:rsidRDefault="002A7EB0" w:rsidP="002A7EB0">
      <w:pPr>
        <w:ind w:left="567"/>
        <w:jc w:val="both"/>
        <w:rPr>
          <w:i/>
        </w:rPr>
      </w:pPr>
    </w:p>
    <w:p w14:paraId="6DC45CCC" w14:textId="77777777" w:rsidR="002A7EB0" w:rsidRPr="00532235" w:rsidRDefault="002A7EB0" w:rsidP="002A7EB0">
      <w:pPr>
        <w:ind w:left="567"/>
        <w:jc w:val="both"/>
      </w:pPr>
      <w:r w:rsidRPr="001D2A09">
        <w:rPr>
          <w:i/>
        </w:rPr>
        <w:t xml:space="preserve">Sistema da organização da prestadora de serviços </w:t>
      </w:r>
      <w:r w:rsidRPr="00532235">
        <w:t>compreende as políticas e os procedimentos desenhados</w:t>
      </w:r>
      <w:r>
        <w:t xml:space="preserve"> ou planejados</w:t>
      </w:r>
      <w:r w:rsidRPr="00532235">
        <w:t xml:space="preserve">, implementados e mantidos pela organização prestadora de serviços para prestar os serviços cobertos pelo relatório do auditor da organização prestadora de serviços. </w:t>
      </w:r>
    </w:p>
    <w:p w14:paraId="2128E2F7" w14:textId="77777777" w:rsidR="002A7EB0" w:rsidRDefault="002A7EB0" w:rsidP="002A7EB0">
      <w:pPr>
        <w:ind w:left="567"/>
        <w:jc w:val="both"/>
        <w:rPr>
          <w:i/>
        </w:rPr>
      </w:pPr>
    </w:p>
    <w:p w14:paraId="3897E417" w14:textId="77777777" w:rsidR="002A7EB0" w:rsidRPr="00532235" w:rsidRDefault="002A7EB0" w:rsidP="002A7EB0">
      <w:pPr>
        <w:ind w:left="567"/>
        <w:jc w:val="both"/>
      </w:pPr>
      <w:r w:rsidRPr="00662FD4">
        <w:rPr>
          <w:i/>
          <w:highlight w:val="darkMagenta"/>
        </w:rPr>
        <w:t>Organização subcontratada para prestação de serviços</w:t>
      </w:r>
      <w:r w:rsidRPr="00532235">
        <w:t xml:space="preserve"> é a organização prestadora de serviços subcontratada por outra organização prestadora de serviços para executar alguns dos serviços às entidades usuárias, os quais fazem parte dos sistemas de informações relevantes das entidades que utilizam esses serviços para o processo de </w:t>
      </w:r>
      <w:r>
        <w:t>elaboração</w:t>
      </w:r>
      <w:r w:rsidRPr="00532235">
        <w:t xml:space="preserve"> de demonstrações contábeis.</w:t>
      </w:r>
    </w:p>
    <w:p w14:paraId="36160F56" w14:textId="77777777" w:rsidR="002A7EB0" w:rsidRDefault="002A7EB0" w:rsidP="002A7EB0">
      <w:pPr>
        <w:ind w:left="567"/>
        <w:jc w:val="both"/>
        <w:rPr>
          <w:i/>
        </w:rPr>
      </w:pPr>
    </w:p>
    <w:p w14:paraId="07572CF0" w14:textId="77777777" w:rsidR="002A7EB0" w:rsidRPr="00532235" w:rsidRDefault="002A7EB0" w:rsidP="002A7EB0">
      <w:pPr>
        <w:ind w:left="567"/>
        <w:jc w:val="both"/>
      </w:pPr>
      <w:r w:rsidRPr="00B01B06">
        <w:rPr>
          <w:i/>
          <w:highlight w:val="green"/>
        </w:rPr>
        <w:t>Auditor da usuária</w:t>
      </w:r>
      <w:r w:rsidRPr="00532235">
        <w:t xml:space="preserve"> é o auditor que examina e emite relatório sobre as demonstrações contábeis da entidade usuária dos serviços terceirizados. </w:t>
      </w:r>
    </w:p>
    <w:p w14:paraId="3663ACBC" w14:textId="77777777" w:rsidR="002A7EB0" w:rsidRDefault="002A7EB0" w:rsidP="002A7EB0">
      <w:pPr>
        <w:ind w:left="567"/>
        <w:jc w:val="both"/>
        <w:rPr>
          <w:i/>
        </w:rPr>
      </w:pPr>
    </w:p>
    <w:p w14:paraId="28E66EF5" w14:textId="77777777" w:rsidR="002A7EB0" w:rsidRDefault="002A7EB0" w:rsidP="002A7EB0">
      <w:pPr>
        <w:ind w:left="567"/>
        <w:jc w:val="both"/>
      </w:pPr>
      <w:r w:rsidRPr="00662FD4">
        <w:rPr>
          <w:i/>
          <w:highlight w:val="cyan"/>
        </w:rPr>
        <w:t>Entidade usuária</w:t>
      </w:r>
      <w:r w:rsidRPr="00532235">
        <w:t xml:space="preserve"> é a entidade que utiliza uma organização prestadora </w:t>
      </w:r>
      <w:r w:rsidRPr="006615A3">
        <w:t xml:space="preserve">de serviços e cujas demonstrações contábeis estão sendo auditadas. Nesta </w:t>
      </w:r>
      <w:r>
        <w:t>N</w:t>
      </w:r>
      <w:r w:rsidRPr="006615A3">
        <w:t>orma, os termos “entidade” ou “entidade usuária” são apresentados para se referir à entidade usuária dos serviços prestados por uma organização.</w:t>
      </w:r>
      <w:r w:rsidRPr="001921BA">
        <w:t xml:space="preserve"> </w:t>
      </w:r>
    </w:p>
    <w:p w14:paraId="2B3B6B7F" w14:textId="569B930F" w:rsidR="002A7EB0" w:rsidRDefault="002A7EB0" w:rsidP="002A7EB0">
      <w:pPr>
        <w:ind w:left="567"/>
        <w:jc w:val="both"/>
      </w:pPr>
      <w:r>
        <w:rPr>
          <w:noProof/>
        </w:rPr>
        <mc:AlternateContent>
          <mc:Choice Requires="wps">
            <w:drawing>
              <wp:anchor distT="0" distB="0" distL="114300" distR="114300" simplePos="0" relativeHeight="251658245" behindDoc="0" locked="0" layoutInCell="1" allowOverlap="1" wp14:anchorId="3EBC91F3" wp14:editId="2489D420">
                <wp:simplePos x="0" y="0"/>
                <wp:positionH relativeFrom="column">
                  <wp:posOffset>372745</wp:posOffset>
                </wp:positionH>
                <wp:positionV relativeFrom="paragraph">
                  <wp:posOffset>133350</wp:posOffset>
                </wp:positionV>
                <wp:extent cx="597535" cy="347980"/>
                <wp:effectExtent l="10795" t="12065" r="10795" b="11430"/>
                <wp:wrapNone/>
                <wp:docPr id="3"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535" cy="3479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3BC6CF">
              <v:rect id="Retângulo 3" style="position:absolute;margin-left:29.35pt;margin-top:10.5pt;width:47.05pt;height:2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CA31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"/>
            </w:pict>
          </mc:Fallback>
        </mc:AlternateContent>
      </w:r>
    </w:p>
    <w:p w14:paraId="2197AD59" w14:textId="77777777" w:rsidR="002A7EB0" w:rsidRPr="00370BA2" w:rsidRDefault="002A7EB0" w:rsidP="002A7EB0">
      <w:pPr>
        <w:ind w:left="567"/>
        <w:jc w:val="both"/>
        <w:rPr>
          <w:color w:val="FF0000"/>
          <w:sz w:val="20"/>
          <w:szCs w:val="20"/>
        </w:rPr>
      </w:pPr>
      <w:r w:rsidRPr="00370BA2">
        <w:rPr>
          <w:color w:val="FF0000"/>
          <w:sz w:val="20"/>
          <w:szCs w:val="20"/>
          <w:highlight w:val="green"/>
        </w:rPr>
        <w:t>Auditor da usuária</w:t>
      </w:r>
      <w:r w:rsidRPr="00370BA2">
        <w:rPr>
          <w:color w:val="FF0000"/>
          <w:sz w:val="20"/>
          <w:szCs w:val="20"/>
        </w:rPr>
        <w:t xml:space="preserve">=&gt; Demonstrações que a </w:t>
      </w:r>
      <w:r w:rsidRPr="00370BA2">
        <w:rPr>
          <w:color w:val="FF0000"/>
          <w:sz w:val="20"/>
          <w:szCs w:val="20"/>
          <w:highlight w:val="cyan"/>
        </w:rPr>
        <w:t>Entidade</w:t>
      </w:r>
      <w:r w:rsidRPr="00370BA2">
        <w:rPr>
          <w:color w:val="FF0000"/>
          <w:sz w:val="20"/>
          <w:szCs w:val="20"/>
        </w:rPr>
        <w:t>(</w:t>
      </w:r>
      <w:r w:rsidRPr="00370BA2">
        <w:rPr>
          <w:color w:val="FF0000"/>
          <w:sz w:val="20"/>
          <w:szCs w:val="20"/>
          <w:highlight w:val="cyan"/>
        </w:rPr>
        <w:t>Petro</w:t>
      </w:r>
      <w:r w:rsidRPr="00370BA2">
        <w:rPr>
          <w:color w:val="FF0000"/>
          <w:sz w:val="20"/>
          <w:szCs w:val="20"/>
        </w:rPr>
        <w:t xml:space="preserve"> = </w:t>
      </w:r>
      <w:r w:rsidRPr="00370BA2">
        <w:rPr>
          <w:color w:val="FF0000"/>
          <w:sz w:val="20"/>
          <w:szCs w:val="20"/>
          <w:highlight w:val="cyan"/>
        </w:rPr>
        <w:t>Entidade usuária</w:t>
      </w:r>
      <w:r w:rsidRPr="00370BA2">
        <w:rPr>
          <w:color w:val="FF0000"/>
          <w:sz w:val="20"/>
          <w:szCs w:val="20"/>
        </w:rPr>
        <w:t xml:space="preserve">) faz = Que </w:t>
      </w:r>
      <w:r w:rsidRPr="00370BA2">
        <w:rPr>
          <w:color w:val="FF0000"/>
          <w:sz w:val="20"/>
          <w:szCs w:val="20"/>
          <w:highlight w:val="yellow"/>
        </w:rPr>
        <w:t>terceirizada</w:t>
      </w:r>
      <w:r w:rsidRPr="00370BA2">
        <w:rPr>
          <w:color w:val="FF0000"/>
          <w:sz w:val="20"/>
          <w:szCs w:val="20"/>
        </w:rPr>
        <w:t xml:space="preserve"> (prestadora)</w:t>
      </w:r>
    </w:p>
    <w:p w14:paraId="52E1EA60" w14:textId="77777777" w:rsidR="002A7EB0" w:rsidRPr="00370BA2" w:rsidRDefault="002A7EB0" w:rsidP="002A7EB0">
      <w:pPr>
        <w:ind w:left="567"/>
        <w:jc w:val="both"/>
        <w:rPr>
          <w:color w:val="FF0000"/>
        </w:rPr>
      </w:pPr>
    </w:p>
    <w:p w14:paraId="3FE943CF" w14:textId="77777777" w:rsidR="002A7EB0" w:rsidRPr="00370BA2" w:rsidRDefault="002A7EB0" w:rsidP="002A7EB0">
      <w:pPr>
        <w:ind w:left="567"/>
        <w:jc w:val="both"/>
        <w:rPr>
          <w:i/>
          <w:color w:val="FF0000"/>
          <w:sz w:val="20"/>
          <w:szCs w:val="20"/>
        </w:rPr>
      </w:pPr>
      <w:r w:rsidRPr="00370BA2">
        <w:rPr>
          <w:color w:val="FF0000"/>
          <w:sz w:val="18"/>
          <w:szCs w:val="18"/>
          <w:highlight w:val="yellow"/>
        </w:rPr>
        <w:t>Terceirizada</w:t>
      </w:r>
      <w:r w:rsidRPr="00370BA2">
        <w:rPr>
          <w:color w:val="FF0000"/>
          <w:sz w:val="18"/>
          <w:szCs w:val="18"/>
        </w:rPr>
        <w:t xml:space="preserve"> (</w:t>
      </w:r>
      <w:r w:rsidRPr="00370BA2">
        <w:rPr>
          <w:color w:val="FF0000"/>
          <w:sz w:val="18"/>
          <w:szCs w:val="18"/>
          <w:highlight w:val="yellow"/>
        </w:rPr>
        <w:t>TI soluções</w:t>
      </w:r>
      <w:r w:rsidRPr="00370BA2">
        <w:rPr>
          <w:color w:val="FF0000"/>
          <w:sz w:val="18"/>
          <w:szCs w:val="18"/>
        </w:rPr>
        <w:t xml:space="preserve">) tem um auditor chamado de </w:t>
      </w:r>
      <w:r w:rsidRPr="00370BA2">
        <w:rPr>
          <w:i/>
          <w:color w:val="FF0000"/>
          <w:sz w:val="20"/>
          <w:szCs w:val="20"/>
          <w:highlight w:val="yellow"/>
        </w:rPr>
        <w:t>Auditor da organização prestadora de serviços</w:t>
      </w:r>
    </w:p>
    <w:p w14:paraId="72DB3B5B" w14:textId="77777777" w:rsidR="002A7EB0" w:rsidRPr="00370BA2" w:rsidRDefault="002A7EB0" w:rsidP="002A7EB0">
      <w:pPr>
        <w:ind w:left="567"/>
        <w:jc w:val="both"/>
        <w:rPr>
          <w:i/>
          <w:color w:val="FF0000"/>
        </w:rPr>
      </w:pPr>
    </w:p>
    <w:p w14:paraId="5F81061F" w14:textId="77777777" w:rsidR="002A7EB0" w:rsidRPr="00370BA2" w:rsidRDefault="002A7EB0" w:rsidP="002A7EB0">
      <w:pPr>
        <w:ind w:left="567"/>
        <w:jc w:val="both"/>
        <w:rPr>
          <w:color w:val="FF0000"/>
        </w:rPr>
      </w:pPr>
      <w:r w:rsidRPr="00370BA2">
        <w:rPr>
          <w:color w:val="FF0000"/>
          <w:sz w:val="18"/>
          <w:szCs w:val="18"/>
          <w:highlight w:val="darkMagenta"/>
        </w:rPr>
        <w:t>Subcontratada da Terceirizada (TI fundo de quintal = Organização subcontratada para prestação de serviços)</w:t>
      </w:r>
      <w:r w:rsidRPr="00370BA2">
        <w:rPr>
          <w:color w:val="FF0000"/>
          <w:sz w:val="18"/>
          <w:szCs w:val="18"/>
        </w:rPr>
        <w:t xml:space="preserve"> </w:t>
      </w:r>
    </w:p>
    <w:p w14:paraId="73D4BB09" w14:textId="77777777" w:rsidR="002A7EB0" w:rsidRPr="00490958" w:rsidRDefault="002A7EB0" w:rsidP="002A7EB0">
      <w:pPr>
        <w:ind w:left="567" w:hanging="567"/>
        <w:jc w:val="both"/>
      </w:pPr>
    </w:p>
    <w:p w14:paraId="43183810" w14:textId="77777777" w:rsidR="002A7EB0" w:rsidRPr="00253F49" w:rsidRDefault="002A7EB0" w:rsidP="002A7EB0">
      <w:pPr>
        <w:ind w:left="567" w:hanging="567"/>
        <w:jc w:val="both"/>
        <w:rPr>
          <w:b/>
          <w:sz w:val="28"/>
          <w:szCs w:val="28"/>
        </w:rPr>
      </w:pPr>
      <w:r>
        <w:rPr>
          <w:b/>
          <w:sz w:val="28"/>
          <w:szCs w:val="28"/>
        </w:rPr>
        <w:br w:type="page"/>
      </w:r>
      <w:r w:rsidRPr="00253F49">
        <w:rPr>
          <w:b/>
          <w:sz w:val="28"/>
          <w:szCs w:val="28"/>
        </w:rPr>
        <w:t xml:space="preserve">Requisitos </w:t>
      </w:r>
    </w:p>
    <w:p w14:paraId="132B97F4" w14:textId="77777777" w:rsidR="002A7EB0" w:rsidRDefault="002A7EB0" w:rsidP="002A7EB0">
      <w:pPr>
        <w:ind w:left="567" w:hanging="567"/>
        <w:jc w:val="both"/>
      </w:pPr>
    </w:p>
    <w:p w14:paraId="0A7132D3" w14:textId="77777777" w:rsidR="002A7EB0" w:rsidRPr="00E37448" w:rsidRDefault="002A7EB0" w:rsidP="002A7EB0">
      <w:pPr>
        <w:jc w:val="both"/>
        <w:rPr>
          <w:b/>
        </w:rPr>
      </w:pPr>
      <w:r w:rsidRPr="00E37448">
        <w:rPr>
          <w:b/>
        </w:rPr>
        <w:t xml:space="preserve">Obtenção de entendimento dos serviços prestados por uma </w:t>
      </w:r>
      <w:r w:rsidRPr="0048408F">
        <w:rPr>
          <w:b/>
          <w:highlight w:val="yellow"/>
        </w:rPr>
        <w:t>organização prestadora de serviços</w:t>
      </w:r>
      <w:r w:rsidRPr="00E37448">
        <w:rPr>
          <w:b/>
        </w:rPr>
        <w:t xml:space="preserve">, incluindo controle interno </w:t>
      </w:r>
    </w:p>
    <w:p w14:paraId="33B7918F" w14:textId="77777777" w:rsidR="002A7EB0" w:rsidRDefault="002A7EB0" w:rsidP="002A7EB0">
      <w:pPr>
        <w:ind w:left="567" w:hanging="567"/>
        <w:jc w:val="both"/>
      </w:pPr>
    </w:p>
    <w:p w14:paraId="2457EAAD" w14:textId="77777777" w:rsidR="002A7EB0" w:rsidRDefault="002A7EB0" w:rsidP="002A7EB0">
      <w:pPr>
        <w:ind w:left="567" w:hanging="567"/>
        <w:jc w:val="both"/>
      </w:pPr>
      <w:r w:rsidRPr="001921BA">
        <w:t>9.</w:t>
      </w:r>
      <w:r w:rsidRPr="001921BA">
        <w:tab/>
        <w:t xml:space="preserve">Quando obtiver </w:t>
      </w:r>
      <w:r>
        <w:t>o</w:t>
      </w:r>
      <w:r w:rsidRPr="001921BA">
        <w:t xml:space="preserve"> </w:t>
      </w:r>
      <w:r w:rsidRPr="0048408F">
        <w:rPr>
          <w:highlight w:val="yellow"/>
        </w:rPr>
        <w:t>entendimento da entidade</w:t>
      </w:r>
      <w:r w:rsidRPr="001921BA">
        <w:t xml:space="preserve"> de acordo com a NBC TA 315</w:t>
      </w:r>
      <w:r>
        <w:t>,</w:t>
      </w:r>
      <w:r w:rsidRPr="001921BA">
        <w:t xml:space="preserve"> item 11, o </w:t>
      </w:r>
      <w:r w:rsidRPr="0048408F">
        <w:rPr>
          <w:highlight w:val="green"/>
        </w:rPr>
        <w:t>auditor da usuária</w:t>
      </w:r>
      <w:r>
        <w:t xml:space="preserve"> </w:t>
      </w:r>
      <w:r w:rsidRPr="001921BA">
        <w:t>deve obter</w:t>
      </w:r>
      <w:r>
        <w:t xml:space="preserve"> </w:t>
      </w:r>
      <w:r w:rsidRPr="001921BA">
        <w:t xml:space="preserve">entendimento de como a </w:t>
      </w:r>
      <w:r w:rsidRPr="0048408F">
        <w:rPr>
          <w:highlight w:val="cyan"/>
        </w:rPr>
        <w:t>entidade usuária</w:t>
      </w:r>
      <w:r>
        <w:t xml:space="preserve"> </w:t>
      </w:r>
      <w:r w:rsidRPr="001921BA">
        <w:t>u</w:t>
      </w:r>
      <w:r>
        <w:t>tiliza</w:t>
      </w:r>
      <w:r w:rsidRPr="001921BA">
        <w:t xml:space="preserve"> os serviços prestados p</w:t>
      </w:r>
      <w:r>
        <w:t>ela</w:t>
      </w:r>
      <w:r w:rsidRPr="001921BA">
        <w:t xml:space="preserve"> </w:t>
      </w:r>
      <w:r w:rsidRPr="0048408F">
        <w:rPr>
          <w:highlight w:val="yellow"/>
        </w:rPr>
        <w:t>organização prestadora de serviços</w:t>
      </w:r>
      <w:r w:rsidRPr="001921BA">
        <w:t xml:space="preserve"> nas suas operações, incluindo (ver itens A1</w:t>
      </w:r>
      <w:r>
        <w:t xml:space="preserve"> e </w:t>
      </w:r>
      <w:r w:rsidRPr="001921BA">
        <w:t>A2)</w:t>
      </w:r>
      <w:r>
        <w:t>:</w:t>
      </w:r>
    </w:p>
    <w:p w14:paraId="5BD2AC83" w14:textId="77777777" w:rsidR="002A7EB0" w:rsidRPr="001921BA" w:rsidRDefault="002A7EB0" w:rsidP="002A7EB0">
      <w:pPr>
        <w:ind w:left="567" w:hanging="567"/>
        <w:jc w:val="both"/>
      </w:pPr>
    </w:p>
    <w:p w14:paraId="3C310A3D" w14:textId="77777777" w:rsidR="002A7EB0" w:rsidRPr="001921BA" w:rsidRDefault="002A7EB0" w:rsidP="002A7EB0">
      <w:pPr>
        <w:ind w:left="1276" w:hanging="425"/>
        <w:jc w:val="both"/>
      </w:pPr>
      <w:r w:rsidRPr="001921BA">
        <w:t>(a)</w:t>
      </w:r>
      <w:r w:rsidRPr="001921BA">
        <w:tab/>
        <w:t>a natureza dos serviços prestados pela organização prestadora de serviços e a importância desses serviços para a entidade</w:t>
      </w:r>
      <w:r>
        <w:t xml:space="preserve"> usuária</w:t>
      </w:r>
      <w:r w:rsidRPr="001921BA">
        <w:t>, incluindo o respectivo efeito sobre o seu controle interno (ver itens A3</w:t>
      </w:r>
      <w:r>
        <w:t xml:space="preserve"> a </w:t>
      </w:r>
      <w:r w:rsidRPr="001921BA">
        <w:t>A5)</w:t>
      </w:r>
      <w:r>
        <w:t>;</w:t>
      </w:r>
    </w:p>
    <w:p w14:paraId="4062882C" w14:textId="77777777" w:rsidR="002A7EB0" w:rsidRPr="001921BA" w:rsidRDefault="002A7EB0" w:rsidP="002A7EB0">
      <w:pPr>
        <w:ind w:left="1276" w:hanging="425"/>
        <w:jc w:val="both"/>
      </w:pPr>
      <w:r w:rsidRPr="001921BA">
        <w:t>(b)</w:t>
      </w:r>
      <w:r w:rsidRPr="001921BA">
        <w:tab/>
        <w:t>a natureza e</w:t>
      </w:r>
      <w:r>
        <w:t xml:space="preserve"> a</w:t>
      </w:r>
      <w:r w:rsidRPr="001921BA">
        <w:t xml:space="preserve"> materialidade das transações processadas, contas ou os processos de </w:t>
      </w:r>
      <w:r>
        <w:t>elaboração</w:t>
      </w:r>
      <w:r w:rsidRPr="001921BA">
        <w:t xml:space="preserve"> de relatórios contábeis afetados pela organização prestadora de serviços (ver item A6)</w:t>
      </w:r>
      <w:r>
        <w:t>;</w:t>
      </w:r>
    </w:p>
    <w:p w14:paraId="1F0EDACD" w14:textId="77777777" w:rsidR="002A7EB0" w:rsidRPr="001921BA" w:rsidRDefault="002A7EB0" w:rsidP="002A7EB0">
      <w:pPr>
        <w:ind w:left="1276" w:hanging="425"/>
        <w:jc w:val="both"/>
      </w:pPr>
      <w:r w:rsidRPr="001921BA">
        <w:t>(c)</w:t>
      </w:r>
      <w:r w:rsidRPr="001921BA">
        <w:tab/>
        <w:t>o grau de interação entre as atividades da organização prestadora de serviços e aquelas da entidade usuária (ver item A7)</w:t>
      </w:r>
      <w:r>
        <w:t>; e</w:t>
      </w:r>
    </w:p>
    <w:p w14:paraId="17ECA3A5" w14:textId="77777777" w:rsidR="002A7EB0" w:rsidRPr="001921BA" w:rsidRDefault="002A7EB0" w:rsidP="002A7EB0">
      <w:pPr>
        <w:ind w:left="1276" w:hanging="425"/>
        <w:jc w:val="both"/>
      </w:pPr>
      <w:r w:rsidRPr="001921BA">
        <w:t>(d)</w:t>
      </w:r>
      <w:r w:rsidRPr="001921BA">
        <w:tab/>
        <w:t>a natureza da relação entre a entidade usuária e a organização prestadora de serviços, incluindo os termos contratuais relevantes para as atividades assumidas pela organização prestadora de serviços (ver itens A8</w:t>
      </w:r>
      <w:r>
        <w:t xml:space="preserve"> a </w:t>
      </w:r>
      <w:r w:rsidRPr="001921BA">
        <w:t>A11)</w:t>
      </w:r>
      <w:r>
        <w:t>.</w:t>
      </w:r>
    </w:p>
    <w:p w14:paraId="6C4EBB1E" w14:textId="77777777" w:rsidR="002A7EB0" w:rsidRDefault="002A7EB0" w:rsidP="002A7EB0">
      <w:pPr>
        <w:ind w:left="567" w:hanging="567"/>
        <w:jc w:val="both"/>
      </w:pPr>
    </w:p>
    <w:p w14:paraId="236D675C" w14:textId="77777777" w:rsidR="002A7EB0" w:rsidRPr="001921BA" w:rsidRDefault="002A7EB0" w:rsidP="002A7EB0">
      <w:pPr>
        <w:ind w:left="567" w:hanging="567"/>
        <w:jc w:val="both"/>
      </w:pPr>
      <w:r w:rsidRPr="001921BA">
        <w:t>10.</w:t>
      </w:r>
      <w:r w:rsidRPr="001921BA">
        <w:tab/>
        <w:t xml:space="preserve">Quando obtiver </w:t>
      </w:r>
      <w:r w:rsidRPr="0048408F">
        <w:rPr>
          <w:highlight w:val="yellow"/>
        </w:rPr>
        <w:t>entendimento do controle interno</w:t>
      </w:r>
      <w:r>
        <w:t>,</w:t>
      </w:r>
      <w:r w:rsidRPr="001921BA">
        <w:t xml:space="preserve"> relevante para a auditoria</w:t>
      </w:r>
      <w:r>
        <w:t>,</w:t>
      </w:r>
      <w:r w:rsidRPr="001921BA">
        <w:t xml:space="preserve"> de acordo com a NBC TA 315</w:t>
      </w:r>
      <w:r>
        <w:t>,</w:t>
      </w:r>
      <w:r w:rsidRPr="001921BA">
        <w:t xml:space="preserve"> item 12, o auditor da usuária deve avaliar o desenho e implementação dos controles relevantes na entidade usuária referentes aos serviços prestados pela organização prestadora de serviços, incluindo os que são aplicados às transações processadas por essa organização</w:t>
      </w:r>
      <w:r>
        <w:t xml:space="preserve"> </w:t>
      </w:r>
      <w:r w:rsidRPr="001921BA">
        <w:t>(ver itens A12</w:t>
      </w:r>
      <w:r>
        <w:t xml:space="preserve"> a </w:t>
      </w:r>
      <w:r w:rsidRPr="001921BA">
        <w:t>A14)</w:t>
      </w:r>
      <w:r>
        <w:t>.</w:t>
      </w:r>
    </w:p>
    <w:p w14:paraId="3722F8D5" w14:textId="77777777" w:rsidR="002A7EB0" w:rsidRDefault="002A7EB0" w:rsidP="002A7EB0">
      <w:pPr>
        <w:ind w:left="567" w:hanging="567"/>
        <w:jc w:val="both"/>
      </w:pPr>
    </w:p>
    <w:p w14:paraId="53B0D6FF" w14:textId="77777777" w:rsidR="002A7EB0" w:rsidRDefault="002A7EB0" w:rsidP="002A7EB0">
      <w:pPr>
        <w:ind w:left="567" w:hanging="567"/>
        <w:jc w:val="both"/>
      </w:pPr>
      <w:r w:rsidRPr="001921BA">
        <w:t>11.</w:t>
      </w:r>
      <w:r w:rsidRPr="001921BA">
        <w:tab/>
        <w:t xml:space="preserve">O </w:t>
      </w:r>
      <w:r w:rsidRPr="0048408F">
        <w:rPr>
          <w:highlight w:val="green"/>
        </w:rPr>
        <w:t>auditor da usuária</w:t>
      </w:r>
      <w:r w:rsidRPr="001921BA">
        <w:t xml:space="preserve"> deve determinar se foi obtido entendimento suficiente da natureza e importância dos serviços prestados pela organização prestadora de serviços e seu efeito sobre o controle interno da entidade</w:t>
      </w:r>
      <w:r>
        <w:t xml:space="preserve"> usuária</w:t>
      </w:r>
      <w:r w:rsidRPr="001921BA">
        <w:t xml:space="preserve"> para a auditoria, para fornecer uma base para a identificação e </w:t>
      </w:r>
      <w:r>
        <w:t xml:space="preserve">a </w:t>
      </w:r>
      <w:r w:rsidRPr="001921BA">
        <w:t>avaliação dos riscos de distorção relevante.</w:t>
      </w:r>
    </w:p>
    <w:p w14:paraId="4234E9C0" w14:textId="77777777" w:rsidR="002A7EB0" w:rsidRPr="001921BA" w:rsidRDefault="002A7EB0" w:rsidP="002A7EB0">
      <w:pPr>
        <w:ind w:left="567" w:hanging="567"/>
        <w:jc w:val="both"/>
      </w:pPr>
    </w:p>
    <w:p w14:paraId="02F840EC" w14:textId="77777777" w:rsidR="002A7EB0" w:rsidRDefault="002A7EB0" w:rsidP="002A7EB0">
      <w:pPr>
        <w:ind w:left="567" w:hanging="567"/>
        <w:jc w:val="both"/>
      </w:pPr>
      <w:r w:rsidRPr="001921BA">
        <w:t>12.</w:t>
      </w:r>
      <w:r w:rsidRPr="001921BA">
        <w:tab/>
        <w:t xml:space="preserve">Se o </w:t>
      </w:r>
      <w:r w:rsidRPr="0048408F">
        <w:rPr>
          <w:highlight w:val="green"/>
        </w:rPr>
        <w:t>auditor da usuária</w:t>
      </w:r>
      <w:r w:rsidRPr="001921BA">
        <w:t xml:space="preserve"> não conseguir obter entendimento suficiente da entidade</w:t>
      </w:r>
      <w:r>
        <w:t xml:space="preserve"> usuária</w:t>
      </w:r>
      <w:r w:rsidRPr="001921BA">
        <w:t>, ele deve obter esse entendimento por meio de um ou mais dos seguintes procedimentos (ver itens A15</w:t>
      </w:r>
      <w:r>
        <w:t xml:space="preserve"> a </w:t>
      </w:r>
      <w:r w:rsidRPr="001921BA">
        <w:t>A20)</w:t>
      </w:r>
      <w:r>
        <w:t>:</w:t>
      </w:r>
    </w:p>
    <w:p w14:paraId="08DF4CDE" w14:textId="77777777" w:rsidR="002A7EB0" w:rsidRPr="001921BA" w:rsidRDefault="002A7EB0" w:rsidP="002A7EB0">
      <w:pPr>
        <w:ind w:left="567" w:hanging="567"/>
        <w:jc w:val="both"/>
      </w:pPr>
    </w:p>
    <w:p w14:paraId="79949DCA" w14:textId="77777777" w:rsidR="002A7EB0" w:rsidRPr="001921BA" w:rsidRDefault="002A7EB0" w:rsidP="002A7EB0">
      <w:pPr>
        <w:ind w:left="1276" w:hanging="425"/>
        <w:jc w:val="both"/>
      </w:pPr>
      <w:r w:rsidRPr="001921BA">
        <w:t>(a)</w:t>
      </w:r>
      <w:r w:rsidRPr="001921BA">
        <w:tab/>
        <w:t xml:space="preserve">obter </w:t>
      </w:r>
      <w:r>
        <w:t>o R</w:t>
      </w:r>
      <w:r w:rsidRPr="001921BA">
        <w:t xml:space="preserve">elatório </w:t>
      </w:r>
      <w:r>
        <w:t>T</w:t>
      </w:r>
      <w:r w:rsidRPr="001921BA">
        <w:t>ipo 1 ou</w:t>
      </w:r>
      <w:r>
        <w:t xml:space="preserve"> Relatório T</w:t>
      </w:r>
      <w:r w:rsidRPr="001921BA">
        <w:t xml:space="preserve">ipo 2, </w:t>
      </w:r>
      <w:r w:rsidRPr="008F1A56">
        <w:rPr>
          <w:b/>
          <w:bCs/>
          <w:u w:val="single"/>
        </w:rPr>
        <w:t>caso esteja disponível</w:t>
      </w:r>
      <w:r w:rsidRPr="001921BA">
        <w:t xml:space="preserve">; </w:t>
      </w:r>
    </w:p>
    <w:p w14:paraId="5576479B" w14:textId="77777777" w:rsidR="002A7EB0" w:rsidRPr="001921BA" w:rsidRDefault="002A7EB0" w:rsidP="002A7EB0">
      <w:pPr>
        <w:ind w:left="1276" w:hanging="425"/>
        <w:jc w:val="both"/>
      </w:pPr>
      <w:r w:rsidRPr="001921BA">
        <w:t>(b)</w:t>
      </w:r>
      <w:r w:rsidRPr="001921BA">
        <w:tab/>
        <w:t>entrar em contato com a organização prestadora de serviços, por meio da entidade</w:t>
      </w:r>
      <w:r>
        <w:t xml:space="preserve"> usuária</w:t>
      </w:r>
      <w:r w:rsidRPr="001921BA">
        <w:t>, para obter informações específicas;</w:t>
      </w:r>
    </w:p>
    <w:p w14:paraId="35A5F255" w14:textId="77777777" w:rsidR="002A7EB0" w:rsidRPr="001921BA" w:rsidRDefault="002A7EB0" w:rsidP="002A7EB0">
      <w:pPr>
        <w:ind w:left="1276" w:hanging="425"/>
        <w:jc w:val="both"/>
      </w:pPr>
      <w:r w:rsidRPr="001921BA">
        <w:t>(c)</w:t>
      </w:r>
      <w:r w:rsidRPr="001921BA">
        <w:tab/>
      </w:r>
      <w:r w:rsidRPr="008F1A56">
        <w:rPr>
          <w:b/>
          <w:bCs/>
          <w:u w:val="single"/>
        </w:rPr>
        <w:t>visitar a organização prestadora de serviços</w:t>
      </w:r>
      <w:r w:rsidRPr="001921BA">
        <w:t xml:space="preserve"> e executar procedimentos que fornecerão as informações necessárias sobre os controles relevantes daquela</w:t>
      </w:r>
      <w:r>
        <w:t xml:space="preserve"> organização</w:t>
      </w:r>
      <w:r w:rsidRPr="001921BA">
        <w:t>; ou</w:t>
      </w:r>
    </w:p>
    <w:p w14:paraId="3A4E655F" w14:textId="77777777" w:rsidR="002A7EB0" w:rsidRDefault="002A7EB0" w:rsidP="002A7EB0">
      <w:pPr>
        <w:ind w:left="1276" w:hanging="425"/>
        <w:jc w:val="both"/>
      </w:pPr>
      <w:r>
        <w:t>(d)</w:t>
      </w:r>
      <w:r>
        <w:tab/>
        <w:t xml:space="preserve">utilizar outro auditor para executar procedimentos que fornecerão as informações necessárias sobre os controles relevantes da organização prestadora de serviços. </w:t>
      </w:r>
    </w:p>
    <w:p w14:paraId="6C93B3B8" w14:textId="77777777" w:rsidR="002A7EB0" w:rsidRPr="00DD7116" w:rsidRDefault="002A7EB0" w:rsidP="002A7EB0">
      <w:pPr>
        <w:ind w:left="567" w:hanging="567"/>
        <w:jc w:val="both"/>
      </w:pPr>
    </w:p>
    <w:p w14:paraId="79627B3F" w14:textId="77777777" w:rsidR="002A7EB0" w:rsidRPr="001921BA" w:rsidRDefault="002A7EB0" w:rsidP="002A7EB0">
      <w:pPr>
        <w:jc w:val="both"/>
      </w:pPr>
      <w:r w:rsidRPr="001921BA">
        <w:t xml:space="preserve">Utilização </w:t>
      </w:r>
      <w:r>
        <w:t>do R</w:t>
      </w:r>
      <w:r w:rsidRPr="001921BA">
        <w:t xml:space="preserve">elatório </w:t>
      </w:r>
      <w:r>
        <w:t>T</w:t>
      </w:r>
      <w:r w:rsidRPr="001921BA">
        <w:t>ipo 1 ou</w:t>
      </w:r>
      <w:r>
        <w:t xml:space="preserve"> Relatório</w:t>
      </w:r>
      <w:r w:rsidRPr="001921BA">
        <w:t xml:space="preserve"> </w:t>
      </w:r>
      <w:r>
        <w:t>T</w:t>
      </w:r>
      <w:r w:rsidRPr="001921BA">
        <w:t>ipo 2 para permitir o entendimento da organização prestadora de serviços pelo auditor da usuária</w:t>
      </w:r>
    </w:p>
    <w:p w14:paraId="521F252F" w14:textId="77777777" w:rsidR="002A7EB0" w:rsidRDefault="002A7EB0" w:rsidP="002A7EB0">
      <w:pPr>
        <w:ind w:left="567" w:hanging="567"/>
        <w:jc w:val="both"/>
      </w:pPr>
    </w:p>
    <w:p w14:paraId="0FE25B50" w14:textId="77777777" w:rsidR="002A7EB0" w:rsidRDefault="002A7EB0" w:rsidP="002A7EB0">
      <w:pPr>
        <w:ind w:left="567" w:hanging="567"/>
        <w:jc w:val="both"/>
      </w:pPr>
      <w:r w:rsidRPr="001921BA">
        <w:t>13.</w:t>
      </w:r>
      <w:r w:rsidRPr="001921BA">
        <w:tab/>
        <w:t xml:space="preserve">Ao determinar a suficiência e </w:t>
      </w:r>
      <w:r>
        <w:t xml:space="preserve">a </w:t>
      </w:r>
      <w:r w:rsidRPr="001921BA">
        <w:t xml:space="preserve">adequação da evidência de auditoria fornecida </w:t>
      </w:r>
      <w:r>
        <w:t>pelo R</w:t>
      </w:r>
      <w:r w:rsidRPr="001921BA">
        <w:t xml:space="preserve">elatório </w:t>
      </w:r>
      <w:r>
        <w:t>T</w:t>
      </w:r>
      <w:r w:rsidRPr="001921BA">
        <w:t>ipo 1 ou</w:t>
      </w:r>
      <w:r>
        <w:t xml:space="preserve"> Relatório</w:t>
      </w:r>
      <w:r w:rsidRPr="001921BA">
        <w:t xml:space="preserve"> </w:t>
      </w:r>
      <w:r>
        <w:t>T</w:t>
      </w:r>
      <w:r w:rsidRPr="001921BA">
        <w:t xml:space="preserve">ipo 2, o </w:t>
      </w:r>
      <w:r w:rsidRPr="008F1A56">
        <w:rPr>
          <w:highlight w:val="green"/>
        </w:rPr>
        <w:t>auditor da usuária</w:t>
      </w:r>
      <w:r w:rsidRPr="001921BA">
        <w:t xml:space="preserve"> deve estar satisfeito quanto à (ver item A21)</w:t>
      </w:r>
      <w:r>
        <w:t>:</w:t>
      </w:r>
    </w:p>
    <w:p w14:paraId="79D5BA5D" w14:textId="77777777" w:rsidR="002A7EB0" w:rsidRPr="001921BA" w:rsidRDefault="002A7EB0" w:rsidP="002A7EB0">
      <w:pPr>
        <w:ind w:left="567" w:hanging="567"/>
        <w:jc w:val="both"/>
      </w:pPr>
    </w:p>
    <w:p w14:paraId="175B8BBB" w14:textId="77777777" w:rsidR="002A7EB0" w:rsidRPr="001921BA" w:rsidRDefault="002A7EB0" w:rsidP="002A7EB0">
      <w:pPr>
        <w:ind w:left="1276" w:hanging="425"/>
        <w:jc w:val="both"/>
      </w:pPr>
      <w:r w:rsidRPr="001921BA">
        <w:t>(a)</w:t>
      </w:r>
      <w:r w:rsidRPr="001921BA">
        <w:tab/>
      </w:r>
      <w:r w:rsidRPr="008F1A56">
        <w:rPr>
          <w:highlight w:val="yellow"/>
        </w:rPr>
        <w:t>competência profissional</w:t>
      </w:r>
      <w:r w:rsidRPr="001921BA">
        <w:t xml:space="preserve"> do </w:t>
      </w:r>
      <w:r w:rsidRPr="008F1A56">
        <w:rPr>
          <w:highlight w:val="yellow"/>
        </w:rPr>
        <w:t>auditor da organização prestadora de serviço</w:t>
      </w:r>
      <w:r w:rsidRPr="001921BA">
        <w:t xml:space="preserve"> e sua independência junto àquela organização; e </w:t>
      </w:r>
    </w:p>
    <w:p w14:paraId="2E0C47D9" w14:textId="77777777" w:rsidR="002A7EB0" w:rsidRPr="001921BA" w:rsidRDefault="002A7EB0" w:rsidP="002A7EB0">
      <w:pPr>
        <w:ind w:left="1276" w:hanging="425"/>
        <w:jc w:val="both"/>
      </w:pPr>
      <w:r w:rsidRPr="001921BA">
        <w:t>(b)</w:t>
      </w:r>
      <w:r w:rsidRPr="001921BA">
        <w:tab/>
        <w:t xml:space="preserve">adequação das normas segundo as quais foi emitido o </w:t>
      </w:r>
      <w:r>
        <w:t>R</w:t>
      </w:r>
      <w:r w:rsidRPr="001921BA">
        <w:t xml:space="preserve">elatório </w:t>
      </w:r>
      <w:r>
        <w:t>T</w:t>
      </w:r>
      <w:r w:rsidRPr="001921BA">
        <w:t xml:space="preserve">ipo 1 ou </w:t>
      </w:r>
      <w:r>
        <w:t>T</w:t>
      </w:r>
      <w:r w:rsidRPr="001921BA">
        <w:t xml:space="preserve">ipo 2. </w:t>
      </w:r>
    </w:p>
    <w:p w14:paraId="282D0B2D" w14:textId="77777777" w:rsidR="002A7EB0" w:rsidRDefault="002A7EB0" w:rsidP="002A7EB0">
      <w:pPr>
        <w:ind w:left="567" w:hanging="567"/>
        <w:jc w:val="both"/>
      </w:pPr>
    </w:p>
    <w:p w14:paraId="631291CA" w14:textId="77777777" w:rsidR="002A7EB0" w:rsidRDefault="002A7EB0" w:rsidP="002A7EB0">
      <w:pPr>
        <w:ind w:left="567" w:hanging="567"/>
        <w:jc w:val="both"/>
      </w:pPr>
      <w:r w:rsidRPr="001921BA">
        <w:t>14.</w:t>
      </w:r>
      <w:r w:rsidRPr="001921BA">
        <w:tab/>
        <w:t>Se o auditor da usuária</w:t>
      </w:r>
      <w:r>
        <w:t xml:space="preserve"> </w:t>
      </w:r>
      <w:r w:rsidRPr="001921BA">
        <w:t xml:space="preserve">planeja utilizar </w:t>
      </w:r>
      <w:r>
        <w:t>o</w:t>
      </w:r>
      <w:r w:rsidRPr="001921BA">
        <w:t xml:space="preserve"> </w:t>
      </w:r>
      <w:r>
        <w:t>R</w:t>
      </w:r>
      <w:r w:rsidRPr="001921BA">
        <w:t xml:space="preserve">elatório </w:t>
      </w:r>
      <w:r>
        <w:t>T</w:t>
      </w:r>
      <w:r w:rsidRPr="001921BA">
        <w:t>ipo 1 ou</w:t>
      </w:r>
      <w:r>
        <w:t xml:space="preserve"> Relatório T</w:t>
      </w:r>
      <w:r w:rsidRPr="001921BA">
        <w:t>ipo 2 como evidência de auditoria para permitir o seu entendimento</w:t>
      </w:r>
      <w:r>
        <w:t xml:space="preserve"> </w:t>
      </w:r>
      <w:r w:rsidRPr="001921BA">
        <w:t>sobre o desenho e implementação dos controles na organização prestadora de serviços, o auditor deve (ver itens A22</w:t>
      </w:r>
      <w:r>
        <w:t xml:space="preserve"> e </w:t>
      </w:r>
      <w:r w:rsidRPr="001921BA">
        <w:t>A23)</w:t>
      </w:r>
      <w:r>
        <w:t>:</w:t>
      </w:r>
    </w:p>
    <w:p w14:paraId="5A6FE76B" w14:textId="77777777" w:rsidR="002A7EB0" w:rsidRPr="001921BA" w:rsidRDefault="002A7EB0" w:rsidP="002A7EB0">
      <w:pPr>
        <w:ind w:left="567" w:hanging="567"/>
        <w:jc w:val="both"/>
      </w:pPr>
    </w:p>
    <w:p w14:paraId="120DE970" w14:textId="77777777" w:rsidR="002A7EB0" w:rsidRPr="001921BA" w:rsidRDefault="002A7EB0" w:rsidP="002A7EB0">
      <w:pPr>
        <w:ind w:left="1276" w:hanging="425"/>
        <w:jc w:val="both"/>
      </w:pPr>
      <w:r w:rsidRPr="001921BA">
        <w:t>(a)</w:t>
      </w:r>
      <w:r w:rsidRPr="001921BA">
        <w:tab/>
        <w:t xml:space="preserve">avaliar a descrição e o desenho dos controles da organização prestadora de serviços </w:t>
      </w:r>
      <w:r>
        <w:t xml:space="preserve">para uma data ou para um período </w:t>
      </w:r>
      <w:r w:rsidRPr="001921BA">
        <w:t>apropriado</w:t>
      </w:r>
      <w:r>
        <w:t xml:space="preserve"> aos</w:t>
      </w:r>
      <w:r w:rsidRPr="001921BA">
        <w:t xml:space="preserve"> objetivos do auditor da usuária</w:t>
      </w:r>
      <w:r>
        <w:t xml:space="preserve">; </w:t>
      </w:r>
    </w:p>
    <w:p w14:paraId="3AC120F0" w14:textId="77777777" w:rsidR="002A7EB0" w:rsidRPr="001921BA" w:rsidRDefault="002A7EB0" w:rsidP="002A7EB0">
      <w:pPr>
        <w:ind w:left="1276" w:hanging="425"/>
        <w:jc w:val="both"/>
      </w:pPr>
      <w:r w:rsidRPr="001921BA">
        <w:t>(b)</w:t>
      </w:r>
      <w:r w:rsidRPr="001921BA">
        <w:tab/>
        <w:t>avaliar a suficiência e adequação da evidência fornecida pelo relatório para o entendimento do controle interno da entidade</w:t>
      </w:r>
      <w:r>
        <w:t xml:space="preserve"> usuária</w:t>
      </w:r>
      <w:r w:rsidRPr="001921BA">
        <w:t xml:space="preserve"> para a auditoria; e</w:t>
      </w:r>
    </w:p>
    <w:p w14:paraId="1E197A52" w14:textId="77777777" w:rsidR="002A7EB0" w:rsidRPr="001921BA" w:rsidRDefault="002A7EB0" w:rsidP="002A7EB0">
      <w:pPr>
        <w:ind w:left="1276" w:hanging="425"/>
        <w:jc w:val="both"/>
      </w:pPr>
      <w:r w:rsidRPr="001921BA">
        <w:t>(c)</w:t>
      </w:r>
      <w:r w:rsidRPr="001921BA">
        <w:tab/>
        <w:t>determinar se os controles complementares da entidade usuária</w:t>
      </w:r>
      <w:r>
        <w:t>,</w:t>
      </w:r>
      <w:r w:rsidRPr="001921BA">
        <w:t xml:space="preserve"> identificados pela organização prestadora de serviços</w:t>
      </w:r>
      <w:r>
        <w:t>,</w:t>
      </w:r>
      <w:r w:rsidRPr="001921BA">
        <w:t xml:space="preserve"> são relevantes para a entidade</w:t>
      </w:r>
      <w:r>
        <w:t xml:space="preserve"> usuária</w:t>
      </w:r>
      <w:r w:rsidRPr="001921BA">
        <w:t xml:space="preserve"> e, em caso positivo, obter entendimento se a entidade</w:t>
      </w:r>
      <w:r>
        <w:t xml:space="preserve"> usuária</w:t>
      </w:r>
      <w:r w:rsidRPr="001921BA">
        <w:t xml:space="preserve"> elaborou e implementou esses controles.</w:t>
      </w:r>
    </w:p>
    <w:p w14:paraId="52765B2D" w14:textId="77777777" w:rsidR="002A7EB0" w:rsidRDefault="002A7EB0" w:rsidP="002A7EB0">
      <w:pPr>
        <w:ind w:left="567" w:hanging="567"/>
        <w:jc w:val="both"/>
      </w:pPr>
    </w:p>
    <w:p w14:paraId="2194C0D0" w14:textId="77777777" w:rsidR="002A7EB0" w:rsidRPr="00E37448" w:rsidRDefault="002A7EB0" w:rsidP="002A7EB0">
      <w:pPr>
        <w:ind w:left="567" w:hanging="567"/>
        <w:jc w:val="both"/>
        <w:rPr>
          <w:b/>
        </w:rPr>
      </w:pPr>
      <w:r w:rsidRPr="00E37448">
        <w:rPr>
          <w:b/>
        </w:rPr>
        <w:t>Respostas aos riscos avaliados de distorção relevante</w:t>
      </w:r>
      <w:r>
        <w:rPr>
          <w:b/>
        </w:rPr>
        <w:t xml:space="preserve"> </w:t>
      </w:r>
    </w:p>
    <w:p w14:paraId="62B5C1E1" w14:textId="77777777" w:rsidR="002A7EB0" w:rsidRDefault="002A7EB0" w:rsidP="002A7EB0">
      <w:pPr>
        <w:ind w:left="567" w:hanging="567"/>
        <w:jc w:val="both"/>
      </w:pPr>
    </w:p>
    <w:p w14:paraId="71DBB82A" w14:textId="77777777" w:rsidR="002A7EB0" w:rsidRDefault="002A7EB0" w:rsidP="002A7EB0">
      <w:pPr>
        <w:ind w:left="567" w:hanging="567"/>
        <w:jc w:val="both"/>
      </w:pPr>
      <w:r w:rsidRPr="001921BA">
        <w:t>15.</w:t>
      </w:r>
      <w:r w:rsidRPr="001921BA">
        <w:tab/>
        <w:t xml:space="preserve">Ao responder aos riscos avaliados de acordo com a NBC TA 330, o </w:t>
      </w:r>
      <w:r w:rsidRPr="007D17E7">
        <w:rPr>
          <w:highlight w:val="green"/>
        </w:rPr>
        <w:t>auditor da usuária</w:t>
      </w:r>
      <w:r w:rsidRPr="001921BA">
        <w:t xml:space="preserve"> deve (ver itens A24</w:t>
      </w:r>
      <w:r>
        <w:t xml:space="preserve"> a </w:t>
      </w:r>
      <w:r w:rsidRPr="001921BA">
        <w:t>A28)</w:t>
      </w:r>
      <w:r>
        <w:t>:</w:t>
      </w:r>
    </w:p>
    <w:p w14:paraId="153524E3" w14:textId="77777777" w:rsidR="002A7EB0" w:rsidRPr="001921BA" w:rsidRDefault="002A7EB0" w:rsidP="002A7EB0">
      <w:pPr>
        <w:ind w:left="567" w:hanging="567"/>
        <w:jc w:val="both"/>
      </w:pPr>
    </w:p>
    <w:p w14:paraId="32D4D53C" w14:textId="77777777" w:rsidR="002A7EB0" w:rsidRPr="001921BA" w:rsidRDefault="002A7EB0" w:rsidP="002A7EB0">
      <w:pPr>
        <w:ind w:left="1276" w:hanging="425"/>
        <w:jc w:val="both"/>
      </w:pPr>
      <w:r w:rsidRPr="001921BA">
        <w:t xml:space="preserve">(a) </w:t>
      </w:r>
      <w:r w:rsidRPr="001921BA">
        <w:tab/>
        <w:t xml:space="preserve">determinar se há </w:t>
      </w:r>
      <w:r w:rsidRPr="007D17E7">
        <w:rPr>
          <w:b/>
          <w:bCs/>
          <w:u w:val="single"/>
        </w:rPr>
        <w:t>evidência de auditoria</w:t>
      </w:r>
      <w:r w:rsidRPr="001921BA">
        <w:t xml:space="preserve"> apropriada</w:t>
      </w:r>
      <w:r w:rsidRPr="007D17E7">
        <w:rPr>
          <w:color w:val="FF0000"/>
        </w:rPr>
        <w:t>(qualidade)</w:t>
      </w:r>
      <w:r w:rsidRPr="001921BA">
        <w:t xml:space="preserve"> e suficiente</w:t>
      </w:r>
      <w:r w:rsidRPr="007D17E7">
        <w:rPr>
          <w:color w:val="FF0000"/>
        </w:rPr>
        <w:t>(quantidade)</w:t>
      </w:r>
      <w:r w:rsidRPr="001921BA">
        <w:t xml:space="preserve"> disponível sobre as afirmações relevantes das demonstrações contábeis nos </w:t>
      </w:r>
      <w:r w:rsidRPr="00355C49">
        <w:rPr>
          <w:b/>
          <w:bCs/>
          <w:u w:val="single"/>
        </w:rPr>
        <w:t>registros mantidos</w:t>
      </w:r>
      <w:r w:rsidRPr="001921BA">
        <w:t xml:space="preserve"> na entidade</w:t>
      </w:r>
      <w:r>
        <w:t xml:space="preserve"> usuária</w:t>
      </w:r>
      <w:r w:rsidRPr="001921BA">
        <w:t xml:space="preserve">; e </w:t>
      </w:r>
    </w:p>
    <w:p w14:paraId="2A051E30" w14:textId="77777777" w:rsidR="002A7EB0" w:rsidRPr="001921BA" w:rsidRDefault="002A7EB0" w:rsidP="002A7EB0">
      <w:pPr>
        <w:ind w:left="1276" w:hanging="425"/>
        <w:jc w:val="both"/>
      </w:pPr>
      <w:r w:rsidRPr="001921BA">
        <w:t>(b)</w:t>
      </w:r>
      <w:r w:rsidRPr="001921BA">
        <w:tab/>
      </w:r>
      <w:r>
        <w:t xml:space="preserve">em caso negativo, </w:t>
      </w:r>
      <w:r w:rsidRPr="001921BA">
        <w:t xml:space="preserve">executar procedimentos adicionais de auditoria para obter evidência de auditoria </w:t>
      </w:r>
      <w:r>
        <w:t>apropriada</w:t>
      </w:r>
      <w:r w:rsidRPr="001921BA">
        <w:t xml:space="preserve"> e suficiente ou utilizar </w:t>
      </w:r>
      <w:r w:rsidRPr="00355C49">
        <w:rPr>
          <w:b/>
          <w:bCs/>
          <w:u w:val="single"/>
        </w:rPr>
        <w:t>outro auditor</w:t>
      </w:r>
      <w:r w:rsidRPr="001921BA">
        <w:t xml:space="preserve"> para realizar esses procedimentos na organização prestadora de serviços em seu nome. </w:t>
      </w:r>
    </w:p>
    <w:p w14:paraId="2163E48A" w14:textId="77777777" w:rsidR="002A7EB0" w:rsidRDefault="002A7EB0" w:rsidP="002A7EB0">
      <w:pPr>
        <w:ind w:left="567" w:hanging="567"/>
        <w:jc w:val="both"/>
      </w:pPr>
    </w:p>
    <w:p w14:paraId="10435874" w14:textId="77777777" w:rsidR="002A7EB0" w:rsidRPr="001921BA" w:rsidRDefault="002A7EB0" w:rsidP="002A7EB0">
      <w:pPr>
        <w:ind w:left="567" w:hanging="567"/>
        <w:jc w:val="both"/>
      </w:pPr>
      <w:r w:rsidRPr="001921BA">
        <w:t>Testes de controles</w:t>
      </w:r>
    </w:p>
    <w:p w14:paraId="02A51736" w14:textId="77777777" w:rsidR="002A7EB0" w:rsidRDefault="002A7EB0" w:rsidP="002A7EB0">
      <w:pPr>
        <w:ind w:left="567" w:hanging="567"/>
        <w:jc w:val="both"/>
      </w:pPr>
    </w:p>
    <w:p w14:paraId="12782785" w14:textId="77777777" w:rsidR="002A7EB0" w:rsidRDefault="002A7EB0" w:rsidP="002A7EB0">
      <w:pPr>
        <w:ind w:left="567" w:hanging="567"/>
        <w:jc w:val="both"/>
      </w:pPr>
      <w:r w:rsidRPr="001921BA">
        <w:t>16.</w:t>
      </w:r>
      <w:r w:rsidRPr="001921BA">
        <w:tab/>
        <w:t xml:space="preserve">Quando a avaliação de riscos do auditor da usuária inclui uma expectativa de que os controles da organização prestadora de serviços estão operando de maneira </w:t>
      </w:r>
      <w:r w:rsidRPr="00355C49">
        <w:rPr>
          <w:b/>
          <w:bCs/>
          <w:u w:val="single"/>
        </w:rPr>
        <w:t>efetiva</w:t>
      </w:r>
      <w:r w:rsidRPr="001921BA">
        <w:t xml:space="preserve">, ele deve obter evidência de auditoria sobre a </w:t>
      </w:r>
      <w:r w:rsidRPr="00355C49">
        <w:rPr>
          <w:b/>
          <w:bCs/>
          <w:u w:val="single"/>
        </w:rPr>
        <w:t>efetividade operacional</w:t>
      </w:r>
      <w:r w:rsidRPr="001921BA">
        <w:t xml:space="preserve"> desses controles por meio de um ou mais dos seguintes procedimentos (ver itens A29</w:t>
      </w:r>
      <w:r>
        <w:t xml:space="preserve"> e </w:t>
      </w:r>
      <w:r w:rsidRPr="001921BA">
        <w:t>A30)</w:t>
      </w:r>
      <w:r>
        <w:t>:</w:t>
      </w:r>
    </w:p>
    <w:p w14:paraId="2690D5F0" w14:textId="77777777" w:rsidR="002A7EB0" w:rsidRPr="001921BA" w:rsidRDefault="002A7EB0" w:rsidP="002A7EB0">
      <w:pPr>
        <w:ind w:left="567" w:hanging="567"/>
        <w:jc w:val="both"/>
      </w:pPr>
    </w:p>
    <w:p w14:paraId="1D6C20A5" w14:textId="77777777" w:rsidR="002A7EB0" w:rsidRPr="001921BA" w:rsidRDefault="002A7EB0" w:rsidP="002A7EB0">
      <w:pPr>
        <w:ind w:left="1276" w:hanging="425"/>
        <w:jc w:val="both"/>
      </w:pPr>
      <w:r w:rsidRPr="001921BA">
        <w:t>(a)</w:t>
      </w:r>
      <w:r w:rsidRPr="001921BA">
        <w:tab/>
        <w:t xml:space="preserve">obter </w:t>
      </w:r>
      <w:r>
        <w:t>o R</w:t>
      </w:r>
      <w:r w:rsidRPr="001921BA">
        <w:t xml:space="preserve">elatório </w:t>
      </w:r>
      <w:r>
        <w:t>T</w:t>
      </w:r>
      <w:r w:rsidRPr="001921BA">
        <w:t xml:space="preserve">ipo 2, caso esteja disponível; </w:t>
      </w:r>
    </w:p>
    <w:p w14:paraId="582D2638" w14:textId="77777777" w:rsidR="002A7EB0" w:rsidRPr="001921BA" w:rsidRDefault="002A7EB0" w:rsidP="002A7EB0">
      <w:pPr>
        <w:ind w:left="1276" w:hanging="425"/>
        <w:jc w:val="both"/>
      </w:pPr>
      <w:r w:rsidRPr="001921BA">
        <w:t>(b)</w:t>
      </w:r>
      <w:r w:rsidRPr="001921BA">
        <w:tab/>
        <w:t>executar testes de controles na organização prestadora de serviços; ou</w:t>
      </w:r>
    </w:p>
    <w:p w14:paraId="572008BC" w14:textId="77777777" w:rsidR="002A7EB0" w:rsidRPr="001921BA" w:rsidRDefault="002A7EB0" w:rsidP="002A7EB0">
      <w:pPr>
        <w:ind w:left="1276" w:hanging="425"/>
        <w:jc w:val="both"/>
      </w:pPr>
      <w:r w:rsidRPr="001921BA">
        <w:t>(c)</w:t>
      </w:r>
      <w:r w:rsidRPr="001921BA">
        <w:tab/>
      </w:r>
      <w:r>
        <w:t>u</w:t>
      </w:r>
      <w:r w:rsidRPr="001921BA">
        <w:t xml:space="preserve">tilizar outro auditor para executar testes de controles na organização prestadora de serviços em seu nome. </w:t>
      </w:r>
    </w:p>
    <w:p w14:paraId="02FBFEB3" w14:textId="77777777" w:rsidR="002A7EB0" w:rsidRPr="001921BA" w:rsidRDefault="002A7EB0" w:rsidP="002A7EB0">
      <w:pPr>
        <w:ind w:left="567" w:hanging="567"/>
        <w:jc w:val="both"/>
      </w:pPr>
      <w:r w:rsidRPr="001921BA">
        <w:t xml:space="preserve"> </w:t>
      </w:r>
    </w:p>
    <w:p w14:paraId="1866C9CF" w14:textId="77777777" w:rsidR="002A7EB0" w:rsidRPr="001921BA" w:rsidRDefault="002A7EB0" w:rsidP="002A7EB0">
      <w:pPr>
        <w:jc w:val="both"/>
      </w:pPr>
      <w:r w:rsidRPr="001921BA">
        <w:t xml:space="preserve">Utilização </w:t>
      </w:r>
      <w:r>
        <w:t>do R</w:t>
      </w:r>
      <w:r w:rsidRPr="001921BA">
        <w:t>elatório</w:t>
      </w:r>
      <w:r>
        <w:t xml:space="preserve"> T</w:t>
      </w:r>
      <w:r w:rsidRPr="001921BA">
        <w:t>ipo 2 como evidência de auditoria de que os controles da organização prestadora de serviços estão operando de maneira efetiva</w:t>
      </w:r>
    </w:p>
    <w:p w14:paraId="3A58C732" w14:textId="77777777" w:rsidR="002A7EB0" w:rsidRDefault="002A7EB0" w:rsidP="002A7EB0">
      <w:pPr>
        <w:ind w:left="567" w:hanging="567"/>
        <w:jc w:val="both"/>
      </w:pPr>
    </w:p>
    <w:p w14:paraId="7ADE8E18" w14:textId="77777777" w:rsidR="002A7EB0" w:rsidRDefault="002A7EB0" w:rsidP="002A7EB0">
      <w:pPr>
        <w:ind w:left="567" w:hanging="567"/>
        <w:jc w:val="both"/>
      </w:pPr>
      <w:r w:rsidRPr="001921BA">
        <w:t>17.</w:t>
      </w:r>
      <w:r w:rsidRPr="001921BA">
        <w:tab/>
        <w:t>Se, de acordo com o item 16(a), o auditor da usuária planeja utilizar</w:t>
      </w:r>
      <w:r>
        <w:t xml:space="preserve"> o R</w:t>
      </w:r>
      <w:r w:rsidRPr="001921BA">
        <w:t xml:space="preserve">elatório </w:t>
      </w:r>
      <w:r>
        <w:t>T</w:t>
      </w:r>
      <w:r w:rsidRPr="001921BA">
        <w:t xml:space="preserve">ipo 2 como evidência de auditoria de que os controles da organização prestadora de serviços estão operando de maneira efetiva, o auditor da usuária </w:t>
      </w:r>
      <w:r w:rsidRPr="00FD55B0">
        <w:rPr>
          <w:b/>
          <w:bCs/>
          <w:u w:val="single"/>
        </w:rPr>
        <w:t>deve</w:t>
      </w:r>
      <w:r w:rsidRPr="001921BA">
        <w:t xml:space="preserve"> determinar se o relatório do auditor da organização prestadora d</w:t>
      </w:r>
      <w:r>
        <w:t>e</w:t>
      </w:r>
      <w:r w:rsidRPr="001921BA">
        <w:t xml:space="preserve"> serviço</w:t>
      </w:r>
      <w:r>
        <w:t>s</w:t>
      </w:r>
      <w:r w:rsidRPr="001921BA">
        <w:t xml:space="preserve"> fornece evidência de auditoria apropriada e suficiente sobre a </w:t>
      </w:r>
      <w:r w:rsidRPr="00FD55B0">
        <w:rPr>
          <w:b/>
          <w:bCs/>
          <w:u w:val="single"/>
        </w:rPr>
        <w:t>eficácia</w:t>
      </w:r>
      <w:r w:rsidRPr="001921BA">
        <w:t xml:space="preserve"> dos controles para suportar sua avaliação de riscos mediante (ver itens A31</w:t>
      </w:r>
      <w:r>
        <w:t xml:space="preserve"> a </w:t>
      </w:r>
      <w:r w:rsidRPr="001921BA">
        <w:t>A39)</w:t>
      </w:r>
      <w:r>
        <w:t>:</w:t>
      </w:r>
    </w:p>
    <w:p w14:paraId="46FE331E" w14:textId="77777777" w:rsidR="002A7EB0" w:rsidRPr="001921BA" w:rsidRDefault="002A7EB0" w:rsidP="002A7EB0">
      <w:pPr>
        <w:ind w:left="567" w:hanging="567"/>
        <w:jc w:val="both"/>
      </w:pPr>
    </w:p>
    <w:p w14:paraId="20FBDE3E" w14:textId="77777777" w:rsidR="002A7EB0" w:rsidRPr="001921BA" w:rsidRDefault="002A7EB0" w:rsidP="002A7EB0">
      <w:pPr>
        <w:ind w:left="1276" w:hanging="425"/>
        <w:jc w:val="both"/>
      </w:pPr>
      <w:r w:rsidRPr="001921BA">
        <w:t>(a)</w:t>
      </w:r>
      <w:r w:rsidRPr="001921BA">
        <w:tab/>
        <w:t>avalia</w:t>
      </w:r>
      <w:r>
        <w:t xml:space="preserve">r </w:t>
      </w:r>
      <w:r w:rsidRPr="001921BA">
        <w:t xml:space="preserve">se a descrição, o desenho e a </w:t>
      </w:r>
      <w:r w:rsidRPr="00FD55B0">
        <w:rPr>
          <w:b/>
          <w:bCs/>
          <w:u w:val="single"/>
        </w:rPr>
        <w:t>efetividade operacional</w:t>
      </w:r>
      <w:r w:rsidRPr="001921BA">
        <w:t xml:space="preserve"> dos controles da organização prestadora de serviços </w:t>
      </w:r>
      <w:r>
        <w:t xml:space="preserve">para uma data ou para um período que seja </w:t>
      </w:r>
      <w:r w:rsidRPr="001921BA">
        <w:t>apropriad</w:t>
      </w:r>
      <w:r>
        <w:t>o</w:t>
      </w:r>
      <w:r w:rsidRPr="001921BA">
        <w:t xml:space="preserve"> aos objetivos do auditor da </w:t>
      </w:r>
      <w:r>
        <w:t>usuária;</w:t>
      </w:r>
    </w:p>
    <w:p w14:paraId="7989A9EA" w14:textId="77777777" w:rsidR="002A7EB0" w:rsidRPr="001921BA" w:rsidRDefault="002A7EB0" w:rsidP="002A7EB0">
      <w:pPr>
        <w:ind w:left="1276" w:hanging="425"/>
        <w:jc w:val="both"/>
      </w:pPr>
      <w:r w:rsidRPr="001921BA">
        <w:t xml:space="preserve">(b) </w:t>
      </w:r>
      <w:r w:rsidRPr="001921BA">
        <w:tab/>
        <w:t>determina</w:t>
      </w:r>
      <w:r>
        <w:t xml:space="preserve">r </w:t>
      </w:r>
      <w:r w:rsidRPr="001921BA">
        <w:t>se os controles complementares da entidade usuária identificados pela organização prestadora de serviços são relevantes para a entidade</w:t>
      </w:r>
      <w:r>
        <w:t xml:space="preserve"> usuária</w:t>
      </w:r>
      <w:r w:rsidRPr="001921BA">
        <w:t xml:space="preserve"> e, em caso positivo, obtenção de entendimento de se a entidade desenhou e implementou esses controles e, em caso positivo, teste sua efetividade operacional</w:t>
      </w:r>
      <w:r>
        <w:t>;</w:t>
      </w:r>
      <w:r w:rsidRPr="001921BA">
        <w:t xml:space="preserve"> </w:t>
      </w:r>
    </w:p>
    <w:p w14:paraId="31487B75" w14:textId="77777777" w:rsidR="002A7EB0" w:rsidRPr="001921BA" w:rsidRDefault="002A7EB0" w:rsidP="002A7EB0">
      <w:pPr>
        <w:ind w:left="1276" w:hanging="425"/>
        <w:jc w:val="both"/>
      </w:pPr>
      <w:r w:rsidRPr="001921BA">
        <w:t>(c)</w:t>
      </w:r>
      <w:r w:rsidRPr="001921BA">
        <w:tab/>
      </w:r>
      <w:r w:rsidRPr="00FD55B0">
        <w:rPr>
          <w:b/>
          <w:bCs/>
          <w:u w:val="single"/>
        </w:rPr>
        <w:t>avaliar a adequação do período coberto</w:t>
      </w:r>
      <w:r w:rsidRPr="001921BA">
        <w:t xml:space="preserve"> pelos testes de controles e o do tempo decorrido desde a realização dos testes de controles; e</w:t>
      </w:r>
    </w:p>
    <w:p w14:paraId="44B4FE50" w14:textId="77777777" w:rsidR="002A7EB0" w:rsidRPr="001921BA" w:rsidRDefault="002A7EB0" w:rsidP="002A7EB0">
      <w:pPr>
        <w:ind w:left="1276" w:hanging="425"/>
        <w:jc w:val="both"/>
      </w:pPr>
      <w:r w:rsidRPr="001921BA">
        <w:t xml:space="preserve">(d) </w:t>
      </w:r>
      <w:r w:rsidRPr="001921BA">
        <w:tab/>
        <w:t>avalia</w:t>
      </w:r>
      <w:r>
        <w:t xml:space="preserve">r </w:t>
      </w:r>
      <w:r w:rsidRPr="001921BA">
        <w:t>se os testes de controles executados pelo auditor da organização prestadora d</w:t>
      </w:r>
      <w:r>
        <w:t>e</w:t>
      </w:r>
      <w:r w:rsidRPr="001921BA">
        <w:t xml:space="preserve"> serviço</w:t>
      </w:r>
      <w:r>
        <w:t>s</w:t>
      </w:r>
      <w:r w:rsidRPr="001921BA">
        <w:t xml:space="preserve"> e os respectivos resultados, conforme descrito no seu relatório, são relevantes para as afirmações nas demonstrações contábeis da entidade</w:t>
      </w:r>
      <w:r>
        <w:t xml:space="preserve"> usuária</w:t>
      </w:r>
      <w:r w:rsidRPr="001921BA">
        <w:t xml:space="preserve"> e fornecem evidência de auditoria apropriada e suficiente para suportar a avaliação de riscos do auditor da usuária.</w:t>
      </w:r>
    </w:p>
    <w:p w14:paraId="6E8D0F7D" w14:textId="77777777" w:rsidR="002A7EB0" w:rsidRDefault="002A7EB0" w:rsidP="002A7EB0">
      <w:pPr>
        <w:ind w:left="567" w:hanging="567"/>
        <w:jc w:val="both"/>
      </w:pPr>
    </w:p>
    <w:p w14:paraId="349812BD" w14:textId="77777777" w:rsidR="002A7EB0" w:rsidRPr="00E37448" w:rsidRDefault="002A7EB0" w:rsidP="002A7EB0">
      <w:pPr>
        <w:jc w:val="both"/>
        <w:rPr>
          <w:b/>
        </w:rPr>
      </w:pPr>
      <w:r w:rsidRPr="00E37448">
        <w:rPr>
          <w:b/>
        </w:rPr>
        <w:t>Relatório Tipo 1 e Relatório Tipo 2 que excluem os serviços de uma organização subcontratada para prestação de serviços</w:t>
      </w:r>
    </w:p>
    <w:p w14:paraId="4913BEE4" w14:textId="77777777" w:rsidR="002A7EB0" w:rsidRDefault="002A7EB0" w:rsidP="002A7EB0">
      <w:pPr>
        <w:ind w:left="567" w:hanging="567"/>
        <w:jc w:val="both"/>
      </w:pPr>
    </w:p>
    <w:p w14:paraId="158F0FB1" w14:textId="77777777" w:rsidR="002A7EB0" w:rsidRPr="001921BA" w:rsidRDefault="002A7EB0" w:rsidP="002A7EB0">
      <w:pPr>
        <w:ind w:left="567" w:hanging="567"/>
        <w:jc w:val="both"/>
      </w:pPr>
      <w:r w:rsidRPr="001921BA">
        <w:t>18.</w:t>
      </w:r>
      <w:r w:rsidRPr="001921BA">
        <w:tab/>
        <w:t xml:space="preserve">Se o auditor da usuária planeja utilizar </w:t>
      </w:r>
      <w:r>
        <w:t>o R</w:t>
      </w:r>
      <w:r w:rsidRPr="001921BA">
        <w:t xml:space="preserve">elatório </w:t>
      </w:r>
      <w:r>
        <w:t>T</w:t>
      </w:r>
      <w:r w:rsidRPr="001921BA">
        <w:t xml:space="preserve">ipo 1 ou </w:t>
      </w:r>
      <w:r>
        <w:t>Relatório T</w:t>
      </w:r>
      <w:r w:rsidRPr="001921BA">
        <w:t xml:space="preserve">ipo 2 que exclui os serviços de uma organização subcontratada para prestação de serviços e esses serviços </w:t>
      </w:r>
      <w:r w:rsidRPr="00FD55B0">
        <w:rPr>
          <w:b/>
          <w:bCs/>
          <w:u w:val="single"/>
        </w:rPr>
        <w:t>são relevantes</w:t>
      </w:r>
      <w:r w:rsidRPr="001921BA">
        <w:t xml:space="preserve"> para a auditoria das demonstrações contábeis da entidade</w:t>
      </w:r>
      <w:r>
        <w:t xml:space="preserve"> usuária</w:t>
      </w:r>
      <w:r w:rsidRPr="001921BA">
        <w:t xml:space="preserve">, o auditor </w:t>
      </w:r>
      <w:r w:rsidRPr="00FD55B0">
        <w:rPr>
          <w:b/>
          <w:bCs/>
          <w:u w:val="single"/>
        </w:rPr>
        <w:t>deve aplicar os requisitos desta Norma para os serviços prestados pela organização subcontratada</w:t>
      </w:r>
      <w:r w:rsidRPr="001921BA">
        <w:t xml:space="preserve"> (</w:t>
      </w:r>
      <w:r>
        <w:t>v</w:t>
      </w:r>
      <w:r w:rsidRPr="001921BA">
        <w:t>er item A40)</w:t>
      </w:r>
      <w:r>
        <w:t>.</w:t>
      </w:r>
    </w:p>
    <w:p w14:paraId="2C59AB21" w14:textId="77777777" w:rsidR="002A7EB0" w:rsidRPr="00E37448" w:rsidRDefault="002A7EB0" w:rsidP="002A7EB0">
      <w:pPr>
        <w:jc w:val="both"/>
        <w:rPr>
          <w:b/>
        </w:rPr>
      </w:pPr>
      <w:r w:rsidRPr="00E37448">
        <w:rPr>
          <w:b/>
        </w:rPr>
        <w:t xml:space="preserve">Fraude, não conformidade com leis e regulamentos e distorções não corrigidas em relação às atividades </w:t>
      </w:r>
      <w:r>
        <w:rPr>
          <w:b/>
        </w:rPr>
        <w:t>n</w:t>
      </w:r>
      <w:r w:rsidRPr="00E37448">
        <w:rPr>
          <w:b/>
        </w:rPr>
        <w:t>a organização prestadora de serviços</w:t>
      </w:r>
    </w:p>
    <w:p w14:paraId="0706E2D0" w14:textId="77777777" w:rsidR="002A7EB0" w:rsidRPr="00490958" w:rsidRDefault="002A7EB0" w:rsidP="002A7EB0">
      <w:pPr>
        <w:ind w:left="567" w:hanging="567"/>
        <w:jc w:val="both"/>
      </w:pPr>
    </w:p>
    <w:p w14:paraId="2E380687" w14:textId="77777777" w:rsidR="002A7EB0" w:rsidRPr="001921BA" w:rsidRDefault="002A7EB0" w:rsidP="002A7EB0">
      <w:pPr>
        <w:ind w:left="567" w:hanging="567"/>
        <w:jc w:val="both"/>
      </w:pPr>
      <w:r w:rsidRPr="001921BA">
        <w:t>19.</w:t>
      </w:r>
      <w:r w:rsidRPr="001921BA">
        <w:tab/>
        <w:t xml:space="preserve">O auditor da usuária deve indagar </w:t>
      </w:r>
      <w:r>
        <w:t>à</w:t>
      </w:r>
      <w:r w:rsidRPr="001921BA">
        <w:t xml:space="preserve"> administração da entidade</w:t>
      </w:r>
      <w:r>
        <w:t xml:space="preserve"> usuária</w:t>
      </w:r>
      <w:r w:rsidRPr="001921BA">
        <w:t xml:space="preserve"> se a organização prestadora de serviços comunicou à entidade</w:t>
      </w:r>
      <w:r>
        <w:t xml:space="preserve"> usuária</w:t>
      </w:r>
      <w:r w:rsidRPr="001921BA">
        <w:t xml:space="preserve">, ou se </w:t>
      </w:r>
      <w:r>
        <w:t>ess</w:t>
      </w:r>
      <w:r w:rsidRPr="001921BA">
        <w:t xml:space="preserve">a entidade tomou conhecimento de outra forma, sobre qualquer fraude, não </w:t>
      </w:r>
      <w:r>
        <w:t>conformidade com</w:t>
      </w:r>
      <w:r w:rsidRPr="001921BA">
        <w:t xml:space="preserve"> leis e regulamentos ou distorções não corrigidas que afetam </w:t>
      </w:r>
      <w:r>
        <w:t>su</w:t>
      </w:r>
      <w:r w:rsidRPr="001921BA">
        <w:t xml:space="preserve">as demonstrações contábeis. O auditor </w:t>
      </w:r>
      <w:r w:rsidRPr="00FD55B0">
        <w:rPr>
          <w:highlight w:val="green"/>
        </w:rPr>
        <w:t>deve avaliar como</w:t>
      </w:r>
      <w:r w:rsidRPr="001921BA">
        <w:t xml:space="preserve"> esses assuntos afetam a natureza, </w:t>
      </w:r>
      <w:r>
        <w:t xml:space="preserve">a </w:t>
      </w:r>
      <w:r w:rsidRPr="001921BA">
        <w:t xml:space="preserve">época e </w:t>
      </w:r>
      <w:r>
        <w:t xml:space="preserve">a </w:t>
      </w:r>
      <w:r w:rsidRPr="001921BA">
        <w:t>extensão dos seus procedimentos adicionais de auditoria, incluindo o efeito sobre as suas conclusões e o seu relatório (</w:t>
      </w:r>
      <w:r>
        <w:t>v</w:t>
      </w:r>
      <w:r w:rsidRPr="001921BA">
        <w:t>er item A41)</w:t>
      </w:r>
      <w:r>
        <w:t>.</w:t>
      </w:r>
    </w:p>
    <w:p w14:paraId="365F2F07" w14:textId="77777777" w:rsidR="002A7EB0" w:rsidRDefault="002A7EB0" w:rsidP="002A7EB0">
      <w:pPr>
        <w:ind w:left="567" w:hanging="567"/>
        <w:jc w:val="both"/>
      </w:pPr>
      <w:r>
        <w:t xml:space="preserve"> </w:t>
      </w:r>
    </w:p>
    <w:p w14:paraId="7C9BEC0B" w14:textId="77777777" w:rsidR="002A7EB0" w:rsidRPr="00721753" w:rsidRDefault="002A7EB0" w:rsidP="002A7EB0">
      <w:pPr>
        <w:ind w:left="567" w:hanging="567"/>
        <w:jc w:val="both"/>
        <w:rPr>
          <w:b/>
        </w:rPr>
      </w:pPr>
      <w:r w:rsidRPr="00721753">
        <w:rPr>
          <w:b/>
        </w:rPr>
        <w:t xml:space="preserve">Emissão de relatório pelo </w:t>
      </w:r>
      <w:r w:rsidRPr="00FD55B0">
        <w:rPr>
          <w:b/>
          <w:highlight w:val="green"/>
        </w:rPr>
        <w:t>auditor da usuária</w:t>
      </w:r>
      <w:r w:rsidRPr="00721753">
        <w:rPr>
          <w:b/>
        </w:rPr>
        <w:t xml:space="preserve"> dos serviços </w:t>
      </w:r>
    </w:p>
    <w:p w14:paraId="04BB4D4C" w14:textId="77777777" w:rsidR="002A7EB0" w:rsidRDefault="002A7EB0" w:rsidP="002A7EB0">
      <w:pPr>
        <w:ind w:left="567" w:hanging="567"/>
        <w:jc w:val="both"/>
      </w:pPr>
    </w:p>
    <w:p w14:paraId="20911449" w14:textId="77777777" w:rsidR="002A7EB0" w:rsidRPr="001921BA" w:rsidRDefault="002A7EB0" w:rsidP="002A7EB0">
      <w:pPr>
        <w:ind w:left="567" w:hanging="567"/>
        <w:jc w:val="both"/>
      </w:pPr>
      <w:r w:rsidRPr="001921BA">
        <w:t>20.</w:t>
      </w:r>
      <w:r w:rsidRPr="001921BA">
        <w:tab/>
        <w:t xml:space="preserve">O </w:t>
      </w:r>
      <w:r w:rsidRPr="00FD55B0">
        <w:rPr>
          <w:highlight w:val="green"/>
        </w:rPr>
        <w:t>auditor da usuária</w:t>
      </w:r>
      <w:r w:rsidRPr="001921BA">
        <w:t xml:space="preserve"> deve modificar sua</w:t>
      </w:r>
      <w:r>
        <w:t xml:space="preserve"> </w:t>
      </w:r>
      <w:r w:rsidRPr="001921BA">
        <w:t>opinião no relatório de auditoria de acordo com a NBC TA 705</w:t>
      </w:r>
      <w:r>
        <w:t>,</w:t>
      </w:r>
      <w:r w:rsidRPr="001921BA">
        <w:t xml:space="preserve"> item 6</w:t>
      </w:r>
      <w:r>
        <w:t>,</w:t>
      </w:r>
      <w:r w:rsidRPr="001921BA">
        <w:t xml:space="preserve"> se o auditor não conseguir obter evidência de auditoria apropriada e suficiente para a auditoria das demonstrações contábeis da entidade</w:t>
      </w:r>
      <w:r>
        <w:t xml:space="preserve"> usuária</w:t>
      </w:r>
      <w:r w:rsidRPr="001921BA">
        <w:t xml:space="preserve"> em relação aos serviços prestados pela organização prestadora de serviços (ver item A42)</w:t>
      </w:r>
      <w:r>
        <w:t>.</w:t>
      </w:r>
      <w:r w:rsidRPr="001921BA">
        <w:t xml:space="preserve"> </w:t>
      </w:r>
    </w:p>
    <w:p w14:paraId="78C3E66B" w14:textId="77777777" w:rsidR="002A7EB0" w:rsidRDefault="002A7EB0" w:rsidP="002A7EB0">
      <w:pPr>
        <w:ind w:left="567" w:hanging="567"/>
        <w:jc w:val="both"/>
      </w:pPr>
    </w:p>
    <w:p w14:paraId="0E6B9607" w14:textId="77777777" w:rsidR="002A7EB0" w:rsidRPr="001921BA" w:rsidRDefault="002A7EB0" w:rsidP="002A7EB0">
      <w:pPr>
        <w:ind w:left="567" w:hanging="567"/>
        <w:jc w:val="both"/>
      </w:pPr>
      <w:r w:rsidRPr="001921BA">
        <w:t>21.</w:t>
      </w:r>
      <w:r w:rsidRPr="001921BA">
        <w:tab/>
        <w:t xml:space="preserve">O auditor da usuária </w:t>
      </w:r>
      <w:r w:rsidRPr="00FD55B0">
        <w:rPr>
          <w:color w:val="FF0000"/>
        </w:rPr>
        <w:t>não deve</w:t>
      </w:r>
      <w:r w:rsidRPr="001921BA">
        <w:t xml:space="preserve"> fazer referência ao trabalho do auditor</w:t>
      </w:r>
      <w:r>
        <w:t xml:space="preserve"> </w:t>
      </w:r>
      <w:r w:rsidRPr="001921BA">
        <w:t>da organização prestadora d</w:t>
      </w:r>
      <w:r>
        <w:t>e</w:t>
      </w:r>
      <w:r w:rsidRPr="001921BA">
        <w:t xml:space="preserve"> serviço</w:t>
      </w:r>
      <w:r>
        <w:t>s</w:t>
      </w:r>
      <w:r w:rsidRPr="001921BA">
        <w:t xml:space="preserve"> no seu relatório que contenha uma opinião </w:t>
      </w:r>
      <w:r>
        <w:t>não modific</w:t>
      </w:r>
      <w:r w:rsidRPr="001921BA">
        <w:t>ada, a menos que requerido por lei ou regulamento. Se essa referência for requerida por lei ou regulamento, o relatório do auditor</w:t>
      </w:r>
      <w:r>
        <w:t xml:space="preserve"> da usuária</w:t>
      </w:r>
      <w:r w:rsidRPr="001921BA">
        <w:t xml:space="preserve"> deve indicar que a referência </w:t>
      </w:r>
      <w:r w:rsidRPr="00FD55B0">
        <w:rPr>
          <w:color w:val="FF0000"/>
        </w:rPr>
        <w:t>não reduz a sua responsabilidade pela opinião de auditoria</w:t>
      </w:r>
      <w:r w:rsidRPr="001921BA">
        <w:t xml:space="preserve"> (ver item A43)</w:t>
      </w:r>
      <w:r>
        <w:t>.</w:t>
      </w:r>
    </w:p>
    <w:p w14:paraId="50674776" w14:textId="77777777" w:rsidR="002A7EB0" w:rsidRDefault="002A7EB0" w:rsidP="002A7EB0">
      <w:pPr>
        <w:ind w:left="567" w:hanging="567"/>
        <w:jc w:val="both"/>
      </w:pPr>
    </w:p>
    <w:p w14:paraId="252D4732" w14:textId="77777777" w:rsidR="002A7EB0" w:rsidRPr="001921BA" w:rsidRDefault="002A7EB0" w:rsidP="002A7EB0">
      <w:pPr>
        <w:ind w:left="567" w:hanging="567"/>
        <w:jc w:val="both"/>
      </w:pPr>
      <w:r w:rsidRPr="001921BA">
        <w:t>22.</w:t>
      </w:r>
      <w:r w:rsidRPr="001921BA">
        <w:tab/>
        <w:t>Se a referência ao trabalho do auditor da organização prestadora d</w:t>
      </w:r>
      <w:r>
        <w:t>e</w:t>
      </w:r>
      <w:r w:rsidRPr="001921BA">
        <w:t xml:space="preserve"> serviço</w:t>
      </w:r>
      <w:r>
        <w:t>s</w:t>
      </w:r>
      <w:r w:rsidRPr="001921BA">
        <w:t xml:space="preserve"> é relevante para o entendimento </w:t>
      </w:r>
      <w:r>
        <w:t xml:space="preserve">da </w:t>
      </w:r>
      <w:r w:rsidRPr="001921BA">
        <w:t>modificação na opinião do auditor da usuária, o seu relatório deve indicar que essa referência não reduz sua responsabilidade por essa opinião (</w:t>
      </w:r>
      <w:r>
        <w:t>v</w:t>
      </w:r>
      <w:r w:rsidRPr="001921BA">
        <w:t>er item A44)</w:t>
      </w:r>
      <w:r>
        <w:t>.</w:t>
      </w:r>
    </w:p>
    <w:p w14:paraId="55110E06" w14:textId="77777777" w:rsidR="002A7EB0" w:rsidRDefault="002A7EB0" w:rsidP="002A7EB0">
      <w:pPr>
        <w:ind w:left="567" w:hanging="567"/>
        <w:jc w:val="both"/>
      </w:pPr>
    </w:p>
    <w:p w14:paraId="0A53D340" w14:textId="77777777" w:rsidR="002A7EB0" w:rsidRDefault="002A7EB0" w:rsidP="002A7EB0">
      <w:pPr>
        <w:ind w:left="567" w:hanging="567"/>
        <w:jc w:val="both"/>
      </w:pPr>
    </w:p>
    <w:p w14:paraId="4CDBF446" w14:textId="77777777" w:rsidR="002A7EB0" w:rsidRPr="00FC23EE" w:rsidRDefault="002A7EB0" w:rsidP="002A7EB0">
      <w:pPr>
        <w:ind w:left="567" w:hanging="567"/>
        <w:jc w:val="both"/>
        <w:rPr>
          <w:b/>
          <w:sz w:val="28"/>
          <w:szCs w:val="28"/>
        </w:rPr>
      </w:pPr>
      <w:r w:rsidRPr="00FC23EE">
        <w:rPr>
          <w:b/>
          <w:sz w:val="28"/>
          <w:szCs w:val="28"/>
        </w:rPr>
        <w:t>Aplicação e outros materiais explicativos</w:t>
      </w:r>
    </w:p>
    <w:p w14:paraId="2D36F9D9" w14:textId="77777777" w:rsidR="002A7EB0" w:rsidRDefault="002A7EB0" w:rsidP="002A7EB0">
      <w:pPr>
        <w:ind w:left="567" w:hanging="567"/>
        <w:jc w:val="both"/>
      </w:pPr>
    </w:p>
    <w:p w14:paraId="311BBA32" w14:textId="77777777" w:rsidR="002A7EB0" w:rsidRPr="00721753" w:rsidRDefault="002A7EB0" w:rsidP="002A7EB0">
      <w:pPr>
        <w:jc w:val="both"/>
        <w:rPr>
          <w:b/>
        </w:rPr>
      </w:pPr>
      <w:r w:rsidRPr="00721753">
        <w:rPr>
          <w:b/>
        </w:rPr>
        <w:t xml:space="preserve">Obtenção de entendimento dos serviços prestados por uma organização prestadora de serviços, incluindo controle interno </w:t>
      </w:r>
    </w:p>
    <w:p w14:paraId="0FC2EB21" w14:textId="77777777" w:rsidR="002A7EB0" w:rsidRDefault="002A7EB0" w:rsidP="002A7EB0">
      <w:pPr>
        <w:ind w:left="567" w:hanging="567"/>
        <w:jc w:val="both"/>
      </w:pPr>
    </w:p>
    <w:p w14:paraId="43C31818" w14:textId="77777777" w:rsidR="002A7EB0" w:rsidRPr="001921BA" w:rsidRDefault="002A7EB0" w:rsidP="002A7EB0">
      <w:pPr>
        <w:ind w:left="567" w:hanging="567"/>
        <w:jc w:val="both"/>
      </w:pPr>
      <w:r w:rsidRPr="001921BA">
        <w:t>Fontes de informação (ver item 9)</w:t>
      </w:r>
    </w:p>
    <w:p w14:paraId="2E803905" w14:textId="77777777" w:rsidR="002A7EB0" w:rsidRDefault="002A7EB0" w:rsidP="002A7EB0">
      <w:pPr>
        <w:ind w:left="567" w:hanging="567"/>
        <w:jc w:val="both"/>
      </w:pPr>
    </w:p>
    <w:p w14:paraId="081848AA" w14:textId="77777777" w:rsidR="002A7EB0" w:rsidRDefault="002A7EB0" w:rsidP="002A7EB0">
      <w:pPr>
        <w:ind w:left="567" w:hanging="567"/>
        <w:jc w:val="both"/>
      </w:pPr>
      <w:r w:rsidRPr="001921BA">
        <w:t>A1.</w:t>
      </w:r>
      <w:r w:rsidRPr="001921BA">
        <w:tab/>
        <w:t xml:space="preserve">Informações sobre a natureza dos serviços prestados por uma organização prestadora de serviços podem ser obtidas de uma ampla variedade de fontes, como: </w:t>
      </w:r>
    </w:p>
    <w:p w14:paraId="26A85F0D" w14:textId="77777777" w:rsidR="002A7EB0" w:rsidRPr="001921BA" w:rsidRDefault="002A7EB0" w:rsidP="002A7EB0">
      <w:pPr>
        <w:ind w:left="567" w:hanging="567"/>
        <w:jc w:val="both"/>
      </w:pPr>
    </w:p>
    <w:p w14:paraId="24533F87" w14:textId="77777777" w:rsidR="002A7EB0" w:rsidRPr="001921BA" w:rsidRDefault="002A7EB0">
      <w:pPr>
        <w:numPr>
          <w:ilvl w:val="0"/>
          <w:numId w:val="171"/>
        </w:numPr>
        <w:spacing w:after="0" w:line="240" w:lineRule="auto"/>
        <w:ind w:left="1134" w:hanging="283"/>
        <w:jc w:val="both"/>
      </w:pPr>
      <w:r w:rsidRPr="001921BA">
        <w:t>manuais do usuário</w:t>
      </w:r>
      <w:r>
        <w:t>;</w:t>
      </w:r>
    </w:p>
    <w:p w14:paraId="28B8F4A9" w14:textId="77777777" w:rsidR="002A7EB0" w:rsidRPr="001921BA" w:rsidRDefault="002A7EB0">
      <w:pPr>
        <w:numPr>
          <w:ilvl w:val="0"/>
          <w:numId w:val="171"/>
        </w:numPr>
        <w:spacing w:after="0" w:line="240" w:lineRule="auto"/>
        <w:ind w:left="1134" w:hanging="283"/>
        <w:jc w:val="both"/>
      </w:pPr>
      <w:r w:rsidRPr="001921BA">
        <w:t>visões gerais dos sistemas</w:t>
      </w:r>
      <w:r>
        <w:t>;</w:t>
      </w:r>
    </w:p>
    <w:p w14:paraId="5A8ED055" w14:textId="77777777" w:rsidR="002A7EB0" w:rsidRPr="00B32DFE" w:rsidRDefault="002A7EB0">
      <w:pPr>
        <w:numPr>
          <w:ilvl w:val="0"/>
          <w:numId w:val="171"/>
        </w:numPr>
        <w:spacing w:after="0" w:line="240" w:lineRule="auto"/>
        <w:ind w:left="1134" w:hanging="283"/>
        <w:jc w:val="both"/>
      </w:pPr>
      <w:r w:rsidRPr="00B32DFE">
        <w:t>manuais técnicos;</w:t>
      </w:r>
    </w:p>
    <w:p w14:paraId="33DB3E06" w14:textId="77777777" w:rsidR="002A7EB0" w:rsidRPr="001921BA" w:rsidRDefault="002A7EB0">
      <w:pPr>
        <w:numPr>
          <w:ilvl w:val="0"/>
          <w:numId w:val="171"/>
        </w:numPr>
        <w:spacing w:after="0" w:line="240" w:lineRule="auto"/>
        <w:ind w:left="1134" w:hanging="283"/>
        <w:jc w:val="both"/>
      </w:pPr>
      <w:r w:rsidRPr="001921BA">
        <w:t>contrato ou acordo entre a entidade</w:t>
      </w:r>
      <w:r>
        <w:t xml:space="preserve"> usuária</w:t>
      </w:r>
      <w:r w:rsidRPr="001921BA">
        <w:t xml:space="preserve"> e a organização prestadora d</w:t>
      </w:r>
      <w:r>
        <w:t>e</w:t>
      </w:r>
      <w:r w:rsidRPr="001921BA">
        <w:t xml:space="preserve"> serviço</w:t>
      </w:r>
      <w:r>
        <w:t>s;</w:t>
      </w:r>
      <w:r w:rsidRPr="001921BA">
        <w:t xml:space="preserve"> </w:t>
      </w:r>
    </w:p>
    <w:p w14:paraId="7CE72A4B" w14:textId="77777777" w:rsidR="002A7EB0" w:rsidRPr="001921BA" w:rsidRDefault="002A7EB0">
      <w:pPr>
        <w:numPr>
          <w:ilvl w:val="0"/>
          <w:numId w:val="171"/>
        </w:numPr>
        <w:spacing w:after="0" w:line="240" w:lineRule="auto"/>
        <w:ind w:left="1134" w:hanging="283"/>
        <w:jc w:val="both"/>
      </w:pPr>
      <w:r w:rsidRPr="001921BA">
        <w:t>relatórios das organizações prestadoras de serviços, auditores internos ou autoridades regulatórias sobre os controles dessas</w:t>
      </w:r>
      <w:r>
        <w:t xml:space="preserve"> </w:t>
      </w:r>
      <w:r w:rsidRPr="001921BA">
        <w:t>organizações</w:t>
      </w:r>
      <w:r>
        <w:t>;</w:t>
      </w:r>
      <w:r w:rsidRPr="001921BA">
        <w:t xml:space="preserve"> </w:t>
      </w:r>
    </w:p>
    <w:p w14:paraId="4B4E6F57" w14:textId="77777777" w:rsidR="002A7EB0" w:rsidRPr="001921BA" w:rsidRDefault="002A7EB0">
      <w:pPr>
        <w:numPr>
          <w:ilvl w:val="0"/>
          <w:numId w:val="171"/>
        </w:numPr>
        <w:spacing w:after="0" w:line="240" w:lineRule="auto"/>
        <w:ind w:left="1134" w:hanging="283"/>
        <w:jc w:val="both"/>
      </w:pPr>
      <w:r w:rsidRPr="001921BA">
        <w:t>relatórios do auditor da organização prestadora d</w:t>
      </w:r>
      <w:r>
        <w:t>e</w:t>
      </w:r>
      <w:r w:rsidRPr="001921BA">
        <w:t xml:space="preserve"> serviço</w:t>
      </w:r>
      <w:r>
        <w:t>s</w:t>
      </w:r>
      <w:r w:rsidRPr="001921BA">
        <w:t>, incluindo cartas da administração, se disponíveis</w:t>
      </w:r>
      <w:r>
        <w:t>.</w:t>
      </w:r>
    </w:p>
    <w:p w14:paraId="1B122C42" w14:textId="77777777" w:rsidR="002A7EB0" w:rsidRDefault="002A7EB0" w:rsidP="002A7EB0">
      <w:pPr>
        <w:ind w:left="567" w:hanging="567"/>
        <w:jc w:val="both"/>
      </w:pPr>
    </w:p>
    <w:p w14:paraId="233896AD" w14:textId="77777777" w:rsidR="002A7EB0" w:rsidRPr="001921BA" w:rsidRDefault="002A7EB0" w:rsidP="002A7EB0">
      <w:pPr>
        <w:ind w:left="567" w:hanging="567"/>
        <w:jc w:val="both"/>
      </w:pPr>
      <w:r w:rsidRPr="001921BA">
        <w:t>A2.</w:t>
      </w:r>
      <w:r w:rsidRPr="001921BA">
        <w:tab/>
        <w:t>O conhecimento obtido por meio da experiência do auditor da usuária com a organização prestadora de serviços, por exemplo, experiência com outros trabalhos de auditoria, também pode ser útil para obter entendimento da natureza dos serviços prestados por essa organização. Isso pode ser especialmente útil se os serviços e controles sobre esses serviços prestados pela organização são altamente padronizados.</w:t>
      </w:r>
    </w:p>
    <w:p w14:paraId="4CF93540" w14:textId="77777777" w:rsidR="002A7EB0" w:rsidRDefault="002A7EB0" w:rsidP="002A7EB0">
      <w:pPr>
        <w:ind w:left="567" w:hanging="567"/>
        <w:jc w:val="both"/>
      </w:pPr>
    </w:p>
    <w:p w14:paraId="0F7CC041" w14:textId="77777777" w:rsidR="002A7EB0" w:rsidRDefault="002A7EB0" w:rsidP="002A7EB0">
      <w:pPr>
        <w:ind w:left="567" w:hanging="567"/>
        <w:jc w:val="both"/>
      </w:pPr>
      <w:r>
        <w:t>Natureza dos serviços prestados pela organização prestadora de serviços (ver item 9(a))</w:t>
      </w:r>
    </w:p>
    <w:p w14:paraId="3FE83596" w14:textId="77777777" w:rsidR="002A7EB0" w:rsidRDefault="002A7EB0" w:rsidP="002A7EB0">
      <w:pPr>
        <w:ind w:left="567" w:hanging="567"/>
        <w:jc w:val="both"/>
      </w:pPr>
    </w:p>
    <w:p w14:paraId="4A5C8944" w14:textId="77777777" w:rsidR="002A7EB0" w:rsidRDefault="002A7EB0" w:rsidP="002A7EB0">
      <w:pPr>
        <w:ind w:left="567" w:hanging="567"/>
        <w:jc w:val="both"/>
      </w:pPr>
      <w:r>
        <w:t>A3.</w:t>
      </w:r>
      <w:r>
        <w:tab/>
        <w:t xml:space="preserve">A entidade usuária pode utilizar uma organização prestadora de serviços, como uma organização que processa transações e mantém a respectiva responsabilidade pelo processamento, ou registra transações e processa os respectivos dados. Organizações prestadoras de serviços que prestam esses serviços incluem, por exemplo, </w:t>
      </w:r>
      <w:r w:rsidRPr="001921BA">
        <w:t>departamentos fiduciários de bancos que investem e administram ativos de planos de benefícios a empregados; instituições financeiras hipotecárias que prestam serviços relacionados com hipotecas para terceiros; e prestadores de serviços que fornecem pacotes de aplicativos</w:t>
      </w:r>
      <w:r>
        <w:t xml:space="preserve"> </w:t>
      </w:r>
      <w:r w:rsidRPr="001921BA">
        <w:t xml:space="preserve">de </w:t>
      </w:r>
      <w:r w:rsidRPr="00490958">
        <w:t>software</w:t>
      </w:r>
      <w:r w:rsidRPr="001921BA">
        <w:t xml:space="preserve"> e ambiente tecnológico que permite aos clientes processar transações financeiras e operacionais.</w:t>
      </w:r>
    </w:p>
    <w:p w14:paraId="5B0AE45F" w14:textId="77777777" w:rsidR="002A7EB0" w:rsidRPr="00490958" w:rsidRDefault="002A7EB0" w:rsidP="002A7EB0">
      <w:pPr>
        <w:ind w:left="567" w:hanging="567"/>
        <w:jc w:val="both"/>
      </w:pPr>
    </w:p>
    <w:p w14:paraId="4BE7F537" w14:textId="77777777" w:rsidR="002A7EB0" w:rsidRDefault="002A7EB0" w:rsidP="002A7EB0">
      <w:pPr>
        <w:ind w:left="567" w:hanging="567"/>
        <w:jc w:val="both"/>
      </w:pPr>
      <w:r>
        <w:t>A4.</w:t>
      </w:r>
      <w:r>
        <w:tab/>
        <w:t>Exemplos de serviços prestados por organizações prestadoras de serviços que são relevantes para a auditoria incluem:</w:t>
      </w:r>
    </w:p>
    <w:p w14:paraId="1CB71D9E" w14:textId="77777777" w:rsidR="002A7EB0" w:rsidRDefault="002A7EB0" w:rsidP="002A7EB0">
      <w:pPr>
        <w:ind w:left="567" w:hanging="567"/>
        <w:jc w:val="both"/>
      </w:pPr>
    </w:p>
    <w:p w14:paraId="37F7F9AF" w14:textId="77777777" w:rsidR="002A7EB0" w:rsidRDefault="002A7EB0">
      <w:pPr>
        <w:numPr>
          <w:ilvl w:val="0"/>
          <w:numId w:val="171"/>
        </w:numPr>
        <w:spacing w:after="0" w:line="240" w:lineRule="auto"/>
        <w:ind w:left="1134" w:hanging="283"/>
        <w:jc w:val="both"/>
      </w:pPr>
      <w:r>
        <w:t>manutenção dos registros contábeis da entidade usuária.</w:t>
      </w:r>
    </w:p>
    <w:p w14:paraId="3F328CC2" w14:textId="77777777" w:rsidR="002A7EB0" w:rsidRDefault="002A7EB0">
      <w:pPr>
        <w:numPr>
          <w:ilvl w:val="0"/>
          <w:numId w:val="171"/>
        </w:numPr>
        <w:spacing w:after="0" w:line="240" w:lineRule="auto"/>
        <w:ind w:left="1134" w:hanging="283"/>
        <w:jc w:val="both"/>
      </w:pPr>
      <w:r>
        <w:t>gestão de ativos.</w:t>
      </w:r>
    </w:p>
    <w:p w14:paraId="114ED4AF" w14:textId="77777777" w:rsidR="002A7EB0" w:rsidRDefault="002A7EB0">
      <w:pPr>
        <w:numPr>
          <w:ilvl w:val="0"/>
          <w:numId w:val="171"/>
        </w:numPr>
        <w:spacing w:after="0" w:line="240" w:lineRule="auto"/>
        <w:ind w:left="1134" w:hanging="283"/>
        <w:jc w:val="both"/>
      </w:pPr>
      <w:r>
        <w:t>início, registro ou processamento de transações como agente da entidade usuária.</w:t>
      </w:r>
    </w:p>
    <w:p w14:paraId="1841E7C3" w14:textId="77777777" w:rsidR="002A7EB0" w:rsidRDefault="002A7EB0" w:rsidP="002A7EB0">
      <w:pPr>
        <w:ind w:left="567" w:hanging="567"/>
        <w:jc w:val="both"/>
      </w:pPr>
    </w:p>
    <w:p w14:paraId="3364E16F" w14:textId="77777777" w:rsidR="002A7EB0" w:rsidRDefault="002A7EB0" w:rsidP="002A7EB0">
      <w:pPr>
        <w:ind w:left="567" w:hanging="567"/>
        <w:jc w:val="both"/>
      </w:pPr>
      <w:r>
        <w:t>Considerações específicas para entidades de pequeno porte</w:t>
      </w:r>
    </w:p>
    <w:p w14:paraId="40291EA4" w14:textId="77777777" w:rsidR="002A7EB0" w:rsidRDefault="002A7EB0" w:rsidP="002A7EB0">
      <w:pPr>
        <w:ind w:left="567" w:hanging="567"/>
        <w:jc w:val="both"/>
      </w:pPr>
    </w:p>
    <w:p w14:paraId="04893FB7" w14:textId="77777777" w:rsidR="002A7EB0" w:rsidRPr="00620072" w:rsidRDefault="002A7EB0" w:rsidP="002A7EB0">
      <w:pPr>
        <w:ind w:left="567" w:hanging="567"/>
        <w:jc w:val="both"/>
      </w:pPr>
      <w:r w:rsidRPr="00620072">
        <w:t>A5.</w:t>
      </w:r>
      <w:r w:rsidRPr="00620072">
        <w:tab/>
        <w:t xml:space="preserve">As entidades de pequeno porte podem usar serviços externos de escrituração contábil que vão desde o processamento de certas transações (por exemplo, pagamento de </w:t>
      </w:r>
      <w:r>
        <w:t>contribuições</w:t>
      </w:r>
      <w:r w:rsidRPr="00620072">
        <w:t xml:space="preserve"> trabalhistas) e a manutenção dos respectivos registros contábeis até a </w:t>
      </w:r>
      <w:r>
        <w:t>elaboração</w:t>
      </w:r>
      <w:r w:rsidRPr="00620072">
        <w:t xml:space="preserve"> de suas demonstrações contábeis. O uso dessas organizações prestadoras de serviços para a </w:t>
      </w:r>
      <w:r>
        <w:t>elaboração</w:t>
      </w:r>
      <w:r w:rsidRPr="00620072">
        <w:t xml:space="preserve"> das demonstrações contábeis não isenta a administração da entidade de pequeno porte e, quando a</w:t>
      </w:r>
      <w:r>
        <w:t>propri</w:t>
      </w:r>
      <w:r w:rsidRPr="00620072">
        <w:t>ado, dos responsáveis pela governança de sua responsabilidade pelas demonstrações contábeis (NBC TA 200, itens 4</w:t>
      </w:r>
      <w:r>
        <w:t>,</w:t>
      </w:r>
      <w:r w:rsidRPr="00620072">
        <w:t xml:space="preserve"> A2</w:t>
      </w:r>
      <w:r>
        <w:t xml:space="preserve"> e </w:t>
      </w:r>
      <w:r w:rsidRPr="00620072">
        <w:t>A3)</w:t>
      </w:r>
      <w:r>
        <w:t>.</w:t>
      </w:r>
    </w:p>
    <w:p w14:paraId="205E038F" w14:textId="77777777" w:rsidR="002A7EB0" w:rsidRPr="00B32DFE" w:rsidRDefault="002A7EB0" w:rsidP="002A7EB0">
      <w:pPr>
        <w:ind w:left="567" w:hanging="567"/>
        <w:jc w:val="both"/>
      </w:pPr>
    </w:p>
    <w:p w14:paraId="51BB41A4" w14:textId="77777777" w:rsidR="002A7EB0" w:rsidRPr="00490958" w:rsidRDefault="002A7EB0" w:rsidP="002A7EB0">
      <w:pPr>
        <w:jc w:val="both"/>
      </w:pPr>
      <w:r w:rsidRPr="00A13F97">
        <w:t>Natureza e materialidade das transações processadas pela organização prestadora de serviços (ver item 9(b))</w:t>
      </w:r>
    </w:p>
    <w:p w14:paraId="17D20F5D" w14:textId="77777777" w:rsidR="002A7EB0" w:rsidRDefault="002A7EB0" w:rsidP="002A7EB0">
      <w:pPr>
        <w:ind w:left="567" w:hanging="567"/>
        <w:jc w:val="both"/>
      </w:pPr>
    </w:p>
    <w:p w14:paraId="70A43401" w14:textId="77777777" w:rsidR="002A7EB0" w:rsidRDefault="002A7EB0" w:rsidP="002A7EB0">
      <w:pPr>
        <w:ind w:left="567" w:hanging="567"/>
        <w:jc w:val="both"/>
      </w:pPr>
      <w:r>
        <w:t xml:space="preserve">A6. </w:t>
      </w:r>
      <w:r>
        <w:tab/>
        <w:t xml:space="preserve">A organização prestadora de serviços pode estabelecer políticas e procedimentos que afetam o controle interno da entidade usuária. Essas políticas e procedimentos são, pelo menos em parte, separadas física e operacionalmente da entidade usuária. A importância dos controles da organização prestadora de serviços para os controles da entidade usuária depende da natureza dos serviços prestados, incluindo a natureza e a materialidade das transações que ela processa para a entidade usuária. Em certas situações, as transações processadas e as contas afetadas pela organização prestadora de serviços podem não parecer relevantes para as demonstrações contábeis da </w:t>
      </w:r>
      <w:r w:rsidRPr="001921BA">
        <w:t>entidade</w:t>
      </w:r>
      <w:r>
        <w:t xml:space="preserve"> usuária</w:t>
      </w:r>
      <w:r w:rsidRPr="001921BA">
        <w:t>, mas a natureza das transações processadas pode ser significativa e o auditor da usuária pode determinar que seja</w:t>
      </w:r>
      <w:r>
        <w:t xml:space="preserve"> necessário o entendimento desses controles nessas circunstâncias. </w:t>
      </w:r>
    </w:p>
    <w:p w14:paraId="666C06AB" w14:textId="77777777" w:rsidR="002A7EB0" w:rsidRDefault="002A7EB0" w:rsidP="002A7EB0">
      <w:pPr>
        <w:ind w:left="567" w:hanging="567"/>
        <w:jc w:val="both"/>
      </w:pPr>
    </w:p>
    <w:p w14:paraId="5948B525" w14:textId="77777777" w:rsidR="002A7EB0" w:rsidRDefault="002A7EB0" w:rsidP="002A7EB0">
      <w:pPr>
        <w:jc w:val="both"/>
      </w:pPr>
      <w:r>
        <w:t>Grau de interação entre as atividades da organização prestadora de serviços e as da entidade usuária (ver item 9(c))</w:t>
      </w:r>
    </w:p>
    <w:p w14:paraId="555A4347" w14:textId="77777777" w:rsidR="002A7EB0" w:rsidRDefault="002A7EB0" w:rsidP="002A7EB0">
      <w:pPr>
        <w:ind w:left="567" w:hanging="567"/>
        <w:jc w:val="both"/>
      </w:pPr>
    </w:p>
    <w:p w14:paraId="02D3D7C8" w14:textId="77777777" w:rsidR="002A7EB0" w:rsidRDefault="002A7EB0" w:rsidP="002A7EB0">
      <w:pPr>
        <w:ind w:left="567" w:hanging="567"/>
        <w:jc w:val="both"/>
      </w:pPr>
      <w:r>
        <w:t>A7.</w:t>
      </w:r>
      <w:r>
        <w:tab/>
        <w:t>A importância dos controles da organização prestadora de serviços para os controles da entidade usuária também depende do grau de interação entre as atividades da organização prestadora de serviços e as da entidade usuária. O grau de interação refere-se à extensão em que a entidade usuária consegue e opta por implementar controles efetivos sobre o processamento executado pela organização prestadora de serviços. Por exemplo, existe um alto grau de interação entre as atividades da entidade usuária e as da organização prestadora de serviços quando a entidade usuária autoriza transações e a organização prestadora de serviços processa e contabiliza essas transações. Nessas circunstâncias, pode ser praticável para a entidade usuária implementar controles efetivos sobre essas transações. Por outro lado, quando a organização prestadora de serviços inicia ou inicialmente registra, processa e contabiliza as transações da entidade usuária, há menor grau de interação entre as duas organizações. Nessas circunstâncias, a entidade usuária pode não conseguir ou não optar por implementar controles efetivos sobre essas transações e pode confiar em controles da organização prestadora de serviços.</w:t>
      </w:r>
    </w:p>
    <w:p w14:paraId="1409D718" w14:textId="77777777" w:rsidR="002A7EB0" w:rsidRDefault="002A7EB0" w:rsidP="002A7EB0">
      <w:pPr>
        <w:ind w:left="567" w:hanging="567"/>
        <w:jc w:val="both"/>
      </w:pPr>
    </w:p>
    <w:p w14:paraId="588D797A" w14:textId="77777777" w:rsidR="002A7EB0" w:rsidRDefault="002A7EB0" w:rsidP="002A7EB0">
      <w:pPr>
        <w:jc w:val="both"/>
      </w:pPr>
      <w:r>
        <w:t>Natureza da relação entre a entidade usuária e a organização prestadora de serviços (ver item 9(d))</w:t>
      </w:r>
    </w:p>
    <w:p w14:paraId="467A3249" w14:textId="77777777" w:rsidR="002A7EB0" w:rsidRDefault="002A7EB0" w:rsidP="002A7EB0">
      <w:pPr>
        <w:ind w:left="567" w:hanging="567"/>
        <w:jc w:val="both"/>
      </w:pPr>
    </w:p>
    <w:p w14:paraId="58E7E2C0" w14:textId="77777777" w:rsidR="002A7EB0" w:rsidRDefault="002A7EB0" w:rsidP="002A7EB0">
      <w:pPr>
        <w:ind w:left="567" w:hanging="567"/>
        <w:jc w:val="both"/>
      </w:pPr>
      <w:r>
        <w:t xml:space="preserve">A8. </w:t>
      </w:r>
      <w:r>
        <w:tab/>
        <w:t xml:space="preserve">O contrato ou acordo entre a entidade usuária e a organização prestadora de serviços pode prever assuntos como: </w:t>
      </w:r>
    </w:p>
    <w:p w14:paraId="52F2BD7C" w14:textId="77777777" w:rsidR="002A7EB0" w:rsidRDefault="002A7EB0" w:rsidP="002A7EB0">
      <w:pPr>
        <w:ind w:left="567" w:hanging="567"/>
        <w:jc w:val="both"/>
      </w:pPr>
    </w:p>
    <w:p w14:paraId="455C20CD" w14:textId="77777777" w:rsidR="002A7EB0" w:rsidRDefault="002A7EB0">
      <w:pPr>
        <w:numPr>
          <w:ilvl w:val="0"/>
          <w:numId w:val="171"/>
        </w:numPr>
        <w:spacing w:after="0" w:line="240" w:lineRule="auto"/>
        <w:ind w:left="1134" w:hanging="283"/>
        <w:jc w:val="both"/>
      </w:pPr>
      <w:r>
        <w:t>as informações a serem fornecidas para a entidade usuária e as responsabilidades por iniciar transações relacionadas com as atividades assumidas pela organização prestadora de serviços;</w:t>
      </w:r>
    </w:p>
    <w:p w14:paraId="7A6341BE" w14:textId="77777777" w:rsidR="002A7EB0" w:rsidRDefault="002A7EB0">
      <w:pPr>
        <w:numPr>
          <w:ilvl w:val="0"/>
          <w:numId w:val="171"/>
        </w:numPr>
        <w:spacing w:after="0" w:line="240" w:lineRule="auto"/>
        <w:ind w:left="1134" w:hanging="283"/>
        <w:jc w:val="both"/>
      </w:pPr>
      <w:r>
        <w:t>a aplicação de requisitos dos órgãos reguladores referentes à forma dos registros a serem mantidos ou ao seu acesso;</w:t>
      </w:r>
    </w:p>
    <w:p w14:paraId="4CDE1E18" w14:textId="77777777" w:rsidR="002A7EB0" w:rsidRDefault="002A7EB0">
      <w:pPr>
        <w:numPr>
          <w:ilvl w:val="0"/>
          <w:numId w:val="171"/>
        </w:numPr>
        <w:spacing w:after="0" w:line="240" w:lineRule="auto"/>
        <w:ind w:left="1134" w:hanging="283"/>
        <w:jc w:val="both"/>
      </w:pPr>
      <w:r>
        <w:t>a indenização, se houver, a ser fornecida à entidade usuária no caso de não cumprimento dos serviços;</w:t>
      </w:r>
    </w:p>
    <w:p w14:paraId="0035532B" w14:textId="77777777" w:rsidR="002A7EB0" w:rsidRDefault="002A7EB0">
      <w:pPr>
        <w:numPr>
          <w:ilvl w:val="0"/>
          <w:numId w:val="171"/>
        </w:numPr>
        <w:spacing w:after="0" w:line="240" w:lineRule="auto"/>
        <w:ind w:left="1134" w:hanging="283"/>
        <w:jc w:val="both"/>
      </w:pPr>
      <w:r>
        <w:t xml:space="preserve">se a organização prestadora de serviços fornecerá um relatório sobre os seus controles e, em caso positivo, se esse relatório seria tipo 1 ou tipo 2; </w:t>
      </w:r>
    </w:p>
    <w:p w14:paraId="18C440EF" w14:textId="77777777" w:rsidR="002A7EB0" w:rsidRPr="001921BA" w:rsidRDefault="002A7EB0">
      <w:pPr>
        <w:numPr>
          <w:ilvl w:val="0"/>
          <w:numId w:val="171"/>
        </w:numPr>
        <w:spacing w:after="0" w:line="240" w:lineRule="auto"/>
        <w:ind w:left="1134" w:hanging="283"/>
        <w:jc w:val="both"/>
      </w:pPr>
      <w:r w:rsidRPr="001921BA">
        <w:t>se o auditor da usuária tem direito de acesso aos registros contábeis da entidade</w:t>
      </w:r>
      <w:r>
        <w:t xml:space="preserve"> usuária</w:t>
      </w:r>
      <w:r w:rsidRPr="001921BA">
        <w:t xml:space="preserve"> mantidos pela organização prestadora de serviços e </w:t>
      </w:r>
      <w:r>
        <w:t>às</w:t>
      </w:r>
      <w:r w:rsidRPr="001921BA">
        <w:t xml:space="preserve"> outras informações necessárias para a condução da auditoria; e</w:t>
      </w:r>
    </w:p>
    <w:p w14:paraId="3BFBE007" w14:textId="77777777" w:rsidR="002A7EB0" w:rsidRPr="001921BA" w:rsidRDefault="002A7EB0">
      <w:pPr>
        <w:numPr>
          <w:ilvl w:val="0"/>
          <w:numId w:val="171"/>
        </w:numPr>
        <w:spacing w:after="0" w:line="240" w:lineRule="auto"/>
        <w:ind w:left="1134" w:hanging="283"/>
        <w:jc w:val="both"/>
      </w:pPr>
      <w:r w:rsidRPr="001921BA">
        <w:t>se o acordo permite a comunicação direta entre o auditor da usuária e o auditor da organização prestadora d</w:t>
      </w:r>
      <w:r>
        <w:t>e</w:t>
      </w:r>
      <w:r w:rsidRPr="001921BA">
        <w:t xml:space="preserve"> serviço</w:t>
      </w:r>
      <w:r>
        <w:t>s</w:t>
      </w:r>
      <w:r w:rsidRPr="001921BA">
        <w:t xml:space="preserve">. </w:t>
      </w:r>
    </w:p>
    <w:p w14:paraId="48CE2E29" w14:textId="77777777" w:rsidR="002A7EB0" w:rsidRDefault="002A7EB0" w:rsidP="002A7EB0">
      <w:pPr>
        <w:ind w:left="567" w:hanging="567"/>
        <w:jc w:val="both"/>
      </w:pPr>
    </w:p>
    <w:p w14:paraId="28CDC119" w14:textId="77777777" w:rsidR="002A7EB0" w:rsidRDefault="002A7EB0" w:rsidP="002A7EB0">
      <w:pPr>
        <w:ind w:left="567" w:hanging="567"/>
        <w:jc w:val="both"/>
      </w:pPr>
      <w:r w:rsidRPr="001921BA">
        <w:t>A9.</w:t>
      </w:r>
      <w:r w:rsidRPr="001921BA">
        <w:tab/>
        <w:t xml:space="preserve">Há uma relação direta entre a organização prestadora de serviços e a </w:t>
      </w:r>
      <w:r>
        <w:t xml:space="preserve">entidade </w:t>
      </w:r>
      <w:r w:rsidRPr="001921BA">
        <w:t>usuária, assim como entre a organização prestadora de serviços e o seu auditor. Essas relações não criam necessariamente uma relação direta entre o auditor da usuária e o auditor da prestadora d</w:t>
      </w:r>
      <w:r>
        <w:t>e</w:t>
      </w:r>
      <w:r w:rsidRPr="001921BA">
        <w:t xml:space="preserve"> serviço</w:t>
      </w:r>
      <w:r>
        <w:t>s</w:t>
      </w:r>
      <w:r w:rsidRPr="001921BA">
        <w:t>. Quando não há relação direta entre esses auditores, suas comunicações são geralmente conduzidas por meio da entidade</w:t>
      </w:r>
      <w:r>
        <w:t xml:space="preserve"> usuária</w:t>
      </w:r>
      <w:r w:rsidRPr="001921BA">
        <w:t xml:space="preserve"> e da organização prestadora de serviços. Uma relação direta também pode ser criada entre o auditor da </w:t>
      </w:r>
      <w:r>
        <w:t xml:space="preserve">usuária </w:t>
      </w:r>
      <w:r w:rsidRPr="001921BA">
        <w:t>e o auditor da organização prestadora d</w:t>
      </w:r>
      <w:r>
        <w:t>e</w:t>
      </w:r>
      <w:r w:rsidRPr="001921BA">
        <w:t xml:space="preserve"> serviço</w:t>
      </w:r>
      <w:r>
        <w:t>s</w:t>
      </w:r>
      <w:r w:rsidRPr="001921BA">
        <w:t xml:space="preserve"> levando em consideração os aspectos de ética e de confidencialidade. O auditor da</w:t>
      </w:r>
      <w:r>
        <w:t xml:space="preserve"> usuária</w:t>
      </w:r>
      <w:r w:rsidRPr="001921BA">
        <w:t>, por exemplo, pode utilizar o auditor da organização prestadora d</w:t>
      </w:r>
      <w:r>
        <w:t>e</w:t>
      </w:r>
      <w:r w:rsidRPr="001921BA">
        <w:t xml:space="preserve"> serviço</w:t>
      </w:r>
      <w:r>
        <w:t>s</w:t>
      </w:r>
      <w:r w:rsidRPr="001921BA">
        <w:t xml:space="preserve"> para </w:t>
      </w:r>
      <w:r>
        <w:t>execut</w:t>
      </w:r>
      <w:r w:rsidRPr="001921BA">
        <w:t>ar procedimentos em seu nome, como:</w:t>
      </w:r>
    </w:p>
    <w:p w14:paraId="7875ACA0" w14:textId="77777777" w:rsidR="002A7EB0" w:rsidRPr="001921BA" w:rsidRDefault="002A7EB0" w:rsidP="002A7EB0">
      <w:pPr>
        <w:ind w:left="567" w:hanging="567"/>
        <w:jc w:val="both"/>
      </w:pPr>
    </w:p>
    <w:p w14:paraId="556C8071" w14:textId="77777777" w:rsidR="002A7EB0" w:rsidRDefault="002A7EB0" w:rsidP="002A7EB0">
      <w:pPr>
        <w:ind w:left="1276" w:hanging="425"/>
        <w:jc w:val="both"/>
      </w:pPr>
      <w:r>
        <w:t>(a)</w:t>
      </w:r>
      <w:r>
        <w:tab/>
        <w:t xml:space="preserve">testes de controles na organização prestadora de serviços; ou </w:t>
      </w:r>
    </w:p>
    <w:p w14:paraId="3E8854E1" w14:textId="77777777" w:rsidR="002A7EB0" w:rsidRDefault="002A7EB0" w:rsidP="002A7EB0">
      <w:pPr>
        <w:ind w:left="1276" w:hanging="425"/>
        <w:jc w:val="both"/>
      </w:pPr>
      <w:r>
        <w:t>(b)</w:t>
      </w:r>
      <w:r>
        <w:tab/>
        <w:t>procedimentos substantivos sobre as transações e os saldos das demonstrações contábeis da entidade usuária mantidas pela organização prestadora de serviços.</w:t>
      </w:r>
    </w:p>
    <w:p w14:paraId="0F2D0FD0" w14:textId="77777777" w:rsidR="002A7EB0" w:rsidRDefault="002A7EB0" w:rsidP="002A7EB0">
      <w:pPr>
        <w:ind w:left="567" w:hanging="567"/>
        <w:jc w:val="both"/>
      </w:pPr>
      <w:r>
        <w:t xml:space="preserve"> </w:t>
      </w:r>
    </w:p>
    <w:p w14:paraId="4EC44A65" w14:textId="77777777" w:rsidR="002A7EB0" w:rsidRDefault="002A7EB0" w:rsidP="002A7EB0">
      <w:pPr>
        <w:ind w:left="567" w:hanging="567"/>
        <w:jc w:val="both"/>
      </w:pPr>
      <w:r>
        <w:t>Considerações específicas para entidades do setor público</w:t>
      </w:r>
    </w:p>
    <w:p w14:paraId="5B66E87F" w14:textId="77777777" w:rsidR="002A7EB0" w:rsidRDefault="002A7EB0" w:rsidP="002A7EB0">
      <w:pPr>
        <w:ind w:left="567" w:hanging="567"/>
        <w:jc w:val="both"/>
      </w:pPr>
    </w:p>
    <w:p w14:paraId="15F227E1" w14:textId="77777777" w:rsidR="002A7EB0" w:rsidRDefault="002A7EB0" w:rsidP="002A7EB0">
      <w:pPr>
        <w:ind w:left="567" w:hanging="567"/>
        <w:jc w:val="both"/>
      </w:pPr>
      <w:r>
        <w:t>A10.</w:t>
      </w:r>
      <w:r>
        <w:tab/>
        <w:t xml:space="preserve">Auditores do setor público geralmente possuem amplos direitos de acesso estabelecidos pela legislação. Entretanto, pode haver situações em que esses direitos de acesso não estão disponíveis, por exemplo, quando a organização prestadora de serviços está localizada em uma jurisdição diferente. Nesses casos, o auditor do setor público pode precisar obter entendimento da legislação aplicável para determinar se é possível obter o devido direito de acesso. O auditor do setor público também pode obter ou pedir que a entidade usuária incorpore direitos de acesso em quaisquer acertos contratuais entre a entidade usuária e a organização prestadora de serviços. </w:t>
      </w:r>
    </w:p>
    <w:p w14:paraId="05F0B11E" w14:textId="77777777" w:rsidR="002A7EB0" w:rsidRDefault="002A7EB0" w:rsidP="002A7EB0">
      <w:pPr>
        <w:ind w:left="567" w:hanging="567"/>
        <w:jc w:val="both"/>
      </w:pPr>
    </w:p>
    <w:p w14:paraId="7DC77F39" w14:textId="77777777" w:rsidR="002A7EB0" w:rsidRDefault="002A7EB0" w:rsidP="002A7EB0">
      <w:pPr>
        <w:ind w:left="567" w:hanging="567"/>
        <w:jc w:val="both"/>
      </w:pPr>
      <w:r>
        <w:t>A11.</w:t>
      </w:r>
      <w:r>
        <w:tab/>
        <w:t>Auditores do setor público também podem usar outro auditor para executar testes de controles ou procedimentos substantivos em relação ao cumprimento de leis, regulamentos ou outra autoridade.</w:t>
      </w:r>
    </w:p>
    <w:p w14:paraId="696897CE" w14:textId="77777777" w:rsidR="002A7EB0" w:rsidRDefault="002A7EB0" w:rsidP="002A7EB0">
      <w:pPr>
        <w:ind w:left="567" w:hanging="567"/>
        <w:jc w:val="both"/>
      </w:pPr>
    </w:p>
    <w:p w14:paraId="6C949B77" w14:textId="77777777" w:rsidR="002A7EB0" w:rsidRDefault="002A7EB0" w:rsidP="002A7EB0">
      <w:pPr>
        <w:jc w:val="both"/>
      </w:pPr>
      <w:r>
        <w:t>Entendimento dos controles relacionados com serviços prestados pela organização prestadora de serviços (ver item 10)</w:t>
      </w:r>
    </w:p>
    <w:p w14:paraId="1C1D1812" w14:textId="77777777" w:rsidR="002A7EB0" w:rsidRDefault="002A7EB0" w:rsidP="002A7EB0">
      <w:pPr>
        <w:ind w:left="567" w:hanging="567"/>
        <w:jc w:val="both"/>
      </w:pPr>
    </w:p>
    <w:p w14:paraId="23313D7D" w14:textId="77777777" w:rsidR="002A7EB0" w:rsidRDefault="002A7EB0" w:rsidP="002A7EB0">
      <w:pPr>
        <w:ind w:left="567" w:hanging="567"/>
        <w:jc w:val="both"/>
      </w:pPr>
      <w:r w:rsidRPr="001921BA">
        <w:t>A12.</w:t>
      </w:r>
      <w:r w:rsidRPr="001921BA">
        <w:tab/>
        <w:t xml:space="preserve">A </w:t>
      </w:r>
      <w:r w:rsidRPr="004E5DD5">
        <w:t>entidade</w:t>
      </w:r>
      <w:r>
        <w:t xml:space="preserve"> usuária</w:t>
      </w:r>
      <w:r w:rsidRPr="004E5DD5">
        <w:t xml:space="preserve"> pode estabelecer controles sobre os serviços prestados</w:t>
      </w:r>
      <w:r w:rsidRPr="001921BA">
        <w:t xml:space="preserve"> pela organização prestadora de serviços que podem ser testados pelo auditor da usuária e podem permiti-lo</w:t>
      </w:r>
      <w:r>
        <w:t xml:space="preserve"> </w:t>
      </w:r>
      <w:r w:rsidRPr="001921BA">
        <w:t xml:space="preserve">concluir que os controles da entidade </w:t>
      </w:r>
      <w:r>
        <w:t xml:space="preserve">usuária </w:t>
      </w:r>
      <w:r w:rsidRPr="001921BA">
        <w:t xml:space="preserve">estão operando de maneira efetiva para algumas ou todas as respectivas afirmações, independentemente dos controles existentes na organização prestadora de serviços. Se, por exemplo, a </w:t>
      </w:r>
      <w:r w:rsidRPr="004E5DD5">
        <w:t>entidade</w:t>
      </w:r>
      <w:r>
        <w:t xml:space="preserve"> usuária</w:t>
      </w:r>
      <w:r w:rsidRPr="001921BA">
        <w:t xml:space="preserve"> usa uma organização prestadora de serviços para processar suas transações de folha de pagamento, a entidade</w:t>
      </w:r>
      <w:r>
        <w:t xml:space="preserve"> usuária</w:t>
      </w:r>
      <w:r w:rsidRPr="001921BA">
        <w:t xml:space="preserve"> pode estabelecer controles sobre o envio e recebimento de informações sobre folha de pagamento que podem evitar ou detectar distorções relevantes. Esses controles podem incluir:</w:t>
      </w:r>
    </w:p>
    <w:p w14:paraId="33109ACF" w14:textId="77777777" w:rsidR="002A7EB0" w:rsidRPr="001921BA" w:rsidRDefault="002A7EB0" w:rsidP="002A7EB0">
      <w:pPr>
        <w:ind w:left="567" w:hanging="567"/>
        <w:jc w:val="both"/>
      </w:pPr>
    </w:p>
    <w:p w14:paraId="1F0FCC18" w14:textId="77777777" w:rsidR="002A7EB0" w:rsidRPr="001921BA" w:rsidRDefault="002A7EB0">
      <w:pPr>
        <w:numPr>
          <w:ilvl w:val="0"/>
          <w:numId w:val="171"/>
        </w:numPr>
        <w:spacing w:after="0" w:line="240" w:lineRule="auto"/>
        <w:ind w:left="1134" w:hanging="283"/>
        <w:jc w:val="both"/>
      </w:pPr>
      <w:r w:rsidRPr="001921BA">
        <w:t>comparar os dados enviados à organização prestadora de serviços com os relatórios de informações recebidos dessa organização após o processamento dos dados</w:t>
      </w:r>
      <w:r>
        <w:t>;</w:t>
      </w:r>
    </w:p>
    <w:p w14:paraId="3C1586D7" w14:textId="77777777" w:rsidR="002A7EB0" w:rsidRPr="001921BA" w:rsidRDefault="002A7EB0">
      <w:pPr>
        <w:numPr>
          <w:ilvl w:val="0"/>
          <w:numId w:val="171"/>
        </w:numPr>
        <w:spacing w:after="0" w:line="240" w:lineRule="auto"/>
        <w:ind w:left="1134" w:hanging="283"/>
        <w:jc w:val="both"/>
      </w:pPr>
      <w:r w:rsidRPr="001921BA">
        <w:t xml:space="preserve">recalcular uma amostra de valores da folha de pagamento para </w:t>
      </w:r>
      <w:r>
        <w:t>verificar</w:t>
      </w:r>
      <w:r w:rsidRPr="001921BA">
        <w:t xml:space="preserve"> a </w:t>
      </w:r>
      <w:r>
        <w:t>exatidão</w:t>
      </w:r>
      <w:r w:rsidRPr="001921BA">
        <w:t xml:space="preserve"> </w:t>
      </w:r>
      <w:r>
        <w:t>desses</w:t>
      </w:r>
      <w:r w:rsidRPr="001921BA">
        <w:t xml:space="preserve"> valor</w:t>
      </w:r>
      <w:r>
        <w:t>es</w:t>
      </w:r>
      <w:r w:rsidRPr="001921BA">
        <w:t xml:space="preserve"> </w:t>
      </w:r>
      <w:r>
        <w:t xml:space="preserve">e revisar o </w:t>
      </w:r>
      <w:r w:rsidRPr="001921BA">
        <w:t>total da folha de pagamento em termos de razoabilidade.</w:t>
      </w:r>
    </w:p>
    <w:p w14:paraId="20E2C2F2" w14:textId="77777777" w:rsidR="002A7EB0" w:rsidRDefault="002A7EB0" w:rsidP="002A7EB0">
      <w:pPr>
        <w:ind w:left="567" w:hanging="567"/>
        <w:jc w:val="both"/>
      </w:pPr>
    </w:p>
    <w:p w14:paraId="365D736A" w14:textId="77777777" w:rsidR="002A7EB0" w:rsidRPr="001921BA" w:rsidRDefault="002A7EB0" w:rsidP="002A7EB0">
      <w:pPr>
        <w:ind w:left="567" w:hanging="567"/>
        <w:jc w:val="both"/>
      </w:pPr>
      <w:r w:rsidRPr="001921BA">
        <w:t>A13.</w:t>
      </w:r>
      <w:r w:rsidRPr="001921BA">
        <w:tab/>
        <w:t>Nessa situação, o auditor da usuária pode realizar testes dos controles da entidade</w:t>
      </w:r>
      <w:r>
        <w:t xml:space="preserve"> usuária</w:t>
      </w:r>
      <w:r w:rsidRPr="001921BA">
        <w:t xml:space="preserve"> sobre o processamento de folha de pagamento que forneceria uma base para o auditor</w:t>
      </w:r>
      <w:r>
        <w:t xml:space="preserve"> da usuária</w:t>
      </w:r>
      <w:r w:rsidRPr="001921BA">
        <w:t xml:space="preserve"> concluir que os controles da entidade</w:t>
      </w:r>
      <w:r>
        <w:t xml:space="preserve"> usuária</w:t>
      </w:r>
      <w:r w:rsidRPr="001921BA">
        <w:t xml:space="preserve"> estão operando de maneira efetiva para as afirmações relacionadas com folha de pagamento. </w:t>
      </w:r>
    </w:p>
    <w:p w14:paraId="3A217782" w14:textId="77777777" w:rsidR="002A7EB0" w:rsidRDefault="002A7EB0" w:rsidP="002A7EB0">
      <w:pPr>
        <w:ind w:left="567" w:hanging="567"/>
        <w:jc w:val="both"/>
      </w:pPr>
    </w:p>
    <w:p w14:paraId="30F29370" w14:textId="77777777" w:rsidR="002A7EB0" w:rsidRPr="001921BA" w:rsidRDefault="002A7EB0" w:rsidP="002A7EB0">
      <w:pPr>
        <w:ind w:left="567" w:hanging="567"/>
        <w:jc w:val="both"/>
      </w:pPr>
      <w:r w:rsidRPr="001921BA">
        <w:t>A14.</w:t>
      </w:r>
      <w:r w:rsidRPr="001921BA">
        <w:tab/>
        <w:t>Conforme observado na NBC TA 315</w:t>
      </w:r>
      <w:r>
        <w:t xml:space="preserve">, </w:t>
      </w:r>
      <w:r w:rsidRPr="001921BA">
        <w:t>item 30, com relação a alguns riscos, o auditor da usuária pode julgar que não é possível ou praticável obter evidência de auditoria apropriada e suficiente somente mediante procedimentos substantivos. Esses riscos podem estar relacionados com o registro impreciso</w:t>
      </w:r>
      <w:r>
        <w:t xml:space="preserve"> </w:t>
      </w:r>
      <w:r w:rsidRPr="001921BA">
        <w:t>ou incompleto de classes de transações rotineiras e saldos contábeis significativos, cujas características freq</w:t>
      </w:r>
      <w:r>
        <w:t>u</w:t>
      </w:r>
      <w:r w:rsidRPr="001921BA">
        <w:t xml:space="preserve">entemente permitem </w:t>
      </w:r>
      <w:r>
        <w:t>o</w:t>
      </w:r>
      <w:r w:rsidRPr="001921BA">
        <w:t xml:space="preserve"> processamento altamente automatizado com pouca ou nenhuma intervenção manual. Essas características de processamento automatizado podem estar presentes especialmente quando a entidade</w:t>
      </w:r>
      <w:r>
        <w:t xml:space="preserve"> usuária</w:t>
      </w:r>
      <w:r w:rsidRPr="001921BA">
        <w:t xml:space="preserve"> utiliza organizações prestadoras de serviços. Nesses casos, os controles da entidade</w:t>
      </w:r>
      <w:r>
        <w:t xml:space="preserve"> usuária</w:t>
      </w:r>
      <w:r w:rsidRPr="001921BA">
        <w:t xml:space="preserve"> sobre esses riscos são relevantes para a auditoria e o auditor</w:t>
      </w:r>
      <w:r>
        <w:t xml:space="preserve"> da usuária</w:t>
      </w:r>
      <w:r w:rsidRPr="001921BA">
        <w:t xml:space="preserve"> deve obter entendimento desses controles, e avaliá-los, de acordo com os itens 9 e 10 desta Norma.</w:t>
      </w:r>
    </w:p>
    <w:p w14:paraId="650F0807" w14:textId="77777777" w:rsidR="002A7EB0" w:rsidRPr="00E56793" w:rsidRDefault="002A7EB0" w:rsidP="002A7EB0">
      <w:pPr>
        <w:ind w:left="567" w:hanging="567"/>
        <w:jc w:val="both"/>
      </w:pPr>
    </w:p>
    <w:p w14:paraId="0CB3D44E" w14:textId="77777777" w:rsidR="002A7EB0" w:rsidRPr="001921BA" w:rsidRDefault="002A7EB0" w:rsidP="002A7EB0">
      <w:pPr>
        <w:jc w:val="both"/>
      </w:pPr>
      <w:r w:rsidRPr="001921BA">
        <w:t>Procedimentos adicionais quando não for possível obter entendimento suficiente da entidade</w:t>
      </w:r>
      <w:r>
        <w:t xml:space="preserve"> usuária</w:t>
      </w:r>
      <w:r w:rsidRPr="001921BA">
        <w:t xml:space="preserve"> (ver item 12)</w:t>
      </w:r>
    </w:p>
    <w:p w14:paraId="69E46D0E" w14:textId="77777777" w:rsidR="002A7EB0" w:rsidRDefault="002A7EB0" w:rsidP="002A7EB0">
      <w:pPr>
        <w:ind w:left="567" w:hanging="567"/>
        <w:jc w:val="both"/>
      </w:pPr>
    </w:p>
    <w:p w14:paraId="7B389F2E" w14:textId="77777777" w:rsidR="002A7EB0" w:rsidRDefault="002A7EB0" w:rsidP="002A7EB0">
      <w:pPr>
        <w:ind w:left="567" w:hanging="567"/>
        <w:jc w:val="both"/>
      </w:pPr>
      <w:r w:rsidRPr="001921BA">
        <w:t>A15.</w:t>
      </w:r>
      <w:r w:rsidRPr="001921BA">
        <w:tab/>
        <w:t xml:space="preserve">A decisão do auditor da usuária sobre qual procedimento aplicar, individualmente ou combinado, do item 12, para obter as informações necessárias para fornecer uma base para a identificação e </w:t>
      </w:r>
      <w:r>
        <w:t xml:space="preserve">a </w:t>
      </w:r>
      <w:r w:rsidRPr="001921BA">
        <w:t>avaliação dos riscos de distorção relevante em relação ao uso da organização prestadora de serviços pela entidade</w:t>
      </w:r>
      <w:r>
        <w:t xml:space="preserve"> usuária</w:t>
      </w:r>
      <w:r w:rsidRPr="001921BA">
        <w:t>, pode ser influenciada por assuntos como:</w:t>
      </w:r>
    </w:p>
    <w:p w14:paraId="463F9388" w14:textId="77777777" w:rsidR="002A7EB0" w:rsidRPr="001921BA" w:rsidRDefault="002A7EB0" w:rsidP="002A7EB0">
      <w:pPr>
        <w:ind w:left="567" w:hanging="567"/>
        <w:jc w:val="both"/>
      </w:pPr>
    </w:p>
    <w:p w14:paraId="100BB0EF" w14:textId="77777777" w:rsidR="002A7EB0" w:rsidRPr="001921BA" w:rsidRDefault="002A7EB0">
      <w:pPr>
        <w:numPr>
          <w:ilvl w:val="0"/>
          <w:numId w:val="171"/>
        </w:numPr>
        <w:spacing w:after="0" w:line="240" w:lineRule="auto"/>
        <w:ind w:left="1134" w:hanging="283"/>
        <w:jc w:val="both"/>
      </w:pPr>
      <w:r w:rsidRPr="001921BA">
        <w:t>porte da entidade</w:t>
      </w:r>
      <w:r>
        <w:t xml:space="preserve"> usuária</w:t>
      </w:r>
      <w:r w:rsidRPr="001921BA">
        <w:t xml:space="preserve"> e da organização prestadora de serviços;</w:t>
      </w:r>
    </w:p>
    <w:p w14:paraId="2B8F8336" w14:textId="77777777" w:rsidR="002A7EB0" w:rsidRPr="001921BA" w:rsidRDefault="002A7EB0">
      <w:pPr>
        <w:numPr>
          <w:ilvl w:val="0"/>
          <w:numId w:val="171"/>
        </w:numPr>
        <w:spacing w:after="0" w:line="240" w:lineRule="auto"/>
        <w:ind w:left="1134" w:hanging="283"/>
        <w:jc w:val="both"/>
      </w:pPr>
      <w:r w:rsidRPr="001921BA">
        <w:t>complexidade das transações da entidade</w:t>
      </w:r>
      <w:r>
        <w:t xml:space="preserve"> usuária</w:t>
      </w:r>
      <w:r w:rsidRPr="001921BA">
        <w:t xml:space="preserve"> e dos serviços prestados pela organização prestadora de serviços;</w:t>
      </w:r>
    </w:p>
    <w:p w14:paraId="3BA985E9" w14:textId="77777777" w:rsidR="002A7EB0" w:rsidRPr="001921BA" w:rsidRDefault="002A7EB0">
      <w:pPr>
        <w:numPr>
          <w:ilvl w:val="0"/>
          <w:numId w:val="171"/>
        </w:numPr>
        <w:spacing w:after="0" w:line="240" w:lineRule="auto"/>
        <w:ind w:left="1134" w:hanging="283"/>
        <w:jc w:val="both"/>
      </w:pPr>
      <w:r w:rsidRPr="001921BA">
        <w:t>localização da organização prestadora de serviços (por exemplo, o auditor da usuária pode usar outro auditor para executar os procedimentos em seu nome na organização prestadora de serviços se a localização dessa organização for distante);</w:t>
      </w:r>
    </w:p>
    <w:p w14:paraId="71830692" w14:textId="77777777" w:rsidR="002A7EB0" w:rsidRPr="001921BA" w:rsidRDefault="002A7EB0">
      <w:pPr>
        <w:numPr>
          <w:ilvl w:val="0"/>
          <w:numId w:val="171"/>
        </w:numPr>
        <w:spacing w:after="0" w:line="240" w:lineRule="auto"/>
        <w:ind w:left="1134" w:hanging="283"/>
        <w:jc w:val="both"/>
      </w:pPr>
      <w:r w:rsidRPr="001921BA">
        <w:t>se é esperado que o(s) procedimento(s) forneça(m) ao auditor da usuária</w:t>
      </w:r>
      <w:r>
        <w:t>,</w:t>
      </w:r>
      <w:r w:rsidRPr="001921BA">
        <w:t xml:space="preserve"> de maneira eficaz</w:t>
      </w:r>
      <w:r>
        <w:t>,</w:t>
      </w:r>
      <w:r w:rsidRPr="001921BA">
        <w:t xml:space="preserve"> evidência de auditoria apropriada e suficiente; e</w:t>
      </w:r>
    </w:p>
    <w:p w14:paraId="4AA00174" w14:textId="77777777" w:rsidR="002A7EB0" w:rsidRPr="001921BA" w:rsidRDefault="002A7EB0">
      <w:pPr>
        <w:numPr>
          <w:ilvl w:val="0"/>
          <w:numId w:val="171"/>
        </w:numPr>
        <w:spacing w:after="0" w:line="240" w:lineRule="auto"/>
        <w:ind w:left="1134" w:hanging="283"/>
        <w:jc w:val="both"/>
      </w:pPr>
      <w:r w:rsidRPr="001921BA">
        <w:t>a natureza da relação</w:t>
      </w:r>
      <w:r>
        <w:t xml:space="preserve"> </w:t>
      </w:r>
      <w:r w:rsidRPr="001921BA">
        <w:t>entre a entidade</w:t>
      </w:r>
      <w:r>
        <w:t xml:space="preserve"> usuária</w:t>
      </w:r>
      <w:r w:rsidRPr="001921BA">
        <w:t xml:space="preserve"> e a organização</w:t>
      </w:r>
      <w:r>
        <w:t xml:space="preserve"> </w:t>
      </w:r>
      <w:r w:rsidRPr="001921BA">
        <w:t xml:space="preserve">prestadora de serviços. </w:t>
      </w:r>
    </w:p>
    <w:p w14:paraId="7764A710" w14:textId="77777777" w:rsidR="002A7EB0" w:rsidRDefault="002A7EB0" w:rsidP="002A7EB0">
      <w:pPr>
        <w:ind w:left="567" w:hanging="567"/>
        <w:jc w:val="both"/>
      </w:pPr>
    </w:p>
    <w:p w14:paraId="6B6A0E8A" w14:textId="77777777" w:rsidR="002A7EB0" w:rsidRPr="001921BA" w:rsidRDefault="002A7EB0" w:rsidP="002A7EB0">
      <w:pPr>
        <w:ind w:left="567" w:hanging="567"/>
        <w:jc w:val="both"/>
      </w:pPr>
      <w:r w:rsidRPr="001921BA">
        <w:t>A16.</w:t>
      </w:r>
      <w:r w:rsidRPr="001921BA">
        <w:tab/>
      </w:r>
      <w:r>
        <w:t xml:space="preserve">A </w:t>
      </w:r>
      <w:r w:rsidRPr="001921BA">
        <w:t>organização prestadora de serviços pode contratar um auditor para emitir relatório sobre a descrição e desenho de seus controles (</w:t>
      </w:r>
      <w:r>
        <w:t>R</w:t>
      </w:r>
      <w:r w:rsidRPr="001921BA">
        <w:t xml:space="preserve">elatório </w:t>
      </w:r>
      <w:r>
        <w:t>T</w:t>
      </w:r>
      <w:r w:rsidRPr="001921BA">
        <w:t>ipo 1) ou sobre a descrição e desenho de seus controles e sua efetividade operacional (</w:t>
      </w:r>
      <w:r>
        <w:t>R</w:t>
      </w:r>
      <w:r w:rsidRPr="001921BA">
        <w:t xml:space="preserve">elatório </w:t>
      </w:r>
      <w:r>
        <w:t>T</w:t>
      </w:r>
      <w:r w:rsidRPr="001921BA">
        <w:t xml:space="preserve">ipo 2). Relatórios </w:t>
      </w:r>
      <w:r>
        <w:t>T</w:t>
      </w:r>
      <w:r w:rsidRPr="001921BA">
        <w:t>ipo 1 ou</w:t>
      </w:r>
      <w:r>
        <w:t xml:space="preserve"> Relatório T</w:t>
      </w:r>
      <w:r w:rsidRPr="001921BA">
        <w:t xml:space="preserve">ipo 2 podem ser emitidos de acordo com as </w:t>
      </w:r>
      <w:r w:rsidRPr="00D21DA1">
        <w:t>NBC TO específica</w:t>
      </w:r>
      <w:r>
        <w:t xml:space="preserve">s </w:t>
      </w:r>
      <w:r w:rsidRPr="001921BA">
        <w:t>ou com normas estabelecidas por uma organização autorizada ou reconhecida (que podem identificá-los por nomes diferentes, como relatórios tipo A ou B).</w:t>
      </w:r>
      <w:r>
        <w:t xml:space="preserve"> </w:t>
      </w:r>
    </w:p>
    <w:p w14:paraId="5EBCBC8B" w14:textId="77777777" w:rsidR="002A7EB0" w:rsidRDefault="002A7EB0" w:rsidP="002A7EB0">
      <w:pPr>
        <w:ind w:left="567" w:hanging="567"/>
        <w:jc w:val="both"/>
      </w:pPr>
    </w:p>
    <w:p w14:paraId="0999F671" w14:textId="77777777" w:rsidR="002A7EB0" w:rsidRDefault="002A7EB0" w:rsidP="002A7EB0">
      <w:pPr>
        <w:ind w:left="567" w:hanging="567"/>
        <w:jc w:val="both"/>
      </w:pPr>
      <w:r>
        <w:t>A17.</w:t>
      </w:r>
      <w:r>
        <w:tab/>
        <w:t xml:space="preserve">A disponibilidade do Relatório Tipo 1 ou Relatório Tipo 2 geralmente depende se o contrato entre a organização prestadora de serviços e a entidade usuária prevê esse relatório sobre a organização prestadora de serviços. A organização prestadora de serviços também pode, por razões práticas, disponibilizar o Relatório Tipo 1 ou Relatório Tipo 2 às entidades que utilizarem seus serviços. Em alguns casos, contudo, pode ser que esses relatórios não estejam disponíveis para as entidades usuárias. </w:t>
      </w:r>
    </w:p>
    <w:p w14:paraId="72900DA3" w14:textId="77777777" w:rsidR="002A7EB0" w:rsidRDefault="002A7EB0" w:rsidP="002A7EB0">
      <w:pPr>
        <w:ind w:left="567" w:hanging="567"/>
        <w:jc w:val="both"/>
      </w:pPr>
    </w:p>
    <w:p w14:paraId="1B681616" w14:textId="77777777" w:rsidR="002A7EB0" w:rsidRDefault="002A7EB0" w:rsidP="002A7EB0">
      <w:pPr>
        <w:ind w:left="567" w:hanging="567"/>
        <w:jc w:val="both"/>
      </w:pPr>
      <w:r>
        <w:t>A18.</w:t>
      </w:r>
      <w:r>
        <w:tab/>
        <w:t xml:space="preserve">Em algumas circunstâncias, a entidade usuária pode terceirizar uma ou mais unidades de negócio ou funções, como por exemplo, todas as suas </w:t>
      </w:r>
      <w:r w:rsidRPr="00C4349F">
        <w:t>funções de planejamento</w:t>
      </w:r>
      <w:r>
        <w:t xml:space="preserve"> e conformidade </w:t>
      </w:r>
      <w:r w:rsidRPr="00C4349F">
        <w:t>(</w:t>
      </w:r>
      <w:r w:rsidRPr="00307D5B">
        <w:rPr>
          <w:i/>
        </w:rPr>
        <w:t>compliance</w:t>
      </w:r>
      <w:r w:rsidRPr="00C4349F">
        <w:t>) fiscal, ou</w:t>
      </w:r>
      <w:r>
        <w:t xml:space="preserve"> a função de finanças e contabilidade ou de controladoria para uma ou mais organizações prestadoras de serviços. Considerando a possibilidade de não haver um relatório sobre os controles da organização prestadora de serviços disponível nessas circunstâncias, visitar essa organização pode ser o procedimento mai</w:t>
      </w:r>
      <w:r w:rsidRPr="001921BA">
        <w:t>s eficaz para o auditor da usuária obter entendimento dos seus controles, uma vez</w:t>
      </w:r>
      <w:r>
        <w:t xml:space="preserve"> que é provável que haja uma interação direta entre a administração da entidade usuária a da organização prestadora de serviços. </w:t>
      </w:r>
    </w:p>
    <w:p w14:paraId="032404D1" w14:textId="77777777" w:rsidR="002A7EB0" w:rsidRPr="00490958" w:rsidRDefault="002A7EB0" w:rsidP="002A7EB0">
      <w:pPr>
        <w:ind w:left="567" w:hanging="567"/>
        <w:jc w:val="both"/>
      </w:pPr>
    </w:p>
    <w:p w14:paraId="17D96998" w14:textId="77777777" w:rsidR="002A7EB0" w:rsidRPr="001921BA" w:rsidRDefault="002A7EB0" w:rsidP="002A7EB0">
      <w:pPr>
        <w:ind w:left="567" w:hanging="567"/>
        <w:jc w:val="both"/>
      </w:pPr>
      <w:r w:rsidRPr="001921BA">
        <w:t>A19.</w:t>
      </w:r>
      <w:r w:rsidRPr="001921BA">
        <w:tab/>
      </w:r>
      <w:r>
        <w:t>O</w:t>
      </w:r>
      <w:r w:rsidRPr="001921BA">
        <w:t xml:space="preserve">utro auditor pode ser utilizado para executar procedimentos que fornecerão as informações necessárias sobre os controles relevantes da organização prestadora de serviços. No caso de ter sido emitido </w:t>
      </w:r>
      <w:r>
        <w:t>o R</w:t>
      </w:r>
      <w:r w:rsidRPr="001921BA">
        <w:t xml:space="preserve">elatório </w:t>
      </w:r>
      <w:r>
        <w:t>T</w:t>
      </w:r>
      <w:r w:rsidRPr="001921BA">
        <w:t xml:space="preserve">ipo 1 ou </w:t>
      </w:r>
      <w:r>
        <w:t>Relatório T</w:t>
      </w:r>
      <w:r w:rsidRPr="001921BA">
        <w:t>ipo 2, o auditor da usuária pode usar o auditor da organização prestadora d</w:t>
      </w:r>
      <w:r>
        <w:t>e</w:t>
      </w:r>
      <w:r w:rsidRPr="001921BA">
        <w:t xml:space="preserve"> serviço</w:t>
      </w:r>
      <w:r>
        <w:t>s</w:t>
      </w:r>
      <w:r w:rsidRPr="001921BA">
        <w:t xml:space="preserve"> para executar esses procedimentos uma vez que</w:t>
      </w:r>
      <w:r>
        <w:t xml:space="preserve"> </w:t>
      </w:r>
      <w:r w:rsidRPr="001921BA">
        <w:t>já existe uma relação entre esse auditor com a organização prestadora de serviços. O auditor que usa o trabalho d</w:t>
      </w:r>
      <w:r>
        <w:t xml:space="preserve">e </w:t>
      </w:r>
      <w:r w:rsidRPr="001921BA">
        <w:t>outro auditor pode achar a orientação da NBC TA 600 útil</w:t>
      </w:r>
      <w:r>
        <w:t>,</w:t>
      </w:r>
      <w:r w:rsidRPr="001921BA">
        <w:t xml:space="preserve"> pois ela se refere ao entendimento sobre outro auditor (incluindo a independência e a competência profissional desse auditor), </w:t>
      </w:r>
      <w:r w:rsidRPr="00D21DA1">
        <w:t xml:space="preserve">no envolvimento no trabalho desse outro auditor para planejar </w:t>
      </w:r>
      <w:r w:rsidRPr="000E2A94">
        <w:t>a natureza,</w:t>
      </w:r>
      <w:r w:rsidRPr="001921BA">
        <w:t xml:space="preserve"> extensão e época desse trabalho, e à avaliação da suficiência e adequação da evidência de auditoria obtida. (O item 2 d</w:t>
      </w:r>
      <w:r>
        <w:t>a</w:t>
      </w:r>
      <w:r w:rsidRPr="001921BA">
        <w:t xml:space="preserve"> NBC TA 600 afirma: “</w:t>
      </w:r>
      <w:r w:rsidRPr="00490958">
        <w:t xml:space="preserve">Esta </w:t>
      </w:r>
      <w:r>
        <w:t>N</w:t>
      </w:r>
      <w:r w:rsidRPr="00490958">
        <w:t>orma, adaptada às circunstâncias, pode ser útil a</w:t>
      </w:r>
      <w:r>
        <w:t>o</w:t>
      </w:r>
      <w:r w:rsidRPr="00490958">
        <w:t xml:space="preserve"> auditor independente</w:t>
      </w:r>
      <w:r>
        <w:t xml:space="preserve"> </w:t>
      </w:r>
      <w:r w:rsidRPr="00490958">
        <w:t xml:space="preserve">quando ele envolver outros auditores na auditoria de demonstrações contábeis que não são demonstrações contábeis de grupos. </w:t>
      </w:r>
      <w:r w:rsidRPr="001921BA">
        <w:t>…” Ver também item 19 da NBC TA 600)</w:t>
      </w:r>
      <w:r>
        <w:t xml:space="preserve">. </w:t>
      </w:r>
    </w:p>
    <w:p w14:paraId="0AB4B162" w14:textId="77777777" w:rsidR="002A7EB0" w:rsidRDefault="002A7EB0" w:rsidP="002A7EB0">
      <w:pPr>
        <w:ind w:left="567" w:hanging="567"/>
        <w:jc w:val="both"/>
      </w:pPr>
    </w:p>
    <w:p w14:paraId="5105B9D1" w14:textId="77777777" w:rsidR="002A7EB0" w:rsidRPr="001921BA" w:rsidRDefault="002A7EB0" w:rsidP="002A7EB0">
      <w:pPr>
        <w:ind w:left="567" w:hanging="567"/>
        <w:jc w:val="both"/>
      </w:pPr>
      <w:r w:rsidRPr="001921BA">
        <w:t>A20.</w:t>
      </w:r>
      <w:r w:rsidRPr="001921BA">
        <w:tab/>
      </w:r>
      <w:r>
        <w:t xml:space="preserve">A </w:t>
      </w:r>
      <w:r w:rsidRPr="001921BA">
        <w:t xml:space="preserve">entidade </w:t>
      </w:r>
      <w:r>
        <w:t xml:space="preserve">usuária </w:t>
      </w:r>
      <w:r w:rsidRPr="001921BA">
        <w:t>pode usar uma organização prestadora de serviços que</w:t>
      </w:r>
      <w:r>
        <w:t>,</w:t>
      </w:r>
      <w:r w:rsidRPr="001921BA">
        <w:t xml:space="preserve"> por sua vez</w:t>
      </w:r>
      <w:r>
        <w:t>,</w:t>
      </w:r>
      <w:r w:rsidRPr="001921BA">
        <w:t xml:space="preserve"> subcontrata outra organização prestadora de serviços para prestar alguns dos serviços a uma entidade </w:t>
      </w:r>
      <w:r>
        <w:t xml:space="preserve">usuária </w:t>
      </w:r>
      <w:r w:rsidRPr="001921BA">
        <w:t xml:space="preserve">que faz parte do sistema de informações relevante para a </w:t>
      </w:r>
      <w:r>
        <w:t>elaboração</w:t>
      </w:r>
      <w:r w:rsidRPr="001921BA">
        <w:t xml:space="preserve"> de relatórios financeiros da entidade</w:t>
      </w:r>
      <w:r>
        <w:t xml:space="preserve"> usuária</w:t>
      </w:r>
      <w:r w:rsidRPr="001921BA">
        <w:t xml:space="preserve">. A organização prestadora de serviços subcontratada pode ser uma </w:t>
      </w:r>
      <w:r>
        <w:t>organização</w:t>
      </w:r>
      <w:r w:rsidRPr="001921BA">
        <w:t xml:space="preserve"> separada ou ter alguma relação com a organização prestadora de serviços.</w:t>
      </w:r>
      <w:r>
        <w:t xml:space="preserve"> </w:t>
      </w:r>
      <w:r w:rsidRPr="001921BA">
        <w:t>O auditor da usuária pode ter que considerar os controles da organização subcontratada para prestação de serviços. Em situações em que são utilizadas uma ou mais organizações subcontratadas, a interação entre as atividades da entidade</w:t>
      </w:r>
      <w:r>
        <w:t xml:space="preserve"> usuária</w:t>
      </w:r>
      <w:r w:rsidRPr="001921BA">
        <w:t xml:space="preserve"> e as da organização prestadora de serviços é ampliada para incluir a interação entre a entidade</w:t>
      </w:r>
      <w:r>
        <w:t xml:space="preserve"> usuária</w:t>
      </w:r>
      <w:r w:rsidRPr="001921BA">
        <w:t xml:space="preserve">, a organização prestadora de serviços e as organizações subcontratadas para prestação de serviços. O grau dessa interação, bem como a natureza e </w:t>
      </w:r>
      <w:r>
        <w:t xml:space="preserve">a </w:t>
      </w:r>
      <w:r w:rsidRPr="001921BA">
        <w:t>materialidade das transações processadas pela organização prestadora de serviços e pelas organizações subcontratadas para prestação de serviços, são os fatores mais importantes a serem considerados pelo auditor na determinação da importância dos controles da organização prestadora de serviços e das organizações subcontratadas, para os controles da entidade</w:t>
      </w:r>
      <w:r>
        <w:t xml:space="preserve"> usuária</w:t>
      </w:r>
      <w:r w:rsidRPr="001921BA">
        <w:t>.</w:t>
      </w:r>
    </w:p>
    <w:p w14:paraId="63B67020" w14:textId="77777777" w:rsidR="002A7EB0" w:rsidRPr="0082700A" w:rsidRDefault="002A7EB0" w:rsidP="002A7EB0">
      <w:pPr>
        <w:ind w:left="567" w:hanging="567"/>
        <w:jc w:val="both"/>
      </w:pPr>
    </w:p>
    <w:p w14:paraId="68F8565C" w14:textId="77777777" w:rsidR="002A7EB0" w:rsidRPr="001921BA" w:rsidRDefault="002A7EB0" w:rsidP="002A7EB0">
      <w:pPr>
        <w:jc w:val="both"/>
      </w:pPr>
      <w:r w:rsidRPr="001921BA">
        <w:t xml:space="preserve">Utilização </w:t>
      </w:r>
      <w:r>
        <w:t>do R</w:t>
      </w:r>
      <w:r w:rsidRPr="001921BA">
        <w:t xml:space="preserve">elatório </w:t>
      </w:r>
      <w:r>
        <w:t>T</w:t>
      </w:r>
      <w:r w:rsidRPr="001921BA">
        <w:t xml:space="preserve">ipo 1 ou </w:t>
      </w:r>
      <w:r>
        <w:t>Relatório T</w:t>
      </w:r>
      <w:r w:rsidRPr="001921BA">
        <w:t>ipo 2 para permitir o entendimento da organização prestadora de serviços pelo auditor da usuária dos serviços (</w:t>
      </w:r>
      <w:r>
        <w:t>v</w:t>
      </w:r>
      <w:r w:rsidRPr="001921BA">
        <w:t>er itens 13</w:t>
      </w:r>
      <w:r>
        <w:t xml:space="preserve"> e </w:t>
      </w:r>
      <w:r w:rsidRPr="001921BA">
        <w:t>14)</w:t>
      </w:r>
    </w:p>
    <w:p w14:paraId="1A16065A" w14:textId="77777777" w:rsidR="002A7EB0" w:rsidRDefault="002A7EB0" w:rsidP="002A7EB0">
      <w:pPr>
        <w:ind w:left="567" w:hanging="567"/>
        <w:jc w:val="both"/>
      </w:pPr>
    </w:p>
    <w:p w14:paraId="59FE78FE" w14:textId="77777777" w:rsidR="002A7EB0" w:rsidRPr="001921BA" w:rsidRDefault="002A7EB0" w:rsidP="002A7EB0">
      <w:pPr>
        <w:ind w:left="567" w:hanging="567"/>
        <w:jc w:val="both"/>
      </w:pPr>
      <w:r w:rsidRPr="001921BA">
        <w:t>A21.</w:t>
      </w:r>
      <w:r w:rsidRPr="001921BA">
        <w:tab/>
        <w:t>O auditor da usuária pode fazer indagações sobre o auditor da organização prestadora d</w:t>
      </w:r>
      <w:r>
        <w:t>e</w:t>
      </w:r>
      <w:r w:rsidRPr="001921BA">
        <w:t xml:space="preserve"> serviço</w:t>
      </w:r>
      <w:r>
        <w:t>s</w:t>
      </w:r>
      <w:r w:rsidRPr="001921BA">
        <w:t xml:space="preserve"> para o órgão profissional a que pertence o auditor dessa organização ou a outros auditores independentes e indagar se o auditor da organização prestadora d</w:t>
      </w:r>
      <w:r>
        <w:t>e</w:t>
      </w:r>
      <w:r w:rsidRPr="001921BA">
        <w:t xml:space="preserve"> serviço</w:t>
      </w:r>
      <w:r>
        <w:t>s</w:t>
      </w:r>
      <w:r w:rsidRPr="001921BA">
        <w:t xml:space="preserve"> está sujeito à supervisão regulatória.</w:t>
      </w:r>
      <w:r>
        <w:t xml:space="preserve"> </w:t>
      </w:r>
      <w:r w:rsidRPr="001921BA">
        <w:t xml:space="preserve">O auditor dessa organização pode estar </w:t>
      </w:r>
      <w:r>
        <w:t>a</w:t>
      </w:r>
      <w:r w:rsidRPr="001921BA">
        <w:t>tuando em uma jurisdição que segue normas diferentes em relação aos relatórios sobre controles d</w:t>
      </w:r>
      <w:r>
        <w:t xml:space="preserve">a </w:t>
      </w:r>
      <w:r w:rsidRPr="001921BA">
        <w:t>organização prestadora de serviços e o auditor pode obter informações sobre as normas seguidas pelo auditor da organização prestadora d</w:t>
      </w:r>
      <w:r>
        <w:t>e</w:t>
      </w:r>
      <w:r w:rsidRPr="001921BA">
        <w:t xml:space="preserve"> serviço</w:t>
      </w:r>
      <w:r>
        <w:t>s</w:t>
      </w:r>
      <w:r w:rsidRPr="001921BA">
        <w:t xml:space="preserve"> junto ao órgão que determina essas normas. </w:t>
      </w:r>
    </w:p>
    <w:p w14:paraId="1274A15C" w14:textId="77777777" w:rsidR="002A7EB0" w:rsidRDefault="002A7EB0" w:rsidP="002A7EB0">
      <w:pPr>
        <w:ind w:left="567" w:hanging="567"/>
        <w:jc w:val="both"/>
      </w:pPr>
    </w:p>
    <w:p w14:paraId="1F5F0E48" w14:textId="77777777" w:rsidR="002A7EB0" w:rsidRDefault="002A7EB0" w:rsidP="002A7EB0">
      <w:pPr>
        <w:ind w:left="567" w:hanging="567"/>
        <w:jc w:val="both"/>
      </w:pPr>
      <w:r w:rsidRPr="001E020F">
        <w:t>A22.</w:t>
      </w:r>
      <w:r w:rsidRPr="001E020F">
        <w:tab/>
      </w:r>
      <w:r>
        <w:t>O R</w:t>
      </w:r>
      <w:r w:rsidRPr="001E020F">
        <w:t xml:space="preserve">elatório </w:t>
      </w:r>
      <w:r>
        <w:t>T</w:t>
      </w:r>
      <w:r w:rsidRPr="001E020F">
        <w:t xml:space="preserve">ipo 1 ou </w:t>
      </w:r>
      <w:r>
        <w:t>Relatório T</w:t>
      </w:r>
      <w:r w:rsidRPr="001E020F">
        <w:t>ipo 2, juntamente com as informações sobre a entidade</w:t>
      </w:r>
      <w:r>
        <w:t xml:space="preserve"> usuária</w:t>
      </w:r>
      <w:r w:rsidRPr="001E020F">
        <w:t>, pode auxiliar o auditor da usuária a obter entendimento:</w:t>
      </w:r>
    </w:p>
    <w:p w14:paraId="1CB39B0D" w14:textId="77777777" w:rsidR="002A7EB0" w:rsidRPr="00490958" w:rsidRDefault="002A7EB0" w:rsidP="002A7EB0">
      <w:pPr>
        <w:ind w:left="567" w:hanging="567"/>
        <w:jc w:val="both"/>
      </w:pPr>
    </w:p>
    <w:p w14:paraId="315012B9" w14:textId="77777777" w:rsidR="002A7EB0" w:rsidRPr="001921BA" w:rsidRDefault="002A7EB0" w:rsidP="002A7EB0">
      <w:pPr>
        <w:ind w:left="1276" w:hanging="425"/>
        <w:jc w:val="both"/>
      </w:pPr>
      <w:r w:rsidRPr="001921BA">
        <w:t>(a)</w:t>
      </w:r>
      <w:r w:rsidRPr="001921BA">
        <w:tab/>
        <w:t>dos aspectos dos controles da organização prestadora de serviços que podem afetar o processamento das transações da entidade</w:t>
      </w:r>
      <w:r>
        <w:t xml:space="preserve"> usuária</w:t>
      </w:r>
      <w:r w:rsidRPr="001921BA">
        <w:t>, incluindo o uso de organizações subcontratadas para prestação de serviços;</w:t>
      </w:r>
    </w:p>
    <w:p w14:paraId="67EB043E" w14:textId="77777777" w:rsidR="002A7EB0" w:rsidRPr="001921BA" w:rsidRDefault="002A7EB0" w:rsidP="002A7EB0">
      <w:pPr>
        <w:ind w:left="1276" w:hanging="425"/>
        <w:jc w:val="both"/>
      </w:pPr>
      <w:r w:rsidRPr="001921BA">
        <w:t>(b)</w:t>
      </w:r>
      <w:r w:rsidRPr="001921BA">
        <w:tab/>
        <w:t>do fluxo de transações significativas pela organização prestadora de serviços para determinar em quais etapas do processo das transações poderiam ocorrer distorções relevantes nas demonstrações contábeis da entidade</w:t>
      </w:r>
      <w:r>
        <w:t xml:space="preserve"> usuária</w:t>
      </w:r>
      <w:r w:rsidRPr="001921BA">
        <w:t>;</w:t>
      </w:r>
    </w:p>
    <w:p w14:paraId="3E0EB1D7" w14:textId="77777777" w:rsidR="002A7EB0" w:rsidRPr="001921BA" w:rsidRDefault="002A7EB0" w:rsidP="002A7EB0">
      <w:pPr>
        <w:ind w:left="1276" w:hanging="425"/>
        <w:jc w:val="both"/>
      </w:pPr>
      <w:r w:rsidRPr="001921BA">
        <w:t>(c)</w:t>
      </w:r>
      <w:r w:rsidRPr="001921BA">
        <w:tab/>
        <w:t>dos objetivos dos controles da organização prestadora de serviços que são relevantes para as afirmações nas demonstrações contábeis da entidade</w:t>
      </w:r>
      <w:r>
        <w:t xml:space="preserve"> usuária</w:t>
      </w:r>
      <w:r w:rsidRPr="001921BA">
        <w:t>; e</w:t>
      </w:r>
    </w:p>
    <w:p w14:paraId="54C94D7C" w14:textId="77777777" w:rsidR="002A7EB0" w:rsidRPr="001921BA" w:rsidRDefault="002A7EB0" w:rsidP="002A7EB0">
      <w:pPr>
        <w:ind w:left="1276" w:hanging="425"/>
        <w:jc w:val="both"/>
      </w:pPr>
      <w:r w:rsidRPr="001921BA">
        <w:t>(d)</w:t>
      </w:r>
      <w:r w:rsidRPr="001921BA">
        <w:tab/>
        <w:t>se os controles da organização prestadora de serviços foram adequadamente desenhados e implementados para evitar ou detectar erros de processamento que poderiam resultar em distorções relevantes nas demonstrações contábeis da entidade</w:t>
      </w:r>
      <w:r>
        <w:t xml:space="preserve"> usuária</w:t>
      </w:r>
      <w:r w:rsidRPr="001921BA">
        <w:t>.</w:t>
      </w:r>
    </w:p>
    <w:p w14:paraId="49AE79B8" w14:textId="77777777" w:rsidR="002A7EB0" w:rsidRDefault="002A7EB0" w:rsidP="002A7EB0">
      <w:pPr>
        <w:ind w:left="567"/>
        <w:jc w:val="both"/>
      </w:pPr>
    </w:p>
    <w:p w14:paraId="4580625B" w14:textId="77777777" w:rsidR="002A7EB0" w:rsidRPr="001921BA" w:rsidRDefault="002A7EB0" w:rsidP="002A7EB0">
      <w:pPr>
        <w:ind w:left="567"/>
        <w:jc w:val="both"/>
      </w:pPr>
      <w:r>
        <w:t xml:space="preserve">O </w:t>
      </w:r>
      <w:r w:rsidRPr="001921BA">
        <w:t xml:space="preserve">relatório do </w:t>
      </w:r>
      <w:r>
        <w:t>Tipo</w:t>
      </w:r>
      <w:r w:rsidRPr="001921BA">
        <w:t xml:space="preserve"> 1 ou </w:t>
      </w:r>
      <w:r>
        <w:t>Tipo</w:t>
      </w:r>
      <w:r w:rsidRPr="001921BA">
        <w:t xml:space="preserve"> 2 pode auxiliar o auditor da usuária a obter entendimento suficiente para identificar e avaliar os riscos de distorção relevante. Entretanto, </w:t>
      </w:r>
      <w:r>
        <w:t>o R</w:t>
      </w:r>
      <w:r w:rsidRPr="001921BA">
        <w:t xml:space="preserve">elatório </w:t>
      </w:r>
      <w:r>
        <w:t>T</w:t>
      </w:r>
      <w:r w:rsidRPr="001921BA">
        <w:t>ipo 1 não fornece nenhuma evidência da efetividade operacional dos controles relevantes.</w:t>
      </w:r>
    </w:p>
    <w:p w14:paraId="694A2714" w14:textId="77777777" w:rsidR="002A7EB0" w:rsidRDefault="002A7EB0" w:rsidP="002A7EB0">
      <w:pPr>
        <w:ind w:left="567" w:hanging="567"/>
        <w:jc w:val="both"/>
      </w:pPr>
    </w:p>
    <w:p w14:paraId="5CCA2B4A" w14:textId="77777777" w:rsidR="002A7EB0" w:rsidRDefault="002A7EB0" w:rsidP="002A7EB0">
      <w:pPr>
        <w:ind w:left="567" w:hanging="567"/>
        <w:jc w:val="both"/>
      </w:pPr>
      <w:r w:rsidRPr="001921BA">
        <w:t>A23.</w:t>
      </w:r>
      <w:r w:rsidRPr="001921BA">
        <w:tab/>
      </w:r>
      <w:r>
        <w:t>O R</w:t>
      </w:r>
      <w:r w:rsidRPr="001921BA">
        <w:t xml:space="preserve">elatório </w:t>
      </w:r>
      <w:r>
        <w:t>T</w:t>
      </w:r>
      <w:r w:rsidRPr="001921BA">
        <w:t>ipo 1 ou</w:t>
      </w:r>
      <w:r>
        <w:t xml:space="preserve"> Relatório</w:t>
      </w:r>
      <w:r w:rsidRPr="001921BA">
        <w:t xml:space="preserve"> </w:t>
      </w:r>
      <w:r>
        <w:t>T</w:t>
      </w:r>
      <w:r w:rsidRPr="001921BA">
        <w:t>ipo 2 datado ou correspondente a um período fora do período de apresentação de relatório d</w:t>
      </w:r>
      <w:r>
        <w:t xml:space="preserve">a </w:t>
      </w:r>
      <w:r w:rsidRPr="001921BA">
        <w:t>entidade</w:t>
      </w:r>
      <w:r>
        <w:t xml:space="preserve"> usuária</w:t>
      </w:r>
      <w:r w:rsidRPr="001921BA">
        <w:t xml:space="preserve"> pode auxiliar o auditor da usuária a obter entendimento preliminar dos controles implementados na organização prestadora de serviços se o relatório for complementado com informações atuais adicionais de outras fontes. Se a descrição dos controles pela organização prestadora de serviços é de uma data ou corresponde a um período anterior ao início do período sob auditoria, o auditor </w:t>
      </w:r>
      <w:r>
        <w:t xml:space="preserve">da usuária </w:t>
      </w:r>
      <w:r w:rsidRPr="001921BA">
        <w:t xml:space="preserve">pode realizar procedimentos para atualizar as informações </w:t>
      </w:r>
      <w:r>
        <w:t>n</w:t>
      </w:r>
      <w:r w:rsidRPr="001921BA">
        <w:t xml:space="preserve">o </w:t>
      </w:r>
      <w:r>
        <w:t>R</w:t>
      </w:r>
      <w:r w:rsidRPr="001921BA">
        <w:t xml:space="preserve">elatório </w:t>
      </w:r>
      <w:r>
        <w:t>T</w:t>
      </w:r>
      <w:r w:rsidRPr="001921BA">
        <w:t>ipo 1 ou</w:t>
      </w:r>
      <w:r>
        <w:t xml:space="preserve"> Relatório</w:t>
      </w:r>
      <w:r w:rsidRPr="001921BA">
        <w:t xml:space="preserve"> </w:t>
      </w:r>
      <w:r>
        <w:t>T</w:t>
      </w:r>
      <w:r w:rsidRPr="001921BA">
        <w:t>ipo 2, como:</w:t>
      </w:r>
    </w:p>
    <w:p w14:paraId="52EBADD8" w14:textId="77777777" w:rsidR="002A7EB0" w:rsidRPr="001921BA" w:rsidRDefault="002A7EB0" w:rsidP="002A7EB0">
      <w:pPr>
        <w:ind w:left="567" w:hanging="567"/>
        <w:jc w:val="both"/>
      </w:pPr>
    </w:p>
    <w:p w14:paraId="367909E4" w14:textId="77777777" w:rsidR="002A7EB0" w:rsidRPr="001921BA" w:rsidRDefault="002A7EB0">
      <w:pPr>
        <w:numPr>
          <w:ilvl w:val="0"/>
          <w:numId w:val="171"/>
        </w:numPr>
        <w:spacing w:after="0" w:line="240" w:lineRule="auto"/>
        <w:ind w:left="1134" w:hanging="283"/>
        <w:jc w:val="both"/>
      </w:pPr>
      <w:r w:rsidRPr="001921BA">
        <w:t>discutir as mudanças na organização prestadora de serviços com o pessoal da entidade</w:t>
      </w:r>
      <w:r>
        <w:t xml:space="preserve"> usuária </w:t>
      </w:r>
      <w:r w:rsidRPr="001921BA">
        <w:t>que poderia saber sobre essas mudanças;</w:t>
      </w:r>
    </w:p>
    <w:p w14:paraId="5C7D422C" w14:textId="77777777" w:rsidR="002A7EB0" w:rsidRPr="001921BA" w:rsidRDefault="002A7EB0">
      <w:pPr>
        <w:numPr>
          <w:ilvl w:val="0"/>
          <w:numId w:val="171"/>
        </w:numPr>
        <w:spacing w:after="0" w:line="240" w:lineRule="auto"/>
        <w:ind w:left="1134" w:hanging="283"/>
        <w:jc w:val="both"/>
      </w:pPr>
      <w:r w:rsidRPr="001921BA">
        <w:t xml:space="preserve">revisar a documentação e correspondência atuais emitidas pela organização prestadora de serviços; ou </w:t>
      </w:r>
    </w:p>
    <w:p w14:paraId="4C6083BA" w14:textId="77777777" w:rsidR="002A7EB0" w:rsidRPr="001921BA" w:rsidRDefault="002A7EB0">
      <w:pPr>
        <w:numPr>
          <w:ilvl w:val="0"/>
          <w:numId w:val="171"/>
        </w:numPr>
        <w:spacing w:after="0" w:line="240" w:lineRule="auto"/>
        <w:ind w:left="1134" w:hanging="283"/>
        <w:jc w:val="both"/>
      </w:pPr>
      <w:r w:rsidRPr="001921BA">
        <w:t xml:space="preserve">discutir as mudanças com </w:t>
      </w:r>
      <w:r>
        <w:t xml:space="preserve">o </w:t>
      </w:r>
      <w:r w:rsidRPr="001921BA">
        <w:t>pessoal da organização prestadora de serviços.</w:t>
      </w:r>
    </w:p>
    <w:p w14:paraId="2DAA4612" w14:textId="77777777" w:rsidR="002A7EB0" w:rsidRDefault="002A7EB0" w:rsidP="002A7EB0">
      <w:pPr>
        <w:ind w:left="567" w:hanging="567"/>
        <w:jc w:val="both"/>
      </w:pPr>
    </w:p>
    <w:p w14:paraId="784EEFA9" w14:textId="77777777" w:rsidR="002A7EB0" w:rsidRPr="001921BA" w:rsidRDefault="002A7EB0" w:rsidP="002A7EB0">
      <w:pPr>
        <w:ind w:left="567" w:hanging="567"/>
        <w:jc w:val="both"/>
      </w:pPr>
      <w:r w:rsidRPr="00721753">
        <w:rPr>
          <w:b/>
        </w:rPr>
        <w:t>Respostas aos riscos avaliados de distorção relevante</w:t>
      </w:r>
      <w:r w:rsidRPr="001921BA">
        <w:t xml:space="preserve"> (</w:t>
      </w:r>
      <w:r>
        <w:t>v</w:t>
      </w:r>
      <w:r w:rsidRPr="001921BA">
        <w:t>er item 15)</w:t>
      </w:r>
    </w:p>
    <w:p w14:paraId="074D1F68" w14:textId="77777777" w:rsidR="002A7EB0" w:rsidRDefault="002A7EB0" w:rsidP="002A7EB0">
      <w:pPr>
        <w:ind w:left="567" w:hanging="567"/>
        <w:jc w:val="both"/>
      </w:pPr>
    </w:p>
    <w:p w14:paraId="34BA99BF" w14:textId="77777777" w:rsidR="002A7EB0" w:rsidRDefault="002A7EB0" w:rsidP="002A7EB0">
      <w:pPr>
        <w:ind w:left="567" w:hanging="567"/>
        <w:jc w:val="both"/>
      </w:pPr>
      <w:r>
        <w:t>A24.</w:t>
      </w:r>
      <w:r>
        <w:tab/>
        <w:t>O fato do uso de uma organização prestadora de serviços aumentar o risco de distorção relevante da entidade usuária depende da natureza dos serviços prestados e dos controles sobre esses serviços. Em alguns casos, o uso de uma organização prestadora de serviços pode diminuir o risco de distorção relevante da entidade usuária, especialmente se a própria entidade usuária não possui a especialização necessária para assumir atividades específicas, como início, processamento e registro de transações, ou não tem os recursos adequados (por exemplo, um sistema de TI).</w:t>
      </w:r>
    </w:p>
    <w:p w14:paraId="75A8FA5E" w14:textId="77777777" w:rsidR="002A7EB0" w:rsidRPr="00490958" w:rsidRDefault="002A7EB0" w:rsidP="002A7EB0">
      <w:pPr>
        <w:ind w:left="567" w:hanging="567"/>
        <w:jc w:val="both"/>
      </w:pPr>
    </w:p>
    <w:p w14:paraId="6E99DB03" w14:textId="77777777" w:rsidR="002A7EB0" w:rsidRPr="001921BA" w:rsidRDefault="002A7EB0" w:rsidP="002A7EB0">
      <w:pPr>
        <w:ind w:left="567" w:hanging="567"/>
        <w:jc w:val="both"/>
      </w:pPr>
      <w:r w:rsidRPr="001921BA">
        <w:t>A25.</w:t>
      </w:r>
      <w:r w:rsidRPr="001921BA">
        <w:tab/>
        <w:t>Quando a organização prestadora de serviços mantém elementos relevantes dos registros contábeis da entidade</w:t>
      </w:r>
      <w:r>
        <w:t xml:space="preserve"> usuária</w:t>
      </w:r>
      <w:r w:rsidRPr="001921BA">
        <w:t xml:space="preserve">, pode ser necessário o acesso direto a esses registros pelo auditor da usuária para obter evidência de auditoria </w:t>
      </w:r>
      <w:r>
        <w:t>apropriada</w:t>
      </w:r>
      <w:r w:rsidRPr="001921BA">
        <w:t xml:space="preserve"> e suficiente para as operações de controle sobre esses registros, ou para comprovar as transações e os saldos registrados nesses registros, ou </w:t>
      </w:r>
      <w:r>
        <w:t>ambos</w:t>
      </w:r>
      <w:r w:rsidRPr="001921BA">
        <w:t xml:space="preserve">. Esse acesso pode envolver a inspeção física dos registros nas instalações da organização prestadora de serviços ou o exame de registros da entidade </w:t>
      </w:r>
      <w:r>
        <w:t xml:space="preserve">usuária </w:t>
      </w:r>
      <w:r w:rsidRPr="001921BA">
        <w:t xml:space="preserve">ou de outra localidade mantidos eletronicamente, ou ambos. Quando se consegue o acesso direto eletronicamente, o auditor pode obter evidência sobre a adequação dos controles executados pela organização prestadora de serviços sobre a integridade dos dados da entidade </w:t>
      </w:r>
      <w:r>
        <w:t xml:space="preserve">usuária </w:t>
      </w:r>
      <w:r w:rsidRPr="001921BA">
        <w:t xml:space="preserve">pelos quais a organização prestadora de serviços é responsável. </w:t>
      </w:r>
    </w:p>
    <w:p w14:paraId="1F73ED77" w14:textId="77777777" w:rsidR="002A7EB0" w:rsidRDefault="002A7EB0" w:rsidP="002A7EB0">
      <w:pPr>
        <w:ind w:left="567" w:hanging="567"/>
        <w:jc w:val="both"/>
      </w:pPr>
    </w:p>
    <w:p w14:paraId="3D69ACF2" w14:textId="77777777" w:rsidR="002A7EB0" w:rsidRDefault="002A7EB0" w:rsidP="002A7EB0">
      <w:pPr>
        <w:ind w:left="567" w:hanging="567"/>
        <w:jc w:val="both"/>
      </w:pPr>
      <w:r w:rsidRPr="001921BA">
        <w:t>A26.</w:t>
      </w:r>
      <w:r w:rsidRPr="001921BA">
        <w:tab/>
        <w:t>Ao determinar a natureza e</w:t>
      </w:r>
      <w:r>
        <w:t xml:space="preserve"> a</w:t>
      </w:r>
      <w:r w:rsidRPr="001921BA">
        <w:t xml:space="preserve"> extensão da evidência de auditoria a ser obtida em relação aos saldos que representam ativos mantidos ou transações assumidas por uma organização prestadora de serviços em nome da entidade</w:t>
      </w:r>
      <w:r>
        <w:t xml:space="preserve"> usuária</w:t>
      </w:r>
      <w:r w:rsidRPr="001921BA">
        <w:t>, os seguintes procedimentos podem ser considerados pelo auditor da usuária:</w:t>
      </w:r>
    </w:p>
    <w:p w14:paraId="1A1C9B08" w14:textId="77777777" w:rsidR="002A7EB0" w:rsidRPr="001921BA" w:rsidRDefault="002A7EB0" w:rsidP="002A7EB0">
      <w:pPr>
        <w:ind w:left="567" w:hanging="567"/>
        <w:jc w:val="both"/>
      </w:pPr>
    </w:p>
    <w:p w14:paraId="56743096" w14:textId="77777777" w:rsidR="002A7EB0" w:rsidRPr="001921BA" w:rsidRDefault="002A7EB0" w:rsidP="002A7EB0">
      <w:pPr>
        <w:ind w:left="1276" w:hanging="425"/>
        <w:jc w:val="both"/>
      </w:pPr>
      <w:r w:rsidRPr="001921BA">
        <w:t>(a)</w:t>
      </w:r>
      <w:r w:rsidRPr="001921BA">
        <w:tab/>
      </w:r>
      <w:r>
        <w:t>I</w:t>
      </w:r>
      <w:r w:rsidRPr="001921BA">
        <w:t>nspeção dos registros e documentos mantidos pela entidade</w:t>
      </w:r>
      <w:r>
        <w:t xml:space="preserve"> usuária</w:t>
      </w:r>
      <w:r w:rsidRPr="001921BA">
        <w:t>: a confiabilidade dessa fonte de evidência é determinada pela natureza e extensão dos registros contábeis e pela documentação suporte retida pela entidade</w:t>
      </w:r>
      <w:r>
        <w:t xml:space="preserve"> usuária</w:t>
      </w:r>
      <w:r w:rsidRPr="001921BA">
        <w:t>. Em alguns casos, a entidade</w:t>
      </w:r>
      <w:r>
        <w:t xml:space="preserve"> usuária</w:t>
      </w:r>
      <w:r w:rsidRPr="001921BA">
        <w:t xml:space="preserve"> pode não manter registros detalhados independentes ou documentação de transações específicas assumidas em seu nome</w:t>
      </w:r>
      <w:r>
        <w:t>.</w:t>
      </w:r>
      <w:r w:rsidRPr="001921BA">
        <w:t xml:space="preserve"> </w:t>
      </w:r>
    </w:p>
    <w:p w14:paraId="4278CA8D" w14:textId="77777777" w:rsidR="002A7EB0" w:rsidRPr="001921BA" w:rsidRDefault="002A7EB0" w:rsidP="002A7EB0">
      <w:pPr>
        <w:ind w:left="1276" w:hanging="425"/>
        <w:jc w:val="both"/>
      </w:pPr>
      <w:r w:rsidRPr="001921BA">
        <w:t xml:space="preserve">(b) </w:t>
      </w:r>
      <w:r w:rsidRPr="001921BA">
        <w:tab/>
      </w:r>
      <w:r>
        <w:t>I</w:t>
      </w:r>
      <w:r w:rsidRPr="001921BA">
        <w:t>nspeção dos registros e documentos mantidos pela organização prestadora de serviços: o acesso do auditor da usuária aos registros da organização prestadora de serviços pode ser estabelecido como parte dos arranjos contratuais entre a entidade</w:t>
      </w:r>
      <w:r>
        <w:t xml:space="preserve"> usuária</w:t>
      </w:r>
      <w:r w:rsidRPr="001921BA">
        <w:t xml:space="preserve"> e a organização prestadora de serviços. O auditor também pode utilizar outro auditor em seu nome para conseguir acesso aos registros da entidade </w:t>
      </w:r>
      <w:r>
        <w:t xml:space="preserve">usuária </w:t>
      </w:r>
      <w:r w:rsidRPr="001921BA">
        <w:t>mantidos pela organização prestadora de serviços</w:t>
      </w:r>
      <w:r>
        <w:t>.</w:t>
      </w:r>
    </w:p>
    <w:p w14:paraId="2EFF57D1" w14:textId="77777777" w:rsidR="002A7EB0" w:rsidRPr="001921BA" w:rsidRDefault="002A7EB0" w:rsidP="002A7EB0">
      <w:pPr>
        <w:ind w:left="1276" w:hanging="425"/>
        <w:jc w:val="both"/>
      </w:pPr>
      <w:r w:rsidRPr="001921BA">
        <w:t>(c)</w:t>
      </w:r>
      <w:r w:rsidRPr="001921BA">
        <w:tab/>
      </w:r>
      <w:r>
        <w:t>O</w:t>
      </w:r>
      <w:r w:rsidRPr="001921BA">
        <w:t xml:space="preserve">btenção de confirmações de saldos e transações pela organização prestadora de serviços: quando a entidade </w:t>
      </w:r>
      <w:r>
        <w:t xml:space="preserve">usuária </w:t>
      </w:r>
      <w:r w:rsidRPr="001921BA">
        <w:t>mantém registros independentes de saldos e transações, a confirmação com a organização prestadora de serviços corroborando os registros da entidade</w:t>
      </w:r>
      <w:r>
        <w:t xml:space="preserve"> usuária</w:t>
      </w:r>
      <w:r w:rsidRPr="001921BA">
        <w:t xml:space="preserve"> pode constituir evidência de auditoria confiável em relação à existência das transações e dos ativos envolvidos. Por exemplo, quando são </w:t>
      </w:r>
      <w:r>
        <w:t>utilizadas</w:t>
      </w:r>
      <w:r w:rsidRPr="001921BA">
        <w:t xml:space="preserve"> diversas organizações prestadoras de serviços, como um gestor de investimentos e um custodiante, e essas organizações mantêm registros independentes, o auditor da usuária pode confirmar saldos com essas organizações para comparar essas informações com as dos registros independentes da entidade</w:t>
      </w:r>
      <w:r>
        <w:t xml:space="preserve"> usuária</w:t>
      </w:r>
      <w:r w:rsidRPr="001921BA">
        <w:t xml:space="preserve">. </w:t>
      </w:r>
    </w:p>
    <w:p w14:paraId="14D8C98A" w14:textId="77777777" w:rsidR="002A7EB0" w:rsidRDefault="002A7EB0" w:rsidP="002A7EB0">
      <w:pPr>
        <w:ind w:left="1134" w:hanging="425"/>
        <w:jc w:val="both"/>
      </w:pPr>
      <w:r w:rsidRPr="00B32DFE">
        <w:tab/>
      </w:r>
    </w:p>
    <w:p w14:paraId="5BB87A17" w14:textId="77777777" w:rsidR="002A7EB0" w:rsidRDefault="002A7EB0" w:rsidP="002A7EB0">
      <w:pPr>
        <w:ind w:left="567"/>
        <w:jc w:val="both"/>
      </w:pPr>
      <w:r w:rsidRPr="001921BA">
        <w:t>Se a entidade</w:t>
      </w:r>
      <w:r>
        <w:t xml:space="preserve"> usuária</w:t>
      </w:r>
      <w:r w:rsidRPr="001921BA">
        <w:t xml:space="preserve"> não mantém registros independentes, as informações obtidas em confirmações com a organização prestadora de serviços são apenas uma afirmação do que está refletido nos registros mantidos pela própria organização prestadora de serviços. Portanto, essas confirmações isoladamente não constituem evidência de auditoria confiável. Nessas circunstâncias, o auditor da usuária pode considerar como alternativa identificar uma fonte de evidência independente.</w:t>
      </w:r>
    </w:p>
    <w:p w14:paraId="4F309EB8" w14:textId="77777777" w:rsidR="002A7EB0" w:rsidRPr="001921BA" w:rsidRDefault="002A7EB0" w:rsidP="002A7EB0">
      <w:pPr>
        <w:ind w:left="567"/>
        <w:jc w:val="both"/>
      </w:pPr>
    </w:p>
    <w:p w14:paraId="1745D4EF" w14:textId="77777777" w:rsidR="002A7EB0" w:rsidRDefault="002A7EB0" w:rsidP="002A7EB0">
      <w:pPr>
        <w:ind w:left="1276" w:hanging="425"/>
        <w:jc w:val="both"/>
      </w:pPr>
      <w:r>
        <w:t>(d)</w:t>
      </w:r>
      <w:r>
        <w:tab/>
        <w:t>Execução de procedimentos analíticos sobre os registros mantidos pela entidade usuária ou sobre os relatórios recebidos da organização prestadora de serviços: a eficácia dos procedimentos analíticos provavelmente varia por afirmação e será afetada pela extensão e pelos detalhes das informações disponíveis.</w:t>
      </w:r>
    </w:p>
    <w:p w14:paraId="6D06915D" w14:textId="77777777" w:rsidR="002A7EB0" w:rsidRDefault="002A7EB0" w:rsidP="002A7EB0">
      <w:pPr>
        <w:ind w:left="567" w:hanging="567"/>
        <w:jc w:val="both"/>
      </w:pPr>
    </w:p>
    <w:p w14:paraId="300393FF" w14:textId="77777777" w:rsidR="002A7EB0" w:rsidRDefault="002A7EB0" w:rsidP="002A7EB0">
      <w:pPr>
        <w:ind w:left="567" w:hanging="567"/>
        <w:jc w:val="both"/>
      </w:pPr>
      <w:r>
        <w:t>A27.</w:t>
      </w:r>
      <w:r>
        <w:tab/>
        <w:t xml:space="preserve">Outro auditor pode executar </w:t>
      </w:r>
      <w:r w:rsidRPr="001921BA">
        <w:t xml:space="preserve">procedimentos de natureza substantiva em benefício dos auditores da entidade usuária. Esse trabalho pode envolver a execução por outro auditor de procedimentos acordados pela entidade usuária e seu auditor e pela organização prestadora de serviços e seu auditor. Os resultados decorrentes dos procedimentos executados por outro auditor são revisados pelo auditor da entidade usuária para determinar se eles constituem evidência de auditoria </w:t>
      </w:r>
      <w:r>
        <w:t>apropriada</w:t>
      </w:r>
      <w:r w:rsidRPr="001921BA">
        <w:t xml:space="preserve"> e suficiente. Além disso, pode haver requisitos impostos por autoridades governamentais ou por meio de cláusulas contratuais pelos quais </w:t>
      </w:r>
      <w:r>
        <w:t xml:space="preserve">o </w:t>
      </w:r>
      <w:r w:rsidRPr="001921BA">
        <w:t>auditor da organização prestadora d</w:t>
      </w:r>
      <w:r>
        <w:t>e</w:t>
      </w:r>
      <w:r w:rsidRPr="001921BA">
        <w:t xml:space="preserve"> serviço</w:t>
      </w:r>
      <w:r>
        <w:t>s</w:t>
      </w:r>
      <w:r w:rsidRPr="001921BA">
        <w:t xml:space="preserve"> realiza procedimentos </w:t>
      </w:r>
      <w:r>
        <w:t>requeridos</w:t>
      </w:r>
      <w:r w:rsidRPr="001921BA">
        <w:t xml:space="preserve"> de natureza substantiva. Os resultados da aplicação dos procedimentos requeridos a</w:t>
      </w:r>
      <w:r>
        <w:t>os</w:t>
      </w:r>
      <w:r w:rsidRPr="001921BA">
        <w:t xml:space="preserve"> saldos e transações processadas pela organização prestadora de serviços podem ser utilizados</w:t>
      </w:r>
      <w:r>
        <w:t xml:space="preserve"> </w:t>
      </w:r>
      <w:r w:rsidRPr="001921BA">
        <w:t xml:space="preserve">pelos auditores da </w:t>
      </w:r>
      <w:r>
        <w:t>usuária</w:t>
      </w:r>
      <w:r w:rsidRPr="001921BA">
        <w:t xml:space="preserve"> como parte da evidência necessária para suportar suas opiniões de auditoria. Nessas circunstâncias, pode ser útil que o auditor da </w:t>
      </w:r>
      <w:r>
        <w:t>usuária</w:t>
      </w:r>
      <w:r w:rsidRPr="001921BA">
        <w:t xml:space="preserve"> e o auditor da organização prestadora d</w:t>
      </w:r>
      <w:r>
        <w:t>e</w:t>
      </w:r>
      <w:r w:rsidRPr="001921BA">
        <w:t xml:space="preserve"> serviço</w:t>
      </w:r>
      <w:r>
        <w:t>s</w:t>
      </w:r>
      <w:r w:rsidRPr="001921BA">
        <w:t xml:space="preserve"> concordem,</w:t>
      </w:r>
      <w:r>
        <w:t xml:space="preserve"> antes de executar os procedimentos, quanto à documentação de auditoria ou ao acesso à documentação de auditoria que será fornecida ao auditor da usuária. </w:t>
      </w:r>
    </w:p>
    <w:p w14:paraId="1451772E" w14:textId="77777777" w:rsidR="002A7EB0" w:rsidRDefault="002A7EB0" w:rsidP="002A7EB0">
      <w:pPr>
        <w:ind w:left="567" w:hanging="567"/>
        <w:jc w:val="both"/>
      </w:pPr>
    </w:p>
    <w:p w14:paraId="1455D583" w14:textId="77777777" w:rsidR="002A7EB0" w:rsidRPr="001921BA" w:rsidRDefault="002A7EB0" w:rsidP="002A7EB0">
      <w:pPr>
        <w:ind w:left="567" w:hanging="567"/>
        <w:jc w:val="both"/>
      </w:pPr>
      <w:r w:rsidRPr="001921BA">
        <w:t>A28.</w:t>
      </w:r>
      <w:r w:rsidRPr="001921BA">
        <w:tab/>
        <w:t>Em certas circunstâncias, especificamente quando a entidade terceiriza algumas ou todas as suas funções financeiras para uma organização prestadora de serviços, o auditor da usuária</w:t>
      </w:r>
      <w:r>
        <w:t xml:space="preserve"> </w:t>
      </w:r>
      <w:r w:rsidRPr="001921BA">
        <w:t xml:space="preserve">pode se deparar com uma situação em que uma parte significativa da evidência de auditoria está na organização prestadora de serviços. Pode ser necessário que o auditor da </w:t>
      </w:r>
      <w:r>
        <w:t>usuária</w:t>
      </w:r>
      <w:r w:rsidRPr="001921BA">
        <w:t xml:space="preserve"> ou outro auditor em seu nome realize procedimentos substantivos na organização prestadora de serviços. O auditor da organização prestadora d</w:t>
      </w:r>
      <w:r>
        <w:t>e</w:t>
      </w:r>
      <w:r w:rsidRPr="001921BA">
        <w:t xml:space="preserve"> serviço</w:t>
      </w:r>
      <w:r>
        <w:t>s</w:t>
      </w:r>
      <w:r w:rsidRPr="001921BA">
        <w:t xml:space="preserve"> pode fornecer </w:t>
      </w:r>
      <w:r>
        <w:t>o Relatório Tipo</w:t>
      </w:r>
      <w:r w:rsidRPr="001921BA">
        <w:t xml:space="preserve"> 2 e, além disso, pode executar procedimentos substantivos em nome do auditor da </w:t>
      </w:r>
      <w:r>
        <w:t>usuária</w:t>
      </w:r>
      <w:r w:rsidRPr="001921BA">
        <w:t xml:space="preserve">. O envolvimento de outro auditor não altera a responsabilidade do auditor da </w:t>
      </w:r>
      <w:r>
        <w:t>usuária</w:t>
      </w:r>
      <w:r w:rsidRPr="001921BA">
        <w:t xml:space="preserve"> de obter evidência de auditoria apropriada e suficiente para conseguir uma base razoável para suportar sua opinião. Conseq</w:t>
      </w:r>
      <w:r>
        <w:t>u</w:t>
      </w:r>
      <w:r w:rsidRPr="001921BA">
        <w:t>entemente, a consideração do auditor</w:t>
      </w:r>
      <w:r>
        <w:t xml:space="preserve"> da usuária</w:t>
      </w:r>
      <w:r w:rsidRPr="001921BA">
        <w:t xml:space="preserve"> </w:t>
      </w:r>
      <w:r>
        <w:t>acerca</w:t>
      </w:r>
      <w:r w:rsidRPr="001921BA">
        <w:t xml:space="preserve"> </w:t>
      </w:r>
      <w:r>
        <w:t>da</w:t>
      </w:r>
      <w:r w:rsidRPr="001921BA">
        <w:t xml:space="preserve"> obt</w:t>
      </w:r>
      <w:r>
        <w:t>enção de</w:t>
      </w:r>
      <w:r w:rsidRPr="001921BA">
        <w:t xml:space="preserve"> evidência de auditoria apropriada e suficiente e se ele precisa executar procedimentos substantivos adicionais inclui o seu envolvimento, ou a respectiva evidência, com a orientação, supervisão e execução dos procedimentos substantivos por outro auditor. </w:t>
      </w:r>
    </w:p>
    <w:p w14:paraId="3BECC61A" w14:textId="77777777" w:rsidR="002A7EB0" w:rsidRDefault="002A7EB0" w:rsidP="002A7EB0">
      <w:pPr>
        <w:ind w:left="567" w:hanging="567"/>
        <w:jc w:val="both"/>
      </w:pPr>
    </w:p>
    <w:p w14:paraId="0578A02D" w14:textId="77777777" w:rsidR="002A7EB0" w:rsidRPr="001921BA" w:rsidRDefault="002A7EB0" w:rsidP="002A7EB0">
      <w:pPr>
        <w:ind w:left="567" w:hanging="567"/>
        <w:jc w:val="both"/>
      </w:pPr>
      <w:r w:rsidRPr="001921BA">
        <w:t>Testes de controles (ver item 16)</w:t>
      </w:r>
    </w:p>
    <w:p w14:paraId="7FA591D2" w14:textId="77777777" w:rsidR="002A7EB0" w:rsidRDefault="002A7EB0" w:rsidP="002A7EB0">
      <w:pPr>
        <w:ind w:left="567" w:hanging="567"/>
        <w:jc w:val="both"/>
      </w:pPr>
    </w:p>
    <w:p w14:paraId="0DD81D54" w14:textId="77777777" w:rsidR="002A7EB0" w:rsidRDefault="002A7EB0" w:rsidP="002A7EB0">
      <w:pPr>
        <w:ind w:left="567" w:hanging="567"/>
        <w:jc w:val="both"/>
      </w:pPr>
      <w:r w:rsidRPr="001921BA">
        <w:t>A29.</w:t>
      </w:r>
      <w:r w:rsidRPr="001921BA">
        <w:tab/>
      </w:r>
      <w:r>
        <w:t>É requerido do</w:t>
      </w:r>
      <w:r w:rsidRPr="001921BA">
        <w:t xml:space="preserve"> auditor da usuária, segundo a NBC TA 330</w:t>
      </w:r>
      <w:r>
        <w:t>,</w:t>
      </w:r>
      <w:r w:rsidRPr="001921BA">
        <w:t xml:space="preserve"> item 8, elaborar e executar testes de controles para obter evidência de auditoria </w:t>
      </w:r>
      <w:r>
        <w:t>apropriada</w:t>
      </w:r>
      <w:r w:rsidRPr="001921BA">
        <w:t xml:space="preserve"> e suficiente sobre a efetividade operacional de controles relevantes em certas circunstâncias. No contexto de uma organização prestadora de serviços, esse requisito se aplica quando:</w:t>
      </w:r>
    </w:p>
    <w:p w14:paraId="36E9D2B1" w14:textId="77777777" w:rsidR="002A7EB0" w:rsidRPr="001921BA" w:rsidRDefault="002A7EB0" w:rsidP="002A7EB0">
      <w:pPr>
        <w:ind w:left="567" w:hanging="567"/>
        <w:jc w:val="both"/>
      </w:pPr>
    </w:p>
    <w:p w14:paraId="4344AC76" w14:textId="77777777" w:rsidR="002A7EB0" w:rsidRPr="001921BA" w:rsidRDefault="002A7EB0" w:rsidP="002A7EB0">
      <w:pPr>
        <w:ind w:left="1276" w:hanging="425"/>
        <w:jc w:val="both"/>
      </w:pPr>
      <w:r w:rsidRPr="001921BA">
        <w:t>(a)</w:t>
      </w:r>
      <w:r w:rsidRPr="001921BA">
        <w:tab/>
        <w:t>a avaliação</w:t>
      </w:r>
      <w:r>
        <w:t>,</w:t>
      </w:r>
      <w:r w:rsidRPr="001921BA">
        <w:t xml:space="preserve"> do auditor da usuária</w:t>
      </w:r>
      <w:r>
        <w:t>,</w:t>
      </w:r>
      <w:r w:rsidRPr="001921BA">
        <w:t xml:space="preserve"> dos riscos de distorção relevante inclui a expectativa de que os controles da organização prestadora de serviços estejam operando de maneira efetiva (ou seja, o auditor </w:t>
      </w:r>
      <w:r>
        <w:t xml:space="preserve">da usuária </w:t>
      </w:r>
      <w:r w:rsidRPr="001921BA">
        <w:t>pretende confiar na efetividade operacional dos controles da organização prestadora de serviços na determinação da natureza, época e extensão dos procedimentos substantivos); ou</w:t>
      </w:r>
    </w:p>
    <w:p w14:paraId="3C9914BE" w14:textId="77777777" w:rsidR="002A7EB0" w:rsidRPr="001921BA" w:rsidRDefault="002A7EB0" w:rsidP="002A7EB0">
      <w:pPr>
        <w:ind w:left="1276" w:hanging="425"/>
        <w:jc w:val="both"/>
      </w:pPr>
      <w:r w:rsidRPr="001921BA">
        <w:t>(b)</w:t>
      </w:r>
      <w:r w:rsidRPr="001921BA">
        <w:tab/>
        <w:t>os procedimentos substantivos, isoladamente ou combinados com testes de efetividade operacional dos controles da entidade</w:t>
      </w:r>
      <w:r>
        <w:t xml:space="preserve"> usuária</w:t>
      </w:r>
      <w:r w:rsidRPr="001921BA">
        <w:t>, não podem fornecer evidência de auditoria apropriada e suficiente no nível de afirmações.</w:t>
      </w:r>
    </w:p>
    <w:p w14:paraId="57BD89C0" w14:textId="77777777" w:rsidR="002A7EB0" w:rsidRDefault="002A7EB0" w:rsidP="002A7EB0">
      <w:pPr>
        <w:ind w:left="567" w:hanging="567"/>
        <w:jc w:val="both"/>
      </w:pPr>
    </w:p>
    <w:p w14:paraId="1D5A6497" w14:textId="77777777" w:rsidR="002A7EB0" w:rsidRPr="001921BA" w:rsidRDefault="002A7EB0" w:rsidP="002A7EB0">
      <w:pPr>
        <w:ind w:left="567" w:hanging="567"/>
        <w:jc w:val="both"/>
      </w:pPr>
      <w:r w:rsidRPr="001921BA">
        <w:t>A30.</w:t>
      </w:r>
      <w:r w:rsidRPr="001921BA">
        <w:tab/>
        <w:t xml:space="preserve">Se </w:t>
      </w:r>
      <w:r>
        <w:t>o Relatório Tipo</w:t>
      </w:r>
      <w:r w:rsidRPr="001921BA">
        <w:t xml:space="preserve"> 2 </w:t>
      </w:r>
      <w:r>
        <w:t xml:space="preserve">não estiver </w:t>
      </w:r>
      <w:r w:rsidRPr="001921BA">
        <w:t>disponível, o auditor da usuária pode entrar em contato com a organização prestadora de serviços por meio da entidade</w:t>
      </w:r>
      <w:r>
        <w:t xml:space="preserve"> usuária</w:t>
      </w:r>
      <w:r w:rsidRPr="001921BA">
        <w:t xml:space="preserve"> para requerer que seja contratado um auditor pela organização prestadora d</w:t>
      </w:r>
      <w:r>
        <w:t>e</w:t>
      </w:r>
      <w:r w:rsidRPr="001921BA">
        <w:t xml:space="preserve"> serviço</w:t>
      </w:r>
      <w:r>
        <w:t>s</w:t>
      </w:r>
      <w:r w:rsidRPr="001921BA">
        <w:t xml:space="preserve"> para fornecer </w:t>
      </w:r>
      <w:r>
        <w:t>o Relatório Tipo</w:t>
      </w:r>
      <w:r w:rsidRPr="001921BA">
        <w:t xml:space="preserve"> 2 que inclua testes da efetividade operacional dos controles relevantes, ou o auditor</w:t>
      </w:r>
      <w:r>
        <w:t xml:space="preserve"> da usuária</w:t>
      </w:r>
      <w:r w:rsidRPr="001921BA">
        <w:t xml:space="preserve"> pode utilizar outro auditor para executar procedimentos na organização prestadora de serviços que testem a efetividade operacional desses controles. </w:t>
      </w:r>
      <w:r>
        <w:t xml:space="preserve">O </w:t>
      </w:r>
      <w:r w:rsidRPr="001921BA">
        <w:t>auditor</w:t>
      </w:r>
      <w:r>
        <w:t xml:space="preserve"> da usuária</w:t>
      </w:r>
      <w:r w:rsidRPr="001921BA">
        <w:t xml:space="preserve"> pode, também, visitar a organização prestadora de serviços e realizar testes dos controles relevantes se a organização prestadora de serviços concordar. As avaliações de riscos do auditor</w:t>
      </w:r>
      <w:r>
        <w:t xml:space="preserve"> da usuária</w:t>
      </w:r>
      <w:r w:rsidRPr="001921BA">
        <w:t xml:space="preserve"> baseiam-se na evidência combinada fornecida pelo trabalho de outro auditor e pelos procedimentos realizados pelo próprio</w:t>
      </w:r>
      <w:r>
        <w:t xml:space="preserve"> </w:t>
      </w:r>
      <w:r w:rsidRPr="001921BA">
        <w:t xml:space="preserve">auditor da </w:t>
      </w:r>
      <w:r>
        <w:t>usuária</w:t>
      </w:r>
      <w:r w:rsidRPr="001921BA">
        <w:t>.</w:t>
      </w:r>
    </w:p>
    <w:p w14:paraId="2FD1C687" w14:textId="77777777" w:rsidR="002A7EB0" w:rsidRPr="001921BA" w:rsidRDefault="002A7EB0" w:rsidP="002A7EB0">
      <w:pPr>
        <w:ind w:left="567" w:hanging="567"/>
        <w:jc w:val="both"/>
      </w:pPr>
    </w:p>
    <w:p w14:paraId="1DBA026F" w14:textId="77777777" w:rsidR="002A7EB0" w:rsidRPr="001921BA" w:rsidRDefault="002A7EB0" w:rsidP="002A7EB0">
      <w:pPr>
        <w:jc w:val="both"/>
      </w:pPr>
      <w:r w:rsidRPr="001921BA">
        <w:t xml:space="preserve">Utilização </w:t>
      </w:r>
      <w:r>
        <w:t>do Relatório Tipo</w:t>
      </w:r>
      <w:r w:rsidRPr="001921BA">
        <w:t xml:space="preserve"> 2 como evidência de auditoria de que os controles da organização prestadora de serviços estão operando de maneira efetiva (ver item 17) </w:t>
      </w:r>
    </w:p>
    <w:p w14:paraId="03FC2A8E" w14:textId="77777777" w:rsidR="002A7EB0" w:rsidRDefault="002A7EB0" w:rsidP="002A7EB0">
      <w:pPr>
        <w:ind w:left="567" w:hanging="567"/>
        <w:jc w:val="both"/>
      </w:pPr>
    </w:p>
    <w:p w14:paraId="7BF92EF9" w14:textId="77777777" w:rsidR="002A7EB0" w:rsidRDefault="002A7EB0" w:rsidP="002A7EB0">
      <w:pPr>
        <w:ind w:left="567" w:hanging="567"/>
        <w:jc w:val="both"/>
      </w:pPr>
      <w:r w:rsidRPr="001921BA">
        <w:t>A31.</w:t>
      </w:r>
      <w:r w:rsidRPr="001921BA">
        <w:tab/>
        <w:t xml:space="preserve">A finalidade </w:t>
      </w:r>
      <w:r>
        <w:t>do Relatório Tipo</w:t>
      </w:r>
      <w:r w:rsidRPr="001921BA">
        <w:t xml:space="preserve"> 2 pode ser satisfazer as necessidade</w:t>
      </w:r>
      <w:r>
        <w:t>s</w:t>
      </w:r>
      <w:r w:rsidRPr="001921BA">
        <w:t xml:space="preserve"> de diferentes auditores</w:t>
      </w:r>
      <w:r>
        <w:t xml:space="preserve"> das</w:t>
      </w:r>
      <w:r w:rsidRPr="001921BA">
        <w:t xml:space="preserve"> </w:t>
      </w:r>
      <w:r>
        <w:t xml:space="preserve">entidades </w:t>
      </w:r>
      <w:r w:rsidRPr="001921BA">
        <w:t>usuária</w:t>
      </w:r>
      <w:r>
        <w:t>s</w:t>
      </w:r>
      <w:r w:rsidRPr="001921BA">
        <w:t>. Portanto, os testes de controles e os resultados descritos no relatório do auditor da organização prestadora d</w:t>
      </w:r>
      <w:r>
        <w:t>e</w:t>
      </w:r>
      <w:r w:rsidRPr="001921BA">
        <w:t xml:space="preserve"> serviço</w:t>
      </w:r>
      <w:r>
        <w:t>s</w:t>
      </w:r>
      <w:r w:rsidRPr="001921BA">
        <w:t xml:space="preserve"> podem não ser relevantes para afirmações que são significativas nas demonstrações contábeis da entidade</w:t>
      </w:r>
      <w:r>
        <w:t xml:space="preserve"> usuária</w:t>
      </w:r>
      <w:r w:rsidRPr="001921BA">
        <w:t>. Os testes de controles relevantes e os resultados relevantes são avaliados para determinar que o relatório do auditor da organização prestadora d</w:t>
      </w:r>
      <w:r>
        <w:t>e</w:t>
      </w:r>
      <w:r w:rsidRPr="001921BA">
        <w:t xml:space="preserve"> serviço</w:t>
      </w:r>
      <w:r>
        <w:t>s</w:t>
      </w:r>
      <w:r w:rsidRPr="001921BA">
        <w:t xml:space="preserve"> fornece evidência de auditoria apropriada e suficiente sobre a efetividade dos controles para suportar a avaliação de riscos do auditor da </w:t>
      </w:r>
      <w:r>
        <w:t>usuária</w:t>
      </w:r>
      <w:r w:rsidRPr="001921BA">
        <w:t xml:space="preserve">. Com isso, o auditor da </w:t>
      </w:r>
      <w:r>
        <w:t>usuária</w:t>
      </w:r>
      <w:r w:rsidRPr="001921BA">
        <w:t xml:space="preserve"> pode considerar os seguintes fatores:</w:t>
      </w:r>
    </w:p>
    <w:p w14:paraId="218BF8CD" w14:textId="77777777" w:rsidR="002A7EB0" w:rsidRPr="001921BA" w:rsidRDefault="002A7EB0" w:rsidP="002A7EB0">
      <w:pPr>
        <w:ind w:left="567" w:hanging="567"/>
        <w:jc w:val="both"/>
      </w:pPr>
    </w:p>
    <w:p w14:paraId="11D48B25" w14:textId="77777777" w:rsidR="002A7EB0" w:rsidRDefault="002A7EB0" w:rsidP="002A7EB0">
      <w:pPr>
        <w:ind w:left="1276" w:hanging="425"/>
        <w:jc w:val="both"/>
      </w:pPr>
      <w:r>
        <w:t xml:space="preserve">(a) </w:t>
      </w:r>
      <w:r>
        <w:tab/>
        <w:t>o período coberto pelos testes de controles e o tempo decorrido desde a realização desses testes;</w:t>
      </w:r>
    </w:p>
    <w:p w14:paraId="21EAC689" w14:textId="77777777" w:rsidR="002A7EB0" w:rsidRDefault="002A7EB0" w:rsidP="002A7EB0">
      <w:pPr>
        <w:ind w:left="1276" w:hanging="425"/>
        <w:jc w:val="both"/>
      </w:pPr>
      <w:r>
        <w:t>(b)</w:t>
      </w:r>
      <w:r>
        <w:tab/>
        <w:t>o alcance do trabalho do auditor da organização prestadora de serviços e os serviços e processos cobertos, os controles testados e os testes que foram realizados, e como os controles testados estão relacionados com os controles da entidade usuária; e</w:t>
      </w:r>
    </w:p>
    <w:p w14:paraId="46CF432C" w14:textId="77777777" w:rsidR="002A7EB0" w:rsidRDefault="002A7EB0" w:rsidP="002A7EB0">
      <w:pPr>
        <w:ind w:left="1276" w:hanging="425"/>
        <w:jc w:val="both"/>
      </w:pPr>
      <w:r>
        <w:t>(c)</w:t>
      </w:r>
      <w:r>
        <w:tab/>
        <w:t>os resultados desses testes de controle e a opinião do auditor da organização prestadora de serviços sobre a efetividade operacional dos controles.</w:t>
      </w:r>
    </w:p>
    <w:p w14:paraId="1850BAD1" w14:textId="77777777" w:rsidR="002A7EB0" w:rsidRDefault="002A7EB0" w:rsidP="002A7EB0">
      <w:pPr>
        <w:ind w:left="567" w:hanging="567"/>
        <w:jc w:val="both"/>
      </w:pPr>
    </w:p>
    <w:p w14:paraId="6C1B9081" w14:textId="77777777" w:rsidR="002A7EB0" w:rsidRDefault="002A7EB0" w:rsidP="002A7EB0">
      <w:pPr>
        <w:ind w:left="567" w:hanging="567"/>
        <w:jc w:val="both"/>
      </w:pPr>
      <w:r>
        <w:t>A32.</w:t>
      </w:r>
      <w:r>
        <w:tab/>
        <w:t>Para certas afirmações, quanto menor o período coberto por um teste específico e quanto maior o tempo decorrido desde a execução do teste, menos evidência de auditoria pode ser fornecida pelo teste. Ao comparar o período coberto pelo Relatório Tipo 2 com o período de apresentação de relatório contábil da entidade usuária, o auditor da entidade usuária pode concluir que o Relatório Tipo 2 oferece menos evidência de auditoria se existir uma pequena sobreposição do período coberto pelo Relatório Tipo 2 e o período para o qual o auditor da entidade usuária pretende confiar nesse relatório. Nesse caso, o Relatório Tipo 2 cobrindo um período anterior ou subsequente pode fornecer evidência de auditoria adicional. Em outros casos, o auditor da usuária pode determinar que é necessário executar, ou usar outro auditor para executar, testes dos controles na organização prestadora de serviços para obter evidência de auditoria apropriada e suficiente sobre a efetividade operacional desses controles.</w:t>
      </w:r>
    </w:p>
    <w:p w14:paraId="7883A7FC" w14:textId="77777777" w:rsidR="002A7EB0" w:rsidRDefault="002A7EB0" w:rsidP="002A7EB0">
      <w:pPr>
        <w:ind w:left="567" w:hanging="567"/>
        <w:jc w:val="both"/>
      </w:pPr>
    </w:p>
    <w:p w14:paraId="6DD069F4" w14:textId="77777777" w:rsidR="002A7EB0" w:rsidRDefault="002A7EB0" w:rsidP="002A7EB0">
      <w:pPr>
        <w:ind w:left="567" w:hanging="567"/>
        <w:jc w:val="both"/>
      </w:pPr>
      <w:r w:rsidRPr="001921BA">
        <w:t>A33.</w:t>
      </w:r>
      <w:r w:rsidRPr="001921BA">
        <w:tab/>
        <w:t>Pode ser necessário, também, que o auditor da usuária obtenha evidência adicional sobre mudanças significativas nos controles relevantes da organização prestadora de serviços</w:t>
      </w:r>
      <w:r>
        <w:t xml:space="preserve"> </w:t>
      </w:r>
      <w:r w:rsidRPr="001921BA">
        <w:t xml:space="preserve">fora do período coberto pelo </w:t>
      </w:r>
      <w:r>
        <w:t>Relatório Tipo</w:t>
      </w:r>
      <w:r w:rsidRPr="001921BA">
        <w:t xml:space="preserve"> 2 ou determinar a realização de procedimentos adicionais de auditoria. Os fatores relevantes na determinação de qual evidência de auditoria adicional obter sobre os controles da organização prestadora de serviços, que estavam em operação fora do período coberto pelo relatório do auditor da organização prestadora d</w:t>
      </w:r>
      <w:r>
        <w:t>e</w:t>
      </w:r>
      <w:r w:rsidRPr="001921BA">
        <w:t xml:space="preserve"> serviço</w:t>
      </w:r>
      <w:r>
        <w:t>s</w:t>
      </w:r>
      <w:r w:rsidRPr="001921BA">
        <w:t>, podem incluir:</w:t>
      </w:r>
    </w:p>
    <w:p w14:paraId="6F7D95C5" w14:textId="77777777" w:rsidR="002A7EB0" w:rsidRPr="001921BA" w:rsidRDefault="002A7EB0" w:rsidP="002A7EB0">
      <w:pPr>
        <w:ind w:left="567" w:hanging="567"/>
        <w:jc w:val="both"/>
      </w:pPr>
    </w:p>
    <w:p w14:paraId="3FE7A891" w14:textId="77777777" w:rsidR="002A7EB0" w:rsidRPr="001921BA" w:rsidRDefault="002A7EB0">
      <w:pPr>
        <w:numPr>
          <w:ilvl w:val="0"/>
          <w:numId w:val="172"/>
        </w:numPr>
        <w:spacing w:after="0" w:line="240" w:lineRule="auto"/>
        <w:ind w:left="1134" w:hanging="283"/>
        <w:jc w:val="both"/>
      </w:pPr>
      <w:r w:rsidRPr="001921BA">
        <w:t>a importância dos riscos de distorção relevante avaliados no nível de afirmações;</w:t>
      </w:r>
    </w:p>
    <w:p w14:paraId="353AA236" w14:textId="77777777" w:rsidR="002A7EB0" w:rsidRPr="001921BA" w:rsidRDefault="002A7EB0">
      <w:pPr>
        <w:numPr>
          <w:ilvl w:val="0"/>
          <w:numId w:val="172"/>
        </w:numPr>
        <w:spacing w:after="0" w:line="240" w:lineRule="auto"/>
        <w:ind w:left="1134" w:hanging="283"/>
        <w:jc w:val="both"/>
      </w:pPr>
      <w:r w:rsidRPr="001921BA">
        <w:t>os controles específicos que foram testados durante o período intermediário e suas mudanças significativas desde que foram testados, incluindo mudanças no sistema de informações, nos processos e de pessoal;</w:t>
      </w:r>
    </w:p>
    <w:p w14:paraId="256DBBCC" w14:textId="77777777" w:rsidR="002A7EB0" w:rsidRPr="001921BA" w:rsidRDefault="002A7EB0">
      <w:pPr>
        <w:numPr>
          <w:ilvl w:val="0"/>
          <w:numId w:val="172"/>
        </w:numPr>
        <w:spacing w:after="0" w:line="240" w:lineRule="auto"/>
        <w:ind w:left="1134" w:hanging="283"/>
        <w:jc w:val="both"/>
      </w:pPr>
      <w:r w:rsidRPr="001921BA">
        <w:t>o grau de evidência de auditoria obtido sobre a efetividade operacional desses controles;</w:t>
      </w:r>
    </w:p>
    <w:p w14:paraId="7DCA5434" w14:textId="77777777" w:rsidR="002A7EB0" w:rsidRPr="001921BA" w:rsidRDefault="002A7EB0">
      <w:pPr>
        <w:numPr>
          <w:ilvl w:val="0"/>
          <w:numId w:val="172"/>
        </w:numPr>
        <w:spacing w:after="0" w:line="240" w:lineRule="auto"/>
        <w:ind w:left="1134" w:hanging="283"/>
        <w:jc w:val="both"/>
      </w:pPr>
      <w:r w:rsidRPr="001921BA">
        <w:t>a duração do período remanescente;</w:t>
      </w:r>
    </w:p>
    <w:p w14:paraId="560D3996" w14:textId="77777777" w:rsidR="002A7EB0" w:rsidRPr="001921BA" w:rsidRDefault="002A7EB0">
      <w:pPr>
        <w:numPr>
          <w:ilvl w:val="0"/>
          <w:numId w:val="172"/>
        </w:numPr>
        <w:spacing w:after="0" w:line="240" w:lineRule="auto"/>
        <w:ind w:left="1134" w:hanging="283"/>
        <w:jc w:val="both"/>
      </w:pPr>
      <w:r w:rsidRPr="001921BA">
        <w:t>a redução da extensão dos procedimentos substantivos adicionais, pretendida pelo auditor da usuária, com base na confiança nos controles; e</w:t>
      </w:r>
    </w:p>
    <w:p w14:paraId="54672282" w14:textId="77777777" w:rsidR="002A7EB0" w:rsidRPr="001921BA" w:rsidRDefault="002A7EB0">
      <w:pPr>
        <w:numPr>
          <w:ilvl w:val="0"/>
          <w:numId w:val="172"/>
        </w:numPr>
        <w:spacing w:after="0" w:line="240" w:lineRule="auto"/>
        <w:ind w:left="1134" w:hanging="283"/>
        <w:jc w:val="both"/>
      </w:pPr>
      <w:r w:rsidRPr="001921BA">
        <w:t>a eficácia do ambiente de controle e do monitoramento dos controles na entidade</w:t>
      </w:r>
      <w:r>
        <w:t xml:space="preserve"> usuária</w:t>
      </w:r>
      <w:r w:rsidRPr="001921BA">
        <w:t>.</w:t>
      </w:r>
    </w:p>
    <w:p w14:paraId="13A3A81A" w14:textId="77777777" w:rsidR="002A7EB0" w:rsidRPr="00490958" w:rsidRDefault="002A7EB0" w:rsidP="002A7EB0">
      <w:pPr>
        <w:ind w:left="567" w:hanging="567"/>
        <w:jc w:val="both"/>
      </w:pPr>
    </w:p>
    <w:p w14:paraId="08749CE1" w14:textId="77777777" w:rsidR="002A7EB0" w:rsidRPr="001921BA" w:rsidRDefault="002A7EB0" w:rsidP="002A7EB0">
      <w:pPr>
        <w:ind w:left="567" w:hanging="567"/>
        <w:jc w:val="both"/>
      </w:pPr>
      <w:r w:rsidRPr="001921BA">
        <w:t>A34.</w:t>
      </w:r>
      <w:r w:rsidRPr="001921BA">
        <w:tab/>
        <w:t>Pode ser obtida evidência adicional de auditoria, por exemplo, estendendo os testes dos controles pelo período remanescente ou testando o monitoramento dos controles pela entidade.</w:t>
      </w:r>
    </w:p>
    <w:p w14:paraId="7CB31663" w14:textId="77777777" w:rsidR="002A7EB0" w:rsidRDefault="002A7EB0" w:rsidP="002A7EB0">
      <w:pPr>
        <w:ind w:left="567" w:hanging="567"/>
        <w:jc w:val="both"/>
      </w:pPr>
    </w:p>
    <w:p w14:paraId="7D6ECC12" w14:textId="77777777" w:rsidR="002A7EB0" w:rsidRPr="001921BA" w:rsidRDefault="002A7EB0" w:rsidP="002A7EB0">
      <w:pPr>
        <w:ind w:left="567" w:hanging="567"/>
        <w:jc w:val="both"/>
      </w:pPr>
      <w:r w:rsidRPr="001921BA">
        <w:t>A35.</w:t>
      </w:r>
      <w:r w:rsidRPr="001921BA">
        <w:tab/>
        <w:t>Se o período de teste do auditor da organização prestadora d</w:t>
      </w:r>
      <w:r>
        <w:t>e</w:t>
      </w:r>
      <w:r w:rsidRPr="001921BA">
        <w:t xml:space="preserve"> serviço</w:t>
      </w:r>
      <w:r>
        <w:t>s</w:t>
      </w:r>
      <w:r w:rsidRPr="001921BA">
        <w:t xml:space="preserve"> está completamente fora do período de apresentação dos</w:t>
      </w:r>
      <w:r>
        <w:t xml:space="preserve"> </w:t>
      </w:r>
      <w:r w:rsidRPr="001921BA">
        <w:t xml:space="preserve">relatórios contábeis da entidade usuária, o auditor </w:t>
      </w:r>
      <w:r>
        <w:t>da</w:t>
      </w:r>
      <w:r w:rsidRPr="001921BA">
        <w:t xml:space="preserve"> entidade</w:t>
      </w:r>
      <w:r>
        <w:t xml:space="preserve"> usuária </w:t>
      </w:r>
      <w:r w:rsidRPr="001921BA">
        <w:t>não conseguirá confiar nesses testes para concluir que os controles da entidade</w:t>
      </w:r>
      <w:r>
        <w:t xml:space="preserve"> usuária</w:t>
      </w:r>
      <w:r w:rsidRPr="001921BA">
        <w:t xml:space="preserve"> estão operando de maneira efetiva porque eles não fornecem evidência do período de auditoria atual sobre a efetividade dos controles, a menos que sejam executados outros procedimentos. </w:t>
      </w:r>
    </w:p>
    <w:p w14:paraId="1E97D556" w14:textId="77777777" w:rsidR="002A7EB0" w:rsidRDefault="002A7EB0" w:rsidP="002A7EB0">
      <w:pPr>
        <w:ind w:left="567" w:hanging="567"/>
        <w:jc w:val="both"/>
      </w:pPr>
    </w:p>
    <w:p w14:paraId="41E01564" w14:textId="77777777" w:rsidR="002A7EB0" w:rsidRPr="001921BA" w:rsidRDefault="002A7EB0" w:rsidP="002A7EB0">
      <w:pPr>
        <w:ind w:left="567" w:hanging="567"/>
        <w:jc w:val="both"/>
      </w:pPr>
      <w:r w:rsidRPr="001921BA">
        <w:t>A36.</w:t>
      </w:r>
      <w:r w:rsidRPr="001921BA">
        <w:tab/>
        <w:t>Em certas circunstâncias, um serviço prestado pela organização prestadora de serviços pode ser elaborado supondo-se que certos controles serão implementados pela entidade</w:t>
      </w:r>
      <w:r>
        <w:t xml:space="preserve"> usuária</w:t>
      </w:r>
      <w:r w:rsidRPr="001921BA">
        <w:t xml:space="preserve">. Por exemplo, o serviço pode ser elaborado supondo-se que a entidade </w:t>
      </w:r>
      <w:r>
        <w:t xml:space="preserve">usuária </w:t>
      </w:r>
      <w:r w:rsidRPr="001921BA">
        <w:t>terá controles para autorizar as transações antes de serem enviadas para serem processadas pela organização prestadora de serviços. Nessa situação, a descrição dos controles pela organização prestadora de serviços pode incluir uma descrição desses controles complementares da entidade</w:t>
      </w:r>
      <w:r>
        <w:t xml:space="preserve"> usuária</w:t>
      </w:r>
      <w:r w:rsidRPr="001921BA">
        <w:t xml:space="preserve">. O auditor da usuária considera se esses controles complementares da entidade usuária são relevantes para o serviço prestado </w:t>
      </w:r>
      <w:r>
        <w:t>à</w:t>
      </w:r>
      <w:r w:rsidRPr="001921BA">
        <w:t xml:space="preserve"> entidade</w:t>
      </w:r>
      <w:r>
        <w:t xml:space="preserve"> usuária</w:t>
      </w:r>
      <w:r w:rsidRPr="001921BA">
        <w:t xml:space="preserve">. </w:t>
      </w:r>
    </w:p>
    <w:p w14:paraId="4CA16C4D" w14:textId="77777777" w:rsidR="002A7EB0" w:rsidRDefault="002A7EB0" w:rsidP="002A7EB0">
      <w:pPr>
        <w:ind w:left="567" w:hanging="567"/>
        <w:jc w:val="both"/>
      </w:pPr>
    </w:p>
    <w:p w14:paraId="67C4B10B" w14:textId="77777777" w:rsidR="002A7EB0" w:rsidRPr="001921BA" w:rsidRDefault="002A7EB0" w:rsidP="002A7EB0">
      <w:pPr>
        <w:ind w:left="567" w:hanging="567"/>
        <w:jc w:val="both"/>
      </w:pPr>
      <w:r w:rsidRPr="001921BA">
        <w:t>A37.</w:t>
      </w:r>
      <w:r w:rsidRPr="001921BA">
        <w:tab/>
        <w:t>Se o auditor da entidade usuária acredita que o relatório do auditor da organização prestadora d</w:t>
      </w:r>
      <w:r>
        <w:t>e</w:t>
      </w:r>
      <w:r w:rsidRPr="001921BA">
        <w:t xml:space="preserve"> serviço</w:t>
      </w:r>
      <w:r>
        <w:t>s</w:t>
      </w:r>
      <w:r w:rsidRPr="001921BA">
        <w:t xml:space="preserve"> pode não fornecer evidência de auditoria apropriada e suficiente, por exemplo, se o relatório do auditor da organização prestadora d</w:t>
      </w:r>
      <w:r>
        <w:t>e</w:t>
      </w:r>
      <w:r w:rsidRPr="001921BA">
        <w:t xml:space="preserve"> serviço</w:t>
      </w:r>
      <w:r>
        <w:t>s</w:t>
      </w:r>
      <w:r w:rsidRPr="001921BA">
        <w:t xml:space="preserve"> não contém uma descrição dos testes dos controles realizados e dos respectivos resultados, o auditor da entidade</w:t>
      </w:r>
      <w:r>
        <w:t xml:space="preserve"> usuária</w:t>
      </w:r>
      <w:r w:rsidRPr="001921BA">
        <w:t xml:space="preserve"> pode complementar o entendimento dos procedimentos e conclusões do auditor da organização prestadora d</w:t>
      </w:r>
      <w:r>
        <w:t>e</w:t>
      </w:r>
      <w:r w:rsidRPr="001921BA">
        <w:t xml:space="preserve"> serviço</w:t>
      </w:r>
      <w:r>
        <w:t>s</w:t>
      </w:r>
      <w:r w:rsidRPr="001921BA">
        <w:t xml:space="preserve"> entrando em contato com a organização prestadora de serviços, por meio da entidade</w:t>
      </w:r>
      <w:r>
        <w:t xml:space="preserve"> usuária</w:t>
      </w:r>
      <w:r w:rsidRPr="001921BA">
        <w:t>, para solicitar uma discussão com o auditor da organização prestadora d</w:t>
      </w:r>
      <w:r>
        <w:t>e</w:t>
      </w:r>
      <w:r w:rsidRPr="001921BA">
        <w:t xml:space="preserve"> serviço</w:t>
      </w:r>
      <w:r>
        <w:t>s</w:t>
      </w:r>
      <w:r w:rsidRPr="001921BA">
        <w:t xml:space="preserve"> sobre o alcance e os resultados do seu trabalho.</w:t>
      </w:r>
      <w:r>
        <w:t xml:space="preserve"> </w:t>
      </w:r>
      <w:r w:rsidRPr="001921BA">
        <w:t xml:space="preserve">Além disso, se o auditor da entidade </w:t>
      </w:r>
      <w:r>
        <w:t xml:space="preserve">usuária </w:t>
      </w:r>
      <w:r w:rsidRPr="001921BA">
        <w:t>achar necessário, ele pode entrar em contato com a organização prestadora de serviços, por meio da entidade</w:t>
      </w:r>
      <w:r>
        <w:t xml:space="preserve"> usuária</w:t>
      </w:r>
      <w:r w:rsidRPr="001921BA">
        <w:t>, para solicitar que o auditor da organização prestadora d</w:t>
      </w:r>
      <w:r>
        <w:t>e</w:t>
      </w:r>
      <w:r w:rsidRPr="001921BA">
        <w:t xml:space="preserve"> serviço</w:t>
      </w:r>
      <w:r>
        <w:t>s</w:t>
      </w:r>
      <w:r w:rsidRPr="001921BA">
        <w:t xml:space="preserve"> execute procedimentos nessa organização. Alternativamente, o auditor da entidade</w:t>
      </w:r>
      <w:r>
        <w:t xml:space="preserve"> usuária</w:t>
      </w:r>
      <w:r w:rsidRPr="001921BA">
        <w:t>, ou outro auditor por sua solicitação, pode executar esses procedimentos.</w:t>
      </w:r>
    </w:p>
    <w:p w14:paraId="7FC8E27C" w14:textId="77777777" w:rsidR="002A7EB0" w:rsidRDefault="002A7EB0" w:rsidP="002A7EB0">
      <w:pPr>
        <w:ind w:left="567" w:hanging="567"/>
        <w:jc w:val="both"/>
      </w:pPr>
    </w:p>
    <w:p w14:paraId="58A5BA0A" w14:textId="77777777" w:rsidR="002A7EB0" w:rsidRDefault="002A7EB0" w:rsidP="002A7EB0">
      <w:pPr>
        <w:ind w:left="567" w:hanging="567"/>
        <w:jc w:val="both"/>
      </w:pPr>
      <w:r>
        <w:t>A38.</w:t>
      </w:r>
      <w:r>
        <w:tab/>
        <w:t>O Relatório Tipo 2 do auditor da organização prestadora de serviços identifica os resultados dos testes, incluindo as exceções e outras informações que podem afetar as conclusões do auditor da entidade usuária. As exceções observadas pelo auditor da organização prestadora de serviços ou uma opinião modificada nesse Relatório Tipo 2 não significa automaticamente que esse Relatório Tipo 2 não será útil para a auditoria das demonstrações contábeis da entidade usuária na avaliação dos riscos de distorção relevante. Em vez disso, as exceções e o assunto que geraram uma opinião modificada no Relatório Tipo 2 são levadas em consideração na avaliação do auditor da usuária dos testes dos controles realizados pelo auditor da organização prestadora de serviços. Ao considerar as exceções e o assunto que geraram uma opinião modificada, o auditor da usuária pode discutir esses assuntos com o auditor da organização prestadora de serviços. Essa discussão depende da entidade usuária entrar em contato com a organização prestadora de serviços e obter a aprovação dessa organização para que haja esse contato.</w:t>
      </w:r>
    </w:p>
    <w:p w14:paraId="68DEE95F" w14:textId="77777777" w:rsidR="002A7EB0" w:rsidRDefault="002A7EB0" w:rsidP="002A7EB0">
      <w:pPr>
        <w:ind w:left="567" w:hanging="567"/>
        <w:jc w:val="both"/>
      </w:pPr>
    </w:p>
    <w:p w14:paraId="4AABD640" w14:textId="77777777" w:rsidR="002A7EB0" w:rsidRPr="00490958" w:rsidRDefault="002A7EB0" w:rsidP="002A7EB0">
      <w:pPr>
        <w:ind w:left="567" w:hanging="567"/>
        <w:jc w:val="both"/>
      </w:pPr>
      <w:r w:rsidRPr="00E62565">
        <w:t>Comunicação de deficiências do controle interno identificadas durante a auditoria</w:t>
      </w:r>
    </w:p>
    <w:p w14:paraId="3D472EF1" w14:textId="77777777" w:rsidR="002A7EB0" w:rsidRDefault="002A7EB0" w:rsidP="002A7EB0">
      <w:pPr>
        <w:ind w:left="567" w:hanging="567"/>
        <w:jc w:val="both"/>
      </w:pPr>
    </w:p>
    <w:p w14:paraId="6EE09749" w14:textId="77777777" w:rsidR="002A7EB0" w:rsidRPr="00F24CA5" w:rsidRDefault="002A7EB0" w:rsidP="002A7EB0">
      <w:pPr>
        <w:ind w:left="567" w:hanging="567"/>
        <w:jc w:val="both"/>
      </w:pPr>
      <w:r w:rsidRPr="00F24CA5">
        <w:t>A39.</w:t>
      </w:r>
      <w:r w:rsidRPr="00F24CA5">
        <w:tab/>
        <w:t xml:space="preserve">O auditor da </w:t>
      </w:r>
      <w:r>
        <w:t xml:space="preserve">usuária </w:t>
      </w:r>
      <w:r w:rsidRPr="00F24CA5">
        <w:t>deve comunicar por escrito e tempestivamente as deficiências significativas do controle interno identificadas durante a auditoria à administração e aos responsáveis pela governança</w:t>
      </w:r>
      <w:r>
        <w:t xml:space="preserve"> </w:t>
      </w:r>
      <w:r w:rsidRPr="00F24CA5">
        <w:t>(NBC TA 265</w:t>
      </w:r>
      <w:r>
        <w:t>,</w:t>
      </w:r>
      <w:r w:rsidRPr="00F24CA5">
        <w:t xml:space="preserve"> itens 9</w:t>
      </w:r>
      <w:r>
        <w:t xml:space="preserve"> e </w:t>
      </w:r>
      <w:r w:rsidRPr="00F24CA5">
        <w:t>10).</w:t>
      </w:r>
      <w:r>
        <w:t xml:space="preserve"> </w:t>
      </w:r>
      <w:r w:rsidRPr="00F24CA5">
        <w:t xml:space="preserve">O auditor </w:t>
      </w:r>
      <w:r>
        <w:t xml:space="preserve">da usuária </w:t>
      </w:r>
      <w:r w:rsidRPr="00F24CA5">
        <w:t xml:space="preserve">também deve comunicar tempestivamente à administração </w:t>
      </w:r>
      <w:r>
        <w:t>em u</w:t>
      </w:r>
      <w:r w:rsidRPr="00F24CA5">
        <w:t xml:space="preserve">m nível </w:t>
      </w:r>
      <w:r>
        <w:t xml:space="preserve">apropriado </w:t>
      </w:r>
      <w:r w:rsidRPr="00F24CA5">
        <w:t>de responsabilidade,</w:t>
      </w:r>
      <w:r>
        <w:t xml:space="preserve"> </w:t>
      </w:r>
      <w:r w:rsidRPr="00F24CA5">
        <w:t>outras deficiências do controle interno identificadas durante a auditoria que, no seu julgamento profissional, são de importância suficiente para merecer a atenção da administração</w:t>
      </w:r>
      <w:r>
        <w:t xml:space="preserve"> </w:t>
      </w:r>
      <w:r w:rsidRPr="004A0FDF">
        <w:t>(NBC TA 265, item 10).</w:t>
      </w:r>
      <w:r>
        <w:t xml:space="preserve"> </w:t>
      </w:r>
      <w:r w:rsidRPr="00F24CA5">
        <w:t>Os assuntos que o auditor</w:t>
      </w:r>
      <w:r>
        <w:t xml:space="preserve"> da usuária</w:t>
      </w:r>
      <w:r w:rsidRPr="00F24CA5">
        <w:t xml:space="preserve"> pode identificar durante a auditoria e comunicar à administração e aos responsáveis pela governança da entidade</w:t>
      </w:r>
      <w:r>
        <w:t xml:space="preserve"> usuária </w:t>
      </w:r>
      <w:r w:rsidRPr="00F24CA5">
        <w:t>incluem:</w:t>
      </w:r>
    </w:p>
    <w:p w14:paraId="3918AD27" w14:textId="77777777" w:rsidR="002A7EB0" w:rsidRPr="001921BA" w:rsidRDefault="002A7EB0">
      <w:pPr>
        <w:numPr>
          <w:ilvl w:val="0"/>
          <w:numId w:val="172"/>
        </w:numPr>
        <w:spacing w:after="0" w:line="240" w:lineRule="auto"/>
        <w:ind w:left="1134" w:hanging="283"/>
        <w:jc w:val="both"/>
      </w:pPr>
      <w:r w:rsidRPr="001921BA">
        <w:t>qualquer monitoramento de controles que pode ser implementado pela entidade</w:t>
      </w:r>
      <w:r>
        <w:t xml:space="preserve"> usuária</w:t>
      </w:r>
      <w:r w:rsidRPr="001921BA">
        <w:t xml:space="preserve">, incluindo aqueles identificados em decorrência de se obter </w:t>
      </w:r>
      <w:r>
        <w:t>o R</w:t>
      </w:r>
      <w:r w:rsidRPr="001921BA">
        <w:t xml:space="preserve">elatório </w:t>
      </w:r>
      <w:r>
        <w:t>T</w:t>
      </w:r>
      <w:r w:rsidRPr="001921BA">
        <w:t xml:space="preserve">ipo 1 ou </w:t>
      </w:r>
      <w:r>
        <w:t>Relatório T</w:t>
      </w:r>
      <w:r w:rsidRPr="001921BA">
        <w:t>ipo 2;</w:t>
      </w:r>
    </w:p>
    <w:p w14:paraId="02B77EB9" w14:textId="77777777" w:rsidR="002A7EB0" w:rsidRPr="001921BA" w:rsidRDefault="002A7EB0">
      <w:pPr>
        <w:numPr>
          <w:ilvl w:val="0"/>
          <w:numId w:val="172"/>
        </w:numPr>
        <w:spacing w:after="0" w:line="240" w:lineRule="auto"/>
        <w:ind w:left="1134" w:hanging="283"/>
        <w:jc w:val="both"/>
      </w:pPr>
      <w:r w:rsidRPr="001921BA">
        <w:t xml:space="preserve">exemplos de controles complementares da entidade usuária citados no </w:t>
      </w:r>
      <w:r>
        <w:t>R</w:t>
      </w:r>
      <w:r w:rsidRPr="001921BA">
        <w:t xml:space="preserve">elatório </w:t>
      </w:r>
      <w:r>
        <w:t>T</w:t>
      </w:r>
      <w:r w:rsidRPr="001921BA">
        <w:t>ipo 1 ou</w:t>
      </w:r>
      <w:r>
        <w:t xml:space="preserve"> Relatório</w:t>
      </w:r>
      <w:r w:rsidRPr="001921BA">
        <w:t xml:space="preserve"> </w:t>
      </w:r>
      <w:r>
        <w:t>T</w:t>
      </w:r>
      <w:r w:rsidRPr="001921BA">
        <w:t>ipo 2, mas que não são implementados na entidade</w:t>
      </w:r>
      <w:r>
        <w:t xml:space="preserve"> usuária</w:t>
      </w:r>
      <w:r w:rsidRPr="001921BA">
        <w:t xml:space="preserve">; e </w:t>
      </w:r>
    </w:p>
    <w:p w14:paraId="5485329B" w14:textId="77777777" w:rsidR="002A7EB0" w:rsidRPr="001921BA" w:rsidRDefault="002A7EB0">
      <w:pPr>
        <w:numPr>
          <w:ilvl w:val="0"/>
          <w:numId w:val="172"/>
        </w:numPr>
        <w:spacing w:after="0" w:line="240" w:lineRule="auto"/>
        <w:ind w:left="1134" w:hanging="283"/>
        <w:jc w:val="both"/>
      </w:pPr>
      <w:r w:rsidRPr="001921BA">
        <w:t xml:space="preserve">controles que podem ser necessários na organização prestadora de serviços e que não parecem ter sido implementados ou que não são cobertos especificamente pelo </w:t>
      </w:r>
      <w:r>
        <w:t>Relatório Tipo</w:t>
      </w:r>
      <w:r w:rsidRPr="001921BA">
        <w:t xml:space="preserve"> 2.</w:t>
      </w:r>
    </w:p>
    <w:p w14:paraId="14F35561" w14:textId="77777777" w:rsidR="002A7EB0" w:rsidRPr="001921BA" w:rsidRDefault="002A7EB0" w:rsidP="002A7EB0">
      <w:pPr>
        <w:ind w:left="567" w:hanging="567"/>
        <w:jc w:val="both"/>
      </w:pPr>
    </w:p>
    <w:p w14:paraId="561F3863" w14:textId="77777777" w:rsidR="002A7EB0" w:rsidRPr="001921BA" w:rsidRDefault="002A7EB0" w:rsidP="002A7EB0">
      <w:pPr>
        <w:jc w:val="both"/>
      </w:pPr>
      <w:r w:rsidRPr="00721753">
        <w:rPr>
          <w:b/>
        </w:rPr>
        <w:t xml:space="preserve">Relatório Tipo 1 e </w:t>
      </w:r>
      <w:r>
        <w:rPr>
          <w:b/>
        </w:rPr>
        <w:t xml:space="preserve">Relatório </w:t>
      </w:r>
      <w:r w:rsidRPr="00721753">
        <w:rPr>
          <w:b/>
        </w:rPr>
        <w:t>Tipo 2 que excluem os serviços de uma organização subcontratada para prestação de serviços</w:t>
      </w:r>
      <w:r w:rsidRPr="001921BA">
        <w:t xml:space="preserve"> (</w:t>
      </w:r>
      <w:r>
        <w:t>v</w:t>
      </w:r>
      <w:r w:rsidRPr="001921BA">
        <w:t>er item 18)</w:t>
      </w:r>
    </w:p>
    <w:p w14:paraId="06C3191E" w14:textId="77777777" w:rsidR="002A7EB0" w:rsidRDefault="002A7EB0" w:rsidP="002A7EB0">
      <w:pPr>
        <w:ind w:left="567" w:hanging="567"/>
        <w:jc w:val="both"/>
      </w:pPr>
    </w:p>
    <w:p w14:paraId="05A73DA3" w14:textId="77777777" w:rsidR="002A7EB0" w:rsidRPr="00490958" w:rsidRDefault="002A7EB0" w:rsidP="002A7EB0">
      <w:pPr>
        <w:ind w:left="567" w:hanging="567"/>
        <w:jc w:val="both"/>
      </w:pPr>
      <w:r w:rsidRPr="001921BA">
        <w:t>A40.</w:t>
      </w:r>
      <w:r w:rsidRPr="001921BA">
        <w:tab/>
        <w:t xml:space="preserve">Se uma organização prestadora de serviços subcontrata outra organização prestadora de serviços, o relatório do auditor da primeira organização pode incluir ou excluir os objetivos de controle relevantes para a organização subcontratada e os respectivos controles na descrição da organização prestadora de serviços, de seu sistema e no alcance do trabalho do seu auditor. Esses dois métodos de </w:t>
      </w:r>
      <w:r>
        <w:t>elaboração</w:t>
      </w:r>
      <w:r w:rsidRPr="001921BA">
        <w:t xml:space="preserve"> de relatórios são conhecidos como método de inclusão e método de desmembramento (</w:t>
      </w:r>
      <w:r w:rsidRPr="000E2921">
        <w:rPr>
          <w:i/>
        </w:rPr>
        <w:t>carve out</w:t>
      </w:r>
      <w:r w:rsidRPr="00490958">
        <w:t>)</w:t>
      </w:r>
      <w:r w:rsidRPr="001921BA">
        <w:t xml:space="preserve">, respectivamente. Se o </w:t>
      </w:r>
      <w:r>
        <w:t>R</w:t>
      </w:r>
      <w:r w:rsidRPr="001921BA">
        <w:t xml:space="preserve">elatório </w:t>
      </w:r>
      <w:r>
        <w:t>T</w:t>
      </w:r>
      <w:r w:rsidRPr="001921BA">
        <w:t>ipo 1 ou</w:t>
      </w:r>
      <w:r>
        <w:t xml:space="preserve"> Relatório</w:t>
      </w:r>
      <w:r w:rsidRPr="001921BA">
        <w:t xml:space="preserve"> </w:t>
      </w:r>
      <w:r>
        <w:t>T</w:t>
      </w:r>
      <w:r w:rsidRPr="001921BA">
        <w:t>ipo 2 exclui os controles de uma organização subcontratada para prestação de serviços e os serviços prestados por essa organização são relevantes para a auditoria das demonstrações contábeis da entidade</w:t>
      </w:r>
      <w:r>
        <w:t xml:space="preserve"> usuária</w:t>
      </w:r>
      <w:r w:rsidRPr="001921BA">
        <w:t>, o auditor da usuária</w:t>
      </w:r>
      <w:r>
        <w:t xml:space="preserve"> </w:t>
      </w:r>
      <w:r w:rsidRPr="001921BA">
        <w:t>deve aplicar os requisitos desta Norma em relação à organização subcontratada. A natureza e extensão do trabalho a ser executado pelo auditor da</w:t>
      </w:r>
      <w:r>
        <w:t xml:space="preserve"> usuária</w:t>
      </w:r>
      <w:r w:rsidRPr="001921BA">
        <w:t xml:space="preserve"> em relação aos serviços prestados por uma organização subcontratada para prestação de serviços dependem da natureza e importância desses serviços para a entidade </w:t>
      </w:r>
      <w:r>
        <w:t xml:space="preserve">usuária </w:t>
      </w:r>
      <w:r w:rsidRPr="001921BA">
        <w:t xml:space="preserve">e da relevância desses serviços para a auditoria. A aplicação do requisito do item 9 auxilia o auditor da </w:t>
      </w:r>
      <w:r>
        <w:t>usuária</w:t>
      </w:r>
      <w:r w:rsidRPr="001921BA">
        <w:t xml:space="preserve"> na determinação do efeito da organização subcontratada para prestação de serviços e da natureza e extensão do trabalho a ser executado.</w:t>
      </w:r>
    </w:p>
    <w:p w14:paraId="7BF4505B" w14:textId="77777777" w:rsidR="002A7EB0" w:rsidRDefault="002A7EB0" w:rsidP="002A7EB0">
      <w:pPr>
        <w:jc w:val="both"/>
      </w:pPr>
    </w:p>
    <w:p w14:paraId="66BBB176" w14:textId="77777777" w:rsidR="002A7EB0" w:rsidRDefault="002A7EB0" w:rsidP="002A7EB0">
      <w:pPr>
        <w:jc w:val="both"/>
      </w:pPr>
      <w:r w:rsidRPr="00721753">
        <w:rPr>
          <w:b/>
        </w:rPr>
        <w:t xml:space="preserve">Fraude, não conformidade com leis e regulamentos e distorções não corrigidas em relação às atividades </w:t>
      </w:r>
      <w:r>
        <w:rPr>
          <w:b/>
        </w:rPr>
        <w:t>n</w:t>
      </w:r>
      <w:r w:rsidRPr="00721753">
        <w:rPr>
          <w:b/>
        </w:rPr>
        <w:t>a organização prestadora de serviços</w:t>
      </w:r>
      <w:r>
        <w:t xml:space="preserve"> (ver item 19)</w:t>
      </w:r>
    </w:p>
    <w:p w14:paraId="4993E631" w14:textId="77777777" w:rsidR="002A7EB0" w:rsidRDefault="002A7EB0" w:rsidP="002A7EB0">
      <w:pPr>
        <w:ind w:left="567" w:hanging="567"/>
        <w:jc w:val="both"/>
      </w:pPr>
    </w:p>
    <w:p w14:paraId="49F2B5F9" w14:textId="77777777" w:rsidR="002A7EB0" w:rsidRDefault="002A7EB0" w:rsidP="002A7EB0">
      <w:pPr>
        <w:ind w:left="567" w:hanging="567"/>
        <w:jc w:val="both"/>
      </w:pPr>
      <w:r w:rsidRPr="001921BA">
        <w:t>A41.</w:t>
      </w:r>
      <w:r>
        <w:t xml:space="preserve"> A </w:t>
      </w:r>
      <w:r w:rsidRPr="001921BA">
        <w:t>organização prestadora de serviços pode ter que, segundo os termos do contrato com a entidade</w:t>
      </w:r>
      <w:r>
        <w:t xml:space="preserve"> usuária</w:t>
      </w:r>
      <w:r w:rsidRPr="001921BA">
        <w:t>, divulgar para as entidades</w:t>
      </w:r>
      <w:r>
        <w:t xml:space="preserve"> usuárias</w:t>
      </w:r>
      <w:r w:rsidRPr="001921BA">
        <w:t xml:space="preserve"> afetadas qualquer fraude, não </w:t>
      </w:r>
      <w:r>
        <w:t>conformidade com</w:t>
      </w:r>
      <w:r w:rsidRPr="001921BA">
        <w:t xml:space="preserve"> leis e regulamentos ou distorções não corrigidas atribuíveis à administração ou aos empregados da organização prestadora de serviços. Conforme requerido pelo item 19, o auditor da usuária indaga </w:t>
      </w:r>
      <w:r>
        <w:t>à</w:t>
      </w:r>
      <w:r w:rsidRPr="001921BA">
        <w:t xml:space="preserve"> administração da entidade</w:t>
      </w:r>
      <w:r>
        <w:t xml:space="preserve"> usuária</w:t>
      </w:r>
      <w:r w:rsidRPr="001921BA">
        <w:t xml:space="preserve"> sobre se a organização prestadora de serviços comunicou algum desses assuntos e avalia se os assuntos comunicados pela organização prestadora de serviços afetam a natureza, época e extensão dos seus procedimentos adicionais de auditoria. Em certas circunstâncias, o auditor pode requerer informações adicionais para fazer essa avaliação e pode solicitar que a entidade </w:t>
      </w:r>
      <w:r>
        <w:t xml:space="preserve">usuária </w:t>
      </w:r>
      <w:r w:rsidRPr="001921BA">
        <w:t>entre em contato com a organização prestadora de serviços para obter as informações necessárias.</w:t>
      </w:r>
    </w:p>
    <w:p w14:paraId="7F3BF8EE" w14:textId="77777777" w:rsidR="002A7EB0" w:rsidRDefault="002A7EB0" w:rsidP="002A7EB0">
      <w:pPr>
        <w:ind w:left="567" w:hanging="567"/>
        <w:jc w:val="both"/>
      </w:pPr>
    </w:p>
    <w:p w14:paraId="3AC9BCBF" w14:textId="77777777" w:rsidR="002A7EB0" w:rsidRPr="001921BA" w:rsidRDefault="002A7EB0" w:rsidP="002A7EB0">
      <w:pPr>
        <w:ind w:left="567" w:hanging="567"/>
        <w:jc w:val="both"/>
      </w:pPr>
      <w:r w:rsidRPr="00721753">
        <w:rPr>
          <w:b/>
        </w:rPr>
        <w:t xml:space="preserve">Emissão de relatório pelo auditor da entidade usuária dos serviços </w:t>
      </w:r>
      <w:r w:rsidRPr="001921BA">
        <w:t>(ver item 20)</w:t>
      </w:r>
    </w:p>
    <w:p w14:paraId="685AAFA5" w14:textId="77777777" w:rsidR="002A7EB0" w:rsidRDefault="002A7EB0" w:rsidP="002A7EB0">
      <w:pPr>
        <w:ind w:left="567" w:hanging="567"/>
        <w:jc w:val="both"/>
      </w:pPr>
    </w:p>
    <w:p w14:paraId="7A1138FC" w14:textId="77777777" w:rsidR="002A7EB0" w:rsidRDefault="002A7EB0" w:rsidP="002A7EB0">
      <w:pPr>
        <w:ind w:left="567" w:hanging="567"/>
        <w:jc w:val="both"/>
      </w:pPr>
      <w:r w:rsidRPr="001921BA">
        <w:t>A42.</w:t>
      </w:r>
      <w:r w:rsidRPr="001921BA">
        <w:tab/>
        <w:t>Quando o auditor da usuária não consegue obter evidência de auditoria apropriada e suficiente em relação aos serviços relevantes prestados pela organização prestadora de serviços para a auditoria das demonstrações contábeis da entidade</w:t>
      </w:r>
      <w:r>
        <w:t xml:space="preserve"> usuária</w:t>
      </w:r>
      <w:r w:rsidRPr="001921BA">
        <w:t>, existe uma limitação no alcance da auditoria. Isso ocorre quando:</w:t>
      </w:r>
    </w:p>
    <w:p w14:paraId="01C418E8" w14:textId="77777777" w:rsidR="002A7EB0" w:rsidRPr="001921BA" w:rsidRDefault="002A7EB0" w:rsidP="002A7EB0">
      <w:pPr>
        <w:ind w:left="567" w:hanging="567"/>
        <w:jc w:val="both"/>
      </w:pPr>
    </w:p>
    <w:p w14:paraId="5AFC2B69" w14:textId="77777777" w:rsidR="002A7EB0" w:rsidRPr="001921BA" w:rsidRDefault="002A7EB0">
      <w:pPr>
        <w:numPr>
          <w:ilvl w:val="0"/>
          <w:numId w:val="172"/>
        </w:numPr>
        <w:spacing w:after="0" w:line="240" w:lineRule="auto"/>
        <w:ind w:left="1134" w:hanging="283"/>
        <w:jc w:val="both"/>
      </w:pPr>
      <w:r w:rsidRPr="001921BA">
        <w:t xml:space="preserve">o auditor da usuária não consegue obter suficiente entendimento dos serviços prestados pela organização prestadora de serviços e não possui uma base para a identificação e </w:t>
      </w:r>
      <w:r>
        <w:t xml:space="preserve">a </w:t>
      </w:r>
      <w:r w:rsidRPr="001921BA">
        <w:t xml:space="preserve">avaliação dos riscos de distorção relevante; </w:t>
      </w:r>
    </w:p>
    <w:p w14:paraId="171A3EA8" w14:textId="77777777" w:rsidR="002A7EB0" w:rsidRPr="001921BA" w:rsidRDefault="002A7EB0">
      <w:pPr>
        <w:numPr>
          <w:ilvl w:val="0"/>
          <w:numId w:val="172"/>
        </w:numPr>
        <w:spacing w:after="0" w:line="240" w:lineRule="auto"/>
        <w:ind w:left="1134" w:hanging="283"/>
        <w:jc w:val="both"/>
      </w:pPr>
      <w:r w:rsidRPr="001921BA">
        <w:t xml:space="preserve">a avaliação de riscos do auditor da usuária inclui uma expectativa de que os controles na organização prestadora de serviços estão operando de maneira efetiva, mas o auditor </w:t>
      </w:r>
      <w:r>
        <w:t xml:space="preserve">da usuária </w:t>
      </w:r>
      <w:r w:rsidRPr="001921BA">
        <w:t xml:space="preserve">não consegue obter evidência de auditoria apropriada e suficiente sobre a efetividade operacional desses controles; ou </w:t>
      </w:r>
    </w:p>
    <w:p w14:paraId="64E25F89" w14:textId="77777777" w:rsidR="002A7EB0" w:rsidRPr="001921BA" w:rsidRDefault="002A7EB0">
      <w:pPr>
        <w:numPr>
          <w:ilvl w:val="0"/>
          <w:numId w:val="172"/>
        </w:numPr>
        <w:spacing w:after="0" w:line="240" w:lineRule="auto"/>
        <w:ind w:left="1134" w:hanging="283"/>
        <w:jc w:val="both"/>
      </w:pPr>
      <w:r w:rsidRPr="001921BA">
        <w:t>somente os registros mantidos na organização prestadora de serviços podem fornecer evidência de auditoria apropriada e suficiente</w:t>
      </w:r>
      <w:r w:rsidRPr="00490958">
        <w:t>,</w:t>
      </w:r>
      <w:r w:rsidRPr="001921BA">
        <w:t xml:space="preserve"> e o auditor da usuária não consegue obter acesso direto a esses registros. </w:t>
      </w:r>
    </w:p>
    <w:p w14:paraId="5B7806ED" w14:textId="77777777" w:rsidR="002A7EB0" w:rsidRDefault="002A7EB0" w:rsidP="002A7EB0">
      <w:pPr>
        <w:ind w:left="567"/>
        <w:jc w:val="both"/>
      </w:pPr>
    </w:p>
    <w:p w14:paraId="26AE8B1D" w14:textId="77777777" w:rsidR="002A7EB0" w:rsidRPr="001921BA" w:rsidRDefault="002A7EB0" w:rsidP="002A7EB0">
      <w:pPr>
        <w:ind w:left="567"/>
        <w:jc w:val="both"/>
      </w:pPr>
      <w:r w:rsidRPr="001921BA">
        <w:t>O fato do auditor da usuária expressar uma opinião com ressalva ou abstenção de opinião depende da sua conclusão sobre se os possíveis efeitos sobre as demonstrações contábeis são relevantes ou disseminados</w:t>
      </w:r>
      <w:r>
        <w:t xml:space="preserve"> de forma generalizada</w:t>
      </w:r>
      <w:r w:rsidRPr="001921BA">
        <w:t xml:space="preserve">. </w:t>
      </w:r>
    </w:p>
    <w:p w14:paraId="111BA949" w14:textId="77777777" w:rsidR="002A7EB0" w:rsidRDefault="002A7EB0" w:rsidP="002A7EB0">
      <w:pPr>
        <w:ind w:left="567" w:hanging="567"/>
        <w:jc w:val="both"/>
      </w:pPr>
    </w:p>
    <w:p w14:paraId="6D3A0F83" w14:textId="77777777" w:rsidR="002A7EB0" w:rsidRDefault="002A7EB0" w:rsidP="002A7EB0">
      <w:pPr>
        <w:ind w:left="567" w:hanging="567"/>
        <w:jc w:val="both"/>
      </w:pPr>
      <w:r>
        <w:t>Referência ao trabalho do auditor da organização prestadora de serviços (ver itens 21 e 22)</w:t>
      </w:r>
    </w:p>
    <w:p w14:paraId="6772050E" w14:textId="77777777" w:rsidR="002A7EB0" w:rsidRDefault="002A7EB0" w:rsidP="002A7EB0">
      <w:pPr>
        <w:ind w:left="567" w:hanging="567"/>
        <w:jc w:val="both"/>
      </w:pPr>
    </w:p>
    <w:p w14:paraId="1C38DCA7" w14:textId="77777777" w:rsidR="002A7EB0" w:rsidRDefault="002A7EB0" w:rsidP="002A7EB0">
      <w:pPr>
        <w:ind w:left="567" w:hanging="567"/>
        <w:jc w:val="both"/>
      </w:pPr>
      <w:r>
        <w:t>A43.</w:t>
      </w:r>
      <w:r>
        <w:tab/>
        <w:t>Em alguns casos, a legislação ou regulamentação de jurisdições fora do Brasil pode requerer uma referência ao trabalho do auditor da organização prestadora de serviços no relatório do auditor da usuária, por exemplo, para fins de transparência no setor público. Nessas circunstâncias, o auditor da usuária pode precisar da permissão do auditor da organização prestadora de serviços antes de fazer essa referência.</w:t>
      </w:r>
    </w:p>
    <w:p w14:paraId="4C75C217" w14:textId="77777777" w:rsidR="002A7EB0" w:rsidRDefault="002A7EB0" w:rsidP="002A7EB0">
      <w:pPr>
        <w:ind w:left="567" w:hanging="567"/>
        <w:jc w:val="both"/>
      </w:pPr>
    </w:p>
    <w:p w14:paraId="5CA3DAE0" w14:textId="77777777" w:rsidR="002A7EB0" w:rsidRDefault="002A7EB0" w:rsidP="002A7EB0">
      <w:pPr>
        <w:ind w:left="567" w:hanging="567"/>
        <w:jc w:val="both"/>
      </w:pPr>
      <w:r>
        <w:t>A44.</w:t>
      </w:r>
      <w:r>
        <w:tab/>
        <w:t>O fato da entidade usuária utilizar uma organização prestadora de serviços não altera a responsabilidade do auditor da usuária, de acordo com as normas de auditoria, de obter evidência de auditoria apropriada e suficiente para conseguir uma base razoável para suportar sua opinião. Portanto, o auditor não faz referência ao relatório do auditor da organização prestadora de serviços como base</w:t>
      </w:r>
      <w:r w:rsidRPr="00576BD9">
        <w:t xml:space="preserve"> para</w:t>
      </w:r>
      <w:r>
        <w:t xml:space="preserve"> sua opinião sobre as demonstrações contábeis da entidade usuária. Contudo, quando o auditor expressa uma opinião modificada, decorrente de opinião também modificada em relatório do auditor da organização prestadora de serviços, o auditor da usuária não está impedido de fazer referência ao relatório do auditor da organização prestadora de serviços se essa referência ajuda a explicar a razão da sua opinião modificada. Nessas circunstâncias, o auditor da usuária pode precisar da permissão do auditor da organização prestadora de serviços antes de fazer essa referência. </w:t>
      </w:r>
    </w:p>
    <w:p w14:paraId="15109A25" w14:textId="77777777" w:rsidR="002A7EB0" w:rsidRDefault="002A7EB0" w:rsidP="002A7EB0">
      <w:pPr>
        <w:ind w:left="567" w:hanging="567"/>
        <w:jc w:val="both"/>
      </w:pPr>
    </w:p>
    <w:p w14:paraId="729A8661" w14:textId="77777777" w:rsidR="002A7EB0" w:rsidRPr="002A7EB0" w:rsidRDefault="002A7EB0" w:rsidP="002A7EB0"/>
    <w:p w14:paraId="57BE444E" w14:textId="53E2B7AE" w:rsidR="001542BA" w:rsidRDefault="001542BA" w:rsidP="00D17E06">
      <w:pPr>
        <w:pStyle w:val="Ttulo1"/>
        <w:spacing w:before="0" w:after="120" w:line="240" w:lineRule="auto"/>
        <w:rPr>
          <w:rFonts w:ascii="Times New Roman" w:hAnsi="Times New Roman" w:cs="Times New Roman"/>
          <w:b/>
          <w:bCs/>
          <w:color w:val="auto"/>
          <w:sz w:val="24"/>
          <w:szCs w:val="24"/>
        </w:rPr>
      </w:pPr>
      <w:bookmarkStart w:id="111" w:name="_Toc183036850"/>
      <w:r w:rsidRPr="00D17E06">
        <w:rPr>
          <w:rFonts w:ascii="Times New Roman" w:hAnsi="Times New Roman" w:cs="Times New Roman"/>
          <w:b/>
          <w:bCs/>
          <w:color w:val="auto"/>
          <w:sz w:val="24"/>
          <w:szCs w:val="24"/>
        </w:rPr>
        <w:t>NBC TA 450 (R1)</w:t>
      </w:r>
      <w:bookmarkEnd w:id="111"/>
    </w:p>
    <w:p w14:paraId="2F470EF6" w14:textId="77777777" w:rsidR="002A7EB0" w:rsidRPr="002A7EB0" w:rsidRDefault="002A7EB0" w:rsidP="002A7EB0">
      <w:pPr>
        <w:jc w:val="center"/>
        <w:rPr>
          <w:b/>
          <w:bCs/>
        </w:rPr>
      </w:pPr>
      <w:r w:rsidRPr="002A7EB0">
        <w:rPr>
          <w:b/>
          <w:bCs/>
        </w:rPr>
        <w:t>NBC TA 450 (R1) – AVALIAÇÃO DAS DISTORÇÕES IDENTIFICADAS DURANTE A AUDITORIA</w:t>
      </w:r>
    </w:p>
    <w:p w14:paraId="5415C1AB" w14:textId="77777777" w:rsidR="002A7EB0" w:rsidRDefault="002A7EB0" w:rsidP="002A7EB0">
      <w:pPr>
        <w:jc w:val="both"/>
        <w:rPr>
          <w:highlight w:val="yellow"/>
        </w:rPr>
      </w:pPr>
    </w:p>
    <w:p w14:paraId="61B38FD7" w14:textId="77777777" w:rsidR="002A7EB0" w:rsidRDefault="002A7EB0" w:rsidP="002A7EB0">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40A21953" w14:textId="77777777" w:rsidR="002A7EB0" w:rsidRDefault="002A7EB0" w:rsidP="002A7EB0">
      <w:pPr>
        <w:jc w:val="both"/>
        <w:rPr>
          <w:highlight w:val="yellow"/>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0"/>
        <w:gridCol w:w="1418"/>
      </w:tblGrid>
      <w:tr w:rsidR="002A7EB0" w14:paraId="19BF9B7B" w14:textId="77777777" w:rsidTr="009A4CD5">
        <w:tc>
          <w:tcPr>
            <w:tcW w:w="6520" w:type="dxa"/>
          </w:tcPr>
          <w:p w14:paraId="25B26669" w14:textId="77777777" w:rsidR="002A7EB0" w:rsidRPr="00DD5410" w:rsidRDefault="002A7EB0" w:rsidP="009A4CD5">
            <w:pPr>
              <w:spacing w:before="60" w:after="60"/>
              <w:jc w:val="both"/>
            </w:pPr>
            <w:r w:rsidRPr="008E7B1A">
              <w:rPr>
                <w:b/>
              </w:rPr>
              <w:t>Sumário</w:t>
            </w:r>
          </w:p>
        </w:tc>
        <w:tc>
          <w:tcPr>
            <w:tcW w:w="1418" w:type="dxa"/>
          </w:tcPr>
          <w:p w14:paraId="480F9B24" w14:textId="77777777" w:rsidR="002A7EB0" w:rsidRPr="008E7B1A" w:rsidRDefault="002A7EB0" w:rsidP="009A4CD5">
            <w:pPr>
              <w:spacing w:before="60" w:after="60"/>
              <w:jc w:val="center"/>
              <w:rPr>
                <w:b/>
              </w:rPr>
            </w:pPr>
            <w:r w:rsidRPr="008E7B1A">
              <w:rPr>
                <w:b/>
              </w:rPr>
              <w:t>Item</w:t>
            </w:r>
          </w:p>
        </w:tc>
      </w:tr>
      <w:tr w:rsidR="002A7EB0" w14:paraId="4F704DE4" w14:textId="77777777" w:rsidTr="009A4CD5">
        <w:tc>
          <w:tcPr>
            <w:tcW w:w="6520" w:type="dxa"/>
          </w:tcPr>
          <w:p w14:paraId="66BC8AA2" w14:textId="77777777" w:rsidR="002A7EB0" w:rsidRPr="008E7B1A" w:rsidRDefault="002A7EB0" w:rsidP="009A4CD5">
            <w:pPr>
              <w:spacing w:before="60" w:after="60"/>
              <w:jc w:val="both"/>
              <w:rPr>
                <w:b/>
              </w:rPr>
            </w:pPr>
            <w:r w:rsidRPr="008E7B1A">
              <w:rPr>
                <w:b/>
              </w:rPr>
              <w:t>INTRODUÇÃO</w:t>
            </w:r>
          </w:p>
        </w:tc>
        <w:tc>
          <w:tcPr>
            <w:tcW w:w="1418" w:type="dxa"/>
          </w:tcPr>
          <w:p w14:paraId="6A1F5798" w14:textId="77777777" w:rsidR="002A7EB0" w:rsidRDefault="002A7EB0" w:rsidP="009A4CD5">
            <w:pPr>
              <w:spacing w:before="60" w:after="60"/>
              <w:jc w:val="center"/>
            </w:pPr>
          </w:p>
        </w:tc>
      </w:tr>
      <w:tr w:rsidR="002A7EB0" w14:paraId="5799B027" w14:textId="77777777" w:rsidTr="009A4CD5">
        <w:tc>
          <w:tcPr>
            <w:tcW w:w="6520" w:type="dxa"/>
          </w:tcPr>
          <w:p w14:paraId="2268FE58" w14:textId="77777777" w:rsidR="002A7EB0" w:rsidRPr="00DD5410" w:rsidRDefault="002A7EB0" w:rsidP="009A4CD5">
            <w:pPr>
              <w:spacing w:before="60" w:after="60"/>
              <w:jc w:val="both"/>
            </w:pPr>
            <w:r w:rsidRPr="00DD5410">
              <w:t>Alcance</w:t>
            </w:r>
          </w:p>
        </w:tc>
        <w:tc>
          <w:tcPr>
            <w:tcW w:w="1418" w:type="dxa"/>
          </w:tcPr>
          <w:p w14:paraId="30F239A1" w14:textId="77777777" w:rsidR="002A7EB0" w:rsidRDefault="002A7EB0" w:rsidP="009A4CD5">
            <w:pPr>
              <w:spacing w:before="60" w:after="60"/>
              <w:jc w:val="center"/>
            </w:pPr>
            <w:r>
              <w:t>1</w:t>
            </w:r>
          </w:p>
        </w:tc>
      </w:tr>
      <w:tr w:rsidR="002A7EB0" w14:paraId="33AABA79" w14:textId="77777777" w:rsidTr="009A4CD5">
        <w:tc>
          <w:tcPr>
            <w:tcW w:w="6520" w:type="dxa"/>
          </w:tcPr>
          <w:p w14:paraId="3E0799C4" w14:textId="77777777" w:rsidR="002A7EB0" w:rsidRPr="00DD5410" w:rsidRDefault="002A7EB0" w:rsidP="009A4CD5">
            <w:pPr>
              <w:spacing w:before="60" w:after="60"/>
              <w:jc w:val="both"/>
            </w:pPr>
            <w:r w:rsidRPr="00DD5410">
              <w:t>Data de vigência</w:t>
            </w:r>
          </w:p>
        </w:tc>
        <w:tc>
          <w:tcPr>
            <w:tcW w:w="1418" w:type="dxa"/>
          </w:tcPr>
          <w:p w14:paraId="44A2C6A0" w14:textId="77777777" w:rsidR="002A7EB0" w:rsidRDefault="002A7EB0" w:rsidP="009A4CD5">
            <w:pPr>
              <w:spacing w:before="60" w:after="60"/>
              <w:jc w:val="center"/>
            </w:pPr>
            <w:r>
              <w:t>2</w:t>
            </w:r>
          </w:p>
        </w:tc>
      </w:tr>
      <w:tr w:rsidR="002A7EB0" w14:paraId="68D1A925" w14:textId="77777777" w:rsidTr="009A4CD5">
        <w:tc>
          <w:tcPr>
            <w:tcW w:w="6520" w:type="dxa"/>
          </w:tcPr>
          <w:p w14:paraId="37C07F56" w14:textId="77777777" w:rsidR="002A7EB0" w:rsidRPr="00DD5410" w:rsidRDefault="002A7EB0" w:rsidP="009A4CD5">
            <w:pPr>
              <w:spacing w:before="60" w:after="60"/>
              <w:jc w:val="both"/>
            </w:pPr>
            <w:r w:rsidRPr="008E7B1A">
              <w:rPr>
                <w:b/>
              </w:rPr>
              <w:t>OBJETIVO</w:t>
            </w:r>
          </w:p>
        </w:tc>
        <w:tc>
          <w:tcPr>
            <w:tcW w:w="1418" w:type="dxa"/>
          </w:tcPr>
          <w:p w14:paraId="6EE1D5BD" w14:textId="77777777" w:rsidR="002A7EB0" w:rsidRDefault="002A7EB0" w:rsidP="009A4CD5">
            <w:pPr>
              <w:spacing w:before="60" w:after="60"/>
              <w:jc w:val="center"/>
            </w:pPr>
            <w:r>
              <w:t>3</w:t>
            </w:r>
          </w:p>
        </w:tc>
      </w:tr>
      <w:tr w:rsidR="002A7EB0" w14:paraId="7A5099EB" w14:textId="77777777" w:rsidTr="009A4CD5">
        <w:tc>
          <w:tcPr>
            <w:tcW w:w="6520" w:type="dxa"/>
          </w:tcPr>
          <w:p w14:paraId="4E52E973" w14:textId="77777777" w:rsidR="002A7EB0" w:rsidRPr="008E7B1A" w:rsidRDefault="002A7EB0" w:rsidP="009A4CD5">
            <w:pPr>
              <w:spacing w:before="60" w:after="60"/>
              <w:jc w:val="both"/>
              <w:rPr>
                <w:b/>
              </w:rPr>
            </w:pPr>
            <w:r w:rsidRPr="008E7B1A">
              <w:rPr>
                <w:b/>
              </w:rPr>
              <w:t>DEFINIÇÕES</w:t>
            </w:r>
          </w:p>
        </w:tc>
        <w:tc>
          <w:tcPr>
            <w:tcW w:w="1418" w:type="dxa"/>
          </w:tcPr>
          <w:p w14:paraId="5DD2C807" w14:textId="77777777" w:rsidR="002A7EB0" w:rsidRDefault="002A7EB0" w:rsidP="009A4CD5">
            <w:pPr>
              <w:spacing w:before="60" w:after="60"/>
              <w:jc w:val="center"/>
            </w:pPr>
            <w:r>
              <w:t>4</w:t>
            </w:r>
          </w:p>
        </w:tc>
      </w:tr>
      <w:tr w:rsidR="002A7EB0" w14:paraId="17AAD2BF" w14:textId="77777777" w:rsidTr="009A4CD5">
        <w:tc>
          <w:tcPr>
            <w:tcW w:w="6520" w:type="dxa"/>
          </w:tcPr>
          <w:p w14:paraId="012DC35D" w14:textId="77777777" w:rsidR="002A7EB0" w:rsidRPr="008E7B1A" w:rsidRDefault="002A7EB0" w:rsidP="009A4CD5">
            <w:pPr>
              <w:spacing w:before="60" w:after="60"/>
              <w:jc w:val="both"/>
              <w:rPr>
                <w:b/>
              </w:rPr>
            </w:pPr>
            <w:r w:rsidRPr="008E7B1A">
              <w:rPr>
                <w:b/>
              </w:rPr>
              <w:t>REQUISITOS</w:t>
            </w:r>
          </w:p>
        </w:tc>
        <w:tc>
          <w:tcPr>
            <w:tcW w:w="1418" w:type="dxa"/>
          </w:tcPr>
          <w:p w14:paraId="53AC64FB" w14:textId="77777777" w:rsidR="002A7EB0" w:rsidRDefault="002A7EB0" w:rsidP="009A4CD5">
            <w:pPr>
              <w:spacing w:before="60" w:after="60"/>
              <w:jc w:val="center"/>
            </w:pPr>
          </w:p>
        </w:tc>
      </w:tr>
      <w:tr w:rsidR="002A7EB0" w14:paraId="14DB70E0" w14:textId="77777777" w:rsidTr="009A4CD5">
        <w:tc>
          <w:tcPr>
            <w:tcW w:w="6520" w:type="dxa"/>
          </w:tcPr>
          <w:p w14:paraId="0F639500" w14:textId="77777777" w:rsidR="002A7EB0" w:rsidRPr="00DD5410" w:rsidRDefault="002A7EB0" w:rsidP="009A4CD5">
            <w:pPr>
              <w:spacing w:before="60" w:after="60"/>
              <w:jc w:val="both"/>
            </w:pPr>
            <w:r w:rsidRPr="00DD5410">
              <w:t>Acumulação de distorções identificadas</w:t>
            </w:r>
          </w:p>
        </w:tc>
        <w:tc>
          <w:tcPr>
            <w:tcW w:w="1418" w:type="dxa"/>
          </w:tcPr>
          <w:p w14:paraId="7A57C988" w14:textId="77777777" w:rsidR="002A7EB0" w:rsidRDefault="002A7EB0" w:rsidP="009A4CD5">
            <w:pPr>
              <w:spacing w:before="60" w:after="60"/>
              <w:jc w:val="center"/>
            </w:pPr>
            <w:r>
              <w:t>5</w:t>
            </w:r>
          </w:p>
        </w:tc>
      </w:tr>
      <w:tr w:rsidR="002A7EB0" w14:paraId="4D0B086D" w14:textId="77777777" w:rsidTr="009A4CD5">
        <w:tc>
          <w:tcPr>
            <w:tcW w:w="6520" w:type="dxa"/>
          </w:tcPr>
          <w:p w14:paraId="41860EA0" w14:textId="77777777" w:rsidR="002A7EB0" w:rsidRPr="00DD5410" w:rsidRDefault="002A7EB0" w:rsidP="009A4CD5">
            <w:pPr>
              <w:spacing w:before="60" w:after="60"/>
              <w:jc w:val="both"/>
            </w:pPr>
            <w:r w:rsidRPr="00DD5410">
              <w:t>Consideração de distorções identificadas no decorrer da auditoria</w:t>
            </w:r>
          </w:p>
        </w:tc>
        <w:tc>
          <w:tcPr>
            <w:tcW w:w="1418" w:type="dxa"/>
          </w:tcPr>
          <w:p w14:paraId="4EEBF461" w14:textId="77777777" w:rsidR="002A7EB0" w:rsidRDefault="002A7EB0" w:rsidP="009A4CD5">
            <w:pPr>
              <w:spacing w:before="60" w:after="60"/>
              <w:jc w:val="center"/>
            </w:pPr>
            <w:r>
              <w:t>6 – 7</w:t>
            </w:r>
          </w:p>
        </w:tc>
      </w:tr>
      <w:tr w:rsidR="002A7EB0" w14:paraId="75C5A2A3" w14:textId="77777777" w:rsidTr="009A4CD5">
        <w:tc>
          <w:tcPr>
            <w:tcW w:w="6520" w:type="dxa"/>
          </w:tcPr>
          <w:p w14:paraId="3B4F199C" w14:textId="77777777" w:rsidR="002A7EB0" w:rsidRPr="00DD5410" w:rsidRDefault="002A7EB0" w:rsidP="009A4CD5">
            <w:pPr>
              <w:spacing w:before="60" w:after="60"/>
              <w:jc w:val="both"/>
            </w:pPr>
            <w:r w:rsidRPr="00DD5410">
              <w:t>Comunicação e correção de distorções</w:t>
            </w:r>
          </w:p>
        </w:tc>
        <w:tc>
          <w:tcPr>
            <w:tcW w:w="1418" w:type="dxa"/>
          </w:tcPr>
          <w:p w14:paraId="6496519B" w14:textId="77777777" w:rsidR="002A7EB0" w:rsidRDefault="002A7EB0" w:rsidP="009A4CD5">
            <w:pPr>
              <w:spacing w:before="60" w:after="60"/>
              <w:jc w:val="center"/>
            </w:pPr>
            <w:r>
              <w:t>8</w:t>
            </w:r>
            <w:r w:rsidRPr="0088460E">
              <w:t xml:space="preserve"> – </w:t>
            </w:r>
            <w:r>
              <w:t>9</w:t>
            </w:r>
          </w:p>
        </w:tc>
      </w:tr>
      <w:tr w:rsidR="002A7EB0" w14:paraId="6C835BD9" w14:textId="77777777" w:rsidTr="009A4CD5">
        <w:tc>
          <w:tcPr>
            <w:tcW w:w="6520" w:type="dxa"/>
          </w:tcPr>
          <w:p w14:paraId="39FD46AB" w14:textId="77777777" w:rsidR="002A7EB0" w:rsidRPr="00DD5410" w:rsidRDefault="002A7EB0" w:rsidP="009A4CD5">
            <w:pPr>
              <w:spacing w:before="60" w:after="60"/>
              <w:jc w:val="both"/>
            </w:pPr>
            <w:r w:rsidRPr="00DD5410">
              <w:t>Avaliação do efeito de distorções não corrigidas</w:t>
            </w:r>
          </w:p>
        </w:tc>
        <w:tc>
          <w:tcPr>
            <w:tcW w:w="1418" w:type="dxa"/>
          </w:tcPr>
          <w:p w14:paraId="448CE6E9" w14:textId="77777777" w:rsidR="002A7EB0" w:rsidRDefault="002A7EB0" w:rsidP="009A4CD5">
            <w:pPr>
              <w:spacing w:before="60" w:after="60"/>
              <w:jc w:val="center"/>
            </w:pPr>
            <w:r>
              <w:t>10</w:t>
            </w:r>
            <w:r w:rsidRPr="0088460E">
              <w:t xml:space="preserve"> – </w:t>
            </w:r>
            <w:r>
              <w:t>13</w:t>
            </w:r>
          </w:p>
        </w:tc>
      </w:tr>
      <w:tr w:rsidR="002A7EB0" w14:paraId="75A8C13C" w14:textId="77777777" w:rsidTr="009A4CD5">
        <w:tc>
          <w:tcPr>
            <w:tcW w:w="6520" w:type="dxa"/>
          </w:tcPr>
          <w:p w14:paraId="0667808F" w14:textId="77777777" w:rsidR="002A7EB0" w:rsidRPr="00DD5410" w:rsidRDefault="002A7EB0" w:rsidP="009A4CD5">
            <w:pPr>
              <w:spacing w:before="60" w:after="60"/>
              <w:jc w:val="both"/>
            </w:pPr>
            <w:r w:rsidRPr="00DD5410">
              <w:t>Representação formal</w:t>
            </w:r>
          </w:p>
        </w:tc>
        <w:tc>
          <w:tcPr>
            <w:tcW w:w="1418" w:type="dxa"/>
          </w:tcPr>
          <w:p w14:paraId="4BBB90A4" w14:textId="77777777" w:rsidR="002A7EB0" w:rsidRDefault="002A7EB0" w:rsidP="009A4CD5">
            <w:pPr>
              <w:spacing w:before="60" w:after="60"/>
              <w:jc w:val="center"/>
            </w:pPr>
            <w:r>
              <w:t>14</w:t>
            </w:r>
          </w:p>
        </w:tc>
      </w:tr>
      <w:tr w:rsidR="002A7EB0" w14:paraId="41DC60E7" w14:textId="77777777" w:rsidTr="009A4CD5">
        <w:tc>
          <w:tcPr>
            <w:tcW w:w="6520" w:type="dxa"/>
          </w:tcPr>
          <w:p w14:paraId="660A1CF2" w14:textId="77777777" w:rsidR="002A7EB0" w:rsidRPr="00DD5410" w:rsidRDefault="002A7EB0" w:rsidP="009A4CD5">
            <w:pPr>
              <w:spacing w:before="60" w:after="60"/>
              <w:jc w:val="both"/>
            </w:pPr>
            <w:r w:rsidRPr="00DD5410">
              <w:t>Documentação</w:t>
            </w:r>
          </w:p>
        </w:tc>
        <w:tc>
          <w:tcPr>
            <w:tcW w:w="1418" w:type="dxa"/>
          </w:tcPr>
          <w:p w14:paraId="2D055D63" w14:textId="77777777" w:rsidR="002A7EB0" w:rsidRDefault="002A7EB0" w:rsidP="009A4CD5">
            <w:pPr>
              <w:spacing w:before="60" w:after="60"/>
              <w:jc w:val="center"/>
            </w:pPr>
            <w:r>
              <w:t>15</w:t>
            </w:r>
          </w:p>
        </w:tc>
      </w:tr>
      <w:tr w:rsidR="002A7EB0" w14:paraId="7B8E96F0" w14:textId="77777777" w:rsidTr="009A4CD5">
        <w:tc>
          <w:tcPr>
            <w:tcW w:w="6520" w:type="dxa"/>
          </w:tcPr>
          <w:p w14:paraId="3E7E51C3" w14:textId="77777777" w:rsidR="002A7EB0" w:rsidRPr="008E7B1A" w:rsidRDefault="002A7EB0" w:rsidP="009A4CD5">
            <w:pPr>
              <w:spacing w:before="60" w:after="60"/>
              <w:jc w:val="both"/>
              <w:rPr>
                <w:b/>
              </w:rPr>
            </w:pPr>
            <w:r w:rsidRPr="008E7B1A">
              <w:rPr>
                <w:b/>
              </w:rPr>
              <w:t>APLICAÇÃO E OUTROS MATERIAIS EXPLICATIVOS</w:t>
            </w:r>
          </w:p>
        </w:tc>
        <w:tc>
          <w:tcPr>
            <w:tcW w:w="1418" w:type="dxa"/>
          </w:tcPr>
          <w:p w14:paraId="0F13897F" w14:textId="77777777" w:rsidR="002A7EB0" w:rsidRDefault="002A7EB0" w:rsidP="009A4CD5">
            <w:pPr>
              <w:spacing w:before="60" w:after="60"/>
              <w:jc w:val="center"/>
            </w:pPr>
          </w:p>
        </w:tc>
      </w:tr>
      <w:tr w:rsidR="002A7EB0" w14:paraId="48ACC317" w14:textId="77777777" w:rsidTr="009A4CD5">
        <w:tc>
          <w:tcPr>
            <w:tcW w:w="6520" w:type="dxa"/>
          </w:tcPr>
          <w:p w14:paraId="2841722B" w14:textId="77777777" w:rsidR="002A7EB0" w:rsidRPr="00DD5410" w:rsidRDefault="002A7EB0" w:rsidP="009A4CD5">
            <w:pPr>
              <w:spacing w:before="60" w:after="60"/>
              <w:jc w:val="both"/>
            </w:pPr>
            <w:r w:rsidRPr="00DD5410">
              <w:t>Definição de distorção</w:t>
            </w:r>
          </w:p>
        </w:tc>
        <w:tc>
          <w:tcPr>
            <w:tcW w:w="1418" w:type="dxa"/>
          </w:tcPr>
          <w:p w14:paraId="71C5B48F" w14:textId="77777777" w:rsidR="002A7EB0" w:rsidRDefault="002A7EB0" w:rsidP="009A4CD5">
            <w:pPr>
              <w:spacing w:before="60" w:after="60"/>
              <w:jc w:val="center"/>
            </w:pPr>
            <w:r w:rsidRPr="00FF0AE3">
              <w:t>A1</w:t>
            </w:r>
          </w:p>
        </w:tc>
      </w:tr>
      <w:tr w:rsidR="002A7EB0" w14:paraId="1582A964" w14:textId="77777777" w:rsidTr="009A4CD5">
        <w:tc>
          <w:tcPr>
            <w:tcW w:w="6520" w:type="dxa"/>
          </w:tcPr>
          <w:p w14:paraId="26C52DFC" w14:textId="77777777" w:rsidR="002A7EB0" w:rsidRPr="00DD5410" w:rsidRDefault="002A7EB0" w:rsidP="009A4CD5">
            <w:pPr>
              <w:spacing w:before="60" w:after="60"/>
              <w:jc w:val="both"/>
            </w:pPr>
            <w:r w:rsidRPr="00DD5410">
              <w:t>Acumulação de distorções identificadas</w:t>
            </w:r>
          </w:p>
        </w:tc>
        <w:tc>
          <w:tcPr>
            <w:tcW w:w="1418" w:type="dxa"/>
          </w:tcPr>
          <w:p w14:paraId="7581F436" w14:textId="77777777" w:rsidR="002A7EB0" w:rsidRDefault="002A7EB0" w:rsidP="009A4CD5">
            <w:pPr>
              <w:spacing w:before="60" w:after="60"/>
              <w:jc w:val="center"/>
            </w:pPr>
            <w:r w:rsidRPr="00FF0AE3">
              <w:t>A</w:t>
            </w:r>
            <w:r>
              <w:t>2</w:t>
            </w:r>
            <w:r w:rsidRPr="00FF0AE3">
              <w:t xml:space="preserve"> – A</w:t>
            </w:r>
            <w:r>
              <w:t>6</w:t>
            </w:r>
          </w:p>
        </w:tc>
      </w:tr>
      <w:tr w:rsidR="002A7EB0" w14:paraId="4D7E4EB6" w14:textId="77777777" w:rsidTr="009A4CD5">
        <w:tc>
          <w:tcPr>
            <w:tcW w:w="6520" w:type="dxa"/>
          </w:tcPr>
          <w:p w14:paraId="50A918D9" w14:textId="77777777" w:rsidR="002A7EB0" w:rsidRPr="00DD5410" w:rsidRDefault="002A7EB0" w:rsidP="009A4CD5">
            <w:pPr>
              <w:spacing w:before="60" w:after="60"/>
              <w:jc w:val="both"/>
            </w:pPr>
            <w:r w:rsidRPr="00DD5410">
              <w:t>Consideração de distorções identificadas no decorrer da auditoria</w:t>
            </w:r>
          </w:p>
        </w:tc>
        <w:tc>
          <w:tcPr>
            <w:tcW w:w="1418" w:type="dxa"/>
          </w:tcPr>
          <w:p w14:paraId="022B2D87" w14:textId="77777777" w:rsidR="002A7EB0" w:rsidRDefault="002A7EB0" w:rsidP="009A4CD5">
            <w:pPr>
              <w:spacing w:before="60" w:after="60"/>
              <w:jc w:val="center"/>
            </w:pPr>
            <w:r w:rsidRPr="00FF0AE3">
              <w:t>A</w:t>
            </w:r>
            <w:r>
              <w:t>7</w:t>
            </w:r>
            <w:r w:rsidRPr="00FF0AE3">
              <w:t xml:space="preserve"> – A</w:t>
            </w:r>
            <w:r>
              <w:t>9</w:t>
            </w:r>
          </w:p>
        </w:tc>
      </w:tr>
      <w:tr w:rsidR="002A7EB0" w14:paraId="703414F5" w14:textId="77777777" w:rsidTr="009A4CD5">
        <w:tc>
          <w:tcPr>
            <w:tcW w:w="6520" w:type="dxa"/>
          </w:tcPr>
          <w:p w14:paraId="019E7E94" w14:textId="77777777" w:rsidR="002A7EB0" w:rsidRPr="00DD5410" w:rsidRDefault="002A7EB0" w:rsidP="009A4CD5">
            <w:pPr>
              <w:spacing w:before="60" w:after="60"/>
              <w:jc w:val="both"/>
            </w:pPr>
            <w:r w:rsidRPr="00DD5410">
              <w:t>Comunicação e correção de distorções</w:t>
            </w:r>
          </w:p>
        </w:tc>
        <w:tc>
          <w:tcPr>
            <w:tcW w:w="1418" w:type="dxa"/>
          </w:tcPr>
          <w:p w14:paraId="386AB1CF" w14:textId="77777777" w:rsidR="002A7EB0" w:rsidRDefault="002A7EB0" w:rsidP="009A4CD5">
            <w:pPr>
              <w:spacing w:before="60" w:after="60"/>
              <w:jc w:val="center"/>
            </w:pPr>
            <w:r w:rsidRPr="00FF0AE3">
              <w:t>A</w:t>
            </w:r>
            <w:r>
              <w:t>10</w:t>
            </w:r>
            <w:r w:rsidRPr="00FF0AE3">
              <w:t xml:space="preserve"> – A</w:t>
            </w:r>
            <w:r>
              <w:t>13</w:t>
            </w:r>
          </w:p>
        </w:tc>
      </w:tr>
      <w:tr w:rsidR="002A7EB0" w14:paraId="7E1F927B" w14:textId="77777777" w:rsidTr="009A4CD5">
        <w:tc>
          <w:tcPr>
            <w:tcW w:w="6520" w:type="dxa"/>
          </w:tcPr>
          <w:p w14:paraId="1915009B" w14:textId="77777777" w:rsidR="002A7EB0" w:rsidRPr="00DD5410" w:rsidRDefault="002A7EB0" w:rsidP="009A4CD5">
            <w:pPr>
              <w:spacing w:before="60" w:after="60"/>
              <w:jc w:val="both"/>
            </w:pPr>
            <w:r w:rsidRPr="00DD5410">
              <w:t>Avaliação do efeito de distorções não corrigidas</w:t>
            </w:r>
          </w:p>
        </w:tc>
        <w:tc>
          <w:tcPr>
            <w:tcW w:w="1418" w:type="dxa"/>
          </w:tcPr>
          <w:p w14:paraId="55C4E8B0" w14:textId="77777777" w:rsidR="002A7EB0" w:rsidRDefault="002A7EB0" w:rsidP="009A4CD5">
            <w:pPr>
              <w:spacing w:before="60" w:after="60"/>
              <w:jc w:val="center"/>
            </w:pPr>
            <w:r>
              <w:t>A14 – A28</w:t>
            </w:r>
          </w:p>
        </w:tc>
      </w:tr>
      <w:tr w:rsidR="002A7EB0" w14:paraId="14AFF994" w14:textId="77777777" w:rsidTr="009A4CD5">
        <w:tc>
          <w:tcPr>
            <w:tcW w:w="6520" w:type="dxa"/>
          </w:tcPr>
          <w:p w14:paraId="1C438421" w14:textId="77777777" w:rsidR="002A7EB0" w:rsidRPr="00DD5410" w:rsidRDefault="002A7EB0" w:rsidP="009A4CD5">
            <w:pPr>
              <w:spacing w:before="60" w:after="60"/>
              <w:jc w:val="both"/>
            </w:pPr>
            <w:r w:rsidRPr="00DD5410">
              <w:t>Representação formal</w:t>
            </w:r>
          </w:p>
        </w:tc>
        <w:tc>
          <w:tcPr>
            <w:tcW w:w="1418" w:type="dxa"/>
          </w:tcPr>
          <w:p w14:paraId="65309AD0" w14:textId="77777777" w:rsidR="002A7EB0" w:rsidRDefault="002A7EB0" w:rsidP="009A4CD5">
            <w:pPr>
              <w:spacing w:before="60" w:after="60"/>
              <w:jc w:val="center"/>
            </w:pPr>
            <w:r w:rsidRPr="00EC5F84">
              <w:t>A2</w:t>
            </w:r>
            <w:r>
              <w:t>9</w:t>
            </w:r>
          </w:p>
        </w:tc>
      </w:tr>
      <w:tr w:rsidR="002A7EB0" w14:paraId="546F9E7E" w14:textId="77777777" w:rsidTr="009A4CD5">
        <w:tc>
          <w:tcPr>
            <w:tcW w:w="6520" w:type="dxa"/>
          </w:tcPr>
          <w:p w14:paraId="3E065857" w14:textId="77777777" w:rsidR="002A7EB0" w:rsidRPr="00DD5410" w:rsidRDefault="002A7EB0" w:rsidP="009A4CD5">
            <w:pPr>
              <w:spacing w:before="60" w:after="60"/>
              <w:jc w:val="both"/>
            </w:pPr>
            <w:r w:rsidRPr="00DD5410">
              <w:t>Documentação</w:t>
            </w:r>
          </w:p>
        </w:tc>
        <w:tc>
          <w:tcPr>
            <w:tcW w:w="1418" w:type="dxa"/>
          </w:tcPr>
          <w:p w14:paraId="1477D694" w14:textId="77777777" w:rsidR="002A7EB0" w:rsidRDefault="002A7EB0" w:rsidP="009A4CD5">
            <w:pPr>
              <w:spacing w:before="60" w:after="60"/>
              <w:jc w:val="center"/>
            </w:pPr>
            <w:r w:rsidRPr="00EC5F84">
              <w:t>A</w:t>
            </w:r>
            <w:r>
              <w:t>30</w:t>
            </w:r>
          </w:p>
        </w:tc>
      </w:tr>
    </w:tbl>
    <w:p w14:paraId="5920207D" w14:textId="77777777" w:rsidR="002A7EB0" w:rsidRPr="002C0E88" w:rsidRDefault="002A7EB0" w:rsidP="002A7EB0">
      <w:pPr>
        <w:jc w:val="both"/>
      </w:pPr>
    </w:p>
    <w:p w14:paraId="408B37A6" w14:textId="77777777" w:rsidR="002A7EB0" w:rsidRPr="002C0E88" w:rsidRDefault="002A7EB0" w:rsidP="002A7EB0">
      <w:pPr>
        <w:jc w:val="both"/>
      </w:pPr>
      <w:r>
        <w:t xml:space="preserve">Esta Norma </w:t>
      </w:r>
      <w:r w:rsidRPr="002C0E88">
        <w:t>deve ser lida no contexto da NBC TA 200</w:t>
      </w:r>
      <w:r>
        <w:t xml:space="preserve"> – O</w:t>
      </w:r>
      <w:r w:rsidRPr="002C0E88">
        <w:t xml:space="preserve">bjetivos </w:t>
      </w:r>
      <w:r>
        <w:t>Gerais d</w:t>
      </w:r>
      <w:r w:rsidRPr="002C0E88">
        <w:t xml:space="preserve">o Auditor Independente </w:t>
      </w:r>
      <w:r>
        <w:t>e</w:t>
      </w:r>
      <w:r w:rsidRPr="002C0E88">
        <w:t xml:space="preserve"> </w:t>
      </w:r>
      <w:r>
        <w:t>a</w:t>
      </w:r>
      <w:r w:rsidRPr="002C0E88">
        <w:t xml:space="preserve"> Condução </w:t>
      </w:r>
      <w:r>
        <w:t>da</w:t>
      </w:r>
      <w:r w:rsidRPr="002C0E88">
        <w:t xml:space="preserve"> Auditoria </w:t>
      </w:r>
      <w:r>
        <w:t>e</w:t>
      </w:r>
      <w:r w:rsidRPr="002C0E88">
        <w:t xml:space="preserve">m Conformidade </w:t>
      </w:r>
      <w:r>
        <w:t>c</w:t>
      </w:r>
      <w:r w:rsidRPr="002C0E88">
        <w:t xml:space="preserve">om </w:t>
      </w:r>
      <w:r>
        <w:t>Normas de Auditoria.</w:t>
      </w:r>
    </w:p>
    <w:p w14:paraId="37E2A5C9" w14:textId="77777777" w:rsidR="002A7EB0" w:rsidRPr="00A03121" w:rsidRDefault="002A7EB0" w:rsidP="002A7EB0">
      <w:pPr>
        <w:jc w:val="both"/>
        <w:rPr>
          <w:b/>
        </w:rPr>
      </w:pPr>
    </w:p>
    <w:p w14:paraId="0CFED8A1" w14:textId="77777777" w:rsidR="002A7EB0" w:rsidRPr="00A03121" w:rsidRDefault="002A7EB0" w:rsidP="002A7EB0">
      <w:pPr>
        <w:jc w:val="both"/>
        <w:rPr>
          <w:b/>
        </w:rPr>
      </w:pPr>
    </w:p>
    <w:p w14:paraId="27C94C57" w14:textId="77777777" w:rsidR="002A7EB0" w:rsidRPr="00473DAC" w:rsidRDefault="002A7EB0" w:rsidP="002A7EB0">
      <w:pPr>
        <w:jc w:val="both"/>
        <w:rPr>
          <w:b/>
          <w:sz w:val="28"/>
          <w:szCs w:val="28"/>
        </w:rPr>
      </w:pPr>
      <w:r w:rsidRPr="00473DAC">
        <w:rPr>
          <w:b/>
          <w:sz w:val="28"/>
          <w:szCs w:val="28"/>
        </w:rPr>
        <w:t>Introdução</w:t>
      </w:r>
    </w:p>
    <w:p w14:paraId="708273C1" w14:textId="77777777" w:rsidR="002A7EB0" w:rsidRPr="002C0E88" w:rsidRDefault="002A7EB0" w:rsidP="002A7EB0">
      <w:pPr>
        <w:jc w:val="both"/>
      </w:pPr>
    </w:p>
    <w:p w14:paraId="579F9E42" w14:textId="77777777" w:rsidR="002A7EB0" w:rsidRPr="004207E3" w:rsidRDefault="002A7EB0" w:rsidP="002A7EB0">
      <w:pPr>
        <w:jc w:val="both"/>
        <w:rPr>
          <w:b/>
        </w:rPr>
      </w:pPr>
      <w:r w:rsidRPr="004207E3">
        <w:rPr>
          <w:b/>
        </w:rPr>
        <w:t xml:space="preserve">Alcance </w:t>
      </w:r>
    </w:p>
    <w:p w14:paraId="21874097" w14:textId="77777777" w:rsidR="002A7EB0" w:rsidRPr="002C0E88" w:rsidRDefault="002A7EB0" w:rsidP="002A7EB0">
      <w:pPr>
        <w:jc w:val="both"/>
      </w:pPr>
    </w:p>
    <w:p w14:paraId="5CC5A8EF" w14:textId="77777777" w:rsidR="002A7EB0" w:rsidRDefault="002A7EB0" w:rsidP="002A7EB0">
      <w:pPr>
        <w:ind w:left="567" w:hanging="567"/>
        <w:jc w:val="both"/>
      </w:pPr>
      <w:r w:rsidRPr="002C0E88">
        <w:t xml:space="preserve">1. </w:t>
      </w:r>
      <w:r>
        <w:tab/>
      </w:r>
      <w:r w:rsidRPr="002C0E88">
        <w:t>Esta Norma trata da responsabilidade do auditor independente em avaliar o efeito de distorç</w:t>
      </w:r>
      <w:r>
        <w:t>ões</w:t>
      </w:r>
      <w:r w:rsidRPr="002C0E88">
        <w:t xml:space="preserve"> identificada</w:t>
      </w:r>
      <w:r>
        <w:t>s</w:t>
      </w:r>
      <w:r w:rsidRPr="002C0E88">
        <w:t xml:space="preserve"> na auditoria e de distorç</w:t>
      </w:r>
      <w:r>
        <w:t>ões</w:t>
      </w:r>
      <w:r w:rsidRPr="002C0E88">
        <w:t xml:space="preserve"> não corrigida</w:t>
      </w:r>
      <w:r>
        <w:t>s</w:t>
      </w:r>
      <w:r w:rsidRPr="002C0E88">
        <w:t>, se houver, nas demonstrações contábeis. A NBC TA 700</w:t>
      </w:r>
      <w:r>
        <w:t xml:space="preserve"> – </w:t>
      </w:r>
      <w:r w:rsidRPr="00FC0ADB">
        <w:t xml:space="preserve">Formação da </w:t>
      </w:r>
      <w:r>
        <w:t>O</w:t>
      </w:r>
      <w:r w:rsidRPr="00FC0ADB">
        <w:t xml:space="preserve">pinião e </w:t>
      </w:r>
      <w:r>
        <w:t>E</w:t>
      </w:r>
      <w:r w:rsidRPr="00FC0ADB">
        <w:t xml:space="preserve">missão do </w:t>
      </w:r>
      <w:r>
        <w:t xml:space="preserve">Relatório </w:t>
      </w:r>
      <w:r w:rsidRPr="00FC0ADB">
        <w:t xml:space="preserve">do </w:t>
      </w:r>
      <w:r>
        <w:t>A</w:t>
      </w:r>
      <w:r w:rsidRPr="00FC0ADB">
        <w:t xml:space="preserve">uditor </w:t>
      </w:r>
      <w:r>
        <w:t>I</w:t>
      </w:r>
      <w:r w:rsidRPr="00FC0ADB">
        <w:t xml:space="preserve">ndependente sobre as </w:t>
      </w:r>
      <w:r>
        <w:t>D</w:t>
      </w:r>
      <w:r w:rsidRPr="00FC0ADB">
        <w:t xml:space="preserve">emonstrações </w:t>
      </w:r>
      <w:r>
        <w:t>C</w:t>
      </w:r>
      <w:r w:rsidRPr="00FC0ADB">
        <w:t>ontábeis</w:t>
      </w:r>
      <w:r w:rsidRPr="002C0E88">
        <w:t xml:space="preserve"> trata da responsabilidade do auditor, ao formar opinião sobre as demonstrações contábeis, para concluir se foi obtida segurança razoável de que as demonstrações contábeis como um todo estão livres de distorções relevantes. A conclusão do auditor requerida pela NBC TA 700 leva em consideração a avaliação do auditor de distorç</w:t>
      </w:r>
      <w:r>
        <w:t>ão</w:t>
      </w:r>
      <w:r w:rsidRPr="002C0E88">
        <w:t xml:space="preserve"> não corrigida, se houver, nas demonstrações contábeis, de acordo com esta Norma</w:t>
      </w:r>
      <w:r>
        <w:t>, itens 10 e 11.</w:t>
      </w:r>
      <w:r w:rsidRPr="002C0E88">
        <w:t xml:space="preserve"> A NBC TA 320</w:t>
      </w:r>
      <w:r>
        <w:t xml:space="preserve"> – </w:t>
      </w:r>
      <w:r w:rsidRPr="00FC0ADB">
        <w:t xml:space="preserve">Materialidade no </w:t>
      </w:r>
      <w:r>
        <w:t>P</w:t>
      </w:r>
      <w:r w:rsidRPr="00FC0ADB">
        <w:t xml:space="preserve">lanejamento e na </w:t>
      </w:r>
      <w:r>
        <w:t>E</w:t>
      </w:r>
      <w:r w:rsidRPr="00FC0ADB">
        <w:t xml:space="preserve">xecução da </w:t>
      </w:r>
      <w:r>
        <w:t>A</w:t>
      </w:r>
      <w:r w:rsidRPr="00FC0ADB">
        <w:t>uditoria</w:t>
      </w:r>
      <w:r>
        <w:t xml:space="preserve"> </w:t>
      </w:r>
      <w:r w:rsidRPr="002C0E88">
        <w:t>trata da responsabilidade do auditor independente de aplicar apropriadamente o conceito de materialidade no planejamento e na</w:t>
      </w:r>
      <w:r w:rsidRPr="002C0E88" w:rsidDel="00E7464F">
        <w:t xml:space="preserve"> </w:t>
      </w:r>
      <w:r w:rsidRPr="002C0E88">
        <w:t>execução de auditoria de demonstrações contábeis.</w:t>
      </w:r>
    </w:p>
    <w:p w14:paraId="25EECEFD" w14:textId="77777777" w:rsidR="002A7EB0" w:rsidRPr="002C0E88" w:rsidRDefault="002A7EB0" w:rsidP="002A7EB0">
      <w:pPr>
        <w:jc w:val="both"/>
      </w:pPr>
    </w:p>
    <w:p w14:paraId="5587848B" w14:textId="77777777" w:rsidR="002A7EB0" w:rsidRPr="004207E3" w:rsidRDefault="002A7EB0" w:rsidP="002A7EB0">
      <w:pPr>
        <w:jc w:val="both"/>
        <w:rPr>
          <w:b/>
        </w:rPr>
      </w:pPr>
      <w:r w:rsidRPr="004207E3">
        <w:rPr>
          <w:b/>
        </w:rPr>
        <w:t>Data de vigência</w:t>
      </w:r>
    </w:p>
    <w:p w14:paraId="4AF4B105" w14:textId="77777777" w:rsidR="002A7EB0" w:rsidRPr="002C0E88" w:rsidRDefault="002A7EB0" w:rsidP="002A7EB0">
      <w:pPr>
        <w:jc w:val="both"/>
      </w:pPr>
    </w:p>
    <w:p w14:paraId="2837F591" w14:textId="77777777" w:rsidR="002A7EB0" w:rsidRDefault="002A7EB0" w:rsidP="002A7EB0">
      <w:pPr>
        <w:ind w:left="567" w:hanging="567"/>
        <w:jc w:val="both"/>
      </w:pPr>
      <w:r w:rsidRPr="002C0E88">
        <w:t xml:space="preserve">2. </w:t>
      </w:r>
      <w:r>
        <w:t xml:space="preserve"> </w:t>
      </w:r>
      <w:r>
        <w:tab/>
      </w:r>
      <w:r w:rsidRPr="002C0E88">
        <w:t xml:space="preserve">Esta Norma é aplicável a auditoria de demonstrações contábeis para períodos iniciados em ou após </w:t>
      </w:r>
      <w:r>
        <w:t>1º</w:t>
      </w:r>
      <w:r w:rsidRPr="002C0E88">
        <w:t xml:space="preserve"> de janeiro de 2010</w:t>
      </w:r>
      <w:r>
        <w:t>.</w:t>
      </w:r>
    </w:p>
    <w:p w14:paraId="05D492F9" w14:textId="77777777" w:rsidR="002A7EB0" w:rsidRPr="002C0E88" w:rsidRDefault="002A7EB0" w:rsidP="002A7EB0">
      <w:pPr>
        <w:jc w:val="both"/>
      </w:pPr>
    </w:p>
    <w:p w14:paraId="4716FF06" w14:textId="77777777" w:rsidR="002A7EB0" w:rsidRPr="00473DAC" w:rsidRDefault="002A7EB0" w:rsidP="002A7EB0">
      <w:pPr>
        <w:jc w:val="both"/>
        <w:rPr>
          <w:b/>
          <w:sz w:val="28"/>
          <w:szCs w:val="28"/>
        </w:rPr>
      </w:pPr>
      <w:r w:rsidRPr="00473DAC">
        <w:rPr>
          <w:b/>
          <w:sz w:val="28"/>
          <w:szCs w:val="28"/>
        </w:rPr>
        <w:t>Objetivo</w:t>
      </w:r>
    </w:p>
    <w:p w14:paraId="5842553B" w14:textId="77777777" w:rsidR="002A7EB0" w:rsidRPr="002C0E88" w:rsidRDefault="002A7EB0" w:rsidP="002A7EB0">
      <w:pPr>
        <w:jc w:val="both"/>
      </w:pPr>
    </w:p>
    <w:p w14:paraId="03CCA04A" w14:textId="77777777" w:rsidR="002A7EB0" w:rsidRDefault="002A7EB0" w:rsidP="002A7EB0">
      <w:pPr>
        <w:spacing w:after="120"/>
        <w:ind w:left="567" w:hanging="567"/>
        <w:jc w:val="both"/>
      </w:pPr>
      <w:r w:rsidRPr="002C0E88">
        <w:t xml:space="preserve">3. </w:t>
      </w:r>
      <w:r>
        <w:tab/>
      </w:r>
      <w:r w:rsidRPr="002C0E88">
        <w:t>Para efeito desta Norma, o objetivo do auditor é avaliar:</w:t>
      </w:r>
    </w:p>
    <w:p w14:paraId="5C2DE0EB" w14:textId="77777777" w:rsidR="002A7EB0" w:rsidRDefault="002A7EB0" w:rsidP="002A7EB0">
      <w:pPr>
        <w:spacing w:after="120"/>
        <w:ind w:left="993" w:hanging="426"/>
        <w:jc w:val="both"/>
      </w:pPr>
      <w:r w:rsidRPr="002C0E88">
        <w:t xml:space="preserve">(a) </w:t>
      </w:r>
      <w:r>
        <w:tab/>
        <w:t>o</w:t>
      </w:r>
      <w:r w:rsidRPr="002C0E88">
        <w:t xml:space="preserve"> efeito de distorções identificada</w:t>
      </w:r>
      <w:r>
        <w:t>s</w:t>
      </w:r>
      <w:r w:rsidRPr="002C0E88">
        <w:t xml:space="preserve"> na auditoria; e</w:t>
      </w:r>
    </w:p>
    <w:p w14:paraId="671A6D63" w14:textId="77777777" w:rsidR="002A7EB0" w:rsidRDefault="002A7EB0" w:rsidP="002A7EB0">
      <w:pPr>
        <w:ind w:left="993" w:hanging="426"/>
        <w:jc w:val="both"/>
      </w:pPr>
      <w:r w:rsidRPr="002C0E88">
        <w:t xml:space="preserve">(b) </w:t>
      </w:r>
      <w:r>
        <w:tab/>
        <w:t>o</w:t>
      </w:r>
      <w:r w:rsidRPr="002C0E88">
        <w:t xml:space="preserve"> efeito de distorç</w:t>
      </w:r>
      <w:r>
        <w:t>ões</w:t>
      </w:r>
      <w:r w:rsidRPr="002C0E88">
        <w:t xml:space="preserve"> não corrigida</w:t>
      </w:r>
      <w:r>
        <w:t>s</w:t>
      </w:r>
      <w:r w:rsidRPr="002C0E88">
        <w:t>, se houver, nas demonstrações contábeis.</w:t>
      </w:r>
    </w:p>
    <w:p w14:paraId="7BE35CE2" w14:textId="77777777" w:rsidR="002A7EB0" w:rsidRPr="002C0E88" w:rsidRDefault="002A7EB0" w:rsidP="002A7EB0">
      <w:pPr>
        <w:jc w:val="both"/>
      </w:pPr>
    </w:p>
    <w:p w14:paraId="5C6F35D9" w14:textId="77777777" w:rsidR="002A7EB0" w:rsidRPr="00473DAC" w:rsidRDefault="002A7EB0" w:rsidP="002A7EB0">
      <w:pPr>
        <w:jc w:val="both"/>
        <w:rPr>
          <w:b/>
          <w:sz w:val="28"/>
          <w:szCs w:val="28"/>
        </w:rPr>
      </w:pPr>
      <w:r w:rsidRPr="00473DAC">
        <w:rPr>
          <w:b/>
          <w:sz w:val="28"/>
          <w:szCs w:val="28"/>
        </w:rPr>
        <w:t>Definições</w:t>
      </w:r>
    </w:p>
    <w:p w14:paraId="3171A777" w14:textId="77777777" w:rsidR="002A7EB0" w:rsidRPr="002C0E88" w:rsidRDefault="002A7EB0" w:rsidP="002A7EB0">
      <w:pPr>
        <w:jc w:val="both"/>
      </w:pPr>
    </w:p>
    <w:p w14:paraId="70324DB4" w14:textId="77777777" w:rsidR="002A7EB0" w:rsidRPr="002C0E88" w:rsidRDefault="002A7EB0" w:rsidP="002A7EB0">
      <w:pPr>
        <w:spacing w:after="120"/>
        <w:ind w:left="567" w:hanging="567"/>
        <w:jc w:val="both"/>
      </w:pPr>
      <w:r w:rsidRPr="002C0E88">
        <w:t xml:space="preserve">4. </w:t>
      </w:r>
      <w:r>
        <w:tab/>
      </w:r>
      <w:r w:rsidRPr="002C0E88">
        <w:t xml:space="preserve">Para fins das </w:t>
      </w:r>
      <w:r>
        <w:t>normas de auditoria</w:t>
      </w:r>
      <w:r w:rsidRPr="002C0E88">
        <w:t>, os termos a seguir possuem os significados abaixo:</w:t>
      </w:r>
    </w:p>
    <w:p w14:paraId="54DBEB8C" w14:textId="77777777" w:rsidR="002A7EB0" w:rsidRPr="001F24E3" w:rsidRDefault="002A7EB0">
      <w:pPr>
        <w:numPr>
          <w:ilvl w:val="0"/>
          <w:numId w:val="174"/>
        </w:numPr>
        <w:spacing w:after="120" w:line="240" w:lineRule="auto"/>
        <w:ind w:left="993" w:hanging="426"/>
        <w:jc w:val="both"/>
        <w:rPr>
          <w:strike/>
        </w:rPr>
      </w:pPr>
      <w:r w:rsidRPr="001F24E3">
        <w:rPr>
          <w:b/>
          <w:strike/>
        </w:rPr>
        <w:t>Distorção</w:t>
      </w:r>
      <w:r w:rsidRPr="001F24E3">
        <w:rPr>
          <w:strike/>
        </w:rPr>
        <w:t xml:space="preserve"> é a diferença entre o valor, classificação, apresentação ou divulgação de um item informado nas demonstrações contábeis e o valor, classificação, apresentação ou divulgação requerido para que o item esteja de acordo com a estrutura de relatório financeiro aplicável. Distorção pode ser decorrente de erro ou fraude (item A1).</w:t>
      </w:r>
    </w:p>
    <w:p w14:paraId="13E84F20" w14:textId="77777777" w:rsidR="002A7EB0" w:rsidRDefault="002A7EB0" w:rsidP="002A7EB0">
      <w:pPr>
        <w:tabs>
          <w:tab w:val="left" w:pos="993"/>
        </w:tabs>
        <w:spacing w:after="120"/>
        <w:ind w:left="992" w:hanging="425"/>
        <w:jc w:val="both"/>
      </w:pPr>
      <w:r w:rsidRPr="001F24E3">
        <w:rPr>
          <w:b/>
        </w:rPr>
        <w:t xml:space="preserve">(a) </w:t>
      </w:r>
      <w:r w:rsidRPr="001F24E3">
        <w:rPr>
          <w:b/>
        </w:rPr>
        <w:tab/>
      </w:r>
      <w:commentRangeStart w:id="112"/>
      <w:r w:rsidRPr="001F24E3">
        <w:rPr>
          <w:b/>
        </w:rPr>
        <w:t>Distorção</w:t>
      </w:r>
      <w:r>
        <w:t xml:space="preserve"> </w:t>
      </w:r>
      <w:commentRangeEnd w:id="112"/>
      <w:r>
        <w:rPr>
          <w:rStyle w:val="Refdecomentrio"/>
        </w:rPr>
        <w:commentReference w:id="112"/>
      </w:r>
      <w:r>
        <w:t xml:space="preserve">é a </w:t>
      </w:r>
      <w:r w:rsidRPr="007322B1">
        <w:rPr>
          <w:highlight w:val="yellow"/>
        </w:rPr>
        <w:t>diferença</w:t>
      </w:r>
      <w:r>
        <w:t xml:space="preserve"> entre o valor divulgado, classificação, apresentação ou divulgação de um item nas </w:t>
      </w:r>
      <w:r w:rsidRPr="007322B1">
        <w:rPr>
          <w:highlight w:val="yellow"/>
        </w:rPr>
        <w:t>demonstrações contábeis</w:t>
      </w:r>
      <w:r>
        <w:t xml:space="preserve"> </w:t>
      </w:r>
      <w:r w:rsidRPr="007322B1">
        <w:rPr>
          <w:highlight w:val="red"/>
        </w:rPr>
        <w:t>e</w:t>
      </w:r>
      <w:r>
        <w:t xml:space="preserve"> o valor, classificação, apresentação ou divulgação </w:t>
      </w:r>
      <w:r w:rsidRPr="007322B1">
        <w:rPr>
          <w:highlight w:val="cyan"/>
        </w:rPr>
        <w:t>que é requerido</w:t>
      </w:r>
      <w:r>
        <w:t xml:space="preserve"> para que o item esteja de acordo com a </w:t>
      </w:r>
      <w:r w:rsidRPr="007322B1">
        <w:rPr>
          <w:highlight w:val="cyan"/>
        </w:rPr>
        <w:t>estrutura de relatório financeiro aplicável</w:t>
      </w:r>
      <w:r>
        <w:t xml:space="preserve">. Distorção pode ser decorrente de erro ou fraude (item A1). </w:t>
      </w:r>
      <w:r>
        <w:rPr>
          <w:color w:val="00B0F0"/>
          <w:sz w:val="20"/>
          <w:szCs w:val="20"/>
        </w:rPr>
        <w:t>(Alterada pela NBC TA 450 (R1))</w:t>
      </w:r>
    </w:p>
    <w:p w14:paraId="52303C5D" w14:textId="77777777" w:rsidR="002A7EB0" w:rsidRDefault="002A7EB0" w:rsidP="002A7EB0">
      <w:pPr>
        <w:spacing w:after="120"/>
        <w:ind w:left="993"/>
        <w:jc w:val="both"/>
      </w:pPr>
      <w:r w:rsidRPr="002C0E88">
        <w:t>Quando o auditor expressa uma opinião sobre se a</w:t>
      </w:r>
      <w:r>
        <w:t xml:space="preserve">s demonstrações contábeis estão </w:t>
      </w:r>
      <w:r w:rsidRPr="002C0E88">
        <w:t xml:space="preserve">apresentadas adequadamente, em todos os aspectos relevantes, as </w:t>
      </w:r>
      <w:r w:rsidRPr="007322B1">
        <w:rPr>
          <w:highlight w:val="yellow"/>
        </w:rPr>
        <w:t>distorções</w:t>
      </w:r>
      <w:r w:rsidRPr="002C0E88">
        <w:t xml:space="preserve"> também incluem aqueles </w:t>
      </w:r>
      <w:r w:rsidRPr="007322B1">
        <w:rPr>
          <w:highlight w:val="yellow"/>
        </w:rPr>
        <w:t>ajustes de valor</w:t>
      </w:r>
      <w:r w:rsidRPr="002C0E88">
        <w:t>, classificaç</w:t>
      </w:r>
      <w:r>
        <w:t>ão</w:t>
      </w:r>
      <w:r w:rsidRPr="002C0E88">
        <w:t>, apresentaç</w:t>
      </w:r>
      <w:r>
        <w:t>ão</w:t>
      </w:r>
      <w:r w:rsidRPr="002C0E88">
        <w:t xml:space="preserve"> ou divulgaç</w:t>
      </w:r>
      <w:r>
        <w:t>ão</w:t>
      </w:r>
      <w:r w:rsidRPr="002C0E88">
        <w:t xml:space="preserve"> que, no julgamento do auditor, são necessários para que as demonstrações contábeis estejam apresentadas adequadamente, em todos os aspectos relevantes.</w:t>
      </w:r>
    </w:p>
    <w:p w14:paraId="1F88AF67" w14:textId="77777777" w:rsidR="002A7EB0" w:rsidRDefault="002A7EB0">
      <w:pPr>
        <w:numPr>
          <w:ilvl w:val="0"/>
          <w:numId w:val="174"/>
        </w:numPr>
        <w:spacing w:after="0" w:line="240" w:lineRule="auto"/>
        <w:ind w:left="993" w:hanging="426"/>
        <w:jc w:val="both"/>
      </w:pPr>
      <w:r w:rsidRPr="00A03121">
        <w:rPr>
          <w:b/>
        </w:rPr>
        <w:t>Distorções não corrigidas</w:t>
      </w:r>
      <w:r>
        <w:t xml:space="preserve"> são as</w:t>
      </w:r>
      <w:r w:rsidRPr="002C0E88">
        <w:t xml:space="preserve"> </w:t>
      </w:r>
      <w:r>
        <w:t>d</w:t>
      </w:r>
      <w:r w:rsidRPr="002C0E88">
        <w:t>istorç</w:t>
      </w:r>
      <w:r>
        <w:t>ões</w:t>
      </w:r>
      <w:r w:rsidRPr="002C0E88">
        <w:t xml:space="preserve"> que o auditor </w:t>
      </w:r>
      <w:r w:rsidRPr="007322B1">
        <w:rPr>
          <w:highlight w:val="yellow"/>
        </w:rPr>
        <w:t>detectou</w:t>
      </w:r>
      <w:r w:rsidRPr="002C0E88">
        <w:t xml:space="preserve"> durante a auditoria e que </w:t>
      </w:r>
      <w:r w:rsidRPr="007322B1">
        <w:rPr>
          <w:highlight w:val="yellow"/>
        </w:rPr>
        <w:t>não foram</w:t>
      </w:r>
      <w:r w:rsidRPr="002C0E88">
        <w:t xml:space="preserve"> corrigida</w:t>
      </w:r>
      <w:r>
        <w:t>s</w:t>
      </w:r>
      <w:r w:rsidRPr="002C0E88">
        <w:t>.</w:t>
      </w:r>
    </w:p>
    <w:p w14:paraId="59BDC04F" w14:textId="77777777" w:rsidR="002A7EB0" w:rsidRDefault="002A7EB0" w:rsidP="002A7EB0">
      <w:pPr>
        <w:jc w:val="both"/>
        <w:rPr>
          <w:b/>
          <w:sz w:val="28"/>
          <w:szCs w:val="28"/>
        </w:rPr>
      </w:pPr>
    </w:p>
    <w:p w14:paraId="5F8771E3" w14:textId="77777777" w:rsidR="002A7EB0" w:rsidRPr="00473DAC" w:rsidRDefault="002A7EB0" w:rsidP="002A7EB0">
      <w:pPr>
        <w:jc w:val="both"/>
        <w:rPr>
          <w:b/>
          <w:sz w:val="28"/>
          <w:szCs w:val="28"/>
        </w:rPr>
      </w:pPr>
      <w:r w:rsidRPr="00473DAC">
        <w:rPr>
          <w:b/>
          <w:sz w:val="28"/>
          <w:szCs w:val="28"/>
        </w:rPr>
        <w:t>Requisitos</w:t>
      </w:r>
    </w:p>
    <w:p w14:paraId="6A28ED79" w14:textId="77777777" w:rsidR="002A7EB0" w:rsidRPr="002C0E88" w:rsidRDefault="002A7EB0" w:rsidP="002A7EB0">
      <w:pPr>
        <w:jc w:val="both"/>
      </w:pPr>
    </w:p>
    <w:p w14:paraId="3F2B3D42" w14:textId="77777777" w:rsidR="002A7EB0" w:rsidRPr="004207E3" w:rsidRDefault="002A7EB0" w:rsidP="002A7EB0">
      <w:pPr>
        <w:jc w:val="both"/>
        <w:rPr>
          <w:b/>
        </w:rPr>
      </w:pPr>
      <w:r w:rsidRPr="004207E3">
        <w:rPr>
          <w:b/>
        </w:rPr>
        <w:t>Acumulação de distorções identificadas</w:t>
      </w:r>
    </w:p>
    <w:p w14:paraId="78D9E1F1" w14:textId="77777777" w:rsidR="002A7EB0" w:rsidRPr="002C0E88" w:rsidRDefault="002A7EB0" w:rsidP="002A7EB0">
      <w:pPr>
        <w:tabs>
          <w:tab w:val="left" w:pos="2820"/>
        </w:tabs>
        <w:jc w:val="both"/>
      </w:pPr>
      <w:r>
        <w:tab/>
      </w:r>
    </w:p>
    <w:p w14:paraId="59BDDA01" w14:textId="77777777" w:rsidR="002A7EB0" w:rsidRDefault="002A7EB0" w:rsidP="002A7EB0">
      <w:pPr>
        <w:ind w:left="567" w:hanging="567"/>
        <w:jc w:val="both"/>
      </w:pPr>
      <w:r w:rsidRPr="002C0E88">
        <w:t xml:space="preserve">5. </w:t>
      </w:r>
      <w:r>
        <w:tab/>
      </w:r>
      <w:r w:rsidRPr="002C0E88">
        <w:t xml:space="preserve">O auditor </w:t>
      </w:r>
      <w:r w:rsidRPr="00FB0F0A">
        <w:rPr>
          <w:highlight w:val="red"/>
        </w:rPr>
        <w:t>deve</w:t>
      </w:r>
      <w:r w:rsidRPr="002C0E88">
        <w:t xml:space="preserve"> </w:t>
      </w:r>
      <w:r w:rsidRPr="007322B1">
        <w:rPr>
          <w:highlight w:val="yellow"/>
        </w:rPr>
        <w:t>acumular distorções</w:t>
      </w:r>
      <w:r w:rsidRPr="002C0E88">
        <w:t xml:space="preserve"> identificadas durante a auditoria que não sejam claramente triviais (</w:t>
      </w:r>
      <w:r>
        <w:t xml:space="preserve">ver itens </w:t>
      </w:r>
      <w:r w:rsidRPr="002C0E88">
        <w:t>A2</w:t>
      </w:r>
      <w:r>
        <w:t xml:space="preserve"> a </w:t>
      </w:r>
      <w:r w:rsidRPr="002C0E88">
        <w:t>A</w:t>
      </w:r>
      <w:r>
        <w:t>6</w:t>
      </w:r>
      <w:r w:rsidRPr="002C0E88">
        <w:t>)</w:t>
      </w:r>
      <w:r>
        <w:t>.</w:t>
      </w:r>
    </w:p>
    <w:p w14:paraId="63613127" w14:textId="77777777" w:rsidR="002A7EB0" w:rsidRPr="002C0E88" w:rsidRDefault="002A7EB0" w:rsidP="002A7EB0">
      <w:pPr>
        <w:jc w:val="both"/>
      </w:pPr>
    </w:p>
    <w:p w14:paraId="22A78860" w14:textId="77777777" w:rsidR="002A7EB0" w:rsidRPr="004207E3" w:rsidRDefault="002A7EB0" w:rsidP="002A7EB0">
      <w:pPr>
        <w:jc w:val="both"/>
        <w:rPr>
          <w:b/>
        </w:rPr>
      </w:pPr>
      <w:r w:rsidRPr="004207E3">
        <w:rPr>
          <w:b/>
        </w:rPr>
        <w:t>Consideração de distorções identificadas no decorrer da auditoria</w:t>
      </w:r>
    </w:p>
    <w:p w14:paraId="1027913C" w14:textId="77777777" w:rsidR="002A7EB0" w:rsidRPr="002C0E88" w:rsidRDefault="002A7EB0" w:rsidP="002A7EB0">
      <w:pPr>
        <w:jc w:val="both"/>
      </w:pPr>
    </w:p>
    <w:p w14:paraId="58FB73C7" w14:textId="77777777" w:rsidR="002A7EB0" w:rsidRDefault="002A7EB0" w:rsidP="002A7EB0">
      <w:pPr>
        <w:spacing w:after="120"/>
        <w:ind w:left="567" w:hanging="567"/>
        <w:jc w:val="both"/>
      </w:pPr>
      <w:r w:rsidRPr="002C0E88">
        <w:t xml:space="preserve">6. </w:t>
      </w:r>
      <w:r>
        <w:tab/>
      </w:r>
      <w:r w:rsidRPr="002C0E88">
        <w:t xml:space="preserve">O auditor </w:t>
      </w:r>
      <w:r w:rsidRPr="000B5A96">
        <w:rPr>
          <w:highlight w:val="green"/>
        </w:rPr>
        <w:t>deve</w:t>
      </w:r>
      <w:r w:rsidRPr="002C0E88">
        <w:t xml:space="preserve"> determinar se a </w:t>
      </w:r>
      <w:r w:rsidRPr="007322B1">
        <w:rPr>
          <w:highlight w:val="yellow"/>
        </w:rPr>
        <w:t>estratégia global e o plano de auditoria</w:t>
      </w:r>
      <w:r w:rsidRPr="002C0E88">
        <w:t xml:space="preserve"> precisam ser </w:t>
      </w:r>
      <w:r w:rsidRPr="007322B1">
        <w:rPr>
          <w:highlight w:val="yellow"/>
        </w:rPr>
        <w:t>revisados</w:t>
      </w:r>
      <w:r w:rsidRPr="002C0E88">
        <w:t xml:space="preserve"> se:</w:t>
      </w:r>
    </w:p>
    <w:p w14:paraId="41956FFC" w14:textId="77777777" w:rsidR="002A7EB0" w:rsidRDefault="002A7EB0" w:rsidP="002A7EB0">
      <w:pPr>
        <w:spacing w:after="120"/>
        <w:ind w:left="993" w:hanging="426"/>
        <w:jc w:val="both"/>
      </w:pPr>
      <w:r w:rsidRPr="002C0E88">
        <w:t xml:space="preserve">(a) </w:t>
      </w:r>
      <w:r>
        <w:tab/>
      </w:r>
      <w:r w:rsidRPr="002C0E88">
        <w:t xml:space="preserve">a natureza das distorções identificadas e as circunstâncias em que elas ocorreram indicarem que </w:t>
      </w:r>
      <w:r w:rsidRPr="007322B1">
        <w:rPr>
          <w:highlight w:val="yellow"/>
        </w:rPr>
        <w:t>podem existir outras distorções</w:t>
      </w:r>
      <w:r w:rsidRPr="002C0E88">
        <w:t xml:space="preserve"> que, em conjunto com as distorções </w:t>
      </w:r>
      <w:r>
        <w:t>detect</w:t>
      </w:r>
      <w:r w:rsidRPr="002C0E88">
        <w:t xml:space="preserve">adas durante a auditoria, poderiam ser </w:t>
      </w:r>
      <w:r w:rsidRPr="007322B1">
        <w:rPr>
          <w:highlight w:val="yellow"/>
        </w:rPr>
        <w:t>relevantes</w:t>
      </w:r>
      <w:r w:rsidRPr="002C0E88">
        <w:t xml:space="preserve"> (</w:t>
      </w:r>
      <w:r>
        <w:t xml:space="preserve">ver item </w:t>
      </w:r>
      <w:r w:rsidRPr="002C0E88">
        <w:t>A</w:t>
      </w:r>
      <w:r>
        <w:t>7</w:t>
      </w:r>
      <w:r w:rsidRPr="002C0E88">
        <w:t>)</w:t>
      </w:r>
      <w:r>
        <w:t>; ou</w:t>
      </w:r>
    </w:p>
    <w:p w14:paraId="1CF5F675" w14:textId="77777777" w:rsidR="002A7EB0" w:rsidRDefault="002A7EB0" w:rsidP="002A7EB0">
      <w:pPr>
        <w:ind w:left="993" w:hanging="426"/>
        <w:jc w:val="both"/>
      </w:pPr>
      <w:r w:rsidRPr="002C0E88">
        <w:t xml:space="preserve">(b) o conjunto das distorções </w:t>
      </w:r>
      <w:r>
        <w:t>detectadas</w:t>
      </w:r>
      <w:r w:rsidRPr="002C0E88">
        <w:t xml:space="preserve"> durante a auditoria se aproxima da </w:t>
      </w:r>
      <w:r w:rsidRPr="007322B1">
        <w:rPr>
          <w:highlight w:val="yellow"/>
        </w:rPr>
        <w:t>materialidade</w:t>
      </w:r>
      <w:r w:rsidRPr="002C0E88">
        <w:t xml:space="preserve"> determinada de acordo com a </w:t>
      </w:r>
      <w:r w:rsidRPr="007322B1">
        <w:rPr>
          <w:highlight w:val="yellow"/>
        </w:rPr>
        <w:t>NBC TA 320</w:t>
      </w:r>
      <w:r w:rsidRPr="002C0E88">
        <w:t xml:space="preserve"> (</w:t>
      </w:r>
      <w:r>
        <w:t xml:space="preserve">ver item </w:t>
      </w:r>
      <w:r w:rsidRPr="002C0E88">
        <w:t>A</w:t>
      </w:r>
      <w:r>
        <w:t>8</w:t>
      </w:r>
      <w:r w:rsidRPr="002C0E88">
        <w:t>)</w:t>
      </w:r>
      <w:r>
        <w:t>.</w:t>
      </w:r>
    </w:p>
    <w:p w14:paraId="22FCAD2A" w14:textId="77777777" w:rsidR="002A7EB0" w:rsidRPr="002C0E88" w:rsidRDefault="002A7EB0" w:rsidP="002A7EB0">
      <w:pPr>
        <w:jc w:val="both"/>
      </w:pPr>
    </w:p>
    <w:p w14:paraId="528BE2BF" w14:textId="77777777" w:rsidR="002A7EB0" w:rsidRDefault="002A7EB0" w:rsidP="002A7EB0">
      <w:pPr>
        <w:ind w:left="567" w:hanging="567"/>
        <w:jc w:val="both"/>
      </w:pPr>
      <w:r w:rsidRPr="002C0E88">
        <w:t xml:space="preserve">7. </w:t>
      </w:r>
      <w:r>
        <w:tab/>
      </w:r>
      <w:r w:rsidRPr="002C0E88">
        <w:t>Se, por solicitação do auditor, a administração examinou uma classe de transações, saldos contábeis ou divulgaç</w:t>
      </w:r>
      <w:r>
        <w:t>ão</w:t>
      </w:r>
      <w:r w:rsidRPr="002C0E88">
        <w:t xml:space="preserve"> e </w:t>
      </w:r>
      <w:r w:rsidRPr="007322B1">
        <w:rPr>
          <w:highlight w:val="yellow"/>
        </w:rPr>
        <w:t>corrigiu</w:t>
      </w:r>
      <w:r w:rsidRPr="002C0E88">
        <w:t xml:space="preserve"> distorções que foram detectadas, o auditor </w:t>
      </w:r>
      <w:r w:rsidRPr="007322B1">
        <w:rPr>
          <w:highlight w:val="red"/>
        </w:rPr>
        <w:t>deve</w:t>
      </w:r>
      <w:r w:rsidRPr="002C0E88">
        <w:t xml:space="preserve"> executar </w:t>
      </w:r>
      <w:r w:rsidRPr="007322B1">
        <w:rPr>
          <w:highlight w:val="yellow"/>
        </w:rPr>
        <w:t>procedimentos adicionais</w:t>
      </w:r>
      <w:r w:rsidRPr="002C0E88">
        <w:t xml:space="preserve"> de auditoria para determinar se continua havendo distorções (</w:t>
      </w:r>
      <w:r>
        <w:t xml:space="preserve">ver </w:t>
      </w:r>
      <w:commentRangeStart w:id="113"/>
      <w:r>
        <w:t>item A9</w:t>
      </w:r>
      <w:commentRangeEnd w:id="113"/>
      <w:r>
        <w:rPr>
          <w:rStyle w:val="Refdecomentrio"/>
        </w:rPr>
        <w:commentReference w:id="113"/>
      </w:r>
      <w:r w:rsidRPr="002C0E88">
        <w:t>)</w:t>
      </w:r>
      <w:r>
        <w:t>.</w:t>
      </w:r>
      <w:r w:rsidRPr="002C0E88">
        <w:t xml:space="preserve">  </w:t>
      </w:r>
    </w:p>
    <w:p w14:paraId="5B86A5F5" w14:textId="77777777" w:rsidR="002A7EB0" w:rsidRPr="002C0E88" w:rsidRDefault="002A7EB0" w:rsidP="002A7EB0">
      <w:pPr>
        <w:jc w:val="both"/>
      </w:pPr>
    </w:p>
    <w:p w14:paraId="57998969" w14:textId="77777777" w:rsidR="002A7EB0" w:rsidRPr="004207E3" w:rsidRDefault="002A7EB0" w:rsidP="002A7EB0">
      <w:pPr>
        <w:jc w:val="both"/>
        <w:rPr>
          <w:b/>
        </w:rPr>
      </w:pPr>
      <w:r w:rsidRPr="004207E3">
        <w:rPr>
          <w:b/>
        </w:rPr>
        <w:t>Comunicação e correção de distorções</w:t>
      </w:r>
    </w:p>
    <w:p w14:paraId="38396014" w14:textId="77777777" w:rsidR="002A7EB0" w:rsidRPr="002C0E88" w:rsidRDefault="002A7EB0" w:rsidP="002A7EB0">
      <w:pPr>
        <w:jc w:val="both"/>
      </w:pPr>
    </w:p>
    <w:p w14:paraId="0C27BE6E" w14:textId="77777777" w:rsidR="002A7EB0" w:rsidRDefault="002A7EB0" w:rsidP="002A7EB0">
      <w:pPr>
        <w:ind w:left="567" w:hanging="567"/>
        <w:jc w:val="both"/>
        <w:rPr>
          <w:strike/>
        </w:rPr>
      </w:pPr>
      <w:r w:rsidRPr="00637507">
        <w:rPr>
          <w:strike/>
        </w:rPr>
        <w:t xml:space="preserve">8. </w:t>
      </w:r>
      <w:r w:rsidRPr="00637507">
        <w:rPr>
          <w:strike/>
        </w:rPr>
        <w:tab/>
        <w:t>O auditor deve comunicar tempestivamente ao nível apropriado da administração todas as distorções detectadas durante a auditoria, a menos que seja proibido por lei ou regulamento (NBC TA 260 – Comunicação com os Responsáveis pela Governança, item 7). O auditor deve requerer que a administração corrija essas distorções (ver itens  A10 a A12).</w:t>
      </w:r>
    </w:p>
    <w:p w14:paraId="6BC1294C" w14:textId="77777777" w:rsidR="002A7EB0" w:rsidRDefault="002A7EB0" w:rsidP="002A7EB0">
      <w:pPr>
        <w:ind w:left="567" w:hanging="567"/>
        <w:jc w:val="both"/>
        <w:rPr>
          <w:strike/>
        </w:rPr>
      </w:pPr>
    </w:p>
    <w:p w14:paraId="6C5A304F" w14:textId="77777777" w:rsidR="002A7EB0" w:rsidRPr="005C6759" w:rsidRDefault="002A7EB0" w:rsidP="002A7EB0">
      <w:pPr>
        <w:ind w:left="567" w:hanging="567"/>
        <w:jc w:val="both"/>
        <w:rPr>
          <w:strike/>
        </w:rPr>
      </w:pPr>
      <w:r w:rsidRPr="00637507">
        <w:rPr>
          <w:rFonts w:eastAsia="Arial"/>
        </w:rPr>
        <w:t xml:space="preserve">8. </w:t>
      </w:r>
      <w:r w:rsidRPr="00637507">
        <w:rPr>
          <w:rFonts w:eastAsia="Arial"/>
        </w:rPr>
        <w:tab/>
      </w:r>
      <w:r w:rsidRPr="00637507">
        <w:t xml:space="preserve">O auditor </w:t>
      </w:r>
      <w:r w:rsidRPr="000B5A96">
        <w:rPr>
          <w:highlight w:val="green"/>
        </w:rPr>
        <w:t>deve</w:t>
      </w:r>
      <w:r w:rsidRPr="00637507">
        <w:t xml:space="preserve"> comunicar, </w:t>
      </w:r>
      <w:r w:rsidRPr="007322B1">
        <w:rPr>
          <w:highlight w:val="yellow"/>
        </w:rPr>
        <w:t>salvo se proibido por lei ou regulamento</w:t>
      </w:r>
      <w:r w:rsidRPr="00637507">
        <w:t xml:space="preserve">, tempestivamente, ao nível apropriado da administração, </w:t>
      </w:r>
      <w:r w:rsidRPr="007322B1">
        <w:rPr>
          <w:highlight w:val="red"/>
        </w:rPr>
        <w:t>todas</w:t>
      </w:r>
      <w:r w:rsidRPr="00637507">
        <w:t xml:space="preserve"> </w:t>
      </w:r>
      <w:r w:rsidRPr="007322B1">
        <w:rPr>
          <w:highlight w:val="yellow"/>
        </w:rPr>
        <w:t>as distorções detectadas durante a auditoria</w:t>
      </w:r>
      <w:r w:rsidRPr="00637507">
        <w:t xml:space="preserve"> (NBC TA 260 – Comunicação com os Responsáveis pela Governança, item 7).</w:t>
      </w:r>
      <w:r w:rsidRPr="00637507">
        <w:rPr>
          <w:rFonts w:eastAsia="Arial"/>
        </w:rPr>
        <w:t xml:space="preserve"> </w:t>
      </w:r>
      <w:r w:rsidRPr="00637507">
        <w:t xml:space="preserve">O auditor </w:t>
      </w:r>
      <w:r w:rsidRPr="007322B1">
        <w:rPr>
          <w:highlight w:val="red"/>
        </w:rPr>
        <w:t>deve</w:t>
      </w:r>
      <w:r w:rsidRPr="00637507">
        <w:t xml:space="preserve"> requerer que a administração </w:t>
      </w:r>
      <w:r w:rsidRPr="007322B1">
        <w:rPr>
          <w:highlight w:val="yellow"/>
        </w:rPr>
        <w:t>corrija</w:t>
      </w:r>
      <w:r w:rsidRPr="00637507">
        <w:t xml:space="preserve"> essas distorções</w:t>
      </w:r>
      <w:r w:rsidRPr="00637507">
        <w:rPr>
          <w:rFonts w:eastAsia="Arial"/>
        </w:rPr>
        <w:t xml:space="preserve"> (ver itens de A10 a A129).</w:t>
      </w:r>
      <w:r>
        <w:rPr>
          <w:rFonts w:eastAsia="Arial"/>
        </w:rPr>
        <w:t xml:space="preserve"> </w:t>
      </w:r>
      <w:r w:rsidRPr="005C6759">
        <w:rPr>
          <w:rFonts w:eastAsia="Arial"/>
          <w:color w:val="00B0F0"/>
        </w:rPr>
        <w:t>(</w:t>
      </w:r>
      <w:r>
        <w:rPr>
          <w:rFonts w:eastAsia="Arial"/>
          <w:color w:val="00B0F0"/>
        </w:rPr>
        <w:t>Alterado  p</w:t>
      </w:r>
      <w:r w:rsidRPr="005C6759">
        <w:rPr>
          <w:rFonts w:eastAsia="Arial"/>
          <w:color w:val="00B0F0"/>
        </w:rPr>
        <w:t>ela Revisão NBC 3)</w:t>
      </w:r>
    </w:p>
    <w:p w14:paraId="5AFC2F86" w14:textId="77777777" w:rsidR="002A7EB0" w:rsidRPr="002C0E88" w:rsidRDefault="002A7EB0" w:rsidP="002A7EB0">
      <w:pPr>
        <w:jc w:val="both"/>
      </w:pPr>
    </w:p>
    <w:p w14:paraId="17B80604" w14:textId="77777777" w:rsidR="002A7EB0" w:rsidRPr="002C0E88" w:rsidRDefault="002A7EB0" w:rsidP="002A7EB0">
      <w:pPr>
        <w:ind w:left="567" w:hanging="567"/>
        <w:jc w:val="both"/>
      </w:pPr>
      <w:r w:rsidRPr="002C0E88">
        <w:t xml:space="preserve">9. </w:t>
      </w:r>
      <w:r>
        <w:tab/>
      </w:r>
      <w:r w:rsidRPr="002C0E88">
        <w:t xml:space="preserve">Se a administração </w:t>
      </w:r>
      <w:r w:rsidRPr="007322B1">
        <w:rPr>
          <w:highlight w:val="red"/>
        </w:rPr>
        <w:t>recusar-se</w:t>
      </w:r>
      <w:r w:rsidRPr="002C0E88">
        <w:t xml:space="preserve"> a corrigir algumas das distorções reportadas pelo auditor, este </w:t>
      </w:r>
      <w:r w:rsidRPr="007322B1">
        <w:rPr>
          <w:highlight w:val="red"/>
        </w:rPr>
        <w:t>deve</w:t>
      </w:r>
      <w:r w:rsidRPr="002C0E88">
        <w:t xml:space="preserve"> obter </w:t>
      </w:r>
      <w:r>
        <w:t>o</w:t>
      </w:r>
      <w:r w:rsidRPr="002C0E88">
        <w:t xml:space="preserve"> entendimento sobre as </w:t>
      </w:r>
      <w:r w:rsidRPr="007322B1">
        <w:rPr>
          <w:highlight w:val="yellow"/>
        </w:rPr>
        <w:t>razões pelas quais a administração</w:t>
      </w:r>
      <w:r w:rsidRPr="002C0E88">
        <w:t xml:space="preserve"> decidiu por não efetuar as correções e </w:t>
      </w:r>
      <w:r w:rsidRPr="007322B1">
        <w:rPr>
          <w:highlight w:val="red"/>
        </w:rPr>
        <w:t>deve</w:t>
      </w:r>
      <w:r w:rsidRPr="002C0E88">
        <w:t xml:space="preserve"> considerar esse entendimento ao avaliar se as demonstrações contábeis como um todo estão livres de distorções relevantes (</w:t>
      </w:r>
      <w:r>
        <w:t xml:space="preserve">ver item </w:t>
      </w:r>
      <w:r w:rsidRPr="002C0E88">
        <w:t>A1</w:t>
      </w:r>
      <w:r>
        <w:t>3</w:t>
      </w:r>
      <w:r w:rsidRPr="002C0E88">
        <w:t>)</w:t>
      </w:r>
      <w:r>
        <w:t>.</w:t>
      </w:r>
    </w:p>
    <w:p w14:paraId="09CB953B" w14:textId="77777777" w:rsidR="002A7EB0" w:rsidRDefault="002A7EB0" w:rsidP="002A7EB0">
      <w:pPr>
        <w:jc w:val="both"/>
      </w:pPr>
    </w:p>
    <w:p w14:paraId="6228C0BD" w14:textId="77777777" w:rsidR="002A7EB0" w:rsidRPr="004207E3" w:rsidRDefault="002A7EB0" w:rsidP="002A7EB0">
      <w:pPr>
        <w:jc w:val="both"/>
        <w:rPr>
          <w:b/>
        </w:rPr>
      </w:pPr>
      <w:r w:rsidRPr="004207E3">
        <w:rPr>
          <w:b/>
        </w:rPr>
        <w:t>Avaliação do efeito de distorções não corrigidas</w:t>
      </w:r>
    </w:p>
    <w:p w14:paraId="5076F75D" w14:textId="77777777" w:rsidR="002A7EB0" w:rsidRPr="002C0E88" w:rsidRDefault="002A7EB0" w:rsidP="002A7EB0">
      <w:pPr>
        <w:jc w:val="both"/>
      </w:pPr>
    </w:p>
    <w:p w14:paraId="7EFC896B" w14:textId="77777777" w:rsidR="002A7EB0" w:rsidRDefault="002A7EB0" w:rsidP="002A7EB0">
      <w:pPr>
        <w:ind w:left="567" w:hanging="567"/>
        <w:jc w:val="both"/>
      </w:pPr>
      <w:r w:rsidRPr="002C0E88">
        <w:t xml:space="preserve">10. </w:t>
      </w:r>
      <w:r>
        <w:tab/>
      </w:r>
      <w:r w:rsidRPr="002C0E88">
        <w:t>Antes de avaliar o efeito de distorç</w:t>
      </w:r>
      <w:r>
        <w:t>ões</w:t>
      </w:r>
      <w:r w:rsidRPr="002C0E88">
        <w:t xml:space="preserve"> não corrigida</w:t>
      </w:r>
      <w:r>
        <w:t>s</w:t>
      </w:r>
      <w:r w:rsidRPr="002C0E88">
        <w:t xml:space="preserve">, o auditor </w:t>
      </w:r>
      <w:r w:rsidRPr="007322B1">
        <w:rPr>
          <w:highlight w:val="red"/>
        </w:rPr>
        <w:t>deve rever</w:t>
      </w:r>
      <w:r w:rsidRPr="002C0E88">
        <w:t xml:space="preserve"> a materialidade determinada de acordo com a NBC TA 320 para confirmar se ela continua </w:t>
      </w:r>
      <w:r>
        <w:t xml:space="preserve">apropriada </w:t>
      </w:r>
      <w:r w:rsidRPr="002C0E88">
        <w:t>no contexto do resultado efetivo da entidade (</w:t>
      </w:r>
      <w:r>
        <w:t>ver itens</w:t>
      </w:r>
      <w:r w:rsidRPr="002C0E88">
        <w:t xml:space="preserve"> A1</w:t>
      </w:r>
      <w:r>
        <w:t xml:space="preserve">4 e </w:t>
      </w:r>
      <w:r w:rsidRPr="002C0E88">
        <w:t>A1</w:t>
      </w:r>
      <w:r>
        <w:t>5</w:t>
      </w:r>
      <w:r w:rsidRPr="002C0E88">
        <w:t>)</w:t>
      </w:r>
      <w:r>
        <w:t>.</w:t>
      </w:r>
    </w:p>
    <w:p w14:paraId="3930B785" w14:textId="77777777" w:rsidR="002A7EB0" w:rsidRPr="002C0E88" w:rsidRDefault="002A7EB0" w:rsidP="002A7EB0">
      <w:pPr>
        <w:ind w:left="567" w:hanging="567"/>
        <w:jc w:val="both"/>
      </w:pPr>
    </w:p>
    <w:p w14:paraId="1CFD47A7" w14:textId="77777777" w:rsidR="002A7EB0" w:rsidRDefault="002A7EB0" w:rsidP="002A7EB0">
      <w:pPr>
        <w:spacing w:after="120"/>
        <w:ind w:left="567" w:hanging="567"/>
        <w:jc w:val="both"/>
      </w:pPr>
      <w:r w:rsidRPr="002C0E88">
        <w:t xml:space="preserve">11. </w:t>
      </w:r>
      <w:r>
        <w:tab/>
      </w:r>
      <w:r w:rsidRPr="002C0E88">
        <w:t xml:space="preserve">O auditor deve determinar se as distorções não corrigidas </w:t>
      </w:r>
      <w:r w:rsidRPr="007322B1">
        <w:rPr>
          <w:highlight w:val="yellow"/>
        </w:rPr>
        <w:t>são relevantes</w:t>
      </w:r>
      <w:r w:rsidRPr="002C0E88">
        <w:t>, individualmente ou em conjunto. Ao fazer essa determinação, o auditor deve considerar:</w:t>
      </w:r>
    </w:p>
    <w:p w14:paraId="3BB29F72" w14:textId="77777777" w:rsidR="002A7EB0" w:rsidRDefault="002A7EB0" w:rsidP="002A7EB0">
      <w:pPr>
        <w:spacing w:after="120"/>
        <w:ind w:left="993" w:hanging="426"/>
        <w:jc w:val="both"/>
      </w:pPr>
      <w:r w:rsidRPr="002C0E88" w:rsidDel="0004154D">
        <w:t xml:space="preserve"> </w:t>
      </w:r>
      <w:r w:rsidRPr="002C0E88">
        <w:t xml:space="preserve">(a) </w:t>
      </w:r>
      <w:r>
        <w:tab/>
        <w:t>a</w:t>
      </w:r>
      <w:r w:rsidRPr="002C0E88">
        <w:t xml:space="preserve"> magnitude e a natureza das distorções, tanto em relação a classes específicas de transações, saldos contábeis ou divulgaç</w:t>
      </w:r>
      <w:r>
        <w:t>ão</w:t>
      </w:r>
      <w:r w:rsidRPr="002C0E88">
        <w:t xml:space="preserve"> quanto às demonstrações contábeis </w:t>
      </w:r>
      <w:r w:rsidRPr="007322B1">
        <w:rPr>
          <w:highlight w:val="yellow"/>
        </w:rPr>
        <w:t>como um todo</w:t>
      </w:r>
      <w:r w:rsidRPr="002C0E88">
        <w:t>, e as circunstâncias específicas de sua ocorrência (</w:t>
      </w:r>
      <w:r>
        <w:t xml:space="preserve">ver itens </w:t>
      </w:r>
      <w:r w:rsidRPr="002C0E88">
        <w:t>A1</w:t>
      </w:r>
      <w:r>
        <w:t xml:space="preserve">6 a </w:t>
      </w:r>
      <w:r w:rsidRPr="002C0E88">
        <w:t>A</w:t>
      </w:r>
      <w:r>
        <w:t>22 e</w:t>
      </w:r>
      <w:r w:rsidRPr="002C0E88">
        <w:t xml:space="preserve"> A</w:t>
      </w:r>
      <w:r>
        <w:t xml:space="preserve">24 a </w:t>
      </w:r>
      <w:r w:rsidRPr="002C0E88">
        <w:t>A2</w:t>
      </w:r>
      <w:r>
        <w:t>5</w:t>
      </w:r>
      <w:r w:rsidRPr="002C0E88">
        <w:t>)</w:t>
      </w:r>
      <w:r>
        <w:t>; e</w:t>
      </w:r>
    </w:p>
    <w:p w14:paraId="4E9BA0B8" w14:textId="77777777" w:rsidR="002A7EB0" w:rsidRDefault="002A7EB0" w:rsidP="002A7EB0">
      <w:pPr>
        <w:ind w:left="993" w:hanging="426"/>
        <w:jc w:val="both"/>
      </w:pPr>
      <w:r w:rsidRPr="002C0E88">
        <w:t xml:space="preserve">(b) </w:t>
      </w:r>
      <w:r>
        <w:tab/>
        <w:t>o</w:t>
      </w:r>
      <w:r w:rsidRPr="002C0E88">
        <w:t xml:space="preserve"> efeito de </w:t>
      </w:r>
      <w:r w:rsidRPr="007322B1">
        <w:rPr>
          <w:highlight w:val="yellow"/>
        </w:rPr>
        <w:t>distorções não corrigidas</w:t>
      </w:r>
      <w:r w:rsidRPr="002C0E88">
        <w:t xml:space="preserve"> relacionadas a períodos anteriores sobre as classes relevantes de transações, saldos contábeis ou divulgaç</w:t>
      </w:r>
      <w:r>
        <w:t>ão</w:t>
      </w:r>
      <w:r w:rsidRPr="002C0E88">
        <w:t>, e sobre as demonstrações contábeis como um todo (</w:t>
      </w:r>
      <w:r>
        <w:t xml:space="preserve">ver item </w:t>
      </w:r>
      <w:r w:rsidRPr="002C0E88">
        <w:t>A</w:t>
      </w:r>
      <w:r>
        <w:t>23</w:t>
      </w:r>
      <w:r w:rsidRPr="002C0E88">
        <w:t>)</w:t>
      </w:r>
      <w:r>
        <w:t>.</w:t>
      </w:r>
    </w:p>
    <w:p w14:paraId="4371978C" w14:textId="77777777" w:rsidR="002A7EB0" w:rsidRPr="002C0E88" w:rsidRDefault="002A7EB0" w:rsidP="002A7EB0">
      <w:pPr>
        <w:jc w:val="both"/>
      </w:pPr>
    </w:p>
    <w:p w14:paraId="77CFB47E" w14:textId="77777777" w:rsidR="002A7EB0" w:rsidRPr="004207E3" w:rsidRDefault="002A7EB0" w:rsidP="002A7EB0">
      <w:pPr>
        <w:jc w:val="both"/>
        <w:rPr>
          <w:i/>
        </w:rPr>
      </w:pPr>
      <w:r w:rsidRPr="004207E3">
        <w:rPr>
          <w:i/>
        </w:rPr>
        <w:t>Comunicação com os responsáveis pela governança</w:t>
      </w:r>
    </w:p>
    <w:p w14:paraId="764C2F6B" w14:textId="77777777" w:rsidR="002A7EB0" w:rsidRPr="002C0E88" w:rsidRDefault="002A7EB0" w:rsidP="002A7EB0">
      <w:pPr>
        <w:jc w:val="both"/>
      </w:pPr>
    </w:p>
    <w:p w14:paraId="63C42091" w14:textId="77777777" w:rsidR="002A7EB0" w:rsidRDefault="002A7EB0" w:rsidP="002A7EB0">
      <w:pPr>
        <w:ind w:left="567" w:hanging="567"/>
        <w:jc w:val="both"/>
      </w:pPr>
      <w:r w:rsidRPr="002C0E88">
        <w:t xml:space="preserve">12. </w:t>
      </w:r>
      <w:r>
        <w:tab/>
      </w:r>
      <w:r w:rsidRPr="002C0E88">
        <w:t xml:space="preserve">O auditor </w:t>
      </w:r>
      <w:r w:rsidRPr="007322B1">
        <w:rPr>
          <w:highlight w:val="red"/>
        </w:rPr>
        <w:t>deve</w:t>
      </w:r>
      <w:r w:rsidRPr="002C0E88">
        <w:t xml:space="preserve"> comunicar as distorções não corrigidas aos responsáveis pela governança e o </w:t>
      </w:r>
      <w:r w:rsidRPr="007322B1">
        <w:rPr>
          <w:highlight w:val="yellow"/>
        </w:rPr>
        <w:t>efeito que elas</w:t>
      </w:r>
      <w:r w:rsidRPr="002C0E88">
        <w:t xml:space="preserve">, individualmente ou em conjunto, podem ter sobre a </w:t>
      </w:r>
      <w:r w:rsidRPr="007322B1">
        <w:rPr>
          <w:highlight w:val="yellow"/>
        </w:rPr>
        <w:t>opinião</w:t>
      </w:r>
      <w:r w:rsidRPr="002C0E88">
        <w:t xml:space="preserve"> no seu </w:t>
      </w:r>
      <w:r>
        <w:t>relatório</w:t>
      </w:r>
      <w:r w:rsidRPr="002C0E88">
        <w:t xml:space="preserve"> de auditoria, a menos que seja proibido por lei ou regulamento.</w:t>
      </w:r>
      <w:r>
        <w:t xml:space="preserve"> (NBC TA 260, item 7)</w:t>
      </w:r>
      <w:r w:rsidRPr="002C0E88">
        <w:t xml:space="preserve"> A comunicação do auditor </w:t>
      </w:r>
      <w:r w:rsidRPr="007322B1">
        <w:rPr>
          <w:highlight w:val="red"/>
        </w:rPr>
        <w:t>deve</w:t>
      </w:r>
      <w:r w:rsidRPr="002C0E88">
        <w:t xml:space="preserve"> identificar distorções não corrigidas individualmente relevantes. O auditor </w:t>
      </w:r>
      <w:r w:rsidRPr="007322B1">
        <w:rPr>
          <w:highlight w:val="red"/>
        </w:rPr>
        <w:t>deve</w:t>
      </w:r>
      <w:r w:rsidRPr="002C0E88">
        <w:t xml:space="preserve"> requerer a correção das distorções não corrigidas (</w:t>
      </w:r>
      <w:r>
        <w:t xml:space="preserve">ver itens </w:t>
      </w:r>
      <w:r w:rsidRPr="002C0E88">
        <w:t>A2</w:t>
      </w:r>
      <w:r>
        <w:t xml:space="preserve">6 a </w:t>
      </w:r>
      <w:r w:rsidRPr="002C0E88">
        <w:t>A2</w:t>
      </w:r>
      <w:r>
        <w:t>8</w:t>
      </w:r>
      <w:r w:rsidRPr="002C0E88">
        <w:t>)</w:t>
      </w:r>
      <w:r>
        <w:t>.</w:t>
      </w:r>
      <w:r w:rsidRPr="002C0E88">
        <w:t xml:space="preserve">  </w:t>
      </w:r>
    </w:p>
    <w:p w14:paraId="76224EE3" w14:textId="77777777" w:rsidR="002A7EB0" w:rsidRPr="002C0E88" w:rsidRDefault="002A7EB0" w:rsidP="002A7EB0">
      <w:pPr>
        <w:ind w:left="567" w:hanging="567"/>
        <w:jc w:val="both"/>
      </w:pPr>
    </w:p>
    <w:p w14:paraId="1D39501B" w14:textId="77777777" w:rsidR="002A7EB0" w:rsidRDefault="002A7EB0" w:rsidP="002A7EB0">
      <w:pPr>
        <w:ind w:left="567" w:hanging="567"/>
        <w:jc w:val="both"/>
      </w:pPr>
      <w:r w:rsidRPr="002C0E88">
        <w:t xml:space="preserve">13. </w:t>
      </w:r>
      <w:r>
        <w:tab/>
      </w:r>
      <w:r w:rsidRPr="002C0E88">
        <w:t xml:space="preserve">O auditor </w:t>
      </w:r>
      <w:r w:rsidRPr="007322B1">
        <w:rPr>
          <w:highlight w:val="red"/>
        </w:rPr>
        <w:t>deve</w:t>
      </w:r>
      <w:r w:rsidRPr="002C0E88">
        <w:t xml:space="preserve">, também, comunicar aos responsáveis pela governança o </w:t>
      </w:r>
      <w:r w:rsidRPr="007322B1">
        <w:rPr>
          <w:highlight w:val="yellow"/>
        </w:rPr>
        <w:t>efeito de distorções</w:t>
      </w:r>
      <w:r w:rsidRPr="002C0E88">
        <w:t xml:space="preserve"> não corrigidas relacionadas a períodos anteriores sobre as classes relevantes de transações, saldos contábeis ou divulgaç</w:t>
      </w:r>
      <w:r>
        <w:t>ão</w:t>
      </w:r>
      <w:r w:rsidRPr="002C0E88">
        <w:t>, e sobre as demonstrações contábeis como um todo.</w:t>
      </w:r>
    </w:p>
    <w:p w14:paraId="3AC2D62E" w14:textId="77777777" w:rsidR="002A7EB0" w:rsidRPr="002C0E88" w:rsidRDefault="002A7EB0" w:rsidP="002A7EB0">
      <w:pPr>
        <w:jc w:val="both"/>
      </w:pPr>
    </w:p>
    <w:p w14:paraId="5F9F694B" w14:textId="77777777" w:rsidR="002A7EB0" w:rsidRPr="004207E3" w:rsidRDefault="002A7EB0" w:rsidP="002A7EB0">
      <w:pPr>
        <w:jc w:val="both"/>
        <w:rPr>
          <w:b/>
        </w:rPr>
      </w:pPr>
      <w:r w:rsidRPr="004207E3">
        <w:rPr>
          <w:b/>
        </w:rPr>
        <w:t xml:space="preserve">Representação </w:t>
      </w:r>
      <w:r>
        <w:rPr>
          <w:b/>
        </w:rPr>
        <w:t xml:space="preserve">formal </w:t>
      </w:r>
    </w:p>
    <w:p w14:paraId="01974023" w14:textId="77777777" w:rsidR="002A7EB0" w:rsidRPr="002C0E88" w:rsidRDefault="002A7EB0" w:rsidP="002A7EB0">
      <w:pPr>
        <w:jc w:val="both"/>
      </w:pPr>
    </w:p>
    <w:p w14:paraId="228422AF" w14:textId="77777777" w:rsidR="002A7EB0" w:rsidRDefault="002A7EB0" w:rsidP="002A7EB0">
      <w:pPr>
        <w:ind w:left="567" w:hanging="567"/>
        <w:jc w:val="both"/>
      </w:pPr>
      <w:r w:rsidRPr="002C0E88">
        <w:t xml:space="preserve">14. </w:t>
      </w:r>
      <w:r>
        <w:tab/>
      </w:r>
      <w:r w:rsidRPr="002C0E88">
        <w:t xml:space="preserve">O auditor </w:t>
      </w:r>
      <w:r w:rsidRPr="007322B1">
        <w:rPr>
          <w:highlight w:val="red"/>
        </w:rPr>
        <w:t>deve</w:t>
      </w:r>
      <w:r w:rsidRPr="002C0E88">
        <w:t xml:space="preserve"> solicitar representação </w:t>
      </w:r>
      <w:r>
        <w:t xml:space="preserve">formal </w:t>
      </w:r>
      <w:r w:rsidRPr="002C0E88">
        <w:t xml:space="preserve">da administração e, quando </w:t>
      </w:r>
      <w:r>
        <w:t>apropriado</w:t>
      </w:r>
      <w:r w:rsidRPr="002C0E88">
        <w:t xml:space="preserve">, dos responsáveis pela governança, sobre </w:t>
      </w:r>
      <w:r w:rsidRPr="007322B1">
        <w:rPr>
          <w:highlight w:val="yellow"/>
        </w:rPr>
        <w:t>se acreditam que os efeitos de distorções não corrigidas são não relevantes, individualmente e em conjunto</w:t>
      </w:r>
      <w:r w:rsidRPr="002C0E88">
        <w:t>, para as demonstrações</w:t>
      </w:r>
      <w:r>
        <w:t xml:space="preserve"> </w:t>
      </w:r>
      <w:r w:rsidRPr="002C0E88">
        <w:t xml:space="preserve">contábeis como um todo. </w:t>
      </w:r>
      <w:r>
        <w:t>O</w:t>
      </w:r>
      <w:r w:rsidRPr="002C0E88">
        <w:t xml:space="preserve"> resumo desses itens (</w:t>
      </w:r>
      <w:r w:rsidRPr="007322B1">
        <w:rPr>
          <w:highlight w:val="yellow"/>
        </w:rPr>
        <w:t>demonstrativo de ajustes</w:t>
      </w:r>
      <w:r w:rsidRPr="002C0E88">
        <w:t xml:space="preserve"> não registrados) deve estar incluído na representação </w:t>
      </w:r>
      <w:r>
        <w:t xml:space="preserve">formal </w:t>
      </w:r>
      <w:r w:rsidRPr="002C0E88">
        <w:t>ou anexo a ela (</w:t>
      </w:r>
      <w:commentRangeStart w:id="114"/>
      <w:r>
        <w:t xml:space="preserve">ver item </w:t>
      </w:r>
      <w:r w:rsidRPr="002C0E88">
        <w:t>A2</w:t>
      </w:r>
      <w:r>
        <w:t>9</w:t>
      </w:r>
      <w:commentRangeEnd w:id="114"/>
      <w:r>
        <w:rPr>
          <w:rStyle w:val="Refdecomentrio"/>
        </w:rPr>
        <w:commentReference w:id="114"/>
      </w:r>
      <w:r w:rsidRPr="002C0E88">
        <w:t>)</w:t>
      </w:r>
      <w:r>
        <w:t>.</w:t>
      </w:r>
    </w:p>
    <w:p w14:paraId="42334E3F" w14:textId="77777777" w:rsidR="002A7EB0" w:rsidRPr="002C0E88" w:rsidRDefault="002A7EB0" w:rsidP="002A7EB0">
      <w:pPr>
        <w:jc w:val="both"/>
      </w:pPr>
    </w:p>
    <w:p w14:paraId="454D8E7B" w14:textId="77777777" w:rsidR="002A7EB0" w:rsidRPr="004207E3" w:rsidRDefault="002A7EB0" w:rsidP="002A7EB0">
      <w:pPr>
        <w:jc w:val="both"/>
        <w:rPr>
          <w:b/>
        </w:rPr>
      </w:pPr>
      <w:r w:rsidRPr="004207E3">
        <w:rPr>
          <w:b/>
        </w:rPr>
        <w:t>Documentação</w:t>
      </w:r>
    </w:p>
    <w:p w14:paraId="4B5FE0B2" w14:textId="77777777" w:rsidR="002A7EB0" w:rsidRPr="002C0E88" w:rsidRDefault="002A7EB0" w:rsidP="002A7EB0">
      <w:pPr>
        <w:jc w:val="both"/>
      </w:pPr>
    </w:p>
    <w:p w14:paraId="383BE89A" w14:textId="77777777" w:rsidR="002A7EB0" w:rsidRDefault="002A7EB0" w:rsidP="002A7EB0">
      <w:pPr>
        <w:spacing w:after="120"/>
        <w:ind w:left="567" w:hanging="567"/>
        <w:jc w:val="both"/>
      </w:pPr>
      <w:r w:rsidRPr="002C0E88">
        <w:t xml:space="preserve">15. </w:t>
      </w:r>
      <w:r>
        <w:tab/>
        <w:t xml:space="preserve">De acordo com NBC TA 230 – Documentação de Auditoria, itens 8 a 11 e A6, o auditor </w:t>
      </w:r>
      <w:r w:rsidRPr="0066205D">
        <w:rPr>
          <w:highlight w:val="red"/>
        </w:rPr>
        <w:t>deve</w:t>
      </w:r>
      <w:r>
        <w:t xml:space="preserve"> incluir na</w:t>
      </w:r>
      <w:r w:rsidRPr="002C0E88">
        <w:t xml:space="preserve"> documentação de auditoria (</w:t>
      </w:r>
      <w:r>
        <w:t xml:space="preserve">ver item </w:t>
      </w:r>
      <w:r w:rsidRPr="002C0E88">
        <w:t>A</w:t>
      </w:r>
      <w:r>
        <w:t>30</w:t>
      </w:r>
      <w:r w:rsidRPr="002C0E88">
        <w:t>)</w:t>
      </w:r>
      <w:r>
        <w:t>:</w:t>
      </w:r>
    </w:p>
    <w:p w14:paraId="6D5730E9" w14:textId="77777777" w:rsidR="002A7EB0" w:rsidRDefault="002A7EB0" w:rsidP="002A7EB0">
      <w:pPr>
        <w:spacing w:after="120"/>
        <w:ind w:left="993" w:hanging="426"/>
        <w:jc w:val="both"/>
      </w:pPr>
      <w:r w:rsidRPr="002C0E88">
        <w:t xml:space="preserve">(a) </w:t>
      </w:r>
      <w:r>
        <w:tab/>
        <w:t>o</w:t>
      </w:r>
      <w:r w:rsidRPr="002C0E88">
        <w:t xml:space="preserve"> valor </w:t>
      </w:r>
      <w:r w:rsidRPr="0066205D">
        <w:rPr>
          <w:highlight w:val="yellow"/>
        </w:rPr>
        <w:t>abaixo do qual as distorções seriam consideradas claramente triviais</w:t>
      </w:r>
      <w:r w:rsidRPr="002C0E88">
        <w:t xml:space="preserve"> (</w:t>
      </w:r>
      <w:r>
        <w:t>item</w:t>
      </w:r>
      <w:r w:rsidRPr="002C0E88">
        <w:t xml:space="preserve"> 5);</w:t>
      </w:r>
    </w:p>
    <w:p w14:paraId="44FC5A19" w14:textId="77777777" w:rsidR="002A7EB0" w:rsidRDefault="002A7EB0" w:rsidP="002A7EB0">
      <w:pPr>
        <w:spacing w:after="120"/>
        <w:ind w:left="993" w:hanging="426"/>
        <w:jc w:val="both"/>
      </w:pPr>
      <w:r w:rsidRPr="002C0E88">
        <w:t xml:space="preserve">(b) </w:t>
      </w:r>
      <w:r>
        <w:tab/>
      </w:r>
      <w:r w:rsidRPr="0066205D">
        <w:rPr>
          <w:highlight w:val="yellow"/>
        </w:rPr>
        <w:t>todas</w:t>
      </w:r>
      <w:r w:rsidRPr="002C0E88">
        <w:t xml:space="preserve"> as distorções </w:t>
      </w:r>
      <w:r>
        <w:t>detectadas</w:t>
      </w:r>
      <w:r w:rsidRPr="002C0E88">
        <w:t xml:space="preserve"> durante a auditoria e </w:t>
      </w:r>
      <w:r w:rsidRPr="0066205D">
        <w:rPr>
          <w:highlight w:val="yellow"/>
        </w:rPr>
        <w:t>se foram corrigidas</w:t>
      </w:r>
      <w:r w:rsidRPr="002C0E88">
        <w:t xml:space="preserve"> (</w:t>
      </w:r>
      <w:r>
        <w:t>iten</w:t>
      </w:r>
      <w:r w:rsidRPr="002C0E88">
        <w:t>s 5, 8 e 12); e</w:t>
      </w:r>
    </w:p>
    <w:p w14:paraId="201949E0" w14:textId="77777777" w:rsidR="002A7EB0" w:rsidRPr="002C0E88" w:rsidRDefault="002A7EB0" w:rsidP="002A7EB0">
      <w:pPr>
        <w:ind w:left="993" w:hanging="426"/>
        <w:jc w:val="both"/>
      </w:pPr>
      <w:r w:rsidRPr="002C0E88">
        <w:t xml:space="preserve">(c) </w:t>
      </w:r>
      <w:r>
        <w:tab/>
        <w:t>a</w:t>
      </w:r>
      <w:r w:rsidRPr="002C0E88">
        <w:t xml:space="preserve"> conclusão do auditor sobre </w:t>
      </w:r>
      <w:r w:rsidRPr="0066205D">
        <w:rPr>
          <w:highlight w:val="yellow"/>
        </w:rPr>
        <w:t>se as distorções não corrigidas são relevantes</w:t>
      </w:r>
      <w:r w:rsidRPr="002C0E88">
        <w:t xml:space="preserve">, individualmente ou em conjunto, e a </w:t>
      </w:r>
      <w:r w:rsidRPr="0066205D">
        <w:rPr>
          <w:highlight w:val="yellow"/>
        </w:rPr>
        <w:t>base para essa conclusão</w:t>
      </w:r>
      <w:r w:rsidRPr="002C0E88">
        <w:t xml:space="preserve"> (</w:t>
      </w:r>
      <w:r>
        <w:t xml:space="preserve">item </w:t>
      </w:r>
      <w:r w:rsidRPr="002C0E88">
        <w:t>11).</w:t>
      </w:r>
    </w:p>
    <w:p w14:paraId="0533D338" w14:textId="77777777" w:rsidR="002A7EB0" w:rsidRDefault="002A7EB0" w:rsidP="002A7EB0">
      <w:pPr>
        <w:ind w:left="3540" w:firstLine="708"/>
      </w:pPr>
    </w:p>
    <w:p w14:paraId="303AD1B4" w14:textId="77777777" w:rsidR="002A7EB0" w:rsidRDefault="002A7EB0" w:rsidP="002A7EB0">
      <w:pPr>
        <w:ind w:left="3540" w:firstLine="708"/>
      </w:pPr>
    </w:p>
    <w:p w14:paraId="5B8BAF5F" w14:textId="77777777" w:rsidR="002A7EB0" w:rsidRPr="00D47D37" w:rsidRDefault="002A7EB0" w:rsidP="002A7EB0">
      <w:pPr>
        <w:pStyle w:val="Textoembloco"/>
        <w:autoSpaceDE w:val="0"/>
        <w:autoSpaceDN w:val="0"/>
        <w:adjustRightInd w:val="0"/>
        <w:ind w:left="0"/>
        <w:jc w:val="both"/>
        <w:rPr>
          <w:sz w:val="24"/>
          <w:lang w:val="pt-BR"/>
        </w:rPr>
      </w:pPr>
      <w:r w:rsidRPr="00D47D37">
        <w:rPr>
          <w:sz w:val="24"/>
          <w:lang w:val="pt-BR"/>
        </w:rPr>
        <w:t>Em razão da inclusão dos itens A3, A4, A5, A17 e A18, a numeração existente é renumerada em ordem sequencial, ou seja, A3 para A6, A4 para A7, A5 para A8; A13 para A16, A14 para A19, A15 para A20; e assim sucessivamente. Além disso, as referências em outras normas também são ajustadas em função dessas alterações de numeração.</w:t>
      </w:r>
    </w:p>
    <w:p w14:paraId="18D3A635" w14:textId="77777777" w:rsidR="002A7EB0" w:rsidRPr="00D47D37" w:rsidRDefault="002A7EB0" w:rsidP="002A7EB0">
      <w:pPr>
        <w:pStyle w:val="Textoembloco"/>
        <w:autoSpaceDE w:val="0"/>
        <w:autoSpaceDN w:val="0"/>
        <w:adjustRightInd w:val="0"/>
        <w:ind w:left="0"/>
        <w:jc w:val="both"/>
        <w:rPr>
          <w:sz w:val="24"/>
          <w:lang w:val="pt-BR"/>
        </w:rPr>
      </w:pPr>
    </w:p>
    <w:p w14:paraId="0A9BF8CD" w14:textId="77777777" w:rsidR="002A7EB0" w:rsidRPr="00D47D37" w:rsidRDefault="002A7EB0" w:rsidP="002A7EB0">
      <w:pPr>
        <w:pStyle w:val="Textoembloco"/>
        <w:autoSpaceDE w:val="0"/>
        <w:autoSpaceDN w:val="0"/>
        <w:adjustRightInd w:val="0"/>
        <w:ind w:left="0"/>
        <w:jc w:val="both"/>
        <w:rPr>
          <w:sz w:val="24"/>
          <w:lang w:val="pt-BR"/>
        </w:rPr>
      </w:pPr>
      <w:r w:rsidRPr="00D47D37">
        <w:rPr>
          <w:sz w:val="24"/>
          <w:lang w:val="pt-BR"/>
        </w:rPr>
        <w:t>Em razão dessas alterações, as disposições não alteradas desta norma são mantidas e a sigla da NBC TA 450, publicada no DOU, Seção 1, de 3/12/2009, passa a ser NBC TA 450 (R1).</w:t>
      </w:r>
    </w:p>
    <w:p w14:paraId="1CA49722" w14:textId="77777777" w:rsidR="002A7EB0" w:rsidRDefault="002A7EB0" w:rsidP="002A7EB0">
      <w:pPr>
        <w:pStyle w:val="Textoembloco"/>
        <w:autoSpaceDE w:val="0"/>
        <w:autoSpaceDN w:val="0"/>
        <w:adjustRightInd w:val="0"/>
        <w:ind w:left="0"/>
        <w:jc w:val="both"/>
        <w:rPr>
          <w:sz w:val="24"/>
          <w:lang w:val="pt-BR"/>
        </w:rPr>
      </w:pPr>
    </w:p>
    <w:p w14:paraId="7146B1D7" w14:textId="77777777" w:rsidR="002A7EB0" w:rsidRDefault="002A7EB0" w:rsidP="002A7EB0">
      <w:pPr>
        <w:pStyle w:val="Textoembloco"/>
        <w:autoSpaceDE w:val="0"/>
        <w:autoSpaceDN w:val="0"/>
        <w:adjustRightInd w:val="0"/>
        <w:ind w:left="0"/>
        <w:jc w:val="both"/>
        <w:rPr>
          <w:sz w:val="24"/>
          <w:lang w:val="pt-BR"/>
        </w:rPr>
      </w:pPr>
      <w:r>
        <w:rPr>
          <w:sz w:val="24"/>
          <w:lang w:val="pt-BR"/>
        </w:rPr>
        <w:t>As alterações desta norma entram em vigor na data de sua publicação, aplicando-se às auditorias de demonstrações contábeis para períodos que se findam em, ou após, 31 de dezembro de 2016.</w:t>
      </w:r>
    </w:p>
    <w:p w14:paraId="402171AD" w14:textId="77777777" w:rsidR="002A7EB0" w:rsidRDefault="002A7EB0" w:rsidP="002A7EB0">
      <w:pPr>
        <w:pStyle w:val="Textoembloco"/>
        <w:autoSpaceDE w:val="0"/>
        <w:autoSpaceDN w:val="0"/>
        <w:adjustRightInd w:val="0"/>
        <w:ind w:left="0"/>
        <w:jc w:val="both"/>
        <w:rPr>
          <w:sz w:val="24"/>
          <w:lang w:val="pt-BR"/>
        </w:rPr>
      </w:pPr>
    </w:p>
    <w:p w14:paraId="5E12DB54" w14:textId="77777777" w:rsidR="002A7EB0" w:rsidRDefault="002A7EB0" w:rsidP="002A7EB0">
      <w:pPr>
        <w:pStyle w:val="Textoembloco"/>
        <w:autoSpaceDE w:val="0"/>
        <w:autoSpaceDN w:val="0"/>
        <w:adjustRightInd w:val="0"/>
        <w:ind w:left="0"/>
        <w:jc w:val="both"/>
        <w:rPr>
          <w:sz w:val="24"/>
          <w:lang w:val="pt-BR"/>
        </w:rPr>
      </w:pPr>
    </w:p>
    <w:p w14:paraId="14750B6C" w14:textId="77777777" w:rsidR="002A7EB0" w:rsidRDefault="002A7EB0" w:rsidP="002A7EB0">
      <w:pPr>
        <w:pStyle w:val="Recuodecorpodetexto2"/>
        <w:spacing w:after="0" w:line="240" w:lineRule="auto"/>
        <w:jc w:val="right"/>
        <w:rPr>
          <w:lang w:val="pt-BR"/>
        </w:rPr>
      </w:pPr>
      <w:r>
        <w:rPr>
          <w:lang w:val="pt-BR"/>
        </w:rPr>
        <w:t>Brasília, 19 de agosto de 2016.</w:t>
      </w:r>
    </w:p>
    <w:p w14:paraId="6943E2E8" w14:textId="77777777" w:rsidR="002A7EB0" w:rsidRDefault="002A7EB0" w:rsidP="002A7EB0"/>
    <w:p w14:paraId="6C64D2B8" w14:textId="77777777" w:rsidR="002A7EB0" w:rsidRDefault="002A7EB0" w:rsidP="002A7EB0"/>
    <w:p w14:paraId="72F4C105" w14:textId="77777777" w:rsidR="002A7EB0" w:rsidRDefault="002A7EB0" w:rsidP="002A7EB0">
      <w:pPr>
        <w:jc w:val="center"/>
        <w:rPr>
          <w:bCs/>
        </w:rPr>
      </w:pPr>
      <w:r>
        <w:t xml:space="preserve">Contador </w:t>
      </w:r>
      <w:r>
        <w:rPr>
          <w:b/>
        </w:rPr>
        <w:t>José Martonio Alves Coelho</w:t>
      </w:r>
    </w:p>
    <w:p w14:paraId="329DD77A" w14:textId="77777777" w:rsidR="002A7EB0" w:rsidRDefault="002A7EB0" w:rsidP="002A7EB0">
      <w:pPr>
        <w:pStyle w:val="Recuodecorpodetexto2"/>
        <w:spacing w:after="0" w:line="240" w:lineRule="auto"/>
        <w:ind w:left="0"/>
        <w:jc w:val="center"/>
        <w:rPr>
          <w:lang w:val="pt-BR"/>
        </w:rPr>
      </w:pPr>
      <w:r>
        <w:rPr>
          <w:b/>
          <w:lang w:val="pt-BR"/>
        </w:rPr>
        <w:t>Presidente</w:t>
      </w:r>
    </w:p>
    <w:p w14:paraId="6C602422" w14:textId="77777777" w:rsidR="002A7EB0" w:rsidRDefault="002A7EB0" w:rsidP="002A7EB0">
      <w:pPr>
        <w:ind w:left="3540" w:firstLine="708"/>
      </w:pPr>
    </w:p>
    <w:p w14:paraId="3F570AC3" w14:textId="77777777" w:rsidR="002A7EB0" w:rsidRDefault="002A7EB0" w:rsidP="002A7EB0">
      <w:pPr>
        <w:ind w:left="3540" w:firstLine="708"/>
      </w:pPr>
    </w:p>
    <w:p w14:paraId="0944AF96" w14:textId="77777777" w:rsidR="002A7EB0" w:rsidRDefault="002A7EB0" w:rsidP="002A7EB0">
      <w:pPr>
        <w:ind w:left="3540" w:firstLine="708"/>
      </w:pPr>
    </w:p>
    <w:p w14:paraId="2B10D1AE" w14:textId="77777777" w:rsidR="002A7EB0" w:rsidRPr="00473DAC" w:rsidRDefault="002A7EB0" w:rsidP="002A7EB0">
      <w:pPr>
        <w:jc w:val="both"/>
        <w:rPr>
          <w:b/>
          <w:sz w:val="28"/>
          <w:szCs w:val="28"/>
        </w:rPr>
      </w:pPr>
      <w:r w:rsidRPr="00473DAC">
        <w:rPr>
          <w:b/>
          <w:sz w:val="28"/>
          <w:szCs w:val="28"/>
        </w:rPr>
        <w:t>Aplicação e outros materiais explicativos</w:t>
      </w:r>
    </w:p>
    <w:p w14:paraId="3F48BEED" w14:textId="77777777" w:rsidR="002A7EB0" w:rsidRPr="002C0E88" w:rsidRDefault="002A7EB0" w:rsidP="002A7EB0">
      <w:pPr>
        <w:jc w:val="both"/>
      </w:pPr>
    </w:p>
    <w:p w14:paraId="64D16535" w14:textId="77777777" w:rsidR="002A7EB0" w:rsidRPr="002E74D6" w:rsidRDefault="002A7EB0" w:rsidP="002A7EB0">
      <w:pPr>
        <w:jc w:val="both"/>
      </w:pPr>
      <w:r w:rsidRPr="004207E3">
        <w:rPr>
          <w:b/>
        </w:rPr>
        <w:t xml:space="preserve">Definição de distorção </w:t>
      </w:r>
      <w:r w:rsidRPr="002E74D6">
        <w:t>(ver item 4(a))</w:t>
      </w:r>
    </w:p>
    <w:p w14:paraId="50249DA9" w14:textId="77777777" w:rsidR="002A7EB0" w:rsidRPr="002C0E88" w:rsidRDefault="002A7EB0" w:rsidP="002A7EB0">
      <w:pPr>
        <w:tabs>
          <w:tab w:val="left" w:pos="1875"/>
        </w:tabs>
        <w:jc w:val="both"/>
      </w:pPr>
      <w:r>
        <w:tab/>
      </w:r>
    </w:p>
    <w:p w14:paraId="27C13C74" w14:textId="77777777" w:rsidR="002A7EB0" w:rsidRDefault="002A7EB0" w:rsidP="002A7EB0">
      <w:pPr>
        <w:spacing w:after="120"/>
        <w:ind w:left="567" w:hanging="567"/>
        <w:jc w:val="both"/>
      </w:pPr>
      <w:r w:rsidRPr="002C0E88">
        <w:t xml:space="preserve">A1. </w:t>
      </w:r>
      <w:r>
        <w:tab/>
      </w:r>
      <w:r w:rsidRPr="002C0E88">
        <w:t>Distorç</w:t>
      </w:r>
      <w:r>
        <w:t>ões</w:t>
      </w:r>
      <w:r w:rsidRPr="002C0E88">
        <w:t xml:space="preserve"> pode</w:t>
      </w:r>
      <w:r>
        <w:t>m</w:t>
      </w:r>
      <w:r w:rsidRPr="002C0E88">
        <w:t xml:space="preserve"> ser decorrente</w:t>
      </w:r>
      <w:r>
        <w:t>s</w:t>
      </w:r>
      <w:r w:rsidRPr="002C0E88">
        <w:t xml:space="preserve"> de:</w:t>
      </w:r>
    </w:p>
    <w:p w14:paraId="3B3902BC" w14:textId="77777777" w:rsidR="002A7EB0" w:rsidRDefault="002A7EB0" w:rsidP="002A7EB0">
      <w:pPr>
        <w:spacing w:after="120"/>
        <w:ind w:left="993" w:hanging="426"/>
        <w:jc w:val="both"/>
      </w:pPr>
      <w:r w:rsidRPr="002C0E88">
        <w:t xml:space="preserve">(a) </w:t>
      </w:r>
      <w:r>
        <w:tab/>
        <w:t>i</w:t>
      </w:r>
      <w:r w:rsidRPr="002C0E88">
        <w:t xml:space="preserve">mprecisão na coleta ou no processamento de dados usados na </w:t>
      </w:r>
      <w:r>
        <w:t>elaboração</w:t>
      </w:r>
      <w:r w:rsidRPr="002C0E88">
        <w:t xml:space="preserve"> das demonstrações contábeis;</w:t>
      </w:r>
    </w:p>
    <w:p w14:paraId="152AC2E9" w14:textId="77777777" w:rsidR="002A7EB0" w:rsidRPr="001F24E3" w:rsidRDefault="002A7EB0" w:rsidP="002A7EB0">
      <w:pPr>
        <w:tabs>
          <w:tab w:val="left" w:pos="993"/>
        </w:tabs>
        <w:spacing w:after="120"/>
        <w:ind w:left="993" w:hanging="426"/>
        <w:jc w:val="both"/>
        <w:rPr>
          <w:strike/>
        </w:rPr>
      </w:pPr>
      <w:r w:rsidRPr="001F24E3">
        <w:rPr>
          <w:strike/>
        </w:rPr>
        <w:t xml:space="preserve">(b) </w:t>
      </w:r>
      <w:r w:rsidRPr="001F24E3">
        <w:rPr>
          <w:strike/>
        </w:rPr>
        <w:tab/>
        <w:t>omissão de valor ou divulgação;</w:t>
      </w:r>
    </w:p>
    <w:p w14:paraId="24842B9B" w14:textId="77777777" w:rsidR="002A7EB0" w:rsidRDefault="002A7EB0" w:rsidP="002A7EB0">
      <w:pPr>
        <w:tabs>
          <w:tab w:val="left" w:pos="993"/>
        </w:tabs>
        <w:spacing w:after="120"/>
        <w:ind w:left="993" w:hanging="426"/>
        <w:jc w:val="both"/>
      </w:pPr>
      <w:r>
        <w:t xml:space="preserve">(b) </w:t>
      </w:r>
      <w:r>
        <w:tab/>
        <w:t xml:space="preserve">omissão de valor ou divulgação, incluindo divulgações inadequadas ou incompletas, e das divulgações requeridas para atingir os objetivos de divulgação de certas estruturas de relatórios financeiros, conforme aplicável (por exemplo, NBC TG 40 – Instrumentos Financeiros: Evidenciação, item 42H, determina que “a entidade deve divulgar quaisquer informações adicionais que considerar necessárias para alcançar os objetivos de divulgação do item...”); </w:t>
      </w:r>
      <w:r>
        <w:rPr>
          <w:color w:val="00B0F0"/>
          <w:sz w:val="20"/>
          <w:szCs w:val="20"/>
        </w:rPr>
        <w:t>(Alterada pela NBC TA 450 (R1))</w:t>
      </w:r>
    </w:p>
    <w:p w14:paraId="7D898D4E" w14:textId="77777777" w:rsidR="002A7EB0" w:rsidRDefault="002A7EB0" w:rsidP="002A7EB0">
      <w:pPr>
        <w:spacing w:after="120"/>
        <w:ind w:left="993" w:hanging="426"/>
        <w:jc w:val="both"/>
      </w:pPr>
      <w:r w:rsidRPr="002C0E88">
        <w:t xml:space="preserve">(c) </w:t>
      </w:r>
      <w:r>
        <w:tab/>
      </w:r>
      <w:r w:rsidRPr="002C0E88">
        <w:t>estimativa contábil incorreta decorrente da falta de atenção aos fatos ou de i</w:t>
      </w:r>
      <w:r>
        <w:t>nterpretação errada dos fatos;</w:t>
      </w:r>
    </w:p>
    <w:p w14:paraId="20FEEBCA" w14:textId="77777777" w:rsidR="002A7EB0" w:rsidRDefault="002A7EB0" w:rsidP="002A7EB0">
      <w:pPr>
        <w:spacing w:after="120"/>
        <w:ind w:left="993" w:hanging="426"/>
        <w:jc w:val="both"/>
      </w:pPr>
      <w:r w:rsidRPr="002C0E88">
        <w:t xml:space="preserve">(d) </w:t>
      </w:r>
      <w:r>
        <w:tab/>
        <w:t>j</w:t>
      </w:r>
      <w:r w:rsidRPr="002C0E88">
        <w:t>ulgamentos da administração sobre estimativas contábeis que o auditor não considera razoáveis, ou a seleção e aplicação de políticas contábeis que o auditor considera inadequadas.</w:t>
      </w:r>
    </w:p>
    <w:p w14:paraId="6EA860FF" w14:textId="77777777" w:rsidR="002A7EB0" w:rsidRDefault="002A7EB0" w:rsidP="002A7EB0">
      <w:pPr>
        <w:pStyle w:val="PargrafodaLista"/>
        <w:tabs>
          <w:tab w:val="left" w:pos="993"/>
        </w:tabs>
        <w:spacing w:after="120"/>
        <w:ind w:left="993" w:hanging="426"/>
        <w:jc w:val="both"/>
      </w:pPr>
      <w:r>
        <w:t xml:space="preserve">(e) </w:t>
      </w:r>
      <w:r>
        <w:tab/>
        <w:t xml:space="preserve">classificação, agregação ou desagregação inadequada de informações; e </w:t>
      </w:r>
      <w:r>
        <w:rPr>
          <w:color w:val="00B0F0"/>
          <w:sz w:val="20"/>
          <w:szCs w:val="20"/>
        </w:rPr>
        <w:t>(Incluída pela NBC TA 450 (R1))</w:t>
      </w:r>
    </w:p>
    <w:p w14:paraId="4C9E14D1" w14:textId="77777777" w:rsidR="002A7EB0" w:rsidRDefault="002A7EB0" w:rsidP="002A7EB0">
      <w:pPr>
        <w:pStyle w:val="PargrafodaLista"/>
        <w:tabs>
          <w:tab w:val="left" w:pos="993"/>
        </w:tabs>
        <w:ind w:left="992" w:hanging="425"/>
        <w:jc w:val="both"/>
      </w:pPr>
      <w:r>
        <w:t xml:space="preserve">(f) </w:t>
      </w:r>
      <w:r>
        <w:tab/>
        <w:t xml:space="preserve">para demonstrações contábeis elaboradas de acordo com a estrutura de apresentação adequada, omissão de divulgação necessária para as demonstrações contábeis alcançarem a apresentação adequada, além das divulgações especificamente requeridas pela estrutura (por exemplo, as práticas contábeis adotadas no Brasil exigem que a entidade forneça divulgações adicionais quando o cumprimento dos requisitos específicos dessas práticas forem insuficientes para permitir que os usuários entendam o impacto de transações específicas, outros eventos e condições sobre a posição patrimonial e financeira e o desempenho da entidade (NBC TG 26 – Apresentação das Demonstrações Contábeis, item 17(c))). </w:t>
      </w:r>
      <w:r>
        <w:rPr>
          <w:color w:val="00B0F0"/>
          <w:sz w:val="20"/>
          <w:szCs w:val="20"/>
        </w:rPr>
        <w:t>(Incluída pela NBC TA 450 (R1))</w:t>
      </w:r>
    </w:p>
    <w:p w14:paraId="67916B44" w14:textId="77777777" w:rsidR="002A7EB0" w:rsidRDefault="002A7EB0" w:rsidP="002A7EB0">
      <w:pPr>
        <w:pStyle w:val="PargrafodaLista"/>
        <w:tabs>
          <w:tab w:val="left" w:pos="993"/>
        </w:tabs>
        <w:ind w:left="993"/>
        <w:jc w:val="both"/>
      </w:pPr>
    </w:p>
    <w:p w14:paraId="50CD0BA2" w14:textId="77777777" w:rsidR="002A7EB0" w:rsidRDefault="002A7EB0" w:rsidP="002A7EB0">
      <w:pPr>
        <w:jc w:val="both"/>
      </w:pPr>
      <w:r w:rsidRPr="002C0E88">
        <w:t>A NBC TA 240</w:t>
      </w:r>
      <w:r>
        <w:t xml:space="preserve"> – </w:t>
      </w:r>
      <w:r w:rsidRPr="00AB426A">
        <w:t xml:space="preserve">Responsabilidade do </w:t>
      </w:r>
      <w:r>
        <w:t>A</w:t>
      </w:r>
      <w:r w:rsidRPr="00AB426A">
        <w:t xml:space="preserve">uditor </w:t>
      </w:r>
      <w:r>
        <w:t>em Relação a F</w:t>
      </w:r>
      <w:r w:rsidRPr="00AB426A">
        <w:t>raude</w:t>
      </w:r>
      <w:r>
        <w:t>, no Contexto da A</w:t>
      </w:r>
      <w:r w:rsidRPr="00AB426A">
        <w:t>udit</w:t>
      </w:r>
      <w:r>
        <w:t>oria de Demonstrações Contábeis, itens A1 a A6,</w:t>
      </w:r>
      <w:r w:rsidRPr="002C0E88">
        <w:t xml:space="preserve"> apresenta exemplos de distorções decorrentes de fraude.</w:t>
      </w:r>
    </w:p>
    <w:p w14:paraId="65443053" w14:textId="77777777" w:rsidR="002A7EB0" w:rsidRDefault="002A7EB0" w:rsidP="002A7EB0">
      <w:pPr>
        <w:jc w:val="both"/>
        <w:rPr>
          <w:b/>
        </w:rPr>
      </w:pPr>
    </w:p>
    <w:p w14:paraId="03FEBE44" w14:textId="77777777" w:rsidR="002A7EB0" w:rsidRPr="004207E3" w:rsidRDefault="002A7EB0" w:rsidP="002A7EB0">
      <w:pPr>
        <w:jc w:val="both"/>
        <w:rPr>
          <w:b/>
        </w:rPr>
      </w:pPr>
      <w:r w:rsidRPr="004207E3">
        <w:rPr>
          <w:b/>
        </w:rPr>
        <w:t xml:space="preserve">Acumulação de distorções identificadas </w:t>
      </w:r>
      <w:r w:rsidRPr="002E74D6">
        <w:t>(ver item 5)</w:t>
      </w:r>
    </w:p>
    <w:p w14:paraId="5ED5EF92" w14:textId="77777777" w:rsidR="002A7EB0" w:rsidRPr="002C0E88" w:rsidRDefault="002A7EB0" w:rsidP="002A7EB0">
      <w:pPr>
        <w:jc w:val="both"/>
      </w:pPr>
    </w:p>
    <w:p w14:paraId="5054AF12" w14:textId="77777777" w:rsidR="002A7EB0" w:rsidRPr="00C05CAB" w:rsidRDefault="002A7EB0" w:rsidP="002A7EB0">
      <w:pPr>
        <w:ind w:left="567" w:hanging="567"/>
        <w:jc w:val="both"/>
        <w:rPr>
          <w:strike/>
        </w:rPr>
      </w:pPr>
      <w:r w:rsidRPr="00C05CAB">
        <w:rPr>
          <w:strike/>
        </w:rPr>
        <w:t xml:space="preserve">A2. </w:t>
      </w:r>
      <w:r w:rsidRPr="00C05CAB">
        <w:rPr>
          <w:strike/>
        </w:rPr>
        <w:tab/>
        <w:t>O auditor pode definir um valor abaixo do qual as distorções seriam consideradas claramente triviais e não precisariam ser acumuladas porque o auditor espera que a acumulação desses valores não teria obviamente efeito relevante sobre as demonstrações contábeis. “Claramente triviais” não é outra expressão para “não relevantes”. Assuntos que são claramente triviais são de magnitude totalmente diferente (menor) que a materialidade determinada de acordo com a NBC TA 320, e são assuntos claramente sem consequências, sejam eles tomados individualmente ou em conjunto e julgados por qualquer critério de magnitude, natureza ou circunstância. Quando há alguma incerteza sobre se um ou mais itens são claramente triviais, o assunto é considerado como não sendo claramente trivial.</w:t>
      </w:r>
    </w:p>
    <w:p w14:paraId="5BCD291E" w14:textId="77777777" w:rsidR="002A7EB0" w:rsidRDefault="002A7EB0" w:rsidP="002A7EB0">
      <w:pPr>
        <w:ind w:left="567" w:hanging="567"/>
        <w:jc w:val="both"/>
      </w:pPr>
    </w:p>
    <w:p w14:paraId="68AF4D18" w14:textId="77777777" w:rsidR="002A7EB0" w:rsidRDefault="002A7EB0" w:rsidP="002A7EB0">
      <w:pPr>
        <w:ind w:left="567" w:hanging="567"/>
        <w:jc w:val="both"/>
      </w:pPr>
      <w:r>
        <w:t xml:space="preserve">A2. </w:t>
      </w:r>
      <w:r>
        <w:tab/>
        <w:t xml:space="preserve">O item 5 exige que o auditor acumule as distorções identificadas durante a auditoria que não sejam claramente triviais. “Claramente triviais” não é outra expressão para “não relevantes”. Distorções que são claramente triviais são de magnitude totalmente diferente (menor), ou de natureza totalmente diferente do que aquelas que são determinadas como relevantes, e serão distorções claramente sem consequências, sejam elas tomadas individualmente ou em conjunto e julgadas por qualquer critério de magnitude, natureza ou circunstância. Quando há alguma incerteza sobre se um ou mais itens são claramente triviais, a distorção é considerada como não sendo claramente trivial. </w:t>
      </w:r>
      <w:r>
        <w:rPr>
          <w:color w:val="00B0F0"/>
          <w:sz w:val="20"/>
          <w:szCs w:val="20"/>
        </w:rPr>
        <w:t>(Alterado pela NBC TA 450 (R1))</w:t>
      </w:r>
    </w:p>
    <w:p w14:paraId="282D92D2" w14:textId="77777777" w:rsidR="002A7EB0" w:rsidRDefault="002A7EB0" w:rsidP="002A7EB0">
      <w:pPr>
        <w:ind w:left="567" w:hanging="567"/>
        <w:jc w:val="both"/>
      </w:pPr>
    </w:p>
    <w:p w14:paraId="77665ADA" w14:textId="77777777" w:rsidR="002A7EB0" w:rsidRDefault="002A7EB0" w:rsidP="002A7EB0">
      <w:pPr>
        <w:jc w:val="both"/>
        <w:rPr>
          <w:i/>
        </w:rPr>
      </w:pPr>
      <w:r>
        <w:rPr>
          <w:i/>
        </w:rPr>
        <w:t xml:space="preserve">Distorção em demonstração individual </w:t>
      </w:r>
    </w:p>
    <w:p w14:paraId="2CB851DC" w14:textId="77777777" w:rsidR="002A7EB0" w:rsidRDefault="002A7EB0" w:rsidP="002A7EB0">
      <w:pPr>
        <w:jc w:val="both"/>
      </w:pPr>
    </w:p>
    <w:p w14:paraId="362937B8" w14:textId="77777777" w:rsidR="002A7EB0" w:rsidRDefault="002A7EB0" w:rsidP="002A7EB0">
      <w:pPr>
        <w:pStyle w:val="PargrafodaLista"/>
        <w:tabs>
          <w:tab w:val="left" w:pos="567"/>
        </w:tabs>
        <w:ind w:left="567" w:hanging="567"/>
        <w:jc w:val="both"/>
      </w:pPr>
      <w:r>
        <w:t>A3.</w:t>
      </w:r>
      <w:r>
        <w:tab/>
        <w:t xml:space="preserve">O auditor </w:t>
      </w:r>
      <w:r w:rsidRPr="00FB0F0A">
        <w:rPr>
          <w:highlight w:val="green"/>
        </w:rPr>
        <w:t>pode</w:t>
      </w:r>
      <w:r>
        <w:t xml:space="preserve"> definir um valor abaixo do qual as distorções de valores nas demonstrações individuais seriam consideradas claramente triviais e não precisariam ser acumuladas porque o auditor espera que a acumulação desses valores não teria obviamente efeito relevante sobre as demonstrações contábeis. </w:t>
      </w:r>
      <w:r w:rsidRPr="008E10FE">
        <w:rPr>
          <w:highlight w:val="green"/>
        </w:rPr>
        <w:t>Contudo, distorções de valores acima do valor definido são acumuladas, conforme requerido pelo item 5</w:t>
      </w:r>
      <w:r>
        <w:t xml:space="preserve">. Além disso, distorções relacionadas com valores podem não ser claramente triviais quando julgadas com base em critério de natureza ou circunstâncias e, se não forem claramente triviais, devem ser acumuladas, conforme requerido pelo item 5. </w:t>
      </w:r>
      <w:r>
        <w:rPr>
          <w:color w:val="00B0F0"/>
          <w:sz w:val="20"/>
          <w:szCs w:val="20"/>
        </w:rPr>
        <w:t>(Incluído pela NBC TA 450 (R1))</w:t>
      </w:r>
    </w:p>
    <w:p w14:paraId="664B5CAB" w14:textId="77777777" w:rsidR="002A7EB0" w:rsidRDefault="002A7EB0" w:rsidP="002A7EB0">
      <w:pPr>
        <w:jc w:val="both"/>
        <w:rPr>
          <w:iCs/>
          <w:spacing w:val="-4"/>
        </w:rPr>
      </w:pPr>
    </w:p>
    <w:p w14:paraId="742EE941" w14:textId="77777777" w:rsidR="002A7EB0" w:rsidRDefault="002A7EB0" w:rsidP="002A7EB0">
      <w:pPr>
        <w:jc w:val="both"/>
        <w:rPr>
          <w:i/>
          <w:iCs/>
          <w:spacing w:val="-4"/>
        </w:rPr>
      </w:pPr>
      <w:r>
        <w:rPr>
          <w:i/>
          <w:iCs/>
          <w:spacing w:val="-4"/>
        </w:rPr>
        <w:t>Distorção em divulgação</w:t>
      </w:r>
    </w:p>
    <w:p w14:paraId="46B75A59" w14:textId="77777777" w:rsidR="002A7EB0" w:rsidRDefault="002A7EB0" w:rsidP="002A7EB0">
      <w:pPr>
        <w:ind w:right="144"/>
        <w:jc w:val="both"/>
        <w:rPr>
          <w:spacing w:val="-8"/>
        </w:rPr>
      </w:pPr>
    </w:p>
    <w:p w14:paraId="0311EC5E" w14:textId="77777777" w:rsidR="002A7EB0" w:rsidRDefault="002A7EB0" w:rsidP="002A7EB0">
      <w:pPr>
        <w:ind w:left="567" w:right="144" w:hanging="567"/>
        <w:jc w:val="both"/>
      </w:pPr>
      <w:r>
        <w:t>A4.</w:t>
      </w:r>
      <w:r>
        <w:tab/>
        <w:t xml:space="preserve">Distorções em divulgações também podem ser claramente triviais, sejam elas tomadas individualmente ou em conjunto, e julgadas por qualquer critério de magnitude, natureza ou circunstâncias. Distorções em divulgações que não sejam claramente triviais também devem ser acumuladas para ajudar o auditor a avaliar o efeito dessas distorções sobre as divulgações relevantes e as demonstrações contábeis como um todo. O item A17 fornece exemplos de distorções em divulgações qualitativas que podem ser relevantes. </w:t>
      </w:r>
      <w:r>
        <w:rPr>
          <w:color w:val="00B0F0"/>
          <w:sz w:val="20"/>
          <w:szCs w:val="20"/>
        </w:rPr>
        <w:t>(Incluído pela NBC TA 450 (R1))</w:t>
      </w:r>
    </w:p>
    <w:p w14:paraId="61A57211" w14:textId="77777777" w:rsidR="002A7EB0" w:rsidRDefault="002A7EB0" w:rsidP="002A7EB0">
      <w:pPr>
        <w:jc w:val="both"/>
        <w:rPr>
          <w:iCs/>
          <w:spacing w:val="-6"/>
        </w:rPr>
      </w:pPr>
    </w:p>
    <w:p w14:paraId="2315DE8E" w14:textId="77777777" w:rsidR="002A7EB0" w:rsidRPr="00631F54" w:rsidRDefault="002A7EB0" w:rsidP="002A7EB0">
      <w:pPr>
        <w:jc w:val="both"/>
        <w:rPr>
          <w:i/>
        </w:rPr>
      </w:pPr>
      <w:r w:rsidRPr="00631F54">
        <w:rPr>
          <w:i/>
        </w:rPr>
        <w:t>Acumulação de distorção</w:t>
      </w:r>
    </w:p>
    <w:p w14:paraId="1907B90B" w14:textId="77777777" w:rsidR="002A7EB0" w:rsidRDefault="002A7EB0" w:rsidP="002A7EB0">
      <w:pPr>
        <w:ind w:right="144"/>
        <w:jc w:val="both"/>
        <w:rPr>
          <w:spacing w:val="-4"/>
        </w:rPr>
      </w:pPr>
    </w:p>
    <w:p w14:paraId="58528B19" w14:textId="77777777" w:rsidR="002A7EB0" w:rsidRDefault="002A7EB0" w:rsidP="002A7EB0">
      <w:pPr>
        <w:ind w:left="567" w:right="144" w:hanging="567"/>
        <w:jc w:val="both"/>
      </w:pPr>
      <w:r>
        <w:t>A5.</w:t>
      </w:r>
      <w:r>
        <w:tab/>
        <w:t xml:space="preserve">Distorções definidas por natureza ou circunstâncias, acumuladas conforme descrito nos itens A3 e A4, não podem ser somadas como é possível no caso de distorções de valor. Não obstante, o item 11 requer que o auditor avalie essas distorções individualmente e em conjunto (ou seja, coletivamente com outras distorções) para determinar se são relevantes. </w:t>
      </w:r>
      <w:r>
        <w:rPr>
          <w:color w:val="00B0F0"/>
          <w:sz w:val="20"/>
          <w:szCs w:val="20"/>
        </w:rPr>
        <w:t>(Incluído pela NBC TA 450 (R1))</w:t>
      </w:r>
    </w:p>
    <w:p w14:paraId="71AF2F72" w14:textId="77777777" w:rsidR="002A7EB0" w:rsidRPr="002C0E88" w:rsidRDefault="002A7EB0" w:rsidP="002A7EB0">
      <w:pPr>
        <w:jc w:val="both"/>
      </w:pPr>
    </w:p>
    <w:p w14:paraId="68BC21CC" w14:textId="77777777" w:rsidR="002A7EB0" w:rsidRDefault="002A7EB0" w:rsidP="002A7EB0">
      <w:pPr>
        <w:spacing w:after="120"/>
        <w:ind w:left="567" w:hanging="567"/>
        <w:jc w:val="both"/>
      </w:pPr>
      <w:r w:rsidRPr="002C0E88">
        <w:t>A</w:t>
      </w:r>
      <w:r>
        <w:t>6</w:t>
      </w:r>
      <w:r w:rsidRPr="002C0E88">
        <w:t xml:space="preserve">. </w:t>
      </w:r>
      <w:r>
        <w:tab/>
      </w:r>
      <w:r w:rsidRPr="002C0E88">
        <w:t xml:space="preserve">Para auxiliar o auditor a avaliar o efeito das distorções </w:t>
      </w:r>
      <w:r>
        <w:t>detect</w:t>
      </w:r>
      <w:r w:rsidRPr="002C0E88">
        <w:t>adas durante a auditoria e a comunicar as distorções à administração e aos responsáveis pela governança, pode ser útil distinguir entre distorç</w:t>
      </w:r>
      <w:r>
        <w:t>ão</w:t>
      </w:r>
      <w:r w:rsidRPr="002C0E88">
        <w:t xml:space="preserve"> factua</w:t>
      </w:r>
      <w:r>
        <w:t>l</w:t>
      </w:r>
      <w:r w:rsidRPr="002C0E88">
        <w:t>, distorç</w:t>
      </w:r>
      <w:r>
        <w:t>ão</w:t>
      </w:r>
      <w:r w:rsidRPr="002C0E88">
        <w:t xml:space="preserve"> de julgamento e distorç</w:t>
      </w:r>
      <w:r>
        <w:t>ão</w:t>
      </w:r>
      <w:r w:rsidRPr="002C0E88">
        <w:t xml:space="preserve"> projetada.</w:t>
      </w:r>
    </w:p>
    <w:p w14:paraId="146972D8" w14:textId="77777777" w:rsidR="002A7EB0" w:rsidRPr="002C0E88" w:rsidRDefault="002A7EB0">
      <w:pPr>
        <w:numPr>
          <w:ilvl w:val="0"/>
          <w:numId w:val="173"/>
        </w:numPr>
        <w:spacing w:after="120" w:line="240" w:lineRule="auto"/>
        <w:ind w:left="851" w:hanging="284"/>
        <w:jc w:val="both"/>
      </w:pPr>
      <w:r>
        <w:t xml:space="preserve"> </w:t>
      </w:r>
      <w:r>
        <w:tab/>
      </w:r>
      <w:r w:rsidRPr="002C0E88">
        <w:t>Distorç</w:t>
      </w:r>
      <w:r>
        <w:t>ão</w:t>
      </w:r>
      <w:r w:rsidRPr="002C0E88">
        <w:t xml:space="preserve"> factua</w:t>
      </w:r>
      <w:r>
        <w:t>l</w:t>
      </w:r>
      <w:r w:rsidRPr="002C0E88">
        <w:t xml:space="preserve"> </w:t>
      </w:r>
      <w:r>
        <w:t>é</w:t>
      </w:r>
      <w:r w:rsidRPr="002C0E88">
        <w:t xml:space="preserve"> aquela que não deixa dúvida.</w:t>
      </w:r>
    </w:p>
    <w:p w14:paraId="2C6772E1" w14:textId="77777777" w:rsidR="002A7EB0" w:rsidRPr="00C05CAB" w:rsidRDefault="002A7EB0">
      <w:pPr>
        <w:numPr>
          <w:ilvl w:val="0"/>
          <w:numId w:val="173"/>
        </w:numPr>
        <w:spacing w:after="120" w:line="240" w:lineRule="auto"/>
        <w:ind w:left="851" w:hanging="284"/>
        <w:jc w:val="both"/>
        <w:rPr>
          <w:strike/>
        </w:rPr>
      </w:pPr>
      <w:r>
        <w:rPr>
          <w:strike/>
        </w:rPr>
        <w:t xml:space="preserve"> </w:t>
      </w:r>
      <w:r>
        <w:rPr>
          <w:strike/>
        </w:rPr>
        <w:tab/>
      </w:r>
      <w:r w:rsidRPr="00C05CAB">
        <w:rPr>
          <w:strike/>
        </w:rPr>
        <w:t>Distorções de julgamento são aquelas decorrentes de julgamento da administração sobre estimativas contábeis que o auditor não considera razoáveis, ou a seleção ou aplicação de políticas contábeis que o auditor considera inadequadas.</w:t>
      </w:r>
    </w:p>
    <w:p w14:paraId="17AEF43D" w14:textId="77777777" w:rsidR="002A7EB0" w:rsidRPr="002C0E88" w:rsidRDefault="002A7EB0">
      <w:pPr>
        <w:numPr>
          <w:ilvl w:val="0"/>
          <w:numId w:val="173"/>
        </w:numPr>
        <w:spacing w:after="120" w:line="240" w:lineRule="auto"/>
        <w:ind w:left="851" w:hanging="284"/>
        <w:jc w:val="both"/>
      </w:pPr>
      <w:r>
        <w:t xml:space="preserve"> </w:t>
      </w:r>
      <w:r>
        <w:tab/>
        <w:t>Distorções de julgamento são aquelas decorrentes de julgamento da administração,</w:t>
      </w:r>
      <w:r>
        <w:rPr>
          <w:spacing w:val="-7"/>
          <w:u w:val="single"/>
        </w:rPr>
        <w:t xml:space="preserve"> </w:t>
      </w:r>
      <w:r>
        <w:t>incluindo aquelas relacionadas a reconhecimento, mensuração, apresentação e divulgação nas demonstrações contábeis (inclusive</w:t>
      </w:r>
      <w:r>
        <w:rPr>
          <w:spacing w:val="-7"/>
        </w:rPr>
        <w:t xml:space="preserve"> </w:t>
      </w:r>
      <w:r>
        <w:t xml:space="preserve">a seleção ou aplicação de políticas contábeis que o auditor considera não razoáveis ou inadequadas. </w:t>
      </w:r>
      <w:r>
        <w:rPr>
          <w:color w:val="00B0F0"/>
          <w:sz w:val="20"/>
          <w:szCs w:val="20"/>
        </w:rPr>
        <w:t>(Alterado pela NBC TA 450 (R1))</w:t>
      </w:r>
    </w:p>
    <w:p w14:paraId="2DDC7B1D" w14:textId="77777777" w:rsidR="002A7EB0" w:rsidRPr="002C0E88" w:rsidRDefault="002A7EB0">
      <w:pPr>
        <w:numPr>
          <w:ilvl w:val="0"/>
          <w:numId w:val="173"/>
        </w:numPr>
        <w:spacing w:after="0" w:line="240" w:lineRule="auto"/>
        <w:ind w:left="851" w:hanging="284"/>
        <w:jc w:val="both"/>
      </w:pPr>
      <w:r>
        <w:t xml:space="preserve"> </w:t>
      </w:r>
      <w:r>
        <w:tab/>
      </w:r>
      <w:r w:rsidRPr="002C0E88">
        <w:t>Distorç</w:t>
      </w:r>
      <w:r>
        <w:t>ão</w:t>
      </w:r>
      <w:r w:rsidRPr="002C0E88">
        <w:t xml:space="preserve"> projetada </w:t>
      </w:r>
      <w:r>
        <w:t>é</w:t>
      </w:r>
      <w:r w:rsidRPr="002C0E88">
        <w:t xml:space="preserve"> a melhor estimativa do auditor de distorções em populações, envolvendo a projeção de distorções identificadas em amostras de auditoria para populações inteiras de onde foram extraídas as amostras. A orientaç</w:t>
      </w:r>
      <w:r>
        <w:t>ão</w:t>
      </w:r>
      <w:r w:rsidRPr="002C0E88">
        <w:t xml:space="preserve"> para a determinação de distorções projetadas e avaliação dos resultados estão apresentadas na NBC TA 530</w:t>
      </w:r>
      <w:r>
        <w:t xml:space="preserve"> – Amostragem em Auditoria, itens 14 e 15</w:t>
      </w:r>
      <w:r w:rsidRPr="002C0E88">
        <w:t>.</w:t>
      </w:r>
    </w:p>
    <w:p w14:paraId="7E6BCECA" w14:textId="77777777" w:rsidR="002A7EB0" w:rsidRDefault="002A7EB0" w:rsidP="002A7EB0">
      <w:pPr>
        <w:jc w:val="both"/>
        <w:rPr>
          <w:b/>
        </w:rPr>
      </w:pPr>
    </w:p>
    <w:p w14:paraId="08E911A0" w14:textId="77777777" w:rsidR="002A7EB0" w:rsidRDefault="002A7EB0" w:rsidP="002A7EB0">
      <w:pPr>
        <w:jc w:val="both"/>
      </w:pPr>
      <w:r w:rsidRPr="00AB426A">
        <w:rPr>
          <w:b/>
        </w:rPr>
        <w:t>Consideração de distorç</w:t>
      </w:r>
      <w:r>
        <w:rPr>
          <w:b/>
        </w:rPr>
        <w:t>ões</w:t>
      </w:r>
      <w:r w:rsidRPr="00AB426A">
        <w:rPr>
          <w:b/>
        </w:rPr>
        <w:t xml:space="preserve"> identificada</w:t>
      </w:r>
      <w:r>
        <w:rPr>
          <w:b/>
        </w:rPr>
        <w:t>s</w:t>
      </w:r>
      <w:r w:rsidRPr="00AB426A">
        <w:rPr>
          <w:b/>
        </w:rPr>
        <w:t xml:space="preserve"> no decorrer da auditoria</w:t>
      </w:r>
      <w:r w:rsidRPr="002C0E88">
        <w:t xml:space="preserve"> (</w:t>
      </w:r>
      <w:r>
        <w:t xml:space="preserve">ver itens </w:t>
      </w:r>
      <w:r w:rsidRPr="002C0E88">
        <w:t>6</w:t>
      </w:r>
      <w:r>
        <w:t xml:space="preserve"> e </w:t>
      </w:r>
      <w:r w:rsidRPr="002C0E88">
        <w:t>7)</w:t>
      </w:r>
    </w:p>
    <w:p w14:paraId="7055CC83" w14:textId="77777777" w:rsidR="002A7EB0" w:rsidRPr="002C0E88" w:rsidRDefault="002A7EB0" w:rsidP="002A7EB0">
      <w:pPr>
        <w:jc w:val="both"/>
      </w:pPr>
    </w:p>
    <w:p w14:paraId="2693AFEF" w14:textId="77777777" w:rsidR="002A7EB0" w:rsidRDefault="002A7EB0" w:rsidP="002A7EB0">
      <w:pPr>
        <w:ind w:left="567" w:hanging="567"/>
        <w:jc w:val="both"/>
      </w:pPr>
      <w:r w:rsidRPr="002C0E88">
        <w:t>A</w:t>
      </w:r>
      <w:r>
        <w:t>7</w:t>
      </w:r>
      <w:r w:rsidRPr="002C0E88">
        <w:t xml:space="preserve">. </w:t>
      </w:r>
      <w:r>
        <w:tab/>
      </w:r>
      <w:r w:rsidRPr="002C0E88">
        <w:t>Uma distorção pode não ser uma ocorrência isolada. Evidências de que podem existir outras distorções incluem, por exemplo, quando o auditor identifica a ocorrência de distorção decorrente de falha no controle interno ou de premissas ou métodos de avaliação inadequados largamente aplicados pela entidade.</w:t>
      </w:r>
    </w:p>
    <w:p w14:paraId="0AD11E7F" w14:textId="77777777" w:rsidR="002A7EB0" w:rsidRPr="002C0E88" w:rsidRDefault="002A7EB0" w:rsidP="002A7EB0">
      <w:pPr>
        <w:jc w:val="both"/>
      </w:pPr>
    </w:p>
    <w:p w14:paraId="138BAA3B" w14:textId="77777777" w:rsidR="002A7EB0" w:rsidRDefault="002A7EB0" w:rsidP="002A7EB0">
      <w:pPr>
        <w:ind w:left="567" w:hanging="567"/>
        <w:jc w:val="both"/>
      </w:pPr>
      <w:r w:rsidRPr="002C0E88">
        <w:t>A</w:t>
      </w:r>
      <w:r>
        <w:t>8</w:t>
      </w:r>
      <w:r w:rsidRPr="002C0E88">
        <w:t xml:space="preserve">. </w:t>
      </w:r>
      <w:r>
        <w:tab/>
      </w:r>
      <w:r w:rsidRPr="002C0E88">
        <w:t xml:space="preserve">Se o conjunto de distorções </w:t>
      </w:r>
      <w:r>
        <w:t>detectadas</w:t>
      </w:r>
      <w:r w:rsidRPr="002C0E88">
        <w:t xml:space="preserve"> durante a auditoria se aproxima da materialidade determinada de acordo com a NBC TA 320, existe a possibilidade de risco maior do que o risco baixo aceitável, de que eventuais distorções não detectadas, quando consideradas no conjunto das distorções acumuladas durante a auditoria, venham exceder a materialidade. Pode</w:t>
      </w:r>
      <w:r>
        <w:t>m</w:t>
      </w:r>
      <w:r w:rsidRPr="002C0E88">
        <w:t xml:space="preserve"> existir distorç</w:t>
      </w:r>
      <w:r>
        <w:t>ões</w:t>
      </w:r>
      <w:r w:rsidRPr="002C0E88">
        <w:t xml:space="preserve"> não detectada</w:t>
      </w:r>
      <w:r>
        <w:t>s</w:t>
      </w:r>
      <w:r w:rsidRPr="002C0E88">
        <w:t xml:space="preserve"> devido à presença do risco de amostragem e do risco de não amostragem </w:t>
      </w:r>
      <w:r>
        <w:t>(NBC TA 530, item 5(c) e (d)).</w:t>
      </w:r>
    </w:p>
    <w:p w14:paraId="700E66D5" w14:textId="77777777" w:rsidR="002A7EB0" w:rsidRPr="002C0E88" w:rsidRDefault="002A7EB0" w:rsidP="002A7EB0">
      <w:pPr>
        <w:ind w:left="567" w:hanging="567"/>
        <w:jc w:val="both"/>
      </w:pPr>
    </w:p>
    <w:p w14:paraId="738BEB91" w14:textId="77777777" w:rsidR="002A7EB0" w:rsidRDefault="002A7EB0" w:rsidP="002A7EB0">
      <w:pPr>
        <w:ind w:left="567" w:hanging="567"/>
        <w:jc w:val="both"/>
      </w:pPr>
      <w:r w:rsidRPr="002C0E88">
        <w:t>A</w:t>
      </w:r>
      <w:r>
        <w:t>9</w:t>
      </w:r>
      <w:r w:rsidRPr="002C0E88">
        <w:t xml:space="preserve">. </w:t>
      </w:r>
      <w:r>
        <w:tab/>
      </w:r>
      <w:r w:rsidRPr="002C0E88">
        <w:t xml:space="preserve">O auditor pode solicitar </w:t>
      </w:r>
      <w:r>
        <w:t>à</w:t>
      </w:r>
      <w:r w:rsidRPr="002C0E88">
        <w:t xml:space="preserve"> administração que examine uma classe de transações, saldos contábeis ou divulgaç</w:t>
      </w:r>
      <w:r>
        <w:t>ão</w:t>
      </w:r>
      <w:r w:rsidRPr="002C0E88">
        <w:t xml:space="preserve"> para que a administração entenda a causa de distorção identificada pelo auditor, execute procedimentos para determinar o valor real da distorção n</w:t>
      </w:r>
      <w:r>
        <w:t>ess</w:t>
      </w:r>
      <w:r w:rsidRPr="002C0E88">
        <w:t xml:space="preserve">a classe, e faça os ajustes </w:t>
      </w:r>
      <w:r>
        <w:t>apropriados</w:t>
      </w:r>
      <w:r w:rsidRPr="002C0E88">
        <w:t xml:space="preserve"> nas demonstrações contábeis. Essa solicitação pode ser feita pelo auditor, por exemplo, com base na projeção de distorções identificadas em amostra de auditoria para a população inteira de onde foi extraída a amostra.</w:t>
      </w:r>
    </w:p>
    <w:p w14:paraId="59D912FC" w14:textId="77777777" w:rsidR="002A7EB0" w:rsidRPr="002C0E88" w:rsidRDefault="002A7EB0" w:rsidP="002A7EB0">
      <w:pPr>
        <w:jc w:val="both"/>
      </w:pPr>
    </w:p>
    <w:p w14:paraId="77BA2A61" w14:textId="77777777" w:rsidR="002A7EB0" w:rsidRDefault="002A7EB0" w:rsidP="002A7EB0">
      <w:pPr>
        <w:jc w:val="both"/>
      </w:pPr>
      <w:r w:rsidRPr="00AB426A">
        <w:rPr>
          <w:b/>
        </w:rPr>
        <w:t>Comunicação e correção de distorções</w:t>
      </w:r>
      <w:r w:rsidRPr="002C0E88">
        <w:t xml:space="preserve"> (</w:t>
      </w:r>
      <w:r>
        <w:t xml:space="preserve">ver itens </w:t>
      </w:r>
      <w:r w:rsidRPr="002C0E88">
        <w:t>8</w:t>
      </w:r>
      <w:r>
        <w:t xml:space="preserve"> e </w:t>
      </w:r>
      <w:r w:rsidRPr="002C0E88">
        <w:t>9)</w:t>
      </w:r>
    </w:p>
    <w:p w14:paraId="3BF8CD77" w14:textId="77777777" w:rsidR="002A7EB0" w:rsidRPr="002C0E88" w:rsidRDefault="002A7EB0" w:rsidP="002A7EB0">
      <w:pPr>
        <w:jc w:val="both"/>
      </w:pPr>
    </w:p>
    <w:p w14:paraId="52EF1C61" w14:textId="77777777" w:rsidR="002A7EB0" w:rsidRPr="00C05CAB" w:rsidRDefault="002A7EB0" w:rsidP="002A7EB0">
      <w:pPr>
        <w:ind w:left="567" w:hanging="567"/>
        <w:jc w:val="both"/>
        <w:rPr>
          <w:strike/>
        </w:rPr>
      </w:pPr>
      <w:r w:rsidRPr="00C05CAB">
        <w:rPr>
          <w:strike/>
        </w:rPr>
        <w:t xml:space="preserve">A7. </w:t>
      </w:r>
      <w:r w:rsidRPr="00C05CAB">
        <w:rPr>
          <w:strike/>
        </w:rPr>
        <w:tab/>
        <w:t>A comunicação tempestiva de distorções ao nível apropriado da administração é importante, pois permite à administração avaliar se os itens são efetivamente distorções, informar o auditor caso não concorde, e tomar medidas quando necessário. Normalmente, o nível apropriado da administração é o que tem a responsabilidade e a autoridade para avaliar as distorções e tomar as medidas necessárias.</w:t>
      </w:r>
    </w:p>
    <w:p w14:paraId="3A20A063" w14:textId="77777777" w:rsidR="002A7EB0" w:rsidRDefault="002A7EB0" w:rsidP="002A7EB0">
      <w:pPr>
        <w:ind w:left="567" w:hanging="567"/>
        <w:jc w:val="both"/>
      </w:pPr>
    </w:p>
    <w:p w14:paraId="10B5C611" w14:textId="77777777" w:rsidR="002A7EB0" w:rsidRDefault="002A7EB0" w:rsidP="002A7EB0">
      <w:pPr>
        <w:ind w:left="567" w:hanging="567"/>
        <w:jc w:val="both"/>
      </w:pPr>
      <w:r>
        <w:t xml:space="preserve">A10. </w:t>
      </w:r>
      <w:r>
        <w:tab/>
        <w:t xml:space="preserve">A comunicação tempestiva de distorções ao nível apropriado da administração é importante, pois permite à administração avaliar se as classes de transações, saldos contábeis e divulgações estão efetivamente distorcidos; informar o auditor, caso não concorde; e tomar medidas quando necessário. Normalmente, o nível apropriado da administração é o que tem a responsabilidade e a autoridade para avaliar as distorções e tomar as medidas necessárias. </w:t>
      </w:r>
      <w:r>
        <w:rPr>
          <w:color w:val="00B0F0"/>
          <w:sz w:val="20"/>
          <w:szCs w:val="20"/>
        </w:rPr>
        <w:t>(Alterado pela NBC TA 450 (R1))</w:t>
      </w:r>
    </w:p>
    <w:p w14:paraId="287C3452" w14:textId="77777777" w:rsidR="002A7EB0" w:rsidRPr="002C0E88" w:rsidRDefault="002A7EB0" w:rsidP="002A7EB0">
      <w:pPr>
        <w:ind w:left="567" w:hanging="567"/>
        <w:jc w:val="both"/>
      </w:pPr>
    </w:p>
    <w:p w14:paraId="3FF005D5" w14:textId="77777777" w:rsidR="002A7EB0" w:rsidRPr="00637507" w:rsidRDefault="002A7EB0" w:rsidP="002A7EB0">
      <w:pPr>
        <w:ind w:left="567" w:hanging="567"/>
        <w:jc w:val="both"/>
        <w:rPr>
          <w:strike/>
        </w:rPr>
      </w:pPr>
      <w:r w:rsidRPr="00637507">
        <w:rPr>
          <w:strike/>
        </w:rPr>
        <w:t xml:space="preserve">A11. </w:t>
      </w:r>
      <w:r w:rsidRPr="00637507">
        <w:rPr>
          <w:strike/>
        </w:rPr>
        <w:tab/>
        <w:t>Leis ou regulamentos podem restringir a comunicação do auditor de certas distorções à administração, ou outros, dentro da entidade. Por exemplo, a legislação ou regulamentação pode proibir especificamente a comunicação ou outra ação que possa prejudicar uma investigação por autoridade competente de ato ilegal real ou suspeito. Em algumas circunstâncias, eventuais conflitos entre as obrigações de confidencialidade e as obrigações de comunicação do auditor podem ser complexos. Nesses casos, o auditor pode procurar assessoria legal.</w:t>
      </w:r>
    </w:p>
    <w:p w14:paraId="761C8043" w14:textId="77777777" w:rsidR="002A7EB0" w:rsidRDefault="002A7EB0" w:rsidP="002A7EB0">
      <w:pPr>
        <w:jc w:val="both"/>
      </w:pPr>
    </w:p>
    <w:p w14:paraId="3E7179E9" w14:textId="77777777" w:rsidR="002A7EB0" w:rsidRPr="00637507" w:rsidRDefault="002A7EB0" w:rsidP="002A7EB0">
      <w:pPr>
        <w:ind w:left="567" w:hanging="567"/>
        <w:jc w:val="both"/>
        <w:rPr>
          <w:rFonts w:eastAsia="Arial"/>
        </w:rPr>
      </w:pPr>
      <w:r w:rsidRPr="00637507">
        <w:rPr>
          <w:rFonts w:eastAsia="Arial"/>
        </w:rPr>
        <w:t xml:space="preserve">A11. </w:t>
      </w:r>
      <w:r w:rsidRPr="00637507">
        <w:rPr>
          <w:rFonts w:eastAsia="Arial"/>
        </w:rPr>
        <w:tab/>
        <w:t xml:space="preserve">Em algumas jurisdições, leis ou regulamentos podem restringir a comunicação do auditor de certas distorções à administração, ou outros, dentro da entidade. A legislação ou a regulamentação pode proibir, especificamente, a comunicação ou outra ação que possa prejudicar a investigação por autoridade competente de ato ilegal, real ou suspeito, inclusive alertando a entidade, por exemplo, quando o auditor tiver que comunicar a não conformidade identificada ou suspeita de não conformidade à autoridade competente de acordo com a lei de prevenção de crime de lavagem de dinheiro. Nessas circunstâncias, as questões consideradas pelo auditor podem ser complexas e ele pode considerar apropriada a obtenção de assessoria legal. </w:t>
      </w:r>
    </w:p>
    <w:p w14:paraId="225EA4F5" w14:textId="77777777" w:rsidR="002A7EB0" w:rsidRPr="00637507" w:rsidRDefault="002A7EB0" w:rsidP="002A7EB0">
      <w:pPr>
        <w:jc w:val="both"/>
        <w:rPr>
          <w:rFonts w:eastAsia="Arial"/>
        </w:rPr>
      </w:pPr>
    </w:p>
    <w:p w14:paraId="23EAFF28" w14:textId="77777777" w:rsidR="002A7EB0" w:rsidRPr="005C6759" w:rsidRDefault="002A7EB0" w:rsidP="002A7EB0">
      <w:pPr>
        <w:ind w:left="567"/>
        <w:jc w:val="both"/>
      </w:pPr>
      <w:r w:rsidRPr="00637507">
        <w:t>No Brasil, a Resolução CFC n.º 1.530/2017 dispõe sobre os procedimentos a serem observados pelos profissionais e organizações contábeis, quando do exercício de suas funções, para cumprimento das obrigações previstas na Lei n.º 9.613/1998 e alterações posteriores, que dispõe sobre os crimes de "lavagem" ou ocultação de bens, direitos e valores; a prevenção da utilização do sistema financeiro para ilícitos previstos nessa lei; e cria o Conselho de Controle de Atividades Financeiras (Coaf).</w:t>
      </w:r>
      <w:r>
        <w:t xml:space="preserve"> </w:t>
      </w:r>
      <w:r w:rsidRPr="005C6759">
        <w:rPr>
          <w:color w:val="00B0F0"/>
        </w:rPr>
        <w:t>(Alterado pela Revisão NBC 3)</w:t>
      </w:r>
    </w:p>
    <w:p w14:paraId="094B6532" w14:textId="77777777" w:rsidR="002A7EB0" w:rsidRPr="002C0E88" w:rsidRDefault="002A7EB0" w:rsidP="002A7EB0">
      <w:pPr>
        <w:jc w:val="both"/>
      </w:pPr>
    </w:p>
    <w:p w14:paraId="2C75E377" w14:textId="77777777" w:rsidR="002A7EB0" w:rsidRDefault="002A7EB0" w:rsidP="002A7EB0">
      <w:pPr>
        <w:ind w:left="567" w:hanging="567"/>
        <w:jc w:val="both"/>
      </w:pPr>
      <w:r w:rsidRPr="002C0E88">
        <w:t>A</w:t>
      </w:r>
      <w:r>
        <w:t>12</w:t>
      </w:r>
      <w:r w:rsidRPr="002C0E88">
        <w:t xml:space="preserve">. </w:t>
      </w:r>
      <w:r>
        <w:tab/>
      </w:r>
      <w:r w:rsidRPr="002C0E88">
        <w:t>A correção de todas as distorções pela administração, incluindo aquelas comunicadas pelo auditor, possibilita à administração manter livros e registros contábeis precisos e reduz o</w:t>
      </w:r>
      <w:r>
        <w:t>s</w:t>
      </w:r>
      <w:r w:rsidRPr="002C0E88">
        <w:t xml:space="preserve"> risco</w:t>
      </w:r>
      <w:r>
        <w:t>s</w:t>
      </w:r>
      <w:r w:rsidRPr="002C0E88">
        <w:t xml:space="preserve"> de distorções relevantes de demonstrações contábeis futuras em decorrência do efeito cumulativo de distorções não corrigidas não relevantes relativas a períodos anteriores.</w:t>
      </w:r>
    </w:p>
    <w:p w14:paraId="41A41DD4" w14:textId="77777777" w:rsidR="002A7EB0" w:rsidRPr="002C0E88" w:rsidRDefault="002A7EB0" w:rsidP="002A7EB0">
      <w:pPr>
        <w:ind w:left="567" w:hanging="567"/>
        <w:jc w:val="both"/>
      </w:pPr>
    </w:p>
    <w:p w14:paraId="50192070" w14:textId="77777777" w:rsidR="002A7EB0" w:rsidRDefault="002A7EB0" w:rsidP="002A7EB0">
      <w:pPr>
        <w:ind w:left="567" w:hanging="567"/>
        <w:jc w:val="both"/>
      </w:pPr>
      <w:r>
        <w:t>A13</w:t>
      </w:r>
      <w:r w:rsidRPr="002C0E88">
        <w:t xml:space="preserve">. </w:t>
      </w:r>
      <w:r>
        <w:tab/>
      </w:r>
      <w:r w:rsidRPr="002C0E88">
        <w:t xml:space="preserve">A NBC TA 700 requer que o auditor avalie se as demonstrações contábeis foram </w:t>
      </w:r>
      <w:r>
        <w:t>elaboradas</w:t>
      </w:r>
      <w:r w:rsidRPr="002C0E88">
        <w:t xml:space="preserve"> e apresentadas, em todos os aspectos relevantes, de acordo com os requerimentos da estrutura de relatório financeiro aplicável. Essa avaliação inclui a consideração dos aspectos qualitativos das práticas contábeis da entidade, incluindo indicadores de possível tendenciosidade da administração nos julgamentos, que podem ser afetadas pelo entendimento do auditor sobre as razões da administração para não fazer as correções</w:t>
      </w:r>
      <w:r>
        <w:t xml:space="preserve"> (NBC TA 700, item 12).</w:t>
      </w:r>
    </w:p>
    <w:p w14:paraId="6EFE3B08" w14:textId="77777777" w:rsidR="002A7EB0" w:rsidRPr="002C0E88" w:rsidRDefault="002A7EB0" w:rsidP="002A7EB0">
      <w:pPr>
        <w:jc w:val="both"/>
      </w:pPr>
    </w:p>
    <w:p w14:paraId="2A2B93A6" w14:textId="77777777" w:rsidR="002A7EB0" w:rsidRDefault="002A7EB0" w:rsidP="002A7EB0">
      <w:pPr>
        <w:jc w:val="both"/>
      </w:pPr>
      <w:r w:rsidRPr="004207E3">
        <w:rPr>
          <w:b/>
        </w:rPr>
        <w:t>Avaliação do efeito de distorções não</w:t>
      </w:r>
      <w:r w:rsidRPr="002C0E88">
        <w:t xml:space="preserve"> </w:t>
      </w:r>
      <w:r w:rsidRPr="002E74D6">
        <w:rPr>
          <w:b/>
        </w:rPr>
        <w:t>corrigidas</w:t>
      </w:r>
      <w:r w:rsidRPr="002C0E88">
        <w:t xml:space="preserve"> (</w:t>
      </w:r>
      <w:r>
        <w:t xml:space="preserve">ver itens </w:t>
      </w:r>
      <w:r w:rsidRPr="002C0E88">
        <w:t>10</w:t>
      </w:r>
      <w:r>
        <w:t xml:space="preserve"> e </w:t>
      </w:r>
      <w:r w:rsidRPr="002C0E88">
        <w:t>11)</w:t>
      </w:r>
    </w:p>
    <w:p w14:paraId="64CC16F4" w14:textId="77777777" w:rsidR="002A7EB0" w:rsidRPr="002C0E88" w:rsidRDefault="002A7EB0" w:rsidP="002A7EB0">
      <w:pPr>
        <w:jc w:val="both"/>
      </w:pPr>
    </w:p>
    <w:p w14:paraId="04996BB5" w14:textId="77777777" w:rsidR="002A7EB0" w:rsidRDefault="002A7EB0" w:rsidP="002A7EB0">
      <w:pPr>
        <w:ind w:left="567" w:hanging="567"/>
        <w:jc w:val="both"/>
      </w:pPr>
      <w:r w:rsidRPr="002C0E88">
        <w:t>A1</w:t>
      </w:r>
      <w:r>
        <w:t>4</w:t>
      </w:r>
      <w:r w:rsidRPr="002C0E88">
        <w:t xml:space="preserve">. </w:t>
      </w:r>
      <w:r>
        <w:tab/>
      </w:r>
      <w:r w:rsidRPr="002C0E88">
        <w:t>A determinação de materialidade pelo auditor de acordo com a NBC TA 320 é freq</w:t>
      </w:r>
      <w:r>
        <w:t>u</w:t>
      </w:r>
      <w:r w:rsidRPr="002C0E88">
        <w:t>entemente baseada em estimativas dos resultados financeiros da entidade, porque os resultados efetivos podem ainda não ser conhecidos. Portanto, antes de avaliar o efeito de distorções não corrigidas, pode ser necessário revisar a materialidade determinada de acordo com a NBC TA 320 com base nos resultados contábeis reais.</w:t>
      </w:r>
    </w:p>
    <w:p w14:paraId="0CC5A2CC" w14:textId="77777777" w:rsidR="002A7EB0" w:rsidRPr="002C0E88" w:rsidRDefault="002A7EB0" w:rsidP="002A7EB0">
      <w:pPr>
        <w:jc w:val="both"/>
      </w:pPr>
    </w:p>
    <w:p w14:paraId="15032DC0" w14:textId="77777777" w:rsidR="002A7EB0" w:rsidRDefault="002A7EB0" w:rsidP="002A7EB0">
      <w:pPr>
        <w:ind w:left="567" w:hanging="567"/>
        <w:jc w:val="both"/>
      </w:pPr>
      <w:r w:rsidRPr="002C0E88">
        <w:t>A1</w:t>
      </w:r>
      <w:r>
        <w:t>5</w:t>
      </w:r>
      <w:r w:rsidRPr="002C0E88">
        <w:t xml:space="preserve">. </w:t>
      </w:r>
      <w:r>
        <w:tab/>
      </w:r>
      <w:r w:rsidRPr="002C0E88">
        <w:t>A NBC TA 320</w:t>
      </w:r>
      <w:r>
        <w:t>, item 12,</w:t>
      </w:r>
      <w:r w:rsidRPr="002C0E88">
        <w:t xml:space="preserve"> explica que, com o andamento da auditoria, a materialidade para as demonstrações contábeis como um todo (e, se aplicável, o nível ou níveis de materialidade para classes específicas de transações, saldos contábeis ou divulgaç</w:t>
      </w:r>
      <w:r>
        <w:t>ão</w:t>
      </w:r>
      <w:r w:rsidRPr="002C0E88">
        <w:t>), é revista no caso de o auditor tomar conhecimento de informações durante a auditoria que teriam levado o auditor a determinar inicialmente um valor (ou valores) diferente</w:t>
      </w:r>
      <w:r>
        <w:t xml:space="preserve"> (NBC TA 320, item 12)</w:t>
      </w:r>
      <w:r w:rsidRPr="002C0E88">
        <w:t>. Assim, é provável que qualquer revisão significativa tenha sido feita antes de o auditor avaliar o efeito de distorções não corrigidas. Entretanto, se a revisão da materialidade pelo auditor determinada de acordo com a NBC TA 320 (</w:t>
      </w:r>
      <w:r>
        <w:t>item</w:t>
      </w:r>
      <w:r w:rsidRPr="002C0E88">
        <w:t xml:space="preserve"> 10 desta </w:t>
      </w:r>
      <w:r>
        <w:t>Norma</w:t>
      </w:r>
      <w:r w:rsidRPr="002C0E88">
        <w:t xml:space="preserve">) gerar um valor (ou valores) inferior, a materialidade para execução de auditoria e a adequação da natureza, época e extensão dos procedimentos adicionais de auditoria são reconsideradas de modo a se obter evidência de auditoria </w:t>
      </w:r>
      <w:r>
        <w:t xml:space="preserve">apropriada e </w:t>
      </w:r>
      <w:r w:rsidRPr="002C0E88">
        <w:t>suficiente como base para a opinião de auditoria.</w:t>
      </w:r>
    </w:p>
    <w:p w14:paraId="35FED6B9" w14:textId="77777777" w:rsidR="002A7EB0" w:rsidRPr="002C0E88" w:rsidRDefault="002A7EB0" w:rsidP="002A7EB0">
      <w:pPr>
        <w:jc w:val="both"/>
      </w:pPr>
    </w:p>
    <w:p w14:paraId="0C8044FC" w14:textId="77777777" w:rsidR="002A7EB0" w:rsidRPr="00631F54" w:rsidRDefault="002A7EB0" w:rsidP="002A7EB0">
      <w:pPr>
        <w:ind w:left="567" w:hanging="567"/>
        <w:jc w:val="both"/>
        <w:rPr>
          <w:strike/>
        </w:rPr>
      </w:pPr>
      <w:r w:rsidRPr="00631F54">
        <w:rPr>
          <w:strike/>
        </w:rPr>
        <w:t>A13. Toda distorção individual é considerada para avaliar seu efeito nas classes relevantes de transações, saldos contábeis ou divulgação, incluindo se o nível de materialidade para a classe específica de transações, saldos contábeis ou divulgação, se houver, foi excedido.</w:t>
      </w:r>
    </w:p>
    <w:p w14:paraId="2FE33FDB" w14:textId="77777777" w:rsidR="002A7EB0" w:rsidRDefault="002A7EB0" w:rsidP="002A7EB0">
      <w:pPr>
        <w:ind w:left="567" w:hanging="567"/>
        <w:jc w:val="both"/>
      </w:pPr>
    </w:p>
    <w:p w14:paraId="3C1572E6" w14:textId="77777777" w:rsidR="002A7EB0" w:rsidRDefault="002A7EB0" w:rsidP="002A7EB0">
      <w:pPr>
        <w:ind w:left="567" w:hanging="567"/>
        <w:jc w:val="both"/>
      </w:pPr>
      <w:r>
        <w:t xml:space="preserve">A16. </w:t>
      </w:r>
      <w:r>
        <w:tab/>
        <w:t xml:space="preserve">Toda distorção individual de valor deve ser considerada para avaliar seu efeito nas classes relevantes de transações, saldos contábeis ou divulgação, incluindo se o nível de materialidade para a classe específica de transações, saldos contábeis ou divulgação, se houver, foi excedido. </w:t>
      </w:r>
      <w:r>
        <w:rPr>
          <w:color w:val="00B0F0"/>
          <w:sz w:val="20"/>
          <w:szCs w:val="20"/>
        </w:rPr>
        <w:t>(Alterado pela NBC TA 450 (R1))</w:t>
      </w:r>
    </w:p>
    <w:p w14:paraId="1DE5C031" w14:textId="77777777" w:rsidR="002A7EB0" w:rsidRDefault="002A7EB0" w:rsidP="002A7EB0">
      <w:pPr>
        <w:ind w:left="567" w:hanging="567"/>
        <w:jc w:val="both"/>
      </w:pPr>
    </w:p>
    <w:p w14:paraId="120ADB17" w14:textId="77777777" w:rsidR="002A7EB0" w:rsidRDefault="002A7EB0" w:rsidP="002A7EB0">
      <w:pPr>
        <w:spacing w:after="120"/>
        <w:ind w:left="567" w:right="142" w:hanging="567"/>
        <w:jc w:val="both"/>
      </w:pPr>
      <w:r>
        <w:t xml:space="preserve">A17. </w:t>
      </w:r>
      <w:r>
        <w:tab/>
        <w:t>Além disso, cada distorção individual de divulgação qualitativa deve ser considerada para avaliar seu efeito nas divulgações relevantes, bem como seu efeito geral nas demonstrações contábeis como um todo. A determinação de se a distorção em divulgação qualitativa é relevante, no contexto da estrutura de relatório financeiro aplicável e das circunstâncias específicas da entidade, é questão que envolve o exercício de julgamento profissional. Exemplos em que essas distorções podem ser relevantes incluem:</w:t>
      </w:r>
    </w:p>
    <w:p w14:paraId="4583B92D" w14:textId="77777777" w:rsidR="002A7EB0" w:rsidRDefault="002A7EB0">
      <w:pPr>
        <w:pStyle w:val="PargrafodaLista"/>
        <w:widowControl w:val="0"/>
        <w:numPr>
          <w:ilvl w:val="0"/>
          <w:numId w:val="179"/>
        </w:numPr>
        <w:kinsoku w:val="0"/>
        <w:spacing w:after="120" w:line="240" w:lineRule="auto"/>
        <w:ind w:left="851" w:right="142" w:hanging="284"/>
        <w:contextualSpacing w:val="0"/>
        <w:jc w:val="both"/>
      </w:pPr>
      <w:r>
        <w:t xml:space="preserve"> </w:t>
      </w:r>
      <w:r>
        <w:tab/>
        <w:t>descrições imprecisas ou incompletas de informações sobre os objetivos, as políticas e os processos de gestão de capital para entidades com atividades de seguro e bancárias;</w:t>
      </w:r>
    </w:p>
    <w:p w14:paraId="6963D98C" w14:textId="77777777" w:rsidR="002A7EB0" w:rsidRDefault="002A7EB0">
      <w:pPr>
        <w:pStyle w:val="PargrafodaLista"/>
        <w:widowControl w:val="0"/>
        <w:numPr>
          <w:ilvl w:val="0"/>
          <w:numId w:val="179"/>
        </w:numPr>
        <w:kinsoku w:val="0"/>
        <w:spacing w:after="120" w:line="240" w:lineRule="auto"/>
        <w:ind w:left="851" w:right="142" w:hanging="284"/>
        <w:contextualSpacing w:val="0"/>
        <w:jc w:val="both"/>
      </w:pPr>
      <w:r>
        <w:t xml:space="preserve"> </w:t>
      </w:r>
      <w:r>
        <w:tab/>
        <w:t>omissão de informações sobre eventos ou circunstâncias que levaram à perda do valor recuperável (</w:t>
      </w:r>
      <w:r>
        <w:rPr>
          <w:i/>
        </w:rPr>
        <w:t>impairment</w:t>
      </w:r>
      <w:r>
        <w:t>) (por exemplo, declínio significativo de longo prazo na demanda de metal ou mercadoria (</w:t>
      </w:r>
      <w:r>
        <w:rPr>
          <w:i/>
        </w:rPr>
        <w:t>commodity</w:t>
      </w:r>
      <w:r>
        <w:t>)) em entidade mineradora;</w:t>
      </w:r>
    </w:p>
    <w:p w14:paraId="369DC6C5" w14:textId="77777777" w:rsidR="002A7EB0" w:rsidRDefault="002A7EB0">
      <w:pPr>
        <w:pStyle w:val="PargrafodaLista"/>
        <w:widowControl w:val="0"/>
        <w:numPr>
          <w:ilvl w:val="0"/>
          <w:numId w:val="179"/>
        </w:numPr>
        <w:kinsoku w:val="0"/>
        <w:spacing w:after="120" w:line="240" w:lineRule="auto"/>
        <w:ind w:left="851" w:right="142" w:hanging="284"/>
        <w:contextualSpacing w:val="0"/>
        <w:jc w:val="both"/>
      </w:pPr>
      <w:r>
        <w:t xml:space="preserve"> </w:t>
      </w:r>
      <w:r>
        <w:tab/>
        <w:t>descrição incorreta da política contábil relacionada com item significativo no balanço patrimonial, nas demonstrações do resultado, do resultado abrangente, das mutações do patrimônio líquido ou dos fluxos de caixa;</w:t>
      </w:r>
    </w:p>
    <w:p w14:paraId="5DDF5785" w14:textId="77777777" w:rsidR="002A7EB0" w:rsidRDefault="002A7EB0">
      <w:pPr>
        <w:pStyle w:val="PargrafodaLista"/>
        <w:widowControl w:val="0"/>
        <w:numPr>
          <w:ilvl w:val="0"/>
          <w:numId w:val="179"/>
        </w:numPr>
        <w:kinsoku w:val="0"/>
        <w:spacing w:after="0" w:line="240" w:lineRule="auto"/>
        <w:ind w:left="851" w:right="144" w:hanging="284"/>
        <w:contextualSpacing w:val="0"/>
        <w:jc w:val="both"/>
      </w:pPr>
      <w:r>
        <w:t xml:space="preserve"> </w:t>
      </w:r>
      <w:r>
        <w:tab/>
        <w:t xml:space="preserve">descrição inadequada da sensibilidade da taxa de câmbio em entidade envolvida em comércio internacional. </w:t>
      </w:r>
      <w:r>
        <w:rPr>
          <w:color w:val="00B0F0"/>
          <w:sz w:val="20"/>
          <w:szCs w:val="20"/>
        </w:rPr>
        <w:t>(Incluído pela NBC TA 450 (R1))</w:t>
      </w:r>
    </w:p>
    <w:p w14:paraId="5C2D6EFE" w14:textId="77777777" w:rsidR="002A7EB0" w:rsidRDefault="002A7EB0" w:rsidP="002A7EB0">
      <w:pPr>
        <w:pStyle w:val="PargrafodaLista"/>
        <w:widowControl w:val="0"/>
        <w:kinsoku w:val="0"/>
        <w:ind w:left="0" w:right="144"/>
        <w:jc w:val="both"/>
      </w:pPr>
    </w:p>
    <w:p w14:paraId="5607F2C5" w14:textId="77777777" w:rsidR="002A7EB0" w:rsidRDefault="002A7EB0" w:rsidP="002A7EB0">
      <w:pPr>
        <w:spacing w:after="120"/>
        <w:ind w:left="567" w:right="144" w:hanging="567"/>
        <w:jc w:val="both"/>
      </w:pPr>
      <w:r>
        <w:t xml:space="preserve">A18. </w:t>
      </w:r>
      <w:r>
        <w:tab/>
        <w:t xml:space="preserve">Para determinar se distorções não corrigidas definidas por natureza são relevantes, conforme requerido pelo item 11, o auditor deve considerar distorções não corrigidas em valores e divulgações. Essas distorções podem ser consideradas relevantes, individualmente ou combinadas com outras distorções. Por exemplo, dependendo das distorções identificadas em divulgações, o auditor pode considerar se: </w:t>
      </w:r>
    </w:p>
    <w:p w14:paraId="09F94A02" w14:textId="77777777" w:rsidR="002A7EB0" w:rsidRDefault="002A7EB0">
      <w:pPr>
        <w:pStyle w:val="PargrafodaLista"/>
        <w:widowControl w:val="0"/>
        <w:numPr>
          <w:ilvl w:val="0"/>
          <w:numId w:val="180"/>
        </w:numPr>
        <w:tabs>
          <w:tab w:val="left" w:pos="993"/>
        </w:tabs>
        <w:kinsoku w:val="0"/>
        <w:spacing w:after="120" w:line="240" w:lineRule="auto"/>
        <w:ind w:left="993" w:hanging="426"/>
        <w:contextualSpacing w:val="0"/>
        <w:jc w:val="both"/>
      </w:pPr>
      <w:r>
        <w:t>os erros identificados são persistentes ou generalizados; ou</w:t>
      </w:r>
    </w:p>
    <w:p w14:paraId="3B98EB6B" w14:textId="77777777" w:rsidR="002A7EB0" w:rsidRDefault="002A7EB0">
      <w:pPr>
        <w:pStyle w:val="PargrafodaLista"/>
        <w:widowControl w:val="0"/>
        <w:numPr>
          <w:ilvl w:val="0"/>
          <w:numId w:val="180"/>
        </w:numPr>
        <w:tabs>
          <w:tab w:val="left" w:pos="993"/>
        </w:tabs>
        <w:kinsoku w:val="0"/>
        <w:spacing w:after="120" w:line="240" w:lineRule="auto"/>
        <w:ind w:left="993" w:hanging="426"/>
        <w:contextualSpacing w:val="0"/>
        <w:jc w:val="both"/>
      </w:pPr>
      <w:r>
        <w:t>diferentes distorções identificadas são relevantes para o mesmo assunto e, consideradas  coletivamente, podem afetar o entendimento dos usuários sobre esse assunto.</w:t>
      </w:r>
    </w:p>
    <w:p w14:paraId="748C46A7" w14:textId="77777777" w:rsidR="002A7EB0" w:rsidRDefault="002A7EB0" w:rsidP="002A7EB0">
      <w:pPr>
        <w:ind w:left="567"/>
        <w:jc w:val="both"/>
      </w:pPr>
      <w:r>
        <w:t xml:space="preserve">Essa consideração de distorções acumuladas também é útil na avaliação das demonstrações contábeis, de acordo com o item 13(d) da NBC TA 700 – Formação da Opinião e Emissão do Relatório do Auditor Independente sobre as Demonstrações Contábeis, que requer que o auditor considere se a apresentação geral das demonstrações contábeis foi prejudicada pela inclusão de informações que não são relevantes ou que obscurecem o devido entendimento dos assuntos divulgados. </w:t>
      </w:r>
      <w:r>
        <w:rPr>
          <w:color w:val="00B0F0"/>
          <w:sz w:val="20"/>
          <w:szCs w:val="20"/>
        </w:rPr>
        <w:t>(Incluído pela NBC TA 450 (R1))</w:t>
      </w:r>
    </w:p>
    <w:p w14:paraId="447F6C41" w14:textId="77777777" w:rsidR="002A7EB0" w:rsidRDefault="002A7EB0" w:rsidP="002A7EB0">
      <w:pPr>
        <w:ind w:left="567" w:hanging="567"/>
        <w:jc w:val="both"/>
      </w:pPr>
    </w:p>
    <w:p w14:paraId="6768CF8E" w14:textId="77777777" w:rsidR="002A7EB0" w:rsidRDefault="002A7EB0" w:rsidP="002A7EB0">
      <w:pPr>
        <w:ind w:left="567" w:hanging="567"/>
        <w:jc w:val="both"/>
      </w:pPr>
      <w:r w:rsidRPr="002C0E88">
        <w:t>A1</w:t>
      </w:r>
      <w:r>
        <w:t>9</w:t>
      </w:r>
      <w:r w:rsidRPr="002C0E88">
        <w:t xml:space="preserve">. </w:t>
      </w:r>
      <w:r>
        <w:tab/>
      </w:r>
      <w:r w:rsidRPr="002C0E88">
        <w:t xml:space="preserve">Se uma distorção individual é julgada relevante, é improvável que ela possa ser compensada por outras distorções. Por exemplo, se a receita foi significativamente superavaliada, as demonstrações contábeis como um todo serão distorcidas de maneira relevante, mesmo se o efeito da distorção sobre o resultado for completamente compensado por uma superavaliação equivalente de despesa. Pode ser </w:t>
      </w:r>
      <w:r>
        <w:t>apropriado</w:t>
      </w:r>
      <w:r w:rsidRPr="002C0E88">
        <w:t xml:space="preserve"> compensar distorções dentro do mesmo saldo contábil ou da mesma classe de transações; entretanto, antes de concluir que a compensação é </w:t>
      </w:r>
      <w:r>
        <w:t>apropriada</w:t>
      </w:r>
      <w:r w:rsidRPr="002C0E88">
        <w:t>, mesmo entre distorções não relevantes, é considerado o risco de que podem existir distorções não detectadas adicionais.</w:t>
      </w:r>
      <w:r>
        <w:t xml:space="preserve"> </w:t>
      </w:r>
      <w:r w:rsidRPr="002C0E88">
        <w:t>A identificação de diversas distorções não relevantes no mesmo saldo contábil ou na mesma classe de transações pode requerer que o auditor reavalie o risco de distorção relevante para esse saldo contábil ou essa classe de transações.</w:t>
      </w:r>
    </w:p>
    <w:p w14:paraId="3AEF618A" w14:textId="77777777" w:rsidR="002A7EB0" w:rsidRDefault="002A7EB0" w:rsidP="002A7EB0">
      <w:pPr>
        <w:ind w:left="567" w:hanging="567"/>
        <w:jc w:val="both"/>
      </w:pPr>
    </w:p>
    <w:p w14:paraId="0C7DB4A4" w14:textId="77777777" w:rsidR="002A7EB0" w:rsidRDefault="002A7EB0" w:rsidP="002A7EB0">
      <w:pPr>
        <w:ind w:left="567" w:hanging="567"/>
        <w:jc w:val="both"/>
      </w:pPr>
      <w:r w:rsidRPr="002C0E88">
        <w:t>A</w:t>
      </w:r>
      <w:r>
        <w:t>20</w:t>
      </w:r>
      <w:r w:rsidRPr="002C0E88">
        <w:t xml:space="preserve">. </w:t>
      </w:r>
      <w:r>
        <w:tab/>
      </w:r>
      <w:r w:rsidRPr="002C0E88">
        <w:t>Determinar se uma distorção de classificação é relevante envolve a avaliação de considerações qualitativas, como o efeito da distorção de classificação sobre cláusulas contratuais de dívida (</w:t>
      </w:r>
      <w:r w:rsidRPr="00DD4655">
        <w:rPr>
          <w:i/>
        </w:rPr>
        <w:t>covenants</w:t>
      </w:r>
      <w:r w:rsidRPr="004842EF">
        <w:t>)</w:t>
      </w:r>
      <w:r w:rsidRPr="002C0E88">
        <w:t>, o efeito sobre contas individuais ou subtotais, ou o efeito sobre os principais índices. Pode haver circunstâncias em que o auditor conclua que uma distorção de classificação não é relevante no contexto das demonstrações contábeis como um todo, mesmo que ela exceda o nível ou níveis de materialidade aplicados na avaliação de outras distorções. Por exemplo, a classificação errada de itens entre linhas do balanço patrimonial pode não ser considerada relevante no contexto das demonstrações contábeis como um todo quando o valor da classificação errada é pequeno em relação à magnitude dos itens afetados nessas contas do balanço patrimonial e não afeta a demonstração do resultado ou algum índice importante.</w:t>
      </w:r>
    </w:p>
    <w:p w14:paraId="4D87B252" w14:textId="77777777" w:rsidR="002A7EB0" w:rsidRPr="002C0E88" w:rsidRDefault="002A7EB0" w:rsidP="002A7EB0">
      <w:pPr>
        <w:ind w:left="567" w:hanging="567"/>
        <w:jc w:val="both"/>
      </w:pPr>
    </w:p>
    <w:p w14:paraId="69D0DD36" w14:textId="77777777" w:rsidR="002A7EB0" w:rsidRDefault="002A7EB0" w:rsidP="002A7EB0">
      <w:pPr>
        <w:spacing w:after="120"/>
        <w:ind w:left="567" w:hanging="567"/>
        <w:jc w:val="both"/>
      </w:pPr>
      <w:r w:rsidRPr="007F4DA4">
        <w:t>A</w:t>
      </w:r>
      <w:r>
        <w:t>21</w:t>
      </w:r>
      <w:r w:rsidRPr="007F4DA4">
        <w:t>.</w:t>
      </w:r>
      <w:r w:rsidRPr="002C0E88">
        <w:t xml:space="preserve"> </w:t>
      </w:r>
      <w:r>
        <w:tab/>
      </w:r>
      <w:r w:rsidRPr="002C0E88">
        <w:t xml:space="preserve">As circunstâncias relacionadas a algumas distorções podem levar o auditor a avaliá-las como relevantes, individualmente ou quando consideradas juntamente com outras distorções </w:t>
      </w:r>
      <w:r>
        <w:t>acumuladas</w:t>
      </w:r>
      <w:r w:rsidRPr="002C0E88">
        <w:t xml:space="preserve"> durante a auditoria, mesmo se forem inferiores à materialidade para as demonstrações contábeis como um todo. As circunstâncias que podem afetar a avaliação incluem a exten</w:t>
      </w:r>
      <w:r>
        <w:t>s</w:t>
      </w:r>
      <w:r w:rsidRPr="002C0E88">
        <w:t>ão em que a distorção:</w:t>
      </w:r>
    </w:p>
    <w:p w14:paraId="0CC35044" w14:textId="77777777" w:rsidR="002A7EB0" w:rsidRPr="002C0E88" w:rsidRDefault="002A7EB0">
      <w:pPr>
        <w:numPr>
          <w:ilvl w:val="0"/>
          <w:numId w:val="173"/>
        </w:numPr>
        <w:spacing w:after="120" w:line="240" w:lineRule="auto"/>
        <w:ind w:left="851" w:hanging="284"/>
        <w:jc w:val="both"/>
      </w:pPr>
      <w:r>
        <w:t xml:space="preserve"> </w:t>
      </w:r>
      <w:r>
        <w:tab/>
        <w:t>a</w:t>
      </w:r>
      <w:r w:rsidRPr="002C0E88">
        <w:t>feta o cumprimento de requerimentos regulatórios;</w:t>
      </w:r>
    </w:p>
    <w:p w14:paraId="3BEAE68B" w14:textId="77777777" w:rsidR="002A7EB0" w:rsidRPr="002C0E88" w:rsidRDefault="002A7EB0">
      <w:pPr>
        <w:numPr>
          <w:ilvl w:val="0"/>
          <w:numId w:val="173"/>
        </w:numPr>
        <w:spacing w:after="120" w:line="240" w:lineRule="auto"/>
        <w:ind w:left="851" w:hanging="284"/>
        <w:jc w:val="both"/>
      </w:pPr>
      <w:r>
        <w:t xml:space="preserve"> </w:t>
      </w:r>
      <w:r>
        <w:tab/>
        <w:t>a</w:t>
      </w:r>
      <w:r w:rsidRPr="002C0E88">
        <w:t xml:space="preserve">feta o cumprimento de cláusulas contratuais de dívidas </w:t>
      </w:r>
      <w:r w:rsidRPr="005E7481">
        <w:t>(</w:t>
      </w:r>
      <w:r w:rsidRPr="005E7481">
        <w:rPr>
          <w:i/>
        </w:rPr>
        <w:t>covenants</w:t>
      </w:r>
      <w:r w:rsidRPr="005E7481">
        <w:t>)</w:t>
      </w:r>
      <w:r w:rsidRPr="002C0E88">
        <w:t xml:space="preserve"> ou outros requerimentos contratuais;</w:t>
      </w:r>
    </w:p>
    <w:p w14:paraId="3D9B31EC" w14:textId="77777777" w:rsidR="002A7EB0" w:rsidRPr="002C0E88" w:rsidRDefault="002A7EB0">
      <w:pPr>
        <w:numPr>
          <w:ilvl w:val="0"/>
          <w:numId w:val="173"/>
        </w:numPr>
        <w:spacing w:after="120" w:line="240" w:lineRule="auto"/>
        <w:ind w:left="851" w:hanging="284"/>
        <w:jc w:val="both"/>
      </w:pPr>
      <w:r>
        <w:t xml:space="preserve"> </w:t>
      </w:r>
      <w:r>
        <w:tab/>
        <w:t>r</w:t>
      </w:r>
      <w:r w:rsidRPr="002C0E88">
        <w:t>efere-se à seleção ou à aplicação incorreta de política contábil que tem efeito não relevante sobre as demonstrações contábeis do período corrente, mas tem provavelmente efeito relevante sobre as demonstrações contábeis de períodos futuros;</w:t>
      </w:r>
    </w:p>
    <w:p w14:paraId="05D6F2E5" w14:textId="77777777" w:rsidR="002A7EB0" w:rsidRPr="002C0E88" w:rsidRDefault="002A7EB0">
      <w:pPr>
        <w:numPr>
          <w:ilvl w:val="0"/>
          <w:numId w:val="173"/>
        </w:numPr>
        <w:spacing w:after="120" w:line="240" w:lineRule="auto"/>
        <w:ind w:left="851" w:hanging="284"/>
        <w:jc w:val="both"/>
      </w:pPr>
      <w:r>
        <w:t xml:space="preserve"> </w:t>
      </w:r>
      <w:r>
        <w:tab/>
        <w:t>e</w:t>
      </w:r>
      <w:r w:rsidRPr="002C0E88">
        <w:t>ncobre mudança nos resultados ou outras tendências, especialmente no contexto das condições econômicas gerais e do setor;</w:t>
      </w:r>
    </w:p>
    <w:p w14:paraId="2230EB99" w14:textId="77777777" w:rsidR="002A7EB0" w:rsidRPr="002C0E88" w:rsidRDefault="002A7EB0">
      <w:pPr>
        <w:numPr>
          <w:ilvl w:val="0"/>
          <w:numId w:val="173"/>
        </w:numPr>
        <w:spacing w:after="120" w:line="240" w:lineRule="auto"/>
        <w:ind w:left="851" w:hanging="284"/>
        <w:jc w:val="both"/>
      </w:pPr>
      <w:r>
        <w:t xml:space="preserve"> </w:t>
      </w:r>
      <w:r>
        <w:tab/>
        <w:t>a</w:t>
      </w:r>
      <w:r w:rsidRPr="002C0E88">
        <w:t xml:space="preserve">feta índices usados para avaliar a posição </w:t>
      </w:r>
      <w:r>
        <w:t xml:space="preserve">patrimonial e </w:t>
      </w:r>
      <w:r w:rsidRPr="002C0E88">
        <w:t>financeira, resultados das operações ou fluxos de caixa da entidade;</w:t>
      </w:r>
    </w:p>
    <w:p w14:paraId="49CB0D18" w14:textId="77777777" w:rsidR="002A7EB0" w:rsidRPr="002C0E88" w:rsidRDefault="002A7EB0">
      <w:pPr>
        <w:numPr>
          <w:ilvl w:val="0"/>
          <w:numId w:val="173"/>
        </w:numPr>
        <w:spacing w:after="120" w:line="240" w:lineRule="auto"/>
        <w:ind w:left="851" w:hanging="284"/>
        <w:jc w:val="both"/>
      </w:pPr>
      <w:r>
        <w:t xml:space="preserve"> </w:t>
      </w:r>
      <w:r>
        <w:tab/>
        <w:t>a</w:t>
      </w:r>
      <w:r w:rsidRPr="002C0E88">
        <w:t>feta informações por segmentos apresentadas nas demonstrações contábeis (por exemplo, a importância d</w:t>
      </w:r>
      <w:r>
        <w:t xml:space="preserve">o assunto </w:t>
      </w:r>
      <w:r w:rsidRPr="002C0E88">
        <w:t>para um segmento ou outra parte do negócio da entidade que foi identificada como tendo papel significativo nas operações ou na rentabilidade da entidade);</w:t>
      </w:r>
    </w:p>
    <w:p w14:paraId="0DC23A9F" w14:textId="77777777" w:rsidR="002A7EB0" w:rsidRPr="002C0E88" w:rsidRDefault="002A7EB0">
      <w:pPr>
        <w:numPr>
          <w:ilvl w:val="0"/>
          <w:numId w:val="173"/>
        </w:numPr>
        <w:spacing w:after="120" w:line="240" w:lineRule="auto"/>
        <w:ind w:left="851" w:hanging="284"/>
        <w:jc w:val="both"/>
      </w:pPr>
      <w:r>
        <w:t xml:space="preserve"> </w:t>
      </w:r>
      <w:r>
        <w:tab/>
        <w:t>t</w:t>
      </w:r>
      <w:r w:rsidRPr="002C0E88">
        <w:t>em o efeito de aumentar a remuneração da administração, por exemplo, possibilitando que sejam satisfeitos os requerimentos para terem direito a bônus ou outros incentivos;</w:t>
      </w:r>
    </w:p>
    <w:p w14:paraId="6F4FA4A0" w14:textId="77777777" w:rsidR="002A7EB0" w:rsidRPr="002C0E88" w:rsidRDefault="002A7EB0">
      <w:pPr>
        <w:numPr>
          <w:ilvl w:val="0"/>
          <w:numId w:val="173"/>
        </w:numPr>
        <w:spacing w:after="120" w:line="240" w:lineRule="auto"/>
        <w:ind w:left="851" w:hanging="284"/>
        <w:jc w:val="both"/>
      </w:pPr>
      <w:r>
        <w:t xml:space="preserve"> </w:t>
      </w:r>
      <w:r>
        <w:tab/>
        <w:t>é</w:t>
      </w:r>
      <w:r w:rsidRPr="002C0E88">
        <w:t xml:space="preserve"> significativa considerando o entendimento do auditor de que foram feitas comunicações anteriores a usuários, por exemplo, em relação a resultados previstos;</w:t>
      </w:r>
    </w:p>
    <w:p w14:paraId="5D6B772C" w14:textId="77777777" w:rsidR="002A7EB0" w:rsidRPr="002C0E88" w:rsidRDefault="002A7EB0">
      <w:pPr>
        <w:numPr>
          <w:ilvl w:val="0"/>
          <w:numId w:val="173"/>
        </w:numPr>
        <w:spacing w:after="120" w:line="240" w:lineRule="auto"/>
        <w:ind w:left="851" w:hanging="284"/>
        <w:jc w:val="both"/>
      </w:pPr>
      <w:r>
        <w:t xml:space="preserve"> </w:t>
      </w:r>
      <w:r>
        <w:tab/>
        <w:t>r</w:t>
      </w:r>
      <w:r w:rsidRPr="002C0E88">
        <w:t>efere-se a itens envolvendo partes específicas (por exemplo, se as partes externas da transação têm relação com membros da administração da entidade);</w:t>
      </w:r>
    </w:p>
    <w:p w14:paraId="7EC7C64C" w14:textId="77777777" w:rsidR="002A7EB0" w:rsidRPr="002C0E88" w:rsidRDefault="002A7EB0">
      <w:pPr>
        <w:numPr>
          <w:ilvl w:val="0"/>
          <w:numId w:val="173"/>
        </w:numPr>
        <w:spacing w:after="120" w:line="240" w:lineRule="auto"/>
        <w:ind w:left="851" w:hanging="284"/>
        <w:jc w:val="both"/>
      </w:pPr>
      <w:r>
        <w:t xml:space="preserve"> </w:t>
      </w:r>
      <w:r>
        <w:tab/>
        <w:t>c</w:t>
      </w:r>
      <w:r w:rsidRPr="002C0E88">
        <w:t xml:space="preserve">onstitui uma omissão de informações não requeridas especificamente pela estrutura de relatório financeiro aplicável, mas que no julgamento do auditor, é importante para que os usuários entendam a posição </w:t>
      </w:r>
      <w:r>
        <w:t xml:space="preserve">patrimonial e </w:t>
      </w:r>
      <w:r w:rsidRPr="002C0E88">
        <w:t xml:space="preserve">financeira, o desempenho </w:t>
      </w:r>
      <w:r>
        <w:t xml:space="preserve">das operações </w:t>
      </w:r>
      <w:r w:rsidRPr="002C0E88">
        <w:t>ou os fluxos de caixa da entidade; ou</w:t>
      </w:r>
    </w:p>
    <w:p w14:paraId="510F405A" w14:textId="77777777" w:rsidR="002A7EB0" w:rsidRPr="00631F54" w:rsidRDefault="002A7EB0">
      <w:pPr>
        <w:numPr>
          <w:ilvl w:val="0"/>
          <w:numId w:val="173"/>
        </w:numPr>
        <w:spacing w:after="120" w:line="240" w:lineRule="auto"/>
        <w:ind w:left="851" w:hanging="284"/>
        <w:jc w:val="both"/>
        <w:rPr>
          <w:strike/>
        </w:rPr>
      </w:pPr>
      <w:r>
        <w:t xml:space="preserve"> </w:t>
      </w:r>
      <w:r w:rsidRPr="00631F54">
        <w:rPr>
          <w:strike/>
        </w:rPr>
        <w:tab/>
        <w:t>afeta outras informações que são comunicadas em documentos que contenham as demonstrações contábeis auditadas (por exemplo, informações a serem incluídas no comentário do desempenho constante do Relatório da Administração) que se pode razoavelmente esperar que influenciem decisões econômicas dos usuários das demonstrações contábeis. A NBC TA 720 – Responsabilidade do Auditor em Relação a Outras Informações Incluídas em Documentos que Contenham Demonstrações Contábeis Auditadas trata da consideração pelo auditor de outras informações sobre as quais o auditor não tem obrigação de emitir relatório, em documentos que contenham demonstrações contábeis auditadas.</w:t>
      </w:r>
    </w:p>
    <w:p w14:paraId="5124A884" w14:textId="77777777" w:rsidR="002A7EB0" w:rsidRPr="002C0E88" w:rsidRDefault="002A7EB0">
      <w:pPr>
        <w:numPr>
          <w:ilvl w:val="0"/>
          <w:numId w:val="173"/>
        </w:numPr>
        <w:spacing w:after="120" w:line="240" w:lineRule="auto"/>
        <w:ind w:left="851" w:hanging="284"/>
        <w:jc w:val="both"/>
      </w:pPr>
      <w:r>
        <w:t xml:space="preserve"> </w:t>
      </w:r>
      <w:r>
        <w:tab/>
        <w:t xml:space="preserve">afeta outras informações que serão incluídas no relatório anual da entidade (por exemplo, informações a serem incluídas no comentário do desempenho constante do relatório da administração) que se pode razoavelmente esperar que influenciem decisões econômicas dos usuários das demonstrações contábeis. A NBC TA 720 – Responsabilidade do Auditor em Relação a Outras Informações trata das responsabilidades do auditor relativas a outras informações. </w:t>
      </w:r>
      <w:r>
        <w:rPr>
          <w:color w:val="00B0F0"/>
          <w:sz w:val="20"/>
          <w:szCs w:val="20"/>
        </w:rPr>
        <w:t>(Alterado pela NBC TA 450 (R1))</w:t>
      </w:r>
    </w:p>
    <w:p w14:paraId="0661B868" w14:textId="77777777" w:rsidR="002A7EB0" w:rsidRDefault="002A7EB0" w:rsidP="002A7EB0">
      <w:pPr>
        <w:ind w:left="567"/>
        <w:jc w:val="both"/>
      </w:pPr>
      <w:r w:rsidRPr="002C0E88">
        <w:t>Essas circunstâncias são apenas exemplos; nem todas estão presentes em todas as auditorias, nem a lista está necessariamente completa. A existência de qualquer circunstância como essas não leva necessariamente à conclusão de que a distorção seja relevante.</w:t>
      </w:r>
    </w:p>
    <w:p w14:paraId="6DEC2932" w14:textId="77777777" w:rsidR="002A7EB0" w:rsidRPr="002C0E88" w:rsidRDefault="002A7EB0" w:rsidP="002A7EB0">
      <w:pPr>
        <w:jc w:val="both"/>
      </w:pPr>
    </w:p>
    <w:p w14:paraId="17F564F1" w14:textId="77777777" w:rsidR="002A7EB0" w:rsidRPr="00631F54" w:rsidRDefault="002A7EB0" w:rsidP="002A7EB0">
      <w:pPr>
        <w:ind w:left="567" w:hanging="567"/>
        <w:jc w:val="both"/>
        <w:rPr>
          <w:strike/>
        </w:rPr>
      </w:pPr>
      <w:r w:rsidRPr="00631F54">
        <w:rPr>
          <w:strike/>
        </w:rPr>
        <w:t xml:space="preserve">A17. </w:t>
      </w:r>
      <w:r w:rsidRPr="00631F54">
        <w:rPr>
          <w:strike/>
        </w:rPr>
        <w:tab/>
        <w:t>A NBC TA 240, item 35, explica como as implicações de distorção que é, ou pode ser, resultado de fraude devem ser consideradas em relação a outros aspectos da auditoria, mesmo que a magnitude da distorção não seja relevante em relação às demonstrações contábeis.</w:t>
      </w:r>
    </w:p>
    <w:p w14:paraId="3C2E3C1B" w14:textId="77777777" w:rsidR="002A7EB0" w:rsidRDefault="002A7EB0" w:rsidP="002A7EB0">
      <w:pPr>
        <w:ind w:left="567" w:hanging="567"/>
        <w:jc w:val="both"/>
      </w:pPr>
    </w:p>
    <w:p w14:paraId="54C4A762" w14:textId="77777777" w:rsidR="002A7EB0" w:rsidRDefault="002A7EB0" w:rsidP="002A7EB0">
      <w:pPr>
        <w:spacing w:after="120"/>
        <w:ind w:left="567" w:right="144" w:hanging="567"/>
        <w:jc w:val="both"/>
        <w:rPr>
          <w:bCs/>
          <w:spacing w:val="-7"/>
        </w:rPr>
      </w:pPr>
      <w:r>
        <w:t xml:space="preserve">A22. </w:t>
      </w:r>
      <w:r>
        <w:tab/>
        <w:t xml:space="preserve">A NBC TA 240, item 35, explica como as implicações de distorção, que são, ou podem ser, resultado de fraude, devem ser consideradas em relação a outros aspectos da auditoria, mesmo que a magnitude da distorção não seja relevante em relação às demonstrações contábeis. </w:t>
      </w:r>
      <w:r>
        <w:rPr>
          <w:bCs/>
        </w:rPr>
        <w:t>Dependendo das circunstâncias, distorções em divulgações também podem indicar fraude e, por exemplo, podem ser decorrentes de:</w:t>
      </w:r>
      <w:r>
        <w:rPr>
          <w:bCs/>
          <w:spacing w:val="-7"/>
        </w:rPr>
        <w:t xml:space="preserve"> </w:t>
      </w:r>
    </w:p>
    <w:p w14:paraId="175630B2" w14:textId="77777777" w:rsidR="002A7EB0" w:rsidRDefault="002A7EB0">
      <w:pPr>
        <w:numPr>
          <w:ilvl w:val="0"/>
          <w:numId w:val="178"/>
        </w:numPr>
        <w:spacing w:after="120" w:line="240" w:lineRule="auto"/>
        <w:ind w:left="851" w:hanging="284"/>
        <w:jc w:val="both"/>
        <w:rPr>
          <w:bCs/>
        </w:rPr>
      </w:pPr>
      <w:r>
        <w:t xml:space="preserve"> </w:t>
      </w:r>
      <w:r>
        <w:tab/>
        <w:t>divulgações</w:t>
      </w:r>
      <w:r>
        <w:rPr>
          <w:bCs/>
        </w:rPr>
        <w:t xml:space="preserve"> enganosas resultantes de tendenciosidade nos julgamentos da administração; ou;</w:t>
      </w:r>
    </w:p>
    <w:p w14:paraId="6096EB30" w14:textId="77777777" w:rsidR="002A7EB0" w:rsidRDefault="002A7EB0">
      <w:pPr>
        <w:numPr>
          <w:ilvl w:val="0"/>
          <w:numId w:val="178"/>
        </w:numPr>
        <w:spacing w:after="120" w:line="240" w:lineRule="auto"/>
        <w:ind w:left="851" w:hanging="284"/>
        <w:jc w:val="both"/>
        <w:rPr>
          <w:bCs/>
        </w:rPr>
      </w:pPr>
      <w:r>
        <w:rPr>
          <w:bCs/>
        </w:rPr>
        <w:t xml:space="preserve"> </w:t>
      </w:r>
      <w:r>
        <w:rPr>
          <w:bCs/>
        </w:rPr>
        <w:tab/>
        <w:t>extensas divulgações duplicadas ou não informativas feitas com a finalidade de obscurecer o devido entendimento de assuntos nas demonstrações contábeis.</w:t>
      </w:r>
    </w:p>
    <w:p w14:paraId="18C97811" w14:textId="77777777" w:rsidR="002A7EB0" w:rsidRDefault="002A7EB0" w:rsidP="002A7EB0">
      <w:pPr>
        <w:ind w:left="567"/>
        <w:jc w:val="both"/>
      </w:pPr>
      <w:r>
        <w:rPr>
          <w:bCs/>
          <w:spacing w:val="-4"/>
        </w:rPr>
        <w:t xml:space="preserve">Ao considerar as implicações de distorções em classes de transações, saldos contábeis e divulgações, o auditor deve exercer ceticismo profissional, de acordo com a NBC TA 200, item 15. </w:t>
      </w:r>
      <w:r>
        <w:rPr>
          <w:color w:val="00B0F0"/>
          <w:sz w:val="20"/>
          <w:szCs w:val="20"/>
        </w:rPr>
        <w:t>(Alterado pela NBC TA 450 (R1))</w:t>
      </w:r>
    </w:p>
    <w:p w14:paraId="040FDFAC" w14:textId="77777777" w:rsidR="002A7EB0" w:rsidRPr="002C0E88" w:rsidRDefault="002A7EB0" w:rsidP="002A7EB0">
      <w:pPr>
        <w:ind w:left="567" w:hanging="567"/>
        <w:jc w:val="both"/>
      </w:pPr>
    </w:p>
    <w:p w14:paraId="70048580" w14:textId="77777777" w:rsidR="002A7EB0" w:rsidRDefault="002A7EB0" w:rsidP="002A7EB0">
      <w:pPr>
        <w:ind w:left="567" w:hanging="567"/>
        <w:jc w:val="both"/>
      </w:pPr>
      <w:r w:rsidRPr="002C0E88">
        <w:t>A</w:t>
      </w:r>
      <w:r>
        <w:t>23</w:t>
      </w:r>
      <w:r w:rsidRPr="002C0E88">
        <w:t xml:space="preserve">. </w:t>
      </w:r>
      <w:r>
        <w:tab/>
      </w:r>
      <w:r w:rsidRPr="002C0E88">
        <w:t>O efeito cumulativo de distorções não relevantes não corrigidas relacionadas a períodos anteriores pode ter efeito relevante sobre as demonstrações contábeis do período corrente. Existem diferentes abordagens aceitáveis para a avaliação dessas distorções não corrigidas nas demonstrações contábeis do período corrente pelo auditor. A utilização da mesma abordagem de avaliação garante a consistência entre os períodos.</w:t>
      </w:r>
    </w:p>
    <w:p w14:paraId="78826C4B" w14:textId="77777777" w:rsidR="002A7EB0" w:rsidRPr="002C0E88" w:rsidRDefault="002A7EB0" w:rsidP="002A7EB0">
      <w:pPr>
        <w:jc w:val="both"/>
      </w:pPr>
    </w:p>
    <w:p w14:paraId="3E816F8F" w14:textId="77777777" w:rsidR="002A7EB0" w:rsidRPr="004207E3" w:rsidRDefault="002A7EB0" w:rsidP="002A7EB0">
      <w:pPr>
        <w:jc w:val="both"/>
        <w:rPr>
          <w:i/>
        </w:rPr>
      </w:pPr>
      <w:r w:rsidRPr="004207E3">
        <w:rPr>
          <w:i/>
        </w:rPr>
        <w:t>Considerações específicas de entidade do setor público</w:t>
      </w:r>
    </w:p>
    <w:p w14:paraId="06A19399" w14:textId="77777777" w:rsidR="002A7EB0" w:rsidRPr="002C0E88" w:rsidRDefault="002A7EB0" w:rsidP="002A7EB0">
      <w:pPr>
        <w:jc w:val="both"/>
      </w:pPr>
    </w:p>
    <w:p w14:paraId="7FA81577" w14:textId="77777777" w:rsidR="002A7EB0" w:rsidRDefault="002A7EB0" w:rsidP="002A7EB0">
      <w:pPr>
        <w:ind w:left="567" w:hanging="567"/>
        <w:jc w:val="both"/>
      </w:pPr>
      <w:r w:rsidRPr="002C0E88">
        <w:t>A</w:t>
      </w:r>
      <w:r>
        <w:t>24</w:t>
      </w:r>
      <w:r w:rsidRPr="002C0E88">
        <w:t xml:space="preserve">. </w:t>
      </w:r>
      <w:r>
        <w:tab/>
      </w:r>
      <w:r w:rsidRPr="002C0E88">
        <w:t xml:space="preserve">No caso de auditoria de entidade do setor público, a avaliação da materialidade de distorção também pode ser afetada por </w:t>
      </w:r>
      <w:r>
        <w:t>responsabilidade estabelecida para o auditor em lei, regulação ou outra autoridade para r</w:t>
      </w:r>
      <w:r w:rsidRPr="002C0E88">
        <w:t>elatar assuntos</w:t>
      </w:r>
      <w:r>
        <w:t xml:space="preserve"> específicos</w:t>
      </w:r>
      <w:r w:rsidRPr="002C0E88">
        <w:t>, incluindo, por exemplo, fraude.</w:t>
      </w:r>
    </w:p>
    <w:p w14:paraId="6E4C81F8" w14:textId="77777777" w:rsidR="002A7EB0" w:rsidRPr="002C0E88" w:rsidRDefault="002A7EB0" w:rsidP="002A7EB0">
      <w:pPr>
        <w:ind w:left="567" w:hanging="567"/>
        <w:jc w:val="both"/>
      </w:pPr>
    </w:p>
    <w:p w14:paraId="0822FE29" w14:textId="77777777" w:rsidR="002A7EB0" w:rsidRDefault="002A7EB0" w:rsidP="002A7EB0">
      <w:pPr>
        <w:ind w:left="567" w:hanging="567"/>
        <w:jc w:val="both"/>
      </w:pPr>
      <w:r w:rsidRPr="002C0E88">
        <w:t>A2</w:t>
      </w:r>
      <w:r>
        <w:t>5</w:t>
      </w:r>
      <w:r w:rsidRPr="002C0E88">
        <w:t xml:space="preserve">. </w:t>
      </w:r>
      <w:r>
        <w:tab/>
      </w:r>
      <w:r w:rsidRPr="002C0E88">
        <w:t xml:space="preserve">Além disso, assuntos como interesse público, responsabilidade, integridade e, em particular, garantia de supervisão geral legislativa eficaz, podem afetar a avaliação se um item é relevante em virtude de sua natureza. Esse é especialmente o caso para itens relacionados ao cumprimento de </w:t>
      </w:r>
      <w:r>
        <w:t>lei, procedimento regulatório ou outra autoridade.</w:t>
      </w:r>
    </w:p>
    <w:p w14:paraId="417D1022" w14:textId="77777777" w:rsidR="002A7EB0" w:rsidRDefault="002A7EB0" w:rsidP="002A7EB0">
      <w:pPr>
        <w:jc w:val="both"/>
        <w:rPr>
          <w:i/>
        </w:rPr>
      </w:pPr>
    </w:p>
    <w:p w14:paraId="75E0CCC1" w14:textId="77777777" w:rsidR="002A7EB0" w:rsidRDefault="002A7EB0" w:rsidP="002A7EB0">
      <w:pPr>
        <w:jc w:val="both"/>
      </w:pPr>
      <w:r w:rsidRPr="004207E3">
        <w:rPr>
          <w:i/>
        </w:rPr>
        <w:t>Comunicação com os responsáveis pela governança</w:t>
      </w:r>
      <w:r w:rsidRPr="002C0E88">
        <w:t xml:space="preserve"> (</w:t>
      </w:r>
      <w:r>
        <w:t xml:space="preserve">ver item </w:t>
      </w:r>
      <w:r w:rsidRPr="002C0E88">
        <w:t>12)</w:t>
      </w:r>
    </w:p>
    <w:p w14:paraId="4C1BF13D" w14:textId="77777777" w:rsidR="002A7EB0" w:rsidRPr="002C0E88" w:rsidRDefault="002A7EB0" w:rsidP="002A7EB0">
      <w:pPr>
        <w:jc w:val="both"/>
      </w:pPr>
    </w:p>
    <w:p w14:paraId="67028501" w14:textId="77777777" w:rsidR="002A7EB0" w:rsidRDefault="002A7EB0" w:rsidP="002A7EB0">
      <w:pPr>
        <w:ind w:left="567" w:hanging="567"/>
        <w:jc w:val="both"/>
      </w:pPr>
      <w:r w:rsidRPr="002C0E88">
        <w:t>A2</w:t>
      </w:r>
      <w:r>
        <w:t>6</w:t>
      </w:r>
      <w:r w:rsidRPr="002C0E88">
        <w:t xml:space="preserve">. </w:t>
      </w:r>
      <w:r>
        <w:tab/>
      </w:r>
      <w:r w:rsidRPr="002C0E88">
        <w:t xml:space="preserve">Se as distorções não corrigidas foram comunicadas para pessoa com responsabilidades administrativas, e essa pessoa também tem responsabilidades de governança, ela não precisa ser comunicada novamente para essa mesma pessoa no seu papel de governança. O auditor deve, não obstante, ficar satisfeito quanto ao fato de que a comunicação com a pessoa que tem responsabilidades administrativas venha a ser informada adequadamente a todos aqueles com quem o auditor de outra forma se comunicaria no seu papel de governança </w:t>
      </w:r>
      <w:r>
        <w:t>(NBC TA 260, item 13).</w:t>
      </w:r>
    </w:p>
    <w:p w14:paraId="66B55B04" w14:textId="77777777" w:rsidR="002A7EB0" w:rsidRDefault="002A7EB0" w:rsidP="002A7EB0">
      <w:pPr>
        <w:ind w:left="567" w:hanging="567"/>
        <w:jc w:val="both"/>
      </w:pPr>
    </w:p>
    <w:p w14:paraId="5671989F" w14:textId="77777777" w:rsidR="002A7EB0" w:rsidRDefault="002A7EB0" w:rsidP="002A7EB0">
      <w:pPr>
        <w:ind w:left="567" w:hanging="567"/>
        <w:jc w:val="both"/>
      </w:pPr>
      <w:r w:rsidRPr="002C0E88">
        <w:t>A2</w:t>
      </w:r>
      <w:r>
        <w:t>7</w:t>
      </w:r>
      <w:r w:rsidRPr="002C0E88">
        <w:t xml:space="preserve">. </w:t>
      </w:r>
      <w:r>
        <w:tab/>
      </w:r>
      <w:r w:rsidRPr="002C0E88">
        <w:t xml:space="preserve">No caso de haver grande número de distorções individuais não relevantes não corrigidas, o auditor pode comunicar o número e o efeito monetário geral das distorções não corrigidas em vez dos detalhes de cada distorção </w:t>
      </w:r>
      <w:r>
        <w:t xml:space="preserve">individual </w:t>
      </w:r>
      <w:r w:rsidRPr="002C0E88">
        <w:t>não corrigida.</w:t>
      </w:r>
    </w:p>
    <w:p w14:paraId="5EF8E261" w14:textId="77777777" w:rsidR="002A7EB0" w:rsidRPr="002C0E88" w:rsidRDefault="002A7EB0" w:rsidP="002A7EB0">
      <w:pPr>
        <w:ind w:left="567" w:hanging="567"/>
        <w:jc w:val="both"/>
      </w:pPr>
    </w:p>
    <w:p w14:paraId="0D117C2E" w14:textId="77777777" w:rsidR="002A7EB0" w:rsidRDefault="002A7EB0" w:rsidP="002A7EB0">
      <w:pPr>
        <w:ind w:left="567" w:hanging="567"/>
        <w:jc w:val="both"/>
      </w:pPr>
      <w:r w:rsidRPr="002C0E88">
        <w:t>A2</w:t>
      </w:r>
      <w:r>
        <w:t>8</w:t>
      </w:r>
      <w:r w:rsidRPr="002C0E88">
        <w:t xml:space="preserve">. </w:t>
      </w:r>
      <w:r>
        <w:tab/>
      </w:r>
      <w:r w:rsidRPr="002C0E88">
        <w:t>A NBC TA 260</w:t>
      </w:r>
      <w:r>
        <w:t>, item 16(c)(ii),</w:t>
      </w:r>
      <w:r w:rsidRPr="002C0E88">
        <w:t xml:space="preserve"> requer que o auditor comunique aos responsáveis pela governança as representações </w:t>
      </w:r>
      <w:r>
        <w:t xml:space="preserve">formais </w:t>
      </w:r>
      <w:r w:rsidRPr="002C0E88">
        <w:t>solicitadas pelo auditor (</w:t>
      </w:r>
      <w:r>
        <w:t>item</w:t>
      </w:r>
      <w:r w:rsidRPr="002C0E88">
        <w:t xml:space="preserve"> 14 desta </w:t>
      </w:r>
      <w:r>
        <w:t>Norma</w:t>
      </w:r>
      <w:r w:rsidRPr="002C0E88">
        <w:t>).</w:t>
      </w:r>
      <w:r>
        <w:t xml:space="preserve"> </w:t>
      </w:r>
      <w:r w:rsidRPr="002C0E88">
        <w:t>O auditor pode discutir com os responsáveis pela governança as razões e as implicações de não corrigir as distorções, considerando a magnitude e a natureza da distorção julgadas nas circunstâncias vigentes, e possíveis implicações em relação a demonstrações contábeis futuras.</w:t>
      </w:r>
    </w:p>
    <w:p w14:paraId="72D5BB7D" w14:textId="77777777" w:rsidR="002A7EB0" w:rsidRPr="002C0E88" w:rsidRDefault="002A7EB0" w:rsidP="002A7EB0">
      <w:pPr>
        <w:jc w:val="both"/>
      </w:pPr>
    </w:p>
    <w:p w14:paraId="0C868EE4" w14:textId="77777777" w:rsidR="002A7EB0" w:rsidRDefault="002A7EB0" w:rsidP="002A7EB0">
      <w:pPr>
        <w:jc w:val="both"/>
      </w:pPr>
      <w:r w:rsidRPr="004207E3">
        <w:rPr>
          <w:b/>
        </w:rPr>
        <w:t xml:space="preserve">Representação </w:t>
      </w:r>
      <w:r>
        <w:rPr>
          <w:b/>
        </w:rPr>
        <w:t xml:space="preserve">formal </w:t>
      </w:r>
      <w:r w:rsidRPr="002C0E88">
        <w:t>(</w:t>
      </w:r>
      <w:r>
        <w:t xml:space="preserve">ver item </w:t>
      </w:r>
      <w:r w:rsidRPr="002C0E88">
        <w:t>14)</w:t>
      </w:r>
    </w:p>
    <w:p w14:paraId="21248AA2" w14:textId="77777777" w:rsidR="002A7EB0" w:rsidRPr="002C0E88" w:rsidRDefault="002A7EB0" w:rsidP="002A7EB0">
      <w:pPr>
        <w:jc w:val="both"/>
      </w:pPr>
    </w:p>
    <w:p w14:paraId="11E73F79" w14:textId="77777777" w:rsidR="002A7EB0" w:rsidRDefault="002A7EB0" w:rsidP="002A7EB0">
      <w:pPr>
        <w:ind w:left="567" w:hanging="567"/>
        <w:jc w:val="both"/>
      </w:pPr>
      <w:r w:rsidRPr="002C0E88">
        <w:t>A2</w:t>
      </w:r>
      <w:r>
        <w:t>9</w:t>
      </w:r>
      <w:r w:rsidRPr="002C0E88">
        <w:t xml:space="preserve">. </w:t>
      </w:r>
      <w:r>
        <w:tab/>
        <w:t xml:space="preserve">Porque a elaboração das demonstrações contábeis requer da </w:t>
      </w:r>
      <w:r w:rsidRPr="002C0E88">
        <w:t xml:space="preserve">administração e, quando </w:t>
      </w:r>
      <w:r>
        <w:t>apropriado</w:t>
      </w:r>
      <w:r w:rsidRPr="002C0E88">
        <w:t xml:space="preserve">, </w:t>
      </w:r>
      <w:r>
        <w:t>d</w:t>
      </w:r>
      <w:r w:rsidRPr="002C0E88">
        <w:t xml:space="preserve">os responsáveis pela governança </w:t>
      </w:r>
      <w:r>
        <w:t>que façam ajustes às</w:t>
      </w:r>
      <w:r w:rsidRPr="002C0E88">
        <w:t xml:space="preserve"> demonstrações contábeis para corrigir distorções relevantes, o auditor deve solicitar que eles forneçam representação </w:t>
      </w:r>
      <w:r>
        <w:t xml:space="preserve">formal </w:t>
      </w:r>
      <w:r w:rsidRPr="002C0E88">
        <w:t xml:space="preserve">sobre as distorções não corrigidas. Em algumas circunstâncias, a administração e, quando </w:t>
      </w:r>
      <w:r>
        <w:t>apropriado</w:t>
      </w:r>
      <w:r w:rsidRPr="002C0E88">
        <w:t xml:space="preserve">, os responsáveis pela governança podem não acreditar que certas distorções não corrigidas são distorções. Por essa razão, eles podem querer incluir em suas representações </w:t>
      </w:r>
      <w:r>
        <w:t>formais</w:t>
      </w:r>
      <w:r w:rsidRPr="002C0E88">
        <w:t xml:space="preserve"> palavras como: “Não concordamos que os itens … e … constituem distorções porque [descrição das razões].” A obtenção dessa representação, contudo, não exime o auditor da necessidade de elaborar uma conclusão sobre o efeito das distorções não corrigidas.</w:t>
      </w:r>
    </w:p>
    <w:p w14:paraId="6F7AB788" w14:textId="77777777" w:rsidR="002A7EB0" w:rsidRPr="002C0E88" w:rsidRDefault="002A7EB0" w:rsidP="002A7EB0">
      <w:pPr>
        <w:ind w:left="567" w:hanging="567"/>
        <w:jc w:val="both"/>
      </w:pPr>
    </w:p>
    <w:p w14:paraId="51DFCD8C" w14:textId="77777777" w:rsidR="002A7EB0" w:rsidRDefault="002A7EB0" w:rsidP="002A7EB0">
      <w:pPr>
        <w:ind w:left="567" w:hanging="567"/>
        <w:jc w:val="both"/>
      </w:pPr>
      <w:r w:rsidRPr="00AA37FD">
        <w:rPr>
          <w:b/>
        </w:rPr>
        <w:t>Documentação</w:t>
      </w:r>
      <w:r w:rsidRPr="002C0E88">
        <w:t xml:space="preserve"> (</w:t>
      </w:r>
      <w:r>
        <w:t xml:space="preserve">ver item </w:t>
      </w:r>
      <w:r w:rsidRPr="002C0E88">
        <w:t>15)</w:t>
      </w:r>
    </w:p>
    <w:p w14:paraId="11DD587E" w14:textId="77777777" w:rsidR="002A7EB0" w:rsidRPr="002C0E88" w:rsidRDefault="002A7EB0" w:rsidP="002A7EB0">
      <w:pPr>
        <w:ind w:left="567" w:hanging="567"/>
        <w:jc w:val="both"/>
      </w:pPr>
    </w:p>
    <w:p w14:paraId="73988B13" w14:textId="77777777" w:rsidR="002A7EB0" w:rsidRDefault="002A7EB0" w:rsidP="002A7EB0">
      <w:pPr>
        <w:spacing w:after="120"/>
        <w:ind w:left="567" w:hanging="567"/>
        <w:jc w:val="both"/>
      </w:pPr>
      <w:r w:rsidRPr="002C0E88">
        <w:t>A</w:t>
      </w:r>
      <w:r>
        <w:t>30</w:t>
      </w:r>
      <w:r w:rsidRPr="002C0E88">
        <w:t xml:space="preserve">. </w:t>
      </w:r>
      <w:r>
        <w:tab/>
      </w:r>
      <w:r w:rsidRPr="002C0E88">
        <w:t>A documentação do auditor sobre distorções não corrigidas pode levar em conta:</w:t>
      </w:r>
    </w:p>
    <w:p w14:paraId="3E1C45AC" w14:textId="77777777" w:rsidR="002A7EB0" w:rsidRPr="002C0E88" w:rsidRDefault="002A7EB0" w:rsidP="002A7EB0">
      <w:pPr>
        <w:spacing w:after="120"/>
        <w:ind w:left="993" w:hanging="426"/>
        <w:jc w:val="both"/>
      </w:pPr>
      <w:r w:rsidRPr="002C0E88">
        <w:t xml:space="preserve">(a) </w:t>
      </w:r>
      <w:r>
        <w:tab/>
        <w:t>a</w:t>
      </w:r>
      <w:r w:rsidRPr="002C0E88">
        <w:t xml:space="preserve"> consideração do efeito agregado das distorções não corrigidas;</w:t>
      </w:r>
    </w:p>
    <w:p w14:paraId="5DA9B55E" w14:textId="77777777" w:rsidR="002A7EB0" w:rsidRDefault="002A7EB0" w:rsidP="002A7EB0">
      <w:pPr>
        <w:spacing w:after="120"/>
        <w:ind w:left="993" w:hanging="426"/>
        <w:jc w:val="both"/>
      </w:pPr>
      <w:r w:rsidRPr="002C0E88">
        <w:t xml:space="preserve">(b) </w:t>
      </w:r>
      <w:r>
        <w:tab/>
        <w:t>a</w:t>
      </w:r>
      <w:r w:rsidRPr="002C0E88">
        <w:t xml:space="preserve"> avaliação de se o nível ou os níveis de materialidade para classes específicas de transações, saldos contábeis ou divulgaç</w:t>
      </w:r>
      <w:r>
        <w:t>ão</w:t>
      </w:r>
      <w:r w:rsidRPr="002C0E88">
        <w:t>, se houver, foi excedido; e</w:t>
      </w:r>
    </w:p>
    <w:p w14:paraId="529FC7D7" w14:textId="77777777" w:rsidR="002A7EB0" w:rsidRDefault="002A7EB0" w:rsidP="002A7EB0">
      <w:pPr>
        <w:ind w:left="993" w:hanging="426"/>
        <w:jc w:val="both"/>
        <w:rPr>
          <w:i/>
        </w:rPr>
      </w:pPr>
      <w:r w:rsidRPr="002C0E88">
        <w:t xml:space="preserve">(c) </w:t>
      </w:r>
      <w:r>
        <w:tab/>
        <w:t>a</w:t>
      </w:r>
      <w:r w:rsidRPr="002C0E88">
        <w:t xml:space="preserve"> avaliação do efeito de distorções não corrigidas sobre índices importantes ou tendências, e do cumprimento de requerimentos legais, regulatórios e contratuais (por exemplo, cláusulas contratuais de dívidas </w:t>
      </w:r>
      <w:r w:rsidRPr="002C0E88">
        <w:rPr>
          <w:i/>
        </w:rPr>
        <w:t>(covenants)).</w:t>
      </w:r>
    </w:p>
    <w:p w14:paraId="56C26423" w14:textId="77777777" w:rsidR="002A7EB0" w:rsidRPr="002C0E88" w:rsidRDefault="002A7EB0" w:rsidP="002A7EB0">
      <w:pPr>
        <w:jc w:val="both"/>
      </w:pPr>
    </w:p>
    <w:p w14:paraId="7A88752B" w14:textId="77777777" w:rsidR="002A7EB0" w:rsidRDefault="002A7EB0" w:rsidP="002A7EB0">
      <w:pPr>
        <w:jc w:val="both"/>
        <w:rPr>
          <w:b/>
        </w:rPr>
      </w:pPr>
      <w:r>
        <w:br w:type="page"/>
      </w:r>
      <w:r>
        <w:rPr>
          <w:b/>
        </w:rPr>
        <w:t>NORMA BRASILEIRA DE CONTABILIDADE – NBC TA 450 (R1), DE 19 DE AGOSTO DE 2016</w:t>
      </w:r>
    </w:p>
    <w:p w14:paraId="6003E662" w14:textId="77777777" w:rsidR="002A7EB0" w:rsidRDefault="002A7EB0" w:rsidP="002A7EB0">
      <w:pPr>
        <w:pStyle w:val="Corpodetexto"/>
      </w:pPr>
    </w:p>
    <w:p w14:paraId="10AA2FDF" w14:textId="77777777" w:rsidR="002A7EB0" w:rsidRDefault="002A7EB0" w:rsidP="002A7EB0">
      <w:pPr>
        <w:ind w:left="5387"/>
        <w:jc w:val="both"/>
        <w:rPr>
          <w:b/>
          <w:i/>
        </w:rPr>
      </w:pPr>
      <w:r>
        <w:rPr>
          <w:b/>
          <w:bCs/>
          <w:i/>
          <w:iCs/>
        </w:rPr>
        <w:t>Altera a NBC TA 450 que dispõe sobre a avaliação das distorções identificadas durante a auditoria</w:t>
      </w:r>
      <w:r>
        <w:rPr>
          <w:b/>
          <w:i/>
        </w:rPr>
        <w:t>.</w:t>
      </w:r>
    </w:p>
    <w:p w14:paraId="6BFB318F" w14:textId="77777777" w:rsidR="002A7EB0" w:rsidRDefault="002A7EB0" w:rsidP="002A7EB0">
      <w:pPr>
        <w:jc w:val="both"/>
      </w:pPr>
    </w:p>
    <w:p w14:paraId="1EA939F4" w14:textId="77777777" w:rsidR="002A7EB0" w:rsidRDefault="002A7EB0" w:rsidP="002A7EB0">
      <w:pPr>
        <w:jc w:val="both"/>
        <w:rPr>
          <w:bCs/>
        </w:rPr>
      </w:pPr>
    </w:p>
    <w:p w14:paraId="5D211AFC" w14:textId="77777777" w:rsidR="002A7EB0" w:rsidRDefault="002A7EB0" w:rsidP="002A7EB0">
      <w:pPr>
        <w:ind w:firstLine="567"/>
        <w:jc w:val="both"/>
      </w:pPr>
      <w:r>
        <w:rPr>
          <w:bCs/>
        </w:rPr>
        <w:t xml:space="preserve">O </w:t>
      </w:r>
      <w:r>
        <w:rPr>
          <w:b/>
          <w:bCs/>
        </w:rPr>
        <w:t>CONSELHO FEDERAL DE CONTABILIDADE</w:t>
      </w:r>
      <w: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color w:val="000000"/>
        </w:rPr>
        <w:t xml:space="preserve"> elaborada de acordo com a sua equivalente internacional </w:t>
      </w:r>
      <w:r>
        <w:t>ISA 450</w:t>
      </w:r>
      <w:r>
        <w:rPr>
          <w:color w:val="000000"/>
        </w:rPr>
        <w:t xml:space="preserve"> da IFAC</w:t>
      </w:r>
      <w:r>
        <w:t>:</w:t>
      </w:r>
    </w:p>
    <w:p w14:paraId="5A150B1D" w14:textId="77777777" w:rsidR="002A7EB0" w:rsidRDefault="002A7EB0" w:rsidP="002A7EB0">
      <w:pPr>
        <w:jc w:val="both"/>
      </w:pPr>
    </w:p>
    <w:p w14:paraId="74584201" w14:textId="77777777" w:rsidR="002A7EB0" w:rsidRDefault="002A7EB0" w:rsidP="002A7EB0">
      <w:pPr>
        <w:pStyle w:val="PargrafodaLista"/>
        <w:ind w:left="567" w:hanging="567"/>
        <w:jc w:val="both"/>
        <w:rPr>
          <w:b/>
        </w:rPr>
      </w:pPr>
      <w:r>
        <w:t xml:space="preserve">1. </w:t>
      </w:r>
      <w:r>
        <w:tab/>
      </w:r>
      <w:r>
        <w:rPr>
          <w:b/>
        </w:rPr>
        <w:t>Altera os itens 4, A1, A2, A3, A7, A13, A16 e A17 e inclui os itens A3, A4, A5, A17 e A18 na NBC TA 450 – Avaliação das Distorções Identificadas durante a Auditoria, com as seguintes redações:</w:t>
      </w:r>
    </w:p>
    <w:p w14:paraId="78E924D5" w14:textId="77777777" w:rsidR="002A7EB0" w:rsidRDefault="002A7EB0" w:rsidP="002A7EB0">
      <w:pPr>
        <w:autoSpaceDE w:val="0"/>
        <w:autoSpaceDN w:val="0"/>
        <w:adjustRightInd w:val="0"/>
      </w:pPr>
    </w:p>
    <w:p w14:paraId="233704FA" w14:textId="77777777" w:rsidR="002A7EB0" w:rsidRDefault="002A7EB0" w:rsidP="002A7EB0">
      <w:pPr>
        <w:autoSpaceDE w:val="0"/>
        <w:autoSpaceDN w:val="0"/>
        <w:adjustRightInd w:val="0"/>
        <w:ind w:left="567"/>
        <w:rPr>
          <w:b/>
        </w:rPr>
      </w:pPr>
      <w:r>
        <w:rPr>
          <w:b/>
        </w:rPr>
        <w:t>Itens alterados:</w:t>
      </w:r>
    </w:p>
    <w:p w14:paraId="10C6BF91" w14:textId="77777777" w:rsidR="002A7EB0" w:rsidRDefault="002A7EB0" w:rsidP="002A7EB0">
      <w:pPr>
        <w:autoSpaceDE w:val="0"/>
        <w:autoSpaceDN w:val="0"/>
        <w:adjustRightInd w:val="0"/>
      </w:pPr>
    </w:p>
    <w:p w14:paraId="33AFE1DD" w14:textId="77777777" w:rsidR="002A7EB0" w:rsidRDefault="002A7EB0" w:rsidP="002A7EB0">
      <w:pPr>
        <w:spacing w:after="120"/>
        <w:ind w:left="567"/>
        <w:jc w:val="both"/>
      </w:pPr>
      <w:r>
        <w:t>4. Para fins das normas de auditoria, os termos a seguir possuem os significados abaixo:</w:t>
      </w:r>
    </w:p>
    <w:p w14:paraId="7D7899FF" w14:textId="77777777" w:rsidR="002A7EB0" w:rsidRDefault="002A7EB0">
      <w:pPr>
        <w:numPr>
          <w:ilvl w:val="0"/>
          <w:numId w:val="175"/>
        </w:numPr>
        <w:tabs>
          <w:tab w:val="left" w:pos="993"/>
        </w:tabs>
        <w:spacing w:after="0" w:line="240" w:lineRule="auto"/>
        <w:ind w:left="993" w:hanging="426"/>
        <w:jc w:val="both"/>
      </w:pPr>
      <w:r>
        <w:t>Distorção é a diferença entre o valor divulgado, classificação, apresentação ou divulgação de um item nas demonstrações contábeis e o valor, classificação, apresentação ou divulgação que é requerido para que o item esteja de acordo com a estrutura de relatório financeiro aplicável. Distorção pode ser decorrente de erro ou fraude (item A1).</w:t>
      </w:r>
    </w:p>
    <w:p w14:paraId="16B8CD1E" w14:textId="77777777" w:rsidR="002A7EB0" w:rsidRDefault="002A7EB0" w:rsidP="002A7EB0">
      <w:pPr>
        <w:jc w:val="both"/>
      </w:pPr>
    </w:p>
    <w:p w14:paraId="4AA1A694" w14:textId="77777777" w:rsidR="002A7EB0" w:rsidRDefault="002A7EB0" w:rsidP="002A7EB0">
      <w:pPr>
        <w:ind w:left="567"/>
        <w:jc w:val="both"/>
      </w:pPr>
      <w:r>
        <w:t>Quando o auditor expressa uma opinião sobre se as demonstrações contábeis estão apresentadas adequadamente, em todos os aspectos relevantes, ou fornecem uma visão verdadeira e justa as distorções também incluem aqueles ajustes de valor, classificação, apresentação ou divulgação que, no julgamento do auditor, são necessários para que as demonstrações contábeis estejam apresentadas adequadamente, em todos os aspectos relevantes ou forneçam uma visão verdadeira e justa.</w:t>
      </w:r>
    </w:p>
    <w:p w14:paraId="36805BD3" w14:textId="77777777" w:rsidR="002A7EB0" w:rsidRDefault="002A7EB0" w:rsidP="002A7EB0">
      <w:pPr>
        <w:jc w:val="both"/>
      </w:pPr>
    </w:p>
    <w:p w14:paraId="754F823E" w14:textId="77777777" w:rsidR="002A7EB0" w:rsidRDefault="002A7EB0" w:rsidP="002A7EB0">
      <w:pPr>
        <w:spacing w:after="120"/>
        <w:ind w:left="567"/>
        <w:jc w:val="both"/>
      </w:pPr>
      <w:r>
        <w:t>A1. Distorções podem ser decorrentes de:</w:t>
      </w:r>
    </w:p>
    <w:p w14:paraId="06448780" w14:textId="77777777" w:rsidR="002A7EB0" w:rsidRDefault="002A7EB0" w:rsidP="002A7EB0">
      <w:pPr>
        <w:tabs>
          <w:tab w:val="left" w:pos="993"/>
        </w:tabs>
        <w:spacing w:after="120"/>
        <w:ind w:left="993" w:hanging="426"/>
        <w:jc w:val="both"/>
      </w:pPr>
      <w:r>
        <w:t xml:space="preserve">(a) </w:t>
      </w:r>
      <w:r>
        <w:tab/>
        <w:t>imprecisão na coleta ou no processamento de dados usados na elaboração das demonstrações contábeis;</w:t>
      </w:r>
    </w:p>
    <w:p w14:paraId="0E0F0076" w14:textId="77777777" w:rsidR="002A7EB0" w:rsidRDefault="002A7EB0" w:rsidP="002A7EB0">
      <w:pPr>
        <w:tabs>
          <w:tab w:val="left" w:pos="993"/>
        </w:tabs>
        <w:spacing w:after="120"/>
        <w:ind w:left="993" w:hanging="426"/>
        <w:jc w:val="both"/>
      </w:pPr>
      <w:r>
        <w:t xml:space="preserve">(b) </w:t>
      </w:r>
      <w:r>
        <w:tab/>
        <w:t>omissão de valor ou divulgação, incluindo divulgações inadequadas ou incompletas, e das divulgações requeridas para atingir os objetivos de divulgação de certas estruturas de relatórios financeiros, conforme aplicável (por exemplo, NBC TG 40 – Instrumentos Financeiros: Evidenciação, item 42H, determina que “a entidade deve divulgar quaisquer informações adicionais que considerar necessárias para alcançar os objetivos de divulgação do item...”);</w:t>
      </w:r>
    </w:p>
    <w:p w14:paraId="709162DD" w14:textId="77777777" w:rsidR="002A7EB0" w:rsidRDefault="002A7EB0" w:rsidP="002A7EB0">
      <w:pPr>
        <w:tabs>
          <w:tab w:val="left" w:pos="993"/>
        </w:tabs>
        <w:spacing w:after="120"/>
        <w:ind w:left="993" w:hanging="426"/>
        <w:jc w:val="both"/>
      </w:pPr>
      <w:r>
        <w:t xml:space="preserve">(c) </w:t>
      </w:r>
      <w:r>
        <w:tab/>
        <w:t>estimativa contábil incorreta decorrente da falta de atenção aos fatos ou de interpretação errada dos fatos;</w:t>
      </w:r>
    </w:p>
    <w:p w14:paraId="148ABABD" w14:textId="77777777" w:rsidR="002A7EB0" w:rsidRDefault="002A7EB0">
      <w:pPr>
        <w:numPr>
          <w:ilvl w:val="0"/>
          <w:numId w:val="176"/>
        </w:numPr>
        <w:tabs>
          <w:tab w:val="left" w:pos="993"/>
        </w:tabs>
        <w:spacing w:after="120" w:line="240" w:lineRule="auto"/>
        <w:ind w:left="993" w:hanging="426"/>
        <w:jc w:val="both"/>
      </w:pPr>
      <w:r>
        <w:t>julgamentos da administração sobre estimativas contábeis que o auditor não considera razoáveis, ou a seleção e a aplicação de políticas contábeis que o auditor considera inadequadas;</w:t>
      </w:r>
    </w:p>
    <w:p w14:paraId="292AA147" w14:textId="77777777" w:rsidR="002A7EB0" w:rsidRDefault="002A7EB0">
      <w:pPr>
        <w:pStyle w:val="PargrafodaLista"/>
        <w:numPr>
          <w:ilvl w:val="0"/>
          <w:numId w:val="176"/>
        </w:numPr>
        <w:tabs>
          <w:tab w:val="left" w:pos="993"/>
        </w:tabs>
        <w:spacing w:after="120" w:line="240" w:lineRule="auto"/>
        <w:ind w:left="993" w:hanging="426"/>
        <w:contextualSpacing w:val="0"/>
        <w:jc w:val="both"/>
      </w:pPr>
      <w:r>
        <w:t>classificação, agregação ou desagregação inadequada de informações; e</w:t>
      </w:r>
    </w:p>
    <w:p w14:paraId="6379F89B" w14:textId="77777777" w:rsidR="002A7EB0" w:rsidRDefault="002A7EB0">
      <w:pPr>
        <w:pStyle w:val="PargrafodaLista"/>
        <w:numPr>
          <w:ilvl w:val="0"/>
          <w:numId w:val="176"/>
        </w:numPr>
        <w:tabs>
          <w:tab w:val="left" w:pos="993"/>
        </w:tabs>
        <w:spacing w:after="0" w:line="240" w:lineRule="auto"/>
        <w:ind w:left="993" w:hanging="426"/>
        <w:contextualSpacing w:val="0"/>
        <w:jc w:val="both"/>
      </w:pPr>
      <w:r>
        <w:t>para demonstrações contábeis elaboradas de acordo com a estrutura de apresentação adequada, omissão de divulgação necessária para as demonstrações contábeis alcançarem a apresentação adequada, além das divulgações especificamente requeridas pela estrutura (por exemplo, as práticas contábeis adotadas no Brasil exigem que a entidade forneça divulgações adicionais quando o cumprimento dos requisitos específicos dessas práticas forem insuficientes para permitir que os usuários entendam o impacto de transações específicas, outros eventos e condições sobre a posição patrimonial e financeira e o desempenho da entidade (NBC TG 26 – Apresentação das Demonstrações Contábeis, item 17(c))).</w:t>
      </w:r>
    </w:p>
    <w:p w14:paraId="59434E04" w14:textId="77777777" w:rsidR="002A7EB0" w:rsidRDefault="002A7EB0" w:rsidP="002A7EB0">
      <w:pPr>
        <w:pStyle w:val="PargrafodaLista"/>
        <w:ind w:left="0"/>
        <w:jc w:val="both"/>
      </w:pPr>
    </w:p>
    <w:p w14:paraId="0614C506" w14:textId="77777777" w:rsidR="002A7EB0" w:rsidRDefault="002A7EB0" w:rsidP="002A7EB0">
      <w:pPr>
        <w:ind w:left="567"/>
        <w:jc w:val="both"/>
      </w:pPr>
      <w:r>
        <w:t>A NBC TA 240 – Responsabilidade do Auditor em Relação a Fraude, no Contexto da Auditoria de Demonstrações Contábeis, itens A1 a A6, apresenta exemplos de distorções decorrentes de fraude.</w:t>
      </w:r>
    </w:p>
    <w:p w14:paraId="65D73B4A" w14:textId="77777777" w:rsidR="002A7EB0" w:rsidRDefault="002A7EB0" w:rsidP="002A7EB0">
      <w:pPr>
        <w:jc w:val="both"/>
      </w:pPr>
    </w:p>
    <w:p w14:paraId="0D0A63FF" w14:textId="77777777" w:rsidR="002A7EB0" w:rsidRDefault="002A7EB0" w:rsidP="002A7EB0">
      <w:pPr>
        <w:ind w:left="567"/>
        <w:jc w:val="both"/>
      </w:pPr>
      <w:r>
        <w:t>A2. O item 5 exige que o auditor acumule as distorções identificadas durante a auditoria que não sejam claramente triviais. “Claramente triviais” não é outra expressão para “não relevantes”. Distorções que são claramente triviais são de magnitude totalmente diferente (menor), ou de natureza totalmente diferente do que aquelas que são determinadas como relevantes, e serão distorções claramente sem consequências, sejam elas tomadas individualmente ou em conjunto e julgadas por qualquer critério de magnitude, natureza ou circunstância. Quando há alguma incerteza sobre se um ou mais itens são claramente triviais, a distorção é considerada como não sendo claramente trivial.</w:t>
      </w:r>
    </w:p>
    <w:p w14:paraId="62AAE681" w14:textId="77777777" w:rsidR="002A7EB0" w:rsidRDefault="002A7EB0" w:rsidP="002A7EB0">
      <w:pPr>
        <w:jc w:val="both"/>
      </w:pPr>
    </w:p>
    <w:p w14:paraId="5159DDE5" w14:textId="77777777" w:rsidR="002A7EB0" w:rsidRDefault="002A7EB0" w:rsidP="002A7EB0">
      <w:pPr>
        <w:spacing w:after="120"/>
        <w:ind w:left="567"/>
        <w:jc w:val="both"/>
      </w:pPr>
      <w:r>
        <w:t>A3. Para auxiliar o auditor a avaliar o efeito das distorções detectadas durante a auditoria e a comunicar as distorções à administração e aos responsáveis pela governança, pode ser útil distinguir entre distorção factual, distorção de julgamento e distorção projetada.</w:t>
      </w:r>
    </w:p>
    <w:p w14:paraId="7FA27DC4" w14:textId="77777777" w:rsidR="002A7EB0" w:rsidRDefault="002A7EB0">
      <w:pPr>
        <w:numPr>
          <w:ilvl w:val="0"/>
          <w:numId w:val="177"/>
        </w:numPr>
        <w:tabs>
          <w:tab w:val="left" w:pos="993"/>
        </w:tabs>
        <w:spacing w:after="120" w:line="240" w:lineRule="auto"/>
        <w:ind w:left="993" w:hanging="426"/>
        <w:jc w:val="both"/>
      </w:pPr>
      <w:r>
        <w:t>Distorção factual é aquela que não deixa dúvida.</w:t>
      </w:r>
    </w:p>
    <w:p w14:paraId="17BFD7C5" w14:textId="77777777" w:rsidR="002A7EB0" w:rsidRDefault="002A7EB0">
      <w:pPr>
        <w:numPr>
          <w:ilvl w:val="0"/>
          <w:numId w:val="177"/>
        </w:numPr>
        <w:tabs>
          <w:tab w:val="left" w:pos="993"/>
        </w:tabs>
        <w:spacing w:after="120" w:line="240" w:lineRule="auto"/>
        <w:ind w:left="993" w:hanging="426"/>
        <w:jc w:val="both"/>
      </w:pPr>
      <w:r>
        <w:t>Distorções de julgamento são aquelas decorrentes de julgamento da administração,</w:t>
      </w:r>
      <w:r>
        <w:rPr>
          <w:spacing w:val="-7"/>
          <w:u w:val="single"/>
        </w:rPr>
        <w:t xml:space="preserve"> </w:t>
      </w:r>
      <w:r>
        <w:t>incluindo aquelas relacionadas a reconhecimento, mensuração, apresentação e divulgação nas demonstrações contábeis (inclusive</w:t>
      </w:r>
      <w:r>
        <w:rPr>
          <w:spacing w:val="-7"/>
        </w:rPr>
        <w:t xml:space="preserve"> </w:t>
      </w:r>
      <w:r>
        <w:t>a seleção ou aplicação de políticas contábeis que o auditor considera não razoáveis ou inadequadas.</w:t>
      </w:r>
    </w:p>
    <w:p w14:paraId="35C554F1" w14:textId="77777777" w:rsidR="002A7EB0" w:rsidRDefault="002A7EB0">
      <w:pPr>
        <w:numPr>
          <w:ilvl w:val="0"/>
          <w:numId w:val="177"/>
        </w:numPr>
        <w:tabs>
          <w:tab w:val="left" w:pos="993"/>
        </w:tabs>
        <w:spacing w:after="0" w:line="240" w:lineRule="auto"/>
        <w:ind w:left="993" w:hanging="426"/>
        <w:jc w:val="both"/>
      </w:pPr>
      <w:r>
        <w:t>Distorção projetada é a melhor estimativa do auditor de distorções em populações, envolvendo a projeção de distorções identificadas em amostras de auditoria para populações inteiras de onde foram extraídas as amostras. A orientação para a determinação de distorções projetadas e avaliação dos resultados estão apresentadas na NBC TA 530 – Amostragem em Auditoria, itens 14 e 15.</w:t>
      </w:r>
    </w:p>
    <w:p w14:paraId="6E587A1D" w14:textId="77777777" w:rsidR="002A7EB0" w:rsidRDefault="002A7EB0" w:rsidP="002A7EB0">
      <w:pPr>
        <w:jc w:val="both"/>
      </w:pPr>
    </w:p>
    <w:p w14:paraId="53519F33" w14:textId="77777777" w:rsidR="002A7EB0" w:rsidRDefault="002A7EB0" w:rsidP="002A7EB0">
      <w:pPr>
        <w:ind w:left="567"/>
        <w:jc w:val="both"/>
      </w:pPr>
      <w:r>
        <w:t>A7. A comunicação tempestiva de distorções ao nível apropriado da administração é importante, pois permite à administração avaliar se as classes de transações, saldos contábeis e divulgações estão efetivamente distorcidos; informar o auditor, caso não concorde; e tomar medidas quando necessário. Normalmente, o nível apropriado da administração é o que tem a responsabilidade e a autoridade para avaliar as distorções e tomar as medidas necessárias.</w:t>
      </w:r>
    </w:p>
    <w:p w14:paraId="7D553A52" w14:textId="77777777" w:rsidR="002A7EB0" w:rsidRDefault="002A7EB0" w:rsidP="002A7EB0">
      <w:pPr>
        <w:jc w:val="both"/>
      </w:pPr>
    </w:p>
    <w:p w14:paraId="49AB50FA" w14:textId="77777777" w:rsidR="002A7EB0" w:rsidRDefault="002A7EB0" w:rsidP="002A7EB0">
      <w:pPr>
        <w:ind w:left="567"/>
        <w:jc w:val="both"/>
      </w:pPr>
      <w:r>
        <w:t>A13. Toda distorção individual de valor deve ser considerada para avaliar seu efeito nas classes relevantes de transações, saldos contábeis ou divulgação, incluindo se o nível de materialidade para a classe específica de transações, saldos contábeis ou divulgação, se houver, foi excedido.</w:t>
      </w:r>
    </w:p>
    <w:p w14:paraId="4C4E63F5" w14:textId="77777777" w:rsidR="002A7EB0" w:rsidRDefault="002A7EB0" w:rsidP="002A7EB0">
      <w:pPr>
        <w:jc w:val="both"/>
        <w:rPr>
          <w:u w:val="single"/>
        </w:rPr>
      </w:pPr>
    </w:p>
    <w:p w14:paraId="765D7F5F" w14:textId="77777777" w:rsidR="002A7EB0" w:rsidRDefault="002A7EB0" w:rsidP="002A7EB0">
      <w:pPr>
        <w:spacing w:after="120"/>
        <w:ind w:left="567"/>
        <w:jc w:val="both"/>
      </w:pPr>
      <w:r>
        <w:t>A16. As circunstâncias relacionadas a algumas distorções podem levar o auditor a avaliá-las como relevantes, individualmente ou quando consideradas juntamente com outras distorções acumuladas durante a auditoria, mesmo se forem inferiores à materialidade para as demonstrações contábeis como um todo. As circunstâncias que podem afetar a avaliação incluem a extensão em que a distorção:</w:t>
      </w:r>
    </w:p>
    <w:p w14:paraId="7BEC69C0" w14:textId="77777777" w:rsidR="002A7EB0" w:rsidRDefault="002A7EB0">
      <w:pPr>
        <w:numPr>
          <w:ilvl w:val="0"/>
          <w:numId w:val="177"/>
        </w:numPr>
        <w:spacing w:after="120" w:line="240" w:lineRule="auto"/>
        <w:ind w:left="851" w:hanging="284"/>
        <w:jc w:val="both"/>
      </w:pPr>
      <w:r>
        <w:t xml:space="preserve"> </w:t>
      </w:r>
      <w:r>
        <w:tab/>
        <w:t>afeta o cumprimento de requerimentos regulatórios;</w:t>
      </w:r>
    </w:p>
    <w:p w14:paraId="37A1EFE6" w14:textId="77777777" w:rsidR="002A7EB0" w:rsidRDefault="002A7EB0">
      <w:pPr>
        <w:numPr>
          <w:ilvl w:val="0"/>
          <w:numId w:val="177"/>
        </w:numPr>
        <w:spacing w:after="120" w:line="240" w:lineRule="auto"/>
        <w:ind w:left="851" w:hanging="284"/>
        <w:jc w:val="both"/>
      </w:pPr>
      <w:r>
        <w:t xml:space="preserve"> </w:t>
      </w:r>
      <w:r>
        <w:tab/>
        <w:t>afeta o cumprimento de cláusulas contratuais de dívidas (</w:t>
      </w:r>
      <w:r>
        <w:rPr>
          <w:i/>
        </w:rPr>
        <w:t>covenants</w:t>
      </w:r>
      <w:r>
        <w:t>) ou outros requerimentos contratuais;</w:t>
      </w:r>
    </w:p>
    <w:p w14:paraId="5A7D1BDA" w14:textId="77777777" w:rsidR="002A7EB0" w:rsidRDefault="002A7EB0">
      <w:pPr>
        <w:numPr>
          <w:ilvl w:val="0"/>
          <w:numId w:val="177"/>
        </w:numPr>
        <w:spacing w:after="120" w:line="240" w:lineRule="auto"/>
        <w:ind w:left="851" w:hanging="284"/>
        <w:jc w:val="both"/>
      </w:pPr>
      <w:r>
        <w:t xml:space="preserve"> </w:t>
      </w:r>
      <w:r>
        <w:tab/>
        <w:t>refere-se à seleção ou à aplicação incorreta de política contábil que tem efeito não relevante sobre as demonstrações contábeis do período corrente, mas tem provavelmente efeito relevante sobre as demonstrações contábeis de períodos futuros;</w:t>
      </w:r>
    </w:p>
    <w:p w14:paraId="0CA2571C" w14:textId="77777777" w:rsidR="002A7EB0" w:rsidRDefault="002A7EB0">
      <w:pPr>
        <w:numPr>
          <w:ilvl w:val="0"/>
          <w:numId w:val="177"/>
        </w:numPr>
        <w:spacing w:after="120" w:line="240" w:lineRule="auto"/>
        <w:ind w:left="851" w:hanging="284"/>
        <w:jc w:val="both"/>
      </w:pPr>
      <w:r>
        <w:t xml:space="preserve"> </w:t>
      </w:r>
      <w:r>
        <w:tab/>
        <w:t>encobre mudança nos resultados ou outras tendências, especialmente no contexto das condições econômicas gerais e do setor;</w:t>
      </w:r>
    </w:p>
    <w:p w14:paraId="4AF489A3" w14:textId="77777777" w:rsidR="002A7EB0" w:rsidRDefault="002A7EB0">
      <w:pPr>
        <w:numPr>
          <w:ilvl w:val="0"/>
          <w:numId w:val="177"/>
        </w:numPr>
        <w:spacing w:after="120" w:line="240" w:lineRule="auto"/>
        <w:ind w:left="851" w:hanging="284"/>
        <w:jc w:val="both"/>
      </w:pPr>
      <w:r>
        <w:t xml:space="preserve"> </w:t>
      </w:r>
      <w:r>
        <w:tab/>
        <w:t>afeta índices usados para avaliar a posição patrimonial e financeira, resultados das operações ou fluxos de caixa da entidade;</w:t>
      </w:r>
    </w:p>
    <w:p w14:paraId="22512276" w14:textId="77777777" w:rsidR="002A7EB0" w:rsidRDefault="002A7EB0">
      <w:pPr>
        <w:numPr>
          <w:ilvl w:val="0"/>
          <w:numId w:val="177"/>
        </w:numPr>
        <w:spacing w:after="120" w:line="240" w:lineRule="auto"/>
        <w:ind w:left="851" w:hanging="284"/>
        <w:jc w:val="both"/>
      </w:pPr>
      <w:r>
        <w:t xml:space="preserve"> </w:t>
      </w:r>
      <w:r>
        <w:tab/>
        <w:t>afeta informações por segmentos apresentadas nas demonstrações contábeis (por exemplo, a importância do assunto para um segmento ou outra parte do negócio da entidade que foi identificada como tendo papel significativo nas operações ou na rentabilidade da entidade);</w:t>
      </w:r>
    </w:p>
    <w:p w14:paraId="1DA3C017" w14:textId="77777777" w:rsidR="002A7EB0" w:rsidRDefault="002A7EB0">
      <w:pPr>
        <w:numPr>
          <w:ilvl w:val="0"/>
          <w:numId w:val="177"/>
        </w:numPr>
        <w:spacing w:after="120" w:line="240" w:lineRule="auto"/>
        <w:ind w:left="851" w:hanging="284"/>
        <w:jc w:val="both"/>
      </w:pPr>
      <w:r>
        <w:t xml:space="preserve"> </w:t>
      </w:r>
      <w:r>
        <w:tab/>
        <w:t>tem o efeito de aumentar a remuneração da administração, por exemplo, possibilitando que sejam satisfeitos os requerimentos para terem direito a bônus ou outros incentivos;</w:t>
      </w:r>
    </w:p>
    <w:p w14:paraId="2E0D072D" w14:textId="77777777" w:rsidR="002A7EB0" w:rsidRDefault="002A7EB0">
      <w:pPr>
        <w:numPr>
          <w:ilvl w:val="0"/>
          <w:numId w:val="177"/>
        </w:numPr>
        <w:spacing w:after="120" w:line="240" w:lineRule="auto"/>
        <w:ind w:left="851" w:hanging="284"/>
        <w:jc w:val="both"/>
      </w:pPr>
      <w:r>
        <w:t xml:space="preserve"> </w:t>
      </w:r>
      <w:r>
        <w:tab/>
        <w:t>é significativa considerando o entendimento do auditor de que foram feitas comunicações anteriores a usuários, por exemplo, em relação a resultados previstos;</w:t>
      </w:r>
    </w:p>
    <w:p w14:paraId="44D91480" w14:textId="77777777" w:rsidR="002A7EB0" w:rsidRDefault="002A7EB0">
      <w:pPr>
        <w:numPr>
          <w:ilvl w:val="0"/>
          <w:numId w:val="177"/>
        </w:numPr>
        <w:spacing w:after="120" w:line="240" w:lineRule="auto"/>
        <w:ind w:left="851" w:hanging="284"/>
        <w:jc w:val="both"/>
      </w:pPr>
      <w:r>
        <w:t xml:space="preserve"> </w:t>
      </w:r>
      <w:r>
        <w:tab/>
        <w:t>refere-se a itens envolvendo partes específicas (por exemplo, se as partes externas da transação têm relação com membros da administração da entidade);</w:t>
      </w:r>
    </w:p>
    <w:p w14:paraId="56F45375" w14:textId="77777777" w:rsidR="002A7EB0" w:rsidRDefault="002A7EB0">
      <w:pPr>
        <w:numPr>
          <w:ilvl w:val="0"/>
          <w:numId w:val="177"/>
        </w:numPr>
        <w:spacing w:after="120" w:line="240" w:lineRule="auto"/>
        <w:ind w:left="851" w:hanging="284"/>
        <w:jc w:val="both"/>
      </w:pPr>
      <w:r>
        <w:t xml:space="preserve"> </w:t>
      </w:r>
      <w:r>
        <w:tab/>
        <w:t xml:space="preserve">constitui uma omissão de informações não requeridas especificamente pela estrutura de relatório financeiro aplicável, mas que, no julgamento do auditor, é importante para que os usuários entendam a posição patrimonial e financeira, o desempenho das operações ou os fluxos de caixa da entidade; ou </w:t>
      </w:r>
    </w:p>
    <w:p w14:paraId="76328AFD" w14:textId="77777777" w:rsidR="002A7EB0" w:rsidRDefault="002A7EB0">
      <w:pPr>
        <w:numPr>
          <w:ilvl w:val="0"/>
          <w:numId w:val="177"/>
        </w:numPr>
        <w:spacing w:after="120" w:line="240" w:lineRule="auto"/>
        <w:ind w:left="851" w:hanging="284"/>
        <w:jc w:val="both"/>
      </w:pPr>
      <w:r>
        <w:t xml:space="preserve"> </w:t>
      </w:r>
      <w:r>
        <w:tab/>
        <w:t>afeta outras informações que serão incluídas no relatório anual da entidade (por exemplo, informações a serem incluídas no comentário do desempenho constante do relatório da administração) que se pode razoavelmente esperar que influenciem decisões econômicas dos usuários das demonstrações contábeis. A NBC TA 720 – Responsabilidade do Auditor em Relação a Outras Informações trata das responsabilidades do auditor relativas a outras informações.</w:t>
      </w:r>
    </w:p>
    <w:p w14:paraId="0C0B03CD" w14:textId="77777777" w:rsidR="002A7EB0" w:rsidRDefault="002A7EB0" w:rsidP="002A7EB0">
      <w:pPr>
        <w:ind w:left="567"/>
        <w:jc w:val="both"/>
      </w:pPr>
      <w:r>
        <w:t>Essas circunstâncias são apenas exemplos; nem todas estão presentes em todas as auditorias, nem a lista está necessariamente completa. A existência de qualquer circunstância como essas não leva, necessariamente, à conclusão de que a distorção seja relevante.</w:t>
      </w:r>
    </w:p>
    <w:p w14:paraId="1D9D7491" w14:textId="77777777" w:rsidR="002A7EB0" w:rsidRDefault="002A7EB0" w:rsidP="002A7EB0">
      <w:pPr>
        <w:jc w:val="both"/>
      </w:pPr>
    </w:p>
    <w:p w14:paraId="3C8D8EC8" w14:textId="77777777" w:rsidR="002A7EB0" w:rsidRDefault="002A7EB0" w:rsidP="002A7EB0">
      <w:pPr>
        <w:spacing w:after="120"/>
        <w:ind w:left="567" w:right="144"/>
        <w:jc w:val="both"/>
        <w:rPr>
          <w:bCs/>
          <w:spacing w:val="-7"/>
        </w:rPr>
      </w:pPr>
      <w:r>
        <w:t xml:space="preserve">A17. A NBC TA 240, item 35, explica como as implicações de distorção, que são, ou podem ser, resultado de fraude, devem ser consideradas em relação a outros aspectos da auditoria, mesmo que a magnitude da distorção não seja relevante em relação às demonstrações contábeis. </w:t>
      </w:r>
      <w:r>
        <w:rPr>
          <w:bCs/>
        </w:rPr>
        <w:t>Dependendo das circunstâncias, distorções em divulgações também podem indicar fraude e, por exemplo, podem ser decorrentes de:</w:t>
      </w:r>
      <w:r>
        <w:rPr>
          <w:bCs/>
          <w:spacing w:val="-7"/>
        </w:rPr>
        <w:t xml:space="preserve"> </w:t>
      </w:r>
    </w:p>
    <w:p w14:paraId="1DAB59A9" w14:textId="77777777" w:rsidR="002A7EB0" w:rsidRDefault="002A7EB0">
      <w:pPr>
        <w:numPr>
          <w:ilvl w:val="0"/>
          <w:numId w:val="178"/>
        </w:numPr>
        <w:spacing w:after="120" w:line="240" w:lineRule="auto"/>
        <w:ind w:left="851" w:hanging="284"/>
        <w:jc w:val="both"/>
        <w:rPr>
          <w:bCs/>
        </w:rPr>
      </w:pPr>
      <w:r>
        <w:t xml:space="preserve"> </w:t>
      </w:r>
      <w:r>
        <w:tab/>
        <w:t>divulgações</w:t>
      </w:r>
      <w:r>
        <w:rPr>
          <w:bCs/>
        </w:rPr>
        <w:t xml:space="preserve"> enganosas resultantes de tendenciosidade nos julgamentos da administração; ou;</w:t>
      </w:r>
    </w:p>
    <w:p w14:paraId="519B7B6A" w14:textId="77777777" w:rsidR="002A7EB0" w:rsidRDefault="002A7EB0">
      <w:pPr>
        <w:numPr>
          <w:ilvl w:val="0"/>
          <w:numId w:val="178"/>
        </w:numPr>
        <w:spacing w:after="120" w:line="240" w:lineRule="auto"/>
        <w:ind w:left="851" w:hanging="284"/>
        <w:jc w:val="both"/>
        <w:rPr>
          <w:bCs/>
        </w:rPr>
      </w:pPr>
      <w:r>
        <w:rPr>
          <w:bCs/>
        </w:rPr>
        <w:t xml:space="preserve"> </w:t>
      </w:r>
      <w:r>
        <w:rPr>
          <w:bCs/>
        </w:rPr>
        <w:tab/>
        <w:t>extensas divulgações duplicadas ou não informativas feitas com a finalidade de obscurecer o devido entendimento de assuntos nas demonstrações contábeis.</w:t>
      </w:r>
    </w:p>
    <w:p w14:paraId="54DA753D" w14:textId="77777777" w:rsidR="002A7EB0" w:rsidRDefault="002A7EB0" w:rsidP="002A7EB0">
      <w:pPr>
        <w:ind w:left="567"/>
        <w:jc w:val="both"/>
      </w:pPr>
      <w:r>
        <w:rPr>
          <w:bCs/>
          <w:spacing w:val="-4"/>
        </w:rPr>
        <w:t>Ao considerar as implicações de distorções em classes de transações, saldos contábeis e divulgações, o auditor deve exercer ceticismo profissional, de acordo com a NBC TA 200, item 15.</w:t>
      </w:r>
    </w:p>
    <w:p w14:paraId="5BD075EE" w14:textId="77777777" w:rsidR="002A7EB0" w:rsidRDefault="002A7EB0" w:rsidP="002A7EB0">
      <w:pPr>
        <w:jc w:val="both"/>
      </w:pPr>
    </w:p>
    <w:p w14:paraId="67492451" w14:textId="77777777" w:rsidR="002A7EB0" w:rsidRDefault="002A7EB0" w:rsidP="002A7EB0">
      <w:pPr>
        <w:ind w:left="567"/>
        <w:jc w:val="both"/>
        <w:rPr>
          <w:b/>
          <w:iCs/>
          <w:spacing w:val="-4"/>
        </w:rPr>
      </w:pPr>
      <w:r>
        <w:rPr>
          <w:b/>
          <w:iCs/>
          <w:spacing w:val="-4"/>
        </w:rPr>
        <w:t>Itens incluídos:</w:t>
      </w:r>
    </w:p>
    <w:p w14:paraId="7C03371A" w14:textId="77777777" w:rsidR="002A7EB0" w:rsidRDefault="002A7EB0" w:rsidP="002A7EB0">
      <w:pPr>
        <w:jc w:val="both"/>
      </w:pPr>
    </w:p>
    <w:p w14:paraId="2265CE11" w14:textId="77777777" w:rsidR="002A7EB0" w:rsidRDefault="002A7EB0" w:rsidP="002A7EB0">
      <w:pPr>
        <w:ind w:left="567"/>
        <w:jc w:val="both"/>
        <w:rPr>
          <w:i/>
        </w:rPr>
      </w:pPr>
      <w:r>
        <w:rPr>
          <w:i/>
        </w:rPr>
        <w:t xml:space="preserve">Distorção em demonstração individual </w:t>
      </w:r>
    </w:p>
    <w:p w14:paraId="369F3220" w14:textId="77777777" w:rsidR="002A7EB0" w:rsidRDefault="002A7EB0" w:rsidP="002A7EB0">
      <w:pPr>
        <w:jc w:val="both"/>
      </w:pPr>
    </w:p>
    <w:p w14:paraId="1452C833" w14:textId="77777777" w:rsidR="002A7EB0" w:rsidRDefault="002A7EB0" w:rsidP="002A7EB0">
      <w:pPr>
        <w:ind w:left="567" w:right="144"/>
        <w:jc w:val="both"/>
      </w:pPr>
      <w:r>
        <w:t>A3. O auditor pode definir um valor abaixo do qual as distorções de valores nas demonstrações individuais seriam consideradas claramente triviais e não precisariam ser acumuladas porque o auditor espera que a acumulação desses valores não teria obviamente efeito relevante sobre as demonstrações contábeis. Contudo, distorções de valores acima do valor definido são acumuladas, conforme requerido pelo item 5. Além disso, distorções relacionadas com valores podem não ser claramente triviais quando julgadas com base em critério de natureza ou circunstâncias e, se não forem claramente triviais, devem ser acumuladas, conforme requerido pelo item 5.</w:t>
      </w:r>
    </w:p>
    <w:p w14:paraId="46D70672" w14:textId="77777777" w:rsidR="002A7EB0" w:rsidRDefault="002A7EB0" w:rsidP="002A7EB0">
      <w:pPr>
        <w:jc w:val="both"/>
        <w:rPr>
          <w:iCs/>
          <w:spacing w:val="-4"/>
        </w:rPr>
      </w:pPr>
    </w:p>
    <w:p w14:paraId="421F2CEA" w14:textId="77777777" w:rsidR="002A7EB0" w:rsidRDefault="002A7EB0" w:rsidP="002A7EB0">
      <w:pPr>
        <w:ind w:left="567"/>
        <w:jc w:val="both"/>
        <w:rPr>
          <w:i/>
          <w:iCs/>
          <w:spacing w:val="-4"/>
        </w:rPr>
      </w:pPr>
      <w:r>
        <w:rPr>
          <w:i/>
          <w:iCs/>
          <w:spacing w:val="-4"/>
        </w:rPr>
        <w:t>Distorção em divulgação</w:t>
      </w:r>
    </w:p>
    <w:p w14:paraId="410ADD42" w14:textId="77777777" w:rsidR="002A7EB0" w:rsidRDefault="002A7EB0" w:rsidP="002A7EB0">
      <w:pPr>
        <w:ind w:right="144"/>
        <w:jc w:val="both"/>
        <w:rPr>
          <w:spacing w:val="-8"/>
        </w:rPr>
      </w:pPr>
    </w:p>
    <w:p w14:paraId="58D6F50E" w14:textId="77777777" w:rsidR="002A7EB0" w:rsidRDefault="002A7EB0" w:rsidP="002A7EB0">
      <w:pPr>
        <w:ind w:left="567" w:right="144"/>
        <w:jc w:val="both"/>
      </w:pPr>
      <w:r>
        <w:t>A4. Distorções em divulgações também podem ser claramente triviais, sejam elas tomadas individualmente ou em conjunto, e julgadas por qualquer critério de magnitude, natureza ou circunstâncias. Distorções em divulgações que não sejam claramente triviais também devem ser acumuladas para ajudar o auditor a avaliar o efeito dessas distorções sobre as divulgações relevantes e as demonstrações contábeis como um todo. O item A17 fornece exemplos de distorções em divulgações qualitativas que podem ser relevantes.</w:t>
      </w:r>
    </w:p>
    <w:p w14:paraId="4984103F" w14:textId="77777777" w:rsidR="002A7EB0" w:rsidRDefault="002A7EB0" w:rsidP="002A7EB0">
      <w:pPr>
        <w:jc w:val="both"/>
        <w:rPr>
          <w:iCs/>
          <w:spacing w:val="-6"/>
        </w:rPr>
      </w:pPr>
    </w:p>
    <w:p w14:paraId="6A702BE2" w14:textId="77777777" w:rsidR="002A7EB0" w:rsidRDefault="002A7EB0" w:rsidP="002A7EB0">
      <w:pPr>
        <w:ind w:left="567"/>
        <w:jc w:val="both"/>
        <w:rPr>
          <w:i/>
          <w:iCs/>
          <w:spacing w:val="-6"/>
        </w:rPr>
      </w:pPr>
      <w:r>
        <w:rPr>
          <w:i/>
          <w:iCs/>
          <w:spacing w:val="-6"/>
        </w:rPr>
        <w:t>Acumulação de distorção</w:t>
      </w:r>
    </w:p>
    <w:p w14:paraId="6C5065A0" w14:textId="77777777" w:rsidR="002A7EB0" w:rsidRDefault="002A7EB0" w:rsidP="002A7EB0">
      <w:pPr>
        <w:ind w:right="144"/>
        <w:jc w:val="both"/>
        <w:rPr>
          <w:spacing w:val="-4"/>
        </w:rPr>
      </w:pPr>
    </w:p>
    <w:p w14:paraId="635793DF" w14:textId="77777777" w:rsidR="002A7EB0" w:rsidRDefault="002A7EB0" w:rsidP="002A7EB0">
      <w:pPr>
        <w:ind w:left="567" w:right="144"/>
        <w:jc w:val="both"/>
      </w:pPr>
      <w:r>
        <w:t>A5. Distorções definidas por natureza ou circunstâncias, acumuladas conforme descrito nos itens A3 e A4, não podem ser somadas como é possível no caso de distorções de valor. Não obstante, o item 11 requer que o auditor avalie essas distorções individualmente e em conjunto (ou seja, coletivamente com outras distorções) para determinar se são relevantes.</w:t>
      </w:r>
    </w:p>
    <w:p w14:paraId="31D0CFD1" w14:textId="77777777" w:rsidR="002A7EB0" w:rsidRDefault="002A7EB0" w:rsidP="002A7EB0">
      <w:pPr>
        <w:jc w:val="both"/>
      </w:pPr>
    </w:p>
    <w:p w14:paraId="32C15DCB" w14:textId="77777777" w:rsidR="002A7EB0" w:rsidRDefault="002A7EB0" w:rsidP="002A7EB0">
      <w:pPr>
        <w:spacing w:after="120"/>
        <w:ind w:left="567" w:right="142"/>
        <w:jc w:val="both"/>
      </w:pPr>
      <w:r>
        <w:t>A17. Além disso, cada distorção individual de divulgação qualitativa deve ser considerada para avaliar seu efeito nas divulgações relevantes, bem como seu efeito geral nas demonstrações contábeis como um todo. A determinação de se a distorção em divulgação qualitativa é relevante, no contexto da estrutura de relatório financeiro aplicável e das circunstâncias específicas da entidade, é questão que envolve o exercício de julgamento profissional. Exemplos em que essas distorções podem ser relevantes incluem:</w:t>
      </w:r>
    </w:p>
    <w:p w14:paraId="3F37F88E" w14:textId="77777777" w:rsidR="002A7EB0" w:rsidRDefault="002A7EB0">
      <w:pPr>
        <w:pStyle w:val="PargrafodaLista"/>
        <w:widowControl w:val="0"/>
        <w:numPr>
          <w:ilvl w:val="0"/>
          <w:numId w:val="179"/>
        </w:numPr>
        <w:kinsoku w:val="0"/>
        <w:spacing w:after="120" w:line="240" w:lineRule="auto"/>
        <w:ind w:left="851" w:right="142" w:hanging="284"/>
        <w:contextualSpacing w:val="0"/>
        <w:jc w:val="both"/>
      </w:pPr>
      <w:r>
        <w:t xml:space="preserve"> </w:t>
      </w:r>
      <w:r>
        <w:tab/>
        <w:t>descrições imprecisas ou incompletas de informações sobre os objetivos, as políticas e os processos de gestão de capital para entidades com atividades de seguro e bancárias;</w:t>
      </w:r>
    </w:p>
    <w:p w14:paraId="6147482F" w14:textId="77777777" w:rsidR="002A7EB0" w:rsidRDefault="002A7EB0">
      <w:pPr>
        <w:pStyle w:val="PargrafodaLista"/>
        <w:widowControl w:val="0"/>
        <w:numPr>
          <w:ilvl w:val="0"/>
          <w:numId w:val="179"/>
        </w:numPr>
        <w:kinsoku w:val="0"/>
        <w:spacing w:after="120" w:line="240" w:lineRule="auto"/>
        <w:ind w:left="851" w:right="142" w:hanging="284"/>
        <w:contextualSpacing w:val="0"/>
        <w:jc w:val="both"/>
      </w:pPr>
      <w:r>
        <w:t xml:space="preserve"> </w:t>
      </w:r>
      <w:r>
        <w:tab/>
        <w:t>omissão de informações sobre eventos ou circunstâncias que levaram à perda do valor recuperável (</w:t>
      </w:r>
      <w:r>
        <w:rPr>
          <w:i/>
        </w:rPr>
        <w:t>impairment</w:t>
      </w:r>
      <w:r>
        <w:t>) (por exemplo, declínio significativo de longo prazo na demanda de metal ou mercadoria (</w:t>
      </w:r>
      <w:r>
        <w:rPr>
          <w:i/>
        </w:rPr>
        <w:t>commodity</w:t>
      </w:r>
      <w:r>
        <w:t>)) em entidade mineradora;</w:t>
      </w:r>
    </w:p>
    <w:p w14:paraId="06A922CC" w14:textId="77777777" w:rsidR="002A7EB0" w:rsidRDefault="002A7EB0">
      <w:pPr>
        <w:pStyle w:val="PargrafodaLista"/>
        <w:widowControl w:val="0"/>
        <w:numPr>
          <w:ilvl w:val="0"/>
          <w:numId w:val="179"/>
        </w:numPr>
        <w:kinsoku w:val="0"/>
        <w:spacing w:after="120" w:line="240" w:lineRule="auto"/>
        <w:ind w:left="851" w:right="142" w:hanging="284"/>
        <w:contextualSpacing w:val="0"/>
        <w:jc w:val="both"/>
      </w:pPr>
      <w:r>
        <w:t xml:space="preserve"> </w:t>
      </w:r>
      <w:r>
        <w:tab/>
        <w:t>descrição incorreta da política contábil relacionada com item significativo no balanço patrimonial, nas demonstrações do resultado, do resultado abrangente, das mutações do patrimônio líquido ou dos fluxos de caixa;</w:t>
      </w:r>
    </w:p>
    <w:p w14:paraId="21A898EB" w14:textId="77777777" w:rsidR="002A7EB0" w:rsidRDefault="002A7EB0">
      <w:pPr>
        <w:pStyle w:val="PargrafodaLista"/>
        <w:widowControl w:val="0"/>
        <w:numPr>
          <w:ilvl w:val="0"/>
          <w:numId w:val="179"/>
        </w:numPr>
        <w:kinsoku w:val="0"/>
        <w:spacing w:after="0" w:line="240" w:lineRule="auto"/>
        <w:ind w:left="851" w:right="144" w:hanging="284"/>
        <w:contextualSpacing w:val="0"/>
        <w:jc w:val="both"/>
      </w:pPr>
      <w:r>
        <w:t xml:space="preserve"> </w:t>
      </w:r>
      <w:r>
        <w:tab/>
        <w:t>descrição inadequada da sensibilidade da taxa de câmbio em entidade envolvida em comércio internacional.</w:t>
      </w:r>
    </w:p>
    <w:p w14:paraId="5BFF3AAC" w14:textId="77777777" w:rsidR="002A7EB0" w:rsidRDefault="002A7EB0" w:rsidP="002A7EB0">
      <w:pPr>
        <w:pStyle w:val="PargrafodaLista"/>
        <w:widowControl w:val="0"/>
        <w:kinsoku w:val="0"/>
        <w:ind w:left="0" w:right="144"/>
        <w:jc w:val="both"/>
      </w:pPr>
    </w:p>
    <w:p w14:paraId="697AC760" w14:textId="77777777" w:rsidR="002A7EB0" w:rsidRDefault="002A7EB0" w:rsidP="002A7EB0">
      <w:pPr>
        <w:spacing w:after="120"/>
        <w:ind w:left="567" w:right="144"/>
        <w:jc w:val="both"/>
      </w:pPr>
      <w:r>
        <w:t xml:space="preserve">A18. Para determinar se distorções não corrigidas definidas por natureza são relevantes, conforme requerido pelo item 11, o auditor deve considerar distorções não corrigidas em valores e divulgações. Essas distorções podem ser consideradas relevantes, individualmente ou combinadas com outras distorções. Por exemplo, dependendo das distorções identificadas em divulgações, o auditor pode considerar se: </w:t>
      </w:r>
    </w:p>
    <w:p w14:paraId="263FA77C" w14:textId="77777777" w:rsidR="002A7EB0" w:rsidRDefault="002A7EB0">
      <w:pPr>
        <w:pStyle w:val="PargrafodaLista"/>
        <w:widowControl w:val="0"/>
        <w:numPr>
          <w:ilvl w:val="0"/>
          <w:numId w:val="181"/>
        </w:numPr>
        <w:kinsoku w:val="0"/>
        <w:spacing w:after="120" w:line="240" w:lineRule="auto"/>
        <w:ind w:left="993" w:hanging="426"/>
        <w:contextualSpacing w:val="0"/>
        <w:jc w:val="both"/>
      </w:pPr>
      <w:r>
        <w:t>os erros identificados são persistentes ou generalizados; ou</w:t>
      </w:r>
    </w:p>
    <w:p w14:paraId="73091251" w14:textId="77777777" w:rsidR="002A7EB0" w:rsidRDefault="002A7EB0">
      <w:pPr>
        <w:pStyle w:val="PargrafodaLista"/>
        <w:widowControl w:val="0"/>
        <w:numPr>
          <w:ilvl w:val="0"/>
          <w:numId w:val="181"/>
        </w:numPr>
        <w:tabs>
          <w:tab w:val="left" w:pos="993"/>
        </w:tabs>
        <w:kinsoku w:val="0"/>
        <w:spacing w:after="120" w:line="240" w:lineRule="auto"/>
        <w:ind w:left="992" w:hanging="425"/>
        <w:contextualSpacing w:val="0"/>
        <w:jc w:val="both"/>
      </w:pPr>
      <w:r>
        <w:t>diferentes distorções identificadas são relevantes para o mesmo assunto e, consideradas  coletivamente, podem afetar o entendimento dos usuários sobre esse assunto.</w:t>
      </w:r>
    </w:p>
    <w:p w14:paraId="3E109833" w14:textId="77777777" w:rsidR="002A7EB0" w:rsidRDefault="002A7EB0" w:rsidP="002A7EB0">
      <w:pPr>
        <w:ind w:left="567" w:right="144"/>
        <w:jc w:val="both"/>
      </w:pPr>
      <w:r>
        <w:t xml:space="preserve">Essa consideração de distorções acumuladas também é útil na avaliação das demonstrações contábeis, de acordo com o item 13(d) da NBC TA 700 – Formação da Opinião e Emissão do Relatório do Auditor Independente sobre as Demonstrações Contábeis, que requer que o auditor considere se a apresentação geral das demonstrações contábeis foi prejudicada pela inclusão de informações que não são relevantes ou que obscurecem o devido entendimento dos assuntos divulgados. </w:t>
      </w:r>
    </w:p>
    <w:p w14:paraId="1DABB03A" w14:textId="77777777" w:rsidR="002A7EB0" w:rsidRDefault="002A7EB0" w:rsidP="002A7EB0">
      <w:pPr>
        <w:autoSpaceDE w:val="0"/>
        <w:autoSpaceDN w:val="0"/>
        <w:adjustRightInd w:val="0"/>
      </w:pPr>
    </w:p>
    <w:p w14:paraId="5E94506C" w14:textId="77777777" w:rsidR="002A7EB0" w:rsidRDefault="002A7EB0" w:rsidP="002A7EB0">
      <w:pPr>
        <w:ind w:left="567" w:right="2" w:hanging="567"/>
        <w:jc w:val="both"/>
      </w:pPr>
      <w:r>
        <w:t>2.</w:t>
      </w:r>
      <w:r>
        <w:tab/>
        <w:t>Em razão da inclusão dos itens A3, A4, A5, A17 e A18, a numeração existente é renumerada em ordem sequencial, ou seja, A3 para A6, A4 para A7, A5 para A8; A13 para A16, A14 para A19, A15 para A20; e assim sucessivamente. Além disso, as referências em outras normas também são ajustadas em função dessas alterações de numeração.</w:t>
      </w:r>
    </w:p>
    <w:p w14:paraId="7ADE37A4" w14:textId="77777777" w:rsidR="002A7EB0" w:rsidRDefault="002A7EB0" w:rsidP="002A7EB0">
      <w:pPr>
        <w:jc w:val="both"/>
        <w:rPr>
          <w:bCs/>
        </w:rPr>
      </w:pPr>
    </w:p>
    <w:p w14:paraId="3A098ACF" w14:textId="77777777" w:rsidR="002A7EB0" w:rsidRDefault="002A7EB0" w:rsidP="002A7EB0">
      <w:pPr>
        <w:ind w:left="567" w:right="2" w:hanging="567"/>
        <w:jc w:val="both"/>
      </w:pPr>
      <w:r>
        <w:t>3.</w:t>
      </w:r>
      <w:r>
        <w:tab/>
        <w:t>Em razão dessas alterações, as disposições não alteradas desta norma são mantidas e a sigla da NBC TA 450, publicada no DOU, Seção 1, de 3/12/2009, passa a ser NBC TA 450 (R1).</w:t>
      </w:r>
    </w:p>
    <w:p w14:paraId="1B1F0756" w14:textId="77777777" w:rsidR="002A7EB0" w:rsidRDefault="002A7EB0" w:rsidP="002A7EB0">
      <w:pPr>
        <w:pStyle w:val="Textoembloco"/>
        <w:tabs>
          <w:tab w:val="left" w:pos="-5387"/>
        </w:tabs>
        <w:ind w:left="0"/>
        <w:jc w:val="both"/>
        <w:rPr>
          <w:sz w:val="24"/>
          <w:lang w:val="pt-BR"/>
        </w:rPr>
      </w:pPr>
    </w:p>
    <w:p w14:paraId="10692372" w14:textId="77777777" w:rsidR="002A7EB0" w:rsidRDefault="002A7EB0" w:rsidP="002A7EB0">
      <w:pPr>
        <w:pStyle w:val="Textoembloco"/>
        <w:tabs>
          <w:tab w:val="left" w:pos="708"/>
        </w:tabs>
        <w:autoSpaceDE w:val="0"/>
        <w:autoSpaceDN w:val="0"/>
        <w:adjustRightInd w:val="0"/>
        <w:ind w:left="567" w:hanging="567"/>
        <w:jc w:val="both"/>
        <w:rPr>
          <w:sz w:val="24"/>
          <w:lang w:val="pt-BR"/>
        </w:rPr>
      </w:pPr>
      <w:r>
        <w:rPr>
          <w:sz w:val="24"/>
          <w:lang w:val="pt-BR"/>
        </w:rPr>
        <w:t>4.</w:t>
      </w:r>
      <w:r>
        <w:rPr>
          <w:sz w:val="24"/>
          <w:lang w:val="pt-BR"/>
        </w:rPr>
        <w:tab/>
        <w:t>As alterações desta norma entram em vigor na data de sua publicação, aplicando-se às auditorias de demonstrações contábeis para períodos que se findam em, ou após, 31 de dezembro de 2016.</w:t>
      </w:r>
    </w:p>
    <w:p w14:paraId="2C817E8B" w14:textId="77777777" w:rsidR="002A7EB0" w:rsidRDefault="002A7EB0" w:rsidP="002A7EB0">
      <w:pPr>
        <w:ind w:left="567" w:right="2" w:hanging="567"/>
        <w:jc w:val="both"/>
      </w:pPr>
    </w:p>
    <w:p w14:paraId="7EE061D3" w14:textId="77777777" w:rsidR="002A7EB0" w:rsidRPr="00A03121" w:rsidRDefault="002A7EB0" w:rsidP="002A7EB0">
      <w:pPr>
        <w:pStyle w:val="Recuodecorpodetexto2"/>
        <w:spacing w:after="0" w:line="240" w:lineRule="auto"/>
        <w:jc w:val="right"/>
        <w:rPr>
          <w:lang w:val="pt-BR"/>
        </w:rPr>
      </w:pPr>
      <w:r w:rsidRPr="00A03121">
        <w:rPr>
          <w:lang w:val="pt-BR"/>
        </w:rPr>
        <w:t>Brasília, 19 de agosto de 2016.</w:t>
      </w:r>
    </w:p>
    <w:p w14:paraId="0115D8DD" w14:textId="77777777" w:rsidR="002A7EB0" w:rsidRDefault="002A7EB0" w:rsidP="002A7EB0"/>
    <w:p w14:paraId="3E2D377B" w14:textId="77777777" w:rsidR="002A7EB0" w:rsidRDefault="002A7EB0" w:rsidP="002A7EB0">
      <w:pPr>
        <w:jc w:val="both"/>
      </w:pPr>
    </w:p>
    <w:p w14:paraId="67B62F11" w14:textId="77777777" w:rsidR="002A7EB0" w:rsidRDefault="002A7EB0" w:rsidP="002A7EB0"/>
    <w:p w14:paraId="53388C1F" w14:textId="77777777" w:rsidR="002A7EB0" w:rsidRDefault="002A7EB0" w:rsidP="002A7EB0">
      <w:pPr>
        <w:jc w:val="center"/>
        <w:rPr>
          <w:bCs/>
        </w:rPr>
      </w:pPr>
      <w:r>
        <w:t xml:space="preserve">Contador </w:t>
      </w:r>
      <w:r>
        <w:rPr>
          <w:b/>
        </w:rPr>
        <w:t>José Martonio Alves Coelho</w:t>
      </w:r>
    </w:p>
    <w:p w14:paraId="3B645F26" w14:textId="77777777" w:rsidR="002A7EB0" w:rsidRPr="00A03121" w:rsidRDefault="002A7EB0" w:rsidP="002A7EB0">
      <w:pPr>
        <w:pStyle w:val="Recuodecorpodetexto2"/>
        <w:spacing w:after="0" w:line="240" w:lineRule="auto"/>
        <w:ind w:left="0"/>
        <w:jc w:val="center"/>
        <w:rPr>
          <w:lang w:val="pt-BR"/>
        </w:rPr>
      </w:pPr>
      <w:r w:rsidRPr="00A03121">
        <w:rPr>
          <w:b/>
          <w:lang w:val="pt-BR"/>
        </w:rPr>
        <w:t>Presidente</w:t>
      </w:r>
    </w:p>
    <w:p w14:paraId="14A2FF23" w14:textId="77777777" w:rsidR="002A7EB0" w:rsidRDefault="002A7EB0" w:rsidP="002A7EB0">
      <w:pPr>
        <w:jc w:val="both"/>
      </w:pPr>
    </w:p>
    <w:p w14:paraId="4C229C62" w14:textId="77777777" w:rsidR="002A7EB0" w:rsidRDefault="002A7EB0" w:rsidP="002A7EB0">
      <w:pPr>
        <w:jc w:val="both"/>
      </w:pPr>
    </w:p>
    <w:p w14:paraId="3BAD7816" w14:textId="77777777" w:rsidR="002A7EB0" w:rsidRPr="002A7EB0" w:rsidRDefault="002A7EB0" w:rsidP="002A7EB0"/>
    <w:p w14:paraId="5C2E197A" w14:textId="5E032E36" w:rsidR="001542BA" w:rsidRDefault="001542BA" w:rsidP="00D17E06">
      <w:pPr>
        <w:pStyle w:val="Ttulo1"/>
        <w:spacing w:before="0" w:after="120" w:line="240" w:lineRule="auto"/>
        <w:rPr>
          <w:rFonts w:ascii="Times New Roman" w:hAnsi="Times New Roman" w:cs="Times New Roman"/>
          <w:b/>
          <w:bCs/>
          <w:color w:val="auto"/>
          <w:sz w:val="24"/>
          <w:szCs w:val="24"/>
        </w:rPr>
      </w:pPr>
      <w:bookmarkStart w:id="115" w:name="_Toc183036851"/>
      <w:r w:rsidRPr="00D17E06">
        <w:rPr>
          <w:rFonts w:ascii="Times New Roman" w:hAnsi="Times New Roman" w:cs="Times New Roman"/>
          <w:b/>
          <w:bCs/>
          <w:color w:val="auto"/>
          <w:sz w:val="24"/>
          <w:szCs w:val="24"/>
        </w:rPr>
        <w:t>NBC TA 500 (R1)</w:t>
      </w:r>
      <w:bookmarkEnd w:id="115"/>
    </w:p>
    <w:p w14:paraId="1DACAAA7" w14:textId="77777777" w:rsidR="002A7EB0" w:rsidRPr="002A7EB0" w:rsidRDefault="002A7EB0" w:rsidP="002A7EB0">
      <w:pPr>
        <w:jc w:val="center"/>
        <w:rPr>
          <w:b/>
          <w:bCs/>
        </w:rPr>
      </w:pPr>
      <w:r w:rsidRPr="002A7EB0">
        <w:rPr>
          <w:b/>
          <w:bCs/>
        </w:rPr>
        <w:t>NBC TA 500 (R1) – EVIDÊNCIA DE AUDITORIA</w:t>
      </w:r>
    </w:p>
    <w:p w14:paraId="041B8E6E" w14:textId="77777777" w:rsidR="002A7EB0" w:rsidRPr="00E204D0" w:rsidRDefault="002A7EB0" w:rsidP="002A7EB0">
      <w:pPr>
        <w:tabs>
          <w:tab w:val="left" w:pos="0"/>
        </w:tabs>
        <w:jc w:val="both"/>
        <w:rPr>
          <w:rFonts w:ascii="Arial" w:hAnsi="Arial" w:cs="Arial"/>
        </w:rPr>
      </w:pPr>
    </w:p>
    <w:p w14:paraId="3033C98F" w14:textId="77777777" w:rsidR="002A7EB0" w:rsidRPr="00E204D0" w:rsidRDefault="002A7EB0" w:rsidP="002A7EB0">
      <w:pPr>
        <w:jc w:val="both"/>
        <w:rPr>
          <w:rFonts w:ascii="Arial" w:hAnsi="Arial" w:cs="Arial"/>
        </w:rPr>
      </w:pPr>
      <w:r w:rsidRPr="00E204D0">
        <w:rPr>
          <w:rFonts w:ascii="Arial" w:hAnsi="Arial" w:cs="Arial"/>
        </w:rPr>
        <w:tab/>
      </w:r>
    </w:p>
    <w:p w14:paraId="4DC8443F" w14:textId="77777777" w:rsidR="002A7EB0" w:rsidRPr="00E204D0" w:rsidRDefault="002A7EB0" w:rsidP="002A7EB0">
      <w:pPr>
        <w:jc w:val="both"/>
        <w:rPr>
          <w:rFonts w:ascii="Arial" w:hAnsi="Arial" w:cs="Arial"/>
        </w:rPr>
      </w:pPr>
      <w:r w:rsidRPr="00E204D0">
        <w:rPr>
          <w:rFonts w:ascii="Arial" w:hAnsi="Arial" w:cs="Arial"/>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16EF01CD" w14:textId="77777777" w:rsidR="002A7EB0" w:rsidRPr="00E204D0" w:rsidRDefault="002A7EB0" w:rsidP="002A7EB0">
      <w:pPr>
        <w:jc w:val="both"/>
        <w:rPr>
          <w:rFonts w:ascii="Arial" w:hAnsi="Arial" w:cs="Arial"/>
        </w:rPr>
      </w:pPr>
    </w:p>
    <w:p w14:paraId="6A24D1F0" w14:textId="77777777" w:rsidR="002A7EB0" w:rsidRPr="00E204D0" w:rsidRDefault="002A7EB0" w:rsidP="002A7EB0">
      <w:pPr>
        <w:tabs>
          <w:tab w:val="left" w:pos="0"/>
        </w:tabs>
        <w:jc w:val="both"/>
        <w:rPr>
          <w:rFonts w:ascii="Arial" w:hAnsi="Arial" w:cs="Arial"/>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3"/>
        <w:gridCol w:w="1417"/>
      </w:tblGrid>
      <w:tr w:rsidR="002A7EB0" w:rsidRPr="00E204D0" w14:paraId="35F198AE" w14:textId="77777777" w:rsidTr="009A4CD5">
        <w:tc>
          <w:tcPr>
            <w:tcW w:w="7513" w:type="dxa"/>
          </w:tcPr>
          <w:p w14:paraId="2196D46F" w14:textId="77777777" w:rsidR="002A7EB0" w:rsidRPr="00E204D0" w:rsidRDefault="002A7EB0" w:rsidP="009A4CD5">
            <w:pPr>
              <w:tabs>
                <w:tab w:val="left" w:pos="0"/>
              </w:tabs>
              <w:spacing w:before="60" w:after="60"/>
              <w:jc w:val="both"/>
              <w:rPr>
                <w:rFonts w:ascii="Arial" w:hAnsi="Arial" w:cs="Arial"/>
                <w:b/>
              </w:rPr>
            </w:pPr>
            <w:r w:rsidRPr="00E204D0">
              <w:rPr>
                <w:rFonts w:ascii="Arial" w:hAnsi="Arial" w:cs="Arial"/>
                <w:b/>
              </w:rPr>
              <w:t>Sumário</w:t>
            </w:r>
          </w:p>
        </w:tc>
        <w:tc>
          <w:tcPr>
            <w:tcW w:w="1417" w:type="dxa"/>
          </w:tcPr>
          <w:p w14:paraId="32605D8C" w14:textId="77777777" w:rsidR="002A7EB0" w:rsidRPr="00E204D0" w:rsidRDefault="002A7EB0" w:rsidP="009A4CD5">
            <w:pPr>
              <w:tabs>
                <w:tab w:val="left" w:pos="0"/>
              </w:tabs>
              <w:spacing w:before="60" w:after="60"/>
              <w:jc w:val="center"/>
              <w:rPr>
                <w:rFonts w:ascii="Arial" w:hAnsi="Arial" w:cs="Arial"/>
                <w:b/>
              </w:rPr>
            </w:pPr>
            <w:r w:rsidRPr="00E204D0">
              <w:rPr>
                <w:rFonts w:ascii="Arial" w:hAnsi="Arial" w:cs="Arial"/>
                <w:b/>
              </w:rPr>
              <w:t>Item</w:t>
            </w:r>
          </w:p>
        </w:tc>
      </w:tr>
      <w:tr w:rsidR="002A7EB0" w:rsidRPr="00E204D0" w14:paraId="28A92A83" w14:textId="77777777" w:rsidTr="009A4CD5">
        <w:tc>
          <w:tcPr>
            <w:tcW w:w="7513" w:type="dxa"/>
          </w:tcPr>
          <w:p w14:paraId="107B165E"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b/>
              </w:rPr>
              <w:t>INTRODUÇÃO</w:t>
            </w:r>
          </w:p>
        </w:tc>
        <w:tc>
          <w:tcPr>
            <w:tcW w:w="1417" w:type="dxa"/>
          </w:tcPr>
          <w:p w14:paraId="5D15CEBE" w14:textId="77777777" w:rsidR="002A7EB0" w:rsidRPr="00E204D0" w:rsidRDefault="002A7EB0" w:rsidP="009A4CD5">
            <w:pPr>
              <w:tabs>
                <w:tab w:val="left" w:pos="0"/>
              </w:tabs>
              <w:spacing w:before="60" w:after="60"/>
              <w:jc w:val="center"/>
              <w:rPr>
                <w:rFonts w:ascii="Arial" w:hAnsi="Arial" w:cs="Arial"/>
              </w:rPr>
            </w:pPr>
          </w:p>
        </w:tc>
      </w:tr>
      <w:tr w:rsidR="002A7EB0" w:rsidRPr="00E204D0" w14:paraId="1C1D9474" w14:textId="77777777" w:rsidTr="009A4CD5">
        <w:tc>
          <w:tcPr>
            <w:tcW w:w="7513" w:type="dxa"/>
          </w:tcPr>
          <w:p w14:paraId="7CD0B51C"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Alcance</w:t>
            </w:r>
          </w:p>
        </w:tc>
        <w:tc>
          <w:tcPr>
            <w:tcW w:w="1417" w:type="dxa"/>
          </w:tcPr>
          <w:p w14:paraId="6DC0E4FC"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1 – 2</w:t>
            </w:r>
          </w:p>
        </w:tc>
      </w:tr>
      <w:tr w:rsidR="002A7EB0" w:rsidRPr="00E204D0" w14:paraId="71B7D351" w14:textId="77777777" w:rsidTr="009A4CD5">
        <w:tc>
          <w:tcPr>
            <w:tcW w:w="7513" w:type="dxa"/>
          </w:tcPr>
          <w:p w14:paraId="35D4F830"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 xml:space="preserve">Data de </w:t>
            </w:r>
            <w:r w:rsidRPr="00E204D0">
              <w:rPr>
                <w:rFonts w:ascii="Arial" w:hAnsi="Arial" w:cs="Arial"/>
                <w:b/>
              </w:rPr>
              <w:t>vigência</w:t>
            </w:r>
          </w:p>
        </w:tc>
        <w:tc>
          <w:tcPr>
            <w:tcW w:w="1417" w:type="dxa"/>
          </w:tcPr>
          <w:p w14:paraId="46421F4E"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3</w:t>
            </w:r>
          </w:p>
        </w:tc>
      </w:tr>
      <w:tr w:rsidR="002A7EB0" w:rsidRPr="00E204D0" w14:paraId="6D98161A" w14:textId="77777777" w:rsidTr="009A4CD5">
        <w:tc>
          <w:tcPr>
            <w:tcW w:w="7513" w:type="dxa"/>
          </w:tcPr>
          <w:p w14:paraId="3432BE6A"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b/>
              </w:rPr>
              <w:t>OBJETIVO</w:t>
            </w:r>
          </w:p>
        </w:tc>
        <w:tc>
          <w:tcPr>
            <w:tcW w:w="1417" w:type="dxa"/>
          </w:tcPr>
          <w:p w14:paraId="19BFC93E"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4</w:t>
            </w:r>
          </w:p>
        </w:tc>
      </w:tr>
      <w:tr w:rsidR="002A7EB0" w:rsidRPr="00E204D0" w14:paraId="7E840E3F" w14:textId="77777777" w:rsidTr="009A4CD5">
        <w:tc>
          <w:tcPr>
            <w:tcW w:w="7513" w:type="dxa"/>
          </w:tcPr>
          <w:p w14:paraId="7E94E7B1"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b/>
              </w:rPr>
              <w:t>DEFINIÇÕES</w:t>
            </w:r>
          </w:p>
        </w:tc>
        <w:tc>
          <w:tcPr>
            <w:tcW w:w="1417" w:type="dxa"/>
          </w:tcPr>
          <w:p w14:paraId="31896212"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5</w:t>
            </w:r>
          </w:p>
        </w:tc>
      </w:tr>
      <w:tr w:rsidR="002A7EB0" w:rsidRPr="00E204D0" w14:paraId="14B3E235" w14:textId="77777777" w:rsidTr="009A4CD5">
        <w:tc>
          <w:tcPr>
            <w:tcW w:w="7513" w:type="dxa"/>
          </w:tcPr>
          <w:p w14:paraId="2B23928E" w14:textId="77777777" w:rsidR="002A7EB0" w:rsidRPr="00E204D0" w:rsidRDefault="002A7EB0" w:rsidP="009A4CD5">
            <w:pPr>
              <w:tabs>
                <w:tab w:val="left" w:pos="0"/>
              </w:tabs>
              <w:spacing w:before="60" w:after="60"/>
              <w:jc w:val="both"/>
              <w:rPr>
                <w:rFonts w:ascii="Arial" w:hAnsi="Arial" w:cs="Arial"/>
                <w:b/>
              </w:rPr>
            </w:pPr>
            <w:r w:rsidRPr="00E204D0">
              <w:rPr>
                <w:rFonts w:ascii="Arial" w:hAnsi="Arial" w:cs="Arial"/>
                <w:b/>
              </w:rPr>
              <w:t>REQUISITOS</w:t>
            </w:r>
          </w:p>
        </w:tc>
        <w:tc>
          <w:tcPr>
            <w:tcW w:w="1417" w:type="dxa"/>
          </w:tcPr>
          <w:p w14:paraId="0EBA1B3E" w14:textId="77777777" w:rsidR="002A7EB0" w:rsidRPr="00E204D0" w:rsidRDefault="002A7EB0" w:rsidP="009A4CD5">
            <w:pPr>
              <w:tabs>
                <w:tab w:val="left" w:pos="0"/>
              </w:tabs>
              <w:spacing w:before="60" w:after="60"/>
              <w:jc w:val="center"/>
              <w:rPr>
                <w:rFonts w:ascii="Arial" w:hAnsi="Arial" w:cs="Arial"/>
              </w:rPr>
            </w:pPr>
          </w:p>
        </w:tc>
      </w:tr>
      <w:tr w:rsidR="002A7EB0" w:rsidRPr="00E204D0" w14:paraId="5234E5FB" w14:textId="77777777" w:rsidTr="009A4CD5">
        <w:tc>
          <w:tcPr>
            <w:tcW w:w="7513" w:type="dxa"/>
          </w:tcPr>
          <w:p w14:paraId="53F9C612"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Evidência de auditoria apropriada e suficiente</w:t>
            </w:r>
          </w:p>
        </w:tc>
        <w:tc>
          <w:tcPr>
            <w:tcW w:w="1417" w:type="dxa"/>
          </w:tcPr>
          <w:p w14:paraId="303090EF"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6</w:t>
            </w:r>
          </w:p>
        </w:tc>
      </w:tr>
      <w:tr w:rsidR="002A7EB0" w:rsidRPr="00E204D0" w14:paraId="58E278F5" w14:textId="77777777" w:rsidTr="009A4CD5">
        <w:tc>
          <w:tcPr>
            <w:tcW w:w="7513" w:type="dxa"/>
          </w:tcPr>
          <w:p w14:paraId="5267C11F"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Informações a serem utilizadas como evidência de auditoria</w:t>
            </w:r>
          </w:p>
        </w:tc>
        <w:tc>
          <w:tcPr>
            <w:tcW w:w="1417" w:type="dxa"/>
          </w:tcPr>
          <w:p w14:paraId="7168B486"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7 – 9</w:t>
            </w:r>
          </w:p>
        </w:tc>
      </w:tr>
      <w:tr w:rsidR="002A7EB0" w:rsidRPr="00E204D0" w14:paraId="3E9C7838" w14:textId="77777777" w:rsidTr="009A4CD5">
        <w:tc>
          <w:tcPr>
            <w:tcW w:w="7513" w:type="dxa"/>
          </w:tcPr>
          <w:p w14:paraId="034727A6"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Seleção de itens para testes para obtenção de evidência de auditoria</w:t>
            </w:r>
          </w:p>
        </w:tc>
        <w:tc>
          <w:tcPr>
            <w:tcW w:w="1417" w:type="dxa"/>
          </w:tcPr>
          <w:p w14:paraId="5BC8BA35"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10</w:t>
            </w:r>
          </w:p>
        </w:tc>
      </w:tr>
      <w:tr w:rsidR="002A7EB0" w:rsidRPr="00E204D0" w14:paraId="7B1832E7" w14:textId="77777777" w:rsidTr="009A4CD5">
        <w:tc>
          <w:tcPr>
            <w:tcW w:w="7513" w:type="dxa"/>
          </w:tcPr>
          <w:p w14:paraId="13BCDB95"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 xml:space="preserve">Inconsistência ou dúvidas quanto à confiabilidade da evidência de auditoria </w:t>
            </w:r>
          </w:p>
        </w:tc>
        <w:tc>
          <w:tcPr>
            <w:tcW w:w="1417" w:type="dxa"/>
          </w:tcPr>
          <w:p w14:paraId="4F40916F"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11</w:t>
            </w:r>
          </w:p>
        </w:tc>
      </w:tr>
      <w:tr w:rsidR="002A7EB0" w:rsidRPr="00E204D0" w14:paraId="302D93C8" w14:textId="77777777" w:rsidTr="009A4CD5">
        <w:tc>
          <w:tcPr>
            <w:tcW w:w="7513" w:type="dxa"/>
          </w:tcPr>
          <w:p w14:paraId="6A65B11D" w14:textId="77777777" w:rsidR="002A7EB0" w:rsidRPr="00E204D0" w:rsidRDefault="002A7EB0" w:rsidP="009A4CD5">
            <w:pPr>
              <w:tabs>
                <w:tab w:val="left" w:pos="0"/>
              </w:tabs>
              <w:spacing w:before="60" w:after="60"/>
              <w:jc w:val="both"/>
              <w:rPr>
                <w:rFonts w:ascii="Arial" w:hAnsi="Arial" w:cs="Arial"/>
                <w:b/>
              </w:rPr>
            </w:pPr>
            <w:r w:rsidRPr="00E204D0">
              <w:rPr>
                <w:rFonts w:ascii="Arial" w:hAnsi="Arial" w:cs="Arial"/>
                <w:b/>
              </w:rPr>
              <w:t>APLICAÇÃO E OUTROS MATERIAIS EXPLICATIVOS</w:t>
            </w:r>
          </w:p>
        </w:tc>
        <w:tc>
          <w:tcPr>
            <w:tcW w:w="1417" w:type="dxa"/>
          </w:tcPr>
          <w:p w14:paraId="5A48A6A3" w14:textId="77777777" w:rsidR="002A7EB0" w:rsidRPr="00E204D0" w:rsidRDefault="002A7EB0" w:rsidP="009A4CD5">
            <w:pPr>
              <w:tabs>
                <w:tab w:val="left" w:pos="0"/>
              </w:tabs>
              <w:spacing w:before="60" w:after="60"/>
              <w:jc w:val="center"/>
              <w:rPr>
                <w:rFonts w:ascii="Arial" w:hAnsi="Arial" w:cs="Arial"/>
              </w:rPr>
            </w:pPr>
          </w:p>
        </w:tc>
      </w:tr>
      <w:tr w:rsidR="002A7EB0" w:rsidRPr="00E204D0" w14:paraId="2DFCC16E" w14:textId="77777777" w:rsidTr="009A4CD5">
        <w:tc>
          <w:tcPr>
            <w:tcW w:w="7513" w:type="dxa"/>
          </w:tcPr>
          <w:p w14:paraId="5F8B2DF4"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Evidência de auditoria apropriada e suficiente</w:t>
            </w:r>
          </w:p>
        </w:tc>
        <w:tc>
          <w:tcPr>
            <w:tcW w:w="1417" w:type="dxa"/>
          </w:tcPr>
          <w:p w14:paraId="796EE2B9" w14:textId="77777777" w:rsidR="002A7EB0" w:rsidRPr="00E204D0" w:rsidRDefault="002A7EB0" w:rsidP="009A4CD5">
            <w:pPr>
              <w:tabs>
                <w:tab w:val="left" w:pos="0"/>
              </w:tabs>
              <w:spacing w:before="60" w:after="60"/>
              <w:jc w:val="center"/>
              <w:rPr>
                <w:rFonts w:ascii="Arial" w:hAnsi="Arial" w:cs="Arial"/>
              </w:rPr>
            </w:pPr>
            <w:r w:rsidRPr="00E204D0">
              <w:rPr>
                <w:rFonts w:ascii="Arial" w:hAnsi="Arial" w:cs="Arial"/>
              </w:rPr>
              <w:t>A1 – A25</w:t>
            </w:r>
          </w:p>
        </w:tc>
      </w:tr>
      <w:tr w:rsidR="002A7EB0" w:rsidRPr="00E204D0" w14:paraId="438D9DE1" w14:textId="77777777" w:rsidTr="009A4CD5">
        <w:tc>
          <w:tcPr>
            <w:tcW w:w="7513" w:type="dxa"/>
          </w:tcPr>
          <w:p w14:paraId="549553EE"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Informações a serem utilizadas como evidência de auditoria</w:t>
            </w:r>
          </w:p>
        </w:tc>
        <w:tc>
          <w:tcPr>
            <w:tcW w:w="1417" w:type="dxa"/>
          </w:tcPr>
          <w:p w14:paraId="7FC1A96C" w14:textId="77777777" w:rsidR="002A7EB0" w:rsidRPr="00E204D0" w:rsidRDefault="002A7EB0" w:rsidP="009A4CD5">
            <w:pPr>
              <w:spacing w:before="60" w:after="60"/>
              <w:jc w:val="center"/>
              <w:rPr>
                <w:rFonts w:ascii="Arial" w:hAnsi="Arial" w:cs="Arial"/>
              </w:rPr>
            </w:pPr>
            <w:r w:rsidRPr="00E204D0">
              <w:rPr>
                <w:rFonts w:ascii="Arial" w:hAnsi="Arial" w:cs="Arial"/>
              </w:rPr>
              <w:t>A26 – A51</w:t>
            </w:r>
          </w:p>
        </w:tc>
      </w:tr>
      <w:tr w:rsidR="002A7EB0" w:rsidRPr="00E204D0" w14:paraId="6A0E853A" w14:textId="77777777" w:rsidTr="009A4CD5">
        <w:tc>
          <w:tcPr>
            <w:tcW w:w="7513" w:type="dxa"/>
          </w:tcPr>
          <w:p w14:paraId="2AEE8E24"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Seleção de itens para testes para obtenção de evidência de auditoria</w:t>
            </w:r>
          </w:p>
        </w:tc>
        <w:tc>
          <w:tcPr>
            <w:tcW w:w="1417" w:type="dxa"/>
          </w:tcPr>
          <w:p w14:paraId="1CCFC6E8" w14:textId="77777777" w:rsidR="002A7EB0" w:rsidRPr="00E204D0" w:rsidRDefault="002A7EB0" w:rsidP="009A4CD5">
            <w:pPr>
              <w:spacing w:before="60" w:after="60"/>
              <w:jc w:val="center"/>
              <w:rPr>
                <w:rFonts w:ascii="Arial" w:hAnsi="Arial" w:cs="Arial"/>
              </w:rPr>
            </w:pPr>
            <w:r w:rsidRPr="00E204D0">
              <w:rPr>
                <w:rFonts w:ascii="Arial" w:hAnsi="Arial" w:cs="Arial"/>
              </w:rPr>
              <w:t>A52 – A56</w:t>
            </w:r>
          </w:p>
        </w:tc>
      </w:tr>
      <w:tr w:rsidR="002A7EB0" w:rsidRPr="00E204D0" w14:paraId="080E5D8E" w14:textId="77777777" w:rsidTr="009A4CD5">
        <w:tc>
          <w:tcPr>
            <w:tcW w:w="7513" w:type="dxa"/>
          </w:tcPr>
          <w:p w14:paraId="4A19DED5" w14:textId="77777777" w:rsidR="002A7EB0" w:rsidRPr="00E204D0" w:rsidRDefault="002A7EB0" w:rsidP="009A4CD5">
            <w:pPr>
              <w:tabs>
                <w:tab w:val="left" w:pos="0"/>
              </w:tabs>
              <w:spacing w:before="60" w:after="60"/>
              <w:jc w:val="both"/>
              <w:rPr>
                <w:rFonts w:ascii="Arial" w:hAnsi="Arial" w:cs="Arial"/>
              </w:rPr>
            </w:pPr>
            <w:r w:rsidRPr="00E204D0">
              <w:rPr>
                <w:rFonts w:ascii="Arial" w:hAnsi="Arial" w:cs="Arial"/>
              </w:rPr>
              <w:t>Inconsistência ou dúvidas quanto à confiabilidade da evidência de auditoria</w:t>
            </w:r>
          </w:p>
        </w:tc>
        <w:tc>
          <w:tcPr>
            <w:tcW w:w="1417" w:type="dxa"/>
          </w:tcPr>
          <w:p w14:paraId="5D866645" w14:textId="77777777" w:rsidR="002A7EB0" w:rsidRPr="00E204D0" w:rsidRDefault="002A7EB0" w:rsidP="009A4CD5">
            <w:pPr>
              <w:spacing w:before="60" w:after="60"/>
              <w:jc w:val="center"/>
              <w:rPr>
                <w:rFonts w:ascii="Arial" w:hAnsi="Arial" w:cs="Arial"/>
              </w:rPr>
            </w:pPr>
            <w:r w:rsidRPr="00E204D0">
              <w:rPr>
                <w:rFonts w:ascii="Arial" w:hAnsi="Arial" w:cs="Arial"/>
              </w:rPr>
              <w:t>A57</w:t>
            </w:r>
          </w:p>
        </w:tc>
      </w:tr>
    </w:tbl>
    <w:p w14:paraId="2A27C70F" w14:textId="77777777" w:rsidR="002A7EB0" w:rsidRPr="00E204D0" w:rsidRDefault="002A7EB0" w:rsidP="002A7EB0">
      <w:pPr>
        <w:tabs>
          <w:tab w:val="left" w:pos="0"/>
        </w:tabs>
        <w:jc w:val="both"/>
        <w:rPr>
          <w:rFonts w:ascii="Arial" w:hAnsi="Arial" w:cs="Arial"/>
        </w:rPr>
      </w:pPr>
    </w:p>
    <w:p w14:paraId="530C664F" w14:textId="77777777" w:rsidR="002A7EB0" w:rsidRPr="00E204D0" w:rsidRDefault="002A7EB0" w:rsidP="002A7EB0">
      <w:pPr>
        <w:tabs>
          <w:tab w:val="left" w:pos="0"/>
        </w:tabs>
        <w:jc w:val="both"/>
        <w:rPr>
          <w:rFonts w:ascii="Arial" w:hAnsi="Arial" w:cs="Arial"/>
        </w:rPr>
      </w:pPr>
      <w:r w:rsidRPr="00E204D0">
        <w:rPr>
          <w:rFonts w:ascii="Arial" w:hAnsi="Arial" w:cs="Arial"/>
        </w:rPr>
        <w:t>Esta Norma deve ser lida juntamente com a NBC TA 200 – Objetivos Gerais do Auditor Independente e a Condução da Auditoria em Conformidade com Normas de Auditoria.</w:t>
      </w:r>
    </w:p>
    <w:p w14:paraId="1DBDD911" w14:textId="77777777" w:rsidR="002A7EB0" w:rsidRPr="00E204D0" w:rsidRDefault="002A7EB0" w:rsidP="002A7EB0">
      <w:pPr>
        <w:tabs>
          <w:tab w:val="left" w:pos="0"/>
        </w:tabs>
        <w:jc w:val="both"/>
        <w:rPr>
          <w:rFonts w:ascii="Arial" w:hAnsi="Arial" w:cs="Arial"/>
          <w:b/>
        </w:rPr>
      </w:pPr>
    </w:p>
    <w:p w14:paraId="173D1807" w14:textId="77777777" w:rsidR="002A7EB0" w:rsidRPr="00E204D0" w:rsidRDefault="002A7EB0" w:rsidP="002A7EB0">
      <w:pPr>
        <w:tabs>
          <w:tab w:val="left" w:pos="0"/>
        </w:tabs>
        <w:jc w:val="both"/>
        <w:rPr>
          <w:rFonts w:ascii="Arial" w:hAnsi="Arial" w:cs="Arial"/>
          <w:b/>
        </w:rPr>
      </w:pPr>
      <w:r w:rsidRPr="00E204D0">
        <w:rPr>
          <w:rFonts w:ascii="Arial" w:hAnsi="Arial" w:cs="Arial"/>
          <w:b/>
        </w:rPr>
        <w:t>Introdução</w:t>
      </w:r>
    </w:p>
    <w:p w14:paraId="1DCF7686" w14:textId="77777777" w:rsidR="002A7EB0" w:rsidRPr="00E204D0" w:rsidRDefault="002A7EB0" w:rsidP="002A7EB0">
      <w:pPr>
        <w:tabs>
          <w:tab w:val="left" w:pos="0"/>
        </w:tabs>
        <w:jc w:val="both"/>
        <w:rPr>
          <w:rFonts w:ascii="Arial" w:hAnsi="Arial" w:cs="Arial"/>
        </w:rPr>
      </w:pPr>
    </w:p>
    <w:p w14:paraId="3B02AC13" w14:textId="77777777" w:rsidR="002A7EB0" w:rsidRPr="00E204D0" w:rsidRDefault="002A7EB0" w:rsidP="002A7EB0">
      <w:pPr>
        <w:tabs>
          <w:tab w:val="left" w:pos="0"/>
        </w:tabs>
        <w:jc w:val="both"/>
        <w:rPr>
          <w:rFonts w:ascii="Arial" w:hAnsi="Arial" w:cs="Arial"/>
          <w:b/>
        </w:rPr>
      </w:pPr>
      <w:r w:rsidRPr="00E204D0">
        <w:rPr>
          <w:rFonts w:ascii="Arial" w:hAnsi="Arial" w:cs="Arial"/>
          <w:b/>
        </w:rPr>
        <w:t xml:space="preserve">Alcance </w:t>
      </w:r>
    </w:p>
    <w:p w14:paraId="709033FC" w14:textId="77777777" w:rsidR="002A7EB0" w:rsidRPr="00E204D0" w:rsidRDefault="002A7EB0" w:rsidP="002A7EB0">
      <w:pPr>
        <w:tabs>
          <w:tab w:val="left" w:pos="0"/>
        </w:tabs>
        <w:jc w:val="both"/>
        <w:rPr>
          <w:rFonts w:ascii="Arial" w:hAnsi="Arial" w:cs="Arial"/>
        </w:rPr>
      </w:pPr>
    </w:p>
    <w:p w14:paraId="672737A4"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1.  </w:t>
      </w:r>
      <w:r w:rsidRPr="00E204D0">
        <w:rPr>
          <w:rFonts w:ascii="Arial" w:hAnsi="Arial" w:cs="Arial"/>
        </w:rPr>
        <w:tab/>
        <w:t>Esta Norma define o que constitui evidência de auditoria na auditoria de demonstrações contábeis e trata da responsabilidade do auditor na definição e execução de procedimentos de auditoria para a obtenção de evidência de auditoria apropriada e suficiente que permita a obtenção de conclusões razoáveis para fundamentar a opinião do auditor.</w:t>
      </w:r>
    </w:p>
    <w:p w14:paraId="668E7A66" w14:textId="77777777" w:rsidR="002A7EB0" w:rsidRPr="00E204D0" w:rsidRDefault="002A7EB0" w:rsidP="002A7EB0">
      <w:pPr>
        <w:tabs>
          <w:tab w:val="left" w:pos="0"/>
        </w:tabs>
        <w:jc w:val="both"/>
        <w:rPr>
          <w:rFonts w:ascii="Arial" w:hAnsi="Arial" w:cs="Arial"/>
        </w:rPr>
      </w:pPr>
    </w:p>
    <w:p w14:paraId="02FA8382" w14:textId="77777777" w:rsidR="002A7EB0" w:rsidRPr="00E204D0" w:rsidRDefault="002A7EB0" w:rsidP="002A7EB0">
      <w:pPr>
        <w:tabs>
          <w:tab w:val="left" w:pos="567"/>
        </w:tabs>
        <w:spacing w:after="120"/>
        <w:ind w:left="567" w:hanging="567"/>
        <w:jc w:val="both"/>
        <w:rPr>
          <w:rFonts w:ascii="Arial" w:hAnsi="Arial" w:cs="Arial"/>
        </w:rPr>
      </w:pPr>
      <w:r w:rsidRPr="00E204D0">
        <w:rPr>
          <w:rFonts w:ascii="Arial" w:hAnsi="Arial" w:cs="Arial"/>
        </w:rPr>
        <w:t xml:space="preserve">2. </w:t>
      </w:r>
      <w:r w:rsidRPr="00E204D0">
        <w:rPr>
          <w:rFonts w:ascii="Arial" w:hAnsi="Arial" w:cs="Arial"/>
        </w:rPr>
        <w:tab/>
        <w:t xml:space="preserve">Esta Norma é aplicável a toda evidência de auditoria obtida durante a auditoria. Outras normas de auditoria tratam de: </w:t>
      </w:r>
    </w:p>
    <w:p w14:paraId="5F93CDA5"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(a) </w:t>
      </w:r>
      <w:r w:rsidRPr="00E204D0">
        <w:rPr>
          <w:rFonts w:ascii="Arial" w:hAnsi="Arial" w:cs="Arial"/>
        </w:rPr>
        <w:tab/>
        <w:t>aspectos específicos da auditoria como na NBC TA 315;</w:t>
      </w:r>
    </w:p>
    <w:p w14:paraId="44450E5B"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(b) </w:t>
      </w:r>
      <w:r w:rsidRPr="00E204D0">
        <w:rPr>
          <w:rFonts w:ascii="Arial" w:hAnsi="Arial" w:cs="Arial"/>
        </w:rPr>
        <w:tab/>
        <w:t xml:space="preserve">evidência de auditoria a ser obtida em relação a um tópico específico (NBC TA 570); </w:t>
      </w:r>
    </w:p>
    <w:p w14:paraId="28449A9E"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(c) </w:t>
      </w:r>
      <w:r w:rsidRPr="00E204D0">
        <w:rPr>
          <w:rFonts w:ascii="Arial" w:hAnsi="Arial" w:cs="Arial"/>
        </w:rPr>
        <w:tab/>
        <w:t xml:space="preserve">procedimentos específicos para a obtenção de evidência de auditoria (NBC TA 520); e </w:t>
      </w:r>
    </w:p>
    <w:p w14:paraId="6AEC65E7" w14:textId="77777777" w:rsidR="002A7EB0" w:rsidRPr="00E204D0" w:rsidRDefault="002A7EB0" w:rsidP="002A7EB0">
      <w:pPr>
        <w:ind w:left="993" w:hanging="426"/>
        <w:jc w:val="both"/>
        <w:rPr>
          <w:rFonts w:ascii="Arial" w:hAnsi="Arial" w:cs="Arial"/>
        </w:rPr>
      </w:pPr>
      <w:r w:rsidRPr="00E204D0">
        <w:rPr>
          <w:rFonts w:ascii="Arial" w:hAnsi="Arial" w:cs="Arial"/>
        </w:rPr>
        <w:t xml:space="preserve">(d) </w:t>
      </w:r>
      <w:r w:rsidRPr="00E204D0">
        <w:rPr>
          <w:rFonts w:ascii="Arial" w:hAnsi="Arial" w:cs="Arial"/>
        </w:rPr>
        <w:tab/>
        <w:t>a avaliação se foi obtida evidência de auditoria apropriada e suficiente (NBC TA 200 e NBC TA 330).</w:t>
      </w:r>
    </w:p>
    <w:p w14:paraId="0A0E4C34" w14:textId="77777777" w:rsidR="002A7EB0" w:rsidRPr="00E204D0" w:rsidRDefault="002A7EB0" w:rsidP="002A7EB0">
      <w:pPr>
        <w:tabs>
          <w:tab w:val="left" w:pos="567"/>
        </w:tabs>
        <w:ind w:left="567" w:hanging="567"/>
        <w:jc w:val="both"/>
        <w:rPr>
          <w:rFonts w:ascii="Arial" w:hAnsi="Arial" w:cs="Arial"/>
        </w:rPr>
      </w:pPr>
    </w:p>
    <w:p w14:paraId="618E0EFA"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Data de vigência</w:t>
      </w:r>
    </w:p>
    <w:p w14:paraId="21E16D7B" w14:textId="77777777" w:rsidR="002A7EB0" w:rsidRPr="00E204D0" w:rsidRDefault="002A7EB0" w:rsidP="002A7EB0">
      <w:pPr>
        <w:tabs>
          <w:tab w:val="left" w:pos="567"/>
        </w:tabs>
        <w:ind w:left="567" w:hanging="567"/>
        <w:jc w:val="both"/>
        <w:rPr>
          <w:rFonts w:ascii="Arial" w:hAnsi="Arial" w:cs="Arial"/>
        </w:rPr>
      </w:pPr>
    </w:p>
    <w:p w14:paraId="6031C74C"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3. </w:t>
      </w:r>
      <w:r w:rsidRPr="00E204D0">
        <w:rPr>
          <w:rFonts w:ascii="Arial" w:hAnsi="Arial" w:cs="Arial"/>
        </w:rPr>
        <w:tab/>
        <w:t>Esta Norma é aplicável a auditoria de demonstrações contábeis para períodos iniciados em ou após 1º de janeiro de 2010.</w:t>
      </w:r>
    </w:p>
    <w:p w14:paraId="70B7909D" w14:textId="77777777" w:rsidR="002A7EB0" w:rsidRPr="00E204D0" w:rsidRDefault="002A7EB0" w:rsidP="002A7EB0">
      <w:pPr>
        <w:tabs>
          <w:tab w:val="left" w:pos="567"/>
        </w:tabs>
        <w:ind w:left="567" w:hanging="567"/>
        <w:jc w:val="both"/>
        <w:rPr>
          <w:rFonts w:ascii="Arial" w:hAnsi="Arial" w:cs="Arial"/>
        </w:rPr>
      </w:pPr>
    </w:p>
    <w:p w14:paraId="4D33C75A" w14:textId="77777777" w:rsidR="002A7EB0" w:rsidRPr="00E204D0" w:rsidRDefault="002A7EB0" w:rsidP="002A7EB0">
      <w:pPr>
        <w:tabs>
          <w:tab w:val="left" w:pos="0"/>
        </w:tabs>
        <w:jc w:val="both"/>
        <w:rPr>
          <w:rFonts w:ascii="Arial" w:hAnsi="Arial" w:cs="Arial"/>
          <w:b/>
        </w:rPr>
      </w:pPr>
      <w:r w:rsidRPr="00E204D0">
        <w:rPr>
          <w:rFonts w:ascii="Arial" w:hAnsi="Arial" w:cs="Arial"/>
          <w:b/>
        </w:rPr>
        <w:t>Objetivo</w:t>
      </w:r>
    </w:p>
    <w:p w14:paraId="5673AC53" w14:textId="77777777" w:rsidR="002A7EB0" w:rsidRPr="00E204D0" w:rsidRDefault="002A7EB0" w:rsidP="002A7EB0">
      <w:pPr>
        <w:tabs>
          <w:tab w:val="left" w:pos="0"/>
        </w:tabs>
        <w:jc w:val="both"/>
        <w:rPr>
          <w:rFonts w:ascii="Arial" w:hAnsi="Arial" w:cs="Arial"/>
          <w:b/>
        </w:rPr>
      </w:pPr>
    </w:p>
    <w:p w14:paraId="2EA6C3D2"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4. </w:t>
      </w:r>
      <w:r w:rsidRPr="00E204D0">
        <w:rPr>
          <w:rFonts w:ascii="Arial" w:hAnsi="Arial" w:cs="Arial"/>
        </w:rPr>
        <w:tab/>
        <w:t>O objetivo do auditor é definir e executar procedimentos de auditoria que permitam ao auditor conseguir evidência de auditoria apropriada e suficiente que lhe possibilitem obter conclusões razoáveis para fundamentar a sua opinião.</w:t>
      </w:r>
    </w:p>
    <w:p w14:paraId="4EB316B2" w14:textId="77777777" w:rsidR="002A7EB0" w:rsidRPr="00E204D0" w:rsidRDefault="002A7EB0" w:rsidP="002A7EB0">
      <w:pPr>
        <w:tabs>
          <w:tab w:val="left" w:pos="567"/>
        </w:tabs>
        <w:ind w:left="567" w:hanging="567"/>
        <w:jc w:val="both"/>
        <w:rPr>
          <w:rFonts w:ascii="Arial" w:hAnsi="Arial" w:cs="Arial"/>
        </w:rPr>
      </w:pPr>
    </w:p>
    <w:p w14:paraId="477A8879"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Definições</w:t>
      </w:r>
    </w:p>
    <w:p w14:paraId="42D273AE" w14:textId="77777777" w:rsidR="002A7EB0" w:rsidRPr="00E204D0" w:rsidRDefault="002A7EB0" w:rsidP="002A7EB0">
      <w:pPr>
        <w:tabs>
          <w:tab w:val="left" w:pos="567"/>
        </w:tabs>
        <w:ind w:left="567" w:hanging="567"/>
        <w:jc w:val="both"/>
        <w:rPr>
          <w:rFonts w:ascii="Arial" w:hAnsi="Arial" w:cs="Arial"/>
        </w:rPr>
      </w:pPr>
    </w:p>
    <w:p w14:paraId="1EACBF5E" w14:textId="77777777" w:rsidR="002A7EB0" w:rsidRPr="00E204D0" w:rsidRDefault="002A7EB0" w:rsidP="002A7EB0">
      <w:pPr>
        <w:tabs>
          <w:tab w:val="left" w:pos="567"/>
        </w:tabs>
        <w:spacing w:after="120"/>
        <w:ind w:left="567" w:hanging="567"/>
        <w:jc w:val="both"/>
        <w:rPr>
          <w:rFonts w:ascii="Arial" w:hAnsi="Arial" w:cs="Arial"/>
          <w:strike/>
        </w:rPr>
      </w:pPr>
      <w:r w:rsidRPr="00E204D0">
        <w:rPr>
          <w:rFonts w:ascii="Arial" w:hAnsi="Arial" w:cs="Arial"/>
          <w:strike/>
        </w:rPr>
        <w:t xml:space="preserve">5. </w:t>
      </w:r>
      <w:r w:rsidRPr="00E204D0">
        <w:rPr>
          <w:rFonts w:ascii="Arial" w:hAnsi="Arial" w:cs="Arial"/>
          <w:strike/>
        </w:rPr>
        <w:tab/>
        <w:t>Para os fins das normas de auditoria, os termos a seguir têm os significados atribuídos abaixo:</w:t>
      </w:r>
    </w:p>
    <w:p w14:paraId="643634DD" w14:textId="77777777" w:rsidR="002A7EB0" w:rsidRPr="00E204D0" w:rsidRDefault="002A7EB0" w:rsidP="002A7EB0">
      <w:pPr>
        <w:tabs>
          <w:tab w:val="left" w:pos="993"/>
        </w:tabs>
        <w:spacing w:after="120"/>
        <w:ind w:left="993" w:hanging="426"/>
        <w:jc w:val="both"/>
        <w:rPr>
          <w:rFonts w:ascii="Arial" w:hAnsi="Arial" w:cs="Arial"/>
          <w:strike/>
        </w:rPr>
      </w:pPr>
      <w:r w:rsidRPr="00E204D0">
        <w:rPr>
          <w:rFonts w:ascii="Arial" w:hAnsi="Arial" w:cs="Arial"/>
          <w:b/>
          <w:strike/>
        </w:rPr>
        <w:t>(a)</w:t>
      </w:r>
      <w:r w:rsidRPr="00E204D0">
        <w:rPr>
          <w:rFonts w:ascii="Arial" w:hAnsi="Arial" w:cs="Arial"/>
          <w:b/>
          <w:strike/>
        </w:rPr>
        <w:tab/>
        <w:t>Registros contábeis</w:t>
      </w:r>
      <w:r w:rsidRPr="00E204D0">
        <w:rPr>
          <w:rFonts w:ascii="Arial" w:hAnsi="Arial" w:cs="Arial"/>
          <w:strike/>
        </w:rPr>
        <w:t xml:space="preserve"> compreendem os registros de lançamentos contábeis e sua documentação-suporte (cheques e registros de transferências eletrônicas de fundos, faturas, contratos); os livros diário, razões geral e auxiliares, as reclassificações nas demonstrações contábeis não refletidas no diário e as planilhas de trabalho, que suportem as alocações de custos, cálculos, conciliações e divulgações.</w:t>
      </w:r>
    </w:p>
    <w:p w14:paraId="0E96F993" w14:textId="77777777" w:rsidR="002A7EB0" w:rsidRPr="00E204D0" w:rsidRDefault="002A7EB0" w:rsidP="002A7EB0">
      <w:pPr>
        <w:tabs>
          <w:tab w:val="left" w:pos="993"/>
        </w:tabs>
        <w:spacing w:after="120"/>
        <w:ind w:left="993" w:hanging="426"/>
        <w:jc w:val="both"/>
        <w:rPr>
          <w:rFonts w:ascii="Arial" w:hAnsi="Arial" w:cs="Arial"/>
          <w:strike/>
        </w:rPr>
      </w:pPr>
      <w:r w:rsidRPr="00E204D0">
        <w:rPr>
          <w:rFonts w:ascii="Arial" w:hAnsi="Arial" w:cs="Arial"/>
          <w:b/>
          <w:strike/>
        </w:rPr>
        <w:t>(b)</w:t>
      </w:r>
      <w:r w:rsidRPr="00E204D0">
        <w:rPr>
          <w:rFonts w:ascii="Arial" w:hAnsi="Arial" w:cs="Arial"/>
          <w:b/>
          <w:strike/>
        </w:rPr>
        <w:tab/>
        <w:t>Adequação da evidência de auditoria</w:t>
      </w:r>
      <w:r w:rsidRPr="00E204D0">
        <w:rPr>
          <w:rFonts w:ascii="Arial" w:hAnsi="Arial" w:cs="Arial"/>
          <w:strike/>
        </w:rPr>
        <w:t xml:space="preserve"> é a medida da qualidade da evidência de auditoria, isto é, a sua relevância e confiabilidade para suportar as conclusões em que se fundamenta a opinião do auditor.</w:t>
      </w:r>
    </w:p>
    <w:p w14:paraId="50F13679" w14:textId="77777777" w:rsidR="002A7EB0" w:rsidRPr="00E204D0" w:rsidRDefault="002A7EB0" w:rsidP="002A7EB0">
      <w:pPr>
        <w:tabs>
          <w:tab w:val="left" w:pos="993"/>
        </w:tabs>
        <w:spacing w:after="120"/>
        <w:ind w:left="993" w:hanging="426"/>
        <w:jc w:val="both"/>
        <w:rPr>
          <w:rFonts w:ascii="Arial" w:hAnsi="Arial" w:cs="Arial"/>
          <w:strike/>
        </w:rPr>
      </w:pPr>
      <w:r w:rsidRPr="00E204D0">
        <w:rPr>
          <w:rFonts w:ascii="Arial" w:hAnsi="Arial" w:cs="Arial"/>
          <w:b/>
          <w:strike/>
        </w:rPr>
        <w:t>(c)</w:t>
      </w:r>
      <w:r w:rsidRPr="00E204D0">
        <w:rPr>
          <w:rFonts w:ascii="Arial" w:hAnsi="Arial" w:cs="Arial"/>
          <w:b/>
          <w:strike/>
        </w:rPr>
        <w:tab/>
        <w:t>Evidência de auditoria</w:t>
      </w:r>
      <w:r w:rsidRPr="00E204D0">
        <w:rPr>
          <w:rFonts w:ascii="Arial" w:hAnsi="Arial" w:cs="Arial"/>
          <w:strike/>
        </w:rPr>
        <w:t xml:space="preserve"> compreende as informações utilizadas pelo auditor para chegar às conclusões em que se fundamentam a sua opinião. A evidência de auditoria inclui as informações contidas nos registros contábeis que suportam as demonstrações contábeis e outras informações.</w:t>
      </w:r>
    </w:p>
    <w:p w14:paraId="50C39107" w14:textId="77777777" w:rsidR="002A7EB0" w:rsidRPr="00E204D0" w:rsidRDefault="002A7EB0" w:rsidP="002A7EB0">
      <w:pPr>
        <w:tabs>
          <w:tab w:val="left" w:pos="993"/>
        </w:tabs>
        <w:spacing w:after="120"/>
        <w:ind w:left="993" w:hanging="426"/>
        <w:jc w:val="both"/>
        <w:rPr>
          <w:rFonts w:ascii="Arial" w:hAnsi="Arial" w:cs="Arial"/>
          <w:strike/>
        </w:rPr>
      </w:pPr>
      <w:r w:rsidRPr="00E204D0">
        <w:rPr>
          <w:rFonts w:ascii="Arial" w:hAnsi="Arial" w:cs="Arial"/>
          <w:b/>
          <w:strike/>
        </w:rPr>
        <w:t>(c)</w:t>
      </w:r>
      <w:r w:rsidRPr="00E204D0">
        <w:rPr>
          <w:rFonts w:ascii="Arial" w:hAnsi="Arial" w:cs="Arial"/>
          <w:b/>
          <w:i/>
          <w:strike/>
        </w:rPr>
        <w:t xml:space="preserve"> </w:t>
      </w:r>
      <w:r w:rsidRPr="00E204D0">
        <w:rPr>
          <w:rFonts w:ascii="Arial" w:hAnsi="Arial" w:cs="Arial"/>
          <w:b/>
          <w:i/>
          <w:strike/>
        </w:rPr>
        <w:tab/>
      </w:r>
      <w:r w:rsidRPr="00E204D0">
        <w:rPr>
          <w:rFonts w:ascii="Arial" w:hAnsi="Arial" w:cs="Arial"/>
          <w:b/>
          <w:strike/>
        </w:rPr>
        <w:t>Evidência de auditoria</w:t>
      </w:r>
      <w:r w:rsidRPr="00E204D0">
        <w:rPr>
          <w:rFonts w:ascii="Arial" w:hAnsi="Arial" w:cs="Arial"/>
          <w:strike/>
        </w:rPr>
        <w:t xml:space="preserve"> compreende as informações utilizadas pelo auditor para chegar às conclusões em que se fundamentam a sua opinião. A evidência de auditoria inclui as informações contidas nos registros contábeis que suportam as demonstrações contábeis e informações obtidas de outras fontes. </w:t>
      </w:r>
      <w:r w:rsidRPr="00E204D0">
        <w:rPr>
          <w:rFonts w:ascii="Arial" w:hAnsi="Arial" w:cs="Arial"/>
          <w:strike/>
          <w:color w:val="00B0F0"/>
          <w:sz w:val="18"/>
          <w:szCs w:val="18"/>
        </w:rPr>
        <w:t>(Alterado pela NBC TA 500 (R1))</w:t>
      </w:r>
    </w:p>
    <w:p w14:paraId="799FA7E9" w14:textId="77777777" w:rsidR="002A7EB0" w:rsidRPr="00E204D0" w:rsidRDefault="002A7EB0" w:rsidP="002A7EB0">
      <w:pPr>
        <w:spacing w:after="120"/>
        <w:ind w:left="993" w:hanging="426"/>
        <w:jc w:val="both"/>
        <w:rPr>
          <w:rFonts w:ascii="Arial" w:hAnsi="Arial" w:cs="Arial"/>
          <w:strike/>
        </w:rPr>
      </w:pPr>
      <w:r w:rsidRPr="00E204D0">
        <w:rPr>
          <w:rFonts w:ascii="Arial" w:hAnsi="Arial" w:cs="Arial"/>
          <w:b/>
          <w:strike/>
        </w:rPr>
        <w:t>(d)</w:t>
      </w:r>
      <w:r w:rsidRPr="00E204D0">
        <w:rPr>
          <w:rFonts w:ascii="Arial" w:hAnsi="Arial" w:cs="Arial"/>
          <w:strike/>
        </w:rPr>
        <w:t xml:space="preserve"> </w:t>
      </w:r>
      <w:r w:rsidRPr="00E204D0">
        <w:rPr>
          <w:rFonts w:ascii="Arial" w:hAnsi="Arial" w:cs="Arial"/>
          <w:strike/>
        </w:rPr>
        <w:tab/>
      </w:r>
      <w:r w:rsidRPr="00E204D0">
        <w:rPr>
          <w:rFonts w:ascii="Arial" w:hAnsi="Arial" w:cs="Arial"/>
          <w:b/>
          <w:strike/>
        </w:rPr>
        <w:t>Especialista da administração</w:t>
      </w:r>
      <w:r w:rsidRPr="00E204D0">
        <w:rPr>
          <w:rFonts w:ascii="Arial" w:hAnsi="Arial" w:cs="Arial"/>
          <w:strike/>
        </w:rPr>
        <w:t xml:space="preserve"> é uma pessoa ou organização com especialização em uma área, que não contabilidade ou auditoria, cujo trabalho naquela área de especialização é utilizado pela entidade para ajudá-la na elaboração das demonstrações contábeis.</w:t>
      </w:r>
    </w:p>
    <w:p w14:paraId="7CF984D6" w14:textId="77777777" w:rsidR="002A7EB0" w:rsidRPr="00E204D0" w:rsidRDefault="002A7EB0" w:rsidP="002A7EB0">
      <w:pPr>
        <w:ind w:left="993" w:hanging="426"/>
        <w:jc w:val="both"/>
        <w:rPr>
          <w:rFonts w:ascii="Arial" w:hAnsi="Arial" w:cs="Arial"/>
          <w:strike/>
        </w:rPr>
      </w:pPr>
      <w:r w:rsidRPr="00E204D0">
        <w:rPr>
          <w:rFonts w:ascii="Arial" w:hAnsi="Arial" w:cs="Arial"/>
          <w:b/>
          <w:strike/>
        </w:rPr>
        <w:t>(e)</w:t>
      </w:r>
      <w:r w:rsidRPr="00E204D0">
        <w:rPr>
          <w:rFonts w:ascii="Arial" w:hAnsi="Arial" w:cs="Arial"/>
          <w:strike/>
        </w:rPr>
        <w:tab/>
      </w:r>
      <w:r w:rsidRPr="00E204D0">
        <w:rPr>
          <w:rFonts w:ascii="Arial" w:hAnsi="Arial" w:cs="Arial"/>
          <w:b/>
          <w:strike/>
        </w:rPr>
        <w:t>Suficiência da evidência de auditoria</w:t>
      </w:r>
      <w:r w:rsidRPr="00E204D0">
        <w:rPr>
          <w:rFonts w:ascii="Arial" w:hAnsi="Arial" w:cs="Arial"/>
          <w:strike/>
        </w:rPr>
        <w:t xml:space="preserve"> é a medida da quantidade da evidência de auditoria. A quantidade necessária da evidência de auditoria é afetada pela avaliação do auditor dos riscos de distorção relevante e também pela qualidade da evidência de auditoria. </w:t>
      </w:r>
    </w:p>
    <w:p w14:paraId="0B69F4DD" w14:textId="77777777" w:rsidR="002A7EB0" w:rsidRPr="00E204D0" w:rsidRDefault="002A7EB0" w:rsidP="002A7EB0">
      <w:pPr>
        <w:tabs>
          <w:tab w:val="left" w:pos="567"/>
        </w:tabs>
        <w:ind w:left="567" w:hanging="567"/>
        <w:jc w:val="both"/>
        <w:rPr>
          <w:rFonts w:ascii="Arial" w:hAnsi="Arial" w:cs="Arial"/>
        </w:rPr>
      </w:pPr>
    </w:p>
    <w:p w14:paraId="7AE38425"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5. </w:t>
      </w:r>
      <w:r w:rsidRPr="00E204D0">
        <w:rPr>
          <w:rFonts w:ascii="Arial" w:hAnsi="Arial" w:cs="Arial"/>
        </w:rPr>
        <w:tab/>
        <w:t>Para fins desta Norma, os termos a seguir têm os significados atribuídos abaixo:</w:t>
      </w:r>
    </w:p>
    <w:p w14:paraId="055172AF" w14:textId="77777777" w:rsidR="002A7EB0" w:rsidRPr="00E204D0" w:rsidRDefault="002A7EB0" w:rsidP="002A7EB0">
      <w:pPr>
        <w:tabs>
          <w:tab w:val="left" w:pos="993"/>
        </w:tabs>
        <w:ind w:left="993" w:hanging="426"/>
        <w:jc w:val="both"/>
        <w:rPr>
          <w:rFonts w:ascii="Arial" w:hAnsi="Arial" w:cs="Arial"/>
        </w:rPr>
      </w:pPr>
      <w:r w:rsidRPr="00E204D0">
        <w:rPr>
          <w:rFonts w:ascii="Arial" w:hAnsi="Arial" w:cs="Arial"/>
          <w:b/>
        </w:rPr>
        <w:t>(a)</w:t>
      </w:r>
      <w:r w:rsidRPr="00E204D0">
        <w:rPr>
          <w:rFonts w:ascii="Arial" w:hAnsi="Arial" w:cs="Arial"/>
          <w:b/>
        </w:rPr>
        <w:tab/>
        <w:t>Registros contábeis</w:t>
      </w:r>
      <w:r w:rsidRPr="00E204D0">
        <w:rPr>
          <w:rFonts w:ascii="Arial" w:hAnsi="Arial" w:cs="Arial"/>
        </w:rPr>
        <w:t xml:space="preserve"> compreendem os registros de lançamentos contábeis e sua documentação-suporte (cheques e registros de transferências eletrônicas de fundos, faturas, contratos); os livros diário, razões geral e auxiliares; as reclassificações nas demonstrações contábeis não refletidas no diário; e as planilhas de trabalho, que suportem as alocações de custos, cálculos, conciliações e divulgações.</w:t>
      </w:r>
    </w:p>
    <w:p w14:paraId="20A96524" w14:textId="77777777" w:rsidR="002A7EB0" w:rsidRPr="00E204D0" w:rsidRDefault="002A7EB0" w:rsidP="002A7EB0">
      <w:pPr>
        <w:tabs>
          <w:tab w:val="left" w:pos="993"/>
        </w:tabs>
        <w:ind w:left="993" w:hanging="426"/>
        <w:jc w:val="both"/>
        <w:rPr>
          <w:rFonts w:ascii="Arial" w:hAnsi="Arial" w:cs="Arial"/>
        </w:rPr>
      </w:pPr>
      <w:r w:rsidRPr="00E204D0">
        <w:rPr>
          <w:rFonts w:ascii="Arial" w:hAnsi="Arial" w:cs="Arial"/>
          <w:b/>
        </w:rPr>
        <w:t>(b)</w:t>
      </w:r>
      <w:r w:rsidRPr="00E204D0">
        <w:rPr>
          <w:rFonts w:ascii="Arial" w:hAnsi="Arial" w:cs="Arial"/>
          <w:b/>
        </w:rPr>
        <w:tab/>
        <w:t>Adequação da evidência de auditoria</w:t>
      </w:r>
      <w:r w:rsidRPr="00E204D0">
        <w:rPr>
          <w:rFonts w:ascii="Arial" w:hAnsi="Arial" w:cs="Arial"/>
        </w:rPr>
        <w:t xml:space="preserve"> é a medida da qualidade da evidência de auditoria, isto é, a sua relevância e confiabilidade para suportar as conclusões em que se fundamenta a opinião do auditor.</w:t>
      </w:r>
    </w:p>
    <w:p w14:paraId="1D99C715" w14:textId="77777777" w:rsidR="002A7EB0" w:rsidRPr="00E204D0" w:rsidRDefault="002A7EB0" w:rsidP="002A7EB0">
      <w:pPr>
        <w:tabs>
          <w:tab w:val="left" w:pos="993"/>
        </w:tabs>
        <w:ind w:left="993" w:hanging="426"/>
        <w:jc w:val="both"/>
        <w:rPr>
          <w:rFonts w:ascii="Arial" w:hAnsi="Arial" w:cs="Arial"/>
        </w:rPr>
      </w:pPr>
      <w:r w:rsidRPr="00E204D0">
        <w:rPr>
          <w:rFonts w:ascii="Arial" w:hAnsi="Arial" w:cs="Arial"/>
          <w:b/>
        </w:rPr>
        <w:t>(c)</w:t>
      </w:r>
      <w:r w:rsidRPr="00E204D0">
        <w:rPr>
          <w:rFonts w:ascii="Arial" w:hAnsi="Arial" w:cs="Arial"/>
          <w:b/>
          <w:i/>
        </w:rPr>
        <w:t xml:space="preserve"> </w:t>
      </w:r>
      <w:r w:rsidRPr="00E204D0">
        <w:rPr>
          <w:rFonts w:ascii="Arial" w:hAnsi="Arial" w:cs="Arial"/>
          <w:b/>
          <w:i/>
        </w:rPr>
        <w:tab/>
      </w:r>
      <w:r w:rsidRPr="00E204D0">
        <w:rPr>
          <w:rFonts w:ascii="Arial" w:hAnsi="Arial" w:cs="Arial"/>
          <w:b/>
        </w:rPr>
        <w:t>Evidência de auditoria</w:t>
      </w:r>
      <w:r w:rsidRPr="00E204D0">
        <w:rPr>
          <w:rFonts w:ascii="Arial" w:hAnsi="Arial" w:cs="Arial"/>
        </w:rPr>
        <w:t xml:space="preserve"> compreende as informações utilizadas pelo auditor para chegar às conclusões em que se fundamentam a sua opinião. A evidência de auditoria inclui as informações contidas nos registros contábeis que suportam as demonstrações contábeis e informações obtidas de outras fontes.</w:t>
      </w:r>
    </w:p>
    <w:p w14:paraId="2F774287" w14:textId="77777777" w:rsidR="002A7EB0" w:rsidRPr="00E204D0" w:rsidRDefault="002A7EB0" w:rsidP="002A7EB0">
      <w:pPr>
        <w:pStyle w:val="BRK1"/>
        <w:spacing w:before="0" w:line="240" w:lineRule="auto"/>
        <w:ind w:left="993" w:hanging="426"/>
        <w:rPr>
          <w:rFonts w:cs="Arial"/>
          <w:szCs w:val="20"/>
        </w:rPr>
      </w:pPr>
      <w:r w:rsidRPr="00E204D0">
        <w:rPr>
          <w:rFonts w:cs="Arial"/>
          <w:b/>
          <w:szCs w:val="20"/>
        </w:rPr>
        <w:t>(d) Fonte de informação externa</w:t>
      </w:r>
      <w:r w:rsidRPr="00E204D0">
        <w:rPr>
          <w:rFonts w:cs="Arial"/>
          <w:szCs w:val="20"/>
        </w:rPr>
        <w:t xml:space="preserve"> é um indivíduo ou organização externa que fornece informação que foi utilizada pela entidade na elaboração das demonstrações contábeis, ou que foi obtida pelo auditor como evidência de auditoria, quando tal informação é apropriada para utilização por diversos usuários. Quando a informação que foi fornecida por indivíduo ou organização agindo como especialista da administração, prestador de serviço (NBC TA 402, item 8), ou especialista do auditor (NBC TA 620, item 6), o indivíduo ou a organização não é considerado fonte de informação externa em relação àquela informação (ver itens de A1 a A3).</w:t>
      </w:r>
    </w:p>
    <w:p w14:paraId="0D3FFCFA" w14:textId="77777777" w:rsidR="002A7EB0" w:rsidRPr="00E204D0" w:rsidRDefault="002A7EB0" w:rsidP="002A7EB0">
      <w:pPr>
        <w:ind w:left="993" w:hanging="426"/>
        <w:jc w:val="both"/>
        <w:rPr>
          <w:rFonts w:ascii="Arial" w:hAnsi="Arial" w:cs="Arial"/>
        </w:rPr>
      </w:pPr>
      <w:r w:rsidRPr="00E204D0">
        <w:rPr>
          <w:rFonts w:ascii="Arial" w:hAnsi="Arial" w:cs="Arial"/>
          <w:b/>
        </w:rPr>
        <w:t>(e)</w:t>
      </w:r>
      <w:r w:rsidRPr="00E204D0">
        <w:rPr>
          <w:rFonts w:ascii="Arial" w:hAnsi="Arial" w:cs="Arial"/>
        </w:rPr>
        <w:t xml:space="preserve"> </w:t>
      </w:r>
      <w:r w:rsidRPr="00E204D0">
        <w:rPr>
          <w:rFonts w:ascii="Arial" w:hAnsi="Arial" w:cs="Arial"/>
        </w:rPr>
        <w:tab/>
      </w:r>
      <w:r w:rsidRPr="00E204D0">
        <w:rPr>
          <w:rFonts w:ascii="Arial" w:hAnsi="Arial" w:cs="Arial"/>
          <w:b/>
        </w:rPr>
        <w:t>Especialista da administração</w:t>
      </w:r>
      <w:r w:rsidRPr="00E204D0">
        <w:rPr>
          <w:rFonts w:ascii="Arial" w:hAnsi="Arial" w:cs="Arial"/>
        </w:rPr>
        <w:t xml:space="preserve"> é uma pessoa ou organização com especialização em uma área, que não Contabilidade ou Auditoria, cujo trabalho naquela área de especialização é utilizado pela entidade para ajudá-la na elaboração das demonstrações contábeis.</w:t>
      </w:r>
    </w:p>
    <w:p w14:paraId="6AD8C4AE" w14:textId="77777777" w:rsidR="002A7EB0" w:rsidRPr="002A7EB0" w:rsidRDefault="002A7EB0" w:rsidP="002A7EB0">
      <w:pPr>
        <w:ind w:left="993" w:hanging="426"/>
        <w:jc w:val="both"/>
        <w:rPr>
          <w:rFonts w:ascii="Arial" w:hAnsi="Arial" w:cs="Arial"/>
          <w:b/>
        </w:rPr>
      </w:pPr>
      <w:r w:rsidRPr="002A7EB0">
        <w:rPr>
          <w:rFonts w:ascii="Arial" w:hAnsi="Arial" w:cs="Arial"/>
          <w:b/>
        </w:rPr>
        <w:t>(f)</w:t>
      </w:r>
      <w:r w:rsidRPr="002A7EB0">
        <w:rPr>
          <w:rFonts w:ascii="Arial" w:hAnsi="Arial" w:cs="Arial"/>
          <w:b/>
        </w:rPr>
        <w:tab/>
        <w:t>Suficiência da evidência de auditoria é a medida da quantidade da evidência de auditoria. A quantidade necessária da evidência de auditoria é afetada pela avaliação do auditor dos riscos de distorção relevante e também pela qualidade da evidência de auditoria. (alterado pelo Revisão NBC 3)</w:t>
      </w:r>
    </w:p>
    <w:p w14:paraId="18FE3A74" w14:textId="77777777" w:rsidR="002A7EB0" w:rsidRPr="00E204D0" w:rsidRDefault="002A7EB0" w:rsidP="002A7EB0">
      <w:pPr>
        <w:tabs>
          <w:tab w:val="left" w:pos="567"/>
        </w:tabs>
        <w:ind w:left="567" w:hanging="567"/>
        <w:jc w:val="both"/>
        <w:rPr>
          <w:rFonts w:ascii="Arial" w:hAnsi="Arial" w:cs="Arial"/>
        </w:rPr>
      </w:pPr>
    </w:p>
    <w:p w14:paraId="6C1535B3"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Requisitos</w:t>
      </w:r>
    </w:p>
    <w:p w14:paraId="04BA11C3" w14:textId="77777777" w:rsidR="002A7EB0" w:rsidRPr="00E204D0" w:rsidRDefault="002A7EB0" w:rsidP="002A7EB0">
      <w:pPr>
        <w:tabs>
          <w:tab w:val="left" w:pos="567"/>
        </w:tabs>
        <w:ind w:left="567" w:hanging="567"/>
        <w:jc w:val="both"/>
        <w:rPr>
          <w:rFonts w:ascii="Arial" w:hAnsi="Arial" w:cs="Arial"/>
        </w:rPr>
      </w:pPr>
    </w:p>
    <w:p w14:paraId="71481185"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Evidência de auditoria apropriada e suficiente</w:t>
      </w:r>
    </w:p>
    <w:p w14:paraId="74D5178B" w14:textId="77777777" w:rsidR="002A7EB0" w:rsidRPr="00E204D0" w:rsidRDefault="002A7EB0" w:rsidP="002A7EB0">
      <w:pPr>
        <w:tabs>
          <w:tab w:val="left" w:pos="567"/>
        </w:tabs>
        <w:ind w:left="567" w:hanging="567"/>
        <w:jc w:val="both"/>
        <w:rPr>
          <w:rFonts w:ascii="Arial" w:hAnsi="Arial" w:cs="Arial"/>
        </w:rPr>
      </w:pPr>
    </w:p>
    <w:p w14:paraId="2DF535FE"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6. </w:t>
      </w:r>
      <w:r w:rsidRPr="00E204D0">
        <w:rPr>
          <w:rFonts w:ascii="Arial" w:hAnsi="Arial" w:cs="Arial"/>
        </w:rPr>
        <w:tab/>
        <w:t>O auditor deve definir e executar procedimentos de auditoria que sejam apropriados às circunstâncias com o objetivo de obter evidência de auditoria apropriada e suficiente (ver itens A1 a A25).</w:t>
      </w:r>
    </w:p>
    <w:p w14:paraId="33252CE9" w14:textId="77777777" w:rsidR="002A7EB0" w:rsidRPr="00E204D0" w:rsidRDefault="002A7EB0" w:rsidP="002A7EB0">
      <w:pPr>
        <w:tabs>
          <w:tab w:val="left" w:pos="567"/>
        </w:tabs>
        <w:ind w:left="567" w:hanging="567"/>
        <w:jc w:val="both"/>
        <w:rPr>
          <w:rFonts w:ascii="Arial" w:hAnsi="Arial" w:cs="Arial"/>
        </w:rPr>
      </w:pPr>
    </w:p>
    <w:p w14:paraId="3438C61B"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Informações a serem utilizadas como evidência de auditoria</w:t>
      </w:r>
    </w:p>
    <w:p w14:paraId="0114BD06" w14:textId="77777777" w:rsidR="002A7EB0" w:rsidRPr="00E204D0" w:rsidRDefault="002A7EB0" w:rsidP="002A7EB0">
      <w:pPr>
        <w:tabs>
          <w:tab w:val="left" w:pos="567"/>
        </w:tabs>
        <w:ind w:left="567" w:hanging="567"/>
        <w:jc w:val="both"/>
        <w:rPr>
          <w:rFonts w:ascii="Arial" w:hAnsi="Arial" w:cs="Arial"/>
        </w:rPr>
      </w:pPr>
    </w:p>
    <w:p w14:paraId="13A44009" w14:textId="77777777" w:rsidR="002A7EB0" w:rsidRPr="00E204D0" w:rsidRDefault="002A7EB0" w:rsidP="002A7EB0">
      <w:pPr>
        <w:tabs>
          <w:tab w:val="left" w:pos="567"/>
        </w:tabs>
        <w:ind w:left="567" w:hanging="567"/>
        <w:jc w:val="both"/>
        <w:rPr>
          <w:rFonts w:ascii="Arial" w:hAnsi="Arial" w:cs="Arial"/>
          <w:strike/>
        </w:rPr>
      </w:pPr>
      <w:r w:rsidRPr="00E204D0">
        <w:rPr>
          <w:rFonts w:ascii="Arial" w:hAnsi="Arial" w:cs="Arial"/>
          <w:strike/>
        </w:rPr>
        <w:t xml:space="preserve">7. </w:t>
      </w:r>
      <w:r w:rsidRPr="00E204D0">
        <w:rPr>
          <w:rFonts w:ascii="Arial" w:hAnsi="Arial" w:cs="Arial"/>
          <w:strike/>
        </w:rPr>
        <w:tab/>
        <w:t>Ao estabelecer e executar procedimentos de auditoria, o auditor deve considerar a relevância e confiabilidade das informações a serem utilizadas como evidência de auditoria (ver itens A26 a A33).</w:t>
      </w:r>
    </w:p>
    <w:p w14:paraId="1F395D3C" w14:textId="77777777" w:rsidR="002A7EB0" w:rsidRPr="00E204D0" w:rsidRDefault="002A7EB0" w:rsidP="002A7EB0">
      <w:pPr>
        <w:tabs>
          <w:tab w:val="left" w:pos="567"/>
        </w:tabs>
        <w:ind w:left="567" w:hanging="567"/>
        <w:jc w:val="both"/>
        <w:rPr>
          <w:rFonts w:ascii="Arial" w:hAnsi="Arial" w:cs="Arial"/>
          <w:strike/>
        </w:rPr>
      </w:pPr>
    </w:p>
    <w:p w14:paraId="76BA7C1B" w14:textId="77777777" w:rsidR="002A7EB0" w:rsidRPr="00E204D0" w:rsidRDefault="002A7EB0" w:rsidP="002A7EB0">
      <w:pPr>
        <w:ind w:left="567" w:hanging="567"/>
        <w:jc w:val="both"/>
        <w:rPr>
          <w:rFonts w:ascii="Arial" w:hAnsi="Arial" w:cs="Arial"/>
          <w:szCs w:val="18"/>
        </w:rPr>
      </w:pPr>
      <w:r w:rsidRPr="00E204D0">
        <w:rPr>
          <w:rFonts w:ascii="Arial" w:hAnsi="Arial" w:cs="Arial"/>
        </w:rPr>
        <w:t xml:space="preserve">7. </w:t>
      </w:r>
      <w:r w:rsidRPr="00E204D0">
        <w:rPr>
          <w:rFonts w:ascii="Arial" w:hAnsi="Arial" w:cs="Arial"/>
        </w:rPr>
        <w:tab/>
        <w:t xml:space="preserve">Ao estabelecer e executar procedimentos de auditoria, o auditor deve considerar a relevância e a confiabilidade das informações a serem utilizadas como evidência de auditoria, </w:t>
      </w:r>
      <w:r w:rsidRPr="00E204D0">
        <w:rPr>
          <w:rFonts w:ascii="Arial" w:hAnsi="Arial" w:cs="Arial"/>
          <w:szCs w:val="18"/>
        </w:rPr>
        <w:t>incluindo informações obtidas de fonte de informações externa</w:t>
      </w:r>
      <w:r w:rsidRPr="00E204D0">
        <w:rPr>
          <w:rFonts w:ascii="Arial" w:hAnsi="Arial" w:cs="Arial"/>
        </w:rPr>
        <w:t xml:space="preserve"> (ver itens de A30 a A44). </w:t>
      </w:r>
      <w:r w:rsidRPr="00E204D0">
        <w:rPr>
          <w:rFonts w:ascii="Arial" w:eastAsia="Calibri" w:hAnsi="Arial" w:cs="Arial"/>
          <w:color w:val="00B0F0"/>
          <w:sz w:val="20"/>
          <w:szCs w:val="20"/>
        </w:rPr>
        <w:t>(alterado pelo Revisão NBC 3)</w:t>
      </w:r>
    </w:p>
    <w:p w14:paraId="6B380DEE" w14:textId="77777777" w:rsidR="002A7EB0" w:rsidRPr="00E204D0" w:rsidRDefault="002A7EB0" w:rsidP="002A7EB0">
      <w:pPr>
        <w:tabs>
          <w:tab w:val="left" w:pos="567"/>
        </w:tabs>
        <w:ind w:left="567" w:hanging="567"/>
        <w:jc w:val="both"/>
        <w:rPr>
          <w:rFonts w:ascii="Arial" w:hAnsi="Arial" w:cs="Arial"/>
          <w:strike/>
        </w:rPr>
      </w:pPr>
    </w:p>
    <w:p w14:paraId="607B5E44" w14:textId="77777777" w:rsidR="002A7EB0" w:rsidRPr="00E204D0" w:rsidRDefault="002A7EB0" w:rsidP="002A7EB0">
      <w:pPr>
        <w:tabs>
          <w:tab w:val="left" w:pos="567"/>
        </w:tabs>
        <w:ind w:left="567" w:hanging="567"/>
        <w:jc w:val="both"/>
        <w:rPr>
          <w:rFonts w:ascii="Arial" w:hAnsi="Arial" w:cs="Arial"/>
        </w:rPr>
      </w:pPr>
    </w:p>
    <w:p w14:paraId="77DC4BD0" w14:textId="77777777" w:rsidR="002A7EB0" w:rsidRPr="00E204D0" w:rsidRDefault="002A7EB0" w:rsidP="002A7EB0">
      <w:pPr>
        <w:tabs>
          <w:tab w:val="left" w:pos="567"/>
        </w:tabs>
        <w:spacing w:after="120"/>
        <w:ind w:left="567" w:hanging="567"/>
        <w:jc w:val="both"/>
        <w:rPr>
          <w:rFonts w:ascii="Arial" w:hAnsi="Arial" w:cs="Arial"/>
        </w:rPr>
      </w:pPr>
      <w:r w:rsidRPr="00E204D0">
        <w:rPr>
          <w:rFonts w:ascii="Arial" w:hAnsi="Arial" w:cs="Arial"/>
        </w:rPr>
        <w:t xml:space="preserve">8. </w:t>
      </w:r>
      <w:r w:rsidRPr="00E204D0">
        <w:rPr>
          <w:rFonts w:ascii="Arial" w:hAnsi="Arial" w:cs="Arial"/>
        </w:rPr>
        <w:tab/>
        <w:t>Se as informações a serem utilizadas como evidência de auditoria forem elaboradas com a utilização de um especialista da administração, o auditor deve, na medida necessária, levando em conta a importância do trabalho desse especialista para os propósitos do auditor (ver itens A34 a A36):</w:t>
      </w:r>
    </w:p>
    <w:p w14:paraId="59556718" w14:textId="77777777" w:rsidR="002A7EB0" w:rsidRPr="00E204D0" w:rsidRDefault="002A7EB0" w:rsidP="002A7EB0">
      <w:pPr>
        <w:tabs>
          <w:tab w:val="left" w:pos="993"/>
        </w:tabs>
        <w:spacing w:after="120"/>
        <w:ind w:left="993" w:hanging="426"/>
        <w:jc w:val="both"/>
        <w:rPr>
          <w:rFonts w:ascii="Arial" w:hAnsi="Arial" w:cs="Arial"/>
        </w:rPr>
      </w:pPr>
      <w:r w:rsidRPr="00E204D0">
        <w:rPr>
          <w:rFonts w:ascii="Arial" w:hAnsi="Arial" w:cs="Arial"/>
        </w:rPr>
        <w:t xml:space="preserve">(a) </w:t>
      </w:r>
      <w:r w:rsidRPr="00E204D0">
        <w:rPr>
          <w:rFonts w:ascii="Arial" w:hAnsi="Arial" w:cs="Arial"/>
        </w:rPr>
        <w:tab/>
        <w:t>avaliar a competência, habilidades e objetividade do especialista (ver itens A37 a A43);</w:t>
      </w:r>
    </w:p>
    <w:p w14:paraId="3C60D95D" w14:textId="77777777" w:rsidR="002A7EB0" w:rsidRPr="00E204D0" w:rsidRDefault="002A7EB0" w:rsidP="002A7EB0">
      <w:pPr>
        <w:tabs>
          <w:tab w:val="left" w:pos="993"/>
        </w:tabs>
        <w:spacing w:after="120"/>
        <w:ind w:left="993" w:hanging="426"/>
        <w:jc w:val="both"/>
        <w:rPr>
          <w:rFonts w:ascii="Arial" w:hAnsi="Arial" w:cs="Arial"/>
        </w:rPr>
      </w:pPr>
      <w:r w:rsidRPr="00E204D0">
        <w:rPr>
          <w:rFonts w:ascii="Arial" w:hAnsi="Arial" w:cs="Arial"/>
        </w:rPr>
        <w:t xml:space="preserve">(b) </w:t>
      </w:r>
      <w:r w:rsidRPr="00E204D0">
        <w:rPr>
          <w:rFonts w:ascii="Arial" w:hAnsi="Arial" w:cs="Arial"/>
        </w:rPr>
        <w:tab/>
        <w:t>obter entendimento do trabalho do especialista (ver itens A44 a A47); e</w:t>
      </w:r>
    </w:p>
    <w:p w14:paraId="6A7F8FDC" w14:textId="77777777" w:rsidR="002A7EB0" w:rsidRPr="00E204D0" w:rsidRDefault="002A7EB0" w:rsidP="002A7EB0">
      <w:pPr>
        <w:tabs>
          <w:tab w:val="left" w:pos="993"/>
        </w:tabs>
        <w:ind w:left="993" w:hanging="426"/>
        <w:jc w:val="both"/>
        <w:rPr>
          <w:rFonts w:ascii="Arial" w:hAnsi="Arial" w:cs="Arial"/>
        </w:rPr>
      </w:pPr>
      <w:r w:rsidRPr="00E204D0">
        <w:rPr>
          <w:rFonts w:ascii="Arial" w:hAnsi="Arial" w:cs="Arial"/>
        </w:rPr>
        <w:t xml:space="preserve">(c) </w:t>
      </w:r>
      <w:r w:rsidRPr="00E204D0">
        <w:rPr>
          <w:rFonts w:ascii="Arial" w:hAnsi="Arial" w:cs="Arial"/>
        </w:rPr>
        <w:tab/>
        <w:t>avaliar a adequação do trabalho desse especialista como evidência de auditoria para a afirmação relevante (ver item A48).</w:t>
      </w:r>
    </w:p>
    <w:p w14:paraId="3ABEEB46" w14:textId="77777777" w:rsidR="002A7EB0" w:rsidRPr="00E204D0" w:rsidRDefault="002A7EB0" w:rsidP="002A7EB0">
      <w:pPr>
        <w:tabs>
          <w:tab w:val="left" w:pos="1276"/>
        </w:tabs>
        <w:ind w:left="1276" w:hanging="425"/>
        <w:jc w:val="both"/>
        <w:rPr>
          <w:rFonts w:ascii="Arial" w:hAnsi="Arial" w:cs="Arial"/>
        </w:rPr>
      </w:pPr>
    </w:p>
    <w:p w14:paraId="4954BC0A" w14:textId="77777777" w:rsidR="002A7EB0" w:rsidRPr="00E204D0" w:rsidRDefault="002A7EB0" w:rsidP="002A7EB0">
      <w:pPr>
        <w:tabs>
          <w:tab w:val="left" w:pos="567"/>
        </w:tabs>
        <w:spacing w:after="120"/>
        <w:ind w:left="567" w:hanging="567"/>
        <w:jc w:val="both"/>
        <w:rPr>
          <w:rFonts w:ascii="Arial" w:hAnsi="Arial" w:cs="Arial"/>
        </w:rPr>
      </w:pPr>
      <w:r w:rsidRPr="00E204D0">
        <w:rPr>
          <w:rFonts w:ascii="Arial" w:hAnsi="Arial" w:cs="Arial"/>
        </w:rPr>
        <w:t xml:space="preserve">9. </w:t>
      </w:r>
      <w:r w:rsidRPr="00E204D0">
        <w:rPr>
          <w:rFonts w:ascii="Arial" w:hAnsi="Arial" w:cs="Arial"/>
        </w:rPr>
        <w:tab/>
        <w:t>Ao usar informações apresentadas pela entidade, o auditor deve avaliar se as informações são suficientemente confiáveis para os seus propósitos, incluindo, como necessário nas circunstâncias:</w:t>
      </w:r>
    </w:p>
    <w:p w14:paraId="52BE9CC8" w14:textId="77777777" w:rsidR="002A7EB0" w:rsidRPr="00E204D0" w:rsidRDefault="002A7EB0" w:rsidP="002A7EB0">
      <w:pPr>
        <w:tabs>
          <w:tab w:val="left" w:pos="993"/>
        </w:tabs>
        <w:spacing w:after="120"/>
        <w:ind w:left="993" w:hanging="426"/>
        <w:jc w:val="both"/>
        <w:rPr>
          <w:rFonts w:ascii="Arial" w:hAnsi="Arial" w:cs="Arial"/>
        </w:rPr>
      </w:pPr>
      <w:r w:rsidRPr="00E204D0">
        <w:rPr>
          <w:rFonts w:ascii="Arial" w:hAnsi="Arial" w:cs="Arial"/>
        </w:rPr>
        <w:t xml:space="preserve">(a) </w:t>
      </w:r>
      <w:r w:rsidRPr="00E204D0">
        <w:rPr>
          <w:rFonts w:ascii="Arial" w:hAnsi="Arial" w:cs="Arial"/>
        </w:rPr>
        <w:tab/>
        <w:t>obter evidência de auditoria sobre a exatidão e integridade das informações (ver itens A49 e A50); e</w:t>
      </w:r>
    </w:p>
    <w:p w14:paraId="759173A1" w14:textId="77777777" w:rsidR="002A7EB0" w:rsidRPr="00E204D0" w:rsidRDefault="002A7EB0" w:rsidP="002A7EB0">
      <w:pPr>
        <w:tabs>
          <w:tab w:val="left" w:pos="993"/>
        </w:tabs>
        <w:ind w:left="993" w:hanging="426"/>
        <w:jc w:val="both"/>
        <w:rPr>
          <w:rFonts w:ascii="Arial" w:hAnsi="Arial" w:cs="Arial"/>
        </w:rPr>
      </w:pPr>
      <w:r w:rsidRPr="00E204D0">
        <w:rPr>
          <w:rFonts w:ascii="Arial" w:hAnsi="Arial" w:cs="Arial"/>
        </w:rPr>
        <w:t xml:space="preserve">(b) </w:t>
      </w:r>
      <w:r w:rsidRPr="00E204D0">
        <w:rPr>
          <w:rFonts w:ascii="Arial" w:hAnsi="Arial" w:cs="Arial"/>
        </w:rPr>
        <w:tab/>
        <w:t>avaliar se as informações são suficientemente precisas e detalhadas para os fins da auditoria (ver item A51).</w:t>
      </w:r>
    </w:p>
    <w:p w14:paraId="680DD28F" w14:textId="77777777" w:rsidR="002A7EB0" w:rsidRPr="00E204D0" w:rsidRDefault="002A7EB0" w:rsidP="002A7EB0">
      <w:pPr>
        <w:tabs>
          <w:tab w:val="left" w:pos="567"/>
        </w:tabs>
        <w:ind w:left="567" w:hanging="567"/>
        <w:jc w:val="both"/>
        <w:rPr>
          <w:rFonts w:ascii="Arial" w:hAnsi="Arial" w:cs="Arial"/>
        </w:rPr>
      </w:pPr>
    </w:p>
    <w:p w14:paraId="7553A784"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Seleção dos itens para testes para obtenção da evidência de auditoria</w:t>
      </w:r>
    </w:p>
    <w:p w14:paraId="254E5E8D" w14:textId="77777777" w:rsidR="002A7EB0" w:rsidRPr="00E204D0" w:rsidRDefault="002A7EB0" w:rsidP="002A7EB0">
      <w:pPr>
        <w:tabs>
          <w:tab w:val="left" w:pos="567"/>
        </w:tabs>
        <w:ind w:left="567" w:hanging="567"/>
        <w:jc w:val="both"/>
        <w:rPr>
          <w:rFonts w:ascii="Arial" w:hAnsi="Arial" w:cs="Arial"/>
        </w:rPr>
      </w:pPr>
    </w:p>
    <w:p w14:paraId="4A8E1AC4"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10. </w:t>
      </w:r>
      <w:r w:rsidRPr="00E204D0">
        <w:rPr>
          <w:rFonts w:ascii="Arial" w:hAnsi="Arial" w:cs="Arial"/>
        </w:rPr>
        <w:tab/>
        <w:t>Ao definir os testes de controles e os testes de detalhes, o auditor deve determinar meios para selecionar itens a serem testados que sejam eficazes para o cumprimento dos procedimentos de auditoria (ver itens A52 a A56).</w:t>
      </w:r>
    </w:p>
    <w:p w14:paraId="48A5BF59" w14:textId="77777777" w:rsidR="002A7EB0" w:rsidRPr="00E204D0" w:rsidRDefault="002A7EB0" w:rsidP="002A7EB0">
      <w:pPr>
        <w:tabs>
          <w:tab w:val="left" w:pos="567"/>
        </w:tabs>
        <w:ind w:left="567" w:hanging="567"/>
        <w:jc w:val="both"/>
        <w:rPr>
          <w:rFonts w:ascii="Arial" w:hAnsi="Arial" w:cs="Arial"/>
        </w:rPr>
      </w:pPr>
    </w:p>
    <w:p w14:paraId="19AA93A0"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Inconsistência ou dúvidas quanto à confiabilidade da evidência de auditoria</w:t>
      </w:r>
    </w:p>
    <w:p w14:paraId="3FEE0FE1" w14:textId="77777777" w:rsidR="002A7EB0" w:rsidRPr="00E204D0" w:rsidRDefault="002A7EB0" w:rsidP="002A7EB0">
      <w:pPr>
        <w:tabs>
          <w:tab w:val="left" w:pos="567"/>
        </w:tabs>
        <w:ind w:left="567" w:hanging="567"/>
        <w:jc w:val="both"/>
        <w:rPr>
          <w:rFonts w:ascii="Arial" w:hAnsi="Arial" w:cs="Arial"/>
        </w:rPr>
      </w:pPr>
    </w:p>
    <w:p w14:paraId="2AE411C4" w14:textId="77777777" w:rsidR="002A7EB0" w:rsidRPr="00E204D0" w:rsidRDefault="002A7EB0" w:rsidP="002A7EB0">
      <w:pPr>
        <w:tabs>
          <w:tab w:val="left" w:pos="567"/>
        </w:tabs>
        <w:spacing w:after="120"/>
        <w:ind w:left="567" w:hanging="567"/>
        <w:jc w:val="both"/>
        <w:rPr>
          <w:rFonts w:ascii="Arial" w:hAnsi="Arial" w:cs="Arial"/>
        </w:rPr>
      </w:pPr>
      <w:r w:rsidRPr="00E204D0">
        <w:rPr>
          <w:rFonts w:ascii="Arial" w:hAnsi="Arial" w:cs="Arial"/>
        </w:rPr>
        <w:t xml:space="preserve">11. </w:t>
      </w:r>
      <w:r w:rsidRPr="00E204D0">
        <w:rPr>
          <w:rFonts w:ascii="Arial" w:hAnsi="Arial" w:cs="Arial"/>
        </w:rPr>
        <w:tab/>
        <w:t>Se:</w:t>
      </w:r>
    </w:p>
    <w:p w14:paraId="0A8A5CAE"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(a) </w:t>
      </w:r>
      <w:r w:rsidRPr="00E204D0">
        <w:rPr>
          <w:rFonts w:ascii="Arial" w:hAnsi="Arial" w:cs="Arial"/>
        </w:rPr>
        <w:tab/>
        <w:t xml:space="preserve">a evidência de auditoria obtida em uma fonte é inconsistente com a obtida em outra; ou </w:t>
      </w:r>
    </w:p>
    <w:p w14:paraId="791235D5"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(b) </w:t>
      </w:r>
      <w:r w:rsidRPr="00E204D0">
        <w:rPr>
          <w:rFonts w:ascii="Arial" w:hAnsi="Arial" w:cs="Arial"/>
        </w:rPr>
        <w:tab/>
        <w:t xml:space="preserve">o auditor tem dúvidas quanto à confiabilidade das informações a serem utilizadas como evidência de auditoria, </w:t>
      </w:r>
    </w:p>
    <w:p w14:paraId="4AA8162D"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ab/>
        <w:t>ele deve determinar quais modificações ou acréscimos aos procedimentos de auditoria são necessários para solucionar o assunto e deve considerar o efeito desse assunto, se houver, sobre outros aspectos da auditoria (ver item A57).</w:t>
      </w:r>
    </w:p>
    <w:p w14:paraId="2D67A878"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ab/>
        <w:t xml:space="preserve"> </w:t>
      </w:r>
    </w:p>
    <w:p w14:paraId="7CB6E18D" w14:textId="77777777" w:rsidR="002A7EB0" w:rsidRPr="00E204D0" w:rsidRDefault="002A7EB0" w:rsidP="002A7EB0">
      <w:pPr>
        <w:tabs>
          <w:tab w:val="left" w:pos="567"/>
        </w:tabs>
        <w:ind w:left="567" w:hanging="567"/>
        <w:jc w:val="both"/>
        <w:rPr>
          <w:rFonts w:ascii="Arial" w:hAnsi="Arial" w:cs="Arial"/>
        </w:rPr>
      </w:pPr>
    </w:p>
    <w:p w14:paraId="0EF7D5E3" w14:textId="77777777" w:rsidR="002A7EB0" w:rsidRPr="00E204D0" w:rsidRDefault="002A7EB0" w:rsidP="002A7EB0">
      <w:pPr>
        <w:ind w:right="2"/>
        <w:jc w:val="both"/>
        <w:rPr>
          <w:rFonts w:ascii="Arial" w:hAnsi="Arial" w:cs="Arial"/>
        </w:rPr>
      </w:pPr>
      <w:r w:rsidRPr="00E204D0">
        <w:rPr>
          <w:rFonts w:ascii="Arial" w:hAnsi="Arial" w:cs="Arial"/>
        </w:rPr>
        <w:t>Em razão dessa alteração, as disposições não alteradas desta norma são mantidas e a sigla da NBC TA 500, publicada no DOU, Seção 1, de 3/12/2009, passa a ser NBC TA 500 (R1).</w:t>
      </w:r>
    </w:p>
    <w:p w14:paraId="54D51C16" w14:textId="77777777" w:rsidR="002A7EB0" w:rsidRPr="00E204D0" w:rsidRDefault="002A7EB0" w:rsidP="002A7EB0">
      <w:pPr>
        <w:pStyle w:val="Textoembloco"/>
        <w:tabs>
          <w:tab w:val="left" w:pos="-5387"/>
        </w:tabs>
        <w:ind w:left="0" w:firstLine="709"/>
        <w:jc w:val="both"/>
        <w:rPr>
          <w:rFonts w:cs="Arial"/>
          <w:szCs w:val="22"/>
          <w:lang w:val="pt-BR"/>
        </w:rPr>
      </w:pPr>
    </w:p>
    <w:p w14:paraId="0EA361CB" w14:textId="77777777" w:rsidR="002A7EB0" w:rsidRPr="00E204D0" w:rsidRDefault="002A7EB0" w:rsidP="002A7EB0">
      <w:pPr>
        <w:pStyle w:val="Textoembloco"/>
        <w:tabs>
          <w:tab w:val="left" w:pos="0"/>
        </w:tabs>
        <w:autoSpaceDE w:val="0"/>
        <w:autoSpaceDN w:val="0"/>
        <w:adjustRightInd w:val="0"/>
        <w:ind w:left="0"/>
        <w:jc w:val="both"/>
        <w:rPr>
          <w:rFonts w:cs="Arial"/>
          <w:szCs w:val="22"/>
          <w:lang w:val="pt-BR"/>
        </w:rPr>
      </w:pPr>
      <w:r w:rsidRPr="00E204D0">
        <w:rPr>
          <w:rFonts w:cs="Arial"/>
          <w:szCs w:val="22"/>
          <w:lang w:val="pt-BR"/>
        </w:rPr>
        <w:t>A alteração desta norma entra em vigor na data de sua publicação, aplicando-se às auditorias de demonstrações contábeis para períodos que se findam em, ou após, 31 de dezembro de 2016.</w:t>
      </w:r>
    </w:p>
    <w:p w14:paraId="2CEB6E81" w14:textId="77777777" w:rsidR="002A7EB0" w:rsidRPr="00E204D0" w:rsidRDefault="002A7EB0" w:rsidP="002A7EB0">
      <w:pPr>
        <w:ind w:left="567" w:right="2" w:hanging="567"/>
        <w:jc w:val="both"/>
        <w:rPr>
          <w:rFonts w:ascii="Arial" w:hAnsi="Arial" w:cs="Arial"/>
        </w:rPr>
      </w:pPr>
    </w:p>
    <w:p w14:paraId="5EFB28D2" w14:textId="77777777" w:rsidR="002A7EB0" w:rsidRPr="00E204D0" w:rsidRDefault="002A7EB0" w:rsidP="002A7EB0">
      <w:pPr>
        <w:ind w:left="567" w:right="2" w:hanging="567"/>
        <w:jc w:val="both"/>
        <w:rPr>
          <w:rFonts w:ascii="Arial" w:hAnsi="Arial" w:cs="Arial"/>
        </w:rPr>
      </w:pPr>
    </w:p>
    <w:p w14:paraId="6459F7F3" w14:textId="77777777" w:rsidR="002A7EB0" w:rsidRPr="00E204D0" w:rsidRDefault="002A7EB0" w:rsidP="002A7EB0">
      <w:pPr>
        <w:pStyle w:val="Recuodecorpodetexto2"/>
        <w:spacing w:after="0" w:line="240" w:lineRule="auto"/>
        <w:jc w:val="right"/>
        <w:rPr>
          <w:rFonts w:ascii="Arial" w:hAnsi="Arial" w:cs="Arial"/>
          <w:sz w:val="22"/>
          <w:szCs w:val="22"/>
          <w:lang w:val="pt-BR"/>
        </w:rPr>
      </w:pPr>
      <w:r w:rsidRPr="00E204D0">
        <w:rPr>
          <w:rFonts w:ascii="Arial" w:hAnsi="Arial" w:cs="Arial"/>
          <w:sz w:val="22"/>
          <w:szCs w:val="22"/>
          <w:lang w:val="pt-BR"/>
        </w:rPr>
        <w:t>Brasília, 19 de agosto de 2016.</w:t>
      </w:r>
    </w:p>
    <w:p w14:paraId="6A8A0230" w14:textId="77777777" w:rsidR="002A7EB0" w:rsidRPr="00E204D0" w:rsidRDefault="002A7EB0" w:rsidP="002A7EB0">
      <w:pPr>
        <w:rPr>
          <w:rFonts w:ascii="Arial" w:hAnsi="Arial" w:cs="Arial"/>
        </w:rPr>
      </w:pPr>
    </w:p>
    <w:p w14:paraId="4B82CE44" w14:textId="77777777" w:rsidR="002A7EB0" w:rsidRPr="00E204D0" w:rsidRDefault="002A7EB0" w:rsidP="002A7EB0">
      <w:pPr>
        <w:jc w:val="both"/>
        <w:rPr>
          <w:rFonts w:ascii="Arial" w:hAnsi="Arial" w:cs="Arial"/>
        </w:rPr>
      </w:pPr>
    </w:p>
    <w:p w14:paraId="742FF6F1" w14:textId="77777777" w:rsidR="002A7EB0" w:rsidRPr="00E204D0" w:rsidRDefault="002A7EB0" w:rsidP="002A7EB0">
      <w:pPr>
        <w:rPr>
          <w:rFonts w:ascii="Arial" w:hAnsi="Arial" w:cs="Arial"/>
        </w:rPr>
      </w:pPr>
    </w:p>
    <w:p w14:paraId="6F217F7F" w14:textId="77777777" w:rsidR="002A7EB0" w:rsidRPr="00E204D0" w:rsidRDefault="002A7EB0" w:rsidP="002A7EB0">
      <w:pPr>
        <w:jc w:val="center"/>
        <w:rPr>
          <w:rFonts w:ascii="Arial" w:hAnsi="Arial" w:cs="Arial"/>
          <w:bCs/>
        </w:rPr>
      </w:pPr>
      <w:r w:rsidRPr="00E204D0">
        <w:rPr>
          <w:rFonts w:ascii="Arial" w:hAnsi="Arial" w:cs="Arial"/>
        </w:rPr>
        <w:t xml:space="preserve">Contador </w:t>
      </w:r>
      <w:r w:rsidRPr="00E204D0">
        <w:rPr>
          <w:rFonts w:ascii="Arial" w:hAnsi="Arial" w:cs="Arial"/>
          <w:b/>
        </w:rPr>
        <w:t>José Martonio Alves Coelho</w:t>
      </w:r>
    </w:p>
    <w:p w14:paraId="73252664" w14:textId="77777777" w:rsidR="002A7EB0" w:rsidRPr="00E204D0" w:rsidRDefault="002A7EB0" w:rsidP="002A7EB0">
      <w:pPr>
        <w:pStyle w:val="Recuodecorpodetexto2"/>
        <w:spacing w:after="0" w:line="240" w:lineRule="auto"/>
        <w:ind w:left="0"/>
        <w:jc w:val="center"/>
        <w:rPr>
          <w:rFonts w:ascii="Arial" w:hAnsi="Arial" w:cs="Arial"/>
          <w:sz w:val="22"/>
          <w:szCs w:val="22"/>
          <w:lang w:val="pt-BR"/>
        </w:rPr>
      </w:pPr>
      <w:r w:rsidRPr="00E204D0">
        <w:rPr>
          <w:rFonts w:ascii="Arial" w:hAnsi="Arial" w:cs="Arial"/>
          <w:b/>
          <w:sz w:val="22"/>
          <w:szCs w:val="22"/>
          <w:lang w:val="pt-BR"/>
        </w:rPr>
        <w:t>Presidente</w:t>
      </w:r>
    </w:p>
    <w:p w14:paraId="733EC2E3" w14:textId="77777777" w:rsidR="002A7EB0" w:rsidRPr="00E204D0" w:rsidRDefault="002A7EB0" w:rsidP="002A7EB0">
      <w:pPr>
        <w:jc w:val="both"/>
        <w:rPr>
          <w:rFonts w:ascii="Arial" w:hAnsi="Arial" w:cs="Arial"/>
        </w:rPr>
      </w:pPr>
    </w:p>
    <w:p w14:paraId="49C76258" w14:textId="77777777" w:rsidR="002A7EB0" w:rsidRPr="00E204D0" w:rsidRDefault="002A7EB0" w:rsidP="002A7EB0">
      <w:pPr>
        <w:tabs>
          <w:tab w:val="left" w:pos="567"/>
        </w:tabs>
        <w:ind w:left="567" w:hanging="567"/>
        <w:jc w:val="both"/>
        <w:rPr>
          <w:rFonts w:ascii="Arial" w:hAnsi="Arial" w:cs="Arial"/>
        </w:rPr>
      </w:pPr>
    </w:p>
    <w:p w14:paraId="0114A8C2" w14:textId="77777777" w:rsidR="002A7EB0" w:rsidRPr="00E204D0" w:rsidRDefault="002A7EB0" w:rsidP="002A7EB0">
      <w:pPr>
        <w:tabs>
          <w:tab w:val="left" w:pos="567"/>
        </w:tabs>
        <w:ind w:left="567" w:hanging="567"/>
        <w:jc w:val="both"/>
        <w:rPr>
          <w:rFonts w:ascii="Arial" w:hAnsi="Arial" w:cs="Arial"/>
        </w:rPr>
      </w:pPr>
    </w:p>
    <w:p w14:paraId="109AC557"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Aplicação e outros materiais explicativos</w:t>
      </w:r>
    </w:p>
    <w:p w14:paraId="1C914A30" w14:textId="77777777" w:rsidR="002A7EB0" w:rsidRPr="00E204D0" w:rsidRDefault="002A7EB0" w:rsidP="002A7EB0">
      <w:pPr>
        <w:tabs>
          <w:tab w:val="left" w:pos="567"/>
        </w:tabs>
        <w:ind w:left="567" w:hanging="567"/>
        <w:jc w:val="both"/>
        <w:rPr>
          <w:rFonts w:ascii="Arial" w:hAnsi="Arial" w:cs="Arial"/>
        </w:rPr>
      </w:pPr>
    </w:p>
    <w:p w14:paraId="0CD7DF88" w14:textId="77777777" w:rsidR="002A7EB0" w:rsidRPr="002A7EB0" w:rsidRDefault="002A7EB0" w:rsidP="002A7EB0">
      <w:pPr>
        <w:rPr>
          <w:b/>
          <w:bCs/>
        </w:rPr>
      </w:pPr>
      <w:r w:rsidRPr="002A7EB0">
        <w:rPr>
          <w:b/>
          <w:bCs/>
        </w:rPr>
        <w:t>Fonte de informações externa (ver item 5(d))</w:t>
      </w:r>
    </w:p>
    <w:p w14:paraId="50A71632" w14:textId="77777777" w:rsidR="002A7EB0" w:rsidRPr="00E204D0" w:rsidRDefault="002A7EB0" w:rsidP="002A7EB0">
      <w:pPr>
        <w:tabs>
          <w:tab w:val="left" w:pos="567"/>
        </w:tabs>
        <w:ind w:left="567" w:hanging="567"/>
        <w:jc w:val="both"/>
        <w:rPr>
          <w:rFonts w:ascii="Arial" w:hAnsi="Arial" w:cs="Arial"/>
        </w:rPr>
      </w:pPr>
    </w:p>
    <w:p w14:paraId="350B5DAF" w14:textId="77777777" w:rsidR="002A7EB0" w:rsidRPr="00E204D0" w:rsidRDefault="002A7EB0" w:rsidP="002A7EB0">
      <w:pPr>
        <w:pStyle w:val="BRK0"/>
        <w:spacing w:before="0" w:line="240" w:lineRule="auto"/>
        <w:rPr>
          <w:rFonts w:cs="Arial"/>
          <w:strike/>
          <w:szCs w:val="22"/>
        </w:rPr>
      </w:pPr>
      <w:r w:rsidRPr="00E204D0">
        <w:rPr>
          <w:rFonts w:cs="Arial"/>
          <w:strike/>
          <w:szCs w:val="22"/>
        </w:rPr>
        <w:t>A1.</w:t>
      </w:r>
      <w:r w:rsidRPr="00E204D0">
        <w:rPr>
          <w:rFonts w:cs="Arial"/>
          <w:strike/>
          <w:szCs w:val="22"/>
        </w:rPr>
        <w:tab/>
        <w:t>As fontes de informações externas podem incluir serviços de precificação, organizações governamentais, bancos centrais ou bolsas de valores reconhecidas. Exemplos de informações que podem ser obtidas de fontes de informações externas incluem:</w:t>
      </w:r>
    </w:p>
    <w:p w14:paraId="1015D8BF" w14:textId="77777777" w:rsidR="002A7EB0" w:rsidRPr="00E204D0" w:rsidRDefault="002A7EB0" w:rsidP="002A7EB0">
      <w:pPr>
        <w:pStyle w:val="BLTBOLA"/>
        <w:spacing w:before="0" w:line="240" w:lineRule="auto"/>
        <w:rPr>
          <w:strike/>
          <w:color w:val="auto"/>
          <w:sz w:val="22"/>
          <w:szCs w:val="22"/>
          <w:lang w:val="pt-BR"/>
        </w:rPr>
      </w:pPr>
      <w:r w:rsidRPr="00E204D0">
        <w:rPr>
          <w:strike/>
          <w:color w:val="auto"/>
          <w:sz w:val="22"/>
          <w:szCs w:val="22"/>
          <w:lang w:val="pt-BR"/>
        </w:rPr>
        <w:t>preços e dados relacionados com precificação;</w:t>
      </w:r>
    </w:p>
    <w:p w14:paraId="3128C685" w14:textId="77777777" w:rsidR="002A7EB0" w:rsidRPr="00E204D0" w:rsidRDefault="002A7EB0" w:rsidP="002A7EB0">
      <w:pPr>
        <w:pStyle w:val="BLTBOLA"/>
        <w:spacing w:before="0" w:line="240" w:lineRule="auto"/>
        <w:rPr>
          <w:strike/>
          <w:color w:val="auto"/>
          <w:sz w:val="22"/>
          <w:szCs w:val="22"/>
          <w:lang w:val="pt-BR"/>
        </w:rPr>
      </w:pPr>
      <w:r w:rsidRPr="00E204D0">
        <w:rPr>
          <w:strike/>
          <w:color w:val="auto"/>
          <w:sz w:val="22"/>
          <w:szCs w:val="22"/>
          <w:lang w:val="pt-BR"/>
        </w:rPr>
        <w:t>dados macroeconômicos, como taxas de desemprego históricas e projetadas e taxas de crescimento econômico, ou dados de censos;</w:t>
      </w:r>
    </w:p>
    <w:p w14:paraId="04549976" w14:textId="77777777" w:rsidR="002A7EB0" w:rsidRPr="00E204D0" w:rsidRDefault="002A7EB0" w:rsidP="002A7EB0">
      <w:pPr>
        <w:pStyle w:val="BLTBOLA"/>
        <w:spacing w:before="0" w:line="240" w:lineRule="auto"/>
        <w:rPr>
          <w:strike/>
          <w:color w:val="auto"/>
          <w:sz w:val="22"/>
          <w:szCs w:val="22"/>
        </w:rPr>
      </w:pPr>
      <w:r w:rsidRPr="00E204D0">
        <w:rPr>
          <w:strike/>
          <w:color w:val="auto"/>
          <w:sz w:val="22"/>
          <w:szCs w:val="22"/>
        </w:rPr>
        <w:t xml:space="preserve">dados </w:t>
      </w:r>
      <w:r w:rsidRPr="00E204D0">
        <w:rPr>
          <w:strike/>
          <w:color w:val="auto"/>
          <w:sz w:val="22"/>
          <w:szCs w:val="22"/>
          <w:lang w:val="pt-BR"/>
        </w:rPr>
        <w:t>históricos de crédito</w:t>
      </w:r>
      <w:r w:rsidRPr="00E204D0">
        <w:rPr>
          <w:strike/>
          <w:color w:val="auto"/>
          <w:sz w:val="22"/>
          <w:szCs w:val="22"/>
        </w:rPr>
        <w:t>;</w:t>
      </w:r>
    </w:p>
    <w:p w14:paraId="3C8FFFBC" w14:textId="77777777" w:rsidR="002A7EB0" w:rsidRPr="00E204D0" w:rsidRDefault="002A7EB0" w:rsidP="002A7EB0">
      <w:pPr>
        <w:pStyle w:val="BLTBOLA"/>
        <w:spacing w:before="0" w:line="240" w:lineRule="auto"/>
        <w:rPr>
          <w:strike/>
          <w:color w:val="auto"/>
          <w:sz w:val="22"/>
          <w:szCs w:val="22"/>
          <w:lang w:val="pt-BR"/>
        </w:rPr>
      </w:pPr>
      <w:r w:rsidRPr="00E204D0">
        <w:rPr>
          <w:strike/>
          <w:color w:val="auto"/>
          <w:sz w:val="22"/>
          <w:szCs w:val="22"/>
          <w:lang w:val="pt-BR"/>
        </w:rPr>
        <w:t>dados específicos de um setor, como, por exemplo, índice de custos de recuperação para determinadas indústrias extrativistas, ou informações de audiência ou classificações utilizadas para determinar receita de publicidade no setor de entretenimento; e</w:t>
      </w:r>
    </w:p>
    <w:p w14:paraId="7B52AE27" w14:textId="77777777" w:rsidR="002A7EB0" w:rsidRPr="00E204D0" w:rsidRDefault="002A7EB0" w:rsidP="002A7EB0">
      <w:pPr>
        <w:pStyle w:val="BLTBOLA"/>
        <w:spacing w:before="0" w:line="240" w:lineRule="auto"/>
        <w:rPr>
          <w:strike/>
          <w:color w:val="auto"/>
          <w:sz w:val="22"/>
          <w:szCs w:val="22"/>
          <w:lang w:val="pt-BR"/>
        </w:rPr>
      </w:pPr>
      <w:r w:rsidRPr="00E204D0">
        <w:rPr>
          <w:strike/>
          <w:color w:val="auto"/>
          <w:sz w:val="22"/>
          <w:szCs w:val="22"/>
          <w:lang w:val="pt-BR"/>
        </w:rPr>
        <w:t xml:space="preserve">tábuas de mortalidade utilizadas para determinar os passivos nos setores de seguro de vida e de pensão. </w:t>
      </w:r>
      <w:r w:rsidRPr="00E204D0">
        <w:rPr>
          <w:strike/>
          <w:color w:val="00B0F0"/>
          <w:sz w:val="22"/>
          <w:szCs w:val="22"/>
          <w:lang w:val="pt-BR"/>
        </w:rPr>
        <w:t>(incluída pala Revisão NBC 3)</w:t>
      </w:r>
    </w:p>
    <w:p w14:paraId="2DF00CB9" w14:textId="77777777" w:rsidR="002A7EB0" w:rsidRPr="00E204D0" w:rsidRDefault="002A7EB0" w:rsidP="002A7EB0">
      <w:pPr>
        <w:ind w:left="567" w:hanging="567"/>
        <w:jc w:val="both"/>
        <w:rPr>
          <w:rFonts w:ascii="Arial" w:hAnsi="Arial" w:cs="Arial"/>
        </w:rPr>
      </w:pPr>
    </w:p>
    <w:p w14:paraId="6D24E71A" w14:textId="77777777" w:rsidR="002A7EB0" w:rsidRPr="00E204D0" w:rsidRDefault="002A7EB0" w:rsidP="002A7EB0">
      <w:pPr>
        <w:ind w:left="567" w:hanging="567"/>
        <w:jc w:val="both"/>
        <w:rPr>
          <w:rFonts w:ascii="Arial" w:hAnsi="Arial" w:cs="Arial"/>
        </w:rPr>
      </w:pPr>
      <w:r w:rsidRPr="00E204D0">
        <w:rPr>
          <w:rFonts w:ascii="Arial" w:hAnsi="Arial" w:cs="Arial"/>
        </w:rPr>
        <w:t xml:space="preserve">A1. </w:t>
      </w:r>
      <w:r w:rsidRPr="00E204D0">
        <w:rPr>
          <w:rFonts w:ascii="Arial" w:hAnsi="Arial" w:cs="Arial"/>
        </w:rPr>
        <w:tab/>
        <w:t xml:space="preserve">A evidência de auditoria é necessária para fundamentar a opinião e o relatório do auditor. Ela tem natureza cumulativa e é obtida principalmente a partir dos procedimentos de auditoria realizados durante o curso do trabalho. Contudo, ela também pode incluir informações obtidas de outras fontes, como auditorias anteriores (contanto que o auditor tenha avaliado se essas informações permanecem relevantes e confiáveis como evidência de auditoria para a atual auditoria) ou procedimentos de controle de qualidade da firma de auditoria para aceitação e continuidade de clientes. Além disso, os registros contábeis e outras fontes internas e externas da entidade são importantes fontes de evidência de auditoria. Informações que podem ser utilizadas como evidência de auditoria podem ter sido elaboradas com a utilização do trabalho de especialista da administração. A evidência de auditoria abrange informações que suportam e corroboram as afirmações da administração e qualquer informação que contradiga tais afirmações.  Ademais, em alguns casos, a ausência de informações (por exemplo, a recusa da administração em fornecer uma representação solicitada) é utilizada pelo auditor e, portanto, também constitui evidência de auditoria. </w:t>
      </w:r>
      <w:r w:rsidRPr="00E204D0">
        <w:rPr>
          <w:rFonts w:ascii="Arial" w:hAnsi="Arial" w:cs="Arial"/>
          <w:color w:val="00AFEF"/>
          <w:sz w:val="16"/>
        </w:rPr>
        <w:t>(Alterado pela</w:t>
      </w:r>
      <w:r w:rsidRPr="00E204D0">
        <w:rPr>
          <w:rFonts w:ascii="Arial" w:hAnsi="Arial" w:cs="Arial"/>
          <w:color w:val="00AFEF"/>
          <w:spacing w:val="1"/>
          <w:sz w:val="16"/>
        </w:rPr>
        <w:t xml:space="preserve"> </w:t>
      </w:r>
      <w:r w:rsidRPr="00E204D0">
        <w:rPr>
          <w:rFonts w:ascii="Arial" w:hAnsi="Arial" w:cs="Arial"/>
          <w:color w:val="00AFEF"/>
          <w:sz w:val="16"/>
        </w:rPr>
        <w:t>Revisão</w:t>
      </w:r>
      <w:r w:rsidRPr="00E204D0">
        <w:rPr>
          <w:rFonts w:ascii="Arial" w:hAnsi="Arial" w:cs="Arial"/>
          <w:color w:val="00AFEF"/>
          <w:spacing w:val="-1"/>
          <w:sz w:val="16"/>
        </w:rPr>
        <w:t xml:space="preserve"> </w:t>
      </w:r>
      <w:r w:rsidRPr="00E204D0">
        <w:rPr>
          <w:rFonts w:ascii="Arial" w:hAnsi="Arial" w:cs="Arial"/>
          <w:color w:val="00AFEF"/>
          <w:sz w:val="16"/>
        </w:rPr>
        <w:t>NBC 11)</w:t>
      </w:r>
    </w:p>
    <w:p w14:paraId="3BC2BEBE" w14:textId="77777777" w:rsidR="002A7EB0" w:rsidRPr="00E204D0" w:rsidRDefault="002A7EB0" w:rsidP="002A7EB0">
      <w:pPr>
        <w:ind w:left="567" w:hanging="567"/>
        <w:jc w:val="both"/>
        <w:rPr>
          <w:rFonts w:ascii="Arial" w:hAnsi="Arial" w:cs="Arial"/>
        </w:rPr>
      </w:pPr>
    </w:p>
    <w:p w14:paraId="391C40E3"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E204D0">
        <w:rPr>
          <w:rFonts w:cs="Arial"/>
          <w:szCs w:val="22"/>
        </w:rPr>
        <w:t>A2.</w:t>
      </w:r>
      <w:r w:rsidRPr="00E204D0">
        <w:rPr>
          <w:rFonts w:cs="Arial"/>
          <w:szCs w:val="22"/>
        </w:rPr>
        <w:tab/>
        <w:t xml:space="preserve">É mais provável que um conjunto específico de informações seja adequado para o uso por grande número de usuários e menos provável que ele esteja sujeito à influência de qualquer usuário específico se o indivíduo externo ou a organização externa o fornece para o público de graça, ou o disponibiliza para vasta gama de usuários em troca do pagamento de taxa. Um julgamento pode ser necessário para determinar se as informações são adequadas para o uso por grande número de usuários, levando-se em consideração a capacidade da entidade de influenciar a fonte de informações externa. </w:t>
      </w:r>
      <w:r w:rsidRPr="00CA5524">
        <w:rPr>
          <w:rFonts w:eastAsia="Times New Roman" w:cs="Arial"/>
          <w:color w:val="00AFEF"/>
          <w:sz w:val="16"/>
          <w:szCs w:val="22"/>
          <w:lang w:eastAsia="pt-BR"/>
        </w:rPr>
        <w:t>(incluída pala Revisão NBC 3)</w:t>
      </w:r>
    </w:p>
    <w:p w14:paraId="0BF21158" w14:textId="77777777" w:rsidR="002A7EB0" w:rsidRPr="00E204D0" w:rsidRDefault="002A7EB0" w:rsidP="002A7EB0">
      <w:pPr>
        <w:ind w:left="567" w:hanging="567"/>
        <w:jc w:val="both"/>
        <w:rPr>
          <w:rFonts w:ascii="Arial" w:hAnsi="Arial" w:cs="Arial"/>
        </w:rPr>
      </w:pPr>
    </w:p>
    <w:p w14:paraId="60901E61"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E204D0">
        <w:rPr>
          <w:rFonts w:cs="Arial"/>
          <w:szCs w:val="22"/>
        </w:rPr>
        <w:t>A3.</w:t>
      </w:r>
      <w:r w:rsidRPr="00E204D0">
        <w:rPr>
          <w:rFonts w:cs="Arial"/>
          <w:szCs w:val="22"/>
        </w:rPr>
        <w:tab/>
        <w:t xml:space="preserve">Um indivíduo externo ou organização externa não pode, com relação a qualquer conjunto de informações específico, ser fonte de informações externa e especialista da administração, ou organização de serviços ou especialista do auditor ao mesmo tempo. </w:t>
      </w:r>
      <w:r w:rsidRPr="00CA5524">
        <w:rPr>
          <w:rFonts w:eastAsia="Times New Roman" w:cs="Arial"/>
          <w:color w:val="00AFEF"/>
          <w:sz w:val="16"/>
          <w:szCs w:val="22"/>
          <w:lang w:eastAsia="pt-BR"/>
        </w:rPr>
        <w:t>(incluída pala Revisão NBC 3)</w:t>
      </w:r>
    </w:p>
    <w:p w14:paraId="13EA5F09" w14:textId="77777777" w:rsidR="002A7EB0" w:rsidRPr="00E204D0" w:rsidRDefault="002A7EB0" w:rsidP="002A7EB0">
      <w:pPr>
        <w:ind w:left="567" w:hanging="567"/>
        <w:jc w:val="both"/>
        <w:rPr>
          <w:rFonts w:ascii="Arial" w:hAnsi="Arial" w:cs="Arial"/>
        </w:rPr>
      </w:pPr>
    </w:p>
    <w:p w14:paraId="214C900C" w14:textId="77777777" w:rsidR="002A7EB0" w:rsidRPr="00E204D0" w:rsidRDefault="002A7EB0" w:rsidP="002A7EB0">
      <w:pPr>
        <w:pStyle w:val="BRK0"/>
        <w:spacing w:before="0" w:line="240" w:lineRule="auto"/>
        <w:rPr>
          <w:rFonts w:cs="Arial"/>
          <w:szCs w:val="22"/>
        </w:rPr>
      </w:pPr>
      <w:r w:rsidRPr="00E204D0">
        <w:rPr>
          <w:rFonts w:cs="Arial"/>
          <w:szCs w:val="22"/>
        </w:rPr>
        <w:t>A4.</w:t>
      </w:r>
      <w:r w:rsidRPr="00E204D0">
        <w:rPr>
          <w:rFonts w:cs="Arial"/>
          <w:szCs w:val="22"/>
        </w:rPr>
        <w:tab/>
        <w:t>Entretanto, um indivíduo externo ou organização externa pode, por exemplo, atuar como especialista da administração enquanto fornece um conjunto de informações específico, mas pode atuar como fonte de informações externa quando fornece um conjunto de informações diferente. Em algumas circunstâncias, o julgamento profissional pode ser necessário para determinar se o indivíduo externo ou a organização externa está atuando como fonte de informações externa ou como especialista da administração com relação a um conjunto de informações específico. Em outras circunstâncias, a distinção pode ser clara. Por exemplo:</w:t>
      </w:r>
    </w:p>
    <w:p w14:paraId="113EE38B" w14:textId="77777777" w:rsidR="002A7EB0" w:rsidRPr="00E204D0" w:rsidRDefault="002A7EB0">
      <w:pPr>
        <w:pStyle w:val="BLTBOLA"/>
        <w:numPr>
          <w:ilvl w:val="0"/>
          <w:numId w:val="183"/>
        </w:numPr>
        <w:tabs>
          <w:tab w:val="clear" w:pos="1070"/>
        </w:tabs>
        <w:spacing w:before="0" w:line="240" w:lineRule="auto"/>
        <w:ind w:left="993" w:hanging="284"/>
        <w:rPr>
          <w:color w:val="auto"/>
          <w:sz w:val="22"/>
          <w:szCs w:val="22"/>
          <w:lang w:val="pt-BR"/>
        </w:rPr>
      </w:pPr>
      <w:r w:rsidRPr="00E204D0">
        <w:rPr>
          <w:color w:val="auto"/>
          <w:sz w:val="22"/>
          <w:szCs w:val="22"/>
          <w:lang w:val="pt-BR"/>
        </w:rPr>
        <w:t>um indivíduo externo ou organização externa pode fornecer informações sobre preços de imóveis que são adequadas para o uso por grande número de usuários, como, por exemplo, informações disponibilizadas de forma geral para uma região geográfica, e ser determinado como sendo fonte de informações externa com relação a esse conjunto de informações. A mesma organização externa também pode atuar como especialista da administração ou do auditor no fornecimento de avaliações comissionadas com relação à carteira de imóveis da entidade elaborada sob medida para os fatos e circunstâncias da entidade;</w:t>
      </w:r>
    </w:p>
    <w:p w14:paraId="34AC1467" w14:textId="77777777" w:rsidR="002A7EB0" w:rsidRPr="00E204D0" w:rsidRDefault="002A7EB0">
      <w:pPr>
        <w:pStyle w:val="BLTBOLA"/>
        <w:numPr>
          <w:ilvl w:val="0"/>
          <w:numId w:val="183"/>
        </w:numPr>
        <w:tabs>
          <w:tab w:val="clear" w:pos="1070"/>
        </w:tabs>
        <w:spacing w:before="0" w:line="240" w:lineRule="auto"/>
        <w:ind w:left="993" w:hanging="284"/>
        <w:rPr>
          <w:color w:val="auto"/>
          <w:sz w:val="22"/>
          <w:szCs w:val="22"/>
          <w:lang w:val="pt-BR"/>
        </w:rPr>
      </w:pPr>
      <w:r w:rsidRPr="00E204D0">
        <w:rPr>
          <w:color w:val="auto"/>
          <w:sz w:val="22"/>
          <w:szCs w:val="22"/>
          <w:lang w:val="pt-BR"/>
        </w:rPr>
        <w:t>algumas organizações atuariais publicam tábuas de mortalidade para uso geral, que, quando utilizadas pela entidade, seriam geralmente consideradas informações de fonte de informações externa. A mesma organização atuarial também pode ser especialista da administração com relação a informações diferentes elaboradas sob medida para as circunstâncias específicas da entidade para auxiliar a administração a determinar o passivo de pensão para diversos planos de pensão da entidade;</w:t>
      </w:r>
    </w:p>
    <w:p w14:paraId="48978324" w14:textId="77777777" w:rsidR="002A7EB0" w:rsidRPr="00E204D0" w:rsidRDefault="002A7EB0">
      <w:pPr>
        <w:pStyle w:val="BLTBOLA"/>
        <w:numPr>
          <w:ilvl w:val="0"/>
          <w:numId w:val="183"/>
        </w:numPr>
        <w:tabs>
          <w:tab w:val="clear" w:pos="1070"/>
        </w:tabs>
        <w:spacing w:before="0" w:line="240" w:lineRule="auto"/>
        <w:ind w:left="993" w:hanging="284"/>
        <w:rPr>
          <w:color w:val="auto"/>
          <w:sz w:val="22"/>
          <w:szCs w:val="22"/>
          <w:lang w:val="pt-BR"/>
        </w:rPr>
      </w:pPr>
      <w:r w:rsidRPr="00E204D0">
        <w:rPr>
          <w:color w:val="auto"/>
          <w:sz w:val="22"/>
          <w:szCs w:val="22"/>
          <w:lang w:val="pt-BR"/>
        </w:rPr>
        <w:t>um indivíduo externo ou organização externa pode ter especialização na aplicação de modelos para estimar o valor justo de títulos e valores mobiliários para os quais não há mercado observável. Se o indivíduo externo ou a organização externa aplica essa especialização na elaboração de estimativa especificamente para a entidade e esse trabalho é utilizado pela administração na elaboração de suas demonstrações contábeis, é provável que o indivíduo externo ou a organização externa seja especialista da administração com relação a essas informações. Se, por outro lado, o indivíduo externo ou a organização externa simplesmente fornece, para o público, preços ou dados relacionados com preços referentes a transações particulares, e a entidade usa essas informações em seus próprios métodos de estimativa, é provável que o indivíduo externo ou a organização externa seja fonte de informações externa com relação a essas informações;</w:t>
      </w:r>
    </w:p>
    <w:p w14:paraId="778EE01B" w14:textId="77777777" w:rsidR="002A7EB0" w:rsidRPr="00E204D0" w:rsidRDefault="002A7EB0">
      <w:pPr>
        <w:pStyle w:val="BLTBOLA"/>
        <w:numPr>
          <w:ilvl w:val="0"/>
          <w:numId w:val="183"/>
        </w:numPr>
        <w:tabs>
          <w:tab w:val="clear" w:pos="1070"/>
        </w:tabs>
        <w:spacing w:before="0" w:line="240" w:lineRule="auto"/>
        <w:ind w:left="993" w:hanging="284"/>
        <w:rPr>
          <w:color w:val="auto"/>
          <w:sz w:val="22"/>
          <w:szCs w:val="22"/>
          <w:lang w:val="pt-BR"/>
        </w:rPr>
      </w:pPr>
      <w:r w:rsidRPr="00E204D0">
        <w:rPr>
          <w:color w:val="auto"/>
          <w:sz w:val="22"/>
          <w:szCs w:val="22"/>
          <w:lang w:val="pt-BR"/>
        </w:rPr>
        <w:t>um indivíduo externo ou organização externa pode publicar informações adequadas para grande número de usuários sobre os riscos ou as condições de um setor. Se utilizadas pela entidade na elaboração das divulgações de risco (por exemplo, em conformidade com a NBC TG 40 – Instrumentos Financeiros: Evidenciação), essas informações seriam geralmente consideradas informações de fonte externa. Entretanto, se os mesmos tipos de informações tiverem sido especificamente comissionados pela entidade para utilizar a sua especialização para desenvolver informações sobre esses riscos, sob medida para as circunstâncias da entidade, é provável que o indivíduo externo ou a organização externa esteja atuando como especialista da administração;</w:t>
      </w:r>
    </w:p>
    <w:p w14:paraId="3F385874" w14:textId="77777777" w:rsidR="002A7EB0" w:rsidRPr="00CA5524" w:rsidRDefault="002A7EB0">
      <w:pPr>
        <w:pStyle w:val="BLTBOLA"/>
        <w:numPr>
          <w:ilvl w:val="0"/>
          <w:numId w:val="183"/>
        </w:numPr>
        <w:tabs>
          <w:tab w:val="clear" w:pos="1070"/>
        </w:tabs>
        <w:spacing w:before="0" w:line="240" w:lineRule="auto"/>
        <w:ind w:left="993" w:hanging="284"/>
        <w:rPr>
          <w:rFonts w:eastAsia="Times New Roman"/>
          <w:color w:val="00AFEF"/>
          <w:sz w:val="16"/>
          <w:szCs w:val="22"/>
          <w:lang w:val="pt-BR" w:eastAsia="pt-BR"/>
        </w:rPr>
      </w:pPr>
      <w:r w:rsidRPr="00E204D0">
        <w:rPr>
          <w:color w:val="auto"/>
          <w:sz w:val="22"/>
          <w:szCs w:val="22"/>
          <w:lang w:val="pt-BR"/>
        </w:rPr>
        <w:t xml:space="preserve">um indivíduo externo ou organização externa pode aplicar a sua especialização no fornecimento de informações sobre as tendências atuais e futuras do mercado, o que as torna disponíveis para grande número de usuários e adequadas para serem utilizadas por eles. Se elas forem utilizadas pela entidade para auxiliar a tomada de decisões sobre premissas a serem utilizadas na elaboração das estimativas contábeis, é provável que essas informações sejam consideradas informações de fonte externa. Se os mesmos tipos de informações tiverem sido comissionados pela entidade para tratar de tendências atuais e futuras do mercado relevantes para fatos e circunstâncias específicas da entidade, é provável que o indivíduo externo ou a organização externa esteja atuando como especialista da administração. </w:t>
      </w:r>
      <w:r w:rsidRPr="00CA5524">
        <w:rPr>
          <w:rFonts w:eastAsia="Times New Roman"/>
          <w:color w:val="00AFEF"/>
          <w:sz w:val="16"/>
          <w:szCs w:val="22"/>
          <w:lang w:val="pt-BR" w:eastAsia="pt-BR"/>
        </w:rPr>
        <w:t>(incluída pala Revisão NBC 3)</w:t>
      </w:r>
    </w:p>
    <w:p w14:paraId="6FA642AA" w14:textId="77777777" w:rsidR="002A7EB0" w:rsidRPr="00E204D0" w:rsidRDefault="002A7EB0" w:rsidP="002A7EB0">
      <w:pPr>
        <w:tabs>
          <w:tab w:val="left" w:pos="567"/>
        </w:tabs>
        <w:ind w:left="567" w:hanging="567"/>
        <w:jc w:val="both"/>
        <w:rPr>
          <w:rFonts w:ascii="Arial" w:hAnsi="Arial" w:cs="Arial"/>
        </w:rPr>
      </w:pPr>
    </w:p>
    <w:p w14:paraId="58585C82"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b/>
        </w:rPr>
        <w:t>Evidência de auditoria apropriada e suficiente</w:t>
      </w:r>
      <w:r w:rsidRPr="00E204D0">
        <w:rPr>
          <w:rFonts w:ascii="Arial" w:hAnsi="Arial" w:cs="Arial"/>
        </w:rPr>
        <w:t xml:space="preserve"> (ver item 6)</w:t>
      </w:r>
    </w:p>
    <w:p w14:paraId="50E1BEAB" w14:textId="77777777" w:rsidR="002A7EB0" w:rsidRPr="00E204D0" w:rsidRDefault="002A7EB0" w:rsidP="002A7EB0">
      <w:pPr>
        <w:tabs>
          <w:tab w:val="left" w:pos="567"/>
        </w:tabs>
        <w:ind w:left="567" w:hanging="567"/>
        <w:jc w:val="both"/>
        <w:rPr>
          <w:rFonts w:ascii="Arial" w:hAnsi="Arial" w:cs="Arial"/>
        </w:rPr>
      </w:pPr>
    </w:p>
    <w:p w14:paraId="7F5C7EFC" w14:textId="77777777" w:rsidR="002A7EB0" w:rsidRPr="00E204D0" w:rsidRDefault="002A7EB0" w:rsidP="002A7EB0">
      <w:pPr>
        <w:tabs>
          <w:tab w:val="left" w:pos="567"/>
        </w:tabs>
        <w:ind w:left="567" w:hanging="567"/>
        <w:jc w:val="both"/>
        <w:rPr>
          <w:rFonts w:ascii="Arial" w:hAnsi="Arial" w:cs="Arial"/>
          <w:color w:val="00B0F0"/>
          <w:sz w:val="18"/>
          <w:szCs w:val="18"/>
        </w:rPr>
      </w:pPr>
      <w:r w:rsidRPr="00E204D0">
        <w:rPr>
          <w:rFonts w:ascii="Arial" w:hAnsi="Arial" w:cs="Arial"/>
        </w:rPr>
        <w:t xml:space="preserve">A5. </w:t>
      </w:r>
      <w:r w:rsidRPr="00E204D0">
        <w:rPr>
          <w:rFonts w:ascii="Arial" w:hAnsi="Arial" w:cs="Arial"/>
        </w:rPr>
        <w:tab/>
        <w:t xml:space="preserve">A evidência de auditoria é necessária para fundamentar a opinião e o relatório do auditor. Ela tem natureza cumulativa e é obtida principalmente a partir dos procedimentos de auditoria realizados durante o curso do trabalho. Contudo, ela também pode incluir informações obtidas de outras fontes, como auditorias anteriores (contanto que o auditor tenha determinado se ocorreram mudanças desde a auditoria anterior que possam afetar sua relevância para a atual auditoria – ver NBC TA 315, item 9) ou procedimentos de controle de qualidade da firma de auditoria para aceitação e continuidade de clientes. Além disso, os registros contábeis </w:t>
      </w:r>
      <w:r w:rsidRPr="00E204D0">
        <w:rPr>
          <w:rFonts w:ascii="Arial" w:hAnsi="Arial" w:cs="Arial"/>
          <w:szCs w:val="18"/>
        </w:rPr>
        <w:t xml:space="preserve">e outras fontes internas da entidade </w:t>
      </w:r>
      <w:r w:rsidRPr="00E204D0">
        <w:rPr>
          <w:rFonts w:ascii="Arial" w:hAnsi="Arial" w:cs="Arial"/>
        </w:rPr>
        <w:t>são importantes fontes de evidência de auditoria. Informações que podem ser utilizadas como evidência de auditoria podem ter sido elaboradas com a utilização do trabalho de especialista da administração</w:t>
      </w:r>
      <w:r w:rsidRPr="00E204D0">
        <w:rPr>
          <w:rFonts w:ascii="Arial" w:hAnsi="Arial" w:cs="Arial"/>
          <w:szCs w:val="18"/>
        </w:rPr>
        <w:t xml:space="preserve"> ou obtidas de fonte de informações externa</w:t>
      </w:r>
      <w:r w:rsidRPr="00E204D0">
        <w:rPr>
          <w:rFonts w:ascii="Arial" w:hAnsi="Arial" w:cs="Arial"/>
        </w:rPr>
        <w:t xml:space="preserve">. A evidência de auditoria abrange informações que suportam e corroboram as afirmações da administração e qualquer informação que contradiga tais afirmações. Além disso, em alguns casos, a ausência de informações (por exemplo, a recusa da administração em fornecer uma representação solicitada) é utilizada pelo auditor e, portanto, também constitui evidência de auditoria </w:t>
      </w:r>
      <w:r w:rsidRPr="00E204D0">
        <w:rPr>
          <w:rFonts w:ascii="Arial" w:hAnsi="Arial" w:cs="Arial"/>
          <w:color w:val="00B0F0"/>
          <w:sz w:val="18"/>
          <w:szCs w:val="18"/>
        </w:rPr>
        <w:t>(Alterado pala Revisão NBC 3)</w:t>
      </w:r>
    </w:p>
    <w:p w14:paraId="1A8073B9" w14:textId="77777777" w:rsidR="002A7EB0" w:rsidRPr="00E204D0" w:rsidRDefault="002A7EB0" w:rsidP="002A7EB0">
      <w:pPr>
        <w:tabs>
          <w:tab w:val="left" w:pos="567"/>
        </w:tabs>
        <w:ind w:left="567" w:hanging="567"/>
        <w:jc w:val="both"/>
        <w:rPr>
          <w:rFonts w:ascii="Arial" w:hAnsi="Arial" w:cs="Arial"/>
        </w:rPr>
      </w:pPr>
    </w:p>
    <w:p w14:paraId="4CE44285"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ab/>
      </w:r>
    </w:p>
    <w:p w14:paraId="6BD8B8A3"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A2</w:t>
      </w:r>
      <w:r w:rsidRPr="00E204D0">
        <w:rPr>
          <w:rFonts w:ascii="Arial" w:hAnsi="Arial" w:cs="Arial"/>
        </w:rPr>
        <w:t xml:space="preserve">.A6 A maior parte do trabalho do auditor para formar sua opinião consiste na obtenção e avaliação da evidência de auditoria. Os procedimentos de auditoria para obter evidência de auditoria podem incluir a inspeção, observação, confirmação, recálculo, reexecução e procedimentos analíticos, muitas vezes em combinação, além da indagação. Embora a indagação possa fornecer importante evidência de auditoria e possa produzir evidência de distorção, a indagação, sozinha, geralmente não fornece evidência de auditoria suficiente da ausência de distorção relevante no nível da afirmação nem da eficácia operacional dos controles. </w:t>
      </w:r>
      <w:r w:rsidRPr="00CA5524">
        <w:rPr>
          <w:rFonts w:ascii="Arial" w:hAnsi="Arial" w:cs="Arial"/>
          <w:color w:val="00AFEF"/>
          <w:sz w:val="16"/>
        </w:rPr>
        <w:t>(Alterado pala Revisão NBC 3)</w:t>
      </w:r>
    </w:p>
    <w:p w14:paraId="74303AA0" w14:textId="77777777" w:rsidR="002A7EB0" w:rsidRPr="00E204D0" w:rsidRDefault="002A7EB0" w:rsidP="002A7EB0">
      <w:pPr>
        <w:tabs>
          <w:tab w:val="left" w:pos="567"/>
        </w:tabs>
        <w:ind w:left="567" w:hanging="567"/>
        <w:jc w:val="both"/>
        <w:rPr>
          <w:rFonts w:ascii="Arial" w:hAnsi="Arial" w:cs="Arial"/>
        </w:rPr>
      </w:pPr>
    </w:p>
    <w:p w14:paraId="7945FE3D"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E204D0">
        <w:rPr>
          <w:rFonts w:cs="Arial"/>
          <w:strike/>
          <w:szCs w:val="22"/>
        </w:rPr>
        <w:t>A3.</w:t>
      </w:r>
      <w:r w:rsidRPr="00E204D0">
        <w:rPr>
          <w:rFonts w:cs="Arial"/>
          <w:szCs w:val="22"/>
        </w:rPr>
        <w:t xml:space="preserve">A7 Como explicado na NBC TA 200, item 5, obtém-se segurança razoável quando o auditor obtiver evidência de auditoria apropriada e suficiente para a redução do risco de auditoria (isto é, o risco de que o auditor expresse uma opinião não apropriada quando as demonstrações contábeis apresentam distorção relevante) a um nível aceitavelmente baixo. </w:t>
      </w:r>
      <w:r w:rsidRPr="00CA5524">
        <w:rPr>
          <w:rFonts w:eastAsia="Times New Roman" w:cs="Arial"/>
          <w:color w:val="00AFEF"/>
          <w:sz w:val="16"/>
          <w:szCs w:val="22"/>
          <w:lang w:eastAsia="pt-BR"/>
        </w:rPr>
        <w:t>(Alterado pala Revisão NBC 3)</w:t>
      </w:r>
    </w:p>
    <w:p w14:paraId="0D375C94"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CA5524">
        <w:rPr>
          <w:rFonts w:eastAsia="Times New Roman" w:cs="Arial"/>
          <w:color w:val="00AFEF"/>
          <w:sz w:val="16"/>
          <w:szCs w:val="22"/>
          <w:lang w:eastAsia="pt-BR"/>
        </w:rPr>
        <w:tab/>
      </w:r>
    </w:p>
    <w:p w14:paraId="1FE75B55"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A4</w:t>
      </w:r>
      <w:r w:rsidRPr="00E204D0">
        <w:rPr>
          <w:rFonts w:ascii="Arial" w:hAnsi="Arial" w:cs="Arial"/>
        </w:rPr>
        <w:t>.A8 A suficiência e adequação da evidência de auditoria estão inter-relacionadas. A suficiência é a medida da quantidade de evidência de auditoria. A quantidade da evidência de auditoria necessária é afetada pela avaliação do auditor dos riscos de distorção (quanto mais elevados os riscos avaliados, maior a probabilidade de que seja exigida mais evidência de auditoria) e também pela qualidade de tal evidência de auditoria (quanto maior a qualidade, menos evidência pode ser exigida). A obtenção de mais evidência de auditoria, porém, não compensa a sua má qualidade.</w:t>
      </w:r>
      <w:r w:rsidRPr="00E204D0">
        <w:rPr>
          <w:rFonts w:ascii="Arial" w:hAnsi="Arial" w:cs="Arial"/>
          <w:color w:val="00B0F0"/>
        </w:rPr>
        <w:t xml:space="preserve"> </w:t>
      </w:r>
      <w:r w:rsidRPr="00CA5524">
        <w:rPr>
          <w:rFonts w:ascii="Arial" w:hAnsi="Arial" w:cs="Arial"/>
          <w:color w:val="00AFEF"/>
          <w:sz w:val="16"/>
        </w:rPr>
        <w:t>(Alterado pala Revisão NBC 3)</w:t>
      </w:r>
    </w:p>
    <w:p w14:paraId="09A77CE3" w14:textId="77777777" w:rsidR="002A7EB0" w:rsidRPr="00E204D0" w:rsidRDefault="002A7EB0" w:rsidP="002A7EB0">
      <w:pPr>
        <w:tabs>
          <w:tab w:val="left" w:pos="567"/>
        </w:tabs>
        <w:ind w:left="567" w:hanging="567"/>
        <w:jc w:val="both"/>
        <w:rPr>
          <w:rFonts w:ascii="Arial" w:hAnsi="Arial" w:cs="Arial"/>
        </w:rPr>
      </w:pPr>
    </w:p>
    <w:p w14:paraId="796EBBFF"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A5.</w:t>
      </w:r>
      <w:r w:rsidRPr="00E204D0">
        <w:rPr>
          <w:rFonts w:ascii="Arial" w:hAnsi="Arial" w:cs="Arial"/>
        </w:rPr>
        <w:t>A9 Adequação é a medida da qualidade da evidência de auditoria, isto é, sua relevância e sua confiabilidade para fornecer suporte às conclusões em que se fundamenta a opinião do auditor. A confiabilidade da evidência é influenciada pela sua fonte e sua natureza e depende das circunstâncias individuais em que é obtida.</w:t>
      </w:r>
      <w:r w:rsidRPr="00E204D0">
        <w:rPr>
          <w:rFonts w:ascii="Arial" w:hAnsi="Arial" w:cs="Arial"/>
          <w:color w:val="00B0F0"/>
        </w:rPr>
        <w:t xml:space="preserve"> </w:t>
      </w:r>
      <w:r w:rsidRPr="00CA5524">
        <w:rPr>
          <w:rFonts w:ascii="Arial" w:hAnsi="Arial" w:cs="Arial"/>
          <w:color w:val="00AFEF"/>
          <w:sz w:val="16"/>
        </w:rPr>
        <w:t>(Alterado pala Revisão NBC 3)</w:t>
      </w:r>
    </w:p>
    <w:p w14:paraId="282F13EF" w14:textId="77777777" w:rsidR="002A7EB0" w:rsidRPr="00E204D0" w:rsidRDefault="002A7EB0" w:rsidP="002A7EB0">
      <w:pPr>
        <w:tabs>
          <w:tab w:val="left" w:pos="567"/>
        </w:tabs>
        <w:ind w:left="567" w:hanging="567"/>
        <w:jc w:val="both"/>
        <w:rPr>
          <w:rFonts w:ascii="Arial" w:hAnsi="Arial" w:cs="Arial"/>
        </w:rPr>
      </w:pPr>
    </w:p>
    <w:p w14:paraId="311C79B0"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 xml:space="preserve">A6. </w:t>
      </w:r>
      <w:r w:rsidRPr="00E204D0">
        <w:rPr>
          <w:rFonts w:ascii="Arial" w:hAnsi="Arial" w:cs="Arial"/>
          <w:strike/>
        </w:rPr>
        <w:tab/>
        <w:t>A NBC TA 330, item 28, exige que o auditor conclua se foi obtida evidência de auditoria apropriada e suficiente. É questão de julgamento profissional determinar se foi obtida evidência de auditoria apropriada e suficiente para reduzir o risco de auditoria a um nível aceitavelmente baixo e, com isso, possibilitar ao auditor atingir conclusões razoáveis que fundamentem sua opinião. A NBC TA 200 contém a discussão de assuntos, como a natureza dos procedimentos de auditoria, a tempestividade dos relatórios financeiros e a relação entre benefício e custo, que são fatores relevantes quando o auditor exerce o julgamento profissional e determina se foi obtida evidência de auditoria apropriada e suficiente.</w:t>
      </w:r>
      <w:r w:rsidRPr="00E204D0">
        <w:rPr>
          <w:rFonts w:ascii="Arial" w:hAnsi="Arial" w:cs="Arial"/>
        </w:rPr>
        <w:t xml:space="preserve"> </w:t>
      </w:r>
    </w:p>
    <w:p w14:paraId="2C7521D1" w14:textId="77777777" w:rsidR="002A7EB0" w:rsidRPr="00E204D0" w:rsidRDefault="002A7EB0" w:rsidP="002A7EB0">
      <w:pPr>
        <w:tabs>
          <w:tab w:val="left" w:pos="567"/>
        </w:tabs>
        <w:ind w:left="567" w:hanging="567"/>
        <w:jc w:val="both"/>
        <w:rPr>
          <w:rFonts w:ascii="Arial" w:hAnsi="Arial" w:cs="Arial"/>
        </w:rPr>
      </w:pPr>
    </w:p>
    <w:p w14:paraId="249F1057"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A10. </w:t>
      </w:r>
      <w:r w:rsidRPr="00E204D0">
        <w:rPr>
          <w:rFonts w:ascii="Arial" w:hAnsi="Arial" w:cs="Arial"/>
        </w:rPr>
        <w:tab/>
        <w:t xml:space="preserve">A NBC TA 330, item 26, exige que o auditor conclua se foi obtida evidência de auditoria apropriada e suficiente. É questão de julgamento profissional determinar se foi obtida evidência de auditoria apropriada e suficiente para reduzir o risco de auditoria a um nível aceitavelmente baixo e, com isso, possibilitar ao auditor atingir conclusões razoáveis que fundamentem sua opinião. A NBC TA 200 contém a discussão de assuntos, como a natureza dos procedimentos de auditoria, a tempestividade dos relatórios financeiros e a relação entre benefício e custo, que são fatores relevantes quando o auditor exerce o julgamento profissional e determina se foi obtida evidência de auditoria apropriada e suficiente.  </w:t>
      </w:r>
      <w:r w:rsidRPr="00CA5524">
        <w:rPr>
          <w:rFonts w:ascii="Arial" w:hAnsi="Arial" w:cs="Arial"/>
          <w:color w:val="00AFEF"/>
          <w:sz w:val="16"/>
        </w:rPr>
        <w:t>(Alterado pala Revisão NBC 3)</w:t>
      </w:r>
    </w:p>
    <w:p w14:paraId="0542A30A" w14:textId="77777777" w:rsidR="002A7EB0" w:rsidRPr="00E204D0" w:rsidRDefault="002A7EB0" w:rsidP="002A7EB0">
      <w:pPr>
        <w:tabs>
          <w:tab w:val="left" w:pos="0"/>
        </w:tabs>
        <w:jc w:val="both"/>
        <w:rPr>
          <w:rFonts w:ascii="Arial" w:hAnsi="Arial" w:cs="Arial"/>
          <w:i/>
        </w:rPr>
      </w:pPr>
    </w:p>
    <w:p w14:paraId="68756A68" w14:textId="77777777" w:rsidR="002A7EB0" w:rsidRPr="00E204D0" w:rsidRDefault="002A7EB0" w:rsidP="002A7EB0">
      <w:pPr>
        <w:tabs>
          <w:tab w:val="left" w:pos="0"/>
        </w:tabs>
        <w:jc w:val="both"/>
        <w:rPr>
          <w:rFonts w:ascii="Arial" w:hAnsi="Arial" w:cs="Arial"/>
          <w:i/>
        </w:rPr>
      </w:pPr>
      <w:r w:rsidRPr="00E204D0">
        <w:rPr>
          <w:rFonts w:ascii="Arial" w:hAnsi="Arial" w:cs="Arial"/>
          <w:i/>
        </w:rPr>
        <w:t>Fontes da evidência de auditoria</w:t>
      </w:r>
    </w:p>
    <w:p w14:paraId="7B800553" w14:textId="77777777" w:rsidR="002A7EB0" w:rsidRPr="00E204D0" w:rsidRDefault="002A7EB0" w:rsidP="002A7EB0">
      <w:pPr>
        <w:tabs>
          <w:tab w:val="left" w:pos="0"/>
        </w:tabs>
        <w:jc w:val="both"/>
        <w:rPr>
          <w:rFonts w:ascii="Arial" w:hAnsi="Arial" w:cs="Arial"/>
          <w:i/>
        </w:rPr>
      </w:pPr>
    </w:p>
    <w:p w14:paraId="7959306B"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A7.</w:t>
      </w:r>
      <w:r w:rsidRPr="00E204D0">
        <w:rPr>
          <w:rFonts w:ascii="Arial" w:hAnsi="Arial" w:cs="Arial"/>
        </w:rPr>
        <w:t xml:space="preserve"> A11 Alguma evidência de auditoria é obtida pela execução de procedimentos de auditoria para testar os registros contábeis, por exemplo, por meio de análise e revisão, re-execução dos procedimentos seguidos no processo de elaboração das demonstrações contábeis e conciliação de tipos e aplicações relacionadas das mesmas informações. Pela execução de tais procedimentos de auditoria, o auditor pode determinar que os registros contábeis são internamente consistentes e estão de acordo com as demonstrações contábeis. </w:t>
      </w:r>
      <w:r w:rsidRPr="00CA5524">
        <w:rPr>
          <w:rFonts w:ascii="Arial" w:hAnsi="Arial" w:cs="Arial"/>
          <w:color w:val="00AFEF"/>
          <w:sz w:val="16"/>
        </w:rPr>
        <w:t>(Alterado pala Revisão NBC 3)</w:t>
      </w:r>
    </w:p>
    <w:p w14:paraId="6DA36F08" w14:textId="77777777" w:rsidR="002A7EB0" w:rsidRPr="00E204D0" w:rsidRDefault="002A7EB0" w:rsidP="002A7EB0">
      <w:pPr>
        <w:tabs>
          <w:tab w:val="left" w:pos="0"/>
        </w:tabs>
        <w:jc w:val="both"/>
        <w:rPr>
          <w:rFonts w:ascii="Arial" w:hAnsi="Arial" w:cs="Arial"/>
        </w:rPr>
      </w:pPr>
    </w:p>
    <w:p w14:paraId="31E770FB"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 xml:space="preserve">A8. </w:t>
      </w:r>
      <w:r w:rsidRPr="00E204D0">
        <w:rPr>
          <w:rFonts w:ascii="Arial" w:hAnsi="Arial" w:cs="Arial"/>
          <w:strike/>
        </w:rPr>
        <w:tab/>
        <w:t>Geralmente obtém-se mais segurança com evidência de auditoria consistente obtida a partir de fontes diferentes ou de natureza diferente do que a partir de itens de evidência de auditoria considerados individualmente. Por exemplo, informações corroborativas obtidas de uma fonte independente da entidade podem aumentar a segurança que o auditor obtém da evidência de auditoria gerada internamente, tais como a evidência existente em registros contábeis, minutas de reuniões ou representação da administração.</w:t>
      </w:r>
      <w:r w:rsidRPr="00E204D0">
        <w:rPr>
          <w:rFonts w:ascii="Arial" w:hAnsi="Arial" w:cs="Arial"/>
        </w:rPr>
        <w:t xml:space="preserve"> </w:t>
      </w:r>
    </w:p>
    <w:p w14:paraId="16E61664" w14:textId="77777777" w:rsidR="002A7EB0" w:rsidRPr="00E204D0" w:rsidRDefault="002A7EB0" w:rsidP="002A7EB0">
      <w:pPr>
        <w:tabs>
          <w:tab w:val="left" w:pos="567"/>
        </w:tabs>
        <w:ind w:left="567" w:hanging="567"/>
        <w:jc w:val="both"/>
        <w:rPr>
          <w:rFonts w:ascii="Arial" w:hAnsi="Arial" w:cs="Arial"/>
        </w:rPr>
      </w:pPr>
    </w:p>
    <w:p w14:paraId="13F5BF91"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rPr>
        <w:t xml:space="preserve">A12. </w:t>
      </w:r>
      <w:r w:rsidRPr="00E204D0">
        <w:rPr>
          <w:rFonts w:ascii="Arial" w:hAnsi="Arial" w:cs="Arial"/>
        </w:rPr>
        <w:tab/>
        <w:t xml:space="preserve">Geralmente, obtém-se mais segurança com evidência de auditoria consistente obtida a partir de fontes diferentes ou de natureza diferente do que a partir de itens de evidência de auditoria considerados individualmente. Por exemplo, informações corroborativas obtidas de fonte independente da entidade podem aumentar a segurança que o auditor obtém da evidência de auditoria gerada internamente, tais como a evidência existente em registros contábeis, atas de reuniões ou representação da administração. </w:t>
      </w:r>
      <w:r w:rsidRPr="00CA5524">
        <w:rPr>
          <w:rFonts w:ascii="Arial" w:hAnsi="Arial" w:cs="Arial"/>
          <w:color w:val="00AFEF"/>
          <w:sz w:val="16"/>
        </w:rPr>
        <w:t>(Alterado pala Revisão NBC 3)</w:t>
      </w:r>
    </w:p>
    <w:p w14:paraId="55C2CADB" w14:textId="77777777" w:rsidR="002A7EB0" w:rsidRPr="00E204D0" w:rsidRDefault="002A7EB0" w:rsidP="002A7EB0">
      <w:pPr>
        <w:tabs>
          <w:tab w:val="left" w:pos="567"/>
        </w:tabs>
        <w:ind w:left="567" w:hanging="567"/>
        <w:jc w:val="both"/>
        <w:rPr>
          <w:rFonts w:ascii="Arial" w:hAnsi="Arial" w:cs="Arial"/>
        </w:rPr>
      </w:pPr>
    </w:p>
    <w:p w14:paraId="2CED21B4"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A9</w:t>
      </w:r>
      <w:r w:rsidRPr="00E204D0">
        <w:rPr>
          <w:rFonts w:ascii="Arial" w:hAnsi="Arial" w:cs="Arial"/>
        </w:rPr>
        <w:t xml:space="preserve">. </w:t>
      </w:r>
      <w:r w:rsidRPr="00E204D0">
        <w:rPr>
          <w:rFonts w:ascii="Arial" w:hAnsi="Arial" w:cs="Arial"/>
          <w:strike/>
        </w:rPr>
        <w:tab/>
        <w:t>Entre as informações de fontes independentes da entidade que o auditor pode usar como evidência de auditoria podem estar confirmações de terceiros, relatórios de analistas e dados comparáveis sobre concorrentes (dados referenciais para benchmarking).</w:t>
      </w:r>
      <w:r w:rsidRPr="00E204D0">
        <w:rPr>
          <w:rFonts w:ascii="Arial" w:hAnsi="Arial" w:cs="Arial"/>
        </w:rPr>
        <w:t xml:space="preserve"> </w:t>
      </w:r>
    </w:p>
    <w:p w14:paraId="2032D0AE" w14:textId="77777777" w:rsidR="002A7EB0" w:rsidRPr="00E204D0" w:rsidRDefault="002A7EB0" w:rsidP="002A7EB0">
      <w:pPr>
        <w:tabs>
          <w:tab w:val="left" w:pos="567"/>
        </w:tabs>
        <w:ind w:left="567" w:hanging="567"/>
        <w:jc w:val="both"/>
        <w:rPr>
          <w:rFonts w:ascii="Arial" w:hAnsi="Arial" w:cs="Arial"/>
          <w:color w:val="00B0F0"/>
          <w:sz w:val="18"/>
          <w:szCs w:val="18"/>
        </w:rPr>
      </w:pPr>
    </w:p>
    <w:p w14:paraId="587C7854"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E204D0">
        <w:rPr>
          <w:rFonts w:cs="Arial"/>
          <w:szCs w:val="22"/>
        </w:rPr>
        <w:t xml:space="preserve">A13. </w:t>
      </w:r>
      <w:r w:rsidRPr="00E204D0">
        <w:rPr>
          <w:rFonts w:cs="Arial"/>
          <w:szCs w:val="22"/>
        </w:rPr>
        <w:tab/>
        <w:t xml:space="preserve">Entre as informações de fontes independentes da entidade que o auditor pode usar como evidência de auditoria podem estar confirmações de terceiros </w:t>
      </w:r>
      <w:r w:rsidRPr="00E204D0">
        <w:rPr>
          <w:rFonts w:cs="Arial"/>
          <w:szCs w:val="18"/>
        </w:rPr>
        <w:t>e informações de fonte externa de informações,</w:t>
      </w:r>
      <w:r w:rsidRPr="00E204D0">
        <w:rPr>
          <w:rFonts w:cs="Arial"/>
          <w:szCs w:val="22"/>
        </w:rPr>
        <w:t xml:space="preserve"> incluindo relatórios de analistas e dados comparáveis sobre concorrentes (dados referenciais de </w:t>
      </w:r>
      <w:r w:rsidRPr="00E204D0">
        <w:rPr>
          <w:rFonts w:cs="Arial"/>
          <w:i/>
          <w:szCs w:val="22"/>
        </w:rPr>
        <w:t>benchmarking</w:t>
      </w:r>
      <w:r w:rsidRPr="00E204D0">
        <w:rPr>
          <w:rFonts w:cs="Arial"/>
          <w:szCs w:val="22"/>
        </w:rPr>
        <w:t xml:space="preserve">). </w:t>
      </w:r>
      <w:r w:rsidRPr="00CA5524">
        <w:rPr>
          <w:rFonts w:eastAsia="Times New Roman" w:cs="Arial"/>
          <w:color w:val="00AFEF"/>
          <w:sz w:val="16"/>
          <w:szCs w:val="22"/>
          <w:lang w:eastAsia="pt-BR"/>
        </w:rPr>
        <w:t>(Alterado pala Revisão NBC 3)</w:t>
      </w:r>
    </w:p>
    <w:p w14:paraId="3A21158B" w14:textId="77777777" w:rsidR="002A7EB0" w:rsidRPr="00CA5524" w:rsidRDefault="002A7EB0" w:rsidP="002A7EB0">
      <w:pPr>
        <w:pStyle w:val="BRK0"/>
        <w:spacing w:before="0" w:line="240" w:lineRule="auto"/>
        <w:rPr>
          <w:rFonts w:eastAsia="Times New Roman" w:cs="Arial"/>
          <w:color w:val="00AFEF"/>
          <w:sz w:val="16"/>
          <w:szCs w:val="22"/>
          <w:lang w:eastAsia="pt-BR"/>
        </w:rPr>
      </w:pPr>
    </w:p>
    <w:p w14:paraId="224445F9"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Procedimentos de auditoria para obtenção de evidência de auditoria</w:t>
      </w:r>
    </w:p>
    <w:p w14:paraId="303D1815" w14:textId="77777777" w:rsidR="002A7EB0" w:rsidRPr="00E204D0" w:rsidRDefault="002A7EB0" w:rsidP="002A7EB0">
      <w:pPr>
        <w:tabs>
          <w:tab w:val="left" w:pos="567"/>
        </w:tabs>
        <w:ind w:left="567" w:hanging="567"/>
        <w:jc w:val="both"/>
        <w:rPr>
          <w:rFonts w:ascii="Arial" w:hAnsi="Arial" w:cs="Arial"/>
        </w:rPr>
      </w:pPr>
    </w:p>
    <w:p w14:paraId="32D1A111" w14:textId="77777777" w:rsidR="002A7EB0" w:rsidRPr="00CA5524" w:rsidRDefault="002A7EB0" w:rsidP="002A7EB0">
      <w:pPr>
        <w:tabs>
          <w:tab w:val="left" w:pos="567"/>
        </w:tabs>
        <w:spacing w:after="120"/>
        <w:ind w:left="567" w:hanging="567"/>
        <w:jc w:val="both"/>
        <w:rPr>
          <w:rFonts w:ascii="Arial" w:hAnsi="Arial" w:cs="Arial"/>
          <w:color w:val="00AFEF"/>
          <w:sz w:val="16"/>
        </w:rPr>
      </w:pPr>
      <w:r w:rsidRPr="00E204D0">
        <w:rPr>
          <w:rFonts w:ascii="Arial" w:hAnsi="Arial" w:cs="Arial"/>
          <w:strike/>
        </w:rPr>
        <w:t>A10.</w:t>
      </w:r>
      <w:r w:rsidRPr="00E204D0">
        <w:rPr>
          <w:rFonts w:ascii="Arial" w:hAnsi="Arial" w:cs="Arial"/>
        </w:rPr>
        <w:t xml:space="preserve"> A14 Como exigido e explicado adicionalmente pela NBC TA 315 e pela NBC TA 330, a evidência de auditoria para a obtenção de conclusões para fundamentar a opinião do auditor é conseguida pela execução de: </w:t>
      </w:r>
      <w:r w:rsidRPr="00CA5524">
        <w:rPr>
          <w:rFonts w:ascii="Arial" w:hAnsi="Arial" w:cs="Arial"/>
          <w:color w:val="00AFEF"/>
          <w:sz w:val="16"/>
        </w:rPr>
        <w:t>(Alterado pala Revisão NBC 3)</w:t>
      </w:r>
    </w:p>
    <w:p w14:paraId="2F1CCEEF"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(a) </w:t>
      </w:r>
      <w:r w:rsidRPr="00E204D0">
        <w:rPr>
          <w:rFonts w:ascii="Arial" w:hAnsi="Arial" w:cs="Arial"/>
        </w:rPr>
        <w:tab/>
        <w:t>procedimentos de avaliação de riscos; e</w:t>
      </w:r>
    </w:p>
    <w:p w14:paraId="7F3B84C8" w14:textId="77777777" w:rsidR="002A7EB0" w:rsidRPr="00E204D0" w:rsidRDefault="002A7EB0" w:rsidP="002A7EB0">
      <w:pPr>
        <w:spacing w:after="120"/>
        <w:ind w:left="993" w:hanging="426"/>
        <w:jc w:val="both"/>
        <w:rPr>
          <w:rFonts w:ascii="Arial" w:hAnsi="Arial" w:cs="Arial"/>
        </w:rPr>
      </w:pPr>
      <w:r w:rsidRPr="00E204D0">
        <w:rPr>
          <w:rFonts w:ascii="Arial" w:hAnsi="Arial" w:cs="Arial"/>
        </w:rPr>
        <w:t xml:space="preserve">(b) </w:t>
      </w:r>
      <w:r w:rsidRPr="00E204D0">
        <w:rPr>
          <w:rFonts w:ascii="Arial" w:hAnsi="Arial" w:cs="Arial"/>
        </w:rPr>
        <w:tab/>
        <w:t xml:space="preserve">procedimentos adicionais de auditoria, que abrangem: </w:t>
      </w:r>
    </w:p>
    <w:p w14:paraId="2961E452" w14:textId="77777777" w:rsidR="002A7EB0" w:rsidRPr="00E204D0" w:rsidRDefault="002A7EB0" w:rsidP="002A7EB0">
      <w:pPr>
        <w:spacing w:after="120"/>
        <w:ind w:left="1418" w:hanging="425"/>
        <w:jc w:val="both"/>
        <w:rPr>
          <w:rFonts w:ascii="Arial" w:hAnsi="Arial" w:cs="Arial"/>
        </w:rPr>
      </w:pPr>
      <w:r w:rsidRPr="00E204D0">
        <w:rPr>
          <w:rFonts w:ascii="Arial" w:hAnsi="Arial" w:cs="Arial"/>
        </w:rPr>
        <w:t xml:space="preserve">(i) </w:t>
      </w:r>
      <w:r w:rsidRPr="00E204D0">
        <w:rPr>
          <w:rFonts w:ascii="Arial" w:hAnsi="Arial" w:cs="Arial"/>
        </w:rPr>
        <w:tab/>
        <w:t>testes de controles, quando exigidos pelas normas de auditoria ou quando o auditor assim escolheu; e</w:t>
      </w:r>
    </w:p>
    <w:p w14:paraId="2B80D46A" w14:textId="77777777" w:rsidR="002A7EB0" w:rsidRPr="00E204D0" w:rsidRDefault="002A7EB0" w:rsidP="002A7EB0">
      <w:pPr>
        <w:ind w:left="1418" w:hanging="425"/>
        <w:jc w:val="both"/>
        <w:rPr>
          <w:rFonts w:ascii="Arial" w:hAnsi="Arial" w:cs="Arial"/>
        </w:rPr>
      </w:pPr>
      <w:r w:rsidRPr="00E204D0">
        <w:rPr>
          <w:rFonts w:ascii="Arial" w:hAnsi="Arial" w:cs="Arial"/>
        </w:rPr>
        <w:t xml:space="preserve">(ii) </w:t>
      </w:r>
      <w:r w:rsidRPr="00E204D0">
        <w:rPr>
          <w:rFonts w:ascii="Arial" w:hAnsi="Arial" w:cs="Arial"/>
        </w:rPr>
        <w:tab/>
        <w:t xml:space="preserve">procedimentos substantivos, inclusive testes de detalhes e procedimentos analíticos substantivos. </w:t>
      </w:r>
    </w:p>
    <w:p w14:paraId="0861A9F2" w14:textId="77777777" w:rsidR="002A7EB0" w:rsidRPr="00E204D0" w:rsidRDefault="002A7EB0" w:rsidP="002A7EB0">
      <w:pPr>
        <w:tabs>
          <w:tab w:val="left" w:pos="567"/>
        </w:tabs>
        <w:ind w:left="567" w:hanging="567"/>
        <w:jc w:val="both"/>
        <w:rPr>
          <w:rFonts w:ascii="Arial" w:hAnsi="Arial" w:cs="Arial"/>
        </w:rPr>
      </w:pPr>
    </w:p>
    <w:p w14:paraId="25C16EAD"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A11</w:t>
      </w:r>
      <w:r w:rsidRPr="00E204D0">
        <w:rPr>
          <w:rFonts w:ascii="Arial" w:hAnsi="Arial" w:cs="Arial"/>
        </w:rPr>
        <w:t xml:space="preserve">. A15 Os procedimentos de auditoria descritos nos itens A14 a A25 abaixo podem ser utilizados como procedimentos de avaliação de riscos, testes de controles ou procedimentos substantivos, dependendo do contexto em que sejam aplicados pelo auditor. Como explicado na NBC TA 330, item A35, a evidência de auditoria obtida de auditorias anteriores pode, em certas circunstâncias, fornecer evidência de auditoria apropriada quando o auditor executa procedimentos de auditoria para estabelecer que a evidência de auditoria continue relevante. </w:t>
      </w:r>
      <w:r w:rsidRPr="00E204D0">
        <w:rPr>
          <w:rFonts w:ascii="Arial" w:hAnsi="Arial" w:cs="Arial"/>
          <w:color w:val="00B0F0"/>
          <w:sz w:val="18"/>
          <w:szCs w:val="18"/>
        </w:rPr>
        <w:t>(Alterado pala Revisão NBC 3)</w:t>
      </w:r>
    </w:p>
    <w:p w14:paraId="08BF9A73" w14:textId="77777777" w:rsidR="002A7EB0" w:rsidRPr="00E204D0" w:rsidRDefault="002A7EB0" w:rsidP="002A7EB0">
      <w:pPr>
        <w:tabs>
          <w:tab w:val="left" w:pos="567"/>
        </w:tabs>
        <w:ind w:left="567" w:hanging="567"/>
        <w:jc w:val="both"/>
        <w:rPr>
          <w:rFonts w:ascii="Arial" w:hAnsi="Arial" w:cs="Arial"/>
        </w:rPr>
      </w:pPr>
    </w:p>
    <w:p w14:paraId="3994D8B6"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A12.</w:t>
      </w:r>
      <w:r w:rsidRPr="00E204D0">
        <w:rPr>
          <w:rFonts w:ascii="Arial" w:hAnsi="Arial" w:cs="Arial"/>
        </w:rPr>
        <w:t xml:space="preserve"> A16 A natureza e a época dos procedimentos de auditoria a serem utilizados podem ser afetadas pelo fato de que alguns dados contábeis e outras informações podem estar disponíveis apenas em forma eletrônica ou apenas em certos pontos ou períodos no tempo. Por exemplo, documentos de fonte, tais como ordens de compra e faturas, podem existir apenas em forma eletrônica quando a entidade utiliza comércio eletrônico ou podem ser descartados após a leitura ótica quando a entidade utiliza sistemas de processamento de imagem para facilitar o armazenamento e referência. </w:t>
      </w:r>
      <w:r w:rsidRPr="00CA5524">
        <w:rPr>
          <w:rFonts w:ascii="Arial" w:hAnsi="Arial" w:cs="Arial"/>
          <w:color w:val="00AFEF"/>
          <w:sz w:val="16"/>
        </w:rPr>
        <w:t>(Alterado pala Revisão NBC 3)</w:t>
      </w:r>
    </w:p>
    <w:p w14:paraId="1E4A9B08" w14:textId="77777777" w:rsidR="002A7EB0" w:rsidRPr="00E204D0" w:rsidRDefault="002A7EB0" w:rsidP="002A7EB0">
      <w:pPr>
        <w:tabs>
          <w:tab w:val="left" w:pos="567"/>
        </w:tabs>
        <w:ind w:left="567" w:hanging="567"/>
        <w:jc w:val="both"/>
        <w:rPr>
          <w:rFonts w:ascii="Arial" w:hAnsi="Arial" w:cs="Arial"/>
        </w:rPr>
      </w:pPr>
    </w:p>
    <w:p w14:paraId="2F2A3E60" w14:textId="77777777" w:rsidR="002A7EB0" w:rsidRPr="00E204D0" w:rsidRDefault="002A7EB0" w:rsidP="002A7EB0">
      <w:pPr>
        <w:tabs>
          <w:tab w:val="left" w:pos="567"/>
        </w:tabs>
        <w:ind w:left="567" w:hanging="567"/>
        <w:jc w:val="both"/>
        <w:rPr>
          <w:rFonts w:ascii="Arial" w:hAnsi="Arial" w:cs="Arial"/>
          <w:strike/>
        </w:rPr>
      </w:pPr>
      <w:r w:rsidRPr="00E204D0">
        <w:rPr>
          <w:rFonts w:ascii="Arial" w:hAnsi="Arial" w:cs="Arial"/>
          <w:strike/>
        </w:rPr>
        <w:t xml:space="preserve">A13. A17 </w:t>
      </w:r>
      <w:r w:rsidRPr="00E204D0">
        <w:rPr>
          <w:rFonts w:ascii="Arial" w:hAnsi="Arial" w:cs="Arial"/>
          <w:strike/>
          <w:color w:val="00B0F0"/>
        </w:rPr>
        <w:t xml:space="preserve">(Alterado pala Revisão NBC 3) </w:t>
      </w:r>
      <w:r w:rsidRPr="00E204D0">
        <w:rPr>
          <w:rFonts w:ascii="Arial" w:hAnsi="Arial" w:cs="Arial"/>
          <w:strike/>
        </w:rPr>
        <w:t xml:space="preserve">Certas informações eletrônicas podem não ser recuperáveis após um período de tempo especificado, por exemplo, se os arquivos forem modificados e se não houver cópias de segurança (backup). Portanto, o auditor pode julgar necessário, como resultado das políticas de retenção de informação da entidade, solicitar a retenção de algumas informações para sua revisão ou executar procedimentos de auditoria em um tempo em que a informação esteja disponível. </w:t>
      </w:r>
    </w:p>
    <w:p w14:paraId="02A7B2C2" w14:textId="77777777" w:rsidR="002A7EB0" w:rsidRPr="00E204D0" w:rsidRDefault="002A7EB0" w:rsidP="002A7EB0">
      <w:pPr>
        <w:tabs>
          <w:tab w:val="left" w:pos="567"/>
        </w:tabs>
        <w:ind w:left="567" w:hanging="567"/>
        <w:jc w:val="both"/>
        <w:rPr>
          <w:rFonts w:ascii="Arial" w:hAnsi="Arial" w:cs="Arial"/>
        </w:rPr>
      </w:pPr>
    </w:p>
    <w:p w14:paraId="768173B2"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A17. </w:t>
      </w:r>
      <w:r w:rsidRPr="00E204D0">
        <w:rPr>
          <w:rFonts w:ascii="Arial" w:hAnsi="Arial" w:cs="Arial"/>
        </w:rPr>
        <w:tab/>
        <w:t xml:space="preserve">A observação consiste no exame do processo ou procedimento realizado por outros, por exemplo, a observação pelo auditor da contagem do estoque pelo pessoal da entidade ou da realização de controles. A observação fornece evidência de auditoria a respeito da realização de processo ou procedimento, mas é limitada ao ponto no tempo em que a observação ocorre e pelo fato de que o ato de ser observado pode afetar a maneira como o processo ou procedimento é realizado. Ver NBC TA 501 para orientação adicional sobre a observação da contagem de estoque. </w:t>
      </w:r>
      <w:r w:rsidRPr="00E204D0">
        <w:rPr>
          <w:rFonts w:ascii="Arial" w:hAnsi="Arial" w:cs="Arial"/>
          <w:color w:val="00AFEF"/>
          <w:sz w:val="16"/>
        </w:rPr>
        <w:t>(Alterado pela</w:t>
      </w:r>
      <w:r w:rsidRPr="00E204D0">
        <w:rPr>
          <w:rFonts w:ascii="Arial" w:hAnsi="Arial" w:cs="Arial"/>
          <w:color w:val="00AFEF"/>
          <w:spacing w:val="1"/>
          <w:sz w:val="16"/>
        </w:rPr>
        <w:t xml:space="preserve"> </w:t>
      </w:r>
      <w:r w:rsidRPr="00E204D0">
        <w:rPr>
          <w:rFonts w:ascii="Arial" w:hAnsi="Arial" w:cs="Arial"/>
          <w:color w:val="00AFEF"/>
          <w:sz w:val="16"/>
        </w:rPr>
        <w:t>Revisão</w:t>
      </w:r>
      <w:r w:rsidRPr="00E204D0">
        <w:rPr>
          <w:rFonts w:ascii="Arial" w:hAnsi="Arial" w:cs="Arial"/>
          <w:color w:val="00AFEF"/>
          <w:spacing w:val="-1"/>
          <w:sz w:val="16"/>
        </w:rPr>
        <w:t xml:space="preserve"> </w:t>
      </w:r>
      <w:r w:rsidRPr="00E204D0">
        <w:rPr>
          <w:rFonts w:ascii="Arial" w:hAnsi="Arial" w:cs="Arial"/>
          <w:color w:val="00AFEF"/>
          <w:sz w:val="16"/>
        </w:rPr>
        <w:t>NBC 11).</w:t>
      </w:r>
    </w:p>
    <w:p w14:paraId="5F406ED9" w14:textId="77777777" w:rsidR="002A7EB0" w:rsidRPr="00E204D0" w:rsidRDefault="002A7EB0" w:rsidP="002A7EB0">
      <w:pPr>
        <w:tabs>
          <w:tab w:val="left" w:pos="567"/>
        </w:tabs>
        <w:ind w:left="567" w:hanging="567"/>
        <w:jc w:val="both"/>
        <w:rPr>
          <w:rFonts w:ascii="Arial" w:hAnsi="Arial" w:cs="Arial"/>
        </w:rPr>
      </w:pPr>
    </w:p>
    <w:p w14:paraId="45E95D10"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Inspeção</w:t>
      </w:r>
    </w:p>
    <w:p w14:paraId="24A40DAC" w14:textId="77777777" w:rsidR="002A7EB0" w:rsidRPr="00E204D0" w:rsidRDefault="002A7EB0" w:rsidP="002A7EB0">
      <w:pPr>
        <w:tabs>
          <w:tab w:val="left" w:pos="567"/>
        </w:tabs>
        <w:ind w:left="567" w:hanging="567"/>
        <w:jc w:val="both"/>
        <w:rPr>
          <w:rFonts w:ascii="Arial" w:hAnsi="Arial" w:cs="Arial"/>
        </w:rPr>
      </w:pPr>
    </w:p>
    <w:p w14:paraId="44AD57AD"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A14</w:t>
      </w:r>
      <w:r w:rsidRPr="00E204D0">
        <w:rPr>
          <w:rFonts w:ascii="Arial" w:hAnsi="Arial" w:cs="Arial"/>
        </w:rPr>
        <w:t xml:space="preserve">. </w:t>
      </w:r>
      <w:r w:rsidRPr="00E204D0">
        <w:rPr>
          <w:rFonts w:ascii="Arial" w:hAnsi="Arial" w:cs="Arial"/>
          <w:strike/>
        </w:rPr>
        <w:tab/>
        <w:t>A inspeção envolve o exame de registros ou documentos, internos ou externos, em forma de papel, em forma eletrônica ou em outras mídias, ou o exame físico de um ativo. A inspeção de registros e documentos fornece evidência de auditoria com graus variáveis de confiabilidade, dependendo de sua natureza e fonte e, no caso de registros internos e documentos, da eficácia dos controles sobre a sua produção. Um exemplo de inspeção utilizada como teste é a inspeção de registros em busca de evidência de autorização.</w:t>
      </w:r>
      <w:r w:rsidRPr="00E204D0">
        <w:rPr>
          <w:rFonts w:ascii="Arial" w:hAnsi="Arial" w:cs="Arial"/>
        </w:rPr>
        <w:t xml:space="preserve"> </w:t>
      </w:r>
    </w:p>
    <w:p w14:paraId="490959AB" w14:textId="77777777" w:rsidR="002A7EB0" w:rsidRPr="00E204D0" w:rsidRDefault="002A7EB0" w:rsidP="002A7EB0">
      <w:pPr>
        <w:tabs>
          <w:tab w:val="left" w:pos="567"/>
        </w:tabs>
        <w:ind w:left="567" w:hanging="567"/>
        <w:jc w:val="both"/>
        <w:rPr>
          <w:rFonts w:ascii="Arial" w:hAnsi="Arial" w:cs="Arial"/>
          <w:color w:val="00B0F0"/>
          <w:sz w:val="18"/>
          <w:szCs w:val="18"/>
        </w:rPr>
      </w:pPr>
    </w:p>
    <w:p w14:paraId="06C1DC73"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E204D0">
        <w:rPr>
          <w:rFonts w:cs="Arial"/>
          <w:szCs w:val="22"/>
        </w:rPr>
        <w:t xml:space="preserve">A18. </w:t>
      </w:r>
      <w:r w:rsidRPr="00E204D0">
        <w:rPr>
          <w:rFonts w:cs="Arial"/>
          <w:szCs w:val="22"/>
        </w:rPr>
        <w:tab/>
        <w:t>A inspeção envolve o exame de registros ou documentos, internos ou externos, em papel, em forma eletrônica ou em outras mídias, ou o exame físico de ativo. A inspeção de registros e documentos fornece evidência de auditoria com graus variáveis de confiabilidade, dependendo de sua natureza e fonte e, no caso de registros internos e documentos, da efetividade dos controles sobre a sua produção. Um exemplo de inspeção utilizada como teste é a inspeção de registros em busca de evidência de autorização.</w:t>
      </w:r>
      <w:r w:rsidRPr="00E204D0">
        <w:rPr>
          <w:rFonts w:cs="Arial"/>
          <w:color w:val="00B0F0"/>
          <w:sz w:val="18"/>
          <w:szCs w:val="18"/>
        </w:rPr>
        <w:t xml:space="preserve"> </w:t>
      </w:r>
      <w:r w:rsidRPr="00CA5524">
        <w:rPr>
          <w:rFonts w:eastAsia="Times New Roman" w:cs="Arial"/>
          <w:color w:val="00AFEF"/>
          <w:sz w:val="16"/>
          <w:szCs w:val="22"/>
          <w:lang w:eastAsia="pt-BR"/>
        </w:rPr>
        <w:t>(Alterado pala Revisão NBC 3)</w:t>
      </w:r>
    </w:p>
    <w:p w14:paraId="5632EDC2" w14:textId="77777777" w:rsidR="002A7EB0" w:rsidRPr="00CA5524" w:rsidRDefault="002A7EB0" w:rsidP="002A7EB0">
      <w:pPr>
        <w:pStyle w:val="BRK0"/>
        <w:spacing w:before="0" w:line="240" w:lineRule="auto"/>
        <w:rPr>
          <w:rFonts w:eastAsia="Times New Roman" w:cs="Arial"/>
          <w:color w:val="00AFEF"/>
          <w:sz w:val="16"/>
          <w:szCs w:val="22"/>
          <w:lang w:eastAsia="pt-BR"/>
        </w:rPr>
      </w:pPr>
    </w:p>
    <w:p w14:paraId="7AD81E57" w14:textId="77777777" w:rsidR="002A7EB0" w:rsidRPr="00CA5524" w:rsidRDefault="002A7EB0" w:rsidP="002A7EB0">
      <w:pPr>
        <w:pStyle w:val="BRK0"/>
        <w:spacing w:before="0" w:line="240" w:lineRule="auto"/>
        <w:rPr>
          <w:rFonts w:eastAsia="Times New Roman" w:cs="Arial"/>
          <w:color w:val="00AFEF"/>
          <w:sz w:val="16"/>
          <w:szCs w:val="22"/>
          <w:lang w:eastAsia="pt-BR"/>
        </w:rPr>
      </w:pPr>
      <w:r w:rsidRPr="00E204D0">
        <w:rPr>
          <w:rFonts w:cs="Arial"/>
          <w:strike/>
          <w:szCs w:val="22"/>
        </w:rPr>
        <w:t>A15</w:t>
      </w:r>
      <w:r w:rsidRPr="00E204D0">
        <w:rPr>
          <w:rFonts w:cs="Arial"/>
          <w:szCs w:val="22"/>
        </w:rPr>
        <w:t xml:space="preserve">. A19 Alguns documentos representam evidência de auditoria direta da existência de um ativo, por exemplo, um documento que constitui um instrumento financeiro, como uma ação ou título. A inspeção de tais documentos pode não fornecer necessariamente evidência de auditoria sobre propriedade ou valor. Além disso, a inspeção de um contrato executado pode fornecer evidência de auditoria relevante para a aplicação de políticas contábeis da entidade, tais como reconhecimento de receita. </w:t>
      </w:r>
      <w:r w:rsidRPr="00CA5524">
        <w:rPr>
          <w:rFonts w:eastAsia="Times New Roman" w:cs="Arial"/>
          <w:color w:val="00AFEF"/>
          <w:sz w:val="16"/>
          <w:szCs w:val="22"/>
          <w:lang w:eastAsia="pt-BR"/>
        </w:rPr>
        <w:t>(Alterado pala Revisão NBC 3)</w:t>
      </w:r>
    </w:p>
    <w:p w14:paraId="5010DAE7" w14:textId="77777777" w:rsidR="002A7EB0" w:rsidRPr="00CA5524" w:rsidRDefault="002A7EB0" w:rsidP="002A7EB0">
      <w:pPr>
        <w:pStyle w:val="BRK0"/>
        <w:spacing w:before="0" w:line="240" w:lineRule="auto"/>
        <w:rPr>
          <w:rFonts w:eastAsia="Times New Roman" w:cs="Arial"/>
          <w:color w:val="00AFEF"/>
          <w:sz w:val="16"/>
          <w:szCs w:val="22"/>
          <w:lang w:eastAsia="pt-BR"/>
        </w:rPr>
      </w:pPr>
    </w:p>
    <w:p w14:paraId="31AAADF4"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A16</w:t>
      </w:r>
      <w:r w:rsidRPr="00E204D0">
        <w:rPr>
          <w:rFonts w:ascii="Arial" w:hAnsi="Arial" w:cs="Arial"/>
        </w:rPr>
        <w:t xml:space="preserve">. A20 A inspeção de ativos tangíveis pode fornecer evidência de auditoria confiável quanto à sua existência, mas não necessariamente quanto aos direitos e obrigações da entidade ou à avaliação dos ativos. A inspeção de itens individuais do estoque pode acompanhar a observação da contagem do estoque. </w:t>
      </w:r>
      <w:r w:rsidRPr="00CA5524">
        <w:rPr>
          <w:rFonts w:ascii="Arial" w:hAnsi="Arial" w:cs="Arial"/>
          <w:color w:val="00AFEF"/>
          <w:sz w:val="16"/>
        </w:rPr>
        <w:t>(Alterado pala Revisão NBC 3)</w:t>
      </w:r>
    </w:p>
    <w:p w14:paraId="7BE041E7"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ab/>
      </w:r>
    </w:p>
    <w:p w14:paraId="654D3A12"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Observação</w:t>
      </w:r>
    </w:p>
    <w:p w14:paraId="5EB9A7D1" w14:textId="77777777" w:rsidR="002A7EB0" w:rsidRPr="00E204D0" w:rsidRDefault="002A7EB0" w:rsidP="002A7EB0">
      <w:pPr>
        <w:tabs>
          <w:tab w:val="left" w:pos="567"/>
        </w:tabs>
        <w:ind w:left="567" w:hanging="567"/>
        <w:jc w:val="both"/>
        <w:rPr>
          <w:rFonts w:ascii="Arial" w:hAnsi="Arial" w:cs="Arial"/>
        </w:rPr>
      </w:pPr>
    </w:p>
    <w:p w14:paraId="1367F09E"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A17</w:t>
      </w:r>
      <w:r w:rsidRPr="00E204D0">
        <w:rPr>
          <w:rFonts w:ascii="Arial" w:hAnsi="Arial" w:cs="Arial"/>
        </w:rPr>
        <w:t xml:space="preserve">. A21 A observação consiste no exame d processo ou procedimento executado por outros, por exemplo, a observação pelo auditor da contagem do estoque pelos empregados da entidade ou da execução de atividades de controle. A observação fornece evidência de auditoria a respeito da execução de processo ou procedimento, mas é limitada ao ponto no tempo em que a observação ocorre e pelo fato de que o ato de ser observado pode afetar a maneira como o processo ou procedimento é executado. Ver NBC TA 501 – Evidência de Auditoria – Considerações Específicas para Itens Selecionados para orientação adicional sobre a observação da contagem de estoque. </w:t>
      </w:r>
      <w:r w:rsidRPr="00CA5524">
        <w:rPr>
          <w:rFonts w:ascii="Arial" w:hAnsi="Arial" w:cs="Arial"/>
          <w:color w:val="00AFEF"/>
          <w:sz w:val="16"/>
        </w:rPr>
        <w:t>(Alterado pala Revisão NBC 3)</w:t>
      </w:r>
    </w:p>
    <w:p w14:paraId="1586A243" w14:textId="77777777" w:rsidR="002A7EB0" w:rsidRPr="00E204D0" w:rsidRDefault="002A7EB0" w:rsidP="002A7EB0">
      <w:pPr>
        <w:tabs>
          <w:tab w:val="left" w:pos="567"/>
        </w:tabs>
        <w:ind w:left="567" w:hanging="567"/>
        <w:jc w:val="both"/>
        <w:rPr>
          <w:rFonts w:ascii="Arial" w:hAnsi="Arial" w:cs="Arial"/>
        </w:rPr>
      </w:pPr>
    </w:p>
    <w:p w14:paraId="690B950B"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Confirmação externa</w:t>
      </w:r>
    </w:p>
    <w:p w14:paraId="7C61A361" w14:textId="77777777" w:rsidR="002A7EB0" w:rsidRPr="00E204D0" w:rsidRDefault="002A7EB0" w:rsidP="002A7EB0">
      <w:pPr>
        <w:tabs>
          <w:tab w:val="left" w:pos="567"/>
        </w:tabs>
        <w:ind w:left="567" w:hanging="567"/>
        <w:jc w:val="both"/>
        <w:rPr>
          <w:rFonts w:ascii="Arial" w:hAnsi="Arial" w:cs="Arial"/>
        </w:rPr>
      </w:pPr>
    </w:p>
    <w:p w14:paraId="48C5BF04"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A18</w:t>
      </w:r>
      <w:r w:rsidRPr="00E204D0">
        <w:rPr>
          <w:rFonts w:ascii="Arial" w:hAnsi="Arial" w:cs="Arial"/>
        </w:rPr>
        <w:t>. A22 Uma confirmação externa representa evidência de auditoria obtida pelo auditor como resposta escrita de terceiro (a parte que confirma) ao auditor, em forma escrita, eletrônica ou em outra mídia. Os procedimentos de confirmação externa frequentemente são relevantes no tratamento de afirmações associadas a certos saldos contábeis e seus elementos. Contudo, as confirmações externas não precisam se restringir apenas a saldos contábeis. Por exemplo, o auditor pode solicitar confirmação de termos de contratos ou transações da entidade com terceiros; a solicitação de confirmação pode ser planejada para perguntar se foram efetuadas quaisquer modificações no contrato e, em caso afirmativo, quais são os detalhes relevantes. Os procedimentos de confirmação externa também são utilizados para a obtenção de evidência de auditoria a respeito da ausência de certas condições, por exemplo, a ausência de acordo paralelo (</w:t>
      </w:r>
      <w:r w:rsidRPr="00E204D0">
        <w:rPr>
          <w:rFonts w:ascii="Arial" w:hAnsi="Arial" w:cs="Arial"/>
          <w:i/>
        </w:rPr>
        <w:t>side agreement</w:t>
      </w:r>
      <w:r w:rsidRPr="00E204D0">
        <w:rPr>
          <w:rFonts w:ascii="Arial" w:hAnsi="Arial" w:cs="Arial"/>
        </w:rPr>
        <w:t>) que possa influenciar o reconhecimento da receita. Ver NBC TA 505 para orientação adicional.</w:t>
      </w:r>
      <w:r w:rsidRPr="00E204D0">
        <w:rPr>
          <w:rFonts w:ascii="Arial" w:hAnsi="Arial" w:cs="Arial"/>
          <w:color w:val="00B0F0"/>
        </w:rPr>
        <w:t xml:space="preserve"> </w:t>
      </w:r>
      <w:r w:rsidRPr="00CA5524">
        <w:rPr>
          <w:rFonts w:ascii="Arial" w:hAnsi="Arial" w:cs="Arial"/>
          <w:color w:val="00AFEF"/>
          <w:sz w:val="16"/>
        </w:rPr>
        <w:t xml:space="preserve">(Alterado pala Revisão NBC 3) </w:t>
      </w:r>
    </w:p>
    <w:p w14:paraId="653DE32E" w14:textId="77777777" w:rsidR="002A7EB0" w:rsidRPr="00E204D0" w:rsidRDefault="002A7EB0" w:rsidP="002A7EB0">
      <w:pPr>
        <w:tabs>
          <w:tab w:val="left" w:pos="567"/>
        </w:tabs>
        <w:ind w:left="567" w:hanging="567"/>
        <w:jc w:val="both"/>
        <w:rPr>
          <w:rFonts w:ascii="Arial" w:hAnsi="Arial" w:cs="Arial"/>
        </w:rPr>
      </w:pPr>
    </w:p>
    <w:p w14:paraId="124136AD"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Recálculo</w:t>
      </w:r>
    </w:p>
    <w:p w14:paraId="6ADB51F4" w14:textId="77777777" w:rsidR="002A7EB0" w:rsidRPr="00E204D0" w:rsidRDefault="002A7EB0" w:rsidP="002A7EB0">
      <w:pPr>
        <w:tabs>
          <w:tab w:val="left" w:pos="567"/>
        </w:tabs>
        <w:ind w:left="567" w:hanging="567"/>
        <w:jc w:val="both"/>
        <w:rPr>
          <w:rFonts w:ascii="Arial" w:hAnsi="Arial" w:cs="Arial"/>
        </w:rPr>
      </w:pPr>
    </w:p>
    <w:p w14:paraId="7AE3E5F0"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A19.</w:t>
      </w:r>
      <w:r w:rsidRPr="00E204D0">
        <w:rPr>
          <w:rFonts w:ascii="Arial" w:hAnsi="Arial" w:cs="Arial"/>
        </w:rPr>
        <w:t xml:space="preserve"> A23</w:t>
      </w:r>
      <w:r>
        <w:rPr>
          <w:rFonts w:ascii="Arial" w:hAnsi="Arial" w:cs="Arial"/>
        </w:rPr>
        <w:t>.</w:t>
      </w:r>
      <w:r w:rsidRPr="00E204D0">
        <w:rPr>
          <w:rFonts w:ascii="Arial" w:hAnsi="Arial" w:cs="Arial"/>
        </w:rPr>
        <w:t xml:space="preserve"> O recálculo consiste na verificação da exatidão matemática de documentos ou registros. O recálculo pode ser realizado manual ou eletronicamente. </w:t>
      </w:r>
      <w:r w:rsidRPr="00E204D0">
        <w:rPr>
          <w:rFonts w:ascii="Arial" w:hAnsi="Arial" w:cs="Arial"/>
          <w:color w:val="00B0F0"/>
        </w:rPr>
        <w:t>(</w:t>
      </w:r>
      <w:r w:rsidRPr="00CA5524">
        <w:rPr>
          <w:rFonts w:ascii="Arial" w:hAnsi="Arial" w:cs="Arial"/>
          <w:color w:val="00AFEF"/>
          <w:sz w:val="16"/>
        </w:rPr>
        <w:t>Alterado pala Revisão NBC 3)</w:t>
      </w:r>
    </w:p>
    <w:p w14:paraId="13F92266" w14:textId="77777777" w:rsidR="002A7EB0" w:rsidRPr="00E204D0" w:rsidRDefault="002A7EB0" w:rsidP="002A7EB0">
      <w:pPr>
        <w:tabs>
          <w:tab w:val="left" w:pos="567"/>
        </w:tabs>
        <w:ind w:left="567" w:hanging="567"/>
        <w:jc w:val="both"/>
        <w:rPr>
          <w:rFonts w:ascii="Arial" w:hAnsi="Arial" w:cs="Arial"/>
        </w:rPr>
      </w:pPr>
    </w:p>
    <w:p w14:paraId="57A9606B"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Reexecução</w:t>
      </w:r>
    </w:p>
    <w:p w14:paraId="17E4E003" w14:textId="77777777" w:rsidR="002A7EB0" w:rsidRPr="00E204D0" w:rsidRDefault="002A7EB0" w:rsidP="002A7EB0">
      <w:pPr>
        <w:tabs>
          <w:tab w:val="left" w:pos="567"/>
        </w:tabs>
        <w:ind w:left="567" w:hanging="567"/>
        <w:jc w:val="both"/>
        <w:rPr>
          <w:rFonts w:ascii="Arial" w:hAnsi="Arial" w:cs="Arial"/>
        </w:rPr>
      </w:pPr>
    </w:p>
    <w:p w14:paraId="42727F39" w14:textId="77777777" w:rsidR="002A7EB0" w:rsidRPr="00CA5524"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A20.</w:t>
      </w:r>
      <w:r w:rsidRPr="00E204D0">
        <w:rPr>
          <w:rFonts w:ascii="Arial" w:hAnsi="Arial" w:cs="Arial"/>
        </w:rPr>
        <w:t xml:space="preserve"> A24</w:t>
      </w:r>
      <w:r>
        <w:rPr>
          <w:rFonts w:ascii="Arial" w:hAnsi="Arial" w:cs="Arial"/>
        </w:rPr>
        <w:t>.</w:t>
      </w:r>
      <w:r w:rsidRPr="00E204D0">
        <w:rPr>
          <w:rFonts w:ascii="Arial" w:hAnsi="Arial" w:cs="Arial"/>
        </w:rPr>
        <w:t xml:space="preserve"> A reexecução envolve a execução independente pelo auditor de procedimentos ou controles que foram originalmente realizados como parte do controle interno da entidade.</w:t>
      </w:r>
      <w:r w:rsidRPr="00CA5524">
        <w:rPr>
          <w:rFonts w:ascii="Arial" w:hAnsi="Arial" w:cs="Arial"/>
          <w:color w:val="00AFEF"/>
          <w:sz w:val="16"/>
        </w:rPr>
        <w:t xml:space="preserve"> (Alterado pala Revisão NBC 3) </w:t>
      </w:r>
    </w:p>
    <w:p w14:paraId="3D878706"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 </w:t>
      </w:r>
    </w:p>
    <w:p w14:paraId="1353B871" w14:textId="77777777" w:rsidR="002A7EB0" w:rsidRPr="00E204D0" w:rsidRDefault="002A7EB0" w:rsidP="002A7EB0">
      <w:pPr>
        <w:tabs>
          <w:tab w:val="left" w:pos="567"/>
        </w:tabs>
        <w:ind w:left="567" w:hanging="567"/>
        <w:jc w:val="both"/>
        <w:rPr>
          <w:rFonts w:ascii="Arial" w:hAnsi="Arial" w:cs="Arial"/>
        </w:rPr>
      </w:pPr>
    </w:p>
    <w:p w14:paraId="0DD77090"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Procedimentos analíticos</w:t>
      </w:r>
    </w:p>
    <w:p w14:paraId="1D060FEB" w14:textId="77777777" w:rsidR="002A7EB0" w:rsidRPr="00E204D0" w:rsidRDefault="002A7EB0" w:rsidP="002A7EB0">
      <w:pPr>
        <w:tabs>
          <w:tab w:val="left" w:pos="567"/>
        </w:tabs>
        <w:ind w:left="567" w:hanging="567"/>
        <w:jc w:val="both"/>
        <w:rPr>
          <w:rFonts w:ascii="Arial" w:hAnsi="Arial" w:cs="Arial"/>
        </w:rPr>
      </w:pPr>
    </w:p>
    <w:p w14:paraId="0C9D686A" w14:textId="77777777" w:rsidR="002A7EB0" w:rsidRDefault="002A7EB0" w:rsidP="002A7EB0">
      <w:pPr>
        <w:tabs>
          <w:tab w:val="left" w:pos="567"/>
        </w:tabs>
        <w:ind w:left="567" w:hanging="567"/>
        <w:jc w:val="both"/>
        <w:rPr>
          <w:rFonts w:ascii="Arial" w:hAnsi="Arial" w:cs="Arial"/>
          <w:color w:val="00AFEF"/>
          <w:sz w:val="16"/>
        </w:rPr>
      </w:pPr>
      <w:r w:rsidRPr="00E204D0">
        <w:rPr>
          <w:rFonts w:ascii="Arial" w:hAnsi="Arial" w:cs="Arial"/>
          <w:strike/>
        </w:rPr>
        <w:t>A21</w:t>
      </w:r>
      <w:r w:rsidRPr="00E204D0">
        <w:rPr>
          <w:rFonts w:ascii="Arial" w:hAnsi="Arial" w:cs="Arial"/>
        </w:rPr>
        <w:t>. A25</w:t>
      </w:r>
      <w:r>
        <w:rPr>
          <w:rFonts w:ascii="Arial" w:hAnsi="Arial" w:cs="Arial"/>
        </w:rPr>
        <w:t xml:space="preserve">. </w:t>
      </w:r>
      <w:r w:rsidRPr="00E204D0">
        <w:rPr>
          <w:rFonts w:ascii="Arial" w:hAnsi="Arial" w:cs="Arial"/>
        </w:rPr>
        <w:t xml:space="preserve">Os procedimentos analíticos consistem em avaliação das informações feitas por meio de estudo das relações plausíveis entre dados financeiros e não financeiros. Os procedimentos analíticos incluem também a investigação de flutuações e relações identificadas que sejam inconsistentes com outras informações relevantes ou que se desviem significativamente dos valores previstos. Ver NBC TA 520 para orientação adicional. </w:t>
      </w:r>
      <w:r>
        <w:rPr>
          <w:rFonts w:ascii="Arial" w:hAnsi="Arial" w:cs="Arial"/>
          <w:color w:val="00AFEF"/>
          <w:sz w:val="16"/>
        </w:rPr>
        <w:t xml:space="preserve">(Alterado pala Revisão NBC 3) </w:t>
      </w:r>
    </w:p>
    <w:p w14:paraId="0DBB6D46" w14:textId="77777777" w:rsidR="002A7EB0" w:rsidRPr="00E204D0" w:rsidRDefault="002A7EB0" w:rsidP="002A7EB0">
      <w:pPr>
        <w:tabs>
          <w:tab w:val="left" w:pos="567"/>
        </w:tabs>
        <w:ind w:left="567" w:hanging="567"/>
        <w:jc w:val="both"/>
        <w:rPr>
          <w:rFonts w:ascii="Arial" w:hAnsi="Arial" w:cs="Arial"/>
        </w:rPr>
      </w:pPr>
    </w:p>
    <w:p w14:paraId="6A5BC3D5"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ab/>
      </w:r>
    </w:p>
    <w:p w14:paraId="5D74C56D"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Indagação</w:t>
      </w:r>
    </w:p>
    <w:p w14:paraId="63C6DAE2" w14:textId="77777777" w:rsidR="002A7EB0" w:rsidRPr="00E204D0" w:rsidRDefault="002A7EB0" w:rsidP="002A7EB0">
      <w:pPr>
        <w:tabs>
          <w:tab w:val="left" w:pos="567"/>
        </w:tabs>
        <w:ind w:left="567" w:hanging="567"/>
        <w:jc w:val="both"/>
        <w:rPr>
          <w:rFonts w:ascii="Arial" w:hAnsi="Arial" w:cs="Arial"/>
        </w:rPr>
      </w:pPr>
    </w:p>
    <w:p w14:paraId="5EC80CB5"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A22.</w:t>
      </w:r>
      <w:r w:rsidRPr="00E204D0">
        <w:rPr>
          <w:rFonts w:ascii="Arial" w:hAnsi="Arial" w:cs="Arial"/>
        </w:rPr>
        <w:t xml:space="preserve"> A2</w:t>
      </w:r>
      <w:r>
        <w:rPr>
          <w:rFonts w:ascii="Arial" w:hAnsi="Arial" w:cs="Arial"/>
        </w:rPr>
        <w:t>6.</w:t>
      </w:r>
      <w:r w:rsidRPr="00E204D0">
        <w:rPr>
          <w:rFonts w:ascii="Arial" w:hAnsi="Arial" w:cs="Arial"/>
          <w:color w:val="00B0F0"/>
        </w:rPr>
        <w:t xml:space="preserve"> </w:t>
      </w:r>
      <w:r w:rsidRPr="00E204D0">
        <w:rPr>
          <w:rFonts w:ascii="Arial" w:hAnsi="Arial" w:cs="Arial"/>
        </w:rPr>
        <w:t xml:space="preserve">A indagação consiste na busca de informações junto a pessoas com conhecimento, financeiro e não financeiro, dentro ou fora da entidade. A indagação é utilizada extensamente em toda a auditoria, além de outros procedimentos de auditoria. As indagações podem incluir desde indagações escritas formais até indagações orais informais. A avaliação das respostas às indagações é parte integral do processo de indagação. </w:t>
      </w:r>
      <w:r w:rsidRPr="00CA5524">
        <w:rPr>
          <w:rFonts w:ascii="Arial" w:hAnsi="Arial" w:cs="Arial"/>
          <w:color w:val="00B0F0"/>
          <w:sz w:val="16"/>
          <w:szCs w:val="16"/>
        </w:rPr>
        <w:t>(Alterado pala Revisão NBC 3)</w:t>
      </w:r>
    </w:p>
    <w:p w14:paraId="3B9C5837" w14:textId="77777777" w:rsidR="002A7EB0" w:rsidRPr="00E204D0" w:rsidRDefault="002A7EB0" w:rsidP="002A7EB0">
      <w:pPr>
        <w:tabs>
          <w:tab w:val="left" w:pos="567"/>
        </w:tabs>
        <w:ind w:left="567" w:hanging="567"/>
        <w:jc w:val="both"/>
        <w:rPr>
          <w:rFonts w:ascii="Arial" w:hAnsi="Arial" w:cs="Arial"/>
        </w:rPr>
      </w:pPr>
    </w:p>
    <w:p w14:paraId="77F1155C"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A23.</w:t>
      </w:r>
      <w:r w:rsidRPr="00E204D0">
        <w:rPr>
          <w:rFonts w:ascii="Arial" w:hAnsi="Arial" w:cs="Arial"/>
        </w:rPr>
        <w:t xml:space="preserve"> A27 As respostas às indagações podem fornecer ao auditor informações não obtidas anteriormente ou evidência de auditoria comprobatória. Alternativamente, as respostas podem fornecer informações significativamente divergentes das informações que o auditor obteve, por exemplo, informações referentes à possibilidade da administração burlar os controles. Em alguns casos, as respostas às indagações fornecem uma base para que o auditor modifique ou realize procedimentos de auditoria adicionais. </w:t>
      </w:r>
      <w:r w:rsidRPr="00CA5524">
        <w:rPr>
          <w:rFonts w:ascii="Arial" w:hAnsi="Arial" w:cs="Arial"/>
          <w:color w:val="00B0F0"/>
          <w:sz w:val="16"/>
          <w:szCs w:val="16"/>
        </w:rPr>
        <w:t>(Alterado pala Revisão NBC 3)</w:t>
      </w:r>
    </w:p>
    <w:p w14:paraId="76CD7363" w14:textId="77777777" w:rsidR="002A7EB0" w:rsidRPr="00E204D0" w:rsidRDefault="002A7EB0" w:rsidP="002A7EB0">
      <w:pPr>
        <w:tabs>
          <w:tab w:val="left" w:pos="567"/>
        </w:tabs>
        <w:ind w:left="567" w:hanging="567"/>
        <w:jc w:val="both"/>
        <w:rPr>
          <w:rFonts w:ascii="Arial" w:hAnsi="Arial" w:cs="Arial"/>
        </w:rPr>
      </w:pPr>
    </w:p>
    <w:p w14:paraId="42D09EAA"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A24</w:t>
      </w:r>
      <w:r w:rsidRPr="00E204D0">
        <w:rPr>
          <w:rFonts w:ascii="Arial" w:hAnsi="Arial" w:cs="Arial"/>
        </w:rPr>
        <w:t xml:space="preserve">. A28 Embora a corroboração da evidência obtida por meio da indagação muitas vezes seja de particular importância, no caso de indagações sobre a intenção da administração, a informação disponível para suportar a intenção da administração pode ser limitada. Nesses casos, o entendimento do histórico da administração na realização de intenções por ela formuladas, das razões por ela alegadas para escolher determinado curso de ação, e sua capacidade de seguir um curso de ação específico, podem fornecer informações relevantes para corroborar a evidência obtida por meio de indagação. </w:t>
      </w:r>
      <w:r w:rsidRPr="00CA5524">
        <w:rPr>
          <w:rFonts w:ascii="Arial" w:hAnsi="Arial" w:cs="Arial"/>
          <w:color w:val="00B0F0"/>
          <w:sz w:val="16"/>
          <w:szCs w:val="16"/>
        </w:rPr>
        <w:t>(Alterado pala Revisão NBC 3)</w:t>
      </w:r>
    </w:p>
    <w:p w14:paraId="5863C9C8" w14:textId="77777777" w:rsidR="002A7EB0" w:rsidRPr="00E204D0" w:rsidRDefault="002A7EB0" w:rsidP="002A7EB0">
      <w:pPr>
        <w:tabs>
          <w:tab w:val="left" w:pos="567"/>
        </w:tabs>
        <w:ind w:left="567" w:hanging="567"/>
        <w:jc w:val="both"/>
        <w:rPr>
          <w:rFonts w:ascii="Arial" w:hAnsi="Arial" w:cs="Arial"/>
        </w:rPr>
      </w:pPr>
    </w:p>
    <w:p w14:paraId="0740D853"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A25</w:t>
      </w:r>
      <w:r w:rsidRPr="00E204D0">
        <w:rPr>
          <w:rFonts w:ascii="Arial" w:hAnsi="Arial" w:cs="Arial"/>
        </w:rPr>
        <w:t>. A29 No que diz respeito a alguns assuntos, o auditor pode considerar necessário obter representações formais da administração e, quando apropriado, dos responsáveis pela governança, para confirmar respostas a indagações verbais. Ver NBC TA 580 para orientação adicional.</w:t>
      </w:r>
      <w:r w:rsidRPr="00CA5524">
        <w:rPr>
          <w:rFonts w:ascii="Arial" w:hAnsi="Arial" w:cs="Arial"/>
          <w:color w:val="00B0F0"/>
        </w:rPr>
        <w:t xml:space="preserve"> </w:t>
      </w:r>
      <w:r w:rsidRPr="00CA5524">
        <w:rPr>
          <w:rFonts w:ascii="Arial" w:hAnsi="Arial" w:cs="Arial"/>
          <w:color w:val="00B0F0"/>
          <w:sz w:val="16"/>
          <w:szCs w:val="16"/>
        </w:rPr>
        <w:t>(Alterado pala Revisão NBC 3)</w:t>
      </w:r>
    </w:p>
    <w:p w14:paraId="5DB79362" w14:textId="77777777" w:rsidR="002A7EB0" w:rsidRPr="00E204D0" w:rsidRDefault="002A7EB0" w:rsidP="002A7EB0">
      <w:pPr>
        <w:tabs>
          <w:tab w:val="left" w:pos="567"/>
        </w:tabs>
        <w:ind w:left="567" w:hanging="567"/>
        <w:jc w:val="both"/>
        <w:rPr>
          <w:rFonts w:ascii="Arial" w:hAnsi="Arial" w:cs="Arial"/>
        </w:rPr>
      </w:pPr>
    </w:p>
    <w:p w14:paraId="669E0F62" w14:textId="77777777" w:rsidR="002A7EB0" w:rsidRPr="00E204D0" w:rsidRDefault="002A7EB0" w:rsidP="002A7EB0">
      <w:pPr>
        <w:tabs>
          <w:tab w:val="left" w:pos="567"/>
        </w:tabs>
        <w:ind w:left="567" w:hanging="567"/>
        <w:jc w:val="both"/>
        <w:rPr>
          <w:rFonts w:ascii="Arial" w:hAnsi="Arial" w:cs="Arial"/>
          <w:b/>
        </w:rPr>
      </w:pPr>
      <w:r w:rsidRPr="00E204D0">
        <w:rPr>
          <w:rFonts w:ascii="Arial" w:hAnsi="Arial" w:cs="Arial"/>
          <w:b/>
        </w:rPr>
        <w:t>Informações a serem utilizadas como evidência de auditoria</w:t>
      </w:r>
    </w:p>
    <w:p w14:paraId="58C11B4F" w14:textId="77777777" w:rsidR="002A7EB0" w:rsidRPr="00E204D0" w:rsidRDefault="002A7EB0" w:rsidP="002A7EB0">
      <w:pPr>
        <w:tabs>
          <w:tab w:val="left" w:pos="567"/>
        </w:tabs>
        <w:ind w:left="567" w:hanging="567"/>
        <w:jc w:val="both"/>
        <w:rPr>
          <w:rFonts w:ascii="Arial" w:hAnsi="Arial" w:cs="Arial"/>
        </w:rPr>
      </w:pPr>
    </w:p>
    <w:p w14:paraId="03419772"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Relevância e confiabilidade (ver item 7)</w:t>
      </w:r>
    </w:p>
    <w:p w14:paraId="065B998E" w14:textId="77777777" w:rsidR="002A7EB0" w:rsidRPr="00E204D0" w:rsidRDefault="002A7EB0" w:rsidP="002A7EB0">
      <w:pPr>
        <w:tabs>
          <w:tab w:val="left" w:pos="567"/>
        </w:tabs>
        <w:ind w:left="567" w:hanging="567"/>
        <w:jc w:val="both"/>
        <w:rPr>
          <w:rFonts w:ascii="Arial" w:hAnsi="Arial" w:cs="Arial"/>
        </w:rPr>
      </w:pPr>
    </w:p>
    <w:p w14:paraId="031E855A"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A26</w:t>
      </w:r>
      <w:r w:rsidRPr="00E204D0">
        <w:rPr>
          <w:rFonts w:ascii="Arial" w:hAnsi="Arial" w:cs="Arial"/>
        </w:rPr>
        <w:t xml:space="preserve">. </w:t>
      </w:r>
      <w:r w:rsidRPr="00E204D0">
        <w:rPr>
          <w:rFonts w:ascii="Arial" w:hAnsi="Arial" w:cs="Arial"/>
          <w:strike/>
        </w:rPr>
        <w:t>Como observado no item A1, embora a evidência de auditoria seja principalmente obtida a partir de procedimentos de auditoria realizados durante o curso do trabalho, ela também pode incluir informações obtidas de outras fontes, por exemplo, auditorias anteriores, em certas circunstâncias, e procedimentos de controle de qualidade da firma de auditoria para aceitação e continuidade de clientes. A qualidade de toda evidência de auditoria é afetada pela relevância e confiabilidade das informações em que ela se baseia.</w:t>
      </w:r>
      <w:r w:rsidRPr="00E204D0">
        <w:rPr>
          <w:rFonts w:ascii="Arial" w:hAnsi="Arial" w:cs="Arial"/>
        </w:rPr>
        <w:t xml:space="preserve"> </w:t>
      </w:r>
    </w:p>
    <w:p w14:paraId="44EE90F9" w14:textId="77777777" w:rsidR="002A7EB0" w:rsidRPr="00E204D0" w:rsidRDefault="002A7EB0" w:rsidP="002A7EB0">
      <w:pPr>
        <w:tabs>
          <w:tab w:val="left" w:pos="567"/>
        </w:tabs>
        <w:ind w:left="567" w:hanging="567"/>
        <w:jc w:val="both"/>
        <w:rPr>
          <w:rFonts w:ascii="Arial" w:hAnsi="Arial" w:cs="Arial"/>
        </w:rPr>
      </w:pPr>
    </w:p>
    <w:p w14:paraId="0F3C6F64" w14:textId="77777777" w:rsidR="002A7EB0" w:rsidRPr="00CA5524" w:rsidRDefault="002A7EB0" w:rsidP="002A7EB0">
      <w:pPr>
        <w:tabs>
          <w:tab w:val="left" w:pos="567"/>
        </w:tabs>
        <w:ind w:left="567" w:hanging="567"/>
        <w:jc w:val="both"/>
        <w:rPr>
          <w:rFonts w:ascii="Arial" w:hAnsi="Arial" w:cs="Arial"/>
          <w:sz w:val="16"/>
          <w:szCs w:val="16"/>
        </w:rPr>
      </w:pPr>
      <w:r w:rsidRPr="00E204D0">
        <w:rPr>
          <w:rFonts w:ascii="Arial" w:hAnsi="Arial" w:cs="Arial"/>
        </w:rPr>
        <w:t xml:space="preserve">A30. </w:t>
      </w:r>
      <w:r w:rsidRPr="00E204D0">
        <w:rPr>
          <w:rFonts w:ascii="Arial" w:hAnsi="Arial" w:cs="Arial"/>
        </w:rPr>
        <w:tab/>
        <w:t xml:space="preserve">Como observado no item A5, embora a evidência de auditoria seja, principalmente, obtida a partir de procedimentos de auditoria realizados durante o curso do trabalho, ela também pode incluir informações obtidas de outras fontes, por exemplo, auditorias anteriores, em certas circunstâncias, procedimentos de controle de qualidade da firma de auditoria para aceitação e continuidade de clientes </w:t>
      </w:r>
      <w:r w:rsidRPr="00E204D0">
        <w:rPr>
          <w:rFonts w:ascii="Arial" w:hAnsi="Arial" w:cs="Arial"/>
          <w:szCs w:val="18"/>
        </w:rPr>
        <w:t>e cumprimento com certas responsabilidades adicionais nos termos de lei, de regulamento ou de exigências éticas relevantes (por exemplo, referentes à não conformidade da entidade com leis e regulamentos).</w:t>
      </w:r>
      <w:r w:rsidRPr="00E204D0">
        <w:rPr>
          <w:rFonts w:ascii="Arial" w:hAnsi="Arial" w:cs="Arial"/>
        </w:rPr>
        <w:t xml:space="preserve"> A qualidade de toda evidência de auditoria é afetada pela relevância e confiabilidade das informações em que ela se baseia. </w:t>
      </w:r>
      <w:r w:rsidRPr="00CA5524">
        <w:rPr>
          <w:rFonts w:ascii="Arial" w:hAnsi="Arial" w:cs="Arial"/>
          <w:color w:val="00B0F0"/>
          <w:sz w:val="16"/>
          <w:szCs w:val="16"/>
        </w:rPr>
        <w:t>(Incluído pala Revisão NBC 3)</w:t>
      </w:r>
    </w:p>
    <w:p w14:paraId="1C8A0521" w14:textId="77777777" w:rsidR="002A7EB0" w:rsidRPr="00E204D0" w:rsidRDefault="002A7EB0" w:rsidP="002A7EB0">
      <w:pPr>
        <w:tabs>
          <w:tab w:val="left" w:pos="567"/>
        </w:tabs>
        <w:ind w:left="567" w:hanging="567"/>
        <w:jc w:val="both"/>
        <w:rPr>
          <w:rFonts w:ascii="Arial" w:hAnsi="Arial" w:cs="Arial"/>
        </w:rPr>
      </w:pPr>
    </w:p>
    <w:p w14:paraId="75F3867F"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Relevância</w:t>
      </w:r>
    </w:p>
    <w:p w14:paraId="1A7BA93B" w14:textId="77777777" w:rsidR="002A7EB0" w:rsidRPr="00E204D0" w:rsidRDefault="002A7EB0" w:rsidP="002A7EB0">
      <w:pPr>
        <w:tabs>
          <w:tab w:val="left" w:pos="567"/>
        </w:tabs>
        <w:ind w:left="567" w:hanging="567"/>
        <w:jc w:val="both"/>
        <w:rPr>
          <w:rFonts w:ascii="Arial" w:hAnsi="Arial" w:cs="Arial"/>
        </w:rPr>
      </w:pPr>
    </w:p>
    <w:p w14:paraId="1517EFEA"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A27</w:t>
      </w:r>
      <w:r w:rsidRPr="00E204D0">
        <w:rPr>
          <w:rFonts w:ascii="Arial" w:hAnsi="Arial" w:cs="Arial"/>
        </w:rPr>
        <w:t xml:space="preserve">. A31 A relevância trata da ligação lógica ou influência sobre a finalidade do procedimento de auditoria e, quando apropriado, a afirmação em consideração. A relevância das informações a serem utilizadas como evidência de auditoria pode ser afetada pela direção do teste. Por exemplo, se a finalidade de um procedimento de auditoria é testar para verificar se há superavaliação na existência ou valorização das contas a pagar, testar as contas a pagar registradas pode ser um procedimento de auditoria relevante. Por outro lado, para testar se há subavaliação na existência ou valorização das contas a pagar, testar as contas a pagar registradas não seria relevante, mas testar informações como desembolsos subsequentes, faturas não pagas, faturas de fornecedores e exceções apontadas nos relatórios de recebimento de mercadorias podem ser relevantes. </w:t>
      </w:r>
      <w:r w:rsidRPr="00CA5524">
        <w:rPr>
          <w:rFonts w:ascii="Arial" w:hAnsi="Arial" w:cs="Arial"/>
          <w:color w:val="00B0F0"/>
          <w:sz w:val="16"/>
          <w:szCs w:val="16"/>
        </w:rPr>
        <w:t>(Alterado pala Revisão NBC 3)</w:t>
      </w:r>
    </w:p>
    <w:p w14:paraId="525B8F51"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ab/>
      </w:r>
    </w:p>
    <w:p w14:paraId="1D95EFD1"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A28</w:t>
      </w:r>
      <w:r w:rsidRPr="00E204D0">
        <w:rPr>
          <w:rFonts w:ascii="Arial" w:hAnsi="Arial" w:cs="Arial"/>
        </w:rPr>
        <w:t xml:space="preserve">. </w:t>
      </w:r>
      <w:r w:rsidRPr="00E204D0">
        <w:rPr>
          <w:rFonts w:ascii="Arial" w:hAnsi="Arial" w:cs="Arial"/>
          <w:strike/>
        </w:rPr>
        <w:tab/>
        <w:t>Um dado conjunto de procedimentos de auditoria pode fornecer evidência relevante para certas afirmações, mas não para outras. Por exemplo, a inspeção de documentos relacionados com a cobrança de contas a receber após o fim do período pode fornecer evidência de auditoria referente à existência e valorização, mas não necessariamente ao corte. Similarmente, a obtenção de evidência de auditoria referente a uma afirmação específica, por exemplo, a existência de estoque, não substitui a obtenção de evidência de auditoria referente a outra afirmação, por exemplo, a valorização desse estoque. Por outro lado, evidência de auditoria de diferentes fontes ou de diferente natureza pode ser relevante para a mesma afirmação.</w:t>
      </w:r>
      <w:r w:rsidRPr="00E204D0">
        <w:rPr>
          <w:rFonts w:ascii="Arial" w:hAnsi="Arial" w:cs="Arial"/>
        </w:rPr>
        <w:t xml:space="preserve"> </w:t>
      </w:r>
    </w:p>
    <w:p w14:paraId="1C1DF327" w14:textId="77777777" w:rsidR="002A7EB0" w:rsidRPr="00E204D0" w:rsidRDefault="002A7EB0" w:rsidP="002A7EB0">
      <w:pPr>
        <w:tabs>
          <w:tab w:val="left" w:pos="567"/>
        </w:tabs>
        <w:ind w:left="567" w:hanging="567"/>
        <w:jc w:val="both"/>
        <w:rPr>
          <w:rFonts w:ascii="Arial" w:hAnsi="Arial" w:cs="Arial"/>
        </w:rPr>
      </w:pPr>
    </w:p>
    <w:p w14:paraId="4405EAEC" w14:textId="77777777" w:rsidR="002A7EB0" w:rsidRPr="00CA5524" w:rsidRDefault="002A7EB0" w:rsidP="002A7EB0">
      <w:pPr>
        <w:tabs>
          <w:tab w:val="left" w:pos="567"/>
        </w:tabs>
        <w:ind w:left="567" w:hanging="567"/>
        <w:jc w:val="both"/>
        <w:rPr>
          <w:rFonts w:ascii="Arial" w:hAnsi="Arial" w:cs="Arial"/>
          <w:sz w:val="16"/>
          <w:szCs w:val="16"/>
        </w:rPr>
      </w:pPr>
      <w:r w:rsidRPr="00E204D0">
        <w:rPr>
          <w:rFonts w:ascii="Arial" w:hAnsi="Arial" w:cs="Arial"/>
        </w:rPr>
        <w:t xml:space="preserve">A32. </w:t>
      </w:r>
      <w:r w:rsidRPr="00E204D0">
        <w:rPr>
          <w:rFonts w:ascii="Arial" w:hAnsi="Arial" w:cs="Arial"/>
        </w:rPr>
        <w:tab/>
        <w:t>Um dado conjunto de procedimentos de auditoria pode fornecer evidência relevante para certas afirmações, mas, não, para outras. Por exemplo, a inspeção de documentos relacionados com a cobrança de contas a receber após o fim do período pode fornecer evidência de auditoria referente à existência e valorização, mas não necessariamente ao corte. Similarmente, a obtenção de evidência de auditoria referente a uma afirmação específica, por exemplo, a existência de estoque, não substitui a obtenção de evidência de auditoria referente a outra afirmação, por exemplo, a valorização desse estoque. Por outro lado, evidência de auditoria de diferentes fontes ou de diferente natureza pode</w:t>
      </w:r>
      <w:r w:rsidRPr="00E204D0">
        <w:rPr>
          <w:rFonts w:ascii="Arial" w:hAnsi="Arial" w:cs="Arial"/>
          <w:u w:val="single"/>
        </w:rPr>
        <w:t xml:space="preserve">, </w:t>
      </w:r>
      <w:r w:rsidRPr="00E204D0">
        <w:rPr>
          <w:rFonts w:ascii="Arial" w:hAnsi="Arial" w:cs="Arial"/>
        </w:rPr>
        <w:t xml:space="preserve">frequentemente, ser relevante para a mesma afirmação. </w:t>
      </w:r>
      <w:r w:rsidRPr="00CA5524">
        <w:rPr>
          <w:rFonts w:ascii="Arial" w:hAnsi="Arial" w:cs="Arial"/>
          <w:color w:val="00B0F0"/>
          <w:sz w:val="16"/>
          <w:szCs w:val="16"/>
        </w:rPr>
        <w:t>(Incluído pala Revisão NBC 3)</w:t>
      </w:r>
    </w:p>
    <w:p w14:paraId="32122BB6" w14:textId="77777777" w:rsidR="002A7EB0" w:rsidRPr="00E204D0" w:rsidRDefault="002A7EB0" w:rsidP="002A7EB0">
      <w:pPr>
        <w:tabs>
          <w:tab w:val="left" w:pos="567"/>
        </w:tabs>
        <w:ind w:left="567" w:hanging="567"/>
        <w:jc w:val="both"/>
        <w:rPr>
          <w:rFonts w:ascii="Arial" w:hAnsi="Arial" w:cs="Arial"/>
        </w:rPr>
      </w:pPr>
    </w:p>
    <w:p w14:paraId="7E23C5FF"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A29</w:t>
      </w:r>
      <w:r w:rsidRPr="00E204D0">
        <w:rPr>
          <w:rFonts w:ascii="Arial" w:hAnsi="Arial" w:cs="Arial"/>
        </w:rPr>
        <w:t xml:space="preserve">. A33 Os testes de controle são definidos para avaliar a eficácia operacional dos controles na prevenção, detecção e correção de distorções relevantes no nível da afirmação. A definição de testes de controles para obtenção de evidência de auditoria inclui a identificação de condições (características ou atributos) que indiquem a realização de controle, e condições de desvio que indiquem desvios da execução apropriada. A presença ou ausência dessas condições pode então ser testada pelo auditor. </w:t>
      </w:r>
      <w:r w:rsidRPr="00CA5524">
        <w:rPr>
          <w:rFonts w:ascii="Arial" w:hAnsi="Arial" w:cs="Arial"/>
          <w:color w:val="00B0F0"/>
          <w:sz w:val="16"/>
          <w:szCs w:val="16"/>
        </w:rPr>
        <w:t>(Alterado pala Revisão NBC 3)</w:t>
      </w:r>
    </w:p>
    <w:p w14:paraId="3D6FC285" w14:textId="77777777" w:rsidR="002A7EB0" w:rsidRPr="00E204D0" w:rsidRDefault="002A7EB0" w:rsidP="002A7EB0">
      <w:pPr>
        <w:tabs>
          <w:tab w:val="left" w:pos="567"/>
        </w:tabs>
        <w:ind w:left="567" w:hanging="567"/>
        <w:jc w:val="both"/>
        <w:rPr>
          <w:rFonts w:ascii="Arial" w:hAnsi="Arial" w:cs="Arial"/>
        </w:rPr>
      </w:pPr>
    </w:p>
    <w:p w14:paraId="03863DF7"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A30.</w:t>
      </w:r>
      <w:r w:rsidRPr="00E204D0">
        <w:rPr>
          <w:rFonts w:ascii="Arial" w:hAnsi="Arial" w:cs="Arial"/>
        </w:rPr>
        <w:t xml:space="preserve"> </w:t>
      </w:r>
      <w:r w:rsidRPr="00E204D0">
        <w:rPr>
          <w:rFonts w:ascii="Arial" w:hAnsi="Arial" w:cs="Arial"/>
          <w:strike/>
        </w:rPr>
        <w:t>Os procedimentos são definidos para detectar distorções relevantes no nível da afirmação. Eles compreendem testes de detalhes e procedimentos analíticos substantivos. A definição de procedimentos substantivos inclui a identificação de condições relevantes para o propósito do teste que constituem uma distorção na afirmação relevante.</w:t>
      </w:r>
      <w:r w:rsidRPr="00E204D0">
        <w:rPr>
          <w:rFonts w:ascii="Arial" w:hAnsi="Arial" w:cs="Arial"/>
        </w:rPr>
        <w:t xml:space="preserve"> </w:t>
      </w:r>
    </w:p>
    <w:p w14:paraId="5003D172" w14:textId="77777777" w:rsidR="002A7EB0" w:rsidRPr="00E204D0" w:rsidRDefault="002A7EB0" w:rsidP="002A7EB0">
      <w:pPr>
        <w:tabs>
          <w:tab w:val="left" w:pos="567"/>
        </w:tabs>
        <w:ind w:left="567" w:hanging="567"/>
        <w:jc w:val="both"/>
        <w:rPr>
          <w:rFonts w:ascii="Arial" w:hAnsi="Arial" w:cs="Arial"/>
        </w:rPr>
      </w:pPr>
    </w:p>
    <w:p w14:paraId="3D86DC67" w14:textId="77777777" w:rsidR="002A7EB0" w:rsidRPr="00CA5524" w:rsidRDefault="002A7EB0" w:rsidP="002A7EB0">
      <w:pPr>
        <w:tabs>
          <w:tab w:val="left" w:pos="567"/>
        </w:tabs>
        <w:ind w:left="567" w:hanging="567"/>
        <w:jc w:val="both"/>
        <w:rPr>
          <w:rFonts w:ascii="Arial" w:hAnsi="Arial" w:cs="Arial"/>
          <w:sz w:val="16"/>
          <w:szCs w:val="16"/>
        </w:rPr>
      </w:pPr>
      <w:r w:rsidRPr="00E204D0">
        <w:rPr>
          <w:rFonts w:ascii="Arial" w:hAnsi="Arial" w:cs="Arial"/>
        </w:rPr>
        <w:t xml:space="preserve">A34. </w:t>
      </w:r>
      <w:r w:rsidRPr="00E204D0">
        <w:rPr>
          <w:rFonts w:ascii="Arial" w:hAnsi="Arial" w:cs="Arial"/>
        </w:rPr>
        <w:tab/>
        <w:t xml:space="preserve">Os procedimentos substantivos são definidos para detectar distorções relevantes no nível da afirmação. Eles compreendem testes de detalhes e procedimentos analíticos substantivos. A definição de procedimentos substantivos inclui a identificação de condições relevantes para o propósito do teste que constituem distorção na afirmação relevante. </w:t>
      </w:r>
      <w:r w:rsidRPr="00CA5524">
        <w:rPr>
          <w:rFonts w:ascii="Arial" w:hAnsi="Arial" w:cs="Arial"/>
          <w:color w:val="00B0F0"/>
          <w:sz w:val="16"/>
          <w:szCs w:val="16"/>
        </w:rPr>
        <w:t>(Alterado pala Revisão NBC 3)</w:t>
      </w:r>
    </w:p>
    <w:p w14:paraId="79C23B06" w14:textId="77777777" w:rsidR="002A7EB0" w:rsidRPr="00CA5524" w:rsidRDefault="002A7EB0" w:rsidP="002A7EB0">
      <w:pPr>
        <w:tabs>
          <w:tab w:val="left" w:pos="567"/>
        </w:tabs>
        <w:ind w:left="567" w:hanging="567"/>
        <w:jc w:val="both"/>
        <w:rPr>
          <w:rFonts w:ascii="Arial" w:hAnsi="Arial" w:cs="Arial"/>
          <w:sz w:val="16"/>
          <w:szCs w:val="16"/>
        </w:rPr>
      </w:pPr>
    </w:p>
    <w:p w14:paraId="2B5F4CB1"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Confiabilidade</w:t>
      </w:r>
    </w:p>
    <w:p w14:paraId="020DF15B" w14:textId="77777777" w:rsidR="002A7EB0" w:rsidRPr="00E204D0" w:rsidRDefault="002A7EB0" w:rsidP="002A7EB0">
      <w:pPr>
        <w:tabs>
          <w:tab w:val="left" w:pos="567"/>
        </w:tabs>
        <w:ind w:left="567" w:hanging="567"/>
        <w:jc w:val="both"/>
        <w:rPr>
          <w:rFonts w:ascii="Arial" w:hAnsi="Arial" w:cs="Arial"/>
        </w:rPr>
      </w:pPr>
    </w:p>
    <w:p w14:paraId="6BF0D55F" w14:textId="77777777" w:rsidR="002A7EB0" w:rsidRPr="00E204D0" w:rsidRDefault="002A7EB0" w:rsidP="002A7EB0">
      <w:pPr>
        <w:tabs>
          <w:tab w:val="left" w:pos="567"/>
        </w:tabs>
        <w:spacing w:after="120"/>
        <w:ind w:left="567" w:hanging="567"/>
        <w:jc w:val="both"/>
        <w:rPr>
          <w:rFonts w:ascii="Arial" w:hAnsi="Arial" w:cs="Arial"/>
          <w:strike/>
        </w:rPr>
      </w:pPr>
      <w:r w:rsidRPr="00E204D0">
        <w:rPr>
          <w:rFonts w:ascii="Arial" w:hAnsi="Arial" w:cs="Arial"/>
          <w:strike/>
        </w:rPr>
        <w:t>A31</w:t>
      </w:r>
      <w:r w:rsidRPr="00E204D0">
        <w:rPr>
          <w:rFonts w:ascii="Arial" w:hAnsi="Arial" w:cs="Arial"/>
        </w:rPr>
        <w:t xml:space="preserve">. </w:t>
      </w:r>
      <w:r w:rsidRPr="00E204D0">
        <w:rPr>
          <w:rFonts w:ascii="Arial" w:hAnsi="Arial" w:cs="Arial"/>
          <w:strike/>
        </w:rPr>
        <w:t>A confiabilidade das informações a serem utilizadas como evidência de auditoria e, portanto, da própria auditoria, é influenciada pela sua fonte e sua natureza, e as circunstâncias nas quais são obtidas, incluindo os controles sobre sua elaboração e manutenção, quando relevante. Portanto, generalizações sobre a confiabilidade de vários tipos de evidência de auditoria estão sujeitas a importantes exceções. Mesmo quando as informações a serem utilizadas como evidência de auditoria são obtidas de fontes externas à entidade, podem existir circunstâncias que podem afetar a sua confiabilidade. Por exemplo, informações obtidas de fonte externa independente podem não ser confiáveis se a fonte não tiver conhecimento ou se for possível que especialista da administração não tenha objetividade. Embora reconhecendo que podem existir exceções, as seguintes generalizações sobre a confiabilidade da evidência de auditoria podem ser úteis:</w:t>
      </w:r>
    </w:p>
    <w:p w14:paraId="113688E4" w14:textId="77777777" w:rsidR="002A7EB0" w:rsidRPr="00E204D0" w:rsidRDefault="002A7EB0">
      <w:pPr>
        <w:numPr>
          <w:ilvl w:val="0"/>
          <w:numId w:val="182"/>
        </w:numPr>
        <w:spacing w:after="120" w:line="240" w:lineRule="auto"/>
        <w:ind w:left="851" w:hanging="284"/>
        <w:jc w:val="both"/>
        <w:rPr>
          <w:rFonts w:ascii="Arial" w:hAnsi="Arial" w:cs="Arial"/>
          <w:strike/>
        </w:rPr>
      </w:pPr>
      <w:r w:rsidRPr="00E204D0">
        <w:rPr>
          <w:rFonts w:ascii="Arial" w:hAnsi="Arial" w:cs="Arial"/>
          <w:strike/>
        </w:rPr>
        <w:t xml:space="preserve"> </w:t>
      </w:r>
      <w:r w:rsidRPr="00E204D0">
        <w:rPr>
          <w:rFonts w:ascii="Arial" w:hAnsi="Arial" w:cs="Arial"/>
          <w:strike/>
        </w:rPr>
        <w:tab/>
        <w:t xml:space="preserve">a confiabilidade da evidência de auditoria é maior quando ela é obtida de fontes independentes fora da entidade; </w:t>
      </w:r>
    </w:p>
    <w:p w14:paraId="742E421B" w14:textId="77777777" w:rsidR="002A7EB0" w:rsidRPr="00E204D0" w:rsidRDefault="002A7EB0">
      <w:pPr>
        <w:numPr>
          <w:ilvl w:val="0"/>
          <w:numId w:val="182"/>
        </w:numPr>
        <w:spacing w:after="120" w:line="240" w:lineRule="auto"/>
        <w:ind w:left="851" w:hanging="284"/>
        <w:jc w:val="both"/>
        <w:rPr>
          <w:rFonts w:ascii="Arial" w:hAnsi="Arial" w:cs="Arial"/>
          <w:strike/>
        </w:rPr>
      </w:pPr>
      <w:r w:rsidRPr="00E204D0">
        <w:rPr>
          <w:rFonts w:ascii="Arial" w:hAnsi="Arial" w:cs="Arial"/>
          <w:strike/>
        </w:rPr>
        <w:t xml:space="preserve"> </w:t>
      </w:r>
      <w:r w:rsidRPr="00E204D0">
        <w:rPr>
          <w:rFonts w:ascii="Arial" w:hAnsi="Arial" w:cs="Arial"/>
          <w:strike/>
        </w:rPr>
        <w:tab/>
        <w:t xml:space="preserve">a confiabilidade da evidência de auditoria gerada internamente é maior quando os controles relacionados, incluindo os controles sobre sua elaboração e manutenção, impostos pela entidade, são efetivos;  </w:t>
      </w:r>
    </w:p>
    <w:p w14:paraId="2DAAF740" w14:textId="77777777" w:rsidR="002A7EB0" w:rsidRPr="00E204D0" w:rsidRDefault="002A7EB0">
      <w:pPr>
        <w:numPr>
          <w:ilvl w:val="0"/>
          <w:numId w:val="182"/>
        </w:numPr>
        <w:spacing w:after="120" w:line="240" w:lineRule="auto"/>
        <w:ind w:left="851" w:hanging="284"/>
        <w:jc w:val="both"/>
        <w:rPr>
          <w:rFonts w:ascii="Arial" w:hAnsi="Arial" w:cs="Arial"/>
          <w:strike/>
        </w:rPr>
      </w:pPr>
      <w:r w:rsidRPr="00E204D0">
        <w:rPr>
          <w:rFonts w:ascii="Arial" w:hAnsi="Arial" w:cs="Arial"/>
          <w:strike/>
        </w:rPr>
        <w:t xml:space="preserve"> </w:t>
      </w:r>
      <w:r w:rsidRPr="00E204D0">
        <w:rPr>
          <w:rFonts w:ascii="Arial" w:hAnsi="Arial" w:cs="Arial"/>
          <w:strike/>
        </w:rPr>
        <w:tab/>
        <w:t>a evidência de auditoria obtida diretamente pelo auditor (por exemplo, a observação da aplicação de um controle) é mais confiável do que a evidência de auditoria obtida indiretamente ou por inferência (por exemplo, indagação a respeito da aplicação de controle);</w:t>
      </w:r>
    </w:p>
    <w:p w14:paraId="12DC2C64" w14:textId="77777777" w:rsidR="002A7EB0" w:rsidRPr="00E204D0" w:rsidRDefault="002A7EB0">
      <w:pPr>
        <w:numPr>
          <w:ilvl w:val="0"/>
          <w:numId w:val="182"/>
        </w:numPr>
        <w:spacing w:after="120" w:line="240" w:lineRule="auto"/>
        <w:ind w:left="851" w:hanging="284"/>
        <w:jc w:val="both"/>
        <w:rPr>
          <w:rFonts w:ascii="Arial" w:hAnsi="Arial" w:cs="Arial"/>
          <w:strike/>
        </w:rPr>
      </w:pPr>
      <w:r w:rsidRPr="00E204D0">
        <w:rPr>
          <w:rFonts w:ascii="Arial" w:hAnsi="Arial" w:cs="Arial"/>
          <w:strike/>
        </w:rPr>
        <w:t xml:space="preserve"> </w:t>
      </w:r>
      <w:r w:rsidRPr="00E204D0">
        <w:rPr>
          <w:rFonts w:ascii="Arial" w:hAnsi="Arial" w:cs="Arial"/>
          <w:strike/>
        </w:rPr>
        <w:tab/>
        <w:t>a evidência de auditoria em forma de documentos, em papel, mídia eletrônica ou de outro tipo, é mais confiável do que a evidência obtida verbalmente (por exemplo, uma ata de reunião elaborada tempestivamente é mais confiável do que uma representação verbal subsequente dos assuntos discutidos);</w:t>
      </w:r>
    </w:p>
    <w:p w14:paraId="239FBF83" w14:textId="77777777" w:rsidR="002A7EB0" w:rsidRPr="00E204D0" w:rsidRDefault="002A7EB0">
      <w:pPr>
        <w:numPr>
          <w:ilvl w:val="0"/>
          <w:numId w:val="182"/>
        </w:numPr>
        <w:spacing w:after="0" w:line="240" w:lineRule="auto"/>
        <w:ind w:left="851" w:hanging="284"/>
        <w:jc w:val="both"/>
        <w:rPr>
          <w:rFonts w:ascii="Arial" w:hAnsi="Arial" w:cs="Arial"/>
        </w:rPr>
      </w:pPr>
      <w:r w:rsidRPr="00E204D0">
        <w:rPr>
          <w:rFonts w:ascii="Arial" w:hAnsi="Arial" w:cs="Arial"/>
          <w:strike/>
        </w:rPr>
        <w:t xml:space="preserve"> </w:t>
      </w:r>
      <w:r w:rsidRPr="00E204D0">
        <w:rPr>
          <w:rFonts w:ascii="Arial" w:hAnsi="Arial" w:cs="Arial"/>
          <w:strike/>
        </w:rPr>
        <w:tab/>
        <w:t>a evidência de auditoria fornecida por documentos originais é mais confiável do que a evidência de auditoria fornecida por fotocópias ou fac-símiles ou por documentos que foram filmados, digitalizados ou transpostos de outra maneira para forma eletrônica, cuja confiabilidade pode depender dos controles sobre sua elaboração e manutenção.</w:t>
      </w:r>
      <w:r w:rsidRPr="00E204D0">
        <w:rPr>
          <w:rFonts w:ascii="Arial" w:hAnsi="Arial" w:cs="Arial"/>
        </w:rPr>
        <w:t xml:space="preserve">  </w:t>
      </w:r>
    </w:p>
    <w:p w14:paraId="4282CD7F" w14:textId="77777777" w:rsidR="002A7EB0" w:rsidRPr="00E204D0" w:rsidRDefault="002A7EB0" w:rsidP="002A7EB0">
      <w:pPr>
        <w:ind w:left="851"/>
        <w:jc w:val="both"/>
        <w:rPr>
          <w:rFonts w:ascii="Arial" w:hAnsi="Arial" w:cs="Arial"/>
        </w:rPr>
      </w:pPr>
    </w:p>
    <w:p w14:paraId="2F1250DD"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rPr>
        <w:t xml:space="preserve">A35. </w:t>
      </w:r>
      <w:r w:rsidRPr="00E204D0">
        <w:rPr>
          <w:rFonts w:ascii="Arial" w:hAnsi="Arial" w:cs="Arial"/>
        </w:rPr>
        <w:tab/>
        <w:t xml:space="preserve">A confiabilidade das informações a serem utilizadas como evidência de auditoria e, portanto, da própria auditoria, é influenciada pela sua fonte e sua natureza, e </w:t>
      </w:r>
      <w:r w:rsidRPr="00E204D0">
        <w:rPr>
          <w:rFonts w:ascii="Arial" w:hAnsi="Arial" w:cs="Arial"/>
          <w:u w:val="single"/>
        </w:rPr>
        <w:t>pel</w:t>
      </w:r>
      <w:r w:rsidRPr="00E204D0">
        <w:rPr>
          <w:rFonts w:ascii="Arial" w:hAnsi="Arial" w:cs="Arial"/>
        </w:rPr>
        <w:t>as circunstâncias nas quais são obtidas, incluindo os controles sobre sua elaboração e manutenção, quando relevante. Portanto, generalizações sobre a confiabilidade de vários tipos de evidência de auditoria estão sujeitas a importantes exceções. Mesmo quando as informações a serem utilizadas como evidência de auditoria são obtidas de fontes externas à entidade, podem existir circunstâncias que podem afetar a sua confiabilidade. Por exemplo, informações obtidas de fonte independente podem não ser confiáveis se a fonte não tiver conhecimento ou se for possível que especialista da administração não tenha objetividade. Embora reconhecendo que podem existir exceções, as seguintes generalizações sobre a confiabilidade da evidência de auditoria podem ser úteis:</w:t>
      </w:r>
    </w:p>
    <w:p w14:paraId="6CB4EBF3" w14:textId="77777777" w:rsidR="002A7EB0" w:rsidRPr="00E204D0" w:rsidRDefault="002A7EB0">
      <w:pPr>
        <w:numPr>
          <w:ilvl w:val="0"/>
          <w:numId w:val="182"/>
        </w:numPr>
        <w:spacing w:after="0" w:line="240" w:lineRule="auto"/>
        <w:jc w:val="both"/>
        <w:rPr>
          <w:rFonts w:ascii="Arial" w:hAnsi="Arial" w:cs="Arial"/>
        </w:rPr>
      </w:pPr>
      <w:r w:rsidRPr="00E204D0">
        <w:rPr>
          <w:rFonts w:ascii="Arial" w:hAnsi="Arial" w:cs="Arial"/>
        </w:rPr>
        <w:t xml:space="preserve">a confiabilidade da evidência de auditoria é maior quando ela é obtida de fontes independentes fora da entidade; </w:t>
      </w:r>
    </w:p>
    <w:p w14:paraId="73CCB5EC" w14:textId="77777777" w:rsidR="002A7EB0" w:rsidRPr="00E204D0" w:rsidRDefault="002A7EB0">
      <w:pPr>
        <w:numPr>
          <w:ilvl w:val="0"/>
          <w:numId w:val="182"/>
        </w:numPr>
        <w:spacing w:after="0" w:line="240" w:lineRule="auto"/>
        <w:jc w:val="both"/>
        <w:rPr>
          <w:rFonts w:ascii="Arial" w:hAnsi="Arial" w:cs="Arial"/>
        </w:rPr>
      </w:pPr>
      <w:r w:rsidRPr="00E204D0">
        <w:rPr>
          <w:rFonts w:ascii="Arial" w:hAnsi="Arial" w:cs="Arial"/>
        </w:rPr>
        <w:t xml:space="preserve"> a confiabilidade da evidência de auditoria gerada internamente é maior quando os controles relacionados, incluindo os controles sobre sua elaboração e manutenção, impostos pela entidade, são efetivos; </w:t>
      </w:r>
    </w:p>
    <w:p w14:paraId="0F6C0743" w14:textId="77777777" w:rsidR="002A7EB0" w:rsidRPr="00E204D0" w:rsidRDefault="002A7EB0">
      <w:pPr>
        <w:numPr>
          <w:ilvl w:val="0"/>
          <w:numId w:val="182"/>
        </w:numPr>
        <w:spacing w:after="0" w:line="240" w:lineRule="auto"/>
        <w:jc w:val="both"/>
        <w:rPr>
          <w:rFonts w:ascii="Arial" w:hAnsi="Arial" w:cs="Arial"/>
        </w:rPr>
      </w:pPr>
      <w:r w:rsidRPr="00E204D0">
        <w:rPr>
          <w:rFonts w:ascii="Arial" w:hAnsi="Arial" w:cs="Arial"/>
        </w:rPr>
        <w:t xml:space="preserve"> a evidência de auditoria obtida diretamente pelo auditor (por exemplo, a observação da aplicação de controle) é mais confiável do que a evidência de auditoria obtida indiretamente ou por inferência (por exemplo, indagação a respeito da aplicação de controle);</w:t>
      </w:r>
    </w:p>
    <w:p w14:paraId="3E5F57CD" w14:textId="77777777" w:rsidR="002A7EB0" w:rsidRPr="00E204D0" w:rsidRDefault="002A7EB0">
      <w:pPr>
        <w:numPr>
          <w:ilvl w:val="0"/>
          <w:numId w:val="182"/>
        </w:numPr>
        <w:spacing w:after="0" w:line="240" w:lineRule="auto"/>
        <w:jc w:val="both"/>
        <w:rPr>
          <w:rFonts w:ascii="Arial" w:hAnsi="Arial" w:cs="Arial"/>
        </w:rPr>
      </w:pPr>
      <w:r w:rsidRPr="00E204D0">
        <w:rPr>
          <w:rFonts w:ascii="Arial" w:hAnsi="Arial" w:cs="Arial"/>
        </w:rPr>
        <w:t xml:space="preserve"> a evidência de auditoria em forma de documentos, em papel, mídia eletrônica ou de outro tipo, é mais confiável do que a evidência obtida verbalmente (por exemplo, uma ata de reunião elaborada tempestivamente é mais confiável do que uma representação verbal subsequente dos assuntos discutidos);</w:t>
      </w:r>
    </w:p>
    <w:p w14:paraId="6AB831BB" w14:textId="77777777" w:rsidR="002A7EB0" w:rsidRPr="00E204D0" w:rsidRDefault="002A7EB0">
      <w:pPr>
        <w:numPr>
          <w:ilvl w:val="0"/>
          <w:numId w:val="182"/>
        </w:numPr>
        <w:spacing w:after="0" w:line="240" w:lineRule="auto"/>
        <w:ind w:left="851" w:hanging="284"/>
        <w:jc w:val="both"/>
        <w:rPr>
          <w:rFonts w:ascii="Arial" w:hAnsi="Arial" w:cs="Arial"/>
        </w:rPr>
      </w:pPr>
      <w:r w:rsidRPr="00E204D0">
        <w:rPr>
          <w:rFonts w:ascii="Arial" w:hAnsi="Arial" w:cs="Arial"/>
        </w:rPr>
        <w:t xml:space="preserve">a evidência de auditoria fornecida por documentos originais é mais confiável do que a evidência de auditoria fornecida por </w:t>
      </w:r>
      <w:r w:rsidRPr="00E41062">
        <w:rPr>
          <w:rFonts w:ascii="Arial" w:hAnsi="Arial" w:cs="Arial"/>
          <w:highlight w:val="yellow"/>
        </w:rPr>
        <w:t>fotocópias ou fac-símiles</w:t>
      </w:r>
      <w:r w:rsidRPr="00E204D0">
        <w:rPr>
          <w:rFonts w:ascii="Arial" w:hAnsi="Arial" w:cs="Arial"/>
        </w:rPr>
        <w:t xml:space="preserve"> ou por documentos que foram filmados, digitalizados ou transpostos de outra maneira para forma eletrônica, cuja confiabilidade pode depender dos controles sobre sua elaboração e manutenção. </w:t>
      </w:r>
      <w:r w:rsidRPr="00CA5524">
        <w:rPr>
          <w:rFonts w:ascii="Arial" w:hAnsi="Arial" w:cs="Arial"/>
          <w:color w:val="00B0F0"/>
          <w:sz w:val="16"/>
          <w:szCs w:val="16"/>
        </w:rPr>
        <w:t>(Alterado pela Revisão NBC 3)</w:t>
      </w:r>
    </w:p>
    <w:p w14:paraId="3758C01B" w14:textId="77777777" w:rsidR="002A7EB0" w:rsidRPr="00E204D0" w:rsidRDefault="002A7EB0" w:rsidP="002A7EB0">
      <w:pPr>
        <w:tabs>
          <w:tab w:val="left" w:pos="567"/>
        </w:tabs>
        <w:ind w:left="567" w:hanging="567"/>
        <w:jc w:val="both"/>
        <w:rPr>
          <w:rFonts w:ascii="Arial" w:hAnsi="Arial" w:cs="Arial"/>
        </w:rPr>
      </w:pPr>
    </w:p>
    <w:p w14:paraId="62CE983C"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A32</w:t>
      </w:r>
      <w:r w:rsidRPr="00E204D0">
        <w:rPr>
          <w:rFonts w:ascii="Arial" w:hAnsi="Arial" w:cs="Arial"/>
        </w:rPr>
        <w:t xml:space="preserve">. A36 A NBC TA 520, item 5(a), fornece orientação adicional sobre a confiabilidade dos dados utilizados para fins de definição de procedimentos analíticos como procedimentos substantivos. </w:t>
      </w:r>
      <w:r w:rsidRPr="00CA5524">
        <w:rPr>
          <w:rFonts w:ascii="Arial" w:hAnsi="Arial" w:cs="Arial"/>
          <w:color w:val="00B0F0"/>
          <w:sz w:val="16"/>
          <w:szCs w:val="16"/>
        </w:rPr>
        <w:t>(Alterado pala Revisão NBC 3)</w:t>
      </w:r>
    </w:p>
    <w:p w14:paraId="2AB31A21" w14:textId="77777777" w:rsidR="002A7EB0" w:rsidRPr="00E204D0" w:rsidRDefault="002A7EB0" w:rsidP="002A7EB0">
      <w:pPr>
        <w:tabs>
          <w:tab w:val="left" w:pos="567"/>
        </w:tabs>
        <w:ind w:left="567" w:hanging="567"/>
        <w:jc w:val="both"/>
        <w:rPr>
          <w:rFonts w:ascii="Arial" w:hAnsi="Arial" w:cs="Arial"/>
        </w:rPr>
      </w:pPr>
    </w:p>
    <w:p w14:paraId="33FE1FC8" w14:textId="77777777" w:rsidR="002A7EB0" w:rsidRPr="00E204D0" w:rsidRDefault="002A7EB0" w:rsidP="002A7EB0">
      <w:pPr>
        <w:tabs>
          <w:tab w:val="left" w:pos="567"/>
        </w:tabs>
        <w:ind w:left="567" w:hanging="567"/>
        <w:jc w:val="both"/>
        <w:rPr>
          <w:rFonts w:ascii="Arial" w:hAnsi="Arial" w:cs="Arial"/>
        </w:rPr>
      </w:pPr>
      <w:r w:rsidRPr="00E204D0">
        <w:rPr>
          <w:rFonts w:ascii="Arial" w:hAnsi="Arial" w:cs="Arial"/>
          <w:strike/>
        </w:rPr>
        <w:t>A33</w:t>
      </w:r>
      <w:r w:rsidRPr="00E204D0">
        <w:rPr>
          <w:rFonts w:ascii="Arial" w:hAnsi="Arial" w:cs="Arial"/>
        </w:rPr>
        <w:t xml:space="preserve">. A37 A NBC TA 240, item 13, trata das circunstâncias em que o auditor tem razão para crer que um documento pode não ser autêntico ou pode ter sido modificado sem que essa modificação tenha sido divulgada ao auditor. </w:t>
      </w:r>
      <w:r w:rsidRPr="00CA5524">
        <w:rPr>
          <w:rFonts w:ascii="Arial" w:hAnsi="Arial" w:cs="Arial"/>
          <w:color w:val="00B0F0"/>
          <w:sz w:val="16"/>
          <w:szCs w:val="16"/>
        </w:rPr>
        <w:t>(Alterado pala Revisão NBC 3)</w:t>
      </w:r>
    </w:p>
    <w:p w14:paraId="3716138C" w14:textId="77777777" w:rsidR="002A7EB0" w:rsidRPr="00E204D0" w:rsidRDefault="002A7EB0" w:rsidP="002A7EB0">
      <w:pPr>
        <w:tabs>
          <w:tab w:val="left" w:pos="567"/>
        </w:tabs>
        <w:ind w:left="567" w:hanging="567"/>
        <w:jc w:val="both"/>
        <w:rPr>
          <w:rFonts w:ascii="Arial" w:hAnsi="Arial" w:cs="Arial"/>
        </w:rPr>
      </w:pPr>
    </w:p>
    <w:p w14:paraId="64F8BE2B" w14:textId="77777777" w:rsidR="002A7EB0" w:rsidRPr="00E204D0" w:rsidRDefault="002A7EB0" w:rsidP="002A7EB0">
      <w:pPr>
        <w:tabs>
          <w:tab w:val="left" w:pos="567"/>
        </w:tabs>
        <w:ind w:left="567" w:hanging="567"/>
        <w:jc w:val="both"/>
        <w:rPr>
          <w:rFonts w:ascii="Arial" w:hAnsi="Arial" w:cs="Arial"/>
        </w:rPr>
      </w:pPr>
      <w:r w:rsidRPr="00E204D0">
        <w:rPr>
          <w:rFonts w:ascii="Arial" w:eastAsia="Arial" w:hAnsi="Arial" w:cs="Arial"/>
        </w:rPr>
        <w:t>A38. A NBC TA 250 – Consideração de Leis e Regulamentos na Auditoria de Demonstrações Contábeis, item 9, fornece orientação adicional com relação ao cumprimento pelo auditor com quaisquer responsabilidades adicionais nos termos de leis, de regulamentos ou de requisitos éticos relevantes referentes à não conformidade identificada ou suspeita de não conformidade com leis e regulamentos por parte da entidade que podem fornecer informações adicionais que sejam relevantes para o trabalho do auditor de acordo com as normas de auditoria e à avaliação das implicações dessa não conformidade com relação a outros aspectos da auditoria</w:t>
      </w:r>
      <w:r w:rsidRPr="00CA5524">
        <w:rPr>
          <w:rFonts w:ascii="Arial" w:eastAsia="Arial" w:hAnsi="Arial" w:cs="Arial"/>
          <w:sz w:val="16"/>
          <w:szCs w:val="16"/>
        </w:rPr>
        <w:t xml:space="preserve">. </w:t>
      </w:r>
      <w:r w:rsidRPr="00CA5524">
        <w:rPr>
          <w:rFonts w:ascii="Arial" w:hAnsi="Arial" w:cs="Arial"/>
          <w:color w:val="00B0F0"/>
          <w:sz w:val="16"/>
          <w:szCs w:val="16"/>
        </w:rPr>
        <w:t>(incluído pala Revisão NBC 3)</w:t>
      </w:r>
    </w:p>
    <w:p w14:paraId="35A46F6F" w14:textId="77777777" w:rsidR="002A7EB0" w:rsidRPr="00E204D0" w:rsidRDefault="002A7EB0" w:rsidP="002A7EB0">
      <w:pPr>
        <w:tabs>
          <w:tab w:val="left" w:pos="567"/>
        </w:tabs>
        <w:ind w:left="567" w:hanging="567"/>
        <w:jc w:val="both"/>
        <w:rPr>
          <w:rFonts w:ascii="Arial" w:hAnsi="Arial" w:cs="Arial"/>
        </w:rPr>
      </w:pPr>
    </w:p>
    <w:p w14:paraId="0053B9D0" w14:textId="77777777" w:rsidR="002A7EB0" w:rsidRPr="00E204D0" w:rsidRDefault="002A7EB0" w:rsidP="002A7EB0">
      <w:pPr>
        <w:tabs>
          <w:tab w:val="left" w:pos="567"/>
        </w:tabs>
        <w:jc w:val="both"/>
        <w:rPr>
          <w:rFonts w:ascii="Arial" w:hAnsi="Arial" w:cs="Arial"/>
        </w:rPr>
      </w:pPr>
      <w:r w:rsidRPr="00E204D0">
        <w:rPr>
          <w:rFonts w:ascii="Arial" w:hAnsi="Arial" w:cs="Arial"/>
        </w:rPr>
        <w:t>Confiabilidade das informações apresentadas por especialista da administração (ver item 8)</w:t>
      </w:r>
    </w:p>
    <w:p w14:paraId="270C14CA" w14:textId="77777777" w:rsidR="002A7EB0" w:rsidRPr="00E204D0" w:rsidRDefault="002A7EB0" w:rsidP="002A7EB0">
      <w:pPr>
        <w:tabs>
          <w:tab w:val="left" w:pos="567"/>
        </w:tabs>
        <w:ind w:left="567" w:hanging="567"/>
        <w:jc w:val="both"/>
        <w:rPr>
          <w:rFonts w:ascii="Arial" w:hAnsi="Arial" w:cs="Arial"/>
        </w:rPr>
      </w:pPr>
    </w:p>
    <w:p w14:paraId="15865404" w14:textId="77777777" w:rsidR="002A7EB0" w:rsidRPr="002A7EB0" w:rsidRDefault="002A7EB0" w:rsidP="002A7EB0">
      <w:pPr>
        <w:rPr>
          <w:b/>
          <w:bCs/>
        </w:rPr>
      </w:pPr>
      <w:r w:rsidRPr="002A7EB0">
        <w:rPr>
          <w:b/>
          <w:bCs/>
        </w:rPr>
        <w:t>Fontes de informações externas</w:t>
      </w:r>
    </w:p>
    <w:p w14:paraId="5D51DC04" w14:textId="77777777" w:rsidR="002A7EB0" w:rsidRPr="00E204D0" w:rsidRDefault="002A7EB0" w:rsidP="002A7EB0">
      <w:pPr>
        <w:pStyle w:val="BRK0"/>
        <w:spacing w:before="0" w:line="240" w:lineRule="auto"/>
        <w:rPr>
          <w:rFonts w:cs="Arial"/>
          <w:szCs w:val="20"/>
        </w:rPr>
      </w:pPr>
    </w:p>
    <w:p w14:paraId="287278FF"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z w:val="20"/>
          <w:szCs w:val="20"/>
        </w:rPr>
        <w:t>A39.</w:t>
      </w:r>
      <w:r w:rsidRPr="00E204D0">
        <w:rPr>
          <w:rFonts w:ascii="Arial" w:hAnsi="Arial" w:cs="Arial"/>
          <w:sz w:val="20"/>
          <w:szCs w:val="20"/>
        </w:rPr>
        <w:tab/>
        <w:t xml:space="preserve">Conforme o item 7, o auditor deve considerar a relevância e a confiabilidade das informações obtidas de fonte de informações externa que será utilizada como evidência de auditoria, independentemente se as informações tiverem sido utilizadas pela entidade na elaboração das demonstrações contábeis ou obtidas pelo auditor. Para as informações obtidas de fonte de informações externa, essa consideração pode, em determinados casos, incluir evidência de auditoria sobre a fonte de informações externa ou sobre a elaboração das informações pela fonte de informações externa, obtidas por meio do planejamento e da realização dos procedimentos adicionais de auditoria de acordo com a NBC TA 330 ou, quando aplicável, com a NBC TA 540. </w:t>
      </w:r>
      <w:r w:rsidRPr="00E204D0">
        <w:rPr>
          <w:rFonts w:ascii="Arial" w:hAnsi="Arial" w:cs="Arial"/>
          <w:color w:val="00B0F0"/>
          <w:sz w:val="20"/>
          <w:szCs w:val="20"/>
        </w:rPr>
        <w:t>(incluído pala Revisão NBC 3)</w:t>
      </w:r>
    </w:p>
    <w:p w14:paraId="4A98858F" w14:textId="77777777" w:rsidR="002A7EB0" w:rsidRPr="00E204D0" w:rsidRDefault="002A7EB0" w:rsidP="002A7EB0">
      <w:pPr>
        <w:ind w:left="567" w:hanging="567"/>
        <w:jc w:val="both"/>
        <w:rPr>
          <w:rFonts w:ascii="Arial" w:hAnsi="Arial" w:cs="Arial"/>
          <w:sz w:val="20"/>
          <w:szCs w:val="20"/>
        </w:rPr>
      </w:pPr>
    </w:p>
    <w:p w14:paraId="58489E42"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z w:val="20"/>
          <w:szCs w:val="20"/>
        </w:rPr>
        <w:t>A40.</w:t>
      </w:r>
      <w:r w:rsidRPr="00E204D0">
        <w:rPr>
          <w:rFonts w:ascii="Arial" w:hAnsi="Arial" w:cs="Arial"/>
          <w:sz w:val="20"/>
          <w:szCs w:val="20"/>
        </w:rPr>
        <w:tab/>
        <w:t xml:space="preserve">A obtenção de entendimento do motivo pelo qual a administração ou, quando aplicável, o especialista da administração utiliza fonte de informações externa e o modo como a relevância e a confiabilidade foram consideradas (incluindo sua exatidão e integridade) podem ajudar a embasar a consideração do auditor em termos da relevância e confiabilidade dessas informações. </w:t>
      </w:r>
      <w:r w:rsidRPr="00E204D0">
        <w:rPr>
          <w:rFonts w:ascii="Arial" w:hAnsi="Arial" w:cs="Arial"/>
          <w:color w:val="00B0F0"/>
          <w:sz w:val="20"/>
          <w:szCs w:val="20"/>
        </w:rPr>
        <w:t>(incluído pala Revisão NBC 3)</w:t>
      </w:r>
    </w:p>
    <w:p w14:paraId="74EC259C" w14:textId="77777777" w:rsidR="002A7EB0" w:rsidRPr="00E204D0" w:rsidRDefault="002A7EB0" w:rsidP="002A7EB0">
      <w:pPr>
        <w:ind w:left="567" w:hanging="567"/>
        <w:jc w:val="both"/>
        <w:rPr>
          <w:rFonts w:ascii="Arial" w:hAnsi="Arial" w:cs="Arial"/>
          <w:sz w:val="20"/>
          <w:szCs w:val="20"/>
        </w:rPr>
      </w:pPr>
    </w:p>
    <w:p w14:paraId="226BD77F" w14:textId="77777777" w:rsidR="002A7EB0" w:rsidRPr="00E204D0" w:rsidRDefault="002A7EB0" w:rsidP="002A7EB0">
      <w:pPr>
        <w:pStyle w:val="BRK0"/>
        <w:spacing w:before="0" w:line="240" w:lineRule="auto"/>
        <w:rPr>
          <w:rFonts w:cs="Arial"/>
          <w:szCs w:val="20"/>
        </w:rPr>
      </w:pPr>
      <w:r w:rsidRPr="00E204D0">
        <w:rPr>
          <w:rFonts w:cs="Arial"/>
          <w:szCs w:val="20"/>
        </w:rPr>
        <w:t>A41.</w:t>
      </w:r>
      <w:r w:rsidRPr="00E204D0">
        <w:rPr>
          <w:rFonts w:cs="Arial"/>
          <w:szCs w:val="20"/>
        </w:rPr>
        <w:tab/>
        <w:t>Os seguintes fatores podem ser importantes na consideração da relevância e da confiabilidade das informações obtidas de fonte de informações externa, incluindo sua exatidão e integridade, levando em consideração que alguns desses fatores somente podem ser relevantes quando as informações tiverem sido usadas pela administração na elaboração das demonstrações contábeis ou obtidas pelo auditor:</w:t>
      </w:r>
    </w:p>
    <w:p w14:paraId="1E36E680"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a natureza e a autoridade da fonte de informações externa. Por exemplo, é provável que o banco central ou a repartição de estatísticas do governo com mandato legislativo para fornecer informações setoriais para o público seja a autoridade para certos tipos de informações;</w:t>
      </w:r>
    </w:p>
    <w:p w14:paraId="3B357B4A"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a capacidade de influenciar as informações obtidas por meio de relações entre a entidade e a fonte de informações;</w:t>
      </w:r>
    </w:p>
    <w:p w14:paraId="0DC7A7F8"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a competência e a reputação da fonte de informações externa com relação às informações, incluindo se, no julgamento profissional do auditor, as informações são fornecidas de forma rotineira por fonte com histórico de fornecimento de informações confiáveis;</w:t>
      </w:r>
    </w:p>
    <w:p w14:paraId="3F837FA7"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a experiência anterior do auditor com a confiabilidade das informações fornecidas pela fonte de informações externa;</w:t>
      </w:r>
    </w:p>
    <w:p w14:paraId="32C50A1A"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evidências de aceitação geral do mercado pelos usuários da relevância e/ou confiabilidade das informações de fonte de informações externa para finalidade semelhante àquela para a qual as informações foram utilizadas pela administração ou pelo auditor;</w:t>
      </w:r>
    </w:p>
    <w:p w14:paraId="4C215884"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se a entidade tem controles implantados para tratar da relevância e da confiabilidade das informações obtidas e utilizadas;</w:t>
      </w:r>
    </w:p>
    <w:p w14:paraId="364DAE53"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se a fonte de informações externa acumula informações gerais do mercado ou participa diretamente no “estabelecimento” das transações do mercado;</w:t>
      </w:r>
    </w:p>
    <w:p w14:paraId="5D256EFB"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se as informações são adequadas para uso na forma na qual elas estão sendo usadas e, se aplicável, foram desenvolvidas levando em consideração a estrutura de relatório financeiro aplicável;</w:t>
      </w:r>
    </w:p>
    <w:p w14:paraId="001F824E"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informações alternativas que podem contradizer as informações utilizadas;</w:t>
      </w:r>
    </w:p>
    <w:p w14:paraId="53D6AC1F"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a natureza e a extensão das isenções de responsabilidade ou de outro termo restritivo relacionado com as informações obtidas;</w:t>
      </w:r>
    </w:p>
    <w:p w14:paraId="6D960D88"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informações sobre os métodos utilizados na elaboração das informações, o modo como os métodos estão sendo aplicados, quando aplicável, o modo como os modelos foram utilizados nessa aplicação, e os controles dos métodos; e</w:t>
      </w:r>
    </w:p>
    <w:p w14:paraId="309214B1" w14:textId="77777777" w:rsidR="002A7EB0" w:rsidRPr="00E204D0" w:rsidRDefault="002A7EB0" w:rsidP="15ECA22E">
      <w:pPr>
        <w:pStyle w:val="BLTBOLA"/>
        <w:tabs>
          <w:tab w:val="clear" w:pos="1070"/>
        </w:tabs>
        <w:spacing w:before="0" w:line="240" w:lineRule="auto"/>
        <w:ind w:left="851" w:hanging="284"/>
        <w:rPr>
          <w:color w:val="auto"/>
        </w:rPr>
      </w:pPr>
      <w:r w:rsidRPr="00283890">
        <w:rPr>
          <w:color w:val="auto"/>
          <w:lang w:val="pt-BR"/>
        </w:rPr>
        <w:t>quando disponível, as informações relevantes na consideração da adequação das premissas e de outros dados aplicados pelas fontes de informações externas no desenvolvimento das informações obtidas</w:t>
      </w:r>
      <w:r w:rsidRPr="00283890">
        <w:rPr>
          <w:color w:val="auto"/>
          <w:sz w:val="16"/>
          <w:szCs w:val="16"/>
          <w:lang w:val="pt-BR"/>
        </w:rPr>
        <w:t xml:space="preserve">.  </w:t>
      </w:r>
      <w:r w:rsidRPr="15ECA22E">
        <w:rPr>
          <w:color w:val="00B0F0"/>
          <w:sz w:val="16"/>
          <w:szCs w:val="16"/>
        </w:rPr>
        <w:t>(Incluída pela Revisão NBC 3)</w:t>
      </w:r>
    </w:p>
    <w:p w14:paraId="6F308E8F" w14:textId="77777777" w:rsidR="002A7EB0" w:rsidRPr="00E204D0" w:rsidRDefault="002A7EB0" w:rsidP="002A7EB0">
      <w:pPr>
        <w:pStyle w:val="BLTBOLA"/>
        <w:numPr>
          <w:ilvl w:val="0"/>
          <w:numId w:val="0"/>
        </w:numPr>
        <w:spacing w:before="0" w:line="240" w:lineRule="auto"/>
        <w:ind w:left="1070" w:hanging="360"/>
        <w:rPr>
          <w:color w:val="auto"/>
          <w:szCs w:val="20"/>
          <w:lang w:val="pt-BR"/>
        </w:rPr>
      </w:pPr>
    </w:p>
    <w:p w14:paraId="34D9EFFF" w14:textId="77777777" w:rsidR="002A7EB0" w:rsidRPr="00E204D0" w:rsidRDefault="002A7EB0" w:rsidP="002A7EB0">
      <w:pPr>
        <w:pStyle w:val="BRK0"/>
        <w:spacing w:before="0" w:line="240" w:lineRule="auto"/>
        <w:rPr>
          <w:rFonts w:cs="Arial"/>
          <w:szCs w:val="20"/>
        </w:rPr>
      </w:pPr>
      <w:r w:rsidRPr="00E204D0">
        <w:rPr>
          <w:rFonts w:cs="Arial"/>
          <w:szCs w:val="20"/>
        </w:rPr>
        <w:t>A42.</w:t>
      </w:r>
      <w:r w:rsidRPr="00E204D0">
        <w:rPr>
          <w:rFonts w:cs="Arial"/>
          <w:szCs w:val="20"/>
        </w:rPr>
        <w:tab/>
        <w:t>A natureza e a extensão das considerações do auditor levam em consideração os riscos avaliados de distorção relevante no nível de afirmações no qual o uso das informações externas é relevante, o grau no qual o uso dessas informações é relevante para as razões para os riscos avaliados de distorção relevante e a possibilidade de que as informações da fonte de informações externa não sejam confiáveis (por exemplo, se elas são de fonte crível). Com base na consideração do auditor dos assuntos descritos no item A33B, o auditor pode determinar que um entendimento adicional da entidade e do seu ambiente, incluindo seu controle interno, é necessário, de acordo com a NBC TA 315, ou que procedimentos adicionais de auditoria, de acordo com a NBC TA 330, item 6, e a NBC TA 540, item 30, quando aplicável, são apropriados nas circunstâncias, para responder aos riscos avaliados de distorção relevante relacionados com o uso das informações de fonte de informações externa. Esses procedimentos podem incluir:</w:t>
      </w:r>
    </w:p>
    <w:p w14:paraId="27D8E0C8"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realização de comparação das informações obtidas da fonte de informações externa com as informações obtidas de fonte de informações externa alternativa;</w:t>
      </w:r>
    </w:p>
    <w:p w14:paraId="463415A6" w14:textId="77777777" w:rsidR="002A7EB0" w:rsidRPr="00E204D0" w:rsidRDefault="002A7EB0" w:rsidP="002A7EB0">
      <w:pPr>
        <w:pStyle w:val="BLTBOLA"/>
        <w:tabs>
          <w:tab w:val="clear" w:pos="1070"/>
        </w:tabs>
        <w:spacing w:before="0" w:line="240" w:lineRule="auto"/>
        <w:ind w:left="851" w:hanging="284"/>
        <w:rPr>
          <w:color w:val="auto"/>
          <w:szCs w:val="20"/>
          <w:lang w:val="pt-BR"/>
        </w:rPr>
      </w:pPr>
      <w:r w:rsidRPr="00E204D0">
        <w:rPr>
          <w:color w:val="auto"/>
          <w:szCs w:val="20"/>
          <w:lang w:val="pt-BR"/>
        </w:rPr>
        <w:t>quando for relevante para considerar o uso por parte da administração de fonte de informações externa, a obtenção de entendimento dos controles que a administração tem implantados para considerar a confiabilidade das informações de fontes de informações externas, e testar, potencialmente, a efetividade operacional desses controles;</w:t>
      </w:r>
    </w:p>
    <w:p w14:paraId="572F5599" w14:textId="77777777" w:rsidR="002A7EB0" w:rsidRPr="00CA5524" w:rsidRDefault="002A7EB0" w:rsidP="002A7EB0">
      <w:pPr>
        <w:pStyle w:val="BLTBOLA"/>
        <w:tabs>
          <w:tab w:val="clear" w:pos="1070"/>
        </w:tabs>
        <w:spacing w:before="0" w:line="240" w:lineRule="auto"/>
        <w:ind w:left="851" w:hanging="284"/>
        <w:rPr>
          <w:color w:val="auto"/>
          <w:sz w:val="16"/>
          <w:szCs w:val="16"/>
          <w:lang w:val="pt-BR"/>
        </w:rPr>
      </w:pPr>
      <w:r w:rsidRPr="00E204D0">
        <w:rPr>
          <w:color w:val="auto"/>
          <w:szCs w:val="20"/>
          <w:lang w:val="pt-BR"/>
        </w:rPr>
        <w:t xml:space="preserve">a realização de procedimentos para obter as informações da fonte de informações externa para entender seus processos, técnicas e premissas para fins da identificação, do entendimento e, quando relevante, do teste da efetividade operacional de seus controles. </w:t>
      </w:r>
      <w:r w:rsidRPr="00CA5524">
        <w:rPr>
          <w:color w:val="00B0F0"/>
          <w:sz w:val="16"/>
          <w:szCs w:val="16"/>
          <w:lang w:val="pt-BR"/>
        </w:rPr>
        <w:t>(Incluída pela Revisão NBC 3)</w:t>
      </w:r>
    </w:p>
    <w:p w14:paraId="4DF3B5AF" w14:textId="77777777" w:rsidR="002A7EB0" w:rsidRPr="00E204D0" w:rsidRDefault="002A7EB0" w:rsidP="002A7EB0">
      <w:pPr>
        <w:ind w:left="567" w:hanging="567"/>
        <w:jc w:val="both"/>
        <w:rPr>
          <w:rFonts w:ascii="Arial" w:hAnsi="Arial" w:cs="Arial"/>
        </w:rPr>
      </w:pPr>
    </w:p>
    <w:p w14:paraId="198DD205" w14:textId="77777777" w:rsidR="002A7EB0" w:rsidRPr="00E204D0" w:rsidRDefault="002A7EB0" w:rsidP="002A7EB0">
      <w:pPr>
        <w:pStyle w:val="BRK0"/>
        <w:spacing w:before="0" w:line="240" w:lineRule="auto"/>
        <w:rPr>
          <w:rFonts w:cs="Arial"/>
          <w:szCs w:val="20"/>
        </w:rPr>
      </w:pPr>
      <w:r w:rsidRPr="00E204D0">
        <w:rPr>
          <w:rFonts w:cs="Arial"/>
          <w:szCs w:val="20"/>
        </w:rPr>
        <w:t>A43.</w:t>
      </w:r>
      <w:r w:rsidRPr="00E204D0">
        <w:rPr>
          <w:rFonts w:cs="Arial"/>
          <w:szCs w:val="20"/>
        </w:rPr>
        <w:tab/>
        <w:t xml:space="preserve">Em algumas situações, pode haver apenas um fornecedor de determinadas informações como, por exemplo, informações de banco central ou governo, como taxa de inflação, ou de um único órgão setorial reconhecido. Nesses casos, a determinação do auditor da natureza e da extensão dos procedimentos de auditoria que podem ser apropriados nas circunstâncias é influenciada pela natureza e credibilidade da fonte de informações, pelos riscos avaliados de distorção relevante para os quais essas informações externas são relevantes e pelo grau no qual o uso dessas informações é relevante para as razões para os riscos avaliados de distorção relevante. Por exemplo, quando as informações são de fonte oficial crível, a extensão dos procedimentos adicionais de auditoria do auditor pode ser menor, como a corroboração das informações no site da fonte ou em informações publicadas. Em outros casos, se a fonte não é avaliada como crível, o auditor pode determinar que procedimentos mais extensivos são apropriados e, na ausência de qualquer fonte alternativa de informações independentes para comparação, ele pode considerar se a realização de procedimentos para a obtenção de informações da fonte de informações externa, quando praticável, é adequada para a obtenção de evidência de auditoria apropriada e suficiente. </w:t>
      </w:r>
      <w:r w:rsidRPr="00E204D0">
        <w:rPr>
          <w:rFonts w:cs="Arial"/>
          <w:color w:val="00B0F0"/>
          <w:sz w:val="18"/>
          <w:szCs w:val="18"/>
        </w:rPr>
        <w:t>(Incluída pela Revisão NBC 3)</w:t>
      </w:r>
    </w:p>
    <w:p w14:paraId="70BEBC51" w14:textId="77777777" w:rsidR="002A7EB0" w:rsidRPr="00E204D0" w:rsidRDefault="002A7EB0" w:rsidP="002A7EB0">
      <w:pPr>
        <w:ind w:left="567" w:hanging="567"/>
        <w:jc w:val="both"/>
        <w:rPr>
          <w:rFonts w:ascii="Arial" w:hAnsi="Arial" w:cs="Arial"/>
        </w:rPr>
      </w:pPr>
    </w:p>
    <w:p w14:paraId="604B5999" w14:textId="77777777" w:rsidR="002A7EB0" w:rsidRPr="00CA5524" w:rsidRDefault="002A7EB0" w:rsidP="002A7EB0">
      <w:pPr>
        <w:ind w:left="567" w:hanging="567"/>
        <w:jc w:val="both"/>
        <w:rPr>
          <w:rFonts w:ascii="Arial" w:hAnsi="Arial" w:cs="Arial"/>
          <w:sz w:val="16"/>
          <w:szCs w:val="16"/>
        </w:rPr>
      </w:pPr>
      <w:r w:rsidRPr="00E204D0">
        <w:rPr>
          <w:rFonts w:ascii="Arial" w:hAnsi="Arial" w:cs="Arial"/>
          <w:sz w:val="20"/>
          <w:szCs w:val="20"/>
        </w:rPr>
        <w:t>A44.</w:t>
      </w:r>
      <w:r w:rsidRPr="00E204D0">
        <w:rPr>
          <w:rFonts w:ascii="Arial" w:hAnsi="Arial" w:cs="Arial"/>
          <w:sz w:val="20"/>
          <w:szCs w:val="20"/>
        </w:rPr>
        <w:tab/>
        <w:t xml:space="preserve">Quando o auditor não tem base suficiente com a qual considerar a relevância e a confiabilidade das informações de fonte de informações externa, o auditor pode ter uma limitação de escopo se a evidência de auditoria apropriada e suficiente não puder ser obtida por meio de procedimentos alternativos. Qualquer limitação de escopo imposta deve ser avaliada de acordo com os requisitos da NBC TA 705, item 13. </w:t>
      </w:r>
      <w:r w:rsidRPr="00CA5524">
        <w:rPr>
          <w:rFonts w:ascii="Arial" w:hAnsi="Arial" w:cs="Arial"/>
          <w:color w:val="00B0F0"/>
          <w:sz w:val="16"/>
          <w:szCs w:val="16"/>
        </w:rPr>
        <w:t>(Incluída pela Revisão NBC 3)</w:t>
      </w:r>
    </w:p>
    <w:p w14:paraId="45B92B42" w14:textId="77777777" w:rsidR="002A7EB0" w:rsidRPr="00E204D0" w:rsidRDefault="002A7EB0" w:rsidP="002A7EB0">
      <w:pPr>
        <w:tabs>
          <w:tab w:val="left" w:pos="567"/>
        </w:tabs>
        <w:ind w:left="567" w:hanging="567"/>
        <w:jc w:val="both"/>
        <w:rPr>
          <w:rFonts w:ascii="Arial" w:hAnsi="Arial" w:cs="Arial"/>
        </w:rPr>
      </w:pPr>
    </w:p>
    <w:p w14:paraId="6BBD534C"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trike/>
          <w:sz w:val="20"/>
          <w:szCs w:val="20"/>
        </w:rPr>
        <w:t>A34.</w:t>
      </w:r>
      <w:r w:rsidRPr="00E204D0">
        <w:rPr>
          <w:rFonts w:ascii="Arial" w:hAnsi="Arial" w:cs="Arial"/>
          <w:sz w:val="20"/>
          <w:szCs w:val="20"/>
        </w:rPr>
        <w:t xml:space="preserve"> A45 A elaboração das demonstrações contábeis da entidade pode exigir conhecimento especializado em outro campo que não a contabilidade ou a auditoria, como cálculos atuariais, avaliações ou dados de engenharia. A entidade pode empregar ou contratar especialistas desses campos para obter o conhecimento especializado necessário para a elaboração das demonstrações contábeis. Deixar de fazê-lo quando tal conhecimento especializado é necessário aumenta os riscos de distorção relevante.</w:t>
      </w:r>
      <w:r w:rsidRPr="00CA5524">
        <w:rPr>
          <w:rFonts w:ascii="Arial" w:hAnsi="Arial" w:cs="Arial"/>
          <w:color w:val="00B0F0"/>
        </w:rPr>
        <w:t xml:space="preserve"> </w:t>
      </w:r>
      <w:r w:rsidRPr="00CA5524">
        <w:rPr>
          <w:rFonts w:ascii="Arial" w:hAnsi="Arial" w:cs="Arial"/>
          <w:color w:val="00B0F0"/>
          <w:sz w:val="16"/>
          <w:szCs w:val="16"/>
        </w:rPr>
        <w:t>(Alterado pala Revisão NBC 3)</w:t>
      </w:r>
    </w:p>
    <w:p w14:paraId="59318005" w14:textId="77777777" w:rsidR="002A7EB0" w:rsidRPr="00E204D0" w:rsidRDefault="002A7EB0" w:rsidP="002A7EB0">
      <w:pPr>
        <w:tabs>
          <w:tab w:val="left" w:pos="567"/>
        </w:tabs>
        <w:ind w:left="567" w:hanging="567"/>
        <w:jc w:val="both"/>
        <w:rPr>
          <w:rFonts w:ascii="Arial" w:hAnsi="Arial" w:cs="Arial"/>
        </w:rPr>
      </w:pPr>
    </w:p>
    <w:p w14:paraId="5B0931EE" w14:textId="77777777" w:rsidR="002A7EB0" w:rsidRPr="00E204D0" w:rsidRDefault="002A7EB0" w:rsidP="002A7EB0">
      <w:pPr>
        <w:tabs>
          <w:tab w:val="left" w:pos="567"/>
        </w:tabs>
        <w:ind w:left="567" w:hanging="567"/>
        <w:jc w:val="both"/>
        <w:rPr>
          <w:rFonts w:ascii="Arial" w:hAnsi="Arial" w:cs="Arial"/>
          <w:strike/>
        </w:rPr>
      </w:pPr>
      <w:r w:rsidRPr="00E204D0">
        <w:rPr>
          <w:rFonts w:ascii="Arial" w:hAnsi="Arial" w:cs="Arial"/>
          <w:strike/>
        </w:rPr>
        <w:t xml:space="preserve">A35. </w:t>
      </w:r>
      <w:r w:rsidRPr="00E204D0">
        <w:rPr>
          <w:rFonts w:ascii="Arial" w:hAnsi="Arial" w:cs="Arial"/>
          <w:strike/>
        </w:rPr>
        <w:tab/>
        <w:t>Quando as informações a serem utilizadas como evidência de auditoria foram elaboradas com o uso do trabalho do especialista da administração, aplica-se a exigência do item 8 desta Norma. Por exemplo, um indivíduo ou organização pode possuir conhecimento especializado na aplicação de modelos para estimar o valor justo de títulos mobiliários para os quais não há mercado observável. Se o indivíduo ou organização aplica esse conhecimento especializado em uma estimativa que a entidade utiliza na elaboração das suas demonstrações contábeis, o indivíduo ou organização é um especialista da administração e aplica-se o item 8. Se, por outro lado, esse indivíduo ou organização meramente fornece dados de preço referentes a transações privadas não disponíveis de outra maneira para a entidade e que esta utiliza nos seus métodos de estimativa, tais informações, se utilizadas como evidência de auditoria, estão sujeitas ao item 7 desta Norma, mas não se trata de uso, pela entidade, de especialista da administração.</w:t>
      </w:r>
    </w:p>
    <w:p w14:paraId="0ACD69CE" w14:textId="77777777" w:rsidR="002A7EB0" w:rsidRPr="00E204D0" w:rsidRDefault="002A7EB0" w:rsidP="002A7EB0">
      <w:pPr>
        <w:tabs>
          <w:tab w:val="left" w:pos="567"/>
        </w:tabs>
        <w:ind w:left="567" w:hanging="567"/>
        <w:jc w:val="both"/>
        <w:rPr>
          <w:rFonts w:ascii="Arial" w:hAnsi="Arial" w:cs="Arial"/>
          <w:strike/>
        </w:rPr>
      </w:pPr>
    </w:p>
    <w:p w14:paraId="0560BE5C" w14:textId="77777777" w:rsidR="002A7EB0" w:rsidRPr="00CA5524" w:rsidRDefault="002A7EB0" w:rsidP="002A7EB0">
      <w:pPr>
        <w:tabs>
          <w:tab w:val="left" w:pos="567"/>
        </w:tabs>
        <w:ind w:left="567" w:hanging="567"/>
        <w:jc w:val="both"/>
        <w:rPr>
          <w:rFonts w:ascii="Arial" w:hAnsi="Arial" w:cs="Arial"/>
          <w:sz w:val="16"/>
          <w:szCs w:val="16"/>
        </w:rPr>
      </w:pPr>
      <w:r w:rsidRPr="00E204D0">
        <w:rPr>
          <w:rFonts w:ascii="Arial" w:hAnsi="Arial" w:cs="Arial"/>
          <w:sz w:val="20"/>
          <w:szCs w:val="20"/>
        </w:rPr>
        <w:t xml:space="preserve">A46. </w:t>
      </w:r>
      <w:r w:rsidRPr="00E204D0">
        <w:rPr>
          <w:rFonts w:ascii="Arial" w:hAnsi="Arial" w:cs="Arial"/>
          <w:sz w:val="20"/>
          <w:szCs w:val="20"/>
        </w:rPr>
        <w:tab/>
        <w:t xml:space="preserve">Quando as informações a serem utilizadas como evidência de auditoria foram elaboradas com o uso do trabalho de especialista da administração, aplica-se o requisito do item 8 desta Norma. Por exemplo, um indivíduo ou organização pode possuir conhecimento especializado na aplicação de modelos para estimar o valor justo de títulos mobiliários para os quais não há mercado observável. Se o indivíduo ou organização aplica esse conhecimento especializado na estimativa que a entidade utiliza na elaboração das suas demonstrações contábeis, o indivíduo ou organização é especialista da administração e aplica-se o item 8. Se, por outro lado, esse indivíduo ou organização meramente fornece dados de preço referentes a transações privadas não disponíveis de outra maneira para a entidade e que esta utiliza nos seus métodos de estimativa, tais informações, se utilizadas como evidência de auditoria, estão sujeitas ao item 7 desta Norma, sendo a informação de fonte externa e não se trata de utilização, pela entidade, de especialista da administração. </w:t>
      </w:r>
      <w:r w:rsidRPr="00CA5524">
        <w:rPr>
          <w:rFonts w:ascii="Arial" w:hAnsi="Arial" w:cs="Arial"/>
          <w:color w:val="00B0F0"/>
          <w:sz w:val="16"/>
          <w:szCs w:val="16"/>
        </w:rPr>
        <w:t>(Incluída pela Revisão NBC 3)</w:t>
      </w:r>
    </w:p>
    <w:p w14:paraId="6B737D93" w14:textId="77777777" w:rsidR="002A7EB0" w:rsidRPr="00E204D0" w:rsidRDefault="002A7EB0" w:rsidP="002A7EB0">
      <w:pPr>
        <w:tabs>
          <w:tab w:val="left" w:pos="567"/>
        </w:tabs>
        <w:ind w:left="567" w:hanging="567"/>
        <w:jc w:val="both"/>
        <w:rPr>
          <w:rFonts w:ascii="Arial" w:hAnsi="Arial" w:cs="Arial"/>
          <w:strike/>
        </w:rPr>
      </w:pPr>
    </w:p>
    <w:p w14:paraId="48A56C69" w14:textId="77777777" w:rsidR="002A7EB0" w:rsidRPr="00E204D0" w:rsidRDefault="002A7EB0" w:rsidP="002A7EB0">
      <w:pPr>
        <w:tabs>
          <w:tab w:val="left" w:pos="567"/>
        </w:tabs>
        <w:ind w:left="567" w:hanging="567"/>
        <w:jc w:val="both"/>
        <w:rPr>
          <w:rFonts w:ascii="Arial" w:hAnsi="Arial" w:cs="Arial"/>
        </w:rPr>
      </w:pPr>
    </w:p>
    <w:p w14:paraId="0D3CC34D" w14:textId="77777777" w:rsidR="002A7EB0" w:rsidRPr="00E204D0" w:rsidRDefault="002A7EB0" w:rsidP="002A7EB0">
      <w:pPr>
        <w:tabs>
          <w:tab w:val="left" w:pos="567"/>
        </w:tabs>
        <w:spacing w:after="120"/>
        <w:ind w:left="567" w:hanging="567"/>
        <w:jc w:val="both"/>
        <w:rPr>
          <w:rFonts w:ascii="Arial" w:hAnsi="Arial" w:cs="Arial"/>
        </w:rPr>
      </w:pPr>
      <w:r w:rsidRPr="00E204D0">
        <w:rPr>
          <w:rFonts w:ascii="Arial" w:hAnsi="Arial" w:cs="Arial"/>
          <w:strike/>
        </w:rPr>
        <w:t>A36</w:t>
      </w:r>
      <w:r w:rsidRPr="00E204D0">
        <w:rPr>
          <w:rFonts w:ascii="Arial" w:hAnsi="Arial" w:cs="Arial"/>
        </w:rPr>
        <w:t>. A47 A natureza, época e extensão dos procedimentos de auditoria em relação à exigência do item 8 desta Norma, podem ser afetados por assuntos como:</w:t>
      </w:r>
    </w:p>
    <w:p w14:paraId="6F1D1B90"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a natureza e complexidade do assunto relacionado ao especialista da administração;</w:t>
      </w:r>
    </w:p>
    <w:p w14:paraId="4AB7652A"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os riscos de distorção relevante no assunto;</w:t>
      </w:r>
    </w:p>
    <w:p w14:paraId="78B0CDDA"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a disponibilidade de fontes alternativas de evidência de auditoria;</w:t>
      </w:r>
    </w:p>
    <w:p w14:paraId="31D61CFB"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a natureza, alcance e objetivos do trabalho do especialista da administração;</w:t>
      </w:r>
    </w:p>
    <w:p w14:paraId="7E229B87"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se o especialista da administração é empregado pela entidade ou é parte contratada por ela para fornecer serviços relevantes;</w:t>
      </w:r>
    </w:p>
    <w:p w14:paraId="10B57BCA"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 xml:space="preserve">a extensão em que a administração pode exercer controle ou influência sobre o trabalho do especialista da administração; </w:t>
      </w:r>
    </w:p>
    <w:p w14:paraId="1D5A9DAC"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se o especialista da administração está sujeito a padrões de desempenho técnico ou outras exigências profissionais ou da indústria;</w:t>
      </w:r>
    </w:p>
    <w:p w14:paraId="385F862F"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a natureza e extensão de quaisquer controles dentro da entidade sobre o trabalho do especialista da administração;</w:t>
      </w:r>
    </w:p>
    <w:p w14:paraId="43AB837A" w14:textId="77777777" w:rsidR="002A7EB0" w:rsidRPr="00E204D0" w:rsidRDefault="002A7EB0">
      <w:pPr>
        <w:numPr>
          <w:ilvl w:val="0"/>
          <w:numId w:val="182"/>
        </w:numPr>
        <w:spacing w:after="12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o conhecimento e experiência do auditor sobre a área de atuação do especialista da administração;</w:t>
      </w:r>
    </w:p>
    <w:p w14:paraId="25DFC753" w14:textId="77777777" w:rsidR="002A7EB0" w:rsidRPr="00E204D0" w:rsidRDefault="002A7EB0">
      <w:pPr>
        <w:numPr>
          <w:ilvl w:val="0"/>
          <w:numId w:val="182"/>
        </w:numPr>
        <w:spacing w:after="0" w:line="240" w:lineRule="auto"/>
        <w:ind w:left="851" w:hanging="284"/>
        <w:jc w:val="both"/>
        <w:rPr>
          <w:rFonts w:ascii="Arial" w:hAnsi="Arial" w:cs="Arial"/>
        </w:rPr>
      </w:pPr>
      <w:r w:rsidRPr="00E204D0">
        <w:rPr>
          <w:rFonts w:ascii="Arial" w:hAnsi="Arial" w:cs="Arial"/>
        </w:rPr>
        <w:t xml:space="preserve"> </w:t>
      </w:r>
      <w:r w:rsidRPr="00E204D0">
        <w:rPr>
          <w:rFonts w:ascii="Arial" w:hAnsi="Arial" w:cs="Arial"/>
        </w:rPr>
        <w:tab/>
        <w:t xml:space="preserve">a experiência prévia do auditor com o trabalho desse especialista. </w:t>
      </w:r>
      <w:r w:rsidRPr="00CA5524">
        <w:rPr>
          <w:rFonts w:ascii="Arial" w:hAnsi="Arial" w:cs="Arial"/>
          <w:color w:val="00B0F0"/>
          <w:sz w:val="16"/>
          <w:szCs w:val="16"/>
        </w:rPr>
        <w:t>(Alterado pala Revisão NBC 3)</w:t>
      </w:r>
    </w:p>
    <w:p w14:paraId="14EE7320" w14:textId="77777777" w:rsidR="002A7EB0" w:rsidRPr="00E204D0" w:rsidRDefault="002A7EB0" w:rsidP="002A7EB0">
      <w:pPr>
        <w:ind w:left="567"/>
        <w:jc w:val="both"/>
        <w:rPr>
          <w:rFonts w:ascii="Arial" w:hAnsi="Arial" w:cs="Arial"/>
        </w:rPr>
      </w:pPr>
    </w:p>
    <w:p w14:paraId="1AC36067" w14:textId="77777777" w:rsidR="002A7EB0" w:rsidRPr="00E204D0" w:rsidRDefault="002A7EB0" w:rsidP="002A7EB0">
      <w:pPr>
        <w:tabs>
          <w:tab w:val="left" w:pos="0"/>
        </w:tabs>
        <w:jc w:val="both"/>
        <w:rPr>
          <w:rFonts w:ascii="Arial" w:hAnsi="Arial" w:cs="Arial"/>
        </w:rPr>
      </w:pPr>
      <w:r w:rsidRPr="00E204D0">
        <w:rPr>
          <w:rFonts w:ascii="Arial" w:hAnsi="Arial" w:cs="Arial"/>
        </w:rPr>
        <w:t>Competência, habilidade e objetividade de um especialista da administração (ver item 8(a))</w:t>
      </w:r>
    </w:p>
    <w:p w14:paraId="545617B9" w14:textId="77777777" w:rsidR="002A7EB0" w:rsidRPr="00E204D0" w:rsidRDefault="002A7EB0" w:rsidP="002A7EB0">
      <w:pPr>
        <w:tabs>
          <w:tab w:val="left" w:pos="0"/>
        </w:tabs>
        <w:jc w:val="both"/>
        <w:rPr>
          <w:rFonts w:ascii="Arial" w:hAnsi="Arial" w:cs="Arial"/>
        </w:rPr>
      </w:pPr>
    </w:p>
    <w:p w14:paraId="05D8F8EA" w14:textId="77777777" w:rsidR="002A7EB0" w:rsidRPr="00E204D0" w:rsidRDefault="002A7EB0" w:rsidP="002A7EB0">
      <w:pPr>
        <w:tabs>
          <w:tab w:val="left" w:pos="567"/>
        </w:tabs>
        <w:ind w:left="567" w:hanging="567"/>
        <w:jc w:val="both"/>
        <w:rPr>
          <w:rFonts w:ascii="Arial" w:hAnsi="Arial" w:cs="Arial"/>
          <w:strike/>
        </w:rPr>
      </w:pPr>
      <w:r w:rsidRPr="00E204D0">
        <w:rPr>
          <w:rFonts w:ascii="Arial" w:hAnsi="Arial" w:cs="Arial"/>
          <w:strike/>
        </w:rPr>
        <w:t xml:space="preserve">A37. </w:t>
      </w:r>
      <w:r w:rsidRPr="00E204D0">
        <w:rPr>
          <w:rFonts w:ascii="Arial" w:hAnsi="Arial" w:cs="Arial"/>
          <w:strike/>
        </w:rPr>
        <w:tab/>
        <w:t>A competência relaciona-se com a natureza e nível de conhecimento na área de atuação do especialista da administração. As habilidades relacionam-se com a capacidade do especialista da administração para exercer essa competência nas circunstâncias. Fatores que influenciam as habilidades podem incluir, por exemplo, o local geográfico e a disponibilidade de tempo e recursos. A objetividade relaciona-se com os possíveis efeitos que tendenciosidades, conflitos de interesse ou influência que outros possam ter sobre o julgamento profissional ou de negócios do especialista da administração. A competência, habilidades e objetividade de especialista da administração e quaisquer controles da entidade sobre o trabalho desse especialista são fatores importantes em relação à confiabilidade de qualquer informação apresentada por um especialista da administração.</w:t>
      </w:r>
    </w:p>
    <w:p w14:paraId="6FD1E147" w14:textId="77777777" w:rsidR="002A7EB0" w:rsidRPr="00E204D0" w:rsidRDefault="002A7EB0" w:rsidP="002A7EB0">
      <w:pPr>
        <w:tabs>
          <w:tab w:val="left" w:pos="567"/>
        </w:tabs>
        <w:ind w:left="567" w:hanging="567"/>
        <w:jc w:val="both"/>
        <w:rPr>
          <w:rFonts w:ascii="Arial" w:hAnsi="Arial" w:cs="Arial"/>
          <w:strike/>
        </w:rPr>
      </w:pPr>
    </w:p>
    <w:p w14:paraId="61BC4A71" w14:textId="77777777" w:rsidR="002A7EB0" w:rsidRPr="00E204D0" w:rsidRDefault="002A7EB0" w:rsidP="002A7EB0">
      <w:pPr>
        <w:tabs>
          <w:tab w:val="left" w:pos="567"/>
        </w:tabs>
        <w:ind w:left="567" w:hanging="567"/>
        <w:jc w:val="both"/>
        <w:rPr>
          <w:rFonts w:ascii="Arial" w:hAnsi="Arial" w:cs="Arial"/>
          <w:sz w:val="20"/>
          <w:szCs w:val="20"/>
        </w:rPr>
      </w:pPr>
      <w:r w:rsidRPr="00CA5524">
        <w:rPr>
          <w:rFonts w:ascii="Arial" w:hAnsi="Arial" w:cs="Arial"/>
        </w:rPr>
        <w:t xml:space="preserve">A48. </w:t>
      </w:r>
      <w:r w:rsidRPr="00CA5524">
        <w:rPr>
          <w:rFonts w:ascii="Arial" w:hAnsi="Arial" w:cs="Arial"/>
        </w:rPr>
        <w:tab/>
        <w:t>A competência relaciona-se com a natureza e nível de conhecimento na área de atuação do especialista da administração. As habilidades relacionam-se com a capacidade do especialista da administração para exercer essa competência nas circunstâncias. Fatores que influenciam as habilidades podem incluir, por exemplo, a localização geográfica e a disponibilidade de tempo e recursos. A objetividade relaciona-se com os possíveis efeitos que tendenciosidades, conflitos de interesse ou influência que outros possam ter sobre o julgamento profissional ou de negócios do especialista da administração. A competência, habilidades e objetividade do especialista da administração e quaisquer controles da entidade sobre o trabalho desse especialista são fatores importantes em relação à confiabilidade de qualquer informação apresentada por especialista da administração.</w:t>
      </w:r>
      <w:r w:rsidRPr="00E204D0">
        <w:rPr>
          <w:rFonts w:ascii="Arial" w:hAnsi="Arial" w:cs="Arial"/>
          <w:sz w:val="20"/>
          <w:szCs w:val="20"/>
        </w:rPr>
        <w:t xml:space="preserve">  </w:t>
      </w:r>
      <w:r w:rsidRPr="00CA5524">
        <w:rPr>
          <w:rFonts w:ascii="Arial" w:hAnsi="Arial" w:cs="Arial"/>
          <w:color w:val="00B0F0"/>
          <w:sz w:val="16"/>
          <w:szCs w:val="16"/>
        </w:rPr>
        <w:t>(Alterada pela Revisão NBC 3)</w:t>
      </w:r>
    </w:p>
    <w:p w14:paraId="0F80AF64" w14:textId="77777777" w:rsidR="002A7EB0" w:rsidRPr="00E204D0" w:rsidRDefault="002A7EB0" w:rsidP="002A7EB0">
      <w:pPr>
        <w:tabs>
          <w:tab w:val="left" w:pos="567"/>
        </w:tabs>
        <w:ind w:left="567" w:hanging="567"/>
        <w:jc w:val="both"/>
        <w:rPr>
          <w:rFonts w:ascii="Arial" w:hAnsi="Arial" w:cs="Arial"/>
        </w:rPr>
      </w:pPr>
    </w:p>
    <w:p w14:paraId="56D536BD" w14:textId="77777777" w:rsidR="002A7EB0" w:rsidRPr="00CA5524" w:rsidRDefault="002A7EB0" w:rsidP="002A7EB0">
      <w:pPr>
        <w:tabs>
          <w:tab w:val="left" w:pos="567"/>
        </w:tabs>
        <w:spacing w:after="120"/>
        <w:ind w:left="567" w:hanging="567"/>
        <w:jc w:val="both"/>
        <w:rPr>
          <w:rFonts w:ascii="Arial" w:hAnsi="Arial" w:cs="Arial"/>
        </w:rPr>
      </w:pPr>
      <w:r w:rsidRPr="00CA5524">
        <w:rPr>
          <w:rFonts w:ascii="Arial" w:hAnsi="Arial" w:cs="Arial"/>
          <w:strike/>
        </w:rPr>
        <w:t>A38.</w:t>
      </w:r>
      <w:r w:rsidRPr="00CA5524">
        <w:rPr>
          <w:rFonts w:ascii="Arial" w:hAnsi="Arial" w:cs="Arial"/>
        </w:rPr>
        <w:t xml:space="preserve"> A49 Informações referentes à competência, habilidades e objetividade de um especialista da administração podem vir de uma variedade de fontes, como:</w:t>
      </w:r>
    </w:p>
    <w:p w14:paraId="4CA1DF54"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experiência pessoal com trabalho anterior do especialista;</w:t>
      </w:r>
    </w:p>
    <w:p w14:paraId="79017E37"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discussões com esse especialista;</w:t>
      </w:r>
    </w:p>
    <w:p w14:paraId="495408FA"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discussões com outros que estejam familiarizados com o trabalho desse especialista;</w:t>
      </w:r>
    </w:p>
    <w:p w14:paraId="37E9488C"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conhecimento das qualificações desse especialista, filiação a qual órgão profissional ou associação de classe, licença para a prática ou outras formas de reconhecimento externo;</w:t>
      </w:r>
    </w:p>
    <w:p w14:paraId="0B90E1A7"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dissertações publicadas ou livros escritos por esse especialista;</w:t>
      </w:r>
    </w:p>
    <w:p w14:paraId="502D7F63" w14:textId="77777777" w:rsidR="002A7EB0" w:rsidRPr="00E204D0" w:rsidRDefault="002A7EB0">
      <w:pPr>
        <w:numPr>
          <w:ilvl w:val="0"/>
          <w:numId w:val="182"/>
        </w:numPr>
        <w:tabs>
          <w:tab w:val="left" w:pos="851"/>
        </w:tabs>
        <w:spacing w:after="0" w:line="240" w:lineRule="auto"/>
        <w:ind w:left="851" w:hanging="284"/>
        <w:jc w:val="both"/>
        <w:rPr>
          <w:rFonts w:ascii="Arial" w:hAnsi="Arial" w:cs="Arial"/>
          <w:sz w:val="20"/>
          <w:szCs w:val="20"/>
        </w:rPr>
      </w:pPr>
      <w:r w:rsidRPr="00CA5524">
        <w:rPr>
          <w:rFonts w:ascii="Arial" w:hAnsi="Arial" w:cs="Arial"/>
        </w:rPr>
        <w:t xml:space="preserve">um especialista do auditor, se aplicável, que auxilie o auditor na obtenção de evidência de auditoria apropriada e suficiente referente às informações apresentadas pelo especialista da administração. </w:t>
      </w:r>
      <w:r w:rsidRPr="00CA5524">
        <w:rPr>
          <w:rFonts w:ascii="Arial" w:hAnsi="Arial" w:cs="Arial"/>
          <w:color w:val="00B0F0"/>
          <w:sz w:val="16"/>
          <w:szCs w:val="16"/>
        </w:rPr>
        <w:t>(Alterado pala Revisão NBC 3)</w:t>
      </w:r>
    </w:p>
    <w:p w14:paraId="7C7CC9E2" w14:textId="77777777" w:rsidR="002A7EB0" w:rsidRPr="00CA5524" w:rsidRDefault="002A7EB0" w:rsidP="002A7EB0">
      <w:pPr>
        <w:tabs>
          <w:tab w:val="left" w:pos="567"/>
        </w:tabs>
        <w:ind w:left="567" w:hanging="567"/>
        <w:jc w:val="both"/>
        <w:rPr>
          <w:rFonts w:ascii="Arial" w:hAnsi="Arial" w:cs="Arial"/>
        </w:rPr>
      </w:pPr>
    </w:p>
    <w:p w14:paraId="5A59E9E5" w14:textId="77777777" w:rsidR="002A7EB0" w:rsidRPr="00E204D0" w:rsidRDefault="002A7EB0" w:rsidP="002A7EB0">
      <w:pPr>
        <w:tabs>
          <w:tab w:val="left" w:pos="567"/>
        </w:tabs>
        <w:ind w:left="567" w:hanging="567"/>
        <w:jc w:val="both"/>
        <w:rPr>
          <w:rFonts w:ascii="Arial" w:hAnsi="Arial" w:cs="Arial"/>
          <w:sz w:val="20"/>
          <w:szCs w:val="20"/>
        </w:rPr>
      </w:pPr>
      <w:r w:rsidRPr="00CA5524">
        <w:rPr>
          <w:rFonts w:ascii="Arial" w:hAnsi="Arial" w:cs="Arial"/>
          <w:strike/>
        </w:rPr>
        <w:t>A39</w:t>
      </w:r>
      <w:r w:rsidRPr="00CA5524">
        <w:rPr>
          <w:rFonts w:ascii="Arial" w:hAnsi="Arial" w:cs="Arial"/>
        </w:rPr>
        <w:t>. A50</w:t>
      </w:r>
      <w:r>
        <w:rPr>
          <w:rFonts w:ascii="Arial" w:hAnsi="Arial" w:cs="Arial"/>
        </w:rPr>
        <w:t>.</w:t>
      </w:r>
      <w:r w:rsidRPr="00CA5524">
        <w:rPr>
          <w:rFonts w:ascii="Arial" w:hAnsi="Arial" w:cs="Arial"/>
        </w:rPr>
        <w:t xml:space="preserve"> Assuntos relevantes para a avaliação da competência, habilidades e objetividade de um especialista da administração incluem determinar se o trabalho desse especialista está sujeito a padrões de desempenho técnico, outros requisitos profissionais ou de indústria, por exemplo, padrões éticos e outros requisitos de filiação a órgão profissional ou associação de classe, padrões de credenciamento de órgão licenciador, assim como, exigências impostas por lei ou regulamento. </w:t>
      </w:r>
      <w:r w:rsidRPr="00CA5524">
        <w:rPr>
          <w:rFonts w:ascii="Arial" w:hAnsi="Arial" w:cs="Arial"/>
          <w:color w:val="00B0F0"/>
          <w:sz w:val="16"/>
          <w:szCs w:val="16"/>
        </w:rPr>
        <w:t>(Alterado pala Revisão NBC 3)</w:t>
      </w:r>
    </w:p>
    <w:p w14:paraId="466EEDB4" w14:textId="77777777" w:rsidR="002A7EB0" w:rsidRPr="00E204D0" w:rsidRDefault="002A7EB0" w:rsidP="002A7EB0">
      <w:pPr>
        <w:tabs>
          <w:tab w:val="left" w:pos="567"/>
        </w:tabs>
        <w:ind w:left="567" w:hanging="567"/>
        <w:jc w:val="both"/>
        <w:rPr>
          <w:rFonts w:ascii="Arial" w:hAnsi="Arial" w:cs="Arial"/>
          <w:sz w:val="20"/>
          <w:szCs w:val="20"/>
        </w:rPr>
      </w:pPr>
    </w:p>
    <w:p w14:paraId="28A1E15E" w14:textId="77777777" w:rsidR="002A7EB0" w:rsidRPr="00CA5524" w:rsidRDefault="002A7EB0" w:rsidP="002A7EB0">
      <w:pPr>
        <w:tabs>
          <w:tab w:val="left" w:pos="567"/>
        </w:tabs>
        <w:spacing w:after="120"/>
        <w:ind w:left="567" w:hanging="567"/>
        <w:jc w:val="both"/>
        <w:rPr>
          <w:rFonts w:ascii="Arial" w:hAnsi="Arial" w:cs="Arial"/>
        </w:rPr>
      </w:pPr>
      <w:r w:rsidRPr="00CA5524">
        <w:rPr>
          <w:rFonts w:ascii="Arial" w:hAnsi="Arial" w:cs="Arial"/>
          <w:strike/>
        </w:rPr>
        <w:t>A40</w:t>
      </w:r>
      <w:r w:rsidRPr="00CA5524">
        <w:rPr>
          <w:rFonts w:ascii="Arial" w:hAnsi="Arial" w:cs="Arial"/>
        </w:rPr>
        <w:t>. A51</w:t>
      </w:r>
      <w:r>
        <w:rPr>
          <w:rFonts w:ascii="Arial" w:hAnsi="Arial" w:cs="Arial"/>
        </w:rPr>
        <w:t>.</w:t>
      </w:r>
      <w:r w:rsidRPr="00CA5524">
        <w:rPr>
          <w:rFonts w:ascii="Arial" w:hAnsi="Arial" w:cs="Arial"/>
        </w:rPr>
        <w:t xml:space="preserve"> Outros assuntos que podem ser relevantes incluem:</w:t>
      </w:r>
    </w:p>
    <w:p w14:paraId="654F97DB"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 xml:space="preserve">a relevância da competência do especialista da administração para o assunto para o qual o trabalho desse especialista será utilizado, incluindo áreas de especialização no campo desse especialista. Por exemplo, um atuário específico pode se especializar em seguros de propriedade e acidentes, mas ter conhecimento especializado limitado no que se refere a cálculos de pensão; </w:t>
      </w:r>
    </w:p>
    <w:p w14:paraId="39819C0D" w14:textId="77777777" w:rsidR="002A7EB0" w:rsidRPr="00CA5524" w:rsidRDefault="002A7EB0">
      <w:pPr>
        <w:numPr>
          <w:ilvl w:val="0"/>
          <w:numId w:val="182"/>
        </w:numPr>
        <w:tabs>
          <w:tab w:val="left" w:pos="851"/>
        </w:tabs>
        <w:spacing w:after="120" w:line="240" w:lineRule="auto"/>
        <w:ind w:left="851" w:hanging="284"/>
        <w:jc w:val="both"/>
        <w:rPr>
          <w:rFonts w:ascii="Arial" w:hAnsi="Arial" w:cs="Arial"/>
        </w:rPr>
      </w:pPr>
      <w:r w:rsidRPr="00CA5524">
        <w:rPr>
          <w:rFonts w:ascii="Arial" w:hAnsi="Arial" w:cs="Arial"/>
        </w:rPr>
        <w:t>a competência do especialista da administração no que se refere a exigências contábeis relevantes, por exemplo, conhecimento de premissas e métodos, inclusive modelos, quando aplicável, que sejam compatíveis com a estrutura de relatório financeiro aplicável;</w:t>
      </w:r>
    </w:p>
    <w:p w14:paraId="3C4C835A" w14:textId="77777777" w:rsidR="002A7EB0" w:rsidRPr="00E204D0" w:rsidRDefault="002A7EB0">
      <w:pPr>
        <w:numPr>
          <w:ilvl w:val="0"/>
          <w:numId w:val="182"/>
        </w:numPr>
        <w:tabs>
          <w:tab w:val="left" w:pos="851"/>
        </w:tabs>
        <w:spacing w:after="0" w:line="240" w:lineRule="auto"/>
        <w:ind w:left="851" w:hanging="284"/>
        <w:jc w:val="both"/>
        <w:rPr>
          <w:rFonts w:ascii="Arial" w:hAnsi="Arial" w:cs="Arial"/>
          <w:sz w:val="20"/>
          <w:szCs w:val="20"/>
        </w:rPr>
      </w:pPr>
      <w:r w:rsidRPr="00CA5524">
        <w:rPr>
          <w:rFonts w:ascii="Arial" w:hAnsi="Arial" w:cs="Arial"/>
        </w:rPr>
        <w:t xml:space="preserve">se eventos inesperados, mudanças nas condições ou a evidência de auditoria obtida dos resultados dos procedimentos de auditoria indicam que pode ser necessário reconsiderar a avaliação inicial da competência, habilidades e objetividade do especialista da administração à medida que a auditoria avança. </w:t>
      </w:r>
      <w:r w:rsidRPr="00CA5524">
        <w:rPr>
          <w:rFonts w:ascii="Arial" w:hAnsi="Arial" w:cs="Arial"/>
          <w:color w:val="00B0F0"/>
          <w:sz w:val="16"/>
          <w:szCs w:val="16"/>
        </w:rPr>
        <w:t>(Alterado pala Revisão NBC 3)</w:t>
      </w:r>
    </w:p>
    <w:p w14:paraId="5E57EB5C" w14:textId="77777777" w:rsidR="002A7EB0" w:rsidRPr="00E204D0" w:rsidRDefault="002A7EB0" w:rsidP="002A7EB0">
      <w:pPr>
        <w:tabs>
          <w:tab w:val="left" w:pos="567"/>
        </w:tabs>
        <w:ind w:left="567" w:hanging="567"/>
        <w:jc w:val="both"/>
        <w:rPr>
          <w:rFonts w:ascii="Arial" w:hAnsi="Arial" w:cs="Arial"/>
          <w:sz w:val="20"/>
          <w:szCs w:val="20"/>
        </w:rPr>
      </w:pPr>
    </w:p>
    <w:p w14:paraId="6DED1630"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trike/>
          <w:sz w:val="20"/>
          <w:szCs w:val="20"/>
        </w:rPr>
        <w:t>A41</w:t>
      </w:r>
      <w:r w:rsidRPr="00E204D0">
        <w:rPr>
          <w:rFonts w:ascii="Arial" w:hAnsi="Arial" w:cs="Arial"/>
          <w:sz w:val="20"/>
          <w:szCs w:val="20"/>
        </w:rPr>
        <w:t>.</w:t>
      </w:r>
      <w:r>
        <w:rPr>
          <w:rFonts w:ascii="Arial" w:hAnsi="Arial" w:cs="Arial"/>
          <w:sz w:val="20"/>
          <w:szCs w:val="20"/>
        </w:rPr>
        <w:t xml:space="preserve"> </w:t>
      </w:r>
      <w:r w:rsidRPr="00E204D0">
        <w:rPr>
          <w:rFonts w:ascii="Arial" w:hAnsi="Arial" w:cs="Arial"/>
          <w:sz w:val="20"/>
          <w:szCs w:val="20"/>
        </w:rPr>
        <w:t xml:space="preserve"> </w:t>
      </w:r>
      <w:r w:rsidRPr="00CA5524">
        <w:rPr>
          <w:rFonts w:ascii="Arial" w:hAnsi="Arial" w:cs="Arial"/>
        </w:rPr>
        <w:t>A52</w:t>
      </w:r>
      <w:r>
        <w:rPr>
          <w:rFonts w:ascii="Arial" w:hAnsi="Arial" w:cs="Arial"/>
        </w:rPr>
        <w:t>.</w:t>
      </w:r>
      <w:r w:rsidRPr="00CA5524">
        <w:rPr>
          <w:rFonts w:ascii="Arial" w:hAnsi="Arial" w:cs="Arial"/>
        </w:rPr>
        <w:t xml:space="preserve"> Uma ampla gama de situações pode ameaçar a objetividade, por exemplo, ameaças de interesse próprio, de defesa dos interesses da entidade, de familiaridade, de auto-revisão e de intimidação. Salvaguardas podem reduzir tais ameaças e podem ser criadas por estruturas externas (por exemplo, a profissão do especialista da administração, legislação ou regulamentação) ou pelo ambiente de trabalho do especialista da administração (por exemplo, políticas e procedimentos de controle de qualidade). </w:t>
      </w:r>
      <w:r w:rsidRPr="00CA5524">
        <w:rPr>
          <w:rFonts w:ascii="Arial" w:hAnsi="Arial" w:cs="Arial"/>
          <w:color w:val="00B0F0"/>
          <w:sz w:val="16"/>
          <w:szCs w:val="16"/>
        </w:rPr>
        <w:t>(Alterado pala Revisão NBC 3)</w:t>
      </w:r>
    </w:p>
    <w:p w14:paraId="3B79339D" w14:textId="77777777" w:rsidR="002A7EB0" w:rsidRPr="00E204D0" w:rsidRDefault="002A7EB0" w:rsidP="002A7EB0">
      <w:pPr>
        <w:tabs>
          <w:tab w:val="left" w:pos="567"/>
        </w:tabs>
        <w:ind w:left="567" w:hanging="567"/>
        <w:jc w:val="both"/>
        <w:rPr>
          <w:rFonts w:ascii="Arial" w:hAnsi="Arial" w:cs="Arial"/>
          <w:sz w:val="20"/>
          <w:szCs w:val="20"/>
        </w:rPr>
      </w:pPr>
    </w:p>
    <w:p w14:paraId="33BDD166"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trike/>
          <w:sz w:val="20"/>
          <w:szCs w:val="20"/>
        </w:rPr>
        <w:t>A42</w:t>
      </w:r>
      <w:r w:rsidRPr="00E204D0">
        <w:rPr>
          <w:rFonts w:ascii="Arial" w:hAnsi="Arial" w:cs="Arial"/>
          <w:sz w:val="20"/>
          <w:szCs w:val="20"/>
        </w:rPr>
        <w:t xml:space="preserve">. </w:t>
      </w:r>
      <w:r w:rsidRPr="004A40BF">
        <w:rPr>
          <w:rFonts w:ascii="Arial" w:hAnsi="Arial" w:cs="Arial"/>
        </w:rPr>
        <w:t>A53</w:t>
      </w:r>
      <w:r>
        <w:rPr>
          <w:rFonts w:ascii="Arial" w:hAnsi="Arial" w:cs="Arial"/>
        </w:rPr>
        <w:t xml:space="preserve">. </w:t>
      </w:r>
      <w:r w:rsidRPr="004A40BF">
        <w:rPr>
          <w:rFonts w:ascii="Arial" w:hAnsi="Arial" w:cs="Arial"/>
        </w:rPr>
        <w:t xml:space="preserve">Embora salvaguardas não possam eliminar todas as ameaças à objetividade do especialista da administração, ameaças como a de intimidação podem ter menos importância para um especialista contratado pela entidade do que para um especialista empregado pela entidade, e a eficácia de salvaguardas como políticas e procedimentos de controle pode ser maior. Como a ameaça à objetividade criada pelo fato de ser empregado da entidade sempre estará presente, normalmente não se pode considerar mais provável que um especialista empregado pela entidade seja mais objetivo do que outros empregados da entidade. </w:t>
      </w:r>
      <w:r w:rsidRPr="004A40BF">
        <w:rPr>
          <w:rFonts w:ascii="Arial" w:hAnsi="Arial" w:cs="Arial"/>
          <w:color w:val="00B0F0"/>
          <w:sz w:val="16"/>
          <w:szCs w:val="16"/>
        </w:rPr>
        <w:t>(Alterado pala Revisão NBC 3)</w:t>
      </w:r>
    </w:p>
    <w:p w14:paraId="1416F4D9" w14:textId="77777777" w:rsidR="002A7EB0" w:rsidRPr="00E204D0" w:rsidRDefault="002A7EB0" w:rsidP="002A7EB0">
      <w:pPr>
        <w:tabs>
          <w:tab w:val="left" w:pos="567"/>
        </w:tabs>
        <w:ind w:left="567" w:hanging="567"/>
        <w:jc w:val="both"/>
        <w:rPr>
          <w:rFonts w:ascii="Arial" w:hAnsi="Arial" w:cs="Arial"/>
          <w:sz w:val="20"/>
          <w:szCs w:val="20"/>
        </w:rPr>
      </w:pPr>
    </w:p>
    <w:p w14:paraId="4FBBE48D" w14:textId="77777777" w:rsidR="002A7EB0" w:rsidRPr="004A40BF" w:rsidRDefault="002A7EB0" w:rsidP="002A7EB0">
      <w:pPr>
        <w:tabs>
          <w:tab w:val="left" w:pos="567"/>
        </w:tabs>
        <w:spacing w:after="120"/>
        <w:ind w:left="567" w:hanging="567"/>
        <w:jc w:val="both"/>
        <w:rPr>
          <w:rFonts w:ascii="Arial" w:hAnsi="Arial" w:cs="Arial"/>
        </w:rPr>
      </w:pPr>
      <w:r w:rsidRPr="00E204D0">
        <w:rPr>
          <w:rFonts w:ascii="Arial" w:hAnsi="Arial" w:cs="Arial"/>
          <w:strike/>
          <w:sz w:val="20"/>
          <w:szCs w:val="20"/>
        </w:rPr>
        <w:t>A43</w:t>
      </w:r>
      <w:r w:rsidRPr="00E204D0">
        <w:rPr>
          <w:rFonts w:ascii="Arial" w:hAnsi="Arial" w:cs="Arial"/>
          <w:sz w:val="20"/>
          <w:szCs w:val="20"/>
        </w:rPr>
        <w:t xml:space="preserve">. </w:t>
      </w:r>
      <w:r w:rsidRPr="004A40BF">
        <w:rPr>
          <w:rFonts w:ascii="Arial" w:hAnsi="Arial" w:cs="Arial"/>
        </w:rPr>
        <w:t>A54</w:t>
      </w:r>
      <w:r>
        <w:rPr>
          <w:rFonts w:ascii="Arial" w:hAnsi="Arial" w:cs="Arial"/>
        </w:rPr>
        <w:t xml:space="preserve">. </w:t>
      </w:r>
      <w:r w:rsidRPr="004A40BF">
        <w:rPr>
          <w:rFonts w:ascii="Arial" w:hAnsi="Arial" w:cs="Arial"/>
        </w:rPr>
        <w:t xml:space="preserve">Na avaliação da objetividade de especialista contratado pela entidade, pode ser relevante discutir com a administração e o especialista, quaisquer interesses e relacionamentos que possam criar ameaças à objetividade do especialista e quaisquer salvaguardas aplicáveis, inclusive quaisquer exigências profissionais que se apliquem ao especialista e avaliar se as salvaguardas são apropriadas. Interesses e relacionamentos criadores de ameaças podem incluir: </w:t>
      </w:r>
    </w:p>
    <w:p w14:paraId="763BC624"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interesses financeiros;</w:t>
      </w:r>
    </w:p>
    <w:p w14:paraId="6E2D59DF"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relacionamentos comerciais e pessoais;</w:t>
      </w:r>
    </w:p>
    <w:p w14:paraId="5CDDB785" w14:textId="77777777" w:rsidR="002A7EB0" w:rsidRPr="00E204D0" w:rsidRDefault="002A7EB0">
      <w:pPr>
        <w:numPr>
          <w:ilvl w:val="0"/>
          <w:numId w:val="182"/>
        </w:numPr>
        <w:tabs>
          <w:tab w:val="left" w:pos="851"/>
        </w:tabs>
        <w:spacing w:after="0" w:line="240" w:lineRule="auto"/>
        <w:ind w:left="851" w:hanging="284"/>
        <w:jc w:val="both"/>
        <w:rPr>
          <w:rFonts w:ascii="Arial" w:hAnsi="Arial" w:cs="Arial"/>
          <w:sz w:val="20"/>
          <w:szCs w:val="20"/>
        </w:rPr>
      </w:pPr>
      <w:r w:rsidRPr="004A40BF">
        <w:rPr>
          <w:rFonts w:ascii="Arial" w:hAnsi="Arial" w:cs="Arial"/>
        </w:rPr>
        <w:t xml:space="preserve">prestação de outros serviços. </w:t>
      </w:r>
      <w:r w:rsidRPr="004A40BF">
        <w:rPr>
          <w:rFonts w:ascii="Arial" w:hAnsi="Arial" w:cs="Arial"/>
          <w:color w:val="00B0F0"/>
          <w:sz w:val="16"/>
          <w:szCs w:val="16"/>
        </w:rPr>
        <w:t>(Alterado pala Revisão NBC 3)</w:t>
      </w:r>
    </w:p>
    <w:p w14:paraId="40D65EBB" w14:textId="77777777" w:rsidR="002A7EB0" w:rsidRPr="00E204D0" w:rsidRDefault="002A7EB0" w:rsidP="002A7EB0">
      <w:pPr>
        <w:tabs>
          <w:tab w:val="left" w:pos="567"/>
        </w:tabs>
        <w:ind w:left="567" w:hanging="567"/>
        <w:jc w:val="both"/>
        <w:rPr>
          <w:rFonts w:ascii="Arial" w:hAnsi="Arial" w:cs="Arial"/>
          <w:sz w:val="20"/>
          <w:szCs w:val="20"/>
        </w:rPr>
      </w:pPr>
    </w:p>
    <w:p w14:paraId="7AFCF79C"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z w:val="20"/>
          <w:szCs w:val="20"/>
        </w:rPr>
        <w:t xml:space="preserve">Obtenção de entendimento do trabalho do especialista da administração (ver item 8(b)) </w:t>
      </w:r>
    </w:p>
    <w:p w14:paraId="55B4070B" w14:textId="77777777" w:rsidR="002A7EB0" w:rsidRPr="00E204D0" w:rsidRDefault="002A7EB0" w:rsidP="002A7EB0">
      <w:pPr>
        <w:tabs>
          <w:tab w:val="left" w:pos="567"/>
        </w:tabs>
        <w:ind w:left="567" w:hanging="567"/>
        <w:jc w:val="both"/>
        <w:rPr>
          <w:rFonts w:ascii="Arial" w:hAnsi="Arial" w:cs="Arial"/>
          <w:strike/>
        </w:rPr>
      </w:pPr>
      <w:r w:rsidRPr="00E204D0">
        <w:rPr>
          <w:rFonts w:ascii="Arial" w:hAnsi="Arial" w:cs="Arial"/>
          <w:strike/>
        </w:rPr>
        <w:t xml:space="preserve">A44. </w:t>
      </w:r>
      <w:r w:rsidRPr="00E204D0">
        <w:rPr>
          <w:rFonts w:ascii="Arial" w:hAnsi="Arial" w:cs="Arial"/>
          <w:strike/>
        </w:rPr>
        <w:tab/>
        <w:t>O entendimento do trabalho do especialista da administração inclui o entendimento da área de especialização relevante. O entendimento da área de especialização relevante pode ser obtido em conjunto com a determinação de se o auditor possui conhecimento especializado para avaliar o trabalho do especialista da administração ou se o auditor precisa de especialista para essa finalidade (ver NBC TA 620).</w:t>
      </w:r>
    </w:p>
    <w:p w14:paraId="767F1612" w14:textId="77777777" w:rsidR="002A7EB0" w:rsidRPr="00E204D0" w:rsidRDefault="002A7EB0" w:rsidP="002A7EB0">
      <w:pPr>
        <w:tabs>
          <w:tab w:val="left" w:pos="567"/>
        </w:tabs>
        <w:ind w:left="567" w:hanging="567"/>
        <w:jc w:val="both"/>
        <w:rPr>
          <w:rFonts w:ascii="Arial" w:hAnsi="Arial" w:cs="Arial"/>
        </w:rPr>
      </w:pPr>
    </w:p>
    <w:p w14:paraId="047EB205" w14:textId="77777777" w:rsidR="002A7EB0" w:rsidRPr="004A40BF" w:rsidRDefault="002A7EB0" w:rsidP="002A7EB0">
      <w:pPr>
        <w:tabs>
          <w:tab w:val="left" w:pos="567"/>
        </w:tabs>
        <w:ind w:left="567" w:hanging="567"/>
        <w:jc w:val="both"/>
        <w:rPr>
          <w:rFonts w:ascii="Arial" w:hAnsi="Arial" w:cs="Arial"/>
          <w:sz w:val="16"/>
          <w:szCs w:val="16"/>
        </w:rPr>
      </w:pPr>
      <w:r w:rsidRPr="004A40BF">
        <w:rPr>
          <w:rFonts w:ascii="Arial" w:hAnsi="Arial" w:cs="Arial"/>
        </w:rPr>
        <w:t xml:space="preserve">A55. </w:t>
      </w:r>
      <w:r w:rsidRPr="004A40BF">
        <w:rPr>
          <w:rFonts w:ascii="Arial" w:hAnsi="Arial" w:cs="Arial"/>
        </w:rPr>
        <w:tab/>
        <w:t xml:space="preserve">O entendimento do trabalho do especialista da administração inclui o entendimento da área de especialização relevante. O entendimento da área de especialização relevante pode ser obtido em conjunto com a determinação, por parte do auditor, se ele tem conhecimento especializado para avaliar o trabalho do especialista da administração, ou se o auditor precisa de especialista para essa finalidade (ver NBC TA 620, item 7). </w:t>
      </w:r>
      <w:r w:rsidRPr="004A40BF">
        <w:rPr>
          <w:rFonts w:ascii="Arial" w:hAnsi="Arial" w:cs="Arial"/>
          <w:color w:val="00B0F0"/>
          <w:sz w:val="16"/>
          <w:szCs w:val="16"/>
        </w:rPr>
        <w:t>(Alterada pela Revisão NBC 3)</w:t>
      </w:r>
    </w:p>
    <w:p w14:paraId="0B801880" w14:textId="77777777" w:rsidR="002A7EB0" w:rsidRPr="00E204D0" w:rsidRDefault="002A7EB0" w:rsidP="002A7EB0">
      <w:pPr>
        <w:tabs>
          <w:tab w:val="left" w:pos="567"/>
        </w:tabs>
        <w:ind w:left="567" w:hanging="567"/>
        <w:jc w:val="both"/>
        <w:rPr>
          <w:rFonts w:ascii="Arial" w:hAnsi="Arial" w:cs="Arial"/>
        </w:rPr>
      </w:pPr>
    </w:p>
    <w:p w14:paraId="4C38A032" w14:textId="77777777" w:rsidR="002A7EB0" w:rsidRPr="004A40BF" w:rsidRDefault="002A7EB0" w:rsidP="002A7EB0">
      <w:pPr>
        <w:tabs>
          <w:tab w:val="left" w:pos="567"/>
        </w:tabs>
        <w:spacing w:after="120"/>
        <w:ind w:left="567" w:hanging="567"/>
        <w:jc w:val="both"/>
        <w:rPr>
          <w:rFonts w:ascii="Arial" w:hAnsi="Arial" w:cs="Arial"/>
        </w:rPr>
      </w:pPr>
      <w:r w:rsidRPr="004A40BF">
        <w:rPr>
          <w:rFonts w:ascii="Arial" w:hAnsi="Arial" w:cs="Arial"/>
          <w:strike/>
        </w:rPr>
        <w:t>A45</w:t>
      </w:r>
      <w:r w:rsidRPr="004A40BF">
        <w:rPr>
          <w:rFonts w:ascii="Arial" w:hAnsi="Arial" w:cs="Arial"/>
        </w:rPr>
        <w:t>. A56 Aspectos da área de atuação do especialista da administração relevantes para o entendimento do auditor podem incluir:</w:t>
      </w:r>
    </w:p>
    <w:p w14:paraId="336672C2"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se a área do especialista tem setores de especialização que sejam relevantes para a auditoria;</w:t>
      </w:r>
    </w:p>
    <w:p w14:paraId="7C4D5916"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se são aplicáveis padrões profissionais ou de outro tipo e exigências regulatórias ou jurídicas;</w:t>
      </w:r>
    </w:p>
    <w:p w14:paraId="3E5F8E50"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 xml:space="preserve">quais premissas e métodos são utilizados pelo especialista da administração e se eles são geralmente aceitos na área do especialista e apropriados para fins de demonstrações contábeis; </w:t>
      </w:r>
    </w:p>
    <w:p w14:paraId="72E36D80" w14:textId="77777777" w:rsidR="002A7EB0" w:rsidRPr="00E204D0" w:rsidRDefault="002A7EB0">
      <w:pPr>
        <w:numPr>
          <w:ilvl w:val="0"/>
          <w:numId w:val="182"/>
        </w:numPr>
        <w:tabs>
          <w:tab w:val="left" w:pos="851"/>
        </w:tabs>
        <w:spacing w:after="0" w:line="240" w:lineRule="auto"/>
        <w:ind w:left="851" w:hanging="284"/>
        <w:jc w:val="both"/>
        <w:rPr>
          <w:rFonts w:ascii="Arial" w:hAnsi="Arial" w:cs="Arial"/>
          <w:sz w:val="20"/>
          <w:szCs w:val="20"/>
        </w:rPr>
      </w:pPr>
      <w:r w:rsidRPr="004A40BF">
        <w:rPr>
          <w:rFonts w:ascii="Arial" w:hAnsi="Arial" w:cs="Arial"/>
        </w:rPr>
        <w:t>a natureza dos dados internos e externos ou das informações que o especialista do auditor utiliza.</w:t>
      </w:r>
      <w:r w:rsidRPr="004A40BF">
        <w:rPr>
          <w:rFonts w:ascii="Arial" w:hAnsi="Arial" w:cs="Arial"/>
          <w:color w:val="00B0F0"/>
        </w:rPr>
        <w:t xml:space="preserve"> </w:t>
      </w:r>
      <w:r w:rsidRPr="004A40BF">
        <w:rPr>
          <w:rFonts w:ascii="Arial" w:hAnsi="Arial" w:cs="Arial"/>
          <w:color w:val="00B0F0"/>
          <w:sz w:val="16"/>
          <w:szCs w:val="16"/>
        </w:rPr>
        <w:t>(Alterado pala Revisão NBC 3)</w:t>
      </w:r>
      <w:r w:rsidRPr="00E204D0">
        <w:rPr>
          <w:rFonts w:ascii="Arial" w:hAnsi="Arial" w:cs="Arial"/>
          <w:color w:val="00B0F0"/>
        </w:rPr>
        <w:t xml:space="preserve"> </w:t>
      </w:r>
      <w:r w:rsidRPr="00E204D0">
        <w:rPr>
          <w:rFonts w:ascii="Arial" w:hAnsi="Arial" w:cs="Arial"/>
          <w:sz w:val="20"/>
          <w:szCs w:val="20"/>
        </w:rPr>
        <w:t xml:space="preserve"> </w:t>
      </w:r>
    </w:p>
    <w:p w14:paraId="19ECAA8F" w14:textId="77777777" w:rsidR="002A7EB0" w:rsidRPr="004A40BF" w:rsidRDefault="002A7EB0" w:rsidP="002A7EB0">
      <w:pPr>
        <w:tabs>
          <w:tab w:val="left" w:pos="567"/>
        </w:tabs>
        <w:ind w:left="567" w:hanging="567"/>
        <w:jc w:val="both"/>
        <w:rPr>
          <w:rFonts w:ascii="Arial" w:hAnsi="Arial" w:cs="Arial"/>
        </w:rPr>
      </w:pPr>
    </w:p>
    <w:p w14:paraId="2757E886" w14:textId="77777777" w:rsidR="002A7EB0" w:rsidRPr="004A40BF" w:rsidRDefault="002A7EB0" w:rsidP="002A7EB0">
      <w:pPr>
        <w:tabs>
          <w:tab w:val="left" w:pos="567"/>
        </w:tabs>
        <w:spacing w:after="120"/>
        <w:ind w:left="567" w:hanging="567"/>
        <w:jc w:val="both"/>
        <w:rPr>
          <w:rFonts w:ascii="Arial" w:hAnsi="Arial" w:cs="Arial"/>
        </w:rPr>
      </w:pPr>
      <w:r w:rsidRPr="004A40BF">
        <w:rPr>
          <w:rFonts w:ascii="Arial" w:hAnsi="Arial" w:cs="Arial"/>
          <w:strike/>
        </w:rPr>
        <w:t>A46.</w:t>
      </w:r>
      <w:r w:rsidRPr="004A40BF">
        <w:rPr>
          <w:rFonts w:ascii="Arial" w:hAnsi="Arial" w:cs="Arial"/>
        </w:rPr>
        <w:t xml:space="preserve"> A57 No caso de especialista da administração contratado pela entidade, geralmente há uma carta de contratação ou outra forma escrita de acordo entre a entidade e esse especialista. A avaliação desse acordo durante a obtenção do entendimento do trabalho do especialista da administração pode ajudar o auditor a determinar, para fins de auditoria, a adequação dos seguintes aspectos: </w:t>
      </w:r>
    </w:p>
    <w:p w14:paraId="72801579"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a natureza, alcance e objetivos do trabalho desse especialista;</w:t>
      </w:r>
    </w:p>
    <w:p w14:paraId="36C4B706"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rPr>
      </w:pPr>
      <w:r w:rsidRPr="004A40BF">
        <w:rPr>
          <w:rFonts w:ascii="Arial" w:hAnsi="Arial" w:cs="Arial"/>
        </w:rPr>
        <w:t>as respectivas funções e responsabilidades da administração e desse especialista; e</w:t>
      </w:r>
    </w:p>
    <w:p w14:paraId="33AE2298" w14:textId="77777777" w:rsidR="002A7EB0" w:rsidRPr="004A40BF" w:rsidRDefault="002A7EB0">
      <w:pPr>
        <w:numPr>
          <w:ilvl w:val="0"/>
          <w:numId w:val="182"/>
        </w:numPr>
        <w:tabs>
          <w:tab w:val="left" w:pos="851"/>
        </w:tabs>
        <w:spacing w:after="0" w:line="240" w:lineRule="auto"/>
        <w:ind w:left="851" w:hanging="284"/>
        <w:jc w:val="both"/>
        <w:rPr>
          <w:rFonts w:ascii="Arial" w:hAnsi="Arial" w:cs="Arial"/>
          <w:sz w:val="16"/>
          <w:szCs w:val="16"/>
        </w:rPr>
      </w:pPr>
      <w:r w:rsidRPr="004A40BF">
        <w:rPr>
          <w:rFonts w:ascii="Arial" w:hAnsi="Arial" w:cs="Arial"/>
        </w:rPr>
        <w:t>a natureza, época e extensão da comunicação entre a administração e esse especialista, inclusive a forma de qualquer relatório a ser fornecido por esse especialista</w:t>
      </w:r>
      <w:r w:rsidRPr="00E204D0">
        <w:rPr>
          <w:rFonts w:ascii="Arial" w:hAnsi="Arial" w:cs="Arial"/>
          <w:sz w:val="20"/>
          <w:szCs w:val="20"/>
        </w:rPr>
        <w:t xml:space="preserve">. </w:t>
      </w:r>
      <w:r w:rsidRPr="004A40BF">
        <w:rPr>
          <w:rFonts w:ascii="Arial" w:hAnsi="Arial" w:cs="Arial"/>
          <w:color w:val="00B0F0"/>
          <w:sz w:val="16"/>
          <w:szCs w:val="16"/>
        </w:rPr>
        <w:t>(Alterado pala Revisão NBC 3)</w:t>
      </w:r>
    </w:p>
    <w:p w14:paraId="3A71EAA6" w14:textId="77777777" w:rsidR="002A7EB0" w:rsidRPr="004A40BF" w:rsidRDefault="002A7EB0" w:rsidP="002A7EB0">
      <w:pPr>
        <w:tabs>
          <w:tab w:val="left" w:pos="851"/>
        </w:tabs>
        <w:ind w:left="851"/>
        <w:jc w:val="both"/>
        <w:rPr>
          <w:rFonts w:ascii="Arial" w:hAnsi="Arial" w:cs="Arial"/>
          <w:sz w:val="16"/>
          <w:szCs w:val="16"/>
        </w:rPr>
      </w:pPr>
    </w:p>
    <w:p w14:paraId="3F43BC72" w14:textId="77777777" w:rsidR="002A7EB0" w:rsidRPr="00E204D0" w:rsidRDefault="002A7EB0" w:rsidP="002A7EB0">
      <w:pPr>
        <w:tabs>
          <w:tab w:val="left" w:pos="567"/>
        </w:tabs>
        <w:ind w:left="567" w:hanging="567"/>
        <w:jc w:val="both"/>
        <w:rPr>
          <w:rFonts w:ascii="Arial" w:hAnsi="Arial" w:cs="Arial"/>
          <w:sz w:val="20"/>
          <w:szCs w:val="20"/>
        </w:rPr>
      </w:pPr>
    </w:p>
    <w:p w14:paraId="24A12899" w14:textId="77777777" w:rsidR="002A7EB0" w:rsidRPr="004A40BF" w:rsidRDefault="002A7EB0" w:rsidP="002A7EB0">
      <w:pPr>
        <w:tabs>
          <w:tab w:val="left" w:pos="567"/>
        </w:tabs>
        <w:ind w:left="567" w:hanging="567"/>
        <w:jc w:val="both"/>
        <w:rPr>
          <w:rFonts w:ascii="Arial" w:hAnsi="Arial" w:cs="Arial"/>
          <w:sz w:val="16"/>
          <w:szCs w:val="16"/>
        </w:rPr>
      </w:pPr>
      <w:r w:rsidRPr="004A40BF">
        <w:rPr>
          <w:rFonts w:ascii="Arial" w:hAnsi="Arial" w:cs="Arial"/>
          <w:strike/>
        </w:rPr>
        <w:t>A47</w:t>
      </w:r>
      <w:r w:rsidRPr="004A40BF">
        <w:rPr>
          <w:rFonts w:ascii="Arial" w:hAnsi="Arial" w:cs="Arial"/>
        </w:rPr>
        <w:t xml:space="preserve"> A58. No caso de especialista da administração empregado pela entidade, é menos provável que exista um acordo escrito desse tipo. As indagações junto ao especialista e outros membros da administração podem ser a forma mais apropriada de obtenção do entendimento necessário ao auditor.  (Alterada pela Revisão NBC 3)</w:t>
      </w:r>
      <w:r w:rsidRPr="004A40BF">
        <w:rPr>
          <w:rFonts w:ascii="Arial" w:hAnsi="Arial" w:cs="Arial"/>
          <w:color w:val="00B0F0"/>
        </w:rPr>
        <w:t xml:space="preserve"> </w:t>
      </w:r>
      <w:r w:rsidRPr="004A40BF">
        <w:rPr>
          <w:rFonts w:ascii="Arial" w:hAnsi="Arial" w:cs="Arial"/>
          <w:color w:val="00B0F0"/>
          <w:sz w:val="16"/>
          <w:szCs w:val="16"/>
        </w:rPr>
        <w:t>(Alterado pala Revisão NBC 3)</w:t>
      </w:r>
    </w:p>
    <w:p w14:paraId="559F3E7C" w14:textId="77777777" w:rsidR="002A7EB0" w:rsidRPr="004A40BF" w:rsidRDefault="002A7EB0" w:rsidP="002A7EB0">
      <w:pPr>
        <w:tabs>
          <w:tab w:val="left" w:pos="567"/>
        </w:tabs>
        <w:ind w:left="567" w:hanging="567"/>
        <w:jc w:val="both"/>
        <w:rPr>
          <w:rFonts w:ascii="Arial" w:hAnsi="Arial" w:cs="Arial"/>
          <w:sz w:val="16"/>
          <w:szCs w:val="16"/>
        </w:rPr>
      </w:pPr>
    </w:p>
    <w:p w14:paraId="592D1122" w14:textId="77777777" w:rsidR="002A7EB0" w:rsidRPr="004A40BF" w:rsidRDefault="002A7EB0" w:rsidP="002A7EB0">
      <w:pPr>
        <w:tabs>
          <w:tab w:val="left" w:pos="567"/>
        </w:tabs>
        <w:ind w:left="567" w:hanging="567"/>
        <w:jc w:val="both"/>
        <w:rPr>
          <w:rFonts w:ascii="Arial" w:hAnsi="Arial" w:cs="Arial"/>
        </w:rPr>
      </w:pPr>
      <w:r w:rsidRPr="004A40BF">
        <w:rPr>
          <w:rFonts w:ascii="Arial" w:hAnsi="Arial" w:cs="Arial"/>
        </w:rPr>
        <w:t>Avaliação da adequação do trabalho do especialista da administração (ver item 8(c))</w:t>
      </w:r>
    </w:p>
    <w:p w14:paraId="30F72962" w14:textId="77777777" w:rsidR="002A7EB0" w:rsidRPr="004A40BF" w:rsidRDefault="002A7EB0" w:rsidP="002A7EB0">
      <w:pPr>
        <w:tabs>
          <w:tab w:val="left" w:pos="567"/>
        </w:tabs>
        <w:ind w:left="567" w:hanging="567"/>
        <w:jc w:val="both"/>
        <w:rPr>
          <w:rFonts w:ascii="Arial" w:hAnsi="Arial" w:cs="Arial"/>
        </w:rPr>
      </w:pPr>
    </w:p>
    <w:p w14:paraId="14FB5AE3" w14:textId="77777777" w:rsidR="002A7EB0" w:rsidRPr="004A40BF" w:rsidRDefault="002A7EB0" w:rsidP="002A7EB0">
      <w:pPr>
        <w:tabs>
          <w:tab w:val="left" w:pos="567"/>
        </w:tabs>
        <w:spacing w:after="120"/>
        <w:ind w:left="567" w:hanging="567"/>
        <w:jc w:val="both"/>
        <w:rPr>
          <w:rFonts w:ascii="Arial" w:hAnsi="Arial" w:cs="Arial"/>
          <w:strike/>
        </w:rPr>
      </w:pPr>
      <w:r w:rsidRPr="004A40BF">
        <w:rPr>
          <w:rFonts w:ascii="Arial" w:hAnsi="Arial" w:cs="Arial"/>
          <w:strike/>
        </w:rPr>
        <w:t xml:space="preserve">A48. </w:t>
      </w:r>
      <w:r w:rsidRPr="004A40BF">
        <w:rPr>
          <w:rFonts w:ascii="Arial" w:hAnsi="Arial" w:cs="Arial"/>
          <w:strike/>
        </w:rPr>
        <w:tab/>
        <w:t>Considerações durante a avaliação do trabalho do especialista da administração como evidência de auditoria para a afirmação relevante podem incluir:</w:t>
      </w:r>
    </w:p>
    <w:p w14:paraId="09DA787B"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strike/>
        </w:rPr>
      </w:pPr>
      <w:r w:rsidRPr="004A40BF">
        <w:rPr>
          <w:rFonts w:ascii="Arial" w:hAnsi="Arial" w:cs="Arial"/>
          <w:strike/>
        </w:rPr>
        <w:t>a relevância e razoabilidade das constatações ou conclusões desse especialista, sua consistência com outras evidências de auditoria, e se elas foram apropriadamente refletidas nas demonstrações contábeis;</w:t>
      </w:r>
    </w:p>
    <w:p w14:paraId="1D4CBB23" w14:textId="77777777" w:rsidR="002A7EB0" w:rsidRPr="004A40BF" w:rsidRDefault="002A7EB0">
      <w:pPr>
        <w:numPr>
          <w:ilvl w:val="0"/>
          <w:numId w:val="182"/>
        </w:numPr>
        <w:tabs>
          <w:tab w:val="left" w:pos="851"/>
        </w:tabs>
        <w:spacing w:after="120" w:line="240" w:lineRule="auto"/>
        <w:ind w:left="851" w:hanging="284"/>
        <w:jc w:val="both"/>
        <w:rPr>
          <w:rFonts w:ascii="Arial" w:hAnsi="Arial" w:cs="Arial"/>
          <w:strike/>
        </w:rPr>
      </w:pPr>
      <w:r w:rsidRPr="004A40BF">
        <w:rPr>
          <w:rFonts w:ascii="Arial" w:hAnsi="Arial" w:cs="Arial"/>
          <w:strike/>
        </w:rPr>
        <w:t>se o trabalho desse especialista envolve a utilização de premissas e métodos significativos, a relevância e razoabilidade dessas premissas e métodos; e</w:t>
      </w:r>
    </w:p>
    <w:p w14:paraId="23B3E6E3" w14:textId="77777777" w:rsidR="002A7EB0" w:rsidRPr="004A40BF" w:rsidRDefault="002A7EB0">
      <w:pPr>
        <w:numPr>
          <w:ilvl w:val="0"/>
          <w:numId w:val="182"/>
        </w:numPr>
        <w:tabs>
          <w:tab w:val="left" w:pos="851"/>
        </w:tabs>
        <w:spacing w:after="0" w:line="240" w:lineRule="auto"/>
        <w:ind w:left="851" w:hanging="284"/>
        <w:jc w:val="both"/>
        <w:rPr>
          <w:rFonts w:ascii="Arial" w:hAnsi="Arial" w:cs="Arial"/>
          <w:strike/>
        </w:rPr>
      </w:pPr>
      <w:r w:rsidRPr="004A40BF">
        <w:rPr>
          <w:rFonts w:ascii="Arial" w:hAnsi="Arial" w:cs="Arial"/>
          <w:strike/>
        </w:rPr>
        <w:t>se o trabalho desse especialista envolve uso significativo de dados-fonte, a relevância, integridade e exatidão desses dados-fonte.</w:t>
      </w:r>
    </w:p>
    <w:p w14:paraId="47AD5CA5" w14:textId="77777777" w:rsidR="002A7EB0" w:rsidRPr="004A40BF" w:rsidRDefault="002A7EB0" w:rsidP="002A7EB0">
      <w:pPr>
        <w:tabs>
          <w:tab w:val="left" w:pos="567"/>
        </w:tabs>
        <w:ind w:left="567" w:hanging="567"/>
        <w:jc w:val="both"/>
        <w:rPr>
          <w:rFonts w:ascii="Arial" w:hAnsi="Arial" w:cs="Arial"/>
          <w:strike/>
        </w:rPr>
      </w:pPr>
      <w:r w:rsidRPr="004A40BF">
        <w:rPr>
          <w:rFonts w:ascii="Arial" w:hAnsi="Arial" w:cs="Arial"/>
          <w:strike/>
        </w:rPr>
        <w:tab/>
      </w:r>
    </w:p>
    <w:p w14:paraId="60C7F909" w14:textId="77777777" w:rsidR="002A7EB0" w:rsidRPr="004A40BF" w:rsidRDefault="002A7EB0" w:rsidP="002A7EB0">
      <w:pPr>
        <w:tabs>
          <w:tab w:val="left" w:pos="567"/>
        </w:tabs>
        <w:jc w:val="both"/>
        <w:rPr>
          <w:rFonts w:ascii="Arial" w:hAnsi="Arial" w:cs="Arial"/>
          <w:strike/>
        </w:rPr>
      </w:pPr>
      <w:r w:rsidRPr="004A40BF">
        <w:rPr>
          <w:rFonts w:ascii="Arial" w:hAnsi="Arial" w:cs="Arial"/>
          <w:strike/>
        </w:rPr>
        <w:t>Informações apresentadas pela entidade e utilizadas para as finalidades do auditor (ver item 9(a) e (b))</w:t>
      </w:r>
    </w:p>
    <w:p w14:paraId="72A9B8F7" w14:textId="77777777" w:rsidR="002A7EB0" w:rsidRPr="004A40BF" w:rsidRDefault="002A7EB0" w:rsidP="002A7EB0">
      <w:pPr>
        <w:tabs>
          <w:tab w:val="left" w:pos="567"/>
        </w:tabs>
        <w:jc w:val="both"/>
        <w:rPr>
          <w:rFonts w:ascii="Arial" w:hAnsi="Arial" w:cs="Arial"/>
        </w:rPr>
      </w:pPr>
    </w:p>
    <w:p w14:paraId="7429CEBE" w14:textId="77777777" w:rsidR="002A7EB0" w:rsidRPr="004A40BF" w:rsidRDefault="002A7EB0" w:rsidP="002A7EB0">
      <w:pPr>
        <w:tabs>
          <w:tab w:val="left" w:pos="567"/>
        </w:tabs>
        <w:ind w:left="567" w:hanging="567"/>
        <w:jc w:val="both"/>
        <w:rPr>
          <w:rFonts w:ascii="Arial" w:hAnsi="Arial" w:cs="Arial"/>
        </w:rPr>
      </w:pPr>
      <w:r w:rsidRPr="004A40BF">
        <w:rPr>
          <w:rFonts w:ascii="Arial" w:hAnsi="Arial" w:cs="Arial"/>
        </w:rPr>
        <w:t xml:space="preserve">A59. </w:t>
      </w:r>
      <w:r w:rsidRPr="004A40BF">
        <w:rPr>
          <w:rFonts w:ascii="Arial" w:hAnsi="Arial" w:cs="Arial"/>
        </w:rPr>
        <w:tab/>
        <w:t>Considerações durante a avaliação da adequação do trabalho do especialista da administração como evidência de auditoria para a afirmação relevante podem incluir:</w:t>
      </w:r>
    </w:p>
    <w:p w14:paraId="02ED4856" w14:textId="77777777" w:rsidR="002A7EB0" w:rsidRPr="004A40BF" w:rsidRDefault="002A7EB0">
      <w:pPr>
        <w:numPr>
          <w:ilvl w:val="0"/>
          <w:numId w:val="184"/>
        </w:numPr>
        <w:tabs>
          <w:tab w:val="left" w:pos="851"/>
        </w:tabs>
        <w:spacing w:after="0" w:line="240" w:lineRule="auto"/>
        <w:ind w:left="851" w:hanging="284"/>
        <w:jc w:val="both"/>
        <w:rPr>
          <w:rFonts w:ascii="Arial" w:hAnsi="Arial" w:cs="Arial"/>
        </w:rPr>
      </w:pPr>
      <w:r w:rsidRPr="004A40BF">
        <w:rPr>
          <w:rFonts w:ascii="Arial" w:hAnsi="Arial" w:cs="Arial"/>
        </w:rPr>
        <w:t>a relevância e razoabilidade das constatações ou conclusões desse especialista, sua consistência com outras evidências de auditoria, e se elas foram apropriadamente refletidas nas demonstrações contábeis;</w:t>
      </w:r>
    </w:p>
    <w:p w14:paraId="63FCC1B7" w14:textId="77777777" w:rsidR="002A7EB0" w:rsidRPr="004A40BF" w:rsidRDefault="002A7EB0">
      <w:pPr>
        <w:numPr>
          <w:ilvl w:val="0"/>
          <w:numId w:val="184"/>
        </w:numPr>
        <w:tabs>
          <w:tab w:val="left" w:pos="851"/>
        </w:tabs>
        <w:spacing w:after="0" w:line="240" w:lineRule="auto"/>
        <w:ind w:left="851" w:hanging="284"/>
        <w:jc w:val="both"/>
        <w:rPr>
          <w:rFonts w:ascii="Arial" w:hAnsi="Arial" w:cs="Arial"/>
        </w:rPr>
      </w:pPr>
      <w:r w:rsidRPr="004A40BF">
        <w:rPr>
          <w:rFonts w:ascii="Arial" w:hAnsi="Arial" w:cs="Arial"/>
        </w:rPr>
        <w:t>se o trabalho desse especialista envolve a utilização de premissas e métodos significativos, a relevância e a razoabilidade dessas premissas e métodos;</w:t>
      </w:r>
    </w:p>
    <w:p w14:paraId="72A06558" w14:textId="77777777" w:rsidR="002A7EB0" w:rsidRPr="004A40BF" w:rsidRDefault="002A7EB0">
      <w:pPr>
        <w:numPr>
          <w:ilvl w:val="0"/>
          <w:numId w:val="184"/>
        </w:numPr>
        <w:tabs>
          <w:tab w:val="left" w:pos="851"/>
        </w:tabs>
        <w:spacing w:after="0" w:line="240" w:lineRule="auto"/>
        <w:ind w:left="851" w:hanging="284"/>
        <w:jc w:val="both"/>
        <w:rPr>
          <w:rFonts w:ascii="Arial" w:hAnsi="Arial" w:cs="Arial"/>
        </w:rPr>
      </w:pPr>
      <w:r w:rsidRPr="004A40BF">
        <w:rPr>
          <w:rFonts w:ascii="Arial" w:hAnsi="Arial" w:cs="Arial"/>
        </w:rPr>
        <w:t>se o trabalho desse especialista envolve uso significativo de dados-fonte, a relevância, a integridade e a exatidão desses dados-fonte; e</w:t>
      </w:r>
    </w:p>
    <w:p w14:paraId="0E5CC5FA" w14:textId="77777777" w:rsidR="002A7EB0" w:rsidRPr="00E204D0" w:rsidRDefault="002A7EB0">
      <w:pPr>
        <w:numPr>
          <w:ilvl w:val="0"/>
          <w:numId w:val="184"/>
        </w:numPr>
        <w:tabs>
          <w:tab w:val="left" w:pos="851"/>
        </w:tabs>
        <w:spacing w:after="0" w:line="240" w:lineRule="auto"/>
        <w:ind w:left="851" w:hanging="284"/>
        <w:jc w:val="both"/>
        <w:rPr>
          <w:rFonts w:ascii="Arial" w:hAnsi="Arial" w:cs="Arial"/>
          <w:sz w:val="20"/>
          <w:szCs w:val="20"/>
        </w:rPr>
      </w:pPr>
      <w:r w:rsidRPr="004A40BF">
        <w:rPr>
          <w:rFonts w:ascii="Arial" w:hAnsi="Arial" w:cs="Arial"/>
        </w:rPr>
        <w:t>se o trabalho desse especialista envolve o uso de informações de fonte de informações externa, a relevância e a confiabilidade dessas informações.</w:t>
      </w:r>
      <w:r w:rsidRPr="004A40BF">
        <w:rPr>
          <w:rFonts w:ascii="Arial" w:hAnsi="Arial" w:cs="Arial"/>
          <w:sz w:val="16"/>
          <w:szCs w:val="16"/>
        </w:rPr>
        <w:t xml:space="preserve"> </w:t>
      </w:r>
      <w:r w:rsidRPr="004A40BF">
        <w:rPr>
          <w:rFonts w:ascii="Arial" w:hAnsi="Arial" w:cs="Arial"/>
          <w:color w:val="00B0F0"/>
          <w:sz w:val="16"/>
          <w:szCs w:val="16"/>
        </w:rPr>
        <w:t>(Alterada pela Revisão NBC 3)</w:t>
      </w:r>
      <w:r w:rsidRPr="004A40BF">
        <w:rPr>
          <w:rFonts w:ascii="Arial" w:hAnsi="Arial" w:cs="Arial"/>
          <w:sz w:val="16"/>
          <w:szCs w:val="16"/>
        </w:rPr>
        <w:t xml:space="preserve"> </w:t>
      </w:r>
    </w:p>
    <w:p w14:paraId="1823B59B" w14:textId="77777777" w:rsidR="002A7EB0" w:rsidRPr="00E204D0" w:rsidRDefault="002A7EB0" w:rsidP="002A7EB0">
      <w:pPr>
        <w:tabs>
          <w:tab w:val="left" w:pos="567"/>
        </w:tabs>
        <w:jc w:val="both"/>
        <w:rPr>
          <w:rFonts w:ascii="Arial" w:hAnsi="Arial" w:cs="Arial"/>
        </w:rPr>
      </w:pPr>
    </w:p>
    <w:p w14:paraId="2CFAAE1D"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trike/>
          <w:sz w:val="20"/>
          <w:szCs w:val="20"/>
        </w:rPr>
        <w:t>A49</w:t>
      </w:r>
      <w:r w:rsidRPr="00E204D0">
        <w:rPr>
          <w:rFonts w:ascii="Arial" w:hAnsi="Arial" w:cs="Arial"/>
          <w:sz w:val="20"/>
          <w:szCs w:val="20"/>
        </w:rPr>
        <w:t xml:space="preserve">. </w:t>
      </w:r>
      <w:r w:rsidRPr="004A40BF">
        <w:rPr>
          <w:rFonts w:ascii="Arial" w:hAnsi="Arial" w:cs="Arial"/>
        </w:rPr>
        <w:t xml:space="preserve">A60 Para que o auditor obtenha evidência de auditoria confiável, as informações apresentadas pela entidade que sejam utilizadas para a execução dos procedimentos de auditoria precisam ser suficientemente completas e exatas. Por exemplo, a eficácia de auditar a receita pela aplicação de preços-padrão a registros de volume de vendas é afetada pela exatidão da informação de preços e a integridade e exatidão dos dados de volume de vendas. Similarmente, se o auditor pretende testar uma população (por exemplo, pagamentos) para verificar certa característica (por exemplo, autorização), os resultados do teste serão menos confiáveis se a população, na qual os itens selecionados para teste, não estiver completa. </w:t>
      </w:r>
      <w:r w:rsidRPr="004A40BF">
        <w:rPr>
          <w:rFonts w:ascii="Arial" w:hAnsi="Arial" w:cs="Arial"/>
          <w:color w:val="00B0F0"/>
          <w:sz w:val="16"/>
          <w:szCs w:val="16"/>
        </w:rPr>
        <w:t>(Alterado pala Revisão NBC 3)</w:t>
      </w:r>
    </w:p>
    <w:p w14:paraId="27F647DB" w14:textId="77777777" w:rsidR="002A7EB0" w:rsidRPr="00E204D0" w:rsidRDefault="002A7EB0" w:rsidP="002A7EB0">
      <w:pPr>
        <w:tabs>
          <w:tab w:val="left" w:pos="567"/>
        </w:tabs>
        <w:ind w:left="567" w:hanging="567"/>
        <w:jc w:val="both"/>
        <w:rPr>
          <w:rFonts w:ascii="Arial" w:hAnsi="Arial" w:cs="Arial"/>
          <w:sz w:val="20"/>
          <w:szCs w:val="20"/>
        </w:rPr>
      </w:pPr>
    </w:p>
    <w:p w14:paraId="2E2F74AD" w14:textId="77777777" w:rsidR="002A7EB0" w:rsidRPr="00E204D0" w:rsidRDefault="002A7EB0" w:rsidP="002A7EB0">
      <w:pPr>
        <w:tabs>
          <w:tab w:val="left" w:pos="567"/>
        </w:tabs>
        <w:ind w:left="567" w:hanging="567"/>
        <w:jc w:val="both"/>
        <w:rPr>
          <w:rFonts w:ascii="Arial" w:hAnsi="Arial" w:cs="Arial"/>
          <w:sz w:val="20"/>
          <w:szCs w:val="20"/>
        </w:rPr>
      </w:pPr>
      <w:r w:rsidRPr="004A40BF">
        <w:rPr>
          <w:rFonts w:ascii="Arial" w:hAnsi="Arial" w:cs="Arial"/>
          <w:strike/>
        </w:rPr>
        <w:t>A50</w:t>
      </w:r>
      <w:r w:rsidRPr="004A40BF">
        <w:rPr>
          <w:rFonts w:ascii="Arial" w:hAnsi="Arial" w:cs="Arial"/>
        </w:rPr>
        <w:t>. A61 A obtenção de evidência de auditoria a respeito da exatidão e integridade de tais informações</w:t>
      </w:r>
      <w:r>
        <w:rPr>
          <w:rFonts w:ascii="Arial" w:hAnsi="Arial" w:cs="Arial"/>
        </w:rPr>
        <w:t xml:space="preserve"> </w:t>
      </w:r>
      <w:r w:rsidRPr="004A40BF">
        <w:rPr>
          <w:rFonts w:ascii="Arial" w:hAnsi="Arial" w:cs="Arial"/>
        </w:rPr>
        <w:t>pode ser realizada conjuntamente com o procedimento efetivo de auditoria aplicado às informações, quando a obtenção de tal evidência for parte integrante do procedimento de auditoria em si. Em outras situações, o auditor pode ter obtido evidência de auditoria da exatidão e integridade de tais informações testando controles sobre a elaboração e manutenção de tais informações. Em algumas situações, porém, o auditor pode determinar que procedimentos adicionais de auditoria são necessários</w:t>
      </w:r>
      <w:r w:rsidRPr="00E204D0">
        <w:rPr>
          <w:rFonts w:ascii="Arial" w:hAnsi="Arial" w:cs="Arial"/>
          <w:sz w:val="20"/>
          <w:szCs w:val="20"/>
        </w:rPr>
        <w:t xml:space="preserve">. </w:t>
      </w:r>
      <w:r w:rsidRPr="004A40BF">
        <w:rPr>
          <w:rFonts w:ascii="Arial" w:hAnsi="Arial" w:cs="Arial"/>
          <w:color w:val="00B0F0"/>
          <w:sz w:val="16"/>
          <w:szCs w:val="16"/>
        </w:rPr>
        <w:t>(Alterado pala Revisão NBC 3)</w:t>
      </w:r>
    </w:p>
    <w:p w14:paraId="6D9BDBB3" w14:textId="77777777" w:rsidR="002A7EB0" w:rsidRPr="00E204D0" w:rsidRDefault="002A7EB0" w:rsidP="002A7EB0">
      <w:pPr>
        <w:tabs>
          <w:tab w:val="left" w:pos="567"/>
        </w:tabs>
        <w:ind w:left="567" w:hanging="567"/>
        <w:jc w:val="both"/>
        <w:rPr>
          <w:rFonts w:ascii="Arial" w:hAnsi="Arial" w:cs="Arial"/>
          <w:sz w:val="20"/>
          <w:szCs w:val="20"/>
        </w:rPr>
      </w:pPr>
    </w:p>
    <w:p w14:paraId="0F484D7A"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trike/>
          <w:sz w:val="20"/>
          <w:szCs w:val="20"/>
        </w:rPr>
        <w:t>A51</w:t>
      </w:r>
      <w:r w:rsidRPr="00E204D0">
        <w:rPr>
          <w:rFonts w:ascii="Arial" w:hAnsi="Arial" w:cs="Arial"/>
          <w:sz w:val="20"/>
          <w:szCs w:val="20"/>
        </w:rPr>
        <w:t xml:space="preserve">. </w:t>
      </w:r>
      <w:r>
        <w:rPr>
          <w:rFonts w:ascii="Arial" w:hAnsi="Arial" w:cs="Arial"/>
          <w:sz w:val="20"/>
          <w:szCs w:val="20"/>
        </w:rPr>
        <w:t xml:space="preserve"> </w:t>
      </w:r>
      <w:r w:rsidRPr="004A40BF">
        <w:rPr>
          <w:rFonts w:ascii="Arial" w:hAnsi="Arial" w:cs="Arial"/>
        </w:rPr>
        <w:t xml:space="preserve">A62 Em alguns casos, o auditor pode pretender utilizar informações apresentadas pela entidade para outros fins de auditoria. Por exemplo, o auditor pode pretender utilizar medidas de desempenho da entidade para fins de procedimentos analíticos ou utilizar informações da entidade apresentadas para atividades de monitoramento, tais como relatório de auditoria interna. Em tais casos, a adequação da evidência de auditoria obtida é afetada pelo fato de as informações serem ou não suficientemente precisas ou detalhadas para as finalidades do auditor. Por exemplo, medidas de desempenho utilizadas pela administração podem não ser precisas o suficiente para a detecção de distorções relevantes. </w:t>
      </w:r>
      <w:r w:rsidRPr="004A40BF">
        <w:rPr>
          <w:rFonts w:ascii="Arial" w:hAnsi="Arial" w:cs="Arial"/>
          <w:color w:val="00B0F0"/>
          <w:sz w:val="16"/>
          <w:szCs w:val="16"/>
        </w:rPr>
        <w:t>(Alterado pala Revisão NBC 3)</w:t>
      </w:r>
    </w:p>
    <w:p w14:paraId="63D10714" w14:textId="77777777" w:rsidR="002A7EB0" w:rsidRPr="00E204D0" w:rsidRDefault="002A7EB0" w:rsidP="002A7EB0">
      <w:pPr>
        <w:tabs>
          <w:tab w:val="left" w:pos="567"/>
        </w:tabs>
        <w:ind w:left="567" w:hanging="567"/>
        <w:jc w:val="both"/>
        <w:rPr>
          <w:rFonts w:ascii="Arial" w:hAnsi="Arial" w:cs="Arial"/>
          <w:sz w:val="20"/>
          <w:szCs w:val="20"/>
        </w:rPr>
      </w:pPr>
    </w:p>
    <w:p w14:paraId="65096839"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b/>
          <w:sz w:val="20"/>
          <w:szCs w:val="20"/>
        </w:rPr>
        <w:t>Seleção de itens para testes para obtenção de evidência de auditoria</w:t>
      </w:r>
      <w:r w:rsidRPr="00E204D0">
        <w:rPr>
          <w:rFonts w:ascii="Arial" w:hAnsi="Arial" w:cs="Arial"/>
          <w:sz w:val="20"/>
          <w:szCs w:val="20"/>
        </w:rPr>
        <w:t xml:space="preserve"> (ver item 10)</w:t>
      </w:r>
    </w:p>
    <w:p w14:paraId="34F04A5E" w14:textId="77777777" w:rsidR="002A7EB0" w:rsidRPr="00E204D0" w:rsidRDefault="002A7EB0" w:rsidP="002A7EB0">
      <w:pPr>
        <w:tabs>
          <w:tab w:val="left" w:pos="567"/>
        </w:tabs>
        <w:ind w:left="567" w:hanging="567"/>
        <w:jc w:val="both"/>
        <w:rPr>
          <w:rFonts w:ascii="Arial" w:hAnsi="Arial" w:cs="Arial"/>
          <w:sz w:val="20"/>
          <w:szCs w:val="20"/>
        </w:rPr>
      </w:pPr>
    </w:p>
    <w:p w14:paraId="0161D510" w14:textId="77777777" w:rsidR="002A7EB0" w:rsidRPr="004A40BF" w:rsidRDefault="002A7EB0" w:rsidP="002A7EB0">
      <w:pPr>
        <w:tabs>
          <w:tab w:val="left" w:pos="567"/>
        </w:tabs>
        <w:spacing w:after="120"/>
        <w:ind w:left="567" w:hanging="567"/>
        <w:jc w:val="both"/>
        <w:rPr>
          <w:rFonts w:ascii="Arial" w:hAnsi="Arial" w:cs="Arial"/>
        </w:rPr>
      </w:pPr>
      <w:r w:rsidRPr="004A40BF">
        <w:rPr>
          <w:rFonts w:ascii="Arial" w:hAnsi="Arial" w:cs="Arial"/>
          <w:strike/>
        </w:rPr>
        <w:t>A52</w:t>
      </w:r>
      <w:r w:rsidRPr="004A40BF">
        <w:rPr>
          <w:rFonts w:ascii="Arial" w:hAnsi="Arial" w:cs="Arial"/>
        </w:rPr>
        <w:t>. A63 Um teste eficaz fornece evidência de auditoria apropriada na medida em que, considerada com outra evidência de auditoria obtida ou a ser obtida, será suficiente para as finalidades do auditor. Ao selecionar itens a serem testados, o item 7 exige que o auditor determine a relevância e confiabilidade das informações a serem utilizadas como evidência de auditoria; outro aspecto da eficácia (suficiência) é uma consideração importante na seleção de itens a serem testados. Os meios à disposição do auditor para a seleção de itens a serem testados são:</w:t>
      </w:r>
    </w:p>
    <w:p w14:paraId="21378348" w14:textId="77777777" w:rsidR="002A7EB0" w:rsidRPr="004A40BF" w:rsidRDefault="002A7EB0" w:rsidP="002A7EB0">
      <w:pPr>
        <w:spacing w:after="120"/>
        <w:ind w:left="993" w:hanging="426"/>
        <w:jc w:val="both"/>
        <w:rPr>
          <w:rFonts w:ascii="Arial" w:hAnsi="Arial" w:cs="Arial"/>
        </w:rPr>
      </w:pPr>
      <w:r w:rsidRPr="004A40BF">
        <w:rPr>
          <w:rFonts w:ascii="Arial" w:hAnsi="Arial" w:cs="Arial"/>
        </w:rPr>
        <w:t xml:space="preserve">(a) </w:t>
      </w:r>
      <w:r w:rsidRPr="004A40BF">
        <w:rPr>
          <w:rFonts w:ascii="Arial" w:hAnsi="Arial" w:cs="Arial"/>
        </w:rPr>
        <w:tab/>
        <w:t>seleção de todos os itens (exame de 100%);</w:t>
      </w:r>
    </w:p>
    <w:p w14:paraId="69B42B09" w14:textId="77777777" w:rsidR="002A7EB0" w:rsidRPr="004A40BF" w:rsidRDefault="002A7EB0" w:rsidP="002A7EB0">
      <w:pPr>
        <w:spacing w:after="120"/>
        <w:ind w:left="993" w:hanging="426"/>
        <w:jc w:val="both"/>
        <w:rPr>
          <w:rFonts w:ascii="Arial" w:hAnsi="Arial" w:cs="Arial"/>
        </w:rPr>
      </w:pPr>
      <w:r w:rsidRPr="004A40BF">
        <w:rPr>
          <w:rFonts w:ascii="Arial" w:hAnsi="Arial" w:cs="Arial"/>
        </w:rPr>
        <w:t xml:space="preserve">(b) </w:t>
      </w:r>
      <w:r w:rsidRPr="004A40BF">
        <w:rPr>
          <w:rFonts w:ascii="Arial" w:hAnsi="Arial" w:cs="Arial"/>
        </w:rPr>
        <w:tab/>
        <w:t>seleção de itens específicos; e</w:t>
      </w:r>
    </w:p>
    <w:p w14:paraId="3FE3E15B" w14:textId="77777777" w:rsidR="002A7EB0" w:rsidRPr="004A40BF" w:rsidRDefault="002A7EB0" w:rsidP="002A7EB0">
      <w:pPr>
        <w:spacing w:after="120"/>
        <w:ind w:left="993" w:hanging="426"/>
        <w:jc w:val="both"/>
        <w:rPr>
          <w:rFonts w:ascii="Arial" w:hAnsi="Arial" w:cs="Arial"/>
        </w:rPr>
      </w:pPr>
      <w:r w:rsidRPr="004A40BF">
        <w:rPr>
          <w:rFonts w:ascii="Arial" w:hAnsi="Arial" w:cs="Arial"/>
        </w:rPr>
        <w:t xml:space="preserve">(c) </w:t>
      </w:r>
      <w:r w:rsidRPr="004A40BF">
        <w:rPr>
          <w:rFonts w:ascii="Arial" w:hAnsi="Arial" w:cs="Arial"/>
        </w:rPr>
        <w:tab/>
        <w:t>amostragem de auditoria.</w:t>
      </w:r>
    </w:p>
    <w:p w14:paraId="24494391" w14:textId="77777777" w:rsidR="002A7EB0" w:rsidRPr="00E204D0" w:rsidRDefault="002A7EB0" w:rsidP="002A7EB0">
      <w:pPr>
        <w:tabs>
          <w:tab w:val="left" w:pos="567"/>
        </w:tabs>
        <w:ind w:left="567" w:hanging="567"/>
        <w:jc w:val="both"/>
        <w:rPr>
          <w:rFonts w:ascii="Arial" w:hAnsi="Arial" w:cs="Arial"/>
          <w:sz w:val="20"/>
          <w:szCs w:val="20"/>
        </w:rPr>
      </w:pPr>
      <w:r w:rsidRPr="004A40BF">
        <w:rPr>
          <w:rFonts w:ascii="Arial" w:hAnsi="Arial" w:cs="Arial"/>
        </w:rPr>
        <w:tab/>
        <w:t>A aplicação de qualquer um desses meios ou de uma combinação deles pode ser apropriada dependendo das circunstâncias específicas, por exemplo, os riscos de distorção relevante relacionados à afirmação que está sendo testada, e a praticidade e eficiência dos diferentes meios.</w:t>
      </w:r>
      <w:r w:rsidRPr="004A40BF">
        <w:rPr>
          <w:rFonts w:ascii="Arial" w:hAnsi="Arial" w:cs="Arial"/>
          <w:sz w:val="16"/>
          <w:szCs w:val="16"/>
        </w:rPr>
        <w:t xml:space="preserve"> </w:t>
      </w:r>
      <w:r w:rsidRPr="004A40BF">
        <w:rPr>
          <w:rFonts w:ascii="Arial" w:hAnsi="Arial" w:cs="Arial"/>
          <w:color w:val="00B0F0"/>
          <w:sz w:val="16"/>
          <w:szCs w:val="16"/>
        </w:rPr>
        <w:t>(Alterado pala Revisão NBC 3)</w:t>
      </w:r>
    </w:p>
    <w:p w14:paraId="29B1CD8C" w14:textId="77777777" w:rsidR="002A7EB0" w:rsidRPr="00E204D0" w:rsidRDefault="002A7EB0" w:rsidP="002A7EB0">
      <w:pPr>
        <w:tabs>
          <w:tab w:val="left" w:pos="567"/>
        </w:tabs>
        <w:ind w:left="567" w:hanging="567"/>
        <w:jc w:val="both"/>
        <w:rPr>
          <w:rFonts w:ascii="Arial" w:hAnsi="Arial" w:cs="Arial"/>
          <w:sz w:val="20"/>
          <w:szCs w:val="20"/>
        </w:rPr>
      </w:pPr>
    </w:p>
    <w:p w14:paraId="25272C5B" w14:textId="77777777" w:rsidR="002A7EB0" w:rsidRPr="004A40BF" w:rsidRDefault="002A7EB0" w:rsidP="002A7EB0">
      <w:pPr>
        <w:tabs>
          <w:tab w:val="left" w:pos="567"/>
        </w:tabs>
        <w:ind w:left="567" w:hanging="567"/>
        <w:jc w:val="both"/>
        <w:rPr>
          <w:rFonts w:ascii="Arial" w:hAnsi="Arial" w:cs="Arial"/>
        </w:rPr>
      </w:pPr>
      <w:r w:rsidRPr="004A40BF">
        <w:rPr>
          <w:rFonts w:ascii="Arial" w:hAnsi="Arial" w:cs="Arial"/>
        </w:rPr>
        <w:t>Seleção de todos os itens</w:t>
      </w:r>
    </w:p>
    <w:p w14:paraId="6ADD773F" w14:textId="77777777" w:rsidR="002A7EB0" w:rsidRPr="004A40BF" w:rsidRDefault="002A7EB0" w:rsidP="002A7EB0">
      <w:pPr>
        <w:tabs>
          <w:tab w:val="left" w:pos="567"/>
        </w:tabs>
        <w:ind w:left="567" w:hanging="567"/>
        <w:jc w:val="both"/>
        <w:rPr>
          <w:rFonts w:ascii="Arial" w:hAnsi="Arial" w:cs="Arial"/>
        </w:rPr>
      </w:pPr>
    </w:p>
    <w:p w14:paraId="4D34A412" w14:textId="77777777" w:rsidR="002A7EB0" w:rsidRPr="004A40BF" w:rsidRDefault="002A7EB0" w:rsidP="002A7EB0">
      <w:pPr>
        <w:tabs>
          <w:tab w:val="left" w:pos="567"/>
        </w:tabs>
        <w:spacing w:after="120"/>
        <w:ind w:left="567" w:hanging="567"/>
        <w:jc w:val="both"/>
        <w:rPr>
          <w:rFonts w:ascii="Arial" w:hAnsi="Arial" w:cs="Arial"/>
        </w:rPr>
      </w:pPr>
      <w:r w:rsidRPr="004A40BF">
        <w:rPr>
          <w:rFonts w:ascii="Arial" w:hAnsi="Arial" w:cs="Arial"/>
          <w:strike/>
        </w:rPr>
        <w:t>A53.</w:t>
      </w:r>
      <w:r w:rsidRPr="004A40BF">
        <w:rPr>
          <w:rFonts w:ascii="Arial" w:hAnsi="Arial" w:cs="Arial"/>
        </w:rPr>
        <w:t xml:space="preserve"> A64 O auditor pode decidir que será mais apropriado examinar toda a população de itens que constituem uma classe de transações ou saldo contábil (ou um estrato dentro dessa população). É improvável um exame de 100% no caso de testes de controles; contudo, é mais comum para testes de detalhes. Um exame de 100% pode ser apropriado quando, por exemplo:</w:t>
      </w:r>
    </w:p>
    <w:p w14:paraId="77872DDD" w14:textId="77777777" w:rsidR="002A7EB0" w:rsidRPr="004A40BF" w:rsidRDefault="002A7EB0">
      <w:pPr>
        <w:numPr>
          <w:ilvl w:val="0"/>
          <w:numId w:val="182"/>
        </w:numPr>
        <w:spacing w:after="120" w:line="240" w:lineRule="auto"/>
        <w:ind w:left="851" w:hanging="284"/>
        <w:jc w:val="both"/>
        <w:rPr>
          <w:rFonts w:ascii="Arial" w:hAnsi="Arial" w:cs="Arial"/>
        </w:rPr>
      </w:pPr>
      <w:r w:rsidRPr="004A40BF">
        <w:rPr>
          <w:rFonts w:ascii="Arial" w:hAnsi="Arial" w:cs="Arial"/>
        </w:rPr>
        <w:t xml:space="preserve"> </w:t>
      </w:r>
      <w:r w:rsidRPr="004A40BF">
        <w:rPr>
          <w:rFonts w:ascii="Arial" w:hAnsi="Arial" w:cs="Arial"/>
        </w:rPr>
        <w:tab/>
        <w:t>a população constitui um número pequeno de itens de grande valor;</w:t>
      </w:r>
    </w:p>
    <w:p w14:paraId="17F763A2" w14:textId="77777777" w:rsidR="002A7EB0" w:rsidRPr="004A40BF" w:rsidRDefault="002A7EB0">
      <w:pPr>
        <w:numPr>
          <w:ilvl w:val="0"/>
          <w:numId w:val="182"/>
        </w:numPr>
        <w:spacing w:after="120" w:line="240" w:lineRule="auto"/>
        <w:ind w:left="851" w:hanging="284"/>
        <w:jc w:val="both"/>
        <w:rPr>
          <w:rFonts w:ascii="Arial" w:hAnsi="Arial" w:cs="Arial"/>
        </w:rPr>
      </w:pPr>
      <w:r w:rsidRPr="004A40BF">
        <w:rPr>
          <w:rFonts w:ascii="Arial" w:hAnsi="Arial" w:cs="Arial"/>
        </w:rPr>
        <w:t xml:space="preserve"> </w:t>
      </w:r>
      <w:r w:rsidRPr="004A40BF">
        <w:rPr>
          <w:rFonts w:ascii="Arial" w:hAnsi="Arial" w:cs="Arial"/>
        </w:rPr>
        <w:tab/>
        <w:t>há um risco significativo e outros meios não fornecem evidência de auditoria apropriada e suficiente; ou</w:t>
      </w:r>
    </w:p>
    <w:p w14:paraId="08B60A82" w14:textId="77777777" w:rsidR="002A7EB0" w:rsidRPr="00E204D0" w:rsidRDefault="002A7EB0" w:rsidP="002A7EB0">
      <w:pPr>
        <w:tabs>
          <w:tab w:val="left" w:pos="567"/>
        </w:tabs>
        <w:ind w:left="567" w:hanging="567"/>
        <w:jc w:val="both"/>
        <w:rPr>
          <w:rFonts w:ascii="Arial" w:hAnsi="Arial" w:cs="Arial"/>
          <w:sz w:val="20"/>
          <w:szCs w:val="20"/>
        </w:rPr>
      </w:pPr>
      <w:r w:rsidRPr="004A40BF">
        <w:rPr>
          <w:rFonts w:ascii="Arial" w:hAnsi="Arial" w:cs="Arial"/>
        </w:rPr>
        <w:t xml:space="preserve"> </w:t>
      </w:r>
      <w:r w:rsidRPr="004A40BF">
        <w:rPr>
          <w:rFonts w:ascii="Arial" w:hAnsi="Arial" w:cs="Arial"/>
        </w:rPr>
        <w:tab/>
        <w:t xml:space="preserve">a natureza repetitiva de um cálculo ou outro processo executado automaticamente por sistema de informação torna um exame de 100% eficiente quanto aos custos. </w:t>
      </w:r>
      <w:r w:rsidRPr="004A40BF">
        <w:rPr>
          <w:rFonts w:ascii="Arial" w:hAnsi="Arial" w:cs="Arial"/>
          <w:color w:val="00B0F0"/>
          <w:sz w:val="16"/>
          <w:szCs w:val="16"/>
        </w:rPr>
        <w:t>(Alterado pala Revisão NBC 3)</w:t>
      </w:r>
    </w:p>
    <w:p w14:paraId="4ABDC9BC" w14:textId="77777777" w:rsidR="002A7EB0" w:rsidRPr="00E204D0" w:rsidRDefault="002A7EB0" w:rsidP="002A7EB0">
      <w:pPr>
        <w:tabs>
          <w:tab w:val="left" w:pos="1276"/>
        </w:tabs>
        <w:ind w:left="1276" w:hanging="425"/>
        <w:jc w:val="both"/>
        <w:rPr>
          <w:rFonts w:ascii="Arial" w:hAnsi="Arial" w:cs="Arial"/>
          <w:sz w:val="20"/>
          <w:szCs w:val="20"/>
        </w:rPr>
      </w:pPr>
    </w:p>
    <w:p w14:paraId="6DF10716" w14:textId="77777777" w:rsidR="002A7EB0" w:rsidRPr="004A40BF" w:rsidRDefault="002A7EB0" w:rsidP="002A7EB0">
      <w:pPr>
        <w:tabs>
          <w:tab w:val="left" w:pos="567"/>
        </w:tabs>
        <w:ind w:left="567" w:hanging="567"/>
        <w:jc w:val="both"/>
        <w:rPr>
          <w:rFonts w:ascii="Arial" w:hAnsi="Arial" w:cs="Arial"/>
        </w:rPr>
      </w:pPr>
      <w:r w:rsidRPr="004A40BF">
        <w:rPr>
          <w:rFonts w:ascii="Arial" w:hAnsi="Arial" w:cs="Arial"/>
        </w:rPr>
        <w:t>Seleção de itens específicos</w:t>
      </w:r>
    </w:p>
    <w:p w14:paraId="52A9D65F" w14:textId="77777777" w:rsidR="002A7EB0" w:rsidRPr="004A40BF" w:rsidRDefault="002A7EB0" w:rsidP="002A7EB0">
      <w:pPr>
        <w:tabs>
          <w:tab w:val="left" w:pos="567"/>
        </w:tabs>
        <w:ind w:left="567" w:hanging="567"/>
        <w:jc w:val="both"/>
        <w:rPr>
          <w:rFonts w:ascii="Arial" w:hAnsi="Arial" w:cs="Arial"/>
        </w:rPr>
      </w:pPr>
    </w:p>
    <w:p w14:paraId="5891CC42" w14:textId="77777777" w:rsidR="002A7EB0" w:rsidRPr="004A40BF" w:rsidRDefault="002A7EB0" w:rsidP="002A7EB0">
      <w:pPr>
        <w:tabs>
          <w:tab w:val="left" w:pos="567"/>
        </w:tabs>
        <w:spacing w:after="120"/>
        <w:ind w:left="567" w:hanging="567"/>
        <w:jc w:val="both"/>
        <w:rPr>
          <w:rFonts w:ascii="Arial" w:hAnsi="Arial" w:cs="Arial"/>
        </w:rPr>
      </w:pPr>
      <w:r w:rsidRPr="004A40BF">
        <w:rPr>
          <w:rFonts w:ascii="Arial" w:hAnsi="Arial" w:cs="Arial"/>
          <w:strike/>
        </w:rPr>
        <w:t>A54</w:t>
      </w:r>
      <w:r w:rsidRPr="004A40BF">
        <w:rPr>
          <w:rFonts w:ascii="Arial" w:hAnsi="Arial" w:cs="Arial"/>
        </w:rPr>
        <w:t xml:space="preserve"> .A65 O auditor pode decidir selecionar itens específicos de uma população. Ao tomar essa decisão, fatores que podem ser relevantes incluem o entendimento da entidade pelo auditor, os riscos avaliados de distorção relevante e as características da população que está sendo testada. A seleção com base em julgamento de itens específicos está sujeita ao risco de não amostragem. Itens específicos selecionados podem incluir:</w:t>
      </w:r>
    </w:p>
    <w:p w14:paraId="6C55E055" w14:textId="77777777" w:rsidR="002A7EB0" w:rsidRPr="004A40BF" w:rsidRDefault="002A7EB0">
      <w:pPr>
        <w:numPr>
          <w:ilvl w:val="0"/>
          <w:numId w:val="182"/>
        </w:numPr>
        <w:spacing w:after="120" w:line="240" w:lineRule="auto"/>
        <w:ind w:left="851" w:hanging="284"/>
        <w:jc w:val="both"/>
        <w:rPr>
          <w:rFonts w:ascii="Arial" w:hAnsi="Arial" w:cs="Arial"/>
        </w:rPr>
      </w:pPr>
      <w:r w:rsidRPr="004A40BF">
        <w:rPr>
          <w:rFonts w:ascii="Arial" w:hAnsi="Arial" w:cs="Arial"/>
        </w:rPr>
        <w:t xml:space="preserve"> </w:t>
      </w:r>
      <w:r w:rsidRPr="004A40BF">
        <w:rPr>
          <w:rFonts w:ascii="Arial" w:hAnsi="Arial" w:cs="Arial"/>
        </w:rPr>
        <w:tab/>
        <w:t>valor alto ou itens-chave. O auditor pode decidir selecionar itens específicos dentro de uma população porque eles têm valor elevado ou exibem alguma característica, por exemplo, itens suspeitos, não usuais, particularmente propensos a risco ou que tenham histórico de erro;</w:t>
      </w:r>
    </w:p>
    <w:p w14:paraId="358C0D59" w14:textId="77777777" w:rsidR="002A7EB0" w:rsidRPr="004A40BF" w:rsidRDefault="002A7EB0">
      <w:pPr>
        <w:numPr>
          <w:ilvl w:val="0"/>
          <w:numId w:val="182"/>
        </w:numPr>
        <w:spacing w:after="120" w:line="240" w:lineRule="auto"/>
        <w:ind w:left="851" w:hanging="284"/>
        <w:jc w:val="both"/>
        <w:rPr>
          <w:rFonts w:ascii="Arial" w:hAnsi="Arial" w:cs="Arial"/>
        </w:rPr>
      </w:pPr>
      <w:r w:rsidRPr="004A40BF">
        <w:rPr>
          <w:rFonts w:ascii="Arial" w:hAnsi="Arial" w:cs="Arial"/>
        </w:rPr>
        <w:t xml:space="preserve"> </w:t>
      </w:r>
      <w:r w:rsidRPr="004A40BF">
        <w:rPr>
          <w:rFonts w:ascii="Arial" w:hAnsi="Arial" w:cs="Arial"/>
        </w:rPr>
        <w:tab/>
        <w:t>todos os itens acima de certo valor. O auditor pode decidir examinar itens cujos valores registrados excedam certo valor, de modo a verificar uma grande proporção do valor total de uma classe de transações ou saldo contábil;</w:t>
      </w:r>
    </w:p>
    <w:p w14:paraId="58E8DB88" w14:textId="77777777" w:rsidR="002A7EB0" w:rsidRPr="00E204D0" w:rsidRDefault="002A7EB0" w:rsidP="002A7EB0">
      <w:pPr>
        <w:tabs>
          <w:tab w:val="left" w:pos="567"/>
        </w:tabs>
        <w:ind w:left="567" w:hanging="567"/>
        <w:jc w:val="both"/>
        <w:rPr>
          <w:rFonts w:ascii="Arial" w:hAnsi="Arial" w:cs="Arial"/>
          <w:sz w:val="20"/>
          <w:szCs w:val="20"/>
        </w:rPr>
      </w:pPr>
      <w:r w:rsidRPr="004A40BF">
        <w:rPr>
          <w:rFonts w:ascii="Arial" w:hAnsi="Arial" w:cs="Arial"/>
        </w:rPr>
        <w:t xml:space="preserve"> </w:t>
      </w:r>
      <w:r w:rsidRPr="004A40BF">
        <w:rPr>
          <w:rFonts w:ascii="Arial" w:hAnsi="Arial" w:cs="Arial"/>
        </w:rPr>
        <w:tab/>
        <w:t xml:space="preserve">itens para obtenção de informação. O auditor pode examinar itens para obter informações sobre assuntos como a natureza da entidade ou a natureza de transações. </w:t>
      </w:r>
      <w:r w:rsidRPr="004A40BF">
        <w:rPr>
          <w:rFonts w:ascii="Arial" w:hAnsi="Arial" w:cs="Arial"/>
          <w:color w:val="00B0F0"/>
          <w:sz w:val="16"/>
          <w:szCs w:val="16"/>
        </w:rPr>
        <w:t>(Alterado pala Revisão NBC 3)</w:t>
      </w:r>
    </w:p>
    <w:p w14:paraId="783AE631" w14:textId="77777777" w:rsidR="002A7EB0" w:rsidRPr="00E204D0" w:rsidRDefault="002A7EB0" w:rsidP="002A7EB0">
      <w:pPr>
        <w:ind w:left="851"/>
        <w:jc w:val="both"/>
        <w:rPr>
          <w:rFonts w:ascii="Arial" w:hAnsi="Arial" w:cs="Arial"/>
          <w:sz w:val="20"/>
          <w:szCs w:val="20"/>
        </w:rPr>
      </w:pPr>
    </w:p>
    <w:p w14:paraId="069DD453" w14:textId="77777777" w:rsidR="002A7EB0" w:rsidRPr="00E204D0" w:rsidRDefault="002A7EB0" w:rsidP="002A7EB0">
      <w:pPr>
        <w:tabs>
          <w:tab w:val="left" w:pos="567"/>
        </w:tabs>
        <w:ind w:left="567" w:hanging="567"/>
        <w:jc w:val="both"/>
        <w:rPr>
          <w:rFonts w:ascii="Arial" w:hAnsi="Arial" w:cs="Arial"/>
          <w:sz w:val="20"/>
          <w:szCs w:val="20"/>
        </w:rPr>
      </w:pPr>
    </w:p>
    <w:p w14:paraId="6FE724A1" w14:textId="77777777" w:rsidR="002A7EB0" w:rsidRPr="00E204D0" w:rsidRDefault="002A7EB0" w:rsidP="002A7EB0">
      <w:pPr>
        <w:tabs>
          <w:tab w:val="left" w:pos="567"/>
        </w:tabs>
        <w:ind w:left="567" w:hanging="567"/>
        <w:jc w:val="both"/>
        <w:rPr>
          <w:rFonts w:ascii="Arial" w:hAnsi="Arial" w:cs="Arial"/>
          <w:sz w:val="20"/>
          <w:szCs w:val="20"/>
        </w:rPr>
      </w:pPr>
      <w:r w:rsidRPr="004A40BF">
        <w:rPr>
          <w:rFonts w:ascii="Arial" w:hAnsi="Arial" w:cs="Arial"/>
          <w:strike/>
        </w:rPr>
        <w:t>A55</w:t>
      </w:r>
      <w:r w:rsidRPr="004A40BF">
        <w:rPr>
          <w:rFonts w:ascii="Arial" w:hAnsi="Arial" w:cs="Arial"/>
        </w:rPr>
        <w:t xml:space="preserve">. A66 Embora o exame seletivo de itens específicos de uma classe de transações ou saldo contábil frequentemente seja um meio eficiente de obter evidência de auditoria, não constitui amostragem em auditoria. Os resultados de procedimentos de auditoria aplicados a itens selecionados dessa maneira não podem ser projetados para a população inteira; portanto, o exame seletivo de itens específicos não fornece evidência de auditoria referente ao restante da população. </w:t>
      </w:r>
      <w:r w:rsidRPr="004A40BF">
        <w:rPr>
          <w:rFonts w:ascii="Arial" w:hAnsi="Arial" w:cs="Arial"/>
          <w:color w:val="00B0F0"/>
          <w:sz w:val="16"/>
          <w:szCs w:val="16"/>
        </w:rPr>
        <w:t>(Alterado pala Revisão NBC 3)</w:t>
      </w:r>
    </w:p>
    <w:p w14:paraId="11752256" w14:textId="77777777" w:rsidR="002A7EB0" w:rsidRPr="00E204D0" w:rsidRDefault="002A7EB0" w:rsidP="002A7EB0">
      <w:pPr>
        <w:tabs>
          <w:tab w:val="left" w:pos="567"/>
        </w:tabs>
        <w:ind w:left="567" w:hanging="567"/>
        <w:jc w:val="both"/>
        <w:rPr>
          <w:rFonts w:ascii="Arial" w:hAnsi="Arial" w:cs="Arial"/>
          <w:sz w:val="20"/>
          <w:szCs w:val="20"/>
        </w:rPr>
      </w:pPr>
    </w:p>
    <w:p w14:paraId="55B2FBCE" w14:textId="77777777" w:rsidR="002A7EB0" w:rsidRPr="004A40BF" w:rsidRDefault="002A7EB0" w:rsidP="002A7EB0">
      <w:pPr>
        <w:tabs>
          <w:tab w:val="left" w:pos="567"/>
        </w:tabs>
        <w:ind w:left="567" w:hanging="567"/>
        <w:jc w:val="both"/>
        <w:rPr>
          <w:rFonts w:ascii="Arial" w:hAnsi="Arial" w:cs="Arial"/>
        </w:rPr>
      </w:pPr>
      <w:r w:rsidRPr="004A40BF">
        <w:rPr>
          <w:rFonts w:ascii="Arial" w:hAnsi="Arial" w:cs="Arial"/>
        </w:rPr>
        <w:t>Amostragem em auditoria</w:t>
      </w:r>
    </w:p>
    <w:p w14:paraId="4E730160" w14:textId="77777777" w:rsidR="002A7EB0" w:rsidRPr="004A40BF" w:rsidRDefault="002A7EB0" w:rsidP="002A7EB0">
      <w:pPr>
        <w:tabs>
          <w:tab w:val="left" w:pos="567"/>
        </w:tabs>
        <w:ind w:left="567" w:hanging="567"/>
        <w:jc w:val="both"/>
        <w:rPr>
          <w:rFonts w:ascii="Arial" w:hAnsi="Arial" w:cs="Arial"/>
        </w:rPr>
      </w:pPr>
    </w:p>
    <w:p w14:paraId="2D089D2A" w14:textId="77777777" w:rsidR="002A7EB0" w:rsidRPr="00E204D0" w:rsidRDefault="002A7EB0" w:rsidP="002A7EB0">
      <w:pPr>
        <w:tabs>
          <w:tab w:val="left" w:pos="567"/>
        </w:tabs>
        <w:ind w:left="567" w:hanging="567"/>
        <w:jc w:val="both"/>
        <w:rPr>
          <w:rFonts w:ascii="Arial" w:hAnsi="Arial" w:cs="Arial"/>
          <w:sz w:val="20"/>
          <w:szCs w:val="20"/>
        </w:rPr>
      </w:pPr>
      <w:r w:rsidRPr="004A40BF">
        <w:rPr>
          <w:rFonts w:ascii="Arial" w:hAnsi="Arial" w:cs="Arial"/>
          <w:strike/>
        </w:rPr>
        <w:t>A56</w:t>
      </w:r>
      <w:r w:rsidRPr="004A40BF">
        <w:rPr>
          <w:rFonts w:ascii="Arial" w:hAnsi="Arial" w:cs="Arial"/>
        </w:rPr>
        <w:t>. A67 A amostragem em auditoria destina-se a possibilitar conclusões a serem tiradas de uma população inteira com base no teste de amostragem extraída dela. A amostragem em auditoria é discutida na NBC TA 530</w:t>
      </w:r>
      <w:r w:rsidRPr="00E204D0">
        <w:rPr>
          <w:rFonts w:ascii="Arial" w:hAnsi="Arial" w:cs="Arial"/>
          <w:sz w:val="20"/>
          <w:szCs w:val="20"/>
        </w:rPr>
        <w:t xml:space="preserve">. </w:t>
      </w:r>
      <w:r w:rsidRPr="004A40BF">
        <w:rPr>
          <w:rFonts w:ascii="Arial" w:hAnsi="Arial" w:cs="Arial"/>
          <w:color w:val="00B0F0"/>
          <w:sz w:val="16"/>
          <w:szCs w:val="16"/>
        </w:rPr>
        <w:t>(Alterado pala Revisão NBC 3)</w:t>
      </w:r>
    </w:p>
    <w:p w14:paraId="3E820D34" w14:textId="77777777" w:rsidR="002A7EB0" w:rsidRPr="00E204D0" w:rsidRDefault="002A7EB0" w:rsidP="002A7EB0">
      <w:pPr>
        <w:tabs>
          <w:tab w:val="left" w:pos="567"/>
        </w:tabs>
        <w:ind w:left="567" w:hanging="567"/>
        <w:jc w:val="both"/>
        <w:rPr>
          <w:rFonts w:ascii="Arial" w:hAnsi="Arial" w:cs="Arial"/>
          <w:sz w:val="20"/>
          <w:szCs w:val="20"/>
        </w:rPr>
      </w:pPr>
    </w:p>
    <w:p w14:paraId="1E415F88" w14:textId="77777777" w:rsidR="002A7EB0" w:rsidRPr="00E204D0" w:rsidRDefault="002A7EB0" w:rsidP="002A7EB0">
      <w:pPr>
        <w:tabs>
          <w:tab w:val="left" w:pos="0"/>
        </w:tabs>
        <w:jc w:val="both"/>
        <w:rPr>
          <w:rFonts w:ascii="Arial" w:hAnsi="Arial" w:cs="Arial"/>
          <w:sz w:val="20"/>
          <w:szCs w:val="20"/>
        </w:rPr>
      </w:pPr>
      <w:r w:rsidRPr="00E204D0">
        <w:rPr>
          <w:rFonts w:ascii="Arial" w:hAnsi="Arial" w:cs="Arial"/>
          <w:b/>
          <w:sz w:val="20"/>
          <w:szCs w:val="20"/>
        </w:rPr>
        <w:t>Inconsistência ou dúvidas quanto à confiabilidade da evidência de auditoria</w:t>
      </w:r>
      <w:r w:rsidRPr="00E204D0">
        <w:rPr>
          <w:rFonts w:ascii="Arial" w:hAnsi="Arial" w:cs="Arial"/>
          <w:sz w:val="20"/>
          <w:szCs w:val="20"/>
        </w:rPr>
        <w:t xml:space="preserve"> (ver item 11)</w:t>
      </w:r>
    </w:p>
    <w:p w14:paraId="4CFA9D80" w14:textId="77777777" w:rsidR="002A7EB0" w:rsidRPr="00E204D0" w:rsidRDefault="002A7EB0" w:rsidP="002A7EB0">
      <w:pPr>
        <w:tabs>
          <w:tab w:val="left" w:pos="567"/>
        </w:tabs>
        <w:ind w:left="567" w:hanging="567"/>
        <w:jc w:val="both"/>
        <w:rPr>
          <w:rFonts w:ascii="Arial" w:hAnsi="Arial" w:cs="Arial"/>
          <w:sz w:val="20"/>
          <w:szCs w:val="20"/>
        </w:rPr>
      </w:pPr>
    </w:p>
    <w:p w14:paraId="45792113" w14:textId="77777777" w:rsidR="002A7EB0" w:rsidRPr="00E204D0" w:rsidRDefault="002A7EB0" w:rsidP="002A7EB0">
      <w:pPr>
        <w:tabs>
          <w:tab w:val="left" w:pos="567"/>
        </w:tabs>
        <w:ind w:left="567" w:hanging="567"/>
        <w:jc w:val="both"/>
        <w:rPr>
          <w:rFonts w:ascii="Arial" w:hAnsi="Arial" w:cs="Arial"/>
          <w:sz w:val="20"/>
          <w:szCs w:val="20"/>
        </w:rPr>
      </w:pPr>
      <w:r w:rsidRPr="00E204D0">
        <w:rPr>
          <w:rFonts w:ascii="Arial" w:hAnsi="Arial" w:cs="Arial"/>
          <w:strike/>
          <w:sz w:val="20"/>
          <w:szCs w:val="20"/>
        </w:rPr>
        <w:t>A57.</w:t>
      </w:r>
      <w:r>
        <w:rPr>
          <w:rFonts w:ascii="Arial" w:hAnsi="Arial" w:cs="Arial"/>
          <w:strike/>
          <w:sz w:val="20"/>
          <w:szCs w:val="20"/>
        </w:rPr>
        <w:t xml:space="preserve"> </w:t>
      </w:r>
      <w:r w:rsidRPr="00E204D0">
        <w:rPr>
          <w:rFonts w:ascii="Arial" w:hAnsi="Arial" w:cs="Arial"/>
          <w:sz w:val="20"/>
          <w:szCs w:val="20"/>
        </w:rPr>
        <w:t xml:space="preserve"> </w:t>
      </w:r>
      <w:r w:rsidRPr="004A40BF">
        <w:rPr>
          <w:rFonts w:ascii="Arial" w:hAnsi="Arial" w:cs="Arial"/>
        </w:rPr>
        <w:t xml:space="preserve">A68 A obtenção de evidência de auditoria de fontes diferentes ou de natureza diferente pode indicar que um item individual da evidência de auditoria não é confiável, como quando a evidência de auditoria obtida em uma fonte é incompatível com a evidência obtida em outra. Pode ser esse o caso, por exemplo, quando respostas a indagações junto à administração, auditoria interna e outros são inconsistentes ou quando respostas a indagações feitas aos responsáveis pela governança para corroborar as respostas às indagações feitas à administração forem inconsistentes com a resposta da administração. A NBC TA 230, item 11, inclui uma exigência de documentação específica se o auditor identificou informação que seja incompatível com a conclusão final do auditor referente a um assunto significativo. </w:t>
      </w:r>
      <w:r w:rsidRPr="004A40BF">
        <w:rPr>
          <w:rFonts w:ascii="Arial" w:hAnsi="Arial" w:cs="Arial"/>
          <w:color w:val="00B0F0"/>
          <w:sz w:val="16"/>
          <w:szCs w:val="16"/>
        </w:rPr>
        <w:t>(Alterado pala Revisão NBC 3)</w:t>
      </w:r>
    </w:p>
    <w:p w14:paraId="52F6AD1E" w14:textId="77777777" w:rsidR="002A7EB0" w:rsidRPr="002A7EB0" w:rsidRDefault="002A7EB0" w:rsidP="002A7EB0">
      <w:pPr>
        <w:rPr>
          <w:b/>
          <w:bCs/>
        </w:rPr>
      </w:pPr>
      <w:r w:rsidRPr="00E204D0">
        <w:br w:type="page"/>
      </w:r>
      <w:r w:rsidRPr="002A7EB0">
        <w:rPr>
          <w:b/>
          <w:bCs/>
        </w:rPr>
        <w:t>NORMA BRASILEIRA DE CONTABILIDADE – NBC TA 500 (R1), DE 19 DE AGOSTO DE 2016</w:t>
      </w:r>
    </w:p>
    <w:p w14:paraId="5C5C4238" w14:textId="77777777" w:rsidR="002A7EB0" w:rsidRPr="00E204D0" w:rsidRDefault="002A7EB0" w:rsidP="002A7EB0">
      <w:pPr>
        <w:pStyle w:val="Corpodetexto"/>
      </w:pPr>
    </w:p>
    <w:p w14:paraId="5A6554E1" w14:textId="77777777" w:rsidR="002A7EB0" w:rsidRPr="00E204D0" w:rsidRDefault="002A7EB0" w:rsidP="002A7EB0">
      <w:pPr>
        <w:ind w:left="5387"/>
        <w:jc w:val="both"/>
        <w:rPr>
          <w:rFonts w:ascii="Arial" w:hAnsi="Arial" w:cs="Arial"/>
          <w:b/>
          <w:i/>
        </w:rPr>
      </w:pPr>
      <w:r w:rsidRPr="00E204D0">
        <w:rPr>
          <w:rFonts w:ascii="Arial" w:hAnsi="Arial" w:cs="Arial"/>
          <w:b/>
          <w:bCs/>
          <w:i/>
          <w:iCs/>
        </w:rPr>
        <w:t>Altera a NBC TA 500 que dispõe sobre a evidência de auditoria</w:t>
      </w:r>
      <w:r w:rsidRPr="00E204D0">
        <w:rPr>
          <w:rFonts w:ascii="Arial" w:hAnsi="Arial" w:cs="Arial"/>
          <w:b/>
          <w:i/>
        </w:rPr>
        <w:t>.</w:t>
      </w:r>
    </w:p>
    <w:p w14:paraId="7C762336" w14:textId="77777777" w:rsidR="002A7EB0" w:rsidRPr="00E204D0" w:rsidRDefault="002A7EB0" w:rsidP="002A7EB0">
      <w:pPr>
        <w:jc w:val="both"/>
        <w:rPr>
          <w:rFonts w:ascii="Arial" w:hAnsi="Arial" w:cs="Arial"/>
        </w:rPr>
      </w:pPr>
    </w:p>
    <w:p w14:paraId="5B31C8E6" w14:textId="77777777" w:rsidR="002A7EB0" w:rsidRPr="00E204D0" w:rsidRDefault="002A7EB0" w:rsidP="002A7EB0">
      <w:pPr>
        <w:jc w:val="both"/>
        <w:rPr>
          <w:rFonts w:ascii="Arial" w:hAnsi="Arial" w:cs="Arial"/>
          <w:bCs/>
        </w:rPr>
      </w:pPr>
    </w:p>
    <w:p w14:paraId="1FF50A2E" w14:textId="77777777" w:rsidR="002A7EB0" w:rsidRPr="00E204D0" w:rsidRDefault="002A7EB0" w:rsidP="002A7EB0">
      <w:pPr>
        <w:ind w:firstLine="567"/>
        <w:jc w:val="both"/>
        <w:rPr>
          <w:rFonts w:ascii="Arial" w:hAnsi="Arial" w:cs="Arial"/>
        </w:rPr>
      </w:pPr>
      <w:r w:rsidRPr="00E204D0">
        <w:rPr>
          <w:rFonts w:ascii="Arial" w:hAnsi="Arial" w:cs="Arial"/>
          <w:bCs/>
        </w:rPr>
        <w:t xml:space="preserve">O </w:t>
      </w:r>
      <w:r w:rsidRPr="00E204D0">
        <w:rPr>
          <w:rFonts w:ascii="Arial" w:hAnsi="Arial" w:cs="Arial"/>
          <w:b/>
          <w:bCs/>
        </w:rPr>
        <w:t>CONSELHO FEDERAL DE CONTABILIDADE</w:t>
      </w:r>
      <w:r w:rsidRPr="00E204D0">
        <w:rPr>
          <w:rFonts w:ascii="Arial" w:hAnsi="Arial" w:cs="Arial"/>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E204D0">
        <w:rPr>
          <w:rFonts w:ascii="Arial" w:hAnsi="Arial" w:cs="Arial"/>
          <w:color w:val="000000"/>
        </w:rPr>
        <w:t xml:space="preserve"> elaborada de acordo com a sua equivalente internacional </w:t>
      </w:r>
      <w:r w:rsidRPr="00E204D0">
        <w:rPr>
          <w:rFonts w:ascii="Arial" w:hAnsi="Arial" w:cs="Arial"/>
        </w:rPr>
        <w:t>ISA 500</w:t>
      </w:r>
      <w:r w:rsidRPr="00E204D0">
        <w:rPr>
          <w:rFonts w:ascii="Arial" w:hAnsi="Arial" w:cs="Arial"/>
          <w:color w:val="000000"/>
        </w:rPr>
        <w:t xml:space="preserve"> da IFAC</w:t>
      </w:r>
      <w:r w:rsidRPr="00E204D0">
        <w:rPr>
          <w:rFonts w:ascii="Arial" w:hAnsi="Arial" w:cs="Arial"/>
        </w:rPr>
        <w:t>:</w:t>
      </w:r>
    </w:p>
    <w:p w14:paraId="16944C66" w14:textId="77777777" w:rsidR="002A7EB0" w:rsidRPr="00E204D0" w:rsidRDefault="002A7EB0" w:rsidP="002A7EB0">
      <w:pPr>
        <w:jc w:val="both"/>
        <w:rPr>
          <w:rFonts w:ascii="Arial" w:hAnsi="Arial" w:cs="Arial"/>
        </w:rPr>
      </w:pPr>
    </w:p>
    <w:p w14:paraId="524395AF" w14:textId="77777777" w:rsidR="002A7EB0" w:rsidRPr="00E204D0" w:rsidRDefault="002A7EB0" w:rsidP="002A7EB0">
      <w:pPr>
        <w:pStyle w:val="PargrafodaLista"/>
        <w:ind w:left="567" w:hanging="567"/>
        <w:jc w:val="both"/>
        <w:rPr>
          <w:rFonts w:ascii="Arial" w:hAnsi="Arial" w:cs="Arial"/>
          <w:b/>
        </w:rPr>
      </w:pPr>
      <w:r w:rsidRPr="00E204D0">
        <w:rPr>
          <w:rFonts w:ascii="Arial" w:hAnsi="Arial" w:cs="Arial"/>
        </w:rPr>
        <w:t xml:space="preserve">1. </w:t>
      </w:r>
      <w:r w:rsidRPr="00E204D0">
        <w:rPr>
          <w:rFonts w:ascii="Arial" w:hAnsi="Arial" w:cs="Arial"/>
        </w:rPr>
        <w:tab/>
      </w:r>
      <w:r w:rsidRPr="00E204D0">
        <w:rPr>
          <w:rFonts w:ascii="Arial" w:hAnsi="Arial" w:cs="Arial"/>
          <w:b/>
        </w:rPr>
        <w:t>Altera a definição de “evidência de auditoria” do item 5 na NBC TA 500 – Evidência de Auditoria, com a seguinte redação:</w:t>
      </w:r>
    </w:p>
    <w:p w14:paraId="05D22FFF" w14:textId="77777777" w:rsidR="002A7EB0" w:rsidRPr="00E204D0" w:rsidRDefault="002A7EB0" w:rsidP="002A7EB0">
      <w:pPr>
        <w:pStyle w:val="PargrafodaLista"/>
        <w:ind w:left="0"/>
        <w:jc w:val="both"/>
        <w:rPr>
          <w:rFonts w:ascii="Arial" w:hAnsi="Arial" w:cs="Arial"/>
        </w:rPr>
      </w:pPr>
    </w:p>
    <w:p w14:paraId="6B87FFCF" w14:textId="77777777" w:rsidR="002A7EB0" w:rsidRPr="00E204D0" w:rsidRDefault="002A7EB0" w:rsidP="002A7EB0">
      <w:pPr>
        <w:tabs>
          <w:tab w:val="left" w:pos="567"/>
        </w:tabs>
        <w:spacing w:after="120"/>
        <w:ind w:left="567"/>
        <w:jc w:val="both"/>
        <w:rPr>
          <w:rFonts w:ascii="Arial" w:hAnsi="Arial" w:cs="Arial"/>
        </w:rPr>
      </w:pPr>
      <w:r w:rsidRPr="00E204D0">
        <w:rPr>
          <w:rFonts w:ascii="Arial" w:hAnsi="Arial" w:cs="Arial"/>
        </w:rPr>
        <w:t>5. Para fins das normas de auditoria, os termos a seguir têm os significados atribuídos abaixo:</w:t>
      </w:r>
    </w:p>
    <w:p w14:paraId="5B6D8E8D" w14:textId="77777777" w:rsidR="002A7EB0" w:rsidRPr="00E204D0" w:rsidRDefault="002A7EB0" w:rsidP="002A7EB0">
      <w:pPr>
        <w:tabs>
          <w:tab w:val="left" w:pos="993"/>
        </w:tabs>
        <w:spacing w:after="120"/>
        <w:ind w:left="567"/>
        <w:jc w:val="both"/>
        <w:rPr>
          <w:rFonts w:ascii="Arial" w:hAnsi="Arial" w:cs="Arial"/>
        </w:rPr>
      </w:pPr>
      <w:r w:rsidRPr="00E204D0">
        <w:rPr>
          <w:rFonts w:ascii="Arial" w:hAnsi="Arial" w:cs="Arial"/>
        </w:rPr>
        <w:t>(...)</w:t>
      </w:r>
    </w:p>
    <w:p w14:paraId="150295DC" w14:textId="77777777" w:rsidR="002A7EB0" w:rsidRPr="00E204D0" w:rsidRDefault="002A7EB0" w:rsidP="002A7EB0">
      <w:pPr>
        <w:tabs>
          <w:tab w:val="left" w:pos="993"/>
        </w:tabs>
        <w:spacing w:after="120"/>
        <w:ind w:left="993" w:hanging="426"/>
        <w:jc w:val="both"/>
        <w:rPr>
          <w:rFonts w:ascii="Arial" w:hAnsi="Arial" w:cs="Arial"/>
        </w:rPr>
      </w:pPr>
      <w:r w:rsidRPr="00E204D0">
        <w:rPr>
          <w:rFonts w:ascii="Arial" w:hAnsi="Arial" w:cs="Arial"/>
        </w:rPr>
        <w:t>(c)</w:t>
      </w:r>
      <w:r w:rsidRPr="00E204D0">
        <w:rPr>
          <w:rFonts w:ascii="Arial" w:hAnsi="Arial" w:cs="Arial"/>
          <w:i/>
        </w:rPr>
        <w:t xml:space="preserve"> </w:t>
      </w:r>
      <w:r w:rsidRPr="00E204D0">
        <w:rPr>
          <w:rFonts w:ascii="Arial" w:hAnsi="Arial" w:cs="Arial"/>
          <w:i/>
        </w:rPr>
        <w:tab/>
      </w:r>
      <w:r w:rsidRPr="00E204D0">
        <w:rPr>
          <w:rFonts w:ascii="Arial" w:hAnsi="Arial" w:cs="Arial"/>
        </w:rPr>
        <w:t>Evidência de auditoria compreende as informações utilizadas pelo auditor para chegar às conclusões em que se fundamentam a sua opinião. A evidência de auditoria inclui as informações contidas nos registros contábeis que suportam as demonstrações contábeis e informações obtidas de outras fontes.</w:t>
      </w:r>
    </w:p>
    <w:p w14:paraId="1F3BDC36" w14:textId="77777777" w:rsidR="002A7EB0" w:rsidRPr="00E204D0" w:rsidRDefault="002A7EB0" w:rsidP="002A7EB0">
      <w:pPr>
        <w:tabs>
          <w:tab w:val="left" w:pos="567"/>
        </w:tabs>
        <w:ind w:left="567"/>
        <w:jc w:val="both"/>
        <w:rPr>
          <w:rFonts w:ascii="Arial" w:hAnsi="Arial" w:cs="Arial"/>
        </w:rPr>
      </w:pPr>
      <w:r w:rsidRPr="00E204D0">
        <w:rPr>
          <w:rFonts w:ascii="Arial" w:hAnsi="Arial" w:cs="Arial"/>
        </w:rPr>
        <w:t>(...)</w:t>
      </w:r>
    </w:p>
    <w:p w14:paraId="567BBB70" w14:textId="77777777" w:rsidR="002A7EB0" w:rsidRPr="00E204D0" w:rsidRDefault="002A7EB0" w:rsidP="002A7EB0">
      <w:pPr>
        <w:autoSpaceDE w:val="0"/>
        <w:autoSpaceDN w:val="0"/>
        <w:adjustRightInd w:val="0"/>
        <w:rPr>
          <w:rFonts w:ascii="Arial" w:hAnsi="Arial" w:cs="Arial"/>
        </w:rPr>
      </w:pPr>
    </w:p>
    <w:p w14:paraId="63D29DE3" w14:textId="77777777" w:rsidR="002A7EB0" w:rsidRPr="00E204D0" w:rsidRDefault="002A7EB0" w:rsidP="002A7EB0">
      <w:pPr>
        <w:ind w:left="567" w:right="2" w:hanging="567"/>
        <w:jc w:val="both"/>
        <w:rPr>
          <w:rFonts w:ascii="Arial" w:hAnsi="Arial" w:cs="Arial"/>
        </w:rPr>
      </w:pPr>
      <w:r w:rsidRPr="00E204D0">
        <w:rPr>
          <w:rFonts w:ascii="Arial" w:hAnsi="Arial" w:cs="Arial"/>
        </w:rPr>
        <w:t>2.</w:t>
      </w:r>
      <w:r w:rsidRPr="00E204D0">
        <w:rPr>
          <w:rFonts w:ascii="Arial" w:hAnsi="Arial" w:cs="Arial"/>
        </w:rPr>
        <w:tab/>
        <w:t>Em razão dessa alteração, as disposições não alteradas desta norma são mantidas e a sigla da NBC TA 500, publicada no DOU, Seção 1, de 3/12/2009, passa a ser NBC TA 500 (R1).</w:t>
      </w:r>
    </w:p>
    <w:p w14:paraId="22000461" w14:textId="77777777" w:rsidR="002A7EB0" w:rsidRPr="00E204D0" w:rsidRDefault="002A7EB0" w:rsidP="002A7EB0">
      <w:pPr>
        <w:pStyle w:val="Textoembloco"/>
        <w:tabs>
          <w:tab w:val="left" w:pos="-5387"/>
        </w:tabs>
        <w:ind w:left="0" w:firstLine="709"/>
        <w:jc w:val="both"/>
        <w:rPr>
          <w:rFonts w:cs="Arial"/>
          <w:szCs w:val="22"/>
          <w:lang w:val="pt-BR"/>
        </w:rPr>
      </w:pPr>
    </w:p>
    <w:p w14:paraId="75B4BAD4" w14:textId="77777777" w:rsidR="002A7EB0" w:rsidRPr="00E204D0" w:rsidRDefault="002A7EB0" w:rsidP="002A7EB0">
      <w:pPr>
        <w:pStyle w:val="Textoembloco"/>
        <w:tabs>
          <w:tab w:val="left" w:pos="708"/>
        </w:tabs>
        <w:autoSpaceDE w:val="0"/>
        <w:autoSpaceDN w:val="0"/>
        <w:adjustRightInd w:val="0"/>
        <w:ind w:left="567" w:hanging="567"/>
        <w:jc w:val="both"/>
        <w:rPr>
          <w:rFonts w:cs="Arial"/>
          <w:szCs w:val="22"/>
          <w:lang w:val="pt-BR"/>
        </w:rPr>
      </w:pPr>
      <w:r w:rsidRPr="00E204D0">
        <w:rPr>
          <w:rFonts w:cs="Arial"/>
          <w:szCs w:val="22"/>
          <w:lang w:val="pt-BR"/>
        </w:rPr>
        <w:t>3.</w:t>
      </w:r>
      <w:r w:rsidRPr="00E204D0">
        <w:rPr>
          <w:rFonts w:cs="Arial"/>
          <w:szCs w:val="22"/>
          <w:lang w:val="pt-BR"/>
        </w:rPr>
        <w:tab/>
        <w:t>A alteração desta norma entra em vigor na data de sua publicação, aplicando-se às auditorias de demonstrações contábeis para períodos que se findam em, ou após, 31 de dezembro de 2016.</w:t>
      </w:r>
    </w:p>
    <w:p w14:paraId="31703CB2" w14:textId="77777777" w:rsidR="002A7EB0" w:rsidRPr="00E204D0" w:rsidRDefault="002A7EB0" w:rsidP="002A7EB0">
      <w:pPr>
        <w:ind w:left="567" w:right="2" w:hanging="567"/>
        <w:jc w:val="both"/>
        <w:rPr>
          <w:rFonts w:ascii="Arial" w:hAnsi="Arial" w:cs="Arial"/>
        </w:rPr>
      </w:pPr>
    </w:p>
    <w:p w14:paraId="39D53EDF" w14:textId="77777777" w:rsidR="002A7EB0" w:rsidRPr="00E204D0" w:rsidRDefault="002A7EB0" w:rsidP="002A7EB0">
      <w:pPr>
        <w:pStyle w:val="Recuodecorpodetexto2"/>
        <w:spacing w:after="0" w:line="240" w:lineRule="auto"/>
        <w:jc w:val="right"/>
        <w:rPr>
          <w:rFonts w:ascii="Arial" w:hAnsi="Arial" w:cs="Arial"/>
          <w:sz w:val="22"/>
          <w:szCs w:val="22"/>
          <w:lang w:val="pt-BR"/>
        </w:rPr>
      </w:pPr>
      <w:r w:rsidRPr="00E204D0">
        <w:rPr>
          <w:rFonts w:ascii="Arial" w:hAnsi="Arial" w:cs="Arial"/>
          <w:sz w:val="22"/>
          <w:szCs w:val="22"/>
          <w:lang w:val="pt-BR"/>
        </w:rPr>
        <w:t>Brasília, 19 de agosto de 2016.</w:t>
      </w:r>
    </w:p>
    <w:p w14:paraId="44D9D26B" w14:textId="77777777" w:rsidR="002A7EB0" w:rsidRPr="00E204D0" w:rsidRDefault="002A7EB0" w:rsidP="002A7EB0">
      <w:pPr>
        <w:rPr>
          <w:rFonts w:ascii="Arial" w:hAnsi="Arial" w:cs="Arial"/>
        </w:rPr>
      </w:pPr>
    </w:p>
    <w:p w14:paraId="736A31CD" w14:textId="77777777" w:rsidR="002A7EB0" w:rsidRPr="00E204D0" w:rsidRDefault="002A7EB0" w:rsidP="002A7EB0">
      <w:pPr>
        <w:jc w:val="both"/>
        <w:rPr>
          <w:rFonts w:ascii="Arial" w:hAnsi="Arial" w:cs="Arial"/>
        </w:rPr>
      </w:pPr>
    </w:p>
    <w:p w14:paraId="4C058AFF" w14:textId="77777777" w:rsidR="002A7EB0" w:rsidRPr="00E204D0" w:rsidRDefault="002A7EB0" w:rsidP="002A7EB0">
      <w:pPr>
        <w:rPr>
          <w:rFonts w:ascii="Arial" w:hAnsi="Arial" w:cs="Arial"/>
        </w:rPr>
      </w:pPr>
    </w:p>
    <w:p w14:paraId="0BB2267E" w14:textId="77777777" w:rsidR="002A7EB0" w:rsidRPr="00E204D0" w:rsidRDefault="002A7EB0" w:rsidP="002A7EB0">
      <w:pPr>
        <w:jc w:val="center"/>
        <w:rPr>
          <w:rFonts w:ascii="Arial" w:hAnsi="Arial" w:cs="Arial"/>
          <w:bCs/>
        </w:rPr>
      </w:pPr>
      <w:r w:rsidRPr="00E204D0">
        <w:rPr>
          <w:rFonts w:ascii="Arial" w:hAnsi="Arial" w:cs="Arial"/>
        </w:rPr>
        <w:t xml:space="preserve">Contador </w:t>
      </w:r>
      <w:r w:rsidRPr="00E204D0">
        <w:rPr>
          <w:rFonts w:ascii="Arial" w:hAnsi="Arial" w:cs="Arial"/>
          <w:b/>
        </w:rPr>
        <w:t>José Martonio Alves Coelho</w:t>
      </w:r>
    </w:p>
    <w:p w14:paraId="4C7B58AF" w14:textId="77777777" w:rsidR="002A7EB0" w:rsidRPr="00E204D0" w:rsidRDefault="002A7EB0" w:rsidP="002A7EB0">
      <w:pPr>
        <w:pStyle w:val="Recuodecorpodetexto2"/>
        <w:spacing w:after="0" w:line="240" w:lineRule="auto"/>
        <w:ind w:left="0"/>
        <w:jc w:val="center"/>
        <w:rPr>
          <w:rFonts w:ascii="Arial" w:hAnsi="Arial" w:cs="Arial"/>
          <w:sz w:val="22"/>
          <w:szCs w:val="22"/>
        </w:rPr>
      </w:pPr>
      <w:r w:rsidRPr="00E204D0">
        <w:rPr>
          <w:rFonts w:ascii="Arial" w:hAnsi="Arial" w:cs="Arial"/>
          <w:b/>
          <w:sz w:val="22"/>
          <w:szCs w:val="22"/>
        </w:rPr>
        <w:t>Presidente</w:t>
      </w:r>
    </w:p>
    <w:p w14:paraId="33061228" w14:textId="77777777" w:rsidR="002A7EB0" w:rsidRPr="00E204D0" w:rsidRDefault="002A7EB0" w:rsidP="002A7EB0">
      <w:pPr>
        <w:tabs>
          <w:tab w:val="left" w:pos="567"/>
        </w:tabs>
        <w:ind w:left="567" w:hanging="567"/>
        <w:jc w:val="both"/>
        <w:rPr>
          <w:rFonts w:ascii="Arial" w:hAnsi="Arial" w:cs="Arial"/>
        </w:rPr>
      </w:pPr>
    </w:p>
    <w:p w14:paraId="3B10B2C5" w14:textId="77777777" w:rsidR="002A7EB0" w:rsidRPr="002A7EB0" w:rsidRDefault="002A7EB0" w:rsidP="002A7EB0"/>
    <w:p w14:paraId="2457919E" w14:textId="0AA711A7" w:rsidR="001542BA" w:rsidRDefault="006D2D68" w:rsidP="00D17E06">
      <w:pPr>
        <w:pStyle w:val="Ttulo1"/>
        <w:spacing w:before="0" w:after="120" w:line="240" w:lineRule="auto"/>
        <w:rPr>
          <w:rFonts w:ascii="Times New Roman" w:hAnsi="Times New Roman" w:cs="Times New Roman"/>
          <w:b/>
          <w:bCs/>
          <w:color w:val="auto"/>
          <w:sz w:val="24"/>
          <w:szCs w:val="24"/>
        </w:rPr>
      </w:pPr>
      <w:bookmarkStart w:id="116" w:name="_Toc183036852"/>
      <w:r w:rsidRPr="00D17E06">
        <w:rPr>
          <w:rFonts w:ascii="Times New Roman" w:hAnsi="Times New Roman" w:cs="Times New Roman"/>
          <w:b/>
          <w:bCs/>
          <w:color w:val="auto"/>
          <w:sz w:val="24"/>
          <w:szCs w:val="24"/>
        </w:rPr>
        <w:t>NBC TA 501</w:t>
      </w:r>
      <w:bookmarkEnd w:id="116"/>
    </w:p>
    <w:p w14:paraId="5B24909C" w14:textId="77777777" w:rsidR="002A7EB0" w:rsidRPr="002A7EB0" w:rsidRDefault="002A7EB0" w:rsidP="002A7EB0">
      <w:pPr>
        <w:rPr>
          <w:b/>
          <w:bCs/>
        </w:rPr>
      </w:pPr>
      <w:r w:rsidRPr="002A7EB0">
        <w:rPr>
          <w:b/>
          <w:bCs/>
        </w:rPr>
        <w:t>RESOLUÇÃO CFC Nº. 1.218/09</w:t>
      </w:r>
    </w:p>
    <w:p w14:paraId="24CC91A2" w14:textId="77777777" w:rsidR="002A7EB0" w:rsidRDefault="002A7EB0" w:rsidP="002A7EB0"/>
    <w:p w14:paraId="56FBA8FA" w14:textId="77777777" w:rsidR="002A7EB0" w:rsidRDefault="002A7EB0" w:rsidP="002A7EB0">
      <w:pPr>
        <w:ind w:left="3969"/>
        <w:jc w:val="both"/>
        <w:rPr>
          <w:bCs/>
          <w:i/>
          <w:iCs/>
        </w:rPr>
      </w:pPr>
    </w:p>
    <w:p w14:paraId="0F8E5058" w14:textId="77777777" w:rsidR="002A7EB0" w:rsidRDefault="002A7EB0" w:rsidP="002A7EB0">
      <w:pPr>
        <w:ind w:left="3969"/>
        <w:jc w:val="both"/>
        <w:rPr>
          <w:i/>
        </w:rPr>
      </w:pPr>
      <w:r>
        <w:rPr>
          <w:bCs/>
          <w:i/>
          <w:iCs/>
        </w:rPr>
        <w:t xml:space="preserve">Aprova a NBC TA </w:t>
      </w:r>
      <w:r>
        <w:rPr>
          <w:i/>
        </w:rPr>
        <w:t>501</w:t>
      </w:r>
      <w:r>
        <w:t xml:space="preserve"> – </w:t>
      </w:r>
      <w:r>
        <w:rPr>
          <w:i/>
        </w:rPr>
        <w:t>Evidência de Auditoria – Considerações Específicas para Itens Selecionados.</w:t>
      </w:r>
    </w:p>
    <w:p w14:paraId="6A6D3864" w14:textId="77777777" w:rsidR="002A7EB0" w:rsidRDefault="002A7EB0" w:rsidP="002A7EB0">
      <w:pPr>
        <w:ind w:firstLine="2127"/>
      </w:pPr>
      <w:r>
        <w:rPr>
          <w:bCs/>
        </w:rPr>
        <w:t>O CONSELHO FEDERAL DE CONTABILIDADE</w:t>
      </w:r>
      <w:r>
        <w:t>, no exercício de suas atribuições legais e regimentais,</w:t>
      </w:r>
    </w:p>
    <w:p w14:paraId="7B194DB5" w14:textId="77777777" w:rsidR="002A7EB0" w:rsidRDefault="002A7EB0" w:rsidP="002A7EB0">
      <w:pPr>
        <w:ind w:firstLine="2127"/>
      </w:pPr>
    </w:p>
    <w:p w14:paraId="14C722DA" w14:textId="77777777" w:rsidR="002A7EB0" w:rsidRDefault="002A7EB0" w:rsidP="002A7EB0">
      <w:pPr>
        <w:ind w:firstLine="2127"/>
        <w:jc w:val="both"/>
        <w:rPr>
          <w:bCs/>
          <w:color w:val="000000"/>
        </w:rPr>
      </w:pPr>
      <w:r>
        <w:rPr>
          <w:bCs/>
          <w:color w:val="000000"/>
        </w:rPr>
        <w:t>CONSIDERANDO o processo de convergência das Normas Brasileiras de Contabilidade aos padrões internacionais;</w:t>
      </w:r>
    </w:p>
    <w:p w14:paraId="3690AFAE" w14:textId="77777777" w:rsidR="002A7EB0" w:rsidRDefault="002A7EB0" w:rsidP="002A7EB0">
      <w:pPr>
        <w:ind w:firstLine="2127"/>
        <w:jc w:val="both"/>
        <w:rPr>
          <w:bCs/>
          <w:color w:val="000000"/>
        </w:rPr>
      </w:pPr>
    </w:p>
    <w:p w14:paraId="67B07FAC" w14:textId="77777777" w:rsidR="002A7EB0" w:rsidRDefault="002A7EB0" w:rsidP="002A7EB0">
      <w:pPr>
        <w:ind w:firstLine="2127"/>
        <w:jc w:val="both"/>
        <w:rPr>
          <w:bCs/>
          <w:color w:val="000000"/>
        </w:rPr>
      </w:pPr>
      <w:r>
        <w:rPr>
          <w:bCs/>
          <w:color w:val="000000"/>
        </w:rPr>
        <w:t>CONSIDERANDO que o Conselho Federal de Contabilidade é membro associado da IFAC – Federação Internacional de Contadores;</w:t>
      </w:r>
    </w:p>
    <w:p w14:paraId="791EE50A" w14:textId="77777777" w:rsidR="002A7EB0" w:rsidRDefault="002A7EB0" w:rsidP="002A7EB0">
      <w:pPr>
        <w:ind w:firstLine="2127"/>
        <w:jc w:val="both"/>
        <w:rPr>
          <w:bCs/>
          <w:color w:val="000000"/>
        </w:rPr>
      </w:pPr>
    </w:p>
    <w:p w14:paraId="31459EA1" w14:textId="77777777" w:rsidR="002A7EB0" w:rsidRDefault="002A7EB0" w:rsidP="002A7EB0">
      <w:pPr>
        <w:ind w:firstLine="2127"/>
        <w:jc w:val="both"/>
        <w:rPr>
          <w:bCs/>
          <w:color w:val="000000"/>
        </w:rPr>
      </w:pPr>
      <w:r>
        <w:rPr>
          <w:bCs/>
          <w:color w:val="000000"/>
        </w:rPr>
        <w:t xml:space="preserve">CONSIDERANDO a Política de Tradução e Reprodução de Normas, emitida pela IFAC em dezembro de 2008; </w:t>
      </w:r>
    </w:p>
    <w:p w14:paraId="56E352D7" w14:textId="77777777" w:rsidR="002A7EB0" w:rsidRDefault="002A7EB0" w:rsidP="002A7EB0">
      <w:pPr>
        <w:ind w:firstLine="2127"/>
        <w:jc w:val="both"/>
        <w:rPr>
          <w:bCs/>
          <w:color w:val="000000"/>
        </w:rPr>
      </w:pPr>
    </w:p>
    <w:p w14:paraId="69EDDF77" w14:textId="77777777" w:rsidR="002A7EB0" w:rsidRDefault="002A7EB0" w:rsidP="002A7EB0">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65A2BE81" w14:textId="77777777" w:rsidR="002A7EB0" w:rsidRDefault="002A7EB0" w:rsidP="002A7EB0">
      <w:pPr>
        <w:ind w:firstLine="2127"/>
        <w:jc w:val="both"/>
        <w:rPr>
          <w:bCs/>
          <w:color w:val="000000"/>
        </w:rPr>
      </w:pPr>
    </w:p>
    <w:p w14:paraId="2F7358BF" w14:textId="77777777" w:rsidR="002A7EB0" w:rsidRDefault="002A7EB0" w:rsidP="002A7EB0">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772050DB" w14:textId="77777777" w:rsidR="002A7EB0" w:rsidRDefault="002A7EB0" w:rsidP="002A7EB0">
      <w:pPr>
        <w:ind w:firstLine="2127"/>
        <w:jc w:val="both"/>
        <w:rPr>
          <w:color w:val="000000"/>
        </w:rPr>
      </w:pPr>
    </w:p>
    <w:p w14:paraId="2DCAC79D" w14:textId="77777777" w:rsidR="002A7EB0" w:rsidRDefault="002A7EB0" w:rsidP="002A7EB0">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575894CC" w14:textId="77777777" w:rsidR="002A7EB0" w:rsidRDefault="002A7EB0" w:rsidP="002A7EB0">
      <w:pPr>
        <w:spacing w:before="120" w:after="120"/>
        <w:ind w:firstLine="2268"/>
        <w:rPr>
          <w:color w:val="000000"/>
        </w:rPr>
      </w:pPr>
      <w:r>
        <w:rPr>
          <w:bCs/>
        </w:rPr>
        <w:t xml:space="preserve">          </w:t>
      </w:r>
    </w:p>
    <w:p w14:paraId="7C5129E0" w14:textId="77777777" w:rsidR="002A7EB0" w:rsidRDefault="002A7EB0" w:rsidP="002A7EB0">
      <w:pPr>
        <w:ind w:firstLine="2127"/>
        <w:rPr>
          <w:bCs/>
        </w:rPr>
      </w:pPr>
      <w:r>
        <w:rPr>
          <w:bCs/>
        </w:rPr>
        <w:t xml:space="preserve">RESOLVE: </w:t>
      </w:r>
    </w:p>
    <w:p w14:paraId="50C0796D" w14:textId="77777777" w:rsidR="002A7EB0" w:rsidRDefault="002A7EB0" w:rsidP="002A7EB0">
      <w:pPr>
        <w:tabs>
          <w:tab w:val="left" w:pos="1418"/>
        </w:tabs>
        <w:rPr>
          <w:bCs/>
        </w:rPr>
      </w:pPr>
      <w:r>
        <w:rPr>
          <w:bCs/>
        </w:rPr>
        <w:tab/>
      </w:r>
    </w:p>
    <w:p w14:paraId="02FF189A" w14:textId="77777777" w:rsidR="002A7EB0" w:rsidRDefault="002A7EB0" w:rsidP="002A7EB0">
      <w:pPr>
        <w:ind w:firstLine="2127"/>
        <w:jc w:val="both"/>
      </w:pPr>
      <w:r>
        <w:t xml:space="preserve">Art. 1º. Aprovar a NBC TA 501 – “Evidência de Auditoria – Considerações Específicas para Itens Selecionados”, </w:t>
      </w:r>
      <w:r>
        <w:rPr>
          <w:color w:val="000000"/>
        </w:rPr>
        <w:t>elaborada de acordo com a sua equivalente internacional ISA 501</w:t>
      </w:r>
      <w:r>
        <w:t xml:space="preserve">. </w:t>
      </w:r>
    </w:p>
    <w:p w14:paraId="0F5F82CC" w14:textId="77777777" w:rsidR="002A7EB0" w:rsidRDefault="002A7EB0" w:rsidP="002A7EB0">
      <w:pPr>
        <w:ind w:firstLine="708"/>
        <w:jc w:val="center"/>
      </w:pPr>
      <w:r>
        <w:t xml:space="preserve"> </w:t>
      </w:r>
    </w:p>
    <w:p w14:paraId="5E297E16" w14:textId="77777777" w:rsidR="002A7EB0" w:rsidRDefault="002A7EB0" w:rsidP="002A7EB0">
      <w:pPr>
        <w:ind w:firstLine="2127"/>
        <w:jc w:val="both"/>
      </w:pPr>
      <w:r>
        <w:rPr>
          <w:bCs/>
        </w:rPr>
        <w:t>Art. 2º.</w:t>
      </w:r>
      <w:r>
        <w:t xml:space="preserve"> Esta Resolução entra em vigor nos exercícios iniciados em ou após 1º. de janeiro de 2010.</w:t>
      </w:r>
    </w:p>
    <w:p w14:paraId="78D708C0" w14:textId="77777777" w:rsidR="002A7EB0" w:rsidRDefault="002A7EB0" w:rsidP="002A7EB0">
      <w:pPr>
        <w:ind w:firstLine="2127"/>
        <w:jc w:val="both"/>
      </w:pPr>
    </w:p>
    <w:p w14:paraId="6C77AA21" w14:textId="77777777" w:rsidR="002A7EB0" w:rsidRDefault="002A7EB0" w:rsidP="002A7EB0">
      <w:pPr>
        <w:ind w:firstLine="2127"/>
        <w:jc w:val="both"/>
      </w:pPr>
    </w:p>
    <w:p w14:paraId="45C6A1E8" w14:textId="77777777" w:rsidR="002A7EB0" w:rsidRPr="00AD7F82" w:rsidRDefault="002A7EB0" w:rsidP="002A7EB0">
      <w:pPr>
        <w:ind w:firstLine="2127"/>
        <w:jc w:val="both"/>
        <w:rPr>
          <w:vanish/>
          <w:specVanish/>
        </w:rPr>
      </w:pPr>
      <w:r>
        <w:t>Art. 3</w:t>
      </w:r>
    </w:p>
    <w:p w14:paraId="703E2D1A" w14:textId="77777777" w:rsidR="002A7EB0" w:rsidRDefault="002A7EB0" w:rsidP="002A7EB0">
      <w:pPr>
        <w:ind w:firstLine="2127"/>
        <w:jc w:val="both"/>
      </w:pPr>
      <w:r>
        <w:t>º. Observado o disposto no art. 3º da Resolução CFC nº 1.203/09, ficam revogadas a partir de 1º. de janeiro de 2010 as disposições em contrário nos termos do art. 4º da mesma resolução.</w:t>
      </w:r>
    </w:p>
    <w:p w14:paraId="1C5526E6" w14:textId="77777777" w:rsidR="002A7EB0" w:rsidRDefault="002A7EB0" w:rsidP="002A7EB0">
      <w:pPr>
        <w:ind w:firstLine="2127"/>
      </w:pPr>
      <w:r>
        <w:t>.</w:t>
      </w:r>
    </w:p>
    <w:p w14:paraId="09C20120" w14:textId="77777777" w:rsidR="002A7EB0" w:rsidRDefault="002A7EB0" w:rsidP="002A7EB0">
      <w:pPr>
        <w:pStyle w:val="Recuodecorpodetexto2"/>
        <w:spacing w:after="0" w:line="240" w:lineRule="auto"/>
        <w:ind w:left="0"/>
        <w:jc w:val="right"/>
        <w:rPr>
          <w:lang w:val="pt-BR"/>
        </w:rPr>
      </w:pPr>
    </w:p>
    <w:p w14:paraId="72B1EB9C" w14:textId="77777777" w:rsidR="002A7EB0" w:rsidRDefault="002A7EB0" w:rsidP="002A7EB0">
      <w:pPr>
        <w:pStyle w:val="Recuodecorpodetexto2"/>
        <w:spacing w:after="0" w:line="240" w:lineRule="auto"/>
        <w:ind w:left="0"/>
        <w:jc w:val="right"/>
        <w:rPr>
          <w:lang w:val="pt-BR"/>
        </w:rPr>
      </w:pPr>
      <w:r>
        <w:rPr>
          <w:lang w:val="pt-BR"/>
        </w:rPr>
        <w:t>Brasília, 27 de novembro de 2009.</w:t>
      </w:r>
    </w:p>
    <w:p w14:paraId="2EA8A859" w14:textId="77777777" w:rsidR="002A7EB0" w:rsidRDefault="002A7EB0" w:rsidP="002A7EB0">
      <w:pPr>
        <w:ind w:firstLine="1418"/>
      </w:pPr>
    </w:p>
    <w:p w14:paraId="174F2EBC" w14:textId="77777777" w:rsidR="002A7EB0" w:rsidRDefault="002A7EB0" w:rsidP="002A7EB0"/>
    <w:p w14:paraId="53C091F3" w14:textId="77777777" w:rsidR="002A7EB0" w:rsidRDefault="002A7EB0" w:rsidP="002A7EB0">
      <w:pPr>
        <w:jc w:val="center"/>
        <w:rPr>
          <w:bCs/>
        </w:rPr>
      </w:pPr>
      <w:r>
        <w:t xml:space="preserve">Contadora </w:t>
      </w:r>
      <w:r>
        <w:rPr>
          <w:b/>
        </w:rPr>
        <w:t>Maria Clara Cavalcante Bugarim</w:t>
      </w:r>
    </w:p>
    <w:p w14:paraId="1DAC0533" w14:textId="77777777" w:rsidR="002A7EB0" w:rsidRDefault="002A7EB0" w:rsidP="002A7EB0">
      <w:pPr>
        <w:pStyle w:val="Recuodecorpodetexto2"/>
        <w:spacing w:after="0" w:line="240" w:lineRule="auto"/>
        <w:ind w:left="0"/>
        <w:jc w:val="center"/>
        <w:rPr>
          <w:lang w:val="pt-BR"/>
        </w:rPr>
      </w:pPr>
      <w:r>
        <w:rPr>
          <w:lang w:val="pt-BR"/>
        </w:rPr>
        <w:t>Presidente</w:t>
      </w:r>
    </w:p>
    <w:p w14:paraId="6B503AE9" w14:textId="77777777" w:rsidR="002A7EB0" w:rsidRDefault="002A7EB0" w:rsidP="002A7EB0">
      <w:pPr>
        <w:pStyle w:val="Recuodecorpodetexto2"/>
        <w:spacing w:after="0" w:line="240" w:lineRule="auto"/>
        <w:ind w:left="0" w:hanging="5103"/>
        <w:rPr>
          <w:lang w:val="pt-BR"/>
        </w:rPr>
      </w:pPr>
    </w:p>
    <w:p w14:paraId="7FF0DE1F" w14:textId="77777777" w:rsidR="002A7EB0" w:rsidRDefault="002A7EB0" w:rsidP="002A7EB0">
      <w:pPr>
        <w:pStyle w:val="Recuodecorpodetexto2"/>
        <w:spacing w:after="0" w:line="240" w:lineRule="auto"/>
        <w:ind w:left="0" w:hanging="5103"/>
        <w:rPr>
          <w:lang w:val="pt-BR"/>
        </w:rPr>
      </w:pPr>
    </w:p>
    <w:p w14:paraId="5686579A" w14:textId="77777777" w:rsidR="002A7EB0" w:rsidRDefault="002A7EB0" w:rsidP="002A7EB0">
      <w:pPr>
        <w:pStyle w:val="Recuodecorpodetexto2"/>
        <w:tabs>
          <w:tab w:val="left" w:pos="0"/>
        </w:tabs>
        <w:spacing w:after="0" w:line="240" w:lineRule="auto"/>
        <w:ind w:left="4820" w:hanging="4820"/>
        <w:rPr>
          <w:lang w:val="pt-BR"/>
        </w:rPr>
      </w:pPr>
      <w:r>
        <w:rPr>
          <w:lang w:val="pt-BR"/>
        </w:rPr>
        <w:t>Ata CFC nº. 931</w:t>
      </w:r>
    </w:p>
    <w:p w14:paraId="7ADB9106" w14:textId="77777777" w:rsidR="002A7EB0" w:rsidRDefault="002A7EB0" w:rsidP="002A7EB0">
      <w:pPr>
        <w:pStyle w:val="Recuodecorpodetexto2"/>
        <w:tabs>
          <w:tab w:val="left" w:pos="0"/>
        </w:tabs>
        <w:spacing w:after="0" w:line="240" w:lineRule="auto"/>
        <w:ind w:left="4820" w:hanging="4820"/>
        <w:rPr>
          <w:lang w:val="pt-BR"/>
        </w:rPr>
      </w:pPr>
    </w:p>
    <w:p w14:paraId="54578A77" w14:textId="77777777" w:rsidR="002A7EB0" w:rsidRDefault="002A7EB0" w:rsidP="002A7EB0">
      <w:pPr>
        <w:pStyle w:val="Recuodecorpodetexto2"/>
        <w:tabs>
          <w:tab w:val="left" w:pos="0"/>
        </w:tabs>
        <w:spacing w:after="0" w:line="240" w:lineRule="auto"/>
        <w:ind w:left="4820" w:hanging="4820"/>
        <w:rPr>
          <w:lang w:val="pt-BR"/>
        </w:rPr>
      </w:pPr>
    </w:p>
    <w:p w14:paraId="3D67D7AA" w14:textId="77777777" w:rsidR="002A7EB0" w:rsidRDefault="002A7EB0" w:rsidP="002A7EB0">
      <w:pPr>
        <w:pStyle w:val="Recuodecorpodetexto2"/>
        <w:tabs>
          <w:tab w:val="left" w:pos="0"/>
        </w:tabs>
        <w:spacing w:after="0" w:line="240" w:lineRule="auto"/>
        <w:ind w:left="4820" w:hanging="4820"/>
        <w:rPr>
          <w:lang w:val="pt-BR"/>
        </w:rPr>
      </w:pPr>
    </w:p>
    <w:p w14:paraId="53C965D4" w14:textId="77777777" w:rsidR="002A7EB0" w:rsidRDefault="002A7EB0" w:rsidP="002A7EB0">
      <w:pPr>
        <w:pStyle w:val="Recuodecorpodetexto2"/>
        <w:tabs>
          <w:tab w:val="left" w:pos="0"/>
        </w:tabs>
        <w:spacing w:after="0" w:line="240" w:lineRule="auto"/>
        <w:ind w:left="4820" w:hanging="4820"/>
        <w:rPr>
          <w:lang w:val="pt-BR"/>
        </w:rPr>
      </w:pPr>
    </w:p>
    <w:p w14:paraId="70546462" w14:textId="77777777" w:rsidR="002A7EB0" w:rsidRDefault="002A7EB0" w:rsidP="002A7EB0">
      <w:pPr>
        <w:pStyle w:val="Recuodecorpodetexto2"/>
        <w:tabs>
          <w:tab w:val="left" w:pos="0"/>
        </w:tabs>
        <w:spacing w:after="0" w:line="240" w:lineRule="auto"/>
        <w:ind w:left="4820" w:hanging="4820"/>
        <w:rPr>
          <w:lang w:val="pt-BR"/>
        </w:rPr>
      </w:pPr>
    </w:p>
    <w:p w14:paraId="709BF2CB" w14:textId="77777777" w:rsidR="002A7EB0" w:rsidRDefault="002A7EB0" w:rsidP="002A7EB0">
      <w:pPr>
        <w:pStyle w:val="Recuodecorpodetexto2"/>
        <w:tabs>
          <w:tab w:val="left" w:pos="0"/>
        </w:tabs>
        <w:spacing w:after="0" w:line="240" w:lineRule="auto"/>
        <w:ind w:left="4820" w:hanging="4820"/>
        <w:rPr>
          <w:lang w:val="pt-BR"/>
        </w:rPr>
      </w:pPr>
    </w:p>
    <w:p w14:paraId="29BE44DE" w14:textId="77777777" w:rsidR="002A7EB0" w:rsidRDefault="002A7EB0" w:rsidP="002A7EB0">
      <w:pPr>
        <w:pStyle w:val="Recuodecorpodetexto2"/>
        <w:tabs>
          <w:tab w:val="left" w:pos="0"/>
        </w:tabs>
        <w:spacing w:after="0" w:line="240" w:lineRule="auto"/>
        <w:ind w:left="4820" w:hanging="4820"/>
        <w:rPr>
          <w:lang w:val="pt-BR"/>
        </w:rPr>
      </w:pPr>
    </w:p>
    <w:p w14:paraId="0364BA84" w14:textId="77777777" w:rsidR="002A7EB0" w:rsidRDefault="002A7EB0" w:rsidP="002A7EB0">
      <w:pPr>
        <w:pStyle w:val="Recuodecorpodetexto2"/>
        <w:tabs>
          <w:tab w:val="left" w:pos="0"/>
        </w:tabs>
        <w:spacing w:after="0" w:line="240" w:lineRule="auto"/>
        <w:ind w:left="4820" w:hanging="4820"/>
        <w:rPr>
          <w:lang w:val="pt-BR"/>
        </w:rPr>
      </w:pPr>
    </w:p>
    <w:p w14:paraId="4A540077" w14:textId="77777777" w:rsidR="002A7EB0" w:rsidRDefault="002A7EB0" w:rsidP="002A7EB0">
      <w:pPr>
        <w:pStyle w:val="Recuodecorpodetexto2"/>
        <w:tabs>
          <w:tab w:val="left" w:pos="0"/>
        </w:tabs>
        <w:spacing w:after="0" w:line="240" w:lineRule="auto"/>
        <w:ind w:left="4820" w:hanging="4820"/>
        <w:rPr>
          <w:lang w:val="pt-BR"/>
        </w:rPr>
      </w:pPr>
    </w:p>
    <w:p w14:paraId="13A2BD02" w14:textId="77777777" w:rsidR="002A7EB0" w:rsidRDefault="002A7EB0" w:rsidP="002A7EB0">
      <w:pPr>
        <w:pStyle w:val="Recuodecorpodetexto2"/>
        <w:tabs>
          <w:tab w:val="left" w:pos="0"/>
        </w:tabs>
        <w:spacing w:after="0" w:line="240" w:lineRule="auto"/>
        <w:ind w:left="4820" w:hanging="4820"/>
        <w:rPr>
          <w:lang w:val="pt-BR"/>
        </w:rPr>
      </w:pPr>
    </w:p>
    <w:p w14:paraId="6539BF28" w14:textId="77777777" w:rsidR="002A7EB0" w:rsidRDefault="002A7EB0" w:rsidP="002A7EB0">
      <w:pPr>
        <w:pStyle w:val="Recuodecorpodetexto2"/>
        <w:tabs>
          <w:tab w:val="left" w:pos="0"/>
        </w:tabs>
        <w:spacing w:after="0" w:line="240" w:lineRule="auto"/>
        <w:ind w:left="4820" w:hanging="4820"/>
        <w:rPr>
          <w:lang w:val="pt-BR"/>
        </w:rPr>
      </w:pPr>
    </w:p>
    <w:p w14:paraId="73673BAB" w14:textId="77777777" w:rsidR="002A7EB0" w:rsidRDefault="002A7EB0" w:rsidP="002A7EB0">
      <w:pPr>
        <w:pStyle w:val="Recuodecorpodetexto2"/>
        <w:tabs>
          <w:tab w:val="left" w:pos="0"/>
        </w:tabs>
        <w:spacing w:after="0" w:line="240" w:lineRule="auto"/>
        <w:ind w:left="4820" w:hanging="4820"/>
        <w:rPr>
          <w:lang w:val="pt-BR"/>
        </w:rPr>
      </w:pPr>
    </w:p>
    <w:p w14:paraId="5A68FCAA" w14:textId="77777777" w:rsidR="002A7EB0" w:rsidRDefault="002A7EB0" w:rsidP="002A7EB0">
      <w:pPr>
        <w:pStyle w:val="Recuodecorpodetexto2"/>
        <w:tabs>
          <w:tab w:val="left" w:pos="0"/>
        </w:tabs>
        <w:spacing w:after="0" w:line="240" w:lineRule="auto"/>
        <w:ind w:left="4820" w:hanging="4820"/>
        <w:rPr>
          <w:lang w:val="pt-BR"/>
        </w:rPr>
      </w:pPr>
    </w:p>
    <w:p w14:paraId="08B1F52E" w14:textId="77777777" w:rsidR="002A7EB0" w:rsidRDefault="002A7EB0" w:rsidP="002A7EB0">
      <w:pPr>
        <w:pStyle w:val="Recuodecorpodetexto2"/>
        <w:tabs>
          <w:tab w:val="left" w:pos="0"/>
        </w:tabs>
        <w:spacing w:after="0" w:line="240" w:lineRule="auto"/>
        <w:ind w:left="4820" w:hanging="4820"/>
        <w:rPr>
          <w:lang w:val="pt-BR"/>
        </w:rPr>
      </w:pPr>
    </w:p>
    <w:p w14:paraId="2E179D02" w14:textId="77777777" w:rsidR="002A7EB0" w:rsidRDefault="002A7EB0" w:rsidP="002A7EB0">
      <w:pPr>
        <w:pStyle w:val="Recuodecorpodetexto2"/>
        <w:tabs>
          <w:tab w:val="left" w:pos="0"/>
        </w:tabs>
        <w:spacing w:after="0" w:line="240" w:lineRule="auto"/>
        <w:ind w:left="4820" w:hanging="4820"/>
        <w:rPr>
          <w:lang w:val="pt-BR"/>
        </w:rPr>
      </w:pPr>
    </w:p>
    <w:p w14:paraId="5AEF3183" w14:textId="77777777" w:rsidR="002A7EB0" w:rsidRDefault="002A7EB0" w:rsidP="002A7EB0">
      <w:pPr>
        <w:pStyle w:val="Recuodecorpodetexto2"/>
        <w:tabs>
          <w:tab w:val="left" w:pos="0"/>
        </w:tabs>
        <w:spacing w:after="0" w:line="240" w:lineRule="auto"/>
        <w:ind w:left="4820" w:hanging="4820"/>
        <w:rPr>
          <w:lang w:val="pt-BR"/>
        </w:rPr>
      </w:pPr>
    </w:p>
    <w:p w14:paraId="254B5BFD" w14:textId="77777777" w:rsidR="002A7EB0" w:rsidRDefault="002A7EB0" w:rsidP="002A7EB0">
      <w:pPr>
        <w:pStyle w:val="Recuodecorpodetexto2"/>
        <w:tabs>
          <w:tab w:val="left" w:pos="0"/>
        </w:tabs>
        <w:spacing w:after="0" w:line="240" w:lineRule="auto"/>
        <w:ind w:left="4820" w:hanging="4820"/>
        <w:rPr>
          <w:lang w:val="pt-BR"/>
        </w:rPr>
      </w:pPr>
    </w:p>
    <w:p w14:paraId="5714B3E1" w14:textId="77777777" w:rsidR="002A7EB0" w:rsidRDefault="002A7EB0" w:rsidP="002A7EB0">
      <w:pPr>
        <w:pStyle w:val="Recuodecorpodetexto2"/>
        <w:tabs>
          <w:tab w:val="left" w:pos="0"/>
        </w:tabs>
        <w:spacing w:after="0" w:line="240" w:lineRule="auto"/>
        <w:ind w:left="4820" w:hanging="4820"/>
        <w:rPr>
          <w:lang w:val="pt-BR"/>
        </w:rPr>
      </w:pPr>
    </w:p>
    <w:p w14:paraId="504596B4" w14:textId="77777777" w:rsidR="002A7EB0" w:rsidRDefault="002A7EB0" w:rsidP="002A7EB0">
      <w:pPr>
        <w:pStyle w:val="Recuodecorpodetexto2"/>
        <w:tabs>
          <w:tab w:val="left" w:pos="0"/>
        </w:tabs>
        <w:spacing w:after="0" w:line="240" w:lineRule="auto"/>
        <w:ind w:left="4820" w:hanging="4820"/>
        <w:rPr>
          <w:lang w:val="pt-BR"/>
        </w:rPr>
      </w:pPr>
    </w:p>
    <w:p w14:paraId="18B35AAC" w14:textId="77777777" w:rsidR="002A7EB0" w:rsidRDefault="002A7EB0" w:rsidP="002A7EB0">
      <w:pPr>
        <w:pStyle w:val="Recuodecorpodetexto2"/>
        <w:tabs>
          <w:tab w:val="left" w:pos="0"/>
        </w:tabs>
        <w:spacing w:after="0" w:line="240" w:lineRule="auto"/>
        <w:ind w:left="4820" w:hanging="4820"/>
        <w:rPr>
          <w:lang w:val="pt-BR"/>
        </w:rPr>
      </w:pPr>
    </w:p>
    <w:p w14:paraId="33AA45D0" w14:textId="77777777" w:rsidR="002A7EB0" w:rsidRDefault="002A7EB0" w:rsidP="002A7EB0">
      <w:pPr>
        <w:pStyle w:val="Recuodecorpodetexto2"/>
        <w:tabs>
          <w:tab w:val="left" w:pos="0"/>
        </w:tabs>
        <w:spacing w:after="0" w:line="240" w:lineRule="auto"/>
        <w:ind w:left="4820" w:hanging="4820"/>
        <w:rPr>
          <w:lang w:val="pt-BR"/>
        </w:rPr>
      </w:pPr>
    </w:p>
    <w:p w14:paraId="2645016C" w14:textId="77777777" w:rsidR="002A7EB0" w:rsidRDefault="002A7EB0" w:rsidP="002A7EB0">
      <w:pPr>
        <w:pStyle w:val="Recuodecorpodetexto2"/>
        <w:tabs>
          <w:tab w:val="left" w:pos="0"/>
        </w:tabs>
        <w:spacing w:after="0" w:line="240" w:lineRule="auto"/>
        <w:ind w:left="4820" w:hanging="4820"/>
        <w:rPr>
          <w:lang w:val="pt-BR"/>
        </w:rPr>
      </w:pPr>
    </w:p>
    <w:p w14:paraId="4054634D" w14:textId="77777777" w:rsidR="002A7EB0" w:rsidRDefault="002A7EB0" w:rsidP="002A7EB0">
      <w:pPr>
        <w:pStyle w:val="Recuodecorpodetexto2"/>
        <w:tabs>
          <w:tab w:val="left" w:pos="0"/>
        </w:tabs>
        <w:spacing w:after="0" w:line="240" w:lineRule="auto"/>
        <w:ind w:left="4820" w:hanging="4820"/>
        <w:rPr>
          <w:lang w:val="pt-BR"/>
        </w:rPr>
      </w:pPr>
    </w:p>
    <w:p w14:paraId="00725D5D" w14:textId="77777777" w:rsidR="002A7EB0" w:rsidRDefault="002A7EB0" w:rsidP="002A7EB0">
      <w:pPr>
        <w:pStyle w:val="Recuodecorpodetexto2"/>
        <w:tabs>
          <w:tab w:val="left" w:pos="0"/>
        </w:tabs>
        <w:spacing w:after="0" w:line="240" w:lineRule="auto"/>
        <w:ind w:left="4820" w:hanging="4820"/>
        <w:rPr>
          <w:lang w:val="pt-BR"/>
        </w:rPr>
      </w:pPr>
    </w:p>
    <w:p w14:paraId="3E746AD6" w14:textId="77777777" w:rsidR="002A7EB0" w:rsidRDefault="002A7EB0" w:rsidP="002A7EB0">
      <w:pPr>
        <w:pStyle w:val="Recuodecorpodetexto2"/>
        <w:tabs>
          <w:tab w:val="left" w:pos="0"/>
        </w:tabs>
        <w:spacing w:after="0" w:line="240" w:lineRule="auto"/>
        <w:ind w:left="4820" w:hanging="4820"/>
        <w:rPr>
          <w:lang w:val="pt-BR"/>
        </w:rPr>
      </w:pPr>
    </w:p>
    <w:p w14:paraId="13337A79" w14:textId="77777777" w:rsidR="002A7EB0" w:rsidRDefault="002A7EB0" w:rsidP="002A7EB0">
      <w:pPr>
        <w:pStyle w:val="Recuodecorpodetexto2"/>
        <w:tabs>
          <w:tab w:val="left" w:pos="0"/>
        </w:tabs>
        <w:spacing w:after="0" w:line="240" w:lineRule="auto"/>
        <w:ind w:left="4820" w:hanging="4820"/>
        <w:rPr>
          <w:lang w:val="pt-BR"/>
        </w:rPr>
      </w:pPr>
    </w:p>
    <w:p w14:paraId="38EE3405" w14:textId="77777777" w:rsidR="002A7EB0" w:rsidRDefault="002A7EB0" w:rsidP="002A7EB0">
      <w:pPr>
        <w:pStyle w:val="Recuodecorpodetexto2"/>
        <w:tabs>
          <w:tab w:val="left" w:pos="0"/>
        </w:tabs>
        <w:spacing w:after="0" w:line="240" w:lineRule="auto"/>
        <w:ind w:left="4820" w:hanging="4820"/>
        <w:rPr>
          <w:lang w:val="pt-BR"/>
        </w:rPr>
      </w:pPr>
    </w:p>
    <w:p w14:paraId="254E8945" w14:textId="77777777" w:rsidR="002A7EB0" w:rsidRPr="002A7EB0" w:rsidRDefault="002A7EB0" w:rsidP="002A7EB0">
      <w:pPr>
        <w:jc w:val="center"/>
        <w:rPr>
          <w:b/>
          <w:bCs/>
        </w:rPr>
      </w:pPr>
      <w:r w:rsidRPr="002A7EB0">
        <w:rPr>
          <w:b/>
          <w:bCs/>
        </w:rPr>
        <w:t>NORMAS BRASILEIRAS DE CONTABILIDADE</w:t>
      </w:r>
    </w:p>
    <w:p w14:paraId="50F4F3A8" w14:textId="77777777" w:rsidR="002A7EB0" w:rsidRPr="002A7EB0" w:rsidRDefault="002A7EB0" w:rsidP="002A7EB0">
      <w:pPr>
        <w:jc w:val="center"/>
        <w:rPr>
          <w:b/>
          <w:bCs/>
        </w:rPr>
      </w:pPr>
      <w:r w:rsidRPr="002A7EB0">
        <w:rPr>
          <w:b/>
          <w:bCs/>
        </w:rPr>
        <w:t>NBC TA 501 – EVIDÊNCIA DE AUDITORIA – CONSIDERAÇÕES ESPECÍFICAS PARA ITENS SELECIONADOS</w:t>
      </w:r>
    </w:p>
    <w:p w14:paraId="538D7F4F" w14:textId="77777777" w:rsidR="002A7EB0" w:rsidRDefault="002A7EB0" w:rsidP="002A7EB0">
      <w:pPr>
        <w:jc w:val="both"/>
      </w:pPr>
    </w:p>
    <w:p w14:paraId="7659E30C" w14:textId="77777777" w:rsidR="002A7EB0" w:rsidRPr="001E2355" w:rsidRDefault="002A7EB0" w:rsidP="002A7EB0">
      <w:pPr>
        <w:spacing w:before="120" w:after="120"/>
        <w:rPr>
          <w:b/>
        </w:rPr>
      </w:pPr>
      <w:r w:rsidRPr="001E2355">
        <w:rPr>
          <w:b/>
        </w:rPr>
        <w:t>Índice</w:t>
      </w:r>
      <w:r w:rsidRPr="001E2355">
        <w:rPr>
          <w:b/>
        </w:rPr>
        <w:tab/>
      </w:r>
      <w:r w:rsidRPr="001E2355">
        <w:rPr>
          <w:b/>
        </w:rPr>
        <w:tab/>
      </w:r>
      <w:r w:rsidRPr="001E2355">
        <w:rPr>
          <w:b/>
        </w:rPr>
        <w:tab/>
      </w:r>
      <w:r w:rsidRPr="001E2355">
        <w:rPr>
          <w:b/>
        </w:rPr>
        <w:tab/>
      </w:r>
      <w:r w:rsidRPr="001E2355">
        <w:rPr>
          <w:b/>
        </w:rPr>
        <w:tab/>
      </w:r>
      <w:r w:rsidRPr="001E2355">
        <w:rPr>
          <w:b/>
        </w:rPr>
        <w:tab/>
      </w:r>
      <w:r w:rsidRPr="001E2355">
        <w:rPr>
          <w:b/>
        </w:rPr>
        <w:tab/>
      </w:r>
      <w:r w:rsidRPr="001E2355">
        <w:rPr>
          <w:b/>
        </w:rPr>
        <w:tab/>
      </w:r>
      <w:r w:rsidRPr="001E2355">
        <w:rPr>
          <w:b/>
        </w:rPr>
        <w:tab/>
      </w:r>
      <w:r w:rsidRPr="001E2355">
        <w:rPr>
          <w:b/>
        </w:rPr>
        <w:tab/>
      </w:r>
      <w:r w:rsidRPr="001E2355">
        <w:rPr>
          <w:b/>
        </w:rPr>
        <w:tab/>
        <w:t>Item</w:t>
      </w:r>
    </w:p>
    <w:p w14:paraId="71682C08" w14:textId="77777777" w:rsidR="002A7EB0" w:rsidRPr="001E2355" w:rsidRDefault="002A7EB0" w:rsidP="002A7EB0">
      <w:pPr>
        <w:spacing w:before="120" w:after="120"/>
        <w:jc w:val="both"/>
      </w:pPr>
      <w:r w:rsidRPr="001E2355">
        <w:rPr>
          <w:b/>
        </w:rPr>
        <w:t xml:space="preserve">                                                                                                                                      </w:t>
      </w:r>
      <w:r w:rsidRPr="001E2355">
        <w:t xml:space="preserve"> </w:t>
      </w:r>
    </w:p>
    <w:p w14:paraId="446E25AB" w14:textId="77777777" w:rsidR="002A7EB0" w:rsidRPr="001E2355" w:rsidRDefault="002A7EB0" w:rsidP="002A7EB0">
      <w:pPr>
        <w:spacing w:before="120" w:after="120"/>
        <w:jc w:val="both"/>
        <w:rPr>
          <w:b/>
        </w:rPr>
      </w:pPr>
      <w:r w:rsidRPr="001E2355">
        <w:rPr>
          <w:b/>
        </w:rPr>
        <w:t>INTRODUÇÃO</w:t>
      </w:r>
    </w:p>
    <w:p w14:paraId="50A7E737" w14:textId="77777777" w:rsidR="002A7EB0" w:rsidRPr="001E2355" w:rsidRDefault="002A7EB0" w:rsidP="002A7EB0">
      <w:pPr>
        <w:spacing w:before="120" w:after="120"/>
        <w:jc w:val="both"/>
      </w:pPr>
      <w:r w:rsidRPr="001E2355">
        <w:t xml:space="preserve">Alcance                                                                                </w:t>
      </w:r>
      <w:r>
        <w:t xml:space="preserve">             </w:t>
      </w:r>
      <w:r>
        <w:tab/>
      </w:r>
      <w:r>
        <w:tab/>
      </w:r>
      <w:r>
        <w:tab/>
      </w:r>
      <w:r w:rsidRPr="001E2355">
        <w:t xml:space="preserve">1     </w:t>
      </w:r>
    </w:p>
    <w:p w14:paraId="545DF781" w14:textId="77777777" w:rsidR="002A7EB0" w:rsidRPr="001E2355" w:rsidRDefault="002A7EB0" w:rsidP="002A7EB0">
      <w:pPr>
        <w:spacing w:before="120" w:after="120"/>
        <w:jc w:val="both"/>
      </w:pPr>
      <w:r w:rsidRPr="001E2355">
        <w:t xml:space="preserve">Data de vigência </w:t>
      </w:r>
      <w:r w:rsidRPr="001E2355">
        <w:tab/>
      </w:r>
      <w:r w:rsidRPr="001E2355">
        <w:tab/>
      </w:r>
      <w:r w:rsidRPr="001E2355">
        <w:tab/>
      </w:r>
      <w:r w:rsidRPr="001E2355">
        <w:tab/>
      </w:r>
      <w:r w:rsidRPr="001E2355">
        <w:tab/>
      </w:r>
      <w:r w:rsidRPr="001E2355">
        <w:tab/>
      </w:r>
      <w:r w:rsidRPr="001E2355">
        <w:tab/>
      </w:r>
      <w:r w:rsidRPr="001E2355">
        <w:tab/>
      </w:r>
      <w:r w:rsidRPr="001E2355">
        <w:tab/>
        <w:t>2</w:t>
      </w:r>
    </w:p>
    <w:p w14:paraId="33ECF77D" w14:textId="77777777" w:rsidR="002A7EB0" w:rsidRPr="001E2355" w:rsidRDefault="002A7EB0" w:rsidP="002A7EB0">
      <w:pPr>
        <w:spacing w:before="120" w:after="120"/>
        <w:jc w:val="both"/>
      </w:pPr>
      <w:r w:rsidRPr="001E2355">
        <w:rPr>
          <w:b/>
        </w:rPr>
        <w:t xml:space="preserve">OBJETIVO  </w:t>
      </w:r>
      <w:r w:rsidRPr="001E2355">
        <w:t xml:space="preserve">                                                                              </w:t>
      </w:r>
      <w:r>
        <w:tab/>
      </w:r>
      <w:r>
        <w:tab/>
      </w:r>
      <w:r w:rsidRPr="001E2355">
        <w:t xml:space="preserve">           3</w:t>
      </w:r>
    </w:p>
    <w:p w14:paraId="24DF5845" w14:textId="77777777" w:rsidR="002A7EB0" w:rsidRPr="001E2355" w:rsidRDefault="002A7EB0" w:rsidP="002A7EB0">
      <w:pPr>
        <w:spacing w:before="120" w:after="120"/>
        <w:jc w:val="both"/>
        <w:rPr>
          <w:b/>
        </w:rPr>
      </w:pPr>
      <w:r w:rsidRPr="001E2355">
        <w:rPr>
          <w:b/>
        </w:rPr>
        <w:t>REQUISITOS</w:t>
      </w:r>
    </w:p>
    <w:p w14:paraId="274A0B16" w14:textId="77777777" w:rsidR="002A7EB0" w:rsidRPr="001E2355" w:rsidRDefault="002A7EB0" w:rsidP="002A7EB0">
      <w:pPr>
        <w:spacing w:before="120" w:after="120"/>
        <w:jc w:val="both"/>
      </w:pPr>
      <w:r w:rsidRPr="001E2355">
        <w:t xml:space="preserve">Estoque                                                                          </w:t>
      </w:r>
      <w:r>
        <w:t xml:space="preserve">                   </w:t>
      </w:r>
      <w:r>
        <w:tab/>
      </w:r>
      <w:r>
        <w:tab/>
      </w:r>
      <w:r>
        <w:tab/>
      </w:r>
      <w:r w:rsidRPr="001E2355">
        <w:t>4 – 8</w:t>
      </w:r>
    </w:p>
    <w:p w14:paraId="5E98116C" w14:textId="77777777" w:rsidR="002A7EB0" w:rsidRPr="001E2355" w:rsidRDefault="002A7EB0" w:rsidP="002A7EB0">
      <w:pPr>
        <w:spacing w:before="120" w:after="120"/>
        <w:jc w:val="both"/>
      </w:pPr>
      <w:r w:rsidRPr="001E2355">
        <w:t xml:space="preserve">Litígios e reclamações                                                                     </w:t>
      </w:r>
      <w:r w:rsidRPr="001E2355">
        <w:tab/>
      </w:r>
      <w:r w:rsidRPr="001E2355">
        <w:tab/>
      </w:r>
      <w:r w:rsidRPr="001E2355">
        <w:tab/>
        <w:t>9 – 12</w:t>
      </w:r>
    </w:p>
    <w:p w14:paraId="0AE1528D" w14:textId="77777777" w:rsidR="002A7EB0" w:rsidRPr="001E2355" w:rsidRDefault="002A7EB0" w:rsidP="002A7EB0">
      <w:pPr>
        <w:spacing w:before="120" w:after="120"/>
        <w:jc w:val="both"/>
      </w:pPr>
      <w:r w:rsidRPr="001E2355">
        <w:t xml:space="preserve">Informações por segmento                                                                                </w:t>
      </w:r>
      <w:r w:rsidRPr="001E2355">
        <w:tab/>
        <w:t>13</w:t>
      </w:r>
    </w:p>
    <w:p w14:paraId="0128976F" w14:textId="77777777" w:rsidR="002A7EB0" w:rsidRPr="001E2355" w:rsidRDefault="002A7EB0" w:rsidP="002A7EB0">
      <w:pPr>
        <w:spacing w:before="120" w:after="120"/>
        <w:jc w:val="both"/>
        <w:rPr>
          <w:b/>
        </w:rPr>
      </w:pPr>
      <w:r w:rsidRPr="001E2355">
        <w:rPr>
          <w:b/>
        </w:rPr>
        <w:t>APLICAÇÃO E OUTROS MATERIAIS EXPLICATIVOS</w:t>
      </w:r>
    </w:p>
    <w:p w14:paraId="0D46373F" w14:textId="77777777" w:rsidR="002A7EB0" w:rsidRPr="001E2355" w:rsidRDefault="002A7EB0" w:rsidP="002A7EB0">
      <w:pPr>
        <w:spacing w:before="120" w:after="120"/>
        <w:jc w:val="both"/>
      </w:pPr>
      <w:r w:rsidRPr="001E2355">
        <w:t xml:space="preserve">Estoque                                                                                   </w:t>
      </w:r>
      <w:r>
        <w:t xml:space="preserve">     </w:t>
      </w:r>
      <w:r>
        <w:tab/>
      </w:r>
      <w:r>
        <w:tab/>
      </w:r>
      <w:r>
        <w:tab/>
      </w:r>
      <w:r w:rsidRPr="001E2355">
        <w:t>A1 – A16</w:t>
      </w:r>
    </w:p>
    <w:p w14:paraId="59C22F06" w14:textId="77777777" w:rsidR="002A7EB0" w:rsidRPr="001E2355" w:rsidRDefault="002A7EB0" w:rsidP="002A7EB0">
      <w:pPr>
        <w:spacing w:before="120" w:after="120"/>
        <w:jc w:val="both"/>
      </w:pPr>
      <w:r w:rsidRPr="001E2355">
        <w:t xml:space="preserve">Litígios e reclamações                                                           </w:t>
      </w:r>
      <w:r>
        <w:t xml:space="preserve"> </w:t>
      </w:r>
      <w:r>
        <w:tab/>
      </w:r>
      <w:r>
        <w:tab/>
        <w:t xml:space="preserve">           </w:t>
      </w:r>
      <w:r w:rsidRPr="001E2355">
        <w:t>A17 – A25</w:t>
      </w:r>
    </w:p>
    <w:p w14:paraId="0992D4EF" w14:textId="77777777" w:rsidR="002A7EB0" w:rsidRPr="001E2355" w:rsidRDefault="002A7EB0" w:rsidP="002A7EB0">
      <w:pPr>
        <w:spacing w:before="120" w:after="120"/>
        <w:jc w:val="both"/>
      </w:pPr>
      <w:r w:rsidRPr="001E2355">
        <w:t>Informações por segmento                                                                                      A26 – A27</w:t>
      </w:r>
    </w:p>
    <w:p w14:paraId="60FF853A" w14:textId="77777777" w:rsidR="002A7EB0" w:rsidRPr="001E2355" w:rsidRDefault="002A7EB0" w:rsidP="002A7EB0">
      <w:pPr>
        <w:spacing w:before="120" w:after="120"/>
        <w:jc w:val="both"/>
      </w:pPr>
    </w:p>
    <w:p w14:paraId="45A6E8F2" w14:textId="77777777" w:rsidR="002A7EB0" w:rsidRDefault="002A7EB0" w:rsidP="002A7EB0">
      <w:pPr>
        <w:jc w:val="both"/>
      </w:pPr>
      <w:r>
        <w:t xml:space="preserve">Esta Norma deve ser lida juntamente com a NBC TA 200 – Objetivos Gerais do Auditor Independente e a Condução da Auditoria em Conformidade com Normas de Auditoria. </w:t>
      </w:r>
    </w:p>
    <w:p w14:paraId="2F4374D1" w14:textId="77777777" w:rsidR="002A7EB0" w:rsidRPr="00CA73BA" w:rsidRDefault="002A7EB0" w:rsidP="002A7EB0">
      <w:pPr>
        <w:jc w:val="both"/>
        <w:rPr>
          <w:b/>
          <w:sz w:val="28"/>
          <w:szCs w:val="28"/>
        </w:rPr>
      </w:pPr>
      <w:r>
        <w:br w:type="page"/>
      </w:r>
      <w:r w:rsidRPr="00CA73BA">
        <w:rPr>
          <w:b/>
          <w:sz w:val="28"/>
          <w:szCs w:val="28"/>
        </w:rPr>
        <w:t>Introdução</w:t>
      </w:r>
    </w:p>
    <w:p w14:paraId="49E534CA" w14:textId="77777777" w:rsidR="002A7EB0" w:rsidRDefault="002A7EB0" w:rsidP="002A7EB0">
      <w:pPr>
        <w:jc w:val="both"/>
      </w:pPr>
    </w:p>
    <w:p w14:paraId="7927126E" w14:textId="77777777" w:rsidR="002A7EB0" w:rsidRPr="0000608A" w:rsidRDefault="002A7EB0" w:rsidP="002A7EB0">
      <w:pPr>
        <w:jc w:val="both"/>
        <w:rPr>
          <w:b/>
        </w:rPr>
      </w:pPr>
      <w:r w:rsidRPr="0000608A">
        <w:rPr>
          <w:b/>
        </w:rPr>
        <w:t xml:space="preserve">Alcance </w:t>
      </w:r>
    </w:p>
    <w:p w14:paraId="6AFAF920" w14:textId="77777777" w:rsidR="002A7EB0" w:rsidRDefault="002A7EB0" w:rsidP="002A7EB0">
      <w:pPr>
        <w:ind w:left="567" w:hanging="567"/>
        <w:jc w:val="both"/>
      </w:pPr>
    </w:p>
    <w:p w14:paraId="39342182" w14:textId="77777777" w:rsidR="002A7EB0" w:rsidRDefault="002A7EB0" w:rsidP="002A7EB0">
      <w:pPr>
        <w:ind w:left="567" w:hanging="567"/>
        <w:jc w:val="both"/>
      </w:pPr>
      <w:r>
        <w:t xml:space="preserve">1. </w:t>
      </w:r>
      <w:r>
        <w:tab/>
        <w:t>Esta Norma trata das considerações específicas do auditor para obter evidência de auditoria apropriada e suficiente, em conformidade com a NBC TA 330, NBC TA 500</w:t>
      </w:r>
      <w:r>
        <w:rPr>
          <w:vertAlign w:val="superscript"/>
        </w:rPr>
        <w:t xml:space="preserve"> </w:t>
      </w:r>
      <w:r>
        <w:t>e outras normas relevantes com relação a certos aspectos da conta “Estoque” do ativo, assim como aos litígios e reclamações, envolvendo a entidade, e informações por segmentos na auditoria das demonstrações contábeis.</w:t>
      </w:r>
    </w:p>
    <w:p w14:paraId="1FF64CD3" w14:textId="77777777" w:rsidR="002A7EB0" w:rsidRDefault="002A7EB0" w:rsidP="002A7EB0">
      <w:pPr>
        <w:jc w:val="both"/>
      </w:pPr>
    </w:p>
    <w:p w14:paraId="46EDF0E6" w14:textId="77777777" w:rsidR="002A7EB0" w:rsidRPr="0000608A" w:rsidRDefault="002A7EB0" w:rsidP="002A7EB0">
      <w:pPr>
        <w:jc w:val="both"/>
        <w:rPr>
          <w:b/>
        </w:rPr>
      </w:pPr>
      <w:r w:rsidRPr="0000608A">
        <w:rPr>
          <w:b/>
        </w:rPr>
        <w:t>Data de vigência</w:t>
      </w:r>
    </w:p>
    <w:p w14:paraId="313F94E0" w14:textId="77777777" w:rsidR="002A7EB0" w:rsidRDefault="002A7EB0" w:rsidP="002A7EB0">
      <w:pPr>
        <w:ind w:left="567" w:hanging="567"/>
        <w:jc w:val="both"/>
      </w:pPr>
    </w:p>
    <w:p w14:paraId="6F3F2FBC" w14:textId="77777777" w:rsidR="002A7EB0" w:rsidRDefault="002A7EB0" w:rsidP="002A7EB0">
      <w:pPr>
        <w:ind w:left="567" w:hanging="567"/>
        <w:jc w:val="both"/>
      </w:pPr>
      <w:r>
        <w:t xml:space="preserve">2. </w:t>
      </w:r>
      <w:r>
        <w:tab/>
        <w:t>Esta Norma é aplicável a auditorias de demonstrações contábeis para períodos iniciados em ou após 1º. de janeiro de 2010.</w:t>
      </w:r>
    </w:p>
    <w:p w14:paraId="661741BF" w14:textId="77777777" w:rsidR="002A7EB0" w:rsidRDefault="002A7EB0" w:rsidP="002A7EB0">
      <w:pPr>
        <w:jc w:val="both"/>
        <w:rPr>
          <w:b/>
        </w:rPr>
      </w:pPr>
    </w:p>
    <w:p w14:paraId="25421F5E" w14:textId="77777777" w:rsidR="002A7EB0" w:rsidRPr="00CA73BA" w:rsidRDefault="002A7EB0" w:rsidP="002A7EB0">
      <w:pPr>
        <w:jc w:val="both"/>
        <w:rPr>
          <w:b/>
          <w:sz w:val="28"/>
          <w:szCs w:val="28"/>
        </w:rPr>
      </w:pPr>
      <w:r w:rsidRPr="00CA73BA">
        <w:rPr>
          <w:b/>
          <w:sz w:val="28"/>
          <w:szCs w:val="28"/>
        </w:rPr>
        <w:t>Objetivo</w:t>
      </w:r>
    </w:p>
    <w:p w14:paraId="74BA30F6" w14:textId="77777777" w:rsidR="002A7EB0" w:rsidRDefault="002A7EB0" w:rsidP="002A7EB0">
      <w:pPr>
        <w:ind w:left="567" w:hanging="567"/>
        <w:jc w:val="both"/>
      </w:pPr>
    </w:p>
    <w:p w14:paraId="25F54913" w14:textId="77777777" w:rsidR="002A7EB0" w:rsidRDefault="002A7EB0" w:rsidP="002A7EB0">
      <w:pPr>
        <w:ind w:left="567" w:hanging="567"/>
        <w:jc w:val="both"/>
      </w:pPr>
      <w:r>
        <w:t xml:space="preserve">3. </w:t>
      </w:r>
      <w:r>
        <w:tab/>
        <w:t>O objetivo do auditor é obter evidência de auditoria apropriada e suficiente com relação a:</w:t>
      </w:r>
    </w:p>
    <w:p w14:paraId="4E01338B" w14:textId="77777777" w:rsidR="002A7EB0" w:rsidRDefault="002A7EB0" w:rsidP="002A7EB0">
      <w:pPr>
        <w:ind w:left="567" w:hanging="567"/>
        <w:jc w:val="both"/>
      </w:pPr>
    </w:p>
    <w:p w14:paraId="1F234CF1" w14:textId="77777777" w:rsidR="002A7EB0" w:rsidRDefault="002A7EB0" w:rsidP="002A7EB0">
      <w:pPr>
        <w:ind w:left="1276" w:hanging="425"/>
        <w:jc w:val="both"/>
      </w:pPr>
      <w:r>
        <w:t xml:space="preserve">(a) </w:t>
      </w:r>
      <w:r>
        <w:tab/>
        <w:t>existência e condições do estoque;</w:t>
      </w:r>
    </w:p>
    <w:p w14:paraId="284B6D2E" w14:textId="77777777" w:rsidR="002A7EB0" w:rsidRDefault="002A7EB0" w:rsidP="002A7EB0">
      <w:pPr>
        <w:ind w:left="1276" w:hanging="425"/>
        <w:jc w:val="both"/>
      </w:pPr>
      <w:r>
        <w:t xml:space="preserve">(b) </w:t>
      </w:r>
      <w:r>
        <w:tab/>
        <w:t>totalidade dos litígios e reclamações envolvendo a entidade; e</w:t>
      </w:r>
    </w:p>
    <w:p w14:paraId="70A836F4" w14:textId="77777777" w:rsidR="002A7EB0" w:rsidRDefault="002A7EB0" w:rsidP="002A7EB0">
      <w:pPr>
        <w:ind w:left="1276" w:hanging="425"/>
        <w:jc w:val="both"/>
      </w:pPr>
      <w:r>
        <w:t xml:space="preserve">(c) </w:t>
      </w:r>
      <w:r>
        <w:tab/>
        <w:t>apresentação e divulgação de informações por segmentos em conformidade com a estrutura de relatório financeiro aplicável.</w:t>
      </w:r>
    </w:p>
    <w:p w14:paraId="00512628" w14:textId="77777777" w:rsidR="002A7EB0" w:rsidRDefault="002A7EB0" w:rsidP="002A7EB0">
      <w:pPr>
        <w:jc w:val="both"/>
      </w:pPr>
    </w:p>
    <w:p w14:paraId="44317538" w14:textId="77777777" w:rsidR="002A7EB0" w:rsidRPr="00CA73BA" w:rsidRDefault="002A7EB0" w:rsidP="002A7EB0">
      <w:pPr>
        <w:jc w:val="both"/>
        <w:rPr>
          <w:b/>
          <w:sz w:val="28"/>
          <w:szCs w:val="28"/>
        </w:rPr>
      </w:pPr>
      <w:r w:rsidRPr="00CA73BA">
        <w:rPr>
          <w:b/>
          <w:sz w:val="28"/>
          <w:szCs w:val="28"/>
        </w:rPr>
        <w:t>Requisitos</w:t>
      </w:r>
      <w:r>
        <w:rPr>
          <w:b/>
          <w:sz w:val="28"/>
          <w:szCs w:val="28"/>
        </w:rPr>
        <w:t xml:space="preserve"> </w:t>
      </w:r>
      <w:r w:rsidRPr="00CA73BA">
        <w:rPr>
          <w:b/>
          <w:sz w:val="28"/>
          <w:szCs w:val="28"/>
        </w:rPr>
        <w:t xml:space="preserve"> </w:t>
      </w:r>
    </w:p>
    <w:p w14:paraId="386AB106" w14:textId="77777777" w:rsidR="002A7EB0" w:rsidRDefault="002A7EB0" w:rsidP="002A7EB0">
      <w:pPr>
        <w:jc w:val="both"/>
      </w:pPr>
    </w:p>
    <w:p w14:paraId="70160693" w14:textId="77777777" w:rsidR="002A7EB0" w:rsidRPr="0000608A" w:rsidRDefault="002A7EB0" w:rsidP="002A7EB0">
      <w:pPr>
        <w:jc w:val="both"/>
        <w:rPr>
          <w:b/>
        </w:rPr>
      </w:pPr>
      <w:r w:rsidRPr="0000608A">
        <w:rPr>
          <w:b/>
        </w:rPr>
        <w:t>Estoque</w:t>
      </w:r>
    </w:p>
    <w:p w14:paraId="1807159D" w14:textId="77777777" w:rsidR="002A7EB0" w:rsidRDefault="002A7EB0" w:rsidP="002A7EB0">
      <w:pPr>
        <w:jc w:val="both"/>
      </w:pPr>
    </w:p>
    <w:p w14:paraId="62D4E433" w14:textId="77777777" w:rsidR="002A7EB0" w:rsidRDefault="002A7EB0" w:rsidP="002A7EB0">
      <w:pPr>
        <w:ind w:left="567" w:hanging="567"/>
        <w:jc w:val="both"/>
      </w:pPr>
      <w:r>
        <w:t xml:space="preserve">4. </w:t>
      </w:r>
      <w:r>
        <w:tab/>
        <w:t>Se o estoque for relevante para as demonstrações contábeis, o auditor deve obter evidência de auditoria apropriada e suficiente com relação a existência e as condições do estoque mediante:</w:t>
      </w:r>
    </w:p>
    <w:p w14:paraId="1C437343" w14:textId="77777777" w:rsidR="002A7EB0" w:rsidRDefault="002A7EB0" w:rsidP="002A7EB0">
      <w:pPr>
        <w:ind w:left="567" w:hanging="567"/>
        <w:jc w:val="both"/>
      </w:pPr>
    </w:p>
    <w:p w14:paraId="62A9990B" w14:textId="77777777" w:rsidR="002A7EB0" w:rsidRDefault="002A7EB0" w:rsidP="002A7EB0">
      <w:pPr>
        <w:ind w:left="1276" w:hanging="425"/>
        <w:jc w:val="both"/>
      </w:pPr>
      <w:r>
        <w:t xml:space="preserve">(a) </w:t>
      </w:r>
      <w:r>
        <w:tab/>
        <w:t>acompanhamento da contagem física dos estoques, a não ser que seja impraticável, para (ver itens A1 a A3):</w:t>
      </w:r>
    </w:p>
    <w:p w14:paraId="1F6134AF" w14:textId="77777777" w:rsidR="002A7EB0" w:rsidRDefault="002A7EB0" w:rsidP="002A7EB0">
      <w:pPr>
        <w:ind w:left="1276" w:hanging="425"/>
        <w:jc w:val="both"/>
      </w:pPr>
    </w:p>
    <w:p w14:paraId="6F2ED073" w14:textId="77777777" w:rsidR="002A7EB0" w:rsidRDefault="002A7EB0" w:rsidP="002A7EB0">
      <w:pPr>
        <w:ind w:left="1985" w:hanging="425"/>
        <w:jc w:val="both"/>
      </w:pPr>
      <w:r>
        <w:t xml:space="preserve">(i) </w:t>
      </w:r>
      <w:r>
        <w:tab/>
        <w:t>avaliar as instruções e os procedimentos da administração para registrar e controlar os resultados da contagem física dos estoques da entidade (ver item A4);</w:t>
      </w:r>
    </w:p>
    <w:p w14:paraId="71FFB26D" w14:textId="77777777" w:rsidR="002A7EB0" w:rsidRDefault="002A7EB0" w:rsidP="002A7EB0">
      <w:pPr>
        <w:ind w:left="1985" w:hanging="425"/>
        <w:jc w:val="both"/>
      </w:pPr>
      <w:r>
        <w:t xml:space="preserve">(ii) </w:t>
      </w:r>
      <w:r>
        <w:tab/>
        <w:t>observar a realização dos procedimentos de contagem pela administração (ver item A5);</w:t>
      </w:r>
    </w:p>
    <w:p w14:paraId="796CFA1A" w14:textId="77777777" w:rsidR="002A7EB0" w:rsidRDefault="002A7EB0" w:rsidP="002A7EB0">
      <w:pPr>
        <w:ind w:left="1985" w:hanging="425"/>
        <w:jc w:val="both"/>
      </w:pPr>
      <w:r>
        <w:t xml:space="preserve">(iii) </w:t>
      </w:r>
      <w:r>
        <w:tab/>
        <w:t>inspecionar o estoque (ver item A6); e</w:t>
      </w:r>
    </w:p>
    <w:p w14:paraId="64C3B70C" w14:textId="77777777" w:rsidR="002A7EB0" w:rsidRDefault="002A7EB0" w:rsidP="002A7EB0">
      <w:pPr>
        <w:ind w:left="1985" w:hanging="425"/>
        <w:jc w:val="both"/>
      </w:pPr>
      <w:r>
        <w:t xml:space="preserve">(iv) </w:t>
      </w:r>
      <w:r>
        <w:tab/>
        <w:t>executar testes de contagem (ver itens A7 e A8); e</w:t>
      </w:r>
    </w:p>
    <w:p w14:paraId="43522E16" w14:textId="77777777" w:rsidR="002A7EB0" w:rsidRDefault="002A7EB0" w:rsidP="002A7EB0">
      <w:pPr>
        <w:ind w:left="1985" w:hanging="425"/>
        <w:jc w:val="both"/>
      </w:pPr>
    </w:p>
    <w:p w14:paraId="42BEDCF5" w14:textId="77777777" w:rsidR="002A7EB0" w:rsidRDefault="002A7EB0" w:rsidP="002A7EB0">
      <w:pPr>
        <w:ind w:left="1276" w:hanging="425"/>
        <w:jc w:val="both"/>
      </w:pPr>
      <w:r>
        <w:t xml:space="preserve">(b) </w:t>
      </w:r>
      <w:r>
        <w:tab/>
        <w:t>execução de procedimentos de auditoria nos registros finais de estoque da entidade para determinar se refletem com precisão os resultados reais da contagem de estoque.</w:t>
      </w:r>
    </w:p>
    <w:p w14:paraId="2F2F6A1D" w14:textId="77777777" w:rsidR="002A7EB0" w:rsidRDefault="002A7EB0" w:rsidP="002A7EB0">
      <w:pPr>
        <w:ind w:left="567" w:hanging="567"/>
        <w:jc w:val="both"/>
      </w:pPr>
    </w:p>
    <w:p w14:paraId="49069C79" w14:textId="77777777" w:rsidR="002A7EB0" w:rsidRDefault="002A7EB0" w:rsidP="002A7EB0">
      <w:pPr>
        <w:ind w:left="567" w:hanging="567"/>
        <w:jc w:val="both"/>
      </w:pPr>
      <w:r>
        <w:t xml:space="preserve">5. </w:t>
      </w:r>
      <w:r>
        <w:tab/>
        <w:t>Se a contagem física dos estoques for realizada em outra data que não a data das demonstrações contábeis, o auditor deve, além dos procedimentos exigidos pelo item 4, executar procedimentos para obter evidência de auditoria de que as variações no estoque entre a data da contagem e a data das demonstrações contábeis estão adequadamente registradas (ver itens A9 a A11).</w:t>
      </w:r>
    </w:p>
    <w:p w14:paraId="1DADA1CE" w14:textId="77777777" w:rsidR="002A7EB0" w:rsidRDefault="002A7EB0" w:rsidP="002A7EB0">
      <w:pPr>
        <w:ind w:left="567" w:hanging="567"/>
        <w:jc w:val="both"/>
      </w:pPr>
    </w:p>
    <w:p w14:paraId="29251921" w14:textId="77777777" w:rsidR="002A7EB0" w:rsidRDefault="002A7EB0" w:rsidP="002A7EB0">
      <w:pPr>
        <w:ind w:left="567" w:hanging="567"/>
        <w:jc w:val="both"/>
      </w:pPr>
      <w:r>
        <w:t xml:space="preserve">6. </w:t>
      </w:r>
      <w:r>
        <w:tab/>
        <w:t xml:space="preserve">Se o auditor não puder estar presente na contagem física dos estoques, devido a imprevistos, ele deve efetuar ou observar algumas contagens físicas, em uma data alternativa, e executar procedimentos de auditoria sobre transações ocorridas entre as duas datas. </w:t>
      </w:r>
    </w:p>
    <w:p w14:paraId="0F41D0CC" w14:textId="77777777" w:rsidR="002A7EB0" w:rsidRDefault="002A7EB0" w:rsidP="002A7EB0">
      <w:pPr>
        <w:ind w:left="567" w:hanging="567"/>
        <w:jc w:val="both"/>
      </w:pPr>
    </w:p>
    <w:p w14:paraId="6AF3D25C" w14:textId="77777777" w:rsidR="002A7EB0" w:rsidRDefault="002A7EB0" w:rsidP="002A7EB0">
      <w:pPr>
        <w:ind w:left="567" w:hanging="567"/>
        <w:jc w:val="both"/>
      </w:pPr>
      <w:r>
        <w:t xml:space="preserve">7. </w:t>
      </w:r>
      <w:r>
        <w:tab/>
        <w:t>Se o acompanhamento da contagem física dos estoques for impraticável, o auditor deve aplicar procedimentos alternativos de auditoria para obter evidência de auditoria apropriada e suficiente com relação à existência e às condições do estoque. Se isso não for possível, o auditor deve modificar a opinião no seu relatório de auditoria, de acordo com a NBC TA 705 que trata das modificações no relatório do auditor (ver também itens A12 a A14 desta Norma).</w:t>
      </w:r>
    </w:p>
    <w:p w14:paraId="26DA12BA" w14:textId="77777777" w:rsidR="002A7EB0" w:rsidRDefault="002A7EB0" w:rsidP="002A7EB0">
      <w:pPr>
        <w:ind w:left="567" w:hanging="567"/>
        <w:jc w:val="both"/>
      </w:pPr>
    </w:p>
    <w:p w14:paraId="170D346D" w14:textId="77777777" w:rsidR="002A7EB0" w:rsidRDefault="002A7EB0" w:rsidP="002A7EB0">
      <w:pPr>
        <w:ind w:left="567" w:hanging="567"/>
        <w:jc w:val="both"/>
      </w:pPr>
      <w:r>
        <w:t xml:space="preserve">8. </w:t>
      </w:r>
      <w:r>
        <w:tab/>
        <w:t>Se o estoque custodiado e controlado por terceiros for relevante para as demonstrações contábeis, o auditor deve obter evidência de auditoria apropriada e suficiente com relação à existência e as condições do estoque executando uma ou as duas possibilidades a seguir:</w:t>
      </w:r>
    </w:p>
    <w:p w14:paraId="70A0FEAE" w14:textId="77777777" w:rsidR="002A7EB0" w:rsidRDefault="002A7EB0" w:rsidP="002A7EB0">
      <w:pPr>
        <w:ind w:left="567" w:hanging="567"/>
        <w:jc w:val="both"/>
      </w:pPr>
    </w:p>
    <w:p w14:paraId="6B57452E" w14:textId="77777777" w:rsidR="002A7EB0" w:rsidRDefault="002A7EB0" w:rsidP="002A7EB0">
      <w:pPr>
        <w:ind w:left="1276" w:hanging="425"/>
        <w:jc w:val="both"/>
      </w:pPr>
      <w:r>
        <w:t xml:space="preserve">(a) </w:t>
      </w:r>
      <w:r>
        <w:tab/>
        <w:t>solicitar confirmação do terceiro quanto às quantidades e condições do estoque mantido por esse terceiro em nome da entidade (ver item A15);</w:t>
      </w:r>
    </w:p>
    <w:p w14:paraId="0E05EC2D" w14:textId="77777777" w:rsidR="002A7EB0" w:rsidRDefault="002A7EB0" w:rsidP="002A7EB0">
      <w:pPr>
        <w:ind w:left="1276" w:hanging="425"/>
        <w:jc w:val="both"/>
      </w:pPr>
      <w:r>
        <w:t xml:space="preserve">(b) </w:t>
      </w:r>
      <w:r>
        <w:tab/>
        <w:t>executar inspeção ou outro procedimento de auditoria apropriado nas circunstâncias (ver item A16).</w:t>
      </w:r>
    </w:p>
    <w:p w14:paraId="14423492" w14:textId="77777777" w:rsidR="002A7EB0" w:rsidRDefault="002A7EB0" w:rsidP="002A7EB0">
      <w:pPr>
        <w:ind w:left="567" w:hanging="567"/>
        <w:jc w:val="both"/>
      </w:pPr>
    </w:p>
    <w:p w14:paraId="4AE77DAF" w14:textId="77777777" w:rsidR="002A7EB0" w:rsidRPr="0000608A" w:rsidRDefault="002A7EB0" w:rsidP="002A7EB0">
      <w:pPr>
        <w:ind w:left="567" w:hanging="567"/>
        <w:jc w:val="both"/>
        <w:rPr>
          <w:b/>
        </w:rPr>
      </w:pPr>
      <w:r w:rsidRPr="0000608A">
        <w:rPr>
          <w:b/>
        </w:rPr>
        <w:t>Litígios e reclamações</w:t>
      </w:r>
    </w:p>
    <w:p w14:paraId="2DCD88B4" w14:textId="77777777" w:rsidR="002A7EB0" w:rsidRDefault="002A7EB0" w:rsidP="002A7EB0">
      <w:pPr>
        <w:ind w:left="567" w:hanging="567"/>
        <w:jc w:val="both"/>
      </w:pPr>
    </w:p>
    <w:p w14:paraId="41022AF8" w14:textId="77777777" w:rsidR="002A7EB0" w:rsidRDefault="002A7EB0" w:rsidP="002A7EB0">
      <w:pPr>
        <w:ind w:left="567" w:hanging="567"/>
        <w:jc w:val="both"/>
      </w:pPr>
      <w:r>
        <w:t xml:space="preserve">9. </w:t>
      </w:r>
      <w:r>
        <w:tab/>
        <w:t>O auditor deve definir e executar os procedimentos de auditoria de modo a identificar litígios e reclamações envolvendo a entidade, que possam gerar um risco de distorção relevante, incluindo (ver itens A17 a A19):</w:t>
      </w:r>
    </w:p>
    <w:p w14:paraId="0B37542C" w14:textId="77777777" w:rsidR="002A7EB0" w:rsidRDefault="002A7EB0" w:rsidP="002A7EB0">
      <w:pPr>
        <w:ind w:left="567" w:hanging="567"/>
        <w:jc w:val="both"/>
      </w:pPr>
    </w:p>
    <w:p w14:paraId="64A4DAEC" w14:textId="77777777" w:rsidR="002A7EB0" w:rsidRDefault="002A7EB0" w:rsidP="002A7EB0">
      <w:pPr>
        <w:ind w:left="1276" w:hanging="425"/>
        <w:jc w:val="both"/>
      </w:pPr>
      <w:r>
        <w:t xml:space="preserve">(a) </w:t>
      </w:r>
      <w:r>
        <w:tab/>
        <w:t>indagação à administração e, conforme o caso, a outros dentro da entidade, incluindo consultores jurídicos internos;</w:t>
      </w:r>
    </w:p>
    <w:p w14:paraId="236F7FC1" w14:textId="77777777" w:rsidR="002A7EB0" w:rsidRDefault="002A7EB0" w:rsidP="002A7EB0">
      <w:pPr>
        <w:ind w:left="1276" w:hanging="425"/>
        <w:jc w:val="both"/>
      </w:pPr>
      <w:r>
        <w:t xml:space="preserve">(b) </w:t>
      </w:r>
      <w:r>
        <w:tab/>
        <w:t>revisão das atas de reuniões dos responsáveis pela governança e correspondência entre a entidade e os seus consultores jurídicos externos; e</w:t>
      </w:r>
    </w:p>
    <w:p w14:paraId="0784D7CC" w14:textId="77777777" w:rsidR="002A7EB0" w:rsidRDefault="002A7EB0" w:rsidP="002A7EB0">
      <w:pPr>
        <w:ind w:left="1276" w:hanging="425"/>
        <w:jc w:val="both"/>
      </w:pPr>
      <w:r>
        <w:t xml:space="preserve">(c) </w:t>
      </w:r>
      <w:r>
        <w:tab/>
        <w:t>revisão das contas de despesas legais (ver item A20).</w:t>
      </w:r>
    </w:p>
    <w:p w14:paraId="0E5767EE" w14:textId="77777777" w:rsidR="002A7EB0" w:rsidRDefault="002A7EB0" w:rsidP="002A7EB0">
      <w:pPr>
        <w:ind w:left="567" w:hanging="567"/>
        <w:jc w:val="both"/>
      </w:pPr>
    </w:p>
    <w:p w14:paraId="4A3ADF7D" w14:textId="77777777" w:rsidR="002A7EB0" w:rsidRDefault="002A7EB0" w:rsidP="002A7EB0">
      <w:pPr>
        <w:ind w:left="567" w:hanging="567"/>
        <w:jc w:val="both"/>
      </w:pPr>
      <w:r>
        <w:t xml:space="preserve">10. </w:t>
      </w:r>
      <w:r>
        <w:tab/>
        <w:t xml:space="preserve">Se o auditor identifica um risco de distorção relevante com relação a litígios ou reclamações identificados, ou quando os procedimentos de auditoria executados indicam que outros litígios ou reclamações poderiam existir, o auditor deve, além dos procedimentos requeridos pelas outras normas de auditoria, comunicar-se diretamente com os consultores jurídicos externos da entidade. O auditor deve fazer isso por meio de circularização </w:t>
      </w:r>
      <w:r w:rsidRPr="00583DCA">
        <w:t>(carta de indagação</w:t>
      </w:r>
      <w:r>
        <w:t xml:space="preserve"> aos advogados), elaborada pela administração e enviada pelo auditor, solicitando aos consultores jurídicos externos da entidade que se comuniquem diretamente com o auditor. Se a lei, o regulamento, ou o respectivo órgão jurídico proibir que a consultoria jurídica externa da entidade comunique-se diretamente com o auditor, o auditor deve executar procedimentos alternativos de auditoria (ver itens A21 a A25).</w:t>
      </w:r>
    </w:p>
    <w:p w14:paraId="4F9CA9EE" w14:textId="77777777" w:rsidR="002A7EB0" w:rsidRDefault="002A7EB0" w:rsidP="002A7EB0">
      <w:pPr>
        <w:ind w:left="567" w:hanging="567"/>
        <w:jc w:val="both"/>
      </w:pPr>
    </w:p>
    <w:p w14:paraId="48300267" w14:textId="77777777" w:rsidR="002A7EB0" w:rsidRDefault="002A7EB0" w:rsidP="002A7EB0">
      <w:pPr>
        <w:ind w:left="567" w:hanging="567"/>
        <w:jc w:val="both"/>
      </w:pPr>
      <w:r w:rsidRPr="00EE7A30">
        <w:t xml:space="preserve">11. </w:t>
      </w:r>
      <w:r>
        <w:tab/>
        <w:t>De acordo com a NBC TA 705, o</w:t>
      </w:r>
      <w:r w:rsidRPr="00EE7A30">
        <w:t xml:space="preserve"> </w:t>
      </w:r>
      <w:r>
        <w:t>auditor deve modificar a opinião no seu relatório de auditoria, se</w:t>
      </w:r>
      <w:r w:rsidRPr="00EE7A30">
        <w:t>:</w:t>
      </w:r>
    </w:p>
    <w:p w14:paraId="74D8F551" w14:textId="77777777" w:rsidR="002A7EB0" w:rsidRPr="00EE7A30" w:rsidRDefault="002A7EB0" w:rsidP="002A7EB0">
      <w:pPr>
        <w:ind w:left="567" w:hanging="567"/>
        <w:jc w:val="both"/>
      </w:pPr>
    </w:p>
    <w:p w14:paraId="424824B4" w14:textId="77777777" w:rsidR="002A7EB0" w:rsidRDefault="002A7EB0" w:rsidP="002A7EB0">
      <w:pPr>
        <w:ind w:left="1276" w:hanging="425"/>
        <w:jc w:val="both"/>
      </w:pPr>
      <w:r>
        <w:t xml:space="preserve">(a) </w:t>
      </w:r>
      <w:r>
        <w:tab/>
        <w:t>administração recusa dar permissão ao auditor para se comunicar ou se reunir com a consultoria jurídica externa da entidade, ou a consultoria jurídica externa da entidade recusa-se a responder apropriadamente à carta de indagação, ou é proibida de responder; e</w:t>
      </w:r>
    </w:p>
    <w:p w14:paraId="64B4E607" w14:textId="77777777" w:rsidR="002A7EB0" w:rsidRDefault="002A7EB0" w:rsidP="002A7EB0">
      <w:pPr>
        <w:ind w:left="1276" w:hanging="425"/>
        <w:jc w:val="both"/>
      </w:pPr>
      <w:r>
        <w:t xml:space="preserve">(b) </w:t>
      </w:r>
      <w:r>
        <w:tab/>
        <w:t>o auditor não consegue obter evidência de auditoria apropriada e suficiente ao executar procedimentos alternativos de auditoria.</w:t>
      </w:r>
    </w:p>
    <w:p w14:paraId="0AE9962E" w14:textId="77777777" w:rsidR="002A7EB0" w:rsidRDefault="002A7EB0" w:rsidP="002A7EB0">
      <w:pPr>
        <w:ind w:left="567" w:hanging="567"/>
        <w:jc w:val="both"/>
      </w:pPr>
    </w:p>
    <w:p w14:paraId="3E330AF3" w14:textId="77777777" w:rsidR="002A7EB0" w:rsidRDefault="002A7EB0" w:rsidP="002A7EB0">
      <w:pPr>
        <w:ind w:left="567" w:hanging="567"/>
        <w:jc w:val="both"/>
      </w:pPr>
      <w:r>
        <w:t xml:space="preserve">Representações formais </w:t>
      </w:r>
    </w:p>
    <w:p w14:paraId="4737D482" w14:textId="77777777" w:rsidR="002A7EB0" w:rsidRDefault="002A7EB0" w:rsidP="002A7EB0">
      <w:pPr>
        <w:ind w:left="567" w:hanging="567"/>
        <w:jc w:val="both"/>
      </w:pPr>
    </w:p>
    <w:p w14:paraId="43E05CF6" w14:textId="77777777" w:rsidR="002A7EB0" w:rsidRDefault="002A7EB0" w:rsidP="002A7EB0">
      <w:pPr>
        <w:ind w:left="567" w:hanging="567"/>
        <w:jc w:val="both"/>
      </w:pPr>
      <w:r>
        <w:t xml:space="preserve">12. </w:t>
      </w:r>
      <w:r>
        <w:tab/>
        <w:t>O auditor deve solicitar que a administração e, quando apropriado, os responsáveis pela governança forneçam representações formais de que todos os reais ou possíveis litígios e reclamações conhecidos, cujos efeitos devem ser levados em consideração durante a elaboração das demonstrações contábeis, foram divulgados para o auditor, assim como contabilizados e divulgados de acordo com a estrutura de relatório financeiro aplicável.</w:t>
      </w:r>
    </w:p>
    <w:p w14:paraId="115B2C20" w14:textId="77777777" w:rsidR="002A7EB0" w:rsidRDefault="002A7EB0" w:rsidP="002A7EB0">
      <w:pPr>
        <w:ind w:left="567" w:hanging="567"/>
        <w:jc w:val="both"/>
      </w:pPr>
    </w:p>
    <w:p w14:paraId="71B88A89" w14:textId="77777777" w:rsidR="002A7EB0" w:rsidRPr="0000608A" w:rsidRDefault="002A7EB0" w:rsidP="002A7EB0">
      <w:pPr>
        <w:ind w:left="567" w:hanging="567"/>
        <w:jc w:val="both"/>
        <w:rPr>
          <w:b/>
        </w:rPr>
      </w:pPr>
      <w:r w:rsidRPr="0000608A">
        <w:rPr>
          <w:b/>
        </w:rPr>
        <w:t>Informações por segmento</w:t>
      </w:r>
    </w:p>
    <w:p w14:paraId="4FA78B7A" w14:textId="77777777" w:rsidR="002A7EB0" w:rsidRDefault="002A7EB0" w:rsidP="002A7EB0">
      <w:pPr>
        <w:ind w:left="567" w:hanging="567"/>
        <w:jc w:val="both"/>
      </w:pPr>
    </w:p>
    <w:p w14:paraId="699E9BC3" w14:textId="77777777" w:rsidR="002A7EB0" w:rsidRDefault="002A7EB0" w:rsidP="002A7EB0">
      <w:pPr>
        <w:ind w:left="567" w:hanging="567"/>
        <w:jc w:val="both"/>
      </w:pPr>
      <w:r>
        <w:t xml:space="preserve">13. </w:t>
      </w:r>
      <w:r>
        <w:tab/>
        <w:t>O auditor deve obter evidência de auditoria apropriada e suficiente com relação à apresentação e à divulgação de informações por segmento, de acordo com a estrutura de relatório financeiro aplicável mediante (ver item A26):</w:t>
      </w:r>
    </w:p>
    <w:p w14:paraId="04CA7CE2" w14:textId="77777777" w:rsidR="002A7EB0" w:rsidRDefault="002A7EB0" w:rsidP="002A7EB0">
      <w:pPr>
        <w:ind w:left="1276" w:hanging="425"/>
        <w:jc w:val="both"/>
      </w:pPr>
      <w:r>
        <w:t xml:space="preserve">(a) </w:t>
      </w:r>
      <w:r>
        <w:tab/>
        <w:t>obtenção de entendimento dos métodos utilizados pela administração para determinar as informações por segmento e (ver item A27):</w:t>
      </w:r>
    </w:p>
    <w:p w14:paraId="672592EF" w14:textId="77777777" w:rsidR="002A7EB0" w:rsidRDefault="002A7EB0" w:rsidP="002A7EB0">
      <w:pPr>
        <w:ind w:left="1276" w:hanging="425"/>
        <w:jc w:val="both"/>
      </w:pPr>
    </w:p>
    <w:p w14:paraId="2782DACE" w14:textId="77777777" w:rsidR="002A7EB0" w:rsidRDefault="002A7EB0" w:rsidP="002A7EB0">
      <w:pPr>
        <w:ind w:left="1985" w:hanging="425"/>
        <w:jc w:val="both"/>
      </w:pPr>
      <w:r>
        <w:t xml:space="preserve">(i) </w:t>
      </w:r>
      <w:r>
        <w:tab/>
        <w:t>avaliação se esses métodos resultam na divulgação de acordo com a estrutura de relatório financeiro aplicável; e</w:t>
      </w:r>
    </w:p>
    <w:p w14:paraId="6210CD9A" w14:textId="77777777" w:rsidR="002A7EB0" w:rsidRDefault="002A7EB0" w:rsidP="002A7EB0">
      <w:pPr>
        <w:ind w:left="1985" w:hanging="425"/>
        <w:jc w:val="both"/>
      </w:pPr>
      <w:r>
        <w:t xml:space="preserve">(ii) </w:t>
      </w:r>
      <w:r>
        <w:tab/>
        <w:t>quando for apropriado, testar a aplicação desses métodos; e</w:t>
      </w:r>
    </w:p>
    <w:p w14:paraId="39AC72B3" w14:textId="77777777" w:rsidR="002A7EB0" w:rsidRDefault="002A7EB0" w:rsidP="002A7EB0">
      <w:pPr>
        <w:ind w:left="1985" w:hanging="425"/>
        <w:jc w:val="both"/>
      </w:pPr>
    </w:p>
    <w:p w14:paraId="27B90A21" w14:textId="77777777" w:rsidR="002A7EB0" w:rsidRDefault="002A7EB0" w:rsidP="002A7EB0">
      <w:pPr>
        <w:ind w:left="1276" w:hanging="425"/>
        <w:jc w:val="both"/>
      </w:pPr>
      <w:r>
        <w:t xml:space="preserve">(b) </w:t>
      </w:r>
      <w:r>
        <w:tab/>
        <w:t>execução de procedimentos analíticos ou outro procedimento de auditoria apropriado nas circunstâncias.</w:t>
      </w:r>
    </w:p>
    <w:p w14:paraId="00C66A4F" w14:textId="77777777" w:rsidR="002A7EB0" w:rsidRDefault="002A7EB0" w:rsidP="002A7EB0">
      <w:pPr>
        <w:ind w:left="567" w:hanging="567"/>
        <w:jc w:val="both"/>
      </w:pPr>
    </w:p>
    <w:p w14:paraId="56E915C4" w14:textId="77777777" w:rsidR="002A7EB0" w:rsidRPr="00CA73BA" w:rsidRDefault="002A7EB0" w:rsidP="002A7EB0">
      <w:pPr>
        <w:ind w:left="567" w:hanging="567"/>
        <w:jc w:val="both"/>
        <w:rPr>
          <w:b/>
          <w:sz w:val="28"/>
          <w:szCs w:val="28"/>
        </w:rPr>
      </w:pPr>
      <w:r w:rsidRPr="00CA73BA">
        <w:rPr>
          <w:b/>
          <w:sz w:val="28"/>
          <w:szCs w:val="28"/>
        </w:rPr>
        <w:t>Aplicação e outros materiais explicativos</w:t>
      </w:r>
    </w:p>
    <w:p w14:paraId="46F4DB78" w14:textId="77777777" w:rsidR="002A7EB0" w:rsidRDefault="002A7EB0" w:rsidP="002A7EB0">
      <w:pPr>
        <w:ind w:left="567" w:hanging="567"/>
        <w:jc w:val="both"/>
      </w:pPr>
    </w:p>
    <w:p w14:paraId="3A9452AD" w14:textId="77777777" w:rsidR="002A7EB0" w:rsidRDefault="002A7EB0" w:rsidP="002A7EB0">
      <w:pPr>
        <w:ind w:left="567" w:hanging="567"/>
        <w:jc w:val="both"/>
        <w:rPr>
          <w:b/>
        </w:rPr>
      </w:pPr>
      <w:r w:rsidRPr="0000608A">
        <w:rPr>
          <w:b/>
        </w:rPr>
        <w:t>Estoque</w:t>
      </w:r>
    </w:p>
    <w:p w14:paraId="673486A5" w14:textId="77777777" w:rsidR="002A7EB0" w:rsidRPr="0000608A" w:rsidRDefault="002A7EB0" w:rsidP="002A7EB0">
      <w:pPr>
        <w:ind w:left="567" w:hanging="567"/>
        <w:jc w:val="both"/>
        <w:rPr>
          <w:b/>
        </w:rPr>
      </w:pPr>
    </w:p>
    <w:p w14:paraId="651E52F0" w14:textId="77777777" w:rsidR="002A7EB0" w:rsidRDefault="002A7EB0" w:rsidP="002A7EB0">
      <w:pPr>
        <w:ind w:left="567" w:hanging="567"/>
        <w:jc w:val="both"/>
      </w:pPr>
      <w:r>
        <w:t>Acompanhamento da contagem física dos estoques (ver item 4(a))</w:t>
      </w:r>
    </w:p>
    <w:p w14:paraId="5760A9B6" w14:textId="77777777" w:rsidR="002A7EB0" w:rsidRDefault="002A7EB0" w:rsidP="002A7EB0">
      <w:pPr>
        <w:ind w:left="567" w:hanging="567"/>
        <w:jc w:val="both"/>
      </w:pPr>
    </w:p>
    <w:p w14:paraId="325B93DE" w14:textId="77777777" w:rsidR="002A7EB0" w:rsidRDefault="002A7EB0" w:rsidP="002A7EB0">
      <w:pPr>
        <w:ind w:left="567" w:hanging="567"/>
        <w:jc w:val="both"/>
      </w:pPr>
      <w:r>
        <w:t xml:space="preserve">A1. </w:t>
      </w:r>
      <w:r>
        <w:tab/>
        <w:t>A administração normalmente define os procedimentos, segundo os quais o estoque é contado fisicamente, ao menos uma vez por ano, para servir de base para a elaboração das demonstrações contábeis e, quando aplicável, para determinar a confiabilidade do sistema de controle permanente de estoque da entidade.</w:t>
      </w:r>
    </w:p>
    <w:p w14:paraId="7E4482F0" w14:textId="77777777" w:rsidR="002A7EB0" w:rsidRDefault="002A7EB0" w:rsidP="002A7EB0">
      <w:pPr>
        <w:ind w:left="567" w:hanging="567"/>
        <w:jc w:val="both"/>
      </w:pPr>
    </w:p>
    <w:p w14:paraId="2560227B" w14:textId="77777777" w:rsidR="002A7EB0" w:rsidRDefault="002A7EB0" w:rsidP="002A7EB0">
      <w:pPr>
        <w:ind w:left="567" w:hanging="567"/>
        <w:jc w:val="both"/>
      </w:pPr>
      <w:r>
        <w:t xml:space="preserve">A2. </w:t>
      </w:r>
      <w:r>
        <w:tab/>
        <w:t>O acompanhamento da contagem física dos estoques envolve:</w:t>
      </w:r>
    </w:p>
    <w:p w14:paraId="741794BC" w14:textId="77777777" w:rsidR="002A7EB0" w:rsidRDefault="002A7EB0" w:rsidP="002A7EB0">
      <w:pPr>
        <w:ind w:left="567" w:hanging="567"/>
        <w:jc w:val="both"/>
      </w:pPr>
    </w:p>
    <w:p w14:paraId="47B1D826" w14:textId="77777777" w:rsidR="002A7EB0" w:rsidRDefault="002A7EB0">
      <w:pPr>
        <w:numPr>
          <w:ilvl w:val="0"/>
          <w:numId w:val="185"/>
        </w:numPr>
        <w:spacing w:after="0" w:line="240" w:lineRule="auto"/>
        <w:ind w:left="1134" w:hanging="283"/>
        <w:jc w:val="both"/>
      </w:pPr>
      <w:r>
        <w:t xml:space="preserve">inspeção do estoque para determinar a existência e avaliar as condições e execução de teste de contagem; </w:t>
      </w:r>
    </w:p>
    <w:p w14:paraId="0CBDFA5B" w14:textId="77777777" w:rsidR="002A7EB0" w:rsidRDefault="002A7EB0">
      <w:pPr>
        <w:numPr>
          <w:ilvl w:val="0"/>
          <w:numId w:val="185"/>
        </w:numPr>
        <w:spacing w:after="0" w:line="240" w:lineRule="auto"/>
        <w:ind w:left="1134" w:hanging="283"/>
        <w:jc w:val="both"/>
      </w:pPr>
      <w:r>
        <w:t>observação do cumprimento das instruções da administração e da execução de procedimentos para registrar e controlar os resultados da contagem física dos estoques; e</w:t>
      </w:r>
    </w:p>
    <w:p w14:paraId="6F3A32A6" w14:textId="77777777" w:rsidR="002A7EB0" w:rsidRDefault="002A7EB0">
      <w:pPr>
        <w:numPr>
          <w:ilvl w:val="0"/>
          <w:numId w:val="185"/>
        </w:numPr>
        <w:spacing w:after="0" w:line="240" w:lineRule="auto"/>
        <w:ind w:left="1134" w:hanging="283"/>
        <w:jc w:val="both"/>
      </w:pPr>
      <w:r>
        <w:t>obtenção de evidência de auditoria quanto à confiabilidade dos procedimentos de contagem da administração.</w:t>
      </w:r>
    </w:p>
    <w:p w14:paraId="26B5EFFC" w14:textId="77777777" w:rsidR="002A7EB0" w:rsidRDefault="002A7EB0" w:rsidP="002A7EB0">
      <w:pPr>
        <w:ind w:left="567" w:hanging="567"/>
        <w:jc w:val="both"/>
      </w:pPr>
    </w:p>
    <w:p w14:paraId="2CC45CC2" w14:textId="77777777" w:rsidR="002A7EB0" w:rsidRDefault="002A7EB0" w:rsidP="002A7EB0">
      <w:pPr>
        <w:ind w:left="567"/>
        <w:jc w:val="both"/>
      </w:pPr>
      <w:r>
        <w:t>Esses procedimentos podem servir como teste de controle ou de procedimentos substantivos, dependendo da avaliação de riscos do auditor, da abordagem planejada e dos procedimentos específicos realizados.</w:t>
      </w:r>
    </w:p>
    <w:p w14:paraId="04273986" w14:textId="77777777" w:rsidR="002A7EB0" w:rsidRDefault="002A7EB0" w:rsidP="002A7EB0">
      <w:pPr>
        <w:ind w:left="567" w:hanging="567"/>
        <w:jc w:val="both"/>
      </w:pPr>
    </w:p>
    <w:p w14:paraId="6FD6823F" w14:textId="77777777" w:rsidR="002A7EB0" w:rsidRDefault="002A7EB0" w:rsidP="002A7EB0">
      <w:pPr>
        <w:ind w:left="567" w:hanging="567"/>
        <w:jc w:val="both"/>
      </w:pPr>
      <w:r>
        <w:t xml:space="preserve">A3. </w:t>
      </w:r>
      <w:r>
        <w:tab/>
        <w:t>Assuntos relevantes no planejamento do acompanhamento da contagem física dos estoques (ou na definição e na execução dos procedimentos de auditoria de acordo com os itens 4 a 8 desta Norma), incluindo, por exemplo:</w:t>
      </w:r>
    </w:p>
    <w:p w14:paraId="134FB069" w14:textId="77777777" w:rsidR="002A7EB0" w:rsidRDefault="002A7EB0" w:rsidP="002A7EB0">
      <w:pPr>
        <w:ind w:left="567" w:hanging="567"/>
        <w:jc w:val="both"/>
      </w:pPr>
    </w:p>
    <w:p w14:paraId="732F79FE" w14:textId="77777777" w:rsidR="002A7EB0" w:rsidRDefault="002A7EB0">
      <w:pPr>
        <w:numPr>
          <w:ilvl w:val="0"/>
          <w:numId w:val="185"/>
        </w:numPr>
        <w:spacing w:after="0" w:line="240" w:lineRule="auto"/>
        <w:ind w:left="1134" w:hanging="283"/>
        <w:jc w:val="both"/>
      </w:pPr>
      <w:r>
        <w:t>os riscos de distorção relevante relacionados com o estoque;</w:t>
      </w:r>
    </w:p>
    <w:p w14:paraId="7F67FAE8" w14:textId="77777777" w:rsidR="002A7EB0" w:rsidRDefault="002A7EB0">
      <w:pPr>
        <w:numPr>
          <w:ilvl w:val="0"/>
          <w:numId w:val="185"/>
        </w:numPr>
        <w:spacing w:after="0" w:line="240" w:lineRule="auto"/>
        <w:ind w:left="1134" w:hanging="283"/>
        <w:jc w:val="both"/>
      </w:pPr>
      <w:r>
        <w:t>a natureza do controle interno relacionado com o estoque;</w:t>
      </w:r>
    </w:p>
    <w:p w14:paraId="53119D60" w14:textId="77777777" w:rsidR="002A7EB0" w:rsidRDefault="002A7EB0">
      <w:pPr>
        <w:numPr>
          <w:ilvl w:val="0"/>
          <w:numId w:val="185"/>
        </w:numPr>
        <w:spacing w:after="0" w:line="240" w:lineRule="auto"/>
        <w:ind w:left="1134" w:hanging="283"/>
        <w:jc w:val="both"/>
      </w:pPr>
      <w:r>
        <w:t>se é esperado que sejam definidos procedimentos adequados e emitidas instruções adequadas para a contagem física dos estoques;</w:t>
      </w:r>
    </w:p>
    <w:p w14:paraId="65CF58E5" w14:textId="77777777" w:rsidR="002A7EB0" w:rsidRDefault="002A7EB0">
      <w:pPr>
        <w:numPr>
          <w:ilvl w:val="0"/>
          <w:numId w:val="185"/>
        </w:numPr>
        <w:spacing w:after="0" w:line="240" w:lineRule="auto"/>
        <w:ind w:left="1134" w:hanging="283"/>
        <w:jc w:val="both"/>
      </w:pPr>
      <w:r>
        <w:t>a época da contagem física dos estoques;</w:t>
      </w:r>
    </w:p>
    <w:p w14:paraId="5E922E0B" w14:textId="77777777" w:rsidR="002A7EB0" w:rsidRDefault="002A7EB0">
      <w:pPr>
        <w:numPr>
          <w:ilvl w:val="0"/>
          <w:numId w:val="185"/>
        </w:numPr>
        <w:spacing w:after="0" w:line="240" w:lineRule="auto"/>
        <w:ind w:left="1134" w:hanging="283"/>
        <w:jc w:val="both"/>
      </w:pPr>
      <w:r>
        <w:t>se a entidade mantém sistema de controle permanente de estoque;</w:t>
      </w:r>
    </w:p>
    <w:p w14:paraId="28FD4892" w14:textId="77777777" w:rsidR="002A7EB0" w:rsidRDefault="002A7EB0">
      <w:pPr>
        <w:numPr>
          <w:ilvl w:val="0"/>
          <w:numId w:val="185"/>
        </w:numPr>
        <w:spacing w:after="0" w:line="240" w:lineRule="auto"/>
        <w:ind w:left="1134" w:hanging="283"/>
        <w:jc w:val="both"/>
      </w:pPr>
      <w:r>
        <w:t>os locais onde o estoque é mantido, incluindo a materialidade do estoque e os riscos de distorção relevante em locais diferentes, ao decidir em qual local o acompanhamento é apropriado. A NBC TA 600 dispõe sobre o envolvimento de outros auditores e, dessa forma, de como ele pode ser relevante se esse envolvimento estiver relacionado com o acompanhamento da contagem física dos estoques em um local distante;</w:t>
      </w:r>
    </w:p>
    <w:p w14:paraId="17D5C416" w14:textId="77777777" w:rsidR="002A7EB0" w:rsidRDefault="002A7EB0">
      <w:pPr>
        <w:numPr>
          <w:ilvl w:val="0"/>
          <w:numId w:val="185"/>
        </w:numPr>
        <w:spacing w:after="0" w:line="240" w:lineRule="auto"/>
        <w:ind w:left="1134" w:hanging="283"/>
        <w:jc w:val="both"/>
      </w:pPr>
      <w:r>
        <w:t>se a ajuda de especialista é necessária. A NBC TA 620 trata do uso de especialista para ajudar o auditor a obter evidência de auditoria apropriada e suficiente.</w:t>
      </w:r>
    </w:p>
    <w:p w14:paraId="7ED0388F" w14:textId="77777777" w:rsidR="002A7EB0" w:rsidRDefault="002A7EB0" w:rsidP="002A7EB0">
      <w:pPr>
        <w:ind w:left="567" w:hanging="567"/>
        <w:jc w:val="both"/>
      </w:pPr>
    </w:p>
    <w:p w14:paraId="1516CB79" w14:textId="77777777" w:rsidR="002A7EB0" w:rsidRDefault="002A7EB0" w:rsidP="002A7EB0">
      <w:pPr>
        <w:ind w:left="567" w:hanging="567"/>
        <w:jc w:val="both"/>
      </w:pPr>
      <w:r>
        <w:t>Avaliação das instruções e dos procedimentos da administração (ver item 4(a)(i))</w:t>
      </w:r>
    </w:p>
    <w:p w14:paraId="2688AECF" w14:textId="77777777" w:rsidR="002A7EB0" w:rsidRDefault="002A7EB0" w:rsidP="002A7EB0">
      <w:pPr>
        <w:ind w:left="567" w:hanging="567"/>
        <w:jc w:val="both"/>
      </w:pPr>
    </w:p>
    <w:p w14:paraId="64A70A79" w14:textId="77777777" w:rsidR="002A7EB0" w:rsidRDefault="002A7EB0" w:rsidP="002A7EB0">
      <w:pPr>
        <w:ind w:left="567" w:hanging="567"/>
        <w:jc w:val="both"/>
      </w:pPr>
      <w:r>
        <w:t xml:space="preserve">A4. </w:t>
      </w:r>
      <w:r>
        <w:tab/>
        <w:t>Assuntos relevantes para a avaliação das instruções e dos procedimentos da administração para o registro e o controle da contagem física dos estoques, incluindo se abordam, por exemplo:</w:t>
      </w:r>
    </w:p>
    <w:p w14:paraId="7749A489" w14:textId="77777777" w:rsidR="002A7EB0" w:rsidRDefault="002A7EB0" w:rsidP="002A7EB0">
      <w:pPr>
        <w:ind w:left="567" w:hanging="567"/>
        <w:jc w:val="both"/>
      </w:pPr>
    </w:p>
    <w:p w14:paraId="5F3A2124" w14:textId="77777777" w:rsidR="002A7EB0" w:rsidRDefault="002A7EB0">
      <w:pPr>
        <w:numPr>
          <w:ilvl w:val="0"/>
          <w:numId w:val="185"/>
        </w:numPr>
        <w:spacing w:after="0" w:line="240" w:lineRule="auto"/>
        <w:ind w:left="1134" w:hanging="283"/>
        <w:jc w:val="both"/>
      </w:pPr>
      <w:r w:rsidRPr="009D741A">
        <w:t>a aplicação de atividades de controle apropriadas, por exemplo, controle das etiquetas de contagem (ou outras formas de controle similar) utilizadas e não utilizadas e procedimentos de contagem e recontagem</w:t>
      </w:r>
      <w:r>
        <w:t>;</w:t>
      </w:r>
    </w:p>
    <w:p w14:paraId="54164834" w14:textId="77777777" w:rsidR="002A7EB0" w:rsidRDefault="002A7EB0">
      <w:pPr>
        <w:numPr>
          <w:ilvl w:val="0"/>
          <w:numId w:val="185"/>
        </w:numPr>
        <w:spacing w:after="0" w:line="240" w:lineRule="auto"/>
        <w:ind w:left="1134" w:hanging="283"/>
        <w:jc w:val="both"/>
      </w:pPr>
      <w:r>
        <w:t>a cuidadosa identificação do estágio em que se encontra o produto em processo, assim como, de itens sem movimentação, obsoletos ou danificados e estoques de propriedade de terceiros, por exemplo, produtos em consignação;</w:t>
      </w:r>
    </w:p>
    <w:p w14:paraId="75DCE2D5" w14:textId="77777777" w:rsidR="002A7EB0" w:rsidRDefault="002A7EB0">
      <w:pPr>
        <w:numPr>
          <w:ilvl w:val="0"/>
          <w:numId w:val="185"/>
        </w:numPr>
        <w:spacing w:after="0" w:line="240" w:lineRule="auto"/>
        <w:ind w:left="1134" w:hanging="283"/>
        <w:jc w:val="both"/>
      </w:pPr>
      <w:r>
        <w:t>os procedimentos usados para estimar quantidades físicas, quando aplicável, como, por exemplo, pode ser necessário para avaliar a quantidade física de uma pilha de carvão;</w:t>
      </w:r>
    </w:p>
    <w:p w14:paraId="35F6ED75" w14:textId="77777777" w:rsidR="002A7EB0" w:rsidRDefault="002A7EB0">
      <w:pPr>
        <w:numPr>
          <w:ilvl w:val="0"/>
          <w:numId w:val="185"/>
        </w:numPr>
        <w:spacing w:after="0" w:line="240" w:lineRule="auto"/>
        <w:ind w:left="1134" w:hanging="283"/>
        <w:jc w:val="both"/>
      </w:pPr>
      <w:r>
        <w:t xml:space="preserve">controle do movimento do estoque entre áreas e o envio/ recebimento de estoque antes e depois da data de corte.  </w:t>
      </w:r>
    </w:p>
    <w:p w14:paraId="5D006084" w14:textId="77777777" w:rsidR="002A7EB0" w:rsidRPr="006940E0" w:rsidRDefault="002A7EB0" w:rsidP="002A7EB0">
      <w:pPr>
        <w:ind w:left="567" w:hanging="567"/>
        <w:jc w:val="both"/>
      </w:pPr>
    </w:p>
    <w:p w14:paraId="72839EF0" w14:textId="77777777" w:rsidR="002A7EB0" w:rsidRDefault="002A7EB0" w:rsidP="002A7EB0">
      <w:pPr>
        <w:jc w:val="both"/>
      </w:pPr>
      <w:r>
        <w:t>Observação da realização dos procedimentos da contagem da administração (ver item 4(a)(ii))</w:t>
      </w:r>
    </w:p>
    <w:p w14:paraId="3E75481C" w14:textId="77777777" w:rsidR="002A7EB0" w:rsidRDefault="002A7EB0" w:rsidP="002A7EB0">
      <w:pPr>
        <w:ind w:left="567" w:hanging="567"/>
        <w:jc w:val="both"/>
      </w:pPr>
    </w:p>
    <w:p w14:paraId="345C3BCE" w14:textId="77777777" w:rsidR="002A7EB0" w:rsidRDefault="002A7EB0" w:rsidP="002A7EB0">
      <w:pPr>
        <w:ind w:left="567" w:hanging="567"/>
        <w:jc w:val="both"/>
      </w:pPr>
      <w:r>
        <w:t xml:space="preserve">A5. </w:t>
      </w:r>
      <w:r>
        <w:tab/>
        <w:t>A observação da realização dos procedimentos da contagem da administração, por exemplo, aqueles relativos ao controle do movimento do estoque antes, durante e depois da contagem, ajuda o auditor a obter evidência de auditoria de que as instruções da administração e os procedimentos de contagem estão adequadamente definidos e implementados. Além disso, o auditor pode obter cópias de informação de corte, como, por exemplo, detalhes da movimentação do estoque, para ajudar o auditor a realizar procedimentos de auditoria sobre a contabilização dessa movimentação em data posterior.</w:t>
      </w:r>
    </w:p>
    <w:p w14:paraId="516F1B50" w14:textId="77777777" w:rsidR="002A7EB0" w:rsidRDefault="002A7EB0" w:rsidP="002A7EB0">
      <w:pPr>
        <w:ind w:left="567" w:hanging="567"/>
        <w:jc w:val="both"/>
      </w:pPr>
    </w:p>
    <w:p w14:paraId="2E779EDC" w14:textId="77777777" w:rsidR="002A7EB0" w:rsidRDefault="002A7EB0" w:rsidP="002A7EB0">
      <w:pPr>
        <w:ind w:left="567" w:hanging="567"/>
        <w:jc w:val="both"/>
      </w:pPr>
      <w:r>
        <w:t>Inspeção do estoque (ver item 4(a)(iii))</w:t>
      </w:r>
    </w:p>
    <w:p w14:paraId="3E162CBF" w14:textId="77777777" w:rsidR="002A7EB0" w:rsidRDefault="002A7EB0" w:rsidP="002A7EB0">
      <w:pPr>
        <w:ind w:left="567" w:hanging="567"/>
        <w:jc w:val="both"/>
      </w:pPr>
    </w:p>
    <w:p w14:paraId="73BF7885" w14:textId="77777777" w:rsidR="002A7EB0" w:rsidRDefault="002A7EB0" w:rsidP="002A7EB0">
      <w:pPr>
        <w:ind w:left="567" w:hanging="567"/>
        <w:jc w:val="both"/>
      </w:pPr>
      <w:r>
        <w:t xml:space="preserve">A6. </w:t>
      </w:r>
      <w:r>
        <w:tab/>
        <w:t>A inspeção do estoque, ao acompanhar sua contagem física, ajuda o auditor a averiguar a existência do estoque (embora não necessariamente a sua propriedade), e a identificar, por exemplo, estoques obsoletos, danificados ou sem movimentação</w:t>
      </w:r>
      <w:r w:rsidRPr="00083574">
        <w:t>.</w:t>
      </w:r>
    </w:p>
    <w:p w14:paraId="137F7E0E" w14:textId="77777777" w:rsidR="002A7EB0" w:rsidRDefault="002A7EB0" w:rsidP="002A7EB0">
      <w:pPr>
        <w:ind w:left="567" w:hanging="567"/>
        <w:jc w:val="both"/>
      </w:pPr>
    </w:p>
    <w:p w14:paraId="1D139CC1" w14:textId="77777777" w:rsidR="002A7EB0" w:rsidRDefault="002A7EB0" w:rsidP="002A7EB0">
      <w:pPr>
        <w:ind w:left="567" w:hanging="567"/>
        <w:jc w:val="both"/>
      </w:pPr>
      <w:r>
        <w:t>Execução de testes de contagem (ver item 4(a)(iv))</w:t>
      </w:r>
    </w:p>
    <w:p w14:paraId="14715E66" w14:textId="77777777" w:rsidR="002A7EB0" w:rsidRDefault="002A7EB0" w:rsidP="002A7EB0">
      <w:pPr>
        <w:ind w:left="567" w:hanging="567"/>
        <w:jc w:val="both"/>
      </w:pPr>
    </w:p>
    <w:p w14:paraId="5C3F3111" w14:textId="77777777" w:rsidR="002A7EB0" w:rsidRDefault="002A7EB0" w:rsidP="002A7EB0">
      <w:pPr>
        <w:ind w:left="567" w:hanging="567"/>
        <w:jc w:val="both"/>
      </w:pPr>
      <w:r>
        <w:t xml:space="preserve">A7. </w:t>
      </w:r>
      <w:r>
        <w:tab/>
        <w:t xml:space="preserve">Executar testes de contagem, por exemplo, mediante o rastreamento de itens selecionados dos registros de contagem da administração para o estoque físico e o </w:t>
      </w:r>
      <w:r w:rsidRPr="00362C82">
        <w:t>rastreamento de itens selecionados</w:t>
      </w:r>
      <w:r>
        <w:t xml:space="preserve"> do estoque físico para os registros de contagem da administração, fornece evidência de auditoria quanto à integridade e a precisão desses registros.</w:t>
      </w:r>
    </w:p>
    <w:p w14:paraId="7F4A33FC" w14:textId="77777777" w:rsidR="002A7EB0" w:rsidRDefault="002A7EB0" w:rsidP="002A7EB0">
      <w:pPr>
        <w:ind w:left="567" w:hanging="567"/>
        <w:jc w:val="both"/>
      </w:pPr>
    </w:p>
    <w:p w14:paraId="5CB95071" w14:textId="77777777" w:rsidR="002A7EB0" w:rsidRDefault="002A7EB0" w:rsidP="002A7EB0">
      <w:pPr>
        <w:ind w:left="567" w:hanging="567"/>
        <w:jc w:val="both"/>
      </w:pPr>
      <w:r>
        <w:t xml:space="preserve">A8. </w:t>
      </w:r>
      <w:r>
        <w:tab/>
        <w:t>Além de registrar os testes de contagem do auditor, a obtenção de cópias completas dos registros da administração de contagem física do estoque, ajuda o auditor a executar os procedimentos subsequentes de auditoria para determinar se os registros finais de estoque da entidade refletem com precisão os resultados reais da contagem de estoque.</w:t>
      </w:r>
    </w:p>
    <w:p w14:paraId="4C4FEFAB" w14:textId="77777777" w:rsidR="002A7EB0" w:rsidRDefault="002A7EB0" w:rsidP="002A7EB0">
      <w:pPr>
        <w:ind w:left="567" w:hanging="567"/>
        <w:jc w:val="both"/>
      </w:pPr>
    </w:p>
    <w:p w14:paraId="31AA4D30" w14:textId="77777777" w:rsidR="002A7EB0" w:rsidRDefault="002A7EB0" w:rsidP="002A7EB0">
      <w:pPr>
        <w:jc w:val="both"/>
      </w:pPr>
      <w:r>
        <w:t>Contagem física dos estoques realizada em data diferente da data das demonstrações contábeis (ver item 5)</w:t>
      </w:r>
    </w:p>
    <w:p w14:paraId="6D5FEAA6" w14:textId="77777777" w:rsidR="002A7EB0" w:rsidRDefault="002A7EB0" w:rsidP="002A7EB0">
      <w:pPr>
        <w:ind w:left="567" w:hanging="567"/>
        <w:jc w:val="both"/>
      </w:pPr>
    </w:p>
    <w:p w14:paraId="13B9D5B3" w14:textId="77777777" w:rsidR="002A7EB0" w:rsidRDefault="002A7EB0" w:rsidP="002A7EB0">
      <w:pPr>
        <w:ind w:left="567" w:hanging="567"/>
        <w:jc w:val="both"/>
      </w:pPr>
      <w:r>
        <w:t xml:space="preserve">A9. </w:t>
      </w:r>
      <w:r>
        <w:tab/>
        <w:t xml:space="preserve">Por motivos práticos, a contagem física dos estoques pode ser realizada em data ou datas diferentes da data das demonstrações contábeis. Isso pode ser feito independentemente do fato da administração determinar quantidades de estoque mediante contagem física dos estoques ou pela manutenção de sistema de controle </w:t>
      </w:r>
      <w:r w:rsidRPr="00362C82">
        <w:t>permanente</w:t>
      </w:r>
      <w:r>
        <w:t xml:space="preserve"> de estoque. Nos dois casos, a eficácia da definição, da implementação e da manutenção dos controles das variações no estoque determina se a realização da contagem física dos estoques em outra data, ou datas, que não a data das demonstrações contábeis é apropriada para fins de auditoria. A NBC TA 330 determina os requisitos e fornece orientação para os procedimentos substantivos executados em uma data intermediária (ver itens 22 e 23 da NBC TA 330).</w:t>
      </w:r>
    </w:p>
    <w:p w14:paraId="5B47DD03" w14:textId="77777777" w:rsidR="002A7EB0" w:rsidRDefault="002A7EB0" w:rsidP="002A7EB0">
      <w:pPr>
        <w:ind w:left="567" w:hanging="567"/>
        <w:jc w:val="both"/>
      </w:pPr>
    </w:p>
    <w:p w14:paraId="6EF6A3A3" w14:textId="77777777" w:rsidR="002A7EB0" w:rsidRDefault="002A7EB0" w:rsidP="002A7EB0">
      <w:pPr>
        <w:ind w:left="567" w:hanging="567"/>
        <w:jc w:val="both"/>
      </w:pPr>
      <w:r w:rsidRPr="006940E0">
        <w:t xml:space="preserve"> </w:t>
      </w:r>
      <w:r>
        <w:t xml:space="preserve">A10. Quando um sistema de controle </w:t>
      </w:r>
      <w:r w:rsidRPr="00362C82">
        <w:t>permanente d</w:t>
      </w:r>
      <w:r>
        <w:t>e estoque é mantido, a administração pode executar contagens físicas, ou outros testes, para determinar a confiabilidade da informação sobre a quantidade do estoque incluída nesses registros. Em alguns casos, a administração ou o auditor pode identificar as diferenças entre os registros do controle permanente e as quantidades reais do estoque físico disponível; isso pode indicar que os controles das variações no estoque não estejam operando de maneira efetiva.</w:t>
      </w:r>
    </w:p>
    <w:p w14:paraId="06F0A578" w14:textId="77777777" w:rsidR="002A7EB0" w:rsidRDefault="002A7EB0" w:rsidP="002A7EB0">
      <w:pPr>
        <w:ind w:left="567" w:hanging="567"/>
        <w:jc w:val="both"/>
      </w:pPr>
    </w:p>
    <w:p w14:paraId="5908ACCE" w14:textId="77777777" w:rsidR="002A7EB0" w:rsidRDefault="002A7EB0" w:rsidP="002A7EB0">
      <w:pPr>
        <w:ind w:left="567" w:hanging="567"/>
        <w:jc w:val="both"/>
      </w:pPr>
      <w:r>
        <w:t xml:space="preserve">A11. </w:t>
      </w:r>
      <w:r>
        <w:tab/>
        <w:t>Assuntos relevantes a serem considerados ao definir os procedimentos de auditoria para obter evidência de auditoria sobre se as variações nas quantidades do estoque entre a data ou datas de contagem e os registros finais de estoque estão apropriadamente registradas incluem:</w:t>
      </w:r>
    </w:p>
    <w:p w14:paraId="3CDA4E3A" w14:textId="77777777" w:rsidR="002A7EB0" w:rsidRDefault="002A7EB0" w:rsidP="002A7EB0">
      <w:pPr>
        <w:ind w:left="567" w:hanging="567"/>
        <w:jc w:val="both"/>
      </w:pPr>
    </w:p>
    <w:p w14:paraId="1DF7D66C" w14:textId="77777777" w:rsidR="002A7EB0" w:rsidRDefault="002A7EB0">
      <w:pPr>
        <w:numPr>
          <w:ilvl w:val="0"/>
          <w:numId w:val="185"/>
        </w:numPr>
        <w:spacing w:after="0" w:line="240" w:lineRule="auto"/>
        <w:ind w:left="1134" w:hanging="283"/>
        <w:jc w:val="both"/>
      </w:pPr>
      <w:r>
        <w:t>se os registros de controle de est</w:t>
      </w:r>
      <w:r w:rsidRPr="00362C82">
        <w:t>oque permanente estão ad</w:t>
      </w:r>
      <w:r>
        <w:t>equadamente ajustados;</w:t>
      </w:r>
    </w:p>
    <w:p w14:paraId="47E9AE6C" w14:textId="77777777" w:rsidR="002A7EB0" w:rsidRDefault="002A7EB0">
      <w:pPr>
        <w:numPr>
          <w:ilvl w:val="0"/>
          <w:numId w:val="185"/>
        </w:numPr>
        <w:spacing w:after="0" w:line="240" w:lineRule="auto"/>
        <w:ind w:left="1134" w:hanging="283"/>
        <w:jc w:val="both"/>
      </w:pPr>
      <w:r>
        <w:t>confiabilidade nos registros do controle de estoque permanente da entidade;</w:t>
      </w:r>
    </w:p>
    <w:p w14:paraId="6AD5401F" w14:textId="77777777" w:rsidR="002A7EB0" w:rsidRDefault="002A7EB0">
      <w:pPr>
        <w:numPr>
          <w:ilvl w:val="0"/>
          <w:numId w:val="185"/>
        </w:numPr>
        <w:spacing w:after="0" w:line="240" w:lineRule="auto"/>
        <w:ind w:left="1134" w:hanging="283"/>
        <w:jc w:val="both"/>
      </w:pPr>
      <w:r>
        <w:t>razões das diferenças significativas entre as informações obtidas durante a contagem física e os registros de controle do estoque permanente.</w:t>
      </w:r>
    </w:p>
    <w:p w14:paraId="1209CBC4" w14:textId="77777777" w:rsidR="002A7EB0" w:rsidRDefault="002A7EB0" w:rsidP="002A7EB0">
      <w:pPr>
        <w:ind w:left="567" w:hanging="567"/>
        <w:jc w:val="both"/>
      </w:pPr>
    </w:p>
    <w:p w14:paraId="1CDAE443" w14:textId="77777777" w:rsidR="002A7EB0" w:rsidRDefault="002A7EB0" w:rsidP="002A7EB0">
      <w:pPr>
        <w:ind w:left="567" w:hanging="567"/>
        <w:jc w:val="both"/>
      </w:pPr>
      <w:r>
        <w:t>Acompanhamento da contagem física dos estoques é impraticável (ver item 7)</w:t>
      </w:r>
    </w:p>
    <w:p w14:paraId="1473B1D0" w14:textId="77777777" w:rsidR="002A7EB0" w:rsidRDefault="002A7EB0" w:rsidP="002A7EB0">
      <w:pPr>
        <w:ind w:left="567" w:hanging="567"/>
        <w:jc w:val="both"/>
      </w:pPr>
    </w:p>
    <w:p w14:paraId="35793960" w14:textId="77777777" w:rsidR="002A7EB0" w:rsidRDefault="002A7EB0" w:rsidP="002A7EB0">
      <w:pPr>
        <w:ind w:left="567" w:hanging="567"/>
        <w:jc w:val="both"/>
      </w:pPr>
      <w:r>
        <w:t xml:space="preserve">A12. </w:t>
      </w:r>
      <w:r>
        <w:tab/>
        <w:t>Em alguns casos, o acompanhamento da contagem física dos estoques pode ser impraticável. Isso pode acontecer devido a fatores como a natureza e a localização do estoque, por exemplo, quando o estoque fica em um local que pode apresentar alguma ameaça à segurança do auditor. O assunto de inconveniência geral para o auditor, contudo, não é suficiente para fundamentar a decisão do auditor de que o acompanhamento é impraticável. Além disso, conforme explicado na NBC TA 200, item A48, o assunto de dificuldade, tempo ou custo envolvido, por si só, não constituem base válida para o auditor omitir um procedimento de auditoria para o qual não há alternativa, ou para ficar satisfeito com uma evidência de auditoria que não seja totalmente convincente.</w:t>
      </w:r>
    </w:p>
    <w:p w14:paraId="069AF64A" w14:textId="77777777" w:rsidR="002A7EB0" w:rsidRDefault="002A7EB0" w:rsidP="002A7EB0">
      <w:pPr>
        <w:ind w:left="567" w:hanging="567"/>
        <w:jc w:val="both"/>
      </w:pPr>
    </w:p>
    <w:p w14:paraId="01E72344" w14:textId="77777777" w:rsidR="002A7EB0" w:rsidRDefault="002A7EB0" w:rsidP="002A7EB0">
      <w:pPr>
        <w:ind w:left="567" w:hanging="567"/>
        <w:jc w:val="both"/>
      </w:pPr>
      <w:r>
        <w:t xml:space="preserve">A13. </w:t>
      </w:r>
      <w:r>
        <w:tab/>
        <w:t>Em alguns casos, onde o acompanhamento é impraticável, procedimentos alternativos de auditoria, por exemplo, inspeção da documentação da venda subsequente de itens específicos do estoque adquiridos ou comprados antes da contagem física dos estoques pode fornecer evidência de auditoria apropriada e suficiente quanto à existência e condição do estoque.</w:t>
      </w:r>
    </w:p>
    <w:p w14:paraId="1B40ABE4" w14:textId="77777777" w:rsidR="002A7EB0" w:rsidRDefault="002A7EB0" w:rsidP="002A7EB0">
      <w:pPr>
        <w:ind w:left="567" w:hanging="567"/>
        <w:jc w:val="both"/>
      </w:pPr>
    </w:p>
    <w:p w14:paraId="1B0F088C" w14:textId="77777777" w:rsidR="002A7EB0" w:rsidRDefault="002A7EB0" w:rsidP="002A7EB0">
      <w:pPr>
        <w:ind w:left="567" w:hanging="567"/>
        <w:jc w:val="both"/>
      </w:pPr>
      <w:r>
        <w:t xml:space="preserve">A14. </w:t>
      </w:r>
      <w:r>
        <w:tab/>
        <w:t>Em outros casos, contudo, pode não ser possível obter evidência de auditoria apropriada e suficiente, com relação à existência e condição do estoque, mediante a execução de procedimentos alternativos de auditoria. Em tais casos, a NBC TA 705, item 13, requer que o auditor modifique a opinião no relatório de auditoria como resultado de limitação de alcance.</w:t>
      </w:r>
    </w:p>
    <w:p w14:paraId="2AC7AE9D" w14:textId="77777777" w:rsidR="002A7EB0" w:rsidRDefault="002A7EB0" w:rsidP="002A7EB0">
      <w:pPr>
        <w:ind w:left="567" w:hanging="567"/>
        <w:jc w:val="both"/>
      </w:pPr>
    </w:p>
    <w:p w14:paraId="49828903" w14:textId="77777777" w:rsidR="002A7EB0" w:rsidRDefault="002A7EB0" w:rsidP="002A7EB0">
      <w:pPr>
        <w:ind w:left="567" w:hanging="567"/>
        <w:jc w:val="both"/>
      </w:pPr>
      <w:r>
        <w:t>Estoque sob custódia e controle de terceiros</w:t>
      </w:r>
    </w:p>
    <w:p w14:paraId="2FCF18F9" w14:textId="77777777" w:rsidR="002A7EB0" w:rsidRDefault="002A7EB0" w:rsidP="002A7EB0">
      <w:pPr>
        <w:ind w:left="567" w:hanging="567"/>
        <w:jc w:val="both"/>
      </w:pPr>
    </w:p>
    <w:p w14:paraId="36FDDCFA" w14:textId="77777777" w:rsidR="002A7EB0" w:rsidRDefault="002A7EB0" w:rsidP="002A7EB0">
      <w:pPr>
        <w:ind w:left="567" w:hanging="567"/>
        <w:jc w:val="both"/>
      </w:pPr>
      <w:r>
        <w:t>Confirmação (ver item 8(a))</w:t>
      </w:r>
    </w:p>
    <w:p w14:paraId="44133877" w14:textId="77777777" w:rsidR="002A7EB0" w:rsidRDefault="002A7EB0" w:rsidP="002A7EB0">
      <w:pPr>
        <w:ind w:left="567" w:hanging="567"/>
        <w:jc w:val="both"/>
      </w:pPr>
    </w:p>
    <w:p w14:paraId="3069F84F" w14:textId="77777777" w:rsidR="002A7EB0" w:rsidRDefault="002A7EB0" w:rsidP="002A7EB0">
      <w:pPr>
        <w:ind w:left="567" w:hanging="567"/>
        <w:jc w:val="both"/>
      </w:pPr>
      <w:r>
        <w:t xml:space="preserve">A15. </w:t>
      </w:r>
      <w:r>
        <w:tab/>
        <w:t>A NBC TA 505 estabelece requisitos e fornece orientação para a execução de procedimentos de confirmação externa.</w:t>
      </w:r>
    </w:p>
    <w:p w14:paraId="6C67C8B0" w14:textId="77777777" w:rsidR="002A7EB0" w:rsidRDefault="002A7EB0" w:rsidP="002A7EB0">
      <w:pPr>
        <w:ind w:left="567" w:hanging="567"/>
        <w:jc w:val="both"/>
      </w:pPr>
    </w:p>
    <w:p w14:paraId="648AE78B" w14:textId="77777777" w:rsidR="002A7EB0" w:rsidRDefault="002A7EB0" w:rsidP="002A7EB0">
      <w:pPr>
        <w:ind w:left="567" w:hanging="567"/>
        <w:jc w:val="both"/>
      </w:pPr>
      <w:r>
        <w:t>Outros procedimentos de auditoria (ver item 8(b))</w:t>
      </w:r>
    </w:p>
    <w:p w14:paraId="3FE1B702" w14:textId="77777777" w:rsidR="002A7EB0" w:rsidRDefault="002A7EB0" w:rsidP="002A7EB0">
      <w:pPr>
        <w:ind w:left="567" w:hanging="567"/>
        <w:jc w:val="both"/>
      </w:pPr>
    </w:p>
    <w:p w14:paraId="513696B3" w14:textId="77777777" w:rsidR="002A7EB0" w:rsidRDefault="002A7EB0" w:rsidP="002A7EB0">
      <w:pPr>
        <w:ind w:left="567" w:hanging="567"/>
        <w:jc w:val="both"/>
      </w:pPr>
      <w:r>
        <w:t xml:space="preserve">A16. </w:t>
      </w:r>
      <w:r>
        <w:tab/>
        <w:t>Dependendo das circunstâncias, por exemplo, quando as informações obtidas geram dúvidas quanto à integridade e objetividade do terceiro, o auditor pode considerar apropriado executar outros procedimentos de auditoria substituindo ou acrescentando à confirmação com o terceiro. Exemplos de outros procedimentos de auditoria incluem:</w:t>
      </w:r>
    </w:p>
    <w:p w14:paraId="36403C1A" w14:textId="77777777" w:rsidR="002A7EB0" w:rsidRDefault="002A7EB0" w:rsidP="002A7EB0">
      <w:pPr>
        <w:ind w:left="567" w:hanging="567"/>
        <w:jc w:val="both"/>
      </w:pPr>
    </w:p>
    <w:p w14:paraId="594E7A93" w14:textId="77777777" w:rsidR="002A7EB0" w:rsidRDefault="002A7EB0">
      <w:pPr>
        <w:numPr>
          <w:ilvl w:val="0"/>
          <w:numId w:val="185"/>
        </w:numPr>
        <w:spacing w:after="0" w:line="240" w:lineRule="auto"/>
        <w:ind w:left="1134" w:hanging="283"/>
        <w:jc w:val="both"/>
      </w:pPr>
      <w:r>
        <w:t>acompanhar, ou providenciar para que outro auditor acompanhe a contagem física dos estoques de terceiros, se praticável;</w:t>
      </w:r>
    </w:p>
    <w:p w14:paraId="32C13E08" w14:textId="77777777" w:rsidR="002A7EB0" w:rsidRDefault="002A7EB0">
      <w:pPr>
        <w:numPr>
          <w:ilvl w:val="0"/>
          <w:numId w:val="185"/>
        </w:numPr>
        <w:spacing w:after="0" w:line="240" w:lineRule="auto"/>
        <w:ind w:left="1134" w:hanging="283"/>
        <w:jc w:val="both"/>
      </w:pPr>
      <w:r>
        <w:t>obter relatório do outro auditor, ou relatório do auditor do custodiante sobre a adequação do controle interno do terceiro, para se assegurar que o estoque seja devidamente contado e adequadamente protegido;</w:t>
      </w:r>
    </w:p>
    <w:p w14:paraId="3A759093" w14:textId="77777777" w:rsidR="002A7EB0" w:rsidRDefault="002A7EB0">
      <w:pPr>
        <w:numPr>
          <w:ilvl w:val="0"/>
          <w:numId w:val="185"/>
        </w:numPr>
        <w:spacing w:after="0" w:line="240" w:lineRule="auto"/>
        <w:ind w:left="1134" w:hanging="283"/>
        <w:jc w:val="both"/>
      </w:pPr>
      <w:r>
        <w:t>inspecionar a documentação relacionada com o estoque mantido por terceiros, como por exemplo, os recibos de almoxarifado;</w:t>
      </w:r>
    </w:p>
    <w:p w14:paraId="4B381ECF" w14:textId="77777777" w:rsidR="002A7EB0" w:rsidRDefault="002A7EB0">
      <w:pPr>
        <w:numPr>
          <w:ilvl w:val="0"/>
          <w:numId w:val="185"/>
        </w:numPr>
        <w:spacing w:after="0" w:line="240" w:lineRule="auto"/>
        <w:ind w:left="1134" w:hanging="283"/>
        <w:jc w:val="both"/>
      </w:pPr>
      <w:r>
        <w:t>solicitar confirmação de outras partes, quando o estoque tiver sido penhorado como garantia.</w:t>
      </w:r>
    </w:p>
    <w:p w14:paraId="4302C902" w14:textId="77777777" w:rsidR="002A7EB0" w:rsidRPr="006940E0" w:rsidRDefault="002A7EB0" w:rsidP="002A7EB0">
      <w:pPr>
        <w:ind w:left="567" w:hanging="567"/>
        <w:jc w:val="both"/>
      </w:pPr>
    </w:p>
    <w:p w14:paraId="5CE63B73" w14:textId="77777777" w:rsidR="002A7EB0" w:rsidRDefault="002A7EB0" w:rsidP="002A7EB0">
      <w:pPr>
        <w:ind w:left="567" w:hanging="567"/>
        <w:jc w:val="both"/>
        <w:rPr>
          <w:b/>
        </w:rPr>
      </w:pPr>
      <w:r w:rsidRPr="00287044">
        <w:rPr>
          <w:b/>
        </w:rPr>
        <w:t>Litígios e reclamações</w:t>
      </w:r>
    </w:p>
    <w:p w14:paraId="07838FEF" w14:textId="77777777" w:rsidR="002A7EB0" w:rsidRPr="00287044" w:rsidRDefault="002A7EB0" w:rsidP="002A7EB0">
      <w:pPr>
        <w:ind w:left="567" w:hanging="567"/>
        <w:jc w:val="both"/>
        <w:rPr>
          <w:b/>
        </w:rPr>
      </w:pPr>
    </w:p>
    <w:p w14:paraId="5D357F8A" w14:textId="77777777" w:rsidR="002A7EB0" w:rsidRDefault="002A7EB0" w:rsidP="002A7EB0">
      <w:pPr>
        <w:ind w:left="567" w:hanging="567"/>
        <w:jc w:val="both"/>
      </w:pPr>
      <w:r>
        <w:t>Totalidade de litígios e reclamações (ver item 9)</w:t>
      </w:r>
    </w:p>
    <w:p w14:paraId="686AC86B" w14:textId="77777777" w:rsidR="002A7EB0" w:rsidRDefault="002A7EB0" w:rsidP="002A7EB0">
      <w:pPr>
        <w:ind w:left="567" w:hanging="567"/>
        <w:jc w:val="both"/>
      </w:pPr>
    </w:p>
    <w:p w14:paraId="6397914D" w14:textId="77777777" w:rsidR="002A7EB0" w:rsidRDefault="002A7EB0" w:rsidP="002A7EB0">
      <w:pPr>
        <w:ind w:left="567" w:hanging="567"/>
        <w:jc w:val="both"/>
      </w:pPr>
      <w:r>
        <w:t>A</w:t>
      </w:r>
      <w:r w:rsidRPr="00541843">
        <w:t>17. Litígios e reclamações</w:t>
      </w:r>
      <w:r>
        <w:t xml:space="preserve"> envolvendo a entidade podem ter efeito relevante sobre as demonstrações contábeis e, assim, pode-se requerer que sejam divulgados ou contabilizados nas demonstrações contábeis.</w:t>
      </w:r>
    </w:p>
    <w:p w14:paraId="48AE2E68" w14:textId="77777777" w:rsidR="002A7EB0" w:rsidRDefault="002A7EB0" w:rsidP="002A7EB0">
      <w:pPr>
        <w:ind w:left="567" w:hanging="567"/>
        <w:jc w:val="both"/>
      </w:pPr>
    </w:p>
    <w:p w14:paraId="5D373A26" w14:textId="77777777" w:rsidR="002A7EB0" w:rsidRDefault="002A7EB0" w:rsidP="002A7EB0">
      <w:pPr>
        <w:ind w:left="567" w:hanging="567"/>
        <w:jc w:val="both"/>
      </w:pPr>
      <w:r>
        <w:t xml:space="preserve">A18. </w:t>
      </w:r>
      <w:r>
        <w:tab/>
        <w:t>Além dos procedimentos identificados no item 9, outros procedimentos relevantes incluem, por exemplo, o uso de informações obtidas mediante procedimentos de avaliação de risco realizados como parte do processo para o entendimento da entidade e de seu ambiente, para ajudar o auditor a conhecer litígios e reclamações que envolvam a entidade.</w:t>
      </w:r>
    </w:p>
    <w:p w14:paraId="2ABEB300" w14:textId="77777777" w:rsidR="002A7EB0" w:rsidRDefault="002A7EB0" w:rsidP="002A7EB0">
      <w:pPr>
        <w:ind w:left="567" w:hanging="567"/>
        <w:jc w:val="both"/>
      </w:pPr>
    </w:p>
    <w:p w14:paraId="70E5CFC1" w14:textId="77777777" w:rsidR="002A7EB0" w:rsidRDefault="002A7EB0" w:rsidP="002A7EB0">
      <w:pPr>
        <w:ind w:left="567" w:hanging="567"/>
        <w:jc w:val="both"/>
      </w:pPr>
      <w:r>
        <w:t xml:space="preserve">A19. </w:t>
      </w:r>
      <w:r>
        <w:tab/>
        <w:t>A evidência de auditoria obtida com a finalidade de identificar litígios e reclamações que possam dar lugar a um risco de distorção relevante também pode fornecer evidência de auditoria com relação a outras considerações relevantes, como por exemplo, avaliação ou medição relacionadas com litígios e reclamações. A NBC TA 540 estabelece requisitos e fornece orientação relevante para a consideração do auditor sobre litígios e reclamações que exigem estimativas contábeis ou divulgações relacionadas nas demonstrações contábeis.</w:t>
      </w:r>
    </w:p>
    <w:p w14:paraId="3B600744" w14:textId="77777777" w:rsidR="002A7EB0" w:rsidRDefault="002A7EB0" w:rsidP="002A7EB0">
      <w:pPr>
        <w:ind w:left="567" w:hanging="567"/>
        <w:jc w:val="both"/>
      </w:pPr>
    </w:p>
    <w:p w14:paraId="6E0381C2" w14:textId="77777777" w:rsidR="002A7EB0" w:rsidRDefault="002A7EB0" w:rsidP="002A7EB0">
      <w:pPr>
        <w:ind w:left="567" w:hanging="567"/>
        <w:jc w:val="both"/>
      </w:pPr>
      <w:r>
        <w:t>Revisão das contas de despesas de natureza legal (ver item 9(c))</w:t>
      </w:r>
    </w:p>
    <w:p w14:paraId="1795E950" w14:textId="77777777" w:rsidR="002A7EB0" w:rsidRDefault="002A7EB0" w:rsidP="002A7EB0">
      <w:pPr>
        <w:ind w:left="567" w:hanging="567"/>
        <w:jc w:val="both"/>
      </w:pPr>
    </w:p>
    <w:p w14:paraId="6D246306" w14:textId="77777777" w:rsidR="002A7EB0" w:rsidRDefault="002A7EB0" w:rsidP="002A7EB0">
      <w:pPr>
        <w:ind w:left="567" w:hanging="567"/>
        <w:jc w:val="both"/>
      </w:pPr>
      <w:r>
        <w:t xml:space="preserve">A20. </w:t>
      </w:r>
      <w:r>
        <w:tab/>
        <w:t>Dependendo das circunstâncias, o auditor pode julgar apropriado examinar documentos-fonte relacionados, como, por exemplo, faturas relacionadas com despesas de natureza legal como parte da sua revisão dessas contas de despesas legais.</w:t>
      </w:r>
    </w:p>
    <w:p w14:paraId="27F7C987" w14:textId="77777777" w:rsidR="002A7EB0" w:rsidRDefault="002A7EB0" w:rsidP="002A7EB0">
      <w:pPr>
        <w:ind w:left="567" w:hanging="567"/>
        <w:jc w:val="both"/>
      </w:pPr>
    </w:p>
    <w:p w14:paraId="67FB0CB1" w14:textId="77777777" w:rsidR="002A7EB0" w:rsidRDefault="002A7EB0" w:rsidP="002A7EB0">
      <w:pPr>
        <w:ind w:left="567" w:hanging="567"/>
        <w:jc w:val="both"/>
      </w:pPr>
      <w:r>
        <w:t>Comunicação com a consultoria jurídica externa da entidade (ver itens 10 e 11)</w:t>
      </w:r>
    </w:p>
    <w:p w14:paraId="2522DB89" w14:textId="77777777" w:rsidR="002A7EB0" w:rsidRDefault="002A7EB0" w:rsidP="002A7EB0">
      <w:pPr>
        <w:ind w:left="567" w:hanging="567"/>
        <w:jc w:val="both"/>
      </w:pPr>
    </w:p>
    <w:p w14:paraId="454CEC90" w14:textId="77777777" w:rsidR="002A7EB0" w:rsidRDefault="002A7EB0" w:rsidP="002A7EB0">
      <w:pPr>
        <w:ind w:left="567" w:hanging="567"/>
        <w:jc w:val="both"/>
      </w:pPr>
      <w:r>
        <w:t xml:space="preserve">A21. </w:t>
      </w:r>
      <w:r>
        <w:tab/>
        <w:t>A comunicação direta com a consultoria jurídica externa da entidade ajuda o auditor a obter evidência de auditoria apropriada e suficiente sobre se os litígios e reclamações, potencialmente relevantes, são conhecidos e se as estimativas da administração sobre as implicações financeiras, incluindo custos, são razoáveis.</w:t>
      </w:r>
    </w:p>
    <w:p w14:paraId="331C2954" w14:textId="77777777" w:rsidR="002A7EB0" w:rsidRDefault="002A7EB0" w:rsidP="002A7EB0">
      <w:pPr>
        <w:ind w:left="567" w:hanging="567"/>
        <w:jc w:val="both"/>
      </w:pPr>
    </w:p>
    <w:p w14:paraId="5A6A4D43" w14:textId="77777777" w:rsidR="002A7EB0" w:rsidRDefault="002A7EB0" w:rsidP="002A7EB0">
      <w:pPr>
        <w:ind w:left="567" w:hanging="567"/>
        <w:jc w:val="both"/>
      </w:pPr>
      <w:r>
        <w:t xml:space="preserve">A22. </w:t>
      </w:r>
      <w:r>
        <w:tab/>
        <w:t>Em alguns casos, o auditor pode buscar comunicação direta com a consultoria jurídica externa da entidade, por meio de carta de indagação genérica. Para esse fim, a carta de indagação genérica solicita à consultoria jurídica externa da entidade que informe o auditor sobre quaisquer litígios e reclamações de que a consultoria tem conhecimento, juntamente com a avaliação do resultado dos litígios e das reclamações, e a estimativa das implicações financeiras, incluindo os custos envolvidos.</w:t>
      </w:r>
    </w:p>
    <w:p w14:paraId="3B22E3B3" w14:textId="77777777" w:rsidR="002A7EB0" w:rsidRDefault="002A7EB0" w:rsidP="002A7EB0">
      <w:pPr>
        <w:ind w:left="567" w:hanging="567"/>
        <w:jc w:val="both"/>
      </w:pPr>
    </w:p>
    <w:p w14:paraId="44861422" w14:textId="77777777" w:rsidR="002A7EB0" w:rsidRDefault="002A7EB0" w:rsidP="002A7EB0">
      <w:pPr>
        <w:ind w:left="567" w:hanging="567"/>
        <w:jc w:val="both"/>
      </w:pPr>
      <w:r>
        <w:t xml:space="preserve">A23. </w:t>
      </w:r>
      <w:r>
        <w:tab/>
        <w:t>Se for considerado improvável que a consultoria jurídica externa da entidade responda de modo apropriado à carta de indagação genérica, por exemplo, se o órgão profissional ao qual o assessor jurídico externo pertence proibir que essa carta seja respondida, o auditor pode buscar comunicação direta por meio de carta de indagação específica. Para esse fim, a carta de indagação específica inclui:</w:t>
      </w:r>
    </w:p>
    <w:p w14:paraId="66BF287A" w14:textId="77777777" w:rsidR="002A7EB0" w:rsidRDefault="002A7EB0" w:rsidP="002A7EB0">
      <w:pPr>
        <w:ind w:left="567" w:hanging="567"/>
        <w:jc w:val="both"/>
      </w:pPr>
    </w:p>
    <w:p w14:paraId="4E80BF24" w14:textId="77777777" w:rsidR="002A7EB0" w:rsidRDefault="002A7EB0" w:rsidP="002A7EB0">
      <w:pPr>
        <w:ind w:left="1276" w:hanging="425"/>
        <w:jc w:val="both"/>
      </w:pPr>
      <w:r>
        <w:t xml:space="preserve">(a) </w:t>
      </w:r>
      <w:r>
        <w:tab/>
        <w:t>lista de litígios e reclamações;</w:t>
      </w:r>
    </w:p>
    <w:p w14:paraId="3C31945B" w14:textId="77777777" w:rsidR="002A7EB0" w:rsidRDefault="002A7EB0" w:rsidP="002A7EB0">
      <w:pPr>
        <w:ind w:left="1276" w:hanging="425"/>
        <w:jc w:val="both"/>
      </w:pPr>
    </w:p>
    <w:p w14:paraId="55153D73" w14:textId="77777777" w:rsidR="002A7EB0" w:rsidRDefault="002A7EB0" w:rsidP="002A7EB0">
      <w:pPr>
        <w:ind w:left="1276" w:hanging="425"/>
        <w:jc w:val="both"/>
      </w:pPr>
      <w:r>
        <w:t xml:space="preserve">(b) </w:t>
      </w:r>
      <w:r>
        <w:tab/>
        <w:t>quando disponível, a avaliação da administração sobre o resultado de cada um dos litígios e das reclamações identificadas e a estimativa das implicações financeiras, incluindo os custos envolvidos; e</w:t>
      </w:r>
    </w:p>
    <w:p w14:paraId="2AE34F2D" w14:textId="77777777" w:rsidR="002A7EB0" w:rsidRDefault="002A7EB0" w:rsidP="002A7EB0">
      <w:pPr>
        <w:ind w:left="1276" w:hanging="425"/>
        <w:jc w:val="both"/>
      </w:pPr>
    </w:p>
    <w:p w14:paraId="6D61487D" w14:textId="77777777" w:rsidR="002A7EB0" w:rsidRDefault="002A7EB0" w:rsidP="002A7EB0">
      <w:pPr>
        <w:ind w:left="1276" w:hanging="425"/>
        <w:jc w:val="both"/>
      </w:pPr>
      <w:r>
        <w:t xml:space="preserve">(c) </w:t>
      </w:r>
      <w:r>
        <w:tab/>
        <w:t>solicitação para que o assessor jurídico externo da entidade confirme se as avaliações da administração são razoáveis e forneça para o auditor mais informações, se a lista for considerada pelo assessor jurídico externo da entidade como incompleta ou incorreta.</w:t>
      </w:r>
    </w:p>
    <w:p w14:paraId="4826C6C4" w14:textId="77777777" w:rsidR="002A7EB0" w:rsidRDefault="002A7EB0" w:rsidP="002A7EB0">
      <w:pPr>
        <w:ind w:left="567" w:hanging="567"/>
        <w:jc w:val="both"/>
      </w:pPr>
    </w:p>
    <w:p w14:paraId="12A421A7" w14:textId="77777777" w:rsidR="002A7EB0" w:rsidRDefault="002A7EB0" w:rsidP="002A7EB0">
      <w:pPr>
        <w:ind w:left="567" w:hanging="567"/>
        <w:jc w:val="both"/>
      </w:pPr>
      <w:r>
        <w:t xml:space="preserve">A24. </w:t>
      </w:r>
      <w:r>
        <w:tab/>
        <w:t>Em certas circunstâncias, o auditor também pode julgar necessário reunir-se com o assessor jurídico externo da entidade para discutir sobre o resultado provável dos litígios ou das reclamações. Esse pode ser o caso, por exemplo, quando:</w:t>
      </w:r>
    </w:p>
    <w:p w14:paraId="3DABABFB" w14:textId="77777777" w:rsidR="002A7EB0" w:rsidRDefault="002A7EB0" w:rsidP="002A7EB0">
      <w:pPr>
        <w:ind w:left="567" w:hanging="567"/>
        <w:jc w:val="both"/>
      </w:pPr>
    </w:p>
    <w:p w14:paraId="7DF18B61" w14:textId="77777777" w:rsidR="002A7EB0" w:rsidRDefault="002A7EB0">
      <w:pPr>
        <w:numPr>
          <w:ilvl w:val="0"/>
          <w:numId w:val="185"/>
        </w:numPr>
        <w:spacing w:after="0" w:line="240" w:lineRule="auto"/>
        <w:ind w:left="1134" w:hanging="283"/>
        <w:jc w:val="both"/>
      </w:pPr>
      <w:r>
        <w:t>o auditor determina que o assunto é um risco significativo;</w:t>
      </w:r>
    </w:p>
    <w:p w14:paraId="367D0837" w14:textId="77777777" w:rsidR="002A7EB0" w:rsidRDefault="002A7EB0">
      <w:pPr>
        <w:numPr>
          <w:ilvl w:val="0"/>
          <w:numId w:val="185"/>
        </w:numPr>
        <w:spacing w:after="0" w:line="240" w:lineRule="auto"/>
        <w:ind w:left="1134" w:hanging="283"/>
        <w:jc w:val="both"/>
      </w:pPr>
      <w:r>
        <w:t>o assunto é complexo;</w:t>
      </w:r>
    </w:p>
    <w:p w14:paraId="75B1091C" w14:textId="77777777" w:rsidR="002A7EB0" w:rsidRDefault="002A7EB0">
      <w:pPr>
        <w:numPr>
          <w:ilvl w:val="0"/>
          <w:numId w:val="185"/>
        </w:numPr>
        <w:spacing w:after="0" w:line="240" w:lineRule="auto"/>
        <w:ind w:left="1134" w:hanging="283"/>
        <w:jc w:val="both"/>
      </w:pPr>
      <w:r>
        <w:t>existe desacordo entre a administração e o assessor jurídico externo da entidade.</w:t>
      </w:r>
    </w:p>
    <w:p w14:paraId="23B75CED" w14:textId="77777777" w:rsidR="002A7EB0" w:rsidRDefault="002A7EB0" w:rsidP="002A7EB0">
      <w:pPr>
        <w:ind w:left="567" w:hanging="567"/>
        <w:jc w:val="both"/>
      </w:pPr>
    </w:p>
    <w:p w14:paraId="4C74BD59" w14:textId="77777777" w:rsidR="002A7EB0" w:rsidRDefault="002A7EB0" w:rsidP="002A7EB0">
      <w:pPr>
        <w:ind w:left="567"/>
        <w:jc w:val="both"/>
      </w:pPr>
      <w:r>
        <w:t>Normalmente, essas reuniões requerem a permissão da administração e são realizadas com a presença de representante da administração.</w:t>
      </w:r>
    </w:p>
    <w:p w14:paraId="3590E396" w14:textId="77777777" w:rsidR="002A7EB0" w:rsidRDefault="002A7EB0" w:rsidP="002A7EB0">
      <w:pPr>
        <w:ind w:left="567" w:hanging="567"/>
        <w:jc w:val="both"/>
      </w:pPr>
    </w:p>
    <w:p w14:paraId="1277CCAF" w14:textId="77777777" w:rsidR="002A7EB0" w:rsidRDefault="002A7EB0" w:rsidP="002A7EB0">
      <w:pPr>
        <w:ind w:left="567" w:hanging="567"/>
        <w:jc w:val="both"/>
      </w:pPr>
      <w:r>
        <w:t xml:space="preserve">A25. </w:t>
      </w:r>
      <w:r>
        <w:tab/>
        <w:t>Em conformidade com a NBC TA 700, item 42, o auditor não deve emitir e datar o seu relatório de auditoria independente antes da data em que el</w:t>
      </w:r>
      <w:r w:rsidRPr="008215AF">
        <w:t>e obter e</w:t>
      </w:r>
      <w:r>
        <w:t>vidência de auditoria apropriada e suficiente para fundamentar sua opinião sobre as demonstrações contábeis. A evidência de auditoria quanto ao estágio dos litígios e das reclamações até a data do relatório do auditor independente pode ser obtida mediante indagação à administração, incluindo assessores jurídicos internos, responsáveis pelos assuntos relevantes. Em algumas circunstâncias, o auditor pode precisar obter informação atualizada sobre a consultoria jurídica externa da entidade.</w:t>
      </w:r>
    </w:p>
    <w:p w14:paraId="18F40B3A" w14:textId="77777777" w:rsidR="002A7EB0" w:rsidRDefault="002A7EB0" w:rsidP="002A7EB0">
      <w:pPr>
        <w:ind w:left="567" w:hanging="567"/>
        <w:jc w:val="both"/>
      </w:pPr>
    </w:p>
    <w:p w14:paraId="655F65A4" w14:textId="77777777" w:rsidR="002A7EB0" w:rsidRDefault="002A7EB0" w:rsidP="002A7EB0">
      <w:pPr>
        <w:ind w:left="567" w:hanging="567"/>
        <w:jc w:val="both"/>
      </w:pPr>
      <w:r w:rsidRPr="00287044">
        <w:rPr>
          <w:b/>
        </w:rPr>
        <w:t>Informações por segmento</w:t>
      </w:r>
      <w:r>
        <w:t xml:space="preserve"> (ver item 13)</w:t>
      </w:r>
    </w:p>
    <w:p w14:paraId="17CB3FEA" w14:textId="77777777" w:rsidR="002A7EB0" w:rsidRDefault="002A7EB0" w:rsidP="002A7EB0">
      <w:pPr>
        <w:ind w:left="567" w:hanging="567"/>
        <w:jc w:val="both"/>
      </w:pPr>
    </w:p>
    <w:p w14:paraId="6B5FA6BB" w14:textId="77777777" w:rsidR="002A7EB0" w:rsidRDefault="002A7EB0" w:rsidP="002A7EB0">
      <w:pPr>
        <w:ind w:left="567" w:hanging="567"/>
        <w:jc w:val="both"/>
      </w:pPr>
      <w:r>
        <w:t xml:space="preserve">A26. </w:t>
      </w:r>
      <w:r>
        <w:tab/>
        <w:t>Dependendo da estrutura de relatório financeiro aplicável, pode ser que a entidade deva ou tenha permissão de divulgar informações por segmento nas demonstrações contábeis. A responsabilidade do auditor com relação à apresentação e à divulgação das informações por segmento está relacionada às demonstrações contábeis como um todo. Consequentemente, não é exigido do auditor a execução de procedimentos de auditoria que seriam necessários para expressar uma opinião sobre as informações por segmento apresentadas isoladamente.</w:t>
      </w:r>
    </w:p>
    <w:p w14:paraId="4F8C5303" w14:textId="77777777" w:rsidR="002A7EB0" w:rsidRPr="006940E0" w:rsidRDefault="002A7EB0" w:rsidP="002A7EB0">
      <w:pPr>
        <w:ind w:left="567" w:hanging="567"/>
        <w:jc w:val="both"/>
      </w:pPr>
    </w:p>
    <w:p w14:paraId="55597653" w14:textId="77777777" w:rsidR="002A7EB0" w:rsidRDefault="002A7EB0" w:rsidP="002A7EB0">
      <w:pPr>
        <w:ind w:left="567" w:hanging="567"/>
        <w:jc w:val="both"/>
      </w:pPr>
      <w:r>
        <w:t>Entendimento dos métodos utilizados pela administração (ver item 13(a))</w:t>
      </w:r>
    </w:p>
    <w:p w14:paraId="641D3EFE" w14:textId="77777777" w:rsidR="002A7EB0" w:rsidRDefault="002A7EB0" w:rsidP="002A7EB0">
      <w:pPr>
        <w:ind w:left="567" w:hanging="567"/>
        <w:jc w:val="both"/>
      </w:pPr>
    </w:p>
    <w:p w14:paraId="5106853E" w14:textId="77777777" w:rsidR="002A7EB0" w:rsidRDefault="002A7EB0" w:rsidP="002A7EB0">
      <w:pPr>
        <w:ind w:left="567" w:hanging="567"/>
        <w:jc w:val="both"/>
      </w:pPr>
      <w:r>
        <w:t xml:space="preserve">A27. </w:t>
      </w:r>
      <w:r>
        <w:tab/>
        <w:t>Dependendo das circunstâncias, exemplos de assuntos que podem ser relevantes na obtenção de entendimento dos métodos usados pela administração para determinar as informações por segmento e se é provável que tais métodos resultem em divulgação de acordo com a estrutura de relatório financeiro aplicável incluem:</w:t>
      </w:r>
    </w:p>
    <w:p w14:paraId="023275BE" w14:textId="77777777" w:rsidR="002A7EB0" w:rsidRDefault="002A7EB0" w:rsidP="002A7EB0">
      <w:pPr>
        <w:ind w:left="567" w:hanging="567"/>
        <w:jc w:val="both"/>
      </w:pPr>
    </w:p>
    <w:p w14:paraId="64DBA1CF" w14:textId="77777777" w:rsidR="002A7EB0" w:rsidRDefault="002A7EB0">
      <w:pPr>
        <w:numPr>
          <w:ilvl w:val="0"/>
          <w:numId w:val="185"/>
        </w:numPr>
        <w:spacing w:after="0" w:line="240" w:lineRule="auto"/>
        <w:ind w:left="1134" w:hanging="283"/>
        <w:jc w:val="both"/>
      </w:pPr>
      <w:r>
        <w:t>vendas, transferências e encargos entre segmentos, assim como a eliminação de valores entre segmentos;</w:t>
      </w:r>
    </w:p>
    <w:p w14:paraId="58DB6D59" w14:textId="77777777" w:rsidR="002A7EB0" w:rsidRDefault="002A7EB0">
      <w:pPr>
        <w:numPr>
          <w:ilvl w:val="0"/>
          <w:numId w:val="185"/>
        </w:numPr>
        <w:spacing w:after="0" w:line="240" w:lineRule="auto"/>
        <w:ind w:left="1134" w:hanging="283"/>
        <w:jc w:val="both"/>
      </w:pPr>
      <w:r>
        <w:t>comparações com orçamentos e outros resultados esperados, por exemplo, lucros operacionais como porcentagem das vendas;</w:t>
      </w:r>
    </w:p>
    <w:p w14:paraId="74FED66E" w14:textId="77777777" w:rsidR="002A7EB0" w:rsidRDefault="002A7EB0">
      <w:pPr>
        <w:numPr>
          <w:ilvl w:val="0"/>
          <w:numId w:val="185"/>
        </w:numPr>
        <w:spacing w:after="0" w:line="240" w:lineRule="auto"/>
        <w:ind w:left="1134" w:hanging="283"/>
        <w:jc w:val="both"/>
      </w:pPr>
      <w:r>
        <w:t>alocação de ativos e custos entre os segmentos;</w:t>
      </w:r>
    </w:p>
    <w:p w14:paraId="6F7537C3" w14:textId="77777777" w:rsidR="002A7EB0" w:rsidRDefault="002A7EB0">
      <w:pPr>
        <w:numPr>
          <w:ilvl w:val="0"/>
          <w:numId w:val="185"/>
        </w:numPr>
        <w:spacing w:after="0" w:line="240" w:lineRule="auto"/>
        <w:ind w:left="1134" w:hanging="283"/>
        <w:jc w:val="both"/>
      </w:pPr>
      <w:r>
        <w:t>consistência com períodos anteriores e a adequação das divulgações com relação às inconsistências.</w:t>
      </w:r>
    </w:p>
    <w:p w14:paraId="7EE93324" w14:textId="77777777" w:rsidR="002A7EB0" w:rsidRDefault="002A7EB0" w:rsidP="002A7EB0"/>
    <w:p w14:paraId="465CDE3A" w14:textId="77777777" w:rsidR="002A7EB0" w:rsidRPr="002A7EB0" w:rsidRDefault="002A7EB0" w:rsidP="002A7EB0"/>
    <w:p w14:paraId="437D7D28" w14:textId="73C63780" w:rsidR="006D2D68" w:rsidRDefault="006D2D68" w:rsidP="00D17E06">
      <w:pPr>
        <w:pStyle w:val="Ttulo1"/>
        <w:spacing w:before="0" w:after="120" w:line="240" w:lineRule="auto"/>
        <w:rPr>
          <w:rFonts w:ascii="Times New Roman" w:hAnsi="Times New Roman" w:cs="Times New Roman"/>
          <w:b/>
          <w:bCs/>
          <w:color w:val="auto"/>
          <w:sz w:val="24"/>
          <w:szCs w:val="24"/>
        </w:rPr>
      </w:pPr>
      <w:bookmarkStart w:id="117" w:name="_Toc183036853"/>
      <w:r w:rsidRPr="00D17E06">
        <w:rPr>
          <w:rFonts w:ascii="Times New Roman" w:hAnsi="Times New Roman" w:cs="Times New Roman"/>
          <w:b/>
          <w:bCs/>
          <w:color w:val="auto"/>
          <w:sz w:val="24"/>
          <w:szCs w:val="24"/>
        </w:rPr>
        <w:t>NBC TA 505</w:t>
      </w:r>
      <w:bookmarkEnd w:id="117"/>
    </w:p>
    <w:p w14:paraId="0C284B2D" w14:textId="77777777" w:rsidR="002A7EB0" w:rsidRPr="002A7EB0" w:rsidRDefault="002A7EB0" w:rsidP="002A7EB0">
      <w:pPr>
        <w:rPr>
          <w:b/>
          <w:bCs/>
        </w:rPr>
      </w:pPr>
      <w:r w:rsidRPr="002A7EB0">
        <w:rPr>
          <w:b/>
          <w:bCs/>
        </w:rPr>
        <w:t>RESOLUÇÃO CFC Nº. 1.219/09</w:t>
      </w:r>
    </w:p>
    <w:p w14:paraId="00D8A417" w14:textId="77777777" w:rsidR="002A7EB0" w:rsidRDefault="002A7EB0" w:rsidP="002A7EB0"/>
    <w:p w14:paraId="121BB650" w14:textId="77777777" w:rsidR="002A7EB0" w:rsidRDefault="002A7EB0" w:rsidP="002A7EB0">
      <w:pPr>
        <w:ind w:left="3969"/>
        <w:jc w:val="both"/>
        <w:rPr>
          <w:bCs/>
          <w:i/>
          <w:iCs/>
        </w:rPr>
      </w:pPr>
    </w:p>
    <w:p w14:paraId="4C2DD821" w14:textId="77777777" w:rsidR="002A7EB0" w:rsidRDefault="002A7EB0" w:rsidP="002A7EB0">
      <w:pPr>
        <w:ind w:left="3969"/>
        <w:jc w:val="both"/>
        <w:rPr>
          <w:i/>
        </w:rPr>
      </w:pPr>
      <w:r>
        <w:rPr>
          <w:bCs/>
          <w:i/>
          <w:iCs/>
        </w:rPr>
        <w:t xml:space="preserve">Aprova a NBC TA </w:t>
      </w:r>
      <w:r>
        <w:rPr>
          <w:i/>
        </w:rPr>
        <w:t>505</w:t>
      </w:r>
      <w:r>
        <w:t xml:space="preserve"> – </w:t>
      </w:r>
      <w:r>
        <w:rPr>
          <w:i/>
        </w:rPr>
        <w:t>Confirmações Externas.</w:t>
      </w:r>
    </w:p>
    <w:p w14:paraId="158B3C89" w14:textId="77777777" w:rsidR="002A7EB0" w:rsidRDefault="002A7EB0" w:rsidP="002A7EB0">
      <w:pPr>
        <w:ind w:firstLine="2127"/>
        <w:jc w:val="both"/>
      </w:pPr>
      <w:r>
        <w:rPr>
          <w:bCs/>
        </w:rPr>
        <w:t>O CONSELHO FEDERAL DE CONTABILIDADE</w:t>
      </w:r>
      <w:r>
        <w:t>, no exercício de suas atribuições legais e regimentais,</w:t>
      </w:r>
    </w:p>
    <w:p w14:paraId="199E04C6" w14:textId="77777777" w:rsidR="002A7EB0" w:rsidRDefault="002A7EB0" w:rsidP="002A7EB0">
      <w:pPr>
        <w:ind w:firstLine="2127"/>
      </w:pPr>
    </w:p>
    <w:p w14:paraId="5E29F1D3" w14:textId="77777777" w:rsidR="002A7EB0" w:rsidRDefault="002A7EB0" w:rsidP="002A7EB0">
      <w:pPr>
        <w:ind w:firstLine="2127"/>
        <w:jc w:val="both"/>
        <w:rPr>
          <w:bCs/>
          <w:color w:val="000000"/>
        </w:rPr>
      </w:pPr>
      <w:r>
        <w:rPr>
          <w:bCs/>
          <w:color w:val="000000"/>
        </w:rPr>
        <w:t>CONSIDERANDO o processo de convergência das Normas Brasileiras de Contabilidade aos padrões internacionais;</w:t>
      </w:r>
    </w:p>
    <w:p w14:paraId="0A2F19F3" w14:textId="77777777" w:rsidR="002A7EB0" w:rsidRDefault="002A7EB0" w:rsidP="002A7EB0">
      <w:pPr>
        <w:ind w:firstLine="2127"/>
        <w:jc w:val="both"/>
        <w:rPr>
          <w:bCs/>
          <w:color w:val="000000"/>
        </w:rPr>
      </w:pPr>
    </w:p>
    <w:p w14:paraId="4C034124" w14:textId="77777777" w:rsidR="002A7EB0" w:rsidRDefault="002A7EB0" w:rsidP="002A7EB0">
      <w:pPr>
        <w:ind w:firstLine="2127"/>
        <w:jc w:val="both"/>
        <w:rPr>
          <w:bCs/>
          <w:color w:val="000000"/>
        </w:rPr>
      </w:pPr>
      <w:r>
        <w:rPr>
          <w:bCs/>
          <w:color w:val="000000"/>
        </w:rPr>
        <w:t>CONSIDERANDO que o Conselho Federal de Contabilidade é membro associado da IFAC – Federação Internacional de Contadores;</w:t>
      </w:r>
    </w:p>
    <w:p w14:paraId="33E6CEF5" w14:textId="77777777" w:rsidR="002A7EB0" w:rsidRDefault="002A7EB0" w:rsidP="002A7EB0">
      <w:pPr>
        <w:ind w:firstLine="2127"/>
        <w:jc w:val="both"/>
        <w:rPr>
          <w:bCs/>
          <w:color w:val="000000"/>
        </w:rPr>
      </w:pPr>
    </w:p>
    <w:p w14:paraId="389E4E6B" w14:textId="77777777" w:rsidR="002A7EB0" w:rsidRDefault="002A7EB0" w:rsidP="002A7EB0">
      <w:pPr>
        <w:ind w:firstLine="2127"/>
        <w:jc w:val="both"/>
        <w:rPr>
          <w:bCs/>
          <w:color w:val="000000"/>
        </w:rPr>
      </w:pPr>
      <w:r>
        <w:rPr>
          <w:bCs/>
          <w:color w:val="000000"/>
        </w:rPr>
        <w:t xml:space="preserve">CONSIDERANDO a Política de Tradução e Reprodução de Normas, emitida pela IFAC em dezembro de 2008; </w:t>
      </w:r>
    </w:p>
    <w:p w14:paraId="2C33284D" w14:textId="77777777" w:rsidR="002A7EB0" w:rsidRDefault="002A7EB0" w:rsidP="002A7EB0">
      <w:pPr>
        <w:ind w:firstLine="2127"/>
        <w:jc w:val="both"/>
        <w:rPr>
          <w:bCs/>
          <w:color w:val="000000"/>
        </w:rPr>
      </w:pPr>
    </w:p>
    <w:p w14:paraId="419DEC1D" w14:textId="77777777" w:rsidR="002A7EB0" w:rsidRDefault="002A7EB0" w:rsidP="002A7EB0">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6277DBB7" w14:textId="77777777" w:rsidR="002A7EB0" w:rsidRDefault="002A7EB0" w:rsidP="002A7EB0">
      <w:pPr>
        <w:ind w:firstLine="2127"/>
        <w:jc w:val="both"/>
        <w:rPr>
          <w:bCs/>
          <w:color w:val="000000"/>
        </w:rPr>
      </w:pPr>
    </w:p>
    <w:p w14:paraId="2B34EAC0" w14:textId="77777777" w:rsidR="002A7EB0" w:rsidRDefault="002A7EB0" w:rsidP="002A7EB0">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281E977A" w14:textId="77777777" w:rsidR="002A7EB0" w:rsidRDefault="002A7EB0" w:rsidP="002A7EB0">
      <w:pPr>
        <w:ind w:firstLine="2127"/>
        <w:jc w:val="both"/>
        <w:rPr>
          <w:color w:val="000000"/>
        </w:rPr>
      </w:pPr>
    </w:p>
    <w:p w14:paraId="38A5E0FD" w14:textId="77777777" w:rsidR="002A7EB0" w:rsidRDefault="002A7EB0" w:rsidP="002A7EB0">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4EB51031" w14:textId="77777777" w:rsidR="002A7EB0" w:rsidRDefault="002A7EB0" w:rsidP="002A7EB0">
      <w:pPr>
        <w:spacing w:before="120" w:after="120"/>
        <w:ind w:firstLine="2268"/>
        <w:rPr>
          <w:color w:val="000000"/>
        </w:rPr>
      </w:pPr>
      <w:r>
        <w:rPr>
          <w:bCs/>
        </w:rPr>
        <w:t xml:space="preserve">          </w:t>
      </w:r>
    </w:p>
    <w:p w14:paraId="133B102E" w14:textId="77777777" w:rsidR="002A7EB0" w:rsidRDefault="002A7EB0" w:rsidP="002A7EB0">
      <w:pPr>
        <w:ind w:firstLine="2127"/>
        <w:rPr>
          <w:bCs/>
        </w:rPr>
      </w:pPr>
      <w:r>
        <w:rPr>
          <w:bCs/>
        </w:rPr>
        <w:t xml:space="preserve">RESOLVE: </w:t>
      </w:r>
    </w:p>
    <w:p w14:paraId="5BE86929" w14:textId="77777777" w:rsidR="002A7EB0" w:rsidRDefault="002A7EB0" w:rsidP="002A7EB0">
      <w:pPr>
        <w:tabs>
          <w:tab w:val="left" w:pos="1418"/>
        </w:tabs>
        <w:rPr>
          <w:bCs/>
        </w:rPr>
      </w:pPr>
      <w:r>
        <w:rPr>
          <w:bCs/>
        </w:rPr>
        <w:tab/>
      </w:r>
    </w:p>
    <w:p w14:paraId="7E17296D" w14:textId="77777777" w:rsidR="002A7EB0" w:rsidRDefault="002A7EB0" w:rsidP="002A7EB0">
      <w:pPr>
        <w:ind w:firstLine="2127"/>
        <w:jc w:val="both"/>
      </w:pPr>
      <w:r>
        <w:t xml:space="preserve">Art. 1º. Aprovar a NBC TA 505 – “Confirmações Externas”, </w:t>
      </w:r>
      <w:r>
        <w:rPr>
          <w:color w:val="000000"/>
        </w:rPr>
        <w:t>elaborada de acordo com a sua equivalente internacional ISA 505</w:t>
      </w:r>
      <w:r>
        <w:t xml:space="preserve">. </w:t>
      </w:r>
    </w:p>
    <w:p w14:paraId="599D2B24" w14:textId="77777777" w:rsidR="002A7EB0" w:rsidRDefault="002A7EB0" w:rsidP="002A7EB0">
      <w:pPr>
        <w:ind w:firstLine="708"/>
        <w:jc w:val="center"/>
      </w:pPr>
      <w:r>
        <w:t xml:space="preserve"> </w:t>
      </w:r>
    </w:p>
    <w:p w14:paraId="7D8CD752" w14:textId="77777777" w:rsidR="002A7EB0" w:rsidRDefault="002A7EB0" w:rsidP="002A7EB0">
      <w:pPr>
        <w:ind w:firstLine="2127"/>
        <w:jc w:val="both"/>
      </w:pPr>
      <w:r>
        <w:rPr>
          <w:bCs/>
        </w:rPr>
        <w:t>Art. 2º.</w:t>
      </w:r>
      <w:r>
        <w:t xml:space="preserve"> Esta Resolução entra em vigor nos exercícios iniciados em ou após 1º. de janeiro de 2010.</w:t>
      </w:r>
    </w:p>
    <w:p w14:paraId="1F2D5D6D" w14:textId="77777777" w:rsidR="002A7EB0" w:rsidRDefault="002A7EB0" w:rsidP="002A7EB0">
      <w:pPr>
        <w:ind w:firstLine="2127"/>
        <w:jc w:val="both"/>
      </w:pPr>
    </w:p>
    <w:p w14:paraId="2A65E329" w14:textId="77777777" w:rsidR="002A7EB0" w:rsidRDefault="002A7EB0" w:rsidP="002A7EB0">
      <w:pPr>
        <w:ind w:firstLine="2127"/>
        <w:jc w:val="both"/>
      </w:pPr>
    </w:p>
    <w:p w14:paraId="21C85717" w14:textId="77777777" w:rsidR="002A7EB0" w:rsidRDefault="002A7EB0" w:rsidP="002A7EB0">
      <w:pPr>
        <w:ind w:firstLine="2127"/>
        <w:jc w:val="both"/>
      </w:pPr>
    </w:p>
    <w:p w14:paraId="1DC1D3DE" w14:textId="77777777" w:rsidR="002A7EB0" w:rsidRDefault="002A7EB0" w:rsidP="002A7EB0">
      <w:pPr>
        <w:ind w:firstLine="2127"/>
        <w:jc w:val="both"/>
      </w:pPr>
    </w:p>
    <w:p w14:paraId="2FE99C34" w14:textId="77777777" w:rsidR="002A7EB0" w:rsidRPr="00AD7F82" w:rsidRDefault="002A7EB0" w:rsidP="002A7EB0">
      <w:pPr>
        <w:ind w:firstLine="2127"/>
        <w:jc w:val="both"/>
        <w:rPr>
          <w:vanish/>
          <w:specVanish/>
        </w:rPr>
      </w:pPr>
      <w:r>
        <w:t>Art. 3</w:t>
      </w:r>
    </w:p>
    <w:p w14:paraId="301A4558" w14:textId="77777777" w:rsidR="002A7EB0" w:rsidRDefault="002A7EB0" w:rsidP="002A7EB0">
      <w:pPr>
        <w:ind w:firstLine="2127"/>
        <w:jc w:val="both"/>
      </w:pPr>
      <w:r>
        <w:t>º. Observado o disposto no art. 3º da Resolução CFC nº 1.203/09, ficam revogadas a partir de 1º. de janeiro de 2010 as disposições em contrário nos termos do art. 4º da mesma resolução.</w:t>
      </w:r>
    </w:p>
    <w:p w14:paraId="7AE2FB42" w14:textId="77777777" w:rsidR="002A7EB0" w:rsidRDefault="002A7EB0" w:rsidP="002A7EB0">
      <w:pPr>
        <w:pStyle w:val="Recuodecorpodetexto2"/>
        <w:spacing w:after="0" w:line="240" w:lineRule="auto"/>
        <w:ind w:left="0"/>
        <w:jc w:val="right"/>
        <w:rPr>
          <w:lang w:val="pt-BR"/>
        </w:rPr>
      </w:pPr>
    </w:p>
    <w:p w14:paraId="70CE1F51" w14:textId="77777777" w:rsidR="002A7EB0" w:rsidRDefault="002A7EB0" w:rsidP="002A7EB0">
      <w:pPr>
        <w:pStyle w:val="Recuodecorpodetexto2"/>
        <w:spacing w:after="0" w:line="240" w:lineRule="auto"/>
        <w:ind w:left="0"/>
        <w:jc w:val="right"/>
        <w:rPr>
          <w:lang w:val="pt-BR"/>
        </w:rPr>
      </w:pPr>
      <w:r>
        <w:rPr>
          <w:lang w:val="pt-BR"/>
        </w:rPr>
        <w:t>Brasília, 27 de novembro de 2009.</w:t>
      </w:r>
    </w:p>
    <w:p w14:paraId="2E944882" w14:textId="77777777" w:rsidR="002A7EB0" w:rsidRDefault="002A7EB0" w:rsidP="002A7EB0">
      <w:pPr>
        <w:ind w:firstLine="1418"/>
      </w:pPr>
    </w:p>
    <w:p w14:paraId="09AE743A" w14:textId="77777777" w:rsidR="002A7EB0" w:rsidRDefault="002A7EB0" w:rsidP="002A7EB0"/>
    <w:p w14:paraId="04AD961D" w14:textId="77777777" w:rsidR="002A7EB0" w:rsidRDefault="002A7EB0" w:rsidP="002A7EB0"/>
    <w:p w14:paraId="12647D20" w14:textId="77777777" w:rsidR="002A7EB0" w:rsidRDefault="002A7EB0" w:rsidP="002A7EB0">
      <w:pPr>
        <w:jc w:val="center"/>
        <w:rPr>
          <w:bCs/>
        </w:rPr>
      </w:pPr>
      <w:r>
        <w:t xml:space="preserve">Contadora </w:t>
      </w:r>
      <w:r>
        <w:rPr>
          <w:b/>
        </w:rPr>
        <w:t>Maria Clara Cavalcante Bugarim</w:t>
      </w:r>
    </w:p>
    <w:p w14:paraId="3420FD02" w14:textId="77777777" w:rsidR="002A7EB0" w:rsidRDefault="002A7EB0" w:rsidP="002A7EB0">
      <w:pPr>
        <w:pStyle w:val="Recuodecorpodetexto2"/>
        <w:spacing w:after="0" w:line="240" w:lineRule="auto"/>
        <w:ind w:left="0"/>
        <w:jc w:val="center"/>
        <w:rPr>
          <w:lang w:val="pt-BR"/>
        </w:rPr>
      </w:pPr>
      <w:r>
        <w:rPr>
          <w:lang w:val="pt-BR"/>
        </w:rPr>
        <w:t>Presidente</w:t>
      </w:r>
    </w:p>
    <w:p w14:paraId="7096FB08" w14:textId="77777777" w:rsidR="002A7EB0" w:rsidRDefault="002A7EB0" w:rsidP="002A7EB0">
      <w:pPr>
        <w:pStyle w:val="Recuodecorpodetexto2"/>
        <w:spacing w:after="0" w:line="240" w:lineRule="auto"/>
        <w:ind w:left="0" w:hanging="5103"/>
        <w:rPr>
          <w:lang w:val="pt-BR"/>
        </w:rPr>
      </w:pPr>
    </w:p>
    <w:p w14:paraId="6B2962C8" w14:textId="77777777" w:rsidR="002A7EB0" w:rsidRDefault="002A7EB0" w:rsidP="002A7EB0">
      <w:pPr>
        <w:pStyle w:val="Recuodecorpodetexto2"/>
        <w:spacing w:after="0" w:line="240" w:lineRule="auto"/>
        <w:ind w:left="0" w:hanging="5103"/>
        <w:rPr>
          <w:lang w:val="pt-BR"/>
        </w:rPr>
      </w:pPr>
    </w:p>
    <w:p w14:paraId="2DBF7CAE" w14:textId="77777777" w:rsidR="002A7EB0" w:rsidRDefault="002A7EB0" w:rsidP="002A7EB0">
      <w:pPr>
        <w:pStyle w:val="Recuodecorpodetexto2"/>
        <w:tabs>
          <w:tab w:val="left" w:pos="0"/>
        </w:tabs>
        <w:spacing w:after="0" w:line="240" w:lineRule="auto"/>
        <w:ind w:left="4820" w:hanging="4820"/>
        <w:rPr>
          <w:lang w:val="pt-BR"/>
        </w:rPr>
      </w:pPr>
      <w:r>
        <w:rPr>
          <w:lang w:val="pt-BR"/>
        </w:rPr>
        <w:t>Ata CFC nº. 931</w:t>
      </w:r>
    </w:p>
    <w:p w14:paraId="261EF9F3" w14:textId="77777777" w:rsidR="002A7EB0" w:rsidRDefault="002A7EB0" w:rsidP="002A7EB0">
      <w:pPr>
        <w:pStyle w:val="Recuodecorpodetexto2"/>
        <w:tabs>
          <w:tab w:val="left" w:pos="0"/>
        </w:tabs>
        <w:spacing w:after="0" w:line="240" w:lineRule="auto"/>
        <w:ind w:left="4820" w:hanging="4820"/>
        <w:rPr>
          <w:lang w:val="pt-BR"/>
        </w:rPr>
      </w:pPr>
    </w:p>
    <w:p w14:paraId="0D67B7D9" w14:textId="77777777" w:rsidR="002A7EB0" w:rsidRDefault="002A7EB0" w:rsidP="002A7EB0">
      <w:pPr>
        <w:pStyle w:val="Recuodecorpodetexto2"/>
        <w:tabs>
          <w:tab w:val="left" w:pos="0"/>
        </w:tabs>
        <w:spacing w:after="0" w:line="240" w:lineRule="auto"/>
        <w:ind w:left="4820" w:hanging="4820"/>
        <w:rPr>
          <w:lang w:val="pt-BR"/>
        </w:rPr>
      </w:pPr>
    </w:p>
    <w:p w14:paraId="5F04A7C4" w14:textId="77777777" w:rsidR="002A7EB0" w:rsidRDefault="002A7EB0" w:rsidP="002A7EB0">
      <w:pPr>
        <w:pStyle w:val="Recuodecorpodetexto2"/>
        <w:tabs>
          <w:tab w:val="left" w:pos="0"/>
        </w:tabs>
        <w:spacing w:after="0" w:line="240" w:lineRule="auto"/>
        <w:ind w:left="4820" w:hanging="4820"/>
        <w:rPr>
          <w:lang w:val="pt-BR"/>
        </w:rPr>
      </w:pPr>
    </w:p>
    <w:p w14:paraId="50A50349" w14:textId="77777777" w:rsidR="002A7EB0" w:rsidRDefault="002A7EB0" w:rsidP="002A7EB0">
      <w:pPr>
        <w:pStyle w:val="Recuodecorpodetexto2"/>
        <w:tabs>
          <w:tab w:val="left" w:pos="0"/>
        </w:tabs>
        <w:spacing w:after="0" w:line="240" w:lineRule="auto"/>
        <w:ind w:left="4820" w:hanging="4820"/>
        <w:rPr>
          <w:lang w:val="pt-BR"/>
        </w:rPr>
      </w:pPr>
    </w:p>
    <w:p w14:paraId="657BF5BD" w14:textId="77777777" w:rsidR="002A7EB0" w:rsidRDefault="002A7EB0" w:rsidP="002A7EB0">
      <w:pPr>
        <w:pStyle w:val="Recuodecorpodetexto2"/>
        <w:tabs>
          <w:tab w:val="left" w:pos="0"/>
        </w:tabs>
        <w:spacing w:after="0" w:line="240" w:lineRule="auto"/>
        <w:ind w:left="4820" w:hanging="4820"/>
        <w:rPr>
          <w:lang w:val="pt-BR"/>
        </w:rPr>
      </w:pPr>
    </w:p>
    <w:p w14:paraId="5F8F34EA" w14:textId="77777777" w:rsidR="002A7EB0" w:rsidRDefault="002A7EB0" w:rsidP="002A7EB0">
      <w:pPr>
        <w:pStyle w:val="Recuodecorpodetexto2"/>
        <w:tabs>
          <w:tab w:val="left" w:pos="0"/>
        </w:tabs>
        <w:spacing w:after="0" w:line="240" w:lineRule="auto"/>
        <w:ind w:left="4820" w:hanging="4820"/>
        <w:rPr>
          <w:lang w:val="pt-BR"/>
        </w:rPr>
      </w:pPr>
    </w:p>
    <w:p w14:paraId="13EDEC5F" w14:textId="77777777" w:rsidR="002A7EB0" w:rsidRDefault="002A7EB0" w:rsidP="002A7EB0">
      <w:pPr>
        <w:pStyle w:val="Recuodecorpodetexto2"/>
        <w:tabs>
          <w:tab w:val="left" w:pos="0"/>
        </w:tabs>
        <w:spacing w:after="0" w:line="240" w:lineRule="auto"/>
        <w:ind w:left="4820" w:hanging="4820"/>
        <w:rPr>
          <w:lang w:val="pt-BR"/>
        </w:rPr>
      </w:pPr>
    </w:p>
    <w:p w14:paraId="2991B98D" w14:textId="77777777" w:rsidR="002A7EB0" w:rsidRDefault="002A7EB0" w:rsidP="002A7EB0">
      <w:pPr>
        <w:pStyle w:val="Recuodecorpodetexto2"/>
        <w:tabs>
          <w:tab w:val="left" w:pos="0"/>
        </w:tabs>
        <w:spacing w:after="0" w:line="240" w:lineRule="auto"/>
        <w:ind w:left="4820" w:hanging="4820"/>
        <w:rPr>
          <w:lang w:val="pt-BR"/>
        </w:rPr>
      </w:pPr>
    </w:p>
    <w:p w14:paraId="5688232C" w14:textId="77777777" w:rsidR="002A7EB0" w:rsidRDefault="002A7EB0" w:rsidP="002A7EB0">
      <w:pPr>
        <w:pStyle w:val="Recuodecorpodetexto2"/>
        <w:tabs>
          <w:tab w:val="left" w:pos="0"/>
        </w:tabs>
        <w:spacing w:after="0" w:line="240" w:lineRule="auto"/>
        <w:ind w:left="4820" w:hanging="4820"/>
        <w:rPr>
          <w:lang w:val="pt-BR"/>
        </w:rPr>
      </w:pPr>
    </w:p>
    <w:p w14:paraId="3FBA3DBB" w14:textId="77777777" w:rsidR="002A7EB0" w:rsidRDefault="002A7EB0" w:rsidP="002A7EB0">
      <w:pPr>
        <w:pStyle w:val="Recuodecorpodetexto2"/>
        <w:tabs>
          <w:tab w:val="left" w:pos="0"/>
        </w:tabs>
        <w:spacing w:after="0" w:line="240" w:lineRule="auto"/>
        <w:ind w:left="4820" w:hanging="4820"/>
        <w:rPr>
          <w:lang w:val="pt-BR"/>
        </w:rPr>
      </w:pPr>
    </w:p>
    <w:p w14:paraId="66DEF43D" w14:textId="77777777" w:rsidR="002A7EB0" w:rsidRDefault="002A7EB0" w:rsidP="002A7EB0">
      <w:pPr>
        <w:pStyle w:val="Recuodecorpodetexto2"/>
        <w:tabs>
          <w:tab w:val="left" w:pos="0"/>
        </w:tabs>
        <w:spacing w:after="0" w:line="240" w:lineRule="auto"/>
        <w:ind w:left="4820" w:hanging="4820"/>
        <w:rPr>
          <w:lang w:val="pt-BR"/>
        </w:rPr>
      </w:pPr>
    </w:p>
    <w:p w14:paraId="124CC90A" w14:textId="77777777" w:rsidR="002A7EB0" w:rsidRDefault="002A7EB0" w:rsidP="002A7EB0">
      <w:pPr>
        <w:pStyle w:val="Recuodecorpodetexto2"/>
        <w:tabs>
          <w:tab w:val="left" w:pos="0"/>
        </w:tabs>
        <w:spacing w:after="0" w:line="240" w:lineRule="auto"/>
        <w:ind w:left="4820" w:hanging="4820"/>
        <w:rPr>
          <w:lang w:val="pt-BR"/>
        </w:rPr>
      </w:pPr>
    </w:p>
    <w:p w14:paraId="26C9484C" w14:textId="77777777" w:rsidR="002A7EB0" w:rsidRDefault="002A7EB0" w:rsidP="002A7EB0">
      <w:pPr>
        <w:pStyle w:val="Recuodecorpodetexto2"/>
        <w:tabs>
          <w:tab w:val="left" w:pos="0"/>
        </w:tabs>
        <w:spacing w:after="0" w:line="240" w:lineRule="auto"/>
        <w:ind w:left="4820" w:hanging="4820"/>
        <w:rPr>
          <w:lang w:val="pt-BR"/>
        </w:rPr>
      </w:pPr>
    </w:p>
    <w:p w14:paraId="12E73FEA" w14:textId="77777777" w:rsidR="002A7EB0" w:rsidRDefault="002A7EB0" w:rsidP="002A7EB0">
      <w:pPr>
        <w:pStyle w:val="Recuodecorpodetexto2"/>
        <w:tabs>
          <w:tab w:val="left" w:pos="0"/>
        </w:tabs>
        <w:spacing w:after="0" w:line="240" w:lineRule="auto"/>
        <w:ind w:left="4820" w:hanging="4820"/>
        <w:rPr>
          <w:lang w:val="pt-BR"/>
        </w:rPr>
      </w:pPr>
    </w:p>
    <w:p w14:paraId="4C8B9F3E" w14:textId="77777777" w:rsidR="002A7EB0" w:rsidRDefault="002A7EB0" w:rsidP="002A7EB0">
      <w:pPr>
        <w:pStyle w:val="Recuodecorpodetexto2"/>
        <w:tabs>
          <w:tab w:val="left" w:pos="0"/>
        </w:tabs>
        <w:spacing w:after="0" w:line="240" w:lineRule="auto"/>
        <w:ind w:left="4820" w:hanging="4820"/>
        <w:rPr>
          <w:lang w:val="pt-BR"/>
        </w:rPr>
      </w:pPr>
    </w:p>
    <w:p w14:paraId="2368DFF2" w14:textId="77777777" w:rsidR="002A7EB0" w:rsidRDefault="002A7EB0" w:rsidP="002A7EB0">
      <w:pPr>
        <w:pStyle w:val="Recuodecorpodetexto2"/>
        <w:tabs>
          <w:tab w:val="left" w:pos="0"/>
        </w:tabs>
        <w:spacing w:after="0" w:line="240" w:lineRule="auto"/>
        <w:ind w:left="4820" w:hanging="4820"/>
        <w:rPr>
          <w:lang w:val="pt-BR"/>
        </w:rPr>
      </w:pPr>
    </w:p>
    <w:p w14:paraId="09641944" w14:textId="77777777" w:rsidR="002A7EB0" w:rsidRDefault="002A7EB0" w:rsidP="002A7EB0">
      <w:pPr>
        <w:pStyle w:val="Recuodecorpodetexto2"/>
        <w:tabs>
          <w:tab w:val="left" w:pos="0"/>
        </w:tabs>
        <w:spacing w:after="0" w:line="240" w:lineRule="auto"/>
        <w:ind w:left="4820" w:hanging="4820"/>
        <w:rPr>
          <w:lang w:val="pt-BR"/>
        </w:rPr>
      </w:pPr>
    </w:p>
    <w:p w14:paraId="6029EAB7" w14:textId="77777777" w:rsidR="002A7EB0" w:rsidRDefault="002A7EB0" w:rsidP="002A7EB0">
      <w:pPr>
        <w:pStyle w:val="Recuodecorpodetexto2"/>
        <w:tabs>
          <w:tab w:val="left" w:pos="0"/>
        </w:tabs>
        <w:spacing w:after="0" w:line="240" w:lineRule="auto"/>
        <w:ind w:left="4820" w:hanging="4820"/>
        <w:rPr>
          <w:lang w:val="pt-BR"/>
        </w:rPr>
      </w:pPr>
    </w:p>
    <w:p w14:paraId="431E6458" w14:textId="77777777" w:rsidR="002A7EB0" w:rsidRDefault="002A7EB0" w:rsidP="002A7EB0">
      <w:pPr>
        <w:pStyle w:val="Recuodecorpodetexto2"/>
        <w:tabs>
          <w:tab w:val="left" w:pos="0"/>
        </w:tabs>
        <w:spacing w:after="0" w:line="240" w:lineRule="auto"/>
        <w:ind w:left="4820" w:hanging="4820"/>
        <w:rPr>
          <w:lang w:val="pt-BR"/>
        </w:rPr>
      </w:pPr>
    </w:p>
    <w:p w14:paraId="7FFC5317" w14:textId="77777777" w:rsidR="002A7EB0" w:rsidRDefault="002A7EB0" w:rsidP="002A7EB0">
      <w:pPr>
        <w:pStyle w:val="Recuodecorpodetexto2"/>
        <w:tabs>
          <w:tab w:val="left" w:pos="0"/>
        </w:tabs>
        <w:spacing w:after="0" w:line="240" w:lineRule="auto"/>
        <w:ind w:left="4820" w:hanging="4820"/>
        <w:rPr>
          <w:lang w:val="pt-BR"/>
        </w:rPr>
      </w:pPr>
    </w:p>
    <w:p w14:paraId="0E0C925E" w14:textId="77777777" w:rsidR="002A7EB0" w:rsidRDefault="002A7EB0" w:rsidP="002A7EB0">
      <w:pPr>
        <w:pStyle w:val="Recuodecorpodetexto2"/>
        <w:tabs>
          <w:tab w:val="left" w:pos="0"/>
        </w:tabs>
        <w:spacing w:after="0" w:line="240" w:lineRule="auto"/>
        <w:ind w:left="4820" w:hanging="4820"/>
        <w:rPr>
          <w:lang w:val="pt-BR"/>
        </w:rPr>
      </w:pPr>
    </w:p>
    <w:p w14:paraId="1357E11D" w14:textId="77777777" w:rsidR="002A7EB0" w:rsidRDefault="002A7EB0" w:rsidP="002A7EB0">
      <w:pPr>
        <w:pStyle w:val="Recuodecorpodetexto2"/>
        <w:tabs>
          <w:tab w:val="left" w:pos="0"/>
        </w:tabs>
        <w:spacing w:after="0" w:line="240" w:lineRule="auto"/>
        <w:ind w:left="4820" w:hanging="4820"/>
        <w:rPr>
          <w:lang w:val="pt-BR"/>
        </w:rPr>
      </w:pPr>
    </w:p>
    <w:p w14:paraId="2D63DB85" w14:textId="77777777" w:rsidR="002A7EB0" w:rsidRDefault="002A7EB0" w:rsidP="002A7EB0">
      <w:pPr>
        <w:pStyle w:val="Recuodecorpodetexto2"/>
        <w:tabs>
          <w:tab w:val="left" w:pos="0"/>
        </w:tabs>
        <w:spacing w:after="0" w:line="240" w:lineRule="auto"/>
        <w:ind w:left="4820" w:hanging="4820"/>
        <w:rPr>
          <w:lang w:val="pt-BR"/>
        </w:rPr>
      </w:pPr>
    </w:p>
    <w:p w14:paraId="6AE949D1" w14:textId="77777777" w:rsidR="002A7EB0" w:rsidRDefault="002A7EB0" w:rsidP="002A7EB0">
      <w:pPr>
        <w:pStyle w:val="Recuodecorpodetexto2"/>
        <w:tabs>
          <w:tab w:val="left" w:pos="0"/>
        </w:tabs>
        <w:spacing w:after="0" w:line="240" w:lineRule="auto"/>
        <w:ind w:left="4820" w:hanging="4820"/>
        <w:rPr>
          <w:lang w:val="pt-BR"/>
        </w:rPr>
      </w:pPr>
    </w:p>
    <w:p w14:paraId="12C1C23A" w14:textId="77777777" w:rsidR="002A7EB0" w:rsidRDefault="002A7EB0" w:rsidP="002A7EB0">
      <w:pPr>
        <w:pStyle w:val="Recuodecorpodetexto2"/>
        <w:tabs>
          <w:tab w:val="left" w:pos="0"/>
        </w:tabs>
        <w:spacing w:after="0" w:line="240" w:lineRule="auto"/>
        <w:ind w:left="4820" w:hanging="4820"/>
        <w:rPr>
          <w:lang w:val="pt-BR"/>
        </w:rPr>
      </w:pPr>
    </w:p>
    <w:p w14:paraId="2E44E2BE" w14:textId="77777777" w:rsidR="002A7EB0" w:rsidRDefault="002A7EB0" w:rsidP="002A7EB0">
      <w:pPr>
        <w:pStyle w:val="Recuodecorpodetexto2"/>
        <w:tabs>
          <w:tab w:val="left" w:pos="0"/>
        </w:tabs>
        <w:spacing w:after="0" w:line="240" w:lineRule="auto"/>
        <w:ind w:left="4820" w:hanging="4820"/>
        <w:rPr>
          <w:lang w:val="pt-BR"/>
        </w:rPr>
      </w:pPr>
    </w:p>
    <w:p w14:paraId="23BB6B4B" w14:textId="77777777" w:rsidR="002A7EB0" w:rsidRDefault="002A7EB0" w:rsidP="002A7EB0">
      <w:pPr>
        <w:pStyle w:val="Recuodecorpodetexto2"/>
        <w:tabs>
          <w:tab w:val="left" w:pos="0"/>
        </w:tabs>
        <w:spacing w:after="0" w:line="240" w:lineRule="auto"/>
        <w:ind w:left="4820" w:hanging="4820"/>
        <w:rPr>
          <w:lang w:val="pt-BR"/>
        </w:rPr>
      </w:pPr>
    </w:p>
    <w:p w14:paraId="680FCEAC" w14:textId="77777777" w:rsidR="002A7EB0" w:rsidRDefault="002A7EB0" w:rsidP="002A7EB0">
      <w:pPr>
        <w:pStyle w:val="Recuodecorpodetexto2"/>
        <w:tabs>
          <w:tab w:val="left" w:pos="0"/>
        </w:tabs>
        <w:spacing w:after="0" w:line="240" w:lineRule="auto"/>
        <w:ind w:left="4820" w:hanging="4820"/>
        <w:rPr>
          <w:lang w:val="pt-BR"/>
        </w:rPr>
      </w:pPr>
    </w:p>
    <w:p w14:paraId="41787FB1" w14:textId="77777777" w:rsidR="002A7EB0" w:rsidRPr="002A7EB0" w:rsidRDefault="002A7EB0" w:rsidP="002A7EB0">
      <w:pPr>
        <w:jc w:val="center"/>
        <w:rPr>
          <w:b/>
          <w:bCs/>
        </w:rPr>
      </w:pPr>
      <w:r w:rsidRPr="002A7EB0">
        <w:rPr>
          <w:b/>
          <w:bCs/>
        </w:rPr>
        <w:t>NORMAS BRASILEIRAS DE CONTABILIDADE</w:t>
      </w:r>
    </w:p>
    <w:p w14:paraId="46C76FA9" w14:textId="77777777" w:rsidR="002A7EB0" w:rsidRPr="002A7EB0" w:rsidRDefault="002A7EB0" w:rsidP="002A7EB0">
      <w:pPr>
        <w:jc w:val="center"/>
        <w:rPr>
          <w:b/>
          <w:bCs/>
        </w:rPr>
      </w:pPr>
      <w:r w:rsidRPr="002A7EB0">
        <w:rPr>
          <w:b/>
          <w:bCs/>
        </w:rPr>
        <w:t>NBC TA 505 – CONFIRMAÇÕES EXTERNAS</w:t>
      </w:r>
    </w:p>
    <w:p w14:paraId="6C136F5F" w14:textId="77777777" w:rsidR="002A7EB0" w:rsidRDefault="002A7EB0" w:rsidP="002A7EB0">
      <w:pPr>
        <w:tabs>
          <w:tab w:val="left" w:pos="70"/>
        </w:tabs>
        <w:jc w:val="both"/>
      </w:pPr>
      <w:r w:rsidRPr="00175756">
        <w:tab/>
      </w:r>
      <w:r w:rsidRPr="00175756">
        <w:tab/>
      </w:r>
    </w:p>
    <w:p w14:paraId="40A48C91" w14:textId="77777777" w:rsidR="002A7EB0" w:rsidRPr="00804A84" w:rsidRDefault="002A7EB0" w:rsidP="002A7EB0">
      <w:pPr>
        <w:tabs>
          <w:tab w:val="left" w:pos="70"/>
        </w:tabs>
        <w:spacing w:before="120" w:after="120"/>
        <w:jc w:val="both"/>
      </w:pPr>
      <w:r w:rsidRPr="00804A84">
        <w:rPr>
          <w:b/>
        </w:rPr>
        <w:tab/>
        <w:t>Índice</w:t>
      </w:r>
      <w:r w:rsidRPr="00804A84">
        <w:t xml:space="preserve"> </w:t>
      </w:r>
      <w:r w:rsidRPr="00804A84">
        <w:tab/>
      </w:r>
      <w:r>
        <w:tab/>
      </w:r>
      <w:r>
        <w:tab/>
      </w:r>
      <w:r>
        <w:tab/>
      </w:r>
      <w:r>
        <w:tab/>
      </w:r>
      <w:r>
        <w:tab/>
      </w:r>
      <w:r>
        <w:tab/>
      </w:r>
      <w:r>
        <w:tab/>
      </w:r>
      <w:r>
        <w:tab/>
      </w:r>
      <w:r>
        <w:tab/>
      </w:r>
      <w:r w:rsidRPr="00804A84">
        <w:rPr>
          <w:b/>
        </w:rPr>
        <w:t>Item</w:t>
      </w:r>
    </w:p>
    <w:p w14:paraId="03B176AA" w14:textId="77777777" w:rsidR="002A7EB0" w:rsidRPr="00804A84" w:rsidRDefault="002A7EB0" w:rsidP="002A7EB0">
      <w:pPr>
        <w:tabs>
          <w:tab w:val="left" w:pos="70"/>
        </w:tabs>
        <w:spacing w:before="120" w:after="120"/>
        <w:jc w:val="both"/>
        <w:rPr>
          <w:b/>
        </w:rPr>
      </w:pPr>
      <w:r w:rsidRPr="00804A84">
        <w:tab/>
      </w:r>
      <w:r w:rsidRPr="00804A84">
        <w:rPr>
          <w:b/>
        </w:rPr>
        <w:t>INTRODUÇÃO</w:t>
      </w:r>
    </w:p>
    <w:p w14:paraId="4A21FF05" w14:textId="77777777" w:rsidR="002A7EB0" w:rsidRDefault="002A7EB0" w:rsidP="002A7EB0">
      <w:pPr>
        <w:tabs>
          <w:tab w:val="left" w:pos="70"/>
        </w:tabs>
        <w:spacing w:before="120" w:after="120"/>
        <w:jc w:val="both"/>
      </w:pPr>
      <w:r>
        <w:tab/>
        <w:t>Alcance</w:t>
      </w:r>
      <w:r>
        <w:tab/>
      </w:r>
      <w:r>
        <w:tab/>
      </w:r>
      <w:r>
        <w:tab/>
      </w:r>
      <w:r>
        <w:tab/>
      </w:r>
      <w:r>
        <w:tab/>
      </w:r>
      <w:r>
        <w:tab/>
      </w:r>
      <w:r>
        <w:tab/>
      </w:r>
      <w:r>
        <w:tab/>
      </w:r>
      <w:r>
        <w:tab/>
        <w:t xml:space="preserve">        </w:t>
      </w:r>
      <w:r>
        <w:tab/>
        <w:t>1</w:t>
      </w:r>
    </w:p>
    <w:p w14:paraId="1541438D" w14:textId="77777777" w:rsidR="002A7EB0" w:rsidRDefault="002A7EB0" w:rsidP="002A7EB0">
      <w:pPr>
        <w:tabs>
          <w:tab w:val="left" w:pos="70"/>
        </w:tabs>
        <w:jc w:val="both"/>
      </w:pPr>
      <w:r>
        <w:tab/>
        <w:t xml:space="preserve">Procedimentos de confirmação externa para obtenção de evidência </w:t>
      </w:r>
    </w:p>
    <w:p w14:paraId="03C93ECF" w14:textId="77777777" w:rsidR="002A7EB0" w:rsidRDefault="002A7EB0" w:rsidP="002A7EB0">
      <w:pPr>
        <w:tabs>
          <w:tab w:val="left" w:pos="70"/>
        </w:tabs>
        <w:jc w:val="both"/>
      </w:pPr>
      <w:r>
        <w:t xml:space="preserve"> de auditoria </w:t>
      </w:r>
      <w:r>
        <w:tab/>
      </w:r>
      <w:r>
        <w:tab/>
      </w:r>
      <w:r>
        <w:tab/>
      </w:r>
      <w:r>
        <w:tab/>
      </w:r>
      <w:r>
        <w:tab/>
      </w:r>
      <w:r>
        <w:tab/>
      </w:r>
      <w:r>
        <w:tab/>
      </w:r>
      <w:r>
        <w:tab/>
      </w:r>
      <w:r>
        <w:tab/>
        <w:t xml:space="preserve">          </w:t>
      </w:r>
      <w:r>
        <w:tab/>
        <w:t xml:space="preserve"> 2 – 3</w:t>
      </w:r>
    </w:p>
    <w:p w14:paraId="5A7B42B8" w14:textId="77777777" w:rsidR="002A7EB0" w:rsidRDefault="002A7EB0" w:rsidP="002A7EB0">
      <w:pPr>
        <w:tabs>
          <w:tab w:val="left" w:pos="70"/>
        </w:tabs>
        <w:spacing w:before="120" w:after="120"/>
        <w:jc w:val="both"/>
      </w:pPr>
      <w:r>
        <w:tab/>
        <w:t xml:space="preserve">Data de vigência  </w:t>
      </w:r>
      <w:r>
        <w:tab/>
      </w:r>
      <w:r>
        <w:tab/>
      </w:r>
      <w:r>
        <w:tab/>
      </w:r>
      <w:r>
        <w:tab/>
      </w:r>
      <w:r>
        <w:tab/>
      </w:r>
      <w:r>
        <w:tab/>
      </w:r>
      <w:r>
        <w:tab/>
      </w:r>
      <w:r>
        <w:tab/>
        <w:t xml:space="preserve">           </w:t>
      </w:r>
      <w:r>
        <w:tab/>
        <w:t>4</w:t>
      </w:r>
    </w:p>
    <w:p w14:paraId="45BB7D89" w14:textId="77777777" w:rsidR="002A7EB0" w:rsidRDefault="002A7EB0" w:rsidP="002A7EB0">
      <w:pPr>
        <w:tabs>
          <w:tab w:val="left" w:pos="70"/>
        </w:tabs>
        <w:spacing w:before="120" w:after="120"/>
        <w:jc w:val="both"/>
      </w:pPr>
      <w:r>
        <w:tab/>
      </w:r>
      <w:r w:rsidRPr="00804A84">
        <w:rPr>
          <w:b/>
        </w:rPr>
        <w:t>OBJETIVO</w:t>
      </w:r>
      <w:r>
        <w:rPr>
          <w:b/>
        </w:rPr>
        <w:tab/>
      </w:r>
      <w:r>
        <w:rPr>
          <w:b/>
        </w:rPr>
        <w:tab/>
      </w:r>
      <w:r>
        <w:rPr>
          <w:b/>
        </w:rPr>
        <w:tab/>
      </w:r>
      <w:r>
        <w:rPr>
          <w:b/>
        </w:rPr>
        <w:tab/>
      </w:r>
      <w:r>
        <w:rPr>
          <w:b/>
        </w:rPr>
        <w:tab/>
      </w:r>
      <w:r>
        <w:rPr>
          <w:b/>
        </w:rPr>
        <w:tab/>
      </w:r>
      <w:r>
        <w:rPr>
          <w:b/>
        </w:rPr>
        <w:tab/>
      </w:r>
      <w:r>
        <w:rPr>
          <w:b/>
        </w:rPr>
        <w:tab/>
        <w:t xml:space="preserve">    </w:t>
      </w:r>
      <w:r>
        <w:rPr>
          <w:b/>
        </w:rPr>
        <w:tab/>
      </w:r>
      <w:r>
        <w:rPr>
          <w:b/>
        </w:rPr>
        <w:tab/>
      </w:r>
      <w:r>
        <w:t>5</w:t>
      </w:r>
    </w:p>
    <w:p w14:paraId="44CBD1CD" w14:textId="77777777" w:rsidR="002A7EB0" w:rsidRDefault="002A7EB0" w:rsidP="002A7EB0">
      <w:pPr>
        <w:tabs>
          <w:tab w:val="left" w:pos="70"/>
        </w:tabs>
        <w:spacing w:before="120" w:after="120"/>
        <w:jc w:val="both"/>
      </w:pPr>
      <w:r w:rsidRPr="00804A84">
        <w:tab/>
      </w:r>
      <w:r w:rsidRPr="00804A84">
        <w:rPr>
          <w:b/>
        </w:rPr>
        <w:t>DEFINIÇÕES</w:t>
      </w:r>
      <w:r>
        <w:t xml:space="preserve"> </w:t>
      </w:r>
      <w:r>
        <w:tab/>
      </w:r>
      <w:r>
        <w:tab/>
      </w:r>
      <w:r>
        <w:tab/>
      </w:r>
      <w:r>
        <w:tab/>
      </w:r>
      <w:r>
        <w:tab/>
      </w:r>
      <w:r>
        <w:tab/>
      </w:r>
      <w:r>
        <w:tab/>
      </w:r>
      <w:r>
        <w:tab/>
        <w:t xml:space="preserve">          </w:t>
      </w:r>
      <w:r>
        <w:tab/>
        <w:t>6</w:t>
      </w:r>
    </w:p>
    <w:p w14:paraId="5A3C87ED" w14:textId="77777777" w:rsidR="002A7EB0" w:rsidRPr="00804A84" w:rsidRDefault="002A7EB0" w:rsidP="002A7EB0">
      <w:pPr>
        <w:tabs>
          <w:tab w:val="left" w:pos="70"/>
        </w:tabs>
        <w:spacing w:before="120" w:after="120"/>
        <w:jc w:val="both"/>
        <w:rPr>
          <w:b/>
        </w:rPr>
      </w:pPr>
      <w:r w:rsidRPr="00804A84">
        <w:tab/>
      </w:r>
      <w:r w:rsidRPr="00804A84">
        <w:rPr>
          <w:b/>
        </w:rPr>
        <w:t>REQUISITOS</w:t>
      </w:r>
    </w:p>
    <w:p w14:paraId="5F3782DC" w14:textId="77777777" w:rsidR="002A7EB0" w:rsidRPr="00175756" w:rsidRDefault="002A7EB0" w:rsidP="002A7EB0">
      <w:pPr>
        <w:tabs>
          <w:tab w:val="left" w:pos="70"/>
        </w:tabs>
        <w:spacing w:before="120" w:after="120"/>
        <w:jc w:val="both"/>
      </w:pPr>
      <w:r>
        <w:tab/>
        <w:t xml:space="preserve">Procedimentos de confirmação externa  </w:t>
      </w:r>
      <w:r>
        <w:tab/>
      </w:r>
      <w:r>
        <w:tab/>
      </w:r>
      <w:r>
        <w:tab/>
      </w:r>
      <w:r>
        <w:tab/>
      </w:r>
      <w:r>
        <w:tab/>
        <w:t xml:space="preserve">           </w:t>
      </w:r>
      <w:r>
        <w:tab/>
      </w:r>
      <w:r w:rsidRPr="00175756">
        <w:t>7</w:t>
      </w:r>
    </w:p>
    <w:p w14:paraId="6FA4241C" w14:textId="77777777" w:rsidR="002A7EB0" w:rsidRDefault="002A7EB0" w:rsidP="002A7EB0">
      <w:pPr>
        <w:tabs>
          <w:tab w:val="left" w:pos="70"/>
        </w:tabs>
        <w:jc w:val="both"/>
      </w:pPr>
      <w:r>
        <w:tab/>
        <w:t xml:space="preserve">Recusa da administração em permitir que o auditor envie solicitações de </w:t>
      </w:r>
    </w:p>
    <w:p w14:paraId="070A3F7C" w14:textId="77777777" w:rsidR="002A7EB0" w:rsidRPr="00175756" w:rsidRDefault="002A7EB0" w:rsidP="002A7EB0">
      <w:pPr>
        <w:tabs>
          <w:tab w:val="left" w:pos="0"/>
        </w:tabs>
        <w:jc w:val="both"/>
      </w:pPr>
      <w:r>
        <w:t xml:space="preserve"> confirmação </w:t>
      </w:r>
      <w:r>
        <w:tab/>
      </w:r>
      <w:r>
        <w:tab/>
      </w:r>
      <w:r>
        <w:tab/>
      </w:r>
      <w:r>
        <w:tab/>
      </w:r>
      <w:r>
        <w:tab/>
      </w:r>
      <w:r>
        <w:tab/>
      </w:r>
      <w:r>
        <w:tab/>
      </w:r>
      <w:r>
        <w:tab/>
      </w:r>
      <w:r>
        <w:tab/>
        <w:t xml:space="preserve">           </w:t>
      </w:r>
      <w:r>
        <w:tab/>
      </w:r>
      <w:r w:rsidRPr="00175756">
        <w:t>8</w:t>
      </w:r>
      <w:r>
        <w:t xml:space="preserve"> – </w:t>
      </w:r>
      <w:r w:rsidRPr="00175756">
        <w:t>9</w:t>
      </w:r>
    </w:p>
    <w:p w14:paraId="2F322E85" w14:textId="77777777" w:rsidR="002A7EB0" w:rsidRDefault="002A7EB0" w:rsidP="002A7EB0">
      <w:pPr>
        <w:tabs>
          <w:tab w:val="left" w:pos="70"/>
        </w:tabs>
        <w:spacing w:before="120" w:after="120"/>
        <w:jc w:val="both"/>
      </w:pPr>
      <w:r>
        <w:tab/>
        <w:t xml:space="preserve">Resultado dos procedimentos de confirmação externa  </w:t>
      </w:r>
      <w:r>
        <w:tab/>
      </w:r>
      <w:r>
        <w:tab/>
      </w:r>
      <w:r>
        <w:tab/>
        <w:t xml:space="preserve">           </w:t>
      </w:r>
      <w:r>
        <w:tab/>
        <w:t>10 – 14</w:t>
      </w:r>
    </w:p>
    <w:p w14:paraId="332F802E" w14:textId="77777777" w:rsidR="002A7EB0" w:rsidRPr="00175756" w:rsidRDefault="002A7EB0" w:rsidP="002A7EB0">
      <w:pPr>
        <w:tabs>
          <w:tab w:val="left" w:pos="70"/>
        </w:tabs>
        <w:spacing w:before="120" w:after="120"/>
        <w:jc w:val="both"/>
      </w:pPr>
      <w:r w:rsidRPr="00175756">
        <w:tab/>
        <w:t>Confirmaç</w:t>
      </w:r>
      <w:r>
        <w:t>ão</w:t>
      </w:r>
      <w:r w:rsidRPr="00175756">
        <w:t xml:space="preserve"> negativa </w:t>
      </w:r>
      <w:r>
        <w:tab/>
      </w:r>
      <w:r>
        <w:tab/>
      </w:r>
      <w:r>
        <w:tab/>
      </w:r>
      <w:r>
        <w:tab/>
      </w:r>
      <w:r>
        <w:tab/>
      </w:r>
      <w:r>
        <w:tab/>
      </w:r>
      <w:r>
        <w:tab/>
        <w:t xml:space="preserve">          </w:t>
      </w:r>
      <w:r>
        <w:tab/>
      </w:r>
      <w:r w:rsidRPr="00175756">
        <w:t>15</w:t>
      </w:r>
    </w:p>
    <w:p w14:paraId="405532B6" w14:textId="77777777" w:rsidR="002A7EB0" w:rsidRPr="00175756" w:rsidRDefault="002A7EB0" w:rsidP="002A7EB0">
      <w:pPr>
        <w:tabs>
          <w:tab w:val="left" w:pos="70"/>
        </w:tabs>
        <w:spacing w:before="120" w:after="120"/>
        <w:jc w:val="both"/>
      </w:pPr>
      <w:r>
        <w:tab/>
        <w:t xml:space="preserve">Avaliação da evidência obtida  </w:t>
      </w:r>
      <w:r>
        <w:tab/>
      </w:r>
      <w:r>
        <w:tab/>
      </w:r>
      <w:r>
        <w:tab/>
      </w:r>
      <w:r>
        <w:tab/>
      </w:r>
      <w:r>
        <w:tab/>
      </w:r>
      <w:r>
        <w:tab/>
        <w:t xml:space="preserve">          </w:t>
      </w:r>
      <w:r>
        <w:tab/>
      </w:r>
      <w:r w:rsidRPr="00175756">
        <w:t>16</w:t>
      </w:r>
    </w:p>
    <w:p w14:paraId="1F874D55" w14:textId="77777777" w:rsidR="002A7EB0" w:rsidRDefault="002A7EB0" w:rsidP="002A7EB0">
      <w:pPr>
        <w:tabs>
          <w:tab w:val="left" w:pos="70"/>
        </w:tabs>
        <w:spacing w:before="120" w:after="120"/>
        <w:jc w:val="both"/>
      </w:pPr>
      <w:r w:rsidRPr="00175756">
        <w:tab/>
      </w:r>
    </w:p>
    <w:p w14:paraId="24AE67DC" w14:textId="77777777" w:rsidR="002A7EB0" w:rsidRPr="00804A84" w:rsidRDefault="002A7EB0" w:rsidP="002A7EB0">
      <w:pPr>
        <w:tabs>
          <w:tab w:val="left" w:pos="70"/>
        </w:tabs>
        <w:spacing w:before="120" w:after="120"/>
        <w:jc w:val="both"/>
        <w:rPr>
          <w:b/>
        </w:rPr>
      </w:pPr>
      <w:r w:rsidRPr="00804A84">
        <w:rPr>
          <w:b/>
        </w:rPr>
        <w:t>APLICAÇÃO E OUTROS MATERIAIS EXPLICATIVOS</w:t>
      </w:r>
    </w:p>
    <w:p w14:paraId="51D31C51" w14:textId="77777777" w:rsidR="002A7EB0" w:rsidRPr="00C50A88" w:rsidRDefault="002A7EB0" w:rsidP="002A7EB0">
      <w:pPr>
        <w:tabs>
          <w:tab w:val="left" w:pos="70"/>
        </w:tabs>
        <w:spacing w:before="120" w:after="120"/>
        <w:jc w:val="both"/>
      </w:pPr>
      <w:r>
        <w:tab/>
        <w:t xml:space="preserve">Procedimentos de confirmação externa </w:t>
      </w:r>
      <w:r>
        <w:tab/>
      </w:r>
      <w:r>
        <w:tab/>
      </w:r>
      <w:r>
        <w:tab/>
      </w:r>
      <w:r>
        <w:tab/>
        <w:t xml:space="preserve"> </w:t>
      </w:r>
      <w:r>
        <w:tab/>
        <w:t xml:space="preserve">           </w:t>
      </w:r>
      <w:r w:rsidRPr="00C50A88">
        <w:t>A1</w:t>
      </w:r>
      <w:r>
        <w:t xml:space="preserve"> – </w:t>
      </w:r>
      <w:r w:rsidRPr="00C50A88">
        <w:t>A7</w:t>
      </w:r>
    </w:p>
    <w:p w14:paraId="2AF22E83" w14:textId="77777777" w:rsidR="002A7EB0" w:rsidRDefault="002A7EB0" w:rsidP="002A7EB0">
      <w:pPr>
        <w:tabs>
          <w:tab w:val="left" w:pos="70"/>
        </w:tabs>
        <w:jc w:val="both"/>
      </w:pPr>
      <w:r>
        <w:tab/>
        <w:t xml:space="preserve">Recusa da administração em permitir que o auditor envie solicitações de </w:t>
      </w:r>
    </w:p>
    <w:p w14:paraId="27EF1E53" w14:textId="77777777" w:rsidR="002A7EB0" w:rsidRPr="00175756" w:rsidRDefault="002A7EB0" w:rsidP="002A7EB0">
      <w:pPr>
        <w:tabs>
          <w:tab w:val="left" w:pos="70"/>
        </w:tabs>
        <w:jc w:val="both"/>
      </w:pPr>
      <w:r>
        <w:tab/>
        <w:t xml:space="preserve">confirmação  </w:t>
      </w:r>
      <w:r>
        <w:tab/>
      </w:r>
      <w:r>
        <w:tab/>
      </w:r>
      <w:r>
        <w:tab/>
      </w:r>
      <w:r>
        <w:tab/>
      </w:r>
      <w:r>
        <w:tab/>
      </w:r>
      <w:r>
        <w:tab/>
      </w:r>
      <w:r>
        <w:tab/>
      </w:r>
      <w:r>
        <w:tab/>
      </w:r>
      <w:r>
        <w:tab/>
        <w:t xml:space="preserve">           </w:t>
      </w:r>
      <w:r w:rsidRPr="00175756">
        <w:t>A8</w:t>
      </w:r>
      <w:r>
        <w:t xml:space="preserve"> – </w:t>
      </w:r>
      <w:r w:rsidRPr="00175756">
        <w:t>A10</w:t>
      </w:r>
    </w:p>
    <w:p w14:paraId="1B6B1B9D" w14:textId="77777777" w:rsidR="002A7EB0" w:rsidRDefault="002A7EB0" w:rsidP="002A7EB0">
      <w:pPr>
        <w:tabs>
          <w:tab w:val="left" w:pos="70"/>
        </w:tabs>
        <w:spacing w:before="120" w:after="120"/>
        <w:jc w:val="both"/>
      </w:pPr>
      <w:r>
        <w:tab/>
        <w:t xml:space="preserve">Resultado dos procedimentos de confirmação externa  </w:t>
      </w:r>
      <w:r>
        <w:tab/>
      </w:r>
      <w:r>
        <w:tab/>
      </w:r>
      <w:r>
        <w:tab/>
        <w:t xml:space="preserve">           A11 – A22</w:t>
      </w:r>
    </w:p>
    <w:p w14:paraId="770F181E" w14:textId="77777777" w:rsidR="002A7EB0" w:rsidRPr="00175756" w:rsidRDefault="002A7EB0" w:rsidP="002A7EB0">
      <w:pPr>
        <w:tabs>
          <w:tab w:val="left" w:pos="70"/>
        </w:tabs>
        <w:spacing w:before="120" w:after="120"/>
        <w:jc w:val="both"/>
      </w:pPr>
      <w:r>
        <w:tab/>
        <w:t>Confirmação negativa</w:t>
      </w:r>
      <w:r>
        <w:tab/>
      </w:r>
      <w:r>
        <w:tab/>
      </w:r>
      <w:r>
        <w:tab/>
      </w:r>
      <w:r>
        <w:tab/>
      </w:r>
      <w:r>
        <w:tab/>
      </w:r>
      <w:r>
        <w:tab/>
      </w:r>
      <w:r>
        <w:tab/>
        <w:t xml:space="preserve">           </w:t>
      </w:r>
      <w:r w:rsidRPr="00175756">
        <w:t>A23</w:t>
      </w:r>
    </w:p>
    <w:p w14:paraId="191D3F0C" w14:textId="77777777" w:rsidR="002A7EB0" w:rsidRPr="00C50A88" w:rsidRDefault="002A7EB0" w:rsidP="002A7EB0">
      <w:pPr>
        <w:tabs>
          <w:tab w:val="left" w:pos="70"/>
        </w:tabs>
        <w:spacing w:before="120" w:after="120"/>
        <w:jc w:val="both"/>
      </w:pPr>
      <w:r w:rsidRPr="00175756">
        <w:tab/>
      </w:r>
      <w:r>
        <w:t xml:space="preserve">Avaliação da evidência obtida  </w:t>
      </w:r>
      <w:r>
        <w:tab/>
      </w:r>
      <w:r>
        <w:tab/>
      </w:r>
      <w:r>
        <w:tab/>
      </w:r>
      <w:r>
        <w:tab/>
      </w:r>
      <w:r>
        <w:tab/>
      </w:r>
      <w:r>
        <w:tab/>
        <w:t xml:space="preserve">           </w:t>
      </w:r>
      <w:r w:rsidRPr="00C50A88">
        <w:t>A24</w:t>
      </w:r>
      <w:r>
        <w:t xml:space="preserve"> – </w:t>
      </w:r>
      <w:r w:rsidRPr="00C50A88">
        <w:t>A25</w:t>
      </w:r>
    </w:p>
    <w:p w14:paraId="1208647D" w14:textId="77777777" w:rsidR="002A7EB0" w:rsidRDefault="002A7EB0" w:rsidP="002A7EB0">
      <w:pPr>
        <w:spacing w:before="120" w:after="120"/>
        <w:jc w:val="both"/>
      </w:pPr>
    </w:p>
    <w:p w14:paraId="6703BA91" w14:textId="77777777" w:rsidR="002A7EB0" w:rsidRDefault="002A7EB0" w:rsidP="002A7EB0">
      <w:pPr>
        <w:jc w:val="both"/>
      </w:pPr>
      <w:r>
        <w:t xml:space="preserve">Esta Norma deve ser lida juntamente com a NBC TA 200 – Objetivos Gerais do Auditor Independente e a Condução da Auditoria em Conformidade com Normas de Auditoria. </w:t>
      </w:r>
    </w:p>
    <w:p w14:paraId="15193E7F" w14:textId="77777777" w:rsidR="002A7EB0" w:rsidRDefault="002A7EB0" w:rsidP="002A7EB0">
      <w:pPr>
        <w:tabs>
          <w:tab w:val="left" w:pos="70"/>
        </w:tabs>
        <w:jc w:val="both"/>
      </w:pPr>
    </w:p>
    <w:p w14:paraId="047F3E3F" w14:textId="77777777" w:rsidR="002A7EB0" w:rsidRDefault="002A7EB0" w:rsidP="002A7EB0">
      <w:pPr>
        <w:tabs>
          <w:tab w:val="left" w:pos="70"/>
        </w:tabs>
        <w:jc w:val="both"/>
      </w:pPr>
      <w:r w:rsidRPr="00175756">
        <w:tab/>
      </w:r>
    </w:p>
    <w:p w14:paraId="20839B87" w14:textId="77777777" w:rsidR="002A7EB0" w:rsidRPr="00AB0636" w:rsidRDefault="002A7EB0" w:rsidP="002A7EB0">
      <w:pPr>
        <w:tabs>
          <w:tab w:val="left" w:pos="70"/>
        </w:tabs>
        <w:jc w:val="both"/>
        <w:rPr>
          <w:b/>
          <w:sz w:val="28"/>
          <w:szCs w:val="28"/>
        </w:rPr>
      </w:pPr>
      <w:r>
        <w:br w:type="page"/>
      </w:r>
      <w:r w:rsidRPr="00AB0636">
        <w:rPr>
          <w:b/>
          <w:sz w:val="28"/>
          <w:szCs w:val="28"/>
        </w:rPr>
        <w:t>Introdução</w:t>
      </w:r>
    </w:p>
    <w:p w14:paraId="73F25D10" w14:textId="77777777" w:rsidR="002A7EB0" w:rsidRDefault="002A7EB0" w:rsidP="002A7EB0">
      <w:pPr>
        <w:tabs>
          <w:tab w:val="left" w:pos="70"/>
        </w:tabs>
        <w:jc w:val="both"/>
      </w:pPr>
      <w:r>
        <w:tab/>
      </w:r>
    </w:p>
    <w:p w14:paraId="33E9128B" w14:textId="77777777" w:rsidR="002A7EB0" w:rsidRPr="00815FDC" w:rsidRDefault="002A7EB0" w:rsidP="002A7EB0">
      <w:pPr>
        <w:tabs>
          <w:tab w:val="left" w:pos="70"/>
        </w:tabs>
        <w:jc w:val="both"/>
        <w:rPr>
          <w:b/>
        </w:rPr>
      </w:pPr>
      <w:r w:rsidRPr="00815FDC">
        <w:rPr>
          <w:b/>
        </w:rPr>
        <w:t xml:space="preserve">Alcance </w:t>
      </w:r>
    </w:p>
    <w:p w14:paraId="0F792F59" w14:textId="77777777" w:rsidR="002A7EB0" w:rsidRDefault="002A7EB0" w:rsidP="002A7EB0">
      <w:pPr>
        <w:tabs>
          <w:tab w:val="left" w:pos="70"/>
        </w:tabs>
        <w:jc w:val="both"/>
      </w:pPr>
      <w:r>
        <w:tab/>
      </w:r>
    </w:p>
    <w:p w14:paraId="371A1C6F" w14:textId="77777777" w:rsidR="002A7EB0" w:rsidRDefault="002A7EB0" w:rsidP="002A7EB0">
      <w:pPr>
        <w:tabs>
          <w:tab w:val="left" w:pos="567"/>
        </w:tabs>
        <w:ind w:left="567" w:hanging="567"/>
        <w:jc w:val="both"/>
      </w:pPr>
      <w:r>
        <w:t xml:space="preserve">1. </w:t>
      </w:r>
      <w:r>
        <w:tab/>
      </w:r>
      <w:r w:rsidRPr="00481B54">
        <w:t xml:space="preserve">Esta </w:t>
      </w:r>
      <w:r>
        <w:t>N</w:t>
      </w:r>
      <w:r w:rsidRPr="00481B54">
        <w:t>orma tr</w:t>
      </w:r>
      <w:r>
        <w:t>ata do uso de procedimentos de confirmação externa pelo auditor de acordo com os requisitos da NBC TA 330 – Resposta do Auditor aos Riscos Avaliados e da NBC TA 500 – Evidência de Auditoria. Ela não aborda indagações relativas a litígio e reclamações que são tratadas na NBC TA 501 – Evidência de Auditoria – Considerações Específicas para Itens Selecionados.</w:t>
      </w:r>
    </w:p>
    <w:p w14:paraId="7FC1A384" w14:textId="77777777" w:rsidR="002A7EB0" w:rsidRDefault="002A7EB0" w:rsidP="002A7EB0">
      <w:pPr>
        <w:tabs>
          <w:tab w:val="left" w:pos="70"/>
        </w:tabs>
        <w:jc w:val="both"/>
      </w:pPr>
    </w:p>
    <w:p w14:paraId="42AAECF3" w14:textId="77777777" w:rsidR="002A7EB0" w:rsidRPr="00815FDC" w:rsidRDefault="002A7EB0" w:rsidP="002A7EB0">
      <w:pPr>
        <w:tabs>
          <w:tab w:val="left" w:pos="70"/>
        </w:tabs>
        <w:jc w:val="both"/>
        <w:rPr>
          <w:b/>
        </w:rPr>
      </w:pPr>
      <w:r w:rsidRPr="00815FDC">
        <w:rPr>
          <w:b/>
        </w:rPr>
        <w:t>Procedimentos de confirmação externa para obtenção de evidência de auditoria</w:t>
      </w:r>
    </w:p>
    <w:p w14:paraId="3250F2A1" w14:textId="77777777" w:rsidR="002A7EB0" w:rsidRDefault="002A7EB0" w:rsidP="002A7EB0">
      <w:pPr>
        <w:tabs>
          <w:tab w:val="left" w:pos="70"/>
        </w:tabs>
        <w:jc w:val="both"/>
      </w:pPr>
    </w:p>
    <w:p w14:paraId="6678E7D9" w14:textId="77777777" w:rsidR="002A7EB0" w:rsidRDefault="002A7EB0" w:rsidP="002A7EB0">
      <w:pPr>
        <w:tabs>
          <w:tab w:val="left" w:pos="567"/>
        </w:tabs>
        <w:ind w:left="567" w:hanging="567"/>
        <w:jc w:val="both"/>
      </w:pPr>
      <w:r>
        <w:t xml:space="preserve">2. </w:t>
      </w:r>
      <w:r>
        <w:tab/>
        <w:t>A NBC TA 500, item A5, indica que a confiabilidade da evidência de auditoria é influenciada pela fonte e por sua natureza e depende das circunstâncias individuais em que é obtida. Esta Norma inclui, também, as seguintes generalizações aplicáveis à evidência de auditoria:</w:t>
      </w:r>
    </w:p>
    <w:p w14:paraId="4763561C" w14:textId="77777777" w:rsidR="002A7EB0" w:rsidRDefault="002A7EB0" w:rsidP="002A7EB0">
      <w:pPr>
        <w:tabs>
          <w:tab w:val="left" w:pos="567"/>
        </w:tabs>
        <w:ind w:left="567" w:hanging="567"/>
        <w:jc w:val="both"/>
      </w:pPr>
    </w:p>
    <w:p w14:paraId="48EB47B0" w14:textId="77777777" w:rsidR="002A7EB0" w:rsidRDefault="002A7EB0">
      <w:pPr>
        <w:numPr>
          <w:ilvl w:val="0"/>
          <w:numId w:val="189"/>
        </w:numPr>
        <w:tabs>
          <w:tab w:val="left" w:pos="1134"/>
        </w:tabs>
        <w:spacing w:after="0" w:line="240" w:lineRule="auto"/>
        <w:ind w:left="1134" w:hanging="283"/>
        <w:jc w:val="both"/>
      </w:pPr>
      <w:r>
        <w:t>a evidência de auditoria é mais confiável quando é obtida de fontes independentes externas à entidade;</w:t>
      </w:r>
    </w:p>
    <w:p w14:paraId="052A0AC6" w14:textId="77777777" w:rsidR="002A7EB0" w:rsidRDefault="002A7EB0">
      <w:pPr>
        <w:numPr>
          <w:ilvl w:val="0"/>
          <w:numId w:val="189"/>
        </w:numPr>
        <w:tabs>
          <w:tab w:val="left" w:pos="1134"/>
        </w:tabs>
        <w:spacing w:after="0" w:line="240" w:lineRule="auto"/>
        <w:ind w:left="1134" w:hanging="283"/>
        <w:jc w:val="both"/>
      </w:pPr>
      <w:r>
        <w:t>a evidência de auditoria obtida diretamente pelo auditor é mais confiável que a evidência de auditoria obtida indiretamente ou por inferência;</w:t>
      </w:r>
    </w:p>
    <w:p w14:paraId="38EC0D9F" w14:textId="77777777" w:rsidR="002A7EB0" w:rsidRDefault="002A7EB0">
      <w:pPr>
        <w:numPr>
          <w:ilvl w:val="0"/>
          <w:numId w:val="189"/>
        </w:numPr>
        <w:tabs>
          <w:tab w:val="left" w:pos="1134"/>
        </w:tabs>
        <w:spacing w:after="0" w:line="240" w:lineRule="auto"/>
        <w:ind w:left="1134" w:hanging="283"/>
        <w:jc w:val="both"/>
      </w:pPr>
      <w:r>
        <w:t>a evidência de auditoria é mais confiável quando está na forma de documento, seja em papel, no formato eletrônico ou outro meio.</w:t>
      </w:r>
    </w:p>
    <w:p w14:paraId="52D34F5F" w14:textId="77777777" w:rsidR="002A7EB0" w:rsidRDefault="002A7EB0" w:rsidP="002A7EB0">
      <w:pPr>
        <w:tabs>
          <w:tab w:val="left" w:pos="567"/>
        </w:tabs>
        <w:ind w:left="567" w:hanging="567"/>
        <w:jc w:val="both"/>
      </w:pPr>
    </w:p>
    <w:p w14:paraId="0F98DBB6" w14:textId="77777777" w:rsidR="002A7EB0" w:rsidRDefault="002A7EB0" w:rsidP="002A7EB0">
      <w:pPr>
        <w:tabs>
          <w:tab w:val="left" w:pos="567"/>
        </w:tabs>
        <w:ind w:left="567" w:hanging="567"/>
        <w:jc w:val="both"/>
      </w:pPr>
      <w:r>
        <w:tab/>
        <w:t>Consequentemente, dependendo das circunstâncias da auditoria, a evidência de auditoria na forma de confirmações externas recebidas diretamente pelo auditor das partes que confirmam pode ser mais confiável que a evidência gerada internamente pela entidade. Esta Norma tem a finalidade de ajudar o auditor a definir e executar procedimentos de confirmação externa para obtenção de evidência de auditoria relevante e confiável.</w:t>
      </w:r>
    </w:p>
    <w:p w14:paraId="763193AE" w14:textId="77777777" w:rsidR="002A7EB0" w:rsidRDefault="002A7EB0" w:rsidP="002A7EB0">
      <w:pPr>
        <w:tabs>
          <w:tab w:val="left" w:pos="567"/>
        </w:tabs>
        <w:ind w:left="567" w:hanging="567"/>
        <w:jc w:val="both"/>
      </w:pPr>
    </w:p>
    <w:p w14:paraId="66FB6DC0" w14:textId="77777777" w:rsidR="002A7EB0" w:rsidRDefault="002A7EB0" w:rsidP="002A7EB0">
      <w:pPr>
        <w:tabs>
          <w:tab w:val="left" w:pos="567"/>
        </w:tabs>
        <w:ind w:left="567" w:hanging="567"/>
        <w:jc w:val="both"/>
      </w:pPr>
      <w:r>
        <w:t xml:space="preserve">3. </w:t>
      </w:r>
      <w:r>
        <w:tab/>
        <w:t>Outras normas de auditoria reconhecem a importância das confirmações externas como evidência de auditoria, por exemplo:</w:t>
      </w:r>
    </w:p>
    <w:p w14:paraId="56AE3C2F" w14:textId="77777777" w:rsidR="002A7EB0" w:rsidRDefault="002A7EB0" w:rsidP="002A7EB0">
      <w:pPr>
        <w:tabs>
          <w:tab w:val="left" w:pos="567"/>
        </w:tabs>
        <w:ind w:left="567" w:hanging="567"/>
        <w:jc w:val="both"/>
      </w:pPr>
    </w:p>
    <w:p w14:paraId="7547C451" w14:textId="77777777" w:rsidR="002A7EB0" w:rsidRDefault="002A7EB0">
      <w:pPr>
        <w:numPr>
          <w:ilvl w:val="0"/>
          <w:numId w:val="190"/>
        </w:numPr>
        <w:tabs>
          <w:tab w:val="left" w:pos="1134"/>
        </w:tabs>
        <w:spacing w:after="0" w:line="240" w:lineRule="auto"/>
        <w:ind w:left="1134" w:hanging="283"/>
        <w:jc w:val="both"/>
      </w:pPr>
      <w:r>
        <w:t xml:space="preserve">A NBC TA 330 trata da responsabilidade do auditor em elaborar e endereçar respostas gerais aos riscos de distorções relevantes avaliados no nível de demonstrações contábeis, e de definir e executar procedimentos adicionais de auditoria, cuja natureza, época e extensão baseiam-se nos riscos de distorções relevantes avaliados no nível de afirmações e respondem a eles (NBC TA 330, itens 5 e 6). Além disso, a NBC TA 330 requer que, independentemente dos riscos de distorções relevantes avaliados, o auditor defina e execute procedimentos substantivos para cada classe de transações, </w:t>
      </w:r>
      <w:r w:rsidRPr="001D7742">
        <w:t>saldos contábeis e divulgações relevantes</w:t>
      </w:r>
      <w:r>
        <w:t>. O auditor deve, também, considerar se os procedimentos de confirmação externa devem ser executados como procedimentos substantivos de auditoria (NBC TA 330, itens 18 e 19).</w:t>
      </w:r>
    </w:p>
    <w:p w14:paraId="5D43512F" w14:textId="77777777" w:rsidR="002A7EB0" w:rsidRDefault="002A7EB0" w:rsidP="002A7EB0">
      <w:pPr>
        <w:tabs>
          <w:tab w:val="left" w:pos="1134"/>
        </w:tabs>
        <w:ind w:left="1134" w:hanging="283"/>
        <w:jc w:val="both"/>
      </w:pPr>
    </w:p>
    <w:p w14:paraId="7A8E585B" w14:textId="77777777" w:rsidR="002A7EB0" w:rsidRDefault="002A7EB0">
      <w:pPr>
        <w:numPr>
          <w:ilvl w:val="0"/>
          <w:numId w:val="190"/>
        </w:numPr>
        <w:tabs>
          <w:tab w:val="left" w:pos="1134"/>
        </w:tabs>
        <w:spacing w:after="0" w:line="240" w:lineRule="auto"/>
        <w:ind w:left="1134" w:hanging="283"/>
        <w:jc w:val="both"/>
      </w:pPr>
      <w:r>
        <w:t xml:space="preserve">A NBC TA 330 (item 7(b)) requer que o auditor obtenha evidência de auditoria mais persuasiva quanto mais alto o risco avaliado pelo auditor. Para isso, o auditor pode aumentar a quantidade de evidência ou obter evidências que sejam mais relevantes ou confiáveis, ou os dois. Por exemplo, o auditor pode dar mais ênfase na obtenção de evidências diretamente de terceiros ou na obtenção de evidências </w:t>
      </w:r>
      <w:r w:rsidRPr="0034381D">
        <w:t>que corroborem</w:t>
      </w:r>
      <w:r>
        <w:t xml:space="preserve"> diversas fontes independentes. A NBC TA 330, item 53, indica, também, que os procedimentos de confirmação externa podem ajudar o auditor a obter evidência de auditoria com alto nível de confiabilidade que o auditor precisa para responder a riscos significativos de distorção relevante, devidos a fraude ou erro.</w:t>
      </w:r>
    </w:p>
    <w:p w14:paraId="41E0848F" w14:textId="77777777" w:rsidR="002A7EB0" w:rsidRDefault="002A7EB0" w:rsidP="002A7EB0">
      <w:pPr>
        <w:tabs>
          <w:tab w:val="left" w:pos="1134"/>
        </w:tabs>
        <w:ind w:left="1134" w:hanging="283"/>
        <w:jc w:val="both"/>
      </w:pPr>
    </w:p>
    <w:p w14:paraId="5D4A3232" w14:textId="77777777" w:rsidR="002A7EB0" w:rsidRDefault="002A7EB0">
      <w:pPr>
        <w:numPr>
          <w:ilvl w:val="0"/>
          <w:numId w:val="190"/>
        </w:numPr>
        <w:tabs>
          <w:tab w:val="left" w:pos="1134"/>
        </w:tabs>
        <w:spacing w:after="0" w:line="240" w:lineRule="auto"/>
        <w:ind w:left="1134" w:hanging="283"/>
        <w:jc w:val="both"/>
      </w:pPr>
      <w:r>
        <w:t xml:space="preserve">A NBC TA 240 – Responsabilidade do Auditor em Relação a Fraude, no Contexto da Auditoria de Demonstrações Contábeis, item A37, indica que o auditor pode solicitar confirmação para obter informações adicionais </w:t>
      </w:r>
      <w:r w:rsidRPr="0034381D">
        <w:t>corroborativas</w:t>
      </w:r>
      <w:r>
        <w:t xml:space="preserve"> como resposta para endereçar os riscos avaliados de distorção relevante devido à fraude no nível de afirmações.</w:t>
      </w:r>
    </w:p>
    <w:p w14:paraId="0274969D" w14:textId="77777777" w:rsidR="002A7EB0" w:rsidRDefault="002A7EB0" w:rsidP="002A7EB0">
      <w:pPr>
        <w:tabs>
          <w:tab w:val="left" w:pos="1134"/>
        </w:tabs>
        <w:ind w:left="1134" w:hanging="283"/>
        <w:jc w:val="both"/>
      </w:pPr>
    </w:p>
    <w:p w14:paraId="4DC2AE78" w14:textId="77777777" w:rsidR="002A7EB0" w:rsidRDefault="002A7EB0">
      <w:pPr>
        <w:numPr>
          <w:ilvl w:val="0"/>
          <w:numId w:val="190"/>
        </w:numPr>
        <w:tabs>
          <w:tab w:val="left" w:pos="1134"/>
        </w:tabs>
        <w:spacing w:after="0" w:line="240" w:lineRule="auto"/>
        <w:ind w:left="1134" w:hanging="283"/>
        <w:jc w:val="both"/>
      </w:pPr>
      <w:r>
        <w:t>A NBC TA 500, item A8, indica que as informações obtidas de fonte independente da entidade, como confirmações externas, podem aumentar a segurança que o auditor obtém de evidências existentes nos registros contábeis ou de representações feitas pela administração.</w:t>
      </w:r>
    </w:p>
    <w:p w14:paraId="40AC1C98" w14:textId="77777777" w:rsidR="002A7EB0" w:rsidRDefault="002A7EB0" w:rsidP="002A7EB0">
      <w:pPr>
        <w:tabs>
          <w:tab w:val="left" w:pos="567"/>
        </w:tabs>
        <w:ind w:left="567" w:hanging="567"/>
        <w:jc w:val="both"/>
      </w:pPr>
      <w:r w:rsidRPr="00175756">
        <w:tab/>
      </w:r>
    </w:p>
    <w:p w14:paraId="25D1CC63" w14:textId="77777777" w:rsidR="002A7EB0" w:rsidRPr="00804A84" w:rsidRDefault="002A7EB0" w:rsidP="002A7EB0">
      <w:pPr>
        <w:tabs>
          <w:tab w:val="left" w:pos="567"/>
        </w:tabs>
        <w:ind w:left="567" w:hanging="567"/>
        <w:jc w:val="both"/>
        <w:rPr>
          <w:b/>
        </w:rPr>
      </w:pPr>
      <w:r w:rsidRPr="00804A84">
        <w:rPr>
          <w:b/>
        </w:rPr>
        <w:t>Data de vigência</w:t>
      </w:r>
    </w:p>
    <w:p w14:paraId="7C9AAB48" w14:textId="77777777" w:rsidR="002A7EB0" w:rsidRDefault="002A7EB0" w:rsidP="002A7EB0">
      <w:pPr>
        <w:tabs>
          <w:tab w:val="left" w:pos="567"/>
        </w:tabs>
        <w:ind w:left="567" w:hanging="567"/>
        <w:jc w:val="both"/>
      </w:pPr>
    </w:p>
    <w:p w14:paraId="54A9E7A2" w14:textId="77777777" w:rsidR="002A7EB0" w:rsidRDefault="002A7EB0" w:rsidP="002A7EB0">
      <w:pPr>
        <w:tabs>
          <w:tab w:val="left" w:pos="567"/>
        </w:tabs>
        <w:ind w:left="567" w:hanging="567"/>
        <w:jc w:val="both"/>
      </w:pPr>
      <w:r>
        <w:t xml:space="preserve">4. </w:t>
      </w:r>
      <w:r>
        <w:tab/>
        <w:t>Esta Norma é aplicável a auditoria de demonstrações contábeis para períodos iniciados em ou após 1º. de janeiro de 2010.</w:t>
      </w:r>
    </w:p>
    <w:p w14:paraId="15282312" w14:textId="77777777" w:rsidR="002A7EB0" w:rsidRDefault="002A7EB0" w:rsidP="002A7EB0">
      <w:pPr>
        <w:tabs>
          <w:tab w:val="left" w:pos="567"/>
        </w:tabs>
        <w:ind w:left="567" w:hanging="567"/>
        <w:jc w:val="both"/>
      </w:pPr>
    </w:p>
    <w:p w14:paraId="3FD62EA0" w14:textId="77777777" w:rsidR="002A7EB0" w:rsidRPr="00804A84" w:rsidRDefault="002A7EB0" w:rsidP="002A7EB0">
      <w:pPr>
        <w:tabs>
          <w:tab w:val="left" w:pos="567"/>
        </w:tabs>
        <w:ind w:left="567" w:hanging="567"/>
        <w:jc w:val="both"/>
        <w:rPr>
          <w:b/>
          <w:sz w:val="28"/>
          <w:szCs w:val="28"/>
        </w:rPr>
      </w:pPr>
      <w:r w:rsidRPr="00804A84">
        <w:rPr>
          <w:b/>
          <w:sz w:val="28"/>
          <w:szCs w:val="28"/>
        </w:rPr>
        <w:t>Objetivo</w:t>
      </w:r>
    </w:p>
    <w:p w14:paraId="16C775BC" w14:textId="77777777" w:rsidR="002A7EB0" w:rsidRDefault="002A7EB0" w:rsidP="002A7EB0">
      <w:pPr>
        <w:tabs>
          <w:tab w:val="left" w:pos="567"/>
        </w:tabs>
        <w:ind w:left="567" w:hanging="567"/>
        <w:jc w:val="both"/>
      </w:pPr>
    </w:p>
    <w:p w14:paraId="7CFC7D51" w14:textId="77777777" w:rsidR="002A7EB0" w:rsidRDefault="002A7EB0" w:rsidP="002A7EB0">
      <w:pPr>
        <w:tabs>
          <w:tab w:val="left" w:pos="567"/>
        </w:tabs>
        <w:ind w:left="567" w:hanging="567"/>
        <w:jc w:val="both"/>
      </w:pPr>
      <w:r>
        <w:t xml:space="preserve">5. </w:t>
      </w:r>
      <w:r>
        <w:tab/>
        <w:t>O objetivo do auditor, ao usar procedimentos de confirmação externa, é planejar e executar tais procedimentos para obter evidência de auditoria relevante e confiável.</w:t>
      </w:r>
    </w:p>
    <w:p w14:paraId="7D608C53" w14:textId="77777777" w:rsidR="002A7EB0" w:rsidRDefault="002A7EB0" w:rsidP="002A7EB0">
      <w:pPr>
        <w:tabs>
          <w:tab w:val="left" w:pos="567"/>
        </w:tabs>
        <w:ind w:left="567" w:hanging="567"/>
        <w:jc w:val="both"/>
      </w:pPr>
    </w:p>
    <w:p w14:paraId="7BF44EC0" w14:textId="77777777" w:rsidR="002A7EB0" w:rsidRPr="00804A84" w:rsidRDefault="002A7EB0" w:rsidP="002A7EB0">
      <w:pPr>
        <w:tabs>
          <w:tab w:val="left" w:pos="567"/>
        </w:tabs>
        <w:ind w:left="567" w:hanging="567"/>
        <w:jc w:val="both"/>
        <w:rPr>
          <w:b/>
          <w:sz w:val="28"/>
          <w:szCs w:val="28"/>
        </w:rPr>
      </w:pPr>
      <w:r w:rsidRPr="00804A84">
        <w:rPr>
          <w:b/>
          <w:sz w:val="28"/>
          <w:szCs w:val="28"/>
        </w:rPr>
        <w:t>Definições</w:t>
      </w:r>
    </w:p>
    <w:p w14:paraId="667E0CAA" w14:textId="77777777" w:rsidR="002A7EB0" w:rsidRDefault="002A7EB0" w:rsidP="002A7EB0">
      <w:pPr>
        <w:tabs>
          <w:tab w:val="left" w:pos="567"/>
        </w:tabs>
        <w:ind w:left="567" w:hanging="567"/>
        <w:jc w:val="both"/>
      </w:pPr>
    </w:p>
    <w:p w14:paraId="0CB8CBC6" w14:textId="77777777" w:rsidR="002A7EB0" w:rsidRDefault="002A7EB0" w:rsidP="002A7EB0">
      <w:pPr>
        <w:tabs>
          <w:tab w:val="left" w:pos="567"/>
        </w:tabs>
        <w:ind w:left="567" w:hanging="567"/>
        <w:jc w:val="both"/>
      </w:pPr>
      <w:r>
        <w:t xml:space="preserve">6. </w:t>
      </w:r>
      <w:r>
        <w:tab/>
        <w:t>Para fins das normas de auditoria, os termos a seguir possuem os significados a eles atribuídos:</w:t>
      </w:r>
    </w:p>
    <w:p w14:paraId="286E21A1" w14:textId="77777777" w:rsidR="002A7EB0" w:rsidRDefault="002A7EB0" w:rsidP="002A7EB0">
      <w:pPr>
        <w:tabs>
          <w:tab w:val="left" w:pos="567"/>
        </w:tabs>
        <w:ind w:left="567" w:hanging="567"/>
        <w:jc w:val="both"/>
        <w:rPr>
          <w:i/>
        </w:rPr>
      </w:pPr>
      <w:r>
        <w:rPr>
          <w:i/>
        </w:rPr>
        <w:tab/>
      </w:r>
    </w:p>
    <w:p w14:paraId="240CE7E5" w14:textId="77777777" w:rsidR="002A7EB0" w:rsidRDefault="002A7EB0" w:rsidP="002A7EB0">
      <w:pPr>
        <w:tabs>
          <w:tab w:val="left" w:pos="567"/>
        </w:tabs>
        <w:ind w:left="567" w:hanging="567"/>
        <w:jc w:val="both"/>
      </w:pPr>
      <w:r>
        <w:rPr>
          <w:i/>
        </w:rPr>
        <w:tab/>
      </w:r>
      <w:r w:rsidRPr="001D7742">
        <w:rPr>
          <w:i/>
        </w:rPr>
        <w:t>Confirmação externa</w:t>
      </w:r>
      <w:r w:rsidRPr="001D7742">
        <w:t xml:space="preserve"> </w:t>
      </w:r>
      <w:r>
        <w:t>é a evidência de auditoria obtida como resposta por escrito direta para o auditor de um terceiro (a parte que confirma), em papel, no formato eletrônico ou outro meio.</w:t>
      </w:r>
    </w:p>
    <w:p w14:paraId="1E28FDD5" w14:textId="77777777" w:rsidR="002A7EB0" w:rsidRDefault="002A7EB0" w:rsidP="002A7EB0">
      <w:pPr>
        <w:tabs>
          <w:tab w:val="left" w:pos="567"/>
        </w:tabs>
        <w:ind w:left="567" w:hanging="567"/>
        <w:jc w:val="both"/>
      </w:pPr>
    </w:p>
    <w:p w14:paraId="259E8C5A" w14:textId="77777777" w:rsidR="002A7EB0" w:rsidRDefault="002A7EB0" w:rsidP="002A7EB0">
      <w:pPr>
        <w:tabs>
          <w:tab w:val="left" w:pos="567"/>
        </w:tabs>
        <w:ind w:left="567" w:hanging="567"/>
        <w:jc w:val="both"/>
      </w:pPr>
      <w:r>
        <w:rPr>
          <w:i/>
        </w:rPr>
        <w:tab/>
      </w:r>
      <w:r w:rsidRPr="001D7742">
        <w:rPr>
          <w:i/>
        </w:rPr>
        <w:t>Solicitação de confirmação positiva</w:t>
      </w:r>
      <w:r>
        <w:t xml:space="preserve"> é a solicitação de que a parte que confirma responda diretamente ao auditor indicando se concorda ou discorda das informações na solicitação, ou forneça as informações solicitadas.</w:t>
      </w:r>
    </w:p>
    <w:p w14:paraId="4E7B2678" w14:textId="77777777" w:rsidR="002A7EB0" w:rsidRDefault="002A7EB0" w:rsidP="002A7EB0">
      <w:pPr>
        <w:tabs>
          <w:tab w:val="left" w:pos="567"/>
        </w:tabs>
        <w:ind w:left="567" w:hanging="567"/>
        <w:jc w:val="both"/>
      </w:pPr>
    </w:p>
    <w:p w14:paraId="657FB843" w14:textId="77777777" w:rsidR="002A7EB0" w:rsidRDefault="002A7EB0" w:rsidP="002A7EB0">
      <w:pPr>
        <w:tabs>
          <w:tab w:val="left" w:pos="567"/>
        </w:tabs>
        <w:ind w:left="567" w:hanging="567"/>
        <w:jc w:val="both"/>
      </w:pPr>
      <w:r>
        <w:rPr>
          <w:i/>
        </w:rPr>
        <w:tab/>
      </w:r>
      <w:r w:rsidRPr="001D7742">
        <w:rPr>
          <w:i/>
        </w:rPr>
        <w:t>Solicitação de confirmação negativa</w:t>
      </w:r>
      <w:r>
        <w:t xml:space="preserve"> é a solicitação de que a parte que confirma responda diretamente ao auditor somente se discorda das informações fornecidas na solicitação.</w:t>
      </w:r>
    </w:p>
    <w:p w14:paraId="6FCCC70A" w14:textId="77777777" w:rsidR="002A7EB0" w:rsidRDefault="002A7EB0" w:rsidP="002A7EB0">
      <w:pPr>
        <w:tabs>
          <w:tab w:val="left" w:pos="567"/>
        </w:tabs>
        <w:ind w:left="567" w:hanging="567"/>
        <w:jc w:val="both"/>
      </w:pPr>
    </w:p>
    <w:p w14:paraId="1DFCCFA2" w14:textId="77777777" w:rsidR="002A7EB0" w:rsidRDefault="002A7EB0" w:rsidP="002A7EB0">
      <w:pPr>
        <w:tabs>
          <w:tab w:val="left" w:pos="567"/>
        </w:tabs>
        <w:ind w:left="567" w:hanging="567"/>
        <w:jc w:val="both"/>
      </w:pPr>
      <w:r>
        <w:rPr>
          <w:i/>
        </w:rPr>
        <w:tab/>
      </w:r>
      <w:r w:rsidRPr="001D7742">
        <w:rPr>
          <w:i/>
        </w:rPr>
        <w:t>Resposta não recebida</w:t>
      </w:r>
      <w:r>
        <w:t xml:space="preserve"> é quando a parte que confirma não responde ou não responde de maneira completa, a uma solicitação de confirmação positiva, ou a devolução de uma solicitação de confirmação não entregue (devolução pelo correio, por exemplo, para um destinatário não localizado).</w:t>
      </w:r>
    </w:p>
    <w:p w14:paraId="06B63D37" w14:textId="77777777" w:rsidR="002A7EB0" w:rsidRDefault="002A7EB0" w:rsidP="002A7EB0">
      <w:pPr>
        <w:tabs>
          <w:tab w:val="left" w:pos="567"/>
        </w:tabs>
        <w:ind w:left="567" w:hanging="567"/>
        <w:jc w:val="both"/>
      </w:pPr>
      <w:r>
        <w:tab/>
      </w:r>
    </w:p>
    <w:p w14:paraId="185725C6" w14:textId="77777777" w:rsidR="002A7EB0" w:rsidRDefault="002A7EB0" w:rsidP="002A7EB0">
      <w:pPr>
        <w:tabs>
          <w:tab w:val="left" w:pos="567"/>
        </w:tabs>
        <w:ind w:left="567" w:hanging="567"/>
        <w:jc w:val="both"/>
      </w:pPr>
      <w:r>
        <w:tab/>
      </w:r>
      <w:r w:rsidRPr="001D7742">
        <w:t>Exceção</w:t>
      </w:r>
      <w:r>
        <w:t xml:space="preserve"> é a resposta que indica uma diferença entre as informações para as quais se solicitou confirmação ou diferença entre os registros da entidade e as informações fornecidas pela parte que confirma.</w:t>
      </w:r>
    </w:p>
    <w:p w14:paraId="6250D8A5" w14:textId="77777777" w:rsidR="002A7EB0" w:rsidRDefault="002A7EB0" w:rsidP="002A7EB0">
      <w:pPr>
        <w:tabs>
          <w:tab w:val="left" w:pos="567"/>
        </w:tabs>
        <w:ind w:left="567" w:hanging="567"/>
        <w:jc w:val="both"/>
      </w:pPr>
    </w:p>
    <w:p w14:paraId="5294293A" w14:textId="77777777" w:rsidR="002A7EB0" w:rsidRPr="00804A84" w:rsidRDefault="002A7EB0" w:rsidP="002A7EB0">
      <w:pPr>
        <w:tabs>
          <w:tab w:val="left" w:pos="567"/>
        </w:tabs>
        <w:ind w:left="567" w:hanging="567"/>
        <w:jc w:val="both"/>
        <w:rPr>
          <w:b/>
          <w:sz w:val="28"/>
          <w:szCs w:val="28"/>
        </w:rPr>
      </w:pPr>
      <w:r w:rsidRPr="00804A84">
        <w:rPr>
          <w:b/>
          <w:sz w:val="28"/>
          <w:szCs w:val="28"/>
        </w:rPr>
        <w:t>Requisitos</w:t>
      </w:r>
    </w:p>
    <w:p w14:paraId="18FE7681" w14:textId="77777777" w:rsidR="002A7EB0" w:rsidRDefault="002A7EB0" w:rsidP="002A7EB0">
      <w:pPr>
        <w:tabs>
          <w:tab w:val="left" w:pos="567"/>
        </w:tabs>
        <w:ind w:left="567" w:hanging="567"/>
        <w:jc w:val="both"/>
      </w:pPr>
      <w:r>
        <w:tab/>
      </w:r>
    </w:p>
    <w:p w14:paraId="751503EF" w14:textId="77777777" w:rsidR="002A7EB0" w:rsidRPr="00804A84" w:rsidRDefault="002A7EB0" w:rsidP="002A7EB0">
      <w:pPr>
        <w:tabs>
          <w:tab w:val="left" w:pos="567"/>
        </w:tabs>
        <w:ind w:left="567" w:hanging="567"/>
        <w:jc w:val="both"/>
        <w:rPr>
          <w:b/>
        </w:rPr>
      </w:pPr>
      <w:r w:rsidRPr="00804A84">
        <w:rPr>
          <w:b/>
        </w:rPr>
        <w:t>Procedimentos de confirmação externa</w:t>
      </w:r>
    </w:p>
    <w:p w14:paraId="4244D632" w14:textId="77777777" w:rsidR="002A7EB0" w:rsidRDefault="002A7EB0" w:rsidP="002A7EB0">
      <w:pPr>
        <w:tabs>
          <w:tab w:val="left" w:pos="567"/>
        </w:tabs>
        <w:ind w:left="567" w:hanging="567"/>
        <w:jc w:val="both"/>
      </w:pPr>
    </w:p>
    <w:p w14:paraId="65DA0511" w14:textId="77777777" w:rsidR="002A7EB0" w:rsidRDefault="002A7EB0" w:rsidP="002A7EB0">
      <w:pPr>
        <w:tabs>
          <w:tab w:val="left" w:pos="567"/>
        </w:tabs>
        <w:ind w:left="567" w:hanging="567"/>
        <w:jc w:val="both"/>
      </w:pPr>
      <w:r>
        <w:t xml:space="preserve">7. </w:t>
      </w:r>
      <w:r>
        <w:tab/>
        <w:t>Ao usar procedimentos de confirmação externa, o auditor deve manter o controle sobre as solicitações de confirmação externa, incluindo:</w:t>
      </w:r>
    </w:p>
    <w:p w14:paraId="78015342" w14:textId="77777777" w:rsidR="002A7EB0" w:rsidRDefault="002A7EB0" w:rsidP="002A7EB0">
      <w:pPr>
        <w:tabs>
          <w:tab w:val="left" w:pos="567"/>
        </w:tabs>
        <w:ind w:left="567" w:hanging="567"/>
        <w:jc w:val="both"/>
      </w:pPr>
    </w:p>
    <w:p w14:paraId="65E4155E" w14:textId="77777777" w:rsidR="002A7EB0" w:rsidRDefault="002A7EB0" w:rsidP="002A7EB0">
      <w:pPr>
        <w:tabs>
          <w:tab w:val="left" w:pos="1276"/>
        </w:tabs>
        <w:ind w:left="1276" w:hanging="425"/>
        <w:jc w:val="both"/>
      </w:pPr>
      <w:r>
        <w:t xml:space="preserve">(a) </w:t>
      </w:r>
      <w:r>
        <w:tab/>
        <w:t>determinação das informações a serem confirmadas ou solicitadas (ver item A1);</w:t>
      </w:r>
    </w:p>
    <w:p w14:paraId="7A14A3DE" w14:textId="77777777" w:rsidR="002A7EB0" w:rsidRDefault="002A7EB0" w:rsidP="002A7EB0">
      <w:pPr>
        <w:tabs>
          <w:tab w:val="left" w:pos="1276"/>
        </w:tabs>
        <w:ind w:left="1276" w:hanging="425"/>
        <w:jc w:val="both"/>
      </w:pPr>
      <w:r>
        <w:t xml:space="preserve">(b) </w:t>
      </w:r>
      <w:r>
        <w:tab/>
        <w:t>seleção da parte que confirma apropriada para confirmação (ver item A2);</w:t>
      </w:r>
    </w:p>
    <w:p w14:paraId="04DF6AFF" w14:textId="77777777" w:rsidR="002A7EB0" w:rsidRDefault="002A7EB0" w:rsidP="002A7EB0">
      <w:pPr>
        <w:tabs>
          <w:tab w:val="left" w:pos="1276"/>
        </w:tabs>
        <w:ind w:left="1276" w:hanging="425"/>
        <w:jc w:val="both"/>
      </w:pPr>
      <w:r>
        <w:t xml:space="preserve">(c) </w:t>
      </w:r>
      <w:r>
        <w:tab/>
        <w:t>definição das solicitações de confirmação, assegurando-se que as solicitações estão devidamente endereçadas e que contenham as informações para retorno das respostas diretamente ao auditor (ver itens A3 a A6); e</w:t>
      </w:r>
    </w:p>
    <w:p w14:paraId="0A18691E" w14:textId="77777777" w:rsidR="002A7EB0" w:rsidRPr="002E3F1F" w:rsidRDefault="002A7EB0" w:rsidP="002A7EB0">
      <w:pPr>
        <w:tabs>
          <w:tab w:val="left" w:pos="1276"/>
        </w:tabs>
        <w:ind w:left="1276" w:hanging="425"/>
        <w:jc w:val="both"/>
      </w:pPr>
      <w:r>
        <w:t xml:space="preserve">(d) </w:t>
      </w:r>
      <w:r>
        <w:tab/>
        <w:t xml:space="preserve">envio das solicitações, incluindo </w:t>
      </w:r>
      <w:r w:rsidRPr="00E34A4D">
        <w:t xml:space="preserve">2º </w:t>
      </w:r>
      <w:r>
        <w:t xml:space="preserve">pedido, quando aplicável, para a parte que confirma </w:t>
      </w:r>
      <w:r w:rsidRPr="002E3F1F">
        <w:t>(</w:t>
      </w:r>
      <w:r>
        <w:t xml:space="preserve">ver item </w:t>
      </w:r>
      <w:r w:rsidRPr="002E3F1F">
        <w:t>A7)</w:t>
      </w:r>
      <w:r>
        <w:t>.</w:t>
      </w:r>
    </w:p>
    <w:p w14:paraId="65856B61" w14:textId="77777777" w:rsidR="002A7EB0" w:rsidRDefault="002A7EB0" w:rsidP="002A7EB0">
      <w:pPr>
        <w:tabs>
          <w:tab w:val="left" w:pos="567"/>
        </w:tabs>
        <w:ind w:left="567" w:hanging="567"/>
        <w:jc w:val="both"/>
      </w:pPr>
    </w:p>
    <w:p w14:paraId="4A754D04" w14:textId="77777777" w:rsidR="002A7EB0" w:rsidRPr="00804A84" w:rsidRDefault="002A7EB0" w:rsidP="002A7EB0">
      <w:pPr>
        <w:tabs>
          <w:tab w:val="left" w:pos="567"/>
        </w:tabs>
        <w:ind w:left="567" w:hanging="567"/>
        <w:jc w:val="both"/>
        <w:rPr>
          <w:b/>
        </w:rPr>
      </w:pPr>
      <w:r w:rsidRPr="00804A84">
        <w:rPr>
          <w:b/>
        </w:rPr>
        <w:t>Recusa da administração em permitir que o auditor envie solicitações de confirmação</w:t>
      </w:r>
    </w:p>
    <w:p w14:paraId="1118780F" w14:textId="77777777" w:rsidR="002A7EB0" w:rsidRDefault="002A7EB0" w:rsidP="002A7EB0">
      <w:pPr>
        <w:tabs>
          <w:tab w:val="left" w:pos="567"/>
        </w:tabs>
        <w:ind w:left="567" w:hanging="567"/>
        <w:jc w:val="both"/>
      </w:pPr>
    </w:p>
    <w:p w14:paraId="72C2969C" w14:textId="77777777" w:rsidR="002A7EB0" w:rsidRDefault="002A7EB0" w:rsidP="002A7EB0">
      <w:pPr>
        <w:tabs>
          <w:tab w:val="left" w:pos="567"/>
        </w:tabs>
        <w:ind w:left="567" w:hanging="567"/>
        <w:jc w:val="both"/>
      </w:pPr>
      <w:r>
        <w:t>8. No caso da administração se recusar a permitir que o auditor envie solicitações de confirmação, o auditor deve:</w:t>
      </w:r>
    </w:p>
    <w:p w14:paraId="2E18E399" w14:textId="77777777" w:rsidR="002A7EB0" w:rsidRDefault="002A7EB0" w:rsidP="002A7EB0">
      <w:pPr>
        <w:tabs>
          <w:tab w:val="left" w:pos="1276"/>
        </w:tabs>
        <w:ind w:left="1276" w:hanging="425"/>
        <w:jc w:val="both"/>
      </w:pPr>
      <w:r>
        <w:t xml:space="preserve">(a) </w:t>
      </w:r>
      <w:r>
        <w:tab/>
        <w:t>indagar sobre as razões da recusa da administração e procurar evidência de auditoria sobre sua validade e razoabilidade (ver item A8);</w:t>
      </w:r>
    </w:p>
    <w:p w14:paraId="0BE0210D" w14:textId="77777777" w:rsidR="002A7EB0" w:rsidRDefault="002A7EB0" w:rsidP="002A7EB0">
      <w:pPr>
        <w:tabs>
          <w:tab w:val="left" w:pos="1276"/>
        </w:tabs>
        <w:ind w:left="1276" w:hanging="425"/>
        <w:jc w:val="both"/>
      </w:pPr>
      <w:r>
        <w:t xml:space="preserve">(b) </w:t>
      </w:r>
      <w:r>
        <w:tab/>
        <w:t>avaliar as implicações da recusa da administração na avaliação do auditor dos riscos significativos de distorção relevante, incluindo o risco de fraude, e sobre a natureza, época e extensão de outros procedimentos de auditoria (ver item A9); e</w:t>
      </w:r>
    </w:p>
    <w:p w14:paraId="3060B99A" w14:textId="77777777" w:rsidR="002A7EB0" w:rsidRPr="00805360" w:rsidRDefault="002A7EB0" w:rsidP="002A7EB0">
      <w:pPr>
        <w:tabs>
          <w:tab w:val="left" w:pos="1276"/>
        </w:tabs>
        <w:ind w:left="1276" w:hanging="425"/>
        <w:jc w:val="both"/>
      </w:pPr>
      <w:r>
        <w:t xml:space="preserve">(c) </w:t>
      </w:r>
      <w:r>
        <w:tab/>
        <w:t xml:space="preserve">executar procedimentos alternativos de auditoria definidos para obter evidência de auditoria relevante e confiável </w:t>
      </w:r>
      <w:r w:rsidRPr="00805360">
        <w:t>(</w:t>
      </w:r>
      <w:r>
        <w:t>v</w:t>
      </w:r>
      <w:r w:rsidRPr="00805360">
        <w:t>er item A10)</w:t>
      </w:r>
      <w:r>
        <w:t>.</w:t>
      </w:r>
    </w:p>
    <w:p w14:paraId="09BD2689" w14:textId="77777777" w:rsidR="002A7EB0" w:rsidRDefault="002A7EB0" w:rsidP="002A7EB0">
      <w:pPr>
        <w:tabs>
          <w:tab w:val="left" w:pos="567"/>
        </w:tabs>
        <w:ind w:left="567" w:hanging="567"/>
        <w:jc w:val="both"/>
      </w:pPr>
    </w:p>
    <w:p w14:paraId="387C043A" w14:textId="77777777" w:rsidR="002A7EB0" w:rsidRDefault="002A7EB0" w:rsidP="002A7EB0">
      <w:pPr>
        <w:tabs>
          <w:tab w:val="left" w:pos="567"/>
        </w:tabs>
        <w:ind w:left="567" w:hanging="567"/>
        <w:jc w:val="both"/>
      </w:pPr>
      <w:r>
        <w:t xml:space="preserve">9. </w:t>
      </w:r>
      <w:r>
        <w:tab/>
        <w:t>Se o auditor concluir que a recusa em permitir o envio de solicitações de confirmação não é razoável, ou não conseguir obter evidência de auditoria relevante e confiável por meio de procedimentos alternativos de auditoria, o auditor deve comunicar aos responsáveis pela governança de acordo com a NBC TA 260 – Comunicação com os Responsáveis pela Governança, item 16. O auditor deve, também, determinar as implicações para a auditoria e para a opinião do auditor de acordo com a NBC TA 705 – Modificações na Opinião do Auditor Independente.</w:t>
      </w:r>
    </w:p>
    <w:p w14:paraId="08BAF03A" w14:textId="77777777" w:rsidR="002A7EB0" w:rsidRDefault="002A7EB0" w:rsidP="002A7EB0">
      <w:pPr>
        <w:tabs>
          <w:tab w:val="left" w:pos="567"/>
        </w:tabs>
        <w:ind w:left="567" w:hanging="567"/>
        <w:jc w:val="both"/>
      </w:pPr>
    </w:p>
    <w:p w14:paraId="069E9BAB" w14:textId="77777777" w:rsidR="002A7EB0" w:rsidRPr="00804A84" w:rsidRDefault="002A7EB0" w:rsidP="002A7EB0">
      <w:pPr>
        <w:tabs>
          <w:tab w:val="left" w:pos="567"/>
        </w:tabs>
        <w:ind w:left="567" w:hanging="567"/>
        <w:jc w:val="both"/>
        <w:rPr>
          <w:b/>
        </w:rPr>
      </w:pPr>
      <w:r w:rsidRPr="00804A84">
        <w:rPr>
          <w:b/>
        </w:rPr>
        <w:t>Resultado dos procedimentos de confirmação externa</w:t>
      </w:r>
    </w:p>
    <w:p w14:paraId="0DC6A440" w14:textId="77777777" w:rsidR="002A7EB0" w:rsidRDefault="002A7EB0" w:rsidP="002A7EB0">
      <w:pPr>
        <w:tabs>
          <w:tab w:val="left" w:pos="567"/>
        </w:tabs>
        <w:ind w:left="567" w:hanging="567"/>
        <w:jc w:val="both"/>
      </w:pPr>
      <w:r w:rsidRPr="00175756">
        <w:tab/>
      </w:r>
    </w:p>
    <w:p w14:paraId="1897D669" w14:textId="77777777" w:rsidR="002A7EB0" w:rsidRPr="001D7742" w:rsidRDefault="002A7EB0" w:rsidP="002A7EB0">
      <w:pPr>
        <w:tabs>
          <w:tab w:val="left" w:pos="567"/>
        </w:tabs>
        <w:ind w:left="567" w:hanging="567"/>
        <w:jc w:val="both"/>
      </w:pPr>
      <w:r w:rsidRPr="001D7742">
        <w:t>Confiabilidade das respostas às solicitações de confirmação</w:t>
      </w:r>
    </w:p>
    <w:p w14:paraId="1409459A" w14:textId="77777777" w:rsidR="002A7EB0" w:rsidRDefault="002A7EB0" w:rsidP="002A7EB0">
      <w:pPr>
        <w:tabs>
          <w:tab w:val="left" w:pos="567"/>
        </w:tabs>
        <w:ind w:left="567" w:hanging="567"/>
        <w:jc w:val="both"/>
      </w:pPr>
    </w:p>
    <w:p w14:paraId="42BFD50D" w14:textId="77777777" w:rsidR="002A7EB0" w:rsidRPr="00175756" w:rsidRDefault="002A7EB0" w:rsidP="002A7EB0">
      <w:pPr>
        <w:tabs>
          <w:tab w:val="left" w:pos="567"/>
        </w:tabs>
        <w:ind w:left="567" w:hanging="567"/>
        <w:jc w:val="both"/>
      </w:pPr>
      <w:r>
        <w:t xml:space="preserve">10. </w:t>
      </w:r>
      <w:r>
        <w:tab/>
        <w:t xml:space="preserve">Se o auditor identificar fatores que dão origem a dúvidas sobre a confiabilidade da resposta a uma solicitação de confirmação, o auditor deve obter evidência adicional de auditoria para resolver essas dúvidas </w:t>
      </w:r>
      <w:r w:rsidRPr="00175756">
        <w:t>(</w:t>
      </w:r>
      <w:r>
        <w:t>v</w:t>
      </w:r>
      <w:r w:rsidRPr="00175756">
        <w:t>er itens A11 a A16)</w:t>
      </w:r>
      <w:r>
        <w:t>.</w:t>
      </w:r>
    </w:p>
    <w:p w14:paraId="545D1EBA" w14:textId="77777777" w:rsidR="002A7EB0" w:rsidRDefault="002A7EB0" w:rsidP="002A7EB0">
      <w:pPr>
        <w:tabs>
          <w:tab w:val="left" w:pos="567"/>
        </w:tabs>
        <w:ind w:left="567" w:hanging="567"/>
        <w:jc w:val="both"/>
      </w:pPr>
    </w:p>
    <w:p w14:paraId="13709898" w14:textId="77777777" w:rsidR="002A7EB0" w:rsidRPr="00175756" w:rsidRDefault="002A7EB0" w:rsidP="002A7EB0">
      <w:pPr>
        <w:tabs>
          <w:tab w:val="left" w:pos="567"/>
        </w:tabs>
        <w:ind w:left="567" w:hanging="567"/>
        <w:jc w:val="both"/>
      </w:pPr>
      <w:r>
        <w:t xml:space="preserve">11. </w:t>
      </w:r>
      <w:r>
        <w:tab/>
        <w:t xml:space="preserve">Se o auditor determinar que uma resposta a uma solicitação de confirmação não é confiável, o auditor deve avaliar as implicações na avaliação dos riscos significativos de distorção relevante, incluindo o risco de fraude, e sobre a natureza, época e extensão relacionada a outros procedimentos de auditoria </w:t>
      </w:r>
      <w:r w:rsidRPr="00175756">
        <w:t>(</w:t>
      </w:r>
      <w:r>
        <w:t>v</w:t>
      </w:r>
      <w:r w:rsidRPr="00175756">
        <w:t>er item A17)</w:t>
      </w:r>
      <w:r>
        <w:t>.</w:t>
      </w:r>
    </w:p>
    <w:p w14:paraId="619ABC95" w14:textId="77777777" w:rsidR="002A7EB0" w:rsidRDefault="002A7EB0" w:rsidP="002A7EB0">
      <w:pPr>
        <w:tabs>
          <w:tab w:val="left" w:pos="567"/>
        </w:tabs>
        <w:ind w:left="567" w:hanging="567"/>
        <w:jc w:val="both"/>
      </w:pPr>
    </w:p>
    <w:p w14:paraId="08419745" w14:textId="77777777" w:rsidR="002A7EB0" w:rsidRPr="001D7742" w:rsidRDefault="002A7EB0" w:rsidP="002A7EB0">
      <w:pPr>
        <w:tabs>
          <w:tab w:val="left" w:pos="567"/>
        </w:tabs>
        <w:ind w:left="567" w:hanging="567"/>
        <w:jc w:val="both"/>
      </w:pPr>
      <w:r w:rsidRPr="001D7742">
        <w:t>Resposta não recebida</w:t>
      </w:r>
    </w:p>
    <w:p w14:paraId="5754DE33" w14:textId="77777777" w:rsidR="002A7EB0" w:rsidRDefault="002A7EB0" w:rsidP="002A7EB0">
      <w:pPr>
        <w:tabs>
          <w:tab w:val="left" w:pos="567"/>
        </w:tabs>
        <w:ind w:left="567" w:hanging="567"/>
        <w:jc w:val="both"/>
      </w:pPr>
    </w:p>
    <w:p w14:paraId="6DDD23D7" w14:textId="77777777" w:rsidR="002A7EB0" w:rsidRPr="005250A2" w:rsidRDefault="002A7EB0" w:rsidP="002A7EB0">
      <w:pPr>
        <w:tabs>
          <w:tab w:val="left" w:pos="567"/>
        </w:tabs>
        <w:ind w:left="567" w:hanging="567"/>
        <w:jc w:val="both"/>
        <w:rPr>
          <w:color w:val="0070C0"/>
          <w:sz w:val="20"/>
          <w:szCs w:val="20"/>
        </w:rPr>
      </w:pPr>
      <w:r>
        <w:t xml:space="preserve">12. </w:t>
      </w:r>
      <w:r>
        <w:tab/>
      </w:r>
      <w:r w:rsidRPr="005250A2">
        <w:rPr>
          <w:strike/>
        </w:rPr>
        <w:t>No caso de resposta não recebida,</w:t>
      </w:r>
      <w:r>
        <w:t xml:space="preserve">Para cada resposta não recebida, o auditor deve executar procedimentos alternativos de auditoria para obter evidência de auditoria relevante e confiável </w:t>
      </w:r>
      <w:r w:rsidRPr="00F22B1D">
        <w:t>(</w:t>
      </w:r>
      <w:r>
        <w:t xml:space="preserve">ver itens </w:t>
      </w:r>
      <w:r w:rsidRPr="00F22B1D">
        <w:t>A18</w:t>
      </w:r>
      <w:r>
        <w:t xml:space="preserve"> e </w:t>
      </w:r>
      <w:r w:rsidRPr="00F22B1D">
        <w:t>A19)</w:t>
      </w:r>
      <w:r>
        <w:t xml:space="preserve">. </w:t>
      </w:r>
      <w:r w:rsidRPr="005250A2">
        <w:rPr>
          <w:color w:val="0070C0"/>
          <w:sz w:val="20"/>
          <w:szCs w:val="20"/>
        </w:rPr>
        <w:t>(Retificação publicada no D.O.U. de 4.11.10, Seção I, pág. 185)</w:t>
      </w:r>
    </w:p>
    <w:p w14:paraId="57B4DCB9" w14:textId="77777777" w:rsidR="002A7EB0" w:rsidRDefault="002A7EB0" w:rsidP="002A7EB0">
      <w:pPr>
        <w:tabs>
          <w:tab w:val="left" w:pos="567"/>
        </w:tabs>
        <w:ind w:left="567" w:hanging="567"/>
        <w:jc w:val="both"/>
      </w:pPr>
    </w:p>
    <w:p w14:paraId="50849B85" w14:textId="77777777" w:rsidR="002A7EB0" w:rsidRPr="001D7742" w:rsidRDefault="002A7EB0" w:rsidP="002A7EB0">
      <w:pPr>
        <w:tabs>
          <w:tab w:val="left" w:pos="0"/>
        </w:tabs>
        <w:jc w:val="both"/>
      </w:pPr>
      <w:r w:rsidRPr="001D7742">
        <w:t>Quando uma resposta a uma solicitação de confirmação positiva é necessária para obter evidência de auditoria apropriada e suficiente</w:t>
      </w:r>
    </w:p>
    <w:p w14:paraId="0A4F0FE4" w14:textId="77777777" w:rsidR="002A7EB0" w:rsidRDefault="002A7EB0" w:rsidP="002A7EB0">
      <w:pPr>
        <w:tabs>
          <w:tab w:val="left" w:pos="567"/>
        </w:tabs>
        <w:ind w:left="567" w:hanging="567"/>
        <w:jc w:val="both"/>
      </w:pPr>
    </w:p>
    <w:p w14:paraId="162157C0" w14:textId="77777777" w:rsidR="002A7EB0" w:rsidRPr="00F22B1D" w:rsidRDefault="002A7EB0" w:rsidP="002A7EB0">
      <w:pPr>
        <w:tabs>
          <w:tab w:val="left" w:pos="567"/>
        </w:tabs>
        <w:ind w:left="567" w:hanging="567"/>
        <w:jc w:val="both"/>
      </w:pPr>
      <w:r>
        <w:t xml:space="preserve">13. </w:t>
      </w:r>
      <w:r>
        <w:tab/>
        <w:t xml:space="preserve">Se o auditor determinou que uma resposta a uma solicitação de confirmação positiva é necessária para obter evidência de auditoria, procedimentos alternativos de auditoria não fornecerão a evidência de auditoria que o auditor precisa. Se o auditor não obtiver essa confirmação, o auditor deve determinar as implicações para a auditoria e para a sua opinião de acordo com a NBC TA 705 </w:t>
      </w:r>
      <w:r w:rsidRPr="00F22B1D">
        <w:t>(</w:t>
      </w:r>
      <w:r>
        <w:t>v</w:t>
      </w:r>
      <w:r w:rsidRPr="00F22B1D">
        <w:t>er item A20)</w:t>
      </w:r>
      <w:r>
        <w:t>.</w:t>
      </w:r>
    </w:p>
    <w:p w14:paraId="183023E3" w14:textId="77777777" w:rsidR="002A7EB0" w:rsidRDefault="002A7EB0" w:rsidP="002A7EB0">
      <w:pPr>
        <w:tabs>
          <w:tab w:val="left" w:pos="567"/>
        </w:tabs>
        <w:ind w:left="567" w:hanging="567"/>
        <w:jc w:val="both"/>
      </w:pPr>
    </w:p>
    <w:p w14:paraId="09DD8BB7" w14:textId="77777777" w:rsidR="002A7EB0" w:rsidRPr="001D7742" w:rsidRDefault="002A7EB0" w:rsidP="002A7EB0">
      <w:pPr>
        <w:tabs>
          <w:tab w:val="left" w:pos="567"/>
        </w:tabs>
        <w:ind w:left="567" w:hanging="567"/>
        <w:jc w:val="both"/>
      </w:pPr>
      <w:r w:rsidRPr="001D7742">
        <w:t>Exceções</w:t>
      </w:r>
    </w:p>
    <w:p w14:paraId="1345B391" w14:textId="77777777" w:rsidR="002A7EB0" w:rsidRDefault="002A7EB0" w:rsidP="002A7EB0">
      <w:pPr>
        <w:tabs>
          <w:tab w:val="left" w:pos="567"/>
        </w:tabs>
        <w:ind w:left="567" w:hanging="567"/>
        <w:jc w:val="both"/>
      </w:pPr>
    </w:p>
    <w:p w14:paraId="74066B1C" w14:textId="77777777" w:rsidR="002A7EB0" w:rsidRDefault="002A7EB0" w:rsidP="002A7EB0">
      <w:pPr>
        <w:tabs>
          <w:tab w:val="left" w:pos="567"/>
        </w:tabs>
        <w:ind w:left="567" w:hanging="567"/>
        <w:jc w:val="both"/>
      </w:pPr>
      <w:r>
        <w:t xml:space="preserve">14. </w:t>
      </w:r>
      <w:r>
        <w:tab/>
        <w:t>O auditor deve investigar as exceções para determinar se elas são indicativas ou não de distorção (ver itens A21 e A22).</w:t>
      </w:r>
    </w:p>
    <w:p w14:paraId="3547FC2C" w14:textId="77777777" w:rsidR="002A7EB0" w:rsidRDefault="002A7EB0" w:rsidP="002A7EB0">
      <w:pPr>
        <w:tabs>
          <w:tab w:val="left" w:pos="567"/>
        </w:tabs>
        <w:ind w:left="567" w:hanging="567"/>
        <w:jc w:val="both"/>
      </w:pPr>
    </w:p>
    <w:p w14:paraId="25A1E626" w14:textId="77777777" w:rsidR="002A7EB0" w:rsidRPr="00804A84" w:rsidRDefault="002A7EB0" w:rsidP="002A7EB0">
      <w:pPr>
        <w:tabs>
          <w:tab w:val="left" w:pos="567"/>
        </w:tabs>
        <w:ind w:left="567" w:hanging="567"/>
        <w:jc w:val="both"/>
        <w:rPr>
          <w:b/>
        </w:rPr>
      </w:pPr>
      <w:r w:rsidRPr="00804A84">
        <w:rPr>
          <w:b/>
        </w:rPr>
        <w:t>Confirmação negativa</w:t>
      </w:r>
    </w:p>
    <w:p w14:paraId="4F070231" w14:textId="77777777" w:rsidR="002A7EB0" w:rsidRDefault="002A7EB0" w:rsidP="002A7EB0">
      <w:pPr>
        <w:tabs>
          <w:tab w:val="left" w:pos="567"/>
        </w:tabs>
        <w:ind w:left="567" w:hanging="567"/>
        <w:jc w:val="both"/>
      </w:pPr>
    </w:p>
    <w:p w14:paraId="5AEBE917" w14:textId="77777777" w:rsidR="002A7EB0" w:rsidRDefault="002A7EB0" w:rsidP="002A7EB0">
      <w:pPr>
        <w:tabs>
          <w:tab w:val="left" w:pos="567"/>
        </w:tabs>
        <w:ind w:left="567" w:hanging="567"/>
        <w:jc w:val="both"/>
      </w:pPr>
      <w:r>
        <w:t xml:space="preserve">15. </w:t>
      </w:r>
      <w:r>
        <w:tab/>
        <w:t>As confirmações negativas fornecem evidência de auditoria menos persuasiva que as confirmações positivas. Consequentemente, o auditor não deve usar solicitações de confirmação negativa como o único procedimento substantivo de auditoria para tratar o risco de distorção relevante avaliado no nível de afirmações, a menos que estejam presentes todos os itens a seguir (ver item A23):</w:t>
      </w:r>
    </w:p>
    <w:p w14:paraId="275A08A6" w14:textId="77777777" w:rsidR="002A7EB0" w:rsidRDefault="002A7EB0" w:rsidP="002A7EB0">
      <w:pPr>
        <w:tabs>
          <w:tab w:val="left" w:pos="567"/>
        </w:tabs>
        <w:ind w:left="567" w:hanging="567"/>
        <w:jc w:val="both"/>
      </w:pPr>
    </w:p>
    <w:p w14:paraId="440A945B" w14:textId="77777777" w:rsidR="002A7EB0" w:rsidRDefault="002A7EB0" w:rsidP="002A7EB0">
      <w:pPr>
        <w:tabs>
          <w:tab w:val="left" w:pos="1276"/>
        </w:tabs>
        <w:ind w:left="1276" w:hanging="425"/>
        <w:jc w:val="both"/>
      </w:pPr>
      <w:r>
        <w:t xml:space="preserve">(a) </w:t>
      </w:r>
      <w:r>
        <w:tab/>
        <w:t>o auditor avaliou o risco de distorção relevante como baixo e obteve evidência de auditoria apropriada e suficiente em relação à efetividade operacional dos controles relevantes para a afirmação;</w:t>
      </w:r>
    </w:p>
    <w:p w14:paraId="64EA4EE8" w14:textId="77777777" w:rsidR="002A7EB0" w:rsidRDefault="002A7EB0" w:rsidP="002A7EB0">
      <w:pPr>
        <w:tabs>
          <w:tab w:val="left" w:pos="1276"/>
        </w:tabs>
        <w:ind w:left="1276" w:hanging="425"/>
        <w:jc w:val="both"/>
      </w:pPr>
      <w:r>
        <w:t xml:space="preserve">(b) </w:t>
      </w:r>
      <w:r>
        <w:tab/>
        <w:t>a população de itens sujeitos a procedimentos de confirmação negativa compreende um grande número de saldos contábeis, transações ou condições, homogêneas de pequena magnitude;</w:t>
      </w:r>
    </w:p>
    <w:p w14:paraId="0BE2110C" w14:textId="77777777" w:rsidR="002A7EB0" w:rsidRDefault="002A7EB0" w:rsidP="002A7EB0">
      <w:pPr>
        <w:tabs>
          <w:tab w:val="left" w:pos="1276"/>
        </w:tabs>
        <w:ind w:left="1276" w:hanging="425"/>
        <w:jc w:val="both"/>
      </w:pPr>
      <w:r>
        <w:t xml:space="preserve">(c) </w:t>
      </w:r>
      <w:r>
        <w:tab/>
        <w:t>espera-se uma taxa de exceção muito pequena; e</w:t>
      </w:r>
    </w:p>
    <w:p w14:paraId="7AB4A903" w14:textId="77777777" w:rsidR="002A7EB0" w:rsidRDefault="002A7EB0" w:rsidP="002A7EB0">
      <w:pPr>
        <w:tabs>
          <w:tab w:val="left" w:pos="1276"/>
        </w:tabs>
        <w:ind w:left="1276" w:hanging="425"/>
        <w:jc w:val="both"/>
      </w:pPr>
      <w:r>
        <w:t xml:space="preserve">(d) </w:t>
      </w:r>
      <w:r>
        <w:tab/>
        <w:t>o auditor não tem conhecimento das circunstâncias ou condições que fariam com que as pessoas que recebem solicitações de confirmação negativa ignorassem essas solicitações.</w:t>
      </w:r>
    </w:p>
    <w:p w14:paraId="7FC4C602" w14:textId="77777777" w:rsidR="002A7EB0" w:rsidRPr="00175756" w:rsidRDefault="002A7EB0" w:rsidP="002A7EB0">
      <w:pPr>
        <w:tabs>
          <w:tab w:val="left" w:pos="567"/>
        </w:tabs>
        <w:ind w:left="567" w:hanging="567"/>
        <w:jc w:val="both"/>
      </w:pPr>
      <w:r w:rsidRPr="00175756">
        <w:tab/>
      </w:r>
      <w:r w:rsidRPr="00175756">
        <w:tab/>
      </w:r>
    </w:p>
    <w:p w14:paraId="3AED268D" w14:textId="77777777" w:rsidR="002A7EB0" w:rsidRPr="00804A84" w:rsidRDefault="002A7EB0" w:rsidP="002A7EB0">
      <w:pPr>
        <w:tabs>
          <w:tab w:val="left" w:pos="567"/>
        </w:tabs>
        <w:ind w:left="567" w:hanging="567"/>
        <w:jc w:val="both"/>
        <w:rPr>
          <w:b/>
        </w:rPr>
      </w:pPr>
      <w:r w:rsidRPr="00804A84">
        <w:rPr>
          <w:b/>
        </w:rPr>
        <w:t>Avaliação da evidência obtida</w:t>
      </w:r>
    </w:p>
    <w:p w14:paraId="36ECB163" w14:textId="77777777" w:rsidR="002A7EB0" w:rsidRDefault="002A7EB0" w:rsidP="002A7EB0">
      <w:pPr>
        <w:tabs>
          <w:tab w:val="left" w:pos="567"/>
        </w:tabs>
        <w:ind w:left="567" w:hanging="567"/>
        <w:jc w:val="both"/>
      </w:pPr>
    </w:p>
    <w:p w14:paraId="315DE55A" w14:textId="77777777" w:rsidR="002A7EB0" w:rsidRPr="00A870B8" w:rsidRDefault="002A7EB0" w:rsidP="002A7EB0">
      <w:pPr>
        <w:tabs>
          <w:tab w:val="left" w:pos="567"/>
        </w:tabs>
        <w:ind w:left="567" w:hanging="567"/>
        <w:jc w:val="both"/>
      </w:pPr>
      <w:r>
        <w:t xml:space="preserve">16. </w:t>
      </w:r>
      <w:r>
        <w:tab/>
        <w:t xml:space="preserve">O auditor deve avaliar se os resultados dos procedimentos de confirmação externa fornecem evidência de auditoria relevante e confiável, ou se são necessárias outras evidências de auditoria </w:t>
      </w:r>
      <w:r w:rsidRPr="00A870B8">
        <w:t>(</w:t>
      </w:r>
      <w:r>
        <w:t>ver itens</w:t>
      </w:r>
      <w:r w:rsidRPr="00A870B8">
        <w:t xml:space="preserve"> A24</w:t>
      </w:r>
      <w:r>
        <w:t xml:space="preserve"> e </w:t>
      </w:r>
      <w:r w:rsidRPr="00A870B8">
        <w:t>A25)</w:t>
      </w:r>
      <w:r>
        <w:t>.</w:t>
      </w:r>
    </w:p>
    <w:p w14:paraId="7A3484FC" w14:textId="77777777" w:rsidR="002A7EB0" w:rsidRDefault="002A7EB0" w:rsidP="002A7EB0">
      <w:pPr>
        <w:tabs>
          <w:tab w:val="left" w:pos="567"/>
        </w:tabs>
        <w:ind w:left="567" w:hanging="567"/>
        <w:jc w:val="both"/>
        <w:rPr>
          <w:b/>
        </w:rPr>
      </w:pPr>
    </w:p>
    <w:p w14:paraId="4BDEA8D7" w14:textId="77777777" w:rsidR="002A7EB0" w:rsidRPr="00804A84" w:rsidRDefault="002A7EB0" w:rsidP="002A7EB0">
      <w:pPr>
        <w:tabs>
          <w:tab w:val="left" w:pos="567"/>
        </w:tabs>
        <w:ind w:left="567" w:hanging="567"/>
        <w:jc w:val="both"/>
        <w:rPr>
          <w:b/>
          <w:sz w:val="28"/>
          <w:szCs w:val="28"/>
        </w:rPr>
      </w:pPr>
      <w:r w:rsidRPr="00804A84">
        <w:rPr>
          <w:b/>
          <w:sz w:val="28"/>
          <w:szCs w:val="28"/>
        </w:rPr>
        <w:t>Aplicação e outros materiais explicativos</w:t>
      </w:r>
    </w:p>
    <w:p w14:paraId="38000C29" w14:textId="77777777" w:rsidR="002A7EB0" w:rsidRPr="001D7742" w:rsidRDefault="002A7EB0" w:rsidP="002A7EB0">
      <w:pPr>
        <w:tabs>
          <w:tab w:val="left" w:pos="567"/>
        </w:tabs>
        <w:ind w:left="567" w:hanging="567"/>
        <w:jc w:val="both"/>
      </w:pPr>
    </w:p>
    <w:p w14:paraId="74DF4261" w14:textId="77777777" w:rsidR="002A7EB0" w:rsidRPr="00804A84" w:rsidRDefault="002A7EB0" w:rsidP="002A7EB0">
      <w:pPr>
        <w:tabs>
          <w:tab w:val="left" w:pos="567"/>
        </w:tabs>
        <w:ind w:left="567" w:hanging="567"/>
        <w:jc w:val="both"/>
        <w:rPr>
          <w:b/>
        </w:rPr>
      </w:pPr>
      <w:r w:rsidRPr="00804A84">
        <w:rPr>
          <w:b/>
        </w:rPr>
        <w:t>Procedimentos de confirmação externa</w:t>
      </w:r>
    </w:p>
    <w:p w14:paraId="34027A00" w14:textId="77777777" w:rsidR="002A7EB0" w:rsidRDefault="002A7EB0" w:rsidP="002A7EB0">
      <w:pPr>
        <w:tabs>
          <w:tab w:val="left" w:pos="567"/>
        </w:tabs>
        <w:ind w:left="567" w:hanging="567"/>
        <w:jc w:val="both"/>
      </w:pPr>
    </w:p>
    <w:p w14:paraId="5E0F2817" w14:textId="77777777" w:rsidR="002A7EB0" w:rsidRDefault="002A7EB0" w:rsidP="002A7EB0">
      <w:pPr>
        <w:tabs>
          <w:tab w:val="left" w:pos="567"/>
        </w:tabs>
        <w:ind w:left="567" w:hanging="567"/>
        <w:jc w:val="both"/>
      </w:pPr>
      <w:r>
        <w:t>Determinar as informações a serem confirmadas ou solicitadas (ver item 7(a))</w:t>
      </w:r>
    </w:p>
    <w:p w14:paraId="0681EF3F" w14:textId="77777777" w:rsidR="002A7EB0" w:rsidRDefault="002A7EB0" w:rsidP="002A7EB0">
      <w:pPr>
        <w:tabs>
          <w:tab w:val="left" w:pos="567"/>
        </w:tabs>
        <w:ind w:left="567" w:hanging="567"/>
        <w:jc w:val="both"/>
      </w:pPr>
    </w:p>
    <w:p w14:paraId="41C40526" w14:textId="77777777" w:rsidR="002A7EB0" w:rsidRDefault="002A7EB0" w:rsidP="002A7EB0">
      <w:pPr>
        <w:tabs>
          <w:tab w:val="left" w:pos="567"/>
        </w:tabs>
        <w:ind w:left="567" w:hanging="567"/>
        <w:jc w:val="both"/>
      </w:pPr>
      <w:r>
        <w:t xml:space="preserve">A1.  </w:t>
      </w:r>
      <w:r>
        <w:tab/>
        <w:t>Os procedimentos de confirmação externa são frequentemente usados para confirmar ou solicitar informações relativas a saldos contábeis e seus elementos. Podem ser usados, também, para confirmar os termos de acordos, contratos ou transações entre a entidade e outras partes, ou para confirmar a ausência de certas condições como um “acordo paralelo”</w:t>
      </w:r>
      <w:r w:rsidRPr="00AF46A4">
        <w:t xml:space="preserve"> </w:t>
      </w:r>
      <w:r w:rsidRPr="001D7742">
        <w:t>(</w:t>
      </w:r>
      <w:r w:rsidRPr="00012676">
        <w:rPr>
          <w:i/>
        </w:rPr>
        <w:t>side letter</w:t>
      </w:r>
      <w:r w:rsidRPr="001D7742">
        <w:t>)</w:t>
      </w:r>
      <w:r>
        <w:t>.</w:t>
      </w:r>
    </w:p>
    <w:p w14:paraId="180664AA" w14:textId="77777777" w:rsidR="002A7EB0" w:rsidRDefault="002A7EB0" w:rsidP="002A7EB0">
      <w:pPr>
        <w:tabs>
          <w:tab w:val="left" w:pos="567"/>
        </w:tabs>
        <w:ind w:left="567" w:hanging="567"/>
        <w:jc w:val="both"/>
      </w:pPr>
    </w:p>
    <w:p w14:paraId="485089C6" w14:textId="77777777" w:rsidR="002A7EB0" w:rsidRDefault="002A7EB0" w:rsidP="002A7EB0">
      <w:pPr>
        <w:tabs>
          <w:tab w:val="left" w:pos="567"/>
        </w:tabs>
        <w:ind w:left="567" w:hanging="567"/>
        <w:jc w:val="both"/>
      </w:pPr>
      <w:r w:rsidRPr="00AB0636">
        <w:t>Selecionar a parte apropriada para confirmar</w:t>
      </w:r>
      <w:r w:rsidRPr="00AE4F1B">
        <w:t xml:space="preserve"> (</w:t>
      </w:r>
      <w:r>
        <w:t>v</w:t>
      </w:r>
      <w:r w:rsidRPr="00AE4F1B">
        <w:t>er item 7(b))</w:t>
      </w:r>
    </w:p>
    <w:p w14:paraId="54C25DBA" w14:textId="77777777" w:rsidR="002A7EB0" w:rsidRDefault="002A7EB0" w:rsidP="002A7EB0">
      <w:pPr>
        <w:tabs>
          <w:tab w:val="left" w:pos="567"/>
        </w:tabs>
        <w:ind w:left="567" w:hanging="567"/>
        <w:jc w:val="both"/>
      </w:pPr>
    </w:p>
    <w:p w14:paraId="3F927885" w14:textId="77777777" w:rsidR="002A7EB0" w:rsidRDefault="002A7EB0" w:rsidP="002A7EB0">
      <w:pPr>
        <w:tabs>
          <w:tab w:val="left" w:pos="567"/>
        </w:tabs>
        <w:ind w:left="567" w:hanging="567"/>
        <w:jc w:val="both"/>
      </w:pPr>
      <w:r>
        <w:t xml:space="preserve">A2. </w:t>
      </w:r>
      <w:r>
        <w:tab/>
        <w:t>As respostas às solicitações de confirmação fornecem evidência de auditoria mais relevante e confiável quando são enviadas a um terceiro (parte que confirma), que no entendimento do auditor tem conhecimento sobre as informações a serem confirmadas. Por exemplo, um alto-funcionário de uma instituição financeira que tem conhecimento sobre as transações ou acordos para os quais é solicitada a confirmação pode ser a pessoa mais apropriada na instituição financeira para quem solicitar a confirmação.</w:t>
      </w:r>
    </w:p>
    <w:p w14:paraId="712658E2" w14:textId="77777777" w:rsidR="002A7EB0" w:rsidRDefault="002A7EB0" w:rsidP="002A7EB0">
      <w:pPr>
        <w:tabs>
          <w:tab w:val="left" w:pos="567"/>
        </w:tabs>
        <w:ind w:left="567" w:hanging="567"/>
        <w:jc w:val="both"/>
      </w:pPr>
    </w:p>
    <w:p w14:paraId="672CDCBF" w14:textId="77777777" w:rsidR="002A7EB0" w:rsidRPr="00D71E0F" w:rsidRDefault="002A7EB0" w:rsidP="002A7EB0">
      <w:pPr>
        <w:tabs>
          <w:tab w:val="left" w:pos="567"/>
        </w:tabs>
        <w:ind w:left="567" w:hanging="567"/>
        <w:jc w:val="both"/>
      </w:pPr>
      <w:r w:rsidRPr="001D7742">
        <w:t>Planejamento de solicitações de confirmação</w:t>
      </w:r>
      <w:r w:rsidRPr="00D71E0F">
        <w:t xml:space="preserve"> (</w:t>
      </w:r>
      <w:r>
        <w:t>ver</w:t>
      </w:r>
      <w:r w:rsidRPr="00D71E0F">
        <w:t xml:space="preserve"> item 7(c))</w:t>
      </w:r>
    </w:p>
    <w:p w14:paraId="3F1D74F6" w14:textId="77777777" w:rsidR="002A7EB0" w:rsidRDefault="002A7EB0" w:rsidP="002A7EB0">
      <w:pPr>
        <w:tabs>
          <w:tab w:val="left" w:pos="567"/>
        </w:tabs>
        <w:ind w:left="567" w:hanging="567"/>
        <w:jc w:val="both"/>
      </w:pPr>
    </w:p>
    <w:p w14:paraId="681CD895" w14:textId="77777777" w:rsidR="002A7EB0" w:rsidRDefault="002A7EB0" w:rsidP="002A7EB0">
      <w:pPr>
        <w:tabs>
          <w:tab w:val="left" w:pos="567"/>
        </w:tabs>
        <w:ind w:left="567" w:hanging="567"/>
        <w:jc w:val="both"/>
      </w:pPr>
      <w:r w:rsidRPr="00CC52A1">
        <w:t xml:space="preserve">A3. </w:t>
      </w:r>
      <w:r>
        <w:tab/>
      </w:r>
      <w:r w:rsidRPr="00CC52A1">
        <w:t>A forma com</w:t>
      </w:r>
      <w:r>
        <w:t>o</w:t>
      </w:r>
      <w:r w:rsidRPr="00CC52A1">
        <w:t xml:space="preserve"> uma solicitação de confirmação </w:t>
      </w:r>
      <w:r>
        <w:t xml:space="preserve">é planejada </w:t>
      </w:r>
      <w:r w:rsidRPr="00CC52A1">
        <w:t>pode afetar diretamente a taxa de resposta de confirmação</w:t>
      </w:r>
      <w:r>
        <w:t>,</w:t>
      </w:r>
      <w:r w:rsidRPr="00CC52A1">
        <w:t xml:space="preserve"> a confiabilidade e a natureza da evidência de auditoria obtida das respostas.</w:t>
      </w:r>
    </w:p>
    <w:p w14:paraId="35ADB674" w14:textId="77777777" w:rsidR="002A7EB0" w:rsidRDefault="002A7EB0" w:rsidP="002A7EB0">
      <w:pPr>
        <w:tabs>
          <w:tab w:val="left" w:pos="567"/>
        </w:tabs>
        <w:ind w:left="567" w:hanging="567"/>
        <w:jc w:val="both"/>
      </w:pPr>
    </w:p>
    <w:p w14:paraId="643D5050" w14:textId="77777777" w:rsidR="002A7EB0" w:rsidRDefault="002A7EB0" w:rsidP="002A7EB0">
      <w:pPr>
        <w:tabs>
          <w:tab w:val="left" w:pos="567"/>
        </w:tabs>
        <w:ind w:left="567" w:hanging="567"/>
        <w:jc w:val="both"/>
      </w:pPr>
      <w:r>
        <w:t xml:space="preserve">A4. </w:t>
      </w:r>
      <w:r>
        <w:tab/>
        <w:t>Os fatores a serem considerados na elaboração de solicitações de confirmação incluem:</w:t>
      </w:r>
    </w:p>
    <w:p w14:paraId="1F3EF48A" w14:textId="77777777" w:rsidR="002A7EB0" w:rsidRDefault="002A7EB0" w:rsidP="002A7EB0">
      <w:pPr>
        <w:tabs>
          <w:tab w:val="left" w:pos="567"/>
        </w:tabs>
        <w:ind w:left="567" w:hanging="567"/>
        <w:jc w:val="both"/>
      </w:pPr>
    </w:p>
    <w:p w14:paraId="4D38260D" w14:textId="77777777" w:rsidR="002A7EB0" w:rsidRDefault="002A7EB0">
      <w:pPr>
        <w:numPr>
          <w:ilvl w:val="0"/>
          <w:numId w:val="188"/>
        </w:numPr>
        <w:tabs>
          <w:tab w:val="left" w:pos="1134"/>
        </w:tabs>
        <w:spacing w:after="0" w:line="240" w:lineRule="auto"/>
        <w:ind w:left="1134" w:hanging="283"/>
        <w:jc w:val="both"/>
      </w:pPr>
      <w:r>
        <w:t>afirmações que estão sendo abordadas como procedimento;</w:t>
      </w:r>
    </w:p>
    <w:p w14:paraId="7E18AB58" w14:textId="77777777" w:rsidR="002A7EB0" w:rsidRDefault="002A7EB0">
      <w:pPr>
        <w:numPr>
          <w:ilvl w:val="0"/>
          <w:numId w:val="188"/>
        </w:numPr>
        <w:tabs>
          <w:tab w:val="left" w:pos="1134"/>
        </w:tabs>
        <w:spacing w:after="0" w:line="240" w:lineRule="auto"/>
        <w:ind w:left="1134" w:hanging="283"/>
        <w:jc w:val="both"/>
      </w:pPr>
      <w:r>
        <w:t>riscos específicos de distorção relevante, que foram identificados, incluindo riscos de fraude;</w:t>
      </w:r>
    </w:p>
    <w:p w14:paraId="13723B05" w14:textId="77777777" w:rsidR="002A7EB0" w:rsidRDefault="002A7EB0">
      <w:pPr>
        <w:numPr>
          <w:ilvl w:val="0"/>
          <w:numId w:val="188"/>
        </w:numPr>
        <w:tabs>
          <w:tab w:val="left" w:pos="1134"/>
        </w:tabs>
        <w:spacing w:after="0" w:line="240" w:lineRule="auto"/>
        <w:ind w:left="1134" w:hanging="283"/>
        <w:jc w:val="both"/>
      </w:pPr>
      <w:r>
        <w:t>forma e a apresentação da solicitação de confirmação;</w:t>
      </w:r>
    </w:p>
    <w:p w14:paraId="204EDF99" w14:textId="77777777" w:rsidR="002A7EB0" w:rsidRDefault="002A7EB0">
      <w:pPr>
        <w:numPr>
          <w:ilvl w:val="0"/>
          <w:numId w:val="188"/>
        </w:numPr>
        <w:tabs>
          <w:tab w:val="left" w:pos="1134"/>
        </w:tabs>
        <w:spacing w:after="0" w:line="240" w:lineRule="auto"/>
        <w:ind w:left="1134" w:hanging="283"/>
        <w:jc w:val="both"/>
      </w:pPr>
      <w:r>
        <w:t>experiência anterior na auditoria ou trabalhos semelhantes;</w:t>
      </w:r>
    </w:p>
    <w:p w14:paraId="0CE4AD94" w14:textId="77777777" w:rsidR="002A7EB0" w:rsidRDefault="002A7EB0">
      <w:pPr>
        <w:numPr>
          <w:ilvl w:val="0"/>
          <w:numId w:val="188"/>
        </w:numPr>
        <w:tabs>
          <w:tab w:val="left" w:pos="1134"/>
        </w:tabs>
        <w:spacing w:after="0" w:line="240" w:lineRule="auto"/>
        <w:ind w:left="1134" w:hanging="283"/>
        <w:jc w:val="both"/>
      </w:pPr>
      <w:r>
        <w:t>método de comunicação (por exemplo, em papel, em formato eletrônico ou outro meio);</w:t>
      </w:r>
    </w:p>
    <w:p w14:paraId="3BE3B4B2" w14:textId="77777777" w:rsidR="002A7EB0" w:rsidRDefault="002A7EB0">
      <w:pPr>
        <w:numPr>
          <w:ilvl w:val="0"/>
          <w:numId w:val="188"/>
        </w:numPr>
        <w:tabs>
          <w:tab w:val="left" w:pos="1134"/>
        </w:tabs>
        <w:spacing w:after="0" w:line="240" w:lineRule="auto"/>
        <w:ind w:left="1134" w:hanging="283"/>
        <w:jc w:val="both"/>
      </w:pPr>
      <w:r>
        <w:t>autorização ou incentivo da administração para as partes que confirmam para responderem ao auditor. As partes que confirmam podem querer responder somente a uma solicitação de confirmação que contém autorização da administração;</w:t>
      </w:r>
    </w:p>
    <w:p w14:paraId="2997F7C4" w14:textId="77777777" w:rsidR="002A7EB0" w:rsidRDefault="002A7EB0">
      <w:pPr>
        <w:numPr>
          <w:ilvl w:val="0"/>
          <w:numId w:val="188"/>
        </w:numPr>
        <w:tabs>
          <w:tab w:val="left" w:pos="1134"/>
        </w:tabs>
        <w:spacing w:after="0" w:line="240" w:lineRule="auto"/>
        <w:ind w:left="1134" w:hanging="283"/>
        <w:jc w:val="both"/>
      </w:pPr>
      <w:r w:rsidRPr="003B420E">
        <w:t>capacidade d</w:t>
      </w:r>
      <w:r>
        <w:t>e determinad</w:t>
      </w:r>
      <w:r w:rsidRPr="003B420E">
        <w:t>a parte que</w:t>
      </w:r>
      <w:r>
        <w:t xml:space="preserve"> confirma</w:t>
      </w:r>
      <w:r w:rsidRPr="003B420E">
        <w:t xml:space="preserve"> e</w:t>
      </w:r>
      <w:r>
        <w:t>m</w:t>
      </w:r>
      <w:r w:rsidRPr="003B420E">
        <w:t xml:space="preserve"> fornecer ou confirmar as informações solicitadas (por exemplo, valor de nota fiscal individual versus</w:t>
      </w:r>
      <w:r>
        <w:t xml:space="preserve"> </w:t>
      </w:r>
      <w:r w:rsidRPr="003B420E">
        <w:t>saldo total).</w:t>
      </w:r>
    </w:p>
    <w:p w14:paraId="4608F1A5" w14:textId="77777777" w:rsidR="002A7EB0" w:rsidRDefault="002A7EB0" w:rsidP="002A7EB0">
      <w:pPr>
        <w:tabs>
          <w:tab w:val="left" w:pos="567"/>
        </w:tabs>
        <w:ind w:left="567" w:hanging="567"/>
        <w:jc w:val="both"/>
      </w:pPr>
    </w:p>
    <w:p w14:paraId="602B1FCE" w14:textId="77777777" w:rsidR="002A7EB0" w:rsidRDefault="002A7EB0" w:rsidP="002A7EB0">
      <w:pPr>
        <w:tabs>
          <w:tab w:val="left" w:pos="567"/>
        </w:tabs>
        <w:ind w:left="567" w:hanging="567"/>
        <w:jc w:val="both"/>
      </w:pPr>
      <w:r>
        <w:t xml:space="preserve">A5. </w:t>
      </w:r>
      <w:r>
        <w:tab/>
        <w:t>A solicitação de confirmação externa positiva pede que a parte que confirma, em todos os casos, responda ao auditor seja pela indicação de sua concordância com as informações enviadas ou pelo fornecimento de informações. Normalmente se espera que a resposta a uma solicitação de confirmação positiva forneça evidência de auditoria confiável. Entretanto, existe o risco de que a parte que confirma possa responder à solicitação de confirmação sem verificar se as informações estão corretas. O auditor pode reduzir esse risco usando solicitações de confirmação positiva que não determinam o valor (ou outra informação) na solicitação de confirmação, e pedem à parte que confirma preencher o valor ou fornecer outra informação. Por outro lado, usar esse tipo de solicitação de confirmação “em branco” pode resultar em porcentagens de respostas mais baixas em decorrência do esforço adicional exigido das partes que confirmam.</w:t>
      </w:r>
    </w:p>
    <w:p w14:paraId="71700C02" w14:textId="77777777" w:rsidR="002A7EB0" w:rsidRDefault="002A7EB0" w:rsidP="002A7EB0">
      <w:pPr>
        <w:tabs>
          <w:tab w:val="left" w:pos="567"/>
        </w:tabs>
        <w:ind w:left="567" w:hanging="567"/>
        <w:jc w:val="both"/>
      </w:pPr>
    </w:p>
    <w:p w14:paraId="72899153" w14:textId="77777777" w:rsidR="002A7EB0" w:rsidRDefault="002A7EB0" w:rsidP="002A7EB0">
      <w:pPr>
        <w:tabs>
          <w:tab w:val="left" w:pos="567"/>
        </w:tabs>
        <w:ind w:left="567" w:hanging="567"/>
        <w:jc w:val="both"/>
      </w:pPr>
      <w:r>
        <w:t xml:space="preserve">A6. </w:t>
      </w:r>
      <w:r>
        <w:tab/>
        <w:t>Determinar que as solicitações estejam devidamente endereçadas inclui testar a validade de alguns ou todos os endereços nas solicitações de confirmação antes de serem enviadas.</w:t>
      </w:r>
    </w:p>
    <w:p w14:paraId="22990CDF" w14:textId="77777777" w:rsidR="002A7EB0" w:rsidRDefault="002A7EB0" w:rsidP="002A7EB0">
      <w:pPr>
        <w:tabs>
          <w:tab w:val="left" w:pos="567"/>
        </w:tabs>
        <w:ind w:left="567" w:hanging="567"/>
        <w:jc w:val="both"/>
      </w:pPr>
    </w:p>
    <w:p w14:paraId="648F9A41" w14:textId="77777777" w:rsidR="002A7EB0" w:rsidRDefault="002A7EB0" w:rsidP="002A7EB0">
      <w:pPr>
        <w:tabs>
          <w:tab w:val="left" w:pos="567"/>
        </w:tabs>
        <w:ind w:left="567" w:hanging="567"/>
        <w:jc w:val="both"/>
      </w:pPr>
      <w:r w:rsidRPr="001D7742">
        <w:t>Acompanhamento de solicitações de confirmação</w:t>
      </w:r>
      <w:r>
        <w:t xml:space="preserve"> (ver item 7(d))</w:t>
      </w:r>
    </w:p>
    <w:p w14:paraId="741DA83F" w14:textId="77777777" w:rsidR="002A7EB0" w:rsidRDefault="002A7EB0" w:rsidP="002A7EB0">
      <w:pPr>
        <w:tabs>
          <w:tab w:val="left" w:pos="567"/>
        </w:tabs>
        <w:ind w:left="567" w:hanging="567"/>
        <w:jc w:val="both"/>
      </w:pPr>
    </w:p>
    <w:p w14:paraId="30CC63A9" w14:textId="77777777" w:rsidR="002A7EB0" w:rsidRDefault="002A7EB0" w:rsidP="002A7EB0">
      <w:pPr>
        <w:tabs>
          <w:tab w:val="left" w:pos="567"/>
        </w:tabs>
        <w:ind w:left="567" w:hanging="567"/>
        <w:jc w:val="both"/>
      </w:pPr>
      <w:r>
        <w:t xml:space="preserve">A7. </w:t>
      </w:r>
      <w:r>
        <w:tab/>
        <w:t>O auditor pode enviar uma solicitação de confirmação adicional quando não receber uma resposta a uma solicitação anterior dentro de prazo razoável. Por exemplo, o auditor pode, depois de verificar novamente a precisão do endereço original, enviar uma solicitação adicional ou 2º. pedido.</w:t>
      </w:r>
    </w:p>
    <w:p w14:paraId="2C181E17" w14:textId="77777777" w:rsidR="002A7EB0" w:rsidRDefault="002A7EB0" w:rsidP="002A7EB0">
      <w:pPr>
        <w:tabs>
          <w:tab w:val="left" w:pos="567"/>
        </w:tabs>
        <w:ind w:left="567" w:hanging="567"/>
        <w:jc w:val="both"/>
      </w:pPr>
    </w:p>
    <w:p w14:paraId="34472E13" w14:textId="77777777" w:rsidR="002A7EB0" w:rsidRPr="00804A84" w:rsidRDefault="002A7EB0" w:rsidP="002A7EB0">
      <w:pPr>
        <w:tabs>
          <w:tab w:val="left" w:pos="567"/>
        </w:tabs>
        <w:ind w:left="567" w:hanging="567"/>
        <w:jc w:val="both"/>
        <w:rPr>
          <w:b/>
        </w:rPr>
      </w:pPr>
      <w:r w:rsidRPr="00804A84">
        <w:rPr>
          <w:b/>
        </w:rPr>
        <w:t>Recusa da administração em permitir que o auditor envie solicitações de confirmação</w:t>
      </w:r>
    </w:p>
    <w:p w14:paraId="29BF60F3" w14:textId="77777777" w:rsidR="002A7EB0" w:rsidRDefault="002A7EB0" w:rsidP="002A7EB0">
      <w:pPr>
        <w:tabs>
          <w:tab w:val="left" w:pos="567"/>
        </w:tabs>
        <w:ind w:left="567" w:hanging="567"/>
        <w:jc w:val="both"/>
      </w:pPr>
      <w:r w:rsidRPr="00175756">
        <w:tab/>
      </w:r>
    </w:p>
    <w:p w14:paraId="2DF72026" w14:textId="77777777" w:rsidR="002A7EB0" w:rsidRDefault="002A7EB0" w:rsidP="002A7EB0">
      <w:pPr>
        <w:tabs>
          <w:tab w:val="left" w:pos="567"/>
        </w:tabs>
        <w:ind w:left="567" w:hanging="567"/>
        <w:jc w:val="both"/>
      </w:pPr>
      <w:r w:rsidRPr="001D7742">
        <w:t>Razoabilidade da recusa da administração</w:t>
      </w:r>
      <w:r>
        <w:t xml:space="preserve"> (ver item 8(a))</w:t>
      </w:r>
    </w:p>
    <w:p w14:paraId="7C990B6C" w14:textId="77777777" w:rsidR="002A7EB0" w:rsidRDefault="002A7EB0" w:rsidP="002A7EB0">
      <w:pPr>
        <w:tabs>
          <w:tab w:val="left" w:pos="567"/>
        </w:tabs>
        <w:ind w:left="567" w:hanging="567"/>
        <w:jc w:val="both"/>
      </w:pPr>
    </w:p>
    <w:p w14:paraId="1658223A" w14:textId="77777777" w:rsidR="002A7EB0" w:rsidRDefault="002A7EB0" w:rsidP="002A7EB0">
      <w:pPr>
        <w:tabs>
          <w:tab w:val="left" w:pos="567"/>
        </w:tabs>
        <w:ind w:left="567" w:hanging="567"/>
        <w:jc w:val="both"/>
      </w:pPr>
      <w:r>
        <w:t xml:space="preserve">A8. </w:t>
      </w:r>
      <w:r>
        <w:tab/>
        <w:t>A recusa da administração em permitir que o auditor envie solicitações de confirmação constitui uma limitação sobre a evidência de auditoria que o auditor deseja obter. O auditor deve, portanto, indagar sobre as razões para a limitação. Uma razão comum apresentada é a existência de uma disputa legal ou negociação em andamento com a pretensa parte que confirma, cuja solução pode ser afetada por uma solicitação de confirmação inoportuna. O auditor deve procurar evidência de auditoria sobre a validade e razoabilidade das razões em decorrência do risco de que a administração pode estar tentando negar ao auditor o acesso a evidência de auditoria que pode revelar fraude ou erro.</w:t>
      </w:r>
    </w:p>
    <w:p w14:paraId="4E25C570" w14:textId="77777777" w:rsidR="002A7EB0" w:rsidRDefault="002A7EB0" w:rsidP="002A7EB0">
      <w:pPr>
        <w:tabs>
          <w:tab w:val="left" w:pos="567"/>
        </w:tabs>
        <w:ind w:left="567" w:hanging="567"/>
        <w:jc w:val="both"/>
      </w:pPr>
    </w:p>
    <w:p w14:paraId="1A1446A3" w14:textId="77777777" w:rsidR="002A7EB0" w:rsidRDefault="002A7EB0" w:rsidP="002A7EB0">
      <w:pPr>
        <w:tabs>
          <w:tab w:val="left" w:pos="567"/>
        </w:tabs>
        <w:ind w:left="567" w:hanging="567"/>
        <w:jc w:val="both"/>
      </w:pPr>
      <w:r w:rsidRPr="001D7742">
        <w:t>Implicações para a avaliação de risco de distorção relevante</w:t>
      </w:r>
      <w:r>
        <w:t xml:space="preserve"> (ver item 8(b))</w:t>
      </w:r>
    </w:p>
    <w:p w14:paraId="16E692BD" w14:textId="77777777" w:rsidR="002A7EB0" w:rsidRDefault="002A7EB0" w:rsidP="002A7EB0">
      <w:pPr>
        <w:tabs>
          <w:tab w:val="left" w:pos="567"/>
        </w:tabs>
        <w:ind w:left="567" w:hanging="567"/>
        <w:jc w:val="both"/>
      </w:pPr>
    </w:p>
    <w:p w14:paraId="269826FE" w14:textId="77777777" w:rsidR="002A7EB0" w:rsidRDefault="002A7EB0" w:rsidP="002A7EB0">
      <w:pPr>
        <w:tabs>
          <w:tab w:val="left" w:pos="567"/>
        </w:tabs>
        <w:ind w:left="567" w:hanging="567"/>
        <w:jc w:val="both"/>
      </w:pPr>
      <w:r>
        <w:t xml:space="preserve">A9. </w:t>
      </w:r>
      <w:r>
        <w:tab/>
        <w:t>O auditor pode concluir pela avaliação no item 8(b) que seria apropriado revisar a avaliação dos riscos de distorção relevante no nível de afirmações e modificar os procedimentos de auditoria planejados de acordo com o item 31 da NBC TA 315. Por exemplo, se a solicitação da administração de não confirmar não for razoável, isso pode indicar um fator de risco de fraude que requer uma avaliação de acordo com a NBC TA 240, item 24.</w:t>
      </w:r>
    </w:p>
    <w:p w14:paraId="361C98F1" w14:textId="77777777" w:rsidR="002A7EB0" w:rsidRDefault="002A7EB0" w:rsidP="002A7EB0">
      <w:pPr>
        <w:tabs>
          <w:tab w:val="left" w:pos="567"/>
        </w:tabs>
        <w:ind w:left="567" w:hanging="567"/>
        <w:jc w:val="both"/>
      </w:pPr>
    </w:p>
    <w:p w14:paraId="02243803" w14:textId="77777777" w:rsidR="002A7EB0" w:rsidRDefault="002A7EB0" w:rsidP="002A7EB0">
      <w:pPr>
        <w:tabs>
          <w:tab w:val="left" w:pos="567"/>
        </w:tabs>
        <w:ind w:left="567" w:hanging="567"/>
        <w:jc w:val="both"/>
      </w:pPr>
      <w:r w:rsidRPr="001D7742">
        <w:t>Procedimento alternativo de auditoria</w:t>
      </w:r>
      <w:r>
        <w:t xml:space="preserve"> (ver item 8(c))</w:t>
      </w:r>
    </w:p>
    <w:p w14:paraId="42857221" w14:textId="77777777" w:rsidR="002A7EB0" w:rsidRDefault="002A7EB0" w:rsidP="002A7EB0">
      <w:pPr>
        <w:tabs>
          <w:tab w:val="left" w:pos="567"/>
        </w:tabs>
        <w:ind w:left="567" w:hanging="567"/>
        <w:jc w:val="both"/>
      </w:pPr>
    </w:p>
    <w:p w14:paraId="147827D2" w14:textId="77777777" w:rsidR="002A7EB0" w:rsidRDefault="002A7EB0" w:rsidP="002A7EB0">
      <w:pPr>
        <w:tabs>
          <w:tab w:val="left" w:pos="567"/>
        </w:tabs>
        <w:ind w:left="567" w:hanging="567"/>
        <w:jc w:val="both"/>
      </w:pPr>
      <w:r>
        <w:t xml:space="preserve">A10. </w:t>
      </w:r>
      <w:r>
        <w:tab/>
        <w:t>Os procedimentos alternativos de auditoria executados podem ser semelhantes àqueles considerados apropriados para o caso de respostas não recebidas conforme especificado nos itens A18 e A19 desta Norma. Esses procedimentos também levam em consideração os resultados da avaliação do auditor no item 8(b) desta Norma.</w:t>
      </w:r>
    </w:p>
    <w:p w14:paraId="609C66DF" w14:textId="77777777" w:rsidR="002A7EB0" w:rsidRDefault="002A7EB0" w:rsidP="002A7EB0">
      <w:pPr>
        <w:tabs>
          <w:tab w:val="left" w:pos="567"/>
        </w:tabs>
        <w:ind w:left="567" w:hanging="567"/>
        <w:jc w:val="both"/>
      </w:pPr>
    </w:p>
    <w:p w14:paraId="6B237311" w14:textId="77777777" w:rsidR="002A7EB0" w:rsidRPr="00804A84" w:rsidRDefault="002A7EB0" w:rsidP="002A7EB0">
      <w:pPr>
        <w:tabs>
          <w:tab w:val="left" w:pos="567"/>
        </w:tabs>
        <w:ind w:left="567" w:hanging="567"/>
        <w:jc w:val="both"/>
        <w:rPr>
          <w:b/>
        </w:rPr>
      </w:pPr>
      <w:r w:rsidRPr="00804A84">
        <w:rPr>
          <w:b/>
        </w:rPr>
        <w:t>Resultado dos procedimentos de confirmação externa</w:t>
      </w:r>
    </w:p>
    <w:p w14:paraId="4A024F42" w14:textId="77777777" w:rsidR="002A7EB0" w:rsidRDefault="002A7EB0" w:rsidP="002A7EB0">
      <w:pPr>
        <w:tabs>
          <w:tab w:val="left" w:pos="567"/>
        </w:tabs>
        <w:ind w:left="567" w:hanging="567"/>
        <w:jc w:val="both"/>
      </w:pPr>
    </w:p>
    <w:p w14:paraId="55A76906" w14:textId="77777777" w:rsidR="002A7EB0" w:rsidRDefault="002A7EB0" w:rsidP="002A7EB0">
      <w:pPr>
        <w:tabs>
          <w:tab w:val="left" w:pos="567"/>
        </w:tabs>
        <w:ind w:left="567" w:hanging="567"/>
        <w:jc w:val="both"/>
      </w:pPr>
      <w:r w:rsidRPr="001D7742">
        <w:t>Confiabilidade da resposta a solicitações de confirmação</w:t>
      </w:r>
      <w:r>
        <w:t xml:space="preserve"> (ver item 10)</w:t>
      </w:r>
    </w:p>
    <w:p w14:paraId="1274E10D" w14:textId="77777777" w:rsidR="002A7EB0" w:rsidRDefault="002A7EB0" w:rsidP="002A7EB0">
      <w:pPr>
        <w:tabs>
          <w:tab w:val="left" w:pos="567"/>
        </w:tabs>
        <w:ind w:left="567" w:hanging="567"/>
        <w:jc w:val="both"/>
      </w:pPr>
    </w:p>
    <w:p w14:paraId="28EA6958" w14:textId="77777777" w:rsidR="002A7EB0" w:rsidRDefault="002A7EB0" w:rsidP="002A7EB0">
      <w:pPr>
        <w:tabs>
          <w:tab w:val="left" w:pos="567"/>
        </w:tabs>
        <w:ind w:left="567" w:hanging="567"/>
        <w:jc w:val="both"/>
      </w:pPr>
      <w:r>
        <w:t>A11. A NBC TA 500, item A31, indica que, mesmo quando a evidência de auditoria é obtida de fontes externas à entidade, pode haver circunstâncias que afetam sua confiabilidade. Todas as respostas envolvem algum risco de interceptação, alteração ou fraude. Esse risco existe independentemente da resposta ser obtida na forma de papel, em formato eletrônico ou outro meio. Os fatores que podem indicar dúvidas sobre a confiabilidade de resposta incluem o fato da resposta:</w:t>
      </w:r>
    </w:p>
    <w:p w14:paraId="43D82298" w14:textId="77777777" w:rsidR="002A7EB0" w:rsidRDefault="002A7EB0" w:rsidP="002A7EB0">
      <w:pPr>
        <w:tabs>
          <w:tab w:val="left" w:pos="567"/>
        </w:tabs>
        <w:ind w:left="567" w:hanging="567"/>
        <w:jc w:val="both"/>
      </w:pPr>
    </w:p>
    <w:p w14:paraId="55B401F3" w14:textId="77777777" w:rsidR="002A7EB0" w:rsidRDefault="002A7EB0">
      <w:pPr>
        <w:numPr>
          <w:ilvl w:val="0"/>
          <w:numId w:val="187"/>
        </w:numPr>
        <w:tabs>
          <w:tab w:val="left" w:pos="1134"/>
        </w:tabs>
        <w:spacing w:after="0" w:line="240" w:lineRule="auto"/>
        <w:ind w:left="1134" w:hanging="283"/>
        <w:jc w:val="both"/>
      </w:pPr>
      <w:r>
        <w:t>ter sido recebida pelo auditor indiretamente; ou</w:t>
      </w:r>
    </w:p>
    <w:p w14:paraId="75BBB438" w14:textId="77777777" w:rsidR="002A7EB0" w:rsidRDefault="002A7EB0">
      <w:pPr>
        <w:numPr>
          <w:ilvl w:val="0"/>
          <w:numId w:val="187"/>
        </w:numPr>
        <w:tabs>
          <w:tab w:val="left" w:pos="1134"/>
        </w:tabs>
        <w:spacing w:after="0" w:line="240" w:lineRule="auto"/>
        <w:ind w:left="1134" w:hanging="283"/>
        <w:jc w:val="both"/>
      </w:pPr>
      <w:r>
        <w:t xml:space="preserve">aparentemente não ter sido recebida originalmente da parte que confirmou. </w:t>
      </w:r>
    </w:p>
    <w:p w14:paraId="3CFDCC98" w14:textId="77777777" w:rsidR="002A7EB0" w:rsidRDefault="002A7EB0" w:rsidP="002A7EB0">
      <w:pPr>
        <w:tabs>
          <w:tab w:val="left" w:pos="567"/>
        </w:tabs>
        <w:ind w:left="567" w:hanging="567"/>
        <w:jc w:val="both"/>
      </w:pPr>
    </w:p>
    <w:p w14:paraId="6F9EAD9F" w14:textId="77777777" w:rsidR="002A7EB0" w:rsidRDefault="002A7EB0" w:rsidP="002A7EB0">
      <w:pPr>
        <w:tabs>
          <w:tab w:val="left" w:pos="567"/>
        </w:tabs>
        <w:ind w:left="567" w:hanging="567"/>
        <w:jc w:val="both"/>
      </w:pPr>
      <w:r>
        <w:t xml:space="preserve">A12. </w:t>
      </w:r>
      <w:r>
        <w:tab/>
        <w:t xml:space="preserve">As respostas recebidas eletronicamente, por exemplo, por fax ou correio eletrônico, envolvem riscos relacionados à confiabilidade podendo ser difícil estabelecer a prova de origem e autoridade da parte que confirma e a identificação de alterações.  Um processo usado pelo auditor e a parte que confirma, que institua um ambiente seguro para as respostas recebidas eletronicamente, pode reduzir esses riscos. Se o auditor está satisfeito que esse processo é seguro e adequadamente controlado, aumenta a confiabilidade das respectivas respostas. Um processo de confirmação eletrônica pode incorporar diversas técnicas para validação da identidade do remetente de informações no formato eletrônico, por exemplo, por meio do uso de criptografia, assinaturas digitais eletrônicas e procedimentos para verificação de autenticidade de </w:t>
      </w:r>
      <w:r w:rsidRPr="001D7742">
        <w:t>site</w:t>
      </w:r>
      <w:r>
        <w:t>.</w:t>
      </w:r>
    </w:p>
    <w:p w14:paraId="357794C3" w14:textId="77777777" w:rsidR="002A7EB0" w:rsidRDefault="002A7EB0" w:rsidP="002A7EB0">
      <w:pPr>
        <w:tabs>
          <w:tab w:val="left" w:pos="567"/>
        </w:tabs>
        <w:ind w:left="567" w:hanging="567"/>
        <w:jc w:val="both"/>
      </w:pPr>
    </w:p>
    <w:p w14:paraId="4792DB2D" w14:textId="77777777" w:rsidR="002A7EB0" w:rsidRDefault="002A7EB0" w:rsidP="002A7EB0">
      <w:pPr>
        <w:tabs>
          <w:tab w:val="left" w:pos="567"/>
        </w:tabs>
        <w:ind w:left="567" w:hanging="567"/>
        <w:jc w:val="both"/>
      </w:pPr>
      <w:r>
        <w:t xml:space="preserve">A13. </w:t>
      </w:r>
      <w:r>
        <w:tab/>
        <w:t>Se a parte que confirma usa um terceiro para coordenar e fornecer respostas a solicitações de confirmação, o auditor pode executar procedimentos para tratar os riscos de que:</w:t>
      </w:r>
    </w:p>
    <w:p w14:paraId="67EF1B1F" w14:textId="77777777" w:rsidR="002A7EB0" w:rsidRDefault="002A7EB0" w:rsidP="002A7EB0">
      <w:pPr>
        <w:tabs>
          <w:tab w:val="left" w:pos="567"/>
        </w:tabs>
        <w:ind w:left="567" w:hanging="567"/>
        <w:jc w:val="both"/>
      </w:pPr>
    </w:p>
    <w:p w14:paraId="5AF062EE" w14:textId="77777777" w:rsidR="002A7EB0" w:rsidRDefault="002A7EB0" w:rsidP="002A7EB0">
      <w:pPr>
        <w:tabs>
          <w:tab w:val="left" w:pos="1276"/>
        </w:tabs>
        <w:ind w:left="1276" w:hanging="425"/>
        <w:jc w:val="both"/>
      </w:pPr>
      <w:r>
        <w:t xml:space="preserve">(a) </w:t>
      </w:r>
      <w:r>
        <w:tab/>
        <w:t>a resposta pode não ser da fonte apropriada;</w:t>
      </w:r>
    </w:p>
    <w:p w14:paraId="5310292A" w14:textId="77777777" w:rsidR="002A7EB0" w:rsidRDefault="002A7EB0" w:rsidP="002A7EB0">
      <w:pPr>
        <w:tabs>
          <w:tab w:val="left" w:pos="1276"/>
        </w:tabs>
        <w:ind w:left="1276" w:hanging="425"/>
        <w:jc w:val="both"/>
      </w:pPr>
      <w:r>
        <w:t xml:space="preserve">(b) </w:t>
      </w:r>
      <w:r>
        <w:tab/>
        <w:t>uma parte que confirma pode não ser autorizada a responder; e</w:t>
      </w:r>
    </w:p>
    <w:p w14:paraId="2E080EE5" w14:textId="77777777" w:rsidR="002A7EB0" w:rsidRDefault="002A7EB0" w:rsidP="002A7EB0">
      <w:pPr>
        <w:tabs>
          <w:tab w:val="left" w:pos="1276"/>
        </w:tabs>
        <w:ind w:left="1276" w:hanging="425"/>
        <w:jc w:val="both"/>
      </w:pPr>
      <w:r>
        <w:t xml:space="preserve">(c) </w:t>
      </w:r>
      <w:r>
        <w:tab/>
        <w:t>a integridade da transmissão pode ter sido comprometida.</w:t>
      </w:r>
    </w:p>
    <w:p w14:paraId="06302A7B" w14:textId="77777777" w:rsidR="002A7EB0" w:rsidRDefault="002A7EB0" w:rsidP="002A7EB0">
      <w:pPr>
        <w:tabs>
          <w:tab w:val="left" w:pos="567"/>
        </w:tabs>
        <w:ind w:left="567" w:hanging="567"/>
        <w:jc w:val="both"/>
      </w:pPr>
    </w:p>
    <w:p w14:paraId="00DA6882" w14:textId="77777777" w:rsidR="002A7EB0" w:rsidRDefault="002A7EB0" w:rsidP="002A7EB0">
      <w:pPr>
        <w:tabs>
          <w:tab w:val="left" w:pos="567"/>
        </w:tabs>
        <w:ind w:left="567" w:hanging="567"/>
        <w:jc w:val="both"/>
      </w:pPr>
      <w:r>
        <w:t xml:space="preserve">A14. </w:t>
      </w:r>
      <w:r>
        <w:tab/>
        <w:t>A NBC TA 500, item 11, requer que o auditor determine se deve modificar ou adicionar procedimentos para resolver dúvidas sobre a confiabilidade de informações a serem usadas como evidência de auditoria. O auditor pode optar por verificar a fonte e o conteúdo da resposta a uma solicitação de confirmação entrando em contato com a parte que confirma. Por exemplo, quando a parte que confirma responde por correio eletrônico, o auditor pode telefonar para verificar se ela, de fato, enviou a resposta. Quando uma resposta foi enviada ao auditor indiretamente (por exemplo, porque a parte que confirma endereçou a resposta incorretamente para a entidade ao invés de encaminhar para o auditor), o auditor pode solicitar a essa parte que envie uma nova resposta por escrito diretamente a ele.</w:t>
      </w:r>
    </w:p>
    <w:p w14:paraId="55E80311" w14:textId="77777777" w:rsidR="002A7EB0" w:rsidRDefault="002A7EB0" w:rsidP="002A7EB0">
      <w:pPr>
        <w:tabs>
          <w:tab w:val="left" w:pos="567"/>
        </w:tabs>
        <w:ind w:left="567" w:hanging="567"/>
        <w:jc w:val="both"/>
      </w:pPr>
    </w:p>
    <w:p w14:paraId="40CA73BA" w14:textId="77777777" w:rsidR="002A7EB0" w:rsidRDefault="002A7EB0" w:rsidP="002A7EB0">
      <w:pPr>
        <w:tabs>
          <w:tab w:val="left" w:pos="567"/>
        </w:tabs>
        <w:ind w:left="567" w:hanging="567"/>
        <w:jc w:val="both"/>
      </w:pPr>
      <w:r>
        <w:t xml:space="preserve">A15. </w:t>
      </w:r>
      <w:r>
        <w:tab/>
        <w:t>Uma resposta verbal a uma solicitação de confirmação, por si só, não se enquadra na definição de confirmação externa porque não é uma resposta por escrito direta para o auditor. Entretanto, após obter uma resposta verbal a uma solicitação de confirmação, o auditor pode, dependendo das circunstâncias, solicitar à parte que confirma uma resposta por escrito diretamente para ele. No caso dessa resposta não ser recebida, de acordo com o item 12, o auditor procura outra evidência de auditoria para suportar as informações da resposta verbal.</w:t>
      </w:r>
    </w:p>
    <w:p w14:paraId="31C66FA0" w14:textId="77777777" w:rsidR="002A7EB0" w:rsidRDefault="002A7EB0" w:rsidP="002A7EB0">
      <w:pPr>
        <w:tabs>
          <w:tab w:val="left" w:pos="567"/>
        </w:tabs>
        <w:ind w:left="567" w:hanging="567"/>
        <w:jc w:val="both"/>
      </w:pPr>
    </w:p>
    <w:p w14:paraId="24B52ACA" w14:textId="77777777" w:rsidR="002A7EB0" w:rsidRDefault="002A7EB0" w:rsidP="002A7EB0">
      <w:pPr>
        <w:tabs>
          <w:tab w:val="left" w:pos="567"/>
        </w:tabs>
        <w:ind w:left="567" w:hanging="567"/>
        <w:jc w:val="both"/>
      </w:pPr>
      <w:r>
        <w:t xml:space="preserve">A16. </w:t>
      </w:r>
      <w:r>
        <w:tab/>
        <w:t>Uma resposta a uma solicitação de confirmação pode conter linguagem restritiva sobre sua utilização. Essas restrições não invalidam necessariamente a confiabilidade da resposta como evidência de auditoria.</w:t>
      </w:r>
    </w:p>
    <w:p w14:paraId="55373CCE" w14:textId="77777777" w:rsidR="002A7EB0" w:rsidRDefault="002A7EB0" w:rsidP="002A7EB0">
      <w:pPr>
        <w:tabs>
          <w:tab w:val="left" w:pos="567"/>
        </w:tabs>
        <w:ind w:left="567" w:hanging="567"/>
        <w:jc w:val="both"/>
      </w:pPr>
    </w:p>
    <w:p w14:paraId="4324983B" w14:textId="77777777" w:rsidR="002A7EB0" w:rsidRDefault="002A7EB0" w:rsidP="002A7EB0">
      <w:pPr>
        <w:tabs>
          <w:tab w:val="left" w:pos="567"/>
        </w:tabs>
        <w:ind w:left="567" w:hanging="567"/>
        <w:jc w:val="both"/>
      </w:pPr>
      <w:r>
        <w:t xml:space="preserve">A17. </w:t>
      </w:r>
      <w:r>
        <w:tab/>
        <w:t>Quando o auditor conclui que uma resposta não é confiável, ele pode necessitar revisar a avaliação dos riscos de distorção relevante no nível de afirmações e modificar os procedimentos de auditoria planejados, de acordo com a NBC TA 315, item 31. Por exemplo, uma resposta não confiável pode indicar um fator de risco de fraude que requer uma avaliação de acordo com a NBC TA 240, item 24.</w:t>
      </w:r>
    </w:p>
    <w:p w14:paraId="6DF0F0C3" w14:textId="77777777" w:rsidR="002A7EB0" w:rsidRDefault="002A7EB0" w:rsidP="002A7EB0">
      <w:pPr>
        <w:tabs>
          <w:tab w:val="left" w:pos="567"/>
        </w:tabs>
        <w:ind w:left="567" w:hanging="567"/>
        <w:jc w:val="both"/>
      </w:pPr>
    </w:p>
    <w:p w14:paraId="4F51672B" w14:textId="77777777" w:rsidR="002A7EB0" w:rsidRDefault="002A7EB0" w:rsidP="002A7EB0">
      <w:pPr>
        <w:tabs>
          <w:tab w:val="left" w:pos="567"/>
        </w:tabs>
        <w:ind w:left="567" w:hanging="567"/>
        <w:jc w:val="both"/>
      </w:pPr>
      <w:r w:rsidRPr="001D7742">
        <w:t>Resposta não recebida</w:t>
      </w:r>
      <w:r>
        <w:t xml:space="preserve"> (ver item 12)</w:t>
      </w:r>
    </w:p>
    <w:p w14:paraId="00EFC00E" w14:textId="77777777" w:rsidR="002A7EB0" w:rsidRDefault="002A7EB0" w:rsidP="002A7EB0">
      <w:pPr>
        <w:tabs>
          <w:tab w:val="left" w:pos="567"/>
        </w:tabs>
        <w:ind w:left="567" w:hanging="567"/>
        <w:jc w:val="both"/>
      </w:pPr>
    </w:p>
    <w:p w14:paraId="08A78DFD" w14:textId="77777777" w:rsidR="002A7EB0" w:rsidRDefault="002A7EB0" w:rsidP="002A7EB0">
      <w:pPr>
        <w:tabs>
          <w:tab w:val="left" w:pos="567"/>
        </w:tabs>
        <w:ind w:left="567" w:hanging="567"/>
        <w:jc w:val="both"/>
      </w:pPr>
      <w:r>
        <w:t xml:space="preserve">A18. </w:t>
      </w:r>
      <w:r>
        <w:tab/>
        <w:t>Os exemplos de procedimentos alternativos de auditoria que o auditor pode executar incluem:</w:t>
      </w:r>
    </w:p>
    <w:p w14:paraId="1EFEDF88" w14:textId="77777777" w:rsidR="002A7EB0" w:rsidRDefault="002A7EB0" w:rsidP="002A7EB0">
      <w:pPr>
        <w:tabs>
          <w:tab w:val="left" w:pos="567"/>
        </w:tabs>
        <w:ind w:left="567" w:hanging="567"/>
        <w:jc w:val="both"/>
      </w:pPr>
    </w:p>
    <w:p w14:paraId="32D2215D" w14:textId="77777777" w:rsidR="002A7EB0" w:rsidRDefault="002A7EB0">
      <w:pPr>
        <w:numPr>
          <w:ilvl w:val="0"/>
          <w:numId w:val="191"/>
        </w:numPr>
        <w:tabs>
          <w:tab w:val="left" w:pos="1134"/>
        </w:tabs>
        <w:spacing w:after="0" w:line="240" w:lineRule="auto"/>
        <w:ind w:left="1134" w:hanging="283"/>
        <w:jc w:val="both"/>
      </w:pPr>
      <w:r>
        <w:t>para saldos de contas a receber, examinar recebimentos subsequentes específicos, documentação de embarque e vendas próximas ao final do período;</w:t>
      </w:r>
    </w:p>
    <w:p w14:paraId="4256AA6A" w14:textId="77777777" w:rsidR="002A7EB0" w:rsidRDefault="002A7EB0" w:rsidP="002A7EB0">
      <w:pPr>
        <w:tabs>
          <w:tab w:val="left" w:pos="1134"/>
        </w:tabs>
        <w:ind w:left="491"/>
        <w:jc w:val="both"/>
      </w:pPr>
    </w:p>
    <w:p w14:paraId="11D47A7E" w14:textId="77777777" w:rsidR="002A7EB0" w:rsidRDefault="002A7EB0">
      <w:pPr>
        <w:numPr>
          <w:ilvl w:val="0"/>
          <w:numId w:val="191"/>
        </w:numPr>
        <w:tabs>
          <w:tab w:val="left" w:pos="1134"/>
        </w:tabs>
        <w:spacing w:after="0" w:line="240" w:lineRule="auto"/>
        <w:ind w:left="1134" w:hanging="283"/>
        <w:jc w:val="both"/>
      </w:pPr>
      <w:r>
        <w:t>para saldos de contas a pagar, examinar pagamentos subsequentes, correspondência de terceiros e outros registros, como notas de entrada (documentos internos que evidenciem o recebimento de produtos que geraram esses passivos).</w:t>
      </w:r>
    </w:p>
    <w:p w14:paraId="1F6BE4A1" w14:textId="77777777" w:rsidR="002A7EB0" w:rsidRDefault="002A7EB0" w:rsidP="002A7EB0">
      <w:pPr>
        <w:tabs>
          <w:tab w:val="left" w:pos="567"/>
        </w:tabs>
        <w:ind w:left="567" w:hanging="567"/>
        <w:jc w:val="both"/>
      </w:pPr>
    </w:p>
    <w:p w14:paraId="092EB874" w14:textId="77777777" w:rsidR="002A7EB0" w:rsidRDefault="002A7EB0" w:rsidP="002A7EB0">
      <w:pPr>
        <w:tabs>
          <w:tab w:val="left" w:pos="567"/>
        </w:tabs>
        <w:ind w:left="567" w:hanging="567"/>
        <w:jc w:val="both"/>
      </w:pPr>
    </w:p>
    <w:p w14:paraId="6066E3F3" w14:textId="77777777" w:rsidR="002A7EB0" w:rsidRDefault="002A7EB0" w:rsidP="002A7EB0">
      <w:pPr>
        <w:tabs>
          <w:tab w:val="left" w:pos="567"/>
        </w:tabs>
        <w:ind w:left="567" w:hanging="567"/>
        <w:jc w:val="both"/>
      </w:pPr>
      <w:r>
        <w:t xml:space="preserve">A19. </w:t>
      </w:r>
      <w:r>
        <w:tab/>
        <w:t xml:space="preserve">A natureza e extensão dos procedimentos alternativos de auditoria são afetadas pela conta e pela afirmação em questão. Uma resposta não </w:t>
      </w:r>
      <w:r w:rsidRPr="00AA2674">
        <w:t>recebida a uma solicitação</w:t>
      </w:r>
      <w:r>
        <w:t xml:space="preserve"> de confirmação pode indicar um risco de distorção relevante não identificado anteriormente. Nessas situações, o auditor pode necessitar revisar o risco de distorção relevante, avaliado no nível de afirmações, e modificar os procedimentos de auditoria planejados, de acordo com a NBC TA 315, item 31. Por exemplo, menos respostas do que o previsto ou um número maior de respostas do que o previsto pode indicar um fator de risco de fraude não identificado anteriormente que requer uma avaliação de acordo com a NBC TA 240, item 24.</w:t>
      </w:r>
    </w:p>
    <w:p w14:paraId="6643C8C0" w14:textId="77777777" w:rsidR="002A7EB0" w:rsidRDefault="002A7EB0" w:rsidP="002A7EB0">
      <w:pPr>
        <w:tabs>
          <w:tab w:val="left" w:pos="567"/>
        </w:tabs>
        <w:ind w:left="567" w:hanging="567"/>
        <w:jc w:val="both"/>
      </w:pPr>
      <w:r>
        <w:tab/>
      </w:r>
    </w:p>
    <w:p w14:paraId="51796808" w14:textId="77777777" w:rsidR="002A7EB0" w:rsidRDefault="002A7EB0" w:rsidP="002A7EB0">
      <w:pPr>
        <w:tabs>
          <w:tab w:val="left" w:pos="0"/>
        </w:tabs>
        <w:jc w:val="both"/>
      </w:pPr>
      <w:r w:rsidRPr="001D7742">
        <w:t>Quando uma resposta a uma solicitação de confirmação positiva é necessária para obter evidência de auditoria apropriada e suficiente</w:t>
      </w:r>
      <w:r>
        <w:t xml:space="preserve"> (ver item 13)</w:t>
      </w:r>
    </w:p>
    <w:p w14:paraId="3998E588" w14:textId="77777777" w:rsidR="002A7EB0" w:rsidRDefault="002A7EB0" w:rsidP="002A7EB0">
      <w:pPr>
        <w:tabs>
          <w:tab w:val="left" w:pos="567"/>
        </w:tabs>
        <w:ind w:left="567" w:hanging="567"/>
        <w:jc w:val="both"/>
      </w:pPr>
    </w:p>
    <w:p w14:paraId="39AA5817" w14:textId="77777777" w:rsidR="002A7EB0" w:rsidRDefault="002A7EB0" w:rsidP="002A7EB0">
      <w:pPr>
        <w:tabs>
          <w:tab w:val="left" w:pos="567"/>
        </w:tabs>
        <w:ind w:left="567" w:hanging="567"/>
        <w:jc w:val="both"/>
      </w:pPr>
      <w:r>
        <w:t>A20. Em certas circunstâncias, o auditor pode identificar um risco de distorção relevante avaliado no nível de afirmações para o qual é necessária uma resposta a uma solicitação de confirmação positiva para obter evidência de auditoria apropriada e suficiente. Essas circunstâncias podem incluir o que segue:</w:t>
      </w:r>
    </w:p>
    <w:p w14:paraId="57024159" w14:textId="77777777" w:rsidR="002A7EB0" w:rsidRDefault="002A7EB0" w:rsidP="002A7EB0">
      <w:pPr>
        <w:tabs>
          <w:tab w:val="left" w:pos="567"/>
        </w:tabs>
        <w:ind w:left="567" w:hanging="567"/>
        <w:jc w:val="both"/>
      </w:pPr>
    </w:p>
    <w:p w14:paraId="0C91C8C1" w14:textId="77777777" w:rsidR="002A7EB0" w:rsidRDefault="002A7EB0">
      <w:pPr>
        <w:numPr>
          <w:ilvl w:val="0"/>
          <w:numId w:val="186"/>
        </w:numPr>
        <w:tabs>
          <w:tab w:val="left" w:pos="1134"/>
        </w:tabs>
        <w:spacing w:after="0" w:line="240" w:lineRule="auto"/>
        <w:ind w:left="1134" w:hanging="283"/>
        <w:jc w:val="both"/>
      </w:pPr>
      <w:r>
        <w:t>as informações disponíveis para corroborar a(s) afirmação(ões) da administração só estão disponíveis fora da entidade;</w:t>
      </w:r>
    </w:p>
    <w:p w14:paraId="4FCF4A49" w14:textId="77777777" w:rsidR="002A7EB0" w:rsidRDefault="002A7EB0" w:rsidP="002A7EB0">
      <w:pPr>
        <w:tabs>
          <w:tab w:val="left" w:pos="1134"/>
        </w:tabs>
        <w:ind w:left="491"/>
        <w:jc w:val="both"/>
      </w:pPr>
    </w:p>
    <w:p w14:paraId="5E61B8DF" w14:textId="77777777" w:rsidR="002A7EB0" w:rsidRDefault="002A7EB0">
      <w:pPr>
        <w:numPr>
          <w:ilvl w:val="0"/>
          <w:numId w:val="186"/>
        </w:numPr>
        <w:tabs>
          <w:tab w:val="left" w:pos="1134"/>
        </w:tabs>
        <w:spacing w:after="0" w:line="240" w:lineRule="auto"/>
        <w:ind w:left="1134" w:hanging="283"/>
        <w:jc w:val="both"/>
      </w:pPr>
      <w:r>
        <w:t>fatores específicos de risco de fraude, como o risco de a administração burlar os controles, ou o risco de conluio que pode envolver empregado(s) e/ou a administração, impedem que o auditor confie em evidências obtidas na própria entidade.</w:t>
      </w:r>
    </w:p>
    <w:p w14:paraId="65FE217F" w14:textId="77777777" w:rsidR="002A7EB0" w:rsidRDefault="002A7EB0" w:rsidP="002A7EB0">
      <w:pPr>
        <w:tabs>
          <w:tab w:val="left" w:pos="567"/>
        </w:tabs>
        <w:ind w:left="567" w:hanging="567"/>
        <w:jc w:val="both"/>
      </w:pPr>
    </w:p>
    <w:p w14:paraId="6157E0D9" w14:textId="77777777" w:rsidR="002A7EB0" w:rsidRDefault="002A7EB0" w:rsidP="002A7EB0">
      <w:pPr>
        <w:tabs>
          <w:tab w:val="left" w:pos="567"/>
        </w:tabs>
        <w:ind w:left="567" w:hanging="567"/>
        <w:jc w:val="both"/>
      </w:pPr>
      <w:r w:rsidRPr="001D7742">
        <w:t>Exceções</w:t>
      </w:r>
      <w:r>
        <w:t xml:space="preserve"> (ver item 14)</w:t>
      </w:r>
    </w:p>
    <w:p w14:paraId="0359CB43" w14:textId="77777777" w:rsidR="002A7EB0" w:rsidRDefault="002A7EB0" w:rsidP="002A7EB0">
      <w:pPr>
        <w:tabs>
          <w:tab w:val="left" w:pos="567"/>
        </w:tabs>
        <w:ind w:left="567" w:hanging="567"/>
        <w:jc w:val="both"/>
      </w:pPr>
      <w:r w:rsidRPr="00175756">
        <w:tab/>
      </w:r>
    </w:p>
    <w:p w14:paraId="26D7886E" w14:textId="77777777" w:rsidR="002A7EB0" w:rsidRDefault="002A7EB0" w:rsidP="002A7EB0">
      <w:pPr>
        <w:tabs>
          <w:tab w:val="left" w:pos="567"/>
        </w:tabs>
        <w:ind w:left="567" w:hanging="567"/>
        <w:jc w:val="both"/>
      </w:pPr>
      <w:r>
        <w:t xml:space="preserve">A21. </w:t>
      </w:r>
      <w:r>
        <w:tab/>
        <w:t xml:space="preserve">As exceções observadas em respostas a solicitações de confirmação podem indicar distorções ou possíveis distorções nas demonstrações contábeis. Quando uma distorção é identificada, a NBC TA 240, item 35, requer que o auditor avalie se essa distorção é indicativa de fraude. As exceções podem fornecer um guia para a qualidade das respostas de partes que confirmam similares ou para contas similares. As exceções podem indicar, também, uma deficiência, ou deficiências, no controle interno da entidade sobre o processo de encerramento e elaboração de demonstrações contábeis. </w:t>
      </w:r>
    </w:p>
    <w:p w14:paraId="3599BB8E" w14:textId="77777777" w:rsidR="002A7EB0" w:rsidRDefault="002A7EB0" w:rsidP="002A7EB0">
      <w:pPr>
        <w:tabs>
          <w:tab w:val="left" w:pos="567"/>
        </w:tabs>
        <w:ind w:left="567" w:hanging="567"/>
        <w:jc w:val="both"/>
      </w:pPr>
    </w:p>
    <w:p w14:paraId="65BCF706" w14:textId="77777777" w:rsidR="002A7EB0" w:rsidRPr="00163B3F" w:rsidRDefault="002A7EB0" w:rsidP="002A7EB0">
      <w:pPr>
        <w:tabs>
          <w:tab w:val="left" w:pos="567"/>
        </w:tabs>
        <w:ind w:left="567" w:hanging="567"/>
        <w:jc w:val="both"/>
      </w:pPr>
      <w:r w:rsidRPr="00163B3F">
        <w:t xml:space="preserve">A22. </w:t>
      </w:r>
      <w:r>
        <w:tab/>
      </w:r>
      <w:r w:rsidRPr="00163B3F">
        <w:t>Algumas exceções não representam distorções. Por exemplo, o auditor pode concluir que diferenças nas respostas a solicitação de confirmação são decorrentes de época, mensuração ou erros de transcrição nos procedimentos de confirmação externa.</w:t>
      </w:r>
    </w:p>
    <w:p w14:paraId="1D5D831D" w14:textId="77777777" w:rsidR="002A7EB0" w:rsidRDefault="002A7EB0" w:rsidP="002A7EB0">
      <w:pPr>
        <w:tabs>
          <w:tab w:val="left" w:pos="567"/>
        </w:tabs>
        <w:ind w:left="567" w:hanging="567"/>
        <w:jc w:val="both"/>
      </w:pPr>
      <w:r>
        <w:tab/>
      </w:r>
    </w:p>
    <w:p w14:paraId="277BB286" w14:textId="77777777" w:rsidR="002A7EB0" w:rsidRPr="00163B3F" w:rsidRDefault="002A7EB0" w:rsidP="002A7EB0">
      <w:pPr>
        <w:tabs>
          <w:tab w:val="left" w:pos="567"/>
        </w:tabs>
        <w:ind w:left="567" w:hanging="567"/>
        <w:jc w:val="both"/>
      </w:pPr>
      <w:r w:rsidRPr="00804A84">
        <w:rPr>
          <w:b/>
        </w:rPr>
        <w:t>Confirmação negativa</w:t>
      </w:r>
      <w:r w:rsidRPr="00163B3F">
        <w:t xml:space="preserve"> (</w:t>
      </w:r>
      <w:r>
        <w:t>ver</w:t>
      </w:r>
      <w:r w:rsidRPr="00163B3F">
        <w:t xml:space="preserve"> item 15)</w:t>
      </w:r>
    </w:p>
    <w:p w14:paraId="4F7C80FE" w14:textId="77777777" w:rsidR="002A7EB0" w:rsidRDefault="002A7EB0" w:rsidP="002A7EB0">
      <w:pPr>
        <w:tabs>
          <w:tab w:val="left" w:pos="567"/>
        </w:tabs>
        <w:ind w:left="567" w:hanging="567"/>
        <w:jc w:val="both"/>
      </w:pPr>
    </w:p>
    <w:p w14:paraId="766D6098" w14:textId="77777777" w:rsidR="002A7EB0" w:rsidRDefault="002A7EB0" w:rsidP="002A7EB0">
      <w:pPr>
        <w:tabs>
          <w:tab w:val="left" w:pos="567"/>
        </w:tabs>
        <w:ind w:left="567" w:hanging="567"/>
        <w:jc w:val="both"/>
      </w:pPr>
      <w:r w:rsidRPr="00AA2674">
        <w:t>A23</w:t>
      </w:r>
      <w:r>
        <w:t xml:space="preserve">. </w:t>
      </w:r>
      <w:r>
        <w:tab/>
        <w:t>Não receber uma resposta a uma solicitação de confirmação negativa não indica de maneira explícita que a solicitação foi recebida pela parte que devia confirmar ou a verificação da precisão das informações contidas na solicitação. Consequentemente, o fato da parte consultada não responder a uma solicitação de confirmação negativa fornece evidência de auditoria significativamente menos persuasiva que uma resposta a uma solicitação de confirmação positiva. É mais provável que as partes que confirmam, também respondam indicando seu desacordo com uma solicitação de confirmação quando as informações na solicitação não estiverem a seu favor e menos provável que respondam de outra forma. Por exemplo, correntistas de contas bancárias têm mais probabilidade de responder se acreditarem que o saldo de sua conta está subavaliado na solicitação de confirmação, e menos probabilidade de responder quando acreditam que o saldo está superavaliado. Portanto, o envio de solicitações de confirmação negativa a correntistas de contas bancárias pode ser um procedimento útil para verificar se esses saldos estão subavaliados, mas é improvável que seja eficaz se o auditor está procurando evidências relativas à superavaliação.</w:t>
      </w:r>
    </w:p>
    <w:p w14:paraId="5D1F9CA1" w14:textId="77777777" w:rsidR="002A7EB0" w:rsidRDefault="002A7EB0" w:rsidP="002A7EB0">
      <w:pPr>
        <w:tabs>
          <w:tab w:val="left" w:pos="567"/>
        </w:tabs>
        <w:ind w:left="567" w:hanging="567"/>
        <w:jc w:val="both"/>
      </w:pPr>
      <w:r>
        <w:tab/>
      </w:r>
    </w:p>
    <w:p w14:paraId="20C8BE9B" w14:textId="77777777" w:rsidR="002A7EB0" w:rsidRDefault="002A7EB0" w:rsidP="002A7EB0">
      <w:pPr>
        <w:tabs>
          <w:tab w:val="left" w:pos="567"/>
        </w:tabs>
        <w:ind w:left="567" w:hanging="567"/>
        <w:jc w:val="both"/>
      </w:pPr>
      <w:r w:rsidRPr="00804A84">
        <w:rPr>
          <w:b/>
        </w:rPr>
        <w:t>Avaliação da evidência obtida</w:t>
      </w:r>
      <w:r>
        <w:t xml:space="preserve"> (ver item 16)</w:t>
      </w:r>
    </w:p>
    <w:p w14:paraId="50450C49" w14:textId="77777777" w:rsidR="002A7EB0" w:rsidRDefault="002A7EB0" w:rsidP="002A7EB0">
      <w:pPr>
        <w:tabs>
          <w:tab w:val="left" w:pos="567"/>
        </w:tabs>
        <w:ind w:left="567" w:hanging="567"/>
        <w:jc w:val="both"/>
      </w:pPr>
    </w:p>
    <w:p w14:paraId="03F52D68" w14:textId="77777777" w:rsidR="002A7EB0" w:rsidRDefault="002A7EB0" w:rsidP="002A7EB0">
      <w:pPr>
        <w:tabs>
          <w:tab w:val="left" w:pos="567"/>
        </w:tabs>
        <w:ind w:left="567" w:hanging="567"/>
        <w:jc w:val="both"/>
      </w:pPr>
      <w:r>
        <w:t xml:space="preserve">A24. </w:t>
      </w:r>
      <w:r>
        <w:tab/>
        <w:t>Ao avaliar os resultados de confirmações externas individuais, o auditor pode classificar esses resultados como segue:</w:t>
      </w:r>
    </w:p>
    <w:p w14:paraId="6FDB9CEF" w14:textId="77777777" w:rsidR="002A7EB0" w:rsidRDefault="002A7EB0" w:rsidP="002A7EB0">
      <w:pPr>
        <w:tabs>
          <w:tab w:val="left" w:pos="567"/>
        </w:tabs>
        <w:ind w:left="567" w:hanging="567"/>
        <w:jc w:val="both"/>
      </w:pPr>
    </w:p>
    <w:p w14:paraId="572078D4" w14:textId="77777777" w:rsidR="002A7EB0" w:rsidRDefault="002A7EB0" w:rsidP="002A7EB0">
      <w:pPr>
        <w:tabs>
          <w:tab w:val="left" w:pos="1276"/>
        </w:tabs>
        <w:ind w:left="1276" w:hanging="425"/>
        <w:jc w:val="both"/>
      </w:pPr>
      <w:r>
        <w:t xml:space="preserve">(a) </w:t>
      </w:r>
      <w:r>
        <w:tab/>
        <w:t>respostas apropriadas da parte que confirma, indicando concordância com as informações fornecidas na solicitação de confirmação ou fornecendo as informações solicitadas sem exceção;</w:t>
      </w:r>
    </w:p>
    <w:p w14:paraId="13C84E89" w14:textId="77777777" w:rsidR="002A7EB0" w:rsidRDefault="002A7EB0" w:rsidP="002A7EB0">
      <w:pPr>
        <w:tabs>
          <w:tab w:val="left" w:pos="1276"/>
        </w:tabs>
        <w:ind w:left="1276" w:hanging="425"/>
        <w:jc w:val="both"/>
      </w:pPr>
      <w:r>
        <w:t xml:space="preserve">(b) </w:t>
      </w:r>
      <w:r>
        <w:tab/>
        <w:t>respostas consideradas como não confiável;</w:t>
      </w:r>
    </w:p>
    <w:p w14:paraId="0679985E" w14:textId="77777777" w:rsidR="002A7EB0" w:rsidRDefault="002A7EB0" w:rsidP="002A7EB0">
      <w:pPr>
        <w:tabs>
          <w:tab w:val="left" w:pos="1276"/>
        </w:tabs>
        <w:ind w:left="1276" w:hanging="425"/>
        <w:jc w:val="both"/>
      </w:pPr>
      <w:r>
        <w:t xml:space="preserve">(c) </w:t>
      </w:r>
      <w:r>
        <w:tab/>
        <w:t>resposta não recebida; ou</w:t>
      </w:r>
    </w:p>
    <w:p w14:paraId="01D70347" w14:textId="77777777" w:rsidR="002A7EB0" w:rsidRDefault="002A7EB0" w:rsidP="002A7EB0">
      <w:pPr>
        <w:tabs>
          <w:tab w:val="left" w:pos="1276"/>
        </w:tabs>
        <w:ind w:left="1276" w:hanging="425"/>
        <w:jc w:val="both"/>
      </w:pPr>
      <w:r>
        <w:t xml:space="preserve">(d) </w:t>
      </w:r>
      <w:r>
        <w:tab/>
        <w:t>resposta indicando exceção.</w:t>
      </w:r>
    </w:p>
    <w:p w14:paraId="30A565F4" w14:textId="77777777" w:rsidR="002A7EB0" w:rsidRDefault="002A7EB0" w:rsidP="002A7EB0">
      <w:pPr>
        <w:tabs>
          <w:tab w:val="left" w:pos="567"/>
        </w:tabs>
        <w:ind w:left="567" w:hanging="567"/>
        <w:jc w:val="both"/>
      </w:pPr>
    </w:p>
    <w:p w14:paraId="54450D18" w14:textId="77777777" w:rsidR="002A7EB0" w:rsidRDefault="002A7EB0" w:rsidP="002A7EB0">
      <w:pPr>
        <w:tabs>
          <w:tab w:val="left" w:pos="567"/>
        </w:tabs>
        <w:ind w:left="567" w:hanging="567"/>
        <w:jc w:val="both"/>
      </w:pPr>
      <w:r>
        <w:t xml:space="preserve">A25. </w:t>
      </w:r>
      <w:r>
        <w:tab/>
        <w:t>A avaliação do auditor, quando levada em consideração juntamente com outros procedimentos de auditoria possivelmente aplicados pelo auditor, pode ajudá-lo a concluir se foi obtida evidência de auditoria apropriada e suficiente ou se é necessário executar procedimentos adicionais de auditoria, conforme requerido pela NBC TA 330, itens 28 e 29.</w:t>
      </w:r>
    </w:p>
    <w:p w14:paraId="164C20F0" w14:textId="77777777" w:rsidR="002A7EB0" w:rsidRPr="002A7EB0" w:rsidRDefault="002A7EB0" w:rsidP="002A7EB0"/>
    <w:p w14:paraId="05EDDA4B" w14:textId="01985F59" w:rsidR="006D2D68" w:rsidRDefault="006D2D68" w:rsidP="00D17E06">
      <w:pPr>
        <w:pStyle w:val="Ttulo1"/>
        <w:spacing w:before="0" w:after="120" w:line="240" w:lineRule="auto"/>
        <w:rPr>
          <w:rFonts w:ascii="Times New Roman" w:hAnsi="Times New Roman" w:cs="Times New Roman"/>
          <w:b/>
          <w:bCs/>
          <w:color w:val="auto"/>
          <w:sz w:val="24"/>
          <w:szCs w:val="24"/>
        </w:rPr>
      </w:pPr>
      <w:bookmarkStart w:id="118" w:name="_Toc183036854"/>
      <w:r w:rsidRPr="00D17E06">
        <w:rPr>
          <w:rFonts w:ascii="Times New Roman" w:hAnsi="Times New Roman" w:cs="Times New Roman"/>
          <w:b/>
          <w:bCs/>
          <w:color w:val="auto"/>
          <w:sz w:val="24"/>
          <w:szCs w:val="24"/>
        </w:rPr>
        <w:t>NBC TA 510</w:t>
      </w:r>
      <w:bookmarkEnd w:id="118"/>
    </w:p>
    <w:p w14:paraId="72CE67F2" w14:textId="681CD235" w:rsidR="002A7EB0" w:rsidRPr="002A7EB0" w:rsidRDefault="002A7EB0" w:rsidP="002A7EB0">
      <w:pPr>
        <w:jc w:val="center"/>
        <w:rPr>
          <w:b/>
          <w:bCs/>
        </w:rPr>
      </w:pPr>
      <w:r w:rsidRPr="002A7EB0">
        <w:rPr>
          <w:b/>
          <w:bCs/>
        </w:rPr>
        <w:t>NBC TA 510 (R1) – TRABALHOS INICIAIS – SALDOS INICIAIS</w:t>
      </w:r>
    </w:p>
    <w:p w14:paraId="7376B46F" w14:textId="77777777" w:rsidR="002A7EB0" w:rsidRPr="009F596B" w:rsidRDefault="002A7EB0" w:rsidP="002A7EB0">
      <w:pPr>
        <w:jc w:val="both"/>
      </w:pPr>
    </w:p>
    <w:p w14:paraId="2BF4FA8A" w14:textId="77777777" w:rsidR="002A7EB0" w:rsidRDefault="002A7EB0" w:rsidP="002A7EB0">
      <w:pPr>
        <w:jc w:val="both"/>
      </w:pPr>
    </w:p>
    <w:p w14:paraId="703C4F7B" w14:textId="77777777" w:rsidR="002A7EB0" w:rsidRDefault="002A7EB0" w:rsidP="002A7EB0">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54C2093C" w14:textId="77777777" w:rsidR="002A7EB0" w:rsidRDefault="002A7EB0" w:rsidP="002A7EB0">
      <w:pPr>
        <w:jc w:val="both"/>
      </w:pPr>
    </w:p>
    <w:p w14:paraId="32E91DD6" w14:textId="77777777" w:rsidR="002A7EB0" w:rsidRDefault="002A7EB0" w:rsidP="002A7EB0">
      <w:pPr>
        <w:jc w:val="both"/>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8"/>
        <w:gridCol w:w="1134"/>
      </w:tblGrid>
      <w:tr w:rsidR="002A7EB0" w14:paraId="66382607" w14:textId="77777777" w:rsidTr="009A4CD5">
        <w:tc>
          <w:tcPr>
            <w:tcW w:w="8222" w:type="dxa"/>
          </w:tcPr>
          <w:p w14:paraId="342A68D2" w14:textId="77777777" w:rsidR="002A7EB0" w:rsidRPr="009521A8" w:rsidRDefault="002A7EB0" w:rsidP="009A4CD5">
            <w:pPr>
              <w:spacing w:before="60" w:after="60"/>
              <w:jc w:val="both"/>
            </w:pPr>
            <w:r w:rsidRPr="00073BFA">
              <w:rPr>
                <w:b/>
              </w:rPr>
              <w:t>Sumário</w:t>
            </w:r>
          </w:p>
        </w:tc>
        <w:tc>
          <w:tcPr>
            <w:tcW w:w="1134" w:type="dxa"/>
          </w:tcPr>
          <w:p w14:paraId="5A03FE1B" w14:textId="77777777" w:rsidR="002A7EB0" w:rsidRPr="00073BFA" w:rsidRDefault="002A7EB0" w:rsidP="009A4CD5">
            <w:pPr>
              <w:spacing w:before="60" w:after="60"/>
              <w:jc w:val="center"/>
              <w:rPr>
                <w:b/>
              </w:rPr>
            </w:pPr>
            <w:r w:rsidRPr="00073BFA">
              <w:rPr>
                <w:b/>
              </w:rPr>
              <w:t>Item</w:t>
            </w:r>
          </w:p>
        </w:tc>
      </w:tr>
      <w:tr w:rsidR="002A7EB0" w14:paraId="01D646A4" w14:textId="77777777" w:rsidTr="009A4CD5">
        <w:tc>
          <w:tcPr>
            <w:tcW w:w="8222" w:type="dxa"/>
          </w:tcPr>
          <w:p w14:paraId="1317BAAE" w14:textId="77777777" w:rsidR="002A7EB0" w:rsidRPr="009521A8" w:rsidRDefault="002A7EB0" w:rsidP="009A4CD5">
            <w:pPr>
              <w:spacing w:before="60" w:after="60"/>
              <w:jc w:val="both"/>
            </w:pPr>
            <w:r w:rsidRPr="00073BFA">
              <w:rPr>
                <w:b/>
              </w:rPr>
              <w:t>INTRODUÇÃO</w:t>
            </w:r>
          </w:p>
        </w:tc>
        <w:tc>
          <w:tcPr>
            <w:tcW w:w="1134" w:type="dxa"/>
          </w:tcPr>
          <w:p w14:paraId="10615A6A" w14:textId="77777777" w:rsidR="002A7EB0" w:rsidRDefault="002A7EB0" w:rsidP="009A4CD5">
            <w:pPr>
              <w:spacing w:before="60" w:after="60"/>
              <w:jc w:val="center"/>
            </w:pPr>
          </w:p>
        </w:tc>
      </w:tr>
      <w:tr w:rsidR="002A7EB0" w14:paraId="30EFF6E0" w14:textId="77777777" w:rsidTr="009A4CD5">
        <w:tc>
          <w:tcPr>
            <w:tcW w:w="8222" w:type="dxa"/>
          </w:tcPr>
          <w:p w14:paraId="1460A28D" w14:textId="77777777" w:rsidR="002A7EB0" w:rsidRPr="009521A8" w:rsidRDefault="002A7EB0" w:rsidP="009A4CD5">
            <w:pPr>
              <w:spacing w:before="60" w:after="60"/>
              <w:jc w:val="both"/>
            </w:pPr>
            <w:r w:rsidRPr="009521A8">
              <w:t>Alcance</w:t>
            </w:r>
          </w:p>
        </w:tc>
        <w:tc>
          <w:tcPr>
            <w:tcW w:w="1134" w:type="dxa"/>
          </w:tcPr>
          <w:p w14:paraId="5A48ABB4" w14:textId="77777777" w:rsidR="002A7EB0" w:rsidRDefault="002A7EB0" w:rsidP="009A4CD5">
            <w:pPr>
              <w:spacing w:before="60" w:after="60"/>
              <w:jc w:val="center"/>
            </w:pPr>
            <w:r>
              <w:t>1</w:t>
            </w:r>
          </w:p>
        </w:tc>
      </w:tr>
      <w:tr w:rsidR="002A7EB0" w14:paraId="77377B52" w14:textId="77777777" w:rsidTr="009A4CD5">
        <w:tc>
          <w:tcPr>
            <w:tcW w:w="8222" w:type="dxa"/>
          </w:tcPr>
          <w:p w14:paraId="00DECB17" w14:textId="77777777" w:rsidR="002A7EB0" w:rsidRPr="009521A8" w:rsidRDefault="002A7EB0" w:rsidP="009A4CD5">
            <w:pPr>
              <w:spacing w:before="60" w:after="60"/>
              <w:jc w:val="both"/>
            </w:pPr>
            <w:r w:rsidRPr="009521A8">
              <w:t>Data de vigência</w:t>
            </w:r>
          </w:p>
        </w:tc>
        <w:tc>
          <w:tcPr>
            <w:tcW w:w="1134" w:type="dxa"/>
          </w:tcPr>
          <w:p w14:paraId="7E21F16A" w14:textId="77777777" w:rsidR="002A7EB0" w:rsidRDefault="002A7EB0" w:rsidP="009A4CD5">
            <w:pPr>
              <w:spacing w:before="60" w:after="60"/>
              <w:jc w:val="center"/>
            </w:pPr>
            <w:r>
              <w:t>2</w:t>
            </w:r>
          </w:p>
        </w:tc>
      </w:tr>
      <w:tr w:rsidR="002A7EB0" w14:paraId="6A1DBC9D" w14:textId="77777777" w:rsidTr="009A4CD5">
        <w:tc>
          <w:tcPr>
            <w:tcW w:w="8222" w:type="dxa"/>
          </w:tcPr>
          <w:p w14:paraId="26830249" w14:textId="77777777" w:rsidR="002A7EB0" w:rsidRPr="009521A8" w:rsidRDefault="002A7EB0" w:rsidP="009A4CD5">
            <w:pPr>
              <w:spacing w:before="60" w:after="60"/>
              <w:jc w:val="both"/>
            </w:pPr>
            <w:r w:rsidRPr="00073BFA">
              <w:rPr>
                <w:b/>
              </w:rPr>
              <w:t>OBJETIVO</w:t>
            </w:r>
          </w:p>
        </w:tc>
        <w:tc>
          <w:tcPr>
            <w:tcW w:w="1134" w:type="dxa"/>
          </w:tcPr>
          <w:p w14:paraId="0AFB69FD" w14:textId="77777777" w:rsidR="002A7EB0" w:rsidRDefault="002A7EB0" w:rsidP="009A4CD5">
            <w:pPr>
              <w:spacing w:before="60" w:after="60"/>
              <w:jc w:val="center"/>
            </w:pPr>
            <w:r>
              <w:t>3</w:t>
            </w:r>
          </w:p>
        </w:tc>
      </w:tr>
      <w:tr w:rsidR="002A7EB0" w14:paraId="06443FED" w14:textId="77777777" w:rsidTr="009A4CD5">
        <w:tc>
          <w:tcPr>
            <w:tcW w:w="8222" w:type="dxa"/>
          </w:tcPr>
          <w:p w14:paraId="11D9CB99" w14:textId="77777777" w:rsidR="002A7EB0" w:rsidRPr="009521A8" w:rsidRDefault="002A7EB0" w:rsidP="009A4CD5">
            <w:pPr>
              <w:spacing w:before="60" w:after="60"/>
              <w:jc w:val="both"/>
            </w:pPr>
            <w:r w:rsidRPr="00073BFA">
              <w:rPr>
                <w:b/>
              </w:rPr>
              <w:t>DEFINIÇÕES</w:t>
            </w:r>
          </w:p>
        </w:tc>
        <w:tc>
          <w:tcPr>
            <w:tcW w:w="1134" w:type="dxa"/>
          </w:tcPr>
          <w:p w14:paraId="6B646A05" w14:textId="77777777" w:rsidR="002A7EB0" w:rsidRDefault="002A7EB0" w:rsidP="009A4CD5">
            <w:pPr>
              <w:spacing w:before="60" w:after="60"/>
              <w:jc w:val="center"/>
            </w:pPr>
            <w:r>
              <w:t>4</w:t>
            </w:r>
          </w:p>
        </w:tc>
      </w:tr>
      <w:tr w:rsidR="002A7EB0" w14:paraId="012311EB" w14:textId="77777777" w:rsidTr="009A4CD5">
        <w:tc>
          <w:tcPr>
            <w:tcW w:w="8222" w:type="dxa"/>
          </w:tcPr>
          <w:p w14:paraId="03550F30" w14:textId="77777777" w:rsidR="002A7EB0" w:rsidRPr="009521A8" w:rsidRDefault="002A7EB0" w:rsidP="009A4CD5">
            <w:pPr>
              <w:spacing w:before="60" w:after="60"/>
              <w:jc w:val="both"/>
            </w:pPr>
            <w:r w:rsidRPr="00073BFA">
              <w:rPr>
                <w:b/>
              </w:rPr>
              <w:t>REQUISITOS</w:t>
            </w:r>
          </w:p>
        </w:tc>
        <w:tc>
          <w:tcPr>
            <w:tcW w:w="1134" w:type="dxa"/>
          </w:tcPr>
          <w:p w14:paraId="71345EBB" w14:textId="77777777" w:rsidR="002A7EB0" w:rsidRDefault="002A7EB0" w:rsidP="009A4CD5">
            <w:pPr>
              <w:spacing w:before="60" w:after="60"/>
              <w:jc w:val="center"/>
            </w:pPr>
          </w:p>
        </w:tc>
      </w:tr>
      <w:tr w:rsidR="002A7EB0" w14:paraId="174CD137" w14:textId="77777777" w:rsidTr="009A4CD5">
        <w:tc>
          <w:tcPr>
            <w:tcW w:w="8222" w:type="dxa"/>
          </w:tcPr>
          <w:p w14:paraId="397310A8" w14:textId="77777777" w:rsidR="002A7EB0" w:rsidRPr="009521A8" w:rsidRDefault="002A7EB0" w:rsidP="009A4CD5">
            <w:pPr>
              <w:spacing w:before="60" w:after="60"/>
              <w:jc w:val="both"/>
            </w:pPr>
            <w:r w:rsidRPr="009521A8">
              <w:t>Procedimentos de auditoria</w:t>
            </w:r>
          </w:p>
        </w:tc>
        <w:tc>
          <w:tcPr>
            <w:tcW w:w="1134" w:type="dxa"/>
          </w:tcPr>
          <w:p w14:paraId="0E52BDEC" w14:textId="77777777" w:rsidR="002A7EB0" w:rsidRDefault="002A7EB0" w:rsidP="009A4CD5">
            <w:pPr>
              <w:spacing w:before="60" w:after="60"/>
              <w:jc w:val="center"/>
            </w:pPr>
            <w:r>
              <w:t>5 – 9</w:t>
            </w:r>
          </w:p>
        </w:tc>
      </w:tr>
      <w:tr w:rsidR="002A7EB0" w14:paraId="332D3CE8" w14:textId="77777777" w:rsidTr="009A4CD5">
        <w:tc>
          <w:tcPr>
            <w:tcW w:w="8222" w:type="dxa"/>
          </w:tcPr>
          <w:p w14:paraId="7902F395" w14:textId="77777777" w:rsidR="002A7EB0" w:rsidRPr="009521A8" w:rsidRDefault="002A7EB0" w:rsidP="009A4CD5">
            <w:pPr>
              <w:spacing w:before="60" w:after="60"/>
              <w:jc w:val="both"/>
            </w:pPr>
            <w:r w:rsidRPr="009521A8">
              <w:t>Conclusões e relatórios de auditoria</w:t>
            </w:r>
          </w:p>
        </w:tc>
        <w:tc>
          <w:tcPr>
            <w:tcW w:w="1134" w:type="dxa"/>
          </w:tcPr>
          <w:p w14:paraId="01479BB6" w14:textId="77777777" w:rsidR="002A7EB0" w:rsidRDefault="002A7EB0" w:rsidP="009A4CD5">
            <w:pPr>
              <w:spacing w:before="60" w:after="60"/>
              <w:jc w:val="center"/>
            </w:pPr>
            <w:r>
              <w:t>10 – 13</w:t>
            </w:r>
          </w:p>
        </w:tc>
      </w:tr>
      <w:tr w:rsidR="002A7EB0" w14:paraId="2B46C320" w14:textId="77777777" w:rsidTr="009A4CD5">
        <w:tc>
          <w:tcPr>
            <w:tcW w:w="8222" w:type="dxa"/>
          </w:tcPr>
          <w:p w14:paraId="69865510" w14:textId="77777777" w:rsidR="002A7EB0" w:rsidRPr="009521A8" w:rsidRDefault="002A7EB0" w:rsidP="009A4CD5">
            <w:pPr>
              <w:spacing w:before="60" w:after="60"/>
              <w:jc w:val="both"/>
            </w:pPr>
            <w:r w:rsidRPr="00073BFA">
              <w:rPr>
                <w:b/>
              </w:rPr>
              <w:t>APLICAÇÃO E OUTROS MATERIAIS EXPLICATIVOS</w:t>
            </w:r>
          </w:p>
        </w:tc>
        <w:tc>
          <w:tcPr>
            <w:tcW w:w="1134" w:type="dxa"/>
          </w:tcPr>
          <w:p w14:paraId="617A48C6" w14:textId="77777777" w:rsidR="002A7EB0" w:rsidRDefault="002A7EB0" w:rsidP="009A4CD5">
            <w:pPr>
              <w:spacing w:before="60" w:after="60"/>
              <w:jc w:val="center"/>
            </w:pPr>
          </w:p>
        </w:tc>
      </w:tr>
      <w:tr w:rsidR="002A7EB0" w14:paraId="07A4D23D" w14:textId="77777777" w:rsidTr="009A4CD5">
        <w:tc>
          <w:tcPr>
            <w:tcW w:w="8222" w:type="dxa"/>
          </w:tcPr>
          <w:p w14:paraId="54B86B61" w14:textId="77777777" w:rsidR="002A7EB0" w:rsidRPr="009521A8" w:rsidRDefault="002A7EB0" w:rsidP="009A4CD5">
            <w:pPr>
              <w:spacing w:before="60" w:after="60"/>
              <w:jc w:val="both"/>
            </w:pPr>
            <w:r w:rsidRPr="009521A8">
              <w:t>Procedimentos de auditoria</w:t>
            </w:r>
          </w:p>
        </w:tc>
        <w:tc>
          <w:tcPr>
            <w:tcW w:w="1134" w:type="dxa"/>
          </w:tcPr>
          <w:p w14:paraId="41FC5064" w14:textId="77777777" w:rsidR="002A7EB0" w:rsidRDefault="002A7EB0" w:rsidP="009A4CD5">
            <w:pPr>
              <w:spacing w:before="60" w:after="60"/>
              <w:jc w:val="center"/>
            </w:pPr>
            <w:r>
              <w:t>A1 – A7</w:t>
            </w:r>
          </w:p>
        </w:tc>
      </w:tr>
      <w:tr w:rsidR="002A7EB0" w14:paraId="1C5CFC82" w14:textId="77777777" w:rsidTr="009A4CD5">
        <w:tc>
          <w:tcPr>
            <w:tcW w:w="8222" w:type="dxa"/>
          </w:tcPr>
          <w:p w14:paraId="592233B1" w14:textId="77777777" w:rsidR="002A7EB0" w:rsidRPr="009521A8" w:rsidRDefault="002A7EB0" w:rsidP="009A4CD5">
            <w:pPr>
              <w:spacing w:before="60" w:after="60"/>
              <w:jc w:val="both"/>
            </w:pPr>
            <w:r w:rsidRPr="009521A8">
              <w:t>Conclusões e relatórios de auditoria</w:t>
            </w:r>
          </w:p>
        </w:tc>
        <w:tc>
          <w:tcPr>
            <w:tcW w:w="1134" w:type="dxa"/>
          </w:tcPr>
          <w:p w14:paraId="1025FCB9" w14:textId="77777777" w:rsidR="002A7EB0" w:rsidRDefault="002A7EB0" w:rsidP="009A4CD5">
            <w:pPr>
              <w:spacing w:before="60" w:after="60"/>
              <w:jc w:val="center"/>
            </w:pPr>
            <w:r>
              <w:t>A8 – A9</w:t>
            </w:r>
          </w:p>
        </w:tc>
      </w:tr>
      <w:tr w:rsidR="002A7EB0" w14:paraId="5AB7C95C" w14:textId="77777777" w:rsidTr="009A4CD5">
        <w:tc>
          <w:tcPr>
            <w:tcW w:w="8222" w:type="dxa"/>
          </w:tcPr>
          <w:p w14:paraId="364FBCA7" w14:textId="77777777" w:rsidR="002A7EB0" w:rsidRDefault="002A7EB0" w:rsidP="009A4CD5">
            <w:pPr>
              <w:spacing w:before="60" w:after="60"/>
            </w:pPr>
            <w:r w:rsidRPr="00073BFA">
              <w:rPr>
                <w:b/>
              </w:rPr>
              <w:t>Apêndice</w:t>
            </w:r>
            <w:r w:rsidRPr="009521A8">
              <w:t>: Exemplos de relatório do auditor independente com opinião modificada</w:t>
            </w:r>
          </w:p>
        </w:tc>
        <w:tc>
          <w:tcPr>
            <w:tcW w:w="1134" w:type="dxa"/>
          </w:tcPr>
          <w:p w14:paraId="2C0519B4" w14:textId="77777777" w:rsidR="002A7EB0" w:rsidRDefault="002A7EB0" w:rsidP="009A4CD5">
            <w:pPr>
              <w:spacing w:before="60" w:after="60"/>
              <w:jc w:val="center"/>
            </w:pPr>
          </w:p>
        </w:tc>
      </w:tr>
    </w:tbl>
    <w:p w14:paraId="57B4A663" w14:textId="77777777" w:rsidR="002A7EB0" w:rsidRDefault="002A7EB0" w:rsidP="002A7EB0">
      <w:pPr>
        <w:jc w:val="both"/>
      </w:pPr>
    </w:p>
    <w:p w14:paraId="4860073F" w14:textId="77777777" w:rsidR="002A7EB0" w:rsidRPr="009F596B" w:rsidRDefault="002A7EB0" w:rsidP="002A7EB0">
      <w:pPr>
        <w:jc w:val="both"/>
      </w:pPr>
      <w:r>
        <w:t>Esta Norma</w:t>
      </w:r>
      <w:r w:rsidRPr="009F596B">
        <w:t xml:space="preserve"> deve ser lida juntamente com a NBC TA 200</w:t>
      </w:r>
      <w:r>
        <w:t xml:space="preserve"> – </w:t>
      </w:r>
      <w:r w:rsidRPr="009F596B">
        <w:t xml:space="preserve">Objetivos </w:t>
      </w:r>
      <w:r>
        <w:t>G</w:t>
      </w:r>
      <w:r w:rsidRPr="009F596B">
        <w:t xml:space="preserve">erais do </w:t>
      </w:r>
      <w:r>
        <w:t>A</w:t>
      </w:r>
      <w:r w:rsidRPr="009F596B">
        <w:t xml:space="preserve">uditor </w:t>
      </w:r>
      <w:r>
        <w:t>I</w:t>
      </w:r>
      <w:r w:rsidRPr="009F596B">
        <w:t xml:space="preserve">ndependente e a </w:t>
      </w:r>
      <w:r>
        <w:t>C</w:t>
      </w:r>
      <w:r w:rsidRPr="009F596B">
        <w:t>ondução d</w:t>
      </w:r>
      <w:r>
        <w:t>a A</w:t>
      </w:r>
      <w:r w:rsidRPr="009F596B">
        <w:t xml:space="preserve">uditoria em </w:t>
      </w:r>
      <w:r>
        <w:t>C</w:t>
      </w:r>
      <w:r w:rsidRPr="009F596B">
        <w:t>onformidade com</w:t>
      </w:r>
      <w:r>
        <w:t xml:space="preserve"> Normas de Auditoria.</w:t>
      </w:r>
    </w:p>
    <w:p w14:paraId="2702C937" w14:textId="77777777" w:rsidR="002A7EB0" w:rsidRPr="008B2BEB" w:rsidRDefault="002A7EB0" w:rsidP="002A7EB0">
      <w:pPr>
        <w:jc w:val="both"/>
        <w:rPr>
          <w:b/>
        </w:rPr>
      </w:pPr>
    </w:p>
    <w:p w14:paraId="30EE07D7" w14:textId="77777777" w:rsidR="002A7EB0" w:rsidRPr="008B2BEB" w:rsidRDefault="002A7EB0" w:rsidP="002A7EB0">
      <w:pPr>
        <w:jc w:val="both"/>
        <w:rPr>
          <w:b/>
        </w:rPr>
      </w:pPr>
    </w:p>
    <w:p w14:paraId="36AF9A2C" w14:textId="77777777" w:rsidR="002A7EB0" w:rsidRPr="008B2BEB" w:rsidRDefault="002A7EB0" w:rsidP="002A7EB0">
      <w:pPr>
        <w:jc w:val="both"/>
        <w:rPr>
          <w:b/>
        </w:rPr>
      </w:pPr>
    </w:p>
    <w:p w14:paraId="09BA6660" w14:textId="77777777" w:rsidR="002A7EB0" w:rsidRPr="00A673B3" w:rsidRDefault="002A7EB0" w:rsidP="002A7EB0">
      <w:pPr>
        <w:jc w:val="both"/>
        <w:rPr>
          <w:b/>
          <w:sz w:val="28"/>
          <w:szCs w:val="28"/>
        </w:rPr>
      </w:pPr>
      <w:r w:rsidRPr="00A673B3">
        <w:rPr>
          <w:b/>
          <w:sz w:val="28"/>
          <w:szCs w:val="28"/>
        </w:rPr>
        <w:t>Introdução</w:t>
      </w:r>
    </w:p>
    <w:p w14:paraId="4EF622ED" w14:textId="77777777" w:rsidR="002A7EB0" w:rsidRPr="009F596B" w:rsidRDefault="002A7EB0" w:rsidP="002A7EB0">
      <w:pPr>
        <w:jc w:val="both"/>
      </w:pPr>
    </w:p>
    <w:p w14:paraId="53A6C4D3" w14:textId="77777777" w:rsidR="002A7EB0" w:rsidRPr="00FB5D44" w:rsidRDefault="002A7EB0" w:rsidP="002A7EB0">
      <w:pPr>
        <w:jc w:val="both"/>
        <w:rPr>
          <w:b/>
        </w:rPr>
      </w:pPr>
      <w:r w:rsidRPr="00FB5D44">
        <w:rPr>
          <w:b/>
        </w:rPr>
        <w:t xml:space="preserve">Alcance </w:t>
      </w:r>
    </w:p>
    <w:p w14:paraId="3FD9AD9E" w14:textId="77777777" w:rsidR="002A7EB0" w:rsidRPr="009F596B" w:rsidRDefault="002A7EB0" w:rsidP="002A7EB0">
      <w:pPr>
        <w:jc w:val="both"/>
      </w:pPr>
    </w:p>
    <w:p w14:paraId="1CE64D82" w14:textId="77777777" w:rsidR="002A7EB0" w:rsidRDefault="002A7EB0" w:rsidP="002A7EB0">
      <w:pPr>
        <w:ind w:left="567" w:hanging="567"/>
        <w:jc w:val="both"/>
      </w:pPr>
      <w:r w:rsidRPr="009F596B">
        <w:t xml:space="preserve">1. </w:t>
      </w:r>
      <w:r>
        <w:tab/>
      </w:r>
      <w:r w:rsidRPr="009F596B">
        <w:t xml:space="preserve">Esta Norma trata da responsabilidade do auditor independente em relação aos saldos iniciais </w:t>
      </w:r>
      <w:r>
        <w:t>em</w:t>
      </w:r>
      <w:r w:rsidRPr="009F596B">
        <w:t xml:space="preserve"> </w:t>
      </w:r>
      <w:r>
        <w:t xml:space="preserve">um </w:t>
      </w:r>
      <w:r w:rsidRPr="009F596B">
        <w:t>trabalho de auditoria inicial</w:t>
      </w:r>
      <w:r>
        <w:t xml:space="preserve"> (primeira auditoria)</w:t>
      </w:r>
      <w:r w:rsidRPr="009F596B">
        <w:t>. Além dos valores das demonstrações contábeis, saldos iniciais incluem assuntos que precisam ser divulgados e que existiam no início do período, tais como contingências e compromissos. Quando as demonstrações contábeis incluem informações comparativas, as exigências e orientações da NBC TA 710 se aplicam. A NBC TA 300 inclui exigências e orientaç</w:t>
      </w:r>
      <w:r>
        <w:t>ões</w:t>
      </w:r>
      <w:r w:rsidRPr="009F596B">
        <w:t xml:space="preserve"> adicionais referentes a atividades antes de começar </w:t>
      </w:r>
      <w:r>
        <w:t>um</w:t>
      </w:r>
      <w:r w:rsidRPr="009F596B">
        <w:t>a auditoria inicial.</w:t>
      </w:r>
    </w:p>
    <w:p w14:paraId="4A38362A" w14:textId="77777777" w:rsidR="002A7EB0" w:rsidRPr="009F596B" w:rsidRDefault="002A7EB0" w:rsidP="002A7EB0">
      <w:pPr>
        <w:jc w:val="both"/>
      </w:pPr>
    </w:p>
    <w:p w14:paraId="6982BD1A" w14:textId="77777777" w:rsidR="002A7EB0" w:rsidRPr="00FB5D44" w:rsidRDefault="002A7EB0" w:rsidP="002A7EB0">
      <w:pPr>
        <w:jc w:val="both"/>
        <w:rPr>
          <w:b/>
        </w:rPr>
      </w:pPr>
      <w:r w:rsidRPr="00FB5D44">
        <w:rPr>
          <w:b/>
        </w:rPr>
        <w:t>Data de vigência</w:t>
      </w:r>
    </w:p>
    <w:p w14:paraId="579D7219" w14:textId="77777777" w:rsidR="002A7EB0" w:rsidRPr="009F596B" w:rsidRDefault="002A7EB0" w:rsidP="002A7EB0">
      <w:pPr>
        <w:jc w:val="both"/>
      </w:pPr>
    </w:p>
    <w:p w14:paraId="4E2F1940" w14:textId="77777777" w:rsidR="002A7EB0" w:rsidRDefault="002A7EB0" w:rsidP="002A7EB0">
      <w:pPr>
        <w:ind w:left="567" w:hanging="567"/>
        <w:jc w:val="both"/>
      </w:pPr>
      <w:r w:rsidRPr="009F596B">
        <w:t xml:space="preserve">2. </w:t>
      </w:r>
      <w:r>
        <w:tab/>
      </w:r>
      <w:r w:rsidRPr="009F596B">
        <w:t>Esta Norma é aplicável a auditoria de demonstrações contábeis para períodos iniciados em ou após 1</w:t>
      </w:r>
      <w:r>
        <w:t>º</w:t>
      </w:r>
      <w:r w:rsidRPr="009F596B">
        <w:t xml:space="preserve"> de janeiro de 2010</w:t>
      </w:r>
      <w:r>
        <w:t>.</w:t>
      </w:r>
    </w:p>
    <w:p w14:paraId="7FE882DD" w14:textId="77777777" w:rsidR="002A7EB0" w:rsidRPr="009F596B" w:rsidRDefault="002A7EB0" w:rsidP="002A7EB0">
      <w:pPr>
        <w:ind w:left="567" w:hanging="567"/>
        <w:jc w:val="both"/>
      </w:pPr>
    </w:p>
    <w:p w14:paraId="15F15797" w14:textId="77777777" w:rsidR="002A7EB0" w:rsidRPr="00BF19E9" w:rsidRDefault="002A7EB0" w:rsidP="002A7EB0">
      <w:pPr>
        <w:ind w:left="567" w:hanging="567"/>
        <w:jc w:val="both"/>
        <w:rPr>
          <w:b/>
          <w:sz w:val="28"/>
          <w:szCs w:val="28"/>
        </w:rPr>
      </w:pPr>
      <w:r w:rsidRPr="00BF19E9">
        <w:rPr>
          <w:b/>
          <w:sz w:val="28"/>
          <w:szCs w:val="28"/>
        </w:rPr>
        <w:t>Objetivo</w:t>
      </w:r>
    </w:p>
    <w:p w14:paraId="66BA06B5" w14:textId="77777777" w:rsidR="002A7EB0" w:rsidRPr="009F596B" w:rsidRDefault="002A7EB0" w:rsidP="002A7EB0">
      <w:pPr>
        <w:ind w:left="567" w:hanging="567"/>
        <w:jc w:val="both"/>
      </w:pPr>
    </w:p>
    <w:p w14:paraId="09A03934" w14:textId="77777777" w:rsidR="002A7EB0" w:rsidRPr="009F596B" w:rsidRDefault="002A7EB0" w:rsidP="002A7EB0">
      <w:pPr>
        <w:spacing w:after="120"/>
        <w:ind w:left="567" w:hanging="567"/>
        <w:jc w:val="both"/>
      </w:pPr>
      <w:r w:rsidRPr="009F596B">
        <w:t xml:space="preserve">3. </w:t>
      </w:r>
      <w:r>
        <w:tab/>
      </w:r>
      <w:r w:rsidRPr="009F596B">
        <w:t xml:space="preserve">Ao conduzir </w:t>
      </w:r>
      <w:r>
        <w:t>um</w:t>
      </w:r>
      <w:r w:rsidRPr="009F596B">
        <w:t xml:space="preserve"> trabalho de auditoria inicial, o objetivo do auditor com relação a saldos iniciais é obter evidência de auditoria a</w:t>
      </w:r>
      <w:r>
        <w:t>propri</w:t>
      </w:r>
      <w:r w:rsidRPr="009F596B">
        <w:t>ada e suficiente sobre se:</w:t>
      </w:r>
    </w:p>
    <w:p w14:paraId="62BF457F" w14:textId="77777777" w:rsidR="002A7EB0" w:rsidRPr="009F596B" w:rsidRDefault="002A7EB0" w:rsidP="002A7EB0">
      <w:pPr>
        <w:spacing w:after="120"/>
        <w:ind w:left="993" w:hanging="426"/>
        <w:jc w:val="both"/>
      </w:pPr>
      <w:r w:rsidRPr="009F596B">
        <w:t xml:space="preserve">(a) </w:t>
      </w:r>
      <w:r>
        <w:tab/>
        <w:t>o</w:t>
      </w:r>
      <w:r w:rsidRPr="009F596B">
        <w:t>s saldos iniciais contêm distorções que afetam de forma relevante as demonstrações contábeis do período corrente; e</w:t>
      </w:r>
    </w:p>
    <w:p w14:paraId="5EDA0F86" w14:textId="77777777" w:rsidR="002A7EB0" w:rsidRDefault="002A7EB0" w:rsidP="002A7EB0">
      <w:pPr>
        <w:ind w:left="993" w:hanging="426"/>
        <w:jc w:val="both"/>
      </w:pPr>
      <w:r w:rsidRPr="009F596B">
        <w:t xml:space="preserve">(b) </w:t>
      </w:r>
      <w:r>
        <w:tab/>
        <w:t>a</w:t>
      </w:r>
      <w:r w:rsidRPr="009F596B">
        <w:t xml:space="preserve">s políticas contábeis </w:t>
      </w:r>
      <w:r>
        <w:t xml:space="preserve">apropriadas </w:t>
      </w:r>
      <w:r w:rsidRPr="009F596B">
        <w:t xml:space="preserve">refletidas nos saldos iniciais foram aplicadas de maneira uniforme nas demonstrações contábeis do período corrente, ou as mudanças nessas políticas contábeis estão </w:t>
      </w:r>
      <w:r>
        <w:t xml:space="preserve">devidamente </w:t>
      </w:r>
      <w:r w:rsidRPr="009F596B">
        <w:t>registradas e adequadamente apresentadas e divulgadas de acordo com a estrutura de relatório financeiro aplicável.</w:t>
      </w:r>
    </w:p>
    <w:p w14:paraId="6E926137" w14:textId="77777777" w:rsidR="002A7EB0" w:rsidRPr="009F596B" w:rsidRDefault="002A7EB0" w:rsidP="002A7EB0">
      <w:pPr>
        <w:ind w:left="567" w:hanging="567"/>
        <w:jc w:val="both"/>
      </w:pPr>
    </w:p>
    <w:p w14:paraId="00A87D82" w14:textId="77777777" w:rsidR="002A7EB0" w:rsidRPr="00BF19E9" w:rsidRDefault="002A7EB0" w:rsidP="002A7EB0">
      <w:pPr>
        <w:ind w:left="567" w:hanging="567"/>
        <w:jc w:val="both"/>
        <w:rPr>
          <w:b/>
          <w:sz w:val="28"/>
          <w:szCs w:val="28"/>
        </w:rPr>
      </w:pPr>
      <w:r w:rsidRPr="00BF19E9">
        <w:rPr>
          <w:b/>
          <w:sz w:val="28"/>
          <w:szCs w:val="28"/>
        </w:rPr>
        <w:t>Definições</w:t>
      </w:r>
    </w:p>
    <w:p w14:paraId="5AE3A7E3" w14:textId="77777777" w:rsidR="002A7EB0" w:rsidRPr="009F596B" w:rsidRDefault="002A7EB0" w:rsidP="002A7EB0">
      <w:pPr>
        <w:ind w:left="567" w:hanging="567"/>
        <w:jc w:val="both"/>
      </w:pPr>
    </w:p>
    <w:p w14:paraId="6AAC8A21" w14:textId="77777777" w:rsidR="002A7EB0" w:rsidRPr="009F596B" w:rsidRDefault="002A7EB0" w:rsidP="002A7EB0">
      <w:pPr>
        <w:spacing w:after="120"/>
        <w:ind w:left="567" w:hanging="567"/>
        <w:jc w:val="both"/>
      </w:pPr>
      <w:r w:rsidRPr="009F596B">
        <w:t xml:space="preserve">4. </w:t>
      </w:r>
      <w:r>
        <w:tab/>
      </w:r>
      <w:r w:rsidRPr="009F596B">
        <w:t>Para fins d</w:t>
      </w:r>
      <w:r>
        <w:t xml:space="preserve">esta Norma, </w:t>
      </w:r>
      <w:r w:rsidRPr="009F596B">
        <w:t xml:space="preserve">os termos a seguir possuem os </w:t>
      </w:r>
      <w:r>
        <w:t xml:space="preserve">seguintes </w:t>
      </w:r>
      <w:r w:rsidRPr="009F596B">
        <w:t>significados a eles atribuídos</w:t>
      </w:r>
      <w:r>
        <w:t>:</w:t>
      </w:r>
    </w:p>
    <w:p w14:paraId="783BF10C" w14:textId="77777777" w:rsidR="002A7EB0" w:rsidRPr="009F596B" w:rsidRDefault="002A7EB0" w:rsidP="002A7EB0">
      <w:pPr>
        <w:spacing w:after="120"/>
        <w:ind w:left="993" w:hanging="426"/>
        <w:jc w:val="both"/>
      </w:pPr>
      <w:r>
        <w:rPr>
          <w:b/>
        </w:rPr>
        <w:t xml:space="preserve">(a) </w:t>
      </w:r>
      <w:r w:rsidRPr="008B2BEB">
        <w:rPr>
          <w:b/>
        </w:rPr>
        <w:t>Trabalho de auditoria inicial</w:t>
      </w:r>
      <w:r w:rsidRPr="009F596B">
        <w:t xml:space="preserve"> </w:t>
      </w:r>
      <w:r>
        <w:t>é u</w:t>
      </w:r>
      <w:r w:rsidRPr="009F596B">
        <w:t>m trabalho em que:</w:t>
      </w:r>
    </w:p>
    <w:p w14:paraId="2E9B4A21" w14:textId="77777777" w:rsidR="002A7EB0" w:rsidRPr="009F596B" w:rsidRDefault="002A7EB0" w:rsidP="002A7EB0">
      <w:pPr>
        <w:spacing w:after="120"/>
        <w:ind w:left="1418" w:hanging="425"/>
        <w:jc w:val="both"/>
      </w:pPr>
      <w:r w:rsidRPr="009F596B">
        <w:t>(</w:t>
      </w:r>
      <w:r>
        <w:t>i</w:t>
      </w:r>
      <w:r w:rsidRPr="009F596B">
        <w:t xml:space="preserve">) </w:t>
      </w:r>
      <w:r>
        <w:tab/>
      </w:r>
      <w:r w:rsidRPr="009F596B">
        <w:t>as demonstrações contábeis do período anterior não foram auditadas; ou</w:t>
      </w:r>
    </w:p>
    <w:p w14:paraId="167795B4" w14:textId="77777777" w:rsidR="002A7EB0" w:rsidRPr="009F596B" w:rsidRDefault="002A7EB0" w:rsidP="002A7EB0">
      <w:pPr>
        <w:spacing w:after="120"/>
        <w:ind w:left="1418" w:hanging="425"/>
        <w:jc w:val="both"/>
      </w:pPr>
      <w:r w:rsidRPr="009F596B">
        <w:t>(</w:t>
      </w:r>
      <w:r>
        <w:t>ii</w:t>
      </w:r>
      <w:r w:rsidRPr="009F596B">
        <w:t>) as demonstrações contábeis do período anterior foram auditadas por auditor independente antecessor</w:t>
      </w:r>
      <w:r>
        <w:t>.</w:t>
      </w:r>
    </w:p>
    <w:p w14:paraId="04B6D956" w14:textId="77777777" w:rsidR="002A7EB0" w:rsidRPr="009F596B" w:rsidRDefault="002A7EB0" w:rsidP="002A7EB0">
      <w:pPr>
        <w:spacing w:after="120"/>
        <w:ind w:left="993" w:hanging="426"/>
        <w:jc w:val="both"/>
      </w:pPr>
      <w:r>
        <w:rPr>
          <w:b/>
        </w:rPr>
        <w:t xml:space="preserve">(b) </w:t>
      </w:r>
      <w:r w:rsidRPr="008B2BEB">
        <w:rPr>
          <w:b/>
        </w:rPr>
        <w:t>Saldos iniciais</w:t>
      </w:r>
      <w:r w:rsidRPr="009F596B">
        <w:t xml:space="preserve"> </w:t>
      </w:r>
      <w:r>
        <w:t>são</w:t>
      </w:r>
      <w:r w:rsidRPr="009F596B">
        <w:t xml:space="preserve"> os saldos contábeis existentes no início do período. Os saldos iniciais baseiam-se nos saldos finais do período anterior e refletem os efeitos de transações e eventos de períodos anteriores e políticas contábeis aplicadas no período anterior. Os saldos iniciais incluem</w:t>
      </w:r>
      <w:r>
        <w:t>,</w:t>
      </w:r>
      <w:r w:rsidRPr="009F596B">
        <w:t xml:space="preserve"> também</w:t>
      </w:r>
      <w:r>
        <w:t>,</w:t>
      </w:r>
      <w:r w:rsidRPr="009F596B">
        <w:t xml:space="preserve"> assuntos existentes no início do período, que precisam ser divulgados, tais como contingências e compromissos.</w:t>
      </w:r>
    </w:p>
    <w:p w14:paraId="75BC5B88" w14:textId="77777777" w:rsidR="002A7EB0" w:rsidRDefault="002A7EB0" w:rsidP="002A7EB0">
      <w:pPr>
        <w:ind w:left="993" w:hanging="426"/>
        <w:jc w:val="both"/>
      </w:pPr>
      <w:r>
        <w:rPr>
          <w:b/>
        </w:rPr>
        <w:t xml:space="preserve">(c) </w:t>
      </w:r>
      <w:r w:rsidRPr="008B2BEB">
        <w:rPr>
          <w:b/>
        </w:rPr>
        <w:t>Auditor independente antecessor</w:t>
      </w:r>
      <w:r w:rsidRPr="009F596B">
        <w:t xml:space="preserve"> </w:t>
      </w:r>
      <w:r>
        <w:t>é o</w:t>
      </w:r>
      <w:r w:rsidRPr="009F596B">
        <w:t xml:space="preserve"> auditor</w:t>
      </w:r>
      <w:r>
        <w:t xml:space="preserve"> anterior (pessoa física ou jurídica diferente),</w:t>
      </w:r>
      <w:r w:rsidRPr="009F596B">
        <w:t xml:space="preserve"> que auditou as demonstrações contábeis de </w:t>
      </w:r>
      <w:r>
        <w:t xml:space="preserve">uma </w:t>
      </w:r>
      <w:r w:rsidRPr="009F596B">
        <w:t>entidade no período anterior e foi substituído pelo auditor atual.</w:t>
      </w:r>
    </w:p>
    <w:p w14:paraId="56105F73" w14:textId="77777777" w:rsidR="002A7EB0" w:rsidRDefault="002A7EB0" w:rsidP="002A7EB0">
      <w:pPr>
        <w:ind w:left="567" w:hanging="567"/>
        <w:jc w:val="both"/>
      </w:pPr>
    </w:p>
    <w:p w14:paraId="4D2AA01C" w14:textId="77777777" w:rsidR="002A7EB0" w:rsidRPr="00BF19E9" w:rsidRDefault="002A7EB0" w:rsidP="002A7EB0">
      <w:pPr>
        <w:ind w:left="567" w:hanging="567"/>
        <w:jc w:val="both"/>
        <w:rPr>
          <w:b/>
          <w:sz w:val="28"/>
          <w:szCs w:val="28"/>
        </w:rPr>
      </w:pPr>
      <w:r w:rsidRPr="00BF19E9">
        <w:rPr>
          <w:b/>
          <w:sz w:val="28"/>
          <w:szCs w:val="28"/>
        </w:rPr>
        <w:t>Requisitos</w:t>
      </w:r>
    </w:p>
    <w:p w14:paraId="774D2A22" w14:textId="77777777" w:rsidR="002A7EB0" w:rsidRPr="009F596B" w:rsidRDefault="002A7EB0" w:rsidP="002A7EB0">
      <w:pPr>
        <w:ind w:left="567" w:hanging="567"/>
        <w:jc w:val="both"/>
      </w:pPr>
    </w:p>
    <w:p w14:paraId="665663FE" w14:textId="77777777" w:rsidR="002A7EB0" w:rsidRPr="00BF19E9" w:rsidRDefault="002A7EB0" w:rsidP="002A7EB0">
      <w:pPr>
        <w:ind w:left="567" w:hanging="567"/>
        <w:jc w:val="both"/>
        <w:rPr>
          <w:b/>
        </w:rPr>
      </w:pPr>
      <w:r w:rsidRPr="00BF19E9">
        <w:rPr>
          <w:b/>
        </w:rPr>
        <w:t>Procedimentos de auditoria</w:t>
      </w:r>
    </w:p>
    <w:p w14:paraId="1B46FB0A" w14:textId="77777777" w:rsidR="002A7EB0" w:rsidRPr="009F596B" w:rsidRDefault="002A7EB0" w:rsidP="002A7EB0">
      <w:pPr>
        <w:ind w:left="567" w:hanging="567"/>
        <w:jc w:val="both"/>
      </w:pPr>
    </w:p>
    <w:p w14:paraId="0D197A77" w14:textId="77777777" w:rsidR="002A7EB0" w:rsidRPr="0025227D" w:rsidRDefault="002A7EB0" w:rsidP="002A7EB0">
      <w:pPr>
        <w:ind w:left="567" w:hanging="567"/>
        <w:jc w:val="both"/>
      </w:pPr>
      <w:r w:rsidRPr="0025227D">
        <w:t>Saldos iniciais</w:t>
      </w:r>
    </w:p>
    <w:p w14:paraId="257BD3D1" w14:textId="77777777" w:rsidR="002A7EB0" w:rsidRPr="0025227D" w:rsidRDefault="002A7EB0" w:rsidP="002A7EB0">
      <w:pPr>
        <w:ind w:left="567" w:hanging="567"/>
        <w:jc w:val="both"/>
      </w:pPr>
    </w:p>
    <w:p w14:paraId="1A79AF54" w14:textId="77777777" w:rsidR="002A7EB0" w:rsidRPr="009F596B" w:rsidRDefault="002A7EB0" w:rsidP="002A7EB0">
      <w:pPr>
        <w:ind w:left="567" w:hanging="567"/>
        <w:jc w:val="both"/>
      </w:pPr>
      <w:r w:rsidRPr="009F596B">
        <w:t xml:space="preserve">5. </w:t>
      </w:r>
      <w:r>
        <w:tab/>
      </w:r>
      <w:r w:rsidRPr="009F596B">
        <w:t xml:space="preserve">O auditor deve </w:t>
      </w:r>
      <w:r>
        <w:t>ler</w:t>
      </w:r>
      <w:r w:rsidRPr="009F596B">
        <w:t xml:space="preserve"> as demonstrações contábeis mais recentes e o respectivo </w:t>
      </w:r>
      <w:r>
        <w:t>relatório</w:t>
      </w:r>
      <w:r w:rsidRPr="009F596B">
        <w:t xml:space="preserve"> do auditor independente antecessor, se houver, para informações relevantes sobre saldos iniciais, incluindo divulgações.</w:t>
      </w:r>
    </w:p>
    <w:p w14:paraId="4947D80C" w14:textId="77777777" w:rsidR="002A7EB0" w:rsidRPr="009F596B" w:rsidRDefault="002A7EB0" w:rsidP="002A7EB0">
      <w:pPr>
        <w:ind w:left="567" w:hanging="567"/>
        <w:jc w:val="both"/>
      </w:pPr>
    </w:p>
    <w:p w14:paraId="6438167B" w14:textId="77777777" w:rsidR="002A7EB0" w:rsidRDefault="002A7EB0" w:rsidP="002A7EB0">
      <w:pPr>
        <w:spacing w:after="120"/>
        <w:ind w:left="567" w:hanging="567"/>
        <w:jc w:val="both"/>
      </w:pPr>
      <w:r w:rsidRPr="009F596B">
        <w:t xml:space="preserve">6. </w:t>
      </w:r>
      <w:r>
        <w:tab/>
      </w:r>
      <w:r w:rsidRPr="009F596B">
        <w:t>O auditor deve obter evidência de auditoria a</w:t>
      </w:r>
      <w:r>
        <w:t>propri</w:t>
      </w:r>
      <w:r w:rsidRPr="009F596B">
        <w:t>ada e suficiente sobre se os saldos iniciais contêm distorções que afetam de forma relevante as demonstrações contábeis do período corrente por meio de (</w:t>
      </w:r>
      <w:r>
        <w:t>ver itens</w:t>
      </w:r>
      <w:r w:rsidRPr="009F596B">
        <w:t xml:space="preserve"> A1</w:t>
      </w:r>
      <w:r>
        <w:t xml:space="preserve"> e </w:t>
      </w:r>
      <w:r w:rsidRPr="009F596B">
        <w:t>A2)</w:t>
      </w:r>
      <w:r>
        <w:t>:</w:t>
      </w:r>
    </w:p>
    <w:p w14:paraId="56C34985" w14:textId="77777777" w:rsidR="002A7EB0" w:rsidRPr="009F596B" w:rsidRDefault="002A7EB0" w:rsidP="002A7EB0">
      <w:pPr>
        <w:spacing w:after="120"/>
        <w:ind w:left="993" w:hanging="426"/>
        <w:jc w:val="both"/>
      </w:pPr>
      <w:r w:rsidRPr="009F596B">
        <w:t xml:space="preserve">(a) </w:t>
      </w:r>
      <w:r>
        <w:tab/>
      </w:r>
      <w:r w:rsidRPr="009F596B">
        <w:t>determinação se os saldos finais do período anterior foram corretamente transferidos para o período corrente ou, quando apropriado, se foram corrigidos;</w:t>
      </w:r>
    </w:p>
    <w:p w14:paraId="1CE84F2E" w14:textId="77777777" w:rsidR="002A7EB0" w:rsidRPr="009F596B" w:rsidRDefault="002A7EB0" w:rsidP="002A7EB0">
      <w:pPr>
        <w:spacing w:after="120"/>
        <w:ind w:left="993" w:hanging="426"/>
        <w:jc w:val="both"/>
      </w:pPr>
      <w:r w:rsidRPr="009F596B">
        <w:t xml:space="preserve">(b) </w:t>
      </w:r>
      <w:r>
        <w:tab/>
      </w:r>
      <w:r w:rsidRPr="009F596B">
        <w:t>determinação se os saldos iniciais refletem a aplicação de políticas contábeis apropriadas; e</w:t>
      </w:r>
    </w:p>
    <w:p w14:paraId="173265B7" w14:textId="77777777" w:rsidR="002A7EB0" w:rsidRDefault="002A7EB0" w:rsidP="002A7EB0">
      <w:pPr>
        <w:spacing w:after="120"/>
        <w:ind w:left="993" w:hanging="426"/>
        <w:jc w:val="both"/>
      </w:pPr>
      <w:r w:rsidRPr="009F596B">
        <w:t xml:space="preserve">(c) </w:t>
      </w:r>
      <w:r>
        <w:tab/>
      </w:r>
      <w:r w:rsidRPr="009F596B">
        <w:t>realização de um ou mais dos seguintes procedimentos (</w:t>
      </w:r>
      <w:r>
        <w:t>ver itens</w:t>
      </w:r>
      <w:r w:rsidRPr="009F596B">
        <w:t xml:space="preserve"> A3</w:t>
      </w:r>
      <w:r>
        <w:t xml:space="preserve"> a </w:t>
      </w:r>
      <w:r w:rsidRPr="009F596B">
        <w:t>A7)</w:t>
      </w:r>
      <w:r>
        <w:t>:</w:t>
      </w:r>
    </w:p>
    <w:p w14:paraId="0374D455" w14:textId="77777777" w:rsidR="002A7EB0" w:rsidRPr="009F596B" w:rsidRDefault="002A7EB0" w:rsidP="002A7EB0">
      <w:pPr>
        <w:spacing w:after="120"/>
        <w:ind w:left="1418" w:hanging="425"/>
        <w:jc w:val="both"/>
      </w:pPr>
      <w:r w:rsidRPr="009F596B">
        <w:t xml:space="preserve">(i) </w:t>
      </w:r>
      <w:r>
        <w:tab/>
      </w:r>
      <w:r w:rsidRPr="009F596B">
        <w:t>no caso de as demonstrações contábeis do exercício anterior terem sido auditadas, revisar os papéis de trabalho do auditor independente antecessor para obter evidência com relação aos saldos iniciais;</w:t>
      </w:r>
    </w:p>
    <w:p w14:paraId="340272DB" w14:textId="77777777" w:rsidR="002A7EB0" w:rsidRPr="009F596B" w:rsidRDefault="002A7EB0" w:rsidP="002A7EB0">
      <w:pPr>
        <w:spacing w:after="120"/>
        <w:ind w:left="1418" w:hanging="425"/>
        <w:jc w:val="both"/>
      </w:pPr>
      <w:r w:rsidRPr="009F596B">
        <w:t xml:space="preserve">(ii) </w:t>
      </w:r>
      <w:r>
        <w:tab/>
      </w:r>
      <w:r w:rsidRPr="009F596B">
        <w:t>avaliar se os procedimentos de auditoria executados no período corrente fornecem evidência relevante para os saldos iniciais; ou</w:t>
      </w:r>
    </w:p>
    <w:p w14:paraId="5CFD1B51" w14:textId="77777777" w:rsidR="002A7EB0" w:rsidRDefault="002A7EB0" w:rsidP="002A7EB0">
      <w:pPr>
        <w:ind w:left="1418" w:hanging="425"/>
        <w:jc w:val="both"/>
      </w:pPr>
      <w:r w:rsidRPr="009F596B">
        <w:t xml:space="preserve">(iii) </w:t>
      </w:r>
      <w:r>
        <w:tab/>
      </w:r>
      <w:r w:rsidRPr="009F596B">
        <w:t>executar procedimentos de auditoria específicos para obter evidência com relação aos saldos iniciais.</w:t>
      </w:r>
    </w:p>
    <w:p w14:paraId="750DD182" w14:textId="77777777" w:rsidR="002A7EB0" w:rsidRPr="009F596B" w:rsidRDefault="002A7EB0" w:rsidP="002A7EB0">
      <w:pPr>
        <w:ind w:left="567" w:hanging="567"/>
        <w:jc w:val="both"/>
      </w:pPr>
    </w:p>
    <w:p w14:paraId="2E2B5553" w14:textId="77777777" w:rsidR="002A7EB0" w:rsidRPr="0025227D" w:rsidRDefault="002A7EB0" w:rsidP="002A7EB0">
      <w:pPr>
        <w:ind w:left="567" w:hanging="567"/>
        <w:jc w:val="both"/>
      </w:pPr>
      <w:r w:rsidRPr="009F596B">
        <w:t xml:space="preserve">7. </w:t>
      </w:r>
      <w:r>
        <w:tab/>
      </w:r>
      <w:r w:rsidRPr="009F596B">
        <w:t xml:space="preserve">Se o auditor obtém evidência de auditoria de que os saldos iniciais contêm distorções que poderiam afetar de forma relevante as demonstrações contábeis do período corrente, o auditor deve executar procedimentos adicionais de auditoria que forem apropriados nas circunstâncias para determinar o efeito sobre as demonstrações contábeis </w:t>
      </w:r>
      <w:r>
        <w:t>n</w:t>
      </w:r>
      <w:r w:rsidRPr="009F596B">
        <w:t>o período corrente. Se o auditor concluir que existem distorções nas demonstrações contábeis do período atual, o auditor deve comunicar as distorções para o nível apropriado de administração e aos responsáveis pela governança de acordo com a NBC TA 450</w:t>
      </w:r>
      <w:r>
        <w:t>, itens 8 e 12.</w:t>
      </w:r>
    </w:p>
    <w:p w14:paraId="4F75169C" w14:textId="77777777" w:rsidR="002A7EB0" w:rsidRPr="009F596B" w:rsidRDefault="002A7EB0" w:rsidP="002A7EB0">
      <w:pPr>
        <w:ind w:left="567" w:hanging="567"/>
        <w:jc w:val="both"/>
      </w:pPr>
    </w:p>
    <w:p w14:paraId="59F1471F" w14:textId="77777777" w:rsidR="002A7EB0" w:rsidRDefault="002A7EB0" w:rsidP="002A7EB0">
      <w:pPr>
        <w:ind w:left="567" w:hanging="567"/>
        <w:jc w:val="both"/>
      </w:pPr>
      <w:r w:rsidRPr="009F596B">
        <w:t>Uniformidade de política</w:t>
      </w:r>
      <w:r>
        <w:t>s</w:t>
      </w:r>
      <w:r w:rsidRPr="009F596B">
        <w:t xml:space="preserve"> contáb</w:t>
      </w:r>
      <w:r>
        <w:t>eis</w:t>
      </w:r>
    </w:p>
    <w:p w14:paraId="1842520C" w14:textId="77777777" w:rsidR="002A7EB0" w:rsidRPr="009F596B" w:rsidRDefault="002A7EB0" w:rsidP="002A7EB0">
      <w:pPr>
        <w:ind w:left="567" w:hanging="567"/>
        <w:jc w:val="both"/>
      </w:pPr>
    </w:p>
    <w:p w14:paraId="43524B69" w14:textId="77777777" w:rsidR="002A7EB0" w:rsidRDefault="002A7EB0" w:rsidP="002A7EB0">
      <w:pPr>
        <w:ind w:left="567" w:hanging="567"/>
        <w:jc w:val="both"/>
      </w:pPr>
      <w:r w:rsidRPr="009F596B">
        <w:t xml:space="preserve">8. </w:t>
      </w:r>
      <w:r>
        <w:tab/>
      </w:r>
      <w:r w:rsidRPr="009F596B">
        <w:t>O auditor deve obter evidência de auditoria a</w:t>
      </w:r>
      <w:r>
        <w:t>propri</w:t>
      </w:r>
      <w:r w:rsidRPr="009F596B">
        <w:t xml:space="preserve">ada e suficiente sobre se as políticas contábeis </w:t>
      </w:r>
      <w:r>
        <w:t xml:space="preserve">apropriadas </w:t>
      </w:r>
      <w:r w:rsidRPr="009F596B">
        <w:t xml:space="preserve">refletidas nos saldos iniciais foram aplicadas de maneira uniforme nas demonstrações contábeis do período corrente e se as mudanças nas políticas contábeis foram </w:t>
      </w:r>
      <w:r>
        <w:t xml:space="preserve">devidamente </w:t>
      </w:r>
      <w:r w:rsidRPr="009F596B">
        <w:t>registradas e adequadamente apresentadas e divulgadas de acordo com a estrutura de relatório financeiro aplicável.</w:t>
      </w:r>
    </w:p>
    <w:p w14:paraId="4723C5B3" w14:textId="77777777" w:rsidR="002A7EB0" w:rsidRPr="009F596B" w:rsidRDefault="002A7EB0" w:rsidP="002A7EB0">
      <w:pPr>
        <w:ind w:left="567" w:hanging="567"/>
        <w:jc w:val="both"/>
      </w:pPr>
    </w:p>
    <w:p w14:paraId="4264339A" w14:textId="77777777" w:rsidR="002A7EB0" w:rsidRDefault="002A7EB0" w:rsidP="002A7EB0">
      <w:pPr>
        <w:ind w:left="567" w:hanging="567"/>
        <w:jc w:val="both"/>
      </w:pPr>
      <w:r w:rsidRPr="009F596B">
        <w:t>Informaç</w:t>
      </w:r>
      <w:r>
        <w:t>ões</w:t>
      </w:r>
      <w:r w:rsidRPr="009F596B">
        <w:t xml:space="preserve"> relevante</w:t>
      </w:r>
      <w:r>
        <w:t>s</w:t>
      </w:r>
      <w:r w:rsidRPr="009F596B">
        <w:t xml:space="preserve"> no</w:t>
      </w:r>
      <w:r w:rsidRPr="0025227D">
        <w:t xml:space="preserve"> </w:t>
      </w:r>
      <w:r>
        <w:t>relatório</w:t>
      </w:r>
      <w:r w:rsidRPr="009F596B">
        <w:t xml:space="preserve"> do auditor independente antecessor</w:t>
      </w:r>
    </w:p>
    <w:p w14:paraId="191C710A" w14:textId="77777777" w:rsidR="002A7EB0" w:rsidRPr="009F596B" w:rsidRDefault="002A7EB0" w:rsidP="002A7EB0">
      <w:pPr>
        <w:ind w:left="567" w:hanging="567"/>
        <w:jc w:val="both"/>
      </w:pPr>
    </w:p>
    <w:p w14:paraId="73295B28" w14:textId="77777777" w:rsidR="002A7EB0" w:rsidRPr="009F596B" w:rsidRDefault="002A7EB0" w:rsidP="002A7EB0">
      <w:pPr>
        <w:ind w:left="567" w:hanging="567"/>
        <w:jc w:val="both"/>
      </w:pPr>
      <w:r w:rsidRPr="009F596B">
        <w:t xml:space="preserve">9. </w:t>
      </w:r>
      <w:r>
        <w:tab/>
      </w:r>
      <w:r w:rsidRPr="009F596B">
        <w:t>Se as demonstrações contábeis do período anterior foram auditadas por auditor independente antecessor e</w:t>
      </w:r>
      <w:r>
        <w:t xml:space="preserve"> o relatório desse auditor</w:t>
      </w:r>
      <w:r w:rsidRPr="009F596B">
        <w:t xml:space="preserve"> </w:t>
      </w:r>
      <w:r>
        <w:t>continha uma</w:t>
      </w:r>
      <w:r w:rsidRPr="009F596B">
        <w:t xml:space="preserve"> opinião</w:t>
      </w:r>
      <w:r>
        <w:t xml:space="preserve"> com modificação</w:t>
      </w:r>
      <w:r w:rsidRPr="009F596B">
        <w:t>, o auditor deve avaliar o efeito d</w:t>
      </w:r>
      <w:r>
        <w:t>esse</w:t>
      </w:r>
      <w:r w:rsidRPr="009F596B">
        <w:t xml:space="preserve"> assunto na </w:t>
      </w:r>
      <w:r>
        <w:t xml:space="preserve">sua </w:t>
      </w:r>
      <w:r w:rsidRPr="009F596B">
        <w:t>avaliação d</w:t>
      </w:r>
      <w:r>
        <w:t>e</w:t>
      </w:r>
      <w:r w:rsidRPr="009F596B">
        <w:t xml:space="preserve"> risco</w:t>
      </w:r>
      <w:r>
        <w:t>s</w:t>
      </w:r>
      <w:r w:rsidRPr="009F596B">
        <w:t xml:space="preserve"> de distorção relevante nas demonstrações contábeis do período corrente de acordo com a NBC TA 315</w:t>
      </w:r>
      <w:r>
        <w:t>.</w:t>
      </w:r>
    </w:p>
    <w:p w14:paraId="149AF529" w14:textId="77777777" w:rsidR="002A7EB0" w:rsidRDefault="002A7EB0" w:rsidP="002A7EB0">
      <w:pPr>
        <w:ind w:left="567" w:hanging="567"/>
        <w:jc w:val="both"/>
      </w:pPr>
    </w:p>
    <w:p w14:paraId="17BBE177" w14:textId="77777777" w:rsidR="002A7EB0" w:rsidRPr="00BF19E9" w:rsidRDefault="002A7EB0" w:rsidP="002A7EB0">
      <w:pPr>
        <w:ind w:left="567" w:hanging="567"/>
        <w:jc w:val="both"/>
        <w:rPr>
          <w:b/>
        </w:rPr>
      </w:pPr>
      <w:r w:rsidRPr="00BF19E9">
        <w:rPr>
          <w:b/>
        </w:rPr>
        <w:t>Conclusões e relatórios de auditoria</w:t>
      </w:r>
    </w:p>
    <w:p w14:paraId="1DC55538" w14:textId="77777777" w:rsidR="002A7EB0" w:rsidRDefault="002A7EB0" w:rsidP="002A7EB0">
      <w:pPr>
        <w:ind w:left="567" w:hanging="567"/>
        <w:jc w:val="both"/>
      </w:pPr>
    </w:p>
    <w:p w14:paraId="366307A8" w14:textId="77777777" w:rsidR="002A7EB0" w:rsidRDefault="002A7EB0" w:rsidP="002A7EB0">
      <w:pPr>
        <w:ind w:left="567" w:hanging="567"/>
        <w:jc w:val="both"/>
      </w:pPr>
      <w:r w:rsidRPr="009F596B">
        <w:t>Saldos iniciais</w:t>
      </w:r>
    </w:p>
    <w:p w14:paraId="1029885C" w14:textId="77777777" w:rsidR="002A7EB0" w:rsidRPr="009F596B" w:rsidRDefault="002A7EB0" w:rsidP="002A7EB0">
      <w:pPr>
        <w:ind w:left="567" w:hanging="567"/>
        <w:jc w:val="both"/>
      </w:pPr>
    </w:p>
    <w:p w14:paraId="2460DA1C" w14:textId="77777777" w:rsidR="002A7EB0" w:rsidRDefault="002A7EB0" w:rsidP="002A7EB0">
      <w:pPr>
        <w:ind w:left="567" w:hanging="567"/>
        <w:jc w:val="both"/>
      </w:pPr>
      <w:r w:rsidRPr="009F596B">
        <w:t xml:space="preserve">10. </w:t>
      </w:r>
      <w:r>
        <w:tab/>
      </w:r>
      <w:r w:rsidRPr="009F596B">
        <w:t>Se o auditor não conseguir obter evidência de auditoria a</w:t>
      </w:r>
      <w:r>
        <w:t>propri</w:t>
      </w:r>
      <w:r w:rsidRPr="009F596B">
        <w:t>ada e suficiente com relação aos saldos iniciais, ele deve expressar a opinião com ressalva ou abstenção de opinião</w:t>
      </w:r>
      <w:r>
        <w:t xml:space="preserve"> sobre as demonstrações contábeis</w:t>
      </w:r>
      <w:r w:rsidRPr="009F596B">
        <w:t>, conforme apropriado, de acordo com a NBC TA 705 (</w:t>
      </w:r>
      <w:r>
        <w:t>ver item</w:t>
      </w:r>
      <w:r w:rsidRPr="009F596B">
        <w:t xml:space="preserve"> A8)</w:t>
      </w:r>
      <w:r>
        <w:t>.</w:t>
      </w:r>
    </w:p>
    <w:p w14:paraId="329C2FDA" w14:textId="77777777" w:rsidR="002A7EB0" w:rsidRPr="009F596B" w:rsidRDefault="002A7EB0" w:rsidP="002A7EB0">
      <w:pPr>
        <w:ind w:left="567" w:hanging="567"/>
        <w:jc w:val="both"/>
      </w:pPr>
    </w:p>
    <w:p w14:paraId="2CE48335" w14:textId="77777777" w:rsidR="002A7EB0" w:rsidRDefault="002A7EB0" w:rsidP="002A7EB0">
      <w:pPr>
        <w:ind w:left="567" w:hanging="567"/>
        <w:jc w:val="both"/>
      </w:pPr>
      <w:r w:rsidRPr="009F596B">
        <w:t xml:space="preserve">11. </w:t>
      </w:r>
      <w:r>
        <w:tab/>
      </w:r>
      <w:r w:rsidRPr="009F596B">
        <w:t>Se o auditor concluir que os saldos iniciais contêm distorção que afeta de forma relevante as demonstrações contábeis do período corrente e</w:t>
      </w:r>
      <w:r>
        <w:t>,</w:t>
      </w:r>
      <w:r w:rsidRPr="009F596B">
        <w:t xml:space="preserve"> se o efeito da distorção não é </w:t>
      </w:r>
      <w:r>
        <w:t xml:space="preserve">devidamente </w:t>
      </w:r>
      <w:r w:rsidRPr="009F596B">
        <w:t>registrado ou adequadamente apresentado ou divulgado, o auditor deve expressar a opinião com ressalva ou opinião adversa, conforme apropriado, de acordo com a NBC TA 705.</w:t>
      </w:r>
    </w:p>
    <w:p w14:paraId="558A46E5" w14:textId="77777777" w:rsidR="002A7EB0" w:rsidRPr="009F596B" w:rsidRDefault="002A7EB0" w:rsidP="002A7EB0">
      <w:pPr>
        <w:ind w:left="567" w:hanging="567"/>
        <w:jc w:val="both"/>
      </w:pPr>
    </w:p>
    <w:p w14:paraId="34CE9356" w14:textId="77777777" w:rsidR="002A7EB0" w:rsidRDefault="002A7EB0" w:rsidP="002A7EB0">
      <w:pPr>
        <w:ind w:left="567" w:hanging="567"/>
        <w:jc w:val="both"/>
      </w:pPr>
      <w:r w:rsidRPr="009F596B">
        <w:t>Uniformidade de política contáb</w:t>
      </w:r>
      <w:r>
        <w:t>il</w:t>
      </w:r>
    </w:p>
    <w:p w14:paraId="73F72367" w14:textId="77777777" w:rsidR="002A7EB0" w:rsidRPr="009F596B" w:rsidRDefault="002A7EB0" w:rsidP="002A7EB0">
      <w:pPr>
        <w:ind w:left="567" w:hanging="567"/>
        <w:jc w:val="both"/>
      </w:pPr>
    </w:p>
    <w:p w14:paraId="6B162C76" w14:textId="77777777" w:rsidR="002A7EB0" w:rsidRPr="009F596B" w:rsidRDefault="002A7EB0" w:rsidP="002A7EB0">
      <w:pPr>
        <w:spacing w:after="120"/>
        <w:ind w:left="567" w:hanging="567"/>
        <w:jc w:val="both"/>
      </w:pPr>
      <w:r w:rsidRPr="009F596B">
        <w:t xml:space="preserve">12. </w:t>
      </w:r>
      <w:r>
        <w:tab/>
        <w:t>O</w:t>
      </w:r>
      <w:r w:rsidRPr="009F596B">
        <w:t xml:space="preserve"> auditor deve expressar </w:t>
      </w:r>
      <w:r>
        <w:t>um</w:t>
      </w:r>
      <w:r w:rsidRPr="009F596B">
        <w:t>a opinião com ressalva ou adversa, conforme apropriado, de acordo com a NBC TA 705</w:t>
      </w:r>
      <w:r>
        <w:t>, s</w:t>
      </w:r>
      <w:r w:rsidRPr="009F596B">
        <w:t xml:space="preserve">e </w:t>
      </w:r>
      <w:r>
        <w:t>ele</w:t>
      </w:r>
      <w:r w:rsidRPr="009F596B">
        <w:t xml:space="preserve"> concluir que:</w:t>
      </w:r>
    </w:p>
    <w:p w14:paraId="4CB4A96C" w14:textId="77777777" w:rsidR="002A7EB0" w:rsidRPr="009F596B" w:rsidRDefault="002A7EB0" w:rsidP="002A7EB0">
      <w:pPr>
        <w:spacing w:after="120"/>
        <w:ind w:left="993" w:hanging="426"/>
        <w:jc w:val="both"/>
      </w:pPr>
      <w:r w:rsidRPr="009F596B">
        <w:t xml:space="preserve">(a) </w:t>
      </w:r>
      <w:r>
        <w:tab/>
      </w:r>
      <w:r w:rsidRPr="009F596B">
        <w:t>as políticas contábeis do período corrente não estão aplicadas de maneira uniforme em relação aos saldos iniciais de acordo com a estrutura de relatório financeiro aplicável; ou</w:t>
      </w:r>
    </w:p>
    <w:p w14:paraId="49D46621" w14:textId="77777777" w:rsidR="002A7EB0" w:rsidRPr="009F596B" w:rsidRDefault="002A7EB0" w:rsidP="002A7EB0">
      <w:pPr>
        <w:ind w:left="993" w:hanging="426"/>
        <w:jc w:val="both"/>
      </w:pPr>
      <w:r w:rsidRPr="009F596B">
        <w:t xml:space="preserve">(b) </w:t>
      </w:r>
      <w:r>
        <w:tab/>
      </w:r>
      <w:r w:rsidRPr="009F596B">
        <w:t xml:space="preserve">uma mudança nas políticas contábeis não está </w:t>
      </w:r>
      <w:r>
        <w:t xml:space="preserve">devidamente </w:t>
      </w:r>
      <w:r w:rsidRPr="009F596B">
        <w:t>registrada</w:t>
      </w:r>
      <w:r>
        <w:t>,</w:t>
      </w:r>
      <w:r w:rsidRPr="009F596B">
        <w:t xml:space="preserve"> adequadamente apresentada ou divulgada</w:t>
      </w:r>
      <w:r>
        <w:t>,</w:t>
      </w:r>
      <w:r w:rsidRPr="009F596B">
        <w:t xml:space="preserve"> de acordo com a estrutura de relatório financeiro aplicável</w:t>
      </w:r>
      <w:r>
        <w:t>.</w:t>
      </w:r>
    </w:p>
    <w:p w14:paraId="745EEE48" w14:textId="77777777" w:rsidR="002A7EB0" w:rsidRPr="009F596B" w:rsidRDefault="002A7EB0" w:rsidP="002A7EB0">
      <w:pPr>
        <w:ind w:left="567" w:hanging="567"/>
        <w:jc w:val="both"/>
      </w:pPr>
    </w:p>
    <w:p w14:paraId="78E82861" w14:textId="77777777" w:rsidR="002A7EB0" w:rsidRDefault="002A7EB0" w:rsidP="002A7EB0">
      <w:pPr>
        <w:ind w:left="567" w:hanging="567"/>
        <w:jc w:val="both"/>
      </w:pPr>
      <w:r>
        <w:t>Relatório</w:t>
      </w:r>
      <w:r w:rsidRPr="009F596B">
        <w:t xml:space="preserve"> do auditor independente antecessor com modificação</w:t>
      </w:r>
    </w:p>
    <w:p w14:paraId="7D62048D" w14:textId="77777777" w:rsidR="002A7EB0" w:rsidRPr="009F596B" w:rsidRDefault="002A7EB0" w:rsidP="002A7EB0">
      <w:pPr>
        <w:ind w:left="567" w:hanging="567"/>
        <w:jc w:val="both"/>
      </w:pPr>
    </w:p>
    <w:p w14:paraId="3455840B" w14:textId="77777777" w:rsidR="002A7EB0" w:rsidRDefault="002A7EB0" w:rsidP="002A7EB0">
      <w:pPr>
        <w:ind w:left="567" w:hanging="567"/>
        <w:jc w:val="both"/>
      </w:pPr>
      <w:r w:rsidRPr="009F596B">
        <w:t xml:space="preserve">13. </w:t>
      </w:r>
      <w:r>
        <w:tab/>
      </w:r>
      <w:r w:rsidRPr="009F596B">
        <w:t xml:space="preserve">Se a opinião do auditor independente antecessor, com relação às demonstrações contábeis do período anterior, incluiu modificação no seu </w:t>
      </w:r>
      <w:r>
        <w:t>relatório</w:t>
      </w:r>
      <w:r w:rsidRPr="009F596B">
        <w:t>, que continua relevante e significativa para as demonstrações contábeis do período corrente, o</w:t>
      </w:r>
      <w:r>
        <w:t xml:space="preserve"> relatório do</w:t>
      </w:r>
      <w:r w:rsidRPr="009F596B">
        <w:t xml:space="preserve"> auditor atual</w:t>
      </w:r>
      <w:r>
        <w:t xml:space="preserve"> sobre as demonstrações contábeis do período corrente</w:t>
      </w:r>
      <w:r w:rsidRPr="009F596B">
        <w:t xml:space="preserve"> deve</w:t>
      </w:r>
      <w:r>
        <w:t>, também, incluir modificação</w:t>
      </w:r>
      <w:r w:rsidRPr="009F596B">
        <w:t>, de acordo com a NBC TA 705 e a NBC TA 710 (</w:t>
      </w:r>
      <w:r>
        <w:t>ver item</w:t>
      </w:r>
      <w:r w:rsidRPr="009F596B">
        <w:t xml:space="preserve"> A9)</w:t>
      </w:r>
      <w:r>
        <w:t>.</w:t>
      </w:r>
    </w:p>
    <w:p w14:paraId="4FB76659" w14:textId="77777777" w:rsidR="002A7EB0" w:rsidRDefault="002A7EB0" w:rsidP="002A7EB0">
      <w:pPr>
        <w:ind w:left="567" w:hanging="567"/>
        <w:jc w:val="both"/>
      </w:pPr>
    </w:p>
    <w:p w14:paraId="49DE41B1" w14:textId="77777777" w:rsidR="002A7EB0" w:rsidRDefault="002A7EB0" w:rsidP="002A7EB0">
      <w:pPr>
        <w:ind w:left="567" w:hanging="567"/>
        <w:jc w:val="both"/>
      </w:pPr>
    </w:p>
    <w:p w14:paraId="6E8B0993" w14:textId="77777777" w:rsidR="002A7EB0" w:rsidRDefault="002A7EB0" w:rsidP="002A7EB0">
      <w:pPr>
        <w:ind w:right="2"/>
        <w:jc w:val="both"/>
      </w:pPr>
      <w:r>
        <w:t>Em razão dessas alterações, as disposições não alteradas desta norma são mantidas e a sigla da NBC TA 510, publicada no DOU, Seção 1, de 3/12/2009, passa a ser NBC TA 510 (R1).</w:t>
      </w:r>
    </w:p>
    <w:p w14:paraId="66FB4A48" w14:textId="77777777" w:rsidR="002A7EB0" w:rsidRDefault="002A7EB0" w:rsidP="002A7EB0">
      <w:pPr>
        <w:pStyle w:val="Textoembloco"/>
        <w:tabs>
          <w:tab w:val="left" w:pos="-5387"/>
        </w:tabs>
        <w:ind w:left="0"/>
        <w:jc w:val="both"/>
        <w:rPr>
          <w:sz w:val="24"/>
          <w:lang w:val="pt-BR"/>
        </w:rPr>
      </w:pPr>
    </w:p>
    <w:p w14:paraId="515D8BFD" w14:textId="77777777" w:rsidR="002A7EB0" w:rsidRDefault="002A7EB0" w:rsidP="002A7EB0">
      <w:pPr>
        <w:pStyle w:val="Textoembloco"/>
        <w:tabs>
          <w:tab w:val="left" w:pos="0"/>
        </w:tabs>
        <w:autoSpaceDE w:val="0"/>
        <w:autoSpaceDN w:val="0"/>
        <w:adjustRightInd w:val="0"/>
        <w:ind w:left="0"/>
        <w:jc w:val="both"/>
        <w:rPr>
          <w:sz w:val="24"/>
          <w:lang w:val="pt-BR"/>
        </w:rPr>
      </w:pPr>
      <w:r>
        <w:rPr>
          <w:sz w:val="24"/>
          <w:lang w:val="pt-BR"/>
        </w:rPr>
        <w:t>As alterações desta norma entram em vigor na data de sua publicação, aplicando-se às auditorias de demonstrações contábeis para períodos que se findam em, ou após, 31 de dezembro de 2016.</w:t>
      </w:r>
    </w:p>
    <w:p w14:paraId="0CD04EF7" w14:textId="77777777" w:rsidR="002A7EB0" w:rsidRDefault="002A7EB0" w:rsidP="002A7EB0">
      <w:pPr>
        <w:ind w:left="567" w:right="2" w:hanging="567"/>
        <w:jc w:val="both"/>
      </w:pPr>
    </w:p>
    <w:p w14:paraId="2E721C58" w14:textId="77777777" w:rsidR="002A7EB0" w:rsidRDefault="002A7EB0" w:rsidP="002A7EB0">
      <w:pPr>
        <w:ind w:left="567" w:right="2" w:hanging="567"/>
        <w:jc w:val="both"/>
      </w:pPr>
    </w:p>
    <w:p w14:paraId="6AB621CD" w14:textId="77777777" w:rsidR="002A7EB0" w:rsidRPr="00C23A6C" w:rsidRDefault="002A7EB0" w:rsidP="002A7EB0">
      <w:pPr>
        <w:pStyle w:val="Recuodecorpodetexto2"/>
        <w:spacing w:after="0" w:line="240" w:lineRule="auto"/>
        <w:jc w:val="right"/>
        <w:rPr>
          <w:lang w:val="pt-BR"/>
        </w:rPr>
      </w:pPr>
      <w:r w:rsidRPr="00C23A6C">
        <w:rPr>
          <w:lang w:val="pt-BR"/>
        </w:rPr>
        <w:t>Brasília, 19 de agosto de 2016.</w:t>
      </w:r>
    </w:p>
    <w:p w14:paraId="683B9A66" w14:textId="77777777" w:rsidR="002A7EB0" w:rsidRDefault="002A7EB0" w:rsidP="002A7EB0"/>
    <w:p w14:paraId="519F2E98" w14:textId="77777777" w:rsidR="002A7EB0" w:rsidRDefault="002A7EB0" w:rsidP="002A7EB0">
      <w:pPr>
        <w:jc w:val="both"/>
      </w:pPr>
    </w:p>
    <w:p w14:paraId="62CB5A81" w14:textId="77777777" w:rsidR="002A7EB0" w:rsidRDefault="002A7EB0" w:rsidP="002A7EB0"/>
    <w:p w14:paraId="2E5BE62C" w14:textId="77777777" w:rsidR="002A7EB0" w:rsidRDefault="002A7EB0" w:rsidP="002A7EB0">
      <w:pPr>
        <w:jc w:val="center"/>
        <w:rPr>
          <w:bCs/>
        </w:rPr>
      </w:pPr>
      <w:r>
        <w:t xml:space="preserve">Contador </w:t>
      </w:r>
      <w:r>
        <w:rPr>
          <w:b/>
        </w:rPr>
        <w:t>José Martonio Alves Coelho</w:t>
      </w:r>
    </w:p>
    <w:p w14:paraId="169A01A0" w14:textId="77777777" w:rsidR="002A7EB0" w:rsidRPr="00C23A6C" w:rsidRDefault="002A7EB0" w:rsidP="002A7EB0">
      <w:pPr>
        <w:pStyle w:val="Recuodecorpodetexto2"/>
        <w:spacing w:after="0" w:line="240" w:lineRule="auto"/>
        <w:ind w:left="0"/>
        <w:jc w:val="center"/>
        <w:rPr>
          <w:lang w:val="pt-BR"/>
        </w:rPr>
      </w:pPr>
      <w:r w:rsidRPr="00C23A6C">
        <w:rPr>
          <w:b/>
          <w:lang w:val="pt-BR"/>
        </w:rPr>
        <w:t>Presidente</w:t>
      </w:r>
    </w:p>
    <w:p w14:paraId="251C9797" w14:textId="77777777" w:rsidR="002A7EB0" w:rsidRPr="00BF19E9" w:rsidRDefault="002A7EB0" w:rsidP="002A7EB0">
      <w:pPr>
        <w:ind w:left="567" w:hanging="567"/>
        <w:jc w:val="both"/>
        <w:rPr>
          <w:b/>
          <w:sz w:val="28"/>
          <w:szCs w:val="28"/>
        </w:rPr>
      </w:pPr>
      <w:r w:rsidRPr="00BF19E9">
        <w:rPr>
          <w:b/>
          <w:sz w:val="28"/>
          <w:szCs w:val="28"/>
        </w:rPr>
        <w:t>Aplicação e outros materiais explicativos</w:t>
      </w:r>
    </w:p>
    <w:p w14:paraId="54F03FD1" w14:textId="77777777" w:rsidR="002A7EB0" w:rsidRPr="009F596B" w:rsidRDefault="002A7EB0" w:rsidP="002A7EB0">
      <w:pPr>
        <w:ind w:left="567" w:hanging="567"/>
        <w:jc w:val="both"/>
      </w:pPr>
    </w:p>
    <w:p w14:paraId="1FCD051A" w14:textId="77777777" w:rsidR="002A7EB0" w:rsidRPr="00BF19E9" w:rsidRDefault="002A7EB0" w:rsidP="002A7EB0">
      <w:pPr>
        <w:ind w:left="567" w:hanging="567"/>
        <w:jc w:val="both"/>
        <w:rPr>
          <w:b/>
        </w:rPr>
      </w:pPr>
      <w:r w:rsidRPr="00BF19E9">
        <w:rPr>
          <w:b/>
        </w:rPr>
        <w:t>Procedimentos de auditoria</w:t>
      </w:r>
    </w:p>
    <w:p w14:paraId="17497790" w14:textId="77777777" w:rsidR="002A7EB0" w:rsidRPr="009F596B" w:rsidRDefault="002A7EB0" w:rsidP="002A7EB0">
      <w:pPr>
        <w:ind w:left="567" w:hanging="567"/>
        <w:jc w:val="both"/>
      </w:pPr>
    </w:p>
    <w:p w14:paraId="787C7CDE" w14:textId="77777777" w:rsidR="002A7EB0" w:rsidRDefault="002A7EB0" w:rsidP="002A7EB0">
      <w:pPr>
        <w:ind w:left="567" w:hanging="567"/>
        <w:jc w:val="both"/>
      </w:pPr>
      <w:r w:rsidRPr="009F596B">
        <w:t>Considerações específicas para entidade do setor público (</w:t>
      </w:r>
      <w:r>
        <w:t>ver item</w:t>
      </w:r>
      <w:r w:rsidRPr="009F596B">
        <w:t xml:space="preserve"> 6)</w:t>
      </w:r>
    </w:p>
    <w:p w14:paraId="5ACF3B45" w14:textId="77777777" w:rsidR="002A7EB0" w:rsidRPr="009F596B" w:rsidRDefault="002A7EB0" w:rsidP="002A7EB0">
      <w:pPr>
        <w:ind w:left="567" w:hanging="567"/>
        <w:jc w:val="both"/>
      </w:pPr>
    </w:p>
    <w:p w14:paraId="5B21B230" w14:textId="77777777" w:rsidR="002A7EB0" w:rsidRDefault="002A7EB0" w:rsidP="002A7EB0">
      <w:pPr>
        <w:ind w:left="567" w:hanging="567"/>
        <w:jc w:val="both"/>
      </w:pPr>
      <w:r w:rsidRPr="009F596B">
        <w:t xml:space="preserve">A1. </w:t>
      </w:r>
      <w:r>
        <w:tab/>
      </w:r>
      <w:r w:rsidRPr="009F596B">
        <w:t xml:space="preserve">No setor público, pode haver limitações legais ou regulamentares nas informações que o auditor independente atual pode obter do auditor independente antecessor. Por exemplo, se a entidade do setor público anteriormente auditada por </w:t>
      </w:r>
      <w:r>
        <w:t xml:space="preserve">um </w:t>
      </w:r>
      <w:r w:rsidRPr="009F596B">
        <w:t>auditor independente designado estatutariamente (p.ex., auditor p</w:t>
      </w:r>
      <w:r>
        <w:t>ú</w:t>
      </w:r>
      <w:r w:rsidRPr="009F596B">
        <w:t>blico estabelecido pelo governo, ou outra pessoa adequadamente qualificada nomeada em nome do auditor público) é privatizada, o grau de acesso aos papéis de trabalho ou outras informações que o auditor designado estatutariamente pode fornecer a</w:t>
      </w:r>
      <w:r>
        <w:t>o</w:t>
      </w:r>
      <w:r w:rsidRPr="009F596B">
        <w:t xml:space="preserve"> auditor independente recém-contratado pode ser limitado por leis ou regulamentos de privacidade ou confidencialidade. Em situações onde essas comunicações são restritas, pode ser necessário obter evidência de auditoria por outros meios e, se não for possível obter evidência de auditoria </w:t>
      </w:r>
      <w:r>
        <w:t>apropriada</w:t>
      </w:r>
      <w:r w:rsidRPr="009F596B">
        <w:t xml:space="preserve"> e suficiente, considerar o efeito na opinião do auditor.</w:t>
      </w:r>
    </w:p>
    <w:p w14:paraId="36BDB966" w14:textId="77777777" w:rsidR="002A7EB0" w:rsidRPr="009F596B" w:rsidRDefault="002A7EB0" w:rsidP="002A7EB0">
      <w:pPr>
        <w:ind w:left="567" w:hanging="567"/>
        <w:jc w:val="both"/>
      </w:pPr>
    </w:p>
    <w:p w14:paraId="277E4F5B" w14:textId="77777777" w:rsidR="002A7EB0" w:rsidRDefault="002A7EB0" w:rsidP="002A7EB0">
      <w:pPr>
        <w:ind w:left="567" w:hanging="567"/>
        <w:jc w:val="both"/>
      </w:pPr>
      <w:r w:rsidRPr="009F596B">
        <w:t xml:space="preserve">A2. </w:t>
      </w:r>
      <w:r>
        <w:tab/>
      </w:r>
      <w:r w:rsidRPr="009F596B">
        <w:t xml:space="preserve">Se o auditor independente designado estatutariamente subcontratar a auditoria de </w:t>
      </w:r>
      <w:r>
        <w:t xml:space="preserve">uma </w:t>
      </w:r>
      <w:r w:rsidRPr="009F596B">
        <w:t>entidade do setor público a uma firma de auditoria do setor privado e o auditor independente designado estatutariamente designar uma firma de auditoria que não a firma que examinou as demonstrações contábeis da entidade do setor público no período anterior, isso geralmente não é considerado mudança de auditores para o auditor independente designado estatutariamente. Dependendo da natureza do acordo de subcontratação, entretanto, a contratação da auditoria pode ser</w:t>
      </w:r>
      <w:r>
        <w:t xml:space="preserve"> </w:t>
      </w:r>
      <w:r w:rsidRPr="009F596B">
        <w:t xml:space="preserve">considerada </w:t>
      </w:r>
      <w:r>
        <w:t xml:space="preserve">um </w:t>
      </w:r>
      <w:r w:rsidRPr="009F596B">
        <w:t xml:space="preserve">trabalho inicial pela perspectiva do auditor do setor privado com relação ao cumprimento de suas responsabilidades e, portanto, esta </w:t>
      </w:r>
      <w:r>
        <w:t>Norma</w:t>
      </w:r>
      <w:r w:rsidRPr="009F596B">
        <w:t xml:space="preserve"> se aplica.</w:t>
      </w:r>
    </w:p>
    <w:p w14:paraId="33B70C9C" w14:textId="77777777" w:rsidR="002A7EB0" w:rsidRPr="0025227D" w:rsidRDefault="002A7EB0" w:rsidP="002A7EB0">
      <w:pPr>
        <w:ind w:left="567" w:hanging="567"/>
        <w:jc w:val="both"/>
      </w:pPr>
    </w:p>
    <w:p w14:paraId="106B7924" w14:textId="77777777" w:rsidR="002A7EB0" w:rsidRDefault="002A7EB0" w:rsidP="002A7EB0">
      <w:pPr>
        <w:ind w:left="567" w:hanging="567"/>
        <w:jc w:val="both"/>
      </w:pPr>
      <w:r w:rsidRPr="009F596B">
        <w:t>Saldos iniciais (</w:t>
      </w:r>
      <w:r>
        <w:t>ver item</w:t>
      </w:r>
      <w:r w:rsidRPr="009F596B">
        <w:t xml:space="preserve"> 6(c))</w:t>
      </w:r>
    </w:p>
    <w:p w14:paraId="061323F6" w14:textId="77777777" w:rsidR="002A7EB0" w:rsidRPr="009F596B" w:rsidRDefault="002A7EB0" w:rsidP="002A7EB0">
      <w:pPr>
        <w:ind w:left="567" w:hanging="567"/>
        <w:jc w:val="both"/>
      </w:pPr>
    </w:p>
    <w:p w14:paraId="27574B97" w14:textId="77777777" w:rsidR="002A7EB0" w:rsidRDefault="002A7EB0" w:rsidP="002A7EB0">
      <w:pPr>
        <w:spacing w:after="120"/>
        <w:ind w:left="567" w:hanging="567"/>
        <w:jc w:val="both"/>
      </w:pPr>
      <w:r w:rsidRPr="009F596B">
        <w:t xml:space="preserve">A3. </w:t>
      </w:r>
      <w:r>
        <w:tab/>
      </w:r>
      <w:r w:rsidRPr="009F596B">
        <w:t xml:space="preserve">A natureza e </w:t>
      </w:r>
      <w:r>
        <w:t>a</w:t>
      </w:r>
      <w:r w:rsidRPr="009F596B">
        <w:t xml:space="preserve"> extensão dos procedimentos de auditoria necessários para obter evidência de auditoria a</w:t>
      </w:r>
      <w:r>
        <w:t>propri</w:t>
      </w:r>
      <w:r w:rsidRPr="009F596B">
        <w:t>ada e suficiente com relação aos saldos iniciais depende</w:t>
      </w:r>
      <w:r>
        <w:t>m</w:t>
      </w:r>
      <w:r w:rsidRPr="009F596B">
        <w:t xml:space="preserve"> de assuntos como:</w:t>
      </w:r>
    </w:p>
    <w:p w14:paraId="5AFBB4AC" w14:textId="77777777" w:rsidR="002A7EB0" w:rsidRPr="009F596B" w:rsidRDefault="002A7EB0">
      <w:pPr>
        <w:numPr>
          <w:ilvl w:val="0"/>
          <w:numId w:val="192"/>
        </w:numPr>
        <w:spacing w:after="120" w:line="240" w:lineRule="auto"/>
        <w:ind w:left="851" w:hanging="284"/>
        <w:jc w:val="both"/>
      </w:pPr>
      <w:r>
        <w:t xml:space="preserve"> </w:t>
      </w:r>
      <w:r>
        <w:tab/>
      </w:r>
      <w:r w:rsidRPr="009F596B">
        <w:t>política</w:t>
      </w:r>
      <w:r>
        <w:t>s</w:t>
      </w:r>
      <w:r w:rsidRPr="009F596B">
        <w:t xml:space="preserve"> contáb</w:t>
      </w:r>
      <w:r>
        <w:t>eis</w:t>
      </w:r>
      <w:r w:rsidRPr="009F596B">
        <w:t xml:space="preserve"> seguida pela entidade</w:t>
      </w:r>
      <w:r>
        <w:t>;</w:t>
      </w:r>
    </w:p>
    <w:p w14:paraId="054F1C01" w14:textId="77777777" w:rsidR="002A7EB0" w:rsidRPr="009F596B" w:rsidRDefault="002A7EB0">
      <w:pPr>
        <w:numPr>
          <w:ilvl w:val="0"/>
          <w:numId w:val="192"/>
        </w:numPr>
        <w:spacing w:after="120" w:line="240" w:lineRule="auto"/>
        <w:ind w:left="851" w:hanging="284"/>
        <w:jc w:val="both"/>
      </w:pPr>
      <w:r>
        <w:t xml:space="preserve"> </w:t>
      </w:r>
      <w:r>
        <w:tab/>
      </w:r>
      <w:r w:rsidRPr="009F596B">
        <w:t>natureza dos saldos contábeis, classes de transaç</w:t>
      </w:r>
      <w:r>
        <w:t>ões</w:t>
      </w:r>
      <w:r w:rsidRPr="009F596B">
        <w:t xml:space="preserve"> e divulgaç</w:t>
      </w:r>
      <w:r>
        <w:t>ões, assim como os</w:t>
      </w:r>
      <w:r w:rsidRPr="009F596B">
        <w:t xml:space="preserve"> risco</w:t>
      </w:r>
      <w:r>
        <w:t>s</w:t>
      </w:r>
      <w:r w:rsidRPr="009F596B">
        <w:t xml:space="preserve"> de distorção relevante nas demonstrações contábeis do período corrente</w:t>
      </w:r>
      <w:r>
        <w:t>;</w:t>
      </w:r>
    </w:p>
    <w:p w14:paraId="46F20CF5" w14:textId="77777777" w:rsidR="002A7EB0" w:rsidRPr="009F596B" w:rsidRDefault="002A7EB0">
      <w:pPr>
        <w:numPr>
          <w:ilvl w:val="0"/>
          <w:numId w:val="192"/>
        </w:numPr>
        <w:spacing w:after="120" w:line="240" w:lineRule="auto"/>
        <w:ind w:left="851" w:hanging="284"/>
        <w:jc w:val="both"/>
      </w:pPr>
      <w:r>
        <w:t xml:space="preserve"> </w:t>
      </w:r>
      <w:r>
        <w:tab/>
      </w:r>
      <w:r w:rsidRPr="009F596B">
        <w:t>significância dos saldos iniciais em relação às demonstrações contábeis do período corrente</w:t>
      </w:r>
      <w:r>
        <w:t>;</w:t>
      </w:r>
    </w:p>
    <w:p w14:paraId="4EE7EE7E" w14:textId="77777777" w:rsidR="002A7EB0" w:rsidRDefault="002A7EB0">
      <w:pPr>
        <w:numPr>
          <w:ilvl w:val="0"/>
          <w:numId w:val="192"/>
        </w:numPr>
        <w:spacing w:after="0" w:line="240" w:lineRule="auto"/>
        <w:ind w:left="851" w:hanging="284"/>
        <w:jc w:val="both"/>
      </w:pPr>
      <w:r>
        <w:t xml:space="preserve"> </w:t>
      </w:r>
      <w:r>
        <w:tab/>
        <w:t>s</w:t>
      </w:r>
      <w:r w:rsidRPr="009F596B">
        <w:t xml:space="preserve">e as demonstrações contábeis do período anterior foram auditadas e, em caso afirmativo, se a opinião do auditor independente antecessor foi </w:t>
      </w:r>
      <w:r>
        <w:t xml:space="preserve">modificada. </w:t>
      </w:r>
    </w:p>
    <w:p w14:paraId="32B5294C" w14:textId="77777777" w:rsidR="002A7EB0" w:rsidRPr="009F596B" w:rsidRDefault="002A7EB0" w:rsidP="002A7EB0">
      <w:pPr>
        <w:ind w:left="567" w:hanging="567"/>
        <w:jc w:val="both"/>
      </w:pPr>
    </w:p>
    <w:p w14:paraId="6AFE140F" w14:textId="77777777" w:rsidR="002A7EB0" w:rsidRDefault="002A7EB0" w:rsidP="002A7EB0">
      <w:pPr>
        <w:ind w:left="567" w:hanging="567"/>
        <w:jc w:val="both"/>
      </w:pPr>
      <w:r w:rsidRPr="009F596B">
        <w:t xml:space="preserve">A4. </w:t>
      </w:r>
      <w:r>
        <w:tab/>
      </w:r>
      <w:r w:rsidRPr="009F596B">
        <w:t xml:space="preserve">Se as demonstrações contábeis do período anterior foram auditadas por auditor independente antecessor, o auditor pode conseguir obter evidência de auditoria </w:t>
      </w:r>
      <w:r>
        <w:t>apropriada</w:t>
      </w:r>
      <w:r w:rsidRPr="009F596B">
        <w:t xml:space="preserve"> e suficiente com relação aos saldos iniciais revisando os papéis de trabalho do auditor independente antecessor. Se essa revisão fornece evidência de auditoria </w:t>
      </w:r>
      <w:r>
        <w:t>apropriada</w:t>
      </w:r>
      <w:r w:rsidRPr="009F596B">
        <w:t xml:space="preserve"> e suficiente ou não, é influenciada pela competência profissional e independência do auditor independente antecessor.</w:t>
      </w:r>
    </w:p>
    <w:p w14:paraId="30548048" w14:textId="77777777" w:rsidR="002A7EB0" w:rsidRPr="009F596B" w:rsidRDefault="002A7EB0" w:rsidP="002A7EB0">
      <w:pPr>
        <w:ind w:left="567" w:hanging="567"/>
        <w:jc w:val="both"/>
      </w:pPr>
    </w:p>
    <w:p w14:paraId="34CA154F" w14:textId="77777777" w:rsidR="002A7EB0" w:rsidRDefault="002A7EB0" w:rsidP="002A7EB0">
      <w:pPr>
        <w:ind w:left="567" w:hanging="567"/>
        <w:jc w:val="both"/>
      </w:pPr>
      <w:r w:rsidRPr="009F596B">
        <w:t xml:space="preserve">A5. </w:t>
      </w:r>
      <w:r>
        <w:tab/>
      </w:r>
      <w:r w:rsidRPr="009F596B">
        <w:t>Exigências éticas e profissionais relevantes regem a comunicaç</w:t>
      </w:r>
      <w:r>
        <w:t>ão</w:t>
      </w:r>
      <w:r w:rsidRPr="009F596B">
        <w:t xml:space="preserve"> do auditor independente atual com o auditor independente antecessor.</w:t>
      </w:r>
    </w:p>
    <w:p w14:paraId="47A058A8" w14:textId="77777777" w:rsidR="002A7EB0" w:rsidRPr="009F596B" w:rsidRDefault="002A7EB0" w:rsidP="002A7EB0">
      <w:pPr>
        <w:ind w:left="567" w:hanging="567"/>
        <w:jc w:val="both"/>
      </w:pPr>
    </w:p>
    <w:p w14:paraId="6D760084" w14:textId="77777777" w:rsidR="002A7EB0" w:rsidRDefault="002A7EB0" w:rsidP="002A7EB0">
      <w:pPr>
        <w:spacing w:after="120"/>
        <w:ind w:left="567" w:hanging="567"/>
        <w:jc w:val="both"/>
      </w:pPr>
      <w:r w:rsidRPr="009F596B">
        <w:t xml:space="preserve">A6. </w:t>
      </w:r>
      <w:r>
        <w:tab/>
      </w:r>
      <w:r w:rsidRPr="009F596B">
        <w:t>Para ativos e passivos correntes, alguma evidência de auditoria sobre saldos iniciais pode ser obtida como parte dos procedimentos de auditoria do período corrente. Por exemplo, recebimentos (contas a receber) ou pagamentos (contas a pagar) durante o período corrente referente aos saldos de abertura, fornece</w:t>
      </w:r>
      <w:r>
        <w:t>m</w:t>
      </w:r>
      <w:r w:rsidRPr="009F596B">
        <w:t xml:space="preserve"> alguma evidência de auditoria de suas existências, direitos e obrigações, integridade e valorização no início do período. No caso de estoque</w:t>
      </w:r>
      <w:r>
        <w:t>s</w:t>
      </w:r>
      <w:r w:rsidRPr="009F596B">
        <w:t>, entretanto, os procedimentos de auditoria do período corrente para o saldo de estoque final fornecem pouca evidência de auditoria com relação ao estoque disponível no início do período. Portanto, podem ser necessários procedimentos adicionais de auditoria, e um ou mais dos procedimentos abaixo podem fornecer evidência de auditoria a</w:t>
      </w:r>
      <w:r>
        <w:t>propri</w:t>
      </w:r>
      <w:r w:rsidRPr="009F596B">
        <w:t>ada e suficiente:</w:t>
      </w:r>
    </w:p>
    <w:p w14:paraId="62FEBFD6" w14:textId="77777777" w:rsidR="002A7EB0" w:rsidRPr="009F596B" w:rsidRDefault="002A7EB0">
      <w:pPr>
        <w:numPr>
          <w:ilvl w:val="0"/>
          <w:numId w:val="193"/>
        </w:numPr>
        <w:spacing w:after="120" w:line="240" w:lineRule="auto"/>
        <w:ind w:left="851" w:hanging="284"/>
        <w:jc w:val="both"/>
      </w:pPr>
      <w:r>
        <w:t xml:space="preserve"> </w:t>
      </w:r>
      <w:r>
        <w:tab/>
      </w:r>
      <w:r w:rsidRPr="009F596B">
        <w:t>acompanhamento do inventário físico mais recente e sua conciliação com as quantidades do estoque inicia</w:t>
      </w:r>
      <w:r>
        <w:t>l;</w:t>
      </w:r>
    </w:p>
    <w:p w14:paraId="6212668E" w14:textId="77777777" w:rsidR="002A7EB0" w:rsidRPr="009F596B" w:rsidRDefault="002A7EB0">
      <w:pPr>
        <w:numPr>
          <w:ilvl w:val="0"/>
          <w:numId w:val="193"/>
        </w:numPr>
        <w:spacing w:after="120" w:line="240" w:lineRule="auto"/>
        <w:ind w:left="851" w:hanging="284"/>
        <w:jc w:val="both"/>
      </w:pPr>
      <w:r>
        <w:t xml:space="preserve"> </w:t>
      </w:r>
      <w:r>
        <w:tab/>
      </w:r>
      <w:r w:rsidRPr="009F596B">
        <w:t>execução de procedimentos de auditoria na valorização dos itens do estoque inicia</w:t>
      </w:r>
      <w:r>
        <w:t>l;</w:t>
      </w:r>
    </w:p>
    <w:p w14:paraId="76F5526A" w14:textId="77777777" w:rsidR="002A7EB0" w:rsidRDefault="002A7EB0">
      <w:pPr>
        <w:numPr>
          <w:ilvl w:val="0"/>
          <w:numId w:val="193"/>
        </w:numPr>
        <w:spacing w:after="0" w:line="240" w:lineRule="auto"/>
        <w:ind w:left="851" w:hanging="284"/>
        <w:jc w:val="both"/>
      </w:pPr>
      <w:r>
        <w:t xml:space="preserve"> </w:t>
      </w:r>
      <w:r>
        <w:tab/>
      </w:r>
      <w:r w:rsidRPr="009F596B">
        <w:t>execução de procedimentos de auditoria sobre o lucro bruto e procedimentos de corte.</w:t>
      </w:r>
    </w:p>
    <w:p w14:paraId="3C679DE0" w14:textId="77777777" w:rsidR="002A7EB0" w:rsidRPr="009F596B" w:rsidRDefault="002A7EB0" w:rsidP="002A7EB0">
      <w:pPr>
        <w:ind w:left="567" w:hanging="567"/>
        <w:jc w:val="both"/>
      </w:pPr>
    </w:p>
    <w:p w14:paraId="6E206D78" w14:textId="77777777" w:rsidR="002A7EB0" w:rsidRDefault="002A7EB0" w:rsidP="002A7EB0">
      <w:pPr>
        <w:ind w:left="567" w:hanging="567"/>
        <w:jc w:val="both"/>
      </w:pPr>
      <w:r w:rsidRPr="009F596B">
        <w:t xml:space="preserve">A7. </w:t>
      </w:r>
      <w:r>
        <w:tab/>
      </w:r>
      <w:r w:rsidRPr="009F596B">
        <w:t>Para ativos e passivos não correntes, como imobilizado, investimento</w:t>
      </w:r>
      <w:r>
        <w:t>s</w:t>
      </w:r>
      <w:r w:rsidRPr="009F596B">
        <w:t xml:space="preserve"> e dívida de longo prazo, alguma evidência de auditoria sobre saldos iniciais pode ser obtida examinando os registros contábeis e outras informações que suportam os saldos iniciais. Em certos casos, o auditor pode conseguir obter alguma evidência de auditoria com relação aos saldos iniciais mediante confirmação de terceiros, por exemplo, para dívida de longo prazo e investimento. Em outros casos, o auditor pode precisar </w:t>
      </w:r>
      <w:r>
        <w:t>execut</w:t>
      </w:r>
      <w:r w:rsidRPr="009F596B">
        <w:t>ar procedimentos adicionais de auditoria.</w:t>
      </w:r>
    </w:p>
    <w:p w14:paraId="6D147F4A" w14:textId="77777777" w:rsidR="002A7EB0" w:rsidRPr="009F596B" w:rsidRDefault="002A7EB0" w:rsidP="002A7EB0">
      <w:pPr>
        <w:ind w:left="567" w:hanging="567"/>
        <w:jc w:val="both"/>
      </w:pPr>
    </w:p>
    <w:p w14:paraId="46642CE6" w14:textId="77777777" w:rsidR="002A7EB0" w:rsidRPr="00BF19E9" w:rsidRDefault="002A7EB0" w:rsidP="002A7EB0">
      <w:pPr>
        <w:ind w:left="567" w:hanging="567"/>
        <w:jc w:val="both"/>
        <w:rPr>
          <w:b/>
        </w:rPr>
      </w:pPr>
      <w:r w:rsidRPr="00BF19E9">
        <w:rPr>
          <w:b/>
        </w:rPr>
        <w:t>Conclusões e relatórios de auditoria</w:t>
      </w:r>
    </w:p>
    <w:p w14:paraId="0C1B4681" w14:textId="77777777" w:rsidR="002A7EB0" w:rsidRPr="009F596B" w:rsidRDefault="002A7EB0" w:rsidP="002A7EB0">
      <w:pPr>
        <w:ind w:left="567" w:hanging="567"/>
        <w:jc w:val="both"/>
      </w:pPr>
    </w:p>
    <w:p w14:paraId="0D6C7944" w14:textId="77777777" w:rsidR="002A7EB0" w:rsidRDefault="002A7EB0" w:rsidP="002A7EB0">
      <w:pPr>
        <w:ind w:left="567" w:hanging="567"/>
        <w:jc w:val="both"/>
      </w:pPr>
      <w:r w:rsidRPr="009F596B">
        <w:t>Saldos iniciais (</w:t>
      </w:r>
      <w:r>
        <w:t>ver item</w:t>
      </w:r>
      <w:r w:rsidRPr="009F596B">
        <w:t xml:space="preserve"> 10)</w:t>
      </w:r>
    </w:p>
    <w:p w14:paraId="1574D43D" w14:textId="77777777" w:rsidR="002A7EB0" w:rsidRPr="009F596B" w:rsidRDefault="002A7EB0" w:rsidP="002A7EB0">
      <w:pPr>
        <w:ind w:left="567" w:hanging="567"/>
        <w:jc w:val="both"/>
      </w:pPr>
    </w:p>
    <w:p w14:paraId="3DFED3EB" w14:textId="77777777" w:rsidR="002A7EB0" w:rsidRPr="009F596B" w:rsidRDefault="002A7EB0" w:rsidP="002A7EB0">
      <w:pPr>
        <w:spacing w:after="120"/>
        <w:ind w:left="567" w:hanging="567"/>
        <w:jc w:val="both"/>
      </w:pPr>
      <w:r w:rsidRPr="009F596B">
        <w:t xml:space="preserve">A8. </w:t>
      </w:r>
      <w:r>
        <w:tab/>
      </w:r>
      <w:r w:rsidRPr="009F596B">
        <w:t xml:space="preserve">A NBC TA 705 estabelece exigências e orienta sobre circunstâncias que podem resultar em uma modificação do </w:t>
      </w:r>
      <w:r>
        <w:t>relatório</w:t>
      </w:r>
      <w:r w:rsidRPr="009F596B">
        <w:t xml:space="preserve"> do auditor independente sobre as demonstrações contábeis, o tipo de opinião apropriada nas circunstâncias e o conteúdo do seu </w:t>
      </w:r>
      <w:r>
        <w:t>relatório</w:t>
      </w:r>
      <w:r w:rsidRPr="009F596B">
        <w:t xml:space="preserve"> quando a opinião do auditor </w:t>
      </w:r>
      <w:r>
        <w:t>contém</w:t>
      </w:r>
      <w:r w:rsidRPr="009F596B">
        <w:t xml:space="preserve"> modifica</w:t>
      </w:r>
      <w:r>
        <w:t>ção</w:t>
      </w:r>
      <w:r w:rsidRPr="009F596B">
        <w:t>. A impossibilidade do auditor de obter evidência de auditoria a</w:t>
      </w:r>
      <w:r>
        <w:t>propri</w:t>
      </w:r>
      <w:r w:rsidRPr="009F596B">
        <w:t xml:space="preserve">ada e suficiente com relação aos saldos iniciais pode resultar em uma das seguintes modificações </w:t>
      </w:r>
      <w:r>
        <w:t>n</w:t>
      </w:r>
      <w:r w:rsidRPr="009F596B">
        <w:t xml:space="preserve">o </w:t>
      </w:r>
      <w:r>
        <w:t>relatório</w:t>
      </w:r>
      <w:r w:rsidRPr="009F596B">
        <w:t xml:space="preserve"> do auditor independente:</w:t>
      </w:r>
    </w:p>
    <w:p w14:paraId="7414BB34" w14:textId="77777777" w:rsidR="002A7EB0" w:rsidRPr="009F596B" w:rsidRDefault="002A7EB0" w:rsidP="002A7EB0">
      <w:pPr>
        <w:spacing w:after="120"/>
        <w:ind w:left="993" w:hanging="426"/>
        <w:jc w:val="both"/>
      </w:pPr>
      <w:r w:rsidRPr="009F596B">
        <w:t xml:space="preserve">(a) </w:t>
      </w:r>
      <w:r>
        <w:tab/>
      </w:r>
      <w:r w:rsidRPr="009F596B">
        <w:t>opinião com ressalva ou abstenção de opinião, conforme apropriado nas circunstâncias; ou</w:t>
      </w:r>
    </w:p>
    <w:p w14:paraId="5A5EBC1D" w14:textId="77777777" w:rsidR="002A7EB0" w:rsidRDefault="002A7EB0" w:rsidP="002A7EB0">
      <w:pPr>
        <w:ind w:left="993" w:hanging="426"/>
        <w:jc w:val="both"/>
      </w:pPr>
      <w:r w:rsidRPr="009F596B">
        <w:t xml:space="preserve">(b) </w:t>
      </w:r>
      <w:r>
        <w:tab/>
        <w:t>a</w:t>
      </w:r>
      <w:r w:rsidRPr="009F596B">
        <w:t xml:space="preserve"> menos que proibido por legislação ou regulamentação, opinião com ressalva ou abstenção de opinião, conforme apropriado, com relação aos resultados das operações e fluxos de caixa, quando relevante, e não modificada com relação à posição patrimonial e financeira.</w:t>
      </w:r>
    </w:p>
    <w:p w14:paraId="7F63990C" w14:textId="77777777" w:rsidR="002A7EB0" w:rsidRDefault="002A7EB0" w:rsidP="002A7EB0">
      <w:pPr>
        <w:ind w:left="567" w:hanging="567"/>
        <w:jc w:val="both"/>
      </w:pPr>
    </w:p>
    <w:p w14:paraId="2AF34C82" w14:textId="77777777" w:rsidR="002A7EB0" w:rsidRDefault="002A7EB0" w:rsidP="002A7EB0">
      <w:pPr>
        <w:ind w:left="567" w:hanging="567"/>
        <w:jc w:val="both"/>
      </w:pPr>
      <w:r>
        <w:t>E</w:t>
      </w:r>
      <w:r w:rsidRPr="009F596B">
        <w:t xml:space="preserve">xemplos de </w:t>
      </w:r>
      <w:r>
        <w:t>relatório</w:t>
      </w:r>
      <w:r w:rsidRPr="009F596B">
        <w:t xml:space="preserve"> d</w:t>
      </w:r>
      <w:r>
        <w:t>e</w:t>
      </w:r>
      <w:r w:rsidRPr="009F596B">
        <w:t xml:space="preserve"> auditor</w:t>
      </w:r>
      <w:r>
        <w:t>ia</w:t>
      </w:r>
      <w:r w:rsidRPr="009F596B">
        <w:t xml:space="preserve"> independente</w:t>
      </w:r>
      <w:r>
        <w:t xml:space="preserve"> estão incluídos no Apêndice.</w:t>
      </w:r>
    </w:p>
    <w:p w14:paraId="52CAE779" w14:textId="77777777" w:rsidR="002A7EB0" w:rsidRPr="009F596B" w:rsidRDefault="002A7EB0" w:rsidP="002A7EB0">
      <w:pPr>
        <w:ind w:left="567" w:hanging="567"/>
        <w:jc w:val="both"/>
      </w:pPr>
    </w:p>
    <w:p w14:paraId="4D1EFB67" w14:textId="77777777" w:rsidR="002A7EB0" w:rsidRDefault="002A7EB0" w:rsidP="002A7EB0">
      <w:pPr>
        <w:ind w:left="567" w:hanging="567"/>
        <w:jc w:val="both"/>
      </w:pPr>
      <w:r>
        <w:t>Relatório</w:t>
      </w:r>
      <w:r w:rsidRPr="009F596B">
        <w:t xml:space="preserve"> do auditor independente antecessor</w:t>
      </w:r>
      <w:r>
        <w:t xml:space="preserve"> contendo modificação</w:t>
      </w:r>
      <w:r w:rsidRPr="009F596B">
        <w:t xml:space="preserve"> (</w:t>
      </w:r>
      <w:r>
        <w:t>ver item</w:t>
      </w:r>
      <w:r w:rsidRPr="009F596B">
        <w:t xml:space="preserve"> 13)</w:t>
      </w:r>
    </w:p>
    <w:p w14:paraId="389F6E38" w14:textId="77777777" w:rsidR="002A7EB0" w:rsidRPr="009F596B" w:rsidRDefault="002A7EB0" w:rsidP="002A7EB0">
      <w:pPr>
        <w:ind w:left="567" w:hanging="567"/>
        <w:jc w:val="both"/>
      </w:pPr>
    </w:p>
    <w:p w14:paraId="57541EFA" w14:textId="77777777" w:rsidR="002A7EB0" w:rsidRDefault="002A7EB0" w:rsidP="002A7EB0">
      <w:pPr>
        <w:ind w:left="567" w:hanging="567"/>
        <w:jc w:val="both"/>
      </w:pPr>
      <w:r w:rsidRPr="009F596B">
        <w:t xml:space="preserve">A9. </w:t>
      </w:r>
      <w:r>
        <w:tab/>
      </w:r>
      <w:r w:rsidRPr="009F596B">
        <w:t xml:space="preserve">Em algumas situações, a modificação </w:t>
      </w:r>
      <w:r>
        <w:t xml:space="preserve">contida </w:t>
      </w:r>
      <w:r w:rsidRPr="009F596B">
        <w:t xml:space="preserve">no </w:t>
      </w:r>
      <w:r>
        <w:t>relatório</w:t>
      </w:r>
      <w:r w:rsidRPr="009F596B">
        <w:t xml:space="preserve"> do auditor independente antecessor pode não ser relevante e significativa para a opinião </w:t>
      </w:r>
      <w:r>
        <w:t xml:space="preserve">do auditor atual </w:t>
      </w:r>
      <w:r w:rsidRPr="009F596B">
        <w:t>sobre as demonstrações contábeis do período corrente. Esse pode ser o caso quando, por exemplo, há uma limitação de alcance no período anterior, mas o assunto que deu origem à limitação de alcance foi resolvido no período corrente.</w:t>
      </w:r>
    </w:p>
    <w:p w14:paraId="51354558" w14:textId="77777777" w:rsidR="002A7EB0" w:rsidRDefault="002A7EB0" w:rsidP="002A7EB0">
      <w:pPr>
        <w:ind w:left="567" w:hanging="567"/>
        <w:jc w:val="both"/>
      </w:pPr>
    </w:p>
    <w:p w14:paraId="03B229B9" w14:textId="77777777" w:rsidR="002A7EB0" w:rsidRPr="00C23A6C" w:rsidRDefault="002A7EB0" w:rsidP="002A7EB0">
      <w:pPr>
        <w:ind w:left="567" w:hanging="567"/>
        <w:jc w:val="both"/>
      </w:pPr>
    </w:p>
    <w:p w14:paraId="64F74F22" w14:textId="77777777" w:rsidR="002A7EB0" w:rsidRPr="002A7EB0" w:rsidRDefault="002A7EB0" w:rsidP="002A7EB0">
      <w:pPr>
        <w:pStyle w:val="Textoembloco"/>
        <w:autoSpaceDE w:val="0"/>
        <w:autoSpaceDN w:val="0"/>
        <w:adjustRightInd w:val="0"/>
        <w:ind w:left="0"/>
        <w:jc w:val="both"/>
        <w:rPr>
          <w:sz w:val="24"/>
          <w:lang w:val="pt-BR"/>
        </w:rPr>
      </w:pPr>
      <w:r w:rsidRPr="002A7EB0">
        <w:rPr>
          <w:sz w:val="24"/>
          <w:lang w:val="pt-BR"/>
        </w:rPr>
        <w:t>Em razão dessas alterações, as disposições não alteradas desta norma são mantidas e a sigla da NBC TA 510, publicada no DOU, Seção 1, de 3/12/2009, passa a ser NBC TA 510 (R1).</w:t>
      </w:r>
    </w:p>
    <w:p w14:paraId="7EA3BCA4" w14:textId="77777777" w:rsidR="002A7EB0" w:rsidRPr="00660AB9" w:rsidRDefault="002A7EB0" w:rsidP="002A7EB0">
      <w:pPr>
        <w:pStyle w:val="Textoembloco"/>
        <w:tabs>
          <w:tab w:val="left" w:pos="-5387"/>
        </w:tabs>
        <w:ind w:left="0"/>
        <w:jc w:val="both"/>
        <w:rPr>
          <w:sz w:val="24"/>
          <w:lang w:val="pt-BR"/>
        </w:rPr>
      </w:pPr>
    </w:p>
    <w:p w14:paraId="6A88D1FE" w14:textId="77777777" w:rsidR="002A7EB0" w:rsidRPr="00DA09C1" w:rsidRDefault="002A7EB0" w:rsidP="002A7EB0">
      <w:pPr>
        <w:pStyle w:val="Textoembloco"/>
        <w:autoSpaceDE w:val="0"/>
        <w:autoSpaceDN w:val="0"/>
        <w:adjustRightInd w:val="0"/>
        <w:ind w:left="0"/>
        <w:jc w:val="both"/>
        <w:rPr>
          <w:sz w:val="24"/>
          <w:lang w:val="pt-BR"/>
        </w:rPr>
      </w:pPr>
      <w:r w:rsidRPr="00660AB9">
        <w:rPr>
          <w:sz w:val="24"/>
          <w:lang w:val="pt-BR"/>
        </w:rPr>
        <w:t>As alterações</w:t>
      </w:r>
      <w:r w:rsidRPr="00DA09C1">
        <w:rPr>
          <w:sz w:val="24"/>
          <w:lang w:val="pt-BR"/>
        </w:rPr>
        <w:t xml:space="preserve"> desta </w:t>
      </w:r>
      <w:r>
        <w:rPr>
          <w:sz w:val="24"/>
          <w:lang w:val="pt-BR"/>
        </w:rPr>
        <w:t>norma</w:t>
      </w:r>
      <w:r w:rsidRPr="00DA09C1">
        <w:rPr>
          <w:sz w:val="24"/>
          <w:lang w:val="pt-BR"/>
        </w:rPr>
        <w:t xml:space="preserve"> entra</w:t>
      </w:r>
      <w:r>
        <w:rPr>
          <w:sz w:val="24"/>
          <w:lang w:val="pt-BR"/>
        </w:rPr>
        <w:t>m</w:t>
      </w:r>
      <w:r w:rsidRPr="00DA09C1">
        <w:rPr>
          <w:sz w:val="24"/>
          <w:lang w:val="pt-BR"/>
        </w:rPr>
        <w:t xml:space="preserve"> em vigor na data de sua publicação, aplicando-se </w:t>
      </w:r>
      <w:r>
        <w:rPr>
          <w:sz w:val="24"/>
          <w:lang w:val="pt-BR"/>
        </w:rPr>
        <w:t>às auditorias de demonstrações contábeis para períodos que se findam em, ou após, 31 de dezembro de 2016.</w:t>
      </w:r>
    </w:p>
    <w:p w14:paraId="1DECE534" w14:textId="77777777" w:rsidR="002A7EB0" w:rsidRDefault="002A7EB0" w:rsidP="002A7EB0">
      <w:pPr>
        <w:ind w:left="567" w:right="2" w:hanging="567"/>
        <w:jc w:val="both"/>
      </w:pPr>
    </w:p>
    <w:p w14:paraId="2421ACE5" w14:textId="77777777" w:rsidR="002A7EB0" w:rsidRDefault="002A7EB0" w:rsidP="002A7EB0">
      <w:pPr>
        <w:ind w:left="567" w:right="2" w:hanging="567"/>
        <w:jc w:val="both"/>
      </w:pPr>
    </w:p>
    <w:p w14:paraId="3AF29F17" w14:textId="77777777" w:rsidR="002A7EB0" w:rsidRPr="00E008A6" w:rsidRDefault="002A7EB0" w:rsidP="002A7EB0">
      <w:pPr>
        <w:pStyle w:val="Recuodecorpodetexto2"/>
        <w:spacing w:after="0" w:line="240" w:lineRule="auto"/>
        <w:jc w:val="right"/>
        <w:rPr>
          <w:lang w:val="pt-BR"/>
        </w:rPr>
      </w:pPr>
      <w:r w:rsidRPr="00E008A6">
        <w:rPr>
          <w:lang w:val="pt-BR"/>
        </w:rPr>
        <w:t>Brasília, 19 de agosto de 2016.</w:t>
      </w:r>
    </w:p>
    <w:p w14:paraId="08CDFD4A" w14:textId="77777777" w:rsidR="002A7EB0" w:rsidRDefault="002A7EB0" w:rsidP="002A7EB0"/>
    <w:p w14:paraId="617AC1BE" w14:textId="77777777" w:rsidR="002A7EB0" w:rsidRDefault="002A7EB0" w:rsidP="002A7EB0">
      <w:pPr>
        <w:jc w:val="both"/>
      </w:pPr>
    </w:p>
    <w:p w14:paraId="3D678943" w14:textId="77777777" w:rsidR="002A7EB0" w:rsidRDefault="002A7EB0" w:rsidP="002A7EB0"/>
    <w:p w14:paraId="4809B71E" w14:textId="77777777" w:rsidR="002A7EB0" w:rsidRDefault="002A7EB0" w:rsidP="002A7EB0">
      <w:pPr>
        <w:jc w:val="center"/>
        <w:rPr>
          <w:bCs/>
        </w:rPr>
      </w:pPr>
      <w:r>
        <w:t xml:space="preserve">Contador </w:t>
      </w:r>
      <w:r>
        <w:rPr>
          <w:b/>
        </w:rPr>
        <w:t>José Martonio Alves Coelho</w:t>
      </w:r>
    </w:p>
    <w:p w14:paraId="37C2C354" w14:textId="77777777" w:rsidR="002A7EB0" w:rsidRPr="00E008A6" w:rsidRDefault="002A7EB0" w:rsidP="002A7EB0">
      <w:pPr>
        <w:pStyle w:val="Recuodecorpodetexto2"/>
        <w:spacing w:after="0" w:line="240" w:lineRule="auto"/>
        <w:ind w:left="0"/>
        <w:jc w:val="center"/>
        <w:rPr>
          <w:lang w:val="pt-BR"/>
        </w:rPr>
      </w:pPr>
      <w:r w:rsidRPr="00E008A6">
        <w:rPr>
          <w:b/>
          <w:lang w:val="pt-BR"/>
        </w:rPr>
        <w:t>Presidente</w:t>
      </w:r>
    </w:p>
    <w:p w14:paraId="48E5BF37" w14:textId="77777777" w:rsidR="002A7EB0" w:rsidRDefault="002A7EB0" w:rsidP="002A7EB0">
      <w:pPr>
        <w:jc w:val="both"/>
        <w:rPr>
          <w:b/>
        </w:rPr>
      </w:pPr>
    </w:p>
    <w:p w14:paraId="30E569E3" w14:textId="77777777" w:rsidR="002A7EB0" w:rsidRPr="00C23A6C" w:rsidRDefault="002A7EB0" w:rsidP="002A7EB0">
      <w:pPr>
        <w:jc w:val="both"/>
        <w:rPr>
          <w:b/>
        </w:rPr>
      </w:pPr>
    </w:p>
    <w:p w14:paraId="6C1BF930" w14:textId="77777777" w:rsidR="002A7EB0" w:rsidRPr="00BF19E9" w:rsidRDefault="002A7EB0" w:rsidP="002A7EB0">
      <w:pPr>
        <w:jc w:val="both"/>
        <w:rPr>
          <w:b/>
          <w:sz w:val="28"/>
          <w:szCs w:val="28"/>
        </w:rPr>
      </w:pPr>
      <w:r w:rsidRPr="00BF19E9">
        <w:rPr>
          <w:b/>
          <w:sz w:val="28"/>
          <w:szCs w:val="28"/>
        </w:rPr>
        <w:t>Apêndice</w:t>
      </w:r>
    </w:p>
    <w:p w14:paraId="08338A78" w14:textId="77777777" w:rsidR="002A7EB0" w:rsidRDefault="002A7EB0" w:rsidP="002A7EB0">
      <w:pPr>
        <w:jc w:val="both"/>
      </w:pPr>
    </w:p>
    <w:p w14:paraId="3C53E3F4" w14:textId="77777777" w:rsidR="002A7EB0" w:rsidRPr="00FB5D44" w:rsidRDefault="002A7EB0" w:rsidP="002A7EB0">
      <w:pPr>
        <w:jc w:val="both"/>
        <w:rPr>
          <w:b/>
        </w:rPr>
      </w:pPr>
      <w:r w:rsidRPr="00FB5D44">
        <w:rPr>
          <w:b/>
        </w:rPr>
        <w:t xml:space="preserve">Exemplos de relatório do auditor independente com opinião modificada </w:t>
      </w:r>
    </w:p>
    <w:p w14:paraId="795CD09E" w14:textId="77777777" w:rsidR="002A7EB0" w:rsidRDefault="002A7EB0" w:rsidP="002A7EB0">
      <w:pPr>
        <w:jc w:val="both"/>
        <w:rPr>
          <w:bCs/>
          <w:iCs/>
          <w:color w:val="000000"/>
          <w:spacing w:val="-7"/>
        </w:rPr>
      </w:pPr>
    </w:p>
    <w:p w14:paraId="78BC3A73" w14:textId="77777777" w:rsidR="002A7EB0" w:rsidRDefault="002A7EB0" w:rsidP="002A7EB0">
      <w:pPr>
        <w:jc w:val="both"/>
      </w:pPr>
      <w:r>
        <w:t xml:space="preserve">Nota: Nesses exemplos de relatório do auditor, a seção “Opinião” foi posicionada primeiramente de acordo com a NBC TA 700, e a seção “Base para opinião” está posicionada imediatamente após a seção “Opinião”. Além disso, a primeira e a última sentença que antes eram incluídas na seção “Responsabilidades do auditor independente” está agora incorporada como parte da nova seção “Base para opinião”. </w:t>
      </w:r>
      <w:r>
        <w:rPr>
          <w:color w:val="00B0F0"/>
          <w:sz w:val="20"/>
          <w:szCs w:val="20"/>
        </w:rPr>
        <w:t>(Incluído pela NBC TA 510 (R1))</w:t>
      </w:r>
    </w:p>
    <w:p w14:paraId="681B541F" w14:textId="77777777" w:rsidR="002A7EB0" w:rsidRDefault="002A7EB0" w:rsidP="002A7EB0">
      <w:pPr>
        <w:jc w:val="both"/>
      </w:pPr>
    </w:p>
    <w:p w14:paraId="7B771D53" w14:textId="77777777" w:rsidR="002A7EB0" w:rsidRPr="00C23A6C" w:rsidRDefault="002A7EB0" w:rsidP="002A7EB0">
      <w:pPr>
        <w:jc w:val="both"/>
        <w:rPr>
          <w:strike/>
        </w:rPr>
      </w:pPr>
      <w:r w:rsidRPr="00C23A6C">
        <w:rPr>
          <w:b/>
          <w:strike/>
        </w:rPr>
        <w:t>Exemplo 1</w:t>
      </w:r>
      <w:r w:rsidRPr="00C23A6C">
        <w:rPr>
          <w:strike/>
        </w:rPr>
        <w:t>:</w:t>
      </w:r>
    </w:p>
    <w:p w14:paraId="23ACE0DB" w14:textId="77777777" w:rsidR="002A7EB0" w:rsidRPr="00C23A6C" w:rsidRDefault="002A7EB0" w:rsidP="002A7EB0">
      <w:pPr>
        <w:jc w:val="both"/>
        <w:rPr>
          <w:strike/>
        </w:rPr>
      </w:pPr>
    </w:p>
    <w:p w14:paraId="3A3AF405" w14:textId="77777777" w:rsidR="002A7EB0" w:rsidRPr="00C23A6C" w:rsidRDefault="002A7EB0" w:rsidP="002A7EB0">
      <w:pPr>
        <w:jc w:val="both"/>
        <w:rPr>
          <w:strike/>
        </w:rPr>
      </w:pPr>
      <w:r w:rsidRPr="00C23A6C">
        <w:rPr>
          <w:strike/>
        </w:rPr>
        <w:t>As circunstâncias descritas no item A8(a) incluem o seguinte:</w:t>
      </w:r>
    </w:p>
    <w:p w14:paraId="02B04215" w14:textId="77777777" w:rsidR="002A7EB0" w:rsidRPr="00C23A6C" w:rsidRDefault="002A7EB0" w:rsidP="002A7EB0">
      <w:pPr>
        <w:jc w:val="both"/>
        <w:rPr>
          <w:strike/>
        </w:rPr>
      </w:pPr>
    </w:p>
    <w:p w14:paraId="3EE3C013" w14:textId="77777777" w:rsidR="002A7EB0" w:rsidRPr="00C23A6C" w:rsidRDefault="002A7EB0">
      <w:pPr>
        <w:numPr>
          <w:ilvl w:val="0"/>
          <w:numId w:val="194"/>
        </w:numPr>
        <w:spacing w:after="0" w:line="240" w:lineRule="auto"/>
        <w:ind w:left="567" w:hanging="283"/>
        <w:jc w:val="both"/>
        <w:rPr>
          <w:strike/>
        </w:rPr>
      </w:pPr>
      <w:r w:rsidRPr="00C23A6C">
        <w:rPr>
          <w:strike/>
        </w:rPr>
        <w:t>o auditor não acompanhou o inventário físico no início do período corrente e não conseguiu obter evidência de auditoria apropriada e suficiente com relação aos saldos iniciais de estoque;</w:t>
      </w:r>
    </w:p>
    <w:p w14:paraId="424C6555" w14:textId="77777777" w:rsidR="002A7EB0" w:rsidRPr="00C23A6C" w:rsidRDefault="002A7EB0" w:rsidP="002A7EB0">
      <w:pPr>
        <w:jc w:val="both"/>
        <w:rPr>
          <w:strike/>
        </w:rPr>
      </w:pPr>
    </w:p>
    <w:p w14:paraId="07D842DA" w14:textId="77777777" w:rsidR="002A7EB0" w:rsidRPr="00C23A6C" w:rsidRDefault="002A7EB0">
      <w:pPr>
        <w:numPr>
          <w:ilvl w:val="0"/>
          <w:numId w:val="194"/>
        </w:numPr>
        <w:spacing w:after="0" w:line="240" w:lineRule="auto"/>
        <w:ind w:left="567" w:hanging="283"/>
        <w:jc w:val="both"/>
        <w:rPr>
          <w:strike/>
        </w:rPr>
      </w:pPr>
      <w:r w:rsidRPr="00C23A6C">
        <w:rPr>
          <w:strike/>
        </w:rPr>
        <w:t>os possíveis efeitos da impossibilidade de obter evidência de auditoria apropriada e suficiente com relação aos saldos iniciais de estoque são considerados relevantes, mas não disseminados de forma generalizada para a demonstração do resultado e dos fluxos de caixa da entidade. (Se os possíveis efeitos, no julgamento do auditor, são considerados relevantes e disseminados de forma generalizada para o resultado das operações e os fluxos de caixa da entidade, o auditor se abstém de expressar uma opinião sobre o desempenho das operações e os fluxos de caixa);</w:t>
      </w:r>
    </w:p>
    <w:p w14:paraId="0E8957ED" w14:textId="77777777" w:rsidR="002A7EB0" w:rsidRPr="00C23A6C" w:rsidRDefault="002A7EB0" w:rsidP="002A7EB0">
      <w:pPr>
        <w:jc w:val="both"/>
        <w:rPr>
          <w:strike/>
        </w:rPr>
      </w:pPr>
    </w:p>
    <w:p w14:paraId="45FED173" w14:textId="77777777" w:rsidR="002A7EB0" w:rsidRPr="00C23A6C" w:rsidRDefault="002A7EB0">
      <w:pPr>
        <w:numPr>
          <w:ilvl w:val="0"/>
          <w:numId w:val="194"/>
        </w:numPr>
        <w:spacing w:after="0" w:line="240" w:lineRule="auto"/>
        <w:ind w:left="567" w:hanging="283"/>
        <w:jc w:val="both"/>
        <w:rPr>
          <w:strike/>
        </w:rPr>
      </w:pPr>
      <w:r w:rsidRPr="00C23A6C">
        <w:rPr>
          <w:strike/>
        </w:rPr>
        <w:t>a posição patrimonial e financeira no final do exercício está adequadamente apresentada.</w:t>
      </w:r>
    </w:p>
    <w:p w14:paraId="5BB60503" w14:textId="77777777" w:rsidR="002A7EB0" w:rsidRPr="00C23A6C" w:rsidRDefault="002A7EB0" w:rsidP="002A7EB0">
      <w:pPr>
        <w:jc w:val="both"/>
        <w:rPr>
          <w:strike/>
        </w:rPr>
      </w:pPr>
    </w:p>
    <w:p w14:paraId="70EB34EE" w14:textId="77777777" w:rsidR="002A7EB0" w:rsidRPr="00C23A6C" w:rsidRDefault="002A7EB0" w:rsidP="002A7EB0">
      <w:pPr>
        <w:jc w:val="both"/>
        <w:rPr>
          <w:b/>
          <w:strike/>
        </w:rPr>
      </w:pPr>
      <w:r w:rsidRPr="00C23A6C">
        <w:rPr>
          <w:b/>
          <w:strike/>
        </w:rPr>
        <w:t>RELATÓRIO DOS AUDITORES INDEPENDENTES SOBRE AS DEMONSTRAÇÕES CONTÁBEIS</w:t>
      </w:r>
    </w:p>
    <w:p w14:paraId="0A5A7D6F" w14:textId="77777777" w:rsidR="002A7EB0" w:rsidRPr="00C23A6C" w:rsidRDefault="002A7EB0" w:rsidP="002A7EB0">
      <w:pPr>
        <w:jc w:val="both"/>
        <w:rPr>
          <w:strike/>
        </w:rPr>
      </w:pPr>
    </w:p>
    <w:p w14:paraId="4C8ABF40" w14:textId="77777777" w:rsidR="002A7EB0" w:rsidRPr="00C23A6C" w:rsidRDefault="002A7EB0" w:rsidP="002A7EB0">
      <w:pPr>
        <w:jc w:val="both"/>
        <w:rPr>
          <w:strike/>
        </w:rPr>
      </w:pPr>
      <w:r w:rsidRPr="00C23A6C">
        <w:rPr>
          <w:strike/>
        </w:rPr>
        <w:t>[Destinatário]</w:t>
      </w:r>
    </w:p>
    <w:p w14:paraId="01D7CF5F" w14:textId="77777777" w:rsidR="002A7EB0" w:rsidRPr="00C23A6C" w:rsidRDefault="002A7EB0" w:rsidP="002A7EB0">
      <w:pPr>
        <w:jc w:val="both"/>
        <w:rPr>
          <w:strike/>
        </w:rPr>
      </w:pPr>
    </w:p>
    <w:p w14:paraId="4F3B302D" w14:textId="77777777" w:rsidR="002A7EB0" w:rsidRPr="00C23A6C" w:rsidRDefault="002A7EB0" w:rsidP="002A7EB0">
      <w:pPr>
        <w:jc w:val="both"/>
        <w:rPr>
          <w:strike/>
        </w:rPr>
      </w:pPr>
      <w:r w:rsidRPr="00C23A6C">
        <w:rPr>
          <w:strike/>
        </w:rPr>
        <w:t>Examinamos as demonstrações contábeis da Companhia ABC, que compreendem o balanço patrimonial em 31 de dezembro de 20X1, e as respectivas demonstrações do resultado, das mutações do patrimônio líquido e dos fluxos de caixa para o exercício findo naquela data, assim como o resumo das principais práticas contábeis e demais notas explicativas.</w:t>
      </w:r>
    </w:p>
    <w:p w14:paraId="2CB3FED3" w14:textId="77777777" w:rsidR="002A7EB0" w:rsidRPr="00C23A6C" w:rsidRDefault="002A7EB0" w:rsidP="002A7EB0">
      <w:pPr>
        <w:jc w:val="both"/>
        <w:rPr>
          <w:strike/>
        </w:rPr>
      </w:pPr>
    </w:p>
    <w:p w14:paraId="1043B248" w14:textId="77777777" w:rsidR="002A7EB0" w:rsidRPr="00C23A6C" w:rsidRDefault="002A7EB0" w:rsidP="002A7EB0">
      <w:pPr>
        <w:jc w:val="both"/>
        <w:rPr>
          <w:b/>
          <w:strike/>
        </w:rPr>
      </w:pPr>
      <w:r w:rsidRPr="00C23A6C">
        <w:rPr>
          <w:b/>
          <w:strike/>
        </w:rPr>
        <w:t>Responsabilidade da administração da Companhia sobre as demonstrações contábeis</w:t>
      </w:r>
    </w:p>
    <w:p w14:paraId="101B2E87" w14:textId="77777777" w:rsidR="002A7EB0" w:rsidRPr="00C23A6C" w:rsidRDefault="002A7EB0" w:rsidP="002A7EB0">
      <w:pPr>
        <w:jc w:val="both"/>
        <w:rPr>
          <w:strike/>
        </w:rPr>
      </w:pPr>
    </w:p>
    <w:p w14:paraId="7DD4B79F" w14:textId="77777777" w:rsidR="002A7EB0" w:rsidRPr="00C23A6C" w:rsidRDefault="002A7EB0" w:rsidP="002A7EB0">
      <w:pPr>
        <w:jc w:val="both"/>
        <w:rPr>
          <w:strike/>
          <w:color w:val="000000"/>
        </w:rPr>
      </w:pPr>
      <w:r w:rsidRPr="00C23A6C">
        <w:rPr>
          <w:strike/>
        </w:rPr>
        <w:t xml:space="preserve">A Administração da Companhia é responsável pela elaboração e adequada apresentação dessas demonstrações contábeis de acordo com as práticas contábeis adotadas no Brasil </w:t>
      </w:r>
      <w:r w:rsidRPr="00C23A6C">
        <w:rPr>
          <w:strike/>
          <w:color w:val="000000"/>
        </w:rPr>
        <w:t>e pelos controles internos que ela determinou como necessários para permitir a elaboração das demonstrações contábeis livres de distorção relevante</w:t>
      </w:r>
      <w:r w:rsidRPr="00C23A6C">
        <w:rPr>
          <w:strike/>
        </w:rPr>
        <w:t>, independentemente se causada por fraude ou erro.</w:t>
      </w:r>
      <w:r w:rsidRPr="00C23A6C" w:rsidDel="00D73D95">
        <w:rPr>
          <w:strike/>
          <w:color w:val="000000"/>
        </w:rPr>
        <w:t xml:space="preserve"> </w:t>
      </w:r>
    </w:p>
    <w:p w14:paraId="64955302" w14:textId="77777777" w:rsidR="002A7EB0" w:rsidRPr="00C23A6C" w:rsidRDefault="002A7EB0" w:rsidP="002A7EB0">
      <w:pPr>
        <w:rPr>
          <w:rFonts w:ascii="Courier New" w:hAnsi="Courier New" w:cs="Courier New"/>
          <w:strike/>
          <w:color w:val="000000"/>
        </w:rPr>
      </w:pPr>
    </w:p>
    <w:p w14:paraId="4F9E647E" w14:textId="77777777" w:rsidR="002A7EB0" w:rsidRPr="00C23A6C" w:rsidRDefault="002A7EB0" w:rsidP="002A7EB0">
      <w:pPr>
        <w:jc w:val="both"/>
        <w:rPr>
          <w:b/>
          <w:strike/>
          <w:highlight w:val="cyan"/>
        </w:rPr>
      </w:pPr>
      <w:r w:rsidRPr="00C23A6C">
        <w:rPr>
          <w:b/>
          <w:strike/>
        </w:rPr>
        <w:t>Responsabilidade do auditor</w:t>
      </w:r>
    </w:p>
    <w:p w14:paraId="0A821DC7" w14:textId="77777777" w:rsidR="002A7EB0" w:rsidRPr="00C23A6C" w:rsidRDefault="002A7EB0" w:rsidP="002A7EB0">
      <w:pPr>
        <w:jc w:val="both"/>
        <w:rPr>
          <w:strike/>
        </w:rPr>
      </w:pPr>
    </w:p>
    <w:p w14:paraId="3CBD1344" w14:textId="77777777" w:rsidR="002A7EB0" w:rsidRPr="00C23A6C" w:rsidRDefault="002A7EB0" w:rsidP="002A7EB0">
      <w:pPr>
        <w:jc w:val="both"/>
        <w:rPr>
          <w:strike/>
        </w:rPr>
      </w:pPr>
      <w:r w:rsidRPr="00C23A6C">
        <w:rPr>
          <w:strike/>
        </w:rPr>
        <w:t xml:space="preserve">Nossa responsabilidade é a de expressar uma opinião sobre essas demonstrações contábeis com base em nossa auditoria, conduzida de acordo com as normas brasileiras e internacionais de auditoria. Essas normas requerem o cumprimento das exigências éticas pelos auditores e que a auditoria seja planejada e executada com o objetivo de obter segurança razoável de que as demonstrações contábeis estão livres de distorção relevante. </w:t>
      </w:r>
    </w:p>
    <w:p w14:paraId="3C98E57B" w14:textId="77777777" w:rsidR="002A7EB0" w:rsidRPr="00C23A6C" w:rsidRDefault="002A7EB0" w:rsidP="002A7EB0">
      <w:pPr>
        <w:jc w:val="both"/>
        <w:rPr>
          <w:strike/>
        </w:rPr>
      </w:pPr>
    </w:p>
    <w:p w14:paraId="50A867FD" w14:textId="77777777" w:rsidR="002A7EB0" w:rsidRPr="00C23A6C" w:rsidRDefault="002A7EB0" w:rsidP="002A7EB0">
      <w:pPr>
        <w:jc w:val="both"/>
        <w:rPr>
          <w:strike/>
        </w:rPr>
      </w:pPr>
      <w:r w:rsidRPr="00C23A6C">
        <w:rPr>
          <w:strike/>
        </w:rPr>
        <w:t>Uma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 independentemente se causada por fraude ou erro.  Nessa avaliação de riscos, o auditor considera os controles internos relevantes para a elaboração e adequada apresentação das demonstrações contábeis da Companhia para planejar os procedimentos de auditoria que são apropriados nas circunstâncias, mas não para fins de expressar uma opinião sobre a eficácia desses controles internos da Companhia.  Uma auditoria inclui, também, a avaliação da adequação das práticas contábeis utilizadas e a razoabilidade das estimativas contábeis feitas pela administração, bem como a avaliação da apresentação das demonstrações contábeis tomadas em conjunto.</w:t>
      </w:r>
    </w:p>
    <w:p w14:paraId="67AA399D" w14:textId="77777777" w:rsidR="002A7EB0" w:rsidRPr="00C23A6C" w:rsidRDefault="002A7EB0" w:rsidP="002A7EB0">
      <w:pPr>
        <w:jc w:val="both"/>
        <w:rPr>
          <w:strike/>
        </w:rPr>
      </w:pPr>
    </w:p>
    <w:p w14:paraId="08711AAC" w14:textId="77777777" w:rsidR="002A7EB0" w:rsidRPr="00C23A6C" w:rsidRDefault="002A7EB0" w:rsidP="002A7EB0">
      <w:pPr>
        <w:jc w:val="both"/>
        <w:rPr>
          <w:strike/>
        </w:rPr>
      </w:pPr>
      <w:r w:rsidRPr="00C23A6C">
        <w:rPr>
          <w:strike/>
        </w:rPr>
        <w:t>Acreditamos que a evidência de auditoria obtida é suficiente e apropriada para fundamentar nossa opinião com ressalva.</w:t>
      </w:r>
    </w:p>
    <w:p w14:paraId="7618FBC4" w14:textId="77777777" w:rsidR="002A7EB0" w:rsidRPr="00C23A6C" w:rsidRDefault="002A7EB0" w:rsidP="002A7EB0">
      <w:pPr>
        <w:jc w:val="both"/>
        <w:rPr>
          <w:b/>
          <w:strike/>
        </w:rPr>
      </w:pPr>
    </w:p>
    <w:p w14:paraId="377F92C1" w14:textId="77777777" w:rsidR="002A7EB0" w:rsidRPr="00C23A6C" w:rsidRDefault="002A7EB0" w:rsidP="002A7EB0">
      <w:pPr>
        <w:jc w:val="both"/>
        <w:rPr>
          <w:b/>
          <w:strike/>
        </w:rPr>
      </w:pPr>
      <w:r w:rsidRPr="00C23A6C">
        <w:rPr>
          <w:b/>
          <w:strike/>
        </w:rPr>
        <w:t>Base para opinião com ressalva</w:t>
      </w:r>
    </w:p>
    <w:p w14:paraId="342DB607" w14:textId="77777777" w:rsidR="002A7EB0" w:rsidRPr="00C23A6C" w:rsidRDefault="002A7EB0" w:rsidP="002A7EB0">
      <w:pPr>
        <w:jc w:val="both"/>
        <w:rPr>
          <w:b/>
          <w:strike/>
          <w:highlight w:val="cyan"/>
        </w:rPr>
      </w:pPr>
    </w:p>
    <w:p w14:paraId="58AD020F" w14:textId="77777777" w:rsidR="002A7EB0" w:rsidRPr="00C23A6C" w:rsidRDefault="002A7EB0" w:rsidP="002A7EB0">
      <w:pPr>
        <w:jc w:val="both"/>
        <w:rPr>
          <w:strike/>
        </w:rPr>
      </w:pPr>
      <w:r w:rsidRPr="00C23A6C">
        <w:rPr>
          <w:strike/>
        </w:rPr>
        <w:t>Fomos designados como auditores da Companhia em 30 de junho de 20X1 e, portanto, não acompanhamos o inventário físico no início do exercício. Não foi possível nos satisfazer por meios alternativos quanto às quantidades em estoque em 31 de dezembro de 20X0. Como os estoques iniciais são computados na determinação do resultado e dos fluxos de caixa, não nos foi possível determinar se seria necessário efetuar ajustes no lucro liquido do exercício registrado na demonstração do resultado e nos fluxos de caixa de atividades operacionais registrados na demonstração dos fluxos de caixa.</w:t>
      </w:r>
    </w:p>
    <w:p w14:paraId="0034D949" w14:textId="77777777" w:rsidR="002A7EB0" w:rsidRPr="00C23A6C" w:rsidRDefault="002A7EB0" w:rsidP="002A7EB0">
      <w:pPr>
        <w:jc w:val="both"/>
        <w:rPr>
          <w:strike/>
        </w:rPr>
      </w:pPr>
    </w:p>
    <w:p w14:paraId="06808536" w14:textId="77777777" w:rsidR="002A7EB0" w:rsidRPr="00C23A6C" w:rsidRDefault="002A7EB0" w:rsidP="002A7EB0">
      <w:pPr>
        <w:jc w:val="both"/>
        <w:rPr>
          <w:b/>
          <w:strike/>
        </w:rPr>
      </w:pPr>
      <w:r w:rsidRPr="00C23A6C">
        <w:rPr>
          <w:b/>
          <w:strike/>
        </w:rPr>
        <w:t>Opinião com ressalva</w:t>
      </w:r>
    </w:p>
    <w:p w14:paraId="0B832B3C" w14:textId="77777777" w:rsidR="002A7EB0" w:rsidRPr="00C23A6C" w:rsidRDefault="002A7EB0" w:rsidP="002A7EB0">
      <w:pPr>
        <w:jc w:val="both"/>
        <w:rPr>
          <w:b/>
          <w:strike/>
        </w:rPr>
      </w:pPr>
    </w:p>
    <w:p w14:paraId="421E4AA4" w14:textId="77777777" w:rsidR="002A7EB0" w:rsidRPr="00C23A6C" w:rsidRDefault="002A7EB0" w:rsidP="002A7EB0">
      <w:pPr>
        <w:jc w:val="both"/>
        <w:rPr>
          <w:strike/>
        </w:rPr>
      </w:pPr>
      <w:r w:rsidRPr="00C23A6C">
        <w:rPr>
          <w:strike/>
        </w:rPr>
        <w:t xml:space="preserve">Em nossa opinião, exceto pelos possíveis efeitos do assunto descrito no parágrafo </w:t>
      </w:r>
      <w:r w:rsidRPr="00C23A6C">
        <w:rPr>
          <w:b/>
          <w:strike/>
        </w:rPr>
        <w:t>Base para opinião com ressalva</w:t>
      </w:r>
      <w:r w:rsidRPr="00C23A6C">
        <w:rPr>
          <w:strike/>
        </w:rPr>
        <w:t xml:space="preserve">, as demonstrações contábeis acima referidas apresentam adequadamente, em todos os aspectos relevantes, a posição patrimonial e financeira da Companhia ABC em 31 de dezembro de 20X1, o desempenho de suas operações e os seus fluxos de caixa para o exercício findo naquela data, de acordo com as práticas contábeis adotadas no Brasil. </w:t>
      </w:r>
    </w:p>
    <w:p w14:paraId="1F223ED3" w14:textId="77777777" w:rsidR="002A7EB0" w:rsidRPr="00C23A6C" w:rsidRDefault="002A7EB0" w:rsidP="002A7EB0">
      <w:pPr>
        <w:jc w:val="both"/>
        <w:rPr>
          <w:strike/>
        </w:rPr>
      </w:pPr>
    </w:p>
    <w:p w14:paraId="7FD0DA26" w14:textId="77777777" w:rsidR="002A7EB0" w:rsidRPr="00C23A6C" w:rsidRDefault="002A7EB0" w:rsidP="002A7EB0">
      <w:pPr>
        <w:jc w:val="both"/>
        <w:rPr>
          <w:b/>
          <w:strike/>
        </w:rPr>
      </w:pPr>
      <w:r w:rsidRPr="00C23A6C">
        <w:rPr>
          <w:b/>
          <w:strike/>
        </w:rPr>
        <w:t xml:space="preserve">Outros assuntos </w:t>
      </w:r>
    </w:p>
    <w:p w14:paraId="0A4DD82C" w14:textId="77777777" w:rsidR="002A7EB0" w:rsidRPr="00C23A6C" w:rsidRDefault="002A7EB0" w:rsidP="002A7EB0">
      <w:pPr>
        <w:jc w:val="both"/>
        <w:rPr>
          <w:strike/>
        </w:rPr>
      </w:pPr>
    </w:p>
    <w:p w14:paraId="676AC6E8" w14:textId="77777777" w:rsidR="002A7EB0" w:rsidRPr="00C23A6C" w:rsidRDefault="002A7EB0" w:rsidP="002A7EB0">
      <w:pPr>
        <w:jc w:val="both"/>
        <w:rPr>
          <w:strike/>
        </w:rPr>
      </w:pPr>
      <w:r w:rsidRPr="00C23A6C">
        <w:rPr>
          <w:strike/>
        </w:rPr>
        <w:t>As demonstrações contábeis da Companhia ABC para o exercício findo em 31 de dezembro de 20X0 foram auditadas por outro auditor que, em seu relatório de auditoria datado de 31 de março de 20X1, expressou opinião não modificada sobre essas demonstrações.</w:t>
      </w:r>
    </w:p>
    <w:p w14:paraId="065D9198" w14:textId="77777777" w:rsidR="002A7EB0" w:rsidRPr="00C23A6C" w:rsidRDefault="002A7EB0" w:rsidP="002A7EB0">
      <w:pPr>
        <w:jc w:val="both"/>
        <w:rPr>
          <w:strike/>
          <w:highlight w:val="cyan"/>
        </w:rPr>
      </w:pPr>
    </w:p>
    <w:p w14:paraId="4EA7297E" w14:textId="77777777" w:rsidR="002A7EB0" w:rsidRPr="00C23A6C" w:rsidRDefault="002A7EB0" w:rsidP="002A7EB0">
      <w:pPr>
        <w:rPr>
          <w:strike/>
        </w:rPr>
      </w:pPr>
      <w:r w:rsidRPr="00C23A6C">
        <w:rPr>
          <w:strike/>
        </w:rPr>
        <w:t xml:space="preserve">[Local (localidade do escritório de auditoria que emitiu o relatório) e data do relatório do auditor independente] </w:t>
      </w:r>
    </w:p>
    <w:p w14:paraId="7DEFA63B" w14:textId="77777777" w:rsidR="002A7EB0" w:rsidRPr="00C23A6C" w:rsidRDefault="002A7EB0" w:rsidP="002A7EB0">
      <w:pPr>
        <w:rPr>
          <w:strike/>
        </w:rPr>
      </w:pPr>
      <w:r w:rsidRPr="00C23A6C">
        <w:rPr>
          <w:strike/>
        </w:rPr>
        <w:t>[Nome do auditor independente (pessoa física ou jurídica]</w:t>
      </w:r>
    </w:p>
    <w:p w14:paraId="6DC90F01" w14:textId="77777777" w:rsidR="002A7EB0" w:rsidRPr="00C23A6C" w:rsidRDefault="002A7EB0" w:rsidP="002A7EB0">
      <w:pPr>
        <w:rPr>
          <w:strike/>
        </w:rPr>
      </w:pPr>
      <w:r w:rsidRPr="00C23A6C">
        <w:rPr>
          <w:strike/>
        </w:rPr>
        <w:t>[Nome do profissional (sócio ou responsável técnico, no caso de o auditor ser pessoa jurídica)]</w:t>
      </w:r>
    </w:p>
    <w:p w14:paraId="55519704" w14:textId="77777777" w:rsidR="002A7EB0" w:rsidRPr="00C23A6C" w:rsidRDefault="002A7EB0" w:rsidP="002A7EB0">
      <w:pPr>
        <w:rPr>
          <w:strike/>
        </w:rPr>
      </w:pPr>
      <w:r w:rsidRPr="00C23A6C">
        <w:rPr>
          <w:strike/>
        </w:rPr>
        <w:t>[Números de registro no CRC da firma de auditoria e do profissional que assina o relatório]</w:t>
      </w:r>
    </w:p>
    <w:p w14:paraId="361B65D2" w14:textId="77777777" w:rsidR="002A7EB0" w:rsidRPr="00C23A6C" w:rsidRDefault="002A7EB0" w:rsidP="002A7EB0">
      <w:pPr>
        <w:jc w:val="both"/>
        <w:rPr>
          <w:strike/>
        </w:rPr>
      </w:pPr>
      <w:r w:rsidRPr="00C23A6C">
        <w:rPr>
          <w:strike/>
        </w:rPr>
        <w:t xml:space="preserve">[Assinatura do auditor independente] </w:t>
      </w:r>
    </w:p>
    <w:p w14:paraId="541DFC4F" w14:textId="77777777" w:rsidR="002A7EB0" w:rsidRPr="00C23A6C" w:rsidRDefault="002A7EB0" w:rsidP="002A7EB0">
      <w:pPr>
        <w:jc w:val="both"/>
        <w:rPr>
          <w:strike/>
        </w:rPr>
      </w:pPr>
    </w:p>
    <w:p w14:paraId="1D65466E" w14:textId="77777777" w:rsidR="002A7EB0" w:rsidRPr="00C23A6C" w:rsidRDefault="002A7EB0" w:rsidP="002A7EB0">
      <w:pPr>
        <w:jc w:val="both"/>
        <w:rPr>
          <w:strike/>
          <w:highlight w:val="cyan"/>
        </w:rPr>
      </w:pPr>
    </w:p>
    <w:p w14:paraId="514BBABC" w14:textId="77777777" w:rsidR="002A7EB0" w:rsidRDefault="002A7EB0" w:rsidP="002A7EB0">
      <w:pPr>
        <w:jc w:val="both"/>
        <w:rPr>
          <w:b/>
          <w:bCs/>
          <w:iCs/>
          <w:color w:val="000000"/>
          <w:spacing w:val="-7"/>
        </w:rPr>
      </w:pPr>
      <w:r>
        <w:rPr>
          <w:b/>
          <w:bCs/>
          <w:iCs/>
          <w:color w:val="000000"/>
          <w:spacing w:val="-7"/>
        </w:rPr>
        <w:t xml:space="preserve">Exemplo 1: </w:t>
      </w:r>
      <w:r>
        <w:rPr>
          <w:color w:val="00B0F0"/>
          <w:sz w:val="20"/>
          <w:szCs w:val="20"/>
        </w:rPr>
        <w:t>(Alterado pela NBC TA 510 (R1))</w:t>
      </w:r>
    </w:p>
    <w:p w14:paraId="614790CB" w14:textId="77777777" w:rsidR="002A7EB0" w:rsidRDefault="002A7EB0" w:rsidP="002A7EB0">
      <w:pPr>
        <w:jc w:val="both"/>
        <w:rPr>
          <w:bCs/>
          <w:iCs/>
          <w:color w:val="000000"/>
          <w:spacing w:val="-7"/>
          <w:u w:val="single"/>
        </w:rPr>
      </w:pPr>
    </w:p>
    <w:p w14:paraId="118A9510" w14:textId="77777777" w:rsidR="002A7EB0" w:rsidRDefault="002A7EB0" w:rsidP="002A7EB0">
      <w:pPr>
        <w:spacing w:after="120"/>
        <w:jc w:val="both"/>
      </w:pPr>
      <w:r>
        <w:t>Para fins deste exemplo, são consideradas as seguintes circunstâncias:</w:t>
      </w:r>
    </w:p>
    <w:p w14:paraId="0C854E13" w14:textId="77777777" w:rsidR="002A7EB0" w:rsidRDefault="002A7EB0">
      <w:pPr>
        <w:numPr>
          <w:ilvl w:val="0"/>
          <w:numId w:val="178"/>
        </w:numPr>
        <w:tabs>
          <w:tab w:val="left" w:pos="284"/>
        </w:tabs>
        <w:spacing w:after="120" w:line="240" w:lineRule="auto"/>
        <w:ind w:left="284" w:hanging="284"/>
        <w:jc w:val="both"/>
      </w:pPr>
      <w:r>
        <w:t>Auditoria do conjunto completo de demonstrações contábeis de entidade não listada, usando a estrutura de apresentação adequada. Não é auditoria de grupo (ou seja, a NBC TA 600 - Considerações Especiais - Auditorias de Demonstrações Contábeis de Grupos, Incluindo o Trabalho dos Auditores dos Componentes não se aplica).</w:t>
      </w:r>
    </w:p>
    <w:p w14:paraId="7110D869" w14:textId="77777777" w:rsidR="002A7EB0" w:rsidRDefault="002A7EB0">
      <w:pPr>
        <w:numPr>
          <w:ilvl w:val="0"/>
          <w:numId w:val="178"/>
        </w:numPr>
        <w:tabs>
          <w:tab w:val="left" w:pos="284"/>
        </w:tabs>
        <w:spacing w:after="120" w:line="240" w:lineRule="auto"/>
        <w:ind w:left="284" w:hanging="284"/>
        <w:jc w:val="both"/>
      </w:pPr>
      <w:r>
        <w:t>As demonstrações contábeis são elaboradas pela administração da entidade de acordo com as práticas contábeis adotadas no Brasil (estrutura para fins gerais).</w:t>
      </w:r>
    </w:p>
    <w:p w14:paraId="2E4B261D" w14:textId="77777777" w:rsidR="002A7EB0" w:rsidRDefault="002A7EB0">
      <w:pPr>
        <w:numPr>
          <w:ilvl w:val="0"/>
          <w:numId w:val="178"/>
        </w:numPr>
        <w:tabs>
          <w:tab w:val="left" w:pos="284"/>
        </w:tabs>
        <w:spacing w:after="120" w:line="240" w:lineRule="auto"/>
        <w:ind w:left="284" w:hanging="284"/>
        <w:jc w:val="both"/>
      </w:pPr>
      <w:r>
        <w:t>Os termos do trabalho de auditoria refletem a descrição da responsabilidade da administração pelas demonstrações contábeis consolidadas na NBC TA 210 – Concordância com os Termos do Trabalho de Auditoria.</w:t>
      </w:r>
    </w:p>
    <w:p w14:paraId="1401E4A7" w14:textId="77777777" w:rsidR="002A7EB0" w:rsidRDefault="002A7EB0">
      <w:pPr>
        <w:numPr>
          <w:ilvl w:val="0"/>
          <w:numId w:val="178"/>
        </w:numPr>
        <w:tabs>
          <w:tab w:val="left" w:pos="284"/>
        </w:tabs>
        <w:spacing w:after="120" w:line="240" w:lineRule="auto"/>
        <w:ind w:left="284" w:hanging="284"/>
        <w:jc w:val="both"/>
      </w:pPr>
      <w:r>
        <w:t>O auditor não acompanhou o inventário físico no início do período corrente e não conseguiu obter evidência de auditoria suficiente e apropriada com relação aos saldos iniciais de estoque.</w:t>
      </w:r>
    </w:p>
    <w:p w14:paraId="27ADA466" w14:textId="77777777" w:rsidR="002A7EB0" w:rsidRDefault="002A7EB0">
      <w:pPr>
        <w:numPr>
          <w:ilvl w:val="0"/>
          <w:numId w:val="178"/>
        </w:numPr>
        <w:tabs>
          <w:tab w:val="left" w:pos="284"/>
        </w:tabs>
        <w:spacing w:after="120" w:line="240" w:lineRule="auto"/>
        <w:ind w:left="284" w:hanging="284"/>
        <w:jc w:val="both"/>
      </w:pPr>
      <w:r>
        <w:t>Os possíveis efeitos da impossibilidade de obter evidência de auditoria apropriada e suficiente com relação a saldos iniciais de estoque são considerados relevantes, mas não disseminados de forma generalizada, para a demonstração do resultado e dos fluxos de caixa da entidade (se os possíveis efeitos, no julgamento do auditor, são considerados relevantes e disseminados de forma generalizada para o resultado das operações e os fluxos de caixa da entidade, o auditor se abstém de expressar uma opinião sobre o resultado e os fluxos de caixa).</w:t>
      </w:r>
    </w:p>
    <w:p w14:paraId="4B88ACB4" w14:textId="77777777" w:rsidR="002A7EB0" w:rsidRDefault="002A7EB0">
      <w:pPr>
        <w:numPr>
          <w:ilvl w:val="0"/>
          <w:numId w:val="178"/>
        </w:numPr>
        <w:tabs>
          <w:tab w:val="left" w:pos="284"/>
        </w:tabs>
        <w:spacing w:after="120" w:line="240" w:lineRule="auto"/>
        <w:ind w:left="284" w:hanging="284"/>
        <w:jc w:val="both"/>
      </w:pPr>
      <w:r>
        <w:t>A posição patrimonial e financeira no final do exercício está adequadamente apresentada.</w:t>
      </w:r>
    </w:p>
    <w:p w14:paraId="55565273" w14:textId="77777777" w:rsidR="002A7EB0" w:rsidRDefault="002A7EB0">
      <w:pPr>
        <w:numPr>
          <w:ilvl w:val="0"/>
          <w:numId w:val="178"/>
        </w:numPr>
        <w:tabs>
          <w:tab w:val="left" w:pos="284"/>
        </w:tabs>
        <w:spacing w:after="120" w:line="240" w:lineRule="auto"/>
        <w:ind w:left="284" w:hanging="284"/>
        <w:jc w:val="both"/>
        <w:rPr>
          <w:bCs/>
          <w:iCs/>
          <w:color w:val="000000"/>
          <w:spacing w:val="-7"/>
        </w:rPr>
      </w:pPr>
      <w:r>
        <w:t>Nessa jurisdição específica, a legislação e a regulamentação proíbem o auditor de expressar uma Opinião com ressalva com relação ao resultado e aos fluxos de caixa e não modificada com relação à posição patrimonial e financeira</w:t>
      </w:r>
      <w:r>
        <w:rPr>
          <w:bCs/>
          <w:iCs/>
          <w:color w:val="000000"/>
          <w:spacing w:val="-7"/>
        </w:rPr>
        <w:t>.</w:t>
      </w:r>
    </w:p>
    <w:p w14:paraId="6BA5F68B" w14:textId="77777777" w:rsidR="002A7EB0" w:rsidRDefault="002A7EB0">
      <w:pPr>
        <w:numPr>
          <w:ilvl w:val="0"/>
          <w:numId w:val="178"/>
        </w:numPr>
        <w:tabs>
          <w:tab w:val="left" w:pos="284"/>
        </w:tabs>
        <w:spacing w:after="120" w:line="240" w:lineRule="auto"/>
        <w:ind w:left="284" w:hanging="284"/>
        <w:jc w:val="both"/>
      </w:pPr>
      <w:r>
        <w:t>As exigências éticas relevantes que se aplicam à auditoria compõem o Código de Ética Profissional do Contador e as normas profissionais emitidas pelo Conselho Federal de Contabilidade.</w:t>
      </w:r>
    </w:p>
    <w:p w14:paraId="58F01A7F" w14:textId="77777777" w:rsidR="002A7EB0" w:rsidRDefault="002A7EB0">
      <w:pPr>
        <w:numPr>
          <w:ilvl w:val="0"/>
          <w:numId w:val="178"/>
        </w:numPr>
        <w:tabs>
          <w:tab w:val="left" w:pos="284"/>
        </w:tabs>
        <w:spacing w:after="120" w:line="240" w:lineRule="auto"/>
        <w:ind w:left="284" w:hanging="284"/>
        <w:jc w:val="both"/>
      </w:pPr>
      <w:r>
        <w:t>Com base na evidência de auditoria obtida, o auditor concluiu que não existe incerteza relevante em relação a eventos ou condições que podem levantar dúvida significativa em relação à capacidade da continuidade operacional da entidade de acordo com a NBC TA 570 – Continuidade Operacional.</w:t>
      </w:r>
    </w:p>
    <w:p w14:paraId="0E35587A" w14:textId="77777777" w:rsidR="002A7EB0" w:rsidRDefault="002A7EB0">
      <w:pPr>
        <w:numPr>
          <w:ilvl w:val="0"/>
          <w:numId w:val="178"/>
        </w:numPr>
        <w:tabs>
          <w:tab w:val="left" w:pos="284"/>
        </w:tabs>
        <w:spacing w:after="120" w:line="240" w:lineRule="auto"/>
        <w:ind w:left="284" w:hanging="284"/>
        <w:jc w:val="both"/>
      </w:pPr>
      <w:r>
        <w:t>O auditor não precisa, e de outra forma não decidiu, comunicar os principais assuntos de auditoria, de acordo com a NBC TA 701 – Comunicação dos Principais Assuntos de Auditoria no Relatório do Auditor Independente.</w:t>
      </w:r>
    </w:p>
    <w:p w14:paraId="2F8FE7BC" w14:textId="77777777" w:rsidR="002A7EB0" w:rsidRDefault="002A7EB0">
      <w:pPr>
        <w:numPr>
          <w:ilvl w:val="0"/>
          <w:numId w:val="178"/>
        </w:numPr>
        <w:tabs>
          <w:tab w:val="left" w:pos="284"/>
        </w:tabs>
        <w:spacing w:after="120" w:line="240" w:lineRule="auto"/>
        <w:ind w:left="284" w:hanging="284"/>
        <w:jc w:val="both"/>
      </w:pPr>
      <w:r>
        <w:t>O auditor obteve todas as outras informações antes da data do relatório do auditor independente e não identificou distorção relevante nessas outras informações.</w:t>
      </w:r>
    </w:p>
    <w:p w14:paraId="3EB9DF9A" w14:textId="77777777" w:rsidR="002A7EB0" w:rsidRDefault="002A7EB0">
      <w:pPr>
        <w:numPr>
          <w:ilvl w:val="0"/>
          <w:numId w:val="178"/>
        </w:numPr>
        <w:tabs>
          <w:tab w:val="left" w:pos="284"/>
        </w:tabs>
        <w:spacing w:after="120" w:line="240" w:lineRule="auto"/>
        <w:ind w:left="284" w:hanging="284"/>
        <w:jc w:val="both"/>
      </w:pPr>
      <w:r>
        <w:t>Os valores correspondentes estão apresentados e as demonstrações contábeis do período anterior foram examinadas pelo auditor independente antecessor. O auditor não está proibido por lei ou regulamento de mencionar o relatório do auditor independente anterior sobre os valores correspondentes e decide fazer isso.</w:t>
      </w:r>
    </w:p>
    <w:p w14:paraId="7BC3FBA5" w14:textId="77777777" w:rsidR="002A7EB0" w:rsidRDefault="002A7EB0">
      <w:pPr>
        <w:numPr>
          <w:ilvl w:val="0"/>
          <w:numId w:val="178"/>
        </w:numPr>
        <w:tabs>
          <w:tab w:val="left" w:pos="284"/>
        </w:tabs>
        <w:spacing w:after="120" w:line="240" w:lineRule="auto"/>
        <w:ind w:left="284" w:hanging="284"/>
        <w:jc w:val="both"/>
      </w:pPr>
      <w:r>
        <w:t>As pessoas responsáveis pela supervisão das demonstrações contábeis não são aquelas responsáveis pela elaboração das demonstrações contábeis.</w:t>
      </w:r>
    </w:p>
    <w:p w14:paraId="2899EDF1" w14:textId="77777777" w:rsidR="002A7EB0" w:rsidRDefault="002A7EB0" w:rsidP="002A7EB0">
      <w:pPr>
        <w:jc w:val="both"/>
        <w:rPr>
          <w:bCs/>
          <w:iCs/>
          <w:color w:val="000000"/>
          <w:spacing w:val="-7"/>
        </w:rPr>
      </w:pPr>
    </w:p>
    <w:p w14:paraId="3449F9EA" w14:textId="77777777" w:rsidR="002A7EB0" w:rsidRDefault="002A7EB0" w:rsidP="002A7EB0">
      <w:pPr>
        <w:jc w:val="both"/>
        <w:rPr>
          <w:b/>
          <w:bCs/>
          <w:iCs/>
          <w:color w:val="000000"/>
          <w:spacing w:val="-7"/>
        </w:rPr>
      </w:pPr>
      <w:r>
        <w:rPr>
          <w:b/>
        </w:rPr>
        <w:t>RELATÓRIO DO AUDITOR INDEPENDENTE SOBRE AS DEMONSTRAÇÕES CONTÁBEIS</w:t>
      </w:r>
      <w:r>
        <w:rPr>
          <w:bCs/>
          <w:iCs/>
          <w:color w:val="000000"/>
          <w:spacing w:val="-7"/>
          <w:vertAlign w:val="superscript"/>
        </w:rPr>
        <w:t>(1)</w:t>
      </w:r>
    </w:p>
    <w:p w14:paraId="150544CD" w14:textId="77777777" w:rsidR="002A7EB0" w:rsidRDefault="002A7EB0" w:rsidP="002A7EB0">
      <w:pPr>
        <w:jc w:val="both"/>
        <w:rPr>
          <w:bCs/>
          <w:iCs/>
          <w:color w:val="000000"/>
          <w:spacing w:val="-7"/>
        </w:rPr>
      </w:pPr>
    </w:p>
    <w:p w14:paraId="062D2832" w14:textId="77777777" w:rsidR="002A7EB0" w:rsidRDefault="002A7EB0" w:rsidP="002A7EB0">
      <w:pPr>
        <w:jc w:val="both"/>
        <w:rPr>
          <w:bCs/>
          <w:iCs/>
          <w:color w:val="000000"/>
          <w:spacing w:val="-7"/>
        </w:rPr>
      </w:pPr>
      <w:r>
        <w:t>Aos acionistas da Companhia ABC [ou outro destinatário apropriado]</w:t>
      </w:r>
    </w:p>
    <w:p w14:paraId="0D6BB0BA" w14:textId="77777777" w:rsidR="002A7EB0" w:rsidRDefault="002A7EB0" w:rsidP="002A7EB0">
      <w:pPr>
        <w:jc w:val="both"/>
        <w:rPr>
          <w:bCs/>
          <w:iCs/>
          <w:color w:val="000000"/>
          <w:spacing w:val="-7"/>
        </w:rPr>
      </w:pPr>
    </w:p>
    <w:p w14:paraId="776789A3" w14:textId="77777777" w:rsidR="002A7EB0" w:rsidRDefault="002A7EB0" w:rsidP="002A7EB0">
      <w:pPr>
        <w:jc w:val="both"/>
        <w:rPr>
          <w:b/>
        </w:rPr>
      </w:pPr>
      <w:r>
        <w:rPr>
          <w:b/>
        </w:rPr>
        <w:t>Opinião com ressalva</w:t>
      </w:r>
    </w:p>
    <w:p w14:paraId="5A1829A6" w14:textId="77777777" w:rsidR="002A7EB0" w:rsidRDefault="002A7EB0" w:rsidP="002A7EB0">
      <w:pPr>
        <w:jc w:val="both"/>
        <w:rPr>
          <w:bCs/>
          <w:iCs/>
          <w:color w:val="000000"/>
          <w:spacing w:val="-7"/>
        </w:rPr>
      </w:pPr>
    </w:p>
    <w:p w14:paraId="6C02B3D2" w14:textId="77777777" w:rsidR="002A7EB0" w:rsidRDefault="002A7EB0" w:rsidP="002A7EB0">
      <w:pPr>
        <w:jc w:val="both"/>
      </w:pPr>
      <w:r>
        <w:t>Examinamos as demonstrações contábeis da Companhia ABC (Companhia), que compreendem o balanço patrimonial, em 31 de dezembro de 20X1, e as respectivas demonstrações do resultado, do resultado abrangente, das mutações do patrimônio líquido e dos fluxos de caixa para o exercício findo nessa data, bem como as correspondentes notas explicativas, incluindo o resumo das principais políticas contábeis.</w:t>
      </w:r>
    </w:p>
    <w:p w14:paraId="3EB97C6B" w14:textId="77777777" w:rsidR="002A7EB0" w:rsidRDefault="002A7EB0" w:rsidP="002A7EB0">
      <w:pPr>
        <w:jc w:val="both"/>
        <w:rPr>
          <w:bCs/>
          <w:iCs/>
          <w:color w:val="000000"/>
          <w:spacing w:val="-7"/>
        </w:rPr>
      </w:pPr>
    </w:p>
    <w:p w14:paraId="6CE6FBE5" w14:textId="77777777" w:rsidR="002A7EB0" w:rsidRDefault="002A7EB0" w:rsidP="002A7EB0">
      <w:pPr>
        <w:jc w:val="both"/>
      </w:pPr>
      <w:r>
        <w:t>Em nossa opinião, exceto pelos efeitos do assunto descrito na seção a seguir, intitulada “Base para opinião com ressalva”, as demonstrações contábeis acima referidas apresentam adequadamente, em todos os aspectos relevantes, a posição patrimonial e financeira da companhia, em 31 de dezembro de 20X1, e o desempenho de suas operações e os seus fluxos de caixa para o exercício findo nessa data, de acordo com as práticas contábeis adotadas no Brasil.</w:t>
      </w:r>
    </w:p>
    <w:p w14:paraId="745A7706" w14:textId="77777777" w:rsidR="002A7EB0" w:rsidRDefault="002A7EB0" w:rsidP="002A7EB0">
      <w:pPr>
        <w:jc w:val="both"/>
        <w:rPr>
          <w:bCs/>
          <w:iCs/>
          <w:color w:val="000000"/>
          <w:spacing w:val="-7"/>
        </w:rPr>
      </w:pPr>
    </w:p>
    <w:p w14:paraId="4D9524AE" w14:textId="77777777" w:rsidR="002A7EB0" w:rsidRDefault="002A7EB0" w:rsidP="002A7EB0">
      <w:pPr>
        <w:jc w:val="both"/>
        <w:rPr>
          <w:b/>
        </w:rPr>
      </w:pPr>
      <w:r>
        <w:rPr>
          <w:b/>
        </w:rPr>
        <w:t>Base para opinião com ressalva</w:t>
      </w:r>
    </w:p>
    <w:p w14:paraId="6DACF8A8" w14:textId="77777777" w:rsidR="002A7EB0" w:rsidRDefault="002A7EB0" w:rsidP="002A7EB0">
      <w:pPr>
        <w:jc w:val="both"/>
        <w:rPr>
          <w:bCs/>
          <w:iCs/>
          <w:color w:val="000000"/>
          <w:spacing w:val="-7"/>
        </w:rPr>
      </w:pPr>
    </w:p>
    <w:p w14:paraId="1FCC2FE2" w14:textId="77777777" w:rsidR="002A7EB0" w:rsidRDefault="002A7EB0" w:rsidP="002A7EB0">
      <w:pPr>
        <w:jc w:val="both"/>
      </w:pPr>
      <w:r>
        <w:t>Fomos designados como auditores da companhia em 30 de junho de 20X1 e, portanto, não acompanhamos o inventário físico no início do exercício. Não foi possível nos satisfazer por meios alternativos quanto às quantidades em estoque em 31 de dezembro de 20X0. Como os estoques iniciais são computados na determinação do resultado e dos fluxos de caixa, não nos foi possível determinar se seria necessário efetuar ajustes no lucro líquido do exercício registrado na demonstração do resultado e nos fluxos de caixa de atividades operacionais registrados na demonstração dos fluxos de caixa.</w:t>
      </w:r>
    </w:p>
    <w:p w14:paraId="7755A579" w14:textId="77777777" w:rsidR="002A7EB0" w:rsidRDefault="002A7EB0" w:rsidP="002A7EB0">
      <w:pPr>
        <w:jc w:val="both"/>
        <w:rPr>
          <w:bCs/>
          <w:iCs/>
          <w:color w:val="000000"/>
          <w:spacing w:val="-7"/>
        </w:rPr>
      </w:pPr>
    </w:p>
    <w:p w14:paraId="2BBA11E3" w14:textId="77777777" w:rsidR="002A7EB0" w:rsidRDefault="002A7EB0" w:rsidP="002A7EB0">
      <w:pPr>
        <w:jc w:val="both"/>
      </w:pPr>
      <w:r>
        <w:t>Nossa auditoria foi conduzida de acordo com as normas brasileiras e internacionais de auditoria.  Nossas responsabilidades, em conformidade com tais normas, estão descritas na seção a seguir, intitulada “Responsabilidades do auditor pela auditoria das demonstrações contábeis”. Somos independentes em relação à companhia,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 com ressalva.</w:t>
      </w:r>
    </w:p>
    <w:p w14:paraId="1C4CFFEB" w14:textId="77777777" w:rsidR="002A7EB0" w:rsidRDefault="002A7EB0" w:rsidP="002A7EB0">
      <w:pPr>
        <w:jc w:val="both"/>
        <w:rPr>
          <w:bCs/>
          <w:iCs/>
          <w:color w:val="000000"/>
          <w:spacing w:val="-7"/>
        </w:rPr>
      </w:pPr>
    </w:p>
    <w:p w14:paraId="510294AA" w14:textId="77777777" w:rsidR="002A7EB0" w:rsidRDefault="002A7EB0" w:rsidP="002A7EB0">
      <w:pPr>
        <w:jc w:val="both"/>
        <w:rPr>
          <w:b/>
        </w:rPr>
      </w:pPr>
      <w:r>
        <w:rPr>
          <w:b/>
        </w:rPr>
        <w:t>Outros assuntos</w:t>
      </w:r>
    </w:p>
    <w:p w14:paraId="6B0E23BC" w14:textId="77777777" w:rsidR="002A7EB0" w:rsidRDefault="002A7EB0" w:rsidP="002A7EB0">
      <w:pPr>
        <w:jc w:val="both"/>
        <w:rPr>
          <w:bCs/>
          <w:iCs/>
          <w:color w:val="000000"/>
          <w:spacing w:val="-7"/>
        </w:rPr>
      </w:pPr>
    </w:p>
    <w:p w14:paraId="187DC54E" w14:textId="77777777" w:rsidR="002A7EB0" w:rsidRDefault="002A7EB0" w:rsidP="002A7EB0">
      <w:pPr>
        <w:jc w:val="both"/>
      </w:pPr>
      <w:r>
        <w:t>As demonstrações contábeis da companhia para o exercício findo em 31 de dezembro de 20X0 foram auditadas por outro auditor que, em seu relatório de auditoria, datado de 31 de março de 20X1, expressou opinião não modificada sobre essas demonstrações.</w:t>
      </w:r>
    </w:p>
    <w:p w14:paraId="2C070B4B" w14:textId="77777777" w:rsidR="002A7EB0" w:rsidRDefault="002A7EB0" w:rsidP="002A7EB0">
      <w:pPr>
        <w:jc w:val="both"/>
        <w:rPr>
          <w:bCs/>
          <w:iCs/>
          <w:color w:val="000000"/>
          <w:spacing w:val="-7"/>
        </w:rPr>
      </w:pPr>
    </w:p>
    <w:p w14:paraId="2548FA70" w14:textId="77777777" w:rsidR="002A7EB0" w:rsidRDefault="002A7EB0" w:rsidP="002A7EB0">
      <w:pPr>
        <w:jc w:val="both"/>
        <w:rPr>
          <w:b/>
        </w:rPr>
      </w:pPr>
      <w:r>
        <w:rPr>
          <w:b/>
        </w:rPr>
        <w:t>Outras informações que acompanham as demonstrações contábeis e o relatório do auditor</w:t>
      </w:r>
    </w:p>
    <w:p w14:paraId="7BBC6B62" w14:textId="77777777" w:rsidR="002A7EB0" w:rsidRDefault="002A7EB0" w:rsidP="002A7EB0">
      <w:pPr>
        <w:jc w:val="both"/>
      </w:pPr>
    </w:p>
    <w:p w14:paraId="0670807F" w14:textId="77777777" w:rsidR="002A7EB0" w:rsidRDefault="002A7EB0" w:rsidP="002A7EB0">
      <w:pPr>
        <w:jc w:val="both"/>
        <w:rPr>
          <w:i/>
        </w:rPr>
      </w:pPr>
      <w:r>
        <w:rPr>
          <w:i/>
        </w:rPr>
        <w:t>[Apresentação de acordo com o Exemplo 1 no Apêndice 2 da NBC TA 720].</w:t>
      </w:r>
    </w:p>
    <w:p w14:paraId="24FE3F36" w14:textId="77777777" w:rsidR="002A7EB0" w:rsidRDefault="002A7EB0" w:rsidP="002A7EB0">
      <w:pPr>
        <w:jc w:val="both"/>
        <w:rPr>
          <w:bCs/>
          <w:iCs/>
          <w:color w:val="000000"/>
          <w:spacing w:val="-7"/>
        </w:rPr>
      </w:pPr>
    </w:p>
    <w:p w14:paraId="48CBC180" w14:textId="77777777" w:rsidR="002A7EB0" w:rsidRDefault="002A7EB0" w:rsidP="002A7EB0">
      <w:pPr>
        <w:jc w:val="both"/>
        <w:rPr>
          <w:b/>
          <w:bCs/>
          <w:iCs/>
          <w:color w:val="000000"/>
          <w:spacing w:val="-7"/>
        </w:rPr>
      </w:pPr>
      <w:r>
        <w:rPr>
          <w:b/>
        </w:rPr>
        <w:t>Responsabilidades da administração e da governança pelas demonstrações contábeis</w:t>
      </w:r>
      <w:r>
        <w:rPr>
          <w:bCs/>
          <w:iCs/>
          <w:color w:val="000000"/>
          <w:spacing w:val="-7"/>
          <w:vertAlign w:val="superscript"/>
        </w:rPr>
        <w:t>(2)</w:t>
      </w:r>
    </w:p>
    <w:p w14:paraId="4BCB1EE5" w14:textId="77777777" w:rsidR="002A7EB0" w:rsidRDefault="002A7EB0" w:rsidP="002A7EB0">
      <w:pPr>
        <w:jc w:val="both"/>
      </w:pPr>
    </w:p>
    <w:p w14:paraId="4A6D1766" w14:textId="77777777" w:rsidR="002A7EB0" w:rsidRDefault="002A7EB0" w:rsidP="002A7EB0">
      <w:pPr>
        <w:jc w:val="both"/>
        <w:rPr>
          <w:i/>
        </w:rPr>
      </w:pPr>
      <w:r>
        <w:rPr>
          <w:i/>
        </w:rPr>
        <w:t>[Apresentação de acordo com o Exemplo 1 da NBC TA 700].</w:t>
      </w:r>
    </w:p>
    <w:p w14:paraId="56278696" w14:textId="77777777" w:rsidR="002A7EB0" w:rsidRDefault="002A7EB0" w:rsidP="002A7EB0">
      <w:pPr>
        <w:jc w:val="both"/>
      </w:pPr>
    </w:p>
    <w:p w14:paraId="4562FCDD" w14:textId="77777777" w:rsidR="002A7EB0" w:rsidRDefault="002A7EB0" w:rsidP="002A7EB0">
      <w:pPr>
        <w:jc w:val="both"/>
        <w:rPr>
          <w:b/>
          <w:bCs/>
          <w:iCs/>
          <w:color w:val="000000"/>
          <w:spacing w:val="-7"/>
          <w:u w:val="single"/>
        </w:rPr>
      </w:pPr>
      <w:r>
        <w:rPr>
          <w:b/>
        </w:rPr>
        <w:t>Responsabilidades do auditor pela auditoria das demonstrações contábeis</w:t>
      </w:r>
    </w:p>
    <w:p w14:paraId="018B71FF" w14:textId="77777777" w:rsidR="002A7EB0" w:rsidRDefault="002A7EB0" w:rsidP="002A7EB0">
      <w:pPr>
        <w:jc w:val="both"/>
        <w:rPr>
          <w:bCs/>
          <w:iCs/>
          <w:color w:val="000000"/>
          <w:spacing w:val="-7"/>
        </w:rPr>
      </w:pPr>
    </w:p>
    <w:p w14:paraId="5DA0F098" w14:textId="77777777" w:rsidR="002A7EB0" w:rsidRDefault="002A7EB0" w:rsidP="002A7EB0">
      <w:pPr>
        <w:jc w:val="both"/>
        <w:rPr>
          <w:i/>
        </w:rPr>
      </w:pPr>
      <w:r>
        <w:rPr>
          <w:i/>
        </w:rPr>
        <w:t>[Apresentação de acordo com o Exemplo 1 da NBC TA 700].</w:t>
      </w:r>
    </w:p>
    <w:p w14:paraId="023AD077" w14:textId="77777777" w:rsidR="002A7EB0" w:rsidRDefault="002A7EB0" w:rsidP="002A7EB0">
      <w:pPr>
        <w:jc w:val="both"/>
        <w:rPr>
          <w:bCs/>
          <w:iCs/>
          <w:strike/>
          <w:color w:val="000000"/>
          <w:spacing w:val="-7"/>
        </w:rPr>
      </w:pPr>
    </w:p>
    <w:p w14:paraId="255C0A9F" w14:textId="77777777" w:rsidR="002A7EB0" w:rsidRDefault="002A7EB0" w:rsidP="002A7EB0">
      <w:pPr>
        <w:jc w:val="both"/>
      </w:pPr>
      <w:r>
        <w:t>[Local (localidade do escritório de auditoria que emitiu o relatório) e data do relatório do auditor independente]</w:t>
      </w:r>
    </w:p>
    <w:p w14:paraId="571041BE" w14:textId="77777777" w:rsidR="002A7EB0" w:rsidRDefault="002A7EB0" w:rsidP="002A7EB0">
      <w:pPr>
        <w:jc w:val="both"/>
      </w:pPr>
      <w:r>
        <w:t>[Nome do auditor independente (pessoa física ou jurídica)]</w:t>
      </w:r>
    </w:p>
    <w:p w14:paraId="25B6E78C" w14:textId="77777777" w:rsidR="002A7EB0" w:rsidRDefault="002A7EB0" w:rsidP="002A7EB0">
      <w:pPr>
        <w:jc w:val="both"/>
      </w:pPr>
      <w:r>
        <w:t>[Nome do profissional (sócio ou responsável técnico, no caso de o auditor ser pessoa jurídica)]</w:t>
      </w:r>
    </w:p>
    <w:p w14:paraId="74DDB14F" w14:textId="77777777" w:rsidR="002A7EB0" w:rsidRDefault="002A7EB0" w:rsidP="002A7EB0">
      <w:pPr>
        <w:jc w:val="both"/>
      </w:pPr>
      <w:r>
        <w:t>[Números de registro no CRC da firma de auditoria e do profissional que assina o relatório]</w:t>
      </w:r>
    </w:p>
    <w:p w14:paraId="77E82087" w14:textId="77777777" w:rsidR="002A7EB0" w:rsidRDefault="002A7EB0" w:rsidP="002A7EB0">
      <w:pPr>
        <w:jc w:val="both"/>
      </w:pPr>
      <w:r>
        <w:t>[Assinatura do auditor independente]</w:t>
      </w:r>
    </w:p>
    <w:p w14:paraId="1F34CC90" w14:textId="77777777" w:rsidR="002A7EB0" w:rsidRDefault="002A7EB0" w:rsidP="002A7EB0">
      <w:pPr>
        <w:jc w:val="both"/>
        <w:rPr>
          <w:bCs/>
          <w:iCs/>
          <w:color w:val="000000"/>
          <w:spacing w:val="-7"/>
        </w:rPr>
      </w:pPr>
    </w:p>
    <w:p w14:paraId="47986AFB" w14:textId="77777777" w:rsidR="002A7EB0" w:rsidRDefault="002A7EB0" w:rsidP="002A7EB0">
      <w:pPr>
        <w:spacing w:after="120"/>
        <w:ind w:left="284" w:right="-74" w:hanging="284"/>
        <w:jc w:val="both"/>
        <w:rPr>
          <w:sz w:val="20"/>
          <w:szCs w:val="20"/>
        </w:rPr>
      </w:pPr>
      <w:r>
        <w:rPr>
          <w:sz w:val="20"/>
          <w:szCs w:val="20"/>
          <w:vertAlign w:val="superscript"/>
        </w:rPr>
        <w:t>(1)</w:t>
      </w:r>
      <w:r>
        <w:rPr>
          <w:sz w:val="20"/>
          <w:szCs w:val="20"/>
        </w:rPr>
        <w:t xml:space="preserve"> </w:t>
      </w:r>
      <w:r>
        <w:rPr>
          <w:sz w:val="20"/>
          <w:szCs w:val="20"/>
        </w:rPr>
        <w:tab/>
        <w:t>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3D4D01A4" w14:textId="77777777" w:rsidR="002A7EB0" w:rsidRDefault="002A7EB0" w:rsidP="002A7EB0">
      <w:pPr>
        <w:spacing w:after="120"/>
        <w:ind w:left="284" w:right="-74" w:hanging="284"/>
        <w:jc w:val="both"/>
        <w:rPr>
          <w:sz w:val="20"/>
          <w:szCs w:val="20"/>
        </w:rPr>
      </w:pPr>
      <w:r>
        <w:rPr>
          <w:sz w:val="20"/>
          <w:szCs w:val="20"/>
          <w:vertAlign w:val="superscript"/>
        </w:rPr>
        <w:t>(2)</w:t>
      </w:r>
      <w:r>
        <w:rPr>
          <w:sz w:val="20"/>
          <w:szCs w:val="20"/>
        </w:rPr>
        <w:t xml:space="preserve"> </w:t>
      </w:r>
      <w:r>
        <w:rPr>
          <w:sz w:val="20"/>
          <w:szCs w:val="20"/>
        </w:rPr>
        <w:tab/>
        <w:t>Em todos esses exemplos de relatório do auditor, os termos “administração” e “responsáveis pela governança” podem precisar ser substituídos por outros termos mais apropriados no contexto da estrutura legal de determinada jurisdição.</w:t>
      </w:r>
    </w:p>
    <w:p w14:paraId="4E44BDFA" w14:textId="77777777" w:rsidR="002A7EB0" w:rsidRDefault="002A7EB0" w:rsidP="002A7EB0">
      <w:pPr>
        <w:jc w:val="both"/>
        <w:rPr>
          <w:strike/>
        </w:rPr>
      </w:pPr>
    </w:p>
    <w:p w14:paraId="3E391203" w14:textId="77777777" w:rsidR="002A7EB0" w:rsidRDefault="002A7EB0" w:rsidP="002A7EB0">
      <w:pPr>
        <w:jc w:val="both"/>
        <w:rPr>
          <w:strike/>
        </w:rPr>
      </w:pPr>
    </w:p>
    <w:p w14:paraId="2E74D009" w14:textId="77777777" w:rsidR="002A7EB0" w:rsidRDefault="002A7EB0" w:rsidP="002A7EB0">
      <w:pPr>
        <w:jc w:val="both"/>
        <w:rPr>
          <w:strike/>
        </w:rPr>
      </w:pPr>
      <w:r>
        <w:rPr>
          <w:b/>
          <w:strike/>
        </w:rPr>
        <w:t>Exemplo 2</w:t>
      </w:r>
      <w:r>
        <w:rPr>
          <w:strike/>
        </w:rPr>
        <w:t>:</w:t>
      </w:r>
    </w:p>
    <w:p w14:paraId="525DC608" w14:textId="77777777" w:rsidR="002A7EB0" w:rsidRDefault="002A7EB0" w:rsidP="002A7EB0">
      <w:pPr>
        <w:jc w:val="both"/>
        <w:rPr>
          <w:strike/>
        </w:rPr>
      </w:pPr>
    </w:p>
    <w:p w14:paraId="7282F5CC" w14:textId="77777777" w:rsidR="002A7EB0" w:rsidRDefault="002A7EB0" w:rsidP="002A7EB0">
      <w:pPr>
        <w:jc w:val="both"/>
        <w:rPr>
          <w:strike/>
        </w:rPr>
      </w:pPr>
      <w:r>
        <w:rPr>
          <w:strike/>
        </w:rPr>
        <w:t>As circunstâncias descritas no item A8(b) incluem o seguinte:</w:t>
      </w:r>
    </w:p>
    <w:p w14:paraId="251C8B99" w14:textId="77777777" w:rsidR="002A7EB0" w:rsidRDefault="002A7EB0" w:rsidP="002A7EB0">
      <w:pPr>
        <w:jc w:val="both"/>
        <w:rPr>
          <w:strike/>
        </w:rPr>
      </w:pPr>
    </w:p>
    <w:p w14:paraId="5324230E" w14:textId="77777777" w:rsidR="002A7EB0" w:rsidRDefault="002A7EB0">
      <w:pPr>
        <w:numPr>
          <w:ilvl w:val="0"/>
          <w:numId w:val="195"/>
        </w:numPr>
        <w:spacing w:after="0" w:line="240" w:lineRule="auto"/>
        <w:ind w:left="567" w:hanging="283"/>
        <w:jc w:val="both"/>
        <w:rPr>
          <w:strike/>
        </w:rPr>
      </w:pPr>
      <w:r>
        <w:rPr>
          <w:strike/>
        </w:rPr>
        <w:t>o auditor não acompanhou o inventário físico no início do período corrente e não conseguiu obter evidência de auditoria apropriada e suficiente com relação aos saldos iniciais de estoque;</w:t>
      </w:r>
    </w:p>
    <w:p w14:paraId="2C61ABF3" w14:textId="77777777" w:rsidR="002A7EB0" w:rsidRDefault="002A7EB0">
      <w:pPr>
        <w:numPr>
          <w:ilvl w:val="0"/>
          <w:numId w:val="195"/>
        </w:numPr>
        <w:spacing w:after="0" w:line="240" w:lineRule="auto"/>
        <w:ind w:left="567" w:hanging="283"/>
        <w:jc w:val="both"/>
        <w:rPr>
          <w:strike/>
        </w:rPr>
      </w:pPr>
      <w:r>
        <w:rPr>
          <w:strike/>
        </w:rPr>
        <w:t>os possíveis efeitos da impossibilidade de obter evidência de auditoria apropriada e suficiente com relação aos saldos iniciais de estoque são considerados relevantes, mas não disseminados de forma generalizada, para as demonstrações do resultado e dos fluxos de caixa da entidade. (Se os possíveis efeitos, no julgamento do auditor, são considerados relevantes e disseminados para o resultado e os fluxos de caixa da entidade, o auditor se abstém de expressar uma opinião sobre o resultado e os fluxos de caixa);</w:t>
      </w:r>
    </w:p>
    <w:p w14:paraId="3A0E5747" w14:textId="77777777" w:rsidR="002A7EB0" w:rsidRDefault="002A7EB0">
      <w:pPr>
        <w:numPr>
          <w:ilvl w:val="0"/>
          <w:numId w:val="195"/>
        </w:numPr>
        <w:spacing w:after="0" w:line="240" w:lineRule="auto"/>
        <w:ind w:left="567" w:hanging="283"/>
        <w:jc w:val="both"/>
        <w:rPr>
          <w:strike/>
        </w:rPr>
      </w:pPr>
      <w:r>
        <w:rPr>
          <w:strike/>
        </w:rPr>
        <w:t>a posição patrimonial e financeira no final do exercício está adequadamente apresentada;</w:t>
      </w:r>
    </w:p>
    <w:p w14:paraId="53371C01" w14:textId="77777777" w:rsidR="002A7EB0" w:rsidRDefault="002A7EB0">
      <w:pPr>
        <w:numPr>
          <w:ilvl w:val="0"/>
          <w:numId w:val="195"/>
        </w:numPr>
        <w:spacing w:after="0" w:line="240" w:lineRule="auto"/>
        <w:ind w:left="567" w:hanging="283"/>
        <w:jc w:val="both"/>
        <w:rPr>
          <w:strike/>
        </w:rPr>
      </w:pPr>
      <w:r>
        <w:rPr>
          <w:strike/>
        </w:rPr>
        <w:t>a opinião com ressalva com relação ao resultado e aos fluxos de caixa e não modificada com relação à posição patrimonial e financeira é considerada apropriada nas circunstâncias.</w:t>
      </w:r>
    </w:p>
    <w:p w14:paraId="043A2AB5" w14:textId="77777777" w:rsidR="002A7EB0" w:rsidRDefault="002A7EB0" w:rsidP="002A7EB0">
      <w:pPr>
        <w:jc w:val="both"/>
        <w:rPr>
          <w:strike/>
        </w:rPr>
      </w:pPr>
    </w:p>
    <w:p w14:paraId="46851B26" w14:textId="77777777" w:rsidR="002A7EB0" w:rsidRDefault="002A7EB0" w:rsidP="002A7EB0">
      <w:pPr>
        <w:jc w:val="both"/>
        <w:rPr>
          <w:b/>
          <w:strike/>
        </w:rPr>
      </w:pPr>
      <w:r>
        <w:rPr>
          <w:b/>
          <w:strike/>
        </w:rPr>
        <w:t>RELATÓRIO DOS AUDITORES INDEPENDENTES SOBRE AS DEMONSTRAÇÕES CONTÁBEIS</w:t>
      </w:r>
      <w:r>
        <w:rPr>
          <w:b/>
          <w:strike/>
          <w:sz w:val="20"/>
          <w:szCs w:val="20"/>
        </w:rPr>
        <w:t>(*)</w:t>
      </w:r>
    </w:p>
    <w:p w14:paraId="7B6F5FE3" w14:textId="77777777" w:rsidR="002A7EB0" w:rsidRDefault="002A7EB0" w:rsidP="002A7EB0">
      <w:pPr>
        <w:jc w:val="both"/>
        <w:rPr>
          <w:strike/>
        </w:rPr>
      </w:pPr>
    </w:p>
    <w:p w14:paraId="7ABE748F" w14:textId="77777777" w:rsidR="002A7EB0" w:rsidRDefault="002A7EB0" w:rsidP="002A7EB0">
      <w:pPr>
        <w:pStyle w:val="Textodenotaderodap"/>
        <w:ind w:left="284" w:hanging="284"/>
        <w:jc w:val="both"/>
        <w:rPr>
          <w:strike/>
        </w:rPr>
      </w:pPr>
      <w:r>
        <w:rPr>
          <w:strike/>
        </w:rPr>
        <w:t xml:space="preserve">(*) </w:t>
      </w:r>
      <w:r>
        <w:rPr>
          <w:strike/>
        </w:rPr>
        <w:tab/>
        <w:t>Observação: No caso do relatório dos auditores cobrir, também, outros aspectos legais e regulatórios, demonstrações contábeis consolidadas ou outras demonstrações, como, por exemplo, a Demonstração do Valor Adicionado, ou ainda nas circunstâncias em que o auditor também tem a responsabilidade de expressar uma opinião sobre a eficácia dos controles internos em conjunto com a auditoria das demonstrações contábeis, ver exemplos contidos na NBC TA 700, que apresenta as adaptações necessárias a serem efetuadas</w:t>
      </w:r>
      <w:r>
        <w:rPr>
          <w:b/>
          <w:strike/>
        </w:rPr>
        <w:t>.</w:t>
      </w:r>
    </w:p>
    <w:p w14:paraId="778A7DC5" w14:textId="77777777" w:rsidR="002A7EB0" w:rsidRDefault="002A7EB0" w:rsidP="002A7EB0">
      <w:pPr>
        <w:jc w:val="both"/>
        <w:rPr>
          <w:strike/>
        </w:rPr>
      </w:pPr>
    </w:p>
    <w:p w14:paraId="1707D718" w14:textId="77777777" w:rsidR="002A7EB0" w:rsidRDefault="002A7EB0" w:rsidP="002A7EB0">
      <w:pPr>
        <w:jc w:val="both"/>
        <w:rPr>
          <w:strike/>
        </w:rPr>
      </w:pPr>
      <w:r>
        <w:rPr>
          <w:strike/>
        </w:rPr>
        <w:t>[Destinatário]</w:t>
      </w:r>
    </w:p>
    <w:p w14:paraId="22D3762F" w14:textId="77777777" w:rsidR="002A7EB0" w:rsidRDefault="002A7EB0" w:rsidP="002A7EB0">
      <w:pPr>
        <w:jc w:val="both"/>
        <w:rPr>
          <w:strike/>
        </w:rPr>
      </w:pPr>
    </w:p>
    <w:p w14:paraId="2569A0F9" w14:textId="77777777" w:rsidR="002A7EB0" w:rsidRDefault="002A7EB0" w:rsidP="002A7EB0">
      <w:pPr>
        <w:jc w:val="both"/>
        <w:rPr>
          <w:strike/>
        </w:rPr>
      </w:pPr>
      <w:r>
        <w:rPr>
          <w:strike/>
        </w:rPr>
        <w:t>Examinamos as demonstrações contábeis da Companhia ABC, que compreendem o balanço patrimonial em 31 de dezembro de 20X1, e as respectivas demonstrações do resultado, das mutações do patrimônio líquido e dos fluxos de caixa para o exercício findo naquela data, assim como o resumo das principais práticas contábeis e demais notas explicativas.</w:t>
      </w:r>
    </w:p>
    <w:p w14:paraId="60513743" w14:textId="77777777" w:rsidR="002A7EB0" w:rsidRDefault="002A7EB0" w:rsidP="002A7EB0">
      <w:pPr>
        <w:jc w:val="both"/>
        <w:rPr>
          <w:strike/>
        </w:rPr>
      </w:pPr>
    </w:p>
    <w:p w14:paraId="26C1F822" w14:textId="77777777" w:rsidR="002A7EB0" w:rsidRDefault="002A7EB0" w:rsidP="002A7EB0">
      <w:pPr>
        <w:jc w:val="both"/>
        <w:rPr>
          <w:b/>
          <w:strike/>
        </w:rPr>
      </w:pPr>
      <w:r>
        <w:rPr>
          <w:b/>
          <w:strike/>
        </w:rPr>
        <w:t>Responsabilidade da administração da Companhia sobre as demonstrações contábeis</w:t>
      </w:r>
    </w:p>
    <w:p w14:paraId="7A58EE50" w14:textId="77777777" w:rsidR="002A7EB0" w:rsidRDefault="002A7EB0" w:rsidP="002A7EB0">
      <w:pPr>
        <w:jc w:val="both"/>
        <w:rPr>
          <w:b/>
          <w:strike/>
        </w:rPr>
      </w:pPr>
    </w:p>
    <w:p w14:paraId="40BB7B95" w14:textId="77777777" w:rsidR="002A7EB0" w:rsidRDefault="002A7EB0" w:rsidP="002A7EB0">
      <w:pPr>
        <w:jc w:val="both"/>
        <w:rPr>
          <w:strike/>
          <w:color w:val="000000"/>
        </w:rPr>
      </w:pPr>
      <w:r>
        <w:rPr>
          <w:strike/>
        </w:rPr>
        <w:t xml:space="preserve">A Administração da Companhia é responsável pela elaboração e adequada apresentação dessas demonstrações contábeis de acordo com as práticas contábeis adotadas no Brasil </w:t>
      </w:r>
      <w:r>
        <w:rPr>
          <w:strike/>
          <w:color w:val="000000"/>
        </w:rPr>
        <w:t>e pelos controles internos que ela determinou como necessários para permitir a elaboração das demonstrações contábeis livres de distorção relevante,</w:t>
      </w:r>
      <w:r>
        <w:rPr>
          <w:strike/>
        </w:rPr>
        <w:t xml:space="preserve"> independentemente se causada por fraude ou erro</w:t>
      </w:r>
      <w:r>
        <w:rPr>
          <w:strike/>
          <w:color w:val="000000"/>
        </w:rPr>
        <w:t>.</w:t>
      </w:r>
    </w:p>
    <w:p w14:paraId="7380DB2B" w14:textId="77777777" w:rsidR="002A7EB0" w:rsidRDefault="002A7EB0" w:rsidP="002A7EB0">
      <w:pPr>
        <w:rPr>
          <w:rFonts w:ascii="Courier New" w:hAnsi="Courier New" w:cs="Courier New"/>
          <w:strike/>
          <w:color w:val="000000"/>
        </w:rPr>
      </w:pPr>
    </w:p>
    <w:p w14:paraId="3164EADF" w14:textId="77777777" w:rsidR="002A7EB0" w:rsidRDefault="002A7EB0" w:rsidP="002A7EB0">
      <w:pPr>
        <w:jc w:val="both"/>
        <w:rPr>
          <w:b/>
          <w:strike/>
        </w:rPr>
      </w:pPr>
      <w:r>
        <w:rPr>
          <w:b/>
          <w:strike/>
        </w:rPr>
        <w:t>Responsabilidade do auditor</w:t>
      </w:r>
    </w:p>
    <w:p w14:paraId="0793365F" w14:textId="77777777" w:rsidR="002A7EB0" w:rsidRDefault="002A7EB0" w:rsidP="002A7EB0">
      <w:pPr>
        <w:jc w:val="both"/>
        <w:rPr>
          <w:b/>
          <w:strike/>
          <w:highlight w:val="cyan"/>
        </w:rPr>
      </w:pPr>
    </w:p>
    <w:p w14:paraId="35998752" w14:textId="77777777" w:rsidR="002A7EB0" w:rsidRDefault="002A7EB0" w:rsidP="002A7EB0">
      <w:pPr>
        <w:jc w:val="both"/>
        <w:rPr>
          <w:strike/>
        </w:rPr>
      </w:pPr>
      <w:r>
        <w:rPr>
          <w:strike/>
        </w:rPr>
        <w:t xml:space="preserve">Nossa responsabilidade é a de expressar uma opinião sobre essas demonstrações contábeis com base em nossa auditoria, conduzida de acordo com as normas brasileiras e internacionais de auditoria. Essas normas requerem o cumprimento das exigências éticas pelos auditores e que a auditoria seja planejada e executada com o objetivo de obter segurança razoável de que as demonstrações contábeis estão livres de distorção relevante. </w:t>
      </w:r>
    </w:p>
    <w:p w14:paraId="5DE92017" w14:textId="77777777" w:rsidR="002A7EB0" w:rsidRDefault="002A7EB0" w:rsidP="002A7EB0">
      <w:pPr>
        <w:jc w:val="both"/>
        <w:rPr>
          <w:strike/>
        </w:rPr>
      </w:pPr>
    </w:p>
    <w:p w14:paraId="53810140" w14:textId="77777777" w:rsidR="002A7EB0" w:rsidRDefault="002A7EB0" w:rsidP="002A7EB0">
      <w:pPr>
        <w:jc w:val="both"/>
        <w:rPr>
          <w:strike/>
        </w:rPr>
      </w:pPr>
      <w:r>
        <w:rPr>
          <w:strike/>
        </w:rPr>
        <w:t>Uma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 independentemente se causada por fraude ou erro.  Nessa avaliação de riscos, o auditor considera os controles internos relevantes para a elaboração e adequada apresentação das demonstrações contábeis da Companhia para planejar os procedimentos de auditoria que são apropriados nas circunstâncias, mas não para fins de expressar uma opinião sobre a eficácia desses controles internos da Companhia.  Uma auditoria inclui, também, a avaliação da adequação das práticas contábeis utilizadas e a razoabilidade das estimativas contábeis feitas pela administração, bem como a avaliação da apresentação das demonstrações contábeis tomadas em conjunto.</w:t>
      </w:r>
    </w:p>
    <w:p w14:paraId="1719C780" w14:textId="77777777" w:rsidR="002A7EB0" w:rsidRDefault="002A7EB0" w:rsidP="002A7EB0">
      <w:pPr>
        <w:jc w:val="both"/>
        <w:rPr>
          <w:strike/>
        </w:rPr>
      </w:pPr>
    </w:p>
    <w:p w14:paraId="53072568" w14:textId="77777777" w:rsidR="002A7EB0" w:rsidRDefault="002A7EB0" w:rsidP="002A7EB0">
      <w:pPr>
        <w:jc w:val="both"/>
        <w:rPr>
          <w:strike/>
        </w:rPr>
      </w:pPr>
      <w:r>
        <w:rPr>
          <w:strike/>
        </w:rPr>
        <w:t>Acreditamos que a evidência de auditoria obtida é suficiente e apropriada para fundamentar nossa opinião limpa sobre a posição patrimonial e financeira e opinião com ressalva sobre o desempenho das operações e os fluxos de caixa.</w:t>
      </w:r>
    </w:p>
    <w:p w14:paraId="5432F18E" w14:textId="77777777" w:rsidR="002A7EB0" w:rsidRDefault="002A7EB0" w:rsidP="002A7EB0">
      <w:pPr>
        <w:jc w:val="both"/>
        <w:rPr>
          <w:strike/>
        </w:rPr>
      </w:pPr>
    </w:p>
    <w:p w14:paraId="4169A835" w14:textId="77777777" w:rsidR="002A7EB0" w:rsidRDefault="002A7EB0" w:rsidP="002A7EB0">
      <w:pPr>
        <w:jc w:val="both"/>
        <w:rPr>
          <w:strike/>
        </w:rPr>
      </w:pPr>
      <w:r>
        <w:rPr>
          <w:b/>
          <w:strike/>
        </w:rPr>
        <w:t>Base para opinião com ressalva sobre resultado e fluxos de caixa</w:t>
      </w:r>
    </w:p>
    <w:p w14:paraId="0D66C802" w14:textId="77777777" w:rsidR="002A7EB0" w:rsidRDefault="002A7EB0" w:rsidP="002A7EB0">
      <w:pPr>
        <w:jc w:val="both"/>
        <w:rPr>
          <w:strike/>
        </w:rPr>
      </w:pPr>
    </w:p>
    <w:p w14:paraId="3B13A488" w14:textId="77777777" w:rsidR="002A7EB0" w:rsidRDefault="002A7EB0" w:rsidP="002A7EB0">
      <w:pPr>
        <w:jc w:val="both"/>
        <w:rPr>
          <w:strike/>
        </w:rPr>
      </w:pPr>
      <w:r>
        <w:rPr>
          <w:strike/>
        </w:rPr>
        <w:t>Fomos designados como auditores da Companhia em 30 de junho de 20X1 e, portanto, não acompanhamos o inventário físico no início do exercício. Não foi possível nos satisfazer por meios alternativos quanto às quantidades em estoque em 31 de dezembro de 20X0. Como os estoques iniciais são computados na determinação do resultado e dos fluxos de caixa, não nos foi possível determinar ajustes que teriam sido necessários ao lucro liquido do exercício apresentado na demonstração do resultado e os fluxos de caixa de atividades operacionais apresentados na demonstração dos fluxos de caixa.</w:t>
      </w:r>
    </w:p>
    <w:p w14:paraId="7B9BCAE5" w14:textId="77777777" w:rsidR="002A7EB0" w:rsidRDefault="002A7EB0" w:rsidP="002A7EB0">
      <w:pPr>
        <w:jc w:val="both"/>
        <w:rPr>
          <w:strike/>
        </w:rPr>
      </w:pPr>
    </w:p>
    <w:p w14:paraId="22C3BD10" w14:textId="77777777" w:rsidR="002A7EB0" w:rsidRDefault="002A7EB0" w:rsidP="002A7EB0">
      <w:pPr>
        <w:jc w:val="both"/>
        <w:rPr>
          <w:b/>
          <w:strike/>
        </w:rPr>
      </w:pPr>
      <w:r>
        <w:rPr>
          <w:b/>
          <w:strike/>
        </w:rPr>
        <w:t>Opinião com ressalva sobre o desempenho das operações e fluxos de caixa</w:t>
      </w:r>
    </w:p>
    <w:p w14:paraId="4A38CAAE" w14:textId="77777777" w:rsidR="002A7EB0" w:rsidRDefault="002A7EB0" w:rsidP="002A7EB0">
      <w:pPr>
        <w:jc w:val="both"/>
        <w:rPr>
          <w:strike/>
        </w:rPr>
      </w:pPr>
    </w:p>
    <w:p w14:paraId="7FC45411" w14:textId="77777777" w:rsidR="002A7EB0" w:rsidRDefault="002A7EB0" w:rsidP="002A7EB0">
      <w:pPr>
        <w:jc w:val="both"/>
        <w:rPr>
          <w:strike/>
        </w:rPr>
      </w:pPr>
      <w:r>
        <w:rPr>
          <w:strike/>
        </w:rPr>
        <w:t xml:space="preserve">Em nossa opinião, exceto pelos possíveis efeitos do assunto descrito no parágrafo </w:t>
      </w:r>
      <w:r>
        <w:rPr>
          <w:b/>
          <w:strike/>
        </w:rPr>
        <w:t>Base para opinião com ressalva</w:t>
      </w:r>
      <w:r>
        <w:rPr>
          <w:strike/>
        </w:rPr>
        <w:t>, as demonstrações do resultado e dos fluxos de caixa apresentam adequadamente, em todos os aspectos relevantes, o desempenho das operações e os fluxos de caixa da Companhia ABC para o exercício findo em 31 de dezembro de 20X1 de acordo com as práticas contábeis adotadas no Brasil.</w:t>
      </w:r>
    </w:p>
    <w:p w14:paraId="29DA0EBB" w14:textId="77777777" w:rsidR="002A7EB0" w:rsidRDefault="002A7EB0" w:rsidP="002A7EB0">
      <w:pPr>
        <w:jc w:val="both"/>
        <w:rPr>
          <w:strike/>
        </w:rPr>
      </w:pPr>
    </w:p>
    <w:p w14:paraId="2D73EDD5" w14:textId="77777777" w:rsidR="002A7EB0" w:rsidRDefault="002A7EB0" w:rsidP="002A7EB0">
      <w:pPr>
        <w:jc w:val="both"/>
        <w:rPr>
          <w:b/>
          <w:strike/>
        </w:rPr>
      </w:pPr>
      <w:r>
        <w:rPr>
          <w:b/>
          <w:strike/>
        </w:rPr>
        <w:t>Opinião sobre a posição patrimonial e financeira</w:t>
      </w:r>
    </w:p>
    <w:p w14:paraId="5377CC4F" w14:textId="77777777" w:rsidR="002A7EB0" w:rsidRDefault="002A7EB0" w:rsidP="002A7EB0">
      <w:pPr>
        <w:jc w:val="both"/>
        <w:rPr>
          <w:strike/>
        </w:rPr>
      </w:pPr>
    </w:p>
    <w:p w14:paraId="35E5DAED" w14:textId="77777777" w:rsidR="002A7EB0" w:rsidRDefault="002A7EB0" w:rsidP="002A7EB0">
      <w:pPr>
        <w:jc w:val="both"/>
        <w:rPr>
          <w:strike/>
        </w:rPr>
      </w:pPr>
      <w:r>
        <w:rPr>
          <w:strike/>
        </w:rPr>
        <w:t>Em nossa opinião, o balanço patrimonial apresenta adequadamente, em todos os aspectos relevantes, a posição patrimonial e financeira da Companhia ABC em 31 de dezembro de 20X1 de acordo com as práticas contábeis adotadas no Brasil.</w:t>
      </w:r>
    </w:p>
    <w:p w14:paraId="4E0C82F9" w14:textId="77777777" w:rsidR="002A7EB0" w:rsidRDefault="002A7EB0" w:rsidP="002A7EB0">
      <w:pPr>
        <w:jc w:val="both"/>
        <w:rPr>
          <w:strike/>
        </w:rPr>
      </w:pPr>
    </w:p>
    <w:p w14:paraId="5109723B" w14:textId="77777777" w:rsidR="002A7EB0" w:rsidRDefault="002A7EB0" w:rsidP="002A7EB0">
      <w:pPr>
        <w:jc w:val="both"/>
        <w:rPr>
          <w:strike/>
        </w:rPr>
      </w:pPr>
      <w:r>
        <w:rPr>
          <w:strike/>
        </w:rPr>
        <w:t>Outros assuntos</w:t>
      </w:r>
    </w:p>
    <w:p w14:paraId="72703139" w14:textId="77777777" w:rsidR="002A7EB0" w:rsidRDefault="002A7EB0" w:rsidP="002A7EB0">
      <w:pPr>
        <w:jc w:val="both"/>
        <w:rPr>
          <w:strike/>
        </w:rPr>
      </w:pPr>
    </w:p>
    <w:p w14:paraId="551D5835" w14:textId="77777777" w:rsidR="002A7EB0" w:rsidRDefault="002A7EB0" w:rsidP="002A7EB0">
      <w:pPr>
        <w:jc w:val="both"/>
        <w:rPr>
          <w:strike/>
        </w:rPr>
      </w:pPr>
      <w:r>
        <w:rPr>
          <w:strike/>
        </w:rPr>
        <w:t>As demonstrações contábeis da Empresa ABC para o exercício findo em 31 de dezembro de 20X0 foram auditadas por outro auditor que, em seu relatório datado de 31 de março de 20X1, expressou a opinião sem modificação sobre essas demonstrações.</w:t>
      </w:r>
    </w:p>
    <w:p w14:paraId="61CDD6DF" w14:textId="77777777" w:rsidR="002A7EB0" w:rsidRDefault="002A7EB0" w:rsidP="002A7EB0">
      <w:pPr>
        <w:jc w:val="both"/>
        <w:rPr>
          <w:strike/>
        </w:rPr>
      </w:pPr>
    </w:p>
    <w:p w14:paraId="30B91F40" w14:textId="77777777" w:rsidR="002A7EB0" w:rsidRDefault="002A7EB0" w:rsidP="002A7EB0">
      <w:pPr>
        <w:rPr>
          <w:strike/>
        </w:rPr>
      </w:pPr>
      <w:r>
        <w:rPr>
          <w:strike/>
        </w:rPr>
        <w:t xml:space="preserve">[Local (localidade do escritório de auditoria que emitiu o relatório) e data do relatório do auditor independente] </w:t>
      </w:r>
    </w:p>
    <w:p w14:paraId="48F0A5DA" w14:textId="77777777" w:rsidR="002A7EB0" w:rsidRDefault="002A7EB0" w:rsidP="002A7EB0">
      <w:pPr>
        <w:rPr>
          <w:strike/>
        </w:rPr>
      </w:pPr>
      <w:r>
        <w:rPr>
          <w:strike/>
        </w:rPr>
        <w:t>[Nome do auditor independente (pessoa física ou jurídica]</w:t>
      </w:r>
    </w:p>
    <w:p w14:paraId="53178099" w14:textId="77777777" w:rsidR="002A7EB0" w:rsidRDefault="002A7EB0" w:rsidP="002A7EB0">
      <w:pPr>
        <w:rPr>
          <w:strike/>
        </w:rPr>
      </w:pPr>
      <w:r>
        <w:rPr>
          <w:strike/>
        </w:rPr>
        <w:t>[Nome do profissional (sócio ou responsável técnico, no caso de o auditor ser pessoa jurídica)]</w:t>
      </w:r>
    </w:p>
    <w:p w14:paraId="47AD56B5" w14:textId="77777777" w:rsidR="002A7EB0" w:rsidRDefault="002A7EB0" w:rsidP="002A7EB0">
      <w:pPr>
        <w:rPr>
          <w:strike/>
        </w:rPr>
      </w:pPr>
      <w:r>
        <w:rPr>
          <w:strike/>
        </w:rPr>
        <w:t>[Números de registro no CRC da firma de auditoria e do profissional que assina o relatório]</w:t>
      </w:r>
    </w:p>
    <w:p w14:paraId="5FE43186" w14:textId="77777777" w:rsidR="002A7EB0" w:rsidRDefault="002A7EB0" w:rsidP="002A7EB0">
      <w:pPr>
        <w:jc w:val="both"/>
        <w:rPr>
          <w:strike/>
        </w:rPr>
      </w:pPr>
      <w:r>
        <w:rPr>
          <w:strike/>
        </w:rPr>
        <w:t xml:space="preserve">[Assinatura do auditor independente] </w:t>
      </w:r>
    </w:p>
    <w:p w14:paraId="504CBE5E" w14:textId="77777777" w:rsidR="002A7EB0" w:rsidRDefault="002A7EB0" w:rsidP="002A7EB0">
      <w:pPr>
        <w:jc w:val="both"/>
        <w:rPr>
          <w:strike/>
        </w:rPr>
      </w:pPr>
    </w:p>
    <w:p w14:paraId="2B2FEA13" w14:textId="77777777" w:rsidR="002A7EB0" w:rsidRDefault="002A7EB0" w:rsidP="002A7EB0">
      <w:pPr>
        <w:jc w:val="both"/>
        <w:rPr>
          <w:strike/>
        </w:rPr>
      </w:pPr>
    </w:p>
    <w:p w14:paraId="6833B125" w14:textId="77777777" w:rsidR="002A7EB0" w:rsidRDefault="002A7EB0" w:rsidP="002A7EB0">
      <w:pPr>
        <w:jc w:val="both"/>
      </w:pPr>
    </w:p>
    <w:p w14:paraId="221FB4E8" w14:textId="77777777" w:rsidR="002A7EB0" w:rsidRDefault="002A7EB0" w:rsidP="002A7EB0">
      <w:pPr>
        <w:jc w:val="both"/>
        <w:rPr>
          <w:b/>
          <w:bCs/>
          <w:iCs/>
          <w:color w:val="000000"/>
          <w:spacing w:val="-7"/>
        </w:rPr>
      </w:pPr>
      <w:r>
        <w:rPr>
          <w:b/>
          <w:bCs/>
          <w:iCs/>
          <w:color w:val="000000"/>
          <w:spacing w:val="-7"/>
        </w:rPr>
        <w:t xml:space="preserve">Exemplo 2: </w:t>
      </w:r>
      <w:r>
        <w:rPr>
          <w:color w:val="00B0F0"/>
          <w:sz w:val="20"/>
          <w:szCs w:val="20"/>
        </w:rPr>
        <w:t>(Alterado pela NBC TA 510 (R1))</w:t>
      </w:r>
    </w:p>
    <w:p w14:paraId="356BE14D" w14:textId="77777777" w:rsidR="002A7EB0" w:rsidRDefault="002A7EB0" w:rsidP="002A7EB0">
      <w:pPr>
        <w:jc w:val="both"/>
        <w:rPr>
          <w:u w:val="single"/>
        </w:rPr>
      </w:pPr>
    </w:p>
    <w:p w14:paraId="06AF2995" w14:textId="77777777" w:rsidR="002A7EB0" w:rsidRDefault="002A7EB0" w:rsidP="002A7EB0">
      <w:pPr>
        <w:spacing w:after="120"/>
        <w:jc w:val="both"/>
        <w:rPr>
          <w:bCs/>
          <w:iCs/>
          <w:color w:val="000000"/>
          <w:spacing w:val="-7"/>
        </w:rPr>
      </w:pPr>
      <w:r>
        <w:t>Para fins deste exemplo, são consideradas as seguintes circunstâncias</w:t>
      </w:r>
      <w:r>
        <w:rPr>
          <w:bCs/>
          <w:iCs/>
          <w:color w:val="000000"/>
          <w:spacing w:val="-7"/>
        </w:rPr>
        <w:t>:</w:t>
      </w:r>
    </w:p>
    <w:p w14:paraId="08DAEE1B" w14:textId="77777777" w:rsidR="002A7EB0" w:rsidRDefault="002A7EB0">
      <w:pPr>
        <w:numPr>
          <w:ilvl w:val="0"/>
          <w:numId w:val="178"/>
        </w:numPr>
        <w:spacing w:after="120" w:line="240" w:lineRule="auto"/>
        <w:ind w:left="284" w:hanging="284"/>
        <w:jc w:val="both"/>
      </w:pPr>
      <w:r>
        <w:t>Auditoria do conjunto completo de demonstrações contábeis de entidade não listada, usando a estrutura de apresentação adequada. Não é auditoria de grupo (ou seja, a NBC TA 600 não se aplica).</w:t>
      </w:r>
    </w:p>
    <w:p w14:paraId="51ED4565" w14:textId="77777777" w:rsidR="002A7EB0" w:rsidRDefault="002A7EB0">
      <w:pPr>
        <w:numPr>
          <w:ilvl w:val="0"/>
          <w:numId w:val="178"/>
        </w:numPr>
        <w:spacing w:after="120" w:line="240" w:lineRule="auto"/>
        <w:ind w:left="284" w:hanging="284"/>
        <w:jc w:val="both"/>
      </w:pPr>
      <w:r>
        <w:t>As demonstrações contábeis são elaboradas pela administração da entidade de acordo com as práticas contábeis adotadas no Brasil (estrutura para fins gerais).</w:t>
      </w:r>
    </w:p>
    <w:p w14:paraId="168C0764" w14:textId="77777777" w:rsidR="002A7EB0" w:rsidRDefault="002A7EB0">
      <w:pPr>
        <w:numPr>
          <w:ilvl w:val="0"/>
          <w:numId w:val="178"/>
        </w:numPr>
        <w:spacing w:after="120" w:line="240" w:lineRule="auto"/>
        <w:ind w:left="284" w:hanging="284"/>
        <w:jc w:val="both"/>
      </w:pPr>
      <w:r>
        <w:t>Os termos do trabalho de auditoria refletem a descrição da responsabilidade da administração pelas demonstrações contábeis na NBC TA 210.</w:t>
      </w:r>
    </w:p>
    <w:p w14:paraId="150436B0" w14:textId="77777777" w:rsidR="002A7EB0" w:rsidRDefault="002A7EB0">
      <w:pPr>
        <w:numPr>
          <w:ilvl w:val="0"/>
          <w:numId w:val="178"/>
        </w:numPr>
        <w:spacing w:after="120" w:line="240" w:lineRule="auto"/>
        <w:ind w:left="284" w:hanging="284"/>
        <w:jc w:val="both"/>
      </w:pPr>
      <w:r>
        <w:t>O auditor não acompanhou o inventário físico no início do período corrente e não conseguiu obter evidência de auditoria apropriada e suficiente com relação aos saldos iniciais de estoque.</w:t>
      </w:r>
    </w:p>
    <w:p w14:paraId="5DB2A99F" w14:textId="77777777" w:rsidR="002A7EB0" w:rsidRDefault="002A7EB0">
      <w:pPr>
        <w:numPr>
          <w:ilvl w:val="0"/>
          <w:numId w:val="178"/>
        </w:numPr>
        <w:spacing w:after="120" w:line="240" w:lineRule="auto"/>
        <w:ind w:left="284" w:hanging="284"/>
        <w:jc w:val="both"/>
      </w:pPr>
      <w:r>
        <w:t>Os possíveis efeitos da impossibilidade de obter evidência de auditoria apropriada e suficiente com relação aos saldos iniciais de estoque são considerados relevantes, mas não disseminados de forma generalizada, para as demonstrações do resultado e dos fluxos de caixa da entidade. (Se os possíveis efeitos, no julgamento do auditor, são considerados relevantes e disseminados para o resultado e os fluxos de caixa da entidade, o auditor se abstém de expressar uma opinião sobre o resultado e os fluxos de caixa).</w:t>
      </w:r>
    </w:p>
    <w:p w14:paraId="2A220EA2" w14:textId="77777777" w:rsidR="002A7EB0" w:rsidRDefault="002A7EB0">
      <w:pPr>
        <w:numPr>
          <w:ilvl w:val="0"/>
          <w:numId w:val="178"/>
        </w:numPr>
        <w:spacing w:after="120" w:line="240" w:lineRule="auto"/>
        <w:ind w:left="284" w:hanging="284"/>
        <w:jc w:val="both"/>
      </w:pPr>
      <w:r>
        <w:t>A posição patrimonial e financeira no final do exercício está adequadamente apresentada.</w:t>
      </w:r>
    </w:p>
    <w:p w14:paraId="77981678" w14:textId="77777777" w:rsidR="002A7EB0" w:rsidRDefault="002A7EB0">
      <w:pPr>
        <w:numPr>
          <w:ilvl w:val="0"/>
          <w:numId w:val="178"/>
        </w:numPr>
        <w:spacing w:after="120" w:line="240" w:lineRule="auto"/>
        <w:ind w:left="284" w:hanging="284"/>
        <w:jc w:val="both"/>
      </w:pPr>
      <w:r>
        <w:t>A Opinião com ressalva com relação ao resultado e aos fluxos de caixa e não modificada com relação à posição patrimonial e financeira é considerada apropriada nas circunstâncias.</w:t>
      </w:r>
    </w:p>
    <w:p w14:paraId="20A2ED96" w14:textId="77777777" w:rsidR="002A7EB0" w:rsidRDefault="002A7EB0">
      <w:pPr>
        <w:numPr>
          <w:ilvl w:val="0"/>
          <w:numId w:val="178"/>
        </w:numPr>
        <w:spacing w:after="120" w:line="240" w:lineRule="auto"/>
        <w:ind w:left="284" w:hanging="284"/>
        <w:jc w:val="both"/>
      </w:pPr>
      <w:r>
        <w:t>As exigências éticas relevantes que se aplicam à auditoria compõem o Código de Ética Profissional do Contador e as normas profissionais emitidas pelo Conselho Federal de Contabilidade.</w:t>
      </w:r>
    </w:p>
    <w:p w14:paraId="25814DDD" w14:textId="77777777" w:rsidR="002A7EB0" w:rsidRDefault="002A7EB0">
      <w:pPr>
        <w:numPr>
          <w:ilvl w:val="0"/>
          <w:numId w:val="178"/>
        </w:numPr>
        <w:spacing w:after="120" w:line="240" w:lineRule="auto"/>
        <w:ind w:left="284" w:hanging="284"/>
        <w:jc w:val="both"/>
      </w:pPr>
      <w:r>
        <w:t>Com base na evidência de auditoria obtida, o auditor concluiu que não existe incerteza relevante em relação a eventos ou condições que podem levantar dúvida significativa em relação à capacidade da continuidade operacional da entidade de acordo com a NBC TA 570.</w:t>
      </w:r>
    </w:p>
    <w:p w14:paraId="6C94DDDD" w14:textId="77777777" w:rsidR="002A7EB0" w:rsidRDefault="002A7EB0">
      <w:pPr>
        <w:numPr>
          <w:ilvl w:val="0"/>
          <w:numId w:val="178"/>
        </w:numPr>
        <w:spacing w:after="120" w:line="240" w:lineRule="auto"/>
        <w:ind w:left="284" w:hanging="284"/>
        <w:jc w:val="both"/>
      </w:pPr>
      <w:r>
        <w:t>O auditor não precisa, e de outra forma não decidiu, comunicar os principais assuntos de auditoria de acordo com a NBC TA 701.</w:t>
      </w:r>
    </w:p>
    <w:p w14:paraId="26106B89" w14:textId="77777777" w:rsidR="002A7EB0" w:rsidRDefault="002A7EB0">
      <w:pPr>
        <w:numPr>
          <w:ilvl w:val="0"/>
          <w:numId w:val="178"/>
        </w:numPr>
        <w:spacing w:after="120" w:line="240" w:lineRule="auto"/>
        <w:ind w:left="284" w:hanging="284"/>
        <w:jc w:val="both"/>
      </w:pPr>
      <w:r>
        <w:t>O auditor obteve todas as outras informações antes da data do relatório do auditor independente e não identificou distorção relevante nessas outras informações.</w:t>
      </w:r>
    </w:p>
    <w:p w14:paraId="5EFA312C" w14:textId="77777777" w:rsidR="002A7EB0" w:rsidRDefault="002A7EB0">
      <w:pPr>
        <w:numPr>
          <w:ilvl w:val="0"/>
          <w:numId w:val="178"/>
        </w:numPr>
        <w:spacing w:after="120" w:line="240" w:lineRule="auto"/>
        <w:ind w:left="284" w:hanging="284"/>
        <w:jc w:val="both"/>
      </w:pPr>
      <w:r>
        <w:t>Os valores correspondentes estão apresentados e as demonstrações contábeis do período anterior foram examinadas pelo auditor independente antecessor. O auditor não está proibido por lei ou regulamento de mencionar o relatório do auditor independente anterior sobre os valores correspondentes e decide fazer isso.</w:t>
      </w:r>
    </w:p>
    <w:p w14:paraId="3F3D4CFC" w14:textId="77777777" w:rsidR="002A7EB0" w:rsidRDefault="002A7EB0">
      <w:pPr>
        <w:numPr>
          <w:ilvl w:val="0"/>
          <w:numId w:val="178"/>
        </w:numPr>
        <w:spacing w:after="120" w:line="240" w:lineRule="auto"/>
        <w:ind w:left="284" w:hanging="284"/>
        <w:jc w:val="both"/>
      </w:pPr>
      <w:r>
        <w:t>As pessoas responsáveis pela supervisão das demonstrações contábeis não são aquelas responsáveis pela elaboração das demonstrações contábeis.</w:t>
      </w:r>
    </w:p>
    <w:p w14:paraId="2DBF3DE2" w14:textId="77777777" w:rsidR="002A7EB0" w:rsidRDefault="002A7EB0" w:rsidP="002A7EB0">
      <w:pPr>
        <w:jc w:val="both"/>
        <w:rPr>
          <w:bCs/>
          <w:iCs/>
          <w:color w:val="000000"/>
          <w:spacing w:val="-7"/>
        </w:rPr>
      </w:pPr>
    </w:p>
    <w:p w14:paraId="1CB5D4E1" w14:textId="77777777" w:rsidR="002A7EB0" w:rsidRDefault="002A7EB0" w:rsidP="002A7EB0">
      <w:pPr>
        <w:jc w:val="both"/>
        <w:rPr>
          <w:b/>
          <w:bCs/>
          <w:iCs/>
          <w:color w:val="000000"/>
          <w:spacing w:val="-7"/>
        </w:rPr>
      </w:pPr>
      <w:r>
        <w:rPr>
          <w:b/>
        </w:rPr>
        <w:t>RELATÓRIO DO AUDITOR INDEPENDENTE SOBRE AS DEMONSTRAÇÕES CONTÁBEIS</w:t>
      </w:r>
      <w:r>
        <w:rPr>
          <w:bCs/>
          <w:iCs/>
          <w:color w:val="000000"/>
          <w:spacing w:val="-7"/>
          <w:vertAlign w:val="superscript"/>
        </w:rPr>
        <w:t>(1)</w:t>
      </w:r>
    </w:p>
    <w:p w14:paraId="06B4840C" w14:textId="77777777" w:rsidR="002A7EB0" w:rsidRDefault="002A7EB0" w:rsidP="002A7EB0">
      <w:pPr>
        <w:jc w:val="both"/>
        <w:rPr>
          <w:bCs/>
          <w:iCs/>
          <w:color w:val="000000"/>
          <w:spacing w:val="-7"/>
        </w:rPr>
      </w:pPr>
    </w:p>
    <w:p w14:paraId="563A7EB3" w14:textId="77777777" w:rsidR="002A7EB0" w:rsidRDefault="002A7EB0" w:rsidP="002A7EB0">
      <w:pPr>
        <w:jc w:val="both"/>
      </w:pPr>
      <w:r>
        <w:t>Aos acionistas da Companhia ABC [ou outro destinatário apropriado]</w:t>
      </w:r>
    </w:p>
    <w:p w14:paraId="1D1B77AA" w14:textId="77777777" w:rsidR="002A7EB0" w:rsidRDefault="002A7EB0" w:rsidP="002A7EB0">
      <w:pPr>
        <w:jc w:val="both"/>
        <w:rPr>
          <w:bCs/>
          <w:iCs/>
          <w:color w:val="000000"/>
          <w:spacing w:val="-7"/>
        </w:rPr>
      </w:pPr>
    </w:p>
    <w:p w14:paraId="41CA780B" w14:textId="77777777" w:rsidR="002A7EB0" w:rsidRDefault="002A7EB0" w:rsidP="002A7EB0">
      <w:pPr>
        <w:jc w:val="both"/>
        <w:rPr>
          <w:b/>
        </w:rPr>
      </w:pPr>
      <w:r>
        <w:rPr>
          <w:b/>
        </w:rPr>
        <w:t>Opinião</w:t>
      </w:r>
    </w:p>
    <w:p w14:paraId="0F6C1C2F" w14:textId="77777777" w:rsidR="002A7EB0" w:rsidRDefault="002A7EB0" w:rsidP="002A7EB0">
      <w:pPr>
        <w:jc w:val="both"/>
        <w:rPr>
          <w:bCs/>
          <w:iCs/>
          <w:color w:val="000000"/>
          <w:spacing w:val="-7"/>
        </w:rPr>
      </w:pPr>
    </w:p>
    <w:p w14:paraId="4181F6EA" w14:textId="77777777" w:rsidR="002A7EB0" w:rsidRDefault="002A7EB0" w:rsidP="002A7EB0">
      <w:pPr>
        <w:jc w:val="both"/>
      </w:pPr>
      <w:r>
        <w:t>Examinamos as demonstrações contábeis da Companhia ABC (Companhia), que compreendem o balanço patrimonial, em 31 de dezembro de 20X1, e as respectivas demonstrações do resultado, do resultado abrangente, das mutações do patrimônio líquido e dos fluxos de caixa para o exercício findo nessa data, bem como as correspondentes notas explicativas, incluindo um resumo das principais políticas contábeis.</w:t>
      </w:r>
    </w:p>
    <w:p w14:paraId="31EA3F8F" w14:textId="77777777" w:rsidR="002A7EB0" w:rsidRDefault="002A7EB0" w:rsidP="002A7EB0">
      <w:pPr>
        <w:jc w:val="both"/>
        <w:rPr>
          <w:bCs/>
          <w:iCs/>
          <w:color w:val="000000"/>
          <w:spacing w:val="-7"/>
        </w:rPr>
      </w:pPr>
    </w:p>
    <w:p w14:paraId="02950E8B" w14:textId="77777777" w:rsidR="002A7EB0" w:rsidRDefault="002A7EB0" w:rsidP="002A7EB0">
      <w:pPr>
        <w:jc w:val="both"/>
        <w:rPr>
          <w:bCs/>
          <w:i/>
          <w:iCs/>
          <w:color w:val="000000"/>
          <w:spacing w:val="-7"/>
        </w:rPr>
      </w:pPr>
      <w:r>
        <w:rPr>
          <w:bCs/>
          <w:i/>
          <w:iCs/>
          <w:color w:val="000000"/>
          <w:spacing w:val="-7"/>
        </w:rPr>
        <w:t>Opinião com ressalva sobre o desempenho das operações e os fluxos de caixa</w:t>
      </w:r>
    </w:p>
    <w:p w14:paraId="2B5BA9D0" w14:textId="77777777" w:rsidR="002A7EB0" w:rsidRDefault="002A7EB0" w:rsidP="002A7EB0">
      <w:pPr>
        <w:jc w:val="both"/>
        <w:rPr>
          <w:bCs/>
          <w:iCs/>
          <w:color w:val="000000"/>
          <w:spacing w:val="-7"/>
        </w:rPr>
      </w:pPr>
    </w:p>
    <w:p w14:paraId="768E56B2" w14:textId="77777777" w:rsidR="002A7EB0" w:rsidRDefault="002A7EB0" w:rsidP="002A7EB0">
      <w:pPr>
        <w:jc w:val="both"/>
      </w:pPr>
      <w:r>
        <w:t>Em nossa opinião, exceto pelos possíveis efeitos do assunto descrito na seção a seguir, intitulada “Base para opinião com ressalva”, as demonstrações do resultado e dos fluxos de caixa apresentam adequadamente, em todos os aspectos relevantes, o desempenho das operações e os fluxos de caixa da companhia para o exercício findo em 31 de dezembro de 20X1, de acordo com as práticas contábeis adotadas no Brasil.</w:t>
      </w:r>
    </w:p>
    <w:p w14:paraId="4DA0DC1B" w14:textId="77777777" w:rsidR="002A7EB0" w:rsidRDefault="002A7EB0" w:rsidP="002A7EB0">
      <w:pPr>
        <w:jc w:val="both"/>
        <w:rPr>
          <w:bCs/>
          <w:iCs/>
          <w:color w:val="000000"/>
          <w:spacing w:val="-7"/>
        </w:rPr>
      </w:pPr>
    </w:p>
    <w:p w14:paraId="2F28D1F3" w14:textId="77777777" w:rsidR="002A7EB0" w:rsidRDefault="002A7EB0" w:rsidP="002A7EB0">
      <w:pPr>
        <w:jc w:val="both"/>
        <w:rPr>
          <w:bCs/>
          <w:i/>
          <w:iCs/>
          <w:strike/>
          <w:color w:val="000000"/>
          <w:spacing w:val="-7"/>
        </w:rPr>
      </w:pPr>
      <w:r>
        <w:rPr>
          <w:bCs/>
          <w:i/>
          <w:iCs/>
          <w:color w:val="000000"/>
          <w:spacing w:val="-7"/>
        </w:rPr>
        <w:t>Opinião sobre a posição patrimonial e financeira</w:t>
      </w:r>
    </w:p>
    <w:p w14:paraId="4C0B1E75" w14:textId="77777777" w:rsidR="002A7EB0" w:rsidRDefault="002A7EB0" w:rsidP="002A7EB0">
      <w:pPr>
        <w:jc w:val="both"/>
        <w:rPr>
          <w:bCs/>
          <w:iCs/>
          <w:color w:val="000000"/>
          <w:spacing w:val="-7"/>
        </w:rPr>
      </w:pPr>
    </w:p>
    <w:p w14:paraId="619C5DC5" w14:textId="77777777" w:rsidR="002A7EB0" w:rsidRDefault="002A7EB0" w:rsidP="002A7EB0">
      <w:pPr>
        <w:jc w:val="both"/>
      </w:pPr>
      <w:r>
        <w:t>Em nossa opinião, o balanço patrimonial apresenta adequadamente, em todos os aspectos relevantes, a posição patrimonial e financeira da companhia, em 31 de dezembro de 20X1, de acordo com as práticas contábeis adotadas no Brasil.</w:t>
      </w:r>
    </w:p>
    <w:p w14:paraId="46C644A7" w14:textId="77777777" w:rsidR="002A7EB0" w:rsidRDefault="002A7EB0" w:rsidP="002A7EB0">
      <w:pPr>
        <w:jc w:val="both"/>
        <w:rPr>
          <w:bCs/>
          <w:iCs/>
          <w:color w:val="000000"/>
          <w:spacing w:val="-7"/>
        </w:rPr>
      </w:pPr>
    </w:p>
    <w:p w14:paraId="3F449EB3" w14:textId="77777777" w:rsidR="002A7EB0" w:rsidRDefault="002A7EB0" w:rsidP="002A7EB0">
      <w:pPr>
        <w:jc w:val="both"/>
        <w:rPr>
          <w:b/>
        </w:rPr>
      </w:pPr>
      <w:r>
        <w:rPr>
          <w:b/>
        </w:rPr>
        <w:t>Base para opinião, incluindo base para opinião com ressalva sobre o desempenho das operações e os fluxos de caixa</w:t>
      </w:r>
    </w:p>
    <w:p w14:paraId="4688FF4F" w14:textId="77777777" w:rsidR="002A7EB0" w:rsidRDefault="002A7EB0" w:rsidP="002A7EB0">
      <w:pPr>
        <w:jc w:val="both"/>
        <w:rPr>
          <w:bCs/>
          <w:iCs/>
          <w:color w:val="000000"/>
          <w:spacing w:val="-7"/>
        </w:rPr>
      </w:pPr>
    </w:p>
    <w:p w14:paraId="10B76214" w14:textId="77777777" w:rsidR="002A7EB0" w:rsidRDefault="002A7EB0" w:rsidP="002A7EB0">
      <w:pPr>
        <w:jc w:val="both"/>
        <w:rPr>
          <w:bCs/>
          <w:iCs/>
          <w:color w:val="000000"/>
          <w:spacing w:val="-7"/>
        </w:rPr>
      </w:pPr>
      <w:r>
        <w:t>Fomos designados como auditores da companhia, em 30 de junho de 20X1, e, portanto, não acompanhamos o inventário físico no início do exercício. Não foi possível nos satisfazer por meios alternativos quanto às quantidades em estoque, em 31 de dezembro de 20X0. Como os estoques iniciais são computados na determinação do resultado e dos fluxos de caixa, não nos foi possível determinar se seria necessário efetuar ajustes no lucro líquido do exercício registrado na demonstração do resultado e nos fluxos de caixa de atividades operacionais apresentados na demonstração dos fluxos de caixa.</w:t>
      </w:r>
    </w:p>
    <w:p w14:paraId="663A4DB7" w14:textId="77777777" w:rsidR="002A7EB0" w:rsidRDefault="002A7EB0" w:rsidP="002A7EB0">
      <w:pPr>
        <w:jc w:val="both"/>
        <w:rPr>
          <w:bCs/>
          <w:iCs/>
          <w:color w:val="000000"/>
          <w:spacing w:val="-7"/>
        </w:rPr>
      </w:pPr>
    </w:p>
    <w:p w14:paraId="65C44503" w14:textId="77777777" w:rsidR="002A7EB0" w:rsidRDefault="002A7EB0" w:rsidP="002A7EB0">
      <w:pPr>
        <w:jc w:val="both"/>
      </w:pPr>
      <w:r>
        <w:t>Nossa auditoria foi conduzida de acordo com as normas brasileiras e internacionais de auditoria. Nossas responsabilidades, em conformidade com tais normas, estão descritas na seção a seguir, intitulada “Responsabilidades do auditor pela auditoria das demonstrações contábeis”. Somos independentes em relação à companhia,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fornecer uma base para nossa opinião não modificada sobre a posição patrimonial e financeira e nossa opinião com ressalva sobre o desempenho das operações e os fluxos de caixa.</w:t>
      </w:r>
    </w:p>
    <w:p w14:paraId="359874A2" w14:textId="77777777" w:rsidR="002A7EB0" w:rsidRDefault="002A7EB0" w:rsidP="002A7EB0">
      <w:pPr>
        <w:jc w:val="both"/>
        <w:rPr>
          <w:bCs/>
          <w:iCs/>
          <w:color w:val="000000"/>
          <w:spacing w:val="-7"/>
        </w:rPr>
      </w:pPr>
    </w:p>
    <w:p w14:paraId="34BF3DF3" w14:textId="77777777" w:rsidR="002A7EB0" w:rsidRDefault="002A7EB0" w:rsidP="002A7EB0">
      <w:pPr>
        <w:jc w:val="both"/>
        <w:rPr>
          <w:b/>
        </w:rPr>
      </w:pPr>
      <w:r>
        <w:rPr>
          <w:b/>
        </w:rPr>
        <w:t>Outros assuntos</w:t>
      </w:r>
    </w:p>
    <w:p w14:paraId="27B8579D" w14:textId="77777777" w:rsidR="002A7EB0" w:rsidRDefault="002A7EB0" w:rsidP="002A7EB0">
      <w:pPr>
        <w:jc w:val="both"/>
        <w:rPr>
          <w:bCs/>
          <w:iCs/>
          <w:color w:val="000000"/>
          <w:spacing w:val="-7"/>
        </w:rPr>
      </w:pPr>
    </w:p>
    <w:p w14:paraId="6605EEAF" w14:textId="77777777" w:rsidR="002A7EB0" w:rsidRDefault="002A7EB0" w:rsidP="002A7EB0">
      <w:pPr>
        <w:jc w:val="both"/>
      </w:pPr>
      <w:r>
        <w:t>As demonstrações contábeis da companhia para o exercício findo em 31 de dezembro de 20X0 foram auditadas por outro auditor que, em seu relatório, datado de 31 de março de 20X1, expressou opinião sem modificação sobre essas demonstrações.</w:t>
      </w:r>
    </w:p>
    <w:p w14:paraId="0CA2A8D0" w14:textId="77777777" w:rsidR="002A7EB0" w:rsidRDefault="002A7EB0" w:rsidP="002A7EB0">
      <w:pPr>
        <w:jc w:val="both"/>
        <w:rPr>
          <w:bCs/>
          <w:iCs/>
          <w:color w:val="000000"/>
          <w:spacing w:val="-7"/>
        </w:rPr>
      </w:pPr>
    </w:p>
    <w:p w14:paraId="5732E2FE" w14:textId="77777777" w:rsidR="002A7EB0" w:rsidRDefault="002A7EB0" w:rsidP="002A7EB0">
      <w:pPr>
        <w:jc w:val="both"/>
        <w:rPr>
          <w:b/>
          <w:bCs/>
          <w:iCs/>
          <w:color w:val="000000"/>
          <w:spacing w:val="-7"/>
          <w:u w:val="single"/>
        </w:rPr>
      </w:pPr>
      <w:r>
        <w:rPr>
          <w:b/>
        </w:rPr>
        <w:t xml:space="preserve">Outras informações que acompanham as demonstrações contábeis e o relatório do auditor </w:t>
      </w:r>
    </w:p>
    <w:p w14:paraId="563B034A" w14:textId="77777777" w:rsidR="002A7EB0" w:rsidRDefault="002A7EB0" w:rsidP="002A7EB0">
      <w:pPr>
        <w:jc w:val="both"/>
      </w:pPr>
    </w:p>
    <w:p w14:paraId="30F9FFA1" w14:textId="77777777" w:rsidR="002A7EB0" w:rsidRDefault="002A7EB0" w:rsidP="002A7EB0">
      <w:pPr>
        <w:jc w:val="both"/>
      </w:pPr>
      <w:r>
        <w:t>[Apresentação de relatório de acordo com o Exemplo 1 no Apêndice 2 da NBC TA 720].</w:t>
      </w:r>
    </w:p>
    <w:p w14:paraId="01D0A3DA" w14:textId="77777777" w:rsidR="002A7EB0" w:rsidRDefault="002A7EB0" w:rsidP="002A7EB0">
      <w:pPr>
        <w:jc w:val="both"/>
        <w:rPr>
          <w:bCs/>
          <w:iCs/>
          <w:color w:val="000000"/>
          <w:spacing w:val="-7"/>
        </w:rPr>
      </w:pPr>
    </w:p>
    <w:p w14:paraId="3C2A85F0" w14:textId="77777777" w:rsidR="002A7EB0" w:rsidRDefault="002A7EB0" w:rsidP="002A7EB0">
      <w:pPr>
        <w:jc w:val="both"/>
        <w:rPr>
          <w:b/>
        </w:rPr>
      </w:pPr>
      <w:r>
        <w:rPr>
          <w:b/>
        </w:rPr>
        <w:t>Responsabilidades da administração e da governança pelas demonstrações contábeis</w:t>
      </w:r>
      <w:r>
        <w:rPr>
          <w:vertAlign w:val="superscript"/>
        </w:rPr>
        <w:t>(2)</w:t>
      </w:r>
    </w:p>
    <w:p w14:paraId="46611451" w14:textId="77777777" w:rsidR="002A7EB0" w:rsidRDefault="002A7EB0" w:rsidP="002A7EB0">
      <w:pPr>
        <w:jc w:val="both"/>
      </w:pPr>
    </w:p>
    <w:p w14:paraId="155546E3" w14:textId="77777777" w:rsidR="002A7EB0" w:rsidRDefault="002A7EB0" w:rsidP="002A7EB0">
      <w:pPr>
        <w:jc w:val="both"/>
        <w:rPr>
          <w:bCs/>
          <w:iCs/>
          <w:color w:val="000000"/>
          <w:spacing w:val="-7"/>
        </w:rPr>
      </w:pPr>
      <w:r>
        <w:t>[Apresentação de acordo com o Exemplo 1 da NBC TA 700].</w:t>
      </w:r>
    </w:p>
    <w:p w14:paraId="038D35AE" w14:textId="77777777" w:rsidR="002A7EB0" w:rsidRDefault="002A7EB0" w:rsidP="002A7EB0">
      <w:pPr>
        <w:jc w:val="both"/>
        <w:rPr>
          <w:strike/>
        </w:rPr>
      </w:pPr>
    </w:p>
    <w:p w14:paraId="5B510510" w14:textId="77777777" w:rsidR="002A7EB0" w:rsidRDefault="002A7EB0" w:rsidP="002A7EB0">
      <w:pPr>
        <w:jc w:val="both"/>
        <w:rPr>
          <w:b/>
        </w:rPr>
      </w:pPr>
      <w:r>
        <w:rPr>
          <w:b/>
        </w:rPr>
        <w:t>Responsabilidades do auditor pela auditoria das demonstrações contábeis</w:t>
      </w:r>
    </w:p>
    <w:p w14:paraId="4E3C2123" w14:textId="77777777" w:rsidR="002A7EB0" w:rsidRDefault="002A7EB0" w:rsidP="002A7EB0">
      <w:pPr>
        <w:jc w:val="both"/>
        <w:rPr>
          <w:u w:val="single"/>
        </w:rPr>
      </w:pPr>
    </w:p>
    <w:p w14:paraId="73D00BE3" w14:textId="77777777" w:rsidR="002A7EB0" w:rsidRDefault="002A7EB0" w:rsidP="002A7EB0">
      <w:pPr>
        <w:jc w:val="both"/>
      </w:pPr>
      <w:r>
        <w:t>[Apresentação de acordo com Exemplo 1 da NBC TA 700].</w:t>
      </w:r>
    </w:p>
    <w:p w14:paraId="0F64EAF2" w14:textId="77777777" w:rsidR="002A7EB0" w:rsidRDefault="002A7EB0" w:rsidP="002A7EB0">
      <w:pPr>
        <w:jc w:val="both"/>
        <w:rPr>
          <w:bCs/>
          <w:iCs/>
          <w:strike/>
          <w:color w:val="000000"/>
          <w:spacing w:val="-7"/>
        </w:rPr>
      </w:pPr>
    </w:p>
    <w:p w14:paraId="2D95F38C" w14:textId="77777777" w:rsidR="002A7EB0" w:rsidRDefault="002A7EB0" w:rsidP="002A7EB0">
      <w:pPr>
        <w:jc w:val="both"/>
      </w:pPr>
      <w:r>
        <w:t>[Local (localidade do escritório de auditoria que emitiu o relatório) e data do relatório do auditor independente]</w:t>
      </w:r>
    </w:p>
    <w:p w14:paraId="6CAD0D16" w14:textId="77777777" w:rsidR="002A7EB0" w:rsidRDefault="002A7EB0" w:rsidP="002A7EB0">
      <w:pPr>
        <w:jc w:val="both"/>
      </w:pPr>
      <w:r>
        <w:t>[Nome do auditor independente (pessoa física ou jurídica)]</w:t>
      </w:r>
    </w:p>
    <w:p w14:paraId="45DBECEB" w14:textId="77777777" w:rsidR="002A7EB0" w:rsidRDefault="002A7EB0" w:rsidP="002A7EB0">
      <w:pPr>
        <w:jc w:val="both"/>
      </w:pPr>
      <w:r>
        <w:t>[Nome do profissional (sócio ou responsável técnico, no caso de o auditor ser pessoa jurídica)]</w:t>
      </w:r>
    </w:p>
    <w:p w14:paraId="211CCAD1" w14:textId="77777777" w:rsidR="002A7EB0" w:rsidRDefault="002A7EB0" w:rsidP="002A7EB0">
      <w:pPr>
        <w:jc w:val="both"/>
      </w:pPr>
      <w:r>
        <w:t>[Números de registro no CRC da firma de auditoria e do profissional que assina o relatório]</w:t>
      </w:r>
    </w:p>
    <w:p w14:paraId="689D666D" w14:textId="77777777" w:rsidR="002A7EB0" w:rsidRDefault="002A7EB0" w:rsidP="002A7EB0">
      <w:pPr>
        <w:jc w:val="both"/>
      </w:pPr>
      <w:r>
        <w:t>[Assinatura do auditor independente]</w:t>
      </w:r>
    </w:p>
    <w:p w14:paraId="796F4DC5" w14:textId="77777777" w:rsidR="002A7EB0" w:rsidRDefault="002A7EB0" w:rsidP="002A7EB0">
      <w:pPr>
        <w:jc w:val="both"/>
        <w:rPr>
          <w:bCs/>
          <w:iCs/>
          <w:color w:val="000000"/>
          <w:spacing w:val="-7"/>
        </w:rPr>
      </w:pPr>
    </w:p>
    <w:p w14:paraId="3E07672B" w14:textId="77777777" w:rsidR="002A7EB0" w:rsidRDefault="002A7EB0" w:rsidP="002A7EB0">
      <w:pPr>
        <w:ind w:left="284" w:right="-73" w:hanging="284"/>
        <w:jc w:val="both"/>
        <w:rPr>
          <w:sz w:val="20"/>
          <w:szCs w:val="20"/>
        </w:rPr>
      </w:pPr>
      <w:r>
        <w:rPr>
          <w:sz w:val="20"/>
          <w:szCs w:val="20"/>
          <w:vertAlign w:val="superscript"/>
        </w:rPr>
        <w:t>(1)</w:t>
      </w:r>
      <w:r>
        <w:rPr>
          <w:sz w:val="20"/>
          <w:szCs w:val="20"/>
        </w:rPr>
        <w:t xml:space="preserve"> </w:t>
      </w:r>
      <w:r>
        <w:rPr>
          <w:sz w:val="20"/>
          <w:szCs w:val="20"/>
        </w:rPr>
        <w:tab/>
        <w:t>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3D0DA5FA" w14:textId="77777777" w:rsidR="002A7EB0" w:rsidRDefault="002A7EB0" w:rsidP="002A7EB0">
      <w:pPr>
        <w:ind w:right="-73"/>
        <w:jc w:val="both"/>
      </w:pPr>
    </w:p>
    <w:p w14:paraId="4FA53AFD" w14:textId="77777777" w:rsidR="002A7EB0" w:rsidRDefault="002A7EB0" w:rsidP="002A7EB0">
      <w:pPr>
        <w:ind w:left="284" w:right="-73" w:hanging="284"/>
        <w:jc w:val="both"/>
        <w:rPr>
          <w:sz w:val="20"/>
          <w:szCs w:val="20"/>
        </w:rPr>
      </w:pPr>
      <w:r>
        <w:rPr>
          <w:sz w:val="20"/>
          <w:szCs w:val="20"/>
          <w:vertAlign w:val="superscript"/>
        </w:rPr>
        <w:t>(2)</w:t>
      </w:r>
      <w:r>
        <w:rPr>
          <w:sz w:val="20"/>
          <w:szCs w:val="20"/>
        </w:rPr>
        <w:t xml:space="preserve"> </w:t>
      </w:r>
      <w:r>
        <w:rPr>
          <w:sz w:val="20"/>
          <w:szCs w:val="20"/>
        </w:rPr>
        <w:tab/>
        <w:t>Em todos esses exemplos de relatório do auditor, os termos “administração” e “responsáveis pela governança” podem precisar ser substituídos por outros termos mais apropriados no contexto da estrutura legal de determinada jurisdição.</w:t>
      </w:r>
    </w:p>
    <w:p w14:paraId="10D4ED94" w14:textId="77777777" w:rsidR="002A7EB0" w:rsidRDefault="002A7EB0" w:rsidP="002A7EB0">
      <w:pPr>
        <w:ind w:right="-73"/>
        <w:jc w:val="both"/>
        <w:rPr>
          <w:rFonts w:eastAsia="Arial"/>
        </w:rPr>
      </w:pPr>
    </w:p>
    <w:p w14:paraId="53AB0F4C" w14:textId="77777777" w:rsidR="002A7EB0" w:rsidRPr="002A7EB0" w:rsidRDefault="002A7EB0" w:rsidP="002A7EB0">
      <w:pPr>
        <w:rPr>
          <w:b/>
          <w:bCs/>
        </w:rPr>
      </w:pPr>
      <w:r>
        <w:rPr>
          <w:strike/>
        </w:rPr>
        <w:br w:type="page"/>
      </w:r>
      <w:r w:rsidRPr="002A7EB0">
        <w:rPr>
          <w:b/>
          <w:bCs/>
        </w:rPr>
        <w:t>NORMA BRASILEIRA DE CONTABILIDADE – NBC TA 510 (R1), DE 19 DE AGOSTO DE 2016</w:t>
      </w:r>
    </w:p>
    <w:p w14:paraId="6476A9DA" w14:textId="77777777" w:rsidR="002A7EB0" w:rsidRPr="00596D85" w:rsidRDefault="002A7EB0" w:rsidP="002A7EB0">
      <w:pPr>
        <w:pStyle w:val="Corpodetexto"/>
      </w:pPr>
    </w:p>
    <w:p w14:paraId="375F08D5" w14:textId="77777777" w:rsidR="002A7EB0" w:rsidRPr="00660AB9" w:rsidRDefault="002A7EB0" w:rsidP="002A7EB0">
      <w:pPr>
        <w:ind w:left="5387"/>
        <w:jc w:val="both"/>
        <w:rPr>
          <w:b/>
          <w:i/>
        </w:rPr>
      </w:pPr>
      <w:r w:rsidRPr="00660AB9">
        <w:rPr>
          <w:b/>
          <w:bCs/>
          <w:i/>
          <w:iCs/>
        </w:rPr>
        <w:t>Altera a NBC TA 510 que dispõe sobre os trabalhos iniciais – saldos iniciais</w:t>
      </w:r>
      <w:r w:rsidRPr="00660AB9">
        <w:rPr>
          <w:b/>
          <w:i/>
        </w:rPr>
        <w:t>.</w:t>
      </w:r>
    </w:p>
    <w:p w14:paraId="53E297CA" w14:textId="77777777" w:rsidR="002A7EB0" w:rsidRPr="002D5248" w:rsidRDefault="002A7EB0" w:rsidP="002A7EB0">
      <w:pPr>
        <w:jc w:val="both"/>
      </w:pPr>
    </w:p>
    <w:p w14:paraId="36E5F401" w14:textId="77777777" w:rsidR="002A7EB0" w:rsidRPr="002D5248" w:rsidRDefault="002A7EB0" w:rsidP="002A7EB0">
      <w:pPr>
        <w:jc w:val="both"/>
        <w:rPr>
          <w:bCs/>
        </w:rPr>
      </w:pPr>
    </w:p>
    <w:p w14:paraId="2ECE991D" w14:textId="77777777" w:rsidR="002A7EB0" w:rsidRDefault="002A7EB0" w:rsidP="002A7EB0">
      <w:pPr>
        <w:ind w:firstLine="567"/>
        <w:jc w:val="both"/>
      </w:pPr>
      <w:r w:rsidRPr="001E1DA8">
        <w:rPr>
          <w:bCs/>
        </w:rPr>
        <w:t xml:space="preserve">O </w:t>
      </w:r>
      <w:r w:rsidRPr="001E1DA8">
        <w:rPr>
          <w:b/>
          <w:bCs/>
        </w:rPr>
        <w:t>CONSELHO FEDERAL DE CONTABILIDADE</w:t>
      </w:r>
      <w:r w:rsidRPr="001E1DA8">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1E1DA8">
        <w:rPr>
          <w:color w:val="000000"/>
        </w:rPr>
        <w:t xml:space="preserve"> elaborada de acordo com a sua equivalente internacional </w:t>
      </w:r>
      <w:r w:rsidRPr="00660AB9">
        <w:t>ISA 510</w:t>
      </w:r>
      <w:r w:rsidRPr="001E1DA8">
        <w:rPr>
          <w:color w:val="000000"/>
        </w:rPr>
        <w:t xml:space="preserve"> da IFAC</w:t>
      </w:r>
      <w:r w:rsidRPr="001E1DA8">
        <w:t>:</w:t>
      </w:r>
    </w:p>
    <w:p w14:paraId="46D4C3B4" w14:textId="77777777" w:rsidR="002A7EB0" w:rsidRPr="001E1DA8" w:rsidRDefault="002A7EB0" w:rsidP="002A7EB0">
      <w:pPr>
        <w:jc w:val="both"/>
      </w:pPr>
    </w:p>
    <w:p w14:paraId="6B64A5E2" w14:textId="77777777" w:rsidR="002A7EB0" w:rsidRPr="00C16388" w:rsidRDefault="002A7EB0" w:rsidP="002A7EB0">
      <w:pPr>
        <w:pStyle w:val="PargrafodaLista"/>
        <w:ind w:left="567" w:hanging="567"/>
        <w:jc w:val="both"/>
        <w:rPr>
          <w:b/>
        </w:rPr>
      </w:pPr>
      <w:r w:rsidRPr="00062C9B">
        <w:rPr>
          <w:b/>
        </w:rPr>
        <w:t xml:space="preserve">1. </w:t>
      </w:r>
      <w:r w:rsidRPr="00062C9B">
        <w:rPr>
          <w:b/>
        </w:rPr>
        <w:tab/>
      </w:r>
      <w:r w:rsidRPr="00C16388">
        <w:rPr>
          <w:b/>
        </w:rPr>
        <w:t>Altera os exemplos 1 e 2 do Apêndice na NBC TA 510 – Trabalhos Iniciais – Saldos Iniciais, com as seguintes redações:</w:t>
      </w:r>
    </w:p>
    <w:p w14:paraId="0F3CB29C" w14:textId="77777777" w:rsidR="002A7EB0" w:rsidRPr="0026632F" w:rsidRDefault="002A7EB0" w:rsidP="002A7EB0">
      <w:pPr>
        <w:pStyle w:val="PargrafodaLista"/>
        <w:ind w:left="0"/>
        <w:jc w:val="both"/>
      </w:pPr>
    </w:p>
    <w:p w14:paraId="269CC68B" w14:textId="77777777" w:rsidR="002A7EB0" w:rsidRDefault="002A7EB0" w:rsidP="002A7EB0">
      <w:pPr>
        <w:ind w:left="567"/>
        <w:jc w:val="both"/>
        <w:rPr>
          <w:b/>
          <w:bCs/>
          <w:iCs/>
          <w:color w:val="000000"/>
          <w:spacing w:val="-7"/>
        </w:rPr>
      </w:pPr>
      <w:r>
        <w:rPr>
          <w:b/>
          <w:bCs/>
          <w:iCs/>
          <w:color w:val="000000"/>
          <w:spacing w:val="-7"/>
        </w:rPr>
        <w:t>Apêndice</w:t>
      </w:r>
    </w:p>
    <w:p w14:paraId="67797AFD" w14:textId="77777777" w:rsidR="002A7EB0" w:rsidRPr="00BD1984" w:rsidRDefault="002A7EB0" w:rsidP="002A7EB0">
      <w:pPr>
        <w:jc w:val="both"/>
        <w:rPr>
          <w:bCs/>
          <w:iCs/>
          <w:color w:val="000000"/>
          <w:spacing w:val="-7"/>
        </w:rPr>
      </w:pPr>
    </w:p>
    <w:p w14:paraId="3A703A77" w14:textId="77777777" w:rsidR="002A7EB0" w:rsidRDefault="002A7EB0" w:rsidP="002A7EB0">
      <w:pPr>
        <w:ind w:left="567"/>
        <w:jc w:val="both"/>
        <w:rPr>
          <w:b/>
          <w:bCs/>
          <w:iCs/>
          <w:color w:val="000000"/>
          <w:spacing w:val="-7"/>
        </w:rPr>
      </w:pPr>
      <w:r>
        <w:rPr>
          <w:b/>
          <w:bCs/>
          <w:iCs/>
          <w:color w:val="000000"/>
          <w:spacing w:val="-7"/>
        </w:rPr>
        <w:t>Exemplos de relatório do auditor independente com opinião modificada</w:t>
      </w:r>
    </w:p>
    <w:p w14:paraId="7E7FB90C" w14:textId="77777777" w:rsidR="002A7EB0" w:rsidRPr="00BD1984" w:rsidRDefault="002A7EB0" w:rsidP="002A7EB0">
      <w:pPr>
        <w:jc w:val="both"/>
        <w:rPr>
          <w:bCs/>
          <w:iCs/>
          <w:color w:val="000000"/>
          <w:spacing w:val="-7"/>
        </w:rPr>
      </w:pPr>
    </w:p>
    <w:p w14:paraId="04EB0F0D" w14:textId="77777777" w:rsidR="002A7EB0" w:rsidRPr="001E12AF" w:rsidRDefault="002A7EB0" w:rsidP="002A7EB0">
      <w:pPr>
        <w:ind w:left="567"/>
        <w:jc w:val="both"/>
      </w:pPr>
      <w:r w:rsidRPr="001E12AF">
        <w:t>Nota: Nesses exemplos de relatório do auditor, a seção “Opinião” foi posicionada primeiramente de acordo com a NBC TA 700, e a seção “Base para opinião” está posicionada imediatamente após a seção “Opinião”. Além disso, a primeira e a última sentença que antes eram incluídas na seção “Responsabilidade</w:t>
      </w:r>
      <w:r>
        <w:t>s</w:t>
      </w:r>
      <w:r w:rsidRPr="001E12AF">
        <w:t xml:space="preserve"> do auditor independente” está agora incorporada como parte da nova seção “Base para opinião”.</w:t>
      </w:r>
    </w:p>
    <w:p w14:paraId="48AD2BC8" w14:textId="77777777" w:rsidR="002A7EB0" w:rsidRPr="00BD1984" w:rsidRDefault="002A7EB0" w:rsidP="002A7EB0">
      <w:pPr>
        <w:jc w:val="both"/>
        <w:rPr>
          <w:bCs/>
          <w:iCs/>
          <w:color w:val="000000"/>
          <w:spacing w:val="-7"/>
        </w:rPr>
      </w:pPr>
    </w:p>
    <w:p w14:paraId="36756B21" w14:textId="77777777" w:rsidR="002A7EB0" w:rsidRDefault="002A7EB0" w:rsidP="002A7EB0">
      <w:pPr>
        <w:ind w:left="567"/>
        <w:jc w:val="both"/>
        <w:rPr>
          <w:b/>
          <w:bCs/>
          <w:iCs/>
          <w:color w:val="000000"/>
          <w:spacing w:val="-7"/>
        </w:rPr>
      </w:pPr>
      <w:r>
        <w:rPr>
          <w:b/>
          <w:bCs/>
          <w:iCs/>
          <w:color w:val="000000"/>
          <w:spacing w:val="-7"/>
        </w:rPr>
        <w:t>Exemplo 1:</w:t>
      </w:r>
    </w:p>
    <w:p w14:paraId="519B91CD" w14:textId="77777777" w:rsidR="002A7EB0" w:rsidRDefault="002A7EB0" w:rsidP="002A7EB0">
      <w:pPr>
        <w:jc w:val="both"/>
        <w:rPr>
          <w:bCs/>
          <w:iCs/>
          <w:color w:val="000000"/>
          <w:spacing w:val="-7"/>
          <w:u w:val="single"/>
        </w:rPr>
      </w:pPr>
    </w:p>
    <w:p w14:paraId="583543E2" w14:textId="77777777" w:rsidR="002A7EB0" w:rsidRPr="001E12AF" w:rsidRDefault="002A7EB0" w:rsidP="002A7EB0">
      <w:pPr>
        <w:spacing w:after="120"/>
        <w:ind w:left="567"/>
        <w:jc w:val="both"/>
      </w:pPr>
      <w:r w:rsidRPr="001E12AF">
        <w:t>Para fins deste exemplo, são consideradas as seguintes circunstâncias:</w:t>
      </w:r>
    </w:p>
    <w:p w14:paraId="0E7A09D9" w14:textId="77777777" w:rsidR="002A7EB0" w:rsidRPr="001E12AF" w:rsidRDefault="002A7EB0">
      <w:pPr>
        <w:numPr>
          <w:ilvl w:val="0"/>
          <w:numId w:val="196"/>
        </w:numPr>
        <w:spacing w:after="120" w:line="240" w:lineRule="auto"/>
        <w:ind w:left="851" w:hanging="284"/>
        <w:jc w:val="both"/>
      </w:pPr>
      <w:r>
        <w:t xml:space="preserve"> </w:t>
      </w:r>
      <w:r>
        <w:tab/>
      </w:r>
      <w:r w:rsidRPr="001E12AF">
        <w:t>Auditoria do conjunto completo de demonstrações contábeis de entidade não listada, usando a estrutura de apresentação adequada. Não é auditoria de grupo (ou seja, a NBC TA 600 - Considerações Especiais - Auditorias de Demonstrações Contábeis de Grupos, Incluindo o Trabalho dos Auditores dos Componentes não se aplica).</w:t>
      </w:r>
    </w:p>
    <w:p w14:paraId="7AD88E03" w14:textId="77777777" w:rsidR="002A7EB0" w:rsidRPr="001E12AF" w:rsidRDefault="002A7EB0">
      <w:pPr>
        <w:numPr>
          <w:ilvl w:val="0"/>
          <w:numId w:val="196"/>
        </w:numPr>
        <w:spacing w:after="120" w:line="240" w:lineRule="auto"/>
        <w:ind w:left="851" w:hanging="284"/>
        <w:jc w:val="both"/>
      </w:pPr>
      <w:r>
        <w:t xml:space="preserve"> </w:t>
      </w:r>
      <w:r>
        <w:tab/>
      </w:r>
      <w:r w:rsidRPr="001E12AF">
        <w:t>As demonstrações contábeis são elaboradas pela administração da entidade de acordo com as práticas contábeis adotadas no Brasil (estrutura para fins gerais).</w:t>
      </w:r>
    </w:p>
    <w:p w14:paraId="60CD1488" w14:textId="77777777" w:rsidR="002A7EB0" w:rsidRPr="001E12AF" w:rsidRDefault="002A7EB0">
      <w:pPr>
        <w:numPr>
          <w:ilvl w:val="0"/>
          <w:numId w:val="196"/>
        </w:numPr>
        <w:spacing w:after="120" w:line="240" w:lineRule="auto"/>
        <w:ind w:left="851" w:hanging="284"/>
        <w:jc w:val="both"/>
      </w:pPr>
      <w:r>
        <w:t xml:space="preserve"> </w:t>
      </w:r>
      <w:r>
        <w:tab/>
      </w:r>
      <w:r w:rsidRPr="001E12AF">
        <w:t xml:space="preserve">Os termos do trabalho de auditoria refletem a descrição da responsabilidade da administração pelas demonstrações contábeis consolidadas na NBC TA 210 </w:t>
      </w:r>
      <w:r w:rsidRPr="003567DF">
        <w:t>–</w:t>
      </w:r>
      <w:r w:rsidRPr="001E12AF">
        <w:t xml:space="preserve"> Concordância com os Termos do Trabalho de Auditoria.</w:t>
      </w:r>
    </w:p>
    <w:p w14:paraId="36998098" w14:textId="77777777" w:rsidR="002A7EB0" w:rsidRPr="00E42BC5" w:rsidRDefault="002A7EB0">
      <w:pPr>
        <w:numPr>
          <w:ilvl w:val="0"/>
          <w:numId w:val="196"/>
        </w:numPr>
        <w:spacing w:after="120" w:line="240" w:lineRule="auto"/>
        <w:ind w:left="851" w:hanging="284"/>
        <w:jc w:val="both"/>
      </w:pPr>
      <w:r>
        <w:t xml:space="preserve"> </w:t>
      </w:r>
      <w:r>
        <w:tab/>
      </w:r>
      <w:r w:rsidRPr="00E42BC5">
        <w:t>O auditor não acompanhou o inventário físico no início do período corrente e não conseguiu obter evidência de auditoria suficiente e apropriada com relação aos saldos iniciais de estoque.</w:t>
      </w:r>
    </w:p>
    <w:p w14:paraId="39E7233B" w14:textId="77777777" w:rsidR="002A7EB0" w:rsidRPr="00E42BC5" w:rsidRDefault="002A7EB0">
      <w:pPr>
        <w:numPr>
          <w:ilvl w:val="0"/>
          <w:numId w:val="196"/>
        </w:numPr>
        <w:spacing w:after="120" w:line="240" w:lineRule="auto"/>
        <w:ind w:left="851" w:hanging="284"/>
        <w:jc w:val="both"/>
      </w:pPr>
      <w:r>
        <w:t xml:space="preserve"> </w:t>
      </w:r>
      <w:r>
        <w:tab/>
      </w:r>
      <w:r w:rsidRPr="00E42BC5">
        <w:t>Os possíveis efeitos da impossibilidade de obter evidência de auditoria apropriada e suficiente com relação a saldos iniciais de estoque são considerados relevantes, mas não disseminados de forma generalizada, para a demonstração do resultado e dos fluxos de caixa da entidade (</w:t>
      </w:r>
      <w:r>
        <w:t>s</w:t>
      </w:r>
      <w:r w:rsidRPr="00E42BC5">
        <w:t>e os possíveis efeitos, no julgamento do auditor, são considerados relevantes e disseminados de forma generalizada para o resultado das operações e os fluxos de caixa da entidade, o auditor se abstém de expressar uma opinião sobre o resultado e os fluxos de caixa).</w:t>
      </w:r>
    </w:p>
    <w:p w14:paraId="733F6A5E" w14:textId="77777777" w:rsidR="002A7EB0" w:rsidRPr="00E42BC5" w:rsidRDefault="002A7EB0">
      <w:pPr>
        <w:numPr>
          <w:ilvl w:val="0"/>
          <w:numId w:val="196"/>
        </w:numPr>
        <w:spacing w:after="120" w:line="240" w:lineRule="auto"/>
        <w:ind w:left="851" w:hanging="284"/>
        <w:jc w:val="both"/>
      </w:pPr>
      <w:r>
        <w:t xml:space="preserve"> </w:t>
      </w:r>
      <w:r>
        <w:tab/>
      </w:r>
      <w:r w:rsidRPr="00E42BC5">
        <w:t>A posição patrimonial e financeira no final do exercício está adequadamente apresentada.</w:t>
      </w:r>
    </w:p>
    <w:p w14:paraId="62E0937B" w14:textId="77777777" w:rsidR="002A7EB0" w:rsidRDefault="002A7EB0">
      <w:pPr>
        <w:numPr>
          <w:ilvl w:val="0"/>
          <w:numId w:val="196"/>
        </w:numPr>
        <w:spacing w:after="120" w:line="240" w:lineRule="auto"/>
        <w:ind w:left="851" w:hanging="284"/>
        <w:jc w:val="both"/>
        <w:rPr>
          <w:bCs/>
          <w:iCs/>
          <w:color w:val="000000"/>
          <w:spacing w:val="-7"/>
        </w:rPr>
      </w:pPr>
      <w:r>
        <w:t xml:space="preserve"> </w:t>
      </w:r>
      <w:r>
        <w:tab/>
      </w:r>
      <w:r w:rsidRPr="00E42BC5">
        <w:t xml:space="preserve">Nessa jurisdição específica, a legislação e a regulamentação proíbem o auditor de expressar uma </w:t>
      </w:r>
      <w:r>
        <w:t>O</w:t>
      </w:r>
      <w:r w:rsidRPr="00E42BC5">
        <w:t>pinião com ressalva com relação ao resultado e aos fluxos de caixa e não modificada com relação à posição patrimonial e financeira</w:t>
      </w:r>
      <w:r>
        <w:rPr>
          <w:bCs/>
          <w:iCs/>
          <w:color w:val="000000"/>
          <w:spacing w:val="-7"/>
        </w:rPr>
        <w:t>.</w:t>
      </w:r>
    </w:p>
    <w:p w14:paraId="5C86AEEC" w14:textId="77777777" w:rsidR="002A7EB0" w:rsidRPr="001E12AF" w:rsidRDefault="002A7EB0">
      <w:pPr>
        <w:numPr>
          <w:ilvl w:val="0"/>
          <w:numId w:val="196"/>
        </w:numPr>
        <w:spacing w:after="120" w:line="240" w:lineRule="auto"/>
        <w:ind w:left="851" w:hanging="284"/>
        <w:jc w:val="both"/>
      </w:pPr>
      <w:r>
        <w:t xml:space="preserve"> </w:t>
      </w:r>
      <w:r>
        <w:tab/>
      </w:r>
      <w:r w:rsidRPr="001E12AF">
        <w:t>As exigências éticas relevantes que se aplicam à auditoria compõem o Código de Ética Profissional do Contador e as normas profissionais emitidas pelo Conselho Federal de Contabilidade.</w:t>
      </w:r>
    </w:p>
    <w:p w14:paraId="35F17A63" w14:textId="77777777" w:rsidR="002A7EB0" w:rsidRPr="001E12AF" w:rsidRDefault="002A7EB0">
      <w:pPr>
        <w:numPr>
          <w:ilvl w:val="0"/>
          <w:numId w:val="196"/>
        </w:numPr>
        <w:spacing w:after="120" w:line="240" w:lineRule="auto"/>
        <w:ind w:left="851" w:hanging="284"/>
        <w:jc w:val="both"/>
      </w:pPr>
      <w:r>
        <w:t xml:space="preserve"> </w:t>
      </w:r>
      <w:r>
        <w:tab/>
      </w:r>
      <w:r w:rsidRPr="001E12AF">
        <w:t xml:space="preserve">Com base na evidência de auditoria obtida, o auditor concluiu que não existe incerteza </w:t>
      </w:r>
      <w:r>
        <w:t>relevante</w:t>
      </w:r>
      <w:r w:rsidRPr="001E12AF">
        <w:t xml:space="preserve"> em relação a eventos ou </w:t>
      </w:r>
      <w:r>
        <w:t>condições</w:t>
      </w:r>
      <w:r w:rsidRPr="001E12AF">
        <w:t xml:space="preserve"> que podem </w:t>
      </w:r>
      <w:r>
        <w:t>levantar</w:t>
      </w:r>
      <w:r w:rsidRPr="001E12AF">
        <w:t xml:space="preserve"> dúvida significativa em relação à capacidade da continuidade operacional da entidade de acordo com a NBC TA 570 </w:t>
      </w:r>
      <w:r>
        <w:t>–</w:t>
      </w:r>
      <w:r w:rsidRPr="001E12AF">
        <w:t xml:space="preserve"> Continuidade Operacional.</w:t>
      </w:r>
    </w:p>
    <w:p w14:paraId="0BF0FBF7" w14:textId="77777777" w:rsidR="002A7EB0" w:rsidRPr="001E12AF" w:rsidRDefault="002A7EB0">
      <w:pPr>
        <w:numPr>
          <w:ilvl w:val="0"/>
          <w:numId w:val="196"/>
        </w:numPr>
        <w:spacing w:after="120" w:line="240" w:lineRule="auto"/>
        <w:ind w:left="851" w:hanging="284"/>
        <w:jc w:val="both"/>
      </w:pPr>
      <w:r>
        <w:t xml:space="preserve"> </w:t>
      </w:r>
      <w:r>
        <w:tab/>
      </w:r>
      <w:r w:rsidRPr="001E12AF">
        <w:t xml:space="preserve">O auditor não precisa, e de outra forma não decidiu, comunicar os principais assuntos de auditoria, de acordo com a NBC TA 701 </w:t>
      </w:r>
      <w:r>
        <w:t>–</w:t>
      </w:r>
      <w:r w:rsidRPr="001E12AF">
        <w:t xml:space="preserve"> Comunicação dos Principais Assuntos de Auditoria no Relatório do Auditor Independente.</w:t>
      </w:r>
    </w:p>
    <w:p w14:paraId="36FED799" w14:textId="77777777" w:rsidR="002A7EB0" w:rsidRPr="001E12AF" w:rsidRDefault="002A7EB0">
      <w:pPr>
        <w:numPr>
          <w:ilvl w:val="0"/>
          <w:numId w:val="196"/>
        </w:numPr>
        <w:spacing w:after="120" w:line="240" w:lineRule="auto"/>
        <w:ind w:left="851" w:hanging="284"/>
        <w:jc w:val="both"/>
      </w:pPr>
      <w:r>
        <w:t xml:space="preserve"> </w:t>
      </w:r>
      <w:r>
        <w:tab/>
      </w:r>
      <w:r w:rsidRPr="001E12AF">
        <w:t>O auditor obteve todas as outras informações antes da data do relatório do auditor independente e não identificou distorção relevante nessas outras informações.</w:t>
      </w:r>
    </w:p>
    <w:p w14:paraId="69A1CA24" w14:textId="77777777" w:rsidR="002A7EB0" w:rsidRPr="001E12AF" w:rsidRDefault="002A7EB0">
      <w:pPr>
        <w:numPr>
          <w:ilvl w:val="0"/>
          <w:numId w:val="196"/>
        </w:numPr>
        <w:spacing w:after="120" w:line="240" w:lineRule="auto"/>
        <w:ind w:left="851" w:hanging="284"/>
        <w:jc w:val="both"/>
      </w:pPr>
      <w:r>
        <w:t xml:space="preserve"> </w:t>
      </w:r>
      <w:r>
        <w:tab/>
      </w:r>
      <w:r w:rsidRPr="001E12AF">
        <w:t>Os valores correspondentes estão apresentados e as demonstrações contábeis do período anterior foram examinadas pelo auditor independente antecessor. O auditor não está proibido por lei ou regulamento de mencionar o relatório do auditor independente anterior sobre os valores correspondentes e decide fazer isso.</w:t>
      </w:r>
    </w:p>
    <w:p w14:paraId="7ED4C4CE" w14:textId="77777777" w:rsidR="002A7EB0" w:rsidRPr="001E12AF" w:rsidRDefault="002A7EB0">
      <w:pPr>
        <w:numPr>
          <w:ilvl w:val="0"/>
          <w:numId w:val="196"/>
        </w:numPr>
        <w:spacing w:after="120" w:line="240" w:lineRule="auto"/>
        <w:ind w:left="851" w:hanging="284"/>
        <w:jc w:val="both"/>
      </w:pPr>
      <w:r>
        <w:t xml:space="preserve"> </w:t>
      </w:r>
      <w:r>
        <w:tab/>
      </w:r>
      <w:r w:rsidRPr="001E12AF">
        <w:t>As pessoas responsáveis pela supervisão das demonstrações contábeis não são aquelas responsáveis pela elaboração das demonstrações contábeis.</w:t>
      </w:r>
    </w:p>
    <w:p w14:paraId="438F0B19" w14:textId="77777777" w:rsidR="002A7EB0" w:rsidRPr="0026632F" w:rsidRDefault="002A7EB0" w:rsidP="002A7EB0">
      <w:pPr>
        <w:jc w:val="both"/>
        <w:rPr>
          <w:bCs/>
          <w:iCs/>
          <w:color w:val="000000"/>
          <w:spacing w:val="-7"/>
        </w:rPr>
      </w:pPr>
    </w:p>
    <w:p w14:paraId="61A98616" w14:textId="77777777" w:rsidR="002A7EB0" w:rsidRDefault="002A7EB0" w:rsidP="002A7EB0">
      <w:pPr>
        <w:ind w:left="567"/>
        <w:jc w:val="both"/>
        <w:rPr>
          <w:b/>
          <w:bCs/>
          <w:iCs/>
          <w:color w:val="000000"/>
          <w:spacing w:val="-7"/>
        </w:rPr>
      </w:pPr>
      <w:r w:rsidRPr="00025FEB">
        <w:rPr>
          <w:b/>
        </w:rPr>
        <w:t>RELATÓRIO DO AUDITOR INDEPENDENTE SOBRE AS DEMONSTRAÇÕES CONTÁBEIS</w:t>
      </w:r>
      <w:r w:rsidRPr="00025FEB">
        <w:rPr>
          <w:bCs/>
          <w:iCs/>
          <w:color w:val="000000"/>
          <w:spacing w:val="-7"/>
          <w:vertAlign w:val="superscript"/>
        </w:rPr>
        <w:t>(1)</w:t>
      </w:r>
    </w:p>
    <w:p w14:paraId="3F89E930" w14:textId="77777777" w:rsidR="002A7EB0" w:rsidRPr="0026632F" w:rsidRDefault="002A7EB0" w:rsidP="002A7EB0">
      <w:pPr>
        <w:jc w:val="both"/>
        <w:rPr>
          <w:bCs/>
          <w:iCs/>
          <w:color w:val="000000"/>
          <w:spacing w:val="-7"/>
        </w:rPr>
      </w:pPr>
    </w:p>
    <w:p w14:paraId="28C39F32" w14:textId="77777777" w:rsidR="002A7EB0" w:rsidRDefault="002A7EB0" w:rsidP="002A7EB0">
      <w:pPr>
        <w:ind w:left="567"/>
        <w:jc w:val="both"/>
        <w:rPr>
          <w:bCs/>
          <w:iCs/>
          <w:color w:val="000000"/>
          <w:spacing w:val="-7"/>
        </w:rPr>
      </w:pPr>
      <w:r w:rsidRPr="001E12AF">
        <w:t>Aos acionistas da Companhia ABC [ou outr</w:t>
      </w:r>
      <w:r w:rsidRPr="00025FEB">
        <w:t>o destinatário apropriado]</w:t>
      </w:r>
    </w:p>
    <w:p w14:paraId="73BF02F3" w14:textId="77777777" w:rsidR="002A7EB0" w:rsidRPr="002D121F" w:rsidRDefault="002A7EB0" w:rsidP="002A7EB0">
      <w:pPr>
        <w:jc w:val="both"/>
        <w:rPr>
          <w:bCs/>
          <w:iCs/>
          <w:color w:val="000000"/>
          <w:spacing w:val="-7"/>
        </w:rPr>
      </w:pPr>
    </w:p>
    <w:p w14:paraId="01E1108E" w14:textId="77777777" w:rsidR="002A7EB0" w:rsidRPr="00E42BC5" w:rsidRDefault="002A7EB0" w:rsidP="002A7EB0">
      <w:pPr>
        <w:ind w:left="567"/>
        <w:jc w:val="both"/>
        <w:rPr>
          <w:b/>
        </w:rPr>
      </w:pPr>
      <w:r w:rsidRPr="00E42BC5">
        <w:rPr>
          <w:b/>
        </w:rPr>
        <w:t>Opinião com ressalva</w:t>
      </w:r>
    </w:p>
    <w:p w14:paraId="3244B6D5" w14:textId="77777777" w:rsidR="002A7EB0" w:rsidRDefault="002A7EB0" w:rsidP="002A7EB0">
      <w:pPr>
        <w:jc w:val="both"/>
        <w:rPr>
          <w:bCs/>
          <w:iCs/>
          <w:color w:val="000000"/>
          <w:spacing w:val="-7"/>
        </w:rPr>
      </w:pPr>
    </w:p>
    <w:p w14:paraId="1126D968" w14:textId="77777777" w:rsidR="002A7EB0" w:rsidRPr="001E12AF" w:rsidRDefault="002A7EB0" w:rsidP="002A7EB0">
      <w:pPr>
        <w:ind w:left="567"/>
        <w:jc w:val="both"/>
      </w:pPr>
      <w:r w:rsidRPr="001E12AF">
        <w:t>Examinamos as demonstrações contábeis da Companhia ABC (Companhia), que compreendem o balanço patrimonial</w:t>
      </w:r>
      <w:r>
        <w:t>,</w:t>
      </w:r>
      <w:r w:rsidRPr="001E12AF">
        <w:t xml:space="preserve"> em 31 de dezembro de 20X1, e as respectivas demonstrações do resultado, do resultado abrangente, das mutações do patrimônio líquido e dos fluxos de caixa para o exercício findo nessa data, bem como as correspondentes notas explicativas, incluindo o resumo das principais políticas contábeis.</w:t>
      </w:r>
    </w:p>
    <w:p w14:paraId="1A6F34F6" w14:textId="77777777" w:rsidR="002A7EB0" w:rsidRDefault="002A7EB0" w:rsidP="002A7EB0">
      <w:pPr>
        <w:jc w:val="both"/>
        <w:rPr>
          <w:bCs/>
          <w:iCs/>
          <w:color w:val="000000"/>
          <w:spacing w:val="-7"/>
        </w:rPr>
      </w:pPr>
    </w:p>
    <w:p w14:paraId="374F9477" w14:textId="77777777" w:rsidR="002A7EB0" w:rsidRPr="0020665D" w:rsidRDefault="002A7EB0" w:rsidP="002A7EB0">
      <w:pPr>
        <w:ind w:left="567"/>
        <w:jc w:val="both"/>
      </w:pPr>
      <w:r w:rsidRPr="0020665D">
        <w:t xml:space="preserve">Em nossa opinião, exceto pelos efeitos do assunto descrito na seção </w:t>
      </w:r>
      <w:r>
        <w:t xml:space="preserve">a seguir, intitulada </w:t>
      </w:r>
      <w:r w:rsidRPr="0020665D">
        <w:t>“Base para opinião com ressalva”, as demonstrações contábeis acima referidas apresentam adequadamente, em todos os aspectos relevantes, a posição patrimonial e financeira da companhia</w:t>
      </w:r>
      <w:r>
        <w:t>,</w:t>
      </w:r>
      <w:r w:rsidRPr="0020665D">
        <w:t xml:space="preserve"> em 31 de dezembro de 20X1</w:t>
      </w:r>
      <w:r>
        <w:t>,</w:t>
      </w:r>
      <w:r w:rsidRPr="0020665D">
        <w:t xml:space="preserve"> e o desempenho de suas operações e os seus fluxos de caixa para o exercício findo nessa data, de acordo com as práticas contábeis adotadas no Brasil.</w:t>
      </w:r>
    </w:p>
    <w:p w14:paraId="02FF5D92" w14:textId="77777777" w:rsidR="002A7EB0" w:rsidRPr="0026632F" w:rsidRDefault="002A7EB0" w:rsidP="002A7EB0">
      <w:pPr>
        <w:jc w:val="both"/>
        <w:rPr>
          <w:bCs/>
          <w:iCs/>
          <w:color w:val="000000"/>
          <w:spacing w:val="-7"/>
        </w:rPr>
      </w:pPr>
    </w:p>
    <w:p w14:paraId="19B55055" w14:textId="77777777" w:rsidR="002A7EB0" w:rsidRPr="0020665D" w:rsidRDefault="002A7EB0" w:rsidP="002A7EB0">
      <w:pPr>
        <w:ind w:left="567"/>
        <w:jc w:val="both"/>
        <w:rPr>
          <w:b/>
        </w:rPr>
      </w:pPr>
      <w:r w:rsidRPr="0020665D">
        <w:rPr>
          <w:b/>
        </w:rPr>
        <w:t>Base para opinião com ressalva</w:t>
      </w:r>
    </w:p>
    <w:p w14:paraId="5BD77963" w14:textId="77777777" w:rsidR="002A7EB0" w:rsidRDefault="002A7EB0" w:rsidP="002A7EB0">
      <w:pPr>
        <w:jc w:val="both"/>
        <w:rPr>
          <w:bCs/>
          <w:iCs/>
          <w:color w:val="000000"/>
          <w:spacing w:val="-7"/>
        </w:rPr>
      </w:pPr>
    </w:p>
    <w:p w14:paraId="7458B7C2" w14:textId="77777777" w:rsidR="002A7EB0" w:rsidRPr="0020665D" w:rsidRDefault="002A7EB0" w:rsidP="002A7EB0">
      <w:pPr>
        <w:ind w:left="567"/>
        <w:jc w:val="both"/>
      </w:pPr>
      <w:r w:rsidRPr="0020665D">
        <w:t xml:space="preserve">Fomos designados como auditores da </w:t>
      </w:r>
      <w:r>
        <w:t>c</w:t>
      </w:r>
      <w:r w:rsidRPr="0020665D">
        <w:t>ompanhia em 30 de junho de 20X1 e, portanto, não acompanhamos o inventário físico no início do exercício. Não foi possível nos satisfazer por meios alternativos quanto às quantidades em estoque em 31 de dezembro de 20X0. Como os estoques iniciais são computados na determinação do resultado e dos fluxos de caixa, não nos foi possível determinar se seria necessário efetuar ajustes no lucro líquido do exercício registrado na demonstração do resultado e nos fluxos de caixa de atividades operacionais registrados na demonstração dos fluxos de caixa.</w:t>
      </w:r>
    </w:p>
    <w:p w14:paraId="0A8E83CB" w14:textId="77777777" w:rsidR="002A7EB0" w:rsidRDefault="002A7EB0" w:rsidP="002A7EB0">
      <w:pPr>
        <w:jc w:val="both"/>
        <w:rPr>
          <w:bCs/>
          <w:iCs/>
          <w:color w:val="000000"/>
          <w:spacing w:val="-7"/>
        </w:rPr>
      </w:pPr>
    </w:p>
    <w:p w14:paraId="1862AF08" w14:textId="77777777" w:rsidR="002A7EB0" w:rsidRPr="0020665D" w:rsidRDefault="002A7EB0" w:rsidP="002A7EB0">
      <w:pPr>
        <w:ind w:left="567"/>
        <w:jc w:val="both"/>
      </w:pPr>
      <w:r w:rsidRPr="0020665D">
        <w:t xml:space="preserve">Nossa auditoria foi conduzida de acordo com as normas brasileiras e internacionais de auditoria.  Nossas responsabilidades, em conformidade com tais normas, estão descritas na seção </w:t>
      </w:r>
      <w:r>
        <w:t xml:space="preserve">a seguir, </w:t>
      </w:r>
      <w:r w:rsidRPr="0020665D">
        <w:t>intitulada “Responsabilidade</w:t>
      </w:r>
      <w:r>
        <w:t>s</w:t>
      </w:r>
      <w:r w:rsidRPr="0020665D">
        <w:t xml:space="preserve"> do auditor pela auditoria das demonstrações contábeis”. Somos independentes em relação à companhia</w:t>
      </w:r>
      <w:r>
        <w:t>,</w:t>
      </w:r>
      <w:r w:rsidRPr="0020665D">
        <w:t xml:space="preserve"> de acordo com os princípios éticos relevantes previstos no Código de Ética Profissional do Contador e nas normas profissionais emitidas pelo Conselho Federal de Contabilidade</w:t>
      </w:r>
      <w:r>
        <w:t>,</w:t>
      </w:r>
      <w:r w:rsidRPr="0020665D">
        <w:t xml:space="preserve"> e cumprimos com as demais responsabilidades éticas de acordo com essas normas. Acreditamos que a evidência de auditoria obtida é suficiente e apropriada para fundamentar nossa opinião com ressalva.</w:t>
      </w:r>
    </w:p>
    <w:p w14:paraId="1CE186CC" w14:textId="77777777" w:rsidR="002A7EB0" w:rsidRPr="0026632F" w:rsidRDefault="002A7EB0" w:rsidP="002A7EB0">
      <w:pPr>
        <w:jc w:val="both"/>
        <w:rPr>
          <w:bCs/>
          <w:iCs/>
          <w:color w:val="000000"/>
          <w:spacing w:val="-7"/>
        </w:rPr>
      </w:pPr>
    </w:p>
    <w:p w14:paraId="12FCFF21" w14:textId="77777777" w:rsidR="002A7EB0" w:rsidRPr="00E42BC5" w:rsidRDefault="002A7EB0" w:rsidP="002A7EB0">
      <w:pPr>
        <w:ind w:left="567"/>
        <w:jc w:val="both"/>
        <w:rPr>
          <w:b/>
        </w:rPr>
      </w:pPr>
      <w:r w:rsidRPr="00E42BC5">
        <w:rPr>
          <w:b/>
        </w:rPr>
        <w:t>Outros assuntos</w:t>
      </w:r>
    </w:p>
    <w:p w14:paraId="0ED43F40" w14:textId="77777777" w:rsidR="002A7EB0" w:rsidRDefault="002A7EB0" w:rsidP="002A7EB0">
      <w:pPr>
        <w:jc w:val="both"/>
        <w:rPr>
          <w:bCs/>
          <w:iCs/>
          <w:color w:val="000000"/>
          <w:spacing w:val="-7"/>
        </w:rPr>
      </w:pPr>
    </w:p>
    <w:p w14:paraId="7F8B3ECE" w14:textId="77777777" w:rsidR="002A7EB0" w:rsidRPr="0020665D" w:rsidRDefault="002A7EB0" w:rsidP="002A7EB0">
      <w:pPr>
        <w:ind w:left="567"/>
        <w:jc w:val="both"/>
      </w:pPr>
      <w:r w:rsidRPr="0020665D">
        <w:t>As demonstrações contábeis da companhia para o exercício findo em 31 de dezembro de 20X0 foram auditadas por outro auditor que, em seu relatório de auditoria</w:t>
      </w:r>
      <w:r>
        <w:t>,</w:t>
      </w:r>
      <w:r w:rsidRPr="0020665D">
        <w:t xml:space="preserve"> datado de 31 de março de 20X1, expressou opinião não modificada sobre essas demonstrações.</w:t>
      </w:r>
    </w:p>
    <w:p w14:paraId="1BF56CC2" w14:textId="77777777" w:rsidR="002A7EB0" w:rsidRDefault="002A7EB0" w:rsidP="002A7EB0">
      <w:pPr>
        <w:jc w:val="both"/>
        <w:rPr>
          <w:bCs/>
          <w:iCs/>
          <w:color w:val="000000"/>
          <w:spacing w:val="-7"/>
        </w:rPr>
      </w:pPr>
    </w:p>
    <w:p w14:paraId="315A1523" w14:textId="77777777" w:rsidR="002A7EB0" w:rsidRPr="0020665D" w:rsidRDefault="002A7EB0" w:rsidP="002A7EB0">
      <w:pPr>
        <w:ind w:left="567"/>
        <w:jc w:val="both"/>
        <w:rPr>
          <w:b/>
        </w:rPr>
      </w:pPr>
      <w:r w:rsidRPr="0020665D">
        <w:rPr>
          <w:b/>
        </w:rPr>
        <w:t>Outras informações que acompanham as demonstrações contábeis e o relatório do auditor</w:t>
      </w:r>
    </w:p>
    <w:p w14:paraId="67E99E34" w14:textId="77777777" w:rsidR="002A7EB0" w:rsidRPr="0020665D" w:rsidRDefault="002A7EB0" w:rsidP="002A7EB0">
      <w:pPr>
        <w:jc w:val="both"/>
      </w:pPr>
    </w:p>
    <w:p w14:paraId="08671D77" w14:textId="77777777" w:rsidR="002A7EB0" w:rsidRPr="00327C65" w:rsidRDefault="002A7EB0" w:rsidP="002A7EB0">
      <w:pPr>
        <w:ind w:left="567"/>
        <w:jc w:val="both"/>
        <w:rPr>
          <w:i/>
        </w:rPr>
      </w:pPr>
      <w:r w:rsidRPr="00327C65">
        <w:rPr>
          <w:i/>
        </w:rPr>
        <w:t>[Apresentação de acordo com o Exemplo 1 no Apêndice 2 da NBC TA 720].</w:t>
      </w:r>
    </w:p>
    <w:p w14:paraId="76E21945" w14:textId="77777777" w:rsidR="002A7EB0" w:rsidRPr="0020665D" w:rsidRDefault="002A7EB0" w:rsidP="002A7EB0">
      <w:pPr>
        <w:jc w:val="both"/>
        <w:rPr>
          <w:bCs/>
          <w:iCs/>
          <w:color w:val="000000"/>
          <w:spacing w:val="-7"/>
        </w:rPr>
      </w:pPr>
    </w:p>
    <w:p w14:paraId="5AF0715D" w14:textId="77777777" w:rsidR="002A7EB0" w:rsidRPr="0020665D" w:rsidRDefault="002A7EB0" w:rsidP="002A7EB0">
      <w:pPr>
        <w:ind w:left="567"/>
        <w:jc w:val="both"/>
        <w:rPr>
          <w:b/>
          <w:bCs/>
          <w:iCs/>
          <w:color w:val="000000"/>
          <w:spacing w:val="-7"/>
        </w:rPr>
      </w:pPr>
      <w:r w:rsidRPr="0020665D">
        <w:rPr>
          <w:b/>
        </w:rPr>
        <w:t>Responsabilidade</w:t>
      </w:r>
      <w:r>
        <w:rPr>
          <w:b/>
        </w:rPr>
        <w:t>s</w:t>
      </w:r>
      <w:r w:rsidRPr="0020665D">
        <w:rPr>
          <w:b/>
        </w:rPr>
        <w:t xml:space="preserve"> da administração e da governança pelas demonstrações contábeis</w:t>
      </w:r>
      <w:r w:rsidRPr="00025FEB">
        <w:rPr>
          <w:bCs/>
          <w:iCs/>
          <w:color w:val="000000"/>
          <w:spacing w:val="-7"/>
          <w:vertAlign w:val="superscript"/>
        </w:rPr>
        <w:t>(2)</w:t>
      </w:r>
    </w:p>
    <w:p w14:paraId="5539DC05" w14:textId="77777777" w:rsidR="002A7EB0" w:rsidRPr="0020665D" w:rsidRDefault="002A7EB0" w:rsidP="002A7EB0">
      <w:pPr>
        <w:jc w:val="both"/>
      </w:pPr>
    </w:p>
    <w:p w14:paraId="27BA807D" w14:textId="77777777" w:rsidR="002A7EB0" w:rsidRPr="00327C65" w:rsidRDefault="002A7EB0" w:rsidP="002A7EB0">
      <w:pPr>
        <w:ind w:left="567"/>
        <w:jc w:val="both"/>
        <w:rPr>
          <w:i/>
        </w:rPr>
      </w:pPr>
      <w:r w:rsidRPr="00327C65">
        <w:rPr>
          <w:i/>
        </w:rPr>
        <w:t>[Apresentação de acordo com o Exemplo 1 da NBC TA 700].</w:t>
      </w:r>
    </w:p>
    <w:p w14:paraId="38DFF8A1" w14:textId="77777777" w:rsidR="002A7EB0" w:rsidRPr="0026632F" w:rsidRDefault="002A7EB0" w:rsidP="002A7EB0">
      <w:pPr>
        <w:jc w:val="both"/>
      </w:pPr>
    </w:p>
    <w:p w14:paraId="0351FB54" w14:textId="77777777" w:rsidR="002A7EB0" w:rsidRDefault="002A7EB0" w:rsidP="002A7EB0">
      <w:pPr>
        <w:ind w:left="567"/>
        <w:jc w:val="both"/>
        <w:rPr>
          <w:b/>
          <w:bCs/>
          <w:iCs/>
          <w:color w:val="000000"/>
          <w:spacing w:val="-7"/>
          <w:u w:val="single"/>
        </w:rPr>
      </w:pPr>
      <w:r w:rsidRPr="00E42BC5">
        <w:rPr>
          <w:b/>
        </w:rPr>
        <w:t>Responsabilidade</w:t>
      </w:r>
      <w:r>
        <w:rPr>
          <w:b/>
        </w:rPr>
        <w:t>s</w:t>
      </w:r>
      <w:r w:rsidRPr="00E42BC5">
        <w:rPr>
          <w:b/>
        </w:rPr>
        <w:t xml:space="preserve"> do auditor</w:t>
      </w:r>
      <w:r w:rsidRPr="0020665D">
        <w:rPr>
          <w:b/>
        </w:rPr>
        <w:t xml:space="preserve"> pela auditoria das demonstrações contábeis</w:t>
      </w:r>
    </w:p>
    <w:p w14:paraId="7B2379E3" w14:textId="77777777" w:rsidR="002A7EB0" w:rsidRPr="0026632F" w:rsidRDefault="002A7EB0" w:rsidP="002A7EB0">
      <w:pPr>
        <w:jc w:val="both"/>
        <w:rPr>
          <w:bCs/>
          <w:iCs/>
          <w:color w:val="000000"/>
          <w:spacing w:val="-7"/>
        </w:rPr>
      </w:pPr>
    </w:p>
    <w:p w14:paraId="1B07F866" w14:textId="77777777" w:rsidR="002A7EB0" w:rsidRPr="00327C65" w:rsidRDefault="002A7EB0" w:rsidP="002A7EB0">
      <w:pPr>
        <w:ind w:left="567"/>
        <w:jc w:val="both"/>
        <w:rPr>
          <w:i/>
        </w:rPr>
      </w:pPr>
      <w:r w:rsidRPr="00327C65">
        <w:rPr>
          <w:i/>
        </w:rPr>
        <w:t xml:space="preserve">[Apresentação de acordo com o </w:t>
      </w:r>
      <w:r>
        <w:rPr>
          <w:i/>
        </w:rPr>
        <w:t>E</w:t>
      </w:r>
      <w:r w:rsidRPr="00327C65">
        <w:rPr>
          <w:i/>
        </w:rPr>
        <w:t>xemplo 1 da NBC TA 700].</w:t>
      </w:r>
    </w:p>
    <w:p w14:paraId="1BD12012" w14:textId="77777777" w:rsidR="002A7EB0" w:rsidRDefault="002A7EB0" w:rsidP="002A7EB0">
      <w:pPr>
        <w:jc w:val="both"/>
        <w:rPr>
          <w:bCs/>
          <w:iCs/>
          <w:strike/>
          <w:color w:val="000000"/>
          <w:spacing w:val="-7"/>
        </w:rPr>
      </w:pPr>
    </w:p>
    <w:p w14:paraId="40C8232A" w14:textId="77777777" w:rsidR="002A7EB0" w:rsidRPr="0020665D" w:rsidRDefault="002A7EB0" w:rsidP="002A7EB0">
      <w:pPr>
        <w:ind w:left="567"/>
        <w:jc w:val="both"/>
      </w:pPr>
      <w:r w:rsidRPr="0020665D">
        <w:t>[Local (localidade do escritório de auditoria que emitiu o relatório) e data do relatório do auditor independente]</w:t>
      </w:r>
    </w:p>
    <w:p w14:paraId="58F9C6D1" w14:textId="77777777" w:rsidR="002A7EB0" w:rsidRPr="0020665D" w:rsidRDefault="002A7EB0" w:rsidP="002A7EB0">
      <w:pPr>
        <w:ind w:left="567"/>
        <w:jc w:val="both"/>
      </w:pPr>
      <w:r w:rsidRPr="0020665D">
        <w:t>[Nome do auditor independente (pessoa física ou jurídica)]</w:t>
      </w:r>
    </w:p>
    <w:p w14:paraId="014D217D" w14:textId="77777777" w:rsidR="002A7EB0" w:rsidRPr="0020665D" w:rsidRDefault="002A7EB0" w:rsidP="002A7EB0">
      <w:pPr>
        <w:ind w:left="567"/>
        <w:jc w:val="both"/>
      </w:pPr>
      <w:r w:rsidRPr="0020665D">
        <w:t>[Nome do profissional (sócio ou responsável técnico, no caso de o auditor ser pessoa jurídica)]</w:t>
      </w:r>
    </w:p>
    <w:p w14:paraId="070A588F" w14:textId="77777777" w:rsidR="002A7EB0" w:rsidRPr="0020665D" w:rsidRDefault="002A7EB0" w:rsidP="002A7EB0">
      <w:pPr>
        <w:ind w:left="567"/>
        <w:jc w:val="both"/>
      </w:pPr>
      <w:r w:rsidRPr="0020665D">
        <w:t>[Números de registro no CRC da firma de auditoria e do profissional que assina o relatório]</w:t>
      </w:r>
    </w:p>
    <w:p w14:paraId="32F41681" w14:textId="77777777" w:rsidR="002A7EB0" w:rsidRPr="0020665D" w:rsidRDefault="002A7EB0" w:rsidP="002A7EB0">
      <w:pPr>
        <w:ind w:left="567"/>
        <w:jc w:val="both"/>
      </w:pPr>
      <w:r w:rsidRPr="0020665D">
        <w:t>[Assinatura do auditor independente]</w:t>
      </w:r>
    </w:p>
    <w:p w14:paraId="59102CD0" w14:textId="77777777" w:rsidR="002A7EB0" w:rsidRDefault="002A7EB0" w:rsidP="002A7EB0">
      <w:pPr>
        <w:jc w:val="both"/>
        <w:rPr>
          <w:bCs/>
          <w:iCs/>
          <w:color w:val="000000"/>
          <w:spacing w:val="-7"/>
        </w:rPr>
      </w:pPr>
    </w:p>
    <w:p w14:paraId="5C9416DE" w14:textId="77777777" w:rsidR="002A7EB0" w:rsidRPr="0020665D" w:rsidRDefault="002A7EB0" w:rsidP="002A7EB0">
      <w:pPr>
        <w:spacing w:after="120"/>
        <w:ind w:left="567" w:right="-74"/>
        <w:jc w:val="both"/>
        <w:rPr>
          <w:sz w:val="20"/>
          <w:szCs w:val="20"/>
        </w:rPr>
      </w:pPr>
      <w:r w:rsidRPr="00025FEB">
        <w:rPr>
          <w:sz w:val="20"/>
          <w:szCs w:val="20"/>
          <w:vertAlign w:val="superscript"/>
        </w:rPr>
        <w:t>(1)</w:t>
      </w:r>
      <w:r w:rsidRPr="0020665D">
        <w:rPr>
          <w:sz w:val="20"/>
          <w:szCs w:val="20"/>
        </w:rPr>
        <w:t xml:space="preserve"> No caso d</w:t>
      </w:r>
      <w:r>
        <w:rPr>
          <w:sz w:val="20"/>
          <w:szCs w:val="20"/>
        </w:rPr>
        <w:t xml:space="preserve">e </w:t>
      </w:r>
      <w:r w:rsidRPr="0020665D">
        <w:rPr>
          <w:sz w:val="20"/>
          <w:szCs w:val="20"/>
        </w:rPr>
        <w:t>o relatório cobrir outros aspectos legais e regulatórios, é necessário incluir um subtítulo para especificar a primeira parte do relatório, “Relatório do auditor sobre as demonstrações contábeis”, e</w:t>
      </w:r>
      <w:r>
        <w:rPr>
          <w:sz w:val="20"/>
          <w:szCs w:val="20"/>
        </w:rPr>
        <w:t>,</w:t>
      </w:r>
      <w:r w:rsidRPr="0020665D">
        <w:rPr>
          <w:sz w:val="20"/>
          <w:szCs w:val="20"/>
        </w:rPr>
        <w:t xml:space="preserve"> no final do relatório</w:t>
      </w:r>
      <w:r>
        <w:rPr>
          <w:sz w:val="20"/>
          <w:szCs w:val="20"/>
        </w:rPr>
        <w:t>,</w:t>
      </w:r>
      <w:r w:rsidRPr="0020665D">
        <w:rPr>
          <w:sz w:val="20"/>
          <w:szCs w:val="20"/>
        </w:rPr>
        <w:t xml:space="preserve"> outro subtítulo para a segunda parte, “Relatório sobre outros requisitos legais e regulatórios”.</w:t>
      </w:r>
    </w:p>
    <w:p w14:paraId="383E2900" w14:textId="77777777" w:rsidR="002A7EB0" w:rsidRPr="0020665D" w:rsidRDefault="002A7EB0" w:rsidP="002A7EB0">
      <w:pPr>
        <w:ind w:left="567"/>
        <w:jc w:val="both"/>
        <w:rPr>
          <w:sz w:val="20"/>
          <w:szCs w:val="20"/>
        </w:rPr>
      </w:pPr>
      <w:r w:rsidRPr="00025FEB">
        <w:rPr>
          <w:sz w:val="20"/>
          <w:szCs w:val="20"/>
          <w:vertAlign w:val="superscript"/>
        </w:rPr>
        <w:t>(2)</w:t>
      </w:r>
      <w:r w:rsidRPr="0020665D">
        <w:rPr>
          <w:sz w:val="20"/>
          <w:szCs w:val="20"/>
        </w:rPr>
        <w:t xml:space="preserve"> Em todos esses exemplos de relatório do auditor, os termos </w:t>
      </w:r>
      <w:r>
        <w:rPr>
          <w:sz w:val="20"/>
          <w:szCs w:val="20"/>
        </w:rPr>
        <w:t>“</w:t>
      </w:r>
      <w:r w:rsidRPr="0020665D">
        <w:rPr>
          <w:sz w:val="20"/>
          <w:szCs w:val="20"/>
        </w:rPr>
        <w:t>administração</w:t>
      </w:r>
      <w:r>
        <w:rPr>
          <w:sz w:val="20"/>
          <w:szCs w:val="20"/>
        </w:rPr>
        <w:t>”</w:t>
      </w:r>
      <w:r w:rsidRPr="0020665D">
        <w:rPr>
          <w:sz w:val="20"/>
          <w:szCs w:val="20"/>
        </w:rPr>
        <w:t xml:space="preserve"> e </w:t>
      </w:r>
      <w:r>
        <w:rPr>
          <w:sz w:val="20"/>
          <w:szCs w:val="20"/>
        </w:rPr>
        <w:t>“</w:t>
      </w:r>
      <w:r w:rsidRPr="0020665D">
        <w:rPr>
          <w:sz w:val="20"/>
          <w:szCs w:val="20"/>
        </w:rPr>
        <w:t>responsáveis pela governança</w:t>
      </w:r>
      <w:r>
        <w:rPr>
          <w:sz w:val="20"/>
          <w:szCs w:val="20"/>
        </w:rPr>
        <w:t>”</w:t>
      </w:r>
      <w:r w:rsidRPr="0020665D">
        <w:rPr>
          <w:sz w:val="20"/>
          <w:szCs w:val="20"/>
        </w:rPr>
        <w:t xml:space="preserve"> podem precisar ser substituídos por outros termos mais apropriados no contexto da estrutura legal de determinada jurisdição.</w:t>
      </w:r>
    </w:p>
    <w:p w14:paraId="43B7C37C" w14:textId="77777777" w:rsidR="002A7EB0" w:rsidRDefault="002A7EB0" w:rsidP="002A7EB0">
      <w:pPr>
        <w:jc w:val="both"/>
      </w:pPr>
    </w:p>
    <w:p w14:paraId="7BD347C1" w14:textId="77777777" w:rsidR="002A7EB0" w:rsidRPr="002D121F" w:rsidRDefault="002A7EB0" w:rsidP="002A7EB0">
      <w:pPr>
        <w:jc w:val="both"/>
      </w:pPr>
    </w:p>
    <w:p w14:paraId="7374C3E7" w14:textId="77777777" w:rsidR="002A7EB0" w:rsidRDefault="002A7EB0" w:rsidP="002A7EB0">
      <w:pPr>
        <w:ind w:left="567"/>
        <w:jc w:val="both"/>
        <w:rPr>
          <w:b/>
          <w:bCs/>
          <w:iCs/>
          <w:color w:val="000000"/>
          <w:spacing w:val="-7"/>
        </w:rPr>
      </w:pPr>
      <w:r>
        <w:rPr>
          <w:b/>
          <w:bCs/>
          <w:iCs/>
          <w:color w:val="000000"/>
          <w:spacing w:val="-7"/>
        </w:rPr>
        <w:t>Exemplo 2:</w:t>
      </w:r>
    </w:p>
    <w:p w14:paraId="618C5A72" w14:textId="77777777" w:rsidR="002A7EB0" w:rsidRDefault="002A7EB0" w:rsidP="002A7EB0">
      <w:pPr>
        <w:jc w:val="both"/>
        <w:rPr>
          <w:u w:val="single"/>
        </w:rPr>
      </w:pPr>
    </w:p>
    <w:p w14:paraId="6076A60C" w14:textId="77777777" w:rsidR="002A7EB0" w:rsidRPr="0020665D" w:rsidRDefault="002A7EB0" w:rsidP="002A7EB0">
      <w:pPr>
        <w:spacing w:after="120"/>
        <w:ind w:left="567"/>
        <w:jc w:val="both"/>
        <w:rPr>
          <w:bCs/>
          <w:iCs/>
          <w:color w:val="000000"/>
          <w:spacing w:val="-7"/>
        </w:rPr>
      </w:pPr>
      <w:r w:rsidRPr="0020665D">
        <w:t>Para fins deste exemplo, são consideradas as seguintes circunstâncias</w:t>
      </w:r>
      <w:r w:rsidRPr="0020665D">
        <w:rPr>
          <w:bCs/>
          <w:iCs/>
          <w:color w:val="000000"/>
          <w:spacing w:val="-7"/>
        </w:rPr>
        <w:t>:</w:t>
      </w:r>
    </w:p>
    <w:p w14:paraId="42CD0402" w14:textId="77777777" w:rsidR="002A7EB0" w:rsidRPr="0020665D" w:rsidRDefault="002A7EB0">
      <w:pPr>
        <w:numPr>
          <w:ilvl w:val="0"/>
          <w:numId w:val="196"/>
        </w:numPr>
        <w:spacing w:after="120" w:line="240" w:lineRule="auto"/>
        <w:ind w:left="851" w:hanging="284"/>
        <w:jc w:val="both"/>
      </w:pPr>
      <w:r>
        <w:t xml:space="preserve"> </w:t>
      </w:r>
      <w:r>
        <w:tab/>
      </w:r>
      <w:r w:rsidRPr="0020665D">
        <w:t>Auditoria do conjunto completo de demonstrações contábeis de entidade não listada, usando a estrutura de apresentação adequada. Não é auditoria de grupo (ou seja, a NBC TA 600 não se aplica).</w:t>
      </w:r>
    </w:p>
    <w:p w14:paraId="4E1F9EE9" w14:textId="77777777" w:rsidR="002A7EB0" w:rsidRPr="0020665D" w:rsidRDefault="002A7EB0">
      <w:pPr>
        <w:numPr>
          <w:ilvl w:val="0"/>
          <w:numId w:val="196"/>
        </w:numPr>
        <w:spacing w:after="120" w:line="240" w:lineRule="auto"/>
        <w:ind w:left="851" w:hanging="284"/>
        <w:jc w:val="both"/>
      </w:pPr>
      <w:r>
        <w:t xml:space="preserve"> </w:t>
      </w:r>
      <w:r>
        <w:tab/>
      </w:r>
      <w:r w:rsidRPr="0020665D">
        <w:t>As demonstrações contábeis são elaboradas pela administração da entidade de acordo com as práticas contábeis adotadas no Brasil (estrutura para fins gerais).</w:t>
      </w:r>
    </w:p>
    <w:p w14:paraId="2E2036D9" w14:textId="77777777" w:rsidR="002A7EB0" w:rsidRPr="0020665D" w:rsidRDefault="002A7EB0">
      <w:pPr>
        <w:numPr>
          <w:ilvl w:val="0"/>
          <w:numId w:val="196"/>
        </w:numPr>
        <w:spacing w:after="120" w:line="240" w:lineRule="auto"/>
        <w:ind w:left="851" w:hanging="284"/>
        <w:jc w:val="both"/>
      </w:pPr>
      <w:r>
        <w:t xml:space="preserve"> </w:t>
      </w:r>
      <w:r>
        <w:tab/>
      </w:r>
      <w:r w:rsidRPr="0020665D">
        <w:t>Os termos do trabalho de auditoria refletem a descrição da responsabilidade da administração pelas demonstrações contábeis na NBC TA 210.</w:t>
      </w:r>
    </w:p>
    <w:p w14:paraId="24E4F362" w14:textId="77777777" w:rsidR="002A7EB0" w:rsidRPr="0020665D" w:rsidRDefault="002A7EB0">
      <w:pPr>
        <w:numPr>
          <w:ilvl w:val="0"/>
          <w:numId w:val="196"/>
        </w:numPr>
        <w:spacing w:after="120" w:line="240" w:lineRule="auto"/>
        <w:ind w:left="851" w:hanging="284"/>
        <w:jc w:val="both"/>
      </w:pPr>
      <w:r>
        <w:t xml:space="preserve"> </w:t>
      </w:r>
      <w:r>
        <w:tab/>
      </w:r>
      <w:r w:rsidRPr="0020665D">
        <w:t>O auditor não acompanhou o inventário físico no início do período corrente e não conseguiu obter evidência de auditoria apropriada e suficiente com relação aos saldos iniciais de estoque.</w:t>
      </w:r>
    </w:p>
    <w:p w14:paraId="7E59B430" w14:textId="77777777" w:rsidR="002A7EB0" w:rsidRPr="0020665D" w:rsidRDefault="002A7EB0">
      <w:pPr>
        <w:numPr>
          <w:ilvl w:val="0"/>
          <w:numId w:val="196"/>
        </w:numPr>
        <w:spacing w:after="120" w:line="240" w:lineRule="auto"/>
        <w:ind w:left="851" w:hanging="284"/>
        <w:jc w:val="both"/>
      </w:pPr>
      <w:r>
        <w:t xml:space="preserve"> </w:t>
      </w:r>
      <w:r>
        <w:tab/>
      </w:r>
      <w:r w:rsidRPr="0020665D">
        <w:t>Os possíveis efeitos da impossibilidade de obter evidência de auditoria apropriada e suficiente com relação aos saldos iniciais de estoque são considerados relevantes, mas não disseminados de forma generalizada, para as demonstrações do resultado e dos fluxos de caixa da entidade. (Se os possíveis efeitos, no julgamento do auditor, são considerados relevantes e disseminados para o resultado e os fluxos de caixa da entidade, o auditor se abstém de expressar uma opinião sobre o resultado e os fluxos de caixa).</w:t>
      </w:r>
    </w:p>
    <w:p w14:paraId="5262A17A" w14:textId="77777777" w:rsidR="002A7EB0" w:rsidRPr="0020665D" w:rsidRDefault="002A7EB0">
      <w:pPr>
        <w:numPr>
          <w:ilvl w:val="0"/>
          <w:numId w:val="196"/>
        </w:numPr>
        <w:spacing w:after="120" w:line="240" w:lineRule="auto"/>
        <w:ind w:left="851" w:hanging="284"/>
        <w:jc w:val="both"/>
      </w:pPr>
      <w:r>
        <w:t xml:space="preserve"> </w:t>
      </w:r>
      <w:r>
        <w:tab/>
      </w:r>
      <w:r w:rsidRPr="0020665D">
        <w:t>A posição patrimonial e financeira no final do exercício está adequadamente apresentada.</w:t>
      </w:r>
    </w:p>
    <w:p w14:paraId="2CD9B1E5" w14:textId="77777777" w:rsidR="002A7EB0" w:rsidRPr="0020665D" w:rsidRDefault="002A7EB0">
      <w:pPr>
        <w:numPr>
          <w:ilvl w:val="0"/>
          <w:numId w:val="196"/>
        </w:numPr>
        <w:spacing w:after="120" w:line="240" w:lineRule="auto"/>
        <w:ind w:left="851" w:hanging="284"/>
        <w:jc w:val="both"/>
      </w:pPr>
      <w:r>
        <w:t xml:space="preserve"> </w:t>
      </w:r>
      <w:r>
        <w:tab/>
      </w:r>
      <w:r w:rsidRPr="0020665D">
        <w:t xml:space="preserve">A </w:t>
      </w:r>
      <w:r>
        <w:t>O</w:t>
      </w:r>
      <w:r w:rsidRPr="0020665D">
        <w:t>pinião com ressalva com relação ao resultado e aos fluxos de caixa e não modificada com relação à posição patrimonial e financeira é considerada apropriada nas circunstâncias.</w:t>
      </w:r>
    </w:p>
    <w:p w14:paraId="368A593C" w14:textId="77777777" w:rsidR="002A7EB0" w:rsidRPr="0020665D" w:rsidRDefault="002A7EB0">
      <w:pPr>
        <w:numPr>
          <w:ilvl w:val="0"/>
          <w:numId w:val="196"/>
        </w:numPr>
        <w:spacing w:after="120" w:line="240" w:lineRule="auto"/>
        <w:ind w:left="851" w:hanging="284"/>
        <w:jc w:val="both"/>
      </w:pPr>
      <w:r>
        <w:t xml:space="preserve"> </w:t>
      </w:r>
      <w:r>
        <w:tab/>
      </w:r>
      <w:r w:rsidRPr="0020665D">
        <w:t>As exigências éticas relevantes que se aplicam à auditoria compõem o Código de Ética Profissional do Contador e as normas profissionais emitidas pelo Conselho Federal de Contabilidade.</w:t>
      </w:r>
    </w:p>
    <w:p w14:paraId="748E31BA" w14:textId="77777777" w:rsidR="002A7EB0" w:rsidRPr="0020665D" w:rsidRDefault="002A7EB0">
      <w:pPr>
        <w:numPr>
          <w:ilvl w:val="0"/>
          <w:numId w:val="196"/>
        </w:numPr>
        <w:spacing w:after="120" w:line="240" w:lineRule="auto"/>
        <w:ind w:left="851" w:hanging="284"/>
        <w:jc w:val="both"/>
      </w:pPr>
      <w:r>
        <w:t xml:space="preserve"> </w:t>
      </w:r>
      <w:r>
        <w:tab/>
      </w:r>
      <w:r w:rsidRPr="0020665D">
        <w:t xml:space="preserve">Com base na evidência de auditoria obtida, o auditor concluiu que não existe incerteza </w:t>
      </w:r>
      <w:r>
        <w:t>relevante</w:t>
      </w:r>
      <w:r w:rsidRPr="0020665D">
        <w:t xml:space="preserve"> em relação a eventos ou </w:t>
      </w:r>
      <w:r>
        <w:t>condições</w:t>
      </w:r>
      <w:r w:rsidRPr="0020665D">
        <w:t xml:space="preserve"> que podem </w:t>
      </w:r>
      <w:r>
        <w:t>levantar</w:t>
      </w:r>
      <w:r w:rsidRPr="0020665D">
        <w:t xml:space="preserve"> dúvida significativa em relação à capacidade da continuidade operacional da entidade de acordo com a NBC TA 570.</w:t>
      </w:r>
    </w:p>
    <w:p w14:paraId="0E16B219" w14:textId="77777777" w:rsidR="002A7EB0" w:rsidRPr="0020665D" w:rsidRDefault="002A7EB0">
      <w:pPr>
        <w:numPr>
          <w:ilvl w:val="0"/>
          <w:numId w:val="196"/>
        </w:numPr>
        <w:spacing w:after="120" w:line="240" w:lineRule="auto"/>
        <w:ind w:left="851" w:hanging="284"/>
        <w:jc w:val="both"/>
      </w:pPr>
      <w:r>
        <w:t xml:space="preserve"> </w:t>
      </w:r>
      <w:r>
        <w:tab/>
      </w:r>
      <w:r w:rsidRPr="0020665D">
        <w:t>O auditor não precisa, e de outra forma não decidiu, comunicar os principais assuntos de auditoria de acordo com a NBC TA 701.</w:t>
      </w:r>
    </w:p>
    <w:p w14:paraId="17BB1092" w14:textId="77777777" w:rsidR="002A7EB0" w:rsidRPr="0020665D" w:rsidRDefault="002A7EB0">
      <w:pPr>
        <w:numPr>
          <w:ilvl w:val="0"/>
          <w:numId w:val="196"/>
        </w:numPr>
        <w:spacing w:after="120" w:line="240" w:lineRule="auto"/>
        <w:ind w:left="851" w:hanging="284"/>
        <w:jc w:val="both"/>
      </w:pPr>
      <w:r>
        <w:t xml:space="preserve"> </w:t>
      </w:r>
      <w:r>
        <w:tab/>
      </w:r>
      <w:r w:rsidRPr="0020665D">
        <w:t>O auditor obteve todas as outras informações antes da data do relatório do auditor independente e não identificou distorção relevante nessas outras informações.</w:t>
      </w:r>
    </w:p>
    <w:p w14:paraId="7E77804F" w14:textId="77777777" w:rsidR="002A7EB0" w:rsidRPr="0020665D" w:rsidRDefault="002A7EB0">
      <w:pPr>
        <w:numPr>
          <w:ilvl w:val="0"/>
          <w:numId w:val="196"/>
        </w:numPr>
        <w:spacing w:after="120" w:line="240" w:lineRule="auto"/>
        <w:ind w:left="851" w:hanging="284"/>
        <w:jc w:val="both"/>
      </w:pPr>
      <w:r>
        <w:t xml:space="preserve"> </w:t>
      </w:r>
      <w:r>
        <w:tab/>
      </w:r>
      <w:r w:rsidRPr="0020665D">
        <w:t>Os valores correspondentes estão apresentados e as demonstrações contábeis do período anterior foram examinadas pelo auditor independente antecessor. O auditor não está proibido por lei ou regulamento de mencionar o relatório do auditor independente anterior sobre os valores correspondentes e decide fazer isso.</w:t>
      </w:r>
    </w:p>
    <w:p w14:paraId="49825DA5" w14:textId="77777777" w:rsidR="002A7EB0" w:rsidRPr="0020665D" w:rsidRDefault="002A7EB0">
      <w:pPr>
        <w:numPr>
          <w:ilvl w:val="0"/>
          <w:numId w:val="196"/>
        </w:numPr>
        <w:spacing w:after="0" w:line="240" w:lineRule="auto"/>
        <w:ind w:left="851" w:hanging="284"/>
        <w:jc w:val="both"/>
      </w:pPr>
      <w:r>
        <w:t xml:space="preserve"> </w:t>
      </w:r>
      <w:r>
        <w:tab/>
      </w:r>
      <w:r w:rsidRPr="0020665D">
        <w:t>As pessoas responsáveis pela supervisão das demonstrações contábeis não são aquelas responsáveis pela elaboração das demonstrações contábeis.</w:t>
      </w:r>
    </w:p>
    <w:p w14:paraId="294F6207" w14:textId="77777777" w:rsidR="002A7EB0" w:rsidRDefault="002A7EB0" w:rsidP="002A7EB0">
      <w:pPr>
        <w:jc w:val="both"/>
        <w:rPr>
          <w:bCs/>
          <w:iCs/>
          <w:color w:val="000000"/>
          <w:spacing w:val="-7"/>
        </w:rPr>
      </w:pPr>
    </w:p>
    <w:p w14:paraId="65706D46" w14:textId="77777777" w:rsidR="002A7EB0" w:rsidRDefault="002A7EB0" w:rsidP="002A7EB0">
      <w:pPr>
        <w:ind w:left="567"/>
        <w:jc w:val="both"/>
        <w:rPr>
          <w:b/>
          <w:bCs/>
          <w:iCs/>
          <w:color w:val="000000"/>
          <w:spacing w:val="-7"/>
        </w:rPr>
      </w:pPr>
      <w:r w:rsidRPr="00025FEB">
        <w:rPr>
          <w:b/>
        </w:rPr>
        <w:t>RELATÓRIO DO AUDITOR INDEPENDENTE SOBRE AS DEMONSTRAÇÕES CONTÁBEIS</w:t>
      </w:r>
      <w:r w:rsidRPr="00025FEB">
        <w:rPr>
          <w:bCs/>
          <w:iCs/>
          <w:color w:val="000000"/>
          <w:spacing w:val="-7"/>
          <w:vertAlign w:val="superscript"/>
        </w:rPr>
        <w:t>(1)</w:t>
      </w:r>
    </w:p>
    <w:p w14:paraId="251D0241" w14:textId="77777777" w:rsidR="002A7EB0" w:rsidRPr="002D121F" w:rsidRDefault="002A7EB0" w:rsidP="002A7EB0">
      <w:pPr>
        <w:jc w:val="both"/>
        <w:rPr>
          <w:bCs/>
          <w:iCs/>
          <w:color w:val="000000"/>
          <w:spacing w:val="-7"/>
        </w:rPr>
      </w:pPr>
    </w:p>
    <w:p w14:paraId="64EC39B3" w14:textId="77777777" w:rsidR="002A7EB0" w:rsidRPr="0020665D" w:rsidRDefault="002A7EB0" w:rsidP="002A7EB0">
      <w:pPr>
        <w:ind w:left="567"/>
        <w:jc w:val="both"/>
      </w:pPr>
      <w:r w:rsidRPr="0020665D">
        <w:t>Aos acionistas da Companhia ABC [ou outro destinatário apropriado]</w:t>
      </w:r>
    </w:p>
    <w:p w14:paraId="556E69CF" w14:textId="77777777" w:rsidR="002A7EB0" w:rsidRPr="002D121F" w:rsidRDefault="002A7EB0" w:rsidP="002A7EB0">
      <w:pPr>
        <w:jc w:val="both"/>
        <w:rPr>
          <w:bCs/>
          <w:iCs/>
          <w:color w:val="000000"/>
          <w:spacing w:val="-7"/>
        </w:rPr>
      </w:pPr>
    </w:p>
    <w:p w14:paraId="07DE059E" w14:textId="77777777" w:rsidR="002A7EB0" w:rsidRPr="0020665D" w:rsidRDefault="002A7EB0" w:rsidP="002A7EB0">
      <w:pPr>
        <w:ind w:left="567"/>
        <w:jc w:val="both"/>
        <w:rPr>
          <w:b/>
        </w:rPr>
      </w:pPr>
      <w:r w:rsidRPr="0020665D">
        <w:rPr>
          <w:b/>
        </w:rPr>
        <w:t>Opinião</w:t>
      </w:r>
    </w:p>
    <w:p w14:paraId="6B8A2296" w14:textId="77777777" w:rsidR="002A7EB0" w:rsidRDefault="002A7EB0" w:rsidP="002A7EB0">
      <w:pPr>
        <w:jc w:val="both"/>
        <w:rPr>
          <w:bCs/>
          <w:iCs/>
          <w:color w:val="000000"/>
          <w:spacing w:val="-7"/>
        </w:rPr>
      </w:pPr>
    </w:p>
    <w:p w14:paraId="2D5DCA6E" w14:textId="77777777" w:rsidR="002A7EB0" w:rsidRPr="0020665D" w:rsidRDefault="002A7EB0" w:rsidP="002A7EB0">
      <w:pPr>
        <w:ind w:left="567"/>
        <w:jc w:val="both"/>
      </w:pPr>
      <w:r w:rsidRPr="0020665D">
        <w:t>Examinamos as demonstrações contábeis da Companhia ABC (Companhia), que compreendem o balanço patrimonial</w:t>
      </w:r>
      <w:r>
        <w:t>,</w:t>
      </w:r>
      <w:r w:rsidRPr="0020665D">
        <w:t xml:space="preserve"> em 31 de dezembro de 20X1, e as respectivas demonstrações do resultado, do resultado abrangente, das mutações do patrimônio líquido e dos fluxos de caixa para o exercício findo nessa data, bem como as correspondentes notas explicativas, incluindo um resumo das principais políticas contábeis.</w:t>
      </w:r>
    </w:p>
    <w:p w14:paraId="022BB435" w14:textId="77777777" w:rsidR="002A7EB0" w:rsidRPr="002D121F" w:rsidRDefault="002A7EB0" w:rsidP="002A7EB0">
      <w:pPr>
        <w:jc w:val="both"/>
        <w:rPr>
          <w:bCs/>
          <w:iCs/>
          <w:color w:val="000000"/>
          <w:spacing w:val="-7"/>
        </w:rPr>
      </w:pPr>
    </w:p>
    <w:p w14:paraId="61AD0B5A" w14:textId="77777777" w:rsidR="002A7EB0" w:rsidRDefault="002A7EB0" w:rsidP="002A7EB0">
      <w:pPr>
        <w:ind w:left="567"/>
        <w:jc w:val="both"/>
        <w:rPr>
          <w:bCs/>
          <w:i/>
          <w:iCs/>
          <w:color w:val="000000"/>
          <w:spacing w:val="-7"/>
        </w:rPr>
      </w:pPr>
      <w:r>
        <w:rPr>
          <w:bCs/>
          <w:i/>
          <w:iCs/>
          <w:color w:val="000000"/>
          <w:spacing w:val="-7"/>
        </w:rPr>
        <w:t xml:space="preserve">Opinião com ressalva sobre o desempenho das operações </w:t>
      </w:r>
      <w:r w:rsidRPr="00BC6315">
        <w:rPr>
          <w:bCs/>
          <w:i/>
          <w:iCs/>
          <w:color w:val="000000"/>
          <w:spacing w:val="-7"/>
        </w:rPr>
        <w:t>e os</w:t>
      </w:r>
      <w:r>
        <w:rPr>
          <w:bCs/>
          <w:i/>
          <w:iCs/>
          <w:color w:val="000000"/>
          <w:spacing w:val="-7"/>
        </w:rPr>
        <w:t xml:space="preserve"> fluxos de caixa</w:t>
      </w:r>
    </w:p>
    <w:p w14:paraId="46995B15" w14:textId="77777777" w:rsidR="002A7EB0" w:rsidRDefault="002A7EB0" w:rsidP="002A7EB0">
      <w:pPr>
        <w:jc w:val="both"/>
        <w:rPr>
          <w:bCs/>
          <w:iCs/>
          <w:color w:val="000000"/>
          <w:spacing w:val="-7"/>
        </w:rPr>
      </w:pPr>
    </w:p>
    <w:p w14:paraId="044807E1" w14:textId="77777777" w:rsidR="002A7EB0" w:rsidRPr="0020665D" w:rsidRDefault="002A7EB0" w:rsidP="002A7EB0">
      <w:pPr>
        <w:ind w:left="567"/>
        <w:jc w:val="both"/>
      </w:pPr>
      <w:r w:rsidRPr="0020665D">
        <w:t xml:space="preserve">Em nossa opinião, exceto pelos possíveis efeitos do assunto descrito na seção </w:t>
      </w:r>
      <w:r>
        <w:t xml:space="preserve">a seguir, intitulada </w:t>
      </w:r>
      <w:r w:rsidRPr="0020665D">
        <w:t>“Base para opinião com ressalva”, as demonstrações do resultado e dos fluxos de caixa apresentam adequadamente, em todos os aspectos relevantes, o desempenho das operações e os fluxos de caixa da companhia para o exercício findo em 31 de dezembro de 20X1, de acordo com as práticas contábeis adotadas no Brasil.</w:t>
      </w:r>
    </w:p>
    <w:p w14:paraId="5A62EEA5" w14:textId="77777777" w:rsidR="002A7EB0" w:rsidRDefault="002A7EB0" w:rsidP="002A7EB0">
      <w:pPr>
        <w:jc w:val="both"/>
        <w:rPr>
          <w:bCs/>
          <w:iCs/>
          <w:color w:val="000000"/>
          <w:spacing w:val="-7"/>
        </w:rPr>
      </w:pPr>
    </w:p>
    <w:p w14:paraId="206A1AB7" w14:textId="77777777" w:rsidR="002A7EB0" w:rsidRDefault="002A7EB0" w:rsidP="002A7EB0">
      <w:pPr>
        <w:ind w:left="567"/>
        <w:jc w:val="both"/>
        <w:rPr>
          <w:bCs/>
          <w:i/>
          <w:iCs/>
          <w:strike/>
          <w:color w:val="000000"/>
          <w:spacing w:val="-7"/>
        </w:rPr>
      </w:pPr>
      <w:r>
        <w:rPr>
          <w:bCs/>
          <w:i/>
          <w:iCs/>
          <w:color w:val="000000"/>
          <w:spacing w:val="-7"/>
        </w:rPr>
        <w:t>Opinião sobre a posição patrimonial e financeira</w:t>
      </w:r>
    </w:p>
    <w:p w14:paraId="218FB21A" w14:textId="77777777" w:rsidR="002A7EB0" w:rsidRDefault="002A7EB0" w:rsidP="002A7EB0">
      <w:pPr>
        <w:jc w:val="both"/>
        <w:rPr>
          <w:bCs/>
          <w:iCs/>
          <w:color w:val="000000"/>
          <w:spacing w:val="-7"/>
        </w:rPr>
      </w:pPr>
    </w:p>
    <w:p w14:paraId="20B05E32" w14:textId="77777777" w:rsidR="002A7EB0" w:rsidRPr="0020665D" w:rsidRDefault="002A7EB0" w:rsidP="002A7EB0">
      <w:pPr>
        <w:ind w:left="567"/>
        <w:jc w:val="both"/>
      </w:pPr>
      <w:r w:rsidRPr="0020665D">
        <w:t xml:space="preserve">Em nossa opinião, o balanço patrimonial apresenta adequadamente, em todos os aspectos relevantes, a posição patrimonial e financeira da </w:t>
      </w:r>
      <w:r>
        <w:t>c</w:t>
      </w:r>
      <w:r w:rsidRPr="0020665D">
        <w:t>ompanhia</w:t>
      </w:r>
      <w:r>
        <w:t>,</w:t>
      </w:r>
      <w:r w:rsidRPr="0020665D">
        <w:t xml:space="preserve"> em 31 de dezembro de 20X1</w:t>
      </w:r>
      <w:r>
        <w:t>,</w:t>
      </w:r>
      <w:r w:rsidRPr="0020665D">
        <w:t xml:space="preserve"> de acordo com as práticas contábeis adotadas no Brasil.</w:t>
      </w:r>
    </w:p>
    <w:p w14:paraId="291A7A55" w14:textId="77777777" w:rsidR="002A7EB0" w:rsidRPr="002D121F" w:rsidRDefault="002A7EB0" w:rsidP="002A7EB0">
      <w:pPr>
        <w:jc w:val="both"/>
        <w:rPr>
          <w:bCs/>
          <w:iCs/>
          <w:color w:val="000000"/>
          <w:spacing w:val="-7"/>
        </w:rPr>
      </w:pPr>
    </w:p>
    <w:p w14:paraId="77D3E45E" w14:textId="77777777" w:rsidR="002A7EB0" w:rsidRPr="0020665D" w:rsidRDefault="002A7EB0" w:rsidP="002A7EB0">
      <w:pPr>
        <w:ind w:left="567"/>
        <w:jc w:val="both"/>
        <w:rPr>
          <w:b/>
        </w:rPr>
      </w:pPr>
      <w:r w:rsidRPr="0020665D">
        <w:rPr>
          <w:b/>
        </w:rPr>
        <w:t>Base para opinião, incluindo base para opinião com ressalva sobre o desempenho das operações e os fluxos de caixa</w:t>
      </w:r>
    </w:p>
    <w:p w14:paraId="16ECF405" w14:textId="77777777" w:rsidR="002A7EB0" w:rsidRDefault="002A7EB0" w:rsidP="002A7EB0">
      <w:pPr>
        <w:jc w:val="both"/>
        <w:rPr>
          <w:bCs/>
          <w:iCs/>
          <w:color w:val="000000"/>
          <w:spacing w:val="-7"/>
        </w:rPr>
      </w:pPr>
    </w:p>
    <w:p w14:paraId="1B5A1FB0" w14:textId="77777777" w:rsidR="002A7EB0" w:rsidRDefault="002A7EB0" w:rsidP="002A7EB0">
      <w:pPr>
        <w:ind w:left="567"/>
        <w:jc w:val="both"/>
        <w:rPr>
          <w:bCs/>
          <w:iCs/>
          <w:color w:val="000000"/>
          <w:spacing w:val="-7"/>
        </w:rPr>
      </w:pPr>
      <w:r w:rsidRPr="0020665D">
        <w:t xml:space="preserve">Fomos designados como auditores da </w:t>
      </w:r>
      <w:r>
        <w:t>c</w:t>
      </w:r>
      <w:r w:rsidRPr="0020665D">
        <w:t>ompanhia</w:t>
      </w:r>
      <w:r>
        <w:t>,</w:t>
      </w:r>
      <w:r w:rsidRPr="0020665D">
        <w:t xml:space="preserve"> em 30 de junho de 20X1</w:t>
      </w:r>
      <w:r>
        <w:t>,</w:t>
      </w:r>
      <w:r w:rsidRPr="0020665D">
        <w:t xml:space="preserve"> e, portanto, não acompanhamos o inventário físico no início do exercício. Não foi possível nos satisfazer por meios alternativos quanto às quantidades em estoque</w:t>
      </w:r>
      <w:r>
        <w:t>,</w:t>
      </w:r>
      <w:r w:rsidRPr="0020665D">
        <w:t xml:space="preserve"> em 31 de dezembro de 20X0. Como os estoques iniciais são computados na determinação do resultado e dos fluxos de caixa, não nos foi possível determinar se seria necessário efetuar ajustes no lucro líquido do exercício registrado na demonstração do resultado e nos fluxos de caixa de atividades operacionais apresentados na demonstração dos fluxos de caixa.</w:t>
      </w:r>
    </w:p>
    <w:p w14:paraId="6B7E5B6E" w14:textId="77777777" w:rsidR="002A7EB0" w:rsidRDefault="002A7EB0" w:rsidP="002A7EB0">
      <w:pPr>
        <w:jc w:val="both"/>
        <w:rPr>
          <w:bCs/>
          <w:iCs/>
          <w:color w:val="000000"/>
          <w:spacing w:val="-7"/>
        </w:rPr>
      </w:pPr>
    </w:p>
    <w:p w14:paraId="69868983" w14:textId="77777777" w:rsidR="002A7EB0" w:rsidRPr="0020665D" w:rsidRDefault="002A7EB0" w:rsidP="002A7EB0">
      <w:pPr>
        <w:ind w:left="567"/>
        <w:jc w:val="both"/>
      </w:pPr>
      <w:r w:rsidRPr="0020665D">
        <w:t xml:space="preserve">Nossa auditoria foi conduzida de acordo com as normas brasileiras e internacionais de auditoria. Nossas responsabilidades, em conformidade com tais normas, estão descritas na seção </w:t>
      </w:r>
      <w:r>
        <w:t xml:space="preserve">a seguir, </w:t>
      </w:r>
      <w:r w:rsidRPr="0020665D">
        <w:t>intitulada “Responsabilidade</w:t>
      </w:r>
      <w:r>
        <w:t>s</w:t>
      </w:r>
      <w:r w:rsidRPr="0020665D">
        <w:t xml:space="preserve"> do auditor pela auditoria das demonstrações contábeis”. Somos independentes em relação à companhia</w:t>
      </w:r>
      <w:r>
        <w:t>,</w:t>
      </w:r>
      <w:r w:rsidRPr="0020665D">
        <w:t xml:space="preserve"> de acordo com os princípios éticos relevantes previstos no Código de Ética Profissional do Contador e nas normas profissionais emitidas pelo Conselho Federal de Contabilidade</w:t>
      </w:r>
      <w:r>
        <w:t>,</w:t>
      </w:r>
      <w:r w:rsidRPr="0020665D">
        <w:t xml:space="preserve"> e cumprimos com as demais responsabilidades éticas de acordo com essas normas. Acreditamos que a evidência de auditoria obtida é suficiente e apropriada para fornecer uma base para nossa opinião não modificada sobre a posição patrimonial e financeira e nossa opinião com ressalva sobre o desempenho das operações e os fluxos de caixa.</w:t>
      </w:r>
    </w:p>
    <w:p w14:paraId="69565ED9" w14:textId="77777777" w:rsidR="002A7EB0" w:rsidRDefault="002A7EB0" w:rsidP="002A7EB0">
      <w:pPr>
        <w:jc w:val="both"/>
        <w:rPr>
          <w:bCs/>
          <w:iCs/>
          <w:color w:val="000000"/>
          <w:spacing w:val="-7"/>
        </w:rPr>
      </w:pPr>
    </w:p>
    <w:p w14:paraId="31819921" w14:textId="77777777" w:rsidR="002A7EB0" w:rsidRPr="00FA626D" w:rsidRDefault="002A7EB0" w:rsidP="002A7EB0">
      <w:pPr>
        <w:ind w:left="567"/>
        <w:jc w:val="both"/>
        <w:rPr>
          <w:b/>
        </w:rPr>
      </w:pPr>
      <w:r w:rsidRPr="00FA626D">
        <w:rPr>
          <w:b/>
        </w:rPr>
        <w:t>Outros assuntos</w:t>
      </w:r>
    </w:p>
    <w:p w14:paraId="53DC48D9" w14:textId="77777777" w:rsidR="002A7EB0" w:rsidRDefault="002A7EB0" w:rsidP="002A7EB0">
      <w:pPr>
        <w:jc w:val="both"/>
        <w:rPr>
          <w:bCs/>
          <w:iCs/>
          <w:color w:val="000000"/>
          <w:spacing w:val="-7"/>
        </w:rPr>
      </w:pPr>
    </w:p>
    <w:p w14:paraId="44E3A012" w14:textId="77777777" w:rsidR="002A7EB0" w:rsidRPr="0020665D" w:rsidRDefault="002A7EB0" w:rsidP="002A7EB0">
      <w:pPr>
        <w:ind w:left="567"/>
        <w:jc w:val="both"/>
      </w:pPr>
      <w:r w:rsidRPr="0020665D">
        <w:t xml:space="preserve">As demonstrações contábeis da </w:t>
      </w:r>
      <w:r>
        <w:t>c</w:t>
      </w:r>
      <w:r w:rsidRPr="0020665D">
        <w:t>ompanhia para o exercício findo em 31 de dezembro de 20X0 foram auditadas por outro auditor que, em seu relatório</w:t>
      </w:r>
      <w:r>
        <w:t>,</w:t>
      </w:r>
      <w:r w:rsidRPr="0020665D">
        <w:t xml:space="preserve"> datado de 31 de março de 20X1, expressou opinião sem modificação sobre essas demonstrações.</w:t>
      </w:r>
    </w:p>
    <w:p w14:paraId="6B80BA50" w14:textId="77777777" w:rsidR="002A7EB0" w:rsidRDefault="002A7EB0" w:rsidP="002A7EB0">
      <w:pPr>
        <w:jc w:val="both"/>
        <w:rPr>
          <w:bCs/>
          <w:iCs/>
          <w:color w:val="000000"/>
          <w:spacing w:val="-7"/>
        </w:rPr>
      </w:pPr>
    </w:p>
    <w:p w14:paraId="44787EDB" w14:textId="77777777" w:rsidR="002A7EB0" w:rsidRDefault="002A7EB0" w:rsidP="002A7EB0">
      <w:pPr>
        <w:ind w:left="567"/>
        <w:jc w:val="both"/>
        <w:rPr>
          <w:b/>
          <w:bCs/>
          <w:iCs/>
          <w:color w:val="000000"/>
          <w:spacing w:val="-7"/>
          <w:u w:val="single"/>
        </w:rPr>
      </w:pPr>
      <w:r w:rsidRPr="0020665D">
        <w:rPr>
          <w:b/>
        </w:rPr>
        <w:t>Outras informações que acompanham as demonstrações contábeis e o relatório do auditor</w:t>
      </w:r>
      <w:r w:rsidRPr="00FA626D">
        <w:rPr>
          <w:b/>
        </w:rPr>
        <w:t xml:space="preserve"> </w:t>
      </w:r>
    </w:p>
    <w:p w14:paraId="5DA771B2" w14:textId="77777777" w:rsidR="002A7EB0" w:rsidRPr="002D121F" w:rsidRDefault="002A7EB0" w:rsidP="002A7EB0">
      <w:pPr>
        <w:jc w:val="both"/>
      </w:pPr>
    </w:p>
    <w:p w14:paraId="7BC1A735" w14:textId="77777777" w:rsidR="002A7EB0" w:rsidRPr="0020665D" w:rsidRDefault="002A7EB0" w:rsidP="002A7EB0">
      <w:pPr>
        <w:ind w:left="567"/>
        <w:jc w:val="both"/>
      </w:pPr>
      <w:r w:rsidRPr="0020665D">
        <w:t xml:space="preserve">[Apresentação de relatório de acordo com o </w:t>
      </w:r>
      <w:r>
        <w:t>E</w:t>
      </w:r>
      <w:r w:rsidRPr="0020665D">
        <w:t>xemplo 1 no Apêndice 2 da NBC TA 720].</w:t>
      </w:r>
    </w:p>
    <w:p w14:paraId="4F388B86" w14:textId="77777777" w:rsidR="002A7EB0" w:rsidRPr="0020665D" w:rsidRDefault="002A7EB0" w:rsidP="002A7EB0">
      <w:pPr>
        <w:jc w:val="both"/>
        <w:rPr>
          <w:bCs/>
          <w:iCs/>
          <w:color w:val="000000"/>
          <w:spacing w:val="-7"/>
        </w:rPr>
      </w:pPr>
    </w:p>
    <w:p w14:paraId="474D637A" w14:textId="77777777" w:rsidR="002A7EB0" w:rsidRPr="0020665D" w:rsidRDefault="002A7EB0" w:rsidP="002A7EB0">
      <w:pPr>
        <w:ind w:left="567"/>
        <w:jc w:val="both"/>
        <w:rPr>
          <w:b/>
        </w:rPr>
      </w:pPr>
      <w:r w:rsidRPr="0020665D">
        <w:rPr>
          <w:b/>
        </w:rPr>
        <w:t>Responsabilidade</w:t>
      </w:r>
      <w:r>
        <w:rPr>
          <w:b/>
        </w:rPr>
        <w:t>s</w:t>
      </w:r>
      <w:r w:rsidRPr="0020665D">
        <w:rPr>
          <w:b/>
        </w:rPr>
        <w:t xml:space="preserve"> da administração e da governança pelas demonstrações contábeis</w:t>
      </w:r>
      <w:r w:rsidRPr="00FA626D">
        <w:rPr>
          <w:vertAlign w:val="superscript"/>
        </w:rPr>
        <w:t>(2)</w:t>
      </w:r>
    </w:p>
    <w:p w14:paraId="7EEE2A50" w14:textId="77777777" w:rsidR="002A7EB0" w:rsidRPr="0020665D" w:rsidRDefault="002A7EB0" w:rsidP="002A7EB0">
      <w:pPr>
        <w:jc w:val="both"/>
      </w:pPr>
    </w:p>
    <w:p w14:paraId="11DA4DF4" w14:textId="77777777" w:rsidR="002A7EB0" w:rsidRPr="0020665D" w:rsidRDefault="002A7EB0" w:rsidP="002A7EB0">
      <w:pPr>
        <w:ind w:left="567"/>
        <w:jc w:val="both"/>
        <w:rPr>
          <w:bCs/>
          <w:iCs/>
          <w:color w:val="000000"/>
          <w:spacing w:val="-7"/>
        </w:rPr>
      </w:pPr>
      <w:r w:rsidRPr="0020665D">
        <w:t xml:space="preserve">[Apresentação de acordo com o </w:t>
      </w:r>
      <w:r>
        <w:t>E</w:t>
      </w:r>
      <w:r w:rsidRPr="0020665D">
        <w:t>xemplo 1 da NBC TA 700].</w:t>
      </w:r>
    </w:p>
    <w:p w14:paraId="7EED4C19" w14:textId="77777777" w:rsidR="002A7EB0" w:rsidRPr="0020665D" w:rsidRDefault="002A7EB0" w:rsidP="002A7EB0">
      <w:pPr>
        <w:jc w:val="both"/>
        <w:rPr>
          <w:strike/>
        </w:rPr>
      </w:pPr>
    </w:p>
    <w:p w14:paraId="708D5FB4" w14:textId="77777777" w:rsidR="002A7EB0" w:rsidRPr="0020665D" w:rsidRDefault="002A7EB0" w:rsidP="002A7EB0">
      <w:pPr>
        <w:ind w:left="567"/>
        <w:jc w:val="both"/>
        <w:rPr>
          <w:b/>
        </w:rPr>
      </w:pPr>
      <w:r w:rsidRPr="0020665D">
        <w:rPr>
          <w:b/>
        </w:rPr>
        <w:t>Responsabilidade</w:t>
      </w:r>
      <w:r>
        <w:rPr>
          <w:b/>
        </w:rPr>
        <w:t>s</w:t>
      </w:r>
      <w:r w:rsidRPr="0020665D">
        <w:rPr>
          <w:b/>
        </w:rPr>
        <w:t xml:space="preserve"> do auditor pela auditoria das demonstrações contábeis</w:t>
      </w:r>
    </w:p>
    <w:p w14:paraId="7A9D69B5" w14:textId="77777777" w:rsidR="002A7EB0" w:rsidRDefault="002A7EB0" w:rsidP="002A7EB0">
      <w:pPr>
        <w:jc w:val="both"/>
        <w:rPr>
          <w:u w:val="single"/>
        </w:rPr>
      </w:pPr>
    </w:p>
    <w:p w14:paraId="03ED458F" w14:textId="77777777" w:rsidR="002A7EB0" w:rsidRPr="0020665D" w:rsidRDefault="002A7EB0" w:rsidP="002A7EB0">
      <w:pPr>
        <w:ind w:left="567"/>
        <w:jc w:val="both"/>
      </w:pPr>
      <w:r w:rsidRPr="0020665D">
        <w:t xml:space="preserve">[Apresentação de acordo com </w:t>
      </w:r>
      <w:r>
        <w:t>E</w:t>
      </w:r>
      <w:r w:rsidRPr="0020665D">
        <w:t>xemplo 1 da NBC TA 700].</w:t>
      </w:r>
    </w:p>
    <w:p w14:paraId="40923BB7" w14:textId="77777777" w:rsidR="002A7EB0" w:rsidRDefault="002A7EB0" w:rsidP="002A7EB0">
      <w:pPr>
        <w:jc w:val="both"/>
        <w:rPr>
          <w:bCs/>
          <w:iCs/>
          <w:strike/>
          <w:color w:val="000000"/>
          <w:spacing w:val="-7"/>
        </w:rPr>
      </w:pPr>
    </w:p>
    <w:p w14:paraId="4509C13C" w14:textId="77777777" w:rsidR="002A7EB0" w:rsidRDefault="002A7EB0" w:rsidP="002A7EB0">
      <w:pPr>
        <w:ind w:left="567"/>
        <w:jc w:val="both"/>
      </w:pPr>
      <w:r>
        <w:t>[Local (localidade do escritório de auditoria que emitiu o relatório) e data do relatório do auditor independente]</w:t>
      </w:r>
    </w:p>
    <w:p w14:paraId="2246E7E6" w14:textId="77777777" w:rsidR="002A7EB0" w:rsidRDefault="002A7EB0" w:rsidP="002A7EB0">
      <w:pPr>
        <w:ind w:left="567"/>
        <w:jc w:val="both"/>
      </w:pPr>
      <w:r>
        <w:t>[Nome do auditor independente (pessoa física ou jurídica)]</w:t>
      </w:r>
    </w:p>
    <w:p w14:paraId="153B38E0" w14:textId="77777777" w:rsidR="002A7EB0" w:rsidRDefault="002A7EB0" w:rsidP="002A7EB0">
      <w:pPr>
        <w:ind w:left="567"/>
        <w:jc w:val="both"/>
      </w:pPr>
      <w:r>
        <w:t>[Nome do profissional (sócio ou responsável técnico, no caso de o auditor ser pessoa jurídica)]</w:t>
      </w:r>
    </w:p>
    <w:p w14:paraId="1C01A672" w14:textId="77777777" w:rsidR="002A7EB0" w:rsidRDefault="002A7EB0" w:rsidP="002A7EB0">
      <w:pPr>
        <w:ind w:left="567"/>
        <w:jc w:val="both"/>
      </w:pPr>
      <w:r>
        <w:t>[Números de registro no CRC da firma de auditoria e do profissional que assina o relatório]</w:t>
      </w:r>
    </w:p>
    <w:p w14:paraId="065B1851" w14:textId="77777777" w:rsidR="002A7EB0" w:rsidRDefault="002A7EB0" w:rsidP="002A7EB0">
      <w:pPr>
        <w:ind w:left="567"/>
        <w:jc w:val="both"/>
      </w:pPr>
      <w:r>
        <w:t>[Assinatura do auditor independente]</w:t>
      </w:r>
    </w:p>
    <w:p w14:paraId="6FC0980A" w14:textId="77777777" w:rsidR="002A7EB0" w:rsidRDefault="002A7EB0" w:rsidP="002A7EB0">
      <w:pPr>
        <w:jc w:val="both"/>
        <w:rPr>
          <w:bCs/>
          <w:iCs/>
          <w:color w:val="000000"/>
          <w:spacing w:val="-7"/>
        </w:rPr>
      </w:pPr>
    </w:p>
    <w:p w14:paraId="4A95B5D0" w14:textId="77777777" w:rsidR="002A7EB0" w:rsidRPr="0020665D" w:rsidRDefault="002A7EB0" w:rsidP="002A7EB0">
      <w:pPr>
        <w:ind w:left="567" w:right="-73"/>
        <w:jc w:val="both"/>
        <w:rPr>
          <w:sz w:val="20"/>
          <w:szCs w:val="20"/>
        </w:rPr>
      </w:pPr>
      <w:r w:rsidRPr="00025FEB">
        <w:rPr>
          <w:sz w:val="20"/>
          <w:szCs w:val="20"/>
          <w:vertAlign w:val="superscript"/>
        </w:rPr>
        <w:t>(1)</w:t>
      </w:r>
      <w:r w:rsidRPr="0020665D">
        <w:rPr>
          <w:sz w:val="20"/>
          <w:szCs w:val="20"/>
        </w:rPr>
        <w:t xml:space="preserve"> No caso d</w:t>
      </w:r>
      <w:r>
        <w:rPr>
          <w:sz w:val="20"/>
          <w:szCs w:val="20"/>
        </w:rPr>
        <w:t xml:space="preserve">e </w:t>
      </w:r>
      <w:r w:rsidRPr="0020665D">
        <w:rPr>
          <w:sz w:val="20"/>
          <w:szCs w:val="20"/>
        </w:rPr>
        <w:t>o relatório cobrir outros aspectos legais e regulatórios, é necessário incluir um subtítulo para especificar a primeira parte do relatório, “Relatório do auditor sobre as demonstrações contábeis”, e</w:t>
      </w:r>
      <w:r>
        <w:rPr>
          <w:sz w:val="20"/>
          <w:szCs w:val="20"/>
        </w:rPr>
        <w:t>,</w:t>
      </w:r>
      <w:r w:rsidRPr="0020665D">
        <w:rPr>
          <w:sz w:val="20"/>
          <w:szCs w:val="20"/>
        </w:rPr>
        <w:t xml:space="preserve"> no final do relatório</w:t>
      </w:r>
      <w:r>
        <w:rPr>
          <w:sz w:val="20"/>
          <w:szCs w:val="20"/>
        </w:rPr>
        <w:t>,</w:t>
      </w:r>
      <w:r w:rsidRPr="0020665D">
        <w:rPr>
          <w:sz w:val="20"/>
          <w:szCs w:val="20"/>
        </w:rPr>
        <w:t xml:space="preserve"> outro subtítulo para a segunda parte, “Relatório sobre outros requisitos legais e regulatórios”.</w:t>
      </w:r>
    </w:p>
    <w:p w14:paraId="6C6CC1E7" w14:textId="77777777" w:rsidR="002A7EB0" w:rsidRPr="00EC0D1B" w:rsidRDefault="002A7EB0" w:rsidP="002A7EB0">
      <w:pPr>
        <w:ind w:right="-73"/>
        <w:jc w:val="both"/>
      </w:pPr>
    </w:p>
    <w:p w14:paraId="2357B6DA" w14:textId="77777777" w:rsidR="002A7EB0" w:rsidRPr="0020665D" w:rsidRDefault="002A7EB0" w:rsidP="002A7EB0">
      <w:pPr>
        <w:tabs>
          <w:tab w:val="left" w:pos="-4111"/>
        </w:tabs>
        <w:ind w:left="567"/>
        <w:jc w:val="both"/>
        <w:rPr>
          <w:sz w:val="20"/>
          <w:szCs w:val="20"/>
        </w:rPr>
      </w:pPr>
      <w:r w:rsidRPr="00025FEB">
        <w:rPr>
          <w:sz w:val="20"/>
          <w:szCs w:val="20"/>
          <w:vertAlign w:val="superscript"/>
        </w:rPr>
        <w:t>(2)</w:t>
      </w:r>
      <w:r w:rsidRPr="0020665D">
        <w:rPr>
          <w:sz w:val="20"/>
          <w:szCs w:val="20"/>
        </w:rPr>
        <w:t xml:space="preserve"> Em todos esses exemplos de relatório do auditor, os termos </w:t>
      </w:r>
      <w:r>
        <w:rPr>
          <w:sz w:val="20"/>
          <w:szCs w:val="20"/>
        </w:rPr>
        <w:t>“</w:t>
      </w:r>
      <w:r w:rsidRPr="0020665D">
        <w:rPr>
          <w:sz w:val="20"/>
          <w:szCs w:val="20"/>
        </w:rPr>
        <w:t>administração</w:t>
      </w:r>
      <w:r>
        <w:rPr>
          <w:sz w:val="20"/>
          <w:szCs w:val="20"/>
        </w:rPr>
        <w:t>”</w:t>
      </w:r>
      <w:r w:rsidRPr="0020665D">
        <w:rPr>
          <w:sz w:val="20"/>
          <w:szCs w:val="20"/>
        </w:rPr>
        <w:t xml:space="preserve"> e </w:t>
      </w:r>
      <w:r>
        <w:rPr>
          <w:sz w:val="20"/>
          <w:szCs w:val="20"/>
        </w:rPr>
        <w:t>“</w:t>
      </w:r>
      <w:r w:rsidRPr="0020665D">
        <w:rPr>
          <w:sz w:val="20"/>
          <w:szCs w:val="20"/>
        </w:rPr>
        <w:t>responsáveis pela governança</w:t>
      </w:r>
      <w:r>
        <w:rPr>
          <w:sz w:val="20"/>
          <w:szCs w:val="20"/>
        </w:rPr>
        <w:t>”</w:t>
      </w:r>
      <w:r w:rsidRPr="0020665D">
        <w:rPr>
          <w:sz w:val="20"/>
          <w:szCs w:val="20"/>
        </w:rPr>
        <w:t xml:space="preserve"> podem precisar ser substituídos por outros termos mais apropriados no contexto da estrutura legal de determinada jurisdição.</w:t>
      </w:r>
    </w:p>
    <w:p w14:paraId="770E8D74" w14:textId="77777777" w:rsidR="002A7EB0" w:rsidRDefault="002A7EB0" w:rsidP="002A7EB0">
      <w:pPr>
        <w:ind w:right="-73"/>
        <w:jc w:val="both"/>
        <w:rPr>
          <w:rFonts w:eastAsia="Arial"/>
        </w:rPr>
      </w:pPr>
    </w:p>
    <w:p w14:paraId="04558731" w14:textId="77777777" w:rsidR="002A7EB0" w:rsidRDefault="002A7EB0" w:rsidP="002A7EB0">
      <w:pPr>
        <w:ind w:right="-73"/>
        <w:jc w:val="both"/>
        <w:rPr>
          <w:rFonts w:eastAsia="Arial"/>
        </w:rPr>
      </w:pPr>
    </w:p>
    <w:p w14:paraId="60301394" w14:textId="77777777" w:rsidR="002A7EB0" w:rsidRPr="00660AB9" w:rsidRDefault="002A7EB0" w:rsidP="002A7EB0">
      <w:pPr>
        <w:ind w:left="567" w:right="2" w:hanging="567"/>
        <w:jc w:val="both"/>
      </w:pPr>
      <w:r w:rsidRPr="00660AB9">
        <w:t>2.</w:t>
      </w:r>
      <w:r w:rsidRPr="00660AB9">
        <w:tab/>
        <w:t>Em razão dessas alterações, as disposições não alteradas desta norma são mantidas e a sigla da NBC TA 510, publicada no DOU, Seção 1, de 3/12/2009, passa a ser NBC TA 510 (R1).</w:t>
      </w:r>
    </w:p>
    <w:p w14:paraId="2F6BF81F" w14:textId="77777777" w:rsidR="002A7EB0" w:rsidRPr="00660AB9" w:rsidRDefault="002A7EB0" w:rsidP="002A7EB0">
      <w:pPr>
        <w:pStyle w:val="Textoembloco"/>
        <w:tabs>
          <w:tab w:val="left" w:pos="-5387"/>
        </w:tabs>
        <w:ind w:left="0"/>
        <w:jc w:val="both"/>
        <w:rPr>
          <w:sz w:val="24"/>
          <w:lang w:val="pt-BR"/>
        </w:rPr>
      </w:pPr>
    </w:p>
    <w:p w14:paraId="5C1A918E" w14:textId="77777777" w:rsidR="002A7EB0" w:rsidRPr="00DA09C1" w:rsidRDefault="002A7EB0" w:rsidP="002A7EB0">
      <w:pPr>
        <w:pStyle w:val="Textoembloco"/>
        <w:autoSpaceDE w:val="0"/>
        <w:autoSpaceDN w:val="0"/>
        <w:adjustRightInd w:val="0"/>
        <w:ind w:left="567" w:hanging="567"/>
        <w:jc w:val="both"/>
        <w:rPr>
          <w:sz w:val="24"/>
          <w:lang w:val="pt-BR"/>
        </w:rPr>
      </w:pPr>
      <w:r w:rsidRPr="00660AB9">
        <w:rPr>
          <w:sz w:val="24"/>
          <w:lang w:val="pt-BR"/>
        </w:rPr>
        <w:t>3.</w:t>
      </w:r>
      <w:r w:rsidRPr="00660AB9">
        <w:rPr>
          <w:sz w:val="24"/>
          <w:lang w:val="pt-BR"/>
        </w:rPr>
        <w:tab/>
        <w:t>As alterações</w:t>
      </w:r>
      <w:r w:rsidRPr="00DA09C1">
        <w:rPr>
          <w:sz w:val="24"/>
          <w:lang w:val="pt-BR"/>
        </w:rPr>
        <w:t xml:space="preserve"> desta </w:t>
      </w:r>
      <w:r>
        <w:rPr>
          <w:sz w:val="24"/>
          <w:lang w:val="pt-BR"/>
        </w:rPr>
        <w:t>norma</w:t>
      </w:r>
      <w:r w:rsidRPr="00DA09C1">
        <w:rPr>
          <w:sz w:val="24"/>
          <w:lang w:val="pt-BR"/>
        </w:rPr>
        <w:t xml:space="preserve"> entra</w:t>
      </w:r>
      <w:r>
        <w:rPr>
          <w:sz w:val="24"/>
          <w:lang w:val="pt-BR"/>
        </w:rPr>
        <w:t>m</w:t>
      </w:r>
      <w:r w:rsidRPr="00DA09C1">
        <w:rPr>
          <w:sz w:val="24"/>
          <w:lang w:val="pt-BR"/>
        </w:rPr>
        <w:t xml:space="preserve"> em vigor na data de sua publicação, aplicando-se </w:t>
      </w:r>
      <w:r>
        <w:rPr>
          <w:sz w:val="24"/>
          <w:lang w:val="pt-BR"/>
        </w:rPr>
        <w:t>às auditorias de demonstrações contábeis para períodos que se findam em, ou após, 31 de dezembro de 2016.</w:t>
      </w:r>
    </w:p>
    <w:p w14:paraId="024EDBB1" w14:textId="77777777" w:rsidR="002A7EB0" w:rsidRDefault="002A7EB0" w:rsidP="002A7EB0">
      <w:pPr>
        <w:ind w:left="567" w:right="2" w:hanging="567"/>
        <w:jc w:val="both"/>
      </w:pPr>
    </w:p>
    <w:p w14:paraId="264EC661" w14:textId="77777777" w:rsidR="002A7EB0" w:rsidRPr="00C23A6C" w:rsidRDefault="002A7EB0" w:rsidP="002A7EB0">
      <w:pPr>
        <w:pStyle w:val="Recuodecorpodetexto2"/>
        <w:spacing w:after="0" w:line="240" w:lineRule="auto"/>
        <w:jc w:val="right"/>
        <w:rPr>
          <w:lang w:val="pt-BR"/>
        </w:rPr>
      </w:pPr>
      <w:r w:rsidRPr="00C23A6C">
        <w:rPr>
          <w:lang w:val="pt-BR"/>
        </w:rPr>
        <w:t>Brasília, 19 de agosto de 2016.</w:t>
      </w:r>
    </w:p>
    <w:p w14:paraId="371D501B" w14:textId="77777777" w:rsidR="002A7EB0" w:rsidRDefault="002A7EB0" w:rsidP="002A7EB0"/>
    <w:p w14:paraId="7A96F69E" w14:textId="77777777" w:rsidR="002A7EB0" w:rsidRDefault="002A7EB0" w:rsidP="002A7EB0">
      <w:pPr>
        <w:jc w:val="both"/>
      </w:pPr>
    </w:p>
    <w:p w14:paraId="0C80114C" w14:textId="77777777" w:rsidR="002A7EB0" w:rsidRDefault="002A7EB0" w:rsidP="002A7EB0"/>
    <w:p w14:paraId="28245ADD" w14:textId="77777777" w:rsidR="002A7EB0" w:rsidRDefault="002A7EB0" w:rsidP="002A7EB0">
      <w:pPr>
        <w:jc w:val="center"/>
        <w:rPr>
          <w:bCs/>
        </w:rPr>
      </w:pPr>
      <w:r>
        <w:t xml:space="preserve">Contador </w:t>
      </w:r>
      <w:r>
        <w:rPr>
          <w:b/>
        </w:rPr>
        <w:t>José Martonio Alves Coelho</w:t>
      </w:r>
    </w:p>
    <w:p w14:paraId="15BEAA5A" w14:textId="77777777" w:rsidR="002A7EB0" w:rsidRPr="00C23A6C" w:rsidRDefault="002A7EB0" w:rsidP="002A7EB0">
      <w:pPr>
        <w:pStyle w:val="Recuodecorpodetexto2"/>
        <w:spacing w:after="0" w:line="240" w:lineRule="auto"/>
        <w:ind w:left="0"/>
        <w:jc w:val="center"/>
        <w:rPr>
          <w:lang w:val="pt-BR"/>
        </w:rPr>
      </w:pPr>
      <w:r w:rsidRPr="00C23A6C">
        <w:rPr>
          <w:b/>
          <w:lang w:val="pt-BR"/>
        </w:rPr>
        <w:t>Presidente</w:t>
      </w:r>
    </w:p>
    <w:p w14:paraId="04D4FDAD" w14:textId="77777777" w:rsidR="002A7EB0" w:rsidRPr="00C23A6C" w:rsidRDefault="002A7EB0" w:rsidP="002A7EB0">
      <w:pPr>
        <w:jc w:val="both"/>
        <w:rPr>
          <w:strike/>
        </w:rPr>
      </w:pPr>
    </w:p>
    <w:p w14:paraId="4D8E89BC" w14:textId="77777777" w:rsidR="002A7EB0" w:rsidRPr="002A7EB0" w:rsidRDefault="002A7EB0" w:rsidP="002A7EB0"/>
    <w:p w14:paraId="63747858" w14:textId="7046D82C" w:rsidR="006D2D68" w:rsidRDefault="006D2D68" w:rsidP="00D17E06">
      <w:pPr>
        <w:pStyle w:val="Ttulo1"/>
        <w:spacing w:before="0" w:after="120" w:line="240" w:lineRule="auto"/>
        <w:rPr>
          <w:rFonts w:ascii="Times New Roman" w:hAnsi="Times New Roman" w:cs="Times New Roman"/>
          <w:b/>
          <w:bCs/>
          <w:color w:val="auto"/>
          <w:sz w:val="24"/>
          <w:szCs w:val="24"/>
        </w:rPr>
      </w:pPr>
      <w:bookmarkStart w:id="119" w:name="_Toc183036855"/>
      <w:r w:rsidRPr="00D17E06">
        <w:rPr>
          <w:rFonts w:ascii="Times New Roman" w:hAnsi="Times New Roman" w:cs="Times New Roman"/>
          <w:b/>
          <w:bCs/>
          <w:color w:val="auto"/>
          <w:sz w:val="24"/>
          <w:szCs w:val="24"/>
        </w:rPr>
        <w:t>NBC TA 520</w:t>
      </w:r>
      <w:bookmarkEnd w:id="119"/>
    </w:p>
    <w:p w14:paraId="61A059F2" w14:textId="77777777" w:rsidR="002A7EB0" w:rsidRPr="002A7EB0" w:rsidRDefault="002A7EB0" w:rsidP="002A7EB0">
      <w:pPr>
        <w:rPr>
          <w:b/>
          <w:bCs/>
        </w:rPr>
      </w:pPr>
      <w:r w:rsidRPr="002A7EB0">
        <w:rPr>
          <w:b/>
          <w:bCs/>
        </w:rPr>
        <w:t>RESOLUÇÃO CFC Nº. 1.221/09</w:t>
      </w:r>
    </w:p>
    <w:p w14:paraId="5FA787A8" w14:textId="77777777" w:rsidR="002A7EB0" w:rsidRDefault="002A7EB0" w:rsidP="002A7EB0"/>
    <w:p w14:paraId="390C23B4" w14:textId="77777777" w:rsidR="002A7EB0" w:rsidRDefault="002A7EB0" w:rsidP="002A7EB0">
      <w:pPr>
        <w:ind w:left="3969"/>
        <w:jc w:val="both"/>
        <w:rPr>
          <w:bCs/>
          <w:i/>
          <w:iCs/>
        </w:rPr>
      </w:pPr>
    </w:p>
    <w:p w14:paraId="21C28AE8" w14:textId="77777777" w:rsidR="002A7EB0" w:rsidRDefault="002A7EB0" w:rsidP="002A7EB0">
      <w:pPr>
        <w:ind w:left="4956"/>
        <w:jc w:val="both"/>
        <w:rPr>
          <w:i/>
        </w:rPr>
      </w:pPr>
      <w:r>
        <w:rPr>
          <w:bCs/>
          <w:i/>
          <w:iCs/>
        </w:rPr>
        <w:t xml:space="preserve">Aprova a NBC TA </w:t>
      </w:r>
      <w:r>
        <w:rPr>
          <w:i/>
        </w:rPr>
        <w:t>520</w:t>
      </w:r>
      <w:r>
        <w:t xml:space="preserve"> – </w:t>
      </w:r>
      <w:r>
        <w:rPr>
          <w:i/>
        </w:rPr>
        <w:t>Procedimentos Analíticos.</w:t>
      </w:r>
    </w:p>
    <w:p w14:paraId="4B47D894" w14:textId="77777777" w:rsidR="002A7EB0" w:rsidRDefault="002A7EB0" w:rsidP="002A7EB0">
      <w:pPr>
        <w:ind w:firstLine="2127"/>
      </w:pPr>
      <w:r>
        <w:rPr>
          <w:bCs/>
        </w:rPr>
        <w:t>O CONSELHO FEDERAL DE CONTABILIDADE</w:t>
      </w:r>
      <w:r>
        <w:t>, no exercício de suas atribuições legais e regimentais,</w:t>
      </w:r>
    </w:p>
    <w:p w14:paraId="1E4C7830" w14:textId="77777777" w:rsidR="002A7EB0" w:rsidRDefault="002A7EB0" w:rsidP="002A7EB0">
      <w:pPr>
        <w:ind w:firstLine="2127"/>
      </w:pPr>
    </w:p>
    <w:p w14:paraId="76AB9BC8" w14:textId="77777777" w:rsidR="002A7EB0" w:rsidRDefault="002A7EB0" w:rsidP="002A7EB0">
      <w:pPr>
        <w:ind w:firstLine="2127"/>
        <w:jc w:val="both"/>
        <w:rPr>
          <w:bCs/>
          <w:color w:val="000000"/>
        </w:rPr>
      </w:pPr>
      <w:r>
        <w:rPr>
          <w:bCs/>
          <w:color w:val="000000"/>
        </w:rPr>
        <w:t>CONSIDERANDO o processo de convergência das Normas Brasileiras de Contabilidade aos padrões internacionais;</w:t>
      </w:r>
    </w:p>
    <w:p w14:paraId="30843966" w14:textId="77777777" w:rsidR="002A7EB0" w:rsidRDefault="002A7EB0" w:rsidP="002A7EB0">
      <w:pPr>
        <w:ind w:firstLine="2127"/>
        <w:jc w:val="both"/>
        <w:rPr>
          <w:bCs/>
          <w:color w:val="000000"/>
        </w:rPr>
      </w:pPr>
    </w:p>
    <w:p w14:paraId="5B9ACDB4" w14:textId="77777777" w:rsidR="002A7EB0" w:rsidRDefault="002A7EB0" w:rsidP="002A7EB0">
      <w:pPr>
        <w:ind w:firstLine="2127"/>
        <w:jc w:val="both"/>
        <w:rPr>
          <w:bCs/>
          <w:color w:val="000000"/>
        </w:rPr>
      </w:pPr>
      <w:r>
        <w:rPr>
          <w:bCs/>
          <w:color w:val="000000"/>
        </w:rPr>
        <w:t>CONSIDERANDO que o Conselho Federal de Contabilidade é membro associado da IFAC – Federação Internacional de Contadores;</w:t>
      </w:r>
    </w:p>
    <w:p w14:paraId="5CD24F73" w14:textId="77777777" w:rsidR="002A7EB0" w:rsidRDefault="002A7EB0" w:rsidP="002A7EB0">
      <w:pPr>
        <w:ind w:firstLine="2127"/>
        <w:jc w:val="both"/>
        <w:rPr>
          <w:bCs/>
          <w:color w:val="000000"/>
        </w:rPr>
      </w:pPr>
    </w:p>
    <w:p w14:paraId="0B3EDF8C" w14:textId="77777777" w:rsidR="002A7EB0" w:rsidRDefault="002A7EB0" w:rsidP="002A7EB0">
      <w:pPr>
        <w:ind w:firstLine="2127"/>
        <w:jc w:val="both"/>
        <w:rPr>
          <w:bCs/>
          <w:color w:val="000000"/>
        </w:rPr>
      </w:pPr>
      <w:r>
        <w:rPr>
          <w:bCs/>
          <w:color w:val="000000"/>
        </w:rPr>
        <w:t xml:space="preserve">CONSIDERANDO a Política de Tradução e Reprodução de Normas, emitida pela IFAC em dezembro de 2008; </w:t>
      </w:r>
    </w:p>
    <w:p w14:paraId="0612BF80" w14:textId="77777777" w:rsidR="002A7EB0" w:rsidRDefault="002A7EB0" w:rsidP="002A7EB0">
      <w:pPr>
        <w:ind w:firstLine="2127"/>
        <w:jc w:val="both"/>
        <w:rPr>
          <w:bCs/>
          <w:color w:val="000000"/>
        </w:rPr>
      </w:pPr>
    </w:p>
    <w:p w14:paraId="18494979" w14:textId="77777777" w:rsidR="002A7EB0" w:rsidRDefault="002A7EB0" w:rsidP="002A7EB0">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4E9474BB" w14:textId="77777777" w:rsidR="002A7EB0" w:rsidRDefault="002A7EB0" w:rsidP="002A7EB0">
      <w:pPr>
        <w:ind w:firstLine="2127"/>
        <w:jc w:val="both"/>
        <w:rPr>
          <w:bCs/>
          <w:color w:val="000000"/>
        </w:rPr>
      </w:pPr>
    </w:p>
    <w:p w14:paraId="304F189B" w14:textId="77777777" w:rsidR="002A7EB0" w:rsidRDefault="002A7EB0" w:rsidP="002A7EB0">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656FB0A6" w14:textId="77777777" w:rsidR="002A7EB0" w:rsidRDefault="002A7EB0" w:rsidP="002A7EB0">
      <w:pPr>
        <w:ind w:firstLine="2127"/>
        <w:jc w:val="both"/>
        <w:rPr>
          <w:color w:val="000000"/>
        </w:rPr>
      </w:pPr>
    </w:p>
    <w:p w14:paraId="08D8AEF1" w14:textId="77777777" w:rsidR="002A7EB0" w:rsidRDefault="002A7EB0" w:rsidP="002A7EB0">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7BBC16D5" w14:textId="77777777" w:rsidR="002A7EB0" w:rsidRDefault="002A7EB0" w:rsidP="002A7EB0">
      <w:pPr>
        <w:spacing w:before="120" w:after="120"/>
        <w:ind w:firstLine="2268"/>
        <w:rPr>
          <w:color w:val="000000"/>
        </w:rPr>
      </w:pPr>
      <w:r>
        <w:rPr>
          <w:bCs/>
        </w:rPr>
        <w:t xml:space="preserve">          </w:t>
      </w:r>
    </w:p>
    <w:p w14:paraId="79C4EDED" w14:textId="77777777" w:rsidR="002A7EB0" w:rsidRDefault="002A7EB0" w:rsidP="002A7EB0">
      <w:pPr>
        <w:ind w:firstLine="2127"/>
        <w:rPr>
          <w:bCs/>
        </w:rPr>
      </w:pPr>
      <w:r>
        <w:rPr>
          <w:bCs/>
        </w:rPr>
        <w:t xml:space="preserve">RESOLVE: </w:t>
      </w:r>
    </w:p>
    <w:p w14:paraId="12E88361" w14:textId="77777777" w:rsidR="002A7EB0" w:rsidRDefault="002A7EB0" w:rsidP="002A7EB0">
      <w:pPr>
        <w:tabs>
          <w:tab w:val="left" w:pos="1418"/>
        </w:tabs>
        <w:rPr>
          <w:bCs/>
        </w:rPr>
      </w:pPr>
      <w:r>
        <w:rPr>
          <w:bCs/>
        </w:rPr>
        <w:tab/>
      </w:r>
    </w:p>
    <w:p w14:paraId="7D04D176" w14:textId="77777777" w:rsidR="002A7EB0" w:rsidRDefault="002A7EB0" w:rsidP="002A7EB0">
      <w:pPr>
        <w:ind w:firstLine="2127"/>
        <w:jc w:val="both"/>
      </w:pPr>
      <w:r>
        <w:t xml:space="preserve">Art. 1º. Aprovar a NBC TA 520 – “Procedimentos Analíticos”, </w:t>
      </w:r>
      <w:r>
        <w:rPr>
          <w:color w:val="000000"/>
        </w:rPr>
        <w:t>elaborada de acordo com a sua equivalente internacional ISA 520</w:t>
      </w:r>
      <w:r>
        <w:t xml:space="preserve">. </w:t>
      </w:r>
    </w:p>
    <w:p w14:paraId="3CE4A908" w14:textId="77777777" w:rsidR="002A7EB0" w:rsidRDefault="002A7EB0" w:rsidP="002A7EB0">
      <w:pPr>
        <w:ind w:firstLine="708"/>
        <w:jc w:val="center"/>
      </w:pPr>
      <w:r>
        <w:t xml:space="preserve"> </w:t>
      </w:r>
    </w:p>
    <w:p w14:paraId="2B3579D7" w14:textId="77777777" w:rsidR="002A7EB0" w:rsidRDefault="002A7EB0" w:rsidP="002A7EB0">
      <w:pPr>
        <w:ind w:firstLine="2127"/>
        <w:jc w:val="both"/>
      </w:pPr>
      <w:r>
        <w:rPr>
          <w:bCs/>
        </w:rPr>
        <w:t>Art. 2º.</w:t>
      </w:r>
      <w:r>
        <w:t xml:space="preserve"> Esta Resolução entra em vigor nos exercícios iniciados em ou após 1º. de janeiro de 2010.</w:t>
      </w:r>
    </w:p>
    <w:p w14:paraId="3D8FF018" w14:textId="77777777" w:rsidR="002A7EB0" w:rsidRDefault="002A7EB0" w:rsidP="002A7EB0">
      <w:pPr>
        <w:ind w:firstLine="2127"/>
        <w:jc w:val="both"/>
      </w:pPr>
    </w:p>
    <w:p w14:paraId="55FA8B07" w14:textId="77777777" w:rsidR="002A7EB0" w:rsidRPr="00AD7F82" w:rsidRDefault="002A7EB0" w:rsidP="002A7EB0">
      <w:pPr>
        <w:ind w:firstLine="2127"/>
        <w:jc w:val="both"/>
        <w:rPr>
          <w:vanish/>
          <w:specVanish/>
        </w:rPr>
      </w:pPr>
      <w:r>
        <w:t>Art. 3</w:t>
      </w:r>
    </w:p>
    <w:p w14:paraId="07B4823C" w14:textId="77777777" w:rsidR="002A7EB0" w:rsidRDefault="002A7EB0" w:rsidP="002A7EB0">
      <w:pPr>
        <w:ind w:firstLine="2127"/>
        <w:jc w:val="both"/>
      </w:pPr>
      <w:r>
        <w:t>º. Observado o disposto no art. 3º da Resolução CFC nº 1.203/09, ficam revogadas a partir de 1º. de janeiro de 2010 as disposições em contrário nos termos do art. 4º da mesma resolução.</w:t>
      </w:r>
    </w:p>
    <w:p w14:paraId="32F4E07C" w14:textId="77777777" w:rsidR="002A7EB0" w:rsidRDefault="002A7EB0" w:rsidP="002A7EB0">
      <w:pPr>
        <w:pStyle w:val="Recuodecorpodetexto2"/>
        <w:spacing w:after="0" w:line="240" w:lineRule="auto"/>
        <w:ind w:left="0"/>
        <w:jc w:val="right"/>
        <w:rPr>
          <w:lang w:val="pt-BR"/>
        </w:rPr>
      </w:pPr>
    </w:p>
    <w:p w14:paraId="7754C0B9" w14:textId="77777777" w:rsidR="002A7EB0" w:rsidRDefault="002A7EB0" w:rsidP="002A7EB0">
      <w:pPr>
        <w:pStyle w:val="Recuodecorpodetexto2"/>
        <w:spacing w:after="0" w:line="240" w:lineRule="auto"/>
        <w:ind w:left="0"/>
        <w:jc w:val="right"/>
        <w:rPr>
          <w:lang w:val="pt-BR"/>
        </w:rPr>
      </w:pPr>
      <w:r>
        <w:rPr>
          <w:lang w:val="pt-BR"/>
        </w:rPr>
        <w:t>Brasília, 27 de novembro de 2009.</w:t>
      </w:r>
    </w:p>
    <w:p w14:paraId="09726495" w14:textId="77777777" w:rsidR="002A7EB0" w:rsidRDefault="002A7EB0" w:rsidP="002A7EB0">
      <w:pPr>
        <w:ind w:firstLine="1418"/>
      </w:pPr>
    </w:p>
    <w:p w14:paraId="048966D9" w14:textId="77777777" w:rsidR="002A7EB0" w:rsidRDefault="002A7EB0" w:rsidP="002A7EB0"/>
    <w:p w14:paraId="263B4795" w14:textId="77777777" w:rsidR="002A7EB0" w:rsidRDefault="002A7EB0" w:rsidP="002A7EB0">
      <w:pPr>
        <w:jc w:val="center"/>
        <w:rPr>
          <w:bCs/>
        </w:rPr>
      </w:pPr>
      <w:r>
        <w:t xml:space="preserve">Contadora </w:t>
      </w:r>
      <w:r>
        <w:rPr>
          <w:b/>
        </w:rPr>
        <w:t>Maria Clara Cavalcante Bugarim</w:t>
      </w:r>
    </w:p>
    <w:p w14:paraId="4B35F42C" w14:textId="77777777" w:rsidR="002A7EB0" w:rsidRDefault="002A7EB0" w:rsidP="002A7EB0">
      <w:pPr>
        <w:pStyle w:val="Recuodecorpodetexto2"/>
        <w:spacing w:after="0" w:line="240" w:lineRule="auto"/>
        <w:ind w:left="0"/>
        <w:jc w:val="center"/>
        <w:rPr>
          <w:lang w:val="pt-BR"/>
        </w:rPr>
      </w:pPr>
      <w:r>
        <w:rPr>
          <w:lang w:val="pt-BR"/>
        </w:rPr>
        <w:t>Presidente</w:t>
      </w:r>
    </w:p>
    <w:p w14:paraId="6FE51C0A" w14:textId="77777777" w:rsidR="002A7EB0" w:rsidRDefault="002A7EB0" w:rsidP="002A7EB0">
      <w:pPr>
        <w:pStyle w:val="Recuodecorpodetexto2"/>
        <w:spacing w:after="0" w:line="240" w:lineRule="auto"/>
        <w:ind w:left="0" w:hanging="5103"/>
        <w:rPr>
          <w:lang w:val="pt-BR"/>
        </w:rPr>
      </w:pPr>
    </w:p>
    <w:p w14:paraId="4371A697" w14:textId="77777777" w:rsidR="002A7EB0" w:rsidRDefault="002A7EB0" w:rsidP="002A7EB0">
      <w:pPr>
        <w:pStyle w:val="Recuodecorpodetexto2"/>
        <w:spacing w:after="0" w:line="240" w:lineRule="auto"/>
        <w:ind w:left="0" w:hanging="5103"/>
        <w:rPr>
          <w:lang w:val="pt-BR"/>
        </w:rPr>
      </w:pPr>
    </w:p>
    <w:p w14:paraId="7A10CB8A" w14:textId="77777777" w:rsidR="002A7EB0" w:rsidRDefault="002A7EB0" w:rsidP="002A7EB0">
      <w:pPr>
        <w:pStyle w:val="Recuodecorpodetexto2"/>
        <w:tabs>
          <w:tab w:val="left" w:pos="0"/>
        </w:tabs>
        <w:spacing w:after="0" w:line="240" w:lineRule="auto"/>
        <w:ind w:left="4820" w:hanging="4820"/>
        <w:rPr>
          <w:lang w:val="pt-BR"/>
        </w:rPr>
      </w:pPr>
      <w:r>
        <w:rPr>
          <w:lang w:val="pt-BR"/>
        </w:rPr>
        <w:t>Ata CFC nº. 931</w:t>
      </w:r>
    </w:p>
    <w:p w14:paraId="56F028F9" w14:textId="77777777" w:rsidR="002A7EB0" w:rsidRPr="002A7EB0" w:rsidRDefault="002A7EB0" w:rsidP="002A7EB0">
      <w:pPr>
        <w:jc w:val="center"/>
        <w:rPr>
          <w:b/>
          <w:bCs/>
        </w:rPr>
      </w:pPr>
      <w:r w:rsidRPr="002A7EB0">
        <w:rPr>
          <w:b/>
          <w:bCs/>
        </w:rPr>
        <w:t>NORMAS BRASILEIRAS DE CONTABILIDADE</w:t>
      </w:r>
    </w:p>
    <w:p w14:paraId="5660B01F" w14:textId="77777777" w:rsidR="002A7EB0" w:rsidRPr="002A7EB0" w:rsidRDefault="002A7EB0" w:rsidP="002A7EB0">
      <w:pPr>
        <w:jc w:val="center"/>
        <w:rPr>
          <w:b/>
          <w:bCs/>
        </w:rPr>
      </w:pPr>
      <w:r w:rsidRPr="002A7EB0">
        <w:rPr>
          <w:b/>
          <w:bCs/>
        </w:rPr>
        <w:t>NBC TA 520 – PROCEDIMENTOS ANALÍTICOS</w:t>
      </w:r>
    </w:p>
    <w:p w14:paraId="56518308" w14:textId="77777777" w:rsidR="002A7EB0" w:rsidRDefault="002A7EB0" w:rsidP="002A7EB0">
      <w:pPr>
        <w:tabs>
          <w:tab w:val="left" w:pos="-470"/>
          <w:tab w:val="left" w:pos="1134"/>
        </w:tabs>
        <w:autoSpaceDE w:val="0"/>
        <w:autoSpaceDN w:val="0"/>
        <w:adjustRightInd w:val="0"/>
        <w:jc w:val="both"/>
        <w:rPr>
          <w:i/>
          <w:iCs/>
          <w:color w:val="000000"/>
          <w:sz w:val="28"/>
          <w:szCs w:val="28"/>
        </w:rPr>
      </w:pPr>
      <w:r>
        <w:rPr>
          <w:i/>
          <w:iCs/>
          <w:color w:val="000000"/>
          <w:sz w:val="28"/>
          <w:szCs w:val="28"/>
        </w:rPr>
        <w:tab/>
      </w:r>
    </w:p>
    <w:p w14:paraId="101CA7B8"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color w:val="000000"/>
        </w:rPr>
        <w:tab/>
      </w:r>
      <w:r w:rsidRPr="001A7101">
        <w:rPr>
          <w:color w:val="000000"/>
        </w:rPr>
        <w:tab/>
      </w:r>
    </w:p>
    <w:p w14:paraId="365B0135" w14:textId="77777777" w:rsidR="002A7EB0" w:rsidRPr="001A7101" w:rsidRDefault="002A7EB0" w:rsidP="002A7EB0">
      <w:pPr>
        <w:tabs>
          <w:tab w:val="left" w:pos="-470"/>
          <w:tab w:val="left" w:pos="1134"/>
        </w:tabs>
        <w:autoSpaceDE w:val="0"/>
        <w:autoSpaceDN w:val="0"/>
        <w:adjustRightInd w:val="0"/>
        <w:spacing w:before="120" w:after="120"/>
        <w:jc w:val="both"/>
        <w:rPr>
          <w:b/>
          <w:bCs/>
          <w:color w:val="000000"/>
        </w:rPr>
      </w:pPr>
      <w:r w:rsidRPr="001A7101">
        <w:rPr>
          <w:b/>
          <w:bCs/>
          <w:color w:val="000000"/>
        </w:rPr>
        <w:t xml:space="preserve">Índice   </w:t>
      </w:r>
      <w:r w:rsidRPr="001A7101">
        <w:rPr>
          <w:b/>
          <w:bCs/>
          <w:color w:val="000000"/>
        </w:rPr>
        <w:tab/>
      </w:r>
      <w:r w:rsidRPr="001A7101">
        <w:rPr>
          <w:b/>
          <w:bCs/>
          <w:color w:val="000000"/>
        </w:rPr>
        <w:tab/>
      </w:r>
      <w:r w:rsidRPr="001A7101">
        <w:rPr>
          <w:b/>
          <w:bCs/>
          <w:color w:val="000000"/>
        </w:rPr>
        <w:tab/>
      </w:r>
      <w:r w:rsidRPr="001A7101">
        <w:rPr>
          <w:b/>
          <w:bCs/>
          <w:color w:val="000000"/>
        </w:rPr>
        <w:tab/>
      </w:r>
      <w:r w:rsidRPr="001A7101">
        <w:rPr>
          <w:b/>
          <w:bCs/>
          <w:color w:val="000000"/>
        </w:rPr>
        <w:tab/>
      </w:r>
      <w:r w:rsidRPr="001A7101">
        <w:rPr>
          <w:b/>
          <w:bCs/>
          <w:color w:val="000000"/>
        </w:rPr>
        <w:tab/>
      </w:r>
      <w:r w:rsidRPr="001A7101">
        <w:rPr>
          <w:b/>
          <w:bCs/>
          <w:color w:val="000000"/>
        </w:rPr>
        <w:tab/>
      </w:r>
      <w:r w:rsidRPr="001A7101">
        <w:rPr>
          <w:b/>
          <w:bCs/>
          <w:color w:val="000000"/>
        </w:rPr>
        <w:tab/>
      </w:r>
      <w:r w:rsidRPr="001A7101">
        <w:rPr>
          <w:b/>
          <w:bCs/>
          <w:color w:val="000000"/>
        </w:rPr>
        <w:tab/>
      </w:r>
      <w:r w:rsidRPr="001A7101">
        <w:rPr>
          <w:b/>
          <w:bCs/>
          <w:color w:val="000000"/>
        </w:rPr>
        <w:tab/>
        <w:t xml:space="preserve">        Item</w:t>
      </w:r>
    </w:p>
    <w:p w14:paraId="5C4A0D0B" w14:textId="77777777" w:rsidR="002A7EB0" w:rsidRPr="001A7101" w:rsidRDefault="002A7EB0" w:rsidP="002A7EB0">
      <w:pPr>
        <w:tabs>
          <w:tab w:val="left" w:pos="-470"/>
          <w:tab w:val="left" w:pos="1134"/>
        </w:tabs>
        <w:autoSpaceDE w:val="0"/>
        <w:autoSpaceDN w:val="0"/>
        <w:adjustRightInd w:val="0"/>
        <w:spacing w:before="120" w:after="120"/>
        <w:jc w:val="both"/>
        <w:rPr>
          <w:b/>
          <w:bCs/>
          <w:color w:val="000000"/>
        </w:rPr>
      </w:pPr>
      <w:r w:rsidRPr="001A7101">
        <w:rPr>
          <w:b/>
          <w:bCs/>
          <w:color w:val="000000"/>
        </w:rPr>
        <w:t>INTRODUÇÃO</w:t>
      </w:r>
    </w:p>
    <w:p w14:paraId="1FE34114"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color w:val="000000"/>
        </w:rPr>
        <w:t>Alcance</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t xml:space="preserve">  </w:t>
      </w:r>
      <w:r w:rsidRPr="001A7101">
        <w:rPr>
          <w:color w:val="000000"/>
        </w:rPr>
        <w:tab/>
      </w:r>
      <w:r w:rsidRPr="001A7101">
        <w:rPr>
          <w:color w:val="000000"/>
        </w:rPr>
        <w:tab/>
      </w:r>
      <w:r w:rsidRPr="001A7101">
        <w:rPr>
          <w:color w:val="000000"/>
        </w:rPr>
        <w:tab/>
        <w:t>1</w:t>
      </w:r>
    </w:p>
    <w:p w14:paraId="6C446D30"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color w:val="000000"/>
        </w:rPr>
        <w:t xml:space="preserve">Data de vigência </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t>2</w:t>
      </w:r>
    </w:p>
    <w:p w14:paraId="181DAADF"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b/>
          <w:bCs/>
          <w:color w:val="000000"/>
        </w:rPr>
        <w:t>OBJETIVO</w:t>
      </w:r>
      <w:r w:rsidRPr="001A7101">
        <w:rPr>
          <w:color w:val="000000"/>
        </w:rPr>
        <w:t xml:space="preserve"> </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Pr>
          <w:color w:val="000000"/>
        </w:rPr>
        <w:tab/>
      </w:r>
      <w:r w:rsidRPr="001A7101">
        <w:rPr>
          <w:color w:val="000000"/>
        </w:rPr>
        <w:t>3</w:t>
      </w:r>
    </w:p>
    <w:p w14:paraId="4530FE29"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b/>
          <w:bCs/>
          <w:color w:val="000000"/>
        </w:rPr>
        <w:t>DEFINIÇÃO</w:t>
      </w:r>
      <w:r w:rsidRPr="001A7101">
        <w:rPr>
          <w:color w:val="000000"/>
        </w:rPr>
        <w:t xml:space="preserve"> </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t>4</w:t>
      </w:r>
    </w:p>
    <w:p w14:paraId="039339DF" w14:textId="77777777" w:rsidR="002A7EB0" w:rsidRPr="001A7101" w:rsidRDefault="002A7EB0" w:rsidP="002A7EB0">
      <w:pPr>
        <w:tabs>
          <w:tab w:val="left" w:pos="-470"/>
          <w:tab w:val="left" w:pos="1134"/>
        </w:tabs>
        <w:autoSpaceDE w:val="0"/>
        <w:autoSpaceDN w:val="0"/>
        <w:adjustRightInd w:val="0"/>
        <w:spacing w:before="120" w:after="120"/>
        <w:jc w:val="both"/>
        <w:rPr>
          <w:b/>
          <w:bCs/>
          <w:color w:val="000000"/>
        </w:rPr>
      </w:pPr>
      <w:r w:rsidRPr="001A7101">
        <w:rPr>
          <w:b/>
          <w:bCs/>
          <w:color w:val="000000"/>
        </w:rPr>
        <w:t>REQUISITOS</w:t>
      </w:r>
    </w:p>
    <w:p w14:paraId="421FE4B9"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color w:val="000000"/>
        </w:rPr>
        <w:t xml:space="preserve">Procedimentos analíticos substantivos </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t>5</w:t>
      </w:r>
    </w:p>
    <w:p w14:paraId="5C965656"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t xml:space="preserve">Procedimentos analíticos que auxiliam na formação da conclusão geral </w:t>
      </w:r>
      <w:r w:rsidRPr="001A7101">
        <w:rPr>
          <w:color w:val="000000"/>
        </w:rPr>
        <w:t xml:space="preserve"> </w:t>
      </w:r>
      <w:r>
        <w:rPr>
          <w:color w:val="000000"/>
        </w:rPr>
        <w:tab/>
      </w:r>
      <w:r w:rsidRPr="001A7101">
        <w:rPr>
          <w:color w:val="000000"/>
        </w:rPr>
        <w:tab/>
        <w:t>6</w:t>
      </w:r>
    </w:p>
    <w:p w14:paraId="0E7B05E0"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Pr>
          <w:color w:val="000000"/>
        </w:rPr>
        <w:t>Exame</w:t>
      </w:r>
      <w:r w:rsidRPr="001A7101">
        <w:rPr>
          <w:color w:val="000000"/>
        </w:rPr>
        <w:t xml:space="preserve"> do</w:t>
      </w:r>
      <w:r>
        <w:rPr>
          <w:color w:val="000000"/>
        </w:rPr>
        <w:t>s</w:t>
      </w:r>
      <w:r w:rsidRPr="001A7101">
        <w:rPr>
          <w:color w:val="000000"/>
        </w:rPr>
        <w:t xml:space="preserve"> resultado</w:t>
      </w:r>
      <w:r>
        <w:rPr>
          <w:color w:val="000000"/>
        </w:rPr>
        <w:t>s</w:t>
      </w:r>
      <w:r w:rsidRPr="001A7101">
        <w:rPr>
          <w:color w:val="000000"/>
        </w:rPr>
        <w:t xml:space="preserve"> de procedimentos analíticos  </w:t>
      </w:r>
      <w:r w:rsidRPr="001A7101">
        <w:rPr>
          <w:color w:val="000000"/>
        </w:rPr>
        <w:tab/>
      </w:r>
      <w:r w:rsidRPr="001A7101">
        <w:rPr>
          <w:color w:val="000000"/>
        </w:rPr>
        <w:tab/>
      </w:r>
      <w:r w:rsidRPr="001A7101">
        <w:rPr>
          <w:color w:val="000000"/>
        </w:rPr>
        <w:tab/>
      </w:r>
      <w:r w:rsidRPr="001A7101">
        <w:rPr>
          <w:color w:val="000000"/>
        </w:rPr>
        <w:tab/>
      </w:r>
      <w:r>
        <w:rPr>
          <w:color w:val="000000"/>
        </w:rPr>
        <w:tab/>
      </w:r>
      <w:r w:rsidRPr="001A7101">
        <w:rPr>
          <w:color w:val="000000"/>
        </w:rPr>
        <w:t>7</w:t>
      </w:r>
    </w:p>
    <w:p w14:paraId="209D13AE" w14:textId="77777777" w:rsidR="002A7EB0" w:rsidRPr="001A7101" w:rsidRDefault="002A7EB0" w:rsidP="002A7EB0">
      <w:pPr>
        <w:tabs>
          <w:tab w:val="left" w:pos="-470"/>
          <w:tab w:val="left" w:pos="1134"/>
        </w:tabs>
        <w:autoSpaceDE w:val="0"/>
        <w:autoSpaceDN w:val="0"/>
        <w:adjustRightInd w:val="0"/>
        <w:spacing w:before="120" w:after="120"/>
        <w:jc w:val="both"/>
        <w:rPr>
          <w:b/>
          <w:bCs/>
          <w:color w:val="000000"/>
        </w:rPr>
      </w:pPr>
    </w:p>
    <w:p w14:paraId="4508C19E" w14:textId="77777777" w:rsidR="002A7EB0" w:rsidRPr="001A7101" w:rsidRDefault="002A7EB0" w:rsidP="002A7EB0">
      <w:pPr>
        <w:tabs>
          <w:tab w:val="left" w:pos="-470"/>
          <w:tab w:val="left" w:pos="1134"/>
        </w:tabs>
        <w:autoSpaceDE w:val="0"/>
        <w:autoSpaceDN w:val="0"/>
        <w:adjustRightInd w:val="0"/>
        <w:spacing w:before="120" w:after="120"/>
        <w:jc w:val="both"/>
        <w:rPr>
          <w:b/>
          <w:bCs/>
          <w:color w:val="000000"/>
        </w:rPr>
      </w:pPr>
      <w:r w:rsidRPr="001A7101">
        <w:rPr>
          <w:b/>
          <w:bCs/>
          <w:color w:val="000000"/>
        </w:rPr>
        <w:t>APLICAÇÃO E OUTROS MATERIAIS EXPLICATIVOS</w:t>
      </w:r>
    </w:p>
    <w:p w14:paraId="7BF8A835"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color w:val="000000"/>
        </w:rPr>
        <w:t xml:space="preserve">Definição dos procedimentos analíticos </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t xml:space="preserve">      </w:t>
      </w:r>
      <w:r w:rsidRPr="001A7101">
        <w:rPr>
          <w:color w:val="000000"/>
        </w:rPr>
        <w:tab/>
        <w:t>A1 – A3</w:t>
      </w:r>
    </w:p>
    <w:p w14:paraId="0D59E2FB"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rPr>
          <w:color w:val="000000"/>
        </w:rPr>
        <w:t xml:space="preserve">Procedimentos analíticos substantivos  </w:t>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r>
      <w:r w:rsidRPr="001A7101">
        <w:rPr>
          <w:color w:val="000000"/>
        </w:rPr>
        <w:tab/>
        <w:t>A4 – A16</w:t>
      </w:r>
    </w:p>
    <w:p w14:paraId="4C65760C"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sidRPr="001A7101">
        <w:t>Procedimentos analíticos que auxiliam na formação da conclusão geral</w:t>
      </w:r>
      <w:r w:rsidRPr="001A7101">
        <w:rPr>
          <w:color w:val="000000"/>
        </w:rPr>
        <w:t xml:space="preserve">        </w:t>
      </w:r>
      <w:r>
        <w:rPr>
          <w:color w:val="000000"/>
        </w:rPr>
        <w:tab/>
      </w:r>
      <w:r w:rsidRPr="001A7101">
        <w:rPr>
          <w:color w:val="000000"/>
        </w:rPr>
        <w:t xml:space="preserve">A17 – </w:t>
      </w:r>
      <w:r w:rsidRPr="007941D7">
        <w:rPr>
          <w:color w:val="000000"/>
        </w:rPr>
        <w:t>A19</w:t>
      </w:r>
    </w:p>
    <w:p w14:paraId="6B6E9368" w14:textId="77777777" w:rsidR="002A7EB0" w:rsidRPr="001A7101" w:rsidRDefault="002A7EB0" w:rsidP="002A7EB0">
      <w:pPr>
        <w:tabs>
          <w:tab w:val="left" w:pos="-470"/>
          <w:tab w:val="left" w:pos="1134"/>
        </w:tabs>
        <w:autoSpaceDE w:val="0"/>
        <w:autoSpaceDN w:val="0"/>
        <w:adjustRightInd w:val="0"/>
        <w:spacing w:before="120" w:after="120"/>
        <w:jc w:val="both"/>
        <w:rPr>
          <w:color w:val="000000"/>
        </w:rPr>
      </w:pPr>
      <w:r>
        <w:rPr>
          <w:color w:val="000000"/>
        </w:rPr>
        <w:t>Exame</w:t>
      </w:r>
      <w:r w:rsidRPr="001A7101">
        <w:rPr>
          <w:color w:val="000000"/>
        </w:rPr>
        <w:t xml:space="preserve"> do</w:t>
      </w:r>
      <w:r>
        <w:rPr>
          <w:color w:val="000000"/>
        </w:rPr>
        <w:t>s</w:t>
      </w:r>
      <w:r w:rsidRPr="001A7101">
        <w:rPr>
          <w:color w:val="000000"/>
        </w:rPr>
        <w:t xml:space="preserve"> resultado</w:t>
      </w:r>
      <w:r>
        <w:rPr>
          <w:color w:val="000000"/>
        </w:rPr>
        <w:t>s</w:t>
      </w:r>
      <w:r w:rsidRPr="001A7101">
        <w:rPr>
          <w:color w:val="000000"/>
        </w:rPr>
        <w:t xml:space="preserve"> de procedimentos analíticos </w:t>
      </w:r>
      <w:r w:rsidRPr="001A7101">
        <w:rPr>
          <w:color w:val="000000"/>
        </w:rPr>
        <w:tab/>
      </w:r>
      <w:r w:rsidRPr="001A7101">
        <w:rPr>
          <w:color w:val="000000"/>
        </w:rPr>
        <w:tab/>
      </w:r>
      <w:r w:rsidRPr="001A7101">
        <w:rPr>
          <w:color w:val="000000"/>
        </w:rPr>
        <w:tab/>
        <w:t xml:space="preserve">           </w:t>
      </w:r>
      <w:r>
        <w:rPr>
          <w:color w:val="000000"/>
        </w:rPr>
        <w:tab/>
      </w:r>
      <w:r>
        <w:rPr>
          <w:color w:val="000000"/>
        </w:rPr>
        <w:tab/>
      </w:r>
      <w:r w:rsidRPr="001A7101">
        <w:rPr>
          <w:color w:val="000000"/>
        </w:rPr>
        <w:t>A20</w:t>
      </w:r>
      <w:r>
        <w:rPr>
          <w:color w:val="000000"/>
        </w:rPr>
        <w:t xml:space="preserve"> </w:t>
      </w:r>
      <w:r w:rsidRPr="001A7101">
        <w:rPr>
          <w:color w:val="000000"/>
        </w:rPr>
        <w:t>–</w:t>
      </w:r>
      <w:r>
        <w:rPr>
          <w:color w:val="000000"/>
        </w:rPr>
        <w:t xml:space="preserve"> </w:t>
      </w:r>
      <w:r w:rsidRPr="007C3629">
        <w:rPr>
          <w:color w:val="000000"/>
        </w:rPr>
        <w:t>A21</w:t>
      </w:r>
    </w:p>
    <w:p w14:paraId="0C19EFF3" w14:textId="77777777" w:rsidR="002A7EB0" w:rsidRPr="001A7101" w:rsidRDefault="002A7EB0" w:rsidP="002A7EB0">
      <w:pPr>
        <w:tabs>
          <w:tab w:val="left" w:pos="-470"/>
        </w:tabs>
        <w:autoSpaceDE w:val="0"/>
        <w:autoSpaceDN w:val="0"/>
        <w:adjustRightInd w:val="0"/>
        <w:spacing w:before="120" w:after="120"/>
        <w:jc w:val="both"/>
        <w:rPr>
          <w:color w:val="000000"/>
        </w:rPr>
      </w:pPr>
    </w:p>
    <w:p w14:paraId="5A16F7CC" w14:textId="77777777" w:rsidR="002A7EB0" w:rsidRDefault="002A7EB0" w:rsidP="002A7EB0">
      <w:pPr>
        <w:tabs>
          <w:tab w:val="left" w:pos="-470"/>
        </w:tabs>
        <w:autoSpaceDE w:val="0"/>
        <w:autoSpaceDN w:val="0"/>
        <w:adjustRightInd w:val="0"/>
        <w:jc w:val="both"/>
        <w:rPr>
          <w:color w:val="000000"/>
        </w:rPr>
      </w:pPr>
      <w:r>
        <w:t>Esta Norma deve ser lida juntam</w:t>
      </w:r>
      <w:r>
        <w:rPr>
          <w:color w:val="000000"/>
        </w:rPr>
        <w:t>ente com a NBC TA 200 – Objetivos Gerais do Auditor Independente e a Condução da Auditoria em Conformidade com Normas de Auditoria.</w:t>
      </w:r>
    </w:p>
    <w:p w14:paraId="3E2D21A1" w14:textId="77777777" w:rsidR="002A7EB0" w:rsidRDefault="002A7EB0" w:rsidP="002A7EB0">
      <w:pPr>
        <w:tabs>
          <w:tab w:val="left" w:pos="-470"/>
        </w:tabs>
        <w:autoSpaceDE w:val="0"/>
        <w:autoSpaceDN w:val="0"/>
        <w:adjustRightInd w:val="0"/>
        <w:jc w:val="both"/>
        <w:rPr>
          <w:b/>
          <w:bCs/>
          <w:color w:val="000000"/>
          <w:sz w:val="28"/>
          <w:szCs w:val="28"/>
        </w:rPr>
      </w:pPr>
      <w:r>
        <w:rPr>
          <w:b/>
          <w:bCs/>
          <w:color w:val="000000"/>
          <w:sz w:val="28"/>
          <w:szCs w:val="28"/>
        </w:rPr>
        <w:br w:type="page"/>
        <w:t>Introdução</w:t>
      </w:r>
    </w:p>
    <w:p w14:paraId="646FF321" w14:textId="77777777" w:rsidR="002A7EB0" w:rsidRDefault="002A7EB0" w:rsidP="002A7EB0">
      <w:pPr>
        <w:tabs>
          <w:tab w:val="left" w:pos="-470"/>
        </w:tabs>
        <w:autoSpaceDE w:val="0"/>
        <w:autoSpaceDN w:val="0"/>
        <w:adjustRightInd w:val="0"/>
        <w:jc w:val="both"/>
        <w:rPr>
          <w:b/>
          <w:bCs/>
          <w:color w:val="000000"/>
        </w:rPr>
      </w:pPr>
    </w:p>
    <w:p w14:paraId="35CF2A6E" w14:textId="77777777" w:rsidR="002A7EB0" w:rsidRDefault="002A7EB0" w:rsidP="002A7EB0">
      <w:pPr>
        <w:tabs>
          <w:tab w:val="left" w:pos="-470"/>
        </w:tabs>
        <w:autoSpaceDE w:val="0"/>
        <w:autoSpaceDN w:val="0"/>
        <w:adjustRightInd w:val="0"/>
        <w:jc w:val="both"/>
        <w:rPr>
          <w:color w:val="000000"/>
        </w:rPr>
      </w:pPr>
      <w:r>
        <w:rPr>
          <w:b/>
          <w:bCs/>
          <w:color w:val="000000"/>
        </w:rPr>
        <w:t xml:space="preserve">Alcance </w:t>
      </w:r>
    </w:p>
    <w:p w14:paraId="679B97F3" w14:textId="77777777" w:rsidR="002A7EB0" w:rsidRDefault="002A7EB0" w:rsidP="002A7EB0">
      <w:pPr>
        <w:tabs>
          <w:tab w:val="left" w:pos="-470"/>
        </w:tabs>
        <w:autoSpaceDE w:val="0"/>
        <w:autoSpaceDN w:val="0"/>
        <w:adjustRightInd w:val="0"/>
        <w:jc w:val="both"/>
        <w:rPr>
          <w:color w:val="000000"/>
        </w:rPr>
      </w:pPr>
    </w:p>
    <w:p w14:paraId="572124E2"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1. </w:t>
      </w:r>
      <w:r>
        <w:rPr>
          <w:color w:val="000000"/>
        </w:rPr>
        <w:tab/>
        <w:t>Esta Norma trata do uso de procedimentos analíticos pelo auditor como procedimentos substantivos (procedimentos analíticos substantivos). Esta Norma também trata da responsabilidade do auditor em realizar procedimentos próximos do final da auditoria que o auxiliam formar uma conclusão geral sobre as demonstrações contábeis. A NBC TA 315 – Identificação e Avaliação dos Riscos de Distorção Relevante por meio do Entendimento da Entidade e de seu Ambiente, item 6(b)), trata do us</w:t>
      </w:r>
      <w:r>
        <w:t>o de procedimentos analíticos como procedimentos de avaliação de risco.</w:t>
      </w:r>
      <w:r>
        <w:rPr>
          <w:color w:val="000000"/>
          <w:sz w:val="16"/>
          <w:szCs w:val="16"/>
        </w:rPr>
        <w:t xml:space="preserve"> </w:t>
      </w:r>
    </w:p>
    <w:p w14:paraId="2D90E99D" w14:textId="77777777" w:rsidR="002A7EB0" w:rsidRDefault="002A7EB0" w:rsidP="002A7EB0">
      <w:pPr>
        <w:tabs>
          <w:tab w:val="left" w:pos="-470"/>
        </w:tabs>
        <w:autoSpaceDE w:val="0"/>
        <w:autoSpaceDN w:val="0"/>
        <w:adjustRightInd w:val="0"/>
        <w:jc w:val="both"/>
        <w:rPr>
          <w:color w:val="000000"/>
        </w:rPr>
      </w:pPr>
    </w:p>
    <w:p w14:paraId="2B5EFB03" w14:textId="77777777" w:rsidR="002A7EB0" w:rsidRDefault="002A7EB0" w:rsidP="002A7EB0">
      <w:pPr>
        <w:tabs>
          <w:tab w:val="left" w:pos="-470"/>
        </w:tabs>
        <w:autoSpaceDE w:val="0"/>
        <w:autoSpaceDN w:val="0"/>
        <w:adjustRightInd w:val="0"/>
        <w:ind w:left="567" w:hanging="567"/>
        <w:jc w:val="both"/>
        <w:rPr>
          <w:color w:val="000000"/>
        </w:rPr>
      </w:pPr>
      <w:r>
        <w:rPr>
          <w:color w:val="000000"/>
        </w:rPr>
        <w:tab/>
        <w:t>A NBC TA 330 – Resposta do Auditor aos Riscos Avaliados, itens 6 e 18, inclui requisitos e orientação em relação à natureza, época e extensão de procedimentos de auditoria em resposta a riscos avaliados; esses procedimentos de auditoria podem incluir procedimentos analíticos substantivos.</w:t>
      </w:r>
    </w:p>
    <w:p w14:paraId="75D066CC" w14:textId="77777777" w:rsidR="002A7EB0" w:rsidRDefault="002A7EB0" w:rsidP="002A7EB0">
      <w:pPr>
        <w:tabs>
          <w:tab w:val="left" w:pos="-470"/>
        </w:tabs>
        <w:autoSpaceDE w:val="0"/>
        <w:autoSpaceDN w:val="0"/>
        <w:adjustRightInd w:val="0"/>
        <w:jc w:val="both"/>
        <w:rPr>
          <w:b/>
          <w:bCs/>
          <w:color w:val="000000"/>
        </w:rPr>
      </w:pPr>
    </w:p>
    <w:p w14:paraId="57048F9A" w14:textId="77777777" w:rsidR="002A7EB0" w:rsidRDefault="002A7EB0" w:rsidP="002A7EB0">
      <w:pPr>
        <w:tabs>
          <w:tab w:val="left" w:pos="-470"/>
        </w:tabs>
        <w:autoSpaceDE w:val="0"/>
        <w:autoSpaceDN w:val="0"/>
        <w:adjustRightInd w:val="0"/>
        <w:jc w:val="both"/>
        <w:rPr>
          <w:b/>
          <w:bCs/>
          <w:color w:val="000000"/>
        </w:rPr>
      </w:pPr>
      <w:r>
        <w:rPr>
          <w:b/>
          <w:bCs/>
          <w:color w:val="000000"/>
        </w:rPr>
        <w:t>Data de vigência</w:t>
      </w:r>
    </w:p>
    <w:p w14:paraId="6505EB92" w14:textId="77777777" w:rsidR="002A7EB0" w:rsidRDefault="002A7EB0" w:rsidP="002A7EB0">
      <w:pPr>
        <w:tabs>
          <w:tab w:val="left" w:pos="-470"/>
        </w:tabs>
        <w:autoSpaceDE w:val="0"/>
        <w:autoSpaceDN w:val="0"/>
        <w:adjustRightInd w:val="0"/>
        <w:jc w:val="both"/>
        <w:rPr>
          <w:color w:val="000000"/>
        </w:rPr>
      </w:pPr>
    </w:p>
    <w:p w14:paraId="2F2B3E12"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2. </w:t>
      </w:r>
      <w:r>
        <w:rPr>
          <w:color w:val="000000"/>
        </w:rPr>
        <w:tab/>
        <w:t>Esta Norma é aplicável a auditoria de demonstrações contábeis para períodos iniciados em ou após 1º. de janeiro de 2010.</w:t>
      </w:r>
    </w:p>
    <w:p w14:paraId="28F8FFF3" w14:textId="77777777" w:rsidR="002A7EB0" w:rsidRPr="0024665F" w:rsidRDefault="002A7EB0" w:rsidP="002A7EB0">
      <w:pPr>
        <w:tabs>
          <w:tab w:val="left" w:pos="-470"/>
        </w:tabs>
        <w:autoSpaceDE w:val="0"/>
        <w:autoSpaceDN w:val="0"/>
        <w:adjustRightInd w:val="0"/>
        <w:ind w:left="567" w:hanging="567"/>
        <w:jc w:val="both"/>
        <w:rPr>
          <w:color w:val="000000"/>
        </w:rPr>
      </w:pPr>
    </w:p>
    <w:p w14:paraId="737FC4B9" w14:textId="77777777" w:rsidR="002A7EB0" w:rsidRPr="001A7101" w:rsidRDefault="002A7EB0" w:rsidP="002A7EB0">
      <w:pPr>
        <w:tabs>
          <w:tab w:val="left" w:pos="-470"/>
        </w:tabs>
        <w:autoSpaceDE w:val="0"/>
        <w:autoSpaceDN w:val="0"/>
        <w:adjustRightInd w:val="0"/>
        <w:ind w:left="567" w:hanging="567"/>
        <w:jc w:val="both"/>
        <w:rPr>
          <w:b/>
          <w:color w:val="000000"/>
          <w:sz w:val="28"/>
          <w:szCs w:val="28"/>
        </w:rPr>
      </w:pPr>
      <w:r w:rsidRPr="001A7101">
        <w:rPr>
          <w:b/>
          <w:color w:val="000000"/>
          <w:sz w:val="28"/>
          <w:szCs w:val="28"/>
        </w:rPr>
        <w:t>Objetivo</w:t>
      </w:r>
    </w:p>
    <w:p w14:paraId="07AAD6EF" w14:textId="77777777" w:rsidR="002A7EB0" w:rsidRDefault="002A7EB0" w:rsidP="002A7EB0">
      <w:pPr>
        <w:tabs>
          <w:tab w:val="left" w:pos="-470"/>
        </w:tabs>
        <w:autoSpaceDE w:val="0"/>
        <w:autoSpaceDN w:val="0"/>
        <w:adjustRightInd w:val="0"/>
        <w:ind w:left="567" w:hanging="567"/>
        <w:jc w:val="both"/>
        <w:rPr>
          <w:color w:val="000000"/>
        </w:rPr>
      </w:pPr>
    </w:p>
    <w:p w14:paraId="40044DB0"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3. </w:t>
      </w:r>
      <w:r>
        <w:rPr>
          <w:color w:val="000000"/>
        </w:rPr>
        <w:tab/>
        <w:t>Os objetivos do auditor são:</w:t>
      </w:r>
    </w:p>
    <w:p w14:paraId="002541FE"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(a) </w:t>
      </w:r>
      <w:r>
        <w:rPr>
          <w:color w:val="000000"/>
        </w:rPr>
        <w:tab/>
        <w:t>obter evidência de auditoria relevante e confiável ao usar procedimentos analíticos substantivos; e</w:t>
      </w:r>
    </w:p>
    <w:p w14:paraId="306153B7"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(b) </w:t>
      </w:r>
      <w:r>
        <w:rPr>
          <w:color w:val="000000"/>
        </w:rPr>
        <w:tab/>
        <w:t>planejar e realizar procedimentos analíticos próximo do final da auditoria que auxiliam o auditor a formar uma conclusão geral sobre se as demonstrações contábeis são consistentes com o entendimento que o auditor possui sobre a entidade.</w:t>
      </w:r>
    </w:p>
    <w:p w14:paraId="20D54DEE" w14:textId="77777777" w:rsidR="002A7EB0" w:rsidRPr="0024665F" w:rsidRDefault="002A7EB0" w:rsidP="002A7EB0">
      <w:pPr>
        <w:tabs>
          <w:tab w:val="left" w:pos="-470"/>
        </w:tabs>
        <w:autoSpaceDE w:val="0"/>
        <w:autoSpaceDN w:val="0"/>
        <w:adjustRightInd w:val="0"/>
        <w:ind w:left="567" w:hanging="567"/>
        <w:jc w:val="both"/>
        <w:rPr>
          <w:color w:val="000000"/>
        </w:rPr>
      </w:pPr>
    </w:p>
    <w:p w14:paraId="321B5909" w14:textId="77777777" w:rsidR="002A7EB0" w:rsidRPr="001A7101" w:rsidRDefault="002A7EB0" w:rsidP="002A7EB0">
      <w:pPr>
        <w:tabs>
          <w:tab w:val="left" w:pos="-470"/>
        </w:tabs>
        <w:autoSpaceDE w:val="0"/>
        <w:autoSpaceDN w:val="0"/>
        <w:adjustRightInd w:val="0"/>
        <w:ind w:left="567" w:hanging="567"/>
        <w:jc w:val="both"/>
        <w:rPr>
          <w:b/>
          <w:color w:val="000000"/>
          <w:sz w:val="28"/>
          <w:szCs w:val="28"/>
        </w:rPr>
      </w:pPr>
      <w:r w:rsidRPr="001A7101">
        <w:rPr>
          <w:b/>
          <w:color w:val="000000"/>
          <w:sz w:val="28"/>
          <w:szCs w:val="28"/>
        </w:rPr>
        <w:t>Definição</w:t>
      </w:r>
    </w:p>
    <w:p w14:paraId="5E33833D" w14:textId="77777777" w:rsidR="002A7EB0" w:rsidRDefault="002A7EB0" w:rsidP="002A7EB0">
      <w:pPr>
        <w:tabs>
          <w:tab w:val="left" w:pos="-470"/>
        </w:tabs>
        <w:autoSpaceDE w:val="0"/>
        <w:autoSpaceDN w:val="0"/>
        <w:adjustRightInd w:val="0"/>
        <w:ind w:left="567" w:hanging="567"/>
        <w:jc w:val="both"/>
        <w:rPr>
          <w:color w:val="000000"/>
        </w:rPr>
      </w:pPr>
    </w:p>
    <w:p w14:paraId="793E943F"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4. </w:t>
      </w:r>
      <w:r>
        <w:rPr>
          <w:color w:val="000000"/>
        </w:rPr>
        <w:tab/>
      </w:r>
      <w:r w:rsidRPr="0024665F">
        <w:rPr>
          <w:color w:val="000000"/>
        </w:rPr>
        <w:t xml:space="preserve">Para fins das normas de auditoria, o termo </w:t>
      </w:r>
      <w:r w:rsidRPr="0024665F">
        <w:rPr>
          <w:i/>
          <w:color w:val="000000"/>
        </w:rPr>
        <w:t>procedimento analítico</w:t>
      </w:r>
      <w:r w:rsidRPr="0024665F">
        <w:rPr>
          <w:color w:val="000000"/>
        </w:rPr>
        <w:t xml:space="preserve"> significa a</w:t>
      </w:r>
      <w:r>
        <w:rPr>
          <w:color w:val="000000"/>
        </w:rPr>
        <w:t>valiações de informações contábeis por meio de análise das relações plausíveis entre dados financeiros e não financeiros. Procedimentos analíticos compreendem, também, o exame necessário de flutuações ou relações identificadas que são inconsistentes com outras informações relevantes ou que diferem significativamente dos valores esperados (ver itens</w:t>
      </w:r>
      <w:r w:rsidRPr="0024665F">
        <w:rPr>
          <w:color w:val="000000"/>
        </w:rPr>
        <w:t xml:space="preserve"> A1 a A3).</w:t>
      </w:r>
    </w:p>
    <w:p w14:paraId="70CA33F6" w14:textId="77777777" w:rsidR="002A7EB0" w:rsidRPr="0024665F" w:rsidRDefault="002A7EB0" w:rsidP="002A7EB0">
      <w:pPr>
        <w:tabs>
          <w:tab w:val="left" w:pos="-470"/>
        </w:tabs>
        <w:autoSpaceDE w:val="0"/>
        <w:autoSpaceDN w:val="0"/>
        <w:adjustRightInd w:val="0"/>
        <w:ind w:left="567" w:hanging="567"/>
        <w:jc w:val="both"/>
        <w:rPr>
          <w:color w:val="000000"/>
        </w:rPr>
      </w:pPr>
    </w:p>
    <w:p w14:paraId="183866F8" w14:textId="77777777" w:rsidR="002A7EB0" w:rsidRPr="001A7101" w:rsidRDefault="002A7EB0" w:rsidP="002A7EB0">
      <w:pPr>
        <w:tabs>
          <w:tab w:val="left" w:pos="-470"/>
        </w:tabs>
        <w:autoSpaceDE w:val="0"/>
        <w:autoSpaceDN w:val="0"/>
        <w:adjustRightInd w:val="0"/>
        <w:ind w:left="567" w:hanging="567"/>
        <w:jc w:val="both"/>
        <w:rPr>
          <w:b/>
          <w:color w:val="000000"/>
          <w:sz w:val="28"/>
          <w:szCs w:val="28"/>
        </w:rPr>
      </w:pPr>
      <w:r w:rsidRPr="001A7101">
        <w:rPr>
          <w:b/>
          <w:color w:val="000000"/>
          <w:sz w:val="28"/>
          <w:szCs w:val="28"/>
        </w:rPr>
        <w:t>Requisitos</w:t>
      </w:r>
    </w:p>
    <w:p w14:paraId="46D302A6" w14:textId="77777777" w:rsidR="002A7EB0" w:rsidRPr="0024665F" w:rsidRDefault="002A7EB0" w:rsidP="002A7EB0">
      <w:pPr>
        <w:tabs>
          <w:tab w:val="left" w:pos="-470"/>
        </w:tabs>
        <w:autoSpaceDE w:val="0"/>
        <w:autoSpaceDN w:val="0"/>
        <w:adjustRightInd w:val="0"/>
        <w:ind w:left="567" w:hanging="567"/>
        <w:jc w:val="both"/>
        <w:rPr>
          <w:color w:val="000000"/>
        </w:rPr>
      </w:pPr>
    </w:p>
    <w:p w14:paraId="281969E1" w14:textId="77777777" w:rsidR="002A7EB0" w:rsidRPr="001A7101" w:rsidRDefault="002A7EB0" w:rsidP="002A7EB0">
      <w:pPr>
        <w:tabs>
          <w:tab w:val="left" w:pos="-470"/>
        </w:tabs>
        <w:autoSpaceDE w:val="0"/>
        <w:autoSpaceDN w:val="0"/>
        <w:adjustRightInd w:val="0"/>
        <w:ind w:left="567" w:hanging="567"/>
        <w:jc w:val="both"/>
        <w:rPr>
          <w:b/>
          <w:color w:val="000000"/>
        </w:rPr>
      </w:pPr>
      <w:r w:rsidRPr="001A7101">
        <w:rPr>
          <w:b/>
          <w:color w:val="000000"/>
        </w:rPr>
        <w:t>Procedimentos analíticos substantivos</w:t>
      </w:r>
    </w:p>
    <w:p w14:paraId="71FFB2D4" w14:textId="77777777" w:rsidR="002A7EB0" w:rsidRDefault="002A7EB0" w:rsidP="002A7EB0">
      <w:pPr>
        <w:tabs>
          <w:tab w:val="left" w:pos="-470"/>
        </w:tabs>
        <w:autoSpaceDE w:val="0"/>
        <w:autoSpaceDN w:val="0"/>
        <w:adjustRightInd w:val="0"/>
        <w:ind w:left="567" w:hanging="567"/>
        <w:jc w:val="both"/>
        <w:rPr>
          <w:color w:val="000000"/>
        </w:rPr>
      </w:pPr>
    </w:p>
    <w:p w14:paraId="797C63E7"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5. </w:t>
      </w:r>
      <w:r>
        <w:rPr>
          <w:color w:val="000000"/>
        </w:rPr>
        <w:tab/>
        <w:t>Quando planejar e executar procedimentos analíticos substantivos, isoladamente ou em combinação com testes de detalhes, tais como procedimentos substantivos de acordo com a NBC TA 330, item 18, o auditor deve (ver itens</w:t>
      </w:r>
      <w:r w:rsidRPr="0024665F">
        <w:rPr>
          <w:color w:val="000000"/>
        </w:rPr>
        <w:t xml:space="preserve"> A4 e A5):</w:t>
      </w:r>
    </w:p>
    <w:p w14:paraId="34117C8B"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(a) </w:t>
      </w:r>
      <w:r>
        <w:rPr>
          <w:color w:val="000000"/>
        </w:rPr>
        <w:tab/>
        <w:t>determinar a adequação de procedimentos analíticos substantivos específicos para determinadas afirmações, levando em considera</w:t>
      </w:r>
      <w:r w:rsidRPr="0024665F">
        <w:rPr>
          <w:color w:val="000000"/>
        </w:rPr>
        <w:t xml:space="preserve">ção os riscos avaliados de distorção relevante e </w:t>
      </w:r>
      <w:r>
        <w:rPr>
          <w:color w:val="000000"/>
        </w:rPr>
        <w:t xml:space="preserve">testes de detalhes, se houver, para essas afirmações </w:t>
      </w:r>
      <w:r w:rsidRPr="0024665F">
        <w:rPr>
          <w:color w:val="000000"/>
        </w:rPr>
        <w:t>(ver itens A6 a A11);</w:t>
      </w:r>
    </w:p>
    <w:p w14:paraId="1DE3C26E"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(b) </w:t>
      </w:r>
      <w:r>
        <w:rPr>
          <w:color w:val="000000"/>
        </w:rPr>
        <w:tab/>
        <w:t>avaliar a confiabilidade dos dados em que se baseia a expectativa do auditor em relação a valores registrados ou índices, levando em consideração a fonte, comparabilidade, natureza e relevância das</w:t>
      </w:r>
      <w:r w:rsidRPr="000D2BF1">
        <w:rPr>
          <w:color w:val="000000"/>
        </w:rPr>
        <w:t xml:space="preserve"> informações disponíveis, e os controles </w:t>
      </w:r>
      <w:r>
        <w:rPr>
          <w:color w:val="000000"/>
        </w:rPr>
        <w:t xml:space="preserve">sobre </w:t>
      </w:r>
      <w:r w:rsidRPr="000D2BF1">
        <w:rPr>
          <w:color w:val="000000"/>
        </w:rPr>
        <w:t xml:space="preserve">a </w:t>
      </w:r>
      <w:r>
        <w:rPr>
          <w:color w:val="000000"/>
        </w:rPr>
        <w:t>elaboração</w:t>
      </w:r>
      <w:r w:rsidRPr="000D2BF1">
        <w:rPr>
          <w:color w:val="000000"/>
        </w:rPr>
        <w:t xml:space="preserve"> dos dados </w:t>
      </w:r>
      <w:r w:rsidRPr="0024665F">
        <w:rPr>
          <w:color w:val="000000"/>
        </w:rPr>
        <w:t>(ver itens A12 a A14);</w:t>
      </w:r>
    </w:p>
    <w:p w14:paraId="45A6B8F2"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(c) </w:t>
      </w:r>
      <w:r>
        <w:rPr>
          <w:color w:val="000000"/>
        </w:rPr>
        <w:tab/>
        <w:t xml:space="preserve">desenvolver uma expectativa de valores registrados ou índices, e avaliar se a expectativa é suficientemente precisa para identificar uma distorção que, individualmente ou em conjunto com outras distorções, pode fazer com que as demonstrações contábeis apresentem distorções relevantes </w:t>
      </w:r>
      <w:r w:rsidRPr="0024665F">
        <w:rPr>
          <w:color w:val="000000"/>
        </w:rPr>
        <w:t>(ver item A15); e</w:t>
      </w:r>
    </w:p>
    <w:p w14:paraId="28120497"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(d) </w:t>
      </w:r>
      <w:r>
        <w:rPr>
          <w:color w:val="000000"/>
        </w:rPr>
        <w:tab/>
        <w:t>determinar o valor de qualquer diferença entre valores registrados e valores esperados que seja aceitável sem exame adicional conforme requerido pelo item 7 (ver item</w:t>
      </w:r>
      <w:r w:rsidRPr="0024665F">
        <w:rPr>
          <w:color w:val="000000"/>
        </w:rPr>
        <w:t xml:space="preserve"> A16).</w:t>
      </w:r>
    </w:p>
    <w:p w14:paraId="5646E52D" w14:textId="77777777" w:rsidR="002A7EB0" w:rsidRPr="0024665F" w:rsidRDefault="002A7EB0" w:rsidP="002A7EB0">
      <w:pPr>
        <w:tabs>
          <w:tab w:val="left" w:pos="-470"/>
        </w:tabs>
        <w:autoSpaceDE w:val="0"/>
        <w:autoSpaceDN w:val="0"/>
        <w:adjustRightInd w:val="0"/>
        <w:ind w:left="567" w:hanging="567"/>
        <w:jc w:val="both"/>
        <w:rPr>
          <w:color w:val="000000"/>
        </w:rPr>
      </w:pPr>
    </w:p>
    <w:p w14:paraId="78D2E4C2" w14:textId="77777777" w:rsidR="002A7EB0" w:rsidRPr="001A7101" w:rsidRDefault="002A7EB0" w:rsidP="002A7EB0">
      <w:pPr>
        <w:tabs>
          <w:tab w:val="left" w:pos="-470"/>
        </w:tabs>
        <w:autoSpaceDE w:val="0"/>
        <w:autoSpaceDN w:val="0"/>
        <w:adjustRightInd w:val="0"/>
        <w:ind w:left="567" w:hanging="567"/>
        <w:jc w:val="both"/>
        <w:rPr>
          <w:b/>
          <w:color w:val="000000"/>
        </w:rPr>
      </w:pPr>
      <w:r w:rsidRPr="001A7101">
        <w:rPr>
          <w:b/>
          <w:color w:val="000000"/>
        </w:rPr>
        <w:t>Procedimentos analíticos que auxiliam na formação da conclusão geral</w:t>
      </w:r>
    </w:p>
    <w:p w14:paraId="4D9ED884" w14:textId="77777777" w:rsidR="002A7EB0" w:rsidRDefault="002A7EB0" w:rsidP="002A7EB0">
      <w:pPr>
        <w:tabs>
          <w:tab w:val="left" w:pos="-470"/>
        </w:tabs>
        <w:autoSpaceDE w:val="0"/>
        <w:autoSpaceDN w:val="0"/>
        <w:adjustRightInd w:val="0"/>
        <w:ind w:left="567" w:hanging="567"/>
        <w:jc w:val="both"/>
        <w:rPr>
          <w:color w:val="000000"/>
        </w:rPr>
      </w:pPr>
    </w:p>
    <w:p w14:paraId="61E52B79"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6. </w:t>
      </w:r>
      <w:r>
        <w:rPr>
          <w:color w:val="000000"/>
        </w:rPr>
        <w:tab/>
        <w:t xml:space="preserve">O auditor deve planejar e executar procedimentos analíticos próximo do final da auditoria que o auxiliam formar uma conclusão geral sobre se as demonstrações contábeis são consistentes com o entendimento que o auditor possui da entidade </w:t>
      </w:r>
      <w:r w:rsidRPr="0024665F">
        <w:rPr>
          <w:color w:val="000000"/>
        </w:rPr>
        <w:t>(ver itens A17 a A19).</w:t>
      </w:r>
    </w:p>
    <w:p w14:paraId="2FC1B3E6" w14:textId="77777777" w:rsidR="002A7EB0" w:rsidRPr="0024665F" w:rsidRDefault="002A7EB0" w:rsidP="002A7EB0">
      <w:pPr>
        <w:tabs>
          <w:tab w:val="left" w:pos="-470"/>
        </w:tabs>
        <w:autoSpaceDE w:val="0"/>
        <w:autoSpaceDN w:val="0"/>
        <w:adjustRightInd w:val="0"/>
        <w:ind w:left="567" w:hanging="567"/>
        <w:jc w:val="both"/>
        <w:rPr>
          <w:color w:val="000000"/>
        </w:rPr>
      </w:pPr>
    </w:p>
    <w:p w14:paraId="351F4A75" w14:textId="77777777" w:rsidR="002A7EB0" w:rsidRPr="001A7101" w:rsidRDefault="002A7EB0" w:rsidP="002A7EB0">
      <w:pPr>
        <w:tabs>
          <w:tab w:val="left" w:pos="-470"/>
        </w:tabs>
        <w:autoSpaceDE w:val="0"/>
        <w:autoSpaceDN w:val="0"/>
        <w:adjustRightInd w:val="0"/>
        <w:ind w:left="567" w:hanging="567"/>
        <w:jc w:val="both"/>
        <w:rPr>
          <w:b/>
          <w:color w:val="000000"/>
        </w:rPr>
      </w:pPr>
      <w:r w:rsidRPr="001A7101">
        <w:rPr>
          <w:b/>
          <w:color w:val="000000"/>
        </w:rPr>
        <w:t>Exame dos resultados de procedimentos analíticos</w:t>
      </w:r>
    </w:p>
    <w:p w14:paraId="0C78446C" w14:textId="77777777" w:rsidR="002A7EB0" w:rsidRDefault="002A7EB0" w:rsidP="002A7EB0">
      <w:pPr>
        <w:tabs>
          <w:tab w:val="left" w:pos="-470"/>
        </w:tabs>
        <w:autoSpaceDE w:val="0"/>
        <w:autoSpaceDN w:val="0"/>
        <w:adjustRightInd w:val="0"/>
        <w:ind w:left="567" w:hanging="567"/>
        <w:jc w:val="both"/>
        <w:rPr>
          <w:color w:val="000000"/>
        </w:rPr>
      </w:pPr>
    </w:p>
    <w:p w14:paraId="7CE59582"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7. </w:t>
      </w:r>
      <w:r>
        <w:rPr>
          <w:color w:val="000000"/>
        </w:rPr>
        <w:tab/>
        <w:t>Se os procedimentos analíticos executados de acordo com esta Norma identificam flutuações ou relações que são inconsistentes com outras informações relevantes ou que diferem dos valores esperados de maneira significativa, o auditor deve examinar essas diferenças por meio de:</w:t>
      </w:r>
    </w:p>
    <w:p w14:paraId="0EA597DD"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(a) </w:t>
      </w:r>
      <w:r>
        <w:rPr>
          <w:color w:val="000000"/>
        </w:rPr>
        <w:tab/>
        <w:t>indagação à administração e obtenção de evidência de auditoria apropriada e relevante para as respostas da administração; e</w:t>
      </w:r>
    </w:p>
    <w:p w14:paraId="01BFA1AD" w14:textId="77777777" w:rsidR="002A7EB0" w:rsidRPr="0024665F" w:rsidRDefault="002A7EB0" w:rsidP="002A7EB0">
      <w:pPr>
        <w:tabs>
          <w:tab w:val="left" w:pos="-470"/>
        </w:tabs>
        <w:autoSpaceDE w:val="0"/>
        <w:autoSpaceDN w:val="0"/>
        <w:adjustRightInd w:val="0"/>
        <w:ind w:left="1276" w:hanging="425"/>
        <w:jc w:val="both"/>
        <w:rPr>
          <w:color w:val="000000"/>
        </w:rPr>
      </w:pPr>
      <w:r>
        <w:rPr>
          <w:color w:val="000000"/>
        </w:rPr>
        <w:t xml:space="preserve">(b) </w:t>
      </w:r>
      <w:r>
        <w:rPr>
          <w:color w:val="000000"/>
        </w:rPr>
        <w:tab/>
        <w:t xml:space="preserve">aplicação de outros procedimentos de auditoria conforme necessário nas circunstâncias </w:t>
      </w:r>
      <w:r w:rsidRPr="0024665F">
        <w:rPr>
          <w:color w:val="000000"/>
        </w:rPr>
        <w:t>(ver itens A20 e A21).</w:t>
      </w:r>
    </w:p>
    <w:p w14:paraId="2FAA19A7" w14:textId="77777777" w:rsidR="002A7EB0" w:rsidRDefault="002A7EB0" w:rsidP="002A7EB0">
      <w:pPr>
        <w:tabs>
          <w:tab w:val="left" w:pos="-470"/>
        </w:tabs>
        <w:autoSpaceDE w:val="0"/>
        <w:autoSpaceDN w:val="0"/>
        <w:adjustRightInd w:val="0"/>
        <w:ind w:left="567" w:hanging="567"/>
        <w:jc w:val="both"/>
        <w:rPr>
          <w:color w:val="000000"/>
        </w:rPr>
      </w:pPr>
    </w:p>
    <w:p w14:paraId="2BA6F12A" w14:textId="77777777" w:rsidR="002A7EB0" w:rsidRPr="0024665F" w:rsidRDefault="002A7EB0" w:rsidP="002A7EB0">
      <w:pPr>
        <w:tabs>
          <w:tab w:val="left" w:pos="-470"/>
        </w:tabs>
        <w:autoSpaceDE w:val="0"/>
        <w:autoSpaceDN w:val="0"/>
        <w:adjustRightInd w:val="0"/>
        <w:ind w:left="567" w:hanging="567"/>
        <w:jc w:val="both"/>
        <w:rPr>
          <w:color w:val="000000"/>
        </w:rPr>
      </w:pPr>
      <w:r w:rsidRPr="0024665F">
        <w:rPr>
          <w:color w:val="000000"/>
        </w:rPr>
        <w:tab/>
      </w:r>
    </w:p>
    <w:p w14:paraId="3E7EAC67" w14:textId="77777777" w:rsidR="002A7EB0" w:rsidRPr="001A7101" w:rsidRDefault="002A7EB0" w:rsidP="002A7EB0">
      <w:pPr>
        <w:tabs>
          <w:tab w:val="left" w:pos="-470"/>
        </w:tabs>
        <w:autoSpaceDE w:val="0"/>
        <w:autoSpaceDN w:val="0"/>
        <w:adjustRightInd w:val="0"/>
        <w:ind w:left="567" w:hanging="567"/>
        <w:jc w:val="both"/>
        <w:rPr>
          <w:b/>
          <w:color w:val="000000"/>
          <w:sz w:val="28"/>
          <w:szCs w:val="28"/>
        </w:rPr>
      </w:pPr>
      <w:r w:rsidRPr="001A7101">
        <w:rPr>
          <w:b/>
          <w:color w:val="000000"/>
          <w:sz w:val="28"/>
          <w:szCs w:val="28"/>
        </w:rPr>
        <w:t>Aplicação e outros materiais explicativos</w:t>
      </w:r>
    </w:p>
    <w:p w14:paraId="1CA8C496" w14:textId="77777777" w:rsidR="002A7EB0" w:rsidRPr="0024665F" w:rsidRDefault="002A7EB0" w:rsidP="002A7EB0">
      <w:pPr>
        <w:tabs>
          <w:tab w:val="left" w:pos="-470"/>
        </w:tabs>
        <w:autoSpaceDE w:val="0"/>
        <w:autoSpaceDN w:val="0"/>
        <w:adjustRightInd w:val="0"/>
        <w:ind w:left="567" w:hanging="567"/>
        <w:jc w:val="both"/>
        <w:rPr>
          <w:color w:val="000000"/>
        </w:rPr>
      </w:pPr>
    </w:p>
    <w:p w14:paraId="118A67D1" w14:textId="77777777" w:rsidR="002A7EB0" w:rsidRPr="0024665F" w:rsidRDefault="002A7EB0" w:rsidP="002A7EB0">
      <w:pPr>
        <w:tabs>
          <w:tab w:val="left" w:pos="-470"/>
        </w:tabs>
        <w:autoSpaceDE w:val="0"/>
        <w:autoSpaceDN w:val="0"/>
        <w:adjustRightInd w:val="0"/>
        <w:ind w:left="567" w:hanging="567"/>
        <w:jc w:val="both"/>
        <w:rPr>
          <w:color w:val="000000"/>
        </w:rPr>
      </w:pPr>
      <w:r w:rsidRPr="001A7101">
        <w:rPr>
          <w:b/>
          <w:color w:val="000000"/>
        </w:rPr>
        <w:t>Definição dos procedimentos analíticos</w:t>
      </w:r>
      <w:r w:rsidRPr="0024665F">
        <w:rPr>
          <w:color w:val="000000"/>
        </w:rPr>
        <w:t xml:space="preserve"> (ver item 4)</w:t>
      </w:r>
    </w:p>
    <w:p w14:paraId="05BD6EAF" w14:textId="77777777" w:rsidR="002A7EB0" w:rsidRDefault="002A7EB0" w:rsidP="002A7EB0">
      <w:pPr>
        <w:tabs>
          <w:tab w:val="left" w:pos="-470"/>
        </w:tabs>
        <w:autoSpaceDE w:val="0"/>
        <w:autoSpaceDN w:val="0"/>
        <w:adjustRightInd w:val="0"/>
        <w:ind w:left="567" w:hanging="567"/>
        <w:jc w:val="both"/>
        <w:rPr>
          <w:color w:val="000000"/>
        </w:rPr>
      </w:pPr>
    </w:p>
    <w:p w14:paraId="4F4BD410"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 </w:t>
      </w:r>
      <w:r>
        <w:rPr>
          <w:color w:val="000000"/>
        </w:rPr>
        <w:tab/>
        <w:t>Os procedimentos analíticos incluem, por exemplo, levar em consideração comparações de informações contábeis e financeiras da entidade:</w:t>
      </w:r>
    </w:p>
    <w:p w14:paraId="2B135543"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informações comparáveis de períodos anteriores;</w:t>
      </w:r>
    </w:p>
    <w:p w14:paraId="1FBAB0F3"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resultados previstos pela entidade, tais como orçamentos ou previsões, ou expectativas do auditor, como uma estimativa de depreciação;</w:t>
      </w:r>
    </w:p>
    <w:p w14:paraId="58232A4D"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informações de entidades do mesmo setor de atividade, como a comparação entre índices de vendas e contas a receber com as médias do setor ou com outras entidades de porte comparável do mesmo setor.</w:t>
      </w:r>
    </w:p>
    <w:p w14:paraId="581AA583" w14:textId="77777777" w:rsidR="002A7EB0" w:rsidRDefault="002A7EB0" w:rsidP="002A7EB0">
      <w:pPr>
        <w:tabs>
          <w:tab w:val="left" w:pos="-470"/>
        </w:tabs>
        <w:autoSpaceDE w:val="0"/>
        <w:autoSpaceDN w:val="0"/>
        <w:adjustRightInd w:val="0"/>
        <w:ind w:left="567" w:hanging="567"/>
        <w:jc w:val="both"/>
        <w:rPr>
          <w:color w:val="000000"/>
        </w:rPr>
      </w:pPr>
    </w:p>
    <w:p w14:paraId="114C6EC1"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A2. </w:t>
      </w:r>
      <w:r>
        <w:rPr>
          <w:color w:val="000000"/>
        </w:rPr>
        <w:tab/>
        <w:t>Os procedimentos analíticos incluem, também, levar em consideração as relações, por exemplo:</w:t>
      </w:r>
    </w:p>
    <w:p w14:paraId="3C41A5A0"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sidRPr="0024665F">
        <w:rPr>
          <w:color w:val="000000"/>
        </w:rPr>
        <w:t>entre elementos das informações contábeis que se esperaria que se adequassem a um padrão previsível com base na experiência da entidade, como porcentagens da margem bruta;</w:t>
      </w:r>
    </w:p>
    <w:p w14:paraId="3D7BB7DA"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entre informações contábeis e informações não contábeis relevantes, como custos com folha de pagamento e número de empregados.</w:t>
      </w:r>
    </w:p>
    <w:p w14:paraId="4E490009" w14:textId="77777777" w:rsidR="002A7EB0" w:rsidRDefault="002A7EB0" w:rsidP="002A7EB0">
      <w:pPr>
        <w:tabs>
          <w:tab w:val="left" w:pos="-470"/>
        </w:tabs>
        <w:autoSpaceDE w:val="0"/>
        <w:autoSpaceDN w:val="0"/>
        <w:adjustRightInd w:val="0"/>
        <w:ind w:left="567" w:hanging="567"/>
        <w:jc w:val="both"/>
        <w:rPr>
          <w:color w:val="000000"/>
        </w:rPr>
      </w:pPr>
    </w:p>
    <w:p w14:paraId="61932AF1"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A3. </w:t>
      </w:r>
      <w:r>
        <w:rPr>
          <w:color w:val="000000"/>
        </w:rPr>
        <w:tab/>
        <w:t>Podem ser usados diversos métodos para executar procedimentos analíticos. Esses métodos variam desde a realização de comparações simples até análises complexas usando técnicas estatísticas avançadas. Os procedimentos analíticos podem ser aplicados para demonstrações contábeis consolidadas, componentes e elementos individuais de informação.</w:t>
      </w:r>
    </w:p>
    <w:p w14:paraId="65E338F0" w14:textId="77777777" w:rsidR="002A7EB0" w:rsidRPr="0024665F" w:rsidRDefault="002A7EB0" w:rsidP="002A7EB0">
      <w:pPr>
        <w:tabs>
          <w:tab w:val="left" w:pos="-470"/>
        </w:tabs>
        <w:autoSpaceDE w:val="0"/>
        <w:autoSpaceDN w:val="0"/>
        <w:adjustRightInd w:val="0"/>
        <w:ind w:left="567" w:hanging="567"/>
        <w:jc w:val="both"/>
        <w:rPr>
          <w:color w:val="000000"/>
        </w:rPr>
      </w:pPr>
    </w:p>
    <w:p w14:paraId="590C43C6" w14:textId="77777777" w:rsidR="002A7EB0" w:rsidRPr="0024665F" w:rsidRDefault="002A7EB0" w:rsidP="002A7EB0">
      <w:pPr>
        <w:tabs>
          <w:tab w:val="left" w:pos="-470"/>
        </w:tabs>
        <w:autoSpaceDE w:val="0"/>
        <w:autoSpaceDN w:val="0"/>
        <w:adjustRightInd w:val="0"/>
        <w:ind w:left="567" w:hanging="567"/>
        <w:jc w:val="both"/>
        <w:rPr>
          <w:color w:val="000000"/>
        </w:rPr>
      </w:pPr>
      <w:r w:rsidRPr="001A7101">
        <w:rPr>
          <w:b/>
          <w:color w:val="000000"/>
        </w:rPr>
        <w:t>Procedimentos analíticos substantivos</w:t>
      </w:r>
      <w:r w:rsidRPr="0024665F">
        <w:rPr>
          <w:color w:val="000000"/>
        </w:rPr>
        <w:t xml:space="preserve"> (ver item 5)</w:t>
      </w:r>
    </w:p>
    <w:p w14:paraId="4690F50C" w14:textId="77777777" w:rsidR="002A7EB0" w:rsidRDefault="002A7EB0" w:rsidP="002A7EB0">
      <w:pPr>
        <w:tabs>
          <w:tab w:val="left" w:pos="-470"/>
        </w:tabs>
        <w:autoSpaceDE w:val="0"/>
        <w:autoSpaceDN w:val="0"/>
        <w:adjustRightInd w:val="0"/>
        <w:ind w:left="567" w:hanging="567"/>
        <w:jc w:val="both"/>
        <w:rPr>
          <w:color w:val="000000"/>
        </w:rPr>
      </w:pPr>
    </w:p>
    <w:p w14:paraId="42159956"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A4. </w:t>
      </w:r>
      <w:r>
        <w:rPr>
          <w:color w:val="000000"/>
        </w:rPr>
        <w:tab/>
        <w:t xml:space="preserve">Os procedimentos substantivos do auditor no nível de afirmações podem ser testes de detalhes, procedimentos analíticos substantivos ou uma combinação dos dois. A decisão sobre quais procedimentos de auditoria aplicar, incluindo a decisão sobre a utilização de procedimentos analíticos substantivos, baseia-se no julgamento do auditor sobre a eficácia e a eficiência esperadas dos procedimentos de auditoria disponíveis para reduzir o risco de auditoria </w:t>
      </w:r>
      <w:r w:rsidRPr="00937B6C">
        <w:rPr>
          <w:color w:val="000000"/>
        </w:rPr>
        <w:t>no nível de afirmações</w:t>
      </w:r>
      <w:r>
        <w:rPr>
          <w:color w:val="000000"/>
        </w:rPr>
        <w:t xml:space="preserve"> a um nível aceitavelmente baixo</w:t>
      </w:r>
      <w:r w:rsidRPr="0024665F">
        <w:rPr>
          <w:color w:val="000000"/>
        </w:rPr>
        <w:t>.</w:t>
      </w:r>
    </w:p>
    <w:p w14:paraId="51A85920" w14:textId="77777777" w:rsidR="002A7EB0" w:rsidRDefault="002A7EB0" w:rsidP="002A7EB0">
      <w:pPr>
        <w:tabs>
          <w:tab w:val="left" w:pos="-470"/>
        </w:tabs>
        <w:autoSpaceDE w:val="0"/>
        <w:autoSpaceDN w:val="0"/>
        <w:adjustRightInd w:val="0"/>
        <w:ind w:left="567" w:hanging="567"/>
        <w:jc w:val="both"/>
        <w:rPr>
          <w:color w:val="000000"/>
        </w:rPr>
      </w:pPr>
    </w:p>
    <w:p w14:paraId="426FF525"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A5. </w:t>
      </w:r>
      <w:r>
        <w:rPr>
          <w:color w:val="000000"/>
        </w:rPr>
        <w:tab/>
        <w:t>O auditor pode indagar a administração sobre a disponibilidade e confiabilidade das informações necessárias para aplicar procedimentos analíticos substantivos, e sobre os resultados de quaisquer procedimentos analíticos realizados pela entidade. Pode ser eficaz usar dados analíticos elaborados pela administração, desde que o auditor esteja satisfeito de que esses dados foram adequadamente elaborados.</w:t>
      </w:r>
    </w:p>
    <w:p w14:paraId="5C1C6215" w14:textId="77777777" w:rsidR="002A7EB0" w:rsidRPr="0024665F" w:rsidRDefault="002A7EB0" w:rsidP="002A7EB0">
      <w:pPr>
        <w:tabs>
          <w:tab w:val="left" w:pos="-470"/>
        </w:tabs>
        <w:autoSpaceDE w:val="0"/>
        <w:autoSpaceDN w:val="0"/>
        <w:adjustRightInd w:val="0"/>
        <w:ind w:left="567" w:hanging="567"/>
        <w:jc w:val="both"/>
        <w:rPr>
          <w:color w:val="000000"/>
        </w:rPr>
      </w:pPr>
    </w:p>
    <w:p w14:paraId="47EBB112" w14:textId="77777777" w:rsidR="002A7EB0" w:rsidRPr="0024665F" w:rsidRDefault="002A7EB0" w:rsidP="002A7EB0">
      <w:pPr>
        <w:tabs>
          <w:tab w:val="left" w:pos="-470"/>
        </w:tabs>
        <w:autoSpaceDE w:val="0"/>
        <w:autoSpaceDN w:val="0"/>
        <w:adjustRightInd w:val="0"/>
        <w:jc w:val="both"/>
        <w:rPr>
          <w:color w:val="000000"/>
        </w:rPr>
      </w:pPr>
      <w:r w:rsidRPr="0024665F">
        <w:rPr>
          <w:color w:val="000000"/>
        </w:rPr>
        <w:t>Adequação de procedimento analítico substantivo específico para determinadas afirmações (ver item 5(a))</w:t>
      </w:r>
    </w:p>
    <w:p w14:paraId="37F4D987" w14:textId="77777777" w:rsidR="002A7EB0" w:rsidRDefault="002A7EB0" w:rsidP="002A7EB0">
      <w:pPr>
        <w:tabs>
          <w:tab w:val="left" w:pos="-470"/>
        </w:tabs>
        <w:autoSpaceDE w:val="0"/>
        <w:autoSpaceDN w:val="0"/>
        <w:adjustRightInd w:val="0"/>
        <w:ind w:left="567" w:hanging="567"/>
        <w:jc w:val="both"/>
        <w:rPr>
          <w:color w:val="000000"/>
        </w:rPr>
      </w:pPr>
    </w:p>
    <w:p w14:paraId="4749EFA7"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A6. </w:t>
      </w:r>
      <w:r>
        <w:rPr>
          <w:color w:val="000000"/>
        </w:rPr>
        <w:tab/>
        <w:t>Os procedimentos analíticos substan</w:t>
      </w:r>
      <w:r w:rsidRPr="0024665F">
        <w:rPr>
          <w:color w:val="000000"/>
        </w:rPr>
        <w:t>tivos são geralmente mais aplicáveis a grand</w:t>
      </w:r>
      <w:r>
        <w:rPr>
          <w:color w:val="000000"/>
        </w:rPr>
        <w:t xml:space="preserve">es volumes de transações que tendem a ser previsíveis ao longo do tempo. A aplicação de procedimentos analíticos planejados baseia-se na expectativa de que </w:t>
      </w:r>
      <w:r w:rsidRPr="0024665F">
        <w:rPr>
          <w:color w:val="000000"/>
        </w:rPr>
        <w:t>existem relações entre os dados e que as relações continuam na ausência de condições conhecidas que indiquem o contrário.</w:t>
      </w:r>
      <w:r>
        <w:rPr>
          <w:color w:val="000000"/>
        </w:rPr>
        <w:t xml:space="preserve"> Entretanto, a adequação de procedimento analítico específico depende da avaliação do auditor sobre o quão efetivo ele é para detectar uma distorção que, individualmente ou em conjunto com outras distorções, pode fazer com que as demonstrações contábeis apresentem distorções relevantes.</w:t>
      </w:r>
    </w:p>
    <w:p w14:paraId="7A7BAAD0" w14:textId="77777777" w:rsidR="002A7EB0" w:rsidRDefault="002A7EB0" w:rsidP="002A7EB0">
      <w:pPr>
        <w:tabs>
          <w:tab w:val="left" w:pos="-470"/>
        </w:tabs>
        <w:autoSpaceDE w:val="0"/>
        <w:autoSpaceDN w:val="0"/>
        <w:adjustRightInd w:val="0"/>
        <w:ind w:left="567" w:hanging="567"/>
        <w:jc w:val="both"/>
        <w:rPr>
          <w:color w:val="000000"/>
        </w:rPr>
      </w:pPr>
    </w:p>
    <w:p w14:paraId="7554E2E6"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A7. </w:t>
      </w:r>
      <w:r>
        <w:rPr>
          <w:color w:val="000000"/>
        </w:rPr>
        <w:tab/>
        <w:t>Em alguns casos, mesmo um modelo de previsão não sofisticado pode ser eficaz como procedimento analítico. Por exemplo, quando a entidade tem um número conhecido de empregados com</w:t>
      </w:r>
      <w:r w:rsidRPr="0024665F">
        <w:rPr>
          <w:color w:val="000000"/>
        </w:rPr>
        <w:t xml:space="preserve"> salários fixos </w:t>
      </w:r>
      <w:r>
        <w:rPr>
          <w:color w:val="000000"/>
        </w:rPr>
        <w:t>durante o período, pode ser possível para o auditor usar esses dados para estimar os custos totais com folha de pagamento para o período com um alto grau de precisão, fornecendo dessa maneira evidência de auditoria para um item significativo das demonstrações contábeis e reduzindo a necessidade de executar testes de detalhes para a folha de pagamento. O uso de índices comerciais amplamente reconhecidos (como margens de lucro para diferentes tipos de entidade do varejo) pode muitas vezes ser eficaz em procedimentos analíticos substantivos para fornecer evidência para suportar a razoabilidade de valores registrados.</w:t>
      </w:r>
    </w:p>
    <w:p w14:paraId="54917CC7" w14:textId="77777777" w:rsidR="002A7EB0" w:rsidRDefault="002A7EB0" w:rsidP="002A7EB0">
      <w:pPr>
        <w:tabs>
          <w:tab w:val="left" w:pos="-470"/>
        </w:tabs>
        <w:autoSpaceDE w:val="0"/>
        <w:autoSpaceDN w:val="0"/>
        <w:adjustRightInd w:val="0"/>
        <w:ind w:left="567" w:hanging="567"/>
        <w:jc w:val="both"/>
        <w:rPr>
          <w:color w:val="000000"/>
        </w:rPr>
      </w:pPr>
    </w:p>
    <w:p w14:paraId="6C6CB56F"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A8. </w:t>
      </w:r>
      <w:r>
        <w:rPr>
          <w:color w:val="000000"/>
        </w:rPr>
        <w:tab/>
        <w:t>Diferentes tipos de procedimentos analíticos fornecem diferentes níveis de segurança. Os procedimentos analíticos que envolvem, por exemplo, a previsão de receita de aluguel total de edifício dividido em apartamentos, levando em consideração os valores de aluguel, o número de apartamentos e as taxas de desocupação, pode fornecer evidência persuasiva e eliminar a necessidade de verificação adicional por meio de testes de detalhes, desde que os elementos sejam adequadamente verificados. Por outro lado, o cálculo e a comparação de porcentagens da margem bruta como forma de confirmar o valor de uma receita pode fornecer uma evidência menos persuasiva, mas pode fornecer uma corroboração útil se usada em combinação com outros procedimentos de auditoria.</w:t>
      </w:r>
    </w:p>
    <w:p w14:paraId="217946AE" w14:textId="77777777" w:rsidR="002A7EB0" w:rsidRDefault="002A7EB0" w:rsidP="002A7EB0">
      <w:pPr>
        <w:tabs>
          <w:tab w:val="left" w:pos="-470"/>
        </w:tabs>
        <w:autoSpaceDE w:val="0"/>
        <w:autoSpaceDN w:val="0"/>
        <w:adjustRightInd w:val="0"/>
        <w:ind w:left="567" w:hanging="567"/>
        <w:jc w:val="both"/>
        <w:rPr>
          <w:color w:val="000000"/>
        </w:rPr>
      </w:pPr>
    </w:p>
    <w:p w14:paraId="449955A8"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A9. </w:t>
      </w:r>
      <w:r>
        <w:rPr>
          <w:color w:val="000000"/>
        </w:rPr>
        <w:tab/>
        <w:t>A determinação da adequação de procedimentos analíticos substantivos específicos é influenciada pela natureza da afirmação e pela avaliação do auditor sobre o risco de distorção relevante. Por exemplo, se os controles sobre o processamento de pedidos de venda são deficientes, o auditor pode confiar mais em testes de detalhes do que em procedimentos analíticos substantivos para afirmações relacionadas com as contas a receber.</w:t>
      </w:r>
    </w:p>
    <w:p w14:paraId="4977DCB5" w14:textId="77777777" w:rsidR="002A7EB0" w:rsidRDefault="002A7EB0" w:rsidP="002A7EB0">
      <w:pPr>
        <w:tabs>
          <w:tab w:val="left" w:pos="-470"/>
        </w:tabs>
        <w:autoSpaceDE w:val="0"/>
        <w:autoSpaceDN w:val="0"/>
        <w:adjustRightInd w:val="0"/>
        <w:ind w:left="567" w:hanging="567"/>
        <w:jc w:val="both"/>
        <w:rPr>
          <w:color w:val="000000"/>
        </w:rPr>
      </w:pPr>
    </w:p>
    <w:p w14:paraId="165ADAF5"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A10. </w:t>
      </w:r>
      <w:r>
        <w:rPr>
          <w:color w:val="000000"/>
        </w:rPr>
        <w:tab/>
        <w:t>Procedimentos analíticos substantivos específicos também podem ser considerados adequados quando são realizados testes de detalhes para a mesma afirmação. Por exemplo, ao obter evidência de auditoria referente à afirmação de avaliação para saldos de contas a receber, o auditor pode aplicar procedimentos analíticos nas contas a receber classificadas por idade</w:t>
      </w:r>
      <w:r w:rsidRPr="0024665F">
        <w:rPr>
          <w:color w:val="000000"/>
        </w:rPr>
        <w:t>, além de executar testes de detalhes nos recebimentos subseq</w:t>
      </w:r>
      <w:r>
        <w:rPr>
          <w:color w:val="000000"/>
        </w:rPr>
        <w:t>u</w:t>
      </w:r>
      <w:r w:rsidRPr="0024665F">
        <w:rPr>
          <w:color w:val="000000"/>
        </w:rPr>
        <w:t>entes para determinar a possibilidade de cobrança das contas a receber.</w:t>
      </w:r>
    </w:p>
    <w:p w14:paraId="368E9C41" w14:textId="77777777" w:rsidR="002A7EB0" w:rsidRDefault="002A7EB0" w:rsidP="002A7EB0">
      <w:pPr>
        <w:tabs>
          <w:tab w:val="left" w:pos="-470"/>
        </w:tabs>
        <w:autoSpaceDE w:val="0"/>
        <w:autoSpaceDN w:val="0"/>
        <w:adjustRightInd w:val="0"/>
        <w:ind w:left="567" w:hanging="567"/>
        <w:jc w:val="both"/>
        <w:rPr>
          <w:color w:val="000000"/>
        </w:rPr>
      </w:pPr>
    </w:p>
    <w:p w14:paraId="180D4CBF" w14:textId="77777777" w:rsidR="002A7EB0" w:rsidRDefault="002A7EB0" w:rsidP="002A7EB0">
      <w:pPr>
        <w:tabs>
          <w:tab w:val="left" w:pos="-470"/>
        </w:tabs>
        <w:autoSpaceDE w:val="0"/>
        <w:autoSpaceDN w:val="0"/>
        <w:adjustRightInd w:val="0"/>
        <w:ind w:left="567" w:hanging="567"/>
        <w:jc w:val="both"/>
        <w:rPr>
          <w:color w:val="000000"/>
        </w:rPr>
      </w:pPr>
      <w:r>
        <w:rPr>
          <w:color w:val="000000"/>
        </w:rPr>
        <w:t>Considerações específicas de entidade do setor público</w:t>
      </w:r>
    </w:p>
    <w:p w14:paraId="5145FAC6" w14:textId="77777777" w:rsidR="002A7EB0" w:rsidRDefault="002A7EB0" w:rsidP="002A7EB0">
      <w:pPr>
        <w:tabs>
          <w:tab w:val="left" w:pos="-470"/>
        </w:tabs>
        <w:autoSpaceDE w:val="0"/>
        <w:autoSpaceDN w:val="0"/>
        <w:adjustRightInd w:val="0"/>
        <w:ind w:left="567" w:hanging="567"/>
        <w:jc w:val="both"/>
        <w:rPr>
          <w:color w:val="000000"/>
        </w:rPr>
      </w:pPr>
    </w:p>
    <w:p w14:paraId="04B27166"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A11. </w:t>
      </w:r>
      <w:r>
        <w:rPr>
          <w:color w:val="000000"/>
        </w:rPr>
        <w:tab/>
        <w:t>As relações entre itens individuais de demonstrações contábeis tradicionalmente considerados na auditori</w:t>
      </w:r>
      <w:r w:rsidRPr="0024665F">
        <w:rPr>
          <w:color w:val="000000"/>
        </w:rPr>
        <w:t>a de entidade com objetivo de lucro podem nem sempre ser relevantes na auditoria de governos ou de outras entidades do setor público que não tenham objetivo de lucro</w:t>
      </w:r>
      <w:r>
        <w:rPr>
          <w:color w:val="000000"/>
        </w:rPr>
        <w:t>; por exemplo, em muitas entidades do setor público pode haver pouca relação direta entre receita e despesa. Além disso, pelo fato de que os gastos com a aquisição de ativos podem não ser capitalizados, pode não haver qualquer relação, por exemplo, entre gastos com estoques e imobilizado e o valor desses ativos informado nas demonstrações contábeis. Pode ser, também, que os dados ou as estatísticas do setor para fins comparativos não estejam disponíveis no setor público. Contudo, outras relações podem ser relevantes, por exemplo, variações no custo por quilômetro de estrada construída ou o número de veículos adquiridos comparado com o de veículos retirados de circulação.</w:t>
      </w:r>
    </w:p>
    <w:p w14:paraId="4CB50602" w14:textId="77777777" w:rsidR="002A7EB0" w:rsidRPr="0024665F" w:rsidRDefault="002A7EB0" w:rsidP="002A7EB0">
      <w:pPr>
        <w:tabs>
          <w:tab w:val="left" w:pos="-470"/>
        </w:tabs>
        <w:autoSpaceDE w:val="0"/>
        <w:autoSpaceDN w:val="0"/>
        <w:adjustRightInd w:val="0"/>
        <w:ind w:left="567" w:hanging="567"/>
        <w:jc w:val="both"/>
        <w:rPr>
          <w:color w:val="000000"/>
        </w:rPr>
      </w:pPr>
    </w:p>
    <w:p w14:paraId="57B45E28" w14:textId="77777777" w:rsidR="002A7EB0" w:rsidRPr="0024665F" w:rsidRDefault="002A7EB0" w:rsidP="002A7EB0">
      <w:pPr>
        <w:tabs>
          <w:tab w:val="left" w:pos="-470"/>
        </w:tabs>
        <w:autoSpaceDE w:val="0"/>
        <w:autoSpaceDN w:val="0"/>
        <w:adjustRightInd w:val="0"/>
        <w:ind w:left="567" w:hanging="567"/>
        <w:jc w:val="both"/>
        <w:rPr>
          <w:color w:val="000000"/>
        </w:rPr>
      </w:pPr>
      <w:r w:rsidRPr="0024665F">
        <w:rPr>
          <w:color w:val="000000"/>
        </w:rPr>
        <w:t>Confiabilidade dos dados (ver item 5(b))</w:t>
      </w:r>
    </w:p>
    <w:p w14:paraId="3D8CFFCB" w14:textId="77777777" w:rsidR="002A7EB0" w:rsidRDefault="002A7EB0" w:rsidP="002A7EB0">
      <w:pPr>
        <w:tabs>
          <w:tab w:val="left" w:pos="-470"/>
        </w:tabs>
        <w:autoSpaceDE w:val="0"/>
        <w:autoSpaceDN w:val="0"/>
        <w:adjustRightInd w:val="0"/>
        <w:ind w:left="567" w:hanging="567"/>
        <w:jc w:val="both"/>
        <w:rPr>
          <w:color w:val="000000"/>
        </w:rPr>
      </w:pPr>
    </w:p>
    <w:p w14:paraId="653DF1B9"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A12. </w:t>
      </w:r>
      <w:r>
        <w:rPr>
          <w:color w:val="000000"/>
        </w:rPr>
        <w:tab/>
        <w:t>A confiabilidade dos dados é influenciada por sua fonte e natureza e depende das circunstâncias em que foram obtidos. Consequentemente, os seguintes aspectos são relevantes ao determinar se os dados são confiáveis para a elaboração de procedimentos analíticos substantivos:</w:t>
      </w:r>
    </w:p>
    <w:p w14:paraId="146F4464"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(a) </w:t>
      </w:r>
      <w:r>
        <w:rPr>
          <w:color w:val="000000"/>
        </w:rPr>
        <w:tab/>
        <w:t>fonte das informações disponíveis. Por exemplo, as informações podem ser mais confiáveis quando são obtidas de fontes independentes externas à entidade (NBC TA 500 – Evidência de Auditoria, item A31);</w:t>
      </w:r>
    </w:p>
    <w:p w14:paraId="0B9F5F50"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(b) </w:t>
      </w:r>
      <w:r>
        <w:rPr>
          <w:color w:val="000000"/>
        </w:rPr>
        <w:tab/>
        <w:t>comparabilidade das informações disponíveis. É possível, por exemplo, que os dados de um setor amplo precisem ser complementados para serem comparáveis com os da entidade que produz e vende produtos especializados;</w:t>
      </w:r>
    </w:p>
    <w:p w14:paraId="7C182F44"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(c) </w:t>
      </w:r>
      <w:r>
        <w:rPr>
          <w:color w:val="000000"/>
        </w:rPr>
        <w:tab/>
        <w:t>natureza e relevância das informações disponíveis. Por exemplo, se os orçamentos foram estabelecidos como resultados a serem esperados ou metas a serem alcançadas; e</w:t>
      </w:r>
    </w:p>
    <w:p w14:paraId="46DA2E2D" w14:textId="77777777" w:rsidR="002A7EB0" w:rsidRDefault="002A7EB0" w:rsidP="002A7EB0">
      <w:pPr>
        <w:tabs>
          <w:tab w:val="left" w:pos="-470"/>
        </w:tabs>
        <w:autoSpaceDE w:val="0"/>
        <w:autoSpaceDN w:val="0"/>
        <w:adjustRightInd w:val="0"/>
        <w:ind w:left="1276" w:hanging="425"/>
        <w:jc w:val="both"/>
        <w:rPr>
          <w:color w:val="000000"/>
        </w:rPr>
      </w:pPr>
      <w:r>
        <w:rPr>
          <w:color w:val="000000"/>
        </w:rPr>
        <w:t xml:space="preserve">(d) </w:t>
      </w:r>
      <w:r>
        <w:rPr>
          <w:color w:val="000000"/>
        </w:rPr>
        <w:tab/>
        <w:t>controles sobre a elaboração das informações que são planejadas para assegurar sua integridade, precisão e validade. Por exemplo, os controles sobre a elaboração, revisão e manutenção de orçamentos.</w:t>
      </w:r>
    </w:p>
    <w:p w14:paraId="3B2A5288" w14:textId="77777777" w:rsidR="002A7EB0" w:rsidRPr="0024665F" w:rsidRDefault="002A7EB0" w:rsidP="002A7EB0">
      <w:pPr>
        <w:tabs>
          <w:tab w:val="left" w:pos="-470"/>
        </w:tabs>
        <w:autoSpaceDE w:val="0"/>
        <w:autoSpaceDN w:val="0"/>
        <w:adjustRightInd w:val="0"/>
        <w:ind w:left="567" w:hanging="567"/>
        <w:jc w:val="both"/>
        <w:rPr>
          <w:color w:val="000000"/>
        </w:rPr>
      </w:pPr>
      <w:r>
        <w:rPr>
          <w:color w:val="000000"/>
        </w:rPr>
        <w:tab/>
      </w:r>
    </w:p>
    <w:p w14:paraId="61AD119B"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A13. </w:t>
      </w:r>
      <w:r>
        <w:rPr>
          <w:color w:val="000000"/>
        </w:rPr>
        <w:tab/>
        <w:t>O auditor pode considerar testar a eficácia operacional dos controles, se houver, sobre a elaboração das informações da entidade usadas pelo auditor na execução de procedimentos analíticos substantivos em resposta aos riscos avaliados. Quando esses controles são eficazes, o auditor geralmente tem segurança maior na confiabilidade das informações e, portanto, nos resultados dos procedimentos analíticos. A eficácia operacional dos controles sobre informações não contábeis pode muitas vezes ser testada juntamente com outros testes de controle. Por exemplo, ao estabelecer controles sobre o processamento de faturas de venda, uma entidade pode incluir controles sobre o registro de unidades de venda. Nessas circunstâncias, o auditor pode testar a eficácia operacional dos controles sobre o registro de unidades de venda juntamente com testes da eficácia operacional dos controles sobre o processamento de faturas de venda. Alternativamente, o auditor pode considerar se as informações foram submetidas a testes de auditoria. A NBC TA 500, item 10, estabelece requisitos e fornece orientação para a determinação dos procedimentos de auditoria a serem realizados sobre as informações que são usadas para os procedimentos analíticos substantivos.</w:t>
      </w:r>
    </w:p>
    <w:p w14:paraId="47895E38" w14:textId="77777777" w:rsidR="002A7EB0" w:rsidRDefault="002A7EB0" w:rsidP="002A7EB0">
      <w:pPr>
        <w:tabs>
          <w:tab w:val="left" w:pos="-470"/>
        </w:tabs>
        <w:autoSpaceDE w:val="0"/>
        <w:autoSpaceDN w:val="0"/>
        <w:adjustRightInd w:val="0"/>
        <w:ind w:left="567" w:hanging="567"/>
        <w:jc w:val="both"/>
        <w:rPr>
          <w:color w:val="000000"/>
        </w:rPr>
      </w:pPr>
    </w:p>
    <w:p w14:paraId="7BF06E4B"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A14. </w:t>
      </w:r>
      <w:r>
        <w:rPr>
          <w:color w:val="000000"/>
        </w:rPr>
        <w:tab/>
        <w:t>Os assuntos discutidos no item A12 são relevantes independentemente do auditor aplicar procedimen</w:t>
      </w:r>
      <w:r w:rsidRPr="0024665F">
        <w:rPr>
          <w:color w:val="000000"/>
        </w:rPr>
        <w:t xml:space="preserve">tos analíticos substantivos nas demonstrações contábeis da entidade do final do período </w:t>
      </w:r>
      <w:r>
        <w:rPr>
          <w:color w:val="000000"/>
        </w:rPr>
        <w:t xml:space="preserve">ou de data intermediária e planejar realizar procedimentos analíticos substantivos para o período remanescente. A NBC TA 330, itens 22 e 23, estabelece requisitos e fornece orientação para procedimentos substantivos realizados em data intermediária. </w:t>
      </w:r>
    </w:p>
    <w:p w14:paraId="51C43F49" w14:textId="77777777" w:rsidR="002A7EB0" w:rsidRPr="0024665F" w:rsidRDefault="002A7EB0" w:rsidP="002A7EB0">
      <w:pPr>
        <w:tabs>
          <w:tab w:val="left" w:pos="-470"/>
        </w:tabs>
        <w:autoSpaceDE w:val="0"/>
        <w:autoSpaceDN w:val="0"/>
        <w:adjustRightInd w:val="0"/>
        <w:ind w:left="567" w:hanging="567"/>
        <w:jc w:val="both"/>
        <w:rPr>
          <w:color w:val="000000"/>
        </w:rPr>
      </w:pPr>
    </w:p>
    <w:p w14:paraId="70BCC017" w14:textId="77777777" w:rsidR="002A7EB0" w:rsidRPr="0024665F" w:rsidRDefault="002A7EB0" w:rsidP="002A7EB0">
      <w:pPr>
        <w:tabs>
          <w:tab w:val="left" w:pos="-470"/>
        </w:tabs>
        <w:autoSpaceDE w:val="0"/>
        <w:autoSpaceDN w:val="0"/>
        <w:adjustRightInd w:val="0"/>
        <w:ind w:left="567" w:hanging="567"/>
        <w:jc w:val="both"/>
        <w:rPr>
          <w:color w:val="000000"/>
        </w:rPr>
      </w:pPr>
      <w:r w:rsidRPr="0024665F">
        <w:rPr>
          <w:color w:val="000000"/>
        </w:rPr>
        <w:t>Avaliação se a expectativa é suficientemente precisa (ver item 5(c))</w:t>
      </w:r>
    </w:p>
    <w:p w14:paraId="142213C4" w14:textId="77777777" w:rsidR="002A7EB0" w:rsidRDefault="002A7EB0" w:rsidP="002A7EB0">
      <w:pPr>
        <w:tabs>
          <w:tab w:val="left" w:pos="-470"/>
        </w:tabs>
        <w:autoSpaceDE w:val="0"/>
        <w:autoSpaceDN w:val="0"/>
        <w:adjustRightInd w:val="0"/>
        <w:ind w:left="567" w:hanging="567"/>
        <w:jc w:val="both"/>
        <w:rPr>
          <w:color w:val="000000"/>
        </w:rPr>
      </w:pPr>
    </w:p>
    <w:p w14:paraId="7A5CFEC5"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A15. </w:t>
      </w:r>
      <w:r>
        <w:rPr>
          <w:color w:val="000000"/>
        </w:rPr>
        <w:tab/>
        <w:t>Os assuntos relevantes para considerar ao avaliar se a expectativa pode ser desenvolvida de maneira suficientemente precisa para identificar uma distorção que, quando em conjunto com outras distorções, pode fazer com que as demonstrações contábeis apresentem distorções relevantes, incluem:</w:t>
      </w:r>
    </w:p>
    <w:p w14:paraId="5CA6D116"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 xml:space="preserve">a precisão com que os resultados esperados dos procedimentos analíticos substantivos podem ser previstos. O auditor pode, por exemplo, esperar uma consistência maior na comparação de margens brutas de lucro de um período para outro do que na comparação de </w:t>
      </w:r>
      <w:r w:rsidRPr="0024665F">
        <w:rPr>
          <w:color w:val="000000"/>
        </w:rPr>
        <w:t>despesas discricionárias</w:t>
      </w:r>
      <w:r>
        <w:rPr>
          <w:color w:val="000000"/>
        </w:rPr>
        <w:t>, como despesas de pesquisa e publicidade;</w:t>
      </w:r>
    </w:p>
    <w:p w14:paraId="06B02D36"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até que grau essas informações podem ser desagregadas. Por exemplo, os procedimentos analíticos substantivos podem ser mais eficazes quando aplicados em informações contábeis sobre partes individuais de operação, ou em demonstrações contábeis de componentes de entidade diversificada, do que quando aplicados às demonstrações contábeis de entidade como um todo;</w:t>
      </w:r>
    </w:p>
    <w:p w14:paraId="2FC31988" w14:textId="77777777" w:rsidR="002A7EB0" w:rsidRDefault="002A7EB0">
      <w:pPr>
        <w:numPr>
          <w:ilvl w:val="0"/>
          <w:numId w:val="197"/>
        </w:numPr>
        <w:tabs>
          <w:tab w:val="left" w:pos="-470"/>
        </w:tabs>
        <w:autoSpaceDE w:val="0"/>
        <w:autoSpaceDN w:val="0"/>
        <w:adjustRightInd w:val="0"/>
        <w:spacing w:after="0" w:line="240" w:lineRule="auto"/>
        <w:ind w:left="1134" w:hanging="283"/>
        <w:jc w:val="both"/>
        <w:rPr>
          <w:color w:val="000000"/>
        </w:rPr>
      </w:pPr>
      <w:r>
        <w:rPr>
          <w:color w:val="000000"/>
        </w:rPr>
        <w:t>a disponibilidade das informações financeiras e não financeiras. Por exemplo, o auditor pode considerar se as informações financeiras, como orçamentos ou previsões, e as informações não financeiras, como o número de unidades produzidas ou vendidas, estão disponíveis para definir procedimentos analíticos substantivos. Se as informações estão disponíveis, o auditor pode considerar, também, a confiabilidade das informações, conforme mencionado nos itens A12 e A13.</w:t>
      </w:r>
    </w:p>
    <w:p w14:paraId="6AB730A0" w14:textId="77777777" w:rsidR="002A7EB0" w:rsidRPr="0024665F" w:rsidRDefault="002A7EB0" w:rsidP="002A7EB0">
      <w:pPr>
        <w:tabs>
          <w:tab w:val="left" w:pos="-470"/>
        </w:tabs>
        <w:autoSpaceDE w:val="0"/>
        <w:autoSpaceDN w:val="0"/>
        <w:adjustRightInd w:val="0"/>
        <w:ind w:left="567" w:hanging="567"/>
        <w:jc w:val="both"/>
        <w:rPr>
          <w:color w:val="000000"/>
        </w:rPr>
      </w:pPr>
    </w:p>
    <w:p w14:paraId="10D14923" w14:textId="77777777" w:rsidR="002A7EB0" w:rsidRPr="0024665F" w:rsidRDefault="002A7EB0" w:rsidP="002A7EB0">
      <w:pPr>
        <w:tabs>
          <w:tab w:val="left" w:pos="-470"/>
        </w:tabs>
        <w:autoSpaceDE w:val="0"/>
        <w:autoSpaceDN w:val="0"/>
        <w:adjustRightInd w:val="0"/>
        <w:ind w:left="567" w:hanging="567"/>
        <w:jc w:val="both"/>
        <w:rPr>
          <w:color w:val="000000"/>
        </w:rPr>
      </w:pPr>
      <w:r w:rsidRPr="0024665F">
        <w:rPr>
          <w:color w:val="000000"/>
        </w:rPr>
        <w:t>Montante aceitável da diferença entre valor registrado e valor esperado (ver item 5(d))</w:t>
      </w:r>
    </w:p>
    <w:p w14:paraId="47EF837B" w14:textId="77777777" w:rsidR="002A7EB0" w:rsidRDefault="002A7EB0" w:rsidP="002A7EB0">
      <w:pPr>
        <w:tabs>
          <w:tab w:val="left" w:pos="-470"/>
        </w:tabs>
        <w:autoSpaceDE w:val="0"/>
        <w:autoSpaceDN w:val="0"/>
        <w:adjustRightInd w:val="0"/>
        <w:ind w:left="567" w:hanging="567"/>
        <w:jc w:val="both"/>
        <w:rPr>
          <w:color w:val="000000"/>
        </w:rPr>
      </w:pPr>
    </w:p>
    <w:p w14:paraId="4A93CF43"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A16. </w:t>
      </w:r>
      <w:r>
        <w:rPr>
          <w:color w:val="000000"/>
        </w:rPr>
        <w:tab/>
        <w:t>A determinação do auditor sobre o valor da diferença entre a expectativa que pode ser aceita sem investigação adicional é influenciada pela materialidade (NBC TA 320 – Materialidade no Planejamento e na Execução da Auditoria, item A13) e consistência com o nível de segurança desejado, levando em consideração a possibilidade de que uma distorção, individualmente ou em conjunto com outras distorções, pode fazer com que as demonstrações contábeis apresentem distorções relevantes. A NBC TA 330, item 7(b), requer que, quanto maior a avaliação do risco por parte do auditor, mais persuasiva seja a evidência de auditoria por ele obtida</w:t>
      </w:r>
      <w:r w:rsidRPr="0024665F">
        <w:rPr>
          <w:color w:val="000000"/>
        </w:rPr>
        <w:t xml:space="preserve">. </w:t>
      </w:r>
      <w:r>
        <w:rPr>
          <w:color w:val="000000"/>
        </w:rPr>
        <w:t>Consequentemente, à medida que aumenta o risco avaliado, diminui o valor da diferença considerado aceitável sem investigação adicional para se alcançar o nível desejado de evidência persuasiva (NBC TA 330, item A19).</w:t>
      </w:r>
    </w:p>
    <w:p w14:paraId="2383256B" w14:textId="77777777" w:rsidR="002A7EB0" w:rsidRPr="0024665F" w:rsidRDefault="002A7EB0" w:rsidP="002A7EB0">
      <w:pPr>
        <w:tabs>
          <w:tab w:val="left" w:pos="-470"/>
        </w:tabs>
        <w:autoSpaceDE w:val="0"/>
        <w:autoSpaceDN w:val="0"/>
        <w:adjustRightInd w:val="0"/>
        <w:ind w:left="567" w:hanging="567"/>
        <w:jc w:val="both"/>
        <w:rPr>
          <w:color w:val="000000"/>
        </w:rPr>
      </w:pPr>
    </w:p>
    <w:p w14:paraId="793F38CF" w14:textId="77777777" w:rsidR="002A7EB0" w:rsidRPr="0024665F" w:rsidRDefault="002A7EB0" w:rsidP="002A7EB0">
      <w:pPr>
        <w:tabs>
          <w:tab w:val="left" w:pos="-470"/>
        </w:tabs>
        <w:autoSpaceDE w:val="0"/>
        <w:autoSpaceDN w:val="0"/>
        <w:adjustRightInd w:val="0"/>
        <w:ind w:left="567" w:hanging="567"/>
        <w:jc w:val="both"/>
        <w:rPr>
          <w:color w:val="000000"/>
        </w:rPr>
      </w:pPr>
      <w:r w:rsidRPr="001A7101">
        <w:rPr>
          <w:b/>
          <w:color w:val="000000"/>
        </w:rPr>
        <w:t>Procedimentos analíticos que auxiliam na formação da conclusão geral</w:t>
      </w:r>
      <w:r w:rsidRPr="0024665F">
        <w:rPr>
          <w:color w:val="000000"/>
        </w:rPr>
        <w:t xml:space="preserve"> (ver item 6)</w:t>
      </w:r>
    </w:p>
    <w:p w14:paraId="09734D38" w14:textId="77777777" w:rsidR="002A7EB0" w:rsidRDefault="002A7EB0" w:rsidP="002A7EB0">
      <w:pPr>
        <w:tabs>
          <w:tab w:val="left" w:pos="-470"/>
        </w:tabs>
        <w:autoSpaceDE w:val="0"/>
        <w:autoSpaceDN w:val="0"/>
        <w:adjustRightInd w:val="0"/>
        <w:ind w:left="567" w:hanging="567"/>
        <w:jc w:val="both"/>
        <w:rPr>
          <w:color w:val="000000"/>
        </w:rPr>
      </w:pPr>
    </w:p>
    <w:p w14:paraId="2766261A"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A17. </w:t>
      </w:r>
      <w:r>
        <w:rPr>
          <w:color w:val="000000"/>
        </w:rPr>
        <w:tab/>
        <w:t>As conclusões obtidas dos resultados dos procedimentos analíticos definidos e executados de acordo com o item 6 têm a finalidade de corroborar as conclusões formadas durante a auditoria de componentes ou elementos individuais das demonstrações contábeis. Isso ajuda o auditor a formar conclusões razoáveis sobre as quais deve basear a sua opinião.</w:t>
      </w:r>
    </w:p>
    <w:p w14:paraId="14D0753C" w14:textId="77777777" w:rsidR="002A7EB0" w:rsidRDefault="002A7EB0" w:rsidP="002A7EB0">
      <w:pPr>
        <w:tabs>
          <w:tab w:val="left" w:pos="-470"/>
        </w:tabs>
        <w:autoSpaceDE w:val="0"/>
        <w:autoSpaceDN w:val="0"/>
        <w:adjustRightInd w:val="0"/>
        <w:ind w:left="567" w:hanging="567"/>
        <w:jc w:val="both"/>
        <w:rPr>
          <w:color w:val="000000"/>
        </w:rPr>
      </w:pPr>
    </w:p>
    <w:p w14:paraId="1C2E44B5"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A18. </w:t>
      </w:r>
      <w:r>
        <w:rPr>
          <w:color w:val="000000"/>
        </w:rPr>
        <w:tab/>
        <w:t>Os resultados desses procedimentos analíticos podem identificar um risco de distorção relevante não identificado anteriormente. Nessas circunstâncias, a NBC TA 315, item 31, requer que o auditor revise a sua avaliação sobre os riscos de distorção relevante e modifique os procedimentos adicionais de auditoria planejados.</w:t>
      </w:r>
    </w:p>
    <w:p w14:paraId="360E994A" w14:textId="77777777" w:rsidR="002A7EB0" w:rsidRDefault="002A7EB0" w:rsidP="002A7EB0">
      <w:pPr>
        <w:tabs>
          <w:tab w:val="left" w:pos="-470"/>
        </w:tabs>
        <w:autoSpaceDE w:val="0"/>
        <w:autoSpaceDN w:val="0"/>
        <w:adjustRightInd w:val="0"/>
        <w:ind w:left="567" w:hanging="567"/>
        <w:jc w:val="both"/>
        <w:rPr>
          <w:color w:val="000000"/>
        </w:rPr>
      </w:pPr>
    </w:p>
    <w:p w14:paraId="691B74F0"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A19. </w:t>
      </w:r>
      <w:r>
        <w:rPr>
          <w:color w:val="000000"/>
        </w:rPr>
        <w:tab/>
        <w:t>Os procedimentos analíticos executados de acordo com o item 6 podem ser semelhantes aos que seriam usados como procedimentos de avaliação de risco.</w:t>
      </w:r>
    </w:p>
    <w:p w14:paraId="5D61F8D9" w14:textId="77777777" w:rsidR="002A7EB0" w:rsidRPr="0024665F" w:rsidRDefault="002A7EB0" w:rsidP="002A7EB0">
      <w:pPr>
        <w:tabs>
          <w:tab w:val="left" w:pos="-470"/>
        </w:tabs>
        <w:autoSpaceDE w:val="0"/>
        <w:autoSpaceDN w:val="0"/>
        <w:adjustRightInd w:val="0"/>
        <w:ind w:left="567" w:hanging="567"/>
        <w:jc w:val="both"/>
        <w:rPr>
          <w:color w:val="000000"/>
        </w:rPr>
      </w:pPr>
    </w:p>
    <w:p w14:paraId="1294789F" w14:textId="77777777" w:rsidR="002A7EB0" w:rsidRPr="0024665F" w:rsidRDefault="002A7EB0" w:rsidP="002A7EB0">
      <w:pPr>
        <w:tabs>
          <w:tab w:val="left" w:pos="-470"/>
        </w:tabs>
        <w:autoSpaceDE w:val="0"/>
        <w:autoSpaceDN w:val="0"/>
        <w:adjustRightInd w:val="0"/>
        <w:ind w:left="567" w:hanging="567"/>
        <w:jc w:val="both"/>
        <w:rPr>
          <w:color w:val="000000"/>
        </w:rPr>
      </w:pPr>
      <w:r w:rsidRPr="001A7101">
        <w:rPr>
          <w:b/>
          <w:color w:val="000000"/>
        </w:rPr>
        <w:t>Exame dos resultados de procedimentos analíticos</w:t>
      </w:r>
      <w:r w:rsidRPr="0024665F">
        <w:rPr>
          <w:color w:val="000000"/>
        </w:rPr>
        <w:t xml:space="preserve"> (ver item 7)</w:t>
      </w:r>
    </w:p>
    <w:p w14:paraId="64E432CB" w14:textId="77777777" w:rsidR="002A7EB0" w:rsidRDefault="002A7EB0" w:rsidP="002A7EB0">
      <w:pPr>
        <w:tabs>
          <w:tab w:val="left" w:pos="-470"/>
        </w:tabs>
        <w:autoSpaceDE w:val="0"/>
        <w:autoSpaceDN w:val="0"/>
        <w:adjustRightInd w:val="0"/>
        <w:ind w:left="567" w:hanging="567"/>
        <w:jc w:val="both"/>
        <w:rPr>
          <w:color w:val="000000"/>
        </w:rPr>
      </w:pPr>
    </w:p>
    <w:p w14:paraId="217D7715"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A20. </w:t>
      </w:r>
      <w:r>
        <w:rPr>
          <w:color w:val="000000"/>
        </w:rPr>
        <w:tab/>
        <w:t>A evidência de auditoria relevante para as respostas da administração pode ser obtida por meio da avaliação dessas respostas levando em consideração o entendimento do auditor sobre a entidade e seu ambiente, e com outra evidência de auditoria obtida no decurso da auditoria.</w:t>
      </w:r>
    </w:p>
    <w:p w14:paraId="654E123B" w14:textId="77777777" w:rsidR="002A7EB0" w:rsidRDefault="002A7EB0" w:rsidP="002A7EB0">
      <w:pPr>
        <w:tabs>
          <w:tab w:val="left" w:pos="-470"/>
        </w:tabs>
        <w:autoSpaceDE w:val="0"/>
        <w:autoSpaceDN w:val="0"/>
        <w:adjustRightInd w:val="0"/>
        <w:ind w:left="567" w:hanging="567"/>
        <w:jc w:val="both"/>
        <w:rPr>
          <w:color w:val="000000"/>
        </w:rPr>
      </w:pPr>
    </w:p>
    <w:p w14:paraId="7F1E44B6" w14:textId="77777777" w:rsidR="002A7EB0" w:rsidRDefault="002A7EB0" w:rsidP="002A7EB0">
      <w:pPr>
        <w:tabs>
          <w:tab w:val="left" w:pos="-470"/>
        </w:tabs>
        <w:autoSpaceDE w:val="0"/>
        <w:autoSpaceDN w:val="0"/>
        <w:adjustRightInd w:val="0"/>
        <w:ind w:left="567" w:hanging="567"/>
        <w:jc w:val="both"/>
        <w:rPr>
          <w:color w:val="000000"/>
        </w:rPr>
      </w:pPr>
      <w:r>
        <w:rPr>
          <w:color w:val="000000"/>
        </w:rPr>
        <w:t xml:space="preserve">A21. </w:t>
      </w:r>
      <w:r>
        <w:rPr>
          <w:color w:val="000000"/>
        </w:rPr>
        <w:tab/>
        <w:t>A necessidade de realizar outros procedimentos de auditoria surge quando, por exemplo, a administração não consegue fornecer uma explicação, ou quando a explicação, juntamente com a evidência de auditoria relevante obtida para a resposta da administração, não é considerada adequada.</w:t>
      </w:r>
    </w:p>
    <w:p w14:paraId="473EEDCE" w14:textId="77777777" w:rsidR="002A7EB0" w:rsidRPr="003B3BD2" w:rsidRDefault="002A7EB0" w:rsidP="002A7EB0">
      <w:pPr>
        <w:tabs>
          <w:tab w:val="left" w:pos="-470"/>
        </w:tabs>
        <w:autoSpaceDE w:val="0"/>
        <w:autoSpaceDN w:val="0"/>
        <w:adjustRightInd w:val="0"/>
        <w:ind w:left="567" w:hanging="567"/>
        <w:jc w:val="both"/>
        <w:rPr>
          <w:color w:val="000000"/>
        </w:rPr>
      </w:pPr>
    </w:p>
    <w:p w14:paraId="5435E30F" w14:textId="77777777" w:rsidR="002A7EB0" w:rsidRPr="003B3BD2" w:rsidRDefault="002A7EB0" w:rsidP="002A7EB0"/>
    <w:p w14:paraId="68E00459" w14:textId="77777777" w:rsidR="002A7EB0" w:rsidRPr="002A7EB0" w:rsidRDefault="002A7EB0" w:rsidP="002A7EB0"/>
    <w:p w14:paraId="5805A133" w14:textId="7513A79D" w:rsidR="006D2D68" w:rsidRDefault="006D2D68" w:rsidP="00D17E06">
      <w:pPr>
        <w:pStyle w:val="Ttulo1"/>
        <w:spacing w:before="0" w:after="120" w:line="240" w:lineRule="auto"/>
        <w:rPr>
          <w:rFonts w:ascii="Times New Roman" w:hAnsi="Times New Roman" w:cs="Times New Roman"/>
          <w:b/>
          <w:bCs/>
          <w:color w:val="auto"/>
          <w:sz w:val="24"/>
          <w:szCs w:val="24"/>
        </w:rPr>
      </w:pPr>
      <w:bookmarkStart w:id="120" w:name="_Toc183036856"/>
      <w:r w:rsidRPr="00D17E06">
        <w:rPr>
          <w:rFonts w:ascii="Times New Roman" w:hAnsi="Times New Roman" w:cs="Times New Roman"/>
          <w:b/>
          <w:bCs/>
          <w:color w:val="auto"/>
          <w:sz w:val="24"/>
          <w:szCs w:val="24"/>
        </w:rPr>
        <w:t>NBC TA 530</w:t>
      </w:r>
      <w:bookmarkEnd w:id="120"/>
    </w:p>
    <w:p w14:paraId="7B6F12F9" w14:textId="77777777" w:rsidR="002A7EB0" w:rsidRPr="002A7EB0" w:rsidRDefault="002A7EB0" w:rsidP="002A7EB0">
      <w:pPr>
        <w:rPr>
          <w:b/>
          <w:bCs/>
        </w:rPr>
      </w:pPr>
      <w:r w:rsidRPr="002A7EB0">
        <w:rPr>
          <w:b/>
          <w:bCs/>
        </w:rPr>
        <w:t>RESOLUÇÃO CFC Nº. 1.222/09</w:t>
      </w:r>
    </w:p>
    <w:p w14:paraId="6F37E200" w14:textId="77777777" w:rsidR="002A7EB0" w:rsidRDefault="002A7EB0" w:rsidP="002A7EB0"/>
    <w:p w14:paraId="4DE60A78" w14:textId="77777777" w:rsidR="002A7EB0" w:rsidRDefault="002A7EB0" w:rsidP="002A7EB0">
      <w:pPr>
        <w:ind w:left="3969"/>
        <w:jc w:val="both"/>
        <w:rPr>
          <w:bCs/>
          <w:i/>
          <w:iCs/>
        </w:rPr>
      </w:pPr>
    </w:p>
    <w:p w14:paraId="0D2C69CD" w14:textId="77777777" w:rsidR="002A7EB0" w:rsidRDefault="002A7EB0" w:rsidP="002A7EB0">
      <w:pPr>
        <w:ind w:left="4678"/>
        <w:jc w:val="both"/>
        <w:rPr>
          <w:i/>
        </w:rPr>
      </w:pPr>
      <w:r>
        <w:rPr>
          <w:bCs/>
          <w:i/>
          <w:iCs/>
        </w:rPr>
        <w:t xml:space="preserve">Aprova a NBC TA </w:t>
      </w:r>
      <w:r>
        <w:rPr>
          <w:i/>
        </w:rPr>
        <w:t>530</w:t>
      </w:r>
      <w:r>
        <w:t xml:space="preserve"> – </w:t>
      </w:r>
      <w:r>
        <w:rPr>
          <w:i/>
        </w:rPr>
        <w:t>Amostragem em Auditoria.</w:t>
      </w:r>
    </w:p>
    <w:p w14:paraId="219643F1" w14:textId="77777777" w:rsidR="002A7EB0" w:rsidRDefault="002A7EB0" w:rsidP="002A7EB0">
      <w:pPr>
        <w:ind w:firstLine="2127"/>
      </w:pPr>
      <w:r>
        <w:rPr>
          <w:bCs/>
        </w:rPr>
        <w:t>O CONSELHO FEDERAL DE CONTABILIDADE</w:t>
      </w:r>
      <w:r>
        <w:t>, no exercício de suas atribuições legais e regimentais,</w:t>
      </w:r>
    </w:p>
    <w:p w14:paraId="1CB93C09" w14:textId="77777777" w:rsidR="002A7EB0" w:rsidRDefault="002A7EB0" w:rsidP="002A7EB0">
      <w:pPr>
        <w:ind w:firstLine="2127"/>
      </w:pPr>
    </w:p>
    <w:p w14:paraId="0940E3B0" w14:textId="77777777" w:rsidR="002A7EB0" w:rsidRDefault="002A7EB0" w:rsidP="002A7EB0">
      <w:pPr>
        <w:ind w:firstLine="2127"/>
        <w:jc w:val="both"/>
        <w:rPr>
          <w:bCs/>
          <w:color w:val="000000"/>
        </w:rPr>
      </w:pPr>
      <w:r>
        <w:rPr>
          <w:bCs/>
          <w:color w:val="000000"/>
        </w:rPr>
        <w:t>CONSIDERANDO o processo de convergência das Normas Brasileiras de Contabilidade aos padrões internacionais;</w:t>
      </w:r>
    </w:p>
    <w:p w14:paraId="196B962E" w14:textId="77777777" w:rsidR="002A7EB0" w:rsidRDefault="002A7EB0" w:rsidP="002A7EB0">
      <w:pPr>
        <w:ind w:firstLine="2127"/>
        <w:jc w:val="both"/>
        <w:rPr>
          <w:bCs/>
          <w:color w:val="000000"/>
        </w:rPr>
      </w:pPr>
    </w:p>
    <w:p w14:paraId="4F6D21E0" w14:textId="77777777" w:rsidR="002A7EB0" w:rsidRDefault="002A7EB0" w:rsidP="002A7EB0">
      <w:pPr>
        <w:ind w:firstLine="2127"/>
        <w:jc w:val="both"/>
        <w:rPr>
          <w:bCs/>
          <w:color w:val="000000"/>
        </w:rPr>
      </w:pPr>
      <w:r>
        <w:rPr>
          <w:bCs/>
          <w:color w:val="000000"/>
        </w:rPr>
        <w:t>CONSIDERANDO que o Conselho Federal de Contabilidade é membro associado da IFAC – Federação Internacional de Contadores;</w:t>
      </w:r>
    </w:p>
    <w:p w14:paraId="28B96CF0" w14:textId="77777777" w:rsidR="002A7EB0" w:rsidRDefault="002A7EB0" w:rsidP="002A7EB0">
      <w:pPr>
        <w:ind w:firstLine="2127"/>
        <w:jc w:val="both"/>
        <w:rPr>
          <w:bCs/>
          <w:color w:val="000000"/>
        </w:rPr>
      </w:pPr>
    </w:p>
    <w:p w14:paraId="6C94EF81" w14:textId="77777777" w:rsidR="002A7EB0" w:rsidRDefault="002A7EB0" w:rsidP="002A7EB0">
      <w:pPr>
        <w:ind w:firstLine="2127"/>
        <w:jc w:val="both"/>
        <w:rPr>
          <w:bCs/>
          <w:color w:val="000000"/>
        </w:rPr>
      </w:pPr>
      <w:r>
        <w:rPr>
          <w:bCs/>
          <w:color w:val="000000"/>
        </w:rPr>
        <w:t xml:space="preserve">CONSIDERANDO a Política de Tradução e Reprodução de Normas, emitida pela IFAC em dezembro de 2008; </w:t>
      </w:r>
    </w:p>
    <w:p w14:paraId="28B50A2C" w14:textId="77777777" w:rsidR="002A7EB0" w:rsidRDefault="002A7EB0" w:rsidP="002A7EB0">
      <w:pPr>
        <w:ind w:firstLine="2127"/>
        <w:jc w:val="both"/>
        <w:rPr>
          <w:bCs/>
          <w:color w:val="000000"/>
        </w:rPr>
      </w:pPr>
    </w:p>
    <w:p w14:paraId="4453F973" w14:textId="77777777" w:rsidR="002A7EB0" w:rsidRDefault="002A7EB0" w:rsidP="002A7EB0">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649584D8" w14:textId="77777777" w:rsidR="002A7EB0" w:rsidRDefault="002A7EB0" w:rsidP="002A7EB0">
      <w:pPr>
        <w:ind w:firstLine="2127"/>
        <w:jc w:val="both"/>
        <w:rPr>
          <w:bCs/>
          <w:color w:val="000000"/>
        </w:rPr>
      </w:pPr>
    </w:p>
    <w:p w14:paraId="57164B07" w14:textId="77777777" w:rsidR="002A7EB0" w:rsidRDefault="002A7EB0" w:rsidP="002A7EB0">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0D492F5A" w14:textId="77777777" w:rsidR="002A7EB0" w:rsidRDefault="002A7EB0" w:rsidP="002A7EB0">
      <w:pPr>
        <w:ind w:firstLine="2127"/>
        <w:jc w:val="both"/>
        <w:rPr>
          <w:color w:val="000000"/>
        </w:rPr>
      </w:pPr>
    </w:p>
    <w:p w14:paraId="4BAA4113" w14:textId="77777777" w:rsidR="002A7EB0" w:rsidRDefault="002A7EB0" w:rsidP="002A7EB0">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5D8F4447" w14:textId="77777777" w:rsidR="002A7EB0" w:rsidRDefault="002A7EB0" w:rsidP="002A7EB0">
      <w:pPr>
        <w:spacing w:before="120" w:after="120"/>
        <w:ind w:firstLine="2268"/>
        <w:rPr>
          <w:color w:val="000000"/>
        </w:rPr>
      </w:pPr>
      <w:r>
        <w:rPr>
          <w:bCs/>
        </w:rPr>
        <w:t xml:space="preserve">          </w:t>
      </w:r>
    </w:p>
    <w:p w14:paraId="5C3B317B" w14:textId="77777777" w:rsidR="002A7EB0" w:rsidRDefault="002A7EB0" w:rsidP="002A7EB0">
      <w:pPr>
        <w:ind w:firstLine="2127"/>
        <w:rPr>
          <w:bCs/>
        </w:rPr>
      </w:pPr>
      <w:r>
        <w:rPr>
          <w:bCs/>
        </w:rPr>
        <w:t xml:space="preserve">RESOLVE: </w:t>
      </w:r>
    </w:p>
    <w:p w14:paraId="65E625C8" w14:textId="77777777" w:rsidR="002A7EB0" w:rsidRDefault="002A7EB0" w:rsidP="002A7EB0">
      <w:pPr>
        <w:tabs>
          <w:tab w:val="left" w:pos="1418"/>
        </w:tabs>
        <w:rPr>
          <w:bCs/>
        </w:rPr>
      </w:pPr>
      <w:r>
        <w:rPr>
          <w:bCs/>
        </w:rPr>
        <w:tab/>
      </w:r>
    </w:p>
    <w:p w14:paraId="49444B4A" w14:textId="77777777" w:rsidR="002A7EB0" w:rsidRDefault="002A7EB0" w:rsidP="002A7EB0">
      <w:pPr>
        <w:ind w:firstLine="2127"/>
        <w:jc w:val="both"/>
      </w:pPr>
      <w:r>
        <w:t xml:space="preserve">Art. 1º. Aprovar a NBC TA 530 – “Amostragem em Auditoria”, </w:t>
      </w:r>
      <w:r>
        <w:rPr>
          <w:color w:val="000000"/>
        </w:rPr>
        <w:t>elaborada de acordo com a sua equivalente internacional ISA 530</w:t>
      </w:r>
      <w:r>
        <w:t xml:space="preserve">. </w:t>
      </w:r>
    </w:p>
    <w:p w14:paraId="5C09235B" w14:textId="77777777" w:rsidR="002A7EB0" w:rsidRDefault="002A7EB0" w:rsidP="002A7EB0">
      <w:pPr>
        <w:ind w:firstLine="708"/>
        <w:jc w:val="center"/>
      </w:pPr>
      <w:r>
        <w:t xml:space="preserve"> </w:t>
      </w:r>
    </w:p>
    <w:p w14:paraId="659E5337" w14:textId="77777777" w:rsidR="002A7EB0" w:rsidRDefault="002A7EB0" w:rsidP="002A7EB0">
      <w:pPr>
        <w:ind w:firstLine="2127"/>
        <w:jc w:val="both"/>
      </w:pPr>
      <w:r>
        <w:rPr>
          <w:bCs/>
        </w:rPr>
        <w:t>Art. 2º.</w:t>
      </w:r>
      <w:r>
        <w:t xml:space="preserve"> Esta Resolução entra em vigor nos exercícios iniciados em ou após 1º. de janeiro de 2010.</w:t>
      </w:r>
    </w:p>
    <w:p w14:paraId="05EB5A2C" w14:textId="77777777" w:rsidR="002A7EB0" w:rsidRDefault="002A7EB0" w:rsidP="002A7EB0">
      <w:pPr>
        <w:ind w:firstLine="2127"/>
        <w:jc w:val="both"/>
      </w:pPr>
    </w:p>
    <w:p w14:paraId="30EF00C2" w14:textId="77777777" w:rsidR="002A7EB0" w:rsidRPr="00AD7F82" w:rsidRDefault="002A7EB0" w:rsidP="002A7EB0">
      <w:pPr>
        <w:ind w:firstLine="2127"/>
        <w:jc w:val="both"/>
        <w:rPr>
          <w:vanish/>
          <w:specVanish/>
        </w:rPr>
      </w:pPr>
      <w:r>
        <w:t>Art. 3</w:t>
      </w:r>
    </w:p>
    <w:p w14:paraId="5BFCE3D9" w14:textId="77777777" w:rsidR="002A7EB0" w:rsidRDefault="002A7EB0" w:rsidP="002A7EB0">
      <w:pPr>
        <w:ind w:firstLine="2127"/>
        <w:jc w:val="both"/>
      </w:pPr>
      <w:r>
        <w:t>º. Observado o disposto no art. 3º da Resolução CFC nº 1.203/09, ficam revogadas a partir de 1º. de janeiro de 2010 as disposições em contrário nos termos do art. 4º da mesma resolução.</w:t>
      </w:r>
    </w:p>
    <w:p w14:paraId="0FBDDFB7" w14:textId="77777777" w:rsidR="002A7EB0" w:rsidRDefault="002A7EB0" w:rsidP="002A7EB0">
      <w:pPr>
        <w:pStyle w:val="Recuodecorpodetexto2"/>
        <w:spacing w:after="0" w:line="240" w:lineRule="auto"/>
        <w:ind w:left="0"/>
        <w:jc w:val="right"/>
        <w:rPr>
          <w:lang w:val="pt-BR"/>
        </w:rPr>
      </w:pPr>
    </w:p>
    <w:p w14:paraId="023C27D5" w14:textId="77777777" w:rsidR="002A7EB0" w:rsidRDefault="002A7EB0" w:rsidP="002A7EB0">
      <w:pPr>
        <w:pStyle w:val="Recuodecorpodetexto2"/>
        <w:spacing w:after="0" w:line="240" w:lineRule="auto"/>
        <w:ind w:left="0"/>
        <w:jc w:val="right"/>
        <w:rPr>
          <w:lang w:val="pt-BR"/>
        </w:rPr>
      </w:pPr>
      <w:r>
        <w:rPr>
          <w:lang w:val="pt-BR"/>
        </w:rPr>
        <w:t>Brasília, 27 de novembro de 2009.</w:t>
      </w:r>
    </w:p>
    <w:p w14:paraId="58D0BA45" w14:textId="77777777" w:rsidR="002A7EB0" w:rsidRDefault="002A7EB0" w:rsidP="002A7EB0">
      <w:pPr>
        <w:ind w:firstLine="1418"/>
      </w:pPr>
    </w:p>
    <w:p w14:paraId="5A86C322" w14:textId="77777777" w:rsidR="002A7EB0" w:rsidRDefault="002A7EB0" w:rsidP="002A7EB0"/>
    <w:p w14:paraId="7EF8C691" w14:textId="77777777" w:rsidR="002A7EB0" w:rsidRDefault="002A7EB0" w:rsidP="002A7EB0">
      <w:pPr>
        <w:jc w:val="center"/>
        <w:rPr>
          <w:bCs/>
        </w:rPr>
      </w:pPr>
      <w:r>
        <w:t xml:space="preserve">Contadora </w:t>
      </w:r>
      <w:r>
        <w:rPr>
          <w:b/>
        </w:rPr>
        <w:t>Maria Clara Cavalcante Bugarim</w:t>
      </w:r>
    </w:p>
    <w:p w14:paraId="28E69300" w14:textId="77777777" w:rsidR="002A7EB0" w:rsidRDefault="002A7EB0" w:rsidP="002A7EB0">
      <w:pPr>
        <w:pStyle w:val="Recuodecorpodetexto2"/>
        <w:spacing w:after="0" w:line="240" w:lineRule="auto"/>
        <w:ind w:left="0"/>
        <w:jc w:val="center"/>
        <w:rPr>
          <w:lang w:val="pt-BR"/>
        </w:rPr>
      </w:pPr>
      <w:r>
        <w:rPr>
          <w:lang w:val="pt-BR"/>
        </w:rPr>
        <w:t>Presidente</w:t>
      </w:r>
    </w:p>
    <w:p w14:paraId="30A23740" w14:textId="77777777" w:rsidR="002A7EB0" w:rsidRDefault="002A7EB0" w:rsidP="002A7EB0">
      <w:pPr>
        <w:pStyle w:val="Recuodecorpodetexto2"/>
        <w:spacing w:after="0" w:line="240" w:lineRule="auto"/>
        <w:ind w:left="0" w:hanging="5103"/>
        <w:rPr>
          <w:lang w:val="pt-BR"/>
        </w:rPr>
      </w:pPr>
    </w:p>
    <w:p w14:paraId="5A2E5A54" w14:textId="77777777" w:rsidR="002A7EB0" w:rsidRDefault="002A7EB0" w:rsidP="002A7EB0">
      <w:pPr>
        <w:pStyle w:val="Recuodecorpodetexto2"/>
        <w:spacing w:after="0" w:line="240" w:lineRule="auto"/>
        <w:ind w:left="0" w:hanging="5103"/>
        <w:rPr>
          <w:lang w:val="pt-BR"/>
        </w:rPr>
      </w:pPr>
    </w:p>
    <w:p w14:paraId="3F4C3EAE" w14:textId="77777777" w:rsidR="002A7EB0" w:rsidRDefault="002A7EB0" w:rsidP="002A7EB0">
      <w:pPr>
        <w:pStyle w:val="Recuodecorpodetexto2"/>
        <w:tabs>
          <w:tab w:val="left" w:pos="0"/>
        </w:tabs>
        <w:spacing w:after="0" w:line="240" w:lineRule="auto"/>
        <w:ind w:left="4820" w:hanging="4820"/>
        <w:rPr>
          <w:lang w:val="pt-BR"/>
        </w:rPr>
      </w:pPr>
      <w:r>
        <w:rPr>
          <w:lang w:val="pt-BR"/>
        </w:rPr>
        <w:t>Ata CFC nº. 931</w:t>
      </w:r>
    </w:p>
    <w:p w14:paraId="4F3B86F6" w14:textId="77777777" w:rsidR="002A7EB0" w:rsidRPr="002A7EB0" w:rsidRDefault="002A7EB0" w:rsidP="002A7EB0">
      <w:pPr>
        <w:jc w:val="center"/>
        <w:rPr>
          <w:b/>
          <w:bCs/>
        </w:rPr>
      </w:pPr>
      <w:r w:rsidRPr="002A7EB0">
        <w:rPr>
          <w:b/>
          <w:bCs/>
        </w:rPr>
        <w:t>NORMAS BRASILEIRAS DE CONTABILIDADE</w:t>
      </w:r>
    </w:p>
    <w:p w14:paraId="39B5656F" w14:textId="77777777" w:rsidR="002A7EB0" w:rsidRPr="002A7EB0" w:rsidRDefault="002A7EB0" w:rsidP="002A7EB0">
      <w:pPr>
        <w:jc w:val="center"/>
        <w:rPr>
          <w:b/>
          <w:bCs/>
        </w:rPr>
      </w:pPr>
      <w:r w:rsidRPr="002A7EB0">
        <w:rPr>
          <w:b/>
          <w:bCs/>
        </w:rPr>
        <w:t>NBC TA 530 – AMOSTRAGEM EM AUDITORIA</w:t>
      </w:r>
    </w:p>
    <w:p w14:paraId="7F011389" w14:textId="77777777" w:rsidR="002A7EB0" w:rsidRDefault="002A7EB0" w:rsidP="002A7EB0">
      <w:pPr>
        <w:jc w:val="both"/>
      </w:pPr>
    </w:p>
    <w:p w14:paraId="67576228" w14:textId="77777777" w:rsidR="002A7EB0" w:rsidRPr="00DE672E" w:rsidRDefault="002A7EB0" w:rsidP="002A7EB0">
      <w:pPr>
        <w:spacing w:before="120" w:after="120"/>
        <w:jc w:val="both"/>
      </w:pPr>
      <w:r w:rsidRPr="00DE672E">
        <w:rPr>
          <w:b/>
        </w:rPr>
        <w:t>Índice</w:t>
      </w:r>
      <w:r w:rsidRPr="00DE672E">
        <w:t xml:space="preserve"> </w:t>
      </w:r>
      <w:r w:rsidRPr="00DE672E">
        <w:tab/>
      </w:r>
      <w:r w:rsidRPr="00DE672E">
        <w:tab/>
      </w:r>
      <w:r w:rsidRPr="00DE672E">
        <w:tab/>
      </w:r>
      <w:r w:rsidRPr="00DE672E">
        <w:tab/>
      </w:r>
      <w:r w:rsidRPr="00DE672E">
        <w:tab/>
      </w:r>
      <w:r w:rsidRPr="00DE672E">
        <w:tab/>
      </w:r>
      <w:r w:rsidRPr="00DE672E">
        <w:tab/>
      </w:r>
      <w:r w:rsidRPr="00DE672E">
        <w:tab/>
      </w:r>
      <w:r w:rsidRPr="00DE672E">
        <w:tab/>
      </w:r>
      <w:r w:rsidRPr="00DE672E">
        <w:tab/>
      </w:r>
      <w:r>
        <w:tab/>
      </w:r>
      <w:r w:rsidRPr="00DE672E">
        <w:rPr>
          <w:b/>
        </w:rPr>
        <w:t>Item</w:t>
      </w:r>
    </w:p>
    <w:p w14:paraId="1E5D8E3F" w14:textId="77777777" w:rsidR="002A7EB0" w:rsidRPr="00DE672E" w:rsidRDefault="002A7EB0" w:rsidP="002A7EB0">
      <w:pPr>
        <w:spacing w:before="120" w:after="120"/>
        <w:jc w:val="both"/>
        <w:rPr>
          <w:b/>
        </w:rPr>
      </w:pPr>
      <w:r w:rsidRPr="00DE672E">
        <w:rPr>
          <w:b/>
        </w:rPr>
        <w:t>INTRODUÇÃO</w:t>
      </w:r>
    </w:p>
    <w:p w14:paraId="0626C814" w14:textId="77777777" w:rsidR="002A7EB0" w:rsidRPr="00DE672E" w:rsidRDefault="002A7EB0" w:rsidP="002A7EB0">
      <w:pPr>
        <w:spacing w:before="120" w:after="120"/>
        <w:jc w:val="both"/>
      </w:pPr>
      <w:r w:rsidRPr="00DE672E">
        <w:t xml:space="preserve">Alcance   </w:t>
      </w:r>
      <w:r w:rsidRPr="00DE672E">
        <w:tab/>
      </w:r>
      <w:r w:rsidRPr="00DE672E">
        <w:tab/>
      </w:r>
      <w:r w:rsidRPr="00DE672E">
        <w:tab/>
      </w:r>
      <w:r w:rsidRPr="00DE672E">
        <w:tab/>
      </w:r>
      <w:r w:rsidRPr="00DE672E">
        <w:tab/>
      </w:r>
      <w:r w:rsidRPr="00DE672E">
        <w:tab/>
      </w:r>
      <w:r w:rsidRPr="00DE672E">
        <w:tab/>
      </w:r>
      <w:r w:rsidRPr="00DE672E">
        <w:tab/>
      </w:r>
      <w:r w:rsidRPr="00DE672E">
        <w:tab/>
      </w:r>
      <w:r w:rsidRPr="00DE672E">
        <w:tab/>
        <w:t>1</w:t>
      </w:r>
      <w:r>
        <w:t xml:space="preserve"> </w:t>
      </w:r>
      <w:r w:rsidRPr="00DE672E">
        <w:t>− 2</w:t>
      </w:r>
    </w:p>
    <w:p w14:paraId="18D65BCB" w14:textId="77777777" w:rsidR="002A7EB0" w:rsidRPr="00DE672E" w:rsidRDefault="002A7EB0" w:rsidP="002A7EB0">
      <w:pPr>
        <w:spacing w:before="120" w:after="120"/>
        <w:jc w:val="both"/>
      </w:pPr>
      <w:r w:rsidRPr="00DE672E">
        <w:t xml:space="preserve">Data de vigência  </w:t>
      </w:r>
      <w:r w:rsidRPr="00DE672E">
        <w:tab/>
      </w:r>
      <w:r w:rsidRPr="00DE672E">
        <w:tab/>
      </w:r>
      <w:r w:rsidRPr="00DE672E">
        <w:tab/>
      </w:r>
      <w:r w:rsidRPr="00DE672E">
        <w:tab/>
      </w:r>
      <w:r w:rsidRPr="00DE672E">
        <w:tab/>
      </w:r>
      <w:r w:rsidRPr="00DE672E">
        <w:tab/>
      </w:r>
      <w:r w:rsidRPr="00DE672E">
        <w:tab/>
      </w:r>
      <w:r w:rsidRPr="00DE672E">
        <w:tab/>
      </w:r>
      <w:r w:rsidRPr="00DE672E">
        <w:tab/>
        <w:t>3</w:t>
      </w:r>
    </w:p>
    <w:p w14:paraId="728C3AE2" w14:textId="77777777" w:rsidR="002A7EB0" w:rsidRPr="00DE672E" w:rsidRDefault="002A7EB0" w:rsidP="002A7EB0">
      <w:pPr>
        <w:spacing w:before="120" w:after="120"/>
        <w:jc w:val="both"/>
      </w:pPr>
      <w:r w:rsidRPr="00DE672E">
        <w:rPr>
          <w:b/>
        </w:rPr>
        <w:t>OBJETIVO</w:t>
      </w:r>
      <w:r w:rsidRPr="00DE672E">
        <w:t xml:space="preserve"> </w:t>
      </w:r>
      <w:r w:rsidRPr="00DE672E">
        <w:tab/>
      </w:r>
      <w:r w:rsidRPr="00DE672E">
        <w:tab/>
      </w:r>
      <w:r w:rsidRPr="00DE672E">
        <w:tab/>
      </w:r>
      <w:r w:rsidRPr="00DE672E">
        <w:tab/>
      </w:r>
      <w:r w:rsidRPr="00DE672E">
        <w:tab/>
      </w:r>
      <w:r w:rsidRPr="00DE672E">
        <w:tab/>
      </w:r>
      <w:r w:rsidRPr="00DE672E">
        <w:tab/>
      </w:r>
      <w:r w:rsidRPr="00DE672E">
        <w:tab/>
      </w:r>
      <w:r w:rsidRPr="00DE672E">
        <w:tab/>
      </w:r>
      <w:r>
        <w:tab/>
      </w:r>
      <w:r w:rsidRPr="00DE672E">
        <w:t>4</w:t>
      </w:r>
    </w:p>
    <w:p w14:paraId="08BBDC87" w14:textId="77777777" w:rsidR="002A7EB0" w:rsidRPr="00DE672E" w:rsidRDefault="002A7EB0" w:rsidP="002A7EB0">
      <w:pPr>
        <w:spacing w:before="120" w:after="120"/>
        <w:jc w:val="both"/>
      </w:pPr>
      <w:r w:rsidRPr="00DE672E">
        <w:rPr>
          <w:b/>
        </w:rPr>
        <w:t>DEFINIÇÕES</w:t>
      </w:r>
      <w:r w:rsidRPr="00DE672E">
        <w:t xml:space="preserve"> </w:t>
      </w:r>
      <w:r w:rsidRPr="00DE672E">
        <w:tab/>
      </w:r>
      <w:r w:rsidRPr="00DE672E">
        <w:tab/>
      </w:r>
      <w:r w:rsidRPr="00DE672E">
        <w:tab/>
      </w:r>
      <w:r w:rsidRPr="00DE672E">
        <w:tab/>
      </w:r>
      <w:r w:rsidRPr="00DE672E">
        <w:tab/>
      </w:r>
      <w:r w:rsidRPr="00DE672E">
        <w:tab/>
      </w:r>
      <w:r w:rsidRPr="00DE672E">
        <w:tab/>
      </w:r>
      <w:r w:rsidRPr="00DE672E">
        <w:tab/>
      </w:r>
      <w:r w:rsidRPr="00DE672E">
        <w:tab/>
        <w:t>5</w:t>
      </w:r>
    </w:p>
    <w:p w14:paraId="2A07D43A" w14:textId="77777777" w:rsidR="002A7EB0" w:rsidRPr="00DE672E" w:rsidRDefault="002A7EB0" w:rsidP="002A7EB0">
      <w:pPr>
        <w:spacing w:before="120" w:after="120"/>
        <w:jc w:val="both"/>
        <w:rPr>
          <w:b/>
        </w:rPr>
      </w:pPr>
      <w:r w:rsidRPr="00DE672E">
        <w:rPr>
          <w:b/>
        </w:rPr>
        <w:t>REQUISITOS</w:t>
      </w:r>
    </w:p>
    <w:p w14:paraId="09657CDB" w14:textId="77777777" w:rsidR="002A7EB0" w:rsidRPr="00DE672E" w:rsidRDefault="002A7EB0" w:rsidP="002A7EB0">
      <w:pPr>
        <w:spacing w:before="120" w:after="120"/>
        <w:jc w:val="both"/>
      </w:pPr>
      <w:r w:rsidRPr="00DE672E">
        <w:t xml:space="preserve">Definição da amostra, tamanho e seleção dos itens para teste </w:t>
      </w:r>
      <w:r w:rsidRPr="00DE672E">
        <w:tab/>
      </w:r>
      <w:r w:rsidRPr="00DE672E">
        <w:tab/>
      </w:r>
      <w:r w:rsidRPr="00DE672E">
        <w:tab/>
        <w:t>6 − 8</w:t>
      </w:r>
    </w:p>
    <w:p w14:paraId="1573917D" w14:textId="77777777" w:rsidR="002A7EB0" w:rsidRPr="00DE672E" w:rsidRDefault="002A7EB0" w:rsidP="002A7EB0">
      <w:pPr>
        <w:spacing w:before="120" w:after="120"/>
        <w:jc w:val="both"/>
      </w:pPr>
      <w:r w:rsidRPr="00DE672E">
        <w:t xml:space="preserve">Execução de procedimentos de auditoria  </w:t>
      </w:r>
      <w:r w:rsidRPr="00DE672E">
        <w:tab/>
      </w:r>
      <w:r w:rsidRPr="00DE672E">
        <w:tab/>
      </w:r>
      <w:r w:rsidRPr="00DE672E">
        <w:tab/>
      </w:r>
      <w:r w:rsidRPr="00DE672E">
        <w:tab/>
      </w:r>
      <w:r w:rsidRPr="00DE672E">
        <w:tab/>
      </w:r>
      <w:r w:rsidRPr="00DE672E">
        <w:tab/>
        <w:t>9 − 11</w:t>
      </w:r>
    </w:p>
    <w:p w14:paraId="0DA1172B" w14:textId="77777777" w:rsidR="002A7EB0" w:rsidRPr="00DE672E" w:rsidRDefault="002A7EB0" w:rsidP="002A7EB0">
      <w:pPr>
        <w:spacing w:before="120" w:after="120"/>
        <w:jc w:val="both"/>
      </w:pPr>
      <w:r w:rsidRPr="00DE672E">
        <w:t xml:space="preserve">Natureza e causa de desvios e distorções </w:t>
      </w:r>
      <w:r w:rsidRPr="00DE672E">
        <w:tab/>
      </w:r>
      <w:r w:rsidRPr="00DE672E">
        <w:tab/>
      </w:r>
      <w:r w:rsidRPr="00DE672E">
        <w:tab/>
      </w:r>
      <w:r w:rsidRPr="00DE672E">
        <w:tab/>
      </w:r>
      <w:r w:rsidRPr="00DE672E">
        <w:tab/>
      </w:r>
      <w:r w:rsidRPr="00DE672E">
        <w:tab/>
        <w:t>12 − 13</w:t>
      </w:r>
    </w:p>
    <w:p w14:paraId="78028D48" w14:textId="77777777" w:rsidR="002A7EB0" w:rsidRPr="00DE672E" w:rsidRDefault="002A7EB0" w:rsidP="002A7EB0">
      <w:pPr>
        <w:spacing w:before="120" w:after="120"/>
        <w:jc w:val="both"/>
      </w:pPr>
      <w:r w:rsidRPr="00DE672E">
        <w:t xml:space="preserve">Projeção de distorções </w:t>
      </w:r>
      <w:r w:rsidRPr="00DE672E">
        <w:tab/>
      </w:r>
      <w:r w:rsidRPr="00DE672E">
        <w:tab/>
      </w:r>
      <w:r w:rsidRPr="00DE672E">
        <w:tab/>
      </w:r>
      <w:r w:rsidRPr="00DE672E">
        <w:tab/>
      </w:r>
      <w:r w:rsidRPr="00DE672E">
        <w:tab/>
      </w:r>
      <w:r w:rsidRPr="00DE672E">
        <w:tab/>
      </w:r>
      <w:r w:rsidRPr="00DE672E">
        <w:tab/>
      </w:r>
      <w:r w:rsidRPr="00DE672E">
        <w:tab/>
        <w:t>14</w:t>
      </w:r>
    </w:p>
    <w:p w14:paraId="14F2F9FF" w14:textId="77777777" w:rsidR="002A7EB0" w:rsidRPr="00DE672E" w:rsidRDefault="002A7EB0" w:rsidP="002A7EB0">
      <w:pPr>
        <w:spacing w:before="120" w:after="120"/>
        <w:jc w:val="both"/>
      </w:pPr>
      <w:r w:rsidRPr="00DE672E">
        <w:t xml:space="preserve">Avaliação do resultado da amostragem em auditoria  </w:t>
      </w:r>
      <w:r w:rsidRPr="00DE672E">
        <w:tab/>
      </w:r>
      <w:r w:rsidRPr="00DE672E">
        <w:tab/>
      </w:r>
      <w:r w:rsidRPr="00DE672E">
        <w:tab/>
      </w:r>
      <w:r w:rsidRPr="00DE672E">
        <w:tab/>
        <w:t>15</w:t>
      </w:r>
    </w:p>
    <w:p w14:paraId="486D6269" w14:textId="77777777" w:rsidR="002A7EB0" w:rsidRPr="00DE672E" w:rsidRDefault="002A7EB0" w:rsidP="002A7EB0">
      <w:pPr>
        <w:spacing w:before="120" w:after="120"/>
        <w:jc w:val="both"/>
        <w:rPr>
          <w:b/>
        </w:rPr>
      </w:pPr>
      <w:r w:rsidRPr="00DE672E">
        <w:rPr>
          <w:b/>
        </w:rPr>
        <w:t xml:space="preserve">APLICAÇÃO E OUTROS MATERIAIS EXPLICATIVOS </w:t>
      </w:r>
    </w:p>
    <w:p w14:paraId="27652785" w14:textId="77777777" w:rsidR="002A7EB0" w:rsidRPr="00DE672E" w:rsidRDefault="002A7EB0" w:rsidP="002A7EB0">
      <w:pPr>
        <w:spacing w:before="120" w:after="120"/>
        <w:jc w:val="both"/>
      </w:pPr>
      <w:r w:rsidRPr="00DE672E">
        <w:t xml:space="preserve">Definições  </w:t>
      </w:r>
      <w:r w:rsidRPr="00DE672E">
        <w:tab/>
      </w:r>
      <w:r w:rsidRPr="00DE672E">
        <w:tab/>
      </w:r>
      <w:r w:rsidRPr="00DE672E">
        <w:tab/>
      </w:r>
      <w:r w:rsidRPr="00DE672E">
        <w:tab/>
      </w:r>
      <w:r w:rsidRPr="00DE672E">
        <w:tab/>
      </w:r>
      <w:r w:rsidRPr="00DE672E">
        <w:tab/>
      </w:r>
      <w:r w:rsidRPr="00DE672E">
        <w:tab/>
      </w:r>
      <w:r w:rsidRPr="00DE672E">
        <w:tab/>
      </w:r>
      <w:r w:rsidRPr="00DE672E">
        <w:tab/>
      </w:r>
      <w:r>
        <w:t xml:space="preserve">           </w:t>
      </w:r>
      <w:r w:rsidRPr="00DE672E">
        <w:t>A1 − A3</w:t>
      </w:r>
    </w:p>
    <w:p w14:paraId="6EA9D6D4" w14:textId="77777777" w:rsidR="002A7EB0" w:rsidRPr="00DE672E" w:rsidRDefault="002A7EB0" w:rsidP="002A7EB0">
      <w:pPr>
        <w:spacing w:before="120" w:after="120"/>
        <w:jc w:val="both"/>
      </w:pPr>
      <w:r w:rsidRPr="00DE672E">
        <w:t xml:space="preserve">Definição da amostra, tamanho e seleção dos itens para teste </w:t>
      </w:r>
      <w:r>
        <w:tab/>
      </w:r>
      <w:r>
        <w:tab/>
        <w:t xml:space="preserve">           </w:t>
      </w:r>
      <w:r w:rsidRPr="00DE672E">
        <w:t>A4 − A13</w:t>
      </w:r>
    </w:p>
    <w:p w14:paraId="04A38818" w14:textId="77777777" w:rsidR="002A7EB0" w:rsidRPr="00DE672E" w:rsidRDefault="002A7EB0" w:rsidP="002A7EB0">
      <w:pPr>
        <w:spacing w:before="120" w:after="120"/>
        <w:jc w:val="both"/>
      </w:pPr>
      <w:r w:rsidRPr="00DE672E">
        <w:t xml:space="preserve">Execução de procedimentos de auditoria  </w:t>
      </w:r>
      <w:r w:rsidRPr="00DE672E">
        <w:tab/>
      </w:r>
      <w:r w:rsidRPr="00DE672E">
        <w:tab/>
      </w:r>
      <w:r w:rsidRPr="00DE672E">
        <w:tab/>
      </w:r>
      <w:r w:rsidRPr="00DE672E">
        <w:tab/>
      </w:r>
      <w:r w:rsidRPr="00DE672E">
        <w:tab/>
        <w:t xml:space="preserve">           A14 − A16</w:t>
      </w:r>
    </w:p>
    <w:p w14:paraId="10A8A49D" w14:textId="77777777" w:rsidR="002A7EB0" w:rsidRPr="00DE672E" w:rsidRDefault="002A7EB0" w:rsidP="002A7EB0">
      <w:pPr>
        <w:spacing w:before="120" w:after="120"/>
        <w:jc w:val="both"/>
      </w:pPr>
      <w:r w:rsidRPr="00DE672E">
        <w:t xml:space="preserve">Natureza e causa de desvios e distorções </w:t>
      </w:r>
      <w:r w:rsidRPr="00DE672E">
        <w:tab/>
      </w:r>
      <w:r w:rsidRPr="00DE672E">
        <w:tab/>
      </w:r>
      <w:r w:rsidRPr="00DE672E">
        <w:tab/>
      </w:r>
      <w:r w:rsidRPr="00DE672E">
        <w:tab/>
      </w:r>
      <w:r w:rsidRPr="00DE672E">
        <w:tab/>
        <w:t xml:space="preserve">           A17</w:t>
      </w:r>
    </w:p>
    <w:p w14:paraId="30BFCEBD" w14:textId="77777777" w:rsidR="002A7EB0" w:rsidRPr="00DE672E" w:rsidRDefault="002A7EB0" w:rsidP="002A7EB0">
      <w:pPr>
        <w:spacing w:before="120" w:after="120"/>
        <w:jc w:val="both"/>
      </w:pPr>
      <w:r w:rsidRPr="00DE672E">
        <w:t xml:space="preserve">Projeção de distorções  </w:t>
      </w:r>
      <w:r w:rsidRPr="00DE672E">
        <w:tab/>
      </w:r>
      <w:r w:rsidRPr="00DE672E">
        <w:tab/>
      </w:r>
      <w:r w:rsidRPr="00DE672E">
        <w:tab/>
      </w:r>
      <w:r w:rsidRPr="00DE672E">
        <w:tab/>
      </w:r>
      <w:r w:rsidRPr="00DE672E">
        <w:tab/>
      </w:r>
      <w:r w:rsidRPr="00DE672E">
        <w:tab/>
      </w:r>
      <w:r w:rsidRPr="00DE672E">
        <w:tab/>
        <w:t xml:space="preserve">           A18 − A20</w:t>
      </w:r>
    </w:p>
    <w:p w14:paraId="496AE8E0" w14:textId="77777777" w:rsidR="002A7EB0" w:rsidRPr="00DE672E" w:rsidRDefault="002A7EB0" w:rsidP="002A7EB0">
      <w:pPr>
        <w:spacing w:before="120" w:after="120"/>
        <w:jc w:val="both"/>
      </w:pPr>
      <w:r w:rsidRPr="00DE672E">
        <w:t xml:space="preserve">Avaliação do resultado da amostragem de auditoria  </w:t>
      </w:r>
      <w:r w:rsidRPr="00DE672E">
        <w:tab/>
      </w:r>
      <w:r w:rsidRPr="00DE672E">
        <w:tab/>
      </w:r>
      <w:r w:rsidRPr="00DE672E">
        <w:tab/>
        <w:t xml:space="preserve">           A21 − A23</w:t>
      </w:r>
    </w:p>
    <w:p w14:paraId="2574A667" w14:textId="77777777" w:rsidR="002A7EB0" w:rsidRPr="00DE672E" w:rsidRDefault="002A7EB0" w:rsidP="002A7EB0">
      <w:pPr>
        <w:spacing w:before="120" w:after="120"/>
        <w:jc w:val="both"/>
      </w:pPr>
    </w:p>
    <w:p w14:paraId="07208CC5" w14:textId="77777777" w:rsidR="002A7EB0" w:rsidRPr="00DE672E" w:rsidRDefault="002A7EB0" w:rsidP="002A7EB0">
      <w:pPr>
        <w:spacing w:before="120" w:after="120"/>
        <w:jc w:val="both"/>
      </w:pPr>
      <w:r w:rsidRPr="005A49AE">
        <w:rPr>
          <w:b/>
        </w:rPr>
        <w:t>Apêndice 1</w:t>
      </w:r>
      <w:r w:rsidRPr="00DE672E">
        <w:t>: Estratificação e seleção com base em valor</w:t>
      </w:r>
    </w:p>
    <w:p w14:paraId="06C522C2" w14:textId="77777777" w:rsidR="002A7EB0" w:rsidRDefault="002A7EB0" w:rsidP="002A7EB0">
      <w:pPr>
        <w:spacing w:before="120" w:after="120"/>
        <w:jc w:val="both"/>
      </w:pPr>
      <w:r w:rsidRPr="005A49AE">
        <w:rPr>
          <w:b/>
        </w:rPr>
        <w:t>Apêndice 2</w:t>
      </w:r>
      <w:r>
        <w:t>: Exemplos de fatores que influenciam o tamanho da amostra para os testes de controles</w:t>
      </w:r>
    </w:p>
    <w:p w14:paraId="53D32100" w14:textId="77777777" w:rsidR="002A7EB0" w:rsidRDefault="002A7EB0" w:rsidP="002A7EB0">
      <w:pPr>
        <w:spacing w:before="120" w:after="120"/>
        <w:jc w:val="both"/>
      </w:pPr>
      <w:r w:rsidRPr="005A49AE">
        <w:rPr>
          <w:b/>
        </w:rPr>
        <w:t>Apêndice 3</w:t>
      </w:r>
      <w:r>
        <w:t>: Exemplos de fatores que influenciam o tamanho da amostra para os testes de detalhes</w:t>
      </w:r>
    </w:p>
    <w:p w14:paraId="65A5E380" w14:textId="77777777" w:rsidR="002A7EB0" w:rsidRDefault="002A7EB0" w:rsidP="002A7EB0">
      <w:pPr>
        <w:jc w:val="both"/>
      </w:pPr>
      <w:r w:rsidRPr="005A49AE">
        <w:rPr>
          <w:b/>
        </w:rPr>
        <w:t>Apêndice 4</w:t>
      </w:r>
      <w:r>
        <w:t>: Métodos de seleção da amostra</w:t>
      </w:r>
    </w:p>
    <w:p w14:paraId="281591EC" w14:textId="77777777" w:rsidR="002A7EB0" w:rsidRDefault="002A7EB0" w:rsidP="002A7EB0">
      <w:pPr>
        <w:jc w:val="both"/>
      </w:pPr>
    </w:p>
    <w:p w14:paraId="5E8BDE34" w14:textId="77777777" w:rsidR="002A7EB0" w:rsidRDefault="002A7EB0" w:rsidP="002A7EB0">
      <w:pPr>
        <w:jc w:val="both"/>
      </w:pPr>
      <w:r>
        <w:t>Esta Norma deve ser lida juntamente com a NBC TA 200 – Objetivos G</w:t>
      </w:r>
      <w:r w:rsidRPr="000D5F64">
        <w:t>erais</w:t>
      </w:r>
      <w:r>
        <w:t xml:space="preserve"> do Auditor Independente e a Condução da Auditoria em Conformidade com Normas de Auditoria.</w:t>
      </w:r>
    </w:p>
    <w:p w14:paraId="36D85811" w14:textId="77777777" w:rsidR="002A7EB0" w:rsidRPr="00A75F4B" w:rsidRDefault="002A7EB0" w:rsidP="002A7EB0">
      <w:pPr>
        <w:jc w:val="both"/>
        <w:rPr>
          <w:b/>
          <w:sz w:val="28"/>
          <w:szCs w:val="28"/>
        </w:rPr>
      </w:pPr>
      <w:r>
        <w:rPr>
          <w:b/>
        </w:rPr>
        <w:br w:type="page"/>
      </w:r>
      <w:r w:rsidRPr="00A75F4B">
        <w:rPr>
          <w:b/>
          <w:sz w:val="28"/>
          <w:szCs w:val="28"/>
        </w:rPr>
        <w:t>Introdução</w:t>
      </w:r>
    </w:p>
    <w:p w14:paraId="24B76296" w14:textId="77777777" w:rsidR="002A7EB0" w:rsidRDefault="002A7EB0" w:rsidP="002A7EB0">
      <w:pPr>
        <w:jc w:val="both"/>
      </w:pPr>
    </w:p>
    <w:p w14:paraId="2A4DE93D" w14:textId="77777777" w:rsidR="002A7EB0" w:rsidRPr="00A75F4B" w:rsidRDefault="002A7EB0" w:rsidP="002A7EB0">
      <w:pPr>
        <w:jc w:val="both"/>
        <w:rPr>
          <w:b/>
        </w:rPr>
      </w:pPr>
      <w:r w:rsidRPr="00A75F4B">
        <w:rPr>
          <w:b/>
        </w:rPr>
        <w:t>Alcance</w:t>
      </w:r>
    </w:p>
    <w:p w14:paraId="09F98D59" w14:textId="77777777" w:rsidR="002A7EB0" w:rsidRDefault="002A7EB0" w:rsidP="002A7EB0">
      <w:pPr>
        <w:jc w:val="both"/>
      </w:pPr>
    </w:p>
    <w:p w14:paraId="45B04E0C" w14:textId="77777777" w:rsidR="002A7EB0" w:rsidRDefault="002A7EB0">
      <w:pPr>
        <w:numPr>
          <w:ilvl w:val="0"/>
          <w:numId w:val="198"/>
        </w:numPr>
        <w:spacing w:after="0" w:line="240" w:lineRule="auto"/>
        <w:ind w:left="567" w:hanging="567"/>
        <w:jc w:val="both"/>
      </w:pPr>
      <w:r>
        <w:t>Esta Norma se aplica quando o auditor independente decide usar amostragem na execução de procedimentos de auditoria. Essa Norma trata do uso de amostragem estatística e não estatística na definição e seleção da amostra de auditoria, na execução de testes de controles e de detalhes e na avaliação dos resultados da amostra.</w:t>
      </w:r>
    </w:p>
    <w:p w14:paraId="17AEFD7A" w14:textId="77777777" w:rsidR="002A7EB0" w:rsidRDefault="002A7EB0" w:rsidP="002A7EB0">
      <w:pPr>
        <w:jc w:val="both"/>
      </w:pPr>
    </w:p>
    <w:p w14:paraId="2F3EE001" w14:textId="77777777" w:rsidR="002A7EB0" w:rsidRDefault="002A7EB0">
      <w:pPr>
        <w:numPr>
          <w:ilvl w:val="0"/>
          <w:numId w:val="198"/>
        </w:numPr>
        <w:spacing w:after="0" w:line="240" w:lineRule="auto"/>
        <w:ind w:left="567" w:hanging="567"/>
        <w:jc w:val="both"/>
      </w:pPr>
      <w:r>
        <w:t>Esta Norma complementa a NBC TA 500 – Evidência de Auditoria, que trata da responsabilidade do auditor na definição e execução de procedimentos de auditoria para obter evidência de auditoria apropriada e suficiente para chegar a conclusões razoáveis que fundamentem sua opinião de auditoria. A NBC TA 500 fornece orientação sobre os meios disponíveis para o auditor selecionar os itens para teste, dos quais a amostragem de auditoria é um deles.</w:t>
      </w:r>
    </w:p>
    <w:p w14:paraId="1A244010" w14:textId="77777777" w:rsidR="002A7EB0" w:rsidRDefault="002A7EB0" w:rsidP="002A7EB0">
      <w:pPr>
        <w:jc w:val="both"/>
      </w:pPr>
    </w:p>
    <w:p w14:paraId="7BBA540A" w14:textId="77777777" w:rsidR="002A7EB0" w:rsidRPr="00A75F4B" w:rsidRDefault="002A7EB0" w:rsidP="002A7EB0">
      <w:pPr>
        <w:jc w:val="both"/>
        <w:rPr>
          <w:b/>
        </w:rPr>
      </w:pPr>
      <w:r w:rsidRPr="00A75F4B">
        <w:rPr>
          <w:b/>
        </w:rPr>
        <w:t>Data de vigência</w:t>
      </w:r>
    </w:p>
    <w:p w14:paraId="3637069C" w14:textId="77777777" w:rsidR="002A7EB0" w:rsidRDefault="002A7EB0" w:rsidP="002A7EB0">
      <w:pPr>
        <w:jc w:val="both"/>
      </w:pPr>
    </w:p>
    <w:p w14:paraId="780555A0" w14:textId="77777777" w:rsidR="002A7EB0" w:rsidRDefault="002A7EB0">
      <w:pPr>
        <w:numPr>
          <w:ilvl w:val="0"/>
          <w:numId w:val="198"/>
        </w:numPr>
        <w:spacing w:after="0" w:line="240" w:lineRule="auto"/>
        <w:ind w:left="567" w:hanging="567"/>
        <w:jc w:val="both"/>
      </w:pPr>
      <w:r>
        <w:t>Esta Norma é aplicável a auditoria de demonstrações contábeis para os períodos iniciados em ou após 1º. de janeiro de 2010.</w:t>
      </w:r>
    </w:p>
    <w:p w14:paraId="7FB2DBD9" w14:textId="77777777" w:rsidR="002A7EB0" w:rsidRDefault="002A7EB0" w:rsidP="002A7EB0">
      <w:pPr>
        <w:jc w:val="both"/>
        <w:rPr>
          <w:b/>
        </w:rPr>
      </w:pPr>
    </w:p>
    <w:p w14:paraId="0BA91670" w14:textId="77777777" w:rsidR="002A7EB0" w:rsidRPr="00A75F4B" w:rsidRDefault="002A7EB0" w:rsidP="002A7EB0">
      <w:pPr>
        <w:jc w:val="both"/>
        <w:rPr>
          <w:b/>
          <w:sz w:val="28"/>
          <w:szCs w:val="28"/>
        </w:rPr>
      </w:pPr>
      <w:r w:rsidRPr="00A75F4B">
        <w:rPr>
          <w:b/>
          <w:sz w:val="28"/>
          <w:szCs w:val="28"/>
        </w:rPr>
        <w:t>Objetivo</w:t>
      </w:r>
    </w:p>
    <w:p w14:paraId="70CE6AE0" w14:textId="77777777" w:rsidR="002A7EB0" w:rsidRPr="00526C11" w:rsidRDefault="002A7EB0" w:rsidP="002A7EB0">
      <w:pPr>
        <w:jc w:val="both"/>
        <w:rPr>
          <w:b/>
        </w:rPr>
      </w:pPr>
    </w:p>
    <w:p w14:paraId="39E70950" w14:textId="77777777" w:rsidR="002A7EB0" w:rsidRDefault="002A7EB0">
      <w:pPr>
        <w:numPr>
          <w:ilvl w:val="0"/>
          <w:numId w:val="198"/>
        </w:numPr>
        <w:spacing w:after="0" w:line="240" w:lineRule="auto"/>
        <w:ind w:left="567" w:hanging="567"/>
        <w:jc w:val="both"/>
      </w:pPr>
      <w:r>
        <w:t>O objetivo do auditor, ao usar a amostragem em auditoria, é o de proporcionar uma base razoável para o auditor concluir quanto à população da qual a amostra é selecionada.</w:t>
      </w:r>
    </w:p>
    <w:p w14:paraId="6F5D184D" w14:textId="77777777" w:rsidR="002A7EB0" w:rsidRDefault="002A7EB0" w:rsidP="002A7EB0">
      <w:pPr>
        <w:jc w:val="both"/>
      </w:pPr>
    </w:p>
    <w:p w14:paraId="617A44CC" w14:textId="77777777" w:rsidR="002A7EB0" w:rsidRPr="00A75F4B" w:rsidRDefault="002A7EB0" w:rsidP="002A7EB0">
      <w:pPr>
        <w:jc w:val="both"/>
        <w:rPr>
          <w:b/>
          <w:sz w:val="28"/>
          <w:szCs w:val="28"/>
        </w:rPr>
      </w:pPr>
      <w:r w:rsidRPr="00A75F4B">
        <w:rPr>
          <w:b/>
          <w:sz w:val="28"/>
          <w:szCs w:val="28"/>
        </w:rPr>
        <w:t>Definições</w:t>
      </w:r>
    </w:p>
    <w:p w14:paraId="2AAE25A5" w14:textId="77777777" w:rsidR="002A7EB0" w:rsidRDefault="002A7EB0" w:rsidP="002A7EB0">
      <w:pPr>
        <w:jc w:val="both"/>
      </w:pPr>
    </w:p>
    <w:p w14:paraId="75E6F51E" w14:textId="77777777" w:rsidR="002A7EB0" w:rsidRDefault="002A7EB0">
      <w:pPr>
        <w:numPr>
          <w:ilvl w:val="0"/>
          <w:numId w:val="198"/>
        </w:numPr>
        <w:spacing w:after="0" w:line="240" w:lineRule="auto"/>
        <w:ind w:left="567" w:hanging="567"/>
        <w:jc w:val="both"/>
      </w:pPr>
      <w:r>
        <w:t>Para fins das normas de auditoria, os termos a seguir têm os significados a eles atribuídos:</w:t>
      </w:r>
    </w:p>
    <w:p w14:paraId="3856795C" w14:textId="77777777" w:rsidR="002A7EB0" w:rsidRDefault="002A7EB0" w:rsidP="002A7EB0">
      <w:pPr>
        <w:jc w:val="both"/>
      </w:pPr>
    </w:p>
    <w:p w14:paraId="687A82D4" w14:textId="77777777" w:rsidR="002A7EB0" w:rsidRDefault="002A7EB0" w:rsidP="002A7EB0">
      <w:pPr>
        <w:ind w:left="567"/>
        <w:jc w:val="both"/>
      </w:pPr>
      <w:r w:rsidRPr="000F5B7C">
        <w:rPr>
          <w:i/>
        </w:rPr>
        <w:t>Amostragem em auditoria</w:t>
      </w:r>
      <w:r>
        <w:t xml:space="preserve"> é a aplicação de procedimentos de auditoria em menos de 100% dos itens de população relevante para fins de auditoria, de maneira que todas as unidades de amostragem tenham a mesma chance de serem selecionadas para proporcionar uma base razoável que possibilite o auditor concluir sobre toda a população.</w:t>
      </w:r>
    </w:p>
    <w:p w14:paraId="3EF9F900" w14:textId="77777777" w:rsidR="002A7EB0" w:rsidRDefault="002A7EB0" w:rsidP="002A7EB0">
      <w:pPr>
        <w:jc w:val="both"/>
      </w:pPr>
    </w:p>
    <w:p w14:paraId="16D243C1" w14:textId="77777777" w:rsidR="002A7EB0" w:rsidRDefault="002A7EB0" w:rsidP="002A7EB0">
      <w:pPr>
        <w:ind w:left="567"/>
        <w:jc w:val="both"/>
      </w:pPr>
      <w:r w:rsidRPr="000F5B7C">
        <w:rPr>
          <w:i/>
        </w:rPr>
        <w:t>População</w:t>
      </w:r>
      <w:r>
        <w:t xml:space="preserve"> é o conjunto completo de dados sobre o qual a amostra é selecionada e sobre o qual o auditor deseja concluir.</w:t>
      </w:r>
    </w:p>
    <w:p w14:paraId="1B7DF2EC" w14:textId="77777777" w:rsidR="002A7EB0" w:rsidRDefault="002A7EB0" w:rsidP="002A7EB0">
      <w:pPr>
        <w:jc w:val="both"/>
      </w:pPr>
    </w:p>
    <w:p w14:paraId="49DCF6DD" w14:textId="77777777" w:rsidR="002A7EB0" w:rsidRDefault="002A7EB0" w:rsidP="002A7EB0">
      <w:pPr>
        <w:ind w:left="567"/>
        <w:jc w:val="both"/>
      </w:pPr>
      <w:r w:rsidRPr="000F5B7C">
        <w:rPr>
          <w:i/>
        </w:rPr>
        <w:t>Risco de amostragem</w:t>
      </w:r>
      <w:r>
        <w:t xml:space="preserve"> é o risco de que a conclusão do auditor, com base em amostra, pudesse ser diferente se toda a população fosse sujeita ao mesmo procedimento de auditoria. O risco de amostragem pode levar a dois tipos de conclusões errôneas:</w:t>
      </w:r>
    </w:p>
    <w:p w14:paraId="3CF75FCA" w14:textId="77777777" w:rsidR="002A7EB0" w:rsidRDefault="002A7EB0" w:rsidP="002A7EB0">
      <w:pPr>
        <w:ind w:left="1276" w:hanging="425"/>
        <w:jc w:val="both"/>
      </w:pPr>
      <w:r>
        <w:t xml:space="preserve">(a) </w:t>
      </w:r>
      <w:r>
        <w:tab/>
        <w:t>n</w:t>
      </w:r>
      <w:r w:rsidRPr="007D724A">
        <w:t xml:space="preserve">o caso de teste de controles, em que os controles são </w:t>
      </w:r>
      <w:r w:rsidRPr="0023443D">
        <w:t xml:space="preserve">considerados </w:t>
      </w:r>
      <w:r w:rsidRPr="007D724A">
        <w:t>mais eficazes do que realmente são</w:t>
      </w:r>
      <w:r>
        <w:t xml:space="preserve"> ou no caso de teste de detalhes, em que não seja identificada distorção relevante, quando, na verdade, ela existe. O auditor está preocupado com esse tipo de conclusão errônea porque ela afeta a eficácia da auditoria e é provável que leve a uma opinião de auditoria não apropriada.</w:t>
      </w:r>
    </w:p>
    <w:p w14:paraId="7922AA9C" w14:textId="77777777" w:rsidR="002A7EB0" w:rsidRDefault="002A7EB0" w:rsidP="002A7EB0">
      <w:pPr>
        <w:ind w:left="1276" w:hanging="425"/>
        <w:jc w:val="both"/>
      </w:pPr>
      <w:r>
        <w:t xml:space="preserve">(b) </w:t>
      </w:r>
      <w:r>
        <w:tab/>
        <w:t>n</w:t>
      </w:r>
      <w:r w:rsidRPr="0023443D">
        <w:t>o caso de teste de controles, em que os controles são</w:t>
      </w:r>
      <w:r w:rsidRPr="004F2E3B">
        <w:t xml:space="preserve"> </w:t>
      </w:r>
      <w:r w:rsidRPr="0023443D">
        <w:t>considerados menos eficazes do que realmente são</w:t>
      </w:r>
      <w:r>
        <w:t xml:space="preserve"> ou no caso de teste de detalhes, em que seja identificada distorção relevante, quando, na verdade, ela não existe. Esse tipo de conclusão errônea afeta a eficiência da auditoria porque ela normalmente levaria a um trabalho adicional para estabelecer que as conclusões iniciais estavam incorretas.</w:t>
      </w:r>
    </w:p>
    <w:p w14:paraId="41F827E5" w14:textId="77777777" w:rsidR="002A7EB0" w:rsidRDefault="002A7EB0" w:rsidP="002A7EB0">
      <w:pPr>
        <w:jc w:val="both"/>
      </w:pPr>
    </w:p>
    <w:p w14:paraId="681F5488" w14:textId="77777777" w:rsidR="002A7EB0" w:rsidRDefault="002A7EB0" w:rsidP="002A7EB0">
      <w:pPr>
        <w:ind w:left="567"/>
        <w:jc w:val="both"/>
      </w:pPr>
      <w:r w:rsidRPr="000F5B7C">
        <w:rPr>
          <w:i/>
        </w:rPr>
        <w:t>Risco não resultante da amostragem</w:t>
      </w:r>
      <w:r>
        <w:t xml:space="preserve"> é o risco de que o auditor chegue a uma conclusão errônea por qualquer outra razão que não seja relacionada ao risco de amostragem (ver item A1).</w:t>
      </w:r>
    </w:p>
    <w:p w14:paraId="14FAC52B" w14:textId="77777777" w:rsidR="002A7EB0" w:rsidRDefault="002A7EB0" w:rsidP="002A7EB0">
      <w:pPr>
        <w:jc w:val="both"/>
      </w:pPr>
    </w:p>
    <w:p w14:paraId="736ABB57" w14:textId="77777777" w:rsidR="002A7EB0" w:rsidRDefault="002A7EB0" w:rsidP="002A7EB0">
      <w:pPr>
        <w:ind w:left="567"/>
        <w:jc w:val="both"/>
      </w:pPr>
      <w:r w:rsidRPr="000F5B7C">
        <w:rPr>
          <w:i/>
        </w:rPr>
        <w:t>Anomalia</w:t>
      </w:r>
      <w:r>
        <w:t xml:space="preserve"> é a distorção ou o desvio que é comprovadamente não representativo de distorção ou desvio em uma população.</w:t>
      </w:r>
    </w:p>
    <w:p w14:paraId="60A1E5B3" w14:textId="77777777" w:rsidR="002A7EB0" w:rsidRDefault="002A7EB0" w:rsidP="002A7EB0">
      <w:pPr>
        <w:jc w:val="both"/>
      </w:pPr>
    </w:p>
    <w:p w14:paraId="3DF5EFD9" w14:textId="77777777" w:rsidR="002A7EB0" w:rsidRDefault="002A7EB0" w:rsidP="002A7EB0">
      <w:pPr>
        <w:ind w:left="567"/>
        <w:jc w:val="both"/>
      </w:pPr>
      <w:r w:rsidRPr="000F5B7C">
        <w:rPr>
          <w:i/>
        </w:rPr>
        <w:t>Unidade de amostragem</w:t>
      </w:r>
      <w:r>
        <w:t xml:space="preserve"> é cada um dos itens individuais que constituem uma população </w:t>
      </w:r>
      <w:r w:rsidRPr="00AB0D46">
        <w:t>(ver item A2)</w:t>
      </w:r>
      <w:r>
        <w:t>.</w:t>
      </w:r>
    </w:p>
    <w:p w14:paraId="1EFF4049" w14:textId="77777777" w:rsidR="002A7EB0" w:rsidRPr="00AB0D46" w:rsidRDefault="002A7EB0" w:rsidP="002A7EB0">
      <w:pPr>
        <w:jc w:val="both"/>
      </w:pPr>
    </w:p>
    <w:p w14:paraId="4151EBF0" w14:textId="77777777" w:rsidR="002A7EB0" w:rsidRDefault="002A7EB0" w:rsidP="002A7EB0">
      <w:pPr>
        <w:ind w:left="567"/>
        <w:jc w:val="both"/>
      </w:pPr>
      <w:r w:rsidRPr="000F5B7C">
        <w:rPr>
          <w:i/>
        </w:rPr>
        <w:t>Amostragem estatística</w:t>
      </w:r>
      <w:r w:rsidRPr="00526C11">
        <w:t xml:space="preserve"> </w:t>
      </w:r>
      <w:r>
        <w:t>é a abordagem à amostragem com as seguintes características:</w:t>
      </w:r>
    </w:p>
    <w:p w14:paraId="7ED53199" w14:textId="77777777" w:rsidR="002A7EB0" w:rsidRDefault="002A7EB0" w:rsidP="002A7EB0">
      <w:pPr>
        <w:ind w:left="1276" w:hanging="425"/>
        <w:jc w:val="both"/>
      </w:pPr>
      <w:r>
        <w:t>(a)  seleção aleatória dos itens da amostra; e</w:t>
      </w:r>
    </w:p>
    <w:p w14:paraId="53DCAB80" w14:textId="77777777" w:rsidR="002A7EB0" w:rsidRDefault="002A7EB0" w:rsidP="002A7EB0">
      <w:pPr>
        <w:ind w:left="1276" w:hanging="425"/>
        <w:jc w:val="both"/>
      </w:pPr>
      <w:r>
        <w:t>(b) o uso da teoria das probabilidades para avaliar os resultados das amostras, incluindo a mensuração do risco de amostragem.</w:t>
      </w:r>
    </w:p>
    <w:p w14:paraId="53AC1D26" w14:textId="77777777" w:rsidR="002A7EB0" w:rsidRDefault="002A7EB0" w:rsidP="002A7EB0">
      <w:pPr>
        <w:jc w:val="both"/>
      </w:pPr>
    </w:p>
    <w:p w14:paraId="0CE717DE" w14:textId="77777777" w:rsidR="002A7EB0" w:rsidRDefault="002A7EB0" w:rsidP="002A7EB0">
      <w:pPr>
        <w:ind w:left="567"/>
        <w:jc w:val="both"/>
      </w:pPr>
      <w:r>
        <w:t>A abordagem de amostragem que não tem as características (i) e (ii) é considerada uma amostragem não estatística.</w:t>
      </w:r>
    </w:p>
    <w:p w14:paraId="188B6A0E" w14:textId="77777777" w:rsidR="002A7EB0" w:rsidRDefault="002A7EB0" w:rsidP="002A7EB0">
      <w:pPr>
        <w:jc w:val="both"/>
      </w:pPr>
    </w:p>
    <w:p w14:paraId="37705CB9" w14:textId="77777777" w:rsidR="002A7EB0" w:rsidRDefault="002A7EB0" w:rsidP="002A7EB0">
      <w:pPr>
        <w:ind w:left="567"/>
        <w:jc w:val="both"/>
      </w:pPr>
      <w:r w:rsidRPr="000F5B7C">
        <w:rPr>
          <w:i/>
        </w:rPr>
        <w:t>Estratificação</w:t>
      </w:r>
      <w:r>
        <w:t xml:space="preserve"> é o processo de dividir uma população em subpopulações, cada uma sendo um grupo de unidades de amostragem com características semelhantes (geralmente valor monetário). </w:t>
      </w:r>
    </w:p>
    <w:p w14:paraId="6CA2038A" w14:textId="77777777" w:rsidR="002A7EB0" w:rsidRDefault="002A7EB0" w:rsidP="002A7EB0">
      <w:pPr>
        <w:jc w:val="both"/>
      </w:pPr>
    </w:p>
    <w:p w14:paraId="1E6EB946" w14:textId="77777777" w:rsidR="002A7EB0" w:rsidRPr="00AB0D46" w:rsidRDefault="002A7EB0" w:rsidP="002A7EB0">
      <w:pPr>
        <w:ind w:left="567"/>
        <w:jc w:val="both"/>
      </w:pPr>
      <w:r w:rsidRPr="000F5B7C">
        <w:rPr>
          <w:i/>
        </w:rPr>
        <w:t>Distorção tolerável</w:t>
      </w:r>
      <w:r>
        <w:t xml:space="preserve"> é um valor monetário definido pelo auditor para obter um nível apropriado de segurança de que esse valor monetário não seja excedido pela distorção real na população </w:t>
      </w:r>
      <w:r w:rsidRPr="00AB0D46">
        <w:t>(ver item A3)</w:t>
      </w:r>
      <w:r>
        <w:t>.</w:t>
      </w:r>
    </w:p>
    <w:p w14:paraId="18C67AE3" w14:textId="77777777" w:rsidR="002A7EB0" w:rsidRDefault="002A7EB0" w:rsidP="002A7EB0">
      <w:pPr>
        <w:jc w:val="both"/>
      </w:pPr>
    </w:p>
    <w:p w14:paraId="116522BF" w14:textId="77777777" w:rsidR="002A7EB0" w:rsidRDefault="002A7EB0" w:rsidP="002A7EB0">
      <w:pPr>
        <w:ind w:left="567"/>
        <w:jc w:val="both"/>
      </w:pPr>
      <w:r w:rsidRPr="000F5B7C">
        <w:rPr>
          <w:i/>
        </w:rPr>
        <w:t>Taxa tolerável de desvio</w:t>
      </w:r>
      <w:r>
        <w:t xml:space="preserve"> é a taxa de desvio dos procedimentos de controles internos previstos, definida pelo auditor para obter um nível apropriado de segurança de que essa taxa de desvio não seja excedida pela taxa real de desvio na população.</w:t>
      </w:r>
    </w:p>
    <w:p w14:paraId="6FF2A96A" w14:textId="77777777" w:rsidR="002A7EB0" w:rsidRPr="00BB4733" w:rsidRDefault="002A7EB0" w:rsidP="002A7EB0">
      <w:pPr>
        <w:jc w:val="both"/>
      </w:pPr>
    </w:p>
    <w:p w14:paraId="4B5A31E8" w14:textId="77777777" w:rsidR="002A7EB0" w:rsidRPr="00A75F4B" w:rsidRDefault="002A7EB0" w:rsidP="002A7EB0">
      <w:pPr>
        <w:jc w:val="both"/>
        <w:rPr>
          <w:b/>
          <w:sz w:val="28"/>
          <w:szCs w:val="28"/>
        </w:rPr>
      </w:pPr>
      <w:r w:rsidRPr="00A75F4B">
        <w:rPr>
          <w:b/>
          <w:sz w:val="28"/>
          <w:szCs w:val="28"/>
        </w:rPr>
        <w:t>Requisitos</w:t>
      </w:r>
    </w:p>
    <w:p w14:paraId="5E39686C" w14:textId="77777777" w:rsidR="002A7EB0" w:rsidRDefault="002A7EB0" w:rsidP="002A7EB0">
      <w:pPr>
        <w:jc w:val="both"/>
      </w:pPr>
    </w:p>
    <w:p w14:paraId="5B67DA97" w14:textId="77777777" w:rsidR="002A7EB0" w:rsidRPr="00323CDD" w:rsidRDefault="002A7EB0" w:rsidP="002A7EB0">
      <w:pPr>
        <w:jc w:val="both"/>
        <w:rPr>
          <w:b/>
        </w:rPr>
      </w:pPr>
      <w:r w:rsidRPr="00323CDD">
        <w:rPr>
          <w:b/>
        </w:rPr>
        <w:t>Definição da amostra, tamanho e seleção dos itens para teste</w:t>
      </w:r>
    </w:p>
    <w:p w14:paraId="3A39A727" w14:textId="77777777" w:rsidR="002A7EB0" w:rsidRPr="00323CDD" w:rsidRDefault="002A7EB0" w:rsidP="002A7EB0">
      <w:pPr>
        <w:jc w:val="both"/>
        <w:rPr>
          <w:b/>
        </w:rPr>
      </w:pPr>
    </w:p>
    <w:p w14:paraId="50CE43E8" w14:textId="77777777" w:rsidR="002A7EB0" w:rsidRPr="00AB0D46" w:rsidRDefault="002A7EB0" w:rsidP="002A7EB0">
      <w:pPr>
        <w:ind w:left="567" w:hanging="567"/>
        <w:jc w:val="both"/>
      </w:pPr>
      <w:r>
        <w:t xml:space="preserve">6. </w:t>
      </w:r>
      <w:r>
        <w:tab/>
        <w:t xml:space="preserve">Ao definir uma amostra de auditoria, o auditor deve considerar a finalidade do procedimento de auditoria e as características da população da qual será retirada a amostra </w:t>
      </w:r>
      <w:r w:rsidRPr="00AB0D46">
        <w:t>(ver itens A4</w:t>
      </w:r>
      <w:r>
        <w:t xml:space="preserve"> a </w:t>
      </w:r>
      <w:r w:rsidRPr="00AB0D46">
        <w:t>A9)</w:t>
      </w:r>
      <w:r>
        <w:t>.</w:t>
      </w:r>
    </w:p>
    <w:p w14:paraId="140FF2BA" w14:textId="77777777" w:rsidR="002A7EB0" w:rsidRDefault="002A7EB0" w:rsidP="002A7EB0">
      <w:pPr>
        <w:jc w:val="both"/>
      </w:pPr>
    </w:p>
    <w:p w14:paraId="42DF7C12" w14:textId="77777777" w:rsidR="002A7EB0" w:rsidRPr="00AB0D46" w:rsidRDefault="002A7EB0" w:rsidP="002A7EB0">
      <w:pPr>
        <w:ind w:left="567" w:hanging="567"/>
        <w:jc w:val="both"/>
      </w:pPr>
      <w:r>
        <w:t xml:space="preserve">7. </w:t>
      </w:r>
      <w:r>
        <w:tab/>
        <w:t xml:space="preserve">O auditor deve determinar o tamanho de amostra suficiente para reduzir o risco de amostragem a um nível mínimo aceitável </w:t>
      </w:r>
      <w:r w:rsidRPr="00AB0D46">
        <w:t>(ver itens A10</w:t>
      </w:r>
      <w:r>
        <w:t xml:space="preserve"> e </w:t>
      </w:r>
      <w:r w:rsidRPr="00AB0D46">
        <w:t>A11)</w:t>
      </w:r>
      <w:r>
        <w:t>.</w:t>
      </w:r>
    </w:p>
    <w:p w14:paraId="12A7A8B7" w14:textId="77777777" w:rsidR="002A7EB0" w:rsidRDefault="002A7EB0" w:rsidP="002A7EB0">
      <w:pPr>
        <w:jc w:val="both"/>
      </w:pPr>
    </w:p>
    <w:p w14:paraId="450036B8" w14:textId="77777777" w:rsidR="002A7EB0" w:rsidRDefault="002A7EB0" w:rsidP="002A7EB0">
      <w:pPr>
        <w:ind w:left="567" w:hanging="567"/>
        <w:jc w:val="both"/>
      </w:pPr>
      <w:r>
        <w:t xml:space="preserve">8. </w:t>
      </w:r>
      <w:r>
        <w:tab/>
        <w:t xml:space="preserve">O auditor deve selecionar itens para a amostragem de forma que cada unidade de amostragem da população tenha a mesma chance de ser selecionada (ver itens A12 e A13). </w:t>
      </w:r>
    </w:p>
    <w:p w14:paraId="343FFA33" w14:textId="77777777" w:rsidR="002A7EB0" w:rsidRDefault="002A7EB0" w:rsidP="002A7EB0">
      <w:pPr>
        <w:jc w:val="both"/>
      </w:pPr>
    </w:p>
    <w:p w14:paraId="156E49B3" w14:textId="77777777" w:rsidR="002A7EB0" w:rsidRPr="00323CDD" w:rsidRDefault="002A7EB0" w:rsidP="002A7EB0">
      <w:pPr>
        <w:jc w:val="both"/>
        <w:rPr>
          <w:b/>
        </w:rPr>
      </w:pPr>
      <w:r w:rsidRPr="00323CDD">
        <w:rPr>
          <w:b/>
        </w:rPr>
        <w:t>Execução de procedimentos de auditoria</w:t>
      </w:r>
    </w:p>
    <w:p w14:paraId="430E2355" w14:textId="77777777" w:rsidR="002A7EB0" w:rsidRDefault="002A7EB0" w:rsidP="002A7EB0">
      <w:pPr>
        <w:jc w:val="both"/>
      </w:pPr>
    </w:p>
    <w:p w14:paraId="106E3C6A" w14:textId="77777777" w:rsidR="002A7EB0" w:rsidRDefault="002A7EB0" w:rsidP="002A7EB0">
      <w:pPr>
        <w:ind w:left="567" w:hanging="567"/>
        <w:jc w:val="both"/>
      </w:pPr>
      <w:r>
        <w:t xml:space="preserve">9. </w:t>
      </w:r>
      <w:r>
        <w:tab/>
        <w:t>O auditor deve executar os procedimentos de auditoria, apropriados à finalidade, para cada item selecionado.</w:t>
      </w:r>
    </w:p>
    <w:p w14:paraId="70105B63" w14:textId="77777777" w:rsidR="002A7EB0" w:rsidRDefault="002A7EB0" w:rsidP="002A7EB0">
      <w:pPr>
        <w:ind w:left="567" w:hanging="567"/>
        <w:jc w:val="both"/>
      </w:pPr>
    </w:p>
    <w:p w14:paraId="3E8EDD9A" w14:textId="77777777" w:rsidR="002A7EB0" w:rsidRPr="00AB0D46" w:rsidRDefault="002A7EB0" w:rsidP="002A7EB0">
      <w:pPr>
        <w:ind w:left="567" w:hanging="567"/>
        <w:jc w:val="both"/>
      </w:pPr>
      <w:r>
        <w:t xml:space="preserve">10. </w:t>
      </w:r>
      <w:r>
        <w:tab/>
        <w:t xml:space="preserve">Se o procedimento de auditoria não for aplicável ao item selecionado, o auditor deve executar o procedimento em um item que substitua o anteriormente selecionado </w:t>
      </w:r>
      <w:r w:rsidRPr="00AB0D46">
        <w:t>(ver ite</w:t>
      </w:r>
      <w:r>
        <w:t>m</w:t>
      </w:r>
      <w:r w:rsidRPr="00AB0D46">
        <w:t xml:space="preserve"> A14)</w:t>
      </w:r>
      <w:r>
        <w:t>.</w:t>
      </w:r>
    </w:p>
    <w:p w14:paraId="09D82182" w14:textId="77777777" w:rsidR="002A7EB0" w:rsidRDefault="002A7EB0" w:rsidP="002A7EB0">
      <w:pPr>
        <w:ind w:left="567" w:hanging="567"/>
        <w:jc w:val="both"/>
      </w:pPr>
    </w:p>
    <w:p w14:paraId="438A336C" w14:textId="77777777" w:rsidR="002A7EB0" w:rsidRDefault="002A7EB0" w:rsidP="002A7EB0">
      <w:pPr>
        <w:ind w:left="567" w:hanging="567"/>
        <w:jc w:val="both"/>
      </w:pPr>
      <w:r>
        <w:t xml:space="preserve">11. </w:t>
      </w:r>
      <w:r>
        <w:tab/>
        <w:t>Se o auditor não puder aplicar os procedimentos de auditoria definidos ou procedimentos alternativos adequados em um item selecionado, o auditor deve tratar esse item como um desvio do controle previsto, no caso de testes de controles ou uma distorção, no caso de testes de detalhes (ver itens A15 e A16).</w:t>
      </w:r>
    </w:p>
    <w:p w14:paraId="27E37CBE" w14:textId="77777777" w:rsidR="002A7EB0" w:rsidRDefault="002A7EB0" w:rsidP="002A7EB0">
      <w:pPr>
        <w:jc w:val="both"/>
      </w:pPr>
    </w:p>
    <w:p w14:paraId="5D355BF0" w14:textId="77777777" w:rsidR="002A7EB0" w:rsidRPr="00323CDD" w:rsidRDefault="002A7EB0" w:rsidP="002A7EB0">
      <w:pPr>
        <w:jc w:val="both"/>
        <w:rPr>
          <w:b/>
        </w:rPr>
      </w:pPr>
      <w:r w:rsidRPr="00323CDD">
        <w:rPr>
          <w:b/>
        </w:rPr>
        <w:t>Natureza e causa de desvios e distorções</w:t>
      </w:r>
    </w:p>
    <w:p w14:paraId="6314FB00" w14:textId="77777777" w:rsidR="002A7EB0" w:rsidRDefault="002A7EB0" w:rsidP="002A7EB0">
      <w:pPr>
        <w:jc w:val="both"/>
      </w:pPr>
    </w:p>
    <w:p w14:paraId="36EE0FA9" w14:textId="77777777" w:rsidR="002A7EB0" w:rsidRPr="00AB0D46" w:rsidRDefault="002A7EB0" w:rsidP="002A7EB0">
      <w:pPr>
        <w:ind w:left="567" w:hanging="567"/>
        <w:jc w:val="both"/>
      </w:pPr>
      <w:r>
        <w:t xml:space="preserve">12. </w:t>
      </w:r>
      <w:r>
        <w:tab/>
        <w:t xml:space="preserve">O auditor deve investigar a natureza e a causa de quaisquer desvios ou distorções identificados e avaliar o possível efeito causado por eles na finalidade do procedimento de auditoria e em outras áreas de auditoria </w:t>
      </w:r>
      <w:r w:rsidRPr="00AB0D46">
        <w:t>(ver ite</w:t>
      </w:r>
      <w:r>
        <w:t>m</w:t>
      </w:r>
      <w:r w:rsidRPr="00AB0D46">
        <w:t xml:space="preserve"> A17)</w:t>
      </w:r>
      <w:r>
        <w:t>.</w:t>
      </w:r>
    </w:p>
    <w:p w14:paraId="65DB8602" w14:textId="77777777" w:rsidR="002A7EB0" w:rsidRDefault="002A7EB0" w:rsidP="002A7EB0">
      <w:pPr>
        <w:ind w:left="567" w:hanging="567"/>
        <w:jc w:val="both"/>
      </w:pPr>
    </w:p>
    <w:p w14:paraId="31B0DCBC" w14:textId="77777777" w:rsidR="002A7EB0" w:rsidRDefault="002A7EB0" w:rsidP="002A7EB0">
      <w:pPr>
        <w:ind w:left="567" w:hanging="567"/>
        <w:jc w:val="both"/>
      </w:pPr>
      <w:r>
        <w:t xml:space="preserve">13. </w:t>
      </w:r>
      <w:r>
        <w:tab/>
        <w:t>Em circunstâncias extremamente raras, quando o auditor considera que uma distorção ou um desvio descobertos na amostra são anomalias, o auditor deve obter um alto grau de certeza de que essa distorção ou esse desvio não sejam representativos da população. O auditor deve obter esse grau de certeza mediante a execução de procedimentos adicionais de auditoria, para obter evidência de auditoria apropriada e suficiente de que a distorção ou o desvio não afetam o restante da população.</w:t>
      </w:r>
    </w:p>
    <w:p w14:paraId="6910E240" w14:textId="77777777" w:rsidR="002A7EB0" w:rsidRDefault="002A7EB0" w:rsidP="002A7EB0">
      <w:pPr>
        <w:jc w:val="both"/>
      </w:pPr>
    </w:p>
    <w:p w14:paraId="47C495CE" w14:textId="77777777" w:rsidR="002A7EB0" w:rsidRPr="00323CDD" w:rsidRDefault="002A7EB0" w:rsidP="002A7EB0">
      <w:pPr>
        <w:jc w:val="both"/>
        <w:rPr>
          <w:b/>
        </w:rPr>
      </w:pPr>
      <w:r w:rsidRPr="00323CDD">
        <w:rPr>
          <w:b/>
        </w:rPr>
        <w:t>Projeção de distorções</w:t>
      </w:r>
    </w:p>
    <w:p w14:paraId="5BB3D088" w14:textId="77777777" w:rsidR="002A7EB0" w:rsidRDefault="002A7EB0" w:rsidP="002A7EB0">
      <w:pPr>
        <w:jc w:val="both"/>
      </w:pPr>
    </w:p>
    <w:p w14:paraId="1C53E34D" w14:textId="77777777" w:rsidR="002A7EB0" w:rsidRDefault="002A7EB0" w:rsidP="002A7EB0">
      <w:pPr>
        <w:ind w:left="567" w:hanging="567"/>
        <w:jc w:val="both"/>
      </w:pPr>
      <w:r>
        <w:t xml:space="preserve">14. </w:t>
      </w:r>
      <w:r>
        <w:tab/>
        <w:t>Para os testes de detalhes, o auditor deve projetar, para a população, as distorções encontradas na amostra (ver itens A18 a A20).</w:t>
      </w:r>
    </w:p>
    <w:p w14:paraId="5943B80B" w14:textId="77777777" w:rsidR="002A7EB0" w:rsidRDefault="002A7EB0" w:rsidP="002A7EB0">
      <w:pPr>
        <w:ind w:left="567" w:hanging="567"/>
        <w:jc w:val="both"/>
      </w:pPr>
    </w:p>
    <w:p w14:paraId="15F86B3F" w14:textId="77777777" w:rsidR="002A7EB0" w:rsidRPr="00E55013" w:rsidRDefault="002A7EB0" w:rsidP="002A7EB0">
      <w:pPr>
        <w:ind w:left="567" w:hanging="567"/>
        <w:jc w:val="both"/>
        <w:rPr>
          <w:b/>
        </w:rPr>
      </w:pPr>
      <w:r w:rsidRPr="00E55013">
        <w:rPr>
          <w:b/>
        </w:rPr>
        <w:t>Avaliação do resultado da amostragem em auditoria</w:t>
      </w:r>
    </w:p>
    <w:p w14:paraId="7636FCEA" w14:textId="77777777" w:rsidR="002A7EB0" w:rsidRDefault="002A7EB0" w:rsidP="002A7EB0">
      <w:pPr>
        <w:ind w:left="567" w:hanging="567"/>
        <w:jc w:val="both"/>
      </w:pPr>
    </w:p>
    <w:p w14:paraId="3691A394" w14:textId="77777777" w:rsidR="002A7EB0" w:rsidRDefault="002A7EB0" w:rsidP="002A7EB0">
      <w:pPr>
        <w:ind w:left="567" w:hanging="567"/>
        <w:jc w:val="both"/>
      </w:pPr>
      <w:r>
        <w:t xml:space="preserve">15. </w:t>
      </w:r>
      <w:r>
        <w:tab/>
        <w:t>O auditor deve avaliar:</w:t>
      </w:r>
    </w:p>
    <w:p w14:paraId="0C3D474D" w14:textId="77777777" w:rsidR="002A7EB0" w:rsidRPr="0030314B" w:rsidRDefault="002A7EB0" w:rsidP="002A7EB0">
      <w:pPr>
        <w:ind w:left="1276" w:hanging="425"/>
        <w:jc w:val="both"/>
      </w:pPr>
      <w:r w:rsidRPr="0030314B">
        <w:t xml:space="preserve">(a) </w:t>
      </w:r>
      <w:r>
        <w:tab/>
        <w:t>o</w:t>
      </w:r>
      <w:r w:rsidRPr="0030314B">
        <w:t>s resultados da amostra (ver itens A21</w:t>
      </w:r>
      <w:r>
        <w:t xml:space="preserve"> e </w:t>
      </w:r>
      <w:r w:rsidRPr="0030314B">
        <w:t>A22)</w:t>
      </w:r>
      <w:r>
        <w:t>; e</w:t>
      </w:r>
    </w:p>
    <w:p w14:paraId="25E502FB" w14:textId="77777777" w:rsidR="002A7EB0" w:rsidRDefault="002A7EB0" w:rsidP="002A7EB0">
      <w:pPr>
        <w:ind w:left="1276" w:hanging="425"/>
        <w:jc w:val="both"/>
      </w:pPr>
      <w:r>
        <w:t xml:space="preserve">(b) </w:t>
      </w:r>
      <w:r>
        <w:tab/>
        <w:t>se o uso de amostragem de auditoria forneceu uma base razoável para conclusões sobre a população que foi testada (ver item A23).</w:t>
      </w:r>
    </w:p>
    <w:p w14:paraId="5DB01EE3" w14:textId="77777777" w:rsidR="002A7EB0" w:rsidRDefault="002A7EB0" w:rsidP="002A7EB0">
      <w:pPr>
        <w:jc w:val="both"/>
      </w:pPr>
    </w:p>
    <w:p w14:paraId="489DE426" w14:textId="77777777" w:rsidR="002A7EB0" w:rsidRPr="00A75F4B" w:rsidRDefault="002A7EB0" w:rsidP="002A7EB0">
      <w:pPr>
        <w:jc w:val="both"/>
        <w:rPr>
          <w:b/>
          <w:sz w:val="28"/>
          <w:szCs w:val="28"/>
        </w:rPr>
      </w:pPr>
      <w:r w:rsidRPr="00A75F4B">
        <w:rPr>
          <w:b/>
          <w:sz w:val="28"/>
          <w:szCs w:val="28"/>
        </w:rPr>
        <w:t>Aplicação e outros materiais explicativos</w:t>
      </w:r>
    </w:p>
    <w:p w14:paraId="6C465F0B" w14:textId="77777777" w:rsidR="002A7EB0" w:rsidRDefault="002A7EB0" w:rsidP="002A7EB0">
      <w:pPr>
        <w:jc w:val="both"/>
      </w:pPr>
    </w:p>
    <w:p w14:paraId="62B90FA5" w14:textId="77777777" w:rsidR="002A7EB0" w:rsidRPr="00466DC9" w:rsidRDefault="002A7EB0" w:rsidP="002A7EB0">
      <w:pPr>
        <w:jc w:val="both"/>
        <w:rPr>
          <w:b/>
        </w:rPr>
      </w:pPr>
      <w:r w:rsidRPr="00466DC9">
        <w:rPr>
          <w:b/>
        </w:rPr>
        <w:t>Definições</w:t>
      </w:r>
    </w:p>
    <w:p w14:paraId="709A2772" w14:textId="77777777" w:rsidR="002A7EB0" w:rsidRDefault="002A7EB0" w:rsidP="002A7EB0">
      <w:pPr>
        <w:jc w:val="both"/>
      </w:pPr>
    </w:p>
    <w:p w14:paraId="64E83FF1" w14:textId="77777777" w:rsidR="002A7EB0" w:rsidRDefault="002A7EB0" w:rsidP="002A7EB0">
      <w:pPr>
        <w:jc w:val="both"/>
      </w:pPr>
      <w:r>
        <w:t>Risco não resultante da amostragem (ver item 5(d))</w:t>
      </w:r>
    </w:p>
    <w:p w14:paraId="3CE9E062" w14:textId="77777777" w:rsidR="002A7EB0" w:rsidRDefault="002A7EB0" w:rsidP="002A7EB0">
      <w:pPr>
        <w:jc w:val="both"/>
      </w:pPr>
    </w:p>
    <w:p w14:paraId="7351F5A7" w14:textId="77777777" w:rsidR="002A7EB0" w:rsidRDefault="002A7EB0" w:rsidP="002A7EB0">
      <w:pPr>
        <w:ind w:left="567" w:hanging="567"/>
        <w:jc w:val="both"/>
      </w:pPr>
      <w:r>
        <w:t xml:space="preserve">A1. </w:t>
      </w:r>
      <w:r>
        <w:tab/>
        <w:t>Os exemplos de risco não resultante da amostragem incluem o uso de procedimentos de auditoria não apropriados ou a interpretação errônea da evidência de auditoria e o não reconhecimento de uma distorção ou de um desvio.</w:t>
      </w:r>
    </w:p>
    <w:p w14:paraId="2A49F0A5" w14:textId="77777777" w:rsidR="002A7EB0" w:rsidRDefault="002A7EB0" w:rsidP="002A7EB0">
      <w:pPr>
        <w:jc w:val="both"/>
      </w:pPr>
    </w:p>
    <w:p w14:paraId="71A1AFD9" w14:textId="77777777" w:rsidR="002A7EB0" w:rsidRDefault="002A7EB0" w:rsidP="002A7EB0">
      <w:pPr>
        <w:jc w:val="both"/>
      </w:pPr>
      <w:r>
        <w:t>Unidade de amostragem (ver item 5(f))</w:t>
      </w:r>
    </w:p>
    <w:p w14:paraId="62E403BA" w14:textId="77777777" w:rsidR="002A7EB0" w:rsidRDefault="002A7EB0" w:rsidP="002A7EB0">
      <w:pPr>
        <w:jc w:val="both"/>
      </w:pPr>
    </w:p>
    <w:p w14:paraId="606FE5FD" w14:textId="77777777" w:rsidR="002A7EB0" w:rsidRDefault="002A7EB0" w:rsidP="002A7EB0">
      <w:pPr>
        <w:ind w:left="567" w:hanging="567"/>
        <w:jc w:val="both"/>
      </w:pPr>
      <w:r>
        <w:t xml:space="preserve">A2. </w:t>
      </w:r>
      <w:r>
        <w:tab/>
        <w:t>As unidades de amostragem podem ser itens físicos (por exemplo, cheques relacionados em comprovante de depósito, lançamentos de crédito em extratos bancários, faturas de venda ou saldos de devedores) ou unidades monetárias.</w:t>
      </w:r>
    </w:p>
    <w:p w14:paraId="3FD6F892" w14:textId="77777777" w:rsidR="002A7EB0" w:rsidRDefault="002A7EB0" w:rsidP="002A7EB0">
      <w:pPr>
        <w:ind w:left="567" w:hanging="567"/>
        <w:jc w:val="both"/>
      </w:pPr>
    </w:p>
    <w:p w14:paraId="350AD4D4" w14:textId="77777777" w:rsidR="002A7EB0" w:rsidRDefault="002A7EB0" w:rsidP="002A7EB0">
      <w:pPr>
        <w:ind w:left="567" w:hanging="567"/>
        <w:jc w:val="both"/>
      </w:pPr>
      <w:r w:rsidRPr="0030314B">
        <w:t xml:space="preserve">Distorção tolerável (ver </w:t>
      </w:r>
      <w:r>
        <w:t>item</w:t>
      </w:r>
      <w:r w:rsidRPr="0030314B">
        <w:t xml:space="preserve"> 5(i))</w:t>
      </w:r>
    </w:p>
    <w:p w14:paraId="7B93900B" w14:textId="77777777" w:rsidR="002A7EB0" w:rsidRPr="0030314B" w:rsidRDefault="002A7EB0" w:rsidP="002A7EB0">
      <w:pPr>
        <w:ind w:left="567" w:hanging="567"/>
        <w:jc w:val="both"/>
      </w:pPr>
    </w:p>
    <w:p w14:paraId="6709FDB0" w14:textId="77777777" w:rsidR="002A7EB0" w:rsidRDefault="002A7EB0" w:rsidP="002A7EB0">
      <w:pPr>
        <w:ind w:left="567" w:hanging="567"/>
        <w:jc w:val="both"/>
      </w:pPr>
      <w:r>
        <w:t xml:space="preserve">A3. </w:t>
      </w:r>
      <w:r>
        <w:tab/>
        <w:t xml:space="preserve">Ao definir uma amostra, o auditor determina a distorção tolerável para avaliar o risco de que o conjunto de distorções individualmente irrelevantes possa fazer com que as demonstrações contábeis apresentem distorções relevantes e forneça margem para possíveis distorções não detectadas. A distorção tolerável é a aplicação da </w:t>
      </w:r>
      <w:r w:rsidRPr="002E6A1A">
        <w:t>materialidade na execução</w:t>
      </w:r>
      <w:r>
        <w:t xml:space="preserve"> da auditoria</w:t>
      </w:r>
      <w:r w:rsidRPr="002E6A1A">
        <w:t>,</w:t>
      </w:r>
      <w:r>
        <w:t xml:space="preserve"> conforme definido na NBC TA 320, item 9, em procedimento de amostragem específico. A distorção tolerável pode ter o mesmo valor ou valor menor do que o da </w:t>
      </w:r>
      <w:r w:rsidRPr="002E6A1A">
        <w:t>materialidade na</w:t>
      </w:r>
      <w:r>
        <w:t xml:space="preserve"> </w:t>
      </w:r>
      <w:r w:rsidRPr="002E6A1A">
        <w:t>execução</w:t>
      </w:r>
      <w:r>
        <w:t xml:space="preserve"> da auditoria</w:t>
      </w:r>
      <w:r w:rsidRPr="002E6A1A">
        <w:t>.</w:t>
      </w:r>
    </w:p>
    <w:p w14:paraId="05564758" w14:textId="77777777" w:rsidR="002A7EB0" w:rsidRDefault="002A7EB0" w:rsidP="002A7EB0">
      <w:pPr>
        <w:jc w:val="both"/>
      </w:pPr>
    </w:p>
    <w:p w14:paraId="59FBBEDA" w14:textId="77777777" w:rsidR="002A7EB0" w:rsidRPr="00466DC9" w:rsidRDefault="002A7EB0" w:rsidP="002A7EB0">
      <w:pPr>
        <w:jc w:val="both"/>
        <w:rPr>
          <w:b/>
        </w:rPr>
      </w:pPr>
      <w:r w:rsidRPr="00466DC9">
        <w:rPr>
          <w:b/>
        </w:rPr>
        <w:t>Definição da amostra, tamanho e seleção dos itens para teste</w:t>
      </w:r>
    </w:p>
    <w:p w14:paraId="29D5A0C4" w14:textId="77777777" w:rsidR="002A7EB0" w:rsidRDefault="002A7EB0" w:rsidP="002A7EB0">
      <w:pPr>
        <w:jc w:val="both"/>
      </w:pPr>
    </w:p>
    <w:p w14:paraId="03854471" w14:textId="77777777" w:rsidR="002A7EB0" w:rsidRDefault="002A7EB0" w:rsidP="002A7EB0">
      <w:pPr>
        <w:jc w:val="both"/>
      </w:pPr>
      <w:r w:rsidRPr="0030314B">
        <w:t>Definição da amostra (ver item 6)</w:t>
      </w:r>
    </w:p>
    <w:p w14:paraId="2A9F503C" w14:textId="77777777" w:rsidR="002A7EB0" w:rsidRPr="0030314B" w:rsidRDefault="002A7EB0" w:rsidP="002A7EB0">
      <w:pPr>
        <w:jc w:val="both"/>
      </w:pPr>
    </w:p>
    <w:p w14:paraId="3CD5D594" w14:textId="77777777" w:rsidR="002A7EB0" w:rsidRDefault="002A7EB0" w:rsidP="002A7EB0">
      <w:pPr>
        <w:ind w:left="567" w:hanging="567"/>
        <w:jc w:val="both"/>
      </w:pPr>
      <w:r>
        <w:t xml:space="preserve">A4. </w:t>
      </w:r>
      <w:r>
        <w:tab/>
        <w:t>A amostragem de auditoria permite que o auditor obtenha e avalie a evidência de auditoria em relação a algumas características dos itens selecionados de modo a concluir, ou ajudar a concluir sobre a população da qual a amostra é retirada. A amostragem em auditoria pode ser aplicada usando tanto a abordagem de amostragem não estatística como a estatística.</w:t>
      </w:r>
    </w:p>
    <w:p w14:paraId="726F690D" w14:textId="77777777" w:rsidR="002A7EB0" w:rsidRDefault="002A7EB0" w:rsidP="002A7EB0">
      <w:pPr>
        <w:ind w:left="567" w:hanging="567"/>
        <w:jc w:val="both"/>
      </w:pPr>
    </w:p>
    <w:p w14:paraId="371E1335" w14:textId="77777777" w:rsidR="002A7EB0" w:rsidRDefault="002A7EB0" w:rsidP="002A7EB0">
      <w:pPr>
        <w:ind w:left="567" w:hanging="567"/>
        <w:jc w:val="both"/>
      </w:pPr>
      <w:r>
        <w:t xml:space="preserve">A5. </w:t>
      </w:r>
      <w:r>
        <w:tab/>
        <w:t>Ao definir uma amostra de auditoria, o auditor deve considerar os fins específicos a serem alcançados e a combinação de procedimentos de auditoria que devem alcançar esses fins. A consideração da natureza da evidência de auditoria desejada e as eventuais condições de desvio ou distorção ou outras características relacionadas com essa evidência de auditoria ajudam o auditor a definir o que constitui desvio ou distorção e qual população usar para a amostragem. Ao cumprir com as exigências do item 8 da NBC TA 500, quando definir a amostragem em auditoria, o auditor executa os procedimentos de auditoria para obter evidência de que a população da qual a amostra de auditoria foi extraída está completa.</w:t>
      </w:r>
    </w:p>
    <w:p w14:paraId="17D398EB" w14:textId="77777777" w:rsidR="002A7EB0" w:rsidRDefault="002A7EB0" w:rsidP="002A7EB0">
      <w:pPr>
        <w:jc w:val="both"/>
      </w:pPr>
    </w:p>
    <w:p w14:paraId="2B9E3FD8" w14:textId="77777777" w:rsidR="002A7EB0" w:rsidRDefault="002A7EB0" w:rsidP="002A7EB0">
      <w:pPr>
        <w:ind w:left="567" w:hanging="567"/>
        <w:jc w:val="both"/>
      </w:pPr>
      <w:r>
        <w:t xml:space="preserve">A6. </w:t>
      </w:r>
      <w:r>
        <w:tab/>
        <w:t xml:space="preserve">A consideração do auditor sobre a finalidade do procedimento de auditoria, conforme exigido pelo item 6, inclui um claro entendimento do que constitui desvio ou distorção, de modo que todas essas condições, e somente elas, que são relevantes para a finalidade do procedimento de auditoria estejam inclusas na avaliação de desvios ou na projeção de distorções. Por exemplo, em um teste de detalhes relacionado com a existência de contas a receber tais como, confirmação, pagamentos efetuados pelo cliente da entidade antes da data de confirmação, mas que a entidade recebeu pouco depois dessa data, não é considerada distorção. Adicionalmente, um registro errôneo entre as contas de clientes não afeta o saldo total das contas a receber. Portanto, pode não ser apropriado considerar que isso seja uma distorção na avaliação dos resultados da amostragem desse procedimento de auditoria em particular, embora isso possa ter um efeito importante em outras áreas da auditoria, como por exemplo, na avaliação do risco de fraude ou da adequação da provisão para créditos de liquidação duvidosa. </w:t>
      </w:r>
    </w:p>
    <w:p w14:paraId="71041E74" w14:textId="77777777" w:rsidR="002A7EB0" w:rsidRDefault="002A7EB0" w:rsidP="002A7EB0">
      <w:pPr>
        <w:jc w:val="both"/>
      </w:pPr>
    </w:p>
    <w:p w14:paraId="461131F0" w14:textId="77777777" w:rsidR="002A7EB0" w:rsidRDefault="002A7EB0" w:rsidP="002A7EB0">
      <w:pPr>
        <w:ind w:left="567" w:hanging="567"/>
        <w:jc w:val="both"/>
      </w:pPr>
      <w:r>
        <w:t xml:space="preserve">A7. </w:t>
      </w:r>
      <w:r>
        <w:tab/>
        <w:t>Ao considerar as características de uma população, para testes de controles, o auditor faz uma avaliação da taxa esperada de desvio com base no entendimento do auditor dos controles relevantes ou no exame de pequena quantidade de itens da população. Essa avaliação é feita para estabelecer a amostra de auditoria e determinar o tamanho dessa amostra. Por exemplo, se a taxa esperada de desvio for inaceitavelmente alta, o auditor geralmente decide por não executar os testes de controles. Da mesma forma, para os testes de detalhes, o auditor faz uma avaliação da distorção esperada na população. Se a distorção esperada for alta, o exame completo ou o uso de amostra maior pode ser apropriado ao executar os testes de detalhes.</w:t>
      </w:r>
    </w:p>
    <w:p w14:paraId="1CB5B050" w14:textId="77777777" w:rsidR="002A7EB0" w:rsidRDefault="002A7EB0" w:rsidP="002A7EB0">
      <w:pPr>
        <w:ind w:left="567" w:hanging="567"/>
        <w:jc w:val="both"/>
      </w:pPr>
    </w:p>
    <w:p w14:paraId="0139A4AA" w14:textId="77777777" w:rsidR="002A7EB0" w:rsidRDefault="002A7EB0" w:rsidP="002A7EB0">
      <w:pPr>
        <w:ind w:left="567" w:hanging="567"/>
        <w:jc w:val="both"/>
      </w:pPr>
      <w:r>
        <w:t xml:space="preserve">A8. </w:t>
      </w:r>
      <w:r>
        <w:tab/>
        <w:t>Ao considerar as características da população da qual a amostra será extraída, o auditor pode determinar que a estratificação ou a seleção com base em valores é apropriada. O Apêndice 1 apresenta mais informações sobre estratificação e seleção com base em valores.</w:t>
      </w:r>
    </w:p>
    <w:p w14:paraId="1B6EB8B2" w14:textId="77777777" w:rsidR="002A7EB0" w:rsidRDefault="002A7EB0" w:rsidP="002A7EB0">
      <w:pPr>
        <w:ind w:left="567" w:hanging="567"/>
        <w:jc w:val="both"/>
      </w:pPr>
    </w:p>
    <w:p w14:paraId="01B03B38" w14:textId="77777777" w:rsidR="002A7EB0" w:rsidRDefault="002A7EB0" w:rsidP="002A7EB0">
      <w:pPr>
        <w:ind w:left="567" w:hanging="567"/>
        <w:jc w:val="both"/>
      </w:pPr>
      <w:r>
        <w:t xml:space="preserve">A9. </w:t>
      </w:r>
      <w:r>
        <w:tab/>
        <w:t>A decisão quanto ao uso de abordagem de amostragem estatística ou não estatística é uma questão de julgamento do auditor, entretanto, o tamanho da amostra não é um critério válido para distinguir entre as abordagens estatísticas e não estatísticas.</w:t>
      </w:r>
    </w:p>
    <w:p w14:paraId="60DC74F3" w14:textId="77777777" w:rsidR="002A7EB0" w:rsidRDefault="002A7EB0" w:rsidP="002A7EB0">
      <w:pPr>
        <w:jc w:val="both"/>
      </w:pPr>
    </w:p>
    <w:p w14:paraId="047F66D0" w14:textId="77777777" w:rsidR="002A7EB0" w:rsidRDefault="002A7EB0" w:rsidP="002A7EB0">
      <w:pPr>
        <w:jc w:val="both"/>
      </w:pPr>
      <w:r w:rsidRPr="0030314B">
        <w:t>Tamanho da amostra (ver item 7)</w:t>
      </w:r>
    </w:p>
    <w:p w14:paraId="2697E1CD" w14:textId="77777777" w:rsidR="002A7EB0" w:rsidRPr="0030314B" w:rsidRDefault="002A7EB0" w:rsidP="002A7EB0">
      <w:pPr>
        <w:jc w:val="both"/>
      </w:pPr>
    </w:p>
    <w:p w14:paraId="2BBE3DB5" w14:textId="77777777" w:rsidR="002A7EB0" w:rsidRDefault="002A7EB0" w:rsidP="002A7EB0">
      <w:pPr>
        <w:ind w:left="567" w:hanging="567"/>
        <w:jc w:val="both"/>
      </w:pPr>
      <w:r>
        <w:t xml:space="preserve">A10. </w:t>
      </w:r>
      <w:r>
        <w:tab/>
        <w:t>O nível de risco de amostragem que o auditor está disposto a aceitar afeta o tamanho da amostra exigido. Quanto menor o risco que o auditor está disposto a aceitar, maior deve ser o tamanho da amostra.</w:t>
      </w:r>
    </w:p>
    <w:p w14:paraId="3C520020" w14:textId="77777777" w:rsidR="002A7EB0" w:rsidRDefault="002A7EB0" w:rsidP="002A7EB0">
      <w:pPr>
        <w:ind w:left="567" w:hanging="567"/>
        <w:jc w:val="both"/>
      </w:pPr>
    </w:p>
    <w:p w14:paraId="30DBAE62" w14:textId="77777777" w:rsidR="002A7EB0" w:rsidRDefault="002A7EB0" w:rsidP="002A7EB0">
      <w:pPr>
        <w:ind w:left="567" w:hanging="567"/>
        <w:jc w:val="both"/>
      </w:pPr>
      <w:r>
        <w:t xml:space="preserve">A11. </w:t>
      </w:r>
      <w:r>
        <w:tab/>
        <w:t>O tamanho da amostra pode ser determinado mediante aplicação de fórmula com base em estatística ou por meio do exercício do julgamento profissional. Os Apêndices 2 e 3 indicam a influência que geralmente vários fatores têm na determinação do tamanho da amostra. Quando as circunstâncias são semelhantes, o efeito de fatores no tamanho da amostra, como aqueles identificados nos Apêndices 2 e 3 é semelhante, independentemente da abordagem escolhida, estatística ou não estatística.</w:t>
      </w:r>
    </w:p>
    <w:p w14:paraId="76BDA882" w14:textId="77777777" w:rsidR="002A7EB0" w:rsidRDefault="002A7EB0" w:rsidP="002A7EB0">
      <w:pPr>
        <w:jc w:val="both"/>
      </w:pPr>
    </w:p>
    <w:p w14:paraId="64F68B4B" w14:textId="77777777" w:rsidR="002A7EB0" w:rsidRDefault="002A7EB0" w:rsidP="002A7EB0">
      <w:pPr>
        <w:jc w:val="both"/>
      </w:pPr>
      <w:r>
        <w:t>Seleção dos itens para teste (ver item 8)</w:t>
      </w:r>
    </w:p>
    <w:p w14:paraId="614AB70D" w14:textId="77777777" w:rsidR="002A7EB0" w:rsidRDefault="002A7EB0" w:rsidP="002A7EB0">
      <w:pPr>
        <w:jc w:val="both"/>
      </w:pPr>
    </w:p>
    <w:p w14:paraId="0A5D62C4" w14:textId="77777777" w:rsidR="002A7EB0" w:rsidRDefault="002A7EB0" w:rsidP="002A7EB0">
      <w:pPr>
        <w:ind w:left="567" w:hanging="567"/>
        <w:jc w:val="both"/>
      </w:pPr>
      <w:r>
        <w:t xml:space="preserve">A12. </w:t>
      </w:r>
      <w:r>
        <w:tab/>
        <w:t>Pela amostragem estatística, os itens da amostra são selecionados de modo que cada unidade de amostragem tenha uma probabilidade conhecida de ser selecionada. Pela amostragem não estatística, o julgamento é usado para selecionar os itens da amostra. Como a finalidade da amostragem é a de fornecer base razoável para o auditor concluir quanto à população da qual a amostra é selecionada, é importante que o auditor selecione uma amostra representativa, de modo a evitar tendenciosidade mediante a escolha de itens da amostra que tenham características típicas da população.</w:t>
      </w:r>
    </w:p>
    <w:p w14:paraId="3BA2A20A" w14:textId="77777777" w:rsidR="002A7EB0" w:rsidRDefault="002A7EB0" w:rsidP="002A7EB0">
      <w:pPr>
        <w:ind w:left="567" w:hanging="567"/>
        <w:jc w:val="both"/>
      </w:pPr>
    </w:p>
    <w:p w14:paraId="692F333F" w14:textId="77777777" w:rsidR="002A7EB0" w:rsidRDefault="002A7EB0" w:rsidP="002A7EB0">
      <w:pPr>
        <w:ind w:left="567" w:hanging="567"/>
        <w:jc w:val="both"/>
      </w:pPr>
      <w:r>
        <w:t xml:space="preserve">A13. </w:t>
      </w:r>
      <w:r>
        <w:tab/>
        <w:t>Os principais métodos para selecionar amostras correspondem ao uso de seleção aleatória, seleção sistemática e seleção ao acaso. Cada um desses métodos é discutido no Apêndice 4.</w:t>
      </w:r>
    </w:p>
    <w:p w14:paraId="52CDDB04" w14:textId="77777777" w:rsidR="002A7EB0" w:rsidRDefault="002A7EB0" w:rsidP="002A7EB0">
      <w:pPr>
        <w:jc w:val="both"/>
      </w:pPr>
    </w:p>
    <w:p w14:paraId="3E580E35" w14:textId="77777777" w:rsidR="002A7EB0" w:rsidRDefault="002A7EB0" w:rsidP="002A7EB0">
      <w:pPr>
        <w:jc w:val="both"/>
      </w:pPr>
    </w:p>
    <w:p w14:paraId="5325D45B" w14:textId="77777777" w:rsidR="002A7EB0" w:rsidRDefault="002A7EB0" w:rsidP="002A7EB0">
      <w:pPr>
        <w:jc w:val="both"/>
      </w:pPr>
    </w:p>
    <w:p w14:paraId="6D507D60" w14:textId="77777777" w:rsidR="002A7EB0" w:rsidRDefault="002A7EB0" w:rsidP="002A7EB0">
      <w:pPr>
        <w:jc w:val="both"/>
      </w:pPr>
      <w:r w:rsidRPr="00466DC9">
        <w:rPr>
          <w:b/>
        </w:rPr>
        <w:t>Execução dos procedimentos de auditoria</w:t>
      </w:r>
      <w:r>
        <w:t xml:space="preserve"> (ver itens 10 e 11)</w:t>
      </w:r>
    </w:p>
    <w:p w14:paraId="43E6AF4E" w14:textId="77777777" w:rsidR="002A7EB0" w:rsidRDefault="002A7EB0" w:rsidP="002A7EB0">
      <w:pPr>
        <w:jc w:val="both"/>
      </w:pPr>
    </w:p>
    <w:p w14:paraId="03E01EAD" w14:textId="77777777" w:rsidR="002A7EB0" w:rsidRDefault="002A7EB0" w:rsidP="002A7EB0">
      <w:pPr>
        <w:ind w:left="567" w:hanging="567"/>
        <w:jc w:val="both"/>
      </w:pPr>
      <w:r>
        <w:t xml:space="preserve">A14. </w:t>
      </w:r>
      <w:r>
        <w:tab/>
        <w:t>Um exemplo de quando é necessário executar o procedimento em item de substituição é quando um cheque cancelado é selecionado durante teste de evidência de autorização de pagamento. Se o auditor estiver satisfeito que o cheque foi cancelado de forma apropriada de modo a não constituir desvio, um item escolhido de maneira apropriada para substituí-lo é examinado.</w:t>
      </w:r>
    </w:p>
    <w:p w14:paraId="4805966F" w14:textId="77777777" w:rsidR="002A7EB0" w:rsidRDefault="002A7EB0" w:rsidP="002A7EB0">
      <w:pPr>
        <w:ind w:left="567" w:hanging="567"/>
        <w:jc w:val="both"/>
      </w:pPr>
      <w:r>
        <w:t xml:space="preserve"> </w:t>
      </w:r>
    </w:p>
    <w:p w14:paraId="1968F406" w14:textId="77777777" w:rsidR="002A7EB0" w:rsidRDefault="002A7EB0" w:rsidP="002A7EB0">
      <w:pPr>
        <w:ind w:left="567" w:hanging="567"/>
        <w:jc w:val="both"/>
      </w:pPr>
      <w:r>
        <w:t xml:space="preserve">A15. </w:t>
      </w:r>
      <w:r>
        <w:tab/>
        <w:t>Um exemplo de quando o auditor não pode aplicar os procedimentos de auditoria definidos a um item selecionado é quando a documentação relacionada com esse item tiver sido perdida.</w:t>
      </w:r>
    </w:p>
    <w:p w14:paraId="6A663988" w14:textId="77777777" w:rsidR="002A7EB0" w:rsidRDefault="002A7EB0" w:rsidP="002A7EB0">
      <w:pPr>
        <w:ind w:left="567" w:hanging="567"/>
        <w:jc w:val="both"/>
      </w:pPr>
    </w:p>
    <w:p w14:paraId="6EBA0ED0" w14:textId="77777777" w:rsidR="002A7EB0" w:rsidRDefault="002A7EB0" w:rsidP="002A7EB0">
      <w:pPr>
        <w:ind w:left="567" w:hanging="567"/>
        <w:jc w:val="both"/>
      </w:pPr>
      <w:r>
        <w:t xml:space="preserve">A16. </w:t>
      </w:r>
      <w:r>
        <w:tab/>
        <w:t>Um exemplo de procedimento alternativo adequado pode ser o exame de recebimentos subsequentes, juntamente com a evidência da fonte dos recebimentos e os itens que eles visam liquidar quando nenhuma resposta tiver sido recebida para uma solicitação positiva de confirmação.</w:t>
      </w:r>
    </w:p>
    <w:p w14:paraId="72D73DCA" w14:textId="77777777" w:rsidR="002A7EB0" w:rsidRDefault="002A7EB0" w:rsidP="002A7EB0">
      <w:pPr>
        <w:jc w:val="both"/>
      </w:pPr>
    </w:p>
    <w:p w14:paraId="466A74E1" w14:textId="77777777" w:rsidR="002A7EB0" w:rsidRDefault="002A7EB0" w:rsidP="002A7EB0">
      <w:pPr>
        <w:jc w:val="both"/>
      </w:pPr>
      <w:r w:rsidRPr="00466DC9">
        <w:rPr>
          <w:b/>
        </w:rPr>
        <w:t>Natureza e causa de desvios e distorções</w:t>
      </w:r>
      <w:r>
        <w:t xml:space="preserve"> (ver item 12)</w:t>
      </w:r>
    </w:p>
    <w:p w14:paraId="7D12B75F" w14:textId="77777777" w:rsidR="002A7EB0" w:rsidRDefault="002A7EB0" w:rsidP="002A7EB0">
      <w:pPr>
        <w:jc w:val="both"/>
      </w:pPr>
    </w:p>
    <w:p w14:paraId="5211BD55" w14:textId="77777777" w:rsidR="002A7EB0" w:rsidRDefault="002A7EB0" w:rsidP="002A7EB0">
      <w:pPr>
        <w:ind w:left="567" w:hanging="567"/>
        <w:jc w:val="both"/>
      </w:pPr>
      <w:r>
        <w:t xml:space="preserve">A17. </w:t>
      </w:r>
      <w:r>
        <w:tab/>
        <w:t>Ao analisar os desvios e as distorções identificados, o auditor talvez observe que muitos têm uma característica em comum como, por exemplo, o tipo de operação, local, linha de produto ou período de tempo. Nessas circunstâncias, o auditor pode decidir identificar todos os itens da população que tenham a característica em comum e estender os procedimentos de auditoria para esses itens. Além disso, esses desvios ou distorções podem ser intencionais e podem indicar a possibilidade de fraude.</w:t>
      </w:r>
    </w:p>
    <w:p w14:paraId="0D994F9B" w14:textId="77777777" w:rsidR="002A7EB0" w:rsidRDefault="002A7EB0" w:rsidP="002A7EB0">
      <w:pPr>
        <w:jc w:val="both"/>
        <w:rPr>
          <w:b/>
        </w:rPr>
      </w:pPr>
    </w:p>
    <w:p w14:paraId="4D8FAC19" w14:textId="77777777" w:rsidR="002A7EB0" w:rsidRDefault="002A7EB0" w:rsidP="002A7EB0">
      <w:pPr>
        <w:jc w:val="both"/>
      </w:pPr>
      <w:r w:rsidRPr="00466DC9">
        <w:rPr>
          <w:b/>
        </w:rPr>
        <w:t xml:space="preserve">Projeção de distorções </w:t>
      </w:r>
      <w:r w:rsidRPr="009737D9">
        <w:t>(ver item 14)</w:t>
      </w:r>
    </w:p>
    <w:p w14:paraId="1BCA1D2A" w14:textId="77777777" w:rsidR="002A7EB0" w:rsidRPr="009737D9" w:rsidRDefault="002A7EB0" w:rsidP="002A7EB0">
      <w:pPr>
        <w:jc w:val="both"/>
      </w:pPr>
    </w:p>
    <w:p w14:paraId="33CDA52E" w14:textId="77777777" w:rsidR="002A7EB0" w:rsidRDefault="002A7EB0" w:rsidP="002A7EB0">
      <w:pPr>
        <w:ind w:left="567" w:hanging="567"/>
        <w:jc w:val="both"/>
      </w:pPr>
      <w:r>
        <w:t xml:space="preserve">A18. </w:t>
      </w:r>
      <w:r>
        <w:tab/>
        <w:t>O auditor deve projetar as distorções para a população para obter uma visão mais ampla da escala de distorção, mas essa projeção pode não ser suficiente para determinar o valor a ser registrado.</w:t>
      </w:r>
    </w:p>
    <w:p w14:paraId="7346B624" w14:textId="77777777" w:rsidR="002A7EB0" w:rsidRDefault="002A7EB0" w:rsidP="002A7EB0">
      <w:pPr>
        <w:ind w:left="567" w:hanging="567"/>
        <w:jc w:val="both"/>
      </w:pPr>
    </w:p>
    <w:p w14:paraId="7AC67A83" w14:textId="77777777" w:rsidR="002A7EB0" w:rsidRDefault="002A7EB0" w:rsidP="002A7EB0">
      <w:pPr>
        <w:ind w:left="567" w:hanging="567"/>
        <w:jc w:val="both"/>
      </w:pPr>
      <w:r>
        <w:t xml:space="preserve">A19. </w:t>
      </w:r>
      <w:r>
        <w:tab/>
        <w:t xml:space="preserve">Quando a distorção tiver sido estabelecida como uma anomalia, ela pode ser excluída da projeção das distorções para a população. Entretanto, o efeito de tal distorção, se não for corrigido, ainda precisa ser considerado, além da projeção das distorções </w:t>
      </w:r>
      <w:r w:rsidRPr="00FA1EC1">
        <w:t>não anômalas.</w:t>
      </w:r>
    </w:p>
    <w:p w14:paraId="2B56E21C" w14:textId="77777777" w:rsidR="002A7EB0" w:rsidRDefault="002A7EB0" w:rsidP="002A7EB0">
      <w:pPr>
        <w:ind w:left="567" w:hanging="567"/>
        <w:jc w:val="both"/>
      </w:pPr>
    </w:p>
    <w:p w14:paraId="3F2D2304" w14:textId="77777777" w:rsidR="002A7EB0" w:rsidRDefault="002A7EB0" w:rsidP="002A7EB0">
      <w:pPr>
        <w:ind w:left="567" w:hanging="567"/>
        <w:jc w:val="both"/>
      </w:pPr>
      <w:r>
        <w:t xml:space="preserve">A20. </w:t>
      </w:r>
      <w:r>
        <w:tab/>
        <w:t>Para testes de controles, não é necessária qualquer projeção explícita dos desvios uma vez que a taxa de desvio da amostra também é a taxa de desvio projetada para a população como um todo. A NBC TA 330, item 17, fornece orientação para quando são detectados desvios nos controles nos quais o auditor pretende confiar.</w:t>
      </w:r>
    </w:p>
    <w:p w14:paraId="41A517EF" w14:textId="77777777" w:rsidR="002A7EB0" w:rsidRDefault="002A7EB0" w:rsidP="002A7EB0">
      <w:pPr>
        <w:jc w:val="both"/>
      </w:pPr>
    </w:p>
    <w:p w14:paraId="7594109A" w14:textId="77777777" w:rsidR="002A7EB0" w:rsidRDefault="002A7EB0" w:rsidP="002A7EB0">
      <w:pPr>
        <w:jc w:val="both"/>
      </w:pPr>
      <w:r w:rsidRPr="00466DC9">
        <w:rPr>
          <w:b/>
        </w:rPr>
        <w:t>Avaliação do resultado da amostragem de auditoria</w:t>
      </w:r>
      <w:r>
        <w:t xml:space="preserve"> (ver item 15)</w:t>
      </w:r>
    </w:p>
    <w:p w14:paraId="4C4DC98C" w14:textId="77777777" w:rsidR="002A7EB0" w:rsidRDefault="002A7EB0" w:rsidP="002A7EB0">
      <w:pPr>
        <w:jc w:val="both"/>
      </w:pPr>
    </w:p>
    <w:p w14:paraId="5F39E563" w14:textId="77777777" w:rsidR="002A7EB0" w:rsidRDefault="002A7EB0" w:rsidP="002A7EB0">
      <w:pPr>
        <w:ind w:left="567" w:hanging="567"/>
        <w:jc w:val="both"/>
      </w:pPr>
      <w:r>
        <w:t xml:space="preserve">A21. </w:t>
      </w:r>
      <w:r>
        <w:tab/>
        <w:t>Para os testes de controles, uma taxa de desvio da amostra inesperadamente alta pode levar a um aumento no risco identificado de distorção relevante, a menos que sejam obtidas evidências adicionais de auditoria que comprovem a avaliação inicial. Para os testes de detalhes, o valor de distorção inesperadamente alto em uma amostra pode levar o auditor a acreditar que uma classe de operações ou o saldo de uma conta está distorcido de modo relevante, na ausência de evidências adicionais de auditoria de que não há distorções relevantes.</w:t>
      </w:r>
    </w:p>
    <w:p w14:paraId="4B21E586" w14:textId="77777777" w:rsidR="002A7EB0" w:rsidRDefault="002A7EB0" w:rsidP="002A7EB0">
      <w:pPr>
        <w:ind w:left="567" w:hanging="567"/>
        <w:jc w:val="both"/>
      </w:pPr>
    </w:p>
    <w:p w14:paraId="6E6F285C" w14:textId="77777777" w:rsidR="002A7EB0" w:rsidRDefault="002A7EB0" w:rsidP="002A7EB0">
      <w:pPr>
        <w:ind w:left="567" w:hanging="567"/>
        <w:jc w:val="both"/>
      </w:pPr>
      <w:r>
        <w:t xml:space="preserve">A22. </w:t>
      </w:r>
      <w:r>
        <w:tab/>
        <w:t xml:space="preserve">No caso de testes de detalhes, a distorção projetada mais a distorção </w:t>
      </w:r>
      <w:r w:rsidRPr="00FA1EC1">
        <w:t>anômala</w:t>
      </w:r>
      <w:r>
        <w:t xml:space="preserve">, quando houver, é a melhor estimativa do auditor de distorção na população. Quando a distorção projetada mais a distorção </w:t>
      </w:r>
      <w:r w:rsidRPr="00FA1EC1">
        <w:t>anômala</w:t>
      </w:r>
      <w:r>
        <w:t xml:space="preserve">, se houver, excederem uma distorção tolerável, a amostra não fornece uma base razoável para conclusões sobre a população que foi testada. Quanto mais próximo o somatório da distorção projetada e da distorção </w:t>
      </w:r>
      <w:r w:rsidRPr="00FA1EC1">
        <w:t>anômala</w:t>
      </w:r>
      <w:r>
        <w:t xml:space="preserve"> estiver da distorção tolerável, mais provável será que a distorção real na população exceda a distorção tolerável. Além disso, se a distorção projetada for maior do que as expectativas de distorção do auditor usadas para determinar o tamanho da amostra, o auditor pode concluir que há um risco inaceitável de amostragem de que a distorção real na população exceda a distorção tolerável. A consideração dos resultados de outros procedimentos de auditoria ajuda o auditor a avaliar o risco de que a distorção real na população exceda a distorção tolerável e o risco pode ser reduzido se for obtida evidência adicional de auditoria.</w:t>
      </w:r>
    </w:p>
    <w:p w14:paraId="396C33BB" w14:textId="77777777" w:rsidR="002A7EB0" w:rsidRDefault="002A7EB0" w:rsidP="002A7EB0">
      <w:pPr>
        <w:jc w:val="both"/>
      </w:pPr>
    </w:p>
    <w:p w14:paraId="07094C67" w14:textId="77777777" w:rsidR="002A7EB0" w:rsidRDefault="002A7EB0" w:rsidP="002A7EB0">
      <w:pPr>
        <w:ind w:left="567" w:hanging="567"/>
        <w:jc w:val="both"/>
      </w:pPr>
      <w:r>
        <w:t xml:space="preserve">A23. </w:t>
      </w:r>
      <w:r>
        <w:tab/>
        <w:t>Se o auditor conclui que a amostragem de auditoria não forneceu uma base razoável para conclusões sobre a população que foi testada, o auditor pode:</w:t>
      </w:r>
    </w:p>
    <w:p w14:paraId="0AC4B921" w14:textId="77777777" w:rsidR="002A7EB0" w:rsidRDefault="002A7EB0">
      <w:pPr>
        <w:numPr>
          <w:ilvl w:val="0"/>
          <w:numId w:val="200"/>
        </w:numPr>
        <w:spacing w:after="0" w:line="240" w:lineRule="auto"/>
        <w:ind w:left="1134" w:hanging="283"/>
        <w:jc w:val="both"/>
      </w:pPr>
      <w:r>
        <w:t>solicitar que a administração investigue as distorções identificadas e o potencial para distorções adicionais e faça quaisquer ajustes necessários; ou</w:t>
      </w:r>
    </w:p>
    <w:p w14:paraId="37FED2D2" w14:textId="77777777" w:rsidR="002A7EB0" w:rsidRDefault="002A7EB0">
      <w:pPr>
        <w:numPr>
          <w:ilvl w:val="0"/>
          <w:numId w:val="200"/>
        </w:numPr>
        <w:spacing w:after="0" w:line="240" w:lineRule="auto"/>
        <w:ind w:left="1134" w:hanging="283"/>
        <w:jc w:val="both"/>
      </w:pPr>
      <w:r>
        <w:t>ajustar a natureza, época e extensão desses procedimentos adicionais de auditoria para melhor alcançar a segurança exigida. Por exemplo, no caso de testes de controles, o auditor pode aumentar o tamanho da amostra, testar um controle alternativo ou modificar os respectivos procedimentos substantivos.</w:t>
      </w:r>
    </w:p>
    <w:p w14:paraId="45EAA618" w14:textId="77777777" w:rsidR="002A7EB0" w:rsidRDefault="002A7EB0" w:rsidP="002A7EB0">
      <w:pPr>
        <w:jc w:val="both"/>
      </w:pPr>
      <w:r>
        <w:br w:type="page"/>
      </w:r>
      <w:r w:rsidRPr="00DE672E">
        <w:rPr>
          <w:b/>
          <w:sz w:val="28"/>
          <w:szCs w:val="28"/>
        </w:rPr>
        <w:t>Apêndice 1</w:t>
      </w:r>
      <w:r>
        <w:t xml:space="preserve"> (ver item A8)</w:t>
      </w:r>
    </w:p>
    <w:p w14:paraId="55F2BE75" w14:textId="77777777" w:rsidR="002A7EB0" w:rsidRDefault="002A7EB0" w:rsidP="002A7EB0">
      <w:pPr>
        <w:jc w:val="both"/>
      </w:pPr>
    </w:p>
    <w:p w14:paraId="5C81833E" w14:textId="77777777" w:rsidR="002A7EB0" w:rsidRPr="00466DC9" w:rsidRDefault="002A7EB0" w:rsidP="002A7EB0">
      <w:pPr>
        <w:jc w:val="both"/>
        <w:rPr>
          <w:b/>
        </w:rPr>
      </w:pPr>
      <w:r w:rsidRPr="00466DC9">
        <w:rPr>
          <w:b/>
        </w:rPr>
        <w:t>Estratificação e seleção com base em valor</w:t>
      </w:r>
    </w:p>
    <w:p w14:paraId="6F94BB36" w14:textId="77777777" w:rsidR="002A7EB0" w:rsidRDefault="002A7EB0" w:rsidP="002A7EB0">
      <w:pPr>
        <w:jc w:val="both"/>
      </w:pPr>
    </w:p>
    <w:p w14:paraId="37DEF0B7" w14:textId="77777777" w:rsidR="002A7EB0" w:rsidRDefault="002A7EB0" w:rsidP="002A7EB0">
      <w:pPr>
        <w:jc w:val="both"/>
      </w:pPr>
      <w:r>
        <w:t xml:space="preserve">Ao considerar as características da população da qual a amostra será retirada, o auditor pode determinar que a estratificação ou a </w:t>
      </w:r>
      <w:r w:rsidRPr="005309C7">
        <w:t xml:space="preserve">seleção com base em valores é </w:t>
      </w:r>
      <w:r>
        <w:t>apropriada</w:t>
      </w:r>
      <w:r w:rsidRPr="005309C7">
        <w:t>. Este A</w:t>
      </w:r>
      <w:r>
        <w:t xml:space="preserve">pêndice fornece orientação para o auditor sobre o uso das técnicas de estratificação e de </w:t>
      </w:r>
      <w:r w:rsidRPr="005309C7">
        <w:t xml:space="preserve">amostragem </w:t>
      </w:r>
      <w:r>
        <w:t>com base em valores</w:t>
      </w:r>
      <w:r w:rsidRPr="005309C7">
        <w:t>.</w:t>
      </w:r>
    </w:p>
    <w:p w14:paraId="7EC57E1C" w14:textId="77777777" w:rsidR="002A7EB0" w:rsidRDefault="002A7EB0" w:rsidP="002A7EB0">
      <w:pPr>
        <w:jc w:val="both"/>
      </w:pPr>
    </w:p>
    <w:p w14:paraId="7983EC02" w14:textId="77777777" w:rsidR="002A7EB0" w:rsidRPr="00466DC9" w:rsidRDefault="002A7EB0" w:rsidP="002A7EB0">
      <w:pPr>
        <w:jc w:val="both"/>
        <w:rPr>
          <w:b/>
        </w:rPr>
      </w:pPr>
      <w:r w:rsidRPr="00466DC9">
        <w:rPr>
          <w:b/>
        </w:rPr>
        <w:t>Estratificação</w:t>
      </w:r>
    </w:p>
    <w:p w14:paraId="55020209" w14:textId="77777777" w:rsidR="002A7EB0" w:rsidRDefault="002A7EB0" w:rsidP="002A7EB0">
      <w:pPr>
        <w:jc w:val="both"/>
      </w:pPr>
    </w:p>
    <w:p w14:paraId="4914F01B" w14:textId="77777777" w:rsidR="002A7EB0" w:rsidRDefault="002A7EB0" w:rsidP="002A7EB0">
      <w:pPr>
        <w:ind w:left="567" w:hanging="567"/>
        <w:jc w:val="both"/>
      </w:pPr>
      <w:r>
        <w:t xml:space="preserve">1. </w:t>
      </w:r>
      <w:r>
        <w:tab/>
        <w:t>A eficiência da auditoria pode ser melhorada se o auditor estratificar a população dividindo-a em subpopulações distintas que tenham características similares. O objetivo da estratificação é o de reduzir a variabilidade dos itens de cada estrato e, portanto, permitir que o tamanho da amostra seja reduzido sem aumentar o risco de amostragem.</w:t>
      </w:r>
    </w:p>
    <w:p w14:paraId="434C17AC" w14:textId="77777777" w:rsidR="002A7EB0" w:rsidRDefault="002A7EB0" w:rsidP="002A7EB0">
      <w:pPr>
        <w:jc w:val="both"/>
      </w:pPr>
    </w:p>
    <w:p w14:paraId="5934EF7C" w14:textId="77777777" w:rsidR="002A7EB0" w:rsidRDefault="002A7EB0" w:rsidP="002A7EB0">
      <w:pPr>
        <w:ind w:left="567" w:hanging="567"/>
        <w:jc w:val="both"/>
      </w:pPr>
      <w:r>
        <w:t xml:space="preserve">2. </w:t>
      </w:r>
      <w:r>
        <w:tab/>
        <w:t>Na execução dos testes de detalhes, a população é geralmente estratificada por valor monetário. Isso permite que o trabalho maior de auditoria possa ser direcionado para os itens de valor maior, uma vez que esses itens podem conter maior potencial de distorção em termos de superavaliação. Da mesma forma, a população pode ser estratificada de acordo com uma característica específica que indica maior risco de distorção como, por exemplo, no teste da provisão para créditos de liquidação duvidosa na avaliação de contas a receber, os saldos podem ser estratificados por idade.</w:t>
      </w:r>
    </w:p>
    <w:p w14:paraId="5ED44542" w14:textId="77777777" w:rsidR="002A7EB0" w:rsidRDefault="002A7EB0" w:rsidP="002A7EB0">
      <w:pPr>
        <w:jc w:val="both"/>
      </w:pPr>
    </w:p>
    <w:p w14:paraId="1071CD52" w14:textId="77777777" w:rsidR="002A7EB0" w:rsidRDefault="002A7EB0" w:rsidP="002A7EB0">
      <w:pPr>
        <w:ind w:left="567" w:hanging="567"/>
        <w:jc w:val="both"/>
      </w:pPr>
      <w:r>
        <w:t xml:space="preserve">3. </w:t>
      </w:r>
      <w:r>
        <w:tab/>
        <w:t xml:space="preserve">Os resultados dos procedimentos de auditoria aplicados a uma amostra de itens dentro de um </w:t>
      </w:r>
      <w:r w:rsidRPr="002B0027">
        <w:t>estrato</w:t>
      </w:r>
      <w:r>
        <w:t xml:space="preserve"> só podem ser projetados para os itens que compõem esse </w:t>
      </w:r>
      <w:r w:rsidRPr="002B0027">
        <w:t>estrato</w:t>
      </w:r>
      <w:r>
        <w:t xml:space="preserve">. Para concluir sobre toda a população, o auditor precisa considerar o risco de distorção relevante em relação a quaisquer outros </w:t>
      </w:r>
      <w:r w:rsidRPr="002B0027">
        <w:t>estratos</w:t>
      </w:r>
      <w:r>
        <w:t xml:space="preserve"> que componham toda a população. Por exemplo, 20% dos itens em uma população podem compor 90% do saldo de uma conta. O auditor pode decidir examinar uma amostra desses itens. O auditor avalia os resultados dessa amostra e chega a uma conclusão sobre 90% do saldo de uma conta separadamente dos 10% remanescentes (nos quais outra amostra ou outros meios de reunir evidências de auditoria serão usados ou que possam ser considerados não relevantes).</w:t>
      </w:r>
    </w:p>
    <w:p w14:paraId="78DE7C2E" w14:textId="77777777" w:rsidR="002A7EB0" w:rsidRDefault="002A7EB0" w:rsidP="002A7EB0">
      <w:pPr>
        <w:jc w:val="both"/>
      </w:pPr>
    </w:p>
    <w:p w14:paraId="0A4EF629" w14:textId="77777777" w:rsidR="002A7EB0" w:rsidRDefault="002A7EB0" w:rsidP="002A7EB0">
      <w:pPr>
        <w:ind w:left="567" w:hanging="567"/>
        <w:jc w:val="both"/>
      </w:pPr>
      <w:r>
        <w:t xml:space="preserve">4. </w:t>
      </w:r>
      <w:r>
        <w:tab/>
        <w:t xml:space="preserve">Se uma classe de operações ou o saldo de uma conta tiver sido dividido em </w:t>
      </w:r>
      <w:r w:rsidRPr="002B0027">
        <w:t>estratos,</w:t>
      </w:r>
      <w:r>
        <w:t xml:space="preserve"> a distorção é projetada para cada </w:t>
      </w:r>
      <w:r w:rsidRPr="002B0027">
        <w:t>estrato</w:t>
      </w:r>
      <w:r>
        <w:t xml:space="preserve"> separadamente. As distorções projetadas para cada </w:t>
      </w:r>
      <w:r w:rsidRPr="002B0027">
        <w:t>estrato</w:t>
      </w:r>
      <w:r>
        <w:t xml:space="preserve"> são, então, combinadas na consideração do possível efeito das distorções no total das classes de operações ou do saldo da conta.</w:t>
      </w:r>
    </w:p>
    <w:p w14:paraId="124649B4" w14:textId="77777777" w:rsidR="002A7EB0" w:rsidRDefault="002A7EB0" w:rsidP="002A7EB0">
      <w:pPr>
        <w:ind w:left="567" w:hanging="567"/>
        <w:jc w:val="both"/>
      </w:pPr>
    </w:p>
    <w:p w14:paraId="2D864AD2" w14:textId="77777777" w:rsidR="002A7EB0" w:rsidRPr="00466DC9" w:rsidRDefault="002A7EB0" w:rsidP="002A7EB0">
      <w:pPr>
        <w:ind w:left="567" w:hanging="567"/>
        <w:jc w:val="both"/>
        <w:rPr>
          <w:b/>
        </w:rPr>
      </w:pPr>
      <w:r w:rsidRPr="00466DC9">
        <w:rPr>
          <w:b/>
        </w:rPr>
        <w:t>Seleção com base em valor</w:t>
      </w:r>
    </w:p>
    <w:p w14:paraId="13F11842" w14:textId="77777777" w:rsidR="002A7EB0" w:rsidRDefault="002A7EB0" w:rsidP="002A7EB0">
      <w:pPr>
        <w:ind w:left="567" w:hanging="567"/>
        <w:jc w:val="both"/>
      </w:pPr>
    </w:p>
    <w:p w14:paraId="233C57C5" w14:textId="77777777" w:rsidR="002A7EB0" w:rsidRDefault="002A7EB0" w:rsidP="002A7EB0">
      <w:pPr>
        <w:ind w:left="567" w:hanging="567"/>
        <w:jc w:val="both"/>
      </w:pPr>
      <w:r>
        <w:t xml:space="preserve">5. </w:t>
      </w:r>
      <w:r>
        <w:tab/>
        <w:t>Ao executar os testes de detalhes, pode ser eficaz identificar a unidade de amostragem como unidades monetárias individuais que compõem a população. Após ter selecionado unidades específicas da população, como por exemplo, o saldo das contas a receber, o auditor pode, então, examinar os itens específicos, como por exemplo, os saldos individuais que contêm essas unidades monetárias. O benefício dessa abordagem para definir a unidade de amostragem é que o trabalho de auditoria é direcionado para itens de valor maior porque eles têm mais chances de serem selecionados e podem resultar em amostras de tamanhos menores. Essa abordagem pode ser usada juntamente com o método sistemático de seleção de amostras (descrito no Apêndice 4) e é muito eficiente quando os itens são selecionados usando a seleção aleatória.</w:t>
      </w:r>
    </w:p>
    <w:p w14:paraId="5CFFF875" w14:textId="77777777" w:rsidR="002A7EB0" w:rsidRDefault="002A7EB0" w:rsidP="002A7EB0">
      <w:pPr>
        <w:jc w:val="both"/>
      </w:pPr>
      <w:r>
        <w:br w:type="page"/>
      </w:r>
      <w:r w:rsidRPr="00DE672E">
        <w:rPr>
          <w:b/>
          <w:sz w:val="28"/>
          <w:szCs w:val="28"/>
        </w:rPr>
        <w:t>Apêndice 2</w:t>
      </w:r>
      <w:r w:rsidRPr="00A75F4B">
        <w:rPr>
          <w:b/>
        </w:rPr>
        <w:t xml:space="preserve"> </w:t>
      </w:r>
      <w:r>
        <w:t>(ver item A11)</w:t>
      </w:r>
    </w:p>
    <w:p w14:paraId="62EB7CD0" w14:textId="77777777" w:rsidR="002A7EB0" w:rsidRDefault="002A7EB0" w:rsidP="002A7EB0">
      <w:pPr>
        <w:jc w:val="both"/>
      </w:pPr>
    </w:p>
    <w:p w14:paraId="7F202F5F" w14:textId="77777777" w:rsidR="002A7EB0" w:rsidRPr="00466DC9" w:rsidRDefault="002A7EB0" w:rsidP="002A7EB0">
      <w:pPr>
        <w:jc w:val="both"/>
        <w:rPr>
          <w:b/>
        </w:rPr>
      </w:pPr>
      <w:r w:rsidRPr="00466DC9">
        <w:rPr>
          <w:b/>
        </w:rPr>
        <w:t>Exemplos de fatores que influenciam o tamanho da amostra para os testes de controles</w:t>
      </w:r>
    </w:p>
    <w:p w14:paraId="10C63A5D" w14:textId="77777777" w:rsidR="002A7EB0" w:rsidRDefault="002A7EB0" w:rsidP="002A7EB0">
      <w:pPr>
        <w:jc w:val="both"/>
      </w:pPr>
    </w:p>
    <w:p w14:paraId="1FB9B62A" w14:textId="77777777" w:rsidR="002A7EB0" w:rsidRDefault="002A7EB0" w:rsidP="002A7EB0">
      <w:pPr>
        <w:ind w:left="567"/>
        <w:jc w:val="both"/>
      </w:pPr>
      <w:r>
        <w:t>A seguir, os fatores que o auditor pode levar em consideração ao determinar o tamanho da amostra para os testes de controles. Esses fatores, que precisam ser considerados em conjunto, pressupõem que o auditor não modifica a natureza ou a época dos testes de controles nem de outra forma modifica a abordagem aos procedimentos substantivos em resposta aos riscos avaliados.</w:t>
      </w:r>
    </w:p>
    <w:p w14:paraId="328E1B76" w14:textId="77777777" w:rsidR="002A7EB0" w:rsidRDefault="002A7EB0" w:rsidP="002A7EB0">
      <w:pPr>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1701"/>
        <w:gridCol w:w="4673"/>
      </w:tblGrid>
      <w:tr w:rsidR="002A7EB0" w14:paraId="2457D3FB" w14:textId="77777777" w:rsidTr="009A4CD5">
        <w:tc>
          <w:tcPr>
            <w:tcW w:w="2660" w:type="dxa"/>
          </w:tcPr>
          <w:p w14:paraId="10C04C2C" w14:textId="77777777" w:rsidR="002A7EB0" w:rsidRPr="00FC4947" w:rsidRDefault="002A7EB0" w:rsidP="009A4CD5">
            <w:pPr>
              <w:jc w:val="both"/>
            </w:pPr>
            <w:r w:rsidRPr="00FC4947">
              <w:t>FATOR</w:t>
            </w:r>
          </w:p>
          <w:p w14:paraId="3C36E058" w14:textId="77777777" w:rsidR="002A7EB0" w:rsidRDefault="002A7EB0" w:rsidP="009A4CD5">
            <w:pPr>
              <w:jc w:val="both"/>
            </w:pPr>
          </w:p>
        </w:tc>
        <w:tc>
          <w:tcPr>
            <w:tcW w:w="1701" w:type="dxa"/>
          </w:tcPr>
          <w:p w14:paraId="204957D4" w14:textId="77777777" w:rsidR="002A7EB0" w:rsidRPr="00FC4947" w:rsidRDefault="002A7EB0" w:rsidP="009A4CD5">
            <w:pPr>
              <w:jc w:val="both"/>
            </w:pPr>
            <w:r w:rsidRPr="00FC4947">
              <w:t>EFEITO NO TAMANHO DA AMOSTRA</w:t>
            </w:r>
          </w:p>
          <w:p w14:paraId="38BB1AE9" w14:textId="77777777" w:rsidR="002A7EB0" w:rsidRDefault="002A7EB0" w:rsidP="009A4CD5">
            <w:pPr>
              <w:jc w:val="both"/>
            </w:pPr>
          </w:p>
        </w:tc>
        <w:tc>
          <w:tcPr>
            <w:tcW w:w="4673" w:type="dxa"/>
          </w:tcPr>
          <w:p w14:paraId="7D042DA3" w14:textId="77777777" w:rsidR="002A7EB0" w:rsidRDefault="002A7EB0" w:rsidP="009A4CD5">
            <w:pPr>
              <w:jc w:val="both"/>
            </w:pPr>
          </w:p>
        </w:tc>
      </w:tr>
      <w:tr w:rsidR="002A7EB0" w14:paraId="68DF4BA7" w14:textId="77777777" w:rsidTr="009A4CD5">
        <w:tc>
          <w:tcPr>
            <w:tcW w:w="2660" w:type="dxa"/>
          </w:tcPr>
          <w:p w14:paraId="586C1122" w14:textId="77777777" w:rsidR="002A7EB0" w:rsidRDefault="002A7EB0">
            <w:pPr>
              <w:numPr>
                <w:ilvl w:val="0"/>
                <w:numId w:val="201"/>
              </w:numPr>
              <w:spacing w:after="0" w:line="240" w:lineRule="auto"/>
              <w:ind w:left="0" w:firstLine="0"/>
              <w:jc w:val="both"/>
            </w:pPr>
            <w:r>
              <w:t>Aumento na extensão na qual a avaliação de risco do auditor leva em consideração os controles relevantes</w:t>
            </w:r>
          </w:p>
        </w:tc>
        <w:tc>
          <w:tcPr>
            <w:tcW w:w="1701" w:type="dxa"/>
          </w:tcPr>
          <w:p w14:paraId="44DA3418" w14:textId="77777777" w:rsidR="002A7EB0" w:rsidRDefault="002A7EB0" w:rsidP="009A4CD5">
            <w:pPr>
              <w:jc w:val="both"/>
            </w:pPr>
            <w:r>
              <w:t>Aumento</w:t>
            </w:r>
          </w:p>
          <w:p w14:paraId="020D6865" w14:textId="77777777" w:rsidR="002A7EB0" w:rsidRDefault="002A7EB0" w:rsidP="009A4CD5">
            <w:pPr>
              <w:jc w:val="both"/>
            </w:pPr>
          </w:p>
        </w:tc>
        <w:tc>
          <w:tcPr>
            <w:tcW w:w="4673" w:type="dxa"/>
          </w:tcPr>
          <w:p w14:paraId="576A9ED7" w14:textId="77777777" w:rsidR="002A7EB0" w:rsidRDefault="002A7EB0" w:rsidP="009A4CD5">
            <w:pPr>
              <w:ind w:left="33"/>
              <w:jc w:val="both"/>
            </w:pPr>
            <w:r>
              <w:t>Quanto mais segurança o auditor pretende obter da efetividade operacional dos controles, menor será a avaliação do auditor quanto ao risco de distorção relevante e maior deve ser o tamanho da amostra. Quando a avaliação do auditor quanto ao risco de distorção relevante no nível de afirmações inclui uma expectativa da efetividade operacional dos controles, o auditor tem que executar os testes de controles. Sendo os outros fatores iguais, quanto maior for a confiança que o auditor deposita na efetividade operacional dos controles na avaliação de risco, maior será a extensão dos testes de controles do auditor (e, portanto, maior o tamanho da amostra).</w:t>
            </w:r>
          </w:p>
          <w:p w14:paraId="305C8822" w14:textId="77777777" w:rsidR="002A7EB0" w:rsidRDefault="002A7EB0" w:rsidP="009A4CD5">
            <w:pPr>
              <w:jc w:val="both"/>
            </w:pPr>
          </w:p>
        </w:tc>
      </w:tr>
      <w:tr w:rsidR="002A7EB0" w14:paraId="0CB3721F" w14:textId="77777777" w:rsidTr="009A4CD5">
        <w:tc>
          <w:tcPr>
            <w:tcW w:w="2660" w:type="dxa"/>
          </w:tcPr>
          <w:p w14:paraId="59663490" w14:textId="77777777" w:rsidR="002A7EB0" w:rsidRDefault="002A7EB0" w:rsidP="009A4CD5">
            <w:pPr>
              <w:jc w:val="both"/>
            </w:pPr>
          </w:p>
        </w:tc>
        <w:tc>
          <w:tcPr>
            <w:tcW w:w="1701" w:type="dxa"/>
          </w:tcPr>
          <w:p w14:paraId="40FB4B8F" w14:textId="77777777" w:rsidR="002A7EB0" w:rsidRDefault="002A7EB0" w:rsidP="009A4CD5">
            <w:pPr>
              <w:jc w:val="both"/>
            </w:pPr>
          </w:p>
        </w:tc>
        <w:tc>
          <w:tcPr>
            <w:tcW w:w="4673" w:type="dxa"/>
          </w:tcPr>
          <w:p w14:paraId="038E7F39" w14:textId="77777777" w:rsidR="002A7EB0" w:rsidRDefault="002A7EB0" w:rsidP="009A4CD5">
            <w:pPr>
              <w:ind w:left="33"/>
              <w:jc w:val="both"/>
            </w:pPr>
          </w:p>
        </w:tc>
      </w:tr>
      <w:tr w:rsidR="002A7EB0" w14:paraId="420D389D" w14:textId="77777777" w:rsidTr="009A4CD5">
        <w:tc>
          <w:tcPr>
            <w:tcW w:w="2660" w:type="dxa"/>
          </w:tcPr>
          <w:p w14:paraId="5B2DBC84" w14:textId="77777777" w:rsidR="002A7EB0" w:rsidRDefault="002A7EB0">
            <w:pPr>
              <w:numPr>
                <w:ilvl w:val="0"/>
                <w:numId w:val="201"/>
              </w:numPr>
              <w:spacing w:after="0" w:line="240" w:lineRule="auto"/>
              <w:ind w:left="0" w:firstLine="0"/>
              <w:jc w:val="both"/>
            </w:pPr>
            <w:r>
              <w:t>Aumento na taxa tolerável de desvio</w:t>
            </w:r>
          </w:p>
        </w:tc>
        <w:tc>
          <w:tcPr>
            <w:tcW w:w="1701" w:type="dxa"/>
          </w:tcPr>
          <w:p w14:paraId="04A60912" w14:textId="77777777" w:rsidR="002A7EB0" w:rsidRDefault="002A7EB0" w:rsidP="009A4CD5">
            <w:pPr>
              <w:jc w:val="both"/>
            </w:pPr>
            <w:r>
              <w:t>Redução</w:t>
            </w:r>
          </w:p>
          <w:p w14:paraId="70B6A757" w14:textId="77777777" w:rsidR="002A7EB0" w:rsidRDefault="002A7EB0" w:rsidP="009A4CD5">
            <w:pPr>
              <w:jc w:val="both"/>
            </w:pPr>
          </w:p>
        </w:tc>
        <w:tc>
          <w:tcPr>
            <w:tcW w:w="4673" w:type="dxa"/>
          </w:tcPr>
          <w:p w14:paraId="2A3EB077" w14:textId="77777777" w:rsidR="002A7EB0" w:rsidRDefault="002A7EB0" w:rsidP="009A4CD5">
            <w:pPr>
              <w:ind w:left="33"/>
              <w:jc w:val="both"/>
            </w:pPr>
            <w:r>
              <w:t>Quanto menor a taxa tolerável de desvio, maior o tamanho da amostra precisa ser.</w:t>
            </w:r>
          </w:p>
          <w:p w14:paraId="42048272" w14:textId="77777777" w:rsidR="002A7EB0" w:rsidRDefault="002A7EB0" w:rsidP="009A4CD5">
            <w:pPr>
              <w:jc w:val="both"/>
            </w:pPr>
          </w:p>
        </w:tc>
      </w:tr>
      <w:tr w:rsidR="002A7EB0" w14:paraId="08189A69" w14:textId="77777777" w:rsidTr="009A4CD5">
        <w:tc>
          <w:tcPr>
            <w:tcW w:w="2660" w:type="dxa"/>
          </w:tcPr>
          <w:p w14:paraId="1041B9C7" w14:textId="77777777" w:rsidR="002A7EB0" w:rsidRDefault="002A7EB0" w:rsidP="009A4CD5">
            <w:pPr>
              <w:jc w:val="both"/>
            </w:pPr>
          </w:p>
        </w:tc>
        <w:tc>
          <w:tcPr>
            <w:tcW w:w="1701" w:type="dxa"/>
          </w:tcPr>
          <w:p w14:paraId="4480B97F" w14:textId="77777777" w:rsidR="002A7EB0" w:rsidRDefault="002A7EB0" w:rsidP="009A4CD5">
            <w:pPr>
              <w:jc w:val="both"/>
            </w:pPr>
          </w:p>
        </w:tc>
        <w:tc>
          <w:tcPr>
            <w:tcW w:w="4673" w:type="dxa"/>
          </w:tcPr>
          <w:p w14:paraId="19590B71" w14:textId="77777777" w:rsidR="002A7EB0" w:rsidRDefault="002A7EB0" w:rsidP="009A4CD5">
            <w:pPr>
              <w:jc w:val="both"/>
            </w:pPr>
          </w:p>
        </w:tc>
      </w:tr>
      <w:tr w:rsidR="002A7EB0" w14:paraId="4BE82FC1" w14:textId="77777777" w:rsidTr="009A4CD5">
        <w:tc>
          <w:tcPr>
            <w:tcW w:w="2660" w:type="dxa"/>
          </w:tcPr>
          <w:p w14:paraId="32E87600" w14:textId="77777777" w:rsidR="002A7EB0" w:rsidRDefault="002A7EB0">
            <w:pPr>
              <w:numPr>
                <w:ilvl w:val="0"/>
                <w:numId w:val="201"/>
              </w:numPr>
              <w:spacing w:after="0" w:line="240" w:lineRule="auto"/>
              <w:ind w:left="0" w:firstLine="0"/>
              <w:jc w:val="both"/>
            </w:pPr>
            <w:r>
              <w:t>Aumento na taxa esperada de desvio da população a ser testada</w:t>
            </w:r>
          </w:p>
        </w:tc>
        <w:tc>
          <w:tcPr>
            <w:tcW w:w="1701" w:type="dxa"/>
          </w:tcPr>
          <w:p w14:paraId="1B03BF42" w14:textId="77777777" w:rsidR="002A7EB0" w:rsidRDefault="002A7EB0" w:rsidP="009A4CD5">
            <w:pPr>
              <w:jc w:val="both"/>
            </w:pPr>
            <w:r>
              <w:t>Aumento</w:t>
            </w:r>
          </w:p>
          <w:p w14:paraId="79CD17F9" w14:textId="77777777" w:rsidR="002A7EB0" w:rsidRDefault="002A7EB0" w:rsidP="009A4CD5">
            <w:pPr>
              <w:jc w:val="both"/>
            </w:pPr>
          </w:p>
        </w:tc>
        <w:tc>
          <w:tcPr>
            <w:tcW w:w="4673" w:type="dxa"/>
          </w:tcPr>
          <w:p w14:paraId="4C1D92DC" w14:textId="77777777" w:rsidR="002A7EB0" w:rsidRDefault="002A7EB0" w:rsidP="009A4CD5">
            <w:pPr>
              <w:ind w:left="33"/>
              <w:jc w:val="both"/>
            </w:pPr>
            <w:r>
              <w:t xml:space="preserve">Quanto mais alta a taxa esperada de desvio, maior o tamanho da amostra precisa ser para que o auditor esteja em posição de fazer uma estimativa razoável da taxa real de desvio. Fatores relevantes para a consideração do auditor sobre a taxa esperada de desvio incluem o entendimento do auditor dos negócios da entidade (em particular, procedimentos de avaliação de risco realizados para obter entendimento do controle interno), mudanças no pessoal ou no controle interno, resultados dos procedimentos de auditoria aplicados em períodos anteriores e os resultados de outros procedimentos de auditoria. Altas taxas esperadas de desvio de controle geralmente garantem, se garantirem, pouca redução do risco de distorção relevante avaliado. </w:t>
            </w:r>
          </w:p>
          <w:p w14:paraId="2597CEE0" w14:textId="77777777" w:rsidR="002A7EB0" w:rsidRDefault="002A7EB0" w:rsidP="009A4CD5">
            <w:pPr>
              <w:jc w:val="both"/>
            </w:pPr>
          </w:p>
        </w:tc>
      </w:tr>
      <w:tr w:rsidR="002A7EB0" w14:paraId="6D2AA89F" w14:textId="77777777" w:rsidTr="009A4CD5">
        <w:tc>
          <w:tcPr>
            <w:tcW w:w="2660" w:type="dxa"/>
          </w:tcPr>
          <w:p w14:paraId="257CEACA" w14:textId="77777777" w:rsidR="002A7EB0" w:rsidRDefault="002A7EB0" w:rsidP="009A4CD5">
            <w:pPr>
              <w:jc w:val="both"/>
            </w:pPr>
          </w:p>
        </w:tc>
        <w:tc>
          <w:tcPr>
            <w:tcW w:w="1701" w:type="dxa"/>
          </w:tcPr>
          <w:p w14:paraId="4447FB88" w14:textId="77777777" w:rsidR="002A7EB0" w:rsidRDefault="002A7EB0" w:rsidP="009A4CD5">
            <w:pPr>
              <w:jc w:val="both"/>
            </w:pPr>
          </w:p>
        </w:tc>
        <w:tc>
          <w:tcPr>
            <w:tcW w:w="4673" w:type="dxa"/>
          </w:tcPr>
          <w:p w14:paraId="18897A6F" w14:textId="77777777" w:rsidR="002A7EB0" w:rsidRDefault="002A7EB0" w:rsidP="009A4CD5">
            <w:pPr>
              <w:jc w:val="both"/>
            </w:pPr>
          </w:p>
        </w:tc>
      </w:tr>
      <w:tr w:rsidR="002A7EB0" w14:paraId="575A1455" w14:textId="77777777" w:rsidTr="009A4CD5">
        <w:tc>
          <w:tcPr>
            <w:tcW w:w="2660" w:type="dxa"/>
          </w:tcPr>
          <w:p w14:paraId="1893D3BA" w14:textId="77777777" w:rsidR="002A7EB0" w:rsidRDefault="002A7EB0">
            <w:pPr>
              <w:numPr>
                <w:ilvl w:val="0"/>
                <w:numId w:val="201"/>
              </w:numPr>
              <w:spacing w:after="0" w:line="240" w:lineRule="auto"/>
              <w:ind w:left="0" w:firstLine="0"/>
              <w:jc w:val="both"/>
            </w:pPr>
            <w:r>
              <w:t>Aumento no nível de segurança desejado do auditor de que a taxa tolerável de desvio não seja excedida pela taxa real de desvio na população</w:t>
            </w:r>
          </w:p>
        </w:tc>
        <w:tc>
          <w:tcPr>
            <w:tcW w:w="1701" w:type="dxa"/>
          </w:tcPr>
          <w:p w14:paraId="7A2E32B3" w14:textId="77777777" w:rsidR="002A7EB0" w:rsidRDefault="002A7EB0" w:rsidP="009A4CD5">
            <w:pPr>
              <w:jc w:val="both"/>
            </w:pPr>
            <w:r>
              <w:t>Aumento</w:t>
            </w:r>
          </w:p>
          <w:p w14:paraId="595BFCB4" w14:textId="77777777" w:rsidR="002A7EB0" w:rsidRDefault="002A7EB0" w:rsidP="009A4CD5">
            <w:pPr>
              <w:jc w:val="both"/>
            </w:pPr>
          </w:p>
        </w:tc>
        <w:tc>
          <w:tcPr>
            <w:tcW w:w="4673" w:type="dxa"/>
          </w:tcPr>
          <w:p w14:paraId="38FA7303" w14:textId="77777777" w:rsidR="002A7EB0" w:rsidRDefault="002A7EB0" w:rsidP="009A4CD5">
            <w:pPr>
              <w:ind w:left="33"/>
              <w:jc w:val="both"/>
            </w:pPr>
            <w:r>
              <w:t>Quanto maior for o nível de segurança de que o auditor espera que os resultados da amostra sejam de fato indicativos com relação à incidência real de desvio na população, maior deve ser o tamanho da amostra.</w:t>
            </w:r>
          </w:p>
          <w:p w14:paraId="7B1B09F6" w14:textId="77777777" w:rsidR="002A7EB0" w:rsidRDefault="002A7EB0" w:rsidP="009A4CD5">
            <w:pPr>
              <w:ind w:left="33"/>
              <w:jc w:val="both"/>
            </w:pPr>
          </w:p>
        </w:tc>
      </w:tr>
      <w:tr w:rsidR="002A7EB0" w14:paraId="17FFBDFD" w14:textId="77777777" w:rsidTr="009A4CD5">
        <w:tc>
          <w:tcPr>
            <w:tcW w:w="2660" w:type="dxa"/>
          </w:tcPr>
          <w:p w14:paraId="35CAE55C" w14:textId="77777777" w:rsidR="002A7EB0" w:rsidRDefault="002A7EB0" w:rsidP="009A4CD5">
            <w:pPr>
              <w:jc w:val="both"/>
            </w:pPr>
          </w:p>
        </w:tc>
        <w:tc>
          <w:tcPr>
            <w:tcW w:w="1701" w:type="dxa"/>
          </w:tcPr>
          <w:p w14:paraId="43CDC427" w14:textId="77777777" w:rsidR="002A7EB0" w:rsidRDefault="002A7EB0" w:rsidP="009A4CD5">
            <w:pPr>
              <w:jc w:val="both"/>
            </w:pPr>
          </w:p>
        </w:tc>
        <w:tc>
          <w:tcPr>
            <w:tcW w:w="4673" w:type="dxa"/>
          </w:tcPr>
          <w:p w14:paraId="47EADBD1" w14:textId="77777777" w:rsidR="002A7EB0" w:rsidRDefault="002A7EB0" w:rsidP="009A4CD5">
            <w:pPr>
              <w:jc w:val="both"/>
            </w:pPr>
          </w:p>
        </w:tc>
      </w:tr>
      <w:tr w:rsidR="002A7EB0" w14:paraId="40A9096F" w14:textId="77777777" w:rsidTr="009A4CD5">
        <w:tc>
          <w:tcPr>
            <w:tcW w:w="2660" w:type="dxa"/>
          </w:tcPr>
          <w:p w14:paraId="49285D50" w14:textId="77777777" w:rsidR="002A7EB0" w:rsidRDefault="002A7EB0">
            <w:pPr>
              <w:numPr>
                <w:ilvl w:val="0"/>
                <w:numId w:val="201"/>
              </w:numPr>
              <w:spacing w:after="0" w:line="240" w:lineRule="auto"/>
              <w:ind w:left="0" w:firstLine="0"/>
              <w:jc w:val="both"/>
            </w:pPr>
            <w:r>
              <w:t>Aumento na quantidade de unidades de amostragem na população</w:t>
            </w:r>
          </w:p>
        </w:tc>
        <w:tc>
          <w:tcPr>
            <w:tcW w:w="1701" w:type="dxa"/>
          </w:tcPr>
          <w:p w14:paraId="2C90AE11" w14:textId="77777777" w:rsidR="002A7EB0" w:rsidRDefault="002A7EB0" w:rsidP="009A4CD5">
            <w:pPr>
              <w:jc w:val="both"/>
            </w:pPr>
            <w:r>
              <w:t>Efeito negligenciável</w:t>
            </w:r>
          </w:p>
        </w:tc>
        <w:tc>
          <w:tcPr>
            <w:tcW w:w="4673" w:type="dxa"/>
          </w:tcPr>
          <w:p w14:paraId="45727A26" w14:textId="77777777" w:rsidR="002A7EB0" w:rsidRDefault="002A7EB0" w:rsidP="009A4CD5">
            <w:pPr>
              <w:ind w:left="34"/>
              <w:jc w:val="both"/>
            </w:pPr>
            <w:r>
              <w:t>Para populações grandes, o tamanho real da população tem pouco efeito, se houver, no tamanho da amostra. Para pequenas populações, entretanto, a amostragem de auditoria pode não ser tão eficiente quanto os meios alternativos para obter evidência de auditoria apropriada e suficiente.</w:t>
            </w:r>
          </w:p>
          <w:p w14:paraId="53C4D194" w14:textId="77777777" w:rsidR="002A7EB0" w:rsidRDefault="002A7EB0" w:rsidP="009A4CD5">
            <w:pPr>
              <w:jc w:val="both"/>
            </w:pPr>
          </w:p>
        </w:tc>
      </w:tr>
    </w:tbl>
    <w:p w14:paraId="2FDBCC07" w14:textId="77777777" w:rsidR="002A7EB0" w:rsidRDefault="002A7EB0" w:rsidP="002A7EB0">
      <w:pPr>
        <w:jc w:val="both"/>
      </w:pPr>
    </w:p>
    <w:p w14:paraId="1E2F072E" w14:textId="77777777" w:rsidR="002A7EB0" w:rsidRDefault="002A7EB0" w:rsidP="002A7EB0">
      <w:pPr>
        <w:jc w:val="both"/>
      </w:pPr>
    </w:p>
    <w:p w14:paraId="0D333300" w14:textId="77777777" w:rsidR="002A7EB0" w:rsidRDefault="002A7EB0" w:rsidP="002A7EB0">
      <w:pPr>
        <w:jc w:val="both"/>
        <w:rPr>
          <w:b/>
        </w:rPr>
      </w:pPr>
    </w:p>
    <w:p w14:paraId="00383ED3" w14:textId="77777777" w:rsidR="002A7EB0" w:rsidRDefault="002A7EB0" w:rsidP="002A7EB0">
      <w:pPr>
        <w:jc w:val="both"/>
        <w:rPr>
          <w:b/>
        </w:rPr>
      </w:pPr>
    </w:p>
    <w:p w14:paraId="08CEE47F" w14:textId="77777777" w:rsidR="002A7EB0" w:rsidRDefault="002A7EB0" w:rsidP="002A7EB0">
      <w:pPr>
        <w:jc w:val="both"/>
        <w:rPr>
          <w:b/>
        </w:rPr>
      </w:pPr>
    </w:p>
    <w:p w14:paraId="04208654" w14:textId="77777777" w:rsidR="002A7EB0" w:rsidRDefault="002A7EB0" w:rsidP="002A7EB0">
      <w:pPr>
        <w:jc w:val="both"/>
        <w:rPr>
          <w:b/>
        </w:rPr>
      </w:pPr>
    </w:p>
    <w:p w14:paraId="6ECDEA1E" w14:textId="77777777" w:rsidR="002A7EB0" w:rsidRDefault="002A7EB0" w:rsidP="002A7EB0">
      <w:pPr>
        <w:jc w:val="both"/>
        <w:rPr>
          <w:b/>
        </w:rPr>
      </w:pPr>
    </w:p>
    <w:p w14:paraId="6C9B78E2" w14:textId="77777777" w:rsidR="002A7EB0" w:rsidRDefault="002A7EB0" w:rsidP="002A7EB0">
      <w:pPr>
        <w:jc w:val="both"/>
        <w:rPr>
          <w:b/>
        </w:rPr>
      </w:pPr>
    </w:p>
    <w:p w14:paraId="2379764E" w14:textId="77777777" w:rsidR="002A7EB0" w:rsidRDefault="002A7EB0" w:rsidP="002A7EB0">
      <w:pPr>
        <w:jc w:val="both"/>
        <w:rPr>
          <w:b/>
        </w:rPr>
      </w:pPr>
    </w:p>
    <w:p w14:paraId="05BC6016" w14:textId="77777777" w:rsidR="002A7EB0" w:rsidRDefault="002A7EB0" w:rsidP="002A7EB0">
      <w:pPr>
        <w:jc w:val="both"/>
        <w:rPr>
          <w:b/>
        </w:rPr>
      </w:pPr>
    </w:p>
    <w:p w14:paraId="26BEE5FD" w14:textId="77777777" w:rsidR="002A7EB0" w:rsidRDefault="002A7EB0" w:rsidP="002A7EB0">
      <w:pPr>
        <w:jc w:val="both"/>
      </w:pPr>
      <w:r w:rsidRPr="00DE672E">
        <w:rPr>
          <w:b/>
          <w:sz w:val="28"/>
          <w:szCs w:val="28"/>
        </w:rPr>
        <w:t>Apêndice 3</w:t>
      </w:r>
      <w:r>
        <w:t xml:space="preserve"> (ver item A11)</w:t>
      </w:r>
    </w:p>
    <w:p w14:paraId="0489E505" w14:textId="77777777" w:rsidR="002A7EB0" w:rsidRDefault="002A7EB0" w:rsidP="002A7EB0">
      <w:pPr>
        <w:jc w:val="both"/>
      </w:pPr>
    </w:p>
    <w:p w14:paraId="39239695" w14:textId="77777777" w:rsidR="002A7EB0" w:rsidRPr="00466DC9" w:rsidRDefault="002A7EB0" w:rsidP="002A7EB0">
      <w:pPr>
        <w:jc w:val="both"/>
        <w:rPr>
          <w:b/>
        </w:rPr>
      </w:pPr>
      <w:r w:rsidRPr="00466DC9">
        <w:rPr>
          <w:b/>
        </w:rPr>
        <w:t>Exemplos de fatores que influenciam o tamanho da amostra para os testes de detalhes</w:t>
      </w:r>
    </w:p>
    <w:p w14:paraId="25549A96" w14:textId="77777777" w:rsidR="002A7EB0" w:rsidRDefault="002A7EB0" w:rsidP="002A7EB0">
      <w:pPr>
        <w:jc w:val="both"/>
      </w:pPr>
    </w:p>
    <w:p w14:paraId="39BB38C5" w14:textId="77777777" w:rsidR="002A7EB0" w:rsidRDefault="002A7EB0" w:rsidP="002A7EB0">
      <w:pPr>
        <w:ind w:left="567"/>
        <w:jc w:val="both"/>
      </w:pPr>
      <w:r>
        <w:t>A seguir, apresentamos os fatores que o auditor pode levar em consideração ao determinar o tamanho da amostra para testes de detalhes. Esses fatores, que precisam ser considerados em conjunto, pressupõem que o auditor não modifica a abordagem aos testes de controles nem de outra forma modifica a natureza ou a época dos procedimentos substantivos em resposta aos riscos avaliados.</w:t>
      </w:r>
    </w:p>
    <w:p w14:paraId="5E7DB3F5" w14:textId="77777777" w:rsidR="002A7EB0" w:rsidRDefault="002A7EB0" w:rsidP="002A7EB0">
      <w:pPr>
        <w:jc w:val="both"/>
      </w:pPr>
    </w:p>
    <w:p w14:paraId="176DA868" w14:textId="77777777" w:rsidR="002A7EB0" w:rsidRDefault="002A7EB0" w:rsidP="002A7EB0">
      <w:pPr>
        <w:ind w:left="567"/>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1701"/>
        <w:gridCol w:w="4673"/>
      </w:tblGrid>
      <w:tr w:rsidR="002A7EB0" w14:paraId="45083E79" w14:textId="77777777" w:rsidTr="009A4CD5">
        <w:tc>
          <w:tcPr>
            <w:tcW w:w="2660" w:type="dxa"/>
          </w:tcPr>
          <w:p w14:paraId="64E24E8F" w14:textId="77777777" w:rsidR="002A7EB0" w:rsidRPr="00FC4947" w:rsidRDefault="002A7EB0" w:rsidP="009A4CD5">
            <w:pPr>
              <w:jc w:val="both"/>
            </w:pPr>
            <w:r w:rsidRPr="00FC4947">
              <w:t>FATOR</w:t>
            </w:r>
          </w:p>
          <w:p w14:paraId="58ECA74E" w14:textId="77777777" w:rsidR="002A7EB0" w:rsidRDefault="002A7EB0" w:rsidP="009A4CD5">
            <w:pPr>
              <w:jc w:val="both"/>
            </w:pPr>
          </w:p>
        </w:tc>
        <w:tc>
          <w:tcPr>
            <w:tcW w:w="1701" w:type="dxa"/>
          </w:tcPr>
          <w:p w14:paraId="09DB2FA2" w14:textId="77777777" w:rsidR="002A7EB0" w:rsidRPr="00FC4947" w:rsidRDefault="002A7EB0" w:rsidP="009A4CD5">
            <w:pPr>
              <w:jc w:val="both"/>
            </w:pPr>
            <w:r w:rsidRPr="00FC4947">
              <w:t>EFEITO NO TAMANHO DA AMOSTRA</w:t>
            </w:r>
          </w:p>
          <w:p w14:paraId="38BF1A97" w14:textId="77777777" w:rsidR="002A7EB0" w:rsidRDefault="002A7EB0" w:rsidP="009A4CD5">
            <w:pPr>
              <w:jc w:val="both"/>
            </w:pPr>
          </w:p>
        </w:tc>
        <w:tc>
          <w:tcPr>
            <w:tcW w:w="4673" w:type="dxa"/>
          </w:tcPr>
          <w:p w14:paraId="166BEA4D" w14:textId="77777777" w:rsidR="002A7EB0" w:rsidRDefault="002A7EB0" w:rsidP="009A4CD5">
            <w:pPr>
              <w:jc w:val="both"/>
            </w:pPr>
          </w:p>
        </w:tc>
      </w:tr>
      <w:tr w:rsidR="002A7EB0" w14:paraId="77DFE877" w14:textId="77777777" w:rsidTr="009A4CD5">
        <w:tc>
          <w:tcPr>
            <w:tcW w:w="2660" w:type="dxa"/>
          </w:tcPr>
          <w:p w14:paraId="68519221" w14:textId="77777777" w:rsidR="002A7EB0" w:rsidRDefault="002A7EB0">
            <w:pPr>
              <w:numPr>
                <w:ilvl w:val="0"/>
                <w:numId w:val="202"/>
              </w:numPr>
              <w:tabs>
                <w:tab w:val="left" w:pos="0"/>
              </w:tabs>
              <w:spacing w:after="0" w:line="240" w:lineRule="auto"/>
              <w:ind w:left="0" w:firstLine="0"/>
              <w:jc w:val="both"/>
            </w:pPr>
            <w:r>
              <w:t>Aumento na avaliação do risco de distorção relevante do auditor</w:t>
            </w:r>
            <w:r>
              <w:annotationRef/>
            </w:r>
          </w:p>
        </w:tc>
        <w:tc>
          <w:tcPr>
            <w:tcW w:w="1701" w:type="dxa"/>
          </w:tcPr>
          <w:p w14:paraId="1C5FE497" w14:textId="77777777" w:rsidR="002A7EB0" w:rsidRDefault="002A7EB0" w:rsidP="009A4CD5">
            <w:pPr>
              <w:jc w:val="both"/>
            </w:pPr>
            <w:r>
              <w:t>Aumento</w:t>
            </w:r>
          </w:p>
          <w:p w14:paraId="25D13E36" w14:textId="77777777" w:rsidR="002A7EB0" w:rsidRDefault="002A7EB0" w:rsidP="009A4CD5">
            <w:pPr>
              <w:jc w:val="both"/>
            </w:pPr>
          </w:p>
        </w:tc>
        <w:tc>
          <w:tcPr>
            <w:tcW w:w="4673" w:type="dxa"/>
          </w:tcPr>
          <w:p w14:paraId="674C70C9" w14:textId="77777777" w:rsidR="002A7EB0" w:rsidRDefault="002A7EB0" w:rsidP="009A4CD5">
            <w:pPr>
              <w:jc w:val="both"/>
            </w:pPr>
            <w:r>
              <w:t>Quanto mais alta a avaliação do risco de distorção relevante do auditor, maior deve ser o tamanho da amostra. A avaliação do risco de distorção relevante do auditor é afetada pelo risco inerente e pelo risco de controle. Por exemplo, se o auditor não executar os testes de controles, a avaliação de risco do auditor não pode ser reduzida pela operação eficiente dos controles internos com relação à afirmação em particular. Portanto, para reduzir o risco de auditoria a um nível baixo aceitável, o auditor precisa de um risco baixo de detecção e pode confiar mais em procedimentos substantivos. Quanto mais evidência de auditoria for obtida com os testes de detalhes (ou seja, quanto mais baixo for o risco de detecção), maior precisa ser o tamanho da amostra.</w:t>
            </w:r>
          </w:p>
          <w:p w14:paraId="7A8FC0AF" w14:textId="77777777" w:rsidR="002A7EB0" w:rsidRDefault="002A7EB0" w:rsidP="009A4CD5">
            <w:pPr>
              <w:jc w:val="both"/>
            </w:pPr>
          </w:p>
        </w:tc>
      </w:tr>
      <w:tr w:rsidR="002A7EB0" w14:paraId="53325ED1" w14:textId="77777777" w:rsidTr="009A4CD5">
        <w:tc>
          <w:tcPr>
            <w:tcW w:w="2660" w:type="dxa"/>
          </w:tcPr>
          <w:p w14:paraId="63E616D6" w14:textId="77777777" w:rsidR="002A7EB0" w:rsidRDefault="002A7EB0" w:rsidP="009A4CD5">
            <w:pPr>
              <w:jc w:val="both"/>
            </w:pPr>
          </w:p>
        </w:tc>
        <w:tc>
          <w:tcPr>
            <w:tcW w:w="1701" w:type="dxa"/>
          </w:tcPr>
          <w:p w14:paraId="0D070875" w14:textId="77777777" w:rsidR="002A7EB0" w:rsidRDefault="002A7EB0" w:rsidP="009A4CD5">
            <w:pPr>
              <w:jc w:val="both"/>
            </w:pPr>
          </w:p>
        </w:tc>
        <w:tc>
          <w:tcPr>
            <w:tcW w:w="4673" w:type="dxa"/>
          </w:tcPr>
          <w:p w14:paraId="61DC1584" w14:textId="77777777" w:rsidR="002A7EB0" w:rsidRDefault="002A7EB0" w:rsidP="009A4CD5">
            <w:pPr>
              <w:ind w:left="33"/>
              <w:jc w:val="both"/>
            </w:pPr>
          </w:p>
        </w:tc>
      </w:tr>
      <w:tr w:rsidR="002A7EB0" w14:paraId="69C837D6" w14:textId="77777777" w:rsidTr="009A4CD5">
        <w:tc>
          <w:tcPr>
            <w:tcW w:w="2660" w:type="dxa"/>
          </w:tcPr>
          <w:p w14:paraId="4E6C470D" w14:textId="77777777" w:rsidR="002A7EB0" w:rsidRDefault="002A7EB0">
            <w:pPr>
              <w:numPr>
                <w:ilvl w:val="0"/>
                <w:numId w:val="202"/>
              </w:numPr>
              <w:tabs>
                <w:tab w:val="left" w:pos="0"/>
              </w:tabs>
              <w:spacing w:after="0" w:line="240" w:lineRule="auto"/>
              <w:ind w:left="0" w:firstLine="0"/>
              <w:jc w:val="both"/>
            </w:pPr>
            <w:r>
              <w:t>Aumento no uso de outros procedimentos substantivos direcionados à mesma afirmação</w:t>
            </w:r>
          </w:p>
        </w:tc>
        <w:tc>
          <w:tcPr>
            <w:tcW w:w="1701" w:type="dxa"/>
          </w:tcPr>
          <w:p w14:paraId="2AEE905F" w14:textId="77777777" w:rsidR="002A7EB0" w:rsidRDefault="002A7EB0" w:rsidP="009A4CD5">
            <w:pPr>
              <w:jc w:val="both"/>
            </w:pPr>
            <w:r>
              <w:t>Redução</w:t>
            </w:r>
          </w:p>
          <w:p w14:paraId="1D254D67" w14:textId="77777777" w:rsidR="002A7EB0" w:rsidRDefault="002A7EB0" w:rsidP="009A4CD5">
            <w:pPr>
              <w:jc w:val="both"/>
            </w:pPr>
          </w:p>
        </w:tc>
        <w:tc>
          <w:tcPr>
            <w:tcW w:w="4673" w:type="dxa"/>
          </w:tcPr>
          <w:p w14:paraId="3B17276F" w14:textId="77777777" w:rsidR="002A7EB0" w:rsidRDefault="002A7EB0" w:rsidP="009A4CD5">
            <w:pPr>
              <w:jc w:val="both"/>
            </w:pPr>
            <w:r>
              <w:t>Quanto mais o auditor confia em outros procedimentos substantivos (testes de detalhes ou procedimentos analíticos substantivos) para reduzir a um nível aceitável o risco de detecção relacionado com uma população em particular, menos segurança o auditor precisa da amostragem e, portanto, menor pode ser o tamanho da amostra.</w:t>
            </w:r>
          </w:p>
          <w:p w14:paraId="02509DF3" w14:textId="77777777" w:rsidR="002A7EB0" w:rsidRDefault="002A7EB0" w:rsidP="009A4CD5">
            <w:pPr>
              <w:jc w:val="both"/>
            </w:pPr>
          </w:p>
        </w:tc>
      </w:tr>
      <w:tr w:rsidR="002A7EB0" w14:paraId="7AA465D3" w14:textId="77777777" w:rsidTr="009A4CD5">
        <w:tc>
          <w:tcPr>
            <w:tcW w:w="2660" w:type="dxa"/>
          </w:tcPr>
          <w:p w14:paraId="4112EE4D" w14:textId="77777777" w:rsidR="002A7EB0" w:rsidRDefault="002A7EB0" w:rsidP="009A4CD5">
            <w:pPr>
              <w:jc w:val="both"/>
            </w:pPr>
          </w:p>
        </w:tc>
        <w:tc>
          <w:tcPr>
            <w:tcW w:w="1701" w:type="dxa"/>
          </w:tcPr>
          <w:p w14:paraId="0E4CDD7D" w14:textId="77777777" w:rsidR="002A7EB0" w:rsidRDefault="002A7EB0" w:rsidP="009A4CD5">
            <w:pPr>
              <w:jc w:val="both"/>
            </w:pPr>
          </w:p>
        </w:tc>
        <w:tc>
          <w:tcPr>
            <w:tcW w:w="4673" w:type="dxa"/>
          </w:tcPr>
          <w:p w14:paraId="35D9ABE6" w14:textId="77777777" w:rsidR="002A7EB0" w:rsidRDefault="002A7EB0" w:rsidP="009A4CD5">
            <w:pPr>
              <w:jc w:val="both"/>
            </w:pPr>
          </w:p>
        </w:tc>
      </w:tr>
      <w:tr w:rsidR="002A7EB0" w14:paraId="5DE013B3" w14:textId="77777777" w:rsidTr="009A4CD5">
        <w:tc>
          <w:tcPr>
            <w:tcW w:w="2660" w:type="dxa"/>
          </w:tcPr>
          <w:p w14:paraId="0FE3569A" w14:textId="77777777" w:rsidR="002A7EB0" w:rsidRDefault="002A7EB0">
            <w:pPr>
              <w:numPr>
                <w:ilvl w:val="0"/>
                <w:numId w:val="202"/>
              </w:numPr>
              <w:tabs>
                <w:tab w:val="left" w:pos="0"/>
              </w:tabs>
              <w:spacing w:after="0" w:line="240" w:lineRule="auto"/>
              <w:ind w:left="0" w:firstLine="0"/>
              <w:jc w:val="both"/>
            </w:pPr>
            <w:r>
              <w:t>Aumento no nível de segurança desejado pelo auditor de que uma distorção tolerável não é excedida pela distorção real na população</w:t>
            </w:r>
          </w:p>
        </w:tc>
        <w:tc>
          <w:tcPr>
            <w:tcW w:w="1701" w:type="dxa"/>
          </w:tcPr>
          <w:p w14:paraId="1F7E0AAB" w14:textId="77777777" w:rsidR="002A7EB0" w:rsidRDefault="002A7EB0" w:rsidP="009A4CD5">
            <w:pPr>
              <w:jc w:val="both"/>
            </w:pPr>
            <w:r>
              <w:t>Aumento</w:t>
            </w:r>
          </w:p>
          <w:p w14:paraId="416C08DB" w14:textId="77777777" w:rsidR="002A7EB0" w:rsidRDefault="002A7EB0" w:rsidP="009A4CD5">
            <w:pPr>
              <w:jc w:val="both"/>
            </w:pPr>
          </w:p>
        </w:tc>
        <w:tc>
          <w:tcPr>
            <w:tcW w:w="4673" w:type="dxa"/>
          </w:tcPr>
          <w:p w14:paraId="689C7F04" w14:textId="77777777" w:rsidR="002A7EB0" w:rsidRDefault="002A7EB0" w:rsidP="009A4CD5">
            <w:pPr>
              <w:jc w:val="both"/>
            </w:pPr>
            <w:r>
              <w:t>Quanto maior o nível de segurança de que o auditor precisa de que os resultados da amostra sejam de fato indicativos do valor real de distorção na população, excedido pela distorção real na população, maior o tamanho da amostra precisa ser.</w:t>
            </w:r>
          </w:p>
          <w:p w14:paraId="56C1A4E7" w14:textId="77777777" w:rsidR="002A7EB0" w:rsidRDefault="002A7EB0" w:rsidP="009A4CD5">
            <w:pPr>
              <w:ind w:left="33"/>
              <w:jc w:val="both"/>
            </w:pPr>
          </w:p>
        </w:tc>
      </w:tr>
      <w:tr w:rsidR="002A7EB0" w14:paraId="30D50311" w14:textId="77777777" w:rsidTr="009A4CD5">
        <w:tc>
          <w:tcPr>
            <w:tcW w:w="2660" w:type="dxa"/>
          </w:tcPr>
          <w:p w14:paraId="78609570" w14:textId="77777777" w:rsidR="002A7EB0" w:rsidRDefault="002A7EB0" w:rsidP="009A4CD5">
            <w:pPr>
              <w:jc w:val="both"/>
            </w:pPr>
          </w:p>
        </w:tc>
        <w:tc>
          <w:tcPr>
            <w:tcW w:w="1701" w:type="dxa"/>
          </w:tcPr>
          <w:p w14:paraId="2C51DA9B" w14:textId="77777777" w:rsidR="002A7EB0" w:rsidRDefault="002A7EB0" w:rsidP="009A4CD5">
            <w:pPr>
              <w:jc w:val="both"/>
            </w:pPr>
          </w:p>
        </w:tc>
        <w:tc>
          <w:tcPr>
            <w:tcW w:w="4673" w:type="dxa"/>
          </w:tcPr>
          <w:p w14:paraId="5B3C3BF5" w14:textId="77777777" w:rsidR="002A7EB0" w:rsidRDefault="002A7EB0" w:rsidP="009A4CD5">
            <w:pPr>
              <w:jc w:val="both"/>
            </w:pPr>
          </w:p>
        </w:tc>
      </w:tr>
      <w:tr w:rsidR="002A7EB0" w14:paraId="3833CB0F" w14:textId="77777777" w:rsidTr="009A4CD5">
        <w:tc>
          <w:tcPr>
            <w:tcW w:w="2660" w:type="dxa"/>
          </w:tcPr>
          <w:p w14:paraId="76E36D94" w14:textId="77777777" w:rsidR="002A7EB0" w:rsidRDefault="002A7EB0">
            <w:pPr>
              <w:numPr>
                <w:ilvl w:val="0"/>
                <w:numId w:val="202"/>
              </w:numPr>
              <w:tabs>
                <w:tab w:val="left" w:pos="0"/>
              </w:tabs>
              <w:spacing w:after="0" w:line="240" w:lineRule="auto"/>
              <w:ind w:left="0" w:firstLine="0"/>
              <w:jc w:val="both"/>
            </w:pPr>
            <w:r>
              <w:t>Aumento na distorção tolerável</w:t>
            </w:r>
          </w:p>
        </w:tc>
        <w:tc>
          <w:tcPr>
            <w:tcW w:w="1701" w:type="dxa"/>
          </w:tcPr>
          <w:p w14:paraId="0DEFAEC5" w14:textId="77777777" w:rsidR="002A7EB0" w:rsidRDefault="002A7EB0" w:rsidP="009A4CD5">
            <w:pPr>
              <w:jc w:val="both"/>
            </w:pPr>
            <w:r>
              <w:t>Redução</w:t>
            </w:r>
          </w:p>
          <w:p w14:paraId="3F10738A" w14:textId="77777777" w:rsidR="002A7EB0" w:rsidRDefault="002A7EB0" w:rsidP="009A4CD5">
            <w:pPr>
              <w:jc w:val="both"/>
            </w:pPr>
          </w:p>
        </w:tc>
        <w:tc>
          <w:tcPr>
            <w:tcW w:w="4673" w:type="dxa"/>
          </w:tcPr>
          <w:p w14:paraId="752D42E8" w14:textId="77777777" w:rsidR="002A7EB0" w:rsidRDefault="002A7EB0" w:rsidP="009A4CD5">
            <w:pPr>
              <w:jc w:val="both"/>
            </w:pPr>
            <w:r>
              <w:t>Quanto menor for a distorção tolerável, maior o tamanho da amostra precisa ser.</w:t>
            </w:r>
          </w:p>
          <w:p w14:paraId="646CACF3" w14:textId="77777777" w:rsidR="002A7EB0" w:rsidRDefault="002A7EB0" w:rsidP="009A4CD5">
            <w:pPr>
              <w:ind w:left="33"/>
              <w:jc w:val="both"/>
            </w:pPr>
          </w:p>
        </w:tc>
      </w:tr>
      <w:tr w:rsidR="002A7EB0" w14:paraId="7F5B0D36" w14:textId="77777777" w:rsidTr="009A4CD5">
        <w:tc>
          <w:tcPr>
            <w:tcW w:w="2660" w:type="dxa"/>
          </w:tcPr>
          <w:p w14:paraId="3601BDB1" w14:textId="77777777" w:rsidR="002A7EB0" w:rsidRDefault="002A7EB0" w:rsidP="009A4CD5">
            <w:pPr>
              <w:jc w:val="both"/>
            </w:pPr>
          </w:p>
        </w:tc>
        <w:tc>
          <w:tcPr>
            <w:tcW w:w="1701" w:type="dxa"/>
          </w:tcPr>
          <w:p w14:paraId="7BD6EE76" w14:textId="77777777" w:rsidR="002A7EB0" w:rsidRDefault="002A7EB0" w:rsidP="009A4CD5">
            <w:pPr>
              <w:jc w:val="both"/>
            </w:pPr>
          </w:p>
        </w:tc>
        <w:tc>
          <w:tcPr>
            <w:tcW w:w="4673" w:type="dxa"/>
          </w:tcPr>
          <w:p w14:paraId="7F8729C9" w14:textId="77777777" w:rsidR="002A7EB0" w:rsidRDefault="002A7EB0" w:rsidP="009A4CD5">
            <w:pPr>
              <w:jc w:val="both"/>
            </w:pPr>
          </w:p>
        </w:tc>
      </w:tr>
      <w:tr w:rsidR="002A7EB0" w14:paraId="19A1CF66" w14:textId="77777777" w:rsidTr="009A4CD5">
        <w:tc>
          <w:tcPr>
            <w:tcW w:w="2660" w:type="dxa"/>
          </w:tcPr>
          <w:p w14:paraId="6316C0EF" w14:textId="77777777" w:rsidR="002A7EB0" w:rsidRDefault="002A7EB0">
            <w:pPr>
              <w:numPr>
                <w:ilvl w:val="0"/>
                <w:numId w:val="202"/>
              </w:numPr>
              <w:tabs>
                <w:tab w:val="left" w:pos="0"/>
              </w:tabs>
              <w:spacing w:after="0" w:line="240" w:lineRule="auto"/>
              <w:ind w:left="0" w:firstLine="0"/>
              <w:jc w:val="both"/>
            </w:pPr>
            <w:r>
              <w:t>Aumento no valor da distorção que o auditor espera encontrar na população</w:t>
            </w:r>
          </w:p>
          <w:p w14:paraId="7AF47573" w14:textId="77777777" w:rsidR="002A7EB0" w:rsidRDefault="002A7EB0" w:rsidP="009A4CD5">
            <w:pPr>
              <w:jc w:val="both"/>
            </w:pPr>
          </w:p>
          <w:p w14:paraId="0F4ABACF" w14:textId="77777777" w:rsidR="002A7EB0" w:rsidRDefault="002A7EB0" w:rsidP="009A4CD5">
            <w:pPr>
              <w:jc w:val="both"/>
            </w:pPr>
          </w:p>
        </w:tc>
        <w:tc>
          <w:tcPr>
            <w:tcW w:w="1701" w:type="dxa"/>
          </w:tcPr>
          <w:p w14:paraId="40ED5EC2" w14:textId="77777777" w:rsidR="002A7EB0" w:rsidRDefault="002A7EB0" w:rsidP="009A4CD5">
            <w:pPr>
              <w:jc w:val="both"/>
            </w:pPr>
            <w:r>
              <w:t>Aumento</w:t>
            </w:r>
          </w:p>
          <w:p w14:paraId="6D58FDDC" w14:textId="77777777" w:rsidR="002A7EB0" w:rsidRDefault="002A7EB0" w:rsidP="009A4CD5">
            <w:pPr>
              <w:jc w:val="both"/>
            </w:pPr>
          </w:p>
        </w:tc>
        <w:tc>
          <w:tcPr>
            <w:tcW w:w="4673" w:type="dxa"/>
          </w:tcPr>
          <w:p w14:paraId="0A0FC268" w14:textId="77777777" w:rsidR="002A7EB0" w:rsidRDefault="002A7EB0" w:rsidP="009A4CD5">
            <w:pPr>
              <w:jc w:val="both"/>
            </w:pPr>
            <w:r>
              <w:t>Quanto maior for o valor da distorção que o auditor espera encontrar na população, maior deve ser o tamanho da amostra para se fazer uma estimativa razoável do valor real de distorção na população. Os fatores relevantes para a consideração do auditor do valor de distorção esperado incluem a extensão na qual os valores dos itens são determinados subjetivamente, os resultados dos procedimentos de avaliação de risco, os resultados dos testes de controle, os resultados de procedimentos de auditoria aplicados em períodos anteriores e os resultados de outros procedimentos substantivos.</w:t>
            </w:r>
          </w:p>
        </w:tc>
      </w:tr>
      <w:tr w:rsidR="002A7EB0" w14:paraId="0DFF6F3B" w14:textId="77777777" w:rsidTr="009A4CD5">
        <w:tc>
          <w:tcPr>
            <w:tcW w:w="2660" w:type="dxa"/>
          </w:tcPr>
          <w:p w14:paraId="6F9E37B2" w14:textId="77777777" w:rsidR="002A7EB0" w:rsidRDefault="002A7EB0" w:rsidP="009A4CD5">
            <w:pPr>
              <w:jc w:val="both"/>
            </w:pPr>
          </w:p>
        </w:tc>
        <w:tc>
          <w:tcPr>
            <w:tcW w:w="1701" w:type="dxa"/>
          </w:tcPr>
          <w:p w14:paraId="23CB97FC" w14:textId="77777777" w:rsidR="002A7EB0" w:rsidRDefault="002A7EB0" w:rsidP="009A4CD5">
            <w:pPr>
              <w:jc w:val="both"/>
            </w:pPr>
          </w:p>
        </w:tc>
        <w:tc>
          <w:tcPr>
            <w:tcW w:w="4673" w:type="dxa"/>
          </w:tcPr>
          <w:p w14:paraId="54925CD0" w14:textId="77777777" w:rsidR="002A7EB0" w:rsidRDefault="002A7EB0" w:rsidP="009A4CD5">
            <w:pPr>
              <w:jc w:val="both"/>
            </w:pPr>
          </w:p>
        </w:tc>
      </w:tr>
      <w:tr w:rsidR="002A7EB0" w14:paraId="231206D4" w14:textId="77777777" w:rsidTr="009A4CD5">
        <w:tc>
          <w:tcPr>
            <w:tcW w:w="2660" w:type="dxa"/>
          </w:tcPr>
          <w:p w14:paraId="1B5AF1D8" w14:textId="77777777" w:rsidR="002A7EB0" w:rsidRDefault="002A7EB0">
            <w:pPr>
              <w:numPr>
                <w:ilvl w:val="0"/>
                <w:numId w:val="202"/>
              </w:numPr>
              <w:tabs>
                <w:tab w:val="left" w:pos="0"/>
              </w:tabs>
              <w:spacing w:after="0" w:line="240" w:lineRule="auto"/>
              <w:ind w:left="0" w:firstLine="0"/>
              <w:jc w:val="both"/>
            </w:pPr>
            <w:r>
              <w:t>Estratificação da população, quando apropriado</w:t>
            </w:r>
          </w:p>
        </w:tc>
        <w:tc>
          <w:tcPr>
            <w:tcW w:w="1701" w:type="dxa"/>
          </w:tcPr>
          <w:p w14:paraId="0AFCA2EB" w14:textId="77777777" w:rsidR="002A7EB0" w:rsidRDefault="002A7EB0" w:rsidP="009A4CD5">
            <w:pPr>
              <w:jc w:val="both"/>
            </w:pPr>
            <w:r>
              <w:t>Redução</w:t>
            </w:r>
          </w:p>
          <w:p w14:paraId="1902D4BC" w14:textId="77777777" w:rsidR="002A7EB0" w:rsidRDefault="002A7EB0" w:rsidP="009A4CD5">
            <w:pPr>
              <w:jc w:val="both"/>
            </w:pPr>
          </w:p>
        </w:tc>
        <w:tc>
          <w:tcPr>
            <w:tcW w:w="4673" w:type="dxa"/>
          </w:tcPr>
          <w:p w14:paraId="1CA7EF17" w14:textId="77777777" w:rsidR="002A7EB0" w:rsidRDefault="002A7EB0" w:rsidP="009A4CD5">
            <w:pPr>
              <w:jc w:val="both"/>
            </w:pPr>
            <w:r>
              <w:t>Quando houver uma faixa ampla (variabilidade) no tamanho monetário dos itens da população, pode ser útil estratificar a população. Quando a população pode ser adequadamente estratificada, o conjunto de tamanhos de amostra dos estratos geralmente será menor do que o tamanho da amostra que seria necessário para alcançar certo nível de risco de amostragem se uma amostra tivesse sido retirada de toda a população.</w:t>
            </w:r>
          </w:p>
          <w:p w14:paraId="718C0112" w14:textId="77777777" w:rsidR="002A7EB0" w:rsidRDefault="002A7EB0" w:rsidP="009A4CD5">
            <w:pPr>
              <w:jc w:val="both"/>
            </w:pPr>
          </w:p>
        </w:tc>
      </w:tr>
      <w:tr w:rsidR="002A7EB0" w14:paraId="18647DE8" w14:textId="77777777" w:rsidTr="009A4CD5">
        <w:tc>
          <w:tcPr>
            <w:tcW w:w="2660" w:type="dxa"/>
          </w:tcPr>
          <w:p w14:paraId="059CAD17" w14:textId="77777777" w:rsidR="002A7EB0" w:rsidRDefault="002A7EB0" w:rsidP="009A4CD5">
            <w:pPr>
              <w:jc w:val="both"/>
            </w:pPr>
          </w:p>
        </w:tc>
        <w:tc>
          <w:tcPr>
            <w:tcW w:w="1701" w:type="dxa"/>
          </w:tcPr>
          <w:p w14:paraId="66A8F610" w14:textId="77777777" w:rsidR="002A7EB0" w:rsidRDefault="002A7EB0" w:rsidP="009A4CD5">
            <w:pPr>
              <w:jc w:val="both"/>
            </w:pPr>
          </w:p>
        </w:tc>
        <w:tc>
          <w:tcPr>
            <w:tcW w:w="4673" w:type="dxa"/>
          </w:tcPr>
          <w:p w14:paraId="7AF4B22E" w14:textId="77777777" w:rsidR="002A7EB0" w:rsidRDefault="002A7EB0" w:rsidP="009A4CD5">
            <w:pPr>
              <w:ind w:left="34"/>
              <w:jc w:val="both"/>
            </w:pPr>
          </w:p>
        </w:tc>
      </w:tr>
      <w:tr w:rsidR="002A7EB0" w14:paraId="4263C70F" w14:textId="77777777" w:rsidTr="009A4CD5">
        <w:tc>
          <w:tcPr>
            <w:tcW w:w="2660" w:type="dxa"/>
          </w:tcPr>
          <w:p w14:paraId="623EF609" w14:textId="77777777" w:rsidR="002A7EB0" w:rsidRDefault="002A7EB0">
            <w:pPr>
              <w:numPr>
                <w:ilvl w:val="0"/>
                <w:numId w:val="202"/>
              </w:numPr>
              <w:tabs>
                <w:tab w:val="left" w:pos="0"/>
              </w:tabs>
              <w:spacing w:after="0" w:line="240" w:lineRule="auto"/>
              <w:ind w:left="0" w:firstLine="0"/>
              <w:jc w:val="both"/>
            </w:pPr>
            <w:r>
              <w:t>Quantidade de unidades de amostragem na população</w:t>
            </w:r>
          </w:p>
          <w:p w14:paraId="24719F6C" w14:textId="77777777" w:rsidR="002A7EB0" w:rsidRDefault="002A7EB0" w:rsidP="009A4CD5">
            <w:pPr>
              <w:jc w:val="both"/>
            </w:pPr>
          </w:p>
          <w:p w14:paraId="35FDB825" w14:textId="77777777" w:rsidR="002A7EB0" w:rsidRDefault="002A7EB0" w:rsidP="009A4CD5">
            <w:pPr>
              <w:jc w:val="both"/>
            </w:pPr>
          </w:p>
        </w:tc>
        <w:tc>
          <w:tcPr>
            <w:tcW w:w="1701" w:type="dxa"/>
          </w:tcPr>
          <w:p w14:paraId="618E28F9" w14:textId="77777777" w:rsidR="002A7EB0" w:rsidRDefault="002A7EB0" w:rsidP="009A4CD5">
            <w:pPr>
              <w:jc w:val="both"/>
            </w:pPr>
            <w:r>
              <w:t>Efeito negligenciável</w:t>
            </w:r>
          </w:p>
        </w:tc>
        <w:tc>
          <w:tcPr>
            <w:tcW w:w="4673" w:type="dxa"/>
          </w:tcPr>
          <w:p w14:paraId="25C6C7E1" w14:textId="77777777" w:rsidR="002A7EB0" w:rsidRDefault="002A7EB0" w:rsidP="009A4CD5">
            <w:pPr>
              <w:jc w:val="both"/>
            </w:pPr>
            <w:r>
              <w:t>Para populações grandes, o tamanho real da população tem pouco efeito, se houver, no tamanho da amostra. Assim, para pequenas populações, a amostragem de auditoria não é geralmente tão eficiente quanto os meios alternativos para obter evidência de auditoria apropriada e suficiente. (Entretanto, ao usar a amostragem de unidade monetária, um aumento no valor monetário da população aumenta o tamanho da amostra, a menos que isso seja compensado por um aumento proporcional na materialidade para as demonstrações contábeis como um todo e, se aplicável, nível ou níveis de materialidade para classes específicas de operações, saldos de contas e divulgações).</w:t>
            </w:r>
          </w:p>
          <w:p w14:paraId="55EEBA09" w14:textId="77777777" w:rsidR="002A7EB0" w:rsidRDefault="002A7EB0" w:rsidP="009A4CD5">
            <w:pPr>
              <w:jc w:val="both"/>
            </w:pPr>
          </w:p>
        </w:tc>
      </w:tr>
      <w:tr w:rsidR="002A7EB0" w14:paraId="75EC5E4C" w14:textId="77777777" w:rsidTr="009A4CD5">
        <w:tc>
          <w:tcPr>
            <w:tcW w:w="2660" w:type="dxa"/>
          </w:tcPr>
          <w:p w14:paraId="08D8517C" w14:textId="77777777" w:rsidR="002A7EB0" w:rsidRDefault="002A7EB0" w:rsidP="009A4CD5">
            <w:pPr>
              <w:jc w:val="both"/>
            </w:pPr>
          </w:p>
        </w:tc>
        <w:tc>
          <w:tcPr>
            <w:tcW w:w="1701" w:type="dxa"/>
          </w:tcPr>
          <w:p w14:paraId="6DBABD03" w14:textId="77777777" w:rsidR="002A7EB0" w:rsidRDefault="002A7EB0" w:rsidP="009A4CD5">
            <w:pPr>
              <w:jc w:val="both"/>
            </w:pPr>
          </w:p>
        </w:tc>
        <w:tc>
          <w:tcPr>
            <w:tcW w:w="4673" w:type="dxa"/>
          </w:tcPr>
          <w:p w14:paraId="2FF21A6C" w14:textId="77777777" w:rsidR="002A7EB0" w:rsidRDefault="002A7EB0" w:rsidP="009A4CD5">
            <w:pPr>
              <w:ind w:left="34"/>
              <w:jc w:val="both"/>
            </w:pPr>
          </w:p>
        </w:tc>
      </w:tr>
    </w:tbl>
    <w:p w14:paraId="07EA8B3D" w14:textId="77777777" w:rsidR="002A7EB0" w:rsidRDefault="002A7EB0" w:rsidP="002A7EB0">
      <w:pPr>
        <w:jc w:val="both"/>
      </w:pPr>
      <w:r>
        <w:br w:type="page"/>
      </w:r>
      <w:r w:rsidRPr="00DE672E">
        <w:rPr>
          <w:b/>
          <w:sz w:val="28"/>
          <w:szCs w:val="28"/>
        </w:rPr>
        <w:t>Apêndice 4</w:t>
      </w:r>
      <w:r>
        <w:t xml:space="preserve"> (ver item A13)</w:t>
      </w:r>
    </w:p>
    <w:p w14:paraId="4BEC5FED" w14:textId="77777777" w:rsidR="002A7EB0" w:rsidRDefault="002A7EB0" w:rsidP="002A7EB0">
      <w:pPr>
        <w:jc w:val="both"/>
      </w:pPr>
    </w:p>
    <w:p w14:paraId="4628ECDA" w14:textId="77777777" w:rsidR="002A7EB0" w:rsidRPr="00466DC9" w:rsidRDefault="002A7EB0" w:rsidP="002A7EB0">
      <w:pPr>
        <w:jc w:val="both"/>
        <w:rPr>
          <w:b/>
        </w:rPr>
      </w:pPr>
      <w:r w:rsidRPr="00466DC9">
        <w:rPr>
          <w:b/>
        </w:rPr>
        <w:t>Métodos de seleção da amostra</w:t>
      </w:r>
    </w:p>
    <w:p w14:paraId="2B13344C" w14:textId="77777777" w:rsidR="002A7EB0" w:rsidRDefault="002A7EB0" w:rsidP="002A7EB0">
      <w:pPr>
        <w:jc w:val="both"/>
      </w:pPr>
    </w:p>
    <w:p w14:paraId="1ACA1DEE" w14:textId="77777777" w:rsidR="002A7EB0" w:rsidRDefault="002A7EB0" w:rsidP="002A7EB0">
      <w:pPr>
        <w:jc w:val="both"/>
      </w:pPr>
      <w:r>
        <w:t>Existem muitos métodos para selecionar amostras. Os principais são os seguintes:</w:t>
      </w:r>
    </w:p>
    <w:p w14:paraId="56EAF087" w14:textId="77777777" w:rsidR="002A7EB0" w:rsidRDefault="002A7EB0" w:rsidP="002A7EB0">
      <w:pPr>
        <w:ind w:firstLine="567"/>
        <w:jc w:val="both"/>
      </w:pPr>
    </w:p>
    <w:p w14:paraId="0E1A464F" w14:textId="77777777" w:rsidR="002A7EB0" w:rsidRDefault="002A7EB0">
      <w:pPr>
        <w:numPr>
          <w:ilvl w:val="0"/>
          <w:numId w:val="199"/>
        </w:numPr>
        <w:spacing w:after="0" w:line="240" w:lineRule="auto"/>
        <w:ind w:left="709" w:hanging="425"/>
        <w:jc w:val="both"/>
      </w:pPr>
      <w:r>
        <w:t>Seleção aleatória (aplicada por meio de geradores de números aleatórios como, por exemplo, tabelas de números aleatórios).</w:t>
      </w:r>
    </w:p>
    <w:p w14:paraId="21080152" w14:textId="77777777" w:rsidR="002A7EB0" w:rsidRDefault="002A7EB0" w:rsidP="002A7EB0">
      <w:pPr>
        <w:ind w:left="1211"/>
        <w:jc w:val="both"/>
      </w:pPr>
    </w:p>
    <w:p w14:paraId="4B27583E" w14:textId="77777777" w:rsidR="002A7EB0" w:rsidRDefault="002A7EB0">
      <w:pPr>
        <w:numPr>
          <w:ilvl w:val="0"/>
          <w:numId w:val="199"/>
        </w:numPr>
        <w:spacing w:after="0" w:line="240" w:lineRule="auto"/>
        <w:ind w:left="709" w:hanging="425"/>
        <w:jc w:val="both"/>
      </w:pPr>
      <w:r>
        <w:t>Seleção sistemática, em que a quantidade de unidades de amostragem na população é dividida pelo tamanho da amostra para dar um intervalo de amostragem como, por exemplo, 50, e após determinar um ponto de início dentro das primeiras 50, toda 50ª unidade de amostragem seguinte é selecionada. Embora o ponto de início possa ser determinado ao acaso, é mais provável que a amostra seja realmente aleatória se ela for determinada pelo uso de um gerador computadorizado de números aleatórios ou de tabelas de números aleatórios. Ao usar uma seleção sistemática, o auditor precisaria determinar que as unidades de amostragem da população não estão estruturadas de modo que o intervalo de amostragem corresponda a um padrão em particular da população.</w:t>
      </w:r>
    </w:p>
    <w:p w14:paraId="3F7117DE" w14:textId="77777777" w:rsidR="002A7EB0" w:rsidRDefault="002A7EB0" w:rsidP="002A7EB0">
      <w:pPr>
        <w:jc w:val="both"/>
      </w:pPr>
    </w:p>
    <w:p w14:paraId="70AD7537" w14:textId="77777777" w:rsidR="002A7EB0" w:rsidRDefault="002A7EB0">
      <w:pPr>
        <w:numPr>
          <w:ilvl w:val="0"/>
          <w:numId w:val="199"/>
        </w:numPr>
        <w:spacing w:after="0" w:line="240" w:lineRule="auto"/>
        <w:ind w:left="709" w:hanging="425"/>
        <w:jc w:val="both"/>
      </w:pPr>
      <w:r>
        <w:t>Amostragem de unidade monetária é um tipo de seleção com base em valores (conforme descrito no Apêndice 1), na qual o tamanho, a seleção e a avaliação da amostra resultam em uma conclusão em valores monetários.</w:t>
      </w:r>
    </w:p>
    <w:p w14:paraId="4976A974" w14:textId="77777777" w:rsidR="002A7EB0" w:rsidRDefault="002A7EB0" w:rsidP="002A7EB0">
      <w:pPr>
        <w:jc w:val="both"/>
      </w:pPr>
    </w:p>
    <w:p w14:paraId="684FA553" w14:textId="77777777" w:rsidR="002A7EB0" w:rsidRDefault="002A7EB0">
      <w:pPr>
        <w:numPr>
          <w:ilvl w:val="0"/>
          <w:numId w:val="199"/>
        </w:numPr>
        <w:spacing w:after="0" w:line="240" w:lineRule="auto"/>
        <w:ind w:left="709" w:hanging="425"/>
        <w:jc w:val="both"/>
      </w:pPr>
      <w:r>
        <w:t>Seleção ao acaso, na qual o auditor seleciona a amostra sem seguir uma técnica estruturada. Embora nenhuma técnica estruturada seja usada, o auditor, ainda assim, evitaria qualquer tendenciosidade ou previsibilidade consciente (por exemplo, evitar itens difíceis de localizar ou escolher ou evitar sempre os primeiros ou os últimos lançamentos de uma página) e, desse modo, procuraria se assegurar de que todos os itens da população têm uma mesma chance de seleção. A seleção ao acaso não é apropriada quando se usar a amostragem estatística.</w:t>
      </w:r>
    </w:p>
    <w:p w14:paraId="5286475B" w14:textId="77777777" w:rsidR="002A7EB0" w:rsidRDefault="002A7EB0" w:rsidP="002A7EB0">
      <w:pPr>
        <w:jc w:val="both"/>
      </w:pPr>
    </w:p>
    <w:p w14:paraId="046C3E9C" w14:textId="77777777" w:rsidR="002A7EB0" w:rsidRDefault="002A7EB0">
      <w:pPr>
        <w:numPr>
          <w:ilvl w:val="0"/>
          <w:numId w:val="199"/>
        </w:numPr>
        <w:spacing w:after="0" w:line="240" w:lineRule="auto"/>
        <w:ind w:left="709" w:hanging="425"/>
        <w:jc w:val="both"/>
      </w:pPr>
      <w:r>
        <w:t>Seleção de bloco envolve a seleção de um ou mais blocos de itens contíguos da população. A seleção de bloco geralmente não pode ser usada em amostragem de auditoria porque a maioria das populações está estruturada de modo que esses itens em sequência podem ter características semelhantes entre si, mas características diferentes de outros itens de outros lugares da população. Embora, em algumas circunstâncias, possa ser apropriado que um procedimento de auditoria examine um bloco de itens, ela raramente seria uma técnica de seleção de amostra apropriada quando o auditor pretende obter inferências válidas sobre toda a população com base na amostra.</w:t>
      </w:r>
    </w:p>
    <w:p w14:paraId="0E1237B6" w14:textId="77777777" w:rsidR="002A7EB0" w:rsidRPr="002A7EB0" w:rsidRDefault="002A7EB0" w:rsidP="002A7EB0"/>
    <w:p w14:paraId="252C027B" w14:textId="6BEFF664" w:rsidR="006D2D68" w:rsidRDefault="006D2D68" w:rsidP="00D17E06">
      <w:pPr>
        <w:pStyle w:val="Ttulo1"/>
        <w:spacing w:before="0" w:after="120" w:line="240" w:lineRule="auto"/>
        <w:rPr>
          <w:rFonts w:ascii="Times New Roman" w:hAnsi="Times New Roman" w:cs="Times New Roman"/>
          <w:b/>
          <w:bCs/>
          <w:color w:val="auto"/>
          <w:sz w:val="24"/>
          <w:szCs w:val="24"/>
        </w:rPr>
      </w:pPr>
      <w:bookmarkStart w:id="121" w:name="_Toc183036857"/>
      <w:r w:rsidRPr="00D17E06">
        <w:rPr>
          <w:rFonts w:ascii="Times New Roman" w:hAnsi="Times New Roman" w:cs="Times New Roman"/>
          <w:b/>
          <w:bCs/>
          <w:color w:val="auto"/>
          <w:sz w:val="24"/>
          <w:szCs w:val="24"/>
        </w:rPr>
        <w:t>NBC TA 540 (R2)</w:t>
      </w:r>
      <w:bookmarkEnd w:id="121"/>
    </w:p>
    <w:p w14:paraId="759CB07F" w14:textId="77777777" w:rsidR="002A7EB0" w:rsidRPr="002A7EB0" w:rsidRDefault="002A7EB0" w:rsidP="002A7EB0">
      <w:pPr>
        <w:jc w:val="center"/>
        <w:rPr>
          <w:b/>
          <w:bCs/>
        </w:rPr>
      </w:pPr>
      <w:r w:rsidRPr="002A7EB0">
        <w:rPr>
          <w:b/>
          <w:bCs/>
        </w:rPr>
        <w:t>NORMA BRASILEIRA DE CONTABILIDADE, NBC TA 540 (R2), DE 17 DE outuBRO DE 2019</w:t>
      </w:r>
    </w:p>
    <w:p w14:paraId="172BF0D9" w14:textId="77777777" w:rsidR="002A7EB0" w:rsidRPr="008E62F6" w:rsidRDefault="002A7EB0" w:rsidP="002A7EB0">
      <w:pPr>
        <w:widowControl w:val="0"/>
        <w:spacing w:before="171" w:line="240" w:lineRule="auto"/>
        <w:ind w:left="667"/>
      </w:pPr>
    </w:p>
    <w:p w14:paraId="0BC3804A" w14:textId="77777777" w:rsidR="002A7EB0" w:rsidRPr="008E62F6" w:rsidRDefault="002A7EB0" w:rsidP="002A7EB0">
      <w:pPr>
        <w:spacing w:line="240" w:lineRule="auto"/>
        <w:ind w:left="4962"/>
        <w:rPr>
          <w:rFonts w:eastAsia="Times New Roman"/>
        </w:rPr>
      </w:pPr>
      <w:commentRangeStart w:id="122"/>
      <w:r w:rsidRPr="008E62F6">
        <w:rPr>
          <w:rFonts w:eastAsia="Times New Roman"/>
          <w:bCs/>
          <w:iCs/>
        </w:rPr>
        <w:t xml:space="preserve">Dá nova redação à NBC TA </w:t>
      </w:r>
      <w:r>
        <w:rPr>
          <w:rFonts w:eastAsia="Times New Roman"/>
          <w:bCs/>
          <w:iCs/>
        </w:rPr>
        <w:t>540 (R1),</w:t>
      </w:r>
      <w:r w:rsidRPr="008E62F6">
        <w:rPr>
          <w:rFonts w:eastAsia="Times New Roman"/>
          <w:bCs/>
          <w:iCs/>
        </w:rPr>
        <w:t xml:space="preserve"> que dispõe sobre a </w:t>
      </w:r>
      <w:r w:rsidRPr="00CF078A">
        <w:t>auditoria de estimativas contábeis e divulgações relacionadas</w:t>
      </w:r>
      <w:r w:rsidRPr="008E62F6">
        <w:rPr>
          <w:rFonts w:eastAsia="Times New Roman"/>
        </w:rPr>
        <w:t>.</w:t>
      </w:r>
      <w:commentRangeEnd w:id="122"/>
      <w:r>
        <w:rPr>
          <w:rStyle w:val="Refdecomentrio"/>
        </w:rPr>
        <w:commentReference w:id="122"/>
      </w:r>
    </w:p>
    <w:p w14:paraId="661D46FC" w14:textId="77777777" w:rsidR="002A7EB0" w:rsidRPr="008E62F6" w:rsidRDefault="002A7EB0" w:rsidP="002A7EB0">
      <w:pPr>
        <w:spacing w:line="240" w:lineRule="auto"/>
        <w:ind w:left="4253"/>
        <w:rPr>
          <w:rFonts w:eastAsia="Times New Roman"/>
          <w:b/>
          <w:i/>
        </w:rPr>
      </w:pPr>
    </w:p>
    <w:p w14:paraId="0C3922EB" w14:textId="77777777" w:rsidR="002A7EB0" w:rsidRPr="008E62F6" w:rsidRDefault="002A7EB0" w:rsidP="002A7EB0">
      <w:pPr>
        <w:spacing w:line="240" w:lineRule="auto"/>
        <w:ind w:left="4253"/>
        <w:rPr>
          <w:rFonts w:eastAsia="Times New Roman"/>
          <w:b/>
          <w:i/>
        </w:rPr>
      </w:pPr>
    </w:p>
    <w:p w14:paraId="06FD3E08" w14:textId="77777777" w:rsidR="002A7EB0" w:rsidRPr="008E62F6" w:rsidRDefault="002A7EB0" w:rsidP="002A7EB0">
      <w:pPr>
        <w:spacing w:line="240" w:lineRule="auto"/>
        <w:ind w:firstLine="567"/>
        <w:rPr>
          <w:rFonts w:eastAsia="Times New Roman"/>
        </w:rPr>
      </w:pPr>
      <w:r w:rsidRPr="008E62F6">
        <w:rPr>
          <w:rFonts w:eastAsia="Times New Roman"/>
          <w:bCs/>
        </w:rPr>
        <w:t xml:space="preserve">O </w:t>
      </w:r>
      <w:r w:rsidRPr="008E62F6">
        <w:rPr>
          <w:rFonts w:eastAsia="Times New Roman"/>
          <w:b/>
          <w:bCs/>
        </w:rPr>
        <w:t>CONSELHO FEDERAL DE CONTABILIDADE</w:t>
      </w:r>
      <w:r w:rsidRPr="008E62F6">
        <w:rPr>
          <w:rFonts w:eastAsia="Times New Roman"/>
        </w:rPr>
        <w:t xml:space="preserve">, </w:t>
      </w:r>
      <w:r w:rsidRPr="00BC2D67">
        <w:rPr>
          <w:rFonts w:eastAsia="Times New Roman"/>
        </w:rPr>
        <w:t xml:space="preserve">no exercício de suas atribuições legais e regimentais e com fundamento no disposto na alínea “f” do Art. 6º do Decreto-Lei n.º 9.295/1946, alterado pela Lei n.º 12.249/2010, alinhado com o processo de convergência das Normas Brasileiras de Contabilidade e conforme acordo firmado perante a </w:t>
      </w:r>
      <w:r w:rsidRPr="00BC2D67">
        <w:rPr>
          <w:rFonts w:eastAsia="Times New Roman"/>
          <w:i/>
        </w:rPr>
        <w:t>International Federation of Accountants</w:t>
      </w:r>
      <w:r w:rsidRPr="00BC2D67">
        <w:rPr>
          <w:rFonts w:eastAsia="Times New Roman"/>
        </w:rPr>
        <w:t xml:space="preserve"> (Ifac) autorizando o CFC a traduzir, reproduzir e publicar as normas internacionais em formato eletrônico, faz saber que foi aprovada em seu Plenário a seguinte Norma Brasileira de Contabilidade (NBC), em consonância </w:t>
      </w:r>
      <w:r w:rsidRPr="008E62F6">
        <w:rPr>
          <w:rFonts w:eastAsia="Times New Roman"/>
        </w:rPr>
        <w:t xml:space="preserve">com a sua equivalente internacional ISA </w:t>
      </w:r>
      <w:r>
        <w:rPr>
          <w:rFonts w:eastAsia="Times New Roman"/>
        </w:rPr>
        <w:t>540</w:t>
      </w:r>
      <w:r w:rsidRPr="008E62F6">
        <w:rPr>
          <w:rFonts w:eastAsia="Times New Roman"/>
        </w:rPr>
        <w:t xml:space="preserve"> da I</w:t>
      </w:r>
      <w:r>
        <w:rPr>
          <w:rFonts w:eastAsia="Times New Roman"/>
        </w:rPr>
        <w:t>fac</w:t>
      </w:r>
      <w:r w:rsidRPr="008E62F6">
        <w:rPr>
          <w:rFonts w:eastAsia="Times New Roman"/>
        </w:rPr>
        <w:t>:</w:t>
      </w:r>
    </w:p>
    <w:p w14:paraId="15A39964" w14:textId="77777777" w:rsidR="002A7EB0" w:rsidRPr="002A7EB0" w:rsidRDefault="002A7EB0" w:rsidP="002A7EB0">
      <w:pPr>
        <w:jc w:val="center"/>
        <w:rPr>
          <w:b/>
          <w:bCs/>
          <w:lang w:eastAsia="pt-BR"/>
        </w:rPr>
      </w:pPr>
      <w:r w:rsidRPr="002A7EB0">
        <w:rPr>
          <w:b/>
          <w:bCs/>
        </w:rPr>
        <w:t>NBC TA 540 (R2) – AUDITORIA DE ESTIMATIVAS CONTÁBEIS E DIVULGAÇÕES RELACIONADAS</w:t>
      </w:r>
    </w:p>
    <w:p w14:paraId="40404448" w14:textId="77777777" w:rsidR="002A7EB0" w:rsidRPr="00E11A41" w:rsidRDefault="002A7EB0" w:rsidP="002A7EB0">
      <w:pPr>
        <w:autoSpaceDE w:val="0"/>
        <w:autoSpaceDN w:val="0"/>
        <w:adjustRightInd w:val="0"/>
        <w:spacing w:line="240" w:lineRule="auto"/>
        <w:rPr>
          <w:rFonts w:eastAsia="Calibri"/>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0"/>
        <w:gridCol w:w="1559"/>
      </w:tblGrid>
      <w:tr w:rsidR="002A7EB0" w:rsidRPr="00E11A41" w14:paraId="13E3525B" w14:textId="77777777" w:rsidTr="009A4CD5">
        <w:tc>
          <w:tcPr>
            <w:tcW w:w="8080" w:type="dxa"/>
          </w:tcPr>
          <w:p w14:paraId="7C884569" w14:textId="77777777" w:rsidR="002A7EB0" w:rsidRPr="00E11A41" w:rsidRDefault="002A7EB0" w:rsidP="009A4CD5">
            <w:pPr>
              <w:spacing w:before="60" w:after="60" w:line="240" w:lineRule="auto"/>
              <w:rPr>
                <w:rFonts w:eastAsia="Times New Roman"/>
                <w:bCs/>
                <w:kern w:val="36"/>
                <w:lang w:eastAsia="pt-BR"/>
              </w:rPr>
            </w:pPr>
            <w:r w:rsidRPr="00E11A41">
              <w:rPr>
                <w:rFonts w:eastAsia="Times New Roman"/>
                <w:bCs/>
                <w:kern w:val="36"/>
                <w:lang w:eastAsia="pt-BR"/>
              </w:rPr>
              <w:t>Sumário</w:t>
            </w:r>
          </w:p>
        </w:tc>
        <w:tc>
          <w:tcPr>
            <w:tcW w:w="1559" w:type="dxa"/>
          </w:tcPr>
          <w:p w14:paraId="12DBC362" w14:textId="77777777" w:rsidR="002A7EB0" w:rsidRPr="00E11A41" w:rsidRDefault="002A7EB0" w:rsidP="009A4CD5">
            <w:pPr>
              <w:spacing w:before="60" w:after="60" w:line="240" w:lineRule="auto"/>
              <w:jc w:val="center"/>
              <w:rPr>
                <w:rFonts w:eastAsia="Times New Roman"/>
                <w:bCs/>
                <w:kern w:val="36"/>
                <w:lang w:eastAsia="pt-BR"/>
              </w:rPr>
            </w:pPr>
            <w:r w:rsidRPr="00E11A41">
              <w:rPr>
                <w:rFonts w:eastAsia="Times New Roman"/>
                <w:bCs/>
                <w:kern w:val="36"/>
                <w:lang w:eastAsia="pt-BR"/>
              </w:rPr>
              <w:t>Item</w:t>
            </w:r>
          </w:p>
        </w:tc>
      </w:tr>
      <w:tr w:rsidR="002A7EB0" w:rsidRPr="00E11A41" w14:paraId="3A0E7FB0" w14:textId="77777777" w:rsidTr="009A4CD5">
        <w:tc>
          <w:tcPr>
            <w:tcW w:w="8080" w:type="dxa"/>
          </w:tcPr>
          <w:p w14:paraId="12DB390A" w14:textId="77777777" w:rsidR="002A7EB0" w:rsidRPr="00E813D7" w:rsidRDefault="002A7EB0" w:rsidP="009A4CD5">
            <w:pPr>
              <w:pStyle w:val="Ttulo2"/>
              <w:spacing w:before="60"/>
              <w:rPr>
                <w:sz w:val="22"/>
                <w:szCs w:val="22"/>
              </w:rPr>
            </w:pPr>
            <w:bookmarkStart w:id="123" w:name="_Toc182400368"/>
            <w:bookmarkStart w:id="124" w:name="_Toc183036858"/>
            <w:r w:rsidRPr="00E813D7">
              <w:rPr>
                <w:sz w:val="22"/>
                <w:szCs w:val="22"/>
                <w:lang w:val="pt-BR"/>
              </w:rPr>
              <w:t>Introdução</w:t>
            </w:r>
            <w:bookmarkEnd w:id="123"/>
            <w:bookmarkEnd w:id="124"/>
          </w:p>
        </w:tc>
        <w:tc>
          <w:tcPr>
            <w:tcW w:w="1559" w:type="dxa"/>
          </w:tcPr>
          <w:p w14:paraId="7F27EF26" w14:textId="77777777" w:rsidR="002A7EB0" w:rsidRPr="00E11A41" w:rsidRDefault="002A7EB0" w:rsidP="009A4CD5">
            <w:pPr>
              <w:spacing w:before="60" w:after="60" w:line="240" w:lineRule="auto"/>
              <w:jc w:val="center"/>
              <w:rPr>
                <w:rFonts w:eastAsia="Times New Roman"/>
                <w:bCs/>
                <w:kern w:val="36"/>
                <w:lang w:eastAsia="pt-BR"/>
              </w:rPr>
            </w:pPr>
          </w:p>
        </w:tc>
      </w:tr>
      <w:tr w:rsidR="002A7EB0" w:rsidRPr="00E11A41" w14:paraId="1EDB263F" w14:textId="77777777" w:rsidTr="009A4CD5">
        <w:tc>
          <w:tcPr>
            <w:tcW w:w="8080" w:type="dxa"/>
          </w:tcPr>
          <w:p w14:paraId="59455894" w14:textId="77777777" w:rsidR="002A7EB0" w:rsidRPr="00E813D7" w:rsidRDefault="002A7EB0" w:rsidP="009A4CD5">
            <w:pPr>
              <w:tabs>
                <w:tab w:val="left" w:leader="dot" w:pos="7907"/>
                <w:tab w:val="right" w:pos="9372"/>
              </w:tabs>
              <w:spacing w:before="60" w:after="60" w:line="240" w:lineRule="auto"/>
            </w:pPr>
            <w:r w:rsidRPr="00E813D7">
              <w:t>Alcance</w:t>
            </w:r>
          </w:p>
        </w:tc>
        <w:tc>
          <w:tcPr>
            <w:tcW w:w="1559" w:type="dxa"/>
          </w:tcPr>
          <w:p w14:paraId="54641735"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1</w:t>
            </w:r>
          </w:p>
        </w:tc>
      </w:tr>
      <w:tr w:rsidR="002A7EB0" w:rsidRPr="00E11A41" w14:paraId="32985A7A" w14:textId="77777777" w:rsidTr="009A4CD5">
        <w:tc>
          <w:tcPr>
            <w:tcW w:w="8080" w:type="dxa"/>
          </w:tcPr>
          <w:p w14:paraId="5856F821" w14:textId="77777777" w:rsidR="002A7EB0" w:rsidRPr="00E813D7" w:rsidRDefault="002A7EB0" w:rsidP="009A4CD5">
            <w:pPr>
              <w:tabs>
                <w:tab w:val="left" w:leader="dot" w:pos="7902"/>
                <w:tab w:val="right" w:pos="9372"/>
              </w:tabs>
              <w:spacing w:before="60" w:after="60" w:line="240" w:lineRule="auto"/>
            </w:pPr>
            <w:r w:rsidRPr="00E813D7">
              <w:rPr>
                <w:lang w:eastAsia="pt-BR"/>
              </w:rPr>
              <w:t>Natureza das estimativas contábeis</w:t>
            </w:r>
          </w:p>
        </w:tc>
        <w:tc>
          <w:tcPr>
            <w:tcW w:w="1559" w:type="dxa"/>
            <w:vAlign w:val="center"/>
          </w:tcPr>
          <w:p w14:paraId="1B7A0180"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2</w:t>
            </w:r>
            <w:r w:rsidRPr="00E11A41">
              <w:rPr>
                <w:rFonts w:eastAsia="Times New Roman"/>
                <w:bCs/>
                <w:kern w:val="36"/>
                <w:lang w:eastAsia="pt-BR"/>
              </w:rPr>
              <w:t xml:space="preserve"> – </w:t>
            </w:r>
            <w:r>
              <w:rPr>
                <w:rFonts w:eastAsia="Times New Roman"/>
                <w:bCs/>
                <w:kern w:val="36"/>
                <w:lang w:eastAsia="pt-BR"/>
              </w:rPr>
              <w:t>3</w:t>
            </w:r>
          </w:p>
        </w:tc>
      </w:tr>
      <w:tr w:rsidR="002A7EB0" w:rsidRPr="00E11A41" w14:paraId="1ECEC0E7" w14:textId="77777777" w:rsidTr="009A4CD5">
        <w:tc>
          <w:tcPr>
            <w:tcW w:w="8080" w:type="dxa"/>
          </w:tcPr>
          <w:p w14:paraId="19D3BF08" w14:textId="77777777" w:rsidR="002A7EB0" w:rsidRPr="00E813D7" w:rsidRDefault="002A7EB0" w:rsidP="009A4CD5">
            <w:pPr>
              <w:tabs>
                <w:tab w:val="left" w:leader="dot" w:pos="7902"/>
                <w:tab w:val="right" w:pos="9372"/>
              </w:tabs>
              <w:spacing w:before="60" w:after="60" w:line="240" w:lineRule="auto"/>
            </w:pPr>
            <w:r w:rsidRPr="00E813D7">
              <w:rPr>
                <w:lang w:eastAsia="pt-BR"/>
              </w:rPr>
              <w:t xml:space="preserve">Principais conceitos </w:t>
            </w:r>
            <w:r w:rsidRPr="00E813D7">
              <w:t>desta Norma</w:t>
            </w:r>
          </w:p>
        </w:tc>
        <w:tc>
          <w:tcPr>
            <w:tcW w:w="1559" w:type="dxa"/>
            <w:vAlign w:val="center"/>
          </w:tcPr>
          <w:p w14:paraId="6B545F09"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4 – 9</w:t>
            </w:r>
          </w:p>
        </w:tc>
      </w:tr>
      <w:tr w:rsidR="002A7EB0" w:rsidRPr="00E11A41" w14:paraId="20C43163" w14:textId="77777777" w:rsidTr="009A4CD5">
        <w:tc>
          <w:tcPr>
            <w:tcW w:w="8080" w:type="dxa"/>
          </w:tcPr>
          <w:p w14:paraId="7CCB0F4B" w14:textId="77777777" w:rsidR="002A7EB0" w:rsidRPr="00E813D7" w:rsidRDefault="002A7EB0" w:rsidP="009A4CD5">
            <w:pPr>
              <w:tabs>
                <w:tab w:val="left" w:leader="dot" w:pos="7902"/>
                <w:tab w:val="right" w:pos="9372"/>
              </w:tabs>
              <w:spacing w:before="60" w:after="60" w:line="240" w:lineRule="auto"/>
            </w:pPr>
            <w:r w:rsidRPr="00E813D7">
              <w:t>Data de vigência</w:t>
            </w:r>
          </w:p>
        </w:tc>
        <w:tc>
          <w:tcPr>
            <w:tcW w:w="1559" w:type="dxa"/>
            <w:vAlign w:val="center"/>
          </w:tcPr>
          <w:p w14:paraId="1516A4FD"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10</w:t>
            </w:r>
          </w:p>
        </w:tc>
      </w:tr>
      <w:tr w:rsidR="002A7EB0" w:rsidRPr="00E11A41" w14:paraId="19308A89" w14:textId="77777777" w:rsidTr="009A4CD5">
        <w:tc>
          <w:tcPr>
            <w:tcW w:w="8080" w:type="dxa"/>
          </w:tcPr>
          <w:p w14:paraId="21A774A4" w14:textId="77777777" w:rsidR="002A7EB0" w:rsidRPr="00E813D7" w:rsidRDefault="002A7EB0" w:rsidP="009A4CD5">
            <w:pPr>
              <w:tabs>
                <w:tab w:val="left" w:leader="dot" w:pos="7907"/>
                <w:tab w:val="right" w:pos="9372"/>
              </w:tabs>
              <w:spacing w:before="60" w:after="60" w:line="240" w:lineRule="auto"/>
            </w:pPr>
            <w:r w:rsidRPr="00E813D7">
              <w:rPr>
                <w:b/>
              </w:rPr>
              <w:t>Objetivo</w:t>
            </w:r>
          </w:p>
        </w:tc>
        <w:tc>
          <w:tcPr>
            <w:tcW w:w="1559" w:type="dxa"/>
            <w:vAlign w:val="center"/>
          </w:tcPr>
          <w:p w14:paraId="30326A9B"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11</w:t>
            </w:r>
          </w:p>
        </w:tc>
      </w:tr>
      <w:tr w:rsidR="002A7EB0" w:rsidRPr="00E11A41" w14:paraId="538B4B10" w14:textId="77777777" w:rsidTr="009A4CD5">
        <w:tc>
          <w:tcPr>
            <w:tcW w:w="8080" w:type="dxa"/>
          </w:tcPr>
          <w:p w14:paraId="763F7585" w14:textId="77777777" w:rsidR="002A7EB0" w:rsidRPr="00E813D7" w:rsidRDefault="002A7EB0" w:rsidP="009A4CD5">
            <w:pPr>
              <w:tabs>
                <w:tab w:val="left" w:leader="dot" w:pos="7917"/>
                <w:tab w:val="right" w:pos="9372"/>
              </w:tabs>
              <w:spacing w:before="60" w:after="60" w:line="240" w:lineRule="auto"/>
            </w:pPr>
            <w:r w:rsidRPr="00E813D7">
              <w:rPr>
                <w:b/>
              </w:rPr>
              <w:t>Definições</w:t>
            </w:r>
          </w:p>
        </w:tc>
        <w:tc>
          <w:tcPr>
            <w:tcW w:w="1559" w:type="dxa"/>
            <w:vAlign w:val="center"/>
          </w:tcPr>
          <w:p w14:paraId="7B8C61A7"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12</w:t>
            </w:r>
          </w:p>
        </w:tc>
      </w:tr>
      <w:tr w:rsidR="002A7EB0" w:rsidRPr="00E11A41" w14:paraId="549D4450" w14:textId="77777777" w:rsidTr="009A4CD5">
        <w:tc>
          <w:tcPr>
            <w:tcW w:w="8080" w:type="dxa"/>
          </w:tcPr>
          <w:p w14:paraId="21CB8758" w14:textId="77777777" w:rsidR="002A7EB0" w:rsidRPr="00E813D7" w:rsidRDefault="002A7EB0" w:rsidP="009A4CD5">
            <w:pPr>
              <w:pStyle w:val="Ttulo2"/>
              <w:spacing w:before="60"/>
              <w:rPr>
                <w:sz w:val="22"/>
                <w:szCs w:val="22"/>
              </w:rPr>
            </w:pPr>
            <w:bookmarkStart w:id="125" w:name="_Toc182400369"/>
            <w:bookmarkStart w:id="126" w:name="_Toc183036859"/>
            <w:r w:rsidRPr="00E813D7">
              <w:rPr>
                <w:sz w:val="22"/>
                <w:szCs w:val="22"/>
                <w:lang w:val="pt-BR"/>
              </w:rPr>
              <w:t>Requisitos</w:t>
            </w:r>
            <w:bookmarkEnd w:id="125"/>
            <w:bookmarkEnd w:id="126"/>
          </w:p>
        </w:tc>
        <w:tc>
          <w:tcPr>
            <w:tcW w:w="1559" w:type="dxa"/>
            <w:vAlign w:val="center"/>
          </w:tcPr>
          <w:p w14:paraId="18140F57" w14:textId="77777777" w:rsidR="002A7EB0" w:rsidRPr="00E11A41" w:rsidRDefault="002A7EB0" w:rsidP="009A4CD5">
            <w:pPr>
              <w:spacing w:before="60" w:after="60" w:line="240" w:lineRule="auto"/>
              <w:jc w:val="center"/>
              <w:rPr>
                <w:rFonts w:eastAsia="Times New Roman"/>
                <w:bCs/>
                <w:kern w:val="36"/>
                <w:lang w:eastAsia="pt-BR"/>
              </w:rPr>
            </w:pPr>
          </w:p>
        </w:tc>
      </w:tr>
      <w:tr w:rsidR="002A7EB0" w:rsidRPr="00E11A41" w14:paraId="629B2AC1" w14:textId="77777777" w:rsidTr="009A4CD5">
        <w:tc>
          <w:tcPr>
            <w:tcW w:w="8080" w:type="dxa"/>
          </w:tcPr>
          <w:p w14:paraId="30528462" w14:textId="77777777" w:rsidR="002A7EB0" w:rsidRPr="002E67D1" w:rsidRDefault="002A7EB0" w:rsidP="009A4CD5">
            <w:pPr>
              <w:tabs>
                <w:tab w:val="left" w:leader="dot" w:pos="7902"/>
                <w:tab w:val="right" w:pos="9372"/>
              </w:tabs>
              <w:spacing w:before="60" w:after="60" w:line="240" w:lineRule="auto"/>
            </w:pPr>
            <w:r w:rsidRPr="00174E86">
              <w:t xml:space="preserve">Procedimentos de </w:t>
            </w:r>
            <w:r w:rsidRPr="00174E86">
              <w:rPr>
                <w:lang w:eastAsia="pt-BR"/>
              </w:rPr>
              <w:t>a</w:t>
            </w:r>
            <w:r w:rsidRPr="00174E86">
              <w:t xml:space="preserve">valiação de </w:t>
            </w:r>
            <w:r w:rsidRPr="00174E86">
              <w:rPr>
                <w:lang w:eastAsia="pt-BR"/>
              </w:rPr>
              <w:t>r</w:t>
            </w:r>
            <w:r w:rsidRPr="00174E86">
              <w:t xml:space="preserve">isco e </w:t>
            </w:r>
            <w:r w:rsidRPr="00174E86">
              <w:rPr>
                <w:lang w:eastAsia="pt-BR"/>
              </w:rPr>
              <w:t>atividades relacionadas</w:t>
            </w:r>
          </w:p>
        </w:tc>
        <w:tc>
          <w:tcPr>
            <w:tcW w:w="1559" w:type="dxa"/>
            <w:vAlign w:val="center"/>
          </w:tcPr>
          <w:p w14:paraId="68AD7CD7"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13 – 15</w:t>
            </w:r>
          </w:p>
        </w:tc>
      </w:tr>
      <w:tr w:rsidR="002A7EB0" w:rsidRPr="00E11A41" w14:paraId="2D097400" w14:textId="77777777" w:rsidTr="009A4CD5">
        <w:tc>
          <w:tcPr>
            <w:tcW w:w="8080" w:type="dxa"/>
          </w:tcPr>
          <w:p w14:paraId="75C42878" w14:textId="77777777" w:rsidR="002A7EB0" w:rsidRPr="002E67D1" w:rsidRDefault="002A7EB0" w:rsidP="009A4CD5">
            <w:pPr>
              <w:tabs>
                <w:tab w:val="left" w:leader="dot" w:pos="7898"/>
                <w:tab w:val="right" w:pos="9372"/>
              </w:tabs>
              <w:spacing w:before="60" w:after="60" w:line="240" w:lineRule="auto"/>
            </w:pPr>
            <w:r w:rsidRPr="00174E86">
              <w:t xml:space="preserve">Identificação e </w:t>
            </w:r>
            <w:r w:rsidRPr="00174E86">
              <w:rPr>
                <w:lang w:eastAsia="pt-BR"/>
              </w:rPr>
              <w:t>a</w:t>
            </w:r>
            <w:r w:rsidRPr="00174E86">
              <w:t xml:space="preserve">valiação dos </w:t>
            </w:r>
            <w:r w:rsidRPr="00174E86">
              <w:rPr>
                <w:lang w:eastAsia="pt-BR"/>
              </w:rPr>
              <w:t>r</w:t>
            </w:r>
            <w:r w:rsidRPr="00174E86">
              <w:t xml:space="preserve">iscos de </w:t>
            </w:r>
            <w:r w:rsidRPr="00174E86">
              <w:rPr>
                <w:lang w:eastAsia="pt-BR"/>
              </w:rPr>
              <w:t>distorção relevante</w:t>
            </w:r>
          </w:p>
        </w:tc>
        <w:tc>
          <w:tcPr>
            <w:tcW w:w="1559" w:type="dxa"/>
          </w:tcPr>
          <w:p w14:paraId="01517530" w14:textId="77777777" w:rsidR="002A7EB0" w:rsidRDefault="002A7EB0" w:rsidP="009A4CD5">
            <w:pPr>
              <w:spacing w:before="60" w:after="60" w:line="240" w:lineRule="auto"/>
              <w:jc w:val="center"/>
            </w:pPr>
            <w:r w:rsidRPr="002D05EE">
              <w:rPr>
                <w:rFonts w:eastAsia="Times New Roman"/>
                <w:bCs/>
                <w:kern w:val="36"/>
                <w:lang w:eastAsia="pt-BR"/>
              </w:rPr>
              <w:t>1</w:t>
            </w:r>
            <w:r>
              <w:rPr>
                <w:rFonts w:eastAsia="Times New Roman"/>
                <w:bCs/>
                <w:kern w:val="36"/>
                <w:lang w:eastAsia="pt-BR"/>
              </w:rPr>
              <w:t>6</w:t>
            </w:r>
            <w:r w:rsidRPr="002D05EE">
              <w:rPr>
                <w:rFonts w:eastAsia="Times New Roman"/>
                <w:bCs/>
                <w:kern w:val="36"/>
                <w:lang w:eastAsia="pt-BR"/>
              </w:rPr>
              <w:t xml:space="preserve"> – 1</w:t>
            </w:r>
            <w:r>
              <w:rPr>
                <w:rFonts w:eastAsia="Times New Roman"/>
                <w:bCs/>
                <w:kern w:val="36"/>
                <w:lang w:eastAsia="pt-BR"/>
              </w:rPr>
              <w:t>7</w:t>
            </w:r>
          </w:p>
        </w:tc>
      </w:tr>
      <w:tr w:rsidR="002A7EB0" w:rsidRPr="00E11A41" w14:paraId="749D2B79" w14:textId="77777777" w:rsidTr="009A4CD5">
        <w:tc>
          <w:tcPr>
            <w:tcW w:w="8080" w:type="dxa"/>
          </w:tcPr>
          <w:p w14:paraId="5EB3FB5E" w14:textId="77777777" w:rsidR="002A7EB0" w:rsidRPr="002E67D1" w:rsidRDefault="002A7EB0" w:rsidP="009A4CD5">
            <w:pPr>
              <w:tabs>
                <w:tab w:val="left" w:leader="dot" w:pos="7902"/>
                <w:tab w:val="right" w:pos="9372"/>
              </w:tabs>
              <w:spacing w:before="60" w:after="60" w:line="240" w:lineRule="auto"/>
            </w:pPr>
            <w:r w:rsidRPr="00174E86">
              <w:t xml:space="preserve">Respostas aos </w:t>
            </w:r>
            <w:r w:rsidRPr="00174E86">
              <w:rPr>
                <w:lang w:eastAsia="pt-BR"/>
              </w:rPr>
              <w:t>riscos avaliados</w:t>
            </w:r>
            <w:r w:rsidRPr="00174E86">
              <w:t xml:space="preserve"> de </w:t>
            </w:r>
            <w:r w:rsidRPr="00174E86">
              <w:rPr>
                <w:lang w:eastAsia="pt-BR"/>
              </w:rPr>
              <w:t>distorção relevante</w:t>
            </w:r>
          </w:p>
        </w:tc>
        <w:tc>
          <w:tcPr>
            <w:tcW w:w="1559" w:type="dxa"/>
          </w:tcPr>
          <w:p w14:paraId="39BF228C" w14:textId="77777777" w:rsidR="002A7EB0" w:rsidRDefault="002A7EB0" w:rsidP="009A4CD5">
            <w:pPr>
              <w:spacing w:before="60" w:after="60" w:line="240" w:lineRule="auto"/>
              <w:jc w:val="center"/>
            </w:pPr>
            <w:r w:rsidRPr="002D05EE">
              <w:rPr>
                <w:rFonts w:eastAsia="Times New Roman"/>
                <w:bCs/>
                <w:kern w:val="36"/>
                <w:lang w:eastAsia="pt-BR"/>
              </w:rPr>
              <w:t>1</w:t>
            </w:r>
            <w:r>
              <w:rPr>
                <w:rFonts w:eastAsia="Times New Roman"/>
                <w:bCs/>
                <w:kern w:val="36"/>
                <w:lang w:eastAsia="pt-BR"/>
              </w:rPr>
              <w:t>8</w:t>
            </w:r>
            <w:r w:rsidRPr="002D05EE">
              <w:rPr>
                <w:rFonts w:eastAsia="Times New Roman"/>
                <w:bCs/>
                <w:kern w:val="36"/>
                <w:lang w:eastAsia="pt-BR"/>
              </w:rPr>
              <w:t xml:space="preserve"> – </w:t>
            </w:r>
            <w:r>
              <w:rPr>
                <w:rFonts w:eastAsia="Times New Roman"/>
                <w:bCs/>
                <w:kern w:val="36"/>
                <w:lang w:eastAsia="pt-BR"/>
              </w:rPr>
              <w:t>30</w:t>
            </w:r>
          </w:p>
        </w:tc>
      </w:tr>
      <w:tr w:rsidR="002A7EB0" w:rsidRPr="00E11A41" w14:paraId="3D756440" w14:textId="77777777" w:rsidTr="009A4CD5">
        <w:tc>
          <w:tcPr>
            <w:tcW w:w="8080" w:type="dxa"/>
          </w:tcPr>
          <w:p w14:paraId="4C99C042" w14:textId="77777777" w:rsidR="002A7EB0" w:rsidRPr="002E67D1" w:rsidRDefault="002A7EB0" w:rsidP="009A4CD5">
            <w:pPr>
              <w:tabs>
                <w:tab w:val="left" w:leader="dot" w:pos="7902"/>
                <w:tab w:val="right" w:pos="9372"/>
              </w:tabs>
              <w:spacing w:before="60" w:after="60" w:line="240" w:lineRule="auto"/>
            </w:pPr>
            <w:r w:rsidRPr="00174E86">
              <w:t xml:space="preserve">Divulgações relacionadas </w:t>
            </w:r>
            <w:r w:rsidRPr="00174E86">
              <w:rPr>
                <w:lang w:eastAsia="pt-BR"/>
              </w:rPr>
              <w:t>às</w:t>
            </w:r>
            <w:r w:rsidRPr="00174E86">
              <w:t xml:space="preserve"> estimativas contábeis</w:t>
            </w:r>
          </w:p>
        </w:tc>
        <w:tc>
          <w:tcPr>
            <w:tcW w:w="1559" w:type="dxa"/>
          </w:tcPr>
          <w:p w14:paraId="41719532" w14:textId="77777777" w:rsidR="002A7EB0" w:rsidRDefault="002A7EB0" w:rsidP="009A4CD5">
            <w:pPr>
              <w:spacing w:before="60" w:after="60" w:line="240" w:lineRule="auto"/>
              <w:jc w:val="center"/>
            </w:pPr>
            <w:r>
              <w:rPr>
                <w:rFonts w:eastAsia="Times New Roman"/>
                <w:bCs/>
                <w:kern w:val="36"/>
                <w:lang w:eastAsia="pt-BR"/>
              </w:rPr>
              <w:t>31</w:t>
            </w:r>
          </w:p>
        </w:tc>
      </w:tr>
      <w:tr w:rsidR="002A7EB0" w:rsidRPr="00E11A41" w14:paraId="06419875" w14:textId="77777777" w:rsidTr="009A4CD5">
        <w:tc>
          <w:tcPr>
            <w:tcW w:w="8080" w:type="dxa"/>
          </w:tcPr>
          <w:p w14:paraId="5B93B0DB" w14:textId="77777777" w:rsidR="002A7EB0" w:rsidRPr="002E67D1" w:rsidRDefault="002A7EB0" w:rsidP="009A4CD5">
            <w:pPr>
              <w:tabs>
                <w:tab w:val="left" w:leader="dot" w:pos="7898"/>
                <w:tab w:val="right" w:pos="9372"/>
              </w:tabs>
              <w:spacing w:before="60" w:after="60" w:line="240" w:lineRule="auto"/>
            </w:pPr>
            <w:r w:rsidRPr="00174E86">
              <w:t xml:space="preserve">Indicadores de </w:t>
            </w:r>
            <w:r w:rsidRPr="00174E86">
              <w:rPr>
                <w:lang w:eastAsia="pt-BR"/>
              </w:rPr>
              <w:t>possível t</w:t>
            </w:r>
            <w:r w:rsidRPr="00174E86">
              <w:t xml:space="preserve">endenciosidade da </w:t>
            </w:r>
            <w:r w:rsidRPr="00174E86">
              <w:rPr>
                <w:lang w:eastAsia="pt-BR"/>
              </w:rPr>
              <w:t>a</w:t>
            </w:r>
            <w:r w:rsidRPr="00174E86">
              <w:t>dministração</w:t>
            </w:r>
          </w:p>
        </w:tc>
        <w:tc>
          <w:tcPr>
            <w:tcW w:w="1559" w:type="dxa"/>
          </w:tcPr>
          <w:p w14:paraId="4BF4B7F2" w14:textId="77777777" w:rsidR="002A7EB0" w:rsidRDefault="002A7EB0" w:rsidP="009A4CD5">
            <w:pPr>
              <w:spacing w:before="60" w:after="60" w:line="240" w:lineRule="auto"/>
              <w:jc w:val="center"/>
            </w:pPr>
            <w:r>
              <w:rPr>
                <w:rFonts w:eastAsia="Times New Roman"/>
                <w:bCs/>
                <w:kern w:val="36"/>
                <w:lang w:eastAsia="pt-BR"/>
              </w:rPr>
              <w:t>32</w:t>
            </w:r>
          </w:p>
        </w:tc>
      </w:tr>
      <w:tr w:rsidR="002A7EB0" w:rsidRPr="00E11A41" w14:paraId="1AADBE90" w14:textId="77777777" w:rsidTr="009A4CD5">
        <w:tc>
          <w:tcPr>
            <w:tcW w:w="8080" w:type="dxa"/>
          </w:tcPr>
          <w:p w14:paraId="1D82764E" w14:textId="77777777" w:rsidR="002A7EB0" w:rsidRPr="002E67D1" w:rsidRDefault="002A7EB0" w:rsidP="009A4CD5">
            <w:pPr>
              <w:tabs>
                <w:tab w:val="left" w:leader="dot" w:pos="7907"/>
                <w:tab w:val="right" w:pos="9372"/>
              </w:tabs>
              <w:spacing w:before="60" w:after="60" w:line="240" w:lineRule="auto"/>
            </w:pPr>
            <w:r w:rsidRPr="00174E86">
              <w:t xml:space="preserve">Avaliação geral </w:t>
            </w:r>
            <w:r w:rsidRPr="00174E86">
              <w:rPr>
                <w:lang w:eastAsia="pt-BR"/>
              </w:rPr>
              <w:t>baseada</w:t>
            </w:r>
            <w:r w:rsidRPr="00174E86">
              <w:t xml:space="preserve"> nos </w:t>
            </w:r>
            <w:r w:rsidRPr="00174E86">
              <w:rPr>
                <w:lang w:eastAsia="pt-BR"/>
              </w:rPr>
              <w:t>procedimentos</w:t>
            </w:r>
            <w:r w:rsidRPr="00174E86">
              <w:t xml:space="preserve"> de </w:t>
            </w:r>
            <w:r w:rsidRPr="00174E86">
              <w:rPr>
                <w:lang w:eastAsia="pt-BR"/>
              </w:rPr>
              <w:t>auditoria realizados</w:t>
            </w:r>
          </w:p>
        </w:tc>
        <w:tc>
          <w:tcPr>
            <w:tcW w:w="1559" w:type="dxa"/>
          </w:tcPr>
          <w:p w14:paraId="310151D9" w14:textId="77777777" w:rsidR="002A7EB0" w:rsidRDefault="002A7EB0" w:rsidP="009A4CD5">
            <w:pPr>
              <w:spacing w:before="60" w:after="60" w:line="240" w:lineRule="auto"/>
              <w:jc w:val="center"/>
            </w:pPr>
            <w:r>
              <w:rPr>
                <w:rFonts w:eastAsia="Times New Roman"/>
                <w:bCs/>
                <w:kern w:val="36"/>
                <w:lang w:eastAsia="pt-BR"/>
              </w:rPr>
              <w:t>3</w:t>
            </w:r>
            <w:r w:rsidRPr="002D05EE">
              <w:rPr>
                <w:rFonts w:eastAsia="Times New Roman"/>
                <w:bCs/>
                <w:kern w:val="36"/>
                <w:lang w:eastAsia="pt-BR"/>
              </w:rPr>
              <w:t xml:space="preserve">3 – </w:t>
            </w:r>
            <w:r>
              <w:rPr>
                <w:rFonts w:eastAsia="Times New Roman"/>
                <w:bCs/>
                <w:kern w:val="36"/>
                <w:lang w:eastAsia="pt-BR"/>
              </w:rPr>
              <w:t>36</w:t>
            </w:r>
          </w:p>
        </w:tc>
      </w:tr>
      <w:tr w:rsidR="002A7EB0" w:rsidRPr="00E11A41" w14:paraId="5049C27A" w14:textId="77777777" w:rsidTr="009A4CD5">
        <w:tc>
          <w:tcPr>
            <w:tcW w:w="8080" w:type="dxa"/>
          </w:tcPr>
          <w:p w14:paraId="16744DCB" w14:textId="77777777" w:rsidR="002A7EB0" w:rsidRPr="00174E86" w:rsidRDefault="002A7EB0" w:rsidP="009A4CD5">
            <w:pPr>
              <w:tabs>
                <w:tab w:val="left" w:leader="dot" w:pos="7917"/>
                <w:tab w:val="right" w:pos="9372"/>
              </w:tabs>
              <w:spacing w:before="60" w:after="60" w:line="240" w:lineRule="auto"/>
            </w:pPr>
            <w:r w:rsidRPr="00174E86">
              <w:t xml:space="preserve">Representações </w:t>
            </w:r>
            <w:r w:rsidRPr="00174E86">
              <w:rPr>
                <w:lang w:eastAsia="pt-BR"/>
              </w:rPr>
              <w:t>formais</w:t>
            </w:r>
          </w:p>
        </w:tc>
        <w:tc>
          <w:tcPr>
            <w:tcW w:w="1559" w:type="dxa"/>
          </w:tcPr>
          <w:p w14:paraId="06D9100F" w14:textId="77777777" w:rsidR="002A7EB0" w:rsidRDefault="002A7EB0" w:rsidP="009A4CD5">
            <w:pPr>
              <w:spacing w:before="60" w:after="60" w:line="240" w:lineRule="auto"/>
              <w:jc w:val="center"/>
            </w:pPr>
            <w:r>
              <w:rPr>
                <w:rFonts w:eastAsia="Times New Roman"/>
                <w:bCs/>
                <w:kern w:val="36"/>
                <w:lang w:eastAsia="pt-BR"/>
              </w:rPr>
              <w:t>37</w:t>
            </w:r>
          </w:p>
        </w:tc>
      </w:tr>
      <w:tr w:rsidR="002A7EB0" w:rsidRPr="00E11A41" w14:paraId="39745103" w14:textId="77777777" w:rsidTr="009A4CD5">
        <w:tc>
          <w:tcPr>
            <w:tcW w:w="8080" w:type="dxa"/>
          </w:tcPr>
          <w:p w14:paraId="38B6908C" w14:textId="77777777" w:rsidR="002A7EB0" w:rsidRPr="002E67D1" w:rsidRDefault="002A7EB0" w:rsidP="009A4CD5">
            <w:pPr>
              <w:tabs>
                <w:tab w:val="left" w:leader="dot" w:pos="7917"/>
                <w:tab w:val="right" w:pos="9372"/>
              </w:tabs>
              <w:spacing w:before="60" w:after="60" w:line="240" w:lineRule="auto"/>
            </w:pPr>
            <w:r w:rsidRPr="00174E86">
              <w:rPr>
                <w:lang w:eastAsia="pt-BR"/>
              </w:rPr>
              <w:t>Comunicação com os responsáveis pela governança, administração ou outras partes relevantes</w:t>
            </w:r>
          </w:p>
        </w:tc>
        <w:tc>
          <w:tcPr>
            <w:tcW w:w="1559" w:type="dxa"/>
          </w:tcPr>
          <w:p w14:paraId="4ED4169C" w14:textId="77777777" w:rsidR="002A7EB0" w:rsidRDefault="002A7EB0" w:rsidP="009A4CD5">
            <w:pPr>
              <w:spacing w:before="60" w:after="60" w:line="240" w:lineRule="auto"/>
              <w:jc w:val="center"/>
            </w:pPr>
            <w:r>
              <w:rPr>
                <w:rFonts w:eastAsia="Times New Roman"/>
                <w:bCs/>
                <w:kern w:val="36"/>
                <w:lang w:eastAsia="pt-BR"/>
              </w:rPr>
              <w:t>38</w:t>
            </w:r>
          </w:p>
        </w:tc>
      </w:tr>
      <w:tr w:rsidR="002A7EB0" w:rsidRPr="00E11A41" w14:paraId="300C2077" w14:textId="77777777" w:rsidTr="009A4CD5">
        <w:tc>
          <w:tcPr>
            <w:tcW w:w="8080" w:type="dxa"/>
          </w:tcPr>
          <w:p w14:paraId="3E54C0F9" w14:textId="77777777" w:rsidR="002A7EB0" w:rsidRDefault="002A7EB0" w:rsidP="009A4CD5">
            <w:pPr>
              <w:spacing w:before="60" w:after="60" w:line="240" w:lineRule="auto"/>
            </w:pPr>
            <w:r w:rsidRPr="00174E86">
              <w:t>Documentação</w:t>
            </w:r>
          </w:p>
        </w:tc>
        <w:tc>
          <w:tcPr>
            <w:tcW w:w="1559" w:type="dxa"/>
          </w:tcPr>
          <w:p w14:paraId="547BE4FA" w14:textId="77777777" w:rsidR="002A7EB0" w:rsidRDefault="002A7EB0" w:rsidP="009A4CD5">
            <w:pPr>
              <w:spacing w:before="60" w:after="60" w:line="240" w:lineRule="auto"/>
              <w:jc w:val="center"/>
            </w:pPr>
            <w:r>
              <w:rPr>
                <w:rFonts w:eastAsia="Times New Roman"/>
                <w:bCs/>
                <w:kern w:val="36"/>
                <w:lang w:eastAsia="pt-BR"/>
              </w:rPr>
              <w:t>39</w:t>
            </w:r>
          </w:p>
        </w:tc>
      </w:tr>
      <w:tr w:rsidR="002A7EB0" w:rsidRPr="00CE391C" w14:paraId="2DA76F8C" w14:textId="77777777" w:rsidTr="009A4CD5">
        <w:tc>
          <w:tcPr>
            <w:tcW w:w="8080" w:type="dxa"/>
          </w:tcPr>
          <w:p w14:paraId="5C46404F" w14:textId="77777777" w:rsidR="002A7EB0" w:rsidRPr="002E67D1" w:rsidRDefault="002A7EB0" w:rsidP="009A4CD5">
            <w:pPr>
              <w:spacing w:before="60" w:after="60" w:line="240" w:lineRule="auto"/>
              <w:rPr>
                <w:b/>
              </w:rPr>
            </w:pPr>
            <w:r w:rsidRPr="00E0349F">
              <w:rPr>
                <w:b/>
              </w:rPr>
              <w:t>Aplicação e outros materiais explicativos</w:t>
            </w:r>
          </w:p>
        </w:tc>
        <w:tc>
          <w:tcPr>
            <w:tcW w:w="1559" w:type="dxa"/>
            <w:vAlign w:val="center"/>
          </w:tcPr>
          <w:p w14:paraId="0E1DF0B1" w14:textId="77777777" w:rsidR="002A7EB0" w:rsidRPr="00E11A41" w:rsidRDefault="002A7EB0" w:rsidP="009A4CD5">
            <w:pPr>
              <w:spacing w:before="60" w:after="60" w:line="240" w:lineRule="auto"/>
              <w:jc w:val="center"/>
              <w:rPr>
                <w:rFonts w:eastAsia="Times New Roman"/>
                <w:bCs/>
                <w:kern w:val="36"/>
                <w:lang w:eastAsia="pt-BR"/>
              </w:rPr>
            </w:pPr>
          </w:p>
        </w:tc>
      </w:tr>
      <w:tr w:rsidR="002A7EB0" w:rsidRPr="00E11A41" w14:paraId="060EE41B" w14:textId="77777777" w:rsidTr="009A4CD5">
        <w:tc>
          <w:tcPr>
            <w:tcW w:w="8080" w:type="dxa"/>
          </w:tcPr>
          <w:p w14:paraId="0B6F1F03" w14:textId="77777777" w:rsidR="002A7EB0" w:rsidRPr="00E0349F" w:rsidRDefault="002A7EB0" w:rsidP="009A4CD5">
            <w:pPr>
              <w:tabs>
                <w:tab w:val="left" w:leader="dot" w:pos="7902"/>
                <w:tab w:val="right" w:pos="9372"/>
              </w:tabs>
              <w:spacing w:before="60" w:after="60" w:line="240" w:lineRule="auto"/>
            </w:pPr>
            <w:r w:rsidRPr="00E0349F">
              <w:t>Natureza das estimativas contábeis</w:t>
            </w:r>
          </w:p>
        </w:tc>
        <w:tc>
          <w:tcPr>
            <w:tcW w:w="1559" w:type="dxa"/>
            <w:vAlign w:val="center"/>
          </w:tcPr>
          <w:p w14:paraId="41055EB4" w14:textId="77777777" w:rsidR="002A7EB0" w:rsidRPr="00E11A41" w:rsidRDefault="002A7EB0" w:rsidP="009A4CD5">
            <w:pPr>
              <w:spacing w:before="60" w:after="60" w:line="240" w:lineRule="auto"/>
              <w:jc w:val="center"/>
              <w:rPr>
                <w:rFonts w:eastAsia="Times New Roman"/>
                <w:bCs/>
                <w:kern w:val="36"/>
                <w:lang w:eastAsia="pt-BR"/>
              </w:rPr>
            </w:pPr>
            <w:r>
              <w:rPr>
                <w:rFonts w:eastAsia="Times New Roman"/>
                <w:bCs/>
                <w:kern w:val="36"/>
                <w:lang w:eastAsia="pt-BR"/>
              </w:rPr>
              <w:t>A1 – A7</w:t>
            </w:r>
          </w:p>
        </w:tc>
      </w:tr>
      <w:tr w:rsidR="002A7EB0" w:rsidRPr="00E11A41" w14:paraId="34BED893" w14:textId="77777777" w:rsidTr="009A4CD5">
        <w:tc>
          <w:tcPr>
            <w:tcW w:w="8080" w:type="dxa"/>
          </w:tcPr>
          <w:p w14:paraId="04518294" w14:textId="77777777" w:rsidR="002A7EB0" w:rsidRPr="00E0349F" w:rsidRDefault="002A7EB0" w:rsidP="009A4CD5">
            <w:pPr>
              <w:tabs>
                <w:tab w:val="left" w:leader="dot" w:pos="7902"/>
                <w:tab w:val="right" w:pos="9410"/>
              </w:tabs>
              <w:spacing w:before="60" w:after="60" w:line="240" w:lineRule="auto"/>
            </w:pPr>
            <w:r w:rsidRPr="00E0349F">
              <w:t xml:space="preserve">Principais conceitos desta </w:t>
            </w:r>
            <w:r>
              <w:t>N</w:t>
            </w:r>
            <w:r w:rsidRPr="00E0349F">
              <w:t>orma</w:t>
            </w:r>
          </w:p>
        </w:tc>
        <w:tc>
          <w:tcPr>
            <w:tcW w:w="1559" w:type="dxa"/>
          </w:tcPr>
          <w:p w14:paraId="460B2608" w14:textId="77777777" w:rsidR="002A7EB0" w:rsidRDefault="002A7EB0" w:rsidP="009A4CD5">
            <w:pPr>
              <w:spacing w:before="60" w:after="60" w:line="240" w:lineRule="auto"/>
              <w:jc w:val="center"/>
            </w:pPr>
            <w:r w:rsidRPr="00DE72FB">
              <w:rPr>
                <w:rFonts w:eastAsia="Times New Roman"/>
                <w:bCs/>
                <w:kern w:val="36"/>
                <w:lang w:eastAsia="pt-BR"/>
              </w:rPr>
              <w:t>A</w:t>
            </w:r>
            <w:r>
              <w:rPr>
                <w:rFonts w:eastAsia="Times New Roman"/>
                <w:bCs/>
                <w:kern w:val="36"/>
                <w:lang w:eastAsia="pt-BR"/>
              </w:rPr>
              <w:t>8</w:t>
            </w:r>
            <w:r w:rsidRPr="00DE72FB">
              <w:rPr>
                <w:rFonts w:eastAsia="Times New Roman"/>
                <w:bCs/>
                <w:kern w:val="36"/>
                <w:lang w:eastAsia="pt-BR"/>
              </w:rPr>
              <w:t xml:space="preserve"> – A</w:t>
            </w:r>
            <w:r>
              <w:rPr>
                <w:rFonts w:eastAsia="Times New Roman"/>
                <w:bCs/>
                <w:kern w:val="36"/>
                <w:lang w:eastAsia="pt-BR"/>
              </w:rPr>
              <w:t>13</w:t>
            </w:r>
          </w:p>
        </w:tc>
      </w:tr>
      <w:tr w:rsidR="002A7EB0" w:rsidRPr="00E11A41" w14:paraId="5894A373" w14:textId="77777777" w:rsidTr="009A4CD5">
        <w:tc>
          <w:tcPr>
            <w:tcW w:w="8080" w:type="dxa"/>
          </w:tcPr>
          <w:p w14:paraId="188746D0" w14:textId="77777777" w:rsidR="002A7EB0" w:rsidRPr="00E0349F" w:rsidRDefault="002A7EB0" w:rsidP="009A4CD5">
            <w:pPr>
              <w:tabs>
                <w:tab w:val="left" w:leader="dot" w:pos="7902"/>
                <w:tab w:val="right" w:pos="9410"/>
              </w:tabs>
              <w:spacing w:before="60" w:after="60" w:line="240" w:lineRule="auto"/>
            </w:pPr>
            <w:r w:rsidRPr="00E0349F">
              <w:t>Definições</w:t>
            </w:r>
          </w:p>
        </w:tc>
        <w:tc>
          <w:tcPr>
            <w:tcW w:w="1559" w:type="dxa"/>
          </w:tcPr>
          <w:p w14:paraId="18B45103"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4</w:t>
            </w:r>
            <w:r w:rsidRPr="00DE72FB">
              <w:rPr>
                <w:rFonts w:eastAsia="Times New Roman"/>
                <w:bCs/>
                <w:kern w:val="36"/>
                <w:lang w:eastAsia="pt-BR"/>
              </w:rPr>
              <w:t xml:space="preserve"> – A</w:t>
            </w:r>
            <w:r>
              <w:rPr>
                <w:rFonts w:eastAsia="Times New Roman"/>
                <w:bCs/>
                <w:kern w:val="36"/>
                <w:lang w:eastAsia="pt-BR"/>
              </w:rPr>
              <w:t>18</w:t>
            </w:r>
          </w:p>
        </w:tc>
      </w:tr>
      <w:tr w:rsidR="002A7EB0" w:rsidRPr="00E11A41" w14:paraId="4C12D06B" w14:textId="77777777" w:rsidTr="009A4CD5">
        <w:tc>
          <w:tcPr>
            <w:tcW w:w="8080" w:type="dxa"/>
          </w:tcPr>
          <w:p w14:paraId="594F57EE" w14:textId="77777777" w:rsidR="002A7EB0" w:rsidRPr="002E67D1" w:rsidRDefault="002A7EB0" w:rsidP="009A4CD5">
            <w:pPr>
              <w:tabs>
                <w:tab w:val="left" w:leader="dot" w:pos="7902"/>
                <w:tab w:val="right" w:pos="9410"/>
              </w:tabs>
              <w:spacing w:before="60" w:after="60" w:line="240" w:lineRule="auto"/>
            </w:pPr>
            <w:r w:rsidRPr="00E0349F">
              <w:t>Procedimentos de avaliação de risco e atividades relacionadas</w:t>
            </w:r>
          </w:p>
        </w:tc>
        <w:tc>
          <w:tcPr>
            <w:tcW w:w="1559" w:type="dxa"/>
          </w:tcPr>
          <w:p w14:paraId="53ED278B"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9</w:t>
            </w:r>
            <w:r w:rsidRPr="00DE72FB">
              <w:rPr>
                <w:rFonts w:eastAsia="Times New Roman"/>
                <w:bCs/>
                <w:kern w:val="36"/>
                <w:lang w:eastAsia="pt-BR"/>
              </w:rPr>
              <w:t xml:space="preserve"> – A</w:t>
            </w:r>
            <w:r>
              <w:rPr>
                <w:rFonts w:eastAsia="Times New Roman"/>
                <w:bCs/>
                <w:kern w:val="36"/>
                <w:lang w:eastAsia="pt-BR"/>
              </w:rPr>
              <w:t>63</w:t>
            </w:r>
          </w:p>
        </w:tc>
      </w:tr>
      <w:tr w:rsidR="002A7EB0" w:rsidRPr="00E11A41" w14:paraId="2DBF6227" w14:textId="77777777" w:rsidTr="009A4CD5">
        <w:tc>
          <w:tcPr>
            <w:tcW w:w="8080" w:type="dxa"/>
          </w:tcPr>
          <w:p w14:paraId="08D2794F" w14:textId="77777777" w:rsidR="002A7EB0" w:rsidRPr="002E67D1" w:rsidRDefault="002A7EB0" w:rsidP="009A4CD5">
            <w:pPr>
              <w:tabs>
                <w:tab w:val="left" w:leader="dot" w:pos="7898"/>
                <w:tab w:val="right" w:pos="9405"/>
              </w:tabs>
              <w:spacing w:before="60" w:after="60" w:line="240" w:lineRule="auto"/>
            </w:pPr>
            <w:r w:rsidRPr="00E0349F">
              <w:t>Identificação e avaliação dos riscos de distorção relevante</w:t>
            </w:r>
          </w:p>
        </w:tc>
        <w:tc>
          <w:tcPr>
            <w:tcW w:w="1559" w:type="dxa"/>
          </w:tcPr>
          <w:p w14:paraId="0D847669" w14:textId="77777777" w:rsidR="002A7EB0" w:rsidRDefault="002A7EB0" w:rsidP="009A4CD5">
            <w:pPr>
              <w:spacing w:before="60" w:after="60" w:line="240" w:lineRule="auto"/>
              <w:jc w:val="center"/>
            </w:pPr>
            <w:r w:rsidRPr="00DE72FB">
              <w:rPr>
                <w:rFonts w:eastAsia="Times New Roman"/>
                <w:bCs/>
                <w:kern w:val="36"/>
                <w:lang w:eastAsia="pt-BR"/>
              </w:rPr>
              <w:t>A</w:t>
            </w:r>
            <w:r>
              <w:rPr>
                <w:rFonts w:eastAsia="Times New Roman"/>
                <w:bCs/>
                <w:kern w:val="36"/>
                <w:lang w:eastAsia="pt-BR"/>
              </w:rPr>
              <w:t>64</w:t>
            </w:r>
            <w:r w:rsidRPr="00DE72FB">
              <w:rPr>
                <w:rFonts w:eastAsia="Times New Roman"/>
                <w:bCs/>
                <w:kern w:val="36"/>
                <w:lang w:eastAsia="pt-BR"/>
              </w:rPr>
              <w:t xml:space="preserve"> – A</w:t>
            </w:r>
            <w:r>
              <w:rPr>
                <w:rFonts w:eastAsia="Times New Roman"/>
                <w:bCs/>
                <w:kern w:val="36"/>
                <w:lang w:eastAsia="pt-BR"/>
              </w:rPr>
              <w:t>80</w:t>
            </w:r>
          </w:p>
        </w:tc>
      </w:tr>
      <w:tr w:rsidR="002A7EB0" w:rsidRPr="00E11A41" w14:paraId="2548CF44" w14:textId="77777777" w:rsidTr="009A4CD5">
        <w:tc>
          <w:tcPr>
            <w:tcW w:w="8080" w:type="dxa"/>
          </w:tcPr>
          <w:p w14:paraId="22253B00" w14:textId="77777777" w:rsidR="002A7EB0" w:rsidRPr="002E67D1" w:rsidRDefault="002A7EB0" w:rsidP="009A4CD5">
            <w:pPr>
              <w:tabs>
                <w:tab w:val="left" w:leader="dot" w:pos="7902"/>
                <w:tab w:val="right" w:pos="9410"/>
              </w:tabs>
              <w:spacing w:before="60" w:after="60" w:line="240" w:lineRule="auto"/>
            </w:pPr>
            <w:r w:rsidRPr="00E0349F">
              <w:t>Respostas aos riscos avaliados de distorção relevante</w:t>
            </w:r>
          </w:p>
        </w:tc>
        <w:tc>
          <w:tcPr>
            <w:tcW w:w="1559" w:type="dxa"/>
          </w:tcPr>
          <w:p w14:paraId="095537C2" w14:textId="77777777" w:rsidR="002A7EB0" w:rsidRDefault="002A7EB0" w:rsidP="009A4CD5">
            <w:pPr>
              <w:spacing w:before="60" w:after="60" w:line="240" w:lineRule="auto"/>
              <w:jc w:val="center"/>
            </w:pPr>
            <w:r w:rsidRPr="00DE72FB">
              <w:rPr>
                <w:rFonts w:eastAsia="Times New Roman"/>
                <w:bCs/>
                <w:kern w:val="36"/>
                <w:lang w:eastAsia="pt-BR"/>
              </w:rPr>
              <w:t>A</w:t>
            </w:r>
            <w:r>
              <w:rPr>
                <w:rFonts w:eastAsia="Times New Roman"/>
                <w:bCs/>
                <w:kern w:val="36"/>
                <w:lang w:eastAsia="pt-BR"/>
              </w:rPr>
              <w:t>81</w:t>
            </w:r>
            <w:r w:rsidRPr="00DE72FB">
              <w:rPr>
                <w:rFonts w:eastAsia="Times New Roman"/>
                <w:bCs/>
                <w:kern w:val="36"/>
                <w:lang w:eastAsia="pt-BR"/>
              </w:rPr>
              <w:t xml:space="preserve"> – A</w:t>
            </w:r>
            <w:r>
              <w:rPr>
                <w:rFonts w:eastAsia="Times New Roman"/>
                <w:bCs/>
                <w:kern w:val="36"/>
                <w:lang w:eastAsia="pt-BR"/>
              </w:rPr>
              <w:t>132</w:t>
            </w:r>
          </w:p>
        </w:tc>
      </w:tr>
      <w:tr w:rsidR="002A7EB0" w:rsidRPr="00E11A41" w14:paraId="56637718" w14:textId="77777777" w:rsidTr="009A4CD5">
        <w:tc>
          <w:tcPr>
            <w:tcW w:w="8080" w:type="dxa"/>
          </w:tcPr>
          <w:p w14:paraId="7544299C" w14:textId="77777777" w:rsidR="002A7EB0" w:rsidRPr="002E67D1" w:rsidRDefault="002A7EB0" w:rsidP="009A4CD5">
            <w:pPr>
              <w:tabs>
                <w:tab w:val="left" w:leader="dot" w:pos="7898"/>
                <w:tab w:val="right" w:pos="9405"/>
              </w:tabs>
              <w:spacing w:before="60" w:after="60" w:line="240" w:lineRule="auto"/>
            </w:pPr>
            <w:r w:rsidRPr="00E0349F">
              <w:t>Indicadores de possível tendenciosidade da administração</w:t>
            </w:r>
          </w:p>
        </w:tc>
        <w:tc>
          <w:tcPr>
            <w:tcW w:w="1559" w:type="dxa"/>
          </w:tcPr>
          <w:p w14:paraId="52FD3191"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33</w:t>
            </w:r>
            <w:r w:rsidRPr="00DE72FB">
              <w:rPr>
                <w:rFonts w:eastAsia="Times New Roman"/>
                <w:bCs/>
                <w:kern w:val="36"/>
                <w:lang w:eastAsia="pt-BR"/>
              </w:rPr>
              <w:t xml:space="preserve"> – A</w:t>
            </w:r>
            <w:r>
              <w:rPr>
                <w:rFonts w:eastAsia="Times New Roman"/>
                <w:bCs/>
                <w:kern w:val="36"/>
                <w:lang w:eastAsia="pt-BR"/>
              </w:rPr>
              <w:t>136</w:t>
            </w:r>
          </w:p>
        </w:tc>
      </w:tr>
      <w:tr w:rsidR="002A7EB0" w:rsidRPr="00E11A41" w14:paraId="6FF37D93" w14:textId="77777777" w:rsidTr="009A4CD5">
        <w:tc>
          <w:tcPr>
            <w:tcW w:w="8080" w:type="dxa"/>
          </w:tcPr>
          <w:p w14:paraId="40DCB161" w14:textId="77777777" w:rsidR="002A7EB0" w:rsidRPr="002E67D1" w:rsidRDefault="002A7EB0" w:rsidP="009A4CD5">
            <w:pPr>
              <w:tabs>
                <w:tab w:val="left" w:leader="dot" w:pos="7898"/>
                <w:tab w:val="right" w:pos="9405"/>
              </w:tabs>
              <w:spacing w:before="60" w:after="60" w:line="240" w:lineRule="auto"/>
            </w:pPr>
            <w:r w:rsidRPr="00E0349F">
              <w:t>Avaliação geral baseada nos procedimentos de auditoria realizados</w:t>
            </w:r>
          </w:p>
        </w:tc>
        <w:tc>
          <w:tcPr>
            <w:tcW w:w="1559" w:type="dxa"/>
          </w:tcPr>
          <w:p w14:paraId="6D8DB206"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37</w:t>
            </w:r>
            <w:r w:rsidRPr="00DE72FB">
              <w:rPr>
                <w:rFonts w:eastAsia="Times New Roman"/>
                <w:bCs/>
                <w:kern w:val="36"/>
                <w:lang w:eastAsia="pt-BR"/>
              </w:rPr>
              <w:t xml:space="preserve"> – A</w:t>
            </w:r>
            <w:r>
              <w:rPr>
                <w:rFonts w:eastAsia="Times New Roman"/>
                <w:bCs/>
                <w:kern w:val="36"/>
                <w:lang w:eastAsia="pt-BR"/>
              </w:rPr>
              <w:t>144</w:t>
            </w:r>
          </w:p>
        </w:tc>
      </w:tr>
      <w:tr w:rsidR="002A7EB0" w:rsidRPr="00E11A41" w14:paraId="2BB1DA91" w14:textId="77777777" w:rsidTr="009A4CD5">
        <w:tc>
          <w:tcPr>
            <w:tcW w:w="8080" w:type="dxa"/>
          </w:tcPr>
          <w:p w14:paraId="6B2551BB" w14:textId="77777777" w:rsidR="002A7EB0" w:rsidRPr="00E0349F" w:rsidRDefault="002A7EB0" w:rsidP="009A4CD5">
            <w:pPr>
              <w:tabs>
                <w:tab w:val="left" w:leader="dot" w:pos="7898"/>
                <w:tab w:val="right" w:pos="9405"/>
              </w:tabs>
              <w:spacing w:before="60" w:after="60" w:line="240" w:lineRule="auto"/>
            </w:pPr>
            <w:r w:rsidRPr="00E0349F">
              <w:t>Representações formais</w:t>
            </w:r>
          </w:p>
        </w:tc>
        <w:tc>
          <w:tcPr>
            <w:tcW w:w="1559" w:type="dxa"/>
          </w:tcPr>
          <w:p w14:paraId="11BD7157"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45</w:t>
            </w:r>
          </w:p>
        </w:tc>
      </w:tr>
      <w:tr w:rsidR="002A7EB0" w:rsidRPr="00E11A41" w14:paraId="776A829E" w14:textId="77777777" w:rsidTr="009A4CD5">
        <w:tc>
          <w:tcPr>
            <w:tcW w:w="8080" w:type="dxa"/>
          </w:tcPr>
          <w:p w14:paraId="611ABCD9" w14:textId="77777777" w:rsidR="002A7EB0" w:rsidRPr="002E67D1" w:rsidRDefault="002A7EB0" w:rsidP="009A4CD5">
            <w:pPr>
              <w:tabs>
                <w:tab w:val="left" w:leader="dot" w:pos="7898"/>
                <w:tab w:val="right" w:pos="9405"/>
              </w:tabs>
              <w:spacing w:before="60" w:after="60" w:line="240" w:lineRule="auto"/>
            </w:pPr>
            <w:r w:rsidRPr="00E0349F">
              <w:t>Comunicação com os responsáveis pela governança, administração ou outras partes relevantes</w:t>
            </w:r>
          </w:p>
        </w:tc>
        <w:tc>
          <w:tcPr>
            <w:tcW w:w="1559" w:type="dxa"/>
          </w:tcPr>
          <w:p w14:paraId="59CBB84F"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46</w:t>
            </w:r>
            <w:r w:rsidRPr="00DE72FB">
              <w:rPr>
                <w:rFonts w:eastAsia="Times New Roman"/>
                <w:bCs/>
                <w:kern w:val="36"/>
                <w:lang w:eastAsia="pt-BR"/>
              </w:rPr>
              <w:t xml:space="preserve"> – A</w:t>
            </w:r>
            <w:r>
              <w:rPr>
                <w:rFonts w:eastAsia="Times New Roman"/>
                <w:bCs/>
                <w:kern w:val="36"/>
                <w:lang w:eastAsia="pt-BR"/>
              </w:rPr>
              <w:t>148</w:t>
            </w:r>
          </w:p>
        </w:tc>
      </w:tr>
      <w:tr w:rsidR="002A7EB0" w:rsidRPr="00E11A41" w14:paraId="6321D625" w14:textId="77777777" w:rsidTr="009A4CD5">
        <w:tc>
          <w:tcPr>
            <w:tcW w:w="8080" w:type="dxa"/>
          </w:tcPr>
          <w:p w14:paraId="4C21D205" w14:textId="77777777" w:rsidR="002A7EB0" w:rsidRPr="00E0349F" w:rsidRDefault="002A7EB0" w:rsidP="009A4CD5">
            <w:pPr>
              <w:tabs>
                <w:tab w:val="left" w:leader="dot" w:pos="7898"/>
                <w:tab w:val="right" w:pos="9405"/>
              </w:tabs>
              <w:spacing w:before="60" w:after="60" w:line="240" w:lineRule="auto"/>
            </w:pPr>
            <w:r w:rsidRPr="00E0349F">
              <w:t>Documentação</w:t>
            </w:r>
          </w:p>
        </w:tc>
        <w:tc>
          <w:tcPr>
            <w:tcW w:w="1559" w:type="dxa"/>
          </w:tcPr>
          <w:p w14:paraId="4882F5F0" w14:textId="77777777" w:rsidR="002A7EB0" w:rsidRDefault="002A7EB0" w:rsidP="009A4CD5">
            <w:pPr>
              <w:spacing w:before="60" w:after="60" w:line="240" w:lineRule="auto"/>
              <w:jc w:val="center"/>
            </w:pPr>
            <w:r w:rsidRPr="00DE72FB">
              <w:rPr>
                <w:rFonts w:eastAsia="Times New Roman"/>
                <w:bCs/>
                <w:kern w:val="36"/>
                <w:lang w:eastAsia="pt-BR"/>
              </w:rPr>
              <w:t>A1</w:t>
            </w:r>
            <w:r>
              <w:rPr>
                <w:rFonts w:eastAsia="Times New Roman"/>
                <w:bCs/>
                <w:kern w:val="36"/>
                <w:lang w:eastAsia="pt-BR"/>
              </w:rPr>
              <w:t>49</w:t>
            </w:r>
            <w:r w:rsidRPr="00DE72FB">
              <w:rPr>
                <w:rFonts w:eastAsia="Times New Roman"/>
                <w:bCs/>
                <w:kern w:val="36"/>
                <w:lang w:eastAsia="pt-BR"/>
              </w:rPr>
              <w:t xml:space="preserve"> – A</w:t>
            </w:r>
            <w:r>
              <w:rPr>
                <w:rFonts w:eastAsia="Times New Roman"/>
                <w:bCs/>
                <w:kern w:val="36"/>
                <w:lang w:eastAsia="pt-BR"/>
              </w:rPr>
              <w:t>152</w:t>
            </w:r>
          </w:p>
        </w:tc>
      </w:tr>
      <w:tr w:rsidR="002A7EB0" w:rsidRPr="00CE391C" w14:paraId="571608E3" w14:textId="77777777" w:rsidTr="009A4CD5">
        <w:tc>
          <w:tcPr>
            <w:tcW w:w="8080" w:type="dxa"/>
          </w:tcPr>
          <w:p w14:paraId="2421411B" w14:textId="77777777" w:rsidR="002A7EB0" w:rsidRPr="002E67D1" w:rsidRDefault="002A7EB0" w:rsidP="009A4CD5">
            <w:pPr>
              <w:spacing w:before="60" w:after="60" w:line="240" w:lineRule="auto"/>
            </w:pPr>
            <w:r w:rsidRPr="00360911">
              <w:t xml:space="preserve">Apêndice 1: </w:t>
            </w:r>
            <w:r w:rsidRPr="00360911">
              <w:rPr>
                <w:lang w:eastAsia="pt-BR"/>
              </w:rPr>
              <w:t>Fatores de risco inerente</w:t>
            </w:r>
          </w:p>
        </w:tc>
        <w:tc>
          <w:tcPr>
            <w:tcW w:w="1559" w:type="dxa"/>
            <w:vAlign w:val="center"/>
          </w:tcPr>
          <w:p w14:paraId="2ACB5F5C" w14:textId="77777777" w:rsidR="002A7EB0" w:rsidRPr="00E11A41" w:rsidRDefault="002A7EB0" w:rsidP="009A4CD5">
            <w:pPr>
              <w:spacing w:before="60" w:after="60" w:line="240" w:lineRule="auto"/>
              <w:jc w:val="center"/>
              <w:rPr>
                <w:rFonts w:eastAsia="Times New Roman"/>
                <w:bCs/>
                <w:kern w:val="36"/>
                <w:lang w:eastAsia="pt-BR"/>
              </w:rPr>
            </w:pPr>
          </w:p>
        </w:tc>
      </w:tr>
      <w:tr w:rsidR="002A7EB0" w:rsidRPr="00CE391C" w14:paraId="77DE836C" w14:textId="77777777" w:rsidTr="009A4CD5">
        <w:tc>
          <w:tcPr>
            <w:tcW w:w="8080" w:type="dxa"/>
          </w:tcPr>
          <w:p w14:paraId="035FDCB6" w14:textId="77777777" w:rsidR="002A7EB0" w:rsidRPr="002E67D1" w:rsidRDefault="002A7EB0" w:rsidP="009A4CD5">
            <w:pPr>
              <w:spacing w:before="60" w:after="60" w:line="240" w:lineRule="auto"/>
            </w:pPr>
            <w:r w:rsidRPr="00360911">
              <w:t xml:space="preserve">Apêndice 2: </w:t>
            </w:r>
            <w:r w:rsidRPr="00360911">
              <w:rPr>
                <w:lang w:eastAsia="pt-BR"/>
              </w:rPr>
              <w:t>Comunicaç</w:t>
            </w:r>
            <w:r>
              <w:rPr>
                <w:lang w:eastAsia="pt-BR"/>
              </w:rPr>
              <w:t>ão</w:t>
            </w:r>
            <w:r w:rsidRPr="00360911">
              <w:rPr>
                <w:lang w:eastAsia="pt-BR"/>
              </w:rPr>
              <w:t xml:space="preserve"> com os responsáveis pela governança</w:t>
            </w:r>
          </w:p>
        </w:tc>
        <w:tc>
          <w:tcPr>
            <w:tcW w:w="1559" w:type="dxa"/>
            <w:vAlign w:val="center"/>
          </w:tcPr>
          <w:p w14:paraId="0FA2E958" w14:textId="77777777" w:rsidR="002A7EB0" w:rsidRPr="00E11A41" w:rsidRDefault="002A7EB0" w:rsidP="009A4CD5">
            <w:pPr>
              <w:spacing w:before="60" w:after="60" w:line="240" w:lineRule="auto"/>
              <w:jc w:val="center"/>
              <w:rPr>
                <w:rFonts w:eastAsia="Times New Roman"/>
                <w:bCs/>
                <w:kern w:val="36"/>
                <w:lang w:eastAsia="pt-BR"/>
              </w:rPr>
            </w:pPr>
          </w:p>
        </w:tc>
      </w:tr>
    </w:tbl>
    <w:p w14:paraId="2E64B7C1" w14:textId="77777777" w:rsidR="002A7EB0" w:rsidRPr="002E67D1" w:rsidRDefault="002A7EB0" w:rsidP="002A7EB0">
      <w:pPr>
        <w:autoSpaceDE w:val="0"/>
        <w:autoSpaceDN w:val="0"/>
        <w:adjustRightInd w:val="0"/>
        <w:spacing w:line="240" w:lineRule="auto"/>
        <w:rPr>
          <w:rFonts w:eastAsia="Calibri"/>
        </w:rPr>
      </w:pPr>
    </w:p>
    <w:p w14:paraId="68EA21C8" w14:textId="77777777" w:rsidR="002A7EB0" w:rsidRPr="00CF078A" w:rsidRDefault="002A7EB0" w:rsidP="002A7EB0">
      <w:pPr>
        <w:spacing w:line="240" w:lineRule="auto"/>
        <w:ind w:right="-1"/>
        <w:rPr>
          <w:i/>
          <w:lang w:eastAsia="pt-BR"/>
        </w:rPr>
      </w:pPr>
      <w:r w:rsidRPr="00CF078A">
        <w:t xml:space="preserve">Esta Norma deve ser lida juntamente com a NBC TA 200 – </w:t>
      </w:r>
      <w:r w:rsidRPr="00213A95">
        <w:t xml:space="preserve">Objetivos </w:t>
      </w:r>
      <w:r>
        <w:t>G</w:t>
      </w:r>
      <w:r w:rsidRPr="00213A95">
        <w:t xml:space="preserve">erais do </w:t>
      </w:r>
      <w:r>
        <w:t>A</w:t>
      </w:r>
      <w:r w:rsidRPr="00213A95">
        <w:t xml:space="preserve">uditor </w:t>
      </w:r>
      <w:r>
        <w:t>I</w:t>
      </w:r>
      <w:r w:rsidRPr="00213A95">
        <w:t xml:space="preserve">ndependente e a </w:t>
      </w:r>
      <w:r>
        <w:t>C</w:t>
      </w:r>
      <w:r w:rsidRPr="00213A95">
        <w:t xml:space="preserve">ondução da </w:t>
      </w:r>
      <w:r>
        <w:t>A</w:t>
      </w:r>
      <w:r w:rsidRPr="00213A95">
        <w:t xml:space="preserve">uditoria em </w:t>
      </w:r>
      <w:r>
        <w:t>C</w:t>
      </w:r>
      <w:r w:rsidRPr="00213A95">
        <w:t xml:space="preserve">onformidade com </w:t>
      </w:r>
      <w:r>
        <w:t>N</w:t>
      </w:r>
      <w:r w:rsidRPr="00213A95">
        <w:t xml:space="preserve">ormas de </w:t>
      </w:r>
      <w:r>
        <w:t>A</w:t>
      </w:r>
      <w:r w:rsidRPr="00213A95">
        <w:t>uditoria</w:t>
      </w:r>
      <w:r w:rsidRPr="00CF078A">
        <w:t>.</w:t>
      </w:r>
    </w:p>
    <w:p w14:paraId="791ED81C" w14:textId="77777777" w:rsidR="002A7EB0" w:rsidRPr="00CF078A" w:rsidRDefault="002A7EB0" w:rsidP="002A7EB0">
      <w:pPr>
        <w:spacing w:line="240" w:lineRule="auto"/>
        <w:ind w:right="-1"/>
      </w:pPr>
    </w:p>
    <w:p w14:paraId="2F559DF0" w14:textId="77777777" w:rsidR="002A7EB0" w:rsidRPr="00CF078A" w:rsidRDefault="002A7EB0" w:rsidP="002A7EB0">
      <w:pPr>
        <w:spacing w:line="240" w:lineRule="auto"/>
        <w:ind w:right="-1"/>
      </w:pPr>
    </w:p>
    <w:p w14:paraId="0298CC18" w14:textId="77777777" w:rsidR="002A7EB0" w:rsidRPr="002A7EB0" w:rsidRDefault="002A7EB0" w:rsidP="002A7EB0">
      <w:pPr>
        <w:rPr>
          <w:b/>
          <w:bCs/>
        </w:rPr>
      </w:pPr>
      <w:r w:rsidRPr="002A7EB0">
        <w:rPr>
          <w:b/>
          <w:bCs/>
        </w:rPr>
        <w:t>Introdução</w:t>
      </w:r>
    </w:p>
    <w:p w14:paraId="3ADA6845" w14:textId="77777777" w:rsidR="002A7EB0" w:rsidRPr="002A7EB0" w:rsidRDefault="002A7EB0" w:rsidP="002A7EB0">
      <w:pPr>
        <w:rPr>
          <w:b/>
          <w:bCs/>
        </w:rPr>
      </w:pPr>
    </w:p>
    <w:p w14:paraId="67DEF7B5" w14:textId="77777777" w:rsidR="002A7EB0" w:rsidRPr="002A7EB0" w:rsidRDefault="002A7EB0" w:rsidP="002A7EB0">
      <w:pPr>
        <w:rPr>
          <w:b/>
          <w:bCs/>
        </w:rPr>
      </w:pPr>
      <w:r w:rsidRPr="002A7EB0">
        <w:rPr>
          <w:b/>
          <w:bCs/>
        </w:rPr>
        <w:t>Alcance</w:t>
      </w:r>
    </w:p>
    <w:p w14:paraId="6FD1C706" w14:textId="77777777" w:rsidR="002A7EB0" w:rsidRDefault="002A7EB0" w:rsidP="002A7EB0">
      <w:pPr>
        <w:spacing w:line="240" w:lineRule="auto"/>
        <w:ind w:right="-1"/>
      </w:pPr>
    </w:p>
    <w:p w14:paraId="5DCD1D13" w14:textId="77777777" w:rsidR="002A7EB0" w:rsidRPr="00CF078A" w:rsidRDefault="002A7EB0" w:rsidP="002A7EB0">
      <w:pPr>
        <w:spacing w:line="240" w:lineRule="auto"/>
        <w:ind w:left="567" w:right="-1" w:hanging="567"/>
      </w:pPr>
      <w:r w:rsidRPr="00CF078A">
        <w:t>1.</w:t>
      </w:r>
      <w:r w:rsidRPr="00CF078A">
        <w:tab/>
        <w:t xml:space="preserve">Esta Norma trata das responsabilidades do auditor em relação a estimativas contábeis e divulgações relacionadas </w:t>
      </w:r>
      <w:r>
        <w:t>na</w:t>
      </w:r>
      <w:r w:rsidRPr="00CF078A">
        <w:t xml:space="preserve"> auditoria de demonstrações contábeis. Especificamente, ela inclui requisitos e orientações que se referem, ou ampliam, como a NBC TA 315 </w:t>
      </w:r>
      <w:r>
        <w:t>–</w:t>
      </w:r>
      <w:r w:rsidRPr="00CF078A">
        <w:t xml:space="preserve"> Identificação e </w:t>
      </w:r>
      <w:r>
        <w:t>A</w:t>
      </w:r>
      <w:r w:rsidRPr="00CF078A">
        <w:t xml:space="preserve">valiação dos </w:t>
      </w:r>
      <w:r>
        <w:t>R</w:t>
      </w:r>
      <w:r w:rsidRPr="00CF078A">
        <w:t xml:space="preserve">iscos de </w:t>
      </w:r>
      <w:r>
        <w:t>D</w:t>
      </w:r>
      <w:r w:rsidRPr="00CF078A">
        <w:t xml:space="preserve">istorção </w:t>
      </w:r>
      <w:r>
        <w:t>R</w:t>
      </w:r>
      <w:r w:rsidRPr="00CF078A">
        <w:t xml:space="preserve">elevante por meio do </w:t>
      </w:r>
      <w:r>
        <w:t>E</w:t>
      </w:r>
      <w:r w:rsidRPr="00CF078A">
        <w:t xml:space="preserve">ntendimento da </w:t>
      </w:r>
      <w:r>
        <w:t>E</w:t>
      </w:r>
      <w:r w:rsidRPr="00CF078A">
        <w:t xml:space="preserve">ntidade e do seu </w:t>
      </w:r>
      <w:r>
        <w:t>A</w:t>
      </w:r>
      <w:r w:rsidRPr="00CF078A">
        <w:t xml:space="preserve">mbiente, NBC TA 330 </w:t>
      </w:r>
      <w:r>
        <w:t>–</w:t>
      </w:r>
      <w:r w:rsidRPr="00CF078A">
        <w:t xml:space="preserve"> Resposta do </w:t>
      </w:r>
      <w:r>
        <w:t>A</w:t>
      </w:r>
      <w:r w:rsidRPr="00CF078A">
        <w:t xml:space="preserve">uditor aos </w:t>
      </w:r>
      <w:r>
        <w:t>R</w:t>
      </w:r>
      <w:r w:rsidRPr="00CF078A">
        <w:t xml:space="preserve">iscos </w:t>
      </w:r>
      <w:r>
        <w:t>A</w:t>
      </w:r>
      <w:r w:rsidRPr="00CF078A">
        <w:t xml:space="preserve">valiados, NBC TA 450 </w:t>
      </w:r>
      <w:r>
        <w:t>–</w:t>
      </w:r>
      <w:r w:rsidRPr="00CF078A">
        <w:t xml:space="preserve"> Avaliação das </w:t>
      </w:r>
      <w:r>
        <w:t>D</w:t>
      </w:r>
      <w:r w:rsidRPr="00CF078A">
        <w:t xml:space="preserve">istorções </w:t>
      </w:r>
      <w:r>
        <w:t>I</w:t>
      </w:r>
      <w:r w:rsidRPr="00CF078A">
        <w:t xml:space="preserve">dentificadas durante a </w:t>
      </w:r>
      <w:r>
        <w:t>A</w:t>
      </w:r>
      <w:r w:rsidRPr="00CF078A">
        <w:t xml:space="preserve">uditoria, NBC TA 500 – Evidência de Auditoria e outras </w:t>
      </w:r>
      <w:r>
        <w:t>n</w:t>
      </w:r>
      <w:r w:rsidRPr="00CF078A">
        <w:t xml:space="preserve">ormas relevantes </w:t>
      </w:r>
      <w:r>
        <w:t xml:space="preserve">devem ser </w:t>
      </w:r>
      <w:r w:rsidRPr="00CF078A">
        <w:t>aplicadas em relação a estimativas contábeis e divulgações relacionadas. Inclui, também, requisitos e orientação sobre a avaliação de distorções de estimativas contábeis individuais e divulgações relacionadas, e indicadores de possível tendenciosidade da administração.</w:t>
      </w:r>
    </w:p>
    <w:p w14:paraId="7EF99472" w14:textId="77777777" w:rsidR="002A7EB0" w:rsidRPr="002A7EB0" w:rsidRDefault="002A7EB0" w:rsidP="002A7EB0">
      <w:pPr>
        <w:rPr>
          <w:b/>
          <w:bCs/>
          <w:lang w:eastAsia="pt-BR"/>
        </w:rPr>
      </w:pPr>
      <w:r w:rsidRPr="002A7EB0">
        <w:rPr>
          <w:b/>
          <w:bCs/>
        </w:rPr>
        <w:t>Natureza das estimativas contábeis</w:t>
      </w:r>
    </w:p>
    <w:p w14:paraId="47C0DB90" w14:textId="77777777" w:rsidR="002A7EB0" w:rsidRDefault="002A7EB0" w:rsidP="002A7EB0">
      <w:pPr>
        <w:pStyle w:val="BRK0"/>
        <w:spacing w:before="0" w:line="240" w:lineRule="auto"/>
        <w:ind w:left="0" w:right="-1" w:firstLine="0"/>
        <w:rPr>
          <w:rFonts w:cs="Arial"/>
          <w:szCs w:val="22"/>
        </w:rPr>
      </w:pPr>
    </w:p>
    <w:p w14:paraId="4CB410C8" w14:textId="77777777" w:rsidR="002A7EB0" w:rsidRPr="00CF078A" w:rsidRDefault="002A7EB0" w:rsidP="002A7EB0">
      <w:pPr>
        <w:spacing w:line="240" w:lineRule="auto"/>
        <w:ind w:left="567" w:right="-1" w:hanging="567"/>
        <w:rPr>
          <w:lang w:eastAsia="pt-BR"/>
        </w:rPr>
      </w:pPr>
      <w:r w:rsidRPr="00CF078A">
        <w:t>2.</w:t>
      </w:r>
      <w:r w:rsidRPr="00CF078A">
        <w:tab/>
        <w:t>As estimativas contábeis variam</w:t>
      </w:r>
      <w:r>
        <w:t>,</w:t>
      </w:r>
      <w:r w:rsidRPr="00CF078A">
        <w:t xml:space="preserve"> significativamente</w:t>
      </w:r>
      <w:r>
        <w:t>,</w:t>
      </w:r>
      <w:r w:rsidRPr="00CF078A">
        <w:t xml:space="preserve"> em sua natureza e devem ser feitas pela administração quando os valores monetários não puderem ser diretamente observados. A mensuração desses valores monetários está sujeita a uma incerteza da estimativa, o que reflete em limitações inerentes de conhecimento ou dados. Essas limitações dão origem à subjetividade e </w:t>
      </w:r>
      <w:r>
        <w:t xml:space="preserve">à </w:t>
      </w:r>
      <w:r w:rsidRPr="00CF078A">
        <w:t xml:space="preserve">variação inerentes nos resultados da mensuração. O processo de elaboração das estimativas contábeis envolve a seleção e a aplicação de método que utiliza premissas e dados que requerem o julgamento da administração e podem dar origem à complexidade na mensuração. Os efeitos da complexidade, subjetividade ou outros fatores de risco inerente na mensuração desses valores monetários afetam sua susceptibilidade à distorção (ver itens </w:t>
      </w:r>
      <w:r>
        <w:t xml:space="preserve">de </w:t>
      </w:r>
      <w:r w:rsidRPr="00CF078A">
        <w:t>A1 a A6</w:t>
      </w:r>
      <w:r>
        <w:t xml:space="preserve"> e</w:t>
      </w:r>
      <w:r w:rsidRPr="00CF078A">
        <w:t xml:space="preserve"> Apêndice 1).</w:t>
      </w:r>
    </w:p>
    <w:p w14:paraId="32F4B0F5" w14:textId="77777777" w:rsidR="002A7EB0" w:rsidRDefault="002A7EB0" w:rsidP="002A7EB0">
      <w:pPr>
        <w:pStyle w:val="BRK0"/>
        <w:spacing w:before="0" w:line="240" w:lineRule="auto"/>
        <w:ind w:left="0" w:right="-1" w:firstLine="0"/>
        <w:rPr>
          <w:rFonts w:cs="Arial"/>
          <w:szCs w:val="22"/>
        </w:rPr>
      </w:pPr>
    </w:p>
    <w:p w14:paraId="70357AD9" w14:textId="77777777" w:rsidR="002A7EB0" w:rsidRPr="00CF078A" w:rsidRDefault="002A7EB0" w:rsidP="002A7EB0">
      <w:pPr>
        <w:spacing w:line="240" w:lineRule="auto"/>
        <w:ind w:left="567" w:right="-1" w:hanging="567"/>
        <w:rPr>
          <w:lang w:eastAsia="pt-BR"/>
        </w:rPr>
      </w:pPr>
      <w:r w:rsidRPr="00CF078A">
        <w:t>3.</w:t>
      </w:r>
      <w:r w:rsidRPr="00CF078A">
        <w:tab/>
        <w:t xml:space="preserve">Embora esta Norma se aplique a todas as estimativas contábeis, o grau de incerteza ao qual uma estimativa contábil está sujeita </w:t>
      </w:r>
      <w:r>
        <w:t>à</w:t>
      </w:r>
      <w:r w:rsidRPr="00CF078A">
        <w:t xml:space="preserve"> incerteza da estimativa varia substancialmente. A natureza, a época e a extensão da avaliação de risco e os procedimentos adicionais de auditoria exigidos por esta Norma variam em relação à incerteza da estimativa e à avaliação dos riscos relacionados de distorção relevante. Para algumas estimativas contábeis, a incerteza da estimativa, com base em sua natureza, e a complexidade e a subjetividade envolvidas na sua elaboração podem ser muito baixas. Para essas estimativas contábeis, não se espera que os procedimentos de avaliação de risco e os procedimentos adicionais de auditoria exigidos por esta Norma sejam extensos. Quando a incerteza da estimativa, sua complexidade ou subjetividade são muito altas, é esperado que esses procedimentos sejam mais extensos. Esta Norma contém orientação sobre o modo como os requisitos desta Norma podem ser escalonados (ver item A7).</w:t>
      </w:r>
    </w:p>
    <w:p w14:paraId="531D175D" w14:textId="77777777" w:rsidR="002A7EB0" w:rsidRPr="002A7EB0" w:rsidRDefault="002A7EB0" w:rsidP="002A7EB0">
      <w:pPr>
        <w:rPr>
          <w:b/>
          <w:bCs/>
          <w:lang w:eastAsia="pt-BR"/>
        </w:rPr>
      </w:pPr>
      <w:r w:rsidRPr="002A7EB0">
        <w:rPr>
          <w:b/>
          <w:bCs/>
        </w:rPr>
        <w:t>Principais conceitos desta Norma</w:t>
      </w:r>
    </w:p>
    <w:p w14:paraId="1E162F57" w14:textId="77777777" w:rsidR="002A7EB0" w:rsidRDefault="002A7EB0" w:rsidP="002A7EB0">
      <w:pPr>
        <w:pStyle w:val="BRK0"/>
        <w:spacing w:before="0" w:line="240" w:lineRule="auto"/>
        <w:ind w:left="0" w:right="-1" w:firstLine="0"/>
        <w:rPr>
          <w:rFonts w:cs="Arial"/>
          <w:szCs w:val="22"/>
        </w:rPr>
      </w:pPr>
    </w:p>
    <w:p w14:paraId="5422ED4D" w14:textId="77777777" w:rsidR="002A7EB0" w:rsidRPr="00CF078A" w:rsidRDefault="002A7EB0" w:rsidP="002A7EB0">
      <w:pPr>
        <w:spacing w:line="240" w:lineRule="auto"/>
        <w:ind w:left="567" w:right="-1" w:hanging="567"/>
        <w:rPr>
          <w:lang w:eastAsia="pt-BR"/>
        </w:rPr>
      </w:pPr>
      <w:r w:rsidRPr="00CF078A">
        <w:t>4.</w:t>
      </w:r>
      <w:r w:rsidRPr="00CF078A">
        <w:tab/>
        <w:t>Esta Norma requer a avaliação separada do risco inerente para fins da avaliação dos riscos de distorção relevante no nível de afirmações para estimativas contábeis. Dependendo da natureza d</w:t>
      </w:r>
      <w:r>
        <w:t>a</w:t>
      </w:r>
      <w:r w:rsidRPr="00CF078A">
        <w:t xml:space="preserve"> estimativa contábil específica, a susceptibilidade de distorção em uma afirmação que possa ser relevante pode estar sujeita ou ser afetada pela incerteza, complexidade ou subjetividade da estimativa ou outros fatores de risco inerente, bem como a inter-relação entre eles. Conforme explicado no item A40 da NBC TA 200,</w:t>
      </w:r>
      <w:r w:rsidRPr="00CF078A">
        <w:rPr>
          <w:vertAlign w:val="superscript"/>
        </w:rPr>
        <w:t xml:space="preserve"> </w:t>
      </w:r>
      <w:r w:rsidRPr="00CF078A">
        <w:t xml:space="preserve">o risco inerente é maior para algumas afirmações e respectivas classes de transações, saldos contábeis e divulgações do que para outras. Da mesma forma, a avaliação do risco inerente depende do grau no qual os fatores de risco inerente afetam a probabilidade ou magnitude da distorção e varia de acordo com uma escala que é tratada nesta Norma como </w:t>
      </w:r>
      <w:r w:rsidRPr="00BF02E2">
        <w:rPr>
          <w:i/>
        </w:rPr>
        <w:t>spectrum</w:t>
      </w:r>
      <w:r w:rsidRPr="00BF02E2">
        <w:t xml:space="preserve"> de níveis</w:t>
      </w:r>
      <w:r w:rsidRPr="00CF078A">
        <w:t xml:space="preserve"> de risco inerente (ver itens A8</w:t>
      </w:r>
      <w:r>
        <w:t>,</w:t>
      </w:r>
      <w:r w:rsidRPr="00CF078A">
        <w:t xml:space="preserve"> A9, A65</w:t>
      </w:r>
      <w:r>
        <w:t>,</w:t>
      </w:r>
      <w:r w:rsidRPr="00CF078A">
        <w:t xml:space="preserve"> A66</w:t>
      </w:r>
      <w:r>
        <w:t xml:space="preserve"> e</w:t>
      </w:r>
      <w:r w:rsidRPr="00CF078A">
        <w:t xml:space="preserve"> Apêndice 1).</w:t>
      </w:r>
    </w:p>
    <w:p w14:paraId="5AF694DD" w14:textId="77777777" w:rsidR="002A7EB0" w:rsidRDefault="002A7EB0" w:rsidP="002A7EB0">
      <w:pPr>
        <w:pStyle w:val="BRK0"/>
        <w:spacing w:before="0" w:line="240" w:lineRule="auto"/>
        <w:ind w:left="0" w:right="-1" w:firstLine="0"/>
        <w:rPr>
          <w:rFonts w:cs="Arial"/>
          <w:szCs w:val="22"/>
        </w:rPr>
      </w:pPr>
    </w:p>
    <w:p w14:paraId="40B9BFB9" w14:textId="77777777" w:rsidR="002A7EB0" w:rsidRPr="00CF078A" w:rsidRDefault="002A7EB0" w:rsidP="002A7EB0">
      <w:pPr>
        <w:spacing w:line="240" w:lineRule="auto"/>
        <w:ind w:left="567" w:right="-1" w:hanging="567"/>
        <w:rPr>
          <w:lang w:eastAsia="pt-BR"/>
        </w:rPr>
      </w:pPr>
      <w:r w:rsidRPr="00CF078A">
        <w:t>5.</w:t>
      </w:r>
      <w:r w:rsidRPr="00CF078A">
        <w:tab/>
        <w:t>Esta Norma se refere aos requisitos relevantes da NBC TA 315 e da NBC TA 330 e fornece orientação para enfatizar a importância das decisões do auditor sobre os controles relacionados com as estimativas contábeis, incluindo decisões sobre:</w:t>
      </w:r>
    </w:p>
    <w:p w14:paraId="30FCE31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s</w:t>
      </w:r>
      <w:r w:rsidRPr="00CF078A">
        <w:rPr>
          <w:color w:val="auto"/>
          <w:sz w:val="22"/>
          <w:szCs w:val="22"/>
          <w:lang w:val="pt-BR"/>
        </w:rPr>
        <w:t>e existem controles relevantes para a auditoria, para os quais o auditor seja requerido a avaliar seus desenhos e determinar se foram implementados</w:t>
      </w:r>
      <w:r>
        <w:rPr>
          <w:color w:val="auto"/>
          <w:sz w:val="22"/>
          <w:szCs w:val="22"/>
          <w:lang w:val="pt-BR"/>
        </w:rPr>
        <w:t>;</w:t>
      </w:r>
    </w:p>
    <w:p w14:paraId="70A0BCB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t</w:t>
      </w:r>
      <w:r w:rsidRPr="00CF078A">
        <w:rPr>
          <w:color w:val="auto"/>
          <w:sz w:val="22"/>
          <w:szCs w:val="22"/>
          <w:lang w:val="pt-BR"/>
        </w:rPr>
        <w:t>estar a efetividade operacional dos controles relevantes.</w:t>
      </w:r>
    </w:p>
    <w:p w14:paraId="6175F1F5" w14:textId="77777777" w:rsidR="002A7EB0" w:rsidRDefault="002A7EB0" w:rsidP="002A7EB0">
      <w:pPr>
        <w:pStyle w:val="BRK0"/>
        <w:spacing w:before="0" w:line="240" w:lineRule="auto"/>
        <w:ind w:left="0" w:right="-1" w:firstLine="0"/>
        <w:rPr>
          <w:rFonts w:cs="Arial"/>
          <w:szCs w:val="22"/>
        </w:rPr>
      </w:pPr>
    </w:p>
    <w:p w14:paraId="04D0268A" w14:textId="77777777" w:rsidR="002A7EB0" w:rsidRPr="00CF078A" w:rsidRDefault="002A7EB0" w:rsidP="002A7EB0">
      <w:pPr>
        <w:spacing w:line="240" w:lineRule="auto"/>
        <w:ind w:left="567" w:right="-1" w:hanging="567"/>
        <w:rPr>
          <w:lang w:eastAsia="pt-BR"/>
        </w:rPr>
      </w:pPr>
      <w:r w:rsidRPr="00CF078A">
        <w:t>6.</w:t>
      </w:r>
      <w:r w:rsidRPr="00CF078A">
        <w:tab/>
        <w:t xml:space="preserve">Esta Norma requer a avaliação separada do risco de controle na avaliação dos riscos de distorção relevante no nível de afirmações para estimativas contábeis. Na avaliação do risco de controle, o auditor </w:t>
      </w:r>
      <w:r>
        <w:t xml:space="preserve">deve </w:t>
      </w:r>
      <w:r w:rsidRPr="00CF078A">
        <w:t>leva</w:t>
      </w:r>
      <w:r>
        <w:t>r</w:t>
      </w:r>
      <w:r w:rsidRPr="00CF078A">
        <w:t xml:space="preserve"> em consideração se os procedimentos adicionais de auditoria contemplam a confiança esperada na efetividade operacional dos controles. Se o auditor não realizar testes de controle, a sua avaliação do risco de distorção relevante no nível de afirmação não pode ser reduzida em relação à efetividade dos controles para uma afirmação específica, de acordo com o Apêndice 3 da NBC TA 530</w:t>
      </w:r>
      <w:r>
        <w:t xml:space="preserve"> – Amostragem em Auditoria</w:t>
      </w:r>
      <w:r w:rsidRPr="00CF078A">
        <w:t xml:space="preserve"> (ver item A10)</w:t>
      </w:r>
      <w:r>
        <w:t>.</w:t>
      </w:r>
    </w:p>
    <w:p w14:paraId="40632A24" w14:textId="77777777" w:rsidR="002A7EB0" w:rsidRDefault="002A7EB0" w:rsidP="002A7EB0">
      <w:pPr>
        <w:pStyle w:val="BRK0"/>
        <w:spacing w:before="0" w:line="240" w:lineRule="auto"/>
        <w:ind w:left="0" w:right="-1" w:firstLine="0"/>
        <w:rPr>
          <w:rFonts w:cs="Arial"/>
          <w:szCs w:val="22"/>
        </w:rPr>
      </w:pPr>
    </w:p>
    <w:p w14:paraId="37546EC9" w14:textId="77777777" w:rsidR="002A7EB0" w:rsidRPr="00CF078A" w:rsidRDefault="002A7EB0" w:rsidP="002A7EB0">
      <w:pPr>
        <w:spacing w:line="240" w:lineRule="auto"/>
        <w:ind w:left="567" w:right="-1" w:hanging="567"/>
        <w:rPr>
          <w:lang w:eastAsia="pt-BR"/>
        </w:rPr>
      </w:pPr>
      <w:r w:rsidRPr="00CF078A">
        <w:t>7.</w:t>
      </w:r>
      <w:r w:rsidRPr="00CF078A">
        <w:tab/>
        <w:t>Esta Norma enfatiza que os procedimentos adicionais de auditoria (incluindo, quando apropriado, testes de controles) precisam ser responsivos às razões dos riscos avaliados de distorção relevante no nível de afirmações, levando em consideração o efeito de um ou mais fatores de risco inerente e a avaliação do auditor do risco de controle.</w:t>
      </w:r>
    </w:p>
    <w:p w14:paraId="3D2AE857" w14:textId="77777777" w:rsidR="002A7EB0" w:rsidRDefault="002A7EB0" w:rsidP="002A7EB0">
      <w:pPr>
        <w:pStyle w:val="BRK0"/>
        <w:spacing w:before="0" w:line="240" w:lineRule="auto"/>
        <w:ind w:left="0" w:right="-1" w:firstLine="0"/>
        <w:rPr>
          <w:rFonts w:cs="Arial"/>
          <w:szCs w:val="22"/>
        </w:rPr>
      </w:pPr>
    </w:p>
    <w:p w14:paraId="32202AD9" w14:textId="77777777" w:rsidR="002A7EB0" w:rsidRPr="00CF078A" w:rsidRDefault="002A7EB0" w:rsidP="002A7EB0">
      <w:pPr>
        <w:spacing w:line="240" w:lineRule="auto"/>
        <w:ind w:left="567" w:right="-1" w:hanging="567"/>
        <w:rPr>
          <w:lang w:eastAsia="pt-BR"/>
        </w:rPr>
      </w:pPr>
      <w:r w:rsidRPr="00CF078A">
        <w:t>8.</w:t>
      </w:r>
      <w:r w:rsidRPr="00CF078A">
        <w:tab/>
        <w:t>O exercício do ceticismo profissional em relação às estimativas contábeis é afetado pela consideração do auditor dos fatores de risco inerente, e a sua importância aumenta quando as estimativas contábeis estiverem sujeitas a maior grau de incerteza da estimativa ou forem afetadas por maior grau de complexidade, subjetividade ou outros fatores de risco inerente. Da mesma forma, o exercício do ceticismo profissional é importante quando houver maior susceptibilidade à distorção devido à tendenciosidade da administração ou à fraude (ver item A11).</w:t>
      </w:r>
    </w:p>
    <w:p w14:paraId="17188720" w14:textId="77777777" w:rsidR="002A7EB0" w:rsidRDefault="002A7EB0" w:rsidP="002A7EB0">
      <w:pPr>
        <w:pStyle w:val="BRK0"/>
        <w:spacing w:before="0" w:line="240" w:lineRule="auto"/>
        <w:ind w:left="0" w:right="-1" w:firstLine="0"/>
        <w:rPr>
          <w:rFonts w:cs="Arial"/>
          <w:szCs w:val="22"/>
        </w:rPr>
      </w:pPr>
    </w:p>
    <w:p w14:paraId="23048442" w14:textId="77777777" w:rsidR="002A7EB0" w:rsidRPr="00CF078A" w:rsidRDefault="002A7EB0" w:rsidP="002A7EB0">
      <w:pPr>
        <w:spacing w:line="240" w:lineRule="auto"/>
        <w:ind w:left="567" w:right="-1" w:hanging="567"/>
        <w:rPr>
          <w:lang w:eastAsia="pt-BR"/>
        </w:rPr>
      </w:pPr>
      <w:r w:rsidRPr="00CF078A">
        <w:t>9.</w:t>
      </w:r>
      <w:r w:rsidRPr="00CF078A">
        <w:tab/>
        <w:t>Esta Norma requer que o auditor avalie, com base nos procedimentos de auditoria realizados e na evidência de auditoria obtida, se as estimativas contábeis e as divulgações relacionadas são razoáveis no contexto da estrutura de relatório financeiro aplicável, ou se apresentam distorção</w:t>
      </w:r>
      <w:r>
        <w:t xml:space="preserve"> </w:t>
      </w:r>
      <w:r w:rsidRPr="00130074">
        <w:t>(v</w:t>
      </w:r>
      <w:r w:rsidRPr="00130074">
        <w:rPr>
          <w:rFonts w:cs="Times New Roman"/>
        </w:rPr>
        <w:t>er também o item 13(c) da NBC TA 700 – Formação da Opinião e Emissão do Relatório do Auditor Independente sobre as Demonstrações Contábeis)</w:t>
      </w:r>
      <w:r w:rsidRPr="00130074">
        <w:t>.</w:t>
      </w:r>
      <w:r w:rsidRPr="00CF078A">
        <w:t xml:space="preserve"> Para fins desta Norma, razoável no contexto da estrutura de relatório financeiro aplicável significa que os requisitos relevantes da estrutura de relatório financeiro aplicável foram aplicados de forma apropriada, incluindo aqueles que abordam (ver itens A12</w:t>
      </w:r>
      <w:r>
        <w:t>,</w:t>
      </w:r>
      <w:r w:rsidRPr="00CF078A">
        <w:t xml:space="preserve"> A13</w:t>
      </w:r>
      <w:r>
        <w:t xml:space="preserve"> e de </w:t>
      </w:r>
      <w:r w:rsidRPr="00CF078A">
        <w:t>A139 a A144)</w:t>
      </w:r>
      <w:r>
        <w:t>:</w:t>
      </w:r>
    </w:p>
    <w:p w14:paraId="7F52A33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a</w:t>
      </w:r>
      <w:r w:rsidRPr="00CF078A">
        <w:rPr>
          <w:color w:val="auto"/>
          <w:sz w:val="22"/>
          <w:szCs w:val="22"/>
          <w:lang w:val="pt-BR"/>
        </w:rPr>
        <w:t xml:space="preserve"> elaboração da estimativa contábil, incluindo a seleção do método, das premissas e dos dados em vista da natureza da estimativa contábil e dos fatos e circunstâncias da entidade;</w:t>
      </w:r>
    </w:p>
    <w:p w14:paraId="204BE9D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130074">
        <w:rPr>
          <w:color w:val="auto"/>
          <w:sz w:val="22"/>
          <w:szCs w:val="22"/>
          <w:lang w:val="pt-BR"/>
        </w:rPr>
        <w:t>a seleção da estimativa pontual da administração;</w:t>
      </w:r>
      <w:r w:rsidRPr="00CF078A">
        <w:rPr>
          <w:color w:val="auto"/>
          <w:sz w:val="22"/>
          <w:szCs w:val="22"/>
          <w:lang w:val="pt-BR"/>
        </w:rPr>
        <w:t xml:space="preserve"> e</w:t>
      </w:r>
    </w:p>
    <w:p w14:paraId="1B55CE5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a</w:t>
      </w:r>
      <w:r w:rsidRPr="00CF078A">
        <w:rPr>
          <w:color w:val="auto"/>
          <w:sz w:val="22"/>
          <w:szCs w:val="22"/>
          <w:lang w:val="pt-BR"/>
        </w:rPr>
        <w:t>s divulgações sobre a estimativa contábil, incluindo divulgações sobre o modo como a estimativa contábil foi desenvolvida e que explicam a natureza, a extensão e as fontes da incerteza da estimativa.</w:t>
      </w:r>
    </w:p>
    <w:p w14:paraId="45DAC503" w14:textId="77777777" w:rsidR="002A7EB0" w:rsidRPr="00CF078A" w:rsidRDefault="002A7EB0" w:rsidP="002A7EB0">
      <w:pPr>
        <w:spacing w:line="240" w:lineRule="auto"/>
        <w:ind w:right="-1"/>
      </w:pPr>
    </w:p>
    <w:p w14:paraId="74C4EE43" w14:textId="77777777" w:rsidR="002A7EB0" w:rsidRPr="002A7EB0" w:rsidRDefault="002A7EB0" w:rsidP="002A7EB0">
      <w:pPr>
        <w:rPr>
          <w:b/>
          <w:bCs/>
          <w:lang w:eastAsia="pt-BR"/>
        </w:rPr>
      </w:pPr>
      <w:r w:rsidRPr="002A7EB0">
        <w:rPr>
          <w:b/>
          <w:bCs/>
        </w:rPr>
        <w:t>Data de vigência</w:t>
      </w:r>
    </w:p>
    <w:p w14:paraId="41F568F1" w14:textId="77777777" w:rsidR="002A7EB0" w:rsidRDefault="002A7EB0" w:rsidP="002A7EB0">
      <w:pPr>
        <w:pStyle w:val="BRK0"/>
        <w:spacing w:before="0" w:line="240" w:lineRule="auto"/>
        <w:ind w:left="0" w:right="-1" w:firstLine="0"/>
        <w:rPr>
          <w:rFonts w:cs="Arial"/>
          <w:szCs w:val="22"/>
        </w:rPr>
      </w:pPr>
    </w:p>
    <w:p w14:paraId="7EC7AEE7" w14:textId="77777777" w:rsidR="002A7EB0" w:rsidRPr="00CF078A" w:rsidRDefault="002A7EB0" w:rsidP="002A7EB0">
      <w:pPr>
        <w:spacing w:line="240" w:lineRule="auto"/>
        <w:ind w:left="567" w:right="-1" w:hanging="567"/>
        <w:rPr>
          <w:lang w:eastAsia="pt-BR"/>
        </w:rPr>
      </w:pPr>
      <w:r w:rsidRPr="00CF078A">
        <w:t>10.</w:t>
      </w:r>
      <w:r w:rsidRPr="00CF078A">
        <w:tab/>
        <w:t>Esta Norma é aplicável à auditoria de demonstrações contábeis para períodos iniciados em</w:t>
      </w:r>
      <w:r>
        <w:t>,</w:t>
      </w:r>
      <w:r w:rsidRPr="00CF078A">
        <w:t xml:space="preserve"> ou após</w:t>
      </w:r>
      <w:r>
        <w:t>,</w:t>
      </w:r>
      <w:r w:rsidRPr="00CF078A">
        <w:t xml:space="preserve"> </w:t>
      </w:r>
      <w:r>
        <w:t>1º</w:t>
      </w:r>
      <w:r w:rsidRPr="00CF078A">
        <w:t xml:space="preserve"> de </w:t>
      </w:r>
      <w:r>
        <w:t>janei</w:t>
      </w:r>
      <w:r w:rsidRPr="00CF078A">
        <w:t>ro de 20</w:t>
      </w:r>
      <w:r>
        <w:t>20</w:t>
      </w:r>
      <w:r w:rsidRPr="00CF078A">
        <w:t>.</w:t>
      </w:r>
      <w:r>
        <w:t xml:space="preserve"> </w:t>
      </w:r>
    </w:p>
    <w:p w14:paraId="540FA698" w14:textId="77777777" w:rsidR="002A7EB0" w:rsidRPr="002A7EB0" w:rsidRDefault="002A7EB0" w:rsidP="002A7EB0">
      <w:pPr>
        <w:rPr>
          <w:b/>
          <w:bCs/>
          <w:lang w:eastAsia="pt-BR"/>
        </w:rPr>
      </w:pPr>
      <w:r w:rsidRPr="002A7EB0">
        <w:rPr>
          <w:b/>
          <w:bCs/>
        </w:rPr>
        <w:t>Objetivo</w:t>
      </w:r>
    </w:p>
    <w:p w14:paraId="7776EBAF" w14:textId="77777777" w:rsidR="002A7EB0" w:rsidRDefault="002A7EB0" w:rsidP="002A7EB0">
      <w:pPr>
        <w:pStyle w:val="BRK0"/>
        <w:spacing w:before="0" w:line="240" w:lineRule="auto"/>
        <w:ind w:left="0" w:right="-1" w:firstLine="0"/>
        <w:rPr>
          <w:rFonts w:cs="Arial"/>
          <w:szCs w:val="22"/>
        </w:rPr>
      </w:pPr>
    </w:p>
    <w:p w14:paraId="283C89F1" w14:textId="77777777" w:rsidR="002A7EB0" w:rsidRPr="00CF078A" w:rsidRDefault="002A7EB0" w:rsidP="002A7EB0">
      <w:pPr>
        <w:spacing w:line="240" w:lineRule="auto"/>
        <w:ind w:left="567" w:right="-1" w:hanging="567"/>
        <w:rPr>
          <w:lang w:eastAsia="pt-BR"/>
        </w:rPr>
      </w:pPr>
      <w:r w:rsidRPr="00CF078A">
        <w:t>11.</w:t>
      </w:r>
      <w:r w:rsidRPr="00CF078A">
        <w:tab/>
        <w:t>O objetivo do auditor é obter evidência de auditoria apropriada e suficiente sobre se as estimativas contábeis e as divulgações relacionadas nas demonstrações contábeis são razoáveis no contexto da estrutura de relatório financeiro aplicável.</w:t>
      </w:r>
    </w:p>
    <w:p w14:paraId="3F3965A4" w14:textId="77777777" w:rsidR="002A7EB0" w:rsidRPr="002A7EB0" w:rsidRDefault="002A7EB0" w:rsidP="002A7EB0">
      <w:pPr>
        <w:rPr>
          <w:b/>
          <w:bCs/>
          <w:lang w:eastAsia="pt-BR"/>
        </w:rPr>
      </w:pPr>
      <w:r w:rsidRPr="002A7EB0">
        <w:rPr>
          <w:b/>
          <w:bCs/>
        </w:rPr>
        <w:t>Definições</w:t>
      </w:r>
    </w:p>
    <w:p w14:paraId="17FD113C" w14:textId="77777777" w:rsidR="002A7EB0" w:rsidRDefault="002A7EB0" w:rsidP="002A7EB0">
      <w:pPr>
        <w:pStyle w:val="BRK0"/>
        <w:spacing w:before="0" w:line="240" w:lineRule="auto"/>
        <w:ind w:left="0" w:right="-1" w:firstLine="0"/>
        <w:rPr>
          <w:rFonts w:cs="Arial"/>
          <w:szCs w:val="22"/>
        </w:rPr>
      </w:pPr>
    </w:p>
    <w:p w14:paraId="628AD74D" w14:textId="77777777" w:rsidR="002A7EB0" w:rsidRPr="00CF078A" w:rsidRDefault="002A7EB0" w:rsidP="002A7EB0">
      <w:pPr>
        <w:spacing w:line="240" w:lineRule="auto"/>
        <w:ind w:left="567" w:right="-1" w:hanging="567"/>
        <w:rPr>
          <w:lang w:eastAsia="pt-BR"/>
        </w:rPr>
      </w:pPr>
      <w:r w:rsidRPr="00CF078A">
        <w:t>12.</w:t>
      </w:r>
      <w:r w:rsidRPr="00CF078A">
        <w:tab/>
        <w:t>Para fins das normas de auditoria, os termos a seguir têm os seguintes significados:</w:t>
      </w:r>
    </w:p>
    <w:p w14:paraId="0372A122"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 xml:space="preserve">Estimativa contábil – </w:t>
      </w:r>
      <w:r>
        <w:rPr>
          <w:rFonts w:cs="Arial"/>
        </w:rPr>
        <w:t>V</w:t>
      </w:r>
      <w:r w:rsidRPr="00CF078A">
        <w:rPr>
          <w:rFonts w:cs="Arial"/>
        </w:rPr>
        <w:t xml:space="preserve">alor monetário para o qual a mensuração, de acordo com os requisitos da estrutura de relatório financeiro aplicável, está sujeita à </w:t>
      </w:r>
      <w:r w:rsidRPr="00504F03">
        <w:rPr>
          <w:rFonts w:cs="Arial"/>
          <w:highlight w:val="yellow"/>
        </w:rPr>
        <w:t>incerteza</w:t>
      </w:r>
      <w:r w:rsidRPr="00CF078A">
        <w:rPr>
          <w:rFonts w:cs="Arial"/>
        </w:rPr>
        <w:t xml:space="preserve"> da estimativa (ver item A14).</w:t>
      </w:r>
    </w:p>
    <w:p w14:paraId="5F9C4800"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 xml:space="preserve">Estimativa pontual ou intervalo do auditor – </w:t>
      </w:r>
      <w:r>
        <w:rPr>
          <w:rFonts w:cs="Arial"/>
        </w:rPr>
        <w:t>V</w:t>
      </w:r>
      <w:r w:rsidRPr="00CF078A">
        <w:rPr>
          <w:rFonts w:cs="Arial"/>
        </w:rPr>
        <w:t xml:space="preserve">alor, ou intervalo de valores, respectivamente, desenvolvido pelo auditor para avaliar </w:t>
      </w:r>
      <w:r w:rsidRPr="00130074">
        <w:rPr>
          <w:rFonts w:cs="Arial"/>
        </w:rPr>
        <w:t>a estimativa pontual</w:t>
      </w:r>
      <w:r w:rsidRPr="00CF078A">
        <w:rPr>
          <w:rFonts w:cs="Arial"/>
        </w:rPr>
        <w:t xml:space="preserve"> da administração (ver item A15).</w:t>
      </w:r>
    </w:p>
    <w:p w14:paraId="0983201D"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 xml:space="preserve">Incerteza da estimativa – Susceptibilidade </w:t>
      </w:r>
      <w:r>
        <w:rPr>
          <w:rFonts w:cs="Arial"/>
        </w:rPr>
        <w:t>à</w:t>
      </w:r>
      <w:r w:rsidRPr="00CF078A">
        <w:rPr>
          <w:rFonts w:cs="Arial"/>
        </w:rPr>
        <w:t xml:space="preserve"> falta inerente de precisão na mensuração (ver item A16</w:t>
      </w:r>
      <w:r>
        <w:rPr>
          <w:rFonts w:cs="Arial"/>
        </w:rPr>
        <w:t xml:space="preserve"> e</w:t>
      </w:r>
      <w:r w:rsidRPr="00CF078A">
        <w:rPr>
          <w:rFonts w:cs="Arial"/>
        </w:rPr>
        <w:t xml:space="preserve"> Apêndice 1).</w:t>
      </w:r>
    </w:p>
    <w:p w14:paraId="0673B289" w14:textId="77777777" w:rsidR="002A7EB0" w:rsidRPr="00CF078A" w:rsidRDefault="002A7EB0" w:rsidP="002A7EB0">
      <w:pPr>
        <w:pStyle w:val="BRK1"/>
        <w:spacing w:before="0" w:line="240" w:lineRule="auto"/>
        <w:ind w:left="993" w:right="-1" w:hanging="426"/>
        <w:rPr>
          <w:rFonts w:cs="Arial"/>
        </w:rPr>
      </w:pPr>
      <w:r w:rsidRPr="00CF078A">
        <w:rPr>
          <w:rFonts w:cs="Arial"/>
        </w:rPr>
        <w:t>(d)</w:t>
      </w:r>
      <w:r w:rsidRPr="00CF078A">
        <w:rPr>
          <w:rFonts w:cs="Arial"/>
        </w:rPr>
        <w:tab/>
        <w:t xml:space="preserve">Tendenciosidade da administração – </w:t>
      </w:r>
      <w:r>
        <w:rPr>
          <w:rFonts w:cs="Arial"/>
        </w:rPr>
        <w:t>F</w:t>
      </w:r>
      <w:r w:rsidRPr="00CF078A">
        <w:rPr>
          <w:rFonts w:cs="Arial"/>
        </w:rPr>
        <w:t>alta de neutralidade da administração na elaboração das informações (ver item A17).</w:t>
      </w:r>
    </w:p>
    <w:p w14:paraId="1F94D583"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(e)</w:t>
      </w:r>
      <w:r w:rsidRPr="00CF078A">
        <w:rPr>
          <w:rFonts w:cs="Arial"/>
        </w:rPr>
        <w:tab/>
        <w:t xml:space="preserve">Estimativa pontual da administração – </w:t>
      </w:r>
      <w:r>
        <w:rPr>
          <w:rFonts w:cs="Arial"/>
        </w:rPr>
        <w:t>V</w:t>
      </w:r>
      <w:r w:rsidRPr="00CF078A">
        <w:rPr>
          <w:rFonts w:cs="Arial"/>
        </w:rPr>
        <w:t xml:space="preserve">alor selecionado pela administração para o </w:t>
      </w:r>
      <w:r>
        <w:rPr>
          <w:rFonts w:cs="Arial"/>
        </w:rPr>
        <w:t>reconhecimento</w:t>
      </w:r>
      <w:r w:rsidRPr="00CF078A">
        <w:rPr>
          <w:rFonts w:cs="Arial"/>
        </w:rPr>
        <w:t xml:space="preserve"> ou a divulgação nas demonstrações contábeis d</w:t>
      </w:r>
      <w:r>
        <w:rPr>
          <w:rFonts w:cs="Arial"/>
        </w:rPr>
        <w:t>a</w:t>
      </w:r>
      <w:r w:rsidRPr="00CF078A">
        <w:rPr>
          <w:rFonts w:cs="Arial"/>
        </w:rPr>
        <w:t xml:space="preserve"> estimativa contábil.</w:t>
      </w:r>
    </w:p>
    <w:p w14:paraId="2BCFCEB8" w14:textId="77777777" w:rsidR="002A7EB0" w:rsidRDefault="002A7EB0" w:rsidP="002A7EB0">
      <w:pPr>
        <w:pStyle w:val="BRK1"/>
        <w:spacing w:before="0" w:line="240" w:lineRule="auto"/>
        <w:ind w:left="993" w:right="-1" w:hanging="426"/>
        <w:rPr>
          <w:rFonts w:cs="Arial"/>
        </w:rPr>
      </w:pPr>
      <w:r w:rsidRPr="00CF078A">
        <w:rPr>
          <w:rFonts w:cs="Arial"/>
        </w:rPr>
        <w:t>(f)</w:t>
      </w:r>
      <w:r w:rsidRPr="00CF078A">
        <w:rPr>
          <w:rFonts w:cs="Arial"/>
        </w:rPr>
        <w:tab/>
      </w:r>
      <w:r>
        <w:rPr>
          <w:rFonts w:cs="Arial"/>
        </w:rPr>
        <w:t>Resultado</w:t>
      </w:r>
      <w:r w:rsidRPr="00CF078A">
        <w:rPr>
          <w:rFonts w:cs="Arial"/>
        </w:rPr>
        <w:t xml:space="preserve"> de estimativa contábil – </w:t>
      </w:r>
      <w:r>
        <w:rPr>
          <w:rFonts w:cs="Arial"/>
        </w:rPr>
        <w:t>V</w:t>
      </w:r>
      <w:r w:rsidRPr="00CF078A">
        <w:rPr>
          <w:rFonts w:cs="Arial"/>
        </w:rPr>
        <w:t>alor monetário corrente resultante da resolução da transação, evento ou condição de que trata a estimativa contábil (ver item A18).</w:t>
      </w:r>
    </w:p>
    <w:p w14:paraId="5E3A314C" w14:textId="77777777" w:rsidR="002A7EB0" w:rsidRDefault="002A7EB0" w:rsidP="002A7EB0">
      <w:pPr>
        <w:pStyle w:val="BRK1"/>
        <w:spacing w:before="0" w:line="240" w:lineRule="auto"/>
        <w:ind w:right="-1"/>
        <w:rPr>
          <w:rFonts w:cs="Arial"/>
        </w:rPr>
      </w:pPr>
    </w:p>
    <w:p w14:paraId="7982233F" w14:textId="77777777" w:rsidR="002A7EB0" w:rsidRDefault="002A7EB0" w:rsidP="002A7EB0">
      <w:pPr>
        <w:pStyle w:val="BRK1"/>
        <w:spacing w:before="0" w:line="240" w:lineRule="auto"/>
        <w:ind w:right="-1"/>
        <w:rPr>
          <w:rFonts w:cs="Arial"/>
        </w:rPr>
      </w:pPr>
    </w:p>
    <w:tbl>
      <w:tblPr>
        <w:tblW w:w="0" w:type="auto"/>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3"/>
        <w:gridCol w:w="4285"/>
      </w:tblGrid>
      <w:tr w:rsidR="002A7EB0" w:rsidRPr="00BE6A46" w14:paraId="1258DAD6" w14:textId="77777777" w:rsidTr="009A4CD5">
        <w:tc>
          <w:tcPr>
            <w:tcW w:w="4927" w:type="dxa"/>
          </w:tcPr>
          <w:p w14:paraId="108F24A5" w14:textId="77777777" w:rsidR="002A7EB0" w:rsidRPr="00BE6A46" w:rsidRDefault="002A7EB0" w:rsidP="009A4CD5">
            <w:pPr>
              <w:pStyle w:val="BRK1"/>
              <w:spacing w:before="0" w:line="240" w:lineRule="auto"/>
              <w:ind w:left="0" w:right="-1" w:firstLine="0"/>
              <w:jc w:val="center"/>
              <w:rPr>
                <w:rFonts w:cs="Arial"/>
                <w:b/>
                <w:bCs/>
                <w:color w:val="FF0000"/>
                <w:lang w:eastAsia="pt-BR"/>
              </w:rPr>
            </w:pPr>
            <w:r w:rsidRPr="00BE6A46">
              <w:rPr>
                <w:b/>
                <w:bCs/>
                <w:color w:val="FF0000"/>
              </w:rPr>
              <w:t>Características qualitativas fundamentais</w:t>
            </w:r>
          </w:p>
        </w:tc>
        <w:tc>
          <w:tcPr>
            <w:tcW w:w="4927" w:type="dxa"/>
          </w:tcPr>
          <w:p w14:paraId="5E7D920D" w14:textId="77777777" w:rsidR="002A7EB0" w:rsidRPr="00BE6A46" w:rsidRDefault="002A7EB0" w:rsidP="009A4CD5">
            <w:pPr>
              <w:pStyle w:val="BRK1"/>
              <w:spacing w:before="0" w:line="240" w:lineRule="auto"/>
              <w:ind w:left="0" w:right="-1" w:firstLine="0"/>
              <w:jc w:val="center"/>
              <w:rPr>
                <w:rFonts w:cs="Arial"/>
                <w:b/>
                <w:bCs/>
                <w:color w:val="FF0000"/>
                <w:lang w:eastAsia="pt-BR"/>
              </w:rPr>
            </w:pPr>
            <w:r w:rsidRPr="00BE6A46">
              <w:rPr>
                <w:b/>
                <w:bCs/>
                <w:color w:val="FF0000"/>
              </w:rPr>
              <w:t>Características qualitativas de melhoria</w:t>
            </w:r>
          </w:p>
        </w:tc>
      </w:tr>
      <w:tr w:rsidR="002A7EB0" w:rsidRPr="00BE6A46" w14:paraId="6E37C81E" w14:textId="77777777" w:rsidTr="009A4CD5">
        <w:tc>
          <w:tcPr>
            <w:tcW w:w="4927" w:type="dxa"/>
          </w:tcPr>
          <w:p w14:paraId="75CFFC9C" w14:textId="77777777" w:rsidR="002A7EB0" w:rsidRPr="00BE6A46" w:rsidRDefault="002A7EB0" w:rsidP="009A4CD5">
            <w:pPr>
              <w:pStyle w:val="BRK1"/>
              <w:spacing w:before="0" w:line="240" w:lineRule="auto"/>
              <w:ind w:left="0" w:right="-1" w:firstLine="0"/>
              <w:rPr>
                <w:rFonts w:cs="Arial"/>
                <w:lang w:eastAsia="pt-BR"/>
              </w:rPr>
            </w:pPr>
            <w:r w:rsidRPr="00BE6A46">
              <w:rPr>
                <w:rFonts w:cs="Arial"/>
                <w:lang w:eastAsia="pt-BR"/>
              </w:rPr>
              <w:t>Relevância</w:t>
            </w:r>
          </w:p>
        </w:tc>
        <w:tc>
          <w:tcPr>
            <w:tcW w:w="4927" w:type="dxa"/>
          </w:tcPr>
          <w:p w14:paraId="471AE7B4" w14:textId="77777777" w:rsidR="002A7EB0" w:rsidRPr="00BE6A46" w:rsidRDefault="002A7EB0" w:rsidP="009A4CD5">
            <w:pPr>
              <w:pStyle w:val="BRK1"/>
              <w:spacing w:before="0" w:line="240" w:lineRule="auto"/>
              <w:ind w:left="0" w:right="-1" w:firstLine="0"/>
              <w:rPr>
                <w:rFonts w:cs="Arial"/>
                <w:lang w:eastAsia="pt-BR"/>
              </w:rPr>
            </w:pPr>
            <w:r w:rsidRPr="00BE6A46">
              <w:rPr>
                <w:rFonts w:cs="Arial"/>
                <w:lang w:eastAsia="pt-BR"/>
              </w:rPr>
              <w:t>Comparabilidade</w:t>
            </w:r>
          </w:p>
        </w:tc>
      </w:tr>
      <w:tr w:rsidR="002A7EB0" w:rsidRPr="00BE6A46" w14:paraId="4BE22555" w14:textId="77777777" w:rsidTr="009A4CD5">
        <w:tc>
          <w:tcPr>
            <w:tcW w:w="4927" w:type="dxa"/>
          </w:tcPr>
          <w:p w14:paraId="6D051E08" w14:textId="77777777" w:rsidR="002A7EB0" w:rsidRPr="00BE6A46" w:rsidRDefault="002A7EB0" w:rsidP="009A4CD5">
            <w:pPr>
              <w:pStyle w:val="BRK1"/>
              <w:spacing w:before="0" w:line="240" w:lineRule="auto"/>
              <w:ind w:left="0" w:right="-1" w:firstLine="0"/>
              <w:rPr>
                <w:rFonts w:cs="Arial"/>
                <w:lang w:eastAsia="pt-BR"/>
              </w:rPr>
            </w:pPr>
            <w:r w:rsidRPr="00BE6A46">
              <w:rPr>
                <w:rFonts w:cs="Arial"/>
                <w:lang w:eastAsia="pt-BR"/>
              </w:rPr>
              <w:t>Representação Fidedigna</w:t>
            </w:r>
          </w:p>
        </w:tc>
        <w:tc>
          <w:tcPr>
            <w:tcW w:w="4927" w:type="dxa"/>
          </w:tcPr>
          <w:p w14:paraId="785E11EA" w14:textId="77777777" w:rsidR="002A7EB0" w:rsidRPr="00BE6A46" w:rsidRDefault="002A7EB0" w:rsidP="009A4CD5">
            <w:pPr>
              <w:pStyle w:val="BRK1"/>
              <w:spacing w:before="0" w:line="240" w:lineRule="auto"/>
              <w:ind w:left="0" w:right="-1" w:firstLine="0"/>
              <w:rPr>
                <w:rFonts w:cs="Arial"/>
                <w:lang w:eastAsia="pt-BR"/>
              </w:rPr>
            </w:pPr>
            <w:r w:rsidRPr="00BE6A46">
              <w:rPr>
                <w:rFonts w:cs="Arial"/>
                <w:lang w:eastAsia="pt-BR"/>
              </w:rPr>
              <w:t>Capacidade de Verificação</w:t>
            </w:r>
          </w:p>
        </w:tc>
      </w:tr>
      <w:tr w:rsidR="002A7EB0" w:rsidRPr="00BE6A46" w14:paraId="0803093B" w14:textId="77777777" w:rsidTr="009A4CD5">
        <w:tc>
          <w:tcPr>
            <w:tcW w:w="4927" w:type="dxa"/>
          </w:tcPr>
          <w:p w14:paraId="3DBF1A4D" w14:textId="77777777" w:rsidR="002A7EB0" w:rsidRPr="00BE6A46" w:rsidRDefault="002A7EB0" w:rsidP="009A4CD5">
            <w:pPr>
              <w:pStyle w:val="BRK1"/>
              <w:spacing w:before="0" w:line="240" w:lineRule="auto"/>
              <w:ind w:left="0" w:right="-1" w:firstLine="0"/>
              <w:rPr>
                <w:rFonts w:cs="Arial"/>
                <w:lang w:eastAsia="pt-BR"/>
              </w:rPr>
            </w:pPr>
          </w:p>
        </w:tc>
        <w:tc>
          <w:tcPr>
            <w:tcW w:w="4927" w:type="dxa"/>
          </w:tcPr>
          <w:p w14:paraId="6760CF71" w14:textId="77777777" w:rsidR="002A7EB0" w:rsidRPr="00BE6A46" w:rsidRDefault="002A7EB0" w:rsidP="009A4CD5">
            <w:pPr>
              <w:pStyle w:val="BRK1"/>
              <w:spacing w:before="0" w:line="240" w:lineRule="auto"/>
              <w:ind w:left="0" w:right="-1" w:firstLine="0"/>
              <w:rPr>
                <w:rFonts w:cs="Arial"/>
                <w:lang w:eastAsia="pt-BR"/>
              </w:rPr>
            </w:pPr>
            <w:r w:rsidRPr="00BE6A46">
              <w:rPr>
                <w:rFonts w:cs="Arial"/>
                <w:lang w:eastAsia="pt-BR"/>
              </w:rPr>
              <w:t>Tempestividade</w:t>
            </w:r>
          </w:p>
        </w:tc>
      </w:tr>
      <w:tr w:rsidR="002A7EB0" w:rsidRPr="00BE6A46" w14:paraId="6B020B38" w14:textId="77777777" w:rsidTr="009A4CD5">
        <w:tc>
          <w:tcPr>
            <w:tcW w:w="4927" w:type="dxa"/>
          </w:tcPr>
          <w:p w14:paraId="7785D47A" w14:textId="77777777" w:rsidR="002A7EB0" w:rsidRPr="00BE6A46" w:rsidRDefault="002A7EB0" w:rsidP="009A4CD5">
            <w:pPr>
              <w:pStyle w:val="BRK1"/>
              <w:spacing w:before="0" w:line="240" w:lineRule="auto"/>
              <w:ind w:left="0" w:right="-1" w:firstLine="0"/>
              <w:rPr>
                <w:rFonts w:cs="Arial"/>
                <w:lang w:eastAsia="pt-BR"/>
              </w:rPr>
            </w:pPr>
          </w:p>
        </w:tc>
        <w:tc>
          <w:tcPr>
            <w:tcW w:w="4927" w:type="dxa"/>
          </w:tcPr>
          <w:p w14:paraId="6435476D" w14:textId="77777777" w:rsidR="002A7EB0" w:rsidRPr="00BE6A46" w:rsidRDefault="002A7EB0" w:rsidP="009A4CD5">
            <w:pPr>
              <w:pStyle w:val="BRK1"/>
              <w:spacing w:before="0" w:line="240" w:lineRule="auto"/>
              <w:ind w:left="0" w:right="-1" w:firstLine="0"/>
              <w:rPr>
                <w:rFonts w:cs="Arial"/>
                <w:lang w:eastAsia="pt-BR"/>
              </w:rPr>
            </w:pPr>
            <w:r w:rsidRPr="00BE6A46">
              <w:rPr>
                <w:rFonts w:cs="Arial"/>
                <w:lang w:eastAsia="pt-BR"/>
              </w:rPr>
              <w:t>Compreensibilidade</w:t>
            </w:r>
          </w:p>
        </w:tc>
      </w:tr>
    </w:tbl>
    <w:p w14:paraId="48754F64" w14:textId="77777777" w:rsidR="002A7EB0" w:rsidRPr="00CF078A" w:rsidRDefault="002A7EB0" w:rsidP="002A7EB0">
      <w:pPr>
        <w:pStyle w:val="BRK1"/>
        <w:spacing w:before="0" w:line="240" w:lineRule="auto"/>
        <w:ind w:right="-1"/>
        <w:rPr>
          <w:rFonts w:cs="Arial"/>
          <w:lang w:eastAsia="pt-BR"/>
        </w:rPr>
      </w:pPr>
    </w:p>
    <w:p w14:paraId="05FA8CF4" w14:textId="77777777" w:rsidR="002A7EB0" w:rsidRPr="004B39EB" w:rsidRDefault="002A7EB0" w:rsidP="004B39EB">
      <w:pPr>
        <w:rPr>
          <w:b/>
          <w:bCs/>
          <w:lang w:eastAsia="pt-BR"/>
        </w:rPr>
      </w:pPr>
      <w:r w:rsidRPr="004B39EB">
        <w:rPr>
          <w:b/>
          <w:bCs/>
        </w:rPr>
        <w:t>Requisitos</w:t>
      </w:r>
    </w:p>
    <w:p w14:paraId="77FE1A92" w14:textId="77777777" w:rsidR="002A7EB0" w:rsidRPr="004B39EB" w:rsidRDefault="002A7EB0" w:rsidP="004B39EB">
      <w:pPr>
        <w:rPr>
          <w:b/>
          <w:bCs/>
        </w:rPr>
      </w:pPr>
    </w:p>
    <w:p w14:paraId="6A4E3A23" w14:textId="77777777" w:rsidR="002A7EB0" w:rsidRPr="004B39EB" w:rsidRDefault="002A7EB0" w:rsidP="004B39EB">
      <w:pPr>
        <w:rPr>
          <w:b/>
          <w:bCs/>
          <w:lang w:eastAsia="pt-BR"/>
        </w:rPr>
      </w:pPr>
      <w:r w:rsidRPr="004B39EB">
        <w:rPr>
          <w:b/>
          <w:bCs/>
        </w:rPr>
        <w:t>Procedimentos de avaliação de risco e atividades relacionadas</w:t>
      </w:r>
    </w:p>
    <w:p w14:paraId="56194E85" w14:textId="77777777" w:rsidR="002A7EB0" w:rsidRDefault="002A7EB0" w:rsidP="002A7EB0">
      <w:pPr>
        <w:pStyle w:val="BRK0"/>
        <w:spacing w:before="0" w:line="240" w:lineRule="auto"/>
        <w:ind w:left="0" w:right="-1" w:firstLine="0"/>
        <w:rPr>
          <w:rFonts w:cs="Arial"/>
          <w:szCs w:val="22"/>
        </w:rPr>
      </w:pPr>
    </w:p>
    <w:p w14:paraId="23E61D2F" w14:textId="77777777" w:rsidR="002A7EB0" w:rsidRPr="00CF078A" w:rsidRDefault="002A7EB0" w:rsidP="002A7EB0">
      <w:pPr>
        <w:spacing w:line="240" w:lineRule="auto"/>
        <w:ind w:left="567" w:right="-1" w:hanging="567"/>
        <w:rPr>
          <w:lang w:eastAsia="pt-BR"/>
        </w:rPr>
      </w:pPr>
      <w:r w:rsidRPr="00CF078A">
        <w:t>13.</w:t>
      </w:r>
      <w:r w:rsidRPr="00CF078A">
        <w:tab/>
        <w:t xml:space="preserve">Ao obter entendimento da entidade e de seu ambiente, incluindo o controle interno da entidade, conforme exigido pela </w:t>
      </w:r>
      <w:r w:rsidRPr="000F173D">
        <w:rPr>
          <w:highlight w:val="yellow"/>
        </w:rPr>
        <w:t>NBC TA 315</w:t>
      </w:r>
      <w:r w:rsidRPr="00CF078A">
        <w:t xml:space="preserve">, </w:t>
      </w:r>
      <w:r>
        <w:t xml:space="preserve">itens 3, 5, 6, 9, 11, 12, 15, 16, 17, 20 e 21, </w:t>
      </w:r>
      <w:r w:rsidRPr="00CF078A">
        <w:t>o auditor deve obter entendimento dos seguintes assuntos relacionados com estimativas contábeis da entidade. Os procedimentos do auditor para obter o entendimento deve</w:t>
      </w:r>
      <w:r>
        <w:t>m</w:t>
      </w:r>
      <w:r w:rsidRPr="00CF078A">
        <w:t xml:space="preserve"> ser realizados na extensão necessária para fornecer uma base apropriada para a identificação e avaliação dos riscos de distorção relevante nas demonstrações contábeis e nos níveis das afirmações (ver itens </w:t>
      </w:r>
      <w:r>
        <w:t xml:space="preserve">de </w:t>
      </w:r>
      <w:r w:rsidRPr="00CF078A">
        <w:t>A19 a A22).</w:t>
      </w:r>
    </w:p>
    <w:p w14:paraId="4DFA57E2" w14:textId="77777777" w:rsidR="002A7EB0" w:rsidRDefault="002A7EB0" w:rsidP="002A7EB0">
      <w:pPr>
        <w:pStyle w:val="BRK1"/>
        <w:spacing w:before="0" w:line="240" w:lineRule="auto"/>
        <w:ind w:left="0" w:right="-1" w:firstLine="0"/>
        <w:rPr>
          <w:rFonts w:cs="Arial"/>
          <w:i/>
        </w:rPr>
      </w:pPr>
    </w:p>
    <w:p w14:paraId="180A61B4" w14:textId="77777777" w:rsidR="002A7EB0" w:rsidRPr="00CF078A" w:rsidRDefault="002A7EB0" w:rsidP="002A7EB0">
      <w:pPr>
        <w:pStyle w:val="BRK1"/>
        <w:spacing w:before="0" w:line="240" w:lineRule="auto"/>
        <w:ind w:left="0" w:right="-1" w:firstLine="0"/>
        <w:rPr>
          <w:rFonts w:cs="Arial"/>
          <w:i/>
          <w:lang w:eastAsia="pt-BR"/>
        </w:rPr>
      </w:pPr>
      <w:r w:rsidRPr="00CF078A">
        <w:rPr>
          <w:rFonts w:cs="Arial"/>
          <w:i/>
        </w:rPr>
        <w:t xml:space="preserve">Entidade e seu </w:t>
      </w:r>
      <w:r>
        <w:rPr>
          <w:rFonts w:cs="Arial"/>
          <w:i/>
        </w:rPr>
        <w:t>a</w:t>
      </w:r>
      <w:r w:rsidRPr="00CF078A">
        <w:rPr>
          <w:rFonts w:cs="Arial"/>
          <w:i/>
        </w:rPr>
        <w:t>mbiente</w:t>
      </w:r>
    </w:p>
    <w:p w14:paraId="6152FFBE"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As transações da entidade e outros eventos e condições que podem gerar a necessidade de, ou mudanças nas, estimativas contábeis a serem reconhecidas ou divulgadas nas demonstrações contábeis (ver item A23).</w:t>
      </w:r>
    </w:p>
    <w:p w14:paraId="482A158F"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Os requisitos da estrutura de relatório financeiro aplicável relacionados com as estimativas contábeis (incluindo os critérios de reconhecimento, as bases de mensuração e as exigências de apresentação e divulgações relacionadas) e o modo como eles se aplicam no contexto da natureza e circunstâncias da entidade e de seu ambiente, incluindo o modo como as transações e outros eventos ou condições</w:t>
      </w:r>
      <w:r>
        <w:rPr>
          <w:rFonts w:cs="Arial"/>
        </w:rPr>
        <w:t>,</w:t>
      </w:r>
      <w:r w:rsidRPr="00CF078A">
        <w:rPr>
          <w:rFonts w:cs="Arial"/>
        </w:rPr>
        <w:t xml:space="preserve"> estão sujeitos aos fatores de risco inerente ou são afetados por ele (ver itens A24 e A25).</w:t>
      </w:r>
    </w:p>
    <w:p w14:paraId="1189DA41"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Fatores regulatórios relevantes para as estimativas contábeis da entidade, incluindo, quando aplicável, estruturas regulatórias relacionadas com a supervisão prudencial (ver item A26).</w:t>
      </w:r>
    </w:p>
    <w:p w14:paraId="7086B824"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(d)</w:t>
      </w:r>
      <w:r w:rsidRPr="00CF078A">
        <w:rPr>
          <w:rFonts w:cs="Arial"/>
        </w:rPr>
        <w:tab/>
        <w:t>A natureza das estimativas contábeis e divulgações relacionadas que o auditor espera que sejam incluídas nas demonstrações contábeis da entidade, com base no entendimento do auditor dos assuntos no item 13(a) a (c) (ver item A27).</w:t>
      </w:r>
    </w:p>
    <w:p w14:paraId="7B5336AF" w14:textId="77777777" w:rsidR="002A7EB0" w:rsidRPr="00CF078A" w:rsidRDefault="002A7EB0" w:rsidP="002A7EB0">
      <w:pPr>
        <w:pStyle w:val="BRK1"/>
        <w:spacing w:before="0" w:line="240" w:lineRule="auto"/>
        <w:ind w:left="0" w:right="-1" w:firstLine="0"/>
        <w:rPr>
          <w:rFonts w:cs="Arial"/>
          <w:i/>
        </w:rPr>
      </w:pPr>
    </w:p>
    <w:p w14:paraId="4265D049" w14:textId="77777777" w:rsidR="002A7EB0" w:rsidRPr="00CF078A" w:rsidRDefault="002A7EB0" w:rsidP="002A7EB0">
      <w:pPr>
        <w:pStyle w:val="BRK1"/>
        <w:spacing w:before="0" w:line="240" w:lineRule="auto"/>
        <w:ind w:left="0" w:right="-1" w:firstLine="0"/>
        <w:rPr>
          <w:rFonts w:cs="Arial"/>
          <w:i/>
          <w:lang w:eastAsia="pt-BR"/>
        </w:rPr>
      </w:pPr>
      <w:r w:rsidRPr="00CF078A">
        <w:rPr>
          <w:rFonts w:cs="Arial"/>
          <w:i/>
        </w:rPr>
        <w:t>Controle interno da entidade</w:t>
      </w:r>
    </w:p>
    <w:p w14:paraId="56F44BF9"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(e)</w:t>
      </w:r>
      <w:r w:rsidRPr="00CF078A">
        <w:rPr>
          <w:rFonts w:cs="Arial"/>
        </w:rPr>
        <w:tab/>
        <w:t xml:space="preserve">A natureza e a extensão da supervisão e da governança que a entidade </w:t>
      </w:r>
      <w:r>
        <w:rPr>
          <w:rFonts w:cs="Arial"/>
        </w:rPr>
        <w:t>possui</w:t>
      </w:r>
      <w:r w:rsidRPr="00CF078A">
        <w:rPr>
          <w:rFonts w:cs="Arial"/>
        </w:rPr>
        <w:t xml:space="preserve"> sobre o processo d</w:t>
      </w:r>
      <w:r>
        <w:rPr>
          <w:rFonts w:cs="Arial"/>
        </w:rPr>
        <w:t>e</w:t>
      </w:r>
      <w:r w:rsidRPr="00CF078A">
        <w:rPr>
          <w:rFonts w:cs="Arial"/>
        </w:rPr>
        <w:t xml:space="preserve"> elaboração de relatório financeiro d</w:t>
      </w:r>
      <w:r>
        <w:rPr>
          <w:rFonts w:cs="Arial"/>
        </w:rPr>
        <w:t>a</w:t>
      </w:r>
      <w:r w:rsidRPr="00CF078A">
        <w:rPr>
          <w:rFonts w:cs="Arial"/>
        </w:rPr>
        <w:t xml:space="preserve"> administração relevante para as estimativas contábeis (ver itens </w:t>
      </w:r>
      <w:r>
        <w:rPr>
          <w:rFonts w:cs="Arial"/>
        </w:rPr>
        <w:t xml:space="preserve">de </w:t>
      </w:r>
      <w:r w:rsidRPr="00CF078A">
        <w:rPr>
          <w:rFonts w:cs="Arial"/>
        </w:rPr>
        <w:t>A28 a A30).</w:t>
      </w:r>
    </w:p>
    <w:p w14:paraId="751365EC"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(f)</w:t>
      </w:r>
      <w:r w:rsidRPr="00CF078A">
        <w:rPr>
          <w:rFonts w:cs="Arial"/>
        </w:rPr>
        <w:tab/>
        <w:t>O modo como a administração identifica a necessidade de habilidades ou conhecimentos especializados relacionados com as estimativas contábeis, e como são aplicados, incluindo o uso de seu especialista (ver item A31).</w:t>
      </w:r>
    </w:p>
    <w:p w14:paraId="043A001B"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(g)</w:t>
      </w:r>
      <w:r w:rsidRPr="00CF078A">
        <w:rPr>
          <w:rFonts w:cs="Arial"/>
        </w:rPr>
        <w:tab/>
        <w:t xml:space="preserve">O modo como o processo de avaliação de risco da entidade identifica e avalia os riscos relacionados com as estimativas contábeis (ver itens A32 </w:t>
      </w:r>
      <w:r>
        <w:rPr>
          <w:rFonts w:cs="Arial"/>
        </w:rPr>
        <w:t>e</w:t>
      </w:r>
      <w:r w:rsidRPr="00CF078A">
        <w:rPr>
          <w:rFonts w:cs="Arial"/>
        </w:rPr>
        <w:t xml:space="preserve"> A33).</w:t>
      </w:r>
    </w:p>
    <w:p w14:paraId="4022B88B"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(h)</w:t>
      </w:r>
      <w:r w:rsidRPr="00CF078A">
        <w:rPr>
          <w:rFonts w:cs="Arial"/>
        </w:rPr>
        <w:tab/>
        <w:t>O sistema de informação da entidade na medida em que ele se relaciona com as estimativas contábeis, incluindo:</w:t>
      </w:r>
    </w:p>
    <w:p w14:paraId="0F0E70D6" w14:textId="77777777" w:rsidR="002A7EB0" w:rsidRPr="00CF078A" w:rsidRDefault="002A7EB0" w:rsidP="002A7EB0">
      <w:pPr>
        <w:pStyle w:val="BRK2"/>
        <w:spacing w:before="0" w:line="240" w:lineRule="auto"/>
        <w:ind w:left="1418" w:right="-1" w:hanging="425"/>
        <w:rPr>
          <w:rFonts w:cs="Arial"/>
          <w:sz w:val="22"/>
          <w:szCs w:val="22"/>
          <w:lang w:val="pt-BR" w:eastAsia="pt-BR"/>
        </w:rPr>
      </w:pPr>
      <w:r w:rsidRPr="00CF078A">
        <w:rPr>
          <w:rFonts w:cs="Arial"/>
          <w:sz w:val="22"/>
          <w:szCs w:val="22"/>
          <w:lang w:val="pt-BR"/>
        </w:rPr>
        <w:t>(i)</w:t>
      </w:r>
      <w:r w:rsidRPr="00CF078A">
        <w:rPr>
          <w:rFonts w:cs="Arial"/>
          <w:sz w:val="22"/>
          <w:szCs w:val="22"/>
          <w:lang w:val="pt-BR"/>
        </w:rPr>
        <w:tab/>
        <w:t xml:space="preserve">as classes de transações, eventos e condições que sejam significativas para as demonstrações contábeis e que geram a necessidade de, ou mudanças nas, estimativas contábeis e divulgações relacionadas (ver itens A34 e A35); e </w:t>
      </w:r>
    </w:p>
    <w:p w14:paraId="380B6808" w14:textId="77777777" w:rsidR="002A7EB0" w:rsidRPr="00CF078A" w:rsidRDefault="002A7EB0" w:rsidP="002A7EB0">
      <w:pPr>
        <w:pStyle w:val="BRK2"/>
        <w:spacing w:before="0" w:line="240" w:lineRule="auto"/>
        <w:ind w:left="1418" w:right="-1" w:hanging="425"/>
        <w:rPr>
          <w:rFonts w:cs="Arial"/>
          <w:sz w:val="22"/>
          <w:szCs w:val="22"/>
          <w:lang w:val="pt-BR" w:eastAsia="pt-BR"/>
        </w:rPr>
      </w:pPr>
      <w:r w:rsidRPr="00CF078A">
        <w:rPr>
          <w:rFonts w:cs="Arial"/>
          <w:sz w:val="22"/>
          <w:szCs w:val="22"/>
          <w:lang w:val="pt-BR"/>
        </w:rPr>
        <w:t>(ii)</w:t>
      </w:r>
      <w:r w:rsidRPr="00CF078A">
        <w:rPr>
          <w:rFonts w:cs="Arial"/>
          <w:sz w:val="22"/>
          <w:szCs w:val="22"/>
          <w:lang w:val="pt-BR"/>
        </w:rPr>
        <w:tab/>
      </w:r>
      <w:r>
        <w:rPr>
          <w:rFonts w:cs="Arial"/>
          <w:sz w:val="22"/>
          <w:szCs w:val="22"/>
          <w:lang w:val="pt-BR"/>
        </w:rPr>
        <w:t>p</w:t>
      </w:r>
      <w:r w:rsidRPr="00CF078A">
        <w:rPr>
          <w:rFonts w:cs="Arial"/>
          <w:sz w:val="22"/>
          <w:szCs w:val="22"/>
          <w:lang w:val="pt-BR"/>
        </w:rPr>
        <w:t>ara essas estimativas contábeis e divulgações relacionadas, como a administração:</w:t>
      </w:r>
    </w:p>
    <w:p w14:paraId="28A2CDC7" w14:textId="77777777" w:rsidR="002A7EB0" w:rsidRPr="00CF078A" w:rsidRDefault="002A7EB0" w:rsidP="002A7EB0">
      <w:pPr>
        <w:pStyle w:val="BRK3"/>
        <w:spacing w:before="0" w:line="240" w:lineRule="auto"/>
        <w:ind w:left="1701" w:right="-1" w:hanging="283"/>
        <w:rPr>
          <w:rFonts w:cs="Arial"/>
          <w:sz w:val="22"/>
          <w:szCs w:val="22"/>
          <w:lang w:val="pt-BR" w:eastAsia="pt-BR"/>
        </w:rPr>
      </w:pPr>
      <w:r w:rsidRPr="00CF078A">
        <w:rPr>
          <w:rFonts w:cs="Arial"/>
          <w:sz w:val="22"/>
          <w:szCs w:val="22"/>
          <w:lang w:val="pt-BR"/>
        </w:rPr>
        <w:t>a.</w:t>
      </w:r>
      <w:r w:rsidRPr="00CF078A">
        <w:rPr>
          <w:rFonts w:cs="Arial"/>
          <w:sz w:val="22"/>
          <w:szCs w:val="22"/>
          <w:lang w:val="pt-BR"/>
        </w:rPr>
        <w:tab/>
        <w:t>identifica os métodos, as premissas ou as fontes de dados relevantes, e a necessidade de alteração nos mesmos, que são apropriados no contexto da estrutura de relatório financeiro aplicável, incluindo o modo como a administração (ver itens A36 e A37):</w:t>
      </w:r>
    </w:p>
    <w:p w14:paraId="08BD2117" w14:textId="77777777" w:rsidR="002A7EB0" w:rsidRPr="00CF078A" w:rsidRDefault="002A7EB0" w:rsidP="002A7EB0">
      <w:pPr>
        <w:pStyle w:val="BRK4"/>
        <w:spacing w:before="0" w:line="240" w:lineRule="auto"/>
        <w:ind w:left="1985" w:right="-1" w:hanging="284"/>
        <w:rPr>
          <w:rFonts w:cs="Arial"/>
          <w:sz w:val="22"/>
          <w:szCs w:val="22"/>
          <w:lang w:val="pt-BR" w:eastAsia="pt-BR"/>
        </w:rPr>
      </w:pPr>
      <w:r w:rsidRPr="00CF078A">
        <w:rPr>
          <w:rFonts w:cs="Arial"/>
          <w:sz w:val="22"/>
          <w:szCs w:val="22"/>
          <w:lang w:val="pt-BR"/>
        </w:rPr>
        <w:t>i.</w:t>
      </w:r>
      <w:r w:rsidRPr="00CF078A">
        <w:rPr>
          <w:rFonts w:cs="Arial"/>
          <w:sz w:val="22"/>
          <w:szCs w:val="22"/>
          <w:lang w:val="pt-BR"/>
        </w:rPr>
        <w:tab/>
        <w:t>seleciona ou define e aplica os métodos utilizados, incluindo o uso de modelos (ver itens A38 e A39);</w:t>
      </w:r>
    </w:p>
    <w:p w14:paraId="5AAB2201" w14:textId="77777777" w:rsidR="002A7EB0" w:rsidRPr="00CF078A" w:rsidRDefault="002A7EB0" w:rsidP="002A7EB0">
      <w:pPr>
        <w:pStyle w:val="BRK4"/>
        <w:spacing w:before="0" w:line="240" w:lineRule="auto"/>
        <w:ind w:left="1985" w:right="-1" w:hanging="284"/>
        <w:rPr>
          <w:rFonts w:cs="Arial"/>
          <w:sz w:val="22"/>
          <w:szCs w:val="22"/>
          <w:lang w:val="pt-BR" w:eastAsia="pt-BR"/>
        </w:rPr>
      </w:pPr>
      <w:r w:rsidRPr="00CF078A">
        <w:rPr>
          <w:rFonts w:cs="Arial"/>
          <w:sz w:val="22"/>
          <w:szCs w:val="22"/>
          <w:lang w:val="pt-BR"/>
        </w:rPr>
        <w:t>ii.</w:t>
      </w:r>
      <w:r w:rsidRPr="00CF078A">
        <w:rPr>
          <w:rFonts w:cs="Arial"/>
          <w:sz w:val="22"/>
          <w:szCs w:val="22"/>
          <w:lang w:val="pt-BR"/>
        </w:rPr>
        <w:tab/>
        <w:t xml:space="preserve">seleciona as premissas a serem utilizadas, incluindo a consideração de alternativas, e identifica premissas significativas (ver itens </w:t>
      </w:r>
      <w:r>
        <w:rPr>
          <w:rFonts w:cs="Arial"/>
          <w:sz w:val="22"/>
          <w:szCs w:val="22"/>
          <w:lang w:val="pt-BR"/>
        </w:rPr>
        <w:t xml:space="preserve">de </w:t>
      </w:r>
      <w:r w:rsidRPr="00CF078A">
        <w:rPr>
          <w:rFonts w:cs="Arial"/>
          <w:sz w:val="22"/>
          <w:szCs w:val="22"/>
          <w:lang w:val="pt-BR"/>
        </w:rPr>
        <w:t xml:space="preserve">A40 a A43); e </w:t>
      </w:r>
    </w:p>
    <w:p w14:paraId="72447878" w14:textId="77777777" w:rsidR="002A7EB0" w:rsidRPr="00CF078A" w:rsidRDefault="002A7EB0" w:rsidP="002A7EB0">
      <w:pPr>
        <w:pStyle w:val="BRK4"/>
        <w:spacing w:before="0" w:line="240" w:lineRule="auto"/>
        <w:ind w:left="1985" w:right="-1" w:hanging="284"/>
        <w:rPr>
          <w:rFonts w:cs="Arial"/>
          <w:sz w:val="22"/>
          <w:szCs w:val="22"/>
          <w:lang w:val="pt-BR" w:eastAsia="pt-BR"/>
        </w:rPr>
      </w:pPr>
      <w:r w:rsidRPr="00CF078A">
        <w:rPr>
          <w:rFonts w:cs="Arial"/>
          <w:sz w:val="22"/>
          <w:szCs w:val="22"/>
          <w:lang w:val="pt-BR"/>
        </w:rPr>
        <w:t>iii.</w:t>
      </w:r>
      <w:r w:rsidRPr="00CF078A">
        <w:rPr>
          <w:rFonts w:cs="Arial"/>
          <w:sz w:val="22"/>
          <w:szCs w:val="22"/>
          <w:lang w:val="pt-BR"/>
        </w:rPr>
        <w:tab/>
        <w:t>seleciona os dados a serem utilizados (ver item A44);</w:t>
      </w:r>
    </w:p>
    <w:p w14:paraId="47CE9A51" w14:textId="77777777" w:rsidR="002A7EB0" w:rsidRPr="00CF078A" w:rsidRDefault="002A7EB0" w:rsidP="002A7EB0">
      <w:pPr>
        <w:pStyle w:val="BRK3"/>
        <w:spacing w:before="0" w:line="240" w:lineRule="auto"/>
        <w:ind w:left="1701" w:right="-1" w:hanging="283"/>
        <w:rPr>
          <w:rFonts w:cs="Arial"/>
          <w:sz w:val="22"/>
          <w:szCs w:val="22"/>
          <w:lang w:val="pt-BR" w:eastAsia="pt-BR"/>
        </w:rPr>
      </w:pPr>
      <w:r w:rsidRPr="00CF078A">
        <w:rPr>
          <w:rFonts w:cs="Arial"/>
          <w:sz w:val="22"/>
          <w:szCs w:val="22"/>
          <w:lang w:val="pt-BR"/>
        </w:rPr>
        <w:t>b.</w:t>
      </w:r>
      <w:r w:rsidRPr="00CF078A">
        <w:rPr>
          <w:rFonts w:cs="Arial"/>
          <w:sz w:val="22"/>
          <w:szCs w:val="22"/>
          <w:lang w:val="pt-BR"/>
        </w:rPr>
        <w:tab/>
        <w:t xml:space="preserve">entende o grau de incerteza da estimativa, incluindo a consideração do intervalo de possíveis resultados de mensuração (ver item A45); e </w:t>
      </w:r>
    </w:p>
    <w:p w14:paraId="5C02DFAE" w14:textId="77777777" w:rsidR="002A7EB0" w:rsidRPr="00CF078A" w:rsidRDefault="002A7EB0" w:rsidP="002A7EB0">
      <w:pPr>
        <w:pStyle w:val="BRK3"/>
        <w:spacing w:before="0" w:line="240" w:lineRule="auto"/>
        <w:ind w:left="1701" w:right="-1" w:hanging="283"/>
        <w:rPr>
          <w:rFonts w:cs="Arial"/>
          <w:sz w:val="22"/>
          <w:szCs w:val="22"/>
          <w:lang w:val="pt-BR" w:eastAsia="pt-BR"/>
        </w:rPr>
      </w:pPr>
      <w:r w:rsidRPr="00CF078A">
        <w:rPr>
          <w:rFonts w:cs="Arial"/>
          <w:sz w:val="22"/>
          <w:szCs w:val="22"/>
          <w:lang w:val="pt-BR"/>
        </w:rPr>
        <w:t>c.</w:t>
      </w:r>
      <w:r w:rsidRPr="00CF078A">
        <w:rPr>
          <w:rFonts w:cs="Arial"/>
          <w:sz w:val="22"/>
          <w:szCs w:val="22"/>
          <w:lang w:val="pt-BR"/>
        </w:rPr>
        <w:tab/>
        <w:t xml:space="preserve">trata da incerteza da estimativa, incluindo a seleção de estimativa pontual e divulgações relacionadas para inclusão nas demonstrações contábeis (ver itens </w:t>
      </w:r>
      <w:r>
        <w:rPr>
          <w:rFonts w:cs="Arial"/>
          <w:sz w:val="22"/>
          <w:szCs w:val="22"/>
          <w:lang w:val="pt-BR"/>
        </w:rPr>
        <w:t xml:space="preserve">de </w:t>
      </w:r>
      <w:r w:rsidRPr="00CF078A">
        <w:rPr>
          <w:rFonts w:cs="Arial"/>
          <w:sz w:val="22"/>
          <w:szCs w:val="22"/>
          <w:lang w:val="pt-BR"/>
        </w:rPr>
        <w:t>A46 a A49).</w:t>
      </w:r>
    </w:p>
    <w:p w14:paraId="754BF046" w14:textId="77777777" w:rsidR="002A7EB0" w:rsidRPr="00CF078A" w:rsidRDefault="002A7EB0" w:rsidP="002A7EB0">
      <w:pPr>
        <w:pStyle w:val="BRK1"/>
        <w:spacing w:before="0" w:line="240" w:lineRule="auto"/>
        <w:ind w:left="993" w:right="-1" w:hanging="426"/>
        <w:rPr>
          <w:rFonts w:cs="Arial"/>
        </w:rPr>
      </w:pPr>
      <w:r w:rsidRPr="00CF078A">
        <w:rPr>
          <w:rFonts w:cs="Arial"/>
        </w:rPr>
        <w:t>(i)</w:t>
      </w:r>
      <w:r w:rsidRPr="00CF078A">
        <w:rPr>
          <w:rFonts w:cs="Arial"/>
        </w:rPr>
        <w:tab/>
        <w:t xml:space="preserve">As atividades de controle relevantes para a auditoria sobre o processo da administração para elaborar as estimativas contábeis, conforme descrito no item 13(h)(ii) (ver itens </w:t>
      </w:r>
      <w:r>
        <w:rPr>
          <w:rFonts w:cs="Arial"/>
        </w:rPr>
        <w:t xml:space="preserve">de </w:t>
      </w:r>
      <w:r w:rsidRPr="00CF078A">
        <w:rPr>
          <w:rFonts w:cs="Arial"/>
        </w:rPr>
        <w:t>A50 a A54).</w:t>
      </w:r>
    </w:p>
    <w:p w14:paraId="7D4D9401"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(j)</w:t>
      </w:r>
      <w:r w:rsidRPr="00CF078A">
        <w:rPr>
          <w:rFonts w:cs="Arial"/>
        </w:rPr>
        <w:tab/>
        <w:t>Como a administração revisa o resultado das estimativas contábeis anteriores e responde aos resultados dessa revisão.</w:t>
      </w:r>
    </w:p>
    <w:p w14:paraId="2433DDD4" w14:textId="77777777" w:rsidR="002A7EB0" w:rsidRDefault="002A7EB0" w:rsidP="002A7EB0">
      <w:pPr>
        <w:pStyle w:val="BRK0"/>
        <w:spacing w:before="0" w:line="240" w:lineRule="auto"/>
        <w:ind w:left="0" w:right="-1" w:firstLine="0"/>
        <w:rPr>
          <w:rFonts w:cs="Arial"/>
          <w:szCs w:val="22"/>
        </w:rPr>
      </w:pPr>
    </w:p>
    <w:p w14:paraId="74D1E468" w14:textId="77777777" w:rsidR="002A7EB0" w:rsidRPr="00CF078A" w:rsidRDefault="002A7EB0" w:rsidP="002A7EB0">
      <w:pPr>
        <w:spacing w:line="240" w:lineRule="auto"/>
        <w:ind w:left="567" w:right="-1" w:hanging="567"/>
        <w:rPr>
          <w:lang w:eastAsia="pt-BR"/>
        </w:rPr>
      </w:pPr>
      <w:r w:rsidRPr="00CF078A">
        <w:t>14.</w:t>
      </w:r>
      <w:r w:rsidRPr="00CF078A">
        <w:tab/>
        <w:t xml:space="preserve">O auditor deve revisar o resultado das estimativas contábeis anteriores ou, quando aplicável, sua reestimativa subsequente para auxiliar na identificação e </w:t>
      </w:r>
      <w:r>
        <w:t xml:space="preserve">na </w:t>
      </w:r>
      <w:r w:rsidRPr="00CF078A">
        <w:t xml:space="preserve">avaliação dos riscos de distorção relevante no período corrente. O auditor deve levar em consideração as características das estimativas contábeis para determinar a natureza e a extensão dessa revisão. A revisão não visa questionar julgamentos sobre estimativas contábeis de períodos anteriores que eram apropriadas com base nas informações disponíveis na época em que foram elaboradas (ver itens </w:t>
      </w:r>
      <w:r>
        <w:t xml:space="preserve">de </w:t>
      </w:r>
      <w:r w:rsidRPr="00CF078A">
        <w:t>A55 a A60).</w:t>
      </w:r>
    </w:p>
    <w:p w14:paraId="3334542E" w14:textId="77777777" w:rsidR="002A7EB0" w:rsidRDefault="002A7EB0" w:rsidP="002A7EB0">
      <w:pPr>
        <w:pStyle w:val="BRK0"/>
        <w:spacing w:before="0" w:line="240" w:lineRule="auto"/>
        <w:ind w:left="0" w:right="-1" w:firstLine="0"/>
        <w:rPr>
          <w:rFonts w:cs="Arial"/>
          <w:szCs w:val="22"/>
        </w:rPr>
      </w:pPr>
    </w:p>
    <w:p w14:paraId="798E3FD9" w14:textId="77777777" w:rsidR="002A7EB0" w:rsidRPr="00CF078A" w:rsidRDefault="002A7EB0" w:rsidP="002A7EB0">
      <w:pPr>
        <w:spacing w:line="240" w:lineRule="auto"/>
        <w:ind w:left="567" w:right="-1" w:hanging="567"/>
        <w:rPr>
          <w:lang w:eastAsia="pt-BR"/>
        </w:rPr>
      </w:pPr>
      <w:r w:rsidRPr="00CF078A">
        <w:t>15.</w:t>
      </w:r>
      <w:r w:rsidRPr="00CF078A">
        <w:tab/>
        <w:t xml:space="preserve">Com relação às estimativas contábeis, o auditor deve determinar se a equipe de trabalho requer habilidades ou conhecimentos especializados para realizar os procedimentos de avaliação de risco, para identificar e avaliar os riscos de distorção relevante, planejar e realizar procedimentos de auditoria para responder a esses riscos ou para avaliar a evidência de auditoria obtida (ver itens </w:t>
      </w:r>
      <w:r>
        <w:t xml:space="preserve">de </w:t>
      </w:r>
      <w:r w:rsidRPr="00CF078A">
        <w:t>A61 a A63).</w:t>
      </w:r>
    </w:p>
    <w:p w14:paraId="33F502AB" w14:textId="77777777" w:rsidR="002A7EB0" w:rsidRPr="00CA6010" w:rsidRDefault="002A7EB0" w:rsidP="00CA6010">
      <w:pPr>
        <w:rPr>
          <w:rFonts w:ascii="Times New Roman" w:hAnsi="Times New Roman" w:cs="Times New Roman"/>
          <w:b/>
          <w:bCs/>
          <w:sz w:val="24"/>
          <w:szCs w:val="24"/>
          <w:lang w:eastAsia="pt-BR"/>
        </w:rPr>
      </w:pPr>
      <w:r w:rsidRPr="00CA6010">
        <w:rPr>
          <w:rFonts w:ascii="Times New Roman" w:hAnsi="Times New Roman" w:cs="Times New Roman"/>
          <w:b/>
          <w:bCs/>
          <w:sz w:val="24"/>
          <w:szCs w:val="24"/>
        </w:rPr>
        <w:t>Identificação e avaliação dos riscos de distorção relevante</w:t>
      </w:r>
    </w:p>
    <w:p w14:paraId="597428CB" w14:textId="77777777" w:rsidR="002A7EB0" w:rsidRDefault="002A7EB0" w:rsidP="002A7EB0">
      <w:pPr>
        <w:pStyle w:val="BRK0"/>
        <w:spacing w:before="0" w:line="240" w:lineRule="auto"/>
        <w:ind w:left="0" w:right="-1" w:firstLine="0"/>
        <w:rPr>
          <w:rFonts w:cs="Arial"/>
          <w:szCs w:val="22"/>
        </w:rPr>
      </w:pPr>
    </w:p>
    <w:p w14:paraId="584DE94F" w14:textId="77777777" w:rsidR="002A7EB0" w:rsidRPr="00CF078A" w:rsidRDefault="002A7EB0" w:rsidP="002A7EB0">
      <w:pPr>
        <w:spacing w:line="240" w:lineRule="auto"/>
        <w:ind w:left="567" w:right="-1" w:hanging="567"/>
        <w:rPr>
          <w:lang w:eastAsia="pt-BR"/>
        </w:rPr>
      </w:pPr>
      <w:r w:rsidRPr="00CF078A">
        <w:t>16.</w:t>
      </w:r>
      <w:r w:rsidRPr="00CF078A">
        <w:tab/>
      </w:r>
      <w:r w:rsidRPr="00F07814">
        <w:t>Ao</w:t>
      </w:r>
      <w:r w:rsidRPr="00CF078A">
        <w:t xml:space="preserve"> identificar e avaliar os riscos de distorção relevante relacionados com estimativa contábil e divulgações relacionadas no nível de afirmações, conforme exigido pela </w:t>
      </w:r>
      <w:r w:rsidRPr="007B0526">
        <w:rPr>
          <w:highlight w:val="yellow"/>
        </w:rPr>
        <w:t>NBC TA 315</w:t>
      </w:r>
      <w:r w:rsidRPr="00CF078A">
        <w:t>,</w:t>
      </w:r>
      <w:r>
        <w:t xml:space="preserve"> itens 25 e 26,</w:t>
      </w:r>
      <w:r w:rsidRPr="00CF078A">
        <w:t xml:space="preserve"> o auditor deve avaliar o risco inerente e o risco de controle separadamente. Ao identificar os riscos de distorção relevante na avaliação do risco inerente, o auditor deve levar em consideração o que segue (ver itens </w:t>
      </w:r>
      <w:r>
        <w:t xml:space="preserve">de </w:t>
      </w:r>
      <w:r w:rsidRPr="00CF078A">
        <w:t>A64 a A71):</w:t>
      </w:r>
    </w:p>
    <w:p w14:paraId="3FFC5550"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 xml:space="preserve">o grau no qual a estimativa contábil estiver sujeita </w:t>
      </w:r>
      <w:r>
        <w:rPr>
          <w:rFonts w:cs="Arial"/>
        </w:rPr>
        <w:t>à</w:t>
      </w:r>
      <w:r w:rsidRPr="00CF078A">
        <w:rPr>
          <w:rFonts w:cs="Arial"/>
        </w:rPr>
        <w:t xml:space="preserve"> incerteza da estimativa (ver itens </w:t>
      </w:r>
      <w:r>
        <w:rPr>
          <w:rFonts w:cs="Arial"/>
        </w:rPr>
        <w:t xml:space="preserve">de </w:t>
      </w:r>
      <w:r w:rsidRPr="00CF078A">
        <w:rPr>
          <w:rFonts w:cs="Arial"/>
        </w:rPr>
        <w:t>A72 a A75); e</w:t>
      </w:r>
    </w:p>
    <w:p w14:paraId="4E61C131"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 xml:space="preserve">o grau no qual os seguintes assuntos forem afetados pela complexidade, subjetividade ou outros fatores de risco inerente (ver itens </w:t>
      </w:r>
      <w:r>
        <w:rPr>
          <w:rFonts w:cs="Arial"/>
        </w:rPr>
        <w:t xml:space="preserve">de </w:t>
      </w:r>
      <w:r w:rsidRPr="00CF078A">
        <w:rPr>
          <w:rFonts w:cs="Arial"/>
        </w:rPr>
        <w:t>A76 a A79):</w:t>
      </w:r>
    </w:p>
    <w:p w14:paraId="173D5A8E" w14:textId="77777777" w:rsidR="002A7EB0" w:rsidRPr="00CF078A" w:rsidRDefault="002A7EB0" w:rsidP="002A7EB0">
      <w:pPr>
        <w:pStyle w:val="BRK2"/>
        <w:spacing w:before="0" w:line="240" w:lineRule="auto"/>
        <w:ind w:left="1418" w:right="-1" w:hanging="425"/>
        <w:rPr>
          <w:rFonts w:cs="Arial"/>
          <w:sz w:val="22"/>
          <w:szCs w:val="22"/>
          <w:lang w:val="pt-BR" w:eastAsia="pt-BR"/>
        </w:rPr>
      </w:pPr>
      <w:r w:rsidRPr="00CF078A">
        <w:rPr>
          <w:rFonts w:cs="Arial"/>
          <w:sz w:val="22"/>
          <w:szCs w:val="22"/>
          <w:lang w:val="pt-BR"/>
        </w:rPr>
        <w:t>(i)</w:t>
      </w:r>
      <w:r w:rsidRPr="00CF078A">
        <w:rPr>
          <w:rFonts w:cs="Arial"/>
          <w:sz w:val="22"/>
          <w:szCs w:val="22"/>
          <w:lang w:val="pt-BR"/>
        </w:rPr>
        <w:tab/>
        <w:t>a seleção e a aplicação do método, das premissas e dos dados na elaboração da estimativa contábil; ou</w:t>
      </w:r>
    </w:p>
    <w:p w14:paraId="27C7C6B0" w14:textId="77777777" w:rsidR="002A7EB0" w:rsidRPr="00CF078A" w:rsidRDefault="002A7EB0" w:rsidP="002A7EB0">
      <w:pPr>
        <w:pStyle w:val="BRK2"/>
        <w:spacing w:before="0" w:line="240" w:lineRule="auto"/>
        <w:ind w:left="1418" w:right="-1" w:hanging="425"/>
        <w:rPr>
          <w:rFonts w:cs="Arial"/>
          <w:sz w:val="22"/>
          <w:szCs w:val="22"/>
          <w:lang w:val="pt-BR" w:eastAsia="pt-BR"/>
        </w:rPr>
      </w:pPr>
      <w:r w:rsidRPr="00CF078A">
        <w:rPr>
          <w:rFonts w:cs="Arial"/>
          <w:sz w:val="22"/>
          <w:szCs w:val="22"/>
          <w:lang w:val="pt-BR"/>
        </w:rPr>
        <w:t>(ii)</w:t>
      </w:r>
      <w:r w:rsidRPr="00CF078A">
        <w:rPr>
          <w:rFonts w:cs="Arial"/>
          <w:sz w:val="22"/>
          <w:szCs w:val="22"/>
          <w:lang w:val="pt-BR"/>
        </w:rPr>
        <w:tab/>
        <w:t>a seleção da estimativa pontual da administração e divulgações relacionadas para a inclusão nas demonstrações contábeis.</w:t>
      </w:r>
    </w:p>
    <w:p w14:paraId="361E2441" w14:textId="77777777" w:rsidR="002A7EB0" w:rsidRPr="00CF078A" w:rsidRDefault="002A7EB0" w:rsidP="002A7EB0">
      <w:pPr>
        <w:pStyle w:val="BRK0"/>
        <w:spacing w:before="0" w:line="240" w:lineRule="auto"/>
        <w:ind w:left="0" w:right="-1" w:firstLine="0"/>
        <w:rPr>
          <w:rFonts w:cs="Arial"/>
          <w:szCs w:val="22"/>
        </w:rPr>
      </w:pPr>
    </w:p>
    <w:p w14:paraId="3D61B50B" w14:textId="77777777" w:rsidR="002A7EB0" w:rsidRPr="00CF078A" w:rsidRDefault="002A7EB0" w:rsidP="002A7EB0">
      <w:pPr>
        <w:spacing w:line="240" w:lineRule="auto"/>
        <w:ind w:left="567" w:right="-1" w:hanging="567"/>
        <w:rPr>
          <w:lang w:eastAsia="pt-BR"/>
        </w:rPr>
      </w:pPr>
      <w:r w:rsidRPr="00CF078A">
        <w:t>17.</w:t>
      </w:r>
      <w:r w:rsidRPr="00CF078A">
        <w:tab/>
        <w:t>O auditor deve determinar se algum dos riscos de distorção relevante identificados e avaliados de acordo com o item 16 é, no seu julgamento, um risco significativo</w:t>
      </w:r>
      <w:r>
        <w:t xml:space="preserve"> (ver NBC TA 315, item 27)</w:t>
      </w:r>
      <w:r w:rsidRPr="00CF078A">
        <w:t>. Se o auditor determinou que existe risco significativo, deve obter entendimento dos controles da entidade, inclusive das atividades de controle, relevantes para esse risco (ver item A80</w:t>
      </w:r>
      <w:r>
        <w:t xml:space="preserve"> e NBC TA 315, item 29</w:t>
      </w:r>
      <w:r w:rsidRPr="00CF078A">
        <w:t>).</w:t>
      </w:r>
    </w:p>
    <w:p w14:paraId="75D9C0F4"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Respostas aos riscos avaliados de distorção relevante</w:t>
      </w:r>
    </w:p>
    <w:p w14:paraId="3DCC4ED2" w14:textId="77777777" w:rsidR="002A7EB0" w:rsidRDefault="002A7EB0" w:rsidP="002A7EB0">
      <w:pPr>
        <w:pStyle w:val="BRK0"/>
        <w:spacing w:before="0" w:line="240" w:lineRule="auto"/>
        <w:ind w:left="0" w:right="-1" w:firstLine="0"/>
        <w:rPr>
          <w:rFonts w:cs="Arial"/>
          <w:szCs w:val="22"/>
        </w:rPr>
      </w:pPr>
    </w:p>
    <w:p w14:paraId="61F8A3A1" w14:textId="77777777" w:rsidR="002A7EB0" w:rsidRPr="00CF078A" w:rsidRDefault="002A7EB0" w:rsidP="002A7EB0">
      <w:pPr>
        <w:spacing w:line="240" w:lineRule="auto"/>
        <w:ind w:left="567" w:right="-1" w:hanging="567"/>
        <w:rPr>
          <w:lang w:eastAsia="pt-BR"/>
        </w:rPr>
      </w:pPr>
      <w:r w:rsidRPr="00CF078A">
        <w:t>18.</w:t>
      </w:r>
      <w:r w:rsidRPr="00CF078A">
        <w:tab/>
        <w:t xml:space="preserve">Conforme requerido pela </w:t>
      </w:r>
      <w:r w:rsidRPr="007B0526">
        <w:rPr>
          <w:highlight w:val="yellow"/>
        </w:rPr>
        <w:t>NBC TA 330</w:t>
      </w:r>
      <w:r w:rsidRPr="00CF078A">
        <w:t xml:space="preserve">, </w:t>
      </w:r>
      <w:r>
        <w:t xml:space="preserve">itens de 6 a 15, 18 e 21, </w:t>
      </w:r>
      <w:r w:rsidRPr="00CF078A">
        <w:t>os procedimentos adicionais de auditoria devem ser responsivos aos riscos avaliados de distorção relevante no nível de afirmações, levando-se em consideração as razões da avaliação atribuída a esses riscos. Os procedimentos adicionais de auditoria devem incluir uma ou mais das seguintes abordagens:</w:t>
      </w:r>
    </w:p>
    <w:p w14:paraId="1AAA536C"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obtenção de evidência de auditoria dos eventos ocorridos até a data do relatório do auditor (ver item 21);</w:t>
      </w:r>
    </w:p>
    <w:p w14:paraId="134F1A59"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 xml:space="preserve">teste de como a administração elaborou a estimativa contábil (ver itens </w:t>
      </w:r>
      <w:r>
        <w:rPr>
          <w:rFonts w:cs="Arial"/>
        </w:rPr>
        <w:t xml:space="preserve">de </w:t>
      </w:r>
      <w:r w:rsidRPr="00CF078A">
        <w:rPr>
          <w:rFonts w:cs="Arial"/>
        </w:rPr>
        <w:t>22 a 27); ou</w:t>
      </w:r>
    </w:p>
    <w:p w14:paraId="5CB28014"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r>
      <w:r>
        <w:rPr>
          <w:rFonts w:cs="Arial"/>
        </w:rPr>
        <w:t>d</w:t>
      </w:r>
      <w:r w:rsidRPr="00CF078A">
        <w:rPr>
          <w:rFonts w:cs="Arial"/>
        </w:rPr>
        <w:t xml:space="preserve">esenvolvimento de estimativa pontual ou intervalo do auditor (ver itens 28 </w:t>
      </w:r>
      <w:r>
        <w:rPr>
          <w:rFonts w:cs="Arial"/>
        </w:rPr>
        <w:t>e</w:t>
      </w:r>
      <w:r w:rsidRPr="00CF078A">
        <w:rPr>
          <w:rFonts w:cs="Arial"/>
        </w:rPr>
        <w:t xml:space="preserve"> 29).</w:t>
      </w:r>
    </w:p>
    <w:p w14:paraId="46E85E80"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Os procedimentos adicionais de auditoria devem levar em consideração que</w:t>
      </w:r>
      <w:r>
        <w:rPr>
          <w:rFonts w:cs="Arial"/>
        </w:rPr>
        <w:t>,</w:t>
      </w:r>
      <w:r w:rsidRPr="00CF078A">
        <w:rPr>
          <w:rFonts w:cs="Arial"/>
        </w:rPr>
        <w:t xml:space="preserve"> quanto maior o risco avaliado de distorção relevante, mais persuasiva deve ser a evidência de auditoria</w:t>
      </w:r>
      <w:r>
        <w:rPr>
          <w:rFonts w:cs="Arial"/>
        </w:rPr>
        <w:t xml:space="preserve"> (ver NBC TA 330, item 7(b))</w:t>
      </w:r>
      <w:r w:rsidRPr="00CF078A">
        <w:rPr>
          <w:rFonts w:cs="Arial"/>
        </w:rPr>
        <w:t xml:space="preserve">. O auditor deve planejar e realizar procedimentos adicionais de auditoria de forma não tendenciosa para a obtenção de evidência de auditoria que possa ser comprobatória ou em relação à exclusão de evidência de auditoria que possa ser contraditória (ver itens </w:t>
      </w:r>
      <w:r>
        <w:rPr>
          <w:rFonts w:cs="Arial"/>
        </w:rPr>
        <w:t xml:space="preserve">de </w:t>
      </w:r>
      <w:r w:rsidRPr="00CF078A">
        <w:rPr>
          <w:rFonts w:cs="Arial"/>
        </w:rPr>
        <w:t>A81 a A84).</w:t>
      </w:r>
    </w:p>
    <w:p w14:paraId="5B7E292B" w14:textId="77777777" w:rsidR="002A7EB0" w:rsidRDefault="002A7EB0" w:rsidP="002A7EB0">
      <w:pPr>
        <w:pStyle w:val="BRK0"/>
        <w:spacing w:before="0" w:line="240" w:lineRule="auto"/>
        <w:ind w:left="0" w:right="-1" w:firstLine="0"/>
        <w:rPr>
          <w:rFonts w:cs="Arial"/>
          <w:szCs w:val="22"/>
        </w:rPr>
      </w:pPr>
    </w:p>
    <w:p w14:paraId="11FE3A34" w14:textId="77777777" w:rsidR="002A7EB0" w:rsidRPr="00CF078A" w:rsidRDefault="002A7EB0" w:rsidP="002A7EB0">
      <w:pPr>
        <w:spacing w:line="240" w:lineRule="auto"/>
        <w:ind w:left="567" w:right="-1" w:hanging="567"/>
        <w:rPr>
          <w:lang w:eastAsia="pt-BR"/>
        </w:rPr>
      </w:pPr>
      <w:r w:rsidRPr="00CF078A">
        <w:t>19.</w:t>
      </w:r>
      <w:r w:rsidRPr="00CF078A">
        <w:tab/>
        <w:t>Conforme requerido pela NBC TA 330</w:t>
      </w:r>
      <w:r>
        <w:t>, item 8</w:t>
      </w:r>
      <w:r w:rsidRPr="00CF078A">
        <w:t>,</w:t>
      </w:r>
      <w:r w:rsidRPr="00CF078A">
        <w:rPr>
          <w:vertAlign w:val="superscript"/>
        </w:rPr>
        <w:t xml:space="preserve"> </w:t>
      </w:r>
      <w:r w:rsidRPr="00CF078A">
        <w:t>o auditor deve planejar e realizar testes para obter evidência de auditoria apropriada e suficiente quanto à efetividade operacional dos controles relevantes se:</w:t>
      </w:r>
    </w:p>
    <w:p w14:paraId="610B9FBA"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a avaliação de riscos de distorção relevante no nível das afirmações inclui a expectativa de que os controles estão operando efetivamente; ou</w:t>
      </w:r>
    </w:p>
    <w:p w14:paraId="15FB7D50"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os procedimentos substantivos isoladamente não fornecem evidência de auditoria apropriada e suficiente no nível de afirmações.</w:t>
      </w:r>
    </w:p>
    <w:p w14:paraId="6C031843"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 xml:space="preserve">Com relação às estimativas contábeis, os testes desses controles pelo auditor devem ser responsivos às razões para a avaliação atribuída aos riscos de distorção relevante. Ao planejar e realizar os testes dos controles, o auditor deve obter evidência de auditoria mais persuasiva quanto maior for a sua confiança na efetividade de controle (ver itens </w:t>
      </w:r>
      <w:r>
        <w:rPr>
          <w:rFonts w:cs="Arial"/>
        </w:rPr>
        <w:t xml:space="preserve">de </w:t>
      </w:r>
      <w:r w:rsidRPr="00CF078A">
        <w:rPr>
          <w:rFonts w:cs="Arial"/>
        </w:rPr>
        <w:t>A85 a A89</w:t>
      </w:r>
      <w:r>
        <w:rPr>
          <w:rFonts w:cs="Arial"/>
        </w:rPr>
        <w:t xml:space="preserve"> e NBC TA 330, item 9</w:t>
      </w:r>
      <w:r w:rsidRPr="00CF078A">
        <w:rPr>
          <w:rFonts w:cs="Arial"/>
        </w:rPr>
        <w:t>).</w:t>
      </w:r>
    </w:p>
    <w:p w14:paraId="4DC6B701" w14:textId="77777777" w:rsidR="002A7EB0" w:rsidRDefault="002A7EB0" w:rsidP="002A7EB0">
      <w:pPr>
        <w:pStyle w:val="BRK0"/>
        <w:spacing w:before="0" w:line="240" w:lineRule="auto"/>
        <w:ind w:left="0" w:right="-1" w:firstLine="0"/>
        <w:rPr>
          <w:rFonts w:cs="Arial"/>
          <w:szCs w:val="22"/>
        </w:rPr>
      </w:pPr>
    </w:p>
    <w:p w14:paraId="5B677428" w14:textId="77777777" w:rsidR="002A7EB0" w:rsidRPr="00CF078A" w:rsidRDefault="002A7EB0" w:rsidP="002A7EB0">
      <w:pPr>
        <w:spacing w:line="240" w:lineRule="auto"/>
        <w:ind w:left="567" w:right="-1" w:hanging="567"/>
        <w:rPr>
          <w:lang w:eastAsia="pt-BR"/>
        </w:rPr>
      </w:pPr>
      <w:r w:rsidRPr="00CF078A">
        <w:t>20.</w:t>
      </w:r>
      <w:r w:rsidRPr="00CF078A">
        <w:tab/>
        <w:t>Para um risco significativo relacionado com uma estimativa contábil, os procedimentos adicionais de auditoria devem incluir testes dos controles no período corrente se o auditor planejar confiar nesses controles. Quando a abordagem para um risco significativo consiste somente em procedimentos substantivos, esses procedimentos devem incluir testes de detalhes (ver item A90</w:t>
      </w:r>
      <w:r>
        <w:t xml:space="preserve"> e NBC TA 330, itens 15 e 21</w:t>
      </w:r>
      <w:r w:rsidRPr="00CF078A">
        <w:t>).</w:t>
      </w:r>
    </w:p>
    <w:p w14:paraId="2AE017B9" w14:textId="77777777" w:rsidR="002A7EB0" w:rsidRDefault="002A7EB0" w:rsidP="002A7EB0">
      <w:pPr>
        <w:spacing w:line="240" w:lineRule="auto"/>
        <w:ind w:right="-1"/>
        <w:rPr>
          <w:i/>
        </w:rPr>
      </w:pPr>
    </w:p>
    <w:p w14:paraId="71FACAFA" w14:textId="77777777" w:rsidR="002A7EB0" w:rsidRPr="00CF078A" w:rsidRDefault="002A7EB0" w:rsidP="002A7EB0">
      <w:pPr>
        <w:spacing w:line="240" w:lineRule="auto"/>
        <w:ind w:right="-1"/>
        <w:rPr>
          <w:i/>
          <w:lang w:eastAsia="pt-BR"/>
        </w:rPr>
      </w:pPr>
      <w:r w:rsidRPr="00CF078A">
        <w:rPr>
          <w:i/>
        </w:rPr>
        <w:t xml:space="preserve">Obtenção da evidência de auditoria de eventos ocorridos até a data do </w:t>
      </w:r>
      <w:r w:rsidRPr="007B0526">
        <w:rPr>
          <w:i/>
          <w:highlight w:val="yellow"/>
        </w:rPr>
        <w:t>relatório do auditor</w:t>
      </w:r>
    </w:p>
    <w:p w14:paraId="3D49D08E" w14:textId="77777777" w:rsidR="002A7EB0" w:rsidRDefault="002A7EB0" w:rsidP="002A7EB0">
      <w:pPr>
        <w:pStyle w:val="BRK0"/>
        <w:spacing w:before="0" w:line="240" w:lineRule="auto"/>
        <w:ind w:left="0" w:right="-1" w:firstLine="0"/>
        <w:rPr>
          <w:rFonts w:cs="Arial"/>
          <w:szCs w:val="22"/>
        </w:rPr>
      </w:pPr>
    </w:p>
    <w:p w14:paraId="53D2BB9D" w14:textId="77777777" w:rsidR="002A7EB0" w:rsidRPr="00CF078A" w:rsidRDefault="002A7EB0" w:rsidP="002A7EB0">
      <w:pPr>
        <w:spacing w:line="240" w:lineRule="auto"/>
        <w:ind w:left="567" w:right="-1" w:hanging="567"/>
        <w:rPr>
          <w:lang w:eastAsia="pt-BR"/>
        </w:rPr>
      </w:pPr>
      <w:r w:rsidRPr="00CF078A">
        <w:t>21.</w:t>
      </w:r>
      <w:r w:rsidRPr="00CF078A">
        <w:tab/>
        <w:t xml:space="preserve">Quando os procedimentos adicionais de auditoria incluírem a obtenção de evidência de auditoria dos eventos ocorridos até a data do relatório do auditor, o auditor deve avaliar se essa evidência de auditoria é apropriada e suficiente para tratar dos riscos de distorção relevante relacionados com a estimativa contábil, levando-se em consideração que as mudanças nas circunstâncias e outras condições relevantes entre o evento e a data de mensuração podem afetar a relevância dessa evidência de auditoria no contexto da estrutura de relatório financeiro aplicável (ver itens </w:t>
      </w:r>
      <w:r>
        <w:t xml:space="preserve">de </w:t>
      </w:r>
      <w:r w:rsidRPr="00CF078A">
        <w:t>A91 a A93).</w:t>
      </w:r>
    </w:p>
    <w:p w14:paraId="567462AE" w14:textId="77777777" w:rsidR="002A7EB0" w:rsidRDefault="002A7EB0" w:rsidP="002A7EB0">
      <w:pPr>
        <w:spacing w:line="240" w:lineRule="auto"/>
        <w:ind w:right="-1"/>
        <w:rPr>
          <w:i/>
        </w:rPr>
      </w:pPr>
    </w:p>
    <w:p w14:paraId="49FA9596" w14:textId="77777777" w:rsidR="002A7EB0" w:rsidRPr="00CF078A" w:rsidRDefault="002A7EB0" w:rsidP="002A7EB0">
      <w:pPr>
        <w:spacing w:line="240" w:lineRule="auto"/>
        <w:ind w:right="-1"/>
        <w:rPr>
          <w:i/>
          <w:lang w:eastAsia="pt-BR"/>
        </w:rPr>
      </w:pPr>
      <w:r w:rsidRPr="00CF078A">
        <w:rPr>
          <w:i/>
        </w:rPr>
        <w:t>Teste de como a administração elaborou a estimativa contábil</w:t>
      </w:r>
    </w:p>
    <w:p w14:paraId="2D49764F" w14:textId="77777777" w:rsidR="002A7EB0" w:rsidRDefault="002A7EB0" w:rsidP="002A7EB0">
      <w:pPr>
        <w:pStyle w:val="BRK0"/>
        <w:spacing w:before="0" w:line="240" w:lineRule="auto"/>
        <w:ind w:left="0" w:right="-1" w:firstLine="0"/>
        <w:rPr>
          <w:rFonts w:cs="Arial"/>
          <w:szCs w:val="22"/>
        </w:rPr>
      </w:pPr>
    </w:p>
    <w:p w14:paraId="764C6DDE" w14:textId="77777777" w:rsidR="002A7EB0" w:rsidRPr="00CF078A" w:rsidRDefault="002A7EB0" w:rsidP="002A7EB0">
      <w:pPr>
        <w:spacing w:line="240" w:lineRule="auto"/>
        <w:ind w:left="567" w:right="-1" w:hanging="567"/>
        <w:rPr>
          <w:lang w:eastAsia="pt-BR"/>
        </w:rPr>
      </w:pPr>
      <w:r w:rsidRPr="00CF078A">
        <w:t>22.</w:t>
      </w:r>
      <w:r w:rsidRPr="00CF078A">
        <w:tab/>
        <w:t xml:space="preserve">Ao testar como a administração elaborou a estimativa contábil, os procedimentos adicionais de auditoria devem incluir procedimentos planejados e realizados de acordo com os itens </w:t>
      </w:r>
      <w:r>
        <w:t xml:space="preserve">de </w:t>
      </w:r>
      <w:r w:rsidRPr="00CF078A">
        <w:t>23 a 26 para obter evidência de auditoria apropriada e suficiente com relação aos riscos de distorção relevante referentes (ver ite</w:t>
      </w:r>
      <w:r>
        <w:t>m</w:t>
      </w:r>
      <w:r w:rsidRPr="00CF078A">
        <w:t xml:space="preserve"> A94):</w:t>
      </w:r>
    </w:p>
    <w:p w14:paraId="6D1FCE30" w14:textId="77777777" w:rsidR="002A7EB0" w:rsidRPr="00CF078A" w:rsidRDefault="002A7EB0" w:rsidP="002A7EB0">
      <w:pPr>
        <w:pStyle w:val="BRK1"/>
        <w:spacing w:before="0" w:line="240" w:lineRule="auto"/>
        <w:ind w:left="993" w:right="-1" w:hanging="426"/>
        <w:rPr>
          <w:rFonts w:cs="Arial"/>
        </w:rPr>
      </w:pPr>
      <w:r w:rsidRPr="00CF078A">
        <w:rPr>
          <w:rFonts w:cs="Arial"/>
        </w:rPr>
        <w:t>(a)</w:t>
      </w:r>
      <w:r w:rsidRPr="00CF078A">
        <w:rPr>
          <w:rFonts w:cs="Arial"/>
        </w:rPr>
        <w:tab/>
      </w:r>
      <w:r>
        <w:rPr>
          <w:rFonts w:cs="Arial"/>
        </w:rPr>
        <w:t>à</w:t>
      </w:r>
      <w:r w:rsidRPr="00CF078A">
        <w:rPr>
          <w:rFonts w:cs="Arial"/>
        </w:rPr>
        <w:t xml:space="preserve"> seleção e </w:t>
      </w:r>
      <w:r>
        <w:rPr>
          <w:rFonts w:cs="Arial"/>
        </w:rPr>
        <w:t>à</w:t>
      </w:r>
      <w:r w:rsidRPr="00CF078A">
        <w:rPr>
          <w:rFonts w:cs="Arial"/>
        </w:rPr>
        <w:t xml:space="preserve"> aplicação dos métodos, das premissas significativas e dos dados usados pela administração na elaboração da estimativa contábil; e</w:t>
      </w:r>
    </w:p>
    <w:p w14:paraId="7836010B" w14:textId="77777777" w:rsidR="002A7EB0" w:rsidRPr="00CF078A" w:rsidRDefault="002A7EB0" w:rsidP="002A7EB0">
      <w:pPr>
        <w:pStyle w:val="BRK1"/>
        <w:spacing w:before="0" w:line="240" w:lineRule="auto"/>
        <w:ind w:left="993" w:right="-1" w:hanging="426"/>
        <w:rPr>
          <w:rFonts w:cs="Arial"/>
        </w:rPr>
      </w:pPr>
      <w:r w:rsidRPr="00CF078A">
        <w:rPr>
          <w:rFonts w:cs="Arial"/>
        </w:rPr>
        <w:t>(b)</w:t>
      </w:r>
      <w:r w:rsidRPr="00CF078A">
        <w:rPr>
          <w:rFonts w:cs="Arial"/>
        </w:rPr>
        <w:tab/>
      </w:r>
      <w:r>
        <w:rPr>
          <w:rFonts w:cs="Arial"/>
        </w:rPr>
        <w:t xml:space="preserve">a </w:t>
      </w:r>
      <w:r w:rsidRPr="00CF078A">
        <w:rPr>
          <w:rFonts w:cs="Arial"/>
        </w:rPr>
        <w:t xml:space="preserve">como a administração selecionou a estimativa pontual e </w:t>
      </w:r>
      <w:r>
        <w:rPr>
          <w:rFonts w:cs="Arial"/>
        </w:rPr>
        <w:t>elabo</w:t>
      </w:r>
      <w:r w:rsidRPr="00CF078A">
        <w:rPr>
          <w:rFonts w:cs="Arial"/>
        </w:rPr>
        <w:t>rou as divulgações relacionadas sobre a incerteza da estimativa.</w:t>
      </w:r>
    </w:p>
    <w:p w14:paraId="1B0F1A36"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Métodos</w:t>
      </w:r>
    </w:p>
    <w:p w14:paraId="2D6D39B9" w14:textId="77777777" w:rsidR="002A7EB0" w:rsidRDefault="002A7EB0" w:rsidP="002A7EB0">
      <w:pPr>
        <w:pStyle w:val="BRK0"/>
        <w:spacing w:before="0" w:line="240" w:lineRule="auto"/>
        <w:ind w:left="0" w:right="-1" w:firstLine="0"/>
        <w:rPr>
          <w:rFonts w:cs="Arial"/>
          <w:szCs w:val="22"/>
        </w:rPr>
      </w:pPr>
    </w:p>
    <w:p w14:paraId="524C3936" w14:textId="77777777" w:rsidR="002A7EB0" w:rsidRPr="00CF078A" w:rsidRDefault="002A7EB0" w:rsidP="002A7EB0">
      <w:pPr>
        <w:spacing w:line="240" w:lineRule="auto"/>
        <w:ind w:left="567" w:right="-1" w:hanging="567"/>
        <w:rPr>
          <w:lang w:eastAsia="pt-BR"/>
        </w:rPr>
      </w:pPr>
      <w:r w:rsidRPr="00CF078A">
        <w:t>23.</w:t>
      </w:r>
      <w:r w:rsidRPr="00CF078A">
        <w:tab/>
        <w:t xml:space="preserve">Na aplicação dos requisitos </w:t>
      </w:r>
      <w:r>
        <w:t>d</w:t>
      </w:r>
      <w:r w:rsidRPr="00CF078A">
        <w:t>o item 22 com relação aos métodos, os procedimentos adicionais de auditoria deve</w:t>
      </w:r>
      <w:r>
        <w:t>m</w:t>
      </w:r>
      <w:r w:rsidRPr="00CF078A">
        <w:t xml:space="preserve"> abordar:</w:t>
      </w:r>
    </w:p>
    <w:p w14:paraId="513B9FA3"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se o método selecionado é apropriado no contexto da estrutura de relatório financeiro aplicável e se as alterações no método utilizado em períodos anteriores são apropriadas, quando aplicável (ver itens A95</w:t>
      </w:r>
      <w:r>
        <w:rPr>
          <w:rFonts w:cs="Arial"/>
        </w:rPr>
        <w:t xml:space="preserve"> e</w:t>
      </w:r>
      <w:r w:rsidRPr="00CF078A">
        <w:rPr>
          <w:rFonts w:cs="Arial"/>
        </w:rPr>
        <w:t xml:space="preserve"> A97);</w:t>
      </w:r>
    </w:p>
    <w:p w14:paraId="776813F1"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se os julgamentos exercidos na seleção do método geram indicadores de possível tendenciosidade da administração (ver item A96);</w:t>
      </w:r>
    </w:p>
    <w:p w14:paraId="6ED1FBAF"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se os cálculos são aplicados de acordo com o método e são matematicamente exatos;</w:t>
      </w:r>
    </w:p>
    <w:p w14:paraId="08B16196"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(d)</w:t>
      </w:r>
      <w:r w:rsidRPr="00CF078A">
        <w:rPr>
          <w:rFonts w:cs="Arial"/>
        </w:rPr>
        <w:tab/>
        <w:t xml:space="preserve">quando a aplicação do método pela administração envolve uma modelagem complexa, se os julgamentos foram aplicados de maneira consistente e se, quando aplicável (ver itens </w:t>
      </w:r>
      <w:r>
        <w:rPr>
          <w:rFonts w:cs="Arial"/>
        </w:rPr>
        <w:t xml:space="preserve">de </w:t>
      </w:r>
      <w:r w:rsidRPr="00CF078A">
        <w:rPr>
          <w:rFonts w:cs="Arial"/>
        </w:rPr>
        <w:t>A98 a A100):</w:t>
      </w:r>
    </w:p>
    <w:p w14:paraId="17F97875" w14:textId="77777777" w:rsidR="002A7EB0" w:rsidRPr="00CF078A" w:rsidRDefault="002A7EB0" w:rsidP="002A7EB0">
      <w:pPr>
        <w:pStyle w:val="BRK2"/>
        <w:spacing w:before="0" w:line="240" w:lineRule="auto"/>
        <w:ind w:left="1418" w:right="-1" w:hanging="425"/>
        <w:rPr>
          <w:rFonts w:cs="Arial"/>
          <w:sz w:val="22"/>
          <w:szCs w:val="22"/>
          <w:lang w:val="pt-BR" w:eastAsia="pt-BR"/>
        </w:rPr>
      </w:pPr>
      <w:r w:rsidRPr="00CF078A">
        <w:rPr>
          <w:rFonts w:cs="Arial"/>
          <w:sz w:val="22"/>
          <w:szCs w:val="22"/>
          <w:lang w:val="pt-BR"/>
        </w:rPr>
        <w:t>(i)</w:t>
      </w:r>
      <w:r w:rsidRPr="00CF078A">
        <w:rPr>
          <w:rFonts w:cs="Arial"/>
          <w:sz w:val="22"/>
          <w:szCs w:val="22"/>
          <w:lang w:val="pt-BR"/>
        </w:rPr>
        <w:tab/>
        <w:t>o desenho do modelo atende ao objetivo de mensuração da estrutura de relatório financeiro aplicável, é apropriado nas circunstâncias e, se aplicável, as mudanças no modelo do período anterior são apropriadas nas circunstâncias; e</w:t>
      </w:r>
    </w:p>
    <w:p w14:paraId="588EE67C" w14:textId="77777777" w:rsidR="002A7EB0" w:rsidRPr="00CF078A" w:rsidRDefault="002A7EB0" w:rsidP="002A7EB0">
      <w:pPr>
        <w:pStyle w:val="BRK2"/>
        <w:spacing w:before="0" w:line="240" w:lineRule="auto"/>
        <w:ind w:left="1418" w:right="-1" w:hanging="425"/>
        <w:rPr>
          <w:rFonts w:cs="Arial"/>
          <w:sz w:val="22"/>
          <w:szCs w:val="22"/>
          <w:lang w:val="pt-BR" w:eastAsia="pt-BR"/>
        </w:rPr>
      </w:pPr>
      <w:r w:rsidRPr="00CF078A">
        <w:rPr>
          <w:rFonts w:cs="Arial"/>
          <w:sz w:val="22"/>
          <w:szCs w:val="22"/>
          <w:lang w:val="pt-BR"/>
        </w:rPr>
        <w:t>(ii)</w:t>
      </w:r>
      <w:r w:rsidRPr="00CF078A">
        <w:rPr>
          <w:rFonts w:cs="Arial"/>
          <w:sz w:val="22"/>
          <w:szCs w:val="22"/>
          <w:lang w:val="pt-BR"/>
        </w:rPr>
        <w:tab/>
        <w:t>os ajustes no resultado do modelo são consistentes com o objetivo de mensuração da estrutura de relatório financeiro aplicável e são apropriados nas circunstâncias; e</w:t>
      </w:r>
    </w:p>
    <w:p w14:paraId="7D2D15E9"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(e)</w:t>
      </w:r>
      <w:r w:rsidRPr="00CF078A">
        <w:rPr>
          <w:rFonts w:cs="Arial"/>
        </w:rPr>
        <w:tab/>
        <w:t>se a integridade das premissas significativas e dos dados foi mantida na aplicação do método (ver item A101).</w:t>
      </w:r>
    </w:p>
    <w:p w14:paraId="5115D996"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Premissas significativas</w:t>
      </w:r>
    </w:p>
    <w:p w14:paraId="4E4927C2" w14:textId="77777777" w:rsidR="002A7EB0" w:rsidRDefault="002A7EB0" w:rsidP="002A7EB0">
      <w:pPr>
        <w:pStyle w:val="BRK0"/>
        <w:spacing w:before="0" w:line="240" w:lineRule="auto"/>
        <w:ind w:left="0" w:right="-1" w:firstLine="0"/>
        <w:rPr>
          <w:rFonts w:cs="Arial"/>
          <w:szCs w:val="22"/>
        </w:rPr>
      </w:pPr>
    </w:p>
    <w:p w14:paraId="67871644" w14:textId="77777777" w:rsidR="002A7EB0" w:rsidRPr="00CF078A" w:rsidRDefault="002A7EB0" w:rsidP="002A7EB0">
      <w:pPr>
        <w:spacing w:line="240" w:lineRule="auto"/>
        <w:ind w:left="567" w:right="-1" w:hanging="567"/>
        <w:rPr>
          <w:lang w:eastAsia="pt-BR"/>
        </w:rPr>
      </w:pPr>
      <w:r w:rsidRPr="00CF078A">
        <w:t>24.</w:t>
      </w:r>
      <w:r w:rsidRPr="00CF078A">
        <w:tab/>
        <w:t>Na aplicação dos requisitos do item 22, com relação às premissas significativas, os procedimentos adicionais de auditoria devem abordar:</w:t>
      </w:r>
    </w:p>
    <w:p w14:paraId="446E11E9"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se as premissas significativas são apropriadas no contexto da estrutura de relatório financeiro aplicável e</w:t>
      </w:r>
      <w:r>
        <w:rPr>
          <w:rFonts w:cs="Arial"/>
        </w:rPr>
        <w:t>,</w:t>
      </w:r>
      <w:r w:rsidRPr="00CF078A">
        <w:rPr>
          <w:rFonts w:cs="Arial"/>
        </w:rPr>
        <w:t xml:space="preserve"> se aplicável, se as alterações em relação aos períodos anteriores são apropriadas (ver itens A95, A102 e A103);</w:t>
      </w:r>
    </w:p>
    <w:p w14:paraId="4DB1DE00"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se os julgamentos exercidos na seleção das premissas significativas geram indicadores de possível tendenciosidade da administração (ver item A96);</w:t>
      </w:r>
    </w:p>
    <w:p w14:paraId="3B9E9558"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se as premissas significativas são consistentes entre si e com aquelas utilizadas em outras estimativas contábeis ou com premissas relacionadas utilizadas em outras áreas das atividades comerciais da entidade com base no conhecimento do auditor obtido na auditoria (ver item A104); e</w:t>
      </w:r>
    </w:p>
    <w:p w14:paraId="4DD427A9" w14:textId="77777777" w:rsidR="002A7EB0" w:rsidRPr="00CF078A" w:rsidRDefault="002A7EB0" w:rsidP="002A7EB0">
      <w:pPr>
        <w:pStyle w:val="BRK1"/>
        <w:spacing w:before="0" w:line="240" w:lineRule="auto"/>
        <w:ind w:left="993" w:right="-1" w:hanging="426"/>
        <w:rPr>
          <w:rFonts w:cs="Arial"/>
        </w:rPr>
      </w:pPr>
      <w:r w:rsidRPr="00CF078A">
        <w:rPr>
          <w:rFonts w:cs="Arial"/>
        </w:rPr>
        <w:t>(d)</w:t>
      </w:r>
      <w:r w:rsidRPr="00CF078A">
        <w:rPr>
          <w:rFonts w:cs="Arial"/>
        </w:rPr>
        <w:tab/>
        <w:t>quando aplicável, se a administração tem a intenção de conduzir ações específicas e tem a capacidade de fazê-las (ver item A105).</w:t>
      </w:r>
    </w:p>
    <w:p w14:paraId="78E89CFD"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Dados</w:t>
      </w:r>
    </w:p>
    <w:p w14:paraId="0EDBA121" w14:textId="77777777" w:rsidR="002A7EB0" w:rsidRPr="00F07814" w:rsidRDefault="002A7EB0" w:rsidP="002A7EB0">
      <w:pPr>
        <w:spacing w:line="240" w:lineRule="auto"/>
        <w:ind w:left="567" w:right="-1" w:hanging="567"/>
      </w:pPr>
    </w:p>
    <w:p w14:paraId="1AC13559" w14:textId="77777777" w:rsidR="002A7EB0" w:rsidRPr="00CF078A" w:rsidRDefault="002A7EB0" w:rsidP="002A7EB0">
      <w:pPr>
        <w:spacing w:line="240" w:lineRule="auto"/>
        <w:ind w:left="567" w:right="-1" w:hanging="567"/>
        <w:rPr>
          <w:lang w:eastAsia="pt-BR"/>
        </w:rPr>
      </w:pPr>
      <w:r w:rsidRPr="00F07814">
        <w:t>25.</w:t>
      </w:r>
      <w:r w:rsidRPr="00F07814">
        <w:tab/>
      </w:r>
      <w:r w:rsidRPr="00CF078A">
        <w:t xml:space="preserve">Na aplicação dos requisitos </w:t>
      </w:r>
      <w:r>
        <w:t>d</w:t>
      </w:r>
      <w:r w:rsidRPr="00CF078A">
        <w:t>o item 22, com relação aos dados, os procedimentos adicionais de auditoria devem abordar:</w:t>
      </w:r>
    </w:p>
    <w:p w14:paraId="01286051"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se os dados são apropriados no contexto da estrutura de relatório financeiro aplicável e, se aplicável, se as alterações em relação aos períodos anteriores são apropriadas (ver itens A95 e A106);</w:t>
      </w:r>
    </w:p>
    <w:p w14:paraId="0503B3C2"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se os julgamentos exercidos na seleção dos dados geram indicadores de possível tendenciosidade da administração (ver item A96);</w:t>
      </w:r>
    </w:p>
    <w:p w14:paraId="7A13D305"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se os dados são relevantes e confiáveis nas circunstâncias (ver item A107); e</w:t>
      </w:r>
    </w:p>
    <w:p w14:paraId="65935F55"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(d)</w:t>
      </w:r>
      <w:r w:rsidRPr="00CF078A">
        <w:rPr>
          <w:rFonts w:cs="Arial"/>
        </w:rPr>
        <w:tab/>
        <w:t>se os dados foram entendidos ou interpretados de maneira adequada pela administração, incluindo com relação aos termos contratuais (ver item A108).</w:t>
      </w:r>
    </w:p>
    <w:p w14:paraId="61BD2BD9" w14:textId="77777777" w:rsidR="002A7EB0" w:rsidRDefault="002A7EB0" w:rsidP="002A7EB0">
      <w:pPr>
        <w:spacing w:line="240" w:lineRule="auto"/>
        <w:ind w:right="-1"/>
        <w:rPr>
          <w:i/>
        </w:rPr>
      </w:pPr>
    </w:p>
    <w:p w14:paraId="31481A38" w14:textId="77777777" w:rsidR="002A7EB0" w:rsidRPr="00CF078A" w:rsidRDefault="002A7EB0" w:rsidP="002A7EB0">
      <w:pPr>
        <w:spacing w:line="240" w:lineRule="auto"/>
        <w:ind w:right="-1"/>
        <w:rPr>
          <w:i/>
          <w:lang w:eastAsia="pt-BR"/>
        </w:rPr>
      </w:pPr>
      <w:r w:rsidRPr="00CF078A">
        <w:rPr>
          <w:i/>
        </w:rPr>
        <w:t>Seleção por parte da administração de estimativa pontual e divulgações relacionadas sobre a incerteza da estimativa</w:t>
      </w:r>
    </w:p>
    <w:p w14:paraId="3622AFE2" w14:textId="77777777" w:rsidR="002A7EB0" w:rsidRDefault="002A7EB0" w:rsidP="002A7EB0">
      <w:pPr>
        <w:pStyle w:val="BRK0"/>
        <w:spacing w:before="0" w:line="240" w:lineRule="auto"/>
        <w:ind w:left="0" w:right="-1" w:firstLine="0"/>
        <w:rPr>
          <w:rFonts w:cs="Arial"/>
          <w:szCs w:val="22"/>
        </w:rPr>
      </w:pPr>
    </w:p>
    <w:p w14:paraId="6BC24D43" w14:textId="77777777" w:rsidR="002A7EB0" w:rsidRPr="00CF078A" w:rsidRDefault="002A7EB0" w:rsidP="002A7EB0">
      <w:pPr>
        <w:spacing w:line="240" w:lineRule="auto"/>
        <w:ind w:left="567" w:right="-1" w:hanging="567"/>
        <w:rPr>
          <w:lang w:eastAsia="pt-BR"/>
        </w:rPr>
      </w:pPr>
      <w:r w:rsidRPr="00CF078A">
        <w:t>26.</w:t>
      </w:r>
      <w:r w:rsidRPr="00CF078A">
        <w:tab/>
        <w:t xml:space="preserve">Ao aplicar os requisitos do </w:t>
      </w:r>
      <w:r>
        <w:t>item</w:t>
      </w:r>
      <w:r w:rsidRPr="00CF078A">
        <w:t xml:space="preserve"> 22, os procedimentos adicionais de auditoria devem abordar se, no contexto da estrutura de relatório financeiro aplicável, a administração tomou </w:t>
      </w:r>
      <w:r w:rsidRPr="00884702">
        <w:t>as</w:t>
      </w:r>
      <w:r w:rsidRPr="00CF078A">
        <w:t xml:space="preserve"> providências apropriadas para:</w:t>
      </w:r>
    </w:p>
    <w:p w14:paraId="181AED37"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entender a incerteza da estimativa (ver item A109); e</w:t>
      </w:r>
    </w:p>
    <w:p w14:paraId="5C0B23C8"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 xml:space="preserve">tratar da incerteza da estimativa mediante a seleção de estimativa pontual apropriada e a elaboração de divulgações relacionadas sobre a incerteza da estimativa (ver itens </w:t>
      </w:r>
      <w:r>
        <w:rPr>
          <w:rFonts w:cs="Arial"/>
        </w:rPr>
        <w:t xml:space="preserve">de </w:t>
      </w:r>
      <w:r w:rsidRPr="00CF078A">
        <w:rPr>
          <w:rFonts w:cs="Arial"/>
        </w:rPr>
        <w:t>A110 a A114).</w:t>
      </w:r>
    </w:p>
    <w:p w14:paraId="32689077" w14:textId="77777777" w:rsidR="002A7EB0" w:rsidRDefault="002A7EB0" w:rsidP="002A7EB0">
      <w:pPr>
        <w:pStyle w:val="BRK0"/>
        <w:spacing w:before="0" w:line="240" w:lineRule="auto"/>
        <w:ind w:left="0" w:right="-1" w:firstLine="0"/>
        <w:rPr>
          <w:rFonts w:cs="Arial"/>
          <w:szCs w:val="22"/>
        </w:rPr>
      </w:pPr>
    </w:p>
    <w:p w14:paraId="707AF2C7" w14:textId="77777777" w:rsidR="002A7EB0" w:rsidRPr="00CF078A" w:rsidRDefault="002A7EB0" w:rsidP="002A7EB0">
      <w:pPr>
        <w:spacing w:line="240" w:lineRule="auto"/>
        <w:ind w:left="567" w:right="-1" w:hanging="567"/>
        <w:rPr>
          <w:lang w:eastAsia="pt-BR"/>
        </w:rPr>
      </w:pPr>
      <w:r w:rsidRPr="00CF078A">
        <w:t>27.</w:t>
      </w:r>
      <w:r w:rsidRPr="00CF078A">
        <w:tab/>
        <w:t>Quando, no julgamento do auditor baseado na evidência de auditoria obtida, a administração não tiver tomado as providências apropriadas para entender ou tratar da incerteza da estimativa, o auditor deve (ver ite</w:t>
      </w:r>
      <w:r>
        <w:t>ns</w:t>
      </w:r>
      <w:r w:rsidRPr="00CF078A">
        <w:t xml:space="preserve"> </w:t>
      </w:r>
      <w:r>
        <w:t xml:space="preserve">de </w:t>
      </w:r>
      <w:r w:rsidRPr="00CF078A">
        <w:t>A115 a A117):</w:t>
      </w:r>
    </w:p>
    <w:p w14:paraId="37C0BC6C"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solicitar que a administração realize procedimentos adicionais de auditoria para entender a incerteza da estimativa ou trate reconsiderando a seleção de estimativa pontual da administração ou considerando o fornecimento de divulgações adicionais relacionadas com a incerteza da estimativa, e avaliar a</w:t>
      </w:r>
      <w:r>
        <w:rPr>
          <w:rFonts w:cs="Arial"/>
        </w:rPr>
        <w:t>s</w:t>
      </w:r>
      <w:r w:rsidRPr="00CF078A">
        <w:rPr>
          <w:rFonts w:cs="Arial"/>
        </w:rPr>
        <w:t xml:space="preserve"> resposta</w:t>
      </w:r>
      <w:r>
        <w:rPr>
          <w:rFonts w:cs="Arial"/>
        </w:rPr>
        <w:t>s</w:t>
      </w:r>
      <w:r w:rsidRPr="00CF078A">
        <w:rPr>
          <w:rFonts w:cs="Arial"/>
        </w:rPr>
        <w:t xml:space="preserve"> da administração</w:t>
      </w:r>
      <w:r>
        <w:rPr>
          <w:rFonts w:cs="Arial"/>
        </w:rPr>
        <w:t>,</w:t>
      </w:r>
      <w:r w:rsidRPr="00CF078A">
        <w:rPr>
          <w:rFonts w:cs="Arial"/>
        </w:rPr>
        <w:t xml:space="preserve"> de acordo com o item 26;</w:t>
      </w:r>
    </w:p>
    <w:p w14:paraId="78094616"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se o auditor determinar que a resposta da administração à sua solicitação não trata de forma suficiente a incerteza da estimativa, na extensão que seja praticável, desenvolver uma estimativa pontual ou intervalo</w:t>
      </w:r>
      <w:r>
        <w:rPr>
          <w:rFonts w:cs="Arial"/>
        </w:rPr>
        <w:t>,</w:t>
      </w:r>
      <w:r w:rsidRPr="00CF078A">
        <w:rPr>
          <w:rFonts w:cs="Arial"/>
        </w:rPr>
        <w:t xml:space="preserve"> de acordo com os itens 28 e 29; e </w:t>
      </w:r>
    </w:p>
    <w:p w14:paraId="16D2A571" w14:textId="77777777" w:rsidR="002A7EB0" w:rsidRPr="00130074"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avaliar se há deficiência nos controles internos e, caso afirmativo, comunicar essa deficiência</w:t>
      </w:r>
      <w:r>
        <w:rPr>
          <w:rFonts w:cs="Arial"/>
        </w:rPr>
        <w:t>,</w:t>
      </w:r>
      <w:r w:rsidRPr="00CF078A">
        <w:rPr>
          <w:rFonts w:cs="Arial"/>
        </w:rPr>
        <w:t xml:space="preserve"> de acordo com a NBC TA 265</w:t>
      </w:r>
      <w:r>
        <w:rPr>
          <w:rFonts w:cs="Arial"/>
        </w:rPr>
        <w:t xml:space="preserve"> </w:t>
      </w:r>
      <w:r w:rsidRPr="00130074">
        <w:rPr>
          <w:rFonts w:cs="Arial"/>
        </w:rPr>
        <w:t xml:space="preserve">– </w:t>
      </w:r>
      <w:r w:rsidRPr="00130074">
        <w:rPr>
          <w:rStyle w:val="Forte"/>
          <w:b w:val="0"/>
          <w:shd w:val="clear" w:color="auto" w:fill="FFFFFF"/>
        </w:rPr>
        <w:t>Comunicação de Deficiências de Controle Interno</w:t>
      </w:r>
      <w:r w:rsidRPr="00130074">
        <w:rPr>
          <w:rFonts w:cs="Arial"/>
        </w:rPr>
        <w:t>.</w:t>
      </w:r>
    </w:p>
    <w:p w14:paraId="67E2D428"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Desenvolvimento de estimativa pontual ou intervalo do auditor</w:t>
      </w:r>
    </w:p>
    <w:p w14:paraId="03F1FA32" w14:textId="77777777" w:rsidR="002A7EB0" w:rsidRDefault="002A7EB0" w:rsidP="002A7EB0">
      <w:pPr>
        <w:pStyle w:val="BRK0"/>
        <w:spacing w:before="0" w:line="240" w:lineRule="auto"/>
        <w:ind w:left="0" w:right="-1" w:firstLine="0"/>
        <w:rPr>
          <w:rFonts w:cs="Arial"/>
          <w:szCs w:val="22"/>
        </w:rPr>
      </w:pPr>
    </w:p>
    <w:p w14:paraId="751806B5" w14:textId="77777777" w:rsidR="002A7EB0" w:rsidRPr="00CF078A" w:rsidRDefault="002A7EB0" w:rsidP="002A7EB0">
      <w:pPr>
        <w:spacing w:line="240" w:lineRule="auto"/>
        <w:ind w:left="567" w:right="-1" w:hanging="567"/>
        <w:rPr>
          <w:lang w:eastAsia="pt-BR"/>
        </w:rPr>
      </w:pPr>
      <w:r w:rsidRPr="00CF078A">
        <w:t>28.</w:t>
      </w:r>
      <w:r w:rsidRPr="00CF078A">
        <w:tab/>
        <w:t xml:space="preserve">Quando o auditor desenvolve estimativa pontual ou intervalo para avaliar a estimativa pontual da administração e divulgações relacionadas sobre a incerteza da estimativa, incluindo quando exigido pelo item 27(b), os procedimentos adicionais de auditoria devem incluir procedimentos para avaliar se os métodos, premissas ou dados utilizados são apropriados no contexto da estrutura de relatório financeiro aplicável. Independentemente de o auditor </w:t>
      </w:r>
      <w:r>
        <w:t>utilizar</w:t>
      </w:r>
      <w:r w:rsidRPr="00CF078A">
        <w:t xml:space="preserve"> métodos, premissas ou dados da administração ou os seus próprios, esses procedimentos adicionais de auditoria devem ser planejados e realizados para tratar dos assuntos dos itens </w:t>
      </w:r>
      <w:r>
        <w:t xml:space="preserve">de </w:t>
      </w:r>
      <w:r w:rsidRPr="00CF078A">
        <w:t xml:space="preserve">23 a 25 (ver itens </w:t>
      </w:r>
      <w:r>
        <w:t xml:space="preserve">de </w:t>
      </w:r>
      <w:r w:rsidRPr="00CF078A">
        <w:t>A118 a A123).</w:t>
      </w:r>
    </w:p>
    <w:p w14:paraId="35C656F3" w14:textId="77777777" w:rsidR="002A7EB0" w:rsidRDefault="002A7EB0" w:rsidP="002A7EB0">
      <w:pPr>
        <w:pStyle w:val="BRK0"/>
        <w:spacing w:before="0" w:line="240" w:lineRule="auto"/>
        <w:ind w:left="0" w:right="-1" w:firstLine="0"/>
        <w:rPr>
          <w:rFonts w:cs="Arial"/>
          <w:szCs w:val="22"/>
        </w:rPr>
      </w:pPr>
    </w:p>
    <w:p w14:paraId="1502723C" w14:textId="77777777" w:rsidR="002A7EB0" w:rsidRPr="00CF078A" w:rsidRDefault="002A7EB0" w:rsidP="002A7EB0">
      <w:pPr>
        <w:spacing w:line="240" w:lineRule="auto"/>
        <w:ind w:left="567" w:right="-1" w:hanging="567"/>
        <w:rPr>
          <w:lang w:eastAsia="pt-BR"/>
        </w:rPr>
      </w:pPr>
      <w:r w:rsidRPr="00CF078A">
        <w:t>29.</w:t>
      </w:r>
      <w:r w:rsidRPr="00CF078A">
        <w:tab/>
        <w:t>Se o auditor desenvolve um intervalo, ele deve:</w:t>
      </w:r>
    </w:p>
    <w:p w14:paraId="19E525FD"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 xml:space="preserve">determinar que o intervalo inclua apenas os valores que são suportados por evidência de auditoria apropriada e suficiente e que foram avaliados por ele como sendo razoáveis no contexto dos objetivos de mensuração e outros requisitos da estrutura de relatório financeiro aplicável (ver itens A124 e A125); e </w:t>
      </w:r>
    </w:p>
    <w:p w14:paraId="06EF2B9D"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planejar e realizar procedimentos adicionais de auditoria para obter evidência de auditoria apropriada e suficiente com relação aos riscos avaliados de distorção relevante relacionados com as divulgações nas demonstrações contábeis que descrevem a incerteza da estimativa.</w:t>
      </w:r>
    </w:p>
    <w:p w14:paraId="6F4840F6"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Outras considerações relacionadas com a evidência de auditoria</w:t>
      </w:r>
    </w:p>
    <w:p w14:paraId="41F10A9D" w14:textId="77777777" w:rsidR="002A7EB0" w:rsidRDefault="002A7EB0" w:rsidP="002A7EB0">
      <w:pPr>
        <w:pStyle w:val="BRK0"/>
        <w:spacing w:before="0" w:line="240" w:lineRule="auto"/>
        <w:ind w:left="0" w:right="-1" w:firstLine="0"/>
        <w:rPr>
          <w:rFonts w:cs="Arial"/>
          <w:szCs w:val="22"/>
        </w:rPr>
      </w:pPr>
    </w:p>
    <w:p w14:paraId="5730FC94" w14:textId="77777777" w:rsidR="002A7EB0" w:rsidRPr="00CF078A" w:rsidRDefault="002A7EB0" w:rsidP="002A7EB0">
      <w:pPr>
        <w:spacing w:line="240" w:lineRule="auto"/>
        <w:ind w:left="567" w:right="-1" w:hanging="567"/>
        <w:rPr>
          <w:lang w:eastAsia="pt-BR"/>
        </w:rPr>
      </w:pPr>
      <w:r w:rsidRPr="00CF078A">
        <w:t>30.</w:t>
      </w:r>
      <w:r w:rsidRPr="00CF078A">
        <w:tab/>
        <w:t>Ao obter evidência de auditoria relacionada com os riscos de distorção relevante associados com as estimativas contábeis, independentemente das fontes de informações a serem utilizadas como evidência de auditoria, o auditor deve cumprir com os requisitos relevantes da NBC TA 500.</w:t>
      </w:r>
    </w:p>
    <w:p w14:paraId="0D56A7EA"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 xml:space="preserve">Ao utilizar o trabalho de especialista da administração, os requisitos dos itens </w:t>
      </w:r>
      <w:r>
        <w:rPr>
          <w:rFonts w:cs="Arial"/>
        </w:rPr>
        <w:t xml:space="preserve">de </w:t>
      </w:r>
      <w:r w:rsidRPr="00CF078A">
        <w:rPr>
          <w:rFonts w:cs="Arial"/>
        </w:rPr>
        <w:t>21 a 29 desta Norma podem auxiliar o auditor a avaliar a adequação do trabalho do especialista como evidência de auditoria para uma afirmação relevante</w:t>
      </w:r>
      <w:r>
        <w:rPr>
          <w:rFonts w:cs="Arial"/>
        </w:rPr>
        <w:t>,</w:t>
      </w:r>
      <w:r w:rsidRPr="00CF078A">
        <w:rPr>
          <w:rFonts w:cs="Arial"/>
        </w:rPr>
        <w:t xml:space="preserve"> de acordo com o item 8(c) da NBC TA 500. Ao avaliar o trabalho do especialista da administração, a natureza, a época e a extensão dos procedimentos adicionais de auditoria são afetados i) pela avaliação do auditor da competência, das habilidades e da objetividade do especialista, ii) pelo entendimento do auditor da natureza do trabalho realizado pelo especialista e iii) pela familiaridade do auditor com o campo de especialização do especialista (ver itens </w:t>
      </w:r>
      <w:r>
        <w:rPr>
          <w:rFonts w:cs="Arial"/>
        </w:rPr>
        <w:t xml:space="preserve">de </w:t>
      </w:r>
      <w:r w:rsidRPr="00CF078A">
        <w:rPr>
          <w:rFonts w:cs="Arial"/>
        </w:rPr>
        <w:t>A126 a A132).</w:t>
      </w:r>
    </w:p>
    <w:p w14:paraId="1DF6F8F2" w14:textId="77777777" w:rsidR="002A7EB0" w:rsidRPr="00CF078A" w:rsidRDefault="002A7EB0" w:rsidP="00CA6010">
      <w:r w:rsidRPr="00CA6010">
        <w:rPr>
          <w:rFonts w:ascii="Times New Roman" w:hAnsi="Times New Roman" w:cs="Times New Roman"/>
          <w:b/>
          <w:bCs/>
          <w:sz w:val="24"/>
          <w:szCs w:val="24"/>
        </w:rPr>
        <w:t>Divulgações relacionadas com estimativas contábeis</w:t>
      </w:r>
    </w:p>
    <w:p w14:paraId="26B91C94" w14:textId="77777777" w:rsidR="002A7EB0" w:rsidRDefault="002A7EB0" w:rsidP="002A7EB0">
      <w:pPr>
        <w:pStyle w:val="BRK0"/>
        <w:spacing w:before="0" w:line="240" w:lineRule="auto"/>
        <w:ind w:left="0" w:right="-1" w:firstLine="0"/>
        <w:rPr>
          <w:rFonts w:cs="Arial"/>
          <w:szCs w:val="22"/>
        </w:rPr>
      </w:pPr>
    </w:p>
    <w:p w14:paraId="268A2A3E" w14:textId="77777777" w:rsidR="002A7EB0" w:rsidRPr="00CF078A" w:rsidRDefault="002A7EB0" w:rsidP="002A7EB0">
      <w:pPr>
        <w:spacing w:line="240" w:lineRule="auto"/>
        <w:ind w:left="567" w:right="-1" w:hanging="567"/>
        <w:rPr>
          <w:lang w:eastAsia="pt-BR"/>
        </w:rPr>
      </w:pPr>
      <w:r w:rsidRPr="00CF078A">
        <w:t>31.</w:t>
      </w:r>
      <w:r w:rsidRPr="00CF078A">
        <w:tab/>
        <w:t>O auditor deve planejar e realizar procedimentos adicionais de auditoria para obter evidência de auditoria apropriada e suficiente com relação aos riscos avaliados de distorção relevante no nível de afirmações para outras divulgações relacionadas com estimativa contábil, que não aquelas relacionadas com a incerteza da estimativa tratada nos itens 26(b) e 29(b).</w:t>
      </w:r>
    </w:p>
    <w:p w14:paraId="4FB3CC3D"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Indicadores de possível tendenciosidade da administração</w:t>
      </w:r>
    </w:p>
    <w:p w14:paraId="3FAF2C48" w14:textId="77777777" w:rsidR="002A7EB0" w:rsidRDefault="002A7EB0" w:rsidP="002A7EB0">
      <w:pPr>
        <w:pStyle w:val="BRK0"/>
        <w:spacing w:before="0" w:line="240" w:lineRule="auto"/>
        <w:ind w:left="0" w:right="-1" w:firstLine="0"/>
        <w:rPr>
          <w:rFonts w:cs="Arial"/>
          <w:szCs w:val="22"/>
        </w:rPr>
      </w:pPr>
    </w:p>
    <w:p w14:paraId="3E42A41E" w14:textId="77777777" w:rsidR="002A7EB0" w:rsidRPr="00CF078A" w:rsidRDefault="002A7EB0" w:rsidP="002A7EB0">
      <w:pPr>
        <w:spacing w:line="240" w:lineRule="auto"/>
        <w:ind w:left="567" w:right="-1" w:hanging="567"/>
        <w:rPr>
          <w:lang w:eastAsia="pt-BR"/>
        </w:rPr>
      </w:pPr>
      <w:r w:rsidRPr="00CF078A">
        <w:t>32.</w:t>
      </w:r>
      <w:r w:rsidRPr="00CF078A">
        <w:tab/>
        <w:t xml:space="preserve">O auditor deve avaliar se os julgamentos exercidos pela administração e as decisões por ela tomadas na elaboração de estimativas contábeis incluídas nas demonstrações contábeis, mesmo que elas sejam individualmente razoáveis, são indicadores de possível tendenciosidade da administração. Quando são identificados indicadores de possível tendenciosidade da administração, o auditor deve avaliar as implicações para a auditoria. Quando há intenção de enganar, a tendenciosidade da administração é fraudulenta por natureza (ver itens </w:t>
      </w:r>
      <w:r>
        <w:t xml:space="preserve">de </w:t>
      </w:r>
      <w:r w:rsidRPr="00CF078A">
        <w:t>A133 a A136).</w:t>
      </w:r>
    </w:p>
    <w:p w14:paraId="73A52F13"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Avaliação geral baseada nos procedimentos de auditoria realizados</w:t>
      </w:r>
    </w:p>
    <w:p w14:paraId="230BCEBC" w14:textId="77777777" w:rsidR="002A7EB0" w:rsidRDefault="002A7EB0" w:rsidP="002A7EB0">
      <w:pPr>
        <w:pStyle w:val="BRK0"/>
        <w:spacing w:before="0" w:line="240" w:lineRule="auto"/>
        <w:ind w:left="0" w:right="-1" w:firstLine="0"/>
        <w:rPr>
          <w:rFonts w:cs="Arial"/>
          <w:szCs w:val="22"/>
        </w:rPr>
      </w:pPr>
    </w:p>
    <w:p w14:paraId="1706CC41" w14:textId="77777777" w:rsidR="002A7EB0" w:rsidRPr="00CF078A" w:rsidRDefault="002A7EB0" w:rsidP="002A7EB0">
      <w:pPr>
        <w:spacing w:line="240" w:lineRule="auto"/>
        <w:ind w:left="567" w:right="-1" w:hanging="567"/>
        <w:rPr>
          <w:lang w:eastAsia="pt-BR"/>
        </w:rPr>
      </w:pPr>
      <w:r w:rsidRPr="00CF078A">
        <w:t>33.</w:t>
      </w:r>
      <w:r w:rsidRPr="00CF078A">
        <w:tab/>
        <w:t>Ao aplicar a NBC TA 330</w:t>
      </w:r>
      <w:r>
        <w:t>, itens 25 e 26,</w:t>
      </w:r>
      <w:r w:rsidRPr="00CF078A">
        <w:t xml:space="preserve"> para estimativas contábeis, o auditor deve avaliar, com base nos procedimentos de auditoria realizados e na evidência de auditoria obtida, se (ver itens A137 e A138):</w:t>
      </w:r>
    </w:p>
    <w:p w14:paraId="7AD697CD"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r>
      <w:r>
        <w:rPr>
          <w:rFonts w:cs="Arial"/>
        </w:rPr>
        <w:t>a</w:t>
      </w:r>
      <w:r w:rsidRPr="00CF078A">
        <w:rPr>
          <w:rFonts w:cs="Arial"/>
        </w:rPr>
        <w:t>s avaliações dos riscos de distorção relevante no nível de afirmações continuam apropriadas, inclusive quando indicadores de possível tendenciosidade da administração tiverem sido identificados;</w:t>
      </w:r>
    </w:p>
    <w:p w14:paraId="158A8A89" w14:textId="77777777" w:rsidR="002A7EB0" w:rsidRPr="00CF078A" w:rsidRDefault="002A7EB0" w:rsidP="002A7EB0">
      <w:pPr>
        <w:pStyle w:val="BRK1"/>
        <w:spacing w:before="0" w:line="240" w:lineRule="auto"/>
        <w:ind w:left="993" w:right="-1" w:hanging="426"/>
        <w:rPr>
          <w:rFonts w:cs="Arial"/>
        </w:rPr>
      </w:pPr>
      <w:r w:rsidRPr="00CF078A">
        <w:rPr>
          <w:rFonts w:cs="Arial"/>
        </w:rPr>
        <w:t>(b)</w:t>
      </w:r>
      <w:r w:rsidRPr="00CF078A">
        <w:rPr>
          <w:rFonts w:cs="Arial"/>
        </w:rPr>
        <w:tab/>
      </w:r>
      <w:r>
        <w:rPr>
          <w:rFonts w:cs="Arial"/>
        </w:rPr>
        <w:t>a</w:t>
      </w:r>
      <w:r w:rsidRPr="00CF078A">
        <w:rPr>
          <w:rFonts w:cs="Arial"/>
        </w:rPr>
        <w:t>s decisões da administração relacionadas com reconhecimento, mensuração, apresentação e divulgação dessas estimativas contábeis nas demonstrações contábeis estão de acordo com a estrutura de relatório financeiro aplicável; e</w:t>
      </w:r>
    </w:p>
    <w:p w14:paraId="7EF1755E"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r>
      <w:r>
        <w:rPr>
          <w:rFonts w:cs="Arial"/>
        </w:rPr>
        <w:t>f</w:t>
      </w:r>
      <w:r w:rsidRPr="00CF078A">
        <w:rPr>
          <w:rFonts w:cs="Arial"/>
        </w:rPr>
        <w:t>oi obtida evidência de auditoria apropriada e suficiente.</w:t>
      </w:r>
    </w:p>
    <w:p w14:paraId="1030A1EB" w14:textId="77777777" w:rsidR="002A7EB0" w:rsidRDefault="002A7EB0" w:rsidP="002A7EB0">
      <w:pPr>
        <w:pStyle w:val="BRK0"/>
        <w:spacing w:before="0" w:line="240" w:lineRule="auto"/>
        <w:ind w:left="0" w:right="-1" w:firstLine="0"/>
        <w:rPr>
          <w:rFonts w:cs="Arial"/>
          <w:szCs w:val="22"/>
        </w:rPr>
      </w:pPr>
    </w:p>
    <w:p w14:paraId="34C07722" w14:textId="77777777" w:rsidR="002A7EB0" w:rsidRPr="009A0D4B" w:rsidRDefault="002A7EB0" w:rsidP="002A7EB0">
      <w:pPr>
        <w:spacing w:line="240" w:lineRule="auto"/>
        <w:ind w:left="567" w:right="-1" w:hanging="567"/>
        <w:rPr>
          <w:lang w:eastAsia="pt-BR"/>
        </w:rPr>
      </w:pPr>
      <w:r w:rsidRPr="00CF078A">
        <w:t>34.</w:t>
      </w:r>
      <w:r w:rsidRPr="00CF078A">
        <w:tab/>
        <w:t>Ao fazer a avaliação exigida pelo item 33(c), o auditor deve levar em consideração toda a evidência de auditoria relevante obtida, seja ela comprobatória ou contraditória</w:t>
      </w:r>
      <w:r>
        <w:t xml:space="preserve"> (ver NBC TA 500, item 11)</w:t>
      </w:r>
      <w:r w:rsidRPr="00CF078A">
        <w:t>. Se o auditor não conseguir obter evidência de auditoria apropriada e suficiente, ele deve avaliar as implicações para a auditoria ou para a opinião do auditor sobre as demonstrações contábeis</w:t>
      </w:r>
      <w:r>
        <w:t>,</w:t>
      </w:r>
      <w:r w:rsidRPr="00CF078A">
        <w:t xml:space="preserve"> de acordo com a </w:t>
      </w:r>
      <w:r w:rsidRPr="00E577F2">
        <w:rPr>
          <w:highlight w:val="yellow"/>
        </w:rPr>
        <w:t>NBC TA 705</w:t>
      </w:r>
      <w:r w:rsidRPr="00CF078A">
        <w:t xml:space="preserve"> </w:t>
      </w:r>
      <w:r>
        <w:t xml:space="preserve">– </w:t>
      </w:r>
      <w:r w:rsidRPr="009A0D4B">
        <w:rPr>
          <w:rStyle w:val="Forte"/>
          <w:b w:val="0"/>
          <w:shd w:val="clear" w:color="auto" w:fill="FFFFFF"/>
        </w:rPr>
        <w:t>Modificações na Opinião do Auditor Independente</w:t>
      </w:r>
      <w:r w:rsidRPr="009A0D4B">
        <w:t>.</w:t>
      </w:r>
    </w:p>
    <w:p w14:paraId="6594ACF2"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Determinando se as estimativas contábeis são razoáveis ou se apresentam distorção</w:t>
      </w:r>
    </w:p>
    <w:p w14:paraId="13BBB435" w14:textId="77777777" w:rsidR="002A7EB0" w:rsidRPr="00E03D8A" w:rsidRDefault="002A7EB0" w:rsidP="002A7EB0">
      <w:pPr>
        <w:pStyle w:val="BRK0"/>
        <w:spacing w:before="0" w:line="240" w:lineRule="auto"/>
        <w:ind w:left="0" w:right="-1" w:firstLine="0"/>
        <w:rPr>
          <w:rFonts w:cs="Arial"/>
          <w:szCs w:val="22"/>
        </w:rPr>
      </w:pPr>
    </w:p>
    <w:p w14:paraId="22FD0523" w14:textId="77777777" w:rsidR="002A7EB0" w:rsidRPr="00CF078A" w:rsidRDefault="002A7EB0" w:rsidP="002A7EB0">
      <w:pPr>
        <w:spacing w:line="240" w:lineRule="auto"/>
        <w:ind w:left="567" w:right="-1" w:hanging="567"/>
        <w:rPr>
          <w:lang w:eastAsia="pt-BR"/>
        </w:rPr>
      </w:pPr>
      <w:r w:rsidRPr="00CF078A">
        <w:t>35.</w:t>
      </w:r>
      <w:r w:rsidRPr="00CF078A">
        <w:tab/>
        <w:t>O auditor deve determinar se as estimativas contábeis e as divulgações relacionadas são razoáveis no contexto da estrutura de relatório financeiro aplicável ou se apresentam distorção. A NBC TA 450</w:t>
      </w:r>
      <w:r>
        <w:t>, item A6,</w:t>
      </w:r>
      <w:r w:rsidRPr="00CF078A">
        <w:t xml:space="preserve"> fornece orientação sobre o modo como o auditor pode distinguir as distorções (sejam elas fatuais, julgamentais ou projetadas) para a avaliação do auditor do efeito de distorções não corrigidas nas demonstrações contábeis (ver itens A12</w:t>
      </w:r>
      <w:r>
        <w:t>,</w:t>
      </w:r>
      <w:r w:rsidRPr="00CF078A">
        <w:t xml:space="preserve"> A13 </w:t>
      </w:r>
      <w:r>
        <w:t xml:space="preserve">e de </w:t>
      </w:r>
      <w:r w:rsidRPr="00CF078A">
        <w:t>A139 a A144).</w:t>
      </w:r>
    </w:p>
    <w:p w14:paraId="5FBAC5D0" w14:textId="77777777" w:rsidR="002A7EB0" w:rsidRDefault="002A7EB0" w:rsidP="002A7EB0">
      <w:pPr>
        <w:pStyle w:val="BRK0"/>
        <w:spacing w:before="0" w:line="240" w:lineRule="auto"/>
        <w:ind w:left="0" w:right="-1" w:firstLine="0"/>
        <w:rPr>
          <w:rFonts w:cs="Arial"/>
          <w:szCs w:val="22"/>
        </w:rPr>
      </w:pPr>
    </w:p>
    <w:p w14:paraId="1B439BF3" w14:textId="77777777" w:rsidR="002A7EB0" w:rsidRPr="00CF078A" w:rsidRDefault="002A7EB0" w:rsidP="002A7EB0">
      <w:pPr>
        <w:spacing w:line="240" w:lineRule="auto"/>
        <w:ind w:left="567" w:right="-1" w:hanging="567"/>
        <w:rPr>
          <w:lang w:eastAsia="pt-BR"/>
        </w:rPr>
      </w:pPr>
      <w:r w:rsidRPr="00CF078A">
        <w:t>36.</w:t>
      </w:r>
      <w:r w:rsidRPr="00CF078A">
        <w:tab/>
        <w:t>Com relação às estimativas contábeis, o auditor deve avaliar:</w:t>
      </w:r>
    </w:p>
    <w:p w14:paraId="0BC27586"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r>
      <w:r>
        <w:rPr>
          <w:rFonts w:cs="Arial"/>
        </w:rPr>
        <w:t>n</w:t>
      </w:r>
      <w:r w:rsidRPr="00CF078A">
        <w:rPr>
          <w:rFonts w:cs="Arial"/>
        </w:rPr>
        <w:t>o caso de estrutura de apresentação adequada, se a administração incluiu divulgações, além daquelas especificamente exigidas pela estrutura, que são necessárias para se alcançar a apresentação adequada das demonstrações contábeis como um todo</w:t>
      </w:r>
      <w:r>
        <w:rPr>
          <w:rFonts w:cs="Arial"/>
        </w:rPr>
        <w:t xml:space="preserve"> (ver também a NBC TA 700, item 14)</w:t>
      </w:r>
      <w:r w:rsidRPr="00CF078A">
        <w:rPr>
          <w:rFonts w:cs="Arial"/>
        </w:rPr>
        <w:t>; ou</w:t>
      </w:r>
    </w:p>
    <w:p w14:paraId="3E234AA8"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r>
      <w:r>
        <w:rPr>
          <w:rFonts w:cs="Arial"/>
        </w:rPr>
        <w:t>n</w:t>
      </w:r>
      <w:r w:rsidRPr="00CF078A">
        <w:rPr>
          <w:rFonts w:cs="Arial"/>
        </w:rPr>
        <w:t>o caso de estrutura de conformidade, se as divulgações são aquelas necessárias para que as demonstrações contábeis não sejam enganosas</w:t>
      </w:r>
      <w:r>
        <w:rPr>
          <w:rFonts w:cs="Arial"/>
        </w:rPr>
        <w:t xml:space="preserve"> (ver também a NBC TA 700, item 19)</w:t>
      </w:r>
      <w:r w:rsidRPr="00CF078A">
        <w:rPr>
          <w:rFonts w:cs="Arial"/>
        </w:rPr>
        <w:t>.</w:t>
      </w:r>
    </w:p>
    <w:p w14:paraId="26E3CB18"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Representações formais</w:t>
      </w:r>
    </w:p>
    <w:p w14:paraId="0BF32D84" w14:textId="77777777" w:rsidR="002A7EB0" w:rsidRDefault="002A7EB0" w:rsidP="002A7EB0">
      <w:pPr>
        <w:pStyle w:val="BRK0"/>
        <w:spacing w:before="0" w:line="240" w:lineRule="auto"/>
        <w:ind w:left="0" w:right="-1" w:firstLine="0"/>
        <w:rPr>
          <w:rFonts w:cs="Arial"/>
          <w:szCs w:val="22"/>
        </w:rPr>
      </w:pPr>
    </w:p>
    <w:p w14:paraId="0B25D39C" w14:textId="77777777" w:rsidR="002A7EB0" w:rsidRPr="00CF078A" w:rsidRDefault="002A7EB0" w:rsidP="002A7EB0">
      <w:pPr>
        <w:spacing w:line="240" w:lineRule="auto"/>
        <w:ind w:left="567" w:right="-1" w:hanging="567"/>
        <w:rPr>
          <w:lang w:eastAsia="pt-BR"/>
        </w:rPr>
      </w:pPr>
      <w:r w:rsidRPr="00CF078A">
        <w:t>37.</w:t>
      </w:r>
      <w:r w:rsidRPr="00CF078A">
        <w:tab/>
        <w:t>O auditor deve solicitar representações formais da administração</w:t>
      </w:r>
      <w:r>
        <w:t xml:space="preserve"> (ver NBC TA 580 – Representações Formais)</w:t>
      </w:r>
      <w:r w:rsidRPr="00CF078A">
        <w:t xml:space="preserve"> e, quando apropriado, dos responsáveis pela governança sobre se os métodos, as premissas significativas e os dados utilizados na elaboração das estimativas contábeis e divulgações relacionadas são apropriados para se alcançar reconhecimento, mensuração ou divulgação que esteja de acordo com a estrutura de relatório financeiro aplicável. O auditor deve também considerar a necessidade de obter representações sobre estimativas contábeis específicas, incluindo com relação a métodos, premissas ou dados utilizados (ver item A145).</w:t>
      </w:r>
    </w:p>
    <w:p w14:paraId="6B690071"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Comunicação com os responsáveis pela governança, administração ou outras partes relevantes</w:t>
      </w:r>
    </w:p>
    <w:p w14:paraId="3642DF85" w14:textId="77777777" w:rsidR="002A7EB0" w:rsidRDefault="002A7EB0" w:rsidP="002A7EB0">
      <w:pPr>
        <w:pStyle w:val="BRK0"/>
        <w:spacing w:before="0" w:line="240" w:lineRule="auto"/>
        <w:ind w:left="0" w:right="-1" w:firstLine="0"/>
        <w:rPr>
          <w:rFonts w:cs="Arial"/>
          <w:szCs w:val="22"/>
        </w:rPr>
      </w:pPr>
    </w:p>
    <w:p w14:paraId="3E85BD85" w14:textId="77777777" w:rsidR="002A7EB0" w:rsidRPr="00CF078A" w:rsidRDefault="002A7EB0" w:rsidP="002A7EB0">
      <w:pPr>
        <w:spacing w:line="240" w:lineRule="auto"/>
        <w:ind w:left="567" w:right="-1" w:hanging="567"/>
        <w:rPr>
          <w:lang w:eastAsia="pt-BR"/>
        </w:rPr>
      </w:pPr>
      <w:r w:rsidRPr="00CF078A">
        <w:t>38.</w:t>
      </w:r>
      <w:r w:rsidRPr="00CF078A">
        <w:tab/>
        <w:t xml:space="preserve">Ao aplicar a </w:t>
      </w:r>
      <w:r w:rsidRPr="00E577F2">
        <w:rPr>
          <w:highlight w:val="yellow"/>
        </w:rPr>
        <w:t>NBC TA 260</w:t>
      </w:r>
      <w:r>
        <w:t xml:space="preserve"> – Comunicação com os Responsáveis pela Governança, item 16(a)</w:t>
      </w:r>
      <w:r w:rsidRPr="00CF078A">
        <w:t xml:space="preserve"> e a NBC TA 265</w:t>
      </w:r>
      <w:r>
        <w:t>, item 9</w:t>
      </w:r>
      <w:r w:rsidRPr="00CF078A">
        <w:t>, o auditor é requerido a comunicar aos responsáveis pela governança ou à administração determinados assuntos, incluindo aspectos qualitativos significativos das práticas contábeis da entidade e as deficiências significativas nos controles internos, respectivamente. Ao fazê-la, o auditor deve considerar os assuntos, se houver, a serem comunicados com relação às estimativas contábeis e levar em consideração se os motivos apresentados para os riscos de distorção relevante se referem à incerteza da estimativa ou aos efeitos da complexidade, subjetividade ou de outros fatores de risco inerente na elaboração das estimativas contábeis e divulgações relacionadas. Adicionalmente, em determinadas circunstâncias, o auditor é requerido por força de lei ou</w:t>
      </w:r>
      <w:r>
        <w:t xml:space="preserve"> de</w:t>
      </w:r>
      <w:r w:rsidRPr="00CF078A">
        <w:t xml:space="preserve"> regulamento a comunicar certos assuntos a outras partes relevantes</w:t>
      </w:r>
      <w:r>
        <w:t>,</w:t>
      </w:r>
      <w:r w:rsidRPr="00CF078A">
        <w:t xml:space="preserve"> como, por exemplo, órgãos reguladores ou supervisores prudenciais (ver itens </w:t>
      </w:r>
      <w:r>
        <w:t xml:space="preserve">de </w:t>
      </w:r>
      <w:r w:rsidRPr="00CF078A">
        <w:t>A146 a A148).</w:t>
      </w:r>
    </w:p>
    <w:p w14:paraId="28A64F2E" w14:textId="77777777" w:rsidR="002A7EB0" w:rsidRPr="00CA6010" w:rsidRDefault="002A7EB0" w:rsidP="00CA6010">
      <w:pPr>
        <w:rPr>
          <w:rFonts w:ascii="Times New Roman" w:hAnsi="Times New Roman" w:cs="Times New Roman"/>
          <w:b/>
          <w:bCs/>
          <w:sz w:val="24"/>
          <w:szCs w:val="24"/>
        </w:rPr>
      </w:pPr>
      <w:r w:rsidRPr="00CA6010">
        <w:rPr>
          <w:rFonts w:ascii="Times New Roman" w:hAnsi="Times New Roman" w:cs="Times New Roman"/>
          <w:b/>
          <w:bCs/>
          <w:sz w:val="24"/>
          <w:szCs w:val="24"/>
        </w:rPr>
        <w:t>Documentação</w:t>
      </w:r>
    </w:p>
    <w:p w14:paraId="0F386E7B" w14:textId="77777777" w:rsidR="002A7EB0" w:rsidRDefault="002A7EB0" w:rsidP="002A7EB0">
      <w:pPr>
        <w:pStyle w:val="BRK0"/>
        <w:spacing w:before="0" w:line="240" w:lineRule="auto"/>
        <w:ind w:left="0" w:right="-1" w:firstLine="0"/>
        <w:rPr>
          <w:rFonts w:cs="Arial"/>
          <w:szCs w:val="22"/>
        </w:rPr>
      </w:pPr>
    </w:p>
    <w:p w14:paraId="02F32533" w14:textId="77777777" w:rsidR="002A7EB0" w:rsidRPr="00CF078A" w:rsidRDefault="002A7EB0" w:rsidP="002A7EB0">
      <w:pPr>
        <w:spacing w:line="240" w:lineRule="auto"/>
        <w:ind w:left="567" w:right="-1" w:hanging="567"/>
        <w:rPr>
          <w:lang w:eastAsia="pt-BR"/>
        </w:rPr>
      </w:pPr>
      <w:r w:rsidRPr="00CF078A">
        <w:t>39.</w:t>
      </w:r>
      <w:r w:rsidRPr="00CF078A">
        <w:tab/>
        <w:t xml:space="preserve">O auditor deve incluir na documentação de auditoria (ver itens </w:t>
      </w:r>
      <w:r>
        <w:t xml:space="preserve">de </w:t>
      </w:r>
      <w:r w:rsidRPr="00CF078A">
        <w:t>A149 a A152</w:t>
      </w:r>
      <w:r>
        <w:t xml:space="preserve"> e NBC TA 230 – Documentação de Auditoria, itens de 8 a 11, A6, A7 e A10</w:t>
      </w:r>
      <w:r w:rsidRPr="00CF078A">
        <w:t>):</w:t>
      </w:r>
    </w:p>
    <w:p w14:paraId="44E6D810"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 xml:space="preserve">os principais elementos do seu entendimento da entidade e de seu ambiente, incluindo os </w:t>
      </w:r>
      <w:r w:rsidRPr="00E577F2">
        <w:rPr>
          <w:rFonts w:cs="Arial"/>
          <w:highlight w:val="yellow"/>
        </w:rPr>
        <w:t>controles internos relacionados com as estimativas contábeis</w:t>
      </w:r>
      <w:r w:rsidRPr="00CF078A">
        <w:rPr>
          <w:rFonts w:cs="Arial"/>
        </w:rPr>
        <w:t xml:space="preserve"> da entidade;</w:t>
      </w:r>
    </w:p>
    <w:p w14:paraId="66FBC30A" w14:textId="77777777" w:rsidR="002A7EB0" w:rsidRPr="00CF078A" w:rsidRDefault="002A7EB0" w:rsidP="002A7EB0">
      <w:pPr>
        <w:pStyle w:val="BRK1"/>
        <w:spacing w:before="0" w:line="240" w:lineRule="auto"/>
        <w:ind w:left="993" w:right="-1" w:hanging="426"/>
        <w:rPr>
          <w:rFonts w:cs="Arial"/>
        </w:rPr>
      </w:pPr>
      <w:r w:rsidRPr="00CF078A">
        <w:rPr>
          <w:rFonts w:cs="Arial"/>
        </w:rPr>
        <w:t>(b)</w:t>
      </w:r>
      <w:r w:rsidRPr="00CF078A">
        <w:rPr>
          <w:rFonts w:cs="Arial"/>
        </w:rPr>
        <w:tab/>
        <w:t>a relação entre os procedimentos adicionais de auditoria com os riscos associados de distorção relevante no nível de afirmações</w:t>
      </w:r>
      <w:r>
        <w:rPr>
          <w:rFonts w:cs="Arial"/>
        </w:rPr>
        <w:t xml:space="preserve"> (NBC TA 330, item 28(b))</w:t>
      </w:r>
      <w:r w:rsidRPr="00CF078A">
        <w:rPr>
          <w:rFonts w:cs="Arial"/>
        </w:rPr>
        <w:t>, levando em consideração os motivos (sejam eles relacionados com o risco inerente ou com o risco de controles) dados para a avaliação desses riscos;</w:t>
      </w:r>
    </w:p>
    <w:p w14:paraId="637656AF"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t>a</w:t>
      </w:r>
      <w:r>
        <w:rPr>
          <w:rFonts w:cs="Arial"/>
        </w:rPr>
        <w:t>s</w:t>
      </w:r>
      <w:r w:rsidRPr="00CF078A">
        <w:rPr>
          <w:rFonts w:cs="Arial"/>
        </w:rPr>
        <w:t xml:space="preserve"> resposta</w:t>
      </w:r>
      <w:r>
        <w:rPr>
          <w:rFonts w:cs="Arial"/>
        </w:rPr>
        <w:t>s</w:t>
      </w:r>
      <w:r w:rsidRPr="00CF078A">
        <w:rPr>
          <w:rFonts w:cs="Arial"/>
        </w:rPr>
        <w:t xml:space="preserve"> do auditor quando a administração não tiver tomado as providências apropriadas para entender e tratar a incerteza da estimativa;</w:t>
      </w:r>
    </w:p>
    <w:p w14:paraId="4DE861AC" w14:textId="77777777" w:rsidR="002A7EB0" w:rsidRPr="00CF078A" w:rsidRDefault="002A7EB0" w:rsidP="002A7EB0">
      <w:pPr>
        <w:pStyle w:val="BRK1"/>
        <w:spacing w:before="0" w:line="240" w:lineRule="auto"/>
        <w:ind w:left="993" w:right="-1" w:hanging="426"/>
        <w:rPr>
          <w:rFonts w:cs="Arial"/>
        </w:rPr>
      </w:pPr>
      <w:r w:rsidRPr="00CF078A">
        <w:rPr>
          <w:rFonts w:cs="Arial"/>
        </w:rPr>
        <w:t>(d)</w:t>
      </w:r>
      <w:r w:rsidRPr="00CF078A">
        <w:rPr>
          <w:rFonts w:cs="Arial"/>
        </w:rPr>
        <w:tab/>
        <w:t>os indicadores de possível tendenciosidade da administração relacionada com as estimativas contábeis, se houver, e a avaliação do auditor das implicações para a auditoria, conforme exigido pelo item 32; e</w:t>
      </w:r>
    </w:p>
    <w:p w14:paraId="66F7E51D" w14:textId="77777777" w:rsidR="002A7EB0" w:rsidRPr="00CF078A" w:rsidRDefault="002A7EB0" w:rsidP="002A7EB0">
      <w:pPr>
        <w:pStyle w:val="BRK1"/>
        <w:spacing w:before="0" w:line="240" w:lineRule="auto"/>
        <w:ind w:left="993" w:right="-1" w:hanging="426"/>
        <w:rPr>
          <w:rFonts w:cs="Arial"/>
        </w:rPr>
      </w:pPr>
      <w:r w:rsidRPr="00CF078A">
        <w:rPr>
          <w:rFonts w:cs="Arial"/>
        </w:rPr>
        <w:t>(e)</w:t>
      </w:r>
      <w:r w:rsidRPr="00CF078A">
        <w:rPr>
          <w:rFonts w:cs="Arial"/>
        </w:rPr>
        <w:tab/>
        <w:t>julgamentos significativos relacionados com a determinação, por parte do auditor, se as estimativas contábeis e as divulgações relacionadas são razoáveis no contexto da estrutura de relatório financeiro aplicável ou se apresentam distorção.</w:t>
      </w:r>
    </w:p>
    <w:p w14:paraId="395F9EAC" w14:textId="77777777" w:rsidR="002A7EB0" w:rsidRPr="008E62F6" w:rsidRDefault="002A7EB0" w:rsidP="002A7EB0">
      <w:pPr>
        <w:widowControl w:val="0"/>
        <w:spacing w:line="240" w:lineRule="auto"/>
        <w:ind w:right="10"/>
        <w:rPr>
          <w:rFonts w:eastAsia="Times New Roman"/>
          <w:b/>
          <w:lang w:eastAsia="pt-BR"/>
        </w:rPr>
      </w:pPr>
      <w:r w:rsidRPr="008E62F6">
        <w:rPr>
          <w:rFonts w:eastAsia="Times New Roman"/>
          <w:b/>
          <w:lang w:eastAsia="pt-BR"/>
        </w:rPr>
        <w:t>Vigência</w:t>
      </w:r>
    </w:p>
    <w:p w14:paraId="2456FB50" w14:textId="77777777" w:rsidR="002A7EB0" w:rsidRPr="008E62F6" w:rsidRDefault="002A7EB0" w:rsidP="002A7EB0">
      <w:pPr>
        <w:widowControl w:val="0"/>
        <w:spacing w:line="240" w:lineRule="auto"/>
        <w:ind w:right="10"/>
        <w:rPr>
          <w:rFonts w:eastAsia="Times New Roman"/>
          <w:b/>
          <w:lang w:eastAsia="pt-BR"/>
        </w:rPr>
      </w:pPr>
    </w:p>
    <w:p w14:paraId="37F3E2D6" w14:textId="77777777" w:rsidR="002A7EB0" w:rsidRDefault="002A7EB0" w:rsidP="002A7EB0">
      <w:pPr>
        <w:widowControl w:val="0"/>
        <w:spacing w:line="240" w:lineRule="auto"/>
        <w:ind w:left="567" w:right="10"/>
        <w:rPr>
          <w:rFonts w:eastAsia="Times New Roman"/>
          <w:lang w:eastAsia="pt-BR"/>
        </w:rPr>
      </w:pPr>
      <w:r w:rsidRPr="008E62F6">
        <w:rPr>
          <w:rFonts w:eastAsia="Times New Roman"/>
          <w:lang w:eastAsia="pt-BR"/>
        </w:rPr>
        <w:t xml:space="preserve">Esta Norma deve ser aplicada </w:t>
      </w:r>
      <w:r w:rsidRPr="00CF078A">
        <w:t>à auditoria de demonstrações contábeis para períodos iniciados em</w:t>
      </w:r>
      <w:r>
        <w:t>,</w:t>
      </w:r>
      <w:r w:rsidRPr="00CF078A">
        <w:t xml:space="preserve"> ou após</w:t>
      </w:r>
      <w:r>
        <w:t>,</w:t>
      </w:r>
      <w:r w:rsidRPr="00CF078A">
        <w:t xml:space="preserve"> </w:t>
      </w:r>
      <w:r>
        <w:t>1º</w:t>
      </w:r>
      <w:r w:rsidRPr="00CF078A">
        <w:t xml:space="preserve"> de </w:t>
      </w:r>
      <w:r>
        <w:t>janei</w:t>
      </w:r>
      <w:r w:rsidRPr="00CF078A">
        <w:t>ro de 20</w:t>
      </w:r>
      <w:r>
        <w:t>20</w:t>
      </w:r>
      <w:r w:rsidRPr="008E62F6">
        <w:rPr>
          <w:rFonts w:eastAsia="Times New Roman"/>
          <w:lang w:eastAsia="pt-BR"/>
        </w:rPr>
        <w:t xml:space="preserve">, e revoga a </w:t>
      </w:r>
      <w:r>
        <w:rPr>
          <w:rFonts w:eastAsia="Times New Roman"/>
          <w:lang w:eastAsia="pt-BR"/>
        </w:rPr>
        <w:t xml:space="preserve">NBC TA 540, aprovada pela </w:t>
      </w:r>
      <w:r w:rsidRPr="008E62F6">
        <w:rPr>
          <w:rFonts w:eastAsia="Times New Roman"/>
          <w:lang w:eastAsia="pt-BR"/>
        </w:rPr>
        <w:t>Resolução CFC n.º 1.2</w:t>
      </w:r>
      <w:r>
        <w:rPr>
          <w:rFonts w:eastAsia="Times New Roman"/>
          <w:lang w:eastAsia="pt-BR"/>
        </w:rPr>
        <w:t>23</w:t>
      </w:r>
      <w:r w:rsidRPr="008E62F6">
        <w:rPr>
          <w:rFonts w:eastAsia="Times New Roman"/>
          <w:lang w:eastAsia="pt-BR"/>
        </w:rPr>
        <w:t>/2009</w:t>
      </w:r>
      <w:r>
        <w:rPr>
          <w:rFonts w:eastAsia="Times New Roman"/>
          <w:lang w:eastAsia="pt-BR"/>
        </w:rPr>
        <w:t xml:space="preserve">, e sua alteração (R1), </w:t>
      </w:r>
      <w:r w:rsidRPr="008E62F6">
        <w:rPr>
          <w:rFonts w:eastAsia="Times New Roman"/>
          <w:lang w:eastAsia="pt-BR"/>
        </w:rPr>
        <w:t>publicada</w:t>
      </w:r>
      <w:r>
        <w:rPr>
          <w:rFonts w:eastAsia="Times New Roman"/>
          <w:lang w:eastAsia="pt-BR"/>
        </w:rPr>
        <w:t>s</w:t>
      </w:r>
      <w:r w:rsidRPr="008E62F6">
        <w:rPr>
          <w:rFonts w:eastAsia="Times New Roman"/>
          <w:lang w:eastAsia="pt-BR"/>
        </w:rPr>
        <w:t xml:space="preserve"> no DOU, Seção 1, de </w:t>
      </w:r>
      <w:r>
        <w:rPr>
          <w:rFonts w:eastAsia="Times New Roman"/>
          <w:lang w:eastAsia="pt-BR"/>
        </w:rPr>
        <w:t>4</w:t>
      </w:r>
      <w:r w:rsidRPr="008E62F6">
        <w:rPr>
          <w:rFonts w:eastAsia="Times New Roman"/>
          <w:lang w:eastAsia="pt-BR"/>
        </w:rPr>
        <w:t>/12/2009</w:t>
      </w:r>
      <w:r>
        <w:rPr>
          <w:rFonts w:eastAsia="Times New Roman"/>
          <w:lang w:eastAsia="pt-BR"/>
        </w:rPr>
        <w:t xml:space="preserve"> e 5/9/2016, respectivamente</w:t>
      </w:r>
      <w:r w:rsidRPr="008E62F6">
        <w:rPr>
          <w:rFonts w:eastAsia="Times New Roman"/>
          <w:lang w:eastAsia="pt-BR"/>
        </w:rPr>
        <w:t>.</w:t>
      </w:r>
    </w:p>
    <w:p w14:paraId="2251FD1E" w14:textId="77777777" w:rsidR="002A7EB0" w:rsidRPr="008E62F6" w:rsidRDefault="002A7EB0" w:rsidP="002A7EB0">
      <w:pPr>
        <w:widowControl w:val="0"/>
        <w:adjustRightInd w:val="0"/>
        <w:spacing w:line="240" w:lineRule="auto"/>
        <w:jc w:val="right"/>
        <w:textAlignment w:val="baseline"/>
        <w:rPr>
          <w:rFonts w:eastAsia="Times New Roman"/>
          <w:lang w:eastAsia="pt-BR"/>
        </w:rPr>
      </w:pPr>
    </w:p>
    <w:p w14:paraId="3E68256A" w14:textId="77777777" w:rsidR="002A7EB0" w:rsidRPr="008E62F6" w:rsidRDefault="002A7EB0" w:rsidP="002A7EB0">
      <w:pPr>
        <w:widowControl w:val="0"/>
        <w:adjustRightInd w:val="0"/>
        <w:spacing w:line="240" w:lineRule="auto"/>
        <w:jc w:val="right"/>
        <w:textAlignment w:val="baseline"/>
        <w:rPr>
          <w:rFonts w:eastAsia="Times New Roman"/>
          <w:lang w:eastAsia="pt-BR"/>
        </w:rPr>
      </w:pPr>
      <w:r w:rsidRPr="008E62F6">
        <w:rPr>
          <w:rFonts w:eastAsia="Times New Roman"/>
          <w:lang w:eastAsia="pt-BR"/>
        </w:rPr>
        <w:t xml:space="preserve">Brasília, </w:t>
      </w:r>
      <w:r>
        <w:rPr>
          <w:rFonts w:eastAsia="Times New Roman"/>
          <w:lang w:eastAsia="pt-BR"/>
        </w:rPr>
        <w:t>17</w:t>
      </w:r>
      <w:r w:rsidRPr="008E62F6">
        <w:rPr>
          <w:rFonts w:eastAsia="Times New Roman"/>
          <w:lang w:eastAsia="pt-BR"/>
        </w:rPr>
        <w:t xml:space="preserve"> de </w:t>
      </w:r>
      <w:r>
        <w:rPr>
          <w:rFonts w:eastAsia="Times New Roman"/>
          <w:lang w:eastAsia="pt-BR"/>
        </w:rPr>
        <w:t>outubro</w:t>
      </w:r>
      <w:r w:rsidRPr="008E62F6">
        <w:rPr>
          <w:rFonts w:eastAsia="Times New Roman"/>
          <w:lang w:eastAsia="pt-BR"/>
        </w:rPr>
        <w:t xml:space="preserve"> de 2019.</w:t>
      </w:r>
    </w:p>
    <w:p w14:paraId="3C703238" w14:textId="77777777" w:rsidR="002A7EB0" w:rsidRPr="008E62F6" w:rsidRDefault="002A7EB0" w:rsidP="002A7EB0">
      <w:pPr>
        <w:widowControl w:val="0"/>
        <w:adjustRightInd w:val="0"/>
        <w:spacing w:line="240" w:lineRule="auto"/>
        <w:jc w:val="center"/>
        <w:textAlignment w:val="baseline"/>
        <w:rPr>
          <w:rFonts w:eastAsia="Times New Roman"/>
          <w:lang w:eastAsia="pt-BR"/>
        </w:rPr>
      </w:pPr>
    </w:p>
    <w:p w14:paraId="37435899" w14:textId="77777777" w:rsidR="002A7EB0" w:rsidRPr="008E62F6" w:rsidRDefault="002A7EB0" w:rsidP="002A7EB0">
      <w:pPr>
        <w:widowControl w:val="0"/>
        <w:adjustRightInd w:val="0"/>
        <w:spacing w:line="240" w:lineRule="auto"/>
        <w:jc w:val="center"/>
        <w:textAlignment w:val="baseline"/>
        <w:rPr>
          <w:rFonts w:eastAsia="Times New Roman"/>
          <w:lang w:eastAsia="pt-BR"/>
        </w:rPr>
      </w:pPr>
    </w:p>
    <w:p w14:paraId="2DAABFA6" w14:textId="77777777" w:rsidR="002A7EB0" w:rsidRPr="008E62F6" w:rsidRDefault="002A7EB0" w:rsidP="002A7EB0">
      <w:pPr>
        <w:widowControl w:val="0"/>
        <w:adjustRightInd w:val="0"/>
        <w:spacing w:line="240" w:lineRule="auto"/>
        <w:jc w:val="center"/>
        <w:textAlignment w:val="baseline"/>
        <w:rPr>
          <w:rFonts w:eastAsia="Times New Roman"/>
          <w:lang w:eastAsia="pt-BR"/>
        </w:rPr>
      </w:pPr>
      <w:r w:rsidRPr="008E62F6">
        <w:rPr>
          <w:rFonts w:eastAsia="Times New Roman"/>
          <w:lang w:eastAsia="pt-BR"/>
        </w:rPr>
        <w:t>Contador Zulmir Ivânio Breda</w:t>
      </w:r>
    </w:p>
    <w:p w14:paraId="0A870386" w14:textId="77777777" w:rsidR="002A7EB0" w:rsidRPr="008E62F6" w:rsidRDefault="002A7EB0" w:rsidP="002A7EB0">
      <w:pPr>
        <w:widowControl w:val="0"/>
        <w:adjustRightInd w:val="0"/>
        <w:spacing w:line="240" w:lineRule="auto"/>
        <w:jc w:val="center"/>
        <w:textAlignment w:val="baseline"/>
        <w:rPr>
          <w:rFonts w:eastAsia="Times New Roman"/>
          <w:lang w:eastAsia="pt-BR"/>
        </w:rPr>
      </w:pPr>
      <w:r w:rsidRPr="008E62F6">
        <w:rPr>
          <w:rFonts w:eastAsia="Times New Roman"/>
          <w:lang w:eastAsia="pt-BR"/>
        </w:rPr>
        <w:t>Presidente</w:t>
      </w:r>
    </w:p>
    <w:p w14:paraId="789ED257" w14:textId="77777777" w:rsidR="002A7EB0" w:rsidRPr="008E62F6" w:rsidRDefault="002A7EB0" w:rsidP="002A7EB0">
      <w:pPr>
        <w:autoSpaceDE w:val="0"/>
        <w:autoSpaceDN w:val="0"/>
        <w:adjustRightInd w:val="0"/>
        <w:spacing w:line="240" w:lineRule="auto"/>
        <w:rPr>
          <w:rFonts w:eastAsia="Times New Roman"/>
          <w:lang w:eastAsia="pt-BR"/>
        </w:rPr>
      </w:pPr>
      <w:r w:rsidRPr="008E62F6">
        <w:rPr>
          <w:rFonts w:eastAsia="Times New Roman"/>
          <w:lang w:eastAsia="pt-BR"/>
        </w:rPr>
        <w:t>Ata CFC n.º 1.0</w:t>
      </w:r>
      <w:r>
        <w:rPr>
          <w:rFonts w:eastAsia="Times New Roman"/>
          <w:lang w:eastAsia="pt-BR"/>
        </w:rPr>
        <w:t>56</w:t>
      </w:r>
      <w:r w:rsidRPr="008E62F6">
        <w:rPr>
          <w:rFonts w:eastAsia="Times New Roman"/>
          <w:lang w:eastAsia="pt-BR"/>
        </w:rPr>
        <w:t>.</w:t>
      </w:r>
    </w:p>
    <w:p w14:paraId="7FF84950" w14:textId="77777777" w:rsidR="002A7EB0" w:rsidRPr="008E62F6" w:rsidRDefault="002A7EB0" w:rsidP="002A7EB0">
      <w:pPr>
        <w:spacing w:line="240" w:lineRule="auto"/>
        <w:ind w:left="1134" w:hanging="567"/>
        <w:rPr>
          <w:rFonts w:eastAsia="Calibri"/>
          <w:lang w:eastAsia="pt-BR"/>
        </w:rPr>
      </w:pPr>
    </w:p>
    <w:p w14:paraId="7321900C" w14:textId="77777777" w:rsidR="002A7EB0" w:rsidRPr="008E62F6" w:rsidRDefault="002A7EB0" w:rsidP="002A7EB0"/>
    <w:p w14:paraId="69A024A7"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Aplicação e outros materiais explicativos</w:t>
      </w:r>
    </w:p>
    <w:p w14:paraId="1EC8D600"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Natureza das estimativas contábeis (ver item 2)</w:t>
      </w:r>
    </w:p>
    <w:p w14:paraId="70B0BC50"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Exemplos de estimativas contábeis</w:t>
      </w:r>
    </w:p>
    <w:p w14:paraId="47353795" w14:textId="77777777" w:rsidR="002A7EB0" w:rsidRDefault="002A7EB0" w:rsidP="002A7EB0">
      <w:pPr>
        <w:pStyle w:val="BRK0"/>
        <w:spacing w:before="0" w:line="240" w:lineRule="auto"/>
        <w:ind w:left="0" w:right="-1" w:firstLine="0"/>
        <w:rPr>
          <w:rFonts w:cs="Arial"/>
          <w:szCs w:val="22"/>
        </w:rPr>
      </w:pPr>
    </w:p>
    <w:p w14:paraId="5FA225F8" w14:textId="77777777" w:rsidR="002A7EB0" w:rsidRPr="00CF078A" w:rsidRDefault="002A7EB0" w:rsidP="002A7EB0">
      <w:pPr>
        <w:spacing w:line="240" w:lineRule="auto"/>
        <w:ind w:left="567" w:right="-1" w:hanging="567"/>
        <w:rPr>
          <w:lang w:eastAsia="pt-BR"/>
        </w:rPr>
      </w:pPr>
      <w:r w:rsidRPr="00CF078A">
        <w:t>A1.</w:t>
      </w:r>
      <w:r w:rsidRPr="00CF078A">
        <w:tab/>
      </w:r>
      <w:r w:rsidRPr="00F07814">
        <w:t>E</w:t>
      </w:r>
      <w:r w:rsidRPr="00CF078A">
        <w:t>xemplos de estimativas contábeis relacionadas com classes de transações, saldos contábeis e divulgações incluem:</w:t>
      </w:r>
    </w:p>
    <w:p w14:paraId="6A9788F0"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obsolescência dos estoques;</w:t>
      </w:r>
    </w:p>
    <w:p w14:paraId="526D43F7"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depreciação d</w:t>
      </w:r>
      <w:r>
        <w:rPr>
          <w:color w:val="auto"/>
          <w:sz w:val="22"/>
          <w:szCs w:val="22"/>
          <w:lang w:val="pt-BR"/>
        </w:rPr>
        <w:t>o</w:t>
      </w:r>
      <w:r w:rsidRPr="007174CC">
        <w:rPr>
          <w:color w:val="auto"/>
          <w:sz w:val="22"/>
          <w:szCs w:val="22"/>
          <w:lang w:val="pt-BR"/>
        </w:rPr>
        <w:t xml:space="preserve"> imobilizado;</w:t>
      </w:r>
    </w:p>
    <w:p w14:paraId="44D54055"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avaliação dos ativos de infraestrutura;</w:t>
      </w:r>
    </w:p>
    <w:p w14:paraId="4411E268"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avaliação dos instrumentos financeiros;</w:t>
      </w:r>
    </w:p>
    <w:p w14:paraId="7D278E56"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resultado de litígio pendente;</w:t>
      </w:r>
    </w:p>
    <w:p w14:paraId="718C8249"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provisão para perdas de crédito esperadas;</w:t>
      </w:r>
    </w:p>
    <w:p w14:paraId="366F0CE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avaliação de passivo de contrato de seguro;</w:t>
      </w:r>
    </w:p>
    <w:p w14:paraId="5D4EC06D"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obrigações de garantia;</w:t>
      </w:r>
    </w:p>
    <w:p w14:paraId="3138EC8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passivo de benefícios de aposentadoria de empregados;</w:t>
      </w:r>
    </w:p>
    <w:p w14:paraId="6FD65267"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pagamentos baseados em ações;</w:t>
      </w:r>
    </w:p>
    <w:p w14:paraId="0C241A1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valor justo de ativos ou passivos adquiridos </w:t>
      </w:r>
      <w:r>
        <w:rPr>
          <w:color w:val="auto"/>
          <w:sz w:val="22"/>
          <w:szCs w:val="22"/>
          <w:lang w:val="pt-BR"/>
        </w:rPr>
        <w:t>na</w:t>
      </w:r>
      <w:r w:rsidRPr="00CF078A">
        <w:rPr>
          <w:color w:val="auto"/>
          <w:sz w:val="22"/>
          <w:szCs w:val="22"/>
          <w:lang w:val="pt-BR"/>
        </w:rPr>
        <w:t xml:space="preserve"> combinação de negócios, incluindo a determinação de ágio e ativos intangíveis;</w:t>
      </w:r>
    </w:p>
    <w:p w14:paraId="6009310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perda por desvalorização de ativos não circulantes ou grupo de ativos mantidos para a venda;</w:t>
      </w:r>
    </w:p>
    <w:p w14:paraId="5BAAC97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trocas não monetárias de ativos ou passivos entre partes independentes;</w:t>
      </w:r>
    </w:p>
    <w:p w14:paraId="4200821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receitas reconhecidas para contratos de longo prazo.</w:t>
      </w:r>
    </w:p>
    <w:p w14:paraId="3B5DB855"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Métodos</w:t>
      </w:r>
    </w:p>
    <w:p w14:paraId="15755D90" w14:textId="77777777" w:rsidR="002A7EB0" w:rsidRDefault="002A7EB0" w:rsidP="002A7EB0">
      <w:pPr>
        <w:pStyle w:val="BRK0"/>
        <w:spacing w:before="0" w:line="240" w:lineRule="auto"/>
        <w:ind w:left="0" w:right="-1" w:firstLine="0"/>
        <w:rPr>
          <w:rFonts w:cs="Arial"/>
          <w:szCs w:val="22"/>
        </w:rPr>
      </w:pPr>
    </w:p>
    <w:p w14:paraId="52931821" w14:textId="77777777" w:rsidR="002A7EB0" w:rsidRPr="00CF078A" w:rsidRDefault="002A7EB0" w:rsidP="002A7EB0">
      <w:pPr>
        <w:spacing w:line="240" w:lineRule="auto"/>
        <w:ind w:left="567" w:right="-1" w:hanging="567"/>
        <w:rPr>
          <w:lang w:eastAsia="pt-BR"/>
        </w:rPr>
      </w:pPr>
      <w:r w:rsidRPr="00CF078A">
        <w:t>A2.</w:t>
      </w:r>
      <w:r w:rsidRPr="00CF078A">
        <w:tab/>
      </w:r>
      <w:r>
        <w:t>M</w:t>
      </w:r>
      <w:r w:rsidRPr="00CF078A">
        <w:t xml:space="preserve">étodo é uma técnica de mensuração usada pela administração para elaborar estimativa contábil de acordo com a base de mensuração requerida. Por exemplo, </w:t>
      </w:r>
      <w:r>
        <w:t>o</w:t>
      </w:r>
      <w:r w:rsidRPr="00CF078A">
        <w:t xml:space="preserve"> método reconhecido usado para elaborar estimativas contábeis relacionadas com transações de pagamentos baseados em ações é o de determinar </w:t>
      </w:r>
      <w:r>
        <w:t>o</w:t>
      </w:r>
      <w:r w:rsidRPr="00CF078A">
        <w:t xml:space="preserve"> preço de opção de compra teórico utilizando a fórmula Black-Scholes de precificação de opções. </w:t>
      </w:r>
      <w:r>
        <w:t>O</w:t>
      </w:r>
      <w:r w:rsidRPr="00CF078A">
        <w:t xml:space="preserve"> método é aplicado utilizando uma ferramenta ou processo computacional, às vezes tratado como modelo, e envolve a aplicação de premissas e dados e leva em consideração um conjunto de relações entre eles.</w:t>
      </w:r>
    </w:p>
    <w:p w14:paraId="6E5C66C2"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Premissas e dados</w:t>
      </w:r>
    </w:p>
    <w:p w14:paraId="69DF137D" w14:textId="77777777" w:rsidR="002A7EB0" w:rsidRDefault="002A7EB0" w:rsidP="002A7EB0">
      <w:pPr>
        <w:pStyle w:val="BRK0"/>
        <w:spacing w:before="0" w:line="240" w:lineRule="auto"/>
        <w:ind w:left="0" w:right="-1" w:firstLine="0"/>
        <w:rPr>
          <w:rFonts w:cs="Arial"/>
          <w:szCs w:val="22"/>
        </w:rPr>
      </w:pPr>
    </w:p>
    <w:p w14:paraId="2DFB9BB8" w14:textId="77777777" w:rsidR="002A7EB0" w:rsidRPr="00CF078A" w:rsidRDefault="002A7EB0" w:rsidP="002A7EB0">
      <w:pPr>
        <w:spacing w:line="240" w:lineRule="auto"/>
        <w:ind w:left="567" w:right="-1" w:hanging="567"/>
        <w:rPr>
          <w:lang w:eastAsia="pt-BR"/>
        </w:rPr>
      </w:pPr>
      <w:r w:rsidRPr="00CF078A">
        <w:t>A3.</w:t>
      </w:r>
      <w:r w:rsidRPr="00CF078A">
        <w:tab/>
        <w:t>As premissas envolvem julgamentos baseados em informações disponíveis sobre assuntos, como a escolha d</w:t>
      </w:r>
      <w:r>
        <w:t>a</w:t>
      </w:r>
      <w:r w:rsidRPr="00CF078A">
        <w:t xml:space="preserve"> taxa de juros, </w:t>
      </w:r>
      <w:r>
        <w:t>d</w:t>
      </w:r>
      <w:r w:rsidRPr="00CF078A">
        <w:t xml:space="preserve">a taxa de desconto, ou </w:t>
      </w:r>
      <w:r>
        <w:t xml:space="preserve">de </w:t>
      </w:r>
      <w:r w:rsidRPr="00CF078A">
        <w:t xml:space="preserve">julgamentos sobre as condições ou eventos futuros. </w:t>
      </w:r>
      <w:r>
        <w:t>A</w:t>
      </w:r>
      <w:r w:rsidRPr="00CF078A">
        <w:t xml:space="preserve"> premissa pode ser selecionada pela administração a partir de um leque de alternativas apropriadas. As premissas que podem ser feitas ou identificadas por especialista da administração se tornam as premissas da administração quando elas são utilizadas pela administração na elaboração d</w:t>
      </w:r>
      <w:r>
        <w:t>a</w:t>
      </w:r>
      <w:r w:rsidRPr="00CF078A">
        <w:t xml:space="preserve"> estimativa contábil.</w:t>
      </w:r>
    </w:p>
    <w:p w14:paraId="2891BE9B" w14:textId="77777777" w:rsidR="002A7EB0" w:rsidRDefault="002A7EB0" w:rsidP="002A7EB0">
      <w:pPr>
        <w:pStyle w:val="BRK0"/>
        <w:spacing w:before="0" w:line="240" w:lineRule="auto"/>
        <w:ind w:left="0" w:right="-1" w:firstLine="0"/>
        <w:rPr>
          <w:rFonts w:cs="Arial"/>
          <w:szCs w:val="22"/>
        </w:rPr>
      </w:pPr>
    </w:p>
    <w:p w14:paraId="7A4A1533" w14:textId="77777777" w:rsidR="002A7EB0" w:rsidRPr="00CF078A" w:rsidRDefault="002A7EB0" w:rsidP="002A7EB0">
      <w:pPr>
        <w:spacing w:line="240" w:lineRule="auto"/>
        <w:ind w:left="567" w:right="-1" w:hanging="567"/>
        <w:rPr>
          <w:lang w:eastAsia="pt-BR"/>
        </w:rPr>
      </w:pPr>
      <w:r w:rsidRPr="00CF078A">
        <w:t>A4.</w:t>
      </w:r>
      <w:r w:rsidRPr="00CF078A">
        <w:tab/>
        <w:t>Para fins desta Norma, dados são informações que podem ser obtidas por meio da observação direta ou de parte externa à entidade. As informações obtidas mediante a aplicação de técnicas analíticas ou interpretativas aos dados são tratadas como dados derivados quando essas técnicas têm base teórica bem estabelecida e, portanto, requerem menos julgamento da administração. De outra forma, essas informações são premissas.</w:t>
      </w:r>
    </w:p>
    <w:p w14:paraId="071C3E04" w14:textId="77777777" w:rsidR="002A7EB0" w:rsidRDefault="002A7EB0" w:rsidP="002A7EB0">
      <w:pPr>
        <w:pStyle w:val="BRK0"/>
        <w:spacing w:before="0" w:line="240" w:lineRule="auto"/>
        <w:ind w:left="0" w:right="-1" w:firstLine="0"/>
        <w:rPr>
          <w:rFonts w:cs="Arial"/>
          <w:szCs w:val="22"/>
        </w:rPr>
      </w:pPr>
    </w:p>
    <w:p w14:paraId="6183D5ED" w14:textId="77777777" w:rsidR="002A7EB0" w:rsidRPr="00CF078A" w:rsidRDefault="002A7EB0" w:rsidP="002A7EB0">
      <w:pPr>
        <w:spacing w:line="240" w:lineRule="auto"/>
        <w:ind w:left="567" w:right="-1" w:hanging="567"/>
        <w:rPr>
          <w:lang w:eastAsia="pt-BR"/>
        </w:rPr>
      </w:pPr>
      <w:r w:rsidRPr="00CF078A">
        <w:t>A5.</w:t>
      </w:r>
      <w:r w:rsidRPr="00CF078A">
        <w:tab/>
        <w:t>Exemplos de dados incluem:</w:t>
      </w:r>
    </w:p>
    <w:p w14:paraId="19B2C0F6"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preços acordados em transações de mercado;</w:t>
      </w:r>
    </w:p>
    <w:p w14:paraId="79A16B5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horários de funcionamento ou quantidades de produção de máquina;</w:t>
      </w:r>
    </w:p>
    <w:p w14:paraId="40A0D25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preços históricos ou outros termos incluídos em contratos</w:t>
      </w:r>
      <w:r>
        <w:rPr>
          <w:color w:val="auto"/>
          <w:sz w:val="22"/>
          <w:szCs w:val="22"/>
          <w:lang w:val="pt-BR"/>
        </w:rPr>
        <w:t>,</w:t>
      </w:r>
      <w:r w:rsidRPr="00CF078A">
        <w:rPr>
          <w:color w:val="auto"/>
          <w:sz w:val="22"/>
          <w:szCs w:val="22"/>
          <w:lang w:val="pt-BR"/>
        </w:rPr>
        <w:t xml:space="preserve"> como, por exemplo, taxa de juros contratada, cronograma de pagamento e prazo incluído em contrato de mútuo;</w:t>
      </w:r>
    </w:p>
    <w:p w14:paraId="74B2EBC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informações prospectivas</w:t>
      </w:r>
      <w:r>
        <w:rPr>
          <w:color w:val="auto"/>
          <w:sz w:val="22"/>
          <w:szCs w:val="22"/>
          <w:lang w:val="pt-BR"/>
        </w:rPr>
        <w:t>,</w:t>
      </w:r>
      <w:r w:rsidRPr="00CF078A">
        <w:rPr>
          <w:color w:val="auto"/>
          <w:sz w:val="22"/>
          <w:szCs w:val="22"/>
          <w:lang w:val="pt-BR"/>
        </w:rPr>
        <w:t xml:space="preserve"> como, por exemplo, projeções econômicas ou de lucro obtidas de fonte de informações externa</w:t>
      </w:r>
      <w:r>
        <w:rPr>
          <w:color w:val="auto"/>
          <w:sz w:val="22"/>
          <w:szCs w:val="22"/>
          <w:lang w:val="pt-BR"/>
        </w:rPr>
        <w:t>;</w:t>
      </w:r>
      <w:r w:rsidRPr="00CF078A">
        <w:rPr>
          <w:color w:val="auto"/>
          <w:sz w:val="22"/>
          <w:szCs w:val="22"/>
          <w:lang w:val="pt-BR"/>
        </w:rPr>
        <w:t xml:space="preserve"> ou</w:t>
      </w:r>
    </w:p>
    <w:p w14:paraId="0F0B779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taxa de juros futura determinada utilizando técnicas de interpolação de taxas de juros a termo (dados derivados).</w:t>
      </w:r>
    </w:p>
    <w:p w14:paraId="45F807D1" w14:textId="77777777" w:rsidR="002A7EB0" w:rsidRDefault="002A7EB0" w:rsidP="002A7EB0">
      <w:pPr>
        <w:pStyle w:val="BRK0"/>
        <w:spacing w:before="0" w:line="240" w:lineRule="auto"/>
        <w:ind w:left="0" w:right="-1" w:firstLine="0"/>
        <w:rPr>
          <w:rFonts w:cs="Arial"/>
          <w:szCs w:val="22"/>
        </w:rPr>
      </w:pPr>
    </w:p>
    <w:p w14:paraId="5750B198" w14:textId="77777777" w:rsidR="002A7EB0" w:rsidRPr="00CF078A" w:rsidRDefault="002A7EB0" w:rsidP="002A7EB0">
      <w:pPr>
        <w:spacing w:line="240" w:lineRule="auto"/>
        <w:ind w:left="567" w:right="-1" w:hanging="567"/>
        <w:rPr>
          <w:lang w:eastAsia="pt-BR"/>
        </w:rPr>
      </w:pPr>
      <w:r w:rsidRPr="00CF078A">
        <w:t>A6.</w:t>
      </w:r>
      <w:r w:rsidRPr="00CF078A">
        <w:tab/>
        <w:t>Os dados podem vir de ampla gama de fontes</w:t>
      </w:r>
      <w:r>
        <w:t>.</w:t>
      </w:r>
      <w:r w:rsidRPr="00CF078A">
        <w:t xml:space="preserve"> Por exemplo, os dados podem ser:</w:t>
      </w:r>
    </w:p>
    <w:p w14:paraId="4DB9F7C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gerados dentro da organização ou fora dela;</w:t>
      </w:r>
    </w:p>
    <w:p w14:paraId="7264364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obtidos a partir de sistema que está nos livros razão geral ou auxiliar ou fora deles;</w:t>
      </w:r>
    </w:p>
    <w:p w14:paraId="09844F71"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observáveis em contratos; ou</w:t>
      </w:r>
    </w:p>
    <w:p w14:paraId="33E8545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observáveis em pronunciamentos legislativos ou regulatórios.</w:t>
      </w:r>
    </w:p>
    <w:p w14:paraId="2CB6C09F"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Escalabilidade (ver item 3)</w:t>
      </w:r>
    </w:p>
    <w:p w14:paraId="7A085C10" w14:textId="77777777" w:rsidR="002A7EB0" w:rsidRDefault="002A7EB0" w:rsidP="002A7EB0">
      <w:pPr>
        <w:pStyle w:val="BRK0"/>
        <w:spacing w:before="0" w:line="240" w:lineRule="auto"/>
        <w:ind w:left="0" w:right="-1" w:firstLine="0"/>
        <w:rPr>
          <w:rFonts w:cs="Arial"/>
          <w:szCs w:val="22"/>
        </w:rPr>
      </w:pPr>
    </w:p>
    <w:p w14:paraId="2DC0DCE1" w14:textId="77777777" w:rsidR="002A7EB0" w:rsidRPr="00CF078A" w:rsidRDefault="002A7EB0" w:rsidP="002A7EB0">
      <w:pPr>
        <w:spacing w:line="240" w:lineRule="auto"/>
        <w:ind w:left="567" w:right="-1" w:hanging="567"/>
        <w:rPr>
          <w:lang w:eastAsia="pt-BR"/>
        </w:rPr>
      </w:pPr>
      <w:r w:rsidRPr="00CF078A">
        <w:t>A7.</w:t>
      </w:r>
      <w:r w:rsidRPr="00CF078A">
        <w:tab/>
        <w:t xml:space="preserve">Exemplos de itens que incluem orientação sobre o modo como os requisitos desta Norma podem ser escalonados incluem os itens </w:t>
      </w:r>
      <w:r>
        <w:t xml:space="preserve">de </w:t>
      </w:r>
      <w:r w:rsidRPr="00CF078A">
        <w:t>A20 a A22, A63, A67 e A84.</w:t>
      </w:r>
    </w:p>
    <w:p w14:paraId="58246029"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Principais conceitos desta Norma</w:t>
      </w:r>
    </w:p>
    <w:p w14:paraId="72D95C77"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Fatores de risco inerente (ver item 4)</w:t>
      </w:r>
    </w:p>
    <w:p w14:paraId="17BD3825" w14:textId="77777777" w:rsidR="002A7EB0" w:rsidRDefault="002A7EB0" w:rsidP="002A7EB0">
      <w:pPr>
        <w:pStyle w:val="BRK0"/>
        <w:spacing w:before="0" w:line="240" w:lineRule="auto"/>
        <w:ind w:left="0" w:right="-1" w:firstLine="0"/>
        <w:rPr>
          <w:rFonts w:cs="Arial"/>
          <w:szCs w:val="22"/>
        </w:rPr>
      </w:pPr>
    </w:p>
    <w:p w14:paraId="511FA11B" w14:textId="77777777" w:rsidR="002A7EB0" w:rsidRPr="00CF078A" w:rsidRDefault="002A7EB0" w:rsidP="002A7EB0">
      <w:pPr>
        <w:spacing w:line="240" w:lineRule="auto"/>
        <w:ind w:left="567" w:right="-1" w:hanging="567"/>
        <w:rPr>
          <w:lang w:eastAsia="pt-BR"/>
        </w:rPr>
      </w:pPr>
      <w:r w:rsidRPr="00CF078A">
        <w:t>A8.</w:t>
      </w:r>
      <w:r w:rsidRPr="00CF078A">
        <w:tab/>
        <w:t xml:space="preserve">Os fatores de risco inerente são características de condições e eventos que podem afetar a susceptibilidade de afirmação </w:t>
      </w:r>
      <w:r>
        <w:t>à</w:t>
      </w:r>
      <w:r w:rsidRPr="00CF078A">
        <w:t xml:space="preserve"> distorção antes da consideração dos controles. O Apêndice 1 amplia a explicação da natureza desses fatores de risco inerente e suas inter-relações no contexto da elaboração de estimativas contábeis e sua apresentação nas demonstrações contábeis.</w:t>
      </w:r>
    </w:p>
    <w:p w14:paraId="45747574" w14:textId="77777777" w:rsidR="002A7EB0" w:rsidRDefault="002A7EB0" w:rsidP="002A7EB0">
      <w:pPr>
        <w:spacing w:line="240" w:lineRule="auto"/>
        <w:ind w:left="567" w:right="-1" w:hanging="567"/>
      </w:pPr>
    </w:p>
    <w:p w14:paraId="1FCACB85" w14:textId="77777777" w:rsidR="002A7EB0" w:rsidRPr="00CF078A" w:rsidRDefault="002A7EB0" w:rsidP="002A7EB0">
      <w:pPr>
        <w:spacing w:line="240" w:lineRule="auto"/>
        <w:ind w:left="567" w:right="-1" w:hanging="567"/>
        <w:rPr>
          <w:lang w:eastAsia="pt-BR"/>
        </w:rPr>
      </w:pPr>
      <w:r w:rsidRPr="00CF078A">
        <w:t>A9.</w:t>
      </w:r>
      <w:r w:rsidRPr="00CF078A">
        <w:tab/>
        <w:t xml:space="preserve">Além dos fatores de risco inerente da incerteza, complexidade ou subjetividade da estimativa, outros fatores de risco inerente que o auditor pode considerar na identificação e </w:t>
      </w:r>
      <w:r>
        <w:t xml:space="preserve">na </w:t>
      </w:r>
      <w:r w:rsidRPr="00CF078A">
        <w:t>avaliação dos riscos de distorção relevante podem incluir a extensão na qual a estimativa contábil está sujeita aos casos abaixo ou podem ser afetadas por eles:</w:t>
      </w:r>
      <w:r>
        <w:t xml:space="preserve"> </w:t>
      </w:r>
    </w:p>
    <w:p w14:paraId="41EE61C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m</w:t>
      </w:r>
      <w:r w:rsidRPr="00CF078A">
        <w:rPr>
          <w:color w:val="auto"/>
          <w:sz w:val="22"/>
          <w:szCs w:val="22"/>
          <w:lang w:val="pt-BR"/>
        </w:rPr>
        <w:t>udança na natureza ou nas circunstâncias dos itens relevantes das demonstrações contábeis ou exigências de estrutura de relatório financeiro aplicável</w:t>
      </w:r>
      <w:r>
        <w:rPr>
          <w:color w:val="auto"/>
          <w:sz w:val="22"/>
          <w:szCs w:val="22"/>
          <w:lang w:val="pt-BR"/>
        </w:rPr>
        <w:t>,</w:t>
      </w:r>
      <w:r w:rsidRPr="00CF078A">
        <w:rPr>
          <w:color w:val="auto"/>
          <w:sz w:val="22"/>
          <w:szCs w:val="22"/>
          <w:lang w:val="pt-BR"/>
        </w:rPr>
        <w:t xml:space="preserve"> que pode gerar a necessidade de mudanças no método, nas premissas ou nos dados utilizados para elaborar a estimativa contábil</w:t>
      </w:r>
      <w:r>
        <w:rPr>
          <w:color w:val="auto"/>
          <w:sz w:val="22"/>
          <w:szCs w:val="22"/>
          <w:lang w:val="pt-BR"/>
        </w:rPr>
        <w:t>;</w:t>
      </w:r>
    </w:p>
    <w:p w14:paraId="71297BB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s</w:t>
      </w:r>
      <w:r w:rsidRPr="00CF078A">
        <w:rPr>
          <w:color w:val="auto"/>
          <w:sz w:val="22"/>
          <w:szCs w:val="22"/>
          <w:lang w:val="pt-BR"/>
        </w:rPr>
        <w:t xml:space="preserve">usceptibilidade à distorção devido à tendenciosidade ou </w:t>
      </w:r>
      <w:r>
        <w:rPr>
          <w:color w:val="auto"/>
          <w:sz w:val="22"/>
          <w:szCs w:val="22"/>
          <w:lang w:val="pt-BR"/>
        </w:rPr>
        <w:t xml:space="preserve">à </w:t>
      </w:r>
      <w:r w:rsidRPr="00CF078A">
        <w:rPr>
          <w:color w:val="auto"/>
          <w:sz w:val="22"/>
          <w:szCs w:val="22"/>
          <w:lang w:val="pt-BR"/>
        </w:rPr>
        <w:t>fraude da administração na elaboração da estimativa contábil.</w:t>
      </w:r>
    </w:p>
    <w:p w14:paraId="51A4CA5A"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Risco de controle (ver item 6)</w:t>
      </w:r>
    </w:p>
    <w:p w14:paraId="39F3B0F8" w14:textId="77777777" w:rsidR="002A7EB0" w:rsidRDefault="002A7EB0" w:rsidP="002A7EB0">
      <w:pPr>
        <w:pStyle w:val="BRK0"/>
        <w:spacing w:before="0" w:line="240" w:lineRule="auto"/>
        <w:ind w:left="0" w:right="-1" w:firstLine="0"/>
        <w:rPr>
          <w:rFonts w:cs="Arial"/>
          <w:szCs w:val="22"/>
        </w:rPr>
      </w:pPr>
    </w:p>
    <w:p w14:paraId="54D8DE81" w14:textId="77777777" w:rsidR="002A7EB0" w:rsidRPr="00CF078A" w:rsidRDefault="002A7EB0" w:rsidP="002A7EB0">
      <w:pPr>
        <w:spacing w:line="240" w:lineRule="auto"/>
        <w:ind w:left="567" w:right="-1" w:hanging="567"/>
        <w:rPr>
          <w:lang w:eastAsia="pt-BR"/>
        </w:rPr>
      </w:pPr>
      <w:r w:rsidRPr="00CF078A">
        <w:t>A10.</w:t>
      </w:r>
      <w:r w:rsidRPr="00CF078A">
        <w:tab/>
        <w:t xml:space="preserve">Uma consideração importante para o auditor na avaliação do risco de controle no nível de afirmações é a efetividade do desenho dos controles no qual o auditor pretende confiar e a extensão na qual os controles respondem aos riscos inerentes avaliados no nível de afirmações. A avaliação do auditor de que os controles são desenhados de maneira efetiva e foram implementados suporta a expectativa sobre a efetividade operacional desses controles na determinação se eles devem ser testados. </w:t>
      </w:r>
    </w:p>
    <w:p w14:paraId="17EA39CD"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Ceticismo profissional (ver item 8)</w:t>
      </w:r>
    </w:p>
    <w:p w14:paraId="0FB81D48" w14:textId="77777777" w:rsidR="002A7EB0" w:rsidRDefault="002A7EB0" w:rsidP="002A7EB0">
      <w:pPr>
        <w:pStyle w:val="BRK0"/>
        <w:spacing w:before="0" w:line="240" w:lineRule="auto"/>
        <w:ind w:left="0" w:right="-1" w:firstLine="0"/>
        <w:rPr>
          <w:rFonts w:cs="Arial"/>
          <w:szCs w:val="22"/>
        </w:rPr>
      </w:pPr>
    </w:p>
    <w:p w14:paraId="2548024A" w14:textId="77777777" w:rsidR="002A7EB0" w:rsidRPr="00CF078A" w:rsidRDefault="002A7EB0" w:rsidP="002A7EB0">
      <w:pPr>
        <w:spacing w:line="240" w:lineRule="auto"/>
        <w:ind w:left="567" w:right="-1" w:hanging="567"/>
        <w:rPr>
          <w:lang w:eastAsia="pt-BR"/>
        </w:rPr>
      </w:pPr>
      <w:r w:rsidRPr="00CF078A">
        <w:t>A11.</w:t>
      </w:r>
      <w:r w:rsidRPr="00CF078A">
        <w:tab/>
        <w:t>Os itens A60, A95, A96, A137 e A139 são exemplos de itens que descrevem maneiras nas quais o auditor pode exercer o ceticismo profissional. O item A152 fornece orientação sobre maneiras nas quais o exercício do auditor do ceticismo profissional pode ser documentado e inclui exemplos de itens específicos nesta Norma para os quais a documentação pode fornecer evidências do exercício do ceticismo profissional.</w:t>
      </w:r>
    </w:p>
    <w:p w14:paraId="69315E69"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Conceito de “razoável” (ver itens 9 e 35)</w:t>
      </w:r>
    </w:p>
    <w:p w14:paraId="25FFC101" w14:textId="77777777" w:rsidR="002A7EB0" w:rsidRDefault="002A7EB0" w:rsidP="002A7EB0">
      <w:pPr>
        <w:pStyle w:val="BRK0"/>
        <w:spacing w:before="0" w:line="240" w:lineRule="auto"/>
        <w:ind w:left="0" w:right="-1" w:firstLine="0"/>
        <w:rPr>
          <w:rFonts w:cs="Arial"/>
          <w:szCs w:val="22"/>
        </w:rPr>
      </w:pPr>
    </w:p>
    <w:p w14:paraId="5F9C1B8D" w14:textId="77777777" w:rsidR="002A7EB0" w:rsidRPr="00CF078A" w:rsidRDefault="002A7EB0" w:rsidP="002A7EB0">
      <w:pPr>
        <w:spacing w:line="240" w:lineRule="auto"/>
        <w:ind w:left="567" w:right="-1" w:hanging="567"/>
        <w:rPr>
          <w:lang w:eastAsia="pt-BR"/>
        </w:rPr>
      </w:pPr>
      <w:r w:rsidRPr="00CF078A">
        <w:t>A12.</w:t>
      </w:r>
      <w:r w:rsidRPr="00CF078A">
        <w:tab/>
        <w:t>Outras considerações que podem ser relevantes para a consideração do auditor sobre se as estimativas contábeis e as divulgações relacionadas são razoáveis no contexto da estrutura de relatório financeiro aplicável incluem se:</w:t>
      </w:r>
    </w:p>
    <w:p w14:paraId="02D9E869"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os dados e as premissas utilizadas na elaboração da estimativa contábil são consistentes entre si e com aquelas utilizadas em outras estimativas contábeis ou áreas das atividades de negócio da entidade; e</w:t>
      </w:r>
    </w:p>
    <w:p w14:paraId="7CB5C51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as estimativas contábeis levam em consideração informações apropriadas, conforme exigido pela estrutura de relatório financeiro aplicável.</w:t>
      </w:r>
    </w:p>
    <w:p w14:paraId="64578928" w14:textId="77777777" w:rsidR="002A7EB0" w:rsidRDefault="002A7EB0" w:rsidP="002A7EB0">
      <w:pPr>
        <w:pStyle w:val="BRK0"/>
        <w:spacing w:before="0" w:line="240" w:lineRule="auto"/>
        <w:ind w:left="0" w:right="-1" w:firstLine="0"/>
        <w:rPr>
          <w:rFonts w:cs="Arial"/>
          <w:szCs w:val="22"/>
        </w:rPr>
      </w:pPr>
    </w:p>
    <w:p w14:paraId="0D35A71D" w14:textId="77777777" w:rsidR="002A7EB0" w:rsidRPr="00CF078A" w:rsidRDefault="002A7EB0" w:rsidP="002A7EB0">
      <w:pPr>
        <w:spacing w:line="240" w:lineRule="auto"/>
        <w:ind w:left="567" w:right="-1" w:hanging="567"/>
        <w:rPr>
          <w:lang w:eastAsia="pt-BR"/>
        </w:rPr>
      </w:pPr>
      <w:r w:rsidRPr="00CF078A">
        <w:t>A13.</w:t>
      </w:r>
      <w:r w:rsidRPr="00CF078A">
        <w:tab/>
        <w:t>O termo “aplicad</w:t>
      </w:r>
      <w:r>
        <w:t>o</w:t>
      </w:r>
      <w:r w:rsidRPr="00CF078A">
        <w:t>s de forma apropriada”, conforme utilizado no item 9, significa não só cumprir com os requisitos da estrutura de relatório financeiro aplicável, mas também, ao fazê-lo, reflete julgamentos que são consistentes com o objetivo da base de mensuração dessa estrutura.</w:t>
      </w:r>
    </w:p>
    <w:p w14:paraId="0EBF0541"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Definições</w:t>
      </w:r>
    </w:p>
    <w:p w14:paraId="1C78603A"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Estimativas contábeis (ver item 12(a))</w:t>
      </w:r>
    </w:p>
    <w:p w14:paraId="511063CA" w14:textId="77777777" w:rsidR="002A7EB0" w:rsidRDefault="002A7EB0" w:rsidP="002A7EB0">
      <w:pPr>
        <w:pStyle w:val="BRK0"/>
        <w:spacing w:before="0" w:line="240" w:lineRule="auto"/>
        <w:ind w:left="0" w:right="-1" w:firstLine="0"/>
        <w:rPr>
          <w:rFonts w:cs="Arial"/>
          <w:szCs w:val="22"/>
        </w:rPr>
      </w:pPr>
    </w:p>
    <w:p w14:paraId="7CD12A99" w14:textId="77777777" w:rsidR="002A7EB0" w:rsidRPr="00CF078A" w:rsidRDefault="002A7EB0" w:rsidP="002A7EB0">
      <w:pPr>
        <w:spacing w:line="240" w:lineRule="auto"/>
        <w:ind w:left="567" w:right="-1" w:hanging="567"/>
        <w:rPr>
          <w:lang w:eastAsia="pt-BR"/>
        </w:rPr>
      </w:pPr>
      <w:r w:rsidRPr="00CF078A">
        <w:t>A14.</w:t>
      </w:r>
      <w:r w:rsidRPr="00CF078A">
        <w:tab/>
        <w:t xml:space="preserve">As estimativas contábeis são valores monetários que podem estar relacionados com classes de transações ou saldos contábeis reconhecidos ou divulgados nas demonstrações contábeis. As estimativas contábeis também incluem valores monetários incluídos em divulgações ou utilizados na elaboração de julgamentos sobre o reconhecimento ou </w:t>
      </w:r>
      <w:r>
        <w:t>n</w:t>
      </w:r>
      <w:r w:rsidRPr="00CF078A">
        <w:t>a divulgação relacionada com uma classe de transações ou saldo contábil.</w:t>
      </w:r>
    </w:p>
    <w:p w14:paraId="0FBE970B"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Estimativa pontual do auditor ou intervalo do auditor (ver item 12(b))</w:t>
      </w:r>
    </w:p>
    <w:p w14:paraId="1DB529AF" w14:textId="77777777" w:rsidR="002A7EB0" w:rsidRDefault="002A7EB0" w:rsidP="002A7EB0">
      <w:pPr>
        <w:pStyle w:val="BRK0"/>
        <w:spacing w:before="0" w:line="240" w:lineRule="auto"/>
        <w:ind w:left="0" w:right="-1" w:firstLine="0"/>
        <w:rPr>
          <w:rFonts w:cs="Arial"/>
          <w:szCs w:val="22"/>
        </w:rPr>
      </w:pPr>
    </w:p>
    <w:p w14:paraId="4A0CEA40" w14:textId="77777777" w:rsidR="002A7EB0" w:rsidRPr="00CF078A" w:rsidRDefault="002A7EB0" w:rsidP="002A7EB0">
      <w:pPr>
        <w:spacing w:line="240" w:lineRule="auto"/>
        <w:ind w:left="567" w:right="-1" w:hanging="567"/>
        <w:rPr>
          <w:lang w:eastAsia="pt-BR"/>
        </w:rPr>
      </w:pPr>
      <w:r w:rsidRPr="00CF078A">
        <w:t>A15.</w:t>
      </w:r>
      <w:r w:rsidRPr="00CF078A">
        <w:tab/>
      </w:r>
      <w:r>
        <w:t>A</w:t>
      </w:r>
      <w:r w:rsidRPr="00CF078A">
        <w:t xml:space="preserve"> estimativa pontual ou intervalo do auditor pode ser utilizado para avaliar </w:t>
      </w:r>
      <w:r>
        <w:t>a</w:t>
      </w:r>
      <w:r w:rsidRPr="00CF078A">
        <w:t xml:space="preserve"> estimativa contábil de forma direta (por exemplo, </w:t>
      </w:r>
      <w:r>
        <w:t>a</w:t>
      </w:r>
      <w:r w:rsidRPr="00CF078A">
        <w:t xml:space="preserve"> provisão para deterioração do valor justo dos diferentes tipos de instrumentos financeiros), ou indireta (por exemplo, valor a ser utilizado como premissa significativa para estimativa contábil). Uma abordagem semelhante pode ser feita pelo auditor no desenvolvimento de valor ou intervalo de valores na avaliação de item não monetário de dados ou de premissa (por exemplo, a vida útil estimada de ativo).</w:t>
      </w:r>
    </w:p>
    <w:p w14:paraId="0C83ACC5"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Incerteza da estimativa (ver item 12(c))</w:t>
      </w:r>
    </w:p>
    <w:p w14:paraId="3287AF59" w14:textId="77777777" w:rsidR="002A7EB0" w:rsidRDefault="002A7EB0" w:rsidP="002A7EB0">
      <w:pPr>
        <w:pStyle w:val="BRK0"/>
        <w:spacing w:before="0" w:line="240" w:lineRule="auto"/>
        <w:ind w:left="0" w:right="-1" w:firstLine="0"/>
        <w:rPr>
          <w:rFonts w:cs="Arial"/>
          <w:szCs w:val="22"/>
        </w:rPr>
      </w:pPr>
    </w:p>
    <w:p w14:paraId="1A5EC280" w14:textId="77777777" w:rsidR="002A7EB0" w:rsidRPr="00CF078A" w:rsidRDefault="002A7EB0" w:rsidP="002A7EB0">
      <w:pPr>
        <w:spacing w:line="240" w:lineRule="auto"/>
        <w:ind w:left="567" w:right="-1" w:hanging="567"/>
        <w:rPr>
          <w:lang w:eastAsia="pt-BR"/>
        </w:rPr>
      </w:pPr>
      <w:r w:rsidRPr="00CF078A">
        <w:t>A16.</w:t>
      </w:r>
      <w:r w:rsidRPr="00CF078A">
        <w:tab/>
        <w:t>Nem todas as estimativas contábeis estão sujeitas a alto grau de incerteza da estimativa. Por exemplo, alguns itens das demonstrações contábeis podem ter mercado ativo e aberto que fornece informações prontamente disponíveis e confiáveis sobre os preços pelos quais trocas reais ocorrem. Entretanto, pode haver incerteza da estimativa mesmo quando o método de avaliação e os dados são bem definidos. Por exemplo, a avaliação de títulos e valores mobiliários cotados em mercado ativo e aberto pelo preço de mercado em bolsa pode precisar de ajuste se a participação for significativa ou estiver sujeita a restrições de negociabilidade. Além disso, as circunstâncias econômicas gerais vigentes na época</w:t>
      </w:r>
      <w:r>
        <w:t>,</w:t>
      </w:r>
      <w:r w:rsidRPr="00CF078A">
        <w:t xml:space="preserve"> como, por exemplo, a falta de liquidez em mercado específico, podem afetar a incerteza da estimativa.</w:t>
      </w:r>
    </w:p>
    <w:p w14:paraId="19AD8D68"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Tendenciosidade da administração (ver item 12(d))</w:t>
      </w:r>
    </w:p>
    <w:p w14:paraId="321699A3" w14:textId="77777777" w:rsidR="002A7EB0" w:rsidRDefault="002A7EB0" w:rsidP="002A7EB0">
      <w:pPr>
        <w:pStyle w:val="BRK0"/>
        <w:spacing w:before="0" w:line="240" w:lineRule="auto"/>
        <w:ind w:left="0" w:right="-1" w:firstLine="0"/>
        <w:rPr>
          <w:rFonts w:cs="Arial"/>
          <w:szCs w:val="22"/>
        </w:rPr>
      </w:pPr>
    </w:p>
    <w:p w14:paraId="2810C74D" w14:textId="77777777" w:rsidR="002A7EB0" w:rsidRPr="00CF078A" w:rsidRDefault="002A7EB0" w:rsidP="002A7EB0">
      <w:pPr>
        <w:spacing w:line="240" w:lineRule="auto"/>
        <w:ind w:left="567" w:right="-1" w:hanging="567"/>
        <w:rPr>
          <w:lang w:eastAsia="pt-BR"/>
        </w:rPr>
      </w:pPr>
      <w:r w:rsidRPr="00CF078A">
        <w:t>A17.</w:t>
      </w:r>
      <w:r w:rsidRPr="00CF078A">
        <w:tab/>
        <w:t>As estruturas de relatórios financeiros frequentemente demandam neutralidade, ou seja,</w:t>
      </w:r>
      <w:r>
        <w:t xml:space="preserve"> </w:t>
      </w:r>
      <w:r w:rsidRPr="00CF078A">
        <w:t>que sejam livres de tendenciosidade. A incerteza da estimativa gera subjetividade na elaboração de estimativa contábil. A existência de subjetividade gera a necessidade de julgamento da administração e a susceptibilidade à tendenciosidade não intencional ou intencional da administração (por exemplo, como resultado de motivação para se atingir uma meta de lucro ou índice de capital desejados). A suscetibilidade de estimativa contábil à tendenciosidade da administração aumenta com a subjetividade envolvida na sua preparação.</w:t>
      </w:r>
    </w:p>
    <w:p w14:paraId="5FC91627"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Resultado de estimativa contábil (ver item 12(f))</w:t>
      </w:r>
    </w:p>
    <w:p w14:paraId="4063AFB5" w14:textId="77777777" w:rsidR="002A7EB0" w:rsidRDefault="002A7EB0" w:rsidP="002A7EB0">
      <w:pPr>
        <w:pStyle w:val="BRK0"/>
        <w:spacing w:before="0" w:line="240" w:lineRule="auto"/>
        <w:ind w:left="0" w:right="-1" w:firstLine="0"/>
        <w:rPr>
          <w:rFonts w:cs="Arial"/>
          <w:szCs w:val="22"/>
        </w:rPr>
      </w:pPr>
    </w:p>
    <w:p w14:paraId="4B588EEA" w14:textId="77777777" w:rsidR="002A7EB0" w:rsidRPr="00CF078A" w:rsidRDefault="002A7EB0" w:rsidP="002A7EB0">
      <w:pPr>
        <w:spacing w:line="240" w:lineRule="auto"/>
        <w:ind w:left="567" w:right="-1" w:hanging="567"/>
      </w:pPr>
      <w:r w:rsidRPr="00CF078A">
        <w:t>A18.</w:t>
      </w:r>
      <w:r w:rsidRPr="00CF078A">
        <w:tab/>
        <w:t>Algumas estimativas contábeis, por natureza, não t</w:t>
      </w:r>
      <w:r>
        <w:t>ê</w:t>
      </w:r>
      <w:r w:rsidRPr="00CF078A">
        <w:t xml:space="preserve">m resultado que seja relevante para o trabalho do auditor realizado de acordo com esta Norma. Por exemplo, estimativa contábil pode ser baseada em percepções de participantes do mercado em determinado momento. Assim, o preço realizado quando </w:t>
      </w:r>
      <w:r>
        <w:t>o</w:t>
      </w:r>
      <w:r w:rsidRPr="00CF078A">
        <w:t xml:space="preserve"> ativo é vendido ou </w:t>
      </w:r>
      <w:r>
        <w:t>o</w:t>
      </w:r>
      <w:r w:rsidRPr="00CF078A">
        <w:t xml:space="preserve"> passivo é transferido pode diferir da respectiva estimativa contábil feita na data do relatório porque, com o passar do tempo, as percepções de valor dos participantes do mercado mudaram.</w:t>
      </w:r>
    </w:p>
    <w:p w14:paraId="1615FAD5" w14:textId="77777777" w:rsidR="002A7EB0" w:rsidRPr="00CF078A" w:rsidRDefault="002A7EB0" w:rsidP="00C24CA4">
      <w:pPr>
        <w:rPr>
          <w:lang w:eastAsia="pt-BR"/>
        </w:rPr>
      </w:pPr>
      <w:r w:rsidRPr="00C24CA4">
        <w:rPr>
          <w:rFonts w:ascii="Times New Roman" w:hAnsi="Times New Roman" w:cs="Times New Roman"/>
          <w:b/>
          <w:bCs/>
          <w:sz w:val="24"/>
          <w:szCs w:val="24"/>
        </w:rPr>
        <w:t>Procedimentos de avaliação de risco e atividades relacionadas</w:t>
      </w:r>
    </w:p>
    <w:p w14:paraId="644470DA" w14:textId="77777777" w:rsidR="002A7EB0" w:rsidRDefault="002A7EB0" w:rsidP="002A7EB0">
      <w:pPr>
        <w:spacing w:line="240" w:lineRule="auto"/>
        <w:ind w:right="-1"/>
        <w:rPr>
          <w:i/>
        </w:rPr>
      </w:pPr>
    </w:p>
    <w:p w14:paraId="30AA533B" w14:textId="77777777" w:rsidR="002A7EB0" w:rsidRPr="00CF078A" w:rsidRDefault="002A7EB0" w:rsidP="002A7EB0">
      <w:pPr>
        <w:spacing w:line="240" w:lineRule="auto"/>
        <w:ind w:right="-1"/>
        <w:rPr>
          <w:i/>
          <w:lang w:eastAsia="pt-BR"/>
        </w:rPr>
      </w:pPr>
      <w:r w:rsidRPr="00CF078A">
        <w:rPr>
          <w:i/>
        </w:rPr>
        <w:t>Obtenção de entendimento da entidade e do seu ambiente (ver item 13)</w:t>
      </w:r>
    </w:p>
    <w:p w14:paraId="1147D7D4" w14:textId="77777777" w:rsidR="002A7EB0" w:rsidRDefault="002A7EB0" w:rsidP="002A7EB0">
      <w:pPr>
        <w:spacing w:line="240" w:lineRule="auto"/>
        <w:ind w:left="567" w:right="-1" w:hanging="567"/>
      </w:pPr>
    </w:p>
    <w:p w14:paraId="0C2F87E2" w14:textId="77777777" w:rsidR="002A7EB0" w:rsidRPr="00CF078A" w:rsidRDefault="002A7EB0" w:rsidP="002A7EB0">
      <w:pPr>
        <w:spacing w:line="240" w:lineRule="auto"/>
        <w:ind w:left="567" w:right="-1" w:hanging="567"/>
        <w:rPr>
          <w:lang w:eastAsia="pt-BR"/>
        </w:rPr>
      </w:pPr>
      <w:r w:rsidRPr="00CF078A">
        <w:t>A19.</w:t>
      </w:r>
      <w:r w:rsidRPr="00CF078A">
        <w:tab/>
        <w:t xml:space="preserve">Os itens </w:t>
      </w:r>
      <w:r>
        <w:t xml:space="preserve">de </w:t>
      </w:r>
      <w:r w:rsidRPr="00CF078A">
        <w:t>11 a 24 da NBC TA 315 requerem que o auditor obtenha entendimento de determinados assuntos sobre a entidade e seu ambiente, incluindo o controle interno da entidade. Os requisitos no item 13 desta Norma referem-se mais especificamente às estimativas contábeis e desenvolvem exigências mais abrangentes na NBC TA 315.</w:t>
      </w:r>
    </w:p>
    <w:p w14:paraId="437343C0" w14:textId="77777777" w:rsidR="002A7EB0" w:rsidRPr="00C24CA4" w:rsidRDefault="002A7EB0" w:rsidP="00C24CA4">
      <w:pPr>
        <w:rPr>
          <w:rFonts w:ascii="Times New Roman" w:hAnsi="Times New Roman" w:cs="Times New Roman"/>
          <w:b/>
          <w:bCs/>
          <w:sz w:val="24"/>
          <w:szCs w:val="24"/>
        </w:rPr>
      </w:pPr>
      <w:r w:rsidRPr="00C24CA4">
        <w:rPr>
          <w:rFonts w:ascii="Times New Roman" w:hAnsi="Times New Roman" w:cs="Times New Roman"/>
          <w:b/>
          <w:bCs/>
          <w:sz w:val="24"/>
          <w:szCs w:val="24"/>
        </w:rPr>
        <w:t>Escalabilidade</w:t>
      </w:r>
    </w:p>
    <w:p w14:paraId="37FAFDA2" w14:textId="77777777" w:rsidR="002A7EB0" w:rsidRDefault="002A7EB0" w:rsidP="002A7EB0">
      <w:pPr>
        <w:pStyle w:val="BRK0"/>
        <w:spacing w:before="0" w:line="240" w:lineRule="auto"/>
        <w:ind w:left="0" w:right="-1" w:firstLine="0"/>
        <w:rPr>
          <w:rFonts w:cs="Arial"/>
          <w:szCs w:val="22"/>
        </w:rPr>
      </w:pPr>
    </w:p>
    <w:p w14:paraId="32E1045F" w14:textId="77777777" w:rsidR="002A7EB0" w:rsidRPr="00CF078A" w:rsidRDefault="002A7EB0" w:rsidP="002A7EB0">
      <w:pPr>
        <w:spacing w:line="240" w:lineRule="auto"/>
        <w:ind w:left="567" w:right="-1" w:hanging="567"/>
        <w:rPr>
          <w:lang w:eastAsia="pt-BR"/>
        </w:rPr>
      </w:pPr>
      <w:r w:rsidRPr="00CF078A">
        <w:t>A20.</w:t>
      </w:r>
      <w:r w:rsidRPr="00CF078A">
        <w:tab/>
        <w:t>A natureza, a época e a extensão dos procedimentos do auditor para obter o entendimento da entidade e de seu ambiente, incluindo os controles internos relacionados com as estimativas contábeis da entidade, podem depender, em maior ou menor grau, da extensão na qual o assunto individual se aplica nas circunstâncias. Por exemplo, a entidade pode ter poucas transações ou outros eventos e condições que geram a necessidade de estimativas contábeis, nesse caso, os requerimentos de relatório financeiro aplicáveis podem ser simples de aplicar e pode não haver fatores regulatórios relevantes. Ainda, as estimativas contábeis podem não exigir julgamentos significativos</w:t>
      </w:r>
      <w:r>
        <w:t>,</w:t>
      </w:r>
      <w:r w:rsidRPr="00CF078A">
        <w:t xml:space="preserve"> e o processo para a elaboração de estimativas contábeis pode ser menos complexo. Nessas circunstâncias, as estimativas contábeis podem estar sujeitas à incerteza, </w:t>
      </w:r>
      <w:r>
        <w:t xml:space="preserve">à </w:t>
      </w:r>
      <w:r w:rsidRPr="00CF078A">
        <w:t xml:space="preserve">complexidade ou </w:t>
      </w:r>
      <w:r>
        <w:t xml:space="preserve">à </w:t>
      </w:r>
      <w:r w:rsidRPr="00CF078A">
        <w:t xml:space="preserve">subjetividade da estimativa ou a outros fatores de risco inerente, ou serem afetadas por eles, em menor grau e pode haver menos controles relevantes para a auditoria. Se esse for o caso, provavelmente, os procedimentos de avaliação de risco do auditor </w:t>
      </w:r>
      <w:r>
        <w:t xml:space="preserve">devem </w:t>
      </w:r>
      <w:r w:rsidRPr="00CF078A">
        <w:t>ser menos extensos e pode</w:t>
      </w:r>
      <w:r>
        <w:t>m</w:t>
      </w:r>
      <w:r w:rsidRPr="00CF078A">
        <w:t xml:space="preserve"> ser obtidos, principalmente, </w:t>
      </w:r>
      <w:r>
        <w:t>por meio</w:t>
      </w:r>
      <w:r w:rsidRPr="00CF078A">
        <w:t xml:space="preserve"> de indagações da administração com as responsabilidades apropriadas pelas demonstrações contábeis, e de simples demonstrações do processo da administração para a elaboração da estimativa contábil. </w:t>
      </w:r>
    </w:p>
    <w:p w14:paraId="7D718627" w14:textId="77777777" w:rsidR="002A7EB0" w:rsidRDefault="002A7EB0" w:rsidP="002A7EB0">
      <w:pPr>
        <w:pStyle w:val="BRK0"/>
        <w:spacing w:before="0" w:line="240" w:lineRule="auto"/>
        <w:ind w:left="0" w:right="-1" w:firstLine="0"/>
        <w:rPr>
          <w:rFonts w:cs="Arial"/>
          <w:szCs w:val="22"/>
        </w:rPr>
      </w:pPr>
    </w:p>
    <w:p w14:paraId="0734779D" w14:textId="77777777" w:rsidR="002A7EB0" w:rsidRPr="00CF078A" w:rsidRDefault="002A7EB0" w:rsidP="002A7EB0">
      <w:pPr>
        <w:spacing w:line="240" w:lineRule="auto"/>
        <w:ind w:left="567" w:right="-1" w:hanging="567"/>
        <w:rPr>
          <w:lang w:eastAsia="pt-BR"/>
        </w:rPr>
      </w:pPr>
      <w:r w:rsidRPr="00CF078A">
        <w:t>A21.</w:t>
      </w:r>
      <w:r w:rsidRPr="00CF078A">
        <w:tab/>
        <w:t>Por outro lado, as estimativas contábeis podem exigir julgamentos significativos da administração</w:t>
      </w:r>
      <w:r>
        <w:t>,</w:t>
      </w:r>
      <w:r w:rsidRPr="00CF078A">
        <w:t xml:space="preserve"> e o processo para a elaboração de estimativas contábeis pode ser complexo e envolver o uso de modelos complexos. Além disso, a entidade pode ter um sistema de informações mais sofisticado e controles mais amplos das estimativas contábeis. Nessas circunstâncias, as estimativas contábeis podem estar sujeitas à incerteza, </w:t>
      </w:r>
      <w:r>
        <w:t xml:space="preserve">à </w:t>
      </w:r>
      <w:r w:rsidRPr="00CF078A">
        <w:t xml:space="preserve">subjetividade ou </w:t>
      </w:r>
      <w:r>
        <w:t xml:space="preserve">à </w:t>
      </w:r>
      <w:r w:rsidRPr="00CF078A">
        <w:t xml:space="preserve">complexidade da estimativa ou a outros fatores de risco inerente, ou ser afetada por eles em maior grau. Nesse caso, a natureza ou a época dos procedimentos de avaliação de risco do auditor </w:t>
      </w:r>
      <w:r>
        <w:t xml:space="preserve">deve </w:t>
      </w:r>
      <w:r w:rsidRPr="00CF078A">
        <w:t>ser provavelmente diferente, ou mais amplo, do que nas circunstâncias no item A20.</w:t>
      </w:r>
    </w:p>
    <w:p w14:paraId="02DD75D1" w14:textId="77777777" w:rsidR="002A7EB0" w:rsidRDefault="002A7EB0" w:rsidP="002A7EB0">
      <w:pPr>
        <w:pStyle w:val="BRK0"/>
        <w:spacing w:before="0" w:line="240" w:lineRule="auto"/>
        <w:ind w:left="0" w:right="-1" w:firstLine="0"/>
        <w:rPr>
          <w:rFonts w:cs="Arial"/>
          <w:szCs w:val="22"/>
        </w:rPr>
      </w:pPr>
    </w:p>
    <w:p w14:paraId="04FD73C0" w14:textId="77777777" w:rsidR="002A7EB0" w:rsidRPr="00CF078A" w:rsidRDefault="002A7EB0" w:rsidP="002A7EB0">
      <w:pPr>
        <w:spacing w:line="240" w:lineRule="auto"/>
        <w:ind w:left="567" w:right="-1" w:hanging="567"/>
        <w:rPr>
          <w:lang w:eastAsia="pt-BR"/>
        </w:rPr>
      </w:pPr>
      <w:r w:rsidRPr="00CF078A">
        <w:t>A22.</w:t>
      </w:r>
      <w:r w:rsidRPr="00CF078A">
        <w:tab/>
        <w:t xml:space="preserve">As seguintes considerações podem ser relevantes para as entidades com negócios de menor complexidade, que podem incluir muitas entidades menores: </w:t>
      </w:r>
    </w:p>
    <w:p w14:paraId="0A4E2F4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os processos relevantes para as estimativas contábeis podem ser descomplicados porque as atividades comerciais são simples ou as estimativas exigidas podem ter menor grau de incerteza da estimativa;</w:t>
      </w:r>
    </w:p>
    <w:p w14:paraId="747936F6"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as estimativas contábeis podem ser geradas fora dos livros razão geral ou auxiliar os controles do seu desenvolvimento podem ser limitados</w:t>
      </w:r>
      <w:r>
        <w:rPr>
          <w:color w:val="auto"/>
          <w:sz w:val="22"/>
          <w:szCs w:val="22"/>
          <w:lang w:val="pt-BR"/>
        </w:rPr>
        <w:t>;</w:t>
      </w:r>
      <w:r w:rsidRPr="00CF078A">
        <w:rPr>
          <w:color w:val="auto"/>
          <w:sz w:val="22"/>
          <w:szCs w:val="22"/>
          <w:lang w:val="pt-BR"/>
        </w:rPr>
        <w:t xml:space="preserve"> e um gerente-proprietário pode ter influência significativa sobre sua determinação. O papel do gerente-proprietário na elaboração das estimativas contábeis pode ter que ser levado em consideração pelo auditor tanto na identificação dos riscos de distorção relevante como também na consideração do risco de tendenciosidade da administração.</w:t>
      </w:r>
    </w:p>
    <w:p w14:paraId="1AF92E31" w14:textId="77777777" w:rsidR="002A7EB0" w:rsidRPr="00C24CA4" w:rsidRDefault="002A7EB0" w:rsidP="00C24CA4">
      <w:pPr>
        <w:rPr>
          <w:rFonts w:ascii="Times New Roman" w:hAnsi="Times New Roman" w:cs="Times New Roman"/>
          <w:b/>
          <w:bCs/>
          <w:sz w:val="24"/>
          <w:szCs w:val="24"/>
        </w:rPr>
      </w:pPr>
      <w:r w:rsidRPr="00E03D8A">
        <w:rPr>
          <w:b/>
        </w:rPr>
        <w:t>Entidade e seu ambiente</w:t>
      </w:r>
    </w:p>
    <w:p w14:paraId="646DD2BC" w14:textId="77777777" w:rsidR="002A7EB0" w:rsidRDefault="002A7EB0" w:rsidP="002A7EB0">
      <w:pPr>
        <w:spacing w:line="240" w:lineRule="auto"/>
        <w:ind w:right="-1"/>
        <w:rPr>
          <w:i/>
        </w:rPr>
      </w:pPr>
    </w:p>
    <w:p w14:paraId="643A5454" w14:textId="77777777" w:rsidR="002A7EB0" w:rsidRPr="00CF078A" w:rsidRDefault="002A7EB0" w:rsidP="002A7EB0">
      <w:pPr>
        <w:spacing w:line="240" w:lineRule="auto"/>
        <w:ind w:right="-1"/>
        <w:rPr>
          <w:i/>
          <w:lang w:eastAsia="pt-BR"/>
        </w:rPr>
      </w:pPr>
      <w:r>
        <w:rPr>
          <w:i/>
        </w:rPr>
        <w:t>T</w:t>
      </w:r>
      <w:r w:rsidRPr="00CF078A">
        <w:rPr>
          <w:i/>
        </w:rPr>
        <w:t>ransações da entidade e outros eventos e condições (ver item 13(a))</w:t>
      </w:r>
    </w:p>
    <w:p w14:paraId="2CC21925" w14:textId="77777777" w:rsidR="002A7EB0" w:rsidRDefault="002A7EB0" w:rsidP="002A7EB0">
      <w:pPr>
        <w:pStyle w:val="BRK0"/>
        <w:spacing w:before="0" w:line="240" w:lineRule="auto"/>
        <w:ind w:left="0" w:right="-1" w:firstLine="0"/>
        <w:rPr>
          <w:rFonts w:cs="Arial"/>
          <w:szCs w:val="22"/>
        </w:rPr>
      </w:pPr>
    </w:p>
    <w:p w14:paraId="2D4B793C" w14:textId="77777777" w:rsidR="002A7EB0" w:rsidRPr="00CF078A" w:rsidRDefault="002A7EB0" w:rsidP="002A7EB0">
      <w:pPr>
        <w:spacing w:line="240" w:lineRule="auto"/>
        <w:ind w:left="567" w:right="-1" w:hanging="567"/>
      </w:pPr>
      <w:r w:rsidRPr="00CF078A">
        <w:t>A23.</w:t>
      </w:r>
      <w:r w:rsidRPr="00CF078A">
        <w:tab/>
        <w:t>Mudanças em circunstâncias que podem gerar a necessidade de</w:t>
      </w:r>
      <w:r>
        <w:t>, ou alterações nas,</w:t>
      </w:r>
      <w:r w:rsidRPr="00CF078A">
        <w:t xml:space="preserve"> estimativas contábeis podem incluir, por exemplo, se: </w:t>
      </w:r>
    </w:p>
    <w:p w14:paraId="4376AFA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entidade se envolveu em novos tipos de transações;</w:t>
      </w:r>
    </w:p>
    <w:p w14:paraId="3B3CECF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os termos das transações mudaram; ou</w:t>
      </w:r>
    </w:p>
    <w:p w14:paraId="2B5A7C2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novos eventos ou condições ocorreram.</w:t>
      </w:r>
    </w:p>
    <w:p w14:paraId="296160F9" w14:textId="77777777" w:rsidR="002A7EB0" w:rsidRPr="00CF078A" w:rsidRDefault="002A7EB0" w:rsidP="007533B5">
      <w:pPr>
        <w:spacing w:before="120" w:after="120" w:line="240" w:lineRule="auto"/>
        <w:rPr>
          <w:lang w:eastAsia="pt-BR"/>
        </w:rPr>
      </w:pPr>
      <w:r w:rsidRPr="00E03D8A">
        <w:t>Requisitos de estrutura de relatório financeiro aplicável</w:t>
      </w:r>
      <w:r w:rsidRPr="00CF078A">
        <w:t xml:space="preserve"> </w:t>
      </w:r>
      <w:r w:rsidRPr="0024286B">
        <w:t>(ver item 13(b))</w:t>
      </w:r>
    </w:p>
    <w:p w14:paraId="17D1F71E" w14:textId="77777777" w:rsidR="002A7EB0" w:rsidRDefault="002A7EB0" w:rsidP="002A7EB0">
      <w:pPr>
        <w:pStyle w:val="BRK0"/>
        <w:spacing w:before="0" w:line="240" w:lineRule="auto"/>
        <w:ind w:left="0" w:right="-1" w:firstLine="0"/>
        <w:rPr>
          <w:rFonts w:cs="Arial"/>
          <w:szCs w:val="22"/>
        </w:rPr>
      </w:pPr>
    </w:p>
    <w:p w14:paraId="6D01F863" w14:textId="77777777" w:rsidR="002A7EB0" w:rsidRPr="00CF078A" w:rsidRDefault="002A7EB0" w:rsidP="002A7EB0">
      <w:pPr>
        <w:spacing w:line="240" w:lineRule="auto"/>
        <w:ind w:left="567" w:right="-1" w:hanging="567"/>
        <w:rPr>
          <w:lang w:eastAsia="pt-BR"/>
        </w:rPr>
      </w:pPr>
      <w:r w:rsidRPr="00CF078A">
        <w:t>A24.</w:t>
      </w:r>
      <w:r w:rsidRPr="00CF078A">
        <w:tab/>
        <w:t>A obtenção de entendimento dos requisitos de estrutura do relatório financeiro aplicável fornece ao auditor uma base para discussão com a administração e, quando aplicável, com os responsáveis pela governança, sobre o modo como a administração aplicou os requisitos relevantes para as estimativas contábeis e sobre a determinação do auditor de se elas foram aplicadas de forma apropriada. Esse entendimento também pode ajudar o auditor a se comunicar com os responsáveis pela governança quando ele considera uma prática contábil significativa, que é aceitável de acordo com a estrutura de relatório financeiro aplicável, como não sendo a mais apropriada nas circunstâncias da entidade</w:t>
      </w:r>
      <w:r>
        <w:t xml:space="preserve"> (ver NBC TA 260, item 16(a))</w:t>
      </w:r>
      <w:r w:rsidRPr="00CF078A">
        <w:t>.</w:t>
      </w:r>
    </w:p>
    <w:p w14:paraId="7FA2DA88" w14:textId="77777777" w:rsidR="002A7EB0" w:rsidRDefault="002A7EB0" w:rsidP="002A7EB0">
      <w:pPr>
        <w:pStyle w:val="BRK0"/>
        <w:spacing w:before="0" w:line="240" w:lineRule="auto"/>
        <w:ind w:left="0" w:right="-1" w:firstLine="0"/>
        <w:rPr>
          <w:rFonts w:cs="Arial"/>
          <w:szCs w:val="22"/>
        </w:rPr>
      </w:pPr>
    </w:p>
    <w:p w14:paraId="25A69B41" w14:textId="77777777" w:rsidR="002A7EB0" w:rsidRPr="00CF078A" w:rsidRDefault="002A7EB0" w:rsidP="002A7EB0">
      <w:pPr>
        <w:spacing w:line="240" w:lineRule="auto"/>
        <w:ind w:left="567" w:right="-1" w:hanging="567"/>
        <w:rPr>
          <w:lang w:eastAsia="pt-BR"/>
        </w:rPr>
      </w:pPr>
      <w:r w:rsidRPr="00CF078A">
        <w:t>A25.</w:t>
      </w:r>
      <w:r w:rsidRPr="00CF078A">
        <w:tab/>
        <w:t>Ao obter esse entendimento, o auditor deve entender se:</w:t>
      </w:r>
    </w:p>
    <w:p w14:paraId="039ECC3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estrutura de relatório financeiro aplicável:</w:t>
      </w:r>
    </w:p>
    <w:p w14:paraId="7E0DAF13"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prevê certos critérios para o reconhecimento, ou métodos para a mensuração, das estimativas contábeis;</w:t>
      </w:r>
    </w:p>
    <w:p w14:paraId="6E025C38"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especifica certos critérios que permitem ou requerem a mensuração a valor justo</w:t>
      </w:r>
      <w:r>
        <w:rPr>
          <w:color w:val="auto"/>
          <w:sz w:val="22"/>
          <w:szCs w:val="22"/>
          <w:lang w:val="pt-BR"/>
        </w:rPr>
        <w:t>,</w:t>
      </w:r>
      <w:r w:rsidRPr="00CF078A">
        <w:rPr>
          <w:color w:val="auto"/>
          <w:sz w:val="22"/>
          <w:szCs w:val="22"/>
          <w:lang w:val="pt-BR"/>
        </w:rPr>
        <w:t xml:space="preserve"> como, por exemplo, fazendo referência às intenções da administração de realizar certas ações em relação a ativo ou passivo; ou</w:t>
      </w:r>
    </w:p>
    <w:p w14:paraId="6B98B4F8"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especifica divulgações requeridas ou sugeridas, incluindo divulgações referentes a julgamentos, premissas ou outras fontes de incerteza da estimativa relacionadas com as estimativas contábeis; e</w:t>
      </w:r>
    </w:p>
    <w:p w14:paraId="5C638C3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mudanças na estrutura de relatório financeiro aplicável requerem mudanças nas políticas contábeis da entidade relacionadas com as estimativas contábeis.</w:t>
      </w:r>
    </w:p>
    <w:p w14:paraId="7710AD7A" w14:textId="77777777" w:rsidR="002A7EB0" w:rsidRPr="007533B5" w:rsidRDefault="002A7EB0" w:rsidP="007533B5">
      <w:pPr>
        <w:spacing w:before="120" w:after="120" w:line="240" w:lineRule="auto"/>
      </w:pPr>
      <w:r w:rsidRPr="007533B5">
        <w:t>Fatores regulatórios (ver item 13(c))</w:t>
      </w:r>
    </w:p>
    <w:p w14:paraId="55DC0772" w14:textId="77777777" w:rsidR="002A7EB0" w:rsidRDefault="002A7EB0" w:rsidP="002A7EB0">
      <w:pPr>
        <w:pStyle w:val="BRK0"/>
        <w:spacing w:before="0" w:line="240" w:lineRule="auto"/>
        <w:ind w:left="0" w:right="-1" w:firstLine="0"/>
        <w:rPr>
          <w:rFonts w:cs="Arial"/>
          <w:szCs w:val="22"/>
        </w:rPr>
      </w:pPr>
    </w:p>
    <w:p w14:paraId="7516906E" w14:textId="77777777" w:rsidR="002A7EB0" w:rsidRPr="00CF078A" w:rsidRDefault="002A7EB0" w:rsidP="002A7EB0">
      <w:pPr>
        <w:spacing w:line="240" w:lineRule="auto"/>
        <w:ind w:left="567" w:right="-1" w:hanging="567"/>
      </w:pPr>
      <w:r w:rsidRPr="00CF078A">
        <w:t>A26.</w:t>
      </w:r>
      <w:r w:rsidRPr="00CF078A">
        <w:tab/>
        <w:t>A obtenção de entendimento dos fatores regulatórios, se houver, que são relevantes para as estimativas contábeis pode auxiliar o auditor na identificação de estruturas regulatórias aplicáveis (por exemplo, estruturas regulatórias estabelecidas por supervisores prudenciais nos setores bancário ou de seguros) e na determinação se essa</w:t>
      </w:r>
      <w:r>
        <w:t>s</w:t>
      </w:r>
      <w:r w:rsidRPr="00CF078A">
        <w:t xml:space="preserve"> estrutura</w:t>
      </w:r>
      <w:r>
        <w:t>s</w:t>
      </w:r>
      <w:r w:rsidRPr="00CF078A">
        <w:t xml:space="preserve"> regulatória</w:t>
      </w:r>
      <w:r>
        <w:t>s</w:t>
      </w:r>
      <w:r w:rsidRPr="00CF078A">
        <w:t>:</w:t>
      </w:r>
    </w:p>
    <w:p w14:paraId="7DAFBB0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trata</w:t>
      </w:r>
      <w:r>
        <w:rPr>
          <w:color w:val="auto"/>
          <w:sz w:val="22"/>
          <w:szCs w:val="22"/>
          <w:lang w:val="pt-BR"/>
        </w:rPr>
        <w:t>m</w:t>
      </w:r>
      <w:r w:rsidRPr="00CF078A">
        <w:rPr>
          <w:color w:val="auto"/>
          <w:sz w:val="22"/>
          <w:szCs w:val="22"/>
          <w:lang w:val="pt-BR"/>
        </w:rPr>
        <w:t xml:space="preserve"> das condições para o reconhecimento, métodos para a mensuração das estimativas contábeis, ou fornece</w:t>
      </w:r>
      <w:r>
        <w:rPr>
          <w:color w:val="auto"/>
          <w:sz w:val="22"/>
          <w:szCs w:val="22"/>
          <w:lang w:val="pt-BR"/>
        </w:rPr>
        <w:t>m</w:t>
      </w:r>
      <w:r w:rsidRPr="00CF078A">
        <w:rPr>
          <w:color w:val="auto"/>
          <w:sz w:val="22"/>
          <w:szCs w:val="22"/>
          <w:lang w:val="pt-BR"/>
        </w:rPr>
        <w:t xml:space="preserve"> suas respectivas orientações;</w:t>
      </w:r>
    </w:p>
    <w:p w14:paraId="59A5F6B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especifica</w:t>
      </w:r>
      <w:r>
        <w:rPr>
          <w:color w:val="auto"/>
          <w:sz w:val="22"/>
          <w:szCs w:val="22"/>
          <w:lang w:val="pt-BR"/>
        </w:rPr>
        <w:t>m</w:t>
      </w:r>
      <w:r w:rsidRPr="00CF078A">
        <w:rPr>
          <w:color w:val="auto"/>
          <w:sz w:val="22"/>
          <w:szCs w:val="22"/>
          <w:lang w:val="pt-BR"/>
        </w:rPr>
        <w:t xml:space="preserve"> ou fornece</w:t>
      </w:r>
      <w:r>
        <w:rPr>
          <w:color w:val="auto"/>
          <w:sz w:val="22"/>
          <w:szCs w:val="22"/>
          <w:lang w:val="pt-BR"/>
        </w:rPr>
        <w:t>m</w:t>
      </w:r>
      <w:r w:rsidRPr="00CF078A">
        <w:rPr>
          <w:color w:val="auto"/>
          <w:sz w:val="22"/>
          <w:szCs w:val="22"/>
          <w:lang w:val="pt-BR"/>
        </w:rPr>
        <w:t xml:space="preserve"> orientação sobre divulgações além dos requisitos da estrutura de relatório financeiro aplicável;</w:t>
      </w:r>
    </w:p>
    <w:p w14:paraId="4EF5E2B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fornece</w:t>
      </w:r>
      <w:r>
        <w:rPr>
          <w:color w:val="auto"/>
          <w:sz w:val="22"/>
          <w:szCs w:val="22"/>
          <w:lang w:val="pt-BR"/>
        </w:rPr>
        <w:t>m</w:t>
      </w:r>
      <w:r w:rsidRPr="00CF078A">
        <w:rPr>
          <w:color w:val="auto"/>
          <w:sz w:val="22"/>
          <w:szCs w:val="22"/>
          <w:lang w:val="pt-BR"/>
        </w:rPr>
        <w:t xml:space="preserve"> indício de áreas para as quais pode haver tendenciosidade em potencial da administração para atender </w:t>
      </w:r>
      <w:r>
        <w:rPr>
          <w:color w:val="auto"/>
          <w:sz w:val="22"/>
          <w:szCs w:val="22"/>
          <w:lang w:val="pt-BR"/>
        </w:rPr>
        <w:t xml:space="preserve">às </w:t>
      </w:r>
      <w:r w:rsidRPr="00CF078A">
        <w:rPr>
          <w:color w:val="auto"/>
          <w:sz w:val="22"/>
          <w:szCs w:val="22"/>
          <w:lang w:val="pt-BR"/>
        </w:rPr>
        <w:t>exigências regulatórias; ou</w:t>
      </w:r>
    </w:p>
    <w:p w14:paraId="4A06FDA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cont</w:t>
      </w:r>
      <w:r>
        <w:rPr>
          <w:color w:val="auto"/>
          <w:sz w:val="22"/>
          <w:szCs w:val="22"/>
          <w:lang w:val="pt-BR"/>
        </w:rPr>
        <w:t>êm</w:t>
      </w:r>
      <w:r w:rsidRPr="00CF078A">
        <w:rPr>
          <w:color w:val="auto"/>
          <w:sz w:val="22"/>
          <w:szCs w:val="22"/>
          <w:lang w:val="pt-BR"/>
        </w:rPr>
        <w:t xml:space="preserve"> exigências para fins regulatórios que não são consistentes com os requisitos da estrutura de relatório financeiro aplicável que podem indicar potenciais riscos de distorção relevante. Por exemplo, alguns órgãos reguladores podem tentar influenciar os níveis mínimos das provisões para perdas de crédito esperadas que excedam aqueles exigidos pela estrutura de relatório financeiro aplicável.</w:t>
      </w:r>
    </w:p>
    <w:p w14:paraId="093D45C9" w14:textId="77777777" w:rsidR="002A7EB0" w:rsidRDefault="002A7EB0" w:rsidP="002A7EB0">
      <w:pPr>
        <w:spacing w:line="240" w:lineRule="auto"/>
        <w:ind w:left="567" w:right="-1"/>
        <w:rPr>
          <w:lang w:eastAsia="pt-BR"/>
        </w:rPr>
      </w:pPr>
      <w:r w:rsidRPr="00CF078A">
        <w:t>A natureza das estimativas contábeis e divulgações relacionadas que o auditor espera que sejam incluídas nas demonstrações contábeis (ver item 13(d)).</w:t>
      </w:r>
    </w:p>
    <w:p w14:paraId="4F8F9228" w14:textId="77777777" w:rsidR="002A7EB0" w:rsidRPr="00CF078A" w:rsidRDefault="002A7EB0" w:rsidP="002A7EB0">
      <w:pPr>
        <w:spacing w:line="240" w:lineRule="auto"/>
        <w:ind w:left="567" w:right="-1" w:hanging="567"/>
        <w:rPr>
          <w:b/>
        </w:rPr>
      </w:pPr>
      <w:r w:rsidRPr="00CF078A">
        <w:t>A27.</w:t>
      </w:r>
      <w:r w:rsidRPr="00CF078A">
        <w:tab/>
        <w:t>A obtenção de entendimento da natureza das estimativas contábeis e divulgações relacionadas que o auditor espera que sejam incluídas nas demonstrações contábeis da entidade auxilia o auditor a entender as bases de mensuração dessas estimativas contábeis e a natureza e a extensão das divulgações que podem ser relevantes. Esse entendimento fornece para o auditor uma base para discussão com a administração sobre o modo como ela elabora as estimativas contábeis.</w:t>
      </w:r>
    </w:p>
    <w:p w14:paraId="24922523" w14:textId="77777777" w:rsidR="002A7EB0" w:rsidRPr="004B39EB" w:rsidRDefault="002A7EB0" w:rsidP="004B39EB">
      <w:pPr>
        <w:rPr>
          <w:b/>
          <w:bCs/>
          <w:lang w:eastAsia="pt-BR"/>
        </w:rPr>
      </w:pPr>
      <w:r w:rsidRPr="004B39EB">
        <w:rPr>
          <w:b/>
          <w:bCs/>
        </w:rPr>
        <w:t>Controles internos da entidade relevantes para a auditoria</w:t>
      </w:r>
    </w:p>
    <w:p w14:paraId="15A784D6" w14:textId="77777777" w:rsidR="002A7EB0" w:rsidRPr="00E03D8A" w:rsidRDefault="002A7EB0" w:rsidP="002A7EB0">
      <w:pPr>
        <w:spacing w:line="240" w:lineRule="auto"/>
        <w:ind w:right="-1"/>
        <w:rPr>
          <w:i/>
        </w:rPr>
      </w:pPr>
    </w:p>
    <w:p w14:paraId="569FC667" w14:textId="77777777" w:rsidR="002A7EB0" w:rsidRPr="00CF078A" w:rsidRDefault="002A7EB0" w:rsidP="002A7EB0">
      <w:pPr>
        <w:spacing w:line="240" w:lineRule="auto"/>
        <w:ind w:right="-1"/>
        <w:rPr>
          <w:i/>
          <w:lang w:eastAsia="pt-BR"/>
        </w:rPr>
      </w:pPr>
      <w:r>
        <w:rPr>
          <w:i/>
        </w:rPr>
        <w:t>N</w:t>
      </w:r>
      <w:r w:rsidRPr="00CF078A">
        <w:rPr>
          <w:i/>
        </w:rPr>
        <w:t>atureza e extensão da supervisão e governança (ver item 13(e))</w:t>
      </w:r>
    </w:p>
    <w:p w14:paraId="4A8B5441" w14:textId="77777777" w:rsidR="002A7EB0" w:rsidRDefault="002A7EB0" w:rsidP="002A7EB0">
      <w:pPr>
        <w:pStyle w:val="BRK0"/>
        <w:spacing w:before="0" w:line="240" w:lineRule="auto"/>
        <w:ind w:left="0" w:right="-1" w:firstLine="0"/>
        <w:rPr>
          <w:rFonts w:cs="Arial"/>
          <w:szCs w:val="22"/>
        </w:rPr>
      </w:pPr>
    </w:p>
    <w:p w14:paraId="5E2C1E99" w14:textId="77777777" w:rsidR="002A7EB0" w:rsidRPr="00CF078A" w:rsidRDefault="002A7EB0" w:rsidP="002A7EB0">
      <w:pPr>
        <w:spacing w:line="240" w:lineRule="auto"/>
        <w:ind w:left="567" w:right="-1" w:hanging="567"/>
        <w:rPr>
          <w:lang w:eastAsia="pt-BR"/>
        </w:rPr>
      </w:pPr>
      <w:r w:rsidRPr="00CF078A">
        <w:t>A28.</w:t>
      </w:r>
      <w:r w:rsidRPr="00CF078A">
        <w:tab/>
        <w:t>Ao aplicar a NBC TA 315</w:t>
      </w:r>
      <w:r>
        <w:t>, item 14</w:t>
      </w:r>
      <w:r w:rsidRPr="00CF078A">
        <w:t>, o entendimento do auditor da natureza e extensão da supervisão e governança que a entidade possui sobre o processo da administração para a elaboração das estimativas contábeis pode ser importante para a avaliação requerida do auditor na medida em que:</w:t>
      </w:r>
    </w:p>
    <w:p w14:paraId="5D9EBD6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a administração, com a supervisão dos responsáveis pela governança, criou e manteve cultura de honestidade e comportamento ético; e</w:t>
      </w:r>
    </w:p>
    <w:p w14:paraId="2DD41E5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os pontos fortes nos elementos do ambiente de controle fornecem, coletivamente, fundamento apropriado para os outros componentes do controle interno e se esses outros componentes são enfraquecidos por deficiências no ambiente de controle.</w:t>
      </w:r>
    </w:p>
    <w:p w14:paraId="3D9D8D62" w14:textId="77777777" w:rsidR="002A7EB0" w:rsidRPr="00CF078A" w:rsidRDefault="002A7EB0" w:rsidP="002A7EB0">
      <w:pPr>
        <w:pStyle w:val="BRK0"/>
        <w:spacing w:before="0" w:line="240" w:lineRule="auto"/>
        <w:ind w:left="0" w:right="-1" w:firstLine="0"/>
        <w:rPr>
          <w:rFonts w:cs="Arial"/>
          <w:szCs w:val="22"/>
        </w:rPr>
      </w:pPr>
    </w:p>
    <w:p w14:paraId="6045B9E6" w14:textId="77777777" w:rsidR="002A7EB0" w:rsidRPr="00CF078A" w:rsidRDefault="002A7EB0" w:rsidP="002A7EB0">
      <w:pPr>
        <w:spacing w:line="240" w:lineRule="auto"/>
        <w:ind w:left="567" w:right="-1" w:hanging="567"/>
        <w:rPr>
          <w:lang w:eastAsia="pt-BR"/>
        </w:rPr>
      </w:pPr>
      <w:r w:rsidRPr="00CF078A">
        <w:t>A29.</w:t>
      </w:r>
      <w:r w:rsidRPr="00CF078A">
        <w:tab/>
        <w:t>O auditor deve obter entendimento se os responsáveis pela governança:</w:t>
      </w:r>
    </w:p>
    <w:p w14:paraId="6DF9897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têm as habilidades ou o conhecimento para entender as características de método ou </w:t>
      </w:r>
      <w:r>
        <w:rPr>
          <w:color w:val="auto"/>
          <w:sz w:val="22"/>
          <w:szCs w:val="22"/>
          <w:lang w:val="pt-BR"/>
        </w:rPr>
        <w:t xml:space="preserve">de </w:t>
      </w:r>
      <w:r w:rsidRPr="00CF078A">
        <w:rPr>
          <w:color w:val="auto"/>
          <w:sz w:val="22"/>
          <w:szCs w:val="22"/>
          <w:lang w:val="pt-BR"/>
        </w:rPr>
        <w:t>modelo específico para elaborar as estimativas contábeis, ou os riscos relacionados com a estimativa contábil</w:t>
      </w:r>
      <w:r>
        <w:rPr>
          <w:color w:val="auto"/>
          <w:sz w:val="22"/>
          <w:szCs w:val="22"/>
          <w:lang w:val="pt-BR"/>
        </w:rPr>
        <w:t>,</w:t>
      </w:r>
      <w:r w:rsidRPr="00CF078A">
        <w:rPr>
          <w:color w:val="auto"/>
          <w:sz w:val="22"/>
          <w:szCs w:val="22"/>
          <w:lang w:val="pt-BR"/>
        </w:rPr>
        <w:t xml:space="preserve"> como, por exemplo, os riscos relacionados com o método ou com a tecnologia da informação utilizados na elaboração das estimativas contábeis; </w:t>
      </w:r>
    </w:p>
    <w:p w14:paraId="191B7D1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têm as habilidades e o conhecimento para entender se a administração elaborou as estimativas contábeis de acordo com a estrutura de relatório financeiro aplicável;</w:t>
      </w:r>
    </w:p>
    <w:p w14:paraId="4E9998C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são independentes da administração</w:t>
      </w:r>
      <w:r>
        <w:rPr>
          <w:color w:val="auto"/>
          <w:sz w:val="22"/>
          <w:szCs w:val="22"/>
          <w:lang w:val="pt-BR"/>
        </w:rPr>
        <w:t xml:space="preserve"> e</w:t>
      </w:r>
      <w:r w:rsidRPr="00CF078A">
        <w:rPr>
          <w:color w:val="auto"/>
          <w:sz w:val="22"/>
          <w:szCs w:val="22"/>
          <w:lang w:val="pt-BR"/>
        </w:rPr>
        <w:t xml:space="preserve"> têm as informações necessárias para avaliar, de maneira tempestiva, o modo como a administração elaborou as estimativas contábeis e a autoridade para questionar as ações da administração quando essas ações parecerem ser inadequadas ou inapropriadas;</w:t>
      </w:r>
    </w:p>
    <w:p w14:paraId="75867BC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supervisionam o processo da administração para a elaboração das estimativas contábeis, incluindo o uso de modelos; ou</w:t>
      </w:r>
    </w:p>
    <w:p w14:paraId="4346922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supervisionam as atividades de monitoramento conduzidas pela administração. Isso pode incluir procedimentos de supervisão e revisão planejados para detectar e corrigir quaisquer deficiências no planejamento ou na efetividade operacional dos controles das estimativas contábeis.</w:t>
      </w:r>
    </w:p>
    <w:p w14:paraId="056293F4" w14:textId="77777777" w:rsidR="002A7EB0" w:rsidRDefault="002A7EB0" w:rsidP="002A7EB0">
      <w:pPr>
        <w:pStyle w:val="BRK0"/>
        <w:spacing w:before="0" w:line="240" w:lineRule="auto"/>
        <w:ind w:left="0" w:right="-1" w:firstLine="0"/>
        <w:rPr>
          <w:rFonts w:cs="Arial"/>
          <w:szCs w:val="22"/>
        </w:rPr>
      </w:pPr>
    </w:p>
    <w:p w14:paraId="31D2B5AF" w14:textId="77777777" w:rsidR="002A7EB0" w:rsidRPr="00CF078A" w:rsidRDefault="002A7EB0" w:rsidP="002A7EB0">
      <w:pPr>
        <w:spacing w:line="240" w:lineRule="auto"/>
        <w:ind w:left="567" w:right="-1" w:hanging="567"/>
        <w:rPr>
          <w:lang w:eastAsia="pt-BR"/>
        </w:rPr>
      </w:pPr>
      <w:r w:rsidRPr="00CF078A">
        <w:t>A30.</w:t>
      </w:r>
      <w:r w:rsidRPr="00CF078A">
        <w:tab/>
        <w:t>A obtenção do entendimento da supervisão dos responsáveis pela governança pode ser importante quando houver estimativas contábeis que:</w:t>
      </w:r>
    </w:p>
    <w:p w14:paraId="7B90BD55"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requerem julgamento significativo por parte da administração para tratar a subjetividade;</w:t>
      </w:r>
    </w:p>
    <w:p w14:paraId="7ABC600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têm alto nível de incerteza da estimativa;</w:t>
      </w:r>
    </w:p>
    <w:p w14:paraId="27BC2FE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são complexas de se elaborar</w:t>
      </w:r>
      <w:r>
        <w:rPr>
          <w:color w:val="auto"/>
          <w:sz w:val="22"/>
          <w:szCs w:val="22"/>
          <w:lang w:val="pt-BR"/>
        </w:rPr>
        <w:t>,</w:t>
      </w:r>
      <w:r w:rsidRPr="00CF078A">
        <w:rPr>
          <w:color w:val="auto"/>
          <w:sz w:val="22"/>
          <w:szCs w:val="22"/>
          <w:lang w:val="pt-BR"/>
        </w:rPr>
        <w:t xml:space="preserve"> como, por exemplo, devido ao </w:t>
      </w:r>
      <w:r>
        <w:rPr>
          <w:color w:val="auto"/>
          <w:sz w:val="22"/>
          <w:szCs w:val="22"/>
          <w:lang w:val="pt-BR"/>
        </w:rPr>
        <w:t xml:space="preserve">uso </w:t>
      </w:r>
      <w:r w:rsidRPr="00CF078A">
        <w:rPr>
          <w:color w:val="auto"/>
          <w:sz w:val="22"/>
          <w:szCs w:val="22"/>
          <w:lang w:val="pt-BR"/>
        </w:rPr>
        <w:t>extensivo de tecnologia da informação, a grandes volumes de dados ou ao uso de diversas fontes de dados ou premissas com inter-relações complexas;</w:t>
      </w:r>
    </w:p>
    <w:p w14:paraId="7987730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tiveram, ou teriam que ter, mudança no método, nas premissas ou nos dados em relação a períodos anteriores; ou</w:t>
      </w:r>
    </w:p>
    <w:p w14:paraId="5C54F53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rPr>
      </w:pPr>
      <w:r w:rsidRPr="007174CC">
        <w:rPr>
          <w:color w:val="auto"/>
          <w:sz w:val="22"/>
          <w:szCs w:val="22"/>
          <w:lang w:val="pt-BR"/>
        </w:rPr>
        <w:t>envolvem</w:t>
      </w:r>
      <w:r w:rsidRPr="00CF078A">
        <w:rPr>
          <w:color w:val="auto"/>
          <w:sz w:val="22"/>
          <w:szCs w:val="22"/>
        </w:rPr>
        <w:t xml:space="preserve"> premissas significativas.</w:t>
      </w:r>
    </w:p>
    <w:p w14:paraId="383C75B5" w14:textId="77777777" w:rsidR="002A7EB0" w:rsidRPr="007533B5" w:rsidRDefault="002A7EB0" w:rsidP="007533B5">
      <w:pPr>
        <w:spacing w:before="120" w:after="120" w:line="240" w:lineRule="auto"/>
      </w:pPr>
      <w:r w:rsidRPr="007533B5">
        <w:t>Aplicação por parte da administração de habilidades ou conhecimentos especializados, incluindo o uso de especialistas da administração (ver item 13(f))</w:t>
      </w:r>
    </w:p>
    <w:p w14:paraId="027C74C1" w14:textId="77777777" w:rsidR="002A7EB0" w:rsidRDefault="002A7EB0" w:rsidP="002A7EB0">
      <w:pPr>
        <w:pStyle w:val="BRK0"/>
        <w:spacing w:before="0" w:line="240" w:lineRule="auto"/>
        <w:ind w:left="0" w:right="-1" w:firstLine="0"/>
        <w:rPr>
          <w:rFonts w:cs="Arial"/>
          <w:szCs w:val="22"/>
        </w:rPr>
      </w:pPr>
    </w:p>
    <w:p w14:paraId="7B97B4FA" w14:textId="77777777" w:rsidR="002A7EB0" w:rsidRPr="00CF078A" w:rsidRDefault="002A7EB0" w:rsidP="002A7EB0">
      <w:pPr>
        <w:spacing w:line="240" w:lineRule="auto"/>
        <w:ind w:left="567" w:right="-1" w:hanging="567"/>
        <w:rPr>
          <w:lang w:eastAsia="pt-BR"/>
        </w:rPr>
      </w:pPr>
      <w:r w:rsidRPr="00CF078A">
        <w:t>A31.</w:t>
      </w:r>
      <w:r w:rsidRPr="00CF078A">
        <w:tab/>
        <w:t>O auditor deve considerar se as seguintes circunstâncias aumentam a probabilidade de que a administração precise envolver um especialista</w:t>
      </w:r>
      <w:r>
        <w:t xml:space="preserve"> (ver NBC TA 500, item 8)</w:t>
      </w:r>
      <w:r w:rsidRPr="00CF078A">
        <w:t>:</w:t>
      </w:r>
    </w:p>
    <w:p w14:paraId="0606C2C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especializada do assunto que precisa ser estimado</w:t>
      </w:r>
      <w:r>
        <w:rPr>
          <w:color w:val="auto"/>
          <w:sz w:val="22"/>
          <w:szCs w:val="22"/>
          <w:lang w:val="pt-BR"/>
        </w:rPr>
        <w:t>,</w:t>
      </w:r>
      <w:r w:rsidRPr="00CF078A">
        <w:rPr>
          <w:color w:val="auto"/>
          <w:sz w:val="22"/>
          <w:szCs w:val="22"/>
          <w:lang w:val="pt-BR"/>
        </w:rPr>
        <w:t xml:space="preserve"> como, por exemplo, a estimativa contábil pode envolver a mensuração de reservas minerais ou de gás em indústrias extrativistas ou a avaliação do provável resultado da aplicação de termos contratuais complexos</w:t>
      </w:r>
      <w:r>
        <w:rPr>
          <w:color w:val="auto"/>
          <w:sz w:val="22"/>
          <w:szCs w:val="22"/>
          <w:lang w:val="pt-BR"/>
        </w:rPr>
        <w:t>;</w:t>
      </w:r>
    </w:p>
    <w:p w14:paraId="4C6A07C1" w14:textId="77777777" w:rsidR="002A7EB0" w:rsidRPr="00283890" w:rsidRDefault="002A7EB0" w:rsidP="15ECA22E">
      <w:pPr>
        <w:pStyle w:val="BLTBOLA"/>
        <w:spacing w:before="0" w:line="240" w:lineRule="auto"/>
        <w:ind w:left="851" w:right="-1" w:hanging="284"/>
        <w:rPr>
          <w:color w:val="auto"/>
          <w:sz w:val="22"/>
          <w:szCs w:val="22"/>
          <w:lang w:val="pt-BR"/>
        </w:rPr>
      </w:pPr>
      <w:r w:rsidRPr="00283890">
        <w:rPr>
          <w:color w:val="auto"/>
          <w:sz w:val="22"/>
          <w:szCs w:val="22"/>
          <w:lang w:val="pt-BR"/>
        </w:rPr>
        <w:t>a natureza complexa dos modelos necessários para a aplicação dos requisitos relevantes da estrutura de relatório financeiro aplicável, como seria o caso em certas mensurações, como as de valor justo de nível 3 (v</w:t>
      </w:r>
      <w:r w:rsidRPr="00283890">
        <w:rPr>
          <w:rFonts w:cs="Times New Roman"/>
          <w:color w:val="auto"/>
          <w:sz w:val="22"/>
          <w:szCs w:val="22"/>
          <w:lang w:val="pt-BR"/>
        </w:rPr>
        <w:t>er, por exemplo, a NBC TG 46 – Mensuração do Valor Justo);</w:t>
      </w:r>
    </w:p>
    <w:p w14:paraId="1AB8664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não usual ou não recorrente da condição, transação ou evento que precisa de estimativa contábil.</w:t>
      </w:r>
    </w:p>
    <w:p w14:paraId="52C0234A" w14:textId="77777777" w:rsidR="002A7EB0" w:rsidRPr="007533B5" w:rsidRDefault="002A7EB0" w:rsidP="007533B5">
      <w:pPr>
        <w:spacing w:before="120" w:after="120" w:line="240" w:lineRule="auto"/>
      </w:pPr>
      <w:r w:rsidRPr="007533B5">
        <w:t>Processo de avaliação de riscos da entidade (ver item 13(g))</w:t>
      </w:r>
    </w:p>
    <w:p w14:paraId="3016BA28" w14:textId="77777777" w:rsidR="002A7EB0" w:rsidRDefault="002A7EB0" w:rsidP="002A7EB0">
      <w:pPr>
        <w:pStyle w:val="BRK0"/>
        <w:spacing w:before="0" w:line="240" w:lineRule="auto"/>
        <w:ind w:left="0" w:right="-1" w:firstLine="0"/>
        <w:rPr>
          <w:rFonts w:cs="Arial"/>
          <w:szCs w:val="22"/>
        </w:rPr>
      </w:pPr>
    </w:p>
    <w:p w14:paraId="72F05610" w14:textId="77777777" w:rsidR="002A7EB0" w:rsidRPr="00CF078A" w:rsidRDefault="002A7EB0" w:rsidP="002A7EB0">
      <w:pPr>
        <w:spacing w:line="240" w:lineRule="auto"/>
        <w:ind w:left="567" w:right="-1" w:hanging="567"/>
        <w:rPr>
          <w:lang w:eastAsia="pt-BR"/>
        </w:rPr>
      </w:pPr>
      <w:r w:rsidRPr="00CF078A">
        <w:t>A32.</w:t>
      </w:r>
      <w:r w:rsidRPr="00CF078A">
        <w:tab/>
        <w:t>Entender o modo como o processo de avaliação de riscos da entidade identifica e trata os riscos relacionados com as estimativas contábeis pode auxiliar o auditor ao considerar mudanças:</w:t>
      </w:r>
    </w:p>
    <w:p w14:paraId="0922933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nos requisitos da estrutura de relatório financeiro aplicável relacionados com as estimativas contábeis;</w:t>
      </w:r>
    </w:p>
    <w:p w14:paraId="0E771C2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na disponibilidade ou natureza das fontes de dados que são relevantes na elaboração das estimativas contábeis ou que podem afetar a confiabilidade dos dados utilizados;</w:t>
      </w:r>
    </w:p>
    <w:p w14:paraId="0A80806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no sistema de informação ou no ambiente de TI da entidade; e</w:t>
      </w:r>
    </w:p>
    <w:p w14:paraId="7EC9CC25"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rPr>
      </w:pPr>
      <w:r w:rsidRPr="007174CC">
        <w:rPr>
          <w:color w:val="auto"/>
          <w:sz w:val="22"/>
          <w:szCs w:val="22"/>
          <w:lang w:val="pt-BR"/>
        </w:rPr>
        <w:t>no pessoal chave</w:t>
      </w:r>
      <w:r w:rsidRPr="00CF078A">
        <w:rPr>
          <w:color w:val="auto"/>
          <w:sz w:val="22"/>
          <w:szCs w:val="22"/>
        </w:rPr>
        <w:t>.</w:t>
      </w:r>
    </w:p>
    <w:p w14:paraId="1EA9AF83" w14:textId="77777777" w:rsidR="002A7EB0" w:rsidRDefault="002A7EB0" w:rsidP="002A7EB0">
      <w:pPr>
        <w:pStyle w:val="BRK0"/>
        <w:spacing w:before="0" w:line="240" w:lineRule="auto"/>
        <w:ind w:left="0" w:right="-1" w:firstLine="0"/>
        <w:rPr>
          <w:rFonts w:cs="Arial"/>
          <w:szCs w:val="22"/>
        </w:rPr>
      </w:pPr>
    </w:p>
    <w:p w14:paraId="6EBF0908" w14:textId="77777777" w:rsidR="002A7EB0" w:rsidRPr="00CF078A" w:rsidRDefault="002A7EB0" w:rsidP="002A7EB0">
      <w:pPr>
        <w:spacing w:line="240" w:lineRule="auto"/>
        <w:ind w:left="567" w:right="-1" w:hanging="567"/>
        <w:rPr>
          <w:lang w:eastAsia="pt-BR"/>
        </w:rPr>
      </w:pPr>
      <w:r w:rsidRPr="00CF078A">
        <w:t>A33.</w:t>
      </w:r>
      <w:r w:rsidRPr="00CF078A">
        <w:tab/>
        <w:t>Assuntos que o auditor deve considerar na obtenção de entendimento do modo como a administração identificou e trata a susceptibilidade à distorção devido à tendenciosidade da administração ou fraude na elaboração das estimativas contábeis incluem se e, caso afirmativo, como a administração:</w:t>
      </w:r>
    </w:p>
    <w:p w14:paraId="31CA6CF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presta atenção em particular à seleção ou </w:t>
      </w:r>
      <w:r>
        <w:rPr>
          <w:color w:val="auto"/>
          <w:sz w:val="22"/>
          <w:szCs w:val="22"/>
          <w:lang w:val="pt-BR"/>
        </w:rPr>
        <w:t xml:space="preserve">à </w:t>
      </w:r>
      <w:r w:rsidRPr="00CF078A">
        <w:rPr>
          <w:color w:val="auto"/>
          <w:sz w:val="22"/>
          <w:szCs w:val="22"/>
          <w:lang w:val="pt-BR"/>
        </w:rPr>
        <w:t>aplicação dos métodos, das premissas e dos dados utilizados na elaboração das estimativas contábeis</w:t>
      </w:r>
      <w:r>
        <w:rPr>
          <w:color w:val="auto"/>
          <w:sz w:val="22"/>
          <w:szCs w:val="22"/>
          <w:lang w:val="pt-BR"/>
        </w:rPr>
        <w:t>;</w:t>
      </w:r>
    </w:p>
    <w:p w14:paraId="3DC24F4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monitora indicadores de desempenho chave que podem indicar um desempenho inesperado ou inconsistente em relação ao desempenho histórico ou planejado ou a outros fatores conhecidos</w:t>
      </w:r>
      <w:r>
        <w:rPr>
          <w:color w:val="auto"/>
          <w:sz w:val="22"/>
          <w:szCs w:val="22"/>
          <w:lang w:val="pt-BR"/>
        </w:rPr>
        <w:t>;</w:t>
      </w:r>
    </w:p>
    <w:p w14:paraId="6267A4E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identifica incentivos financeiros ou outros incentivos que podem ser uma motivação para a tendenciosidade</w:t>
      </w:r>
      <w:r>
        <w:rPr>
          <w:color w:val="auto"/>
          <w:sz w:val="22"/>
          <w:szCs w:val="22"/>
          <w:lang w:val="pt-BR"/>
        </w:rPr>
        <w:t>;</w:t>
      </w:r>
    </w:p>
    <w:p w14:paraId="3D2D99B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monitora a necessidade de mudanças nos métodos, nas premissas significativas ou nos dados utilizados na elaboração das estimativas contábeis</w:t>
      </w:r>
      <w:r>
        <w:rPr>
          <w:color w:val="auto"/>
          <w:sz w:val="22"/>
          <w:szCs w:val="22"/>
          <w:lang w:val="pt-BR"/>
        </w:rPr>
        <w:t>;</w:t>
      </w:r>
    </w:p>
    <w:p w14:paraId="196EE7F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estabelece supervisão e revisão apropriadas dos modelos utilizados na elaboração das estimativas contábeis</w:t>
      </w:r>
      <w:r>
        <w:rPr>
          <w:color w:val="auto"/>
          <w:sz w:val="22"/>
          <w:szCs w:val="22"/>
          <w:lang w:val="pt-BR"/>
        </w:rPr>
        <w:t>;</w:t>
      </w:r>
    </w:p>
    <w:p w14:paraId="4EC6749B" w14:textId="77777777" w:rsidR="002A7EB0"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requer </w:t>
      </w:r>
      <w:r>
        <w:rPr>
          <w:color w:val="auto"/>
          <w:sz w:val="22"/>
          <w:szCs w:val="22"/>
          <w:lang w:val="pt-BR"/>
        </w:rPr>
        <w:t xml:space="preserve">a </w:t>
      </w:r>
      <w:r w:rsidRPr="00CF078A">
        <w:rPr>
          <w:color w:val="auto"/>
          <w:sz w:val="22"/>
          <w:szCs w:val="22"/>
          <w:lang w:val="pt-BR"/>
        </w:rPr>
        <w:t xml:space="preserve">documentação </w:t>
      </w:r>
      <w:r>
        <w:rPr>
          <w:color w:val="auto"/>
          <w:sz w:val="22"/>
          <w:szCs w:val="22"/>
          <w:lang w:val="pt-BR"/>
        </w:rPr>
        <w:t xml:space="preserve">do </w:t>
      </w:r>
      <w:r w:rsidRPr="00CF078A">
        <w:rPr>
          <w:color w:val="auto"/>
          <w:sz w:val="22"/>
          <w:szCs w:val="22"/>
          <w:lang w:val="pt-BR"/>
        </w:rPr>
        <w:t>racional</w:t>
      </w:r>
      <w:r>
        <w:rPr>
          <w:color w:val="auto"/>
          <w:sz w:val="22"/>
          <w:szCs w:val="22"/>
          <w:lang w:val="pt-BR"/>
        </w:rPr>
        <w:t xml:space="preserve"> para</w:t>
      </w:r>
      <w:r w:rsidRPr="00CF078A">
        <w:rPr>
          <w:color w:val="auto"/>
          <w:sz w:val="22"/>
          <w:szCs w:val="22"/>
          <w:lang w:val="pt-BR"/>
        </w:rPr>
        <w:t>, ou revisão independente</w:t>
      </w:r>
      <w:r>
        <w:rPr>
          <w:color w:val="auto"/>
          <w:sz w:val="22"/>
          <w:szCs w:val="22"/>
          <w:lang w:val="pt-BR"/>
        </w:rPr>
        <w:t xml:space="preserve"> de</w:t>
      </w:r>
      <w:r w:rsidRPr="00CF078A">
        <w:rPr>
          <w:color w:val="auto"/>
          <w:sz w:val="22"/>
          <w:szCs w:val="22"/>
          <w:lang w:val="pt-BR"/>
        </w:rPr>
        <w:t>, julgamentos significativos exercidos na elaboração das estimativas contábeis.</w:t>
      </w:r>
    </w:p>
    <w:p w14:paraId="3AA68678" w14:textId="77777777" w:rsidR="002A7EB0" w:rsidRPr="007533B5" w:rsidRDefault="002A7EB0" w:rsidP="007533B5">
      <w:pPr>
        <w:spacing w:before="120" w:after="120" w:line="240" w:lineRule="auto"/>
      </w:pPr>
      <w:r w:rsidRPr="007533B5">
        <w:t>Sistema de informação da entidade relacionado com as estimativas contábeis (ver item 13(h)(i))</w:t>
      </w:r>
    </w:p>
    <w:p w14:paraId="21818801" w14:textId="77777777" w:rsidR="002A7EB0" w:rsidRDefault="002A7EB0" w:rsidP="002A7EB0">
      <w:pPr>
        <w:pStyle w:val="BRK0"/>
        <w:spacing w:before="0" w:line="240" w:lineRule="auto"/>
        <w:ind w:left="0" w:right="-1" w:firstLine="0"/>
        <w:rPr>
          <w:rFonts w:cs="Arial"/>
          <w:szCs w:val="22"/>
        </w:rPr>
      </w:pPr>
    </w:p>
    <w:p w14:paraId="014B631D" w14:textId="77777777" w:rsidR="002A7EB0" w:rsidRPr="00CF078A" w:rsidRDefault="002A7EB0" w:rsidP="002A7EB0">
      <w:pPr>
        <w:spacing w:line="240" w:lineRule="auto"/>
        <w:ind w:left="567" w:right="-1" w:hanging="567"/>
        <w:rPr>
          <w:lang w:eastAsia="pt-BR"/>
        </w:rPr>
      </w:pPr>
      <w:r w:rsidRPr="00CF078A">
        <w:t>A34.</w:t>
      </w:r>
      <w:r w:rsidRPr="00CF078A">
        <w:tab/>
        <w:t>As classes de transações, eventos e condições no escopo do item 13(h) são as mesmas que as classes de transações, eventos e condições relacionados com as estimativas contábeis e divulgações relacionadas que estão sujeitas ao ite</w:t>
      </w:r>
      <w:r>
        <w:t>m</w:t>
      </w:r>
      <w:r w:rsidRPr="00CF078A">
        <w:t xml:space="preserve"> 18(a) e (d) da NBC TA 315. Ao obter entendimento do sistema de informação da entidade na medida em que ele se relaciona com as estimativas contábeis, o auditor deve considerar:</w:t>
      </w:r>
    </w:p>
    <w:p w14:paraId="4425ED5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as estimativas contábeis são resultantes do registro de transações de rotina e recorrentes ou de transações não recorrentes ou não usuais</w:t>
      </w:r>
      <w:r>
        <w:rPr>
          <w:color w:val="auto"/>
          <w:sz w:val="22"/>
          <w:szCs w:val="22"/>
          <w:lang w:val="pt-BR"/>
        </w:rPr>
        <w:t>;</w:t>
      </w:r>
    </w:p>
    <w:p w14:paraId="7E0FA12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como o sistema de informação trata da integridade das estimativas contábeis e divulgações relacionadas, especificamente, para estimativas contábeis relacionadas com passivos.</w:t>
      </w:r>
    </w:p>
    <w:p w14:paraId="38A5A24B" w14:textId="77777777" w:rsidR="002A7EB0" w:rsidRDefault="002A7EB0" w:rsidP="002A7EB0">
      <w:pPr>
        <w:pStyle w:val="BRK0"/>
        <w:spacing w:before="0" w:line="240" w:lineRule="auto"/>
        <w:ind w:left="0" w:right="-1" w:firstLine="0"/>
        <w:rPr>
          <w:rFonts w:cs="Arial"/>
          <w:szCs w:val="22"/>
        </w:rPr>
      </w:pPr>
    </w:p>
    <w:p w14:paraId="454FE459" w14:textId="77777777" w:rsidR="002A7EB0" w:rsidRPr="00CF078A" w:rsidRDefault="002A7EB0" w:rsidP="002A7EB0">
      <w:pPr>
        <w:spacing w:line="240" w:lineRule="auto"/>
        <w:ind w:left="567" w:right="-1" w:hanging="567"/>
        <w:rPr>
          <w:lang w:eastAsia="pt-BR"/>
        </w:rPr>
      </w:pPr>
      <w:r w:rsidRPr="00CF078A">
        <w:t>A35.</w:t>
      </w:r>
      <w:r w:rsidRPr="00CF078A">
        <w:tab/>
        <w:t>Durante a auditoria, o auditor deve identificar classes de transações, eventos e condições que geram a necessidade de estimativas contábeis e divulgações relacionadas que a administração não conseguiu identificar. A NBC TA 315</w:t>
      </w:r>
      <w:r>
        <w:t>, item 17,</w:t>
      </w:r>
      <w:r w:rsidRPr="00CF078A">
        <w:t xml:space="preserve"> trata das circunstâncias em que o auditor identifica riscos de distorção relevante que a administração não conseguiu identificar, incluindo a determinação se há deficiência significativa no controle interno com relação ao processo de avaliação de risco da entidade.</w:t>
      </w:r>
    </w:p>
    <w:p w14:paraId="593DC3BC" w14:textId="77777777" w:rsidR="002A7EB0" w:rsidRPr="007533B5" w:rsidRDefault="002A7EB0" w:rsidP="007533B5">
      <w:pPr>
        <w:spacing w:before="120" w:after="120" w:line="240" w:lineRule="auto"/>
      </w:pPr>
      <w:r w:rsidRPr="007533B5">
        <w:t>Identificação por parte da administração dos métodos, premissas e fontes de dados relevantes (ver item 13(h)(ii)a.)</w:t>
      </w:r>
    </w:p>
    <w:p w14:paraId="318ADE90" w14:textId="77777777" w:rsidR="002A7EB0" w:rsidRDefault="002A7EB0" w:rsidP="002A7EB0">
      <w:pPr>
        <w:spacing w:line="240" w:lineRule="auto"/>
        <w:ind w:left="567" w:right="-1" w:hanging="567"/>
      </w:pPr>
    </w:p>
    <w:p w14:paraId="3788F6EE" w14:textId="77777777" w:rsidR="002A7EB0" w:rsidRPr="00CF078A" w:rsidRDefault="002A7EB0" w:rsidP="002A7EB0">
      <w:pPr>
        <w:spacing w:line="240" w:lineRule="auto"/>
        <w:ind w:left="567" w:right="-1" w:hanging="567"/>
        <w:rPr>
          <w:lang w:eastAsia="pt-BR"/>
        </w:rPr>
      </w:pPr>
      <w:r w:rsidRPr="00CF078A">
        <w:t>A36.</w:t>
      </w:r>
      <w:r w:rsidRPr="00CF078A">
        <w:tab/>
        <w:t>Se a administração alterou o método de elaboração de estimativa contábil, as considerações podem incluir se o novo método é, por exemplo, mais apropriado</w:t>
      </w:r>
      <w:r>
        <w:t>;</w:t>
      </w:r>
      <w:r w:rsidRPr="00CF078A">
        <w:t xml:space="preserve"> se ele é, em si, uma resposta a mudanças no ambiente ou nas circunstâncias que afetam a entidade ou a mudanças nos requisitos da estrutura de relatório financeiro aplicável ou ambiente regulatório</w:t>
      </w:r>
      <w:r>
        <w:t>;</w:t>
      </w:r>
      <w:r w:rsidRPr="00CF078A">
        <w:t xml:space="preserve"> ou se a administração tem outro motivo válido.</w:t>
      </w:r>
    </w:p>
    <w:p w14:paraId="1C75E048" w14:textId="77777777" w:rsidR="002A7EB0" w:rsidRDefault="002A7EB0" w:rsidP="002A7EB0">
      <w:pPr>
        <w:pStyle w:val="BRK0"/>
        <w:spacing w:before="0" w:line="240" w:lineRule="auto"/>
        <w:ind w:left="0" w:right="-1" w:firstLine="0"/>
        <w:rPr>
          <w:rFonts w:cs="Arial"/>
          <w:szCs w:val="22"/>
        </w:rPr>
      </w:pPr>
    </w:p>
    <w:p w14:paraId="7129D922" w14:textId="77777777" w:rsidR="002A7EB0" w:rsidRPr="00CF078A" w:rsidRDefault="002A7EB0" w:rsidP="002A7EB0">
      <w:pPr>
        <w:spacing w:line="240" w:lineRule="auto"/>
        <w:ind w:left="567" w:right="-1" w:hanging="567"/>
        <w:rPr>
          <w:lang w:eastAsia="pt-BR"/>
        </w:rPr>
      </w:pPr>
      <w:r w:rsidRPr="00CF078A">
        <w:t>A37.</w:t>
      </w:r>
      <w:r w:rsidRPr="00CF078A">
        <w:tab/>
        <w:t>Se a administração não alterou o método de elaboração de estimativa contábil, as considerações pode</w:t>
      </w:r>
      <w:r>
        <w:t>m</w:t>
      </w:r>
      <w:r w:rsidRPr="00CF078A">
        <w:t xml:space="preserve"> incluir se o uso contínuo dos métodos, das premissas e dos dados anteriores é apropriado em vista do ambiente ou </w:t>
      </w:r>
      <w:r>
        <w:t xml:space="preserve">das </w:t>
      </w:r>
      <w:r w:rsidRPr="00CF078A">
        <w:t>circunstâncias atuais.</w:t>
      </w:r>
    </w:p>
    <w:p w14:paraId="45B159C7" w14:textId="77777777" w:rsidR="002A7EB0" w:rsidRPr="007533B5" w:rsidRDefault="002A7EB0" w:rsidP="007533B5">
      <w:pPr>
        <w:spacing w:before="120" w:after="120" w:line="240" w:lineRule="auto"/>
      </w:pPr>
      <w:r w:rsidRPr="007533B5">
        <w:t>Métodos (ver item 13(h)(ii)a.i.)</w:t>
      </w:r>
    </w:p>
    <w:p w14:paraId="3FCE136A" w14:textId="77777777" w:rsidR="002A7EB0" w:rsidRDefault="002A7EB0" w:rsidP="002A7EB0">
      <w:pPr>
        <w:pStyle w:val="BRK0"/>
        <w:spacing w:before="0" w:line="240" w:lineRule="auto"/>
        <w:ind w:left="0" w:right="-1" w:firstLine="0"/>
        <w:rPr>
          <w:rFonts w:cs="Arial"/>
          <w:szCs w:val="22"/>
        </w:rPr>
      </w:pPr>
    </w:p>
    <w:p w14:paraId="5FCBA777" w14:textId="77777777" w:rsidR="002A7EB0" w:rsidRPr="00CF078A" w:rsidRDefault="002A7EB0" w:rsidP="002A7EB0">
      <w:pPr>
        <w:spacing w:line="240" w:lineRule="auto"/>
        <w:ind w:left="567" w:right="-1" w:hanging="567"/>
      </w:pPr>
      <w:r w:rsidRPr="00CF078A">
        <w:t>A38.</w:t>
      </w:r>
      <w:r w:rsidRPr="00CF078A">
        <w:tab/>
        <w:t>A estrutura de relatório financeiro aplicável pode determinar o método a ser utilizado na elaboração de estimativa contábil. Em muitos casos, entretanto, a estrutura de relatório financeiro aplicável não determina um único método, ou a base de mensuração exigida determina, ou permite, o uso de métodos alternativos.</w:t>
      </w:r>
    </w:p>
    <w:p w14:paraId="31D842BE" w14:textId="77777777" w:rsidR="002A7EB0" w:rsidRPr="007533B5" w:rsidRDefault="002A7EB0" w:rsidP="007533B5">
      <w:pPr>
        <w:spacing w:before="120" w:after="120" w:line="240" w:lineRule="auto"/>
      </w:pPr>
      <w:r w:rsidRPr="007533B5">
        <w:t>Modelos</w:t>
      </w:r>
    </w:p>
    <w:p w14:paraId="50852F7D" w14:textId="77777777" w:rsidR="002A7EB0" w:rsidRDefault="002A7EB0" w:rsidP="002A7EB0">
      <w:pPr>
        <w:pStyle w:val="BRK0"/>
        <w:spacing w:before="0" w:line="240" w:lineRule="auto"/>
        <w:ind w:left="0" w:right="-1" w:firstLine="0"/>
        <w:rPr>
          <w:rFonts w:cs="Arial"/>
          <w:szCs w:val="22"/>
        </w:rPr>
      </w:pPr>
    </w:p>
    <w:p w14:paraId="207BBEA8" w14:textId="77777777" w:rsidR="002A7EB0" w:rsidRPr="00CF078A" w:rsidRDefault="002A7EB0" w:rsidP="002A7EB0">
      <w:pPr>
        <w:spacing w:line="240" w:lineRule="auto"/>
        <w:ind w:left="567" w:right="-1" w:hanging="567"/>
        <w:rPr>
          <w:lang w:eastAsia="pt-BR"/>
        </w:rPr>
      </w:pPr>
      <w:r w:rsidRPr="00CF078A">
        <w:t>A39.</w:t>
      </w:r>
      <w:r w:rsidRPr="00CF078A">
        <w:tab/>
        <w:t>A administração pode planejar e implementar controles específicos em torno de modelos utilizados na elaboração de estimativas contábeis, sejam eles modelo próprio da administração ou modelo externo. Quando o próprio modelo tem alto nível de complexidade ou subjetividade</w:t>
      </w:r>
      <w:r>
        <w:t>,</w:t>
      </w:r>
      <w:r w:rsidRPr="00CF078A">
        <w:t xml:space="preserve"> como, por exemplo, modelo de perda de crédito esperada ou modelo de valor justo que utiliza informações de nível 3, é mais provável que os controles que tratam dessa complexidade ou subjetividade sejam identificados como sendo relevantes para a auditoria. Quando há complexidade em relação aos modelos, é mais provável que os controles da integridade dos dados sejam relevantes para a auditoria. Os fatores que podem ser apropriados para o auditor considerar na obtenção de entendimento do modelo e das atividades de controle relevantes para a auditoria incluem:</w:t>
      </w:r>
    </w:p>
    <w:p w14:paraId="464DEA4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como a administração determina a relevância e a precisão do modelo;</w:t>
      </w:r>
    </w:p>
    <w:p w14:paraId="3620946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validação ou verificações a</w:t>
      </w:r>
      <w:r w:rsidRPr="00CF078A">
        <w:rPr>
          <w:i/>
          <w:color w:val="auto"/>
          <w:sz w:val="22"/>
          <w:szCs w:val="22"/>
          <w:lang w:val="pt-BR"/>
        </w:rPr>
        <w:t xml:space="preserve"> posteriori</w:t>
      </w:r>
      <w:r w:rsidRPr="00CF078A">
        <w:rPr>
          <w:color w:val="auto"/>
          <w:sz w:val="22"/>
          <w:szCs w:val="22"/>
          <w:lang w:val="pt-BR"/>
        </w:rPr>
        <w:t xml:space="preserve"> do modelo, incluindo se ele é validado antes do uso e revalidado em intervalos regulares para determinar se continua adequado para o seu uso pretendido. A validação por parte da entidade do modelo pode incluir a avaliação da:</w:t>
      </w:r>
    </w:p>
    <w:p w14:paraId="1AEB317B" w14:textId="77777777" w:rsidR="002A7EB0" w:rsidRPr="00B01D02"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B01D02">
        <w:rPr>
          <w:color w:val="auto"/>
          <w:sz w:val="22"/>
          <w:szCs w:val="22"/>
          <w:lang w:val="pt-BR"/>
        </w:rPr>
        <w:t>solidez teórica do modelo;</w:t>
      </w:r>
    </w:p>
    <w:p w14:paraId="4BD5F647" w14:textId="77777777" w:rsidR="002A7EB0" w:rsidRPr="00C80B0D"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80B0D">
        <w:rPr>
          <w:color w:val="auto"/>
          <w:sz w:val="22"/>
          <w:szCs w:val="22"/>
          <w:lang w:val="pt-BR"/>
        </w:rPr>
        <w:t>integridade matemática do modelo; e</w:t>
      </w:r>
    </w:p>
    <w:p w14:paraId="6A55DD47"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precisão e integridade dos dados e adequação dos dados e das premissas utilizados no modelo;</w:t>
      </w:r>
    </w:p>
    <w:p w14:paraId="7B16E4A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como o modelo é alterado ou ajustado de maneira apropriada e tempestiva devido a mudanças no mercado ou a outras condições e se há políticas apropriadas de controle de alterações do modelo;</w:t>
      </w:r>
    </w:p>
    <w:p w14:paraId="384FB2A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os ajustes, também chamados de sobreposições em determinados setores, são feitos no resultado do modelo e se esses ajustes são apropriados nas circunstâncias de acordo com os requisitos da estrutura de relatório financeiro aplicável. Quando os ajustes não são apropriados, eles podem ser indicadores de possível tendenciosidade da administração; e</w:t>
      </w:r>
    </w:p>
    <w:p w14:paraId="6485FA4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o modelo é documentado de maneira adequada, incluindo suas aplicações pretendidas, limitações, parâmetros chave, dados e premissas exigidos, os resultados de qualquer validação realizada nele e a natureza de quaisquer ajustes feitos em seu resultado e sua base.</w:t>
      </w:r>
    </w:p>
    <w:p w14:paraId="6D4F6BD0" w14:textId="77777777" w:rsidR="002A7EB0" w:rsidRPr="007533B5" w:rsidRDefault="002A7EB0" w:rsidP="007533B5">
      <w:pPr>
        <w:spacing w:before="120" w:after="120" w:line="240" w:lineRule="auto"/>
      </w:pPr>
      <w:r w:rsidRPr="007533B5">
        <w:t>Premissas (ver item 13(h)(ii)a.ii.)</w:t>
      </w:r>
    </w:p>
    <w:p w14:paraId="1AE7EEAC" w14:textId="77777777" w:rsidR="002A7EB0" w:rsidRDefault="002A7EB0" w:rsidP="002A7EB0">
      <w:pPr>
        <w:pStyle w:val="BRK0"/>
        <w:spacing w:before="0" w:line="240" w:lineRule="auto"/>
        <w:ind w:left="0" w:right="-1" w:firstLine="0"/>
        <w:rPr>
          <w:rFonts w:cs="Arial"/>
          <w:szCs w:val="22"/>
        </w:rPr>
      </w:pPr>
    </w:p>
    <w:p w14:paraId="4EBBFA73" w14:textId="77777777" w:rsidR="002A7EB0" w:rsidRPr="00CF078A" w:rsidRDefault="002A7EB0" w:rsidP="002A7EB0">
      <w:pPr>
        <w:spacing w:line="240" w:lineRule="auto"/>
        <w:ind w:left="567" w:right="-1" w:hanging="567"/>
        <w:rPr>
          <w:lang w:eastAsia="pt-BR"/>
        </w:rPr>
      </w:pPr>
      <w:r w:rsidRPr="00CF078A">
        <w:t>A40.</w:t>
      </w:r>
      <w:r w:rsidRPr="00CF078A">
        <w:tab/>
        <w:t>Assuntos que o auditor deve considerar ao obter o entendimento de como a administração selecionou as premissas utilizadas na elaboração das estimativas contábeis incluem, por exemplo:</w:t>
      </w:r>
    </w:p>
    <w:p w14:paraId="1C83EFF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base para a seleção da administração e a documentação que suporta a seleção da premissa. A estrutura de relatório financeiro aplicável pode fornecer critérios ou orientação a serem utilizados na seleção d</w:t>
      </w:r>
      <w:r>
        <w:rPr>
          <w:color w:val="auto"/>
          <w:sz w:val="22"/>
          <w:szCs w:val="22"/>
          <w:lang w:val="pt-BR"/>
        </w:rPr>
        <w:t>a</w:t>
      </w:r>
      <w:r w:rsidRPr="00CF078A">
        <w:rPr>
          <w:color w:val="auto"/>
          <w:sz w:val="22"/>
          <w:szCs w:val="22"/>
          <w:lang w:val="pt-BR"/>
        </w:rPr>
        <w:t xml:space="preserve"> premissa</w:t>
      </w:r>
      <w:r>
        <w:rPr>
          <w:color w:val="auto"/>
          <w:sz w:val="22"/>
          <w:szCs w:val="22"/>
          <w:lang w:val="pt-BR"/>
        </w:rPr>
        <w:t>;</w:t>
      </w:r>
    </w:p>
    <w:p w14:paraId="0C987BB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como a administração avalia se as premissas são relevantes e completas</w:t>
      </w:r>
      <w:r>
        <w:rPr>
          <w:color w:val="auto"/>
          <w:sz w:val="22"/>
          <w:szCs w:val="22"/>
          <w:lang w:val="pt-BR"/>
        </w:rPr>
        <w:t>;</w:t>
      </w:r>
    </w:p>
    <w:p w14:paraId="50CEF7C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quando aplicável, como a administração determina que as premissas são consistentes entre si, com aquelas utilizadas em outras estimativas contábeis ou áreas das atividades comerciais da entidade, ou com outros assuntos que estão:</w:t>
      </w:r>
    </w:p>
    <w:p w14:paraId="2F04F832"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no controle da administração (por exemplo, premissas sobre os programas de manutenção que podem afetar a estimativa da vida útil de ativo) e se eles são consistentes com os planos de negócio da entidade e com o ambiente externo; e</w:t>
      </w:r>
    </w:p>
    <w:p w14:paraId="6CB25AA5"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fora do controle da administração (por exemplo, premissas sobre taxas de juros, taxas de mortalidade ou potenciais ações judiciais ou regulatórias)</w:t>
      </w:r>
      <w:r>
        <w:rPr>
          <w:color w:val="auto"/>
          <w:sz w:val="22"/>
          <w:szCs w:val="22"/>
          <w:lang w:val="pt-BR"/>
        </w:rPr>
        <w:t>;</w:t>
      </w:r>
    </w:p>
    <w:p w14:paraId="114C6CE5"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os requisitos da estrutura de relatório financeiro aplicável relacionad</w:t>
      </w:r>
      <w:r>
        <w:rPr>
          <w:color w:val="auto"/>
          <w:sz w:val="22"/>
          <w:szCs w:val="22"/>
          <w:lang w:val="pt-BR"/>
        </w:rPr>
        <w:t>o</w:t>
      </w:r>
      <w:r w:rsidRPr="00CF078A">
        <w:rPr>
          <w:color w:val="auto"/>
          <w:sz w:val="22"/>
          <w:szCs w:val="22"/>
          <w:lang w:val="pt-BR"/>
        </w:rPr>
        <w:t>s com a divulgação de premissas.</w:t>
      </w:r>
    </w:p>
    <w:p w14:paraId="3BFA57E5" w14:textId="77777777" w:rsidR="002A7EB0" w:rsidRDefault="002A7EB0" w:rsidP="002A7EB0">
      <w:pPr>
        <w:pStyle w:val="BRK0"/>
        <w:spacing w:before="0" w:line="240" w:lineRule="auto"/>
        <w:ind w:left="0" w:right="-1" w:firstLine="0"/>
        <w:rPr>
          <w:rFonts w:cs="Arial"/>
          <w:szCs w:val="22"/>
        </w:rPr>
      </w:pPr>
    </w:p>
    <w:p w14:paraId="0E0AC9B5" w14:textId="77777777" w:rsidR="002A7EB0" w:rsidRPr="00CF078A" w:rsidRDefault="002A7EB0" w:rsidP="002A7EB0">
      <w:pPr>
        <w:spacing w:line="240" w:lineRule="auto"/>
        <w:ind w:left="567" w:right="-1" w:hanging="567"/>
        <w:rPr>
          <w:lang w:eastAsia="pt-BR"/>
        </w:rPr>
      </w:pPr>
      <w:r w:rsidRPr="00CF078A">
        <w:t>A41.</w:t>
      </w:r>
      <w:r w:rsidRPr="00CF078A">
        <w:tab/>
        <w:t>Com relação às estimativas contábeis de valor justo, as premissas variam em termos de fontes de dados e da base para os julgamentos que as suportam, como segue:</w:t>
      </w:r>
    </w:p>
    <w:p w14:paraId="4EE8CC3E"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aquelas que reflitam o que os participantes do mercado usariam para determinar o preço de ativo ou passivo, desenvolvidas com base em dados de mercado obtidos de fontes independentes da entidade que apresenta o relatório;</w:t>
      </w:r>
    </w:p>
    <w:p w14:paraId="53F035CC"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aquelas que reflitam os julgamentos da própria entidade sobre quais premissas os participantes do mercado usariam para determinar o preço de ativo ou passivo, desenvolvidas com base nas melhores informações disponíveis nas circunstâncias.</w:t>
      </w:r>
    </w:p>
    <w:p w14:paraId="414CB3B1"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Na prática, entretanto, a distinção entre</w:t>
      </w:r>
      <w:r>
        <w:rPr>
          <w:rFonts w:cs="Arial"/>
        </w:rPr>
        <w:t xml:space="preserve"> as</w:t>
      </w:r>
      <w:r w:rsidRPr="00CF078A">
        <w:rPr>
          <w:rFonts w:cs="Arial"/>
        </w:rPr>
        <w:t xml:space="preserve"> </w:t>
      </w:r>
      <w:r>
        <w:rPr>
          <w:rFonts w:cs="Arial"/>
        </w:rPr>
        <w:t xml:space="preserve">alíneas </w:t>
      </w:r>
      <w:r w:rsidRPr="00CF078A">
        <w:rPr>
          <w:rFonts w:cs="Arial"/>
        </w:rPr>
        <w:t xml:space="preserve">(a) e (b) pode nem sempre ser evidente e distingui-las depende do entendimento das fontes de dados e da base para os julgamentos que suportam a premissa. Além disso, pode ser necessário que a administração faça </w:t>
      </w:r>
      <w:r>
        <w:rPr>
          <w:rFonts w:cs="Arial"/>
        </w:rPr>
        <w:t>a</w:t>
      </w:r>
      <w:r w:rsidRPr="00CF078A">
        <w:rPr>
          <w:rFonts w:cs="Arial"/>
        </w:rPr>
        <w:t xml:space="preserve"> seleção a partir de uma série de diferentes premissas utilizadas por diferentes participantes do mercado.</w:t>
      </w:r>
    </w:p>
    <w:p w14:paraId="36966C50" w14:textId="77777777" w:rsidR="002A7EB0" w:rsidRDefault="002A7EB0" w:rsidP="002A7EB0">
      <w:pPr>
        <w:pStyle w:val="BRK0"/>
        <w:spacing w:before="0" w:line="240" w:lineRule="auto"/>
        <w:ind w:left="0" w:right="-1" w:firstLine="0"/>
        <w:rPr>
          <w:rFonts w:cs="Arial"/>
          <w:szCs w:val="22"/>
        </w:rPr>
      </w:pPr>
    </w:p>
    <w:p w14:paraId="43C5F8D4" w14:textId="77777777" w:rsidR="002A7EB0" w:rsidRPr="00CF078A" w:rsidRDefault="002A7EB0" w:rsidP="002A7EB0">
      <w:pPr>
        <w:spacing w:line="240" w:lineRule="auto"/>
        <w:ind w:left="567" w:right="-1" w:hanging="567"/>
        <w:rPr>
          <w:lang w:eastAsia="pt-BR"/>
        </w:rPr>
      </w:pPr>
      <w:r w:rsidRPr="00CF078A">
        <w:t>A42.</w:t>
      </w:r>
      <w:r w:rsidRPr="00CF078A">
        <w:tab/>
        <w:t xml:space="preserve">As premissas utilizadas na elaboração da estimativa contábil são chamadas de </w:t>
      </w:r>
      <w:r>
        <w:t>“</w:t>
      </w:r>
      <w:r w:rsidRPr="00CF078A">
        <w:t>premissas significativas</w:t>
      </w:r>
      <w:r>
        <w:t>”,</w:t>
      </w:r>
      <w:r w:rsidRPr="00CF078A">
        <w:t xml:space="preserve"> nesta Norma</w:t>
      </w:r>
      <w:r>
        <w:t>,</w:t>
      </w:r>
      <w:r w:rsidRPr="00CF078A">
        <w:t xml:space="preserve"> se uma variação razoável na premissa afetar de forma relevante a mensuração da estimativa contábil. </w:t>
      </w:r>
      <w:r>
        <w:t>A</w:t>
      </w:r>
      <w:r w:rsidRPr="00CF078A">
        <w:t xml:space="preserve"> análise de sensibilidade pode ser útil para demonstrar o grau no qual a mensuração varia com base em uma ou mais premissas utilizadas na elaboração da estimativa contábil.</w:t>
      </w:r>
    </w:p>
    <w:p w14:paraId="7DEEFD4A" w14:textId="77777777" w:rsidR="002A7EB0" w:rsidRPr="007533B5" w:rsidRDefault="002A7EB0" w:rsidP="007533B5">
      <w:pPr>
        <w:spacing w:before="120" w:after="120" w:line="240" w:lineRule="auto"/>
      </w:pPr>
      <w:r w:rsidRPr="007533B5">
        <w:t>Mercados inativos ou sem liquidez</w:t>
      </w:r>
    </w:p>
    <w:p w14:paraId="54780B8C" w14:textId="77777777" w:rsidR="002A7EB0" w:rsidRPr="00E03D8A" w:rsidRDefault="002A7EB0" w:rsidP="002A7EB0">
      <w:pPr>
        <w:pStyle w:val="BRK0"/>
        <w:spacing w:before="0" w:line="240" w:lineRule="auto"/>
        <w:ind w:left="0" w:right="-1" w:firstLine="0"/>
        <w:rPr>
          <w:rFonts w:cs="Arial"/>
          <w:szCs w:val="22"/>
        </w:rPr>
      </w:pPr>
    </w:p>
    <w:p w14:paraId="1C5FE9E1" w14:textId="77777777" w:rsidR="002A7EB0" w:rsidRPr="00CF078A" w:rsidRDefault="002A7EB0" w:rsidP="002A7EB0">
      <w:pPr>
        <w:spacing w:line="240" w:lineRule="auto"/>
        <w:ind w:left="567" w:right="-1" w:hanging="567"/>
        <w:rPr>
          <w:lang w:eastAsia="pt-BR"/>
        </w:rPr>
      </w:pPr>
      <w:r w:rsidRPr="00CF078A">
        <w:t>A43.</w:t>
      </w:r>
      <w:r w:rsidRPr="00CF078A">
        <w:tab/>
        <w:t>Quando os mercados estão inativos ou sem liquidez, o entendimento do auditor de como a administração seleciona as premissas pode incluir o entendimento se a administração tem:</w:t>
      </w:r>
    </w:p>
    <w:p w14:paraId="269C256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implementadas as políticas apropriadas para adaptar a aplicação do método nessas circunstâncias. Essa adaptação pode incluir a realização de ajustes no modelo ou o desenvolvimento de novos modelos que são apropriados nas circunstâncias; </w:t>
      </w:r>
    </w:p>
    <w:p w14:paraId="4F545B0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recursos com as habilidades ou conhecimento</w:t>
      </w:r>
      <w:r>
        <w:rPr>
          <w:color w:val="auto"/>
          <w:sz w:val="22"/>
          <w:szCs w:val="22"/>
          <w:lang w:val="pt-BR"/>
        </w:rPr>
        <w:t>s</w:t>
      </w:r>
      <w:r w:rsidRPr="00CF078A">
        <w:rPr>
          <w:color w:val="auto"/>
          <w:sz w:val="22"/>
          <w:szCs w:val="22"/>
          <w:lang w:val="pt-BR"/>
        </w:rPr>
        <w:t xml:space="preserve"> necessários para adaptar ou desenvolver um modelo, se necessário, de forma urgente, incluindo a seleção de técnica de avaliação que seja apropriada nessas circunstâncias;</w:t>
      </w:r>
    </w:p>
    <w:p w14:paraId="7235F21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recursos para determinar o intervalo de resultados, considerando as incertezas envolvidas, como, por exemplo, realizando a análise de sensibilidade;</w:t>
      </w:r>
    </w:p>
    <w:p w14:paraId="1A962E0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meios para avaliar como, quando aplicável, a deterioração das condições de mercado afetou as operações da entidade, o ambiente e os riscos comerciais relevantes, e as implicações para as estimativas contábeis da entidade, nessas circunstâncias; e</w:t>
      </w:r>
    </w:p>
    <w:p w14:paraId="0E71C21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entendimento apropriado de como os dados de preço, e a sua relevância, de fontes de informações externas específicas podem variar nessas circunstâncias.</w:t>
      </w:r>
    </w:p>
    <w:p w14:paraId="7D072337" w14:textId="77777777" w:rsidR="002A7EB0" w:rsidRPr="007533B5" w:rsidRDefault="002A7EB0" w:rsidP="007533B5">
      <w:pPr>
        <w:spacing w:before="120" w:after="120" w:line="240" w:lineRule="auto"/>
      </w:pPr>
      <w:r w:rsidRPr="007533B5">
        <w:t>Dados (ver item 13(h)(ii)a.iii.)</w:t>
      </w:r>
    </w:p>
    <w:p w14:paraId="15DEF45D" w14:textId="77777777" w:rsidR="002A7EB0" w:rsidRDefault="002A7EB0" w:rsidP="002A7EB0">
      <w:pPr>
        <w:pStyle w:val="BRK0"/>
        <w:spacing w:before="0" w:line="240" w:lineRule="auto"/>
        <w:ind w:left="0" w:right="-1" w:firstLine="0"/>
        <w:rPr>
          <w:rFonts w:cs="Arial"/>
          <w:szCs w:val="22"/>
        </w:rPr>
      </w:pPr>
    </w:p>
    <w:p w14:paraId="25513F2C" w14:textId="77777777" w:rsidR="002A7EB0" w:rsidRPr="00CF078A" w:rsidRDefault="002A7EB0" w:rsidP="002A7EB0">
      <w:pPr>
        <w:spacing w:line="240" w:lineRule="auto"/>
        <w:ind w:left="567" w:right="-1" w:hanging="567"/>
      </w:pPr>
      <w:r w:rsidRPr="00CF078A">
        <w:t>A44.</w:t>
      </w:r>
      <w:r w:rsidRPr="00CF078A">
        <w:tab/>
        <w:t>Assuntos que o auditor deve considerar na obtenção de entendimento de como a administração seleciona os dados nos quais as estimativas contábeis se baseiam incluem:</w:t>
      </w:r>
    </w:p>
    <w:p w14:paraId="38F134F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e a fonte dos dados, incluindo informações obtidas de fonte de informações externa</w:t>
      </w:r>
      <w:r>
        <w:rPr>
          <w:color w:val="auto"/>
          <w:sz w:val="22"/>
          <w:szCs w:val="22"/>
          <w:lang w:val="pt-BR"/>
        </w:rPr>
        <w:t>;</w:t>
      </w:r>
    </w:p>
    <w:p w14:paraId="188A4B4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como a administração avalia se os dados são apropriados</w:t>
      </w:r>
      <w:r>
        <w:rPr>
          <w:color w:val="auto"/>
          <w:sz w:val="22"/>
          <w:szCs w:val="22"/>
          <w:lang w:val="pt-BR"/>
        </w:rPr>
        <w:t>;</w:t>
      </w:r>
    </w:p>
    <w:p w14:paraId="0C77220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precisão e a integridade dos dados</w:t>
      </w:r>
      <w:r>
        <w:rPr>
          <w:color w:val="auto"/>
          <w:sz w:val="22"/>
          <w:szCs w:val="22"/>
          <w:lang w:val="pt-BR"/>
        </w:rPr>
        <w:t>;</w:t>
      </w:r>
    </w:p>
    <w:p w14:paraId="5160958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consistência dos dados utilizados com os dados utilizados em períodos anteriores</w:t>
      </w:r>
      <w:r>
        <w:rPr>
          <w:color w:val="auto"/>
          <w:sz w:val="22"/>
          <w:szCs w:val="22"/>
          <w:lang w:val="pt-BR"/>
        </w:rPr>
        <w:t>;</w:t>
      </w:r>
    </w:p>
    <w:p w14:paraId="0155E82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complexidade dos sistemas de tecnologia da informação utilizados para obter e processar os dados, incluindo quando isso envolve o trabalho com grandes volumes de dados</w:t>
      </w:r>
      <w:r>
        <w:rPr>
          <w:color w:val="auto"/>
          <w:sz w:val="22"/>
          <w:szCs w:val="22"/>
          <w:lang w:val="pt-BR"/>
        </w:rPr>
        <w:t>;</w:t>
      </w:r>
    </w:p>
    <w:p w14:paraId="57B75D1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como os dados são obtidos, transmitidos e processados e como sua integridade é mantida.</w:t>
      </w:r>
    </w:p>
    <w:p w14:paraId="166336DD" w14:textId="77777777" w:rsidR="002A7EB0" w:rsidRPr="007533B5" w:rsidRDefault="002A7EB0" w:rsidP="007533B5">
      <w:pPr>
        <w:spacing w:before="120" w:after="120" w:line="240" w:lineRule="auto"/>
      </w:pPr>
      <w:r w:rsidRPr="007533B5">
        <w:t>Como a administração entende e trata a incerteza da estimativa (ver item 13(h)(ii)b. e c.)</w:t>
      </w:r>
    </w:p>
    <w:p w14:paraId="773C7142" w14:textId="77777777" w:rsidR="002A7EB0" w:rsidRDefault="002A7EB0" w:rsidP="002A7EB0">
      <w:pPr>
        <w:pStyle w:val="BRK0"/>
        <w:spacing w:before="0" w:line="240" w:lineRule="auto"/>
        <w:ind w:left="0" w:right="-1" w:firstLine="0"/>
        <w:rPr>
          <w:rFonts w:cs="Arial"/>
          <w:szCs w:val="22"/>
        </w:rPr>
      </w:pPr>
    </w:p>
    <w:p w14:paraId="64D1DAEC" w14:textId="77777777" w:rsidR="002A7EB0" w:rsidRPr="00CF078A" w:rsidRDefault="002A7EB0" w:rsidP="002A7EB0">
      <w:pPr>
        <w:spacing w:line="240" w:lineRule="auto"/>
        <w:ind w:left="567" w:right="-1" w:hanging="567"/>
        <w:rPr>
          <w:lang w:eastAsia="pt-BR"/>
        </w:rPr>
      </w:pPr>
      <w:r w:rsidRPr="00CF078A">
        <w:t>A45.</w:t>
      </w:r>
      <w:r w:rsidRPr="00CF078A">
        <w:tab/>
        <w:t>Assuntos que podem ser apropriados para o auditor considerar relacionados a como a administração entende o nível de incerteza da estimativa incluem, por exemplo:</w:t>
      </w:r>
    </w:p>
    <w:p w14:paraId="61C889F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e, caso afirmativo, como a administração identificou métodos alternativos, premissas significativas ou fontes de dados que são apropriados no contexto da estrutura de relatório financeiro aplicável</w:t>
      </w:r>
      <w:r>
        <w:rPr>
          <w:color w:val="auto"/>
          <w:sz w:val="22"/>
          <w:szCs w:val="22"/>
          <w:lang w:val="pt-BR"/>
        </w:rPr>
        <w:t>;</w:t>
      </w:r>
    </w:p>
    <w:p w14:paraId="6560C63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e, caso afirmativo, como a administração considerou resultados alternativos</w:t>
      </w:r>
      <w:r>
        <w:rPr>
          <w:color w:val="auto"/>
          <w:sz w:val="22"/>
          <w:szCs w:val="22"/>
          <w:lang w:val="pt-BR"/>
        </w:rPr>
        <w:t>,</w:t>
      </w:r>
      <w:r w:rsidRPr="00CF078A">
        <w:rPr>
          <w:color w:val="auto"/>
          <w:sz w:val="22"/>
          <w:szCs w:val="22"/>
          <w:lang w:val="pt-BR"/>
        </w:rPr>
        <w:t xml:space="preserve"> como, por exemplo, realizando a análise de sensibilidade para determinar o efeito de mudanças nas premissas significativas ou nos dados utilizados na elaboração da estimativa contábil.</w:t>
      </w:r>
    </w:p>
    <w:p w14:paraId="4CA0A90F" w14:textId="77777777" w:rsidR="002A7EB0" w:rsidRDefault="002A7EB0" w:rsidP="002A7EB0">
      <w:pPr>
        <w:pStyle w:val="BRK0"/>
        <w:spacing w:before="0" w:line="240" w:lineRule="auto"/>
        <w:ind w:left="0" w:right="-1" w:firstLine="0"/>
        <w:rPr>
          <w:rFonts w:cs="Arial"/>
          <w:szCs w:val="22"/>
        </w:rPr>
      </w:pPr>
    </w:p>
    <w:p w14:paraId="4A827B11" w14:textId="77777777" w:rsidR="002A7EB0" w:rsidRPr="00CF078A" w:rsidRDefault="002A7EB0" w:rsidP="002A7EB0">
      <w:pPr>
        <w:spacing w:line="240" w:lineRule="auto"/>
        <w:ind w:left="567" w:right="-1" w:hanging="567"/>
        <w:rPr>
          <w:lang w:eastAsia="pt-BR"/>
        </w:rPr>
      </w:pPr>
      <w:r w:rsidRPr="00CF078A">
        <w:t>A46.</w:t>
      </w:r>
      <w:r w:rsidRPr="00CF078A">
        <w:tab/>
        <w:t>Os requisitos da estrutura de relatório financeiro aplicável podem especificar a abordagem para selecionar a estimativa pontual da administração a partir dos resultados razoavelmente possíveis da mensuração. A estrutura de relatório financeiro pode reconhecer que o valor apropriado é aquele que é selecionado de maneira adequada a partir dos resultados razoavelmente possíveis da mensuração e, em alguns casos, ela pode indicar que o valor mais relevante pode estar na parte central daquele intervalo.</w:t>
      </w:r>
    </w:p>
    <w:p w14:paraId="0AB8141F" w14:textId="77777777" w:rsidR="002A7EB0" w:rsidRDefault="002A7EB0" w:rsidP="002A7EB0">
      <w:pPr>
        <w:pStyle w:val="BRK0"/>
        <w:spacing w:before="0" w:line="240" w:lineRule="auto"/>
        <w:ind w:left="0" w:right="-1" w:firstLine="0"/>
        <w:rPr>
          <w:rFonts w:cs="Arial"/>
          <w:szCs w:val="22"/>
        </w:rPr>
      </w:pPr>
    </w:p>
    <w:p w14:paraId="52E88DAD" w14:textId="77777777" w:rsidR="002A7EB0" w:rsidRPr="00CF078A" w:rsidRDefault="002A7EB0" w:rsidP="002A7EB0">
      <w:pPr>
        <w:spacing w:line="240" w:lineRule="auto"/>
        <w:ind w:left="567" w:right="-1" w:hanging="567"/>
        <w:rPr>
          <w:lang w:eastAsia="pt-BR"/>
        </w:rPr>
      </w:pPr>
      <w:r w:rsidRPr="00CF078A">
        <w:t>A47.</w:t>
      </w:r>
      <w:r w:rsidRPr="00CF078A">
        <w:tab/>
        <w:t>Por exemplo, com relação às estimativas de valor justo, a NBC TG 46</w:t>
      </w:r>
      <w:r>
        <w:t>, item 63,</w:t>
      </w:r>
      <w:r w:rsidRPr="00CF078A">
        <w:t xml:space="preserve"> indica que, se múltiplas técnicas de avaliação forem utilizadas para mensurar o valor justo, os resultados (isto é, as respectivas indicações de valor justo) deveriam ser avaliados considerando a razoabilidade do intervalo de valores indicado por esses resultados. </w:t>
      </w:r>
      <w:r>
        <w:t>A</w:t>
      </w:r>
      <w:r w:rsidRPr="00CF078A">
        <w:t xml:space="preserve"> mensuração de valor justo é o ponto dentro do intervalo que melhor representa o valor justo nas circunstâncias. Em outros casos, a estrutura de relatório financeiro aplicável pode especificar o uso de média ponderada pela probabilidade dos resultados razoavelmente possíveis da mensuração, ou do valor da mensuração que seja o mais provável ou que seja mais provável do que não.</w:t>
      </w:r>
    </w:p>
    <w:p w14:paraId="3E900A54" w14:textId="77777777" w:rsidR="002A7EB0" w:rsidRDefault="002A7EB0" w:rsidP="002A7EB0">
      <w:pPr>
        <w:pStyle w:val="BRK0"/>
        <w:spacing w:before="0" w:line="240" w:lineRule="auto"/>
        <w:ind w:left="0" w:right="-1" w:firstLine="0"/>
        <w:rPr>
          <w:rFonts w:cs="Arial"/>
          <w:szCs w:val="22"/>
        </w:rPr>
      </w:pPr>
    </w:p>
    <w:p w14:paraId="36E9023F" w14:textId="77777777" w:rsidR="002A7EB0" w:rsidRPr="00CF078A" w:rsidRDefault="002A7EB0" w:rsidP="002A7EB0">
      <w:pPr>
        <w:spacing w:line="240" w:lineRule="auto"/>
        <w:ind w:left="567" w:right="-1" w:hanging="567"/>
        <w:rPr>
          <w:lang w:eastAsia="pt-BR"/>
        </w:rPr>
      </w:pPr>
      <w:r w:rsidRPr="00CF078A">
        <w:t>A48.</w:t>
      </w:r>
      <w:r w:rsidRPr="00CF078A">
        <w:tab/>
        <w:t>A estrutura de relatório financeiro aplicável pode determinar divulgações ou objetivos de divulgação relacionados com as estimativas contábeis</w:t>
      </w:r>
      <w:r>
        <w:t>,</w:t>
      </w:r>
      <w:r w:rsidRPr="00CF078A">
        <w:t xml:space="preserve"> e algumas entidades podem optar por divulgar informações adicionais. Essas divulgações ou esses objetivos de divulgação podem abordar, por exemplo:</w:t>
      </w:r>
    </w:p>
    <w:p w14:paraId="2407FA8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método de estimativa utilizado, incluindo qualquer modelo aplicável e a base para a sua escolha</w:t>
      </w:r>
      <w:r>
        <w:rPr>
          <w:color w:val="auto"/>
          <w:sz w:val="22"/>
          <w:szCs w:val="22"/>
          <w:lang w:val="pt-BR"/>
        </w:rPr>
        <w:t>;</w:t>
      </w:r>
    </w:p>
    <w:p w14:paraId="612336D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informações que foram obtidas a partir de modelos ou de outros cálculos utilizados para determinar as estimativas reconhecidas ou divulgadas nas demonstrações contábeis, incluindo informações relacionadas com os dados e as premissas subjacentes utilizadas nesses modelos</w:t>
      </w:r>
      <w:r>
        <w:rPr>
          <w:color w:val="auto"/>
          <w:sz w:val="22"/>
          <w:szCs w:val="22"/>
          <w:lang w:val="pt-BR"/>
        </w:rPr>
        <w:t>,</w:t>
      </w:r>
      <w:r w:rsidRPr="00CF078A">
        <w:rPr>
          <w:color w:val="auto"/>
          <w:sz w:val="22"/>
          <w:szCs w:val="22"/>
          <w:lang w:val="pt-BR"/>
        </w:rPr>
        <w:t xml:space="preserve"> como, por exemplo:</w:t>
      </w:r>
    </w:p>
    <w:p w14:paraId="1EFB53C9" w14:textId="77777777" w:rsidR="002A7EB0" w:rsidRPr="00C80B0D"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80B0D">
        <w:rPr>
          <w:color w:val="auto"/>
          <w:sz w:val="22"/>
          <w:szCs w:val="22"/>
          <w:lang w:val="pt-BR"/>
        </w:rPr>
        <w:t>premissas desenvolvidas internamente; ou</w:t>
      </w:r>
    </w:p>
    <w:p w14:paraId="2ACA07A9" w14:textId="77777777" w:rsidR="002A7EB0" w:rsidRPr="00C80B0D"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80B0D">
        <w:rPr>
          <w:color w:val="auto"/>
          <w:sz w:val="22"/>
          <w:szCs w:val="22"/>
          <w:lang w:val="pt-BR"/>
        </w:rPr>
        <w:t>dados, como taxas de juros, que são afetados por fatores fora do controle da entidade</w:t>
      </w:r>
      <w:r>
        <w:rPr>
          <w:color w:val="auto"/>
          <w:sz w:val="22"/>
          <w:szCs w:val="22"/>
          <w:lang w:val="pt-BR"/>
        </w:rPr>
        <w:t>;</w:t>
      </w:r>
    </w:p>
    <w:p w14:paraId="2394965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efeito de quaisquer mudanças no método de estimativa em relação ao período anterior</w:t>
      </w:r>
      <w:r>
        <w:rPr>
          <w:color w:val="auto"/>
          <w:sz w:val="22"/>
          <w:szCs w:val="22"/>
          <w:lang w:val="pt-BR"/>
        </w:rPr>
        <w:t>;</w:t>
      </w:r>
    </w:p>
    <w:p w14:paraId="165961E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as causas de incerteza da estimativa</w:t>
      </w:r>
      <w:r>
        <w:rPr>
          <w:color w:val="auto"/>
          <w:sz w:val="22"/>
          <w:szCs w:val="22"/>
          <w:lang w:val="pt-BR"/>
        </w:rPr>
        <w:t>;</w:t>
      </w:r>
    </w:p>
    <w:p w14:paraId="7E0E8966" w14:textId="77777777" w:rsidR="002A7EB0" w:rsidRPr="007174CC"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7174CC">
        <w:rPr>
          <w:color w:val="auto"/>
          <w:sz w:val="22"/>
          <w:szCs w:val="22"/>
          <w:lang w:val="pt-BR"/>
        </w:rPr>
        <w:t>informações de valor justo</w:t>
      </w:r>
      <w:r>
        <w:rPr>
          <w:color w:val="auto"/>
          <w:sz w:val="22"/>
          <w:szCs w:val="22"/>
          <w:lang w:val="pt-BR"/>
        </w:rPr>
        <w:t>;</w:t>
      </w:r>
    </w:p>
    <w:p w14:paraId="0EBA192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informações sobre as análises de sensibilidade derivadas de modelos financeiros que demonstram que a administração considerou premissas alternativas. </w:t>
      </w:r>
    </w:p>
    <w:p w14:paraId="146298E6" w14:textId="77777777" w:rsidR="002A7EB0" w:rsidRDefault="002A7EB0" w:rsidP="002A7EB0">
      <w:pPr>
        <w:spacing w:line="240" w:lineRule="auto"/>
        <w:ind w:right="-1"/>
      </w:pPr>
    </w:p>
    <w:p w14:paraId="259072D8" w14:textId="77777777" w:rsidR="002A7EB0" w:rsidRPr="00CF078A" w:rsidRDefault="002A7EB0" w:rsidP="002A7EB0">
      <w:pPr>
        <w:spacing w:line="240" w:lineRule="auto"/>
        <w:ind w:left="567" w:right="-1" w:hanging="567"/>
        <w:rPr>
          <w:lang w:eastAsia="pt-BR"/>
        </w:rPr>
      </w:pPr>
      <w:r w:rsidRPr="00CF078A">
        <w:t>A49.</w:t>
      </w:r>
      <w:r w:rsidRPr="00CF078A">
        <w:tab/>
      </w:r>
      <w:r w:rsidRPr="00F07814">
        <w:t>Em</w:t>
      </w:r>
      <w:r w:rsidRPr="00CF078A">
        <w:t xml:space="preserve"> alguns casos, a estrutura de relatório financeiro aplicável pode exigir divulgações específicas referentes à incerteza da estimativa</w:t>
      </w:r>
      <w:r>
        <w:t>,</w:t>
      </w:r>
      <w:r w:rsidRPr="00CF078A">
        <w:t xml:space="preserve"> como, por exemplo:</w:t>
      </w:r>
    </w:p>
    <w:p w14:paraId="3192804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divulgação de informações sobre as premissas feitas sobre o futuro e outras causas importantes de incerteza da estimativa que geram maior probabilidade ou magnitude de ajuste relevante dos valores contábeis de ativos e passivos após o final do período. Esses requisitos podem ser descritos usando termos como “Principais fontes de incerteza da estimativa” ou “Estimativas contábeis críticas”. Elas podem estar relacionadas com estimativas contábeis que requerem da administração julgamentos mais difíceis, subjetivos ou complexos. Esses julgamentos podem ser mais subjetivos e complexos e, nesse sentido, tem potencial de resultar em ajuste consequente relevante nos valores contábeis de ativos e passivos com o número de itens de dados e premissas</w:t>
      </w:r>
      <w:r>
        <w:rPr>
          <w:color w:val="auto"/>
          <w:sz w:val="22"/>
          <w:szCs w:val="22"/>
          <w:lang w:val="pt-BR"/>
        </w:rPr>
        <w:t>,</w:t>
      </w:r>
      <w:r w:rsidRPr="00CF078A">
        <w:rPr>
          <w:color w:val="auto"/>
          <w:sz w:val="22"/>
          <w:szCs w:val="22"/>
          <w:lang w:val="pt-BR"/>
        </w:rPr>
        <w:t xml:space="preserve"> afetando a possível resolução futura da incerteza da estimativa. As informações que podem ser divulgadas incluem:</w:t>
      </w:r>
    </w:p>
    <w:p w14:paraId="5C507D15"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a natureza da premissa ou de outra fonte de incerteza da estimativa;</w:t>
      </w:r>
    </w:p>
    <w:p w14:paraId="16DB858B"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a sensibilidade dos valores contábeis aos métodos e premissas utilizados, incluindo os motivos para a sensibilidade;</w:t>
      </w:r>
    </w:p>
    <w:p w14:paraId="7E9EE315"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a resolução esperada de incerteza e o intervalo dos resultados razoavelmente possíveis com relação aos valores contábeis dos ativos e passivos afetados; e</w:t>
      </w:r>
    </w:p>
    <w:p w14:paraId="307AA8AC"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a explicação das mudanças feitas nas premissas passadas referentes a esses ativos e passivos se a incerteza permanecer sem resolução</w:t>
      </w:r>
      <w:r>
        <w:rPr>
          <w:color w:val="auto"/>
          <w:sz w:val="22"/>
          <w:szCs w:val="22"/>
          <w:lang w:val="pt-BR"/>
        </w:rPr>
        <w:t>;</w:t>
      </w:r>
    </w:p>
    <w:p w14:paraId="6CA594B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divulgação do intervalo de resultados possíveis e das premissas utilizadas na determinação do intervalo</w:t>
      </w:r>
      <w:r>
        <w:rPr>
          <w:color w:val="auto"/>
          <w:sz w:val="22"/>
          <w:szCs w:val="22"/>
          <w:lang w:val="pt-BR"/>
        </w:rPr>
        <w:t>;</w:t>
      </w:r>
    </w:p>
    <w:p w14:paraId="27462BB6"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divulgação de informações específicas, como:</w:t>
      </w:r>
    </w:p>
    <w:p w14:paraId="4A079DB0"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informações relacionadas com a importância das estimativas contábeis do valor justo para a posição patrimonial e desempenho financeiros da entidade; e</w:t>
      </w:r>
    </w:p>
    <w:p w14:paraId="21394819"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divulgações referentes à inatividade ou à falta de liquidez do mercado</w:t>
      </w:r>
      <w:r>
        <w:rPr>
          <w:color w:val="auto"/>
          <w:sz w:val="22"/>
          <w:szCs w:val="22"/>
          <w:lang w:val="pt-BR"/>
        </w:rPr>
        <w:t>;</w:t>
      </w:r>
    </w:p>
    <w:p w14:paraId="2D8FB4C9"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divulgações qualitativas, tais como as exposições a risco</w:t>
      </w:r>
      <w:r>
        <w:rPr>
          <w:color w:val="auto"/>
          <w:sz w:val="22"/>
          <w:szCs w:val="22"/>
          <w:lang w:val="pt-BR"/>
        </w:rPr>
        <w:t xml:space="preserve"> </w:t>
      </w:r>
      <w:r w:rsidRPr="00CF078A">
        <w:rPr>
          <w:color w:val="auto"/>
          <w:sz w:val="22"/>
          <w:szCs w:val="22"/>
          <w:lang w:val="pt-BR"/>
        </w:rPr>
        <w:t xml:space="preserve">e como </w:t>
      </w:r>
      <w:r>
        <w:rPr>
          <w:color w:val="auto"/>
          <w:sz w:val="22"/>
          <w:szCs w:val="22"/>
          <w:lang w:val="pt-BR"/>
        </w:rPr>
        <w:t>elas</w:t>
      </w:r>
      <w:r w:rsidRPr="00CF078A">
        <w:rPr>
          <w:color w:val="auto"/>
          <w:sz w:val="22"/>
          <w:szCs w:val="22"/>
          <w:lang w:val="pt-BR"/>
        </w:rPr>
        <w:t xml:space="preserve"> surgem, os objetivos, as políticas e os procedimentos da entidade para administrar o risco e os métodos utilizados para mensurar o risco e quaisquer mudanças desses conceitos qualitativos em relação ao período anterior;</w:t>
      </w:r>
    </w:p>
    <w:p w14:paraId="7D17445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divulgações quantitativas, tais como a extensão na qual a entidade está exposta a risco, com base em informações fornecidas internamente para o pessoal chave da administração da entidade, incluindo risco de crédito, risco de liquidez e risco de mercado.</w:t>
      </w:r>
    </w:p>
    <w:p w14:paraId="04ED9F71" w14:textId="77777777" w:rsidR="002A7EB0" w:rsidRPr="00CF078A" w:rsidRDefault="002A7EB0" w:rsidP="007533B5">
      <w:pPr>
        <w:spacing w:before="120" w:after="120" w:line="240" w:lineRule="auto"/>
      </w:pPr>
      <w:r w:rsidRPr="00E03D8A">
        <w:t>Atividades de controle relevantes para a auditoria sobre o processo da administração para a elaboração de estimativas contábeis</w:t>
      </w:r>
      <w:r w:rsidRPr="007533B5">
        <w:t xml:space="preserve"> </w:t>
      </w:r>
      <w:r w:rsidRPr="0024286B">
        <w:t>(ver item 13(i))</w:t>
      </w:r>
    </w:p>
    <w:p w14:paraId="2B0A5977" w14:textId="77777777" w:rsidR="002A7EB0" w:rsidRDefault="002A7EB0" w:rsidP="002A7EB0">
      <w:pPr>
        <w:spacing w:line="240" w:lineRule="auto"/>
        <w:ind w:right="-1"/>
      </w:pPr>
    </w:p>
    <w:p w14:paraId="4716FE08" w14:textId="77777777" w:rsidR="002A7EB0" w:rsidRPr="00CF078A" w:rsidRDefault="002A7EB0" w:rsidP="002A7EB0">
      <w:pPr>
        <w:spacing w:line="240" w:lineRule="auto"/>
        <w:ind w:left="567" w:right="-1" w:hanging="567"/>
      </w:pPr>
      <w:r w:rsidRPr="00CF078A">
        <w:t>A50.</w:t>
      </w:r>
      <w:r w:rsidRPr="00CF078A">
        <w:tab/>
        <w:t xml:space="preserve">O julgamento do auditor na identificação dos controles relevantes para a auditoria e, portanto, da necessidade de avaliar o planejamento desses controles e determinar se eles foram implementados, refere-se ao processo da administração descrito no </w:t>
      </w:r>
      <w:r>
        <w:t>item</w:t>
      </w:r>
      <w:r w:rsidRPr="00CF078A">
        <w:t xml:space="preserve"> 13(h)(ii). O auditor pode não identificar as atividades de controle relevantes para todos os elementos do item 13(h)(ii), dependendo da complexidade associada à estimativa contábil.</w:t>
      </w:r>
    </w:p>
    <w:p w14:paraId="581C649D" w14:textId="77777777" w:rsidR="002A7EB0" w:rsidRDefault="002A7EB0" w:rsidP="002A7EB0">
      <w:pPr>
        <w:spacing w:line="240" w:lineRule="auto"/>
        <w:ind w:right="-1"/>
      </w:pPr>
    </w:p>
    <w:p w14:paraId="544CCC2D" w14:textId="77777777" w:rsidR="002A7EB0" w:rsidRPr="00CF078A" w:rsidRDefault="002A7EB0" w:rsidP="002A7EB0">
      <w:pPr>
        <w:spacing w:line="240" w:lineRule="auto"/>
        <w:ind w:left="567" w:right="-1" w:hanging="567"/>
      </w:pPr>
      <w:r w:rsidRPr="00CF078A">
        <w:t>A51.</w:t>
      </w:r>
      <w:r w:rsidRPr="00CF078A">
        <w:tab/>
        <w:t>Como parte da obtenção de entendimento das atividades de controle relevantes para a auditoria, o auditor pode considerar:</w:t>
      </w:r>
    </w:p>
    <w:p w14:paraId="2141BED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modo como a administração determina a adequação dos dados utilizados para desenvolver as estimativas contábeis, incluindo quando a administração utiliza fonte de informações externa ou dados que não estão nos livros razão geral ou auxiliar</w:t>
      </w:r>
      <w:r>
        <w:rPr>
          <w:color w:val="auto"/>
          <w:sz w:val="22"/>
          <w:szCs w:val="22"/>
          <w:lang w:val="pt-BR"/>
        </w:rPr>
        <w:t>;</w:t>
      </w:r>
    </w:p>
    <w:p w14:paraId="724294B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revisão e</w:t>
      </w:r>
      <w:r>
        <w:rPr>
          <w:color w:val="auto"/>
          <w:sz w:val="22"/>
          <w:szCs w:val="22"/>
          <w:lang w:val="pt-BR"/>
        </w:rPr>
        <w:t xml:space="preserve"> a </w:t>
      </w:r>
      <w:r w:rsidRPr="00CF078A">
        <w:rPr>
          <w:color w:val="auto"/>
          <w:sz w:val="22"/>
          <w:szCs w:val="22"/>
          <w:lang w:val="pt-BR"/>
        </w:rPr>
        <w:t>aprovação de estimativas contábeis, incluindo as premissas ou os dados utilizados na sua elaboração, pelos níveis pertinentes da administração e, quando adequado, pelos responsáveis pela governança</w:t>
      </w:r>
      <w:r>
        <w:rPr>
          <w:color w:val="auto"/>
          <w:sz w:val="22"/>
          <w:szCs w:val="22"/>
          <w:lang w:val="pt-BR"/>
        </w:rPr>
        <w:t>;</w:t>
      </w:r>
    </w:p>
    <w:p w14:paraId="7F51330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segregação das funções entre os responsáveis pela elaboração das estimativas contábeis e aqueles comprometidos com</w:t>
      </w:r>
      <w:r>
        <w:rPr>
          <w:color w:val="auto"/>
          <w:sz w:val="22"/>
          <w:szCs w:val="22"/>
          <w:lang w:val="pt-BR"/>
        </w:rPr>
        <w:t xml:space="preserve"> </w:t>
      </w:r>
      <w:r w:rsidRPr="00CF078A">
        <w:rPr>
          <w:color w:val="auto"/>
          <w:sz w:val="22"/>
          <w:szCs w:val="22"/>
          <w:lang w:val="pt-BR"/>
        </w:rPr>
        <w:t>a entidade com as respectivas transações, incluindo se a atribuição de responsabilidades leva em consideração, de maneira apropriada, a natureza da entidade e de seus produtos e serviços. Por exemplo, no caso de grande instituição financeira, relevante segregação de funções pode consistir em uma função independente responsável pela estimativa e validação da precificação do valor justo dos produtos financeiros da entidade preparadas por indivíduos cujas remunerações não estejam vinculadas a esses produtos</w:t>
      </w:r>
      <w:r>
        <w:rPr>
          <w:color w:val="auto"/>
          <w:sz w:val="22"/>
          <w:szCs w:val="22"/>
          <w:lang w:val="pt-BR"/>
        </w:rPr>
        <w:t>;</w:t>
      </w:r>
    </w:p>
    <w:p w14:paraId="691FBD6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a eficiência do desenho das atividades de controle. Geralmente, pode ser mais difícil para a administração desenhar os controles que tratam da subjetividade e da incerteza da estimativa de forma a efetivamente evitar, ou detectar e corrigir, distorções relevantes, do que desenhar controles que tratam da complexidade. Os controles que tratam da subjetividade e da incerteza da estimativa podem ter que incluir mais elementos manuais que podem ser menos confiáveis que os controles automatizados uma vez que eles podem ser mais facilmente contornados, ignorados ou burlados pela administração. A efetividade do desenho dos controles que tratam da complexidade pode variar dependendo do motivo para a complexidade e da sua natureza. Por exemplo, pode ser mais fácil desenhar controles mais eficazes relacionados com método que é usado de forma rotineira ou controles da integridade dos dados. </w:t>
      </w:r>
    </w:p>
    <w:p w14:paraId="01B2103C" w14:textId="77777777" w:rsidR="002A7EB0" w:rsidRDefault="002A7EB0" w:rsidP="002A7EB0">
      <w:pPr>
        <w:spacing w:line="240" w:lineRule="auto"/>
        <w:ind w:right="-1"/>
      </w:pPr>
    </w:p>
    <w:p w14:paraId="27256BEB" w14:textId="77777777" w:rsidR="002A7EB0" w:rsidRPr="00CF078A" w:rsidRDefault="002A7EB0" w:rsidP="002A7EB0">
      <w:pPr>
        <w:spacing w:line="240" w:lineRule="auto"/>
        <w:ind w:left="567" w:right="-1" w:hanging="567"/>
      </w:pPr>
      <w:r w:rsidRPr="00CF078A">
        <w:t>A52.</w:t>
      </w:r>
      <w:r w:rsidRPr="00CF078A">
        <w:tab/>
        <w:t>Quando a administração faz uso extensivo da tecnologia da informação na elaboração das estimativas contábeis, os controles relevantes para a auditoria devem incluir controles gerais de TI e controles aplicativos. Esses controles podem tratar de riscos relacionados:</w:t>
      </w:r>
    </w:p>
    <w:p w14:paraId="61A9F0F6"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se o sistema de tecnologia da informação tem a capacidade de processar grandes volumes de dados e se está configurado de forma apropriada;</w:t>
      </w:r>
    </w:p>
    <w:p w14:paraId="4F8DEF0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cálculos complexos na aplicação de método. Quando diversos sistemas são necessários para processar transações complexas, são feitas conciliações regulares entre os sistemas, particularmente quando os sistemas não têm interfaces automatizadas ou podem estar sujeitos à intervenção manual;</w:t>
      </w:r>
    </w:p>
    <w:p w14:paraId="1316A07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se o desenho e a calibração dos modelos são avaliados periodicamente;</w:t>
      </w:r>
    </w:p>
    <w:p w14:paraId="66173B1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à</w:t>
      </w:r>
      <w:r w:rsidRPr="00CF078A">
        <w:rPr>
          <w:color w:val="auto"/>
          <w:sz w:val="22"/>
          <w:szCs w:val="22"/>
          <w:lang w:val="pt-BR"/>
        </w:rPr>
        <w:t xml:space="preserve"> extração completa e precisa de dados referentes às estimativas contábeis dos registros da entidade ou de fontes de informações externas;</w:t>
      </w:r>
    </w:p>
    <w:p w14:paraId="2443BCB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dados, incluindo o fluxo completo e preciso de dados no sistema de informação da entidade, a adequação de qualquer modificação nos dados utilizados na elaboração das estimativas contábeis, a manutenção da integridade e segurança dos dados;</w:t>
      </w:r>
    </w:p>
    <w:p w14:paraId="55ABE25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a</w:t>
      </w:r>
      <w:r w:rsidRPr="00CF078A">
        <w:rPr>
          <w:color w:val="auto"/>
          <w:sz w:val="22"/>
          <w:szCs w:val="22"/>
          <w:lang w:val="pt-BR"/>
        </w:rPr>
        <w:t>os riscos relacionados com o processamento ou registro dos dados</w:t>
      </w:r>
      <w:r>
        <w:rPr>
          <w:color w:val="auto"/>
          <w:sz w:val="22"/>
          <w:szCs w:val="22"/>
          <w:lang w:val="pt-BR"/>
        </w:rPr>
        <w:t>, quando utilizadas</w:t>
      </w:r>
      <w:r w:rsidRPr="00CF078A">
        <w:rPr>
          <w:color w:val="auto"/>
          <w:sz w:val="22"/>
          <w:szCs w:val="22"/>
          <w:lang w:val="pt-BR"/>
        </w:rPr>
        <w:t xml:space="preserve"> fontes de informações externas;</w:t>
      </w:r>
    </w:p>
    <w:p w14:paraId="3E171B5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se a administração tem controles do acesso, de alteração e manutenção de modelos individuais para manter a trilha de auditoria forte das versões de modelos aprovadas e evitar o acesso não autorizado a esses modelos ou alterações nos mesmos; e</w:t>
      </w:r>
    </w:p>
    <w:p w14:paraId="1780BC7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se há controles apropriados para a transferência de informações relacionadas com as estimativas contábeis para o livro razão geral, incluindo controles apropriados sobre os lançamentos contábeis.</w:t>
      </w:r>
    </w:p>
    <w:p w14:paraId="40CBBFC2" w14:textId="77777777" w:rsidR="002A7EB0" w:rsidRDefault="002A7EB0" w:rsidP="002A7EB0">
      <w:pPr>
        <w:spacing w:line="240" w:lineRule="auto"/>
        <w:ind w:right="-1"/>
      </w:pPr>
    </w:p>
    <w:p w14:paraId="63883FBB" w14:textId="77777777" w:rsidR="002A7EB0" w:rsidRPr="00CF078A" w:rsidRDefault="002A7EB0" w:rsidP="002A7EB0">
      <w:pPr>
        <w:spacing w:line="240" w:lineRule="auto"/>
        <w:ind w:left="567" w:right="-1" w:hanging="567"/>
      </w:pPr>
      <w:r w:rsidRPr="00CF078A">
        <w:t>A53.</w:t>
      </w:r>
      <w:r w:rsidRPr="00CF078A">
        <w:tab/>
        <w:t xml:space="preserve">Em alguns setores, como o bancário ou o de seguros, o termo governança pode ser utilizado para descrever atividades dentro do ambiente de controle, </w:t>
      </w:r>
      <w:r>
        <w:t xml:space="preserve">de </w:t>
      </w:r>
      <w:r w:rsidRPr="00CF078A">
        <w:t xml:space="preserve">monitoramento de controles e </w:t>
      </w:r>
      <w:r>
        <w:t xml:space="preserve">de </w:t>
      </w:r>
      <w:r w:rsidRPr="00CF078A">
        <w:t>outros componentes de controle interno, conforme descrito na NBC TA 315</w:t>
      </w:r>
      <w:r>
        <w:t>, item A77.</w:t>
      </w:r>
    </w:p>
    <w:p w14:paraId="7D01C2FE" w14:textId="77777777" w:rsidR="002A7EB0" w:rsidRDefault="002A7EB0" w:rsidP="002A7EB0">
      <w:pPr>
        <w:spacing w:line="240" w:lineRule="auto"/>
        <w:ind w:right="-1"/>
      </w:pPr>
    </w:p>
    <w:p w14:paraId="47A29737" w14:textId="77777777" w:rsidR="002A7EB0" w:rsidRPr="00CF078A" w:rsidRDefault="002A7EB0" w:rsidP="002A7EB0">
      <w:pPr>
        <w:spacing w:line="240" w:lineRule="auto"/>
        <w:ind w:left="567" w:right="-1" w:hanging="567"/>
      </w:pPr>
      <w:r w:rsidRPr="00CF078A">
        <w:t>A54.</w:t>
      </w:r>
      <w:r w:rsidRPr="00CF078A">
        <w:tab/>
      </w:r>
      <w:r w:rsidRPr="00F07814">
        <w:t>Para</w:t>
      </w:r>
      <w:r w:rsidRPr="00CF078A">
        <w:t xml:space="preserve"> as entidades com departamento de auditoria interna, esse trabalho pode ser particularmente útil para o auditor na obtenção de entendimento:</w:t>
      </w:r>
    </w:p>
    <w:p w14:paraId="438FE615"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d</w:t>
      </w:r>
      <w:r w:rsidRPr="00CF078A">
        <w:rPr>
          <w:color w:val="auto"/>
          <w:sz w:val="22"/>
          <w:szCs w:val="22"/>
          <w:lang w:val="pt-BR"/>
        </w:rPr>
        <w:t xml:space="preserve">a natureza e </w:t>
      </w:r>
      <w:r>
        <w:rPr>
          <w:color w:val="auto"/>
          <w:sz w:val="22"/>
          <w:szCs w:val="22"/>
          <w:lang w:val="pt-BR"/>
        </w:rPr>
        <w:t>d</w:t>
      </w:r>
      <w:r w:rsidRPr="00CF078A">
        <w:rPr>
          <w:color w:val="auto"/>
          <w:sz w:val="22"/>
          <w:szCs w:val="22"/>
          <w:lang w:val="pt-BR"/>
        </w:rPr>
        <w:t>a extensão do uso das estimativas contábeis por parte da administração;</w:t>
      </w:r>
    </w:p>
    <w:p w14:paraId="027A89F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d</w:t>
      </w:r>
      <w:r w:rsidRPr="00CF078A">
        <w:rPr>
          <w:color w:val="auto"/>
          <w:sz w:val="22"/>
          <w:szCs w:val="22"/>
          <w:lang w:val="pt-BR"/>
        </w:rPr>
        <w:t xml:space="preserve">o desenho e </w:t>
      </w:r>
      <w:r>
        <w:rPr>
          <w:color w:val="auto"/>
          <w:sz w:val="22"/>
          <w:szCs w:val="22"/>
          <w:lang w:val="pt-BR"/>
        </w:rPr>
        <w:t xml:space="preserve">da </w:t>
      </w:r>
      <w:r w:rsidRPr="00CF078A">
        <w:rPr>
          <w:color w:val="auto"/>
          <w:sz w:val="22"/>
          <w:szCs w:val="22"/>
          <w:lang w:val="pt-BR"/>
        </w:rPr>
        <w:t>implementação de atividades de controle que tratam dos riscos relacionados com os dados, com as premissas e com os modelos utilizados na elaboração das estimativas contábeis;</w:t>
      </w:r>
    </w:p>
    <w:p w14:paraId="320AEC5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d</w:t>
      </w:r>
      <w:r w:rsidRPr="00CF078A">
        <w:rPr>
          <w:color w:val="auto"/>
          <w:sz w:val="22"/>
          <w:szCs w:val="22"/>
          <w:lang w:val="pt-BR"/>
        </w:rPr>
        <w:t>os aspectos do sistema de informação da entidade que gera os dados nos quais as estimativas contábeis se baseiam; e</w:t>
      </w:r>
    </w:p>
    <w:p w14:paraId="6819C73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d</w:t>
      </w:r>
      <w:r w:rsidRPr="00CF078A">
        <w:rPr>
          <w:color w:val="auto"/>
          <w:sz w:val="22"/>
          <w:szCs w:val="22"/>
          <w:lang w:val="pt-BR"/>
        </w:rPr>
        <w:t>o modo como os riscos relacionados com as estimativas contábeis são identificados, avaliados e administrados.</w:t>
      </w:r>
    </w:p>
    <w:p w14:paraId="6C38039E" w14:textId="77777777" w:rsidR="002A7EB0" w:rsidRPr="0024286B" w:rsidRDefault="002A7EB0" w:rsidP="007533B5">
      <w:pPr>
        <w:spacing w:before="120" w:after="120" w:line="240" w:lineRule="auto"/>
      </w:pPr>
      <w:r w:rsidRPr="00E03D8A">
        <w:t xml:space="preserve">Revisão do resultado ou nova estimativa de estimativas contábeis de período anterior </w:t>
      </w:r>
      <w:r w:rsidRPr="0024286B">
        <w:t>(ver item 14)</w:t>
      </w:r>
    </w:p>
    <w:p w14:paraId="3BEFC0EE" w14:textId="77777777" w:rsidR="002A7EB0" w:rsidRDefault="002A7EB0" w:rsidP="002A7EB0">
      <w:pPr>
        <w:spacing w:line="240" w:lineRule="auto"/>
        <w:ind w:right="-1"/>
      </w:pPr>
    </w:p>
    <w:p w14:paraId="77C9401A" w14:textId="77777777" w:rsidR="002A7EB0" w:rsidRPr="00CF078A" w:rsidRDefault="002A7EB0" w:rsidP="002A7EB0">
      <w:pPr>
        <w:spacing w:line="240" w:lineRule="auto"/>
        <w:ind w:left="567" w:right="-1" w:hanging="567"/>
      </w:pPr>
      <w:r w:rsidRPr="00CF078A">
        <w:t>A55.</w:t>
      </w:r>
      <w:r w:rsidRPr="00CF078A">
        <w:tab/>
      </w:r>
      <w:r>
        <w:t>A</w:t>
      </w:r>
      <w:r w:rsidRPr="00CF078A">
        <w:t xml:space="preserve"> revisão do resultado ou </w:t>
      </w:r>
      <w:r>
        <w:t xml:space="preserve">a </w:t>
      </w:r>
      <w:r w:rsidRPr="00CF078A">
        <w:t xml:space="preserve">nova estimativa de estimativas contábeis de período anterior (revisão retroativa) auxilia na identificação e </w:t>
      </w:r>
      <w:r>
        <w:t xml:space="preserve">na </w:t>
      </w:r>
      <w:r w:rsidRPr="00CF078A">
        <w:t xml:space="preserve">avaliação dos riscos de distorção relevante quando as estimativas contábeis de período anterior têm </w:t>
      </w:r>
      <w:r>
        <w:t>o</w:t>
      </w:r>
      <w:r w:rsidRPr="00CF078A">
        <w:t xml:space="preserve"> resultado </w:t>
      </w:r>
      <w:r>
        <w:t>por meio</w:t>
      </w:r>
      <w:r w:rsidRPr="00CF078A">
        <w:t xml:space="preserve"> da transferência ou da realização do ativo ou passivo no período atual ou são reestimadas para fins do período atual. </w:t>
      </w:r>
      <w:r>
        <w:t>Por meio</w:t>
      </w:r>
      <w:r w:rsidRPr="00CF078A">
        <w:t xml:space="preserve"> da realização d</w:t>
      </w:r>
      <w:r>
        <w:t>e</w:t>
      </w:r>
      <w:r w:rsidRPr="00CF078A">
        <w:t xml:space="preserve"> revisão retroativa, o auditor pode obter:</w:t>
      </w:r>
    </w:p>
    <w:p w14:paraId="7EAD16E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informações sobre a efetividade do processo de estimativa utilizado pela administração no período anterior a partir do qual o auditor pode obter evidência de auditoria sobre a provável efetividade do processo atual</w:t>
      </w:r>
      <w:r>
        <w:rPr>
          <w:color w:val="auto"/>
          <w:sz w:val="22"/>
          <w:szCs w:val="22"/>
          <w:lang w:val="pt-BR"/>
        </w:rPr>
        <w:t>;</w:t>
      </w:r>
    </w:p>
    <w:p w14:paraId="5153DC9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evidência de auditoria de assuntos, como motivos para mudanças, que requeiram divulgações nas demonstrações contábeis</w:t>
      </w:r>
      <w:r>
        <w:rPr>
          <w:color w:val="auto"/>
          <w:sz w:val="22"/>
          <w:szCs w:val="22"/>
          <w:lang w:val="pt-BR"/>
        </w:rPr>
        <w:t>;</w:t>
      </w:r>
    </w:p>
    <w:p w14:paraId="1942ED9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informações referentes à complexidade ou </w:t>
      </w:r>
      <w:r>
        <w:rPr>
          <w:color w:val="auto"/>
          <w:sz w:val="22"/>
          <w:szCs w:val="22"/>
          <w:lang w:val="pt-BR"/>
        </w:rPr>
        <w:t xml:space="preserve">à </w:t>
      </w:r>
      <w:r w:rsidRPr="00CF078A">
        <w:rPr>
          <w:color w:val="auto"/>
          <w:sz w:val="22"/>
          <w:szCs w:val="22"/>
          <w:lang w:val="pt-BR"/>
        </w:rPr>
        <w:t>incerteza da estimativa relacionadas com as estimativas contábeis</w:t>
      </w:r>
      <w:r>
        <w:rPr>
          <w:color w:val="auto"/>
          <w:sz w:val="22"/>
          <w:szCs w:val="22"/>
          <w:lang w:val="pt-BR"/>
        </w:rPr>
        <w:t>;</w:t>
      </w:r>
    </w:p>
    <w:p w14:paraId="37A0A38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informações relacionadas com a susceptibilidade das estimativas contábeis</w:t>
      </w:r>
      <w:r>
        <w:rPr>
          <w:color w:val="auto"/>
          <w:sz w:val="22"/>
          <w:szCs w:val="22"/>
          <w:lang w:val="pt-BR"/>
        </w:rPr>
        <w:t>,</w:t>
      </w:r>
      <w:r w:rsidRPr="00CF078A">
        <w:rPr>
          <w:color w:val="auto"/>
          <w:sz w:val="22"/>
          <w:szCs w:val="22"/>
          <w:lang w:val="pt-BR"/>
        </w:rPr>
        <w:t xml:space="preserve"> ou que podem ser indicativas</w:t>
      </w:r>
      <w:r>
        <w:rPr>
          <w:color w:val="auto"/>
          <w:sz w:val="22"/>
          <w:szCs w:val="22"/>
          <w:lang w:val="pt-BR"/>
        </w:rPr>
        <w:t>, de</w:t>
      </w:r>
      <w:r w:rsidRPr="00CF078A">
        <w:rPr>
          <w:color w:val="auto"/>
          <w:sz w:val="22"/>
          <w:szCs w:val="22"/>
          <w:lang w:val="pt-BR"/>
        </w:rPr>
        <w:t xml:space="preserve"> possível tendenciosidade da administração. O ceticismo profissional do auditor ajuda na identificação dessas circunstâncias ou condições e na determinação da natureza, época e extensão de procedimentos adicionais de auditoria.</w:t>
      </w:r>
    </w:p>
    <w:p w14:paraId="28AF23D4" w14:textId="77777777" w:rsidR="002A7EB0" w:rsidRDefault="002A7EB0" w:rsidP="002A7EB0">
      <w:pPr>
        <w:spacing w:line="240" w:lineRule="auto"/>
        <w:ind w:right="-1"/>
      </w:pPr>
    </w:p>
    <w:p w14:paraId="61FE3A0E" w14:textId="77777777" w:rsidR="002A7EB0" w:rsidRPr="00CF078A" w:rsidRDefault="002A7EB0" w:rsidP="002A7EB0">
      <w:pPr>
        <w:spacing w:line="240" w:lineRule="auto"/>
        <w:ind w:left="567" w:right="-1" w:hanging="567"/>
      </w:pPr>
      <w:r w:rsidRPr="00CF078A">
        <w:t>A56.</w:t>
      </w:r>
      <w:r w:rsidRPr="00CF078A">
        <w:tab/>
      </w:r>
      <w:r>
        <w:t>A</w:t>
      </w:r>
      <w:r w:rsidRPr="00CF078A">
        <w:t xml:space="preserve"> revisão retroativa pode fornecer evidência de auditoria que suporta a identificação e a avaliação dos riscos de distorção relevante no período atual. Essa revisão retrospectiva pode ser feita para as estimativas contábeis elaboradas para as demonstrações contábeis do período anterior ou pode ser feita para diversos períodos ou para período mais curto (como semestral ou trimestral). Em alguns casos, a revisão retrospectiva para diversos períodos pode ser apropriada quando o resultado d</w:t>
      </w:r>
      <w:r>
        <w:t>a</w:t>
      </w:r>
      <w:r w:rsidRPr="00CF078A">
        <w:t xml:space="preserve"> estimativa contábil for determinado durante período mais longo.</w:t>
      </w:r>
    </w:p>
    <w:p w14:paraId="71061435" w14:textId="77777777" w:rsidR="002A7EB0" w:rsidRPr="00F07814" w:rsidRDefault="002A7EB0" w:rsidP="002A7EB0">
      <w:pPr>
        <w:spacing w:line="240" w:lineRule="auto"/>
        <w:ind w:left="567" w:right="-1" w:hanging="567"/>
      </w:pPr>
    </w:p>
    <w:p w14:paraId="11422F64" w14:textId="77777777" w:rsidR="002A7EB0" w:rsidRDefault="002A7EB0" w:rsidP="002A7EB0">
      <w:pPr>
        <w:pStyle w:val="Textodenotaderodap"/>
        <w:ind w:left="567" w:hanging="567"/>
        <w:rPr>
          <w:sz w:val="22"/>
          <w:szCs w:val="22"/>
        </w:rPr>
      </w:pPr>
      <w:r w:rsidRPr="00F07814">
        <w:rPr>
          <w:sz w:val="22"/>
          <w:szCs w:val="22"/>
        </w:rPr>
        <w:t>A57.</w:t>
      </w:r>
      <w:r w:rsidRPr="00F07814">
        <w:rPr>
          <w:sz w:val="22"/>
          <w:szCs w:val="22"/>
        </w:rPr>
        <w:tab/>
      </w:r>
      <w:r>
        <w:rPr>
          <w:sz w:val="22"/>
          <w:szCs w:val="22"/>
        </w:rPr>
        <w:t>A</w:t>
      </w:r>
      <w:r w:rsidRPr="00CF078A">
        <w:rPr>
          <w:sz w:val="22"/>
          <w:szCs w:val="22"/>
        </w:rPr>
        <w:t xml:space="preserve"> revisão retroativa de premissas e julgamentos da administração relacionados com estimativas contábeis significativas é exigida pela NBC TA 240</w:t>
      </w:r>
      <w:r>
        <w:rPr>
          <w:sz w:val="22"/>
          <w:szCs w:val="22"/>
        </w:rPr>
        <w:t xml:space="preserve"> – </w:t>
      </w:r>
      <w:r w:rsidRPr="00A03B38">
        <w:rPr>
          <w:sz w:val="22"/>
          <w:szCs w:val="22"/>
        </w:rPr>
        <w:t xml:space="preserve">Responsabilidade do Auditor </w:t>
      </w:r>
      <w:r>
        <w:rPr>
          <w:sz w:val="22"/>
          <w:szCs w:val="22"/>
        </w:rPr>
        <w:t>e</w:t>
      </w:r>
      <w:r w:rsidRPr="00F36B64">
        <w:rPr>
          <w:sz w:val="22"/>
          <w:szCs w:val="22"/>
        </w:rPr>
        <w:t xml:space="preserve">m Relação </w:t>
      </w:r>
      <w:r>
        <w:rPr>
          <w:sz w:val="22"/>
          <w:szCs w:val="22"/>
        </w:rPr>
        <w:t>a</w:t>
      </w:r>
      <w:r w:rsidRPr="00F36B64">
        <w:rPr>
          <w:sz w:val="22"/>
          <w:szCs w:val="22"/>
        </w:rPr>
        <w:t xml:space="preserve"> Fraude, </w:t>
      </w:r>
      <w:r>
        <w:rPr>
          <w:sz w:val="22"/>
          <w:szCs w:val="22"/>
        </w:rPr>
        <w:t>n</w:t>
      </w:r>
      <w:r w:rsidRPr="00F36B64">
        <w:rPr>
          <w:sz w:val="22"/>
          <w:szCs w:val="22"/>
        </w:rPr>
        <w:t xml:space="preserve">o Contexto </w:t>
      </w:r>
      <w:r>
        <w:rPr>
          <w:sz w:val="22"/>
          <w:szCs w:val="22"/>
        </w:rPr>
        <w:t>d</w:t>
      </w:r>
      <w:r w:rsidRPr="00F36B64">
        <w:rPr>
          <w:sz w:val="22"/>
          <w:szCs w:val="22"/>
        </w:rPr>
        <w:t xml:space="preserve">a Auditoria </w:t>
      </w:r>
      <w:r>
        <w:rPr>
          <w:sz w:val="22"/>
          <w:szCs w:val="22"/>
        </w:rPr>
        <w:t>d</w:t>
      </w:r>
      <w:r w:rsidRPr="00F36B64">
        <w:rPr>
          <w:sz w:val="22"/>
          <w:szCs w:val="22"/>
        </w:rPr>
        <w:t>e Demonstrações Contábeis, item 3</w:t>
      </w:r>
      <w:r>
        <w:rPr>
          <w:sz w:val="22"/>
          <w:szCs w:val="22"/>
        </w:rPr>
        <w:t>3</w:t>
      </w:r>
      <w:r w:rsidRPr="00F36B64">
        <w:rPr>
          <w:sz w:val="22"/>
          <w:szCs w:val="22"/>
        </w:rPr>
        <w:t>(b)(ii)</w:t>
      </w:r>
      <w:r w:rsidRPr="00CF078A">
        <w:rPr>
          <w:sz w:val="22"/>
          <w:szCs w:val="22"/>
        </w:rPr>
        <w:t>. Por questões práticas, a revisão das estimativas contábeis do período anterior conduzida pelo auditor como procedimento de avaliação de risco</w:t>
      </w:r>
      <w:r>
        <w:rPr>
          <w:sz w:val="22"/>
          <w:szCs w:val="22"/>
        </w:rPr>
        <w:t>,</w:t>
      </w:r>
      <w:r w:rsidRPr="00CF078A">
        <w:rPr>
          <w:sz w:val="22"/>
          <w:szCs w:val="22"/>
        </w:rPr>
        <w:t xml:space="preserve"> de acordo com esta Norma</w:t>
      </w:r>
      <w:r>
        <w:rPr>
          <w:sz w:val="22"/>
          <w:szCs w:val="22"/>
        </w:rPr>
        <w:t>,</w:t>
      </w:r>
      <w:r w:rsidRPr="00CF078A">
        <w:rPr>
          <w:sz w:val="22"/>
          <w:szCs w:val="22"/>
        </w:rPr>
        <w:t xml:space="preserve"> pode ser realizada juntamente com a revisão exigida pela NBC TA 240.</w:t>
      </w:r>
    </w:p>
    <w:p w14:paraId="3320C5CD" w14:textId="77777777" w:rsidR="002A7EB0" w:rsidRDefault="002A7EB0" w:rsidP="002A7EB0">
      <w:pPr>
        <w:spacing w:line="240" w:lineRule="auto"/>
        <w:ind w:right="-1"/>
      </w:pPr>
    </w:p>
    <w:p w14:paraId="0B512557" w14:textId="77777777" w:rsidR="002A7EB0" w:rsidRPr="00CF078A" w:rsidRDefault="002A7EB0" w:rsidP="002A7EB0">
      <w:pPr>
        <w:spacing w:line="240" w:lineRule="auto"/>
        <w:ind w:left="567" w:right="-1" w:hanging="567"/>
      </w:pPr>
      <w:r w:rsidRPr="00CF078A">
        <w:t xml:space="preserve">A58. Baseado na avaliação do período anterior dos riscos de distorção relevante conduzida pelo auditor, por exemplo, se um risco inerente for avaliado como sendo mais alto para um ou mais riscos de distorção relevante, o auditor pode julgar que </w:t>
      </w:r>
      <w:r>
        <w:t xml:space="preserve">é necessária </w:t>
      </w:r>
      <w:r w:rsidRPr="00CF078A">
        <w:t>revisão retroativa mais detalhada. Como parte da revisão retroativa detalhada, o auditor pode prestar atenção em particular, quando praticável, ao efeito dos dados e das premissas significativas utilizados na elaboração das estimativas contábeis do período anterior. Por outro lado, por exemplo, para as estimativas contábeis resultantes do registro de transações rotineiras e recorrentes, o auditor pode julgar que a aplicação de procedimentos analíticos, como procedimentos de avaliação de risco, seja suficiente para fins da revisão.</w:t>
      </w:r>
    </w:p>
    <w:p w14:paraId="4312223E" w14:textId="77777777" w:rsidR="002A7EB0" w:rsidRDefault="002A7EB0" w:rsidP="002A7EB0">
      <w:pPr>
        <w:spacing w:line="240" w:lineRule="auto"/>
        <w:ind w:right="-1"/>
      </w:pPr>
    </w:p>
    <w:p w14:paraId="29B881BC" w14:textId="77777777" w:rsidR="002A7EB0" w:rsidRPr="00CF078A" w:rsidRDefault="002A7EB0" w:rsidP="002A7EB0">
      <w:pPr>
        <w:spacing w:line="240" w:lineRule="auto"/>
        <w:ind w:left="567" w:right="-1" w:hanging="567"/>
      </w:pPr>
      <w:r w:rsidRPr="00CF078A">
        <w:t>A59.</w:t>
      </w:r>
      <w:r w:rsidRPr="00CF078A">
        <w:tab/>
        <w:t>O objetivo da mensuração das estimativas contábeis do valor justo e de outras estimativas contábeis, com base nas condições atuais na data da mensuração, trata das percepções sobre o valor em determinado momento, que pode mudar significativa e rapidamente à medida que o ambiente no qual a entidade atua também muda. O auditor pode, portanto, direcionar a revisão para a obtenção de informações que seriam relevantes para identificar e avaliar riscos de distorção relevante. Por exemplo, em alguns casos, a obtenção de entendimento das mudanças nas premissas dos participantes do mercado que afetaram o resultado d</w:t>
      </w:r>
      <w:r>
        <w:t>a</w:t>
      </w:r>
      <w:r w:rsidRPr="00CF078A">
        <w:t xml:space="preserve"> estimativa contábil do valor justo do período anterior provavelmente não fornece evidência de auditoria relevante. Nesse caso, a evidência de auditoria pode ser obtida mediante o entendimento dos resultados das premissas (como as projeções de fluxo de caixa) e o entendimento da efetividade do processo de estimativa utilizado pela administração no período anterior que suporta a identificação e a avaliação do risco de distorção relevante no período atual.</w:t>
      </w:r>
    </w:p>
    <w:p w14:paraId="2655E1A4" w14:textId="77777777" w:rsidR="002A7EB0" w:rsidRDefault="002A7EB0" w:rsidP="002A7EB0">
      <w:pPr>
        <w:spacing w:line="240" w:lineRule="auto"/>
        <w:ind w:right="-1"/>
      </w:pPr>
    </w:p>
    <w:p w14:paraId="47BE09F9" w14:textId="77777777" w:rsidR="002A7EB0" w:rsidRPr="00CF078A" w:rsidRDefault="002A7EB0" w:rsidP="002A7EB0">
      <w:pPr>
        <w:spacing w:line="240" w:lineRule="auto"/>
        <w:ind w:left="567" w:right="-1" w:hanging="567"/>
      </w:pPr>
      <w:r w:rsidRPr="00CF078A">
        <w:t>A60.</w:t>
      </w:r>
      <w:r w:rsidRPr="00CF078A">
        <w:tab/>
      </w:r>
      <w:r>
        <w:t>A</w:t>
      </w:r>
      <w:r w:rsidRPr="00CF078A">
        <w:t xml:space="preserve"> diferença entre o resultado d</w:t>
      </w:r>
      <w:r>
        <w:t>a</w:t>
      </w:r>
      <w:r w:rsidRPr="00CF078A">
        <w:t xml:space="preserve"> estimativa contábil e o valor reconhecido nas demonstrações contábeis do período anterior não representa</w:t>
      </w:r>
      <w:r>
        <w:t>,</w:t>
      </w:r>
      <w:r w:rsidRPr="00CF078A">
        <w:t xml:space="preserve"> necessariamente</w:t>
      </w:r>
      <w:r>
        <w:t>,</w:t>
      </w:r>
      <w:r w:rsidRPr="00CF078A">
        <w:t xml:space="preserve"> distorção das demonstrações contábeis do período anterior. Entretanto, essa diferença pode representar uma distorção</w:t>
      </w:r>
      <w:r>
        <w:t>,</w:t>
      </w:r>
      <w:r w:rsidRPr="00CF078A">
        <w:t xml:space="preserve"> se, por exemplo, ela for decorrente de informações que estavam disponíveis para a administração quando as demonstrações contábeis do período anterior foram finalizadas, ou que se poderia</w:t>
      </w:r>
      <w:r>
        <w:t>,</w:t>
      </w:r>
      <w:r w:rsidRPr="00CF078A">
        <w:t xml:space="preserve"> razoavelmente</w:t>
      </w:r>
      <w:r>
        <w:t>,</w:t>
      </w:r>
      <w:r w:rsidRPr="00CF078A">
        <w:t xml:space="preserve"> esperar que tivessem sido obtidas e levadas em consideração no contexto da estrutura de relatório financeiro aplicável</w:t>
      </w:r>
      <w:r>
        <w:t xml:space="preserve"> (ver NBC TA 560 – Eventos Subsequentes, item 14)</w:t>
      </w:r>
      <w:r w:rsidRPr="00CF078A">
        <w:t>. Essa diferença pode levantar dúvidas sobre o processo da administração para considerar as informações na elaboração das estimativas contábeis. Como resultado, o auditor pode reavaliar o risco de controle e determinar que uma evidência de auditoria mais persuasiva precisa ser obtida sobre o assunto. Muitas estruturas de relatórios financeiros contêm orientação para distinguir entre mudanças em estimativas contábeis que constituem distorções e aquelas que não constituem distorções, e o tratamento contábil que deve ser seguido em cada caso.</w:t>
      </w:r>
    </w:p>
    <w:p w14:paraId="4730BF3A" w14:textId="77777777" w:rsidR="002A7EB0" w:rsidRPr="00E03D8A" w:rsidRDefault="002A7EB0" w:rsidP="007533B5">
      <w:pPr>
        <w:spacing w:before="120" w:after="120" w:line="240" w:lineRule="auto"/>
      </w:pPr>
      <w:r w:rsidRPr="00E03D8A">
        <w:t>Habilidades ou conhecimentos especializados (ver item 15)</w:t>
      </w:r>
    </w:p>
    <w:p w14:paraId="3424FFE5" w14:textId="77777777" w:rsidR="002A7EB0" w:rsidRPr="00E03D8A" w:rsidRDefault="002A7EB0" w:rsidP="002A7EB0">
      <w:pPr>
        <w:spacing w:line="240" w:lineRule="auto"/>
        <w:ind w:right="-1"/>
      </w:pPr>
    </w:p>
    <w:p w14:paraId="0A79B648" w14:textId="77777777" w:rsidR="002A7EB0" w:rsidRPr="00CF078A" w:rsidRDefault="002A7EB0" w:rsidP="002A7EB0">
      <w:pPr>
        <w:spacing w:line="240" w:lineRule="auto"/>
        <w:ind w:left="567" w:right="-1" w:hanging="567"/>
      </w:pPr>
      <w:r w:rsidRPr="00CF078A">
        <w:t>A61.</w:t>
      </w:r>
      <w:r w:rsidRPr="00CF078A">
        <w:tab/>
        <w:t>Assuntos que podem afetar a determinação do auditor se a equipe de trabalho precisa de habilidades ou conhecimento</w:t>
      </w:r>
      <w:r>
        <w:t>s</w:t>
      </w:r>
      <w:r w:rsidRPr="00CF078A">
        <w:t xml:space="preserve"> especializados incluem, por exemplo</w:t>
      </w:r>
      <w:r>
        <w:t xml:space="preserve"> </w:t>
      </w:r>
      <w:r w:rsidRPr="00785099">
        <w:t>(ver NBC TA 220</w:t>
      </w:r>
      <w:r>
        <w:t xml:space="preserve"> – </w:t>
      </w:r>
      <w:r w:rsidRPr="00A03B38">
        <w:t xml:space="preserve">Controle de Qualidade </w:t>
      </w:r>
      <w:r>
        <w:t>d</w:t>
      </w:r>
      <w:r w:rsidRPr="00785099">
        <w:t xml:space="preserve">a Auditoria </w:t>
      </w:r>
      <w:r>
        <w:t>d</w:t>
      </w:r>
      <w:r w:rsidRPr="00785099">
        <w:t>e Demonstrações Contábeis, item 14 e NBC TA 300</w:t>
      </w:r>
      <w:r>
        <w:t xml:space="preserve"> –</w:t>
      </w:r>
      <w:r w:rsidRPr="00A03B38">
        <w:t xml:space="preserve"> Planejamento da Auditoria </w:t>
      </w:r>
      <w:r>
        <w:t>d</w:t>
      </w:r>
      <w:r w:rsidRPr="00785099">
        <w:t>e Demonstrações Contábeis, item 8(e)</w:t>
      </w:r>
      <w:r>
        <w:t>)</w:t>
      </w:r>
      <w:r w:rsidRPr="00CF078A">
        <w:t>:</w:t>
      </w:r>
    </w:p>
    <w:p w14:paraId="7A52A392"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das estimativas contábeis para negócio ou setor específico (por exemplo, reservas minerais, ativos agrícolas, instrumentos financeiros complexos, passivos de contrato de seguro)</w:t>
      </w:r>
      <w:r>
        <w:rPr>
          <w:color w:val="auto"/>
          <w:sz w:val="22"/>
          <w:szCs w:val="22"/>
          <w:lang w:val="pt-BR"/>
        </w:rPr>
        <w:t>;</w:t>
      </w:r>
    </w:p>
    <w:p w14:paraId="4F5A19D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grau da incerteza da estimativa</w:t>
      </w:r>
      <w:r>
        <w:rPr>
          <w:color w:val="auto"/>
          <w:sz w:val="22"/>
          <w:szCs w:val="22"/>
          <w:lang w:val="pt-BR"/>
        </w:rPr>
        <w:t>;</w:t>
      </w:r>
    </w:p>
    <w:p w14:paraId="4E9D317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complexidade do método ou modelo utilizado</w:t>
      </w:r>
      <w:r>
        <w:rPr>
          <w:color w:val="auto"/>
          <w:sz w:val="22"/>
          <w:szCs w:val="22"/>
          <w:lang w:val="pt-BR"/>
        </w:rPr>
        <w:t>;</w:t>
      </w:r>
    </w:p>
    <w:p w14:paraId="7F800B4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complexidade dos requisitos da estrutura de relatório financeiro aplicável relevantes para as estimativas contábeis, incluindo se existem áreas sabidamente sujeitas à interpretação ou prática diferente ou áreas nas quais há inconsistências no modo como as estimativas contábeis são elaboradas</w:t>
      </w:r>
      <w:r>
        <w:rPr>
          <w:color w:val="auto"/>
          <w:sz w:val="22"/>
          <w:szCs w:val="22"/>
          <w:lang w:val="pt-BR"/>
        </w:rPr>
        <w:t>;</w:t>
      </w:r>
    </w:p>
    <w:p w14:paraId="6E3CB91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os procedimentos que o auditor pretende adotar para responder a riscos avaliados de distorção relevante</w:t>
      </w:r>
      <w:r>
        <w:rPr>
          <w:color w:val="auto"/>
          <w:sz w:val="22"/>
          <w:szCs w:val="22"/>
          <w:lang w:val="pt-BR"/>
        </w:rPr>
        <w:t>;</w:t>
      </w:r>
    </w:p>
    <w:p w14:paraId="2A94B62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necessidade de julgamento sobre assuntos não especificados pela estrutura de relatório financeiro aplicável</w:t>
      </w:r>
      <w:r>
        <w:rPr>
          <w:color w:val="auto"/>
          <w:sz w:val="22"/>
          <w:szCs w:val="22"/>
          <w:lang w:val="pt-BR"/>
        </w:rPr>
        <w:t>;</w:t>
      </w:r>
    </w:p>
    <w:p w14:paraId="261C4B6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nível de julgamento necessário para selecionar dados e premissas</w:t>
      </w:r>
      <w:r>
        <w:rPr>
          <w:color w:val="auto"/>
          <w:sz w:val="22"/>
          <w:szCs w:val="22"/>
          <w:lang w:val="pt-BR"/>
        </w:rPr>
        <w:t>;</w:t>
      </w:r>
    </w:p>
    <w:p w14:paraId="2684D34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a complexidade e </w:t>
      </w:r>
      <w:r>
        <w:rPr>
          <w:color w:val="auto"/>
          <w:sz w:val="22"/>
          <w:szCs w:val="22"/>
          <w:lang w:val="pt-BR"/>
        </w:rPr>
        <w:t xml:space="preserve">a </w:t>
      </w:r>
      <w:r w:rsidRPr="00CF078A">
        <w:rPr>
          <w:color w:val="auto"/>
          <w:sz w:val="22"/>
          <w:szCs w:val="22"/>
          <w:lang w:val="pt-BR"/>
        </w:rPr>
        <w:t>extensão do uso da tecnologia da informação por parte da entidade na elaboração das estimativas contábeis.</w:t>
      </w:r>
    </w:p>
    <w:p w14:paraId="50AB35F8" w14:textId="77777777" w:rsidR="002A7EB0" w:rsidRPr="00CF078A" w:rsidRDefault="002A7EB0" w:rsidP="002A7EB0">
      <w:pPr>
        <w:spacing w:line="240" w:lineRule="auto"/>
        <w:ind w:left="567" w:right="-1"/>
        <w:rPr>
          <w:lang w:eastAsia="pt-BR"/>
        </w:rPr>
      </w:pPr>
      <w:r w:rsidRPr="00CF078A">
        <w:t>A natureza, a época e a extensão do envolvimento de indivíduos com habilidades e conhecimento</w:t>
      </w:r>
      <w:r>
        <w:t>s</w:t>
      </w:r>
      <w:r w:rsidRPr="00CF078A">
        <w:t xml:space="preserve"> especializados podem variar no decorrer de toda a auditoria.</w:t>
      </w:r>
    </w:p>
    <w:p w14:paraId="534254BE" w14:textId="77777777" w:rsidR="002A7EB0" w:rsidRDefault="002A7EB0" w:rsidP="002A7EB0">
      <w:pPr>
        <w:spacing w:line="240" w:lineRule="auto"/>
        <w:ind w:right="-1"/>
      </w:pPr>
    </w:p>
    <w:p w14:paraId="32B9DB36" w14:textId="77777777" w:rsidR="002A7EB0" w:rsidRPr="00785099" w:rsidRDefault="002A7EB0" w:rsidP="002A7EB0">
      <w:pPr>
        <w:spacing w:line="240" w:lineRule="auto"/>
        <w:ind w:left="567" w:right="-1" w:hanging="567"/>
      </w:pPr>
      <w:r w:rsidRPr="00CF078A">
        <w:t>A62.</w:t>
      </w:r>
      <w:r w:rsidRPr="00CF078A">
        <w:tab/>
        <w:t xml:space="preserve">O auditor pode não ter as </w:t>
      </w:r>
      <w:r w:rsidRPr="00D612E9">
        <w:t>habilidades ou conhecimento</w:t>
      </w:r>
      <w:r>
        <w:t>s</w:t>
      </w:r>
      <w:r w:rsidRPr="00D612E9">
        <w:t xml:space="preserve"> </w:t>
      </w:r>
      <w:r w:rsidRPr="00E95D0C">
        <w:t>especializados</w:t>
      </w:r>
      <w:r w:rsidRPr="00CF078A">
        <w:t xml:space="preserve"> necessários quando o assunto envolvido estiver em área diferente da área contábil ou de auditoria (por exemplo, habilidades de avaliação) e pode precisar usar o seu especialista</w:t>
      </w:r>
      <w:r>
        <w:t xml:space="preserve"> </w:t>
      </w:r>
      <w:r w:rsidRPr="00785099">
        <w:t xml:space="preserve">(ver </w:t>
      </w:r>
      <w:r w:rsidRPr="00A03B38">
        <w:t>NBC TA 620</w:t>
      </w:r>
      <w:r>
        <w:t xml:space="preserve"> –</w:t>
      </w:r>
      <w:r w:rsidRPr="00A03B38">
        <w:t xml:space="preserve"> Utilização do </w:t>
      </w:r>
      <w:r>
        <w:t>T</w:t>
      </w:r>
      <w:r w:rsidRPr="00A03B38">
        <w:t xml:space="preserve">rabalho de </w:t>
      </w:r>
      <w:r>
        <w:t>E</w:t>
      </w:r>
      <w:r w:rsidRPr="00A03B38">
        <w:t>specialistas</w:t>
      </w:r>
      <w:r>
        <w:t>)</w:t>
      </w:r>
      <w:r w:rsidRPr="00785099">
        <w:t>.</w:t>
      </w:r>
    </w:p>
    <w:p w14:paraId="1F1B6675" w14:textId="77777777" w:rsidR="002A7EB0" w:rsidRDefault="002A7EB0" w:rsidP="002A7EB0">
      <w:pPr>
        <w:spacing w:line="240" w:lineRule="auto"/>
        <w:ind w:right="-1"/>
      </w:pPr>
    </w:p>
    <w:p w14:paraId="7936670C" w14:textId="77777777" w:rsidR="002A7EB0" w:rsidRPr="00CF078A" w:rsidRDefault="002A7EB0" w:rsidP="002A7EB0">
      <w:pPr>
        <w:spacing w:line="240" w:lineRule="auto"/>
        <w:ind w:left="567" w:right="-1" w:hanging="567"/>
      </w:pPr>
      <w:r w:rsidRPr="00CF078A">
        <w:t>A63.</w:t>
      </w:r>
      <w:r w:rsidRPr="00CF078A">
        <w:tab/>
        <w:t>Muitas estimativas contábeis não requerem a aplicação de habilidades ou conhecimento</w:t>
      </w:r>
      <w:r>
        <w:t>s</w:t>
      </w:r>
      <w:r w:rsidRPr="00CF078A">
        <w:t xml:space="preserve"> especializados. Por exemplo, habilidades ou conhecimento</w:t>
      </w:r>
      <w:r>
        <w:t>s</w:t>
      </w:r>
      <w:r w:rsidRPr="00CF078A">
        <w:t xml:space="preserve"> especializados podem não ser necessários para um simples cálculo de obsolescência de estoques. Entretanto, por exemplo, para as perdas de crédito esperadas de instituição financeira ou passivo de contrato de seguro para seguradora, é provável que o auditor conclua que seja necessário aplicar habilidades ou conhecimentos especializados.</w:t>
      </w:r>
    </w:p>
    <w:p w14:paraId="371C41AE" w14:textId="77777777" w:rsidR="002A7EB0" w:rsidRDefault="002A7EB0" w:rsidP="002A7EB0">
      <w:pPr>
        <w:spacing w:line="240" w:lineRule="auto"/>
        <w:ind w:left="567" w:right="-1" w:hanging="567"/>
        <w:rPr>
          <w:b/>
        </w:rPr>
      </w:pPr>
    </w:p>
    <w:p w14:paraId="52106FAD" w14:textId="77777777" w:rsidR="002A7EB0" w:rsidRPr="007533B5" w:rsidRDefault="002A7EB0" w:rsidP="007533B5">
      <w:pPr>
        <w:spacing w:before="120" w:after="120" w:line="240" w:lineRule="auto"/>
        <w:rPr>
          <w:b/>
          <w:bCs/>
        </w:rPr>
      </w:pPr>
      <w:r w:rsidRPr="007533B5">
        <w:rPr>
          <w:b/>
          <w:bCs/>
        </w:rPr>
        <w:t>Identificação e avaliação dos riscos de distorção relevante (ver itens 4 e 16)</w:t>
      </w:r>
    </w:p>
    <w:p w14:paraId="5B9913EA" w14:textId="77777777" w:rsidR="002A7EB0" w:rsidRDefault="002A7EB0" w:rsidP="002A7EB0">
      <w:pPr>
        <w:spacing w:line="240" w:lineRule="auto"/>
        <w:ind w:right="-1"/>
      </w:pPr>
    </w:p>
    <w:p w14:paraId="1A9DF092" w14:textId="77777777" w:rsidR="002A7EB0" w:rsidRPr="00CF078A" w:rsidRDefault="002A7EB0" w:rsidP="002A7EB0">
      <w:pPr>
        <w:spacing w:line="240" w:lineRule="auto"/>
        <w:ind w:left="567" w:right="-1" w:hanging="567"/>
      </w:pPr>
      <w:r w:rsidRPr="00CF078A">
        <w:t>A64.</w:t>
      </w:r>
      <w:r w:rsidRPr="00CF078A">
        <w:tab/>
        <w:t xml:space="preserve">A identificação e </w:t>
      </w:r>
      <w:r>
        <w:t xml:space="preserve">a </w:t>
      </w:r>
      <w:r w:rsidRPr="00CF078A">
        <w:t xml:space="preserve">avaliação de riscos de distorção relevante no nível de afirmações relacionadas com as estimativas contábeis são importantes para todas as estimativas contábeis, incluindo não só aquelas que são reconhecidas nas demonstrações contábeis, mas também aquelas incluídas nas notas explicativas às demonstrações contábeis. </w:t>
      </w:r>
    </w:p>
    <w:p w14:paraId="3822CE7B" w14:textId="77777777" w:rsidR="002A7EB0" w:rsidRDefault="002A7EB0" w:rsidP="002A7EB0">
      <w:pPr>
        <w:spacing w:line="240" w:lineRule="auto"/>
        <w:ind w:right="-1"/>
      </w:pPr>
    </w:p>
    <w:p w14:paraId="2A581C6D" w14:textId="77777777" w:rsidR="002A7EB0" w:rsidRPr="00CF078A" w:rsidRDefault="002A7EB0" w:rsidP="002A7EB0">
      <w:pPr>
        <w:spacing w:line="240" w:lineRule="auto"/>
        <w:ind w:left="567" w:right="-1" w:hanging="567"/>
      </w:pPr>
      <w:r w:rsidRPr="00CF078A">
        <w:t>A65.</w:t>
      </w:r>
      <w:r w:rsidRPr="00CF078A">
        <w:tab/>
        <w:t xml:space="preserve">O item A42 da NBC TA 200 afirma que as normas de auditoria não se referem geralmente ao risco inerente e ao risco de controle separadamente. Entretanto, esta Norma requer a avaliação separada do risco inerente e do risco de controle para fornecer uma base para o planejamento e </w:t>
      </w:r>
      <w:r>
        <w:t xml:space="preserve">a </w:t>
      </w:r>
      <w:r w:rsidRPr="00CF078A">
        <w:t>realização de procedimentos adicionais de auditoria para responder aos riscos de distorção relevante, incluindo os riscos significativos, no nível de afirmações para as estimativas contábeis</w:t>
      </w:r>
      <w:r>
        <w:t>,</w:t>
      </w:r>
      <w:r w:rsidRPr="00CF078A">
        <w:t xml:space="preserve"> de acordo com </w:t>
      </w:r>
      <w:r>
        <w:t>o item 7(b) d</w:t>
      </w:r>
      <w:r w:rsidRPr="00CF078A">
        <w:t xml:space="preserve">a NBC TA 330. </w:t>
      </w:r>
    </w:p>
    <w:p w14:paraId="11474FFA" w14:textId="77777777" w:rsidR="002A7EB0" w:rsidRDefault="002A7EB0" w:rsidP="002A7EB0">
      <w:pPr>
        <w:spacing w:line="240" w:lineRule="auto"/>
        <w:ind w:right="-1"/>
      </w:pPr>
    </w:p>
    <w:p w14:paraId="77D3DD25" w14:textId="77777777" w:rsidR="002A7EB0" w:rsidRPr="00CF078A" w:rsidRDefault="002A7EB0" w:rsidP="002A7EB0">
      <w:pPr>
        <w:spacing w:line="240" w:lineRule="auto"/>
        <w:ind w:left="567" w:right="-1" w:hanging="567"/>
      </w:pPr>
      <w:r w:rsidRPr="00CF078A">
        <w:t>A66.</w:t>
      </w:r>
      <w:r w:rsidRPr="00CF078A">
        <w:tab/>
      </w:r>
      <w:r w:rsidRPr="00F07814">
        <w:t>N</w:t>
      </w:r>
      <w:r w:rsidRPr="00CF078A">
        <w:t xml:space="preserve">a identificação dos riscos de distorção relevante e na avaliação do risco inerente, o auditor deve levar em consideração o grau no qual a estimativa contábil está sujeita ou é afetada pela incerteza da estimativa, </w:t>
      </w:r>
      <w:r>
        <w:t xml:space="preserve">pela </w:t>
      </w:r>
      <w:r w:rsidRPr="00CF078A">
        <w:t>complexidade</w:t>
      </w:r>
      <w:r>
        <w:t>, pela</w:t>
      </w:r>
      <w:r w:rsidRPr="00CF078A">
        <w:t xml:space="preserve"> subjetividade ou </w:t>
      </w:r>
      <w:r>
        <w:t>por</w:t>
      </w:r>
      <w:r w:rsidRPr="00CF078A">
        <w:t xml:space="preserve"> outros fatores de risco inerente. A consideração do auditor dos fatores de risco inerente também pode fornecer informações a serem utilizadas na determinação de:</w:t>
      </w:r>
    </w:p>
    <w:p w14:paraId="15D7BE8B" w14:textId="77777777" w:rsidR="002A7EB0" w:rsidRPr="00CF078A" w:rsidRDefault="002A7EB0">
      <w:pPr>
        <w:pStyle w:val="BLTTR"/>
        <w:numPr>
          <w:ilvl w:val="0"/>
          <w:numId w:val="207"/>
        </w:numPr>
        <w:tabs>
          <w:tab w:val="clear" w:pos="1778"/>
        </w:tabs>
        <w:spacing w:before="0" w:line="240" w:lineRule="auto"/>
        <w:ind w:left="851" w:right="-1" w:hanging="284"/>
        <w:rPr>
          <w:color w:val="auto"/>
          <w:sz w:val="22"/>
          <w:szCs w:val="22"/>
          <w:lang w:val="pt-BR"/>
        </w:rPr>
      </w:pPr>
      <w:r w:rsidRPr="00CF078A">
        <w:rPr>
          <w:color w:val="auto"/>
          <w:sz w:val="22"/>
          <w:szCs w:val="22"/>
          <w:lang w:val="pt-BR"/>
        </w:rPr>
        <w:t xml:space="preserve">quando o risco inerente é avaliado no </w:t>
      </w:r>
      <w:r w:rsidRPr="00CF078A">
        <w:rPr>
          <w:i/>
          <w:color w:val="auto"/>
          <w:sz w:val="22"/>
          <w:szCs w:val="22"/>
          <w:lang w:val="pt-BR"/>
        </w:rPr>
        <w:t xml:space="preserve">spectrum </w:t>
      </w:r>
      <w:r w:rsidRPr="00CF078A">
        <w:rPr>
          <w:color w:val="auto"/>
          <w:sz w:val="22"/>
          <w:szCs w:val="22"/>
          <w:lang w:val="pt-BR"/>
        </w:rPr>
        <w:t>de risco inerente; e</w:t>
      </w:r>
    </w:p>
    <w:p w14:paraId="10B595C5" w14:textId="77777777" w:rsidR="002A7EB0" w:rsidRPr="00CF078A" w:rsidRDefault="002A7EB0">
      <w:pPr>
        <w:pStyle w:val="BLTTR"/>
        <w:numPr>
          <w:ilvl w:val="0"/>
          <w:numId w:val="207"/>
        </w:numPr>
        <w:tabs>
          <w:tab w:val="clear" w:pos="1778"/>
        </w:tabs>
        <w:spacing w:before="0" w:line="240" w:lineRule="auto"/>
        <w:ind w:left="851" w:right="-1" w:hanging="284"/>
        <w:rPr>
          <w:color w:val="auto"/>
          <w:sz w:val="22"/>
          <w:szCs w:val="22"/>
          <w:lang w:val="pt-BR"/>
        </w:rPr>
      </w:pPr>
      <w:r w:rsidRPr="00CF078A">
        <w:rPr>
          <w:color w:val="auto"/>
          <w:sz w:val="22"/>
          <w:szCs w:val="22"/>
          <w:lang w:val="pt-BR"/>
        </w:rPr>
        <w:t xml:space="preserve">motivos para a avaliação atribuída aos riscos de distorção relevante no nível de afirmações e </w:t>
      </w:r>
      <w:r>
        <w:rPr>
          <w:color w:val="auto"/>
          <w:sz w:val="22"/>
          <w:szCs w:val="22"/>
          <w:lang w:val="pt-BR"/>
        </w:rPr>
        <w:t>a</w:t>
      </w:r>
      <w:r w:rsidRPr="00CF078A">
        <w:rPr>
          <w:color w:val="auto"/>
          <w:sz w:val="22"/>
          <w:szCs w:val="22"/>
          <w:lang w:val="pt-BR"/>
        </w:rPr>
        <w:t>os procedimentos adicionais de auditoria de acordo com o item 18 são responsivos a esses motivos.</w:t>
      </w:r>
    </w:p>
    <w:p w14:paraId="1493DF02" w14:textId="77777777" w:rsidR="002A7EB0" w:rsidRPr="007533B5" w:rsidRDefault="002A7EB0" w:rsidP="007533B5">
      <w:pPr>
        <w:spacing w:before="120" w:after="120" w:line="240" w:lineRule="auto"/>
        <w:rPr>
          <w:b/>
          <w:bCs/>
        </w:rPr>
      </w:pPr>
      <w:r w:rsidRPr="007533B5">
        <w:rPr>
          <w:b/>
          <w:bCs/>
        </w:rPr>
        <w:t>As inter-relações entre os fatores de risco inerente são explicadas mais detalhadamente no Apêndice 1</w:t>
      </w:r>
    </w:p>
    <w:p w14:paraId="07DF1E8E" w14:textId="77777777" w:rsidR="002A7EB0" w:rsidRDefault="002A7EB0" w:rsidP="002A7EB0">
      <w:pPr>
        <w:spacing w:line="240" w:lineRule="auto"/>
        <w:ind w:right="-1"/>
      </w:pPr>
    </w:p>
    <w:p w14:paraId="15A3E45D" w14:textId="77777777" w:rsidR="002A7EB0" w:rsidRPr="00CF078A" w:rsidRDefault="002A7EB0" w:rsidP="002A7EB0">
      <w:pPr>
        <w:spacing w:line="240" w:lineRule="auto"/>
        <w:ind w:left="567" w:right="-1" w:hanging="567"/>
      </w:pPr>
      <w:r w:rsidRPr="00CF078A">
        <w:t>A67.</w:t>
      </w:r>
      <w:r w:rsidRPr="00CF078A">
        <w:tab/>
        <w:t xml:space="preserve">Os motivos para a avaliação do auditor do risco inerente no nível de afirmações podem resultar de um ou mais fatores de risco inerente de incerteza da estimativa, </w:t>
      </w:r>
      <w:r>
        <w:t xml:space="preserve">da </w:t>
      </w:r>
      <w:r w:rsidRPr="00CF078A">
        <w:t>complexidade</w:t>
      </w:r>
      <w:r>
        <w:t>,</w:t>
      </w:r>
      <w:r w:rsidRPr="00CF078A">
        <w:t xml:space="preserve"> </w:t>
      </w:r>
      <w:r>
        <w:t>da</w:t>
      </w:r>
      <w:r w:rsidRPr="00CF078A">
        <w:t xml:space="preserve"> subjetividade ou de outros fatores de risco inerente. Por exemplo:</w:t>
      </w:r>
    </w:p>
    <w:p w14:paraId="4B7C6ECB" w14:textId="77777777" w:rsidR="002A7EB0" w:rsidRPr="00CF078A" w:rsidRDefault="002A7EB0" w:rsidP="002A7EB0">
      <w:pPr>
        <w:pStyle w:val="BRK1"/>
        <w:spacing w:before="0" w:line="240" w:lineRule="auto"/>
        <w:ind w:left="993" w:right="-1" w:hanging="426"/>
        <w:rPr>
          <w:rFonts w:cs="Arial"/>
        </w:rPr>
      </w:pPr>
      <w:r w:rsidRPr="00CF078A">
        <w:rPr>
          <w:rFonts w:cs="Arial"/>
        </w:rPr>
        <w:t>(a)</w:t>
      </w:r>
      <w:r w:rsidRPr="00CF078A">
        <w:rPr>
          <w:rFonts w:cs="Arial"/>
        </w:rPr>
        <w:tab/>
        <w:t xml:space="preserve">é mais provável que as estimativas contábeis das perdas de crédito esperadas sejam complexas porque as perdas de crédito esperadas não podem ser diretamente observadas e podem requerer o uso de modelo complexo. O modelo pode usar um conjunto complexo de dados históricos e premissas sobre acontecimentos futuros em uma variedade de cenários específicos da entidade que podem ser difíceis de prever. É também provável que as estimativas contábeis para as perdas de crédito esperadas estejam sujeitas </w:t>
      </w:r>
      <w:r>
        <w:rPr>
          <w:rFonts w:cs="Arial"/>
        </w:rPr>
        <w:t>à</w:t>
      </w:r>
      <w:r w:rsidRPr="00CF078A">
        <w:rPr>
          <w:rFonts w:cs="Arial"/>
        </w:rPr>
        <w:t xml:space="preserve"> grande incerteza da estimativa e </w:t>
      </w:r>
      <w:r>
        <w:rPr>
          <w:rFonts w:cs="Arial"/>
        </w:rPr>
        <w:t xml:space="preserve">da </w:t>
      </w:r>
      <w:r w:rsidRPr="00CF078A">
        <w:rPr>
          <w:rFonts w:cs="Arial"/>
        </w:rPr>
        <w:t>subjetividade significativa no exercício de julgamentos sobre eventos ou condições futuras. Considerações semelhantes se aplicam a passivos de contratos de seguro</w:t>
      </w:r>
      <w:r>
        <w:rPr>
          <w:rFonts w:cs="Arial"/>
        </w:rPr>
        <w:t>;</w:t>
      </w:r>
    </w:p>
    <w:p w14:paraId="7FB3459F" w14:textId="77777777" w:rsidR="002A7EB0" w:rsidRPr="00CF078A" w:rsidRDefault="002A7EB0" w:rsidP="002A7EB0">
      <w:pPr>
        <w:pStyle w:val="BRK1"/>
        <w:spacing w:before="0" w:line="240" w:lineRule="auto"/>
        <w:ind w:left="993" w:right="-1" w:hanging="426"/>
        <w:rPr>
          <w:rFonts w:cs="Arial"/>
        </w:rPr>
      </w:pPr>
      <w:r w:rsidRPr="00CF078A">
        <w:rPr>
          <w:rFonts w:cs="Arial"/>
        </w:rPr>
        <w:t>(b)</w:t>
      </w:r>
      <w:r w:rsidRPr="00CF078A">
        <w:rPr>
          <w:rFonts w:cs="Arial"/>
        </w:rPr>
        <w:tab/>
        <w:t xml:space="preserve">a estimativa contábil para provisão para obsolescência para </w:t>
      </w:r>
      <w:r>
        <w:rPr>
          <w:rFonts w:cs="Arial"/>
        </w:rPr>
        <w:t>a</w:t>
      </w:r>
      <w:r w:rsidRPr="00CF078A">
        <w:rPr>
          <w:rFonts w:cs="Arial"/>
        </w:rPr>
        <w:t xml:space="preserve"> entidade com ampla gama de tipos diferentes de estoque pode requerer sistemas e processos complexos, mas pode envolver pouca subjetividade e o grau de incerteza da estimativa pode ser baixo, dependendo da natureza do estoque</w:t>
      </w:r>
      <w:r>
        <w:rPr>
          <w:rFonts w:cs="Arial"/>
        </w:rPr>
        <w:t>;</w:t>
      </w:r>
    </w:p>
    <w:p w14:paraId="1B82E9D6" w14:textId="77777777" w:rsidR="002A7EB0" w:rsidRPr="00CF078A" w:rsidRDefault="002A7EB0" w:rsidP="002A7EB0">
      <w:pPr>
        <w:pStyle w:val="BRK1"/>
        <w:spacing w:before="0" w:line="240" w:lineRule="auto"/>
        <w:ind w:left="993" w:right="-1" w:hanging="426"/>
        <w:rPr>
          <w:rFonts w:cs="Arial"/>
        </w:rPr>
      </w:pPr>
      <w:r w:rsidRPr="00CF078A">
        <w:rPr>
          <w:rFonts w:cs="Arial"/>
        </w:rPr>
        <w:t>(c)</w:t>
      </w:r>
      <w:r w:rsidRPr="00CF078A">
        <w:rPr>
          <w:rFonts w:cs="Arial"/>
        </w:rPr>
        <w:tab/>
      </w:r>
      <w:r>
        <w:rPr>
          <w:rFonts w:cs="Arial"/>
        </w:rPr>
        <w:t>o</w:t>
      </w:r>
      <w:r w:rsidRPr="00CF078A">
        <w:rPr>
          <w:rFonts w:cs="Arial"/>
        </w:rPr>
        <w:t>utras estimativas contábeis podem não ser complexas de se elaborar</w:t>
      </w:r>
      <w:r>
        <w:rPr>
          <w:rFonts w:cs="Arial"/>
        </w:rPr>
        <w:t>em</w:t>
      </w:r>
      <w:r w:rsidRPr="00CF078A">
        <w:rPr>
          <w:rFonts w:cs="Arial"/>
        </w:rPr>
        <w:t>, mas podem ter grande incerteza da estimativa e requerer julgamento significativo</w:t>
      </w:r>
      <w:r>
        <w:rPr>
          <w:rFonts w:cs="Arial"/>
        </w:rPr>
        <w:t>,</w:t>
      </w:r>
      <w:r w:rsidRPr="00CF078A">
        <w:rPr>
          <w:rFonts w:cs="Arial"/>
        </w:rPr>
        <w:t xml:space="preserve"> como, por exemplo, estimativa contábil que requer um único julgamento crítico sobre um passivo cujo valor dependa do desfecho do litígio.</w:t>
      </w:r>
    </w:p>
    <w:p w14:paraId="08518100" w14:textId="77777777" w:rsidR="002A7EB0" w:rsidRDefault="002A7EB0" w:rsidP="002A7EB0">
      <w:pPr>
        <w:spacing w:line="240" w:lineRule="auto"/>
        <w:ind w:right="-1"/>
      </w:pPr>
    </w:p>
    <w:p w14:paraId="39CE90B4" w14:textId="77777777" w:rsidR="002A7EB0" w:rsidRPr="00CF078A" w:rsidRDefault="002A7EB0" w:rsidP="002A7EB0">
      <w:pPr>
        <w:spacing w:line="240" w:lineRule="auto"/>
        <w:ind w:left="567" w:right="-1" w:hanging="567"/>
      </w:pPr>
      <w:r w:rsidRPr="00CF078A">
        <w:t>A68.</w:t>
      </w:r>
      <w:r w:rsidRPr="00CF078A">
        <w:tab/>
        <w:t>A importância e a relevância dos fatores de risco inerente podem variar de uma estimativa para outra. Da mesma forma, os fatores de risco inerente podem, seja individualmente ou em conjunto, afetar as estimativas contábeis simples em menor grau</w:t>
      </w:r>
      <w:r>
        <w:t>,</w:t>
      </w:r>
      <w:r w:rsidRPr="00CF078A">
        <w:t xml:space="preserve"> e o auditor pode identificar menos riscos ou avaliar o risco inerente na escala mais baixa do </w:t>
      </w:r>
      <w:r w:rsidRPr="00CF078A">
        <w:rPr>
          <w:i/>
        </w:rPr>
        <w:t>spectrum</w:t>
      </w:r>
      <w:r w:rsidRPr="00CF078A">
        <w:t xml:space="preserve"> de risco inerente.</w:t>
      </w:r>
    </w:p>
    <w:p w14:paraId="4492099B" w14:textId="77777777" w:rsidR="002A7EB0" w:rsidRDefault="002A7EB0" w:rsidP="002A7EB0">
      <w:pPr>
        <w:spacing w:line="240" w:lineRule="auto"/>
        <w:ind w:right="-1"/>
      </w:pPr>
    </w:p>
    <w:p w14:paraId="31874C56" w14:textId="77777777" w:rsidR="002A7EB0" w:rsidRPr="00CF078A" w:rsidRDefault="002A7EB0" w:rsidP="002A7EB0">
      <w:pPr>
        <w:spacing w:line="240" w:lineRule="auto"/>
        <w:ind w:left="567" w:right="-1" w:hanging="567"/>
      </w:pPr>
      <w:r w:rsidRPr="00CF078A">
        <w:t>A69.</w:t>
      </w:r>
      <w:r w:rsidRPr="00CF078A">
        <w:tab/>
        <w:t xml:space="preserve">Por outro lado, os fatores de risco inerente podem, seja individualmente ou em conjunto, afetar as estimativas contábeis complexas em maior grau e podem levar o auditor a avaliar o risco inerente na escala mais alta do </w:t>
      </w:r>
      <w:r w:rsidRPr="00CF078A">
        <w:rPr>
          <w:i/>
        </w:rPr>
        <w:t>spectrum</w:t>
      </w:r>
      <w:r w:rsidRPr="00CF078A">
        <w:t xml:space="preserve"> de risco inerente. Para essas estimativas contábeis, é provável que a consideração do auditor dos efeitos dos fatores de risco inerente afete diretamente a quantidade e a natureza de riscos identificados de distorção relevante, a avaliação desses riscos e, por fim, a capacidade de persuasão da evidência de auditoria necessária em respostas aos riscos avaliados. Ainda, para essas estimativas contábeis, a aplicação pelo auditor do ceticismo profissional pode ser particularmente importante.</w:t>
      </w:r>
    </w:p>
    <w:p w14:paraId="2E884E98" w14:textId="77777777" w:rsidR="002A7EB0" w:rsidRDefault="002A7EB0" w:rsidP="002A7EB0">
      <w:pPr>
        <w:spacing w:line="240" w:lineRule="auto"/>
        <w:ind w:right="-1"/>
      </w:pPr>
    </w:p>
    <w:p w14:paraId="3E3BDE68" w14:textId="77777777" w:rsidR="002A7EB0" w:rsidRPr="00CF078A" w:rsidRDefault="002A7EB0" w:rsidP="002A7EB0">
      <w:pPr>
        <w:spacing w:line="240" w:lineRule="auto"/>
        <w:ind w:left="567" w:right="-1" w:hanging="567"/>
      </w:pPr>
      <w:r w:rsidRPr="00CF078A">
        <w:t>A70.</w:t>
      </w:r>
      <w:r w:rsidRPr="00CF078A">
        <w:tab/>
        <w:t>Os eventos ocorridos após a data das demonstrações contábeis podem fornecer informações adicionais relevantes para a avaliação do auditor dos riscos de distorção relevante no nível de afirmações. Por exemplo, o resultado d</w:t>
      </w:r>
      <w:r>
        <w:t>a</w:t>
      </w:r>
      <w:r w:rsidRPr="00CF078A">
        <w:t xml:space="preserve"> estimativa contábil pode se tornar conhecido durante a auditoria. Nesses casos, o auditor pode avaliar ou revisar a avaliação dos riscos de distorção relevante no nível de afirmações</w:t>
      </w:r>
      <w:r>
        <w:t xml:space="preserve"> (ver NBC TA 315, item 31)</w:t>
      </w:r>
      <w:r w:rsidRPr="00CF078A">
        <w:t xml:space="preserve">, independentemente do grau no qual a estimativa contábil estava sujeita ou afetada pela incerteza da estimativa, </w:t>
      </w:r>
      <w:r>
        <w:t xml:space="preserve">da </w:t>
      </w:r>
      <w:r w:rsidRPr="00CF078A">
        <w:t>complexidade</w:t>
      </w:r>
      <w:r>
        <w:t>, da</w:t>
      </w:r>
      <w:r w:rsidRPr="00CF078A">
        <w:t xml:space="preserve"> subjetividade ou </w:t>
      </w:r>
      <w:r>
        <w:t>de</w:t>
      </w:r>
      <w:r w:rsidRPr="00CF078A">
        <w:t xml:space="preserve"> outros fatores de risco inerente. Os eventos ocorridos após a data das demonstrações contábeis também podem influenciar a escolha do auditor da abordagem de teste da estimativa contábil</w:t>
      </w:r>
      <w:r>
        <w:t>,</w:t>
      </w:r>
      <w:r w:rsidRPr="00CF078A">
        <w:t xml:space="preserve"> de acordo com o item 18. Por exemplo, para uma simples provisão para bônus que se baseia em percentual direto da remuneração de empregados específicos, o auditor pode concluir que há uma complexidade ou subjetividade relativamente pequena na elaboração da estimativa contábil e, portanto, pode avaliar o risco inerente no nível de afirmações na escala mais baixa do </w:t>
      </w:r>
      <w:r w:rsidRPr="00CF078A">
        <w:rPr>
          <w:i/>
        </w:rPr>
        <w:t>spectrum</w:t>
      </w:r>
      <w:r w:rsidRPr="00CF078A">
        <w:t xml:space="preserve"> de risco inerente. O pagamento de bônus após o final do período pode fornecer evidência de auditoria apropriada e suficiente com relação aos riscos avaliados de distorção relevante no nível de afirmações.</w:t>
      </w:r>
    </w:p>
    <w:p w14:paraId="19D016AC" w14:textId="77777777" w:rsidR="002A7EB0" w:rsidRDefault="002A7EB0" w:rsidP="002A7EB0">
      <w:pPr>
        <w:spacing w:line="240" w:lineRule="auto"/>
        <w:ind w:right="-1"/>
      </w:pPr>
    </w:p>
    <w:p w14:paraId="5F02849F" w14:textId="77777777" w:rsidR="002A7EB0" w:rsidRPr="00CF078A" w:rsidRDefault="002A7EB0" w:rsidP="002A7EB0">
      <w:pPr>
        <w:spacing w:line="240" w:lineRule="auto"/>
        <w:ind w:left="567" w:right="-1" w:hanging="567"/>
      </w:pPr>
      <w:r w:rsidRPr="00CF078A">
        <w:t>A71. A avaliação do auditor do risco de controle pode ser feita de formas diferentes, dependendo das técnicas ou metodologias de auditoria preferidas. A avaliação do risco de controle pode ser expressa utilizando categorias qualitativas (por exemplo, risco de controle avaliado como máximo, moderado, mínimo) ou em termos de expectativa do auditor do nível de efetividade do</w:t>
      </w:r>
      <w:r>
        <w:t>s</w:t>
      </w:r>
      <w:r w:rsidRPr="00CF078A">
        <w:t xml:space="preserve"> control</w:t>
      </w:r>
      <w:r>
        <w:t>es</w:t>
      </w:r>
      <w:r w:rsidRPr="00CF078A">
        <w:t xml:space="preserve"> no tratamento do risco identificado, ou seja, o quanto planeja confiar na</w:t>
      </w:r>
      <w:r>
        <w:t xml:space="preserve"> </w:t>
      </w:r>
      <w:r w:rsidRPr="00CF078A">
        <w:t>efetividade operacional dos controles. Por exemplo, se o risco de controle é avaliado como máximo, o auditor não tem nenhuma confiança na operação efetiva dos controles. Se o risco de controle é avaliado como menos do que máximo, o auditor tem confiança na operação efetiva dos controles.</w:t>
      </w:r>
    </w:p>
    <w:p w14:paraId="5C5B428B" w14:textId="77777777" w:rsidR="002A7EB0" w:rsidRPr="007533B5" w:rsidRDefault="002A7EB0" w:rsidP="007533B5">
      <w:pPr>
        <w:spacing w:before="120" w:after="120" w:line="240" w:lineRule="auto"/>
        <w:rPr>
          <w:b/>
          <w:bCs/>
        </w:rPr>
      </w:pPr>
      <w:r w:rsidRPr="007533B5">
        <w:rPr>
          <w:b/>
          <w:bCs/>
        </w:rPr>
        <w:t>Incerteza da estimativa (ver item 16(a))</w:t>
      </w:r>
    </w:p>
    <w:p w14:paraId="3414B5D3" w14:textId="77777777" w:rsidR="002A7EB0" w:rsidRDefault="002A7EB0" w:rsidP="002A7EB0">
      <w:pPr>
        <w:spacing w:line="240" w:lineRule="auto"/>
        <w:ind w:right="-1"/>
      </w:pPr>
    </w:p>
    <w:p w14:paraId="199025A3" w14:textId="77777777" w:rsidR="002A7EB0" w:rsidRPr="00CF078A" w:rsidRDefault="002A7EB0" w:rsidP="002A7EB0">
      <w:pPr>
        <w:spacing w:line="240" w:lineRule="auto"/>
        <w:ind w:left="567" w:right="-1" w:hanging="567"/>
      </w:pPr>
      <w:r w:rsidRPr="00CF078A">
        <w:t>A72.</w:t>
      </w:r>
      <w:r w:rsidRPr="00CF078A">
        <w:tab/>
        <w:t>Ao levar em consideração o grau no qual a estimativa contábil está sujeita à incerteza, o auditor pode considerar:</w:t>
      </w:r>
    </w:p>
    <w:p w14:paraId="4A00AAB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a estrutura de relatório financeiro aplicável requer:</w:t>
      </w:r>
    </w:p>
    <w:p w14:paraId="16A219C8"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o uso de método para a elaboração da estimativa contábil que inerentemente tem alto nível de incerteza. Por exemplo, a estrutura de relatório financeiro pode requerer o uso de dados não observáveis</w:t>
      </w:r>
      <w:r>
        <w:rPr>
          <w:color w:val="auto"/>
          <w:sz w:val="22"/>
          <w:szCs w:val="22"/>
          <w:lang w:val="pt-BR"/>
        </w:rPr>
        <w:t>;</w:t>
      </w:r>
    </w:p>
    <w:p w14:paraId="63C3C553"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o uso de premissas que, inerentemente, t</w:t>
      </w:r>
      <w:r>
        <w:rPr>
          <w:color w:val="auto"/>
          <w:sz w:val="22"/>
          <w:szCs w:val="22"/>
          <w:lang w:val="pt-BR"/>
        </w:rPr>
        <w:t>ê</w:t>
      </w:r>
      <w:r w:rsidRPr="00CF078A">
        <w:rPr>
          <w:color w:val="auto"/>
          <w:sz w:val="22"/>
          <w:szCs w:val="22"/>
          <w:lang w:val="pt-BR"/>
        </w:rPr>
        <w:t>m alto nível de incerteza, como premissas com longo período de projeção, premissas que se baseiam em dados que não são observáveis e que são, portanto, difíceis para a administração desenvolver, ou o uso de diversas premissas que são inter-relacionadas</w:t>
      </w:r>
      <w:r>
        <w:rPr>
          <w:color w:val="auto"/>
          <w:sz w:val="22"/>
          <w:szCs w:val="22"/>
          <w:lang w:val="pt-BR"/>
        </w:rPr>
        <w:t>;</w:t>
      </w:r>
    </w:p>
    <w:p w14:paraId="6875FFC7"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divulgações sobre a incerteza da estimativa</w:t>
      </w:r>
      <w:r>
        <w:rPr>
          <w:color w:val="auto"/>
          <w:sz w:val="22"/>
          <w:szCs w:val="22"/>
          <w:lang w:val="pt-BR"/>
        </w:rPr>
        <w:t>;</w:t>
      </w:r>
    </w:p>
    <w:p w14:paraId="11E2747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o ambiente de negócios. </w:t>
      </w:r>
      <w:r>
        <w:rPr>
          <w:color w:val="auto"/>
          <w:sz w:val="22"/>
          <w:szCs w:val="22"/>
          <w:lang w:val="pt-BR"/>
        </w:rPr>
        <w:t>A</w:t>
      </w:r>
      <w:r w:rsidRPr="00CF078A">
        <w:rPr>
          <w:color w:val="auto"/>
          <w:sz w:val="22"/>
          <w:szCs w:val="22"/>
          <w:lang w:val="pt-BR"/>
        </w:rPr>
        <w:t xml:space="preserve"> entidade pode ser ativa em mercado que está passando por uma crise ou possível desestruturação (por exemplo, decorrentes de variações nas principais moedas ou de mercados inativos)</w:t>
      </w:r>
      <w:r>
        <w:rPr>
          <w:color w:val="auto"/>
          <w:sz w:val="22"/>
          <w:szCs w:val="22"/>
          <w:lang w:val="pt-BR"/>
        </w:rPr>
        <w:t>,</w:t>
      </w:r>
      <w:r w:rsidRPr="00CF078A">
        <w:rPr>
          <w:color w:val="auto"/>
          <w:sz w:val="22"/>
          <w:szCs w:val="22"/>
          <w:lang w:val="pt-BR"/>
        </w:rPr>
        <w:t xml:space="preserve"> e a estimativa contábil pode, portanto, depender de dados que não são prontamente observáveis</w:t>
      </w:r>
      <w:r>
        <w:rPr>
          <w:color w:val="auto"/>
          <w:sz w:val="22"/>
          <w:szCs w:val="22"/>
          <w:lang w:val="pt-BR"/>
        </w:rPr>
        <w:t>;</w:t>
      </w:r>
    </w:p>
    <w:p w14:paraId="379A1C9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for possível (ou praticável, à medida que for permitido pela estrutura de relatório financeiro aplicável) para a administração:</w:t>
      </w:r>
    </w:p>
    <w:p w14:paraId="2E48C61F"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fazer uma previsão precisa e confiável da realização futura de transação passada (por exemplo, o valor que será pago de acordo com termo contratual contingente), ou sobre a incidência e o impacto de eventos ou condições futuras (por exemplo, o valor de perda de crédito futura ou o valor pelo qual a indenização de seguro será liquidada e a época dessa liquidação); ou</w:t>
      </w:r>
    </w:p>
    <w:p w14:paraId="38E55C3E"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sidRPr="00CF078A">
        <w:rPr>
          <w:color w:val="auto"/>
          <w:sz w:val="22"/>
          <w:szCs w:val="22"/>
          <w:lang w:val="pt-BR"/>
        </w:rPr>
        <w:t>obter informações precisas e completas sobre a condição presente (por exemplo, informações sobre atributos de avaliação que poderiam refletir a perspectiva dos participantes do mercado na data das demonstrações contábeis para desenvolver uma estimativa d</w:t>
      </w:r>
      <w:r>
        <w:rPr>
          <w:color w:val="auto"/>
          <w:sz w:val="22"/>
          <w:szCs w:val="22"/>
          <w:lang w:val="pt-BR"/>
        </w:rPr>
        <w:t>o</w:t>
      </w:r>
      <w:r w:rsidRPr="00CF078A">
        <w:rPr>
          <w:color w:val="auto"/>
          <w:sz w:val="22"/>
          <w:szCs w:val="22"/>
          <w:lang w:val="pt-BR"/>
        </w:rPr>
        <w:t xml:space="preserve"> valor justo).</w:t>
      </w:r>
    </w:p>
    <w:p w14:paraId="52108D37" w14:textId="77777777" w:rsidR="002A7EB0" w:rsidRDefault="002A7EB0" w:rsidP="002A7EB0">
      <w:pPr>
        <w:spacing w:line="240" w:lineRule="auto"/>
        <w:ind w:right="-1"/>
      </w:pPr>
    </w:p>
    <w:p w14:paraId="600656E3" w14:textId="77777777" w:rsidR="002A7EB0" w:rsidRPr="00CF078A" w:rsidRDefault="002A7EB0" w:rsidP="002A7EB0">
      <w:pPr>
        <w:spacing w:line="240" w:lineRule="auto"/>
        <w:ind w:left="567" w:right="-1" w:hanging="567"/>
      </w:pPr>
      <w:r w:rsidRPr="00CF078A">
        <w:t>A73.</w:t>
      </w:r>
      <w:r w:rsidRPr="00CF078A">
        <w:tab/>
        <w:t>O montante do valor reconhecido ou divulgado nas demonstrações contábeis para uma estimativa contábil não é, em si, indicador da sua susceptibilidade à distorção porque, por exemplo, a estimativa contábil pode estar subavaliada.</w:t>
      </w:r>
    </w:p>
    <w:p w14:paraId="6E402F7C" w14:textId="77777777" w:rsidR="002A7EB0" w:rsidRDefault="002A7EB0" w:rsidP="002A7EB0">
      <w:pPr>
        <w:spacing w:line="240" w:lineRule="auto"/>
        <w:ind w:right="-1"/>
      </w:pPr>
    </w:p>
    <w:p w14:paraId="2F6A8CE7" w14:textId="77777777" w:rsidR="002A7EB0" w:rsidRPr="00CF078A" w:rsidRDefault="002A7EB0" w:rsidP="002A7EB0">
      <w:pPr>
        <w:spacing w:line="240" w:lineRule="auto"/>
        <w:ind w:left="567" w:right="-1" w:hanging="567"/>
      </w:pPr>
      <w:r w:rsidRPr="00CF078A">
        <w:t>A74.</w:t>
      </w:r>
      <w:r w:rsidRPr="00CF078A">
        <w:tab/>
        <w:t>Em algumas circunstâncias, a incerteza da estimativa pode ser tão alta que não é possível elaborar uma estimativa contábil razoável. A estrutura de relatório financeiro aplicável pode impedir o reconhecimento de item nas demonstrações contábeis ou sua mensuração a valor justo. Nesses casos, pode haver riscos de distorção relevante que estão relacionados não apenas com o fato de se a estimativa contábil deve ser reconhecida ou mensurada a valor justo, mas, também, com a adequação das divulgações. Com relação a essas estimativas contábeis, a estrutura de relatório financeiro aplicável pode exigir a divulgação das estimativas contábeis e da incerteza da estimativa associada a elas (ver itens A112</w:t>
      </w:r>
      <w:r>
        <w:t>,</w:t>
      </w:r>
      <w:r w:rsidRPr="00CF078A">
        <w:t xml:space="preserve"> A113</w:t>
      </w:r>
      <w:r>
        <w:t>,</w:t>
      </w:r>
      <w:r w:rsidRPr="00CF078A">
        <w:t xml:space="preserve"> A143 e A144).</w:t>
      </w:r>
    </w:p>
    <w:p w14:paraId="25AC4047" w14:textId="77777777" w:rsidR="002A7EB0" w:rsidRDefault="002A7EB0" w:rsidP="002A7EB0">
      <w:pPr>
        <w:spacing w:line="240" w:lineRule="auto"/>
        <w:ind w:right="-1"/>
      </w:pPr>
    </w:p>
    <w:p w14:paraId="5C2AACC6" w14:textId="77777777" w:rsidR="002A7EB0" w:rsidRPr="00CF078A" w:rsidRDefault="002A7EB0" w:rsidP="002A7EB0">
      <w:pPr>
        <w:spacing w:line="240" w:lineRule="auto"/>
        <w:ind w:left="567" w:right="-1" w:hanging="567"/>
      </w:pPr>
      <w:r w:rsidRPr="00CF078A">
        <w:t>A75.</w:t>
      </w:r>
      <w:r w:rsidRPr="00CF078A">
        <w:tab/>
      </w:r>
      <w:r w:rsidRPr="00F07814">
        <w:t>Em alguns casos, a incerteza relacionada com estimativa contábil pode levantar dúvida</w:t>
      </w:r>
      <w:r w:rsidRPr="00CF078A">
        <w:t xml:space="preserve"> significativa quanto à capacidade da entidade continuar operando. A NBC TA 570</w:t>
      </w:r>
      <w:r>
        <w:t xml:space="preserve"> </w:t>
      </w:r>
      <w:r w:rsidRPr="00CF078A">
        <w:t>– Continuidade Operacional estabelece exigências e fornece orientação nessas circunstâncias.</w:t>
      </w:r>
    </w:p>
    <w:p w14:paraId="7B5EF9AB" w14:textId="77777777" w:rsidR="002A7EB0" w:rsidRPr="00CF078A" w:rsidRDefault="002A7EB0" w:rsidP="007533B5">
      <w:pPr>
        <w:spacing w:before="120" w:after="120" w:line="240" w:lineRule="auto"/>
      </w:pPr>
      <w:r w:rsidRPr="007533B5">
        <w:rPr>
          <w:b/>
          <w:bCs/>
        </w:rPr>
        <w:t>Complexidade ou subjetividade (ver item 16(b))</w:t>
      </w:r>
    </w:p>
    <w:p w14:paraId="059D0225" w14:textId="77777777" w:rsidR="002A7EB0" w:rsidRDefault="002A7EB0" w:rsidP="002A7EB0">
      <w:pPr>
        <w:spacing w:line="240" w:lineRule="auto"/>
        <w:ind w:right="-1"/>
        <w:rPr>
          <w:i/>
        </w:rPr>
      </w:pPr>
    </w:p>
    <w:p w14:paraId="73680401" w14:textId="77777777" w:rsidR="002A7EB0" w:rsidRPr="00EB7055" w:rsidRDefault="002A7EB0" w:rsidP="002A7EB0">
      <w:pPr>
        <w:spacing w:line="240" w:lineRule="auto"/>
        <w:ind w:right="-1"/>
      </w:pPr>
      <w:r w:rsidRPr="00EB7055">
        <w:t>Grau no qual a complexidade afeta a seleção e a aplicação do método</w:t>
      </w:r>
    </w:p>
    <w:p w14:paraId="786E8DE6" w14:textId="77777777" w:rsidR="002A7EB0" w:rsidRDefault="002A7EB0" w:rsidP="002A7EB0">
      <w:pPr>
        <w:spacing w:line="240" w:lineRule="auto"/>
        <w:ind w:right="-1"/>
      </w:pPr>
    </w:p>
    <w:p w14:paraId="4446B45B" w14:textId="77777777" w:rsidR="002A7EB0" w:rsidRPr="00CF078A" w:rsidRDefault="002A7EB0" w:rsidP="002A7EB0">
      <w:pPr>
        <w:spacing w:line="240" w:lineRule="auto"/>
        <w:ind w:left="567" w:right="-1" w:hanging="567"/>
      </w:pPr>
      <w:r w:rsidRPr="00CF078A">
        <w:t>A76.</w:t>
      </w:r>
      <w:r w:rsidRPr="00CF078A">
        <w:tab/>
        <w:t>Ao levar em conta o grau no qual a escolha e a aplicação do método usado na elaboração da estimativa contábil são afetadas pela complexidade, o auditor pode considerar:</w:t>
      </w:r>
    </w:p>
    <w:p w14:paraId="6781CE0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necessidade de habilidades ou conhecimento</w:t>
      </w:r>
      <w:r>
        <w:rPr>
          <w:color w:val="auto"/>
          <w:sz w:val="22"/>
          <w:szCs w:val="22"/>
          <w:lang w:val="pt-BR"/>
        </w:rPr>
        <w:t>s</w:t>
      </w:r>
      <w:r w:rsidRPr="00CF078A">
        <w:rPr>
          <w:color w:val="auto"/>
          <w:sz w:val="22"/>
          <w:szCs w:val="22"/>
          <w:lang w:val="pt-BR"/>
        </w:rPr>
        <w:t xml:space="preserve"> especializados pela administração que podem indicar que o método utilizado para elaborar </w:t>
      </w:r>
      <w:r>
        <w:rPr>
          <w:color w:val="auto"/>
          <w:sz w:val="22"/>
          <w:szCs w:val="22"/>
          <w:lang w:val="pt-BR"/>
        </w:rPr>
        <w:t>a</w:t>
      </w:r>
      <w:r w:rsidRPr="00CF078A">
        <w:rPr>
          <w:color w:val="auto"/>
          <w:sz w:val="22"/>
          <w:szCs w:val="22"/>
          <w:lang w:val="pt-BR"/>
        </w:rPr>
        <w:t xml:space="preserve"> estimativa contábil é inerentemente complexo e, portanto, a estimativa contábil pode ter maior susceptibilidade à distorção relevante, que pode ocorrer quando a administração tiver desenvolvido modelo internamente e tem relativamente pouca experiência nessa tarefa, ou utiliza modelo que aplica método que não seja estabelecido ou comumente utilizado em setor ou ambiente específico</w:t>
      </w:r>
      <w:r>
        <w:rPr>
          <w:color w:val="auto"/>
          <w:sz w:val="22"/>
          <w:szCs w:val="22"/>
          <w:lang w:val="pt-BR"/>
        </w:rPr>
        <w:t>;</w:t>
      </w:r>
    </w:p>
    <w:p w14:paraId="79C949D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da base de mensuração exigida pela estrutura de relatório financeiro aplicável que pode resultar na necessidade de método complexo que requeira diversas fontes de dados históricos e projeções de dados futuros ou premissas com diversas inter-relações entre elas. Por exemplo, a provisão para perda de crédito esperada pode exigir julgamentos sobre amortizações futuras de crédito e outros fluxos de caixa com base na consideração dos dados da experiência histórica e na aplicação de premissas prospectivas. Da mesma forma, a avaliação de passivo de contrato de seguro pode requerer julgamentos sobre pagamentos futuros de contrato de seguro a serem projetados com base nas experiências históricas e em tendências atuais e futuras presumidas.</w:t>
      </w:r>
    </w:p>
    <w:p w14:paraId="39DD5D12" w14:textId="77777777" w:rsidR="002A7EB0" w:rsidRPr="007533B5" w:rsidRDefault="002A7EB0" w:rsidP="007533B5">
      <w:pPr>
        <w:spacing w:before="120" w:after="120" w:line="240" w:lineRule="auto"/>
        <w:rPr>
          <w:b/>
          <w:bCs/>
        </w:rPr>
      </w:pPr>
      <w:r w:rsidRPr="007533B5">
        <w:rPr>
          <w:b/>
          <w:bCs/>
        </w:rPr>
        <w:t>Grau no qual a complexidade afeta a seleção e a aplicação dos dados</w:t>
      </w:r>
    </w:p>
    <w:p w14:paraId="7C48535A" w14:textId="77777777" w:rsidR="002A7EB0" w:rsidRPr="00E03D8A" w:rsidRDefault="002A7EB0" w:rsidP="002A7EB0">
      <w:pPr>
        <w:spacing w:line="240" w:lineRule="auto"/>
        <w:ind w:right="-1"/>
      </w:pPr>
    </w:p>
    <w:p w14:paraId="7DB29F66" w14:textId="77777777" w:rsidR="002A7EB0" w:rsidRPr="00CF078A" w:rsidRDefault="002A7EB0" w:rsidP="002A7EB0">
      <w:pPr>
        <w:spacing w:line="240" w:lineRule="auto"/>
        <w:ind w:left="567" w:right="-1" w:hanging="567"/>
      </w:pPr>
      <w:r w:rsidRPr="00CF078A">
        <w:t>A77.</w:t>
      </w:r>
      <w:r w:rsidRPr="00CF078A">
        <w:tab/>
        <w:t>Ao considerar o grau no qual a escolha e a aplicação dos dados utilizados na elaboração da estimativa contábil são afetadas pela complexidade, o auditor pode considerar:</w:t>
      </w:r>
    </w:p>
    <w:p w14:paraId="489A081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complexidade do processo de obtenção dos dados, levando em consideração a relevância e a confiabilidade das fontes de dados. Os dados de certas fontes podem ser mais confiáveis do que outros. Ainda, por motivos de confidencialidade ou propriedade, algumas fontes de informações externas não divulga</w:t>
      </w:r>
      <w:r>
        <w:rPr>
          <w:color w:val="auto"/>
          <w:sz w:val="22"/>
          <w:szCs w:val="22"/>
          <w:lang w:val="pt-BR"/>
        </w:rPr>
        <w:t>m</w:t>
      </w:r>
      <w:r w:rsidRPr="00CF078A">
        <w:rPr>
          <w:color w:val="auto"/>
          <w:sz w:val="22"/>
          <w:szCs w:val="22"/>
          <w:lang w:val="pt-BR"/>
        </w:rPr>
        <w:t xml:space="preserve"> (ou não divulga</w:t>
      </w:r>
      <w:r>
        <w:rPr>
          <w:color w:val="auto"/>
          <w:sz w:val="22"/>
          <w:szCs w:val="22"/>
          <w:lang w:val="pt-BR"/>
        </w:rPr>
        <w:t>m</w:t>
      </w:r>
      <w:r w:rsidRPr="00CF078A">
        <w:rPr>
          <w:color w:val="auto"/>
          <w:sz w:val="22"/>
          <w:szCs w:val="22"/>
          <w:lang w:val="pt-BR"/>
        </w:rPr>
        <w:t xml:space="preserve"> completamente) as informações que podem ser relevantes na consideração da confiabilidade dos dados que elas fornecem, como fontes dos dados subjacentes que elas utilizaram ou o modo como eles foram acumulados e processados</w:t>
      </w:r>
      <w:r>
        <w:rPr>
          <w:color w:val="auto"/>
          <w:sz w:val="22"/>
          <w:szCs w:val="22"/>
          <w:lang w:val="pt-BR"/>
        </w:rPr>
        <w:t>;</w:t>
      </w:r>
    </w:p>
    <w:p w14:paraId="583418F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complexidade inerente na manutenção da integridade dos dados. Quando há grande volume e diversas fontes de dados, pode haver uma complexidade inerente na manutenção da integridade dos dados que são usados na elaboração d</w:t>
      </w:r>
      <w:r>
        <w:rPr>
          <w:color w:val="auto"/>
          <w:sz w:val="22"/>
          <w:szCs w:val="22"/>
          <w:lang w:val="pt-BR"/>
        </w:rPr>
        <w:t>a</w:t>
      </w:r>
      <w:r w:rsidRPr="00CF078A">
        <w:rPr>
          <w:color w:val="auto"/>
          <w:sz w:val="22"/>
          <w:szCs w:val="22"/>
          <w:lang w:val="pt-BR"/>
        </w:rPr>
        <w:t xml:space="preserve"> estimativa contábil</w:t>
      </w:r>
      <w:r>
        <w:rPr>
          <w:color w:val="auto"/>
          <w:sz w:val="22"/>
          <w:szCs w:val="22"/>
          <w:lang w:val="pt-BR"/>
        </w:rPr>
        <w:t>;</w:t>
      </w:r>
    </w:p>
    <w:p w14:paraId="61AE9CB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necessidade de interpretar termos contratuais complexos. Por exemplo, a determinação de entradas ou saídas de caixa decorrentes de abatimentos a fornecedores ou clientes pode depender de termos contratuais muito complexos que requerem experiência específica ou competência para entendê-los ou interpretá-los.</w:t>
      </w:r>
    </w:p>
    <w:p w14:paraId="4A64121F" w14:textId="77777777" w:rsidR="002A7EB0" w:rsidRPr="007533B5" w:rsidRDefault="002A7EB0" w:rsidP="007533B5">
      <w:pPr>
        <w:spacing w:before="120" w:after="120" w:line="240" w:lineRule="auto"/>
        <w:rPr>
          <w:b/>
          <w:bCs/>
        </w:rPr>
      </w:pPr>
      <w:r w:rsidRPr="007533B5">
        <w:rPr>
          <w:b/>
          <w:bCs/>
        </w:rPr>
        <w:t>Grau no qual a subjetividade afeta a escolha e a aplicação do método, das premissas ou dos dados</w:t>
      </w:r>
    </w:p>
    <w:p w14:paraId="7C17FAB7" w14:textId="77777777" w:rsidR="002A7EB0" w:rsidRPr="00E03D8A" w:rsidRDefault="002A7EB0" w:rsidP="002A7EB0">
      <w:pPr>
        <w:spacing w:line="240" w:lineRule="auto"/>
        <w:ind w:right="-1"/>
      </w:pPr>
    </w:p>
    <w:p w14:paraId="3EFA2BF3" w14:textId="77777777" w:rsidR="002A7EB0" w:rsidRPr="00CF078A" w:rsidRDefault="002A7EB0" w:rsidP="002A7EB0">
      <w:pPr>
        <w:spacing w:line="240" w:lineRule="auto"/>
        <w:ind w:left="567" w:right="-1" w:hanging="567"/>
      </w:pPr>
      <w:r w:rsidRPr="00CF078A">
        <w:t>A78.</w:t>
      </w:r>
      <w:r w:rsidRPr="00CF078A">
        <w:tab/>
        <w:t>Ao considerar o grau no qual a escolha e a aplicação do método, das premissas e dos dados são afetadas pela subjetividade, o auditor pode considerar:</w:t>
      </w:r>
    </w:p>
    <w:p w14:paraId="1E74F1A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o grau no qual a estrutura de relatório financeiro aplicável não especifica as abordagens de mensuração, os conceitos, as técnicas e os fatores a serem utilizados no método </w:t>
      </w:r>
      <w:r>
        <w:rPr>
          <w:color w:val="auto"/>
          <w:sz w:val="22"/>
          <w:szCs w:val="22"/>
          <w:lang w:val="pt-BR"/>
        </w:rPr>
        <w:t xml:space="preserve">de </w:t>
      </w:r>
      <w:r w:rsidRPr="00CF078A">
        <w:rPr>
          <w:color w:val="auto"/>
          <w:sz w:val="22"/>
          <w:szCs w:val="22"/>
          <w:lang w:val="pt-BR"/>
        </w:rPr>
        <w:t>elaboração da estimativa</w:t>
      </w:r>
      <w:r>
        <w:rPr>
          <w:color w:val="auto"/>
          <w:sz w:val="22"/>
          <w:szCs w:val="22"/>
          <w:lang w:val="pt-BR"/>
        </w:rPr>
        <w:t>;</w:t>
      </w:r>
    </w:p>
    <w:p w14:paraId="07676E7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incerteza referente ao valor ou à época, incluindo a duração do período de projeção. O valor e a época são uma fonte de incerteza da estimativa inerente e geram a necessidade de julgamento da administração na seleção de estimativa pontual que, por sua vez, cria oportunidade para tendenciosidade da administração. Por exemplo, estimativa contábil que incorpora premissas futuras pode ter alto grau de subjetividade que pode ser suscetível à tendenciosidade da administração.</w:t>
      </w:r>
    </w:p>
    <w:p w14:paraId="5973E286" w14:textId="77777777" w:rsidR="002A7EB0" w:rsidRPr="007533B5" w:rsidRDefault="002A7EB0" w:rsidP="007533B5">
      <w:pPr>
        <w:spacing w:before="120" w:after="120" w:line="240" w:lineRule="auto"/>
        <w:rPr>
          <w:b/>
          <w:bCs/>
        </w:rPr>
      </w:pPr>
      <w:r w:rsidRPr="007533B5">
        <w:rPr>
          <w:b/>
          <w:bCs/>
        </w:rPr>
        <w:t>Outros fatores de risco inerente (ver item 16(b))</w:t>
      </w:r>
    </w:p>
    <w:p w14:paraId="4DC601C6" w14:textId="77777777" w:rsidR="002A7EB0" w:rsidRDefault="002A7EB0" w:rsidP="002A7EB0">
      <w:pPr>
        <w:spacing w:line="240" w:lineRule="auto"/>
        <w:ind w:right="-1"/>
      </w:pPr>
    </w:p>
    <w:p w14:paraId="403EF3A1" w14:textId="77777777" w:rsidR="002A7EB0" w:rsidRPr="00CF078A" w:rsidRDefault="002A7EB0" w:rsidP="002A7EB0">
      <w:pPr>
        <w:spacing w:line="240" w:lineRule="auto"/>
        <w:ind w:left="567" w:right="-1" w:hanging="567"/>
      </w:pPr>
      <w:r w:rsidRPr="00CF078A">
        <w:t>A79.</w:t>
      </w:r>
      <w:r w:rsidRPr="00CF078A">
        <w:tab/>
        <w:t xml:space="preserve">O grau de subjetividade associada </w:t>
      </w:r>
      <w:r>
        <w:t>à</w:t>
      </w:r>
      <w:r w:rsidRPr="00CF078A">
        <w:t xml:space="preserve"> estimativa contábil influencia a suscetibilidade da estimativa contábil à distorção devido à tendenciosidade da administração ou à fraude. Por exemplo, quando </w:t>
      </w:r>
      <w:r>
        <w:t>a</w:t>
      </w:r>
      <w:r w:rsidRPr="00CF078A">
        <w:t xml:space="preserve"> estimativa contábil estiver sujeita a alto grau de subjetividade, é provável que a estimativa contábil seja mais suscetível à distorção devido à tendenciosidade da administração e à fraude e isso pode resultar em amplo intervalo de resultados de mensuração possíveis. A administração pode selecionar uma estimativa pontual desse intervalo que seja inapropriada nas circunstâncias ou que seja influenciada de forma inapropriada pela tendenciosidade não intencional ou intencional da administração e que apresenta, portanto, distorção. Para auditorias recorrentes, indicadores de possível tendenciosidade da administração identificados durante a auditoria de períodos anteriores podem influenciar o planejamento e os procedimentos de avaliação de risco no período corrente.</w:t>
      </w:r>
    </w:p>
    <w:p w14:paraId="2A7E1BF3" w14:textId="77777777" w:rsidR="002A7EB0" w:rsidRPr="007533B5" w:rsidRDefault="002A7EB0" w:rsidP="007533B5">
      <w:pPr>
        <w:spacing w:before="120" w:after="120" w:line="240" w:lineRule="auto"/>
        <w:rPr>
          <w:b/>
          <w:bCs/>
        </w:rPr>
      </w:pPr>
      <w:r w:rsidRPr="007533B5">
        <w:rPr>
          <w:b/>
          <w:bCs/>
        </w:rPr>
        <w:t>Riscos significativos (ver item 17)</w:t>
      </w:r>
    </w:p>
    <w:p w14:paraId="43030F12" w14:textId="77777777" w:rsidR="002A7EB0" w:rsidRDefault="002A7EB0" w:rsidP="002A7EB0">
      <w:pPr>
        <w:spacing w:line="240" w:lineRule="auto"/>
        <w:ind w:right="-1"/>
      </w:pPr>
    </w:p>
    <w:p w14:paraId="6765FE8D" w14:textId="77777777" w:rsidR="002A7EB0" w:rsidRPr="00CF078A" w:rsidRDefault="002A7EB0" w:rsidP="002A7EB0">
      <w:pPr>
        <w:spacing w:line="240" w:lineRule="auto"/>
        <w:ind w:left="567" w:right="-1" w:hanging="567"/>
        <w:rPr>
          <w:lang w:eastAsia="pt-BR"/>
        </w:rPr>
      </w:pPr>
      <w:r w:rsidRPr="00CF078A">
        <w:t>A80.</w:t>
      </w:r>
      <w:r w:rsidRPr="00CF078A">
        <w:tab/>
        <w:t xml:space="preserve">A avaliação do auditor do risco inerente, que leva em consideração o grau no qual a estimativa contábil está sujeita à incerteza, </w:t>
      </w:r>
      <w:r>
        <w:t xml:space="preserve">à </w:t>
      </w:r>
      <w:r w:rsidRPr="00CF078A">
        <w:t>complexidade</w:t>
      </w:r>
      <w:r>
        <w:t>, à</w:t>
      </w:r>
      <w:r w:rsidRPr="00CF078A">
        <w:t xml:space="preserve"> subjetividade da estimativa ou a outros fatores de risco inerente ou é afetada por elas, auxilia o auditor a determinar se qualquer um dos riscos de distorção relevante identificado e avaliado é risco significativo.</w:t>
      </w:r>
    </w:p>
    <w:p w14:paraId="03CD203E" w14:textId="77777777" w:rsidR="002A7EB0" w:rsidRPr="007533B5" w:rsidRDefault="002A7EB0" w:rsidP="007533B5">
      <w:pPr>
        <w:spacing w:before="120" w:after="120" w:line="240" w:lineRule="auto"/>
        <w:rPr>
          <w:b/>
          <w:bCs/>
        </w:rPr>
      </w:pPr>
      <w:r w:rsidRPr="007533B5">
        <w:rPr>
          <w:b/>
          <w:bCs/>
        </w:rPr>
        <w:t>Respostas aos riscos avaliados de distorção relevante</w:t>
      </w:r>
    </w:p>
    <w:p w14:paraId="6F5A8E43" w14:textId="77777777" w:rsidR="002A7EB0" w:rsidRDefault="002A7EB0" w:rsidP="002A7EB0">
      <w:pPr>
        <w:spacing w:line="240" w:lineRule="auto"/>
        <w:ind w:right="-1"/>
        <w:rPr>
          <w:i/>
        </w:rPr>
      </w:pPr>
    </w:p>
    <w:p w14:paraId="001092D6" w14:textId="77777777" w:rsidR="002A7EB0" w:rsidRPr="00CF078A" w:rsidRDefault="002A7EB0" w:rsidP="002A7EB0">
      <w:pPr>
        <w:spacing w:line="240" w:lineRule="auto"/>
        <w:ind w:right="-1"/>
        <w:rPr>
          <w:i/>
          <w:lang w:eastAsia="pt-BR"/>
        </w:rPr>
      </w:pPr>
      <w:r>
        <w:rPr>
          <w:i/>
        </w:rPr>
        <w:t>P</w:t>
      </w:r>
      <w:r w:rsidRPr="00CF078A">
        <w:rPr>
          <w:i/>
        </w:rPr>
        <w:t>rocedimentos adicionais de auditoria (ver item 18)</w:t>
      </w:r>
    </w:p>
    <w:p w14:paraId="16DDBDD6" w14:textId="77777777" w:rsidR="002A7EB0" w:rsidRDefault="002A7EB0" w:rsidP="002A7EB0">
      <w:pPr>
        <w:pStyle w:val="BRK0"/>
        <w:spacing w:before="0" w:line="240" w:lineRule="auto"/>
        <w:ind w:left="0" w:right="-1" w:firstLine="0"/>
        <w:rPr>
          <w:rFonts w:cs="Arial"/>
          <w:szCs w:val="22"/>
        </w:rPr>
      </w:pPr>
    </w:p>
    <w:p w14:paraId="53C88705" w14:textId="77777777" w:rsidR="002A7EB0" w:rsidRPr="00CF078A" w:rsidRDefault="002A7EB0" w:rsidP="002A7EB0">
      <w:pPr>
        <w:spacing w:line="240" w:lineRule="auto"/>
        <w:ind w:left="567" w:right="-1" w:hanging="567"/>
        <w:rPr>
          <w:lang w:eastAsia="pt-BR"/>
        </w:rPr>
      </w:pPr>
      <w:r w:rsidRPr="00CF078A">
        <w:t>A81.</w:t>
      </w:r>
      <w:r w:rsidRPr="00CF078A">
        <w:tab/>
        <w:t>Ao planejar e realizar procedimentos adicionais de auditoria, o auditor pode usar qualquer uma das três abordagens de teste (individualmente ou em conjunto) listadas no item 18. Por exemplo, quando diversas premissas forem utilizadas para elaborar a estimativa contábil, o auditor pode decidir usar uma abordagem de teste diferente para cada premissa testada.</w:t>
      </w:r>
    </w:p>
    <w:p w14:paraId="02713911" w14:textId="77777777" w:rsidR="002A7EB0" w:rsidRPr="007533B5" w:rsidRDefault="002A7EB0" w:rsidP="007533B5">
      <w:pPr>
        <w:spacing w:before="120" w:after="120" w:line="240" w:lineRule="auto"/>
        <w:rPr>
          <w:b/>
          <w:bCs/>
        </w:rPr>
      </w:pPr>
      <w:r w:rsidRPr="007533B5">
        <w:rPr>
          <w:b/>
          <w:bCs/>
        </w:rPr>
        <w:t xml:space="preserve">Obtenção de evidência de auditoria relevante, quer seja comprobatória ou contraditória </w:t>
      </w:r>
    </w:p>
    <w:p w14:paraId="4CA7006A" w14:textId="77777777" w:rsidR="002A7EB0" w:rsidRPr="00E03D8A" w:rsidRDefault="002A7EB0" w:rsidP="002A7EB0">
      <w:pPr>
        <w:pStyle w:val="BRK0"/>
        <w:spacing w:before="0" w:line="240" w:lineRule="auto"/>
        <w:ind w:left="0" w:right="-1" w:firstLine="0"/>
        <w:rPr>
          <w:rFonts w:cs="Arial"/>
          <w:szCs w:val="22"/>
        </w:rPr>
      </w:pPr>
    </w:p>
    <w:p w14:paraId="3DC7C80A" w14:textId="77777777" w:rsidR="002A7EB0" w:rsidRPr="00CF078A" w:rsidRDefault="002A7EB0" w:rsidP="002A7EB0">
      <w:pPr>
        <w:spacing w:line="240" w:lineRule="auto"/>
        <w:ind w:left="567" w:right="-1" w:hanging="567"/>
        <w:rPr>
          <w:lang w:eastAsia="pt-BR"/>
        </w:rPr>
      </w:pPr>
      <w:r w:rsidRPr="00CF078A">
        <w:t>A82.</w:t>
      </w:r>
      <w:r w:rsidRPr="00CF078A">
        <w:tab/>
        <w:t>A evidência de auditoria compreende tanto as informações que suportam e corroboram as afirmações da administração quanto quaisquer informações que contradigam essas afirmações</w:t>
      </w:r>
      <w:r>
        <w:t xml:space="preserve"> (ver NBC TA 500, </w:t>
      </w:r>
      <w:r w:rsidRPr="002E6076">
        <w:t>item A5</w:t>
      </w:r>
      <w:r>
        <w:t>)</w:t>
      </w:r>
      <w:r w:rsidRPr="00CF078A">
        <w:t>. A obtenção de evidência de auditoria de forma não tendenciosa pode envolver a obtenção de evidência de diversas fontes internas e externas da entidade. Entretanto, o auditor não é requerido a realizar uma busca exaustiva para identificar todas as possíveis fontes de evidência de auditoria.</w:t>
      </w:r>
    </w:p>
    <w:p w14:paraId="3451F6D5" w14:textId="77777777" w:rsidR="002A7EB0" w:rsidRDefault="002A7EB0" w:rsidP="002A7EB0">
      <w:pPr>
        <w:pStyle w:val="BRK0"/>
        <w:spacing w:before="0" w:line="240" w:lineRule="auto"/>
        <w:ind w:left="0" w:right="-1" w:firstLine="0"/>
        <w:rPr>
          <w:rFonts w:cs="Arial"/>
          <w:szCs w:val="22"/>
        </w:rPr>
      </w:pPr>
    </w:p>
    <w:p w14:paraId="477722FE" w14:textId="77777777" w:rsidR="002A7EB0" w:rsidRPr="00CF078A" w:rsidRDefault="002A7EB0" w:rsidP="002A7EB0">
      <w:pPr>
        <w:spacing w:line="240" w:lineRule="auto"/>
        <w:ind w:left="567" w:right="-1" w:hanging="567"/>
        <w:rPr>
          <w:lang w:eastAsia="pt-BR"/>
        </w:rPr>
      </w:pPr>
      <w:r w:rsidRPr="00CF078A">
        <w:t>A83.</w:t>
      </w:r>
      <w:r w:rsidRPr="00CF078A">
        <w:tab/>
        <w:t>A NBC TA 330</w:t>
      </w:r>
      <w:r>
        <w:t>, itens 7(b) e A19,</w:t>
      </w:r>
      <w:r w:rsidRPr="00CF078A">
        <w:t xml:space="preserve"> requer que quanto maior for a avaliação de risco do auditor, mais persuasiva deve ser a evidência de auditoria. Portanto, a consideração da natureza ou da quantidade de evidências de auditoria pode ser mais importante quando os riscos inerentes relacionados com estimativa contábil são avaliados no </w:t>
      </w:r>
      <w:r w:rsidRPr="00CF078A">
        <w:rPr>
          <w:i/>
        </w:rPr>
        <w:t>spectrum</w:t>
      </w:r>
      <w:r w:rsidRPr="00CF078A">
        <w:t xml:space="preserve"> de risco inerente.</w:t>
      </w:r>
    </w:p>
    <w:p w14:paraId="7B544E2B" w14:textId="77777777" w:rsidR="002A7EB0" w:rsidRPr="007533B5" w:rsidRDefault="002A7EB0" w:rsidP="007533B5">
      <w:pPr>
        <w:spacing w:before="120" w:after="120" w:line="240" w:lineRule="auto"/>
        <w:rPr>
          <w:b/>
          <w:bCs/>
        </w:rPr>
      </w:pPr>
      <w:r w:rsidRPr="007533B5">
        <w:rPr>
          <w:b/>
          <w:bCs/>
        </w:rPr>
        <w:t>Escalabilidade</w:t>
      </w:r>
    </w:p>
    <w:p w14:paraId="6C47BB15" w14:textId="77777777" w:rsidR="002A7EB0" w:rsidRDefault="002A7EB0" w:rsidP="002A7EB0">
      <w:pPr>
        <w:pStyle w:val="BRK0"/>
        <w:spacing w:before="0" w:line="240" w:lineRule="auto"/>
        <w:ind w:left="0" w:right="-1" w:firstLine="0"/>
        <w:rPr>
          <w:rFonts w:cs="Arial"/>
          <w:szCs w:val="22"/>
        </w:rPr>
      </w:pPr>
    </w:p>
    <w:p w14:paraId="16E11163" w14:textId="77777777" w:rsidR="002A7EB0" w:rsidRPr="00CF078A" w:rsidRDefault="002A7EB0" w:rsidP="002A7EB0">
      <w:pPr>
        <w:spacing w:line="240" w:lineRule="auto"/>
        <w:ind w:left="567" w:right="-1" w:hanging="567"/>
        <w:rPr>
          <w:lang w:eastAsia="pt-BR"/>
        </w:rPr>
      </w:pPr>
      <w:r w:rsidRPr="00CF078A">
        <w:t>A84.</w:t>
      </w:r>
      <w:r w:rsidRPr="00CF078A">
        <w:tab/>
        <w:t>A natureza, a época e a extensão dos procedimentos adicionais de auditoria são afetados, por exemplo, pelos:</w:t>
      </w:r>
    </w:p>
    <w:p w14:paraId="5364C71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riscos de distorção avaliados como relevante, que afetem a persuasão da evidência de auditoria necessária e influenciem a abordagem de auditoria d</w:t>
      </w:r>
      <w:r>
        <w:rPr>
          <w:color w:val="auto"/>
          <w:sz w:val="22"/>
          <w:szCs w:val="22"/>
          <w:lang w:val="pt-BR"/>
        </w:rPr>
        <w:t>a</w:t>
      </w:r>
      <w:r w:rsidRPr="00CF078A">
        <w:rPr>
          <w:color w:val="auto"/>
          <w:sz w:val="22"/>
          <w:szCs w:val="22"/>
          <w:lang w:val="pt-BR"/>
        </w:rPr>
        <w:t xml:space="preserve"> estimativa contábil. Por exemplo, os riscos de distorção relevante relacionados com as afirmações de existência ou valorização podem ser menores para </w:t>
      </w:r>
      <w:r>
        <w:rPr>
          <w:color w:val="auto"/>
          <w:sz w:val="22"/>
          <w:szCs w:val="22"/>
          <w:lang w:val="pt-BR"/>
        </w:rPr>
        <w:t xml:space="preserve">a </w:t>
      </w:r>
      <w:r w:rsidRPr="00CF078A">
        <w:rPr>
          <w:color w:val="auto"/>
          <w:sz w:val="22"/>
          <w:szCs w:val="22"/>
          <w:lang w:val="pt-BR"/>
        </w:rPr>
        <w:t>provisão para bônus que sejam pagos aos empregados logo após o final do período. Nessa situação, pode ser mais prático ao auditor obter evidência de auditoria apropriada e suficiente mediante a avaliação dos eventos ocorridos até a data do seu relatório do que por meio de outras abordagens de teste</w:t>
      </w:r>
      <w:r>
        <w:rPr>
          <w:color w:val="auto"/>
          <w:sz w:val="22"/>
          <w:szCs w:val="22"/>
          <w:lang w:val="pt-BR"/>
        </w:rPr>
        <w:t>;</w:t>
      </w:r>
    </w:p>
    <w:p w14:paraId="5C360203"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motivos para os riscos de distorção avaliados</w:t>
      </w:r>
      <w:r>
        <w:rPr>
          <w:color w:val="auto"/>
          <w:sz w:val="22"/>
          <w:szCs w:val="22"/>
          <w:lang w:val="pt-BR"/>
        </w:rPr>
        <w:t xml:space="preserve"> </w:t>
      </w:r>
      <w:r w:rsidRPr="00CF078A">
        <w:rPr>
          <w:color w:val="auto"/>
          <w:sz w:val="22"/>
          <w:szCs w:val="22"/>
          <w:lang w:val="pt-BR"/>
        </w:rPr>
        <w:t>como relevante.</w:t>
      </w:r>
    </w:p>
    <w:p w14:paraId="2CFDA0D3" w14:textId="77777777" w:rsidR="002A7EB0" w:rsidRPr="007533B5" w:rsidRDefault="002A7EB0" w:rsidP="007533B5">
      <w:pPr>
        <w:spacing w:before="120" w:after="120" w:line="240" w:lineRule="auto"/>
        <w:rPr>
          <w:b/>
          <w:bCs/>
        </w:rPr>
      </w:pPr>
      <w:r w:rsidRPr="007533B5">
        <w:rPr>
          <w:b/>
          <w:bCs/>
        </w:rPr>
        <w:t>Quando o auditor pretende confiar na efetividade operacional dos controles relevantes (ver item 19)</w:t>
      </w:r>
    </w:p>
    <w:p w14:paraId="190F7BDF" w14:textId="77777777" w:rsidR="002A7EB0" w:rsidRPr="00E03D8A" w:rsidRDefault="002A7EB0" w:rsidP="002A7EB0">
      <w:pPr>
        <w:pStyle w:val="BRK0"/>
        <w:spacing w:before="0" w:line="240" w:lineRule="auto"/>
        <w:ind w:left="0" w:right="-1" w:firstLine="0"/>
        <w:rPr>
          <w:rFonts w:cs="Arial"/>
          <w:szCs w:val="22"/>
        </w:rPr>
      </w:pPr>
    </w:p>
    <w:p w14:paraId="020FDCDA" w14:textId="77777777" w:rsidR="002A7EB0" w:rsidRPr="00CF078A" w:rsidRDefault="002A7EB0" w:rsidP="002A7EB0">
      <w:pPr>
        <w:spacing w:line="240" w:lineRule="auto"/>
        <w:ind w:left="567" w:right="-1" w:hanging="567"/>
        <w:rPr>
          <w:lang w:eastAsia="pt-BR"/>
        </w:rPr>
      </w:pPr>
      <w:r w:rsidRPr="00CF078A">
        <w:t>A85.</w:t>
      </w:r>
      <w:r w:rsidRPr="00CF078A">
        <w:tab/>
        <w:t xml:space="preserve">Testar a efetividade operacional dos controles relevantes pode ser apropriado quando o risco inerente for avaliado como o mais alto no </w:t>
      </w:r>
      <w:r w:rsidRPr="00CF078A">
        <w:rPr>
          <w:i/>
        </w:rPr>
        <w:t>spectrum</w:t>
      </w:r>
      <w:r w:rsidRPr="00CF078A">
        <w:t xml:space="preserve"> de risco inerente, inclusive para os riscos significativos. Esse pode ser o caso quando a estimativa contábil estiver sujeita a, ou for afetada por, alto grau de complexidade. Quando a estimativa contábil for afetada por alto grau de subjetividade e, portanto, requer julgamento significativo por parte da administração, as limitações inerentes à efetividade do desenho de controles pode levar o auditor a focar mais nos procedimentos substantivos do que no teste da efetividade operacional dos controles.</w:t>
      </w:r>
    </w:p>
    <w:p w14:paraId="35984B92" w14:textId="77777777" w:rsidR="002A7EB0" w:rsidRDefault="002A7EB0" w:rsidP="002A7EB0">
      <w:pPr>
        <w:pStyle w:val="BRK0"/>
        <w:spacing w:before="0" w:line="240" w:lineRule="auto"/>
        <w:ind w:left="0" w:right="-1" w:firstLine="0"/>
        <w:rPr>
          <w:rFonts w:cs="Arial"/>
          <w:szCs w:val="22"/>
        </w:rPr>
      </w:pPr>
    </w:p>
    <w:p w14:paraId="2E97F89C" w14:textId="77777777" w:rsidR="002A7EB0" w:rsidRPr="00CF078A" w:rsidRDefault="002A7EB0" w:rsidP="002A7EB0">
      <w:pPr>
        <w:spacing w:line="240" w:lineRule="auto"/>
        <w:ind w:left="567" w:right="-1" w:hanging="567"/>
        <w:rPr>
          <w:lang w:eastAsia="pt-BR"/>
        </w:rPr>
      </w:pPr>
      <w:r w:rsidRPr="00CF078A">
        <w:t>A86.</w:t>
      </w:r>
      <w:r w:rsidRPr="00CF078A">
        <w:tab/>
        <w:t>Ao determinar a natureza, a época e a extensão do teste de efetividade operacional dos controles relacionados com as estimativas contábeis, o auditor deve considerar fatores como:</w:t>
      </w:r>
    </w:p>
    <w:p w14:paraId="1729379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a frequência e o volume das transações;</w:t>
      </w:r>
    </w:p>
    <w:p w14:paraId="23474BB1"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a efetividade do desenho dos controles, incluindo se os controles foram apropriadamente desenhados para responder ao risco inerente avaliado e </w:t>
      </w:r>
      <w:r>
        <w:rPr>
          <w:color w:val="auto"/>
          <w:sz w:val="22"/>
          <w:szCs w:val="22"/>
          <w:lang w:val="pt-BR"/>
        </w:rPr>
        <w:t>à</w:t>
      </w:r>
      <w:r w:rsidRPr="00CF078A">
        <w:rPr>
          <w:color w:val="auto"/>
          <w:sz w:val="22"/>
          <w:szCs w:val="22"/>
          <w:lang w:val="pt-BR"/>
        </w:rPr>
        <w:t xml:space="preserve"> força da governança;</w:t>
      </w:r>
    </w:p>
    <w:p w14:paraId="012F8DF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importância de controles específicos para os objetivos gerais de controle e os processos em vigor na entidade, incluindo a sofisticação do sistema de informação para suportar as transações;</w:t>
      </w:r>
    </w:p>
    <w:p w14:paraId="1866B75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monitoramento dos controles e as deficiências identificadas no controle interno</w:t>
      </w:r>
      <w:r>
        <w:rPr>
          <w:color w:val="auto"/>
          <w:sz w:val="22"/>
          <w:szCs w:val="22"/>
          <w:lang w:val="pt-BR"/>
        </w:rPr>
        <w:t>;</w:t>
      </w:r>
    </w:p>
    <w:p w14:paraId="37955B2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natureza dos riscos que os controles visam tratar</w:t>
      </w:r>
      <w:r>
        <w:rPr>
          <w:color w:val="auto"/>
          <w:sz w:val="22"/>
          <w:szCs w:val="22"/>
          <w:lang w:val="pt-BR"/>
        </w:rPr>
        <w:t>,</w:t>
      </w:r>
      <w:r w:rsidRPr="00CF078A">
        <w:rPr>
          <w:color w:val="auto"/>
          <w:sz w:val="22"/>
          <w:szCs w:val="22"/>
          <w:lang w:val="pt-BR"/>
        </w:rPr>
        <w:t xml:space="preserve"> como, por exemplo, controles relacionados com o exercício do julgamento comparados com os controles dos dados de suporte;</w:t>
      </w:r>
    </w:p>
    <w:p w14:paraId="77D7C45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competência dos envolvidos nas atividades de controle;</w:t>
      </w:r>
    </w:p>
    <w:p w14:paraId="2B954BC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frequência de realização das atividades de controle; e</w:t>
      </w:r>
    </w:p>
    <w:p w14:paraId="1988CE1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a evidência de realização das atividades de controle. </w:t>
      </w:r>
    </w:p>
    <w:p w14:paraId="6D92C6FD" w14:textId="77777777" w:rsidR="002A7EB0" w:rsidRPr="007533B5" w:rsidRDefault="002A7EB0" w:rsidP="007533B5">
      <w:pPr>
        <w:spacing w:before="120" w:after="120" w:line="240" w:lineRule="auto"/>
        <w:rPr>
          <w:b/>
          <w:bCs/>
        </w:rPr>
      </w:pPr>
      <w:r w:rsidRPr="007533B5">
        <w:rPr>
          <w:b/>
          <w:bCs/>
        </w:rPr>
        <w:t>Procedimentos substantivos isoladamente não podem fornecer evidência de auditoria apropriada e suficiente</w:t>
      </w:r>
    </w:p>
    <w:p w14:paraId="32E8D498" w14:textId="77777777" w:rsidR="002A7EB0" w:rsidRPr="00E03D8A" w:rsidRDefault="002A7EB0" w:rsidP="002A7EB0">
      <w:pPr>
        <w:pStyle w:val="BRK0"/>
        <w:spacing w:before="0" w:line="240" w:lineRule="auto"/>
        <w:ind w:left="0" w:right="-1" w:firstLine="0"/>
        <w:rPr>
          <w:rFonts w:cs="Arial"/>
          <w:szCs w:val="22"/>
        </w:rPr>
      </w:pPr>
    </w:p>
    <w:p w14:paraId="29308849" w14:textId="77777777" w:rsidR="002A7EB0" w:rsidRPr="00CF078A" w:rsidRDefault="002A7EB0" w:rsidP="002A7EB0">
      <w:pPr>
        <w:spacing w:line="240" w:lineRule="auto"/>
        <w:ind w:left="567" w:right="-1" w:hanging="567"/>
        <w:rPr>
          <w:lang w:eastAsia="pt-BR"/>
        </w:rPr>
      </w:pPr>
      <w:r w:rsidRPr="00CF078A">
        <w:t>A87.</w:t>
      </w:r>
      <w:r w:rsidRPr="00CF078A">
        <w:tab/>
        <w:t>Em alguns setores, como o setor de serviços financeiros, a administração faz uso extensivo de TI na condução dos negócios. Pode ser, portanto, mais provável que haja riscos relacionados com certas estimativas contábeis para as quais os procedimentos substantivos isoladamente não forneçam evidência de auditoria apropriada e suficiente.</w:t>
      </w:r>
    </w:p>
    <w:p w14:paraId="45E933C8" w14:textId="77777777" w:rsidR="002A7EB0" w:rsidRDefault="002A7EB0" w:rsidP="002A7EB0">
      <w:pPr>
        <w:pStyle w:val="BRK0"/>
        <w:spacing w:before="0" w:line="240" w:lineRule="auto"/>
        <w:ind w:left="0" w:right="-1" w:firstLine="0"/>
        <w:rPr>
          <w:rFonts w:cs="Arial"/>
          <w:szCs w:val="22"/>
        </w:rPr>
      </w:pPr>
    </w:p>
    <w:p w14:paraId="1E7462A4" w14:textId="77777777" w:rsidR="002A7EB0" w:rsidRPr="00CF078A" w:rsidRDefault="002A7EB0" w:rsidP="002A7EB0">
      <w:pPr>
        <w:spacing w:line="240" w:lineRule="auto"/>
        <w:ind w:left="567" w:right="-1" w:hanging="567"/>
        <w:rPr>
          <w:lang w:eastAsia="pt-BR"/>
        </w:rPr>
      </w:pPr>
      <w:r w:rsidRPr="00CF078A">
        <w:t>A88.</w:t>
      </w:r>
      <w:r w:rsidRPr="00CF078A">
        <w:tab/>
        <w:t>Circunstâncias em que riscos para os quais os procedimentos substantivos isoladamente não possam fornecer evidência de auditoria apropriada e suficiente no nível de afirmações podem incluir:</w:t>
      </w:r>
    </w:p>
    <w:p w14:paraId="71F8DF0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quando os controles são necessários para mitigar os riscos relacionados com a iniciação, o registro, o processamento ou a apresentação das informações obtidas de fora dos registros contábeis geral e auxiliar</w:t>
      </w:r>
      <w:r>
        <w:rPr>
          <w:color w:val="auto"/>
          <w:sz w:val="22"/>
          <w:szCs w:val="22"/>
          <w:lang w:val="pt-BR"/>
        </w:rPr>
        <w:t>;</w:t>
      </w:r>
    </w:p>
    <w:p w14:paraId="73910B3F"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informações que suportam uma ou mais afirmações que são eletronicamente iniciadas, registradas, processadas ou apresentadas. É provável que esse seja o caso quando há grande volume de transações ou dados, ou quando modelo complexo for utilizado, requerendo o uso extensivo de tecnologia da informação para assegurar a precisão e a integridade das informações. </w:t>
      </w:r>
      <w:r>
        <w:rPr>
          <w:color w:val="auto"/>
          <w:sz w:val="22"/>
          <w:szCs w:val="22"/>
          <w:lang w:val="pt-BR"/>
        </w:rPr>
        <w:t>A</w:t>
      </w:r>
      <w:r w:rsidRPr="00CF078A">
        <w:rPr>
          <w:color w:val="auto"/>
          <w:sz w:val="22"/>
          <w:szCs w:val="22"/>
          <w:lang w:val="pt-BR"/>
        </w:rPr>
        <w:t xml:space="preserve"> complexa provisão para perda de crédito esperada pode ser requerida para instituição financeira ou para entidade de utilidade pública. Por exemplo, no caso de entidade de utilidade pública, os dados utilizados no desenvolvimento da provisão para perda de crédito esperada podem incluir pequenos saldos resultantes de alto volume de transações. Nessas circunstâncias, o auditor pode concluir que a evidência de auditoria apropriada e suficiente não possa ser obtida sem o teste dos controles do modelo utilizado para desenvolver a provisão para perda de crédito esperada.</w:t>
      </w:r>
    </w:p>
    <w:p w14:paraId="1E696BE5"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 xml:space="preserve">Nesses casos, a evidência de auditoria apropriada e suficiente pode depender da efetividade dos controles quanto à precisão e à integridade das informações. </w:t>
      </w:r>
    </w:p>
    <w:p w14:paraId="4D5CFB58" w14:textId="77777777" w:rsidR="002A7EB0" w:rsidRDefault="002A7EB0" w:rsidP="002A7EB0">
      <w:pPr>
        <w:pStyle w:val="BRK0"/>
        <w:spacing w:before="0" w:line="240" w:lineRule="auto"/>
        <w:ind w:left="0" w:right="-1" w:firstLine="0"/>
        <w:rPr>
          <w:rFonts w:cs="Arial"/>
          <w:szCs w:val="22"/>
        </w:rPr>
      </w:pPr>
    </w:p>
    <w:p w14:paraId="03233FEE" w14:textId="77777777" w:rsidR="002A7EB0" w:rsidRPr="00CF078A" w:rsidRDefault="002A7EB0" w:rsidP="002A7EB0">
      <w:pPr>
        <w:spacing w:line="240" w:lineRule="auto"/>
        <w:ind w:left="567" w:right="-1" w:hanging="567"/>
        <w:rPr>
          <w:lang w:eastAsia="pt-BR"/>
        </w:rPr>
      </w:pPr>
      <w:r w:rsidRPr="00CF078A">
        <w:t>A89.</w:t>
      </w:r>
      <w:r w:rsidRPr="00CF078A">
        <w:tab/>
        <w:t>Como parte da auditoria das demonstrações contábeis para determinadas entidades (como, por exemplo, banco ou seguradora), o auditor pode também ser requerido, por força de lei ou regulamento, a realizar procedimentos adicionais com relação ao controle interno, ou fornecer uma conclusão de asseguração sobre ele. Nessas circunstâncias ou em circunstâncias semelhantes, o auditor pode ser capaz de utilizar as informações obtidas na realização desses procedimentos como evidência de auditoria, sujeito à determinação de se ocorreram mudanças subsequentes que possam afetar a sua relevância para a auditoria.</w:t>
      </w:r>
    </w:p>
    <w:p w14:paraId="26FF4605" w14:textId="77777777" w:rsidR="002A7EB0" w:rsidRPr="007533B5" w:rsidRDefault="002A7EB0" w:rsidP="007533B5">
      <w:pPr>
        <w:spacing w:before="120" w:after="120" w:line="240" w:lineRule="auto"/>
        <w:rPr>
          <w:b/>
          <w:bCs/>
        </w:rPr>
      </w:pPr>
      <w:r w:rsidRPr="007533B5">
        <w:rPr>
          <w:b/>
          <w:bCs/>
        </w:rPr>
        <w:t>Riscos significativos (ver item 20)</w:t>
      </w:r>
    </w:p>
    <w:p w14:paraId="2A2DE9FC" w14:textId="77777777" w:rsidR="002A7EB0" w:rsidRPr="00E03D8A" w:rsidRDefault="002A7EB0" w:rsidP="002A7EB0">
      <w:pPr>
        <w:pStyle w:val="BRK0"/>
        <w:spacing w:before="0" w:line="240" w:lineRule="auto"/>
        <w:ind w:left="0" w:right="-1" w:firstLine="0"/>
        <w:rPr>
          <w:rFonts w:cs="Arial"/>
          <w:szCs w:val="22"/>
        </w:rPr>
      </w:pPr>
    </w:p>
    <w:p w14:paraId="3E763CEB" w14:textId="77777777" w:rsidR="002A7EB0" w:rsidRPr="00CF078A" w:rsidRDefault="002A7EB0" w:rsidP="002A7EB0">
      <w:pPr>
        <w:spacing w:line="240" w:lineRule="auto"/>
        <w:ind w:left="567" w:right="-1" w:hanging="567"/>
        <w:rPr>
          <w:lang w:eastAsia="pt-BR"/>
        </w:rPr>
      </w:pPr>
      <w:r w:rsidRPr="00CF078A">
        <w:t>A90.</w:t>
      </w:r>
      <w:r w:rsidRPr="00CF078A">
        <w:tab/>
        <w:t>Quando os procedimentos adicionais de auditoria em resposta a risco significativo consistirem apenas em procedimentos substantivos, a NBC TA 330</w:t>
      </w:r>
      <w:r>
        <w:t>, item 21,</w:t>
      </w:r>
      <w:r w:rsidRPr="00CF078A">
        <w:t xml:space="preserve"> requer que esses procedimentos incluam testes de detalhes. Esses testes de detalhes podem ser planejados e realizados de acordo com cada uma das abordagens descritas no item 18 desta Norma</w:t>
      </w:r>
      <w:r>
        <w:t>,</w:t>
      </w:r>
      <w:r w:rsidRPr="00CF078A">
        <w:t xml:space="preserve"> com base no julgamento profissional do auditor às circunstâncias. Exemplos de testes de detalhes para riscos significativos relacionados com as estimativas contábeis incluem:</w:t>
      </w:r>
    </w:p>
    <w:p w14:paraId="590BCB14"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inspeção</w:t>
      </w:r>
      <w:r>
        <w:rPr>
          <w:color w:val="auto"/>
          <w:sz w:val="22"/>
          <w:szCs w:val="22"/>
          <w:lang w:val="pt-BR"/>
        </w:rPr>
        <w:t>,</w:t>
      </w:r>
      <w:r w:rsidRPr="00CF078A">
        <w:rPr>
          <w:color w:val="auto"/>
          <w:sz w:val="22"/>
          <w:szCs w:val="22"/>
          <w:lang w:val="pt-BR"/>
        </w:rPr>
        <w:t xml:space="preserve"> como, por exemplo, inspeção dos contratos que corroboram os termos ou as premissas</w:t>
      </w:r>
      <w:r>
        <w:rPr>
          <w:color w:val="auto"/>
          <w:sz w:val="22"/>
          <w:szCs w:val="22"/>
          <w:lang w:val="pt-BR"/>
        </w:rPr>
        <w:t>;</w:t>
      </w:r>
    </w:p>
    <w:p w14:paraId="347A9196"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recálculo</w:t>
      </w:r>
      <w:r>
        <w:rPr>
          <w:color w:val="auto"/>
          <w:sz w:val="22"/>
          <w:szCs w:val="22"/>
          <w:lang w:val="pt-BR"/>
        </w:rPr>
        <w:t>,</w:t>
      </w:r>
      <w:r w:rsidRPr="00CF078A">
        <w:rPr>
          <w:color w:val="auto"/>
          <w:sz w:val="22"/>
          <w:szCs w:val="22"/>
          <w:lang w:val="pt-BR"/>
        </w:rPr>
        <w:t xml:space="preserve"> como, por exemplo, verificação da precisão matemática d</w:t>
      </w:r>
      <w:r>
        <w:rPr>
          <w:color w:val="auto"/>
          <w:sz w:val="22"/>
          <w:szCs w:val="22"/>
          <w:lang w:val="pt-BR"/>
        </w:rPr>
        <w:t>o</w:t>
      </w:r>
      <w:r w:rsidRPr="00CF078A">
        <w:rPr>
          <w:color w:val="auto"/>
          <w:sz w:val="22"/>
          <w:szCs w:val="22"/>
          <w:lang w:val="pt-BR"/>
        </w:rPr>
        <w:t xml:space="preserve"> modelo</w:t>
      </w:r>
      <w:r>
        <w:rPr>
          <w:color w:val="auto"/>
          <w:sz w:val="22"/>
          <w:szCs w:val="22"/>
          <w:lang w:val="pt-BR"/>
        </w:rPr>
        <w:t>;</w:t>
      </w:r>
    </w:p>
    <w:p w14:paraId="5D3000B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Pr>
          <w:color w:val="auto"/>
          <w:sz w:val="22"/>
          <w:szCs w:val="22"/>
          <w:lang w:val="pt-BR"/>
        </w:rPr>
        <w:t>concordância com</w:t>
      </w:r>
      <w:r w:rsidRPr="00CF078A">
        <w:rPr>
          <w:color w:val="auto"/>
          <w:sz w:val="22"/>
          <w:szCs w:val="22"/>
          <w:lang w:val="pt-BR"/>
        </w:rPr>
        <w:t xml:space="preserve"> as premissas usadas com documentação que as suporte</w:t>
      </w:r>
      <w:r>
        <w:rPr>
          <w:color w:val="auto"/>
          <w:sz w:val="22"/>
          <w:szCs w:val="22"/>
          <w:lang w:val="pt-BR"/>
        </w:rPr>
        <w:t>,</w:t>
      </w:r>
      <w:r w:rsidRPr="00CF078A">
        <w:rPr>
          <w:color w:val="auto"/>
          <w:sz w:val="22"/>
          <w:szCs w:val="22"/>
          <w:lang w:val="pt-BR"/>
        </w:rPr>
        <w:t xml:space="preserve"> como, por exemplo, informações publicadas por terceiros.</w:t>
      </w:r>
    </w:p>
    <w:p w14:paraId="26B90A7D" w14:textId="77777777" w:rsidR="002A7EB0" w:rsidRPr="007533B5" w:rsidRDefault="002A7EB0" w:rsidP="007533B5">
      <w:pPr>
        <w:spacing w:before="120" w:after="120" w:line="240" w:lineRule="auto"/>
        <w:rPr>
          <w:b/>
          <w:bCs/>
        </w:rPr>
      </w:pPr>
      <w:r w:rsidRPr="007533B5">
        <w:rPr>
          <w:b/>
          <w:bCs/>
        </w:rPr>
        <w:t>Obtenção de evidência de auditoria de eventos ocorridos até a data do relatório do auditor (ver item 21)</w:t>
      </w:r>
    </w:p>
    <w:p w14:paraId="23D428A4" w14:textId="77777777" w:rsidR="002A7EB0" w:rsidRPr="00E03D8A" w:rsidRDefault="002A7EB0" w:rsidP="002A7EB0">
      <w:pPr>
        <w:pStyle w:val="BRK0"/>
        <w:spacing w:before="0" w:line="240" w:lineRule="auto"/>
        <w:ind w:left="0" w:right="-1" w:firstLine="0"/>
        <w:rPr>
          <w:rFonts w:cs="Arial"/>
          <w:szCs w:val="22"/>
        </w:rPr>
      </w:pPr>
    </w:p>
    <w:p w14:paraId="1D27DD25" w14:textId="77777777" w:rsidR="002A7EB0" w:rsidRPr="00CF078A" w:rsidRDefault="002A7EB0" w:rsidP="002A7EB0">
      <w:pPr>
        <w:spacing w:line="240" w:lineRule="auto"/>
        <w:ind w:left="567" w:right="-1" w:hanging="567"/>
        <w:rPr>
          <w:lang w:eastAsia="pt-BR"/>
        </w:rPr>
      </w:pPr>
      <w:r w:rsidRPr="00CF078A">
        <w:t>A91.</w:t>
      </w:r>
      <w:r w:rsidRPr="00CF078A">
        <w:tab/>
        <w:t>Em algumas circunstâncias, a obtenção de evidência de auditoria de eventos ocorridos até a data do relatório do auditor pode fornecer evidência de auditoria apropriada e suficiente para tratar os riscos de distorção relevante. Por exemplo, a venda de todo o estoque de produto descontinuado logo após o final do período pode fornecer evidência de auditoria apropriada e suficiente em relação à estimativa de seu valor líquido de realização no final do período. Em outros casos, pode ser necessário usar essa abordagem de teste em conjunto com outra abordagem do item 18.</w:t>
      </w:r>
    </w:p>
    <w:p w14:paraId="1D5B8572" w14:textId="77777777" w:rsidR="002A7EB0" w:rsidRDefault="002A7EB0" w:rsidP="002A7EB0">
      <w:pPr>
        <w:pStyle w:val="BRK0"/>
        <w:spacing w:before="0" w:line="240" w:lineRule="auto"/>
        <w:ind w:left="0" w:right="-1" w:firstLine="0"/>
        <w:rPr>
          <w:rFonts w:cs="Arial"/>
          <w:szCs w:val="22"/>
        </w:rPr>
      </w:pPr>
    </w:p>
    <w:p w14:paraId="5B1B384F" w14:textId="77777777" w:rsidR="002A7EB0" w:rsidRPr="00CF078A" w:rsidRDefault="002A7EB0" w:rsidP="002A7EB0">
      <w:pPr>
        <w:spacing w:line="240" w:lineRule="auto"/>
        <w:ind w:left="567" w:right="-1" w:hanging="567"/>
        <w:rPr>
          <w:lang w:eastAsia="pt-BR"/>
        </w:rPr>
      </w:pPr>
      <w:r w:rsidRPr="00CF078A">
        <w:t>A92.</w:t>
      </w:r>
      <w:r w:rsidRPr="00CF078A">
        <w:tab/>
        <w:t>Para algumas estimativas contábeis, eventos ocorridos até a data do relatório do auditor provavelmente não forneçam evidência de auditoria apropriada e suficiente em relação à estimativa contábil. Por exemplo, as condições ou os eventos relacionados a algumas estimativas contábeis se desenvolvem somente em período mais extenso. Além disso, em decorrência do objetivo da mensuração de estimativas contábeis de valor justo, as informações após o final do período podem não refletir os eventos ou condições existentes na data do balanço e, portanto, podem não ser relevantes para a mensuração da estimativa contábil de valor justo.</w:t>
      </w:r>
    </w:p>
    <w:p w14:paraId="3E4C1CFE" w14:textId="77777777" w:rsidR="002A7EB0" w:rsidRDefault="002A7EB0" w:rsidP="002A7EB0">
      <w:pPr>
        <w:pStyle w:val="BRK0"/>
        <w:spacing w:before="0" w:line="240" w:lineRule="auto"/>
        <w:ind w:left="0" w:right="-1" w:firstLine="0"/>
        <w:rPr>
          <w:rFonts w:cs="Arial"/>
          <w:szCs w:val="22"/>
        </w:rPr>
      </w:pPr>
    </w:p>
    <w:p w14:paraId="09012481" w14:textId="77777777" w:rsidR="002A7EB0" w:rsidRPr="00CF078A" w:rsidRDefault="002A7EB0" w:rsidP="002A7EB0">
      <w:pPr>
        <w:spacing w:line="240" w:lineRule="auto"/>
        <w:ind w:left="567" w:right="-1" w:hanging="567"/>
        <w:rPr>
          <w:lang w:eastAsia="pt-BR"/>
        </w:rPr>
      </w:pPr>
      <w:r w:rsidRPr="00CF078A">
        <w:t>A93.</w:t>
      </w:r>
      <w:r w:rsidRPr="00CF078A">
        <w:tab/>
        <w:t>Mesmo que o auditor decida não utilizar essa abordagem de teste com relação a estimativas contábeis específicas, ele é requerido a cumprir</w:t>
      </w:r>
      <w:r>
        <w:t xml:space="preserve"> </w:t>
      </w:r>
      <w:r w:rsidRPr="00CF078A">
        <w:t xml:space="preserve">com a NBC TA 560, </w:t>
      </w:r>
      <w:r>
        <w:t xml:space="preserve">itens 6 e 8, </w:t>
      </w:r>
      <w:r w:rsidRPr="00CF078A">
        <w:t>que requer que o auditor execute procedimentos de auditoria planejados para obter evidência de auditoria apropriada e suficiente sobre se os eventos ocorridos entre a data das demonstrações contábeis e a data do relatório do auditor que precisam ser ajustados ou divulgados nas demonstrações contábeis foram identificados e adequadamente refletidos nas demonstrações contábeis. Pelo fato de a mensuração de muitas estimativas contábeis, exceto estimativas de valor justo, geralmente depender do resultado de condições, transações ou eventos futuros, o trabalho do auditor</w:t>
      </w:r>
      <w:r>
        <w:t>,</w:t>
      </w:r>
      <w:r w:rsidRPr="00CF078A">
        <w:t xml:space="preserve"> de acordo com a NBC TA 560</w:t>
      </w:r>
      <w:r>
        <w:t>,</w:t>
      </w:r>
      <w:r w:rsidRPr="00CF078A">
        <w:t xml:space="preserve"> é especialmente relevante.</w:t>
      </w:r>
    </w:p>
    <w:p w14:paraId="7A74BDA6" w14:textId="77777777" w:rsidR="002A7EB0" w:rsidRPr="007533B5" w:rsidRDefault="002A7EB0" w:rsidP="007533B5">
      <w:pPr>
        <w:spacing w:before="120" w:after="120" w:line="240" w:lineRule="auto"/>
        <w:rPr>
          <w:b/>
          <w:bCs/>
        </w:rPr>
      </w:pPr>
      <w:r w:rsidRPr="007533B5">
        <w:rPr>
          <w:b/>
          <w:bCs/>
        </w:rPr>
        <w:t>Teste do modo como a administração elaborou a estimativa contábil (ver item 22)</w:t>
      </w:r>
    </w:p>
    <w:p w14:paraId="6B9C7918" w14:textId="77777777" w:rsidR="002A7EB0" w:rsidRPr="00E03D8A" w:rsidRDefault="002A7EB0" w:rsidP="002A7EB0">
      <w:pPr>
        <w:spacing w:line="240" w:lineRule="auto"/>
        <w:ind w:right="-1"/>
      </w:pPr>
    </w:p>
    <w:p w14:paraId="6CDE8E38" w14:textId="77777777" w:rsidR="002A7EB0" w:rsidRPr="00CF078A" w:rsidRDefault="002A7EB0" w:rsidP="002A7EB0">
      <w:pPr>
        <w:spacing w:line="240" w:lineRule="auto"/>
        <w:ind w:left="567" w:right="-1" w:hanging="567"/>
        <w:rPr>
          <w:lang w:eastAsia="pt-BR"/>
        </w:rPr>
      </w:pPr>
      <w:r w:rsidRPr="00CF078A">
        <w:t>A94. Testar como a administração elaborou a estimativa contábil pode ser uma abordagem apropriada quando, por exemplo:</w:t>
      </w:r>
    </w:p>
    <w:p w14:paraId="3102E7F7"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revisão do auditor de estimativas contábeis semelhantes elaboradas nas demonstrações contábeis do período anterior sugere que o processo da administração para o período corrente é apropriado</w:t>
      </w:r>
      <w:r>
        <w:rPr>
          <w:color w:val="auto"/>
          <w:sz w:val="22"/>
          <w:szCs w:val="22"/>
          <w:lang w:val="pt-BR"/>
        </w:rPr>
        <w:t>;</w:t>
      </w:r>
    </w:p>
    <w:p w14:paraId="5789BEAE"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estimativa contábil é baseada em grande quantidade de itens de natureza semelhante que não são significativos individualmente</w:t>
      </w:r>
      <w:r>
        <w:rPr>
          <w:color w:val="auto"/>
          <w:sz w:val="22"/>
          <w:szCs w:val="22"/>
          <w:lang w:val="pt-BR"/>
        </w:rPr>
        <w:t>;</w:t>
      </w:r>
    </w:p>
    <w:p w14:paraId="5A64EBC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estrutura de relatório financeiro aplicável especifica como a administração deve elaborar a estimativa contábil. Por exemplo, esse pode ser o caso para a provisão para perda de crédito esperada</w:t>
      </w:r>
      <w:r>
        <w:rPr>
          <w:color w:val="auto"/>
          <w:sz w:val="22"/>
          <w:szCs w:val="22"/>
          <w:lang w:val="pt-BR"/>
        </w:rPr>
        <w:t>;</w:t>
      </w:r>
    </w:p>
    <w:p w14:paraId="6CB637F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estimativa contábil é derivada do processamento de dados rotineiro.</w:t>
      </w:r>
    </w:p>
    <w:p w14:paraId="258CDBB0"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Testar como a administração elaborou a estimativa contábil pode também ser uma abordagem apropriada quando a realização de nenhuma das outras abordagens de teste for praticável, ou pode ser uma abordagem apropriada combinada com uma das outras abordagens de teste.</w:t>
      </w:r>
    </w:p>
    <w:p w14:paraId="27B75C85" w14:textId="77777777" w:rsidR="002A7EB0" w:rsidRPr="007533B5" w:rsidRDefault="002A7EB0" w:rsidP="007533B5">
      <w:pPr>
        <w:spacing w:before="120" w:after="120" w:line="240" w:lineRule="auto"/>
        <w:rPr>
          <w:b/>
          <w:bCs/>
        </w:rPr>
      </w:pPr>
      <w:r w:rsidRPr="007533B5">
        <w:rPr>
          <w:b/>
          <w:bCs/>
        </w:rPr>
        <w:t>Mudanças nos métodos, nas premissas significativas e nos dados de períodos anteriores (ver itens 23(a), 24(a) e 25(a))</w:t>
      </w:r>
    </w:p>
    <w:p w14:paraId="40652A1E" w14:textId="77777777" w:rsidR="002A7EB0" w:rsidRPr="00E03D8A" w:rsidRDefault="002A7EB0" w:rsidP="002A7EB0">
      <w:pPr>
        <w:pStyle w:val="BRK0"/>
        <w:spacing w:before="0" w:line="240" w:lineRule="auto"/>
        <w:ind w:left="0" w:right="-1" w:firstLine="0"/>
        <w:rPr>
          <w:rFonts w:cs="Arial"/>
          <w:szCs w:val="22"/>
        </w:rPr>
      </w:pPr>
    </w:p>
    <w:p w14:paraId="040D8589" w14:textId="77777777" w:rsidR="002A7EB0" w:rsidRPr="00CF078A" w:rsidRDefault="002A7EB0" w:rsidP="002A7EB0">
      <w:pPr>
        <w:spacing w:line="240" w:lineRule="auto"/>
        <w:ind w:left="567" w:right="-1" w:hanging="567"/>
        <w:rPr>
          <w:lang w:eastAsia="pt-BR"/>
        </w:rPr>
      </w:pPr>
      <w:r w:rsidRPr="00CF078A">
        <w:t>A95.</w:t>
      </w:r>
      <w:r w:rsidRPr="00CF078A">
        <w:tab/>
        <w:t>Quando a mudança no método, na premissa significativa ou nos dados em relação a períodos anteriores não se baseia em novas circunstâncias ou novas informações, ou quando as premissas significativas são inconsistentes entre si e com aquelas utilizadas em outras estimativas contábeis, ou com premissas relacionadas utilizadas em outras áreas das atividades de negócios da entidade, o auditor pode ter que efetuar discussões adicionais com a administração sobre as circunstâncias e, ao fazê-las, questionar a administração com relação à adequação das premissas utilizadas.</w:t>
      </w:r>
    </w:p>
    <w:p w14:paraId="4BEC8536" w14:textId="77777777" w:rsidR="002A7EB0" w:rsidRPr="007533B5" w:rsidRDefault="002A7EB0" w:rsidP="007533B5">
      <w:pPr>
        <w:spacing w:before="120" w:after="120" w:line="240" w:lineRule="auto"/>
        <w:rPr>
          <w:b/>
          <w:bCs/>
        </w:rPr>
      </w:pPr>
      <w:r w:rsidRPr="007533B5">
        <w:rPr>
          <w:b/>
          <w:bCs/>
        </w:rPr>
        <w:t>Indicadores de tendenciosidade da administração (ver itens 23(b), 24(b) e 25(b))</w:t>
      </w:r>
    </w:p>
    <w:p w14:paraId="4BBF3FE9" w14:textId="77777777" w:rsidR="002A7EB0" w:rsidRPr="00E03D8A" w:rsidRDefault="002A7EB0" w:rsidP="002A7EB0">
      <w:pPr>
        <w:pStyle w:val="BRK0"/>
        <w:spacing w:before="0" w:line="240" w:lineRule="auto"/>
        <w:ind w:left="0" w:right="-1" w:firstLine="0"/>
        <w:rPr>
          <w:rFonts w:cs="Arial"/>
          <w:szCs w:val="22"/>
        </w:rPr>
      </w:pPr>
    </w:p>
    <w:p w14:paraId="03039894" w14:textId="77777777" w:rsidR="002A7EB0" w:rsidRPr="00CF078A" w:rsidRDefault="002A7EB0" w:rsidP="002A7EB0">
      <w:pPr>
        <w:spacing w:line="240" w:lineRule="auto"/>
        <w:ind w:left="567" w:right="-1" w:hanging="567"/>
        <w:rPr>
          <w:lang w:eastAsia="pt-BR"/>
        </w:rPr>
      </w:pPr>
      <w:r w:rsidRPr="00CF078A">
        <w:t>A96.</w:t>
      </w:r>
      <w:r w:rsidRPr="00CF078A">
        <w:tab/>
        <w:t>Quando o auditor identifica indicadores de possível tendenciosidade da administração, ele pode ter que efetuar uma discussão adicional com a administração e pode precisar reconsiderar se foi obtida evidência de auditoria apropriada e suficiente de que o método, as premissas e os dados utilizados eram apropriados e corroboráveis nas circunstâncias. Um exemplo de indicador de tendenciosidade da administração para estimativa contábil específica pode ser quando a administração tiver desenvolvido intervalo apropriado para diversas premissas diferentes e, em cada caso, a premissa utilizada era do final do intervalo, resultando no resultado de mensuração mais favorável.</w:t>
      </w:r>
    </w:p>
    <w:p w14:paraId="0F2148FF" w14:textId="77777777" w:rsidR="002A7EB0" w:rsidRPr="001F6527" w:rsidRDefault="002A7EB0" w:rsidP="001F6527">
      <w:pPr>
        <w:rPr>
          <w:b/>
          <w:bCs/>
          <w:lang w:eastAsia="pt-BR"/>
        </w:rPr>
      </w:pPr>
      <w:r w:rsidRPr="001F6527">
        <w:rPr>
          <w:b/>
          <w:bCs/>
        </w:rPr>
        <w:t>Métodos</w:t>
      </w:r>
    </w:p>
    <w:p w14:paraId="0AFA1FAE" w14:textId="77777777" w:rsidR="002A7EB0" w:rsidRPr="00E03D8A" w:rsidRDefault="002A7EB0" w:rsidP="002A7EB0">
      <w:pPr>
        <w:spacing w:line="240" w:lineRule="auto"/>
        <w:ind w:right="-1"/>
        <w:rPr>
          <w:i/>
        </w:rPr>
      </w:pPr>
    </w:p>
    <w:p w14:paraId="389DFCCD" w14:textId="77777777" w:rsidR="002A7EB0" w:rsidRPr="00CF078A" w:rsidRDefault="002A7EB0" w:rsidP="002A7EB0">
      <w:pPr>
        <w:spacing w:line="240" w:lineRule="auto"/>
        <w:ind w:right="-1"/>
        <w:rPr>
          <w:i/>
          <w:lang w:eastAsia="pt-BR"/>
        </w:rPr>
      </w:pPr>
      <w:r>
        <w:rPr>
          <w:i/>
        </w:rPr>
        <w:t>S</w:t>
      </w:r>
      <w:r w:rsidRPr="00CF078A">
        <w:rPr>
          <w:i/>
        </w:rPr>
        <w:t>eleção do método (ver item 23(a))</w:t>
      </w:r>
    </w:p>
    <w:p w14:paraId="1FF80CDB" w14:textId="77777777" w:rsidR="002A7EB0" w:rsidRDefault="002A7EB0" w:rsidP="002A7EB0">
      <w:pPr>
        <w:pStyle w:val="BRK0"/>
        <w:spacing w:before="0" w:line="240" w:lineRule="auto"/>
        <w:ind w:left="0" w:right="-1" w:firstLine="0"/>
        <w:rPr>
          <w:rFonts w:cs="Arial"/>
          <w:szCs w:val="22"/>
        </w:rPr>
      </w:pPr>
    </w:p>
    <w:p w14:paraId="0A11F2DF" w14:textId="77777777" w:rsidR="002A7EB0" w:rsidRPr="00CF078A" w:rsidRDefault="002A7EB0" w:rsidP="002A7EB0">
      <w:pPr>
        <w:spacing w:line="240" w:lineRule="auto"/>
        <w:ind w:left="567" w:right="-1" w:hanging="567"/>
        <w:rPr>
          <w:lang w:eastAsia="pt-BR"/>
        </w:rPr>
      </w:pPr>
      <w:r w:rsidRPr="00CF078A">
        <w:t>A97.</w:t>
      </w:r>
      <w:r w:rsidRPr="00CF078A">
        <w:tab/>
        <w:t>As considerações relevantes para o auditor com relação à adequação do método selecionado no contexto da estrutura de relatório financeiro aplicável e, se aplicável, à adequação das mudanças em relação ao período anterior, podem incluir:</w:t>
      </w:r>
    </w:p>
    <w:p w14:paraId="6D9F0929"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a lógica da administração para o método selecionado é apropriada;</w:t>
      </w:r>
    </w:p>
    <w:p w14:paraId="092F53EC"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se o método é apropriado nas circunstâncias, considerando a natureza da estimativa contábil, os requisitos da estrutura de relatório financeiro aplicável, outros conceitos ou técnicas de avaliação disponíveis, os requisitos regulatórios, e o negócio, o setor e o ambiente nos quais a entidade atua;</w:t>
      </w:r>
    </w:p>
    <w:p w14:paraId="77B3391B"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quando a administração tiver determinado que métodos diferentes resultem em intervalo de estimativas significativamente diferentes, o modo como a administração investigou as razões para essas diferenças; e</w:t>
      </w:r>
    </w:p>
    <w:p w14:paraId="31A2BFBD"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se a mudança é baseada em novas circunstâncias ou novas informações. Quando esse não for o caso, a mudança pode não ser razoável ou pode não estar em conformidade com a estrutura de relatório financeiro aplicável. Mudanças arbitrárias resultam em demonstrações contábeis inconsistentes ao longo do tempo e podem gerar distorções nas demonstrações contábeis ou podem ser indicador de possível tendenciosidade da administração (ver também itens </w:t>
      </w:r>
      <w:r>
        <w:rPr>
          <w:color w:val="auto"/>
          <w:sz w:val="22"/>
          <w:szCs w:val="22"/>
          <w:lang w:val="pt-BR"/>
        </w:rPr>
        <w:t xml:space="preserve">de </w:t>
      </w:r>
      <w:r w:rsidRPr="00CF078A">
        <w:rPr>
          <w:color w:val="auto"/>
          <w:sz w:val="22"/>
          <w:szCs w:val="22"/>
          <w:lang w:val="pt-BR"/>
        </w:rPr>
        <w:t>A133 a A136).</w:t>
      </w:r>
    </w:p>
    <w:p w14:paraId="4BA2841C"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Esses assuntos são importantes quando a estrutura de relatório financeiro aplicável não prevê o método de mensuração ou permite diversos métodos.</w:t>
      </w:r>
    </w:p>
    <w:p w14:paraId="5319D8FE" w14:textId="77777777" w:rsidR="002A7EB0" w:rsidRPr="001F6527" w:rsidRDefault="002A7EB0" w:rsidP="001F6527">
      <w:pPr>
        <w:rPr>
          <w:b/>
          <w:bCs/>
        </w:rPr>
      </w:pPr>
      <w:r w:rsidRPr="001F6527">
        <w:rPr>
          <w:b/>
          <w:bCs/>
        </w:rPr>
        <w:t>Modelagem complexa (ver item 23(d))</w:t>
      </w:r>
    </w:p>
    <w:p w14:paraId="21A66A48" w14:textId="77777777" w:rsidR="002A7EB0" w:rsidRPr="00E03D8A" w:rsidRDefault="002A7EB0" w:rsidP="002A7EB0">
      <w:pPr>
        <w:pStyle w:val="BRK0"/>
        <w:spacing w:before="0" w:line="240" w:lineRule="auto"/>
        <w:ind w:left="0" w:right="-1" w:firstLine="0"/>
        <w:rPr>
          <w:rFonts w:cs="Arial"/>
          <w:szCs w:val="22"/>
        </w:rPr>
      </w:pPr>
    </w:p>
    <w:p w14:paraId="0848161D" w14:textId="77777777" w:rsidR="002A7EB0" w:rsidRPr="00CF078A" w:rsidRDefault="002A7EB0" w:rsidP="002A7EB0">
      <w:pPr>
        <w:spacing w:line="240" w:lineRule="auto"/>
        <w:ind w:left="567" w:right="-1" w:hanging="567"/>
        <w:rPr>
          <w:lang w:eastAsia="pt-BR"/>
        </w:rPr>
      </w:pPr>
      <w:r w:rsidRPr="00CF078A">
        <w:t>A98.</w:t>
      </w:r>
      <w:r w:rsidRPr="00CF078A">
        <w:tab/>
        <w:t xml:space="preserve">É mais provável que </w:t>
      </w:r>
      <w:r>
        <w:t>o</w:t>
      </w:r>
      <w:r w:rsidRPr="00CF078A">
        <w:t xml:space="preserve"> modelo e o respectivo método seja</w:t>
      </w:r>
      <w:r>
        <w:t>m</w:t>
      </w:r>
      <w:r w:rsidRPr="00CF078A">
        <w:t xml:space="preserve"> complexo</w:t>
      </w:r>
      <w:r>
        <w:t>s</w:t>
      </w:r>
      <w:r w:rsidRPr="00CF078A">
        <w:t xml:space="preserve"> quando:</w:t>
      </w:r>
    </w:p>
    <w:p w14:paraId="508514BA"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 xml:space="preserve">o entendimento e a aplicação do método, incluindo o planejamento do modelo e a seleção e </w:t>
      </w:r>
      <w:r>
        <w:rPr>
          <w:color w:val="auto"/>
          <w:sz w:val="22"/>
          <w:szCs w:val="22"/>
          <w:lang w:val="pt-BR"/>
        </w:rPr>
        <w:t xml:space="preserve">a </w:t>
      </w:r>
      <w:r w:rsidRPr="00CF078A">
        <w:rPr>
          <w:color w:val="auto"/>
          <w:sz w:val="22"/>
          <w:szCs w:val="22"/>
          <w:lang w:val="pt-BR"/>
        </w:rPr>
        <w:t>utilização dos dados e premissas apropriados, requerem habilidades ou conhecimento</w:t>
      </w:r>
      <w:r>
        <w:rPr>
          <w:color w:val="auto"/>
          <w:sz w:val="22"/>
          <w:szCs w:val="22"/>
          <w:lang w:val="pt-BR"/>
        </w:rPr>
        <w:t>s</w:t>
      </w:r>
      <w:r w:rsidRPr="00CF078A">
        <w:rPr>
          <w:color w:val="auto"/>
          <w:sz w:val="22"/>
          <w:szCs w:val="22"/>
          <w:lang w:val="pt-BR"/>
        </w:rPr>
        <w:t xml:space="preserve"> especializados;</w:t>
      </w:r>
    </w:p>
    <w:p w14:paraId="1C78F445"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for difícil obter os dados necessários para utilização no modelo porque há restrições quanto à disponibilidade</w:t>
      </w:r>
      <w:r>
        <w:rPr>
          <w:color w:val="auto"/>
          <w:sz w:val="22"/>
          <w:szCs w:val="22"/>
          <w:lang w:val="pt-BR"/>
        </w:rPr>
        <w:t>,</w:t>
      </w:r>
      <w:r w:rsidRPr="00CF078A">
        <w:rPr>
          <w:color w:val="auto"/>
          <w:sz w:val="22"/>
          <w:szCs w:val="22"/>
          <w:lang w:val="pt-BR"/>
        </w:rPr>
        <w:t xml:space="preserve"> à possibilidade de observação dos dados ou ao acesso a eles; ou</w:t>
      </w:r>
    </w:p>
    <w:p w14:paraId="673FC69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for difícil manter a integridade (por exemplo, exatidão, consistência ou integridade) dos dados e das premissas na utilização do modelo devido a diversos atributos de avaliação, diversas relações entre eles ou diversas repetições do cálculo.</w:t>
      </w:r>
    </w:p>
    <w:p w14:paraId="14B292A8" w14:textId="77777777" w:rsidR="002A7EB0" w:rsidRDefault="002A7EB0" w:rsidP="002A7EB0">
      <w:pPr>
        <w:pStyle w:val="BRK0"/>
        <w:spacing w:before="0" w:line="240" w:lineRule="auto"/>
        <w:ind w:left="0" w:right="-1" w:firstLine="0"/>
        <w:rPr>
          <w:rFonts w:cs="Arial"/>
          <w:szCs w:val="22"/>
        </w:rPr>
      </w:pPr>
    </w:p>
    <w:p w14:paraId="21B0FDEA" w14:textId="77777777" w:rsidR="002A7EB0" w:rsidRPr="00CF078A" w:rsidRDefault="002A7EB0" w:rsidP="002A7EB0">
      <w:pPr>
        <w:spacing w:line="240" w:lineRule="auto"/>
        <w:ind w:left="567" w:right="-1" w:hanging="567"/>
        <w:rPr>
          <w:lang w:eastAsia="pt-BR"/>
        </w:rPr>
      </w:pPr>
      <w:r w:rsidRPr="00CF078A">
        <w:t>A99.</w:t>
      </w:r>
      <w:r w:rsidRPr="00CF078A">
        <w:tab/>
        <w:t>Assuntos que o auditor pode considerar quando a administração utiliza modelo complexo incluem, por exemplo, se:</w:t>
      </w:r>
    </w:p>
    <w:p w14:paraId="1E09CD68"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o modelo é validado antes da utilização ou quando tiver havido mudança no modelo, com revisões periódicas para assegurar que</w:t>
      </w:r>
      <w:r>
        <w:rPr>
          <w:color w:val="auto"/>
          <w:sz w:val="22"/>
          <w:szCs w:val="22"/>
          <w:lang w:val="pt-BR"/>
        </w:rPr>
        <w:t xml:space="preserve"> </w:t>
      </w:r>
      <w:r w:rsidRPr="00CF078A">
        <w:rPr>
          <w:color w:val="auto"/>
          <w:sz w:val="22"/>
          <w:szCs w:val="22"/>
          <w:lang w:val="pt-BR"/>
        </w:rPr>
        <w:t>continua adequado para o uso pretendido. O processo de validação da entidade pode incluir a avaliação:</w:t>
      </w:r>
    </w:p>
    <w:p w14:paraId="7919C89F"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Pr>
          <w:color w:val="auto"/>
          <w:sz w:val="22"/>
          <w:szCs w:val="22"/>
          <w:lang w:val="pt-BR"/>
        </w:rPr>
        <w:t>d</w:t>
      </w:r>
      <w:r w:rsidRPr="00CF078A">
        <w:rPr>
          <w:color w:val="auto"/>
          <w:sz w:val="22"/>
          <w:szCs w:val="22"/>
          <w:lang w:val="pt-BR"/>
        </w:rPr>
        <w:t>a solidez teórica do modelo;</w:t>
      </w:r>
    </w:p>
    <w:p w14:paraId="6D3284A7"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Pr>
          <w:color w:val="auto"/>
          <w:sz w:val="22"/>
          <w:szCs w:val="22"/>
          <w:lang w:val="pt-BR"/>
        </w:rPr>
        <w:t>d</w:t>
      </w:r>
      <w:r w:rsidRPr="00CF078A">
        <w:rPr>
          <w:color w:val="auto"/>
          <w:sz w:val="22"/>
          <w:szCs w:val="22"/>
          <w:lang w:val="pt-BR"/>
        </w:rPr>
        <w:t xml:space="preserve">a integridade matemática do modelo; </w:t>
      </w:r>
    </w:p>
    <w:p w14:paraId="4617F57A"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Pr>
          <w:color w:val="auto"/>
          <w:sz w:val="22"/>
          <w:szCs w:val="22"/>
          <w:lang w:val="pt-BR"/>
        </w:rPr>
        <w:t>d</w:t>
      </w:r>
      <w:r w:rsidRPr="00CF078A">
        <w:rPr>
          <w:color w:val="auto"/>
          <w:sz w:val="22"/>
          <w:szCs w:val="22"/>
          <w:lang w:val="pt-BR"/>
        </w:rPr>
        <w:t xml:space="preserve">a exatidão e a integridade dos dados e das premissas do modelo; e </w:t>
      </w:r>
    </w:p>
    <w:p w14:paraId="20311812" w14:textId="77777777" w:rsidR="002A7EB0" w:rsidRPr="00CF078A" w:rsidRDefault="002A7EB0">
      <w:pPr>
        <w:pStyle w:val="BLTTR"/>
        <w:numPr>
          <w:ilvl w:val="1"/>
          <w:numId w:val="203"/>
        </w:numPr>
        <w:tabs>
          <w:tab w:val="clear" w:pos="1515"/>
        </w:tabs>
        <w:spacing w:before="0" w:line="240" w:lineRule="auto"/>
        <w:ind w:left="1134" w:right="-1" w:hanging="283"/>
        <w:rPr>
          <w:color w:val="auto"/>
          <w:sz w:val="22"/>
          <w:szCs w:val="22"/>
          <w:lang w:val="pt-BR"/>
        </w:rPr>
      </w:pPr>
      <w:r>
        <w:rPr>
          <w:color w:val="auto"/>
          <w:sz w:val="22"/>
          <w:szCs w:val="22"/>
          <w:lang w:val="pt-BR"/>
        </w:rPr>
        <w:t>d</w:t>
      </w:r>
      <w:r w:rsidRPr="00CF078A">
        <w:rPr>
          <w:color w:val="auto"/>
          <w:sz w:val="22"/>
          <w:szCs w:val="22"/>
          <w:lang w:val="pt-BR"/>
        </w:rPr>
        <w:t>o resultado do modelo em comparação com as transações reais</w:t>
      </w:r>
      <w:r>
        <w:rPr>
          <w:color w:val="auto"/>
          <w:sz w:val="22"/>
          <w:szCs w:val="22"/>
          <w:lang w:val="pt-BR"/>
        </w:rPr>
        <w:t>;</w:t>
      </w:r>
    </w:p>
    <w:p w14:paraId="167540B6"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existem políticas e procedimentos de controle de mudanças apropriados</w:t>
      </w:r>
      <w:r>
        <w:rPr>
          <w:color w:val="auto"/>
          <w:sz w:val="22"/>
          <w:szCs w:val="22"/>
          <w:lang w:val="pt-BR"/>
        </w:rPr>
        <w:t>;</w:t>
      </w:r>
    </w:p>
    <w:p w14:paraId="2B403540" w14:textId="77777777" w:rsidR="002A7EB0" w:rsidRPr="00CF078A" w:rsidRDefault="002A7EB0">
      <w:pPr>
        <w:pStyle w:val="BLTBOLA"/>
        <w:numPr>
          <w:ilvl w:val="0"/>
          <w:numId w:val="206"/>
        </w:numPr>
        <w:tabs>
          <w:tab w:val="clear" w:pos="1636"/>
        </w:tabs>
        <w:spacing w:before="0" w:line="240" w:lineRule="auto"/>
        <w:ind w:left="851" w:right="-1" w:hanging="284"/>
        <w:rPr>
          <w:color w:val="auto"/>
          <w:sz w:val="22"/>
          <w:szCs w:val="22"/>
          <w:lang w:val="pt-BR"/>
        </w:rPr>
      </w:pPr>
      <w:r w:rsidRPr="00CF078A">
        <w:rPr>
          <w:color w:val="auto"/>
          <w:sz w:val="22"/>
          <w:szCs w:val="22"/>
          <w:lang w:val="pt-BR"/>
        </w:rPr>
        <w:t>a administração usa habilidades e conhecimento</w:t>
      </w:r>
      <w:r>
        <w:rPr>
          <w:color w:val="auto"/>
          <w:sz w:val="22"/>
          <w:szCs w:val="22"/>
          <w:lang w:val="pt-BR"/>
        </w:rPr>
        <w:t>s</w:t>
      </w:r>
      <w:r w:rsidRPr="00CF078A">
        <w:rPr>
          <w:color w:val="auto"/>
          <w:sz w:val="22"/>
          <w:szCs w:val="22"/>
          <w:lang w:val="pt-BR"/>
        </w:rPr>
        <w:t xml:space="preserve"> apropriados na utilização do modelo.</w:t>
      </w:r>
    </w:p>
    <w:p w14:paraId="59479564" w14:textId="77777777" w:rsidR="002A7EB0" w:rsidRPr="00CF078A" w:rsidRDefault="002A7EB0" w:rsidP="002A7EB0">
      <w:pPr>
        <w:pStyle w:val="BRK1"/>
        <w:spacing w:before="0" w:line="240" w:lineRule="auto"/>
        <w:ind w:left="567" w:right="-1" w:firstLine="0"/>
        <w:rPr>
          <w:rFonts w:cs="Arial"/>
          <w:lang w:eastAsia="pt-BR"/>
        </w:rPr>
      </w:pPr>
      <w:r w:rsidRPr="00CF078A">
        <w:rPr>
          <w:rFonts w:cs="Arial"/>
        </w:rPr>
        <w:t>Essas considerações também podem ser úteis para método que não envolve modelagem complexa.</w:t>
      </w:r>
    </w:p>
    <w:p w14:paraId="2A3AFF90" w14:textId="77777777" w:rsidR="002A7EB0" w:rsidRDefault="002A7EB0" w:rsidP="002A7EB0">
      <w:pPr>
        <w:pStyle w:val="BRK0"/>
        <w:spacing w:before="0" w:line="240" w:lineRule="auto"/>
        <w:ind w:left="0" w:right="-1" w:firstLine="0"/>
        <w:rPr>
          <w:rFonts w:cs="Arial"/>
          <w:szCs w:val="22"/>
        </w:rPr>
      </w:pPr>
    </w:p>
    <w:p w14:paraId="346AEFCF" w14:textId="77777777" w:rsidR="002A7EB0" w:rsidRPr="00CF078A" w:rsidRDefault="002A7EB0" w:rsidP="002A7EB0">
      <w:pPr>
        <w:spacing w:line="240" w:lineRule="auto"/>
        <w:ind w:left="709" w:right="-1" w:hanging="709"/>
        <w:rPr>
          <w:lang w:eastAsia="pt-BR"/>
        </w:rPr>
      </w:pPr>
      <w:r w:rsidRPr="00CF078A">
        <w:t>A100.</w:t>
      </w:r>
      <w:r w:rsidRPr="00CF078A">
        <w:tab/>
        <w:t xml:space="preserve">A administração pode efetuar ajustes no resultado do modelo para atender </w:t>
      </w:r>
      <w:r>
        <w:t>a</w:t>
      </w:r>
      <w:r w:rsidRPr="00CF078A">
        <w:t>os requisitos da estrutura de relatório financeiro aplicável. Em alguns setores, esses ajustes são chamados de sobreposições. No caso das estimativas contábeis do valor justo, pode ser relevante considerar se os ajustes no resultado do modelo, se houver, refletem as premissas que os participantes do mercado usariam em circunstâncias semelhantes.</w:t>
      </w:r>
    </w:p>
    <w:p w14:paraId="6841BE26" w14:textId="77777777" w:rsidR="002A7EB0" w:rsidRPr="001F6527" w:rsidRDefault="002A7EB0" w:rsidP="001F6527">
      <w:pPr>
        <w:rPr>
          <w:b/>
          <w:bCs/>
        </w:rPr>
      </w:pPr>
      <w:r w:rsidRPr="001F6527">
        <w:rPr>
          <w:b/>
          <w:bCs/>
        </w:rPr>
        <w:t>Manutenção da integridade das premissas significativas e dos dados utilizados na aplicação do método (ver item 23(e))</w:t>
      </w:r>
    </w:p>
    <w:p w14:paraId="3D289F22" w14:textId="77777777" w:rsidR="002A7EB0" w:rsidRPr="00E03D8A" w:rsidRDefault="002A7EB0" w:rsidP="002A7EB0">
      <w:pPr>
        <w:pStyle w:val="BRK0"/>
        <w:spacing w:before="0" w:line="240" w:lineRule="auto"/>
        <w:ind w:left="0" w:right="-1" w:firstLine="0"/>
        <w:rPr>
          <w:rFonts w:cs="Arial"/>
          <w:szCs w:val="22"/>
        </w:rPr>
      </w:pPr>
    </w:p>
    <w:p w14:paraId="5A6DA155" w14:textId="77777777" w:rsidR="002A7EB0" w:rsidRPr="00CF078A" w:rsidRDefault="002A7EB0" w:rsidP="002A7EB0">
      <w:pPr>
        <w:spacing w:line="240" w:lineRule="auto"/>
        <w:ind w:left="709" w:right="-1" w:hanging="709"/>
        <w:rPr>
          <w:lang w:eastAsia="pt-BR"/>
        </w:rPr>
      </w:pPr>
      <w:r w:rsidRPr="00CF078A">
        <w:t>A101.</w:t>
      </w:r>
      <w:r w:rsidRPr="00CF078A">
        <w:tab/>
        <w:t>A manutenção da integridade das premissas significativas e dos dados na aplicação do método refere-se à manutenção da exatidão e da integridade dos dados e das premissas por todos os estágios do processamento das informações. Falha na manutenção dessa integridade pode resultar no corrompimento dos dados e das premissas e pode gerar distorções. Nesse aspecto, as considerações relevantes para o auditor podem incluir se os dados e as premissas estão sujeitos a todas as mudanças pretendidas pela administração e</w:t>
      </w:r>
      <w:r>
        <w:t>,</w:t>
      </w:r>
      <w:r w:rsidRPr="00CF078A">
        <w:t xml:space="preserve"> não</w:t>
      </w:r>
      <w:r>
        <w:t>,</w:t>
      </w:r>
      <w:r w:rsidRPr="00CF078A">
        <w:t xml:space="preserve"> a alguma mudança não pretendida</w:t>
      </w:r>
      <w:r>
        <w:t xml:space="preserve"> </w:t>
      </w:r>
      <w:r w:rsidRPr="00CF078A">
        <w:t>durante</w:t>
      </w:r>
      <w:r>
        <w:t xml:space="preserve"> </w:t>
      </w:r>
      <w:r w:rsidRPr="00CF078A">
        <w:t>atividades</w:t>
      </w:r>
      <w:r>
        <w:t xml:space="preserve">, </w:t>
      </w:r>
      <w:r w:rsidRPr="00CF078A">
        <w:t>como</w:t>
      </w:r>
      <w:r>
        <w:t xml:space="preserve"> </w:t>
      </w:r>
      <w:r w:rsidRPr="00CF078A">
        <w:t>registro, armazenamento, recuperação, transmissão ou processamento.</w:t>
      </w:r>
    </w:p>
    <w:p w14:paraId="52686052" w14:textId="77777777" w:rsidR="002A7EB0" w:rsidRPr="001F6527" w:rsidRDefault="002A7EB0" w:rsidP="001F6527">
      <w:pPr>
        <w:rPr>
          <w:b/>
          <w:bCs/>
        </w:rPr>
      </w:pPr>
      <w:r w:rsidRPr="001F6527">
        <w:rPr>
          <w:b/>
          <w:bCs/>
        </w:rPr>
        <w:t>Premissas significativas (ver item 24)</w:t>
      </w:r>
    </w:p>
    <w:p w14:paraId="094407D4" w14:textId="77777777" w:rsidR="002A7EB0" w:rsidRPr="00E03D8A" w:rsidRDefault="002A7EB0" w:rsidP="002A7EB0">
      <w:pPr>
        <w:pStyle w:val="BRK0"/>
        <w:spacing w:before="0" w:line="240" w:lineRule="auto"/>
        <w:ind w:left="0" w:right="-1" w:firstLine="0"/>
        <w:rPr>
          <w:rFonts w:cs="Arial"/>
          <w:szCs w:val="22"/>
        </w:rPr>
      </w:pPr>
    </w:p>
    <w:p w14:paraId="11ED01EC" w14:textId="77777777" w:rsidR="002A7EB0" w:rsidRPr="00CF078A" w:rsidRDefault="002A7EB0" w:rsidP="002A7EB0">
      <w:pPr>
        <w:spacing w:line="240" w:lineRule="auto"/>
        <w:ind w:left="567" w:right="-1" w:hanging="567"/>
        <w:rPr>
          <w:lang w:eastAsia="pt-BR"/>
        </w:rPr>
      </w:pPr>
      <w:r w:rsidRPr="00CF078A">
        <w:t>A102.</w:t>
      </w:r>
      <w:r w:rsidRPr="00CF078A">
        <w:tab/>
        <w:t>As considerações relevantes para o auditor com relação à adequação das premissas significativas no contexto da estrutura de relatório financeiro aplicável e, se aplicável, à adequação das mudanças em relação ao período anterior, podem incluir:</w:t>
      </w:r>
    </w:p>
    <w:p w14:paraId="4C6F6D29"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lógica da administração para a seleção da premissa;</w:t>
      </w:r>
    </w:p>
    <w:p w14:paraId="69BBA119"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se a premissa é apropriada nas circunstâncias, considerando a natureza da estimativa contábil, os requisitos da estrutura de relatório financeiro aplicável e o negócio, o setor e o ambiente nos quais a entidade atua; e</w:t>
      </w:r>
    </w:p>
    <w:p w14:paraId="5E2028CD"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se uma mudança em relação aos períodos anteriores na seleção d</w:t>
      </w:r>
      <w:r>
        <w:rPr>
          <w:color w:val="auto"/>
          <w:sz w:val="22"/>
          <w:szCs w:val="22"/>
          <w:lang w:val="pt-BR"/>
        </w:rPr>
        <w:t>a</w:t>
      </w:r>
      <w:r w:rsidRPr="00CF078A">
        <w:rPr>
          <w:color w:val="auto"/>
          <w:sz w:val="22"/>
          <w:szCs w:val="22"/>
          <w:lang w:val="pt-BR"/>
        </w:rPr>
        <w:t xml:space="preserve"> premissa se baseia em novas circunstâncias ou novas informações. Quando esse não for o caso, a mudança pode não ser razoável ou pode não estar em conformidade com a estrutura de relatório financeiro aplicável. Mudanças arbitrárias </w:t>
      </w:r>
      <w:r>
        <w:rPr>
          <w:color w:val="auto"/>
          <w:sz w:val="22"/>
          <w:szCs w:val="22"/>
          <w:lang w:val="pt-BR"/>
        </w:rPr>
        <w:t>na</w:t>
      </w:r>
      <w:r w:rsidRPr="00CF078A">
        <w:rPr>
          <w:color w:val="auto"/>
          <w:sz w:val="22"/>
          <w:szCs w:val="22"/>
          <w:lang w:val="pt-BR"/>
        </w:rPr>
        <w:t xml:space="preserve"> estimativa contábil podem gerar distorções nas demonstrações contábeis ou podem ser indicador de possível tendenciosidade da administração (ver itens </w:t>
      </w:r>
      <w:r>
        <w:rPr>
          <w:color w:val="auto"/>
          <w:sz w:val="22"/>
          <w:szCs w:val="22"/>
          <w:lang w:val="pt-BR"/>
        </w:rPr>
        <w:t xml:space="preserve">de </w:t>
      </w:r>
      <w:r w:rsidRPr="00CF078A">
        <w:rPr>
          <w:color w:val="auto"/>
          <w:sz w:val="22"/>
          <w:szCs w:val="22"/>
          <w:lang w:val="pt-BR"/>
        </w:rPr>
        <w:t>A133 a A136).</w:t>
      </w:r>
    </w:p>
    <w:p w14:paraId="12CA2FD2" w14:textId="77777777" w:rsidR="002A7EB0" w:rsidRDefault="002A7EB0" w:rsidP="002A7EB0">
      <w:pPr>
        <w:pStyle w:val="BRK0"/>
        <w:spacing w:before="0" w:line="240" w:lineRule="auto"/>
        <w:ind w:left="0" w:right="-1" w:firstLine="0"/>
        <w:rPr>
          <w:rFonts w:cs="Arial"/>
          <w:szCs w:val="22"/>
        </w:rPr>
      </w:pPr>
    </w:p>
    <w:p w14:paraId="71993B9D" w14:textId="77777777" w:rsidR="002A7EB0" w:rsidRPr="00CF078A" w:rsidRDefault="002A7EB0" w:rsidP="002A7EB0">
      <w:pPr>
        <w:spacing w:line="240" w:lineRule="auto"/>
        <w:ind w:left="709" w:right="-1" w:hanging="709"/>
        <w:rPr>
          <w:lang w:eastAsia="pt-BR"/>
        </w:rPr>
      </w:pPr>
      <w:r w:rsidRPr="00CF078A">
        <w:t>A103.</w:t>
      </w:r>
      <w:r w:rsidRPr="00CF078A">
        <w:tab/>
        <w:t>A administração pode avaliar premissas ou resultados alternativos das estimativas contábeis que podem ser alcançados por meio de uma série de abordagens, dependendo das circunstâncias. Uma abordagem possível é a análise de sensibilidade. Isso pode envolver a determinação do modo como o valor monetário d</w:t>
      </w:r>
      <w:r>
        <w:t>a</w:t>
      </w:r>
      <w:r w:rsidRPr="00CF078A">
        <w:t xml:space="preserve"> estimativa contábil varia com premissas diferentes. Mesmo para estimativas contábeis mensuradas ao valor justo, pode haver variação porque diferentes participantes do mercado usa</w:t>
      </w:r>
      <w:r>
        <w:t>m</w:t>
      </w:r>
      <w:r w:rsidRPr="00CF078A">
        <w:t xml:space="preserve"> premissas diferentes. </w:t>
      </w:r>
      <w:r>
        <w:t>A</w:t>
      </w:r>
      <w:r w:rsidRPr="00CF078A">
        <w:t xml:space="preserve"> análise de sensibilidade pode levar ao desenvolvimento de uma série de cenários possíveis, em alguns casos caracterizados como intervalo de resultados pela administração, e incluindo cenários “pessimistas” e “otimistas”.</w:t>
      </w:r>
    </w:p>
    <w:p w14:paraId="1E90FC4F" w14:textId="77777777" w:rsidR="002A7EB0" w:rsidRDefault="002A7EB0" w:rsidP="002A7EB0">
      <w:pPr>
        <w:pStyle w:val="BRK0"/>
        <w:spacing w:before="0" w:line="240" w:lineRule="auto"/>
        <w:ind w:left="0" w:right="-1" w:firstLine="0"/>
        <w:rPr>
          <w:rFonts w:cs="Arial"/>
          <w:szCs w:val="22"/>
        </w:rPr>
      </w:pPr>
    </w:p>
    <w:p w14:paraId="3B2C295B" w14:textId="77777777" w:rsidR="002A7EB0" w:rsidRPr="00CF078A" w:rsidRDefault="002A7EB0" w:rsidP="002A7EB0">
      <w:pPr>
        <w:spacing w:line="240" w:lineRule="auto"/>
        <w:ind w:left="709" w:right="-1" w:hanging="709"/>
        <w:rPr>
          <w:lang w:eastAsia="pt-BR"/>
        </w:rPr>
      </w:pPr>
      <w:r w:rsidRPr="00CF078A">
        <w:t>A104.</w:t>
      </w:r>
      <w:r w:rsidRPr="00CF078A">
        <w:tab/>
        <w:t>Por meio do conhecimento obtido na realização da auditoria, o auditor pode tomar conhecimento ou ter obtido entendimento das premissas utilizadas em outras áreas de negócios da entidade. Esses assuntos podem incluir, por exemplo, perspectivas comerciais, premissas em documentos de estratégia e fluxos de caixa futuros. Além disso, se o sócio do trabalho tiver realizado outros trabalhos para a entidade, a NBC TA 315</w:t>
      </w:r>
      <w:r>
        <w:t>, item 8,</w:t>
      </w:r>
      <w:r w:rsidRPr="00CF078A">
        <w:t xml:space="preserve"> requer que o sócio do trabalho considere se as informações obtidas a partir desses outros trabalhos são relevantes na identificação dos riscos de distorção relevante. Essa informação também pode ser útil no tratamento se as premissas significativas são consistentes entre si e com aquelas utilizadas em outras estimativas contábeis.</w:t>
      </w:r>
    </w:p>
    <w:p w14:paraId="283B6CEA" w14:textId="77777777" w:rsidR="002A7EB0" w:rsidRDefault="002A7EB0" w:rsidP="002A7EB0">
      <w:pPr>
        <w:pStyle w:val="BRK0"/>
        <w:spacing w:before="0" w:line="240" w:lineRule="auto"/>
        <w:ind w:left="0" w:right="-1" w:firstLine="0"/>
        <w:rPr>
          <w:rFonts w:cs="Arial"/>
          <w:szCs w:val="22"/>
        </w:rPr>
      </w:pPr>
    </w:p>
    <w:p w14:paraId="0ACE1338" w14:textId="77777777" w:rsidR="002A7EB0" w:rsidRPr="00CF078A" w:rsidRDefault="002A7EB0" w:rsidP="002A7EB0">
      <w:pPr>
        <w:spacing w:line="240" w:lineRule="auto"/>
        <w:ind w:left="709" w:right="-1" w:hanging="709"/>
        <w:rPr>
          <w:lang w:eastAsia="pt-BR"/>
        </w:rPr>
      </w:pPr>
      <w:r w:rsidRPr="00CF078A">
        <w:t>A105.</w:t>
      </w:r>
      <w:r w:rsidRPr="00CF078A">
        <w:tab/>
        <w:t>A adequação das premissas significativas no contexto dos requisitos da estrutura de relatório financeiro aplicável pode depender da intenção e capacidade da administração de seguir certos cursos de ação. A administração frequentemente documenta planos e intenções relevantes para ativos ou passivos específicos e a estrutura de relatório financeiro aplicável pode exigir que ela assim o faça. A natureza e a extensão da evidência de auditoria a ser obtida sobre a intenção e a capacidade da administração é uma questão de julgamento profissional. Quando aplicável, os procedimentos do auditor podem incluir:</w:t>
      </w:r>
    </w:p>
    <w:p w14:paraId="1EC40664"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revisão do histórico da administração sobre a realização de suas intenções declaradas</w:t>
      </w:r>
      <w:r>
        <w:rPr>
          <w:color w:val="auto"/>
          <w:sz w:val="22"/>
          <w:szCs w:val="22"/>
          <w:lang w:val="pt-BR"/>
        </w:rPr>
        <w:t>;</w:t>
      </w:r>
    </w:p>
    <w:p w14:paraId="6135E2E6"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revisão de planos formais e outras documentações, incluindo, quando aplicável, orçamentos formalmente aprovados, autorizações ou atas</w:t>
      </w:r>
      <w:r>
        <w:rPr>
          <w:color w:val="auto"/>
          <w:sz w:val="22"/>
          <w:szCs w:val="22"/>
          <w:lang w:val="pt-BR"/>
        </w:rPr>
        <w:t>;</w:t>
      </w:r>
    </w:p>
    <w:p w14:paraId="6B4E70B6"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indagação à administração sobre suas razões para curso de ação específico</w:t>
      </w:r>
      <w:r>
        <w:rPr>
          <w:color w:val="auto"/>
          <w:sz w:val="22"/>
          <w:szCs w:val="22"/>
          <w:lang w:val="pt-BR"/>
        </w:rPr>
        <w:t>;</w:t>
      </w:r>
    </w:p>
    <w:p w14:paraId="3B46EA2F"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revisão de eventos ocorridos depois da data das demonstrações contábeis até a data do relatório do auditor</w:t>
      </w:r>
      <w:r>
        <w:rPr>
          <w:color w:val="auto"/>
          <w:sz w:val="22"/>
          <w:szCs w:val="22"/>
          <w:lang w:val="pt-BR"/>
        </w:rPr>
        <w:t>;</w:t>
      </w:r>
    </w:p>
    <w:p w14:paraId="2A92CE7D"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avaliação da capacidade da entidade de executar ação específica, dadas as circunstâncias econômicas da entidade, incluindo as implicações de seus compromissos existentes e as restrições legais, regulatórias ou contratuais que poderiam afetar a viabilidade das ações da administração</w:t>
      </w:r>
      <w:r>
        <w:rPr>
          <w:color w:val="auto"/>
          <w:sz w:val="22"/>
          <w:szCs w:val="22"/>
          <w:lang w:val="pt-BR"/>
        </w:rPr>
        <w:t>;</w:t>
      </w:r>
    </w:p>
    <w:p w14:paraId="5D085AD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consideração de se a administração atendeu aos requisitos de documentação aplicável, se houver, da estrutura de relatório financeiro aplicável.</w:t>
      </w:r>
    </w:p>
    <w:p w14:paraId="2491C43F" w14:textId="77777777" w:rsidR="002A7EB0" w:rsidRPr="00CF078A" w:rsidRDefault="002A7EB0" w:rsidP="002A7EB0">
      <w:pPr>
        <w:spacing w:line="240" w:lineRule="auto"/>
        <w:ind w:left="709" w:right="-1"/>
        <w:rPr>
          <w:lang w:eastAsia="pt-BR"/>
        </w:rPr>
      </w:pPr>
      <w:r w:rsidRPr="00CF078A">
        <w:t>Certas estruturas de relatórios financeiros, contudo, podem não permitir que as intenções ou os planos da administração sejam levados em consideração na elaboração d</w:t>
      </w:r>
      <w:r>
        <w:t>a</w:t>
      </w:r>
      <w:r w:rsidRPr="00CF078A">
        <w:t xml:space="preserve"> estimativa contábil. Esse é frequentemente o caso para estimativas contábeis de valor justo porque o objetivo de sua mensuração requer que as premissas significativas reflitam aquelas utilizadas por participantes do mercado.</w:t>
      </w:r>
    </w:p>
    <w:p w14:paraId="4E98B772" w14:textId="77777777" w:rsidR="002A7EB0" w:rsidRPr="001F6527" w:rsidRDefault="002A7EB0" w:rsidP="001F6527">
      <w:pPr>
        <w:rPr>
          <w:b/>
          <w:bCs/>
        </w:rPr>
      </w:pPr>
      <w:r w:rsidRPr="001F6527">
        <w:rPr>
          <w:b/>
          <w:bCs/>
        </w:rPr>
        <w:t>Dados (ver item 25(a))</w:t>
      </w:r>
    </w:p>
    <w:p w14:paraId="53C26023" w14:textId="77777777" w:rsidR="002A7EB0" w:rsidRPr="00E03D8A" w:rsidRDefault="002A7EB0" w:rsidP="002A7EB0">
      <w:pPr>
        <w:pStyle w:val="BRK0"/>
        <w:spacing w:before="0" w:line="240" w:lineRule="auto"/>
        <w:ind w:left="0" w:right="-1" w:firstLine="0"/>
        <w:rPr>
          <w:rFonts w:cs="Arial"/>
          <w:szCs w:val="22"/>
        </w:rPr>
      </w:pPr>
    </w:p>
    <w:p w14:paraId="62EF02BE" w14:textId="77777777" w:rsidR="002A7EB0" w:rsidRPr="00CF078A" w:rsidRDefault="002A7EB0" w:rsidP="002A7EB0">
      <w:pPr>
        <w:spacing w:line="240" w:lineRule="auto"/>
        <w:ind w:left="709" w:right="-1" w:hanging="709"/>
        <w:rPr>
          <w:lang w:eastAsia="pt-BR"/>
        </w:rPr>
      </w:pPr>
      <w:r w:rsidRPr="00CF078A">
        <w:t>A106.</w:t>
      </w:r>
      <w:r w:rsidRPr="00CF078A">
        <w:tab/>
        <w:t>As considerações relevantes para o auditor com relação à adequação dos dados selecionados para serem utilizados no contexto da estrutura de relatório financeiro aplicável e, se aplicável, à adequação das mudanças em relação ao período anterior, podem incluir:</w:t>
      </w:r>
    </w:p>
    <w:p w14:paraId="06491FAC"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lógica da administração para a seleção dos dados;</w:t>
      </w:r>
    </w:p>
    <w:p w14:paraId="3E50CB7F"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se os dados são apropriados nas circunstâncias, considerando a natureza da estimativa contábil, os requisitos da estrutura de relatório financeiro aplicável e o negócio, o setor e o ambiente nos quais a entidade atua; e</w:t>
      </w:r>
    </w:p>
    <w:p w14:paraId="3C9BA1F3"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 xml:space="preserve">se a mudança em relação a períodos anteriores nas fontes ou nos itens dos dados selecionados ou nos dados selecionados se baseiam em novas circunstâncias ou novas informações. Quando esse não for o caso, a mudança pode não ser razoável ou pode não estar em conformidade com a estrutura de relatório financeiro aplicável. Mudanças arbitrárias </w:t>
      </w:r>
      <w:r>
        <w:rPr>
          <w:color w:val="auto"/>
          <w:sz w:val="22"/>
          <w:szCs w:val="22"/>
          <w:lang w:val="pt-BR"/>
        </w:rPr>
        <w:t>n</w:t>
      </w:r>
      <w:r w:rsidRPr="00CF078A">
        <w:rPr>
          <w:color w:val="auto"/>
          <w:sz w:val="22"/>
          <w:szCs w:val="22"/>
          <w:lang w:val="pt-BR"/>
        </w:rPr>
        <w:t xml:space="preserve">a estimativa contábil resultam em demonstrações contábeis inconsistentes ao longo do tempo e podem gerar distorções nas demonstrações contábeis ou podem ser indicador de possível tendenciosidade da administração (ver itens </w:t>
      </w:r>
      <w:r>
        <w:rPr>
          <w:color w:val="auto"/>
          <w:sz w:val="22"/>
          <w:szCs w:val="22"/>
          <w:lang w:val="pt-BR"/>
        </w:rPr>
        <w:t xml:space="preserve">de </w:t>
      </w:r>
      <w:r w:rsidRPr="00CF078A">
        <w:rPr>
          <w:color w:val="auto"/>
          <w:sz w:val="22"/>
          <w:szCs w:val="22"/>
          <w:lang w:val="pt-BR"/>
        </w:rPr>
        <w:t>A133 a A136).</w:t>
      </w:r>
    </w:p>
    <w:p w14:paraId="67F7E3BD" w14:textId="77777777" w:rsidR="002A7EB0" w:rsidRPr="001F6527" w:rsidRDefault="002A7EB0" w:rsidP="001F6527">
      <w:pPr>
        <w:rPr>
          <w:b/>
          <w:bCs/>
        </w:rPr>
      </w:pPr>
      <w:r w:rsidRPr="001F6527">
        <w:rPr>
          <w:b/>
          <w:bCs/>
        </w:rPr>
        <w:t>Relevância e confiabilidade dos dados (ver item 25(c))</w:t>
      </w:r>
    </w:p>
    <w:p w14:paraId="2BE8C31F" w14:textId="77777777" w:rsidR="002A7EB0" w:rsidRPr="00E03D8A" w:rsidRDefault="002A7EB0" w:rsidP="002A7EB0">
      <w:pPr>
        <w:pStyle w:val="BRK0"/>
        <w:spacing w:before="0" w:line="240" w:lineRule="auto"/>
        <w:ind w:left="0" w:right="-1" w:firstLine="0"/>
        <w:rPr>
          <w:rFonts w:cs="Arial"/>
          <w:szCs w:val="22"/>
        </w:rPr>
      </w:pPr>
    </w:p>
    <w:p w14:paraId="1B924099" w14:textId="77777777" w:rsidR="002A7EB0" w:rsidRPr="00CF078A" w:rsidRDefault="002A7EB0" w:rsidP="002A7EB0">
      <w:pPr>
        <w:spacing w:line="240" w:lineRule="auto"/>
        <w:ind w:left="709" w:right="-1" w:hanging="709"/>
        <w:rPr>
          <w:lang w:eastAsia="pt-BR"/>
        </w:rPr>
      </w:pPr>
      <w:r w:rsidRPr="00CF078A">
        <w:t>A107. Ao utilizar informações apresentadas pela entidade, a NBC TA 500</w:t>
      </w:r>
      <w:r>
        <w:t>, item 9,</w:t>
      </w:r>
      <w:r w:rsidRPr="00CF078A">
        <w:t xml:space="preserve"> requer que o auditor avalie se as informações são suficientemente confiáveis para os seus objetivos, incluindo, conforme necessário nas circunstâncias, que obtenha evidência de auditoria sobre a exatidão e a integridade das informações e avalie se as informações são suficientemente precisas e detalhadas para os objetivos do auditor.</w:t>
      </w:r>
    </w:p>
    <w:p w14:paraId="23C0A2AB" w14:textId="77777777" w:rsidR="002A7EB0" w:rsidRPr="001F6527" w:rsidRDefault="002A7EB0" w:rsidP="001F6527">
      <w:pPr>
        <w:rPr>
          <w:b/>
          <w:bCs/>
        </w:rPr>
      </w:pPr>
      <w:r w:rsidRPr="001F6527">
        <w:rPr>
          <w:b/>
          <w:bCs/>
        </w:rPr>
        <w:t>Termos jurídicos ou contratuais complexos (ver item 25(d))</w:t>
      </w:r>
    </w:p>
    <w:p w14:paraId="302D4FEA" w14:textId="77777777" w:rsidR="002A7EB0" w:rsidRPr="00E03D8A" w:rsidRDefault="002A7EB0" w:rsidP="002A7EB0">
      <w:pPr>
        <w:pStyle w:val="BRK0"/>
        <w:spacing w:before="0" w:line="240" w:lineRule="auto"/>
        <w:ind w:left="0" w:right="-1" w:firstLine="0"/>
        <w:rPr>
          <w:rFonts w:cs="Arial"/>
          <w:szCs w:val="22"/>
        </w:rPr>
      </w:pPr>
    </w:p>
    <w:p w14:paraId="555F9D06" w14:textId="77777777" w:rsidR="002A7EB0" w:rsidRPr="00CF078A" w:rsidRDefault="002A7EB0" w:rsidP="002A7EB0">
      <w:pPr>
        <w:spacing w:line="240" w:lineRule="auto"/>
        <w:ind w:left="709" w:right="-1" w:hanging="709"/>
      </w:pPr>
      <w:r w:rsidRPr="00CF078A">
        <w:t xml:space="preserve">A108. </w:t>
      </w:r>
      <w:r>
        <w:tab/>
      </w:r>
      <w:r w:rsidRPr="00CF078A">
        <w:t>Os procedimentos que o auditor pode considerar quando a estimativa contábil se baseia em termos jurídicos ou contratuais complexos incluem:</w:t>
      </w:r>
    </w:p>
    <w:p w14:paraId="5017C0ED"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consideração de se habilidades ou conhecimentos especializados são necessários para entender ou interpretar o contrato;</w:t>
      </w:r>
    </w:p>
    <w:p w14:paraId="3A512475"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indagação aos assessores jurídicos da entidade com relação aos termos jurídicos ou contratuais; e</w:t>
      </w:r>
    </w:p>
    <w:p w14:paraId="55F0669B"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inspeção dos contratos subjacentes para:</w:t>
      </w:r>
    </w:p>
    <w:p w14:paraId="029D3ACE" w14:textId="77777777" w:rsidR="002A7EB0" w:rsidRPr="00B46434" w:rsidRDefault="002A7EB0">
      <w:pPr>
        <w:pStyle w:val="BLTTR"/>
        <w:numPr>
          <w:ilvl w:val="1"/>
          <w:numId w:val="203"/>
        </w:numPr>
        <w:tabs>
          <w:tab w:val="clear" w:pos="1515"/>
        </w:tabs>
        <w:spacing w:before="0"/>
        <w:ind w:left="1276" w:hanging="284"/>
        <w:rPr>
          <w:sz w:val="22"/>
          <w:szCs w:val="22"/>
          <w:lang w:val="pt-BR"/>
        </w:rPr>
      </w:pPr>
      <w:r w:rsidRPr="00B46434">
        <w:rPr>
          <w:sz w:val="22"/>
          <w:szCs w:val="22"/>
          <w:lang w:val="pt-BR"/>
        </w:rPr>
        <w:t>avaliar o objeto comercial subjacente para a transação ou contrato; e</w:t>
      </w:r>
    </w:p>
    <w:p w14:paraId="64E592ED" w14:textId="77777777" w:rsidR="002A7EB0" w:rsidRPr="00CF078A" w:rsidRDefault="002A7EB0">
      <w:pPr>
        <w:pStyle w:val="BLTTR"/>
        <w:numPr>
          <w:ilvl w:val="1"/>
          <w:numId w:val="203"/>
        </w:numPr>
        <w:tabs>
          <w:tab w:val="clear" w:pos="1515"/>
        </w:tabs>
        <w:spacing w:before="0" w:line="240" w:lineRule="auto"/>
        <w:ind w:left="1276" w:right="-1" w:hanging="283"/>
        <w:rPr>
          <w:color w:val="auto"/>
          <w:sz w:val="22"/>
          <w:szCs w:val="22"/>
          <w:lang w:val="pt-BR"/>
        </w:rPr>
      </w:pPr>
      <w:r w:rsidRPr="00CF078A">
        <w:rPr>
          <w:color w:val="auto"/>
          <w:sz w:val="22"/>
          <w:szCs w:val="22"/>
          <w:lang w:val="pt-BR"/>
        </w:rPr>
        <w:t>considerar se os termos dos contratos são consistentes com as explicações da administração.</w:t>
      </w:r>
    </w:p>
    <w:p w14:paraId="564280BD" w14:textId="77777777" w:rsidR="002A7EB0" w:rsidRDefault="002A7EB0" w:rsidP="002A7EB0">
      <w:pPr>
        <w:spacing w:line="240" w:lineRule="auto"/>
        <w:ind w:right="-1"/>
        <w:rPr>
          <w:b/>
        </w:rPr>
      </w:pPr>
    </w:p>
    <w:p w14:paraId="5051C00E" w14:textId="77777777" w:rsidR="002A7EB0" w:rsidRPr="00E03D8A" w:rsidRDefault="002A7EB0" w:rsidP="002A7EB0">
      <w:pPr>
        <w:spacing w:line="240" w:lineRule="auto"/>
        <w:ind w:right="-1"/>
      </w:pPr>
      <w:r w:rsidRPr="00E03D8A">
        <w:t>Seleção por parte da administração de estimativa pontual e divulgações relacionadas sobre a incerteza da estimativa</w:t>
      </w:r>
    </w:p>
    <w:p w14:paraId="6B41BA6A" w14:textId="77777777" w:rsidR="002A7EB0" w:rsidRPr="00E03D8A" w:rsidRDefault="002A7EB0" w:rsidP="002A7EB0">
      <w:pPr>
        <w:spacing w:line="240" w:lineRule="auto"/>
        <w:ind w:right="-1"/>
        <w:rPr>
          <w:i/>
        </w:rPr>
      </w:pPr>
    </w:p>
    <w:p w14:paraId="539972D6" w14:textId="77777777" w:rsidR="002A7EB0" w:rsidRPr="00CF078A" w:rsidRDefault="002A7EB0" w:rsidP="002A7EB0">
      <w:pPr>
        <w:spacing w:line="240" w:lineRule="auto"/>
        <w:ind w:right="-1"/>
        <w:rPr>
          <w:i/>
          <w:lang w:eastAsia="pt-BR"/>
        </w:rPr>
      </w:pPr>
      <w:r w:rsidRPr="00CF078A">
        <w:rPr>
          <w:i/>
        </w:rPr>
        <w:t>Providências da administração para entender e tratar da incerteza da estimativa (ver item 26(a))</w:t>
      </w:r>
    </w:p>
    <w:p w14:paraId="40D75F2C" w14:textId="77777777" w:rsidR="002A7EB0" w:rsidRDefault="002A7EB0" w:rsidP="002A7EB0">
      <w:pPr>
        <w:pStyle w:val="BRK0"/>
        <w:spacing w:before="0" w:line="240" w:lineRule="auto"/>
        <w:ind w:left="0" w:right="-1" w:firstLine="0"/>
        <w:rPr>
          <w:rFonts w:cs="Arial"/>
          <w:szCs w:val="22"/>
        </w:rPr>
      </w:pPr>
    </w:p>
    <w:p w14:paraId="216AF640" w14:textId="77777777" w:rsidR="002A7EB0" w:rsidRPr="00CF078A" w:rsidRDefault="002A7EB0" w:rsidP="002A7EB0">
      <w:pPr>
        <w:spacing w:line="240" w:lineRule="auto"/>
        <w:ind w:left="709" w:right="-1" w:hanging="709"/>
        <w:rPr>
          <w:lang w:eastAsia="pt-BR"/>
        </w:rPr>
      </w:pPr>
      <w:r w:rsidRPr="00CF078A">
        <w:t>A109.</w:t>
      </w:r>
      <w:r w:rsidRPr="00CF078A">
        <w:tab/>
        <w:t>As considerações relevantes sobre se a administração tomou as providências apropriadas para entender e tratar da incerteza da estimativa podem incluir se a administração:</w:t>
      </w:r>
    </w:p>
    <w:p w14:paraId="1F75B1DF" w14:textId="77777777" w:rsidR="002A7EB0" w:rsidRPr="00CF078A" w:rsidRDefault="002A7EB0" w:rsidP="002A7EB0">
      <w:pPr>
        <w:pStyle w:val="BRK1"/>
        <w:spacing w:before="0" w:line="240" w:lineRule="auto"/>
        <w:ind w:right="-1" w:hanging="425"/>
        <w:rPr>
          <w:rFonts w:cs="Arial"/>
          <w:lang w:eastAsia="pt-BR"/>
        </w:rPr>
      </w:pPr>
      <w:r w:rsidRPr="00CF078A">
        <w:rPr>
          <w:rFonts w:cs="Arial"/>
        </w:rPr>
        <w:t>(a)</w:t>
      </w:r>
      <w:r w:rsidRPr="00CF078A">
        <w:rPr>
          <w:rFonts w:cs="Arial"/>
        </w:rPr>
        <w:tab/>
        <w:t>entendeu a incerteza da estimativa, mediante a identificação das fontes e a avaliação do grau de variabilidade inerente aos resultados da mensuração e ao intervalo resultante de resultados razoavelmente possíveis da mensuração;</w:t>
      </w:r>
    </w:p>
    <w:p w14:paraId="01356978" w14:textId="77777777" w:rsidR="002A7EB0" w:rsidRPr="00CF078A" w:rsidRDefault="002A7EB0" w:rsidP="002A7EB0">
      <w:pPr>
        <w:pStyle w:val="BRK1"/>
        <w:spacing w:before="0" w:line="240" w:lineRule="auto"/>
        <w:ind w:right="-1" w:hanging="425"/>
        <w:rPr>
          <w:rFonts w:cs="Arial"/>
          <w:lang w:eastAsia="pt-BR"/>
        </w:rPr>
      </w:pPr>
      <w:r w:rsidRPr="00CF078A">
        <w:rPr>
          <w:rFonts w:cs="Arial"/>
        </w:rPr>
        <w:t>(b)</w:t>
      </w:r>
      <w:r w:rsidRPr="00CF078A">
        <w:rPr>
          <w:rFonts w:cs="Arial"/>
        </w:rPr>
        <w:tab/>
        <w:t>identificou o grau no qual, no processo de mensuração, a complexidade ou a subjetividade afeta o risco de distorção relevante, e tratou do potencial de distorção resultante mediante a aplicação de:</w:t>
      </w:r>
    </w:p>
    <w:p w14:paraId="791BCF92" w14:textId="77777777" w:rsidR="002A7EB0" w:rsidRPr="00CF078A" w:rsidRDefault="002A7EB0" w:rsidP="002A7EB0">
      <w:pPr>
        <w:pStyle w:val="BRK2"/>
        <w:spacing w:before="0" w:line="240" w:lineRule="auto"/>
        <w:ind w:left="1560" w:right="-1" w:hanging="426"/>
        <w:rPr>
          <w:rFonts w:cs="Arial"/>
          <w:sz w:val="22"/>
          <w:szCs w:val="22"/>
          <w:lang w:val="pt-BR" w:eastAsia="pt-BR"/>
        </w:rPr>
      </w:pPr>
      <w:r w:rsidRPr="00CF078A">
        <w:rPr>
          <w:rFonts w:cs="Arial"/>
          <w:sz w:val="22"/>
          <w:szCs w:val="22"/>
          <w:lang w:val="pt-BR"/>
        </w:rPr>
        <w:t>(i)</w:t>
      </w:r>
      <w:r w:rsidRPr="00CF078A">
        <w:rPr>
          <w:rFonts w:cs="Arial"/>
          <w:sz w:val="22"/>
          <w:szCs w:val="22"/>
          <w:lang w:val="pt-BR"/>
        </w:rPr>
        <w:tab/>
        <w:t>habilidades e conhecimento</w:t>
      </w:r>
      <w:r>
        <w:rPr>
          <w:rFonts w:cs="Arial"/>
          <w:sz w:val="22"/>
          <w:szCs w:val="22"/>
          <w:lang w:val="pt-BR"/>
        </w:rPr>
        <w:t>s</w:t>
      </w:r>
      <w:r w:rsidRPr="00CF078A">
        <w:rPr>
          <w:rFonts w:cs="Arial"/>
          <w:sz w:val="22"/>
          <w:szCs w:val="22"/>
          <w:lang w:val="pt-BR"/>
        </w:rPr>
        <w:t xml:space="preserve"> apropriados na elaboração das estimativas contábeis; e</w:t>
      </w:r>
    </w:p>
    <w:p w14:paraId="3AF70FF9" w14:textId="77777777" w:rsidR="002A7EB0" w:rsidRPr="00CF078A" w:rsidRDefault="002A7EB0" w:rsidP="002A7EB0">
      <w:pPr>
        <w:pStyle w:val="BRK2"/>
        <w:spacing w:before="0" w:line="240" w:lineRule="auto"/>
        <w:ind w:left="1560" w:right="-1" w:hanging="426"/>
        <w:rPr>
          <w:rFonts w:cs="Arial"/>
          <w:sz w:val="22"/>
          <w:szCs w:val="22"/>
          <w:lang w:val="pt-BR" w:eastAsia="pt-BR"/>
        </w:rPr>
      </w:pPr>
      <w:r w:rsidRPr="00CF078A">
        <w:rPr>
          <w:rFonts w:cs="Arial"/>
          <w:sz w:val="22"/>
          <w:szCs w:val="22"/>
          <w:lang w:val="pt-BR"/>
        </w:rPr>
        <w:t>(ii)</w:t>
      </w:r>
      <w:r w:rsidRPr="00CF078A">
        <w:rPr>
          <w:rFonts w:cs="Arial"/>
          <w:sz w:val="22"/>
          <w:szCs w:val="22"/>
          <w:lang w:val="pt-BR"/>
        </w:rPr>
        <w:tab/>
        <w:t>julgamento profissional, incluindo a identificação e o tratamento da suscetibilidade à tendenciosidade da administração; e</w:t>
      </w:r>
    </w:p>
    <w:p w14:paraId="332C931B" w14:textId="77777777" w:rsidR="002A7EB0" w:rsidRPr="00CF078A" w:rsidRDefault="002A7EB0" w:rsidP="002A7EB0">
      <w:pPr>
        <w:pStyle w:val="BRK1"/>
        <w:spacing w:before="0" w:line="240" w:lineRule="auto"/>
        <w:ind w:right="-1" w:hanging="425"/>
        <w:rPr>
          <w:rFonts w:cs="Arial"/>
          <w:lang w:eastAsia="pt-BR"/>
        </w:rPr>
      </w:pPr>
      <w:r w:rsidRPr="00CF078A">
        <w:rPr>
          <w:rFonts w:cs="Arial"/>
        </w:rPr>
        <w:t>(c)</w:t>
      </w:r>
      <w:r w:rsidRPr="00CF078A">
        <w:rPr>
          <w:rFonts w:cs="Arial"/>
        </w:rPr>
        <w:tab/>
        <w:t>tratou da incerteza da estimativa por meio da seleção apropriada da estimativa pontual da administração e divulgações relacionadas que descrevem a incerteza da estimativa.</w:t>
      </w:r>
    </w:p>
    <w:p w14:paraId="3648E86B" w14:textId="77777777" w:rsidR="002A7EB0" w:rsidRPr="001F6527" w:rsidRDefault="002A7EB0" w:rsidP="001F6527">
      <w:pPr>
        <w:rPr>
          <w:b/>
          <w:bCs/>
        </w:rPr>
      </w:pPr>
      <w:r w:rsidRPr="001F6527">
        <w:rPr>
          <w:b/>
          <w:bCs/>
        </w:rPr>
        <w:t>Seleção da estimativa pontual da administração e divulgações relacionadas da incerteza da estimativa (ver item 26(b))</w:t>
      </w:r>
    </w:p>
    <w:p w14:paraId="26091283" w14:textId="77777777" w:rsidR="002A7EB0" w:rsidRPr="00E03D8A" w:rsidRDefault="002A7EB0" w:rsidP="002A7EB0">
      <w:pPr>
        <w:pStyle w:val="BRK0"/>
        <w:spacing w:before="0" w:line="240" w:lineRule="auto"/>
        <w:ind w:left="0" w:right="-1" w:firstLine="0"/>
        <w:rPr>
          <w:rFonts w:cs="Arial"/>
          <w:szCs w:val="22"/>
        </w:rPr>
      </w:pPr>
    </w:p>
    <w:p w14:paraId="4517E390" w14:textId="77777777" w:rsidR="002A7EB0" w:rsidRPr="00CF078A" w:rsidRDefault="002A7EB0" w:rsidP="002A7EB0">
      <w:pPr>
        <w:spacing w:line="240" w:lineRule="auto"/>
        <w:ind w:left="709" w:right="-1" w:hanging="709"/>
        <w:rPr>
          <w:lang w:eastAsia="pt-BR"/>
        </w:rPr>
      </w:pPr>
      <w:r w:rsidRPr="00CF078A">
        <w:t>A110.</w:t>
      </w:r>
      <w:r w:rsidRPr="00CF078A">
        <w:tab/>
        <w:t>Assuntos que podem ser relevantes com relação à seleção da estimativa pontual da administração e o desenvolvimento de divulgações relacionadas sobre a incerteza da estimativa incluem se:</w:t>
      </w:r>
    </w:p>
    <w:p w14:paraId="4081D91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os métodos e os dados utilizados foram selecionados de maneira apropriada, incluindo quando métodos alternativos para a elaboração das estimativas contábeis e fontes alternativas de dados estavam disponíveis;</w:t>
      </w:r>
    </w:p>
    <w:p w14:paraId="50720FA9"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os atributos de avaliação utilizados eram apropriados e completos;</w:t>
      </w:r>
    </w:p>
    <w:p w14:paraId="42CFAB19"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as premissas utilizadas foram selecionadas a partir de intervalo de valores razoavelmente possíveis e eram suportadas por dados apropriados relevantes e confiáveis;</w:t>
      </w:r>
    </w:p>
    <w:p w14:paraId="33E3BCB8"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os dados utilizados eram apropriados, relevantes e confiáveis e a integridade dos dados foi mantida;</w:t>
      </w:r>
    </w:p>
    <w:p w14:paraId="42CBA221"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os cálculos foram aplicados de acordo com o método e eram matematicamente exatos;</w:t>
      </w:r>
    </w:p>
    <w:p w14:paraId="1917AA2D"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estimativa pontual da administração foi escolhida de maneira apropriada a partir dos resultados razoavelmente possíveis da mensuração;</w:t>
      </w:r>
    </w:p>
    <w:p w14:paraId="3BE84030"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as divulgações relacionadas descrevem de maneira apropriada o valor como estimativa e explicam a natureza e as limitações do processo de estimativa, incluindo a variabilidade dos resultados razoavelmente possíveis da mensuração.</w:t>
      </w:r>
    </w:p>
    <w:p w14:paraId="57F341FC" w14:textId="77777777" w:rsidR="002A7EB0" w:rsidRDefault="002A7EB0" w:rsidP="002A7EB0">
      <w:pPr>
        <w:pStyle w:val="BRK0"/>
        <w:spacing w:before="0" w:line="240" w:lineRule="auto"/>
        <w:ind w:left="0" w:right="-1" w:firstLine="0"/>
        <w:rPr>
          <w:rFonts w:cs="Arial"/>
          <w:szCs w:val="22"/>
        </w:rPr>
      </w:pPr>
    </w:p>
    <w:p w14:paraId="2A374481" w14:textId="77777777" w:rsidR="002A7EB0" w:rsidRPr="00CF078A" w:rsidRDefault="002A7EB0" w:rsidP="002A7EB0">
      <w:pPr>
        <w:spacing w:line="240" w:lineRule="auto"/>
        <w:ind w:left="709" w:right="-1" w:hanging="709"/>
        <w:rPr>
          <w:lang w:eastAsia="pt-BR"/>
        </w:rPr>
      </w:pPr>
      <w:r w:rsidRPr="00CF078A">
        <w:t>A111.</w:t>
      </w:r>
      <w:r w:rsidRPr="00CF078A">
        <w:tab/>
        <w:t>As considerações relevantes para o auditor relacionadas com a adequação da estimativa pontual da administração podem incluir:</w:t>
      </w:r>
    </w:p>
    <w:p w14:paraId="254BC82E"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quando os requisitos da estrutura de relatório financeiro aplicável preveem a estimativa pontual a ser utilizada depois de se considerar os resultados e as premissas alternativas, ou preveem método de mensuração específico, se a administração tiver cumprido com os requisitos da estrutura de relatório financeiro aplicável;</w:t>
      </w:r>
    </w:p>
    <w:p w14:paraId="674B52D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 xml:space="preserve">quando a estrutura de relatório financeiro aplicável não tiver especificado como selecionar </w:t>
      </w:r>
      <w:r>
        <w:rPr>
          <w:color w:val="auto"/>
          <w:sz w:val="22"/>
          <w:szCs w:val="22"/>
          <w:lang w:val="pt-BR"/>
        </w:rPr>
        <w:t>o</w:t>
      </w:r>
      <w:r w:rsidRPr="00CF078A">
        <w:rPr>
          <w:color w:val="auto"/>
          <w:sz w:val="22"/>
          <w:szCs w:val="22"/>
          <w:lang w:val="pt-BR"/>
        </w:rPr>
        <w:t xml:space="preserve"> valor a partir dos resultados razoavelmente possíveis da mensuração, se a administração tiver exercido o julgamento, levando em consideração os requisitos da estrutura de relatório financeiro aplicável.</w:t>
      </w:r>
    </w:p>
    <w:p w14:paraId="4FB602E8" w14:textId="77777777" w:rsidR="002A7EB0" w:rsidRDefault="002A7EB0" w:rsidP="002A7EB0">
      <w:pPr>
        <w:spacing w:line="240" w:lineRule="auto"/>
        <w:ind w:left="709" w:right="-1" w:hanging="709"/>
      </w:pPr>
    </w:p>
    <w:p w14:paraId="149A6157" w14:textId="77777777" w:rsidR="002A7EB0" w:rsidRPr="00CF078A" w:rsidRDefault="002A7EB0" w:rsidP="002A7EB0">
      <w:pPr>
        <w:spacing w:line="240" w:lineRule="auto"/>
        <w:ind w:left="709" w:right="-1" w:hanging="709"/>
        <w:rPr>
          <w:lang w:eastAsia="pt-BR"/>
        </w:rPr>
      </w:pPr>
      <w:r w:rsidRPr="00CF078A">
        <w:t>A112.</w:t>
      </w:r>
      <w:r w:rsidRPr="00CF078A">
        <w:tab/>
        <w:t>As considerações relevantes para o auditor relacionadas com as divulgações da administração sobre a incerteza de estima</w:t>
      </w:r>
      <w:r>
        <w:t>ti</w:t>
      </w:r>
      <w:r w:rsidRPr="00CF078A">
        <w:t>va incluem os requisitos da estrutura de relatório financeiro aplicável que podem exigir divulgações:</w:t>
      </w:r>
    </w:p>
    <w:p w14:paraId="0194FF08"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que descrevem o valor como estimativa e explicam a natureza e as limitações do processo de elaboração da estimativa, incluindo a variabilidade nos resultados razoavelmente possíveis da mensuração. A estrutura também pode exigir divulgações adicionais para atender a</w:t>
      </w:r>
      <w:r>
        <w:rPr>
          <w:color w:val="auto"/>
          <w:sz w:val="22"/>
          <w:szCs w:val="22"/>
          <w:lang w:val="pt-BR"/>
        </w:rPr>
        <w:t>o</w:t>
      </w:r>
      <w:r w:rsidRPr="00CF078A">
        <w:rPr>
          <w:color w:val="auto"/>
          <w:sz w:val="22"/>
          <w:szCs w:val="22"/>
          <w:lang w:val="pt-BR"/>
        </w:rPr>
        <w:t xml:space="preserve"> objetivo de divulgação</w:t>
      </w:r>
      <w:r>
        <w:rPr>
          <w:color w:val="auto"/>
          <w:sz w:val="22"/>
          <w:szCs w:val="22"/>
          <w:lang w:val="pt-BR"/>
        </w:rPr>
        <w:t xml:space="preserve"> (ver NBC TG 46, item 92)</w:t>
      </w:r>
      <w:r w:rsidRPr="00CF078A">
        <w:rPr>
          <w:color w:val="auto"/>
          <w:sz w:val="22"/>
          <w:szCs w:val="22"/>
          <w:lang w:val="pt-BR"/>
        </w:rPr>
        <w:t>;</w:t>
      </w:r>
    </w:p>
    <w:p w14:paraId="4C0880C4"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sobre as políticas contábeis significativas relacionadas com as estimativas contábeis. Dependendo das circunstâncias, as políticas contábeis relevantes podem incluir assuntos</w:t>
      </w:r>
      <w:r>
        <w:rPr>
          <w:color w:val="auto"/>
          <w:sz w:val="22"/>
          <w:szCs w:val="22"/>
          <w:lang w:val="pt-BR"/>
        </w:rPr>
        <w:t>,</w:t>
      </w:r>
      <w:r w:rsidRPr="00CF078A">
        <w:rPr>
          <w:color w:val="auto"/>
          <w:sz w:val="22"/>
          <w:szCs w:val="22"/>
          <w:lang w:val="pt-BR"/>
        </w:rPr>
        <w:t xml:space="preserve"> tais como os princípios, as bases, as convenções, as regras e as práticas específicas aplicadas na preparação e na apresentação das estimativas contábeis nas demonstrações contábeis;</w:t>
      </w:r>
    </w:p>
    <w:p w14:paraId="7D40B525"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sobre os julgamentos significativos ou críticos (por exemplo, aqueles que tiveram o efeito mais significativo nos valores reconhecidos nas demonstrações contábeis)</w:t>
      </w:r>
      <w:r>
        <w:rPr>
          <w:color w:val="auto"/>
          <w:sz w:val="22"/>
          <w:szCs w:val="22"/>
          <w:lang w:val="pt-BR"/>
        </w:rPr>
        <w:t>,</w:t>
      </w:r>
      <w:r w:rsidRPr="00CF078A">
        <w:rPr>
          <w:color w:val="auto"/>
          <w:sz w:val="22"/>
          <w:szCs w:val="22"/>
          <w:lang w:val="pt-BR"/>
        </w:rPr>
        <w:t xml:space="preserve"> bem como sobre as premissas prospectivas significativas ou outras fontes de incerteza da estimativa.</w:t>
      </w:r>
    </w:p>
    <w:p w14:paraId="36723EDC" w14:textId="77777777" w:rsidR="002A7EB0" w:rsidRPr="00CF078A" w:rsidRDefault="002A7EB0" w:rsidP="002A7EB0">
      <w:pPr>
        <w:spacing w:line="240" w:lineRule="auto"/>
        <w:ind w:left="709" w:right="-1"/>
        <w:rPr>
          <w:lang w:eastAsia="pt-BR"/>
        </w:rPr>
      </w:pPr>
      <w:r w:rsidRPr="00CF078A">
        <w:t>Em determinadas circunstâncias, divulgações adicionais</w:t>
      </w:r>
      <w:r>
        <w:t>,</w:t>
      </w:r>
      <w:r w:rsidRPr="00CF078A">
        <w:t xml:space="preserve"> além daquelas requeridas explicitamente pela estrutura de relatório financeiro</w:t>
      </w:r>
      <w:r>
        <w:t>,</w:t>
      </w:r>
      <w:r w:rsidRPr="00CF078A">
        <w:t xml:space="preserve"> podem ser necessárias para alcançar a apresentação adequada ou, no caso d</w:t>
      </w:r>
      <w:r>
        <w:t>a</w:t>
      </w:r>
      <w:r w:rsidRPr="00CF078A">
        <w:t xml:space="preserve"> estrutura de conformidade, para que as demonstrações contábeis não sejam enganosas.</w:t>
      </w:r>
    </w:p>
    <w:p w14:paraId="57E23F7C" w14:textId="77777777" w:rsidR="002A7EB0" w:rsidRDefault="002A7EB0" w:rsidP="002A7EB0">
      <w:pPr>
        <w:pStyle w:val="BRK0"/>
        <w:spacing w:before="0" w:line="240" w:lineRule="auto"/>
        <w:ind w:left="0" w:right="-1" w:firstLine="0"/>
        <w:rPr>
          <w:rFonts w:cs="Arial"/>
          <w:szCs w:val="22"/>
        </w:rPr>
      </w:pPr>
    </w:p>
    <w:p w14:paraId="1DAA4F6A" w14:textId="77777777" w:rsidR="002A7EB0" w:rsidRPr="00CF078A" w:rsidRDefault="002A7EB0" w:rsidP="002A7EB0">
      <w:pPr>
        <w:spacing w:line="240" w:lineRule="auto"/>
        <w:ind w:left="709" w:right="-1" w:hanging="709"/>
        <w:rPr>
          <w:lang w:eastAsia="pt-BR"/>
        </w:rPr>
      </w:pPr>
      <w:r w:rsidRPr="00CF078A">
        <w:t>A113.</w:t>
      </w:r>
      <w:r w:rsidRPr="00CF078A">
        <w:tab/>
        <w:t>Quanto maior for o grau no qual a estimativa contábil está sujeita à incerteza da estimativa, maior a probabilidade de os riscos de distorção relevante serem avaliados como altos e, portanto, mais persuasiva deve ser a evidência de auditoria para determinar, de acordo com o item 35, se a estimativa pontual da administração e as divulgações relacionadas sobre a incerteza da estimativa são razoáveis no contexto da estrutura de relatório financeiro aplicável ou se apresentam distorção.</w:t>
      </w:r>
    </w:p>
    <w:p w14:paraId="29B56768" w14:textId="77777777" w:rsidR="002A7EB0" w:rsidRDefault="002A7EB0" w:rsidP="002A7EB0">
      <w:pPr>
        <w:pStyle w:val="BRK0"/>
        <w:spacing w:before="0" w:line="240" w:lineRule="auto"/>
        <w:ind w:left="0" w:right="-1" w:firstLine="0"/>
        <w:rPr>
          <w:rFonts w:cs="Arial"/>
          <w:szCs w:val="22"/>
        </w:rPr>
      </w:pPr>
    </w:p>
    <w:p w14:paraId="2F4CC8B7" w14:textId="77777777" w:rsidR="002A7EB0" w:rsidRPr="00CF078A" w:rsidRDefault="002A7EB0" w:rsidP="002A7EB0">
      <w:pPr>
        <w:spacing w:line="240" w:lineRule="auto"/>
        <w:ind w:left="709" w:right="-1" w:hanging="709"/>
        <w:rPr>
          <w:lang w:eastAsia="pt-BR"/>
        </w:rPr>
      </w:pPr>
      <w:r w:rsidRPr="00CF078A">
        <w:t>A114.</w:t>
      </w:r>
      <w:r w:rsidRPr="00CF078A">
        <w:tab/>
        <w:t xml:space="preserve">Se a consideração do auditor da incerteza da estimativa associada </w:t>
      </w:r>
      <w:r>
        <w:t>à</w:t>
      </w:r>
      <w:r w:rsidRPr="00CF078A">
        <w:t xml:space="preserve"> estimativa contábil, e sua divulgação relacionada for assunto que exigiu atenção significativa do auditor, então esse assunto pode constituir um principal assunto de auditoria</w:t>
      </w:r>
      <w:r>
        <w:t xml:space="preserve"> (</w:t>
      </w:r>
      <w:r w:rsidRPr="00356953">
        <w:t xml:space="preserve">ver NBC TA 701 – </w:t>
      </w:r>
      <w:r w:rsidRPr="00A03B38">
        <w:rPr>
          <w:rFonts w:cs="Times New Roman"/>
        </w:rPr>
        <w:t>Comunicação dos Principais Assuntos de Auditoria no Relatório do Auditor Independente)</w:t>
      </w:r>
      <w:r w:rsidRPr="00356953">
        <w:t>.</w:t>
      </w:r>
    </w:p>
    <w:p w14:paraId="7A77BAD8" w14:textId="77777777" w:rsidR="002A7EB0" w:rsidRPr="001F6527" w:rsidRDefault="002A7EB0" w:rsidP="001F6527">
      <w:pPr>
        <w:rPr>
          <w:b/>
          <w:bCs/>
        </w:rPr>
      </w:pPr>
      <w:r w:rsidRPr="001F6527">
        <w:rPr>
          <w:b/>
          <w:bCs/>
        </w:rPr>
        <w:t>Quando a administração não tiver tomado as providências apropriadas para entender e tratar a incerteza da estimativa (ver item 27)</w:t>
      </w:r>
    </w:p>
    <w:p w14:paraId="5E47D83E" w14:textId="77777777" w:rsidR="002A7EB0" w:rsidRPr="00E03D8A" w:rsidRDefault="002A7EB0" w:rsidP="002A7EB0">
      <w:pPr>
        <w:pStyle w:val="BRK0"/>
        <w:spacing w:before="0" w:line="240" w:lineRule="auto"/>
        <w:ind w:left="0" w:right="-1" w:firstLine="0"/>
        <w:rPr>
          <w:rFonts w:cs="Arial"/>
          <w:szCs w:val="22"/>
        </w:rPr>
      </w:pPr>
    </w:p>
    <w:p w14:paraId="053FB265" w14:textId="77777777" w:rsidR="002A7EB0" w:rsidRPr="00CF078A" w:rsidRDefault="002A7EB0" w:rsidP="002A7EB0">
      <w:pPr>
        <w:spacing w:line="240" w:lineRule="auto"/>
        <w:ind w:left="709" w:right="-1" w:hanging="709"/>
        <w:rPr>
          <w:lang w:eastAsia="pt-BR"/>
        </w:rPr>
      </w:pPr>
      <w:r w:rsidRPr="00CF078A">
        <w:t>A115. Quando o auditor determina que a administração não tomou as providências apropriadas para entender e tratar a incerteza da estimativa, os procedimentos adicionais que o auditor pode solicitar que a administração realize para entender a incerteza da estimativa podem incluir, por exemplo, a consideração de premissas alternativas ou a realização de análise de sensibilidade.</w:t>
      </w:r>
    </w:p>
    <w:p w14:paraId="77AB876F" w14:textId="77777777" w:rsidR="002A7EB0" w:rsidRDefault="002A7EB0" w:rsidP="002A7EB0">
      <w:pPr>
        <w:pStyle w:val="BRK0"/>
        <w:spacing w:before="0" w:line="240" w:lineRule="auto"/>
        <w:ind w:left="0" w:right="-1" w:firstLine="0"/>
        <w:rPr>
          <w:rFonts w:cs="Arial"/>
          <w:szCs w:val="22"/>
        </w:rPr>
      </w:pPr>
    </w:p>
    <w:p w14:paraId="0A7796C0" w14:textId="77777777" w:rsidR="002A7EB0" w:rsidRPr="00CF078A" w:rsidRDefault="002A7EB0" w:rsidP="002A7EB0">
      <w:pPr>
        <w:spacing w:line="240" w:lineRule="auto"/>
        <w:ind w:left="709" w:right="-1" w:hanging="709"/>
        <w:rPr>
          <w:lang w:eastAsia="pt-BR"/>
        </w:rPr>
      </w:pPr>
      <w:r w:rsidRPr="00CF078A">
        <w:t>A116. Ao considerar se é praticável desenvolver estimativa pontual ou intervalo, os assuntos que o auditor pode precisar levar em consideração incluem se o auditor poderia desenvolvê-la sem comprometer os requisitos de independência. Isso pode incluir os requisitos éticos relevantes que tratam das proibições de assunção das responsabilidades administrativas.</w:t>
      </w:r>
    </w:p>
    <w:p w14:paraId="28DF0D1B" w14:textId="77777777" w:rsidR="002A7EB0" w:rsidRDefault="002A7EB0" w:rsidP="002A7EB0">
      <w:pPr>
        <w:spacing w:line="240" w:lineRule="auto"/>
        <w:ind w:left="709" w:right="-1" w:hanging="709"/>
      </w:pPr>
    </w:p>
    <w:p w14:paraId="100697FB" w14:textId="77777777" w:rsidR="002A7EB0" w:rsidRPr="00CF078A" w:rsidRDefault="002A7EB0" w:rsidP="002A7EB0">
      <w:pPr>
        <w:spacing w:line="240" w:lineRule="auto"/>
        <w:ind w:left="709" w:right="-1" w:hanging="709"/>
        <w:rPr>
          <w:lang w:eastAsia="pt-BR"/>
        </w:rPr>
      </w:pPr>
      <w:r w:rsidRPr="00CF078A">
        <w:t>A117. Se, depois de considerar a resposta da administração, o auditor determinar que não é praticável desenvolver estimativa pontual ou intervalo, ele é requerido a avaliar as implicações para a auditoria ou para a opinião do auditor sobre as demonstrações contábeis</w:t>
      </w:r>
      <w:r>
        <w:t>,</w:t>
      </w:r>
      <w:r w:rsidRPr="00CF078A">
        <w:t xml:space="preserve"> de acordo com o item 34.</w:t>
      </w:r>
    </w:p>
    <w:p w14:paraId="1386DAF2" w14:textId="77777777" w:rsidR="002A7EB0" w:rsidRPr="001F6527" w:rsidRDefault="002A7EB0" w:rsidP="001F6527">
      <w:pPr>
        <w:rPr>
          <w:b/>
          <w:bCs/>
        </w:rPr>
      </w:pPr>
      <w:r w:rsidRPr="001F6527">
        <w:rPr>
          <w:b/>
          <w:bCs/>
        </w:rPr>
        <w:t>Desenvolvimento de estimativa pontual do auditor ou utilização de intervalo do auditor (ver itens 28 e 29)</w:t>
      </w:r>
    </w:p>
    <w:p w14:paraId="378A22CC" w14:textId="77777777" w:rsidR="002A7EB0" w:rsidRPr="00E03D8A" w:rsidRDefault="002A7EB0" w:rsidP="002A7EB0">
      <w:pPr>
        <w:pStyle w:val="BRK0"/>
        <w:spacing w:before="0" w:line="240" w:lineRule="auto"/>
        <w:ind w:left="0" w:right="-1" w:firstLine="0"/>
        <w:rPr>
          <w:rFonts w:cs="Arial"/>
          <w:szCs w:val="22"/>
        </w:rPr>
      </w:pPr>
    </w:p>
    <w:p w14:paraId="4965BE61" w14:textId="77777777" w:rsidR="002A7EB0" w:rsidRPr="00CF078A" w:rsidRDefault="002A7EB0" w:rsidP="002A7EB0">
      <w:pPr>
        <w:spacing w:line="240" w:lineRule="auto"/>
        <w:ind w:left="709" w:right="-1" w:hanging="709"/>
        <w:rPr>
          <w:lang w:eastAsia="pt-BR"/>
        </w:rPr>
      </w:pPr>
      <w:r w:rsidRPr="00CF078A">
        <w:t>A118. O desenvolvimento de estimativa pontual ou intervalo do auditor para avaliar a estimativa pontual da administração e divulgações relacionadas sobre a incerteza da estimativa pode ser uma abordagem apropriada quando, por exemplo:</w:t>
      </w:r>
    </w:p>
    <w:p w14:paraId="5F457A02" w14:textId="77777777" w:rsidR="002A7EB0" w:rsidRPr="002E67D1" w:rsidRDefault="002A7EB0">
      <w:pPr>
        <w:pStyle w:val="BLTBOLA"/>
        <w:numPr>
          <w:ilvl w:val="0"/>
          <w:numId w:val="206"/>
        </w:numPr>
        <w:tabs>
          <w:tab w:val="clear" w:pos="1636"/>
        </w:tabs>
        <w:spacing w:before="0" w:line="240" w:lineRule="auto"/>
        <w:ind w:left="993" w:right="-1" w:hanging="284"/>
        <w:rPr>
          <w:lang w:val="pt-BR"/>
        </w:rPr>
      </w:pPr>
      <w:r w:rsidRPr="00CF078A">
        <w:rPr>
          <w:color w:val="auto"/>
          <w:sz w:val="22"/>
          <w:szCs w:val="22"/>
          <w:lang w:val="pt-BR"/>
        </w:rPr>
        <w:t>a revisão do auditor de estimativas contábeis semelhantes elaboradas nas demonstrações contábeis do período anterior sugere que não é esperado que o processo da administração do período corrente seja eficaz;</w:t>
      </w:r>
    </w:p>
    <w:p w14:paraId="076698B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os controles da entidade nos processos da administração e sobre eles, para a elaboração de estimativas contábeis não estão bem desenhados ou adequadamente implementados;</w:t>
      </w:r>
    </w:p>
    <w:p w14:paraId="05FD4CDF"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eventos ou transações entre o final do período e a data do relatório do auditor não tiverem sido adequadamente levados em consideração, quando for apropriado que a administração o faça, e esses eventos e essas transações parecem contradizer a estimativa pontual da administração;</w:t>
      </w:r>
    </w:p>
    <w:p w14:paraId="617AB6D0"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existem premissas ou fontes alternativas apropriadas de dados relevantes que podem ser utilizadas para desenvolver a estimativa pontual ou intervalo do auditor;</w:t>
      </w:r>
    </w:p>
    <w:p w14:paraId="3BC4456B"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administração não tiver tomado as providências apropriadas para entender e tratar a incerteza da estimativa (ver item 27).</w:t>
      </w:r>
    </w:p>
    <w:p w14:paraId="73A7FD5F" w14:textId="77777777" w:rsidR="002A7EB0" w:rsidRDefault="002A7EB0" w:rsidP="002A7EB0">
      <w:pPr>
        <w:pStyle w:val="BRK0"/>
        <w:spacing w:before="0" w:line="240" w:lineRule="auto"/>
        <w:ind w:left="0" w:right="-1" w:firstLine="0"/>
        <w:rPr>
          <w:rFonts w:cs="Arial"/>
          <w:szCs w:val="22"/>
        </w:rPr>
      </w:pPr>
    </w:p>
    <w:p w14:paraId="0EB02E1C" w14:textId="77777777" w:rsidR="002A7EB0" w:rsidRPr="00CF078A" w:rsidRDefault="002A7EB0" w:rsidP="002A7EB0">
      <w:pPr>
        <w:spacing w:line="240" w:lineRule="auto"/>
        <w:ind w:left="709" w:right="-1" w:hanging="709"/>
        <w:rPr>
          <w:lang w:eastAsia="pt-BR"/>
        </w:rPr>
      </w:pPr>
      <w:r w:rsidRPr="00CF078A">
        <w:t>A119. A decisão de desenvolver estimativa pontual ou intervalo pode ser influenciada pela estrutura de relatório financeiro aplicável, que pode determinar a estimativa pontual a ser usada depois de se considerar</w:t>
      </w:r>
      <w:r>
        <w:t>em</w:t>
      </w:r>
      <w:r w:rsidRPr="00CF078A">
        <w:t xml:space="preserve"> os resultados e as premissas alternativas, ou determinar método de mensuração específico (por exemplo, o uso d</w:t>
      </w:r>
      <w:r>
        <w:t>o</w:t>
      </w:r>
      <w:r w:rsidRPr="00CF078A">
        <w:t xml:space="preserve"> valor esperado descontado e ponderado pela probabilidade, ou do resultado mais provável).</w:t>
      </w:r>
    </w:p>
    <w:p w14:paraId="17E5A0BF" w14:textId="77777777" w:rsidR="002A7EB0" w:rsidRDefault="002A7EB0" w:rsidP="002A7EB0">
      <w:pPr>
        <w:pStyle w:val="BRK0"/>
        <w:spacing w:before="0" w:line="240" w:lineRule="auto"/>
        <w:ind w:left="0" w:right="-1" w:firstLine="0"/>
        <w:rPr>
          <w:rFonts w:cs="Arial"/>
          <w:szCs w:val="22"/>
        </w:rPr>
      </w:pPr>
    </w:p>
    <w:p w14:paraId="5F54782E" w14:textId="77777777" w:rsidR="002A7EB0" w:rsidRPr="00CF078A" w:rsidRDefault="002A7EB0" w:rsidP="002A7EB0">
      <w:pPr>
        <w:spacing w:line="240" w:lineRule="auto"/>
        <w:ind w:left="709" w:right="-1" w:hanging="709"/>
        <w:rPr>
          <w:lang w:eastAsia="pt-BR"/>
        </w:rPr>
      </w:pPr>
      <w:r w:rsidRPr="00CF078A">
        <w:t>A120. A decisão do auditor sobre desenvolver</w:t>
      </w:r>
      <w:r>
        <w:t>,</w:t>
      </w:r>
      <w:r w:rsidRPr="00CF078A">
        <w:t xml:space="preserve"> ou não</w:t>
      </w:r>
      <w:r>
        <w:t>,</w:t>
      </w:r>
      <w:r w:rsidRPr="00CF078A">
        <w:t xml:space="preserve"> estimativa pontual</w:t>
      </w:r>
      <w:r>
        <w:t>,</w:t>
      </w:r>
      <w:r w:rsidRPr="00CF078A">
        <w:t xml:space="preserve"> em vez de intervalo</w:t>
      </w:r>
      <w:r>
        <w:t>,</w:t>
      </w:r>
      <w:r w:rsidRPr="00CF078A">
        <w:t xml:space="preserve"> pode depender da natureza da estimativa e do julgamento do auditor nas circunstâncias. Por exemplo, a natureza da estimativa pode ser tamanha que é esperada menor variabilidade nos resultados razoavelmente possíveis. Nessas circunstâncias, o desenvolvimento de estimativa pontual pode ser uma abordagem eficaz, particularmente quando ela pode ser desenvolvida com grau de exatidão mais alto.</w:t>
      </w:r>
    </w:p>
    <w:p w14:paraId="469370C6" w14:textId="77777777" w:rsidR="002A7EB0" w:rsidRDefault="002A7EB0" w:rsidP="002A7EB0">
      <w:pPr>
        <w:pStyle w:val="BRK0"/>
        <w:spacing w:before="0" w:line="240" w:lineRule="auto"/>
        <w:ind w:left="0" w:right="-1" w:firstLine="0"/>
        <w:rPr>
          <w:rFonts w:cs="Arial"/>
          <w:szCs w:val="22"/>
        </w:rPr>
      </w:pPr>
    </w:p>
    <w:p w14:paraId="215A43A2" w14:textId="77777777" w:rsidR="002A7EB0" w:rsidRPr="00CF078A" w:rsidRDefault="002A7EB0" w:rsidP="002A7EB0">
      <w:pPr>
        <w:spacing w:line="240" w:lineRule="auto"/>
        <w:ind w:left="709" w:right="-1" w:hanging="709"/>
        <w:rPr>
          <w:lang w:eastAsia="pt-BR"/>
        </w:rPr>
      </w:pPr>
      <w:r w:rsidRPr="00CF078A">
        <w:t>A121. O auditor pode desenvolver estimativa pontual ou intervalo de diversas maneiras</w:t>
      </w:r>
      <w:r>
        <w:t>,</w:t>
      </w:r>
      <w:r w:rsidRPr="00CF078A">
        <w:t xml:space="preserve"> como, por exemplo:</w:t>
      </w:r>
    </w:p>
    <w:p w14:paraId="1EE16051"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usando modelo diferente do utilizado pela administração como, por exemplo, modelo comercialmente disponível para uso em setor ou área específica, ou modelo próprio ou desenvolvido pelo auditor;</w:t>
      </w:r>
    </w:p>
    <w:p w14:paraId="4738BB52"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usando o modelo da administração, mas desenvolvendo premissas ou fontes de dados alternativas àquelas utilizadas pela administração;</w:t>
      </w:r>
    </w:p>
    <w:p w14:paraId="667725F5"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usando o próprio método do auditor, mas desenvolvendo premissas alternativas àquelas utilizadas pela administração;</w:t>
      </w:r>
    </w:p>
    <w:p w14:paraId="03F81ACC"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utilizando ou contratando uma pessoa com conhecimento especializado para desenvolver ou executar o modelo, ou fornecer premissas relevantes;</w:t>
      </w:r>
    </w:p>
    <w:p w14:paraId="6028C213"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considerando outras condições, transações ou eventos comparáveis ou, quando relevante, mercados para ativos ou passivos comparáveis.</w:t>
      </w:r>
    </w:p>
    <w:p w14:paraId="16AA3510" w14:textId="77777777" w:rsidR="002A7EB0" w:rsidRDefault="002A7EB0" w:rsidP="002A7EB0">
      <w:pPr>
        <w:pStyle w:val="BRK0"/>
        <w:spacing w:before="0" w:line="240" w:lineRule="auto"/>
        <w:ind w:left="0" w:right="-1" w:firstLine="0"/>
        <w:rPr>
          <w:rFonts w:cs="Arial"/>
          <w:szCs w:val="22"/>
        </w:rPr>
      </w:pPr>
    </w:p>
    <w:p w14:paraId="1AC25858" w14:textId="77777777" w:rsidR="002A7EB0" w:rsidRPr="00CF078A" w:rsidRDefault="002A7EB0" w:rsidP="002A7EB0">
      <w:pPr>
        <w:spacing w:line="240" w:lineRule="auto"/>
        <w:ind w:left="709" w:right="-1" w:hanging="709"/>
        <w:rPr>
          <w:lang w:eastAsia="pt-BR"/>
        </w:rPr>
      </w:pPr>
      <w:r w:rsidRPr="00CF078A">
        <w:t>A122. O auditor também pode desenvolver estimativa pontual ou intervalo somente para parte da estimativa contábil (por exemplo, para premissa específica, ou quando somente determinada parte da estimativa contábil está gerando o risco de distorção relevante).</w:t>
      </w:r>
    </w:p>
    <w:p w14:paraId="2CC3DDEB" w14:textId="77777777" w:rsidR="002A7EB0" w:rsidRDefault="002A7EB0" w:rsidP="002A7EB0">
      <w:pPr>
        <w:pStyle w:val="BRK0"/>
        <w:spacing w:before="0" w:line="240" w:lineRule="auto"/>
        <w:ind w:left="0" w:right="-1" w:firstLine="0"/>
        <w:rPr>
          <w:rFonts w:cs="Arial"/>
          <w:szCs w:val="22"/>
        </w:rPr>
      </w:pPr>
    </w:p>
    <w:p w14:paraId="712551D1" w14:textId="77777777" w:rsidR="002A7EB0" w:rsidRPr="00CF078A" w:rsidRDefault="002A7EB0" w:rsidP="002A7EB0">
      <w:pPr>
        <w:spacing w:line="240" w:lineRule="auto"/>
        <w:ind w:left="709" w:right="-1" w:hanging="709"/>
        <w:rPr>
          <w:lang w:eastAsia="pt-BR"/>
        </w:rPr>
      </w:pPr>
      <w:r w:rsidRPr="00CF078A">
        <w:t xml:space="preserve">A123. </w:t>
      </w:r>
      <w:r w:rsidRPr="00F07814">
        <w:t>A</w:t>
      </w:r>
      <w:r w:rsidRPr="00CF078A">
        <w:t>o utilizar os seus próprios métodos, premissas ou dados para desenvolver estimativa pontual ou intervalo, o auditor pode obter evidência sobre a adequação dos métodos, das premissas ou dos dados da administração. Por exemplo, se o auditor utilizar suas próprias premissas no desenvolvimento de intervalo para avaliar a razoabilidade da estimativa pontual da administração, ele também pode desenvolver uma visão sobre se os julgamentos da administração na seleção das premissas significativas utilizadas na elaboração da estimativa contábil geram indicadores de possível tendenciosidade da administração.</w:t>
      </w:r>
    </w:p>
    <w:p w14:paraId="3FC0A9C6" w14:textId="77777777" w:rsidR="002A7EB0" w:rsidRDefault="002A7EB0" w:rsidP="002A7EB0">
      <w:pPr>
        <w:pStyle w:val="BRK0"/>
        <w:spacing w:before="0" w:line="240" w:lineRule="auto"/>
        <w:ind w:left="0" w:right="-1" w:firstLine="0"/>
        <w:rPr>
          <w:rFonts w:cs="Arial"/>
          <w:szCs w:val="22"/>
        </w:rPr>
      </w:pPr>
    </w:p>
    <w:p w14:paraId="5D3DEBAB" w14:textId="77777777" w:rsidR="002A7EB0" w:rsidRPr="00CF078A" w:rsidRDefault="002A7EB0" w:rsidP="002A7EB0">
      <w:pPr>
        <w:spacing w:line="240" w:lineRule="auto"/>
        <w:ind w:left="709" w:right="-1" w:hanging="709"/>
        <w:rPr>
          <w:lang w:eastAsia="pt-BR"/>
        </w:rPr>
      </w:pPr>
      <w:r w:rsidRPr="00CF078A">
        <w:t>A124. O requ</w:t>
      </w:r>
      <w:r>
        <w:t>isito</w:t>
      </w:r>
      <w:r w:rsidRPr="00CF078A">
        <w:t xml:space="preserve"> no item 29(a) de o auditor determinar que o intervalo inclua somente valores que estão suportados por evidência de auditoria apropriada e suficiente não significa que é esperado que o auditor obtenha evidência de auditoria para suportar cada resultado possível no intervalo individualmente. Em vez disso, é provável que o auditor obtenha evidência para determinar que os pontos nas duas extremidades do intervalo são razoáveis nas circunstâncias, suportando, dessa forma, que os valores entre esses dois pontos também são razoáveis.</w:t>
      </w:r>
    </w:p>
    <w:p w14:paraId="2B86D7B0" w14:textId="77777777" w:rsidR="002A7EB0" w:rsidRDefault="002A7EB0" w:rsidP="002A7EB0">
      <w:pPr>
        <w:spacing w:line="240" w:lineRule="auto"/>
        <w:ind w:left="709" w:right="-1" w:hanging="709"/>
      </w:pPr>
    </w:p>
    <w:p w14:paraId="6F0D493C" w14:textId="77777777" w:rsidR="002A7EB0" w:rsidRPr="00CF078A" w:rsidRDefault="002A7EB0" w:rsidP="002A7EB0">
      <w:pPr>
        <w:spacing w:line="240" w:lineRule="auto"/>
        <w:ind w:left="709" w:right="-1" w:hanging="709"/>
        <w:rPr>
          <w:lang w:eastAsia="pt-BR"/>
        </w:rPr>
      </w:pPr>
      <w:r w:rsidRPr="00CF078A">
        <w:t xml:space="preserve">A125. O tamanho do intervalo do auditor pode ser múltiplo da materialidade para as demonstrações contábeis como um todo, particularmente quando a materialidade está baseada nos resultados operacionais (por exemplo, lucro antes do imposto de renda) e essa medida é relativamente pequena em relação aos ativos ou a outras medidas do balanço patrimonial. É mais provável que essa situação ocorra em circunstâncias em que a incerteza da estimativa associada à estimativa contábil é, por si só, múltipla da materialidade, o que é mais comum para determinados tipos de estimativas contábeis ou em determinados setores, tais como de seguros ou bancário, em que alto grau de incerteza da estimativa é mais típico e pode haver exigências específicas na estrutura de relatório financeiro aplicável a esse respeito. Com base nos procedimentos realizados e na evidência de auditoria obtida de acordo com os requisitos desta Norma, o auditor pode concluir que </w:t>
      </w:r>
      <w:r>
        <w:t>o</w:t>
      </w:r>
      <w:r w:rsidRPr="00CF078A">
        <w:t xml:space="preserve"> intervalo que seja múltiplo da materialidade é, no julgamento do auditor, apropriado nas circunstâncias. Quando esse for o caso, a avaliação do auditor da razoabilidade das divulgações sobre a incerteza da estimativa se torna cada vez mais importante, particularmente se essas divulgações transmitirem de forma apropriada o alto grau de incerteza da estimativa e o intervalo dos resultados possíveis. Os itens </w:t>
      </w:r>
      <w:r>
        <w:t xml:space="preserve">de </w:t>
      </w:r>
      <w:r w:rsidRPr="00CF078A">
        <w:t>A139 a A144 incluem considerações adicionais que podem ser relevantes nessas circunstâncias.</w:t>
      </w:r>
    </w:p>
    <w:p w14:paraId="2C0054F6" w14:textId="77777777" w:rsidR="002A7EB0" w:rsidRPr="001F6527" w:rsidRDefault="002A7EB0" w:rsidP="001F6527">
      <w:pPr>
        <w:rPr>
          <w:b/>
          <w:bCs/>
        </w:rPr>
      </w:pPr>
      <w:r w:rsidRPr="001F6527">
        <w:rPr>
          <w:b/>
          <w:bCs/>
        </w:rPr>
        <w:t>Outras considerações relacionadas com a evidência de auditoria (ver item 30)</w:t>
      </w:r>
    </w:p>
    <w:p w14:paraId="23C81C56" w14:textId="77777777" w:rsidR="002A7EB0" w:rsidRPr="00E03D8A" w:rsidRDefault="002A7EB0" w:rsidP="002A7EB0">
      <w:pPr>
        <w:pStyle w:val="BRK0"/>
        <w:spacing w:before="0" w:line="240" w:lineRule="auto"/>
        <w:ind w:left="0" w:right="-1" w:firstLine="0"/>
        <w:rPr>
          <w:rFonts w:cs="Arial"/>
          <w:szCs w:val="22"/>
        </w:rPr>
      </w:pPr>
    </w:p>
    <w:p w14:paraId="4EF3E735" w14:textId="77777777" w:rsidR="002A7EB0" w:rsidRPr="00CF078A" w:rsidRDefault="002A7EB0" w:rsidP="002A7EB0">
      <w:pPr>
        <w:spacing w:line="240" w:lineRule="auto"/>
        <w:ind w:left="709" w:right="-1" w:hanging="709"/>
      </w:pPr>
      <w:r w:rsidRPr="00CF078A">
        <w:t xml:space="preserve">A126. As informações a serem usadas como evidência de auditoria, com relação a riscos de distorção relevante relacionados com as estimativas contábeis, podem ter sido apresentadas pela entidade, </w:t>
      </w:r>
      <w:r>
        <w:t>elabo</w:t>
      </w:r>
      <w:r w:rsidRPr="00CF078A">
        <w:t>radas usando o trabalho de especialista da administração, ou fornecidas por fonte de informações externa.</w:t>
      </w:r>
    </w:p>
    <w:p w14:paraId="7135B818" w14:textId="77777777" w:rsidR="002A7EB0" w:rsidRPr="001F6527" w:rsidRDefault="002A7EB0" w:rsidP="001F6527">
      <w:pPr>
        <w:rPr>
          <w:b/>
          <w:bCs/>
        </w:rPr>
      </w:pPr>
      <w:r w:rsidRPr="001F6527">
        <w:rPr>
          <w:b/>
          <w:bCs/>
        </w:rPr>
        <w:t>Fontes de informações externas</w:t>
      </w:r>
    </w:p>
    <w:p w14:paraId="34E45BF1" w14:textId="77777777" w:rsidR="002A7EB0" w:rsidRPr="00E03D8A" w:rsidRDefault="002A7EB0" w:rsidP="002A7EB0">
      <w:pPr>
        <w:pStyle w:val="BRK0"/>
        <w:spacing w:before="0" w:line="240" w:lineRule="auto"/>
        <w:ind w:left="0" w:right="-1" w:firstLine="0"/>
        <w:rPr>
          <w:rFonts w:cs="Arial"/>
          <w:szCs w:val="22"/>
        </w:rPr>
      </w:pPr>
    </w:p>
    <w:p w14:paraId="37A803B1" w14:textId="77777777" w:rsidR="002A7EB0" w:rsidRPr="00C80B0D" w:rsidRDefault="002A7EB0" w:rsidP="002A7EB0">
      <w:pPr>
        <w:spacing w:line="240" w:lineRule="auto"/>
        <w:ind w:left="709" w:right="-1" w:hanging="709"/>
        <w:rPr>
          <w:lang w:eastAsia="pt-BR"/>
        </w:rPr>
      </w:pPr>
      <w:r w:rsidRPr="00CF078A">
        <w:t>A127. Conforme explicado na NBC TA 500</w:t>
      </w:r>
      <w:r w:rsidRPr="00F630B9">
        <w:t>, item A35,</w:t>
      </w:r>
      <w:r w:rsidRPr="00CF078A">
        <w:t xml:space="preserve"> a confiabilidade das informações de fonte de informações externa é influenciada por sua fonte, sua natureza e as circunstâncias nas quais elas são obtidas. Consequentemente, a natureza e a extensão dos procedimentos adicionais do auditor</w:t>
      </w:r>
      <w:r>
        <w:t>,</w:t>
      </w:r>
      <w:r w:rsidRPr="00CF078A">
        <w:t xml:space="preserve"> para considerar a confiabilidade das informações utilizadas na elaboração de estimativa contábil</w:t>
      </w:r>
      <w:r>
        <w:t>,</w:t>
      </w:r>
      <w:r w:rsidRPr="00CF078A">
        <w:t xml:space="preserve"> podem variar dependendo da natureza desses fatores. </w:t>
      </w:r>
      <w:r w:rsidRPr="00C80B0D">
        <w:t>Por exemplo:</w:t>
      </w:r>
    </w:p>
    <w:p w14:paraId="43A280A8" w14:textId="77777777" w:rsidR="002A7EB0" w:rsidRPr="00C80B0D"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80B0D">
        <w:rPr>
          <w:color w:val="auto"/>
          <w:sz w:val="22"/>
          <w:szCs w:val="22"/>
          <w:lang w:val="pt-BR"/>
        </w:rPr>
        <w:t xml:space="preserve">quando os dados de mercado ou setor, preços ou dados relacionados com a precificação são obtidos de uma única fonte de informações externa especializada nessas informações, o auditor pode buscar </w:t>
      </w:r>
      <w:r>
        <w:rPr>
          <w:color w:val="auto"/>
          <w:sz w:val="22"/>
          <w:szCs w:val="22"/>
          <w:lang w:val="pt-BR"/>
        </w:rPr>
        <w:t>o</w:t>
      </w:r>
      <w:r w:rsidRPr="00C80B0D">
        <w:rPr>
          <w:color w:val="auto"/>
          <w:sz w:val="22"/>
          <w:szCs w:val="22"/>
          <w:lang w:val="pt-BR"/>
        </w:rPr>
        <w:t xml:space="preserve"> preço de fonte independente alternativa para fazer uma comparação;</w:t>
      </w:r>
    </w:p>
    <w:p w14:paraId="4C2E8153"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quando os dados de mercado ou setor, preços ou dados relacionados com a precificação são obtidos de diversas fontes de informações externas independentes e apontam para um consenso entre essas fontes, o auditor pode precisar obter menos evidência sobre a confiabilidade dos dados de fonte individual;</w:t>
      </w:r>
    </w:p>
    <w:p w14:paraId="2F243441"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 xml:space="preserve">quando as informações obtidas de diversas fontes de informações apontam para visões de mercado divergentes, o auditor pode buscar entender as razões para a diversidade dessas visões. A diversidade pode resultar da utilização de métodos, premissas ou dados diferentes. Por exemplo, uma fonte pode estar usando preços atuais e outra fonte, preços futuros. Quando a diversidade está relacionada com a incerteza da estimativa, o auditor deve, de acordo com o item 26(b), obter evidência de auditoria apropriada e suficiente sobre se, no contexto da estrutura de relatório financeiro aplicável, as divulgações nas demonstrações contábeis que descrevem a incerteza da estimativa </w:t>
      </w:r>
      <w:r>
        <w:rPr>
          <w:color w:val="auto"/>
          <w:sz w:val="22"/>
          <w:szCs w:val="22"/>
          <w:lang w:val="pt-BR"/>
        </w:rPr>
        <w:t>são</w:t>
      </w:r>
      <w:r w:rsidRPr="00CF078A">
        <w:rPr>
          <w:color w:val="auto"/>
          <w:sz w:val="22"/>
          <w:szCs w:val="22"/>
          <w:lang w:val="pt-BR"/>
        </w:rPr>
        <w:t xml:space="preserve"> razoáveis. Nesses casos, o julgamento profissional também é importante na consideração das informações sobre os métodos, premissas ou dados aplicados;</w:t>
      </w:r>
    </w:p>
    <w:p w14:paraId="1AF5790F"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quando as informações obtidas de fonte de informações externa tiverem sido desenvolvidas por essa fonte utilizando seu</w:t>
      </w:r>
      <w:r>
        <w:rPr>
          <w:color w:val="auto"/>
          <w:sz w:val="22"/>
          <w:szCs w:val="22"/>
          <w:lang w:val="pt-BR"/>
        </w:rPr>
        <w:t>s</w:t>
      </w:r>
      <w:r w:rsidRPr="00CF078A">
        <w:rPr>
          <w:color w:val="auto"/>
          <w:sz w:val="22"/>
          <w:szCs w:val="22"/>
          <w:lang w:val="pt-BR"/>
        </w:rPr>
        <w:t xml:space="preserve"> próprio</w:t>
      </w:r>
      <w:r>
        <w:rPr>
          <w:color w:val="auto"/>
          <w:sz w:val="22"/>
          <w:szCs w:val="22"/>
          <w:lang w:val="pt-BR"/>
        </w:rPr>
        <w:t>s</w:t>
      </w:r>
      <w:r w:rsidRPr="00CF078A">
        <w:rPr>
          <w:color w:val="auto"/>
          <w:sz w:val="22"/>
          <w:szCs w:val="22"/>
          <w:lang w:val="pt-BR"/>
        </w:rPr>
        <w:t xml:space="preserve"> modelo</w:t>
      </w:r>
      <w:r>
        <w:rPr>
          <w:color w:val="auto"/>
          <w:sz w:val="22"/>
          <w:szCs w:val="22"/>
          <w:lang w:val="pt-BR"/>
        </w:rPr>
        <w:t>s</w:t>
      </w:r>
      <w:r w:rsidRPr="00CF078A">
        <w:rPr>
          <w:color w:val="auto"/>
          <w:sz w:val="22"/>
          <w:szCs w:val="22"/>
          <w:lang w:val="pt-BR"/>
        </w:rPr>
        <w:t xml:space="preserve">. O </w:t>
      </w:r>
      <w:r w:rsidRPr="00E03D8A">
        <w:rPr>
          <w:color w:val="auto"/>
          <w:sz w:val="22"/>
          <w:szCs w:val="22"/>
          <w:lang w:val="pt-BR"/>
        </w:rPr>
        <w:t>item A43</w:t>
      </w:r>
      <w:r w:rsidRPr="00CF078A">
        <w:rPr>
          <w:color w:val="auto"/>
          <w:sz w:val="22"/>
          <w:szCs w:val="22"/>
          <w:lang w:val="pt-BR"/>
        </w:rPr>
        <w:t xml:space="preserve"> da NBC TA 500 fornece orientação relevante.</w:t>
      </w:r>
    </w:p>
    <w:p w14:paraId="5631E6F3" w14:textId="77777777" w:rsidR="002A7EB0" w:rsidRDefault="002A7EB0" w:rsidP="002A7EB0">
      <w:pPr>
        <w:pStyle w:val="BRK0"/>
        <w:spacing w:before="0" w:line="240" w:lineRule="auto"/>
        <w:ind w:left="0" w:right="-1" w:firstLine="0"/>
        <w:rPr>
          <w:rFonts w:cs="Arial"/>
          <w:szCs w:val="22"/>
        </w:rPr>
      </w:pPr>
    </w:p>
    <w:p w14:paraId="5375E273" w14:textId="77777777" w:rsidR="002A7EB0" w:rsidRPr="00CF078A" w:rsidRDefault="002A7EB0" w:rsidP="002A7EB0">
      <w:pPr>
        <w:spacing w:line="240" w:lineRule="auto"/>
        <w:ind w:left="709" w:right="-1" w:hanging="709"/>
        <w:rPr>
          <w:lang w:eastAsia="pt-BR"/>
        </w:rPr>
      </w:pPr>
      <w:r w:rsidRPr="00CF078A">
        <w:t>A128.</w:t>
      </w:r>
      <w:r w:rsidRPr="00CF078A">
        <w:tab/>
        <w:t>Para as estimativas contábeis de valor justo, considerações adicionais sobre a relevância e a confiabilidade das informações obtidas de fontes de informações externas podem incluir:</w:t>
      </w:r>
    </w:p>
    <w:p w14:paraId="6C7D3E60" w14:textId="77777777" w:rsidR="002A7EB0" w:rsidRPr="00CF078A" w:rsidRDefault="002A7EB0" w:rsidP="002A7EB0">
      <w:pPr>
        <w:pStyle w:val="BRK1"/>
        <w:spacing w:before="0" w:line="240" w:lineRule="auto"/>
        <w:ind w:right="-1" w:hanging="425"/>
        <w:rPr>
          <w:rFonts w:cs="Arial"/>
          <w:lang w:eastAsia="pt-BR"/>
        </w:rPr>
      </w:pPr>
      <w:r w:rsidRPr="00CF078A">
        <w:rPr>
          <w:rFonts w:cs="Arial"/>
        </w:rPr>
        <w:t>(a)</w:t>
      </w:r>
      <w:r w:rsidRPr="00CF078A">
        <w:rPr>
          <w:rFonts w:cs="Arial"/>
        </w:rPr>
        <w:tab/>
        <w:t>se os valores justos são baseados em negociações do mesmo instrumento ou em cotações de mercado ativo;</w:t>
      </w:r>
    </w:p>
    <w:p w14:paraId="1BCED898" w14:textId="77777777" w:rsidR="002A7EB0" w:rsidRPr="00CF078A" w:rsidRDefault="002A7EB0" w:rsidP="002A7EB0">
      <w:pPr>
        <w:pStyle w:val="BRK1"/>
        <w:spacing w:before="0" w:line="240" w:lineRule="auto"/>
        <w:ind w:right="-1" w:hanging="425"/>
        <w:rPr>
          <w:rFonts w:cs="Arial"/>
          <w:lang w:eastAsia="pt-BR"/>
        </w:rPr>
      </w:pPr>
      <w:r w:rsidRPr="00CF078A">
        <w:rPr>
          <w:rFonts w:cs="Arial"/>
        </w:rPr>
        <w:t>(b)</w:t>
      </w:r>
      <w:r w:rsidRPr="00CF078A">
        <w:rPr>
          <w:rFonts w:cs="Arial"/>
        </w:rPr>
        <w:tab/>
        <w:t>quando os valores justos são baseados em transações de ativos ou passivos comparáveis, o modo como essas transações são identificadas e consideradas comparáveis;</w:t>
      </w:r>
    </w:p>
    <w:p w14:paraId="69581276" w14:textId="77777777" w:rsidR="002A7EB0" w:rsidRPr="00CF078A" w:rsidRDefault="002A7EB0" w:rsidP="002A7EB0">
      <w:pPr>
        <w:pStyle w:val="BRK1"/>
        <w:spacing w:before="0" w:line="240" w:lineRule="auto"/>
        <w:ind w:right="-1" w:hanging="425"/>
        <w:rPr>
          <w:rFonts w:cs="Arial"/>
          <w:lang w:eastAsia="pt-BR"/>
        </w:rPr>
      </w:pPr>
      <w:r w:rsidRPr="00CF078A">
        <w:rPr>
          <w:rFonts w:cs="Arial"/>
        </w:rPr>
        <w:t>(c)</w:t>
      </w:r>
      <w:r w:rsidRPr="00CF078A">
        <w:rPr>
          <w:rFonts w:cs="Arial"/>
        </w:rPr>
        <w:tab/>
        <w:t>quando não há transações nem para o ativo nem para o passivo, ou para ativos ou passivos comparáveis, o modo como as informações foram desenvolvidas, incluindo se os dados desenvolvidos e utilizados representam as premissas que os participantes do mercado usariam na precificação do ativo ou passivo, se aplicável; e</w:t>
      </w:r>
    </w:p>
    <w:p w14:paraId="72C93180" w14:textId="77777777" w:rsidR="002A7EB0" w:rsidRPr="00CF078A" w:rsidRDefault="002A7EB0" w:rsidP="002A7EB0">
      <w:pPr>
        <w:pStyle w:val="BRK1"/>
        <w:spacing w:before="0" w:line="240" w:lineRule="auto"/>
        <w:ind w:right="-1" w:hanging="425"/>
        <w:rPr>
          <w:rFonts w:cs="Arial"/>
          <w:lang w:eastAsia="pt-BR"/>
        </w:rPr>
      </w:pPr>
      <w:r w:rsidRPr="00CF078A">
        <w:rPr>
          <w:rFonts w:cs="Arial"/>
        </w:rPr>
        <w:t>(d)</w:t>
      </w:r>
      <w:r w:rsidRPr="00CF078A">
        <w:rPr>
          <w:rFonts w:cs="Arial"/>
        </w:rPr>
        <w:tab/>
        <w:t>quando a mensuração do valor justo for baseada na cotação de corretor, se a cotação do corretor:</w:t>
      </w:r>
    </w:p>
    <w:p w14:paraId="2B7CE646" w14:textId="77777777" w:rsidR="002A7EB0" w:rsidRPr="00CF078A" w:rsidRDefault="002A7EB0" w:rsidP="002A7EB0">
      <w:pPr>
        <w:pStyle w:val="BRK2"/>
        <w:spacing w:before="0" w:line="240" w:lineRule="auto"/>
        <w:ind w:left="1560" w:right="-1" w:hanging="426"/>
        <w:rPr>
          <w:rFonts w:cs="Arial"/>
          <w:sz w:val="22"/>
          <w:szCs w:val="22"/>
          <w:lang w:val="pt-BR" w:eastAsia="pt-BR"/>
        </w:rPr>
      </w:pPr>
      <w:r w:rsidRPr="00CF078A">
        <w:rPr>
          <w:rFonts w:cs="Arial"/>
          <w:sz w:val="22"/>
          <w:szCs w:val="22"/>
          <w:lang w:val="pt-BR"/>
        </w:rPr>
        <w:t>(i)</w:t>
      </w:r>
      <w:r w:rsidRPr="00CF078A">
        <w:rPr>
          <w:rFonts w:cs="Arial"/>
          <w:sz w:val="22"/>
          <w:szCs w:val="22"/>
          <w:lang w:val="pt-BR"/>
        </w:rPr>
        <w:tab/>
        <w:t>é de formador de mercado que realiza transações com o mesmo tipo de instrumento financeiro;</w:t>
      </w:r>
    </w:p>
    <w:p w14:paraId="719ADF1F" w14:textId="77777777" w:rsidR="002A7EB0" w:rsidRPr="00CF078A" w:rsidRDefault="002A7EB0" w:rsidP="002A7EB0">
      <w:pPr>
        <w:pStyle w:val="BRK2"/>
        <w:spacing w:before="0" w:line="240" w:lineRule="auto"/>
        <w:ind w:left="1560" w:right="-1" w:hanging="426"/>
        <w:rPr>
          <w:rFonts w:cs="Arial"/>
          <w:sz w:val="22"/>
          <w:szCs w:val="22"/>
          <w:lang w:val="pt-BR" w:eastAsia="pt-BR"/>
        </w:rPr>
      </w:pPr>
      <w:r w:rsidRPr="00CF078A">
        <w:rPr>
          <w:rFonts w:cs="Arial"/>
          <w:sz w:val="22"/>
          <w:szCs w:val="22"/>
          <w:lang w:val="pt-BR"/>
        </w:rPr>
        <w:t>(ii)</w:t>
      </w:r>
      <w:r w:rsidRPr="00CF078A">
        <w:rPr>
          <w:rFonts w:cs="Arial"/>
          <w:sz w:val="22"/>
          <w:szCs w:val="22"/>
          <w:lang w:val="pt-BR"/>
        </w:rPr>
        <w:tab/>
        <w:t>é vinculante ou não vinculante, com peso maior nas cotações baseadas em ofertas vinculantes; e</w:t>
      </w:r>
    </w:p>
    <w:p w14:paraId="5D6EA457" w14:textId="77777777" w:rsidR="002A7EB0" w:rsidRPr="00CF078A" w:rsidRDefault="002A7EB0" w:rsidP="002A7EB0">
      <w:pPr>
        <w:pStyle w:val="BRK2"/>
        <w:spacing w:before="0" w:line="240" w:lineRule="auto"/>
        <w:ind w:left="1560" w:right="-1" w:hanging="426"/>
        <w:rPr>
          <w:rFonts w:cs="Arial"/>
          <w:sz w:val="22"/>
          <w:szCs w:val="22"/>
          <w:lang w:val="pt-BR"/>
        </w:rPr>
      </w:pPr>
      <w:r w:rsidRPr="00CF078A">
        <w:rPr>
          <w:rFonts w:cs="Arial"/>
          <w:sz w:val="22"/>
          <w:szCs w:val="22"/>
          <w:lang w:val="pt-BR"/>
        </w:rPr>
        <w:t>(iii)</w:t>
      </w:r>
      <w:r w:rsidRPr="00CF078A">
        <w:rPr>
          <w:rFonts w:cs="Arial"/>
          <w:sz w:val="22"/>
          <w:szCs w:val="22"/>
          <w:lang w:val="pt-BR"/>
        </w:rPr>
        <w:tab/>
        <w:t>reflete as condições do mercado na data das demonstrações contábeis, quando exigido pela estrutura de relatório financeiro aplicável.</w:t>
      </w:r>
    </w:p>
    <w:p w14:paraId="78A39603" w14:textId="77777777" w:rsidR="002A7EB0" w:rsidRDefault="002A7EB0" w:rsidP="002A7EB0">
      <w:pPr>
        <w:pStyle w:val="BLTBOLA"/>
        <w:numPr>
          <w:ilvl w:val="0"/>
          <w:numId w:val="0"/>
        </w:numPr>
        <w:spacing w:before="0" w:line="240" w:lineRule="auto"/>
        <w:ind w:right="-1"/>
        <w:rPr>
          <w:color w:val="auto"/>
          <w:sz w:val="22"/>
          <w:szCs w:val="22"/>
          <w:lang w:val="pt-BR"/>
        </w:rPr>
      </w:pPr>
    </w:p>
    <w:p w14:paraId="36BEED52" w14:textId="77777777" w:rsidR="002A7EB0" w:rsidRPr="00CF078A" w:rsidRDefault="002A7EB0" w:rsidP="002A7EB0">
      <w:pPr>
        <w:spacing w:line="240" w:lineRule="auto"/>
        <w:ind w:left="709" w:right="-1" w:hanging="709"/>
      </w:pPr>
      <w:r w:rsidRPr="00CF078A">
        <w:t xml:space="preserve">A129. </w:t>
      </w:r>
      <w:r>
        <w:tab/>
      </w:r>
      <w:r w:rsidRPr="00F07814">
        <w:t>Quando</w:t>
      </w:r>
      <w:r w:rsidRPr="00CF078A">
        <w:t xml:space="preserve"> as informações de fonte de informações externa são utilizadas como evidência de auditoria, uma consideração relevante para o auditor pode ser se as informações podem ser obtidas, ou se as informações são suficientemente detalhadas, para entender os métodos, premissas e outros dados utilizados pela fonte de informações externa. Isso pode ser limitado em certos aspectos e consequentemente influenciar a consideração do auditor da natureza, </w:t>
      </w:r>
      <w:r>
        <w:t xml:space="preserve">da </w:t>
      </w:r>
      <w:r w:rsidRPr="00CF078A">
        <w:t xml:space="preserve">época e </w:t>
      </w:r>
      <w:r>
        <w:t xml:space="preserve">da </w:t>
      </w:r>
      <w:r w:rsidRPr="00CF078A">
        <w:t xml:space="preserve">extensão dos procedimentos a serem realizados. Por exemplo, os serviços de precificação frequentemente fornecem informações sobre os seus métodos e suas premissas por classe de ativos em vez de por títulos e valores mobiliários individuais. Os corretores frequentemente fornecem apenas informações limitadas sobre seus dados e premissas ao fornecer as suas cotações indicativas para títulos e valores mobiliários individuais. O </w:t>
      </w:r>
      <w:r w:rsidRPr="00F630B9">
        <w:t>item A44</w:t>
      </w:r>
      <w:r w:rsidRPr="00CF078A">
        <w:t xml:space="preserve"> da NBC TA 500 fornece orientação relacionada com as restrições impostas pela fonte de informações externa sobre o fornecimento de informações de suporte.</w:t>
      </w:r>
    </w:p>
    <w:p w14:paraId="734B334B" w14:textId="77777777" w:rsidR="002A7EB0" w:rsidRPr="001F6527" w:rsidRDefault="002A7EB0" w:rsidP="001F6527">
      <w:pPr>
        <w:rPr>
          <w:b/>
          <w:bCs/>
        </w:rPr>
      </w:pPr>
      <w:r w:rsidRPr="001F6527">
        <w:rPr>
          <w:b/>
          <w:bCs/>
        </w:rPr>
        <w:t>Especialista da administração</w:t>
      </w:r>
    </w:p>
    <w:p w14:paraId="26FBC31A" w14:textId="77777777" w:rsidR="002A7EB0" w:rsidRPr="00E03D8A" w:rsidRDefault="002A7EB0" w:rsidP="002A7EB0">
      <w:pPr>
        <w:pStyle w:val="BRK0"/>
        <w:spacing w:before="0" w:line="240" w:lineRule="auto"/>
        <w:ind w:left="0" w:right="-1" w:firstLine="0"/>
        <w:rPr>
          <w:rFonts w:cs="Arial"/>
          <w:szCs w:val="22"/>
        </w:rPr>
      </w:pPr>
    </w:p>
    <w:p w14:paraId="237883DB" w14:textId="77777777" w:rsidR="002A7EB0" w:rsidRPr="00CF078A" w:rsidRDefault="002A7EB0" w:rsidP="002A7EB0">
      <w:pPr>
        <w:spacing w:line="240" w:lineRule="auto"/>
        <w:ind w:left="709" w:right="-1" w:hanging="709"/>
        <w:rPr>
          <w:lang w:eastAsia="pt-BR"/>
        </w:rPr>
      </w:pPr>
      <w:r>
        <w:t>A130.</w:t>
      </w:r>
      <w:r>
        <w:tab/>
      </w:r>
      <w:r w:rsidRPr="00CF078A">
        <w:t>As premissas relacionadas com as estimativas contábeis que são elaboradas ou identificadas por especialista da administração tornam-se premissas da administração quando utilizadas por ela na elaboração de estimativa contábil. Assim, o auditor aplica os requisitos relevantes desta Norma a essas premissas.</w:t>
      </w:r>
    </w:p>
    <w:p w14:paraId="61672001" w14:textId="77777777" w:rsidR="002A7EB0" w:rsidRDefault="002A7EB0" w:rsidP="002A7EB0">
      <w:pPr>
        <w:pStyle w:val="BRK0"/>
        <w:spacing w:before="0" w:line="240" w:lineRule="auto"/>
        <w:ind w:left="0" w:right="-1" w:firstLine="0"/>
        <w:rPr>
          <w:rFonts w:cs="Arial"/>
          <w:szCs w:val="22"/>
        </w:rPr>
      </w:pPr>
    </w:p>
    <w:p w14:paraId="4C43B016" w14:textId="77777777" w:rsidR="002A7EB0" w:rsidRPr="00CF078A" w:rsidRDefault="002A7EB0" w:rsidP="002A7EB0">
      <w:pPr>
        <w:spacing w:line="240" w:lineRule="auto"/>
        <w:ind w:left="709" w:right="-1" w:hanging="709"/>
        <w:rPr>
          <w:lang w:eastAsia="pt-BR"/>
        </w:rPr>
      </w:pPr>
      <w:r w:rsidRPr="00CF078A">
        <w:t>A131.</w:t>
      </w:r>
      <w:r>
        <w:tab/>
      </w:r>
      <w:r w:rsidRPr="00CF078A">
        <w:t xml:space="preserve">Se o trabalho de especialista da administração envolve a utilização de métodos ou fontes de dados relacionados com estimativas contábeis, ou o desenvolvimento ou fornecimento das constatações ou conclusões relacionadas com estimativa pontual ou divulgações relacionadas para inclusão nas demonstrações contábeis, os requerimentos dos itens </w:t>
      </w:r>
      <w:r>
        <w:t xml:space="preserve">de </w:t>
      </w:r>
      <w:r w:rsidRPr="00CF078A">
        <w:t>21 a 29 desta Norma podem auxiliar o auditor na aplicação do item 8(c) da NBC TA 500.</w:t>
      </w:r>
    </w:p>
    <w:p w14:paraId="014F6A87" w14:textId="77777777" w:rsidR="002A7EB0" w:rsidRPr="001F6527" w:rsidRDefault="002A7EB0" w:rsidP="001F6527">
      <w:pPr>
        <w:rPr>
          <w:b/>
          <w:bCs/>
        </w:rPr>
      </w:pPr>
      <w:r w:rsidRPr="001F6527">
        <w:rPr>
          <w:b/>
          <w:bCs/>
        </w:rPr>
        <w:t>Organização prestadora de serviços</w:t>
      </w:r>
    </w:p>
    <w:p w14:paraId="5EB6679A" w14:textId="77777777" w:rsidR="002A7EB0" w:rsidRPr="00E03D8A" w:rsidRDefault="002A7EB0" w:rsidP="002A7EB0">
      <w:pPr>
        <w:spacing w:line="240" w:lineRule="auto"/>
        <w:ind w:right="-1"/>
      </w:pPr>
    </w:p>
    <w:p w14:paraId="16B15F62" w14:textId="77777777" w:rsidR="002A7EB0" w:rsidRPr="00CF078A" w:rsidRDefault="002A7EB0" w:rsidP="002A7EB0">
      <w:pPr>
        <w:spacing w:line="240" w:lineRule="auto"/>
        <w:ind w:left="709" w:right="-1" w:hanging="709"/>
        <w:rPr>
          <w:lang w:eastAsia="pt-BR"/>
        </w:rPr>
      </w:pPr>
      <w:r w:rsidRPr="00CF078A">
        <w:t xml:space="preserve">A132. </w:t>
      </w:r>
      <w:r>
        <w:tab/>
      </w:r>
      <w:r w:rsidRPr="00CF078A">
        <w:t xml:space="preserve">A NBC TA </w:t>
      </w:r>
      <w:r w:rsidRPr="0077457B">
        <w:t xml:space="preserve">402 – </w:t>
      </w:r>
      <w:r w:rsidRPr="00A03B38">
        <w:t>Considerações de</w:t>
      </w:r>
      <w:r w:rsidRPr="00D4025C">
        <w:rPr>
          <w:szCs w:val="16"/>
        </w:rPr>
        <w:t xml:space="preserve"> </w:t>
      </w:r>
      <w:r w:rsidRPr="00A03B38">
        <w:t xml:space="preserve">Auditoria </w:t>
      </w:r>
      <w:r>
        <w:t>p</w:t>
      </w:r>
      <w:r w:rsidRPr="00A03B38">
        <w:t xml:space="preserve">ara </w:t>
      </w:r>
      <w:r>
        <w:t>a</w:t>
      </w:r>
      <w:r w:rsidRPr="00A03B38">
        <w:t xml:space="preserve"> Entidade </w:t>
      </w:r>
      <w:r>
        <w:t>q</w:t>
      </w:r>
      <w:r w:rsidRPr="00A03B38">
        <w:t>ue Utiliza Organização Prestadora</w:t>
      </w:r>
      <w:r>
        <w:t xml:space="preserve"> de</w:t>
      </w:r>
      <w:r w:rsidRPr="00A03B38">
        <w:t xml:space="preserve"> Serviç</w:t>
      </w:r>
      <w:r w:rsidRPr="00AD03A1">
        <w:t>os trata do entendimento</w:t>
      </w:r>
      <w:r w:rsidRPr="00CF078A">
        <w:t xml:space="preserve"> do auditor dos serviços prestados por organização prestadora de serviços, incluindo controle interno, </w:t>
      </w:r>
      <w:r>
        <w:t>e</w:t>
      </w:r>
      <w:r w:rsidRPr="00CF078A">
        <w:t xml:space="preserve"> das respostas do auditor aos riscos avaliados de distorção relevante. Quando a entidade utiliza os serviços de organização prestadora de serviços na elaboração das estimativas contábeis, os requisitos e a orientação da NBC TA 402 podem auxiliar o auditor na aplicação dos requisitos desta Norma.</w:t>
      </w:r>
    </w:p>
    <w:p w14:paraId="2A82DA49" w14:textId="77777777" w:rsidR="002A7EB0" w:rsidRPr="001F6527" w:rsidRDefault="002A7EB0" w:rsidP="001F6527">
      <w:pPr>
        <w:rPr>
          <w:b/>
          <w:bCs/>
        </w:rPr>
      </w:pPr>
      <w:r w:rsidRPr="001F6527">
        <w:rPr>
          <w:b/>
          <w:bCs/>
        </w:rPr>
        <w:t>Indicadores de possível tendenciosidade da administração (ver item 32)</w:t>
      </w:r>
    </w:p>
    <w:p w14:paraId="78FCDAA3" w14:textId="77777777" w:rsidR="002A7EB0" w:rsidRDefault="002A7EB0" w:rsidP="002A7EB0">
      <w:pPr>
        <w:pStyle w:val="BRK0"/>
        <w:spacing w:before="0" w:line="240" w:lineRule="auto"/>
        <w:ind w:left="0" w:right="-1" w:firstLine="0"/>
        <w:rPr>
          <w:rFonts w:cs="Arial"/>
          <w:szCs w:val="22"/>
        </w:rPr>
      </w:pPr>
    </w:p>
    <w:p w14:paraId="175CA14B" w14:textId="77777777" w:rsidR="002A7EB0" w:rsidRPr="00CF078A" w:rsidRDefault="002A7EB0" w:rsidP="002A7EB0">
      <w:pPr>
        <w:spacing w:line="240" w:lineRule="auto"/>
        <w:ind w:left="709" w:right="-1" w:hanging="709"/>
        <w:rPr>
          <w:lang w:eastAsia="pt-BR"/>
        </w:rPr>
      </w:pPr>
      <w:r w:rsidRPr="00CF078A">
        <w:t xml:space="preserve">A133. </w:t>
      </w:r>
      <w:r>
        <w:tab/>
      </w:r>
      <w:r w:rsidRPr="00CF078A">
        <w:t>A tendenciosidade da administração pode ser difícil de ser detectada no nível de contas e pode ser identificada pelo auditor somente quando ele considera grupos de estimativas contábeis, todas as estimativas contábeis em conjunto, ou quando é observada ao longo de diversos períodos contábeis. Por exemplo, se as estimativas contábeis incluídas nas demonstrações contábeis são consideradas individualmente razoáveis, mas as estimativas pontuais da administração tendem de maneira consistente para uma das extremidades do intervalo do auditor de resultados razoáveis que fornece resultado de relatório financeiro mais favorável para a administração, essas circunstâncias podem indicar uma possível tendenciosidade da administração.</w:t>
      </w:r>
    </w:p>
    <w:p w14:paraId="57A47A4F" w14:textId="77777777" w:rsidR="002A7EB0" w:rsidRDefault="002A7EB0" w:rsidP="002A7EB0">
      <w:pPr>
        <w:pStyle w:val="BRK0"/>
        <w:spacing w:before="0" w:line="240" w:lineRule="auto"/>
        <w:ind w:left="0" w:right="-1" w:firstLine="0"/>
        <w:rPr>
          <w:rFonts w:cs="Arial"/>
          <w:szCs w:val="22"/>
        </w:rPr>
      </w:pPr>
    </w:p>
    <w:p w14:paraId="5BF50E27" w14:textId="77777777" w:rsidR="002A7EB0" w:rsidRPr="00CF078A" w:rsidRDefault="002A7EB0" w:rsidP="002A7EB0">
      <w:pPr>
        <w:spacing w:line="240" w:lineRule="auto"/>
        <w:ind w:left="709" w:right="-1" w:hanging="709"/>
        <w:rPr>
          <w:lang w:eastAsia="pt-BR"/>
        </w:rPr>
      </w:pPr>
      <w:r w:rsidRPr="00CF078A">
        <w:t xml:space="preserve">A134. </w:t>
      </w:r>
      <w:r>
        <w:tab/>
      </w:r>
      <w:r w:rsidRPr="00CF078A">
        <w:t>Exemplos de indicadores de possível tendenciosidade da administração com relação a estimativas contábeis incluem:</w:t>
      </w:r>
    </w:p>
    <w:p w14:paraId="632CC5C2"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 xml:space="preserve">mudanças </w:t>
      </w:r>
      <w:r>
        <w:rPr>
          <w:color w:val="auto"/>
          <w:sz w:val="22"/>
          <w:szCs w:val="22"/>
          <w:lang w:val="pt-BR"/>
        </w:rPr>
        <w:t>n</w:t>
      </w:r>
      <w:r w:rsidRPr="00CF078A">
        <w:rPr>
          <w:color w:val="auto"/>
          <w:sz w:val="22"/>
          <w:szCs w:val="22"/>
          <w:lang w:val="pt-BR"/>
        </w:rPr>
        <w:t>a estimativa contábil, ou no método para sua de elaboração, quando a administração tiver feito uma avaliação subjetiva de que houve mudança nas circunstâncias;</w:t>
      </w:r>
    </w:p>
    <w:p w14:paraId="47AB8A4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seleção ou desenvolvimento de premissas significativas ou de dados que produzem estimativa pontual favorável para os objetivos da administração;</w:t>
      </w:r>
    </w:p>
    <w:p w14:paraId="1AE4A7BA"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seleção de estimativa pontual que pode indicar um padrão de otimismo ou pessimismo.</w:t>
      </w:r>
    </w:p>
    <w:p w14:paraId="51034D8E" w14:textId="77777777" w:rsidR="002A7EB0" w:rsidRPr="00CF078A" w:rsidRDefault="002A7EB0" w:rsidP="002A7EB0">
      <w:pPr>
        <w:spacing w:line="240" w:lineRule="auto"/>
        <w:ind w:left="709" w:right="-1"/>
        <w:rPr>
          <w:lang w:eastAsia="pt-BR"/>
        </w:rPr>
      </w:pPr>
      <w:r w:rsidRPr="00CF078A">
        <w:t>Quando esses indicadores são identificados, pode haver risco de distorção relevante tanto no nível de afirmações quanto no nível das demonstrações contábeis. Indicadores de possível tendenciosidade da administração por si só não constituem distorções para fins de obtenção de conclusões sobre a razoabilidade de estimativas contábeis individuais. Entretanto, em alguns casos, a evidência de auditoria pode apontar para uma distorção em vez de simplesmente um indicador de tendenciosidade da administração.</w:t>
      </w:r>
    </w:p>
    <w:p w14:paraId="06C32944" w14:textId="77777777" w:rsidR="002A7EB0" w:rsidRDefault="002A7EB0" w:rsidP="002A7EB0">
      <w:pPr>
        <w:pStyle w:val="BRK0"/>
        <w:spacing w:before="0" w:line="240" w:lineRule="auto"/>
        <w:ind w:left="0" w:right="-1" w:firstLine="0"/>
        <w:rPr>
          <w:rFonts w:cs="Arial"/>
          <w:szCs w:val="22"/>
        </w:rPr>
      </w:pPr>
    </w:p>
    <w:p w14:paraId="0812BFAB" w14:textId="77777777" w:rsidR="002A7EB0" w:rsidRPr="00CF078A" w:rsidRDefault="002A7EB0" w:rsidP="002A7EB0">
      <w:pPr>
        <w:spacing w:line="240" w:lineRule="auto"/>
        <w:ind w:left="709" w:right="-1" w:hanging="709"/>
        <w:rPr>
          <w:lang w:eastAsia="pt-BR"/>
        </w:rPr>
      </w:pPr>
      <w:r w:rsidRPr="00CF078A">
        <w:t xml:space="preserve">A135. </w:t>
      </w:r>
      <w:r>
        <w:tab/>
      </w:r>
      <w:r w:rsidRPr="00CF078A">
        <w:t>Os indicadores de possível tendenciosidade da administração podem afetar a conclusão do auditor sobre se a avaliação de risco do auditor e as respostas relacionadas continuam apropriadas. O auditor também pode precisar considerar as implicações para outros aspectos da auditoria, incluindo a necessidade de questionamento adicional quanto à adequação dos julgamentos da administração na elaboração das estimativas contábeis. Ainda, os indicadores de possível tendenciosidade da administração podem afetar a conclusão do auditor sobre se as demonstrações contábeis como um todo estão livres de distorção relevante, conforme discutido na NBC TA 700</w:t>
      </w:r>
      <w:r>
        <w:t>, item 11</w:t>
      </w:r>
      <w:r w:rsidRPr="00CF078A">
        <w:t>.</w:t>
      </w:r>
    </w:p>
    <w:p w14:paraId="524FABCE" w14:textId="77777777" w:rsidR="002A7EB0" w:rsidRDefault="002A7EB0" w:rsidP="002A7EB0">
      <w:pPr>
        <w:pStyle w:val="BRK0"/>
        <w:spacing w:before="0" w:line="240" w:lineRule="auto"/>
        <w:ind w:left="0" w:right="-1" w:firstLine="0"/>
        <w:rPr>
          <w:rFonts w:cs="Arial"/>
          <w:szCs w:val="22"/>
        </w:rPr>
      </w:pPr>
    </w:p>
    <w:p w14:paraId="557EEFE0" w14:textId="77777777" w:rsidR="002A7EB0" w:rsidRPr="00CF078A" w:rsidRDefault="002A7EB0" w:rsidP="002A7EB0">
      <w:pPr>
        <w:spacing w:line="240" w:lineRule="auto"/>
        <w:ind w:left="709" w:right="-1" w:hanging="709"/>
        <w:rPr>
          <w:lang w:eastAsia="pt-BR"/>
        </w:rPr>
      </w:pPr>
      <w:r w:rsidRPr="00CF078A">
        <w:t xml:space="preserve">A136. </w:t>
      </w:r>
      <w:r>
        <w:tab/>
      </w:r>
      <w:r w:rsidRPr="00CF078A">
        <w:t xml:space="preserve">Além disso, ao aplicar a NBC TA 240, </w:t>
      </w:r>
      <w:r>
        <w:t xml:space="preserve">item 33(b), </w:t>
      </w:r>
      <w:r w:rsidRPr="00CF078A">
        <w:t>o auditor deve avaliar se os julgamentos e decisões da administração na elaboração das estimativas contábeis incluídas nas demonstrações contábeis indicam uma possível tendenciosidade que pode representar distorção relevante devido à fraude. Os relatórios financeiros fraudulentos são frequentemente resultantes de distorção intencional das estimativas contábeis, o que pode incluir estimativas contábeis intencionalmente apresentadas a menor ou a maior. Os indicadores de possível tendenciosidade da administração que também podem ser um fator de risco de fraude podem levar o auditor a reavaliar se as suas avaliações de risco, em particular a avaliação dos riscos de fraude, e as respostas relacionadas continuam apropriadas.</w:t>
      </w:r>
    </w:p>
    <w:p w14:paraId="09913765" w14:textId="77777777" w:rsidR="002A7EB0" w:rsidRPr="001F6527" w:rsidRDefault="002A7EB0" w:rsidP="001F6527">
      <w:pPr>
        <w:rPr>
          <w:b/>
          <w:bCs/>
        </w:rPr>
      </w:pPr>
      <w:r w:rsidRPr="001F6527">
        <w:rPr>
          <w:b/>
          <w:bCs/>
        </w:rPr>
        <w:t>Avaliação geral baseada nos procedimentos de auditoria realizados (ver item 33)</w:t>
      </w:r>
    </w:p>
    <w:p w14:paraId="2306CB7A" w14:textId="77777777" w:rsidR="002A7EB0" w:rsidRDefault="002A7EB0" w:rsidP="002A7EB0">
      <w:pPr>
        <w:pStyle w:val="BRK0"/>
        <w:spacing w:before="0" w:line="240" w:lineRule="auto"/>
        <w:ind w:left="0" w:right="-1" w:firstLine="0"/>
        <w:rPr>
          <w:rFonts w:cs="Arial"/>
          <w:szCs w:val="22"/>
        </w:rPr>
      </w:pPr>
    </w:p>
    <w:p w14:paraId="56B8D11D" w14:textId="77777777" w:rsidR="002A7EB0" w:rsidRPr="00CF078A" w:rsidRDefault="002A7EB0" w:rsidP="002A7EB0">
      <w:pPr>
        <w:spacing w:line="240" w:lineRule="auto"/>
        <w:ind w:left="709" w:right="-1" w:hanging="709"/>
        <w:rPr>
          <w:lang w:eastAsia="pt-BR"/>
        </w:rPr>
      </w:pPr>
      <w:r w:rsidRPr="00CF078A">
        <w:t xml:space="preserve">A137. </w:t>
      </w:r>
      <w:r>
        <w:tab/>
      </w:r>
      <w:r w:rsidRPr="00CF078A">
        <w:t>Conforme o auditor realiza procedimentos de auditoria planejados, a evidência de auditoria obtida pode levar o auditor a modificar a natureza, a época ou a extensão de outros procedimentos de auditoria planejados</w:t>
      </w:r>
      <w:r>
        <w:t xml:space="preserve"> (ver NBC TA 330, item A60)</w:t>
      </w:r>
      <w:r w:rsidRPr="00CF078A">
        <w:t xml:space="preserve">. Em relação às estimativas contábeis, as informações podem chegar ao conhecimento do auditor </w:t>
      </w:r>
      <w:r>
        <w:t>por meio</w:t>
      </w:r>
      <w:r w:rsidRPr="00CF078A">
        <w:t xml:space="preserve"> da realização de procedimentos para obter evidência de auditoria que difere significativamente das informações sobre as quais a avaliação de risco se baseou. Por exemplo, o auditor pode ter identificado que a única razão para risco de distorção relevante é a subjetividade envolvida na elaboração da estimativa contábil. Entretanto, durante a realização dos procedimentos para responder aos riscos avaliados de distorção relevante, o auditor pode descobrir que a estimativa contábil é mais complexa do que originalmente considerada, o que pode gerar questionamento sobre a avaliação do risco de distorção relevante (por exemplo, o risco inerente pode ter que ser reavaliado na escala mais alta do </w:t>
      </w:r>
      <w:r w:rsidRPr="00CF078A">
        <w:rPr>
          <w:i/>
        </w:rPr>
        <w:t>spectrum</w:t>
      </w:r>
      <w:r w:rsidRPr="00CF078A">
        <w:t xml:space="preserve"> de risco inerente devido ao efeito da complexidade) e, dessa maneira, o auditor pode ter que realizar procedimentos adicionais para obter evidência de auditoria apropriada e suficiente</w:t>
      </w:r>
      <w:r>
        <w:t xml:space="preserve"> (ver também a NBC TA 315, item 31)</w:t>
      </w:r>
      <w:r w:rsidRPr="00CF078A">
        <w:t>.</w:t>
      </w:r>
    </w:p>
    <w:p w14:paraId="0B3B3345" w14:textId="77777777" w:rsidR="002A7EB0" w:rsidRDefault="002A7EB0" w:rsidP="002A7EB0">
      <w:pPr>
        <w:pStyle w:val="BRK0"/>
        <w:spacing w:before="0" w:line="240" w:lineRule="auto"/>
        <w:ind w:left="0" w:right="-1" w:firstLine="0"/>
        <w:rPr>
          <w:rFonts w:cs="Arial"/>
          <w:szCs w:val="22"/>
        </w:rPr>
      </w:pPr>
    </w:p>
    <w:p w14:paraId="792AA53F" w14:textId="77777777" w:rsidR="002A7EB0" w:rsidRPr="00CF078A" w:rsidRDefault="002A7EB0" w:rsidP="002A7EB0">
      <w:pPr>
        <w:spacing w:line="240" w:lineRule="auto"/>
        <w:ind w:left="709" w:right="-1" w:hanging="709"/>
        <w:rPr>
          <w:lang w:eastAsia="pt-BR"/>
        </w:rPr>
      </w:pPr>
      <w:r w:rsidRPr="00CF078A">
        <w:t xml:space="preserve">A138. </w:t>
      </w:r>
      <w:r>
        <w:tab/>
      </w:r>
      <w:r w:rsidRPr="00CF078A">
        <w:t>Com relação às estimativas contábeis que não foram reconhecidas, o auditor deve manter foco particular da sua</w:t>
      </w:r>
      <w:r>
        <w:t xml:space="preserve"> </w:t>
      </w:r>
      <w:r w:rsidRPr="00CF078A">
        <w:t>avaliação quanto ao real atendimento</w:t>
      </w:r>
      <w:r>
        <w:t xml:space="preserve"> </w:t>
      </w:r>
      <w:r w:rsidRPr="00CF078A">
        <w:t>dos critérios de reconhecimento da estrutura de relatório financeiro aplicável. Quando a estimativa contábil não tiver sido reconhecida, e o auditor concluir que esse tratamento é apropriado, algumas estruturas de relatório financeiro podem exigir a divulgação das circunstâncias nas notas explicativas às demonstrações contábeis.</w:t>
      </w:r>
    </w:p>
    <w:p w14:paraId="7DC03B54" w14:textId="77777777" w:rsidR="002A7EB0" w:rsidRPr="001F6527" w:rsidRDefault="002A7EB0" w:rsidP="001F6527">
      <w:pPr>
        <w:rPr>
          <w:b/>
          <w:bCs/>
        </w:rPr>
      </w:pPr>
      <w:r w:rsidRPr="001F6527">
        <w:rPr>
          <w:b/>
          <w:bCs/>
        </w:rPr>
        <w:t>Determinação de se as estimativas contábeis são razoáveis ou se apresentam distorção (ver itens 9 e 35)</w:t>
      </w:r>
    </w:p>
    <w:p w14:paraId="52B0F096" w14:textId="77777777" w:rsidR="002A7EB0" w:rsidRPr="00E03D8A" w:rsidRDefault="002A7EB0" w:rsidP="002A7EB0">
      <w:pPr>
        <w:pStyle w:val="BRK0"/>
        <w:spacing w:before="0" w:line="240" w:lineRule="auto"/>
        <w:ind w:left="0" w:right="-1" w:firstLine="0"/>
        <w:rPr>
          <w:rFonts w:cs="Arial"/>
          <w:szCs w:val="22"/>
        </w:rPr>
      </w:pPr>
    </w:p>
    <w:p w14:paraId="690A9A0F" w14:textId="77777777" w:rsidR="002A7EB0" w:rsidRPr="00CF078A" w:rsidRDefault="002A7EB0" w:rsidP="002A7EB0">
      <w:pPr>
        <w:spacing w:line="240" w:lineRule="auto"/>
        <w:ind w:left="709" w:right="-1" w:hanging="709"/>
        <w:rPr>
          <w:lang w:eastAsia="pt-BR"/>
        </w:rPr>
      </w:pPr>
      <w:r w:rsidRPr="00CF078A">
        <w:t xml:space="preserve">A139. </w:t>
      </w:r>
      <w:r>
        <w:tab/>
      </w:r>
      <w:r w:rsidRPr="00CF078A">
        <w:t>Ao determinar se, com base nos procedimentos de auditoria realizados e na evidência obtida, a estimativa pontual da administração e as divulgações relacionadas são razoáveis ou se apresentam distorção:</w:t>
      </w:r>
    </w:p>
    <w:p w14:paraId="56C51D0C"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quando a evidência de auditoria suporta um intervalo, o tamanho do intervalo pode ser amplo e, em algumas circunstâncias, pode ser múltiplos da materialidade para as demonstrações contábeis como um todo (ver também item A125). Embora um intervalo amplo possa ser apropriado nas circunstâncias, ele pode indicar que é importante para o auditor reconsiderar se foi obtida evidência de auditoria apropriada e suficiente em relação à razoabilidade dos valores dentro do intervalo;</w:t>
      </w:r>
    </w:p>
    <w:p w14:paraId="62F828E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evidência de auditoria pode suportar estimativa pontual que difere da estimativa pontual da administração. Nessas circunstâncias, a diferença entre a estimativa pontual do auditor e a estimativa pontual da administração constitui distorção;</w:t>
      </w:r>
    </w:p>
    <w:p w14:paraId="65461410"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a evidência de auditoria pode suportar um intervalo que não inclui a estimativa pontual da administração. Nessas circunstâncias, a distorção é a diferença entre a estimativa pontual da administração e o ponto mais próximo do intervalo do auditor.</w:t>
      </w:r>
    </w:p>
    <w:p w14:paraId="4C7C841A" w14:textId="77777777" w:rsidR="002A7EB0" w:rsidRDefault="002A7EB0" w:rsidP="002A7EB0">
      <w:pPr>
        <w:pStyle w:val="BRK0"/>
        <w:spacing w:before="0" w:line="240" w:lineRule="auto"/>
        <w:ind w:left="0" w:right="-1" w:firstLine="0"/>
        <w:rPr>
          <w:rFonts w:cs="Arial"/>
          <w:szCs w:val="22"/>
        </w:rPr>
      </w:pPr>
    </w:p>
    <w:p w14:paraId="5FE4AE90" w14:textId="77777777" w:rsidR="002A7EB0" w:rsidRPr="00CF078A" w:rsidRDefault="002A7EB0" w:rsidP="002A7EB0">
      <w:pPr>
        <w:spacing w:line="240" w:lineRule="auto"/>
        <w:ind w:left="709" w:right="-1" w:hanging="709"/>
        <w:rPr>
          <w:lang w:eastAsia="pt-BR"/>
        </w:rPr>
      </w:pPr>
      <w:r w:rsidRPr="00CF078A">
        <w:t xml:space="preserve">A140. </w:t>
      </w:r>
      <w:r>
        <w:tab/>
      </w:r>
      <w:r w:rsidRPr="00CF078A">
        <w:t xml:space="preserve">Os itens </w:t>
      </w:r>
      <w:r>
        <w:t xml:space="preserve">de </w:t>
      </w:r>
      <w:r w:rsidRPr="00CF078A">
        <w:t>A110 a A114 fornecem orientação para auxiliar o auditor na avaliação da seleção da administração de estimativa pontual e divulgações relacionadas a serem incluídas nas demonstrações contábeis.</w:t>
      </w:r>
    </w:p>
    <w:p w14:paraId="6309B156" w14:textId="77777777" w:rsidR="002A7EB0" w:rsidRDefault="002A7EB0" w:rsidP="002A7EB0">
      <w:pPr>
        <w:pStyle w:val="BRK0"/>
        <w:spacing w:before="0" w:line="240" w:lineRule="auto"/>
        <w:ind w:left="0" w:right="-1" w:firstLine="0"/>
        <w:rPr>
          <w:rFonts w:cs="Arial"/>
          <w:szCs w:val="22"/>
        </w:rPr>
      </w:pPr>
    </w:p>
    <w:p w14:paraId="05E52715" w14:textId="77777777" w:rsidR="002A7EB0" w:rsidRPr="00CF078A" w:rsidRDefault="002A7EB0" w:rsidP="002A7EB0">
      <w:pPr>
        <w:spacing w:line="240" w:lineRule="auto"/>
        <w:ind w:left="709" w:right="-1" w:hanging="709"/>
        <w:rPr>
          <w:lang w:eastAsia="pt-BR"/>
        </w:rPr>
      </w:pPr>
      <w:r w:rsidRPr="00CF078A">
        <w:t xml:space="preserve">A141. </w:t>
      </w:r>
      <w:r>
        <w:tab/>
      </w:r>
      <w:r w:rsidRPr="00CF078A">
        <w:t xml:space="preserve">Quando os procedimentos adicionais de auditoria do auditor incluem testar o modo como a administração elaborou a estimativa contábil ou desenvolver estimativa pontual ou intervalo do auditor, o auditor deve obter evidência de auditoria apropriada e suficiente sobre as divulgações que descrevem a incerteza da estimativa de acordo com os itens 26(b) e 29(b) e outras divulgações de acordo com o item 31. O auditor então </w:t>
      </w:r>
      <w:r>
        <w:t xml:space="preserve">deve </w:t>
      </w:r>
      <w:r w:rsidRPr="00CF078A">
        <w:t>considera</w:t>
      </w:r>
      <w:r>
        <w:t>r</w:t>
      </w:r>
      <w:r w:rsidRPr="00CF078A">
        <w:t xml:space="preserve"> a evidência de auditoria obtida sobre as divulgações como parte da avaliação geral, de acordo com o item 35, sobre se as estimativas contábeis e divulgações relacionadas são razoáveis no contexto da estrutura de relatório financeiro aplicável ou se apresentam distorção.</w:t>
      </w:r>
    </w:p>
    <w:p w14:paraId="43190740" w14:textId="77777777" w:rsidR="002A7EB0" w:rsidRDefault="002A7EB0" w:rsidP="002A7EB0">
      <w:pPr>
        <w:pStyle w:val="BRK0"/>
        <w:spacing w:before="0" w:line="240" w:lineRule="auto"/>
        <w:ind w:left="0" w:right="-1" w:firstLine="0"/>
        <w:rPr>
          <w:rFonts w:cs="Arial"/>
          <w:szCs w:val="22"/>
        </w:rPr>
      </w:pPr>
    </w:p>
    <w:p w14:paraId="32380C0D" w14:textId="77777777" w:rsidR="002A7EB0" w:rsidRPr="00CF078A" w:rsidRDefault="002A7EB0" w:rsidP="002A7EB0">
      <w:pPr>
        <w:spacing w:line="240" w:lineRule="auto"/>
        <w:ind w:left="709" w:right="-1" w:hanging="709"/>
        <w:rPr>
          <w:lang w:eastAsia="pt-BR"/>
        </w:rPr>
      </w:pPr>
      <w:r w:rsidRPr="00CF078A">
        <w:t xml:space="preserve">A142. </w:t>
      </w:r>
      <w:r>
        <w:tab/>
      </w:r>
      <w:r w:rsidRPr="00CF078A">
        <w:t>A NBC TA 450</w:t>
      </w:r>
      <w:r>
        <w:t>, itens A17 e A22,</w:t>
      </w:r>
      <w:r w:rsidRPr="00CF078A">
        <w:t xml:space="preserve"> também fornece orientação com relação a divulgações qualitativas e quando as distorções nas divulgações poderiam ser um indicativo de fraude.</w:t>
      </w:r>
    </w:p>
    <w:p w14:paraId="2B33147C" w14:textId="77777777" w:rsidR="002A7EB0" w:rsidRDefault="002A7EB0" w:rsidP="002A7EB0">
      <w:pPr>
        <w:pStyle w:val="BRK0"/>
        <w:spacing w:before="0" w:line="240" w:lineRule="auto"/>
        <w:ind w:left="0" w:right="-1" w:firstLine="0"/>
        <w:rPr>
          <w:rFonts w:cs="Arial"/>
          <w:szCs w:val="22"/>
        </w:rPr>
      </w:pPr>
    </w:p>
    <w:p w14:paraId="61A590A4" w14:textId="77777777" w:rsidR="002A7EB0" w:rsidRPr="00CF078A" w:rsidRDefault="002A7EB0" w:rsidP="002A7EB0">
      <w:pPr>
        <w:spacing w:line="240" w:lineRule="auto"/>
        <w:ind w:left="709" w:right="-1" w:hanging="709"/>
        <w:rPr>
          <w:lang w:eastAsia="pt-BR"/>
        </w:rPr>
      </w:pPr>
      <w:r w:rsidRPr="00CF078A">
        <w:t xml:space="preserve">A143. </w:t>
      </w:r>
      <w:r>
        <w:tab/>
      </w:r>
      <w:r w:rsidRPr="00CF078A">
        <w:t>Quando as demonstrações contábeis são elaboradas de acordo com estrutura de apresentação adequada, a avaliação do auditor quanto se as demonstrações contábeis alcançam a apresentação adequada</w:t>
      </w:r>
      <w:r>
        <w:t xml:space="preserve"> (ver NBC TA 700, item 14)</w:t>
      </w:r>
      <w:r w:rsidRPr="00CF078A">
        <w:t xml:space="preserve"> inclui a consideração da apresentação, da estrutura e do conteúdo geral das demonstrações contábeis, e se as demonstrações contábeis, incluindo as respectivas notas explicativas, representam as transações e os eventos</w:t>
      </w:r>
      <w:r>
        <w:t>,</w:t>
      </w:r>
      <w:r w:rsidRPr="00CF078A">
        <w:t xml:space="preserve"> de modo a alcançar uma apresentação adequada. Por exemplo, quando uma estimativa contábil está sujeita a um grau mais alto de incerteza da estimativa, o auditor pode determinar que divulgações adicionais são necessárias para alcançar uma apresentação adequada. Se a administração não incluir tais divulgações adicionais, o auditor pode concluir que as demonstrações contábeis apresentam distorção relevante.</w:t>
      </w:r>
    </w:p>
    <w:p w14:paraId="27AADB3E" w14:textId="77777777" w:rsidR="002A7EB0" w:rsidRDefault="002A7EB0" w:rsidP="002A7EB0">
      <w:pPr>
        <w:pStyle w:val="BRK0"/>
        <w:spacing w:before="0" w:line="240" w:lineRule="auto"/>
        <w:ind w:left="0" w:right="-1" w:firstLine="0"/>
        <w:rPr>
          <w:rFonts w:cs="Arial"/>
          <w:szCs w:val="22"/>
        </w:rPr>
      </w:pPr>
    </w:p>
    <w:p w14:paraId="60A99012" w14:textId="77777777" w:rsidR="002A7EB0" w:rsidRPr="00CF078A" w:rsidRDefault="002A7EB0" w:rsidP="002A7EB0">
      <w:pPr>
        <w:spacing w:line="240" w:lineRule="auto"/>
        <w:ind w:left="709" w:right="-1" w:hanging="709"/>
        <w:rPr>
          <w:lang w:eastAsia="pt-BR"/>
        </w:rPr>
      </w:pPr>
      <w:r w:rsidRPr="00CF078A">
        <w:t xml:space="preserve">A144. </w:t>
      </w:r>
      <w:r>
        <w:tab/>
      </w:r>
      <w:r w:rsidRPr="00CF078A">
        <w:t>A NBC TA 705</w:t>
      </w:r>
      <w:r>
        <w:t>, itens 22 e 23,</w:t>
      </w:r>
      <w:r w:rsidRPr="00CF078A">
        <w:t xml:space="preserve"> fornece orientação sobre as implicações para a opinião do auditor quando o auditor acredita que as divulgações da administração nas demonstrações contábeis são inadequadas ou enganosas, incluindo, por exemplo, com relação à incerteza da estimativa.</w:t>
      </w:r>
    </w:p>
    <w:p w14:paraId="44543764" w14:textId="77777777" w:rsidR="002A7EB0" w:rsidRPr="001F6527" w:rsidRDefault="002A7EB0" w:rsidP="001F6527">
      <w:pPr>
        <w:rPr>
          <w:b/>
          <w:bCs/>
        </w:rPr>
      </w:pPr>
      <w:r w:rsidRPr="001F6527">
        <w:rPr>
          <w:b/>
          <w:bCs/>
        </w:rPr>
        <w:t>Representações formais (ver item 37)</w:t>
      </w:r>
    </w:p>
    <w:p w14:paraId="6DDDD4E9" w14:textId="77777777" w:rsidR="002A7EB0" w:rsidRDefault="002A7EB0" w:rsidP="002A7EB0">
      <w:pPr>
        <w:pStyle w:val="BRK0"/>
        <w:spacing w:before="0" w:line="240" w:lineRule="auto"/>
        <w:ind w:left="0" w:right="-1" w:firstLine="0"/>
        <w:rPr>
          <w:rFonts w:cs="Arial"/>
          <w:szCs w:val="22"/>
        </w:rPr>
      </w:pPr>
    </w:p>
    <w:p w14:paraId="723DE9D3" w14:textId="77777777" w:rsidR="002A7EB0" w:rsidRPr="00CF078A" w:rsidRDefault="002A7EB0" w:rsidP="002A7EB0">
      <w:pPr>
        <w:spacing w:line="240" w:lineRule="auto"/>
        <w:ind w:left="709" w:right="-1" w:hanging="709"/>
        <w:rPr>
          <w:lang w:eastAsia="pt-BR"/>
        </w:rPr>
      </w:pPr>
      <w:r w:rsidRPr="00CF078A">
        <w:t xml:space="preserve">A145. </w:t>
      </w:r>
      <w:r>
        <w:tab/>
      </w:r>
      <w:r w:rsidRPr="00CF078A">
        <w:t>As representações formais sobre estimativas contábeis específicas podem incluir representações:</w:t>
      </w:r>
    </w:p>
    <w:p w14:paraId="4C40352B"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de que os julgamentos significativos exercidos na elaboração das estimativas contábeis levaram em consideração todas as informações relevantes das quais a administração tem conhecimento;</w:t>
      </w:r>
    </w:p>
    <w:p w14:paraId="564493A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sobre a consistência e a adequação na seleção ou aplicação dos métodos, das premissas e dos dados utilizados pela administração na elaboração das estimativas contábeis;</w:t>
      </w:r>
    </w:p>
    <w:p w14:paraId="1FE15020"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de que as premissas refletem, de forma apropriada, a intenção e a capacidade da administração de seguir cursos de ação específicos em nome da entidade, quando relevante para as estimativas contábeis e as divulgações;</w:t>
      </w:r>
    </w:p>
    <w:p w14:paraId="21CBA907"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de que as divulgações relacionadas com as estimativas contábeis, incluindo as divulgações que descrevem a incerteza da estimativa, estão completas e são razoáveis no contexto da estrutura de relatório financeiro aplicável;</w:t>
      </w:r>
    </w:p>
    <w:p w14:paraId="1D203D5F"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de que foram aplicadas habilidades ou conhecimentos especializados na elaboração das estimativas contábeis;</w:t>
      </w:r>
    </w:p>
    <w:p w14:paraId="78DF3874"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de que nenhum evento subsequente requer ajuste para as estimativas contábeis e divulgações relacionadas incluídas nas demonstrações contábeis;</w:t>
      </w:r>
    </w:p>
    <w:p w14:paraId="2685BD44" w14:textId="77777777" w:rsidR="002A7EB0" w:rsidRPr="00CF078A" w:rsidRDefault="002A7EB0">
      <w:pPr>
        <w:pStyle w:val="BLTBOLA"/>
        <w:numPr>
          <w:ilvl w:val="0"/>
          <w:numId w:val="206"/>
        </w:numPr>
        <w:tabs>
          <w:tab w:val="clear" w:pos="1636"/>
        </w:tabs>
        <w:spacing w:before="0" w:line="240" w:lineRule="auto"/>
        <w:ind w:left="993" w:right="-1" w:hanging="284"/>
        <w:rPr>
          <w:color w:val="auto"/>
          <w:sz w:val="22"/>
          <w:szCs w:val="22"/>
          <w:lang w:val="pt-BR"/>
        </w:rPr>
      </w:pPr>
      <w:r w:rsidRPr="00CF078A">
        <w:rPr>
          <w:color w:val="auto"/>
          <w:sz w:val="22"/>
          <w:szCs w:val="22"/>
          <w:lang w:val="pt-BR"/>
        </w:rPr>
        <w:t>quando as estimativas contábeis não são reconhecidas ou divulgadas nas demonstrações contábeis, sobre a adequação da decisão da administração de que os critérios de reconhecimento ou de divulgação da estrutura de relatório financeiro aplicável não foram atendidos.</w:t>
      </w:r>
    </w:p>
    <w:p w14:paraId="5BCEB572" w14:textId="77777777" w:rsidR="002A7EB0" w:rsidRPr="001F6527" w:rsidRDefault="002A7EB0" w:rsidP="001F6527">
      <w:pPr>
        <w:rPr>
          <w:b/>
          <w:bCs/>
        </w:rPr>
      </w:pPr>
      <w:r w:rsidRPr="001F6527">
        <w:rPr>
          <w:b/>
          <w:bCs/>
        </w:rPr>
        <w:t>Comunicação com os responsáveis pela governança, administração ou outras partes relevantes (ver item 38)</w:t>
      </w:r>
    </w:p>
    <w:p w14:paraId="2413AB29" w14:textId="77777777" w:rsidR="002A7EB0" w:rsidRDefault="002A7EB0" w:rsidP="002A7EB0">
      <w:pPr>
        <w:pStyle w:val="BRK0"/>
        <w:spacing w:before="0" w:line="240" w:lineRule="auto"/>
        <w:ind w:left="0" w:right="-1" w:firstLine="0"/>
        <w:rPr>
          <w:rFonts w:cs="Arial"/>
          <w:szCs w:val="22"/>
        </w:rPr>
      </w:pPr>
    </w:p>
    <w:p w14:paraId="219A0815" w14:textId="77777777" w:rsidR="002A7EB0" w:rsidRPr="00CF078A" w:rsidRDefault="002A7EB0" w:rsidP="002A7EB0">
      <w:pPr>
        <w:spacing w:line="240" w:lineRule="auto"/>
        <w:ind w:left="709" w:right="-1" w:hanging="709"/>
        <w:rPr>
          <w:lang w:eastAsia="pt-BR"/>
        </w:rPr>
      </w:pPr>
      <w:r w:rsidRPr="00CF078A">
        <w:t xml:space="preserve">A146. </w:t>
      </w:r>
      <w:r>
        <w:tab/>
      </w:r>
      <w:r w:rsidRPr="00CF078A">
        <w:t>Ao aplicar a NBC TA 260</w:t>
      </w:r>
      <w:r>
        <w:t>, item 16(a)</w:t>
      </w:r>
      <w:r w:rsidRPr="00CF078A">
        <w:t>, o auditor comunica aos responsáveis pela governança a sua visão sobre aspectos qualitativos significativos das práticas contábeis da entidade relacionadas com as estimativas contábeis e divulgações relacionadas.</w:t>
      </w:r>
      <w:r>
        <w:rPr>
          <w:rStyle w:val="Refdenotaderodap"/>
        </w:rPr>
        <w:t xml:space="preserve"> </w:t>
      </w:r>
      <w:r w:rsidRPr="00CF078A">
        <w:t>O Apêndice 2 inclui assuntos específicos relacionados às estimativas contábeis que o auditor pode considerar comunicar aos responsáveis pela governança.</w:t>
      </w:r>
    </w:p>
    <w:p w14:paraId="2D34CC58" w14:textId="77777777" w:rsidR="002A7EB0" w:rsidRDefault="002A7EB0" w:rsidP="002A7EB0">
      <w:pPr>
        <w:pStyle w:val="BRK0"/>
        <w:spacing w:before="0" w:line="240" w:lineRule="auto"/>
        <w:ind w:left="0" w:right="-1" w:firstLine="0"/>
        <w:rPr>
          <w:rFonts w:cs="Arial"/>
          <w:szCs w:val="22"/>
        </w:rPr>
      </w:pPr>
    </w:p>
    <w:p w14:paraId="5D902714" w14:textId="77777777" w:rsidR="002A7EB0" w:rsidRPr="00CF078A" w:rsidRDefault="002A7EB0" w:rsidP="002A7EB0">
      <w:pPr>
        <w:spacing w:line="240" w:lineRule="auto"/>
        <w:ind w:left="709" w:right="-1" w:hanging="709"/>
        <w:rPr>
          <w:lang w:eastAsia="pt-BR"/>
        </w:rPr>
      </w:pPr>
      <w:r w:rsidRPr="00CF078A">
        <w:t xml:space="preserve">A147. </w:t>
      </w:r>
      <w:r>
        <w:tab/>
      </w:r>
      <w:r w:rsidRPr="00CF078A">
        <w:t>A NBC TA 265</w:t>
      </w:r>
      <w:r>
        <w:t>, item 9,</w:t>
      </w:r>
      <w:r w:rsidRPr="00CF078A">
        <w:t xml:space="preserve"> requer que o auditor comunique</w:t>
      </w:r>
      <w:r>
        <w:t>,</w:t>
      </w:r>
      <w:r w:rsidRPr="00CF078A">
        <w:t xml:space="preserve"> por escrito</w:t>
      </w:r>
      <w:r>
        <w:t>,</w:t>
      </w:r>
      <w:r w:rsidRPr="00CF078A">
        <w:t xml:space="preserve"> aos responsáveis pela governança as deficiências de controle interno significativas</w:t>
      </w:r>
      <w:r>
        <w:t xml:space="preserve"> </w:t>
      </w:r>
      <w:r w:rsidRPr="00CF078A">
        <w:t>identificadas durante a auditoria. Essas deficiências significativas podem incluir aquelas relacionadas com os controles:</w:t>
      </w:r>
    </w:p>
    <w:p w14:paraId="7E3825AB" w14:textId="77777777" w:rsidR="002A7EB0" w:rsidRPr="00CF078A" w:rsidRDefault="002A7EB0" w:rsidP="002A7EB0">
      <w:pPr>
        <w:pStyle w:val="BRK1"/>
        <w:spacing w:before="0" w:line="240" w:lineRule="auto"/>
        <w:ind w:right="-1" w:hanging="425"/>
        <w:rPr>
          <w:rFonts w:cs="Arial"/>
          <w:lang w:eastAsia="pt-BR"/>
        </w:rPr>
      </w:pPr>
      <w:r w:rsidRPr="00CF078A">
        <w:rPr>
          <w:rFonts w:cs="Arial"/>
        </w:rPr>
        <w:t>(a)</w:t>
      </w:r>
      <w:r w:rsidRPr="00CF078A">
        <w:rPr>
          <w:rFonts w:cs="Arial"/>
        </w:rPr>
        <w:tab/>
        <w:t>da seleção e aplicação de políticas contábeis significativas, e da seleção e aplicação dos métodos, das premissas e dos dados;</w:t>
      </w:r>
    </w:p>
    <w:p w14:paraId="4B0A178B" w14:textId="77777777" w:rsidR="002A7EB0" w:rsidRPr="00CF078A" w:rsidRDefault="002A7EB0" w:rsidP="002A7EB0">
      <w:pPr>
        <w:pStyle w:val="BRK1"/>
        <w:spacing w:before="0" w:line="240" w:lineRule="auto"/>
        <w:ind w:right="-1" w:hanging="425"/>
        <w:rPr>
          <w:rFonts w:cs="Arial"/>
          <w:lang w:eastAsia="pt-BR"/>
        </w:rPr>
      </w:pPr>
      <w:r w:rsidRPr="00CF078A">
        <w:rPr>
          <w:rFonts w:cs="Arial"/>
        </w:rPr>
        <w:t>(b)</w:t>
      </w:r>
      <w:r w:rsidRPr="00CF078A">
        <w:rPr>
          <w:rFonts w:cs="Arial"/>
        </w:rPr>
        <w:tab/>
        <w:t>da administração de riscos e dos sistemas relacionados;</w:t>
      </w:r>
    </w:p>
    <w:p w14:paraId="5D36043D" w14:textId="77777777" w:rsidR="002A7EB0" w:rsidRPr="00CF078A" w:rsidRDefault="002A7EB0" w:rsidP="002A7EB0">
      <w:pPr>
        <w:pStyle w:val="BRK1"/>
        <w:spacing w:before="0" w:line="240" w:lineRule="auto"/>
        <w:ind w:right="-1" w:hanging="425"/>
        <w:rPr>
          <w:rFonts w:cs="Arial"/>
          <w:lang w:eastAsia="pt-BR"/>
        </w:rPr>
      </w:pPr>
      <w:r w:rsidRPr="00CF078A">
        <w:rPr>
          <w:rFonts w:cs="Arial"/>
        </w:rPr>
        <w:t>(c)</w:t>
      </w:r>
      <w:r w:rsidRPr="00CF078A">
        <w:rPr>
          <w:rFonts w:cs="Arial"/>
        </w:rPr>
        <w:tab/>
        <w:t>da integridade dos dados, incluindo quando os dados são obtidos de fonte de informações externa; e</w:t>
      </w:r>
    </w:p>
    <w:p w14:paraId="7C4D82B4" w14:textId="77777777" w:rsidR="002A7EB0" w:rsidRPr="00CF078A" w:rsidRDefault="002A7EB0" w:rsidP="002A7EB0">
      <w:pPr>
        <w:pStyle w:val="BRK1"/>
        <w:spacing w:before="0" w:line="240" w:lineRule="auto"/>
        <w:ind w:right="-1" w:hanging="425"/>
        <w:rPr>
          <w:rFonts w:cs="Arial"/>
          <w:lang w:eastAsia="pt-BR"/>
        </w:rPr>
      </w:pPr>
      <w:r w:rsidRPr="00CF078A">
        <w:rPr>
          <w:rFonts w:cs="Arial"/>
        </w:rPr>
        <w:t>(d)</w:t>
      </w:r>
      <w:r w:rsidRPr="00CF078A">
        <w:rPr>
          <w:rFonts w:cs="Arial"/>
        </w:rPr>
        <w:tab/>
        <w:t>da utilização, do desenvolvimento e da validação de modelos, inclusive dos modelos obtidos de fornecedor externo, e de quaisquer ajustes que possam ser requeridos.</w:t>
      </w:r>
    </w:p>
    <w:p w14:paraId="449C3ED5" w14:textId="77777777" w:rsidR="002A7EB0" w:rsidRDefault="002A7EB0" w:rsidP="002A7EB0">
      <w:pPr>
        <w:pStyle w:val="BRK0"/>
        <w:spacing w:before="0" w:line="240" w:lineRule="auto"/>
        <w:ind w:left="0" w:right="-1" w:firstLine="0"/>
        <w:rPr>
          <w:rFonts w:cs="Arial"/>
          <w:szCs w:val="22"/>
        </w:rPr>
      </w:pPr>
    </w:p>
    <w:p w14:paraId="39234C91" w14:textId="77777777" w:rsidR="002A7EB0" w:rsidRPr="00CF078A" w:rsidRDefault="002A7EB0" w:rsidP="002A7EB0">
      <w:pPr>
        <w:spacing w:line="240" w:lineRule="auto"/>
        <w:ind w:left="709" w:right="-1" w:hanging="709"/>
        <w:rPr>
          <w:lang w:eastAsia="pt-BR"/>
        </w:rPr>
      </w:pPr>
      <w:r w:rsidRPr="00CF078A">
        <w:t xml:space="preserve">A148. </w:t>
      </w:r>
      <w:r>
        <w:tab/>
      </w:r>
      <w:r w:rsidRPr="00CF078A">
        <w:t xml:space="preserve">Além da comunicação com os responsáveis pela governança, o auditor pode ser autorizado ou requerido a se comunicar diretamente com os órgãos reguladores ou supervisores prudenciais. Essa comunicação pode ser útil ao longo de toda a auditoria ou em etapas específicas, tais como durante o planejamento da auditoria ou a finalização do relatório do auditor. Por exemplo, em algumas jurisdições, os órgãos reguladores de instituições financeiras procuram cooperar com os auditores para compartilhar informações sobre a operação e a aplicação dos controles das atividades de instrumentos financeiros, os desafios da avaliação de instrumentos financeiros em mercados inativos, as perdas de crédito esperadas e as reservas de seguro, enquanto outros órgãos reguladores podem buscar entender a visão do auditor sobre aspectos significativos das operações da entidade, incluindo as estimativas de custo da entidade. Essa comunicação pode ser útil para o auditor na identificação e avaliação dos riscos de distorção relevante e na resposta </w:t>
      </w:r>
      <w:r>
        <w:t>a eles</w:t>
      </w:r>
      <w:r w:rsidRPr="00CF078A">
        <w:t>.</w:t>
      </w:r>
    </w:p>
    <w:p w14:paraId="38CE65E0" w14:textId="77777777" w:rsidR="002A7EB0" w:rsidRPr="001F6527" w:rsidRDefault="002A7EB0" w:rsidP="001F6527">
      <w:pPr>
        <w:rPr>
          <w:b/>
          <w:bCs/>
        </w:rPr>
      </w:pPr>
      <w:r w:rsidRPr="001F6527">
        <w:rPr>
          <w:b/>
          <w:bCs/>
        </w:rPr>
        <w:t>Documentação (ver item 39)</w:t>
      </w:r>
    </w:p>
    <w:p w14:paraId="61271758" w14:textId="77777777" w:rsidR="002A7EB0" w:rsidRDefault="002A7EB0" w:rsidP="002A7EB0">
      <w:pPr>
        <w:pStyle w:val="BRK0"/>
        <w:spacing w:before="0" w:line="240" w:lineRule="auto"/>
        <w:ind w:left="0" w:right="-1" w:firstLine="0"/>
        <w:rPr>
          <w:rFonts w:cs="Arial"/>
          <w:szCs w:val="22"/>
        </w:rPr>
      </w:pPr>
    </w:p>
    <w:p w14:paraId="33B7640F" w14:textId="77777777" w:rsidR="002A7EB0" w:rsidRDefault="002A7EB0" w:rsidP="002A7EB0">
      <w:pPr>
        <w:spacing w:line="240" w:lineRule="auto"/>
        <w:ind w:left="709" w:right="-1" w:hanging="709"/>
      </w:pPr>
      <w:r w:rsidRPr="00CF078A">
        <w:t xml:space="preserve">A149. </w:t>
      </w:r>
      <w:r>
        <w:tab/>
      </w:r>
      <w:r w:rsidRPr="00CF078A">
        <w:t>A NBC TA 315</w:t>
      </w:r>
      <w:r>
        <w:t>, itens 32 e de A152 a A155,</w:t>
      </w:r>
      <w:r w:rsidRPr="00CF078A">
        <w:t xml:space="preserve"> e a NBC TA 330</w:t>
      </w:r>
      <w:r>
        <w:t>, itens 28 e A63,</w:t>
      </w:r>
      <w:r w:rsidRPr="00CF078A">
        <w:t xml:space="preserve"> fornecem os requisitos e a orientação para a documentação do entendimento do auditor da entidade, das avaliações dos riscos e das respostas aos riscos avaliados. Essa orientação se baseia nos requisitos e orientação da NBC TA 230</w:t>
      </w:r>
      <w:r>
        <w:t>, item 8(c)</w:t>
      </w:r>
      <w:r w:rsidRPr="00CF078A">
        <w:t>. No contexto da auditoria das estimativas contábeis, o auditor deve preparar a documentação de auditoria sobre os principais elementos do seu entendimento da entidade e de seu ambiente relacionados com as estimativas contábeis. Além disso, os julgamentos do auditor sobre os riscos avaliados de distorção relevante relacionados com as estimativas contábeis e as respostas do auditor podem, provavelmente, ser adicionalmente suportados por documentação de comunicações com os responsáveis pela governança e com a administração.</w:t>
      </w:r>
    </w:p>
    <w:p w14:paraId="1D866C2B" w14:textId="77777777" w:rsidR="002A7EB0" w:rsidRPr="00CF078A" w:rsidRDefault="002A7EB0" w:rsidP="002A7EB0">
      <w:pPr>
        <w:spacing w:line="240" w:lineRule="auto"/>
        <w:ind w:left="709" w:right="-1" w:hanging="709"/>
        <w:rPr>
          <w:lang w:eastAsia="pt-BR"/>
        </w:rPr>
      </w:pPr>
    </w:p>
    <w:p w14:paraId="48F0637F" w14:textId="77777777" w:rsidR="002A7EB0" w:rsidRPr="00CF078A" w:rsidRDefault="002A7EB0" w:rsidP="002A7EB0">
      <w:pPr>
        <w:spacing w:line="240" w:lineRule="auto"/>
        <w:ind w:left="709" w:right="-1" w:hanging="709"/>
        <w:rPr>
          <w:lang w:eastAsia="pt-BR"/>
        </w:rPr>
      </w:pPr>
      <w:r w:rsidRPr="00CF078A">
        <w:t xml:space="preserve">A150. </w:t>
      </w:r>
      <w:r>
        <w:tab/>
      </w:r>
      <w:r w:rsidRPr="00CF078A">
        <w:t>Ao documentar a relação entre os procedimentos de auditoria adicionais do auditor e os riscos avaliados de distorção relevante no nível de afirmações, de acordo com a NBC TA 330, esta Norma exige que o auditor leve em consideração os motivos apresentados para os riscos de distorção relevante no nível de afirmações. Esses motivos podem estar relacionados com um ou mais fatores de risco inerente ou com a avaliação do auditor do risco de controle. Entretanto, o auditor não tem que documentar o modo como cada fator de risco inerente foi levado em consideração na identificação e avaliação dos riscos de distorção relevante em relação a cada estimativa contábil.</w:t>
      </w:r>
    </w:p>
    <w:p w14:paraId="4925C99D" w14:textId="77777777" w:rsidR="002A7EB0" w:rsidRDefault="002A7EB0" w:rsidP="002A7EB0">
      <w:pPr>
        <w:pStyle w:val="BRK0"/>
        <w:spacing w:before="0" w:line="240" w:lineRule="auto"/>
        <w:ind w:left="0" w:right="-1" w:firstLine="0"/>
        <w:rPr>
          <w:rFonts w:cs="Arial"/>
          <w:szCs w:val="22"/>
        </w:rPr>
      </w:pPr>
    </w:p>
    <w:p w14:paraId="49B47B01" w14:textId="77777777" w:rsidR="002A7EB0" w:rsidRPr="00CF078A" w:rsidRDefault="002A7EB0" w:rsidP="002A7EB0">
      <w:pPr>
        <w:spacing w:line="240" w:lineRule="auto"/>
        <w:ind w:left="709" w:right="-1" w:hanging="709"/>
        <w:rPr>
          <w:lang w:eastAsia="pt-BR"/>
        </w:rPr>
      </w:pPr>
      <w:r w:rsidRPr="00CF078A">
        <w:t xml:space="preserve">A151. </w:t>
      </w:r>
      <w:r>
        <w:tab/>
      </w:r>
      <w:r w:rsidRPr="00CF078A">
        <w:t>O auditor também deve considerar documentar:</w:t>
      </w:r>
    </w:p>
    <w:p w14:paraId="2BDFAF94" w14:textId="77777777" w:rsidR="002A7EB0" w:rsidRPr="00CF078A" w:rsidRDefault="002A7EB0">
      <w:pPr>
        <w:pStyle w:val="BLTBOLA"/>
        <w:numPr>
          <w:ilvl w:val="0"/>
          <w:numId w:val="205"/>
        </w:numPr>
        <w:tabs>
          <w:tab w:val="clear" w:pos="927"/>
        </w:tabs>
        <w:spacing w:before="0" w:line="240" w:lineRule="auto"/>
        <w:ind w:left="993" w:right="-1" w:hanging="284"/>
        <w:rPr>
          <w:color w:val="auto"/>
          <w:sz w:val="22"/>
          <w:szCs w:val="22"/>
          <w:lang w:val="pt-BR"/>
        </w:rPr>
      </w:pPr>
      <w:r w:rsidRPr="00CF078A">
        <w:rPr>
          <w:color w:val="auto"/>
          <w:sz w:val="22"/>
          <w:szCs w:val="22"/>
          <w:lang w:val="pt-BR"/>
        </w:rPr>
        <w:t xml:space="preserve">quando a aplicação do método pela administração envolve modelagem complexa, se os julgamentos da administração foram aplicados de maneira consistente e se, quando aplicável, o planejamento do modelo atende </w:t>
      </w:r>
      <w:r>
        <w:rPr>
          <w:color w:val="auto"/>
          <w:sz w:val="22"/>
          <w:szCs w:val="22"/>
          <w:lang w:val="pt-BR"/>
        </w:rPr>
        <w:t>a</w:t>
      </w:r>
      <w:r w:rsidRPr="00CF078A">
        <w:rPr>
          <w:color w:val="auto"/>
          <w:sz w:val="22"/>
          <w:szCs w:val="22"/>
          <w:lang w:val="pt-BR"/>
        </w:rPr>
        <w:t>o objetivo de mensuração da estrutura do relatório financeiro aplicável;</w:t>
      </w:r>
    </w:p>
    <w:p w14:paraId="3F5F8EEB" w14:textId="77777777" w:rsidR="002A7EB0" w:rsidRPr="00CF078A" w:rsidRDefault="002A7EB0">
      <w:pPr>
        <w:pStyle w:val="BLTBOLA"/>
        <w:numPr>
          <w:ilvl w:val="0"/>
          <w:numId w:val="205"/>
        </w:numPr>
        <w:tabs>
          <w:tab w:val="clear" w:pos="927"/>
        </w:tabs>
        <w:spacing w:before="0" w:line="240" w:lineRule="auto"/>
        <w:ind w:left="993" w:right="-1" w:hanging="284"/>
        <w:rPr>
          <w:color w:val="auto"/>
          <w:sz w:val="22"/>
          <w:szCs w:val="22"/>
          <w:lang w:val="pt-BR"/>
        </w:rPr>
      </w:pPr>
      <w:r w:rsidRPr="00CF078A">
        <w:rPr>
          <w:color w:val="auto"/>
          <w:sz w:val="22"/>
          <w:szCs w:val="22"/>
          <w:lang w:val="pt-BR"/>
        </w:rPr>
        <w:t>quando a seleção e a aplicação dos métodos, das premissas significativas ou dos dados são afetadas pela complexidade em maior escala, os julgamentos do auditor na determinação de se habilidades ou conhecimento</w:t>
      </w:r>
      <w:r>
        <w:rPr>
          <w:color w:val="auto"/>
          <w:sz w:val="22"/>
          <w:szCs w:val="22"/>
          <w:lang w:val="pt-BR"/>
        </w:rPr>
        <w:t>s</w:t>
      </w:r>
      <w:r w:rsidRPr="00CF078A">
        <w:rPr>
          <w:color w:val="auto"/>
          <w:sz w:val="22"/>
          <w:szCs w:val="22"/>
          <w:lang w:val="pt-BR"/>
        </w:rPr>
        <w:t xml:space="preserve"> especializados são necessários para realizar os procedimentos de avaliação de risco, planejar e realizar procedimentos responsivos a esses riscos ou avaliar a evidência de auditoria obtida. Nessas circunstâncias, a documentação também deve incluir o modo como as habilidades ou conhecimento</w:t>
      </w:r>
      <w:r>
        <w:rPr>
          <w:color w:val="auto"/>
          <w:sz w:val="22"/>
          <w:szCs w:val="22"/>
          <w:lang w:val="pt-BR"/>
        </w:rPr>
        <w:t>s</w:t>
      </w:r>
      <w:r w:rsidRPr="00CF078A">
        <w:rPr>
          <w:color w:val="auto"/>
          <w:sz w:val="22"/>
          <w:szCs w:val="22"/>
          <w:lang w:val="pt-BR"/>
        </w:rPr>
        <w:t xml:space="preserve"> exigidos foram aplicados.</w:t>
      </w:r>
    </w:p>
    <w:p w14:paraId="4FFA9228" w14:textId="77777777" w:rsidR="002A7EB0" w:rsidRDefault="002A7EB0" w:rsidP="002A7EB0">
      <w:pPr>
        <w:pStyle w:val="BRK0"/>
        <w:spacing w:before="0" w:line="240" w:lineRule="auto"/>
        <w:ind w:left="0" w:right="-1" w:firstLine="0"/>
        <w:rPr>
          <w:rFonts w:cs="Arial"/>
          <w:szCs w:val="22"/>
        </w:rPr>
      </w:pPr>
    </w:p>
    <w:p w14:paraId="5AC5D8A1" w14:textId="77777777" w:rsidR="002A7EB0" w:rsidRPr="00CF078A" w:rsidRDefault="002A7EB0" w:rsidP="002A7EB0">
      <w:pPr>
        <w:spacing w:line="240" w:lineRule="auto"/>
        <w:ind w:left="709" w:right="-1" w:hanging="709"/>
        <w:rPr>
          <w:lang w:eastAsia="pt-BR"/>
        </w:rPr>
      </w:pPr>
      <w:r w:rsidRPr="00CF078A">
        <w:t xml:space="preserve">A152. </w:t>
      </w:r>
      <w:r>
        <w:tab/>
      </w:r>
      <w:r w:rsidRPr="00CF078A">
        <w:t>O item A7 da NBC TA 230 demonstra que, embora possa não haver uma única maneira pela qual o exercício do julgamento profissional pelo auditor é documentado, a documentação de auditoria deve, no entanto, fornecer evidência do exercício do ceticismo profissional pelo auditor. Por exemplo, em relação às estimativas contábeis, quando a evidência de auditoria obtida inclui evidência que tanto corrobora como contradiz as afirmações da administração, a documentação pode incluir o modo como o auditor avaliou essa evidência, incluindo os julgamentos profissionais exercidos na formação d</w:t>
      </w:r>
      <w:r>
        <w:t>a</w:t>
      </w:r>
      <w:r w:rsidRPr="00CF078A">
        <w:t xml:space="preserve"> conclusão quanto à suficiência e à adequação da evidência de auditoria obtida. Exemplos de outros requerimentos desta Norma para as quais a documentação deve fornecer evidência do exercício do ceticismo profissional pelo auditor incluem:</w:t>
      </w:r>
    </w:p>
    <w:p w14:paraId="731478FE" w14:textId="77777777" w:rsidR="002A7EB0" w:rsidRPr="00CF078A" w:rsidRDefault="002A7EB0">
      <w:pPr>
        <w:pStyle w:val="BLTBOLA"/>
        <w:numPr>
          <w:ilvl w:val="0"/>
          <w:numId w:val="205"/>
        </w:numPr>
        <w:tabs>
          <w:tab w:val="clear" w:pos="927"/>
        </w:tabs>
        <w:spacing w:before="0" w:line="240" w:lineRule="auto"/>
        <w:ind w:left="993" w:right="-1" w:hanging="284"/>
        <w:rPr>
          <w:color w:val="auto"/>
          <w:sz w:val="22"/>
          <w:szCs w:val="22"/>
          <w:lang w:val="pt-BR"/>
        </w:rPr>
      </w:pPr>
      <w:r w:rsidRPr="00CF078A">
        <w:rPr>
          <w:color w:val="auto"/>
          <w:sz w:val="22"/>
          <w:szCs w:val="22"/>
          <w:lang w:val="pt-BR"/>
        </w:rPr>
        <w:t xml:space="preserve">item 13(d), com relação ao modo como o auditor aplicou </w:t>
      </w:r>
      <w:r>
        <w:rPr>
          <w:color w:val="auto"/>
          <w:sz w:val="22"/>
          <w:szCs w:val="22"/>
          <w:lang w:val="pt-BR"/>
        </w:rPr>
        <w:t>o</w:t>
      </w:r>
      <w:r w:rsidRPr="00CF078A">
        <w:rPr>
          <w:color w:val="auto"/>
          <w:sz w:val="22"/>
          <w:szCs w:val="22"/>
          <w:lang w:val="pt-BR"/>
        </w:rPr>
        <w:t xml:space="preserve"> entendimento no desenvolvimento da expectativa do próprio auditor com relação às estimativas contábeis e </w:t>
      </w:r>
      <w:r>
        <w:rPr>
          <w:color w:val="auto"/>
          <w:sz w:val="22"/>
          <w:szCs w:val="22"/>
          <w:lang w:val="pt-BR"/>
        </w:rPr>
        <w:t xml:space="preserve">às </w:t>
      </w:r>
      <w:r w:rsidRPr="00CF078A">
        <w:rPr>
          <w:color w:val="auto"/>
          <w:sz w:val="22"/>
          <w:szCs w:val="22"/>
          <w:lang w:val="pt-BR"/>
        </w:rPr>
        <w:t>divulgações relacionadas a serem incluídas nas demonstrações contábeis da entidade e como a expectativa se compara com as demonstrações contábeis da entidade elaboradas pela administração;</w:t>
      </w:r>
    </w:p>
    <w:p w14:paraId="7372A6AD" w14:textId="77777777" w:rsidR="002A7EB0" w:rsidRPr="00CF078A" w:rsidRDefault="002A7EB0">
      <w:pPr>
        <w:pStyle w:val="BLTBOLA"/>
        <w:numPr>
          <w:ilvl w:val="0"/>
          <w:numId w:val="205"/>
        </w:numPr>
        <w:tabs>
          <w:tab w:val="clear" w:pos="927"/>
        </w:tabs>
        <w:spacing w:before="0" w:line="240" w:lineRule="auto"/>
        <w:ind w:left="993" w:right="-1" w:hanging="284"/>
        <w:rPr>
          <w:color w:val="auto"/>
          <w:sz w:val="22"/>
          <w:szCs w:val="22"/>
          <w:lang w:val="pt-BR"/>
        </w:rPr>
      </w:pPr>
      <w:r w:rsidRPr="00CF078A">
        <w:rPr>
          <w:color w:val="auto"/>
          <w:sz w:val="22"/>
          <w:szCs w:val="22"/>
          <w:lang w:val="pt-BR"/>
        </w:rPr>
        <w:t>item 18, que exige o planejamento e a realização de procedimentos adicionais de auditoria para a obtenção de evidência de auditoria apropriada e suficiente de forma não tendenciosa em relação à obtenção de evidência de auditoria que possa ser comprobatória ou em relação à exclusão de evidência de auditoria que possa ser contraditória;</w:t>
      </w:r>
    </w:p>
    <w:p w14:paraId="1071252D" w14:textId="77777777" w:rsidR="002A7EB0" w:rsidRPr="00CF078A" w:rsidRDefault="002A7EB0">
      <w:pPr>
        <w:pStyle w:val="BLTBOLA"/>
        <w:numPr>
          <w:ilvl w:val="0"/>
          <w:numId w:val="205"/>
        </w:numPr>
        <w:tabs>
          <w:tab w:val="clear" w:pos="927"/>
        </w:tabs>
        <w:spacing w:before="0" w:line="240" w:lineRule="auto"/>
        <w:ind w:left="993" w:right="-1" w:hanging="284"/>
        <w:rPr>
          <w:color w:val="auto"/>
          <w:sz w:val="22"/>
          <w:szCs w:val="22"/>
          <w:lang w:val="pt-BR"/>
        </w:rPr>
      </w:pPr>
      <w:r w:rsidRPr="00CF078A">
        <w:rPr>
          <w:color w:val="auto"/>
          <w:sz w:val="22"/>
          <w:szCs w:val="22"/>
          <w:lang w:val="pt-BR"/>
        </w:rPr>
        <w:t>itens 23(b), 24(b), 25(b) e 32, que tratam dos indicadores de possível tendenciosidade da administração; e</w:t>
      </w:r>
    </w:p>
    <w:p w14:paraId="5FABD93B" w14:textId="77777777" w:rsidR="002A7EB0" w:rsidRPr="00CF078A" w:rsidRDefault="002A7EB0">
      <w:pPr>
        <w:pStyle w:val="BLTBOLA"/>
        <w:numPr>
          <w:ilvl w:val="0"/>
          <w:numId w:val="205"/>
        </w:numPr>
        <w:tabs>
          <w:tab w:val="clear" w:pos="927"/>
        </w:tabs>
        <w:spacing w:before="0" w:line="240" w:lineRule="auto"/>
        <w:ind w:left="993" w:right="-1" w:hanging="284"/>
        <w:rPr>
          <w:rStyle w:val="tw4winMark"/>
          <w:vanish w:val="0"/>
          <w:color w:val="auto"/>
          <w:szCs w:val="22"/>
          <w:lang w:val="pt-BR"/>
        </w:rPr>
      </w:pPr>
      <w:r w:rsidRPr="00CF078A">
        <w:rPr>
          <w:color w:val="auto"/>
          <w:sz w:val="22"/>
          <w:szCs w:val="22"/>
          <w:lang w:val="pt-BR"/>
        </w:rPr>
        <w:t>Item 34, que trata da consideração do auditor de toda evidência de auditoria relevante, quer seja comprobatória ou contraditória.</w:t>
      </w:r>
      <w:r w:rsidRPr="00CF078A">
        <w:rPr>
          <w:rStyle w:val="tw4winMark"/>
          <w:vanish w:val="0"/>
          <w:color w:val="auto"/>
          <w:szCs w:val="22"/>
          <w:lang w:val="pt-BR"/>
        </w:rPr>
        <w:t xml:space="preserve"> </w:t>
      </w:r>
    </w:p>
    <w:p w14:paraId="5EB99AE0" w14:textId="77777777" w:rsidR="002A7EB0" w:rsidRDefault="002A7EB0" w:rsidP="002A7EB0">
      <w:pPr>
        <w:spacing w:line="240" w:lineRule="auto"/>
        <w:ind w:right="-1"/>
        <w:rPr>
          <w:b/>
        </w:rPr>
      </w:pPr>
    </w:p>
    <w:p w14:paraId="1177798A" w14:textId="77777777" w:rsidR="002A7EB0" w:rsidRDefault="002A7EB0" w:rsidP="002A7EB0">
      <w:pPr>
        <w:spacing w:line="240" w:lineRule="auto"/>
        <w:ind w:right="-1"/>
        <w:rPr>
          <w:b/>
        </w:rPr>
      </w:pPr>
    </w:p>
    <w:p w14:paraId="2F7E67C5" w14:textId="77777777" w:rsidR="002A7EB0" w:rsidRPr="00CF078A" w:rsidRDefault="002A7EB0" w:rsidP="002A7EB0">
      <w:pPr>
        <w:spacing w:line="240" w:lineRule="auto"/>
        <w:ind w:right="-1"/>
      </w:pPr>
      <w:r w:rsidRPr="00CF078A">
        <w:rPr>
          <w:b/>
        </w:rPr>
        <w:t>Apêndice 1</w:t>
      </w:r>
      <w:r>
        <w:rPr>
          <w:b/>
        </w:rPr>
        <w:t xml:space="preserve"> </w:t>
      </w:r>
      <w:r w:rsidRPr="00CF078A">
        <w:t>(ver itens 2, 4, 12(c), A8 e A66)</w:t>
      </w:r>
    </w:p>
    <w:p w14:paraId="1F5FB2BB" w14:textId="77777777" w:rsidR="002A7EB0" w:rsidRDefault="002A7EB0" w:rsidP="002A7EB0">
      <w:pPr>
        <w:pStyle w:val="BLTBOLA"/>
        <w:numPr>
          <w:ilvl w:val="0"/>
          <w:numId w:val="0"/>
        </w:numPr>
        <w:spacing w:before="0" w:line="240" w:lineRule="auto"/>
        <w:ind w:right="-1"/>
        <w:rPr>
          <w:b/>
          <w:color w:val="auto"/>
          <w:sz w:val="22"/>
          <w:szCs w:val="22"/>
          <w:lang w:val="pt-BR"/>
        </w:rPr>
      </w:pPr>
    </w:p>
    <w:p w14:paraId="35587252" w14:textId="77777777" w:rsidR="002A7EB0" w:rsidRPr="00CF078A" w:rsidRDefault="002A7EB0" w:rsidP="002A7EB0">
      <w:pPr>
        <w:pStyle w:val="BLTBOLA"/>
        <w:numPr>
          <w:ilvl w:val="0"/>
          <w:numId w:val="0"/>
        </w:numPr>
        <w:spacing w:before="0" w:line="240" w:lineRule="auto"/>
        <w:ind w:right="-1"/>
        <w:rPr>
          <w:b/>
          <w:color w:val="auto"/>
          <w:sz w:val="22"/>
          <w:szCs w:val="22"/>
          <w:lang w:val="pt-BR"/>
        </w:rPr>
      </w:pPr>
      <w:r w:rsidRPr="00CF078A">
        <w:rPr>
          <w:b/>
          <w:color w:val="auto"/>
          <w:sz w:val="22"/>
          <w:szCs w:val="22"/>
          <w:lang w:val="pt-BR"/>
        </w:rPr>
        <w:t>Fatores de risco inerente</w:t>
      </w:r>
    </w:p>
    <w:p w14:paraId="1D268B15" w14:textId="77777777" w:rsidR="002A7EB0" w:rsidRPr="00CF078A" w:rsidRDefault="002A7EB0" w:rsidP="002A7EB0">
      <w:pPr>
        <w:spacing w:line="240" w:lineRule="auto"/>
        <w:ind w:right="-1"/>
        <w:rPr>
          <w:b/>
        </w:rPr>
      </w:pPr>
    </w:p>
    <w:p w14:paraId="6AB26F8E" w14:textId="77777777" w:rsidR="002A7EB0" w:rsidRPr="00F00AEA" w:rsidRDefault="002A7EB0" w:rsidP="002A7EB0">
      <w:pPr>
        <w:spacing w:line="240" w:lineRule="auto"/>
        <w:ind w:right="-1"/>
        <w:rPr>
          <w:b/>
        </w:rPr>
      </w:pPr>
      <w:r w:rsidRPr="00F00AEA">
        <w:rPr>
          <w:b/>
        </w:rPr>
        <w:t>Introdução</w:t>
      </w:r>
      <w:r w:rsidRPr="00F00AEA">
        <w:rPr>
          <w:b/>
        </w:rPr>
        <w:tab/>
      </w:r>
    </w:p>
    <w:p w14:paraId="5A6E8D00" w14:textId="77777777" w:rsidR="002A7EB0" w:rsidRPr="00E03D8A" w:rsidRDefault="002A7EB0" w:rsidP="002A7EB0">
      <w:pPr>
        <w:spacing w:line="240" w:lineRule="auto"/>
        <w:ind w:right="-1"/>
      </w:pPr>
    </w:p>
    <w:p w14:paraId="5E2420D9" w14:textId="77777777" w:rsidR="002A7EB0" w:rsidRPr="00CF078A" w:rsidRDefault="002A7EB0" w:rsidP="002A7EB0">
      <w:pPr>
        <w:spacing w:line="240" w:lineRule="auto"/>
        <w:ind w:left="567" w:right="-1" w:hanging="567"/>
      </w:pPr>
      <w:r w:rsidRPr="00CF078A">
        <w:t>1.</w:t>
      </w:r>
      <w:r w:rsidRPr="00CF078A">
        <w:tab/>
        <w:t>Ao identificar, avaliar e responder aos riscos de distorção relevante no nível de afirmações para uma estimativa contábil e divulgações relacionadas, esta Norma requer que o auditor leve em consideração o grau no qual a estimativa contábil está sujeita à incerteza da estimativa, o grau no qual a seleção e a aplicação dos métodos, das premissas e dos dados utilizados na elaboração da estimativa contábil e a seleção da estimativa pontual da administração e divulgações relacionadas para inclusão nas demonstrações contábeis são afetadas pela complexidade, pela subjetividade ou por outros fatores de risco inerente.</w:t>
      </w:r>
    </w:p>
    <w:p w14:paraId="2B0D1B98" w14:textId="77777777" w:rsidR="002A7EB0" w:rsidRDefault="002A7EB0" w:rsidP="002A7EB0">
      <w:pPr>
        <w:spacing w:line="240" w:lineRule="auto"/>
        <w:ind w:right="-1"/>
      </w:pPr>
    </w:p>
    <w:p w14:paraId="30E86C3D" w14:textId="77777777" w:rsidR="002A7EB0" w:rsidRPr="00CF078A" w:rsidRDefault="002A7EB0" w:rsidP="002A7EB0">
      <w:pPr>
        <w:spacing w:line="240" w:lineRule="auto"/>
        <w:ind w:left="567" w:right="-1" w:hanging="567"/>
      </w:pPr>
      <w:r w:rsidRPr="00CF078A">
        <w:t>2</w:t>
      </w:r>
      <w:r>
        <w:t>.</w:t>
      </w:r>
      <w:r w:rsidRPr="00CF078A">
        <w:tab/>
        <w:t>O risco inerente relacionado com estimativa contábil é a suscetibilidade de afirmação sobre a estimativa contábil à distorção relevante, antes da consideração dos controles. O risco inerente resulta dos fatores de risco inerente, que geram desafios à elaboração apropriada da estimativa contábil. Este Apêndice fornece explicação adicional sobre a natureza dos fatores de risco inerente de incerteza, subjetividade e complexidade da estimativa, e suas inter-relações, no contexto da elaboração de estimativas contábeis e da seleção de estimativa pontual da administração e divulgações relacionadas para inclusão nas demonstrações contábeis.</w:t>
      </w:r>
    </w:p>
    <w:p w14:paraId="4539833A" w14:textId="77777777" w:rsidR="002A7EB0" w:rsidRPr="001F6527" w:rsidRDefault="002A7EB0" w:rsidP="001F6527">
      <w:pPr>
        <w:rPr>
          <w:b/>
          <w:bCs/>
        </w:rPr>
      </w:pPr>
      <w:r w:rsidRPr="001F6527">
        <w:rPr>
          <w:b/>
          <w:bCs/>
        </w:rPr>
        <w:t>Base de mensuração</w:t>
      </w:r>
    </w:p>
    <w:p w14:paraId="4A6C298D" w14:textId="77777777" w:rsidR="002A7EB0" w:rsidRPr="00E03D8A" w:rsidRDefault="002A7EB0" w:rsidP="002A7EB0">
      <w:pPr>
        <w:pStyle w:val="BRK0"/>
        <w:spacing w:before="0" w:line="240" w:lineRule="auto"/>
        <w:ind w:left="0" w:right="-1" w:firstLine="0"/>
        <w:rPr>
          <w:rFonts w:cs="Arial"/>
          <w:szCs w:val="22"/>
        </w:rPr>
      </w:pPr>
    </w:p>
    <w:p w14:paraId="3282EC20" w14:textId="77777777" w:rsidR="002A7EB0" w:rsidRPr="00CF078A" w:rsidRDefault="002A7EB0" w:rsidP="002A7EB0">
      <w:pPr>
        <w:spacing w:line="240" w:lineRule="auto"/>
        <w:ind w:left="567" w:right="-1" w:hanging="567"/>
        <w:rPr>
          <w:lang w:eastAsia="pt-BR"/>
        </w:rPr>
      </w:pPr>
      <w:r w:rsidRPr="00CF078A">
        <w:t>3.</w:t>
      </w:r>
      <w:r w:rsidRPr="00CF078A">
        <w:tab/>
        <w:t>A base de mensuração, natureza,</w:t>
      </w:r>
      <w:r>
        <w:t xml:space="preserve"> </w:t>
      </w:r>
      <w:r w:rsidRPr="00CF078A">
        <w:t>condição e circunstâncias do item das demonstrações contábeis geram atributos de avaliação relevantes. Quando o custo ou o preço do item não pode ser observado diretamente, deve ser feita estimativa contábil mediante a aplicação de método apropriado e da utilização de dados e premissas apropriadas. O método deve ser especificado pela estrutura de relatório financeiro aplicável, ou ser selecionado pela administração, para refletir o conhecimento disponível sobre o modo como os atributos de avaliação relevantes deveriam influenciar o custo ou o preço do item na base de mensuração.</w:t>
      </w:r>
    </w:p>
    <w:p w14:paraId="743AE1D5" w14:textId="77777777" w:rsidR="002A7EB0" w:rsidRPr="00F00AEA" w:rsidRDefault="002A7EB0" w:rsidP="001F6527">
      <w:r w:rsidRPr="001F6527">
        <w:rPr>
          <w:b/>
          <w:bCs/>
        </w:rPr>
        <w:t>Incerteza da estimativa</w:t>
      </w:r>
    </w:p>
    <w:p w14:paraId="11F68C90" w14:textId="77777777" w:rsidR="002A7EB0" w:rsidRPr="00E03D8A" w:rsidRDefault="002A7EB0" w:rsidP="002A7EB0">
      <w:pPr>
        <w:pStyle w:val="BRK0"/>
        <w:spacing w:before="0" w:line="240" w:lineRule="auto"/>
        <w:ind w:left="0" w:right="-1" w:firstLine="0"/>
        <w:rPr>
          <w:rFonts w:cs="Arial"/>
          <w:szCs w:val="22"/>
        </w:rPr>
      </w:pPr>
    </w:p>
    <w:p w14:paraId="3A7B1E3F" w14:textId="77777777" w:rsidR="002A7EB0" w:rsidRPr="00CF078A" w:rsidRDefault="002A7EB0" w:rsidP="002A7EB0">
      <w:pPr>
        <w:spacing w:line="240" w:lineRule="auto"/>
        <w:ind w:left="567" w:right="-1" w:hanging="567"/>
        <w:rPr>
          <w:lang w:eastAsia="pt-BR"/>
        </w:rPr>
      </w:pPr>
      <w:r w:rsidRPr="00CF078A">
        <w:t>4.</w:t>
      </w:r>
      <w:r w:rsidRPr="00CF078A">
        <w:tab/>
        <w:t xml:space="preserve">A suscetibilidade </w:t>
      </w:r>
      <w:r>
        <w:t>à</w:t>
      </w:r>
      <w:r w:rsidRPr="00CF078A">
        <w:t xml:space="preserve"> falta de exatidão na mensuração é frequentemente tratada nas estruturas contábeis como incerteza de mensuração. A incerteza da estimativa é definida nesta Norma como a susceptibilidade </w:t>
      </w:r>
      <w:r>
        <w:t>à</w:t>
      </w:r>
      <w:r w:rsidRPr="00CF078A">
        <w:t xml:space="preserve"> falta de exatidão inerente à mensuração. Ela surge quando o valor monetário necessário para um item das demonstrações </w:t>
      </w:r>
      <w:r>
        <w:t>contábeis</w:t>
      </w:r>
      <w:r w:rsidRPr="00CF078A">
        <w:t xml:space="preserve"> que é reconhecido ou divulgado nas demonstrações contábeis não pode ser mensurado com exatidão </w:t>
      </w:r>
      <w:r>
        <w:t>por meio</w:t>
      </w:r>
      <w:r w:rsidRPr="00CF078A">
        <w:t xml:space="preserve"> da observação direta do custo ou do preço. Quando a observação direta não é possível, a estratégia de mensuração alternativa mais exata é aplicar </w:t>
      </w:r>
      <w:r>
        <w:t>o</w:t>
      </w:r>
      <w:r w:rsidRPr="00CF078A">
        <w:t xml:space="preserve"> método que reflete o conhecimento disponível sobre o custo ou o preço para o item na base de mensuração relevante, usando dados observáveis sobre os atributos de avaliação relevantes.</w:t>
      </w:r>
    </w:p>
    <w:p w14:paraId="204417A1" w14:textId="77777777" w:rsidR="002A7EB0" w:rsidRDefault="002A7EB0" w:rsidP="002A7EB0">
      <w:pPr>
        <w:pStyle w:val="BRK0"/>
        <w:spacing w:before="0" w:line="240" w:lineRule="auto"/>
        <w:ind w:left="0" w:right="-1" w:firstLine="0"/>
        <w:rPr>
          <w:rFonts w:cs="Arial"/>
          <w:szCs w:val="22"/>
        </w:rPr>
      </w:pPr>
    </w:p>
    <w:p w14:paraId="6F4B2C90" w14:textId="77777777" w:rsidR="002A7EB0" w:rsidRPr="00CF078A" w:rsidRDefault="002A7EB0" w:rsidP="002A7EB0">
      <w:pPr>
        <w:spacing w:line="240" w:lineRule="auto"/>
        <w:ind w:left="567" w:right="-1" w:hanging="567"/>
        <w:rPr>
          <w:lang w:eastAsia="pt-BR"/>
        </w:rPr>
      </w:pPr>
      <w:r w:rsidRPr="00CF078A">
        <w:t>5.</w:t>
      </w:r>
      <w:r w:rsidRPr="00CF078A">
        <w:tab/>
        <w:t>Contudo, restrições quanto à</w:t>
      </w:r>
      <w:r>
        <w:t xml:space="preserve"> </w:t>
      </w:r>
      <w:r w:rsidRPr="00CF078A">
        <w:t>disponibilidade desse conhecimento ou desses dados podem limitar a possibilidade de verificação desses dados para o processo de mensuração e, portanto, limitar a exatidão dos resultados da mensuração. Além disso, a maioria das estruturas contábeis reconhece que existem restrições práticas com relação às informações que devem ser levadas em consideração, tais como quando o custo da obtenção das informações excede os benefícios. A falta de exatidão na mensuração decorrente dessas restrições é inerente porque não pode ser eliminada do processo de mensuração. Consequentemente, essas restrições são fontes de incerteza da estimativa. Outras fontes de incerteza de mensuração que podem ocorrer no processo de mensuração são, pelo menos em princípio, capazes de serem eliminadas se o método for aplicado de maneira apropriada e são, portanto, fontes de possível distorção e não de incerteza da estimativa.</w:t>
      </w:r>
    </w:p>
    <w:p w14:paraId="31F98F8B" w14:textId="77777777" w:rsidR="002A7EB0" w:rsidRDefault="002A7EB0" w:rsidP="002A7EB0">
      <w:pPr>
        <w:pStyle w:val="BRK0"/>
        <w:spacing w:before="0" w:line="240" w:lineRule="auto"/>
        <w:ind w:left="0" w:right="-1" w:firstLine="0"/>
        <w:rPr>
          <w:rFonts w:cs="Arial"/>
          <w:szCs w:val="22"/>
        </w:rPr>
      </w:pPr>
    </w:p>
    <w:p w14:paraId="4E048B75" w14:textId="77777777" w:rsidR="002A7EB0" w:rsidRPr="00CF078A" w:rsidRDefault="002A7EB0" w:rsidP="002A7EB0">
      <w:pPr>
        <w:spacing w:line="240" w:lineRule="auto"/>
        <w:ind w:left="567" w:right="-1" w:hanging="567"/>
        <w:rPr>
          <w:lang w:eastAsia="pt-BR"/>
        </w:rPr>
      </w:pPr>
      <w:r w:rsidRPr="00CF078A">
        <w:t>6.</w:t>
      </w:r>
      <w:r w:rsidRPr="00CF078A">
        <w:tab/>
        <w:t>Quando a incerteza da estimativa está relacionada com entradas ou saídas futuras incertas de benefícios econômicos que, por fim, resulta</w:t>
      </w:r>
      <w:r>
        <w:t>m</w:t>
      </w:r>
      <w:r w:rsidRPr="00CF078A">
        <w:t xml:space="preserve"> do ativo ou passivo subjacente, o resultado desses fluxos será observável somente depois da data das demonstrações contábeis. Dependendo da natureza da base de mensuração aplicável e da natureza, da condição e das circunstâncias do item das demonstrações contábeis, esse resultado pode ser diretamente observável antes de as demonstrações contábeis serem finalizadas ou pode ser diretamente observável somente em data posterior. Para algumas estimativas contábeis, pode não haver nenhum resultado diretamente observável.</w:t>
      </w:r>
    </w:p>
    <w:p w14:paraId="1F66D7AE" w14:textId="77777777" w:rsidR="002A7EB0" w:rsidRDefault="002A7EB0" w:rsidP="002A7EB0">
      <w:pPr>
        <w:pStyle w:val="BRK0"/>
        <w:spacing w:before="0" w:line="240" w:lineRule="auto"/>
        <w:ind w:left="0" w:right="-1" w:firstLine="0"/>
        <w:rPr>
          <w:rFonts w:cs="Arial"/>
          <w:szCs w:val="22"/>
        </w:rPr>
      </w:pPr>
    </w:p>
    <w:p w14:paraId="476CEF53" w14:textId="77777777" w:rsidR="002A7EB0" w:rsidRPr="00CF078A" w:rsidRDefault="002A7EB0" w:rsidP="002A7EB0">
      <w:pPr>
        <w:spacing w:line="240" w:lineRule="auto"/>
        <w:ind w:left="567" w:right="-1" w:hanging="567"/>
        <w:rPr>
          <w:lang w:eastAsia="pt-BR"/>
        </w:rPr>
      </w:pPr>
      <w:r w:rsidRPr="00CF078A">
        <w:t>7.</w:t>
      </w:r>
      <w:r w:rsidRPr="00CF078A">
        <w:tab/>
        <w:t xml:space="preserve">Alguns resultados incertos podem ser relativamente fáceis de serem previstos com alto grau de exatidão para item individual. Por exemplo, a vida útil de máquina de produção pode ser facilmente prevista se houver informações técnicas suficientes disponíveis sobre sua vida útil média. Quando não é possível prever </w:t>
      </w:r>
      <w:r>
        <w:t>o</w:t>
      </w:r>
      <w:r w:rsidRPr="00CF078A">
        <w:t xml:space="preserve"> resultado futuro, como a expectativa de vida de indivíduo com base em premissas atuariais, com razoável exatidão, ainda pode ser possível prever esse resultado para um grupo de pessoas com maior exatidão. As bases de mensuração podem, em alguns casos, indicar um nível de carteira como unidade de conta relevante para fins de mensuração, o que pode reduzir a incerteza da estimativa inerente.</w:t>
      </w:r>
    </w:p>
    <w:p w14:paraId="054FF82A" w14:textId="77777777" w:rsidR="002A7EB0" w:rsidRPr="001F6527" w:rsidRDefault="002A7EB0" w:rsidP="001F6527">
      <w:pPr>
        <w:rPr>
          <w:b/>
          <w:bCs/>
        </w:rPr>
      </w:pPr>
      <w:r w:rsidRPr="001F6527">
        <w:rPr>
          <w:b/>
          <w:bCs/>
        </w:rPr>
        <w:t>Complexidade</w:t>
      </w:r>
    </w:p>
    <w:p w14:paraId="67F028F0" w14:textId="77777777" w:rsidR="002A7EB0" w:rsidRDefault="002A7EB0" w:rsidP="002A7EB0">
      <w:pPr>
        <w:pStyle w:val="BRK0"/>
        <w:spacing w:before="0" w:line="240" w:lineRule="auto"/>
        <w:ind w:left="0" w:right="-1" w:firstLine="0"/>
        <w:rPr>
          <w:rFonts w:cs="Arial"/>
          <w:szCs w:val="22"/>
        </w:rPr>
      </w:pPr>
    </w:p>
    <w:p w14:paraId="035F7C8C" w14:textId="77777777" w:rsidR="002A7EB0" w:rsidRPr="00CF078A" w:rsidRDefault="002A7EB0" w:rsidP="002A7EB0">
      <w:pPr>
        <w:spacing w:line="240" w:lineRule="auto"/>
        <w:ind w:left="567" w:right="-1" w:hanging="567"/>
      </w:pPr>
      <w:r w:rsidRPr="00CF078A">
        <w:t>8.</w:t>
      </w:r>
      <w:r w:rsidRPr="00CF078A">
        <w:tab/>
        <w:t>A complexidade (</w:t>
      </w:r>
      <w:r>
        <w:t>por exemplo,</w:t>
      </w:r>
      <w:r w:rsidRPr="00CF078A">
        <w:t xml:space="preserve"> a complexidade inerente ao processo de elaboração de </w:t>
      </w:r>
      <w:r w:rsidRPr="00A05CF7">
        <w:t>estimativa</w:t>
      </w:r>
      <w:r w:rsidRPr="00CF078A">
        <w:t xml:space="preserve"> contábil antes da consideração dos controles) gera riscos inerentes. A complexidade inerente pode surgir quando:</w:t>
      </w:r>
    </w:p>
    <w:p w14:paraId="0139B5EB" w14:textId="77777777" w:rsidR="002A7EB0" w:rsidRPr="00CF078A" w:rsidRDefault="002A7EB0">
      <w:pPr>
        <w:pStyle w:val="BLTBOLA"/>
        <w:numPr>
          <w:ilvl w:val="0"/>
          <w:numId w:val="205"/>
        </w:numPr>
        <w:tabs>
          <w:tab w:val="clear" w:pos="927"/>
        </w:tabs>
        <w:spacing w:before="0" w:line="240" w:lineRule="auto"/>
        <w:ind w:left="851" w:right="-1" w:hanging="284"/>
        <w:rPr>
          <w:color w:val="auto"/>
          <w:sz w:val="22"/>
          <w:szCs w:val="22"/>
          <w:lang w:val="pt-BR"/>
        </w:rPr>
      </w:pPr>
      <w:r w:rsidRPr="00CF078A">
        <w:rPr>
          <w:color w:val="auto"/>
          <w:sz w:val="22"/>
          <w:szCs w:val="22"/>
          <w:lang w:val="pt-BR"/>
        </w:rPr>
        <w:t>existem muitos atributos de avaliação com muitas relações entre eles ou com relações não lineares entre si;</w:t>
      </w:r>
    </w:p>
    <w:p w14:paraId="1E04AE8C"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a determinação dos valores apropriados para um ou mais atributos de avaliação requer diversos conjuntos de dados;</w:t>
      </w:r>
    </w:p>
    <w:p w14:paraId="34A8F0DA"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mais premissas são necessárias na elaboração da estimativa contábil, ou quando existem correlações entre as premissas necessárias;</w:t>
      </w:r>
    </w:p>
    <w:p w14:paraId="502C9ED1"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os dados utilizados são inerentemente difíceis de serem identificados, capturados, acessados ou entendidos.</w:t>
      </w:r>
    </w:p>
    <w:p w14:paraId="5AD5A249" w14:textId="77777777" w:rsidR="002A7EB0" w:rsidRDefault="002A7EB0" w:rsidP="002A7EB0">
      <w:pPr>
        <w:pStyle w:val="BRK0"/>
        <w:spacing w:before="0" w:line="240" w:lineRule="auto"/>
        <w:ind w:left="0" w:right="-1" w:firstLine="0"/>
        <w:rPr>
          <w:rFonts w:cs="Arial"/>
          <w:szCs w:val="22"/>
        </w:rPr>
      </w:pPr>
    </w:p>
    <w:p w14:paraId="50BFB152" w14:textId="77777777" w:rsidR="002A7EB0" w:rsidRPr="00CF078A" w:rsidRDefault="002A7EB0" w:rsidP="002A7EB0">
      <w:pPr>
        <w:spacing w:line="240" w:lineRule="auto"/>
        <w:ind w:left="567" w:right="-1" w:hanging="567"/>
        <w:rPr>
          <w:lang w:eastAsia="pt-BR"/>
        </w:rPr>
      </w:pPr>
      <w:r w:rsidRPr="00CF078A">
        <w:t>9.</w:t>
      </w:r>
      <w:r w:rsidRPr="00CF078A">
        <w:tab/>
        <w:t>A complexidade pode estar relacionada com a complexidade do método e do processo ou modelo computacional utilizado para aplicá-lo. Por exemplo, a complexidade no modelo pode refletir a necessidade de aplicar conceitos ou técnicas de avaliação baseadas em probabilidade, fórmulas de precificação de opções ou técnicas de simulação para prever resultados futuros incertos ou comportamentos hipotéticos. Da mesma forma, o processo computacional pode exigir dados de diversas fontes ou diversos conjuntos de dados para suportar a elaboração de premissa ou a aplicação de conceitos matemáticos ou estatísticos sofisticados.</w:t>
      </w:r>
    </w:p>
    <w:p w14:paraId="650278B8" w14:textId="77777777" w:rsidR="002A7EB0" w:rsidRDefault="002A7EB0" w:rsidP="002A7EB0">
      <w:pPr>
        <w:pStyle w:val="BRK0"/>
        <w:spacing w:before="0" w:line="240" w:lineRule="auto"/>
        <w:ind w:left="0" w:right="-1" w:firstLine="0"/>
        <w:rPr>
          <w:rFonts w:cs="Arial"/>
          <w:szCs w:val="22"/>
        </w:rPr>
      </w:pPr>
    </w:p>
    <w:p w14:paraId="2ADE1432" w14:textId="77777777" w:rsidR="002A7EB0" w:rsidRPr="00CF078A" w:rsidRDefault="002A7EB0" w:rsidP="002A7EB0">
      <w:pPr>
        <w:spacing w:line="240" w:lineRule="auto"/>
        <w:ind w:left="567" w:right="-1" w:hanging="567"/>
        <w:rPr>
          <w:lang w:eastAsia="pt-BR"/>
        </w:rPr>
      </w:pPr>
      <w:r w:rsidRPr="00CF078A">
        <w:t>10.</w:t>
      </w:r>
      <w:r w:rsidRPr="00CF078A">
        <w:tab/>
        <w:t>Quanto maior for a complexidade, maior é a probabilidade de que a administração precisa aplicar habilidades ou conhecimento</w:t>
      </w:r>
      <w:r>
        <w:t>s</w:t>
      </w:r>
      <w:r w:rsidRPr="00CF078A">
        <w:t xml:space="preserve"> especializados na elaboração de estimativa contábil ou contratar especialista da administração em relação, por exemplo:</w:t>
      </w:r>
    </w:p>
    <w:p w14:paraId="24B9847A"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conceitos e técnicas de avaliação que poderiam ser usados no contexto da base ou dos objetivos de mensuração ou de outros requisitos da estrutura de relatório financeiro aplicável, e ao modo como aplicar esses conceitos ou essas técnicas;</w:t>
      </w:r>
    </w:p>
    <w:p w14:paraId="7C1C0CA4"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Pr>
          <w:color w:val="auto"/>
          <w:sz w:val="22"/>
          <w:szCs w:val="22"/>
          <w:lang w:val="pt-BR"/>
        </w:rPr>
        <w:t xml:space="preserve">a </w:t>
      </w:r>
      <w:r w:rsidRPr="00CF078A">
        <w:rPr>
          <w:color w:val="auto"/>
          <w:sz w:val="22"/>
          <w:szCs w:val="22"/>
          <w:lang w:val="pt-BR"/>
        </w:rPr>
        <w:t>atributos de avaliação subjacentes que podem ser relevantes</w:t>
      </w:r>
      <w:r>
        <w:rPr>
          <w:color w:val="auto"/>
          <w:sz w:val="22"/>
          <w:szCs w:val="22"/>
          <w:lang w:val="pt-BR"/>
        </w:rPr>
        <w:t>,</w:t>
      </w:r>
      <w:r w:rsidRPr="00CF078A">
        <w:rPr>
          <w:color w:val="auto"/>
          <w:sz w:val="22"/>
          <w:szCs w:val="22"/>
          <w:lang w:val="pt-BR"/>
        </w:rPr>
        <w:t xml:space="preserve"> considerando a natureza da base de mensuração, natureza, condição e circunstâncias dos itens das demonstrações contábeis para os quais as estimativas contábeis estão sendo elaboradas; ou</w:t>
      </w:r>
    </w:p>
    <w:p w14:paraId="5B1DE4FD"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Pr>
          <w:color w:val="auto"/>
          <w:sz w:val="22"/>
          <w:szCs w:val="22"/>
          <w:lang w:val="pt-BR"/>
        </w:rPr>
        <w:t>à</w:t>
      </w:r>
      <w:r w:rsidRPr="00CF078A">
        <w:rPr>
          <w:color w:val="auto"/>
          <w:sz w:val="22"/>
          <w:szCs w:val="22"/>
          <w:lang w:val="pt-BR"/>
        </w:rPr>
        <w:t xml:space="preserve"> identificação de fontes de dados apropriadas a partir de fontes internas (incluindo fontes que não estão nos livros razão geral ou auxiliar) ou de fontes de informações externas, a determinação do modo como tratar as possíveis dificuldades na obtenção de dados dessas fontes ou na manutenção da sua integridade na aplicação do método, ou o entendimento da relevância e da confiabilidade desses dados.</w:t>
      </w:r>
    </w:p>
    <w:p w14:paraId="24E6B007" w14:textId="77777777" w:rsidR="002A7EB0" w:rsidRDefault="002A7EB0" w:rsidP="002A7EB0">
      <w:pPr>
        <w:pStyle w:val="BRK0"/>
        <w:spacing w:before="0" w:line="240" w:lineRule="auto"/>
        <w:ind w:left="0" w:right="-1" w:firstLine="0"/>
        <w:rPr>
          <w:rFonts w:cs="Arial"/>
          <w:szCs w:val="22"/>
        </w:rPr>
      </w:pPr>
    </w:p>
    <w:p w14:paraId="40FBC885" w14:textId="77777777" w:rsidR="002A7EB0" w:rsidRPr="00CF078A" w:rsidRDefault="002A7EB0" w:rsidP="002A7EB0">
      <w:pPr>
        <w:spacing w:line="240" w:lineRule="auto"/>
        <w:ind w:left="567" w:right="-1" w:hanging="567"/>
        <w:rPr>
          <w:lang w:eastAsia="pt-BR"/>
        </w:rPr>
      </w:pPr>
      <w:r w:rsidRPr="00CF078A">
        <w:t>11.</w:t>
      </w:r>
      <w:r w:rsidRPr="00CF078A">
        <w:tab/>
        <w:t>Complexidade relacionada com os dados pode surgir, por exemplo, nas seguintes circunstâncias:</w:t>
      </w:r>
    </w:p>
    <w:p w14:paraId="16487734"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(a)</w:t>
      </w:r>
      <w:r w:rsidRPr="00CF078A">
        <w:rPr>
          <w:rFonts w:cs="Arial"/>
        </w:rPr>
        <w:tab/>
        <w:t>quando os dados são difíceis de serem obtidos ou quando estão relacionados com transações que não são geralmente acessíveis. Mesmo quando esses dados são acessíveis</w:t>
      </w:r>
      <w:r>
        <w:rPr>
          <w:rFonts w:cs="Arial"/>
        </w:rPr>
        <w:t>,</w:t>
      </w:r>
      <w:r w:rsidRPr="00CF078A">
        <w:rPr>
          <w:rFonts w:cs="Arial"/>
        </w:rPr>
        <w:t xml:space="preserve"> como, por exemplo, </w:t>
      </w:r>
      <w:r>
        <w:rPr>
          <w:rFonts w:cs="Arial"/>
        </w:rPr>
        <w:t>por meio</w:t>
      </w:r>
      <w:r w:rsidRPr="00CF078A">
        <w:rPr>
          <w:rFonts w:cs="Arial"/>
        </w:rPr>
        <w:t xml:space="preserve"> de fonte de informações externa, pode ser difícil considerar a relevância e a confiabilidade dos dados, a menos que a fonte de informações externa divulgue informações adequadas sobre as fontes de dados subjacentes que tenha utilizado e sobre qualquer processamento de dados que tenha sido realizado;</w:t>
      </w:r>
    </w:p>
    <w:p w14:paraId="7511B40B"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(b)</w:t>
      </w:r>
      <w:r w:rsidRPr="00CF078A">
        <w:rPr>
          <w:rFonts w:cs="Arial"/>
        </w:rPr>
        <w:tab/>
        <w:t>quando os dados que refletem as visões de fonte de informações externa sobre condições ou eventos futuros, que podem ser relevantes no desenvolvimento do suporte para uma premissa, são difíceis de serem entendidos sem a transparência da lógica e das informações levadas em consideração no desenvolvimento dessas visões;</w:t>
      </w:r>
    </w:p>
    <w:p w14:paraId="43350601" w14:textId="77777777" w:rsidR="002A7EB0" w:rsidRPr="00CF078A" w:rsidRDefault="002A7EB0" w:rsidP="002A7EB0">
      <w:pPr>
        <w:pStyle w:val="BRK1"/>
        <w:spacing w:before="0" w:line="240" w:lineRule="auto"/>
        <w:ind w:left="993" w:right="-1" w:hanging="426"/>
        <w:rPr>
          <w:rFonts w:cs="Arial"/>
          <w:lang w:eastAsia="pt-BR"/>
        </w:rPr>
      </w:pPr>
      <w:r w:rsidRPr="00CF078A">
        <w:rPr>
          <w:rFonts w:cs="Arial"/>
        </w:rPr>
        <w:t>(c)</w:t>
      </w:r>
      <w:r w:rsidRPr="00CF078A">
        <w:rPr>
          <w:rFonts w:cs="Arial"/>
        </w:rPr>
        <w:tab/>
      </w:r>
      <w:r>
        <w:rPr>
          <w:rFonts w:cs="Arial"/>
        </w:rPr>
        <w:t>q</w:t>
      </w:r>
      <w:r w:rsidRPr="00CF078A">
        <w:rPr>
          <w:rFonts w:cs="Arial"/>
        </w:rPr>
        <w:t>uando certos tipos de dados são inerentemente difíceis de serem entendidos porque necessitam de entendimento de conceitos comerciais ou jurídicos tecnicamente complexos, tal como pode ser necessário para entender corretamente os dados que compreendem os termos de acordos legais sobre transações que envolvem instrumentos financeiros ou produtos de seguro complexos.</w:t>
      </w:r>
    </w:p>
    <w:p w14:paraId="3EA9EBE9" w14:textId="77777777" w:rsidR="002A7EB0" w:rsidRPr="001F6527" w:rsidRDefault="002A7EB0" w:rsidP="001F6527">
      <w:pPr>
        <w:rPr>
          <w:b/>
          <w:bCs/>
        </w:rPr>
      </w:pPr>
      <w:r w:rsidRPr="001F6527">
        <w:rPr>
          <w:b/>
          <w:bCs/>
        </w:rPr>
        <w:t>Subjetividade</w:t>
      </w:r>
    </w:p>
    <w:p w14:paraId="17CC2522" w14:textId="77777777" w:rsidR="002A7EB0" w:rsidRPr="00E03D8A" w:rsidRDefault="002A7EB0" w:rsidP="002A7EB0">
      <w:pPr>
        <w:pStyle w:val="BRK0"/>
        <w:spacing w:before="0" w:line="240" w:lineRule="auto"/>
        <w:ind w:left="0" w:right="-1" w:firstLine="0"/>
        <w:rPr>
          <w:rFonts w:cs="Arial"/>
          <w:szCs w:val="22"/>
        </w:rPr>
      </w:pPr>
    </w:p>
    <w:p w14:paraId="0DB95AE0" w14:textId="77777777" w:rsidR="002A7EB0" w:rsidRPr="00CF078A" w:rsidRDefault="002A7EB0" w:rsidP="002A7EB0">
      <w:pPr>
        <w:spacing w:line="240" w:lineRule="auto"/>
        <w:ind w:left="567" w:right="-1" w:hanging="567"/>
      </w:pPr>
      <w:r w:rsidRPr="00CF078A">
        <w:t>12.</w:t>
      </w:r>
      <w:r w:rsidRPr="00CF078A">
        <w:tab/>
        <w:t>A subjetividade (</w:t>
      </w:r>
      <w:r>
        <w:t>por exemplo,</w:t>
      </w:r>
      <w:r w:rsidRPr="00CF078A">
        <w:t xml:space="preserve"> a subjetividade inerente ao processo de elaboração de estimativa contábil, antes da consideração dos controles) reflete as limitações inerentes de conhecimento ou dados razoavelmente disponíveis sobre atributos de avaliação. Quando essas limitações existem, a estrutura de relatório financeiro aplicável pode reduzir o grau de subjetividade mediante o fornecimento d</w:t>
      </w:r>
      <w:r>
        <w:t>a</w:t>
      </w:r>
      <w:r w:rsidRPr="00CF078A">
        <w:t xml:space="preserve"> base necessária para se exercer certos julgamentos. Esses requisitos podem, por exemplo, estabelecer objetivos explícitos ou implícitos relacionados com a mensuração, </w:t>
      </w:r>
      <w:r>
        <w:t xml:space="preserve">a </w:t>
      </w:r>
      <w:r w:rsidRPr="00CF078A">
        <w:t xml:space="preserve">divulgação, a unidade de conta ou a aplicação de restrição de custo. A estrutura de relatório financeiro aplicável também pode destacar a importância desses julgamentos </w:t>
      </w:r>
      <w:r>
        <w:t>por meio</w:t>
      </w:r>
      <w:r w:rsidRPr="00CF078A">
        <w:t xml:space="preserve"> dos requerimentos de divulgações sobre esses julgamentos.</w:t>
      </w:r>
    </w:p>
    <w:p w14:paraId="1AE00ED5" w14:textId="77777777" w:rsidR="002A7EB0" w:rsidRPr="00CF078A" w:rsidRDefault="002A7EB0" w:rsidP="002A7EB0">
      <w:pPr>
        <w:pStyle w:val="BRK0"/>
        <w:spacing w:before="0" w:line="240" w:lineRule="auto"/>
        <w:ind w:left="0" w:right="-1" w:firstLine="0"/>
        <w:rPr>
          <w:rFonts w:cs="Arial"/>
          <w:szCs w:val="22"/>
          <w:lang w:eastAsia="pt-BR"/>
        </w:rPr>
      </w:pPr>
    </w:p>
    <w:p w14:paraId="20A5B17C" w14:textId="77777777" w:rsidR="002A7EB0" w:rsidRPr="00CF078A" w:rsidRDefault="002A7EB0" w:rsidP="002A7EB0">
      <w:pPr>
        <w:spacing w:line="240" w:lineRule="auto"/>
        <w:ind w:left="567" w:right="-1" w:hanging="567"/>
        <w:rPr>
          <w:lang w:eastAsia="pt-BR"/>
        </w:rPr>
      </w:pPr>
      <w:r w:rsidRPr="00CF078A">
        <w:t>13.</w:t>
      </w:r>
      <w:r w:rsidRPr="00CF078A">
        <w:tab/>
        <w:t>O julgamento da administração é geralmente necessário na determinação de alguns ou de todos os assuntos a seguir, que frequentemente envolvem subjetividade:</w:t>
      </w:r>
    </w:p>
    <w:p w14:paraId="0F96AD0E"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na medida em que não está especificado pelos requisitos da estrutura de relatório financeiro aplicável, as abordagens, os conceitos, as técnicas e os fatores de avaliação apropriados a serem utilizados no método de estimativa, considerando o conhecimento disponível;</w:t>
      </w:r>
    </w:p>
    <w:p w14:paraId="22799EBF"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na medida em que os atributos de avaliação são observáveis quando existem diversas fontes de dados em potencial, as fontes de dados apropriadas a serem utilizadas;</w:t>
      </w:r>
    </w:p>
    <w:p w14:paraId="2ECBC2C1"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na medida em que os atributos de avaliação não são observáveis, as premissas ou a variedade de premissas apropriadas a serem elaboradas, considerando os melhores dados disponíveis, incluindo, por exemplo, visões de mercado;</w:t>
      </w:r>
    </w:p>
    <w:p w14:paraId="59FB36E2"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o intervalo dos resultados razoavelmente possíveis a partir do qual selecionar a estimativa pontual da administração, e a probabilidade relativa de que determinados pontos nesse intervalo seriam consistentes com os objetivos da base de mensuração exigida pela estrutura de relatório financeiro aplicável; e</w:t>
      </w:r>
    </w:p>
    <w:p w14:paraId="157574F7" w14:textId="77777777" w:rsidR="002A7EB0" w:rsidRPr="00CF078A" w:rsidRDefault="002A7EB0">
      <w:pPr>
        <w:pStyle w:val="BLTBOLA"/>
        <w:numPr>
          <w:ilvl w:val="0"/>
          <w:numId w:val="204"/>
        </w:numPr>
        <w:tabs>
          <w:tab w:val="clear" w:pos="927"/>
        </w:tabs>
        <w:spacing w:before="0" w:line="240" w:lineRule="auto"/>
        <w:ind w:left="851" w:right="-1" w:hanging="284"/>
        <w:rPr>
          <w:color w:val="auto"/>
          <w:sz w:val="22"/>
          <w:szCs w:val="22"/>
          <w:lang w:val="pt-BR"/>
        </w:rPr>
      </w:pPr>
      <w:r w:rsidRPr="00CF078A">
        <w:rPr>
          <w:color w:val="auto"/>
          <w:sz w:val="22"/>
          <w:szCs w:val="22"/>
          <w:lang w:val="pt-BR"/>
        </w:rPr>
        <w:t>a seleção da estimativa pontual da administração e divulgações relacionadas a serem elaboradas, nas demonstrações contábeis.</w:t>
      </w:r>
    </w:p>
    <w:p w14:paraId="5614DAAE" w14:textId="77777777" w:rsidR="002A7EB0" w:rsidRDefault="002A7EB0" w:rsidP="002A7EB0">
      <w:pPr>
        <w:pStyle w:val="BRK0"/>
        <w:spacing w:before="0" w:line="240" w:lineRule="auto"/>
        <w:ind w:left="0" w:right="-1" w:firstLine="0"/>
        <w:rPr>
          <w:rFonts w:cs="Arial"/>
          <w:szCs w:val="22"/>
        </w:rPr>
      </w:pPr>
    </w:p>
    <w:p w14:paraId="791632D4" w14:textId="77777777" w:rsidR="002A7EB0" w:rsidRPr="00CF078A" w:rsidRDefault="002A7EB0" w:rsidP="002A7EB0">
      <w:pPr>
        <w:spacing w:line="240" w:lineRule="auto"/>
        <w:ind w:left="567" w:right="-1" w:hanging="567"/>
        <w:rPr>
          <w:lang w:eastAsia="pt-BR"/>
        </w:rPr>
      </w:pPr>
      <w:r w:rsidRPr="00CF078A">
        <w:t>14.</w:t>
      </w:r>
      <w:r w:rsidRPr="00CF078A">
        <w:tab/>
        <w:t>A elaboração de premissas sobre eventos ou condições futuras envolve o uso de julgamento cuja dificuldade varia com o grau em que esses eventos ou essas condições são incertas. A exatidão com a qual é possível determinar eventos ou condições futuras incertas depende do grau em que esses eventos ou essas condições são determináveis com base no conhecimento, incluindo conhecimento de condições e eventos passados e de resultados relacionados. A falta de exatidão também contribui para a incerteza da estimativa, conforme descrito acima.</w:t>
      </w:r>
    </w:p>
    <w:p w14:paraId="63A8E540" w14:textId="77777777" w:rsidR="002A7EB0" w:rsidRDefault="002A7EB0" w:rsidP="002A7EB0">
      <w:pPr>
        <w:pStyle w:val="BRK0"/>
        <w:spacing w:before="0" w:line="240" w:lineRule="auto"/>
        <w:ind w:left="0" w:right="-1" w:firstLine="0"/>
        <w:rPr>
          <w:rFonts w:cs="Arial"/>
          <w:szCs w:val="22"/>
        </w:rPr>
      </w:pPr>
    </w:p>
    <w:p w14:paraId="616FBA5D" w14:textId="77777777" w:rsidR="002A7EB0" w:rsidRPr="00CF078A" w:rsidRDefault="002A7EB0" w:rsidP="002A7EB0">
      <w:pPr>
        <w:spacing w:line="240" w:lineRule="auto"/>
        <w:ind w:left="567" w:right="-1" w:hanging="567"/>
        <w:rPr>
          <w:lang w:eastAsia="pt-BR"/>
        </w:rPr>
      </w:pPr>
      <w:r w:rsidRPr="00CF078A">
        <w:t>15.</w:t>
      </w:r>
      <w:r w:rsidRPr="00CF078A">
        <w:tab/>
        <w:t>Com relação a resultados futuros, premissas só precisa</w:t>
      </w:r>
      <w:r>
        <w:t>m</w:t>
      </w:r>
      <w:r w:rsidRPr="00CF078A">
        <w:t xml:space="preserve"> ser elaboradas para os aspectos do resultado que forem incertos. Por exemplo, ao considerar a mensuração de possível deterioração de recebível pela venda de produtos na data do balanço, o valor do recebível pode ser estabelecido de maneira inequívoca e ser diretamente observável nos documentos da transação relacionados. O que pode ser incerto é o valor, se houver, da perda decorrente da deterioração. Nesse caso, podem ser necessárias apenas premissas sobre a probabilidade de perda e sobre o valor e a época dessa perda.</w:t>
      </w:r>
    </w:p>
    <w:p w14:paraId="164D7421" w14:textId="77777777" w:rsidR="002A7EB0" w:rsidRDefault="002A7EB0" w:rsidP="002A7EB0">
      <w:pPr>
        <w:spacing w:line="240" w:lineRule="auto"/>
        <w:ind w:left="567" w:right="-1" w:hanging="567"/>
      </w:pPr>
    </w:p>
    <w:p w14:paraId="346CD082" w14:textId="77777777" w:rsidR="002A7EB0" w:rsidRPr="00CF078A" w:rsidRDefault="002A7EB0" w:rsidP="002A7EB0">
      <w:pPr>
        <w:spacing w:line="240" w:lineRule="auto"/>
        <w:ind w:left="567" w:right="-1" w:hanging="567"/>
        <w:rPr>
          <w:lang w:eastAsia="pt-BR"/>
        </w:rPr>
      </w:pPr>
      <w:r w:rsidRPr="00CF078A">
        <w:t>16.</w:t>
      </w:r>
      <w:r w:rsidRPr="00CF078A">
        <w:tab/>
        <w:t>Entretanto, em outros casos, os valores dos fluxos de caixa incorporados nos direitos relacionados com um ativo podem ser incertos. Nesses casos, pode ser necessário elaborar premissas sobre os valores dos direitos subjacentes ao fluxo de caixa e sobre as perdas potenciais decorrentes da deterioração.</w:t>
      </w:r>
    </w:p>
    <w:p w14:paraId="4D87DFBF" w14:textId="77777777" w:rsidR="002A7EB0" w:rsidRDefault="002A7EB0" w:rsidP="002A7EB0">
      <w:pPr>
        <w:pStyle w:val="BRK0"/>
        <w:spacing w:before="0" w:line="240" w:lineRule="auto"/>
        <w:ind w:left="0" w:right="-1" w:firstLine="0"/>
        <w:rPr>
          <w:rFonts w:cs="Arial"/>
          <w:szCs w:val="22"/>
        </w:rPr>
      </w:pPr>
    </w:p>
    <w:p w14:paraId="709F7807" w14:textId="77777777" w:rsidR="002A7EB0" w:rsidRPr="00CF078A" w:rsidRDefault="002A7EB0" w:rsidP="002A7EB0">
      <w:pPr>
        <w:spacing w:line="240" w:lineRule="auto"/>
        <w:ind w:left="567" w:right="-1" w:hanging="567"/>
        <w:rPr>
          <w:lang w:eastAsia="pt-BR"/>
        </w:rPr>
      </w:pPr>
      <w:r w:rsidRPr="00CF078A">
        <w:t>17.</w:t>
      </w:r>
      <w:r w:rsidRPr="00CF078A">
        <w:tab/>
      </w:r>
      <w:r w:rsidRPr="00A05CF7">
        <w:t>Pode</w:t>
      </w:r>
      <w:r w:rsidRPr="00CF078A">
        <w:t xml:space="preserve"> ser necessário que a administração considere as informações sobre condições e eventos passados, juntamente com as tendências e expectativas atuais sobre acontecimentos futuros. As condições e os eventos passados fornecem informações históricas que podem destacar a repetição de padrões históricos que podem ser extrapolados na avaliação de resultados futuros. Essas informações históricas também podem indicar as mudanças nos padrões desse comportamento ao longo do tempo (ciclos ou tendências). Elas podem sugerir que os padrões de comportamento históricos subjacentes têm mudado de maneira um tanto previsível que também pode ser extrapolada na avaliação de resultados futuros. Também podem estar disponíveis outros tipos de informações que indicam possíveis mudanças nos padrões históricos desse comportamento</w:t>
      </w:r>
      <w:r>
        <w:t>,</w:t>
      </w:r>
      <w:r w:rsidRPr="00CF078A">
        <w:t xml:space="preserve"> nos ciclos ou nas tendências relacionadas. Podem ser necessários julgamentos difíceis do valor preditivo dessas informações.</w:t>
      </w:r>
    </w:p>
    <w:p w14:paraId="30CC95FC" w14:textId="77777777" w:rsidR="002A7EB0" w:rsidRDefault="002A7EB0" w:rsidP="002A7EB0">
      <w:pPr>
        <w:pStyle w:val="BRK0"/>
        <w:spacing w:before="0" w:line="240" w:lineRule="auto"/>
        <w:ind w:left="0" w:right="-1" w:firstLine="0"/>
        <w:rPr>
          <w:rFonts w:cs="Arial"/>
          <w:szCs w:val="22"/>
        </w:rPr>
      </w:pPr>
    </w:p>
    <w:p w14:paraId="33A2BEB0" w14:textId="77777777" w:rsidR="002A7EB0" w:rsidRPr="00CF078A" w:rsidRDefault="002A7EB0" w:rsidP="002A7EB0">
      <w:pPr>
        <w:spacing w:line="240" w:lineRule="auto"/>
        <w:ind w:left="567" w:right="-1" w:hanging="567"/>
        <w:rPr>
          <w:lang w:eastAsia="pt-BR"/>
        </w:rPr>
      </w:pPr>
      <w:r w:rsidRPr="00CF078A">
        <w:t>18.</w:t>
      </w:r>
      <w:r w:rsidRPr="00CF078A">
        <w:tab/>
        <w:t>A extensão e a natureza (incluindo o grau de subjetividade envolvida) dos julgamentos exercidos na elaboração das estimativas contábeis podem gerar oportunidade para a tendenciosidade da administração na tomada de decisões sobre o curso de ação que, de acordo com a administração, é apropriado na elaboração das estimativas contábeis. Quando também há alto nível de complexidade ou alto nível de incerteza da estimativa, ou ambos, o risco de tendenciosidade da administração ou de fraude e a oportunidade para tanto também podem aumentar.</w:t>
      </w:r>
    </w:p>
    <w:p w14:paraId="3B21C72B" w14:textId="77777777" w:rsidR="002A7EB0" w:rsidRPr="001F6527" w:rsidRDefault="002A7EB0" w:rsidP="001F6527">
      <w:pPr>
        <w:rPr>
          <w:b/>
          <w:bCs/>
        </w:rPr>
      </w:pPr>
      <w:r w:rsidRPr="001F6527">
        <w:rPr>
          <w:b/>
          <w:bCs/>
        </w:rPr>
        <w:t>Relação entre incerteza da estimativa com subjetividade e complexidade</w:t>
      </w:r>
    </w:p>
    <w:p w14:paraId="19E28C59" w14:textId="77777777" w:rsidR="002A7EB0" w:rsidRPr="00E03D8A" w:rsidRDefault="002A7EB0" w:rsidP="002A7EB0">
      <w:pPr>
        <w:pStyle w:val="BRK0"/>
        <w:spacing w:before="0" w:line="240" w:lineRule="auto"/>
        <w:ind w:left="0" w:right="-1" w:firstLine="0"/>
        <w:rPr>
          <w:rFonts w:cs="Arial"/>
          <w:szCs w:val="22"/>
        </w:rPr>
      </w:pPr>
    </w:p>
    <w:p w14:paraId="232EF000" w14:textId="77777777" w:rsidR="002A7EB0" w:rsidRPr="00CF078A" w:rsidRDefault="002A7EB0" w:rsidP="002A7EB0">
      <w:pPr>
        <w:spacing w:line="240" w:lineRule="auto"/>
        <w:ind w:left="567" w:right="-1" w:hanging="567"/>
      </w:pPr>
      <w:r w:rsidRPr="00CF078A">
        <w:t>19.</w:t>
      </w:r>
      <w:r w:rsidRPr="00CF078A">
        <w:tab/>
        <w:t xml:space="preserve">A incerteza da estimativa gera uma variação inerente nos métodos, nas fontes de dados e nas </w:t>
      </w:r>
      <w:r w:rsidRPr="00A05CF7">
        <w:t>premissas</w:t>
      </w:r>
      <w:r w:rsidRPr="00CF078A">
        <w:t xml:space="preserve"> possíveis que poderiam ser utilizados para elaborar </w:t>
      </w:r>
      <w:r>
        <w:t>a</w:t>
      </w:r>
      <w:r w:rsidRPr="00CF078A">
        <w:t xml:space="preserve"> estimativa contábil. Ela gera subjetividade e, portanto, a necessidade de usar julgamento na elaboração das estimativas contábeis. Esses julgamentos são necessários na seleção dos métodos e das fontes de dados apropriadas, na elaboração das premissas e na seleção da estimativa pontual da administração e divulgações relacionadas para inclusão nas demonstrações contábeis. Esses julgamentos são exercidos no contexto dos requisitos de reconhecimento, mensuração, apresentação e divulgação da estrutura de relatório financeiro aplicável. Entretanto, pelo fato de que existem restrições com relação à disponibilidade do conhecimento e das informações e à acessibilidade aos mesmos, para suportar esses julgamentos, eles são de natureza subjetiva.</w:t>
      </w:r>
    </w:p>
    <w:p w14:paraId="5AB9F648" w14:textId="77777777" w:rsidR="002A7EB0" w:rsidRDefault="002A7EB0" w:rsidP="002A7EB0">
      <w:pPr>
        <w:pStyle w:val="BRK0"/>
        <w:spacing w:before="0" w:line="240" w:lineRule="auto"/>
        <w:ind w:left="0" w:right="-1" w:firstLine="0"/>
        <w:rPr>
          <w:rFonts w:cs="Arial"/>
          <w:szCs w:val="22"/>
        </w:rPr>
      </w:pPr>
    </w:p>
    <w:p w14:paraId="2B2A1088" w14:textId="77777777" w:rsidR="002A7EB0" w:rsidRPr="00CF078A" w:rsidRDefault="002A7EB0" w:rsidP="002A7EB0">
      <w:pPr>
        <w:spacing w:line="240" w:lineRule="auto"/>
        <w:ind w:left="567" w:right="-1" w:hanging="567"/>
        <w:rPr>
          <w:lang w:eastAsia="pt-BR"/>
        </w:rPr>
      </w:pPr>
      <w:r w:rsidRPr="00CF078A">
        <w:t>20.</w:t>
      </w:r>
      <w:r w:rsidRPr="00CF078A">
        <w:tab/>
        <w:t xml:space="preserve">A subjetividade nesses julgamentos gera a oportunidade para a tendenciosidade da </w:t>
      </w:r>
      <w:r w:rsidRPr="00A05CF7">
        <w:t>administração</w:t>
      </w:r>
      <w:r w:rsidRPr="00CF078A">
        <w:t xml:space="preserve"> não intencional ou intencional na elaboração das estimativas contábeis. Muitas estruturas contábeis exigem que as informações elaboradas para inclusão nas demonstrações contábeis sejam neutras (</w:t>
      </w:r>
      <w:r>
        <w:t>por exemplo,</w:t>
      </w:r>
      <w:r w:rsidRPr="00CF078A">
        <w:t xml:space="preserve"> não devem ser tendenciosas). Considerando que a tendenciosidade pode, pelo menos em princípio, ser eliminada do processo de estimativa, as fontes de possível tendenciosidade nos julgamentos exercidos para tratar da subjetividade são fontes de possível distorção e</w:t>
      </w:r>
      <w:r>
        <w:t>,</w:t>
      </w:r>
      <w:r w:rsidRPr="00CF078A">
        <w:t xml:space="preserve"> não</w:t>
      </w:r>
      <w:r>
        <w:t>,</w:t>
      </w:r>
      <w:r w:rsidRPr="00CF078A">
        <w:t xml:space="preserve"> de incerteza da estimativa.</w:t>
      </w:r>
    </w:p>
    <w:p w14:paraId="07C90C39" w14:textId="77777777" w:rsidR="002A7EB0" w:rsidRDefault="002A7EB0" w:rsidP="002A7EB0">
      <w:pPr>
        <w:pStyle w:val="BRK0"/>
        <w:spacing w:before="0" w:line="240" w:lineRule="auto"/>
        <w:ind w:left="0" w:right="-1" w:firstLine="0"/>
        <w:rPr>
          <w:rFonts w:cs="Arial"/>
          <w:szCs w:val="22"/>
        </w:rPr>
      </w:pPr>
    </w:p>
    <w:p w14:paraId="46E69FE1" w14:textId="77777777" w:rsidR="002A7EB0" w:rsidRPr="00CF078A" w:rsidRDefault="002A7EB0" w:rsidP="002A7EB0">
      <w:pPr>
        <w:spacing w:line="240" w:lineRule="auto"/>
        <w:ind w:left="567" w:right="-1" w:hanging="567"/>
        <w:rPr>
          <w:lang w:eastAsia="pt-BR"/>
        </w:rPr>
      </w:pPr>
      <w:r w:rsidRPr="00CF078A">
        <w:t>21.</w:t>
      </w:r>
      <w:r w:rsidRPr="00CF078A">
        <w:tab/>
        <w:t xml:space="preserve">A variação inerente aos métodos, às fontes de dados e às premissas possíveis que poderiam ser utilizados para elaborar estimativa contábil (ver item 19) também gera variação nos possíveis resultados da mensuração. O tamanho do intervalo de possíveis resultados da mensuração é resultado do grau de incerteza da estimativa e é frequentemente tratado como sensibilidade da estimativa contábil. Além da determinação dos resultados da mensuração, </w:t>
      </w:r>
      <w:r>
        <w:t>o</w:t>
      </w:r>
      <w:r w:rsidRPr="00CF078A">
        <w:t xml:space="preserve"> processo de estimativa também envolve a análise do efeito das variações </w:t>
      </w:r>
      <w:r w:rsidRPr="00A05CF7">
        <w:t>inerentes</w:t>
      </w:r>
      <w:r w:rsidRPr="00CF078A">
        <w:t xml:space="preserve"> aos métodos, às fontes de dados e às premissas possíveis no intervalo dos resultados da mensuração razoavelmente possíveis (denominada análise de sensibilidade).</w:t>
      </w:r>
    </w:p>
    <w:p w14:paraId="189044EC" w14:textId="77777777" w:rsidR="002A7EB0" w:rsidRDefault="002A7EB0" w:rsidP="002A7EB0">
      <w:pPr>
        <w:pStyle w:val="BRK0"/>
        <w:spacing w:before="0" w:line="240" w:lineRule="auto"/>
        <w:ind w:left="0" w:right="-1" w:firstLine="0"/>
        <w:rPr>
          <w:rFonts w:cs="Arial"/>
          <w:szCs w:val="22"/>
        </w:rPr>
      </w:pPr>
    </w:p>
    <w:p w14:paraId="71B0BE77" w14:textId="77777777" w:rsidR="002A7EB0" w:rsidRPr="00CF078A" w:rsidRDefault="002A7EB0" w:rsidP="002A7EB0">
      <w:pPr>
        <w:spacing w:line="240" w:lineRule="auto"/>
        <w:ind w:left="567" w:right="-1" w:hanging="567"/>
        <w:rPr>
          <w:lang w:eastAsia="pt-BR"/>
        </w:rPr>
      </w:pPr>
      <w:r w:rsidRPr="00CF078A">
        <w:t>22.</w:t>
      </w:r>
      <w:r w:rsidRPr="00CF078A">
        <w:tab/>
        <w:t>O desenvolvimento d</w:t>
      </w:r>
      <w:r>
        <w:t>a</w:t>
      </w:r>
      <w:r w:rsidRPr="00CF078A">
        <w:t xml:space="preserve"> apresentação das demonstrações contábeis para estimativa contábil que, quando exigida pela estrutura de relatório financeiro aplicável, alcança representação fiel (</w:t>
      </w:r>
      <w:r>
        <w:t>por exemplo,</w:t>
      </w:r>
      <w:r w:rsidRPr="00CF078A">
        <w:t xml:space="preserve"> completa, neutra e livre de erro) inclui o exercício de julgamentos apropriados na seleção de estimativa pontual da administração que seja apropriadamente escolhida a partir de intervalo de resultados razoavelmente possíveis da mensuração e divulgações relacionadas que descrevem de maneira apropriada a incerteza da estimativa. Esses julgamentos podem, por si só, envolver subjetividade, dependendo da natureza dos requisitos na estrutura de relatório financeiro aplicável que trata desses assuntos. Por exemplo, a estrutura de relatório financeiro aplicável pode exigir uma base específica (como média ponderada pela </w:t>
      </w:r>
      <w:r w:rsidRPr="00A05CF7">
        <w:t>probabilidade</w:t>
      </w:r>
      <w:r w:rsidRPr="00CF078A">
        <w:t xml:space="preserve"> ou </w:t>
      </w:r>
      <w:r>
        <w:t xml:space="preserve">pela </w:t>
      </w:r>
      <w:r w:rsidRPr="00CF078A">
        <w:t xml:space="preserve">melhor estimativa) para a seleção da estimativa pontual da administração. Da mesma forma, ela pode requerer divulgações específicas ou divulgações que atendam </w:t>
      </w:r>
      <w:r>
        <w:t xml:space="preserve">aos </w:t>
      </w:r>
      <w:r w:rsidRPr="00CF078A">
        <w:t>objetivos de divulgação especificados ou divulgações adicionais que são exigidas para alcançar a apresentação adequada nas circunstâncias.</w:t>
      </w:r>
    </w:p>
    <w:p w14:paraId="2487C5EE" w14:textId="77777777" w:rsidR="002A7EB0" w:rsidRDefault="002A7EB0" w:rsidP="002A7EB0">
      <w:pPr>
        <w:pStyle w:val="BRK0"/>
        <w:spacing w:before="0" w:line="240" w:lineRule="auto"/>
        <w:ind w:left="0" w:right="-1" w:firstLine="0"/>
        <w:rPr>
          <w:rFonts w:cs="Arial"/>
          <w:szCs w:val="22"/>
        </w:rPr>
      </w:pPr>
    </w:p>
    <w:p w14:paraId="07C1081E" w14:textId="77777777" w:rsidR="002A7EB0" w:rsidRPr="00CF078A" w:rsidRDefault="002A7EB0" w:rsidP="002A7EB0">
      <w:pPr>
        <w:spacing w:line="240" w:lineRule="auto"/>
        <w:ind w:left="567" w:right="-1" w:hanging="567"/>
      </w:pPr>
      <w:r w:rsidRPr="00CF078A">
        <w:t>23.</w:t>
      </w:r>
      <w:r w:rsidRPr="00CF078A">
        <w:tab/>
      </w:r>
      <w:r w:rsidRPr="00A05CF7">
        <w:t>Embora</w:t>
      </w:r>
      <w:r w:rsidRPr="00CF078A">
        <w:t xml:space="preserve"> a estimativa contábil que está sujeita a grau de incerteza da estimativa mais alt</w:t>
      </w:r>
      <w:r>
        <w:t>o</w:t>
      </w:r>
      <w:r w:rsidRPr="00CF078A">
        <w:t xml:space="preserve"> possa ser mensurável com menos exatidão do que a sujeita a grau de incerteza da estimativa mais baixo, a estimativa contábil ainda pode ter relevância suficiente para os usuários das demonstrações contábeis para ser reconhecida nas demonstrações contábeis</w:t>
      </w:r>
      <w:r>
        <w:t>,</w:t>
      </w:r>
      <w:r w:rsidRPr="00CF078A">
        <w:t xml:space="preserve"> se, quando exigido pela estrutura de relatório financeiro aplicável, a representação fiel do item puder ser alcançada. Em alguns casos, a incerteza da estimativa pode ser tão grande que os critérios de reconhecimento na estrutura de relatório financeiro aplicável não são atendidos e a estimativa contábil não pode ser reconhecida nas demonstrações contábeis. Mesmo nessas circunstâncias, ainda pode haver exigências de divulgação relevantes</w:t>
      </w:r>
      <w:r>
        <w:t>,</w:t>
      </w:r>
      <w:r w:rsidRPr="00CF078A">
        <w:t xml:space="preserve"> como, por exemplo, divulgação da estimativa pontual ou do intervalo de resultados razoavelmente possíveis da mensuração e das informações que descrevem a incerteza da estimativa e as restrições no reconhecimento do item. Os requisitos da estrutura de relatório financeiro aplicável que se aplicam nessas circunstâncias podem ser especificados em maior ou menor grau. Consequentemente, nessas circunstâncias, pode haver julgamentos adicionais a serem exercidos que envolvem subjetividade.</w:t>
      </w:r>
    </w:p>
    <w:p w14:paraId="3B96AA6B" w14:textId="77777777" w:rsidR="002A7EB0" w:rsidRPr="004B39EB" w:rsidRDefault="002A7EB0" w:rsidP="004B39EB">
      <w:pPr>
        <w:rPr>
          <w:b/>
          <w:bCs/>
        </w:rPr>
      </w:pPr>
      <w:r w:rsidRPr="004B39EB">
        <w:rPr>
          <w:b/>
          <w:bCs/>
        </w:rPr>
        <w:t>Apêndice 2 (ver item A146)</w:t>
      </w:r>
    </w:p>
    <w:p w14:paraId="1E149C9F" w14:textId="77777777" w:rsidR="002A7EB0" w:rsidRDefault="002A7EB0" w:rsidP="002A7EB0">
      <w:pPr>
        <w:spacing w:line="240" w:lineRule="auto"/>
        <w:ind w:right="-1"/>
        <w:rPr>
          <w:b/>
        </w:rPr>
      </w:pPr>
    </w:p>
    <w:p w14:paraId="17C939C2" w14:textId="77777777" w:rsidR="002A7EB0" w:rsidRPr="00CF078A" w:rsidRDefault="002A7EB0" w:rsidP="002A7EB0">
      <w:pPr>
        <w:spacing w:line="240" w:lineRule="auto"/>
        <w:ind w:right="-1"/>
        <w:rPr>
          <w:b/>
          <w:lang w:eastAsia="pt-BR"/>
        </w:rPr>
      </w:pPr>
      <w:r w:rsidRPr="00CF078A">
        <w:rPr>
          <w:b/>
        </w:rPr>
        <w:t>Comunicaç</w:t>
      </w:r>
      <w:r>
        <w:rPr>
          <w:b/>
        </w:rPr>
        <w:t>ão</w:t>
      </w:r>
      <w:r w:rsidRPr="00CF078A">
        <w:rPr>
          <w:b/>
        </w:rPr>
        <w:t xml:space="preserve"> com os responsáveis pela governança</w:t>
      </w:r>
    </w:p>
    <w:p w14:paraId="1DB99195" w14:textId="77777777" w:rsidR="002A7EB0" w:rsidRDefault="002A7EB0" w:rsidP="002A7EB0">
      <w:pPr>
        <w:spacing w:line="240" w:lineRule="auto"/>
        <w:ind w:right="-1"/>
      </w:pPr>
    </w:p>
    <w:p w14:paraId="7312CD41" w14:textId="77777777" w:rsidR="002A7EB0" w:rsidRPr="00CF078A" w:rsidRDefault="002A7EB0" w:rsidP="002A7EB0">
      <w:pPr>
        <w:spacing w:line="240" w:lineRule="auto"/>
        <w:ind w:right="-1"/>
        <w:rPr>
          <w:lang w:eastAsia="pt-BR"/>
        </w:rPr>
      </w:pPr>
      <w:r w:rsidRPr="00CF078A">
        <w:t xml:space="preserve">Assuntos que o auditor deve considerar comunicar aos responsáveis pela governança com relação às visões do auditor sobre aspectos qualitativos significativos das práticas contábeis da entidade relacionadas com as estimativas contábeis e divulgações relacionadas incluem: </w:t>
      </w:r>
    </w:p>
    <w:p w14:paraId="3359256F"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(a)</w:t>
      </w:r>
      <w:r w:rsidRPr="00CF078A">
        <w:rPr>
          <w:rFonts w:cs="Arial"/>
          <w:szCs w:val="22"/>
        </w:rPr>
        <w:tab/>
        <w:t>o modo como a administração identifica as transações, outros eventos e outras condições que podem gerar a necessidade de estimativas contábeis e divulgações relacionadas ou mudanças n</w:t>
      </w:r>
      <w:r>
        <w:rPr>
          <w:rFonts w:cs="Arial"/>
          <w:szCs w:val="22"/>
        </w:rPr>
        <w:t>el</w:t>
      </w:r>
      <w:r w:rsidRPr="00CF078A">
        <w:rPr>
          <w:rFonts w:cs="Arial"/>
          <w:szCs w:val="22"/>
        </w:rPr>
        <w:t>as;</w:t>
      </w:r>
    </w:p>
    <w:p w14:paraId="7DFDDFAC"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(b)</w:t>
      </w:r>
      <w:r w:rsidRPr="00CF078A">
        <w:rPr>
          <w:rFonts w:cs="Arial"/>
          <w:szCs w:val="22"/>
        </w:rPr>
        <w:tab/>
        <w:t>riscos de distorção relevante;</w:t>
      </w:r>
    </w:p>
    <w:p w14:paraId="0F7ACD36"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(c)</w:t>
      </w:r>
      <w:r w:rsidRPr="00CF078A">
        <w:rPr>
          <w:rFonts w:cs="Arial"/>
          <w:szCs w:val="22"/>
        </w:rPr>
        <w:tab/>
        <w:t>a materialidade relativa das estimativas contábeis para as demonstrações contábeis como um todo;</w:t>
      </w:r>
    </w:p>
    <w:p w14:paraId="751F50AE"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(d)</w:t>
      </w:r>
      <w:r w:rsidRPr="00CF078A">
        <w:rPr>
          <w:rFonts w:cs="Arial"/>
          <w:szCs w:val="22"/>
        </w:rPr>
        <w:tab/>
        <w:t>o entendimento da administração (ou a falta dele) com relação à natureza e à extensão das estimativas contábeis e aos riscos associados a elas;</w:t>
      </w:r>
    </w:p>
    <w:p w14:paraId="4D6708AA"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(e)</w:t>
      </w:r>
      <w:r w:rsidRPr="00CF078A">
        <w:rPr>
          <w:rFonts w:cs="Arial"/>
          <w:szCs w:val="22"/>
        </w:rPr>
        <w:tab/>
        <w:t>se a administração aplicou habilidades ou conhecimento</w:t>
      </w:r>
      <w:r>
        <w:rPr>
          <w:rFonts w:cs="Arial"/>
          <w:szCs w:val="22"/>
        </w:rPr>
        <w:t>s</w:t>
      </w:r>
      <w:r w:rsidRPr="00CF078A">
        <w:rPr>
          <w:rFonts w:cs="Arial"/>
          <w:szCs w:val="22"/>
        </w:rPr>
        <w:t xml:space="preserve"> apropriados ou envolveu especialistas apropriados;</w:t>
      </w:r>
    </w:p>
    <w:p w14:paraId="04C43981"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(f)</w:t>
      </w:r>
      <w:r w:rsidRPr="00CF078A">
        <w:rPr>
          <w:rFonts w:cs="Arial"/>
          <w:szCs w:val="22"/>
        </w:rPr>
        <w:tab/>
        <w:t>as visões do auditor sobre as diferenças entre a estimativa pontual ou o intervalo do auditor e a estimativa pontual da administração;</w:t>
      </w:r>
    </w:p>
    <w:p w14:paraId="76DEB1DF"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(g)</w:t>
      </w:r>
      <w:r w:rsidRPr="00CF078A">
        <w:rPr>
          <w:rFonts w:cs="Arial"/>
          <w:szCs w:val="22"/>
        </w:rPr>
        <w:tab/>
        <w:t>as visões do auditor sobre a adequação da seleção de políticas contábeis relacionadas com as estimativas contábeis e sobre a apresentação das estimativas contábeis nas demonstrações contábeis;</w:t>
      </w:r>
    </w:p>
    <w:p w14:paraId="585AB810"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(h)</w:t>
      </w:r>
      <w:r w:rsidRPr="00CF078A">
        <w:rPr>
          <w:rFonts w:cs="Arial"/>
          <w:szCs w:val="22"/>
        </w:rPr>
        <w:tab/>
        <w:t>indicadores de possível tendenciosidade da administração;</w:t>
      </w:r>
    </w:p>
    <w:p w14:paraId="2B5427FD"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(i)</w:t>
      </w:r>
      <w:r w:rsidRPr="00CF078A">
        <w:rPr>
          <w:rFonts w:cs="Arial"/>
          <w:szCs w:val="22"/>
        </w:rPr>
        <w:tab/>
        <w:t>se houve ou deveria ter havido mudança nos métodos de elaboração das estimativas contábeis em relação ao período anterior;</w:t>
      </w:r>
    </w:p>
    <w:p w14:paraId="568ED725"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(j)</w:t>
      </w:r>
      <w:r w:rsidRPr="00CF078A">
        <w:rPr>
          <w:rFonts w:cs="Arial"/>
          <w:szCs w:val="22"/>
        </w:rPr>
        <w:tab/>
        <w:t>se houve mudança nos métodos de elaboração das estimativas contábeis em relação ao período anterior, o porquê e o resultado das estimativas contábeis em períodos anteriores;</w:t>
      </w:r>
    </w:p>
    <w:p w14:paraId="40E09629" w14:textId="77777777" w:rsidR="002A7EB0" w:rsidRPr="00CF078A" w:rsidRDefault="002A7EB0" w:rsidP="002A7EB0">
      <w:pPr>
        <w:pStyle w:val="BRK0"/>
        <w:spacing w:before="0" w:line="240" w:lineRule="auto"/>
        <w:ind w:left="426" w:right="-1" w:hanging="426"/>
        <w:rPr>
          <w:rFonts w:cs="Arial"/>
          <w:szCs w:val="22"/>
        </w:rPr>
      </w:pPr>
      <w:r w:rsidRPr="00CF078A">
        <w:rPr>
          <w:rFonts w:cs="Arial"/>
          <w:szCs w:val="22"/>
        </w:rPr>
        <w:t>(k)</w:t>
      </w:r>
      <w:r w:rsidRPr="00CF078A">
        <w:rPr>
          <w:rFonts w:cs="Arial"/>
          <w:szCs w:val="22"/>
        </w:rPr>
        <w:tab/>
        <w:t>se os métodos de elaboração das estimativas contábeis da administração, incluindo quando a administração tiver utilizado um modelo, são apropriados no contexto dos objetivos de mensuração, da natureza, das condições</w:t>
      </w:r>
      <w:r>
        <w:rPr>
          <w:rFonts w:cs="Arial"/>
          <w:szCs w:val="22"/>
        </w:rPr>
        <w:t>,</w:t>
      </w:r>
      <w:r w:rsidRPr="00CF078A">
        <w:rPr>
          <w:rFonts w:cs="Arial"/>
          <w:szCs w:val="22"/>
        </w:rPr>
        <w:t xml:space="preserve"> das circunstâncias e de outros requisitos da estrutura de relatório financeiro aplicável;</w:t>
      </w:r>
    </w:p>
    <w:p w14:paraId="02ED7612"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(l)</w:t>
      </w:r>
      <w:r w:rsidRPr="00CF078A">
        <w:rPr>
          <w:rFonts w:cs="Arial"/>
          <w:szCs w:val="22"/>
        </w:rPr>
        <w:tab/>
        <w:t>a natureza e as consequências das premissas significativas utilizadas nas estimativas contábeis e o grau de subjetividade envolvido no desenvolvimento das premissas;</w:t>
      </w:r>
    </w:p>
    <w:p w14:paraId="6AD7357A"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(m)</w:t>
      </w:r>
      <w:r w:rsidRPr="00CF078A">
        <w:rPr>
          <w:rFonts w:cs="Arial"/>
          <w:szCs w:val="22"/>
        </w:rPr>
        <w:tab/>
        <w:t>se as premissas significativas são consistentes entre si e com aquelas utilizadas em outras estimativas contábeis ou com premissas utilizadas em outras áreas das atividades comerciais da entidade;</w:t>
      </w:r>
    </w:p>
    <w:p w14:paraId="5D2B7837"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(n)</w:t>
      </w:r>
      <w:r w:rsidRPr="00CF078A">
        <w:rPr>
          <w:rFonts w:cs="Arial"/>
          <w:szCs w:val="22"/>
        </w:rPr>
        <w:tab/>
        <w:t>quando relevante para a adequação das premissas significativas ou para a aplicação apropriada da estrutura de relatório financeiro aplicável, se a administração tem a intenção de seguir cursos de ação específicos e tem a capacidade de fazê-lo;</w:t>
      </w:r>
    </w:p>
    <w:p w14:paraId="67AFC04D" w14:textId="77777777" w:rsidR="002A7EB0" w:rsidRPr="00CF078A" w:rsidRDefault="002A7EB0" w:rsidP="002A7EB0">
      <w:pPr>
        <w:pStyle w:val="BRK0"/>
        <w:spacing w:before="0" w:line="240" w:lineRule="auto"/>
        <w:ind w:left="426" w:right="-1" w:hanging="426"/>
        <w:rPr>
          <w:rFonts w:cs="Arial"/>
          <w:szCs w:val="22"/>
        </w:rPr>
      </w:pPr>
      <w:r w:rsidRPr="00CF078A">
        <w:rPr>
          <w:rFonts w:cs="Arial"/>
          <w:szCs w:val="22"/>
        </w:rPr>
        <w:t>(o)</w:t>
      </w:r>
      <w:r w:rsidRPr="00CF078A">
        <w:rPr>
          <w:rFonts w:cs="Arial"/>
          <w:szCs w:val="22"/>
        </w:rPr>
        <w:tab/>
        <w:t>como a administração considerou premissas ou resultados alternativos e porque os rejeitou, ou como a administração tratou de outra forma a incerteza da estimativa ao elaborar a estimativa contábil;</w:t>
      </w:r>
    </w:p>
    <w:p w14:paraId="5C714082"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(p)</w:t>
      </w:r>
      <w:r w:rsidRPr="00CF078A">
        <w:rPr>
          <w:rFonts w:cs="Arial"/>
          <w:szCs w:val="22"/>
        </w:rPr>
        <w:tab/>
        <w:t>se os dados e as premissas significativas utilizadas pela administração na elaboração das estimativas contábeis são apropriadas no contexto da estrutura de relatório financeiro aplicável;</w:t>
      </w:r>
    </w:p>
    <w:p w14:paraId="7FC4A2B3"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(q)</w:t>
      </w:r>
      <w:r w:rsidRPr="00CF078A">
        <w:rPr>
          <w:rFonts w:cs="Arial"/>
          <w:szCs w:val="22"/>
        </w:rPr>
        <w:tab/>
        <w:t>a relevância e a confiabilidade das informações obtidas de fonte de informações externa;</w:t>
      </w:r>
    </w:p>
    <w:p w14:paraId="35A2A750"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(r)</w:t>
      </w:r>
      <w:r w:rsidRPr="00CF078A">
        <w:rPr>
          <w:rFonts w:cs="Arial"/>
          <w:szCs w:val="22"/>
        </w:rPr>
        <w:tab/>
        <w:t>as dificuldades significativas encontradas na obtenção de evidência de auditoria apropriada e suficiente relacionada com os dados obtidos de fonte de informações externa ou de avaliações realizadas pela administração ou por especialista da administração;</w:t>
      </w:r>
    </w:p>
    <w:p w14:paraId="3BF96C53"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(s)</w:t>
      </w:r>
      <w:r w:rsidRPr="00CF078A">
        <w:rPr>
          <w:rFonts w:cs="Arial"/>
          <w:szCs w:val="22"/>
        </w:rPr>
        <w:tab/>
        <w:t>as diferenças significativas entre os julgamentos do auditor e da administração ou de especialista da administração em relação à valorização;</w:t>
      </w:r>
    </w:p>
    <w:p w14:paraId="6ABD71D5" w14:textId="77777777" w:rsidR="002A7EB0" w:rsidRPr="00CF078A" w:rsidRDefault="002A7EB0" w:rsidP="002A7EB0">
      <w:pPr>
        <w:pStyle w:val="BRK0"/>
        <w:spacing w:before="0" w:line="240" w:lineRule="auto"/>
        <w:ind w:left="426" w:right="-1" w:hanging="426"/>
        <w:rPr>
          <w:rFonts w:cs="Arial"/>
          <w:szCs w:val="22"/>
          <w:lang w:eastAsia="pt-BR"/>
        </w:rPr>
      </w:pPr>
      <w:r w:rsidRPr="00CF078A">
        <w:rPr>
          <w:rFonts w:cs="Arial"/>
          <w:szCs w:val="22"/>
        </w:rPr>
        <w:t>(t)</w:t>
      </w:r>
      <w:r w:rsidRPr="00CF078A">
        <w:rPr>
          <w:rFonts w:cs="Arial"/>
          <w:szCs w:val="22"/>
        </w:rPr>
        <w:tab/>
        <w:t>os possíveis efeitos nas demonstrações contábeis da entidade dos riscos e exposições relevantes que devem ser divulgados nas demonstrações contábeis, incluindo a incerteza da estimativa associada às estimativas contábeis;</w:t>
      </w:r>
    </w:p>
    <w:p w14:paraId="00C4F5BD" w14:textId="77777777" w:rsidR="002A7EB0" w:rsidRPr="00CF078A" w:rsidRDefault="002A7EB0" w:rsidP="002A7EB0">
      <w:pPr>
        <w:pStyle w:val="BRK0"/>
        <w:spacing w:before="0" w:line="240" w:lineRule="auto"/>
        <w:ind w:left="426" w:right="-1" w:hanging="426"/>
        <w:rPr>
          <w:rFonts w:cs="Arial"/>
          <w:szCs w:val="22"/>
        </w:rPr>
      </w:pPr>
      <w:r w:rsidRPr="00CF078A">
        <w:rPr>
          <w:rFonts w:cs="Arial"/>
          <w:szCs w:val="22"/>
        </w:rPr>
        <w:t>(u)</w:t>
      </w:r>
      <w:r w:rsidRPr="00CF078A">
        <w:rPr>
          <w:rFonts w:cs="Arial"/>
          <w:szCs w:val="22"/>
        </w:rPr>
        <w:tab/>
        <w:t>a razoabilidade das divulgações sobre incerteza da estimativa nas demonstrações contábeis;</w:t>
      </w:r>
    </w:p>
    <w:p w14:paraId="1F1402B8" w14:textId="77777777" w:rsidR="002A7EB0" w:rsidRDefault="002A7EB0" w:rsidP="002A7EB0">
      <w:pPr>
        <w:pStyle w:val="BRK0"/>
        <w:spacing w:before="0" w:line="240" w:lineRule="auto"/>
        <w:ind w:left="426" w:right="-1" w:hanging="426"/>
        <w:rPr>
          <w:rFonts w:cs="Arial"/>
          <w:szCs w:val="22"/>
        </w:rPr>
      </w:pPr>
      <w:r w:rsidRPr="00CF078A">
        <w:rPr>
          <w:rFonts w:cs="Arial"/>
          <w:szCs w:val="22"/>
        </w:rPr>
        <w:t>(v)</w:t>
      </w:r>
      <w:r w:rsidRPr="00CF078A">
        <w:rPr>
          <w:rFonts w:cs="Arial"/>
          <w:szCs w:val="22"/>
        </w:rPr>
        <w:tab/>
        <w:t>se as decisões da administração relacionadas com o reconhecimento,</w:t>
      </w:r>
      <w:r>
        <w:rPr>
          <w:rFonts w:cs="Arial"/>
          <w:szCs w:val="22"/>
        </w:rPr>
        <w:t xml:space="preserve"> a </w:t>
      </w:r>
      <w:r w:rsidRPr="00CF078A">
        <w:rPr>
          <w:rFonts w:cs="Arial"/>
          <w:szCs w:val="22"/>
        </w:rPr>
        <w:t xml:space="preserve">mensuração, </w:t>
      </w:r>
      <w:r>
        <w:rPr>
          <w:rFonts w:cs="Arial"/>
          <w:szCs w:val="22"/>
        </w:rPr>
        <w:t xml:space="preserve">a </w:t>
      </w:r>
      <w:r w:rsidRPr="00CF078A">
        <w:rPr>
          <w:rFonts w:cs="Arial"/>
          <w:szCs w:val="22"/>
        </w:rPr>
        <w:t>apresentação</w:t>
      </w:r>
      <w:r>
        <w:rPr>
          <w:rFonts w:cs="Arial"/>
          <w:szCs w:val="22"/>
        </w:rPr>
        <w:t>,</w:t>
      </w:r>
      <w:r w:rsidRPr="00CF078A">
        <w:rPr>
          <w:rFonts w:cs="Arial"/>
          <w:szCs w:val="22"/>
        </w:rPr>
        <w:t xml:space="preserve"> a divulgação das estimativas contábeis e </w:t>
      </w:r>
      <w:r>
        <w:rPr>
          <w:rFonts w:cs="Arial"/>
          <w:szCs w:val="22"/>
        </w:rPr>
        <w:t xml:space="preserve">as </w:t>
      </w:r>
      <w:r w:rsidRPr="00CF078A">
        <w:rPr>
          <w:rFonts w:cs="Arial"/>
          <w:szCs w:val="22"/>
        </w:rPr>
        <w:t>divulgações relacionadas nas demonstrações contábeis estão de acordo com a estrutura de relatório financeiro aplicável.</w:t>
      </w:r>
    </w:p>
    <w:p w14:paraId="5DB90304" w14:textId="77777777" w:rsidR="002A7EB0" w:rsidRPr="00CF078A" w:rsidRDefault="002A7EB0" w:rsidP="002A7EB0">
      <w:pPr>
        <w:pStyle w:val="BRK0"/>
        <w:spacing w:before="0" w:line="240" w:lineRule="auto"/>
        <w:ind w:left="0" w:right="-1" w:firstLine="0"/>
        <w:rPr>
          <w:rFonts w:cs="Arial"/>
          <w:szCs w:val="22"/>
        </w:rPr>
      </w:pPr>
    </w:p>
    <w:p w14:paraId="6FCC39C9" w14:textId="77777777" w:rsidR="002A7EB0" w:rsidRPr="002A7EB0" w:rsidRDefault="002A7EB0" w:rsidP="002A7EB0"/>
    <w:p w14:paraId="1AF4628B" w14:textId="138F0A93" w:rsidR="006D2D68" w:rsidRDefault="00F40EBC" w:rsidP="00D17E06">
      <w:pPr>
        <w:pStyle w:val="Ttulo1"/>
        <w:spacing w:before="0" w:after="120" w:line="240" w:lineRule="auto"/>
        <w:rPr>
          <w:rFonts w:ascii="Times New Roman" w:hAnsi="Times New Roman" w:cs="Times New Roman"/>
          <w:b/>
          <w:bCs/>
          <w:color w:val="auto"/>
          <w:sz w:val="24"/>
          <w:szCs w:val="24"/>
        </w:rPr>
      </w:pPr>
      <w:bookmarkStart w:id="127" w:name="_Toc183036860"/>
      <w:r w:rsidRPr="00D17E06">
        <w:rPr>
          <w:rFonts w:ascii="Times New Roman" w:hAnsi="Times New Roman" w:cs="Times New Roman"/>
          <w:b/>
          <w:bCs/>
          <w:color w:val="auto"/>
          <w:sz w:val="24"/>
          <w:szCs w:val="24"/>
        </w:rPr>
        <w:t>NBC TA 550</w:t>
      </w:r>
      <w:bookmarkEnd w:id="127"/>
    </w:p>
    <w:p w14:paraId="7AE68893" w14:textId="77777777" w:rsidR="004B39EB" w:rsidRPr="004B39EB" w:rsidRDefault="004B39EB" w:rsidP="004B39EB">
      <w:pPr>
        <w:rPr>
          <w:b/>
          <w:bCs/>
        </w:rPr>
      </w:pPr>
      <w:r w:rsidRPr="004B39EB">
        <w:rPr>
          <w:b/>
          <w:bCs/>
        </w:rPr>
        <w:t>RESOLUÇÃO CFC Nº. 1.224/09</w:t>
      </w:r>
    </w:p>
    <w:p w14:paraId="79125DEB" w14:textId="77777777" w:rsidR="004B39EB" w:rsidRDefault="004B39EB" w:rsidP="004B39EB"/>
    <w:p w14:paraId="50A9FD93" w14:textId="77777777" w:rsidR="004B39EB" w:rsidRDefault="004B39EB" w:rsidP="004B39EB">
      <w:pPr>
        <w:ind w:left="3969"/>
        <w:jc w:val="both"/>
        <w:rPr>
          <w:i/>
        </w:rPr>
      </w:pPr>
      <w:r>
        <w:rPr>
          <w:bCs/>
          <w:i/>
          <w:iCs/>
        </w:rPr>
        <w:t xml:space="preserve">Aprova a NBC TA </w:t>
      </w:r>
      <w:r>
        <w:rPr>
          <w:i/>
        </w:rPr>
        <w:t>550</w:t>
      </w:r>
      <w:r>
        <w:t xml:space="preserve"> – </w:t>
      </w:r>
      <w:r>
        <w:rPr>
          <w:i/>
        </w:rPr>
        <w:t>Partes Relacionadas.</w:t>
      </w:r>
    </w:p>
    <w:p w14:paraId="0174F841" w14:textId="77777777" w:rsidR="004B39EB" w:rsidRDefault="004B39EB" w:rsidP="004B39EB">
      <w:pPr>
        <w:ind w:firstLine="2127"/>
      </w:pPr>
      <w:r>
        <w:rPr>
          <w:bCs/>
        </w:rPr>
        <w:t>O CONSELHO FEDERAL DE CONTABILIDADE</w:t>
      </w:r>
      <w:r>
        <w:t>, no exercício de suas atribuições legais e regimentais,</w:t>
      </w:r>
    </w:p>
    <w:p w14:paraId="7F649526" w14:textId="77777777" w:rsidR="004B39EB" w:rsidRDefault="004B39EB" w:rsidP="004B39EB">
      <w:pPr>
        <w:ind w:firstLine="2127"/>
      </w:pPr>
    </w:p>
    <w:p w14:paraId="50BAD435" w14:textId="77777777" w:rsidR="004B39EB" w:rsidRDefault="004B39EB" w:rsidP="004B39EB">
      <w:pPr>
        <w:ind w:firstLine="2127"/>
        <w:jc w:val="both"/>
        <w:rPr>
          <w:bCs/>
          <w:color w:val="000000"/>
        </w:rPr>
      </w:pPr>
      <w:r>
        <w:rPr>
          <w:bCs/>
          <w:color w:val="000000"/>
        </w:rPr>
        <w:t>CONSIDERANDO o processo de convergência das Normas Brasileiras de Contabilidade aos padrões internacionais;</w:t>
      </w:r>
    </w:p>
    <w:p w14:paraId="2A6BCEF2" w14:textId="77777777" w:rsidR="004B39EB" w:rsidRDefault="004B39EB" w:rsidP="004B39EB">
      <w:pPr>
        <w:ind w:firstLine="2127"/>
        <w:jc w:val="both"/>
        <w:rPr>
          <w:bCs/>
          <w:color w:val="000000"/>
        </w:rPr>
      </w:pPr>
    </w:p>
    <w:p w14:paraId="04EEDDA7" w14:textId="77777777" w:rsidR="004B39EB" w:rsidRDefault="004B39EB" w:rsidP="004B39EB">
      <w:pPr>
        <w:ind w:firstLine="2127"/>
        <w:jc w:val="both"/>
        <w:rPr>
          <w:bCs/>
          <w:color w:val="000000"/>
        </w:rPr>
      </w:pPr>
      <w:r>
        <w:rPr>
          <w:bCs/>
          <w:color w:val="000000"/>
        </w:rPr>
        <w:t>CONSIDERANDO que o Conselho Federal de Contabilidade é membro associado da IFAC – Federação Internacional de Contadores;</w:t>
      </w:r>
    </w:p>
    <w:p w14:paraId="5ABA0AEF" w14:textId="77777777" w:rsidR="004B39EB" w:rsidRDefault="004B39EB" w:rsidP="004B39EB">
      <w:pPr>
        <w:ind w:firstLine="2127"/>
        <w:jc w:val="both"/>
        <w:rPr>
          <w:bCs/>
          <w:color w:val="000000"/>
        </w:rPr>
      </w:pPr>
    </w:p>
    <w:p w14:paraId="2E4266AA" w14:textId="77777777" w:rsidR="004B39EB" w:rsidRDefault="004B39EB" w:rsidP="004B39EB">
      <w:pPr>
        <w:ind w:firstLine="2127"/>
        <w:jc w:val="both"/>
        <w:rPr>
          <w:bCs/>
          <w:color w:val="000000"/>
        </w:rPr>
      </w:pPr>
      <w:r>
        <w:rPr>
          <w:bCs/>
          <w:color w:val="000000"/>
        </w:rPr>
        <w:t xml:space="preserve">CONSIDERANDO a Política de Tradução e Reprodução de Normas, emitida pela IFAC em dezembro de 2008; </w:t>
      </w:r>
    </w:p>
    <w:p w14:paraId="44695A8E" w14:textId="77777777" w:rsidR="004B39EB" w:rsidRDefault="004B39EB" w:rsidP="004B39EB">
      <w:pPr>
        <w:ind w:firstLine="2127"/>
        <w:jc w:val="both"/>
        <w:rPr>
          <w:bCs/>
          <w:color w:val="000000"/>
        </w:rPr>
      </w:pPr>
    </w:p>
    <w:p w14:paraId="18C3C86A" w14:textId="77777777" w:rsidR="004B39EB" w:rsidRDefault="004B39EB" w:rsidP="004B39EB">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29EC4148" w14:textId="77777777" w:rsidR="004B39EB" w:rsidRDefault="004B39EB" w:rsidP="004B39EB">
      <w:pPr>
        <w:ind w:firstLine="2127"/>
        <w:jc w:val="both"/>
        <w:rPr>
          <w:bCs/>
          <w:color w:val="000000"/>
        </w:rPr>
      </w:pPr>
    </w:p>
    <w:p w14:paraId="67913887" w14:textId="77777777" w:rsidR="004B39EB" w:rsidRDefault="004B39EB" w:rsidP="004B39EB">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493276EC" w14:textId="77777777" w:rsidR="004B39EB" w:rsidRDefault="004B39EB" w:rsidP="004B39EB">
      <w:pPr>
        <w:ind w:firstLine="2127"/>
        <w:jc w:val="both"/>
        <w:rPr>
          <w:color w:val="000000"/>
        </w:rPr>
      </w:pPr>
    </w:p>
    <w:p w14:paraId="30091A72" w14:textId="77777777" w:rsidR="004B39EB" w:rsidRDefault="004B39EB" w:rsidP="004B39EB">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684851AA" w14:textId="77777777" w:rsidR="004B39EB" w:rsidRDefault="004B39EB" w:rsidP="004B39EB">
      <w:pPr>
        <w:ind w:firstLine="2268"/>
        <w:rPr>
          <w:color w:val="000000"/>
        </w:rPr>
      </w:pPr>
      <w:r>
        <w:rPr>
          <w:bCs/>
        </w:rPr>
        <w:t xml:space="preserve">          </w:t>
      </w:r>
    </w:p>
    <w:p w14:paraId="3971E730" w14:textId="77777777" w:rsidR="004B39EB" w:rsidRDefault="004B39EB" w:rsidP="004B39EB">
      <w:pPr>
        <w:ind w:firstLine="2127"/>
        <w:rPr>
          <w:bCs/>
        </w:rPr>
      </w:pPr>
      <w:r>
        <w:rPr>
          <w:bCs/>
        </w:rPr>
        <w:t xml:space="preserve">RESOLVE: </w:t>
      </w:r>
    </w:p>
    <w:p w14:paraId="61BEDCA6" w14:textId="77777777" w:rsidR="004B39EB" w:rsidRDefault="004B39EB" w:rsidP="004B39EB">
      <w:pPr>
        <w:tabs>
          <w:tab w:val="left" w:pos="1418"/>
        </w:tabs>
        <w:rPr>
          <w:bCs/>
        </w:rPr>
      </w:pPr>
      <w:r>
        <w:rPr>
          <w:bCs/>
        </w:rPr>
        <w:tab/>
      </w:r>
    </w:p>
    <w:p w14:paraId="7223BFB1" w14:textId="77777777" w:rsidR="004B39EB" w:rsidRDefault="004B39EB" w:rsidP="004B39EB">
      <w:pPr>
        <w:ind w:firstLine="2127"/>
        <w:jc w:val="both"/>
      </w:pPr>
      <w:r>
        <w:t xml:space="preserve">Art. 1º. Aprovar a NBC TA 550 – Partes Relacionadas, </w:t>
      </w:r>
      <w:r>
        <w:rPr>
          <w:color w:val="000000"/>
        </w:rPr>
        <w:t>elaborada de acordo com a sua equivalente internacional ISA 550</w:t>
      </w:r>
      <w:r>
        <w:t xml:space="preserve">. </w:t>
      </w:r>
    </w:p>
    <w:p w14:paraId="607DDF03" w14:textId="77777777" w:rsidR="004B39EB" w:rsidRDefault="004B39EB" w:rsidP="004B39EB">
      <w:pPr>
        <w:ind w:firstLine="708"/>
        <w:jc w:val="center"/>
      </w:pPr>
      <w:r>
        <w:t xml:space="preserve"> </w:t>
      </w:r>
    </w:p>
    <w:p w14:paraId="57E15DB7" w14:textId="77777777" w:rsidR="004B39EB" w:rsidRDefault="004B39EB" w:rsidP="004B39EB">
      <w:pPr>
        <w:ind w:firstLine="2127"/>
        <w:jc w:val="both"/>
      </w:pPr>
      <w:r>
        <w:rPr>
          <w:bCs/>
        </w:rPr>
        <w:t>Art. 2º.</w:t>
      </w:r>
      <w:r>
        <w:t xml:space="preserve"> Esta Resolução entra em vigor nos exercícios iniciados em ou após 1º. de janeiro de 2010.</w:t>
      </w:r>
    </w:p>
    <w:p w14:paraId="7BD51755" w14:textId="77777777" w:rsidR="004B39EB" w:rsidRDefault="004B39EB" w:rsidP="004B39EB">
      <w:pPr>
        <w:ind w:firstLine="2127"/>
        <w:jc w:val="both"/>
      </w:pPr>
    </w:p>
    <w:p w14:paraId="38ED20A0" w14:textId="77777777" w:rsidR="004B39EB" w:rsidRPr="00AD7F82" w:rsidRDefault="004B39EB" w:rsidP="004B39EB">
      <w:pPr>
        <w:ind w:firstLine="2127"/>
        <w:jc w:val="both"/>
        <w:rPr>
          <w:vanish/>
          <w:specVanish/>
        </w:rPr>
      </w:pPr>
      <w:r>
        <w:t>Art. 3</w:t>
      </w:r>
    </w:p>
    <w:p w14:paraId="7C0960A1" w14:textId="77777777" w:rsidR="004B39EB" w:rsidRDefault="004B39EB" w:rsidP="004B39EB">
      <w:pPr>
        <w:ind w:firstLine="2127"/>
        <w:jc w:val="both"/>
      </w:pPr>
      <w:r>
        <w:t>º. Observado o disposto no art. 3º da Resolução CFC nº 1.203/09, ficam revogadas a partir de 1º. de janeiro de 2010 as disposições em contrário nos termos do art. 4º da mesma resolução.</w:t>
      </w:r>
    </w:p>
    <w:p w14:paraId="0ECCFDC6" w14:textId="77777777" w:rsidR="004B39EB" w:rsidRDefault="004B39EB" w:rsidP="004B39EB">
      <w:pPr>
        <w:pStyle w:val="Recuodecorpodetexto2"/>
        <w:spacing w:after="0" w:line="240" w:lineRule="auto"/>
        <w:ind w:left="0"/>
        <w:jc w:val="right"/>
        <w:rPr>
          <w:lang w:val="pt-BR"/>
        </w:rPr>
      </w:pPr>
    </w:p>
    <w:p w14:paraId="69303D04" w14:textId="77777777" w:rsidR="004B39EB" w:rsidRDefault="004B39EB" w:rsidP="004B39EB">
      <w:pPr>
        <w:pStyle w:val="Recuodecorpodetexto2"/>
        <w:spacing w:after="0" w:line="240" w:lineRule="auto"/>
        <w:ind w:left="0"/>
        <w:jc w:val="right"/>
        <w:rPr>
          <w:lang w:val="pt-BR"/>
        </w:rPr>
      </w:pPr>
    </w:p>
    <w:p w14:paraId="7AA1A31B" w14:textId="77777777" w:rsidR="004B39EB" w:rsidRDefault="004B39EB" w:rsidP="004B39EB">
      <w:pPr>
        <w:pStyle w:val="Recuodecorpodetexto2"/>
        <w:spacing w:after="0" w:line="240" w:lineRule="auto"/>
        <w:ind w:left="0"/>
        <w:jc w:val="right"/>
        <w:rPr>
          <w:lang w:val="pt-BR"/>
        </w:rPr>
      </w:pPr>
      <w:r>
        <w:rPr>
          <w:lang w:val="pt-BR"/>
        </w:rPr>
        <w:t>Brasília, 27 de novembro de 2009.</w:t>
      </w:r>
    </w:p>
    <w:p w14:paraId="25FB4F27" w14:textId="77777777" w:rsidR="004B39EB" w:rsidRDefault="004B39EB" w:rsidP="004B39EB"/>
    <w:p w14:paraId="351846E3" w14:textId="77777777" w:rsidR="004B39EB" w:rsidRDefault="004B39EB" w:rsidP="004B39EB"/>
    <w:p w14:paraId="7F644362" w14:textId="77777777" w:rsidR="004B39EB" w:rsidRDefault="004B39EB" w:rsidP="004B39EB"/>
    <w:p w14:paraId="447A0D66" w14:textId="77777777" w:rsidR="004B39EB" w:rsidRDefault="004B39EB" w:rsidP="004B39EB">
      <w:pPr>
        <w:jc w:val="center"/>
        <w:rPr>
          <w:bCs/>
        </w:rPr>
      </w:pPr>
      <w:r>
        <w:t xml:space="preserve">Contadora </w:t>
      </w:r>
      <w:r>
        <w:rPr>
          <w:b/>
        </w:rPr>
        <w:t>Maria Clara Cavalcante Bugarim</w:t>
      </w:r>
    </w:p>
    <w:p w14:paraId="1960D334" w14:textId="77777777" w:rsidR="004B39EB" w:rsidRDefault="004B39EB" w:rsidP="004B39EB">
      <w:pPr>
        <w:pStyle w:val="Recuodecorpodetexto2"/>
        <w:spacing w:after="0" w:line="240" w:lineRule="auto"/>
        <w:ind w:left="0"/>
        <w:jc w:val="center"/>
        <w:rPr>
          <w:lang w:val="pt-BR"/>
        </w:rPr>
      </w:pPr>
      <w:r>
        <w:rPr>
          <w:lang w:val="pt-BR"/>
        </w:rPr>
        <w:t>Presidente</w:t>
      </w:r>
    </w:p>
    <w:p w14:paraId="329340DE" w14:textId="77777777" w:rsidR="004B39EB" w:rsidRDefault="004B39EB" w:rsidP="004B39EB">
      <w:pPr>
        <w:pStyle w:val="Recuodecorpodetexto2"/>
        <w:tabs>
          <w:tab w:val="left" w:pos="0"/>
        </w:tabs>
        <w:spacing w:after="0" w:line="240" w:lineRule="auto"/>
        <w:ind w:left="4820" w:hanging="4820"/>
        <w:rPr>
          <w:lang w:val="pt-BR"/>
        </w:rPr>
      </w:pPr>
    </w:p>
    <w:p w14:paraId="562C495B" w14:textId="77777777" w:rsidR="004B39EB" w:rsidRDefault="004B39EB" w:rsidP="004B39EB">
      <w:pPr>
        <w:pStyle w:val="Recuodecorpodetexto2"/>
        <w:tabs>
          <w:tab w:val="left" w:pos="0"/>
        </w:tabs>
        <w:spacing w:after="0" w:line="240" w:lineRule="auto"/>
        <w:ind w:left="4820" w:hanging="4820"/>
        <w:rPr>
          <w:lang w:val="pt-BR"/>
        </w:rPr>
      </w:pPr>
      <w:r>
        <w:rPr>
          <w:lang w:val="pt-BR"/>
        </w:rPr>
        <w:t>Ata CFC nº. 931</w:t>
      </w:r>
    </w:p>
    <w:p w14:paraId="7C07178C" w14:textId="77777777" w:rsidR="004B39EB" w:rsidRDefault="004B39EB" w:rsidP="004B39EB">
      <w:pPr>
        <w:pStyle w:val="Recuodecorpodetexto2"/>
        <w:tabs>
          <w:tab w:val="left" w:pos="0"/>
        </w:tabs>
        <w:spacing w:after="0" w:line="240" w:lineRule="auto"/>
        <w:ind w:left="4820" w:hanging="4820"/>
        <w:rPr>
          <w:lang w:val="pt-BR"/>
        </w:rPr>
      </w:pPr>
    </w:p>
    <w:p w14:paraId="371F60DA" w14:textId="77777777" w:rsidR="004B39EB" w:rsidRDefault="004B39EB" w:rsidP="004B39EB">
      <w:pPr>
        <w:pStyle w:val="Recuodecorpodetexto2"/>
        <w:tabs>
          <w:tab w:val="left" w:pos="0"/>
        </w:tabs>
        <w:spacing w:after="0" w:line="240" w:lineRule="auto"/>
        <w:ind w:left="4820" w:hanging="4820"/>
        <w:rPr>
          <w:lang w:val="pt-BR"/>
        </w:rPr>
      </w:pPr>
    </w:p>
    <w:p w14:paraId="49D362F0" w14:textId="77777777" w:rsidR="004B39EB" w:rsidRPr="004B39EB" w:rsidRDefault="004B39EB" w:rsidP="004B39EB">
      <w:pPr>
        <w:jc w:val="center"/>
        <w:rPr>
          <w:b/>
          <w:bCs/>
        </w:rPr>
      </w:pPr>
      <w:r w:rsidRPr="004B39EB">
        <w:rPr>
          <w:b/>
          <w:bCs/>
        </w:rPr>
        <w:t>NORMAS BRASILEIRAS DE CONTABILIDADE</w:t>
      </w:r>
    </w:p>
    <w:p w14:paraId="4D875F90" w14:textId="77777777" w:rsidR="004B39EB" w:rsidRPr="004B39EB" w:rsidRDefault="004B39EB" w:rsidP="004B39EB">
      <w:pPr>
        <w:jc w:val="center"/>
        <w:rPr>
          <w:b/>
          <w:bCs/>
        </w:rPr>
      </w:pPr>
      <w:r w:rsidRPr="004B39EB">
        <w:rPr>
          <w:b/>
          <w:bCs/>
        </w:rPr>
        <w:t>NBC TA 550 – PARTES RELACIONADAS</w:t>
      </w:r>
    </w:p>
    <w:p w14:paraId="5D69F100" w14:textId="77777777" w:rsidR="004B39EB" w:rsidRDefault="004B39EB" w:rsidP="004B39EB">
      <w:pPr>
        <w:pStyle w:val="Default"/>
        <w:tabs>
          <w:tab w:val="left" w:pos="0"/>
        </w:tabs>
        <w:jc w:val="both"/>
        <w:rPr>
          <w:sz w:val="20"/>
          <w:szCs w:val="20"/>
        </w:rPr>
      </w:pPr>
    </w:p>
    <w:p w14:paraId="444F7719" w14:textId="77777777" w:rsidR="004B39EB" w:rsidRDefault="004B39EB" w:rsidP="004B39EB">
      <w:pPr>
        <w:pStyle w:val="Default"/>
        <w:tabs>
          <w:tab w:val="left" w:pos="0"/>
        </w:tabs>
        <w:jc w:val="both"/>
        <w:rPr>
          <w:sz w:val="20"/>
          <w:szCs w:val="20"/>
        </w:rPr>
      </w:pPr>
    </w:p>
    <w:p w14:paraId="3798DBB7" w14:textId="77777777" w:rsidR="004B39EB" w:rsidRPr="004B6C13" w:rsidRDefault="004B39EB" w:rsidP="004B39EB">
      <w:pPr>
        <w:pStyle w:val="Contentshead"/>
        <w:tabs>
          <w:tab w:val="left" w:pos="0"/>
        </w:tabs>
        <w:spacing w:before="120" w:after="120"/>
        <w:jc w:val="both"/>
        <w:rPr>
          <w:sz w:val="24"/>
        </w:rPr>
      </w:pPr>
      <w:r w:rsidRPr="004B6C13">
        <w:rPr>
          <w:b/>
          <w:bCs/>
          <w:sz w:val="24"/>
        </w:rPr>
        <w:t>Índice</w:t>
      </w:r>
      <w:r w:rsidRPr="004B6C13">
        <w:rPr>
          <w:sz w:val="24"/>
        </w:rPr>
        <w:tab/>
      </w:r>
      <w:r w:rsidRPr="004B6C13">
        <w:rPr>
          <w:sz w:val="24"/>
        </w:rPr>
        <w:tab/>
      </w:r>
      <w:r w:rsidRPr="004B6C13">
        <w:rPr>
          <w:sz w:val="24"/>
        </w:rPr>
        <w:tab/>
      </w:r>
      <w:r w:rsidRPr="004B6C13">
        <w:rPr>
          <w:sz w:val="24"/>
        </w:rPr>
        <w:tab/>
      </w:r>
      <w:r w:rsidRPr="004B6C13">
        <w:rPr>
          <w:sz w:val="24"/>
        </w:rPr>
        <w:tab/>
      </w:r>
      <w:r w:rsidRPr="004B6C13">
        <w:rPr>
          <w:sz w:val="24"/>
        </w:rPr>
        <w:tab/>
      </w:r>
      <w:r w:rsidRPr="004B6C13">
        <w:rPr>
          <w:sz w:val="24"/>
        </w:rPr>
        <w:tab/>
      </w:r>
      <w:r w:rsidRPr="004B6C13">
        <w:rPr>
          <w:sz w:val="24"/>
        </w:rPr>
        <w:tab/>
      </w:r>
      <w:r w:rsidRPr="004B6C13">
        <w:rPr>
          <w:sz w:val="24"/>
        </w:rPr>
        <w:tab/>
      </w:r>
      <w:r w:rsidRPr="004B6C13">
        <w:rPr>
          <w:sz w:val="24"/>
        </w:rPr>
        <w:tab/>
      </w:r>
      <w:r w:rsidRPr="004B6C13">
        <w:rPr>
          <w:b/>
          <w:sz w:val="24"/>
        </w:rPr>
        <w:t>Item</w:t>
      </w:r>
    </w:p>
    <w:p w14:paraId="7E31C8F4" w14:textId="77777777" w:rsidR="004B39EB" w:rsidRPr="004B6C13" w:rsidRDefault="004B39EB" w:rsidP="004B39EB">
      <w:pPr>
        <w:pStyle w:val="Contents"/>
        <w:tabs>
          <w:tab w:val="left" w:pos="0"/>
        </w:tabs>
        <w:spacing w:before="120"/>
        <w:jc w:val="both"/>
        <w:rPr>
          <w:b/>
          <w:bCs/>
          <w:sz w:val="24"/>
        </w:rPr>
      </w:pPr>
      <w:r w:rsidRPr="004B6C13">
        <w:rPr>
          <w:b/>
          <w:bCs/>
          <w:sz w:val="24"/>
        </w:rPr>
        <w:t>INTRODUÇÃO</w:t>
      </w:r>
    </w:p>
    <w:p w14:paraId="56F731CC" w14:textId="77777777" w:rsidR="004B39EB" w:rsidRPr="004B6C13" w:rsidRDefault="004B39EB" w:rsidP="004B39EB">
      <w:pPr>
        <w:pStyle w:val="Contents"/>
        <w:tabs>
          <w:tab w:val="left" w:pos="0"/>
        </w:tabs>
        <w:spacing w:before="120"/>
        <w:jc w:val="both"/>
        <w:rPr>
          <w:sz w:val="24"/>
        </w:rPr>
      </w:pPr>
      <w:r w:rsidRPr="004B6C13">
        <w:rPr>
          <w:sz w:val="24"/>
        </w:rPr>
        <w:t xml:space="preserve">Alcance                                          </w:t>
      </w:r>
      <w:r w:rsidRPr="004B6C13">
        <w:rPr>
          <w:sz w:val="24"/>
        </w:rPr>
        <w:tab/>
      </w:r>
      <w:r w:rsidRPr="004B6C13">
        <w:rPr>
          <w:sz w:val="24"/>
        </w:rPr>
        <w:tab/>
      </w:r>
      <w:r w:rsidRPr="004B6C13">
        <w:rPr>
          <w:sz w:val="24"/>
        </w:rPr>
        <w:tab/>
      </w:r>
      <w:r w:rsidRPr="004B6C13">
        <w:rPr>
          <w:sz w:val="24"/>
        </w:rPr>
        <w:tab/>
      </w:r>
      <w:r w:rsidRPr="004B6C13">
        <w:rPr>
          <w:sz w:val="24"/>
        </w:rPr>
        <w:tab/>
      </w:r>
      <w:r w:rsidRPr="004B6C13">
        <w:rPr>
          <w:sz w:val="24"/>
        </w:rPr>
        <w:tab/>
        <w:t xml:space="preserve">  1</w:t>
      </w:r>
    </w:p>
    <w:p w14:paraId="643E545F" w14:textId="77777777" w:rsidR="004B39EB" w:rsidRPr="004B6C13" w:rsidRDefault="004B39EB" w:rsidP="004B39EB">
      <w:pPr>
        <w:pStyle w:val="Default"/>
        <w:spacing w:before="120" w:after="120"/>
        <w:jc w:val="both"/>
      </w:pPr>
      <w:r w:rsidRPr="004B6C13">
        <w:t xml:space="preserve">Natureza do relacionamento </w:t>
      </w:r>
      <w:r>
        <w:t xml:space="preserve">e das transações com </w:t>
      </w:r>
      <w:r w:rsidRPr="004B6C13">
        <w:t>partes relacionadas</w:t>
      </w:r>
      <w:r>
        <w:t xml:space="preserve">  </w:t>
      </w:r>
      <w:r>
        <w:tab/>
        <w:t xml:space="preserve"> </w:t>
      </w:r>
      <w:r w:rsidRPr="004B6C13">
        <w:t xml:space="preserve"> 2</w:t>
      </w:r>
    </w:p>
    <w:p w14:paraId="4637A49E" w14:textId="77777777" w:rsidR="004B39EB" w:rsidRPr="004B6C13" w:rsidRDefault="004B39EB" w:rsidP="004B39EB">
      <w:pPr>
        <w:pStyle w:val="Default"/>
        <w:tabs>
          <w:tab w:val="left" w:pos="522"/>
        </w:tabs>
        <w:spacing w:before="120" w:after="120"/>
        <w:jc w:val="both"/>
      </w:pPr>
      <w:r w:rsidRPr="004B6C13">
        <w:t>Responsabilidade</w:t>
      </w:r>
      <w:r>
        <w:t>s</w:t>
      </w:r>
      <w:r w:rsidRPr="004B6C13">
        <w:t xml:space="preserve"> do auditor                    </w:t>
      </w:r>
      <w:r w:rsidRPr="004B6C13">
        <w:tab/>
      </w:r>
      <w:r w:rsidRPr="004B6C13">
        <w:tab/>
      </w:r>
      <w:r w:rsidRPr="004B6C13">
        <w:tab/>
      </w:r>
      <w:r w:rsidRPr="004B6C13">
        <w:tab/>
        <w:t xml:space="preserve">              3 – 7</w:t>
      </w:r>
    </w:p>
    <w:p w14:paraId="5FB30EA6" w14:textId="77777777" w:rsidR="004B39EB" w:rsidRPr="004B6C13" w:rsidRDefault="004B39EB" w:rsidP="004B39EB">
      <w:pPr>
        <w:pStyle w:val="Default"/>
        <w:spacing w:before="120" w:after="120"/>
        <w:jc w:val="both"/>
        <w:rPr>
          <w:color w:val="auto"/>
        </w:rPr>
      </w:pPr>
      <w:r w:rsidRPr="004B6C13">
        <w:rPr>
          <w:color w:val="auto"/>
        </w:rPr>
        <w:t>Data de vigência</w:t>
      </w:r>
      <w:r w:rsidRPr="004B6C13">
        <w:rPr>
          <w:color w:val="auto"/>
        </w:rPr>
        <w:tab/>
      </w:r>
      <w:r w:rsidRPr="004B6C13">
        <w:rPr>
          <w:color w:val="auto"/>
        </w:rPr>
        <w:tab/>
      </w:r>
      <w:r w:rsidRPr="004B6C13">
        <w:rPr>
          <w:color w:val="auto"/>
        </w:rPr>
        <w:tab/>
      </w:r>
      <w:r w:rsidRPr="004B6C13">
        <w:rPr>
          <w:color w:val="auto"/>
        </w:rPr>
        <w:tab/>
      </w:r>
      <w:r w:rsidRPr="004B6C13">
        <w:rPr>
          <w:color w:val="auto"/>
        </w:rPr>
        <w:tab/>
      </w:r>
      <w:r w:rsidRPr="004B6C13">
        <w:rPr>
          <w:color w:val="auto"/>
        </w:rPr>
        <w:tab/>
      </w:r>
      <w:r w:rsidRPr="004B6C13">
        <w:rPr>
          <w:color w:val="auto"/>
        </w:rPr>
        <w:tab/>
      </w:r>
      <w:r w:rsidRPr="004B6C13">
        <w:rPr>
          <w:color w:val="auto"/>
        </w:rPr>
        <w:tab/>
        <w:t xml:space="preserve">  8</w:t>
      </w:r>
    </w:p>
    <w:p w14:paraId="7345DA8E" w14:textId="77777777" w:rsidR="004B39EB" w:rsidRPr="004B6C13" w:rsidRDefault="004B39EB" w:rsidP="004B39EB">
      <w:pPr>
        <w:pStyle w:val="Default"/>
        <w:spacing w:before="120" w:after="120"/>
        <w:jc w:val="both"/>
        <w:rPr>
          <w:bCs/>
          <w:color w:val="auto"/>
        </w:rPr>
      </w:pPr>
      <w:r w:rsidRPr="004B6C13">
        <w:rPr>
          <w:b/>
          <w:bCs/>
          <w:color w:val="auto"/>
        </w:rPr>
        <w:t>OBJETIVO</w:t>
      </w:r>
      <w:r w:rsidRPr="004B6C13">
        <w:rPr>
          <w:b/>
          <w:bCs/>
          <w:color w:val="auto"/>
        </w:rPr>
        <w:tab/>
      </w:r>
      <w:r w:rsidRPr="004B6C13">
        <w:rPr>
          <w:b/>
          <w:bCs/>
          <w:color w:val="auto"/>
        </w:rPr>
        <w:tab/>
      </w:r>
      <w:r w:rsidRPr="004B6C13">
        <w:rPr>
          <w:b/>
          <w:bCs/>
          <w:color w:val="auto"/>
        </w:rPr>
        <w:tab/>
      </w:r>
      <w:r w:rsidRPr="004B6C13">
        <w:rPr>
          <w:b/>
          <w:bCs/>
          <w:color w:val="auto"/>
        </w:rPr>
        <w:tab/>
      </w:r>
      <w:r w:rsidRPr="004B6C13">
        <w:rPr>
          <w:b/>
          <w:bCs/>
          <w:color w:val="auto"/>
        </w:rPr>
        <w:tab/>
      </w:r>
      <w:r w:rsidRPr="004B6C13">
        <w:rPr>
          <w:b/>
          <w:bCs/>
          <w:color w:val="auto"/>
        </w:rPr>
        <w:tab/>
      </w:r>
      <w:r w:rsidRPr="004B6C13">
        <w:rPr>
          <w:b/>
          <w:bCs/>
          <w:color w:val="auto"/>
        </w:rPr>
        <w:tab/>
      </w:r>
      <w:r>
        <w:rPr>
          <w:b/>
          <w:bCs/>
          <w:color w:val="auto"/>
        </w:rPr>
        <w:tab/>
      </w:r>
      <w:r w:rsidRPr="004B6C13">
        <w:rPr>
          <w:b/>
          <w:bCs/>
          <w:color w:val="auto"/>
        </w:rPr>
        <w:tab/>
        <w:t xml:space="preserve">  </w:t>
      </w:r>
      <w:r w:rsidRPr="004B6C13">
        <w:rPr>
          <w:bCs/>
          <w:color w:val="auto"/>
        </w:rPr>
        <w:t>9</w:t>
      </w:r>
    </w:p>
    <w:p w14:paraId="59DE7B23" w14:textId="77777777" w:rsidR="004B39EB" w:rsidRPr="004B6C13" w:rsidRDefault="004B39EB" w:rsidP="004B39EB">
      <w:pPr>
        <w:pStyle w:val="Default"/>
        <w:spacing w:before="120" w:after="120"/>
        <w:jc w:val="both"/>
        <w:rPr>
          <w:bCs/>
          <w:color w:val="auto"/>
        </w:rPr>
      </w:pPr>
      <w:r w:rsidRPr="004B6C13">
        <w:rPr>
          <w:b/>
          <w:bCs/>
          <w:color w:val="auto"/>
        </w:rPr>
        <w:t>DEFINIÇÕES</w:t>
      </w:r>
      <w:r w:rsidRPr="004B6C13">
        <w:rPr>
          <w:b/>
          <w:bCs/>
          <w:color w:val="auto"/>
        </w:rPr>
        <w:tab/>
      </w:r>
      <w:r w:rsidRPr="004B6C13">
        <w:rPr>
          <w:b/>
          <w:bCs/>
          <w:color w:val="auto"/>
        </w:rPr>
        <w:tab/>
      </w:r>
      <w:r w:rsidRPr="004B6C13">
        <w:rPr>
          <w:b/>
          <w:bCs/>
          <w:color w:val="auto"/>
        </w:rPr>
        <w:tab/>
      </w:r>
      <w:r w:rsidRPr="004B6C13">
        <w:rPr>
          <w:b/>
          <w:bCs/>
          <w:color w:val="auto"/>
        </w:rPr>
        <w:tab/>
      </w:r>
      <w:r w:rsidRPr="004B6C13">
        <w:rPr>
          <w:b/>
          <w:bCs/>
          <w:color w:val="auto"/>
        </w:rPr>
        <w:tab/>
      </w:r>
      <w:r w:rsidRPr="004B6C13">
        <w:rPr>
          <w:b/>
          <w:bCs/>
          <w:color w:val="auto"/>
        </w:rPr>
        <w:tab/>
      </w:r>
      <w:r w:rsidRPr="004B6C13">
        <w:rPr>
          <w:b/>
          <w:bCs/>
          <w:color w:val="auto"/>
        </w:rPr>
        <w:tab/>
        <w:t xml:space="preserve">           </w:t>
      </w:r>
      <w:r w:rsidRPr="004B6C13">
        <w:rPr>
          <w:b/>
          <w:bCs/>
          <w:color w:val="auto"/>
        </w:rPr>
        <w:tab/>
        <w:t xml:space="preserve">  </w:t>
      </w:r>
      <w:r w:rsidRPr="004B6C13">
        <w:rPr>
          <w:bCs/>
          <w:color w:val="auto"/>
        </w:rPr>
        <w:t>10</w:t>
      </w:r>
    </w:p>
    <w:p w14:paraId="4726C9CD" w14:textId="77777777" w:rsidR="004B39EB" w:rsidRPr="004B6C13" w:rsidRDefault="004B39EB" w:rsidP="004B39EB">
      <w:pPr>
        <w:pStyle w:val="Default"/>
        <w:tabs>
          <w:tab w:val="left" w:pos="522"/>
        </w:tabs>
        <w:spacing w:before="120" w:after="120"/>
        <w:jc w:val="both"/>
        <w:rPr>
          <w:b/>
          <w:bCs/>
          <w:color w:val="auto"/>
        </w:rPr>
      </w:pPr>
      <w:r w:rsidRPr="004B6C13">
        <w:rPr>
          <w:b/>
          <w:bCs/>
          <w:color w:val="auto"/>
        </w:rPr>
        <w:t>REQUISITOS</w:t>
      </w:r>
    </w:p>
    <w:p w14:paraId="3618A061" w14:textId="77777777" w:rsidR="004B39EB" w:rsidRPr="004B6C13" w:rsidRDefault="004B39EB" w:rsidP="004B39EB">
      <w:pPr>
        <w:pStyle w:val="Contents"/>
        <w:spacing w:before="120"/>
        <w:jc w:val="both"/>
        <w:rPr>
          <w:sz w:val="24"/>
        </w:rPr>
      </w:pPr>
      <w:r w:rsidRPr="004B6C13">
        <w:rPr>
          <w:sz w:val="24"/>
        </w:rPr>
        <w:t>Procedimentos de avaliação de risco e atividades relacionadas</w:t>
      </w:r>
      <w:r w:rsidRPr="004B6C13">
        <w:rPr>
          <w:sz w:val="24"/>
        </w:rPr>
        <w:tab/>
        <w:t xml:space="preserve">      </w:t>
      </w:r>
      <w:r w:rsidRPr="004B6C13">
        <w:rPr>
          <w:sz w:val="24"/>
        </w:rPr>
        <w:tab/>
        <w:t xml:space="preserve">  11 – 17</w:t>
      </w:r>
    </w:p>
    <w:p w14:paraId="69CD7A15" w14:textId="77777777" w:rsidR="004B39EB" w:rsidRPr="004B6C13" w:rsidRDefault="004B39EB" w:rsidP="004B39EB">
      <w:pPr>
        <w:pStyle w:val="Default"/>
        <w:jc w:val="both"/>
        <w:rPr>
          <w:color w:val="auto"/>
        </w:rPr>
      </w:pPr>
      <w:r w:rsidRPr="004B6C13">
        <w:rPr>
          <w:color w:val="auto"/>
        </w:rPr>
        <w:t xml:space="preserve">Identificação e avaliação dos riscos de distorção relevante associado </w:t>
      </w:r>
    </w:p>
    <w:p w14:paraId="0AD17776" w14:textId="77777777" w:rsidR="004B39EB" w:rsidRPr="004B6C13" w:rsidRDefault="004B39EB" w:rsidP="004B39EB">
      <w:pPr>
        <w:pStyle w:val="Default"/>
        <w:jc w:val="both"/>
        <w:rPr>
          <w:color w:val="auto"/>
        </w:rPr>
      </w:pPr>
      <w:r w:rsidRPr="004B6C13">
        <w:rPr>
          <w:color w:val="auto"/>
        </w:rPr>
        <w:t>aos relacionamentos e transações com partes relacionadas</w:t>
      </w:r>
      <w:r w:rsidRPr="004B6C13">
        <w:rPr>
          <w:color w:val="auto"/>
        </w:rPr>
        <w:tab/>
      </w:r>
      <w:r w:rsidRPr="004B6C13">
        <w:rPr>
          <w:color w:val="auto"/>
        </w:rPr>
        <w:tab/>
        <w:t xml:space="preserve">     </w:t>
      </w:r>
      <w:r w:rsidRPr="004B6C13">
        <w:rPr>
          <w:color w:val="auto"/>
        </w:rPr>
        <w:tab/>
        <w:t xml:space="preserve">  18 </w:t>
      </w:r>
      <w:r w:rsidRPr="004B6C13">
        <w:t xml:space="preserve">– </w:t>
      </w:r>
      <w:r w:rsidRPr="004B6C13">
        <w:rPr>
          <w:color w:val="auto"/>
        </w:rPr>
        <w:t>19</w:t>
      </w:r>
    </w:p>
    <w:p w14:paraId="20E098B3" w14:textId="77777777" w:rsidR="004B39EB" w:rsidRPr="00B863BB" w:rsidRDefault="004B39EB" w:rsidP="004B39EB">
      <w:pPr>
        <w:pStyle w:val="Default"/>
        <w:jc w:val="both"/>
        <w:rPr>
          <w:color w:val="auto"/>
          <w:sz w:val="16"/>
        </w:rPr>
      </w:pPr>
    </w:p>
    <w:p w14:paraId="634ED2A8" w14:textId="77777777" w:rsidR="004B39EB" w:rsidRDefault="004B39EB" w:rsidP="004B39EB">
      <w:pPr>
        <w:pStyle w:val="Default"/>
        <w:jc w:val="both"/>
        <w:rPr>
          <w:color w:val="auto"/>
        </w:rPr>
      </w:pPr>
      <w:r w:rsidRPr="004B6C13">
        <w:rPr>
          <w:color w:val="auto"/>
        </w:rPr>
        <w:t>Resposta</w:t>
      </w:r>
      <w:r>
        <w:rPr>
          <w:color w:val="auto"/>
        </w:rPr>
        <w:t>s</w:t>
      </w:r>
      <w:r w:rsidRPr="004B6C13">
        <w:rPr>
          <w:color w:val="auto"/>
        </w:rPr>
        <w:t xml:space="preserve"> aos riscos de distorção relevante associado aos </w:t>
      </w:r>
    </w:p>
    <w:p w14:paraId="61F469BF" w14:textId="77777777" w:rsidR="004B39EB" w:rsidRPr="004B6C13" w:rsidRDefault="004B39EB" w:rsidP="004B39EB">
      <w:pPr>
        <w:pStyle w:val="Default"/>
        <w:jc w:val="both"/>
        <w:rPr>
          <w:color w:val="auto"/>
        </w:rPr>
      </w:pPr>
      <w:r w:rsidRPr="004B6C13">
        <w:rPr>
          <w:color w:val="auto"/>
        </w:rPr>
        <w:t>relacionamentos e transações com partes relacionadas</w:t>
      </w:r>
      <w:r w:rsidRPr="004B6C13">
        <w:rPr>
          <w:color w:val="auto"/>
        </w:rPr>
        <w:tab/>
      </w:r>
      <w:r w:rsidRPr="004B6C13">
        <w:rPr>
          <w:color w:val="auto"/>
        </w:rPr>
        <w:tab/>
      </w:r>
      <w:r w:rsidRPr="004B6C13">
        <w:rPr>
          <w:color w:val="auto"/>
        </w:rPr>
        <w:tab/>
        <w:t xml:space="preserve">  20 </w:t>
      </w:r>
      <w:r w:rsidRPr="004B6C13">
        <w:t xml:space="preserve">– </w:t>
      </w:r>
      <w:r w:rsidRPr="004B6C13">
        <w:rPr>
          <w:color w:val="auto"/>
        </w:rPr>
        <w:t>24</w:t>
      </w:r>
    </w:p>
    <w:p w14:paraId="7889A1BF" w14:textId="77777777" w:rsidR="004B39EB" w:rsidRPr="00B863BB" w:rsidRDefault="004B39EB" w:rsidP="004B39EB">
      <w:pPr>
        <w:pStyle w:val="Default"/>
        <w:jc w:val="both"/>
        <w:rPr>
          <w:color w:val="auto"/>
          <w:sz w:val="16"/>
        </w:rPr>
      </w:pPr>
    </w:p>
    <w:p w14:paraId="530F02AA" w14:textId="77777777" w:rsidR="004B39EB" w:rsidRPr="004B6C13" w:rsidRDefault="004B39EB" w:rsidP="004B39EB">
      <w:pPr>
        <w:pStyle w:val="Default"/>
        <w:jc w:val="both"/>
        <w:rPr>
          <w:color w:val="auto"/>
        </w:rPr>
      </w:pPr>
      <w:r w:rsidRPr="004B6C13">
        <w:rPr>
          <w:color w:val="auto"/>
        </w:rPr>
        <w:t xml:space="preserve">Avaliação da contabilização e </w:t>
      </w:r>
      <w:r>
        <w:rPr>
          <w:color w:val="auto"/>
        </w:rPr>
        <w:t xml:space="preserve">da </w:t>
      </w:r>
      <w:r w:rsidRPr="004B6C13">
        <w:rPr>
          <w:color w:val="auto"/>
        </w:rPr>
        <w:t xml:space="preserve">divulgação dos relacionamentos </w:t>
      </w:r>
    </w:p>
    <w:p w14:paraId="01E60B5A" w14:textId="77777777" w:rsidR="004B39EB" w:rsidRPr="004B6C13" w:rsidRDefault="004B39EB" w:rsidP="004B39EB">
      <w:pPr>
        <w:pStyle w:val="Default"/>
        <w:jc w:val="both"/>
        <w:rPr>
          <w:color w:val="auto"/>
        </w:rPr>
      </w:pPr>
      <w:r w:rsidRPr="004B6C13">
        <w:rPr>
          <w:color w:val="auto"/>
        </w:rPr>
        <w:t>e transações com partes relacionadas</w:t>
      </w:r>
      <w:r>
        <w:rPr>
          <w:color w:val="auto"/>
        </w:rPr>
        <w:tab/>
      </w:r>
      <w:r>
        <w:rPr>
          <w:color w:val="auto"/>
        </w:rPr>
        <w:tab/>
      </w:r>
      <w:r w:rsidRPr="004B6C13">
        <w:rPr>
          <w:color w:val="auto"/>
        </w:rPr>
        <w:tab/>
      </w:r>
      <w:r w:rsidRPr="004B6C13">
        <w:rPr>
          <w:color w:val="auto"/>
        </w:rPr>
        <w:tab/>
        <w:t xml:space="preserve">          </w:t>
      </w:r>
      <w:r w:rsidRPr="004B6C13">
        <w:rPr>
          <w:color w:val="auto"/>
        </w:rPr>
        <w:tab/>
      </w:r>
      <w:r w:rsidRPr="004B6C13">
        <w:rPr>
          <w:color w:val="auto"/>
        </w:rPr>
        <w:tab/>
        <w:t xml:space="preserve">  25</w:t>
      </w:r>
    </w:p>
    <w:p w14:paraId="714E3C22" w14:textId="77777777" w:rsidR="004B39EB" w:rsidRPr="004B6C13" w:rsidRDefault="004B39EB" w:rsidP="004B39EB">
      <w:pPr>
        <w:pStyle w:val="Default"/>
        <w:spacing w:before="120" w:after="120"/>
        <w:jc w:val="both"/>
        <w:rPr>
          <w:color w:val="auto"/>
        </w:rPr>
      </w:pPr>
      <w:r w:rsidRPr="004B6C13">
        <w:rPr>
          <w:color w:val="auto"/>
        </w:rPr>
        <w:t xml:space="preserve">Representações formais  </w:t>
      </w:r>
      <w:r w:rsidRPr="004B6C13">
        <w:rPr>
          <w:color w:val="auto"/>
        </w:rPr>
        <w:tab/>
      </w:r>
      <w:r w:rsidRPr="004B6C13">
        <w:rPr>
          <w:color w:val="auto"/>
        </w:rPr>
        <w:tab/>
      </w:r>
      <w:r w:rsidRPr="004B6C13">
        <w:rPr>
          <w:color w:val="auto"/>
        </w:rPr>
        <w:tab/>
      </w:r>
      <w:r w:rsidRPr="004B6C13">
        <w:rPr>
          <w:color w:val="auto"/>
        </w:rPr>
        <w:tab/>
      </w:r>
      <w:r w:rsidRPr="004B6C13">
        <w:rPr>
          <w:color w:val="auto"/>
        </w:rPr>
        <w:tab/>
        <w:t xml:space="preserve">          </w:t>
      </w:r>
      <w:r w:rsidRPr="004B6C13">
        <w:rPr>
          <w:color w:val="auto"/>
        </w:rPr>
        <w:tab/>
      </w:r>
      <w:r w:rsidRPr="004B6C13">
        <w:rPr>
          <w:color w:val="auto"/>
        </w:rPr>
        <w:tab/>
        <w:t xml:space="preserve">  26</w:t>
      </w:r>
    </w:p>
    <w:p w14:paraId="6165C649" w14:textId="77777777" w:rsidR="004B39EB" w:rsidRPr="004B6C13" w:rsidRDefault="004B39EB" w:rsidP="004B39EB">
      <w:pPr>
        <w:pStyle w:val="Default"/>
        <w:tabs>
          <w:tab w:val="left" w:pos="522"/>
        </w:tabs>
        <w:spacing w:before="120" w:after="120"/>
        <w:jc w:val="both"/>
        <w:rPr>
          <w:color w:val="auto"/>
        </w:rPr>
      </w:pPr>
      <w:r w:rsidRPr="004B6C13">
        <w:rPr>
          <w:color w:val="auto"/>
        </w:rPr>
        <w:t xml:space="preserve">Comunicação com os responsáveis pela governança </w:t>
      </w:r>
      <w:r w:rsidRPr="004B6C13">
        <w:rPr>
          <w:color w:val="auto"/>
        </w:rPr>
        <w:tab/>
      </w:r>
      <w:r w:rsidRPr="004B6C13">
        <w:rPr>
          <w:color w:val="auto"/>
        </w:rPr>
        <w:tab/>
        <w:t xml:space="preserve">          </w:t>
      </w:r>
      <w:r w:rsidRPr="004B6C13">
        <w:rPr>
          <w:color w:val="auto"/>
        </w:rPr>
        <w:tab/>
      </w:r>
      <w:r>
        <w:rPr>
          <w:color w:val="auto"/>
        </w:rPr>
        <w:t xml:space="preserve"> </w:t>
      </w:r>
      <w:r w:rsidRPr="004B6C13">
        <w:rPr>
          <w:color w:val="auto"/>
        </w:rPr>
        <w:t xml:space="preserve"> 27</w:t>
      </w:r>
    </w:p>
    <w:p w14:paraId="1874B883" w14:textId="77777777" w:rsidR="004B39EB" w:rsidRPr="004B6C13" w:rsidRDefault="004B39EB" w:rsidP="004B39EB">
      <w:pPr>
        <w:pStyle w:val="Contents"/>
        <w:spacing w:before="120"/>
        <w:jc w:val="both"/>
        <w:rPr>
          <w:sz w:val="24"/>
        </w:rPr>
      </w:pPr>
      <w:r w:rsidRPr="004B6C13">
        <w:rPr>
          <w:sz w:val="24"/>
        </w:rPr>
        <w:t xml:space="preserve">Documentação </w:t>
      </w:r>
      <w:r w:rsidRPr="004B6C13">
        <w:rPr>
          <w:sz w:val="24"/>
        </w:rPr>
        <w:tab/>
      </w:r>
      <w:r w:rsidRPr="004B6C13">
        <w:rPr>
          <w:sz w:val="24"/>
        </w:rPr>
        <w:tab/>
      </w:r>
      <w:r w:rsidRPr="004B6C13">
        <w:rPr>
          <w:sz w:val="24"/>
        </w:rPr>
        <w:tab/>
      </w:r>
      <w:r w:rsidRPr="004B6C13">
        <w:rPr>
          <w:sz w:val="24"/>
        </w:rPr>
        <w:tab/>
      </w:r>
      <w:r w:rsidRPr="004B6C13">
        <w:rPr>
          <w:sz w:val="24"/>
        </w:rPr>
        <w:tab/>
        <w:t xml:space="preserve">          </w:t>
      </w:r>
      <w:r w:rsidRPr="004B6C13">
        <w:rPr>
          <w:sz w:val="24"/>
        </w:rPr>
        <w:tab/>
      </w:r>
      <w:r w:rsidRPr="004B6C13">
        <w:rPr>
          <w:sz w:val="24"/>
        </w:rPr>
        <w:tab/>
      </w:r>
      <w:r w:rsidRPr="004B6C13">
        <w:rPr>
          <w:sz w:val="24"/>
        </w:rPr>
        <w:tab/>
        <w:t xml:space="preserve"> </w:t>
      </w:r>
      <w:r>
        <w:rPr>
          <w:sz w:val="24"/>
        </w:rPr>
        <w:t xml:space="preserve"> </w:t>
      </w:r>
      <w:r w:rsidRPr="004B6C13">
        <w:rPr>
          <w:sz w:val="24"/>
        </w:rPr>
        <w:t>28</w:t>
      </w:r>
    </w:p>
    <w:p w14:paraId="50D732D6" w14:textId="77777777" w:rsidR="004B39EB" w:rsidRDefault="004B39EB" w:rsidP="004B39EB">
      <w:pPr>
        <w:pStyle w:val="Default"/>
        <w:tabs>
          <w:tab w:val="left" w:pos="522"/>
        </w:tabs>
        <w:spacing w:before="120" w:after="120"/>
        <w:jc w:val="both"/>
        <w:rPr>
          <w:b/>
          <w:bCs/>
          <w:color w:val="auto"/>
        </w:rPr>
      </w:pPr>
    </w:p>
    <w:p w14:paraId="6AC60CE3" w14:textId="77777777" w:rsidR="004B39EB" w:rsidRPr="004B6C13" w:rsidRDefault="004B39EB" w:rsidP="004B39EB">
      <w:pPr>
        <w:pStyle w:val="Default"/>
        <w:tabs>
          <w:tab w:val="left" w:pos="522"/>
        </w:tabs>
        <w:spacing w:before="120" w:after="120"/>
        <w:jc w:val="both"/>
        <w:rPr>
          <w:b/>
          <w:bCs/>
          <w:color w:val="auto"/>
        </w:rPr>
      </w:pPr>
      <w:r w:rsidRPr="004B6C13">
        <w:rPr>
          <w:b/>
          <w:bCs/>
          <w:color w:val="auto"/>
        </w:rPr>
        <w:t>APLICAÇÃO E OUTROS MATERIAIS EXPLICATIVOS</w:t>
      </w:r>
    </w:p>
    <w:p w14:paraId="4AE955CD" w14:textId="77777777" w:rsidR="004B39EB" w:rsidRPr="004B6C13" w:rsidRDefault="004B39EB" w:rsidP="004B39EB">
      <w:pPr>
        <w:pStyle w:val="Default"/>
        <w:spacing w:before="120" w:after="120"/>
        <w:jc w:val="both"/>
        <w:rPr>
          <w:color w:val="auto"/>
        </w:rPr>
      </w:pPr>
      <w:r w:rsidRPr="004B6C13">
        <w:rPr>
          <w:color w:val="auto"/>
        </w:rPr>
        <w:t xml:space="preserve">Responsabilidades do auditor </w:t>
      </w:r>
      <w:r w:rsidRPr="004B6C13">
        <w:rPr>
          <w:color w:val="auto"/>
        </w:rPr>
        <w:tab/>
      </w:r>
      <w:r w:rsidRPr="004B6C13">
        <w:rPr>
          <w:color w:val="auto"/>
        </w:rPr>
        <w:tab/>
      </w:r>
      <w:r w:rsidRPr="004B6C13">
        <w:rPr>
          <w:color w:val="auto"/>
        </w:rPr>
        <w:tab/>
      </w:r>
      <w:r w:rsidRPr="004B6C13">
        <w:rPr>
          <w:color w:val="auto"/>
        </w:rPr>
        <w:tab/>
      </w:r>
      <w:r w:rsidRPr="004B6C13">
        <w:rPr>
          <w:color w:val="auto"/>
        </w:rPr>
        <w:tab/>
        <w:t xml:space="preserve">   </w:t>
      </w:r>
      <w:r w:rsidRPr="004B6C13">
        <w:rPr>
          <w:color w:val="auto"/>
        </w:rPr>
        <w:tab/>
        <w:t xml:space="preserve">A1 </w:t>
      </w:r>
      <w:r w:rsidRPr="004B6C13">
        <w:t xml:space="preserve">– </w:t>
      </w:r>
      <w:r w:rsidRPr="004B6C13">
        <w:rPr>
          <w:color w:val="auto"/>
        </w:rPr>
        <w:t>A3</w:t>
      </w:r>
    </w:p>
    <w:p w14:paraId="748D84B1" w14:textId="77777777" w:rsidR="004B39EB" w:rsidRPr="004B6C13" w:rsidRDefault="004B39EB" w:rsidP="004B39EB">
      <w:pPr>
        <w:pStyle w:val="Default"/>
        <w:spacing w:before="120" w:after="120"/>
        <w:jc w:val="both"/>
        <w:rPr>
          <w:color w:val="auto"/>
        </w:rPr>
      </w:pPr>
      <w:r w:rsidRPr="004B6C13">
        <w:rPr>
          <w:color w:val="auto"/>
        </w:rPr>
        <w:t>Definição de parte relacionada</w:t>
      </w:r>
      <w:r w:rsidRPr="004B6C13">
        <w:rPr>
          <w:color w:val="auto"/>
        </w:rPr>
        <w:tab/>
      </w:r>
      <w:r w:rsidRPr="004B6C13">
        <w:rPr>
          <w:color w:val="auto"/>
        </w:rPr>
        <w:tab/>
      </w:r>
      <w:r w:rsidRPr="004B6C13">
        <w:rPr>
          <w:color w:val="auto"/>
        </w:rPr>
        <w:tab/>
      </w:r>
      <w:r w:rsidRPr="004B6C13">
        <w:rPr>
          <w:color w:val="auto"/>
        </w:rPr>
        <w:tab/>
        <w:t xml:space="preserve">   </w:t>
      </w:r>
      <w:r w:rsidRPr="004B6C13">
        <w:rPr>
          <w:color w:val="auto"/>
        </w:rPr>
        <w:tab/>
      </w:r>
      <w:r w:rsidRPr="004B6C13">
        <w:rPr>
          <w:color w:val="auto"/>
        </w:rPr>
        <w:tab/>
        <w:t xml:space="preserve">A4 </w:t>
      </w:r>
      <w:r w:rsidRPr="004B6C13">
        <w:t xml:space="preserve">– </w:t>
      </w:r>
      <w:r w:rsidRPr="004B6C13">
        <w:rPr>
          <w:color w:val="auto"/>
        </w:rPr>
        <w:t>A7</w:t>
      </w:r>
    </w:p>
    <w:p w14:paraId="742877BA" w14:textId="77777777" w:rsidR="004B39EB" w:rsidRPr="004B6C13" w:rsidRDefault="004B39EB" w:rsidP="004B39EB">
      <w:pPr>
        <w:pStyle w:val="Default"/>
        <w:spacing w:before="120" w:after="120"/>
        <w:jc w:val="both"/>
        <w:rPr>
          <w:color w:val="auto"/>
        </w:rPr>
      </w:pPr>
      <w:r w:rsidRPr="004B6C13">
        <w:rPr>
          <w:color w:val="auto"/>
        </w:rPr>
        <w:t xml:space="preserve">Procedimentos de avaliação de risco e atividades relacionadas   </w:t>
      </w:r>
      <w:r w:rsidRPr="004B6C13">
        <w:rPr>
          <w:color w:val="auto"/>
        </w:rPr>
        <w:tab/>
      </w:r>
      <w:r w:rsidRPr="004B6C13">
        <w:rPr>
          <w:color w:val="auto"/>
        </w:rPr>
        <w:tab/>
        <w:t xml:space="preserve">A8 </w:t>
      </w:r>
      <w:r w:rsidRPr="004B6C13">
        <w:t xml:space="preserve">– </w:t>
      </w:r>
      <w:r w:rsidRPr="004B6C13">
        <w:rPr>
          <w:color w:val="auto"/>
        </w:rPr>
        <w:t>A28</w:t>
      </w:r>
    </w:p>
    <w:p w14:paraId="4F861D78" w14:textId="77777777" w:rsidR="004B39EB" w:rsidRPr="004B6C13" w:rsidRDefault="004B39EB" w:rsidP="004B39EB">
      <w:pPr>
        <w:pStyle w:val="Default"/>
        <w:jc w:val="both"/>
        <w:rPr>
          <w:color w:val="auto"/>
        </w:rPr>
      </w:pPr>
      <w:r w:rsidRPr="004B6C13">
        <w:rPr>
          <w:color w:val="auto"/>
        </w:rPr>
        <w:t xml:space="preserve">Identificação e avaliação dos riscos de distorção relevante associado </w:t>
      </w:r>
    </w:p>
    <w:p w14:paraId="67256B05" w14:textId="77777777" w:rsidR="004B39EB" w:rsidRPr="004B6C13" w:rsidRDefault="004B39EB" w:rsidP="004B39EB">
      <w:pPr>
        <w:pStyle w:val="Default"/>
        <w:jc w:val="both"/>
        <w:rPr>
          <w:color w:val="auto"/>
        </w:rPr>
      </w:pPr>
      <w:r w:rsidRPr="004B6C13">
        <w:rPr>
          <w:color w:val="auto"/>
        </w:rPr>
        <w:t>aos relacionamentos e transações com partes relacionadas</w:t>
      </w:r>
      <w:r w:rsidRPr="004B6C13">
        <w:rPr>
          <w:color w:val="auto"/>
        </w:rPr>
        <w:tab/>
        <w:t xml:space="preserve">           </w:t>
      </w:r>
      <w:r w:rsidRPr="004B6C13">
        <w:rPr>
          <w:color w:val="auto"/>
        </w:rPr>
        <w:tab/>
      </w:r>
      <w:r w:rsidRPr="004B6C13">
        <w:rPr>
          <w:color w:val="auto"/>
        </w:rPr>
        <w:tab/>
        <w:t xml:space="preserve">A29 </w:t>
      </w:r>
      <w:r w:rsidRPr="004B6C13">
        <w:t xml:space="preserve">– </w:t>
      </w:r>
      <w:r w:rsidRPr="004B6C13">
        <w:rPr>
          <w:color w:val="auto"/>
        </w:rPr>
        <w:t>A30</w:t>
      </w:r>
    </w:p>
    <w:p w14:paraId="21878446" w14:textId="77777777" w:rsidR="004B39EB" w:rsidRPr="00B863BB" w:rsidRDefault="004B39EB" w:rsidP="004B39EB">
      <w:pPr>
        <w:pStyle w:val="Default"/>
        <w:jc w:val="both"/>
        <w:rPr>
          <w:color w:val="auto"/>
          <w:sz w:val="16"/>
          <w:szCs w:val="16"/>
        </w:rPr>
      </w:pPr>
    </w:p>
    <w:p w14:paraId="66EA22A8" w14:textId="77777777" w:rsidR="004B39EB" w:rsidRDefault="004B39EB" w:rsidP="004B39EB">
      <w:pPr>
        <w:pStyle w:val="Default"/>
        <w:jc w:val="both"/>
        <w:rPr>
          <w:color w:val="auto"/>
        </w:rPr>
      </w:pPr>
      <w:r w:rsidRPr="004B6C13">
        <w:rPr>
          <w:color w:val="auto"/>
        </w:rPr>
        <w:t xml:space="preserve">Respostas aos riscos de distorção relevante associado aos </w:t>
      </w:r>
    </w:p>
    <w:p w14:paraId="3F406DD5" w14:textId="77777777" w:rsidR="004B39EB" w:rsidRPr="004B6C13" w:rsidRDefault="004B39EB" w:rsidP="004B39EB">
      <w:pPr>
        <w:pStyle w:val="Default"/>
        <w:jc w:val="both"/>
        <w:rPr>
          <w:color w:val="auto"/>
        </w:rPr>
      </w:pPr>
      <w:r w:rsidRPr="004B6C13">
        <w:rPr>
          <w:color w:val="auto"/>
        </w:rPr>
        <w:t xml:space="preserve">relacionamentos e transações com partes relacionadas </w:t>
      </w:r>
      <w:r w:rsidRPr="004B6C13">
        <w:rPr>
          <w:color w:val="auto"/>
        </w:rPr>
        <w:tab/>
      </w:r>
      <w:r w:rsidRPr="004B6C13">
        <w:rPr>
          <w:color w:val="auto"/>
        </w:rPr>
        <w:tab/>
      </w:r>
      <w:r w:rsidRPr="004B6C13">
        <w:rPr>
          <w:color w:val="auto"/>
        </w:rPr>
        <w:tab/>
        <w:t xml:space="preserve">A31 </w:t>
      </w:r>
      <w:r w:rsidRPr="004B6C13">
        <w:t xml:space="preserve">– </w:t>
      </w:r>
      <w:r w:rsidRPr="004B6C13">
        <w:rPr>
          <w:color w:val="auto"/>
        </w:rPr>
        <w:t>A45</w:t>
      </w:r>
    </w:p>
    <w:p w14:paraId="25C26650" w14:textId="77777777" w:rsidR="004B39EB" w:rsidRPr="00B863BB" w:rsidRDefault="004B39EB" w:rsidP="004B39EB">
      <w:pPr>
        <w:pStyle w:val="Default"/>
        <w:jc w:val="both"/>
        <w:rPr>
          <w:color w:val="auto"/>
          <w:sz w:val="16"/>
          <w:szCs w:val="16"/>
        </w:rPr>
      </w:pPr>
    </w:p>
    <w:p w14:paraId="2DDBCE0D" w14:textId="77777777" w:rsidR="004B39EB" w:rsidRPr="004B6C13" w:rsidRDefault="004B39EB" w:rsidP="004B39EB">
      <w:pPr>
        <w:pStyle w:val="Default"/>
        <w:jc w:val="both"/>
        <w:rPr>
          <w:color w:val="auto"/>
        </w:rPr>
      </w:pPr>
      <w:r w:rsidRPr="004B6C13">
        <w:rPr>
          <w:color w:val="auto"/>
        </w:rPr>
        <w:t xml:space="preserve">Avaliação da contabilização e </w:t>
      </w:r>
      <w:r>
        <w:rPr>
          <w:color w:val="auto"/>
        </w:rPr>
        <w:t xml:space="preserve">da </w:t>
      </w:r>
      <w:r w:rsidRPr="004B6C13">
        <w:rPr>
          <w:color w:val="auto"/>
        </w:rPr>
        <w:t xml:space="preserve">divulgação dos relacionamentos </w:t>
      </w:r>
    </w:p>
    <w:p w14:paraId="647C8B08" w14:textId="77777777" w:rsidR="004B39EB" w:rsidRPr="004B6C13" w:rsidRDefault="004B39EB" w:rsidP="004B39EB">
      <w:pPr>
        <w:pStyle w:val="Default"/>
        <w:jc w:val="both"/>
        <w:rPr>
          <w:color w:val="auto"/>
        </w:rPr>
      </w:pPr>
      <w:r w:rsidRPr="004B6C13">
        <w:rPr>
          <w:color w:val="auto"/>
        </w:rPr>
        <w:t>e transações com partes relacionadas</w:t>
      </w:r>
      <w:r>
        <w:rPr>
          <w:color w:val="auto"/>
        </w:rPr>
        <w:tab/>
      </w:r>
      <w:r>
        <w:rPr>
          <w:color w:val="auto"/>
        </w:rPr>
        <w:tab/>
      </w:r>
      <w:r w:rsidRPr="004B6C13">
        <w:rPr>
          <w:color w:val="auto"/>
        </w:rPr>
        <w:tab/>
        <w:t xml:space="preserve">           </w:t>
      </w:r>
      <w:r w:rsidRPr="004B6C13">
        <w:rPr>
          <w:color w:val="auto"/>
        </w:rPr>
        <w:tab/>
      </w:r>
      <w:r w:rsidRPr="004B6C13">
        <w:rPr>
          <w:color w:val="auto"/>
        </w:rPr>
        <w:tab/>
      </w:r>
      <w:r w:rsidRPr="004B6C13">
        <w:rPr>
          <w:color w:val="auto"/>
        </w:rPr>
        <w:tab/>
        <w:t xml:space="preserve">A46 </w:t>
      </w:r>
      <w:r w:rsidRPr="004B6C13">
        <w:t xml:space="preserve">– </w:t>
      </w:r>
      <w:r w:rsidRPr="004B6C13">
        <w:rPr>
          <w:color w:val="auto"/>
        </w:rPr>
        <w:t>A47</w:t>
      </w:r>
    </w:p>
    <w:p w14:paraId="18EEA898" w14:textId="77777777" w:rsidR="004B39EB" w:rsidRPr="004B6C13" w:rsidRDefault="004B39EB" w:rsidP="004B39EB">
      <w:pPr>
        <w:pStyle w:val="Default"/>
        <w:spacing w:before="120" w:after="120"/>
        <w:jc w:val="both"/>
        <w:rPr>
          <w:color w:val="auto"/>
        </w:rPr>
      </w:pPr>
      <w:r w:rsidRPr="004B6C13">
        <w:rPr>
          <w:color w:val="auto"/>
        </w:rPr>
        <w:t>Representações formais</w:t>
      </w:r>
      <w:r w:rsidRPr="004B6C13">
        <w:rPr>
          <w:color w:val="auto"/>
        </w:rPr>
        <w:tab/>
      </w:r>
      <w:r w:rsidRPr="004B6C13">
        <w:rPr>
          <w:color w:val="auto"/>
        </w:rPr>
        <w:tab/>
      </w:r>
      <w:r w:rsidRPr="004B6C13">
        <w:rPr>
          <w:color w:val="auto"/>
        </w:rPr>
        <w:tab/>
        <w:t xml:space="preserve">           </w:t>
      </w:r>
      <w:r w:rsidRPr="004B6C13">
        <w:rPr>
          <w:color w:val="auto"/>
        </w:rPr>
        <w:tab/>
        <w:t xml:space="preserve">            </w:t>
      </w:r>
      <w:r w:rsidRPr="004B6C13">
        <w:rPr>
          <w:color w:val="auto"/>
        </w:rPr>
        <w:tab/>
      </w:r>
      <w:r>
        <w:rPr>
          <w:color w:val="auto"/>
        </w:rPr>
        <w:tab/>
      </w:r>
      <w:r w:rsidRPr="004B6C13">
        <w:rPr>
          <w:color w:val="auto"/>
        </w:rPr>
        <w:t xml:space="preserve">A48 </w:t>
      </w:r>
      <w:r w:rsidRPr="004B6C13">
        <w:t xml:space="preserve">– </w:t>
      </w:r>
      <w:r w:rsidRPr="004B6C13">
        <w:rPr>
          <w:color w:val="auto"/>
        </w:rPr>
        <w:t>A49</w:t>
      </w:r>
    </w:p>
    <w:p w14:paraId="16C69E45" w14:textId="77777777" w:rsidR="004B39EB" w:rsidRPr="004B6C13" w:rsidRDefault="004B39EB" w:rsidP="004B39EB">
      <w:pPr>
        <w:pStyle w:val="Contents"/>
        <w:spacing w:before="120"/>
        <w:jc w:val="both"/>
        <w:rPr>
          <w:sz w:val="24"/>
        </w:rPr>
      </w:pPr>
      <w:r w:rsidRPr="004B6C13">
        <w:rPr>
          <w:sz w:val="24"/>
        </w:rPr>
        <w:t xml:space="preserve">Comunicação com os responsáveis pela governança </w:t>
      </w:r>
      <w:r w:rsidRPr="004B6C13">
        <w:rPr>
          <w:sz w:val="24"/>
        </w:rPr>
        <w:tab/>
      </w:r>
      <w:r w:rsidRPr="004B6C13">
        <w:rPr>
          <w:sz w:val="24"/>
        </w:rPr>
        <w:tab/>
        <w:t xml:space="preserve">        </w:t>
      </w:r>
      <w:r w:rsidRPr="004B6C13">
        <w:rPr>
          <w:sz w:val="24"/>
        </w:rPr>
        <w:tab/>
        <w:t>A50</w:t>
      </w:r>
    </w:p>
    <w:p w14:paraId="5CB288BE" w14:textId="77777777" w:rsidR="004B39EB" w:rsidRPr="004B6C13" w:rsidRDefault="004B39EB" w:rsidP="004B39EB">
      <w:pPr>
        <w:pStyle w:val="NumberedParagraph0"/>
        <w:tabs>
          <w:tab w:val="left" w:pos="522"/>
        </w:tabs>
        <w:spacing w:before="120" w:after="120"/>
        <w:jc w:val="both"/>
        <w:rPr>
          <w:sz w:val="24"/>
        </w:rPr>
      </w:pPr>
    </w:p>
    <w:p w14:paraId="4834CC65" w14:textId="77777777" w:rsidR="004B39EB" w:rsidRDefault="004B39EB" w:rsidP="004B39EB">
      <w:pPr>
        <w:pStyle w:val="NumberedParagraph0"/>
        <w:tabs>
          <w:tab w:val="left" w:pos="522"/>
        </w:tabs>
        <w:jc w:val="both"/>
        <w:rPr>
          <w:sz w:val="23"/>
          <w:szCs w:val="23"/>
        </w:rPr>
      </w:pPr>
      <w:r>
        <w:rPr>
          <w:sz w:val="23"/>
          <w:szCs w:val="23"/>
        </w:rPr>
        <w:t xml:space="preserve">Esta Norma deve ser lida em conjunto com a NBC TA 200 </w:t>
      </w:r>
      <w:r>
        <w:t>–</w:t>
      </w:r>
      <w:r>
        <w:rPr>
          <w:sz w:val="23"/>
          <w:szCs w:val="23"/>
        </w:rPr>
        <w:t xml:space="preserve"> Objetivos Gerais do Auditor Independente e a Condução da Auditoria em Conformidade com Normas de Auditoria.</w:t>
      </w:r>
    </w:p>
    <w:p w14:paraId="2C9223B2" w14:textId="77777777" w:rsidR="004B39EB" w:rsidRPr="00BE7A43" w:rsidRDefault="004B39EB" w:rsidP="004B39EB">
      <w:pPr>
        <w:pStyle w:val="Default"/>
        <w:rPr>
          <w:b/>
          <w:bCs/>
          <w:color w:val="auto"/>
          <w:sz w:val="28"/>
          <w:szCs w:val="28"/>
        </w:rPr>
      </w:pPr>
      <w:r>
        <w:br w:type="page"/>
      </w:r>
      <w:r w:rsidRPr="00BE7A43">
        <w:rPr>
          <w:b/>
          <w:bCs/>
          <w:color w:val="auto"/>
          <w:sz w:val="28"/>
          <w:szCs w:val="28"/>
        </w:rPr>
        <w:t>Introdução</w:t>
      </w:r>
    </w:p>
    <w:p w14:paraId="7D7037CE" w14:textId="77777777" w:rsidR="004B39EB" w:rsidRDefault="004B39EB" w:rsidP="004B39EB">
      <w:pPr>
        <w:tabs>
          <w:tab w:val="left" w:pos="522"/>
        </w:tabs>
        <w:jc w:val="both"/>
        <w:rPr>
          <w:b/>
          <w:bCs/>
          <w:sz w:val="23"/>
          <w:szCs w:val="23"/>
        </w:rPr>
      </w:pPr>
      <w:r>
        <w:rPr>
          <w:b/>
          <w:bCs/>
          <w:sz w:val="23"/>
          <w:szCs w:val="23"/>
        </w:rPr>
        <w:tab/>
      </w:r>
    </w:p>
    <w:p w14:paraId="5519D95D" w14:textId="77777777" w:rsidR="004B39EB" w:rsidRPr="004B6C13" w:rsidRDefault="004B39EB" w:rsidP="004B39EB">
      <w:pPr>
        <w:tabs>
          <w:tab w:val="left" w:pos="567"/>
        </w:tabs>
        <w:ind w:left="567" w:hanging="567"/>
        <w:jc w:val="both"/>
        <w:rPr>
          <w:b/>
        </w:rPr>
      </w:pPr>
      <w:r w:rsidRPr="004B6C13">
        <w:rPr>
          <w:b/>
        </w:rPr>
        <w:t xml:space="preserve">Alcance </w:t>
      </w:r>
    </w:p>
    <w:p w14:paraId="5BB4A49E" w14:textId="77777777" w:rsidR="004B39EB" w:rsidRDefault="004B39EB" w:rsidP="004B39EB">
      <w:pPr>
        <w:tabs>
          <w:tab w:val="left" w:pos="522"/>
        </w:tabs>
        <w:jc w:val="both"/>
        <w:rPr>
          <w:b/>
          <w:bCs/>
          <w:sz w:val="23"/>
          <w:szCs w:val="23"/>
        </w:rPr>
      </w:pPr>
    </w:p>
    <w:p w14:paraId="3C1C2774" w14:textId="77777777" w:rsidR="004B39EB" w:rsidRPr="004B6C13" w:rsidRDefault="004B39EB" w:rsidP="004B39EB">
      <w:pPr>
        <w:tabs>
          <w:tab w:val="left" w:pos="567"/>
        </w:tabs>
        <w:ind w:left="567" w:hanging="567"/>
        <w:jc w:val="both"/>
      </w:pPr>
      <w:r w:rsidRPr="004B6C13">
        <w:t xml:space="preserve">1. </w:t>
      </w:r>
      <w:r w:rsidRPr="004B6C13">
        <w:tab/>
        <w:t>Esta Norma trata da responsabilidade do auditor no que se refere ao relacionamento e transações com partes relacionadas durante a execução da auditoria de demonstrações contábeis. Especificamente, ela amplia a maneira como a NBC TA 315, a NBC TA 330 e a NBC TA 240 devem ser aplicadas em relação aos riscos de distorção relevante associados aos relacionamentos e transações com partes relacionadas.</w:t>
      </w:r>
    </w:p>
    <w:p w14:paraId="1F224FC1" w14:textId="77777777" w:rsidR="004B39EB" w:rsidRDefault="004B39EB" w:rsidP="004B39EB">
      <w:pPr>
        <w:tabs>
          <w:tab w:val="left" w:pos="522"/>
        </w:tabs>
        <w:jc w:val="both"/>
        <w:rPr>
          <w:i/>
          <w:iCs/>
          <w:sz w:val="23"/>
          <w:szCs w:val="23"/>
        </w:rPr>
      </w:pPr>
      <w:r w:rsidRPr="00BE7A43">
        <w:rPr>
          <w:i/>
          <w:iCs/>
          <w:sz w:val="23"/>
          <w:szCs w:val="23"/>
        </w:rPr>
        <w:tab/>
      </w:r>
    </w:p>
    <w:p w14:paraId="025A64F3" w14:textId="77777777" w:rsidR="004B39EB" w:rsidRPr="004B6C13" w:rsidRDefault="004B39EB" w:rsidP="004B39EB">
      <w:pPr>
        <w:tabs>
          <w:tab w:val="left" w:pos="567"/>
        </w:tabs>
        <w:ind w:left="567" w:hanging="567"/>
        <w:jc w:val="both"/>
        <w:rPr>
          <w:b/>
        </w:rPr>
      </w:pPr>
      <w:r w:rsidRPr="004B6C13">
        <w:rPr>
          <w:b/>
        </w:rPr>
        <w:t>Natureza do relacionamento e das transações com partes relacionadas</w:t>
      </w:r>
    </w:p>
    <w:p w14:paraId="60DF7CD7" w14:textId="77777777" w:rsidR="004B39EB" w:rsidRDefault="004B39EB" w:rsidP="004B39EB">
      <w:pPr>
        <w:pStyle w:val="Default"/>
        <w:tabs>
          <w:tab w:val="left" w:pos="522"/>
        </w:tabs>
        <w:jc w:val="both"/>
        <w:rPr>
          <w:color w:val="auto"/>
          <w:sz w:val="23"/>
          <w:szCs w:val="23"/>
        </w:rPr>
      </w:pPr>
    </w:p>
    <w:p w14:paraId="78C537A5" w14:textId="77777777" w:rsidR="004B39EB" w:rsidRPr="004B6C13" w:rsidRDefault="004B39EB" w:rsidP="004B39EB">
      <w:pPr>
        <w:tabs>
          <w:tab w:val="left" w:pos="567"/>
        </w:tabs>
        <w:ind w:left="567" w:hanging="567"/>
        <w:jc w:val="both"/>
      </w:pPr>
      <w:r w:rsidRPr="004B6C13">
        <w:t xml:space="preserve">2. </w:t>
      </w:r>
      <w:r w:rsidRPr="004B6C13">
        <w:tab/>
        <w:t>Muitas transações com partes relacionadas são efetuadas no curso normal dos negócios. Em tais circunstâncias, elas podem não representar um risco de distorção relevante maior do que o de transações similares com partes não relacionadas. Contudo, a natureza do relacionamento e transações com partes relacionadas em algumas circunstâncias pode dar origem a riscos de distorção relevante nas demonstrações contábeis maiores do que os de transações com partes não relacionadas. Por exemplo:</w:t>
      </w:r>
    </w:p>
    <w:p w14:paraId="40F4A93B" w14:textId="77777777" w:rsidR="004B39EB" w:rsidRPr="004B6C13" w:rsidRDefault="004B39EB">
      <w:pPr>
        <w:numPr>
          <w:ilvl w:val="0"/>
          <w:numId w:val="216"/>
        </w:numPr>
        <w:tabs>
          <w:tab w:val="left" w:pos="1134"/>
        </w:tabs>
        <w:spacing w:after="0" w:line="240" w:lineRule="auto"/>
        <w:ind w:left="1134" w:hanging="283"/>
        <w:jc w:val="both"/>
      </w:pPr>
      <w:r w:rsidRPr="004B6C13">
        <w:t>partes relacionadas podem operar por meio de uma série extensa e complexa de relacionamentos e estruturas, com um aumento correspondente na complexidade das transações com partes relacionadas;</w:t>
      </w:r>
    </w:p>
    <w:p w14:paraId="050D12AE" w14:textId="77777777" w:rsidR="004B39EB" w:rsidRPr="004B6C13" w:rsidRDefault="004B39EB">
      <w:pPr>
        <w:numPr>
          <w:ilvl w:val="0"/>
          <w:numId w:val="216"/>
        </w:numPr>
        <w:tabs>
          <w:tab w:val="left" w:pos="1134"/>
        </w:tabs>
        <w:spacing w:after="0" w:line="240" w:lineRule="auto"/>
        <w:ind w:left="1134" w:hanging="283"/>
        <w:jc w:val="both"/>
      </w:pPr>
      <w:r w:rsidRPr="004B6C13">
        <w:t xml:space="preserve">os sistemas de informação podem ser </w:t>
      </w:r>
      <w:r w:rsidRPr="003B18B0">
        <w:rPr>
          <w:highlight w:val="red"/>
        </w:rPr>
        <w:t>ineficazes</w:t>
      </w:r>
      <w:r w:rsidRPr="004B6C13">
        <w:t xml:space="preserve"> na identificação e resumo de transações e saldos em aberto entre a entidade e as suas partes relacionadas;</w:t>
      </w:r>
    </w:p>
    <w:p w14:paraId="6192534F" w14:textId="77777777" w:rsidR="004B39EB" w:rsidRPr="004B6C13" w:rsidRDefault="004B39EB">
      <w:pPr>
        <w:numPr>
          <w:ilvl w:val="0"/>
          <w:numId w:val="216"/>
        </w:numPr>
        <w:tabs>
          <w:tab w:val="left" w:pos="1134"/>
        </w:tabs>
        <w:spacing w:after="0" w:line="240" w:lineRule="auto"/>
        <w:ind w:left="1134" w:hanging="283"/>
        <w:jc w:val="both"/>
      </w:pPr>
      <w:r w:rsidRPr="004B6C13">
        <w:t>as transações com partes relacionadas podem não ser conduzidas nos termos e condições normais de mercado. Por exemplo, algumas transações com partes relacionadas podem ser conduzidas sem o pagamento de contraprestação.</w:t>
      </w:r>
    </w:p>
    <w:p w14:paraId="4592DD15" w14:textId="77777777" w:rsidR="004B39EB" w:rsidRDefault="004B39EB" w:rsidP="004B39EB">
      <w:pPr>
        <w:tabs>
          <w:tab w:val="left" w:pos="567"/>
        </w:tabs>
        <w:ind w:left="567" w:hanging="567"/>
        <w:jc w:val="both"/>
        <w:rPr>
          <w:sz w:val="23"/>
          <w:szCs w:val="23"/>
        </w:rPr>
      </w:pPr>
      <w:r>
        <w:rPr>
          <w:sz w:val="23"/>
          <w:szCs w:val="23"/>
        </w:rPr>
        <w:tab/>
      </w:r>
    </w:p>
    <w:p w14:paraId="2E38513C" w14:textId="77777777" w:rsidR="004B39EB" w:rsidRPr="004B6C13" w:rsidRDefault="004B39EB" w:rsidP="004B39EB">
      <w:pPr>
        <w:tabs>
          <w:tab w:val="left" w:pos="567"/>
        </w:tabs>
        <w:ind w:left="567" w:hanging="567"/>
        <w:jc w:val="both"/>
        <w:rPr>
          <w:b/>
        </w:rPr>
      </w:pPr>
      <w:r w:rsidRPr="004B6C13">
        <w:rPr>
          <w:b/>
        </w:rPr>
        <w:t>Responsabilidades do auditor</w:t>
      </w:r>
    </w:p>
    <w:p w14:paraId="41914622" w14:textId="77777777" w:rsidR="004B39EB" w:rsidRPr="00396D28" w:rsidRDefault="004B39EB" w:rsidP="004B39EB">
      <w:pPr>
        <w:tabs>
          <w:tab w:val="left" w:pos="567"/>
        </w:tabs>
        <w:ind w:left="567" w:hanging="567"/>
        <w:jc w:val="both"/>
        <w:rPr>
          <w:sz w:val="23"/>
          <w:szCs w:val="23"/>
        </w:rPr>
      </w:pPr>
    </w:p>
    <w:p w14:paraId="7D3C704C" w14:textId="77777777" w:rsidR="004B39EB" w:rsidRPr="004B6C13" w:rsidRDefault="004B39EB" w:rsidP="004B39EB">
      <w:pPr>
        <w:tabs>
          <w:tab w:val="left" w:pos="567"/>
        </w:tabs>
        <w:ind w:left="567" w:hanging="567"/>
        <w:jc w:val="both"/>
      </w:pPr>
      <w:r w:rsidRPr="004B6C13">
        <w:t xml:space="preserve">3. </w:t>
      </w:r>
      <w:r w:rsidRPr="004B6C13">
        <w:tab/>
        <w:t xml:space="preserve">Como as partes relacionadas não são independentes uma da outra, muitas estruturas de relatório financeiro estabelecem exigências de contabilização e divulgação específicas para relacionamentos, transações e saldos de partes relacionadas para possibilitar aos usuários das demonstrações contábeis a compreensão de sua natureza e efeitos concretos ou potenciais sobre as demonstrações contábeis. Quando a estrutura de relatório financeiro aplicável estabelece tais exigências, o auditor </w:t>
      </w:r>
      <w:r w:rsidRPr="003B18B0">
        <w:rPr>
          <w:highlight w:val="yellow"/>
        </w:rPr>
        <w:t>tem a responsabilidade de executar procedimentos de auditoria para identificar</w:t>
      </w:r>
      <w:r w:rsidRPr="004B6C13">
        <w:t xml:space="preserve">, avaliar e responder aos riscos de distorção relevante decorrentes da </w:t>
      </w:r>
      <w:r w:rsidRPr="003B18B0">
        <w:rPr>
          <w:highlight w:val="yellow"/>
        </w:rPr>
        <w:t>não contabilização ou da não divulgação apropriada do relacionamento</w:t>
      </w:r>
      <w:r w:rsidRPr="004B6C13">
        <w:t>, transações ou saldos com partes relacionadas em conformidade com os requisitos da estrutura.</w:t>
      </w:r>
    </w:p>
    <w:p w14:paraId="12AD0DAC" w14:textId="77777777" w:rsidR="004B39EB" w:rsidRPr="004B6C13" w:rsidRDefault="004B39EB" w:rsidP="004B39EB">
      <w:pPr>
        <w:tabs>
          <w:tab w:val="left" w:pos="567"/>
        </w:tabs>
        <w:ind w:left="567" w:hanging="567"/>
        <w:jc w:val="both"/>
      </w:pPr>
      <w:r w:rsidRPr="004B6C13">
        <w:tab/>
      </w:r>
    </w:p>
    <w:p w14:paraId="13F22EEB" w14:textId="77777777" w:rsidR="004B39EB" w:rsidRPr="004B6C13" w:rsidRDefault="004B39EB" w:rsidP="004B39EB">
      <w:pPr>
        <w:tabs>
          <w:tab w:val="left" w:pos="567"/>
        </w:tabs>
        <w:ind w:left="567" w:hanging="567"/>
        <w:jc w:val="both"/>
      </w:pPr>
      <w:r w:rsidRPr="004B6C13">
        <w:t xml:space="preserve">4. </w:t>
      </w:r>
      <w:r w:rsidRPr="004B6C13">
        <w:tab/>
        <w:t>Mesmo que a estrutura de relatório financeiro aplicável não estabeleça nenhuma exigência ou estabeleça exigências mínimas para partes relacionadas, o auditor, não obstante, precisa obter o entendimento dos relacionamentos e transações com as partes relacionadas à entidade que seja suficiente para que ele possa concluir se as demonstrações contábeis, afetadas por esses relacionamentos e transações, atendem os seguintes aspectos (ver item A1):</w:t>
      </w:r>
    </w:p>
    <w:p w14:paraId="4CFEA006" w14:textId="77777777" w:rsidR="004B39EB" w:rsidRPr="004B6C13" w:rsidRDefault="004B39EB" w:rsidP="004B39EB">
      <w:pPr>
        <w:tabs>
          <w:tab w:val="left" w:pos="1276"/>
        </w:tabs>
        <w:ind w:left="1276" w:hanging="425"/>
        <w:jc w:val="both"/>
      </w:pPr>
      <w:r w:rsidRPr="004B6C13">
        <w:t xml:space="preserve">(a) </w:t>
      </w:r>
      <w:r w:rsidRPr="004B6C13">
        <w:tab/>
        <w:t xml:space="preserve">atingem apresentação adequada (como no caso da </w:t>
      </w:r>
      <w:r>
        <w:t>E</w:t>
      </w:r>
      <w:r w:rsidRPr="004B6C13">
        <w:t>strutura</w:t>
      </w:r>
      <w:r>
        <w:t xml:space="preserve"> Conceitual para a Elaboração e Apresentação das Demonstrações Contábeis aprovada pelo CFC)</w:t>
      </w:r>
      <w:r w:rsidRPr="004B6C13">
        <w:t xml:space="preserve"> (ver item A2); ou</w:t>
      </w:r>
    </w:p>
    <w:p w14:paraId="5F4DD7ED" w14:textId="77777777" w:rsidR="004B39EB" w:rsidRPr="004B6C13" w:rsidRDefault="004B39EB" w:rsidP="004B39EB">
      <w:pPr>
        <w:tabs>
          <w:tab w:val="left" w:pos="1276"/>
        </w:tabs>
        <w:ind w:left="1276" w:hanging="425"/>
        <w:jc w:val="both"/>
      </w:pPr>
      <w:r w:rsidRPr="004B6C13">
        <w:t xml:space="preserve">(b) </w:t>
      </w:r>
      <w:r w:rsidRPr="004B6C13">
        <w:tab/>
        <w:t>não são enganosas (para estar de acordo com a estrutura de conformidade (</w:t>
      </w:r>
      <w:r w:rsidRPr="004B6C13">
        <w:rPr>
          <w:i/>
        </w:rPr>
        <w:t>compliance</w:t>
      </w:r>
      <w:r w:rsidRPr="004B6C13">
        <w:t>)</w:t>
      </w:r>
      <w:r>
        <w:t>)</w:t>
      </w:r>
      <w:r w:rsidRPr="004B6C13">
        <w:t xml:space="preserve"> (ver item A3).</w:t>
      </w:r>
    </w:p>
    <w:p w14:paraId="48617F75" w14:textId="77777777" w:rsidR="004B39EB" w:rsidRPr="004B6C13" w:rsidRDefault="004B39EB" w:rsidP="004B39EB">
      <w:pPr>
        <w:tabs>
          <w:tab w:val="left" w:pos="567"/>
        </w:tabs>
        <w:ind w:left="567" w:hanging="567"/>
        <w:jc w:val="both"/>
      </w:pPr>
      <w:r w:rsidRPr="004B6C13">
        <w:tab/>
      </w:r>
    </w:p>
    <w:p w14:paraId="5F63759B" w14:textId="77777777" w:rsidR="004B39EB" w:rsidRPr="004B6C13" w:rsidRDefault="004B39EB" w:rsidP="004B39EB">
      <w:pPr>
        <w:tabs>
          <w:tab w:val="left" w:pos="567"/>
        </w:tabs>
        <w:ind w:left="567" w:hanging="567"/>
        <w:jc w:val="both"/>
      </w:pPr>
      <w:r w:rsidRPr="004B6C13">
        <w:t xml:space="preserve">5. </w:t>
      </w:r>
      <w:r w:rsidRPr="004B6C13">
        <w:tab/>
        <w:t>Além disso, o entendimento dos relacionamentos e das transações com partes relacionadas é relevante para que o auditor avalie se estão presentes um ou mais fatores de risco de fraude, como exigido pela NBC TA 240, item 24, porque a fraude pode ser cometida mais facilmente por meio das partes relacionadas.</w:t>
      </w:r>
    </w:p>
    <w:p w14:paraId="05A3ADCE" w14:textId="77777777" w:rsidR="004B39EB" w:rsidRPr="004B6C13" w:rsidRDefault="004B39EB" w:rsidP="004B39EB">
      <w:pPr>
        <w:tabs>
          <w:tab w:val="left" w:pos="567"/>
        </w:tabs>
        <w:ind w:left="567" w:hanging="567"/>
        <w:jc w:val="both"/>
      </w:pPr>
      <w:r w:rsidRPr="004B6C13">
        <w:tab/>
      </w:r>
    </w:p>
    <w:p w14:paraId="734F59ED" w14:textId="77777777" w:rsidR="004B39EB" w:rsidRPr="004B6C13" w:rsidRDefault="004B39EB" w:rsidP="004B39EB">
      <w:pPr>
        <w:tabs>
          <w:tab w:val="left" w:pos="567"/>
        </w:tabs>
        <w:ind w:left="567" w:hanging="567"/>
        <w:jc w:val="both"/>
      </w:pPr>
      <w:r w:rsidRPr="004B6C13">
        <w:t xml:space="preserve">6. </w:t>
      </w:r>
      <w:r w:rsidRPr="004B6C13">
        <w:tab/>
        <w:t>Devido às limitações inerentes em uma auditoria, há um risco inevitável de que algumas distorções relevantes nas demonstrações contábeis possam não ser detectadas, apesar de a auditoria ser adequadamente planejada e executada, em conformidade com as normas de auditoria, conforme referido na NBC TA 200, item A52. No contexto das partes relacionadas, os efeitos potenciais das limitações inerentes sobre a capacidade do auditor de detectar distorções relevantes são maiores pelas seguintes razões:</w:t>
      </w:r>
    </w:p>
    <w:p w14:paraId="4639CBBD" w14:textId="77777777" w:rsidR="004B39EB" w:rsidRPr="004B6C13" w:rsidRDefault="004B39EB">
      <w:pPr>
        <w:numPr>
          <w:ilvl w:val="0"/>
          <w:numId w:val="215"/>
        </w:numPr>
        <w:tabs>
          <w:tab w:val="left" w:pos="1134"/>
        </w:tabs>
        <w:spacing w:after="0" w:line="240" w:lineRule="auto"/>
        <w:ind w:left="1134" w:hanging="283"/>
        <w:jc w:val="both"/>
      </w:pPr>
      <w:r w:rsidRPr="004B6C13">
        <w:t xml:space="preserve">a administração pode não ter conhecimento da existência de todas as partes relacionadas e das transações com elas, particularmente se a estrutura de relatório financeiro aplicável não estabelecer exigências para partes relacionadas; </w:t>
      </w:r>
    </w:p>
    <w:p w14:paraId="3249E834" w14:textId="77777777" w:rsidR="004B39EB" w:rsidRPr="004B6C13" w:rsidRDefault="004B39EB">
      <w:pPr>
        <w:numPr>
          <w:ilvl w:val="0"/>
          <w:numId w:val="215"/>
        </w:numPr>
        <w:tabs>
          <w:tab w:val="left" w:pos="1134"/>
        </w:tabs>
        <w:spacing w:after="0" w:line="240" w:lineRule="auto"/>
        <w:ind w:left="1134" w:hanging="283"/>
        <w:jc w:val="both"/>
      </w:pPr>
      <w:r w:rsidRPr="004B6C13">
        <w:t>relacionamentos com partes relacionadas podem oferecer maior oportunidade para conluio, ocultação ou manipulação por parte da administração.</w:t>
      </w:r>
    </w:p>
    <w:p w14:paraId="585DE4DC" w14:textId="77777777" w:rsidR="004B39EB" w:rsidRPr="004B6C13" w:rsidRDefault="004B39EB" w:rsidP="004B39EB">
      <w:pPr>
        <w:tabs>
          <w:tab w:val="left" w:pos="567"/>
        </w:tabs>
        <w:ind w:left="567" w:hanging="567"/>
        <w:jc w:val="both"/>
      </w:pPr>
    </w:p>
    <w:p w14:paraId="2521C130" w14:textId="77777777" w:rsidR="004B39EB" w:rsidRPr="004B6C13" w:rsidRDefault="004B39EB" w:rsidP="004B39EB">
      <w:pPr>
        <w:tabs>
          <w:tab w:val="left" w:pos="567"/>
        </w:tabs>
        <w:ind w:left="567" w:hanging="567"/>
        <w:jc w:val="both"/>
      </w:pPr>
      <w:r w:rsidRPr="004B6C13">
        <w:t xml:space="preserve">7. </w:t>
      </w:r>
      <w:r w:rsidRPr="004B6C13">
        <w:tab/>
        <w:t>O planejamento e a execução da auditoria com ceticismo profissional, como exigido pela NBC TA 200, item 15, portanto, são particularmente importantes neste contexto, dado o potencial para relacionamentos e transações com partes relacionadas não divulgadas. As exigências nesta Norma destinam-se a ajudar o auditor na identificação e avaliação dos riscos de distorção relevante associados aos relacionamentos e transações com partes relacionadas, e na definição de procedimentos de auditoria para responder aos riscos avaliados.</w:t>
      </w:r>
    </w:p>
    <w:p w14:paraId="1AFD0C2E" w14:textId="77777777" w:rsidR="004B39EB" w:rsidRPr="004B6C13" w:rsidRDefault="004B39EB" w:rsidP="004B39EB">
      <w:pPr>
        <w:tabs>
          <w:tab w:val="left" w:pos="567"/>
        </w:tabs>
        <w:ind w:left="567" w:hanging="567"/>
        <w:jc w:val="both"/>
      </w:pPr>
      <w:r w:rsidRPr="004B6C13">
        <w:tab/>
      </w:r>
    </w:p>
    <w:p w14:paraId="78C90DF5" w14:textId="77777777" w:rsidR="004B39EB" w:rsidRPr="004B6C13" w:rsidRDefault="004B39EB" w:rsidP="004B39EB">
      <w:pPr>
        <w:tabs>
          <w:tab w:val="left" w:pos="567"/>
        </w:tabs>
        <w:ind w:left="567" w:hanging="567"/>
        <w:jc w:val="both"/>
        <w:rPr>
          <w:b/>
        </w:rPr>
      </w:pPr>
      <w:r w:rsidRPr="004B6C13">
        <w:rPr>
          <w:b/>
        </w:rPr>
        <w:t>Data de vigência</w:t>
      </w:r>
    </w:p>
    <w:p w14:paraId="54297A9F" w14:textId="77777777" w:rsidR="004B39EB" w:rsidRDefault="004B39EB" w:rsidP="004B39EB">
      <w:pPr>
        <w:tabs>
          <w:tab w:val="left" w:pos="567"/>
        </w:tabs>
        <w:ind w:left="567" w:hanging="567"/>
        <w:jc w:val="both"/>
        <w:rPr>
          <w:sz w:val="23"/>
          <w:szCs w:val="23"/>
        </w:rPr>
      </w:pPr>
    </w:p>
    <w:p w14:paraId="56520119" w14:textId="77777777" w:rsidR="004B39EB" w:rsidRPr="004B6C13" w:rsidRDefault="004B39EB" w:rsidP="004B39EB">
      <w:pPr>
        <w:tabs>
          <w:tab w:val="left" w:pos="567"/>
        </w:tabs>
        <w:ind w:left="567" w:hanging="567"/>
        <w:jc w:val="both"/>
      </w:pPr>
      <w:r w:rsidRPr="004B6C13">
        <w:t xml:space="preserve">8. </w:t>
      </w:r>
      <w:r w:rsidRPr="004B6C13">
        <w:tab/>
        <w:t>Esta Norma é aplicável para auditorias de demonstrações contábeis para períodos iniciados em ou após 1º</w:t>
      </w:r>
      <w:r>
        <w:t>.</w:t>
      </w:r>
      <w:r w:rsidRPr="004B6C13">
        <w:t xml:space="preserve"> de janeiro de 2010.</w:t>
      </w:r>
    </w:p>
    <w:p w14:paraId="23010608" w14:textId="77777777" w:rsidR="004B39EB" w:rsidRPr="004B6C13" w:rsidRDefault="004B39EB" w:rsidP="004B39EB">
      <w:pPr>
        <w:tabs>
          <w:tab w:val="left" w:pos="567"/>
        </w:tabs>
        <w:ind w:left="567" w:hanging="567"/>
        <w:jc w:val="both"/>
      </w:pPr>
      <w:r w:rsidRPr="004B6C13">
        <w:tab/>
      </w:r>
    </w:p>
    <w:p w14:paraId="79513499" w14:textId="77777777" w:rsidR="004B39EB" w:rsidRPr="004B6C13" w:rsidRDefault="004B39EB" w:rsidP="004B39EB">
      <w:pPr>
        <w:tabs>
          <w:tab w:val="left" w:pos="567"/>
        </w:tabs>
        <w:ind w:left="567" w:hanging="567"/>
        <w:jc w:val="both"/>
        <w:rPr>
          <w:b/>
          <w:sz w:val="28"/>
          <w:szCs w:val="28"/>
        </w:rPr>
      </w:pPr>
      <w:r w:rsidRPr="004B6C13">
        <w:rPr>
          <w:b/>
          <w:sz w:val="28"/>
          <w:szCs w:val="28"/>
        </w:rPr>
        <w:t>Objetivo</w:t>
      </w:r>
    </w:p>
    <w:p w14:paraId="3B5BCDAA" w14:textId="77777777" w:rsidR="004B39EB" w:rsidRPr="004B6C13" w:rsidRDefault="004B39EB" w:rsidP="004B39EB">
      <w:pPr>
        <w:tabs>
          <w:tab w:val="left" w:pos="567"/>
        </w:tabs>
        <w:ind w:left="567" w:hanging="567"/>
        <w:jc w:val="both"/>
      </w:pPr>
    </w:p>
    <w:p w14:paraId="4BEDC4CE" w14:textId="77777777" w:rsidR="004B39EB" w:rsidRDefault="004B39EB" w:rsidP="004B39EB">
      <w:pPr>
        <w:tabs>
          <w:tab w:val="left" w:pos="567"/>
        </w:tabs>
        <w:ind w:left="567" w:hanging="567"/>
        <w:jc w:val="both"/>
      </w:pPr>
      <w:r w:rsidRPr="004B6C13">
        <w:t xml:space="preserve">9. </w:t>
      </w:r>
      <w:r w:rsidRPr="004B6C13">
        <w:tab/>
        <w:t>Os objetivos do auditor são:</w:t>
      </w:r>
    </w:p>
    <w:p w14:paraId="7BA3E8B3" w14:textId="77777777" w:rsidR="004B39EB" w:rsidRPr="004B6C13" w:rsidRDefault="004B39EB" w:rsidP="004B39EB">
      <w:pPr>
        <w:tabs>
          <w:tab w:val="left" w:pos="567"/>
        </w:tabs>
        <w:ind w:left="567" w:hanging="567"/>
        <w:jc w:val="both"/>
      </w:pPr>
    </w:p>
    <w:p w14:paraId="5A23215F" w14:textId="77777777" w:rsidR="004B39EB" w:rsidRPr="004B6C13" w:rsidRDefault="004B39EB" w:rsidP="004B39EB">
      <w:pPr>
        <w:tabs>
          <w:tab w:val="left" w:pos="1276"/>
        </w:tabs>
        <w:ind w:left="1276" w:hanging="425"/>
        <w:jc w:val="both"/>
      </w:pPr>
      <w:r w:rsidRPr="004B6C13">
        <w:t xml:space="preserve">(a) </w:t>
      </w:r>
      <w:r w:rsidRPr="004B6C13">
        <w:tab/>
        <w:t>independentemente de serem estabelecidas exigências para partes relacionadas na estrutura de relatório financeiro aplicável, atingir entendimento suficiente dos relacionamentos e transações com partes relacionadas para que ele seja capaz de:</w:t>
      </w:r>
    </w:p>
    <w:p w14:paraId="10C42D94" w14:textId="77777777" w:rsidR="004B39EB" w:rsidRPr="004B6C13" w:rsidRDefault="004B39EB" w:rsidP="004B39EB">
      <w:pPr>
        <w:tabs>
          <w:tab w:val="left" w:pos="1985"/>
        </w:tabs>
        <w:ind w:left="1985" w:hanging="425"/>
        <w:jc w:val="both"/>
      </w:pPr>
      <w:r w:rsidRPr="004B6C13">
        <w:t xml:space="preserve">(i) </w:t>
      </w:r>
      <w:r w:rsidRPr="004B6C13">
        <w:tab/>
        <w:t>reconhecer fatores de risco de fraude, se houver, decorrentes de relacionamentos e transações com partes relacionadas, que sejam relevantes para a identificação e avaliação dos riscos de distorção relevante devido à fraude; e</w:t>
      </w:r>
    </w:p>
    <w:p w14:paraId="5115481A" w14:textId="77777777" w:rsidR="004B39EB" w:rsidRPr="004B6C13" w:rsidRDefault="004B39EB" w:rsidP="004B39EB">
      <w:pPr>
        <w:tabs>
          <w:tab w:val="left" w:pos="1985"/>
        </w:tabs>
        <w:ind w:left="1985" w:hanging="425"/>
        <w:jc w:val="both"/>
      </w:pPr>
      <w:r w:rsidRPr="004B6C13">
        <w:t xml:space="preserve">(ii) </w:t>
      </w:r>
      <w:r w:rsidRPr="004B6C13">
        <w:tab/>
        <w:t>concluir, com base nas evidências de auditoria obtidas, se as demonstrações contábeis, afetadas por esses relacionamentos e transações:</w:t>
      </w:r>
    </w:p>
    <w:p w14:paraId="387BF645" w14:textId="77777777" w:rsidR="004B39EB" w:rsidRPr="004B6C13" w:rsidRDefault="004B39EB" w:rsidP="004B39EB">
      <w:pPr>
        <w:tabs>
          <w:tab w:val="left" w:pos="2410"/>
        </w:tabs>
        <w:ind w:left="2410" w:hanging="283"/>
        <w:jc w:val="both"/>
      </w:pPr>
      <w:r w:rsidRPr="004B6C13">
        <w:t xml:space="preserve">a. </w:t>
      </w:r>
      <w:r w:rsidRPr="004B6C13">
        <w:tab/>
        <w:t>atingem a apresentação adequada (como requerido pela estrutura aplicável no Brasil); ou</w:t>
      </w:r>
    </w:p>
    <w:p w14:paraId="06A39354" w14:textId="77777777" w:rsidR="004B39EB" w:rsidRPr="004B6C13" w:rsidRDefault="004B39EB" w:rsidP="004B39EB">
      <w:pPr>
        <w:tabs>
          <w:tab w:val="left" w:pos="2410"/>
        </w:tabs>
        <w:ind w:left="2410" w:hanging="283"/>
        <w:jc w:val="both"/>
      </w:pPr>
      <w:r w:rsidRPr="004B6C13">
        <w:t xml:space="preserve">b. </w:t>
      </w:r>
      <w:r w:rsidRPr="004B6C13">
        <w:tab/>
        <w:t>não são enganosas (para estar de acordo com a estrutura de conformidade (</w:t>
      </w:r>
      <w:r w:rsidRPr="004B6C13">
        <w:rPr>
          <w:i/>
        </w:rPr>
        <w:t>compliance</w:t>
      </w:r>
      <w:r w:rsidRPr="004B6C13">
        <w:t>); e</w:t>
      </w:r>
    </w:p>
    <w:p w14:paraId="4C57C453" w14:textId="77777777" w:rsidR="004B39EB" w:rsidRPr="004B6C13" w:rsidRDefault="004B39EB" w:rsidP="004B39EB">
      <w:pPr>
        <w:tabs>
          <w:tab w:val="left" w:pos="567"/>
        </w:tabs>
        <w:ind w:left="567" w:hanging="567"/>
        <w:jc w:val="both"/>
      </w:pPr>
    </w:p>
    <w:p w14:paraId="5E137094" w14:textId="77777777" w:rsidR="004B39EB" w:rsidRPr="004B6C13" w:rsidRDefault="004B39EB" w:rsidP="004B39EB">
      <w:pPr>
        <w:tabs>
          <w:tab w:val="left" w:pos="1276"/>
        </w:tabs>
        <w:ind w:left="1276" w:hanging="425"/>
        <w:jc w:val="both"/>
      </w:pPr>
      <w:r w:rsidRPr="004B6C13">
        <w:t xml:space="preserve">(b) </w:t>
      </w:r>
      <w:r w:rsidRPr="004B6C13">
        <w:tab/>
        <w:t>além disso, quando a estrutura de relatório financeiro aplicável estabelece requerimentos para obter evidência de auditoria apropriada e suficiente para determinar se os relacionamentos e transações com partes relacionados foram ou não adequadamente identificados, contabilizados e divulgados nas demonstrações contábeis, em conformidade com essa estrutura.</w:t>
      </w:r>
    </w:p>
    <w:p w14:paraId="2AD2C219" w14:textId="77777777" w:rsidR="004B39EB" w:rsidRPr="004B6C13" w:rsidRDefault="004B39EB" w:rsidP="004B39EB">
      <w:pPr>
        <w:tabs>
          <w:tab w:val="left" w:pos="567"/>
        </w:tabs>
        <w:ind w:left="567" w:hanging="567"/>
        <w:jc w:val="both"/>
      </w:pPr>
      <w:r w:rsidRPr="004B6C13">
        <w:tab/>
      </w:r>
    </w:p>
    <w:p w14:paraId="726CF4DF" w14:textId="77777777" w:rsidR="004B39EB" w:rsidRPr="004B6C13" w:rsidRDefault="004B39EB" w:rsidP="004B39EB">
      <w:pPr>
        <w:tabs>
          <w:tab w:val="left" w:pos="567"/>
        </w:tabs>
        <w:ind w:left="567" w:hanging="567"/>
        <w:jc w:val="both"/>
        <w:rPr>
          <w:b/>
          <w:sz w:val="28"/>
          <w:szCs w:val="28"/>
        </w:rPr>
      </w:pPr>
      <w:r w:rsidRPr="004B6C13">
        <w:rPr>
          <w:b/>
          <w:sz w:val="28"/>
          <w:szCs w:val="28"/>
        </w:rPr>
        <w:t>Definições</w:t>
      </w:r>
    </w:p>
    <w:p w14:paraId="58FB0D44" w14:textId="77777777" w:rsidR="004B39EB" w:rsidRPr="004B6C13" w:rsidRDefault="004B39EB" w:rsidP="004B39EB">
      <w:pPr>
        <w:tabs>
          <w:tab w:val="left" w:pos="567"/>
        </w:tabs>
        <w:ind w:left="567" w:hanging="567"/>
        <w:jc w:val="both"/>
      </w:pPr>
      <w:r w:rsidRPr="004B6C13">
        <w:tab/>
      </w:r>
    </w:p>
    <w:p w14:paraId="3238C617" w14:textId="77777777" w:rsidR="004B39EB" w:rsidRPr="004B6C13" w:rsidRDefault="004B39EB" w:rsidP="004B39EB">
      <w:pPr>
        <w:tabs>
          <w:tab w:val="left" w:pos="567"/>
        </w:tabs>
        <w:ind w:left="567" w:hanging="567"/>
        <w:jc w:val="both"/>
      </w:pPr>
      <w:r w:rsidRPr="004B6C13">
        <w:t xml:space="preserve">10. </w:t>
      </w:r>
      <w:r w:rsidRPr="004B6C13">
        <w:tab/>
        <w:t>Para fins das normas de auditoria, os seguintes termos têm os significados atribuídos abaixo:</w:t>
      </w:r>
    </w:p>
    <w:p w14:paraId="471438C5" w14:textId="77777777" w:rsidR="004B39EB" w:rsidRPr="004B6C13" w:rsidRDefault="004B39EB" w:rsidP="004B39EB">
      <w:pPr>
        <w:tabs>
          <w:tab w:val="left" w:pos="567"/>
        </w:tabs>
        <w:ind w:left="567" w:hanging="567"/>
        <w:jc w:val="both"/>
      </w:pPr>
    </w:p>
    <w:p w14:paraId="6DD2C44A" w14:textId="77777777" w:rsidR="004B39EB" w:rsidRPr="004B6C13" w:rsidRDefault="004B39EB" w:rsidP="004B39EB">
      <w:pPr>
        <w:tabs>
          <w:tab w:val="left" w:pos="567"/>
        </w:tabs>
        <w:ind w:left="567" w:hanging="567"/>
        <w:jc w:val="both"/>
      </w:pPr>
      <w:r w:rsidRPr="004B6C13">
        <w:tab/>
      </w:r>
      <w:r w:rsidRPr="004B6C13">
        <w:rPr>
          <w:i/>
        </w:rPr>
        <w:t>Transação em condições normais de mercado</w:t>
      </w:r>
      <w:r w:rsidRPr="004B6C13">
        <w:t xml:space="preserve"> é a transação conduzida em termos e condições como aqueles entre um </w:t>
      </w:r>
      <w:r w:rsidRPr="003B18B0">
        <w:rPr>
          <w:highlight w:val="yellow"/>
        </w:rPr>
        <w:t>comprador voluntário e um vendedor voluntário</w:t>
      </w:r>
      <w:r w:rsidRPr="004B6C13">
        <w:t xml:space="preserve">, que não são relacionados e estão agindo de maneira </w:t>
      </w:r>
      <w:r w:rsidRPr="003B18B0">
        <w:rPr>
          <w:highlight w:val="yellow"/>
        </w:rPr>
        <w:t>mutuamente independente</w:t>
      </w:r>
      <w:r w:rsidRPr="004B6C13">
        <w:t xml:space="preserve"> e buscando os seus melhores interesses. </w:t>
      </w:r>
    </w:p>
    <w:p w14:paraId="49C14C35" w14:textId="77777777" w:rsidR="004B39EB" w:rsidRPr="004B6C13" w:rsidRDefault="004B39EB" w:rsidP="004B39EB">
      <w:pPr>
        <w:tabs>
          <w:tab w:val="left" w:pos="567"/>
        </w:tabs>
        <w:ind w:left="567" w:hanging="567"/>
        <w:jc w:val="both"/>
      </w:pPr>
      <w:r w:rsidRPr="004B6C13">
        <w:tab/>
      </w:r>
    </w:p>
    <w:p w14:paraId="17957AE0" w14:textId="77777777" w:rsidR="004B39EB" w:rsidRDefault="004B39EB" w:rsidP="004B39EB">
      <w:pPr>
        <w:tabs>
          <w:tab w:val="left" w:pos="567"/>
        </w:tabs>
        <w:ind w:left="567" w:hanging="567"/>
        <w:jc w:val="both"/>
      </w:pPr>
      <w:r w:rsidRPr="004B6C13">
        <w:tab/>
      </w:r>
      <w:r w:rsidRPr="003B18B0">
        <w:rPr>
          <w:i/>
          <w:highlight w:val="yellow"/>
        </w:rPr>
        <w:t>Parte relacionada</w:t>
      </w:r>
      <w:r w:rsidRPr="004B6C13">
        <w:t xml:space="preserve"> é a parte que é (ver itens A4 a A7):</w:t>
      </w:r>
    </w:p>
    <w:p w14:paraId="5C97B33F" w14:textId="77777777" w:rsidR="004B39EB" w:rsidRPr="004B6C13" w:rsidRDefault="004B39EB" w:rsidP="004B39EB">
      <w:pPr>
        <w:tabs>
          <w:tab w:val="left" w:pos="567"/>
        </w:tabs>
        <w:ind w:left="567" w:hanging="567"/>
        <w:jc w:val="both"/>
      </w:pPr>
    </w:p>
    <w:p w14:paraId="42C469DA" w14:textId="77777777" w:rsidR="004B39EB" w:rsidRPr="004B6C13" w:rsidRDefault="004B39EB" w:rsidP="004B39EB">
      <w:pPr>
        <w:tabs>
          <w:tab w:val="left" w:pos="1276"/>
        </w:tabs>
        <w:ind w:left="1276" w:hanging="425"/>
        <w:jc w:val="both"/>
      </w:pPr>
      <w:r w:rsidRPr="004B6C13">
        <w:t xml:space="preserve">(a) </w:t>
      </w:r>
      <w:r w:rsidRPr="004B6C13">
        <w:tab/>
        <w:t xml:space="preserve">uma parte relacionada, como </w:t>
      </w:r>
      <w:r w:rsidRPr="003B18B0">
        <w:rPr>
          <w:highlight w:val="yellow"/>
        </w:rPr>
        <w:t>definida na estrutura de relatório financeiro adequada</w:t>
      </w:r>
      <w:r w:rsidRPr="004B6C13">
        <w:t>; ou</w:t>
      </w:r>
    </w:p>
    <w:p w14:paraId="041DB49A" w14:textId="77777777" w:rsidR="004B39EB" w:rsidRPr="004B6C13" w:rsidRDefault="004B39EB" w:rsidP="004B39EB">
      <w:pPr>
        <w:tabs>
          <w:tab w:val="left" w:pos="1276"/>
        </w:tabs>
        <w:ind w:left="1276" w:hanging="425"/>
        <w:jc w:val="both"/>
      </w:pPr>
      <w:r w:rsidRPr="004B6C13">
        <w:t xml:space="preserve">(b) </w:t>
      </w:r>
      <w:r w:rsidRPr="004B6C13">
        <w:tab/>
        <w:t>quando a estrutura de relatório financeiro aplicável não estabelece nenhuma exigência ou estabelece exigências mínimas para partes relacionadas:</w:t>
      </w:r>
    </w:p>
    <w:p w14:paraId="02A63AB6" w14:textId="77777777" w:rsidR="004B39EB" w:rsidRPr="004B6C13" w:rsidRDefault="004B39EB" w:rsidP="004B39EB">
      <w:pPr>
        <w:tabs>
          <w:tab w:val="left" w:pos="1985"/>
        </w:tabs>
        <w:ind w:left="1985" w:hanging="425"/>
        <w:jc w:val="both"/>
      </w:pPr>
      <w:r w:rsidRPr="004B6C13">
        <w:t xml:space="preserve">(i) </w:t>
      </w:r>
      <w:r w:rsidRPr="004B6C13">
        <w:tab/>
        <w:t xml:space="preserve">uma pessoa ou outra entidade que </w:t>
      </w:r>
      <w:r w:rsidRPr="003B18B0">
        <w:rPr>
          <w:highlight w:val="yellow"/>
        </w:rPr>
        <w:t>tem controle ou influência significativa</w:t>
      </w:r>
      <w:r w:rsidRPr="004B6C13">
        <w:t>, direta ou indiretamente, por meio de um ou mais intermediários, sobre a entidade que reporta;</w:t>
      </w:r>
    </w:p>
    <w:p w14:paraId="3E270586" w14:textId="77777777" w:rsidR="004B39EB" w:rsidRPr="004B6C13" w:rsidRDefault="004B39EB" w:rsidP="004B39EB">
      <w:pPr>
        <w:tabs>
          <w:tab w:val="left" w:pos="1985"/>
        </w:tabs>
        <w:ind w:left="1985" w:hanging="425"/>
        <w:jc w:val="both"/>
      </w:pPr>
      <w:r w:rsidRPr="004B6C13">
        <w:t xml:space="preserve">(ii) </w:t>
      </w:r>
      <w:r w:rsidRPr="004B6C13">
        <w:tab/>
        <w:t xml:space="preserve">outra entidade sobre a qual a entidade que reporta </w:t>
      </w:r>
      <w:r w:rsidRPr="003B18B0">
        <w:rPr>
          <w:highlight w:val="yellow"/>
        </w:rPr>
        <w:t>tem controle ou influência significativa</w:t>
      </w:r>
      <w:r w:rsidRPr="004B6C13">
        <w:t xml:space="preserve">, direta ou indiretamente, por meio de um ou mais intermediários; ou </w:t>
      </w:r>
    </w:p>
    <w:p w14:paraId="7A0BC25D" w14:textId="77777777" w:rsidR="004B39EB" w:rsidRPr="004B6C13" w:rsidRDefault="004B39EB" w:rsidP="004B39EB">
      <w:pPr>
        <w:tabs>
          <w:tab w:val="left" w:pos="1985"/>
        </w:tabs>
        <w:ind w:left="1985" w:hanging="425"/>
        <w:jc w:val="both"/>
      </w:pPr>
      <w:r w:rsidRPr="004B6C13">
        <w:t xml:space="preserve">(iii) </w:t>
      </w:r>
      <w:r w:rsidRPr="004B6C13">
        <w:tab/>
        <w:t xml:space="preserve">outra entidade que está sob </w:t>
      </w:r>
      <w:r w:rsidRPr="009012D2">
        <w:rPr>
          <w:highlight w:val="yellow"/>
        </w:rPr>
        <w:t>controle comum</w:t>
      </w:r>
      <w:r w:rsidRPr="004B6C13">
        <w:t xml:space="preserve"> juntamente com a entidade que reporta, por ter:</w:t>
      </w:r>
    </w:p>
    <w:p w14:paraId="302C7514" w14:textId="77777777" w:rsidR="004B39EB" w:rsidRPr="004B6C13" w:rsidRDefault="004B39EB" w:rsidP="004B39EB">
      <w:pPr>
        <w:tabs>
          <w:tab w:val="left" w:pos="2410"/>
        </w:tabs>
        <w:ind w:left="2410" w:hanging="283"/>
        <w:jc w:val="both"/>
      </w:pPr>
      <w:r w:rsidRPr="004B6C13">
        <w:t>a. controlador comum;</w:t>
      </w:r>
    </w:p>
    <w:p w14:paraId="34944D85" w14:textId="77777777" w:rsidR="004B39EB" w:rsidRPr="004B6C13" w:rsidRDefault="004B39EB" w:rsidP="004B39EB">
      <w:pPr>
        <w:tabs>
          <w:tab w:val="left" w:pos="2410"/>
        </w:tabs>
        <w:ind w:left="2410" w:hanging="283"/>
        <w:jc w:val="both"/>
      </w:pPr>
      <w:r w:rsidRPr="004B6C13">
        <w:t xml:space="preserve">b. proprietários que são parentes próximos; ou </w:t>
      </w:r>
    </w:p>
    <w:p w14:paraId="386EA535" w14:textId="77777777" w:rsidR="004B39EB" w:rsidRPr="004B6C13" w:rsidRDefault="004B39EB" w:rsidP="004B39EB">
      <w:pPr>
        <w:tabs>
          <w:tab w:val="left" w:pos="2410"/>
        </w:tabs>
        <w:ind w:left="2410" w:hanging="283"/>
        <w:jc w:val="both"/>
      </w:pPr>
      <w:r w:rsidRPr="004B6C13">
        <w:t>c. administração-chave comum.</w:t>
      </w:r>
    </w:p>
    <w:p w14:paraId="07C4BD72" w14:textId="77777777" w:rsidR="004B39EB" w:rsidRPr="004B6C13" w:rsidRDefault="004B39EB" w:rsidP="004B39EB">
      <w:pPr>
        <w:tabs>
          <w:tab w:val="left" w:pos="567"/>
        </w:tabs>
        <w:ind w:left="567" w:hanging="567"/>
        <w:jc w:val="both"/>
      </w:pPr>
      <w:r w:rsidRPr="004B6C13">
        <w:tab/>
      </w:r>
    </w:p>
    <w:p w14:paraId="21A47411" w14:textId="77777777" w:rsidR="004B39EB" w:rsidRPr="004B6C13" w:rsidRDefault="004B39EB" w:rsidP="004B39EB">
      <w:pPr>
        <w:tabs>
          <w:tab w:val="left" w:pos="567"/>
        </w:tabs>
        <w:ind w:left="567" w:hanging="567"/>
        <w:jc w:val="both"/>
      </w:pPr>
      <w:r w:rsidRPr="004B6C13">
        <w:tab/>
        <w:t xml:space="preserve">Contudo, entidades que estão sob o controle comum de um estado (isto é, governo nacional, regional ou local) </w:t>
      </w:r>
      <w:r w:rsidRPr="009012D2">
        <w:rPr>
          <w:highlight w:val="red"/>
        </w:rPr>
        <w:t>não são consideradas partes relacionadas</w:t>
      </w:r>
      <w:r w:rsidRPr="004B6C13">
        <w:t xml:space="preserve"> a menos que se envolvam em transações significativas ou compartilhem recursos em medida significativa.</w:t>
      </w:r>
    </w:p>
    <w:p w14:paraId="3D0565C0" w14:textId="77777777" w:rsidR="004B39EB" w:rsidRPr="004B6C13" w:rsidRDefault="004B39EB" w:rsidP="004B39EB">
      <w:pPr>
        <w:tabs>
          <w:tab w:val="left" w:pos="567"/>
        </w:tabs>
        <w:ind w:left="567" w:hanging="567"/>
        <w:jc w:val="both"/>
      </w:pPr>
      <w:r w:rsidRPr="004B6C13">
        <w:tab/>
      </w:r>
      <w:r w:rsidRPr="004B6C13">
        <w:tab/>
      </w:r>
    </w:p>
    <w:p w14:paraId="131D4BB9" w14:textId="77777777" w:rsidR="004B39EB" w:rsidRPr="004B6C13" w:rsidRDefault="004B39EB" w:rsidP="004B39EB">
      <w:pPr>
        <w:tabs>
          <w:tab w:val="left" w:pos="567"/>
        </w:tabs>
        <w:ind w:left="567" w:hanging="567"/>
        <w:jc w:val="both"/>
        <w:rPr>
          <w:b/>
          <w:sz w:val="28"/>
          <w:szCs w:val="28"/>
        </w:rPr>
      </w:pPr>
      <w:r w:rsidRPr="004B6C13">
        <w:rPr>
          <w:b/>
          <w:sz w:val="28"/>
          <w:szCs w:val="28"/>
        </w:rPr>
        <w:t>Requerimentos</w:t>
      </w:r>
    </w:p>
    <w:p w14:paraId="65EEAAEE" w14:textId="77777777" w:rsidR="004B39EB" w:rsidRPr="004B6C13" w:rsidRDefault="004B39EB" w:rsidP="004B39EB">
      <w:pPr>
        <w:tabs>
          <w:tab w:val="left" w:pos="567"/>
        </w:tabs>
        <w:ind w:left="567" w:hanging="567"/>
        <w:jc w:val="both"/>
      </w:pPr>
      <w:r w:rsidRPr="004B6C13">
        <w:tab/>
      </w:r>
    </w:p>
    <w:p w14:paraId="10206B8B" w14:textId="77777777" w:rsidR="004B39EB" w:rsidRPr="004B6C13" w:rsidRDefault="004B39EB" w:rsidP="004B39EB">
      <w:pPr>
        <w:tabs>
          <w:tab w:val="left" w:pos="567"/>
        </w:tabs>
        <w:ind w:left="567" w:hanging="567"/>
        <w:jc w:val="both"/>
        <w:rPr>
          <w:b/>
        </w:rPr>
      </w:pPr>
      <w:r w:rsidRPr="004B6C13">
        <w:rPr>
          <w:b/>
        </w:rPr>
        <w:t>Procedimentos de avaliação de risco e atividades relacionadas</w:t>
      </w:r>
    </w:p>
    <w:p w14:paraId="46CA695F" w14:textId="77777777" w:rsidR="004B39EB" w:rsidRPr="004B6C13" w:rsidRDefault="004B39EB" w:rsidP="004B39EB">
      <w:pPr>
        <w:tabs>
          <w:tab w:val="left" w:pos="567"/>
        </w:tabs>
        <w:ind w:left="567" w:hanging="567"/>
        <w:jc w:val="both"/>
      </w:pPr>
      <w:r w:rsidRPr="004B6C13">
        <w:tab/>
      </w:r>
    </w:p>
    <w:p w14:paraId="5E392BFD" w14:textId="77777777" w:rsidR="004B39EB" w:rsidRPr="004B6C13" w:rsidRDefault="004B39EB" w:rsidP="004B39EB">
      <w:pPr>
        <w:tabs>
          <w:tab w:val="left" w:pos="567"/>
        </w:tabs>
        <w:ind w:left="567" w:hanging="567"/>
        <w:jc w:val="both"/>
      </w:pPr>
      <w:r w:rsidRPr="004B6C13">
        <w:t xml:space="preserve">11. </w:t>
      </w:r>
      <w:r w:rsidRPr="004B6C13">
        <w:tab/>
        <w:t xml:space="preserve">Como parte dos procedimentos de avaliação de risco e atividades relacionadas que a NBC TA 315, item 5, e a </w:t>
      </w:r>
      <w:commentRangeStart w:id="128"/>
      <w:r w:rsidRPr="004B6C13">
        <w:t>NBC TA 240</w:t>
      </w:r>
      <w:commentRangeEnd w:id="128"/>
      <w:r>
        <w:rPr>
          <w:rStyle w:val="Refdecomentrio"/>
        </w:rPr>
        <w:commentReference w:id="128"/>
      </w:r>
      <w:r w:rsidRPr="004B6C13">
        <w:t>, item 16, exigem que o auditor execute durante a auditoria, o auditor deve executar procedimentos de auditoria e atividades relacionadas mencionados nos itens 12 a 17 para obter as informações relevantes para a identificação dos riscos de distorção relevante associados aos relacionamentos e transações com partes relacionadas (ver item A8).</w:t>
      </w:r>
    </w:p>
    <w:p w14:paraId="525977E1" w14:textId="77777777" w:rsidR="004B39EB" w:rsidRPr="004B6C13" w:rsidRDefault="004B39EB" w:rsidP="004B39EB">
      <w:pPr>
        <w:tabs>
          <w:tab w:val="left" w:pos="567"/>
        </w:tabs>
        <w:ind w:left="567" w:hanging="567"/>
        <w:jc w:val="both"/>
      </w:pPr>
      <w:r w:rsidRPr="004B6C13">
        <w:tab/>
      </w:r>
    </w:p>
    <w:p w14:paraId="4D58CCF4" w14:textId="77777777" w:rsidR="004B39EB" w:rsidRPr="004B6C13" w:rsidRDefault="004B39EB" w:rsidP="004B39EB">
      <w:pPr>
        <w:tabs>
          <w:tab w:val="left" w:pos="567"/>
        </w:tabs>
        <w:ind w:left="567" w:hanging="567"/>
        <w:jc w:val="both"/>
      </w:pPr>
      <w:r w:rsidRPr="004B6C13">
        <w:t xml:space="preserve">Entendimento dos </w:t>
      </w:r>
      <w:r w:rsidRPr="00577331">
        <w:rPr>
          <w:highlight w:val="yellow"/>
        </w:rPr>
        <w:t>relacionamentos</w:t>
      </w:r>
      <w:r w:rsidRPr="004B6C13">
        <w:t xml:space="preserve"> e transações com partes relacionadas</w:t>
      </w:r>
    </w:p>
    <w:p w14:paraId="62BB7ACA" w14:textId="77777777" w:rsidR="004B39EB" w:rsidRPr="004B6C13" w:rsidRDefault="004B39EB" w:rsidP="004B39EB">
      <w:pPr>
        <w:tabs>
          <w:tab w:val="left" w:pos="567"/>
        </w:tabs>
        <w:ind w:left="567" w:hanging="567"/>
        <w:jc w:val="both"/>
      </w:pPr>
    </w:p>
    <w:p w14:paraId="4D628288" w14:textId="77777777" w:rsidR="004B39EB" w:rsidRPr="004B6C13" w:rsidRDefault="004B39EB" w:rsidP="004B39EB">
      <w:pPr>
        <w:tabs>
          <w:tab w:val="left" w:pos="567"/>
        </w:tabs>
        <w:ind w:left="567" w:hanging="567"/>
        <w:jc w:val="both"/>
      </w:pPr>
      <w:r w:rsidRPr="004B6C13">
        <w:t xml:space="preserve">12. </w:t>
      </w:r>
      <w:r w:rsidRPr="004B6C13">
        <w:tab/>
        <w:t xml:space="preserve">A discussão da equipe envolvida no trabalho que a </w:t>
      </w:r>
      <w:commentRangeStart w:id="129"/>
      <w:r w:rsidRPr="004B6C13">
        <w:t>NBC TA 315</w:t>
      </w:r>
      <w:commentRangeEnd w:id="129"/>
      <w:r>
        <w:rPr>
          <w:rStyle w:val="Refdecomentrio"/>
        </w:rPr>
        <w:commentReference w:id="129"/>
      </w:r>
      <w:r w:rsidRPr="004B6C13">
        <w:t xml:space="preserve">, item 10, e a </w:t>
      </w:r>
      <w:r w:rsidRPr="00577331">
        <w:rPr>
          <w:highlight w:val="yellow"/>
        </w:rPr>
        <w:t>NBC TA 240</w:t>
      </w:r>
      <w:r w:rsidRPr="004B6C13">
        <w:t>, item 15, deve incluir a consideração específica da suscetibilidade das demonstrações contábeis a distorção relevante decorrente de fraude ou erro e que possam resultar dos relacionamentos e transações com partes relacionadas à entidade (ver item A10).</w:t>
      </w:r>
    </w:p>
    <w:p w14:paraId="57366B81" w14:textId="77777777" w:rsidR="004B39EB" w:rsidRPr="004B6C13" w:rsidRDefault="004B39EB" w:rsidP="004B39EB">
      <w:pPr>
        <w:tabs>
          <w:tab w:val="left" w:pos="567"/>
        </w:tabs>
        <w:ind w:left="567" w:hanging="567"/>
        <w:jc w:val="both"/>
      </w:pPr>
      <w:r w:rsidRPr="004B6C13">
        <w:tab/>
      </w:r>
    </w:p>
    <w:p w14:paraId="5DC7145F" w14:textId="77777777" w:rsidR="004B39EB" w:rsidRPr="004B6C13" w:rsidRDefault="004B39EB" w:rsidP="004B39EB">
      <w:pPr>
        <w:tabs>
          <w:tab w:val="left" w:pos="567"/>
        </w:tabs>
        <w:ind w:left="567" w:hanging="567"/>
        <w:jc w:val="both"/>
      </w:pPr>
      <w:r w:rsidRPr="004B6C13">
        <w:t xml:space="preserve">13. </w:t>
      </w:r>
      <w:r w:rsidRPr="004B6C13">
        <w:tab/>
        <w:t>O auditor deve fazer indagações junto à administração sobre:</w:t>
      </w:r>
    </w:p>
    <w:p w14:paraId="3965588E" w14:textId="77777777" w:rsidR="004B39EB" w:rsidRPr="004B6C13" w:rsidRDefault="004B39EB" w:rsidP="004B39EB">
      <w:pPr>
        <w:tabs>
          <w:tab w:val="left" w:pos="1276"/>
        </w:tabs>
        <w:ind w:left="1276" w:hanging="425"/>
        <w:jc w:val="both"/>
      </w:pPr>
      <w:r w:rsidRPr="004B6C13">
        <w:t xml:space="preserve">(a) </w:t>
      </w:r>
      <w:r w:rsidRPr="004B6C13">
        <w:tab/>
        <w:t>a identificação das partes relacionadas à entidade, incluindo mudanças em relação ao período anterior (ver itens A11 a A14);</w:t>
      </w:r>
    </w:p>
    <w:p w14:paraId="0003037A" w14:textId="77777777" w:rsidR="004B39EB" w:rsidRPr="004B6C13" w:rsidRDefault="004B39EB" w:rsidP="004B39EB">
      <w:pPr>
        <w:tabs>
          <w:tab w:val="left" w:pos="1276"/>
        </w:tabs>
        <w:ind w:left="1276" w:hanging="425"/>
        <w:jc w:val="both"/>
      </w:pPr>
      <w:r w:rsidRPr="004B6C13">
        <w:t xml:space="preserve">(b) </w:t>
      </w:r>
      <w:r w:rsidRPr="004B6C13">
        <w:tab/>
        <w:t>a natureza dos relacionamentos entre a entidade e essas partes relacionadas; e</w:t>
      </w:r>
    </w:p>
    <w:p w14:paraId="0EA9022A" w14:textId="77777777" w:rsidR="004B39EB" w:rsidRPr="004B6C13" w:rsidRDefault="004B39EB" w:rsidP="004B39EB">
      <w:pPr>
        <w:tabs>
          <w:tab w:val="left" w:pos="1276"/>
        </w:tabs>
        <w:ind w:left="1276" w:hanging="425"/>
        <w:jc w:val="both"/>
      </w:pPr>
      <w:r w:rsidRPr="004B6C13">
        <w:t xml:space="preserve">(c) </w:t>
      </w:r>
      <w:r w:rsidRPr="004B6C13">
        <w:tab/>
        <w:t>se a entidade realizou transações com essas partes relacionadas durante o período e, se o fez, o tipo e a finalidade das transações.</w:t>
      </w:r>
    </w:p>
    <w:p w14:paraId="04C4CA7F" w14:textId="77777777" w:rsidR="004B39EB" w:rsidRPr="004B6C13" w:rsidRDefault="004B39EB" w:rsidP="004B39EB">
      <w:pPr>
        <w:tabs>
          <w:tab w:val="left" w:pos="567"/>
        </w:tabs>
        <w:ind w:left="567" w:hanging="567"/>
        <w:jc w:val="both"/>
      </w:pPr>
      <w:r w:rsidRPr="004B6C13">
        <w:tab/>
      </w:r>
    </w:p>
    <w:p w14:paraId="0C992525" w14:textId="77777777" w:rsidR="004B39EB" w:rsidRPr="004B6C13" w:rsidRDefault="004B39EB" w:rsidP="004B39EB">
      <w:pPr>
        <w:tabs>
          <w:tab w:val="left" w:pos="567"/>
        </w:tabs>
        <w:ind w:left="567" w:hanging="567"/>
        <w:jc w:val="both"/>
      </w:pPr>
      <w:r w:rsidRPr="004B6C13">
        <w:t xml:space="preserve">14. </w:t>
      </w:r>
      <w:r w:rsidRPr="004B6C13">
        <w:tab/>
        <w:t>O auditor deve fazer indagações junto à administração e a outros da entidade e executar outros procedimentos de avaliação de risco considerados apropriados para obter entendimento dos controles, se houver, que a administração estabeleceu para (ver itens A15 a A20):</w:t>
      </w:r>
    </w:p>
    <w:p w14:paraId="6A32C4B5" w14:textId="77777777" w:rsidR="004B39EB" w:rsidRPr="004B6C13" w:rsidRDefault="004B39EB" w:rsidP="004B39EB">
      <w:pPr>
        <w:tabs>
          <w:tab w:val="left" w:pos="1276"/>
        </w:tabs>
        <w:ind w:left="1276" w:hanging="425"/>
        <w:jc w:val="both"/>
      </w:pPr>
      <w:r w:rsidRPr="004B6C13">
        <w:t xml:space="preserve">(a) </w:t>
      </w:r>
      <w:r w:rsidRPr="004B6C13">
        <w:tab/>
        <w:t xml:space="preserve">identificar, contabilizar e divulgar os relacionamentos e transações com partes relacionadas em conformidade com a estrutura de relatório financeiro aplicável; </w:t>
      </w:r>
    </w:p>
    <w:p w14:paraId="38B14828" w14:textId="77777777" w:rsidR="004B39EB" w:rsidRPr="004B6C13" w:rsidRDefault="004B39EB" w:rsidP="004B39EB">
      <w:pPr>
        <w:tabs>
          <w:tab w:val="left" w:pos="1276"/>
        </w:tabs>
        <w:ind w:left="1276" w:hanging="425"/>
        <w:jc w:val="both"/>
      </w:pPr>
      <w:r w:rsidRPr="004B6C13">
        <w:t xml:space="preserve">(b) </w:t>
      </w:r>
      <w:r w:rsidRPr="004B6C13">
        <w:tab/>
        <w:t>autorizar e aprovar transações e acordos significativos com partes relacionadas (ver item A21); e</w:t>
      </w:r>
    </w:p>
    <w:p w14:paraId="0429F403" w14:textId="77777777" w:rsidR="004B39EB" w:rsidRPr="004B6C13" w:rsidRDefault="004B39EB" w:rsidP="004B39EB">
      <w:pPr>
        <w:tabs>
          <w:tab w:val="left" w:pos="1276"/>
        </w:tabs>
        <w:ind w:left="1276" w:hanging="425"/>
        <w:jc w:val="both"/>
      </w:pPr>
      <w:r w:rsidRPr="004B6C13">
        <w:t xml:space="preserve">(c) </w:t>
      </w:r>
      <w:r w:rsidRPr="004B6C13">
        <w:tab/>
        <w:t>autorizar e aprovar transações e acordos significativos fora do curso normal dos negócios.</w:t>
      </w:r>
    </w:p>
    <w:p w14:paraId="5882C385" w14:textId="77777777" w:rsidR="004B39EB" w:rsidRPr="004B6C13" w:rsidRDefault="004B39EB" w:rsidP="004B39EB">
      <w:pPr>
        <w:tabs>
          <w:tab w:val="left" w:pos="567"/>
        </w:tabs>
        <w:ind w:left="567" w:hanging="567"/>
        <w:jc w:val="both"/>
      </w:pPr>
      <w:r w:rsidRPr="004B6C13">
        <w:tab/>
      </w:r>
    </w:p>
    <w:p w14:paraId="2B93BA81" w14:textId="77777777" w:rsidR="004B39EB" w:rsidRPr="004B6C13" w:rsidRDefault="004B39EB" w:rsidP="004B39EB">
      <w:pPr>
        <w:tabs>
          <w:tab w:val="left" w:pos="0"/>
        </w:tabs>
        <w:jc w:val="both"/>
      </w:pPr>
      <w:r w:rsidRPr="004B6C13">
        <w:t>Atenção para informações sobre partes relacionadas durante a revisão de registros ou documentos</w:t>
      </w:r>
    </w:p>
    <w:p w14:paraId="5D66C3FF" w14:textId="77777777" w:rsidR="004B39EB" w:rsidRPr="004B6C13" w:rsidRDefault="004B39EB" w:rsidP="004B39EB">
      <w:pPr>
        <w:tabs>
          <w:tab w:val="left" w:pos="567"/>
        </w:tabs>
        <w:ind w:left="567" w:hanging="567"/>
        <w:jc w:val="both"/>
      </w:pPr>
    </w:p>
    <w:p w14:paraId="4A7A055F" w14:textId="77777777" w:rsidR="004B39EB" w:rsidRPr="004B6C13" w:rsidRDefault="004B39EB" w:rsidP="004B39EB">
      <w:pPr>
        <w:tabs>
          <w:tab w:val="left" w:pos="567"/>
        </w:tabs>
        <w:ind w:left="567" w:hanging="567"/>
        <w:jc w:val="both"/>
      </w:pPr>
      <w:r w:rsidRPr="004B6C13">
        <w:t xml:space="preserve">15. </w:t>
      </w:r>
      <w:r w:rsidRPr="004B6C13">
        <w:tab/>
        <w:t xml:space="preserve">Durante a auditoria, o auditor deve permanecer atento, ao inspecionar registros ou documentos de acordos ou outras informações </w:t>
      </w:r>
      <w:r w:rsidRPr="00577331">
        <w:rPr>
          <w:highlight w:val="yellow"/>
        </w:rPr>
        <w:t>que possam indicar a existência de relacionamentos e transações com partes relacionadas</w:t>
      </w:r>
      <w:r w:rsidRPr="004B6C13">
        <w:t xml:space="preserve"> que a administração não tenha anteriormente identificado ou divulgado para o auditor (ver itens A22 e A23).</w:t>
      </w:r>
      <w:r w:rsidRPr="004B6C13">
        <w:tab/>
      </w:r>
    </w:p>
    <w:p w14:paraId="462CF164" w14:textId="77777777" w:rsidR="004B39EB" w:rsidRPr="004B6C13" w:rsidRDefault="004B39EB" w:rsidP="004B39EB">
      <w:pPr>
        <w:tabs>
          <w:tab w:val="left" w:pos="567"/>
        </w:tabs>
        <w:ind w:left="567" w:hanging="567"/>
        <w:jc w:val="both"/>
      </w:pPr>
      <w:r w:rsidRPr="004B6C13">
        <w:tab/>
        <w:t>Em particular, o auditor deve examinar os seguintes assuntos, em busca de indicações da existência de relacionamentos ou transações com partes relacionadas que a administração não tenha anteriormente identificado ou divulgado para o auditor:</w:t>
      </w:r>
    </w:p>
    <w:p w14:paraId="4535680A" w14:textId="77777777" w:rsidR="004B39EB" w:rsidRPr="004B6C13" w:rsidRDefault="004B39EB" w:rsidP="004B39EB">
      <w:pPr>
        <w:tabs>
          <w:tab w:val="left" w:pos="1276"/>
        </w:tabs>
        <w:ind w:left="1276" w:hanging="425"/>
        <w:jc w:val="both"/>
      </w:pPr>
      <w:r w:rsidRPr="004B6C13">
        <w:t xml:space="preserve">(a) </w:t>
      </w:r>
      <w:r w:rsidRPr="004B6C13">
        <w:tab/>
        <w:t>confirmações bancárias e de advogados, obtidas como parte dos procedimentos de auditoria;</w:t>
      </w:r>
    </w:p>
    <w:p w14:paraId="2CE511E3" w14:textId="77777777" w:rsidR="004B39EB" w:rsidRPr="004B6C13" w:rsidRDefault="004B39EB" w:rsidP="004B39EB">
      <w:pPr>
        <w:tabs>
          <w:tab w:val="left" w:pos="1276"/>
        </w:tabs>
        <w:ind w:left="1276" w:hanging="425"/>
        <w:jc w:val="both"/>
      </w:pPr>
      <w:r w:rsidRPr="004B6C13">
        <w:t xml:space="preserve">(b) </w:t>
      </w:r>
      <w:r w:rsidRPr="004B6C13">
        <w:tab/>
        <w:t>minutas de reuniões dos acionistas/quotistas e dos responsáveis pela governança; e</w:t>
      </w:r>
    </w:p>
    <w:p w14:paraId="6AEC0B87" w14:textId="77777777" w:rsidR="004B39EB" w:rsidRPr="004B6C13" w:rsidRDefault="004B39EB" w:rsidP="004B39EB">
      <w:pPr>
        <w:tabs>
          <w:tab w:val="left" w:pos="1276"/>
        </w:tabs>
        <w:ind w:left="1276" w:hanging="425"/>
        <w:jc w:val="both"/>
      </w:pPr>
      <w:r w:rsidRPr="004B6C13">
        <w:t xml:space="preserve">(c) </w:t>
      </w:r>
      <w:r w:rsidRPr="004B6C13">
        <w:tab/>
        <w:t xml:space="preserve">outros registros ou documentos da entidade que o auditor considere necessários nas circunstâncias.   </w:t>
      </w:r>
    </w:p>
    <w:p w14:paraId="7C83209E" w14:textId="77777777" w:rsidR="004B39EB" w:rsidRPr="004B6C13" w:rsidRDefault="004B39EB" w:rsidP="004B39EB">
      <w:pPr>
        <w:tabs>
          <w:tab w:val="left" w:pos="567"/>
        </w:tabs>
        <w:ind w:left="567" w:hanging="567"/>
        <w:jc w:val="both"/>
      </w:pPr>
      <w:r w:rsidRPr="004B6C13">
        <w:tab/>
      </w:r>
    </w:p>
    <w:p w14:paraId="4D8740DD" w14:textId="77777777" w:rsidR="004B39EB" w:rsidRPr="004B6C13" w:rsidRDefault="004B39EB" w:rsidP="004B39EB">
      <w:pPr>
        <w:tabs>
          <w:tab w:val="left" w:pos="567"/>
        </w:tabs>
        <w:ind w:left="567" w:hanging="567"/>
        <w:jc w:val="both"/>
      </w:pPr>
      <w:r w:rsidRPr="004B6C13">
        <w:t xml:space="preserve">16. </w:t>
      </w:r>
      <w:r w:rsidRPr="004B6C13">
        <w:tab/>
        <w:t xml:space="preserve">Se o auditor, ao executar os procedimentos de auditoria requeridos pelo item 15 ou por meio de outros procedimentos de auditoria, identificar transações significativas fora do curso normal de negócios da entidade, ele deve fazer </w:t>
      </w:r>
      <w:r w:rsidRPr="00577331">
        <w:rPr>
          <w:highlight w:val="yellow"/>
        </w:rPr>
        <w:t>indagações</w:t>
      </w:r>
      <w:r w:rsidRPr="004B6C13">
        <w:t xml:space="preserve"> junto à administração sobre (ver itens A24 e A25):</w:t>
      </w:r>
    </w:p>
    <w:p w14:paraId="58D034AD" w14:textId="77777777" w:rsidR="004B39EB" w:rsidRPr="004B6C13" w:rsidRDefault="004B39EB" w:rsidP="004B39EB">
      <w:pPr>
        <w:tabs>
          <w:tab w:val="left" w:pos="1276"/>
        </w:tabs>
        <w:ind w:left="1276" w:hanging="425"/>
        <w:jc w:val="both"/>
      </w:pPr>
      <w:r w:rsidRPr="004B6C13">
        <w:t xml:space="preserve">(a) </w:t>
      </w:r>
      <w:r w:rsidRPr="004B6C13">
        <w:tab/>
        <w:t>a natureza dessas transações (ver item A26); e</w:t>
      </w:r>
    </w:p>
    <w:p w14:paraId="4681BB3F" w14:textId="77777777" w:rsidR="004B39EB" w:rsidRPr="004B6C13" w:rsidRDefault="004B39EB" w:rsidP="004B39EB">
      <w:pPr>
        <w:tabs>
          <w:tab w:val="left" w:pos="1276"/>
        </w:tabs>
        <w:ind w:left="1276" w:hanging="425"/>
        <w:jc w:val="both"/>
      </w:pPr>
      <w:r w:rsidRPr="004B6C13">
        <w:t xml:space="preserve">(b) </w:t>
      </w:r>
      <w:r w:rsidRPr="004B6C13">
        <w:tab/>
        <w:t>se partes relacionadas podem estar envolvidas (ver item A27).</w:t>
      </w:r>
    </w:p>
    <w:p w14:paraId="79F93706" w14:textId="77777777" w:rsidR="004B39EB" w:rsidRPr="004B6C13" w:rsidRDefault="004B39EB" w:rsidP="004B39EB">
      <w:pPr>
        <w:tabs>
          <w:tab w:val="left" w:pos="567"/>
        </w:tabs>
        <w:ind w:left="567" w:hanging="567"/>
        <w:jc w:val="both"/>
      </w:pPr>
      <w:r w:rsidRPr="004B6C13">
        <w:tab/>
      </w:r>
    </w:p>
    <w:p w14:paraId="68C0EAE5" w14:textId="77777777" w:rsidR="004B39EB" w:rsidRPr="004B6C13" w:rsidRDefault="004B39EB" w:rsidP="004B39EB">
      <w:pPr>
        <w:tabs>
          <w:tab w:val="left" w:pos="567"/>
        </w:tabs>
        <w:ind w:left="567" w:hanging="567"/>
        <w:jc w:val="both"/>
      </w:pPr>
      <w:r w:rsidRPr="004B6C13">
        <w:t>Compartilhamento de informações sobre partes relacionadas com a equipe de trabalho</w:t>
      </w:r>
    </w:p>
    <w:p w14:paraId="4C004E00" w14:textId="77777777" w:rsidR="004B39EB" w:rsidRPr="004B6C13" w:rsidRDefault="004B39EB" w:rsidP="004B39EB">
      <w:pPr>
        <w:tabs>
          <w:tab w:val="left" w:pos="567"/>
        </w:tabs>
        <w:ind w:left="567" w:hanging="567"/>
        <w:jc w:val="both"/>
      </w:pPr>
    </w:p>
    <w:p w14:paraId="42BD24AD" w14:textId="77777777" w:rsidR="004B39EB" w:rsidRPr="004B6C13" w:rsidRDefault="004B39EB" w:rsidP="004B39EB">
      <w:pPr>
        <w:tabs>
          <w:tab w:val="left" w:pos="567"/>
        </w:tabs>
        <w:ind w:left="567" w:hanging="567"/>
        <w:jc w:val="both"/>
      </w:pPr>
      <w:r w:rsidRPr="004B6C13">
        <w:t xml:space="preserve">17. </w:t>
      </w:r>
      <w:r w:rsidRPr="004B6C13">
        <w:tab/>
        <w:t>O auditor deve compartilhar informações relevantes obtidas a respeito das partes relacionadas da entidade com os outros membros da equipe de trabalho (ver item A28).</w:t>
      </w:r>
    </w:p>
    <w:p w14:paraId="6D34D00B" w14:textId="77777777" w:rsidR="004B39EB" w:rsidRPr="004B6C13" w:rsidRDefault="004B39EB" w:rsidP="004B39EB">
      <w:pPr>
        <w:tabs>
          <w:tab w:val="left" w:pos="567"/>
        </w:tabs>
        <w:ind w:left="567" w:hanging="567"/>
        <w:jc w:val="both"/>
      </w:pPr>
    </w:p>
    <w:p w14:paraId="1E1E35FA" w14:textId="77777777" w:rsidR="004B39EB" w:rsidRPr="004B6C13" w:rsidRDefault="004B39EB" w:rsidP="004B39EB">
      <w:pPr>
        <w:tabs>
          <w:tab w:val="left" w:pos="567"/>
        </w:tabs>
        <w:ind w:left="567" w:hanging="567"/>
        <w:jc w:val="both"/>
      </w:pPr>
      <w:r w:rsidRPr="004B6C13">
        <w:tab/>
      </w:r>
    </w:p>
    <w:p w14:paraId="08097497" w14:textId="77777777" w:rsidR="004B39EB" w:rsidRPr="004B6C13" w:rsidRDefault="004B39EB" w:rsidP="004B39EB">
      <w:pPr>
        <w:tabs>
          <w:tab w:val="left" w:pos="0"/>
        </w:tabs>
        <w:jc w:val="both"/>
        <w:rPr>
          <w:b/>
        </w:rPr>
      </w:pPr>
      <w:r w:rsidRPr="004B6C13">
        <w:rPr>
          <w:b/>
        </w:rPr>
        <w:t>Identificação e avaliação dos riscos de distorção relevante associado aos relacionamentos e transações com partes relacionadas</w:t>
      </w:r>
    </w:p>
    <w:p w14:paraId="6DCA843E" w14:textId="77777777" w:rsidR="004B39EB" w:rsidRPr="004B6C13" w:rsidRDefault="004B39EB" w:rsidP="004B39EB">
      <w:pPr>
        <w:tabs>
          <w:tab w:val="left" w:pos="567"/>
        </w:tabs>
        <w:ind w:left="567" w:hanging="567"/>
        <w:jc w:val="both"/>
      </w:pPr>
    </w:p>
    <w:p w14:paraId="0D4031FE" w14:textId="77777777" w:rsidR="004B39EB" w:rsidRPr="004B6C13" w:rsidRDefault="004B39EB" w:rsidP="004B39EB">
      <w:pPr>
        <w:tabs>
          <w:tab w:val="left" w:pos="567"/>
        </w:tabs>
        <w:ind w:left="567" w:hanging="567"/>
        <w:jc w:val="both"/>
      </w:pPr>
      <w:r w:rsidRPr="004B6C13">
        <w:t xml:space="preserve">18. </w:t>
      </w:r>
      <w:r w:rsidRPr="004B6C13">
        <w:tab/>
        <w:t>Ao cumprir o requisito da NBC TA 315, item 25, de identificar e avaliar os riscos de distorção relevante, o auditor deve identificar e avaliar esses riscos associados aos relacionamentos e transações com partes relacionadas e determinar se esses riscos são significativos. Ao fazer esta avaliação, o auditor deve tratar as transações significativas com essas partes relacionadas, que estejam fora do curso normal dos negócios da entidade como origem de riscos significativos.</w:t>
      </w:r>
    </w:p>
    <w:p w14:paraId="72CA8D4D" w14:textId="77777777" w:rsidR="004B39EB" w:rsidRPr="004B6C13" w:rsidRDefault="004B39EB" w:rsidP="004B39EB">
      <w:pPr>
        <w:tabs>
          <w:tab w:val="left" w:pos="567"/>
        </w:tabs>
        <w:ind w:left="567" w:hanging="567"/>
        <w:jc w:val="both"/>
      </w:pPr>
      <w:r w:rsidRPr="004B6C13">
        <w:tab/>
      </w:r>
    </w:p>
    <w:p w14:paraId="5F9BAD5F" w14:textId="77777777" w:rsidR="004B39EB" w:rsidRPr="004B6C13" w:rsidRDefault="004B39EB" w:rsidP="004B39EB">
      <w:pPr>
        <w:tabs>
          <w:tab w:val="left" w:pos="567"/>
        </w:tabs>
        <w:ind w:left="567" w:hanging="567"/>
        <w:jc w:val="both"/>
      </w:pPr>
      <w:r w:rsidRPr="004B6C13">
        <w:t xml:space="preserve">19. </w:t>
      </w:r>
      <w:r w:rsidRPr="004B6C13">
        <w:tab/>
        <w:t>Se o auditor identificar fatores de risco de fraude (inclusive circunstâncias relacionadas à existência de parte relacionada com influência dominante) ao executar os procedimentos de avaliação de risco e atividades relacionadas referentes a partes relacionadas, ele deve considerar tais informações ao avaliar os riscos de distorção relevante devido à fraude, em conformidade com a NBC TA 240 (ver itens A6, A29 e A30).</w:t>
      </w:r>
    </w:p>
    <w:p w14:paraId="7256ECA7" w14:textId="77777777" w:rsidR="004B39EB" w:rsidRPr="004B6C13" w:rsidRDefault="004B39EB" w:rsidP="004B39EB">
      <w:pPr>
        <w:tabs>
          <w:tab w:val="left" w:pos="567"/>
        </w:tabs>
        <w:ind w:left="567" w:hanging="567"/>
        <w:jc w:val="both"/>
      </w:pPr>
      <w:r w:rsidRPr="004B6C13">
        <w:tab/>
      </w:r>
    </w:p>
    <w:p w14:paraId="0BC1A607" w14:textId="77777777" w:rsidR="004B39EB" w:rsidRPr="004B6C13" w:rsidRDefault="004B39EB" w:rsidP="004B39EB">
      <w:pPr>
        <w:tabs>
          <w:tab w:val="left" w:pos="0"/>
        </w:tabs>
        <w:jc w:val="both"/>
        <w:rPr>
          <w:b/>
        </w:rPr>
      </w:pPr>
      <w:r w:rsidRPr="004B6C13">
        <w:rPr>
          <w:b/>
        </w:rPr>
        <w:t>Respostas aos riscos de distorção relevante associado aos relacionamentos e transações com partes relacionadas</w:t>
      </w:r>
    </w:p>
    <w:p w14:paraId="1F0B08A0" w14:textId="77777777" w:rsidR="004B39EB" w:rsidRPr="004B6C13" w:rsidRDefault="004B39EB" w:rsidP="004B39EB">
      <w:pPr>
        <w:tabs>
          <w:tab w:val="left" w:pos="567"/>
        </w:tabs>
        <w:ind w:left="567" w:hanging="567"/>
        <w:jc w:val="both"/>
      </w:pPr>
    </w:p>
    <w:p w14:paraId="0556B0CE" w14:textId="77777777" w:rsidR="004B39EB" w:rsidRPr="004B6C13" w:rsidRDefault="004B39EB" w:rsidP="004B39EB">
      <w:pPr>
        <w:tabs>
          <w:tab w:val="left" w:pos="567"/>
        </w:tabs>
        <w:ind w:left="567" w:hanging="567"/>
        <w:jc w:val="both"/>
      </w:pPr>
      <w:r w:rsidRPr="004B6C13">
        <w:t xml:space="preserve">20. </w:t>
      </w:r>
      <w:r w:rsidRPr="004B6C13">
        <w:tab/>
        <w:t xml:space="preserve">Como parte da exigência da NBC TA 330, itens 5 e 6, de que o auditor </w:t>
      </w:r>
      <w:r w:rsidRPr="00577331">
        <w:rPr>
          <w:highlight w:val="yellow"/>
        </w:rPr>
        <w:t>responda</w:t>
      </w:r>
      <w:r w:rsidRPr="004B6C13">
        <w:t xml:space="preserve"> aos riscos avaliados, o auditor define e executa procedimentos adicionais de auditoria para obter evidência de auditoria apropriada e suficiente a respeito dos riscos avaliados de distorção relevante associados aos relacionamentos e transações com partes relacionadas. Esses procedimentos de auditoria devem incluir os exigidos nos itens 21 a 24 (ver itens A31 a A34).</w:t>
      </w:r>
    </w:p>
    <w:p w14:paraId="69C977AB" w14:textId="77777777" w:rsidR="004B39EB" w:rsidRPr="004B6C13" w:rsidRDefault="004B39EB" w:rsidP="004B39EB">
      <w:pPr>
        <w:tabs>
          <w:tab w:val="left" w:pos="567"/>
        </w:tabs>
        <w:ind w:left="567" w:hanging="567"/>
        <w:jc w:val="both"/>
      </w:pPr>
      <w:r w:rsidRPr="004B6C13">
        <w:tab/>
      </w:r>
    </w:p>
    <w:p w14:paraId="7100DB19" w14:textId="77777777" w:rsidR="004B39EB" w:rsidRPr="004B6C13" w:rsidRDefault="004B39EB" w:rsidP="004B39EB">
      <w:pPr>
        <w:tabs>
          <w:tab w:val="left" w:pos="0"/>
        </w:tabs>
        <w:jc w:val="both"/>
      </w:pPr>
      <w:r w:rsidRPr="004B6C13">
        <w:t>Identificação de partes relacionadas ou de relacionamentos significativos com partes relacionadas não identificadas ou divulgadas anteriormente</w:t>
      </w:r>
    </w:p>
    <w:p w14:paraId="48E23136" w14:textId="77777777" w:rsidR="004B39EB" w:rsidRPr="004B6C13" w:rsidRDefault="004B39EB" w:rsidP="004B39EB">
      <w:pPr>
        <w:tabs>
          <w:tab w:val="left" w:pos="567"/>
        </w:tabs>
        <w:ind w:left="567" w:hanging="567"/>
        <w:jc w:val="both"/>
      </w:pPr>
    </w:p>
    <w:p w14:paraId="2886CA72" w14:textId="77777777" w:rsidR="004B39EB" w:rsidRPr="004B6C13" w:rsidRDefault="004B39EB" w:rsidP="004B39EB">
      <w:pPr>
        <w:tabs>
          <w:tab w:val="left" w:pos="567"/>
        </w:tabs>
        <w:ind w:left="567" w:hanging="567"/>
        <w:jc w:val="both"/>
      </w:pPr>
      <w:r w:rsidRPr="004B6C13">
        <w:t xml:space="preserve">21. </w:t>
      </w:r>
      <w:r w:rsidRPr="004B6C13">
        <w:tab/>
        <w:t>Se o auditor identificar acordos ou informações que indiquem a existência de relacionamentos ou transações com partes relacionadas que a administração não tenha anteriormente identificado ou divulgado para o auditor, ele deve determinar se as circunstâncias subjacentes confirmam a existência desses relacionamentos ou transações.</w:t>
      </w:r>
    </w:p>
    <w:p w14:paraId="56114B7C" w14:textId="77777777" w:rsidR="004B39EB" w:rsidRPr="004B6C13" w:rsidRDefault="004B39EB" w:rsidP="004B39EB">
      <w:pPr>
        <w:tabs>
          <w:tab w:val="left" w:pos="567"/>
        </w:tabs>
        <w:ind w:left="567" w:hanging="567"/>
        <w:jc w:val="both"/>
      </w:pPr>
      <w:r w:rsidRPr="004B6C13">
        <w:tab/>
      </w:r>
    </w:p>
    <w:p w14:paraId="7089A63E" w14:textId="77777777" w:rsidR="004B39EB" w:rsidRPr="004B6C13" w:rsidRDefault="004B39EB" w:rsidP="004B39EB">
      <w:pPr>
        <w:tabs>
          <w:tab w:val="left" w:pos="567"/>
        </w:tabs>
        <w:ind w:left="567" w:hanging="567"/>
        <w:jc w:val="both"/>
      </w:pPr>
      <w:r w:rsidRPr="004B6C13">
        <w:t xml:space="preserve">22. </w:t>
      </w:r>
      <w:r w:rsidRPr="004B6C13">
        <w:tab/>
        <w:t>Se o auditor identificar partes relacionadas ou transações significativas com partes relacionadas que a administração não tenha anteriormente identificado ou divulgado para o auditor, ele deve:</w:t>
      </w:r>
    </w:p>
    <w:p w14:paraId="6BBB7C53" w14:textId="77777777" w:rsidR="004B39EB" w:rsidRPr="004B6C13" w:rsidRDefault="004B39EB" w:rsidP="004B39EB">
      <w:pPr>
        <w:tabs>
          <w:tab w:val="left" w:pos="1276"/>
        </w:tabs>
        <w:ind w:left="1276" w:hanging="425"/>
        <w:jc w:val="both"/>
      </w:pPr>
      <w:r w:rsidRPr="004B6C13">
        <w:t xml:space="preserve">(a) </w:t>
      </w:r>
      <w:r w:rsidRPr="004B6C13">
        <w:tab/>
        <w:t>comunicar prontamente as informações relevantes aos outros membros da equipe de trabalho (ver item A35);</w:t>
      </w:r>
    </w:p>
    <w:p w14:paraId="129D7A42" w14:textId="77777777" w:rsidR="004B39EB" w:rsidRPr="004B6C13" w:rsidRDefault="004B39EB" w:rsidP="004B39EB">
      <w:pPr>
        <w:tabs>
          <w:tab w:val="left" w:pos="1276"/>
        </w:tabs>
        <w:ind w:left="1276" w:hanging="425"/>
        <w:jc w:val="both"/>
      </w:pPr>
      <w:r w:rsidRPr="004B6C13">
        <w:t xml:space="preserve">(b) </w:t>
      </w:r>
      <w:r w:rsidRPr="004B6C13">
        <w:tab/>
        <w:t>quando a estrutura de relatório financeiro aplicável estabelecer exigências para partes relacionadas:</w:t>
      </w:r>
    </w:p>
    <w:p w14:paraId="3E68046D" w14:textId="77777777" w:rsidR="004B39EB" w:rsidRPr="004B6C13" w:rsidRDefault="004B39EB" w:rsidP="004B39EB">
      <w:pPr>
        <w:tabs>
          <w:tab w:val="left" w:pos="1843"/>
        </w:tabs>
        <w:ind w:left="1843" w:hanging="425"/>
        <w:jc w:val="both"/>
      </w:pPr>
      <w:r w:rsidRPr="004B6C13">
        <w:t xml:space="preserve">(i) </w:t>
      </w:r>
      <w:r w:rsidRPr="004B6C13">
        <w:tab/>
        <w:t>solicitar à administração que identifique todas as transações com as partes relacionadas recém-identificadas para avaliação adicional do auditor; e</w:t>
      </w:r>
    </w:p>
    <w:p w14:paraId="377EAA42" w14:textId="77777777" w:rsidR="004B39EB" w:rsidRPr="004B6C13" w:rsidRDefault="004B39EB" w:rsidP="004B39EB">
      <w:pPr>
        <w:tabs>
          <w:tab w:val="left" w:pos="1843"/>
        </w:tabs>
        <w:ind w:left="1843" w:hanging="425"/>
        <w:jc w:val="both"/>
      </w:pPr>
      <w:r w:rsidRPr="004B6C13">
        <w:t xml:space="preserve">(ii) </w:t>
      </w:r>
      <w:r w:rsidRPr="004B6C13">
        <w:tab/>
        <w:t>fazer indagações quanto ao motivo pelo qual os controles da entidade sobre relacionamentos e transações com partes relacionadas deixaram de possibilitar a identificação ou divulgação dos relacionamentos e transações com partes relacionadas;</w:t>
      </w:r>
    </w:p>
    <w:p w14:paraId="11566598" w14:textId="77777777" w:rsidR="004B39EB" w:rsidRPr="004B6C13" w:rsidRDefault="004B39EB" w:rsidP="004B39EB">
      <w:pPr>
        <w:tabs>
          <w:tab w:val="left" w:pos="1276"/>
        </w:tabs>
        <w:ind w:left="1276" w:hanging="425"/>
        <w:jc w:val="both"/>
      </w:pPr>
      <w:r w:rsidRPr="004B6C13">
        <w:t xml:space="preserve">(c) </w:t>
      </w:r>
      <w:r w:rsidRPr="004B6C13">
        <w:tab/>
        <w:t>executar procedimentos de auditoria substantivos relativos a essas partes relacionadas recém identificadas ou a transações significativas com essas partes relacionadas (ver item A 36);</w:t>
      </w:r>
    </w:p>
    <w:p w14:paraId="3A8433DD" w14:textId="77777777" w:rsidR="004B39EB" w:rsidRPr="004B6C13" w:rsidRDefault="004B39EB" w:rsidP="004B39EB">
      <w:pPr>
        <w:tabs>
          <w:tab w:val="left" w:pos="1276"/>
        </w:tabs>
        <w:ind w:left="1276" w:hanging="425"/>
        <w:jc w:val="both"/>
      </w:pPr>
      <w:r w:rsidRPr="004B6C13">
        <w:t xml:space="preserve">(d) </w:t>
      </w:r>
      <w:r w:rsidRPr="004B6C13">
        <w:tab/>
        <w:t>reconsiderar o risco de que possam existir outras partes relacionadas ou transações significativas com partes relacionadas que a administração não tenha anteriormente identificado nem divulgado ao auditor e executar procedimentos adicionais de auditoria conforme a necessidade; e</w:t>
      </w:r>
    </w:p>
    <w:p w14:paraId="7CC66F3C" w14:textId="77777777" w:rsidR="004B39EB" w:rsidRPr="004B6C13" w:rsidRDefault="004B39EB" w:rsidP="004B39EB">
      <w:pPr>
        <w:tabs>
          <w:tab w:val="left" w:pos="1276"/>
        </w:tabs>
        <w:ind w:left="1276" w:hanging="425"/>
        <w:jc w:val="both"/>
      </w:pPr>
      <w:r w:rsidRPr="004B6C13">
        <w:t xml:space="preserve">(e) </w:t>
      </w:r>
      <w:r w:rsidRPr="004B6C13">
        <w:tab/>
        <w:t>se a não divulgação pela administração parece intencional (e, portanto, indicativa de um risco de distorção relevante devido à fraude), avaliar as implicações para a auditoria (ver item A37).</w:t>
      </w:r>
    </w:p>
    <w:p w14:paraId="63A65BB6" w14:textId="77777777" w:rsidR="004B39EB" w:rsidRPr="004B6C13" w:rsidRDefault="004B39EB" w:rsidP="004B39EB">
      <w:pPr>
        <w:tabs>
          <w:tab w:val="left" w:pos="567"/>
        </w:tabs>
        <w:ind w:left="567" w:hanging="567"/>
        <w:jc w:val="both"/>
      </w:pPr>
      <w:r w:rsidRPr="004B6C13">
        <w:tab/>
      </w:r>
    </w:p>
    <w:p w14:paraId="00194C55" w14:textId="77777777" w:rsidR="004B39EB" w:rsidRPr="004B6C13" w:rsidRDefault="004B39EB" w:rsidP="004B39EB">
      <w:pPr>
        <w:tabs>
          <w:tab w:val="left" w:pos="0"/>
        </w:tabs>
        <w:jc w:val="both"/>
      </w:pPr>
      <w:r w:rsidRPr="004B6C13">
        <w:t>Transações significativas identificadas com partes relacionadas fora do curso normal de negócios da entidade</w:t>
      </w:r>
    </w:p>
    <w:p w14:paraId="65920BFA" w14:textId="77777777" w:rsidR="004B39EB" w:rsidRPr="004B6C13" w:rsidRDefault="004B39EB" w:rsidP="004B39EB">
      <w:pPr>
        <w:tabs>
          <w:tab w:val="left" w:pos="567"/>
        </w:tabs>
        <w:ind w:left="567" w:hanging="567"/>
        <w:jc w:val="both"/>
      </w:pPr>
    </w:p>
    <w:p w14:paraId="2EE27161" w14:textId="77777777" w:rsidR="004B39EB" w:rsidRPr="004B6C13" w:rsidRDefault="004B39EB" w:rsidP="004B39EB">
      <w:pPr>
        <w:tabs>
          <w:tab w:val="left" w:pos="567"/>
        </w:tabs>
        <w:ind w:left="567" w:hanging="567"/>
        <w:jc w:val="both"/>
      </w:pPr>
      <w:r w:rsidRPr="004B6C13">
        <w:t xml:space="preserve">23. </w:t>
      </w:r>
      <w:r w:rsidRPr="004B6C13">
        <w:tab/>
        <w:t>Para transações significativas com partes relacionadas fora do curso normal de negócios da entidade, que foram identificadas, o auditor deve:</w:t>
      </w:r>
    </w:p>
    <w:p w14:paraId="40246B82" w14:textId="77777777" w:rsidR="004B39EB" w:rsidRPr="004B6C13" w:rsidRDefault="004B39EB" w:rsidP="004B39EB">
      <w:pPr>
        <w:tabs>
          <w:tab w:val="left" w:pos="1276"/>
        </w:tabs>
        <w:ind w:left="1276" w:hanging="425"/>
        <w:jc w:val="both"/>
      </w:pPr>
      <w:r w:rsidRPr="004B6C13">
        <w:t xml:space="preserve">(a) </w:t>
      </w:r>
      <w:r w:rsidRPr="004B6C13">
        <w:tab/>
        <w:t>inspecionar os contratos ou acordos subjacentes, se houver, e avaliar se:</w:t>
      </w:r>
    </w:p>
    <w:p w14:paraId="503D28D3" w14:textId="77777777" w:rsidR="004B39EB" w:rsidRPr="004B6C13" w:rsidRDefault="004B39EB" w:rsidP="004B39EB">
      <w:pPr>
        <w:tabs>
          <w:tab w:val="left" w:pos="1985"/>
        </w:tabs>
        <w:ind w:left="1985" w:hanging="425"/>
        <w:jc w:val="both"/>
      </w:pPr>
      <w:r w:rsidRPr="004B6C13">
        <w:t xml:space="preserve">(i) </w:t>
      </w:r>
      <w:r w:rsidRPr="004B6C13">
        <w:tab/>
        <w:t>a racionalidade, em termos de negócio, das transações (ou sua ausência) sugere que elas podem ter sido realizadas para envolvimento em informação financeira fraudulenta ou para ocultar apropriação indevida de ativos (NBCTA 240, item 32) (ver itens A38 e A39 desta Norma);</w:t>
      </w:r>
    </w:p>
    <w:p w14:paraId="5554153F" w14:textId="77777777" w:rsidR="004B39EB" w:rsidRPr="004B6C13" w:rsidRDefault="004B39EB" w:rsidP="004B39EB">
      <w:pPr>
        <w:tabs>
          <w:tab w:val="left" w:pos="1985"/>
        </w:tabs>
        <w:ind w:left="1985" w:hanging="425"/>
        <w:jc w:val="both"/>
      </w:pPr>
      <w:r w:rsidRPr="004B6C13">
        <w:t xml:space="preserve">(ii) </w:t>
      </w:r>
      <w:r w:rsidRPr="004B6C13">
        <w:tab/>
        <w:t>os termos das transações são compatíveis com as explicações da administração; e</w:t>
      </w:r>
    </w:p>
    <w:p w14:paraId="15BFEFA0" w14:textId="77777777" w:rsidR="004B39EB" w:rsidRPr="004B6C13" w:rsidRDefault="004B39EB" w:rsidP="004B39EB">
      <w:pPr>
        <w:tabs>
          <w:tab w:val="left" w:pos="1985"/>
        </w:tabs>
        <w:ind w:left="1985" w:hanging="425"/>
        <w:jc w:val="both"/>
      </w:pPr>
      <w:r w:rsidRPr="004B6C13">
        <w:t xml:space="preserve">(iii) </w:t>
      </w:r>
      <w:r w:rsidRPr="004B6C13">
        <w:tab/>
        <w:t>as transações foram adequadamente contabilizadas e divulgadas, em conformidade com a estrutura de relatório financeiro aplicável; e</w:t>
      </w:r>
    </w:p>
    <w:p w14:paraId="7F588983" w14:textId="77777777" w:rsidR="004B39EB" w:rsidRPr="004B6C13" w:rsidRDefault="004B39EB" w:rsidP="004B39EB">
      <w:pPr>
        <w:tabs>
          <w:tab w:val="left" w:pos="1276"/>
        </w:tabs>
        <w:ind w:left="1276" w:hanging="425"/>
        <w:jc w:val="both"/>
      </w:pPr>
      <w:r w:rsidRPr="004B6C13">
        <w:t xml:space="preserve">(b) </w:t>
      </w:r>
      <w:r w:rsidRPr="004B6C13">
        <w:tab/>
        <w:t>obter evidências de auditoria de que as transações foram adequadamente autorizadas e aprovadas (ver itens A40 e A41).</w:t>
      </w:r>
    </w:p>
    <w:p w14:paraId="02A0763B" w14:textId="77777777" w:rsidR="004B39EB" w:rsidRPr="004B6C13" w:rsidRDefault="004B39EB" w:rsidP="004B39EB">
      <w:pPr>
        <w:tabs>
          <w:tab w:val="left" w:pos="567"/>
        </w:tabs>
        <w:ind w:left="567" w:hanging="567"/>
        <w:jc w:val="both"/>
      </w:pPr>
      <w:r w:rsidRPr="004B6C13">
        <w:tab/>
      </w:r>
    </w:p>
    <w:p w14:paraId="60E470DA" w14:textId="77777777" w:rsidR="004B39EB" w:rsidRPr="004B6C13" w:rsidRDefault="004B39EB" w:rsidP="004B39EB">
      <w:pPr>
        <w:tabs>
          <w:tab w:val="left" w:pos="0"/>
        </w:tabs>
        <w:jc w:val="both"/>
      </w:pPr>
      <w:r w:rsidRPr="004B6C13">
        <w:t xml:space="preserve">Afirmações de que as transações com partes relacionadas foram conduzidas em termos equivalentes àqueles prevalecentes entre partes independentes </w:t>
      </w:r>
    </w:p>
    <w:p w14:paraId="36CA369C" w14:textId="77777777" w:rsidR="004B39EB" w:rsidRPr="004B6C13" w:rsidRDefault="004B39EB" w:rsidP="004B39EB">
      <w:pPr>
        <w:tabs>
          <w:tab w:val="left" w:pos="567"/>
        </w:tabs>
        <w:ind w:left="567" w:hanging="567"/>
        <w:jc w:val="both"/>
      </w:pPr>
    </w:p>
    <w:p w14:paraId="069DE03B" w14:textId="77777777" w:rsidR="004B39EB" w:rsidRPr="004B6C13" w:rsidRDefault="004B39EB" w:rsidP="004B39EB">
      <w:pPr>
        <w:tabs>
          <w:tab w:val="left" w:pos="567"/>
        </w:tabs>
        <w:ind w:left="567" w:hanging="567"/>
        <w:jc w:val="both"/>
      </w:pPr>
      <w:r w:rsidRPr="004B6C13">
        <w:t xml:space="preserve">24. </w:t>
      </w:r>
      <w:r w:rsidRPr="004B6C13">
        <w:tab/>
        <w:t>Se a administração fez uma afirmação nas demonstrações contábeis no sentido de que uma transação com parte relacionada foi conduzida em termos equivalentes àqueles prevalecentes entre partes independentes, o auditor deve obter evidência de auditoria apropriada e suficiente sobre a afirmação (ver itens A42 a A45).</w:t>
      </w:r>
    </w:p>
    <w:p w14:paraId="71AFFDF0" w14:textId="77777777" w:rsidR="004B39EB" w:rsidRPr="004B6C13" w:rsidRDefault="004B39EB" w:rsidP="004B39EB">
      <w:pPr>
        <w:tabs>
          <w:tab w:val="left" w:pos="567"/>
        </w:tabs>
        <w:ind w:left="567" w:hanging="567"/>
        <w:jc w:val="both"/>
      </w:pPr>
      <w:r w:rsidRPr="004B6C13">
        <w:tab/>
      </w:r>
    </w:p>
    <w:p w14:paraId="07ADDD79" w14:textId="77777777" w:rsidR="004B39EB" w:rsidRPr="004B6C13" w:rsidRDefault="004B39EB" w:rsidP="004B39EB">
      <w:pPr>
        <w:tabs>
          <w:tab w:val="left" w:pos="0"/>
        </w:tabs>
        <w:jc w:val="both"/>
        <w:rPr>
          <w:b/>
        </w:rPr>
      </w:pPr>
      <w:r w:rsidRPr="004B6C13">
        <w:rPr>
          <w:b/>
        </w:rPr>
        <w:t xml:space="preserve">Avaliação da </w:t>
      </w:r>
      <w:r w:rsidRPr="00577331">
        <w:rPr>
          <w:b/>
          <w:highlight w:val="yellow"/>
        </w:rPr>
        <w:t xml:space="preserve">contabilização </w:t>
      </w:r>
      <w:r w:rsidRPr="004B6C13">
        <w:rPr>
          <w:b/>
        </w:rPr>
        <w:t xml:space="preserve">e da </w:t>
      </w:r>
      <w:r w:rsidRPr="00577331">
        <w:rPr>
          <w:b/>
          <w:highlight w:val="yellow"/>
        </w:rPr>
        <w:t xml:space="preserve">divulgação </w:t>
      </w:r>
      <w:r w:rsidRPr="004B6C13">
        <w:rPr>
          <w:b/>
        </w:rPr>
        <w:t>dos relacionamentos e transações com partes relacionadas</w:t>
      </w:r>
    </w:p>
    <w:p w14:paraId="3416130B" w14:textId="77777777" w:rsidR="004B39EB" w:rsidRPr="004B6C13" w:rsidRDefault="004B39EB" w:rsidP="004B39EB">
      <w:pPr>
        <w:tabs>
          <w:tab w:val="left" w:pos="567"/>
        </w:tabs>
        <w:ind w:left="567" w:hanging="567"/>
        <w:jc w:val="both"/>
      </w:pPr>
      <w:r w:rsidRPr="004B6C13">
        <w:tab/>
      </w:r>
    </w:p>
    <w:p w14:paraId="4DE56DA7" w14:textId="77777777" w:rsidR="004B39EB" w:rsidRPr="004B6C13" w:rsidRDefault="004B39EB" w:rsidP="004B39EB">
      <w:pPr>
        <w:tabs>
          <w:tab w:val="left" w:pos="567"/>
        </w:tabs>
        <w:ind w:left="567" w:hanging="567"/>
        <w:jc w:val="both"/>
      </w:pPr>
      <w:r w:rsidRPr="004B6C13">
        <w:t xml:space="preserve">25. </w:t>
      </w:r>
      <w:r w:rsidRPr="004B6C13">
        <w:tab/>
        <w:t xml:space="preserve">Ao formar uma opinião sobre as demonstrações contábeis em conformidade com a </w:t>
      </w:r>
      <w:r w:rsidRPr="00577331">
        <w:rPr>
          <w:highlight w:val="yellow"/>
        </w:rPr>
        <w:t>NBC TA 700 – Formação da Opinião e Emissão do Relatório do Auditor Independente sobre as Demonstrações Contábeis</w:t>
      </w:r>
      <w:r w:rsidRPr="004B6C13">
        <w:t>, o auditor deve avaliar (ver item A46):</w:t>
      </w:r>
    </w:p>
    <w:p w14:paraId="75AC85A4" w14:textId="77777777" w:rsidR="004B39EB" w:rsidRPr="004B6C13" w:rsidRDefault="004B39EB" w:rsidP="004B39EB">
      <w:pPr>
        <w:tabs>
          <w:tab w:val="left" w:pos="1276"/>
        </w:tabs>
        <w:ind w:left="1276" w:hanging="425"/>
        <w:jc w:val="both"/>
      </w:pPr>
      <w:r w:rsidRPr="004B6C13">
        <w:t xml:space="preserve">(a) </w:t>
      </w:r>
      <w:r w:rsidRPr="004B6C13">
        <w:tab/>
        <w:t>se os relacionamentos e transações com as partes relacionadas identificados foram adequadamente contabilizad</w:t>
      </w:r>
      <w:r>
        <w:t>o</w:t>
      </w:r>
      <w:r w:rsidRPr="004B6C13">
        <w:t>s e divulgad</w:t>
      </w:r>
      <w:r>
        <w:t>o</w:t>
      </w:r>
      <w:r w:rsidRPr="004B6C13">
        <w:t xml:space="preserve">s, em conformidade com a estrutura de relatório financeiro aplicável (ver item A 47); </w:t>
      </w:r>
    </w:p>
    <w:p w14:paraId="768FECF2" w14:textId="77777777" w:rsidR="004B39EB" w:rsidRPr="004B6C13" w:rsidRDefault="004B39EB" w:rsidP="004B39EB">
      <w:pPr>
        <w:tabs>
          <w:tab w:val="left" w:pos="1276"/>
        </w:tabs>
        <w:ind w:left="1276" w:hanging="425"/>
        <w:jc w:val="both"/>
      </w:pPr>
      <w:r w:rsidRPr="004B6C13">
        <w:t xml:space="preserve">(b) </w:t>
      </w:r>
      <w:r w:rsidRPr="004B6C13">
        <w:tab/>
        <w:t xml:space="preserve">se os efeitos dos relacionamentos e transações com partes relacionadas: </w:t>
      </w:r>
    </w:p>
    <w:p w14:paraId="0A81F03C" w14:textId="77777777" w:rsidR="004B39EB" w:rsidRPr="004B6C13" w:rsidRDefault="004B39EB" w:rsidP="004B39EB">
      <w:pPr>
        <w:tabs>
          <w:tab w:val="left" w:pos="1985"/>
        </w:tabs>
        <w:ind w:left="1985" w:hanging="425"/>
        <w:jc w:val="both"/>
      </w:pPr>
      <w:r w:rsidRPr="004B6C13">
        <w:t xml:space="preserve">(i) </w:t>
      </w:r>
      <w:r w:rsidRPr="004B6C13">
        <w:tab/>
        <w:t>impedem que as demonstrações contábeis tenham uma apresentação adequada (para estrutura de relatório financeiro com objetivo de apresentação adequada como no Brasil); ou</w:t>
      </w:r>
    </w:p>
    <w:p w14:paraId="35E9EC10" w14:textId="77777777" w:rsidR="004B39EB" w:rsidRPr="004B6C13" w:rsidRDefault="004B39EB" w:rsidP="004B39EB">
      <w:pPr>
        <w:tabs>
          <w:tab w:val="left" w:pos="1985"/>
        </w:tabs>
        <w:ind w:left="1985" w:hanging="425"/>
        <w:jc w:val="both"/>
      </w:pPr>
      <w:r w:rsidRPr="004B6C13">
        <w:t xml:space="preserve">(ii) </w:t>
      </w:r>
      <w:r w:rsidRPr="004B6C13">
        <w:tab/>
        <w:t xml:space="preserve">tornam as demonstrações contábeis enganosas (para estrutura de relatório com objetivo de conformidade). </w:t>
      </w:r>
    </w:p>
    <w:p w14:paraId="6A11F97A" w14:textId="77777777" w:rsidR="004B39EB" w:rsidRPr="004B6C13" w:rsidRDefault="004B39EB" w:rsidP="004B39EB">
      <w:pPr>
        <w:tabs>
          <w:tab w:val="left" w:pos="567"/>
        </w:tabs>
        <w:ind w:left="567" w:hanging="567"/>
        <w:jc w:val="both"/>
      </w:pPr>
      <w:r w:rsidRPr="004B6C13">
        <w:tab/>
      </w:r>
    </w:p>
    <w:p w14:paraId="4E9CAB17" w14:textId="77777777" w:rsidR="004B39EB" w:rsidRPr="004B6C13" w:rsidRDefault="004B39EB" w:rsidP="004B39EB">
      <w:pPr>
        <w:tabs>
          <w:tab w:val="left" w:pos="567"/>
        </w:tabs>
        <w:ind w:left="567" w:hanging="567"/>
        <w:jc w:val="both"/>
        <w:rPr>
          <w:b/>
        </w:rPr>
      </w:pPr>
      <w:commentRangeStart w:id="130"/>
      <w:r w:rsidRPr="004B6C13">
        <w:rPr>
          <w:b/>
        </w:rPr>
        <w:t>Representações formais</w:t>
      </w:r>
      <w:commentRangeEnd w:id="130"/>
      <w:r>
        <w:rPr>
          <w:rStyle w:val="Refdecomentrio"/>
        </w:rPr>
        <w:commentReference w:id="130"/>
      </w:r>
    </w:p>
    <w:p w14:paraId="6B5C6F2A" w14:textId="77777777" w:rsidR="004B39EB" w:rsidRPr="004B6C13" w:rsidRDefault="004B39EB" w:rsidP="004B39EB">
      <w:pPr>
        <w:tabs>
          <w:tab w:val="left" w:pos="567"/>
        </w:tabs>
        <w:ind w:left="567" w:hanging="567"/>
        <w:jc w:val="both"/>
      </w:pPr>
    </w:p>
    <w:p w14:paraId="542187FB" w14:textId="77777777" w:rsidR="004B39EB" w:rsidRPr="004B6C13" w:rsidRDefault="004B39EB" w:rsidP="004B39EB">
      <w:pPr>
        <w:tabs>
          <w:tab w:val="left" w:pos="567"/>
        </w:tabs>
        <w:ind w:left="567" w:hanging="567"/>
        <w:jc w:val="both"/>
      </w:pPr>
      <w:r w:rsidRPr="004B6C13">
        <w:t xml:space="preserve">26. </w:t>
      </w:r>
      <w:r w:rsidRPr="004B6C13">
        <w:tab/>
        <w:t xml:space="preserve">Quando a estrutura de relatório financeiro estabelece exigências para partes relacionadas, o auditor deve obter </w:t>
      </w:r>
      <w:r w:rsidRPr="00577331">
        <w:rPr>
          <w:highlight w:val="yellow"/>
        </w:rPr>
        <w:t>representações formais da administração</w:t>
      </w:r>
      <w:r w:rsidRPr="004B6C13">
        <w:t xml:space="preserve"> e, quando apropriado, dos responsáveis pela governança, no sentido de que (ver itens A48 e A49):</w:t>
      </w:r>
    </w:p>
    <w:p w14:paraId="256A8D6A" w14:textId="77777777" w:rsidR="004B39EB" w:rsidRPr="004B6C13" w:rsidRDefault="004B39EB" w:rsidP="004B39EB">
      <w:pPr>
        <w:tabs>
          <w:tab w:val="left" w:pos="1276"/>
        </w:tabs>
        <w:ind w:left="1276" w:hanging="425"/>
        <w:jc w:val="both"/>
      </w:pPr>
      <w:r w:rsidRPr="004B6C13">
        <w:t xml:space="preserve">(a) </w:t>
      </w:r>
      <w:r w:rsidRPr="004B6C13">
        <w:tab/>
        <w:t xml:space="preserve">eles </w:t>
      </w:r>
      <w:r w:rsidRPr="00577331">
        <w:rPr>
          <w:highlight w:val="yellow"/>
        </w:rPr>
        <w:t>divulgaram e identificaram para o auditor as partes relacionadas</w:t>
      </w:r>
      <w:r w:rsidRPr="004B6C13">
        <w:t xml:space="preserve"> e todos os relacionamentos e transações com partes relacionadas de que tinham conhecimento; e</w:t>
      </w:r>
    </w:p>
    <w:p w14:paraId="03BFDE33" w14:textId="77777777" w:rsidR="004B39EB" w:rsidRPr="004B6C13" w:rsidRDefault="004B39EB" w:rsidP="004B39EB">
      <w:pPr>
        <w:tabs>
          <w:tab w:val="left" w:pos="1276"/>
        </w:tabs>
        <w:ind w:left="1276" w:hanging="425"/>
        <w:jc w:val="both"/>
      </w:pPr>
      <w:r w:rsidRPr="004B6C13">
        <w:t xml:space="preserve">(b) </w:t>
      </w:r>
      <w:r w:rsidRPr="004B6C13">
        <w:tab/>
        <w:t xml:space="preserve">eles </w:t>
      </w:r>
      <w:r w:rsidRPr="00577331">
        <w:rPr>
          <w:highlight w:val="yellow"/>
        </w:rPr>
        <w:t>contabilizaram e divulgaram tais relacionamentos</w:t>
      </w:r>
      <w:r w:rsidRPr="004B6C13">
        <w:t xml:space="preserve"> e transações em conformidade com as exigências da estrutura de relatório financeiro que seja aplicável.</w:t>
      </w:r>
    </w:p>
    <w:p w14:paraId="72BBF0F6" w14:textId="77777777" w:rsidR="004B39EB" w:rsidRPr="004B6C13" w:rsidRDefault="004B39EB" w:rsidP="004B39EB">
      <w:pPr>
        <w:tabs>
          <w:tab w:val="left" w:pos="567"/>
        </w:tabs>
        <w:ind w:left="567" w:hanging="567"/>
        <w:jc w:val="both"/>
      </w:pPr>
      <w:r w:rsidRPr="004B6C13">
        <w:tab/>
      </w:r>
    </w:p>
    <w:p w14:paraId="2F18148A" w14:textId="77777777" w:rsidR="004B39EB" w:rsidRPr="004B6C13" w:rsidRDefault="004B39EB" w:rsidP="004B39EB">
      <w:pPr>
        <w:tabs>
          <w:tab w:val="left" w:pos="567"/>
        </w:tabs>
        <w:ind w:left="567" w:hanging="567"/>
        <w:jc w:val="both"/>
        <w:rPr>
          <w:b/>
        </w:rPr>
      </w:pPr>
      <w:r w:rsidRPr="004B6C13">
        <w:rPr>
          <w:b/>
        </w:rPr>
        <w:t>Comunicação com os responsáveis pela governança</w:t>
      </w:r>
    </w:p>
    <w:p w14:paraId="49D8BFAF" w14:textId="77777777" w:rsidR="004B39EB" w:rsidRPr="004B6C13" w:rsidRDefault="004B39EB" w:rsidP="004B39EB">
      <w:pPr>
        <w:tabs>
          <w:tab w:val="left" w:pos="567"/>
        </w:tabs>
        <w:ind w:left="567" w:hanging="567"/>
        <w:jc w:val="both"/>
      </w:pPr>
    </w:p>
    <w:p w14:paraId="1B3E7657" w14:textId="77777777" w:rsidR="004B39EB" w:rsidRPr="004B6C13" w:rsidRDefault="004B39EB" w:rsidP="004B39EB">
      <w:pPr>
        <w:tabs>
          <w:tab w:val="left" w:pos="567"/>
        </w:tabs>
        <w:ind w:left="567" w:hanging="567"/>
        <w:jc w:val="both"/>
      </w:pPr>
      <w:r w:rsidRPr="004B6C13">
        <w:t xml:space="preserve">27. </w:t>
      </w:r>
      <w:r w:rsidRPr="004B6C13">
        <w:tab/>
        <w:t xml:space="preserve">A menos que todos os responsáveis pela governança estejam envolvidos na administração da entidade (NBC TA 260 – Comunicação com os Responsáveis pela Governança, item 13), o auditor </w:t>
      </w:r>
      <w:r w:rsidRPr="003A2A65">
        <w:rPr>
          <w:highlight w:val="yellow"/>
        </w:rPr>
        <w:t>deve comunicar aos responsáveis pela governança</w:t>
      </w:r>
      <w:r w:rsidRPr="004B6C13">
        <w:t xml:space="preserve"> todos os assuntos significativos relativos a partes relacionadas da entidade que sejam levantados durante a auditoria (ver item A50).</w:t>
      </w:r>
    </w:p>
    <w:p w14:paraId="464EB24F" w14:textId="77777777" w:rsidR="004B39EB" w:rsidRPr="004B6C13" w:rsidRDefault="004B39EB" w:rsidP="004B39EB">
      <w:pPr>
        <w:tabs>
          <w:tab w:val="left" w:pos="567"/>
        </w:tabs>
        <w:ind w:left="567" w:hanging="567"/>
        <w:jc w:val="both"/>
      </w:pPr>
      <w:r w:rsidRPr="004B6C13">
        <w:tab/>
      </w:r>
    </w:p>
    <w:p w14:paraId="541B5E35" w14:textId="77777777" w:rsidR="004B39EB" w:rsidRPr="004B6C13" w:rsidRDefault="004B39EB" w:rsidP="004B39EB">
      <w:pPr>
        <w:tabs>
          <w:tab w:val="left" w:pos="567"/>
        </w:tabs>
        <w:ind w:left="567" w:hanging="567"/>
        <w:jc w:val="both"/>
        <w:rPr>
          <w:b/>
        </w:rPr>
      </w:pPr>
      <w:r w:rsidRPr="004B6C13">
        <w:rPr>
          <w:b/>
        </w:rPr>
        <w:t>Documentação</w:t>
      </w:r>
    </w:p>
    <w:p w14:paraId="38FA0B78" w14:textId="77777777" w:rsidR="004B39EB" w:rsidRPr="004B6C13" w:rsidRDefault="004B39EB" w:rsidP="004B39EB">
      <w:pPr>
        <w:tabs>
          <w:tab w:val="left" w:pos="567"/>
        </w:tabs>
        <w:ind w:left="567" w:hanging="567"/>
        <w:jc w:val="both"/>
      </w:pPr>
      <w:r w:rsidRPr="004B6C13">
        <w:tab/>
      </w:r>
    </w:p>
    <w:p w14:paraId="6B96C9DE" w14:textId="77777777" w:rsidR="004B39EB" w:rsidRPr="004B6C13" w:rsidRDefault="004B39EB" w:rsidP="004B39EB">
      <w:pPr>
        <w:tabs>
          <w:tab w:val="left" w:pos="567"/>
        </w:tabs>
        <w:ind w:left="567" w:hanging="567"/>
        <w:jc w:val="both"/>
      </w:pPr>
      <w:r w:rsidRPr="004B6C13">
        <w:t xml:space="preserve">28. </w:t>
      </w:r>
      <w:r w:rsidRPr="004B6C13">
        <w:tab/>
        <w:t xml:space="preserve">O auditor deve incluir na documentação de auditoria </w:t>
      </w:r>
      <w:r w:rsidRPr="003A2A65">
        <w:rPr>
          <w:highlight w:val="yellow"/>
        </w:rPr>
        <w:t>os nomes das partes relacionadas identificadas e a natureza dos relacionamentos com essas partes relacionadas</w:t>
      </w:r>
      <w:r w:rsidRPr="004B6C13">
        <w:t xml:space="preserve"> (NBC TA 230 – Documentação de Auditoria, itens 8, 11 e A6).</w:t>
      </w:r>
    </w:p>
    <w:p w14:paraId="12CB2A3C" w14:textId="77777777" w:rsidR="004B39EB" w:rsidRDefault="004B39EB" w:rsidP="004B39EB">
      <w:pPr>
        <w:tabs>
          <w:tab w:val="left" w:pos="567"/>
        </w:tabs>
        <w:ind w:left="567" w:hanging="567"/>
        <w:jc w:val="both"/>
      </w:pPr>
    </w:p>
    <w:p w14:paraId="171FF885" w14:textId="77777777" w:rsidR="004B39EB" w:rsidRPr="004B6C13" w:rsidRDefault="004B39EB" w:rsidP="004B39EB">
      <w:pPr>
        <w:tabs>
          <w:tab w:val="left" w:pos="567"/>
        </w:tabs>
        <w:ind w:left="567" w:hanging="567"/>
        <w:jc w:val="both"/>
      </w:pPr>
      <w:r w:rsidRPr="004B6C13">
        <w:tab/>
      </w:r>
    </w:p>
    <w:p w14:paraId="408DCD0D" w14:textId="77777777" w:rsidR="004B39EB" w:rsidRPr="004B6C13" w:rsidRDefault="004B39EB" w:rsidP="004B39EB">
      <w:pPr>
        <w:tabs>
          <w:tab w:val="left" w:pos="567"/>
        </w:tabs>
        <w:ind w:left="567" w:hanging="567"/>
        <w:jc w:val="both"/>
        <w:rPr>
          <w:b/>
          <w:sz w:val="28"/>
          <w:szCs w:val="28"/>
        </w:rPr>
      </w:pPr>
      <w:r w:rsidRPr="004B6C13">
        <w:rPr>
          <w:b/>
          <w:sz w:val="28"/>
          <w:szCs w:val="28"/>
        </w:rPr>
        <w:t>Aplicação e outros materiais explicativos</w:t>
      </w:r>
    </w:p>
    <w:p w14:paraId="1B00312F" w14:textId="77777777" w:rsidR="004B39EB" w:rsidRPr="004B6C13" w:rsidRDefault="004B39EB" w:rsidP="004B39EB">
      <w:pPr>
        <w:tabs>
          <w:tab w:val="left" w:pos="567"/>
        </w:tabs>
        <w:ind w:left="567" w:hanging="567"/>
        <w:jc w:val="both"/>
      </w:pPr>
      <w:r w:rsidRPr="004B6C13">
        <w:tab/>
      </w:r>
    </w:p>
    <w:p w14:paraId="716B9A29" w14:textId="77777777" w:rsidR="004B39EB" w:rsidRPr="004B6C13" w:rsidRDefault="004B39EB" w:rsidP="004B39EB">
      <w:pPr>
        <w:tabs>
          <w:tab w:val="left" w:pos="567"/>
        </w:tabs>
        <w:ind w:left="567" w:hanging="567"/>
        <w:jc w:val="both"/>
        <w:rPr>
          <w:b/>
        </w:rPr>
      </w:pPr>
      <w:r w:rsidRPr="004B6C13">
        <w:rPr>
          <w:b/>
        </w:rPr>
        <w:t>Responsabilidades do auditor</w:t>
      </w:r>
    </w:p>
    <w:p w14:paraId="4805F8AD" w14:textId="77777777" w:rsidR="004B39EB" w:rsidRPr="004B6C13" w:rsidRDefault="004B39EB" w:rsidP="004B39EB">
      <w:pPr>
        <w:tabs>
          <w:tab w:val="left" w:pos="567"/>
        </w:tabs>
        <w:ind w:left="567" w:hanging="567"/>
        <w:jc w:val="both"/>
      </w:pPr>
    </w:p>
    <w:p w14:paraId="2821E056" w14:textId="77777777" w:rsidR="004B39EB" w:rsidRPr="004B6C13" w:rsidRDefault="004B39EB" w:rsidP="004B39EB">
      <w:pPr>
        <w:tabs>
          <w:tab w:val="left" w:pos="0"/>
        </w:tabs>
        <w:jc w:val="both"/>
      </w:pPr>
      <w:r w:rsidRPr="004B6C13">
        <w:t>Estruturas de relatório financeiro que estabelecem exigências mínimas para partes relacionadas (ver item 4)</w:t>
      </w:r>
    </w:p>
    <w:p w14:paraId="36A814C4" w14:textId="77777777" w:rsidR="004B39EB" w:rsidRPr="004B6C13" w:rsidRDefault="004B39EB" w:rsidP="004B39EB">
      <w:pPr>
        <w:tabs>
          <w:tab w:val="left" w:pos="567"/>
        </w:tabs>
        <w:ind w:left="567" w:hanging="567"/>
        <w:jc w:val="both"/>
      </w:pPr>
    </w:p>
    <w:p w14:paraId="69316EA7" w14:textId="77777777" w:rsidR="004B39EB" w:rsidRPr="004B6C13" w:rsidRDefault="004B39EB" w:rsidP="004B39EB">
      <w:pPr>
        <w:tabs>
          <w:tab w:val="left" w:pos="567"/>
        </w:tabs>
        <w:ind w:left="567" w:hanging="567"/>
        <w:jc w:val="both"/>
      </w:pPr>
      <w:r w:rsidRPr="004B6C13">
        <w:t xml:space="preserve">A1. </w:t>
      </w:r>
      <w:r w:rsidRPr="004B6C13">
        <w:tab/>
        <w:t xml:space="preserve">Uma estrutura de relatório financeiro aplicável que estabeleça requerimentos mínimos para partes relacionadas, como é o caso do Brasil, é uma estrutura que define o significado de parte relacionada, mas essa definição tem um alcance substancialmente mais estrito do que a definição apresentada no item 10(b)(ii) desta Norma, de modo que uma exigência da estrutura no sentido de que os relacionamentos e transações com partes relacionadas sejam divulgadas seria aplicável ao menor número de relacionamentos e transações com partes relacionadas. </w:t>
      </w:r>
    </w:p>
    <w:p w14:paraId="286EF980" w14:textId="77777777" w:rsidR="004B39EB" w:rsidRPr="004B6C13" w:rsidRDefault="004B39EB" w:rsidP="004B39EB">
      <w:pPr>
        <w:tabs>
          <w:tab w:val="left" w:pos="567"/>
        </w:tabs>
        <w:ind w:left="567" w:hanging="567"/>
        <w:jc w:val="both"/>
      </w:pPr>
      <w:r w:rsidRPr="004B6C13">
        <w:tab/>
      </w:r>
    </w:p>
    <w:p w14:paraId="44666E81" w14:textId="77777777" w:rsidR="004B39EB" w:rsidRPr="004B6C13" w:rsidRDefault="004B39EB" w:rsidP="004B39EB">
      <w:pPr>
        <w:tabs>
          <w:tab w:val="left" w:pos="567"/>
        </w:tabs>
        <w:ind w:left="567" w:hanging="567"/>
        <w:jc w:val="both"/>
      </w:pPr>
      <w:r w:rsidRPr="004B6C13">
        <w:t>Estrutura de apresentação adequada (ver item 4(a))</w:t>
      </w:r>
    </w:p>
    <w:p w14:paraId="28AA1DE3" w14:textId="77777777" w:rsidR="004B39EB" w:rsidRPr="004B6C13" w:rsidRDefault="004B39EB" w:rsidP="004B39EB">
      <w:pPr>
        <w:tabs>
          <w:tab w:val="left" w:pos="567"/>
        </w:tabs>
        <w:ind w:left="567" w:hanging="567"/>
        <w:jc w:val="both"/>
      </w:pPr>
      <w:r w:rsidRPr="004B6C13">
        <w:tab/>
      </w:r>
    </w:p>
    <w:p w14:paraId="21494AD5" w14:textId="77777777" w:rsidR="004B39EB" w:rsidRPr="004B6C13" w:rsidRDefault="004B39EB" w:rsidP="004B39EB">
      <w:pPr>
        <w:tabs>
          <w:tab w:val="left" w:pos="567"/>
        </w:tabs>
        <w:ind w:left="567" w:hanging="567"/>
        <w:jc w:val="both"/>
      </w:pPr>
      <w:r w:rsidRPr="004B6C13">
        <w:t xml:space="preserve">A2. </w:t>
      </w:r>
      <w:r w:rsidRPr="004B6C13">
        <w:tab/>
        <w:t>No contexto de uma estrutura de apresentação adequada (a NBC TA 200 define os significados das estruturas de apresentação adequada, item 13(a) e de conformidade (</w:t>
      </w:r>
      <w:r w:rsidRPr="004B6C13">
        <w:rPr>
          <w:i/>
        </w:rPr>
        <w:t>compliance</w:t>
      </w:r>
      <w:r w:rsidRPr="004B6C13">
        <w:t>), item 13(b)), relacionamentos e transações com partes relacionadas podem fazer com que demonstrações contábeis deixem de atingir o objetivo de apresentação adequada se, por exemplo, a realidade econômica de tais relacionamentos e transações não estiverem adequadamente refletidas nas demonstrações contábeis. Por exemplo, a apresentação adequada pode não ser alcançada se a venda de uma propriedade da entidade a um acionista controlador por um preço acima ou abaixo do valor justo de mercado for contabilizada como uma transação que envolve lucro ou prejuízo para a entidade quando pode constituir uma contribuição ou retorno de capital ou o pagamento de um dividendo.</w:t>
      </w:r>
    </w:p>
    <w:p w14:paraId="13C89E28" w14:textId="77777777" w:rsidR="004B39EB" w:rsidRPr="004B6C13" w:rsidRDefault="004B39EB" w:rsidP="004B39EB">
      <w:pPr>
        <w:tabs>
          <w:tab w:val="left" w:pos="567"/>
        </w:tabs>
        <w:ind w:left="567" w:hanging="567"/>
        <w:jc w:val="both"/>
      </w:pPr>
      <w:r w:rsidRPr="004B6C13">
        <w:tab/>
      </w:r>
    </w:p>
    <w:p w14:paraId="126810AB" w14:textId="77777777" w:rsidR="004B39EB" w:rsidRPr="004B6C13" w:rsidRDefault="004B39EB" w:rsidP="004B39EB">
      <w:pPr>
        <w:tabs>
          <w:tab w:val="left" w:pos="567"/>
        </w:tabs>
        <w:ind w:left="567" w:hanging="567"/>
        <w:jc w:val="both"/>
      </w:pPr>
      <w:r w:rsidRPr="004B6C13">
        <w:t>Estruturas de conformidade (</w:t>
      </w:r>
      <w:r w:rsidRPr="004B6C13">
        <w:rPr>
          <w:i/>
        </w:rPr>
        <w:t>compliance</w:t>
      </w:r>
      <w:r w:rsidRPr="004B6C13">
        <w:t>) (ver item 4(b))</w:t>
      </w:r>
    </w:p>
    <w:p w14:paraId="3D542313" w14:textId="77777777" w:rsidR="004B39EB" w:rsidRPr="004B6C13" w:rsidRDefault="004B39EB" w:rsidP="004B39EB">
      <w:pPr>
        <w:tabs>
          <w:tab w:val="left" w:pos="567"/>
        </w:tabs>
        <w:ind w:left="567" w:hanging="567"/>
        <w:jc w:val="both"/>
      </w:pPr>
    </w:p>
    <w:p w14:paraId="5FD25728" w14:textId="77777777" w:rsidR="004B39EB" w:rsidRPr="004B6C13" w:rsidRDefault="004B39EB" w:rsidP="004B39EB">
      <w:pPr>
        <w:tabs>
          <w:tab w:val="left" w:pos="567"/>
        </w:tabs>
        <w:ind w:left="567" w:hanging="567"/>
        <w:jc w:val="both"/>
      </w:pPr>
      <w:r w:rsidRPr="004B6C13">
        <w:t xml:space="preserve">A3. </w:t>
      </w:r>
      <w:r w:rsidRPr="004B6C13">
        <w:tab/>
        <w:t>No contexto de uma estrutura de relatório com objetivo de conformidade, determinar se os relacionamentos e transações com partes relacionadas tornam as demonstrações contábeis enganosas, como discutido na NBC TA 700, depende das circunstâncias específicas do trabalho. Por exemplo, mesmo se a não divulgação de transações com partes relacionadas nas demonstrações contábeis estiver em conformidade com a estrutura e a lei ou regulamento aplicável, as demonstrações contábeis podem ser enganosas se parte substancial da receita da entidade for derivada de transações com partes relacionadas e esse fato não for divulgado. Contudo, será extremamente raro que o auditor considere enganosas demonstrações contábeis elaboradas e apresentadas em conformidade com uma estrutura de relatório com objetivo de conformidade se, em conformidade com a NBC TA 210 – Concordância com os Termos do Trabalho de Auditoria, item 6(a)), o auditor houver determinado que essa estrutura é aceitável (NBC TA 700, item A12).</w:t>
      </w:r>
    </w:p>
    <w:p w14:paraId="23668FC5" w14:textId="77777777" w:rsidR="004B39EB" w:rsidRDefault="004B39EB" w:rsidP="004B39EB">
      <w:pPr>
        <w:tabs>
          <w:tab w:val="left" w:pos="567"/>
        </w:tabs>
        <w:ind w:left="567" w:hanging="567"/>
        <w:jc w:val="both"/>
      </w:pPr>
      <w:r w:rsidRPr="004B6C13">
        <w:tab/>
      </w:r>
    </w:p>
    <w:p w14:paraId="30A6442C" w14:textId="77777777" w:rsidR="004B39EB" w:rsidRPr="004B6C13" w:rsidRDefault="004B39EB" w:rsidP="004B39EB">
      <w:pPr>
        <w:tabs>
          <w:tab w:val="left" w:pos="567"/>
        </w:tabs>
        <w:ind w:left="567" w:hanging="567"/>
        <w:jc w:val="both"/>
      </w:pPr>
    </w:p>
    <w:p w14:paraId="75920A06" w14:textId="77777777" w:rsidR="004B39EB" w:rsidRPr="004B6C13" w:rsidRDefault="004B39EB" w:rsidP="004B39EB">
      <w:pPr>
        <w:tabs>
          <w:tab w:val="left" w:pos="567"/>
        </w:tabs>
        <w:ind w:left="567" w:hanging="567"/>
        <w:jc w:val="both"/>
      </w:pPr>
      <w:r w:rsidRPr="004B6C13">
        <w:rPr>
          <w:b/>
        </w:rPr>
        <w:t>Definição de parte relacionada</w:t>
      </w:r>
      <w:r w:rsidRPr="004B6C13">
        <w:t xml:space="preserve"> (ver item 10(b))</w:t>
      </w:r>
    </w:p>
    <w:p w14:paraId="7E97714D" w14:textId="77777777" w:rsidR="004B39EB" w:rsidRPr="004B6C13" w:rsidRDefault="004B39EB" w:rsidP="004B39EB">
      <w:pPr>
        <w:tabs>
          <w:tab w:val="left" w:pos="567"/>
        </w:tabs>
        <w:ind w:left="567" w:hanging="567"/>
        <w:jc w:val="both"/>
      </w:pPr>
      <w:r w:rsidRPr="004B6C13">
        <w:tab/>
      </w:r>
    </w:p>
    <w:p w14:paraId="12E2912F" w14:textId="77777777" w:rsidR="004B39EB" w:rsidRPr="004B6C13" w:rsidRDefault="004B39EB" w:rsidP="004B39EB">
      <w:pPr>
        <w:tabs>
          <w:tab w:val="left" w:pos="567"/>
        </w:tabs>
        <w:ind w:left="567" w:hanging="567"/>
        <w:jc w:val="both"/>
      </w:pPr>
      <w:r w:rsidRPr="004B6C13">
        <w:t xml:space="preserve">A4. </w:t>
      </w:r>
      <w:r w:rsidRPr="004B6C13">
        <w:tab/>
        <w:t>Algumas estruturas de relatório financeiro discutem os conceitos de controle e influência significativa. Embora possam discutir estes conceitos usando termos diferentes, elas geralmente explicam que:</w:t>
      </w:r>
    </w:p>
    <w:p w14:paraId="18E87571" w14:textId="77777777" w:rsidR="004B39EB" w:rsidRPr="004B6C13" w:rsidRDefault="004B39EB" w:rsidP="004B39EB">
      <w:pPr>
        <w:tabs>
          <w:tab w:val="left" w:pos="1276"/>
        </w:tabs>
        <w:ind w:left="1276" w:hanging="425"/>
        <w:jc w:val="both"/>
      </w:pPr>
      <w:r w:rsidRPr="004B6C13">
        <w:t xml:space="preserve">(a) </w:t>
      </w:r>
      <w:r w:rsidRPr="004B6C13">
        <w:tab/>
        <w:t>controle é o poder de governar as políticas financeiras e operacionais de uma entidade de modo a obter benefícios de suas atividades; e</w:t>
      </w:r>
    </w:p>
    <w:p w14:paraId="28EE40D3" w14:textId="77777777" w:rsidR="004B39EB" w:rsidRPr="004B6C13" w:rsidRDefault="004B39EB" w:rsidP="004B39EB">
      <w:pPr>
        <w:tabs>
          <w:tab w:val="left" w:pos="1276"/>
        </w:tabs>
        <w:ind w:left="1276" w:hanging="425"/>
        <w:jc w:val="both"/>
      </w:pPr>
      <w:r w:rsidRPr="004B6C13">
        <w:t xml:space="preserve">(b) </w:t>
      </w:r>
      <w:r w:rsidRPr="004B6C13">
        <w:tab/>
        <w:t>influência significativa (que pode ser conseguida por meio de propriedade de ações, estatuto ou acordo) é o poder de participar das decisões de política financeira e operacional de uma entidade, mas não tem controle sobre essas políticas.</w:t>
      </w:r>
    </w:p>
    <w:p w14:paraId="5739B126" w14:textId="77777777" w:rsidR="004B39EB" w:rsidRPr="004B6C13" w:rsidRDefault="004B39EB" w:rsidP="004B39EB">
      <w:pPr>
        <w:tabs>
          <w:tab w:val="left" w:pos="567"/>
        </w:tabs>
        <w:ind w:left="567" w:hanging="567"/>
        <w:jc w:val="both"/>
      </w:pPr>
    </w:p>
    <w:p w14:paraId="5B4DD81E" w14:textId="77777777" w:rsidR="004B39EB" w:rsidRPr="004B6C13" w:rsidRDefault="004B39EB" w:rsidP="004B39EB">
      <w:pPr>
        <w:tabs>
          <w:tab w:val="left" w:pos="567"/>
        </w:tabs>
        <w:ind w:left="567" w:hanging="567"/>
        <w:jc w:val="both"/>
      </w:pPr>
      <w:r w:rsidRPr="004B6C13">
        <w:t xml:space="preserve">A5. </w:t>
      </w:r>
      <w:r w:rsidRPr="004B6C13">
        <w:tab/>
        <w:t>A existência dos seguintes relacionamentos pode indicar a presença de controle ou influência significativa:</w:t>
      </w:r>
    </w:p>
    <w:p w14:paraId="5468E485" w14:textId="77777777" w:rsidR="004B39EB" w:rsidRPr="004B6C13" w:rsidRDefault="004B39EB" w:rsidP="004B39EB">
      <w:pPr>
        <w:tabs>
          <w:tab w:val="left" w:pos="1276"/>
        </w:tabs>
        <w:ind w:left="1276" w:hanging="425"/>
        <w:jc w:val="both"/>
      </w:pPr>
      <w:r w:rsidRPr="004B6C13">
        <w:t xml:space="preserve">(a) </w:t>
      </w:r>
      <w:r w:rsidRPr="004B6C13">
        <w:tab/>
        <w:t>participações diretas ou indiretas no capital ou outros interesses financeiros na entidade;</w:t>
      </w:r>
    </w:p>
    <w:p w14:paraId="57139230" w14:textId="77777777" w:rsidR="004B39EB" w:rsidRPr="004B6C13" w:rsidRDefault="004B39EB" w:rsidP="004B39EB">
      <w:pPr>
        <w:tabs>
          <w:tab w:val="left" w:pos="1276"/>
        </w:tabs>
        <w:ind w:left="1276" w:hanging="425"/>
        <w:jc w:val="both"/>
      </w:pPr>
      <w:r w:rsidRPr="004B6C13">
        <w:t xml:space="preserve">(b) </w:t>
      </w:r>
      <w:r w:rsidRPr="004B6C13">
        <w:tab/>
        <w:t xml:space="preserve">participações em capital direto ou indireto da entidade ou outros interesses financeiros em outras entidades; </w:t>
      </w:r>
    </w:p>
    <w:p w14:paraId="24DC2D68" w14:textId="77777777" w:rsidR="004B39EB" w:rsidRPr="004B6C13" w:rsidRDefault="004B39EB" w:rsidP="004B39EB">
      <w:pPr>
        <w:tabs>
          <w:tab w:val="left" w:pos="1276"/>
        </w:tabs>
        <w:ind w:left="1276" w:hanging="425"/>
        <w:jc w:val="both"/>
      </w:pPr>
      <w:r w:rsidRPr="004B6C13">
        <w:t xml:space="preserve">(c) </w:t>
      </w:r>
      <w:r w:rsidRPr="004B6C13">
        <w:tab/>
        <w:t>ser parte dos responsáveis pela governança ou administração-chave (isto é, os membros da administração que detêm a autoridade e responsabilidade pelo planejamento, direção e controle das atividades da entidade);</w:t>
      </w:r>
    </w:p>
    <w:p w14:paraId="2DC6ACD3" w14:textId="77777777" w:rsidR="004B39EB" w:rsidRPr="004B6C13" w:rsidRDefault="004B39EB" w:rsidP="004B39EB">
      <w:pPr>
        <w:tabs>
          <w:tab w:val="left" w:pos="1276"/>
        </w:tabs>
        <w:ind w:left="1276" w:hanging="425"/>
        <w:jc w:val="both"/>
      </w:pPr>
      <w:r w:rsidRPr="004B6C13">
        <w:t xml:space="preserve">(d) </w:t>
      </w:r>
      <w:r w:rsidRPr="004B6C13">
        <w:tab/>
        <w:t>ser parente próximo de qualquer pessoa mencionada em (c);</w:t>
      </w:r>
    </w:p>
    <w:p w14:paraId="39E0DD6A" w14:textId="77777777" w:rsidR="004B39EB" w:rsidRPr="004B6C13" w:rsidRDefault="004B39EB" w:rsidP="004B39EB">
      <w:pPr>
        <w:tabs>
          <w:tab w:val="left" w:pos="1276"/>
        </w:tabs>
        <w:ind w:left="1276" w:hanging="425"/>
        <w:jc w:val="both"/>
      </w:pPr>
      <w:r w:rsidRPr="004B6C13">
        <w:tab/>
        <w:t>(e) ter relação de negócios significativa com qualquer pessoa mencionada em (c).</w:t>
      </w:r>
    </w:p>
    <w:p w14:paraId="029AFF48" w14:textId="77777777" w:rsidR="004B39EB" w:rsidRPr="004B6C13" w:rsidRDefault="004B39EB" w:rsidP="004B39EB">
      <w:pPr>
        <w:tabs>
          <w:tab w:val="left" w:pos="567"/>
        </w:tabs>
        <w:ind w:left="567" w:hanging="567"/>
        <w:jc w:val="both"/>
      </w:pPr>
      <w:r w:rsidRPr="004B6C13">
        <w:tab/>
      </w:r>
    </w:p>
    <w:p w14:paraId="0F40237C" w14:textId="77777777" w:rsidR="004B39EB" w:rsidRPr="004B6C13" w:rsidRDefault="004B39EB" w:rsidP="004B39EB">
      <w:pPr>
        <w:tabs>
          <w:tab w:val="left" w:pos="567"/>
        </w:tabs>
        <w:ind w:left="567" w:hanging="567"/>
        <w:jc w:val="both"/>
      </w:pPr>
      <w:r w:rsidRPr="004B6C13">
        <w:t>Partes relacionadas com influência dominante</w:t>
      </w:r>
    </w:p>
    <w:p w14:paraId="2A9DF39D" w14:textId="77777777" w:rsidR="004B39EB" w:rsidRPr="004B6C13" w:rsidRDefault="004B39EB" w:rsidP="004B39EB">
      <w:pPr>
        <w:tabs>
          <w:tab w:val="left" w:pos="567"/>
        </w:tabs>
        <w:ind w:left="567" w:hanging="567"/>
        <w:jc w:val="both"/>
      </w:pPr>
      <w:r w:rsidRPr="004B6C13">
        <w:tab/>
      </w:r>
    </w:p>
    <w:p w14:paraId="089794EC" w14:textId="77777777" w:rsidR="004B39EB" w:rsidRPr="004B6C13" w:rsidRDefault="004B39EB" w:rsidP="004B39EB">
      <w:pPr>
        <w:tabs>
          <w:tab w:val="left" w:pos="567"/>
        </w:tabs>
        <w:ind w:left="567" w:hanging="567"/>
        <w:jc w:val="both"/>
      </w:pPr>
      <w:r w:rsidRPr="004B6C13">
        <w:t xml:space="preserve">A6. </w:t>
      </w:r>
      <w:r w:rsidRPr="004B6C13">
        <w:tab/>
        <w:t>As partes relacionadas, em virtude de sua capacidade de exercer controle ou influência significativa, podem estar em posição de exercer influência dominante sobre a entidade ou sua administração. A consideração de tal comportamento é relevante na identificação e avaliação dos riscos de distorção relevante decorrente de fraude, como explicado adicionalmente nos itens A29 e A30.</w:t>
      </w:r>
    </w:p>
    <w:p w14:paraId="3A38CEC4" w14:textId="77777777" w:rsidR="004B39EB" w:rsidRPr="004B6C13" w:rsidRDefault="004B39EB" w:rsidP="004B39EB">
      <w:pPr>
        <w:tabs>
          <w:tab w:val="left" w:pos="567"/>
        </w:tabs>
        <w:ind w:left="567" w:hanging="567"/>
        <w:jc w:val="both"/>
      </w:pPr>
    </w:p>
    <w:p w14:paraId="3061156A" w14:textId="77777777" w:rsidR="004B39EB" w:rsidRPr="004B6C13" w:rsidRDefault="004B39EB" w:rsidP="004B39EB">
      <w:pPr>
        <w:tabs>
          <w:tab w:val="left" w:pos="567"/>
        </w:tabs>
        <w:ind w:left="567" w:hanging="567"/>
        <w:jc w:val="both"/>
      </w:pPr>
      <w:r w:rsidRPr="004B6C13">
        <w:t>Entidade de propósito específico como partes relacionadas</w:t>
      </w:r>
    </w:p>
    <w:p w14:paraId="177F3FAE" w14:textId="77777777" w:rsidR="004B39EB" w:rsidRPr="004B6C13" w:rsidRDefault="004B39EB" w:rsidP="004B39EB">
      <w:pPr>
        <w:tabs>
          <w:tab w:val="left" w:pos="567"/>
        </w:tabs>
        <w:ind w:left="567" w:hanging="567"/>
        <w:jc w:val="both"/>
      </w:pPr>
      <w:r w:rsidRPr="004B6C13">
        <w:tab/>
      </w:r>
    </w:p>
    <w:p w14:paraId="07BAA438" w14:textId="77777777" w:rsidR="004B39EB" w:rsidRPr="004B6C13" w:rsidRDefault="004B39EB" w:rsidP="004B39EB">
      <w:pPr>
        <w:tabs>
          <w:tab w:val="left" w:pos="567"/>
        </w:tabs>
        <w:ind w:left="567" w:hanging="567"/>
        <w:jc w:val="both"/>
      </w:pPr>
      <w:r w:rsidRPr="004B6C13">
        <w:t xml:space="preserve">A7. </w:t>
      </w:r>
      <w:r w:rsidRPr="004B6C13">
        <w:tab/>
        <w:t>Em algumas circunstâncias, uma entidade de propósito específico (itens A26 e A27 da NBC TA 315 fornecem orientação quanto à natureza de entidade de propósito específico) pode ser uma parte relacionada da entidade, porque a entidade, em substância, pode controlá-la, mesmo se a entidade possuir pouco ou nenhum capital dessa entidade de propósito específico.</w:t>
      </w:r>
    </w:p>
    <w:p w14:paraId="1E3AC00D" w14:textId="77777777" w:rsidR="004B39EB" w:rsidRPr="004B6C13" w:rsidRDefault="004B39EB" w:rsidP="004B39EB">
      <w:pPr>
        <w:tabs>
          <w:tab w:val="left" w:pos="567"/>
        </w:tabs>
        <w:ind w:left="567" w:hanging="567"/>
        <w:jc w:val="both"/>
      </w:pPr>
    </w:p>
    <w:p w14:paraId="4EE6860B" w14:textId="77777777" w:rsidR="004B39EB" w:rsidRPr="004B6C13" w:rsidRDefault="004B39EB" w:rsidP="004B39EB">
      <w:pPr>
        <w:tabs>
          <w:tab w:val="left" w:pos="567"/>
        </w:tabs>
        <w:ind w:left="567" w:hanging="567"/>
        <w:jc w:val="both"/>
        <w:rPr>
          <w:b/>
        </w:rPr>
      </w:pPr>
      <w:r w:rsidRPr="004B6C13">
        <w:rPr>
          <w:b/>
        </w:rPr>
        <w:t>Procedimentos de avaliação de risco e atividades relacionadas</w:t>
      </w:r>
    </w:p>
    <w:p w14:paraId="7CB12D3B" w14:textId="77777777" w:rsidR="004B39EB" w:rsidRPr="004B6C13" w:rsidRDefault="004B39EB" w:rsidP="004B39EB">
      <w:pPr>
        <w:tabs>
          <w:tab w:val="left" w:pos="567"/>
        </w:tabs>
        <w:ind w:left="567" w:hanging="567"/>
        <w:jc w:val="both"/>
      </w:pPr>
    </w:p>
    <w:p w14:paraId="34213D73" w14:textId="77777777" w:rsidR="004B39EB" w:rsidRPr="004B6C13" w:rsidRDefault="004B39EB" w:rsidP="004B39EB">
      <w:pPr>
        <w:tabs>
          <w:tab w:val="left" w:pos="0"/>
        </w:tabs>
        <w:jc w:val="both"/>
      </w:pPr>
      <w:r w:rsidRPr="004B6C13">
        <w:t>Risco de distorção relevante associado aos relacionamentos e transações com partes relacionadas (ver item 11)</w:t>
      </w:r>
    </w:p>
    <w:p w14:paraId="7A3F38EB" w14:textId="77777777" w:rsidR="004B39EB" w:rsidRPr="004B6C13" w:rsidRDefault="004B39EB" w:rsidP="004B39EB">
      <w:pPr>
        <w:tabs>
          <w:tab w:val="left" w:pos="567"/>
        </w:tabs>
        <w:ind w:left="567" w:hanging="567"/>
        <w:jc w:val="both"/>
      </w:pPr>
    </w:p>
    <w:p w14:paraId="66778EE6" w14:textId="77777777" w:rsidR="004B39EB" w:rsidRPr="004B6C13" w:rsidRDefault="004B39EB" w:rsidP="004B39EB">
      <w:pPr>
        <w:tabs>
          <w:tab w:val="left" w:pos="567"/>
        </w:tabs>
        <w:ind w:left="567" w:hanging="567"/>
        <w:jc w:val="both"/>
      </w:pPr>
      <w:r w:rsidRPr="004B6C13">
        <w:t>Considerações específicas para entidade do setor público</w:t>
      </w:r>
    </w:p>
    <w:p w14:paraId="13B1ED64" w14:textId="77777777" w:rsidR="004B39EB" w:rsidRPr="004B6C13" w:rsidRDefault="004B39EB" w:rsidP="004B39EB">
      <w:pPr>
        <w:tabs>
          <w:tab w:val="left" w:pos="567"/>
        </w:tabs>
        <w:ind w:left="567" w:hanging="567"/>
        <w:jc w:val="both"/>
      </w:pPr>
    </w:p>
    <w:p w14:paraId="2BECD505" w14:textId="77777777" w:rsidR="004B39EB" w:rsidRPr="004B6C13" w:rsidRDefault="004B39EB" w:rsidP="004B39EB">
      <w:pPr>
        <w:tabs>
          <w:tab w:val="left" w:pos="567"/>
        </w:tabs>
        <w:ind w:left="567" w:hanging="567"/>
        <w:jc w:val="both"/>
      </w:pPr>
      <w:r w:rsidRPr="004B6C13">
        <w:t xml:space="preserve">A8. </w:t>
      </w:r>
      <w:r w:rsidRPr="004B6C13">
        <w:tab/>
        <w:t>A responsabilidade do auditor do setor público relativamente a relações e transações com partes relacionadas pode ser afetada pelo mandato da auditoria (forma e finalidade de contratação do auditor) ou por obrigações para entidades do setor público decorrentes de lei, regulamentação, ou outra autoridade.  Consequentemente, a responsabilidade do auditor do setor público pode não se limitar a tratar os riscos de distorção relevante associados aos relacionamentos e transações com partes relacionadas, mas incluir também uma responsabilidade mais ampla ao tratar dos riscos de não conformidade com leis, regulamentos ou outra autoridade aplicáveis a entidade do setor público que estabelecem exigências específicas na condução de negócios com partes relacionadas. Além disso, o auditor do setor público pode considerar as exigências de relatório financeiro do setor público para relacionamentos e transações com partes relacionadas que possam diferir dos requerimentos aplicáveis ao setor privado.</w:t>
      </w:r>
    </w:p>
    <w:p w14:paraId="37B4E36E" w14:textId="77777777" w:rsidR="004B39EB" w:rsidRPr="004B6C13" w:rsidRDefault="004B39EB" w:rsidP="004B39EB">
      <w:pPr>
        <w:tabs>
          <w:tab w:val="left" w:pos="567"/>
        </w:tabs>
        <w:ind w:left="567" w:hanging="567"/>
        <w:jc w:val="both"/>
      </w:pPr>
      <w:r w:rsidRPr="004B6C13">
        <w:tab/>
      </w:r>
    </w:p>
    <w:p w14:paraId="3185B8CC" w14:textId="77777777" w:rsidR="004B39EB" w:rsidRPr="004B6C13" w:rsidRDefault="004B39EB" w:rsidP="004B39EB">
      <w:pPr>
        <w:tabs>
          <w:tab w:val="left" w:pos="567"/>
        </w:tabs>
        <w:ind w:left="567" w:hanging="567"/>
        <w:jc w:val="both"/>
      </w:pPr>
      <w:r w:rsidRPr="004B6C13">
        <w:t>Entendimento dos relacionamentos e transações com partes relacionadas da entidade</w:t>
      </w:r>
      <w:r w:rsidRPr="004B6C13">
        <w:tab/>
      </w:r>
    </w:p>
    <w:p w14:paraId="720F28AC" w14:textId="77777777" w:rsidR="004B39EB" w:rsidRPr="004B6C13" w:rsidRDefault="004B39EB" w:rsidP="004B39EB">
      <w:pPr>
        <w:tabs>
          <w:tab w:val="left" w:pos="567"/>
        </w:tabs>
        <w:ind w:left="567" w:hanging="567"/>
        <w:jc w:val="both"/>
      </w:pPr>
    </w:p>
    <w:p w14:paraId="4A984206" w14:textId="77777777" w:rsidR="004B39EB" w:rsidRPr="004B6C13" w:rsidRDefault="004B39EB" w:rsidP="004B39EB">
      <w:pPr>
        <w:tabs>
          <w:tab w:val="left" w:pos="567"/>
        </w:tabs>
        <w:ind w:left="567" w:hanging="567"/>
        <w:jc w:val="both"/>
      </w:pPr>
      <w:r w:rsidRPr="004B6C13">
        <w:t>Discussão entre os membros da equipe de trabalho (ver item 12)</w:t>
      </w:r>
    </w:p>
    <w:p w14:paraId="4E29BD9D" w14:textId="77777777" w:rsidR="004B39EB" w:rsidRPr="004B6C13" w:rsidRDefault="004B39EB" w:rsidP="004B39EB">
      <w:pPr>
        <w:tabs>
          <w:tab w:val="left" w:pos="567"/>
        </w:tabs>
        <w:ind w:left="567" w:hanging="567"/>
        <w:jc w:val="both"/>
      </w:pPr>
    </w:p>
    <w:p w14:paraId="325C1D48" w14:textId="77777777" w:rsidR="004B39EB" w:rsidRPr="004B6C13" w:rsidRDefault="004B39EB" w:rsidP="004B39EB">
      <w:pPr>
        <w:tabs>
          <w:tab w:val="left" w:pos="567"/>
        </w:tabs>
        <w:ind w:left="567" w:hanging="567"/>
        <w:jc w:val="both"/>
      </w:pPr>
      <w:r w:rsidRPr="004B6C13">
        <w:t xml:space="preserve">A9. </w:t>
      </w:r>
      <w:r w:rsidRPr="004B6C13">
        <w:tab/>
        <w:t>Assuntos que podem ser tratados na discussão entre os membros da equipe de trabalho podem incluir:</w:t>
      </w:r>
    </w:p>
    <w:p w14:paraId="12DC268E" w14:textId="77777777" w:rsidR="004B39EB" w:rsidRPr="004B6C13" w:rsidRDefault="004B39EB">
      <w:pPr>
        <w:numPr>
          <w:ilvl w:val="0"/>
          <w:numId w:val="214"/>
        </w:numPr>
        <w:tabs>
          <w:tab w:val="left" w:pos="1134"/>
        </w:tabs>
        <w:spacing w:after="0" w:line="240" w:lineRule="auto"/>
        <w:ind w:left="1134" w:hanging="283"/>
        <w:jc w:val="both"/>
      </w:pPr>
      <w:r w:rsidRPr="004B6C13">
        <w:t>a natureza e extensão dos relacionamentos e transações com partes relacionadas da entidade (usando, por exemplo, a documentação anterior do auditor de partes relacionadas identificadas atualizada depois de cada auditoria);</w:t>
      </w:r>
    </w:p>
    <w:p w14:paraId="22BFCF6F" w14:textId="77777777" w:rsidR="004B39EB" w:rsidRPr="004B6C13" w:rsidRDefault="004B39EB">
      <w:pPr>
        <w:numPr>
          <w:ilvl w:val="0"/>
          <w:numId w:val="214"/>
        </w:numPr>
        <w:tabs>
          <w:tab w:val="left" w:pos="1134"/>
        </w:tabs>
        <w:spacing w:after="0" w:line="240" w:lineRule="auto"/>
        <w:ind w:left="1134" w:hanging="283"/>
        <w:jc w:val="both"/>
      </w:pPr>
      <w:r w:rsidRPr="004B6C13">
        <w:t>uma ênfase sobre a importância de manter ceticismo profissional ao longo de toda a auditoria no que se refere ao potencial para distorção relevante associada a relacionamentos e transações com partes relacionadas;</w:t>
      </w:r>
    </w:p>
    <w:p w14:paraId="3385917E" w14:textId="77777777" w:rsidR="004B39EB" w:rsidRPr="004B6C13" w:rsidRDefault="004B39EB">
      <w:pPr>
        <w:numPr>
          <w:ilvl w:val="0"/>
          <w:numId w:val="214"/>
        </w:numPr>
        <w:tabs>
          <w:tab w:val="left" w:pos="1134"/>
        </w:tabs>
        <w:spacing w:after="0" w:line="240" w:lineRule="auto"/>
        <w:ind w:left="1134" w:hanging="283"/>
        <w:jc w:val="both"/>
      </w:pPr>
      <w:r w:rsidRPr="004B6C13">
        <w:t>as circunstâncias ou condições da entidade que possam indicar a existência de relacionamentos ou transações com partes relacionadas que a administração não identificou ou divulgou ao auditor (por exemplo, estrutura organizacional complexa, uso de entidade de propósito específico para transações fora do balanço ou sistema de informação inadequado);</w:t>
      </w:r>
    </w:p>
    <w:p w14:paraId="262B6325" w14:textId="77777777" w:rsidR="004B39EB" w:rsidRPr="004B6C13" w:rsidRDefault="004B39EB">
      <w:pPr>
        <w:numPr>
          <w:ilvl w:val="0"/>
          <w:numId w:val="214"/>
        </w:numPr>
        <w:tabs>
          <w:tab w:val="left" w:pos="1134"/>
        </w:tabs>
        <w:spacing w:after="0" w:line="240" w:lineRule="auto"/>
        <w:ind w:left="1134" w:hanging="283"/>
        <w:jc w:val="both"/>
      </w:pPr>
      <w:r w:rsidRPr="004B6C13">
        <w:t>os registros ou documentos que possam indicar a existência de relacionamentos ou transações com partes relacionadas;</w:t>
      </w:r>
    </w:p>
    <w:p w14:paraId="69874A25" w14:textId="77777777" w:rsidR="004B39EB" w:rsidRPr="004B6C13" w:rsidRDefault="004B39EB">
      <w:pPr>
        <w:numPr>
          <w:ilvl w:val="0"/>
          <w:numId w:val="214"/>
        </w:numPr>
        <w:tabs>
          <w:tab w:val="left" w:pos="1134"/>
        </w:tabs>
        <w:spacing w:after="0" w:line="240" w:lineRule="auto"/>
        <w:ind w:left="1134" w:hanging="283"/>
        <w:jc w:val="both"/>
      </w:pPr>
      <w:r w:rsidRPr="004B6C13">
        <w:t>a importância que a administração e os responsáveis pela governança dedicam à identificação, contabilização e divulgação apropriada das relações e transações com partes relacionadas (se a estrutura de relatório financeiro aplicável estabelecer exigências para partes relacionadas) e o risco relacionado de que a administração burle os controles relevantes.</w:t>
      </w:r>
    </w:p>
    <w:p w14:paraId="06346721" w14:textId="77777777" w:rsidR="004B39EB" w:rsidRPr="004B6C13" w:rsidRDefault="004B39EB" w:rsidP="004B39EB">
      <w:pPr>
        <w:tabs>
          <w:tab w:val="left" w:pos="567"/>
        </w:tabs>
        <w:ind w:left="567" w:hanging="567"/>
        <w:jc w:val="both"/>
      </w:pPr>
      <w:r w:rsidRPr="004B6C13">
        <w:tab/>
      </w:r>
    </w:p>
    <w:p w14:paraId="23650FDE" w14:textId="77777777" w:rsidR="004B39EB" w:rsidRPr="004B6C13" w:rsidRDefault="004B39EB" w:rsidP="004B39EB">
      <w:pPr>
        <w:tabs>
          <w:tab w:val="left" w:pos="567"/>
        </w:tabs>
        <w:ind w:left="567" w:hanging="567"/>
        <w:jc w:val="both"/>
      </w:pPr>
      <w:r w:rsidRPr="004B6C13">
        <w:t xml:space="preserve">A10. </w:t>
      </w:r>
      <w:r w:rsidRPr="004B6C13">
        <w:tab/>
        <w:t>Além disso, a discussão no contexto de fraude pode incluir a consideração específica de como as partes relacionadas podem estar envolvidas em uma fraude. Por exemplo:</w:t>
      </w:r>
    </w:p>
    <w:p w14:paraId="771E77EF" w14:textId="77777777" w:rsidR="004B39EB" w:rsidRPr="004B6C13" w:rsidRDefault="004B39EB">
      <w:pPr>
        <w:numPr>
          <w:ilvl w:val="0"/>
          <w:numId w:val="214"/>
        </w:numPr>
        <w:tabs>
          <w:tab w:val="left" w:pos="1134"/>
        </w:tabs>
        <w:spacing w:after="0" w:line="240" w:lineRule="auto"/>
        <w:ind w:left="1134" w:hanging="283"/>
        <w:jc w:val="both"/>
      </w:pPr>
      <w:r w:rsidRPr="004B6C13">
        <w:t>como entidades de propósitos específicos controladas pela administração poderiam ser usadas para facilitar a manipulação de resultados;</w:t>
      </w:r>
    </w:p>
    <w:p w14:paraId="66EC062E" w14:textId="77777777" w:rsidR="004B39EB" w:rsidRPr="004B6C13" w:rsidRDefault="004B39EB">
      <w:pPr>
        <w:numPr>
          <w:ilvl w:val="0"/>
          <w:numId w:val="214"/>
        </w:numPr>
        <w:tabs>
          <w:tab w:val="left" w:pos="1134"/>
        </w:tabs>
        <w:spacing w:after="0" w:line="240" w:lineRule="auto"/>
        <w:ind w:left="1134" w:hanging="283"/>
        <w:jc w:val="both"/>
      </w:pPr>
      <w:r w:rsidRPr="004B6C13">
        <w:t>como as transações entre a entidade e um parceiro de negócios de membro-chave da administração poderiam ser estruturadas para facilitar a apropriação indevida de ativos da entidade.</w:t>
      </w:r>
    </w:p>
    <w:p w14:paraId="07B60462" w14:textId="77777777" w:rsidR="004B39EB" w:rsidRPr="004B6C13" w:rsidRDefault="004B39EB" w:rsidP="004B39EB">
      <w:pPr>
        <w:tabs>
          <w:tab w:val="left" w:pos="567"/>
        </w:tabs>
        <w:ind w:left="567" w:hanging="567"/>
        <w:jc w:val="both"/>
      </w:pPr>
      <w:r w:rsidRPr="004B6C13">
        <w:tab/>
      </w:r>
    </w:p>
    <w:p w14:paraId="6CD2C5C4" w14:textId="77777777" w:rsidR="004B39EB" w:rsidRPr="004B6C13" w:rsidRDefault="004B39EB" w:rsidP="004B39EB">
      <w:pPr>
        <w:tabs>
          <w:tab w:val="left" w:pos="567"/>
        </w:tabs>
        <w:ind w:left="567" w:hanging="567"/>
        <w:jc w:val="both"/>
      </w:pPr>
      <w:r w:rsidRPr="004B6C13">
        <w:t>Identificação das partes relacionadas da entidade (ver item 13(a))</w:t>
      </w:r>
    </w:p>
    <w:p w14:paraId="6CF9E9CF" w14:textId="77777777" w:rsidR="004B39EB" w:rsidRPr="004B6C13" w:rsidRDefault="004B39EB" w:rsidP="004B39EB">
      <w:pPr>
        <w:tabs>
          <w:tab w:val="left" w:pos="567"/>
        </w:tabs>
        <w:ind w:left="567" w:hanging="567"/>
        <w:jc w:val="both"/>
      </w:pPr>
    </w:p>
    <w:p w14:paraId="4A8BA2E9" w14:textId="77777777" w:rsidR="004B39EB" w:rsidRPr="004B6C13" w:rsidRDefault="004B39EB" w:rsidP="004B39EB">
      <w:pPr>
        <w:tabs>
          <w:tab w:val="left" w:pos="567"/>
        </w:tabs>
        <w:ind w:left="567" w:hanging="567"/>
        <w:jc w:val="both"/>
      </w:pPr>
      <w:r w:rsidRPr="004B6C13">
        <w:t xml:space="preserve">A11. </w:t>
      </w:r>
      <w:r w:rsidRPr="004B6C13">
        <w:tab/>
        <w:t>Onde a estrutura de relatório financeiro aplicável estabelece exigências para partes relacionadas, é provável que informações relativas à identificação das partes relacionadas da entidade estejam prontamente disponíveis para a administração porque os sistemas de informação da entidade precisam registrar, processar e resumir relacionamentos e transações com partes relacionadas para possibilitar à entidade cumprir as exigências de contabilização e divulgação da estrutura de relatório financeiro.  É provável, portanto, que a administração tenha a lista abrangente das partes relacionadas e mudanças desde o período anterior. Para trabalhos recorrentes, as indagações fornecem uma base de comparação das informações fornecidas pela administração com o registro do auditor de partes relacionadas feito em auditorias anteriores.</w:t>
      </w:r>
    </w:p>
    <w:p w14:paraId="69F59018" w14:textId="77777777" w:rsidR="004B39EB" w:rsidRPr="004B6C13" w:rsidRDefault="004B39EB" w:rsidP="004B39EB">
      <w:pPr>
        <w:tabs>
          <w:tab w:val="left" w:pos="567"/>
        </w:tabs>
        <w:ind w:left="567" w:hanging="567"/>
        <w:jc w:val="both"/>
      </w:pPr>
      <w:r w:rsidRPr="004B6C13">
        <w:tab/>
      </w:r>
    </w:p>
    <w:p w14:paraId="0CA5E58E" w14:textId="77777777" w:rsidR="004B39EB" w:rsidRPr="004B6C13" w:rsidRDefault="004B39EB" w:rsidP="004B39EB">
      <w:pPr>
        <w:tabs>
          <w:tab w:val="left" w:pos="567"/>
        </w:tabs>
        <w:ind w:left="567" w:hanging="567"/>
        <w:jc w:val="both"/>
      </w:pPr>
      <w:r w:rsidRPr="004B6C13">
        <w:t xml:space="preserve">A12. </w:t>
      </w:r>
      <w:r w:rsidRPr="004B6C13">
        <w:tab/>
        <w:t>Contudo, quando a estrutura de relatório financeiro não estabelece exigências para partes relacionadas, a entidade pode não ter sistemas de informação instalados. Sob tais circunstâncias, é possível que a administração não tenha conhecimento da existência de todas as partes relacionadas. Não obstante, a exigência de indagações especificada pelo item 13 ainda se aplica porque a administração pode ter conhecimento de partes que cumpram a definição de partes relacionada exposta nesta Norma. Em tal caso, porém, é provável que as indagações do auditor quanto à identificação das partes relacionadas da entidade sejam parte dos procedimentos de avaliação de risco e atividades relacionadas do auditor executadas em conformidade com a NBC TA 315 para a obtenção de informações referentes a:</w:t>
      </w:r>
    </w:p>
    <w:p w14:paraId="53641D3A" w14:textId="77777777" w:rsidR="004B39EB" w:rsidRPr="004B6C13" w:rsidRDefault="004B39EB">
      <w:pPr>
        <w:numPr>
          <w:ilvl w:val="0"/>
          <w:numId w:val="214"/>
        </w:numPr>
        <w:tabs>
          <w:tab w:val="left" w:pos="1134"/>
        </w:tabs>
        <w:spacing w:after="0" w:line="240" w:lineRule="auto"/>
        <w:ind w:left="1134" w:hanging="283"/>
        <w:jc w:val="both"/>
      </w:pPr>
      <w:r w:rsidRPr="004B6C13">
        <w:t>a estrutura de propriedade e governança da entidade;</w:t>
      </w:r>
    </w:p>
    <w:p w14:paraId="42C20D17" w14:textId="77777777" w:rsidR="004B39EB" w:rsidRPr="004B6C13" w:rsidRDefault="004B39EB">
      <w:pPr>
        <w:numPr>
          <w:ilvl w:val="0"/>
          <w:numId w:val="214"/>
        </w:numPr>
        <w:tabs>
          <w:tab w:val="left" w:pos="1134"/>
        </w:tabs>
        <w:spacing w:after="0" w:line="240" w:lineRule="auto"/>
        <w:ind w:left="1134" w:hanging="283"/>
        <w:jc w:val="both"/>
      </w:pPr>
      <w:r w:rsidRPr="004B6C13">
        <w:t>os tipos de investimento que a entidade está fazendo e planeja fazer; e</w:t>
      </w:r>
    </w:p>
    <w:p w14:paraId="297D0F16" w14:textId="77777777" w:rsidR="004B39EB" w:rsidRPr="004B6C13" w:rsidRDefault="004B39EB">
      <w:pPr>
        <w:numPr>
          <w:ilvl w:val="0"/>
          <w:numId w:val="214"/>
        </w:numPr>
        <w:tabs>
          <w:tab w:val="left" w:pos="1134"/>
        </w:tabs>
        <w:spacing w:after="0" w:line="240" w:lineRule="auto"/>
        <w:ind w:left="1134" w:hanging="283"/>
        <w:jc w:val="both"/>
      </w:pPr>
      <w:r w:rsidRPr="004B6C13">
        <w:t>a maneira como a entidade é estruturada e como ela é financiada.</w:t>
      </w:r>
    </w:p>
    <w:p w14:paraId="3DB88FC4" w14:textId="77777777" w:rsidR="004B39EB" w:rsidRPr="004B6C13" w:rsidRDefault="004B39EB" w:rsidP="004B39EB">
      <w:pPr>
        <w:tabs>
          <w:tab w:val="left" w:pos="567"/>
        </w:tabs>
        <w:ind w:left="567" w:hanging="567"/>
        <w:jc w:val="both"/>
      </w:pPr>
    </w:p>
    <w:p w14:paraId="6C7024B2" w14:textId="77777777" w:rsidR="004B39EB" w:rsidRPr="004B6C13" w:rsidRDefault="004B39EB" w:rsidP="004B39EB">
      <w:pPr>
        <w:tabs>
          <w:tab w:val="left" w:pos="567"/>
        </w:tabs>
        <w:ind w:left="567" w:hanging="567"/>
        <w:jc w:val="both"/>
      </w:pPr>
      <w:r w:rsidRPr="004B6C13">
        <w:tab/>
        <w:t>No caso específico de relacionamentos de controle comum, como é mais provável que a administração tenha conhecimento de tais relacionamentos se elas tiverem importância econômica para a entidade, é provável que as indagações do auditor sejam mais eficazes se elas se concentrarem em determinar se as partes com as quais a entidade se envolve em transações significativas ou compartilha recursos em grau significativo são partes relacionadas.</w:t>
      </w:r>
    </w:p>
    <w:p w14:paraId="253CC058" w14:textId="77777777" w:rsidR="004B39EB" w:rsidRPr="004B6C13" w:rsidRDefault="004B39EB" w:rsidP="004B39EB">
      <w:pPr>
        <w:tabs>
          <w:tab w:val="left" w:pos="567"/>
        </w:tabs>
        <w:ind w:left="567" w:hanging="567"/>
        <w:jc w:val="both"/>
      </w:pPr>
      <w:r w:rsidRPr="004B6C13">
        <w:tab/>
      </w:r>
    </w:p>
    <w:p w14:paraId="26ABB73A" w14:textId="77777777" w:rsidR="004B39EB" w:rsidRPr="004B6C13" w:rsidRDefault="004B39EB" w:rsidP="004B39EB">
      <w:pPr>
        <w:tabs>
          <w:tab w:val="left" w:pos="567"/>
        </w:tabs>
        <w:ind w:left="567" w:hanging="567"/>
        <w:jc w:val="both"/>
      </w:pPr>
      <w:r w:rsidRPr="004B6C13">
        <w:t xml:space="preserve">A13. </w:t>
      </w:r>
      <w:r w:rsidRPr="004B6C13">
        <w:tab/>
        <w:t>No contexto da auditoria de grupo, a NBC TA 600, item 40(c)), requer que a equipe do trabalho de grupo forneça a cada auditor de componente uma lista de partes relacionadas elaborada pela administração do grupo e quaisquer outras partes relacionadas das quais a equipe de trabalho de grupo tenha conhecimento. Quando a entidade é um componente de grupo, esta informação fornece uma base útil para as indagações do auditor junto à administração no que se refere à identidade das partes relacionadas da entidade.</w:t>
      </w:r>
    </w:p>
    <w:p w14:paraId="24A0FBF2" w14:textId="77777777" w:rsidR="004B39EB" w:rsidRPr="004B6C13" w:rsidRDefault="004B39EB" w:rsidP="004B39EB">
      <w:pPr>
        <w:tabs>
          <w:tab w:val="left" w:pos="567"/>
        </w:tabs>
        <w:ind w:left="567" w:hanging="567"/>
        <w:jc w:val="both"/>
      </w:pPr>
      <w:r w:rsidRPr="004B6C13">
        <w:tab/>
      </w:r>
    </w:p>
    <w:p w14:paraId="4EEE3E84" w14:textId="77777777" w:rsidR="004B39EB" w:rsidRPr="004B6C13" w:rsidRDefault="004B39EB" w:rsidP="004B39EB">
      <w:pPr>
        <w:tabs>
          <w:tab w:val="left" w:pos="567"/>
        </w:tabs>
        <w:ind w:left="567" w:hanging="567"/>
        <w:jc w:val="both"/>
      </w:pPr>
      <w:r w:rsidRPr="004B6C13">
        <w:t xml:space="preserve">A14. </w:t>
      </w:r>
      <w:r w:rsidRPr="004B6C13">
        <w:tab/>
        <w:t>O auditor também pode obter algumas informações referentes à identificação das partes relacionadas da entidade por meio de indagações junto à administração durante o processo de aceitação ou continuação do trabalho.</w:t>
      </w:r>
    </w:p>
    <w:p w14:paraId="24E1325C" w14:textId="77777777" w:rsidR="004B39EB" w:rsidRPr="004B6C13" w:rsidRDefault="004B39EB" w:rsidP="004B39EB">
      <w:pPr>
        <w:tabs>
          <w:tab w:val="left" w:pos="567"/>
        </w:tabs>
        <w:ind w:left="567" w:hanging="567"/>
        <w:jc w:val="both"/>
      </w:pPr>
      <w:r w:rsidRPr="004B6C13">
        <w:tab/>
      </w:r>
    </w:p>
    <w:p w14:paraId="6E55B62E" w14:textId="77777777" w:rsidR="004B39EB" w:rsidRPr="004B6C13" w:rsidRDefault="004B39EB" w:rsidP="004B39EB">
      <w:pPr>
        <w:tabs>
          <w:tab w:val="left" w:pos="0"/>
        </w:tabs>
        <w:jc w:val="both"/>
      </w:pPr>
      <w:r w:rsidRPr="004B6C13">
        <w:t>Controles da entidade sobre os relacionamentos e transações com partes relacionadas (ver item 14)</w:t>
      </w:r>
    </w:p>
    <w:p w14:paraId="693AFCD8" w14:textId="77777777" w:rsidR="004B39EB" w:rsidRPr="004B6C13" w:rsidRDefault="004B39EB" w:rsidP="004B39EB">
      <w:pPr>
        <w:tabs>
          <w:tab w:val="left" w:pos="567"/>
        </w:tabs>
        <w:ind w:left="567" w:hanging="567"/>
        <w:jc w:val="both"/>
      </w:pPr>
      <w:r w:rsidRPr="004B6C13">
        <w:tab/>
      </w:r>
    </w:p>
    <w:p w14:paraId="1702C74F" w14:textId="77777777" w:rsidR="004B39EB" w:rsidRPr="004B6C13" w:rsidRDefault="004B39EB" w:rsidP="004B39EB">
      <w:pPr>
        <w:tabs>
          <w:tab w:val="left" w:pos="567"/>
        </w:tabs>
        <w:ind w:left="567" w:hanging="567"/>
        <w:jc w:val="both"/>
      </w:pPr>
      <w:r w:rsidRPr="004B6C13">
        <w:t xml:space="preserve">A15. </w:t>
      </w:r>
      <w:r w:rsidRPr="004B6C13">
        <w:tab/>
        <w:t>Outros dentro da entidade são aqueles que consideramos ser provável que tenham conhecimento dos relacionamentos e transações com partes relacionadas da entidade e dos controles da entidade sobre tais relacionamentos e transações. Podem incluir, na medida em que não façam parte da administração:</w:t>
      </w:r>
    </w:p>
    <w:p w14:paraId="60A4D732" w14:textId="77777777" w:rsidR="004B39EB" w:rsidRPr="004B6C13" w:rsidRDefault="004B39EB">
      <w:pPr>
        <w:numPr>
          <w:ilvl w:val="0"/>
          <w:numId w:val="214"/>
        </w:numPr>
        <w:tabs>
          <w:tab w:val="left" w:pos="1134"/>
        </w:tabs>
        <w:spacing w:after="0" w:line="240" w:lineRule="auto"/>
        <w:ind w:left="1134" w:hanging="283"/>
        <w:jc w:val="both"/>
      </w:pPr>
      <w:r w:rsidRPr="004B6C13">
        <w:t>os responsáveis pela governança;</w:t>
      </w:r>
    </w:p>
    <w:p w14:paraId="2EE08D87" w14:textId="77777777" w:rsidR="004B39EB" w:rsidRPr="004B6C13" w:rsidRDefault="004B39EB">
      <w:pPr>
        <w:numPr>
          <w:ilvl w:val="0"/>
          <w:numId w:val="214"/>
        </w:numPr>
        <w:tabs>
          <w:tab w:val="left" w:pos="1134"/>
        </w:tabs>
        <w:spacing w:after="0" w:line="240" w:lineRule="auto"/>
        <w:ind w:left="1134" w:hanging="283"/>
        <w:jc w:val="both"/>
      </w:pPr>
      <w:r w:rsidRPr="004B6C13">
        <w:t xml:space="preserve">empregados em posição de iniciar, processar ou registrar transações que sejam significativas e fora do curso normal de negócios da entidade, e os que supervisionam ou monitoram tais </w:t>
      </w:r>
      <w:r>
        <w:t>empregado</w:t>
      </w:r>
      <w:r w:rsidRPr="004B6C13">
        <w:t>s;</w:t>
      </w:r>
    </w:p>
    <w:p w14:paraId="77A25140" w14:textId="77777777" w:rsidR="004B39EB" w:rsidRPr="004B6C13" w:rsidRDefault="004B39EB">
      <w:pPr>
        <w:numPr>
          <w:ilvl w:val="0"/>
          <w:numId w:val="214"/>
        </w:numPr>
        <w:tabs>
          <w:tab w:val="left" w:pos="1134"/>
        </w:tabs>
        <w:spacing w:after="0" w:line="240" w:lineRule="auto"/>
        <w:ind w:left="1134" w:hanging="283"/>
        <w:jc w:val="both"/>
      </w:pPr>
      <w:r w:rsidRPr="004B6C13">
        <w:t>auditores internos;</w:t>
      </w:r>
    </w:p>
    <w:p w14:paraId="291402F5" w14:textId="77777777" w:rsidR="004B39EB" w:rsidRPr="004B6C13" w:rsidRDefault="004B39EB">
      <w:pPr>
        <w:numPr>
          <w:ilvl w:val="0"/>
          <w:numId w:val="214"/>
        </w:numPr>
        <w:tabs>
          <w:tab w:val="left" w:pos="1134"/>
        </w:tabs>
        <w:spacing w:after="0" w:line="240" w:lineRule="auto"/>
        <w:ind w:left="1134" w:hanging="283"/>
        <w:jc w:val="both"/>
      </w:pPr>
      <w:r w:rsidRPr="004B6C13">
        <w:t>consultores jurídicos internos; e</w:t>
      </w:r>
    </w:p>
    <w:p w14:paraId="7FC22A78" w14:textId="77777777" w:rsidR="004B39EB" w:rsidRPr="004B6C13" w:rsidRDefault="004B39EB">
      <w:pPr>
        <w:numPr>
          <w:ilvl w:val="0"/>
          <w:numId w:val="214"/>
        </w:numPr>
        <w:tabs>
          <w:tab w:val="left" w:pos="1134"/>
        </w:tabs>
        <w:spacing w:after="0" w:line="240" w:lineRule="auto"/>
        <w:ind w:left="1134" w:hanging="283"/>
        <w:jc w:val="both"/>
      </w:pPr>
      <w:r w:rsidRPr="004B6C13">
        <w:t>o diretor de ética ou pessoa equivalente.</w:t>
      </w:r>
    </w:p>
    <w:p w14:paraId="56E44A02" w14:textId="77777777" w:rsidR="004B39EB" w:rsidRPr="004B6C13" w:rsidRDefault="004B39EB" w:rsidP="004B39EB">
      <w:pPr>
        <w:tabs>
          <w:tab w:val="left" w:pos="567"/>
        </w:tabs>
        <w:ind w:left="567" w:hanging="567"/>
        <w:jc w:val="both"/>
      </w:pPr>
      <w:r w:rsidRPr="004B6C13">
        <w:tab/>
      </w:r>
    </w:p>
    <w:p w14:paraId="0EF817DB" w14:textId="77777777" w:rsidR="004B39EB" w:rsidRPr="004B6C13" w:rsidRDefault="004B39EB" w:rsidP="004B39EB">
      <w:pPr>
        <w:tabs>
          <w:tab w:val="left" w:pos="567"/>
        </w:tabs>
        <w:ind w:left="567" w:hanging="567"/>
        <w:jc w:val="both"/>
      </w:pPr>
      <w:r w:rsidRPr="004B6C13">
        <w:t xml:space="preserve">A16. </w:t>
      </w:r>
      <w:r w:rsidRPr="004B6C13">
        <w:tab/>
        <w:t>A auditoria é conduzida sobre a premissa de que a administração e, quando apropriado, os responsáveis pela governança, têm conhecimento e entendimento de que eles têm responsabilidade pela elaboração das demonstrações contábeis em conformidade com a estrutura de relatório financeiro aplicável, incluindo quando relevante a apresentação adequada, assim como responsabilidade pelo controle interno que a administração e, quando apropriado, aqueles responsáveis pela governança entendem como necessário para propiciar a elaboração de demonstrações contábeis que estejam livres de distorção relevante, decorrentes de fraude ou erro (NBC TA 200, item A2). Portanto, quando tal estrutura estabelece exigências para partes relacionadas, a elaboração de demonstrações contábeis requer da administração, com a supervisão geral dos responsáveis pela governança, que ela planeje, implemente e mantenha controles adequados sobre relacionamentos e transações com partes relacionadas, de modo que essas transações e relacionamentos sejam identificados, adequadamente contabilizados e divulgados em conformidade com a estrutura de relatório financeiro aplicável. No seu papel de supervisão geral, os responsáveis pela governança monitoraram como a administração está cumprindo a sua responsabilidade por tais controles. Independentemente de quaisquer exigências para partes relacionadas que a estrutura possa estabelecer, os responsáveis pela governança podem, na função de supervisão geral, obter informações da administração para capacitá-los a entender a natureza e a justificativa comercial dos relacionamentos e transações com as partes relacionadas da entidade.</w:t>
      </w:r>
    </w:p>
    <w:p w14:paraId="5EB7D9F7" w14:textId="77777777" w:rsidR="004B39EB" w:rsidRPr="004B6C13" w:rsidRDefault="004B39EB" w:rsidP="004B39EB">
      <w:pPr>
        <w:tabs>
          <w:tab w:val="left" w:pos="567"/>
        </w:tabs>
        <w:ind w:left="567" w:hanging="567"/>
        <w:jc w:val="both"/>
      </w:pPr>
      <w:r w:rsidRPr="004B6C13">
        <w:tab/>
      </w:r>
    </w:p>
    <w:p w14:paraId="4E31B56B" w14:textId="77777777" w:rsidR="004B39EB" w:rsidRPr="004B6C13" w:rsidRDefault="004B39EB" w:rsidP="004B39EB">
      <w:pPr>
        <w:tabs>
          <w:tab w:val="left" w:pos="567"/>
        </w:tabs>
        <w:ind w:left="567" w:hanging="567"/>
        <w:jc w:val="both"/>
      </w:pPr>
      <w:r w:rsidRPr="004B6C13">
        <w:t xml:space="preserve">A17. </w:t>
      </w:r>
      <w:r w:rsidRPr="004B6C13">
        <w:tab/>
        <w:t>Ao cumprir o requisito da NBC TA 315, item 14, de obtenção de entendimento do ambiente de controle, o auditor pode considerar características do ambiente de controle relevantes para mitigar os riscos de distorção relevante associados aos relacionamentos e transações com partes relacionadas, tais como:</w:t>
      </w:r>
    </w:p>
    <w:p w14:paraId="640997CB" w14:textId="77777777" w:rsidR="004B39EB" w:rsidRPr="004B6C13" w:rsidRDefault="004B39EB">
      <w:pPr>
        <w:numPr>
          <w:ilvl w:val="0"/>
          <w:numId w:val="214"/>
        </w:numPr>
        <w:tabs>
          <w:tab w:val="left" w:pos="1134"/>
        </w:tabs>
        <w:spacing w:after="0" w:line="240" w:lineRule="auto"/>
        <w:ind w:left="1134" w:hanging="283"/>
        <w:jc w:val="both"/>
      </w:pPr>
      <w:r w:rsidRPr="004B6C13">
        <w:t>código interno</w:t>
      </w:r>
      <w:r w:rsidRPr="004B6C13" w:rsidDel="006B51B7">
        <w:t xml:space="preserve"> </w:t>
      </w:r>
      <w:r w:rsidRPr="004B6C13">
        <w:t>de ética, adequadamente comunicado aos empregados da entidade e efetivamente observados, que determinem as circunstâncias nas quais a entidade pode realizar tipos específicos de transações com partes relacionadas;</w:t>
      </w:r>
    </w:p>
    <w:p w14:paraId="5F11435A" w14:textId="77777777" w:rsidR="004B39EB" w:rsidRPr="004B6C13" w:rsidRDefault="004B39EB">
      <w:pPr>
        <w:numPr>
          <w:ilvl w:val="0"/>
          <w:numId w:val="214"/>
        </w:numPr>
        <w:tabs>
          <w:tab w:val="left" w:pos="1134"/>
        </w:tabs>
        <w:spacing w:after="0" w:line="240" w:lineRule="auto"/>
        <w:ind w:left="1134" w:hanging="283"/>
        <w:jc w:val="both"/>
      </w:pPr>
      <w:r w:rsidRPr="004B6C13">
        <w:t>políticas e procedimentos para divulgação transparente e tempestiva dos interesses que a administração e os responsáveis pela governança têm em transações com partes relacionadas;</w:t>
      </w:r>
      <w:r w:rsidRPr="004B6C13">
        <w:tab/>
      </w:r>
    </w:p>
    <w:p w14:paraId="3451B028" w14:textId="77777777" w:rsidR="004B39EB" w:rsidRPr="004B6C13" w:rsidRDefault="004B39EB">
      <w:pPr>
        <w:numPr>
          <w:ilvl w:val="0"/>
          <w:numId w:val="214"/>
        </w:numPr>
        <w:tabs>
          <w:tab w:val="left" w:pos="1134"/>
        </w:tabs>
        <w:spacing w:after="0" w:line="240" w:lineRule="auto"/>
        <w:ind w:left="1134" w:hanging="283"/>
        <w:jc w:val="both"/>
      </w:pPr>
      <w:r w:rsidRPr="004B6C13">
        <w:t>atribuição de responsabilidade na entidade para a identificação, registro, resumo e divulgação de transações com partes relacionadas;</w:t>
      </w:r>
    </w:p>
    <w:p w14:paraId="3CDFCDEA" w14:textId="77777777" w:rsidR="004B39EB" w:rsidRPr="004B6C13" w:rsidRDefault="004B39EB">
      <w:pPr>
        <w:numPr>
          <w:ilvl w:val="0"/>
          <w:numId w:val="214"/>
        </w:numPr>
        <w:tabs>
          <w:tab w:val="left" w:pos="1134"/>
        </w:tabs>
        <w:spacing w:after="0" w:line="240" w:lineRule="auto"/>
        <w:ind w:left="1134" w:hanging="283"/>
        <w:jc w:val="both"/>
      </w:pPr>
      <w:r w:rsidRPr="004B6C13">
        <w:t>divulgação tempestiva e discussão entre a administração e os responsáveis pela governança de transações significativas com partes relacionadas, fora do curso normal de negócios, incluindo determinar se os responsáveis pela governança questionaram de forma apropriada a razão ou a racionalidade, em termos de negócio, de tais transações (por exemplo, buscando aconselhamento junto a consultores profissionais externos);</w:t>
      </w:r>
    </w:p>
    <w:p w14:paraId="70EB6C9C" w14:textId="77777777" w:rsidR="004B39EB" w:rsidRPr="004B6C13" w:rsidRDefault="004B39EB">
      <w:pPr>
        <w:numPr>
          <w:ilvl w:val="0"/>
          <w:numId w:val="214"/>
        </w:numPr>
        <w:tabs>
          <w:tab w:val="left" w:pos="1134"/>
        </w:tabs>
        <w:spacing w:after="0" w:line="240" w:lineRule="auto"/>
        <w:ind w:left="1134" w:hanging="283"/>
        <w:jc w:val="both"/>
      </w:pPr>
      <w:r w:rsidRPr="004B6C13">
        <w:t>diretrizes claras para a aprovação de transações com partes relacionadas que envolvam conflitos de interesses reais ou percebidos, tais como aprovação por subcomitê dos responsáveis pela governança composto de indivíduos independentes da administração;</w:t>
      </w:r>
    </w:p>
    <w:p w14:paraId="12B29E60" w14:textId="77777777" w:rsidR="004B39EB" w:rsidRPr="004B6C13" w:rsidRDefault="004B39EB">
      <w:pPr>
        <w:numPr>
          <w:ilvl w:val="0"/>
          <w:numId w:val="214"/>
        </w:numPr>
        <w:tabs>
          <w:tab w:val="left" w:pos="1134"/>
        </w:tabs>
        <w:spacing w:after="0" w:line="240" w:lineRule="auto"/>
        <w:ind w:left="1134" w:hanging="283"/>
        <w:jc w:val="both"/>
      </w:pPr>
      <w:r w:rsidRPr="004B6C13">
        <w:t>revisões periódicas por auditores internos, quando aplicável;</w:t>
      </w:r>
    </w:p>
    <w:p w14:paraId="69728C88" w14:textId="77777777" w:rsidR="004B39EB" w:rsidRPr="004B6C13" w:rsidRDefault="004B39EB">
      <w:pPr>
        <w:numPr>
          <w:ilvl w:val="0"/>
          <w:numId w:val="214"/>
        </w:numPr>
        <w:tabs>
          <w:tab w:val="left" w:pos="1134"/>
        </w:tabs>
        <w:spacing w:after="0" w:line="240" w:lineRule="auto"/>
        <w:ind w:left="1134" w:hanging="283"/>
        <w:jc w:val="both"/>
      </w:pPr>
      <w:r w:rsidRPr="004B6C13">
        <w:t>ação proativa tomada pela administração para solucionar problemas de divulgação de partes relacionadas, como buscar aconselhamento junto ao auditor ou a consultores jurídicos externos;</w:t>
      </w:r>
    </w:p>
    <w:p w14:paraId="6A863E6E" w14:textId="77777777" w:rsidR="004B39EB" w:rsidRPr="004B6C13" w:rsidRDefault="004B39EB">
      <w:pPr>
        <w:numPr>
          <w:ilvl w:val="0"/>
          <w:numId w:val="214"/>
        </w:numPr>
        <w:tabs>
          <w:tab w:val="left" w:pos="1134"/>
        </w:tabs>
        <w:spacing w:after="0" w:line="240" w:lineRule="auto"/>
        <w:ind w:left="1134" w:hanging="283"/>
        <w:jc w:val="both"/>
      </w:pPr>
      <w:r w:rsidRPr="004B6C13">
        <w:t>a existência de políticas e procedimentos para denúncia, quando aplicável.</w:t>
      </w:r>
    </w:p>
    <w:p w14:paraId="3B15F9EC" w14:textId="77777777" w:rsidR="004B39EB" w:rsidRPr="004B6C13" w:rsidRDefault="004B39EB" w:rsidP="004B39EB">
      <w:pPr>
        <w:tabs>
          <w:tab w:val="left" w:pos="567"/>
        </w:tabs>
        <w:ind w:left="567" w:hanging="567"/>
        <w:jc w:val="both"/>
      </w:pPr>
      <w:r w:rsidRPr="004B6C13">
        <w:tab/>
      </w:r>
    </w:p>
    <w:p w14:paraId="5521A528" w14:textId="77777777" w:rsidR="004B39EB" w:rsidRPr="004B6C13" w:rsidRDefault="004B39EB" w:rsidP="004B39EB">
      <w:pPr>
        <w:tabs>
          <w:tab w:val="left" w:pos="567"/>
        </w:tabs>
        <w:ind w:left="567" w:hanging="567"/>
        <w:jc w:val="both"/>
      </w:pPr>
      <w:r w:rsidRPr="004B6C13">
        <w:t xml:space="preserve">A18. </w:t>
      </w:r>
      <w:r w:rsidRPr="004B6C13">
        <w:tab/>
        <w:t>Os controles sobre relacionamentos e transações com partes relacionadas em algumas entidades podem ser deficientes ou inexistentes por várias razões, como:</w:t>
      </w:r>
    </w:p>
    <w:p w14:paraId="06C9C1E2" w14:textId="77777777" w:rsidR="004B39EB" w:rsidRPr="004B6C13" w:rsidRDefault="004B39EB">
      <w:pPr>
        <w:numPr>
          <w:ilvl w:val="0"/>
          <w:numId w:val="214"/>
        </w:numPr>
        <w:tabs>
          <w:tab w:val="left" w:pos="1134"/>
        </w:tabs>
        <w:spacing w:after="0" w:line="240" w:lineRule="auto"/>
        <w:ind w:left="1134" w:hanging="283"/>
        <w:jc w:val="both"/>
      </w:pPr>
      <w:r w:rsidRPr="004B6C13">
        <w:t>pouca importância dedicada pela administração à identificação e divulgação de relacionamentos e transações com partes relacionadas;</w:t>
      </w:r>
    </w:p>
    <w:p w14:paraId="051FA01F" w14:textId="77777777" w:rsidR="004B39EB" w:rsidRPr="004B6C13" w:rsidRDefault="004B39EB">
      <w:pPr>
        <w:numPr>
          <w:ilvl w:val="0"/>
          <w:numId w:val="214"/>
        </w:numPr>
        <w:tabs>
          <w:tab w:val="left" w:pos="1134"/>
        </w:tabs>
        <w:spacing w:after="0" w:line="240" w:lineRule="auto"/>
        <w:ind w:left="1134" w:hanging="283"/>
        <w:jc w:val="both"/>
      </w:pPr>
      <w:r w:rsidRPr="004B6C13">
        <w:t>falta de apropriada supervisão geral dos responsáveis pela governança;</w:t>
      </w:r>
    </w:p>
    <w:p w14:paraId="294E6E66" w14:textId="77777777" w:rsidR="004B39EB" w:rsidRPr="004B6C13" w:rsidRDefault="004B39EB">
      <w:pPr>
        <w:numPr>
          <w:ilvl w:val="0"/>
          <w:numId w:val="214"/>
        </w:numPr>
        <w:tabs>
          <w:tab w:val="left" w:pos="1134"/>
        </w:tabs>
        <w:spacing w:after="0" w:line="240" w:lineRule="auto"/>
        <w:ind w:left="1134" w:hanging="283"/>
        <w:jc w:val="both"/>
      </w:pPr>
      <w:r w:rsidRPr="004B6C13">
        <w:t>desconsideração intencional por tais controles porque a divulgações de partes relacionadas podem revelar informações que a administração considera sensíveis, por exemplo, a existência de transações envolvendo parentes de pessoas da administração;</w:t>
      </w:r>
    </w:p>
    <w:p w14:paraId="40EE0E2E" w14:textId="77777777" w:rsidR="004B39EB" w:rsidRPr="004B6C13" w:rsidRDefault="004B39EB">
      <w:pPr>
        <w:numPr>
          <w:ilvl w:val="0"/>
          <w:numId w:val="214"/>
        </w:numPr>
        <w:tabs>
          <w:tab w:val="left" w:pos="1134"/>
        </w:tabs>
        <w:spacing w:after="0" w:line="240" w:lineRule="auto"/>
        <w:ind w:left="1134" w:hanging="283"/>
        <w:jc w:val="both"/>
      </w:pPr>
      <w:r w:rsidRPr="004B6C13">
        <w:t>entendimento insuficiente por parte da administração das exigências para partes relacionadas da estrutura de relatório financeiro aplicável;</w:t>
      </w:r>
    </w:p>
    <w:p w14:paraId="07A2CD5C" w14:textId="77777777" w:rsidR="004B39EB" w:rsidRPr="004B6C13" w:rsidRDefault="004B39EB">
      <w:pPr>
        <w:numPr>
          <w:ilvl w:val="0"/>
          <w:numId w:val="214"/>
        </w:numPr>
        <w:tabs>
          <w:tab w:val="left" w:pos="1134"/>
        </w:tabs>
        <w:spacing w:after="0" w:line="240" w:lineRule="auto"/>
        <w:ind w:left="1134" w:hanging="283"/>
        <w:jc w:val="both"/>
      </w:pPr>
      <w:r w:rsidRPr="004B6C13">
        <w:t>ausência de exigências de divulgação sob a estrutura de relatório financeiro aplicável.</w:t>
      </w:r>
    </w:p>
    <w:p w14:paraId="0BAD0350" w14:textId="77777777" w:rsidR="004B39EB" w:rsidRPr="004B6C13" w:rsidRDefault="004B39EB" w:rsidP="004B39EB">
      <w:pPr>
        <w:tabs>
          <w:tab w:val="left" w:pos="567"/>
        </w:tabs>
        <w:ind w:left="567" w:hanging="567"/>
        <w:jc w:val="both"/>
      </w:pPr>
      <w:r w:rsidRPr="004B6C13">
        <w:tab/>
      </w:r>
    </w:p>
    <w:p w14:paraId="0764D315" w14:textId="77777777" w:rsidR="004B39EB" w:rsidRPr="004B6C13" w:rsidRDefault="004B39EB" w:rsidP="004B39EB">
      <w:pPr>
        <w:tabs>
          <w:tab w:val="left" w:pos="567"/>
        </w:tabs>
        <w:ind w:left="567" w:hanging="567"/>
        <w:jc w:val="both"/>
      </w:pPr>
      <w:r w:rsidRPr="004B6C13">
        <w:tab/>
        <w:t>Onde tais controles são ineficazes ou inexistentes, o auditor pode não ter condição de obter evidência de auditoria apropriada e suficiente a respeito de relacionamentos e transações com partes relacionadas. Sendo este o caso, o auditor, em conformidade com a NBC TA 705 – Modificações na Opinião do Auditor Independente, consideraria as implicações para a auditoria, inclusive para a opinião no seu relatório.</w:t>
      </w:r>
    </w:p>
    <w:p w14:paraId="420276E3" w14:textId="77777777" w:rsidR="004B39EB" w:rsidRPr="004B6C13" w:rsidRDefault="004B39EB" w:rsidP="004B39EB">
      <w:pPr>
        <w:tabs>
          <w:tab w:val="left" w:pos="567"/>
        </w:tabs>
        <w:ind w:left="567" w:hanging="567"/>
        <w:jc w:val="both"/>
      </w:pPr>
      <w:r w:rsidRPr="004B6C13">
        <w:tab/>
      </w:r>
    </w:p>
    <w:p w14:paraId="7397CD62" w14:textId="77777777" w:rsidR="004B39EB" w:rsidRPr="004B6C13" w:rsidRDefault="004B39EB" w:rsidP="004B39EB">
      <w:pPr>
        <w:tabs>
          <w:tab w:val="left" w:pos="567"/>
        </w:tabs>
        <w:ind w:left="567" w:hanging="567"/>
        <w:jc w:val="both"/>
      </w:pPr>
      <w:r w:rsidRPr="004B6C13">
        <w:t xml:space="preserve">A19. </w:t>
      </w:r>
      <w:r w:rsidRPr="004B6C13">
        <w:tab/>
        <w:t>Informações contábeis fraudulentas muitas vezes envolvem o ato de burlar controles que, sob outros aspectos, podem parecer estar operando com efetividade (NBC TA 240, itens 31 e A4). O risco de que a administração burle os controles é mais elevado se a administração tiver relacionamentos que envolvam controle ou influência significativa junto a partes com as quais a entidade faz negócios porque os relacionamentos podem possibilitar à administração maiores incentivos e oportunidades para perpetração de fraude. Por exemplo, os interesses financeiros da administração em certas partes relacionadas podem fornecer incentivos para que a administração burle os controles (a) dirigindo a entidade, contra os seus interesses, ao concluir transações em benefícios dessas partes, ou (b) entrando em conluio com tais partes ou controlando seus atos. Exemplos de possível fraude incluem:</w:t>
      </w:r>
    </w:p>
    <w:p w14:paraId="21AF3086" w14:textId="77777777" w:rsidR="004B39EB" w:rsidRPr="004B6C13" w:rsidRDefault="004B39EB">
      <w:pPr>
        <w:numPr>
          <w:ilvl w:val="0"/>
          <w:numId w:val="214"/>
        </w:numPr>
        <w:tabs>
          <w:tab w:val="left" w:pos="1134"/>
        </w:tabs>
        <w:spacing w:after="0" w:line="240" w:lineRule="auto"/>
        <w:ind w:left="1134" w:hanging="283"/>
        <w:jc w:val="both"/>
      </w:pPr>
      <w:r w:rsidRPr="004B6C13">
        <w:t>criar termos fictícios de transações com partes relacionadas, que se destinem a representar erroneamente a racionalidade em termos de negócio dessas transações;</w:t>
      </w:r>
    </w:p>
    <w:p w14:paraId="58E54B56" w14:textId="77777777" w:rsidR="004B39EB" w:rsidRPr="004B6C13" w:rsidRDefault="004B39EB">
      <w:pPr>
        <w:numPr>
          <w:ilvl w:val="0"/>
          <w:numId w:val="214"/>
        </w:numPr>
        <w:tabs>
          <w:tab w:val="left" w:pos="1134"/>
        </w:tabs>
        <w:spacing w:after="0" w:line="240" w:lineRule="auto"/>
        <w:ind w:left="1134" w:hanging="283"/>
        <w:jc w:val="both"/>
      </w:pPr>
      <w:r w:rsidRPr="004B6C13">
        <w:t>organizar fraudulentamente a transferência de ativos de ou para a administração em quantias significativamente acima ou abaixo do valor de mercado;</w:t>
      </w:r>
    </w:p>
    <w:p w14:paraId="6F880718" w14:textId="77777777" w:rsidR="004B39EB" w:rsidRPr="004B6C13" w:rsidRDefault="004B39EB">
      <w:pPr>
        <w:numPr>
          <w:ilvl w:val="0"/>
          <w:numId w:val="214"/>
        </w:numPr>
        <w:tabs>
          <w:tab w:val="left" w:pos="1134"/>
        </w:tabs>
        <w:spacing w:after="0" w:line="240" w:lineRule="auto"/>
        <w:ind w:left="1134" w:hanging="283"/>
        <w:jc w:val="both"/>
      </w:pPr>
      <w:r w:rsidRPr="004B6C13">
        <w:t>envolver-se em transações complexas com partes relacionadas, tais como entidades de propósitos específicos, estruturadas para representar erroneamente a posição patrimonial e financeira ou o desempenho das operações da entidade.</w:t>
      </w:r>
    </w:p>
    <w:p w14:paraId="5085104A" w14:textId="77777777" w:rsidR="004B39EB" w:rsidRPr="004B6C13" w:rsidRDefault="004B39EB" w:rsidP="004B39EB">
      <w:pPr>
        <w:tabs>
          <w:tab w:val="left" w:pos="567"/>
        </w:tabs>
        <w:ind w:left="567" w:hanging="567"/>
        <w:jc w:val="both"/>
      </w:pPr>
      <w:r w:rsidRPr="004B6C13">
        <w:tab/>
      </w:r>
    </w:p>
    <w:p w14:paraId="1BCEC85E" w14:textId="77777777" w:rsidR="004B39EB" w:rsidRPr="004B6C13" w:rsidRDefault="004B39EB" w:rsidP="004B39EB">
      <w:pPr>
        <w:tabs>
          <w:tab w:val="left" w:pos="567"/>
        </w:tabs>
        <w:ind w:left="567" w:hanging="567"/>
        <w:jc w:val="both"/>
      </w:pPr>
      <w:r w:rsidRPr="004B6C13">
        <w:t xml:space="preserve">Considerações específicas para entidade de pequeno porte </w:t>
      </w:r>
    </w:p>
    <w:p w14:paraId="66E97DB0" w14:textId="77777777" w:rsidR="004B39EB" w:rsidRPr="004B6C13" w:rsidRDefault="004B39EB" w:rsidP="004B39EB">
      <w:pPr>
        <w:tabs>
          <w:tab w:val="left" w:pos="567"/>
        </w:tabs>
        <w:ind w:left="567" w:hanging="567"/>
        <w:jc w:val="both"/>
      </w:pPr>
      <w:r w:rsidRPr="004B6C13">
        <w:tab/>
      </w:r>
    </w:p>
    <w:p w14:paraId="2687A3FA" w14:textId="77777777" w:rsidR="004B39EB" w:rsidRPr="004B6C13" w:rsidRDefault="004B39EB" w:rsidP="004B39EB">
      <w:pPr>
        <w:tabs>
          <w:tab w:val="left" w:pos="567"/>
        </w:tabs>
        <w:ind w:left="567" w:hanging="567"/>
        <w:jc w:val="both"/>
      </w:pPr>
      <w:r w:rsidRPr="004B6C13">
        <w:t xml:space="preserve">A20. </w:t>
      </w:r>
      <w:r w:rsidRPr="004B6C13">
        <w:tab/>
        <w:t>É provável que as atividades de controle em entidade de pequeno porte possam não ter nenhum processo documentado para lidar com relacionamentos e transações com partes relacionadas. Um administrador-proprietário pode mitigar alguns dos riscos decorrentes de transações com partes relacionadas, ou aumentar potencialmente esses riscos, por meio de envolvimento ativo em todos os aspectos principais das transações. Para tais entidades, o auditor pode obter entendimento dos relacionamentos e transações com partes relacionadas e quaisquer controles que possam existir acima destes, por meio de indagação junto à administração, combinada com outros procedimentos, tais como observação das atividades de supervisão geral e revisão da administração, e inspeção da documentação relevante disponível.</w:t>
      </w:r>
    </w:p>
    <w:p w14:paraId="3CAA7BE5" w14:textId="77777777" w:rsidR="004B39EB" w:rsidRPr="004B6C13" w:rsidRDefault="004B39EB" w:rsidP="004B39EB">
      <w:pPr>
        <w:tabs>
          <w:tab w:val="left" w:pos="567"/>
        </w:tabs>
        <w:ind w:left="567" w:hanging="567"/>
        <w:jc w:val="both"/>
      </w:pPr>
      <w:r w:rsidRPr="004B6C13">
        <w:tab/>
      </w:r>
    </w:p>
    <w:p w14:paraId="735FE45E" w14:textId="77777777" w:rsidR="004B39EB" w:rsidRPr="004B6C13" w:rsidRDefault="004B39EB" w:rsidP="004B39EB">
      <w:pPr>
        <w:tabs>
          <w:tab w:val="left" w:pos="567"/>
        </w:tabs>
        <w:ind w:left="567" w:hanging="567"/>
        <w:jc w:val="both"/>
      </w:pPr>
      <w:r w:rsidRPr="004B6C13">
        <w:t>Autorização e aprovação de transações e acordos significativos (ver item 14(b))</w:t>
      </w:r>
    </w:p>
    <w:p w14:paraId="40C8E4BB" w14:textId="77777777" w:rsidR="004B39EB" w:rsidRPr="004B6C13" w:rsidRDefault="004B39EB" w:rsidP="004B39EB">
      <w:pPr>
        <w:tabs>
          <w:tab w:val="left" w:pos="567"/>
        </w:tabs>
        <w:ind w:left="567" w:hanging="567"/>
        <w:jc w:val="both"/>
      </w:pPr>
    </w:p>
    <w:p w14:paraId="75FBBA10" w14:textId="77777777" w:rsidR="004B39EB" w:rsidRPr="004B6C13" w:rsidRDefault="004B39EB" w:rsidP="004B39EB">
      <w:pPr>
        <w:tabs>
          <w:tab w:val="left" w:pos="567"/>
        </w:tabs>
        <w:ind w:left="567" w:hanging="567"/>
        <w:jc w:val="both"/>
      </w:pPr>
      <w:r w:rsidRPr="004B6C13">
        <w:t xml:space="preserve">A21. </w:t>
      </w:r>
      <w:r w:rsidRPr="004B6C13">
        <w:tab/>
        <w:t>A autorização envolve a concessão de permissão para um individuo com a autoridade apropriada (administração, responsável pela governança ou acionistas/quotistas da entidade) para que a entidade realize transações específicas em conformidade com critérios predeterminados, de julgamento ou não. A aprovação envolve a aceitação por essas partes de que as transações que a entidade realizou satisfizeram os critérios com base nos quais foi concedida a autorização. Exemplos de controle que a entidade pode ter estabelecido para autorizar e aprovar transações e acordos significativos com partes relacionadas ou transações e acordos significativos fora do curso normal de negócios incluem:</w:t>
      </w:r>
    </w:p>
    <w:p w14:paraId="551DF9BD" w14:textId="77777777" w:rsidR="004B39EB" w:rsidRPr="004B6C13" w:rsidRDefault="004B39EB">
      <w:pPr>
        <w:numPr>
          <w:ilvl w:val="0"/>
          <w:numId w:val="214"/>
        </w:numPr>
        <w:tabs>
          <w:tab w:val="left" w:pos="1134"/>
        </w:tabs>
        <w:spacing w:after="0" w:line="240" w:lineRule="auto"/>
        <w:ind w:left="1134" w:hanging="283"/>
        <w:jc w:val="both"/>
      </w:pPr>
      <w:r w:rsidRPr="004B6C13">
        <w:t>controles de monitoramento para identificar tais transações e acordos para autorização e aprovação;</w:t>
      </w:r>
      <w:r w:rsidRPr="004B6C13">
        <w:tab/>
      </w:r>
    </w:p>
    <w:p w14:paraId="7A02A04C" w14:textId="77777777" w:rsidR="004B39EB" w:rsidRPr="004B6C13" w:rsidRDefault="004B39EB">
      <w:pPr>
        <w:numPr>
          <w:ilvl w:val="0"/>
          <w:numId w:val="214"/>
        </w:numPr>
        <w:tabs>
          <w:tab w:val="left" w:pos="1134"/>
        </w:tabs>
        <w:spacing w:after="0" w:line="240" w:lineRule="auto"/>
        <w:ind w:left="1134" w:hanging="283"/>
        <w:jc w:val="both"/>
      </w:pPr>
      <w:r w:rsidRPr="004B6C13">
        <w:t>aprovação dos termos e condições das transações e acordos pela administração, responsáveis pela governança ou, quando aplicável, acionistas/quotistas.</w:t>
      </w:r>
      <w:r w:rsidRPr="004B6C13">
        <w:tab/>
      </w:r>
    </w:p>
    <w:p w14:paraId="51CC7F3E" w14:textId="77777777" w:rsidR="004B39EB" w:rsidRPr="004B6C13" w:rsidRDefault="004B39EB" w:rsidP="004B39EB">
      <w:pPr>
        <w:tabs>
          <w:tab w:val="left" w:pos="567"/>
        </w:tabs>
        <w:ind w:left="567" w:hanging="567"/>
        <w:jc w:val="both"/>
      </w:pPr>
    </w:p>
    <w:p w14:paraId="2D3A3C46" w14:textId="77777777" w:rsidR="004B39EB" w:rsidRPr="004B6C13" w:rsidRDefault="004B39EB" w:rsidP="004B39EB">
      <w:pPr>
        <w:tabs>
          <w:tab w:val="left" w:pos="567"/>
        </w:tabs>
        <w:ind w:left="567" w:hanging="567"/>
        <w:jc w:val="both"/>
      </w:pPr>
      <w:r w:rsidRPr="004B6C13">
        <w:t>Atenção com informações sobre partes relacionadas ao examinar registros ou documentos</w:t>
      </w:r>
    </w:p>
    <w:p w14:paraId="2E271F99" w14:textId="77777777" w:rsidR="004B39EB" w:rsidRPr="004B6C13" w:rsidRDefault="004B39EB" w:rsidP="004B39EB">
      <w:pPr>
        <w:tabs>
          <w:tab w:val="left" w:pos="567"/>
        </w:tabs>
        <w:ind w:left="567" w:hanging="567"/>
        <w:jc w:val="both"/>
      </w:pPr>
    </w:p>
    <w:p w14:paraId="2DF40614" w14:textId="77777777" w:rsidR="004B39EB" w:rsidRPr="004B6C13" w:rsidRDefault="004B39EB" w:rsidP="004B39EB">
      <w:pPr>
        <w:tabs>
          <w:tab w:val="left" w:pos="567"/>
        </w:tabs>
        <w:ind w:left="567" w:hanging="567"/>
        <w:jc w:val="both"/>
      </w:pPr>
      <w:r w:rsidRPr="004B6C13">
        <w:t>Registros ou documentos que o auditor pode inspecionar (ver item 15)</w:t>
      </w:r>
    </w:p>
    <w:p w14:paraId="0599EA69" w14:textId="77777777" w:rsidR="004B39EB" w:rsidRPr="004B6C13" w:rsidRDefault="004B39EB" w:rsidP="004B39EB">
      <w:pPr>
        <w:tabs>
          <w:tab w:val="left" w:pos="567"/>
        </w:tabs>
        <w:ind w:left="567" w:hanging="567"/>
        <w:jc w:val="both"/>
      </w:pPr>
      <w:r w:rsidRPr="004B6C13">
        <w:tab/>
      </w:r>
    </w:p>
    <w:p w14:paraId="7CC27A02" w14:textId="77777777" w:rsidR="004B39EB" w:rsidRPr="004B6C13" w:rsidRDefault="004B39EB" w:rsidP="004B39EB">
      <w:pPr>
        <w:tabs>
          <w:tab w:val="left" w:pos="567"/>
        </w:tabs>
        <w:ind w:left="567" w:hanging="567"/>
        <w:jc w:val="both"/>
      </w:pPr>
      <w:r w:rsidRPr="004B6C13">
        <w:t xml:space="preserve">A22. </w:t>
      </w:r>
      <w:r w:rsidRPr="004B6C13">
        <w:tab/>
        <w:t>Durante a auditoria, o auditor pode inspecionar registros ou documentos que possam fornecer informações sobre relacionamentos e transações com partes relacionadas, por exemplo:</w:t>
      </w:r>
    </w:p>
    <w:p w14:paraId="4BCFA3F3" w14:textId="77777777" w:rsidR="004B39EB" w:rsidRPr="004B6C13" w:rsidRDefault="004B39EB">
      <w:pPr>
        <w:numPr>
          <w:ilvl w:val="0"/>
          <w:numId w:val="214"/>
        </w:numPr>
        <w:tabs>
          <w:tab w:val="left" w:pos="1134"/>
        </w:tabs>
        <w:spacing w:after="0" w:line="240" w:lineRule="auto"/>
        <w:ind w:left="1134" w:hanging="283"/>
        <w:jc w:val="both"/>
      </w:pPr>
      <w:r w:rsidRPr="004B6C13">
        <w:t>confirmações de terceiros obtidas pelo auditor (além de confirmações bancárias e dos advogados);</w:t>
      </w:r>
    </w:p>
    <w:p w14:paraId="77D1799D" w14:textId="77777777" w:rsidR="004B39EB" w:rsidRPr="004B6C13" w:rsidRDefault="004B39EB">
      <w:pPr>
        <w:numPr>
          <w:ilvl w:val="0"/>
          <w:numId w:val="214"/>
        </w:numPr>
        <w:tabs>
          <w:tab w:val="left" w:pos="1134"/>
        </w:tabs>
        <w:spacing w:after="0" w:line="240" w:lineRule="auto"/>
        <w:ind w:left="1134" w:hanging="283"/>
        <w:jc w:val="both"/>
      </w:pPr>
      <w:r w:rsidRPr="004B6C13">
        <w:t>declarações de imposto de renda da entidade;</w:t>
      </w:r>
    </w:p>
    <w:p w14:paraId="3A338228" w14:textId="77777777" w:rsidR="004B39EB" w:rsidRPr="004B6C13" w:rsidRDefault="004B39EB">
      <w:pPr>
        <w:numPr>
          <w:ilvl w:val="0"/>
          <w:numId w:val="214"/>
        </w:numPr>
        <w:tabs>
          <w:tab w:val="left" w:pos="1134"/>
        </w:tabs>
        <w:spacing w:after="0" w:line="240" w:lineRule="auto"/>
        <w:ind w:left="1134" w:hanging="283"/>
        <w:jc w:val="both"/>
      </w:pPr>
      <w:r w:rsidRPr="004B6C13">
        <w:t>informações fornecidas pela entidade às autoridades reguladoras;</w:t>
      </w:r>
    </w:p>
    <w:p w14:paraId="651517C3" w14:textId="77777777" w:rsidR="004B39EB" w:rsidRPr="004B6C13" w:rsidRDefault="004B39EB">
      <w:pPr>
        <w:numPr>
          <w:ilvl w:val="0"/>
          <w:numId w:val="214"/>
        </w:numPr>
        <w:tabs>
          <w:tab w:val="left" w:pos="1134"/>
        </w:tabs>
        <w:spacing w:after="0" w:line="240" w:lineRule="auto"/>
        <w:ind w:left="1134" w:hanging="283"/>
        <w:jc w:val="both"/>
      </w:pPr>
      <w:r w:rsidRPr="004B6C13">
        <w:t>registros de acionistas/quotistas para identificação dos principais acionistas/quotistas da entidade;</w:t>
      </w:r>
    </w:p>
    <w:p w14:paraId="753D8EDF" w14:textId="77777777" w:rsidR="004B39EB" w:rsidRPr="004B6C13" w:rsidRDefault="004B39EB">
      <w:pPr>
        <w:numPr>
          <w:ilvl w:val="0"/>
          <w:numId w:val="214"/>
        </w:numPr>
        <w:tabs>
          <w:tab w:val="left" w:pos="1134"/>
        </w:tabs>
        <w:spacing w:after="0" w:line="240" w:lineRule="auto"/>
        <w:ind w:left="1134" w:hanging="283"/>
        <w:jc w:val="both"/>
      </w:pPr>
      <w:r w:rsidRPr="004B6C13">
        <w:t>declarações de conflitos de interesse da administração e dos responsáveis pela governança;</w:t>
      </w:r>
    </w:p>
    <w:p w14:paraId="559EE497" w14:textId="77777777" w:rsidR="004B39EB" w:rsidRPr="004B6C13" w:rsidRDefault="004B39EB">
      <w:pPr>
        <w:numPr>
          <w:ilvl w:val="0"/>
          <w:numId w:val="214"/>
        </w:numPr>
        <w:tabs>
          <w:tab w:val="left" w:pos="1134"/>
        </w:tabs>
        <w:spacing w:after="0" w:line="240" w:lineRule="auto"/>
        <w:ind w:left="1134" w:hanging="283"/>
        <w:jc w:val="both"/>
      </w:pPr>
      <w:r w:rsidRPr="004B6C13">
        <w:t>registros dos investimentos da entidade e dos de seus planos de pensão;</w:t>
      </w:r>
    </w:p>
    <w:p w14:paraId="4BB45E21" w14:textId="77777777" w:rsidR="004B39EB" w:rsidRPr="004B6C13" w:rsidRDefault="004B39EB">
      <w:pPr>
        <w:numPr>
          <w:ilvl w:val="0"/>
          <w:numId w:val="214"/>
        </w:numPr>
        <w:tabs>
          <w:tab w:val="left" w:pos="1134"/>
        </w:tabs>
        <w:spacing w:after="0" w:line="240" w:lineRule="auto"/>
        <w:ind w:left="1134" w:hanging="283"/>
        <w:jc w:val="both"/>
      </w:pPr>
      <w:r w:rsidRPr="004B6C13">
        <w:t>contratos e acordos com a administração-chave e com os responsáveis pela governança;</w:t>
      </w:r>
    </w:p>
    <w:p w14:paraId="618BF9B1" w14:textId="77777777" w:rsidR="004B39EB" w:rsidRPr="004B6C13" w:rsidRDefault="004B39EB">
      <w:pPr>
        <w:numPr>
          <w:ilvl w:val="0"/>
          <w:numId w:val="214"/>
        </w:numPr>
        <w:tabs>
          <w:tab w:val="left" w:pos="1134"/>
        </w:tabs>
        <w:spacing w:after="0" w:line="240" w:lineRule="auto"/>
        <w:ind w:left="1134" w:hanging="283"/>
        <w:jc w:val="both"/>
      </w:pPr>
      <w:r w:rsidRPr="004B6C13">
        <w:t>contratos e acordos significativos fora do curso normal de negócios da entidade;</w:t>
      </w:r>
    </w:p>
    <w:p w14:paraId="51F6F61C" w14:textId="77777777" w:rsidR="004B39EB" w:rsidRPr="004B6C13" w:rsidRDefault="004B39EB">
      <w:pPr>
        <w:numPr>
          <w:ilvl w:val="0"/>
          <w:numId w:val="214"/>
        </w:numPr>
        <w:tabs>
          <w:tab w:val="left" w:pos="1134"/>
        </w:tabs>
        <w:spacing w:after="0" w:line="240" w:lineRule="auto"/>
        <w:ind w:left="1134" w:hanging="283"/>
        <w:jc w:val="both"/>
      </w:pPr>
      <w:r w:rsidRPr="004B6C13">
        <w:t>faturas específicas e correspondência dos consultores profissionais da entidade;</w:t>
      </w:r>
    </w:p>
    <w:p w14:paraId="0A4C5EDA" w14:textId="77777777" w:rsidR="004B39EB" w:rsidRPr="004B6C13" w:rsidRDefault="004B39EB">
      <w:pPr>
        <w:numPr>
          <w:ilvl w:val="0"/>
          <w:numId w:val="214"/>
        </w:numPr>
        <w:tabs>
          <w:tab w:val="left" w:pos="1134"/>
        </w:tabs>
        <w:spacing w:after="0" w:line="240" w:lineRule="auto"/>
        <w:ind w:left="1134" w:hanging="283"/>
        <w:jc w:val="both"/>
      </w:pPr>
      <w:r w:rsidRPr="004B6C13">
        <w:t>apólices de seguro de vida adquiridas pela entidade;</w:t>
      </w:r>
    </w:p>
    <w:p w14:paraId="2EDF7A08" w14:textId="77777777" w:rsidR="004B39EB" w:rsidRPr="004B6C13" w:rsidRDefault="004B39EB">
      <w:pPr>
        <w:numPr>
          <w:ilvl w:val="0"/>
          <w:numId w:val="214"/>
        </w:numPr>
        <w:tabs>
          <w:tab w:val="left" w:pos="1134"/>
        </w:tabs>
        <w:spacing w:after="0" w:line="240" w:lineRule="auto"/>
        <w:ind w:left="1134" w:hanging="283"/>
        <w:jc w:val="both"/>
      </w:pPr>
      <w:r w:rsidRPr="004B6C13">
        <w:t>contratos importantes renegociados pela entidade durante o período;</w:t>
      </w:r>
    </w:p>
    <w:p w14:paraId="4E595E85" w14:textId="77777777" w:rsidR="004B39EB" w:rsidRPr="004B6C13" w:rsidRDefault="004B39EB">
      <w:pPr>
        <w:numPr>
          <w:ilvl w:val="0"/>
          <w:numId w:val="214"/>
        </w:numPr>
        <w:tabs>
          <w:tab w:val="left" w:pos="1134"/>
        </w:tabs>
        <w:spacing w:after="0" w:line="240" w:lineRule="auto"/>
        <w:ind w:left="1134" w:hanging="283"/>
        <w:jc w:val="both"/>
      </w:pPr>
      <w:r w:rsidRPr="004B6C13">
        <w:t>relatórios de auditores internos;</w:t>
      </w:r>
    </w:p>
    <w:p w14:paraId="558BF772" w14:textId="77777777" w:rsidR="004B39EB" w:rsidRPr="004B6C13" w:rsidRDefault="004B39EB">
      <w:pPr>
        <w:numPr>
          <w:ilvl w:val="0"/>
          <w:numId w:val="214"/>
        </w:numPr>
        <w:tabs>
          <w:tab w:val="left" w:pos="1134"/>
        </w:tabs>
        <w:spacing w:after="0" w:line="240" w:lineRule="auto"/>
        <w:ind w:left="1134" w:hanging="283"/>
        <w:jc w:val="both"/>
      </w:pPr>
      <w:r w:rsidRPr="004B6C13">
        <w:t>documentos associados aos arquivamentos da entidade junto a um órgão regulador de títulos mobiliários (por exemplo, prospectos).</w:t>
      </w:r>
    </w:p>
    <w:p w14:paraId="75A0B62A" w14:textId="77777777" w:rsidR="004B39EB" w:rsidRPr="004B6C13" w:rsidRDefault="004B39EB" w:rsidP="004B39EB">
      <w:pPr>
        <w:tabs>
          <w:tab w:val="left" w:pos="567"/>
        </w:tabs>
        <w:ind w:left="567" w:hanging="567"/>
        <w:jc w:val="both"/>
      </w:pPr>
      <w:r w:rsidRPr="004B6C13">
        <w:tab/>
      </w:r>
    </w:p>
    <w:p w14:paraId="31795CB9" w14:textId="77777777" w:rsidR="004B39EB" w:rsidRPr="004B6C13" w:rsidRDefault="004B39EB" w:rsidP="004B39EB">
      <w:pPr>
        <w:tabs>
          <w:tab w:val="left" w:pos="0"/>
        </w:tabs>
        <w:jc w:val="both"/>
      </w:pPr>
      <w:r w:rsidRPr="004B6C13">
        <w:t>Acordos que possam indicar a existência de relacionamentos e transações com partes relacionadas não identificadas anteriormente</w:t>
      </w:r>
    </w:p>
    <w:p w14:paraId="17E6FB9A" w14:textId="77777777" w:rsidR="004B39EB" w:rsidRPr="004B6C13" w:rsidRDefault="004B39EB" w:rsidP="004B39EB">
      <w:pPr>
        <w:tabs>
          <w:tab w:val="left" w:pos="567"/>
        </w:tabs>
        <w:ind w:left="567" w:hanging="567"/>
        <w:jc w:val="both"/>
      </w:pPr>
      <w:r w:rsidRPr="004B6C13">
        <w:tab/>
      </w:r>
    </w:p>
    <w:p w14:paraId="134F06FC" w14:textId="77777777" w:rsidR="004B39EB" w:rsidRPr="004B6C13" w:rsidRDefault="004B39EB" w:rsidP="004B39EB">
      <w:pPr>
        <w:tabs>
          <w:tab w:val="left" w:pos="567"/>
        </w:tabs>
        <w:ind w:left="567" w:hanging="567"/>
        <w:jc w:val="both"/>
      </w:pPr>
      <w:r w:rsidRPr="004B6C13">
        <w:t xml:space="preserve">A23. </w:t>
      </w:r>
      <w:r w:rsidRPr="004B6C13">
        <w:tab/>
        <w:t xml:space="preserve">Um acordo envolve uma negociação formal ou informal entre a entidade e uma ou mais partes para fins como: </w:t>
      </w:r>
    </w:p>
    <w:p w14:paraId="59CBA253" w14:textId="77777777" w:rsidR="004B39EB" w:rsidRPr="004B6C13" w:rsidRDefault="004B39EB">
      <w:pPr>
        <w:numPr>
          <w:ilvl w:val="0"/>
          <w:numId w:val="214"/>
        </w:numPr>
        <w:tabs>
          <w:tab w:val="left" w:pos="1134"/>
        </w:tabs>
        <w:spacing w:after="0" w:line="240" w:lineRule="auto"/>
        <w:ind w:left="1134" w:hanging="283"/>
        <w:jc w:val="both"/>
      </w:pPr>
      <w:r w:rsidRPr="004B6C13">
        <w:t>estabelecimento de relação de negócios por meio de veículos ou estruturas adequadas;</w:t>
      </w:r>
    </w:p>
    <w:p w14:paraId="741F2D81" w14:textId="77777777" w:rsidR="004B39EB" w:rsidRPr="004B6C13" w:rsidRDefault="004B39EB">
      <w:pPr>
        <w:numPr>
          <w:ilvl w:val="0"/>
          <w:numId w:val="214"/>
        </w:numPr>
        <w:tabs>
          <w:tab w:val="left" w:pos="1134"/>
        </w:tabs>
        <w:spacing w:after="0" w:line="240" w:lineRule="auto"/>
        <w:ind w:left="1134" w:hanging="283"/>
        <w:jc w:val="both"/>
      </w:pPr>
      <w:r w:rsidRPr="004B6C13">
        <w:t>condução de certos tipos de transações sob termos e condições específicas;</w:t>
      </w:r>
    </w:p>
    <w:p w14:paraId="6B21A885" w14:textId="77777777" w:rsidR="004B39EB" w:rsidRPr="004B6C13" w:rsidRDefault="004B39EB">
      <w:pPr>
        <w:numPr>
          <w:ilvl w:val="0"/>
          <w:numId w:val="214"/>
        </w:numPr>
        <w:tabs>
          <w:tab w:val="left" w:pos="1134"/>
        </w:tabs>
        <w:spacing w:after="0" w:line="240" w:lineRule="auto"/>
        <w:ind w:left="1134" w:hanging="283"/>
        <w:jc w:val="both"/>
      </w:pPr>
      <w:r w:rsidRPr="004B6C13">
        <w:t>fornecimento de serviços designados ou apoio financeiro.</w:t>
      </w:r>
    </w:p>
    <w:p w14:paraId="054ADD7F" w14:textId="77777777" w:rsidR="004B39EB" w:rsidRPr="004B6C13" w:rsidRDefault="004B39EB" w:rsidP="004B39EB">
      <w:pPr>
        <w:tabs>
          <w:tab w:val="left" w:pos="567"/>
        </w:tabs>
        <w:ind w:left="567" w:hanging="567"/>
        <w:jc w:val="both"/>
      </w:pPr>
      <w:r w:rsidRPr="004B6C13">
        <w:tab/>
      </w:r>
    </w:p>
    <w:p w14:paraId="24200943" w14:textId="77777777" w:rsidR="004B39EB" w:rsidRPr="004B6C13" w:rsidRDefault="004B39EB" w:rsidP="004B39EB">
      <w:pPr>
        <w:tabs>
          <w:tab w:val="left" w:pos="567"/>
        </w:tabs>
        <w:ind w:left="567" w:hanging="567"/>
        <w:jc w:val="both"/>
      </w:pPr>
      <w:r w:rsidRPr="004B6C13">
        <w:tab/>
        <w:t>Exemplos de acordos que podem indicar a existência de relacionamentos ou transações com partes relacionadas que a administração não tenha anteriormente identificado ou divulgado para o auditor podem incluir:</w:t>
      </w:r>
      <w:r w:rsidRPr="004B6C13">
        <w:tab/>
      </w:r>
    </w:p>
    <w:p w14:paraId="7C1004AF" w14:textId="77777777" w:rsidR="004B39EB" w:rsidRPr="004B6C13" w:rsidRDefault="004B39EB">
      <w:pPr>
        <w:numPr>
          <w:ilvl w:val="0"/>
          <w:numId w:val="214"/>
        </w:numPr>
        <w:tabs>
          <w:tab w:val="left" w:pos="1134"/>
        </w:tabs>
        <w:spacing w:after="0" w:line="240" w:lineRule="auto"/>
        <w:ind w:left="1134" w:hanging="283"/>
        <w:jc w:val="both"/>
      </w:pPr>
      <w:r w:rsidRPr="004B6C13">
        <w:t>participação em parcerias com outras partes;</w:t>
      </w:r>
      <w:r w:rsidRPr="004B6C13">
        <w:tab/>
      </w:r>
    </w:p>
    <w:p w14:paraId="0D90BA5E" w14:textId="77777777" w:rsidR="004B39EB" w:rsidRPr="004B6C13" w:rsidRDefault="004B39EB">
      <w:pPr>
        <w:numPr>
          <w:ilvl w:val="0"/>
          <w:numId w:val="214"/>
        </w:numPr>
        <w:tabs>
          <w:tab w:val="left" w:pos="1134"/>
        </w:tabs>
        <w:spacing w:after="0" w:line="240" w:lineRule="auto"/>
        <w:ind w:left="1134" w:hanging="283"/>
        <w:jc w:val="both"/>
      </w:pPr>
      <w:r w:rsidRPr="004B6C13">
        <w:t xml:space="preserve">acordos para o fornecimento de serviços para certas partes sob termos e condições fora do curso normal de negócios da entidade. </w:t>
      </w:r>
    </w:p>
    <w:p w14:paraId="044A6751" w14:textId="77777777" w:rsidR="004B39EB" w:rsidRPr="004B6C13" w:rsidRDefault="004B39EB">
      <w:pPr>
        <w:numPr>
          <w:ilvl w:val="0"/>
          <w:numId w:val="214"/>
        </w:numPr>
        <w:tabs>
          <w:tab w:val="left" w:pos="1134"/>
        </w:tabs>
        <w:spacing w:after="0" w:line="240" w:lineRule="auto"/>
        <w:ind w:left="1134" w:hanging="283"/>
        <w:jc w:val="both"/>
      </w:pPr>
      <w:r w:rsidRPr="004B6C13">
        <w:t>garantias e relacionamentos como garantidor</w:t>
      </w:r>
    </w:p>
    <w:p w14:paraId="356A469F" w14:textId="77777777" w:rsidR="004B39EB" w:rsidRPr="004B6C13" w:rsidRDefault="004B39EB" w:rsidP="004B39EB">
      <w:pPr>
        <w:tabs>
          <w:tab w:val="left" w:pos="567"/>
        </w:tabs>
        <w:ind w:left="567" w:hanging="567"/>
        <w:jc w:val="both"/>
      </w:pPr>
    </w:p>
    <w:p w14:paraId="49242471" w14:textId="77777777" w:rsidR="004B39EB" w:rsidRPr="004B6C13" w:rsidRDefault="004B39EB" w:rsidP="004B39EB">
      <w:pPr>
        <w:tabs>
          <w:tab w:val="left" w:pos="567"/>
        </w:tabs>
        <w:ind w:left="567" w:hanging="567"/>
        <w:jc w:val="both"/>
      </w:pPr>
      <w:r w:rsidRPr="004B6C13">
        <w:t>Identificação de transações significativas fora do curso normal de negócios (ver item 16)</w:t>
      </w:r>
    </w:p>
    <w:p w14:paraId="0A96E55C" w14:textId="77777777" w:rsidR="004B39EB" w:rsidRPr="004B6C13" w:rsidRDefault="004B39EB" w:rsidP="004B39EB">
      <w:pPr>
        <w:tabs>
          <w:tab w:val="left" w:pos="567"/>
        </w:tabs>
        <w:ind w:left="567" w:hanging="567"/>
        <w:jc w:val="both"/>
      </w:pPr>
      <w:r w:rsidRPr="004B6C13">
        <w:tab/>
      </w:r>
    </w:p>
    <w:p w14:paraId="59E9B9E3" w14:textId="77777777" w:rsidR="004B39EB" w:rsidRPr="004B6C13" w:rsidRDefault="004B39EB" w:rsidP="004B39EB">
      <w:pPr>
        <w:tabs>
          <w:tab w:val="left" w:pos="567"/>
        </w:tabs>
        <w:ind w:left="567" w:hanging="567"/>
        <w:jc w:val="both"/>
      </w:pPr>
      <w:r w:rsidRPr="004B6C13">
        <w:t xml:space="preserve">A24. </w:t>
      </w:r>
      <w:r w:rsidRPr="004B6C13">
        <w:tab/>
        <w:t>A obtenção de informações adicionais sobre transações significativas fora do curso normal de negócios da entidade capacita o auditor a avaliar se estão presentes fatores de risco de fraude e, quando a estrutura de relatório financeiro aplicável estabelece exigências para partes relacionadas, identificar os riscos de distorção relevante.</w:t>
      </w:r>
    </w:p>
    <w:p w14:paraId="768D0D88" w14:textId="77777777" w:rsidR="004B39EB" w:rsidRPr="004B6C13" w:rsidRDefault="004B39EB" w:rsidP="004B39EB">
      <w:pPr>
        <w:tabs>
          <w:tab w:val="left" w:pos="567"/>
        </w:tabs>
        <w:ind w:left="567" w:hanging="567"/>
        <w:jc w:val="both"/>
      </w:pPr>
      <w:r w:rsidRPr="004B6C13">
        <w:tab/>
      </w:r>
    </w:p>
    <w:p w14:paraId="1C4D12F8" w14:textId="77777777" w:rsidR="004B39EB" w:rsidRPr="004B6C13" w:rsidRDefault="004B39EB" w:rsidP="004B39EB">
      <w:pPr>
        <w:tabs>
          <w:tab w:val="left" w:pos="567"/>
        </w:tabs>
        <w:ind w:left="567" w:hanging="567"/>
        <w:jc w:val="both"/>
      </w:pPr>
      <w:r w:rsidRPr="004B6C13">
        <w:t xml:space="preserve">A25. </w:t>
      </w:r>
      <w:r w:rsidRPr="004B6C13">
        <w:tab/>
        <w:t>Exemplos de transações fora do curso normal de negócios da entidade podem incluir:</w:t>
      </w:r>
    </w:p>
    <w:p w14:paraId="53DD719C" w14:textId="77777777" w:rsidR="004B39EB" w:rsidRPr="004B6C13" w:rsidRDefault="004B39EB" w:rsidP="004B39EB">
      <w:pPr>
        <w:tabs>
          <w:tab w:val="left" w:pos="567"/>
        </w:tabs>
        <w:ind w:left="567" w:hanging="567"/>
        <w:jc w:val="both"/>
      </w:pPr>
      <w:r w:rsidRPr="004B6C13">
        <w:tab/>
        <w:t>transações de capital complexas, tais como reestruturações ou aquisições corporativas;</w:t>
      </w:r>
    </w:p>
    <w:p w14:paraId="715C4C61" w14:textId="77777777" w:rsidR="004B39EB" w:rsidRPr="004B6C13" w:rsidRDefault="004B39EB">
      <w:pPr>
        <w:numPr>
          <w:ilvl w:val="0"/>
          <w:numId w:val="214"/>
        </w:numPr>
        <w:tabs>
          <w:tab w:val="left" w:pos="1134"/>
        </w:tabs>
        <w:spacing w:after="0" w:line="240" w:lineRule="auto"/>
        <w:ind w:left="1134" w:hanging="283"/>
        <w:jc w:val="both"/>
      </w:pPr>
      <w:r w:rsidRPr="004B6C13">
        <w:t>transações com entidades fora do país (</w:t>
      </w:r>
      <w:r w:rsidRPr="004B6C13">
        <w:rPr>
          <w:i/>
        </w:rPr>
        <w:t>offshores</w:t>
      </w:r>
      <w:r w:rsidRPr="004B6C13">
        <w:t>) em jurisdições com leis corporativas fracas;</w:t>
      </w:r>
    </w:p>
    <w:p w14:paraId="7CEB15DA" w14:textId="77777777" w:rsidR="004B39EB" w:rsidRPr="004B6C13" w:rsidRDefault="004B39EB">
      <w:pPr>
        <w:numPr>
          <w:ilvl w:val="0"/>
          <w:numId w:val="214"/>
        </w:numPr>
        <w:tabs>
          <w:tab w:val="left" w:pos="1134"/>
        </w:tabs>
        <w:spacing w:after="0" w:line="240" w:lineRule="auto"/>
        <w:ind w:left="1134" w:hanging="283"/>
        <w:jc w:val="both"/>
      </w:pPr>
      <w:r w:rsidRPr="004B6C13">
        <w:t>arrendamento de instalações ou a prestação de serviços de administração pela entidade para outra entidade sem o pagamento de contraprestação;</w:t>
      </w:r>
    </w:p>
    <w:p w14:paraId="61B24CB2" w14:textId="77777777" w:rsidR="004B39EB" w:rsidRPr="004B6C13" w:rsidRDefault="004B39EB">
      <w:pPr>
        <w:numPr>
          <w:ilvl w:val="0"/>
          <w:numId w:val="214"/>
        </w:numPr>
        <w:tabs>
          <w:tab w:val="left" w:pos="1134"/>
        </w:tabs>
        <w:spacing w:after="0" w:line="240" w:lineRule="auto"/>
        <w:ind w:left="1134" w:hanging="283"/>
        <w:jc w:val="both"/>
      </w:pPr>
      <w:r w:rsidRPr="004B6C13">
        <w:t>transações de venda com descontos ou devoluções atipicamente grandes;</w:t>
      </w:r>
    </w:p>
    <w:p w14:paraId="1035364A" w14:textId="77777777" w:rsidR="004B39EB" w:rsidRPr="004B6C13" w:rsidRDefault="004B39EB">
      <w:pPr>
        <w:numPr>
          <w:ilvl w:val="0"/>
          <w:numId w:val="214"/>
        </w:numPr>
        <w:tabs>
          <w:tab w:val="left" w:pos="1134"/>
        </w:tabs>
        <w:spacing w:after="0" w:line="240" w:lineRule="auto"/>
        <w:ind w:left="1134" w:hanging="283"/>
        <w:jc w:val="both"/>
      </w:pPr>
      <w:r w:rsidRPr="004B6C13">
        <w:t>transações com acordos circulares, por exemplo, vendas com compromisso de recompra;</w:t>
      </w:r>
    </w:p>
    <w:p w14:paraId="64705E64" w14:textId="77777777" w:rsidR="004B39EB" w:rsidRPr="004B6C13" w:rsidRDefault="004B39EB">
      <w:pPr>
        <w:numPr>
          <w:ilvl w:val="0"/>
          <w:numId w:val="214"/>
        </w:numPr>
        <w:tabs>
          <w:tab w:val="left" w:pos="1134"/>
        </w:tabs>
        <w:spacing w:after="0" w:line="240" w:lineRule="auto"/>
        <w:ind w:left="1134" w:hanging="283"/>
        <w:jc w:val="both"/>
      </w:pPr>
      <w:r w:rsidRPr="004B6C13">
        <w:t>transações sob contratos cujos termos são modificados antes da data de vencimento.</w:t>
      </w:r>
    </w:p>
    <w:p w14:paraId="45E2144B" w14:textId="77777777" w:rsidR="004B39EB" w:rsidRPr="004B6C13" w:rsidRDefault="004B39EB" w:rsidP="004B39EB">
      <w:pPr>
        <w:tabs>
          <w:tab w:val="left" w:pos="567"/>
        </w:tabs>
        <w:ind w:left="567" w:hanging="567"/>
        <w:jc w:val="both"/>
      </w:pPr>
      <w:r w:rsidRPr="004B6C13">
        <w:tab/>
      </w:r>
    </w:p>
    <w:p w14:paraId="0D3165A7" w14:textId="77777777" w:rsidR="004B39EB" w:rsidRPr="004B6C13" w:rsidRDefault="004B39EB" w:rsidP="004B39EB">
      <w:pPr>
        <w:tabs>
          <w:tab w:val="left" w:pos="0"/>
        </w:tabs>
        <w:jc w:val="both"/>
      </w:pPr>
      <w:r w:rsidRPr="004B6C13">
        <w:t>Entendimento da natureza de transações significativas fora do curso normal de negócios (ver item 16(a))</w:t>
      </w:r>
    </w:p>
    <w:p w14:paraId="3B157A6E" w14:textId="77777777" w:rsidR="004B39EB" w:rsidRPr="004B6C13" w:rsidRDefault="004B39EB" w:rsidP="004B39EB">
      <w:pPr>
        <w:tabs>
          <w:tab w:val="left" w:pos="567"/>
        </w:tabs>
        <w:ind w:left="567" w:hanging="567"/>
        <w:jc w:val="both"/>
      </w:pPr>
      <w:r w:rsidRPr="004B6C13">
        <w:tab/>
      </w:r>
    </w:p>
    <w:p w14:paraId="4206A1BB" w14:textId="77777777" w:rsidR="004B39EB" w:rsidRPr="004B6C13" w:rsidRDefault="004B39EB" w:rsidP="004B39EB">
      <w:pPr>
        <w:tabs>
          <w:tab w:val="left" w:pos="567"/>
        </w:tabs>
        <w:ind w:left="567" w:hanging="567"/>
        <w:jc w:val="both"/>
      </w:pPr>
      <w:r w:rsidRPr="004B6C13">
        <w:t xml:space="preserve">A26. </w:t>
      </w:r>
      <w:r w:rsidRPr="004B6C13">
        <w:tab/>
        <w:t>A indagação quanto à natureza das transações significativas fora do curso normal de negócios da entidade envolve a obtenção de entendimento da razão de negócio, das transações e os termos e condições sob os quais estas foram realizadas.</w:t>
      </w:r>
    </w:p>
    <w:p w14:paraId="13775F9F" w14:textId="77777777" w:rsidR="004B39EB" w:rsidRPr="004B6C13" w:rsidRDefault="004B39EB" w:rsidP="004B39EB">
      <w:pPr>
        <w:tabs>
          <w:tab w:val="left" w:pos="567"/>
        </w:tabs>
        <w:ind w:left="567" w:hanging="567"/>
        <w:jc w:val="both"/>
      </w:pPr>
      <w:r w:rsidRPr="004B6C13">
        <w:tab/>
      </w:r>
    </w:p>
    <w:p w14:paraId="659C24AF" w14:textId="77777777" w:rsidR="004B39EB" w:rsidRPr="004B6C13" w:rsidRDefault="004B39EB" w:rsidP="004B39EB">
      <w:pPr>
        <w:tabs>
          <w:tab w:val="left" w:pos="567"/>
        </w:tabs>
        <w:ind w:left="567" w:hanging="567"/>
        <w:jc w:val="both"/>
      </w:pPr>
      <w:r w:rsidRPr="004B6C13">
        <w:t>Indagação quanto à possibilidade de envolvimento de partes relacionadas (ver item 16(b))</w:t>
      </w:r>
    </w:p>
    <w:p w14:paraId="32384A2E" w14:textId="77777777" w:rsidR="004B39EB" w:rsidRPr="004B6C13" w:rsidRDefault="004B39EB" w:rsidP="004B39EB">
      <w:pPr>
        <w:tabs>
          <w:tab w:val="left" w:pos="567"/>
        </w:tabs>
        <w:ind w:left="567" w:hanging="567"/>
        <w:jc w:val="both"/>
      </w:pPr>
    </w:p>
    <w:p w14:paraId="3482A32C" w14:textId="77777777" w:rsidR="004B39EB" w:rsidRPr="004B6C13" w:rsidRDefault="004B39EB" w:rsidP="004B39EB">
      <w:pPr>
        <w:tabs>
          <w:tab w:val="left" w:pos="567"/>
        </w:tabs>
        <w:ind w:left="567" w:hanging="567"/>
        <w:jc w:val="both"/>
      </w:pPr>
      <w:r w:rsidRPr="004B6C13">
        <w:t xml:space="preserve">A27. </w:t>
      </w:r>
      <w:r w:rsidRPr="004B6C13">
        <w:tab/>
        <w:t>Uma parte relacionada poderia estar envolvida em transação significativa fora do curso normal de negócios da entidade não apenas influenciando diretamente a transação na condição de parte na transação, mas também indiretamente, por meio de intermediário. Tal influência pode indicar a presença de um fator de risco de fraude.</w:t>
      </w:r>
    </w:p>
    <w:p w14:paraId="12BAAE5F" w14:textId="77777777" w:rsidR="004B39EB" w:rsidRPr="004B6C13" w:rsidRDefault="004B39EB" w:rsidP="004B39EB">
      <w:pPr>
        <w:tabs>
          <w:tab w:val="left" w:pos="567"/>
        </w:tabs>
        <w:ind w:left="567" w:hanging="567"/>
        <w:jc w:val="both"/>
      </w:pPr>
      <w:r w:rsidRPr="004B6C13">
        <w:tab/>
      </w:r>
    </w:p>
    <w:p w14:paraId="1EC02EC2" w14:textId="77777777" w:rsidR="004B39EB" w:rsidRPr="004B6C13" w:rsidRDefault="004B39EB" w:rsidP="004B39EB">
      <w:pPr>
        <w:tabs>
          <w:tab w:val="left" w:pos="0"/>
        </w:tabs>
        <w:jc w:val="both"/>
      </w:pPr>
      <w:r w:rsidRPr="004B6C13">
        <w:t>Compartilhamento de informações sobre partes relacionadas com a equipe de trabalho (ver item 17)</w:t>
      </w:r>
    </w:p>
    <w:p w14:paraId="4DCE7D73" w14:textId="77777777" w:rsidR="004B39EB" w:rsidRPr="004B6C13" w:rsidRDefault="004B39EB" w:rsidP="004B39EB">
      <w:pPr>
        <w:tabs>
          <w:tab w:val="left" w:pos="567"/>
        </w:tabs>
        <w:ind w:left="567" w:hanging="567"/>
        <w:jc w:val="both"/>
      </w:pPr>
      <w:r w:rsidRPr="004B6C13">
        <w:tab/>
      </w:r>
    </w:p>
    <w:p w14:paraId="05AF8EBB" w14:textId="77777777" w:rsidR="004B39EB" w:rsidRPr="004B6C13" w:rsidRDefault="004B39EB" w:rsidP="004B39EB">
      <w:pPr>
        <w:tabs>
          <w:tab w:val="left" w:pos="567"/>
        </w:tabs>
        <w:ind w:left="567" w:hanging="567"/>
        <w:jc w:val="both"/>
      </w:pPr>
      <w:r w:rsidRPr="004B6C13">
        <w:t xml:space="preserve">A28. </w:t>
      </w:r>
      <w:r w:rsidRPr="004B6C13">
        <w:tab/>
        <w:t>Informações relevantes sobre partes relacionadas que podem ser compartilhadas entre os integrantes da equipe de trabalho incluem, por exemplo:</w:t>
      </w:r>
    </w:p>
    <w:p w14:paraId="3B034944" w14:textId="77777777" w:rsidR="004B39EB" w:rsidRPr="004B6C13" w:rsidRDefault="004B39EB">
      <w:pPr>
        <w:numPr>
          <w:ilvl w:val="0"/>
          <w:numId w:val="214"/>
        </w:numPr>
        <w:tabs>
          <w:tab w:val="left" w:pos="1134"/>
        </w:tabs>
        <w:spacing w:after="0" w:line="240" w:lineRule="auto"/>
        <w:ind w:left="1134" w:hanging="283"/>
        <w:jc w:val="both"/>
      </w:pPr>
      <w:r w:rsidRPr="004B6C13">
        <w:t>identificação das partes relacionadas com a entidade;</w:t>
      </w:r>
    </w:p>
    <w:p w14:paraId="081E8B6D" w14:textId="77777777" w:rsidR="004B39EB" w:rsidRPr="004B6C13" w:rsidRDefault="004B39EB">
      <w:pPr>
        <w:numPr>
          <w:ilvl w:val="0"/>
          <w:numId w:val="214"/>
        </w:numPr>
        <w:tabs>
          <w:tab w:val="left" w:pos="1134"/>
        </w:tabs>
        <w:spacing w:after="0" w:line="240" w:lineRule="auto"/>
        <w:ind w:left="1134" w:hanging="283"/>
        <w:jc w:val="both"/>
      </w:pPr>
      <w:r w:rsidRPr="004B6C13">
        <w:t>natureza dos relacionamentos e transações com partes relacionadas;</w:t>
      </w:r>
    </w:p>
    <w:p w14:paraId="16D78049" w14:textId="77777777" w:rsidR="004B39EB" w:rsidRPr="004B6C13" w:rsidRDefault="004B39EB">
      <w:pPr>
        <w:numPr>
          <w:ilvl w:val="0"/>
          <w:numId w:val="214"/>
        </w:numPr>
        <w:tabs>
          <w:tab w:val="left" w:pos="1134"/>
        </w:tabs>
        <w:spacing w:after="0" w:line="240" w:lineRule="auto"/>
        <w:ind w:left="1134" w:hanging="283"/>
        <w:jc w:val="both"/>
      </w:pPr>
      <w:r w:rsidRPr="004B6C13">
        <w:t>relacionamentos ou transações significativas ou complexas com partes relacionadas e que possam exigir consideração especial da auditoria, em particular transações nas quais a administração ou os responsáveis pela governança estejam envolvidos financeiramente.</w:t>
      </w:r>
    </w:p>
    <w:p w14:paraId="64612006" w14:textId="77777777" w:rsidR="004B39EB" w:rsidRPr="004B6C13" w:rsidRDefault="004B39EB" w:rsidP="004B39EB">
      <w:pPr>
        <w:tabs>
          <w:tab w:val="left" w:pos="567"/>
        </w:tabs>
        <w:ind w:left="567" w:hanging="567"/>
        <w:jc w:val="both"/>
      </w:pPr>
      <w:r w:rsidRPr="004B6C13">
        <w:tab/>
      </w:r>
    </w:p>
    <w:p w14:paraId="7D166629" w14:textId="77777777" w:rsidR="004B39EB" w:rsidRPr="004B6C13" w:rsidRDefault="004B39EB" w:rsidP="004B39EB">
      <w:pPr>
        <w:tabs>
          <w:tab w:val="left" w:pos="0"/>
        </w:tabs>
        <w:jc w:val="both"/>
        <w:rPr>
          <w:b/>
        </w:rPr>
      </w:pPr>
      <w:r w:rsidRPr="004B6C13">
        <w:rPr>
          <w:b/>
        </w:rPr>
        <w:t>Identificação e avaliação dos riscos de distorção relevante associado aos relacionamentos e transações com partes relacionadas</w:t>
      </w:r>
    </w:p>
    <w:p w14:paraId="5F5A26E2" w14:textId="77777777" w:rsidR="004B39EB" w:rsidRPr="004B6C13" w:rsidRDefault="004B39EB" w:rsidP="004B39EB">
      <w:pPr>
        <w:tabs>
          <w:tab w:val="left" w:pos="567"/>
        </w:tabs>
        <w:ind w:left="567" w:hanging="567"/>
        <w:jc w:val="both"/>
      </w:pPr>
      <w:r w:rsidRPr="004B6C13">
        <w:tab/>
      </w:r>
    </w:p>
    <w:p w14:paraId="20928CD6" w14:textId="77777777" w:rsidR="004B39EB" w:rsidRPr="004B6C13" w:rsidRDefault="004B39EB" w:rsidP="004B39EB">
      <w:pPr>
        <w:tabs>
          <w:tab w:val="left" w:pos="0"/>
        </w:tabs>
        <w:jc w:val="both"/>
      </w:pPr>
      <w:r w:rsidRPr="004B6C13">
        <w:t>Fatores de risco de fraude associados a uma parte relacionada com influência dominante (ver item 19)</w:t>
      </w:r>
    </w:p>
    <w:p w14:paraId="3131B453" w14:textId="77777777" w:rsidR="004B39EB" w:rsidRPr="004B6C13" w:rsidRDefault="004B39EB" w:rsidP="004B39EB">
      <w:pPr>
        <w:tabs>
          <w:tab w:val="left" w:pos="567"/>
        </w:tabs>
        <w:ind w:left="567" w:hanging="567"/>
        <w:jc w:val="both"/>
      </w:pPr>
    </w:p>
    <w:p w14:paraId="5ADFB209" w14:textId="77777777" w:rsidR="004B39EB" w:rsidRPr="004B6C13" w:rsidRDefault="004B39EB" w:rsidP="004B39EB">
      <w:pPr>
        <w:tabs>
          <w:tab w:val="left" w:pos="567"/>
        </w:tabs>
        <w:ind w:left="567" w:hanging="567"/>
        <w:jc w:val="both"/>
      </w:pPr>
      <w:r w:rsidRPr="004B6C13">
        <w:t xml:space="preserve">A29. </w:t>
      </w:r>
      <w:r w:rsidRPr="004B6C13">
        <w:tab/>
        <w:t>O domínio da administração por uma única pessoa ou pequeno grupo de pessoas, sem controles compensatórios, é um fator de risco de fraude (NBC TA 240, Apêndice 1). Indicadores de influência dominante exercida por uma parte relacionada incluem:</w:t>
      </w:r>
    </w:p>
    <w:p w14:paraId="52BDF3F6" w14:textId="77777777" w:rsidR="004B39EB" w:rsidRPr="004B6C13" w:rsidRDefault="004B39EB">
      <w:pPr>
        <w:numPr>
          <w:ilvl w:val="0"/>
          <w:numId w:val="214"/>
        </w:numPr>
        <w:tabs>
          <w:tab w:val="left" w:pos="1134"/>
        </w:tabs>
        <w:spacing w:after="0" w:line="240" w:lineRule="auto"/>
        <w:ind w:left="1134" w:hanging="283"/>
        <w:jc w:val="both"/>
      </w:pPr>
      <w:r w:rsidRPr="004B6C13">
        <w:t>a parte relacionada vetou decisões de negócios significativas tomadas pela administração ou pelos responsáveis pela governança;</w:t>
      </w:r>
    </w:p>
    <w:p w14:paraId="5C450566" w14:textId="77777777" w:rsidR="004B39EB" w:rsidRPr="004B6C13" w:rsidRDefault="004B39EB">
      <w:pPr>
        <w:numPr>
          <w:ilvl w:val="0"/>
          <w:numId w:val="214"/>
        </w:numPr>
        <w:tabs>
          <w:tab w:val="left" w:pos="1134"/>
        </w:tabs>
        <w:spacing w:after="0" w:line="240" w:lineRule="auto"/>
        <w:ind w:left="1134" w:hanging="283"/>
        <w:jc w:val="both"/>
      </w:pPr>
      <w:r w:rsidRPr="004B6C13">
        <w:t>transações significativas são submetidas à parte relacionada para aprovação final; existe pouco ou nenhum debate entre a administração e os responsáveis pela governança no que se refere às propostas de negócios iniciadas pela parte relacionada;</w:t>
      </w:r>
    </w:p>
    <w:p w14:paraId="5EECFC82" w14:textId="77777777" w:rsidR="004B39EB" w:rsidRPr="004B6C13" w:rsidRDefault="004B39EB">
      <w:pPr>
        <w:numPr>
          <w:ilvl w:val="0"/>
          <w:numId w:val="214"/>
        </w:numPr>
        <w:tabs>
          <w:tab w:val="left" w:pos="1134"/>
        </w:tabs>
        <w:spacing w:after="0" w:line="240" w:lineRule="auto"/>
        <w:ind w:left="1134" w:hanging="283"/>
        <w:jc w:val="both"/>
      </w:pPr>
      <w:r w:rsidRPr="004B6C13">
        <w:t>transações envolvendo a parte relacionada (ou parente próximo da parte relacionada) raramente são revistas e aprovadas independentemente.</w:t>
      </w:r>
    </w:p>
    <w:p w14:paraId="449FFAFE" w14:textId="77777777" w:rsidR="004B39EB" w:rsidRPr="004B6C13" w:rsidRDefault="004B39EB" w:rsidP="004B39EB">
      <w:pPr>
        <w:tabs>
          <w:tab w:val="left" w:pos="567"/>
        </w:tabs>
        <w:ind w:left="567" w:hanging="567"/>
        <w:jc w:val="both"/>
      </w:pPr>
      <w:r w:rsidRPr="004B6C13">
        <w:tab/>
      </w:r>
    </w:p>
    <w:p w14:paraId="486CAE1A" w14:textId="77777777" w:rsidR="004B39EB" w:rsidRPr="004B6C13" w:rsidRDefault="004B39EB" w:rsidP="004B39EB">
      <w:pPr>
        <w:tabs>
          <w:tab w:val="left" w:pos="567"/>
        </w:tabs>
        <w:ind w:left="567" w:hanging="567"/>
        <w:jc w:val="both"/>
      </w:pPr>
      <w:r w:rsidRPr="004B6C13">
        <w:tab/>
        <w:t>Também pode existir influência dominante em alguns casos se a parte relacionada desempenhou papel fundamental na fundação da entidade e continua a desempenhar papel preponderante na administração da entidade.</w:t>
      </w:r>
    </w:p>
    <w:p w14:paraId="0C5FEE65" w14:textId="77777777" w:rsidR="004B39EB" w:rsidRPr="004B6C13" w:rsidRDefault="004B39EB" w:rsidP="004B39EB">
      <w:pPr>
        <w:tabs>
          <w:tab w:val="left" w:pos="567"/>
        </w:tabs>
        <w:ind w:left="567" w:hanging="567"/>
        <w:jc w:val="both"/>
      </w:pPr>
      <w:r w:rsidRPr="004B6C13">
        <w:tab/>
      </w:r>
    </w:p>
    <w:p w14:paraId="57494F17" w14:textId="77777777" w:rsidR="004B39EB" w:rsidRPr="004B6C13" w:rsidRDefault="004B39EB" w:rsidP="004B39EB">
      <w:pPr>
        <w:tabs>
          <w:tab w:val="left" w:pos="567"/>
        </w:tabs>
        <w:ind w:left="567" w:hanging="567"/>
        <w:jc w:val="both"/>
      </w:pPr>
      <w:r w:rsidRPr="004B6C13">
        <w:t xml:space="preserve">A30. </w:t>
      </w:r>
      <w:r w:rsidRPr="004B6C13">
        <w:tab/>
        <w:t>Na presença de outros fatores de risco, a existência de parte relacionada com influência dominante pode indicar riscos significativos de distorção relevante decorrente de fraude. Por exemplo:</w:t>
      </w:r>
    </w:p>
    <w:p w14:paraId="326BFA40" w14:textId="77777777" w:rsidR="004B39EB" w:rsidRPr="004B6C13" w:rsidRDefault="004B39EB">
      <w:pPr>
        <w:numPr>
          <w:ilvl w:val="0"/>
          <w:numId w:val="214"/>
        </w:numPr>
        <w:tabs>
          <w:tab w:val="left" w:pos="1134"/>
        </w:tabs>
        <w:spacing w:after="0" w:line="240" w:lineRule="auto"/>
        <w:ind w:left="1134" w:hanging="283"/>
        <w:jc w:val="both"/>
      </w:pPr>
      <w:r w:rsidRPr="004B6C13">
        <w:t>uma alta e atípica rotatividade da alta administração ou de consultores profissionais pode sugerir práticas de negócio antiéticas ou fraudulentas que servem os fins da parte relacionada;</w:t>
      </w:r>
    </w:p>
    <w:p w14:paraId="736C3B5E" w14:textId="77777777" w:rsidR="004B39EB" w:rsidRPr="004B6C13" w:rsidRDefault="004B39EB">
      <w:pPr>
        <w:numPr>
          <w:ilvl w:val="0"/>
          <w:numId w:val="214"/>
        </w:numPr>
        <w:tabs>
          <w:tab w:val="left" w:pos="1134"/>
        </w:tabs>
        <w:spacing w:after="0" w:line="240" w:lineRule="auto"/>
        <w:ind w:left="1134" w:hanging="283"/>
        <w:jc w:val="both"/>
      </w:pPr>
      <w:r w:rsidRPr="004B6C13">
        <w:t>o uso de intermediários de negócio para transações significativas para as quais não parece haver nenhuma justificativa de negócio clara pode sugerir que a parte relacionada pode ter participação em tais transações por meio de controle de tais intermediários para fins fraudulentos;</w:t>
      </w:r>
    </w:p>
    <w:p w14:paraId="1A2E885A" w14:textId="77777777" w:rsidR="004B39EB" w:rsidRPr="004B6C13" w:rsidRDefault="004B39EB">
      <w:pPr>
        <w:numPr>
          <w:ilvl w:val="0"/>
          <w:numId w:val="214"/>
        </w:numPr>
        <w:tabs>
          <w:tab w:val="left" w:pos="1134"/>
        </w:tabs>
        <w:spacing w:after="0" w:line="240" w:lineRule="auto"/>
        <w:ind w:left="1134" w:hanging="283"/>
        <w:jc w:val="both"/>
      </w:pPr>
      <w:r w:rsidRPr="004B6C13">
        <w:t>evidências de participação ou preocupação excessiva da parte relacionada com a seleção de políticas contábeis ou a determinação de estimativas significativas podem sugerir a possibilidade de informações contábeis fraudulentas.</w:t>
      </w:r>
    </w:p>
    <w:p w14:paraId="06319A46" w14:textId="77777777" w:rsidR="004B39EB" w:rsidRPr="004B6C13" w:rsidRDefault="004B39EB" w:rsidP="004B39EB">
      <w:pPr>
        <w:tabs>
          <w:tab w:val="left" w:pos="567"/>
        </w:tabs>
        <w:ind w:left="567" w:hanging="567"/>
        <w:jc w:val="both"/>
      </w:pPr>
      <w:r w:rsidRPr="004B6C13">
        <w:tab/>
      </w:r>
    </w:p>
    <w:p w14:paraId="37F81E09" w14:textId="77777777" w:rsidR="004B39EB" w:rsidRPr="004B6C13" w:rsidRDefault="004B39EB" w:rsidP="004B39EB">
      <w:pPr>
        <w:tabs>
          <w:tab w:val="left" w:pos="0"/>
        </w:tabs>
        <w:jc w:val="both"/>
      </w:pPr>
      <w:r w:rsidRPr="001626AA">
        <w:rPr>
          <w:b/>
        </w:rPr>
        <w:t>Resposta</w:t>
      </w:r>
      <w:r>
        <w:rPr>
          <w:b/>
        </w:rPr>
        <w:t>s</w:t>
      </w:r>
      <w:r w:rsidRPr="001626AA">
        <w:rPr>
          <w:b/>
        </w:rPr>
        <w:t xml:space="preserve"> aos riscos de distorção relevante associado aos relacionamentos e transações com partes relacionadas</w:t>
      </w:r>
      <w:r w:rsidRPr="004B6C13">
        <w:t xml:space="preserve"> (ver item 20)</w:t>
      </w:r>
    </w:p>
    <w:p w14:paraId="44A5185C" w14:textId="77777777" w:rsidR="004B39EB" w:rsidRPr="004B6C13" w:rsidRDefault="004B39EB" w:rsidP="004B39EB">
      <w:pPr>
        <w:tabs>
          <w:tab w:val="left" w:pos="567"/>
        </w:tabs>
        <w:ind w:left="567" w:hanging="567"/>
        <w:jc w:val="both"/>
      </w:pPr>
      <w:r w:rsidRPr="004B6C13">
        <w:tab/>
      </w:r>
    </w:p>
    <w:p w14:paraId="0CA45A24" w14:textId="77777777" w:rsidR="004B39EB" w:rsidRPr="004B6C13" w:rsidRDefault="004B39EB" w:rsidP="004B39EB">
      <w:pPr>
        <w:tabs>
          <w:tab w:val="left" w:pos="567"/>
        </w:tabs>
        <w:ind w:left="567" w:hanging="567"/>
        <w:jc w:val="both"/>
      </w:pPr>
      <w:r w:rsidRPr="004B6C13">
        <w:t xml:space="preserve">A31. </w:t>
      </w:r>
      <w:r w:rsidRPr="004B6C13">
        <w:tab/>
        <w:t>A natureza, época e extensão dos procedimentos adicionais de auditoria que o auditor pode selecionar para responder aos riscos identificados de distorção relevante associados a relacionamentos e transações com partes relacionadas dependem da natureza desses riscos e das circunstâncias da entidade. A NBC TA 330 fornece orientação adicional sobre a consideração da natureza, época e extensão de processos adicionais de auditoria. A NBC TA 240 estabelece requisitos e fornece orientação sobre respostas adequadas a riscos de distorção relevante decorrente de fraude.</w:t>
      </w:r>
    </w:p>
    <w:p w14:paraId="1822CCF4" w14:textId="77777777" w:rsidR="004B39EB" w:rsidRPr="004B6C13" w:rsidRDefault="004B39EB" w:rsidP="004B39EB">
      <w:pPr>
        <w:tabs>
          <w:tab w:val="left" w:pos="567"/>
        </w:tabs>
        <w:ind w:left="567" w:hanging="567"/>
        <w:jc w:val="both"/>
      </w:pPr>
      <w:r w:rsidRPr="004B6C13">
        <w:tab/>
      </w:r>
    </w:p>
    <w:p w14:paraId="0A1D771F" w14:textId="77777777" w:rsidR="004B39EB" w:rsidRPr="004B6C13" w:rsidRDefault="004B39EB" w:rsidP="004B39EB">
      <w:pPr>
        <w:tabs>
          <w:tab w:val="left" w:pos="567"/>
        </w:tabs>
        <w:ind w:left="567" w:hanging="567"/>
        <w:jc w:val="both"/>
      </w:pPr>
      <w:r w:rsidRPr="004B6C13">
        <w:t xml:space="preserve">A32. </w:t>
      </w:r>
      <w:r w:rsidRPr="004B6C13">
        <w:tab/>
        <w:t>Exemplos de procedimentos substantivos de auditoria que o auditor pode executar quando identificou um risco significativo de que a administração não contabilizou ou divulgou apropriadamente transações específicas com partes relacionadas de acordo com a estrutura de relatório financeiro aplicável (independentemente se causada por fraude ou erro), incluem:</w:t>
      </w:r>
    </w:p>
    <w:p w14:paraId="276FA8DE" w14:textId="77777777" w:rsidR="004B39EB" w:rsidRPr="004B6C13" w:rsidRDefault="004B39EB">
      <w:pPr>
        <w:numPr>
          <w:ilvl w:val="0"/>
          <w:numId w:val="214"/>
        </w:numPr>
        <w:tabs>
          <w:tab w:val="left" w:pos="1134"/>
        </w:tabs>
        <w:spacing w:after="0" w:line="240" w:lineRule="auto"/>
        <w:ind w:left="1134" w:hanging="283"/>
        <w:jc w:val="both"/>
      </w:pPr>
      <w:r w:rsidRPr="004B6C13">
        <w:t>confirmar ou discutir aspectos específicos das transações com intermediários tais como bancos, firmas de advocacia, avalistas ou agentes, quando praticável e não proibido por lei, regulamento ou regras éticas;</w:t>
      </w:r>
    </w:p>
    <w:p w14:paraId="01AE26DE" w14:textId="77777777" w:rsidR="004B39EB" w:rsidRPr="004B6C13" w:rsidRDefault="004B39EB">
      <w:pPr>
        <w:numPr>
          <w:ilvl w:val="0"/>
          <w:numId w:val="214"/>
        </w:numPr>
        <w:tabs>
          <w:tab w:val="left" w:pos="1134"/>
        </w:tabs>
        <w:spacing w:after="0" w:line="240" w:lineRule="auto"/>
        <w:ind w:left="1134" w:hanging="283"/>
        <w:jc w:val="both"/>
      </w:pPr>
      <w:r w:rsidRPr="004B6C13">
        <w:t>confirmar os fins, termos ou valores específicos das transações com as partes relacionadas (este procedimento de auditoria pode ser menos eficaz quando o auditor julga ser provável que a entidade influencie as partes relacionadas nas respostas ao auditor);</w:t>
      </w:r>
    </w:p>
    <w:p w14:paraId="1115BA70" w14:textId="77777777" w:rsidR="004B39EB" w:rsidRPr="004B6C13" w:rsidRDefault="004B39EB">
      <w:pPr>
        <w:numPr>
          <w:ilvl w:val="0"/>
          <w:numId w:val="214"/>
        </w:numPr>
        <w:tabs>
          <w:tab w:val="left" w:pos="1134"/>
        </w:tabs>
        <w:spacing w:after="0" w:line="240" w:lineRule="auto"/>
        <w:ind w:left="1134" w:hanging="283"/>
        <w:jc w:val="both"/>
      </w:pPr>
      <w:r w:rsidRPr="004B6C13">
        <w:t>quando aplicável, ler as demonstrações contábeis ou outras informações contábeis relevantes das partes relacionadas, se disponíveis, em busca de evidências da contabilização das transações nos seus registros contábeis.</w:t>
      </w:r>
    </w:p>
    <w:p w14:paraId="099E1F7A" w14:textId="77777777" w:rsidR="004B39EB" w:rsidRPr="004B6C13" w:rsidRDefault="004B39EB" w:rsidP="004B39EB">
      <w:pPr>
        <w:tabs>
          <w:tab w:val="left" w:pos="567"/>
        </w:tabs>
        <w:ind w:left="567" w:hanging="567"/>
        <w:jc w:val="both"/>
      </w:pPr>
      <w:r w:rsidRPr="004B6C13">
        <w:tab/>
      </w:r>
    </w:p>
    <w:p w14:paraId="122A4C10" w14:textId="77777777" w:rsidR="004B39EB" w:rsidRPr="004B6C13" w:rsidRDefault="004B39EB" w:rsidP="004B39EB">
      <w:pPr>
        <w:tabs>
          <w:tab w:val="left" w:pos="567"/>
        </w:tabs>
        <w:ind w:left="567" w:hanging="567"/>
        <w:jc w:val="both"/>
      </w:pPr>
      <w:r w:rsidRPr="004B6C13">
        <w:t xml:space="preserve">A33. </w:t>
      </w:r>
      <w:r w:rsidRPr="004B6C13">
        <w:tab/>
        <w:t>Se o auditor identificou um risco significativo de distorção relevante decorrente de fraude como resultado da presença de uma parte relacionada com influência dominante, o auditor pode, além das exigências gerais da NBC TA 240, executar procedimentos adicionais de auditoria para obtenção de entendimento das relações de negócios que tal parte relacionada possa ter estabelecido direta ou indiretamente com a entidade e determinar a necessidade de procedimentos substantivos de auditoria apropriados, como os seguintes:</w:t>
      </w:r>
    </w:p>
    <w:p w14:paraId="7BB4B2E3" w14:textId="77777777" w:rsidR="004B39EB" w:rsidRPr="004B6C13" w:rsidRDefault="004B39EB">
      <w:pPr>
        <w:numPr>
          <w:ilvl w:val="0"/>
          <w:numId w:val="214"/>
        </w:numPr>
        <w:tabs>
          <w:tab w:val="left" w:pos="1134"/>
        </w:tabs>
        <w:spacing w:after="0" w:line="240" w:lineRule="auto"/>
        <w:ind w:left="1134" w:hanging="283"/>
        <w:jc w:val="both"/>
      </w:pPr>
      <w:r w:rsidRPr="004B6C13">
        <w:t>indagações e discussões junto à administração e aos responsáveis pela governança;</w:t>
      </w:r>
    </w:p>
    <w:p w14:paraId="5E3FADB1" w14:textId="77777777" w:rsidR="004B39EB" w:rsidRPr="004B6C13" w:rsidRDefault="004B39EB">
      <w:pPr>
        <w:numPr>
          <w:ilvl w:val="0"/>
          <w:numId w:val="214"/>
        </w:numPr>
        <w:tabs>
          <w:tab w:val="left" w:pos="1134"/>
        </w:tabs>
        <w:spacing w:after="0" w:line="240" w:lineRule="auto"/>
        <w:ind w:left="1134" w:hanging="283"/>
        <w:jc w:val="both"/>
      </w:pPr>
      <w:r w:rsidRPr="004B6C13">
        <w:t>indagações junto à parte relacionada;</w:t>
      </w:r>
    </w:p>
    <w:p w14:paraId="4BF749A0" w14:textId="77777777" w:rsidR="004B39EB" w:rsidRPr="004B6C13" w:rsidRDefault="004B39EB">
      <w:pPr>
        <w:numPr>
          <w:ilvl w:val="0"/>
          <w:numId w:val="214"/>
        </w:numPr>
        <w:tabs>
          <w:tab w:val="left" w:pos="1134"/>
        </w:tabs>
        <w:spacing w:after="0" w:line="240" w:lineRule="auto"/>
        <w:ind w:left="1134" w:hanging="283"/>
        <w:jc w:val="both"/>
      </w:pPr>
      <w:r w:rsidRPr="004B6C13">
        <w:t>inspeção de contratos significativos com a parte relacionada;</w:t>
      </w:r>
    </w:p>
    <w:p w14:paraId="68D04F4C" w14:textId="77777777" w:rsidR="004B39EB" w:rsidRPr="004B6C13" w:rsidRDefault="004B39EB">
      <w:pPr>
        <w:numPr>
          <w:ilvl w:val="0"/>
          <w:numId w:val="214"/>
        </w:numPr>
        <w:tabs>
          <w:tab w:val="left" w:pos="1134"/>
        </w:tabs>
        <w:spacing w:after="0" w:line="240" w:lineRule="auto"/>
        <w:ind w:left="1134" w:hanging="283"/>
        <w:jc w:val="both"/>
      </w:pPr>
      <w:r w:rsidRPr="004B6C13">
        <w:t>pesquisa por meio da internet ou de bases de dados externas sobre informações de negócios;</w:t>
      </w:r>
    </w:p>
    <w:p w14:paraId="1A7EFE17" w14:textId="77777777" w:rsidR="004B39EB" w:rsidRPr="004B6C13" w:rsidRDefault="004B39EB">
      <w:pPr>
        <w:numPr>
          <w:ilvl w:val="0"/>
          <w:numId w:val="214"/>
        </w:numPr>
        <w:tabs>
          <w:tab w:val="left" w:pos="1134"/>
        </w:tabs>
        <w:spacing w:after="0" w:line="240" w:lineRule="auto"/>
        <w:ind w:left="1134" w:hanging="283"/>
        <w:jc w:val="both"/>
      </w:pPr>
      <w:r w:rsidRPr="004B6C13">
        <w:t xml:space="preserve">revisão de relatórios do canal de denúncias de </w:t>
      </w:r>
      <w:r>
        <w:t>empregado</w:t>
      </w:r>
      <w:r w:rsidRPr="004B6C13">
        <w:t>s quando estes são mantidos.</w:t>
      </w:r>
    </w:p>
    <w:p w14:paraId="14E665EA" w14:textId="77777777" w:rsidR="004B39EB" w:rsidRPr="004B6C13" w:rsidRDefault="004B39EB" w:rsidP="004B39EB">
      <w:pPr>
        <w:tabs>
          <w:tab w:val="left" w:pos="567"/>
        </w:tabs>
        <w:ind w:left="567" w:hanging="567"/>
        <w:jc w:val="both"/>
      </w:pPr>
      <w:r w:rsidRPr="004B6C13">
        <w:tab/>
      </w:r>
    </w:p>
    <w:p w14:paraId="65E08644" w14:textId="77777777" w:rsidR="004B39EB" w:rsidRPr="004B6C13" w:rsidRDefault="004B39EB" w:rsidP="004B39EB">
      <w:pPr>
        <w:tabs>
          <w:tab w:val="left" w:pos="567"/>
        </w:tabs>
        <w:ind w:left="567" w:hanging="567"/>
        <w:jc w:val="both"/>
      </w:pPr>
      <w:r w:rsidRPr="004B6C13">
        <w:t xml:space="preserve">A34. </w:t>
      </w:r>
      <w:r w:rsidRPr="004B6C13">
        <w:tab/>
        <w:t>Dependendo dos resultados dos procedimentos de avaliação de risco do auditor, ele pode considerar apropriado obter evidências de auditoria sem testar os controles da entidade sobre relacionamentos e transações com partes relacionadas. Em algumas circunstâncias, porém, pode não ser possível obter evidência de auditoria apropriada e suficiente apenas pela execução de procedimentos substantivos de auditoria quanto aos riscos de distorção relevante associados aos relacionamentos e transações com partes relacionadas. Por exemplo, quando transações intragrupo entre a entidade e os seus componentes são numerosas e um valor é iniciado, registrado, processado ou reportado eletronicamente em um sistema integrado, o auditor pode determinar que não é possível planejar procedimentos de auditoria substantivos eficazes que, por si só, reduzam os riscos de distorção relevante associados com essas transações a um nível aceitavelmente baixo. Em tal caso, ao cumprir o requisito da NBC TA 330 de obtenção de evidência de auditoria apropriada e suficiente quanto à eficácia operacional dos controles relevantes (NBC TA 330, item 8b) exige-se que o auditor teste os controles da entidade sobre a integridade e precisão do registro dos relacionamentos e transações com partes relacionadas.</w:t>
      </w:r>
    </w:p>
    <w:p w14:paraId="718BCABF" w14:textId="77777777" w:rsidR="004B39EB" w:rsidRPr="004B6C13" w:rsidRDefault="004B39EB" w:rsidP="004B39EB">
      <w:pPr>
        <w:tabs>
          <w:tab w:val="left" w:pos="567"/>
        </w:tabs>
        <w:ind w:left="567" w:hanging="567"/>
        <w:jc w:val="both"/>
      </w:pPr>
      <w:r w:rsidRPr="004B6C13">
        <w:tab/>
      </w:r>
    </w:p>
    <w:p w14:paraId="1AEDFEBF" w14:textId="77777777" w:rsidR="004B39EB" w:rsidRPr="004B6C13" w:rsidRDefault="004B39EB" w:rsidP="004B39EB">
      <w:pPr>
        <w:tabs>
          <w:tab w:val="left" w:pos="0"/>
        </w:tabs>
        <w:jc w:val="both"/>
      </w:pPr>
      <w:r w:rsidRPr="004B6C13">
        <w:t>Identificação de partes relacionadas ou transações significativas com partes relacionadas anteriormente não identificadas ou divulgadas</w:t>
      </w:r>
    </w:p>
    <w:p w14:paraId="37529484" w14:textId="77777777" w:rsidR="004B39EB" w:rsidRPr="004B6C13" w:rsidRDefault="004B39EB" w:rsidP="004B39EB">
      <w:pPr>
        <w:tabs>
          <w:tab w:val="left" w:pos="567"/>
        </w:tabs>
        <w:ind w:left="567" w:hanging="567"/>
        <w:jc w:val="both"/>
      </w:pPr>
    </w:p>
    <w:p w14:paraId="76186F74" w14:textId="77777777" w:rsidR="004B39EB" w:rsidRPr="004B6C13" w:rsidRDefault="004B39EB" w:rsidP="004B39EB">
      <w:pPr>
        <w:tabs>
          <w:tab w:val="left" w:pos="0"/>
        </w:tabs>
        <w:jc w:val="both"/>
      </w:pPr>
      <w:r w:rsidRPr="004B6C13">
        <w:t>Comunicação de informações referentes a partes relacionadas recém-identificadas à equipe de trabalho (ver item 22(a))</w:t>
      </w:r>
    </w:p>
    <w:p w14:paraId="2278BDBD" w14:textId="77777777" w:rsidR="004B39EB" w:rsidRPr="004B6C13" w:rsidRDefault="004B39EB" w:rsidP="004B39EB">
      <w:pPr>
        <w:tabs>
          <w:tab w:val="left" w:pos="567"/>
        </w:tabs>
        <w:ind w:left="567" w:hanging="567"/>
        <w:jc w:val="both"/>
      </w:pPr>
    </w:p>
    <w:p w14:paraId="0D13B43C" w14:textId="77777777" w:rsidR="004B39EB" w:rsidRPr="004B6C13" w:rsidRDefault="004B39EB" w:rsidP="004B39EB">
      <w:pPr>
        <w:tabs>
          <w:tab w:val="left" w:pos="567"/>
        </w:tabs>
        <w:ind w:left="567" w:hanging="567"/>
        <w:jc w:val="both"/>
      </w:pPr>
      <w:r w:rsidRPr="004B6C13">
        <w:t xml:space="preserve">A35. </w:t>
      </w:r>
      <w:r w:rsidRPr="004B6C13">
        <w:tab/>
        <w:t>A comunicação tempestiva de partes relacionadas recém-identificadas aos outros membros da equipe de trabalho ajuda-os a determinar se essas informações afetam os resultados ou conclusões extraídas dos procedimentos de avaliação de risco já executados, inclusive se os riscos de distorção relevante precisam ser reavaliados.</w:t>
      </w:r>
    </w:p>
    <w:p w14:paraId="47F61A98" w14:textId="77777777" w:rsidR="004B39EB" w:rsidRPr="004B6C13" w:rsidRDefault="004B39EB" w:rsidP="004B39EB">
      <w:pPr>
        <w:tabs>
          <w:tab w:val="left" w:pos="567"/>
        </w:tabs>
        <w:ind w:left="567" w:hanging="567"/>
        <w:jc w:val="both"/>
      </w:pPr>
      <w:r w:rsidRPr="004B6C13">
        <w:tab/>
      </w:r>
    </w:p>
    <w:p w14:paraId="476706EB" w14:textId="77777777" w:rsidR="004B39EB" w:rsidRPr="004B6C13" w:rsidRDefault="004B39EB" w:rsidP="004B39EB">
      <w:pPr>
        <w:tabs>
          <w:tab w:val="left" w:pos="0"/>
        </w:tabs>
        <w:jc w:val="both"/>
      </w:pPr>
      <w:r w:rsidRPr="004B6C13">
        <w:t>Procedimentos substantivos relativos a partes relacionadas ou transações significativas com partes relacionadas recém-identificadas (ver item 22(c))</w:t>
      </w:r>
    </w:p>
    <w:p w14:paraId="56814D12" w14:textId="77777777" w:rsidR="004B39EB" w:rsidRPr="004B6C13" w:rsidRDefault="004B39EB" w:rsidP="004B39EB">
      <w:pPr>
        <w:tabs>
          <w:tab w:val="left" w:pos="567"/>
        </w:tabs>
        <w:ind w:left="567" w:hanging="567"/>
        <w:jc w:val="both"/>
      </w:pPr>
    </w:p>
    <w:p w14:paraId="3976945D" w14:textId="77777777" w:rsidR="004B39EB" w:rsidRPr="004B6C13" w:rsidRDefault="004B39EB" w:rsidP="004B39EB">
      <w:pPr>
        <w:tabs>
          <w:tab w:val="left" w:pos="567"/>
        </w:tabs>
        <w:ind w:left="567" w:hanging="567"/>
        <w:jc w:val="both"/>
      </w:pPr>
      <w:r w:rsidRPr="004B6C13">
        <w:t xml:space="preserve">A36. </w:t>
      </w:r>
      <w:r w:rsidRPr="004B6C13">
        <w:tab/>
        <w:t>Exemplos de procedimentos substantivos de auditoria que o auditor pode executar relativos a partes relacionadas ou transações com partes relacionadas significativas recém-identificadas incluem:</w:t>
      </w:r>
    </w:p>
    <w:p w14:paraId="1526920C" w14:textId="77777777" w:rsidR="004B39EB" w:rsidRPr="004B6C13" w:rsidRDefault="004B39EB">
      <w:pPr>
        <w:numPr>
          <w:ilvl w:val="0"/>
          <w:numId w:val="214"/>
        </w:numPr>
        <w:tabs>
          <w:tab w:val="left" w:pos="1134"/>
        </w:tabs>
        <w:spacing w:after="0" w:line="240" w:lineRule="auto"/>
        <w:ind w:left="1134" w:hanging="283"/>
        <w:jc w:val="both"/>
      </w:pPr>
      <w:r w:rsidRPr="004B6C13">
        <w:t>fazer indagações quanto à natureza dos relacionamentos da entidade com as partes relacionadas recém-identificadas, inclusive (quando apropriado e não proibido por lei, regulamento ou regras éticas) indagando junto a partes fora de entidade que presumivelmente possuem conhecimento significativo da entidade e seus negócios, como consultores legais, principais agentes, representantes importantes, consultores, avalistas ou outros parceiros próximos de negócios;</w:t>
      </w:r>
    </w:p>
    <w:p w14:paraId="03BD9D2C" w14:textId="77777777" w:rsidR="004B39EB" w:rsidRPr="004B6C13" w:rsidRDefault="004B39EB">
      <w:pPr>
        <w:numPr>
          <w:ilvl w:val="0"/>
          <w:numId w:val="214"/>
        </w:numPr>
        <w:tabs>
          <w:tab w:val="left" w:pos="1134"/>
        </w:tabs>
        <w:spacing w:after="0" w:line="240" w:lineRule="auto"/>
        <w:ind w:left="1134" w:hanging="283"/>
        <w:jc w:val="both"/>
      </w:pPr>
      <w:r w:rsidRPr="004B6C13">
        <w:t>conduzir uma análise dos registros contábeis em busca de transações com partes relacionadas recém-identificadas. Tal análise pode ser facilitada com o uso de técnicas de auditoria assistidas por computador;</w:t>
      </w:r>
    </w:p>
    <w:p w14:paraId="1C43470D" w14:textId="77777777" w:rsidR="004B39EB" w:rsidRPr="004B6C13" w:rsidRDefault="004B39EB">
      <w:pPr>
        <w:numPr>
          <w:ilvl w:val="0"/>
          <w:numId w:val="214"/>
        </w:numPr>
        <w:tabs>
          <w:tab w:val="left" w:pos="1134"/>
        </w:tabs>
        <w:spacing w:after="0" w:line="240" w:lineRule="auto"/>
        <w:ind w:left="1134" w:hanging="283"/>
        <w:jc w:val="both"/>
      </w:pPr>
      <w:r w:rsidRPr="004B6C13">
        <w:t>verificar os termos e condições das transações com partes relacionadas recém-identificadas e avaliar se as transações foram adequadamente contabilizadas e divulgadas em conformidade com a estrutura de relatório financeiro aplicável.</w:t>
      </w:r>
    </w:p>
    <w:p w14:paraId="5C097BB0" w14:textId="77777777" w:rsidR="004B39EB" w:rsidRPr="004B6C13" w:rsidRDefault="004B39EB" w:rsidP="004B39EB">
      <w:pPr>
        <w:tabs>
          <w:tab w:val="left" w:pos="567"/>
        </w:tabs>
        <w:ind w:left="567" w:hanging="567"/>
        <w:jc w:val="both"/>
      </w:pPr>
      <w:r w:rsidRPr="004B6C13">
        <w:tab/>
      </w:r>
    </w:p>
    <w:p w14:paraId="72DAF117" w14:textId="77777777" w:rsidR="004B39EB" w:rsidRPr="004B6C13" w:rsidRDefault="004B39EB" w:rsidP="004B39EB">
      <w:pPr>
        <w:tabs>
          <w:tab w:val="left" w:pos="567"/>
        </w:tabs>
        <w:ind w:left="567" w:hanging="567"/>
        <w:jc w:val="both"/>
      </w:pPr>
      <w:r w:rsidRPr="004B6C13">
        <w:t>Não divulgação intencional por parte da administração (ver item 22(e))</w:t>
      </w:r>
    </w:p>
    <w:p w14:paraId="545FFD9C" w14:textId="77777777" w:rsidR="004B39EB" w:rsidRPr="004B6C13" w:rsidRDefault="004B39EB" w:rsidP="004B39EB">
      <w:pPr>
        <w:tabs>
          <w:tab w:val="left" w:pos="567"/>
        </w:tabs>
        <w:ind w:left="567" w:hanging="567"/>
        <w:jc w:val="both"/>
      </w:pPr>
    </w:p>
    <w:p w14:paraId="01912610" w14:textId="77777777" w:rsidR="004B39EB" w:rsidRPr="004B6C13" w:rsidRDefault="004B39EB" w:rsidP="004B39EB">
      <w:pPr>
        <w:tabs>
          <w:tab w:val="left" w:pos="567"/>
        </w:tabs>
        <w:ind w:left="567" w:hanging="567"/>
        <w:jc w:val="both"/>
      </w:pPr>
      <w:r w:rsidRPr="004B6C13">
        <w:t xml:space="preserve">A37. </w:t>
      </w:r>
      <w:r w:rsidRPr="004B6C13">
        <w:tab/>
        <w:t>Os requisitos e orientação da NBC TA 240 referentes às responsabilidades do auditor em relação a fraude no contexto da auditoria de demonstrações contábeis são relevantes quando a administração parece ter intencionalmente deixado de divulgar para o auditor as partes relacionadas ou transações significativas com partes relacionadas. O auditor também pode considerar se é necessário reavaliar a confiabilidade das respostas da administração às suas indagações e as representações da administração.</w:t>
      </w:r>
    </w:p>
    <w:p w14:paraId="386DE5DE" w14:textId="77777777" w:rsidR="004B39EB" w:rsidRPr="004B6C13" w:rsidRDefault="004B39EB" w:rsidP="004B39EB">
      <w:pPr>
        <w:tabs>
          <w:tab w:val="left" w:pos="567"/>
        </w:tabs>
        <w:ind w:left="567" w:hanging="567"/>
        <w:jc w:val="both"/>
      </w:pPr>
      <w:r w:rsidRPr="004B6C13">
        <w:tab/>
      </w:r>
    </w:p>
    <w:p w14:paraId="6B183603" w14:textId="77777777" w:rsidR="004B39EB" w:rsidRPr="004B6C13" w:rsidRDefault="004B39EB" w:rsidP="004B39EB">
      <w:pPr>
        <w:tabs>
          <w:tab w:val="left" w:pos="0"/>
        </w:tabs>
        <w:jc w:val="both"/>
      </w:pPr>
      <w:r w:rsidRPr="004B6C13">
        <w:t>Transações significativas com partes relacionadas fora do curso normal de negócios da entidade</w:t>
      </w:r>
    </w:p>
    <w:p w14:paraId="1ADCF785" w14:textId="77777777" w:rsidR="004B39EB" w:rsidRPr="004B6C13" w:rsidRDefault="004B39EB" w:rsidP="004B39EB">
      <w:pPr>
        <w:tabs>
          <w:tab w:val="left" w:pos="567"/>
        </w:tabs>
        <w:ind w:left="567" w:hanging="567"/>
        <w:jc w:val="both"/>
      </w:pPr>
    </w:p>
    <w:p w14:paraId="2A10687C" w14:textId="77777777" w:rsidR="004B39EB" w:rsidRPr="004B6C13" w:rsidRDefault="004B39EB" w:rsidP="004B39EB">
      <w:pPr>
        <w:tabs>
          <w:tab w:val="left" w:pos="0"/>
        </w:tabs>
        <w:jc w:val="both"/>
      </w:pPr>
      <w:r w:rsidRPr="004B6C13">
        <w:t>Avaliação da razão de negócio, de transações significativas com partes relacionadas (ver item 23)</w:t>
      </w:r>
    </w:p>
    <w:p w14:paraId="5285153E" w14:textId="77777777" w:rsidR="004B39EB" w:rsidRPr="004B6C13" w:rsidRDefault="004B39EB" w:rsidP="004B39EB">
      <w:pPr>
        <w:tabs>
          <w:tab w:val="left" w:pos="567"/>
        </w:tabs>
        <w:ind w:left="567" w:hanging="567"/>
        <w:jc w:val="both"/>
      </w:pPr>
      <w:r w:rsidRPr="004B6C13">
        <w:tab/>
      </w:r>
    </w:p>
    <w:p w14:paraId="568CCE34" w14:textId="77777777" w:rsidR="004B39EB" w:rsidRPr="004B6C13" w:rsidRDefault="004B39EB" w:rsidP="004B39EB">
      <w:pPr>
        <w:tabs>
          <w:tab w:val="left" w:pos="567"/>
        </w:tabs>
        <w:ind w:left="567" w:hanging="567"/>
        <w:jc w:val="both"/>
      </w:pPr>
      <w:r w:rsidRPr="004B6C13">
        <w:t xml:space="preserve">A38. </w:t>
      </w:r>
      <w:r w:rsidRPr="004B6C13">
        <w:tab/>
        <w:t>Ao avaliar a razão de negócio de uma transação significativa com parte relacionada fora do curso normal de negócios da entidade, o auditor pode considerar o seguinte:</w:t>
      </w:r>
    </w:p>
    <w:p w14:paraId="72CF8332" w14:textId="77777777" w:rsidR="004B39EB" w:rsidRPr="004B6C13" w:rsidRDefault="004B39EB">
      <w:pPr>
        <w:numPr>
          <w:ilvl w:val="0"/>
          <w:numId w:val="211"/>
        </w:numPr>
        <w:spacing w:after="0" w:line="240" w:lineRule="auto"/>
        <w:ind w:left="1134" w:hanging="283"/>
        <w:jc w:val="both"/>
      </w:pPr>
      <w:r w:rsidRPr="004B6C13">
        <w:t>se a transação:</w:t>
      </w:r>
    </w:p>
    <w:p w14:paraId="1DE8FAFE" w14:textId="77777777" w:rsidR="004B39EB" w:rsidRPr="004B6C13" w:rsidRDefault="004B39EB">
      <w:pPr>
        <w:numPr>
          <w:ilvl w:val="0"/>
          <w:numId w:val="212"/>
        </w:numPr>
        <w:tabs>
          <w:tab w:val="left" w:pos="1701"/>
        </w:tabs>
        <w:spacing w:after="0" w:line="240" w:lineRule="auto"/>
        <w:ind w:left="1701" w:hanging="283"/>
        <w:jc w:val="both"/>
      </w:pPr>
      <w:r w:rsidRPr="004B6C13">
        <w:t>é excessivamente complexa (por exemplo, ela pode envolver múltiplas partes relacionadas de conglomerado);</w:t>
      </w:r>
    </w:p>
    <w:p w14:paraId="0DF1B66C" w14:textId="77777777" w:rsidR="004B39EB" w:rsidRPr="004B6C13" w:rsidRDefault="004B39EB">
      <w:pPr>
        <w:numPr>
          <w:ilvl w:val="0"/>
          <w:numId w:val="212"/>
        </w:numPr>
        <w:tabs>
          <w:tab w:val="left" w:pos="1701"/>
        </w:tabs>
        <w:spacing w:after="0" w:line="240" w:lineRule="auto"/>
        <w:ind w:left="1701" w:hanging="283"/>
        <w:jc w:val="both"/>
      </w:pPr>
      <w:r w:rsidRPr="004B6C13">
        <w:t>inclui termos comerciais não usuais, tais como preços, taxas de juros, garantias e termos de reembolso não usuais;</w:t>
      </w:r>
    </w:p>
    <w:p w14:paraId="0CF0000A" w14:textId="77777777" w:rsidR="004B39EB" w:rsidRPr="004B6C13" w:rsidRDefault="004B39EB">
      <w:pPr>
        <w:numPr>
          <w:ilvl w:val="0"/>
          <w:numId w:val="212"/>
        </w:numPr>
        <w:tabs>
          <w:tab w:val="left" w:pos="1701"/>
        </w:tabs>
        <w:spacing w:after="0" w:line="240" w:lineRule="auto"/>
        <w:ind w:left="1701" w:hanging="283"/>
        <w:jc w:val="both"/>
      </w:pPr>
      <w:r w:rsidRPr="004B6C13">
        <w:t>carece de razão de negócios lógica aparente para sua ocorrência;</w:t>
      </w:r>
    </w:p>
    <w:p w14:paraId="6E3E38F3" w14:textId="77777777" w:rsidR="004B39EB" w:rsidRPr="004B6C13" w:rsidRDefault="004B39EB">
      <w:pPr>
        <w:numPr>
          <w:ilvl w:val="0"/>
          <w:numId w:val="212"/>
        </w:numPr>
        <w:tabs>
          <w:tab w:val="left" w:pos="1701"/>
        </w:tabs>
        <w:spacing w:after="0" w:line="240" w:lineRule="auto"/>
        <w:ind w:left="1701" w:hanging="283"/>
        <w:jc w:val="both"/>
      </w:pPr>
      <w:r w:rsidRPr="004B6C13">
        <w:t>envolve partes relacionadas anteriormente não identificadas;</w:t>
      </w:r>
    </w:p>
    <w:p w14:paraId="641BC0C1" w14:textId="77777777" w:rsidR="004B39EB" w:rsidRPr="004B6C13" w:rsidRDefault="004B39EB">
      <w:pPr>
        <w:numPr>
          <w:ilvl w:val="0"/>
          <w:numId w:val="212"/>
        </w:numPr>
        <w:tabs>
          <w:tab w:val="left" w:pos="1701"/>
        </w:tabs>
        <w:spacing w:after="0" w:line="240" w:lineRule="auto"/>
        <w:ind w:left="1701" w:hanging="283"/>
        <w:jc w:val="both"/>
      </w:pPr>
      <w:r w:rsidRPr="004B6C13">
        <w:t>é processada de maneira não usual;</w:t>
      </w:r>
    </w:p>
    <w:p w14:paraId="17BE9D55" w14:textId="77777777" w:rsidR="004B39EB" w:rsidRPr="004B6C13" w:rsidRDefault="004B39EB">
      <w:pPr>
        <w:numPr>
          <w:ilvl w:val="0"/>
          <w:numId w:val="213"/>
        </w:numPr>
        <w:tabs>
          <w:tab w:val="left" w:pos="1134"/>
        </w:tabs>
        <w:spacing w:after="0" w:line="240" w:lineRule="auto"/>
        <w:ind w:left="1134" w:hanging="283"/>
        <w:jc w:val="both"/>
      </w:pPr>
      <w:r w:rsidRPr="004B6C13">
        <w:t>se a administração discutiu a natureza e a contabilização de tal transação com os responsáveis pela governança;</w:t>
      </w:r>
    </w:p>
    <w:p w14:paraId="06A68AF7" w14:textId="77777777" w:rsidR="004B39EB" w:rsidRPr="004B6C13" w:rsidRDefault="004B39EB">
      <w:pPr>
        <w:numPr>
          <w:ilvl w:val="0"/>
          <w:numId w:val="213"/>
        </w:numPr>
        <w:tabs>
          <w:tab w:val="left" w:pos="1134"/>
        </w:tabs>
        <w:spacing w:after="0" w:line="240" w:lineRule="auto"/>
        <w:ind w:left="1134" w:hanging="283"/>
        <w:jc w:val="both"/>
      </w:pPr>
      <w:r w:rsidRPr="004B6C13">
        <w:t xml:space="preserve">se a administração está dando mais ênfase em um tratamento contábil específico ao invés de dar a devida consideração à razão econômica subjacente da transação. </w:t>
      </w:r>
    </w:p>
    <w:p w14:paraId="3E2DEB57" w14:textId="77777777" w:rsidR="004B39EB" w:rsidRPr="004B6C13" w:rsidRDefault="004B39EB" w:rsidP="004B39EB">
      <w:pPr>
        <w:tabs>
          <w:tab w:val="left" w:pos="567"/>
        </w:tabs>
        <w:ind w:left="567" w:hanging="567"/>
        <w:jc w:val="both"/>
      </w:pPr>
      <w:r w:rsidRPr="004B6C13">
        <w:tab/>
      </w:r>
    </w:p>
    <w:p w14:paraId="02AA38A2" w14:textId="77777777" w:rsidR="004B39EB" w:rsidRPr="004B6C13" w:rsidRDefault="004B39EB" w:rsidP="004B39EB">
      <w:pPr>
        <w:tabs>
          <w:tab w:val="left" w:pos="567"/>
        </w:tabs>
        <w:ind w:left="567" w:hanging="567"/>
        <w:jc w:val="both"/>
      </w:pPr>
      <w:r w:rsidRPr="004B6C13">
        <w:tab/>
        <w:t>Se as explicações da administração são relevantemente incompatíveis com os termos da transação com parte relacionada, exige-se que o auditor, em conformidade com a NBC TA 500 – Evidência de Auditoria, item 11, considere a confiabilidade das explicações e representações da administração a respeito de assuntos significativos.</w:t>
      </w:r>
    </w:p>
    <w:p w14:paraId="574B5207" w14:textId="77777777" w:rsidR="004B39EB" w:rsidRPr="004B6C13" w:rsidRDefault="004B39EB" w:rsidP="004B39EB">
      <w:pPr>
        <w:tabs>
          <w:tab w:val="left" w:pos="567"/>
        </w:tabs>
        <w:ind w:left="567" w:hanging="567"/>
        <w:jc w:val="both"/>
      </w:pPr>
    </w:p>
    <w:p w14:paraId="7F96B2B4" w14:textId="77777777" w:rsidR="004B39EB" w:rsidRPr="004B6C13" w:rsidRDefault="004B39EB" w:rsidP="004B39EB">
      <w:pPr>
        <w:tabs>
          <w:tab w:val="left" w:pos="567"/>
        </w:tabs>
        <w:ind w:left="567" w:hanging="567"/>
        <w:jc w:val="both"/>
      </w:pPr>
      <w:r w:rsidRPr="004B6C13">
        <w:t xml:space="preserve">A39. </w:t>
      </w:r>
      <w:r w:rsidRPr="004B6C13">
        <w:tab/>
        <w:t>O auditor também pode buscar entender a razão de negócio de tal transação a partir da perspectiva da parte relacionada, já que isso pode auxiliar o auditor a entender melhor a realidade econômica da transação e porque ela foi realizada. Uma razão de negócio da perspectiva da parte relacionada que pareça incompatível com a natureza do seu negócio pode representar um fator de risco de fraude.</w:t>
      </w:r>
    </w:p>
    <w:p w14:paraId="5352A444" w14:textId="77777777" w:rsidR="004B39EB" w:rsidRPr="004B6C13" w:rsidRDefault="004B39EB" w:rsidP="004B39EB">
      <w:pPr>
        <w:tabs>
          <w:tab w:val="left" w:pos="567"/>
        </w:tabs>
        <w:ind w:left="567" w:hanging="567"/>
        <w:jc w:val="both"/>
      </w:pPr>
      <w:r w:rsidRPr="004B6C13">
        <w:tab/>
      </w:r>
    </w:p>
    <w:p w14:paraId="2474AEBB" w14:textId="77777777" w:rsidR="004B39EB" w:rsidRPr="004B6C13" w:rsidRDefault="004B39EB" w:rsidP="004B39EB">
      <w:pPr>
        <w:tabs>
          <w:tab w:val="left" w:pos="0"/>
        </w:tabs>
        <w:jc w:val="both"/>
      </w:pPr>
      <w:r w:rsidRPr="004B6C13">
        <w:t>Autorização e aprovação de transações com partes relacionadas significativas (ver item 23(b))</w:t>
      </w:r>
    </w:p>
    <w:p w14:paraId="2B5FF03C" w14:textId="77777777" w:rsidR="004B39EB" w:rsidRPr="004B6C13" w:rsidRDefault="004B39EB" w:rsidP="004B39EB">
      <w:pPr>
        <w:tabs>
          <w:tab w:val="left" w:pos="567"/>
        </w:tabs>
        <w:ind w:left="567" w:hanging="567"/>
        <w:jc w:val="both"/>
      </w:pPr>
      <w:r w:rsidRPr="004B6C13">
        <w:tab/>
      </w:r>
    </w:p>
    <w:p w14:paraId="1A8FFF65" w14:textId="77777777" w:rsidR="004B39EB" w:rsidRPr="004B6C13" w:rsidRDefault="004B39EB" w:rsidP="004B39EB">
      <w:pPr>
        <w:tabs>
          <w:tab w:val="left" w:pos="567"/>
        </w:tabs>
        <w:ind w:left="567" w:hanging="567"/>
        <w:jc w:val="both"/>
      </w:pPr>
      <w:r w:rsidRPr="004B6C13">
        <w:t xml:space="preserve">A40. </w:t>
      </w:r>
      <w:r w:rsidRPr="004B6C13">
        <w:tab/>
        <w:t xml:space="preserve">A autorização e aprovação da administração, dos responsáveis pela governança ou, quando aplicável, dos acionistas/quotistas, para transações significativas com partes relacionadas fora do curso normal de negócios da entidade, podem fornecer evidências de auditoria de que estas foram devidamente consideradas nos níveis apropriados dentro da entidade e que os seus termos e condições foram adequadamente refletidos nas demonstrações contábeis. A existência de transações dessa natureza que não estiveram sujeitas a tais autorização e aprovação, na ausência de explicações racionais baseadas em discussão com a administração ou dos responsáveis pela governança, o auditor pode precisar estar atento a outras transações de natureza similar. A autorização e aprovação sozinhas, porém, podem não ser suficientes para concluir se riscos de distorção relevante devido à fraude estão ausentes porque a autorização e aprovação podem não ser eficazes se houve conluio entre as partes relacionadas ou se a entidade estiver sujeita à influência dominante de uma parte relacionada. </w:t>
      </w:r>
    </w:p>
    <w:p w14:paraId="2145981D" w14:textId="77777777" w:rsidR="004B39EB" w:rsidRPr="004B6C13" w:rsidRDefault="004B39EB" w:rsidP="004B39EB">
      <w:pPr>
        <w:tabs>
          <w:tab w:val="left" w:pos="567"/>
        </w:tabs>
        <w:ind w:left="567" w:hanging="567"/>
        <w:jc w:val="both"/>
      </w:pPr>
      <w:r w:rsidRPr="004B6C13">
        <w:tab/>
      </w:r>
    </w:p>
    <w:p w14:paraId="05E962E3" w14:textId="77777777" w:rsidR="004B39EB" w:rsidRPr="004B6C13" w:rsidRDefault="004B39EB" w:rsidP="004B39EB">
      <w:pPr>
        <w:tabs>
          <w:tab w:val="left" w:pos="567"/>
        </w:tabs>
        <w:ind w:left="567" w:hanging="567"/>
        <w:jc w:val="both"/>
      </w:pPr>
      <w:r w:rsidRPr="004B6C13">
        <w:t>Considerações específicas para entidade de pequeno porte</w:t>
      </w:r>
    </w:p>
    <w:p w14:paraId="6583437A" w14:textId="77777777" w:rsidR="004B39EB" w:rsidRPr="004B6C13" w:rsidRDefault="004B39EB" w:rsidP="004B39EB">
      <w:pPr>
        <w:tabs>
          <w:tab w:val="left" w:pos="567"/>
        </w:tabs>
        <w:ind w:left="567" w:hanging="567"/>
        <w:jc w:val="both"/>
      </w:pPr>
    </w:p>
    <w:p w14:paraId="77C0952E" w14:textId="77777777" w:rsidR="004B39EB" w:rsidRPr="004B6C13" w:rsidRDefault="004B39EB" w:rsidP="004B39EB">
      <w:pPr>
        <w:tabs>
          <w:tab w:val="left" w:pos="567"/>
        </w:tabs>
        <w:ind w:left="567" w:hanging="567"/>
        <w:jc w:val="both"/>
      </w:pPr>
      <w:r w:rsidRPr="004B6C13">
        <w:t xml:space="preserve">A41. </w:t>
      </w:r>
      <w:r w:rsidRPr="004B6C13">
        <w:tab/>
        <w:t>Uma entidade de pequeno porte pode não ter os mesmos controles fornecidos por diferentes níveis de autoridade e aprovação que podem existir em entidade maior. Portanto, ao auditar uma entidade de pequeno porte, o auditor pode valer-se em grau menor da autorização e aprovação para evidências de auditoria referentes à validade das transações significativas com partes relacionadas fora do curso normal de negócios da entidade. Ao invés disso, o auditor pode considerar executar outros procedimentos de auditoria como inspecionar documentos relevantes, confirmar aspectos específicos das transações junto às partes relevantes ou observar o envolvimento do proprietário-administrador com as transações.</w:t>
      </w:r>
    </w:p>
    <w:p w14:paraId="3227FB33" w14:textId="77777777" w:rsidR="004B39EB" w:rsidRPr="004B6C13" w:rsidRDefault="004B39EB" w:rsidP="004B39EB">
      <w:pPr>
        <w:tabs>
          <w:tab w:val="left" w:pos="567"/>
        </w:tabs>
        <w:ind w:left="567" w:hanging="567"/>
        <w:jc w:val="both"/>
      </w:pPr>
      <w:r w:rsidRPr="004B6C13">
        <w:tab/>
      </w:r>
    </w:p>
    <w:p w14:paraId="42DCA62C" w14:textId="77777777" w:rsidR="004B39EB" w:rsidRPr="004B6C13" w:rsidRDefault="004B39EB" w:rsidP="004B39EB">
      <w:pPr>
        <w:tabs>
          <w:tab w:val="left" w:pos="0"/>
        </w:tabs>
        <w:jc w:val="both"/>
      </w:pPr>
      <w:r w:rsidRPr="004B6C13">
        <w:t>Afirmações de que as transações com partes relacionadas foram conduzidas em termos equivalentes aos vigentes em uma transação em condições normais de mercado (ver item 24)</w:t>
      </w:r>
    </w:p>
    <w:p w14:paraId="25DFCD3D" w14:textId="77777777" w:rsidR="004B39EB" w:rsidRPr="004B6C13" w:rsidRDefault="004B39EB" w:rsidP="004B39EB">
      <w:pPr>
        <w:tabs>
          <w:tab w:val="left" w:pos="567"/>
        </w:tabs>
        <w:ind w:left="567" w:hanging="567"/>
        <w:jc w:val="both"/>
      </w:pPr>
      <w:r w:rsidRPr="004B6C13">
        <w:tab/>
      </w:r>
    </w:p>
    <w:p w14:paraId="15D15C2E" w14:textId="77777777" w:rsidR="004B39EB" w:rsidRPr="004B6C13" w:rsidRDefault="004B39EB" w:rsidP="004B39EB">
      <w:pPr>
        <w:tabs>
          <w:tab w:val="left" w:pos="567"/>
        </w:tabs>
        <w:ind w:left="567" w:hanging="567"/>
        <w:jc w:val="both"/>
      </w:pPr>
      <w:r w:rsidRPr="004B6C13">
        <w:t xml:space="preserve">A42. </w:t>
      </w:r>
      <w:r w:rsidRPr="004B6C13">
        <w:tab/>
        <w:t>Embora as evidências de auditoria possam estar prontamente disponíveis no que se refere à maneira como o preço de uma transação com parte relacionada é comparável ao de uma transação similar entre partes independentes, há dificuldades comumente práticas que limitam a capacidade do auditor de obter evidências de auditoria de que todos os outros aspectos da transação são equivalentes aos de uma transação sob condições de mercado. Por exemplo, embora o auditor possa ser capaz de confirmar que uma transação com parte relacionada foi conduzida a preço de mercado, pode ser impraticável confirmar se outros termos e condições da transação (tais como termos de crédito, contingências e encargos específicos) são equivalentes aos que seriam normalmente acordados entre partes independentes. Portanto, pode haver um risco de que a afirmação da administração de que uma transação com parte relacionada foi conduzida em termos equivalentes aos vigentes em transação sob condições de mercado possa ser distorcido de maneira relevante.</w:t>
      </w:r>
    </w:p>
    <w:p w14:paraId="1BC9FAF9" w14:textId="77777777" w:rsidR="004B39EB" w:rsidRPr="004B6C13" w:rsidRDefault="004B39EB" w:rsidP="004B39EB">
      <w:pPr>
        <w:tabs>
          <w:tab w:val="left" w:pos="567"/>
        </w:tabs>
        <w:ind w:left="567" w:hanging="567"/>
        <w:jc w:val="both"/>
      </w:pPr>
      <w:r w:rsidRPr="004B6C13">
        <w:tab/>
      </w:r>
    </w:p>
    <w:p w14:paraId="2EADE705" w14:textId="77777777" w:rsidR="004B39EB" w:rsidRPr="004B6C13" w:rsidRDefault="004B39EB" w:rsidP="004B39EB">
      <w:pPr>
        <w:tabs>
          <w:tab w:val="left" w:pos="567"/>
        </w:tabs>
        <w:ind w:left="567" w:hanging="567"/>
        <w:jc w:val="both"/>
      </w:pPr>
      <w:r w:rsidRPr="004B6C13">
        <w:t xml:space="preserve">A43. </w:t>
      </w:r>
      <w:r w:rsidRPr="004B6C13">
        <w:tab/>
        <w:t>A elaboração das demonstrações contábeis requer da administração que fundamente a afirmação de que uma transação com parte relacionada foi conduzida em termos equivalentes aos vigentes em uma transação em condições normais de mercado. O suporte da administração à afirmação pode incluir:</w:t>
      </w:r>
    </w:p>
    <w:p w14:paraId="60846602" w14:textId="77777777" w:rsidR="004B39EB" w:rsidRPr="004B6C13" w:rsidRDefault="004B39EB">
      <w:pPr>
        <w:numPr>
          <w:ilvl w:val="0"/>
          <w:numId w:val="210"/>
        </w:numPr>
        <w:tabs>
          <w:tab w:val="left" w:pos="1134"/>
        </w:tabs>
        <w:spacing w:after="0" w:line="240" w:lineRule="auto"/>
        <w:ind w:left="1134" w:hanging="283"/>
        <w:jc w:val="both"/>
      </w:pPr>
      <w:r w:rsidRPr="004B6C13">
        <w:t>comparar os termos das transações relacionadas com os de transação similar ou idêntica com uma ou mais partes não relacionadas;</w:t>
      </w:r>
    </w:p>
    <w:p w14:paraId="524A4799" w14:textId="77777777" w:rsidR="004B39EB" w:rsidRPr="004B6C13" w:rsidRDefault="004B39EB">
      <w:pPr>
        <w:numPr>
          <w:ilvl w:val="0"/>
          <w:numId w:val="210"/>
        </w:numPr>
        <w:tabs>
          <w:tab w:val="left" w:pos="1134"/>
        </w:tabs>
        <w:spacing w:after="0" w:line="240" w:lineRule="auto"/>
        <w:ind w:left="1134" w:hanging="283"/>
        <w:jc w:val="both"/>
      </w:pPr>
      <w:r w:rsidRPr="004B6C13">
        <w:t>contratar um especialista para determinar o valor de mercado e confirmar os termos e condições de mercado para a transação;</w:t>
      </w:r>
    </w:p>
    <w:p w14:paraId="06A98F81" w14:textId="77777777" w:rsidR="004B39EB" w:rsidRPr="004B6C13" w:rsidRDefault="004B39EB">
      <w:pPr>
        <w:numPr>
          <w:ilvl w:val="0"/>
          <w:numId w:val="210"/>
        </w:numPr>
        <w:tabs>
          <w:tab w:val="left" w:pos="1134"/>
        </w:tabs>
        <w:spacing w:after="0" w:line="240" w:lineRule="auto"/>
        <w:ind w:left="1134" w:hanging="283"/>
        <w:jc w:val="both"/>
      </w:pPr>
      <w:r w:rsidRPr="004B6C13">
        <w:t>comparar os termos da transação com termos de mercado conhecidos para transações amplamente similares em mercado aberto.</w:t>
      </w:r>
    </w:p>
    <w:p w14:paraId="31F2EFF3" w14:textId="77777777" w:rsidR="004B39EB" w:rsidRPr="004B6C13" w:rsidRDefault="004B39EB" w:rsidP="004B39EB">
      <w:pPr>
        <w:tabs>
          <w:tab w:val="left" w:pos="567"/>
        </w:tabs>
        <w:ind w:left="567" w:hanging="567"/>
        <w:jc w:val="both"/>
      </w:pPr>
      <w:r w:rsidRPr="004B6C13">
        <w:tab/>
      </w:r>
    </w:p>
    <w:p w14:paraId="4FEC1DEF" w14:textId="77777777" w:rsidR="004B39EB" w:rsidRPr="004B6C13" w:rsidRDefault="004B39EB" w:rsidP="004B39EB">
      <w:pPr>
        <w:tabs>
          <w:tab w:val="left" w:pos="567"/>
        </w:tabs>
        <w:ind w:left="567" w:hanging="567"/>
        <w:jc w:val="both"/>
      </w:pPr>
      <w:r w:rsidRPr="004B6C13">
        <w:t xml:space="preserve">A44. </w:t>
      </w:r>
      <w:r w:rsidRPr="004B6C13">
        <w:tab/>
        <w:t>Avaliar o suporte desta afirmação pela administração pode envolver um ou mais dos seguintes aspectos:</w:t>
      </w:r>
    </w:p>
    <w:p w14:paraId="30453FCE" w14:textId="77777777" w:rsidR="004B39EB" w:rsidRPr="004B6C13" w:rsidRDefault="004B39EB">
      <w:pPr>
        <w:numPr>
          <w:ilvl w:val="0"/>
          <w:numId w:val="210"/>
        </w:numPr>
        <w:tabs>
          <w:tab w:val="left" w:pos="1134"/>
        </w:tabs>
        <w:spacing w:after="0" w:line="240" w:lineRule="auto"/>
        <w:ind w:left="1134" w:hanging="283"/>
        <w:jc w:val="both"/>
      </w:pPr>
      <w:r w:rsidRPr="004B6C13">
        <w:t>considerar a adequação do processo da administração para suportar a afirmação;</w:t>
      </w:r>
    </w:p>
    <w:p w14:paraId="6BAD7D7A" w14:textId="77777777" w:rsidR="004B39EB" w:rsidRPr="004B6C13" w:rsidRDefault="004B39EB">
      <w:pPr>
        <w:numPr>
          <w:ilvl w:val="0"/>
          <w:numId w:val="210"/>
        </w:numPr>
        <w:tabs>
          <w:tab w:val="left" w:pos="1134"/>
        </w:tabs>
        <w:spacing w:after="0" w:line="240" w:lineRule="auto"/>
        <w:ind w:left="1134" w:hanging="283"/>
        <w:jc w:val="both"/>
      </w:pPr>
      <w:r w:rsidRPr="004B6C13">
        <w:t>verificar a fonte dos dados internos ou externos que suportam a afirmação e testar os dados para determinar a sua precisão, integridade e relevância;</w:t>
      </w:r>
    </w:p>
    <w:p w14:paraId="79B3A1A2" w14:textId="77777777" w:rsidR="004B39EB" w:rsidRPr="004B6C13" w:rsidRDefault="004B39EB">
      <w:pPr>
        <w:numPr>
          <w:ilvl w:val="0"/>
          <w:numId w:val="210"/>
        </w:numPr>
        <w:tabs>
          <w:tab w:val="left" w:pos="1134"/>
        </w:tabs>
        <w:spacing w:after="0" w:line="240" w:lineRule="auto"/>
        <w:ind w:left="1134" w:hanging="283"/>
        <w:jc w:val="both"/>
      </w:pPr>
      <w:r w:rsidRPr="004B6C13">
        <w:t>avaliar a razoabilidade de quaisquer suposições significativas em que se baseie a afirmação.</w:t>
      </w:r>
    </w:p>
    <w:p w14:paraId="7B4CCED7" w14:textId="77777777" w:rsidR="004B39EB" w:rsidRPr="004B6C13" w:rsidRDefault="004B39EB" w:rsidP="004B39EB">
      <w:pPr>
        <w:tabs>
          <w:tab w:val="left" w:pos="567"/>
        </w:tabs>
        <w:ind w:left="567" w:hanging="567"/>
        <w:jc w:val="both"/>
      </w:pPr>
      <w:r w:rsidRPr="004B6C13">
        <w:tab/>
      </w:r>
    </w:p>
    <w:p w14:paraId="4CA80C36" w14:textId="77777777" w:rsidR="004B39EB" w:rsidRPr="004B6C13" w:rsidRDefault="004B39EB" w:rsidP="004B39EB">
      <w:pPr>
        <w:tabs>
          <w:tab w:val="left" w:pos="567"/>
        </w:tabs>
        <w:ind w:left="567" w:hanging="567"/>
        <w:jc w:val="both"/>
      </w:pPr>
      <w:r w:rsidRPr="004B6C13">
        <w:t xml:space="preserve">A45. </w:t>
      </w:r>
      <w:r w:rsidRPr="004B6C13">
        <w:tab/>
        <w:t xml:space="preserve">Algumas estruturas de relatório financeiro exigem a divulgação de transações com partes relacionadas não conduzidas em termos equivalentes aos que prevalecem em transações entre partes independentes. Nestas circunstâncias, se a administração não divulgou uma transação com parte relacionada nas demonstrações contábeis, pode haver uma afirmação implícita de que a transação foi conduzida em termos equivalentes aos que prevalecem em transação entre partes independentes. </w:t>
      </w:r>
    </w:p>
    <w:p w14:paraId="65E94211" w14:textId="77777777" w:rsidR="004B39EB" w:rsidRPr="004B6C13" w:rsidRDefault="004B39EB" w:rsidP="004B39EB">
      <w:pPr>
        <w:tabs>
          <w:tab w:val="left" w:pos="567"/>
        </w:tabs>
        <w:ind w:left="567" w:hanging="567"/>
        <w:jc w:val="both"/>
      </w:pPr>
      <w:r w:rsidRPr="004B6C13">
        <w:tab/>
      </w:r>
      <w:r w:rsidRPr="004B6C13">
        <w:tab/>
        <w:t xml:space="preserve"> </w:t>
      </w:r>
    </w:p>
    <w:p w14:paraId="409866D5" w14:textId="77777777" w:rsidR="004B39EB" w:rsidRPr="001626AA" w:rsidRDefault="004B39EB" w:rsidP="004B39EB">
      <w:pPr>
        <w:tabs>
          <w:tab w:val="left" w:pos="0"/>
        </w:tabs>
        <w:jc w:val="both"/>
        <w:rPr>
          <w:b/>
        </w:rPr>
      </w:pPr>
      <w:r w:rsidRPr="001626AA">
        <w:rPr>
          <w:b/>
        </w:rPr>
        <w:t xml:space="preserve">Avaliação da contabilização e </w:t>
      </w:r>
      <w:r>
        <w:rPr>
          <w:b/>
        </w:rPr>
        <w:t xml:space="preserve">da </w:t>
      </w:r>
      <w:r w:rsidRPr="001626AA">
        <w:rPr>
          <w:b/>
        </w:rPr>
        <w:t>divulgação de relacionamentos e transações com partes relacionadas</w:t>
      </w:r>
    </w:p>
    <w:p w14:paraId="31ADDF5C" w14:textId="77777777" w:rsidR="004B39EB" w:rsidRPr="004B6C13" w:rsidRDefault="004B39EB" w:rsidP="004B39EB">
      <w:pPr>
        <w:tabs>
          <w:tab w:val="left" w:pos="567"/>
        </w:tabs>
        <w:ind w:left="567" w:hanging="567"/>
        <w:jc w:val="both"/>
      </w:pPr>
      <w:r w:rsidRPr="004B6C13">
        <w:tab/>
      </w:r>
    </w:p>
    <w:p w14:paraId="765E8810" w14:textId="77777777" w:rsidR="004B39EB" w:rsidRPr="004B6C13" w:rsidRDefault="004B39EB" w:rsidP="004B39EB">
      <w:pPr>
        <w:tabs>
          <w:tab w:val="left" w:pos="567"/>
        </w:tabs>
        <w:ind w:left="567" w:hanging="567"/>
        <w:jc w:val="both"/>
      </w:pPr>
      <w:r w:rsidRPr="004B6C13">
        <w:t>Considerações de materialidade na avaliação de distorções (ver item 25)</w:t>
      </w:r>
    </w:p>
    <w:p w14:paraId="2396BE22" w14:textId="77777777" w:rsidR="004B39EB" w:rsidRPr="004B6C13" w:rsidRDefault="004B39EB" w:rsidP="004B39EB">
      <w:pPr>
        <w:tabs>
          <w:tab w:val="left" w:pos="567"/>
        </w:tabs>
        <w:ind w:left="567" w:hanging="567"/>
        <w:jc w:val="both"/>
      </w:pPr>
    </w:p>
    <w:p w14:paraId="6908DC9D" w14:textId="77777777" w:rsidR="004B39EB" w:rsidRPr="004B6C13" w:rsidRDefault="004B39EB" w:rsidP="004B39EB">
      <w:pPr>
        <w:tabs>
          <w:tab w:val="left" w:pos="567"/>
        </w:tabs>
        <w:ind w:left="567" w:hanging="567"/>
        <w:jc w:val="both"/>
      </w:pPr>
      <w:r w:rsidRPr="004B6C13">
        <w:t xml:space="preserve">A46. </w:t>
      </w:r>
      <w:r w:rsidRPr="004B6C13">
        <w:tab/>
        <w:t>A NBC TA 450 requer que o auditor considere o tamanho e a natureza da distorção e as circunstâncias específicas de sua ocorrência, ao avaliar se a distorção é relevante (NBC TA 450 – Avaliação das Distorções Identificadas durante a Auditoria, item 11(a). O item A16 dessa Norma oferece orientação sobre as circunstâncias que podem afetar a avaliação de uma distorção. A importância da transação para a demonstração contábil pode não depender unicamente do valor registrado da transação, mas também de outros fatores relevantes específicos, como a natureza do relacionamento com a parte relacionada.</w:t>
      </w:r>
    </w:p>
    <w:p w14:paraId="14047111" w14:textId="77777777" w:rsidR="004B39EB" w:rsidRPr="004B6C13" w:rsidRDefault="004B39EB" w:rsidP="004B39EB">
      <w:pPr>
        <w:tabs>
          <w:tab w:val="left" w:pos="567"/>
        </w:tabs>
        <w:ind w:left="567" w:hanging="567"/>
        <w:jc w:val="both"/>
      </w:pPr>
      <w:r w:rsidRPr="004B6C13">
        <w:tab/>
      </w:r>
    </w:p>
    <w:p w14:paraId="09726096" w14:textId="77777777" w:rsidR="004B39EB" w:rsidRPr="004B6C13" w:rsidRDefault="004B39EB" w:rsidP="004B39EB">
      <w:pPr>
        <w:tabs>
          <w:tab w:val="left" w:pos="567"/>
        </w:tabs>
        <w:ind w:left="567" w:hanging="567"/>
        <w:jc w:val="both"/>
      </w:pPr>
      <w:r w:rsidRPr="004B6C13">
        <w:t>Avaliação das divulgações de partes relacionadas (ver item 25(a))</w:t>
      </w:r>
    </w:p>
    <w:p w14:paraId="03F011F1" w14:textId="77777777" w:rsidR="004B39EB" w:rsidRPr="004B6C13" w:rsidRDefault="004B39EB" w:rsidP="004B39EB">
      <w:pPr>
        <w:tabs>
          <w:tab w:val="left" w:pos="567"/>
        </w:tabs>
        <w:ind w:left="567" w:hanging="567"/>
        <w:jc w:val="both"/>
      </w:pPr>
      <w:r w:rsidRPr="004B6C13">
        <w:tab/>
      </w:r>
    </w:p>
    <w:p w14:paraId="2BED0DEA" w14:textId="77777777" w:rsidR="004B39EB" w:rsidRPr="004B6C13" w:rsidRDefault="004B39EB" w:rsidP="004B39EB">
      <w:pPr>
        <w:tabs>
          <w:tab w:val="left" w:pos="567"/>
        </w:tabs>
        <w:ind w:left="567" w:hanging="567"/>
        <w:jc w:val="both"/>
      </w:pPr>
      <w:r w:rsidRPr="004B6C13">
        <w:t xml:space="preserve">A47. </w:t>
      </w:r>
      <w:r w:rsidRPr="004B6C13">
        <w:tab/>
        <w:t>Avaliar as divulgações de partes relacionadas no contexto das exigências de divulgação da estrutura de relatório financeiro aplicável significa considerar se os fatos e circunstâncias dos relacionamentos e transações com partes relacionadas foram adequadamente resumidos e apresentados, de modo que sejam compreensíveis. Divulgações de transações com partes relacionadas podem não ser compreensíveis se:</w:t>
      </w:r>
    </w:p>
    <w:p w14:paraId="403B88CC" w14:textId="77777777" w:rsidR="004B39EB" w:rsidRPr="004B6C13" w:rsidRDefault="004B39EB" w:rsidP="004B39EB">
      <w:pPr>
        <w:tabs>
          <w:tab w:val="left" w:pos="1276"/>
        </w:tabs>
        <w:ind w:left="1276" w:hanging="425"/>
        <w:jc w:val="both"/>
      </w:pPr>
      <w:r w:rsidRPr="004B6C13">
        <w:t>(a) a razão de negócio e os efeitos das transações sobre as demonstrações contábeis não são claros ou estão distorcidos; ou</w:t>
      </w:r>
    </w:p>
    <w:p w14:paraId="46FBDC31" w14:textId="77777777" w:rsidR="004B39EB" w:rsidRPr="004B6C13" w:rsidRDefault="004B39EB" w:rsidP="004B39EB">
      <w:pPr>
        <w:tabs>
          <w:tab w:val="left" w:pos="1276"/>
        </w:tabs>
        <w:ind w:left="1276" w:hanging="425"/>
        <w:jc w:val="both"/>
      </w:pPr>
      <w:r w:rsidRPr="004B6C13">
        <w:t>(b) termos-chave, condições ou outros elementos importantes das transações necessárias para que sejam compreendidas não são adequadamente divulgados.</w:t>
      </w:r>
    </w:p>
    <w:p w14:paraId="473B14B9" w14:textId="77777777" w:rsidR="004B39EB" w:rsidRDefault="004B39EB" w:rsidP="004B39EB">
      <w:pPr>
        <w:tabs>
          <w:tab w:val="left" w:pos="567"/>
        </w:tabs>
        <w:ind w:left="567" w:hanging="567"/>
        <w:jc w:val="both"/>
      </w:pPr>
      <w:r w:rsidRPr="004B6C13">
        <w:tab/>
      </w:r>
    </w:p>
    <w:p w14:paraId="4096DDA4" w14:textId="77777777" w:rsidR="004B39EB" w:rsidRPr="004B6C13" w:rsidRDefault="004B39EB" w:rsidP="004B39EB">
      <w:pPr>
        <w:tabs>
          <w:tab w:val="left" w:pos="567"/>
        </w:tabs>
        <w:ind w:left="567" w:hanging="567"/>
        <w:jc w:val="both"/>
      </w:pPr>
    </w:p>
    <w:p w14:paraId="76C1ADA6" w14:textId="77777777" w:rsidR="004B39EB" w:rsidRPr="004B6C13" w:rsidRDefault="004B39EB" w:rsidP="004B39EB">
      <w:pPr>
        <w:tabs>
          <w:tab w:val="left" w:pos="567"/>
        </w:tabs>
        <w:ind w:left="567" w:hanging="567"/>
        <w:jc w:val="both"/>
      </w:pPr>
      <w:r w:rsidRPr="001626AA">
        <w:rPr>
          <w:b/>
        </w:rPr>
        <w:t>Representações formais</w:t>
      </w:r>
      <w:r w:rsidRPr="004B6C13">
        <w:t xml:space="preserve"> (ver item 26)</w:t>
      </w:r>
    </w:p>
    <w:p w14:paraId="7F2FA7AC" w14:textId="77777777" w:rsidR="004B39EB" w:rsidRPr="004B6C13" w:rsidRDefault="004B39EB" w:rsidP="004B39EB">
      <w:pPr>
        <w:tabs>
          <w:tab w:val="left" w:pos="567"/>
        </w:tabs>
        <w:ind w:left="567" w:hanging="567"/>
        <w:jc w:val="both"/>
      </w:pPr>
    </w:p>
    <w:p w14:paraId="624060C0" w14:textId="77777777" w:rsidR="004B39EB" w:rsidRPr="004B6C13" w:rsidRDefault="004B39EB" w:rsidP="004B39EB">
      <w:pPr>
        <w:tabs>
          <w:tab w:val="left" w:pos="567"/>
        </w:tabs>
        <w:ind w:left="567" w:hanging="567"/>
        <w:jc w:val="both"/>
      </w:pPr>
      <w:r w:rsidRPr="004B6C13">
        <w:t xml:space="preserve">A48. </w:t>
      </w:r>
      <w:r w:rsidRPr="004B6C13">
        <w:tab/>
        <w:t>Circunstâncias em que pode ser apropriado obter representações formais dos responsáveis pela governança incluem:</w:t>
      </w:r>
    </w:p>
    <w:p w14:paraId="5ACC9BE9" w14:textId="77777777" w:rsidR="004B39EB" w:rsidRPr="004B6C13" w:rsidRDefault="004B39EB">
      <w:pPr>
        <w:numPr>
          <w:ilvl w:val="0"/>
          <w:numId w:val="209"/>
        </w:numPr>
        <w:tabs>
          <w:tab w:val="left" w:pos="1134"/>
        </w:tabs>
        <w:spacing w:after="0" w:line="240" w:lineRule="auto"/>
        <w:ind w:left="1134" w:hanging="283"/>
        <w:jc w:val="both"/>
      </w:pPr>
      <w:r w:rsidRPr="004B6C13">
        <w:t>quando eles aprovarem transações com partes relacionadas específicas que (a) afetam de maneira relevante as demonstrações contábeis, ou (b) envolvem a administração;</w:t>
      </w:r>
    </w:p>
    <w:p w14:paraId="768624A4" w14:textId="77777777" w:rsidR="004B39EB" w:rsidRPr="004B6C13" w:rsidRDefault="004B39EB">
      <w:pPr>
        <w:numPr>
          <w:ilvl w:val="0"/>
          <w:numId w:val="209"/>
        </w:numPr>
        <w:tabs>
          <w:tab w:val="left" w:pos="1134"/>
        </w:tabs>
        <w:spacing w:after="0" w:line="240" w:lineRule="auto"/>
        <w:ind w:left="1134" w:hanging="283"/>
        <w:jc w:val="both"/>
      </w:pPr>
      <w:r w:rsidRPr="004B6C13">
        <w:t>quando eles fizerem representações orais ao auditor sobre detalhes de certas transações com partes relacionadas;</w:t>
      </w:r>
    </w:p>
    <w:p w14:paraId="1338901B" w14:textId="77777777" w:rsidR="004B39EB" w:rsidRPr="004B6C13" w:rsidRDefault="004B39EB">
      <w:pPr>
        <w:numPr>
          <w:ilvl w:val="0"/>
          <w:numId w:val="209"/>
        </w:numPr>
        <w:tabs>
          <w:tab w:val="left" w:pos="1134"/>
        </w:tabs>
        <w:spacing w:after="0" w:line="240" w:lineRule="auto"/>
        <w:ind w:left="1134" w:hanging="283"/>
        <w:jc w:val="both"/>
      </w:pPr>
      <w:r w:rsidRPr="004B6C13">
        <w:t>quando eles têm interesses financeiros ou de outro tipo nas transações com as partes relacionadas.</w:t>
      </w:r>
    </w:p>
    <w:p w14:paraId="7BFD1E44" w14:textId="77777777" w:rsidR="004B39EB" w:rsidRPr="004B6C13" w:rsidRDefault="004B39EB" w:rsidP="004B39EB">
      <w:pPr>
        <w:tabs>
          <w:tab w:val="left" w:pos="567"/>
        </w:tabs>
        <w:ind w:left="567" w:hanging="567"/>
        <w:jc w:val="both"/>
      </w:pPr>
      <w:r w:rsidRPr="004B6C13">
        <w:tab/>
      </w:r>
    </w:p>
    <w:p w14:paraId="387F1B54" w14:textId="77777777" w:rsidR="004B39EB" w:rsidRPr="004B6C13" w:rsidRDefault="004B39EB" w:rsidP="004B39EB">
      <w:pPr>
        <w:tabs>
          <w:tab w:val="left" w:pos="567"/>
        </w:tabs>
        <w:ind w:left="567" w:hanging="567"/>
        <w:jc w:val="both"/>
      </w:pPr>
      <w:r w:rsidRPr="004B6C13">
        <w:t xml:space="preserve">A49. </w:t>
      </w:r>
      <w:r w:rsidRPr="004B6C13">
        <w:tab/>
        <w:t>O auditor também pode decidir obter representações formais referentes às afirmações específicas que a administração possa ter feito, tais como uma representação de que transações específicas com as partes relacionadas não envolvem acordos paralelos não divulgados.</w:t>
      </w:r>
    </w:p>
    <w:p w14:paraId="7F482C78" w14:textId="77777777" w:rsidR="004B39EB" w:rsidRPr="004B6C13" w:rsidRDefault="004B39EB" w:rsidP="004B39EB">
      <w:pPr>
        <w:tabs>
          <w:tab w:val="left" w:pos="567"/>
        </w:tabs>
        <w:ind w:left="567" w:hanging="567"/>
        <w:jc w:val="both"/>
      </w:pPr>
      <w:r w:rsidRPr="004B6C13">
        <w:tab/>
      </w:r>
    </w:p>
    <w:p w14:paraId="0EDEF853" w14:textId="77777777" w:rsidR="004B39EB" w:rsidRPr="004B6C13" w:rsidRDefault="004B39EB" w:rsidP="004B39EB">
      <w:pPr>
        <w:tabs>
          <w:tab w:val="left" w:pos="567"/>
        </w:tabs>
        <w:ind w:left="567" w:hanging="567"/>
        <w:jc w:val="both"/>
      </w:pPr>
      <w:r w:rsidRPr="001626AA">
        <w:rPr>
          <w:b/>
        </w:rPr>
        <w:t>Comunicação com os responsáveis pela governança</w:t>
      </w:r>
      <w:r w:rsidRPr="004B6C13">
        <w:t xml:space="preserve"> (ver item 27)</w:t>
      </w:r>
    </w:p>
    <w:p w14:paraId="1AE93E07" w14:textId="77777777" w:rsidR="004B39EB" w:rsidRPr="004B6C13" w:rsidRDefault="004B39EB" w:rsidP="004B39EB">
      <w:pPr>
        <w:tabs>
          <w:tab w:val="left" w:pos="567"/>
        </w:tabs>
        <w:ind w:left="567" w:hanging="567"/>
        <w:jc w:val="both"/>
      </w:pPr>
      <w:r w:rsidRPr="004B6C13">
        <w:tab/>
      </w:r>
    </w:p>
    <w:p w14:paraId="00FD5D07" w14:textId="77777777" w:rsidR="004B39EB" w:rsidRPr="004B6C13" w:rsidRDefault="004B39EB" w:rsidP="004B39EB">
      <w:pPr>
        <w:tabs>
          <w:tab w:val="left" w:pos="567"/>
        </w:tabs>
        <w:ind w:left="567" w:hanging="567"/>
        <w:jc w:val="both"/>
      </w:pPr>
      <w:r w:rsidRPr="004B6C13">
        <w:t xml:space="preserve">A50. </w:t>
      </w:r>
      <w:r w:rsidRPr="004B6C13">
        <w:tab/>
        <w:t>A comunicação de assuntos significativos surgidos durante a auditoria em conexão com as partes relacionadas da entidade ajuda o auditor a estabelecer um entendimento comum com os responsáveis pela governança da natureza e solução destes assuntos. Exemplos de assuntos significativos (A NBC TA 230, item A8, fornece orientação adicional sobre a natureza de assuntos significativos levantados durante a auditoria) referentes a partes relacionadas incluem:</w:t>
      </w:r>
    </w:p>
    <w:p w14:paraId="12E677CA" w14:textId="77777777" w:rsidR="004B39EB" w:rsidRPr="004B6C13" w:rsidRDefault="004B39EB">
      <w:pPr>
        <w:numPr>
          <w:ilvl w:val="0"/>
          <w:numId w:val="208"/>
        </w:numPr>
        <w:tabs>
          <w:tab w:val="left" w:pos="1134"/>
        </w:tabs>
        <w:spacing w:after="0" w:line="240" w:lineRule="auto"/>
        <w:ind w:left="1134" w:hanging="283"/>
        <w:jc w:val="both"/>
      </w:pPr>
      <w:r w:rsidRPr="004B6C13">
        <w:t>falta de divulgação (intencional ou não) pela administração ao auditor da existência de partes relacionadas ou de transações significativas com essas partes, que possam alertar os responsáveis pela governança para relacionamentos e transações significativas com partes relacionadas das quais anteriormente não tinham conhecimento;</w:t>
      </w:r>
    </w:p>
    <w:p w14:paraId="2E8E343C" w14:textId="77777777" w:rsidR="004B39EB" w:rsidRPr="004B6C13" w:rsidRDefault="004B39EB">
      <w:pPr>
        <w:numPr>
          <w:ilvl w:val="0"/>
          <w:numId w:val="208"/>
        </w:numPr>
        <w:tabs>
          <w:tab w:val="left" w:pos="1134"/>
        </w:tabs>
        <w:spacing w:after="0" w:line="240" w:lineRule="auto"/>
        <w:ind w:left="1134" w:hanging="283"/>
        <w:jc w:val="both"/>
      </w:pPr>
      <w:r w:rsidRPr="004B6C13">
        <w:t>a identificação de transações significativas com partes relacionadas que não foram adequadamente autorizadas e aprovadas, que possam dar origem a suspeita de fraude;</w:t>
      </w:r>
    </w:p>
    <w:p w14:paraId="2076BB73" w14:textId="77777777" w:rsidR="004B39EB" w:rsidRPr="004B6C13" w:rsidRDefault="004B39EB">
      <w:pPr>
        <w:numPr>
          <w:ilvl w:val="0"/>
          <w:numId w:val="208"/>
        </w:numPr>
        <w:tabs>
          <w:tab w:val="left" w:pos="1134"/>
        </w:tabs>
        <w:spacing w:after="0" w:line="240" w:lineRule="auto"/>
        <w:ind w:left="1134" w:hanging="283"/>
        <w:jc w:val="both"/>
      </w:pPr>
      <w:r w:rsidRPr="004B6C13">
        <w:t>discordância com a administração no que se refere à contabilização e divulgação de transações significativas com partes relacionadas em conformidade com a estrutura de relatório financeiro aplicável;</w:t>
      </w:r>
    </w:p>
    <w:p w14:paraId="0601FE37" w14:textId="77777777" w:rsidR="004B39EB" w:rsidRPr="004B6C13" w:rsidRDefault="004B39EB">
      <w:pPr>
        <w:numPr>
          <w:ilvl w:val="0"/>
          <w:numId w:val="208"/>
        </w:numPr>
        <w:tabs>
          <w:tab w:val="left" w:pos="1134"/>
        </w:tabs>
        <w:spacing w:after="0" w:line="240" w:lineRule="auto"/>
        <w:ind w:left="1134" w:hanging="283"/>
        <w:jc w:val="both"/>
      </w:pPr>
      <w:r w:rsidRPr="004B6C13">
        <w:t>não conformidade com lei ou regulamentos aplicáveis que proíbam ou restrinjam tipos específicos de transações com partes relacionadas;</w:t>
      </w:r>
    </w:p>
    <w:p w14:paraId="15822E21" w14:textId="77777777" w:rsidR="004B39EB" w:rsidRPr="004B6C13" w:rsidRDefault="004B39EB">
      <w:pPr>
        <w:numPr>
          <w:ilvl w:val="0"/>
          <w:numId w:val="208"/>
        </w:numPr>
        <w:tabs>
          <w:tab w:val="left" w:pos="1134"/>
        </w:tabs>
        <w:spacing w:after="0" w:line="240" w:lineRule="auto"/>
        <w:ind w:left="1134" w:hanging="283"/>
        <w:jc w:val="both"/>
      </w:pPr>
      <w:r w:rsidRPr="004B6C13">
        <w:t>dificuldades para identificar a parte que controla a entidade.</w:t>
      </w:r>
    </w:p>
    <w:p w14:paraId="3E307547" w14:textId="77777777" w:rsidR="004B39EB" w:rsidRPr="004B6C13" w:rsidRDefault="004B39EB" w:rsidP="004B39EB">
      <w:pPr>
        <w:pStyle w:val="Default"/>
        <w:tabs>
          <w:tab w:val="left" w:pos="522"/>
        </w:tabs>
        <w:jc w:val="both"/>
      </w:pPr>
      <w:r w:rsidRPr="004B6C13">
        <w:tab/>
      </w:r>
    </w:p>
    <w:p w14:paraId="719569B0" w14:textId="77777777" w:rsidR="002A7EB0" w:rsidRPr="002A7EB0" w:rsidRDefault="002A7EB0" w:rsidP="002A7EB0"/>
    <w:p w14:paraId="7ECE50D5" w14:textId="49DFA5B3" w:rsidR="00F40EBC" w:rsidRDefault="00F40EBC" w:rsidP="00D17E06">
      <w:pPr>
        <w:pStyle w:val="Ttulo1"/>
        <w:spacing w:before="0" w:after="120" w:line="240" w:lineRule="auto"/>
        <w:rPr>
          <w:rFonts w:ascii="Times New Roman" w:hAnsi="Times New Roman" w:cs="Times New Roman"/>
          <w:b/>
          <w:bCs/>
          <w:color w:val="auto"/>
          <w:sz w:val="24"/>
          <w:szCs w:val="24"/>
        </w:rPr>
      </w:pPr>
      <w:bookmarkStart w:id="131" w:name="_Toc183036861"/>
      <w:r w:rsidRPr="00D17E06">
        <w:rPr>
          <w:rFonts w:ascii="Times New Roman" w:hAnsi="Times New Roman" w:cs="Times New Roman"/>
          <w:b/>
          <w:bCs/>
          <w:color w:val="auto"/>
          <w:sz w:val="24"/>
          <w:szCs w:val="24"/>
        </w:rPr>
        <w:t>NBC TA 560 (R1)</w:t>
      </w:r>
      <w:bookmarkEnd w:id="131"/>
    </w:p>
    <w:p w14:paraId="2FD0BA52" w14:textId="77777777" w:rsidR="004B39EB" w:rsidRPr="004B39EB" w:rsidRDefault="004B39EB" w:rsidP="004B39EB">
      <w:pPr>
        <w:jc w:val="center"/>
        <w:rPr>
          <w:b/>
          <w:bCs/>
        </w:rPr>
      </w:pPr>
      <w:r w:rsidRPr="004B39EB">
        <w:rPr>
          <w:b/>
          <w:bCs/>
        </w:rPr>
        <w:t>NBC TA 560 (R1) – EVENTOS SUBSEQUENTES</w:t>
      </w:r>
    </w:p>
    <w:p w14:paraId="7588A750" w14:textId="77777777" w:rsidR="004B39EB" w:rsidRDefault="004B39EB" w:rsidP="004B39EB">
      <w:pPr>
        <w:jc w:val="both"/>
      </w:pPr>
    </w:p>
    <w:p w14:paraId="1687ABDD" w14:textId="77777777" w:rsidR="004B39EB" w:rsidRDefault="004B39EB" w:rsidP="004B39EB">
      <w:pPr>
        <w:jc w:val="both"/>
      </w:pPr>
    </w:p>
    <w:p w14:paraId="6DD9043D" w14:textId="77777777" w:rsidR="004B39EB" w:rsidRDefault="004B39EB" w:rsidP="004B39EB">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398498E3" w14:textId="77777777" w:rsidR="004B39EB" w:rsidRDefault="004B39EB" w:rsidP="004B39EB">
      <w:pPr>
        <w:jc w:val="both"/>
      </w:pPr>
    </w:p>
    <w:p w14:paraId="2EEA18B4" w14:textId="77777777" w:rsidR="004B39EB" w:rsidRDefault="004B39EB" w:rsidP="004B39EB">
      <w:pPr>
        <w:jc w:val="both"/>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4"/>
        <w:gridCol w:w="1418"/>
      </w:tblGrid>
      <w:tr w:rsidR="004B39EB" w14:paraId="1600A19D" w14:textId="77777777" w:rsidTr="009A4CD5">
        <w:tc>
          <w:tcPr>
            <w:tcW w:w="7938" w:type="dxa"/>
          </w:tcPr>
          <w:p w14:paraId="65C27BDE" w14:textId="77777777" w:rsidR="004B39EB" w:rsidRPr="00080CA4" w:rsidRDefault="004B39EB" w:rsidP="009A4CD5">
            <w:pPr>
              <w:spacing w:before="60" w:after="60"/>
              <w:jc w:val="both"/>
            </w:pPr>
            <w:r w:rsidRPr="0029557E">
              <w:rPr>
                <w:b/>
              </w:rPr>
              <w:t>Sumário</w:t>
            </w:r>
          </w:p>
        </w:tc>
        <w:tc>
          <w:tcPr>
            <w:tcW w:w="1418" w:type="dxa"/>
          </w:tcPr>
          <w:p w14:paraId="7116E29D" w14:textId="77777777" w:rsidR="004B39EB" w:rsidRPr="0029557E" w:rsidRDefault="004B39EB" w:rsidP="009A4CD5">
            <w:pPr>
              <w:spacing w:before="60" w:after="60"/>
              <w:jc w:val="center"/>
              <w:rPr>
                <w:b/>
              </w:rPr>
            </w:pPr>
            <w:r w:rsidRPr="0029557E">
              <w:rPr>
                <w:b/>
              </w:rPr>
              <w:t>Item</w:t>
            </w:r>
          </w:p>
        </w:tc>
      </w:tr>
      <w:tr w:rsidR="004B39EB" w14:paraId="13EC9ACF" w14:textId="77777777" w:rsidTr="009A4CD5">
        <w:tc>
          <w:tcPr>
            <w:tcW w:w="7938" w:type="dxa"/>
          </w:tcPr>
          <w:p w14:paraId="3144D230" w14:textId="77777777" w:rsidR="004B39EB" w:rsidRPr="0029557E" w:rsidRDefault="004B39EB" w:rsidP="009A4CD5">
            <w:pPr>
              <w:spacing w:before="60" w:after="60"/>
              <w:jc w:val="both"/>
              <w:rPr>
                <w:b/>
              </w:rPr>
            </w:pPr>
            <w:r w:rsidRPr="0029557E">
              <w:rPr>
                <w:b/>
              </w:rPr>
              <w:t>INTRODUÇÃO</w:t>
            </w:r>
          </w:p>
        </w:tc>
        <w:tc>
          <w:tcPr>
            <w:tcW w:w="1418" w:type="dxa"/>
          </w:tcPr>
          <w:p w14:paraId="38404039" w14:textId="77777777" w:rsidR="004B39EB" w:rsidRDefault="004B39EB" w:rsidP="009A4CD5">
            <w:pPr>
              <w:spacing w:before="60" w:after="60"/>
              <w:jc w:val="center"/>
            </w:pPr>
          </w:p>
        </w:tc>
      </w:tr>
      <w:tr w:rsidR="004B39EB" w14:paraId="1CFD180D" w14:textId="77777777" w:rsidTr="009A4CD5">
        <w:tc>
          <w:tcPr>
            <w:tcW w:w="7938" w:type="dxa"/>
          </w:tcPr>
          <w:p w14:paraId="76FBB157" w14:textId="77777777" w:rsidR="004B39EB" w:rsidRPr="00080CA4" w:rsidRDefault="004B39EB" w:rsidP="009A4CD5">
            <w:pPr>
              <w:spacing w:before="60" w:after="60"/>
              <w:jc w:val="both"/>
            </w:pPr>
            <w:r w:rsidRPr="00080CA4">
              <w:t>Alcance</w:t>
            </w:r>
          </w:p>
        </w:tc>
        <w:tc>
          <w:tcPr>
            <w:tcW w:w="1418" w:type="dxa"/>
          </w:tcPr>
          <w:p w14:paraId="30CF5503" w14:textId="77777777" w:rsidR="004B39EB" w:rsidRDefault="004B39EB" w:rsidP="009A4CD5">
            <w:pPr>
              <w:spacing w:before="60" w:after="60"/>
              <w:jc w:val="center"/>
            </w:pPr>
            <w:r>
              <w:t>1</w:t>
            </w:r>
          </w:p>
        </w:tc>
      </w:tr>
      <w:tr w:rsidR="004B39EB" w14:paraId="731F960A" w14:textId="77777777" w:rsidTr="009A4CD5">
        <w:tc>
          <w:tcPr>
            <w:tcW w:w="7938" w:type="dxa"/>
          </w:tcPr>
          <w:p w14:paraId="34907AE6" w14:textId="77777777" w:rsidR="004B39EB" w:rsidRPr="00080CA4" w:rsidRDefault="004B39EB" w:rsidP="009A4CD5">
            <w:pPr>
              <w:spacing w:before="60" w:after="60"/>
              <w:jc w:val="both"/>
            </w:pPr>
            <w:r w:rsidRPr="00080CA4">
              <w:t>Eventos subsequentes</w:t>
            </w:r>
          </w:p>
        </w:tc>
        <w:tc>
          <w:tcPr>
            <w:tcW w:w="1418" w:type="dxa"/>
          </w:tcPr>
          <w:p w14:paraId="25C78AAB" w14:textId="77777777" w:rsidR="004B39EB" w:rsidRDefault="004B39EB" w:rsidP="009A4CD5">
            <w:pPr>
              <w:spacing w:before="60" w:after="60"/>
              <w:jc w:val="center"/>
            </w:pPr>
            <w:r>
              <w:t>2</w:t>
            </w:r>
          </w:p>
        </w:tc>
      </w:tr>
      <w:tr w:rsidR="004B39EB" w14:paraId="56DB9742" w14:textId="77777777" w:rsidTr="009A4CD5">
        <w:tc>
          <w:tcPr>
            <w:tcW w:w="7938" w:type="dxa"/>
          </w:tcPr>
          <w:p w14:paraId="1DCBE842" w14:textId="77777777" w:rsidR="004B39EB" w:rsidRPr="00080CA4" w:rsidRDefault="004B39EB" w:rsidP="009A4CD5">
            <w:pPr>
              <w:spacing w:before="60" w:after="60"/>
              <w:jc w:val="both"/>
            </w:pPr>
            <w:r w:rsidRPr="00080CA4">
              <w:t>Data de vigência</w:t>
            </w:r>
          </w:p>
        </w:tc>
        <w:tc>
          <w:tcPr>
            <w:tcW w:w="1418" w:type="dxa"/>
          </w:tcPr>
          <w:p w14:paraId="3299F1BC" w14:textId="77777777" w:rsidR="004B39EB" w:rsidRDefault="004B39EB" w:rsidP="009A4CD5">
            <w:pPr>
              <w:spacing w:before="60" w:after="60"/>
              <w:jc w:val="center"/>
            </w:pPr>
            <w:r>
              <w:t>3</w:t>
            </w:r>
          </w:p>
        </w:tc>
      </w:tr>
      <w:tr w:rsidR="004B39EB" w14:paraId="32A8AE70" w14:textId="77777777" w:rsidTr="009A4CD5">
        <w:tc>
          <w:tcPr>
            <w:tcW w:w="7938" w:type="dxa"/>
          </w:tcPr>
          <w:p w14:paraId="41469046" w14:textId="77777777" w:rsidR="004B39EB" w:rsidRPr="00080CA4" w:rsidRDefault="004B39EB" w:rsidP="009A4CD5">
            <w:pPr>
              <w:spacing w:before="60" w:after="60"/>
              <w:jc w:val="both"/>
            </w:pPr>
            <w:r w:rsidRPr="0029557E">
              <w:rPr>
                <w:b/>
              </w:rPr>
              <w:t>OBJETIVO</w:t>
            </w:r>
          </w:p>
        </w:tc>
        <w:tc>
          <w:tcPr>
            <w:tcW w:w="1418" w:type="dxa"/>
          </w:tcPr>
          <w:p w14:paraId="4B19AA57" w14:textId="77777777" w:rsidR="004B39EB" w:rsidRDefault="004B39EB" w:rsidP="009A4CD5">
            <w:pPr>
              <w:spacing w:before="60" w:after="60"/>
              <w:jc w:val="center"/>
            </w:pPr>
            <w:r>
              <w:t>4</w:t>
            </w:r>
          </w:p>
        </w:tc>
      </w:tr>
      <w:tr w:rsidR="004B39EB" w14:paraId="55751F28" w14:textId="77777777" w:rsidTr="009A4CD5">
        <w:tc>
          <w:tcPr>
            <w:tcW w:w="7938" w:type="dxa"/>
          </w:tcPr>
          <w:p w14:paraId="0C38C892" w14:textId="77777777" w:rsidR="004B39EB" w:rsidRPr="00080CA4" w:rsidRDefault="004B39EB" w:rsidP="009A4CD5">
            <w:pPr>
              <w:spacing w:before="60" w:after="60"/>
              <w:jc w:val="both"/>
            </w:pPr>
            <w:r w:rsidRPr="0029557E">
              <w:rPr>
                <w:b/>
              </w:rPr>
              <w:t>DEFINIÇÕES</w:t>
            </w:r>
          </w:p>
        </w:tc>
        <w:tc>
          <w:tcPr>
            <w:tcW w:w="1418" w:type="dxa"/>
          </w:tcPr>
          <w:p w14:paraId="79734042" w14:textId="77777777" w:rsidR="004B39EB" w:rsidRDefault="004B39EB" w:rsidP="009A4CD5">
            <w:pPr>
              <w:spacing w:before="60" w:after="60"/>
              <w:jc w:val="center"/>
            </w:pPr>
            <w:r>
              <w:t>5</w:t>
            </w:r>
          </w:p>
        </w:tc>
      </w:tr>
      <w:tr w:rsidR="004B39EB" w14:paraId="22ABE2EA" w14:textId="77777777" w:rsidTr="009A4CD5">
        <w:tc>
          <w:tcPr>
            <w:tcW w:w="7938" w:type="dxa"/>
          </w:tcPr>
          <w:p w14:paraId="0939330D" w14:textId="77777777" w:rsidR="004B39EB" w:rsidRPr="0029557E" w:rsidRDefault="004B39EB" w:rsidP="009A4CD5">
            <w:pPr>
              <w:spacing w:before="60" w:after="60"/>
              <w:jc w:val="both"/>
              <w:rPr>
                <w:b/>
              </w:rPr>
            </w:pPr>
            <w:r w:rsidRPr="0029557E">
              <w:rPr>
                <w:b/>
              </w:rPr>
              <w:t>REQUISITOS</w:t>
            </w:r>
          </w:p>
        </w:tc>
        <w:tc>
          <w:tcPr>
            <w:tcW w:w="1418" w:type="dxa"/>
          </w:tcPr>
          <w:p w14:paraId="72683450" w14:textId="77777777" w:rsidR="004B39EB" w:rsidRDefault="004B39EB" w:rsidP="009A4CD5">
            <w:pPr>
              <w:spacing w:before="60" w:after="60"/>
              <w:jc w:val="center"/>
            </w:pPr>
          </w:p>
        </w:tc>
      </w:tr>
      <w:tr w:rsidR="004B39EB" w14:paraId="5D671047" w14:textId="77777777" w:rsidTr="009A4CD5">
        <w:tc>
          <w:tcPr>
            <w:tcW w:w="7938" w:type="dxa"/>
          </w:tcPr>
          <w:p w14:paraId="372CFC9B" w14:textId="77777777" w:rsidR="004B39EB" w:rsidRPr="00080CA4" w:rsidRDefault="004B39EB" w:rsidP="009A4CD5">
            <w:pPr>
              <w:spacing w:before="60" w:after="60"/>
              <w:jc w:val="both"/>
            </w:pPr>
            <w:r w:rsidRPr="00080CA4">
              <w:t xml:space="preserve">Eventos ocorridos entre a data das demonstrações contábeis e a data do </w:t>
            </w:r>
            <w:r>
              <w:t>relatório do auditor independente</w:t>
            </w:r>
          </w:p>
        </w:tc>
        <w:tc>
          <w:tcPr>
            <w:tcW w:w="1418" w:type="dxa"/>
          </w:tcPr>
          <w:p w14:paraId="53E398BB" w14:textId="77777777" w:rsidR="004B39EB" w:rsidRDefault="004B39EB" w:rsidP="009A4CD5">
            <w:pPr>
              <w:spacing w:before="60" w:after="60"/>
              <w:jc w:val="center"/>
            </w:pPr>
            <w:r>
              <w:t>6 – 9</w:t>
            </w:r>
          </w:p>
        </w:tc>
      </w:tr>
      <w:tr w:rsidR="004B39EB" w14:paraId="4A260E31" w14:textId="77777777" w:rsidTr="009A4CD5">
        <w:tc>
          <w:tcPr>
            <w:tcW w:w="7938" w:type="dxa"/>
          </w:tcPr>
          <w:p w14:paraId="55E86588" w14:textId="77777777" w:rsidR="004B39EB" w:rsidRPr="00080CA4" w:rsidRDefault="004B39EB" w:rsidP="009A4CD5">
            <w:pPr>
              <w:spacing w:before="60" w:after="60"/>
              <w:jc w:val="both"/>
            </w:pPr>
            <w:r w:rsidRPr="00080CA4">
              <w:t xml:space="preserve">Fatos que chegaram ao conhecimento do auditor independente após </w:t>
            </w:r>
            <w:r>
              <w:t>a data do seu relatório, mas antes da data de divulgação das demonstrações contábeis</w:t>
            </w:r>
          </w:p>
        </w:tc>
        <w:tc>
          <w:tcPr>
            <w:tcW w:w="1418" w:type="dxa"/>
          </w:tcPr>
          <w:p w14:paraId="4F8C0845" w14:textId="77777777" w:rsidR="004B39EB" w:rsidRDefault="004B39EB" w:rsidP="009A4CD5">
            <w:pPr>
              <w:spacing w:before="60" w:after="60"/>
              <w:jc w:val="center"/>
            </w:pPr>
            <w:r>
              <w:t>10 – 13</w:t>
            </w:r>
          </w:p>
        </w:tc>
      </w:tr>
      <w:tr w:rsidR="004B39EB" w14:paraId="1BF82B23" w14:textId="77777777" w:rsidTr="009A4CD5">
        <w:tc>
          <w:tcPr>
            <w:tcW w:w="7938" w:type="dxa"/>
          </w:tcPr>
          <w:p w14:paraId="30FB4073" w14:textId="77777777" w:rsidR="004B39EB" w:rsidRPr="00080CA4" w:rsidRDefault="004B39EB" w:rsidP="009A4CD5">
            <w:pPr>
              <w:spacing w:before="60" w:after="60"/>
              <w:jc w:val="both"/>
            </w:pPr>
            <w:r w:rsidRPr="00080CA4">
              <w:t xml:space="preserve">Fatos que chegaram ao conhecimento do auditor independente após a </w:t>
            </w:r>
            <w:r>
              <w:t>divulgação das demonstrações contábeis</w:t>
            </w:r>
          </w:p>
        </w:tc>
        <w:tc>
          <w:tcPr>
            <w:tcW w:w="1418" w:type="dxa"/>
          </w:tcPr>
          <w:p w14:paraId="31E43CAB" w14:textId="77777777" w:rsidR="004B39EB" w:rsidRDefault="004B39EB" w:rsidP="009A4CD5">
            <w:pPr>
              <w:spacing w:before="60" w:after="60"/>
              <w:jc w:val="center"/>
            </w:pPr>
            <w:r>
              <w:t>14 – 17</w:t>
            </w:r>
          </w:p>
        </w:tc>
      </w:tr>
      <w:tr w:rsidR="004B39EB" w14:paraId="6DB8A0D0" w14:textId="77777777" w:rsidTr="009A4CD5">
        <w:tc>
          <w:tcPr>
            <w:tcW w:w="7938" w:type="dxa"/>
          </w:tcPr>
          <w:p w14:paraId="1A9BAE57" w14:textId="77777777" w:rsidR="004B39EB" w:rsidRPr="00080CA4" w:rsidRDefault="004B39EB" w:rsidP="009A4CD5">
            <w:pPr>
              <w:spacing w:before="60" w:after="60"/>
              <w:jc w:val="both"/>
            </w:pPr>
            <w:r w:rsidRPr="0029557E">
              <w:rPr>
                <w:b/>
              </w:rPr>
              <w:t xml:space="preserve">APLICAÇÃO E OUTROS MATERIAIS EXPLICATIVOS </w:t>
            </w:r>
          </w:p>
        </w:tc>
        <w:tc>
          <w:tcPr>
            <w:tcW w:w="1418" w:type="dxa"/>
          </w:tcPr>
          <w:p w14:paraId="617C042A" w14:textId="77777777" w:rsidR="004B39EB" w:rsidRDefault="004B39EB" w:rsidP="009A4CD5">
            <w:pPr>
              <w:spacing w:before="60" w:after="60"/>
              <w:jc w:val="center"/>
            </w:pPr>
          </w:p>
        </w:tc>
      </w:tr>
      <w:tr w:rsidR="004B39EB" w14:paraId="61B5E5D8" w14:textId="77777777" w:rsidTr="009A4CD5">
        <w:tc>
          <w:tcPr>
            <w:tcW w:w="7938" w:type="dxa"/>
          </w:tcPr>
          <w:p w14:paraId="5EFE386F" w14:textId="77777777" w:rsidR="004B39EB" w:rsidRPr="00080CA4" w:rsidRDefault="004B39EB" w:rsidP="009A4CD5">
            <w:pPr>
              <w:spacing w:before="60" w:after="60"/>
              <w:jc w:val="both"/>
            </w:pPr>
            <w:r w:rsidRPr="00080CA4">
              <w:t>Alcance</w:t>
            </w:r>
          </w:p>
        </w:tc>
        <w:tc>
          <w:tcPr>
            <w:tcW w:w="1418" w:type="dxa"/>
          </w:tcPr>
          <w:p w14:paraId="59C7D151" w14:textId="77777777" w:rsidR="004B39EB" w:rsidRDefault="004B39EB" w:rsidP="009A4CD5">
            <w:pPr>
              <w:spacing w:before="60" w:after="60"/>
              <w:jc w:val="center"/>
            </w:pPr>
            <w:r>
              <w:t>A1</w:t>
            </w:r>
          </w:p>
        </w:tc>
      </w:tr>
      <w:tr w:rsidR="004B39EB" w14:paraId="613572F7" w14:textId="77777777" w:rsidTr="009A4CD5">
        <w:tc>
          <w:tcPr>
            <w:tcW w:w="7938" w:type="dxa"/>
          </w:tcPr>
          <w:p w14:paraId="1A3F6C02" w14:textId="77777777" w:rsidR="004B39EB" w:rsidRPr="00080CA4" w:rsidRDefault="004B39EB" w:rsidP="009A4CD5">
            <w:pPr>
              <w:spacing w:before="60" w:after="60"/>
              <w:jc w:val="both"/>
            </w:pPr>
            <w:r w:rsidRPr="00080CA4">
              <w:t>Definições</w:t>
            </w:r>
          </w:p>
        </w:tc>
        <w:tc>
          <w:tcPr>
            <w:tcW w:w="1418" w:type="dxa"/>
          </w:tcPr>
          <w:p w14:paraId="0E1F48B8" w14:textId="77777777" w:rsidR="004B39EB" w:rsidRDefault="004B39EB" w:rsidP="009A4CD5">
            <w:pPr>
              <w:spacing w:before="60" w:after="60"/>
              <w:jc w:val="center"/>
            </w:pPr>
            <w:r>
              <w:t>A2 – A5</w:t>
            </w:r>
          </w:p>
        </w:tc>
      </w:tr>
      <w:tr w:rsidR="004B39EB" w14:paraId="0C79DFC7" w14:textId="77777777" w:rsidTr="009A4CD5">
        <w:tc>
          <w:tcPr>
            <w:tcW w:w="7938" w:type="dxa"/>
          </w:tcPr>
          <w:p w14:paraId="5A884971" w14:textId="77777777" w:rsidR="004B39EB" w:rsidRPr="00080CA4" w:rsidRDefault="004B39EB" w:rsidP="009A4CD5">
            <w:pPr>
              <w:spacing w:before="60" w:after="60"/>
              <w:jc w:val="both"/>
            </w:pPr>
            <w:r w:rsidRPr="00080CA4">
              <w:t xml:space="preserve">Eventos ocorridos entre a data das demonstrações contábeis e a data do </w:t>
            </w:r>
            <w:r>
              <w:t>relatório do auditor independente</w:t>
            </w:r>
          </w:p>
        </w:tc>
        <w:tc>
          <w:tcPr>
            <w:tcW w:w="1418" w:type="dxa"/>
          </w:tcPr>
          <w:p w14:paraId="39765A7A" w14:textId="77777777" w:rsidR="004B39EB" w:rsidRDefault="004B39EB" w:rsidP="009A4CD5">
            <w:pPr>
              <w:spacing w:before="60" w:after="60"/>
              <w:jc w:val="center"/>
            </w:pPr>
            <w:r>
              <w:t>A6 – A10</w:t>
            </w:r>
          </w:p>
        </w:tc>
      </w:tr>
      <w:tr w:rsidR="004B39EB" w14:paraId="0B4DF7D5" w14:textId="77777777" w:rsidTr="009A4CD5">
        <w:tc>
          <w:tcPr>
            <w:tcW w:w="7938" w:type="dxa"/>
          </w:tcPr>
          <w:p w14:paraId="3A8A8686" w14:textId="77777777" w:rsidR="004B39EB" w:rsidRPr="00080CA4" w:rsidRDefault="004B39EB" w:rsidP="009A4CD5">
            <w:pPr>
              <w:spacing w:before="60" w:after="60"/>
              <w:jc w:val="both"/>
            </w:pPr>
            <w:r w:rsidRPr="00080CA4">
              <w:t xml:space="preserve">Fatos que chegaram ao conhecimento do auditor independente após a </w:t>
            </w:r>
            <w:r>
              <w:t>data do seu relatório, mas antes da data de divulgação das demonstrações contábeis</w:t>
            </w:r>
          </w:p>
        </w:tc>
        <w:tc>
          <w:tcPr>
            <w:tcW w:w="1418" w:type="dxa"/>
          </w:tcPr>
          <w:p w14:paraId="6F57831E" w14:textId="77777777" w:rsidR="004B39EB" w:rsidRDefault="004B39EB" w:rsidP="009A4CD5">
            <w:pPr>
              <w:spacing w:before="60" w:after="60"/>
              <w:jc w:val="center"/>
            </w:pPr>
            <w:r>
              <w:t>A11 – A17</w:t>
            </w:r>
          </w:p>
        </w:tc>
      </w:tr>
      <w:tr w:rsidR="004B39EB" w14:paraId="393DD215" w14:textId="77777777" w:rsidTr="009A4CD5">
        <w:tc>
          <w:tcPr>
            <w:tcW w:w="7938" w:type="dxa"/>
          </w:tcPr>
          <w:p w14:paraId="49296971" w14:textId="77777777" w:rsidR="004B39EB" w:rsidRPr="00080CA4" w:rsidRDefault="004B39EB" w:rsidP="009A4CD5">
            <w:pPr>
              <w:spacing w:before="60" w:after="60"/>
              <w:jc w:val="both"/>
            </w:pPr>
            <w:r w:rsidRPr="00080CA4">
              <w:t>Fatos que chegaram ao conhecimento do auditor independente após a</w:t>
            </w:r>
            <w:r>
              <w:t xml:space="preserve"> divulgação das demonstrações contábeis</w:t>
            </w:r>
          </w:p>
        </w:tc>
        <w:tc>
          <w:tcPr>
            <w:tcW w:w="1418" w:type="dxa"/>
          </w:tcPr>
          <w:p w14:paraId="54BEDD54" w14:textId="77777777" w:rsidR="004B39EB" w:rsidRDefault="004B39EB" w:rsidP="009A4CD5">
            <w:pPr>
              <w:spacing w:before="60" w:after="60"/>
              <w:jc w:val="center"/>
            </w:pPr>
            <w:r>
              <w:t>A18 – A20</w:t>
            </w:r>
          </w:p>
        </w:tc>
      </w:tr>
    </w:tbl>
    <w:p w14:paraId="13B13F0E" w14:textId="77777777" w:rsidR="004B39EB" w:rsidRDefault="004B39EB" w:rsidP="004B39EB">
      <w:pPr>
        <w:jc w:val="both"/>
      </w:pPr>
    </w:p>
    <w:p w14:paraId="11CCC43F" w14:textId="77777777" w:rsidR="004B39EB" w:rsidRDefault="004B39EB" w:rsidP="004B39EB">
      <w:pPr>
        <w:jc w:val="both"/>
      </w:pPr>
      <w:r w:rsidRPr="00722CCE">
        <w:t xml:space="preserve">Esta </w:t>
      </w:r>
      <w:r>
        <w:t xml:space="preserve">Norma </w:t>
      </w:r>
      <w:r w:rsidRPr="00722CCE">
        <w:t xml:space="preserve">deve ser lida juntamente com a NBC TA 200 </w:t>
      </w:r>
      <w:r>
        <w:t xml:space="preserve">– </w:t>
      </w:r>
      <w:r w:rsidRPr="00722CCE">
        <w:t xml:space="preserve">Objetivos </w:t>
      </w:r>
      <w:r>
        <w:t>G</w:t>
      </w:r>
      <w:r w:rsidRPr="00722CCE">
        <w:t xml:space="preserve">erais do </w:t>
      </w:r>
      <w:r>
        <w:t>A</w:t>
      </w:r>
      <w:r w:rsidRPr="00722CCE">
        <w:t xml:space="preserve">uditor </w:t>
      </w:r>
      <w:r>
        <w:t>I</w:t>
      </w:r>
      <w:r w:rsidRPr="00722CCE">
        <w:t xml:space="preserve">ndependente e a </w:t>
      </w:r>
      <w:r>
        <w:t>C</w:t>
      </w:r>
      <w:r w:rsidRPr="00722CCE">
        <w:t>ondução d</w:t>
      </w:r>
      <w:r>
        <w:t>a</w:t>
      </w:r>
      <w:r w:rsidRPr="00722CCE">
        <w:t xml:space="preserve"> </w:t>
      </w:r>
      <w:r>
        <w:t>A</w:t>
      </w:r>
      <w:r w:rsidRPr="00722CCE">
        <w:t xml:space="preserve">uditoria </w:t>
      </w:r>
      <w:r>
        <w:t xml:space="preserve">em Conformidade com Normas de Auditoria. </w:t>
      </w:r>
    </w:p>
    <w:p w14:paraId="7791554A" w14:textId="77777777" w:rsidR="004B39EB" w:rsidRDefault="004B39EB" w:rsidP="004B39EB">
      <w:pPr>
        <w:jc w:val="both"/>
      </w:pPr>
    </w:p>
    <w:p w14:paraId="1D81DEC3" w14:textId="77777777" w:rsidR="004B39EB" w:rsidRPr="00722CCE" w:rsidRDefault="004B39EB" w:rsidP="004B39EB">
      <w:pPr>
        <w:jc w:val="both"/>
      </w:pPr>
    </w:p>
    <w:p w14:paraId="1A4BA174" w14:textId="77777777" w:rsidR="004B39EB" w:rsidRPr="006749D2" w:rsidRDefault="004B39EB" w:rsidP="004B39EB">
      <w:pPr>
        <w:jc w:val="both"/>
        <w:rPr>
          <w:b/>
          <w:sz w:val="28"/>
          <w:szCs w:val="28"/>
        </w:rPr>
      </w:pPr>
      <w:r w:rsidRPr="006749D2">
        <w:rPr>
          <w:b/>
          <w:sz w:val="28"/>
          <w:szCs w:val="28"/>
        </w:rPr>
        <w:t>Introdução</w:t>
      </w:r>
    </w:p>
    <w:p w14:paraId="627DA4F9" w14:textId="77777777" w:rsidR="004B39EB" w:rsidRPr="00722CCE" w:rsidRDefault="004B39EB" w:rsidP="004B39EB">
      <w:pPr>
        <w:jc w:val="both"/>
      </w:pPr>
    </w:p>
    <w:p w14:paraId="092EC964" w14:textId="77777777" w:rsidR="004B39EB" w:rsidRPr="00034FD4" w:rsidRDefault="004B39EB" w:rsidP="004B39EB">
      <w:pPr>
        <w:jc w:val="both"/>
        <w:rPr>
          <w:b/>
        </w:rPr>
      </w:pPr>
      <w:r w:rsidRPr="00034FD4">
        <w:rPr>
          <w:b/>
        </w:rPr>
        <w:t xml:space="preserve">Alcance </w:t>
      </w:r>
    </w:p>
    <w:p w14:paraId="62F0A824" w14:textId="77777777" w:rsidR="004B39EB" w:rsidRPr="00722CCE" w:rsidRDefault="004B39EB" w:rsidP="004B39EB">
      <w:pPr>
        <w:jc w:val="both"/>
      </w:pPr>
    </w:p>
    <w:p w14:paraId="456F4A5D" w14:textId="77777777" w:rsidR="004B39EB" w:rsidRPr="003E5047" w:rsidRDefault="004B39EB" w:rsidP="004B39EB">
      <w:pPr>
        <w:ind w:left="567" w:hanging="567"/>
        <w:jc w:val="both"/>
        <w:rPr>
          <w:strike/>
        </w:rPr>
      </w:pPr>
      <w:r w:rsidRPr="003E5047">
        <w:rPr>
          <w:strike/>
        </w:rPr>
        <w:t xml:space="preserve">1. </w:t>
      </w:r>
      <w:r w:rsidRPr="003E5047">
        <w:rPr>
          <w:strike/>
        </w:rPr>
        <w:tab/>
        <w:t>Esta Norma trata da responsabilidade do auditor independente em relação a eventos subsequentes na auditoria de demonstrações contábeis (ver item A1).</w:t>
      </w:r>
    </w:p>
    <w:p w14:paraId="5984B118" w14:textId="77777777" w:rsidR="004B39EB" w:rsidRDefault="004B39EB" w:rsidP="004B39EB">
      <w:pPr>
        <w:jc w:val="both"/>
      </w:pPr>
    </w:p>
    <w:p w14:paraId="528AC15B" w14:textId="77777777" w:rsidR="004B39EB" w:rsidRDefault="004B39EB" w:rsidP="004B39EB">
      <w:pPr>
        <w:ind w:left="567" w:hanging="567"/>
        <w:jc w:val="both"/>
      </w:pPr>
      <w:r>
        <w:t xml:space="preserve">1. </w:t>
      </w:r>
      <w:r>
        <w:tab/>
        <w:t xml:space="preserve">Esta norma trata da responsabilidade do auditor independente em relação a eventos subsequentes na auditoria de demonstrações contábeis. Esta norma não trata de assuntos relacionados com as responsabilidades do auditor por outras informações obtidas após a data do seu relatório, que são tratadas pela NBC TA 720 – Responsabilidade do Auditor em Relação a Outras Informações. Contudo, essas outras informações podem trazer à tona um evento subsequente que está dentro do alcance desta norma (ver item A1). </w:t>
      </w:r>
      <w:r>
        <w:rPr>
          <w:color w:val="00B0F0"/>
          <w:sz w:val="20"/>
          <w:szCs w:val="20"/>
        </w:rPr>
        <w:t>(Alterado pela NBC TA 560 (R1))</w:t>
      </w:r>
    </w:p>
    <w:p w14:paraId="30289F85" w14:textId="77777777" w:rsidR="004B39EB" w:rsidRDefault="004B39EB" w:rsidP="004B39EB">
      <w:pPr>
        <w:jc w:val="both"/>
      </w:pPr>
    </w:p>
    <w:p w14:paraId="217C7487" w14:textId="77777777" w:rsidR="004B39EB" w:rsidRPr="00034FD4" w:rsidRDefault="004B39EB" w:rsidP="004B39EB">
      <w:pPr>
        <w:jc w:val="both"/>
        <w:rPr>
          <w:b/>
        </w:rPr>
      </w:pPr>
      <w:r w:rsidRPr="00034FD4">
        <w:rPr>
          <w:b/>
        </w:rPr>
        <w:t>Eventos subseq</w:t>
      </w:r>
      <w:r>
        <w:rPr>
          <w:b/>
        </w:rPr>
        <w:t>u</w:t>
      </w:r>
      <w:r w:rsidRPr="00034FD4">
        <w:rPr>
          <w:b/>
        </w:rPr>
        <w:t>entes</w:t>
      </w:r>
    </w:p>
    <w:p w14:paraId="3E8F3643" w14:textId="77777777" w:rsidR="004B39EB" w:rsidRPr="00722CCE" w:rsidRDefault="004B39EB" w:rsidP="004B39EB">
      <w:pPr>
        <w:jc w:val="both"/>
      </w:pPr>
    </w:p>
    <w:p w14:paraId="17216C4D" w14:textId="77777777" w:rsidR="004B39EB" w:rsidRPr="00722CCE" w:rsidRDefault="004B39EB" w:rsidP="004B39EB">
      <w:pPr>
        <w:spacing w:after="120"/>
        <w:ind w:left="567" w:hanging="567"/>
        <w:jc w:val="both"/>
      </w:pPr>
      <w:r w:rsidRPr="00722CCE">
        <w:t xml:space="preserve">2. </w:t>
      </w:r>
      <w:r>
        <w:tab/>
      </w:r>
      <w:r w:rsidRPr="00722CCE">
        <w:t xml:space="preserve">As demonstrações contábeis podem ser afetadas por certos eventos que ocorrem após a data das demonstrações contábeis. Muitas estruturas de relatórios financeiros referem-se especificamente a esses eventos. No Brasil, </w:t>
      </w:r>
      <w:r>
        <w:t xml:space="preserve">a NBC TG 24 – Evento Subsequente </w:t>
      </w:r>
      <w:r w:rsidRPr="00722CCE">
        <w:t>analisa o tratamento nas demonstrações contábeis de eventos, favoráveis ou não, ocorridos entre a data das demonstrações contábeis (mencionada como "data do balanço" nesse pronunciamento) e a data na qual é autorizada a conclusão da elaboração das demonstrações contábeis.</w:t>
      </w:r>
      <w:r>
        <w:t xml:space="preserve"> </w:t>
      </w:r>
      <w:r w:rsidRPr="00722CCE">
        <w:t xml:space="preserve"> </w:t>
      </w:r>
    </w:p>
    <w:p w14:paraId="78449625" w14:textId="77777777" w:rsidR="004B39EB" w:rsidRPr="00722CCE" w:rsidRDefault="004B39EB" w:rsidP="004B39EB">
      <w:pPr>
        <w:spacing w:after="120"/>
        <w:ind w:firstLine="567"/>
        <w:jc w:val="both"/>
      </w:pPr>
      <w:r w:rsidRPr="00722CCE">
        <w:t>Essas estruturas costumam identificar dois tipos de eventos:</w:t>
      </w:r>
    </w:p>
    <w:p w14:paraId="7A40F0EA" w14:textId="77777777" w:rsidR="004B39EB" w:rsidRPr="00722CCE" w:rsidRDefault="004B39EB" w:rsidP="004B39EB">
      <w:pPr>
        <w:spacing w:after="120"/>
        <w:ind w:left="993" w:hanging="426"/>
        <w:jc w:val="both"/>
      </w:pPr>
      <w:r w:rsidRPr="00722CCE">
        <w:t xml:space="preserve">(a) </w:t>
      </w:r>
      <w:r>
        <w:tab/>
        <w:t>o</w:t>
      </w:r>
      <w:r w:rsidRPr="00722CCE">
        <w:t>s que fornecem evidência de condições existentes na data das demonstrações contábeis; e</w:t>
      </w:r>
    </w:p>
    <w:p w14:paraId="28673B5E" w14:textId="77777777" w:rsidR="004B39EB" w:rsidRPr="00722CCE" w:rsidRDefault="004B39EB" w:rsidP="004B39EB">
      <w:pPr>
        <w:spacing w:after="120"/>
        <w:ind w:left="993" w:hanging="426"/>
        <w:jc w:val="both"/>
      </w:pPr>
      <w:r w:rsidRPr="00722CCE">
        <w:t xml:space="preserve">(b) </w:t>
      </w:r>
      <w:r>
        <w:tab/>
        <w:t>o</w:t>
      </w:r>
      <w:r w:rsidRPr="00722CCE">
        <w:t>s que fornecem evidência de condições que surgiram após a data das demonstrações contábeis.</w:t>
      </w:r>
    </w:p>
    <w:p w14:paraId="1B5D5074" w14:textId="77777777" w:rsidR="004B39EB" w:rsidRDefault="004B39EB" w:rsidP="004B39EB">
      <w:pPr>
        <w:ind w:left="567"/>
        <w:jc w:val="both"/>
        <w:rPr>
          <w:vertAlign w:val="superscript"/>
        </w:rPr>
      </w:pPr>
      <w:r w:rsidRPr="00722CCE">
        <w:t>A NBC TA 700</w:t>
      </w:r>
      <w:r>
        <w:t xml:space="preserve"> – </w:t>
      </w:r>
      <w:r w:rsidRPr="00EC5C8A">
        <w:t xml:space="preserve">Formação da </w:t>
      </w:r>
      <w:r>
        <w:t>O</w:t>
      </w:r>
      <w:r w:rsidRPr="00EC5C8A">
        <w:t xml:space="preserve">pinião e </w:t>
      </w:r>
      <w:r>
        <w:t>E</w:t>
      </w:r>
      <w:r w:rsidRPr="00EC5C8A">
        <w:t xml:space="preserve">missão do </w:t>
      </w:r>
      <w:r>
        <w:t>Relatório</w:t>
      </w:r>
      <w:r w:rsidRPr="00EC5C8A">
        <w:t xml:space="preserve"> do </w:t>
      </w:r>
      <w:r>
        <w:t>A</w:t>
      </w:r>
      <w:r w:rsidRPr="00EC5C8A">
        <w:t xml:space="preserve">uditor </w:t>
      </w:r>
      <w:r>
        <w:t>I</w:t>
      </w:r>
      <w:r w:rsidRPr="00EC5C8A">
        <w:t xml:space="preserve">ndependente sobre as </w:t>
      </w:r>
      <w:r>
        <w:t>D</w:t>
      </w:r>
      <w:r w:rsidRPr="00EC5C8A">
        <w:t xml:space="preserve">emonstrações </w:t>
      </w:r>
      <w:r>
        <w:t>C</w:t>
      </w:r>
      <w:r w:rsidRPr="00EC5C8A">
        <w:t>ontábeis,</w:t>
      </w:r>
      <w:r>
        <w:t xml:space="preserve"> item 38,</w:t>
      </w:r>
      <w:r w:rsidRPr="00722CCE">
        <w:t xml:space="preserve"> explica que a data do </w:t>
      </w:r>
      <w:r>
        <w:t>Relatório</w:t>
      </w:r>
      <w:r w:rsidRPr="00722CCE">
        <w:t xml:space="preserve"> do Auditor Independente informa ao leitor que o auditor considerou o efeito dos eventos e transações dos quais o auditor se tornou ciente e que ocorreram até aquela data.</w:t>
      </w:r>
    </w:p>
    <w:p w14:paraId="65E43AAB" w14:textId="77777777" w:rsidR="004B39EB" w:rsidRPr="00722CCE" w:rsidRDefault="004B39EB" w:rsidP="004B39EB">
      <w:pPr>
        <w:jc w:val="both"/>
      </w:pPr>
    </w:p>
    <w:p w14:paraId="7FABABBA" w14:textId="77777777" w:rsidR="004B39EB" w:rsidRPr="00034FD4" w:rsidRDefault="004B39EB" w:rsidP="004B39EB">
      <w:pPr>
        <w:jc w:val="both"/>
        <w:rPr>
          <w:b/>
        </w:rPr>
      </w:pPr>
      <w:r w:rsidRPr="00034FD4">
        <w:rPr>
          <w:b/>
        </w:rPr>
        <w:t>Data de vigência</w:t>
      </w:r>
    </w:p>
    <w:p w14:paraId="77E7F734" w14:textId="77777777" w:rsidR="004B39EB" w:rsidRPr="00722CCE" w:rsidRDefault="004B39EB" w:rsidP="004B39EB">
      <w:pPr>
        <w:jc w:val="both"/>
      </w:pPr>
    </w:p>
    <w:p w14:paraId="190370D1" w14:textId="77777777" w:rsidR="004B39EB" w:rsidRDefault="004B39EB" w:rsidP="004B39EB">
      <w:pPr>
        <w:ind w:left="567" w:hanging="567"/>
        <w:jc w:val="both"/>
      </w:pPr>
      <w:r w:rsidRPr="00722CCE">
        <w:t xml:space="preserve">3. </w:t>
      </w:r>
      <w:r>
        <w:tab/>
      </w:r>
      <w:r w:rsidRPr="00722CCE">
        <w:t>Esta Norma é aplicável a auditoria de demonstrações contábeis para períodos iniciados em ou após 1º de janeiro de 2010</w:t>
      </w:r>
      <w:r>
        <w:t>.</w:t>
      </w:r>
    </w:p>
    <w:p w14:paraId="340BBD32" w14:textId="77777777" w:rsidR="004B39EB" w:rsidRPr="00722CCE" w:rsidRDefault="004B39EB" w:rsidP="004B39EB">
      <w:pPr>
        <w:ind w:left="567" w:hanging="567"/>
        <w:jc w:val="both"/>
      </w:pPr>
    </w:p>
    <w:p w14:paraId="4165F4A4" w14:textId="77777777" w:rsidR="004B39EB" w:rsidRPr="006749D2" w:rsidRDefault="004B39EB" w:rsidP="004B39EB">
      <w:pPr>
        <w:ind w:left="567" w:hanging="567"/>
        <w:jc w:val="both"/>
        <w:rPr>
          <w:b/>
          <w:sz w:val="28"/>
          <w:szCs w:val="28"/>
        </w:rPr>
      </w:pPr>
      <w:r w:rsidRPr="006749D2">
        <w:rPr>
          <w:b/>
          <w:sz w:val="28"/>
          <w:szCs w:val="28"/>
        </w:rPr>
        <w:t>Objetivo</w:t>
      </w:r>
    </w:p>
    <w:p w14:paraId="7F670A5F" w14:textId="77777777" w:rsidR="004B39EB" w:rsidRPr="00722CCE" w:rsidRDefault="004B39EB" w:rsidP="004B39EB">
      <w:pPr>
        <w:ind w:left="567" w:hanging="567"/>
        <w:jc w:val="both"/>
      </w:pPr>
    </w:p>
    <w:p w14:paraId="2F05D3B3" w14:textId="77777777" w:rsidR="004B39EB" w:rsidRPr="00722CCE" w:rsidRDefault="004B39EB" w:rsidP="004B39EB">
      <w:pPr>
        <w:spacing w:after="120"/>
        <w:ind w:left="567" w:hanging="567"/>
        <w:jc w:val="both"/>
      </w:pPr>
      <w:r w:rsidRPr="00722CCE">
        <w:t xml:space="preserve">4. </w:t>
      </w:r>
      <w:r>
        <w:tab/>
      </w:r>
      <w:r w:rsidRPr="00722CCE">
        <w:t>Os objetivos do auditor são:</w:t>
      </w:r>
    </w:p>
    <w:p w14:paraId="0D97572B" w14:textId="77777777" w:rsidR="004B39EB" w:rsidRPr="00722CCE" w:rsidRDefault="004B39EB" w:rsidP="004B39EB">
      <w:pPr>
        <w:spacing w:after="120"/>
        <w:ind w:left="993" w:hanging="426"/>
        <w:jc w:val="both"/>
      </w:pPr>
      <w:r w:rsidRPr="00722CCE">
        <w:t xml:space="preserve">(a) </w:t>
      </w:r>
      <w:r>
        <w:tab/>
        <w:t>o</w:t>
      </w:r>
      <w:r w:rsidRPr="00722CCE">
        <w:t xml:space="preserve">bter evidência de auditoria </w:t>
      </w:r>
      <w:r>
        <w:t>apropriada</w:t>
      </w:r>
      <w:r w:rsidRPr="00722CCE">
        <w:t xml:space="preserve"> e suficiente sobre se os eventos ocorridos entre a data das demonstrações contábeis e a data do </w:t>
      </w:r>
      <w:r>
        <w:t>relatório</w:t>
      </w:r>
      <w:r w:rsidRPr="00722CCE">
        <w:t xml:space="preserve"> do auditor independente que precisam ser ajustados ou divulgados nas demonstrações contábeis, estão adequadamente refletidos nessas demonstrações contábeis; e</w:t>
      </w:r>
    </w:p>
    <w:p w14:paraId="01F7B7A2" w14:textId="77777777" w:rsidR="004B39EB" w:rsidRDefault="004B39EB" w:rsidP="004B39EB">
      <w:pPr>
        <w:ind w:left="993" w:hanging="426"/>
        <w:jc w:val="both"/>
      </w:pPr>
      <w:r w:rsidRPr="00722CCE">
        <w:t xml:space="preserve">(b) </w:t>
      </w:r>
      <w:r>
        <w:tab/>
        <w:t>r</w:t>
      </w:r>
      <w:r w:rsidRPr="00722CCE">
        <w:t xml:space="preserve">esponder adequadamente aos fatos que chegaram ao conhecimento do auditor independente após a data de seu </w:t>
      </w:r>
      <w:r>
        <w:t>relatório</w:t>
      </w:r>
      <w:r w:rsidRPr="00722CCE">
        <w:t xml:space="preserve">, que, se fossem do seu conhecimento naquela data (do </w:t>
      </w:r>
      <w:r>
        <w:t>relatório</w:t>
      </w:r>
      <w:r w:rsidRPr="00722CCE">
        <w:t xml:space="preserve">), poderiam ter levado o auditor a alterar seu </w:t>
      </w:r>
      <w:r>
        <w:t>relatório</w:t>
      </w:r>
      <w:r w:rsidRPr="00722CCE">
        <w:t xml:space="preserve">. </w:t>
      </w:r>
    </w:p>
    <w:p w14:paraId="174C7F5F" w14:textId="77777777" w:rsidR="004B39EB" w:rsidRDefault="004B39EB" w:rsidP="004B39EB">
      <w:pPr>
        <w:jc w:val="both"/>
      </w:pPr>
    </w:p>
    <w:p w14:paraId="6CBF17DC" w14:textId="77777777" w:rsidR="004B39EB" w:rsidRPr="006749D2" w:rsidRDefault="004B39EB" w:rsidP="004B39EB">
      <w:pPr>
        <w:jc w:val="both"/>
        <w:rPr>
          <w:b/>
          <w:sz w:val="28"/>
          <w:szCs w:val="28"/>
        </w:rPr>
      </w:pPr>
      <w:r w:rsidRPr="006749D2">
        <w:rPr>
          <w:b/>
          <w:sz w:val="28"/>
          <w:szCs w:val="28"/>
        </w:rPr>
        <w:t>Definições</w:t>
      </w:r>
    </w:p>
    <w:p w14:paraId="7A03342D" w14:textId="77777777" w:rsidR="004B39EB" w:rsidRPr="00722CCE" w:rsidRDefault="004B39EB" w:rsidP="004B39EB">
      <w:pPr>
        <w:jc w:val="both"/>
      </w:pPr>
    </w:p>
    <w:p w14:paraId="67F599DB" w14:textId="77777777" w:rsidR="004B39EB" w:rsidRDefault="004B39EB" w:rsidP="004B39EB">
      <w:pPr>
        <w:spacing w:after="120"/>
        <w:ind w:left="567" w:hanging="567"/>
        <w:jc w:val="both"/>
      </w:pPr>
      <w:r w:rsidRPr="00722CCE">
        <w:t xml:space="preserve">5. </w:t>
      </w:r>
      <w:r>
        <w:tab/>
      </w:r>
      <w:r w:rsidRPr="00722CCE">
        <w:t>Para fins d</w:t>
      </w:r>
      <w:r>
        <w:t>as normas de auditoria</w:t>
      </w:r>
      <w:r w:rsidRPr="00722CCE">
        <w:t>, os termos a seguir possuem os significados a eles atribuídos abaixo:</w:t>
      </w:r>
    </w:p>
    <w:p w14:paraId="541C5BF8" w14:textId="77777777" w:rsidR="004B39EB" w:rsidRDefault="004B39EB" w:rsidP="004B39EB">
      <w:pPr>
        <w:spacing w:after="120"/>
        <w:ind w:left="567" w:hanging="567"/>
        <w:jc w:val="both"/>
      </w:pPr>
      <w:r>
        <w:t>Exemplo:</w:t>
      </w:r>
    </w:p>
    <w:tbl>
      <w:tblPr>
        <w:tblW w:w="932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1311"/>
        <w:gridCol w:w="1310"/>
        <w:gridCol w:w="5390"/>
      </w:tblGrid>
      <w:tr w:rsidR="004B39EB" w14:paraId="3922A901" w14:textId="77777777" w:rsidTr="009A4CD5">
        <w:tc>
          <w:tcPr>
            <w:tcW w:w="1311" w:type="dxa"/>
          </w:tcPr>
          <w:p w14:paraId="5F012B22" w14:textId="77777777" w:rsidR="004B39EB" w:rsidRDefault="004B39EB" w:rsidP="009A4CD5">
            <w:pPr>
              <w:spacing w:after="120"/>
              <w:jc w:val="both"/>
            </w:pPr>
            <w:r>
              <w:t>31/12/2020</w:t>
            </w:r>
          </w:p>
        </w:tc>
        <w:tc>
          <w:tcPr>
            <w:tcW w:w="1311" w:type="dxa"/>
          </w:tcPr>
          <w:p w14:paraId="4AE0A2B9" w14:textId="77777777" w:rsidR="004B39EB" w:rsidRDefault="004B39EB" w:rsidP="009A4CD5">
            <w:pPr>
              <w:spacing w:after="120"/>
              <w:jc w:val="both"/>
            </w:pPr>
            <w:r>
              <w:t>31/03/2021</w:t>
            </w:r>
          </w:p>
        </w:tc>
        <w:tc>
          <w:tcPr>
            <w:tcW w:w="1310" w:type="dxa"/>
          </w:tcPr>
          <w:p w14:paraId="26CF7836" w14:textId="77777777" w:rsidR="004B39EB" w:rsidRPr="00E63269" w:rsidRDefault="004B39EB" w:rsidP="009A4CD5">
            <w:pPr>
              <w:spacing w:after="120"/>
              <w:jc w:val="both"/>
              <w:rPr>
                <w:highlight w:val="green"/>
              </w:rPr>
            </w:pPr>
            <w:r w:rsidRPr="00E63269">
              <w:rPr>
                <w:highlight w:val="green"/>
              </w:rPr>
              <w:t>30/04/2021</w:t>
            </w:r>
          </w:p>
        </w:tc>
        <w:tc>
          <w:tcPr>
            <w:tcW w:w="5390" w:type="dxa"/>
          </w:tcPr>
          <w:p w14:paraId="004383C4" w14:textId="77777777" w:rsidR="004B39EB" w:rsidRPr="00E63269" w:rsidRDefault="004B39EB" w:rsidP="009A4CD5">
            <w:pPr>
              <w:spacing w:after="120"/>
              <w:jc w:val="both"/>
              <w:rPr>
                <w:highlight w:val="red"/>
              </w:rPr>
            </w:pPr>
            <w:r w:rsidRPr="00E63269">
              <w:rPr>
                <w:highlight w:val="red"/>
              </w:rPr>
              <w:t>31/05/2021</w:t>
            </w:r>
          </w:p>
        </w:tc>
      </w:tr>
      <w:tr w:rsidR="004B39EB" w14:paraId="67A991DC" w14:textId="77777777" w:rsidTr="009A4CD5">
        <w:tc>
          <w:tcPr>
            <w:tcW w:w="9322" w:type="dxa"/>
            <w:gridSpan w:val="4"/>
          </w:tcPr>
          <w:p w14:paraId="01BA6B0D" w14:textId="77777777" w:rsidR="004B39EB" w:rsidRDefault="004B39EB" w:rsidP="009A4CD5">
            <w:pPr>
              <w:spacing w:after="120"/>
              <w:jc w:val="center"/>
            </w:pPr>
            <w:r w:rsidRPr="00BF4ED6">
              <w:rPr>
                <w:b/>
                <w:color w:val="FF0000"/>
              </w:rPr>
              <w:t>Eventos subsequentes</w:t>
            </w:r>
          </w:p>
        </w:tc>
      </w:tr>
      <w:tr w:rsidR="004B39EB" w14:paraId="2A69183D" w14:textId="77777777" w:rsidTr="009A4CD5">
        <w:tc>
          <w:tcPr>
            <w:tcW w:w="3932" w:type="dxa"/>
            <w:gridSpan w:val="3"/>
          </w:tcPr>
          <w:p w14:paraId="6F4D9158" w14:textId="77777777" w:rsidR="004B39EB" w:rsidRPr="00BF4ED6" w:rsidRDefault="004B39EB" w:rsidP="009A4CD5">
            <w:pPr>
              <w:spacing w:after="120"/>
              <w:jc w:val="center"/>
              <w:rPr>
                <w:b/>
                <w:color w:val="FF0000"/>
              </w:rPr>
            </w:pPr>
          </w:p>
        </w:tc>
        <w:tc>
          <w:tcPr>
            <w:tcW w:w="5390" w:type="dxa"/>
          </w:tcPr>
          <w:p w14:paraId="0DCDC772" w14:textId="77777777" w:rsidR="004B39EB" w:rsidRPr="00BF4ED6" w:rsidRDefault="004B39EB" w:rsidP="009A4CD5">
            <w:pPr>
              <w:spacing w:after="120"/>
              <w:jc w:val="both"/>
              <w:rPr>
                <w:color w:val="FF0000"/>
              </w:rPr>
            </w:pPr>
            <w:r w:rsidRPr="00BF4ED6">
              <w:rPr>
                <w:color w:val="FF0000"/>
              </w:rPr>
              <w:t>Assuntos após a data do relatório</w:t>
            </w:r>
          </w:p>
        </w:tc>
      </w:tr>
    </w:tbl>
    <w:p w14:paraId="1CD39C00" w14:textId="77777777" w:rsidR="004B39EB" w:rsidRPr="00722CCE" w:rsidRDefault="004B39EB" w:rsidP="004B39EB">
      <w:pPr>
        <w:spacing w:after="120"/>
        <w:ind w:left="567" w:hanging="567"/>
        <w:jc w:val="both"/>
      </w:pPr>
    </w:p>
    <w:p w14:paraId="7D147C8B" w14:textId="77777777" w:rsidR="004B39EB" w:rsidRPr="00722CCE" w:rsidRDefault="004B39EB" w:rsidP="004B39EB">
      <w:pPr>
        <w:spacing w:after="120"/>
        <w:ind w:left="993" w:hanging="426"/>
        <w:jc w:val="both"/>
      </w:pPr>
      <w:r>
        <w:rPr>
          <w:b/>
        </w:rPr>
        <w:t xml:space="preserve">(a) </w:t>
      </w:r>
      <w:r>
        <w:rPr>
          <w:b/>
        </w:rPr>
        <w:tab/>
      </w:r>
      <w:r w:rsidRPr="001D7C43">
        <w:rPr>
          <w:b/>
        </w:rPr>
        <w:t>Data das demonstrações contábeis</w:t>
      </w:r>
      <w:r w:rsidRPr="00722CCE">
        <w:t xml:space="preserve"> </w:t>
      </w:r>
      <w:r>
        <w:t>é a</w:t>
      </w:r>
      <w:r w:rsidRPr="00722CCE">
        <w:t xml:space="preserve"> data de encerramento do último período coberto pelas demonstrações contábeis.</w:t>
      </w:r>
    </w:p>
    <w:p w14:paraId="15FAEAD1" w14:textId="77777777" w:rsidR="004B39EB" w:rsidRDefault="004B39EB" w:rsidP="004B39EB">
      <w:pPr>
        <w:spacing w:after="120"/>
        <w:ind w:left="993" w:hanging="426"/>
        <w:jc w:val="both"/>
      </w:pPr>
      <w:r>
        <w:rPr>
          <w:b/>
        </w:rPr>
        <w:t xml:space="preserve">(b) </w:t>
      </w:r>
      <w:r>
        <w:rPr>
          <w:b/>
        </w:rPr>
        <w:tab/>
      </w:r>
      <w:r w:rsidRPr="001D7C43">
        <w:rPr>
          <w:b/>
        </w:rPr>
        <w:t xml:space="preserve">Data de </w:t>
      </w:r>
      <w:r w:rsidRPr="00E63269">
        <w:rPr>
          <w:b/>
          <w:highlight w:val="yellow"/>
        </w:rPr>
        <w:t>aprovação</w:t>
      </w:r>
      <w:r w:rsidRPr="001D7C43">
        <w:rPr>
          <w:b/>
        </w:rPr>
        <w:t xml:space="preserve"> das demonstrações contábeis</w:t>
      </w:r>
      <w:r w:rsidRPr="00722CCE">
        <w:t xml:space="preserve"> </w:t>
      </w:r>
      <w:r>
        <w:t>é a</w:t>
      </w:r>
      <w:r w:rsidRPr="00722CCE">
        <w:t xml:space="preserve"> data em que todos os quadros que compõem as demonstrações contábeis foram </w:t>
      </w:r>
      <w:r w:rsidRPr="00E63269">
        <w:rPr>
          <w:highlight w:val="yellow"/>
        </w:rPr>
        <w:t>elaborados</w:t>
      </w:r>
      <w:r w:rsidRPr="00722CCE">
        <w:t xml:space="preserve"> e que </w:t>
      </w:r>
      <w:r w:rsidRPr="00E63269">
        <w:rPr>
          <w:highlight w:val="yellow"/>
        </w:rPr>
        <w:t>aqueles com autoridade</w:t>
      </w:r>
      <w:r w:rsidRPr="00722CCE">
        <w:t xml:space="preserve"> reconhecida afirmam que assumem a responsabilidade por essas demonstrações contábeis (</w:t>
      </w:r>
      <w:r>
        <w:t>ver item</w:t>
      </w:r>
      <w:r w:rsidRPr="00722CCE">
        <w:t xml:space="preserve"> A2)</w:t>
      </w:r>
      <w:r>
        <w:t>.</w:t>
      </w:r>
    </w:p>
    <w:p w14:paraId="560F1364" w14:textId="77777777" w:rsidR="004B39EB" w:rsidRPr="00722CCE" w:rsidRDefault="004B39EB" w:rsidP="004B39EB">
      <w:pPr>
        <w:spacing w:after="120"/>
        <w:ind w:left="993" w:hanging="426"/>
        <w:jc w:val="both"/>
      </w:pPr>
      <w:r>
        <w:rPr>
          <w:b/>
        </w:rPr>
        <w:t xml:space="preserve">(c) </w:t>
      </w:r>
      <w:r>
        <w:rPr>
          <w:b/>
        </w:rPr>
        <w:tab/>
      </w:r>
      <w:r w:rsidRPr="001D7C43">
        <w:rPr>
          <w:b/>
        </w:rPr>
        <w:t>Data do relatório do auditor independente</w:t>
      </w:r>
      <w:r w:rsidRPr="00722CCE">
        <w:t xml:space="preserve"> </w:t>
      </w:r>
      <w:r>
        <w:t>é a</w:t>
      </w:r>
      <w:r w:rsidRPr="00722CCE">
        <w:t xml:space="preserve"> data do </w:t>
      </w:r>
      <w:r>
        <w:t>relatório</w:t>
      </w:r>
      <w:r w:rsidRPr="00722CCE">
        <w:t xml:space="preserve"> do auditor independente sobre as demonstrações contábeis de acordo com a NBC TA 700 (</w:t>
      </w:r>
      <w:r>
        <w:t>ver item</w:t>
      </w:r>
      <w:r w:rsidRPr="00722CCE">
        <w:t xml:space="preserve"> A3)</w:t>
      </w:r>
      <w:r>
        <w:t>.</w:t>
      </w:r>
    </w:p>
    <w:p w14:paraId="1B67B766" w14:textId="77777777" w:rsidR="004B39EB" w:rsidRPr="00722CCE" w:rsidRDefault="004B39EB" w:rsidP="004B39EB">
      <w:pPr>
        <w:spacing w:after="120"/>
        <w:ind w:left="993" w:hanging="426"/>
        <w:jc w:val="both"/>
      </w:pPr>
      <w:r>
        <w:rPr>
          <w:b/>
        </w:rPr>
        <w:t xml:space="preserve">(d) </w:t>
      </w:r>
      <w:r>
        <w:rPr>
          <w:b/>
        </w:rPr>
        <w:tab/>
      </w:r>
      <w:r w:rsidRPr="001D7C43">
        <w:rPr>
          <w:b/>
        </w:rPr>
        <w:t>Data de divulgação das demonstrações contábeis</w:t>
      </w:r>
      <w:r w:rsidRPr="00722CCE">
        <w:t xml:space="preserve"> </w:t>
      </w:r>
      <w:r>
        <w:t>é a</w:t>
      </w:r>
      <w:r w:rsidRPr="00722CCE">
        <w:t xml:space="preserve"> data em que o </w:t>
      </w:r>
      <w:r>
        <w:t>relatório</w:t>
      </w:r>
      <w:r w:rsidRPr="00722CCE">
        <w:t xml:space="preserve"> do auditor independente e as demonstrações contábeis auditadas são disponibilizados para terceiros (</w:t>
      </w:r>
      <w:r>
        <w:t>ver itens</w:t>
      </w:r>
      <w:r w:rsidRPr="00722CCE">
        <w:t xml:space="preserve"> A4</w:t>
      </w:r>
      <w:r>
        <w:t xml:space="preserve"> e </w:t>
      </w:r>
      <w:r w:rsidRPr="00722CCE">
        <w:t>A5)</w:t>
      </w:r>
      <w:r>
        <w:t>.</w:t>
      </w:r>
    </w:p>
    <w:p w14:paraId="74F39640" w14:textId="77777777" w:rsidR="004B39EB" w:rsidRDefault="004B39EB" w:rsidP="004B39EB">
      <w:pPr>
        <w:ind w:left="993" w:hanging="426"/>
        <w:jc w:val="both"/>
      </w:pPr>
      <w:r>
        <w:rPr>
          <w:b/>
        </w:rPr>
        <w:t xml:space="preserve">(e) </w:t>
      </w:r>
      <w:r>
        <w:rPr>
          <w:b/>
        </w:rPr>
        <w:tab/>
      </w:r>
      <w:bookmarkStart w:id="132" w:name="_Hlk122969708"/>
      <w:r w:rsidRPr="001D7C43">
        <w:rPr>
          <w:b/>
        </w:rPr>
        <w:t>Eventos subsequentes</w:t>
      </w:r>
      <w:r w:rsidRPr="00D61AD7">
        <w:t xml:space="preserve"> são</w:t>
      </w:r>
      <w:r>
        <w:rPr>
          <w:i/>
        </w:rPr>
        <w:t xml:space="preserve"> </w:t>
      </w:r>
      <w:r>
        <w:t>e</w:t>
      </w:r>
      <w:r w:rsidRPr="00722CCE">
        <w:t>vento</w:t>
      </w:r>
      <w:r>
        <w:t>s</w:t>
      </w:r>
      <w:r w:rsidRPr="00722CCE">
        <w:t xml:space="preserve"> ocorrido</w:t>
      </w:r>
      <w:r>
        <w:t>s</w:t>
      </w:r>
      <w:r w:rsidRPr="00722CCE">
        <w:t xml:space="preserve"> entre a data das demonstrações contábeis e a data do </w:t>
      </w:r>
      <w:r>
        <w:t>relatório</w:t>
      </w:r>
      <w:r w:rsidRPr="00722CCE">
        <w:t xml:space="preserve"> do auditor independente e fatos que chegaram ao conhecimento do auditor independente após a data do seu </w:t>
      </w:r>
      <w:r>
        <w:t>relatório</w:t>
      </w:r>
      <w:r w:rsidRPr="00722CCE">
        <w:t>.</w:t>
      </w:r>
      <w:bookmarkEnd w:id="132"/>
    </w:p>
    <w:p w14:paraId="3FD7F90E" w14:textId="77777777" w:rsidR="004B39EB" w:rsidRPr="00722CCE" w:rsidRDefault="004B39EB" w:rsidP="004B39EB">
      <w:pPr>
        <w:jc w:val="both"/>
      </w:pPr>
    </w:p>
    <w:p w14:paraId="5B7A65D3" w14:textId="77777777" w:rsidR="004B39EB" w:rsidRPr="00034FD4" w:rsidRDefault="004B39EB" w:rsidP="004B39EB">
      <w:pPr>
        <w:jc w:val="both"/>
        <w:rPr>
          <w:b/>
          <w:sz w:val="28"/>
          <w:szCs w:val="28"/>
        </w:rPr>
      </w:pPr>
      <w:r w:rsidRPr="00034FD4">
        <w:rPr>
          <w:b/>
          <w:sz w:val="28"/>
          <w:szCs w:val="28"/>
        </w:rPr>
        <w:t>Requisitos</w:t>
      </w:r>
    </w:p>
    <w:p w14:paraId="01A14465" w14:textId="77777777" w:rsidR="004B39EB" w:rsidRPr="00722CCE" w:rsidRDefault="004B39EB" w:rsidP="004B39EB">
      <w:pPr>
        <w:jc w:val="both"/>
      </w:pPr>
    </w:p>
    <w:p w14:paraId="22C98A05" w14:textId="77777777" w:rsidR="004B39EB" w:rsidRPr="00EC5C8A" w:rsidRDefault="004B39EB" w:rsidP="004B39EB">
      <w:pPr>
        <w:jc w:val="both"/>
        <w:rPr>
          <w:b/>
        </w:rPr>
      </w:pPr>
      <w:r w:rsidRPr="00EC5C8A">
        <w:rPr>
          <w:b/>
        </w:rPr>
        <w:t>Evento</w:t>
      </w:r>
      <w:r>
        <w:rPr>
          <w:b/>
        </w:rPr>
        <w:t>s</w:t>
      </w:r>
      <w:r w:rsidRPr="00EC5C8A">
        <w:rPr>
          <w:b/>
        </w:rPr>
        <w:t xml:space="preserve"> ocorrido</w:t>
      </w:r>
      <w:r>
        <w:rPr>
          <w:b/>
        </w:rPr>
        <w:t>s</w:t>
      </w:r>
      <w:r w:rsidRPr="00EC5C8A">
        <w:rPr>
          <w:b/>
        </w:rPr>
        <w:t xml:space="preserve"> entre a data das demonstrações contábeis e a data do </w:t>
      </w:r>
      <w:r>
        <w:rPr>
          <w:b/>
        </w:rPr>
        <w:t>relatório</w:t>
      </w:r>
      <w:r w:rsidRPr="00EC5C8A">
        <w:rPr>
          <w:b/>
        </w:rPr>
        <w:t xml:space="preserve"> do auditor independente</w:t>
      </w:r>
    </w:p>
    <w:p w14:paraId="28C0A58E" w14:textId="77777777" w:rsidR="004B39EB" w:rsidRPr="00722CCE" w:rsidRDefault="004B39EB" w:rsidP="004B39EB">
      <w:pPr>
        <w:jc w:val="both"/>
      </w:pPr>
    </w:p>
    <w:p w14:paraId="019BFF5C" w14:textId="77777777" w:rsidR="004B39EB" w:rsidRDefault="004B39EB" w:rsidP="004B39EB">
      <w:pPr>
        <w:ind w:left="567" w:hanging="567"/>
        <w:jc w:val="both"/>
      </w:pPr>
      <w:r w:rsidRPr="00722CCE">
        <w:t xml:space="preserve">6. </w:t>
      </w:r>
      <w:r>
        <w:tab/>
      </w:r>
      <w:bookmarkStart w:id="133" w:name="_Hlk122969743"/>
      <w:r w:rsidRPr="00722CCE">
        <w:t xml:space="preserve">O auditor independente deve executar procedimentos de auditoria desenhados para obter evidência de auditoria </w:t>
      </w:r>
      <w:r>
        <w:t>apropriada</w:t>
      </w:r>
      <w:r w:rsidRPr="00722CCE">
        <w:t xml:space="preserve"> e suficiente de que todos os eventos ocorridos entre a data das demonstrações contábeis e a data do </w:t>
      </w:r>
      <w:r>
        <w:t>relatório</w:t>
      </w:r>
      <w:r w:rsidRPr="00722CCE">
        <w:t xml:space="preserve"> do auditor independente que precisam ser ajustados ou divulgados nas demonstrações contábeis foram identificados</w:t>
      </w:r>
      <w:bookmarkEnd w:id="133"/>
      <w:r w:rsidRPr="00722CCE">
        <w:t xml:space="preserve">. </w:t>
      </w:r>
      <w:r w:rsidRPr="00163073">
        <w:rPr>
          <w:highlight w:val="red"/>
        </w:rPr>
        <w:t>Não se espera</w:t>
      </w:r>
      <w:r w:rsidRPr="00722CCE">
        <w:t>, contudo, que o auditor execute procedimentos adicionais de auditoria para assuntos para os quais os procedimentos de auditoria anteriormente aplicados forneceram conclusões satisfatórias (</w:t>
      </w:r>
      <w:r>
        <w:t>ver item</w:t>
      </w:r>
      <w:r w:rsidRPr="00722CCE">
        <w:t xml:space="preserve"> A6)</w:t>
      </w:r>
      <w:r>
        <w:t>.</w:t>
      </w:r>
    </w:p>
    <w:p w14:paraId="58A0222F" w14:textId="77777777" w:rsidR="004B39EB" w:rsidRPr="00722CCE" w:rsidRDefault="004B39EB" w:rsidP="004B39EB">
      <w:pPr>
        <w:jc w:val="both"/>
      </w:pPr>
    </w:p>
    <w:p w14:paraId="124C3849" w14:textId="77777777" w:rsidR="004B39EB" w:rsidRPr="00722CCE" w:rsidRDefault="004B39EB" w:rsidP="004B39EB">
      <w:pPr>
        <w:spacing w:after="120"/>
        <w:ind w:left="567" w:hanging="567"/>
        <w:jc w:val="both"/>
      </w:pPr>
      <w:r w:rsidRPr="00722CCE">
        <w:t xml:space="preserve">7. </w:t>
      </w:r>
      <w:r>
        <w:tab/>
      </w:r>
      <w:r w:rsidRPr="00722CCE">
        <w:t xml:space="preserve">O auditor independente deve executar os procedimentos exigidos pelo </w:t>
      </w:r>
      <w:r>
        <w:t>item</w:t>
      </w:r>
      <w:r w:rsidRPr="00722CCE">
        <w:t xml:space="preserve"> 6 de </w:t>
      </w:r>
      <w:r>
        <w:t>forma</w:t>
      </w:r>
      <w:r w:rsidRPr="00722CCE">
        <w:t xml:space="preserve"> a cobrir o período entre a data das demonstrações contábeis e a data do seu </w:t>
      </w:r>
      <w:r>
        <w:t>relatório</w:t>
      </w:r>
      <w:r w:rsidRPr="00722CCE">
        <w:t>, ou o mais próximo possível dessa data. O auditor independente deve levar em consideração a avaliação de risco pelo auditor para determinar a natureza e extensão desses procedimentos de auditoria, que deve</w:t>
      </w:r>
      <w:r>
        <w:t>m</w:t>
      </w:r>
      <w:r w:rsidRPr="00722CCE">
        <w:t xml:space="preserve"> incluir o seguinte (</w:t>
      </w:r>
      <w:r>
        <w:t>ver itens</w:t>
      </w:r>
      <w:r w:rsidRPr="00722CCE">
        <w:t xml:space="preserve"> A7</w:t>
      </w:r>
      <w:r>
        <w:t xml:space="preserve"> e </w:t>
      </w:r>
      <w:r w:rsidRPr="00722CCE">
        <w:t>A8)</w:t>
      </w:r>
      <w:r>
        <w:t>:</w:t>
      </w:r>
    </w:p>
    <w:p w14:paraId="11180FA1" w14:textId="77777777" w:rsidR="004B39EB" w:rsidRPr="00722CCE" w:rsidRDefault="004B39EB" w:rsidP="004B39EB">
      <w:pPr>
        <w:spacing w:after="120"/>
        <w:ind w:left="993" w:hanging="426"/>
        <w:jc w:val="both"/>
      </w:pPr>
      <w:r w:rsidRPr="00722CCE">
        <w:t xml:space="preserve">(a) </w:t>
      </w:r>
      <w:r>
        <w:tab/>
        <w:t>o</w:t>
      </w:r>
      <w:r w:rsidRPr="00722CCE">
        <w:t>btenção de entendimento dos procedimentos estabelecidos pela administração para assegurar que os eventos subseq</w:t>
      </w:r>
      <w:r>
        <w:t>u</w:t>
      </w:r>
      <w:r w:rsidRPr="00722CCE">
        <w:t>entes são identificados</w:t>
      </w:r>
      <w:r>
        <w:t>;</w:t>
      </w:r>
    </w:p>
    <w:p w14:paraId="631C556C" w14:textId="77777777" w:rsidR="004B39EB" w:rsidRPr="00722CCE" w:rsidRDefault="004B39EB" w:rsidP="004B39EB">
      <w:pPr>
        <w:spacing w:after="120"/>
        <w:ind w:left="993" w:hanging="426"/>
        <w:jc w:val="both"/>
      </w:pPr>
      <w:r w:rsidRPr="00722CCE">
        <w:t xml:space="preserve">(b) </w:t>
      </w:r>
      <w:r>
        <w:tab/>
        <w:t>i</w:t>
      </w:r>
      <w:r w:rsidRPr="00722CCE">
        <w:t>ndagação à administração e, quando apropriado, aos responsáveis pela governança sobre a ocorrência de eventos subseq</w:t>
      </w:r>
      <w:r>
        <w:t>u</w:t>
      </w:r>
      <w:r w:rsidRPr="00722CCE">
        <w:t>entes que poderiam afetar as demonstrações contábeis (</w:t>
      </w:r>
      <w:r>
        <w:t>ver item</w:t>
      </w:r>
      <w:r w:rsidRPr="00722CCE">
        <w:t xml:space="preserve"> A9)</w:t>
      </w:r>
      <w:r>
        <w:t>;</w:t>
      </w:r>
    </w:p>
    <w:p w14:paraId="51060A71" w14:textId="77777777" w:rsidR="004B39EB" w:rsidRPr="00722CCE" w:rsidRDefault="004B39EB" w:rsidP="004B39EB">
      <w:pPr>
        <w:spacing w:after="120"/>
        <w:ind w:left="993" w:hanging="426"/>
        <w:jc w:val="both"/>
      </w:pPr>
      <w:r w:rsidRPr="00722CCE">
        <w:t xml:space="preserve">(c) </w:t>
      </w:r>
      <w:r>
        <w:tab/>
        <w:t>l</w:t>
      </w:r>
      <w:r w:rsidRPr="00722CCE">
        <w:t>eitura das atas, se houver, das reuniões dos proprietários (dos acionistas em sociedade anônima),</w:t>
      </w:r>
      <w:r>
        <w:t xml:space="preserve"> </w:t>
      </w:r>
      <w:r w:rsidRPr="00722CCE">
        <w:t>da administração e dos responsáveis pela governança da entidade, realizadas após a data das demonstrações contábeis, e indagação sobre assuntos discutidos nas reuniões para as quais as atas ainda não estão disponíveis (</w:t>
      </w:r>
      <w:r>
        <w:t>ver item</w:t>
      </w:r>
      <w:r w:rsidRPr="00722CCE">
        <w:t xml:space="preserve"> A10)</w:t>
      </w:r>
      <w:r>
        <w:t>;</w:t>
      </w:r>
    </w:p>
    <w:p w14:paraId="6FCB74B4" w14:textId="77777777" w:rsidR="004B39EB" w:rsidRDefault="004B39EB" w:rsidP="004B39EB">
      <w:pPr>
        <w:ind w:left="993" w:hanging="426"/>
        <w:jc w:val="both"/>
      </w:pPr>
      <w:r w:rsidRPr="00722CCE">
        <w:t xml:space="preserve">(d) </w:t>
      </w:r>
      <w:r>
        <w:tab/>
        <w:t>l</w:t>
      </w:r>
      <w:r w:rsidRPr="00722CCE">
        <w:t>eitura das últimas demonstrações contábeis intermediárias da entidade, se houver.</w:t>
      </w:r>
    </w:p>
    <w:p w14:paraId="6B490D8E" w14:textId="77777777" w:rsidR="004B39EB" w:rsidRPr="00722CCE" w:rsidRDefault="004B39EB" w:rsidP="004B39EB">
      <w:pPr>
        <w:jc w:val="both"/>
      </w:pPr>
    </w:p>
    <w:p w14:paraId="6C99FDA4" w14:textId="77777777" w:rsidR="004B39EB" w:rsidRDefault="004B39EB" w:rsidP="004B39EB">
      <w:pPr>
        <w:ind w:left="567" w:hanging="567"/>
        <w:jc w:val="both"/>
      </w:pPr>
      <w:r w:rsidRPr="00722CCE">
        <w:t xml:space="preserve">8. </w:t>
      </w:r>
      <w:r>
        <w:tab/>
      </w:r>
      <w:bookmarkStart w:id="134" w:name="_Hlk122969793"/>
      <w:r>
        <w:t>Se</w:t>
      </w:r>
      <w:r w:rsidRPr="00722CCE">
        <w:t xml:space="preserve">, em decorrência dos procedimentos aplicados conforme exigido pelos </w:t>
      </w:r>
      <w:r>
        <w:t>itens</w:t>
      </w:r>
      <w:r w:rsidRPr="00722CCE">
        <w:t xml:space="preserve"> 6</w:t>
      </w:r>
      <w:r w:rsidRPr="00722CCE">
        <w:rPr>
          <w:vertAlign w:val="superscript"/>
        </w:rPr>
        <w:t xml:space="preserve"> </w:t>
      </w:r>
      <w:r w:rsidRPr="00722CCE">
        <w:t xml:space="preserve">e 7, o auditor identificar eventos que </w:t>
      </w:r>
      <w:r w:rsidRPr="00E63269">
        <w:rPr>
          <w:highlight w:val="yellow"/>
        </w:rPr>
        <w:t>requerem ajuste ou divulgação nas demonstrações contábeis</w:t>
      </w:r>
      <w:r w:rsidRPr="00722CCE">
        <w:t xml:space="preserve">, o auditor independente deve determinar se cada um desses eventos está refletido de maneira </w:t>
      </w:r>
      <w:r>
        <w:t>apropriada</w:t>
      </w:r>
      <w:r w:rsidRPr="00722CCE">
        <w:t xml:space="preserve"> nas referidas demonstrações contábeis</w:t>
      </w:r>
      <w:r>
        <w:t xml:space="preserve"> de acordo com a estrutura conceitual aplicável.</w:t>
      </w:r>
      <w:bookmarkEnd w:id="134"/>
    </w:p>
    <w:p w14:paraId="6AA45C8F" w14:textId="77777777" w:rsidR="004B39EB" w:rsidRDefault="004B39EB" w:rsidP="004B39EB">
      <w:pPr>
        <w:jc w:val="both"/>
      </w:pPr>
    </w:p>
    <w:p w14:paraId="3E7FCE03" w14:textId="77777777" w:rsidR="004B39EB" w:rsidRPr="002E5082" w:rsidRDefault="004B39EB" w:rsidP="004B39EB">
      <w:pPr>
        <w:jc w:val="both"/>
        <w:rPr>
          <w:i/>
        </w:rPr>
      </w:pPr>
      <w:r w:rsidRPr="00E63269">
        <w:rPr>
          <w:i/>
          <w:highlight w:val="yellow"/>
        </w:rPr>
        <w:t>Representação formal</w:t>
      </w:r>
    </w:p>
    <w:p w14:paraId="480F30CA" w14:textId="77777777" w:rsidR="004B39EB" w:rsidRPr="00722CCE" w:rsidRDefault="004B39EB" w:rsidP="004B39EB">
      <w:pPr>
        <w:jc w:val="both"/>
      </w:pPr>
    </w:p>
    <w:p w14:paraId="09CF9E36" w14:textId="77777777" w:rsidR="004B39EB" w:rsidRDefault="004B39EB" w:rsidP="004B39EB">
      <w:pPr>
        <w:ind w:left="567" w:hanging="567"/>
        <w:jc w:val="both"/>
      </w:pPr>
      <w:r w:rsidRPr="00722CCE">
        <w:t xml:space="preserve">9. </w:t>
      </w:r>
      <w:r>
        <w:tab/>
      </w:r>
      <w:bookmarkStart w:id="135" w:name="_Hlk122969811"/>
      <w:r w:rsidRPr="00722CCE">
        <w:t xml:space="preserve">O auditor independente deve solicitar à administração e, </w:t>
      </w:r>
      <w:r w:rsidRPr="00E63269">
        <w:rPr>
          <w:highlight w:val="yellow"/>
        </w:rPr>
        <w:t>quando apropriado</w:t>
      </w:r>
      <w:r w:rsidRPr="00722CCE">
        <w:t>, aos responsáveis pela governança</w:t>
      </w:r>
      <w:r>
        <w:t>,</w:t>
      </w:r>
      <w:r w:rsidRPr="00722CCE">
        <w:t xml:space="preserve"> uma </w:t>
      </w:r>
      <w:r w:rsidRPr="00E63269">
        <w:rPr>
          <w:highlight w:val="green"/>
        </w:rPr>
        <w:t xml:space="preserve">representação formal de acordo com a NBC TA 580 </w:t>
      </w:r>
      <w:bookmarkEnd w:id="135"/>
      <w:r w:rsidRPr="00E63269">
        <w:rPr>
          <w:highlight w:val="green"/>
        </w:rPr>
        <w:t>– Representações</w:t>
      </w:r>
      <w:r w:rsidRPr="00121EBB">
        <w:t xml:space="preserve"> </w:t>
      </w:r>
      <w:r>
        <w:t>F</w:t>
      </w:r>
      <w:r w:rsidRPr="00121EBB">
        <w:t>ormais,</w:t>
      </w:r>
      <w:r w:rsidRPr="00722CCE">
        <w:t xml:space="preserve"> de que todos os eventos subseq</w:t>
      </w:r>
      <w:r>
        <w:t>u</w:t>
      </w:r>
      <w:r w:rsidRPr="00722CCE">
        <w:t>entes à data das demonstrações contábeis e que, segundo a estrutura de relatório financeiro aplicável, requerem ajuste ou divulgação, foram ajustados ou divulgados.</w:t>
      </w:r>
    </w:p>
    <w:p w14:paraId="7CF53583" w14:textId="77777777" w:rsidR="004B39EB" w:rsidRPr="00121EBB" w:rsidRDefault="004B39EB" w:rsidP="004B39EB">
      <w:pPr>
        <w:jc w:val="both"/>
        <w:rPr>
          <w:b/>
        </w:rPr>
      </w:pPr>
    </w:p>
    <w:p w14:paraId="6612CFC2" w14:textId="77777777" w:rsidR="004B39EB" w:rsidRPr="00121EBB" w:rsidRDefault="004B39EB" w:rsidP="004B39EB">
      <w:pPr>
        <w:jc w:val="both"/>
        <w:rPr>
          <w:b/>
        </w:rPr>
      </w:pPr>
      <w:r w:rsidRPr="00121EBB">
        <w:rPr>
          <w:b/>
        </w:rPr>
        <w:t xml:space="preserve">Fatos que chegaram ao conhecimento do auditor independente </w:t>
      </w:r>
      <w:r w:rsidRPr="00E63269">
        <w:rPr>
          <w:b/>
          <w:highlight w:val="red"/>
        </w:rPr>
        <w:t>após</w:t>
      </w:r>
      <w:r w:rsidRPr="00121EBB">
        <w:rPr>
          <w:b/>
        </w:rPr>
        <w:t xml:space="preserve"> a data do seu </w:t>
      </w:r>
      <w:r>
        <w:rPr>
          <w:b/>
        </w:rPr>
        <w:t>relatório</w:t>
      </w:r>
      <w:r w:rsidRPr="00121EBB">
        <w:rPr>
          <w:b/>
        </w:rPr>
        <w:t>, mas antes da data de divulgação das demonstrações contábeis</w:t>
      </w:r>
    </w:p>
    <w:p w14:paraId="7AB93857" w14:textId="77777777" w:rsidR="004B39EB" w:rsidRPr="00722CCE" w:rsidRDefault="004B39EB" w:rsidP="004B39EB">
      <w:pPr>
        <w:jc w:val="both"/>
      </w:pPr>
    </w:p>
    <w:p w14:paraId="2EB34CE7" w14:textId="77777777" w:rsidR="004B39EB" w:rsidRPr="00722CCE" w:rsidRDefault="004B39EB" w:rsidP="004B39EB">
      <w:pPr>
        <w:spacing w:after="120"/>
        <w:ind w:left="567" w:hanging="567"/>
        <w:jc w:val="both"/>
      </w:pPr>
      <w:r w:rsidRPr="00722CCE">
        <w:t xml:space="preserve">10. </w:t>
      </w:r>
      <w:r>
        <w:tab/>
      </w:r>
      <w:bookmarkStart w:id="136" w:name="_Hlk122969880"/>
      <w:r w:rsidRPr="00722CCE">
        <w:t xml:space="preserve">O auditor independente </w:t>
      </w:r>
      <w:r w:rsidRPr="00E63269">
        <w:rPr>
          <w:highlight w:val="red"/>
        </w:rPr>
        <w:t xml:space="preserve">não </w:t>
      </w:r>
      <w:r w:rsidRPr="00E63269">
        <w:rPr>
          <w:highlight w:val="yellow"/>
        </w:rPr>
        <w:t>tem obrigação de executar nenhum procedimento de auditoria em relação às demonstrações contábeis após a data do seu relatório</w:t>
      </w:r>
      <w:r w:rsidRPr="00722CCE">
        <w:t xml:space="preserve">. </w:t>
      </w:r>
      <w:bookmarkEnd w:id="136"/>
      <w:r w:rsidRPr="00722CCE">
        <w:t xml:space="preserve">Entretanto, </w:t>
      </w:r>
      <w:bookmarkStart w:id="137" w:name="_Hlk122969899"/>
      <w:r>
        <w:t>se</w:t>
      </w:r>
      <w:r w:rsidRPr="00722CCE">
        <w:t xml:space="preserve">, após a data do seu </w:t>
      </w:r>
      <w:r>
        <w:t>relatório</w:t>
      </w:r>
      <w:r w:rsidRPr="00722CCE">
        <w:t xml:space="preserve">, mas antes da data de divulgação das demonstrações contábeis, o auditor tomar conhecimento de fato que, se fosse do seu conhecimento na data do </w:t>
      </w:r>
      <w:r>
        <w:t>relatório</w:t>
      </w:r>
      <w:r w:rsidRPr="00722CCE">
        <w:t xml:space="preserve">, poderia ter levado o auditor a alterar seu </w:t>
      </w:r>
      <w:r>
        <w:t>relatório</w:t>
      </w:r>
      <w:r w:rsidRPr="00722CCE">
        <w:t xml:space="preserve">, ele </w:t>
      </w:r>
      <w:r w:rsidRPr="00E63269">
        <w:rPr>
          <w:highlight w:val="green"/>
        </w:rPr>
        <w:t>deve</w:t>
      </w:r>
      <w:r w:rsidRPr="00722CCE">
        <w:t xml:space="preserve"> (</w:t>
      </w:r>
      <w:r>
        <w:t>ver item</w:t>
      </w:r>
      <w:r w:rsidRPr="00722CCE">
        <w:t xml:space="preserve"> A1</w:t>
      </w:r>
      <w:r>
        <w:t>2</w:t>
      </w:r>
      <w:r w:rsidRPr="00722CCE">
        <w:t>)</w:t>
      </w:r>
      <w:r>
        <w:t>:</w:t>
      </w:r>
    </w:p>
    <w:p w14:paraId="2F9A17F4" w14:textId="77777777" w:rsidR="004B39EB" w:rsidRPr="00722CCE" w:rsidRDefault="004B39EB" w:rsidP="004B39EB">
      <w:pPr>
        <w:spacing w:after="120"/>
        <w:ind w:left="993" w:hanging="426"/>
        <w:jc w:val="both"/>
      </w:pPr>
      <w:r w:rsidRPr="00722CCE">
        <w:t xml:space="preserve">(a) </w:t>
      </w:r>
      <w:r>
        <w:tab/>
        <w:t>d</w:t>
      </w:r>
      <w:r w:rsidRPr="00722CCE">
        <w:t>iscutir o assunto com a administração e, quando apropriado, com os responsáveis pela governança</w:t>
      </w:r>
      <w:r>
        <w:t>;</w:t>
      </w:r>
    </w:p>
    <w:p w14:paraId="4595C3E8" w14:textId="77777777" w:rsidR="004B39EB" w:rsidRPr="00722CCE" w:rsidRDefault="004B39EB" w:rsidP="004B39EB">
      <w:pPr>
        <w:spacing w:after="120"/>
        <w:ind w:left="993" w:hanging="426"/>
        <w:jc w:val="both"/>
      </w:pPr>
      <w:r w:rsidRPr="00722CCE">
        <w:t xml:space="preserve">(b) </w:t>
      </w:r>
      <w:r>
        <w:tab/>
        <w:t>d</w:t>
      </w:r>
      <w:r w:rsidRPr="00722CCE">
        <w:t>eterminar se as demonstrações contábeis precisam ser alteradas e, caso afirmativo</w:t>
      </w:r>
      <w:r>
        <w:t>;</w:t>
      </w:r>
    </w:p>
    <w:p w14:paraId="1D897413" w14:textId="77777777" w:rsidR="004B39EB" w:rsidRDefault="004B39EB" w:rsidP="004B39EB">
      <w:pPr>
        <w:ind w:left="993" w:hanging="426"/>
        <w:jc w:val="both"/>
      </w:pPr>
      <w:r w:rsidRPr="00722CCE">
        <w:t xml:space="preserve">(c) </w:t>
      </w:r>
      <w:r>
        <w:tab/>
        <w:t>i</w:t>
      </w:r>
      <w:r w:rsidRPr="00722CCE">
        <w:t>ndagar como a administração pretende tratar o assunto nas demonstrações contábeis.</w:t>
      </w:r>
    </w:p>
    <w:bookmarkEnd w:id="137"/>
    <w:p w14:paraId="3D36B9BF" w14:textId="77777777" w:rsidR="004B39EB" w:rsidRPr="00722CCE" w:rsidRDefault="004B39EB" w:rsidP="004B39EB">
      <w:pPr>
        <w:jc w:val="both"/>
      </w:pPr>
    </w:p>
    <w:p w14:paraId="77809ABE" w14:textId="77777777" w:rsidR="004B39EB" w:rsidRPr="00722CCE" w:rsidRDefault="004B39EB" w:rsidP="004B39EB">
      <w:pPr>
        <w:spacing w:after="120"/>
        <w:ind w:left="567" w:hanging="567"/>
        <w:jc w:val="both"/>
      </w:pPr>
      <w:r w:rsidRPr="00722CCE">
        <w:t xml:space="preserve">11. </w:t>
      </w:r>
      <w:r>
        <w:tab/>
      </w:r>
      <w:bookmarkStart w:id="138" w:name="_Hlk122969937"/>
      <w:r w:rsidRPr="00722CCE">
        <w:t>Caso a administração altere as demonstrações contábeis, o auditor independente deve:</w:t>
      </w:r>
    </w:p>
    <w:p w14:paraId="1BBD5A5F" w14:textId="77777777" w:rsidR="004B39EB" w:rsidRPr="00722CCE" w:rsidRDefault="004B39EB" w:rsidP="004B39EB">
      <w:pPr>
        <w:spacing w:after="120"/>
        <w:ind w:left="993" w:hanging="426"/>
        <w:jc w:val="both"/>
      </w:pPr>
      <w:r w:rsidRPr="00722CCE">
        <w:t xml:space="preserve">(a) </w:t>
      </w:r>
      <w:r>
        <w:tab/>
      </w:r>
      <w:r w:rsidRPr="00722CCE">
        <w:t>aplicar os procedimentos de auditoria necessários nas circunstâncias da alteração</w:t>
      </w:r>
      <w:r>
        <w:t>;</w:t>
      </w:r>
    </w:p>
    <w:p w14:paraId="4A409EFD" w14:textId="77777777" w:rsidR="004B39EB" w:rsidRPr="00722CCE" w:rsidRDefault="004B39EB" w:rsidP="004B39EB">
      <w:pPr>
        <w:spacing w:after="120"/>
        <w:ind w:left="993" w:hanging="426"/>
        <w:jc w:val="both"/>
      </w:pPr>
      <w:r w:rsidRPr="00722CCE">
        <w:t xml:space="preserve">(b) </w:t>
      </w:r>
      <w:r>
        <w:tab/>
      </w:r>
      <w:r w:rsidRPr="00722CCE">
        <w:t xml:space="preserve">exceto se as circunstâncias no </w:t>
      </w:r>
      <w:r>
        <w:t>item</w:t>
      </w:r>
      <w:r w:rsidRPr="00722CCE">
        <w:t>12 forem aplicáveis:</w:t>
      </w:r>
    </w:p>
    <w:p w14:paraId="2C203DC2" w14:textId="77777777" w:rsidR="004B39EB" w:rsidRPr="00722CCE" w:rsidRDefault="004B39EB" w:rsidP="004B39EB">
      <w:pPr>
        <w:spacing w:after="120"/>
        <w:ind w:left="1418" w:hanging="425"/>
        <w:jc w:val="both"/>
      </w:pPr>
      <w:r w:rsidRPr="00722CCE">
        <w:t xml:space="preserve">(i) </w:t>
      </w:r>
      <w:r>
        <w:tab/>
      </w:r>
      <w:r w:rsidRPr="00722CCE">
        <w:t xml:space="preserve">estender os procedimentos de auditoria mencionados nos </w:t>
      </w:r>
      <w:r>
        <w:t>itens</w:t>
      </w:r>
      <w:r w:rsidRPr="00722CCE">
        <w:t xml:space="preserve"> 6 e 7 até a data do </w:t>
      </w:r>
      <w:r w:rsidRPr="00163073">
        <w:rPr>
          <w:highlight w:val="yellow"/>
        </w:rPr>
        <w:t>novo relatório</w:t>
      </w:r>
      <w:r w:rsidRPr="00722CCE">
        <w:t xml:space="preserve"> do auditor independente; e</w:t>
      </w:r>
    </w:p>
    <w:p w14:paraId="6BEDF9E4" w14:textId="77777777" w:rsidR="004B39EB" w:rsidRDefault="004B39EB" w:rsidP="004B39EB">
      <w:pPr>
        <w:ind w:left="1418" w:hanging="425"/>
        <w:jc w:val="both"/>
      </w:pPr>
      <w:r w:rsidRPr="00722CCE">
        <w:t xml:space="preserve">(ii) </w:t>
      </w:r>
      <w:r>
        <w:tab/>
      </w:r>
      <w:r w:rsidRPr="00722CCE">
        <w:t xml:space="preserve">fornecer </w:t>
      </w:r>
      <w:r w:rsidRPr="00163073">
        <w:rPr>
          <w:highlight w:val="yellow"/>
        </w:rPr>
        <w:t>novo relatório</w:t>
      </w:r>
      <w:r w:rsidRPr="00722CCE">
        <w:t xml:space="preserve"> de auditoria sobre as demonstrações contábeis alteradas. O novo </w:t>
      </w:r>
      <w:r>
        <w:t>relatório</w:t>
      </w:r>
      <w:r w:rsidRPr="00722CCE">
        <w:t xml:space="preserve"> do auditor independente não deve ter data anterior à data de aprovação das demonstrações contábeis alteradas.</w:t>
      </w:r>
    </w:p>
    <w:bookmarkEnd w:id="138"/>
    <w:p w14:paraId="2398856F" w14:textId="77777777" w:rsidR="004B39EB" w:rsidRPr="00722CCE" w:rsidRDefault="004B39EB" w:rsidP="004B39EB">
      <w:pPr>
        <w:jc w:val="both"/>
      </w:pPr>
    </w:p>
    <w:p w14:paraId="2D43B27E" w14:textId="77777777" w:rsidR="004B39EB" w:rsidRPr="00722CCE" w:rsidRDefault="004B39EB" w:rsidP="004B39EB">
      <w:pPr>
        <w:ind w:left="567" w:hanging="567"/>
        <w:jc w:val="both"/>
      </w:pPr>
      <w:r w:rsidRPr="00722CCE">
        <w:t xml:space="preserve">12. </w:t>
      </w:r>
      <w:r>
        <w:tab/>
      </w:r>
      <w:bookmarkStart w:id="139" w:name="_Hlk122970010"/>
      <w:r>
        <w:t>Se</w:t>
      </w:r>
      <w:r w:rsidRPr="00722CCE">
        <w:t xml:space="preserve"> a legislação </w:t>
      </w:r>
      <w:r w:rsidRPr="00E63269">
        <w:rPr>
          <w:highlight w:val="yellow"/>
        </w:rPr>
        <w:t>não proíbe a administração</w:t>
      </w:r>
      <w:r w:rsidRPr="00722CCE">
        <w:t xml:space="preserve"> de restringir a alteração das demonstrações contábeis aos efeitos do evento ou eventos subseq</w:t>
      </w:r>
      <w:r>
        <w:t>u</w:t>
      </w:r>
      <w:r w:rsidRPr="00722CCE">
        <w:t>entes que causaram essa alteração e em que os responsáveis pela aprovação das demonstrações contábeis não estão proibidos de restringir a aprovação a essa alteração, o auditor pode limitar os procedimentos de auditoria aos eventos subseq</w:t>
      </w:r>
      <w:r>
        <w:t>u</w:t>
      </w:r>
      <w:r w:rsidRPr="00722CCE">
        <w:t xml:space="preserve">entes exigidos no </w:t>
      </w:r>
      <w:r>
        <w:t>item</w:t>
      </w:r>
      <w:r w:rsidRPr="00722CCE">
        <w:t xml:space="preserve"> 11(b)(i) a essa alteração. Nesses casos, o auditor independente deve </w:t>
      </w:r>
      <w:r>
        <w:t>a</w:t>
      </w:r>
      <w:r w:rsidRPr="00722CCE">
        <w:t xml:space="preserve">lterar o </w:t>
      </w:r>
      <w:r>
        <w:t>relatório</w:t>
      </w:r>
      <w:r w:rsidRPr="00722CCE">
        <w:t xml:space="preserve"> para incluir data adicional restrita a essa alteração que indique que os procedimentos do auditor independente sobre os eventos subseq</w:t>
      </w:r>
      <w:r>
        <w:t>u</w:t>
      </w:r>
      <w:r w:rsidRPr="00722CCE">
        <w:t xml:space="preserve">entes estão restritos unicamente às alterações das demonstrações contábeis descritas na respectiva </w:t>
      </w:r>
      <w:bookmarkEnd w:id="139"/>
      <w:r w:rsidRPr="00722CCE">
        <w:t>nota explicativa (</w:t>
      </w:r>
      <w:r>
        <w:t>ver item</w:t>
      </w:r>
      <w:r w:rsidRPr="00722CCE">
        <w:t xml:space="preserve"> A1</w:t>
      </w:r>
      <w:r>
        <w:t>3</w:t>
      </w:r>
      <w:r w:rsidRPr="00722CCE">
        <w:t>)</w:t>
      </w:r>
      <w:r>
        <w:t>.</w:t>
      </w:r>
    </w:p>
    <w:p w14:paraId="192343F9" w14:textId="77777777" w:rsidR="004B39EB" w:rsidRPr="00722CCE" w:rsidRDefault="004B39EB" w:rsidP="004B39EB">
      <w:pPr>
        <w:jc w:val="both"/>
      </w:pPr>
    </w:p>
    <w:p w14:paraId="78F363C5" w14:textId="77777777" w:rsidR="004B39EB" w:rsidRPr="00722CCE" w:rsidRDefault="004B39EB" w:rsidP="004B39EB">
      <w:pPr>
        <w:spacing w:after="120"/>
        <w:ind w:left="567" w:hanging="567"/>
        <w:jc w:val="both"/>
      </w:pPr>
      <w:r w:rsidRPr="00722CCE">
        <w:t xml:space="preserve">13. </w:t>
      </w:r>
      <w:r>
        <w:tab/>
      </w:r>
      <w:r w:rsidRPr="00722CCE">
        <w:t xml:space="preserve">Pode ser que não haja exigência da legislação ou, regulamentação para que a administração reapresente demonstrações contábeis e, portanto, o auditor não precisa fornecer novo </w:t>
      </w:r>
      <w:r>
        <w:t>relatório</w:t>
      </w:r>
      <w:r w:rsidRPr="00722CCE">
        <w:t xml:space="preserve"> de auditoria ou </w:t>
      </w:r>
      <w:r>
        <w:t>alterar o relatório</w:t>
      </w:r>
      <w:r w:rsidRPr="00722CCE">
        <w:t xml:space="preserve">. Entretanto, </w:t>
      </w:r>
      <w:bookmarkStart w:id="140" w:name="_Hlk122970053"/>
      <w:r>
        <w:t>se</w:t>
      </w:r>
      <w:r w:rsidRPr="00722CCE">
        <w:t xml:space="preserve"> a administração </w:t>
      </w:r>
      <w:r w:rsidRPr="00E63269">
        <w:rPr>
          <w:highlight w:val="red"/>
        </w:rPr>
        <w:t>não alterar as demonstrações contábeis nas circunstâncias em que o auditor considerar necessário</w:t>
      </w:r>
      <w:r w:rsidRPr="00722CCE">
        <w:t xml:space="preserve"> (</w:t>
      </w:r>
      <w:r>
        <w:t>ver itens</w:t>
      </w:r>
      <w:r w:rsidRPr="00722CCE">
        <w:t xml:space="preserve"> A1</w:t>
      </w:r>
      <w:r>
        <w:t xml:space="preserve">4 e </w:t>
      </w:r>
      <w:r w:rsidRPr="00722CCE">
        <w:t>A1</w:t>
      </w:r>
      <w:r>
        <w:t>5</w:t>
      </w:r>
      <w:r w:rsidRPr="00722CCE">
        <w:t>)</w:t>
      </w:r>
      <w:r>
        <w:t>:</w:t>
      </w:r>
      <w:r w:rsidRPr="00722CCE">
        <w:t xml:space="preserve">  </w:t>
      </w:r>
    </w:p>
    <w:p w14:paraId="2C47853D" w14:textId="77777777" w:rsidR="004B39EB" w:rsidRPr="00722CCE" w:rsidRDefault="004B39EB" w:rsidP="004B39EB">
      <w:pPr>
        <w:spacing w:after="120"/>
        <w:ind w:left="993" w:hanging="426"/>
        <w:jc w:val="both"/>
      </w:pPr>
      <w:r w:rsidRPr="00722CCE">
        <w:t xml:space="preserve">(a) </w:t>
      </w:r>
      <w:r>
        <w:tab/>
        <w:t>s</w:t>
      </w:r>
      <w:r w:rsidRPr="00722CCE">
        <w:t xml:space="preserve">e o </w:t>
      </w:r>
      <w:r>
        <w:t>relatório</w:t>
      </w:r>
      <w:r w:rsidRPr="00722CCE">
        <w:t xml:space="preserve"> do auditor independente ainda não tiver sido fornecido à entidade, o auditor independente deve modificá-lo conforme exigido pela NBC TA 705</w:t>
      </w:r>
      <w:r>
        <w:t xml:space="preserve"> – </w:t>
      </w:r>
      <w:r w:rsidRPr="00121EBB">
        <w:t xml:space="preserve">Modificações na </w:t>
      </w:r>
      <w:r>
        <w:t>O</w:t>
      </w:r>
      <w:r w:rsidRPr="00121EBB">
        <w:t xml:space="preserve">pinião do </w:t>
      </w:r>
      <w:r>
        <w:t>A</w:t>
      </w:r>
      <w:r w:rsidRPr="00121EBB">
        <w:t xml:space="preserve">uditor </w:t>
      </w:r>
      <w:r>
        <w:t>I</w:t>
      </w:r>
      <w:r w:rsidRPr="00121EBB">
        <w:t>ndependente</w:t>
      </w:r>
      <w:r>
        <w:t xml:space="preserve">, </w:t>
      </w:r>
      <w:r w:rsidRPr="00722CCE">
        <w:t>e depois fornec</w:t>
      </w:r>
      <w:r>
        <w:t>ê</w:t>
      </w:r>
      <w:r w:rsidRPr="00722CCE">
        <w:t>-lo; ou</w:t>
      </w:r>
    </w:p>
    <w:p w14:paraId="4ECF34A0" w14:textId="77777777" w:rsidR="004B39EB" w:rsidRDefault="004B39EB" w:rsidP="004B39EB">
      <w:pPr>
        <w:ind w:left="993" w:hanging="426"/>
        <w:jc w:val="both"/>
      </w:pPr>
      <w:r w:rsidRPr="00722CCE">
        <w:t xml:space="preserve">(b) </w:t>
      </w:r>
      <w:r>
        <w:tab/>
        <w:t>s</w:t>
      </w:r>
      <w:r w:rsidRPr="00722CCE">
        <w:t xml:space="preserve">e o </w:t>
      </w:r>
      <w:r>
        <w:t>relatório</w:t>
      </w:r>
      <w:r w:rsidRPr="00722CCE">
        <w:t xml:space="preserve"> do auditor independente </w:t>
      </w:r>
      <w:r w:rsidRPr="00E63269">
        <w:rPr>
          <w:highlight w:val="yellow"/>
        </w:rPr>
        <w:t>já tiver sido fornecido à entidade</w:t>
      </w:r>
      <w:r w:rsidRPr="00722CCE">
        <w:t xml:space="preserve">, o auditor independente deve </w:t>
      </w:r>
      <w:r w:rsidRPr="00E63269">
        <w:rPr>
          <w:highlight w:val="yellow"/>
        </w:rPr>
        <w:t>notificar</w:t>
      </w:r>
      <w:r w:rsidRPr="00722CCE">
        <w:t xml:space="preserve"> a administração e, a menos que todos os responsáveis pela governança façam parte da administração da entidade, os responsáveis pela governança, </w:t>
      </w:r>
      <w:r w:rsidRPr="00E63269">
        <w:rPr>
          <w:highlight w:val="yellow"/>
        </w:rPr>
        <w:t>para que não divulguem as demonstrações</w:t>
      </w:r>
      <w:r w:rsidRPr="00722CCE">
        <w:t xml:space="preserve"> contábeis para terceiros antes de serem feitas as alterações necessárias. Se mesmo assim, as demonstrações contábeis forem divulgadas posteriormente sem as modificações necessárias, o auditor independente </w:t>
      </w:r>
      <w:r w:rsidRPr="00E63269">
        <w:rPr>
          <w:highlight w:val="yellow"/>
        </w:rPr>
        <w:t>deve tomar medidas para procurar evitar o uso por terceiros daquele relatório de auditoria</w:t>
      </w:r>
      <w:r>
        <w:t xml:space="preserve"> </w:t>
      </w:r>
      <w:bookmarkEnd w:id="140"/>
      <w:r w:rsidRPr="00722CCE">
        <w:t>(</w:t>
      </w:r>
      <w:r>
        <w:t>ver itens</w:t>
      </w:r>
      <w:r w:rsidRPr="00722CCE">
        <w:t xml:space="preserve"> A1</w:t>
      </w:r>
      <w:r>
        <w:t xml:space="preserve">6 e </w:t>
      </w:r>
      <w:r w:rsidRPr="00722CCE">
        <w:t>A1</w:t>
      </w:r>
      <w:r>
        <w:t>7</w:t>
      </w:r>
      <w:r w:rsidRPr="00722CCE">
        <w:t>)</w:t>
      </w:r>
      <w:r>
        <w:t>.</w:t>
      </w:r>
    </w:p>
    <w:p w14:paraId="7E22B231" w14:textId="77777777" w:rsidR="004B39EB" w:rsidRDefault="004B39EB" w:rsidP="004B39EB">
      <w:pPr>
        <w:ind w:left="1276" w:hanging="425"/>
        <w:jc w:val="both"/>
      </w:pPr>
    </w:p>
    <w:p w14:paraId="141AFA5D" w14:textId="77777777" w:rsidR="004B39EB" w:rsidRPr="00121EBB" w:rsidRDefault="004B39EB" w:rsidP="004B39EB">
      <w:pPr>
        <w:jc w:val="both"/>
        <w:rPr>
          <w:b/>
        </w:rPr>
      </w:pPr>
      <w:r w:rsidRPr="00121EBB">
        <w:rPr>
          <w:b/>
        </w:rPr>
        <w:t>Fatos que chegaram ao conhecimento do auditor independente após a divulgação das demonstrações contábeis</w:t>
      </w:r>
    </w:p>
    <w:p w14:paraId="6A037F4D" w14:textId="77777777" w:rsidR="004B39EB" w:rsidRPr="00722CCE" w:rsidRDefault="004B39EB" w:rsidP="004B39EB">
      <w:pPr>
        <w:jc w:val="both"/>
      </w:pPr>
    </w:p>
    <w:p w14:paraId="23378BAF" w14:textId="77777777" w:rsidR="004B39EB" w:rsidRPr="00722CCE" w:rsidRDefault="004B39EB" w:rsidP="004B39EB">
      <w:pPr>
        <w:spacing w:after="120"/>
        <w:ind w:left="567" w:hanging="567"/>
        <w:jc w:val="both"/>
      </w:pPr>
      <w:r w:rsidRPr="00722CCE">
        <w:t xml:space="preserve">14. </w:t>
      </w:r>
      <w:r>
        <w:tab/>
      </w:r>
      <w:bookmarkStart w:id="141" w:name="_Hlk122970135"/>
      <w:r w:rsidRPr="00722CCE">
        <w:t xml:space="preserve">Após a divulgação das demonstrações contábeis, </w:t>
      </w:r>
      <w:r w:rsidRPr="00E63269">
        <w:rPr>
          <w:highlight w:val="yellow"/>
        </w:rPr>
        <w:t>o auditor independente não tem obrigação de executar nenhum procedimento de auditoria em relação às demonstrações contábeis</w:t>
      </w:r>
      <w:r w:rsidRPr="00722CCE">
        <w:t xml:space="preserve">. </w:t>
      </w:r>
      <w:bookmarkEnd w:id="141"/>
      <w:r w:rsidRPr="00722CCE">
        <w:t xml:space="preserve">Entretanto, </w:t>
      </w:r>
      <w:bookmarkStart w:id="142" w:name="_Hlk122970167"/>
      <w:r>
        <w:t>se</w:t>
      </w:r>
      <w:r w:rsidRPr="00722CCE">
        <w:t xml:space="preserve">, após a divulgação das demonstrações contábeis, o auditor independente tomar conhecimento de fato que, se fosse do seu conhecimento na data do </w:t>
      </w:r>
      <w:r>
        <w:t>relatório</w:t>
      </w:r>
      <w:r w:rsidRPr="00722CCE">
        <w:t xml:space="preserve"> do auditor independente, poderia tê-lo levado a alterar seu </w:t>
      </w:r>
      <w:r>
        <w:t>relatório</w:t>
      </w:r>
      <w:r w:rsidRPr="00722CCE">
        <w:t>, o auditor independente deve:</w:t>
      </w:r>
    </w:p>
    <w:p w14:paraId="24F682D5" w14:textId="77777777" w:rsidR="004B39EB" w:rsidRPr="00722CCE" w:rsidRDefault="004B39EB" w:rsidP="004B39EB">
      <w:pPr>
        <w:spacing w:after="120"/>
        <w:ind w:left="993" w:hanging="426"/>
        <w:jc w:val="both"/>
      </w:pPr>
      <w:r w:rsidRPr="00722CCE">
        <w:t xml:space="preserve">(a) </w:t>
      </w:r>
      <w:r>
        <w:tab/>
      </w:r>
      <w:r w:rsidRPr="00E63269">
        <w:rPr>
          <w:highlight w:val="yellow"/>
        </w:rPr>
        <w:t xml:space="preserve">discutir </w:t>
      </w:r>
      <w:r w:rsidRPr="00722CCE">
        <w:t>o assunto com a administração e, quando apropriado, com os responsáveis pela governança</w:t>
      </w:r>
      <w:r>
        <w:t>;</w:t>
      </w:r>
    </w:p>
    <w:p w14:paraId="2005D915" w14:textId="77777777" w:rsidR="004B39EB" w:rsidRPr="00722CCE" w:rsidRDefault="004B39EB" w:rsidP="004B39EB">
      <w:pPr>
        <w:spacing w:after="120"/>
        <w:ind w:left="993" w:hanging="426"/>
        <w:jc w:val="both"/>
      </w:pPr>
      <w:r w:rsidRPr="00722CCE">
        <w:t xml:space="preserve">(b) </w:t>
      </w:r>
      <w:r>
        <w:tab/>
      </w:r>
      <w:r w:rsidRPr="00E63269">
        <w:rPr>
          <w:highlight w:val="yellow"/>
        </w:rPr>
        <w:t xml:space="preserve">determinar </w:t>
      </w:r>
      <w:r w:rsidRPr="00722CCE">
        <w:t>se as demonstrações contábeis precisam ser alteradas e,</w:t>
      </w:r>
      <w:r>
        <w:t xml:space="preserve"> </w:t>
      </w:r>
      <w:r w:rsidRPr="00722CCE">
        <w:t>caso afirmativo</w:t>
      </w:r>
      <w:r>
        <w:t>;</w:t>
      </w:r>
    </w:p>
    <w:p w14:paraId="1B65BAD8" w14:textId="77777777" w:rsidR="004B39EB" w:rsidRDefault="004B39EB" w:rsidP="004B39EB">
      <w:pPr>
        <w:ind w:left="993" w:hanging="426"/>
        <w:jc w:val="both"/>
      </w:pPr>
      <w:r w:rsidRPr="00722CCE">
        <w:t xml:space="preserve">(c) </w:t>
      </w:r>
      <w:r>
        <w:tab/>
      </w:r>
      <w:r w:rsidRPr="00E63269">
        <w:rPr>
          <w:highlight w:val="yellow"/>
        </w:rPr>
        <w:t xml:space="preserve">indagar </w:t>
      </w:r>
      <w:r w:rsidRPr="00722CCE">
        <w:t>como a administração pretende tratar do assunto nas demonstrações contábeis.</w:t>
      </w:r>
    </w:p>
    <w:bookmarkEnd w:id="142"/>
    <w:p w14:paraId="28BDBD7F" w14:textId="77777777" w:rsidR="004B39EB" w:rsidRPr="00722CCE" w:rsidRDefault="004B39EB" w:rsidP="004B39EB">
      <w:pPr>
        <w:jc w:val="both"/>
      </w:pPr>
    </w:p>
    <w:p w14:paraId="121B807D" w14:textId="77777777" w:rsidR="004B39EB" w:rsidRPr="00722CCE" w:rsidRDefault="004B39EB" w:rsidP="004B39EB">
      <w:pPr>
        <w:spacing w:after="120"/>
        <w:ind w:left="567" w:hanging="567"/>
        <w:jc w:val="both"/>
      </w:pPr>
      <w:r w:rsidRPr="00722CCE">
        <w:t xml:space="preserve">15. </w:t>
      </w:r>
      <w:r>
        <w:tab/>
      </w:r>
      <w:bookmarkStart w:id="143" w:name="_Hlk122970196"/>
      <w:r w:rsidRPr="00722CCE">
        <w:t>Caso a administração altere as demonstrações contábeis, o auditor independente deve (</w:t>
      </w:r>
      <w:r>
        <w:t>ver item</w:t>
      </w:r>
      <w:r w:rsidRPr="00722CCE">
        <w:t xml:space="preserve"> A1</w:t>
      </w:r>
      <w:r>
        <w:t>9</w:t>
      </w:r>
      <w:r w:rsidRPr="00722CCE">
        <w:t>)</w:t>
      </w:r>
      <w:r>
        <w:t>:</w:t>
      </w:r>
    </w:p>
    <w:p w14:paraId="441CFC99" w14:textId="77777777" w:rsidR="004B39EB" w:rsidRPr="00722CCE" w:rsidRDefault="004B39EB" w:rsidP="004B39EB">
      <w:pPr>
        <w:spacing w:after="120"/>
        <w:ind w:left="993" w:hanging="426"/>
        <w:jc w:val="both"/>
      </w:pPr>
      <w:r w:rsidRPr="00722CCE">
        <w:t xml:space="preserve">(a) </w:t>
      </w:r>
      <w:r>
        <w:tab/>
        <w:t>a</w:t>
      </w:r>
      <w:r w:rsidRPr="00722CCE">
        <w:t>plicar os procedimentos de auditoria necessários nas circunstâncias das alterações</w:t>
      </w:r>
      <w:r>
        <w:t>;</w:t>
      </w:r>
    </w:p>
    <w:p w14:paraId="27135479" w14:textId="77777777" w:rsidR="004B39EB" w:rsidRPr="00722CCE" w:rsidRDefault="004B39EB" w:rsidP="004B39EB">
      <w:pPr>
        <w:spacing w:after="120"/>
        <w:ind w:left="993" w:hanging="426"/>
        <w:jc w:val="both"/>
      </w:pPr>
      <w:r w:rsidRPr="00722CCE">
        <w:t xml:space="preserve">(b) </w:t>
      </w:r>
      <w:r>
        <w:tab/>
        <w:t>r</w:t>
      </w:r>
      <w:r w:rsidRPr="00722CCE">
        <w:t xml:space="preserve">evisar as providências tomadas pela administração para garantir que todos os que receberam as demonstrações contábeis juntamente com o respectivo </w:t>
      </w:r>
      <w:r>
        <w:t>relatório</w:t>
      </w:r>
      <w:r w:rsidRPr="00722CCE">
        <w:t xml:space="preserve"> do auditor independente sejam informados da situação</w:t>
      </w:r>
      <w:r>
        <w:t>;</w:t>
      </w:r>
    </w:p>
    <w:p w14:paraId="2B9C6619" w14:textId="77777777" w:rsidR="004B39EB" w:rsidRPr="00722CCE" w:rsidRDefault="004B39EB" w:rsidP="004B39EB">
      <w:pPr>
        <w:spacing w:after="120"/>
        <w:ind w:left="993" w:hanging="426"/>
        <w:jc w:val="both"/>
      </w:pPr>
      <w:r w:rsidRPr="00722CCE">
        <w:t xml:space="preserve">(c) </w:t>
      </w:r>
      <w:r>
        <w:tab/>
        <w:t>e</w:t>
      </w:r>
      <w:r w:rsidRPr="00722CCE">
        <w:t xml:space="preserve">xceto se as circunstâncias no </w:t>
      </w:r>
      <w:r>
        <w:t>item</w:t>
      </w:r>
      <w:r w:rsidRPr="00722CCE">
        <w:t xml:space="preserve"> 12 forem aplicáveis:</w:t>
      </w:r>
    </w:p>
    <w:p w14:paraId="2A059324" w14:textId="77777777" w:rsidR="004B39EB" w:rsidRPr="00722CCE" w:rsidRDefault="004B39EB" w:rsidP="004B39EB">
      <w:pPr>
        <w:spacing w:after="120"/>
        <w:ind w:left="1418" w:hanging="425"/>
        <w:jc w:val="both"/>
      </w:pPr>
      <w:r w:rsidRPr="00722CCE">
        <w:t xml:space="preserve">(i) </w:t>
      </w:r>
      <w:r>
        <w:tab/>
        <w:t>e</w:t>
      </w:r>
      <w:r w:rsidRPr="00722CCE">
        <w:t xml:space="preserve">stender os procedimentos de auditoria mencionados nos </w:t>
      </w:r>
      <w:r>
        <w:t>itens</w:t>
      </w:r>
      <w:r w:rsidRPr="00722CCE">
        <w:t xml:space="preserve"> 6 e 7 até a data do novo </w:t>
      </w:r>
      <w:r>
        <w:t>relatório</w:t>
      </w:r>
      <w:r w:rsidRPr="00722CCE">
        <w:t xml:space="preserve"> do auditor independente e datar o novo </w:t>
      </w:r>
      <w:r>
        <w:t>relatório</w:t>
      </w:r>
      <w:r w:rsidRPr="00722CCE">
        <w:t xml:space="preserve"> com data posterior à data de aprovação das demonstrações contábeis reapresentadas; e</w:t>
      </w:r>
    </w:p>
    <w:p w14:paraId="32EA9F8D" w14:textId="77777777" w:rsidR="004B39EB" w:rsidRPr="00722CCE" w:rsidRDefault="004B39EB" w:rsidP="004B39EB">
      <w:pPr>
        <w:spacing w:after="120"/>
        <w:ind w:left="1418" w:hanging="425"/>
        <w:jc w:val="both"/>
      </w:pPr>
      <w:r w:rsidRPr="00722CCE">
        <w:t xml:space="preserve">(ii) </w:t>
      </w:r>
      <w:r>
        <w:tab/>
        <w:t>f</w:t>
      </w:r>
      <w:r w:rsidRPr="00722CCE">
        <w:t xml:space="preserve">ornecer novo </w:t>
      </w:r>
      <w:r>
        <w:t>relatório</w:t>
      </w:r>
      <w:r w:rsidRPr="00722CCE">
        <w:t xml:space="preserve"> do auditor independente sobre as demonstrações contábeis reapresentadas</w:t>
      </w:r>
      <w:r>
        <w:t>;</w:t>
      </w:r>
    </w:p>
    <w:p w14:paraId="6DF7A508" w14:textId="77777777" w:rsidR="004B39EB" w:rsidRDefault="004B39EB" w:rsidP="004B39EB">
      <w:pPr>
        <w:ind w:left="993" w:hanging="426"/>
        <w:jc w:val="both"/>
      </w:pPr>
      <w:r w:rsidRPr="00722CCE">
        <w:t xml:space="preserve">(d) </w:t>
      </w:r>
      <w:r>
        <w:tab/>
        <w:t>n</w:t>
      </w:r>
      <w:r w:rsidRPr="00722CCE">
        <w:t xml:space="preserve">o caso em que as circunstâncias no </w:t>
      </w:r>
      <w:r>
        <w:t>item</w:t>
      </w:r>
      <w:r w:rsidRPr="00722CCE">
        <w:t xml:space="preserve"> 12 se aplicam, alterar o </w:t>
      </w:r>
      <w:r>
        <w:t>relatório</w:t>
      </w:r>
      <w:r w:rsidRPr="00722CCE">
        <w:t xml:space="preserve"> do auditor independente</w:t>
      </w:r>
      <w:r>
        <w:t>.</w:t>
      </w:r>
      <w:r w:rsidRPr="00722CCE">
        <w:t xml:space="preserve"> </w:t>
      </w:r>
    </w:p>
    <w:bookmarkEnd w:id="143"/>
    <w:p w14:paraId="508328AE" w14:textId="77777777" w:rsidR="004B39EB" w:rsidRDefault="004B39EB" w:rsidP="004B39EB">
      <w:pPr>
        <w:jc w:val="both"/>
      </w:pPr>
    </w:p>
    <w:p w14:paraId="52BC6FF4" w14:textId="77777777" w:rsidR="004B39EB" w:rsidRDefault="004B39EB" w:rsidP="004B39EB">
      <w:pPr>
        <w:ind w:left="567" w:hanging="567"/>
        <w:jc w:val="both"/>
      </w:pPr>
      <w:r w:rsidRPr="00722CCE">
        <w:t xml:space="preserve">16. </w:t>
      </w:r>
      <w:r>
        <w:tab/>
      </w:r>
      <w:bookmarkStart w:id="144" w:name="_Hlk122970238"/>
      <w:r w:rsidRPr="00722CCE">
        <w:t xml:space="preserve">O auditor independente deve incluir no seu </w:t>
      </w:r>
      <w:r>
        <w:t>relatório</w:t>
      </w:r>
      <w:r w:rsidRPr="00722CCE">
        <w:t xml:space="preserve">, novo ou reemitido, </w:t>
      </w:r>
      <w:r w:rsidRPr="00E63269">
        <w:rPr>
          <w:highlight w:val="yellow"/>
        </w:rPr>
        <w:t>Parágrafo de Ênfase ou Outros Assuntos com referência à nota explicativa</w:t>
      </w:r>
      <w:r w:rsidRPr="00722CCE">
        <w:t xml:space="preserve"> que esclarece mais detalhadamente a razão da alteração das demonstrações contábeis emitidas anteriormente e do </w:t>
      </w:r>
      <w:r>
        <w:t>relatório</w:t>
      </w:r>
      <w:r w:rsidRPr="00722CCE">
        <w:t xml:space="preserve"> anterior fornecido pelo auditor independente</w:t>
      </w:r>
      <w:bookmarkEnd w:id="144"/>
      <w:r w:rsidRPr="00722CCE">
        <w:t>.</w:t>
      </w:r>
    </w:p>
    <w:p w14:paraId="221FCE31" w14:textId="77777777" w:rsidR="004B39EB" w:rsidRPr="00722CCE" w:rsidRDefault="004B39EB" w:rsidP="004B39EB">
      <w:pPr>
        <w:jc w:val="both"/>
      </w:pPr>
    </w:p>
    <w:p w14:paraId="3935EC84" w14:textId="77777777" w:rsidR="004B39EB" w:rsidRPr="00722CCE" w:rsidRDefault="004B39EB" w:rsidP="004B39EB">
      <w:pPr>
        <w:ind w:left="567" w:hanging="567"/>
        <w:jc w:val="both"/>
      </w:pPr>
      <w:r w:rsidRPr="00722CCE">
        <w:t xml:space="preserve">17. </w:t>
      </w:r>
      <w:r>
        <w:tab/>
      </w:r>
      <w:bookmarkStart w:id="145" w:name="_Hlk122970366"/>
      <w:r w:rsidRPr="00722CCE">
        <w:t xml:space="preserve">Caso a administração </w:t>
      </w:r>
      <w:r w:rsidRPr="00E63269">
        <w:rPr>
          <w:highlight w:val="red"/>
        </w:rPr>
        <w:t>não</w:t>
      </w:r>
      <w:r w:rsidRPr="00722CCE">
        <w:t xml:space="preserve"> tome as providências necessárias para garantir que todos os que receberam as demonstrações contábeis emitidas anteriormente sejam informados da situação e </w:t>
      </w:r>
      <w:r w:rsidRPr="00E63269">
        <w:rPr>
          <w:highlight w:val="red"/>
        </w:rPr>
        <w:t>não</w:t>
      </w:r>
      <w:r w:rsidRPr="00722CCE">
        <w:t xml:space="preserve"> altere as demonstrações contábeis nas circunstâncias em que o auditor considere necessário, o auditor independente </w:t>
      </w:r>
      <w:r w:rsidRPr="00E63269">
        <w:rPr>
          <w:highlight w:val="yellow"/>
        </w:rPr>
        <w:t>deve notificar a administração</w:t>
      </w:r>
      <w:r w:rsidRPr="00722CCE">
        <w:t xml:space="preserve"> e, a menos que todos os responsáveis pela governança façam parte da administração da entidade, os responsáveis pela governança</w:t>
      </w:r>
      <w:r>
        <w:t xml:space="preserve"> (NBC TA 260, item 13</w:t>
      </w:r>
      <w:r w:rsidRPr="00722CCE">
        <w:t xml:space="preserve">), </w:t>
      </w:r>
      <w:r w:rsidRPr="00E63269">
        <w:rPr>
          <w:highlight w:val="yellow"/>
        </w:rPr>
        <w:t>de que o auditor independente procurará evitar o uso por terceiros daquele relatório no futuro</w:t>
      </w:r>
      <w:r w:rsidRPr="00722CCE">
        <w:t xml:space="preserve">. Se, apesar dessa notificação, a administração ou os responsáveis pela governança </w:t>
      </w:r>
      <w:r w:rsidRPr="00E63269">
        <w:rPr>
          <w:highlight w:val="red"/>
        </w:rPr>
        <w:t>não tomarem as referidas providências</w:t>
      </w:r>
      <w:r w:rsidRPr="00722CCE">
        <w:t xml:space="preserve"> necessárias, o auditor independente deve tomar as medidas </w:t>
      </w:r>
      <w:r>
        <w:t>apropriadas</w:t>
      </w:r>
      <w:r w:rsidRPr="00722CCE">
        <w:t xml:space="preserve"> para tentar evitar o uso por terceiros daquele </w:t>
      </w:r>
      <w:r>
        <w:t>relatório</w:t>
      </w:r>
      <w:r w:rsidRPr="00722CCE">
        <w:t xml:space="preserve"> d</w:t>
      </w:r>
      <w:r>
        <w:t>e</w:t>
      </w:r>
      <w:r w:rsidRPr="00722CCE">
        <w:t xml:space="preserve"> auditor</w:t>
      </w:r>
      <w:r>
        <w:t>ia</w:t>
      </w:r>
      <w:r w:rsidRPr="00722CCE">
        <w:t xml:space="preserve"> (</w:t>
      </w:r>
      <w:r>
        <w:t>ver item</w:t>
      </w:r>
      <w:r w:rsidRPr="00722CCE">
        <w:t xml:space="preserve"> A</w:t>
      </w:r>
      <w:r>
        <w:t>20).</w:t>
      </w:r>
      <w:bookmarkEnd w:id="145"/>
      <w:r>
        <w:t xml:space="preserve"> </w:t>
      </w:r>
    </w:p>
    <w:p w14:paraId="64BF5F10" w14:textId="77777777" w:rsidR="004B39EB" w:rsidRDefault="004B39EB" w:rsidP="004B39EB">
      <w:pPr>
        <w:jc w:val="both"/>
      </w:pPr>
    </w:p>
    <w:p w14:paraId="1CAEE439" w14:textId="77777777" w:rsidR="004B39EB" w:rsidRDefault="004B39EB" w:rsidP="004B39EB">
      <w:pPr>
        <w:jc w:val="both"/>
      </w:pPr>
    </w:p>
    <w:p w14:paraId="7C761866" w14:textId="77777777" w:rsidR="004B39EB" w:rsidRPr="003E5047" w:rsidRDefault="004B39EB" w:rsidP="004B39EB">
      <w:pPr>
        <w:pStyle w:val="Textoembloco"/>
        <w:tabs>
          <w:tab w:val="left" w:pos="0"/>
        </w:tabs>
        <w:autoSpaceDE w:val="0"/>
        <w:autoSpaceDN w:val="0"/>
        <w:adjustRightInd w:val="0"/>
        <w:ind w:left="0"/>
        <w:jc w:val="both"/>
        <w:rPr>
          <w:sz w:val="24"/>
          <w:lang w:val="pt-BR"/>
        </w:rPr>
      </w:pPr>
      <w:r w:rsidRPr="003E5047">
        <w:rPr>
          <w:sz w:val="24"/>
          <w:lang w:val="pt-BR"/>
        </w:rPr>
        <w:t>Em razão da inclusão dos itens A11 e A18, a numeração existente é renumerada em ordem sequencial, ou seja, A11 para A12, A12 para A13; A16 para A17, A17 para A19, A18 para A20; e assim sucessivamente. Além disso, as referências em outras normas também são ajustadas em função dessas alterações de numeração.</w:t>
      </w:r>
    </w:p>
    <w:p w14:paraId="5992FC03" w14:textId="77777777" w:rsidR="004B39EB" w:rsidRPr="003E5047" w:rsidRDefault="004B39EB" w:rsidP="004B39EB">
      <w:pPr>
        <w:pStyle w:val="Textoembloco"/>
        <w:tabs>
          <w:tab w:val="left" w:pos="0"/>
        </w:tabs>
        <w:autoSpaceDE w:val="0"/>
        <w:autoSpaceDN w:val="0"/>
        <w:adjustRightInd w:val="0"/>
        <w:ind w:left="0"/>
        <w:jc w:val="both"/>
        <w:rPr>
          <w:sz w:val="24"/>
          <w:lang w:val="pt-BR"/>
        </w:rPr>
      </w:pPr>
    </w:p>
    <w:p w14:paraId="76DADBC6" w14:textId="77777777" w:rsidR="004B39EB" w:rsidRPr="003E5047" w:rsidRDefault="004B39EB" w:rsidP="004B39EB">
      <w:pPr>
        <w:pStyle w:val="Textoembloco"/>
        <w:tabs>
          <w:tab w:val="left" w:pos="0"/>
        </w:tabs>
        <w:autoSpaceDE w:val="0"/>
        <w:autoSpaceDN w:val="0"/>
        <w:adjustRightInd w:val="0"/>
        <w:ind w:left="0"/>
        <w:jc w:val="both"/>
        <w:rPr>
          <w:sz w:val="24"/>
          <w:lang w:val="pt-BR"/>
        </w:rPr>
      </w:pPr>
      <w:r w:rsidRPr="003E5047">
        <w:rPr>
          <w:sz w:val="24"/>
          <w:lang w:val="pt-BR"/>
        </w:rPr>
        <w:t>Em razão dessas alterações, as disposições não alteradas desta norma são mantidas e a sigla da NBC TA 560, publicada no DOU, Seção 1, de 4/12/2009, passa a ser NBC TA 560 (R1).</w:t>
      </w:r>
    </w:p>
    <w:p w14:paraId="452E2F38" w14:textId="77777777" w:rsidR="004B39EB" w:rsidRDefault="004B39EB" w:rsidP="004B39EB">
      <w:pPr>
        <w:pStyle w:val="Textoembloco"/>
        <w:tabs>
          <w:tab w:val="left" w:pos="0"/>
        </w:tabs>
        <w:autoSpaceDE w:val="0"/>
        <w:autoSpaceDN w:val="0"/>
        <w:adjustRightInd w:val="0"/>
        <w:ind w:left="0"/>
        <w:jc w:val="both"/>
        <w:rPr>
          <w:sz w:val="24"/>
          <w:lang w:val="pt-BR"/>
        </w:rPr>
      </w:pPr>
    </w:p>
    <w:p w14:paraId="17D64D97" w14:textId="77777777" w:rsidR="004B39EB" w:rsidRDefault="004B39EB" w:rsidP="004B39EB">
      <w:pPr>
        <w:pStyle w:val="Textoembloco"/>
        <w:tabs>
          <w:tab w:val="left" w:pos="0"/>
        </w:tabs>
        <w:autoSpaceDE w:val="0"/>
        <w:autoSpaceDN w:val="0"/>
        <w:adjustRightInd w:val="0"/>
        <w:ind w:left="0"/>
        <w:jc w:val="both"/>
        <w:rPr>
          <w:sz w:val="24"/>
          <w:lang w:val="pt-BR"/>
        </w:rPr>
      </w:pPr>
      <w:r>
        <w:rPr>
          <w:sz w:val="24"/>
          <w:lang w:val="pt-BR"/>
        </w:rPr>
        <w:t>As alterações desta norma entram em vigor na data de sua publicação, aplicando-se às auditorias de demonstrações contábeis para períodos que se findam em, ou após, 31 de dezembro de 2016.</w:t>
      </w:r>
    </w:p>
    <w:p w14:paraId="136B4FF5" w14:textId="77777777" w:rsidR="004B39EB" w:rsidRDefault="004B39EB" w:rsidP="004B39EB">
      <w:pPr>
        <w:ind w:left="567" w:right="2" w:hanging="567"/>
        <w:jc w:val="both"/>
      </w:pPr>
    </w:p>
    <w:p w14:paraId="16E72307" w14:textId="77777777" w:rsidR="004B39EB" w:rsidRDefault="004B39EB" w:rsidP="004B39EB">
      <w:pPr>
        <w:ind w:left="567" w:right="2" w:hanging="567"/>
        <w:jc w:val="both"/>
      </w:pPr>
    </w:p>
    <w:p w14:paraId="3C377FC9" w14:textId="77777777" w:rsidR="004B39EB" w:rsidRPr="003E5047" w:rsidRDefault="004B39EB" w:rsidP="004B39EB">
      <w:pPr>
        <w:pStyle w:val="Recuodecorpodetexto2"/>
        <w:spacing w:after="0" w:line="240" w:lineRule="auto"/>
        <w:jc w:val="right"/>
        <w:rPr>
          <w:lang w:val="pt-BR"/>
        </w:rPr>
      </w:pPr>
      <w:r w:rsidRPr="003E5047">
        <w:rPr>
          <w:lang w:val="pt-BR"/>
        </w:rPr>
        <w:t>Brasília, 19 de agosto de 2016.</w:t>
      </w:r>
    </w:p>
    <w:p w14:paraId="382E1D5C" w14:textId="77777777" w:rsidR="004B39EB" w:rsidRDefault="004B39EB" w:rsidP="004B39EB">
      <w:pPr>
        <w:jc w:val="both"/>
      </w:pPr>
    </w:p>
    <w:p w14:paraId="5C291601" w14:textId="77777777" w:rsidR="004B39EB" w:rsidRDefault="004B39EB" w:rsidP="004B39EB"/>
    <w:p w14:paraId="2F3E1E6C" w14:textId="77777777" w:rsidR="004B39EB" w:rsidRDefault="004B39EB" w:rsidP="004B39EB">
      <w:pPr>
        <w:jc w:val="center"/>
        <w:rPr>
          <w:bCs/>
        </w:rPr>
      </w:pPr>
      <w:r>
        <w:t xml:space="preserve">Contador </w:t>
      </w:r>
      <w:r>
        <w:rPr>
          <w:b/>
        </w:rPr>
        <w:t>José Martonio Alves Coelho</w:t>
      </w:r>
    </w:p>
    <w:p w14:paraId="7D21EAF3" w14:textId="77777777" w:rsidR="004B39EB" w:rsidRPr="00C72620" w:rsidRDefault="004B39EB" w:rsidP="004B39EB">
      <w:pPr>
        <w:pStyle w:val="Recuodecorpodetexto2"/>
        <w:spacing w:after="0" w:line="240" w:lineRule="auto"/>
        <w:ind w:left="0"/>
        <w:jc w:val="center"/>
        <w:rPr>
          <w:lang w:val="pt-BR"/>
        </w:rPr>
      </w:pPr>
      <w:r w:rsidRPr="00C72620">
        <w:rPr>
          <w:b/>
          <w:lang w:val="pt-BR"/>
        </w:rPr>
        <w:t>Presidente</w:t>
      </w:r>
    </w:p>
    <w:p w14:paraId="193F64B1" w14:textId="77777777" w:rsidR="004B39EB" w:rsidRPr="00C72620" w:rsidRDefault="004B39EB" w:rsidP="004B39EB">
      <w:pPr>
        <w:jc w:val="both"/>
      </w:pPr>
    </w:p>
    <w:p w14:paraId="300689E2" w14:textId="77777777" w:rsidR="004B39EB" w:rsidRDefault="004B39EB" w:rsidP="004B39EB">
      <w:pPr>
        <w:jc w:val="both"/>
      </w:pPr>
      <w:r>
        <w:tab/>
      </w:r>
      <w:r>
        <w:tab/>
      </w:r>
      <w:r>
        <w:tab/>
      </w:r>
      <w:r>
        <w:tab/>
      </w:r>
      <w:r>
        <w:tab/>
      </w:r>
    </w:p>
    <w:p w14:paraId="05E463B2" w14:textId="77777777" w:rsidR="004B39EB" w:rsidRPr="00034FD4" w:rsidRDefault="004B39EB" w:rsidP="004B39EB">
      <w:pPr>
        <w:jc w:val="both"/>
        <w:rPr>
          <w:b/>
          <w:sz w:val="28"/>
          <w:szCs w:val="28"/>
        </w:rPr>
      </w:pPr>
      <w:r w:rsidRPr="00034FD4">
        <w:rPr>
          <w:b/>
          <w:sz w:val="28"/>
          <w:szCs w:val="28"/>
        </w:rPr>
        <w:t>Aplicação e outros materiais explicativos</w:t>
      </w:r>
    </w:p>
    <w:p w14:paraId="25D146CF" w14:textId="77777777" w:rsidR="004B39EB" w:rsidRPr="00722CCE" w:rsidRDefault="004B39EB" w:rsidP="004B39EB">
      <w:pPr>
        <w:jc w:val="both"/>
      </w:pPr>
    </w:p>
    <w:p w14:paraId="68962DF1" w14:textId="77777777" w:rsidR="004B39EB" w:rsidRDefault="004B39EB" w:rsidP="004B39EB">
      <w:pPr>
        <w:jc w:val="both"/>
      </w:pPr>
      <w:r w:rsidRPr="002E5082">
        <w:rPr>
          <w:b/>
        </w:rPr>
        <w:t>Alcance</w:t>
      </w:r>
      <w:r w:rsidRPr="00722CCE">
        <w:t xml:space="preserve"> (</w:t>
      </w:r>
      <w:r>
        <w:t>ver item</w:t>
      </w:r>
      <w:r w:rsidRPr="00722CCE">
        <w:t xml:space="preserve"> 1)</w:t>
      </w:r>
    </w:p>
    <w:p w14:paraId="646D5FF9" w14:textId="77777777" w:rsidR="004B39EB" w:rsidRPr="00722CCE" w:rsidRDefault="004B39EB" w:rsidP="004B39EB">
      <w:pPr>
        <w:jc w:val="both"/>
      </w:pPr>
    </w:p>
    <w:p w14:paraId="5307C319" w14:textId="77777777" w:rsidR="004B39EB" w:rsidRPr="003E5047" w:rsidRDefault="004B39EB" w:rsidP="004B39EB">
      <w:pPr>
        <w:ind w:left="567" w:hanging="567"/>
        <w:jc w:val="both"/>
        <w:rPr>
          <w:strike/>
        </w:rPr>
      </w:pPr>
      <w:r w:rsidRPr="003E5047">
        <w:rPr>
          <w:strike/>
        </w:rPr>
        <w:t xml:space="preserve">A1. </w:t>
      </w:r>
      <w:r w:rsidRPr="003E5047">
        <w:rPr>
          <w:strike/>
        </w:rPr>
        <w:tab/>
        <w:t>Quando as demonstrações contábeis auditadas são incluídas em outros documentos após a emissão das demonstrações contábeis, é possível que o auditor tenha responsabilidades adicionais em relação a eventos subsequentes que o auditor pode ter que considerar, como exigências legais ou regulatórias envolvendo a oferta pública de títulos, em jurisdições onde os títulos estão sendo oferecidos. Por exemplo, o auditor pode precisar realizar procedimentos adicionais de auditoria até a data do documento da oferta final. Esses procedimentos podem incluir aqueles mencionados nos itens 6 e 7 até a data de vigência do documento da oferta final ou data próxima a ela, e a leitura do documento de oferta para avaliar se as outras informações no documento de oferta são condizentes com as informações contábeis e financeiras com as quais o auditor esteja associado (NBC TA 200, item 2).</w:t>
      </w:r>
    </w:p>
    <w:p w14:paraId="6BD488A5" w14:textId="77777777" w:rsidR="004B39EB" w:rsidRDefault="004B39EB" w:rsidP="004B39EB">
      <w:pPr>
        <w:ind w:left="567" w:hanging="567"/>
        <w:jc w:val="both"/>
      </w:pPr>
    </w:p>
    <w:p w14:paraId="538B17BA" w14:textId="77777777" w:rsidR="004B39EB" w:rsidRDefault="004B39EB" w:rsidP="004B39EB">
      <w:pPr>
        <w:ind w:left="567" w:hanging="567"/>
        <w:jc w:val="both"/>
      </w:pPr>
      <w:r>
        <w:t xml:space="preserve">A1. </w:t>
      </w:r>
      <w:r>
        <w:tab/>
        <w:t xml:space="preserve">Quando as demonstrações contábeis auditadas são incluídas em outros documentos após a emissão das demonstrações contábeis, (que não relatórios anuais, que estejam dentro do alcance da NBC TA 720), é possível que o auditor tenha responsabilidades adicionais em relação a eventos subsequentes que o auditor pode ter que considerar, como exigências legais ou regulatórias envolvendo a oferta pública de títulos, em jurisdições onde os títulos estão sendo oferecidos. Por exemplo, o auditor pode precisar realizar procedimentos adicionais de auditoria até a data do documento da oferta final. Esses procedimentos podem incluir aqueles mencionados nos itens 6 e 7 até a data de vigência do documento da oferta final ou data próxima a ela, e a leitura do documento de oferta para avaliar se as outras informações no documento de oferta são condizentes com as informações contábeis e financeiras com as quais o auditor esteja associado (NBC TA 200, item 2). </w:t>
      </w:r>
      <w:r>
        <w:rPr>
          <w:color w:val="00B0F0"/>
          <w:sz w:val="20"/>
          <w:szCs w:val="20"/>
        </w:rPr>
        <w:t>(Alterado pela NBC TA 560 (R1))</w:t>
      </w:r>
    </w:p>
    <w:p w14:paraId="1A1A2918" w14:textId="77777777" w:rsidR="004B39EB" w:rsidRPr="00722CCE" w:rsidRDefault="004B39EB" w:rsidP="004B39EB">
      <w:pPr>
        <w:jc w:val="both"/>
      </w:pPr>
    </w:p>
    <w:p w14:paraId="78A72E1F" w14:textId="77777777" w:rsidR="004B39EB" w:rsidRPr="002E5082" w:rsidRDefault="004B39EB" w:rsidP="004B39EB">
      <w:pPr>
        <w:jc w:val="both"/>
        <w:rPr>
          <w:b/>
        </w:rPr>
      </w:pPr>
      <w:r w:rsidRPr="002E5082">
        <w:rPr>
          <w:b/>
        </w:rPr>
        <w:t>Definições</w:t>
      </w:r>
    </w:p>
    <w:p w14:paraId="40A14223" w14:textId="77777777" w:rsidR="004B39EB" w:rsidRPr="003E5047" w:rsidRDefault="004B39EB" w:rsidP="004B39EB">
      <w:pPr>
        <w:jc w:val="both"/>
        <w:rPr>
          <w:b/>
        </w:rPr>
      </w:pPr>
    </w:p>
    <w:p w14:paraId="057321B1" w14:textId="77777777" w:rsidR="004B39EB" w:rsidRPr="002E5082" w:rsidRDefault="004B39EB" w:rsidP="004B39EB">
      <w:pPr>
        <w:jc w:val="both"/>
        <w:rPr>
          <w:i/>
        </w:rPr>
      </w:pPr>
      <w:r w:rsidRPr="002E5082">
        <w:rPr>
          <w:i/>
        </w:rPr>
        <w:t xml:space="preserve">Data de aprovação das demonstrações contábeis </w:t>
      </w:r>
      <w:r w:rsidRPr="0037611B">
        <w:t>(ver item 5(b))</w:t>
      </w:r>
    </w:p>
    <w:p w14:paraId="2CE04923" w14:textId="77777777" w:rsidR="004B39EB" w:rsidRPr="00722CCE" w:rsidRDefault="004B39EB" w:rsidP="004B39EB">
      <w:pPr>
        <w:jc w:val="both"/>
      </w:pPr>
    </w:p>
    <w:p w14:paraId="33628248" w14:textId="77777777" w:rsidR="004B39EB" w:rsidRDefault="004B39EB" w:rsidP="004B39EB">
      <w:pPr>
        <w:ind w:left="567" w:hanging="567"/>
        <w:jc w:val="both"/>
      </w:pPr>
      <w:r w:rsidRPr="00722CCE">
        <w:t xml:space="preserve">A2. </w:t>
      </w:r>
      <w:r>
        <w:tab/>
      </w:r>
      <w:r w:rsidRPr="00722CCE">
        <w:t>A legislação ou a regulamentação identifica as pessoas físicas ou órgãos (por exemplo, a administração ou os responsáveis pela governança) que são responsáveis por concluir que todos os quadros que compõem as demonstrações contábeis</w:t>
      </w:r>
      <w:r>
        <w:t>, incluindo as notas explicativas,</w:t>
      </w:r>
      <w:r w:rsidRPr="00722CCE">
        <w:t xml:space="preserve"> foram preparados e especificam o processo de aprovação necessário. Em certos contextos, o processo de aprovação não é previsto na legislação ou regulamentação e a entidade segue seus próprios procedimentos na elaboração e finalização das demonstrações contábeis, levando em consideração suas estruturas de administração e governança. Em qualquer caso, é necessária a aprovação final das demonstrações contábeis pelos acionistas. Nesses casos, a aprovação final pelos acionistas não é necessária para o auditor independente concluir que foi obtida evidência de auditoria </w:t>
      </w:r>
      <w:r>
        <w:t>apropriada</w:t>
      </w:r>
      <w:r w:rsidRPr="00722CCE">
        <w:t xml:space="preserve"> e suficiente para servir de base para sua opinião sobre as demonstrações contábeis. A data de aprovação das demonstrações contábeis para fins das normas de auditoria é a primeira data em que as pessoas com autoridade reconhecida </w:t>
      </w:r>
      <w:r>
        <w:t>determinam</w:t>
      </w:r>
      <w:r w:rsidRPr="00722CCE">
        <w:t xml:space="preserve"> que todos os quadros que compõem as demonstrações contábeis</w:t>
      </w:r>
      <w:r>
        <w:t>, incluindo as notas explicativas,</w:t>
      </w:r>
      <w:r w:rsidRPr="00722CCE">
        <w:t xml:space="preserve"> foram elaborados e que as pessoas com autoridade reconhecida assumiram responsabilidade por essas demonstrações contábeis.</w:t>
      </w:r>
    </w:p>
    <w:p w14:paraId="652CD155" w14:textId="77777777" w:rsidR="004B39EB" w:rsidRPr="00722CCE" w:rsidRDefault="004B39EB" w:rsidP="004B39EB">
      <w:pPr>
        <w:jc w:val="both"/>
      </w:pPr>
    </w:p>
    <w:p w14:paraId="0367872B" w14:textId="77777777" w:rsidR="004B39EB" w:rsidRPr="002E5082" w:rsidRDefault="004B39EB" w:rsidP="004B39EB">
      <w:pPr>
        <w:jc w:val="both"/>
        <w:rPr>
          <w:i/>
        </w:rPr>
      </w:pPr>
      <w:r w:rsidRPr="002E5082">
        <w:rPr>
          <w:i/>
        </w:rPr>
        <w:t xml:space="preserve">Data do </w:t>
      </w:r>
      <w:r>
        <w:rPr>
          <w:i/>
        </w:rPr>
        <w:t xml:space="preserve">relatório </w:t>
      </w:r>
      <w:r w:rsidRPr="002E5082">
        <w:rPr>
          <w:i/>
        </w:rPr>
        <w:t xml:space="preserve">do auditor independente </w:t>
      </w:r>
      <w:r w:rsidRPr="0037611B">
        <w:t>(ver item 5(c))</w:t>
      </w:r>
    </w:p>
    <w:p w14:paraId="35B93591" w14:textId="77777777" w:rsidR="004B39EB" w:rsidRPr="00722CCE" w:rsidRDefault="004B39EB" w:rsidP="004B39EB">
      <w:pPr>
        <w:jc w:val="both"/>
      </w:pPr>
    </w:p>
    <w:p w14:paraId="1D48D751" w14:textId="77777777" w:rsidR="004B39EB" w:rsidRPr="00722CCE" w:rsidRDefault="004B39EB" w:rsidP="004B39EB">
      <w:pPr>
        <w:ind w:left="567" w:hanging="567"/>
        <w:jc w:val="both"/>
      </w:pPr>
      <w:r w:rsidRPr="00722CCE">
        <w:t xml:space="preserve">A3. </w:t>
      </w:r>
      <w:r>
        <w:tab/>
      </w:r>
      <w:r w:rsidRPr="00722CCE">
        <w:t xml:space="preserve">O </w:t>
      </w:r>
      <w:r>
        <w:t xml:space="preserve">relatório </w:t>
      </w:r>
      <w:r w:rsidRPr="00722CCE">
        <w:t xml:space="preserve">do auditor independente não pode ter data anterior à data em que o auditor independente obteve evidência de auditoria </w:t>
      </w:r>
      <w:r>
        <w:t>apropriada</w:t>
      </w:r>
      <w:r w:rsidRPr="00722CCE">
        <w:t xml:space="preserve"> e suficiente para servir de base para sua opinião sobre as demonstrações contábeis</w:t>
      </w:r>
      <w:r>
        <w:t>,</w:t>
      </w:r>
      <w:r w:rsidRPr="00722CCE">
        <w:t xml:space="preserve"> inclui</w:t>
      </w:r>
      <w:r>
        <w:t>ndo</w:t>
      </w:r>
      <w:r w:rsidRPr="00722CCE">
        <w:t xml:space="preserve"> evidência de que todos os quadros que compõem as demonstrações contábeis</w:t>
      </w:r>
      <w:r>
        <w:t>, inclusive as notas explicativas,</w:t>
      </w:r>
      <w:r w:rsidRPr="00722CCE">
        <w:t xml:space="preserve"> foram elaboradas e que as pessoas com autoridade reconhecida afirmaram que assumiram responsabilidade por essas demonstrações contábeis </w:t>
      </w:r>
      <w:r>
        <w:t xml:space="preserve">(NBC TA 700, item 41). </w:t>
      </w:r>
      <w:r w:rsidRPr="00722CCE">
        <w:t>Conseq</w:t>
      </w:r>
      <w:r>
        <w:t>u</w:t>
      </w:r>
      <w:r w:rsidRPr="00722CCE">
        <w:t xml:space="preserve">entemente, a data do </w:t>
      </w:r>
      <w:r>
        <w:t>relatório</w:t>
      </w:r>
      <w:r w:rsidRPr="00722CCE">
        <w:t xml:space="preserve"> do auditor independente não pode ser anterior à data de aprovação das demonstrações contábeis conforme definido no </w:t>
      </w:r>
      <w:r>
        <w:t>item</w:t>
      </w:r>
      <w:r w:rsidRPr="00722CCE">
        <w:t xml:space="preserve"> 5(b). Um período de tempo pode decorrer, devido a questões administrativas, entre a data do </w:t>
      </w:r>
      <w:r>
        <w:t>relatório</w:t>
      </w:r>
      <w:r w:rsidRPr="00722CCE">
        <w:t xml:space="preserve"> do auditor independente conforme definida no </w:t>
      </w:r>
      <w:r>
        <w:t>item</w:t>
      </w:r>
      <w:r w:rsidRPr="00722CCE">
        <w:t xml:space="preserve"> 5(c) e a data em que o </w:t>
      </w:r>
      <w:r>
        <w:t>relatório</w:t>
      </w:r>
      <w:r w:rsidRPr="00722CCE">
        <w:t xml:space="preserve"> do auditor independente é fornecido à entidade.</w:t>
      </w:r>
    </w:p>
    <w:p w14:paraId="0E78F786" w14:textId="77777777" w:rsidR="004B39EB" w:rsidRDefault="004B39EB" w:rsidP="004B39EB">
      <w:pPr>
        <w:jc w:val="both"/>
      </w:pPr>
    </w:p>
    <w:p w14:paraId="51BC92E4" w14:textId="77777777" w:rsidR="004B39EB" w:rsidRPr="002E5082" w:rsidRDefault="004B39EB" w:rsidP="004B39EB">
      <w:pPr>
        <w:jc w:val="both"/>
        <w:rPr>
          <w:i/>
        </w:rPr>
      </w:pPr>
      <w:r w:rsidRPr="002E5082">
        <w:rPr>
          <w:i/>
        </w:rPr>
        <w:t xml:space="preserve">Data de </w:t>
      </w:r>
      <w:r>
        <w:rPr>
          <w:i/>
        </w:rPr>
        <w:t>divulgaç</w:t>
      </w:r>
      <w:r w:rsidRPr="002E5082">
        <w:rPr>
          <w:i/>
        </w:rPr>
        <w:t xml:space="preserve">ão das demonstrações contábeis </w:t>
      </w:r>
      <w:r w:rsidRPr="0037611B">
        <w:t>(ver item 5(d))</w:t>
      </w:r>
    </w:p>
    <w:p w14:paraId="4A5C0C0B" w14:textId="77777777" w:rsidR="004B39EB" w:rsidRPr="00722CCE" w:rsidRDefault="004B39EB" w:rsidP="004B39EB">
      <w:pPr>
        <w:jc w:val="both"/>
      </w:pPr>
    </w:p>
    <w:p w14:paraId="4846EC52" w14:textId="77777777" w:rsidR="004B39EB" w:rsidRPr="00404FC5" w:rsidRDefault="004B39EB" w:rsidP="004B39EB">
      <w:pPr>
        <w:ind w:left="567" w:hanging="567"/>
        <w:jc w:val="both"/>
        <w:rPr>
          <w:color w:val="FF0000"/>
        </w:rPr>
      </w:pPr>
      <w:r w:rsidRPr="00722CCE">
        <w:t xml:space="preserve">A4.  </w:t>
      </w:r>
      <w:r>
        <w:tab/>
      </w:r>
      <w:r w:rsidRPr="00722CCE">
        <w:t xml:space="preserve">A data de divulgação das demonstrações contábeis geralmente depende do ambiente regulatório da entidade. </w:t>
      </w:r>
    </w:p>
    <w:p w14:paraId="63E4D5F6" w14:textId="77777777" w:rsidR="004B39EB" w:rsidRPr="00722CCE" w:rsidRDefault="004B39EB" w:rsidP="004B39EB">
      <w:pPr>
        <w:jc w:val="both"/>
      </w:pPr>
    </w:p>
    <w:p w14:paraId="5CF125D7" w14:textId="77777777" w:rsidR="004B39EB" w:rsidRDefault="004B39EB" w:rsidP="004B39EB">
      <w:pPr>
        <w:jc w:val="both"/>
      </w:pPr>
      <w:r w:rsidRPr="00722CCE">
        <w:t>Considerações específicas de entidade do setor público</w:t>
      </w:r>
    </w:p>
    <w:p w14:paraId="2A45A364" w14:textId="77777777" w:rsidR="004B39EB" w:rsidRPr="00722CCE" w:rsidRDefault="004B39EB" w:rsidP="004B39EB">
      <w:pPr>
        <w:jc w:val="both"/>
      </w:pPr>
    </w:p>
    <w:p w14:paraId="4C99F796" w14:textId="77777777" w:rsidR="004B39EB" w:rsidRDefault="004B39EB" w:rsidP="004B39EB">
      <w:pPr>
        <w:ind w:left="567" w:hanging="567"/>
        <w:jc w:val="both"/>
      </w:pPr>
      <w:r w:rsidRPr="00722CCE">
        <w:t xml:space="preserve">A5. </w:t>
      </w:r>
      <w:r>
        <w:tab/>
      </w:r>
      <w:r w:rsidRPr="00722CCE">
        <w:t xml:space="preserve">No caso do setor público, a data de divulgação das demonstrações contábeis pode ser a data em que as demonstrações contábeis auditadas e o respectivo </w:t>
      </w:r>
      <w:r>
        <w:t>relatório</w:t>
      </w:r>
      <w:r w:rsidRPr="00722CCE">
        <w:t xml:space="preserve"> do auditor independente são apresentados ao órgão legislativo ou, de outra forma, divulgados.</w:t>
      </w:r>
    </w:p>
    <w:p w14:paraId="49BC218A" w14:textId="77777777" w:rsidR="004B39EB" w:rsidRPr="00722CCE" w:rsidRDefault="004B39EB" w:rsidP="004B39EB">
      <w:pPr>
        <w:jc w:val="both"/>
      </w:pPr>
    </w:p>
    <w:p w14:paraId="515F8220" w14:textId="77777777" w:rsidR="004B39EB" w:rsidRDefault="004B39EB" w:rsidP="004B39EB">
      <w:pPr>
        <w:jc w:val="both"/>
      </w:pPr>
      <w:r w:rsidRPr="004474E1">
        <w:rPr>
          <w:b/>
        </w:rPr>
        <w:t xml:space="preserve">Eventos ocorridos entre a data das demonstrações contábeis e a data do </w:t>
      </w:r>
      <w:r>
        <w:rPr>
          <w:b/>
        </w:rPr>
        <w:t>relatório</w:t>
      </w:r>
      <w:r w:rsidRPr="004474E1">
        <w:rPr>
          <w:b/>
        </w:rPr>
        <w:t xml:space="preserve"> do auditor independente</w:t>
      </w:r>
      <w:r w:rsidRPr="00722CCE">
        <w:t xml:space="preserve"> (</w:t>
      </w:r>
      <w:r>
        <w:t>ver itens</w:t>
      </w:r>
      <w:r w:rsidRPr="00722CCE">
        <w:t xml:space="preserve"> 6</w:t>
      </w:r>
      <w:r>
        <w:t xml:space="preserve"> a </w:t>
      </w:r>
      <w:r w:rsidRPr="00722CCE">
        <w:t>9)</w:t>
      </w:r>
    </w:p>
    <w:p w14:paraId="580FDB0B" w14:textId="77777777" w:rsidR="004B39EB" w:rsidRPr="00722CCE" w:rsidRDefault="004B39EB" w:rsidP="004B39EB">
      <w:pPr>
        <w:jc w:val="both"/>
      </w:pPr>
    </w:p>
    <w:p w14:paraId="73531188" w14:textId="77777777" w:rsidR="004B39EB" w:rsidRDefault="004B39EB" w:rsidP="004B39EB">
      <w:pPr>
        <w:ind w:left="567" w:hanging="567"/>
        <w:jc w:val="both"/>
      </w:pPr>
      <w:r w:rsidRPr="00722CCE">
        <w:t xml:space="preserve">A6. </w:t>
      </w:r>
      <w:r>
        <w:tab/>
      </w:r>
      <w:r w:rsidRPr="00722CCE">
        <w:t xml:space="preserve">Dependendo da avaliação de risco do auditor independente, os procedimentos de auditoria requeridos pelo </w:t>
      </w:r>
      <w:r>
        <w:t>item</w:t>
      </w:r>
      <w:r w:rsidRPr="00722CCE">
        <w:t xml:space="preserve"> 6 podem incluir procedimentos necessários para obter evidência de auditoria </w:t>
      </w:r>
      <w:r>
        <w:t>apropriada</w:t>
      </w:r>
      <w:r w:rsidRPr="00722CCE">
        <w:t xml:space="preserve"> e suficiente que envolva</w:t>
      </w:r>
      <w:r>
        <w:t>m</w:t>
      </w:r>
      <w:r w:rsidRPr="00722CCE">
        <w:t xml:space="preserve"> a revisão ou o teste de registros contábeis ou transações ocorridos entre a data das demonstrações contábeis e a data do </w:t>
      </w:r>
      <w:r>
        <w:t>relatório</w:t>
      </w:r>
      <w:r w:rsidRPr="00722CCE">
        <w:t xml:space="preserve"> do auditor independente. Os procedimentos de auditoria requeridos pelos </w:t>
      </w:r>
      <w:r>
        <w:t>itens</w:t>
      </w:r>
      <w:r w:rsidRPr="00722CCE">
        <w:t xml:space="preserve"> 6 e 7 são complementares aos procedimentos que o auditor independente pode executar para outros fins e que, não obstante, podem fornecer evidência sobre eventos subseq</w:t>
      </w:r>
      <w:r>
        <w:t>u</w:t>
      </w:r>
      <w:r w:rsidRPr="00722CCE">
        <w:t>entes (por exemplo, para obter evidência de auditoria para saldos de contas na data das demonstrações contábeis, como procedimentos de corte ou procedimentos relacionados com os recebimentos posteriores de contas a receber).</w:t>
      </w:r>
    </w:p>
    <w:p w14:paraId="54D474C2" w14:textId="77777777" w:rsidR="004B39EB" w:rsidRPr="00722CCE" w:rsidRDefault="004B39EB" w:rsidP="004B39EB">
      <w:pPr>
        <w:jc w:val="both"/>
      </w:pPr>
    </w:p>
    <w:p w14:paraId="7590151C" w14:textId="77777777" w:rsidR="004B39EB" w:rsidRDefault="004B39EB" w:rsidP="004B39EB">
      <w:pPr>
        <w:ind w:left="567" w:hanging="567"/>
        <w:jc w:val="both"/>
      </w:pPr>
      <w:r w:rsidRPr="00722CCE">
        <w:t xml:space="preserve">A7. </w:t>
      </w:r>
      <w:r>
        <w:tab/>
      </w:r>
      <w:r w:rsidRPr="00722CCE">
        <w:t xml:space="preserve">O </w:t>
      </w:r>
      <w:r>
        <w:t>item</w:t>
      </w:r>
      <w:r w:rsidRPr="00722CCE">
        <w:t xml:space="preserve"> 7 estipula certos procedimentos de auditoria nesse contexto que o auditor independente deve realizar de acordo com o </w:t>
      </w:r>
      <w:r>
        <w:t>item</w:t>
      </w:r>
      <w:r w:rsidRPr="00722CCE">
        <w:t xml:space="preserve"> 6. Os procedimentos de eventos subseq</w:t>
      </w:r>
      <w:r>
        <w:t>u</w:t>
      </w:r>
      <w:r w:rsidRPr="00722CCE">
        <w:t xml:space="preserve">entes executados pelo auditor independente podem, contudo, depender das informações disponíveis e, especialmente, da extensão na qual os registros contábeis foram </w:t>
      </w:r>
      <w:r>
        <w:t>elaborados</w:t>
      </w:r>
      <w:r w:rsidRPr="00722CCE">
        <w:t xml:space="preserve"> desde a data das demonstrações contábeis. Caso os registros contábeis não estejam atualizados e, portanto, nenhuma demonstração contábil intermediária tenha sido </w:t>
      </w:r>
      <w:r>
        <w:t>elaborada</w:t>
      </w:r>
      <w:r w:rsidRPr="00722CCE">
        <w:t xml:space="preserve"> (seja para fins internos ou externos), ou atas de reuniões da administração ou dos responsáveis pela governança tenham sido </w:t>
      </w:r>
      <w:r>
        <w:t>elaboradas</w:t>
      </w:r>
      <w:r w:rsidRPr="00722CCE">
        <w:t xml:space="preserve">, os procedimentos de auditoria relevantes podem ser aplicados na forma de inspeção dos livros e registros disponíveis, incluindo extratos bancários. O </w:t>
      </w:r>
      <w:r>
        <w:t>item</w:t>
      </w:r>
      <w:r w:rsidRPr="00722CCE">
        <w:t xml:space="preserve"> A8 apresenta exemplos de alguns assuntos adicionais que o auditor independente pode considerar no curso dessas indagações.</w:t>
      </w:r>
    </w:p>
    <w:p w14:paraId="3386BCD2" w14:textId="77777777" w:rsidR="004B39EB" w:rsidRPr="00722CCE" w:rsidRDefault="004B39EB" w:rsidP="004B39EB">
      <w:pPr>
        <w:jc w:val="both"/>
      </w:pPr>
    </w:p>
    <w:p w14:paraId="5306A29F" w14:textId="77777777" w:rsidR="004B39EB" w:rsidRPr="00722CCE" w:rsidRDefault="004B39EB" w:rsidP="004B39EB">
      <w:pPr>
        <w:spacing w:after="120"/>
        <w:ind w:left="567" w:hanging="567"/>
        <w:jc w:val="both"/>
      </w:pPr>
      <w:r w:rsidRPr="00722CCE">
        <w:t xml:space="preserve">A8. </w:t>
      </w:r>
      <w:r>
        <w:tab/>
      </w:r>
      <w:r w:rsidRPr="00722CCE">
        <w:t xml:space="preserve">Além dos procedimentos de auditoria requeridos pelo </w:t>
      </w:r>
      <w:r>
        <w:t>item</w:t>
      </w:r>
      <w:r w:rsidRPr="00722CCE">
        <w:t xml:space="preserve"> 7, o auditor independente pode considerar necessário e </w:t>
      </w:r>
      <w:r>
        <w:t>apropriado</w:t>
      </w:r>
      <w:r w:rsidRPr="00722CCE">
        <w:t>:</w:t>
      </w:r>
    </w:p>
    <w:p w14:paraId="4099A1E7" w14:textId="77777777" w:rsidR="004B39EB" w:rsidRPr="00722CCE" w:rsidRDefault="004B39EB">
      <w:pPr>
        <w:numPr>
          <w:ilvl w:val="0"/>
          <w:numId w:val="217"/>
        </w:numPr>
        <w:spacing w:after="120" w:line="240" w:lineRule="auto"/>
        <w:ind w:left="851" w:hanging="284"/>
        <w:jc w:val="both"/>
      </w:pPr>
      <w:r>
        <w:t xml:space="preserve"> </w:t>
      </w:r>
      <w:r>
        <w:tab/>
      </w:r>
      <w:r w:rsidRPr="00722CCE">
        <w:t>ler os últimos orçamentos disponíveis, previsões de fluxos de caixa e outros relatórios da administração relacionados de períodos posteriores à data das demonstrações contábeis;</w:t>
      </w:r>
    </w:p>
    <w:p w14:paraId="60E4E339" w14:textId="77777777" w:rsidR="004B39EB" w:rsidRPr="00722CCE" w:rsidRDefault="004B39EB">
      <w:pPr>
        <w:numPr>
          <w:ilvl w:val="0"/>
          <w:numId w:val="217"/>
        </w:numPr>
        <w:spacing w:after="120" w:line="240" w:lineRule="auto"/>
        <w:ind w:left="851" w:hanging="284"/>
        <w:jc w:val="both"/>
      </w:pPr>
      <w:r>
        <w:t xml:space="preserve"> </w:t>
      </w:r>
      <w:r>
        <w:tab/>
      </w:r>
      <w:r w:rsidRPr="00722CCE">
        <w:t>indagar, ou estender as indagações anteriores verbais ou por escrito, aos consultores jurídicos sobre litígios e reclamações; ou</w:t>
      </w:r>
    </w:p>
    <w:p w14:paraId="47EDE669" w14:textId="77777777" w:rsidR="004B39EB" w:rsidRDefault="004B39EB">
      <w:pPr>
        <w:numPr>
          <w:ilvl w:val="0"/>
          <w:numId w:val="217"/>
        </w:numPr>
        <w:spacing w:after="0" w:line="240" w:lineRule="auto"/>
        <w:ind w:left="851" w:hanging="284"/>
        <w:jc w:val="both"/>
      </w:pPr>
      <w:r>
        <w:t xml:space="preserve"> </w:t>
      </w:r>
      <w:r>
        <w:tab/>
      </w:r>
      <w:r w:rsidRPr="00722CCE">
        <w:t>considerar a necessidade de representações formais que cubram determinados eventos subseq</w:t>
      </w:r>
      <w:r>
        <w:t>u</w:t>
      </w:r>
      <w:r w:rsidRPr="00722CCE">
        <w:t xml:space="preserve">entes para corroborar outra evidência de auditoria e assim obter evidência de auditoria </w:t>
      </w:r>
      <w:r>
        <w:t>apropriada</w:t>
      </w:r>
      <w:r w:rsidRPr="00722CCE">
        <w:t xml:space="preserve"> e suficiente.</w:t>
      </w:r>
    </w:p>
    <w:p w14:paraId="0CAD28C8" w14:textId="77777777" w:rsidR="004B39EB" w:rsidRPr="00722CCE" w:rsidRDefault="004B39EB" w:rsidP="004B39EB">
      <w:pPr>
        <w:jc w:val="both"/>
      </w:pPr>
    </w:p>
    <w:p w14:paraId="6A0243F1" w14:textId="77777777" w:rsidR="004B39EB" w:rsidRDefault="004B39EB" w:rsidP="004B39EB">
      <w:pPr>
        <w:jc w:val="both"/>
      </w:pPr>
      <w:r w:rsidRPr="00F913A3">
        <w:rPr>
          <w:i/>
        </w:rPr>
        <w:t>Indagação</w:t>
      </w:r>
      <w:r w:rsidRPr="00722CCE">
        <w:t xml:space="preserve"> (</w:t>
      </w:r>
      <w:r>
        <w:t>ver item</w:t>
      </w:r>
      <w:r w:rsidRPr="00722CCE">
        <w:t xml:space="preserve"> 7(b))</w:t>
      </w:r>
    </w:p>
    <w:p w14:paraId="73F552BC" w14:textId="77777777" w:rsidR="004B39EB" w:rsidRPr="00722CCE" w:rsidRDefault="004B39EB" w:rsidP="004B39EB">
      <w:pPr>
        <w:jc w:val="both"/>
      </w:pPr>
    </w:p>
    <w:p w14:paraId="2573DC80" w14:textId="77777777" w:rsidR="004B39EB" w:rsidRPr="00722CCE" w:rsidRDefault="004B39EB" w:rsidP="004B39EB">
      <w:pPr>
        <w:spacing w:after="120"/>
        <w:ind w:left="567" w:hanging="567"/>
        <w:jc w:val="both"/>
      </w:pPr>
      <w:r w:rsidRPr="00722CCE">
        <w:t xml:space="preserve">A9. </w:t>
      </w:r>
      <w:r>
        <w:tab/>
      </w:r>
      <w:r w:rsidRPr="00722CCE">
        <w:t>Ao indagar a administração e, quando apropriado, os responsáveis pela governança, sobre a ocorrência de algum evento subseq</w:t>
      </w:r>
      <w:r>
        <w:t>u</w:t>
      </w:r>
      <w:r w:rsidRPr="00722CCE">
        <w:t>ente que poderia afetar as demonstrações contábeis, o auditor independente pode indagar sobre a situação atual de itens que foram contabilizados com base em dados preliminares ou não conclusivos e pode fazer indagações específicas sobre os seguintes assuntos:</w:t>
      </w:r>
    </w:p>
    <w:p w14:paraId="68DEEB0C" w14:textId="77777777" w:rsidR="004B39EB" w:rsidRPr="00722CCE" w:rsidRDefault="004B39EB">
      <w:pPr>
        <w:numPr>
          <w:ilvl w:val="0"/>
          <w:numId w:val="217"/>
        </w:numPr>
        <w:spacing w:after="120" w:line="240" w:lineRule="auto"/>
        <w:ind w:left="851" w:hanging="284"/>
        <w:jc w:val="both"/>
      </w:pPr>
      <w:r>
        <w:t xml:space="preserve"> </w:t>
      </w:r>
      <w:r>
        <w:tab/>
      </w:r>
      <w:r w:rsidRPr="00722CCE">
        <w:t>se foram celebrados novos compromissos, empréstimos ou garantias</w:t>
      </w:r>
      <w:r>
        <w:t>;</w:t>
      </w:r>
    </w:p>
    <w:p w14:paraId="4AEC0F50" w14:textId="77777777" w:rsidR="004B39EB" w:rsidRPr="00722CCE" w:rsidRDefault="004B39EB">
      <w:pPr>
        <w:numPr>
          <w:ilvl w:val="0"/>
          <w:numId w:val="217"/>
        </w:numPr>
        <w:spacing w:after="120" w:line="240" w:lineRule="auto"/>
        <w:ind w:left="851" w:hanging="284"/>
        <w:jc w:val="both"/>
      </w:pPr>
      <w:r>
        <w:t xml:space="preserve"> </w:t>
      </w:r>
      <w:r>
        <w:tab/>
      </w:r>
      <w:r w:rsidRPr="00722CCE">
        <w:t>se foram feitas ou estão planejadas vendas ou aquisições de ativos</w:t>
      </w:r>
      <w:r>
        <w:t>;</w:t>
      </w:r>
    </w:p>
    <w:p w14:paraId="5D1455BD" w14:textId="77777777" w:rsidR="004B39EB" w:rsidRPr="00722CCE" w:rsidRDefault="004B39EB">
      <w:pPr>
        <w:numPr>
          <w:ilvl w:val="0"/>
          <w:numId w:val="217"/>
        </w:numPr>
        <w:spacing w:after="120" w:line="240" w:lineRule="auto"/>
        <w:ind w:left="851" w:hanging="284"/>
        <w:jc w:val="both"/>
      </w:pPr>
      <w:r>
        <w:t xml:space="preserve"> </w:t>
      </w:r>
      <w:r>
        <w:tab/>
      </w:r>
      <w:r w:rsidRPr="00722CCE">
        <w:t>se houve aumentos de capital ou emissão de instrumentos de dívida, como a emissão de novas ações ou debêntures, ou se foi feito ou está planejado um acordo de fusão ou de liquidação</w:t>
      </w:r>
      <w:r>
        <w:t>;</w:t>
      </w:r>
    </w:p>
    <w:p w14:paraId="702A2027" w14:textId="77777777" w:rsidR="004B39EB" w:rsidRPr="00722CCE" w:rsidRDefault="004B39EB">
      <w:pPr>
        <w:numPr>
          <w:ilvl w:val="0"/>
          <w:numId w:val="217"/>
        </w:numPr>
        <w:spacing w:after="120" w:line="240" w:lineRule="auto"/>
        <w:ind w:left="851" w:hanging="284"/>
        <w:jc w:val="both"/>
      </w:pPr>
      <w:r>
        <w:t xml:space="preserve"> </w:t>
      </w:r>
      <w:r>
        <w:tab/>
      </w:r>
      <w:r w:rsidRPr="00722CCE">
        <w:t>se algum ativo foi apropriado pelo governo ou destruído, por exemplo, em decorrência de incêndio ou inundação</w:t>
      </w:r>
      <w:r>
        <w:t>;</w:t>
      </w:r>
    </w:p>
    <w:p w14:paraId="1B2078F9" w14:textId="77777777" w:rsidR="004B39EB" w:rsidRPr="00722CCE" w:rsidRDefault="004B39EB">
      <w:pPr>
        <w:numPr>
          <w:ilvl w:val="0"/>
          <w:numId w:val="217"/>
        </w:numPr>
        <w:spacing w:after="120" w:line="240" w:lineRule="auto"/>
        <w:ind w:left="851" w:hanging="284"/>
        <w:jc w:val="both"/>
      </w:pPr>
      <w:r>
        <w:t xml:space="preserve"> </w:t>
      </w:r>
      <w:r>
        <w:tab/>
      </w:r>
      <w:r w:rsidRPr="00722CCE">
        <w:t>se houve algum fato novo relacionado a contingências</w:t>
      </w:r>
      <w:r>
        <w:t>;</w:t>
      </w:r>
    </w:p>
    <w:p w14:paraId="47CDA539" w14:textId="77777777" w:rsidR="004B39EB" w:rsidRPr="00722CCE" w:rsidRDefault="004B39EB">
      <w:pPr>
        <w:numPr>
          <w:ilvl w:val="0"/>
          <w:numId w:val="217"/>
        </w:numPr>
        <w:spacing w:after="120" w:line="240" w:lineRule="auto"/>
        <w:ind w:left="851" w:hanging="284"/>
        <w:jc w:val="both"/>
      </w:pPr>
      <w:r>
        <w:t xml:space="preserve"> </w:t>
      </w:r>
      <w:r>
        <w:tab/>
      </w:r>
      <w:r w:rsidRPr="00722CCE">
        <w:t>se foi feito ou contemplado algum ajuste contábil não usual</w:t>
      </w:r>
      <w:r>
        <w:t>;</w:t>
      </w:r>
    </w:p>
    <w:p w14:paraId="37486176" w14:textId="77777777" w:rsidR="004B39EB" w:rsidRPr="00722CCE" w:rsidRDefault="004B39EB">
      <w:pPr>
        <w:numPr>
          <w:ilvl w:val="0"/>
          <w:numId w:val="217"/>
        </w:numPr>
        <w:spacing w:after="120" w:line="240" w:lineRule="auto"/>
        <w:ind w:left="851" w:hanging="284"/>
        <w:jc w:val="both"/>
      </w:pPr>
      <w:r>
        <w:t xml:space="preserve"> </w:t>
      </w:r>
      <w:r>
        <w:tab/>
      </w:r>
      <w:r w:rsidRPr="00722CCE">
        <w:t>se ocorreu ou é provável que ocorra algum evento que levantará a questão da adequação das políticas contábeis utilizadas nas demonstrações contábeis, como seria o caso, por exemplo, se esse evento levantasse a questão da validade do pressuposto de continuidade dos negócios da entidade</w:t>
      </w:r>
      <w:r>
        <w:t>;</w:t>
      </w:r>
    </w:p>
    <w:p w14:paraId="6ECFB8F7" w14:textId="77777777" w:rsidR="004B39EB" w:rsidRPr="00722CCE" w:rsidRDefault="004B39EB">
      <w:pPr>
        <w:numPr>
          <w:ilvl w:val="0"/>
          <w:numId w:val="217"/>
        </w:numPr>
        <w:spacing w:after="120" w:line="240" w:lineRule="auto"/>
        <w:ind w:left="851" w:hanging="284"/>
        <w:jc w:val="both"/>
      </w:pPr>
      <w:r>
        <w:t xml:space="preserve"> </w:t>
      </w:r>
      <w:r>
        <w:tab/>
      </w:r>
      <w:r w:rsidRPr="00722CCE">
        <w:t>se ocorreu algum evento relevante para a mensuração de estimativas ou provisões feitas nas demonstrações contábeis</w:t>
      </w:r>
      <w:r>
        <w:t>;</w:t>
      </w:r>
    </w:p>
    <w:p w14:paraId="31F7D86A" w14:textId="77777777" w:rsidR="004B39EB" w:rsidRDefault="004B39EB">
      <w:pPr>
        <w:numPr>
          <w:ilvl w:val="0"/>
          <w:numId w:val="217"/>
        </w:numPr>
        <w:spacing w:after="0" w:line="240" w:lineRule="auto"/>
        <w:ind w:left="851" w:hanging="284"/>
        <w:jc w:val="both"/>
      </w:pPr>
      <w:r>
        <w:t xml:space="preserve"> </w:t>
      </w:r>
      <w:r>
        <w:tab/>
      </w:r>
      <w:r w:rsidRPr="00722CCE">
        <w:t>se ocorreu algum evento relevante para a recuperação dos ativos.</w:t>
      </w:r>
    </w:p>
    <w:p w14:paraId="0C361794" w14:textId="77777777" w:rsidR="004B39EB" w:rsidRPr="00722CCE" w:rsidRDefault="004B39EB" w:rsidP="004B39EB">
      <w:pPr>
        <w:jc w:val="both"/>
      </w:pPr>
    </w:p>
    <w:p w14:paraId="12333DAB" w14:textId="77777777" w:rsidR="004B39EB" w:rsidRDefault="004B39EB" w:rsidP="004B39EB">
      <w:pPr>
        <w:jc w:val="both"/>
      </w:pPr>
      <w:r w:rsidRPr="00F913A3">
        <w:rPr>
          <w:i/>
        </w:rPr>
        <w:t>Leitura das atas</w:t>
      </w:r>
      <w:r w:rsidRPr="00722CCE">
        <w:t xml:space="preserve"> (</w:t>
      </w:r>
      <w:r>
        <w:t>ver item</w:t>
      </w:r>
      <w:r w:rsidRPr="00722CCE">
        <w:t xml:space="preserve"> 7(c))</w:t>
      </w:r>
    </w:p>
    <w:p w14:paraId="52D185BD" w14:textId="77777777" w:rsidR="004B39EB" w:rsidRPr="00722CCE" w:rsidRDefault="004B39EB" w:rsidP="004B39EB">
      <w:pPr>
        <w:jc w:val="both"/>
      </w:pPr>
    </w:p>
    <w:p w14:paraId="4B047B7A" w14:textId="77777777" w:rsidR="004B39EB" w:rsidRDefault="004B39EB" w:rsidP="004B39EB">
      <w:pPr>
        <w:jc w:val="both"/>
      </w:pPr>
      <w:r w:rsidRPr="00722CCE">
        <w:t>Considerações específicas de entidade do setor público</w:t>
      </w:r>
    </w:p>
    <w:p w14:paraId="0601CCAB" w14:textId="77777777" w:rsidR="004B39EB" w:rsidRPr="00722CCE" w:rsidRDefault="004B39EB" w:rsidP="004B39EB">
      <w:pPr>
        <w:jc w:val="both"/>
      </w:pPr>
    </w:p>
    <w:p w14:paraId="0E156B54" w14:textId="77777777" w:rsidR="004B39EB" w:rsidRDefault="004B39EB" w:rsidP="004B39EB">
      <w:pPr>
        <w:ind w:left="567" w:hanging="567"/>
        <w:jc w:val="both"/>
      </w:pPr>
      <w:r w:rsidRPr="00722CCE">
        <w:t>A10.</w:t>
      </w:r>
      <w:r>
        <w:tab/>
      </w:r>
      <w:r w:rsidRPr="00722CCE">
        <w:t>No setor público, o auditor independente pode ler os registros oficiais de processos relevantes do órgão legislativo e indagar sobre assuntos tratados nos processos cujos registros oficiais ainda não foram disponibilizados.</w:t>
      </w:r>
    </w:p>
    <w:p w14:paraId="66C339A0" w14:textId="77777777" w:rsidR="004B39EB" w:rsidRPr="004474E1" w:rsidRDefault="004B39EB" w:rsidP="004B39EB">
      <w:pPr>
        <w:jc w:val="both"/>
        <w:rPr>
          <w:b/>
        </w:rPr>
      </w:pPr>
    </w:p>
    <w:p w14:paraId="6A868D3C" w14:textId="77777777" w:rsidR="004B39EB" w:rsidRPr="004474E1" w:rsidRDefault="004B39EB" w:rsidP="004B39EB">
      <w:pPr>
        <w:jc w:val="both"/>
        <w:rPr>
          <w:b/>
        </w:rPr>
      </w:pPr>
      <w:r w:rsidRPr="004474E1">
        <w:rPr>
          <w:b/>
        </w:rPr>
        <w:t xml:space="preserve">Fatos que chegaram ao conhecimento do auditor independente após a data do </w:t>
      </w:r>
      <w:r>
        <w:rPr>
          <w:b/>
        </w:rPr>
        <w:t>seu relatório</w:t>
      </w:r>
      <w:r w:rsidRPr="004474E1">
        <w:rPr>
          <w:b/>
        </w:rPr>
        <w:t xml:space="preserve">, mas antes da data de </w:t>
      </w:r>
      <w:r>
        <w:rPr>
          <w:b/>
        </w:rPr>
        <w:t>divulgação</w:t>
      </w:r>
      <w:r w:rsidRPr="004474E1">
        <w:rPr>
          <w:b/>
        </w:rPr>
        <w:t xml:space="preserve"> das demonstrações contábeis</w:t>
      </w:r>
    </w:p>
    <w:p w14:paraId="46E51608" w14:textId="77777777" w:rsidR="004B39EB" w:rsidRDefault="004B39EB" w:rsidP="004B39EB">
      <w:pPr>
        <w:jc w:val="both"/>
      </w:pPr>
    </w:p>
    <w:p w14:paraId="5D8B0593" w14:textId="77777777" w:rsidR="004B39EB" w:rsidRDefault="004B39EB" w:rsidP="004B39EB">
      <w:pPr>
        <w:ind w:right="-23"/>
        <w:jc w:val="both"/>
        <w:rPr>
          <w:i/>
        </w:rPr>
      </w:pPr>
      <w:r>
        <w:rPr>
          <w:i/>
        </w:rPr>
        <w:t xml:space="preserve">Implicações de outras informações obtidas após a data do relatório do auditor </w:t>
      </w:r>
      <w:r>
        <w:t>(ver item 10)</w:t>
      </w:r>
    </w:p>
    <w:p w14:paraId="3961BBFC" w14:textId="77777777" w:rsidR="004B39EB" w:rsidRDefault="004B39EB" w:rsidP="004B39EB">
      <w:pPr>
        <w:ind w:right="-23"/>
        <w:jc w:val="both"/>
        <w:rPr>
          <w:rFonts w:eastAsia="Arial"/>
          <w:highlight w:val="yellow"/>
        </w:rPr>
      </w:pPr>
    </w:p>
    <w:p w14:paraId="75757561" w14:textId="77777777" w:rsidR="004B39EB" w:rsidRDefault="004B39EB" w:rsidP="004B39EB">
      <w:pPr>
        <w:ind w:left="567" w:right="-23" w:hanging="567"/>
        <w:jc w:val="both"/>
      </w:pPr>
      <w:r>
        <w:t>A11.</w:t>
      </w:r>
      <w:r>
        <w:tab/>
        <w:t xml:space="preserve">Embora o auditor não tenha nenhuma obrigação de executar quaisquer procedimentos de auditoria em relação às demonstrações contábeis após a data do seu relatório, mas antes da data de divulgação das demonstrações contábeis, a NBC TA 720 contém requisitos e orientações referentes a outras informações obtidas após a data do seu relatório, que podem incluir outras informações obtidas após a data do relatório do auditor, mas antes da data de divulgação das demonstrações contábeis. </w:t>
      </w:r>
      <w:r>
        <w:rPr>
          <w:color w:val="00B0F0"/>
          <w:sz w:val="20"/>
          <w:szCs w:val="20"/>
        </w:rPr>
        <w:t>(Incluído pela NBC TA 560 (R1))</w:t>
      </w:r>
    </w:p>
    <w:p w14:paraId="36250B57" w14:textId="77777777" w:rsidR="004B39EB" w:rsidRPr="00722CCE" w:rsidRDefault="004B39EB" w:rsidP="004B39EB">
      <w:pPr>
        <w:jc w:val="both"/>
      </w:pPr>
    </w:p>
    <w:p w14:paraId="4630E13F" w14:textId="77777777" w:rsidR="004B39EB" w:rsidRDefault="004B39EB" w:rsidP="004B39EB">
      <w:pPr>
        <w:jc w:val="both"/>
      </w:pPr>
      <w:r w:rsidRPr="00F913A3">
        <w:rPr>
          <w:i/>
        </w:rPr>
        <w:t>Responsabilidade da administração a respeito do auditor independente</w:t>
      </w:r>
      <w:r w:rsidRPr="00722CCE">
        <w:t xml:space="preserve"> (</w:t>
      </w:r>
      <w:r>
        <w:t>ver item</w:t>
      </w:r>
      <w:r w:rsidRPr="00722CCE">
        <w:t xml:space="preserve"> 10)</w:t>
      </w:r>
    </w:p>
    <w:p w14:paraId="5C3E0327" w14:textId="77777777" w:rsidR="004B39EB" w:rsidRPr="00722CCE" w:rsidRDefault="004B39EB" w:rsidP="004B39EB">
      <w:pPr>
        <w:jc w:val="both"/>
      </w:pPr>
    </w:p>
    <w:p w14:paraId="520BE421" w14:textId="77777777" w:rsidR="004B39EB" w:rsidRDefault="004B39EB" w:rsidP="004B39EB">
      <w:pPr>
        <w:ind w:left="567" w:hanging="567"/>
        <w:jc w:val="both"/>
        <w:rPr>
          <w:vertAlign w:val="superscript"/>
        </w:rPr>
      </w:pPr>
      <w:r w:rsidRPr="00722CCE">
        <w:t>A1</w:t>
      </w:r>
      <w:r>
        <w:t>2</w:t>
      </w:r>
      <w:r w:rsidRPr="00722CCE">
        <w:t xml:space="preserve">. </w:t>
      </w:r>
      <w:r>
        <w:tab/>
      </w:r>
      <w:r w:rsidRPr="00722CCE">
        <w:t xml:space="preserve">Conforme </w:t>
      </w:r>
      <w:r>
        <w:t xml:space="preserve">explicado na NBC TA 210 – </w:t>
      </w:r>
      <w:r w:rsidRPr="004474E1">
        <w:t>Concord</w:t>
      </w:r>
      <w:r>
        <w:t xml:space="preserve">ância com </w:t>
      </w:r>
      <w:r w:rsidRPr="004474E1">
        <w:t xml:space="preserve">os </w:t>
      </w:r>
      <w:r>
        <w:t>T</w:t>
      </w:r>
      <w:r w:rsidRPr="004474E1">
        <w:t xml:space="preserve">ermos </w:t>
      </w:r>
      <w:r>
        <w:t>do T</w:t>
      </w:r>
      <w:r w:rsidRPr="004474E1">
        <w:t xml:space="preserve">rabalho de </w:t>
      </w:r>
      <w:r>
        <w:t>A</w:t>
      </w:r>
      <w:r w:rsidRPr="004474E1">
        <w:t>udit</w:t>
      </w:r>
      <w:r>
        <w:t xml:space="preserve">oria, </w:t>
      </w:r>
      <w:r w:rsidRPr="00722CCE">
        <w:t>os termos do trabalho de auditoria</w:t>
      </w:r>
      <w:r>
        <w:t xml:space="preserve"> incluindo a concordância d</w:t>
      </w:r>
      <w:r w:rsidRPr="00722CCE">
        <w:t xml:space="preserve">a administração por informar ao auditor independente os fatos relevantes </w:t>
      </w:r>
      <w:r>
        <w:t xml:space="preserve">que podem afetar as demonstrações contábeis </w:t>
      </w:r>
      <w:r w:rsidRPr="00722CCE">
        <w:t xml:space="preserve">de que </w:t>
      </w:r>
      <w:r>
        <w:t xml:space="preserve">a administração </w:t>
      </w:r>
      <w:r w:rsidRPr="00722CCE">
        <w:t xml:space="preserve">teve conhecimento durante o período entre a data do </w:t>
      </w:r>
      <w:r>
        <w:t>relatório</w:t>
      </w:r>
      <w:r w:rsidRPr="00722CCE">
        <w:t xml:space="preserve"> do auditor independente e a data de </w:t>
      </w:r>
      <w:r>
        <w:t>divulgação</w:t>
      </w:r>
      <w:r w:rsidRPr="00722CCE">
        <w:t xml:space="preserve"> das demonstrações contábeis.</w:t>
      </w:r>
    </w:p>
    <w:p w14:paraId="2D3BB495" w14:textId="77777777" w:rsidR="004B39EB" w:rsidRPr="00034FD4" w:rsidRDefault="004B39EB" w:rsidP="004B39EB">
      <w:pPr>
        <w:jc w:val="both"/>
      </w:pPr>
    </w:p>
    <w:p w14:paraId="668B95DD" w14:textId="77777777" w:rsidR="004B39EB" w:rsidRDefault="004B39EB" w:rsidP="004B39EB">
      <w:pPr>
        <w:jc w:val="both"/>
      </w:pPr>
      <w:r w:rsidRPr="00F913A3">
        <w:rPr>
          <w:i/>
        </w:rPr>
        <w:t>Dupla data</w:t>
      </w:r>
      <w:r w:rsidRPr="00722CCE">
        <w:t xml:space="preserve"> (</w:t>
      </w:r>
      <w:r>
        <w:t>ver item</w:t>
      </w:r>
      <w:r w:rsidRPr="00722CCE">
        <w:t xml:space="preserve"> 12(a))</w:t>
      </w:r>
    </w:p>
    <w:p w14:paraId="1401220B" w14:textId="77777777" w:rsidR="004B39EB" w:rsidRPr="00722CCE" w:rsidRDefault="004B39EB" w:rsidP="004B39EB">
      <w:pPr>
        <w:jc w:val="both"/>
      </w:pPr>
    </w:p>
    <w:p w14:paraId="0A83C2E9" w14:textId="77777777" w:rsidR="004B39EB" w:rsidRPr="00722CCE" w:rsidRDefault="004B39EB" w:rsidP="004B39EB">
      <w:pPr>
        <w:ind w:left="567" w:hanging="567"/>
        <w:jc w:val="both"/>
      </w:pPr>
      <w:r w:rsidRPr="00722CCE">
        <w:t>A1</w:t>
      </w:r>
      <w:r>
        <w:t>3</w:t>
      </w:r>
      <w:r w:rsidRPr="00722CCE">
        <w:t xml:space="preserve">. </w:t>
      </w:r>
      <w:r>
        <w:tab/>
      </w:r>
      <w:r w:rsidRPr="00722CCE">
        <w:t xml:space="preserve">Quando, nas circunstâncias descritas no </w:t>
      </w:r>
      <w:r>
        <w:t>item</w:t>
      </w:r>
      <w:r w:rsidRPr="00722CCE">
        <w:t xml:space="preserve"> 12, o auditor independente alterar seu </w:t>
      </w:r>
      <w:r>
        <w:t>relatório</w:t>
      </w:r>
      <w:r w:rsidRPr="00722CCE">
        <w:t xml:space="preserve"> para incluir data adicional restrita a essa alteração, a data do </w:t>
      </w:r>
      <w:r>
        <w:t>relatório</w:t>
      </w:r>
      <w:r w:rsidRPr="00722CCE">
        <w:t xml:space="preserve"> do auditor independente sobre as demonstrações contábeis anterior à alteração subseq</w:t>
      </w:r>
      <w:r>
        <w:t>u</w:t>
      </w:r>
      <w:r w:rsidRPr="00722CCE">
        <w:t xml:space="preserve">ente feita pela administração permanece inalterada, pois essa data informa ao leitor quando o trabalho de auditoria para essas demonstrações contábeis foi concluído. Entretanto, é incluída data adicional no </w:t>
      </w:r>
      <w:r>
        <w:t>relatório</w:t>
      </w:r>
      <w:r w:rsidRPr="00722CCE">
        <w:t xml:space="preserve"> do auditor independente para informar os usuários que os procedimentos do auditor independente posteriores àquela data restringiram-se à alteração subseq</w:t>
      </w:r>
      <w:r>
        <w:t>u</w:t>
      </w:r>
      <w:r w:rsidRPr="00722CCE">
        <w:t>ente das demonstrações contábeis. Abaixo, segue exemplo desse tipo de data adicional:</w:t>
      </w:r>
    </w:p>
    <w:p w14:paraId="7BD91FFC" w14:textId="77777777" w:rsidR="004B39EB" w:rsidRDefault="004B39EB" w:rsidP="004B39EB">
      <w:pPr>
        <w:ind w:left="567"/>
        <w:jc w:val="both"/>
      </w:pPr>
      <w:r w:rsidRPr="00722CCE">
        <w:t xml:space="preserve">(Data do </w:t>
      </w:r>
      <w:r>
        <w:t>relatório</w:t>
      </w:r>
      <w:r w:rsidRPr="00722CCE">
        <w:t xml:space="preserve"> do auditor independente), exceto para a Nota Y, que é de (data da conclusão dos procedimentos de auditoria restritos à alteração descrita na Nota Y).</w:t>
      </w:r>
    </w:p>
    <w:p w14:paraId="53AD015A" w14:textId="77777777" w:rsidR="004B39EB" w:rsidRPr="00722CCE" w:rsidRDefault="004B39EB" w:rsidP="004B39EB">
      <w:pPr>
        <w:jc w:val="both"/>
      </w:pPr>
    </w:p>
    <w:p w14:paraId="2F19CECF" w14:textId="77777777" w:rsidR="004B39EB" w:rsidRDefault="004B39EB" w:rsidP="004B39EB">
      <w:pPr>
        <w:jc w:val="both"/>
      </w:pPr>
      <w:r w:rsidRPr="00F913A3">
        <w:rPr>
          <w:i/>
        </w:rPr>
        <w:t>Nenhuma alteração da administração nas demonstrações contábeis</w:t>
      </w:r>
      <w:r w:rsidRPr="00722CCE">
        <w:t xml:space="preserve"> (</w:t>
      </w:r>
      <w:r>
        <w:t>ver item</w:t>
      </w:r>
      <w:r w:rsidRPr="00722CCE">
        <w:t xml:space="preserve"> 13)</w:t>
      </w:r>
    </w:p>
    <w:p w14:paraId="0C1FB15F" w14:textId="77777777" w:rsidR="004B39EB" w:rsidRPr="00722CCE" w:rsidRDefault="004B39EB" w:rsidP="004B39EB">
      <w:pPr>
        <w:jc w:val="both"/>
      </w:pPr>
    </w:p>
    <w:p w14:paraId="36E438A4" w14:textId="77777777" w:rsidR="004B39EB" w:rsidRDefault="004B39EB" w:rsidP="004B39EB">
      <w:pPr>
        <w:ind w:left="567" w:hanging="567"/>
        <w:jc w:val="both"/>
      </w:pPr>
      <w:r w:rsidRPr="00722CCE">
        <w:t>A1</w:t>
      </w:r>
      <w:r>
        <w:t>4</w:t>
      </w:r>
      <w:r w:rsidRPr="00722CCE">
        <w:t xml:space="preserve">. </w:t>
      </w:r>
      <w:r>
        <w:tab/>
      </w:r>
      <w:r w:rsidRPr="00722CCE">
        <w:t>Em geral, pode ser que não haja exigência da legislação ou regulamentação para que a administração reapresente demonstrações contábeis. Esse é freq</w:t>
      </w:r>
      <w:r>
        <w:t>u</w:t>
      </w:r>
      <w:r w:rsidRPr="00722CCE">
        <w:t>entemente o caso quando a emissão das demonstrações contábeis para o período seguinte é iminente, desde que sejam feitas as divulgações apropriadas nessas demonstrações.</w:t>
      </w:r>
    </w:p>
    <w:p w14:paraId="6C5DCF15" w14:textId="77777777" w:rsidR="004B39EB" w:rsidRPr="00F913A3" w:rsidRDefault="004B39EB" w:rsidP="004B39EB">
      <w:pPr>
        <w:jc w:val="both"/>
      </w:pPr>
    </w:p>
    <w:p w14:paraId="65DE3ADC" w14:textId="77777777" w:rsidR="004B39EB" w:rsidRPr="00F913A3" w:rsidRDefault="004B39EB" w:rsidP="004B39EB">
      <w:pPr>
        <w:jc w:val="both"/>
      </w:pPr>
      <w:r w:rsidRPr="00F913A3">
        <w:t xml:space="preserve">Considerações específicas </w:t>
      </w:r>
      <w:r>
        <w:t>para</w:t>
      </w:r>
      <w:r w:rsidRPr="00F913A3">
        <w:t xml:space="preserve"> entidade do setor público</w:t>
      </w:r>
    </w:p>
    <w:p w14:paraId="1984E8DC" w14:textId="77777777" w:rsidR="004B39EB" w:rsidRPr="00722CCE" w:rsidRDefault="004B39EB" w:rsidP="004B39EB">
      <w:pPr>
        <w:jc w:val="both"/>
      </w:pPr>
    </w:p>
    <w:p w14:paraId="1AE5F8B8" w14:textId="77777777" w:rsidR="004B39EB" w:rsidRDefault="004B39EB" w:rsidP="004B39EB">
      <w:pPr>
        <w:ind w:left="567" w:hanging="567"/>
        <w:jc w:val="both"/>
      </w:pPr>
      <w:r w:rsidRPr="00722CCE">
        <w:t>A1</w:t>
      </w:r>
      <w:r>
        <w:t>5</w:t>
      </w:r>
      <w:r w:rsidRPr="00722CCE">
        <w:t xml:space="preserve">. </w:t>
      </w:r>
      <w:r>
        <w:tab/>
      </w:r>
      <w:r w:rsidRPr="00722CCE">
        <w:t xml:space="preserve">No setor público, as medidas tomadas de acordo com o </w:t>
      </w:r>
      <w:r>
        <w:t>item</w:t>
      </w:r>
      <w:r w:rsidRPr="00722CCE">
        <w:t xml:space="preserve"> 13 quando a administração não altera as demonstrações contábeis podem incluir, também, a apresentação de relatório em separado para o órgão legislativo ou outro órgão relevante na hierarquia de apresentação de relatórios, sobre as implicações do evento subseq</w:t>
      </w:r>
      <w:r>
        <w:t>u</w:t>
      </w:r>
      <w:r w:rsidRPr="00722CCE">
        <w:t xml:space="preserve">ente nas demonstrações contábeis e no </w:t>
      </w:r>
      <w:r>
        <w:t>relatório</w:t>
      </w:r>
      <w:r w:rsidRPr="00722CCE">
        <w:t xml:space="preserve"> do auditor independente.</w:t>
      </w:r>
    </w:p>
    <w:p w14:paraId="0383788C" w14:textId="77777777" w:rsidR="004B39EB" w:rsidRPr="00722CCE" w:rsidRDefault="004B39EB" w:rsidP="004B39EB">
      <w:pPr>
        <w:jc w:val="both"/>
      </w:pPr>
    </w:p>
    <w:p w14:paraId="65B45432" w14:textId="77777777" w:rsidR="004B39EB" w:rsidRDefault="004B39EB" w:rsidP="004B39EB">
      <w:pPr>
        <w:jc w:val="both"/>
      </w:pPr>
      <w:r w:rsidRPr="00F913A3">
        <w:rPr>
          <w:i/>
        </w:rPr>
        <w:t xml:space="preserve">Medidas do auditor independente para tentar evitar o uso indevido do </w:t>
      </w:r>
      <w:r>
        <w:rPr>
          <w:i/>
        </w:rPr>
        <w:t>relatório</w:t>
      </w:r>
      <w:r w:rsidRPr="00F913A3">
        <w:rPr>
          <w:i/>
        </w:rPr>
        <w:t xml:space="preserve"> do auditor independente por terceiros</w:t>
      </w:r>
      <w:r w:rsidRPr="00722CCE">
        <w:t xml:space="preserve"> (</w:t>
      </w:r>
      <w:r>
        <w:t>ver item</w:t>
      </w:r>
      <w:r w:rsidRPr="00722CCE">
        <w:t xml:space="preserve"> 13(b))</w:t>
      </w:r>
    </w:p>
    <w:p w14:paraId="520EEAFD" w14:textId="77777777" w:rsidR="004B39EB" w:rsidRPr="00722CCE" w:rsidRDefault="004B39EB" w:rsidP="004B39EB">
      <w:pPr>
        <w:jc w:val="both"/>
      </w:pPr>
    </w:p>
    <w:p w14:paraId="2159CA2C" w14:textId="77777777" w:rsidR="004B39EB" w:rsidRDefault="004B39EB" w:rsidP="004B39EB">
      <w:pPr>
        <w:ind w:left="567" w:hanging="567"/>
        <w:jc w:val="both"/>
      </w:pPr>
      <w:r w:rsidRPr="00722CCE">
        <w:t>A1</w:t>
      </w:r>
      <w:r>
        <w:t>6</w:t>
      </w:r>
      <w:r w:rsidRPr="00722CCE">
        <w:t xml:space="preserve">. </w:t>
      </w:r>
      <w:r>
        <w:tab/>
      </w:r>
      <w:r w:rsidRPr="00722CCE">
        <w:t>O auditor independente pode ter que cumprir com obrigações legais adicionais mesmo no caso de o auditor independente ter notificado a administração para não divulgar as demonstrações contábeis e de a administração ter concordado com essa solicitação. No Brasil</w:t>
      </w:r>
      <w:r>
        <w:t>,</w:t>
      </w:r>
      <w:r w:rsidRPr="00722CCE">
        <w:t xml:space="preserve"> este é o caso para empresas com atuação em segmentos regulados.</w:t>
      </w:r>
    </w:p>
    <w:p w14:paraId="0CADC0CC" w14:textId="77777777" w:rsidR="004B39EB" w:rsidRPr="00722CCE" w:rsidRDefault="004B39EB" w:rsidP="004B39EB">
      <w:pPr>
        <w:ind w:left="567" w:hanging="567"/>
        <w:jc w:val="both"/>
      </w:pPr>
    </w:p>
    <w:p w14:paraId="00C9F82D" w14:textId="77777777" w:rsidR="004B39EB" w:rsidRDefault="004B39EB" w:rsidP="004B39EB">
      <w:pPr>
        <w:ind w:left="567" w:hanging="567"/>
        <w:jc w:val="both"/>
      </w:pPr>
      <w:r w:rsidRPr="00722CCE">
        <w:t>A1</w:t>
      </w:r>
      <w:r>
        <w:t>7</w:t>
      </w:r>
      <w:r w:rsidRPr="00722CCE">
        <w:t xml:space="preserve">. </w:t>
      </w:r>
      <w:r>
        <w:tab/>
      </w:r>
      <w:r w:rsidRPr="00722CCE">
        <w:t>Caso a administração tenha divulgado as demonstrações contábeis apesar da notificação do auditor independente para não divulgar as demonstrações contábeis para terceiros, o auditor deve avaliar a adoção de medidas a serem tomadas em função de seus direitos e das suas obrigações legais. Conseq</w:t>
      </w:r>
      <w:r>
        <w:t>u</w:t>
      </w:r>
      <w:r w:rsidRPr="00722CCE">
        <w:t xml:space="preserve">entemente, o auditor independente pode considerar </w:t>
      </w:r>
      <w:r>
        <w:t>apropriado</w:t>
      </w:r>
      <w:r w:rsidRPr="00722CCE">
        <w:t xml:space="preserve"> buscar assessoria legal.</w:t>
      </w:r>
    </w:p>
    <w:p w14:paraId="5F429450" w14:textId="77777777" w:rsidR="004B39EB" w:rsidRPr="00722CCE" w:rsidRDefault="004B39EB" w:rsidP="004B39EB">
      <w:pPr>
        <w:jc w:val="both"/>
      </w:pPr>
    </w:p>
    <w:p w14:paraId="1840A339" w14:textId="77777777" w:rsidR="004B39EB" w:rsidRPr="00435F20" w:rsidRDefault="004B39EB" w:rsidP="004B39EB">
      <w:pPr>
        <w:jc w:val="both"/>
        <w:rPr>
          <w:b/>
        </w:rPr>
      </w:pPr>
      <w:r w:rsidRPr="00435F20">
        <w:rPr>
          <w:b/>
        </w:rPr>
        <w:t xml:space="preserve">Fatos que chegaram ao conhecimento do auditor independente após a </w:t>
      </w:r>
      <w:r>
        <w:rPr>
          <w:b/>
        </w:rPr>
        <w:t>divulgação</w:t>
      </w:r>
      <w:r w:rsidRPr="00435F20">
        <w:rPr>
          <w:b/>
        </w:rPr>
        <w:t xml:space="preserve"> das demonstrações contábeis</w:t>
      </w:r>
    </w:p>
    <w:p w14:paraId="02C27EB4" w14:textId="77777777" w:rsidR="004B39EB" w:rsidRDefault="004B39EB" w:rsidP="004B39EB">
      <w:pPr>
        <w:jc w:val="both"/>
      </w:pPr>
    </w:p>
    <w:p w14:paraId="7A836D52" w14:textId="77777777" w:rsidR="004B39EB" w:rsidRDefault="004B39EB" w:rsidP="004B39EB">
      <w:pPr>
        <w:ind w:right="-20"/>
        <w:jc w:val="both"/>
        <w:rPr>
          <w:rFonts w:eastAsia="Arial"/>
        </w:rPr>
      </w:pPr>
      <w:r>
        <w:rPr>
          <w:i/>
        </w:rPr>
        <w:t>Implicações de outras informações recebidas após a divulgação das demonstrações contábeis</w:t>
      </w:r>
      <w:r>
        <w:rPr>
          <w:rFonts w:eastAsia="Arial"/>
          <w:i/>
        </w:rPr>
        <w:t xml:space="preserve"> </w:t>
      </w:r>
      <w:r>
        <w:rPr>
          <w:rFonts w:eastAsia="Arial"/>
        </w:rPr>
        <w:t>(ver</w:t>
      </w:r>
      <w:r>
        <w:rPr>
          <w:rFonts w:eastAsia="Arial"/>
          <w:spacing w:val="-5"/>
        </w:rPr>
        <w:t xml:space="preserve"> </w:t>
      </w:r>
      <w:r>
        <w:rPr>
          <w:rFonts w:eastAsia="Arial"/>
          <w:spacing w:val="-1"/>
        </w:rPr>
        <w:t>item 14)</w:t>
      </w:r>
    </w:p>
    <w:p w14:paraId="1F05C9E5" w14:textId="77777777" w:rsidR="004B39EB" w:rsidRDefault="004B39EB" w:rsidP="004B39EB">
      <w:pPr>
        <w:jc w:val="both"/>
        <w:rPr>
          <w:rFonts w:eastAsia="Calibri"/>
        </w:rPr>
      </w:pPr>
    </w:p>
    <w:p w14:paraId="3C1F1E59" w14:textId="77777777" w:rsidR="004B39EB" w:rsidRDefault="004B39EB" w:rsidP="004B39EB">
      <w:pPr>
        <w:ind w:left="567" w:right="64" w:hanging="567"/>
        <w:jc w:val="both"/>
      </w:pPr>
      <w:r>
        <w:t xml:space="preserve">A18. </w:t>
      </w:r>
      <w:r>
        <w:tab/>
        <w:t xml:space="preserve">As obrigações do auditor em relação a outras informações recebidas após a data do relatório do auditor são tratadas pela NBC TA 720. Embora o auditor não tenha nenhuma obrigação de executar quaisquer procedimentos de auditoria em relação às demonstrações contábeis após a divulgação das demonstrações contábeis, a NBC TA 720 contém requisitos e orientações referentes a outras informações obtidas após a data do relatório do auditor. </w:t>
      </w:r>
      <w:r>
        <w:rPr>
          <w:color w:val="00B0F0"/>
          <w:sz w:val="20"/>
          <w:szCs w:val="20"/>
        </w:rPr>
        <w:t>(Incluído pela NBC TA 560 (R1))</w:t>
      </w:r>
    </w:p>
    <w:p w14:paraId="10DC131A" w14:textId="77777777" w:rsidR="004B39EB" w:rsidRPr="00722CCE" w:rsidRDefault="004B39EB" w:rsidP="004B39EB">
      <w:pPr>
        <w:jc w:val="both"/>
      </w:pPr>
    </w:p>
    <w:p w14:paraId="65D58CF5" w14:textId="77777777" w:rsidR="004B39EB" w:rsidRDefault="004B39EB" w:rsidP="004B39EB">
      <w:pPr>
        <w:jc w:val="both"/>
      </w:pPr>
      <w:r w:rsidRPr="00F913A3">
        <w:rPr>
          <w:i/>
        </w:rPr>
        <w:t>Nenhuma alteração da administração nas demonstrações</w:t>
      </w:r>
      <w:r w:rsidRPr="00722CCE">
        <w:t xml:space="preserve"> </w:t>
      </w:r>
      <w:r w:rsidRPr="0037611B">
        <w:rPr>
          <w:i/>
        </w:rPr>
        <w:t>contábeis</w:t>
      </w:r>
      <w:r w:rsidRPr="00722CCE">
        <w:t xml:space="preserve"> (</w:t>
      </w:r>
      <w:r>
        <w:t>ver item</w:t>
      </w:r>
      <w:r w:rsidRPr="00722CCE">
        <w:t xml:space="preserve"> 15)</w:t>
      </w:r>
    </w:p>
    <w:p w14:paraId="4C8D7BE7" w14:textId="77777777" w:rsidR="004B39EB" w:rsidRPr="00722CCE" w:rsidRDefault="004B39EB" w:rsidP="004B39EB">
      <w:pPr>
        <w:jc w:val="both"/>
      </w:pPr>
    </w:p>
    <w:p w14:paraId="6AD73225" w14:textId="77777777" w:rsidR="004B39EB" w:rsidRDefault="004B39EB" w:rsidP="004B39EB">
      <w:pPr>
        <w:jc w:val="both"/>
      </w:pPr>
      <w:r w:rsidRPr="00722CCE">
        <w:t xml:space="preserve">Considerações específicas </w:t>
      </w:r>
      <w:r>
        <w:t xml:space="preserve">para </w:t>
      </w:r>
      <w:r w:rsidRPr="00722CCE">
        <w:t>entidade</w:t>
      </w:r>
      <w:r>
        <w:t>s</w:t>
      </w:r>
      <w:r w:rsidRPr="00722CCE">
        <w:t xml:space="preserve"> do setor público</w:t>
      </w:r>
    </w:p>
    <w:p w14:paraId="5CAB9E7D" w14:textId="77777777" w:rsidR="004B39EB" w:rsidRPr="00722CCE" w:rsidRDefault="004B39EB" w:rsidP="004B39EB">
      <w:pPr>
        <w:jc w:val="both"/>
      </w:pPr>
    </w:p>
    <w:p w14:paraId="3EEC14BA" w14:textId="77777777" w:rsidR="004B39EB" w:rsidRDefault="004B39EB" w:rsidP="004B39EB">
      <w:pPr>
        <w:ind w:left="567" w:hanging="567"/>
        <w:jc w:val="both"/>
      </w:pPr>
      <w:r w:rsidRPr="00722CCE">
        <w:t>A1</w:t>
      </w:r>
      <w:r>
        <w:t>9</w:t>
      </w:r>
      <w:r w:rsidRPr="00722CCE">
        <w:t xml:space="preserve">. </w:t>
      </w:r>
      <w:r>
        <w:tab/>
      </w:r>
      <w:r w:rsidRPr="00722CCE">
        <w:t xml:space="preserve">Em alguns casos, as entidades do setor público podem ser </w:t>
      </w:r>
      <w:r>
        <w:t>proibidas</w:t>
      </w:r>
      <w:r w:rsidRPr="00722CCE">
        <w:t xml:space="preserve"> pela legislação ou regulamentação de alterar as demonstrações contábeis divulgadas. Nessas circunstâncias, o curso de ação </w:t>
      </w:r>
      <w:r>
        <w:t>apropriado</w:t>
      </w:r>
      <w:r w:rsidRPr="00722CCE">
        <w:t xml:space="preserve"> do auditor independente pode ser o de informar o órgão estatutário pertinente.</w:t>
      </w:r>
    </w:p>
    <w:p w14:paraId="01E3EBF5" w14:textId="77777777" w:rsidR="004B39EB" w:rsidRPr="00722CCE" w:rsidRDefault="004B39EB" w:rsidP="004B39EB">
      <w:pPr>
        <w:jc w:val="both"/>
      </w:pPr>
    </w:p>
    <w:p w14:paraId="1FDFB4F4" w14:textId="77777777" w:rsidR="004B39EB" w:rsidRDefault="004B39EB" w:rsidP="004B39EB">
      <w:pPr>
        <w:jc w:val="both"/>
      </w:pPr>
      <w:r w:rsidRPr="00F913A3">
        <w:rPr>
          <w:i/>
        </w:rPr>
        <w:t xml:space="preserve">Medida do auditor independente para tentar evitar o uso indevido do </w:t>
      </w:r>
      <w:r>
        <w:rPr>
          <w:i/>
        </w:rPr>
        <w:t>Relatório</w:t>
      </w:r>
      <w:r w:rsidRPr="00F913A3">
        <w:rPr>
          <w:i/>
        </w:rPr>
        <w:t xml:space="preserve"> do Auditor Independente</w:t>
      </w:r>
      <w:r w:rsidRPr="00722CCE">
        <w:t xml:space="preserve"> (</w:t>
      </w:r>
      <w:r>
        <w:t>ver item</w:t>
      </w:r>
      <w:r w:rsidRPr="00722CCE">
        <w:t xml:space="preserve"> 17)</w:t>
      </w:r>
    </w:p>
    <w:p w14:paraId="642DA8CB" w14:textId="77777777" w:rsidR="004B39EB" w:rsidRPr="00722CCE" w:rsidRDefault="004B39EB" w:rsidP="004B39EB">
      <w:pPr>
        <w:jc w:val="both"/>
      </w:pPr>
    </w:p>
    <w:p w14:paraId="46B14E69" w14:textId="77777777" w:rsidR="004B39EB" w:rsidRPr="00722CCE" w:rsidRDefault="004B39EB" w:rsidP="004B39EB">
      <w:pPr>
        <w:ind w:left="567" w:hanging="567"/>
        <w:jc w:val="both"/>
      </w:pPr>
      <w:r w:rsidRPr="00722CCE">
        <w:t>A</w:t>
      </w:r>
      <w:r>
        <w:t>20</w:t>
      </w:r>
      <w:r w:rsidRPr="00722CCE">
        <w:t xml:space="preserve">. </w:t>
      </w:r>
      <w:r>
        <w:tab/>
        <w:t>Caso</w:t>
      </w:r>
      <w:r w:rsidRPr="00722CCE">
        <w:t xml:space="preserve"> o auditor independente </w:t>
      </w:r>
      <w:r w:rsidRPr="00E63269">
        <w:rPr>
          <w:highlight w:val="red"/>
        </w:rPr>
        <w:t>acredite</w:t>
      </w:r>
      <w:r w:rsidRPr="00722CCE">
        <w:t xml:space="preserve"> que a administração, ou os responsáveis pela governança, não tomaram as medidas necessárias para evitar o uso indevido do </w:t>
      </w:r>
      <w:r>
        <w:t>relatório</w:t>
      </w:r>
      <w:r w:rsidRPr="00722CCE">
        <w:t xml:space="preserve"> do auditor independente sobre as demonstrações contábeis divulgadas anteriormente pela entidade apesar da notificação prévia do auditor independente de que ele tomará medidas para tentar evitar esse uso indevido, </w:t>
      </w:r>
      <w:r w:rsidRPr="00E63269">
        <w:rPr>
          <w:highlight w:val="green"/>
        </w:rPr>
        <w:t>o auditor deve avaliar a adoção de medidas a serem tomadas em função de seus direitos e das suas obrigações legais. Consequentemente, o auditor independente pode considerar apropriado buscar assessoria legal</w:t>
      </w:r>
      <w:r w:rsidRPr="00722CCE">
        <w:t>.</w:t>
      </w:r>
    </w:p>
    <w:p w14:paraId="1B19E3BE" w14:textId="77777777" w:rsidR="004B39EB" w:rsidRPr="004B39EB" w:rsidRDefault="004B39EB" w:rsidP="004B39EB">
      <w:pPr>
        <w:jc w:val="center"/>
        <w:rPr>
          <w:b/>
          <w:bCs/>
        </w:rPr>
      </w:pPr>
      <w:r>
        <w:br w:type="page"/>
      </w:r>
      <w:r w:rsidRPr="004B39EB">
        <w:rPr>
          <w:b/>
          <w:bCs/>
        </w:rPr>
        <w:t>NORMA BRASILEIRA DE CONTABILIDADE – NBC TA 560 (R1), DE 19 DE AGOSTO DE 2016</w:t>
      </w:r>
    </w:p>
    <w:p w14:paraId="4B42C272" w14:textId="77777777" w:rsidR="004B39EB" w:rsidRDefault="004B39EB" w:rsidP="004B39EB">
      <w:pPr>
        <w:pStyle w:val="Corpodetexto"/>
        <w:tabs>
          <w:tab w:val="left" w:pos="993"/>
        </w:tabs>
      </w:pPr>
    </w:p>
    <w:p w14:paraId="5B2A61C2" w14:textId="77777777" w:rsidR="004B39EB" w:rsidRDefault="004B39EB" w:rsidP="004B39EB">
      <w:pPr>
        <w:ind w:left="5387"/>
        <w:jc w:val="both"/>
        <w:rPr>
          <w:b/>
          <w:i/>
        </w:rPr>
      </w:pPr>
      <w:r>
        <w:rPr>
          <w:b/>
          <w:bCs/>
          <w:i/>
          <w:iCs/>
        </w:rPr>
        <w:t>Altera a NBC TA 560 que dispõe sobre os eventos subsequentes</w:t>
      </w:r>
      <w:r>
        <w:rPr>
          <w:b/>
          <w:i/>
        </w:rPr>
        <w:t>.</w:t>
      </w:r>
    </w:p>
    <w:p w14:paraId="03F54139" w14:textId="77777777" w:rsidR="004B39EB" w:rsidRDefault="004B39EB" w:rsidP="004B39EB">
      <w:pPr>
        <w:jc w:val="both"/>
      </w:pPr>
    </w:p>
    <w:p w14:paraId="72D3D0D7" w14:textId="77777777" w:rsidR="004B39EB" w:rsidRDefault="004B39EB" w:rsidP="004B39EB">
      <w:pPr>
        <w:jc w:val="both"/>
        <w:rPr>
          <w:bCs/>
        </w:rPr>
      </w:pPr>
    </w:p>
    <w:p w14:paraId="42FFBD98" w14:textId="77777777" w:rsidR="004B39EB" w:rsidRDefault="004B39EB" w:rsidP="004B39EB">
      <w:pPr>
        <w:ind w:firstLine="567"/>
        <w:jc w:val="both"/>
      </w:pPr>
      <w:r>
        <w:rPr>
          <w:bCs/>
        </w:rPr>
        <w:t xml:space="preserve">O </w:t>
      </w:r>
      <w:r>
        <w:rPr>
          <w:b/>
          <w:bCs/>
        </w:rPr>
        <w:t>CONSELHO FEDERAL DE CONTABILIDADE</w:t>
      </w:r>
      <w: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color w:val="000000"/>
        </w:rPr>
        <w:t xml:space="preserve"> elaborada de acordo com a sua equivalente internacional </w:t>
      </w:r>
      <w:r>
        <w:t>ISA 560</w:t>
      </w:r>
      <w:r>
        <w:rPr>
          <w:color w:val="000000"/>
        </w:rPr>
        <w:t xml:space="preserve"> da IFAC</w:t>
      </w:r>
      <w:r>
        <w:t>:</w:t>
      </w:r>
    </w:p>
    <w:p w14:paraId="681942DD" w14:textId="77777777" w:rsidR="004B39EB" w:rsidRDefault="004B39EB" w:rsidP="004B39EB">
      <w:pPr>
        <w:jc w:val="both"/>
      </w:pPr>
    </w:p>
    <w:p w14:paraId="2C26FF8A" w14:textId="77777777" w:rsidR="004B39EB" w:rsidRDefault="004B39EB" w:rsidP="004B39EB">
      <w:pPr>
        <w:pStyle w:val="PargrafodaLista"/>
        <w:ind w:left="567" w:hanging="567"/>
        <w:jc w:val="both"/>
        <w:rPr>
          <w:b/>
        </w:rPr>
      </w:pPr>
      <w:r>
        <w:t xml:space="preserve">1. </w:t>
      </w:r>
      <w:r>
        <w:rPr>
          <w:b/>
        </w:rPr>
        <w:tab/>
        <w:t>Altera os itens 1 e A1 e inclui os itens A11 e seu título e A18 e seu título na NBC TA 560 – Eventos Subsequentes, com as seguintes redações:</w:t>
      </w:r>
    </w:p>
    <w:p w14:paraId="6F261025" w14:textId="77777777" w:rsidR="004B39EB" w:rsidRDefault="004B39EB" w:rsidP="004B39EB">
      <w:pPr>
        <w:pStyle w:val="PargrafodaLista"/>
        <w:ind w:left="0"/>
        <w:jc w:val="both"/>
      </w:pPr>
    </w:p>
    <w:p w14:paraId="2246526E" w14:textId="77777777" w:rsidR="004B39EB" w:rsidRDefault="004B39EB" w:rsidP="004B39EB">
      <w:pPr>
        <w:ind w:left="567"/>
        <w:jc w:val="both"/>
      </w:pPr>
      <w:r>
        <w:t>1. Esta norma trata da responsabilidade do auditor independente em relação a eventos subsequentes na auditoria de demonstrações contábeis. Esta norma não trata de assuntos relacionados com as responsabilidades do auditor por outras informações obtidas após a data do seu relatório, que são tratadas pela NBC TA 720 – Responsabilidade do Auditor em Relação a Outras Informações. Contudo, essas outras informações podem trazer à tona um evento subsequente que está dentro do alcance desta norma (ver item A1).</w:t>
      </w:r>
    </w:p>
    <w:p w14:paraId="7ED50A84" w14:textId="77777777" w:rsidR="004B39EB" w:rsidRDefault="004B39EB" w:rsidP="004B39EB">
      <w:pPr>
        <w:jc w:val="both"/>
      </w:pPr>
    </w:p>
    <w:p w14:paraId="4E0171DF" w14:textId="77777777" w:rsidR="004B39EB" w:rsidRDefault="004B39EB" w:rsidP="004B39EB">
      <w:pPr>
        <w:ind w:left="567"/>
        <w:jc w:val="both"/>
      </w:pPr>
      <w:r>
        <w:t>A1. Quando as demonstrações contábeis auditadas são incluídas em outros documentos após a emissão das demonstrações contábeis, (que não relatórios anuais, que estejam dentro do alcance da NBC TA 720), é possível que o auditor tenha responsabilidades adicionais em relação a eventos subsequentes que o auditor pode ter que considerar, como exigências legais ou regulatórias envolvendo a oferta pública de títulos, em jurisdições onde os títulos estão sendo oferecidos. Por exemplo, o auditor pode precisar realizar procedimentos adicionais de auditoria até a data do documento da oferta final. Esses procedimentos podem incluir aqueles mencionados nos itens 6 e 7 até a data de vigência do documento da oferta final ou data próxima a ela, e a leitura do documento de oferta para avaliar se as outras informações no documento de oferta são condizentes com as informações contábeis e financeiras com as quais o auditor esteja associado (NBC TA 200, item 2).</w:t>
      </w:r>
    </w:p>
    <w:p w14:paraId="287A6509" w14:textId="77777777" w:rsidR="004B39EB" w:rsidRDefault="004B39EB" w:rsidP="004B39EB">
      <w:pPr>
        <w:ind w:right="-23"/>
        <w:jc w:val="both"/>
      </w:pPr>
    </w:p>
    <w:p w14:paraId="7A82C8C2" w14:textId="77777777" w:rsidR="004B39EB" w:rsidRDefault="004B39EB" w:rsidP="004B39EB">
      <w:pPr>
        <w:ind w:left="567" w:right="-23"/>
        <w:jc w:val="both"/>
        <w:rPr>
          <w:i/>
        </w:rPr>
      </w:pPr>
      <w:r>
        <w:rPr>
          <w:i/>
        </w:rPr>
        <w:t xml:space="preserve">Implicações de outras informações obtidas após a data do relatório do auditor </w:t>
      </w:r>
      <w:r>
        <w:t>(ver item 10)</w:t>
      </w:r>
    </w:p>
    <w:p w14:paraId="065CA70D" w14:textId="77777777" w:rsidR="004B39EB" w:rsidRDefault="004B39EB" w:rsidP="004B39EB">
      <w:pPr>
        <w:ind w:right="-23"/>
        <w:jc w:val="both"/>
        <w:rPr>
          <w:rFonts w:eastAsia="Arial"/>
          <w:highlight w:val="yellow"/>
        </w:rPr>
      </w:pPr>
    </w:p>
    <w:p w14:paraId="2B8158D8" w14:textId="77777777" w:rsidR="004B39EB" w:rsidRDefault="004B39EB" w:rsidP="004B39EB">
      <w:pPr>
        <w:ind w:left="567" w:right="-23"/>
        <w:jc w:val="both"/>
      </w:pPr>
      <w:r>
        <w:t>A11. Embora o auditor não tenha nenhuma obrigação de executar quaisquer procedimentos de auditoria em relação às demonstrações contábeis após a data do seu relatório, mas antes da data de divulgação das demonstrações contábeis, a NBC TA 720 contém requisitos e orientações referentes a outras informações obtidas após a data do seu relatório, que podem incluir outras informações obtidas após a data do relatório do auditor, mas antes da data de divulgação das demonstrações contábeis.</w:t>
      </w:r>
    </w:p>
    <w:p w14:paraId="1C3A1603" w14:textId="77777777" w:rsidR="004B39EB" w:rsidRDefault="004B39EB" w:rsidP="004B39EB">
      <w:pPr>
        <w:jc w:val="both"/>
      </w:pPr>
    </w:p>
    <w:p w14:paraId="7B6B25C3" w14:textId="77777777" w:rsidR="004B39EB" w:rsidRDefault="004B39EB" w:rsidP="004B39EB">
      <w:pPr>
        <w:ind w:left="567" w:right="-20"/>
        <w:jc w:val="both"/>
        <w:rPr>
          <w:rFonts w:eastAsia="Arial"/>
        </w:rPr>
      </w:pPr>
      <w:r>
        <w:rPr>
          <w:i/>
        </w:rPr>
        <w:t>Implicações de outras informações recebidas após a divulgação das demonstrações contábeis</w:t>
      </w:r>
      <w:r>
        <w:rPr>
          <w:rFonts w:eastAsia="Arial"/>
          <w:i/>
        </w:rPr>
        <w:t xml:space="preserve"> </w:t>
      </w:r>
      <w:r>
        <w:rPr>
          <w:rFonts w:eastAsia="Arial"/>
        </w:rPr>
        <w:t>(ver</w:t>
      </w:r>
      <w:r>
        <w:rPr>
          <w:rFonts w:eastAsia="Arial"/>
          <w:spacing w:val="-5"/>
        </w:rPr>
        <w:t xml:space="preserve"> </w:t>
      </w:r>
      <w:r>
        <w:rPr>
          <w:rFonts w:eastAsia="Arial"/>
          <w:spacing w:val="-1"/>
        </w:rPr>
        <w:t>item 14)</w:t>
      </w:r>
    </w:p>
    <w:p w14:paraId="58949E47" w14:textId="77777777" w:rsidR="004B39EB" w:rsidRDefault="004B39EB" w:rsidP="004B39EB">
      <w:pPr>
        <w:jc w:val="both"/>
        <w:rPr>
          <w:rFonts w:eastAsia="Calibri"/>
        </w:rPr>
      </w:pPr>
    </w:p>
    <w:p w14:paraId="5888EE1F" w14:textId="77777777" w:rsidR="004B39EB" w:rsidRDefault="004B39EB" w:rsidP="004B39EB">
      <w:pPr>
        <w:ind w:left="567" w:right="64"/>
        <w:jc w:val="both"/>
      </w:pPr>
      <w:r>
        <w:t>A18. As obrigações do auditor em relação a outras informações recebidas após a data do relatório do auditor são tratadas pela NBC TA 720. Embora o auditor não tenha nenhuma obrigação de executar quaisquer procedimentos de auditoria em relação às demonstrações contábeis após a divulgação das demonstrações contábeis, a NBC TA 720 contém requisitos e orientações referentes a outras informações obtidas após a data do relatório do auditor.</w:t>
      </w:r>
    </w:p>
    <w:p w14:paraId="1823FD6C" w14:textId="77777777" w:rsidR="004B39EB" w:rsidRDefault="004B39EB" w:rsidP="004B39EB">
      <w:pPr>
        <w:tabs>
          <w:tab w:val="left" w:pos="460"/>
        </w:tabs>
        <w:ind w:right="70"/>
        <w:jc w:val="both"/>
        <w:rPr>
          <w:rFonts w:eastAsia="Calibri"/>
        </w:rPr>
      </w:pPr>
    </w:p>
    <w:p w14:paraId="37BDC9C3" w14:textId="77777777" w:rsidR="004B39EB" w:rsidRDefault="004B39EB" w:rsidP="004B39EB">
      <w:pPr>
        <w:ind w:left="567" w:right="2" w:hanging="567"/>
        <w:jc w:val="both"/>
      </w:pPr>
      <w:r>
        <w:t>2.</w:t>
      </w:r>
      <w:r>
        <w:tab/>
        <w:t>Em razão da inclusão dos itens A11 e A18, a numeração existente é renumerada em ordem sequencial, ou seja, A11 para A12, A12 para A13; A16 para A17, A17 para A19, A18 para A20; e assim sucessivamente. Além disso, as referências em outras normas também são ajustadas em função dessas alterações de numeração.</w:t>
      </w:r>
    </w:p>
    <w:p w14:paraId="06F21A28" w14:textId="77777777" w:rsidR="004B39EB" w:rsidRDefault="004B39EB" w:rsidP="004B39EB">
      <w:pPr>
        <w:jc w:val="both"/>
        <w:rPr>
          <w:bCs/>
        </w:rPr>
      </w:pPr>
    </w:p>
    <w:p w14:paraId="10E21B9E" w14:textId="77777777" w:rsidR="004B39EB" w:rsidRDefault="004B39EB" w:rsidP="004B39EB">
      <w:pPr>
        <w:ind w:left="567" w:right="2" w:hanging="567"/>
        <w:jc w:val="both"/>
      </w:pPr>
      <w:r>
        <w:t>3.</w:t>
      </w:r>
      <w:r>
        <w:tab/>
        <w:t>Em razão dessas alterações, as disposições não alteradas desta norma são mantidas e a sigla da NBC TA 560, publicada no DOU, Seção 1, de 4/12/2009, passa a ser NBC TA 560 (R1).</w:t>
      </w:r>
    </w:p>
    <w:p w14:paraId="4D4A40E2" w14:textId="77777777" w:rsidR="004B39EB" w:rsidRDefault="004B39EB" w:rsidP="004B39EB">
      <w:pPr>
        <w:pStyle w:val="Textoembloco"/>
        <w:tabs>
          <w:tab w:val="left" w:pos="-5387"/>
        </w:tabs>
        <w:ind w:left="0"/>
        <w:jc w:val="both"/>
        <w:rPr>
          <w:sz w:val="24"/>
          <w:lang w:val="pt-BR"/>
        </w:rPr>
      </w:pPr>
    </w:p>
    <w:p w14:paraId="34A7F8B1" w14:textId="77777777" w:rsidR="004B39EB" w:rsidRDefault="004B39EB" w:rsidP="004B39EB">
      <w:pPr>
        <w:pStyle w:val="Textoembloco"/>
        <w:tabs>
          <w:tab w:val="left" w:pos="708"/>
        </w:tabs>
        <w:autoSpaceDE w:val="0"/>
        <w:autoSpaceDN w:val="0"/>
        <w:adjustRightInd w:val="0"/>
        <w:ind w:left="567" w:hanging="567"/>
        <w:jc w:val="both"/>
        <w:rPr>
          <w:sz w:val="24"/>
          <w:lang w:val="pt-BR"/>
        </w:rPr>
      </w:pPr>
      <w:r>
        <w:rPr>
          <w:sz w:val="24"/>
          <w:lang w:val="pt-BR"/>
        </w:rPr>
        <w:t>4.</w:t>
      </w:r>
      <w:r>
        <w:rPr>
          <w:sz w:val="24"/>
          <w:lang w:val="pt-BR"/>
        </w:rPr>
        <w:tab/>
        <w:t>As alterações desta norma entram em vigor na data de sua publicação, aplicando-se às auditorias de demonstrações contábeis para períodos que se findam em, ou após, 31 de dezembro de 2016.</w:t>
      </w:r>
    </w:p>
    <w:p w14:paraId="2AFC68EE" w14:textId="77777777" w:rsidR="004B39EB" w:rsidRDefault="004B39EB" w:rsidP="004B39EB">
      <w:pPr>
        <w:ind w:left="567" w:right="2" w:hanging="567"/>
        <w:jc w:val="both"/>
      </w:pPr>
    </w:p>
    <w:p w14:paraId="30524901" w14:textId="77777777" w:rsidR="004B39EB" w:rsidRPr="003E5047" w:rsidRDefault="004B39EB" w:rsidP="004B39EB">
      <w:pPr>
        <w:pStyle w:val="Recuodecorpodetexto2"/>
        <w:spacing w:after="0" w:line="240" w:lineRule="auto"/>
        <w:jc w:val="right"/>
        <w:rPr>
          <w:lang w:val="pt-BR"/>
        </w:rPr>
      </w:pPr>
      <w:r w:rsidRPr="003E5047">
        <w:rPr>
          <w:lang w:val="pt-BR"/>
        </w:rPr>
        <w:t>Brasília, 19 de agosto de 2016.</w:t>
      </w:r>
    </w:p>
    <w:p w14:paraId="5FC77D55" w14:textId="77777777" w:rsidR="004B39EB" w:rsidRDefault="004B39EB" w:rsidP="004B39EB">
      <w:pPr>
        <w:jc w:val="both"/>
      </w:pPr>
    </w:p>
    <w:p w14:paraId="03201B25" w14:textId="77777777" w:rsidR="004B39EB" w:rsidRDefault="004B39EB" w:rsidP="004B39EB"/>
    <w:p w14:paraId="01BE1830" w14:textId="77777777" w:rsidR="004B39EB" w:rsidRDefault="004B39EB" w:rsidP="004B39EB">
      <w:pPr>
        <w:jc w:val="center"/>
        <w:rPr>
          <w:bCs/>
        </w:rPr>
      </w:pPr>
      <w:r>
        <w:t xml:space="preserve">Contador </w:t>
      </w:r>
      <w:r>
        <w:rPr>
          <w:b/>
        </w:rPr>
        <w:t>José Martonio Alves Coelho</w:t>
      </w:r>
    </w:p>
    <w:p w14:paraId="74B29053" w14:textId="77777777" w:rsidR="004B39EB" w:rsidRPr="003E5047" w:rsidRDefault="004B39EB" w:rsidP="004B39EB">
      <w:pPr>
        <w:pStyle w:val="Recuodecorpodetexto2"/>
        <w:spacing w:after="0" w:line="240" w:lineRule="auto"/>
        <w:ind w:left="0"/>
        <w:jc w:val="center"/>
        <w:rPr>
          <w:lang w:val="pt-BR"/>
        </w:rPr>
      </w:pPr>
      <w:r w:rsidRPr="003E5047">
        <w:rPr>
          <w:b/>
          <w:lang w:val="pt-BR"/>
        </w:rPr>
        <w:t>Presidente</w:t>
      </w:r>
    </w:p>
    <w:p w14:paraId="0157BB69" w14:textId="77777777" w:rsidR="004B39EB" w:rsidRDefault="004B39EB" w:rsidP="004B39EB">
      <w:pPr>
        <w:jc w:val="both"/>
      </w:pPr>
    </w:p>
    <w:p w14:paraId="23E4975A" w14:textId="77777777" w:rsidR="002A7EB0" w:rsidRPr="002A7EB0" w:rsidRDefault="002A7EB0" w:rsidP="002A7EB0"/>
    <w:p w14:paraId="472036F0" w14:textId="1900D324" w:rsidR="00F40EBC" w:rsidRDefault="00F40EBC" w:rsidP="00D17E06">
      <w:pPr>
        <w:pStyle w:val="Ttulo1"/>
        <w:spacing w:before="0" w:after="120" w:line="240" w:lineRule="auto"/>
        <w:rPr>
          <w:rFonts w:ascii="Times New Roman" w:hAnsi="Times New Roman" w:cs="Times New Roman"/>
          <w:b/>
          <w:bCs/>
          <w:color w:val="auto"/>
          <w:sz w:val="24"/>
          <w:szCs w:val="24"/>
        </w:rPr>
      </w:pPr>
      <w:bookmarkStart w:id="146" w:name="_Toc183036862"/>
      <w:r w:rsidRPr="00D17E06">
        <w:rPr>
          <w:rFonts w:ascii="Times New Roman" w:hAnsi="Times New Roman" w:cs="Times New Roman"/>
          <w:b/>
          <w:bCs/>
          <w:color w:val="auto"/>
          <w:sz w:val="24"/>
          <w:szCs w:val="24"/>
        </w:rPr>
        <w:t>NBC TA 570</w:t>
      </w:r>
      <w:bookmarkEnd w:id="146"/>
    </w:p>
    <w:p w14:paraId="34599E24" w14:textId="77777777" w:rsidR="004B39EB" w:rsidRPr="004B39EB" w:rsidRDefault="004B39EB" w:rsidP="004B39EB">
      <w:pPr>
        <w:rPr>
          <w:b/>
          <w:bCs/>
        </w:rPr>
      </w:pPr>
      <w:r w:rsidRPr="004B39EB">
        <w:rPr>
          <w:b/>
          <w:bCs/>
        </w:rPr>
        <w:t>NORMA BRASILEIRA DE CONTABILIDADE – NBC TA 570, DE 17 DE JUNHO DE 2016</w:t>
      </w:r>
    </w:p>
    <w:p w14:paraId="6D1496D4" w14:textId="77777777" w:rsidR="004B39EB" w:rsidRDefault="004B39EB" w:rsidP="004B39EB">
      <w:pPr>
        <w:pStyle w:val="Corpodetexto"/>
      </w:pPr>
    </w:p>
    <w:p w14:paraId="49EB355B" w14:textId="77777777" w:rsidR="004B39EB" w:rsidRDefault="004B39EB" w:rsidP="004B39EB">
      <w:pPr>
        <w:spacing w:after="0" w:line="240" w:lineRule="auto"/>
        <w:ind w:left="5103"/>
        <w:jc w:val="both"/>
        <w:rPr>
          <w:rFonts w:ascii="Times New Roman" w:hAnsi="Times New Roman"/>
          <w:b/>
          <w:i/>
          <w:sz w:val="24"/>
          <w:szCs w:val="24"/>
        </w:rPr>
      </w:pPr>
      <w:r>
        <w:rPr>
          <w:rFonts w:ascii="Times New Roman" w:hAnsi="Times New Roman"/>
          <w:b/>
          <w:bCs/>
          <w:i/>
          <w:iCs/>
          <w:sz w:val="24"/>
          <w:szCs w:val="24"/>
        </w:rPr>
        <w:t xml:space="preserve">Dá nova redação à NBC TA 570 que dispõe sobre a </w:t>
      </w:r>
      <w:r w:rsidRPr="00AE55D6">
        <w:rPr>
          <w:rFonts w:ascii="Times New Roman" w:hAnsi="Times New Roman"/>
          <w:b/>
          <w:i/>
          <w:sz w:val="24"/>
          <w:szCs w:val="24"/>
          <w:highlight w:val="yellow"/>
        </w:rPr>
        <w:t>continuidade operacional</w:t>
      </w:r>
      <w:r>
        <w:rPr>
          <w:rFonts w:ascii="Times New Roman" w:hAnsi="Times New Roman"/>
          <w:b/>
          <w:i/>
          <w:sz w:val="24"/>
          <w:szCs w:val="24"/>
        </w:rPr>
        <w:t>.</w:t>
      </w:r>
    </w:p>
    <w:p w14:paraId="5F6AC517" w14:textId="77777777" w:rsidR="004B39EB" w:rsidRDefault="004B39EB" w:rsidP="004B39EB">
      <w:pPr>
        <w:spacing w:after="0" w:line="240" w:lineRule="auto"/>
        <w:ind w:left="4253"/>
        <w:jc w:val="both"/>
        <w:rPr>
          <w:rFonts w:ascii="Times New Roman" w:hAnsi="Times New Roman"/>
          <w:b/>
          <w:i/>
          <w:sz w:val="24"/>
          <w:szCs w:val="24"/>
        </w:rPr>
      </w:pPr>
    </w:p>
    <w:p w14:paraId="1E17E5D0" w14:textId="77777777" w:rsidR="004B39EB" w:rsidRDefault="004B39EB" w:rsidP="004B39EB">
      <w:pPr>
        <w:spacing w:after="0" w:line="240" w:lineRule="auto"/>
        <w:ind w:left="4253"/>
        <w:jc w:val="both"/>
        <w:rPr>
          <w:rFonts w:ascii="Times New Roman" w:hAnsi="Times New Roman"/>
          <w:b/>
          <w:i/>
          <w:sz w:val="24"/>
          <w:szCs w:val="24"/>
        </w:rPr>
      </w:pPr>
    </w:p>
    <w:p w14:paraId="15D829F7" w14:textId="20C2637A" w:rsidR="004B39EB" w:rsidRDefault="004B39EB" w:rsidP="004B39EB">
      <w:pPr>
        <w:spacing w:after="0" w:line="240" w:lineRule="auto"/>
        <w:ind w:firstLine="567"/>
        <w:jc w:val="both"/>
        <w:rPr>
          <w:rFonts w:ascii="Times New Roman" w:hAnsi="Times New Roman"/>
          <w:sz w:val="24"/>
          <w:szCs w:val="24"/>
        </w:rPr>
      </w:pPr>
      <w:r>
        <w:rPr>
          <w:rFonts w:ascii="Times New Roman" w:hAnsi="Times New Roman"/>
          <w:bCs/>
          <w:sz w:val="24"/>
          <w:szCs w:val="24"/>
        </w:rPr>
        <w:t xml:space="preserve">O </w:t>
      </w:r>
      <w:r>
        <w:rPr>
          <w:rFonts w:ascii="Times New Roman" w:hAnsi="Times New Roman"/>
          <w:b/>
          <w:bCs/>
          <w:sz w:val="24"/>
          <w:szCs w:val="24"/>
        </w:rPr>
        <w:t>CONSELHO FEDERAL DE CONTABILIDADE</w:t>
      </w:r>
      <w:r>
        <w:rPr>
          <w:rFonts w:ascii="Times New Roman" w:hAnsi="Times New Roman"/>
          <w:sz w:val="24"/>
          <w:szCs w:val="24"/>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rFonts w:ascii="Times New Roman" w:hAnsi="Times New Roman"/>
          <w:color w:val="000000"/>
          <w:sz w:val="24"/>
          <w:szCs w:val="24"/>
        </w:rPr>
        <w:t xml:space="preserve"> elaborada de acordo com a sua equivalente internacional ISA 570 da IFAC</w:t>
      </w:r>
      <w:r>
        <w:rPr>
          <w:rFonts w:ascii="Times New Roman" w:hAnsi="Times New Roman"/>
          <w:sz w:val="24"/>
          <w:szCs w:val="24"/>
        </w:rPr>
        <w:t>:</w:t>
      </w:r>
    </w:p>
    <w:p w14:paraId="5C6F0620" w14:textId="77777777" w:rsidR="004B39EB" w:rsidRDefault="004B39EB" w:rsidP="004B39EB">
      <w:pPr>
        <w:spacing w:after="0" w:line="240" w:lineRule="auto"/>
        <w:ind w:firstLine="567"/>
        <w:jc w:val="both"/>
        <w:rPr>
          <w:rFonts w:ascii="Times New Roman" w:hAnsi="Times New Roman"/>
          <w:sz w:val="24"/>
          <w:szCs w:val="24"/>
        </w:rPr>
      </w:pPr>
    </w:p>
    <w:p w14:paraId="354FC1F4" w14:textId="77777777" w:rsidR="004B39EB" w:rsidRPr="004B39EB" w:rsidRDefault="004B39EB" w:rsidP="004B39EB">
      <w:pPr>
        <w:jc w:val="center"/>
        <w:rPr>
          <w:b/>
          <w:bCs/>
        </w:rPr>
      </w:pPr>
      <w:r w:rsidRPr="004B39EB">
        <w:rPr>
          <w:b/>
          <w:bCs/>
        </w:rPr>
        <w:t>NBC TA 570 – CONTINUIDADE OPERACIONAL</w:t>
      </w:r>
    </w:p>
    <w:p w14:paraId="4FD08289" w14:textId="77777777" w:rsidR="004B39EB" w:rsidRPr="00405355" w:rsidRDefault="004B39EB" w:rsidP="004B39EB">
      <w:pPr>
        <w:spacing w:after="0" w:line="240" w:lineRule="auto"/>
        <w:ind w:firstLine="567"/>
        <w:jc w:val="both"/>
        <w:rPr>
          <w:rFonts w:ascii="Times New Roman" w:hAnsi="Times New Roman"/>
          <w:sz w:val="24"/>
          <w:szCs w:val="24"/>
        </w:rPr>
      </w:pPr>
    </w:p>
    <w:tbl>
      <w:tblPr>
        <w:tblpPr w:leftFromText="141" w:rightFromText="141" w:vertAnchor="text" w:horzAnchor="margin" w:tblpXSpec="center" w:tblpY="139"/>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3"/>
        <w:gridCol w:w="1417"/>
      </w:tblGrid>
      <w:tr w:rsidR="004B39EB" w:rsidRPr="00953D50" w14:paraId="63CC4B9E" w14:textId="77777777" w:rsidTr="009A4CD5">
        <w:tc>
          <w:tcPr>
            <w:tcW w:w="7513" w:type="dxa"/>
          </w:tcPr>
          <w:p w14:paraId="0D2C93E5" w14:textId="77777777" w:rsidR="004B39EB" w:rsidRPr="00953D50" w:rsidRDefault="004B39EB" w:rsidP="009A4CD5">
            <w:pPr>
              <w:tabs>
                <w:tab w:val="left" w:pos="0"/>
              </w:tabs>
              <w:autoSpaceDE w:val="0"/>
              <w:autoSpaceDN w:val="0"/>
              <w:adjustRightInd w:val="0"/>
              <w:spacing w:before="60" w:after="60" w:line="240" w:lineRule="auto"/>
              <w:jc w:val="both"/>
              <w:rPr>
                <w:rFonts w:ascii="TimesNewRoman" w:hAnsi="TimesNewRoman"/>
                <w:color w:val="000000"/>
              </w:rPr>
            </w:pPr>
            <w:r w:rsidRPr="00953D50">
              <w:rPr>
                <w:rFonts w:ascii="TimesNewRoman,Bold" w:hAnsi="TimesNewRoman,Bold"/>
                <w:b/>
                <w:bCs/>
                <w:color w:val="000000"/>
              </w:rPr>
              <w:t xml:space="preserve">Sumário </w:t>
            </w:r>
          </w:p>
        </w:tc>
        <w:tc>
          <w:tcPr>
            <w:tcW w:w="1417" w:type="dxa"/>
          </w:tcPr>
          <w:p w14:paraId="02326EAB"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Item</w:t>
            </w:r>
          </w:p>
        </w:tc>
      </w:tr>
      <w:tr w:rsidR="004B39EB" w:rsidRPr="00953D50" w14:paraId="1444215D" w14:textId="77777777" w:rsidTr="009A4CD5">
        <w:tc>
          <w:tcPr>
            <w:tcW w:w="7513" w:type="dxa"/>
          </w:tcPr>
          <w:p w14:paraId="2F7DE0C4" w14:textId="77777777" w:rsidR="004B39EB" w:rsidRPr="00504AEE" w:rsidRDefault="004B39EB" w:rsidP="009A4CD5">
            <w:pPr>
              <w:pStyle w:val="Paragraph0"/>
              <w:spacing w:before="60" w:after="60"/>
              <w:jc w:val="both"/>
              <w:rPr>
                <w:color w:val="000000"/>
                <w:sz w:val="24"/>
              </w:rPr>
            </w:pPr>
            <w:r w:rsidRPr="00504AEE">
              <w:rPr>
                <w:b/>
                <w:bCs/>
                <w:color w:val="000000"/>
                <w:sz w:val="24"/>
              </w:rPr>
              <w:t xml:space="preserve">INTRODUÇÃO </w:t>
            </w:r>
          </w:p>
        </w:tc>
        <w:tc>
          <w:tcPr>
            <w:tcW w:w="1417" w:type="dxa"/>
          </w:tcPr>
          <w:p w14:paraId="0B248D0F"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p>
        </w:tc>
      </w:tr>
      <w:tr w:rsidR="004B39EB" w:rsidRPr="00953D50" w14:paraId="7D2212A3" w14:textId="77777777" w:rsidTr="009A4CD5">
        <w:tc>
          <w:tcPr>
            <w:tcW w:w="7513" w:type="dxa"/>
          </w:tcPr>
          <w:p w14:paraId="14C0A702" w14:textId="77777777" w:rsidR="004B39EB" w:rsidRPr="00953D50" w:rsidRDefault="004B39EB" w:rsidP="009A4CD5">
            <w:pPr>
              <w:pStyle w:val="Default"/>
              <w:spacing w:before="60" w:after="60"/>
              <w:jc w:val="both"/>
            </w:pPr>
            <w:r w:rsidRPr="00953D50">
              <w:t>Alcance</w:t>
            </w:r>
          </w:p>
        </w:tc>
        <w:tc>
          <w:tcPr>
            <w:tcW w:w="1417" w:type="dxa"/>
          </w:tcPr>
          <w:p w14:paraId="3DD3B05F"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1</w:t>
            </w:r>
          </w:p>
        </w:tc>
      </w:tr>
      <w:tr w:rsidR="004B39EB" w:rsidRPr="00953D50" w14:paraId="6DE4CC5A" w14:textId="77777777" w:rsidTr="009A4CD5">
        <w:tc>
          <w:tcPr>
            <w:tcW w:w="7513" w:type="dxa"/>
          </w:tcPr>
          <w:p w14:paraId="1F31E729" w14:textId="77777777" w:rsidR="004B39EB" w:rsidRPr="00953D50" w:rsidRDefault="004B39EB" w:rsidP="009A4CD5">
            <w:pPr>
              <w:pStyle w:val="Default"/>
              <w:spacing w:before="60" w:after="60"/>
              <w:jc w:val="both"/>
            </w:pPr>
            <w:r w:rsidRPr="00953D50">
              <w:t>Base contábil de continuidade operacional</w:t>
            </w:r>
          </w:p>
        </w:tc>
        <w:tc>
          <w:tcPr>
            <w:tcW w:w="1417" w:type="dxa"/>
          </w:tcPr>
          <w:p w14:paraId="587DD1C1"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2</w:t>
            </w:r>
          </w:p>
        </w:tc>
      </w:tr>
      <w:tr w:rsidR="004B39EB" w:rsidRPr="00953D50" w14:paraId="74A06F0C" w14:textId="77777777" w:rsidTr="009A4CD5">
        <w:tc>
          <w:tcPr>
            <w:tcW w:w="7513" w:type="dxa"/>
          </w:tcPr>
          <w:p w14:paraId="7D808078" w14:textId="77777777" w:rsidR="004B39EB" w:rsidRPr="00953D50" w:rsidRDefault="004B39EB" w:rsidP="009A4CD5">
            <w:pPr>
              <w:pStyle w:val="Default"/>
              <w:spacing w:before="60" w:after="60"/>
              <w:jc w:val="both"/>
            </w:pPr>
            <w:r w:rsidRPr="00953D50">
              <w:t>Responsabilidade pela avaliação da capacidade da entidade de manter sua continuidade operacional</w:t>
            </w:r>
          </w:p>
        </w:tc>
        <w:tc>
          <w:tcPr>
            <w:tcW w:w="1417" w:type="dxa"/>
          </w:tcPr>
          <w:p w14:paraId="45CD6B76"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3 – 7</w:t>
            </w:r>
          </w:p>
        </w:tc>
      </w:tr>
      <w:tr w:rsidR="004B39EB" w:rsidRPr="00953D50" w14:paraId="27BA5E02" w14:textId="77777777" w:rsidTr="009A4CD5">
        <w:tc>
          <w:tcPr>
            <w:tcW w:w="7513" w:type="dxa"/>
          </w:tcPr>
          <w:p w14:paraId="49D10FC0" w14:textId="77777777" w:rsidR="004B39EB" w:rsidRPr="00953D50" w:rsidRDefault="004B39EB" w:rsidP="009A4CD5">
            <w:pPr>
              <w:pStyle w:val="Default"/>
              <w:spacing w:before="60" w:after="60"/>
              <w:jc w:val="both"/>
            </w:pPr>
            <w:r w:rsidRPr="00953D50">
              <w:t xml:space="preserve">Data de vigência </w:t>
            </w:r>
          </w:p>
        </w:tc>
        <w:tc>
          <w:tcPr>
            <w:tcW w:w="1417" w:type="dxa"/>
          </w:tcPr>
          <w:p w14:paraId="74562445"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8</w:t>
            </w:r>
          </w:p>
        </w:tc>
      </w:tr>
      <w:tr w:rsidR="004B39EB" w:rsidRPr="00953D50" w14:paraId="7B479BD6" w14:textId="77777777" w:rsidTr="009A4CD5">
        <w:tc>
          <w:tcPr>
            <w:tcW w:w="7513" w:type="dxa"/>
          </w:tcPr>
          <w:p w14:paraId="33B53EC8" w14:textId="77777777" w:rsidR="004B39EB" w:rsidRPr="00953D50" w:rsidRDefault="004B39EB" w:rsidP="009A4CD5">
            <w:pPr>
              <w:pStyle w:val="Default"/>
              <w:spacing w:before="60" w:after="60"/>
              <w:jc w:val="both"/>
            </w:pPr>
            <w:r w:rsidRPr="00953D50">
              <w:rPr>
                <w:b/>
                <w:bCs/>
              </w:rPr>
              <w:t>OBJETIVO</w:t>
            </w:r>
            <w:r w:rsidRPr="00953D50">
              <w:t xml:space="preserve"> </w:t>
            </w:r>
          </w:p>
        </w:tc>
        <w:tc>
          <w:tcPr>
            <w:tcW w:w="1417" w:type="dxa"/>
          </w:tcPr>
          <w:p w14:paraId="4B364025"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9</w:t>
            </w:r>
          </w:p>
        </w:tc>
      </w:tr>
      <w:tr w:rsidR="004B39EB" w:rsidRPr="00953D50" w14:paraId="327C3C76" w14:textId="77777777" w:rsidTr="009A4CD5">
        <w:tc>
          <w:tcPr>
            <w:tcW w:w="7513" w:type="dxa"/>
          </w:tcPr>
          <w:p w14:paraId="05325D21" w14:textId="77777777" w:rsidR="004B39EB" w:rsidRPr="00953D50" w:rsidRDefault="004B39EB" w:rsidP="009A4CD5">
            <w:pPr>
              <w:spacing w:before="60" w:after="60" w:line="240" w:lineRule="auto"/>
              <w:jc w:val="both"/>
              <w:rPr>
                <w:rFonts w:ascii="Times New Roman" w:hAnsi="Times New Roman"/>
                <w:sz w:val="24"/>
                <w:szCs w:val="24"/>
              </w:rPr>
            </w:pPr>
            <w:r w:rsidRPr="00953D50">
              <w:rPr>
                <w:rFonts w:ascii="Times New Roman" w:hAnsi="Times New Roman"/>
                <w:b/>
                <w:bCs/>
                <w:sz w:val="24"/>
                <w:szCs w:val="24"/>
              </w:rPr>
              <w:t>REQUISITOS</w:t>
            </w:r>
          </w:p>
        </w:tc>
        <w:tc>
          <w:tcPr>
            <w:tcW w:w="1417" w:type="dxa"/>
          </w:tcPr>
          <w:p w14:paraId="782B5C2E"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p>
        </w:tc>
      </w:tr>
      <w:tr w:rsidR="004B39EB" w:rsidRPr="00953D50" w14:paraId="72DAEC98" w14:textId="77777777" w:rsidTr="009A4CD5">
        <w:tc>
          <w:tcPr>
            <w:tcW w:w="7513" w:type="dxa"/>
          </w:tcPr>
          <w:p w14:paraId="63283622" w14:textId="77777777" w:rsidR="004B39EB" w:rsidRPr="00953D50" w:rsidRDefault="004B39EB" w:rsidP="009A4CD5">
            <w:pPr>
              <w:pStyle w:val="Default"/>
              <w:spacing w:before="60" w:after="60"/>
              <w:jc w:val="both"/>
            </w:pPr>
            <w:r w:rsidRPr="00953D50">
              <w:t xml:space="preserve">Procedimentos de avaliação de risco e atividades relacionadas </w:t>
            </w:r>
          </w:p>
        </w:tc>
        <w:tc>
          <w:tcPr>
            <w:tcW w:w="1417" w:type="dxa"/>
          </w:tcPr>
          <w:p w14:paraId="18B1AA32"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10 – 11</w:t>
            </w:r>
          </w:p>
        </w:tc>
      </w:tr>
      <w:tr w:rsidR="004B39EB" w:rsidRPr="00953D50" w14:paraId="6CF2AABE" w14:textId="77777777" w:rsidTr="009A4CD5">
        <w:tc>
          <w:tcPr>
            <w:tcW w:w="7513" w:type="dxa"/>
          </w:tcPr>
          <w:p w14:paraId="53B37868" w14:textId="77777777" w:rsidR="004B39EB" w:rsidRPr="00953D50" w:rsidRDefault="004B39EB" w:rsidP="009A4CD5">
            <w:pPr>
              <w:pStyle w:val="Default"/>
              <w:spacing w:before="60" w:after="60"/>
              <w:jc w:val="both"/>
            </w:pPr>
            <w:r w:rsidRPr="00953D50">
              <w:t xml:space="preserve">Revisão da avaliação da administração </w:t>
            </w:r>
          </w:p>
        </w:tc>
        <w:tc>
          <w:tcPr>
            <w:tcW w:w="1417" w:type="dxa"/>
          </w:tcPr>
          <w:p w14:paraId="271F0AEB"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12 – 14</w:t>
            </w:r>
          </w:p>
        </w:tc>
      </w:tr>
      <w:tr w:rsidR="004B39EB" w:rsidRPr="00953D50" w14:paraId="5BC2649D" w14:textId="77777777" w:rsidTr="009A4CD5">
        <w:tc>
          <w:tcPr>
            <w:tcW w:w="7513" w:type="dxa"/>
          </w:tcPr>
          <w:p w14:paraId="348D1EE7" w14:textId="77777777" w:rsidR="004B39EB" w:rsidRPr="00953D50" w:rsidRDefault="004B39EB" w:rsidP="009A4CD5">
            <w:pPr>
              <w:pStyle w:val="Default"/>
              <w:spacing w:before="60" w:after="60"/>
              <w:jc w:val="both"/>
            </w:pPr>
            <w:r w:rsidRPr="00953D50">
              <w:t xml:space="preserve">Período posterior à avaliação elaborada pela administração </w:t>
            </w:r>
          </w:p>
        </w:tc>
        <w:tc>
          <w:tcPr>
            <w:tcW w:w="1417" w:type="dxa"/>
          </w:tcPr>
          <w:p w14:paraId="24E762B4"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15</w:t>
            </w:r>
          </w:p>
        </w:tc>
      </w:tr>
      <w:tr w:rsidR="004B39EB" w:rsidRPr="00953D50" w14:paraId="56A86E6F" w14:textId="77777777" w:rsidTr="009A4CD5">
        <w:tc>
          <w:tcPr>
            <w:tcW w:w="7513" w:type="dxa"/>
          </w:tcPr>
          <w:p w14:paraId="4B9AB0FA" w14:textId="77777777" w:rsidR="004B39EB" w:rsidRPr="00953D50" w:rsidRDefault="004B39EB" w:rsidP="009A4CD5">
            <w:pPr>
              <w:pStyle w:val="Default"/>
              <w:spacing w:before="60" w:after="60"/>
              <w:jc w:val="both"/>
            </w:pPr>
            <w:r w:rsidRPr="00953D50">
              <w:t xml:space="preserve">Procedimentos adicionais de auditoria quando são identificados eventos ou condições </w:t>
            </w:r>
          </w:p>
        </w:tc>
        <w:tc>
          <w:tcPr>
            <w:tcW w:w="1417" w:type="dxa"/>
          </w:tcPr>
          <w:p w14:paraId="08844DC7"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16</w:t>
            </w:r>
          </w:p>
        </w:tc>
      </w:tr>
      <w:tr w:rsidR="004B39EB" w:rsidRPr="00953D50" w14:paraId="13E4513F" w14:textId="77777777" w:rsidTr="009A4CD5">
        <w:tc>
          <w:tcPr>
            <w:tcW w:w="7513" w:type="dxa"/>
          </w:tcPr>
          <w:p w14:paraId="16A1796F" w14:textId="77777777" w:rsidR="004B39EB" w:rsidRPr="00953D50" w:rsidRDefault="004B39EB" w:rsidP="009A4CD5">
            <w:pPr>
              <w:pStyle w:val="Default"/>
              <w:spacing w:before="60" w:after="60"/>
              <w:jc w:val="both"/>
            </w:pPr>
            <w:r w:rsidRPr="00953D50">
              <w:rPr>
                <w:color w:val="auto"/>
              </w:rPr>
              <w:t>Conclusão do auditor</w:t>
            </w:r>
          </w:p>
        </w:tc>
        <w:tc>
          <w:tcPr>
            <w:tcW w:w="1417" w:type="dxa"/>
          </w:tcPr>
          <w:p w14:paraId="4BBC5A62"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17 – 20</w:t>
            </w:r>
          </w:p>
        </w:tc>
      </w:tr>
      <w:tr w:rsidR="004B39EB" w:rsidRPr="00953D50" w14:paraId="11F4D7D1" w14:textId="77777777" w:rsidTr="009A4CD5">
        <w:tc>
          <w:tcPr>
            <w:tcW w:w="7513" w:type="dxa"/>
          </w:tcPr>
          <w:p w14:paraId="390DAA17" w14:textId="77777777" w:rsidR="004B39EB" w:rsidRPr="00953D50" w:rsidRDefault="004B39EB" w:rsidP="009A4CD5">
            <w:pPr>
              <w:pStyle w:val="Default"/>
              <w:spacing w:before="60" w:after="60"/>
              <w:jc w:val="both"/>
            </w:pPr>
            <w:r w:rsidRPr="00953D50">
              <w:t xml:space="preserve">Implicação para o relatório do auditor </w:t>
            </w:r>
          </w:p>
        </w:tc>
        <w:tc>
          <w:tcPr>
            <w:tcW w:w="1417" w:type="dxa"/>
          </w:tcPr>
          <w:p w14:paraId="5C4303C7"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21 – 24</w:t>
            </w:r>
          </w:p>
        </w:tc>
      </w:tr>
      <w:tr w:rsidR="004B39EB" w:rsidRPr="00953D50" w14:paraId="63B4134D" w14:textId="77777777" w:rsidTr="009A4CD5">
        <w:tc>
          <w:tcPr>
            <w:tcW w:w="7513" w:type="dxa"/>
          </w:tcPr>
          <w:p w14:paraId="79081D54" w14:textId="77777777" w:rsidR="004B39EB" w:rsidRPr="00953D50" w:rsidRDefault="004B39EB" w:rsidP="009A4CD5">
            <w:pPr>
              <w:pStyle w:val="Default"/>
              <w:spacing w:before="60" w:after="60"/>
              <w:jc w:val="both"/>
            </w:pPr>
            <w:r w:rsidRPr="00953D50">
              <w:t>Comunicação com os responsáveis pela governança</w:t>
            </w:r>
          </w:p>
        </w:tc>
        <w:tc>
          <w:tcPr>
            <w:tcW w:w="1417" w:type="dxa"/>
          </w:tcPr>
          <w:p w14:paraId="475A0664"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25</w:t>
            </w:r>
          </w:p>
        </w:tc>
      </w:tr>
      <w:tr w:rsidR="004B39EB" w:rsidRPr="00953D50" w14:paraId="799B3165" w14:textId="77777777" w:rsidTr="009A4CD5">
        <w:tc>
          <w:tcPr>
            <w:tcW w:w="7513" w:type="dxa"/>
          </w:tcPr>
          <w:p w14:paraId="0E555D2C" w14:textId="77777777" w:rsidR="004B39EB" w:rsidRPr="00953D50" w:rsidRDefault="004B39EB" w:rsidP="009A4CD5">
            <w:pPr>
              <w:pStyle w:val="Default"/>
              <w:spacing w:before="60" w:after="60"/>
              <w:jc w:val="both"/>
            </w:pPr>
            <w:r w:rsidRPr="00953D50">
              <w:t xml:space="preserve">Atraso significativo na aprovação das demonstrações contábeis </w:t>
            </w:r>
          </w:p>
        </w:tc>
        <w:tc>
          <w:tcPr>
            <w:tcW w:w="1417" w:type="dxa"/>
          </w:tcPr>
          <w:p w14:paraId="7BE41F8C"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26</w:t>
            </w:r>
          </w:p>
        </w:tc>
      </w:tr>
      <w:tr w:rsidR="004B39EB" w:rsidRPr="00AE55D6" w14:paraId="1510B34D" w14:textId="77777777" w:rsidTr="009A4CD5">
        <w:tc>
          <w:tcPr>
            <w:tcW w:w="7513" w:type="dxa"/>
          </w:tcPr>
          <w:p w14:paraId="51C2F37D" w14:textId="77777777" w:rsidR="004B39EB" w:rsidRPr="006B5FFA" w:rsidRDefault="004B39EB" w:rsidP="009A4CD5">
            <w:pPr>
              <w:pStyle w:val="Heading61"/>
              <w:spacing w:before="60" w:after="60"/>
              <w:jc w:val="both"/>
              <w:rPr>
                <w:color w:val="000000"/>
                <w:sz w:val="24"/>
              </w:rPr>
            </w:pPr>
            <w:r w:rsidRPr="006B5FFA">
              <w:rPr>
                <w:b/>
                <w:bCs/>
                <w:color w:val="000000"/>
                <w:sz w:val="24"/>
              </w:rPr>
              <w:t xml:space="preserve">APLICAÇÃO E OUTROS MATERIAIS EXPLICATIVOS </w:t>
            </w:r>
          </w:p>
        </w:tc>
        <w:tc>
          <w:tcPr>
            <w:tcW w:w="1417" w:type="dxa"/>
          </w:tcPr>
          <w:p w14:paraId="3F03EFBB"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p>
        </w:tc>
      </w:tr>
      <w:tr w:rsidR="004B39EB" w:rsidRPr="00953D50" w14:paraId="03739AE4" w14:textId="77777777" w:rsidTr="009A4CD5">
        <w:tc>
          <w:tcPr>
            <w:tcW w:w="7513" w:type="dxa"/>
          </w:tcPr>
          <w:p w14:paraId="3CBB46B2" w14:textId="77777777" w:rsidR="004B39EB" w:rsidRPr="00953D50" w:rsidRDefault="004B39EB" w:rsidP="009A4CD5">
            <w:pPr>
              <w:pStyle w:val="Default"/>
              <w:spacing w:before="60" w:after="60"/>
              <w:jc w:val="both"/>
            </w:pPr>
            <w:r w:rsidRPr="00953D50">
              <w:t>Alcance</w:t>
            </w:r>
          </w:p>
        </w:tc>
        <w:tc>
          <w:tcPr>
            <w:tcW w:w="1417" w:type="dxa"/>
          </w:tcPr>
          <w:p w14:paraId="7793FD91"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A1</w:t>
            </w:r>
          </w:p>
        </w:tc>
      </w:tr>
      <w:tr w:rsidR="004B39EB" w:rsidRPr="00953D50" w14:paraId="406B088E" w14:textId="77777777" w:rsidTr="009A4CD5">
        <w:tc>
          <w:tcPr>
            <w:tcW w:w="7513" w:type="dxa"/>
          </w:tcPr>
          <w:p w14:paraId="0509D002" w14:textId="77777777" w:rsidR="004B39EB" w:rsidRPr="00953D50" w:rsidRDefault="004B39EB" w:rsidP="009A4CD5">
            <w:pPr>
              <w:pStyle w:val="Default"/>
              <w:spacing w:before="60" w:after="60"/>
              <w:jc w:val="both"/>
            </w:pPr>
            <w:r w:rsidRPr="00953D50">
              <w:t xml:space="preserve">Base contábil de continuidade operacional </w:t>
            </w:r>
          </w:p>
        </w:tc>
        <w:tc>
          <w:tcPr>
            <w:tcW w:w="1417" w:type="dxa"/>
          </w:tcPr>
          <w:p w14:paraId="647D9286"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A2</w:t>
            </w:r>
          </w:p>
        </w:tc>
      </w:tr>
      <w:tr w:rsidR="004B39EB" w:rsidRPr="00953D50" w14:paraId="7DD60996" w14:textId="77777777" w:rsidTr="009A4CD5">
        <w:tc>
          <w:tcPr>
            <w:tcW w:w="7513" w:type="dxa"/>
          </w:tcPr>
          <w:p w14:paraId="6533FC50" w14:textId="77777777" w:rsidR="004B39EB" w:rsidRPr="00953D50" w:rsidRDefault="004B39EB" w:rsidP="009A4CD5">
            <w:pPr>
              <w:spacing w:before="60" w:after="60" w:line="240" w:lineRule="auto"/>
              <w:jc w:val="both"/>
              <w:rPr>
                <w:rFonts w:ascii="Times New Roman" w:hAnsi="Times New Roman"/>
                <w:color w:val="000000"/>
                <w:sz w:val="24"/>
                <w:szCs w:val="24"/>
              </w:rPr>
            </w:pPr>
            <w:r w:rsidRPr="00953D50">
              <w:rPr>
                <w:rFonts w:ascii="Times New Roman" w:hAnsi="Times New Roman"/>
                <w:color w:val="000000"/>
                <w:sz w:val="24"/>
                <w:szCs w:val="24"/>
              </w:rPr>
              <w:t xml:space="preserve">Procedimentos de avaliação de risco e atividades relacionadas </w:t>
            </w:r>
          </w:p>
        </w:tc>
        <w:tc>
          <w:tcPr>
            <w:tcW w:w="1417" w:type="dxa"/>
          </w:tcPr>
          <w:p w14:paraId="166362E8" w14:textId="77777777" w:rsidR="004B39EB" w:rsidRPr="00953D50" w:rsidRDefault="004B39EB" w:rsidP="009A4CD5">
            <w:pPr>
              <w:tabs>
                <w:tab w:val="left" w:pos="0"/>
              </w:tabs>
              <w:autoSpaceDE w:val="0"/>
              <w:autoSpaceDN w:val="0"/>
              <w:adjustRightInd w:val="0"/>
              <w:spacing w:before="60" w:after="60" w:line="240" w:lineRule="auto"/>
              <w:jc w:val="center"/>
              <w:rPr>
                <w:rFonts w:ascii="TimesNewRoman" w:hAnsi="TimesNewRoman"/>
                <w:color w:val="000000"/>
                <w:sz w:val="24"/>
                <w:szCs w:val="24"/>
              </w:rPr>
            </w:pPr>
            <w:r w:rsidRPr="00953D50">
              <w:rPr>
                <w:rFonts w:ascii="TimesNewRoman" w:hAnsi="TimesNewRoman"/>
                <w:color w:val="000000"/>
                <w:sz w:val="24"/>
                <w:szCs w:val="24"/>
              </w:rPr>
              <w:t>A3 – A7</w:t>
            </w:r>
          </w:p>
        </w:tc>
      </w:tr>
      <w:tr w:rsidR="004B39EB" w:rsidRPr="00953D50" w14:paraId="5CA5DE28" w14:textId="77777777" w:rsidTr="009A4CD5">
        <w:tc>
          <w:tcPr>
            <w:tcW w:w="7513" w:type="dxa"/>
          </w:tcPr>
          <w:p w14:paraId="173ABF3F" w14:textId="77777777" w:rsidR="004B39EB" w:rsidRPr="00953D50" w:rsidRDefault="004B39EB" w:rsidP="009A4CD5">
            <w:pPr>
              <w:pStyle w:val="Default"/>
              <w:spacing w:before="60" w:after="60"/>
              <w:jc w:val="both"/>
            </w:pPr>
            <w:r w:rsidRPr="00953D50">
              <w:t xml:space="preserve">Revisão da avaliação da administração </w:t>
            </w:r>
          </w:p>
        </w:tc>
        <w:tc>
          <w:tcPr>
            <w:tcW w:w="1417" w:type="dxa"/>
          </w:tcPr>
          <w:p w14:paraId="43C7A230" w14:textId="77777777" w:rsidR="004B39EB" w:rsidRPr="00953D50" w:rsidRDefault="004B39EB" w:rsidP="009A4CD5">
            <w:pPr>
              <w:spacing w:before="60" w:after="60" w:line="240" w:lineRule="auto"/>
              <w:jc w:val="center"/>
            </w:pPr>
            <w:r w:rsidRPr="00953D50">
              <w:rPr>
                <w:rFonts w:ascii="TimesNewRoman" w:hAnsi="TimesNewRoman"/>
                <w:color w:val="000000"/>
                <w:sz w:val="24"/>
                <w:szCs w:val="24"/>
              </w:rPr>
              <w:t>A8 – A13</w:t>
            </w:r>
          </w:p>
        </w:tc>
      </w:tr>
      <w:tr w:rsidR="004B39EB" w:rsidRPr="00953D50" w14:paraId="54BD6AB9" w14:textId="77777777" w:rsidTr="009A4CD5">
        <w:tc>
          <w:tcPr>
            <w:tcW w:w="7513" w:type="dxa"/>
          </w:tcPr>
          <w:p w14:paraId="624892C0" w14:textId="77777777" w:rsidR="004B39EB" w:rsidRPr="00953D50" w:rsidRDefault="004B39EB" w:rsidP="009A4CD5">
            <w:pPr>
              <w:pStyle w:val="Default"/>
              <w:spacing w:before="60" w:after="60"/>
              <w:jc w:val="both"/>
            </w:pPr>
            <w:r w:rsidRPr="00953D50">
              <w:t>Período posterior à avaliação da administração</w:t>
            </w:r>
          </w:p>
        </w:tc>
        <w:tc>
          <w:tcPr>
            <w:tcW w:w="1417" w:type="dxa"/>
          </w:tcPr>
          <w:p w14:paraId="1532B103" w14:textId="77777777" w:rsidR="004B39EB" w:rsidRPr="00953D50" w:rsidRDefault="004B39EB" w:rsidP="009A4CD5">
            <w:pPr>
              <w:spacing w:before="60" w:after="60" w:line="240" w:lineRule="auto"/>
              <w:jc w:val="center"/>
            </w:pPr>
            <w:r w:rsidRPr="00953D50">
              <w:rPr>
                <w:rFonts w:ascii="TimesNewRoman" w:hAnsi="TimesNewRoman"/>
                <w:color w:val="000000"/>
                <w:sz w:val="24"/>
                <w:szCs w:val="24"/>
              </w:rPr>
              <w:t>A14 – A15</w:t>
            </w:r>
          </w:p>
        </w:tc>
      </w:tr>
      <w:tr w:rsidR="004B39EB" w:rsidRPr="00953D50" w14:paraId="077FCD83" w14:textId="77777777" w:rsidTr="009A4CD5">
        <w:tc>
          <w:tcPr>
            <w:tcW w:w="7513" w:type="dxa"/>
          </w:tcPr>
          <w:p w14:paraId="01B4229D" w14:textId="77777777" w:rsidR="004B39EB" w:rsidRPr="00953D50" w:rsidRDefault="004B39EB" w:rsidP="009A4CD5">
            <w:pPr>
              <w:pStyle w:val="Default"/>
              <w:spacing w:before="60" w:after="60"/>
              <w:jc w:val="both"/>
            </w:pPr>
            <w:r w:rsidRPr="00953D50">
              <w:t xml:space="preserve">Procedimentos adicionais de auditoria quando são identificados eventos ou condições </w:t>
            </w:r>
          </w:p>
        </w:tc>
        <w:tc>
          <w:tcPr>
            <w:tcW w:w="1417" w:type="dxa"/>
          </w:tcPr>
          <w:p w14:paraId="76A0879F" w14:textId="77777777" w:rsidR="004B39EB" w:rsidRPr="00953D50" w:rsidRDefault="004B39EB" w:rsidP="009A4CD5">
            <w:pPr>
              <w:spacing w:before="60" w:after="60" w:line="240" w:lineRule="auto"/>
              <w:jc w:val="center"/>
            </w:pPr>
            <w:r w:rsidRPr="00953D50">
              <w:rPr>
                <w:rFonts w:ascii="TimesNewRoman" w:hAnsi="TimesNewRoman"/>
                <w:color w:val="000000"/>
                <w:sz w:val="24"/>
                <w:szCs w:val="24"/>
              </w:rPr>
              <w:t>A16 – A20</w:t>
            </w:r>
          </w:p>
        </w:tc>
      </w:tr>
      <w:tr w:rsidR="004B39EB" w:rsidRPr="00953D50" w14:paraId="67B4F580" w14:textId="77777777" w:rsidTr="009A4CD5">
        <w:tc>
          <w:tcPr>
            <w:tcW w:w="7513" w:type="dxa"/>
          </w:tcPr>
          <w:p w14:paraId="4CFBD09D" w14:textId="77777777" w:rsidR="004B39EB" w:rsidRPr="00953D50" w:rsidRDefault="004B39EB" w:rsidP="009A4CD5">
            <w:pPr>
              <w:pStyle w:val="Default"/>
              <w:spacing w:before="60" w:after="60"/>
              <w:jc w:val="both"/>
            </w:pPr>
            <w:r w:rsidRPr="00953D50">
              <w:t>Conclusão do auditor</w:t>
            </w:r>
          </w:p>
        </w:tc>
        <w:tc>
          <w:tcPr>
            <w:tcW w:w="1417" w:type="dxa"/>
          </w:tcPr>
          <w:p w14:paraId="737EEF73" w14:textId="77777777" w:rsidR="004B39EB" w:rsidRPr="00953D50" w:rsidRDefault="004B39EB" w:rsidP="009A4CD5">
            <w:pPr>
              <w:spacing w:before="60" w:after="60" w:line="240" w:lineRule="auto"/>
              <w:jc w:val="center"/>
            </w:pPr>
            <w:r w:rsidRPr="00953D50">
              <w:rPr>
                <w:rFonts w:ascii="TimesNewRoman" w:hAnsi="TimesNewRoman"/>
                <w:color w:val="000000"/>
                <w:sz w:val="24"/>
                <w:szCs w:val="24"/>
              </w:rPr>
              <w:t>A21 – A25</w:t>
            </w:r>
          </w:p>
        </w:tc>
      </w:tr>
      <w:tr w:rsidR="004B39EB" w:rsidRPr="00953D50" w14:paraId="7A378373" w14:textId="77777777" w:rsidTr="009A4CD5">
        <w:tc>
          <w:tcPr>
            <w:tcW w:w="7513" w:type="dxa"/>
          </w:tcPr>
          <w:p w14:paraId="243B30E7" w14:textId="77777777" w:rsidR="004B39EB" w:rsidRPr="00953D50" w:rsidRDefault="004B39EB" w:rsidP="009A4CD5">
            <w:pPr>
              <w:pStyle w:val="Default"/>
              <w:spacing w:before="60" w:after="60"/>
              <w:jc w:val="both"/>
            </w:pPr>
            <w:r w:rsidRPr="00953D50">
              <w:t>Implicação para o relatório do auditor</w:t>
            </w:r>
          </w:p>
        </w:tc>
        <w:tc>
          <w:tcPr>
            <w:tcW w:w="1417" w:type="dxa"/>
          </w:tcPr>
          <w:p w14:paraId="0DCFDBFF" w14:textId="77777777" w:rsidR="004B39EB" w:rsidRPr="00953D50" w:rsidRDefault="004B39EB" w:rsidP="009A4CD5">
            <w:pPr>
              <w:spacing w:before="60" w:after="60" w:line="240" w:lineRule="auto"/>
              <w:jc w:val="center"/>
            </w:pPr>
            <w:r w:rsidRPr="00953D50">
              <w:rPr>
                <w:rFonts w:ascii="TimesNewRoman" w:hAnsi="TimesNewRoman"/>
                <w:color w:val="000000"/>
                <w:sz w:val="24"/>
                <w:szCs w:val="24"/>
              </w:rPr>
              <w:t>A26 – A35</w:t>
            </w:r>
          </w:p>
        </w:tc>
      </w:tr>
      <w:tr w:rsidR="004B39EB" w:rsidRPr="00AE55D6" w14:paraId="05EB7D27" w14:textId="77777777" w:rsidTr="009A4CD5">
        <w:tc>
          <w:tcPr>
            <w:tcW w:w="7513" w:type="dxa"/>
          </w:tcPr>
          <w:p w14:paraId="3EBACD5C" w14:textId="77777777" w:rsidR="004B39EB" w:rsidRPr="00953D50" w:rsidRDefault="004B39EB" w:rsidP="009A4CD5">
            <w:pPr>
              <w:pStyle w:val="Default"/>
              <w:spacing w:before="60" w:after="60"/>
              <w:jc w:val="both"/>
            </w:pPr>
            <w:r w:rsidRPr="00953D50">
              <w:rPr>
                <w:color w:val="auto"/>
              </w:rPr>
              <w:t xml:space="preserve">Apêndice – Exemplos de relatório do auditor independente relacionados com a continuidade operacional </w:t>
            </w:r>
          </w:p>
        </w:tc>
        <w:tc>
          <w:tcPr>
            <w:tcW w:w="1417" w:type="dxa"/>
          </w:tcPr>
          <w:p w14:paraId="1F65228F" w14:textId="77777777" w:rsidR="004B39EB" w:rsidRPr="00953D50" w:rsidRDefault="004B39EB" w:rsidP="009A4CD5">
            <w:pPr>
              <w:spacing w:before="60" w:after="60" w:line="240" w:lineRule="auto"/>
              <w:jc w:val="center"/>
            </w:pPr>
          </w:p>
        </w:tc>
      </w:tr>
    </w:tbl>
    <w:p w14:paraId="362CF34C" w14:textId="77777777" w:rsidR="004B39EB" w:rsidRDefault="004B39EB" w:rsidP="004B39EB">
      <w:pPr>
        <w:pStyle w:val="Default"/>
        <w:jc w:val="both"/>
      </w:pPr>
    </w:p>
    <w:p w14:paraId="757E71F0" w14:textId="77777777" w:rsidR="004B39EB" w:rsidRPr="005E5A35" w:rsidRDefault="004B39EB" w:rsidP="004B39EB">
      <w:pPr>
        <w:pStyle w:val="Default"/>
        <w:jc w:val="both"/>
      </w:pPr>
      <w:r w:rsidRPr="005E5A35">
        <w:t xml:space="preserve">Esta </w:t>
      </w:r>
      <w:r>
        <w:t>norma</w:t>
      </w:r>
      <w:r w:rsidRPr="005E5A35">
        <w:t xml:space="preserve"> deve ser lida juntamente com a NBC TA 200 – Objetivos Gerais do Auditor Independente e a Condução da Auditoria em Conformidade com Normas de Auditoria. </w:t>
      </w:r>
    </w:p>
    <w:p w14:paraId="0EE60165" w14:textId="77777777" w:rsidR="004B39EB" w:rsidRDefault="004B39EB" w:rsidP="004B39EB">
      <w:pPr>
        <w:spacing w:after="0" w:line="240" w:lineRule="auto"/>
        <w:rPr>
          <w:rFonts w:ascii="Times New Roman" w:hAnsi="Times New Roman"/>
          <w:b/>
          <w:sz w:val="24"/>
          <w:szCs w:val="24"/>
        </w:rPr>
      </w:pPr>
    </w:p>
    <w:p w14:paraId="28D04740"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Introdução</w:t>
      </w:r>
    </w:p>
    <w:p w14:paraId="594A27A2" w14:textId="77777777" w:rsidR="004B39EB" w:rsidRPr="00405355" w:rsidRDefault="004B39EB" w:rsidP="004B39EB">
      <w:pPr>
        <w:spacing w:after="0" w:line="240" w:lineRule="auto"/>
        <w:rPr>
          <w:rFonts w:ascii="Times New Roman" w:hAnsi="Times New Roman"/>
          <w:sz w:val="24"/>
          <w:szCs w:val="24"/>
        </w:rPr>
      </w:pPr>
    </w:p>
    <w:p w14:paraId="0CDF5356"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Alcance</w:t>
      </w:r>
    </w:p>
    <w:p w14:paraId="6E8CC9C7" w14:textId="77777777" w:rsidR="004B39EB" w:rsidRPr="00405355" w:rsidRDefault="004B39EB" w:rsidP="004B39EB">
      <w:pPr>
        <w:spacing w:after="0" w:line="240" w:lineRule="auto"/>
        <w:rPr>
          <w:rFonts w:ascii="Times New Roman" w:hAnsi="Times New Roman"/>
          <w:sz w:val="24"/>
          <w:szCs w:val="24"/>
        </w:rPr>
      </w:pPr>
    </w:p>
    <w:p w14:paraId="2A25D8B2"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1.</w:t>
      </w:r>
      <w:r w:rsidRPr="00405355">
        <w:rPr>
          <w:rFonts w:ascii="Times New Roman" w:eastAsia="Arial" w:hAnsi="Times New Roman"/>
          <w:sz w:val="24"/>
          <w:szCs w:val="24"/>
        </w:rPr>
        <w:tab/>
      </w:r>
      <w:r w:rsidRPr="00405355">
        <w:rPr>
          <w:rFonts w:ascii="Times New Roman" w:hAnsi="Times New Roman"/>
          <w:sz w:val="24"/>
          <w:szCs w:val="24"/>
        </w:rPr>
        <w:t xml:space="preserve">Esta </w:t>
      </w:r>
      <w:r>
        <w:rPr>
          <w:rFonts w:ascii="Times New Roman" w:hAnsi="Times New Roman"/>
          <w:sz w:val="24"/>
          <w:szCs w:val="24"/>
        </w:rPr>
        <w:t>n</w:t>
      </w:r>
      <w:r w:rsidRPr="00405355">
        <w:rPr>
          <w:rFonts w:ascii="Times New Roman" w:hAnsi="Times New Roman"/>
          <w:sz w:val="24"/>
          <w:szCs w:val="24"/>
        </w:rPr>
        <w:t xml:space="preserve">orma trata das responsabilidades do auditor independente, na auditoria de demonstrações contábeis, em relação à continuidade operacional, e </w:t>
      </w:r>
      <w:r>
        <w:rPr>
          <w:rFonts w:ascii="Times New Roman" w:hAnsi="Times New Roman"/>
          <w:sz w:val="24"/>
          <w:szCs w:val="24"/>
        </w:rPr>
        <w:t>d</w:t>
      </w:r>
      <w:r w:rsidRPr="00405355">
        <w:rPr>
          <w:rFonts w:ascii="Times New Roman" w:hAnsi="Times New Roman"/>
          <w:sz w:val="24"/>
          <w:szCs w:val="24"/>
        </w:rPr>
        <w:t>as implicações para o relatório do auditor independente</w:t>
      </w:r>
      <w:r w:rsidRPr="00405355">
        <w:rPr>
          <w:rFonts w:ascii="Times New Roman" w:eastAsia="Arial" w:hAnsi="Times New Roman"/>
          <w:sz w:val="24"/>
          <w:szCs w:val="24"/>
        </w:rPr>
        <w:t xml:space="preserve"> (ver item A1).</w:t>
      </w:r>
    </w:p>
    <w:p w14:paraId="08F6F2D1" w14:textId="77777777" w:rsidR="004B39EB" w:rsidRPr="00405355" w:rsidRDefault="004B39EB" w:rsidP="004B39EB">
      <w:pPr>
        <w:spacing w:after="0" w:line="240" w:lineRule="auto"/>
        <w:rPr>
          <w:rFonts w:ascii="Times New Roman" w:hAnsi="Times New Roman"/>
          <w:sz w:val="24"/>
          <w:szCs w:val="24"/>
        </w:rPr>
      </w:pPr>
    </w:p>
    <w:p w14:paraId="04CE00B7"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Base contábil de continuidade operacional</w:t>
      </w:r>
    </w:p>
    <w:p w14:paraId="6DFE1637" w14:textId="77777777" w:rsidR="004B39EB" w:rsidRPr="00405355" w:rsidRDefault="004B39EB" w:rsidP="004B39EB">
      <w:pPr>
        <w:spacing w:after="0" w:line="240" w:lineRule="auto"/>
        <w:rPr>
          <w:rFonts w:ascii="Times New Roman" w:hAnsi="Times New Roman"/>
          <w:sz w:val="24"/>
          <w:szCs w:val="24"/>
        </w:rPr>
      </w:pPr>
    </w:p>
    <w:p w14:paraId="47A71C7D"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2.</w:t>
      </w:r>
      <w:r w:rsidRPr="00405355">
        <w:rPr>
          <w:rFonts w:ascii="Times New Roman" w:eastAsia="Arial" w:hAnsi="Times New Roman"/>
          <w:sz w:val="24"/>
          <w:szCs w:val="24"/>
        </w:rPr>
        <w:tab/>
      </w:r>
      <w:r w:rsidRPr="00405355">
        <w:rPr>
          <w:rFonts w:ascii="Times New Roman" w:hAnsi="Times New Roman"/>
          <w:sz w:val="24"/>
          <w:szCs w:val="24"/>
        </w:rPr>
        <w:t xml:space="preserve">De acordo com a base contábil de continuidade operacional, as demonstrações contábeis são elaboradas com base no pressuposto de que a entidade está operando e continuará a operar </w:t>
      </w:r>
      <w:r>
        <w:rPr>
          <w:rFonts w:ascii="Times New Roman" w:hAnsi="Times New Roman"/>
          <w:sz w:val="24"/>
          <w:szCs w:val="24"/>
        </w:rPr>
        <w:t>em</w:t>
      </w:r>
      <w:r w:rsidRPr="00405355">
        <w:rPr>
          <w:rFonts w:ascii="Times New Roman" w:hAnsi="Times New Roman"/>
          <w:sz w:val="24"/>
          <w:szCs w:val="24"/>
        </w:rPr>
        <w:t xml:space="preserve"> futuro previsível. As demonstrações contábeis para fins gerais são elaboradas utilizando-se a base contábil de continuidade operacional, a menos que a administração pretenda liquidar a entidade ou interromper as operações, ou não tenha nenhuma alternativa realista além dessas. As demonstrações contábeis para propósitos especiais podem</w:t>
      </w:r>
      <w:r>
        <w:rPr>
          <w:rFonts w:ascii="Times New Roman" w:hAnsi="Times New Roman"/>
          <w:sz w:val="24"/>
          <w:szCs w:val="24"/>
        </w:rPr>
        <w:t>,</w:t>
      </w:r>
      <w:r w:rsidRPr="00405355">
        <w:rPr>
          <w:rFonts w:ascii="Times New Roman" w:hAnsi="Times New Roman"/>
          <w:sz w:val="24"/>
          <w:szCs w:val="24"/>
        </w:rPr>
        <w:t xml:space="preserve"> ou não</w:t>
      </w:r>
      <w:r>
        <w:rPr>
          <w:rFonts w:ascii="Times New Roman" w:hAnsi="Times New Roman"/>
          <w:sz w:val="24"/>
          <w:szCs w:val="24"/>
        </w:rPr>
        <w:t>,</w:t>
      </w:r>
      <w:r w:rsidRPr="00405355">
        <w:rPr>
          <w:rFonts w:ascii="Times New Roman" w:hAnsi="Times New Roman"/>
          <w:sz w:val="24"/>
          <w:szCs w:val="24"/>
        </w:rPr>
        <w:t xml:space="preserve"> ser elaboradas de acordo com </w:t>
      </w:r>
      <w:r>
        <w:rPr>
          <w:rFonts w:ascii="Times New Roman" w:hAnsi="Times New Roman"/>
          <w:sz w:val="24"/>
          <w:szCs w:val="24"/>
        </w:rPr>
        <w:t xml:space="preserve">a </w:t>
      </w:r>
      <w:r w:rsidRPr="00405355">
        <w:rPr>
          <w:rFonts w:ascii="Times New Roman" w:hAnsi="Times New Roman"/>
          <w:sz w:val="24"/>
          <w:szCs w:val="24"/>
        </w:rPr>
        <w:t xml:space="preserve">estrutura de relatório financeiro para a qual a base contábil de continuidade operacional é relevante (por exemplo, em algumas circunstâncias a base </w:t>
      </w:r>
      <w:r>
        <w:rPr>
          <w:rFonts w:ascii="Times New Roman" w:hAnsi="Times New Roman"/>
          <w:sz w:val="24"/>
          <w:szCs w:val="24"/>
        </w:rPr>
        <w:t xml:space="preserve">contábil </w:t>
      </w:r>
      <w:r w:rsidRPr="00405355">
        <w:rPr>
          <w:rFonts w:ascii="Times New Roman" w:hAnsi="Times New Roman"/>
          <w:sz w:val="24"/>
          <w:szCs w:val="24"/>
        </w:rPr>
        <w:t>de continuidade operacional não é relevante para algumas demonstrações contábeis elaboradas utilizando bases fiscais). Quando o uso da base contábil de continuidade operacional é apropriado, ativos e passivos são registrados considerando que a entidade será capaz de realizar seus ativos e liquidar seus passivos no curso normal dos negócios (ver item A2).</w:t>
      </w:r>
    </w:p>
    <w:p w14:paraId="70FCBF73" w14:textId="77777777" w:rsidR="004B39EB" w:rsidRPr="00405355" w:rsidRDefault="004B39EB" w:rsidP="004B39EB">
      <w:pPr>
        <w:spacing w:after="0" w:line="240" w:lineRule="auto"/>
        <w:rPr>
          <w:rFonts w:ascii="Times New Roman" w:hAnsi="Times New Roman"/>
          <w:sz w:val="24"/>
          <w:szCs w:val="24"/>
        </w:rPr>
      </w:pPr>
    </w:p>
    <w:p w14:paraId="2B498907" w14:textId="77777777" w:rsidR="004B39EB" w:rsidRPr="00405355" w:rsidRDefault="004B39EB" w:rsidP="004B39EB">
      <w:pPr>
        <w:spacing w:after="0" w:line="240" w:lineRule="auto"/>
        <w:jc w:val="both"/>
        <w:rPr>
          <w:rFonts w:ascii="Times New Roman" w:hAnsi="Times New Roman"/>
          <w:sz w:val="24"/>
          <w:szCs w:val="24"/>
        </w:rPr>
      </w:pPr>
      <w:r w:rsidRPr="00AE55D6">
        <w:rPr>
          <w:rFonts w:ascii="Times New Roman" w:hAnsi="Times New Roman"/>
          <w:b/>
          <w:sz w:val="24"/>
          <w:szCs w:val="24"/>
          <w:highlight w:val="yellow"/>
        </w:rPr>
        <w:t>Responsabilidade pela avaliação da capacidade da entidade de manter sua continuidade operacional</w:t>
      </w:r>
    </w:p>
    <w:p w14:paraId="3F1A9AE6" w14:textId="77777777" w:rsidR="004B39EB" w:rsidRPr="00405355" w:rsidRDefault="004B39EB" w:rsidP="004B39EB">
      <w:pPr>
        <w:spacing w:after="0" w:line="240" w:lineRule="auto"/>
        <w:rPr>
          <w:rFonts w:ascii="Times New Roman" w:hAnsi="Times New Roman"/>
          <w:sz w:val="24"/>
          <w:szCs w:val="24"/>
        </w:rPr>
      </w:pPr>
    </w:p>
    <w:p w14:paraId="7AB53CB9"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3.</w:t>
      </w:r>
      <w:r w:rsidRPr="00405355">
        <w:rPr>
          <w:rFonts w:ascii="Times New Roman" w:eastAsia="Arial" w:hAnsi="Times New Roman"/>
          <w:sz w:val="24"/>
          <w:szCs w:val="24"/>
        </w:rPr>
        <w:tab/>
      </w:r>
      <w:r w:rsidRPr="00405355">
        <w:rPr>
          <w:rFonts w:ascii="Times New Roman" w:hAnsi="Times New Roman"/>
          <w:sz w:val="24"/>
          <w:szCs w:val="24"/>
        </w:rPr>
        <w:t xml:space="preserve">Algumas estruturas de relatórios financeiros contêm exigência explícita para que a administração faça uma avaliação específica da capacidade de continuidade operacional da entidade e normas referentes a assuntos a serem considerados e divulgações a serem feitas em relação à continuidade operacional. Por exemplo, conforme </w:t>
      </w:r>
      <w:r>
        <w:rPr>
          <w:rFonts w:ascii="Times New Roman" w:hAnsi="Times New Roman"/>
          <w:sz w:val="24"/>
          <w:szCs w:val="24"/>
        </w:rPr>
        <w:t xml:space="preserve">os </w:t>
      </w:r>
      <w:r w:rsidRPr="00405355">
        <w:rPr>
          <w:rFonts w:ascii="Times New Roman" w:hAnsi="Times New Roman"/>
          <w:sz w:val="24"/>
          <w:szCs w:val="24"/>
        </w:rPr>
        <w:t>itens 25 e 26 da NBC TG 26 – Apresentação das Demonstrações Contábeis</w:t>
      </w:r>
      <w:r>
        <w:rPr>
          <w:rFonts w:ascii="Times New Roman" w:hAnsi="Times New Roman"/>
          <w:sz w:val="24"/>
          <w:szCs w:val="24"/>
        </w:rPr>
        <w:t>,</w:t>
      </w:r>
      <w:r w:rsidRPr="00405355">
        <w:rPr>
          <w:rFonts w:ascii="Times New Roman" w:hAnsi="Times New Roman"/>
          <w:sz w:val="24"/>
          <w:szCs w:val="24"/>
        </w:rPr>
        <w:t xml:space="preserve"> </w:t>
      </w:r>
      <w:r w:rsidRPr="00AE55D6">
        <w:rPr>
          <w:rFonts w:ascii="Times New Roman" w:hAnsi="Times New Roman"/>
          <w:sz w:val="24"/>
          <w:szCs w:val="24"/>
          <w:highlight w:val="yellow"/>
        </w:rPr>
        <w:t>a administração deve fazer a avaliação da capacidade da entidade de manter sua continuidade operacional</w:t>
      </w:r>
      <w:r w:rsidRPr="00405355">
        <w:rPr>
          <w:rFonts w:ascii="Times New Roman" w:hAnsi="Times New Roman"/>
          <w:sz w:val="24"/>
          <w:szCs w:val="24"/>
        </w:rPr>
        <w:t>.</w:t>
      </w:r>
      <w:r>
        <w:rPr>
          <w:rFonts w:ascii="Times New Roman" w:hAnsi="Times New Roman"/>
          <w:sz w:val="24"/>
          <w:szCs w:val="24"/>
        </w:rPr>
        <w:t xml:space="preserve"> </w:t>
      </w:r>
      <w:r w:rsidRPr="00405355">
        <w:rPr>
          <w:rFonts w:ascii="Times New Roman" w:hAnsi="Times New Roman"/>
          <w:sz w:val="24"/>
          <w:szCs w:val="24"/>
        </w:rPr>
        <w:t>As exigências detalhadas sobre a responsabilidade da administração de avaliar a capacidade de</w:t>
      </w:r>
      <w:r>
        <w:rPr>
          <w:rFonts w:ascii="Times New Roman" w:hAnsi="Times New Roman"/>
          <w:sz w:val="24"/>
          <w:szCs w:val="24"/>
        </w:rPr>
        <w:t xml:space="preserve"> </w:t>
      </w:r>
      <w:r w:rsidRPr="00405355">
        <w:rPr>
          <w:rFonts w:ascii="Times New Roman" w:hAnsi="Times New Roman"/>
          <w:sz w:val="24"/>
          <w:szCs w:val="24"/>
        </w:rPr>
        <w:t>continuidade operacional da entidade e as correspondentes divulgações às demonstrações contábeis também podem ser definidas em lei ou regulamento.</w:t>
      </w:r>
    </w:p>
    <w:p w14:paraId="15E776E0" w14:textId="77777777" w:rsidR="004B39EB" w:rsidRPr="00405355" w:rsidRDefault="004B39EB" w:rsidP="004B39EB">
      <w:pPr>
        <w:spacing w:after="0" w:line="240" w:lineRule="auto"/>
        <w:rPr>
          <w:rFonts w:ascii="Times New Roman" w:hAnsi="Times New Roman"/>
          <w:sz w:val="24"/>
          <w:szCs w:val="24"/>
        </w:rPr>
      </w:pPr>
    </w:p>
    <w:p w14:paraId="6BC837FA"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4.</w:t>
      </w:r>
      <w:r w:rsidRPr="00405355">
        <w:rPr>
          <w:rFonts w:ascii="Times New Roman" w:eastAsia="Arial" w:hAnsi="Times New Roman"/>
          <w:sz w:val="24"/>
          <w:szCs w:val="24"/>
        </w:rPr>
        <w:tab/>
      </w:r>
      <w:r w:rsidRPr="00405355">
        <w:rPr>
          <w:rFonts w:ascii="Times New Roman" w:hAnsi="Times New Roman"/>
          <w:sz w:val="24"/>
          <w:szCs w:val="24"/>
        </w:rPr>
        <w:t>Em outras estruturas de relatórios financeiros</w:t>
      </w:r>
      <w:r>
        <w:rPr>
          <w:rFonts w:ascii="Times New Roman" w:hAnsi="Times New Roman"/>
          <w:sz w:val="24"/>
          <w:szCs w:val="24"/>
        </w:rPr>
        <w:t>,</w:t>
      </w:r>
      <w:r w:rsidRPr="00405355">
        <w:rPr>
          <w:rFonts w:ascii="Times New Roman" w:hAnsi="Times New Roman"/>
          <w:sz w:val="24"/>
          <w:szCs w:val="24"/>
        </w:rPr>
        <w:t xml:space="preserve"> pode não haver exigência expl</w:t>
      </w:r>
      <w:r>
        <w:rPr>
          <w:rFonts w:ascii="Times New Roman" w:hAnsi="Times New Roman"/>
          <w:sz w:val="24"/>
          <w:szCs w:val="24"/>
        </w:rPr>
        <w:t>í</w:t>
      </w:r>
      <w:r w:rsidRPr="00405355">
        <w:rPr>
          <w:rFonts w:ascii="Times New Roman" w:hAnsi="Times New Roman"/>
          <w:sz w:val="24"/>
          <w:szCs w:val="24"/>
        </w:rPr>
        <w:t>c</w:t>
      </w:r>
      <w:r>
        <w:rPr>
          <w:rFonts w:ascii="Times New Roman" w:hAnsi="Times New Roman"/>
          <w:sz w:val="24"/>
          <w:szCs w:val="24"/>
        </w:rPr>
        <w:t>i</w:t>
      </w:r>
      <w:r w:rsidRPr="00405355">
        <w:rPr>
          <w:rFonts w:ascii="Times New Roman" w:hAnsi="Times New Roman"/>
          <w:sz w:val="24"/>
          <w:szCs w:val="24"/>
        </w:rPr>
        <w:t>ta</w:t>
      </w:r>
      <w:r>
        <w:rPr>
          <w:rFonts w:ascii="Times New Roman" w:hAnsi="Times New Roman"/>
          <w:sz w:val="24"/>
          <w:szCs w:val="24"/>
        </w:rPr>
        <w:t xml:space="preserve"> </w:t>
      </w:r>
      <w:r w:rsidRPr="00405355">
        <w:rPr>
          <w:rFonts w:ascii="Times New Roman" w:hAnsi="Times New Roman"/>
          <w:sz w:val="24"/>
          <w:szCs w:val="24"/>
        </w:rPr>
        <w:t>para que a administração faça uma avaliação específica da capacidade de continuidade operacional da entidade. Porém, quando a base de continuidade operacional é um princípio fundamental na elaboração d</w:t>
      </w:r>
      <w:r>
        <w:rPr>
          <w:rFonts w:ascii="Times New Roman" w:hAnsi="Times New Roman"/>
          <w:sz w:val="24"/>
          <w:szCs w:val="24"/>
        </w:rPr>
        <w:t>as</w:t>
      </w:r>
      <w:r w:rsidRPr="00405355">
        <w:rPr>
          <w:rFonts w:ascii="Times New Roman" w:hAnsi="Times New Roman"/>
          <w:sz w:val="24"/>
          <w:szCs w:val="24"/>
        </w:rPr>
        <w:t xml:space="preserve"> demonstrações contábeis</w:t>
      </w:r>
      <w:r>
        <w:rPr>
          <w:rFonts w:ascii="Times New Roman" w:hAnsi="Times New Roman"/>
          <w:sz w:val="24"/>
          <w:szCs w:val="24"/>
        </w:rPr>
        <w:t>,</w:t>
      </w:r>
      <w:r w:rsidRPr="00405355">
        <w:rPr>
          <w:rFonts w:ascii="Times New Roman" w:hAnsi="Times New Roman"/>
          <w:sz w:val="24"/>
          <w:szCs w:val="24"/>
        </w:rPr>
        <w:t xml:space="preserve"> conforme discutido no item 2, a elaboração das demonstrações contábeis requer que administração avalie a capacidade de continuidade operacional da entidade</w:t>
      </w:r>
      <w:r>
        <w:rPr>
          <w:rFonts w:ascii="Times New Roman" w:hAnsi="Times New Roman"/>
          <w:sz w:val="24"/>
          <w:szCs w:val="24"/>
        </w:rPr>
        <w:t xml:space="preserve">, </w:t>
      </w:r>
      <w:r w:rsidRPr="00405355">
        <w:rPr>
          <w:rFonts w:ascii="Times New Roman" w:hAnsi="Times New Roman"/>
          <w:sz w:val="24"/>
          <w:szCs w:val="24"/>
        </w:rPr>
        <w:t xml:space="preserve">mesmo se a estrutura de relatório financeiro </w:t>
      </w:r>
      <w:r w:rsidRPr="00AE55D6">
        <w:rPr>
          <w:rFonts w:ascii="Times New Roman" w:hAnsi="Times New Roman"/>
          <w:sz w:val="24"/>
          <w:szCs w:val="24"/>
          <w:highlight w:val="yellow"/>
        </w:rPr>
        <w:t>não</w:t>
      </w:r>
      <w:r w:rsidRPr="00405355">
        <w:rPr>
          <w:rFonts w:ascii="Times New Roman" w:hAnsi="Times New Roman"/>
          <w:sz w:val="24"/>
          <w:szCs w:val="24"/>
        </w:rPr>
        <w:t xml:space="preserve"> incluir exigência explícita para isso.</w:t>
      </w:r>
    </w:p>
    <w:p w14:paraId="7B187265" w14:textId="77777777" w:rsidR="004B39EB" w:rsidRPr="00405355" w:rsidRDefault="004B39EB" w:rsidP="004B39EB">
      <w:pPr>
        <w:pStyle w:val="PargrafodaLista"/>
        <w:jc w:val="both"/>
        <w:rPr>
          <w:rFonts w:ascii="Times New Roman" w:hAnsi="Times New Roman"/>
          <w:sz w:val="24"/>
          <w:szCs w:val="24"/>
        </w:rPr>
      </w:pPr>
    </w:p>
    <w:p w14:paraId="73E98134"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hAnsi="Times New Roman"/>
          <w:sz w:val="24"/>
          <w:szCs w:val="24"/>
        </w:rPr>
        <w:t>5.</w:t>
      </w:r>
      <w:r w:rsidRPr="00405355">
        <w:rPr>
          <w:rFonts w:ascii="Times New Roman" w:eastAsia="Arial" w:hAnsi="Times New Roman"/>
          <w:sz w:val="24"/>
          <w:szCs w:val="24"/>
        </w:rPr>
        <w:tab/>
      </w:r>
      <w:r w:rsidRPr="00405355">
        <w:rPr>
          <w:rFonts w:ascii="Times New Roman" w:hAnsi="Times New Roman"/>
          <w:sz w:val="24"/>
          <w:szCs w:val="24"/>
        </w:rPr>
        <w:t xml:space="preserve">A avaliação </w:t>
      </w:r>
      <w:r w:rsidRPr="00AE55D6">
        <w:rPr>
          <w:rFonts w:ascii="Times New Roman" w:hAnsi="Times New Roman"/>
          <w:sz w:val="24"/>
          <w:szCs w:val="24"/>
          <w:highlight w:val="yellow"/>
        </w:rPr>
        <w:t>da administração</w:t>
      </w:r>
      <w:r w:rsidRPr="00405355">
        <w:rPr>
          <w:rFonts w:ascii="Times New Roman" w:hAnsi="Times New Roman"/>
          <w:sz w:val="24"/>
          <w:szCs w:val="24"/>
        </w:rPr>
        <w:t xml:space="preserve"> sobre a capacidade de continuidade operacional da entidade envolve exercer julgamento, em determinado momento, sobre resultados futuros inerentemente incertos de eventos ou condições. Os seguintes fatores são relevantes para esse julgamento:</w:t>
      </w:r>
    </w:p>
    <w:p w14:paraId="600E931D" w14:textId="77777777" w:rsidR="004B39EB" w:rsidRPr="007B0FAE"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E64C90">
        <w:rPr>
          <w:rFonts w:ascii="Times New Roman" w:hAnsi="Times New Roman"/>
          <w:sz w:val="24"/>
          <w:szCs w:val="24"/>
        </w:rPr>
        <w:t>o</w:t>
      </w:r>
      <w:r w:rsidRPr="007B0FAE">
        <w:rPr>
          <w:rFonts w:ascii="Times New Roman" w:hAnsi="Times New Roman"/>
          <w:sz w:val="24"/>
          <w:szCs w:val="24"/>
        </w:rPr>
        <w:t xml:space="preserve"> grau de incerteza associado ao resultado de evento ou condição aumenta</w:t>
      </w:r>
      <w:r>
        <w:rPr>
          <w:rFonts w:ascii="Times New Roman" w:hAnsi="Times New Roman"/>
          <w:sz w:val="24"/>
          <w:szCs w:val="24"/>
        </w:rPr>
        <w:t>,</w:t>
      </w:r>
      <w:r w:rsidRPr="007B0FAE">
        <w:rPr>
          <w:rFonts w:ascii="Times New Roman" w:hAnsi="Times New Roman"/>
          <w:sz w:val="24"/>
          <w:szCs w:val="24"/>
        </w:rPr>
        <w:t xml:space="preserve"> significativamente</w:t>
      </w:r>
      <w:r>
        <w:rPr>
          <w:rFonts w:ascii="Times New Roman" w:hAnsi="Times New Roman"/>
          <w:sz w:val="24"/>
          <w:szCs w:val="24"/>
        </w:rPr>
        <w:t>,</w:t>
      </w:r>
      <w:r w:rsidRPr="007B0FAE">
        <w:rPr>
          <w:rFonts w:ascii="Times New Roman" w:hAnsi="Times New Roman"/>
          <w:sz w:val="24"/>
          <w:szCs w:val="24"/>
        </w:rPr>
        <w:t xml:space="preserve"> quanto mais distante no futuro ocorrer o evento ou </w:t>
      </w:r>
      <w:r>
        <w:rPr>
          <w:rFonts w:ascii="Times New Roman" w:hAnsi="Times New Roman"/>
          <w:sz w:val="24"/>
          <w:szCs w:val="24"/>
        </w:rPr>
        <w:t xml:space="preserve">a </w:t>
      </w:r>
      <w:r w:rsidRPr="007B0FAE">
        <w:rPr>
          <w:rFonts w:ascii="Times New Roman" w:hAnsi="Times New Roman"/>
          <w:sz w:val="24"/>
          <w:szCs w:val="24"/>
        </w:rPr>
        <w:t xml:space="preserve">condição, ou o correspondente resultado. Por essa razão, muitas das estruturas de relatórios financeiros que exigem </w:t>
      </w:r>
      <w:r>
        <w:rPr>
          <w:rFonts w:ascii="Times New Roman" w:hAnsi="Times New Roman"/>
          <w:sz w:val="24"/>
          <w:szCs w:val="24"/>
        </w:rPr>
        <w:t>a</w:t>
      </w:r>
      <w:r w:rsidRPr="007B0FAE">
        <w:rPr>
          <w:rFonts w:ascii="Times New Roman" w:hAnsi="Times New Roman"/>
          <w:sz w:val="24"/>
          <w:szCs w:val="24"/>
        </w:rPr>
        <w:t xml:space="preserve"> avaliação explícita da administração especificam </w:t>
      </w:r>
      <w:r>
        <w:rPr>
          <w:rFonts w:ascii="Times New Roman" w:hAnsi="Times New Roman"/>
          <w:sz w:val="24"/>
          <w:szCs w:val="24"/>
        </w:rPr>
        <w:t>em</w:t>
      </w:r>
      <w:r w:rsidRPr="007B0FAE">
        <w:rPr>
          <w:rFonts w:ascii="Times New Roman" w:hAnsi="Times New Roman"/>
          <w:sz w:val="24"/>
          <w:szCs w:val="24"/>
        </w:rPr>
        <w:t xml:space="preserve"> qual período a administração deve levar em consideração todas as informações disponíveis;</w:t>
      </w:r>
    </w:p>
    <w:p w14:paraId="2A2E96AE" w14:textId="77777777" w:rsidR="004B39EB" w:rsidRPr="007B0FAE"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7B0FAE">
        <w:rPr>
          <w:rFonts w:ascii="Times New Roman" w:hAnsi="Times New Roman"/>
          <w:sz w:val="24"/>
          <w:szCs w:val="24"/>
        </w:rPr>
        <w:t>o tamanho e a complexidade da entidade, a natureza e a condição de seu negócio e o grau em que ela é afetada por fatores externos impactam o julgamento em relação ao resultado de eventos ou condições;</w:t>
      </w:r>
    </w:p>
    <w:p w14:paraId="58574E34" w14:textId="77777777" w:rsidR="004B39EB" w:rsidRPr="007B0FAE" w:rsidRDefault="004B39EB">
      <w:pPr>
        <w:pStyle w:val="PargrafodaLista"/>
        <w:widowControl w:val="0"/>
        <w:numPr>
          <w:ilvl w:val="0"/>
          <w:numId w:val="219"/>
        </w:numPr>
        <w:spacing w:after="0" w:line="240" w:lineRule="auto"/>
        <w:ind w:left="851" w:hanging="284"/>
        <w:contextualSpacing w:val="0"/>
        <w:jc w:val="both"/>
        <w:rPr>
          <w:rFonts w:ascii="Times New Roman" w:hAnsi="Times New Roman"/>
          <w:sz w:val="24"/>
          <w:szCs w:val="24"/>
        </w:rPr>
      </w:pPr>
      <w:r w:rsidRPr="007B0FAE">
        <w:rPr>
          <w:rFonts w:ascii="Times New Roman" w:hAnsi="Times New Roman"/>
          <w:sz w:val="24"/>
          <w:szCs w:val="24"/>
        </w:rPr>
        <w:t>qualquer julgamento sobre o futuro é baseado em informações disponíveis na época em que o julgamento é feito. Eventos subsequentes podem produzir resultados inconsistentes com julgamentos que eram razoáveis na época em que foram feitos.</w:t>
      </w:r>
    </w:p>
    <w:p w14:paraId="285FF530" w14:textId="77777777" w:rsidR="004B39EB" w:rsidRPr="00405355" w:rsidRDefault="004B39EB" w:rsidP="004B39EB">
      <w:pPr>
        <w:spacing w:after="0" w:line="240" w:lineRule="auto"/>
        <w:rPr>
          <w:rFonts w:ascii="Times New Roman" w:hAnsi="Times New Roman"/>
          <w:sz w:val="24"/>
          <w:szCs w:val="24"/>
        </w:rPr>
      </w:pPr>
    </w:p>
    <w:p w14:paraId="044DF32E"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Responsabilidade do auditor</w:t>
      </w:r>
    </w:p>
    <w:p w14:paraId="3D76DCCA" w14:textId="77777777" w:rsidR="004B39EB" w:rsidRPr="00405355" w:rsidRDefault="004B39EB" w:rsidP="004B39EB">
      <w:pPr>
        <w:spacing w:after="0" w:line="240" w:lineRule="auto"/>
        <w:rPr>
          <w:rFonts w:ascii="Times New Roman" w:hAnsi="Times New Roman"/>
          <w:sz w:val="24"/>
          <w:szCs w:val="24"/>
        </w:rPr>
      </w:pPr>
    </w:p>
    <w:p w14:paraId="14010A40"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6.</w:t>
      </w:r>
      <w:r w:rsidRPr="00405355">
        <w:rPr>
          <w:rFonts w:ascii="Times New Roman" w:eastAsia="Arial" w:hAnsi="Times New Roman"/>
          <w:sz w:val="24"/>
          <w:szCs w:val="24"/>
        </w:rPr>
        <w:tab/>
      </w:r>
      <w:r w:rsidRPr="00405355">
        <w:rPr>
          <w:rFonts w:ascii="Times New Roman" w:hAnsi="Times New Roman"/>
          <w:sz w:val="24"/>
          <w:szCs w:val="24"/>
        </w:rPr>
        <w:t xml:space="preserve">As responsabilidades do auditor são as de </w:t>
      </w:r>
      <w:r w:rsidRPr="00AE55D6">
        <w:rPr>
          <w:rFonts w:ascii="Times New Roman" w:hAnsi="Times New Roman"/>
          <w:sz w:val="24"/>
          <w:szCs w:val="24"/>
          <w:highlight w:val="yellow"/>
        </w:rPr>
        <w:t>obter evidência de auditoria apropriada e suficiente</w:t>
      </w:r>
      <w:r w:rsidRPr="00405355">
        <w:rPr>
          <w:rFonts w:ascii="Times New Roman" w:hAnsi="Times New Roman"/>
          <w:sz w:val="24"/>
          <w:szCs w:val="24"/>
        </w:rPr>
        <w:t xml:space="preserve"> com relação à, e concluir sobre a</w:t>
      </w:r>
      <w:r>
        <w:rPr>
          <w:rFonts w:ascii="Times New Roman" w:hAnsi="Times New Roman"/>
          <w:sz w:val="24"/>
          <w:szCs w:val="24"/>
        </w:rPr>
        <w:t>,</w:t>
      </w:r>
      <w:r w:rsidRPr="00405355">
        <w:rPr>
          <w:rFonts w:ascii="Times New Roman" w:hAnsi="Times New Roman"/>
          <w:sz w:val="24"/>
          <w:szCs w:val="24"/>
        </w:rPr>
        <w:t xml:space="preserve"> adequação do uso, </w:t>
      </w:r>
      <w:r w:rsidRPr="00AE55D6">
        <w:rPr>
          <w:rFonts w:ascii="Times New Roman" w:hAnsi="Times New Roman"/>
          <w:sz w:val="24"/>
          <w:szCs w:val="24"/>
          <w:highlight w:val="yellow"/>
        </w:rPr>
        <w:t>pela administração, da base contábil de continuidade operacional na elaboração das demonstrações contábeis</w:t>
      </w:r>
      <w:r w:rsidRPr="00405355">
        <w:rPr>
          <w:rFonts w:ascii="Times New Roman" w:hAnsi="Times New Roman"/>
          <w:sz w:val="24"/>
          <w:szCs w:val="24"/>
        </w:rPr>
        <w:t xml:space="preserve"> e concluir, com base na evidência de auditoria obtida, se </w:t>
      </w:r>
      <w:r>
        <w:rPr>
          <w:rFonts w:ascii="Times New Roman" w:hAnsi="Times New Roman"/>
          <w:sz w:val="24"/>
          <w:szCs w:val="24"/>
        </w:rPr>
        <w:t xml:space="preserve">existe </w:t>
      </w:r>
      <w:r w:rsidRPr="00AE55D6">
        <w:rPr>
          <w:rFonts w:ascii="Times New Roman" w:hAnsi="Times New Roman"/>
          <w:sz w:val="24"/>
          <w:szCs w:val="24"/>
          <w:highlight w:val="yellow"/>
        </w:rPr>
        <w:t>incerteza</w:t>
      </w:r>
      <w:r>
        <w:rPr>
          <w:rFonts w:ascii="Times New Roman" w:hAnsi="Times New Roman"/>
          <w:sz w:val="24"/>
          <w:szCs w:val="24"/>
        </w:rPr>
        <w:t xml:space="preserve"> relevante</w:t>
      </w:r>
      <w:r w:rsidRPr="00405355">
        <w:rPr>
          <w:rFonts w:ascii="Times New Roman" w:hAnsi="Times New Roman"/>
          <w:sz w:val="24"/>
          <w:szCs w:val="24"/>
        </w:rPr>
        <w:t xml:space="preserve"> sobre a capacidade de continuidade operacional da entidade.</w:t>
      </w:r>
      <w:r w:rsidRPr="00405355">
        <w:rPr>
          <w:rFonts w:ascii="Times New Roman" w:eastAsia="Arial" w:hAnsi="Times New Roman"/>
          <w:sz w:val="24"/>
          <w:szCs w:val="24"/>
        </w:rPr>
        <w:t xml:space="preserve"> </w:t>
      </w:r>
      <w:r w:rsidRPr="00405355">
        <w:rPr>
          <w:rFonts w:ascii="Times New Roman" w:hAnsi="Times New Roman"/>
          <w:sz w:val="24"/>
          <w:szCs w:val="24"/>
        </w:rPr>
        <w:t>Essas responsabilidades existem mesmo se a estrutura de relatório financeiro usada na elaboração das demonstrações contábeis não incluir exigência explícita para que a administração faça avaliação específica da capacidade da entidade de manter sua continuidade operacional.</w:t>
      </w:r>
    </w:p>
    <w:p w14:paraId="06F2FD10" w14:textId="77777777" w:rsidR="004B39EB" w:rsidRPr="00405355" w:rsidRDefault="004B39EB" w:rsidP="004B39EB">
      <w:pPr>
        <w:spacing w:after="0" w:line="240" w:lineRule="auto"/>
        <w:rPr>
          <w:rFonts w:ascii="Times New Roman" w:hAnsi="Times New Roman"/>
          <w:sz w:val="24"/>
          <w:szCs w:val="24"/>
        </w:rPr>
      </w:pPr>
    </w:p>
    <w:p w14:paraId="32E3110D"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7.</w:t>
      </w:r>
      <w:r w:rsidRPr="00405355">
        <w:rPr>
          <w:rFonts w:ascii="Times New Roman" w:eastAsia="Arial" w:hAnsi="Times New Roman"/>
          <w:sz w:val="24"/>
          <w:szCs w:val="24"/>
        </w:rPr>
        <w:tab/>
      </w:r>
      <w:r w:rsidRPr="00405355">
        <w:rPr>
          <w:rFonts w:ascii="Times New Roman" w:hAnsi="Times New Roman"/>
          <w:sz w:val="24"/>
          <w:szCs w:val="24"/>
        </w:rPr>
        <w:t>Entretanto, conforme descrito nos itens A51</w:t>
      </w:r>
      <w:r>
        <w:rPr>
          <w:rFonts w:ascii="Times New Roman" w:hAnsi="Times New Roman"/>
          <w:sz w:val="24"/>
          <w:szCs w:val="24"/>
        </w:rPr>
        <w:t xml:space="preserve"> e </w:t>
      </w:r>
      <w:r w:rsidRPr="00405355">
        <w:rPr>
          <w:rFonts w:ascii="Times New Roman" w:hAnsi="Times New Roman"/>
          <w:sz w:val="24"/>
          <w:szCs w:val="24"/>
        </w:rPr>
        <w:t xml:space="preserve">A52 da NBC TA 200, os efeitos potenciais de limitações inerentes à capacidade do auditor de detectar distorções relevantes são maiores para eventos ou condições futuras que podem levar a entidade a cessar a continuidade de suas operações. O auditor </w:t>
      </w:r>
      <w:r w:rsidRPr="00AE55D6">
        <w:rPr>
          <w:rFonts w:ascii="Times New Roman" w:hAnsi="Times New Roman"/>
          <w:sz w:val="24"/>
          <w:szCs w:val="24"/>
          <w:highlight w:val="yellow"/>
        </w:rPr>
        <w:t>não pode prever</w:t>
      </w:r>
      <w:r w:rsidRPr="00405355">
        <w:rPr>
          <w:rFonts w:ascii="Times New Roman" w:hAnsi="Times New Roman"/>
          <w:sz w:val="24"/>
          <w:szCs w:val="24"/>
        </w:rPr>
        <w:t xml:space="preserve"> esses eventos ou condições futuras. Consequentemente, a ausência de qualquer referência à incerteza </w:t>
      </w:r>
      <w:r>
        <w:rPr>
          <w:rFonts w:ascii="Times New Roman" w:hAnsi="Times New Roman"/>
          <w:sz w:val="24"/>
          <w:szCs w:val="24"/>
        </w:rPr>
        <w:t xml:space="preserve">relevante </w:t>
      </w:r>
      <w:r w:rsidRPr="00405355">
        <w:rPr>
          <w:rFonts w:ascii="Times New Roman" w:hAnsi="Times New Roman"/>
          <w:sz w:val="24"/>
          <w:szCs w:val="24"/>
        </w:rPr>
        <w:t xml:space="preserve">quanto à capacidade de continuidade operacional da entidade no relatório do auditor </w:t>
      </w:r>
      <w:r w:rsidRPr="00AE55D6">
        <w:rPr>
          <w:rFonts w:ascii="Times New Roman" w:hAnsi="Times New Roman"/>
          <w:sz w:val="24"/>
          <w:szCs w:val="24"/>
          <w:highlight w:val="yellow"/>
        </w:rPr>
        <w:t>não pode ser</w:t>
      </w:r>
      <w:r w:rsidRPr="00405355">
        <w:rPr>
          <w:rFonts w:ascii="Times New Roman" w:hAnsi="Times New Roman"/>
          <w:sz w:val="24"/>
          <w:szCs w:val="24"/>
        </w:rPr>
        <w:t xml:space="preserve"> considerada garantia da capacidade de continuidade operacional da entidade.</w:t>
      </w:r>
    </w:p>
    <w:p w14:paraId="4C11E914" w14:textId="77777777" w:rsidR="004B39EB" w:rsidRPr="00405355" w:rsidRDefault="004B39EB" w:rsidP="004B39EB">
      <w:pPr>
        <w:spacing w:after="0" w:line="240" w:lineRule="auto"/>
        <w:rPr>
          <w:rFonts w:ascii="Times New Roman" w:hAnsi="Times New Roman"/>
          <w:sz w:val="24"/>
          <w:szCs w:val="24"/>
        </w:rPr>
      </w:pPr>
    </w:p>
    <w:p w14:paraId="6627776F"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Data de vigência</w:t>
      </w:r>
    </w:p>
    <w:p w14:paraId="131DCEFE" w14:textId="77777777" w:rsidR="004B39EB" w:rsidRPr="00405355" w:rsidRDefault="004B39EB" w:rsidP="004B39EB">
      <w:pPr>
        <w:spacing w:after="0" w:line="240" w:lineRule="auto"/>
        <w:rPr>
          <w:rFonts w:ascii="Times New Roman" w:hAnsi="Times New Roman"/>
          <w:sz w:val="24"/>
          <w:szCs w:val="24"/>
        </w:rPr>
      </w:pPr>
    </w:p>
    <w:p w14:paraId="799AAECD"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hAnsi="Times New Roman"/>
          <w:sz w:val="24"/>
          <w:szCs w:val="24"/>
        </w:rPr>
        <w:t>8.</w:t>
      </w:r>
      <w:r w:rsidRPr="00405355">
        <w:rPr>
          <w:rFonts w:ascii="Times New Roman" w:eastAsia="Arial" w:hAnsi="Times New Roman"/>
          <w:sz w:val="24"/>
          <w:szCs w:val="24"/>
        </w:rPr>
        <w:tab/>
      </w:r>
      <w:r w:rsidRPr="00405355">
        <w:rPr>
          <w:rFonts w:ascii="Times New Roman" w:hAnsi="Times New Roman"/>
          <w:sz w:val="24"/>
          <w:szCs w:val="24"/>
        </w:rPr>
        <w:t xml:space="preserve">Esta </w:t>
      </w:r>
      <w:r>
        <w:rPr>
          <w:rFonts w:ascii="Times New Roman" w:hAnsi="Times New Roman"/>
          <w:sz w:val="24"/>
          <w:szCs w:val="24"/>
        </w:rPr>
        <w:t>n</w:t>
      </w:r>
      <w:r w:rsidRPr="00405355">
        <w:rPr>
          <w:rFonts w:ascii="Times New Roman" w:hAnsi="Times New Roman"/>
          <w:sz w:val="24"/>
          <w:szCs w:val="24"/>
        </w:rPr>
        <w:t xml:space="preserve">orma é aplicável </w:t>
      </w:r>
      <w:r>
        <w:rPr>
          <w:rFonts w:ascii="Times New Roman" w:hAnsi="Times New Roman"/>
          <w:sz w:val="24"/>
          <w:szCs w:val="24"/>
        </w:rPr>
        <w:t>a</w:t>
      </w:r>
      <w:r w:rsidRPr="00405355">
        <w:rPr>
          <w:rFonts w:ascii="Times New Roman" w:hAnsi="Times New Roman"/>
          <w:sz w:val="24"/>
          <w:szCs w:val="24"/>
        </w:rPr>
        <w:t xml:space="preserve"> auditoria</w:t>
      </w:r>
      <w:r>
        <w:rPr>
          <w:rFonts w:ascii="Times New Roman" w:hAnsi="Times New Roman"/>
          <w:sz w:val="24"/>
          <w:szCs w:val="24"/>
        </w:rPr>
        <w:t>s</w:t>
      </w:r>
      <w:r w:rsidRPr="00405355">
        <w:rPr>
          <w:rFonts w:ascii="Times New Roman" w:hAnsi="Times New Roman"/>
          <w:sz w:val="24"/>
          <w:szCs w:val="24"/>
        </w:rPr>
        <w:t xml:space="preserve"> de demonstrações contábeis para períodos que se findam em</w:t>
      </w:r>
      <w:r>
        <w:rPr>
          <w:rFonts w:ascii="Times New Roman" w:hAnsi="Times New Roman"/>
          <w:sz w:val="24"/>
          <w:szCs w:val="24"/>
        </w:rPr>
        <w:t>,</w:t>
      </w:r>
      <w:r w:rsidRPr="00405355">
        <w:rPr>
          <w:rFonts w:ascii="Times New Roman" w:hAnsi="Times New Roman"/>
          <w:sz w:val="24"/>
          <w:szCs w:val="24"/>
        </w:rPr>
        <w:t xml:space="preserve"> ou após</w:t>
      </w:r>
      <w:r>
        <w:rPr>
          <w:rFonts w:ascii="Times New Roman" w:hAnsi="Times New Roman"/>
          <w:sz w:val="24"/>
          <w:szCs w:val="24"/>
        </w:rPr>
        <w:t>,</w:t>
      </w:r>
      <w:r w:rsidRPr="00405355">
        <w:rPr>
          <w:rFonts w:ascii="Times New Roman" w:hAnsi="Times New Roman"/>
          <w:sz w:val="24"/>
          <w:szCs w:val="24"/>
        </w:rPr>
        <w:t xml:space="preserve"> 31 de dezembro de 2016.</w:t>
      </w:r>
    </w:p>
    <w:p w14:paraId="3E30E815" w14:textId="77777777" w:rsidR="004B39EB" w:rsidRPr="00405355" w:rsidRDefault="004B39EB" w:rsidP="004B39EB">
      <w:pPr>
        <w:spacing w:after="0" w:line="240" w:lineRule="auto"/>
        <w:rPr>
          <w:rFonts w:ascii="Times New Roman" w:hAnsi="Times New Roman"/>
          <w:sz w:val="24"/>
          <w:szCs w:val="24"/>
        </w:rPr>
      </w:pPr>
    </w:p>
    <w:p w14:paraId="75443FF9"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Objetivo</w:t>
      </w:r>
    </w:p>
    <w:p w14:paraId="56572532" w14:textId="77777777" w:rsidR="004B39EB" w:rsidRPr="00405355" w:rsidRDefault="004B39EB" w:rsidP="004B39EB">
      <w:pPr>
        <w:spacing w:after="0" w:line="240" w:lineRule="auto"/>
        <w:rPr>
          <w:rFonts w:ascii="Times New Roman" w:hAnsi="Times New Roman"/>
          <w:sz w:val="24"/>
          <w:szCs w:val="24"/>
        </w:rPr>
      </w:pPr>
    </w:p>
    <w:p w14:paraId="683AE52D"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hAnsi="Times New Roman"/>
          <w:sz w:val="24"/>
          <w:szCs w:val="24"/>
        </w:rPr>
        <w:t>9.</w:t>
      </w:r>
      <w:r w:rsidRPr="00405355">
        <w:rPr>
          <w:rFonts w:ascii="Times New Roman" w:hAnsi="Times New Roman"/>
          <w:sz w:val="24"/>
          <w:szCs w:val="24"/>
        </w:rPr>
        <w:tab/>
        <w:t>Os objetivos do auditor são:</w:t>
      </w:r>
    </w:p>
    <w:p w14:paraId="3676CC69" w14:textId="77777777" w:rsidR="004B39EB"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(a) </w:t>
      </w:r>
      <w:r w:rsidRPr="00405355">
        <w:rPr>
          <w:rFonts w:ascii="Times New Roman" w:hAnsi="Times New Roman"/>
          <w:sz w:val="24"/>
          <w:szCs w:val="24"/>
        </w:rPr>
        <w:tab/>
        <w:t>obter evidência de auditoria apropriada e suficiente com relação à, e concluir sobre a</w:t>
      </w:r>
      <w:r>
        <w:rPr>
          <w:rFonts w:ascii="Times New Roman" w:hAnsi="Times New Roman"/>
          <w:sz w:val="24"/>
          <w:szCs w:val="24"/>
        </w:rPr>
        <w:t>,</w:t>
      </w:r>
      <w:r w:rsidRPr="00405355">
        <w:rPr>
          <w:rFonts w:ascii="Times New Roman" w:hAnsi="Times New Roman"/>
          <w:sz w:val="24"/>
          <w:szCs w:val="24"/>
        </w:rPr>
        <w:t xml:space="preserve"> adequação do uso, pela administração, da base contábil de continuidade operacional na elaboração das demonstrações contábeis;</w:t>
      </w:r>
    </w:p>
    <w:p w14:paraId="068CA28D"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(b) </w:t>
      </w:r>
      <w:r w:rsidRPr="00405355">
        <w:rPr>
          <w:rFonts w:ascii="Times New Roman" w:hAnsi="Times New Roman"/>
          <w:sz w:val="24"/>
          <w:szCs w:val="24"/>
        </w:rPr>
        <w:tab/>
        <w:t xml:space="preserve">concluir, com base na evidência de auditoria obtida, se </w:t>
      </w:r>
      <w:r>
        <w:rPr>
          <w:rFonts w:ascii="Times New Roman" w:hAnsi="Times New Roman"/>
          <w:sz w:val="24"/>
          <w:szCs w:val="24"/>
        </w:rPr>
        <w:t>existe incerteza relevante</w:t>
      </w:r>
      <w:r w:rsidRPr="00405355">
        <w:rPr>
          <w:rFonts w:ascii="Times New Roman" w:hAnsi="Times New Roman"/>
          <w:sz w:val="24"/>
          <w:szCs w:val="24"/>
        </w:rPr>
        <w:t xml:space="preserve"> em relação a eventos ou condições que podem levantar dúvida significativa quanto à capacidade de continuidade operacional da entidade; e </w:t>
      </w:r>
    </w:p>
    <w:p w14:paraId="5C44BCDC" w14:textId="77777777" w:rsidR="004B39EB" w:rsidRPr="00405355" w:rsidRDefault="004B39EB" w:rsidP="004B39EB">
      <w:pPr>
        <w:tabs>
          <w:tab w:val="left" w:pos="1200"/>
        </w:tabs>
        <w:spacing w:after="0" w:line="240" w:lineRule="auto"/>
        <w:ind w:left="993" w:hanging="426"/>
        <w:rPr>
          <w:rFonts w:ascii="Times New Roman" w:eastAsia="Arial" w:hAnsi="Times New Roman"/>
          <w:sz w:val="24"/>
          <w:szCs w:val="24"/>
        </w:rPr>
      </w:pPr>
      <w:r w:rsidRPr="00405355">
        <w:rPr>
          <w:rFonts w:ascii="Times New Roman" w:hAnsi="Times New Roman"/>
          <w:sz w:val="24"/>
          <w:szCs w:val="24"/>
        </w:rPr>
        <w:t>(c)</w:t>
      </w:r>
      <w:r w:rsidRPr="00405355">
        <w:rPr>
          <w:rFonts w:ascii="Times New Roman" w:hAnsi="Times New Roman"/>
          <w:sz w:val="24"/>
          <w:szCs w:val="24"/>
        </w:rPr>
        <w:tab/>
        <w:t xml:space="preserve">emitir relatório de acordo com esta </w:t>
      </w:r>
      <w:r>
        <w:rPr>
          <w:rFonts w:ascii="Times New Roman" w:hAnsi="Times New Roman"/>
          <w:sz w:val="24"/>
          <w:szCs w:val="24"/>
        </w:rPr>
        <w:t>norma</w:t>
      </w:r>
      <w:r w:rsidRPr="00405355">
        <w:rPr>
          <w:rFonts w:ascii="Times New Roman" w:hAnsi="Times New Roman"/>
          <w:sz w:val="24"/>
          <w:szCs w:val="24"/>
        </w:rPr>
        <w:t>.</w:t>
      </w:r>
    </w:p>
    <w:p w14:paraId="540E2241" w14:textId="77777777" w:rsidR="004B39EB" w:rsidRPr="00405355" w:rsidRDefault="004B39EB" w:rsidP="004B39EB">
      <w:pPr>
        <w:spacing w:after="0" w:line="240" w:lineRule="auto"/>
        <w:rPr>
          <w:rFonts w:ascii="Times New Roman" w:hAnsi="Times New Roman"/>
          <w:sz w:val="24"/>
          <w:szCs w:val="24"/>
        </w:rPr>
      </w:pPr>
    </w:p>
    <w:p w14:paraId="3D450BC1"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Requisitos</w:t>
      </w:r>
    </w:p>
    <w:p w14:paraId="1CE0B36C" w14:textId="77777777" w:rsidR="004B39EB" w:rsidRPr="00405355" w:rsidRDefault="004B39EB" w:rsidP="004B39EB">
      <w:pPr>
        <w:spacing w:after="0" w:line="240" w:lineRule="auto"/>
        <w:rPr>
          <w:rFonts w:ascii="Times New Roman" w:hAnsi="Times New Roman"/>
          <w:sz w:val="24"/>
          <w:szCs w:val="24"/>
        </w:rPr>
      </w:pPr>
    </w:p>
    <w:p w14:paraId="734FF492"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Procedimentos de avaliação de risco e atividades relacionadas</w:t>
      </w:r>
    </w:p>
    <w:p w14:paraId="5D668A09" w14:textId="77777777" w:rsidR="004B39EB" w:rsidRPr="00405355" w:rsidRDefault="004B39EB" w:rsidP="004B39EB">
      <w:pPr>
        <w:spacing w:after="0" w:line="240" w:lineRule="auto"/>
        <w:rPr>
          <w:rFonts w:ascii="Times New Roman" w:hAnsi="Times New Roman"/>
          <w:sz w:val="24"/>
          <w:szCs w:val="24"/>
        </w:rPr>
      </w:pPr>
    </w:p>
    <w:p w14:paraId="41CA64FE" w14:textId="77777777" w:rsidR="004B39EB" w:rsidRPr="00405355" w:rsidRDefault="004B39EB" w:rsidP="004B39EB">
      <w:pPr>
        <w:spacing w:after="120" w:line="240" w:lineRule="auto"/>
        <w:ind w:left="567" w:hanging="567"/>
        <w:jc w:val="both"/>
        <w:rPr>
          <w:rFonts w:ascii="Times New Roman" w:eastAsia="Arial" w:hAnsi="Times New Roman"/>
          <w:sz w:val="24"/>
          <w:szCs w:val="24"/>
        </w:rPr>
      </w:pPr>
      <w:r w:rsidRPr="00405355">
        <w:rPr>
          <w:rFonts w:ascii="Times New Roman" w:hAnsi="Times New Roman"/>
          <w:sz w:val="24"/>
          <w:szCs w:val="24"/>
        </w:rPr>
        <w:t>10.</w:t>
      </w:r>
      <w:r w:rsidRPr="00405355">
        <w:rPr>
          <w:rFonts w:ascii="Times New Roman" w:eastAsia="Arial" w:hAnsi="Times New Roman"/>
          <w:sz w:val="24"/>
          <w:szCs w:val="24"/>
        </w:rPr>
        <w:tab/>
      </w:r>
      <w:r w:rsidRPr="00405355">
        <w:rPr>
          <w:rFonts w:ascii="Times New Roman" w:hAnsi="Times New Roman"/>
          <w:sz w:val="24"/>
          <w:szCs w:val="24"/>
        </w:rPr>
        <w:t>Na execução de procedimentos de avaliação de risco, conforme exigido pelo item 5 da NBC TA 315 – Identificação e Avaliação dos Riscos de Distorção Relevante por meio do Entendimento da Entidade e de seu Ambiente, o auditor deve verificar se existem eventos ou condições que possam levantar dúvida significativa quanto à capacidade de continuidade operacional da entidade. Ao fazê-lo, o auditor deve determinar se a administração já realizou uma avaliação preliminar da capacidade de continuidade operacional da entidade e</w:t>
      </w:r>
      <w:r w:rsidRPr="00405355">
        <w:rPr>
          <w:rFonts w:ascii="Times New Roman" w:hAnsi="Times New Roman"/>
          <w:color w:val="FF0000"/>
          <w:sz w:val="24"/>
          <w:szCs w:val="24"/>
        </w:rPr>
        <w:t xml:space="preserve"> </w:t>
      </w:r>
      <w:r w:rsidRPr="00405355">
        <w:rPr>
          <w:rFonts w:ascii="Times New Roman" w:eastAsia="Arial" w:hAnsi="Times New Roman"/>
          <w:sz w:val="24"/>
          <w:szCs w:val="24"/>
        </w:rPr>
        <w:t>(ver item A3</w:t>
      </w:r>
      <w:r>
        <w:rPr>
          <w:rFonts w:ascii="Times New Roman" w:eastAsia="Arial" w:hAnsi="Times New Roman"/>
          <w:sz w:val="24"/>
          <w:szCs w:val="24"/>
        </w:rPr>
        <w:t xml:space="preserve"> a </w:t>
      </w:r>
      <w:r w:rsidRPr="00405355">
        <w:rPr>
          <w:rFonts w:ascii="Times New Roman" w:eastAsia="Arial" w:hAnsi="Times New Roman"/>
          <w:sz w:val="24"/>
          <w:szCs w:val="24"/>
        </w:rPr>
        <w:t>A6):</w:t>
      </w:r>
    </w:p>
    <w:p w14:paraId="0C91496E" w14:textId="77777777" w:rsidR="004B39EB" w:rsidRPr="00405355" w:rsidRDefault="004B39EB">
      <w:pPr>
        <w:pStyle w:val="PargrafodaLista"/>
        <w:widowControl w:val="0"/>
        <w:numPr>
          <w:ilvl w:val="0"/>
          <w:numId w:val="218"/>
        </w:numPr>
        <w:spacing w:after="120" w:line="240" w:lineRule="auto"/>
        <w:ind w:left="993" w:hanging="426"/>
        <w:contextualSpacing w:val="0"/>
        <w:jc w:val="both"/>
        <w:rPr>
          <w:rFonts w:ascii="Times New Roman" w:hAnsi="Times New Roman"/>
          <w:sz w:val="24"/>
          <w:szCs w:val="24"/>
        </w:rPr>
      </w:pPr>
      <w:r w:rsidRPr="00405355">
        <w:rPr>
          <w:rFonts w:ascii="Times New Roman" w:hAnsi="Times New Roman"/>
          <w:sz w:val="24"/>
          <w:szCs w:val="24"/>
        </w:rPr>
        <w:t>se essa avaliação foi realizada, deve revisar e discuti</w:t>
      </w:r>
      <w:r>
        <w:rPr>
          <w:rFonts w:ascii="Times New Roman" w:hAnsi="Times New Roman"/>
          <w:sz w:val="24"/>
          <w:szCs w:val="24"/>
        </w:rPr>
        <w:t>-la</w:t>
      </w:r>
      <w:r w:rsidRPr="00405355">
        <w:rPr>
          <w:rFonts w:ascii="Times New Roman" w:hAnsi="Times New Roman"/>
          <w:sz w:val="24"/>
          <w:szCs w:val="24"/>
        </w:rPr>
        <w:t xml:space="preserve"> com a administração e determinar se ela identificou eventos ou condições que, individual ou coletivamente, podem levantar dúvida significativa quanto à capacidade de continuidade operacional da entidade</w:t>
      </w:r>
      <w:r>
        <w:rPr>
          <w:rFonts w:ascii="Times New Roman" w:hAnsi="Times New Roman"/>
          <w:sz w:val="24"/>
          <w:szCs w:val="24"/>
        </w:rPr>
        <w:t xml:space="preserve"> </w:t>
      </w:r>
      <w:r w:rsidRPr="00405355">
        <w:rPr>
          <w:rFonts w:ascii="Times New Roman" w:hAnsi="Times New Roman"/>
          <w:sz w:val="24"/>
          <w:szCs w:val="24"/>
        </w:rPr>
        <w:t>e, em caso afirmativo, os planos da administração para tratá-los; ou</w:t>
      </w:r>
    </w:p>
    <w:p w14:paraId="3CBABCAE" w14:textId="77777777" w:rsidR="004B39EB" w:rsidRPr="00405355" w:rsidRDefault="004B39EB">
      <w:pPr>
        <w:pStyle w:val="PargrafodaLista"/>
        <w:widowControl w:val="0"/>
        <w:numPr>
          <w:ilvl w:val="0"/>
          <w:numId w:val="218"/>
        </w:numPr>
        <w:spacing w:after="0" w:line="240" w:lineRule="auto"/>
        <w:ind w:left="993" w:hanging="426"/>
        <w:contextualSpacing w:val="0"/>
        <w:jc w:val="both"/>
        <w:rPr>
          <w:rFonts w:ascii="Times New Roman" w:hAnsi="Times New Roman"/>
          <w:sz w:val="24"/>
          <w:szCs w:val="24"/>
        </w:rPr>
      </w:pPr>
      <w:r w:rsidRPr="00405355">
        <w:rPr>
          <w:rFonts w:ascii="Times New Roman" w:hAnsi="Times New Roman"/>
          <w:sz w:val="24"/>
          <w:szCs w:val="24"/>
        </w:rPr>
        <w:t xml:space="preserve">se essa avaliação ainda não foi realizada, </w:t>
      </w:r>
      <w:r>
        <w:rPr>
          <w:rFonts w:ascii="Times New Roman" w:hAnsi="Times New Roman"/>
          <w:sz w:val="24"/>
          <w:szCs w:val="24"/>
        </w:rPr>
        <w:t>ele</w:t>
      </w:r>
      <w:r w:rsidRPr="00405355">
        <w:rPr>
          <w:rFonts w:ascii="Times New Roman" w:hAnsi="Times New Roman"/>
          <w:sz w:val="24"/>
          <w:szCs w:val="24"/>
        </w:rPr>
        <w:t xml:space="preserve"> deve discutir com a administração</w:t>
      </w:r>
      <w:r>
        <w:rPr>
          <w:rFonts w:ascii="Times New Roman" w:hAnsi="Times New Roman"/>
          <w:sz w:val="24"/>
          <w:szCs w:val="24"/>
        </w:rPr>
        <w:t xml:space="preserve"> </w:t>
      </w:r>
      <w:r w:rsidRPr="00405355">
        <w:rPr>
          <w:rFonts w:ascii="Times New Roman" w:hAnsi="Times New Roman"/>
          <w:sz w:val="24"/>
          <w:szCs w:val="24"/>
        </w:rPr>
        <w:t>a base para o uso</w:t>
      </w:r>
      <w:r>
        <w:rPr>
          <w:rFonts w:ascii="Times New Roman" w:hAnsi="Times New Roman"/>
          <w:sz w:val="24"/>
          <w:szCs w:val="24"/>
        </w:rPr>
        <w:t xml:space="preserve"> </w:t>
      </w:r>
      <w:r w:rsidRPr="00405355">
        <w:rPr>
          <w:rFonts w:ascii="Times New Roman" w:hAnsi="Times New Roman"/>
          <w:sz w:val="24"/>
          <w:szCs w:val="24"/>
        </w:rPr>
        <w:t xml:space="preserve">da base contábil de continuidade operacional e indagar </w:t>
      </w:r>
      <w:r>
        <w:rPr>
          <w:rFonts w:ascii="Times New Roman" w:hAnsi="Times New Roman"/>
          <w:sz w:val="24"/>
          <w:szCs w:val="24"/>
        </w:rPr>
        <w:t>à</w:t>
      </w:r>
      <w:r w:rsidRPr="00405355">
        <w:rPr>
          <w:rFonts w:ascii="Times New Roman" w:hAnsi="Times New Roman"/>
          <w:sz w:val="24"/>
          <w:szCs w:val="24"/>
        </w:rPr>
        <w:t xml:space="preserve"> administração sobre a existência de eventos ou condições que, individual ou coletivamente, possam levantar dúvida significativa quanto à capacidade de continuidade operacional da entidade.</w:t>
      </w:r>
    </w:p>
    <w:p w14:paraId="62E53022" w14:textId="77777777" w:rsidR="004B39EB" w:rsidRPr="00405355" w:rsidRDefault="004B39EB" w:rsidP="004B39EB">
      <w:pPr>
        <w:spacing w:after="0" w:line="240" w:lineRule="auto"/>
        <w:rPr>
          <w:rFonts w:ascii="Times New Roman" w:hAnsi="Times New Roman"/>
          <w:sz w:val="24"/>
          <w:szCs w:val="24"/>
        </w:rPr>
      </w:pPr>
    </w:p>
    <w:p w14:paraId="0D7468CA"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11</w:t>
      </w:r>
      <w:r>
        <w:rPr>
          <w:rFonts w:ascii="Times New Roman" w:hAnsi="Times New Roman"/>
          <w:sz w:val="24"/>
          <w:szCs w:val="24"/>
        </w:rPr>
        <w:t>.</w:t>
      </w:r>
      <w:r w:rsidRPr="00405355">
        <w:rPr>
          <w:rFonts w:ascii="Times New Roman" w:hAnsi="Times New Roman"/>
          <w:sz w:val="24"/>
          <w:szCs w:val="24"/>
        </w:rPr>
        <w:tab/>
        <w:t>O auditor deve permanecer atento, durante toda a auditoria, à evidência de eventos ou condições que possam levantar dúvida significativa quanto à capacidade</w:t>
      </w:r>
      <w:r>
        <w:rPr>
          <w:rFonts w:ascii="Times New Roman" w:hAnsi="Times New Roman"/>
          <w:sz w:val="24"/>
          <w:szCs w:val="24"/>
        </w:rPr>
        <w:t xml:space="preserve"> </w:t>
      </w:r>
      <w:r w:rsidRPr="00405355">
        <w:rPr>
          <w:rFonts w:ascii="Times New Roman" w:hAnsi="Times New Roman"/>
          <w:sz w:val="24"/>
          <w:szCs w:val="24"/>
        </w:rPr>
        <w:t>de continuidade operacional da entidade (ver item A7).</w:t>
      </w:r>
    </w:p>
    <w:p w14:paraId="45E4B818" w14:textId="77777777" w:rsidR="004B39EB" w:rsidRPr="00405355" w:rsidRDefault="004B39EB" w:rsidP="004B39EB">
      <w:pPr>
        <w:spacing w:after="0" w:line="240" w:lineRule="auto"/>
        <w:rPr>
          <w:rFonts w:ascii="Times New Roman" w:hAnsi="Times New Roman"/>
          <w:sz w:val="24"/>
          <w:szCs w:val="24"/>
        </w:rPr>
      </w:pPr>
    </w:p>
    <w:p w14:paraId="727738B9"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Revisão da avaliação da administração</w:t>
      </w:r>
    </w:p>
    <w:p w14:paraId="62C80066" w14:textId="77777777" w:rsidR="004B39EB" w:rsidRPr="00405355" w:rsidRDefault="004B39EB" w:rsidP="004B39EB">
      <w:pPr>
        <w:spacing w:after="0" w:line="240" w:lineRule="auto"/>
        <w:rPr>
          <w:rFonts w:ascii="Times New Roman" w:hAnsi="Times New Roman"/>
          <w:sz w:val="24"/>
          <w:szCs w:val="24"/>
        </w:rPr>
      </w:pPr>
    </w:p>
    <w:p w14:paraId="2DC4382D"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12.</w:t>
      </w:r>
      <w:r w:rsidRPr="00405355">
        <w:rPr>
          <w:rFonts w:ascii="Times New Roman" w:eastAsia="Arial" w:hAnsi="Times New Roman"/>
          <w:sz w:val="24"/>
          <w:szCs w:val="24"/>
        </w:rPr>
        <w:tab/>
      </w:r>
      <w:r w:rsidRPr="00405355">
        <w:rPr>
          <w:rFonts w:ascii="Times New Roman" w:hAnsi="Times New Roman"/>
          <w:sz w:val="24"/>
          <w:szCs w:val="24"/>
        </w:rPr>
        <w:t>O auditor deve revisar a avaliação da administração sobre a capacidade de continuidade operacional da entidade (ver itens A8 a A10</w:t>
      </w:r>
      <w:r>
        <w:rPr>
          <w:rFonts w:ascii="Times New Roman" w:hAnsi="Times New Roman"/>
          <w:sz w:val="24"/>
          <w:szCs w:val="24"/>
        </w:rPr>
        <w:t>,</w:t>
      </w:r>
      <w:r w:rsidRPr="00405355">
        <w:rPr>
          <w:rFonts w:ascii="Times New Roman" w:hAnsi="Times New Roman"/>
          <w:sz w:val="24"/>
          <w:szCs w:val="24"/>
        </w:rPr>
        <w:t xml:space="preserve"> A12 e A13).</w:t>
      </w:r>
    </w:p>
    <w:p w14:paraId="5BABD822" w14:textId="77777777" w:rsidR="004B39EB" w:rsidRPr="00405355" w:rsidRDefault="004B39EB" w:rsidP="004B39EB">
      <w:pPr>
        <w:spacing w:after="0" w:line="240" w:lineRule="auto"/>
        <w:rPr>
          <w:rFonts w:ascii="Times New Roman" w:hAnsi="Times New Roman"/>
          <w:sz w:val="24"/>
          <w:szCs w:val="24"/>
        </w:rPr>
      </w:pPr>
    </w:p>
    <w:p w14:paraId="6A8F7C9F"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13.</w:t>
      </w:r>
      <w:r w:rsidRPr="00405355">
        <w:rPr>
          <w:rFonts w:ascii="Times New Roman" w:eastAsia="Arial" w:hAnsi="Times New Roman"/>
          <w:sz w:val="24"/>
          <w:szCs w:val="24"/>
        </w:rPr>
        <w:tab/>
      </w:r>
      <w:r w:rsidRPr="00405355">
        <w:rPr>
          <w:rFonts w:ascii="Times New Roman" w:hAnsi="Times New Roman"/>
          <w:sz w:val="24"/>
          <w:szCs w:val="24"/>
        </w:rPr>
        <w:t>Ao revisar a avaliação da administração sobre a capacidade de continuidade operacional da entidade, o auditor deve cobrir o mesmo período utilizado pela administração para fazer sua avaliação, conforme exigido pela estrutura de relatório financeiro, ou por legislação ou regulamentação específica, caso es</w:t>
      </w:r>
      <w:r>
        <w:rPr>
          <w:rFonts w:ascii="Times New Roman" w:hAnsi="Times New Roman"/>
          <w:sz w:val="24"/>
          <w:szCs w:val="24"/>
        </w:rPr>
        <w:t>s</w:t>
      </w:r>
      <w:r w:rsidRPr="00405355">
        <w:rPr>
          <w:rFonts w:ascii="Times New Roman" w:hAnsi="Times New Roman"/>
          <w:sz w:val="24"/>
          <w:szCs w:val="24"/>
        </w:rPr>
        <w:t xml:space="preserve">a determine um período mais longo. Se a avaliação elaborada pela administração sobre a capacidade da entidade cobrir menos de doze meses a partir da data das demonstrações contábeis, conforme definido na </w:t>
      </w:r>
      <w:r w:rsidRPr="00D20096">
        <w:rPr>
          <w:rFonts w:ascii="Times New Roman" w:hAnsi="Times New Roman"/>
          <w:sz w:val="24"/>
          <w:szCs w:val="24"/>
          <w:highlight w:val="yellow"/>
        </w:rPr>
        <w:t>NBC TA 560 – Eventos Subsequentes</w:t>
      </w:r>
      <w:r w:rsidRPr="00405355">
        <w:rPr>
          <w:rFonts w:ascii="Times New Roman" w:hAnsi="Times New Roman"/>
          <w:sz w:val="24"/>
          <w:szCs w:val="24"/>
        </w:rPr>
        <w:t>, item 5(a), o auditor deve solicitar que a administração estenda o período de avaliação para</w:t>
      </w:r>
      <w:r>
        <w:rPr>
          <w:rFonts w:ascii="Times New Roman" w:hAnsi="Times New Roman"/>
          <w:sz w:val="24"/>
          <w:szCs w:val="24"/>
        </w:rPr>
        <w:t>,</w:t>
      </w:r>
      <w:r w:rsidRPr="00405355">
        <w:rPr>
          <w:rFonts w:ascii="Times New Roman" w:hAnsi="Times New Roman"/>
          <w:sz w:val="24"/>
          <w:szCs w:val="24"/>
        </w:rPr>
        <w:t xml:space="preserve"> pelo menos</w:t>
      </w:r>
      <w:r>
        <w:rPr>
          <w:rFonts w:ascii="Times New Roman" w:hAnsi="Times New Roman"/>
          <w:sz w:val="24"/>
          <w:szCs w:val="24"/>
        </w:rPr>
        <w:t>,</w:t>
      </w:r>
      <w:r w:rsidRPr="00405355">
        <w:rPr>
          <w:rFonts w:ascii="Times New Roman" w:hAnsi="Times New Roman"/>
          <w:sz w:val="24"/>
          <w:szCs w:val="24"/>
        </w:rPr>
        <w:t xml:space="preserve"> doze meses a partir daquela data</w:t>
      </w:r>
      <w:r>
        <w:rPr>
          <w:rFonts w:ascii="Times New Roman" w:hAnsi="Times New Roman"/>
          <w:sz w:val="24"/>
          <w:szCs w:val="24"/>
        </w:rPr>
        <w:t xml:space="preserve"> </w:t>
      </w:r>
      <w:r w:rsidRPr="00405355">
        <w:rPr>
          <w:rFonts w:ascii="Times New Roman" w:hAnsi="Times New Roman"/>
          <w:vanish/>
          <w:color w:val="FF0000"/>
          <w:sz w:val="24"/>
          <w:szCs w:val="24"/>
        </w:rPr>
        <w:t xml:space="preserve"> </w:t>
      </w:r>
      <w:r w:rsidRPr="00405355">
        <w:rPr>
          <w:rFonts w:ascii="Times New Roman" w:hAnsi="Times New Roman"/>
          <w:sz w:val="24"/>
          <w:szCs w:val="24"/>
        </w:rPr>
        <w:t>(ver itens A11 a A13).</w:t>
      </w:r>
    </w:p>
    <w:p w14:paraId="1DACCBA9" w14:textId="77777777" w:rsidR="004B39EB" w:rsidRPr="00405355" w:rsidRDefault="004B39EB" w:rsidP="004B39EB">
      <w:pPr>
        <w:spacing w:after="0" w:line="240" w:lineRule="auto"/>
        <w:rPr>
          <w:rFonts w:ascii="Times New Roman" w:hAnsi="Times New Roman"/>
          <w:sz w:val="24"/>
          <w:szCs w:val="24"/>
        </w:rPr>
      </w:pPr>
    </w:p>
    <w:p w14:paraId="090DDB74"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14.</w:t>
      </w:r>
      <w:r w:rsidRPr="00405355">
        <w:rPr>
          <w:rFonts w:ascii="Times New Roman" w:eastAsia="Arial" w:hAnsi="Times New Roman"/>
          <w:sz w:val="24"/>
          <w:szCs w:val="24"/>
        </w:rPr>
        <w:tab/>
      </w:r>
      <w:r w:rsidRPr="00405355">
        <w:rPr>
          <w:rFonts w:ascii="Times New Roman" w:hAnsi="Times New Roman"/>
          <w:sz w:val="24"/>
          <w:szCs w:val="24"/>
        </w:rPr>
        <w:t>Ao revisar a avaliação da administração, o auditor deve verificar se essa avaliação inclui todas as informações relevantes que o auditor tomou conhecimento como resultado da auditoria.</w:t>
      </w:r>
    </w:p>
    <w:p w14:paraId="73A8A86F" w14:textId="77777777" w:rsidR="004B39EB" w:rsidRPr="00405355" w:rsidRDefault="004B39EB" w:rsidP="004B39EB">
      <w:pPr>
        <w:spacing w:after="0" w:line="240" w:lineRule="auto"/>
        <w:rPr>
          <w:rFonts w:ascii="Times New Roman" w:hAnsi="Times New Roman"/>
          <w:sz w:val="24"/>
          <w:szCs w:val="24"/>
        </w:rPr>
      </w:pPr>
    </w:p>
    <w:p w14:paraId="2852AC7A"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Período posterior à avaliação elaborada pela administração</w:t>
      </w:r>
    </w:p>
    <w:p w14:paraId="06AF8B6E" w14:textId="77777777" w:rsidR="004B39EB" w:rsidRPr="00405355" w:rsidRDefault="004B39EB" w:rsidP="004B39EB">
      <w:pPr>
        <w:spacing w:after="0" w:line="240" w:lineRule="auto"/>
        <w:rPr>
          <w:rFonts w:ascii="Times New Roman" w:hAnsi="Times New Roman"/>
          <w:sz w:val="24"/>
          <w:szCs w:val="24"/>
        </w:rPr>
      </w:pPr>
    </w:p>
    <w:p w14:paraId="1784BCE7"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15.</w:t>
      </w:r>
      <w:r w:rsidRPr="00405355">
        <w:rPr>
          <w:rFonts w:ascii="Times New Roman" w:eastAsia="Arial" w:hAnsi="Times New Roman"/>
          <w:sz w:val="24"/>
          <w:szCs w:val="24"/>
        </w:rPr>
        <w:tab/>
      </w:r>
      <w:r w:rsidRPr="00405355">
        <w:rPr>
          <w:rFonts w:ascii="Times New Roman" w:hAnsi="Times New Roman"/>
          <w:sz w:val="24"/>
          <w:szCs w:val="24"/>
        </w:rPr>
        <w:t>O auditor deve indagar à administração sobre seu conhecimento de eventos ou condições posteriores ao período em que foi elaborada a avaliação da administração que po</w:t>
      </w:r>
      <w:r>
        <w:rPr>
          <w:rFonts w:ascii="Times New Roman" w:hAnsi="Times New Roman"/>
          <w:sz w:val="24"/>
          <w:szCs w:val="24"/>
        </w:rPr>
        <w:t>ssam</w:t>
      </w:r>
      <w:r w:rsidRPr="00405355">
        <w:rPr>
          <w:rFonts w:ascii="Times New Roman" w:hAnsi="Times New Roman"/>
          <w:sz w:val="24"/>
          <w:szCs w:val="24"/>
        </w:rPr>
        <w:t xml:space="preserve"> levantar dúvida significativa quanto à capacidade de continuidade operacional da entidade (ver itens A14 e A15)</w:t>
      </w:r>
      <w:r>
        <w:rPr>
          <w:rFonts w:ascii="Times New Roman" w:hAnsi="Times New Roman"/>
          <w:sz w:val="24"/>
          <w:szCs w:val="24"/>
        </w:rPr>
        <w:t>.</w:t>
      </w:r>
    </w:p>
    <w:p w14:paraId="5A4F9766" w14:textId="77777777" w:rsidR="004B39EB" w:rsidRPr="00405355" w:rsidRDefault="004B39EB" w:rsidP="004B39EB">
      <w:pPr>
        <w:spacing w:after="0" w:line="240" w:lineRule="auto"/>
        <w:rPr>
          <w:rFonts w:ascii="Times New Roman" w:hAnsi="Times New Roman"/>
          <w:b/>
          <w:sz w:val="24"/>
          <w:szCs w:val="24"/>
        </w:rPr>
      </w:pPr>
    </w:p>
    <w:p w14:paraId="3A7007B6"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Procedimentos adicionais de auditoria quando são identificados eventos ou condições</w:t>
      </w:r>
    </w:p>
    <w:p w14:paraId="76E49AEB" w14:textId="77777777" w:rsidR="004B39EB" w:rsidRPr="00405355" w:rsidRDefault="004B39EB" w:rsidP="004B39EB">
      <w:pPr>
        <w:spacing w:after="0" w:line="240" w:lineRule="auto"/>
        <w:rPr>
          <w:rFonts w:ascii="Times New Roman" w:hAnsi="Times New Roman"/>
          <w:sz w:val="24"/>
          <w:szCs w:val="24"/>
        </w:rPr>
      </w:pPr>
    </w:p>
    <w:p w14:paraId="3B18265A"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hAnsi="Times New Roman"/>
          <w:sz w:val="24"/>
          <w:szCs w:val="24"/>
        </w:rPr>
        <w:t>16.</w:t>
      </w:r>
      <w:r w:rsidRPr="00405355">
        <w:rPr>
          <w:rFonts w:ascii="Times New Roman" w:eastAsia="Arial" w:hAnsi="Times New Roman"/>
          <w:sz w:val="24"/>
          <w:szCs w:val="24"/>
        </w:rPr>
        <w:tab/>
      </w:r>
      <w:r w:rsidRPr="00405355">
        <w:rPr>
          <w:rFonts w:ascii="Times New Roman" w:hAnsi="Times New Roman"/>
          <w:sz w:val="24"/>
          <w:szCs w:val="24"/>
        </w:rPr>
        <w:t>Se forem identificados eventos ou condições que possam levantar dúvida significativa quanto à capacidade da entidade de manter sua continuidade operacional, o auditor deve obter evidência de auditoria apropriada e suficiente para determinar se existe</w:t>
      </w:r>
      <w:r>
        <w:rPr>
          <w:rFonts w:ascii="Times New Roman" w:hAnsi="Times New Roman"/>
          <w:sz w:val="24"/>
          <w:szCs w:val="24"/>
        </w:rPr>
        <w:t>,</w:t>
      </w:r>
      <w:r w:rsidRPr="00405355">
        <w:rPr>
          <w:rFonts w:ascii="Times New Roman" w:hAnsi="Times New Roman"/>
          <w:sz w:val="24"/>
          <w:szCs w:val="24"/>
        </w:rPr>
        <w:t xml:space="preserve"> ou não</w:t>
      </w:r>
      <w:r>
        <w:rPr>
          <w:rFonts w:ascii="Times New Roman" w:hAnsi="Times New Roman"/>
          <w:sz w:val="24"/>
          <w:szCs w:val="24"/>
        </w:rPr>
        <w:t>,</w:t>
      </w:r>
      <w:r w:rsidRPr="00405355">
        <w:rPr>
          <w:rFonts w:ascii="Times New Roman" w:hAnsi="Times New Roman"/>
          <w:sz w:val="24"/>
          <w:szCs w:val="24"/>
        </w:rPr>
        <w:t xml:space="preserve"> </w:t>
      </w:r>
      <w:r>
        <w:rPr>
          <w:rFonts w:ascii="Times New Roman" w:hAnsi="Times New Roman"/>
          <w:sz w:val="24"/>
          <w:szCs w:val="24"/>
        </w:rPr>
        <w:t>incerteza relevante</w:t>
      </w:r>
      <w:r w:rsidRPr="00405355">
        <w:rPr>
          <w:rFonts w:ascii="Times New Roman" w:hAnsi="Times New Roman"/>
          <w:sz w:val="24"/>
          <w:szCs w:val="24"/>
        </w:rPr>
        <w:t xml:space="preserve"> relacionada com eventos ou condições que possam levantar dúvida significativa quanto à capacidade de continuidade operacional da entidade (doravante referida como “</w:t>
      </w:r>
      <w:r>
        <w:rPr>
          <w:rFonts w:ascii="Times New Roman" w:hAnsi="Times New Roman"/>
          <w:sz w:val="24"/>
          <w:szCs w:val="24"/>
        </w:rPr>
        <w:t>incerteza relevante</w:t>
      </w:r>
      <w:r w:rsidRPr="00405355">
        <w:rPr>
          <w:rFonts w:ascii="Times New Roman" w:hAnsi="Times New Roman"/>
          <w:sz w:val="24"/>
          <w:szCs w:val="24"/>
        </w:rPr>
        <w:t>”) por meio de procedimentos adicionais de auditoria, incluindo a consideração de fatores atenuantes. Esses procedimentos devem incluir (ver item A16):</w:t>
      </w:r>
    </w:p>
    <w:p w14:paraId="288423A3"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(a) </w:t>
      </w:r>
      <w:r w:rsidRPr="00405355">
        <w:rPr>
          <w:rFonts w:ascii="Times New Roman" w:hAnsi="Times New Roman"/>
          <w:sz w:val="24"/>
          <w:szCs w:val="24"/>
        </w:rPr>
        <w:tab/>
        <w:t xml:space="preserve">no caso em que a administração ainda não realizou </w:t>
      </w:r>
      <w:r>
        <w:rPr>
          <w:rFonts w:ascii="Times New Roman" w:hAnsi="Times New Roman"/>
          <w:sz w:val="24"/>
          <w:szCs w:val="24"/>
        </w:rPr>
        <w:t>a</w:t>
      </w:r>
      <w:r w:rsidRPr="00405355">
        <w:rPr>
          <w:rFonts w:ascii="Times New Roman" w:hAnsi="Times New Roman"/>
          <w:sz w:val="24"/>
          <w:szCs w:val="24"/>
        </w:rPr>
        <w:t xml:space="preserve"> avaliação da capacidade de continuidade operacional da entidade, solicitar que a administração faça essa avaliação;</w:t>
      </w:r>
    </w:p>
    <w:p w14:paraId="7057EEFE"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(b) </w:t>
      </w:r>
      <w:r w:rsidRPr="00405355">
        <w:rPr>
          <w:rFonts w:ascii="Times New Roman" w:hAnsi="Times New Roman"/>
          <w:sz w:val="24"/>
          <w:szCs w:val="24"/>
        </w:rPr>
        <w:tab/>
        <w:t xml:space="preserve">avaliar os planos da administração para ações futuras em relação à avaliação da continuidade operacional, se </w:t>
      </w:r>
      <w:r>
        <w:rPr>
          <w:rFonts w:ascii="Times New Roman" w:hAnsi="Times New Roman"/>
          <w:sz w:val="24"/>
          <w:szCs w:val="24"/>
        </w:rPr>
        <w:t>for</w:t>
      </w:r>
      <w:r w:rsidRPr="00405355">
        <w:rPr>
          <w:rFonts w:ascii="Times New Roman" w:hAnsi="Times New Roman"/>
          <w:sz w:val="24"/>
          <w:szCs w:val="24"/>
        </w:rPr>
        <w:t xml:space="preserve"> provável que o resultado desses planos melhore a situação e se os planos da administração </w:t>
      </w:r>
      <w:r>
        <w:rPr>
          <w:rFonts w:ascii="Times New Roman" w:hAnsi="Times New Roman"/>
          <w:sz w:val="24"/>
          <w:szCs w:val="24"/>
        </w:rPr>
        <w:t>forem</w:t>
      </w:r>
      <w:r w:rsidRPr="00405355">
        <w:rPr>
          <w:rFonts w:ascii="Times New Roman" w:hAnsi="Times New Roman"/>
          <w:sz w:val="24"/>
          <w:szCs w:val="24"/>
        </w:rPr>
        <w:t xml:space="preserve"> viáveis nessas circunstâncias (ver item A17)</w:t>
      </w:r>
      <w:r>
        <w:rPr>
          <w:rFonts w:ascii="Times New Roman" w:hAnsi="Times New Roman"/>
          <w:sz w:val="24"/>
          <w:szCs w:val="24"/>
        </w:rPr>
        <w:t>;</w:t>
      </w:r>
    </w:p>
    <w:p w14:paraId="78786AC0"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(c) </w:t>
      </w:r>
      <w:r w:rsidRPr="00405355">
        <w:rPr>
          <w:rFonts w:ascii="Times New Roman" w:hAnsi="Times New Roman"/>
          <w:sz w:val="24"/>
          <w:szCs w:val="24"/>
        </w:rPr>
        <w:tab/>
        <w:t xml:space="preserve">no caso em que a entidade </w:t>
      </w:r>
      <w:r>
        <w:rPr>
          <w:rFonts w:ascii="Times New Roman" w:hAnsi="Times New Roman"/>
          <w:sz w:val="24"/>
          <w:szCs w:val="24"/>
        </w:rPr>
        <w:t>elabor</w:t>
      </w:r>
      <w:r w:rsidRPr="00405355">
        <w:rPr>
          <w:rFonts w:ascii="Times New Roman" w:hAnsi="Times New Roman"/>
          <w:sz w:val="24"/>
          <w:szCs w:val="24"/>
        </w:rPr>
        <w:t xml:space="preserve">ou </w:t>
      </w:r>
      <w:r>
        <w:rPr>
          <w:rFonts w:ascii="Times New Roman" w:hAnsi="Times New Roman"/>
          <w:sz w:val="24"/>
          <w:szCs w:val="24"/>
        </w:rPr>
        <w:t>a</w:t>
      </w:r>
      <w:r w:rsidRPr="00405355">
        <w:rPr>
          <w:rFonts w:ascii="Times New Roman" w:hAnsi="Times New Roman"/>
          <w:sz w:val="24"/>
          <w:szCs w:val="24"/>
        </w:rPr>
        <w:t xml:space="preserve"> previsão de fluxo de caixa e a análise da previsão </w:t>
      </w:r>
      <w:r>
        <w:rPr>
          <w:rFonts w:ascii="Times New Roman" w:hAnsi="Times New Roman"/>
          <w:sz w:val="24"/>
          <w:szCs w:val="24"/>
        </w:rPr>
        <w:t>for</w:t>
      </w:r>
      <w:r w:rsidRPr="00405355">
        <w:rPr>
          <w:rFonts w:ascii="Times New Roman" w:hAnsi="Times New Roman"/>
          <w:sz w:val="24"/>
          <w:szCs w:val="24"/>
        </w:rPr>
        <w:t xml:space="preserve"> um fator significativo na verificação do desfecho de eventos ou condições na avaliação dos planos da administração para ações futuras (ver itens A18 e A19)</w:t>
      </w:r>
      <w:r>
        <w:rPr>
          <w:rFonts w:ascii="Times New Roman" w:hAnsi="Times New Roman"/>
          <w:sz w:val="24"/>
          <w:szCs w:val="24"/>
        </w:rPr>
        <w:t>:</w:t>
      </w:r>
    </w:p>
    <w:p w14:paraId="3EA437EB" w14:textId="77777777" w:rsidR="004B39EB" w:rsidRPr="00405355" w:rsidRDefault="004B39EB" w:rsidP="004B39EB">
      <w:pPr>
        <w:spacing w:after="120" w:line="240" w:lineRule="auto"/>
        <w:ind w:left="1418" w:hanging="425"/>
        <w:rPr>
          <w:rFonts w:ascii="Times New Roman" w:hAnsi="Times New Roman"/>
          <w:sz w:val="24"/>
          <w:szCs w:val="24"/>
        </w:rPr>
      </w:pPr>
      <w:r w:rsidRPr="00405355">
        <w:rPr>
          <w:rFonts w:ascii="Times New Roman" w:hAnsi="Times New Roman"/>
          <w:sz w:val="24"/>
          <w:szCs w:val="24"/>
        </w:rPr>
        <w:t>(i)</w:t>
      </w:r>
      <w:r w:rsidRPr="00405355">
        <w:rPr>
          <w:rFonts w:ascii="Times New Roman" w:hAnsi="Times New Roman"/>
          <w:sz w:val="24"/>
          <w:szCs w:val="24"/>
        </w:rPr>
        <w:tab/>
        <w:t>avaliar a confiabilidade dos dados de suporte gerados para elaborar a previsão; e</w:t>
      </w:r>
    </w:p>
    <w:p w14:paraId="3D020910" w14:textId="77777777" w:rsidR="004B39EB" w:rsidRPr="00405355" w:rsidRDefault="004B39EB" w:rsidP="004B39EB">
      <w:pPr>
        <w:spacing w:after="120" w:line="240" w:lineRule="auto"/>
        <w:ind w:left="1418" w:hanging="425"/>
        <w:rPr>
          <w:rFonts w:ascii="Times New Roman" w:hAnsi="Times New Roman"/>
          <w:sz w:val="24"/>
          <w:szCs w:val="24"/>
        </w:rPr>
      </w:pPr>
      <w:r w:rsidRPr="00405355">
        <w:rPr>
          <w:rFonts w:ascii="Times New Roman" w:hAnsi="Times New Roman"/>
          <w:sz w:val="24"/>
          <w:szCs w:val="24"/>
        </w:rPr>
        <w:t>(ii)</w:t>
      </w:r>
      <w:r w:rsidRPr="00405355">
        <w:rPr>
          <w:rFonts w:ascii="Times New Roman" w:hAnsi="Times New Roman"/>
          <w:sz w:val="24"/>
          <w:szCs w:val="24"/>
        </w:rPr>
        <w:tab/>
        <w:t>determinar se há suporte adequado para as premissas utilizadas na previsão</w:t>
      </w:r>
      <w:r>
        <w:rPr>
          <w:rFonts w:ascii="Times New Roman" w:hAnsi="Times New Roman"/>
          <w:sz w:val="24"/>
          <w:szCs w:val="24"/>
        </w:rPr>
        <w:t>;</w:t>
      </w:r>
    </w:p>
    <w:p w14:paraId="12228AB9"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(d) </w:t>
      </w:r>
      <w:r w:rsidRPr="00405355">
        <w:rPr>
          <w:rFonts w:ascii="Times New Roman" w:hAnsi="Times New Roman"/>
          <w:sz w:val="24"/>
          <w:szCs w:val="24"/>
        </w:rPr>
        <w:tab/>
        <w:t>verificar se algum fato ou informação adicional foi disponibilizado desde a data em que a administração fez sua avaliação</w:t>
      </w:r>
      <w:r>
        <w:rPr>
          <w:rFonts w:ascii="Times New Roman" w:hAnsi="Times New Roman"/>
          <w:sz w:val="24"/>
          <w:szCs w:val="24"/>
        </w:rPr>
        <w:t>;</w:t>
      </w:r>
    </w:p>
    <w:p w14:paraId="5230A1DD" w14:textId="77777777" w:rsidR="004B39EB" w:rsidRDefault="004B39EB" w:rsidP="004B39EB">
      <w:pPr>
        <w:spacing w:after="0" w:line="240" w:lineRule="auto"/>
        <w:ind w:left="993" w:hanging="426"/>
        <w:jc w:val="both"/>
        <w:rPr>
          <w:rFonts w:ascii="Times New Roman" w:eastAsia="Arial" w:hAnsi="Times New Roman"/>
          <w:sz w:val="24"/>
          <w:szCs w:val="24"/>
        </w:rPr>
      </w:pPr>
      <w:r w:rsidRPr="00405355">
        <w:rPr>
          <w:rFonts w:ascii="Times New Roman" w:hAnsi="Times New Roman"/>
          <w:sz w:val="24"/>
          <w:szCs w:val="24"/>
        </w:rPr>
        <w:t xml:space="preserve">(e) </w:t>
      </w:r>
      <w:r w:rsidRPr="00405355">
        <w:rPr>
          <w:rFonts w:ascii="Times New Roman" w:hAnsi="Times New Roman"/>
          <w:sz w:val="24"/>
          <w:szCs w:val="24"/>
        </w:rPr>
        <w:tab/>
        <w:t>solicitar representações formais da administração e, quando apropriado, dos responsáveis pela governança, com relação a seus planos para ações futuras e a viabilidade desses planos</w:t>
      </w:r>
      <w:r w:rsidRPr="00405355">
        <w:rPr>
          <w:rFonts w:ascii="Times New Roman" w:eastAsia="Arial" w:hAnsi="Times New Roman"/>
          <w:sz w:val="24"/>
          <w:szCs w:val="24"/>
        </w:rPr>
        <w:t xml:space="preserve"> (ver item A20).</w:t>
      </w:r>
    </w:p>
    <w:p w14:paraId="2EBE8024" w14:textId="77777777" w:rsidR="004B39EB" w:rsidRPr="00405355" w:rsidRDefault="004B39EB" w:rsidP="004B39EB">
      <w:pPr>
        <w:spacing w:after="0" w:line="240" w:lineRule="auto"/>
        <w:jc w:val="both"/>
        <w:rPr>
          <w:rFonts w:ascii="Times New Roman" w:hAnsi="Times New Roman"/>
          <w:sz w:val="24"/>
          <w:szCs w:val="24"/>
        </w:rPr>
      </w:pPr>
    </w:p>
    <w:p w14:paraId="5D46AB49"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Conclusão do auditor</w:t>
      </w:r>
    </w:p>
    <w:p w14:paraId="7B25F0EC" w14:textId="77777777" w:rsidR="004B39EB" w:rsidRPr="00405355" w:rsidRDefault="004B39EB" w:rsidP="004B39EB">
      <w:pPr>
        <w:spacing w:after="0" w:line="240" w:lineRule="auto"/>
        <w:rPr>
          <w:rFonts w:ascii="Times New Roman" w:hAnsi="Times New Roman"/>
          <w:sz w:val="24"/>
          <w:szCs w:val="24"/>
        </w:rPr>
      </w:pPr>
    </w:p>
    <w:p w14:paraId="79989307"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17.</w:t>
      </w:r>
      <w:r w:rsidRPr="00405355">
        <w:rPr>
          <w:rFonts w:ascii="Times New Roman" w:eastAsia="Arial" w:hAnsi="Times New Roman"/>
          <w:sz w:val="24"/>
          <w:szCs w:val="24"/>
        </w:rPr>
        <w:tab/>
        <w:t>O auditor deve avaliar se foi obtida evidência de auditoria suficiente e apropriada com relação à, e concluir sobre a</w:t>
      </w:r>
      <w:r>
        <w:rPr>
          <w:rFonts w:ascii="Times New Roman" w:eastAsia="Arial" w:hAnsi="Times New Roman"/>
          <w:sz w:val="24"/>
          <w:szCs w:val="24"/>
        </w:rPr>
        <w:t>,</w:t>
      </w:r>
      <w:r w:rsidRPr="00405355">
        <w:rPr>
          <w:rFonts w:ascii="Times New Roman" w:eastAsia="Arial" w:hAnsi="Times New Roman"/>
          <w:sz w:val="24"/>
          <w:szCs w:val="24"/>
        </w:rPr>
        <w:t xml:space="preserve"> adequação do uso, pela administração, da base contábil de continuidade operacional na elaboração das demonstrações contábeis.</w:t>
      </w:r>
    </w:p>
    <w:p w14:paraId="6D4D7923" w14:textId="77777777" w:rsidR="004B39EB" w:rsidRPr="00405355" w:rsidRDefault="004B39EB" w:rsidP="004B39EB">
      <w:pPr>
        <w:spacing w:after="0" w:line="240" w:lineRule="auto"/>
        <w:rPr>
          <w:rFonts w:ascii="Times New Roman" w:hAnsi="Times New Roman"/>
          <w:sz w:val="24"/>
          <w:szCs w:val="24"/>
        </w:rPr>
      </w:pPr>
    </w:p>
    <w:p w14:paraId="502D2ED2"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18.</w:t>
      </w:r>
      <w:r w:rsidRPr="00405355">
        <w:rPr>
          <w:rFonts w:ascii="Times New Roman" w:eastAsia="Arial" w:hAnsi="Times New Roman"/>
          <w:sz w:val="24"/>
          <w:szCs w:val="24"/>
        </w:rPr>
        <w:tab/>
      </w:r>
      <w:r w:rsidRPr="00405355">
        <w:rPr>
          <w:rFonts w:ascii="Times New Roman" w:hAnsi="Times New Roman"/>
          <w:sz w:val="24"/>
          <w:szCs w:val="24"/>
        </w:rPr>
        <w:t xml:space="preserve">Com base na evidência de auditoria obtida, o auditor deve concluir se, no seu julgamento, existe </w:t>
      </w:r>
      <w:r>
        <w:rPr>
          <w:rFonts w:ascii="Times New Roman" w:hAnsi="Times New Roman"/>
          <w:sz w:val="24"/>
          <w:szCs w:val="24"/>
        </w:rPr>
        <w:t>incerteza relevante</w:t>
      </w:r>
      <w:r w:rsidRPr="00405355">
        <w:rPr>
          <w:rFonts w:ascii="Times New Roman" w:hAnsi="Times New Roman"/>
          <w:sz w:val="24"/>
          <w:szCs w:val="24"/>
        </w:rPr>
        <w:t xml:space="preserve"> relacionada com eventos ou condições que, individual ou coletivamente, possam levantar dúvida significativa sobre a capacidade da entidade de manter sua continuidade operacional. Uma </w:t>
      </w:r>
      <w:r>
        <w:rPr>
          <w:rFonts w:ascii="Times New Roman" w:hAnsi="Times New Roman"/>
          <w:sz w:val="24"/>
          <w:szCs w:val="24"/>
        </w:rPr>
        <w:t>incerteza relevante</w:t>
      </w:r>
      <w:r w:rsidRPr="00405355">
        <w:rPr>
          <w:rFonts w:ascii="Times New Roman" w:hAnsi="Times New Roman"/>
          <w:sz w:val="24"/>
          <w:szCs w:val="24"/>
        </w:rPr>
        <w:t xml:space="preserve"> existe quando a magnitude de seu potencial impacto e a probabilidade de sua ocorrência são tais que, no julgamento do auditor, a adequada divulgação da natureza e das implicações da incerteza é necessária para (ver itens A21 e A22):</w:t>
      </w:r>
    </w:p>
    <w:p w14:paraId="706A18E9"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(a)</w:t>
      </w:r>
      <w:r w:rsidRPr="00405355">
        <w:rPr>
          <w:rFonts w:ascii="Times New Roman" w:hAnsi="Times New Roman"/>
          <w:sz w:val="24"/>
          <w:szCs w:val="24"/>
        </w:rPr>
        <w:tab/>
        <w:t xml:space="preserve">apresentação adequada das demonstrações contábeis, no caso em que seja aplicável </w:t>
      </w:r>
      <w:r>
        <w:rPr>
          <w:rFonts w:ascii="Times New Roman" w:hAnsi="Times New Roman"/>
          <w:sz w:val="24"/>
          <w:szCs w:val="24"/>
        </w:rPr>
        <w:t>a</w:t>
      </w:r>
      <w:r w:rsidRPr="00405355">
        <w:rPr>
          <w:rFonts w:ascii="Times New Roman" w:hAnsi="Times New Roman"/>
          <w:sz w:val="24"/>
          <w:szCs w:val="24"/>
        </w:rPr>
        <w:t xml:space="preserve"> </w:t>
      </w:r>
      <w:r>
        <w:rPr>
          <w:rFonts w:ascii="Times New Roman" w:hAnsi="Times New Roman"/>
          <w:sz w:val="24"/>
          <w:szCs w:val="24"/>
        </w:rPr>
        <w:t xml:space="preserve">essa </w:t>
      </w:r>
      <w:r w:rsidRPr="00405355">
        <w:rPr>
          <w:rFonts w:ascii="Times New Roman" w:hAnsi="Times New Roman"/>
          <w:sz w:val="24"/>
          <w:szCs w:val="24"/>
        </w:rPr>
        <w:t>estrutura de relatório financeiro; ou</w:t>
      </w:r>
    </w:p>
    <w:p w14:paraId="314A8EB1" w14:textId="77777777" w:rsidR="004B39EB" w:rsidRPr="00405355" w:rsidRDefault="004B39EB" w:rsidP="004B39EB">
      <w:pPr>
        <w:spacing w:after="0" w:line="240" w:lineRule="auto"/>
        <w:ind w:left="993" w:hanging="426"/>
        <w:jc w:val="both"/>
        <w:rPr>
          <w:rFonts w:ascii="Times New Roman" w:hAnsi="Times New Roman"/>
          <w:sz w:val="24"/>
          <w:szCs w:val="24"/>
        </w:rPr>
      </w:pPr>
      <w:r w:rsidRPr="00405355">
        <w:rPr>
          <w:rFonts w:ascii="Times New Roman" w:hAnsi="Times New Roman"/>
          <w:sz w:val="24"/>
          <w:szCs w:val="24"/>
        </w:rPr>
        <w:t>(b)</w:t>
      </w:r>
      <w:r w:rsidRPr="00405355">
        <w:rPr>
          <w:rFonts w:ascii="Times New Roman" w:eastAsia="Arial" w:hAnsi="Times New Roman"/>
          <w:sz w:val="24"/>
          <w:szCs w:val="24"/>
        </w:rPr>
        <w:tab/>
      </w:r>
      <w:r w:rsidRPr="00405355">
        <w:rPr>
          <w:rFonts w:ascii="Times New Roman" w:hAnsi="Times New Roman"/>
          <w:sz w:val="24"/>
          <w:szCs w:val="24"/>
        </w:rPr>
        <w:t>no caso de estrutura de conformidade (</w:t>
      </w:r>
      <w:r w:rsidRPr="00405355">
        <w:rPr>
          <w:rFonts w:ascii="Times New Roman" w:hAnsi="Times New Roman"/>
          <w:i/>
          <w:sz w:val="24"/>
          <w:szCs w:val="24"/>
        </w:rPr>
        <w:t>compliance)</w:t>
      </w:r>
      <w:r w:rsidRPr="00405355">
        <w:rPr>
          <w:rFonts w:ascii="Times New Roman" w:hAnsi="Times New Roman"/>
          <w:sz w:val="24"/>
          <w:szCs w:val="24"/>
        </w:rPr>
        <w:t>, para que as demonstrações contábeis não sejam enganosas.</w:t>
      </w:r>
    </w:p>
    <w:p w14:paraId="1450F372" w14:textId="77777777" w:rsidR="004B39EB" w:rsidRPr="00405355" w:rsidRDefault="004B39EB" w:rsidP="004B39EB">
      <w:pPr>
        <w:spacing w:after="0" w:line="240" w:lineRule="auto"/>
        <w:rPr>
          <w:rFonts w:ascii="Times New Roman" w:hAnsi="Times New Roman"/>
          <w:sz w:val="24"/>
          <w:szCs w:val="24"/>
        </w:rPr>
      </w:pPr>
    </w:p>
    <w:p w14:paraId="00981969" w14:textId="77777777" w:rsidR="004B39EB" w:rsidRDefault="004B39EB" w:rsidP="004B39EB">
      <w:pPr>
        <w:spacing w:after="0" w:line="240" w:lineRule="auto"/>
        <w:jc w:val="both"/>
        <w:rPr>
          <w:rFonts w:ascii="Times New Roman" w:hAnsi="Times New Roman"/>
          <w:sz w:val="24"/>
          <w:szCs w:val="24"/>
        </w:rPr>
      </w:pPr>
      <w:r w:rsidRPr="00405355">
        <w:rPr>
          <w:rFonts w:ascii="Times New Roman" w:eastAsia="Arial" w:hAnsi="Times New Roman"/>
          <w:i/>
          <w:sz w:val="24"/>
          <w:szCs w:val="24"/>
        </w:rPr>
        <w:t>Adequação d</w:t>
      </w:r>
      <w:r>
        <w:rPr>
          <w:rFonts w:ascii="Times New Roman" w:eastAsia="Arial" w:hAnsi="Times New Roman"/>
          <w:i/>
          <w:sz w:val="24"/>
          <w:szCs w:val="24"/>
        </w:rPr>
        <w:t>a</w:t>
      </w:r>
      <w:r w:rsidRPr="00405355">
        <w:rPr>
          <w:rFonts w:ascii="Times New Roman" w:eastAsia="Arial" w:hAnsi="Times New Roman"/>
          <w:i/>
          <w:sz w:val="24"/>
          <w:szCs w:val="24"/>
        </w:rPr>
        <w:t xml:space="preserve"> divulgaç</w:t>
      </w:r>
      <w:r>
        <w:rPr>
          <w:rFonts w:ascii="Times New Roman" w:eastAsia="Arial" w:hAnsi="Times New Roman"/>
          <w:i/>
          <w:sz w:val="24"/>
          <w:szCs w:val="24"/>
        </w:rPr>
        <w:t>ão</w:t>
      </w:r>
      <w:r w:rsidRPr="00405355">
        <w:rPr>
          <w:rFonts w:ascii="Times New Roman" w:eastAsia="Arial" w:hAnsi="Times New Roman"/>
          <w:i/>
          <w:sz w:val="24"/>
          <w:szCs w:val="24"/>
        </w:rPr>
        <w:t xml:space="preserve"> quando eventos ou condições tiverem sido identificados e existir </w:t>
      </w:r>
      <w:r>
        <w:rPr>
          <w:rFonts w:ascii="Times New Roman" w:eastAsia="Arial" w:hAnsi="Times New Roman"/>
          <w:i/>
          <w:sz w:val="24"/>
          <w:szCs w:val="24"/>
        </w:rPr>
        <w:t>incerteza relevante</w:t>
      </w:r>
    </w:p>
    <w:p w14:paraId="66137F13" w14:textId="77777777" w:rsidR="004B39EB" w:rsidRPr="00405355" w:rsidRDefault="004B39EB" w:rsidP="004B39EB">
      <w:pPr>
        <w:spacing w:after="0" w:line="240" w:lineRule="auto"/>
        <w:rPr>
          <w:rFonts w:ascii="Times New Roman" w:hAnsi="Times New Roman"/>
          <w:sz w:val="24"/>
          <w:szCs w:val="24"/>
        </w:rPr>
      </w:pPr>
    </w:p>
    <w:p w14:paraId="14FEE302"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19.</w:t>
      </w:r>
      <w:r w:rsidRPr="00405355">
        <w:rPr>
          <w:rFonts w:ascii="Times New Roman" w:eastAsia="Arial" w:hAnsi="Times New Roman"/>
          <w:sz w:val="24"/>
          <w:szCs w:val="24"/>
        </w:rPr>
        <w:tab/>
      </w:r>
      <w:r w:rsidRPr="00405355">
        <w:rPr>
          <w:rFonts w:ascii="Times New Roman" w:hAnsi="Times New Roman"/>
          <w:sz w:val="24"/>
          <w:szCs w:val="24"/>
        </w:rPr>
        <w:t xml:space="preserve">Se o auditor concluir que o uso da base contábil de continuidade operacional é apropriado nas circunstâncias, porém existe </w:t>
      </w:r>
      <w:r>
        <w:rPr>
          <w:rFonts w:ascii="Times New Roman" w:hAnsi="Times New Roman"/>
          <w:sz w:val="24"/>
          <w:szCs w:val="24"/>
        </w:rPr>
        <w:t>incerteza relevante</w:t>
      </w:r>
      <w:r w:rsidRPr="00405355">
        <w:rPr>
          <w:rFonts w:ascii="Times New Roman" w:hAnsi="Times New Roman"/>
          <w:sz w:val="24"/>
          <w:szCs w:val="24"/>
        </w:rPr>
        <w:t>, ele deve determinar se as demonstrações contábeis</w:t>
      </w:r>
      <w:r w:rsidRPr="00405355">
        <w:rPr>
          <w:rFonts w:ascii="Times New Roman" w:eastAsia="Arial" w:hAnsi="Times New Roman"/>
          <w:sz w:val="24"/>
          <w:szCs w:val="24"/>
        </w:rPr>
        <w:t xml:space="preserve"> (ver itens A22 e A23):</w:t>
      </w:r>
    </w:p>
    <w:p w14:paraId="11578046"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(a) </w:t>
      </w:r>
      <w:r w:rsidRPr="00405355">
        <w:rPr>
          <w:rFonts w:ascii="Times New Roman" w:hAnsi="Times New Roman"/>
          <w:sz w:val="24"/>
          <w:szCs w:val="24"/>
        </w:rPr>
        <w:tab/>
        <w:t>divulgam adequadamente os principais eventos ou condições que podem levantar dúvida significativa quanto à capacidade de continuidade operacional da entidade e os planos da administração para tratar esses eventos ou condições; e</w:t>
      </w:r>
    </w:p>
    <w:p w14:paraId="64E0A7E9" w14:textId="77777777" w:rsidR="004B39EB" w:rsidRPr="00405355" w:rsidRDefault="004B39EB" w:rsidP="004B39EB">
      <w:pPr>
        <w:spacing w:after="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(b) </w:t>
      </w:r>
      <w:r w:rsidRPr="00405355">
        <w:rPr>
          <w:rFonts w:ascii="Times New Roman" w:hAnsi="Times New Roman"/>
          <w:sz w:val="24"/>
          <w:szCs w:val="24"/>
        </w:rPr>
        <w:tab/>
        <w:t xml:space="preserve">divulgam claramente que existe </w:t>
      </w:r>
      <w:r>
        <w:rPr>
          <w:rFonts w:ascii="Times New Roman" w:hAnsi="Times New Roman"/>
          <w:sz w:val="24"/>
          <w:szCs w:val="24"/>
        </w:rPr>
        <w:t>incerteza relevante</w:t>
      </w:r>
      <w:r w:rsidRPr="00405355">
        <w:rPr>
          <w:rFonts w:ascii="Times New Roman" w:hAnsi="Times New Roman"/>
          <w:sz w:val="24"/>
          <w:szCs w:val="24"/>
        </w:rPr>
        <w:t xml:space="preserve"> relacionada com eventos ou condições que podem levantar dúvida significativa quanto à capacidade de continuidade operacional da entidade e que podem, portanto, impossibilitá-la de realizar seus ativos e </w:t>
      </w:r>
      <w:r>
        <w:rPr>
          <w:rFonts w:ascii="Times New Roman" w:hAnsi="Times New Roman"/>
          <w:sz w:val="24"/>
          <w:szCs w:val="24"/>
        </w:rPr>
        <w:t>liquidar</w:t>
      </w:r>
      <w:r w:rsidRPr="00405355">
        <w:rPr>
          <w:rFonts w:ascii="Times New Roman" w:hAnsi="Times New Roman"/>
          <w:sz w:val="24"/>
          <w:szCs w:val="24"/>
        </w:rPr>
        <w:t xml:space="preserve"> seus passivos no curso normal do negócio. </w:t>
      </w:r>
    </w:p>
    <w:p w14:paraId="1996957A" w14:textId="77777777" w:rsidR="004B39EB" w:rsidRPr="00405355" w:rsidRDefault="004B39EB" w:rsidP="004B39EB">
      <w:pPr>
        <w:spacing w:after="0" w:line="240" w:lineRule="auto"/>
        <w:rPr>
          <w:rFonts w:ascii="Times New Roman" w:hAnsi="Times New Roman"/>
          <w:sz w:val="24"/>
          <w:szCs w:val="24"/>
        </w:rPr>
      </w:pPr>
    </w:p>
    <w:p w14:paraId="40F11827" w14:textId="77777777" w:rsidR="004B39EB"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i/>
          <w:sz w:val="24"/>
          <w:szCs w:val="24"/>
        </w:rPr>
        <w:t>Adequação da divulgaç</w:t>
      </w:r>
      <w:r>
        <w:rPr>
          <w:rFonts w:ascii="Times New Roman" w:eastAsia="Arial" w:hAnsi="Times New Roman"/>
          <w:i/>
          <w:sz w:val="24"/>
          <w:szCs w:val="24"/>
        </w:rPr>
        <w:t>ão</w:t>
      </w:r>
      <w:r w:rsidRPr="00405355">
        <w:rPr>
          <w:rFonts w:ascii="Times New Roman" w:eastAsia="Arial" w:hAnsi="Times New Roman"/>
          <w:i/>
          <w:sz w:val="24"/>
          <w:szCs w:val="24"/>
        </w:rPr>
        <w:t xml:space="preserve"> quando eventos ou condições tiverem sido identificados</w:t>
      </w:r>
      <w:r>
        <w:rPr>
          <w:rFonts w:ascii="Times New Roman" w:eastAsia="Arial" w:hAnsi="Times New Roman"/>
          <w:i/>
          <w:sz w:val="24"/>
          <w:szCs w:val="24"/>
        </w:rPr>
        <w:t>,</w:t>
      </w:r>
      <w:r w:rsidRPr="00405355">
        <w:rPr>
          <w:rFonts w:ascii="Times New Roman" w:eastAsia="Arial" w:hAnsi="Times New Roman"/>
          <w:i/>
          <w:sz w:val="24"/>
          <w:szCs w:val="24"/>
        </w:rPr>
        <w:t xml:space="preserve"> mas não existir </w:t>
      </w:r>
      <w:r>
        <w:rPr>
          <w:rFonts w:ascii="Times New Roman" w:eastAsia="Arial" w:hAnsi="Times New Roman"/>
          <w:i/>
          <w:sz w:val="24"/>
          <w:szCs w:val="24"/>
        </w:rPr>
        <w:t>incerteza relevante</w:t>
      </w:r>
    </w:p>
    <w:p w14:paraId="7C3857CC" w14:textId="77777777" w:rsidR="004B39EB" w:rsidRDefault="004B39EB" w:rsidP="004B39EB">
      <w:pPr>
        <w:spacing w:after="0" w:line="240" w:lineRule="auto"/>
        <w:ind w:left="567" w:hanging="567"/>
        <w:jc w:val="both"/>
        <w:rPr>
          <w:rFonts w:ascii="Times New Roman" w:eastAsia="Arial" w:hAnsi="Times New Roman"/>
          <w:sz w:val="24"/>
          <w:szCs w:val="24"/>
        </w:rPr>
      </w:pPr>
    </w:p>
    <w:p w14:paraId="188D1FD4"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20.</w:t>
      </w:r>
      <w:r w:rsidRPr="00405355">
        <w:rPr>
          <w:rFonts w:ascii="Times New Roman" w:eastAsia="Arial" w:hAnsi="Times New Roman"/>
          <w:sz w:val="24"/>
          <w:szCs w:val="24"/>
        </w:rPr>
        <w:tab/>
        <w:t>Se eventos ou condições que podem levantar dúvida significativa quanto à capacidade de continuidade operacional da entidade tiverem sido identificados, mas</w:t>
      </w:r>
      <w:r>
        <w:rPr>
          <w:rFonts w:ascii="Times New Roman" w:eastAsia="Arial" w:hAnsi="Times New Roman"/>
          <w:sz w:val="24"/>
          <w:szCs w:val="24"/>
        </w:rPr>
        <w:t>,</w:t>
      </w:r>
      <w:r w:rsidRPr="00405355">
        <w:rPr>
          <w:rFonts w:ascii="Times New Roman" w:eastAsia="Arial" w:hAnsi="Times New Roman"/>
          <w:sz w:val="24"/>
          <w:szCs w:val="24"/>
        </w:rPr>
        <w:t xml:space="preserve"> com base na evidência de auditoria obtida, o auditor concluir que não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w:t>
      </w:r>
      <w:r>
        <w:rPr>
          <w:rFonts w:ascii="Times New Roman" w:eastAsia="Arial" w:hAnsi="Times New Roman"/>
          <w:sz w:val="24"/>
          <w:szCs w:val="24"/>
        </w:rPr>
        <w:t>ele</w:t>
      </w:r>
      <w:r w:rsidRPr="00405355">
        <w:rPr>
          <w:rFonts w:ascii="Times New Roman" w:eastAsia="Arial" w:hAnsi="Times New Roman"/>
          <w:sz w:val="24"/>
          <w:szCs w:val="24"/>
        </w:rPr>
        <w:t xml:space="preserve"> deve avaliar se, em vista das exigências da estrutura de relatório financeiro aplicável, as demonstrações contábeis fornecem divulgações adequadas sobre esses eventos ou condições (ver itens A24 e A25).</w:t>
      </w:r>
    </w:p>
    <w:p w14:paraId="790ABF16" w14:textId="77777777" w:rsidR="004B39EB" w:rsidRPr="00405355" w:rsidRDefault="004B39EB" w:rsidP="004B39EB">
      <w:pPr>
        <w:spacing w:after="0" w:line="240" w:lineRule="auto"/>
        <w:rPr>
          <w:rFonts w:ascii="Times New Roman" w:hAnsi="Times New Roman"/>
          <w:sz w:val="24"/>
          <w:szCs w:val="24"/>
        </w:rPr>
      </w:pPr>
    </w:p>
    <w:p w14:paraId="2C519C3D"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Implicaç</w:t>
      </w:r>
      <w:r>
        <w:rPr>
          <w:rFonts w:ascii="Times New Roman" w:eastAsia="Arial" w:hAnsi="Times New Roman"/>
          <w:b/>
          <w:bCs/>
          <w:sz w:val="24"/>
          <w:szCs w:val="24"/>
        </w:rPr>
        <w:t>ão</w:t>
      </w:r>
      <w:r w:rsidRPr="00405355">
        <w:rPr>
          <w:rFonts w:ascii="Times New Roman" w:eastAsia="Arial" w:hAnsi="Times New Roman"/>
          <w:b/>
          <w:bCs/>
          <w:sz w:val="24"/>
          <w:szCs w:val="24"/>
        </w:rPr>
        <w:t xml:space="preserve"> para o relatório do auditor </w:t>
      </w:r>
    </w:p>
    <w:p w14:paraId="51E3A3B4" w14:textId="77777777" w:rsidR="004B39EB" w:rsidRPr="00405355" w:rsidRDefault="004B39EB" w:rsidP="004B39EB">
      <w:pPr>
        <w:spacing w:after="0" w:line="240" w:lineRule="auto"/>
        <w:rPr>
          <w:rFonts w:ascii="Times New Roman" w:hAnsi="Times New Roman"/>
          <w:sz w:val="24"/>
          <w:szCs w:val="24"/>
        </w:rPr>
      </w:pPr>
    </w:p>
    <w:p w14:paraId="250C1E8A"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i/>
          <w:sz w:val="24"/>
          <w:szCs w:val="24"/>
        </w:rPr>
        <w:t>Uso inapropriado da base contábil de continuidade operacional</w:t>
      </w:r>
    </w:p>
    <w:p w14:paraId="5CFC480F" w14:textId="77777777" w:rsidR="004B39EB" w:rsidRPr="00405355" w:rsidRDefault="004B39EB" w:rsidP="004B39EB">
      <w:pPr>
        <w:spacing w:after="0" w:line="240" w:lineRule="auto"/>
        <w:rPr>
          <w:rFonts w:ascii="Times New Roman" w:hAnsi="Times New Roman"/>
          <w:sz w:val="24"/>
          <w:szCs w:val="24"/>
        </w:rPr>
      </w:pPr>
    </w:p>
    <w:p w14:paraId="55653C91"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21. </w:t>
      </w:r>
      <w:r>
        <w:rPr>
          <w:rFonts w:ascii="Times New Roman" w:eastAsia="Arial" w:hAnsi="Times New Roman"/>
          <w:sz w:val="24"/>
          <w:szCs w:val="24"/>
        </w:rPr>
        <w:tab/>
      </w:r>
      <w:r w:rsidRPr="00405355">
        <w:rPr>
          <w:rFonts w:ascii="Times New Roman" w:hAnsi="Times New Roman"/>
          <w:sz w:val="24"/>
          <w:szCs w:val="24"/>
        </w:rPr>
        <w:t>Se as demonstrações contábeis foram elaboradas utilizando a base contábil de continuidade operacional, mas</w:t>
      </w:r>
      <w:r>
        <w:rPr>
          <w:rFonts w:ascii="Times New Roman" w:hAnsi="Times New Roman"/>
          <w:sz w:val="24"/>
          <w:szCs w:val="24"/>
        </w:rPr>
        <w:t>,</w:t>
      </w:r>
      <w:r w:rsidRPr="00405355">
        <w:rPr>
          <w:rFonts w:ascii="Times New Roman" w:hAnsi="Times New Roman"/>
          <w:sz w:val="24"/>
          <w:szCs w:val="24"/>
        </w:rPr>
        <w:t xml:space="preserve"> no julgamento do auditor, a utilização dessa base pela administração na elaboração das demonstrações contábeis é inapropriada, ele deve expressar opinião adversa</w:t>
      </w:r>
      <w:r w:rsidRPr="00405355">
        <w:rPr>
          <w:rFonts w:ascii="Times New Roman" w:eastAsia="Arial" w:hAnsi="Times New Roman"/>
          <w:sz w:val="24"/>
          <w:szCs w:val="24"/>
        </w:rPr>
        <w:t xml:space="preserve"> (ver itens A26 e A27).</w:t>
      </w:r>
    </w:p>
    <w:p w14:paraId="27D16DB4" w14:textId="77777777" w:rsidR="004B39EB" w:rsidRPr="00405355" w:rsidRDefault="004B39EB" w:rsidP="004B39EB">
      <w:pPr>
        <w:spacing w:after="0" w:line="240" w:lineRule="auto"/>
        <w:rPr>
          <w:rFonts w:ascii="Times New Roman" w:hAnsi="Times New Roman"/>
          <w:sz w:val="24"/>
          <w:szCs w:val="24"/>
        </w:rPr>
      </w:pPr>
    </w:p>
    <w:p w14:paraId="286A62DE"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i/>
          <w:sz w:val="24"/>
          <w:szCs w:val="24"/>
        </w:rPr>
        <w:t xml:space="preserve">Uso da base contábil de continuidade operacional é apropriado, mas existe </w:t>
      </w:r>
      <w:r>
        <w:rPr>
          <w:rFonts w:ascii="Times New Roman" w:eastAsia="Arial" w:hAnsi="Times New Roman"/>
          <w:i/>
          <w:sz w:val="24"/>
          <w:szCs w:val="24"/>
        </w:rPr>
        <w:t>incerteza relevante</w:t>
      </w:r>
    </w:p>
    <w:p w14:paraId="145F9546" w14:textId="77777777" w:rsidR="004B39EB" w:rsidRPr="00405355" w:rsidRDefault="004B39EB" w:rsidP="004B39EB">
      <w:pPr>
        <w:spacing w:after="0" w:line="240" w:lineRule="auto"/>
        <w:rPr>
          <w:rFonts w:ascii="Times New Roman" w:hAnsi="Times New Roman"/>
          <w:sz w:val="24"/>
          <w:szCs w:val="24"/>
        </w:rPr>
      </w:pPr>
    </w:p>
    <w:p w14:paraId="31EE61DE"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sz w:val="24"/>
          <w:szCs w:val="24"/>
        </w:rPr>
        <w:t xml:space="preserve">É feita divulgação adequada da </w:t>
      </w:r>
      <w:r>
        <w:rPr>
          <w:rFonts w:ascii="Times New Roman" w:eastAsia="Arial" w:hAnsi="Times New Roman"/>
          <w:sz w:val="24"/>
          <w:szCs w:val="24"/>
        </w:rPr>
        <w:t>incerteza relevante</w:t>
      </w:r>
      <w:r w:rsidRPr="00405355">
        <w:rPr>
          <w:rFonts w:ascii="Times New Roman" w:eastAsia="Arial" w:hAnsi="Times New Roman"/>
          <w:sz w:val="24"/>
          <w:szCs w:val="24"/>
        </w:rPr>
        <w:t xml:space="preserve"> nas demonstrações contábeis</w:t>
      </w:r>
    </w:p>
    <w:p w14:paraId="212D4769" w14:textId="77777777" w:rsidR="004B39EB" w:rsidRPr="00405355" w:rsidRDefault="004B39EB" w:rsidP="004B39EB">
      <w:pPr>
        <w:spacing w:after="0" w:line="240" w:lineRule="auto"/>
        <w:rPr>
          <w:rFonts w:ascii="Times New Roman" w:hAnsi="Times New Roman"/>
          <w:sz w:val="24"/>
          <w:szCs w:val="24"/>
        </w:rPr>
      </w:pPr>
    </w:p>
    <w:p w14:paraId="61193EBD"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22.</w:t>
      </w:r>
      <w:r w:rsidRPr="00405355">
        <w:rPr>
          <w:rFonts w:ascii="Times New Roman" w:eastAsia="Arial" w:hAnsi="Times New Roman"/>
          <w:sz w:val="24"/>
          <w:szCs w:val="24"/>
        </w:rPr>
        <w:tab/>
      </w:r>
      <w:r w:rsidRPr="00405355">
        <w:rPr>
          <w:rFonts w:ascii="Times New Roman" w:hAnsi="Times New Roman"/>
          <w:sz w:val="24"/>
          <w:szCs w:val="24"/>
        </w:rPr>
        <w:t xml:space="preserve">Se for feita divulgação adequada da </w:t>
      </w:r>
      <w:r>
        <w:rPr>
          <w:rFonts w:ascii="Times New Roman" w:hAnsi="Times New Roman"/>
          <w:sz w:val="24"/>
          <w:szCs w:val="24"/>
        </w:rPr>
        <w:t>incerteza relevante</w:t>
      </w:r>
      <w:r w:rsidRPr="00405355">
        <w:rPr>
          <w:rFonts w:ascii="Times New Roman" w:hAnsi="Times New Roman"/>
          <w:sz w:val="24"/>
          <w:szCs w:val="24"/>
        </w:rPr>
        <w:t xml:space="preserve"> nas demonstrações contábeis, o auditor deve expressar uma opinião não modificada e o relatório do auditor deve incluir uma seção separada sob o título “</w:t>
      </w:r>
      <w:r>
        <w:rPr>
          <w:rFonts w:ascii="Times New Roman" w:hAnsi="Times New Roman"/>
          <w:sz w:val="24"/>
          <w:szCs w:val="24"/>
        </w:rPr>
        <w:t>Incerteza relevante</w:t>
      </w:r>
      <w:r w:rsidRPr="00405355">
        <w:rPr>
          <w:rFonts w:ascii="Times New Roman" w:hAnsi="Times New Roman"/>
          <w:sz w:val="24"/>
          <w:szCs w:val="24"/>
        </w:rPr>
        <w:t xml:space="preserve"> relacionada com a continuidade operacional” para</w:t>
      </w:r>
      <w:r w:rsidRPr="00405355">
        <w:rPr>
          <w:rFonts w:ascii="Times New Roman" w:eastAsia="Arial" w:hAnsi="Times New Roman"/>
          <w:sz w:val="24"/>
          <w:szCs w:val="24"/>
        </w:rPr>
        <w:t xml:space="preserve"> (ver itens A28 a A31 </w:t>
      </w:r>
      <w:r>
        <w:rPr>
          <w:rFonts w:ascii="Times New Roman" w:eastAsia="Arial" w:hAnsi="Times New Roman"/>
          <w:sz w:val="24"/>
          <w:szCs w:val="24"/>
        </w:rPr>
        <w:t xml:space="preserve">e </w:t>
      </w:r>
      <w:r w:rsidRPr="00405355">
        <w:rPr>
          <w:rFonts w:ascii="Times New Roman" w:eastAsia="Arial" w:hAnsi="Times New Roman"/>
          <w:sz w:val="24"/>
          <w:szCs w:val="24"/>
        </w:rPr>
        <w:t>A34):</w:t>
      </w:r>
    </w:p>
    <w:p w14:paraId="2088D053"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eastAsia="Arial" w:hAnsi="Times New Roman"/>
          <w:sz w:val="24"/>
          <w:szCs w:val="24"/>
        </w:rPr>
        <w:t>(a)</w:t>
      </w:r>
      <w:r w:rsidRPr="00405355">
        <w:rPr>
          <w:rFonts w:ascii="Times New Roman" w:eastAsia="Arial" w:hAnsi="Times New Roman"/>
          <w:sz w:val="24"/>
          <w:szCs w:val="24"/>
        </w:rPr>
        <w:tab/>
      </w:r>
      <w:r w:rsidRPr="00405355">
        <w:rPr>
          <w:rFonts w:ascii="Times New Roman" w:hAnsi="Times New Roman"/>
          <w:sz w:val="24"/>
          <w:szCs w:val="24"/>
        </w:rPr>
        <w:t>chamar a atenção para a nota explicativa às demonstrações contábeis que divulga os assuntos especificados no item 19; e</w:t>
      </w:r>
      <w:r w:rsidRPr="00405355">
        <w:rPr>
          <w:rFonts w:ascii="Times New Roman" w:eastAsia="Arial" w:hAnsi="Times New Roman"/>
          <w:sz w:val="24"/>
          <w:szCs w:val="24"/>
        </w:rPr>
        <w:t xml:space="preserve"> </w:t>
      </w:r>
    </w:p>
    <w:p w14:paraId="3BACB6B3" w14:textId="77777777" w:rsidR="004B39EB" w:rsidRPr="00405355" w:rsidRDefault="004B39EB" w:rsidP="004B39EB">
      <w:pPr>
        <w:spacing w:after="0" w:line="240" w:lineRule="auto"/>
        <w:ind w:left="993" w:hanging="426"/>
        <w:jc w:val="both"/>
        <w:rPr>
          <w:rFonts w:ascii="Times New Roman" w:eastAsia="Arial" w:hAnsi="Times New Roman"/>
          <w:sz w:val="24"/>
          <w:szCs w:val="24"/>
        </w:rPr>
      </w:pPr>
      <w:r w:rsidRPr="00405355">
        <w:rPr>
          <w:rFonts w:ascii="Times New Roman" w:eastAsia="Arial" w:hAnsi="Times New Roman"/>
          <w:sz w:val="24"/>
          <w:szCs w:val="24"/>
        </w:rPr>
        <w:t xml:space="preserve">(b) </w:t>
      </w:r>
      <w:r w:rsidRPr="00405355">
        <w:rPr>
          <w:rFonts w:ascii="Times New Roman" w:eastAsia="Arial" w:hAnsi="Times New Roman"/>
          <w:sz w:val="24"/>
          <w:szCs w:val="24"/>
        </w:rPr>
        <w:tab/>
        <w:t xml:space="preserve">declarar que esses eventos ou condições indicam que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que pode levantar dúvida significativa quanto à capacidade de continuidade operacional da entidade e que a opinião do auditor não está ressalvada em relação a esse assunto.</w:t>
      </w:r>
    </w:p>
    <w:p w14:paraId="6BE9D3DB" w14:textId="77777777" w:rsidR="004B39EB" w:rsidRPr="00405355" w:rsidRDefault="004B39EB" w:rsidP="004B39EB">
      <w:pPr>
        <w:spacing w:after="0" w:line="240" w:lineRule="auto"/>
        <w:rPr>
          <w:rFonts w:ascii="Times New Roman" w:hAnsi="Times New Roman"/>
          <w:sz w:val="24"/>
          <w:szCs w:val="24"/>
        </w:rPr>
      </w:pPr>
    </w:p>
    <w:p w14:paraId="047168CE"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sz w:val="24"/>
          <w:szCs w:val="24"/>
        </w:rPr>
        <w:t xml:space="preserve">Não é feita divulgação adequada da </w:t>
      </w:r>
      <w:r>
        <w:rPr>
          <w:rFonts w:ascii="Times New Roman" w:eastAsia="Arial" w:hAnsi="Times New Roman"/>
          <w:sz w:val="24"/>
          <w:szCs w:val="24"/>
        </w:rPr>
        <w:t>incerteza relevante</w:t>
      </w:r>
      <w:r w:rsidRPr="00405355">
        <w:rPr>
          <w:rFonts w:ascii="Times New Roman" w:eastAsia="Arial" w:hAnsi="Times New Roman"/>
          <w:sz w:val="24"/>
          <w:szCs w:val="24"/>
        </w:rPr>
        <w:t xml:space="preserve"> nas demonstrações contábeis</w:t>
      </w:r>
    </w:p>
    <w:p w14:paraId="0DCE5E36" w14:textId="77777777" w:rsidR="004B39EB" w:rsidRPr="00405355" w:rsidRDefault="004B39EB" w:rsidP="004B39EB">
      <w:pPr>
        <w:spacing w:after="0" w:line="240" w:lineRule="auto"/>
        <w:rPr>
          <w:rFonts w:ascii="Times New Roman" w:hAnsi="Times New Roman"/>
          <w:sz w:val="24"/>
          <w:szCs w:val="24"/>
        </w:rPr>
      </w:pPr>
    </w:p>
    <w:p w14:paraId="4100FA02" w14:textId="77777777" w:rsidR="004B39EB" w:rsidRPr="00405355" w:rsidRDefault="004B39EB" w:rsidP="004B39EB">
      <w:pPr>
        <w:spacing w:after="12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23.</w:t>
      </w:r>
      <w:r w:rsidRPr="00405355">
        <w:rPr>
          <w:rFonts w:ascii="Times New Roman" w:eastAsia="Arial" w:hAnsi="Times New Roman"/>
          <w:sz w:val="24"/>
          <w:szCs w:val="24"/>
        </w:rPr>
        <w:tab/>
      </w:r>
      <w:r w:rsidRPr="00405355">
        <w:rPr>
          <w:rFonts w:ascii="Times New Roman" w:hAnsi="Times New Roman"/>
          <w:sz w:val="24"/>
          <w:szCs w:val="24"/>
        </w:rPr>
        <w:t xml:space="preserve">Se não for feita divulgação adequada de </w:t>
      </w:r>
      <w:r>
        <w:rPr>
          <w:rFonts w:ascii="Times New Roman" w:hAnsi="Times New Roman"/>
          <w:sz w:val="24"/>
          <w:szCs w:val="24"/>
        </w:rPr>
        <w:t>incerteza relevante</w:t>
      </w:r>
      <w:r w:rsidRPr="00405355">
        <w:rPr>
          <w:rFonts w:ascii="Times New Roman" w:hAnsi="Times New Roman"/>
          <w:sz w:val="24"/>
          <w:szCs w:val="24"/>
        </w:rPr>
        <w:t xml:space="preserve"> nas demonstrações contábeis, o auditor deve</w:t>
      </w:r>
      <w:r w:rsidRPr="00405355">
        <w:rPr>
          <w:rFonts w:ascii="Times New Roman" w:eastAsia="Arial" w:hAnsi="Times New Roman"/>
          <w:sz w:val="24"/>
          <w:szCs w:val="24"/>
        </w:rPr>
        <w:t xml:space="preserve"> (ver itens A32 a A34):</w:t>
      </w:r>
    </w:p>
    <w:p w14:paraId="5D840800" w14:textId="77777777" w:rsidR="004B39EB" w:rsidRPr="00405355" w:rsidRDefault="004B39EB" w:rsidP="004B39EB">
      <w:pPr>
        <w:spacing w:after="120" w:line="240" w:lineRule="auto"/>
        <w:ind w:left="993" w:hanging="426"/>
        <w:jc w:val="both"/>
        <w:rPr>
          <w:rFonts w:ascii="Times New Roman" w:eastAsia="Arial" w:hAnsi="Times New Roman"/>
          <w:sz w:val="24"/>
          <w:szCs w:val="24"/>
        </w:rPr>
      </w:pPr>
      <w:r w:rsidRPr="00405355">
        <w:rPr>
          <w:rFonts w:ascii="Times New Roman" w:hAnsi="Times New Roman"/>
          <w:sz w:val="24"/>
          <w:szCs w:val="24"/>
        </w:rPr>
        <w:t xml:space="preserve">(a) </w:t>
      </w:r>
      <w:r w:rsidRPr="00405355">
        <w:rPr>
          <w:rFonts w:ascii="Times New Roman" w:hAnsi="Times New Roman"/>
          <w:sz w:val="24"/>
          <w:szCs w:val="24"/>
        </w:rPr>
        <w:tab/>
        <w:t>expressar uma opinião com ressalva ou adversa, conforme apropriado, de acordo com a NBC TA 705 – Modificações na Opinião do Auditor Independente; e</w:t>
      </w:r>
    </w:p>
    <w:p w14:paraId="2D33C9B5" w14:textId="77777777" w:rsidR="004B39EB" w:rsidRPr="00405355" w:rsidRDefault="004B39EB" w:rsidP="004B39EB">
      <w:pPr>
        <w:spacing w:after="0" w:line="240" w:lineRule="auto"/>
        <w:ind w:left="993" w:hanging="426"/>
        <w:jc w:val="both"/>
        <w:rPr>
          <w:rFonts w:ascii="Times New Roman" w:hAnsi="Times New Roman"/>
          <w:sz w:val="24"/>
          <w:szCs w:val="24"/>
        </w:rPr>
      </w:pPr>
      <w:r w:rsidRPr="00405355">
        <w:rPr>
          <w:rFonts w:ascii="Times New Roman" w:eastAsia="Arial" w:hAnsi="Times New Roman"/>
          <w:sz w:val="24"/>
          <w:szCs w:val="24"/>
        </w:rPr>
        <w:t xml:space="preserve">(b) </w:t>
      </w:r>
      <w:r w:rsidRPr="00405355">
        <w:rPr>
          <w:rFonts w:ascii="Times New Roman" w:eastAsia="Arial" w:hAnsi="Times New Roman"/>
          <w:sz w:val="24"/>
          <w:szCs w:val="24"/>
        </w:rPr>
        <w:tab/>
      </w:r>
      <w:r>
        <w:rPr>
          <w:rFonts w:ascii="Times New Roman" w:eastAsia="Arial" w:hAnsi="Times New Roman"/>
          <w:sz w:val="24"/>
          <w:szCs w:val="24"/>
        </w:rPr>
        <w:t>n</w:t>
      </w:r>
      <w:r w:rsidRPr="00405355">
        <w:rPr>
          <w:rFonts w:ascii="Times New Roman" w:eastAsia="Arial" w:hAnsi="Times New Roman"/>
          <w:sz w:val="24"/>
          <w:szCs w:val="24"/>
        </w:rPr>
        <w:t>a seção Base para</w:t>
      </w:r>
      <w:r>
        <w:rPr>
          <w:rFonts w:ascii="Times New Roman" w:eastAsia="Arial" w:hAnsi="Times New Roman"/>
          <w:sz w:val="24"/>
          <w:szCs w:val="24"/>
        </w:rPr>
        <w:t xml:space="preserve"> </w:t>
      </w:r>
      <w:r w:rsidRPr="00405355">
        <w:rPr>
          <w:rFonts w:ascii="Times New Roman" w:eastAsia="Arial" w:hAnsi="Times New Roman"/>
          <w:sz w:val="24"/>
          <w:szCs w:val="24"/>
        </w:rPr>
        <w:t xml:space="preserve">opinião com ressalva (adversa) do relatório do auditor, </w:t>
      </w:r>
      <w:r w:rsidRPr="00405355">
        <w:rPr>
          <w:rFonts w:ascii="Times New Roman" w:hAnsi="Times New Roman"/>
          <w:sz w:val="24"/>
          <w:szCs w:val="24"/>
        </w:rPr>
        <w:t xml:space="preserve">declarar que existe </w:t>
      </w:r>
      <w:r>
        <w:rPr>
          <w:rFonts w:ascii="Times New Roman" w:hAnsi="Times New Roman"/>
          <w:sz w:val="24"/>
          <w:szCs w:val="24"/>
        </w:rPr>
        <w:t>incerteza relevante</w:t>
      </w:r>
      <w:r w:rsidRPr="00405355">
        <w:rPr>
          <w:rFonts w:ascii="Times New Roman" w:hAnsi="Times New Roman"/>
          <w:sz w:val="24"/>
          <w:szCs w:val="24"/>
        </w:rPr>
        <w:t xml:space="preserve"> que pode levantar dúvida significativa quanto à capacidade de continuidade operacional da entidade e que as demonstrações contábeis não divulgam esse assunto de forma adequada.</w:t>
      </w:r>
    </w:p>
    <w:p w14:paraId="36CDF933" w14:textId="77777777" w:rsidR="004B39EB" w:rsidRPr="00405355" w:rsidRDefault="004B39EB" w:rsidP="004B39EB">
      <w:pPr>
        <w:spacing w:after="0" w:line="240" w:lineRule="auto"/>
        <w:rPr>
          <w:rFonts w:ascii="Times New Roman" w:hAnsi="Times New Roman"/>
          <w:sz w:val="24"/>
          <w:szCs w:val="24"/>
        </w:rPr>
      </w:pPr>
    </w:p>
    <w:p w14:paraId="16DDE834"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sz w:val="24"/>
          <w:szCs w:val="24"/>
        </w:rPr>
        <w:t>Relutância da administração em elaborar ou estender sua avaliação</w:t>
      </w:r>
    </w:p>
    <w:p w14:paraId="5A21E217" w14:textId="77777777" w:rsidR="004B39EB" w:rsidRPr="00405355" w:rsidRDefault="004B39EB" w:rsidP="004B39EB">
      <w:pPr>
        <w:spacing w:after="0" w:line="240" w:lineRule="auto"/>
        <w:rPr>
          <w:rFonts w:ascii="Times New Roman" w:hAnsi="Times New Roman"/>
          <w:sz w:val="24"/>
          <w:szCs w:val="24"/>
        </w:rPr>
      </w:pPr>
    </w:p>
    <w:p w14:paraId="60EB65F8"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24.</w:t>
      </w:r>
      <w:r w:rsidRPr="00405355">
        <w:rPr>
          <w:rFonts w:ascii="Times New Roman" w:eastAsia="Arial" w:hAnsi="Times New Roman"/>
          <w:sz w:val="24"/>
          <w:szCs w:val="24"/>
        </w:rPr>
        <w:tab/>
      </w:r>
      <w:r w:rsidRPr="00405355">
        <w:rPr>
          <w:rFonts w:ascii="Times New Roman" w:hAnsi="Times New Roman"/>
          <w:sz w:val="24"/>
          <w:szCs w:val="24"/>
        </w:rPr>
        <w:t xml:space="preserve">Se houver relutância da administração em elaborar ou estender sua avaliação, quando solicitada pelo auditor, </w:t>
      </w:r>
      <w:r w:rsidRPr="002125B1">
        <w:rPr>
          <w:rFonts w:ascii="Times New Roman" w:hAnsi="Times New Roman"/>
          <w:sz w:val="24"/>
          <w:szCs w:val="24"/>
          <w:highlight w:val="yellow"/>
        </w:rPr>
        <w:t>o auditor deve considerar as implicações em seu relatório</w:t>
      </w:r>
      <w:r w:rsidRPr="00405355">
        <w:rPr>
          <w:rFonts w:ascii="Times New Roman" w:hAnsi="Times New Roman"/>
          <w:sz w:val="24"/>
          <w:szCs w:val="24"/>
        </w:rPr>
        <w:t xml:space="preserve"> (ver item A35).</w:t>
      </w:r>
    </w:p>
    <w:p w14:paraId="41B3BE39" w14:textId="77777777" w:rsidR="004B39EB" w:rsidRPr="00405355" w:rsidRDefault="004B39EB" w:rsidP="004B39EB">
      <w:pPr>
        <w:spacing w:after="0" w:line="240" w:lineRule="auto"/>
        <w:rPr>
          <w:rFonts w:ascii="Times New Roman" w:hAnsi="Times New Roman"/>
          <w:sz w:val="24"/>
          <w:szCs w:val="24"/>
        </w:rPr>
      </w:pPr>
    </w:p>
    <w:p w14:paraId="27957676"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Comunicação com os responsáveis pela governança</w:t>
      </w:r>
    </w:p>
    <w:p w14:paraId="2BEE59F8" w14:textId="77777777" w:rsidR="004B39EB" w:rsidRPr="00405355" w:rsidRDefault="004B39EB" w:rsidP="004B39EB">
      <w:pPr>
        <w:spacing w:after="0" w:line="240" w:lineRule="auto"/>
        <w:rPr>
          <w:rFonts w:ascii="Times New Roman" w:hAnsi="Times New Roman"/>
          <w:sz w:val="24"/>
          <w:szCs w:val="24"/>
        </w:rPr>
      </w:pPr>
    </w:p>
    <w:p w14:paraId="71FE5569"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25.</w:t>
      </w:r>
      <w:r w:rsidRPr="00405355">
        <w:rPr>
          <w:rFonts w:ascii="Times New Roman" w:eastAsia="Arial" w:hAnsi="Times New Roman"/>
          <w:sz w:val="24"/>
          <w:szCs w:val="24"/>
        </w:rPr>
        <w:tab/>
      </w:r>
      <w:r w:rsidRPr="00405355">
        <w:rPr>
          <w:rFonts w:ascii="Times New Roman" w:hAnsi="Times New Roman"/>
          <w:sz w:val="24"/>
          <w:szCs w:val="24"/>
        </w:rPr>
        <w:t>A menos que todos os responsáveis pela governança estejam envolvidos na administração da entidade, conforme item 13 da NBC TA 260</w:t>
      </w:r>
      <w:r>
        <w:rPr>
          <w:rFonts w:ascii="Times New Roman" w:hAnsi="Times New Roman"/>
          <w:sz w:val="24"/>
          <w:szCs w:val="24"/>
        </w:rPr>
        <w:t xml:space="preserve"> – Comunicação com os Responsáveis pela Governança</w:t>
      </w:r>
      <w:r w:rsidRPr="00405355">
        <w:rPr>
          <w:rFonts w:ascii="Times New Roman" w:hAnsi="Times New Roman"/>
          <w:sz w:val="24"/>
          <w:szCs w:val="24"/>
        </w:rPr>
        <w:t>, o auditor deve comunicar a esses responsáveis os eventos ou condições identificados que podem levantar dúvida significativa quanto à capacidade da entidade de manter sua continuidade operacional. Essa comunicação com os responsáveis pela governança deve incluir o seguinte:</w:t>
      </w:r>
    </w:p>
    <w:p w14:paraId="451F8093" w14:textId="77777777" w:rsidR="004B39EB" w:rsidRPr="00405355" w:rsidRDefault="004B39EB" w:rsidP="004B39EB">
      <w:pPr>
        <w:spacing w:after="120" w:line="240" w:lineRule="auto"/>
        <w:ind w:left="993" w:hanging="426"/>
        <w:rPr>
          <w:rFonts w:ascii="Times New Roman" w:hAnsi="Times New Roman"/>
          <w:sz w:val="24"/>
          <w:szCs w:val="24"/>
        </w:rPr>
      </w:pPr>
      <w:r w:rsidRPr="00405355">
        <w:rPr>
          <w:rFonts w:ascii="Times New Roman" w:hAnsi="Times New Roman"/>
          <w:sz w:val="24"/>
          <w:szCs w:val="24"/>
        </w:rPr>
        <w:t>(a)</w:t>
      </w:r>
      <w:r w:rsidRPr="00405355">
        <w:rPr>
          <w:rFonts w:ascii="Times New Roman" w:hAnsi="Times New Roman"/>
          <w:sz w:val="24"/>
          <w:szCs w:val="24"/>
        </w:rPr>
        <w:tab/>
        <w:t xml:space="preserve">se os eventos ou condições constituem </w:t>
      </w:r>
      <w:r>
        <w:rPr>
          <w:rFonts w:ascii="Times New Roman" w:hAnsi="Times New Roman"/>
          <w:sz w:val="24"/>
          <w:szCs w:val="24"/>
        </w:rPr>
        <w:t>incerteza relevante</w:t>
      </w:r>
      <w:r w:rsidRPr="00405355">
        <w:rPr>
          <w:rFonts w:ascii="Times New Roman" w:hAnsi="Times New Roman"/>
          <w:sz w:val="24"/>
          <w:szCs w:val="24"/>
        </w:rPr>
        <w:t>;</w:t>
      </w:r>
    </w:p>
    <w:p w14:paraId="649462BD" w14:textId="77777777" w:rsidR="004B39EB" w:rsidRPr="00405355" w:rsidRDefault="004B39EB" w:rsidP="004B39EB">
      <w:pPr>
        <w:spacing w:after="120" w:line="240" w:lineRule="auto"/>
        <w:ind w:left="993" w:hanging="426"/>
        <w:jc w:val="both"/>
        <w:rPr>
          <w:rFonts w:ascii="Times New Roman" w:hAnsi="Times New Roman"/>
          <w:sz w:val="24"/>
          <w:szCs w:val="24"/>
        </w:rPr>
      </w:pPr>
      <w:r w:rsidRPr="00405355">
        <w:rPr>
          <w:rFonts w:ascii="Times New Roman" w:hAnsi="Times New Roman"/>
          <w:sz w:val="24"/>
          <w:szCs w:val="24"/>
        </w:rPr>
        <w:t xml:space="preserve">(b) </w:t>
      </w:r>
      <w:r w:rsidRPr="00405355">
        <w:rPr>
          <w:rFonts w:ascii="Times New Roman" w:hAnsi="Times New Roman"/>
          <w:sz w:val="24"/>
          <w:szCs w:val="24"/>
        </w:rPr>
        <w:tab/>
        <w:t>se o uso pela administração da base contábil de continuidade operacional é apropriado na elaboração das demonstrações contábeis;</w:t>
      </w:r>
    </w:p>
    <w:p w14:paraId="2B9CD69C" w14:textId="77777777" w:rsidR="004B39EB" w:rsidRPr="00405355" w:rsidRDefault="004B39EB" w:rsidP="004B39EB">
      <w:pPr>
        <w:spacing w:after="120" w:line="240" w:lineRule="auto"/>
        <w:ind w:left="993" w:hanging="426"/>
        <w:rPr>
          <w:rFonts w:ascii="Times New Roman" w:eastAsia="Arial" w:hAnsi="Times New Roman"/>
          <w:sz w:val="24"/>
          <w:szCs w:val="24"/>
        </w:rPr>
      </w:pPr>
      <w:r w:rsidRPr="00405355">
        <w:rPr>
          <w:rFonts w:ascii="Times New Roman" w:hAnsi="Times New Roman"/>
          <w:sz w:val="24"/>
          <w:szCs w:val="24"/>
        </w:rPr>
        <w:t>(c)</w:t>
      </w:r>
      <w:r w:rsidRPr="00405355">
        <w:rPr>
          <w:rFonts w:ascii="Times New Roman" w:hAnsi="Times New Roman"/>
          <w:sz w:val="24"/>
          <w:szCs w:val="24"/>
        </w:rPr>
        <w:tab/>
        <w:t>a adequação das respectivas divulgações nas demonstrações contábeis; e</w:t>
      </w:r>
    </w:p>
    <w:p w14:paraId="3AE1F25E" w14:textId="77777777" w:rsidR="004B39EB" w:rsidRPr="00405355" w:rsidRDefault="004B39EB" w:rsidP="004B39EB">
      <w:pPr>
        <w:spacing w:after="0" w:line="240" w:lineRule="auto"/>
        <w:ind w:left="993" w:hanging="426"/>
        <w:rPr>
          <w:rFonts w:ascii="Times New Roman" w:hAnsi="Times New Roman"/>
          <w:sz w:val="24"/>
          <w:szCs w:val="24"/>
        </w:rPr>
      </w:pPr>
      <w:r w:rsidRPr="00405355">
        <w:rPr>
          <w:rFonts w:ascii="Times New Roman" w:eastAsia="Arial" w:hAnsi="Times New Roman"/>
          <w:sz w:val="24"/>
          <w:szCs w:val="24"/>
        </w:rPr>
        <w:t>(d)</w:t>
      </w:r>
      <w:r w:rsidRPr="00405355">
        <w:rPr>
          <w:rFonts w:ascii="Times New Roman" w:eastAsia="Arial" w:hAnsi="Times New Roman"/>
          <w:sz w:val="24"/>
          <w:szCs w:val="24"/>
        </w:rPr>
        <w:tab/>
      </w:r>
      <w:r>
        <w:rPr>
          <w:rFonts w:ascii="Times New Roman" w:eastAsia="Arial" w:hAnsi="Times New Roman"/>
          <w:sz w:val="24"/>
          <w:szCs w:val="24"/>
        </w:rPr>
        <w:t>q</w:t>
      </w:r>
      <w:r w:rsidRPr="00405355">
        <w:rPr>
          <w:rFonts w:ascii="Times New Roman" w:eastAsia="Arial" w:hAnsi="Times New Roman"/>
          <w:sz w:val="24"/>
          <w:szCs w:val="24"/>
        </w:rPr>
        <w:t>uando aplicável, as implicações para o relatório do auditor.</w:t>
      </w:r>
    </w:p>
    <w:p w14:paraId="091BD5DF" w14:textId="77777777" w:rsidR="004B39EB" w:rsidRPr="00405355" w:rsidRDefault="004B39EB" w:rsidP="004B39EB">
      <w:pPr>
        <w:tabs>
          <w:tab w:val="center" w:pos="4252"/>
          <w:tab w:val="right" w:pos="8504"/>
        </w:tabs>
        <w:spacing w:after="0" w:line="240" w:lineRule="auto"/>
        <w:rPr>
          <w:rFonts w:ascii="Times New Roman" w:hAnsi="Times New Roman"/>
          <w:sz w:val="24"/>
          <w:szCs w:val="24"/>
        </w:rPr>
      </w:pPr>
    </w:p>
    <w:p w14:paraId="0BE877B3"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Atraso significativo na aprovação das demonstrações contábeis</w:t>
      </w:r>
    </w:p>
    <w:p w14:paraId="7044BD87" w14:textId="77777777" w:rsidR="004B39EB" w:rsidRPr="00405355" w:rsidRDefault="004B39EB" w:rsidP="004B39EB">
      <w:pPr>
        <w:spacing w:after="0" w:line="240" w:lineRule="auto"/>
        <w:rPr>
          <w:rFonts w:ascii="Times New Roman" w:hAnsi="Times New Roman"/>
          <w:sz w:val="24"/>
          <w:szCs w:val="24"/>
        </w:rPr>
      </w:pPr>
    </w:p>
    <w:p w14:paraId="1827EA64"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26.</w:t>
      </w:r>
      <w:r w:rsidRPr="00405355">
        <w:rPr>
          <w:rFonts w:ascii="Times New Roman" w:eastAsia="Arial" w:hAnsi="Times New Roman"/>
          <w:sz w:val="24"/>
          <w:szCs w:val="24"/>
        </w:rPr>
        <w:tab/>
      </w:r>
      <w:r w:rsidRPr="00405355">
        <w:rPr>
          <w:rFonts w:ascii="Times New Roman" w:hAnsi="Times New Roman"/>
          <w:sz w:val="24"/>
          <w:szCs w:val="24"/>
        </w:rPr>
        <w:t>Se houver atraso significativo na aprovação das demonstrações contábeis pela administração ou pelos responsáveis pela governança após a data-base das demonstrações contábeis, o auditor deve indagar as razões para o atraso. Se o auditor acredita</w:t>
      </w:r>
      <w:r>
        <w:rPr>
          <w:rFonts w:ascii="Times New Roman" w:hAnsi="Times New Roman"/>
          <w:sz w:val="24"/>
          <w:szCs w:val="24"/>
        </w:rPr>
        <w:t>r</w:t>
      </w:r>
      <w:r w:rsidRPr="00405355">
        <w:rPr>
          <w:rFonts w:ascii="Times New Roman" w:hAnsi="Times New Roman"/>
          <w:sz w:val="24"/>
          <w:szCs w:val="24"/>
        </w:rPr>
        <w:t xml:space="preserve"> que o atraso pode estar relacionado com eventos ou condições relacionados com a avaliação da continuidade operacional, o auditor deve executar procedimentos adicionais de auditoria necessários, conforme descrito no item 16, bem como considerar o efeito na sua conclusão sobre a existência de </w:t>
      </w:r>
      <w:r>
        <w:rPr>
          <w:rFonts w:ascii="Times New Roman" w:hAnsi="Times New Roman"/>
          <w:sz w:val="24"/>
          <w:szCs w:val="24"/>
        </w:rPr>
        <w:t>incerteza relevante</w:t>
      </w:r>
      <w:r w:rsidRPr="00405355">
        <w:rPr>
          <w:rFonts w:ascii="Times New Roman" w:hAnsi="Times New Roman"/>
          <w:sz w:val="24"/>
          <w:szCs w:val="24"/>
        </w:rPr>
        <w:t>, conforme descrito no item 18.</w:t>
      </w:r>
    </w:p>
    <w:p w14:paraId="4E57CC07" w14:textId="77777777" w:rsidR="004B39EB" w:rsidRDefault="004B39EB" w:rsidP="004B39EB">
      <w:pPr>
        <w:tabs>
          <w:tab w:val="center" w:pos="4252"/>
          <w:tab w:val="right" w:pos="8504"/>
        </w:tabs>
        <w:spacing w:after="0" w:line="240" w:lineRule="auto"/>
        <w:rPr>
          <w:rFonts w:ascii="Times New Roman" w:hAnsi="Times New Roman"/>
          <w:sz w:val="24"/>
          <w:szCs w:val="24"/>
        </w:rPr>
      </w:pPr>
    </w:p>
    <w:p w14:paraId="193B103F" w14:textId="77777777" w:rsidR="004B39EB" w:rsidRDefault="004B39EB" w:rsidP="004B39EB">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t>Vigência</w:t>
      </w:r>
    </w:p>
    <w:p w14:paraId="09EB035A" w14:textId="77777777" w:rsidR="004B39EB" w:rsidRDefault="004B39EB" w:rsidP="004B39EB">
      <w:pPr>
        <w:autoSpaceDE w:val="0"/>
        <w:autoSpaceDN w:val="0"/>
        <w:adjustRightInd w:val="0"/>
        <w:spacing w:after="0" w:line="240" w:lineRule="auto"/>
        <w:jc w:val="both"/>
        <w:rPr>
          <w:rFonts w:ascii="Times New Roman" w:hAnsi="Times New Roman"/>
          <w:sz w:val="24"/>
          <w:szCs w:val="24"/>
        </w:rPr>
      </w:pPr>
    </w:p>
    <w:p w14:paraId="17EC4B98" w14:textId="77777777" w:rsidR="004B39EB" w:rsidRDefault="004B39EB" w:rsidP="004B39EB">
      <w:pPr>
        <w:spacing w:after="0" w:line="240" w:lineRule="auto"/>
        <w:ind w:left="567"/>
        <w:jc w:val="both"/>
        <w:rPr>
          <w:rFonts w:ascii="Times New Roman" w:hAnsi="Times New Roman"/>
          <w:sz w:val="24"/>
          <w:szCs w:val="24"/>
        </w:rPr>
      </w:pPr>
      <w:r>
        <w:rPr>
          <w:rFonts w:ascii="Times New Roman" w:hAnsi="Times New Roman"/>
          <w:sz w:val="24"/>
          <w:szCs w:val="24"/>
        </w:rPr>
        <w:t>Esta Norma entra em vigor na data de sua publicação, aplicando-se a auditorias de demonstrações contábeis para períodos que se findam em, ou após, 31 de dezembro de 2016, e revoga, a partir de 1º de janeiro de 2017, a Resolução CFC n.º 1.226/2009, publicada no D.O.U., Seção 1, de 4/12/2009, e demais disposições em contrário.</w:t>
      </w:r>
    </w:p>
    <w:p w14:paraId="5F1CCD06" w14:textId="77777777" w:rsidR="004B39EB" w:rsidRDefault="004B39EB" w:rsidP="004B39EB">
      <w:pPr>
        <w:spacing w:after="0" w:line="240" w:lineRule="auto"/>
        <w:jc w:val="both"/>
        <w:rPr>
          <w:rFonts w:ascii="Times New Roman" w:hAnsi="Times New Roman"/>
          <w:sz w:val="24"/>
          <w:szCs w:val="24"/>
        </w:rPr>
      </w:pPr>
    </w:p>
    <w:p w14:paraId="6EF251F8" w14:textId="77777777" w:rsidR="004B39EB" w:rsidRDefault="004B39EB" w:rsidP="004B39EB">
      <w:pPr>
        <w:spacing w:after="0" w:line="240" w:lineRule="auto"/>
        <w:jc w:val="both"/>
        <w:rPr>
          <w:rFonts w:ascii="Times New Roman" w:hAnsi="Times New Roman"/>
          <w:sz w:val="24"/>
          <w:szCs w:val="24"/>
        </w:rPr>
      </w:pPr>
    </w:p>
    <w:p w14:paraId="613F7B6C" w14:textId="77777777" w:rsidR="004B39EB" w:rsidRDefault="004B39EB" w:rsidP="004B39EB">
      <w:pPr>
        <w:pStyle w:val="Recuodecorpodetexto2"/>
        <w:spacing w:after="0" w:line="240" w:lineRule="auto"/>
        <w:jc w:val="right"/>
        <w:rPr>
          <w:lang w:val="pt-BR"/>
        </w:rPr>
      </w:pPr>
      <w:r w:rsidRPr="009C79E1">
        <w:rPr>
          <w:lang w:val="pt-BR"/>
        </w:rPr>
        <w:t xml:space="preserve">Brasília, </w:t>
      </w:r>
      <w:r>
        <w:rPr>
          <w:lang w:val="pt-BR"/>
        </w:rPr>
        <w:t>17</w:t>
      </w:r>
      <w:r w:rsidRPr="009C79E1">
        <w:rPr>
          <w:lang w:val="pt-BR"/>
        </w:rPr>
        <w:t xml:space="preserve"> de </w:t>
      </w:r>
      <w:r>
        <w:rPr>
          <w:lang w:val="pt-BR"/>
        </w:rPr>
        <w:t>junho</w:t>
      </w:r>
      <w:r w:rsidRPr="009C79E1">
        <w:rPr>
          <w:lang w:val="pt-BR"/>
        </w:rPr>
        <w:t xml:space="preserve"> de 2016.</w:t>
      </w:r>
    </w:p>
    <w:p w14:paraId="5B6EC077" w14:textId="77777777" w:rsidR="004B39EB" w:rsidRDefault="004B39EB" w:rsidP="004B39EB">
      <w:pPr>
        <w:spacing w:after="0" w:line="240" w:lineRule="auto"/>
        <w:rPr>
          <w:rFonts w:ascii="Times New Roman" w:hAnsi="Times New Roman"/>
          <w:sz w:val="24"/>
          <w:szCs w:val="24"/>
        </w:rPr>
      </w:pPr>
    </w:p>
    <w:p w14:paraId="42DA7417" w14:textId="77777777" w:rsidR="004B39EB" w:rsidRDefault="004B39EB" w:rsidP="004B39EB">
      <w:pPr>
        <w:spacing w:after="0" w:line="240" w:lineRule="auto"/>
        <w:jc w:val="center"/>
        <w:rPr>
          <w:rFonts w:ascii="Times New Roman" w:hAnsi="Times New Roman"/>
          <w:bCs/>
          <w:sz w:val="24"/>
          <w:szCs w:val="24"/>
        </w:rPr>
      </w:pPr>
      <w:r>
        <w:rPr>
          <w:rFonts w:ascii="Times New Roman" w:hAnsi="Times New Roman"/>
          <w:sz w:val="24"/>
          <w:szCs w:val="24"/>
        </w:rPr>
        <w:t xml:space="preserve">Contador </w:t>
      </w:r>
      <w:r>
        <w:rPr>
          <w:rFonts w:ascii="Times New Roman" w:hAnsi="Times New Roman"/>
          <w:b/>
          <w:sz w:val="24"/>
          <w:szCs w:val="24"/>
        </w:rPr>
        <w:t>José Martonio Alves Coelho</w:t>
      </w:r>
    </w:p>
    <w:p w14:paraId="51A46E8C" w14:textId="77777777" w:rsidR="004B39EB" w:rsidRDefault="004B39EB" w:rsidP="004B39EB">
      <w:pPr>
        <w:pStyle w:val="Recuodecorpodetexto2"/>
        <w:spacing w:after="0" w:line="240" w:lineRule="auto"/>
        <w:ind w:left="0"/>
        <w:jc w:val="center"/>
        <w:rPr>
          <w:b/>
          <w:lang w:val="pt-BR"/>
        </w:rPr>
      </w:pPr>
      <w:r w:rsidRPr="009C79E1">
        <w:rPr>
          <w:b/>
          <w:lang w:val="pt-BR"/>
        </w:rPr>
        <w:t>Presidente</w:t>
      </w:r>
    </w:p>
    <w:p w14:paraId="2C31C2AF" w14:textId="77777777" w:rsidR="004B39EB" w:rsidRPr="00405355" w:rsidRDefault="004B39EB" w:rsidP="004B39EB">
      <w:pPr>
        <w:pStyle w:val="Recuodecorpodetexto2"/>
        <w:spacing w:after="0" w:line="240" w:lineRule="auto"/>
        <w:ind w:left="0"/>
        <w:rPr>
          <w:rFonts w:eastAsia="Arial"/>
          <w:lang w:val="pt-BR"/>
        </w:rPr>
      </w:pPr>
      <w:r>
        <w:rPr>
          <w:b/>
          <w:lang w:val="pt-BR"/>
        </w:rPr>
        <w:t>A</w:t>
      </w:r>
      <w:r w:rsidRPr="00405355">
        <w:rPr>
          <w:b/>
          <w:lang w:val="pt-BR"/>
        </w:rPr>
        <w:t>plicação e outros materiais explicativos</w:t>
      </w:r>
    </w:p>
    <w:p w14:paraId="0C06748A" w14:textId="77777777" w:rsidR="004B39EB" w:rsidRPr="00405355" w:rsidRDefault="004B39EB" w:rsidP="004B39EB">
      <w:pPr>
        <w:spacing w:after="0" w:line="240" w:lineRule="auto"/>
        <w:rPr>
          <w:rFonts w:ascii="Times New Roman" w:hAnsi="Times New Roman"/>
          <w:sz w:val="24"/>
          <w:szCs w:val="24"/>
        </w:rPr>
      </w:pPr>
    </w:p>
    <w:p w14:paraId="6EB1981D"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 xml:space="preserve">Alcance </w:t>
      </w:r>
      <w:r w:rsidRPr="00405355">
        <w:rPr>
          <w:rFonts w:ascii="Times New Roman" w:eastAsia="Arial" w:hAnsi="Times New Roman"/>
          <w:bCs/>
          <w:sz w:val="24"/>
          <w:szCs w:val="24"/>
        </w:rPr>
        <w:t>(ver item 1)</w:t>
      </w:r>
    </w:p>
    <w:p w14:paraId="2E258367" w14:textId="77777777" w:rsidR="004B39EB" w:rsidRPr="00405355" w:rsidRDefault="004B39EB" w:rsidP="004B39EB">
      <w:pPr>
        <w:spacing w:after="0" w:line="240" w:lineRule="auto"/>
        <w:rPr>
          <w:rFonts w:ascii="Times New Roman" w:hAnsi="Times New Roman"/>
          <w:sz w:val="24"/>
          <w:szCs w:val="24"/>
        </w:rPr>
      </w:pPr>
    </w:p>
    <w:p w14:paraId="702ECB6D" w14:textId="77777777" w:rsidR="004B39EB" w:rsidRPr="007A7A31"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A1.</w:t>
      </w:r>
      <w:r w:rsidRPr="00405355">
        <w:rPr>
          <w:rFonts w:ascii="Times New Roman" w:eastAsia="Arial" w:hAnsi="Times New Roman"/>
          <w:sz w:val="24"/>
          <w:szCs w:val="24"/>
        </w:rPr>
        <w:tab/>
        <w:t xml:space="preserve">A NBC TA 701 </w:t>
      </w:r>
      <w:r>
        <w:rPr>
          <w:rFonts w:ascii="Times New Roman" w:eastAsia="Arial" w:hAnsi="Times New Roman"/>
          <w:sz w:val="24"/>
          <w:szCs w:val="24"/>
        </w:rPr>
        <w:t>–</w:t>
      </w:r>
      <w:r w:rsidRPr="00405355">
        <w:rPr>
          <w:rFonts w:ascii="Times New Roman" w:eastAsia="Arial" w:hAnsi="Times New Roman"/>
          <w:sz w:val="24"/>
          <w:szCs w:val="24"/>
        </w:rPr>
        <w:t xml:space="preserve"> </w:t>
      </w:r>
      <w:r w:rsidRPr="00405355">
        <w:rPr>
          <w:rFonts w:ascii="Times New Roman" w:hAnsi="Times New Roman"/>
          <w:sz w:val="24"/>
          <w:szCs w:val="24"/>
        </w:rPr>
        <w:t xml:space="preserve">Comunicação dos Principais Assuntos de Auditoria no Relatório do Auditor Independente </w:t>
      </w:r>
      <w:r w:rsidRPr="00405355">
        <w:rPr>
          <w:rFonts w:ascii="Times New Roman" w:eastAsia="Arial" w:hAnsi="Times New Roman"/>
          <w:sz w:val="24"/>
          <w:szCs w:val="24"/>
        </w:rPr>
        <w:t>trata da responsabilidade do auditor de comunicar os principais assuntos de auditoria em seu relatório. Es</w:t>
      </w:r>
      <w:r>
        <w:rPr>
          <w:rFonts w:ascii="Times New Roman" w:eastAsia="Arial" w:hAnsi="Times New Roman"/>
          <w:sz w:val="24"/>
          <w:szCs w:val="24"/>
        </w:rPr>
        <w:t>t</w:t>
      </w:r>
      <w:r w:rsidRPr="00405355">
        <w:rPr>
          <w:rFonts w:ascii="Times New Roman" w:eastAsia="Arial" w:hAnsi="Times New Roman"/>
          <w:sz w:val="24"/>
          <w:szCs w:val="24"/>
        </w:rPr>
        <w:t xml:space="preserve">a </w:t>
      </w:r>
      <w:r>
        <w:rPr>
          <w:rFonts w:ascii="Times New Roman" w:eastAsia="Arial" w:hAnsi="Times New Roman"/>
          <w:sz w:val="24"/>
          <w:szCs w:val="24"/>
        </w:rPr>
        <w:t>norma</w:t>
      </w:r>
      <w:r w:rsidRPr="00405355">
        <w:rPr>
          <w:rFonts w:ascii="Times New Roman" w:eastAsia="Arial" w:hAnsi="Times New Roman"/>
          <w:sz w:val="24"/>
          <w:szCs w:val="24"/>
        </w:rPr>
        <w:t xml:space="preserve"> reconhece que, quando a NBC TA 701 se aplicar, assuntos relacionados com a continuidade operacional podem ser determinados como sendo principais assuntos de auditoria e explica que uma </w:t>
      </w:r>
      <w:r>
        <w:rPr>
          <w:rFonts w:ascii="Times New Roman" w:eastAsia="Arial" w:hAnsi="Times New Roman"/>
          <w:sz w:val="24"/>
          <w:szCs w:val="24"/>
        </w:rPr>
        <w:t>incerteza relevante</w:t>
      </w:r>
      <w:r w:rsidRPr="00405355">
        <w:rPr>
          <w:rFonts w:ascii="Times New Roman" w:eastAsia="Arial" w:hAnsi="Times New Roman"/>
          <w:sz w:val="24"/>
          <w:szCs w:val="24"/>
        </w:rPr>
        <w:t xml:space="preserve"> relacionada com eventos ou condições que podem levantar dúvida significativa quanto à capacidade de continuidade operacional da entidade é, por natureza, um principal assunto de auditoria (ver itens 15 e A41 da NBC TA 701)</w:t>
      </w:r>
      <w:r>
        <w:rPr>
          <w:rFonts w:ascii="Times New Roman" w:eastAsia="Arial" w:hAnsi="Times New Roman"/>
          <w:sz w:val="24"/>
          <w:szCs w:val="24"/>
        </w:rPr>
        <w:t>.</w:t>
      </w:r>
    </w:p>
    <w:p w14:paraId="4E3EF99A" w14:textId="77777777" w:rsidR="004B39EB" w:rsidRPr="00405355" w:rsidRDefault="004B39EB" w:rsidP="004B39EB">
      <w:pPr>
        <w:tabs>
          <w:tab w:val="center" w:pos="4252"/>
          <w:tab w:val="right" w:pos="8504"/>
        </w:tabs>
        <w:spacing w:after="0" w:line="240" w:lineRule="auto"/>
        <w:rPr>
          <w:rFonts w:ascii="Times New Roman" w:hAnsi="Times New Roman"/>
          <w:sz w:val="24"/>
          <w:szCs w:val="24"/>
        </w:rPr>
      </w:pPr>
    </w:p>
    <w:p w14:paraId="60FA5D17"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hAnsi="Times New Roman"/>
          <w:b/>
          <w:sz w:val="24"/>
          <w:szCs w:val="24"/>
        </w:rPr>
        <w:t>Base contábil de continuidade operacional</w:t>
      </w:r>
      <w:r w:rsidRPr="00405355">
        <w:rPr>
          <w:rFonts w:ascii="Times New Roman" w:hAnsi="Times New Roman"/>
          <w:sz w:val="24"/>
          <w:szCs w:val="24"/>
        </w:rPr>
        <w:t xml:space="preserve"> (ver item 2)</w:t>
      </w:r>
    </w:p>
    <w:p w14:paraId="7FD21484" w14:textId="77777777" w:rsidR="004B39EB" w:rsidRPr="00405355" w:rsidRDefault="004B39EB" w:rsidP="004B39EB">
      <w:pPr>
        <w:spacing w:after="0" w:line="240" w:lineRule="auto"/>
        <w:rPr>
          <w:rFonts w:ascii="Times New Roman" w:hAnsi="Times New Roman"/>
          <w:sz w:val="24"/>
          <w:szCs w:val="24"/>
        </w:rPr>
      </w:pPr>
    </w:p>
    <w:p w14:paraId="396A1200"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Considerações específicas para entidades do setor público</w:t>
      </w:r>
    </w:p>
    <w:p w14:paraId="35416231" w14:textId="77777777" w:rsidR="004B39EB" w:rsidRPr="00405355" w:rsidRDefault="004B39EB" w:rsidP="004B39EB">
      <w:pPr>
        <w:spacing w:after="0" w:line="240" w:lineRule="auto"/>
        <w:rPr>
          <w:rFonts w:ascii="Times New Roman" w:hAnsi="Times New Roman"/>
          <w:sz w:val="24"/>
          <w:szCs w:val="24"/>
        </w:rPr>
      </w:pPr>
    </w:p>
    <w:p w14:paraId="2860C3A0"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A2. </w:t>
      </w:r>
      <w:r>
        <w:rPr>
          <w:rFonts w:ascii="Times New Roman" w:eastAsia="Arial" w:hAnsi="Times New Roman"/>
          <w:sz w:val="24"/>
          <w:szCs w:val="24"/>
        </w:rPr>
        <w:tab/>
      </w:r>
      <w:r w:rsidRPr="00405355">
        <w:rPr>
          <w:rFonts w:ascii="Times New Roman" w:hAnsi="Times New Roman"/>
          <w:sz w:val="24"/>
          <w:szCs w:val="24"/>
        </w:rPr>
        <w:t xml:space="preserve">O uso pela administração da base contábil de continuidade operacional é também relevante para entidades do setor público. Podem surgir riscos à continuidade operacional, em situações </w:t>
      </w:r>
      <w:r>
        <w:rPr>
          <w:rFonts w:ascii="Times New Roman" w:hAnsi="Times New Roman"/>
          <w:sz w:val="24"/>
          <w:szCs w:val="24"/>
        </w:rPr>
        <w:t>em que</w:t>
      </w:r>
      <w:r w:rsidRPr="00405355">
        <w:rPr>
          <w:rFonts w:ascii="Times New Roman" w:hAnsi="Times New Roman"/>
          <w:sz w:val="24"/>
          <w:szCs w:val="24"/>
        </w:rPr>
        <w:t xml:space="preserve"> entidades do setor público operam com fins lucrativos e </w:t>
      </w:r>
      <w:r>
        <w:rPr>
          <w:rFonts w:ascii="Times New Roman" w:hAnsi="Times New Roman"/>
          <w:sz w:val="24"/>
          <w:szCs w:val="24"/>
        </w:rPr>
        <w:t xml:space="preserve">em que </w:t>
      </w:r>
      <w:r w:rsidRPr="00405355">
        <w:rPr>
          <w:rFonts w:ascii="Times New Roman" w:hAnsi="Times New Roman"/>
          <w:sz w:val="24"/>
          <w:szCs w:val="24"/>
        </w:rPr>
        <w:t xml:space="preserve">o suporte do governo pode ser reduzido ou retirado ou, ainda, </w:t>
      </w:r>
      <w:r>
        <w:rPr>
          <w:rFonts w:ascii="Times New Roman" w:hAnsi="Times New Roman"/>
          <w:sz w:val="24"/>
          <w:szCs w:val="24"/>
        </w:rPr>
        <w:t>em</w:t>
      </w:r>
      <w:r w:rsidRPr="00405355">
        <w:rPr>
          <w:rFonts w:ascii="Times New Roman" w:hAnsi="Times New Roman"/>
          <w:sz w:val="24"/>
          <w:szCs w:val="24"/>
        </w:rPr>
        <w:t xml:space="preserve"> caso de privatização, entre outras. Eventos ou condições que podem levantar dúvida significativa quanto à capacidade d</w:t>
      </w:r>
      <w:r>
        <w:rPr>
          <w:rFonts w:ascii="Times New Roman" w:hAnsi="Times New Roman"/>
          <w:sz w:val="24"/>
          <w:szCs w:val="24"/>
        </w:rPr>
        <w:t>a</w:t>
      </w:r>
      <w:r w:rsidRPr="00405355">
        <w:rPr>
          <w:rFonts w:ascii="Times New Roman" w:hAnsi="Times New Roman"/>
          <w:sz w:val="24"/>
          <w:szCs w:val="24"/>
        </w:rPr>
        <w:t xml:space="preserve"> entidade de manter sua continuidade operacional no setor público podem incluir situações em que a entidade do setor público não possui recursos para sua continuidade ou quando são tomadas decisões políticas que afetam os serviços prestados pela entidade do setor público.</w:t>
      </w:r>
    </w:p>
    <w:p w14:paraId="233D9217" w14:textId="77777777" w:rsidR="004B39EB" w:rsidRPr="00405355" w:rsidRDefault="004B39EB" w:rsidP="004B39EB">
      <w:pPr>
        <w:tabs>
          <w:tab w:val="center" w:pos="4252"/>
          <w:tab w:val="right" w:pos="8504"/>
        </w:tabs>
        <w:spacing w:after="0" w:line="240" w:lineRule="auto"/>
        <w:rPr>
          <w:rFonts w:ascii="Times New Roman" w:hAnsi="Times New Roman"/>
          <w:sz w:val="24"/>
          <w:szCs w:val="24"/>
        </w:rPr>
      </w:pPr>
    </w:p>
    <w:p w14:paraId="0C1A4258"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Procedimentos de avaliação de risco e atividades relacionadas</w:t>
      </w:r>
    </w:p>
    <w:p w14:paraId="666FD01B" w14:textId="77777777" w:rsidR="004B39EB" w:rsidRPr="00405355" w:rsidRDefault="004B39EB" w:rsidP="004B39EB">
      <w:pPr>
        <w:spacing w:after="0" w:line="240" w:lineRule="auto"/>
        <w:rPr>
          <w:rFonts w:ascii="Times New Roman" w:hAnsi="Times New Roman"/>
          <w:sz w:val="24"/>
          <w:szCs w:val="24"/>
        </w:rPr>
      </w:pPr>
    </w:p>
    <w:p w14:paraId="6A8F871B"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hAnsi="Times New Roman"/>
          <w:i/>
          <w:sz w:val="24"/>
          <w:szCs w:val="24"/>
        </w:rPr>
        <w:t xml:space="preserve">Eventos ou condições que podem levantar dúvida significativa quanto à capacidade de continuidade operacional da entidade </w:t>
      </w:r>
      <w:r w:rsidRPr="00405355">
        <w:rPr>
          <w:rFonts w:ascii="Times New Roman" w:hAnsi="Times New Roman"/>
          <w:sz w:val="24"/>
          <w:szCs w:val="24"/>
        </w:rPr>
        <w:t>(ver item 10)</w:t>
      </w:r>
    </w:p>
    <w:p w14:paraId="1F3EF4D9" w14:textId="77777777" w:rsidR="004B39EB" w:rsidRPr="00405355" w:rsidRDefault="004B39EB" w:rsidP="004B39EB">
      <w:pPr>
        <w:spacing w:after="0" w:line="240" w:lineRule="auto"/>
        <w:rPr>
          <w:rFonts w:ascii="Times New Roman" w:hAnsi="Times New Roman"/>
          <w:sz w:val="24"/>
          <w:szCs w:val="24"/>
        </w:rPr>
      </w:pPr>
    </w:p>
    <w:p w14:paraId="4D43DABC"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A3. </w:t>
      </w:r>
      <w:r w:rsidRPr="00405355">
        <w:rPr>
          <w:rFonts w:ascii="Times New Roman" w:eastAsia="Arial" w:hAnsi="Times New Roman"/>
          <w:sz w:val="24"/>
          <w:szCs w:val="24"/>
        </w:rPr>
        <w:tab/>
      </w:r>
      <w:r w:rsidRPr="00405355">
        <w:rPr>
          <w:rFonts w:ascii="Times New Roman" w:hAnsi="Times New Roman"/>
          <w:sz w:val="24"/>
          <w:szCs w:val="24"/>
        </w:rPr>
        <w:t>Seguem exemplos de eventos ou condições que, individual ou coletivamente, podem levantar dúvida significativa quanto à capacidade da entidade de manter sua continuidade operacional. Es</w:t>
      </w:r>
      <w:r>
        <w:rPr>
          <w:rFonts w:ascii="Times New Roman" w:hAnsi="Times New Roman"/>
          <w:sz w:val="24"/>
          <w:szCs w:val="24"/>
        </w:rPr>
        <w:t>s</w:t>
      </w:r>
      <w:r w:rsidRPr="00405355">
        <w:rPr>
          <w:rFonts w:ascii="Times New Roman" w:hAnsi="Times New Roman"/>
          <w:sz w:val="24"/>
          <w:szCs w:val="24"/>
        </w:rPr>
        <w:t xml:space="preserve">a relação não inclui todos os eventos e condições e a existência de um ou mais itens nem sempre significa que existe </w:t>
      </w:r>
      <w:r>
        <w:rPr>
          <w:rFonts w:ascii="Times New Roman" w:hAnsi="Times New Roman"/>
          <w:sz w:val="24"/>
          <w:szCs w:val="24"/>
        </w:rPr>
        <w:t>incerteza relevante</w:t>
      </w:r>
      <w:r w:rsidRPr="00405355">
        <w:rPr>
          <w:rFonts w:ascii="Times New Roman" w:hAnsi="Times New Roman"/>
          <w:sz w:val="24"/>
          <w:szCs w:val="24"/>
        </w:rPr>
        <w:t>.</w:t>
      </w:r>
    </w:p>
    <w:p w14:paraId="3F2B3716" w14:textId="77777777" w:rsidR="004B39EB" w:rsidRPr="00405355" w:rsidRDefault="004B39EB" w:rsidP="004B39EB">
      <w:pPr>
        <w:spacing w:after="0" w:line="240" w:lineRule="auto"/>
        <w:rPr>
          <w:rFonts w:ascii="Times New Roman" w:hAnsi="Times New Roman"/>
          <w:sz w:val="24"/>
          <w:szCs w:val="24"/>
        </w:rPr>
      </w:pPr>
    </w:p>
    <w:p w14:paraId="77ED2A32" w14:textId="77777777" w:rsidR="004B39EB" w:rsidRPr="00405355" w:rsidRDefault="004B39EB" w:rsidP="004B39EB">
      <w:pPr>
        <w:spacing w:after="120" w:line="240" w:lineRule="auto"/>
        <w:ind w:firstLine="567"/>
        <w:jc w:val="both"/>
        <w:rPr>
          <w:rFonts w:ascii="Times New Roman" w:eastAsia="Arial" w:hAnsi="Times New Roman"/>
          <w:sz w:val="24"/>
          <w:szCs w:val="24"/>
        </w:rPr>
      </w:pPr>
      <w:r w:rsidRPr="00405355">
        <w:rPr>
          <w:rFonts w:ascii="Times New Roman" w:eastAsia="Arial" w:hAnsi="Times New Roman"/>
          <w:sz w:val="24"/>
          <w:szCs w:val="24"/>
        </w:rPr>
        <w:t>Financeiro</w:t>
      </w:r>
    </w:p>
    <w:p w14:paraId="6078ACE2"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p</w:t>
      </w:r>
      <w:r w:rsidRPr="00405355">
        <w:rPr>
          <w:rFonts w:ascii="Times New Roman" w:hAnsi="Times New Roman"/>
          <w:sz w:val="24"/>
          <w:szCs w:val="24"/>
        </w:rPr>
        <w:t>atrimônio líquido negativo</w:t>
      </w:r>
      <w:r>
        <w:rPr>
          <w:rFonts w:ascii="Times New Roman" w:hAnsi="Times New Roman"/>
          <w:sz w:val="24"/>
          <w:szCs w:val="24"/>
        </w:rPr>
        <w:t xml:space="preserve"> </w:t>
      </w:r>
      <w:r w:rsidRPr="00405355">
        <w:rPr>
          <w:rFonts w:ascii="Times New Roman" w:hAnsi="Times New Roman"/>
          <w:sz w:val="24"/>
          <w:szCs w:val="24"/>
        </w:rPr>
        <w:t>ou capital circulante líquido negativo</w:t>
      </w:r>
      <w:r>
        <w:rPr>
          <w:rFonts w:ascii="Times New Roman" w:hAnsi="Times New Roman"/>
          <w:sz w:val="24"/>
          <w:szCs w:val="24"/>
        </w:rPr>
        <w:t>;</w:t>
      </w:r>
    </w:p>
    <w:p w14:paraId="108D4986"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empréstimos com prazo fixo, próximos do vencimento, sem previsões realistas de renovação ou liquidação; ou utilização excessiva de empréstimos de curto prazo para financiar ativos de longo prazo;</w:t>
      </w:r>
    </w:p>
    <w:p w14:paraId="174A50FB"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indicativos de retirada de suporte financeiro por credores;</w:t>
      </w:r>
    </w:p>
    <w:p w14:paraId="1911629C"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fluxos de caixa operacionais negativos indicados por demonstrações contábeis históricas ou prospectivas;</w:t>
      </w:r>
    </w:p>
    <w:p w14:paraId="4B00C1B4"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principais índices financeiros adversos;</w:t>
      </w:r>
    </w:p>
    <w:p w14:paraId="7713F7B8"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prejuízos operacionais significativos ou deterioração significativa do valor dos ativos usados para gerar fluxos de caixa;</w:t>
      </w:r>
    </w:p>
    <w:p w14:paraId="54134C2C"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atraso ou suspensão de dividendos;</w:t>
      </w:r>
    </w:p>
    <w:p w14:paraId="035E176B"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incapacidade de pagar credores nas datas de vencimento;</w:t>
      </w:r>
    </w:p>
    <w:p w14:paraId="4BB518C5"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incapacidade de cumprir com os termos contratuais de empréstimo;</w:t>
      </w:r>
    </w:p>
    <w:p w14:paraId="7D84208B"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mudança nas condições de pagamento a fornecedores, de a prazo para pagamento à vista;</w:t>
      </w:r>
    </w:p>
    <w:p w14:paraId="50E172AD" w14:textId="77777777" w:rsidR="004B39EB" w:rsidRPr="00405355" w:rsidRDefault="004B39EB">
      <w:pPr>
        <w:pStyle w:val="PargrafodaLista"/>
        <w:widowControl w:val="0"/>
        <w:numPr>
          <w:ilvl w:val="0"/>
          <w:numId w:val="219"/>
        </w:numPr>
        <w:spacing w:after="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incapacidade de obter financiamento para o desenvolvimento de novos produtos essenciais ou outros investimentos essenciais.</w:t>
      </w:r>
    </w:p>
    <w:p w14:paraId="73F92C30" w14:textId="77777777" w:rsidR="004B39EB" w:rsidRPr="00405355" w:rsidRDefault="004B39EB" w:rsidP="004B39EB">
      <w:pPr>
        <w:spacing w:after="0" w:line="240" w:lineRule="auto"/>
        <w:jc w:val="both"/>
        <w:rPr>
          <w:rFonts w:ascii="Times New Roman" w:eastAsia="Times New Roman" w:hAnsi="Times New Roman"/>
          <w:sz w:val="24"/>
          <w:szCs w:val="24"/>
        </w:rPr>
      </w:pPr>
    </w:p>
    <w:p w14:paraId="3921295F" w14:textId="77777777" w:rsidR="004B39EB" w:rsidRPr="00405355" w:rsidRDefault="004B39EB" w:rsidP="004B39EB">
      <w:pPr>
        <w:spacing w:after="120" w:line="240" w:lineRule="auto"/>
        <w:ind w:firstLine="567"/>
        <w:jc w:val="both"/>
        <w:rPr>
          <w:rFonts w:ascii="Times New Roman" w:eastAsia="Times New Roman" w:hAnsi="Times New Roman"/>
          <w:sz w:val="24"/>
          <w:szCs w:val="24"/>
        </w:rPr>
      </w:pPr>
      <w:r w:rsidRPr="00405355">
        <w:rPr>
          <w:rFonts w:ascii="Times New Roman" w:eastAsia="Times New Roman" w:hAnsi="Times New Roman"/>
          <w:sz w:val="24"/>
          <w:szCs w:val="24"/>
        </w:rPr>
        <w:t>Operacional</w:t>
      </w:r>
    </w:p>
    <w:p w14:paraId="483CE5C5"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intenções da administração de liquidar a entidade ou cessar as operações;</w:t>
      </w:r>
    </w:p>
    <w:p w14:paraId="6347A29C"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perda de pessoal</w:t>
      </w:r>
      <w:r w:rsidRPr="00BC40C4">
        <w:rPr>
          <w:rFonts w:ascii="Times New Roman" w:hAnsi="Times New Roman"/>
          <w:sz w:val="24"/>
          <w:szCs w:val="24"/>
        </w:rPr>
        <w:t>-</w:t>
      </w:r>
      <w:r w:rsidRPr="00405355">
        <w:rPr>
          <w:rFonts w:ascii="Times New Roman" w:hAnsi="Times New Roman"/>
          <w:sz w:val="24"/>
          <w:szCs w:val="24"/>
        </w:rPr>
        <w:t>chave da administração sem reposição;</w:t>
      </w:r>
    </w:p>
    <w:p w14:paraId="4E363807"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perda de mercado importante, cliente</w:t>
      </w:r>
      <w:r>
        <w:rPr>
          <w:rFonts w:ascii="Times New Roman" w:hAnsi="Times New Roman"/>
          <w:sz w:val="24"/>
          <w:szCs w:val="24"/>
        </w:rPr>
        <w:t>s</w:t>
      </w:r>
      <w:r w:rsidRPr="00405355">
        <w:rPr>
          <w:rFonts w:ascii="Times New Roman" w:hAnsi="Times New Roman"/>
          <w:sz w:val="24"/>
          <w:szCs w:val="24"/>
        </w:rPr>
        <w:t xml:space="preserve"> importante</w:t>
      </w:r>
      <w:r>
        <w:rPr>
          <w:rFonts w:ascii="Times New Roman" w:hAnsi="Times New Roman"/>
          <w:sz w:val="24"/>
          <w:szCs w:val="24"/>
        </w:rPr>
        <w:t>s</w:t>
      </w:r>
      <w:r w:rsidRPr="00405355">
        <w:rPr>
          <w:rFonts w:ascii="Times New Roman" w:hAnsi="Times New Roman"/>
          <w:sz w:val="24"/>
          <w:szCs w:val="24"/>
        </w:rPr>
        <w:t>, franquia, licença, ou principa</w:t>
      </w:r>
      <w:r>
        <w:rPr>
          <w:rFonts w:ascii="Times New Roman" w:hAnsi="Times New Roman"/>
          <w:sz w:val="24"/>
          <w:szCs w:val="24"/>
        </w:rPr>
        <w:t>is</w:t>
      </w:r>
      <w:r w:rsidRPr="00405355">
        <w:rPr>
          <w:rFonts w:ascii="Times New Roman" w:hAnsi="Times New Roman"/>
          <w:sz w:val="24"/>
          <w:szCs w:val="24"/>
        </w:rPr>
        <w:t xml:space="preserve"> fornecedor</w:t>
      </w:r>
      <w:r>
        <w:rPr>
          <w:rFonts w:ascii="Times New Roman" w:hAnsi="Times New Roman"/>
          <w:sz w:val="24"/>
          <w:szCs w:val="24"/>
        </w:rPr>
        <w:t>es</w:t>
      </w:r>
      <w:r w:rsidRPr="00405355">
        <w:rPr>
          <w:rFonts w:ascii="Times New Roman" w:hAnsi="Times New Roman"/>
          <w:sz w:val="24"/>
          <w:szCs w:val="24"/>
        </w:rPr>
        <w:t>;</w:t>
      </w:r>
    </w:p>
    <w:p w14:paraId="111039F7"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7B0FAE">
        <w:rPr>
          <w:rFonts w:ascii="Times New Roman" w:eastAsia="Arial" w:hAnsi="Times New Roman"/>
          <w:sz w:val="24"/>
          <w:szCs w:val="24"/>
        </w:rPr>
        <w:t>dificuldades</w:t>
      </w:r>
      <w:r w:rsidRPr="00405355">
        <w:rPr>
          <w:rStyle w:val="Refdecomentrio"/>
          <w:rFonts w:ascii="Times New Roman" w:hAnsi="Times New Roman"/>
          <w:sz w:val="24"/>
          <w:szCs w:val="24"/>
        </w:rPr>
        <w:t xml:space="preserve"> </w:t>
      </w:r>
      <w:r w:rsidRPr="00405355">
        <w:rPr>
          <w:rFonts w:ascii="Times New Roman" w:hAnsi="Times New Roman"/>
          <w:sz w:val="24"/>
          <w:szCs w:val="24"/>
        </w:rPr>
        <w:t>trabalhistas;</w:t>
      </w:r>
    </w:p>
    <w:p w14:paraId="368C6EE8"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escassez de suprimentos importantes;</w:t>
      </w:r>
    </w:p>
    <w:p w14:paraId="44877A45" w14:textId="77777777" w:rsidR="004B39EB" w:rsidRPr="00405355" w:rsidRDefault="004B39EB">
      <w:pPr>
        <w:pStyle w:val="PargrafodaLista"/>
        <w:widowControl w:val="0"/>
        <w:numPr>
          <w:ilvl w:val="0"/>
          <w:numId w:val="219"/>
        </w:numPr>
        <w:spacing w:after="0" w:line="240" w:lineRule="auto"/>
        <w:ind w:left="851" w:hanging="284"/>
        <w:contextualSpacing w:val="0"/>
        <w:jc w:val="both"/>
        <w:rPr>
          <w:rFonts w:ascii="Times New Roman" w:eastAsia="Arial" w:hAnsi="Times New Roman"/>
          <w:sz w:val="24"/>
          <w:szCs w:val="24"/>
        </w:rPr>
      </w:pPr>
      <w:r w:rsidRPr="00405355">
        <w:rPr>
          <w:rFonts w:ascii="Times New Roman" w:hAnsi="Times New Roman"/>
          <w:sz w:val="24"/>
          <w:szCs w:val="24"/>
        </w:rPr>
        <w:t>surgimento de concorrente altamente competitivo.</w:t>
      </w:r>
    </w:p>
    <w:p w14:paraId="1C6A878E" w14:textId="77777777" w:rsidR="004B39EB" w:rsidRPr="00405355" w:rsidRDefault="004B39EB" w:rsidP="004B39EB">
      <w:pPr>
        <w:spacing w:after="0" w:line="240" w:lineRule="auto"/>
        <w:rPr>
          <w:rFonts w:ascii="Times New Roman" w:hAnsi="Times New Roman"/>
          <w:sz w:val="24"/>
          <w:szCs w:val="24"/>
        </w:rPr>
      </w:pPr>
    </w:p>
    <w:p w14:paraId="3DDF07EF" w14:textId="77777777" w:rsidR="004B39EB" w:rsidRPr="00405355" w:rsidRDefault="004B39EB" w:rsidP="004B39EB">
      <w:pPr>
        <w:spacing w:after="120" w:line="240" w:lineRule="auto"/>
        <w:ind w:firstLine="567"/>
        <w:jc w:val="both"/>
        <w:rPr>
          <w:rFonts w:ascii="Times New Roman" w:eastAsia="Times New Roman" w:hAnsi="Times New Roman"/>
          <w:sz w:val="24"/>
          <w:szCs w:val="24"/>
        </w:rPr>
      </w:pPr>
      <w:r w:rsidRPr="00405355">
        <w:rPr>
          <w:rFonts w:ascii="Times New Roman" w:eastAsia="Times New Roman" w:hAnsi="Times New Roman"/>
          <w:sz w:val="24"/>
          <w:szCs w:val="24"/>
        </w:rPr>
        <w:t>Outros</w:t>
      </w:r>
    </w:p>
    <w:p w14:paraId="30404241"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descumprimento de exigências de capital ou outros requisitos legais ou regulatórios, tais como exigências de solvência ou de liquidez para as instituições financeiras;</w:t>
      </w:r>
    </w:p>
    <w:p w14:paraId="2C3A76B4"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processos legais ou regulatórios pendentes contra a entidade que podem, no caso de perda, resultar em indenização que a entidade provavelmente não terá capacidade de saldar;</w:t>
      </w:r>
    </w:p>
    <w:p w14:paraId="59E8AEFB" w14:textId="77777777" w:rsidR="004B39EB" w:rsidRPr="007B0FAE" w:rsidRDefault="004B39EB">
      <w:pPr>
        <w:pStyle w:val="PargrafodaLista"/>
        <w:widowControl w:val="0"/>
        <w:numPr>
          <w:ilvl w:val="0"/>
          <w:numId w:val="219"/>
        </w:numPr>
        <w:tabs>
          <w:tab w:val="left" w:pos="1200"/>
        </w:tabs>
        <w:spacing w:after="120" w:line="240" w:lineRule="auto"/>
        <w:ind w:left="851" w:hanging="284"/>
        <w:contextualSpacing w:val="0"/>
        <w:jc w:val="both"/>
        <w:rPr>
          <w:rFonts w:ascii="Times New Roman" w:hAnsi="Times New Roman"/>
          <w:sz w:val="24"/>
          <w:szCs w:val="24"/>
        </w:rPr>
      </w:pPr>
      <w:r w:rsidRPr="007B0FAE">
        <w:rPr>
          <w:rFonts w:ascii="Times New Roman" w:hAnsi="Times New Roman"/>
          <w:sz w:val="24"/>
          <w:szCs w:val="24"/>
        </w:rPr>
        <w:t>mudanças em leis e regulamentos ou política governamental que</w:t>
      </w:r>
      <w:r>
        <w:rPr>
          <w:rFonts w:ascii="Times New Roman" w:hAnsi="Times New Roman"/>
          <w:sz w:val="24"/>
          <w:szCs w:val="24"/>
        </w:rPr>
        <w:t xml:space="preserve"> </w:t>
      </w:r>
      <w:r w:rsidRPr="007B0FAE">
        <w:rPr>
          <w:rFonts w:ascii="Times New Roman" w:hAnsi="Times New Roman"/>
          <w:sz w:val="24"/>
          <w:szCs w:val="24"/>
        </w:rPr>
        <w:t>podem</w:t>
      </w:r>
      <w:r>
        <w:rPr>
          <w:rFonts w:ascii="Times New Roman" w:hAnsi="Times New Roman"/>
          <w:sz w:val="24"/>
          <w:szCs w:val="24"/>
        </w:rPr>
        <w:t xml:space="preserve"> </w:t>
      </w:r>
      <w:r w:rsidRPr="007B0FAE">
        <w:rPr>
          <w:rFonts w:ascii="Times New Roman" w:hAnsi="Times New Roman"/>
          <w:sz w:val="24"/>
          <w:szCs w:val="24"/>
        </w:rPr>
        <w:t>afetar a entidade de maneira adversa;</w:t>
      </w:r>
    </w:p>
    <w:p w14:paraId="4E8DB9FC" w14:textId="77777777" w:rsidR="004B39EB" w:rsidRPr="00405355" w:rsidRDefault="004B39EB">
      <w:pPr>
        <w:pStyle w:val="PargrafodaLista"/>
        <w:widowControl w:val="0"/>
        <w:numPr>
          <w:ilvl w:val="0"/>
          <w:numId w:val="219"/>
        </w:numPr>
        <w:spacing w:after="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catástrofe não segurada ou segurada por valor inferior quando de sua ocorrência.</w:t>
      </w:r>
    </w:p>
    <w:p w14:paraId="2E24DA7B" w14:textId="77777777" w:rsidR="004B39EB" w:rsidRPr="00405355" w:rsidRDefault="004B39EB" w:rsidP="004B39EB">
      <w:pPr>
        <w:spacing w:after="0" w:line="240" w:lineRule="auto"/>
        <w:rPr>
          <w:rFonts w:ascii="Times New Roman" w:hAnsi="Times New Roman"/>
          <w:sz w:val="24"/>
          <w:szCs w:val="24"/>
        </w:rPr>
      </w:pPr>
    </w:p>
    <w:p w14:paraId="56DE63AB" w14:textId="77777777" w:rsidR="004B39EB" w:rsidRPr="00405355" w:rsidRDefault="004B39EB" w:rsidP="004B39EB">
      <w:pPr>
        <w:spacing w:after="0" w:line="240" w:lineRule="auto"/>
        <w:ind w:left="567"/>
        <w:jc w:val="both"/>
        <w:rPr>
          <w:rFonts w:ascii="Times New Roman" w:hAnsi="Times New Roman"/>
          <w:sz w:val="24"/>
          <w:szCs w:val="24"/>
        </w:rPr>
      </w:pPr>
      <w:r w:rsidRPr="00405355">
        <w:rPr>
          <w:rFonts w:ascii="Times New Roman" w:hAnsi="Times New Roman"/>
          <w:sz w:val="24"/>
          <w:szCs w:val="24"/>
        </w:rPr>
        <w:t>A importância desses eventos ou condições pode frequentemente ser atenuada por outros fatores. Por exemplo, o efeito da incapacidade d</w:t>
      </w:r>
      <w:r>
        <w:rPr>
          <w:rFonts w:ascii="Times New Roman" w:hAnsi="Times New Roman"/>
          <w:sz w:val="24"/>
          <w:szCs w:val="24"/>
        </w:rPr>
        <w:t>a</w:t>
      </w:r>
      <w:r w:rsidRPr="00405355">
        <w:rPr>
          <w:rFonts w:ascii="Times New Roman" w:hAnsi="Times New Roman"/>
          <w:sz w:val="24"/>
          <w:szCs w:val="24"/>
        </w:rPr>
        <w:t xml:space="preserve"> entidade de liquidar seus débitos pode ser compensado pelos planos da administração de manter fluxos de caixa adequados por meios alternativos, como alienação de ativos, renegociação de empréstimos ou obtenção de capital adicional. Da mesma forma, a perda de fornecedor importante pode ser atenuada pela disponibilidade de fonte de suprimento alternativa adequada.</w:t>
      </w:r>
    </w:p>
    <w:p w14:paraId="2CA27FCC" w14:textId="77777777" w:rsidR="004B39EB" w:rsidRPr="00405355" w:rsidRDefault="004B39EB" w:rsidP="004B39EB">
      <w:pPr>
        <w:spacing w:after="0" w:line="240" w:lineRule="auto"/>
        <w:rPr>
          <w:rFonts w:ascii="Times New Roman" w:hAnsi="Times New Roman"/>
          <w:sz w:val="24"/>
          <w:szCs w:val="24"/>
        </w:rPr>
      </w:pPr>
    </w:p>
    <w:p w14:paraId="710D856E"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A4. </w:t>
      </w:r>
      <w:r w:rsidRPr="00405355">
        <w:rPr>
          <w:rFonts w:ascii="Times New Roman" w:eastAsia="Arial" w:hAnsi="Times New Roman"/>
          <w:sz w:val="24"/>
          <w:szCs w:val="24"/>
        </w:rPr>
        <w:tab/>
        <w:t xml:space="preserve">Os procedimentos de avaliação de risco exigidos pelo item 10 auxiliam o auditor a determinar se há probabilidade de o uso, pela administração, da base contábil de continuidade da entidade ser um assunto importante e </w:t>
      </w:r>
      <w:r>
        <w:rPr>
          <w:rFonts w:ascii="Times New Roman" w:eastAsia="Arial" w:hAnsi="Times New Roman"/>
          <w:sz w:val="24"/>
          <w:szCs w:val="24"/>
        </w:rPr>
        <w:t xml:space="preserve">o </w:t>
      </w:r>
      <w:r w:rsidRPr="00405355">
        <w:rPr>
          <w:rFonts w:ascii="Times New Roman" w:eastAsia="Arial" w:hAnsi="Times New Roman"/>
          <w:sz w:val="24"/>
          <w:szCs w:val="24"/>
        </w:rPr>
        <w:t>seu impacto sobre o planejamento da auditoria.</w:t>
      </w:r>
      <w:r w:rsidRPr="00405355">
        <w:rPr>
          <w:rFonts w:ascii="Times New Roman" w:hAnsi="Times New Roman"/>
          <w:sz w:val="24"/>
          <w:szCs w:val="24"/>
        </w:rPr>
        <w:t xml:space="preserve"> Esses procedimentos também propiciam  discussões </w:t>
      </w:r>
      <w:r>
        <w:rPr>
          <w:rFonts w:ascii="Times New Roman" w:hAnsi="Times New Roman"/>
          <w:sz w:val="24"/>
          <w:szCs w:val="24"/>
        </w:rPr>
        <w:t>mais tempestivas</w:t>
      </w:r>
      <w:r w:rsidRPr="00405355">
        <w:rPr>
          <w:rFonts w:ascii="Times New Roman" w:hAnsi="Times New Roman"/>
          <w:sz w:val="24"/>
          <w:szCs w:val="24"/>
        </w:rPr>
        <w:t xml:space="preserve"> com a administração, incluindo </w:t>
      </w:r>
      <w:r>
        <w:rPr>
          <w:rFonts w:ascii="Times New Roman" w:hAnsi="Times New Roman"/>
          <w:sz w:val="24"/>
          <w:szCs w:val="24"/>
        </w:rPr>
        <w:t>a</w:t>
      </w:r>
      <w:r w:rsidRPr="00405355">
        <w:rPr>
          <w:rFonts w:ascii="Times New Roman" w:hAnsi="Times New Roman"/>
          <w:sz w:val="24"/>
          <w:szCs w:val="24"/>
        </w:rPr>
        <w:t xml:space="preserve"> discussão dos planos da administração e a sua decisão sobre quaisquer assuntos identificados relacionados à continuidade operacional.</w:t>
      </w:r>
    </w:p>
    <w:p w14:paraId="2EC4C260" w14:textId="77777777" w:rsidR="004B39EB" w:rsidRPr="00405355" w:rsidRDefault="004B39EB" w:rsidP="004B39EB">
      <w:pPr>
        <w:tabs>
          <w:tab w:val="center" w:pos="4252"/>
          <w:tab w:val="right" w:pos="8504"/>
        </w:tabs>
        <w:spacing w:after="0" w:line="240" w:lineRule="auto"/>
        <w:rPr>
          <w:rFonts w:ascii="Times New Roman" w:hAnsi="Times New Roman"/>
          <w:sz w:val="24"/>
          <w:szCs w:val="24"/>
        </w:rPr>
      </w:pPr>
    </w:p>
    <w:p w14:paraId="4D61A8A1"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 xml:space="preserve">Considerações específicas para entidades de pequeno porte </w:t>
      </w:r>
      <w:r w:rsidRPr="00405355">
        <w:rPr>
          <w:rFonts w:ascii="Times New Roman" w:hAnsi="Times New Roman"/>
          <w:sz w:val="24"/>
          <w:szCs w:val="24"/>
        </w:rPr>
        <w:t>(ver item 10)</w:t>
      </w:r>
    </w:p>
    <w:p w14:paraId="368EF477" w14:textId="77777777" w:rsidR="004B39EB" w:rsidRPr="00405355" w:rsidRDefault="004B39EB" w:rsidP="004B39EB">
      <w:pPr>
        <w:spacing w:after="0" w:line="240" w:lineRule="auto"/>
        <w:rPr>
          <w:rFonts w:ascii="Times New Roman" w:hAnsi="Times New Roman"/>
          <w:sz w:val="24"/>
          <w:szCs w:val="24"/>
        </w:rPr>
      </w:pPr>
    </w:p>
    <w:p w14:paraId="25455A1D"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A5. </w:t>
      </w:r>
      <w:r w:rsidRPr="00405355">
        <w:rPr>
          <w:rFonts w:ascii="Times New Roman" w:eastAsia="Arial" w:hAnsi="Times New Roman"/>
          <w:sz w:val="24"/>
          <w:szCs w:val="24"/>
        </w:rPr>
        <w:tab/>
        <w:t>O tamanho d</w:t>
      </w:r>
      <w:r>
        <w:rPr>
          <w:rFonts w:ascii="Times New Roman" w:eastAsia="Arial" w:hAnsi="Times New Roman"/>
          <w:sz w:val="24"/>
          <w:szCs w:val="24"/>
        </w:rPr>
        <w:t>a</w:t>
      </w:r>
      <w:r w:rsidRPr="00405355">
        <w:rPr>
          <w:rFonts w:ascii="Times New Roman" w:eastAsia="Arial" w:hAnsi="Times New Roman"/>
          <w:sz w:val="24"/>
          <w:szCs w:val="24"/>
        </w:rPr>
        <w:t xml:space="preserve"> entidade pode afetar sua capacidade de enfrentar condições adversas. </w:t>
      </w:r>
      <w:r w:rsidRPr="00405355">
        <w:rPr>
          <w:rFonts w:ascii="Times New Roman" w:hAnsi="Times New Roman"/>
          <w:sz w:val="24"/>
          <w:szCs w:val="24"/>
        </w:rPr>
        <w:t>Entidades de pequeno porte podem ser capazes de responder rapidamente para aproveitar oportunidades, mas podem não ter recursos suficientes para sustentar as operações.</w:t>
      </w:r>
    </w:p>
    <w:p w14:paraId="709EDF0D" w14:textId="77777777" w:rsidR="004B39EB" w:rsidRPr="00405355" w:rsidRDefault="004B39EB" w:rsidP="004B39EB">
      <w:pPr>
        <w:tabs>
          <w:tab w:val="center" w:pos="4252"/>
          <w:tab w:val="right" w:pos="8504"/>
        </w:tabs>
        <w:spacing w:after="0" w:line="240" w:lineRule="auto"/>
        <w:rPr>
          <w:rFonts w:ascii="Times New Roman" w:hAnsi="Times New Roman"/>
          <w:sz w:val="24"/>
          <w:szCs w:val="24"/>
        </w:rPr>
      </w:pPr>
    </w:p>
    <w:p w14:paraId="19DFF1BB"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A6. </w:t>
      </w:r>
      <w:r w:rsidRPr="00405355">
        <w:rPr>
          <w:rFonts w:ascii="Times New Roman" w:eastAsia="Arial" w:hAnsi="Times New Roman"/>
          <w:sz w:val="24"/>
          <w:szCs w:val="24"/>
        </w:rPr>
        <w:tab/>
        <w:t>Condições de especial importância para entidades de pequeno porte incluem o risco de bancos e de outros credores interromperem o suporte à entidade, bem como a possível perda do seu principal fornecedor, de cliente importante, de empregado-chave ou do direito de operar por licença, franquia ou outro acordo legal.</w:t>
      </w:r>
    </w:p>
    <w:p w14:paraId="3F495E16" w14:textId="77777777" w:rsidR="004B39EB" w:rsidRPr="00405355" w:rsidRDefault="004B39EB" w:rsidP="004B39EB">
      <w:pPr>
        <w:tabs>
          <w:tab w:val="center" w:pos="4252"/>
          <w:tab w:val="right" w:pos="8504"/>
        </w:tabs>
        <w:spacing w:after="0" w:line="240" w:lineRule="auto"/>
        <w:rPr>
          <w:rFonts w:ascii="Times New Roman" w:hAnsi="Times New Roman"/>
          <w:sz w:val="24"/>
          <w:szCs w:val="24"/>
        </w:rPr>
      </w:pPr>
    </w:p>
    <w:p w14:paraId="7CAB52F2"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Alerta permanente durante toda a auditoria a evidências de eventos ou condições</w:t>
      </w:r>
      <w:r w:rsidRPr="00405355">
        <w:rPr>
          <w:rFonts w:ascii="Times New Roman" w:hAnsi="Times New Roman"/>
          <w:sz w:val="24"/>
          <w:szCs w:val="24"/>
        </w:rPr>
        <w:t xml:space="preserve"> (ver item 11)</w:t>
      </w:r>
    </w:p>
    <w:p w14:paraId="539A0FC4" w14:textId="77777777" w:rsidR="004B39EB" w:rsidRPr="00405355" w:rsidRDefault="004B39EB" w:rsidP="004B39EB">
      <w:pPr>
        <w:spacing w:after="0" w:line="240" w:lineRule="auto"/>
        <w:rPr>
          <w:rFonts w:ascii="Times New Roman" w:hAnsi="Times New Roman"/>
          <w:sz w:val="24"/>
          <w:szCs w:val="24"/>
        </w:rPr>
      </w:pPr>
    </w:p>
    <w:p w14:paraId="585BA3CD"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A7. </w:t>
      </w:r>
      <w:r w:rsidRPr="00405355">
        <w:rPr>
          <w:rFonts w:ascii="Times New Roman" w:eastAsia="Arial" w:hAnsi="Times New Roman"/>
          <w:sz w:val="24"/>
          <w:szCs w:val="24"/>
        </w:rPr>
        <w:tab/>
        <w:t>A NBC TA 315, item 31, exige que o auditor revise sua avaliação de risco e modifique os procedimentos adicionais de auditoria planejados quando, no decurso dos trabalhos, for obtida evidência adicional de auditoria que afete a avaliação de risco do auditor. Se</w:t>
      </w:r>
      <w:r>
        <w:rPr>
          <w:rFonts w:ascii="Times New Roman" w:eastAsia="Arial" w:hAnsi="Times New Roman"/>
          <w:sz w:val="24"/>
          <w:szCs w:val="24"/>
        </w:rPr>
        <w:t>,</w:t>
      </w:r>
      <w:r w:rsidRPr="00405355">
        <w:rPr>
          <w:rFonts w:ascii="Times New Roman" w:eastAsia="Arial" w:hAnsi="Times New Roman"/>
          <w:sz w:val="24"/>
          <w:szCs w:val="24"/>
        </w:rPr>
        <w:t xml:space="preserve"> após o auditor concluir sobre sua avaliação de risco</w:t>
      </w:r>
      <w:r>
        <w:rPr>
          <w:rFonts w:ascii="Times New Roman" w:eastAsia="Arial" w:hAnsi="Times New Roman"/>
          <w:sz w:val="24"/>
          <w:szCs w:val="24"/>
        </w:rPr>
        <w:t>,</w:t>
      </w:r>
      <w:r w:rsidRPr="00405355">
        <w:rPr>
          <w:rFonts w:ascii="Times New Roman" w:eastAsia="Arial" w:hAnsi="Times New Roman"/>
          <w:sz w:val="24"/>
          <w:szCs w:val="24"/>
        </w:rPr>
        <w:t xml:space="preserve"> forem identificados eventos ou condições que </w:t>
      </w:r>
      <w:r>
        <w:rPr>
          <w:rFonts w:ascii="Times New Roman" w:eastAsia="Arial" w:hAnsi="Times New Roman"/>
          <w:sz w:val="24"/>
          <w:szCs w:val="24"/>
        </w:rPr>
        <w:t>possam</w:t>
      </w:r>
      <w:r w:rsidRPr="00405355">
        <w:rPr>
          <w:rFonts w:ascii="Times New Roman" w:eastAsia="Arial" w:hAnsi="Times New Roman"/>
          <w:sz w:val="24"/>
          <w:szCs w:val="24"/>
        </w:rPr>
        <w:t xml:space="preserve"> levantar dúvida significativa quanto à capacidade de continuidade operacional</w:t>
      </w:r>
      <w:r>
        <w:rPr>
          <w:rFonts w:ascii="Times New Roman" w:eastAsia="Arial" w:hAnsi="Times New Roman"/>
          <w:sz w:val="24"/>
          <w:szCs w:val="24"/>
        </w:rPr>
        <w:t xml:space="preserve"> </w:t>
      </w:r>
      <w:r w:rsidRPr="00405355">
        <w:rPr>
          <w:rFonts w:ascii="Times New Roman" w:eastAsia="Arial" w:hAnsi="Times New Roman"/>
          <w:sz w:val="24"/>
          <w:szCs w:val="24"/>
        </w:rPr>
        <w:t>da entidade,</w:t>
      </w:r>
      <w:r>
        <w:rPr>
          <w:rFonts w:ascii="Times New Roman" w:eastAsia="Arial" w:hAnsi="Times New Roman"/>
          <w:sz w:val="24"/>
          <w:szCs w:val="24"/>
        </w:rPr>
        <w:t xml:space="preserve"> </w:t>
      </w:r>
      <w:r w:rsidRPr="00405355">
        <w:rPr>
          <w:rFonts w:ascii="Times New Roman" w:eastAsia="Arial" w:hAnsi="Times New Roman"/>
          <w:sz w:val="24"/>
          <w:szCs w:val="24"/>
        </w:rPr>
        <w:t>além de realizar os procedimentos especificados no item 16, o auditor talvez tenha que rever sua avaliação de risco de distorção relevante.</w:t>
      </w:r>
      <w:r w:rsidRPr="00405355">
        <w:rPr>
          <w:rFonts w:ascii="Times New Roman" w:hAnsi="Times New Roman"/>
          <w:sz w:val="24"/>
          <w:szCs w:val="24"/>
        </w:rPr>
        <w:t xml:space="preserve"> A existência desses eventos ou condições também pode afetar a natureza, a época e a extensão dos procedimentos adicionais do auditor em resposta aos riscos avaliados. A NBC TA 330 – Resposta do Auditor aos Riscos Avaliados estabelece exigências e orienta sobre esse assunto.</w:t>
      </w:r>
    </w:p>
    <w:p w14:paraId="4EA7C1E5" w14:textId="77777777" w:rsidR="004B39EB" w:rsidRPr="00405355" w:rsidRDefault="004B39EB" w:rsidP="004B39EB">
      <w:pPr>
        <w:spacing w:after="0" w:line="240" w:lineRule="auto"/>
        <w:rPr>
          <w:rFonts w:ascii="Times New Roman" w:hAnsi="Times New Roman"/>
          <w:sz w:val="24"/>
          <w:szCs w:val="24"/>
        </w:rPr>
      </w:pPr>
    </w:p>
    <w:p w14:paraId="14C6408A"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Revisão da avaliação da administração</w:t>
      </w:r>
    </w:p>
    <w:p w14:paraId="14A6B983" w14:textId="77777777" w:rsidR="004B39EB" w:rsidRPr="00405355" w:rsidRDefault="004B39EB" w:rsidP="004B39EB">
      <w:pPr>
        <w:spacing w:after="0" w:line="240" w:lineRule="auto"/>
        <w:rPr>
          <w:rFonts w:ascii="Times New Roman" w:hAnsi="Times New Roman"/>
          <w:sz w:val="24"/>
          <w:szCs w:val="24"/>
        </w:rPr>
      </w:pPr>
    </w:p>
    <w:p w14:paraId="5B27A616"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 xml:space="preserve">Avaliação e análise suporte da administração e revisão do auditor </w:t>
      </w:r>
      <w:r w:rsidRPr="00405355">
        <w:rPr>
          <w:rFonts w:ascii="Times New Roman" w:hAnsi="Times New Roman"/>
          <w:sz w:val="24"/>
          <w:szCs w:val="24"/>
        </w:rPr>
        <w:t>(ver item 12)</w:t>
      </w:r>
    </w:p>
    <w:p w14:paraId="1B1B8F7B" w14:textId="77777777" w:rsidR="004B39EB" w:rsidRPr="00405355" w:rsidRDefault="004B39EB" w:rsidP="004B39EB">
      <w:pPr>
        <w:spacing w:after="0" w:line="240" w:lineRule="auto"/>
        <w:rPr>
          <w:rFonts w:ascii="Times New Roman" w:hAnsi="Times New Roman"/>
          <w:sz w:val="24"/>
          <w:szCs w:val="24"/>
        </w:rPr>
      </w:pPr>
    </w:p>
    <w:p w14:paraId="0B5C3455"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A8. </w:t>
      </w:r>
      <w:r w:rsidRPr="00405355">
        <w:rPr>
          <w:rFonts w:ascii="Times New Roman" w:eastAsia="Arial" w:hAnsi="Times New Roman"/>
          <w:sz w:val="24"/>
          <w:szCs w:val="24"/>
        </w:rPr>
        <w:tab/>
        <w:t>A avaliação elaborada pela administração sobre a capacidade de continuidade operacional da entidade</w:t>
      </w:r>
      <w:r>
        <w:rPr>
          <w:rFonts w:ascii="Times New Roman" w:eastAsia="Arial" w:hAnsi="Times New Roman"/>
          <w:sz w:val="24"/>
          <w:szCs w:val="24"/>
        </w:rPr>
        <w:t xml:space="preserve"> </w:t>
      </w:r>
      <w:r w:rsidRPr="00405355">
        <w:rPr>
          <w:rFonts w:ascii="Times New Roman" w:eastAsia="Arial" w:hAnsi="Times New Roman"/>
          <w:sz w:val="24"/>
          <w:szCs w:val="24"/>
        </w:rPr>
        <w:t>é parte fundamental na avaliação do auditor sobre o uso</w:t>
      </w:r>
      <w:r>
        <w:rPr>
          <w:rFonts w:ascii="Times New Roman" w:eastAsia="Arial" w:hAnsi="Times New Roman"/>
          <w:sz w:val="24"/>
          <w:szCs w:val="24"/>
        </w:rPr>
        <w:t>,</w:t>
      </w:r>
      <w:r w:rsidRPr="00405355">
        <w:rPr>
          <w:rFonts w:ascii="Times New Roman" w:eastAsia="Arial" w:hAnsi="Times New Roman"/>
          <w:sz w:val="24"/>
          <w:szCs w:val="24"/>
        </w:rPr>
        <w:t xml:space="preserve"> pela administração</w:t>
      </w:r>
      <w:r>
        <w:rPr>
          <w:rFonts w:ascii="Times New Roman" w:eastAsia="Arial" w:hAnsi="Times New Roman"/>
          <w:sz w:val="24"/>
          <w:szCs w:val="24"/>
        </w:rPr>
        <w:t>,</w:t>
      </w:r>
      <w:r w:rsidRPr="00405355">
        <w:rPr>
          <w:rFonts w:ascii="Times New Roman" w:eastAsia="Arial" w:hAnsi="Times New Roman"/>
          <w:sz w:val="24"/>
          <w:szCs w:val="24"/>
        </w:rPr>
        <w:t xml:space="preserve"> da base contábil de continuidade operacional.</w:t>
      </w:r>
    </w:p>
    <w:p w14:paraId="6B5061C4" w14:textId="77777777" w:rsidR="004B39EB" w:rsidRPr="00405355" w:rsidRDefault="004B39EB" w:rsidP="004B39EB">
      <w:pPr>
        <w:spacing w:after="0" w:line="240" w:lineRule="auto"/>
        <w:rPr>
          <w:rFonts w:ascii="Times New Roman" w:hAnsi="Times New Roman"/>
          <w:sz w:val="24"/>
          <w:szCs w:val="24"/>
        </w:rPr>
      </w:pPr>
    </w:p>
    <w:p w14:paraId="05C38196"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A9. </w:t>
      </w:r>
      <w:r w:rsidRPr="00405355">
        <w:rPr>
          <w:rFonts w:ascii="Times New Roman" w:eastAsia="Arial" w:hAnsi="Times New Roman"/>
          <w:sz w:val="24"/>
          <w:szCs w:val="24"/>
        </w:rPr>
        <w:tab/>
        <w:t>Não é responsabilidade do auditor corrigir a falta de análise da administração.</w:t>
      </w:r>
      <w:r w:rsidRPr="00405355">
        <w:rPr>
          <w:rFonts w:ascii="Times New Roman" w:hAnsi="Times New Roman"/>
          <w:sz w:val="24"/>
          <w:szCs w:val="24"/>
        </w:rPr>
        <w:t xml:space="preserve"> Em algumas circunstâncias, contudo, a falta de análise detalhada da administração para suportar sua avaliação, pode impossibilitar o auditor de concluir se o uso, pela administração, da base contábil de continuidade da entidade é apropriado às circunstâncias. Por exemplo, quando houver histórico de operações lucrativas e pronto acesso a recursos financeiros, a administração pode elaborar sua avaliação de forma pouco detalhada. Nesse caso, a avaliação do auditor sobre a adequação da avaliação da administração pode ser feita sem a realização de procedimentos de avaliação detalhados se os outros procedimentos de auditoria executados são suficientes para permitir que o auditor conclua se o uso, pela administração, da base contábil de continuidade operacional na elaboração das demonstrações contábeis é apropriado às circunstâncias.</w:t>
      </w:r>
    </w:p>
    <w:p w14:paraId="384F01D4" w14:textId="77777777" w:rsidR="004B39EB" w:rsidRPr="00405355" w:rsidRDefault="004B39EB" w:rsidP="004B39EB">
      <w:pPr>
        <w:spacing w:after="0" w:line="240" w:lineRule="auto"/>
        <w:rPr>
          <w:rFonts w:ascii="Times New Roman" w:hAnsi="Times New Roman"/>
          <w:sz w:val="24"/>
          <w:szCs w:val="24"/>
        </w:rPr>
      </w:pPr>
    </w:p>
    <w:p w14:paraId="4A05ED8B" w14:textId="77777777" w:rsidR="004B39EB" w:rsidRPr="00405355" w:rsidRDefault="004B39EB" w:rsidP="004B39EB">
      <w:pPr>
        <w:spacing w:after="0" w:line="240" w:lineRule="auto"/>
        <w:ind w:left="567" w:hanging="567"/>
        <w:jc w:val="both"/>
        <w:rPr>
          <w:rFonts w:ascii="Times New Roman" w:hAnsi="Times New Roman"/>
          <w:sz w:val="24"/>
          <w:szCs w:val="24"/>
        </w:rPr>
      </w:pPr>
      <w:r>
        <w:rPr>
          <w:rFonts w:ascii="Times New Roman" w:eastAsia="Arial" w:hAnsi="Times New Roman"/>
          <w:sz w:val="24"/>
          <w:szCs w:val="24"/>
        </w:rPr>
        <w:t>A10.</w:t>
      </w:r>
      <w:r>
        <w:rPr>
          <w:rFonts w:ascii="Times New Roman" w:eastAsia="Arial" w:hAnsi="Times New Roman"/>
          <w:sz w:val="24"/>
          <w:szCs w:val="24"/>
        </w:rPr>
        <w:tab/>
      </w:r>
      <w:r w:rsidRPr="00405355">
        <w:rPr>
          <w:rFonts w:ascii="Times New Roman" w:eastAsia="Arial" w:hAnsi="Times New Roman"/>
          <w:sz w:val="24"/>
          <w:szCs w:val="24"/>
        </w:rPr>
        <w:t>Em outras circunstâncias, a revisão da avaliação da administração sobre a capacidade de continuidade operacional da entidade, conforme exigido pelo item 12, pode incluir a avaliação do processo que ela utilizou para fazer sua avaliação, as premissas sobre as quais ela se baseia e os seus planos</w:t>
      </w:r>
      <w:r>
        <w:rPr>
          <w:rFonts w:ascii="Times New Roman" w:eastAsia="Arial" w:hAnsi="Times New Roman"/>
          <w:sz w:val="24"/>
          <w:szCs w:val="24"/>
        </w:rPr>
        <w:t xml:space="preserve"> </w:t>
      </w:r>
      <w:r w:rsidRPr="00405355">
        <w:rPr>
          <w:rFonts w:ascii="Times New Roman" w:eastAsia="Arial" w:hAnsi="Times New Roman"/>
          <w:sz w:val="24"/>
          <w:szCs w:val="24"/>
        </w:rPr>
        <w:t>para ação futura e se esses planos são viáveis às circunstâncias.</w:t>
      </w:r>
    </w:p>
    <w:p w14:paraId="6076CAEE" w14:textId="77777777" w:rsidR="004B39EB" w:rsidRPr="00405355" w:rsidRDefault="004B39EB" w:rsidP="004B39EB">
      <w:pPr>
        <w:spacing w:after="0" w:line="240" w:lineRule="auto"/>
        <w:rPr>
          <w:rFonts w:ascii="Times New Roman" w:hAnsi="Times New Roman"/>
          <w:sz w:val="24"/>
          <w:szCs w:val="24"/>
        </w:rPr>
      </w:pPr>
    </w:p>
    <w:p w14:paraId="4853F9B5"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 xml:space="preserve">Período da avaliação da administração </w:t>
      </w:r>
      <w:r w:rsidRPr="00405355">
        <w:rPr>
          <w:rFonts w:ascii="Times New Roman" w:hAnsi="Times New Roman"/>
          <w:sz w:val="24"/>
          <w:szCs w:val="24"/>
        </w:rPr>
        <w:t>(ver item 13)</w:t>
      </w:r>
    </w:p>
    <w:p w14:paraId="589F6826" w14:textId="77777777" w:rsidR="004B39EB" w:rsidRPr="00405355" w:rsidRDefault="004B39EB" w:rsidP="004B39EB">
      <w:pPr>
        <w:spacing w:after="0" w:line="240" w:lineRule="auto"/>
        <w:rPr>
          <w:rFonts w:ascii="Times New Roman" w:hAnsi="Times New Roman"/>
          <w:sz w:val="24"/>
          <w:szCs w:val="24"/>
        </w:rPr>
      </w:pPr>
    </w:p>
    <w:p w14:paraId="766B5A02"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 xml:space="preserve">A11. </w:t>
      </w:r>
      <w:r w:rsidRPr="00405355">
        <w:rPr>
          <w:rFonts w:ascii="Times New Roman" w:hAnsi="Times New Roman"/>
          <w:sz w:val="24"/>
          <w:szCs w:val="24"/>
        </w:rPr>
        <w:tab/>
        <w:t>Muitas das estruturas de relatórios financeiros</w:t>
      </w:r>
      <w:r>
        <w:rPr>
          <w:rFonts w:ascii="Times New Roman" w:hAnsi="Times New Roman"/>
          <w:sz w:val="24"/>
          <w:szCs w:val="24"/>
        </w:rPr>
        <w:t>,</w:t>
      </w:r>
      <w:r w:rsidRPr="00405355">
        <w:rPr>
          <w:rFonts w:ascii="Times New Roman" w:hAnsi="Times New Roman"/>
          <w:sz w:val="24"/>
          <w:szCs w:val="24"/>
        </w:rPr>
        <w:t xml:space="preserve"> que exigem uma avaliação explícita da administração, especificam para qual período a administração deve levar em consideração todas as informações disponíveis. Por exemplo, a NBC TG 26 define esse período em</w:t>
      </w:r>
      <w:r>
        <w:rPr>
          <w:rFonts w:ascii="Times New Roman" w:hAnsi="Times New Roman"/>
          <w:sz w:val="24"/>
          <w:szCs w:val="24"/>
        </w:rPr>
        <w:t>,</w:t>
      </w:r>
      <w:r w:rsidRPr="00405355">
        <w:rPr>
          <w:rFonts w:ascii="Times New Roman" w:hAnsi="Times New Roman"/>
          <w:sz w:val="24"/>
          <w:szCs w:val="24"/>
        </w:rPr>
        <w:t xml:space="preserve"> pelo menos, mas não limitado a, doze meses da data do balanço.</w:t>
      </w:r>
    </w:p>
    <w:p w14:paraId="0F6907A0" w14:textId="77777777" w:rsidR="004B39EB" w:rsidRPr="00405355" w:rsidRDefault="004B39EB" w:rsidP="004B39EB">
      <w:pPr>
        <w:spacing w:after="0" w:line="240" w:lineRule="auto"/>
        <w:rPr>
          <w:rFonts w:ascii="Times New Roman" w:hAnsi="Times New Roman"/>
          <w:sz w:val="24"/>
          <w:szCs w:val="24"/>
        </w:rPr>
      </w:pPr>
    </w:p>
    <w:p w14:paraId="4B563335"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 xml:space="preserve">Considerações específicas para entidades de pequeno porte </w:t>
      </w:r>
      <w:r w:rsidRPr="00405355">
        <w:rPr>
          <w:rFonts w:ascii="Times New Roman" w:hAnsi="Times New Roman"/>
          <w:sz w:val="24"/>
          <w:szCs w:val="24"/>
        </w:rPr>
        <w:t>(ver itens 12 e 13)</w:t>
      </w:r>
    </w:p>
    <w:p w14:paraId="44F746EE" w14:textId="77777777" w:rsidR="004B39EB" w:rsidRPr="00405355" w:rsidRDefault="004B39EB" w:rsidP="004B39EB">
      <w:pPr>
        <w:spacing w:after="0" w:line="240" w:lineRule="auto"/>
        <w:rPr>
          <w:rFonts w:ascii="Times New Roman" w:hAnsi="Times New Roman"/>
          <w:sz w:val="24"/>
          <w:szCs w:val="24"/>
        </w:rPr>
      </w:pPr>
    </w:p>
    <w:p w14:paraId="5D68E7A9"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A12. </w:t>
      </w:r>
      <w:r w:rsidRPr="00405355">
        <w:rPr>
          <w:rFonts w:ascii="Times New Roman" w:eastAsia="Arial" w:hAnsi="Times New Roman"/>
          <w:sz w:val="24"/>
          <w:szCs w:val="24"/>
        </w:rPr>
        <w:tab/>
        <w:t>Em muitos casos, a administração de entidades de pequeno porte pode não ter elaborado uma avaliação detalhada da capacidade de continuidade operacional, mas, em vez disso, pode basear-se no profundo conhecimento do negócio e nas expectativas futuras previstas.</w:t>
      </w:r>
      <w:r w:rsidRPr="00405355">
        <w:rPr>
          <w:rFonts w:ascii="Times New Roman" w:hAnsi="Times New Roman"/>
          <w:sz w:val="24"/>
          <w:szCs w:val="24"/>
        </w:rPr>
        <w:t xml:space="preserve"> Entretanto, de acordo com as exigências desta </w:t>
      </w:r>
      <w:r>
        <w:rPr>
          <w:rFonts w:ascii="Times New Roman" w:hAnsi="Times New Roman"/>
          <w:sz w:val="24"/>
          <w:szCs w:val="24"/>
        </w:rPr>
        <w:t>norma</w:t>
      </w:r>
      <w:r w:rsidRPr="00405355">
        <w:rPr>
          <w:rFonts w:ascii="Times New Roman" w:hAnsi="Times New Roman"/>
          <w:sz w:val="24"/>
          <w:szCs w:val="24"/>
        </w:rPr>
        <w:t>, o auditor precisa revisar a avaliação da administração sobre a capacidade de continuidade operacional da entidade. Para entidades de pequeno porte, pode ser apropriado discutir com a administração sobre os financiamentos de médio e longo prazos da entidade, desde que os argumentos da administração possam ser corroborados por evidência documental suficiente e não sejam inconsistentes com o entendimento do auditor sobre a entidade. Portanto, a exigência no item 13 para que o auditor solicite à administração a extensão da sua avaliação pode, por exemplo, ser resolvida mediante discussão, indagação e inspeção de documentação-suporte de, por exemplo, pedidos recebidos para fornecimento futuro, avaliando-se sua viabilidade ou de outra forma comprovada.</w:t>
      </w:r>
    </w:p>
    <w:p w14:paraId="1C8C1803" w14:textId="77777777" w:rsidR="004B39EB" w:rsidRPr="00405355" w:rsidRDefault="004B39EB" w:rsidP="004B39EB">
      <w:pPr>
        <w:spacing w:after="0" w:line="240" w:lineRule="auto"/>
        <w:rPr>
          <w:rFonts w:ascii="Times New Roman" w:hAnsi="Times New Roman"/>
          <w:sz w:val="24"/>
          <w:szCs w:val="24"/>
        </w:rPr>
      </w:pPr>
    </w:p>
    <w:p w14:paraId="4581E7DB"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A13. </w:t>
      </w:r>
      <w:r>
        <w:rPr>
          <w:rFonts w:ascii="Times New Roman" w:eastAsia="Arial" w:hAnsi="Times New Roman"/>
          <w:sz w:val="24"/>
          <w:szCs w:val="24"/>
        </w:rPr>
        <w:tab/>
      </w:r>
      <w:r w:rsidRPr="00405355">
        <w:rPr>
          <w:rFonts w:ascii="Times New Roman" w:eastAsia="Arial" w:hAnsi="Times New Roman"/>
          <w:sz w:val="24"/>
          <w:szCs w:val="24"/>
        </w:rPr>
        <w:t>O suporte contínuo de sócios-diretores de entidades de pequeno porte é geralmente importante para garantir a capacidade das entidades de pequeno porte de manterem sua continuidade operacional.</w:t>
      </w:r>
      <w:r w:rsidRPr="00405355">
        <w:rPr>
          <w:rFonts w:ascii="Times New Roman" w:hAnsi="Times New Roman"/>
          <w:sz w:val="24"/>
          <w:szCs w:val="24"/>
        </w:rPr>
        <w:t xml:space="preserve"> Quando </w:t>
      </w:r>
      <w:r>
        <w:rPr>
          <w:rFonts w:ascii="Times New Roman" w:hAnsi="Times New Roman"/>
          <w:sz w:val="24"/>
          <w:szCs w:val="24"/>
        </w:rPr>
        <w:t>a</w:t>
      </w:r>
      <w:r w:rsidRPr="00405355">
        <w:rPr>
          <w:rFonts w:ascii="Times New Roman" w:hAnsi="Times New Roman"/>
          <w:sz w:val="24"/>
          <w:szCs w:val="24"/>
        </w:rPr>
        <w:t xml:space="preserve"> entidade de pequeno porte é</w:t>
      </w:r>
      <w:r>
        <w:rPr>
          <w:rFonts w:ascii="Times New Roman" w:hAnsi="Times New Roman"/>
          <w:sz w:val="24"/>
          <w:szCs w:val="24"/>
        </w:rPr>
        <w:t>,</w:t>
      </w:r>
      <w:r w:rsidRPr="00405355">
        <w:rPr>
          <w:rFonts w:ascii="Times New Roman" w:hAnsi="Times New Roman"/>
          <w:sz w:val="24"/>
          <w:szCs w:val="24"/>
        </w:rPr>
        <w:t xml:space="preserve"> em grande parte</w:t>
      </w:r>
      <w:r>
        <w:rPr>
          <w:rFonts w:ascii="Times New Roman" w:hAnsi="Times New Roman"/>
          <w:sz w:val="24"/>
          <w:szCs w:val="24"/>
        </w:rPr>
        <w:t>,</w:t>
      </w:r>
      <w:r w:rsidRPr="00405355">
        <w:rPr>
          <w:rFonts w:ascii="Times New Roman" w:hAnsi="Times New Roman"/>
          <w:sz w:val="24"/>
          <w:szCs w:val="24"/>
        </w:rPr>
        <w:t xml:space="preserve"> financiada por empréstimo do sócio-diretor, pode ser importante que esses recursos não sejam retirados. Por exemplo, a continuidade d</w:t>
      </w:r>
      <w:r>
        <w:rPr>
          <w:rFonts w:ascii="Times New Roman" w:hAnsi="Times New Roman"/>
          <w:sz w:val="24"/>
          <w:szCs w:val="24"/>
        </w:rPr>
        <w:t>a</w:t>
      </w:r>
      <w:r w:rsidRPr="00405355">
        <w:rPr>
          <w:rFonts w:ascii="Times New Roman" w:hAnsi="Times New Roman"/>
          <w:sz w:val="24"/>
          <w:szCs w:val="24"/>
        </w:rPr>
        <w:t xml:space="preserve"> entidade de pequeno porte em dificuldades financeiras pode depender do aval do sócio-diretor em favor de bancos ou outros credores, ou de o sócio-diretor garantir com seus bens pessoais um empréstimo à entidade. Nessas circunstâncias, o auditor pode obter evidência documental apropriada da subordinação do empréstimo do sócio-diretor ou da garantia. Quando </w:t>
      </w:r>
      <w:r>
        <w:rPr>
          <w:rFonts w:ascii="Times New Roman" w:hAnsi="Times New Roman"/>
          <w:sz w:val="24"/>
          <w:szCs w:val="24"/>
        </w:rPr>
        <w:t>a</w:t>
      </w:r>
      <w:r w:rsidRPr="00405355">
        <w:rPr>
          <w:rFonts w:ascii="Times New Roman" w:hAnsi="Times New Roman"/>
          <w:sz w:val="24"/>
          <w:szCs w:val="24"/>
        </w:rPr>
        <w:t xml:space="preserve"> entidade é dependente de suporte adicional do sócio-diretor, o auditor pode avaliar sua capacidade de cumprir a obrigação especificada em contrato. Além disso, o auditor pode solicitar confirmação por escrito dos termos e condições relacionados a esse suporte e da intenção ou do entendimento do sócio-diretor.</w:t>
      </w:r>
    </w:p>
    <w:p w14:paraId="23A8A250" w14:textId="77777777" w:rsidR="004B39EB" w:rsidRPr="00405355" w:rsidRDefault="004B39EB" w:rsidP="004B39EB">
      <w:pPr>
        <w:spacing w:after="0" w:line="240" w:lineRule="auto"/>
        <w:rPr>
          <w:rFonts w:ascii="Times New Roman" w:hAnsi="Times New Roman"/>
          <w:sz w:val="24"/>
          <w:szCs w:val="24"/>
        </w:rPr>
      </w:pPr>
    </w:p>
    <w:p w14:paraId="1767A42B"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 xml:space="preserve">Período posterior à avaliação da administração </w:t>
      </w:r>
      <w:r w:rsidRPr="00405355">
        <w:rPr>
          <w:rFonts w:ascii="Times New Roman" w:hAnsi="Times New Roman"/>
          <w:sz w:val="24"/>
          <w:szCs w:val="24"/>
        </w:rPr>
        <w:t>(ver item 15)</w:t>
      </w:r>
    </w:p>
    <w:p w14:paraId="7E11B592" w14:textId="77777777" w:rsidR="004B39EB" w:rsidRPr="00405355" w:rsidRDefault="004B39EB" w:rsidP="004B39EB">
      <w:pPr>
        <w:spacing w:after="0" w:line="240" w:lineRule="auto"/>
        <w:rPr>
          <w:rFonts w:ascii="Times New Roman" w:hAnsi="Times New Roman"/>
          <w:sz w:val="24"/>
          <w:szCs w:val="24"/>
        </w:rPr>
      </w:pPr>
    </w:p>
    <w:p w14:paraId="086FABD6"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A14. </w:t>
      </w:r>
      <w:r w:rsidRPr="00405355">
        <w:rPr>
          <w:rFonts w:ascii="Times New Roman" w:eastAsia="Arial" w:hAnsi="Times New Roman"/>
          <w:sz w:val="24"/>
          <w:szCs w:val="24"/>
        </w:rPr>
        <w:tab/>
        <w:t>Conforme exigido pelo item 11, o auditor deve permanecer atento à possibilidade de haver eventos conhecidos, programados ou não, ou condições que ocorrerão posteriormente ao período de avaliação usado pela administração que podem levantar dúvidas sobre a adequação do uso, pela administração, da base contábil de continuidade operacional na elaboração das demonstrações contábeis.</w:t>
      </w:r>
      <w:r w:rsidRPr="00405355">
        <w:rPr>
          <w:rFonts w:ascii="Times New Roman" w:hAnsi="Times New Roman"/>
          <w:sz w:val="24"/>
          <w:szCs w:val="24"/>
        </w:rPr>
        <w:t xml:space="preserve"> Considerando que o grau de incerteza associad</w:t>
      </w:r>
      <w:r>
        <w:rPr>
          <w:rFonts w:ascii="Times New Roman" w:hAnsi="Times New Roman"/>
          <w:sz w:val="24"/>
          <w:szCs w:val="24"/>
        </w:rPr>
        <w:t>o</w:t>
      </w:r>
      <w:r w:rsidRPr="00405355">
        <w:rPr>
          <w:rFonts w:ascii="Times New Roman" w:hAnsi="Times New Roman"/>
          <w:sz w:val="24"/>
          <w:szCs w:val="24"/>
        </w:rPr>
        <w:t xml:space="preserve"> ao desfecho de evento ou condição aumenta quanto mais distante no futuro ocorrer o evento ou a condição</w:t>
      </w:r>
      <w:r>
        <w:rPr>
          <w:rFonts w:ascii="Times New Roman" w:hAnsi="Times New Roman"/>
          <w:sz w:val="24"/>
          <w:szCs w:val="24"/>
        </w:rPr>
        <w:t>.</w:t>
      </w:r>
      <w:r w:rsidRPr="00405355">
        <w:rPr>
          <w:rFonts w:ascii="Times New Roman" w:hAnsi="Times New Roman"/>
          <w:sz w:val="24"/>
          <w:szCs w:val="24"/>
        </w:rPr>
        <w:t xml:space="preserve"> </w:t>
      </w:r>
      <w:r>
        <w:rPr>
          <w:rFonts w:ascii="Times New Roman" w:hAnsi="Times New Roman"/>
          <w:sz w:val="24"/>
          <w:szCs w:val="24"/>
        </w:rPr>
        <w:t xml:space="preserve">Assim, </w:t>
      </w:r>
      <w:r w:rsidRPr="00405355">
        <w:rPr>
          <w:rFonts w:ascii="Times New Roman" w:hAnsi="Times New Roman"/>
          <w:sz w:val="24"/>
          <w:szCs w:val="24"/>
        </w:rPr>
        <w:t>para avaliar esses eventos ou condições, o auditor precisa considerar se os indicativos de problemas de continuidade operacional são significativos antes de se tomar ações adicionais. Se forem identificados tais eventos ou condições, o auditor pode ter que solicitar que a administração avalie o impacto potencial do evento ou da condição na sua avaliação sobre a capacidade de continuidade operacional da entidade. Nessas circunstâncias, os procedimentos no item 16 são aplicáveis.</w:t>
      </w:r>
    </w:p>
    <w:p w14:paraId="3F1FE5B8" w14:textId="77777777" w:rsidR="004B39EB" w:rsidRPr="00405355" w:rsidRDefault="004B39EB" w:rsidP="004B39EB">
      <w:pPr>
        <w:spacing w:after="0" w:line="240" w:lineRule="auto"/>
        <w:rPr>
          <w:rFonts w:ascii="Times New Roman" w:hAnsi="Times New Roman"/>
          <w:sz w:val="24"/>
          <w:szCs w:val="24"/>
        </w:rPr>
      </w:pPr>
    </w:p>
    <w:p w14:paraId="45BC876E"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A15. </w:t>
      </w:r>
      <w:r w:rsidRPr="00405355">
        <w:rPr>
          <w:rFonts w:ascii="Times New Roman" w:eastAsia="Arial" w:hAnsi="Times New Roman"/>
          <w:sz w:val="24"/>
          <w:szCs w:val="24"/>
        </w:rPr>
        <w:tab/>
        <w:t>Além de indagações à administração, o auditor não tem</w:t>
      </w:r>
      <w:r>
        <w:rPr>
          <w:rFonts w:ascii="Times New Roman" w:eastAsia="Arial" w:hAnsi="Times New Roman"/>
          <w:sz w:val="24"/>
          <w:szCs w:val="24"/>
        </w:rPr>
        <w:t xml:space="preserve"> </w:t>
      </w:r>
      <w:r w:rsidRPr="00405355">
        <w:rPr>
          <w:rFonts w:ascii="Times New Roman" w:eastAsia="Arial" w:hAnsi="Times New Roman"/>
          <w:sz w:val="24"/>
          <w:szCs w:val="24"/>
        </w:rPr>
        <w:t>responsabilidade de aplicar nenhum outro procedimento de auditoria para identificar eventos ou condições que possam levantar dúvida significativa quanto à capacidade de continuidade operacional da entidade além do período avaliado pela administração que, conforme discutido no item 13, seria de</w:t>
      </w:r>
      <w:r>
        <w:rPr>
          <w:rFonts w:ascii="Times New Roman" w:eastAsia="Arial" w:hAnsi="Times New Roman"/>
          <w:sz w:val="24"/>
          <w:szCs w:val="24"/>
        </w:rPr>
        <w:t>,</w:t>
      </w:r>
      <w:r w:rsidRPr="00405355">
        <w:rPr>
          <w:rFonts w:ascii="Times New Roman" w:eastAsia="Arial" w:hAnsi="Times New Roman"/>
          <w:sz w:val="24"/>
          <w:szCs w:val="24"/>
        </w:rPr>
        <w:t xml:space="preserve"> pelo menos</w:t>
      </w:r>
      <w:r>
        <w:rPr>
          <w:rFonts w:ascii="Times New Roman" w:eastAsia="Arial" w:hAnsi="Times New Roman"/>
          <w:sz w:val="24"/>
          <w:szCs w:val="24"/>
        </w:rPr>
        <w:t>,</w:t>
      </w:r>
      <w:r w:rsidRPr="00405355">
        <w:rPr>
          <w:rFonts w:ascii="Times New Roman" w:eastAsia="Arial" w:hAnsi="Times New Roman"/>
          <w:sz w:val="24"/>
          <w:szCs w:val="24"/>
        </w:rPr>
        <w:t xml:space="preserve"> doze meses a partir da data das demonstrações contábeis.</w:t>
      </w:r>
    </w:p>
    <w:p w14:paraId="6CA45AA7" w14:textId="77777777" w:rsidR="004B39EB" w:rsidRPr="00405355" w:rsidRDefault="004B39EB" w:rsidP="004B39EB">
      <w:pPr>
        <w:spacing w:after="0" w:line="240" w:lineRule="auto"/>
        <w:rPr>
          <w:rFonts w:ascii="Times New Roman" w:hAnsi="Times New Roman"/>
          <w:sz w:val="24"/>
          <w:szCs w:val="24"/>
        </w:rPr>
      </w:pPr>
    </w:p>
    <w:p w14:paraId="7836B4BF"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b/>
          <w:sz w:val="24"/>
          <w:szCs w:val="24"/>
        </w:rPr>
        <w:t xml:space="preserve">Procedimentos adicionais de auditoria quando são identificados eventos ou condições </w:t>
      </w:r>
      <w:r w:rsidRPr="00405355">
        <w:rPr>
          <w:rFonts w:ascii="Times New Roman" w:hAnsi="Times New Roman"/>
          <w:sz w:val="24"/>
          <w:szCs w:val="24"/>
        </w:rPr>
        <w:t>(ver item 16)</w:t>
      </w:r>
    </w:p>
    <w:p w14:paraId="65C0FBCB" w14:textId="77777777" w:rsidR="004B39EB" w:rsidRPr="00405355" w:rsidRDefault="004B39EB" w:rsidP="004B39EB">
      <w:pPr>
        <w:spacing w:after="0" w:line="240" w:lineRule="auto"/>
        <w:rPr>
          <w:rFonts w:ascii="Times New Roman" w:hAnsi="Times New Roman"/>
          <w:sz w:val="24"/>
          <w:szCs w:val="24"/>
        </w:rPr>
      </w:pPr>
    </w:p>
    <w:p w14:paraId="3788970E"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A16. Procedimentos de auditoria que são relevantes para o cumprimento da exigência contida no item 16 podem incluir o seguinte:</w:t>
      </w:r>
    </w:p>
    <w:p w14:paraId="0E17B4AD"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8324FF">
        <w:rPr>
          <w:rFonts w:ascii="Times New Roman" w:eastAsia="Arial" w:hAnsi="Times New Roman"/>
          <w:sz w:val="24"/>
          <w:szCs w:val="24"/>
        </w:rPr>
        <w:t>análise</w:t>
      </w:r>
      <w:r w:rsidRPr="00405355">
        <w:rPr>
          <w:rFonts w:ascii="Times New Roman" w:hAnsi="Times New Roman"/>
          <w:sz w:val="24"/>
          <w:szCs w:val="24"/>
        </w:rPr>
        <w:t xml:space="preserve"> e discussão do fluxo de caixa, lucro e outras previsões relevantes com a administração;</w:t>
      </w:r>
    </w:p>
    <w:p w14:paraId="3E7B1A5A"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análise e discussão das últimas demonstrações contábeis intermediárias disponíveis da entidade</w:t>
      </w:r>
      <w:r>
        <w:rPr>
          <w:rFonts w:ascii="Times New Roman" w:hAnsi="Times New Roman"/>
          <w:sz w:val="24"/>
          <w:szCs w:val="24"/>
        </w:rPr>
        <w:t>;</w:t>
      </w:r>
    </w:p>
    <w:p w14:paraId="13AECFCE"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leitura dos termos contratuais de debêntures e de empréstimos, considerando se houve alguma violação;</w:t>
      </w:r>
    </w:p>
    <w:p w14:paraId="3466D4E6"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leitura das atas das reuniões de acionistas, dos responsáveis pela governança e de comitês relevantes, como referência para identificar a existência de dificuldades financeiras;</w:t>
      </w:r>
    </w:p>
    <w:p w14:paraId="680244D5"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indagação aos consultores jurídicos da entidade sobre a existência de litígios e processos e se a avaliação da administração sobre os resultados desses processos é razoável e se as implicações financeiras foram adequadamente estimadas;</w:t>
      </w:r>
    </w:p>
    <w:p w14:paraId="3A1791F2"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confirmação da existência, legalidade e exequibilidade de acordos com partes relacionadas e terceiros para fornecimento ou manutenção de suporte financeiro, e avaliação da capacidade financeira dessas partes de fornecer recursos adicionais;</w:t>
      </w:r>
    </w:p>
    <w:p w14:paraId="3546C057"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avaliação dos planos da entidade para lidar com os pedidos de clientes não atendidos;</w:t>
      </w:r>
    </w:p>
    <w:p w14:paraId="764D91C2"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execução de procedimentos de auditoria em relação a eventos subsequentes para identificar aqueles que reduzem ou</w:t>
      </w:r>
      <w:r>
        <w:rPr>
          <w:rFonts w:ascii="Times New Roman" w:hAnsi="Times New Roman"/>
          <w:sz w:val="24"/>
          <w:szCs w:val="24"/>
        </w:rPr>
        <w:t>,</w:t>
      </w:r>
      <w:r w:rsidRPr="00405355">
        <w:rPr>
          <w:rFonts w:ascii="Times New Roman" w:hAnsi="Times New Roman"/>
          <w:sz w:val="24"/>
          <w:szCs w:val="24"/>
        </w:rPr>
        <w:t xml:space="preserve"> de outra forma</w:t>
      </w:r>
      <w:r>
        <w:rPr>
          <w:rFonts w:ascii="Times New Roman" w:hAnsi="Times New Roman"/>
          <w:sz w:val="24"/>
          <w:szCs w:val="24"/>
        </w:rPr>
        <w:t>,</w:t>
      </w:r>
      <w:r w:rsidRPr="00405355">
        <w:rPr>
          <w:rFonts w:ascii="Times New Roman" w:hAnsi="Times New Roman"/>
          <w:sz w:val="24"/>
          <w:szCs w:val="24"/>
        </w:rPr>
        <w:t xml:space="preserve"> afetam a capacidade de continuidade operacional</w:t>
      </w:r>
      <w:r>
        <w:rPr>
          <w:rFonts w:ascii="Times New Roman" w:hAnsi="Times New Roman"/>
          <w:sz w:val="24"/>
          <w:szCs w:val="24"/>
        </w:rPr>
        <w:t xml:space="preserve"> </w:t>
      </w:r>
      <w:r w:rsidRPr="00405355">
        <w:rPr>
          <w:rFonts w:ascii="Times New Roman" w:hAnsi="Times New Roman"/>
          <w:sz w:val="24"/>
          <w:szCs w:val="24"/>
        </w:rPr>
        <w:t>da entidade;</w:t>
      </w:r>
    </w:p>
    <w:p w14:paraId="18DDBC9C"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confirmação da existência dos termos e da adequação de linhas de crédito;</w:t>
      </w:r>
    </w:p>
    <w:p w14:paraId="0D996D57"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obtenção e revisão de relatórios de ações regulatórias;</w:t>
      </w:r>
    </w:p>
    <w:p w14:paraId="52044CB7" w14:textId="77777777" w:rsidR="004B39EB" w:rsidRPr="00405355" w:rsidRDefault="004B39EB">
      <w:pPr>
        <w:pStyle w:val="PargrafodaLista"/>
        <w:widowControl w:val="0"/>
        <w:numPr>
          <w:ilvl w:val="0"/>
          <w:numId w:val="219"/>
        </w:numPr>
        <w:spacing w:after="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determinação da adequação de suporte para qualquer plano de venda de ativos.</w:t>
      </w:r>
    </w:p>
    <w:p w14:paraId="09FFE578" w14:textId="77777777" w:rsidR="004B39EB" w:rsidRPr="00405355" w:rsidRDefault="004B39EB" w:rsidP="004B39EB">
      <w:pPr>
        <w:spacing w:after="0" w:line="240" w:lineRule="auto"/>
        <w:rPr>
          <w:rFonts w:ascii="Times New Roman" w:hAnsi="Times New Roman"/>
          <w:sz w:val="24"/>
          <w:szCs w:val="24"/>
        </w:rPr>
      </w:pPr>
    </w:p>
    <w:p w14:paraId="3912F008"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 xml:space="preserve">Avaliação dos planos da administração para ações futuras </w:t>
      </w:r>
      <w:r w:rsidRPr="00405355">
        <w:rPr>
          <w:rFonts w:ascii="Times New Roman" w:hAnsi="Times New Roman"/>
          <w:sz w:val="24"/>
          <w:szCs w:val="24"/>
        </w:rPr>
        <w:t>(ver item 16(b))</w:t>
      </w:r>
    </w:p>
    <w:p w14:paraId="268F28AB" w14:textId="77777777" w:rsidR="004B39EB" w:rsidRPr="00405355" w:rsidRDefault="004B39EB" w:rsidP="004B39EB">
      <w:pPr>
        <w:spacing w:after="0" w:line="240" w:lineRule="auto"/>
        <w:rPr>
          <w:rFonts w:ascii="Times New Roman" w:hAnsi="Times New Roman"/>
          <w:sz w:val="24"/>
          <w:szCs w:val="24"/>
        </w:rPr>
      </w:pPr>
    </w:p>
    <w:p w14:paraId="5D17DFB7"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hAnsi="Times New Roman"/>
          <w:sz w:val="24"/>
          <w:szCs w:val="24"/>
        </w:rPr>
        <w:t xml:space="preserve">A17. </w:t>
      </w:r>
      <w:r>
        <w:rPr>
          <w:rFonts w:ascii="Times New Roman" w:hAnsi="Times New Roman"/>
          <w:sz w:val="24"/>
          <w:szCs w:val="24"/>
        </w:rPr>
        <w:tab/>
      </w:r>
      <w:r w:rsidRPr="00405355">
        <w:rPr>
          <w:rFonts w:ascii="Times New Roman" w:hAnsi="Times New Roman"/>
          <w:sz w:val="24"/>
          <w:szCs w:val="24"/>
        </w:rPr>
        <w:t>A avaliação dos planos da administração para ações futuras pode incluir a indagação à administração quanto a seus planos para ações futuras, incluindo, por exemplo, seus planos para liquidar ativos, tomar empréstimos ou reestruturar dívidas, reduzir ou postergar gastos ou aumentar capital.</w:t>
      </w:r>
    </w:p>
    <w:p w14:paraId="77EE6723" w14:textId="77777777" w:rsidR="004B39EB" w:rsidRPr="00405355" w:rsidRDefault="004B39EB" w:rsidP="004B39EB">
      <w:pPr>
        <w:spacing w:after="0" w:line="240" w:lineRule="auto"/>
        <w:rPr>
          <w:rFonts w:ascii="Times New Roman" w:hAnsi="Times New Roman"/>
          <w:sz w:val="24"/>
          <w:szCs w:val="24"/>
        </w:rPr>
      </w:pPr>
    </w:p>
    <w:p w14:paraId="0FF7ACFE"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 xml:space="preserve">Período da avaliação da administração </w:t>
      </w:r>
      <w:r w:rsidRPr="00405355">
        <w:rPr>
          <w:rFonts w:ascii="Times New Roman" w:hAnsi="Times New Roman"/>
          <w:sz w:val="24"/>
          <w:szCs w:val="24"/>
        </w:rPr>
        <w:t>(ver item 16(c))</w:t>
      </w:r>
    </w:p>
    <w:p w14:paraId="2BB448BE" w14:textId="77777777" w:rsidR="004B39EB" w:rsidRPr="00405355" w:rsidRDefault="004B39EB" w:rsidP="004B39EB">
      <w:pPr>
        <w:spacing w:after="0" w:line="240" w:lineRule="auto"/>
        <w:rPr>
          <w:rFonts w:ascii="Times New Roman" w:hAnsi="Times New Roman"/>
          <w:sz w:val="24"/>
          <w:szCs w:val="24"/>
        </w:rPr>
      </w:pPr>
    </w:p>
    <w:p w14:paraId="3E576AE7"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A18. </w:t>
      </w:r>
      <w:r>
        <w:rPr>
          <w:rFonts w:ascii="Times New Roman" w:eastAsia="Arial" w:hAnsi="Times New Roman"/>
          <w:sz w:val="24"/>
          <w:szCs w:val="24"/>
        </w:rPr>
        <w:tab/>
      </w:r>
      <w:r w:rsidRPr="00405355">
        <w:rPr>
          <w:rFonts w:ascii="Times New Roman" w:eastAsia="Arial" w:hAnsi="Times New Roman"/>
          <w:sz w:val="24"/>
          <w:szCs w:val="24"/>
        </w:rPr>
        <w:t>Além dos procedimentos exigidos no item 16(c), o auditor pode comparar:</w:t>
      </w:r>
    </w:p>
    <w:p w14:paraId="3AACFD81"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as informações financeiras prospectivas elaboradas em períodos anteriores recentes com os correspondentes resultados reais históricos; e</w:t>
      </w:r>
    </w:p>
    <w:p w14:paraId="198612AF" w14:textId="77777777" w:rsidR="004B39EB" w:rsidRPr="00405355" w:rsidRDefault="004B39EB">
      <w:pPr>
        <w:pStyle w:val="PargrafodaLista"/>
        <w:widowControl w:val="0"/>
        <w:numPr>
          <w:ilvl w:val="0"/>
          <w:numId w:val="219"/>
        </w:numPr>
        <w:spacing w:after="0" w:line="240" w:lineRule="auto"/>
        <w:ind w:left="851" w:hanging="284"/>
        <w:contextualSpacing w:val="0"/>
        <w:jc w:val="both"/>
        <w:rPr>
          <w:rFonts w:ascii="Times New Roman" w:hAnsi="Times New Roman"/>
          <w:sz w:val="24"/>
          <w:szCs w:val="24"/>
        </w:rPr>
      </w:pPr>
      <w:r w:rsidRPr="00405355">
        <w:rPr>
          <w:rFonts w:ascii="Times New Roman" w:hAnsi="Times New Roman"/>
          <w:sz w:val="24"/>
          <w:szCs w:val="24"/>
        </w:rPr>
        <w:t>as informações financeiras prospectivas para o período atual com os resultados obtidos até o momento.</w:t>
      </w:r>
    </w:p>
    <w:p w14:paraId="47878EBA" w14:textId="77777777" w:rsidR="004B39EB" w:rsidRPr="00405355" w:rsidRDefault="004B39EB" w:rsidP="004B39EB">
      <w:pPr>
        <w:spacing w:after="0" w:line="240" w:lineRule="auto"/>
        <w:rPr>
          <w:rFonts w:ascii="Times New Roman" w:hAnsi="Times New Roman"/>
          <w:sz w:val="24"/>
          <w:szCs w:val="24"/>
        </w:rPr>
      </w:pPr>
    </w:p>
    <w:p w14:paraId="367B5687"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A19. </w:t>
      </w:r>
      <w:r>
        <w:rPr>
          <w:rFonts w:ascii="Times New Roman" w:eastAsia="Arial" w:hAnsi="Times New Roman"/>
          <w:sz w:val="24"/>
          <w:szCs w:val="24"/>
        </w:rPr>
        <w:tab/>
      </w:r>
      <w:r w:rsidRPr="00405355">
        <w:rPr>
          <w:rFonts w:ascii="Times New Roman" w:eastAsia="Arial" w:hAnsi="Times New Roman"/>
          <w:sz w:val="24"/>
          <w:szCs w:val="24"/>
        </w:rPr>
        <w:t>Quando as premissas da administração inclu</w:t>
      </w:r>
      <w:r>
        <w:rPr>
          <w:rFonts w:ascii="Times New Roman" w:eastAsia="Arial" w:hAnsi="Times New Roman"/>
          <w:sz w:val="24"/>
          <w:szCs w:val="24"/>
        </w:rPr>
        <w:t>í</w:t>
      </w:r>
      <w:r w:rsidRPr="00405355">
        <w:rPr>
          <w:rFonts w:ascii="Times New Roman" w:eastAsia="Arial" w:hAnsi="Times New Roman"/>
          <w:sz w:val="24"/>
          <w:szCs w:val="24"/>
        </w:rPr>
        <w:t>rem o suporte contínuo de terceiros, seja mediante subordinação de empréstimos, compromissos de manutenção ou fornecimento de recursos adicionais, ou garantias, e esse suporte for importante para a entidade manter sua continuidade operacional, o auditor pode considerar solicitar confirmação, por escrito, dos referidos terceiros (inclusive dos termos e condições) e obter evidência de sua capacidade de fornecer esse suporte.</w:t>
      </w:r>
    </w:p>
    <w:p w14:paraId="34B35488" w14:textId="77777777" w:rsidR="004B39EB" w:rsidRPr="00405355" w:rsidRDefault="004B39EB" w:rsidP="004B39EB">
      <w:pPr>
        <w:spacing w:after="0" w:line="240" w:lineRule="auto"/>
        <w:rPr>
          <w:rFonts w:ascii="Times New Roman" w:hAnsi="Times New Roman"/>
          <w:sz w:val="24"/>
          <w:szCs w:val="24"/>
        </w:rPr>
      </w:pPr>
    </w:p>
    <w:p w14:paraId="5EBEB6ED"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eastAsia="Arial" w:hAnsi="Times New Roman"/>
          <w:i/>
          <w:sz w:val="24"/>
          <w:szCs w:val="24"/>
        </w:rPr>
        <w:t xml:space="preserve">Representações formais </w:t>
      </w:r>
      <w:r w:rsidRPr="00405355">
        <w:rPr>
          <w:rFonts w:ascii="Times New Roman" w:eastAsia="Arial" w:hAnsi="Times New Roman"/>
          <w:sz w:val="24"/>
          <w:szCs w:val="24"/>
        </w:rPr>
        <w:t>(ver item 16(e))</w:t>
      </w:r>
    </w:p>
    <w:p w14:paraId="557C93EA" w14:textId="77777777" w:rsidR="004B39EB" w:rsidRPr="00405355" w:rsidRDefault="004B39EB" w:rsidP="004B39EB">
      <w:pPr>
        <w:spacing w:after="0" w:line="240" w:lineRule="auto"/>
        <w:rPr>
          <w:rFonts w:ascii="Times New Roman" w:hAnsi="Times New Roman"/>
          <w:sz w:val="24"/>
          <w:szCs w:val="24"/>
        </w:rPr>
      </w:pPr>
    </w:p>
    <w:p w14:paraId="27434E7A"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A20. </w:t>
      </w:r>
      <w:r>
        <w:rPr>
          <w:rFonts w:ascii="Times New Roman" w:eastAsia="Arial" w:hAnsi="Times New Roman"/>
          <w:sz w:val="24"/>
          <w:szCs w:val="24"/>
        </w:rPr>
        <w:tab/>
      </w:r>
      <w:r w:rsidRPr="00405355">
        <w:rPr>
          <w:rFonts w:ascii="Times New Roman" w:eastAsia="Arial" w:hAnsi="Times New Roman"/>
          <w:sz w:val="24"/>
          <w:szCs w:val="24"/>
        </w:rPr>
        <w:t>O auditor pode considerar apropriado obter representações formais específicas, além daquelas exigidas no item 16</w:t>
      </w:r>
      <w:r>
        <w:rPr>
          <w:rFonts w:ascii="Times New Roman" w:eastAsia="Arial" w:hAnsi="Times New Roman"/>
          <w:sz w:val="24"/>
          <w:szCs w:val="24"/>
        </w:rPr>
        <w:t>,</w:t>
      </w:r>
      <w:r w:rsidRPr="00405355">
        <w:rPr>
          <w:rFonts w:ascii="Times New Roman" w:eastAsia="Arial" w:hAnsi="Times New Roman"/>
          <w:sz w:val="24"/>
          <w:szCs w:val="24"/>
        </w:rPr>
        <w:t xml:space="preserve"> como suporte à evidência de auditoria obtida com relação aos planos da administração para ações futuras no que diz respeito à sua avaliação da continuidade operacional e à viabilidade desses planos.</w:t>
      </w:r>
    </w:p>
    <w:p w14:paraId="5C266952" w14:textId="77777777" w:rsidR="004B39EB" w:rsidRPr="00405355" w:rsidRDefault="004B39EB" w:rsidP="004B39EB">
      <w:pPr>
        <w:spacing w:after="0" w:line="240" w:lineRule="auto"/>
        <w:rPr>
          <w:rFonts w:ascii="Times New Roman" w:hAnsi="Times New Roman"/>
          <w:sz w:val="24"/>
          <w:szCs w:val="24"/>
        </w:rPr>
      </w:pPr>
    </w:p>
    <w:p w14:paraId="48A3682C"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Conclus</w:t>
      </w:r>
      <w:r>
        <w:rPr>
          <w:rFonts w:ascii="Times New Roman" w:eastAsia="Arial" w:hAnsi="Times New Roman"/>
          <w:b/>
          <w:bCs/>
          <w:sz w:val="24"/>
          <w:szCs w:val="24"/>
        </w:rPr>
        <w:t>ão</w:t>
      </w:r>
      <w:r w:rsidRPr="00405355">
        <w:rPr>
          <w:rFonts w:ascii="Times New Roman" w:eastAsia="Arial" w:hAnsi="Times New Roman"/>
          <w:b/>
          <w:bCs/>
          <w:sz w:val="24"/>
          <w:szCs w:val="24"/>
        </w:rPr>
        <w:t xml:space="preserve"> do auditor</w:t>
      </w:r>
    </w:p>
    <w:p w14:paraId="3FE043B7" w14:textId="77777777" w:rsidR="004B39EB" w:rsidRPr="00405355" w:rsidRDefault="004B39EB" w:rsidP="004B39EB">
      <w:pPr>
        <w:spacing w:after="0" w:line="240" w:lineRule="auto"/>
        <w:rPr>
          <w:rFonts w:ascii="Times New Roman" w:hAnsi="Times New Roman"/>
          <w:sz w:val="24"/>
          <w:szCs w:val="24"/>
        </w:rPr>
      </w:pPr>
    </w:p>
    <w:p w14:paraId="19929441" w14:textId="77777777" w:rsidR="004B39EB" w:rsidRPr="00405355" w:rsidRDefault="004B39EB" w:rsidP="004B39EB">
      <w:pPr>
        <w:spacing w:after="0" w:line="240" w:lineRule="auto"/>
        <w:jc w:val="both"/>
        <w:rPr>
          <w:rFonts w:ascii="Times New Roman" w:eastAsia="Arial" w:hAnsi="Times New Roman"/>
          <w:sz w:val="24"/>
          <w:szCs w:val="24"/>
        </w:rPr>
      </w:pPr>
      <w:r>
        <w:rPr>
          <w:rFonts w:ascii="Times New Roman" w:eastAsia="Arial" w:hAnsi="Times New Roman"/>
          <w:i/>
          <w:sz w:val="24"/>
          <w:szCs w:val="24"/>
        </w:rPr>
        <w:t>Incerteza relevante</w:t>
      </w:r>
      <w:r w:rsidRPr="00405355">
        <w:rPr>
          <w:rFonts w:ascii="Times New Roman" w:eastAsia="Arial" w:hAnsi="Times New Roman"/>
          <w:i/>
          <w:sz w:val="24"/>
          <w:szCs w:val="24"/>
        </w:rPr>
        <w:t xml:space="preserve"> relacionada com eventos ou condições que podem levantar dúvida significativa quanto à capacidade da entidade de manter sua continuidade operacional </w:t>
      </w:r>
      <w:r w:rsidRPr="00405355">
        <w:rPr>
          <w:rFonts w:ascii="Times New Roman" w:eastAsia="Arial" w:hAnsi="Times New Roman"/>
          <w:sz w:val="24"/>
          <w:szCs w:val="24"/>
        </w:rPr>
        <w:t>(ver itens 18 e 19)</w:t>
      </w:r>
    </w:p>
    <w:p w14:paraId="274E541C" w14:textId="77777777" w:rsidR="004B39EB" w:rsidRPr="00405355" w:rsidRDefault="004B39EB" w:rsidP="004B39EB">
      <w:pPr>
        <w:spacing w:after="0" w:line="240" w:lineRule="auto"/>
        <w:rPr>
          <w:rFonts w:ascii="Times New Roman" w:hAnsi="Times New Roman"/>
          <w:sz w:val="24"/>
          <w:szCs w:val="24"/>
        </w:rPr>
      </w:pPr>
    </w:p>
    <w:p w14:paraId="02FD8F7E"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A21. </w:t>
      </w:r>
      <w:r w:rsidRPr="00405355">
        <w:rPr>
          <w:rFonts w:ascii="Times New Roman" w:eastAsia="Arial" w:hAnsi="Times New Roman"/>
          <w:sz w:val="24"/>
          <w:szCs w:val="24"/>
        </w:rPr>
        <w:tab/>
        <w:t>A expressão “</w:t>
      </w:r>
      <w:r>
        <w:rPr>
          <w:rFonts w:ascii="Times New Roman" w:eastAsia="Arial" w:hAnsi="Times New Roman"/>
          <w:sz w:val="24"/>
          <w:szCs w:val="24"/>
        </w:rPr>
        <w:t>incerteza relevante</w:t>
      </w:r>
      <w:r w:rsidRPr="00405355">
        <w:rPr>
          <w:rFonts w:ascii="Times New Roman" w:eastAsia="Arial" w:hAnsi="Times New Roman"/>
          <w:sz w:val="24"/>
          <w:szCs w:val="24"/>
        </w:rPr>
        <w:t>” é usada (ver NBC TG 26) na discussão de incertezas relacionadas a eventos ou condições que podem levantar dúvida significativa quanto à capacidade de continuidade operacional da entidade que deve ser divulgada nas demonstrações contábeis.</w:t>
      </w:r>
      <w:r w:rsidRPr="00405355">
        <w:rPr>
          <w:rFonts w:ascii="Times New Roman" w:hAnsi="Times New Roman"/>
          <w:sz w:val="24"/>
          <w:szCs w:val="24"/>
        </w:rPr>
        <w:t xml:space="preserve"> Em algumas outras estruturas de relatório financeiro, a expressão “</w:t>
      </w:r>
      <w:r>
        <w:rPr>
          <w:rFonts w:ascii="Times New Roman" w:hAnsi="Times New Roman"/>
          <w:sz w:val="24"/>
          <w:szCs w:val="24"/>
        </w:rPr>
        <w:t>incerteza relevante</w:t>
      </w:r>
      <w:r w:rsidRPr="00405355">
        <w:rPr>
          <w:rFonts w:ascii="Times New Roman" w:hAnsi="Times New Roman"/>
          <w:sz w:val="24"/>
          <w:szCs w:val="24"/>
        </w:rPr>
        <w:t>” é usada em circunstâncias semelhantes.</w:t>
      </w:r>
    </w:p>
    <w:p w14:paraId="547675AB" w14:textId="77777777" w:rsidR="004B39EB" w:rsidRPr="00405355" w:rsidRDefault="004B39EB" w:rsidP="004B39EB">
      <w:pPr>
        <w:spacing w:after="0" w:line="240" w:lineRule="auto"/>
        <w:rPr>
          <w:rFonts w:ascii="Times New Roman" w:hAnsi="Times New Roman"/>
          <w:sz w:val="24"/>
          <w:szCs w:val="24"/>
        </w:rPr>
      </w:pPr>
    </w:p>
    <w:p w14:paraId="5F8CF0FF"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eastAsia="Arial" w:hAnsi="Times New Roman"/>
          <w:i/>
          <w:sz w:val="24"/>
          <w:szCs w:val="24"/>
        </w:rPr>
        <w:t xml:space="preserve">Adequação de divulgação quando eventos ou condições tiverem sido identificados e existir </w:t>
      </w:r>
      <w:r>
        <w:rPr>
          <w:rFonts w:ascii="Times New Roman" w:eastAsia="Arial" w:hAnsi="Times New Roman"/>
          <w:i/>
          <w:sz w:val="24"/>
          <w:szCs w:val="24"/>
        </w:rPr>
        <w:t>incerteza relevante</w:t>
      </w:r>
    </w:p>
    <w:p w14:paraId="3D06493E" w14:textId="77777777" w:rsidR="004B39EB" w:rsidRPr="00405355" w:rsidRDefault="004B39EB" w:rsidP="004B39EB">
      <w:pPr>
        <w:spacing w:after="0" w:line="240" w:lineRule="auto"/>
        <w:rPr>
          <w:rFonts w:ascii="Times New Roman" w:hAnsi="Times New Roman"/>
          <w:sz w:val="24"/>
          <w:szCs w:val="24"/>
        </w:rPr>
      </w:pPr>
    </w:p>
    <w:p w14:paraId="3534AADD"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A22. </w:t>
      </w:r>
      <w:r w:rsidRPr="00405355">
        <w:rPr>
          <w:rFonts w:ascii="Times New Roman" w:eastAsia="Arial" w:hAnsi="Times New Roman"/>
          <w:sz w:val="24"/>
          <w:szCs w:val="24"/>
        </w:rPr>
        <w:tab/>
        <w:t xml:space="preserve">O item 18 explica que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quando a magnitude do potencial impacto dos eventos ou condições e a probabilidade de ocorrência são tais que a divulgação apropriada é necessária para se alcançar a apresentação adequada (no caso de estruturas de apresentação adequada) ou para que as demonstrações contábeis não sejam enganosas (no caso de estrutura de conformidade). O item 18 requer que o auditor conclua quanto à existência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independentemente de como</w:t>
      </w:r>
      <w:r>
        <w:rPr>
          <w:rFonts w:ascii="Times New Roman" w:eastAsia="Arial" w:hAnsi="Times New Roman"/>
          <w:sz w:val="24"/>
          <w:szCs w:val="24"/>
        </w:rPr>
        <w:t>,</w:t>
      </w:r>
      <w:r w:rsidRPr="00405355">
        <w:rPr>
          <w:rFonts w:ascii="Times New Roman" w:eastAsia="Arial" w:hAnsi="Times New Roman"/>
          <w:sz w:val="24"/>
          <w:szCs w:val="24"/>
        </w:rPr>
        <w:t xml:space="preserve"> ou se</w:t>
      </w:r>
      <w:r>
        <w:rPr>
          <w:rFonts w:ascii="Times New Roman" w:eastAsia="Arial" w:hAnsi="Times New Roman"/>
          <w:sz w:val="24"/>
          <w:szCs w:val="24"/>
        </w:rPr>
        <w:t>,</w:t>
      </w:r>
      <w:r w:rsidRPr="00405355">
        <w:rPr>
          <w:rFonts w:ascii="Times New Roman" w:eastAsia="Arial" w:hAnsi="Times New Roman"/>
          <w:sz w:val="24"/>
          <w:szCs w:val="24"/>
        </w:rPr>
        <w:t xml:space="preserve"> a estrutura de relatório financeiro aplicável define </w:t>
      </w:r>
      <w:r>
        <w:rPr>
          <w:rFonts w:ascii="Times New Roman" w:eastAsia="Arial" w:hAnsi="Times New Roman"/>
          <w:sz w:val="24"/>
          <w:szCs w:val="24"/>
        </w:rPr>
        <w:t>incerteza relevante</w:t>
      </w:r>
      <w:r w:rsidRPr="00405355">
        <w:rPr>
          <w:rFonts w:ascii="Times New Roman" w:eastAsia="Arial" w:hAnsi="Times New Roman"/>
          <w:sz w:val="24"/>
          <w:szCs w:val="24"/>
        </w:rPr>
        <w:t>.</w:t>
      </w:r>
    </w:p>
    <w:p w14:paraId="408BA3DF" w14:textId="77777777" w:rsidR="004B39EB" w:rsidRPr="00405355" w:rsidRDefault="004B39EB" w:rsidP="004B39EB">
      <w:pPr>
        <w:spacing w:after="0" w:line="240" w:lineRule="auto"/>
        <w:jc w:val="both"/>
        <w:rPr>
          <w:rFonts w:ascii="Times New Roman" w:hAnsi="Times New Roman"/>
          <w:sz w:val="24"/>
          <w:szCs w:val="24"/>
        </w:rPr>
      </w:pPr>
    </w:p>
    <w:p w14:paraId="481A75B5" w14:textId="77777777" w:rsidR="004B39EB" w:rsidRPr="00405355" w:rsidRDefault="004B39EB" w:rsidP="004B39EB">
      <w:pPr>
        <w:spacing w:after="12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A23. </w:t>
      </w:r>
      <w:r w:rsidRPr="00405355">
        <w:rPr>
          <w:rFonts w:ascii="Times New Roman" w:eastAsia="Arial" w:hAnsi="Times New Roman"/>
          <w:sz w:val="24"/>
          <w:szCs w:val="24"/>
        </w:rPr>
        <w:tab/>
        <w:t xml:space="preserve">O item 19 requer que o auditor determine se as divulgações das demonstrações contábeis tratam dos assuntos estabelecidos nesse item. Essa determinação soma-se </w:t>
      </w:r>
      <w:r>
        <w:rPr>
          <w:rFonts w:ascii="Times New Roman" w:eastAsia="Arial" w:hAnsi="Times New Roman"/>
          <w:sz w:val="24"/>
          <w:szCs w:val="24"/>
        </w:rPr>
        <w:t>à</w:t>
      </w:r>
      <w:r w:rsidRPr="00405355">
        <w:rPr>
          <w:rFonts w:ascii="Times New Roman" w:eastAsia="Arial" w:hAnsi="Times New Roman"/>
          <w:sz w:val="24"/>
          <w:szCs w:val="24"/>
        </w:rPr>
        <w:t xml:space="preserve"> determinação, pelo auditor, de que as divulgações sobre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exigidas pela estrutura de relatório financeiro aplicável, são adequadas. As divulgações exigidas por algumas estruturas de relatório financeiro em adição aos assuntos estabelecidos no item 19 podem incluir divulgações sobre: </w:t>
      </w:r>
    </w:p>
    <w:p w14:paraId="3A227679"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eastAsia="Arial" w:hAnsi="Times New Roman"/>
          <w:sz w:val="24"/>
          <w:szCs w:val="24"/>
        </w:rPr>
      </w:pPr>
      <w:r w:rsidRPr="00405355">
        <w:rPr>
          <w:rFonts w:ascii="Times New Roman" w:eastAsia="Arial" w:hAnsi="Times New Roman"/>
          <w:sz w:val="24"/>
          <w:szCs w:val="24"/>
        </w:rPr>
        <w:t>a avaliação da administração sobre a importância dos eventos ou condições relacionados com a capacidade da entidade de cumprir com suas obrigações; ou</w:t>
      </w:r>
    </w:p>
    <w:p w14:paraId="5727D201"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eastAsia="Arial" w:hAnsi="Times New Roman"/>
          <w:sz w:val="24"/>
          <w:szCs w:val="24"/>
        </w:rPr>
      </w:pPr>
      <w:r w:rsidRPr="00405355">
        <w:rPr>
          <w:rFonts w:ascii="Times New Roman" w:eastAsia="Arial" w:hAnsi="Times New Roman"/>
          <w:sz w:val="24"/>
          <w:szCs w:val="24"/>
        </w:rPr>
        <w:t>julgamentos significativos feitos pela administração como parte de sua avaliação da capacidade de continuidade operacional da entidade.</w:t>
      </w:r>
    </w:p>
    <w:p w14:paraId="2DB0463C" w14:textId="77777777" w:rsidR="004B39EB" w:rsidRPr="00405355" w:rsidRDefault="004B39EB" w:rsidP="004B39EB">
      <w:pPr>
        <w:spacing w:after="0" w:line="240" w:lineRule="auto"/>
        <w:ind w:left="567"/>
        <w:jc w:val="both"/>
        <w:rPr>
          <w:rFonts w:ascii="Times New Roman" w:eastAsia="Arial" w:hAnsi="Times New Roman"/>
          <w:sz w:val="24"/>
          <w:szCs w:val="24"/>
        </w:rPr>
      </w:pPr>
      <w:r w:rsidRPr="00405355">
        <w:rPr>
          <w:rFonts w:ascii="Times New Roman" w:eastAsia="Arial" w:hAnsi="Times New Roman"/>
          <w:sz w:val="24"/>
          <w:szCs w:val="24"/>
        </w:rPr>
        <w:t>Algumas estruturas de relatório financeiro podem fornecer orientação adicional com relação à consideração, pela administração, de divulgações sobre a magnitude do potencial impacto dos principais eventos ou condições e sobre a probabilidade e o momento de sua ocorrência.</w:t>
      </w:r>
    </w:p>
    <w:p w14:paraId="5E83256A" w14:textId="77777777" w:rsidR="004B39EB" w:rsidRPr="00405355" w:rsidRDefault="004B39EB" w:rsidP="004B39EB">
      <w:pPr>
        <w:spacing w:after="0" w:line="240" w:lineRule="auto"/>
        <w:jc w:val="both"/>
        <w:rPr>
          <w:rFonts w:ascii="Times New Roman" w:hAnsi="Times New Roman"/>
          <w:sz w:val="24"/>
          <w:szCs w:val="24"/>
        </w:rPr>
      </w:pPr>
    </w:p>
    <w:p w14:paraId="683F477F"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hAnsi="Times New Roman"/>
          <w:i/>
          <w:sz w:val="24"/>
          <w:szCs w:val="24"/>
        </w:rPr>
        <w:t xml:space="preserve">Adequação de divulgações quando eventos ou condições tiverem sido identificados, mas não existir </w:t>
      </w:r>
      <w:r>
        <w:rPr>
          <w:rFonts w:ascii="Times New Roman" w:hAnsi="Times New Roman"/>
          <w:i/>
          <w:sz w:val="24"/>
          <w:szCs w:val="24"/>
        </w:rPr>
        <w:t>incerteza relevante</w:t>
      </w:r>
      <w:r w:rsidRPr="00405355">
        <w:rPr>
          <w:rFonts w:ascii="Times New Roman" w:hAnsi="Times New Roman"/>
          <w:i/>
          <w:sz w:val="24"/>
          <w:szCs w:val="24"/>
        </w:rPr>
        <w:t xml:space="preserve"> </w:t>
      </w:r>
      <w:r w:rsidRPr="00405355">
        <w:rPr>
          <w:rFonts w:ascii="Times New Roman" w:eastAsia="Arial" w:hAnsi="Times New Roman"/>
          <w:sz w:val="24"/>
          <w:szCs w:val="24"/>
        </w:rPr>
        <w:t>(ver item 20).</w:t>
      </w:r>
    </w:p>
    <w:p w14:paraId="5EA6B3DE" w14:textId="77777777" w:rsidR="004B39EB" w:rsidRPr="00405355" w:rsidRDefault="004B39EB" w:rsidP="004B39EB">
      <w:pPr>
        <w:spacing w:after="0" w:line="240" w:lineRule="auto"/>
        <w:rPr>
          <w:rFonts w:ascii="Times New Roman" w:hAnsi="Times New Roman"/>
          <w:sz w:val="24"/>
          <w:szCs w:val="24"/>
        </w:rPr>
      </w:pPr>
    </w:p>
    <w:p w14:paraId="3C4F3898" w14:textId="77777777" w:rsidR="004B39EB" w:rsidRPr="00405355" w:rsidRDefault="004B39EB" w:rsidP="004B39EB">
      <w:pPr>
        <w:spacing w:after="12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A24. </w:t>
      </w:r>
      <w:r w:rsidRPr="00405355">
        <w:rPr>
          <w:rFonts w:ascii="Times New Roman" w:eastAsia="Arial" w:hAnsi="Times New Roman"/>
          <w:sz w:val="24"/>
          <w:szCs w:val="24"/>
        </w:rPr>
        <w:tab/>
        <w:t xml:space="preserve">Mesmo quando não existir </w:t>
      </w:r>
      <w:r>
        <w:rPr>
          <w:rFonts w:ascii="Times New Roman" w:eastAsia="Arial" w:hAnsi="Times New Roman"/>
          <w:sz w:val="24"/>
          <w:szCs w:val="24"/>
        </w:rPr>
        <w:t>incerteza relevante</w:t>
      </w:r>
      <w:r w:rsidRPr="00405355">
        <w:rPr>
          <w:rFonts w:ascii="Times New Roman" w:eastAsia="Arial" w:hAnsi="Times New Roman"/>
          <w:sz w:val="24"/>
          <w:szCs w:val="24"/>
        </w:rPr>
        <w:t>, o item 20 requer que o auditor avalie se, em vista das exigências da estrutura de relatório financeiro aplicável, as demonstrações contábeis fornecem divulgações adequadas sobre eventos ou condições que podem levantar dúvida significativa quanto à capacidade de continuidade operacional da entidade</w:t>
      </w:r>
      <w:r w:rsidRPr="00405355">
        <w:rPr>
          <w:rFonts w:ascii="Times New Roman" w:hAnsi="Times New Roman"/>
          <w:sz w:val="24"/>
          <w:szCs w:val="24"/>
        </w:rPr>
        <w:t>.</w:t>
      </w:r>
      <w:r w:rsidRPr="00405355">
        <w:rPr>
          <w:rFonts w:ascii="Times New Roman" w:eastAsia="Arial" w:hAnsi="Times New Roman"/>
          <w:sz w:val="24"/>
          <w:szCs w:val="24"/>
        </w:rPr>
        <w:t xml:space="preserve"> Algumas estruturas de relatório financeiro podem tratar de divulgações sobre:</w:t>
      </w:r>
    </w:p>
    <w:p w14:paraId="463AFD1B" w14:textId="77777777" w:rsidR="004B39EB" w:rsidRPr="008324FF" w:rsidRDefault="004B39EB">
      <w:pPr>
        <w:pStyle w:val="PargrafodaLista"/>
        <w:widowControl w:val="0"/>
        <w:numPr>
          <w:ilvl w:val="0"/>
          <w:numId w:val="219"/>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p</w:t>
      </w:r>
      <w:r w:rsidRPr="008324FF">
        <w:rPr>
          <w:rFonts w:ascii="Times New Roman" w:eastAsia="Arial" w:hAnsi="Times New Roman"/>
          <w:sz w:val="24"/>
          <w:szCs w:val="24"/>
        </w:rPr>
        <w:t>rincipais eventos ou condições;</w:t>
      </w:r>
    </w:p>
    <w:p w14:paraId="600CBF23"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eastAsia="Arial" w:hAnsi="Times New Roman"/>
          <w:sz w:val="24"/>
          <w:szCs w:val="24"/>
        </w:rPr>
      </w:pPr>
      <w:r w:rsidRPr="00405355">
        <w:rPr>
          <w:rFonts w:ascii="Times New Roman" w:eastAsia="Arial" w:hAnsi="Times New Roman"/>
          <w:sz w:val="24"/>
          <w:szCs w:val="24"/>
        </w:rPr>
        <w:t>a avaliação da administração sobre a importância desses eventos ou condições em relação à capacidade da entidade de cumprir com suas obrigações;</w:t>
      </w:r>
    </w:p>
    <w:p w14:paraId="640D82BF" w14:textId="77777777" w:rsidR="004B39EB" w:rsidRPr="00405355" w:rsidRDefault="004B39EB">
      <w:pPr>
        <w:pStyle w:val="PargrafodaLista"/>
        <w:widowControl w:val="0"/>
        <w:numPr>
          <w:ilvl w:val="0"/>
          <w:numId w:val="219"/>
        </w:numPr>
        <w:spacing w:after="120" w:line="240" w:lineRule="auto"/>
        <w:ind w:left="851" w:hanging="284"/>
        <w:contextualSpacing w:val="0"/>
        <w:jc w:val="both"/>
        <w:rPr>
          <w:rFonts w:ascii="Times New Roman" w:eastAsia="Arial" w:hAnsi="Times New Roman"/>
          <w:sz w:val="24"/>
          <w:szCs w:val="24"/>
        </w:rPr>
      </w:pPr>
      <w:r w:rsidRPr="00405355">
        <w:rPr>
          <w:rFonts w:ascii="Times New Roman" w:eastAsia="Arial" w:hAnsi="Times New Roman"/>
          <w:sz w:val="24"/>
          <w:szCs w:val="24"/>
        </w:rPr>
        <w:t>os planos da administração que mitigam os efeitos desses eventos ou condições; ou</w:t>
      </w:r>
    </w:p>
    <w:p w14:paraId="755DBBD7" w14:textId="77777777" w:rsidR="004B39EB" w:rsidRPr="00405355" w:rsidRDefault="004B39EB">
      <w:pPr>
        <w:pStyle w:val="PargrafodaLista"/>
        <w:widowControl w:val="0"/>
        <w:numPr>
          <w:ilvl w:val="0"/>
          <w:numId w:val="219"/>
        </w:numPr>
        <w:spacing w:after="0" w:line="240" w:lineRule="auto"/>
        <w:ind w:left="851" w:hanging="284"/>
        <w:contextualSpacing w:val="0"/>
        <w:jc w:val="both"/>
        <w:rPr>
          <w:rFonts w:ascii="Times New Roman" w:eastAsia="Arial" w:hAnsi="Times New Roman"/>
          <w:sz w:val="24"/>
          <w:szCs w:val="24"/>
        </w:rPr>
      </w:pPr>
      <w:r w:rsidRPr="00405355">
        <w:rPr>
          <w:rFonts w:ascii="Times New Roman" w:eastAsia="Arial" w:hAnsi="Times New Roman"/>
          <w:sz w:val="24"/>
          <w:szCs w:val="24"/>
        </w:rPr>
        <w:t>julgamentos significativos feitos pela administração como parte de sua avaliação da capacidade de continuidade operacional da entidade.</w:t>
      </w:r>
    </w:p>
    <w:p w14:paraId="27FC1ADF" w14:textId="77777777" w:rsidR="004B39EB" w:rsidRPr="00405355" w:rsidRDefault="004B39EB" w:rsidP="004B39EB">
      <w:pPr>
        <w:spacing w:after="0" w:line="240" w:lineRule="auto"/>
        <w:rPr>
          <w:rFonts w:ascii="Times New Roman" w:hAnsi="Times New Roman"/>
          <w:sz w:val="24"/>
          <w:szCs w:val="24"/>
        </w:rPr>
      </w:pPr>
    </w:p>
    <w:p w14:paraId="0D9FA8EB"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A25. </w:t>
      </w:r>
      <w:r w:rsidRPr="00405355">
        <w:rPr>
          <w:rFonts w:ascii="Times New Roman" w:eastAsia="Arial" w:hAnsi="Times New Roman"/>
          <w:sz w:val="24"/>
          <w:szCs w:val="24"/>
        </w:rPr>
        <w:tab/>
        <w:t xml:space="preserve">Quando as demonstrações contábeis são </w:t>
      </w:r>
      <w:r w:rsidRPr="00405355">
        <w:rPr>
          <w:rFonts w:ascii="Times New Roman" w:hAnsi="Times New Roman"/>
          <w:sz w:val="24"/>
          <w:szCs w:val="24"/>
        </w:rPr>
        <w:t xml:space="preserve">elaboradas de acordo com </w:t>
      </w:r>
      <w:r>
        <w:rPr>
          <w:rFonts w:ascii="Times New Roman" w:hAnsi="Times New Roman"/>
          <w:sz w:val="24"/>
          <w:szCs w:val="24"/>
        </w:rPr>
        <w:t>a</w:t>
      </w:r>
      <w:r w:rsidRPr="00405355">
        <w:rPr>
          <w:rFonts w:ascii="Times New Roman" w:hAnsi="Times New Roman"/>
          <w:sz w:val="24"/>
          <w:szCs w:val="24"/>
        </w:rPr>
        <w:t xml:space="preserve"> estrutura de apresentação adequada, a avaliação do auditor quanto a se as demonstrações contábeis alcançam a apresentação adequada inclui a apresentação geral, estrutura e conteúdo das demonstrações contábeis e </w:t>
      </w:r>
      <w:r w:rsidRPr="00405355">
        <w:rPr>
          <w:rFonts w:ascii="Times New Roman" w:eastAsia="Arial" w:hAnsi="Times New Roman"/>
          <w:sz w:val="24"/>
          <w:szCs w:val="24"/>
        </w:rPr>
        <w:t xml:space="preserve">se as demonstrações contábeis, incluindo as notas explicativas, representam as transações e os eventos subjacentes de modo a alcançar </w:t>
      </w:r>
      <w:r>
        <w:rPr>
          <w:rFonts w:ascii="Times New Roman" w:eastAsia="Arial" w:hAnsi="Times New Roman"/>
          <w:sz w:val="24"/>
          <w:szCs w:val="24"/>
        </w:rPr>
        <w:t>a</w:t>
      </w:r>
      <w:r w:rsidRPr="00405355">
        <w:rPr>
          <w:rFonts w:ascii="Times New Roman" w:eastAsia="Arial" w:hAnsi="Times New Roman"/>
          <w:sz w:val="24"/>
          <w:szCs w:val="24"/>
        </w:rPr>
        <w:t xml:space="preserve"> apresentação adequada (ver item 14 da NBC TA 700</w:t>
      </w:r>
      <w:r>
        <w:rPr>
          <w:rFonts w:ascii="Times New Roman" w:eastAsia="Arial" w:hAnsi="Times New Roman"/>
          <w:sz w:val="24"/>
          <w:szCs w:val="24"/>
        </w:rPr>
        <w:t xml:space="preserve"> – Formação da Opinião e Emissão do Relatório do Auditor Independente sobre as Demonstrações Contábeis</w:t>
      </w:r>
      <w:r w:rsidRPr="00405355">
        <w:rPr>
          <w:rFonts w:ascii="Times New Roman" w:eastAsia="Arial" w:hAnsi="Times New Roman"/>
          <w:sz w:val="24"/>
          <w:szCs w:val="24"/>
        </w:rPr>
        <w:t xml:space="preserve">). Dependendo dos fatos e das circunstâncias, o auditor pode determinar que divulgações adicionais são necessárias para se alcançar a apresentação adequada. Esse pode ser o caso, por exemplo, quando eventos ou condições </w:t>
      </w:r>
      <w:r>
        <w:rPr>
          <w:rFonts w:ascii="Times New Roman" w:eastAsia="Arial" w:hAnsi="Times New Roman"/>
          <w:sz w:val="24"/>
          <w:szCs w:val="24"/>
        </w:rPr>
        <w:t xml:space="preserve">que </w:t>
      </w:r>
      <w:r w:rsidRPr="00405355">
        <w:rPr>
          <w:rFonts w:ascii="Times New Roman" w:eastAsia="Arial" w:hAnsi="Times New Roman"/>
          <w:sz w:val="24"/>
          <w:szCs w:val="24"/>
        </w:rPr>
        <w:t xml:space="preserve">tiverem sido identificados </w:t>
      </w:r>
      <w:r>
        <w:rPr>
          <w:rFonts w:ascii="Times New Roman" w:eastAsia="Arial" w:hAnsi="Times New Roman"/>
          <w:sz w:val="24"/>
          <w:szCs w:val="24"/>
        </w:rPr>
        <w:t>podem</w:t>
      </w:r>
      <w:r w:rsidRPr="00405355">
        <w:rPr>
          <w:rFonts w:ascii="Times New Roman" w:eastAsia="Arial" w:hAnsi="Times New Roman"/>
          <w:sz w:val="24"/>
          <w:szCs w:val="24"/>
        </w:rPr>
        <w:t xml:space="preserve"> levantar dúvida significativa quanto à capacidade de continuidade operacional da entidade, mas, com base nas evidências de auditoria obtidas, o auditor conclui que não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e que nenhuma divulgação é explicitamente exigida pela estrutura de relatório financeiro aplicável com relação a essas circunstâncias.</w:t>
      </w:r>
    </w:p>
    <w:p w14:paraId="411FF2EC" w14:textId="77777777" w:rsidR="004B39EB" w:rsidRPr="00405355" w:rsidRDefault="004B39EB" w:rsidP="004B39EB">
      <w:pPr>
        <w:spacing w:after="0" w:line="240" w:lineRule="auto"/>
        <w:rPr>
          <w:rFonts w:ascii="Times New Roman" w:hAnsi="Times New Roman"/>
          <w:sz w:val="24"/>
          <w:szCs w:val="24"/>
        </w:rPr>
      </w:pPr>
    </w:p>
    <w:p w14:paraId="01B72061"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Implicaç</w:t>
      </w:r>
      <w:r>
        <w:rPr>
          <w:rFonts w:ascii="Times New Roman" w:eastAsia="Arial" w:hAnsi="Times New Roman"/>
          <w:b/>
          <w:bCs/>
          <w:sz w:val="24"/>
          <w:szCs w:val="24"/>
        </w:rPr>
        <w:t>ão</w:t>
      </w:r>
      <w:r w:rsidRPr="00405355">
        <w:rPr>
          <w:rFonts w:ascii="Times New Roman" w:eastAsia="Arial" w:hAnsi="Times New Roman"/>
          <w:b/>
          <w:bCs/>
          <w:sz w:val="24"/>
          <w:szCs w:val="24"/>
        </w:rPr>
        <w:t xml:space="preserve"> para o relatório do auditor </w:t>
      </w:r>
    </w:p>
    <w:p w14:paraId="6961D824" w14:textId="77777777" w:rsidR="004B39EB" w:rsidRPr="00405355" w:rsidRDefault="004B39EB" w:rsidP="004B39EB">
      <w:pPr>
        <w:spacing w:after="0" w:line="240" w:lineRule="auto"/>
        <w:rPr>
          <w:rFonts w:ascii="Times New Roman" w:hAnsi="Times New Roman"/>
          <w:sz w:val="24"/>
          <w:szCs w:val="24"/>
        </w:rPr>
      </w:pPr>
    </w:p>
    <w:p w14:paraId="69ADD20B"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i/>
          <w:sz w:val="24"/>
          <w:szCs w:val="24"/>
        </w:rPr>
        <w:t>Uso inapropriado da base</w:t>
      </w:r>
      <w:r>
        <w:rPr>
          <w:rFonts w:ascii="Times New Roman" w:hAnsi="Times New Roman"/>
          <w:i/>
          <w:sz w:val="24"/>
          <w:szCs w:val="24"/>
        </w:rPr>
        <w:t xml:space="preserve"> </w:t>
      </w:r>
      <w:r w:rsidRPr="00405355">
        <w:rPr>
          <w:rFonts w:ascii="Times New Roman" w:hAnsi="Times New Roman"/>
          <w:i/>
          <w:sz w:val="24"/>
          <w:szCs w:val="24"/>
        </w:rPr>
        <w:t>contábil de continuidade operacional</w:t>
      </w:r>
      <w:r w:rsidRPr="00405355">
        <w:rPr>
          <w:rFonts w:ascii="Times New Roman" w:hAnsi="Times New Roman"/>
          <w:sz w:val="24"/>
          <w:szCs w:val="24"/>
        </w:rPr>
        <w:t xml:space="preserve"> (ver item 21)</w:t>
      </w:r>
    </w:p>
    <w:p w14:paraId="4C5FCF3B" w14:textId="77777777" w:rsidR="004B39EB" w:rsidRPr="00405355" w:rsidRDefault="004B39EB" w:rsidP="004B39EB">
      <w:pPr>
        <w:spacing w:after="0" w:line="240" w:lineRule="auto"/>
        <w:rPr>
          <w:rFonts w:ascii="Times New Roman" w:hAnsi="Times New Roman"/>
          <w:sz w:val="24"/>
          <w:szCs w:val="24"/>
        </w:rPr>
      </w:pPr>
    </w:p>
    <w:p w14:paraId="129DDF1B" w14:textId="77777777" w:rsidR="004B39EB" w:rsidRPr="00405355" w:rsidRDefault="004B39EB" w:rsidP="004B39EB">
      <w:pPr>
        <w:spacing w:after="0" w:line="240" w:lineRule="auto"/>
        <w:ind w:left="567" w:hanging="567"/>
        <w:jc w:val="both"/>
        <w:rPr>
          <w:rFonts w:ascii="Times New Roman" w:hAnsi="Times New Roman"/>
          <w:sz w:val="24"/>
          <w:szCs w:val="24"/>
        </w:rPr>
      </w:pPr>
      <w:r w:rsidRPr="00405355">
        <w:rPr>
          <w:rFonts w:ascii="Times New Roman" w:eastAsia="Arial" w:hAnsi="Times New Roman"/>
          <w:sz w:val="24"/>
          <w:szCs w:val="24"/>
        </w:rPr>
        <w:t xml:space="preserve">A26. </w:t>
      </w:r>
      <w:r w:rsidRPr="00405355">
        <w:rPr>
          <w:rFonts w:ascii="Times New Roman" w:eastAsia="Arial" w:hAnsi="Times New Roman"/>
          <w:sz w:val="24"/>
          <w:szCs w:val="24"/>
        </w:rPr>
        <w:tab/>
        <w:t>Se as demonstrações contábeis foram elaboradas utilizando a base contábil de continuidade operacional, mas</w:t>
      </w:r>
      <w:r>
        <w:rPr>
          <w:rFonts w:ascii="Times New Roman" w:eastAsia="Arial" w:hAnsi="Times New Roman"/>
          <w:sz w:val="24"/>
          <w:szCs w:val="24"/>
        </w:rPr>
        <w:t>,</w:t>
      </w:r>
      <w:r w:rsidRPr="00405355">
        <w:rPr>
          <w:rFonts w:ascii="Times New Roman" w:eastAsia="Arial" w:hAnsi="Times New Roman"/>
          <w:sz w:val="24"/>
          <w:szCs w:val="24"/>
        </w:rPr>
        <w:t xml:space="preserve"> no julgamento do auditor, o uso dessa base pela administração nas demonstrações contábeis é inapropriado, o item 21 requer que o auditor expresse uma opinião adversa independentemente de as demonstrações contábeis incluírem</w:t>
      </w:r>
      <w:r>
        <w:rPr>
          <w:rFonts w:ascii="Times New Roman" w:eastAsia="Arial" w:hAnsi="Times New Roman"/>
          <w:sz w:val="24"/>
          <w:szCs w:val="24"/>
        </w:rPr>
        <w:t>,</w:t>
      </w:r>
      <w:r w:rsidRPr="00405355">
        <w:rPr>
          <w:rFonts w:ascii="Times New Roman" w:eastAsia="Arial" w:hAnsi="Times New Roman"/>
          <w:sz w:val="24"/>
          <w:szCs w:val="24"/>
        </w:rPr>
        <w:t xml:space="preserve"> ou não</w:t>
      </w:r>
      <w:r>
        <w:rPr>
          <w:rFonts w:ascii="Times New Roman" w:eastAsia="Arial" w:hAnsi="Times New Roman"/>
          <w:sz w:val="24"/>
          <w:szCs w:val="24"/>
        </w:rPr>
        <w:t xml:space="preserve">, </w:t>
      </w:r>
      <w:r w:rsidRPr="00405355">
        <w:rPr>
          <w:rFonts w:ascii="Times New Roman" w:eastAsia="Arial" w:hAnsi="Times New Roman"/>
          <w:sz w:val="24"/>
          <w:szCs w:val="24"/>
        </w:rPr>
        <w:t>divulgação da inadequação do uso, pela administração, da base contábil de continuidade operacional.</w:t>
      </w:r>
    </w:p>
    <w:p w14:paraId="4D84CC06" w14:textId="77777777" w:rsidR="004B39EB" w:rsidRPr="00405355" w:rsidRDefault="004B39EB" w:rsidP="004B39EB">
      <w:pPr>
        <w:spacing w:after="0" w:line="240" w:lineRule="auto"/>
        <w:rPr>
          <w:rFonts w:ascii="Times New Roman" w:hAnsi="Times New Roman"/>
          <w:sz w:val="24"/>
          <w:szCs w:val="24"/>
        </w:rPr>
      </w:pPr>
    </w:p>
    <w:p w14:paraId="7A93EB60"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A27. </w:t>
      </w:r>
      <w:r w:rsidRPr="00405355">
        <w:rPr>
          <w:rFonts w:ascii="Times New Roman" w:eastAsia="Arial" w:hAnsi="Times New Roman"/>
          <w:sz w:val="24"/>
          <w:szCs w:val="24"/>
        </w:rPr>
        <w:tab/>
        <w:t>Quando o uso da base contábil de continuidade operacional não for apropriada às circunstâncias, a administração da entidade pode ser requerida a, ou pode optar por, elaborar</w:t>
      </w:r>
      <w:r>
        <w:rPr>
          <w:rFonts w:ascii="Times New Roman" w:eastAsia="Arial" w:hAnsi="Times New Roman"/>
          <w:sz w:val="24"/>
          <w:szCs w:val="24"/>
        </w:rPr>
        <w:t xml:space="preserve"> </w:t>
      </w:r>
      <w:r w:rsidRPr="00405355">
        <w:rPr>
          <w:rFonts w:ascii="Times New Roman" w:eastAsia="Arial" w:hAnsi="Times New Roman"/>
          <w:sz w:val="24"/>
          <w:szCs w:val="24"/>
        </w:rPr>
        <w:t>demonstrações contábeis em outra base (por exemplo, base de liquidação).</w:t>
      </w:r>
      <w:r w:rsidRPr="00405355">
        <w:rPr>
          <w:rFonts w:ascii="Times New Roman" w:hAnsi="Times New Roman"/>
          <w:sz w:val="24"/>
          <w:szCs w:val="24"/>
        </w:rPr>
        <w:t xml:space="preserve"> O auditor pode ser capaz de realizar a auditoria dessas demonstrações contábeis, desde que ele determine que essa </w:t>
      </w:r>
      <w:r>
        <w:rPr>
          <w:rFonts w:ascii="Times New Roman" w:hAnsi="Times New Roman"/>
          <w:sz w:val="24"/>
          <w:szCs w:val="24"/>
        </w:rPr>
        <w:t xml:space="preserve">outra </w:t>
      </w:r>
      <w:r w:rsidRPr="00405355">
        <w:rPr>
          <w:rFonts w:ascii="Times New Roman" w:hAnsi="Times New Roman"/>
          <w:sz w:val="24"/>
          <w:szCs w:val="24"/>
        </w:rPr>
        <w:t xml:space="preserve">base </w:t>
      </w:r>
      <w:r>
        <w:rPr>
          <w:rFonts w:ascii="Times New Roman" w:hAnsi="Times New Roman"/>
          <w:sz w:val="24"/>
          <w:szCs w:val="24"/>
        </w:rPr>
        <w:t>contábil</w:t>
      </w:r>
      <w:r w:rsidRPr="00405355">
        <w:rPr>
          <w:rFonts w:ascii="Times New Roman" w:hAnsi="Times New Roman"/>
          <w:sz w:val="24"/>
          <w:szCs w:val="24"/>
        </w:rPr>
        <w:t xml:space="preserve"> seja aceitável naquelas circunstâncias. O auditor pode ter condições de expressar uma opinião não modificada sobre essas demonstrações contábeis, desde que elas apresentem divulgação adequada sobre a base contábil usada para a sua elaboração, mas pode considerar apropriado ou necessário incluir um parágrafo de ênfase de acordo com a NBC TA 706</w:t>
      </w:r>
      <w:r>
        <w:rPr>
          <w:rFonts w:ascii="Times New Roman" w:hAnsi="Times New Roman"/>
          <w:sz w:val="24"/>
          <w:szCs w:val="24"/>
        </w:rPr>
        <w:t xml:space="preserve"> –</w:t>
      </w:r>
      <w:r w:rsidRPr="00405355">
        <w:rPr>
          <w:rFonts w:ascii="Times New Roman" w:hAnsi="Times New Roman"/>
          <w:sz w:val="24"/>
          <w:szCs w:val="24"/>
        </w:rPr>
        <w:t xml:space="preserve"> Parágrafos de Ênfase e Parágrafos de Outros Assuntos no Relatório do Auditor Independente, para chamar a atenção do usuário para essa base </w:t>
      </w:r>
      <w:r>
        <w:rPr>
          <w:rFonts w:ascii="Times New Roman" w:hAnsi="Times New Roman"/>
          <w:sz w:val="24"/>
          <w:szCs w:val="24"/>
        </w:rPr>
        <w:t xml:space="preserve">contábil </w:t>
      </w:r>
      <w:r w:rsidRPr="00405355">
        <w:rPr>
          <w:rFonts w:ascii="Times New Roman" w:hAnsi="Times New Roman"/>
          <w:sz w:val="24"/>
          <w:szCs w:val="24"/>
        </w:rPr>
        <w:t>alternativa e para as razões de sua utilização.</w:t>
      </w:r>
    </w:p>
    <w:p w14:paraId="17B9C2FB" w14:textId="77777777" w:rsidR="004B39EB" w:rsidRPr="00405355" w:rsidRDefault="004B39EB" w:rsidP="004B39EB">
      <w:pPr>
        <w:spacing w:after="0" w:line="240" w:lineRule="auto"/>
        <w:rPr>
          <w:rFonts w:ascii="Times New Roman" w:hAnsi="Times New Roman"/>
          <w:sz w:val="24"/>
          <w:szCs w:val="24"/>
        </w:rPr>
      </w:pPr>
    </w:p>
    <w:p w14:paraId="4C79C976"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i/>
          <w:sz w:val="24"/>
          <w:szCs w:val="24"/>
        </w:rPr>
        <w:t xml:space="preserve">Uso da base contábil de continuidade operacional é apropriado, mas existe </w:t>
      </w:r>
      <w:r>
        <w:rPr>
          <w:rFonts w:ascii="Times New Roman" w:eastAsia="Arial" w:hAnsi="Times New Roman"/>
          <w:i/>
          <w:sz w:val="24"/>
          <w:szCs w:val="24"/>
        </w:rPr>
        <w:t>incerteza relevante</w:t>
      </w:r>
      <w:r w:rsidRPr="00405355">
        <w:rPr>
          <w:rFonts w:ascii="Times New Roman" w:eastAsia="Arial" w:hAnsi="Times New Roman"/>
          <w:i/>
          <w:sz w:val="24"/>
          <w:szCs w:val="24"/>
        </w:rPr>
        <w:t xml:space="preserve"> </w:t>
      </w:r>
      <w:r w:rsidRPr="00405355">
        <w:rPr>
          <w:rFonts w:ascii="Times New Roman" w:eastAsia="Arial" w:hAnsi="Times New Roman"/>
          <w:sz w:val="24"/>
          <w:szCs w:val="24"/>
        </w:rPr>
        <w:t>(ver itens 22 e 23)</w:t>
      </w:r>
    </w:p>
    <w:p w14:paraId="77328922" w14:textId="77777777" w:rsidR="004B39EB" w:rsidRPr="00405355" w:rsidRDefault="004B39EB" w:rsidP="004B39EB">
      <w:pPr>
        <w:spacing w:after="0" w:line="240" w:lineRule="auto"/>
        <w:rPr>
          <w:rFonts w:ascii="Times New Roman" w:hAnsi="Times New Roman"/>
          <w:sz w:val="24"/>
          <w:szCs w:val="24"/>
        </w:rPr>
      </w:pPr>
    </w:p>
    <w:p w14:paraId="68C3D250"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A28. </w:t>
      </w:r>
      <w:r w:rsidRPr="00405355">
        <w:rPr>
          <w:rFonts w:ascii="Times New Roman" w:eastAsia="Arial" w:hAnsi="Times New Roman"/>
          <w:sz w:val="24"/>
          <w:szCs w:val="24"/>
        </w:rPr>
        <w:tab/>
        <w:t xml:space="preserve">A identificação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é um assunto importante para o entendimento dos usuários das demonstrações contábeis. O uso de uma seção separada com </w:t>
      </w:r>
      <w:r>
        <w:rPr>
          <w:rFonts w:ascii="Times New Roman" w:eastAsia="Arial" w:hAnsi="Times New Roman"/>
          <w:sz w:val="24"/>
          <w:szCs w:val="24"/>
        </w:rPr>
        <w:t>o</w:t>
      </w:r>
      <w:r w:rsidRPr="00405355">
        <w:rPr>
          <w:rFonts w:ascii="Times New Roman" w:eastAsia="Arial" w:hAnsi="Times New Roman"/>
          <w:sz w:val="24"/>
          <w:szCs w:val="24"/>
        </w:rPr>
        <w:t xml:space="preserve"> título que inclui referência ao fato de que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relacionada com a continuidade operacional alerta os usuários para essa circunstância.</w:t>
      </w:r>
    </w:p>
    <w:p w14:paraId="3B6835BB" w14:textId="77777777" w:rsidR="004B39EB" w:rsidRPr="00405355" w:rsidRDefault="004B39EB" w:rsidP="004B39EB">
      <w:pPr>
        <w:spacing w:after="0" w:line="240" w:lineRule="auto"/>
        <w:rPr>
          <w:rFonts w:ascii="Times New Roman" w:hAnsi="Times New Roman"/>
          <w:sz w:val="24"/>
          <w:szCs w:val="24"/>
        </w:rPr>
      </w:pPr>
    </w:p>
    <w:p w14:paraId="27E22BA4"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A29. </w:t>
      </w:r>
      <w:r>
        <w:rPr>
          <w:rFonts w:ascii="Times New Roman" w:eastAsia="Arial" w:hAnsi="Times New Roman"/>
          <w:sz w:val="24"/>
          <w:szCs w:val="24"/>
        </w:rPr>
        <w:tab/>
      </w:r>
      <w:r w:rsidRPr="00405355">
        <w:rPr>
          <w:rFonts w:ascii="Times New Roman" w:eastAsia="Arial" w:hAnsi="Times New Roman"/>
          <w:sz w:val="24"/>
          <w:szCs w:val="24"/>
        </w:rPr>
        <w:t xml:space="preserve">O Apêndice desta </w:t>
      </w:r>
      <w:r>
        <w:rPr>
          <w:rFonts w:ascii="Times New Roman" w:eastAsia="Arial" w:hAnsi="Times New Roman"/>
          <w:sz w:val="24"/>
          <w:szCs w:val="24"/>
        </w:rPr>
        <w:t>norma</w:t>
      </w:r>
      <w:r w:rsidRPr="00405355">
        <w:rPr>
          <w:rFonts w:ascii="Times New Roman" w:eastAsia="Arial" w:hAnsi="Times New Roman"/>
          <w:sz w:val="24"/>
          <w:szCs w:val="24"/>
        </w:rPr>
        <w:t xml:space="preserve"> fornece exemplos de declarações</w:t>
      </w:r>
      <w:r>
        <w:rPr>
          <w:rFonts w:ascii="Times New Roman" w:eastAsia="Arial" w:hAnsi="Times New Roman"/>
          <w:sz w:val="24"/>
          <w:szCs w:val="24"/>
        </w:rPr>
        <w:t xml:space="preserve"> </w:t>
      </w:r>
      <w:r w:rsidRPr="00405355">
        <w:rPr>
          <w:rFonts w:ascii="Times New Roman" w:eastAsia="Arial" w:hAnsi="Times New Roman"/>
          <w:sz w:val="24"/>
          <w:szCs w:val="24"/>
        </w:rPr>
        <w:t xml:space="preserve">que têm que ser incluídas no relatório do auditor sobre as demonstrações contábeis quando as práticas contábeis adotadas no Brasil forem a estrutura de relatório financeiro aplicável. Se for usada outra estrutura de relatório financeiro aplicável que não as práticas contábeis adotadas no Brasil, os exemplos das declarações apresentados no </w:t>
      </w:r>
      <w:r>
        <w:rPr>
          <w:rFonts w:ascii="Times New Roman" w:eastAsia="Arial" w:hAnsi="Times New Roman"/>
          <w:sz w:val="24"/>
          <w:szCs w:val="24"/>
        </w:rPr>
        <w:t>a</w:t>
      </w:r>
      <w:r w:rsidRPr="00405355">
        <w:rPr>
          <w:rFonts w:ascii="Times New Roman" w:eastAsia="Arial" w:hAnsi="Times New Roman"/>
          <w:sz w:val="24"/>
          <w:szCs w:val="24"/>
        </w:rPr>
        <w:t xml:space="preserve">pêndice desta </w:t>
      </w:r>
      <w:r>
        <w:rPr>
          <w:rFonts w:ascii="Times New Roman" w:eastAsia="Arial" w:hAnsi="Times New Roman"/>
          <w:sz w:val="24"/>
          <w:szCs w:val="24"/>
        </w:rPr>
        <w:t>norma</w:t>
      </w:r>
      <w:r w:rsidRPr="00405355">
        <w:rPr>
          <w:rFonts w:ascii="Times New Roman" w:eastAsia="Arial" w:hAnsi="Times New Roman"/>
          <w:sz w:val="24"/>
          <w:szCs w:val="24"/>
        </w:rPr>
        <w:t xml:space="preserve"> podem ter que ser adaptados para refletir a aplicação d</w:t>
      </w:r>
      <w:r>
        <w:rPr>
          <w:rFonts w:ascii="Times New Roman" w:eastAsia="Arial" w:hAnsi="Times New Roman"/>
          <w:sz w:val="24"/>
          <w:szCs w:val="24"/>
        </w:rPr>
        <w:t>e</w:t>
      </w:r>
      <w:r w:rsidRPr="00405355">
        <w:rPr>
          <w:rFonts w:ascii="Times New Roman" w:eastAsia="Arial" w:hAnsi="Times New Roman"/>
          <w:sz w:val="24"/>
          <w:szCs w:val="24"/>
        </w:rPr>
        <w:t xml:space="preserve"> outra estrutura de relatório financeiro nas circunstâncias.</w:t>
      </w:r>
    </w:p>
    <w:p w14:paraId="2AB0EADA" w14:textId="77777777" w:rsidR="004B39EB" w:rsidRPr="00405355" w:rsidRDefault="004B39EB" w:rsidP="004B39EB">
      <w:pPr>
        <w:spacing w:after="0" w:line="240" w:lineRule="auto"/>
        <w:rPr>
          <w:rFonts w:ascii="Times New Roman" w:hAnsi="Times New Roman"/>
          <w:sz w:val="24"/>
          <w:szCs w:val="24"/>
        </w:rPr>
      </w:pPr>
    </w:p>
    <w:p w14:paraId="602E707B" w14:textId="77777777" w:rsidR="004B39EB" w:rsidRPr="00405355" w:rsidRDefault="004B39EB" w:rsidP="004B39EB">
      <w:pPr>
        <w:spacing w:after="12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A30. </w:t>
      </w:r>
      <w:r>
        <w:rPr>
          <w:rFonts w:ascii="Times New Roman" w:eastAsia="Arial" w:hAnsi="Times New Roman"/>
          <w:sz w:val="24"/>
          <w:szCs w:val="24"/>
        </w:rPr>
        <w:tab/>
      </w:r>
      <w:r w:rsidRPr="00405355">
        <w:rPr>
          <w:rFonts w:ascii="Times New Roman" w:eastAsia="Arial" w:hAnsi="Times New Roman"/>
          <w:sz w:val="24"/>
          <w:szCs w:val="24"/>
        </w:rPr>
        <w:t>O item 22 estabelece as informações mínimas que têm que ser apresentadas no relatório do</w:t>
      </w:r>
      <w:r>
        <w:rPr>
          <w:rFonts w:ascii="Times New Roman" w:eastAsia="Arial" w:hAnsi="Times New Roman"/>
          <w:sz w:val="24"/>
          <w:szCs w:val="24"/>
        </w:rPr>
        <w:t xml:space="preserve"> auditor</w:t>
      </w:r>
      <w:r w:rsidRPr="00405355">
        <w:rPr>
          <w:rFonts w:ascii="Times New Roman" w:eastAsia="Arial" w:hAnsi="Times New Roman"/>
          <w:sz w:val="24"/>
          <w:szCs w:val="24"/>
        </w:rPr>
        <w:t xml:space="preserve"> em cada uma das circunstâncias descritas. O auditor pode fornecer informações adicionais para complementar as declarações exigidas</w:t>
      </w:r>
      <w:r>
        <w:rPr>
          <w:rFonts w:ascii="Times New Roman" w:eastAsia="Arial" w:hAnsi="Times New Roman"/>
          <w:sz w:val="24"/>
          <w:szCs w:val="24"/>
        </w:rPr>
        <w:t>,</w:t>
      </w:r>
      <w:r w:rsidRPr="00405355">
        <w:rPr>
          <w:rFonts w:ascii="Times New Roman" w:eastAsia="Arial" w:hAnsi="Times New Roman"/>
          <w:sz w:val="24"/>
          <w:szCs w:val="24"/>
        </w:rPr>
        <w:t xml:space="preserve"> como, por exemplo, explicar:</w:t>
      </w:r>
    </w:p>
    <w:p w14:paraId="709DFCDE" w14:textId="77777777" w:rsidR="004B39EB" w:rsidRPr="007F7CFE" w:rsidRDefault="004B39EB">
      <w:pPr>
        <w:pStyle w:val="PargrafodaLista"/>
        <w:widowControl w:val="0"/>
        <w:numPr>
          <w:ilvl w:val="0"/>
          <w:numId w:val="220"/>
        </w:numPr>
        <w:spacing w:after="120" w:line="240" w:lineRule="auto"/>
        <w:ind w:left="851" w:hanging="284"/>
        <w:contextualSpacing w:val="0"/>
        <w:rPr>
          <w:rFonts w:ascii="Times New Roman" w:eastAsia="Arial" w:hAnsi="Times New Roman"/>
          <w:sz w:val="24"/>
          <w:szCs w:val="24"/>
        </w:rPr>
      </w:pPr>
      <w:r w:rsidRPr="007F7CFE">
        <w:rPr>
          <w:rFonts w:ascii="Times New Roman" w:eastAsia="Arial" w:hAnsi="Times New Roman"/>
          <w:sz w:val="24"/>
          <w:szCs w:val="24"/>
        </w:rPr>
        <w:t xml:space="preserve">que a existência de </w:t>
      </w:r>
      <w:r>
        <w:rPr>
          <w:rFonts w:ascii="Times New Roman" w:eastAsia="Arial" w:hAnsi="Times New Roman"/>
          <w:sz w:val="24"/>
          <w:szCs w:val="24"/>
        </w:rPr>
        <w:t>incerteza relevante</w:t>
      </w:r>
      <w:r w:rsidRPr="007F7CFE">
        <w:rPr>
          <w:rFonts w:ascii="Times New Roman" w:eastAsia="Arial" w:hAnsi="Times New Roman"/>
          <w:sz w:val="24"/>
          <w:szCs w:val="24"/>
        </w:rPr>
        <w:t xml:space="preserve"> é fundamental para o entendimento dos usuários das demonstrações contábeis (ver item A2 da NBC TA 706); ou</w:t>
      </w:r>
    </w:p>
    <w:p w14:paraId="77FAB6D9" w14:textId="77777777" w:rsidR="004B39EB" w:rsidRPr="007F7CFE" w:rsidRDefault="004B39EB">
      <w:pPr>
        <w:pStyle w:val="PargrafodaLista"/>
        <w:widowControl w:val="0"/>
        <w:numPr>
          <w:ilvl w:val="0"/>
          <w:numId w:val="220"/>
        </w:numPr>
        <w:spacing w:after="0" w:line="240" w:lineRule="auto"/>
        <w:ind w:left="851" w:hanging="284"/>
        <w:contextualSpacing w:val="0"/>
        <w:rPr>
          <w:rFonts w:ascii="Times New Roman" w:eastAsia="Arial" w:hAnsi="Times New Roman"/>
          <w:sz w:val="24"/>
          <w:szCs w:val="24"/>
        </w:rPr>
      </w:pPr>
      <w:r w:rsidRPr="007F7CFE">
        <w:rPr>
          <w:rFonts w:ascii="Times New Roman" w:eastAsia="Arial" w:hAnsi="Times New Roman"/>
          <w:sz w:val="24"/>
          <w:szCs w:val="24"/>
        </w:rPr>
        <w:t>como o assunto foi tratado na auditoria (ver item A1)</w:t>
      </w:r>
      <w:r>
        <w:rPr>
          <w:rFonts w:ascii="Times New Roman" w:eastAsia="Arial" w:hAnsi="Times New Roman"/>
          <w:sz w:val="24"/>
          <w:szCs w:val="24"/>
        </w:rPr>
        <w:t>.</w:t>
      </w:r>
    </w:p>
    <w:p w14:paraId="684599BE" w14:textId="77777777" w:rsidR="004B39EB" w:rsidRPr="00405355" w:rsidRDefault="004B39EB" w:rsidP="004B39EB">
      <w:pPr>
        <w:spacing w:after="0" w:line="240" w:lineRule="auto"/>
        <w:rPr>
          <w:rFonts w:ascii="Times New Roman" w:hAnsi="Times New Roman"/>
          <w:sz w:val="24"/>
          <w:szCs w:val="24"/>
        </w:rPr>
      </w:pPr>
    </w:p>
    <w:p w14:paraId="5127F20D"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sz w:val="24"/>
          <w:szCs w:val="24"/>
        </w:rPr>
        <w:t xml:space="preserve">É feita divulgação adequada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nas demonstrações contábeis (ver item 22)</w:t>
      </w:r>
    </w:p>
    <w:p w14:paraId="047DC95F" w14:textId="77777777" w:rsidR="004B39EB" w:rsidRPr="00405355" w:rsidRDefault="004B39EB" w:rsidP="004B39EB">
      <w:pPr>
        <w:spacing w:after="0" w:line="240" w:lineRule="auto"/>
        <w:rPr>
          <w:rFonts w:ascii="Times New Roman" w:hAnsi="Times New Roman"/>
          <w:sz w:val="24"/>
          <w:szCs w:val="24"/>
        </w:rPr>
      </w:pPr>
    </w:p>
    <w:p w14:paraId="68A30385"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A31. </w:t>
      </w:r>
      <w:r w:rsidRPr="00405355">
        <w:rPr>
          <w:rFonts w:ascii="Times New Roman" w:eastAsia="Arial" w:hAnsi="Times New Roman"/>
          <w:sz w:val="24"/>
          <w:szCs w:val="24"/>
        </w:rPr>
        <w:tab/>
        <w:t xml:space="preserve">O Exemplo 1 do Apêndice desta </w:t>
      </w:r>
      <w:r>
        <w:rPr>
          <w:rFonts w:ascii="Times New Roman" w:eastAsia="Arial" w:hAnsi="Times New Roman"/>
          <w:sz w:val="24"/>
          <w:szCs w:val="24"/>
        </w:rPr>
        <w:t>norma</w:t>
      </w:r>
      <w:r w:rsidRPr="00405355">
        <w:rPr>
          <w:rFonts w:ascii="Times New Roman" w:eastAsia="Arial" w:hAnsi="Times New Roman"/>
          <w:sz w:val="24"/>
          <w:szCs w:val="24"/>
        </w:rPr>
        <w:t xml:space="preserve"> apresenta relatório do auditor no qual ele obteve evidência de auditoria suficiente e apropriada com relação à adequação do uso, pela administração, da base contábil de continuidade operacional, mas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e a divulgação é adequada nas demonstrações contábeis. O Apêndice da NBC TA 700</w:t>
      </w:r>
      <w:r>
        <w:rPr>
          <w:rFonts w:ascii="Times New Roman" w:eastAsia="Arial" w:hAnsi="Times New Roman"/>
          <w:sz w:val="24"/>
          <w:szCs w:val="24"/>
        </w:rPr>
        <w:t xml:space="preserve"> </w:t>
      </w:r>
      <w:r w:rsidRPr="00405355">
        <w:rPr>
          <w:rFonts w:ascii="Times New Roman" w:eastAsia="Arial" w:hAnsi="Times New Roman"/>
          <w:sz w:val="24"/>
          <w:szCs w:val="24"/>
        </w:rPr>
        <w:t xml:space="preserve">também </w:t>
      </w:r>
      <w:r>
        <w:rPr>
          <w:rFonts w:ascii="Times New Roman" w:eastAsia="Arial" w:hAnsi="Times New Roman"/>
          <w:sz w:val="24"/>
          <w:szCs w:val="24"/>
        </w:rPr>
        <w:t>contém</w:t>
      </w:r>
      <w:r w:rsidRPr="00405355">
        <w:rPr>
          <w:rFonts w:ascii="Times New Roman" w:eastAsia="Arial" w:hAnsi="Times New Roman"/>
          <w:sz w:val="24"/>
          <w:szCs w:val="24"/>
        </w:rPr>
        <w:t xml:space="preserve"> texto ilustrativo para ser incluído no relatório do auditor para todas as entidades para descrever as respectivas responsabilidades dos encarregados pelas demonstrações contábeis e do auditor com relação à continuidade operacional.</w:t>
      </w:r>
    </w:p>
    <w:p w14:paraId="50CB067E" w14:textId="77777777" w:rsidR="004B39EB" w:rsidRPr="00405355" w:rsidRDefault="004B39EB" w:rsidP="004B39EB">
      <w:pPr>
        <w:spacing w:after="0" w:line="240" w:lineRule="auto"/>
        <w:rPr>
          <w:rFonts w:ascii="Times New Roman" w:hAnsi="Times New Roman"/>
          <w:sz w:val="24"/>
          <w:szCs w:val="24"/>
        </w:rPr>
      </w:pPr>
    </w:p>
    <w:p w14:paraId="17C4EF4F"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 xml:space="preserve">Não é feita divulgação adequada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nas demonstrações contábeis (ver item 23)</w:t>
      </w:r>
    </w:p>
    <w:p w14:paraId="791D73E0" w14:textId="77777777" w:rsidR="004B39EB" w:rsidRPr="00405355" w:rsidRDefault="004B39EB" w:rsidP="004B39EB">
      <w:pPr>
        <w:spacing w:after="0" w:line="240" w:lineRule="auto"/>
        <w:rPr>
          <w:rFonts w:ascii="Times New Roman" w:eastAsia="Arial" w:hAnsi="Times New Roman"/>
          <w:sz w:val="24"/>
          <w:szCs w:val="24"/>
        </w:rPr>
      </w:pPr>
    </w:p>
    <w:p w14:paraId="79F351D5"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A32.</w:t>
      </w:r>
      <w:r w:rsidRPr="00405355">
        <w:rPr>
          <w:rFonts w:ascii="Times New Roman" w:eastAsia="Arial" w:hAnsi="Times New Roman"/>
          <w:sz w:val="24"/>
          <w:szCs w:val="24"/>
        </w:rPr>
        <w:tab/>
        <w:t xml:space="preserve">Os Exemplos 2 e 3 do Apêndice desta </w:t>
      </w:r>
      <w:r>
        <w:rPr>
          <w:rFonts w:ascii="Times New Roman" w:eastAsia="Arial" w:hAnsi="Times New Roman"/>
          <w:sz w:val="24"/>
          <w:szCs w:val="24"/>
        </w:rPr>
        <w:t>norma</w:t>
      </w:r>
      <w:r w:rsidRPr="00405355">
        <w:rPr>
          <w:rFonts w:ascii="Times New Roman" w:eastAsia="Arial" w:hAnsi="Times New Roman"/>
          <w:sz w:val="24"/>
          <w:szCs w:val="24"/>
        </w:rPr>
        <w:t xml:space="preserve"> apresentam relatórios do auditor contendo opiniões com ressalva e adversa, respectivamente, nos quais o auditor obteve evidência de auditoria suficiente e apropriada com relação à adequação do uso, pela administração, da base contábil de continuidade operacional, mas não foi feita a divulgação adequada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nas demonstrações contábeis.</w:t>
      </w:r>
    </w:p>
    <w:p w14:paraId="06974328" w14:textId="77777777" w:rsidR="004B39EB" w:rsidRPr="00405355" w:rsidRDefault="004B39EB" w:rsidP="004B39EB">
      <w:pPr>
        <w:spacing w:after="0" w:line="240" w:lineRule="auto"/>
        <w:rPr>
          <w:rFonts w:ascii="Times New Roman" w:hAnsi="Times New Roman"/>
          <w:sz w:val="24"/>
          <w:szCs w:val="24"/>
        </w:rPr>
      </w:pPr>
    </w:p>
    <w:p w14:paraId="73F802DC"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 xml:space="preserve">A33. </w:t>
      </w:r>
      <w:r w:rsidRPr="00405355">
        <w:rPr>
          <w:rFonts w:ascii="Times New Roman" w:eastAsia="Arial" w:hAnsi="Times New Roman"/>
          <w:sz w:val="24"/>
          <w:szCs w:val="24"/>
        </w:rPr>
        <w:tab/>
      </w:r>
      <w:r w:rsidRPr="00405355">
        <w:rPr>
          <w:rFonts w:ascii="Times New Roman" w:hAnsi="Times New Roman"/>
          <w:sz w:val="24"/>
          <w:szCs w:val="24"/>
        </w:rPr>
        <w:t>Em situações que envolvem múltiplas incertezas que são significativas para as demonstrações contábeis como um todo, o auditor pode considerar apropriado, em casos extremamente raros, expressar uma abstenção de opinião em vez de incluir as declarações exigidas pelo item 22.</w:t>
      </w:r>
      <w:r w:rsidRPr="00405355">
        <w:rPr>
          <w:rFonts w:ascii="Times New Roman" w:eastAsia="Arial" w:hAnsi="Times New Roman"/>
          <w:sz w:val="24"/>
          <w:szCs w:val="24"/>
        </w:rPr>
        <w:t xml:space="preserve"> </w:t>
      </w:r>
      <w:r w:rsidRPr="00405355">
        <w:rPr>
          <w:rFonts w:ascii="Times New Roman" w:hAnsi="Times New Roman"/>
          <w:sz w:val="24"/>
          <w:szCs w:val="24"/>
        </w:rPr>
        <w:t>A NBC TA 705</w:t>
      </w:r>
      <w:r>
        <w:rPr>
          <w:rFonts w:ascii="Times New Roman" w:hAnsi="Times New Roman"/>
          <w:sz w:val="24"/>
          <w:szCs w:val="24"/>
        </w:rPr>
        <w:t>,</w:t>
      </w:r>
      <w:r w:rsidRPr="00405355">
        <w:rPr>
          <w:rFonts w:ascii="Times New Roman" w:hAnsi="Times New Roman"/>
          <w:sz w:val="24"/>
          <w:szCs w:val="24"/>
        </w:rPr>
        <w:t xml:space="preserve"> item 10</w:t>
      </w:r>
      <w:r>
        <w:rPr>
          <w:rFonts w:ascii="Times New Roman" w:hAnsi="Times New Roman"/>
          <w:sz w:val="24"/>
          <w:szCs w:val="24"/>
        </w:rPr>
        <w:t>,</w:t>
      </w:r>
      <w:r w:rsidRPr="00405355">
        <w:rPr>
          <w:rFonts w:ascii="Times New Roman" w:hAnsi="Times New Roman"/>
          <w:sz w:val="24"/>
          <w:szCs w:val="24"/>
        </w:rPr>
        <w:t xml:space="preserve"> fornece orientação sobre esse assunto.</w:t>
      </w:r>
    </w:p>
    <w:p w14:paraId="0C92AE02" w14:textId="77777777" w:rsidR="004B39EB" w:rsidRPr="00405355" w:rsidRDefault="004B39EB" w:rsidP="004B39EB">
      <w:pPr>
        <w:spacing w:after="0" w:line="240" w:lineRule="auto"/>
        <w:rPr>
          <w:rFonts w:ascii="Times New Roman" w:hAnsi="Times New Roman"/>
          <w:sz w:val="24"/>
          <w:szCs w:val="24"/>
        </w:rPr>
      </w:pPr>
    </w:p>
    <w:p w14:paraId="722A2E68"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sz w:val="24"/>
          <w:szCs w:val="24"/>
        </w:rPr>
        <w:t>Comunicação com reguladores (itens 22 e 23)</w:t>
      </w:r>
    </w:p>
    <w:p w14:paraId="57434803" w14:textId="77777777" w:rsidR="004B39EB" w:rsidRPr="00405355" w:rsidRDefault="004B39EB" w:rsidP="004B39EB">
      <w:pPr>
        <w:spacing w:after="0" w:line="240" w:lineRule="auto"/>
        <w:rPr>
          <w:rFonts w:ascii="Times New Roman" w:hAnsi="Times New Roman"/>
          <w:sz w:val="24"/>
          <w:szCs w:val="24"/>
        </w:rPr>
      </w:pPr>
    </w:p>
    <w:p w14:paraId="4B2E7B39" w14:textId="77777777" w:rsidR="004B39EB" w:rsidRPr="00405355" w:rsidRDefault="004B39EB" w:rsidP="004B39EB">
      <w:pPr>
        <w:spacing w:after="0" w:line="240" w:lineRule="auto"/>
        <w:ind w:left="567" w:hanging="567"/>
        <w:jc w:val="both"/>
        <w:rPr>
          <w:rFonts w:ascii="Times New Roman" w:eastAsia="Arial" w:hAnsi="Times New Roman"/>
          <w:sz w:val="24"/>
          <w:szCs w:val="24"/>
        </w:rPr>
      </w:pPr>
      <w:r w:rsidRPr="00405355">
        <w:rPr>
          <w:rFonts w:ascii="Times New Roman" w:eastAsia="Arial" w:hAnsi="Times New Roman"/>
          <w:sz w:val="24"/>
          <w:szCs w:val="24"/>
        </w:rPr>
        <w:t>A34. Quando o auditor de entidade regulada considera que pode ser necessário incluir uma referência a assuntos de continuidade operacional, o auditor pode ter o dever de comunicar tal fato às autoridades regulatórias, de fiscalização ou de supervisão aplicáveis.</w:t>
      </w:r>
    </w:p>
    <w:p w14:paraId="513A1545" w14:textId="77777777" w:rsidR="004B39EB" w:rsidRPr="00405355" w:rsidRDefault="004B39EB" w:rsidP="004B39EB">
      <w:pPr>
        <w:spacing w:after="0" w:line="240" w:lineRule="auto"/>
        <w:rPr>
          <w:rFonts w:ascii="Times New Roman" w:hAnsi="Times New Roman"/>
          <w:sz w:val="24"/>
          <w:szCs w:val="24"/>
        </w:rPr>
      </w:pPr>
    </w:p>
    <w:p w14:paraId="3C4ED08F" w14:textId="77777777" w:rsidR="004B39EB" w:rsidRPr="00405355" w:rsidRDefault="004B39EB" w:rsidP="004B39EB">
      <w:pPr>
        <w:spacing w:after="0" w:line="240" w:lineRule="auto"/>
        <w:rPr>
          <w:rFonts w:ascii="Times New Roman" w:hAnsi="Times New Roman"/>
          <w:sz w:val="24"/>
          <w:szCs w:val="24"/>
        </w:rPr>
      </w:pPr>
      <w:r w:rsidRPr="00405355">
        <w:rPr>
          <w:rFonts w:ascii="Times New Roman" w:hAnsi="Times New Roman"/>
          <w:sz w:val="24"/>
          <w:szCs w:val="24"/>
        </w:rPr>
        <w:t>Relutância da administração em elaborar ou estender sua avaliação (ver item 24)</w:t>
      </w:r>
    </w:p>
    <w:p w14:paraId="36A3C548" w14:textId="77777777" w:rsidR="004B39EB" w:rsidRPr="00405355" w:rsidRDefault="004B39EB" w:rsidP="004B39EB">
      <w:pPr>
        <w:spacing w:after="0" w:line="240" w:lineRule="auto"/>
        <w:rPr>
          <w:rFonts w:ascii="Times New Roman" w:hAnsi="Times New Roman"/>
          <w:sz w:val="24"/>
          <w:szCs w:val="24"/>
        </w:rPr>
      </w:pPr>
    </w:p>
    <w:p w14:paraId="43D43200" w14:textId="77777777" w:rsidR="004B39EB" w:rsidRPr="00405355" w:rsidRDefault="004B39EB" w:rsidP="004B39EB">
      <w:pPr>
        <w:spacing w:after="0" w:line="240" w:lineRule="auto"/>
        <w:ind w:left="567" w:hanging="567"/>
        <w:jc w:val="both"/>
        <w:rPr>
          <w:rFonts w:ascii="Times New Roman" w:hAnsi="Times New Roman"/>
          <w:sz w:val="24"/>
          <w:szCs w:val="24"/>
        </w:rPr>
      </w:pPr>
      <w:r>
        <w:rPr>
          <w:rFonts w:ascii="Times New Roman" w:eastAsia="Arial" w:hAnsi="Times New Roman"/>
          <w:sz w:val="24"/>
          <w:szCs w:val="24"/>
        </w:rPr>
        <w:t>A35.</w:t>
      </w:r>
      <w:r>
        <w:rPr>
          <w:rFonts w:ascii="Times New Roman" w:eastAsia="Arial" w:hAnsi="Times New Roman"/>
          <w:sz w:val="24"/>
          <w:szCs w:val="24"/>
        </w:rPr>
        <w:tab/>
      </w:r>
      <w:r w:rsidRPr="00405355">
        <w:rPr>
          <w:rFonts w:ascii="Times New Roman" w:eastAsia="Arial" w:hAnsi="Times New Roman"/>
          <w:sz w:val="24"/>
          <w:szCs w:val="24"/>
        </w:rPr>
        <w:t>Em algumas circunstâncias, o auditor pode julgar necessário solicitar que a administração elabore ou estenda sua avaliação.</w:t>
      </w:r>
      <w:r w:rsidRPr="00405355">
        <w:rPr>
          <w:rFonts w:ascii="Times New Roman" w:hAnsi="Times New Roman"/>
          <w:sz w:val="24"/>
          <w:szCs w:val="24"/>
        </w:rPr>
        <w:t xml:space="preserve"> Se a administração estiver relutante em atender a essa solicitação, uma opinião com ressalva ou uma abstenção de opinião no relatório do auditor pode ser apropriada</w:t>
      </w:r>
      <w:r>
        <w:rPr>
          <w:rFonts w:ascii="Times New Roman" w:hAnsi="Times New Roman"/>
          <w:sz w:val="24"/>
          <w:szCs w:val="24"/>
        </w:rPr>
        <w:t>,</w:t>
      </w:r>
      <w:r w:rsidRPr="00405355">
        <w:rPr>
          <w:rFonts w:ascii="Times New Roman" w:hAnsi="Times New Roman"/>
          <w:sz w:val="24"/>
          <w:szCs w:val="24"/>
        </w:rPr>
        <w:t xml:space="preserve"> devido ao fato de não ser possível para ele obter evidência de auditoria suficiente e apropriada sobre o uso da base contábil de continuidade operacional na elaboração das demonstrações contábeis. Essa evidência de auditoria inclui a verificação da existência de planos colocados em prática pela administração ou a existência de outros fatores atenuantes.</w:t>
      </w:r>
    </w:p>
    <w:p w14:paraId="3E8EF17B" w14:textId="77777777" w:rsidR="004B39EB" w:rsidRPr="00405355" w:rsidRDefault="004B39EB" w:rsidP="004B39EB">
      <w:pPr>
        <w:spacing w:after="0" w:line="240" w:lineRule="auto"/>
        <w:rPr>
          <w:rFonts w:ascii="Times New Roman" w:hAnsi="Times New Roman"/>
          <w:sz w:val="24"/>
          <w:szCs w:val="24"/>
        </w:rPr>
      </w:pPr>
    </w:p>
    <w:p w14:paraId="0CD2E077" w14:textId="77777777" w:rsidR="004B39EB" w:rsidRPr="00405355" w:rsidRDefault="004B39EB" w:rsidP="004B39EB">
      <w:pPr>
        <w:spacing w:after="0" w:line="240" w:lineRule="auto"/>
        <w:jc w:val="right"/>
        <w:rPr>
          <w:rFonts w:ascii="Times New Roman" w:eastAsia="Arial" w:hAnsi="Times New Roman"/>
          <w:b/>
          <w:bCs/>
          <w:sz w:val="24"/>
          <w:szCs w:val="24"/>
        </w:rPr>
      </w:pPr>
    </w:p>
    <w:p w14:paraId="10F9F479"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Apêndice</w:t>
      </w:r>
      <w:r>
        <w:rPr>
          <w:rFonts w:ascii="Times New Roman" w:eastAsia="Arial" w:hAnsi="Times New Roman"/>
          <w:b/>
          <w:bCs/>
          <w:sz w:val="24"/>
          <w:szCs w:val="24"/>
        </w:rPr>
        <w:t xml:space="preserve"> </w:t>
      </w:r>
      <w:r w:rsidRPr="00405355">
        <w:rPr>
          <w:rFonts w:ascii="Times New Roman" w:eastAsia="Arial" w:hAnsi="Times New Roman"/>
          <w:sz w:val="24"/>
          <w:szCs w:val="24"/>
        </w:rPr>
        <w:t>(ver itens A29, A31 e A32)</w:t>
      </w:r>
    </w:p>
    <w:p w14:paraId="6024851F" w14:textId="77777777" w:rsidR="004B39EB" w:rsidRPr="00405355" w:rsidRDefault="004B39EB" w:rsidP="004B39EB">
      <w:pPr>
        <w:spacing w:after="0" w:line="240" w:lineRule="auto"/>
        <w:rPr>
          <w:rFonts w:ascii="Times New Roman" w:hAnsi="Times New Roman"/>
          <w:sz w:val="24"/>
          <w:szCs w:val="24"/>
        </w:rPr>
      </w:pPr>
    </w:p>
    <w:p w14:paraId="7413D4D2" w14:textId="77777777" w:rsidR="004B39EB" w:rsidRPr="00405355" w:rsidRDefault="004B39EB" w:rsidP="004B39EB">
      <w:pPr>
        <w:spacing w:after="0" w:line="240" w:lineRule="auto"/>
        <w:rPr>
          <w:rFonts w:ascii="Times New Roman" w:hAnsi="Times New Roman"/>
          <w:sz w:val="24"/>
          <w:szCs w:val="24"/>
        </w:rPr>
      </w:pPr>
    </w:p>
    <w:p w14:paraId="37D85EF8"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Exemplos de relatório do auditor independente relacionados com a continuidade operacional</w:t>
      </w:r>
    </w:p>
    <w:p w14:paraId="02C0327B" w14:textId="77777777" w:rsidR="004B39EB" w:rsidRPr="00405355" w:rsidRDefault="004B39EB" w:rsidP="004B39EB">
      <w:pPr>
        <w:spacing w:after="0" w:line="240" w:lineRule="auto"/>
        <w:rPr>
          <w:rFonts w:ascii="Times New Roman" w:hAnsi="Times New Roman"/>
          <w:sz w:val="24"/>
          <w:szCs w:val="24"/>
        </w:rPr>
      </w:pPr>
    </w:p>
    <w:p w14:paraId="225D38C1" w14:textId="77777777" w:rsidR="004B39EB" w:rsidRPr="007F7CFE" w:rsidRDefault="004B39EB">
      <w:pPr>
        <w:pStyle w:val="PargrafodaLista"/>
        <w:widowControl w:val="0"/>
        <w:numPr>
          <w:ilvl w:val="0"/>
          <w:numId w:val="221"/>
        </w:numPr>
        <w:spacing w:after="0" w:line="240" w:lineRule="auto"/>
        <w:ind w:left="284" w:hanging="284"/>
        <w:contextualSpacing w:val="0"/>
        <w:jc w:val="both"/>
        <w:rPr>
          <w:rFonts w:ascii="Times New Roman" w:eastAsia="Arial" w:hAnsi="Times New Roman"/>
          <w:sz w:val="24"/>
          <w:szCs w:val="24"/>
        </w:rPr>
      </w:pPr>
      <w:r w:rsidRPr="007F7CFE">
        <w:rPr>
          <w:rFonts w:ascii="Times New Roman" w:eastAsia="Arial" w:hAnsi="Times New Roman"/>
          <w:sz w:val="24"/>
          <w:szCs w:val="24"/>
        </w:rPr>
        <w:t>Exemplo 1: Relatório do auditor independente contendo uma opinião não modificada quando ele conclu</w:t>
      </w:r>
      <w:r>
        <w:rPr>
          <w:rFonts w:ascii="Times New Roman" w:eastAsia="Arial" w:hAnsi="Times New Roman"/>
          <w:sz w:val="24"/>
          <w:szCs w:val="24"/>
        </w:rPr>
        <w:t>ir</w:t>
      </w:r>
      <w:r w:rsidRPr="007F7CFE">
        <w:rPr>
          <w:rFonts w:ascii="Times New Roman" w:eastAsia="Arial" w:hAnsi="Times New Roman"/>
          <w:sz w:val="24"/>
          <w:szCs w:val="24"/>
        </w:rPr>
        <w:t xml:space="preserve"> que existe </w:t>
      </w:r>
      <w:r>
        <w:rPr>
          <w:rFonts w:ascii="Times New Roman" w:eastAsia="Arial" w:hAnsi="Times New Roman"/>
          <w:sz w:val="24"/>
          <w:szCs w:val="24"/>
        </w:rPr>
        <w:t>incerteza relevante</w:t>
      </w:r>
      <w:r w:rsidRPr="007F7CFE">
        <w:rPr>
          <w:rFonts w:ascii="Times New Roman" w:eastAsia="Arial" w:hAnsi="Times New Roman"/>
          <w:sz w:val="24"/>
          <w:szCs w:val="24"/>
        </w:rPr>
        <w:t xml:space="preserve"> e a divulgação nas demonstrações contábeis é adequada.</w:t>
      </w:r>
    </w:p>
    <w:p w14:paraId="6D571410" w14:textId="77777777" w:rsidR="004B39EB" w:rsidRPr="00405355" w:rsidRDefault="004B39EB" w:rsidP="004B39EB">
      <w:pPr>
        <w:spacing w:after="0" w:line="240" w:lineRule="auto"/>
        <w:ind w:left="284" w:hanging="284"/>
        <w:rPr>
          <w:rFonts w:ascii="Times New Roman" w:hAnsi="Times New Roman"/>
          <w:sz w:val="24"/>
          <w:szCs w:val="24"/>
        </w:rPr>
      </w:pPr>
    </w:p>
    <w:p w14:paraId="40A99363" w14:textId="77777777" w:rsidR="004B39EB" w:rsidRPr="007F7CFE" w:rsidRDefault="004B39EB">
      <w:pPr>
        <w:pStyle w:val="PargrafodaLista"/>
        <w:widowControl w:val="0"/>
        <w:numPr>
          <w:ilvl w:val="0"/>
          <w:numId w:val="221"/>
        </w:numPr>
        <w:spacing w:after="0" w:line="240" w:lineRule="auto"/>
        <w:ind w:left="284" w:hanging="284"/>
        <w:contextualSpacing w:val="0"/>
        <w:jc w:val="both"/>
        <w:rPr>
          <w:rFonts w:ascii="Times New Roman" w:eastAsia="Arial" w:hAnsi="Times New Roman"/>
          <w:sz w:val="24"/>
          <w:szCs w:val="24"/>
        </w:rPr>
      </w:pPr>
      <w:r w:rsidRPr="007F7CFE">
        <w:rPr>
          <w:rFonts w:ascii="Times New Roman" w:eastAsia="Arial" w:hAnsi="Times New Roman"/>
          <w:sz w:val="24"/>
          <w:szCs w:val="24"/>
        </w:rPr>
        <w:t>Exemplo 2: Relatório do auditor independente contendo uma opinião modificada quando ele conclu</w:t>
      </w:r>
      <w:r>
        <w:rPr>
          <w:rFonts w:ascii="Times New Roman" w:eastAsia="Arial" w:hAnsi="Times New Roman"/>
          <w:sz w:val="24"/>
          <w:szCs w:val="24"/>
        </w:rPr>
        <w:t>ir</w:t>
      </w:r>
      <w:r w:rsidRPr="007F7CFE">
        <w:rPr>
          <w:rFonts w:ascii="Times New Roman" w:eastAsia="Arial" w:hAnsi="Times New Roman"/>
          <w:sz w:val="24"/>
          <w:szCs w:val="24"/>
        </w:rPr>
        <w:t xml:space="preserve"> que existe </w:t>
      </w:r>
      <w:r>
        <w:rPr>
          <w:rFonts w:ascii="Times New Roman" w:eastAsia="Arial" w:hAnsi="Times New Roman"/>
          <w:sz w:val="24"/>
          <w:szCs w:val="24"/>
        </w:rPr>
        <w:t>incerteza relevante</w:t>
      </w:r>
      <w:r w:rsidRPr="007F7CFE">
        <w:rPr>
          <w:rFonts w:ascii="Times New Roman" w:eastAsia="Arial" w:hAnsi="Times New Roman"/>
          <w:sz w:val="24"/>
          <w:szCs w:val="24"/>
        </w:rPr>
        <w:t xml:space="preserve"> e que as demonstrações contábeis apresentam distorção relevante devido à divulgação inadequada.</w:t>
      </w:r>
    </w:p>
    <w:p w14:paraId="44881442" w14:textId="77777777" w:rsidR="004B39EB" w:rsidRPr="00405355" w:rsidRDefault="004B39EB" w:rsidP="004B39EB">
      <w:pPr>
        <w:spacing w:after="0" w:line="240" w:lineRule="auto"/>
        <w:ind w:left="284" w:hanging="284"/>
        <w:rPr>
          <w:rFonts w:ascii="Times New Roman" w:hAnsi="Times New Roman"/>
          <w:sz w:val="24"/>
          <w:szCs w:val="24"/>
        </w:rPr>
      </w:pPr>
    </w:p>
    <w:p w14:paraId="337DF2E8" w14:textId="77777777" w:rsidR="004B39EB" w:rsidRPr="007F7CFE" w:rsidRDefault="004B39EB">
      <w:pPr>
        <w:pStyle w:val="PargrafodaLista"/>
        <w:widowControl w:val="0"/>
        <w:numPr>
          <w:ilvl w:val="0"/>
          <w:numId w:val="221"/>
        </w:numPr>
        <w:spacing w:after="0" w:line="240" w:lineRule="auto"/>
        <w:ind w:left="284" w:hanging="284"/>
        <w:contextualSpacing w:val="0"/>
        <w:jc w:val="both"/>
        <w:rPr>
          <w:rFonts w:ascii="Times New Roman" w:eastAsia="Arial" w:hAnsi="Times New Roman"/>
          <w:sz w:val="24"/>
          <w:szCs w:val="24"/>
        </w:rPr>
      </w:pPr>
      <w:r w:rsidRPr="007F7CFE">
        <w:rPr>
          <w:rFonts w:ascii="Times New Roman" w:eastAsia="Arial" w:hAnsi="Times New Roman"/>
          <w:sz w:val="24"/>
          <w:szCs w:val="24"/>
        </w:rPr>
        <w:t>Exemplo 3: Relatório do auditor independente contendo uma opinião adversa quando ele conclu</w:t>
      </w:r>
      <w:r>
        <w:rPr>
          <w:rFonts w:ascii="Times New Roman" w:eastAsia="Arial" w:hAnsi="Times New Roman"/>
          <w:sz w:val="24"/>
          <w:szCs w:val="24"/>
        </w:rPr>
        <w:t>ir</w:t>
      </w:r>
      <w:r w:rsidRPr="007F7CFE">
        <w:rPr>
          <w:rFonts w:ascii="Times New Roman" w:eastAsia="Arial" w:hAnsi="Times New Roman"/>
          <w:sz w:val="24"/>
          <w:szCs w:val="24"/>
        </w:rPr>
        <w:t xml:space="preserve"> que existe </w:t>
      </w:r>
      <w:r>
        <w:rPr>
          <w:rFonts w:ascii="Times New Roman" w:eastAsia="Arial" w:hAnsi="Times New Roman"/>
          <w:sz w:val="24"/>
          <w:szCs w:val="24"/>
        </w:rPr>
        <w:t>incerteza relevante</w:t>
      </w:r>
      <w:r w:rsidRPr="007F7CFE">
        <w:rPr>
          <w:rFonts w:ascii="Times New Roman" w:eastAsia="Arial" w:hAnsi="Times New Roman"/>
          <w:sz w:val="24"/>
          <w:szCs w:val="24"/>
        </w:rPr>
        <w:t xml:space="preserve"> e que as demonstrações contábeis omitem as divulgações requeridas relacionadas com</w:t>
      </w:r>
      <w:r>
        <w:rPr>
          <w:rFonts w:ascii="Times New Roman" w:eastAsia="Arial" w:hAnsi="Times New Roman"/>
          <w:sz w:val="24"/>
          <w:szCs w:val="24"/>
        </w:rPr>
        <w:t xml:space="preserve"> a</w:t>
      </w:r>
      <w:r w:rsidRPr="007F7CFE">
        <w:rPr>
          <w:rFonts w:ascii="Times New Roman" w:eastAsia="Arial" w:hAnsi="Times New Roman"/>
          <w:sz w:val="24"/>
          <w:szCs w:val="24"/>
        </w:rPr>
        <w:t xml:space="preserve"> </w:t>
      </w:r>
      <w:r>
        <w:rPr>
          <w:rFonts w:ascii="Times New Roman" w:eastAsia="Arial" w:hAnsi="Times New Roman"/>
          <w:sz w:val="24"/>
          <w:szCs w:val="24"/>
        </w:rPr>
        <w:t>incerteza relevante</w:t>
      </w:r>
      <w:r w:rsidRPr="007F7CFE">
        <w:rPr>
          <w:rFonts w:ascii="Times New Roman" w:eastAsia="Arial" w:hAnsi="Times New Roman"/>
          <w:sz w:val="24"/>
          <w:szCs w:val="24"/>
        </w:rPr>
        <w:t>.</w:t>
      </w:r>
    </w:p>
    <w:p w14:paraId="01DC7A56" w14:textId="77777777" w:rsidR="004B39EB" w:rsidRPr="00405355" w:rsidRDefault="004B39EB" w:rsidP="004B39EB">
      <w:pPr>
        <w:tabs>
          <w:tab w:val="left" w:pos="640"/>
        </w:tabs>
        <w:spacing w:after="0" w:line="240" w:lineRule="auto"/>
        <w:jc w:val="both"/>
        <w:rPr>
          <w:rFonts w:ascii="Times New Roman" w:eastAsia="Arial" w:hAnsi="Times New Roman"/>
          <w:sz w:val="24"/>
          <w:szCs w:val="24"/>
        </w:rPr>
      </w:pPr>
    </w:p>
    <w:p w14:paraId="024DF6BC" w14:textId="77777777" w:rsidR="004B39EB" w:rsidRPr="00384CA3" w:rsidRDefault="004B39EB" w:rsidP="004B39EB">
      <w:pPr>
        <w:spacing w:after="0" w:line="240" w:lineRule="auto"/>
        <w:jc w:val="both"/>
        <w:rPr>
          <w:rFonts w:ascii="Times New Roman" w:eastAsia="Arial" w:hAnsi="Times New Roman"/>
          <w:b/>
          <w:sz w:val="24"/>
          <w:szCs w:val="24"/>
        </w:rPr>
      </w:pPr>
      <w:r w:rsidRPr="00384CA3">
        <w:rPr>
          <w:rFonts w:ascii="Times New Roman" w:eastAsia="Arial" w:hAnsi="Times New Roman"/>
          <w:b/>
          <w:sz w:val="24"/>
          <w:szCs w:val="24"/>
        </w:rPr>
        <w:t xml:space="preserve">Exemplo 1 – Opinião não modificada quando existe </w:t>
      </w:r>
      <w:r>
        <w:rPr>
          <w:rFonts w:ascii="Times New Roman" w:eastAsia="Arial" w:hAnsi="Times New Roman"/>
          <w:b/>
          <w:sz w:val="24"/>
          <w:szCs w:val="24"/>
        </w:rPr>
        <w:t>incerteza relevante</w:t>
      </w:r>
      <w:r w:rsidRPr="00384CA3">
        <w:rPr>
          <w:rFonts w:ascii="Times New Roman" w:eastAsia="Arial" w:hAnsi="Times New Roman"/>
          <w:b/>
          <w:sz w:val="24"/>
          <w:szCs w:val="24"/>
        </w:rPr>
        <w:t xml:space="preserve"> e a divulgação nas demonstrações contábeis é adequada </w:t>
      </w:r>
    </w:p>
    <w:p w14:paraId="03FF3457" w14:textId="77777777" w:rsidR="004B39EB" w:rsidRPr="00405355" w:rsidRDefault="004B39EB" w:rsidP="004B39EB">
      <w:pPr>
        <w:spacing w:after="0" w:line="240" w:lineRule="auto"/>
        <w:rPr>
          <w:rFonts w:ascii="Times New Roman" w:eastAsia="Arial" w:hAnsi="Times New Roman"/>
          <w:sz w:val="24"/>
          <w:szCs w:val="24"/>
          <w:u w:val="single" w:color="000000"/>
        </w:rPr>
      </w:pPr>
    </w:p>
    <w:p w14:paraId="70878DE4" w14:textId="77777777" w:rsidR="004B39EB" w:rsidRDefault="004B39EB" w:rsidP="004B39EB">
      <w:pPr>
        <w:spacing w:after="120" w:line="240" w:lineRule="auto"/>
        <w:jc w:val="both"/>
        <w:rPr>
          <w:rFonts w:ascii="Times New Roman" w:eastAsia="Arial" w:hAnsi="Times New Roman"/>
          <w:sz w:val="24"/>
          <w:szCs w:val="24"/>
        </w:rPr>
      </w:pPr>
      <w:r w:rsidRPr="00405355">
        <w:rPr>
          <w:rFonts w:ascii="Times New Roman" w:eastAsia="Arial" w:hAnsi="Times New Roman"/>
          <w:sz w:val="24"/>
          <w:szCs w:val="24"/>
        </w:rPr>
        <w:t xml:space="preserve">Para fins deste exemplo, são consideradas as seguintes circunstâncias: </w:t>
      </w:r>
    </w:p>
    <w:p w14:paraId="1B5B676B"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uditoria d</w:t>
      </w:r>
      <w:r>
        <w:rPr>
          <w:rFonts w:ascii="Times New Roman" w:eastAsia="Arial" w:hAnsi="Times New Roman"/>
          <w:sz w:val="24"/>
          <w:szCs w:val="24"/>
        </w:rPr>
        <w:t>o</w:t>
      </w:r>
      <w:r w:rsidRPr="00405355">
        <w:rPr>
          <w:rFonts w:ascii="Times New Roman" w:eastAsia="Arial" w:hAnsi="Times New Roman"/>
          <w:sz w:val="24"/>
          <w:szCs w:val="24"/>
        </w:rPr>
        <w:t xml:space="preserve"> conjunto completo de demonstrações contábeis de entidade listada</w:t>
      </w:r>
      <w:r>
        <w:rPr>
          <w:rFonts w:ascii="Times New Roman" w:eastAsia="Arial" w:hAnsi="Times New Roman"/>
          <w:sz w:val="24"/>
          <w:szCs w:val="24"/>
        </w:rPr>
        <w:t>,</w:t>
      </w:r>
      <w:r w:rsidRPr="00405355">
        <w:rPr>
          <w:rFonts w:ascii="Times New Roman" w:eastAsia="Arial" w:hAnsi="Times New Roman"/>
          <w:sz w:val="24"/>
          <w:szCs w:val="24"/>
        </w:rPr>
        <w:t xml:space="preserve"> usando a estrutura de apresentação adequada. Não é auditoria de grupo (ou seja, a NBC TA 600 – </w:t>
      </w:r>
      <w:r w:rsidRPr="00405355">
        <w:rPr>
          <w:rStyle w:val="escolhida"/>
          <w:rFonts w:ascii="Times New Roman" w:hAnsi="Times New Roman"/>
          <w:sz w:val="24"/>
          <w:szCs w:val="24"/>
        </w:rPr>
        <w:t xml:space="preserve">Considerações Especiais </w:t>
      </w:r>
      <w:r>
        <w:rPr>
          <w:rFonts w:ascii="Times New Roman" w:eastAsia="Arial" w:hAnsi="Times New Roman"/>
          <w:sz w:val="24"/>
          <w:szCs w:val="24"/>
        </w:rPr>
        <w:t>–</w:t>
      </w:r>
      <w:r w:rsidRPr="00405355">
        <w:rPr>
          <w:rStyle w:val="escolhida"/>
          <w:rFonts w:ascii="Times New Roman" w:hAnsi="Times New Roman"/>
          <w:sz w:val="24"/>
          <w:szCs w:val="24"/>
        </w:rPr>
        <w:t xml:space="preserve"> Auditorias de Demonstrações Contábeis de Grupos, Incluindo o Trabalho dos Auditores dos Componentes </w:t>
      </w:r>
      <w:r w:rsidRPr="00405355">
        <w:rPr>
          <w:rFonts w:ascii="Times New Roman" w:eastAsia="Arial" w:hAnsi="Times New Roman"/>
          <w:sz w:val="24"/>
          <w:szCs w:val="24"/>
        </w:rPr>
        <w:t>não se aplica)</w:t>
      </w:r>
      <w:r>
        <w:rPr>
          <w:rFonts w:ascii="Times New Roman" w:eastAsia="Arial" w:hAnsi="Times New Roman"/>
          <w:sz w:val="24"/>
          <w:szCs w:val="24"/>
        </w:rPr>
        <w:t>;</w:t>
      </w:r>
    </w:p>
    <w:p w14:paraId="1C9B3CC7"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s demonstrações contábeis são elaboradas pela administração da entidade de acordo com as práticas contábeis adotadas no Brasil (estrutura para fins gerais)</w:t>
      </w:r>
      <w:r>
        <w:rPr>
          <w:rFonts w:ascii="Times New Roman" w:eastAsia="Arial" w:hAnsi="Times New Roman"/>
          <w:sz w:val="24"/>
          <w:szCs w:val="24"/>
        </w:rPr>
        <w:t>;</w:t>
      </w:r>
    </w:p>
    <w:p w14:paraId="0A776E05"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 xml:space="preserve">s termos do trabalho de auditoria refletem a descrição da responsabilidade da administração pelas demonstrações contábeis na NBC TA 210 – </w:t>
      </w:r>
      <w:r w:rsidRPr="00405355">
        <w:rPr>
          <w:rStyle w:val="escolhida"/>
          <w:rFonts w:ascii="Times New Roman" w:hAnsi="Times New Roman"/>
          <w:sz w:val="24"/>
          <w:szCs w:val="24"/>
        </w:rPr>
        <w:t>Concordância com os Termos do Trabalho de Auditoria</w:t>
      </w:r>
      <w:r>
        <w:rPr>
          <w:rStyle w:val="escolhida"/>
          <w:rFonts w:ascii="Times New Roman" w:hAnsi="Times New Roman"/>
          <w:sz w:val="24"/>
          <w:szCs w:val="24"/>
        </w:rPr>
        <w:t>;</w:t>
      </w:r>
    </w:p>
    <w:p w14:paraId="22C4737C"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 xml:space="preserve"> auditor concluiu que uma opinião não modificada (ou seja, “limpa”) é adequada com base na evidência de auditoria obtida</w:t>
      </w:r>
      <w:r>
        <w:rPr>
          <w:rFonts w:ascii="Times New Roman" w:eastAsia="Arial" w:hAnsi="Times New Roman"/>
          <w:sz w:val="24"/>
          <w:szCs w:val="24"/>
        </w:rPr>
        <w:t>;</w:t>
      </w:r>
    </w:p>
    <w:p w14:paraId="658F2254"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eastAsia="Arial" w:hAnsi="Times New Roman"/>
          <w:sz w:val="24"/>
          <w:szCs w:val="24"/>
        </w:rPr>
        <w:t>;</w:t>
      </w:r>
    </w:p>
    <w:p w14:paraId="3F24D8E4"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405355">
        <w:rPr>
          <w:rFonts w:ascii="Times New Roman" w:eastAsia="Arial" w:hAnsi="Times New Roman"/>
          <w:sz w:val="24"/>
          <w:szCs w:val="24"/>
        </w:rPr>
        <w:t xml:space="preserve">om base na evidência de auditoria obtida, o auditor concluiu que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em relação a eventos ou condições que podem levantar dúvida significativa quanto à capacidade de continuidade operacional da entidade. A divulgação da </w:t>
      </w:r>
      <w:r>
        <w:rPr>
          <w:rFonts w:ascii="Times New Roman" w:eastAsia="Arial" w:hAnsi="Times New Roman"/>
          <w:sz w:val="24"/>
          <w:szCs w:val="24"/>
        </w:rPr>
        <w:t>incerteza relevante</w:t>
      </w:r>
      <w:r w:rsidRPr="00405355">
        <w:rPr>
          <w:rFonts w:ascii="Times New Roman" w:eastAsia="Arial" w:hAnsi="Times New Roman"/>
          <w:sz w:val="24"/>
          <w:szCs w:val="24"/>
        </w:rPr>
        <w:t xml:space="preserve"> nas demonstrações contábeis é adequada</w:t>
      </w:r>
      <w:r>
        <w:rPr>
          <w:rFonts w:ascii="Times New Roman" w:eastAsia="Arial" w:hAnsi="Times New Roman"/>
          <w:sz w:val="24"/>
          <w:szCs w:val="24"/>
        </w:rPr>
        <w:t>;</w:t>
      </w:r>
    </w:p>
    <w:p w14:paraId="03A17DA5"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s principais assuntos de auditoria foram comunicados de acordo com a NBC TA 701</w:t>
      </w:r>
      <w:r>
        <w:rPr>
          <w:rFonts w:ascii="Times New Roman" w:eastAsia="Arial" w:hAnsi="Times New Roman"/>
          <w:sz w:val="24"/>
          <w:szCs w:val="24"/>
        </w:rPr>
        <w:t>;</w:t>
      </w:r>
    </w:p>
    <w:p w14:paraId="655DDC1C" w14:textId="77777777" w:rsidR="004B39EB" w:rsidRPr="00405355" w:rsidRDefault="004B39EB">
      <w:pPr>
        <w:pStyle w:val="PargrafodaLista"/>
        <w:widowControl w:val="0"/>
        <w:numPr>
          <w:ilvl w:val="0"/>
          <w:numId w:val="221"/>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 xml:space="preserve"> auditor obteve todas as outras informações antes da data do relatório do auditor e não identificou qualquer distorção relevante nessas outras informações</w:t>
      </w:r>
      <w:r>
        <w:rPr>
          <w:rFonts w:ascii="Times New Roman" w:eastAsia="Arial" w:hAnsi="Times New Roman"/>
          <w:sz w:val="24"/>
          <w:szCs w:val="24"/>
        </w:rPr>
        <w:t>;</w:t>
      </w:r>
    </w:p>
    <w:p w14:paraId="5CD20EB6" w14:textId="77777777" w:rsidR="004B39EB" w:rsidRPr="00405355" w:rsidRDefault="004B39EB">
      <w:pPr>
        <w:pStyle w:val="PargrafodaLista"/>
        <w:widowControl w:val="0"/>
        <w:numPr>
          <w:ilvl w:val="0"/>
          <w:numId w:val="221"/>
        </w:numPr>
        <w:spacing w:after="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s pessoas responsáveis pela supervisão das demonstrações contábeis não são aquelas responsáveis pela elaboração das demonstrações contábeis.</w:t>
      </w:r>
    </w:p>
    <w:p w14:paraId="018B5595" w14:textId="77777777" w:rsidR="004B39EB" w:rsidRPr="00405355" w:rsidRDefault="004B39EB" w:rsidP="004B39EB">
      <w:pPr>
        <w:spacing w:after="0" w:line="240" w:lineRule="auto"/>
        <w:rPr>
          <w:rFonts w:ascii="Times New Roman" w:hAnsi="Times New Roman"/>
          <w:sz w:val="24"/>
          <w:szCs w:val="24"/>
        </w:rPr>
      </w:pPr>
    </w:p>
    <w:p w14:paraId="595ED319" w14:textId="77777777" w:rsidR="004B39EB" w:rsidRPr="00405355" w:rsidRDefault="004B39EB" w:rsidP="004B39EB">
      <w:pPr>
        <w:spacing w:after="0" w:line="240" w:lineRule="auto"/>
        <w:rPr>
          <w:rFonts w:ascii="Times New Roman" w:hAnsi="Times New Roman"/>
          <w:sz w:val="24"/>
          <w:szCs w:val="24"/>
        </w:rPr>
      </w:pPr>
    </w:p>
    <w:p w14:paraId="25D5591A"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RELATÓRIO DO AUDITOR INDEPENDENTE SOBRE AS DEMONSTRAÇÕES CONTÁBEIS</w:t>
      </w:r>
      <w:r>
        <w:rPr>
          <w:rFonts w:ascii="Times New Roman" w:eastAsia="Arial" w:hAnsi="Times New Roman"/>
          <w:b/>
          <w:bCs/>
          <w:sz w:val="24"/>
          <w:szCs w:val="24"/>
          <w:vertAlign w:val="superscript"/>
        </w:rPr>
        <w:t>(1)</w:t>
      </w:r>
    </w:p>
    <w:p w14:paraId="04C7F26C" w14:textId="77777777" w:rsidR="004B39EB" w:rsidRPr="00405355" w:rsidRDefault="004B39EB" w:rsidP="004B39EB">
      <w:pPr>
        <w:spacing w:after="0" w:line="240" w:lineRule="auto"/>
        <w:rPr>
          <w:rFonts w:ascii="Times New Roman" w:hAnsi="Times New Roman"/>
          <w:sz w:val="24"/>
          <w:szCs w:val="24"/>
        </w:rPr>
      </w:pPr>
    </w:p>
    <w:p w14:paraId="05ABC0A7"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Aos acionistas da Companhia ABC [ou outro destinatário apropriado]</w:t>
      </w:r>
    </w:p>
    <w:p w14:paraId="290A689D" w14:textId="77777777" w:rsidR="004B39EB" w:rsidRPr="00405355" w:rsidRDefault="004B39EB" w:rsidP="004B39EB">
      <w:pPr>
        <w:spacing w:after="0" w:line="240" w:lineRule="auto"/>
        <w:rPr>
          <w:rFonts w:ascii="Times New Roman" w:hAnsi="Times New Roman"/>
          <w:sz w:val="24"/>
          <w:szCs w:val="24"/>
        </w:rPr>
      </w:pPr>
    </w:p>
    <w:p w14:paraId="0F5C0D61" w14:textId="77777777" w:rsidR="004B39EB" w:rsidRPr="00036B53" w:rsidRDefault="004B39EB" w:rsidP="004B39EB">
      <w:pPr>
        <w:spacing w:after="0" w:line="240" w:lineRule="auto"/>
        <w:rPr>
          <w:rFonts w:ascii="Times New Roman" w:hAnsi="Times New Roman"/>
          <w:b/>
          <w:sz w:val="24"/>
          <w:szCs w:val="24"/>
        </w:rPr>
      </w:pPr>
    </w:p>
    <w:p w14:paraId="5979FA82" w14:textId="77777777" w:rsidR="004B39EB" w:rsidRPr="00036B53" w:rsidRDefault="004B39EB" w:rsidP="004B39EB">
      <w:pPr>
        <w:spacing w:after="0" w:line="240" w:lineRule="auto"/>
        <w:rPr>
          <w:rFonts w:ascii="Times New Roman" w:hAnsi="Times New Roman"/>
          <w:b/>
          <w:sz w:val="24"/>
          <w:szCs w:val="24"/>
        </w:rPr>
      </w:pPr>
      <w:r w:rsidRPr="00036B53">
        <w:rPr>
          <w:rFonts w:ascii="Times New Roman" w:hAnsi="Times New Roman"/>
          <w:b/>
          <w:sz w:val="24"/>
          <w:szCs w:val="24"/>
        </w:rPr>
        <w:t>Opinião</w:t>
      </w:r>
    </w:p>
    <w:p w14:paraId="378C36E0" w14:textId="77777777" w:rsidR="004B39EB" w:rsidRPr="00405355" w:rsidRDefault="004B39EB" w:rsidP="004B39EB">
      <w:pPr>
        <w:spacing w:after="0" w:line="240" w:lineRule="auto"/>
        <w:rPr>
          <w:rFonts w:ascii="Times New Roman" w:hAnsi="Times New Roman"/>
          <w:sz w:val="24"/>
          <w:szCs w:val="24"/>
        </w:rPr>
      </w:pPr>
    </w:p>
    <w:p w14:paraId="19220D90"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Examinamos as demonstraçõ</w:t>
      </w:r>
      <w:r>
        <w:rPr>
          <w:rFonts w:ascii="Times New Roman" w:eastAsia="Arial" w:hAnsi="Times New Roman"/>
          <w:sz w:val="24"/>
          <w:szCs w:val="24"/>
        </w:rPr>
        <w:t>es contábeis da Companhia ABC (</w:t>
      </w:r>
      <w:r w:rsidRPr="00405355">
        <w:rPr>
          <w:rFonts w:ascii="Times New Roman" w:eastAsia="Arial" w:hAnsi="Times New Roman"/>
          <w:sz w:val="24"/>
          <w:szCs w:val="24"/>
        </w:rPr>
        <w:t>Companhia) que compreendem o balanço patrimonial</w:t>
      </w:r>
      <w:r>
        <w:rPr>
          <w:rFonts w:ascii="Times New Roman" w:eastAsia="Arial" w:hAnsi="Times New Roman"/>
          <w:sz w:val="24"/>
          <w:szCs w:val="24"/>
        </w:rPr>
        <w:t>,</w:t>
      </w:r>
      <w:r w:rsidRPr="00405355">
        <w:rPr>
          <w:rFonts w:ascii="Times New Roman" w:eastAsia="Arial" w:hAnsi="Times New Roman"/>
          <w:sz w:val="24"/>
          <w:szCs w:val="24"/>
        </w:rPr>
        <w:t xml:space="preserve"> em 31 de dezembro de 20X1</w:t>
      </w:r>
      <w:r>
        <w:rPr>
          <w:rFonts w:ascii="Times New Roman" w:eastAsia="Arial" w:hAnsi="Times New Roman"/>
          <w:sz w:val="24"/>
          <w:szCs w:val="24"/>
        </w:rPr>
        <w:t>,</w:t>
      </w:r>
      <w:r w:rsidRPr="00405355">
        <w:rPr>
          <w:rFonts w:ascii="Times New Roman" w:eastAsia="Arial"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p>
    <w:p w14:paraId="4A6F0D27" w14:textId="77777777" w:rsidR="004B39EB" w:rsidRPr="00405355" w:rsidRDefault="004B39EB" w:rsidP="004B39EB">
      <w:pPr>
        <w:spacing w:after="0" w:line="240" w:lineRule="auto"/>
        <w:rPr>
          <w:rFonts w:ascii="Times New Roman" w:hAnsi="Times New Roman"/>
          <w:sz w:val="24"/>
          <w:szCs w:val="24"/>
        </w:rPr>
      </w:pPr>
    </w:p>
    <w:p w14:paraId="215861B8"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Em nossa opinião, as demonstrações contábeis acima referidas apresentam adequadamente, em todos os aspectos relevantes, a posição patrimonial e financeira da Companhia ABC</w:t>
      </w:r>
      <w:r>
        <w:rPr>
          <w:rFonts w:ascii="Times New Roman" w:eastAsia="Arial" w:hAnsi="Times New Roman"/>
          <w:sz w:val="24"/>
          <w:szCs w:val="24"/>
        </w:rPr>
        <w:t>,</w:t>
      </w:r>
      <w:r w:rsidRPr="00405355">
        <w:rPr>
          <w:rFonts w:ascii="Times New Roman" w:eastAsia="Arial" w:hAnsi="Times New Roman"/>
          <w:sz w:val="24"/>
          <w:szCs w:val="24"/>
        </w:rPr>
        <w:t xml:space="preserve"> em 31 de dezembro de 20X1, o desempenho de suas operações e os seus fluxos de caixa para o exercício findo nessa data, de acordo com as práticas contábeis adotadas no Brasil.</w:t>
      </w:r>
    </w:p>
    <w:p w14:paraId="56A98D6F" w14:textId="77777777" w:rsidR="004B39EB" w:rsidRPr="00405355" w:rsidRDefault="004B39EB" w:rsidP="004B39EB">
      <w:pPr>
        <w:spacing w:after="0" w:line="240" w:lineRule="auto"/>
        <w:rPr>
          <w:rFonts w:ascii="Times New Roman" w:hAnsi="Times New Roman"/>
          <w:sz w:val="24"/>
          <w:szCs w:val="24"/>
        </w:rPr>
      </w:pPr>
    </w:p>
    <w:p w14:paraId="41A3C101"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Base para opinião</w:t>
      </w:r>
    </w:p>
    <w:p w14:paraId="4230097F" w14:textId="77777777" w:rsidR="004B39EB" w:rsidRPr="00405355" w:rsidRDefault="004B39EB" w:rsidP="004B39EB">
      <w:pPr>
        <w:spacing w:after="0" w:line="240" w:lineRule="auto"/>
        <w:rPr>
          <w:rFonts w:ascii="Times New Roman" w:hAnsi="Times New Roman"/>
          <w:sz w:val="24"/>
          <w:szCs w:val="24"/>
        </w:rPr>
      </w:pPr>
    </w:p>
    <w:p w14:paraId="47E92793"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Nossa auditoria foi conduzida de acordo com as normas brasileiras e internacionais de auditoria. Nossas responsabilidades, em confo</w:t>
      </w:r>
      <w:r>
        <w:rPr>
          <w:rFonts w:ascii="Times New Roman" w:eastAsia="Arial" w:hAnsi="Times New Roman"/>
          <w:sz w:val="24"/>
          <w:szCs w:val="24"/>
        </w:rPr>
        <w:t>r</w:t>
      </w:r>
      <w:r w:rsidRPr="00405355">
        <w:rPr>
          <w:rFonts w:ascii="Times New Roman" w:eastAsia="Arial" w:hAnsi="Times New Roman"/>
          <w:sz w:val="24"/>
          <w:szCs w:val="24"/>
        </w:rPr>
        <w:t>midade com tais normas, estão descritas na seção a seguir</w:t>
      </w:r>
      <w:r>
        <w:rPr>
          <w:rFonts w:ascii="Times New Roman" w:eastAsia="Arial" w:hAnsi="Times New Roman"/>
          <w:sz w:val="24"/>
          <w:szCs w:val="24"/>
        </w:rPr>
        <w:t>,</w:t>
      </w:r>
      <w:r w:rsidRPr="00405355">
        <w:rPr>
          <w:rFonts w:ascii="Times New Roman" w:eastAsia="Arial" w:hAnsi="Times New Roman"/>
          <w:sz w:val="24"/>
          <w:szCs w:val="24"/>
        </w:rPr>
        <w:t xml:space="preserve"> intitulada “Responsabilidade</w:t>
      </w:r>
      <w:r>
        <w:rPr>
          <w:rFonts w:ascii="Times New Roman" w:eastAsia="Arial" w:hAnsi="Times New Roman"/>
          <w:sz w:val="24"/>
          <w:szCs w:val="24"/>
        </w:rPr>
        <w:t>s</w:t>
      </w:r>
      <w:r w:rsidRPr="00405355">
        <w:rPr>
          <w:rFonts w:ascii="Times New Roman" w:eastAsia="Arial" w:hAnsi="Times New Roman"/>
          <w:sz w:val="24"/>
          <w:szCs w:val="24"/>
        </w:rPr>
        <w:t xml:space="preserve"> do auditor pela auditoria das demonstrações contábeis”. Somos independentes em relação à </w:t>
      </w:r>
      <w:r>
        <w:rPr>
          <w:rFonts w:ascii="Times New Roman" w:eastAsia="Arial" w:hAnsi="Times New Roman"/>
          <w:sz w:val="24"/>
          <w:szCs w:val="24"/>
        </w:rPr>
        <w:t>Companhia,</w:t>
      </w:r>
      <w:r w:rsidRPr="00405355">
        <w:rPr>
          <w:rFonts w:ascii="Times New Roman" w:eastAsia="Arial"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eastAsia="Arial" w:hAnsi="Times New Roman"/>
          <w:sz w:val="24"/>
          <w:szCs w:val="24"/>
        </w:rPr>
        <w:t>,</w:t>
      </w:r>
      <w:r w:rsidRPr="00405355">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w:t>
      </w:r>
    </w:p>
    <w:p w14:paraId="56A01575" w14:textId="77777777" w:rsidR="004B39EB" w:rsidRPr="00405355" w:rsidRDefault="004B39EB" w:rsidP="004B39EB">
      <w:pPr>
        <w:spacing w:after="0" w:line="240" w:lineRule="auto"/>
        <w:rPr>
          <w:rFonts w:ascii="Times New Roman" w:hAnsi="Times New Roman"/>
          <w:sz w:val="24"/>
          <w:szCs w:val="24"/>
        </w:rPr>
      </w:pPr>
    </w:p>
    <w:p w14:paraId="5664084A" w14:textId="77777777" w:rsidR="004B39EB" w:rsidRPr="00405355" w:rsidRDefault="004B39EB" w:rsidP="004B39EB">
      <w:pPr>
        <w:spacing w:after="0" w:line="240" w:lineRule="auto"/>
        <w:jc w:val="both"/>
        <w:rPr>
          <w:rFonts w:ascii="Times New Roman" w:eastAsia="Arial" w:hAnsi="Times New Roman"/>
          <w:sz w:val="24"/>
          <w:szCs w:val="24"/>
        </w:rPr>
      </w:pPr>
      <w:r>
        <w:rPr>
          <w:rFonts w:ascii="Times New Roman" w:eastAsia="Arial" w:hAnsi="Times New Roman"/>
          <w:b/>
          <w:bCs/>
          <w:sz w:val="24"/>
          <w:szCs w:val="24"/>
        </w:rPr>
        <w:t>Incerteza relevante</w:t>
      </w:r>
      <w:r w:rsidRPr="00405355">
        <w:rPr>
          <w:rFonts w:ascii="Times New Roman" w:eastAsia="Arial" w:hAnsi="Times New Roman"/>
          <w:b/>
          <w:bCs/>
          <w:sz w:val="24"/>
          <w:szCs w:val="24"/>
        </w:rPr>
        <w:t xml:space="preserve"> relacionada com a continuidade operacional</w:t>
      </w:r>
    </w:p>
    <w:p w14:paraId="569ED01B" w14:textId="77777777" w:rsidR="004B39EB" w:rsidRPr="00405355" w:rsidRDefault="004B39EB" w:rsidP="004B39EB">
      <w:pPr>
        <w:spacing w:after="0" w:line="240" w:lineRule="auto"/>
        <w:rPr>
          <w:rFonts w:ascii="Times New Roman" w:hAnsi="Times New Roman"/>
          <w:sz w:val="24"/>
          <w:szCs w:val="24"/>
        </w:rPr>
      </w:pPr>
    </w:p>
    <w:p w14:paraId="25A271C1"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 xml:space="preserve">Chamamos a atenção para a Nota 6 às demonstrações contábeis, que indica que a </w:t>
      </w:r>
      <w:r>
        <w:rPr>
          <w:rFonts w:ascii="Times New Roman" w:eastAsia="Arial" w:hAnsi="Times New Roman"/>
          <w:sz w:val="24"/>
          <w:szCs w:val="24"/>
        </w:rPr>
        <w:t>Companhia</w:t>
      </w:r>
      <w:r w:rsidRPr="00405355">
        <w:rPr>
          <w:rFonts w:ascii="Times New Roman" w:eastAsia="Arial" w:hAnsi="Times New Roman"/>
          <w:sz w:val="24"/>
          <w:szCs w:val="24"/>
        </w:rPr>
        <w:t xml:space="preserve"> incorreu </w:t>
      </w:r>
      <w:r>
        <w:rPr>
          <w:rFonts w:ascii="Times New Roman" w:eastAsia="Arial" w:hAnsi="Times New Roman"/>
          <w:sz w:val="24"/>
          <w:szCs w:val="24"/>
        </w:rPr>
        <w:t>no</w:t>
      </w:r>
      <w:r w:rsidRPr="00405355">
        <w:rPr>
          <w:rFonts w:ascii="Times New Roman" w:eastAsia="Arial" w:hAnsi="Times New Roman"/>
          <w:sz w:val="24"/>
          <w:szCs w:val="24"/>
        </w:rPr>
        <w:t xml:space="preserve"> prejuízo de R$ </w:t>
      </w:r>
      <w:r>
        <w:rPr>
          <w:rFonts w:ascii="Times New Roman" w:eastAsia="Arial" w:hAnsi="Times New Roman"/>
          <w:sz w:val="24"/>
          <w:szCs w:val="24"/>
        </w:rPr>
        <w:t>ZZZ</w:t>
      </w:r>
      <w:r w:rsidRPr="00405355">
        <w:rPr>
          <w:rFonts w:ascii="Times New Roman" w:eastAsia="Arial" w:hAnsi="Times New Roman"/>
          <w:sz w:val="24"/>
          <w:szCs w:val="24"/>
        </w:rPr>
        <w:t xml:space="preserve"> mil durante o exercício findo em 31 de dezembro de 20X1 e, </w:t>
      </w:r>
      <w:r>
        <w:rPr>
          <w:rFonts w:ascii="Times New Roman" w:eastAsia="Arial" w:hAnsi="Times New Roman"/>
          <w:sz w:val="24"/>
          <w:szCs w:val="24"/>
        </w:rPr>
        <w:t>nessa</w:t>
      </w:r>
      <w:r w:rsidRPr="00405355">
        <w:rPr>
          <w:rFonts w:ascii="Times New Roman" w:eastAsia="Arial" w:hAnsi="Times New Roman"/>
          <w:sz w:val="24"/>
          <w:szCs w:val="24"/>
        </w:rPr>
        <w:t xml:space="preserve"> data, o passivo circulante da </w:t>
      </w:r>
      <w:r>
        <w:rPr>
          <w:rFonts w:ascii="Times New Roman" w:eastAsia="Arial" w:hAnsi="Times New Roman"/>
          <w:sz w:val="24"/>
          <w:szCs w:val="24"/>
        </w:rPr>
        <w:t>Companhia</w:t>
      </w:r>
      <w:r w:rsidRPr="00405355">
        <w:rPr>
          <w:rFonts w:ascii="Times New Roman" w:eastAsia="Arial" w:hAnsi="Times New Roman"/>
          <w:sz w:val="24"/>
          <w:szCs w:val="24"/>
        </w:rPr>
        <w:t xml:space="preserve"> excedeu o total do ativo em R$ </w:t>
      </w:r>
      <w:r>
        <w:rPr>
          <w:rFonts w:ascii="Times New Roman" w:eastAsia="Arial" w:hAnsi="Times New Roman"/>
          <w:sz w:val="24"/>
          <w:szCs w:val="24"/>
        </w:rPr>
        <w:t xml:space="preserve">YYY </w:t>
      </w:r>
      <w:r w:rsidRPr="00405355">
        <w:rPr>
          <w:rFonts w:ascii="Times New Roman" w:eastAsia="Arial" w:hAnsi="Times New Roman"/>
          <w:sz w:val="24"/>
          <w:szCs w:val="24"/>
        </w:rPr>
        <w:t xml:space="preserve">mil. Conforme apresentado na Nota 6, esses eventos ou condições, juntamente com outros assuntos descritos na Nota 6, indicam a existência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que pode levantar dúvida significativa quanto à capacidade de continuidade operacional</w:t>
      </w:r>
      <w:r>
        <w:rPr>
          <w:rFonts w:ascii="Times New Roman" w:eastAsia="Arial" w:hAnsi="Times New Roman"/>
          <w:sz w:val="24"/>
          <w:szCs w:val="24"/>
        </w:rPr>
        <w:t xml:space="preserve"> </w:t>
      </w:r>
      <w:r w:rsidRPr="00405355">
        <w:rPr>
          <w:rFonts w:ascii="Times New Roman" w:eastAsia="Arial" w:hAnsi="Times New Roman"/>
          <w:sz w:val="24"/>
          <w:szCs w:val="24"/>
        </w:rPr>
        <w:t xml:space="preserve">da </w:t>
      </w:r>
      <w:r>
        <w:rPr>
          <w:rFonts w:ascii="Times New Roman" w:eastAsia="Arial" w:hAnsi="Times New Roman"/>
          <w:sz w:val="24"/>
          <w:szCs w:val="24"/>
        </w:rPr>
        <w:t>Companhia</w:t>
      </w:r>
      <w:r w:rsidRPr="00405355">
        <w:rPr>
          <w:rFonts w:ascii="Times New Roman" w:eastAsia="Arial" w:hAnsi="Times New Roman"/>
          <w:sz w:val="24"/>
          <w:szCs w:val="24"/>
        </w:rPr>
        <w:t>. Nossa opinião não está ressalvada em relação a esse assunto.</w:t>
      </w:r>
    </w:p>
    <w:p w14:paraId="63F2B9B3" w14:textId="77777777" w:rsidR="004B39EB" w:rsidRPr="00405355" w:rsidRDefault="004B39EB" w:rsidP="004B39EB">
      <w:pPr>
        <w:spacing w:after="0" w:line="240" w:lineRule="auto"/>
        <w:rPr>
          <w:rFonts w:ascii="Times New Roman" w:hAnsi="Times New Roman"/>
          <w:sz w:val="24"/>
          <w:szCs w:val="24"/>
        </w:rPr>
      </w:pPr>
    </w:p>
    <w:p w14:paraId="71CAF7E4"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Principais assuntos de auditoria</w:t>
      </w:r>
    </w:p>
    <w:p w14:paraId="1294ED4D" w14:textId="77777777" w:rsidR="004B39EB" w:rsidRPr="00405355" w:rsidRDefault="004B39EB" w:rsidP="004B39EB">
      <w:pPr>
        <w:spacing w:after="0" w:line="240" w:lineRule="auto"/>
        <w:rPr>
          <w:rFonts w:ascii="Times New Roman" w:hAnsi="Times New Roman"/>
          <w:sz w:val="24"/>
          <w:szCs w:val="24"/>
        </w:rPr>
      </w:pPr>
    </w:p>
    <w:p w14:paraId="76606608"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Principais assuntos de auditoria são aqueles que</w:t>
      </w:r>
      <w:r>
        <w:rPr>
          <w:rFonts w:ascii="Times New Roman" w:eastAsia="Arial" w:hAnsi="Times New Roman"/>
          <w:sz w:val="24"/>
          <w:szCs w:val="24"/>
        </w:rPr>
        <w:t>,</w:t>
      </w:r>
      <w:r w:rsidRPr="00405355">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405355">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Além do assunto descrito na seção “</w:t>
      </w:r>
      <w:r>
        <w:rPr>
          <w:rFonts w:ascii="Times New Roman" w:eastAsia="Arial" w:hAnsi="Times New Roman"/>
          <w:sz w:val="24"/>
          <w:szCs w:val="24"/>
        </w:rPr>
        <w:t>Incerteza relevante</w:t>
      </w:r>
      <w:r w:rsidRPr="00405355">
        <w:rPr>
          <w:rFonts w:ascii="Times New Roman" w:eastAsia="Arial" w:hAnsi="Times New Roman"/>
          <w:i/>
          <w:sz w:val="24"/>
          <w:szCs w:val="24"/>
        </w:rPr>
        <w:t xml:space="preserve"> </w:t>
      </w:r>
      <w:r w:rsidRPr="00405355">
        <w:rPr>
          <w:rFonts w:ascii="Times New Roman" w:eastAsia="Arial" w:hAnsi="Times New Roman"/>
          <w:sz w:val="24"/>
          <w:szCs w:val="24"/>
        </w:rPr>
        <w:t xml:space="preserve">relacionada com a continuidade operacional”, determinamos que os assuntos descritos abaixo são os principais assuntos de auditoria a serem comunicados em nosso relatório. </w:t>
      </w:r>
    </w:p>
    <w:p w14:paraId="6B37308C" w14:textId="77777777" w:rsidR="004B39EB" w:rsidRPr="00405355" w:rsidRDefault="004B39EB" w:rsidP="004B39EB">
      <w:pPr>
        <w:spacing w:after="0" w:line="240" w:lineRule="auto"/>
        <w:rPr>
          <w:rFonts w:ascii="Times New Roman" w:hAnsi="Times New Roman"/>
          <w:sz w:val="24"/>
          <w:szCs w:val="24"/>
        </w:rPr>
      </w:pPr>
    </w:p>
    <w:p w14:paraId="3F4E5D93"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Descrição de cada um dos principais assuntos de auditoria de acordo com a NBC TA 701</w:t>
      </w:r>
      <w:r w:rsidRPr="00405355">
        <w:rPr>
          <w:rFonts w:ascii="Times New Roman" w:eastAsia="Arial" w:hAnsi="Times New Roman"/>
          <w:sz w:val="24"/>
          <w:szCs w:val="24"/>
        </w:rPr>
        <w:t>]</w:t>
      </w:r>
      <w:r>
        <w:rPr>
          <w:rFonts w:ascii="Times New Roman" w:eastAsia="Arial" w:hAnsi="Times New Roman"/>
          <w:sz w:val="24"/>
          <w:szCs w:val="24"/>
        </w:rPr>
        <w:t>.</w:t>
      </w:r>
    </w:p>
    <w:p w14:paraId="3C68ADD7" w14:textId="77777777" w:rsidR="004B39EB" w:rsidRPr="00405355" w:rsidRDefault="004B39EB" w:rsidP="004B39EB">
      <w:pPr>
        <w:spacing w:after="0" w:line="240" w:lineRule="auto"/>
        <w:jc w:val="both"/>
        <w:rPr>
          <w:rFonts w:ascii="Times New Roman" w:eastAsia="Arial" w:hAnsi="Times New Roman"/>
          <w:sz w:val="24"/>
          <w:szCs w:val="24"/>
        </w:rPr>
      </w:pPr>
    </w:p>
    <w:p w14:paraId="16E1D7FE"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 xml:space="preserve">Outras informações que acompanham as demonstrações contábeis e o relatório do auditor </w:t>
      </w:r>
    </w:p>
    <w:p w14:paraId="7127D84D" w14:textId="77777777" w:rsidR="004B39EB" w:rsidRPr="00405355" w:rsidRDefault="004B39EB" w:rsidP="004B39EB">
      <w:pPr>
        <w:spacing w:after="0" w:line="240" w:lineRule="auto"/>
        <w:rPr>
          <w:rFonts w:ascii="Times New Roman" w:hAnsi="Times New Roman"/>
          <w:sz w:val="24"/>
          <w:szCs w:val="24"/>
        </w:rPr>
      </w:pPr>
    </w:p>
    <w:p w14:paraId="20A2088C"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 xml:space="preserve">Apresentação de acordo com </w:t>
      </w:r>
      <w:r>
        <w:rPr>
          <w:rFonts w:ascii="Times New Roman" w:eastAsia="Arial" w:hAnsi="Times New Roman"/>
          <w:i/>
          <w:sz w:val="24"/>
          <w:szCs w:val="24"/>
        </w:rPr>
        <w:t xml:space="preserve">o </w:t>
      </w:r>
      <w:r w:rsidRPr="00405355">
        <w:rPr>
          <w:rFonts w:ascii="Times New Roman" w:eastAsia="Arial" w:hAnsi="Times New Roman"/>
          <w:i/>
          <w:sz w:val="24"/>
          <w:szCs w:val="24"/>
        </w:rPr>
        <w:t xml:space="preserve">Exemplo 1 </w:t>
      </w:r>
      <w:r>
        <w:rPr>
          <w:rFonts w:ascii="Times New Roman" w:eastAsia="Arial" w:hAnsi="Times New Roman"/>
          <w:i/>
          <w:sz w:val="24"/>
          <w:szCs w:val="24"/>
        </w:rPr>
        <w:t>d</w:t>
      </w:r>
      <w:r w:rsidRPr="00405355">
        <w:rPr>
          <w:rFonts w:ascii="Times New Roman" w:eastAsia="Arial" w:hAnsi="Times New Roman"/>
          <w:i/>
          <w:sz w:val="24"/>
          <w:szCs w:val="24"/>
        </w:rPr>
        <w:t>o Apêndice 2 da NBC TA 720</w:t>
      </w:r>
      <w:r>
        <w:rPr>
          <w:rFonts w:ascii="Times New Roman" w:eastAsia="Arial" w:hAnsi="Times New Roman"/>
          <w:i/>
          <w:sz w:val="24"/>
          <w:szCs w:val="24"/>
        </w:rPr>
        <w:t xml:space="preserve"> – Responsabilidade do Auditor em Relação a Outras Informações</w:t>
      </w:r>
      <w:r w:rsidRPr="00405355">
        <w:rPr>
          <w:rFonts w:ascii="Times New Roman" w:eastAsia="Arial" w:hAnsi="Times New Roman"/>
          <w:sz w:val="24"/>
          <w:szCs w:val="24"/>
        </w:rPr>
        <w:t>]</w:t>
      </w:r>
      <w:r>
        <w:rPr>
          <w:rFonts w:ascii="Times New Roman" w:eastAsia="Arial" w:hAnsi="Times New Roman"/>
          <w:sz w:val="24"/>
          <w:szCs w:val="24"/>
        </w:rPr>
        <w:t>.</w:t>
      </w:r>
    </w:p>
    <w:p w14:paraId="032E9F08" w14:textId="77777777" w:rsidR="004B39EB" w:rsidRPr="00405355" w:rsidRDefault="004B39EB" w:rsidP="004B39EB">
      <w:pPr>
        <w:spacing w:after="0" w:line="240" w:lineRule="auto"/>
        <w:rPr>
          <w:rFonts w:ascii="Times New Roman" w:hAnsi="Times New Roman"/>
          <w:sz w:val="24"/>
          <w:szCs w:val="24"/>
        </w:rPr>
      </w:pPr>
    </w:p>
    <w:p w14:paraId="2E97A3EA"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Responsabilidade</w:t>
      </w:r>
      <w:r>
        <w:rPr>
          <w:rFonts w:ascii="Times New Roman" w:eastAsia="Arial" w:hAnsi="Times New Roman"/>
          <w:b/>
          <w:bCs/>
          <w:sz w:val="24"/>
          <w:szCs w:val="24"/>
        </w:rPr>
        <w:t>s</w:t>
      </w:r>
      <w:r w:rsidRPr="00405355">
        <w:rPr>
          <w:rFonts w:ascii="Times New Roman" w:eastAsia="Arial" w:hAnsi="Times New Roman"/>
          <w:b/>
          <w:bCs/>
          <w:sz w:val="24"/>
          <w:szCs w:val="24"/>
        </w:rPr>
        <w:t xml:space="preserve"> da administração e da governança pelas demonstrações contábeis</w:t>
      </w:r>
      <w:r>
        <w:rPr>
          <w:rFonts w:ascii="Times New Roman" w:eastAsia="Arial" w:hAnsi="Times New Roman"/>
          <w:b/>
          <w:sz w:val="24"/>
          <w:szCs w:val="24"/>
          <w:vertAlign w:val="superscript"/>
        </w:rPr>
        <w:t>(2)</w:t>
      </w:r>
    </w:p>
    <w:p w14:paraId="0A780FB8" w14:textId="77777777" w:rsidR="004B39EB" w:rsidRPr="00405355" w:rsidRDefault="004B39EB" w:rsidP="004B39EB">
      <w:pPr>
        <w:spacing w:after="0" w:line="240" w:lineRule="auto"/>
        <w:rPr>
          <w:rFonts w:ascii="Times New Roman" w:hAnsi="Times New Roman"/>
          <w:sz w:val="24"/>
          <w:szCs w:val="24"/>
        </w:rPr>
      </w:pPr>
    </w:p>
    <w:p w14:paraId="3AFFC9CE"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405355">
        <w:rPr>
          <w:rFonts w:ascii="Times New Roman" w:eastAsia="Arial" w:hAnsi="Times New Roman"/>
          <w:i/>
          <w:sz w:val="24"/>
          <w:szCs w:val="24"/>
        </w:rPr>
        <w:t>xemplo 1 da NBC TA 700</w:t>
      </w:r>
      <w:r w:rsidRPr="00E62FFD">
        <w:rPr>
          <w:rFonts w:ascii="Times New Roman" w:eastAsia="Arial" w:hAnsi="Times New Roman"/>
          <w:sz w:val="24"/>
          <w:szCs w:val="24"/>
          <w:vertAlign w:val="superscript"/>
        </w:rPr>
        <w:t>(3)</w:t>
      </w:r>
      <w:r w:rsidRPr="00405355">
        <w:rPr>
          <w:rFonts w:ascii="Times New Roman" w:eastAsia="Arial" w:hAnsi="Times New Roman"/>
          <w:sz w:val="24"/>
          <w:szCs w:val="24"/>
        </w:rPr>
        <w:t>]</w:t>
      </w:r>
      <w:r>
        <w:rPr>
          <w:rFonts w:ascii="Times New Roman" w:eastAsia="Arial" w:hAnsi="Times New Roman"/>
          <w:sz w:val="24"/>
          <w:szCs w:val="24"/>
        </w:rPr>
        <w:t>.</w:t>
      </w:r>
    </w:p>
    <w:p w14:paraId="01EDB403" w14:textId="77777777" w:rsidR="004B39EB" w:rsidRPr="00405355" w:rsidRDefault="004B39EB" w:rsidP="004B39EB">
      <w:pPr>
        <w:spacing w:after="0" w:line="240" w:lineRule="auto"/>
        <w:rPr>
          <w:rFonts w:ascii="Times New Roman" w:hAnsi="Times New Roman"/>
          <w:sz w:val="24"/>
          <w:szCs w:val="24"/>
        </w:rPr>
      </w:pPr>
    </w:p>
    <w:p w14:paraId="171F9835"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Responsabilidade</w:t>
      </w:r>
      <w:r>
        <w:rPr>
          <w:rFonts w:ascii="Times New Roman" w:eastAsia="Arial" w:hAnsi="Times New Roman"/>
          <w:b/>
          <w:bCs/>
          <w:sz w:val="24"/>
          <w:szCs w:val="24"/>
        </w:rPr>
        <w:t>s</w:t>
      </w:r>
      <w:r w:rsidRPr="00405355">
        <w:rPr>
          <w:rFonts w:ascii="Times New Roman" w:eastAsia="Arial" w:hAnsi="Times New Roman"/>
          <w:b/>
          <w:bCs/>
          <w:sz w:val="24"/>
          <w:szCs w:val="24"/>
        </w:rPr>
        <w:t xml:space="preserve"> do auditor pela auditoria das demonstrações contábeis</w:t>
      </w:r>
    </w:p>
    <w:p w14:paraId="321ED6D0" w14:textId="77777777" w:rsidR="004B39EB" w:rsidRPr="00405355" w:rsidRDefault="004B39EB" w:rsidP="004B39EB">
      <w:pPr>
        <w:spacing w:after="0" w:line="240" w:lineRule="auto"/>
        <w:jc w:val="both"/>
        <w:rPr>
          <w:rFonts w:ascii="Times New Roman" w:eastAsia="Arial" w:hAnsi="Times New Roman"/>
          <w:sz w:val="24"/>
          <w:szCs w:val="24"/>
        </w:rPr>
      </w:pPr>
    </w:p>
    <w:p w14:paraId="6423C4D3"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405355">
        <w:rPr>
          <w:rFonts w:ascii="Times New Roman" w:eastAsia="Arial" w:hAnsi="Times New Roman"/>
          <w:i/>
          <w:sz w:val="24"/>
          <w:szCs w:val="24"/>
        </w:rPr>
        <w:t>xemplo 1</w:t>
      </w:r>
      <w:r>
        <w:rPr>
          <w:rFonts w:ascii="Times New Roman" w:eastAsia="Arial" w:hAnsi="Times New Roman"/>
          <w:i/>
          <w:sz w:val="24"/>
          <w:szCs w:val="24"/>
        </w:rPr>
        <w:t xml:space="preserve"> </w:t>
      </w:r>
      <w:r w:rsidRPr="00405355">
        <w:rPr>
          <w:rFonts w:ascii="Times New Roman" w:eastAsia="Arial" w:hAnsi="Times New Roman"/>
          <w:i/>
          <w:sz w:val="24"/>
          <w:szCs w:val="24"/>
        </w:rPr>
        <w:t>da NBC TA 700</w:t>
      </w:r>
      <w:r w:rsidRPr="00E62FFD">
        <w:rPr>
          <w:rFonts w:ascii="Times New Roman" w:eastAsia="Arial" w:hAnsi="Times New Roman"/>
          <w:sz w:val="24"/>
          <w:szCs w:val="24"/>
          <w:vertAlign w:val="superscript"/>
        </w:rPr>
        <w:t>(3)</w:t>
      </w:r>
      <w:r w:rsidRPr="00405355">
        <w:rPr>
          <w:rFonts w:ascii="Times New Roman" w:eastAsia="Arial" w:hAnsi="Times New Roman"/>
          <w:sz w:val="24"/>
          <w:szCs w:val="24"/>
        </w:rPr>
        <w:t>]</w:t>
      </w:r>
      <w:r>
        <w:rPr>
          <w:rFonts w:ascii="Times New Roman" w:eastAsia="Arial" w:hAnsi="Times New Roman"/>
          <w:sz w:val="24"/>
          <w:szCs w:val="24"/>
        </w:rPr>
        <w:t>.</w:t>
      </w:r>
    </w:p>
    <w:p w14:paraId="4B42B5A2" w14:textId="77777777" w:rsidR="004B39EB" w:rsidRPr="00405355" w:rsidRDefault="004B39EB" w:rsidP="004B39EB">
      <w:pPr>
        <w:spacing w:after="0" w:line="240" w:lineRule="auto"/>
        <w:rPr>
          <w:rFonts w:ascii="Times New Roman" w:hAnsi="Times New Roman"/>
          <w:sz w:val="24"/>
          <w:szCs w:val="24"/>
        </w:rPr>
      </w:pPr>
    </w:p>
    <w:p w14:paraId="593EDFAB"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[Local (localidade do escritório de auditoria que emitiu o relatório) e data do relatório do auditor independente]</w:t>
      </w:r>
    </w:p>
    <w:p w14:paraId="5C177877"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[Nome do auditor independente (pessoa física ou jurídica)]</w:t>
      </w:r>
    </w:p>
    <w:p w14:paraId="0B7542CD"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[Nome do profissional (sócio ou responsável técnico, no caso de o auditor ser pessoa jurídica)]</w:t>
      </w:r>
    </w:p>
    <w:p w14:paraId="2C907696"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[Números de registro no CRC da firma de auditoria e do profissional que assina o relatório]</w:t>
      </w:r>
    </w:p>
    <w:p w14:paraId="3D22103D"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[Assinatura do auditor independente]</w:t>
      </w:r>
    </w:p>
    <w:p w14:paraId="5ED5D364" w14:textId="77777777" w:rsidR="004B39EB" w:rsidRPr="00405355" w:rsidRDefault="004B39EB" w:rsidP="004B39EB">
      <w:pPr>
        <w:spacing w:after="0" w:line="240" w:lineRule="auto"/>
        <w:rPr>
          <w:rFonts w:ascii="Times New Roman" w:hAnsi="Times New Roman"/>
          <w:sz w:val="24"/>
          <w:szCs w:val="24"/>
        </w:rPr>
      </w:pPr>
    </w:p>
    <w:p w14:paraId="4C1B9E5C" w14:textId="77777777" w:rsidR="004B39EB" w:rsidRPr="00405355" w:rsidRDefault="004B39EB" w:rsidP="004B39EB">
      <w:pPr>
        <w:spacing w:after="0" w:line="240" w:lineRule="auto"/>
        <w:rPr>
          <w:rFonts w:ascii="Times New Roman" w:hAnsi="Times New Roman"/>
          <w:sz w:val="24"/>
          <w:szCs w:val="24"/>
        </w:rPr>
      </w:pPr>
    </w:p>
    <w:p w14:paraId="5A971300" w14:textId="77777777" w:rsidR="004B39EB" w:rsidRPr="005E55EA" w:rsidRDefault="004B39EB" w:rsidP="004B39EB">
      <w:pPr>
        <w:spacing w:after="12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(1) </w:t>
      </w:r>
      <w:r w:rsidRPr="005E55EA">
        <w:rPr>
          <w:rFonts w:ascii="Times New Roman" w:eastAsia="Arial" w:hAnsi="Times New Roman"/>
          <w:sz w:val="20"/>
          <w:szCs w:val="20"/>
        </w:rPr>
        <w:t>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70C0D032" w14:textId="77777777" w:rsidR="004B39EB" w:rsidRPr="005E55EA" w:rsidRDefault="004B39EB" w:rsidP="004B39EB">
      <w:pPr>
        <w:spacing w:after="12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(2) </w:t>
      </w:r>
      <w:r w:rsidRPr="005E55EA">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5E55EA">
        <w:rPr>
          <w:rFonts w:ascii="Times New Roman" w:eastAsia="Arial" w:hAnsi="Times New Roman"/>
          <w:sz w:val="20"/>
          <w:szCs w:val="20"/>
        </w:rPr>
        <w:t>administração</w:t>
      </w:r>
      <w:r>
        <w:rPr>
          <w:rFonts w:ascii="Times New Roman" w:eastAsia="Arial" w:hAnsi="Times New Roman"/>
          <w:sz w:val="20"/>
          <w:szCs w:val="20"/>
        </w:rPr>
        <w:t>”</w:t>
      </w:r>
      <w:r w:rsidRPr="005E55EA">
        <w:rPr>
          <w:rFonts w:ascii="Times New Roman" w:eastAsia="Arial" w:hAnsi="Times New Roman"/>
          <w:sz w:val="20"/>
          <w:szCs w:val="20"/>
        </w:rPr>
        <w:t xml:space="preserve"> e </w:t>
      </w:r>
      <w:r>
        <w:rPr>
          <w:rFonts w:ascii="Times New Roman" w:eastAsia="Arial" w:hAnsi="Times New Roman"/>
          <w:sz w:val="20"/>
          <w:szCs w:val="20"/>
        </w:rPr>
        <w:t>“</w:t>
      </w:r>
      <w:r w:rsidRPr="005E55EA">
        <w:rPr>
          <w:rFonts w:ascii="Times New Roman" w:eastAsia="Arial" w:hAnsi="Times New Roman"/>
          <w:sz w:val="20"/>
          <w:szCs w:val="20"/>
        </w:rPr>
        <w:t>responsáveis pela governança</w:t>
      </w:r>
      <w:r>
        <w:rPr>
          <w:rFonts w:ascii="Times New Roman" w:eastAsia="Arial" w:hAnsi="Times New Roman"/>
          <w:sz w:val="20"/>
          <w:szCs w:val="20"/>
        </w:rPr>
        <w:t>”</w:t>
      </w:r>
      <w:r w:rsidRPr="005E55EA">
        <w:rPr>
          <w:rFonts w:ascii="Times New Roman" w:eastAsia="Arial" w:hAnsi="Times New Roman"/>
          <w:sz w:val="20"/>
          <w:szCs w:val="20"/>
        </w:rPr>
        <w:t xml:space="preserve"> podem precisar ser substituídos por outros termos mais apropriados ao contexto da estrutura legal de determinada jurisdição.</w:t>
      </w:r>
    </w:p>
    <w:p w14:paraId="30000F44" w14:textId="77777777" w:rsidR="004B39EB" w:rsidRPr="005E55EA" w:rsidRDefault="004B39EB" w:rsidP="004B39EB">
      <w:pPr>
        <w:spacing w:after="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(3) </w:t>
      </w:r>
      <w:r w:rsidRPr="005E55EA">
        <w:rPr>
          <w:rFonts w:ascii="Times New Roman" w:eastAsia="Arial" w:hAnsi="Times New Roman"/>
          <w:sz w:val="20"/>
          <w:szCs w:val="20"/>
        </w:rPr>
        <w:t>Os itens 34 e 39 da NBC TA 700 requerem a inclusão de texto no relatório do auditor independente</w:t>
      </w:r>
      <w:r>
        <w:rPr>
          <w:rFonts w:ascii="Times New Roman" w:eastAsia="Arial" w:hAnsi="Times New Roman"/>
          <w:sz w:val="20"/>
          <w:szCs w:val="20"/>
        </w:rPr>
        <w:t>,</w:t>
      </w:r>
      <w:r w:rsidRPr="005E55EA">
        <w:rPr>
          <w:rFonts w:ascii="Times New Roman" w:eastAsia="Arial" w:hAnsi="Times New Roman"/>
          <w:sz w:val="20"/>
          <w:szCs w:val="20"/>
        </w:rPr>
        <w:t xml:space="preserve"> para todas as entidades</w:t>
      </w:r>
      <w:r>
        <w:rPr>
          <w:rFonts w:ascii="Times New Roman" w:eastAsia="Arial" w:hAnsi="Times New Roman"/>
          <w:sz w:val="20"/>
          <w:szCs w:val="20"/>
        </w:rPr>
        <w:t>,</w:t>
      </w:r>
      <w:r w:rsidRPr="005E55EA">
        <w:rPr>
          <w:rFonts w:ascii="Times New Roman" w:eastAsia="Arial" w:hAnsi="Times New Roman"/>
          <w:sz w:val="20"/>
          <w:szCs w:val="20"/>
        </w:rPr>
        <w:t xml:space="preserve"> com relação à continuidade operacional para descrever as respectivas responsabilidades dos responsáveis pelas demonstrações contábeis e do auditor em relação à continuidade operacional.</w:t>
      </w:r>
    </w:p>
    <w:p w14:paraId="0D567C59" w14:textId="77777777" w:rsidR="004B39EB" w:rsidRDefault="004B39EB" w:rsidP="004B39EB">
      <w:pPr>
        <w:tabs>
          <w:tab w:val="left" w:pos="480"/>
        </w:tabs>
        <w:spacing w:after="0" w:line="240" w:lineRule="auto"/>
        <w:jc w:val="both"/>
        <w:rPr>
          <w:rFonts w:ascii="Times New Roman" w:eastAsia="Arial" w:hAnsi="Times New Roman"/>
          <w:sz w:val="24"/>
          <w:szCs w:val="24"/>
        </w:rPr>
      </w:pPr>
    </w:p>
    <w:p w14:paraId="49ED113D" w14:textId="77777777" w:rsidR="004B39EB" w:rsidRPr="00405355" w:rsidRDefault="004B39EB" w:rsidP="004B39EB">
      <w:pPr>
        <w:tabs>
          <w:tab w:val="left" w:pos="480"/>
        </w:tabs>
        <w:spacing w:after="0" w:line="240" w:lineRule="auto"/>
        <w:jc w:val="both"/>
        <w:rPr>
          <w:rFonts w:ascii="Times New Roman" w:eastAsia="Arial" w:hAnsi="Times New Roman"/>
          <w:sz w:val="24"/>
          <w:szCs w:val="24"/>
        </w:rPr>
      </w:pPr>
    </w:p>
    <w:p w14:paraId="26BB1FC3" w14:textId="77777777" w:rsidR="004B39EB" w:rsidRPr="00384CA3" w:rsidRDefault="004B39EB" w:rsidP="004B39EB">
      <w:pPr>
        <w:spacing w:after="0" w:line="240" w:lineRule="auto"/>
        <w:jc w:val="both"/>
        <w:rPr>
          <w:rFonts w:ascii="Times New Roman" w:eastAsia="Arial" w:hAnsi="Times New Roman"/>
          <w:b/>
          <w:sz w:val="24"/>
          <w:szCs w:val="24"/>
        </w:rPr>
      </w:pPr>
      <w:r w:rsidRPr="00384CA3">
        <w:rPr>
          <w:rFonts w:ascii="Times New Roman" w:eastAsia="Arial" w:hAnsi="Times New Roman"/>
          <w:b/>
          <w:sz w:val="24"/>
          <w:szCs w:val="24"/>
        </w:rPr>
        <w:t xml:space="preserve">Exemplo 2 – Opinião modificada quando existe </w:t>
      </w:r>
      <w:r>
        <w:rPr>
          <w:rFonts w:ascii="Times New Roman" w:eastAsia="Arial" w:hAnsi="Times New Roman"/>
          <w:b/>
          <w:sz w:val="24"/>
          <w:szCs w:val="24"/>
        </w:rPr>
        <w:t>incerteza relevante</w:t>
      </w:r>
      <w:r w:rsidRPr="00384CA3">
        <w:rPr>
          <w:rFonts w:ascii="Times New Roman" w:eastAsia="Arial" w:hAnsi="Times New Roman"/>
          <w:b/>
          <w:sz w:val="24"/>
          <w:szCs w:val="24"/>
        </w:rPr>
        <w:t xml:space="preserve"> e as demonstrações contábeis apresentam distorção relevante devido à divulgação inadequada</w:t>
      </w:r>
    </w:p>
    <w:p w14:paraId="73BE4411" w14:textId="77777777" w:rsidR="004B39EB" w:rsidRPr="00405355" w:rsidRDefault="004B39EB" w:rsidP="004B39EB">
      <w:pPr>
        <w:spacing w:after="0" w:line="240" w:lineRule="auto"/>
        <w:rPr>
          <w:rFonts w:ascii="Times New Roman" w:eastAsia="Arial" w:hAnsi="Times New Roman"/>
          <w:b/>
          <w:sz w:val="24"/>
          <w:szCs w:val="24"/>
        </w:rPr>
      </w:pPr>
    </w:p>
    <w:p w14:paraId="65464446" w14:textId="77777777" w:rsidR="004B39EB" w:rsidRDefault="004B39EB" w:rsidP="004B39EB">
      <w:pPr>
        <w:spacing w:after="120" w:line="240" w:lineRule="auto"/>
        <w:jc w:val="both"/>
        <w:rPr>
          <w:rFonts w:ascii="Times New Roman" w:eastAsia="Arial" w:hAnsi="Times New Roman"/>
          <w:sz w:val="24"/>
          <w:szCs w:val="24"/>
        </w:rPr>
      </w:pPr>
      <w:r w:rsidRPr="00405355">
        <w:rPr>
          <w:rFonts w:ascii="Times New Roman" w:eastAsia="Arial" w:hAnsi="Times New Roman"/>
          <w:sz w:val="24"/>
          <w:szCs w:val="24"/>
        </w:rPr>
        <w:t xml:space="preserve">Para fins deste exemplo, são consideradas as seguintes circunstâncias: </w:t>
      </w:r>
    </w:p>
    <w:p w14:paraId="53B61442"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uditoria d</w:t>
      </w:r>
      <w:r>
        <w:rPr>
          <w:rFonts w:ascii="Times New Roman" w:eastAsia="Arial" w:hAnsi="Times New Roman"/>
          <w:sz w:val="24"/>
          <w:szCs w:val="24"/>
        </w:rPr>
        <w:t>o</w:t>
      </w:r>
      <w:r w:rsidRPr="00405355">
        <w:rPr>
          <w:rFonts w:ascii="Times New Roman" w:eastAsia="Arial" w:hAnsi="Times New Roman"/>
          <w:sz w:val="24"/>
          <w:szCs w:val="24"/>
        </w:rPr>
        <w:t xml:space="preserve"> conjunto completo de demonstrações contábeis de entidade listada </w:t>
      </w:r>
      <w:r>
        <w:rPr>
          <w:rFonts w:ascii="Times New Roman" w:eastAsia="Arial" w:hAnsi="Times New Roman"/>
          <w:sz w:val="24"/>
          <w:szCs w:val="24"/>
        </w:rPr>
        <w:t>,</w:t>
      </w:r>
      <w:r w:rsidRPr="00405355">
        <w:rPr>
          <w:rFonts w:ascii="Times New Roman" w:eastAsia="Arial" w:hAnsi="Times New Roman"/>
          <w:sz w:val="24"/>
          <w:szCs w:val="24"/>
        </w:rPr>
        <w:t xml:space="preserve"> usando a estrutura de apresentação adequada. Não é auditoria de grupo (ou seja, a NBC TA 600 não se aplica)</w:t>
      </w:r>
      <w:r>
        <w:rPr>
          <w:rFonts w:ascii="Times New Roman" w:eastAsia="Arial" w:hAnsi="Times New Roman"/>
          <w:sz w:val="24"/>
          <w:szCs w:val="24"/>
        </w:rPr>
        <w:t>;</w:t>
      </w:r>
    </w:p>
    <w:p w14:paraId="0B341839"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s demonstrações contábeis são elaboradas pela administração da entidade de acordo com as práticas contábeis adotadas no Brasil (estrutura para fins gerais)</w:t>
      </w:r>
      <w:r>
        <w:rPr>
          <w:rFonts w:ascii="Times New Roman" w:eastAsia="Arial" w:hAnsi="Times New Roman"/>
          <w:sz w:val="24"/>
          <w:szCs w:val="24"/>
        </w:rPr>
        <w:t>;</w:t>
      </w:r>
    </w:p>
    <w:p w14:paraId="6891F9ED"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s termos do trabalho de auditoria refletem a descrição da responsabilidade da administração pelas demonstrações contábeis na NBC TA 210</w:t>
      </w:r>
      <w:r>
        <w:rPr>
          <w:rFonts w:ascii="Times New Roman" w:eastAsia="Arial" w:hAnsi="Times New Roman"/>
          <w:sz w:val="24"/>
          <w:szCs w:val="24"/>
        </w:rPr>
        <w:t>;</w:t>
      </w:r>
    </w:p>
    <w:p w14:paraId="432DF448"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eastAsia="Arial" w:hAnsi="Times New Roman"/>
          <w:sz w:val="24"/>
          <w:szCs w:val="24"/>
        </w:rPr>
        <w:t>;</w:t>
      </w:r>
    </w:p>
    <w:p w14:paraId="5501394F"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405355">
        <w:rPr>
          <w:rFonts w:ascii="Times New Roman" w:eastAsia="Arial" w:hAnsi="Times New Roman"/>
          <w:sz w:val="24"/>
          <w:szCs w:val="24"/>
        </w:rPr>
        <w:t xml:space="preserve">om base na evidência de auditoria obtida, o auditor concluiu que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com relação a eventos ou condições que podem levantar dúvida significativa quanto à capacidade de continuidade operacional da entidade. A Nota yy às demonstrações contábeis discute a magnitude dos acordos de financiamento, o vencimento e o total dos acordos de financiamento; entretanto, as demonstrações contábeis não incluem </w:t>
      </w:r>
      <w:r>
        <w:rPr>
          <w:rFonts w:ascii="Times New Roman" w:eastAsia="Arial" w:hAnsi="Times New Roman"/>
          <w:sz w:val="24"/>
          <w:szCs w:val="24"/>
        </w:rPr>
        <w:t>a</w:t>
      </w:r>
      <w:r w:rsidRPr="00405355">
        <w:rPr>
          <w:rFonts w:ascii="Times New Roman" w:eastAsia="Arial" w:hAnsi="Times New Roman"/>
          <w:sz w:val="24"/>
          <w:szCs w:val="24"/>
        </w:rPr>
        <w:t xml:space="preserve"> discussão sobre o impacto ou a disponibilidade de refinanciamento nem caracterizam essa situação como </w:t>
      </w:r>
      <w:r>
        <w:rPr>
          <w:rFonts w:ascii="Times New Roman" w:eastAsia="Arial" w:hAnsi="Times New Roman"/>
          <w:sz w:val="24"/>
          <w:szCs w:val="24"/>
        </w:rPr>
        <w:t>incerteza relevante;</w:t>
      </w:r>
    </w:p>
    <w:p w14:paraId="2B006CA8"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 xml:space="preserve">s demonstrações contábeis apresentam distorção relevante devido à divulgação inadequada da </w:t>
      </w:r>
      <w:r>
        <w:rPr>
          <w:rFonts w:ascii="Times New Roman" w:eastAsia="Arial" w:hAnsi="Times New Roman"/>
          <w:sz w:val="24"/>
          <w:szCs w:val="24"/>
        </w:rPr>
        <w:t>incerteza relevante</w:t>
      </w:r>
      <w:r w:rsidRPr="00405355">
        <w:rPr>
          <w:rFonts w:ascii="Times New Roman" w:eastAsia="Arial" w:hAnsi="Times New Roman"/>
          <w:sz w:val="24"/>
          <w:szCs w:val="24"/>
        </w:rPr>
        <w:t>. Uma opinião com ressalva está sendo expressa porque o auditor concluiu que os efeitos nas demonstrações contábeis dessa divulgação inadequada são relevantes, mas não generalizados</w:t>
      </w:r>
      <w:r>
        <w:rPr>
          <w:rFonts w:ascii="Times New Roman" w:eastAsia="Arial" w:hAnsi="Times New Roman"/>
          <w:sz w:val="24"/>
          <w:szCs w:val="24"/>
        </w:rPr>
        <w:t>;</w:t>
      </w:r>
      <w:r w:rsidRPr="00405355">
        <w:rPr>
          <w:rFonts w:ascii="Times New Roman" w:eastAsia="Arial" w:hAnsi="Times New Roman"/>
          <w:sz w:val="24"/>
          <w:szCs w:val="24"/>
        </w:rPr>
        <w:t xml:space="preserve"> </w:t>
      </w:r>
    </w:p>
    <w:p w14:paraId="4A554485"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s principais assuntos de auditoria foram comunicados de acordo com a NBC TA 701</w:t>
      </w:r>
      <w:r>
        <w:rPr>
          <w:rFonts w:ascii="Times New Roman" w:eastAsia="Arial" w:hAnsi="Times New Roman"/>
          <w:sz w:val="24"/>
          <w:szCs w:val="24"/>
        </w:rPr>
        <w:t>;</w:t>
      </w:r>
    </w:p>
    <w:p w14:paraId="443273D7" w14:textId="77777777" w:rsidR="004B39EB" w:rsidRPr="00405355" w:rsidRDefault="004B39EB">
      <w:pPr>
        <w:pStyle w:val="PargrafodaLista"/>
        <w:widowControl w:val="0"/>
        <w:numPr>
          <w:ilvl w:val="0"/>
          <w:numId w:val="222"/>
        </w:numPr>
        <w:spacing w:after="120" w:line="240" w:lineRule="auto"/>
        <w:ind w:left="284" w:hanging="284"/>
        <w:contextualSpacing w:val="0"/>
        <w:jc w:val="both"/>
        <w:rPr>
          <w:rFonts w:ascii="Times New Roman" w:eastAsia="Arial" w:hAnsi="Times New Roman"/>
          <w:color w:val="FF0000"/>
          <w:sz w:val="24"/>
          <w:szCs w:val="24"/>
        </w:rPr>
      </w:pPr>
      <w:r>
        <w:rPr>
          <w:rFonts w:ascii="Times New Roman" w:eastAsia="Arial" w:hAnsi="Times New Roman"/>
          <w:sz w:val="24"/>
          <w:szCs w:val="24"/>
        </w:rPr>
        <w:t>o</w:t>
      </w:r>
      <w:r w:rsidRPr="00405355">
        <w:rPr>
          <w:rFonts w:ascii="Times New Roman" w:eastAsia="Arial" w:hAnsi="Times New Roman"/>
          <w:sz w:val="24"/>
          <w:szCs w:val="24"/>
        </w:rPr>
        <w:t xml:space="preserve"> auditor obteve todas as outras informações antes da data do relatório do auditor independente e o assunto que deu origem à opinião com ressalva sobre as demonstrações contábeis também afetam as outras informações</w:t>
      </w:r>
      <w:r>
        <w:rPr>
          <w:rFonts w:ascii="Times New Roman" w:eastAsia="Arial" w:hAnsi="Times New Roman"/>
          <w:sz w:val="24"/>
          <w:szCs w:val="24"/>
        </w:rPr>
        <w:t>;</w:t>
      </w:r>
    </w:p>
    <w:p w14:paraId="5E92CA8F" w14:textId="77777777" w:rsidR="004B39EB" w:rsidRPr="007F7CFE" w:rsidRDefault="004B39EB">
      <w:pPr>
        <w:pStyle w:val="PargrafodaLista"/>
        <w:widowControl w:val="0"/>
        <w:numPr>
          <w:ilvl w:val="0"/>
          <w:numId w:val="222"/>
        </w:numPr>
        <w:spacing w:after="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7F7CFE">
        <w:rPr>
          <w:rFonts w:ascii="Times New Roman" w:hAnsi="Times New Roman"/>
          <w:sz w:val="24"/>
          <w:szCs w:val="24"/>
        </w:rPr>
        <w:t>s pessoas</w:t>
      </w:r>
      <w:r w:rsidRPr="007F7CFE">
        <w:rPr>
          <w:rFonts w:ascii="Times New Roman" w:eastAsia="Arial" w:hAnsi="Times New Roman"/>
          <w:sz w:val="24"/>
          <w:szCs w:val="24"/>
        </w:rPr>
        <w:t xml:space="preserve"> responsáveis pela supervisão das demonstrações contábeis não são aquelas responsáveis pela elaboração das demonstrações contábeis.</w:t>
      </w:r>
    </w:p>
    <w:p w14:paraId="4071A66B" w14:textId="77777777" w:rsidR="004B39EB" w:rsidRDefault="004B39EB" w:rsidP="004B39EB">
      <w:pPr>
        <w:tabs>
          <w:tab w:val="left" w:pos="740"/>
        </w:tabs>
        <w:spacing w:after="0" w:line="240" w:lineRule="auto"/>
        <w:jc w:val="both"/>
        <w:rPr>
          <w:rFonts w:ascii="Times New Roman" w:hAnsi="Times New Roman"/>
          <w:sz w:val="24"/>
          <w:szCs w:val="24"/>
        </w:rPr>
      </w:pPr>
    </w:p>
    <w:p w14:paraId="630A21DF" w14:textId="77777777" w:rsidR="004B39EB" w:rsidRPr="00405355" w:rsidRDefault="004B39EB" w:rsidP="004B39EB">
      <w:pPr>
        <w:tabs>
          <w:tab w:val="left" w:pos="740"/>
        </w:tabs>
        <w:spacing w:after="0" w:line="240" w:lineRule="auto"/>
        <w:jc w:val="both"/>
        <w:rPr>
          <w:rFonts w:ascii="Times New Roman" w:hAnsi="Times New Roman"/>
          <w:sz w:val="24"/>
          <w:szCs w:val="24"/>
        </w:rPr>
      </w:pPr>
    </w:p>
    <w:p w14:paraId="16C26166"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RELATÓRIO DO AUDITOR INDEPENDENTE SOBRE AS DEMONSTRAÇÕES CONTÁBEIS</w:t>
      </w:r>
      <w:r>
        <w:rPr>
          <w:rFonts w:ascii="Times New Roman" w:eastAsia="Arial" w:hAnsi="Times New Roman"/>
          <w:b/>
          <w:bCs/>
          <w:sz w:val="24"/>
          <w:szCs w:val="24"/>
          <w:vertAlign w:val="superscript"/>
        </w:rPr>
        <w:t>(1)</w:t>
      </w:r>
    </w:p>
    <w:p w14:paraId="3A1F436C" w14:textId="77777777" w:rsidR="004B39EB" w:rsidRPr="00405355" w:rsidRDefault="004B39EB" w:rsidP="004B39EB">
      <w:pPr>
        <w:spacing w:after="0" w:line="240" w:lineRule="auto"/>
        <w:rPr>
          <w:rFonts w:ascii="Times New Roman" w:hAnsi="Times New Roman"/>
          <w:sz w:val="24"/>
          <w:szCs w:val="24"/>
        </w:rPr>
      </w:pPr>
    </w:p>
    <w:p w14:paraId="5C6A5701"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Aos acionistas da Companhia ABC [ou outro destinatário apropriado]</w:t>
      </w:r>
    </w:p>
    <w:p w14:paraId="7698BA38" w14:textId="77777777" w:rsidR="004B39EB" w:rsidRPr="00405355" w:rsidRDefault="004B39EB" w:rsidP="004B39EB">
      <w:pPr>
        <w:spacing w:after="0" w:line="240" w:lineRule="auto"/>
        <w:rPr>
          <w:rFonts w:ascii="Times New Roman" w:hAnsi="Times New Roman"/>
          <w:sz w:val="24"/>
          <w:szCs w:val="24"/>
        </w:rPr>
      </w:pPr>
    </w:p>
    <w:p w14:paraId="5C2CF605" w14:textId="77777777" w:rsidR="004B39EB" w:rsidRPr="00405355" w:rsidRDefault="004B39EB" w:rsidP="004B39EB">
      <w:pPr>
        <w:spacing w:after="0" w:line="240" w:lineRule="auto"/>
        <w:rPr>
          <w:rFonts w:ascii="Times New Roman" w:hAnsi="Times New Roman"/>
          <w:sz w:val="24"/>
          <w:szCs w:val="24"/>
        </w:rPr>
      </w:pPr>
    </w:p>
    <w:p w14:paraId="43E70B70"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Opinião com ressalva</w:t>
      </w:r>
    </w:p>
    <w:p w14:paraId="11AE9790" w14:textId="77777777" w:rsidR="004B39EB" w:rsidRPr="00405355" w:rsidRDefault="004B39EB" w:rsidP="004B39EB">
      <w:pPr>
        <w:spacing w:after="0" w:line="240" w:lineRule="auto"/>
        <w:rPr>
          <w:rFonts w:ascii="Times New Roman" w:hAnsi="Times New Roman"/>
          <w:sz w:val="24"/>
          <w:szCs w:val="24"/>
        </w:rPr>
      </w:pPr>
    </w:p>
    <w:p w14:paraId="71F93AEA"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Examinamos as demonstrações contábeis da Companhia ABC (Companhia) que compreendem o balanço patrimonial</w:t>
      </w:r>
      <w:r>
        <w:rPr>
          <w:rFonts w:ascii="Times New Roman" w:eastAsia="Arial" w:hAnsi="Times New Roman"/>
          <w:sz w:val="24"/>
          <w:szCs w:val="24"/>
        </w:rPr>
        <w:t>,</w:t>
      </w:r>
      <w:r w:rsidRPr="00405355">
        <w:rPr>
          <w:rFonts w:ascii="Times New Roman" w:eastAsia="Arial" w:hAnsi="Times New Roman"/>
          <w:sz w:val="24"/>
          <w:szCs w:val="24"/>
        </w:rPr>
        <w:t xml:space="preserve"> em 31 de dezembro de 20X1</w:t>
      </w:r>
      <w:r>
        <w:rPr>
          <w:rFonts w:ascii="Times New Roman" w:eastAsia="Arial" w:hAnsi="Times New Roman"/>
          <w:sz w:val="24"/>
          <w:szCs w:val="24"/>
        </w:rPr>
        <w:t>,</w:t>
      </w:r>
      <w:r w:rsidRPr="00405355">
        <w:rPr>
          <w:rFonts w:ascii="Times New Roman" w:eastAsia="Arial"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p>
    <w:p w14:paraId="0156076A" w14:textId="77777777" w:rsidR="004B39EB" w:rsidRPr="00405355" w:rsidRDefault="004B39EB" w:rsidP="004B39EB">
      <w:pPr>
        <w:spacing w:after="0" w:line="240" w:lineRule="auto"/>
        <w:rPr>
          <w:rFonts w:ascii="Times New Roman" w:hAnsi="Times New Roman"/>
          <w:sz w:val="24"/>
          <w:szCs w:val="24"/>
        </w:rPr>
      </w:pPr>
    </w:p>
    <w:p w14:paraId="5C673044"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hAnsi="Times New Roman"/>
          <w:sz w:val="24"/>
          <w:szCs w:val="24"/>
        </w:rPr>
        <w:t>Em nossa opinião, exceto pela divulgação incompleta das informações mencionadas na seção a seguir</w:t>
      </w:r>
      <w:r>
        <w:rPr>
          <w:rFonts w:ascii="Times New Roman" w:hAnsi="Times New Roman"/>
          <w:sz w:val="24"/>
          <w:szCs w:val="24"/>
        </w:rPr>
        <w:t>,</w:t>
      </w:r>
      <w:r w:rsidRPr="00405355">
        <w:rPr>
          <w:rFonts w:ascii="Times New Roman" w:hAnsi="Times New Roman"/>
          <w:sz w:val="24"/>
          <w:szCs w:val="24"/>
        </w:rPr>
        <w:t xml:space="preserve"> intitulada “Base para opinião com ressalva”, as demonstrações contábeis acima referidas apresentam adequadamente, em todos os aspectos relevantes, a posição patrimonial e financeira da </w:t>
      </w:r>
      <w:r>
        <w:rPr>
          <w:rFonts w:ascii="Times New Roman" w:hAnsi="Times New Roman"/>
          <w:sz w:val="24"/>
          <w:szCs w:val="24"/>
        </w:rPr>
        <w:t>Companhia ABC</w:t>
      </w:r>
      <w:r w:rsidRPr="00405355">
        <w:rPr>
          <w:rFonts w:ascii="Times New Roman" w:hAnsi="Times New Roman"/>
          <w:sz w:val="24"/>
          <w:szCs w:val="24"/>
        </w:rPr>
        <w:t xml:space="preserve"> em 31 de dezembro de 20X1, o desempenho de suas operações e os seus fluxos de caixa para o exercício findo nessa data, de acordo com práticas contábeis adotadas no Brasil.</w:t>
      </w:r>
    </w:p>
    <w:p w14:paraId="7DB39AD5" w14:textId="77777777" w:rsidR="004B39EB" w:rsidRPr="00405355" w:rsidRDefault="004B39EB" w:rsidP="004B39EB">
      <w:pPr>
        <w:spacing w:after="0" w:line="240" w:lineRule="auto"/>
        <w:rPr>
          <w:rFonts w:ascii="Times New Roman" w:hAnsi="Times New Roman"/>
          <w:sz w:val="24"/>
          <w:szCs w:val="24"/>
        </w:rPr>
      </w:pPr>
    </w:p>
    <w:p w14:paraId="6E47EBE4"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Base para opinião com ressalva</w:t>
      </w:r>
    </w:p>
    <w:p w14:paraId="58317640" w14:textId="77777777" w:rsidR="004B39EB" w:rsidRPr="00405355" w:rsidRDefault="004B39EB" w:rsidP="004B39EB">
      <w:pPr>
        <w:spacing w:after="0" w:line="240" w:lineRule="auto"/>
        <w:rPr>
          <w:rFonts w:ascii="Times New Roman" w:hAnsi="Times New Roman"/>
          <w:sz w:val="24"/>
          <w:szCs w:val="24"/>
        </w:rPr>
      </w:pPr>
    </w:p>
    <w:p w14:paraId="7C9248CB"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Conforme discutido na Nota yy, o</w:t>
      </w:r>
      <w:r w:rsidRPr="00405355">
        <w:rPr>
          <w:rFonts w:ascii="Times New Roman" w:hAnsi="Times New Roman"/>
          <w:sz w:val="24"/>
          <w:szCs w:val="24"/>
        </w:rPr>
        <w:t xml:space="preserve">s acordos de financiamento da </w:t>
      </w:r>
      <w:r>
        <w:rPr>
          <w:rFonts w:ascii="Times New Roman" w:hAnsi="Times New Roman"/>
          <w:sz w:val="24"/>
          <w:szCs w:val="24"/>
        </w:rPr>
        <w:t>Companhia</w:t>
      </w:r>
      <w:r w:rsidRPr="00405355">
        <w:rPr>
          <w:rFonts w:ascii="Times New Roman" w:hAnsi="Times New Roman"/>
          <w:sz w:val="24"/>
          <w:szCs w:val="24"/>
        </w:rPr>
        <w:t xml:space="preserve"> vencem em 19 de março de 20X2 e os montantes em aberto se tornam devidos nessa data.</w:t>
      </w:r>
      <w:r w:rsidRPr="00405355">
        <w:rPr>
          <w:rFonts w:ascii="Times New Roman" w:eastAsia="Arial" w:hAnsi="Times New Roman"/>
          <w:sz w:val="24"/>
          <w:szCs w:val="24"/>
        </w:rPr>
        <w:t xml:space="preserve"> </w:t>
      </w:r>
      <w:r w:rsidRPr="00405355">
        <w:rPr>
          <w:rFonts w:ascii="Times New Roman" w:hAnsi="Times New Roman"/>
          <w:sz w:val="24"/>
          <w:szCs w:val="24"/>
        </w:rPr>
        <w:t xml:space="preserve">A </w:t>
      </w:r>
      <w:r>
        <w:rPr>
          <w:rFonts w:ascii="Times New Roman" w:hAnsi="Times New Roman"/>
          <w:sz w:val="24"/>
          <w:szCs w:val="24"/>
        </w:rPr>
        <w:t>Companhia</w:t>
      </w:r>
      <w:r w:rsidRPr="00405355">
        <w:rPr>
          <w:rFonts w:ascii="Times New Roman" w:hAnsi="Times New Roman"/>
          <w:sz w:val="24"/>
          <w:szCs w:val="24"/>
        </w:rPr>
        <w:t xml:space="preserve"> não conseguiu renegociar ou obter novo financiamento.</w:t>
      </w:r>
      <w:r w:rsidRPr="00405355">
        <w:rPr>
          <w:rFonts w:ascii="Times New Roman" w:eastAsia="Arial" w:hAnsi="Times New Roman"/>
          <w:sz w:val="24"/>
          <w:szCs w:val="24"/>
        </w:rPr>
        <w:t xml:space="preserve"> </w:t>
      </w:r>
      <w:r w:rsidRPr="00405355">
        <w:rPr>
          <w:rFonts w:ascii="Times New Roman" w:hAnsi="Times New Roman"/>
          <w:sz w:val="24"/>
          <w:szCs w:val="24"/>
        </w:rPr>
        <w:t xml:space="preserve">Essa situação indica a existência de </w:t>
      </w:r>
      <w:r>
        <w:rPr>
          <w:rFonts w:ascii="Times New Roman" w:hAnsi="Times New Roman"/>
          <w:sz w:val="24"/>
          <w:szCs w:val="24"/>
        </w:rPr>
        <w:t>incerteza relevante,</w:t>
      </w:r>
      <w:r w:rsidRPr="00405355">
        <w:rPr>
          <w:rFonts w:ascii="Times New Roman" w:hAnsi="Times New Roman"/>
          <w:sz w:val="24"/>
          <w:szCs w:val="24"/>
        </w:rPr>
        <w:t xml:space="preserve"> que pode levantar dúvida significativa quanto à capacidade de continuidade operacional da </w:t>
      </w:r>
      <w:r>
        <w:rPr>
          <w:rFonts w:ascii="Times New Roman" w:hAnsi="Times New Roman"/>
          <w:sz w:val="24"/>
          <w:szCs w:val="24"/>
        </w:rPr>
        <w:t>Companhia</w:t>
      </w:r>
      <w:r w:rsidRPr="00405355">
        <w:rPr>
          <w:rFonts w:ascii="Times New Roman" w:hAnsi="Times New Roman"/>
          <w:sz w:val="24"/>
          <w:szCs w:val="24"/>
        </w:rPr>
        <w:t>.</w:t>
      </w:r>
      <w:r w:rsidRPr="00405355">
        <w:rPr>
          <w:rFonts w:ascii="Times New Roman" w:eastAsia="Arial" w:hAnsi="Times New Roman"/>
          <w:sz w:val="24"/>
          <w:szCs w:val="24"/>
        </w:rPr>
        <w:t xml:space="preserve"> </w:t>
      </w:r>
      <w:r w:rsidRPr="00405355">
        <w:rPr>
          <w:rFonts w:ascii="Times New Roman" w:hAnsi="Times New Roman"/>
          <w:sz w:val="24"/>
          <w:szCs w:val="24"/>
        </w:rPr>
        <w:t>As demonstrações contábeis não divulgam adequadamente esse assunto.</w:t>
      </w:r>
    </w:p>
    <w:p w14:paraId="12FF81E5" w14:textId="77777777" w:rsidR="004B39EB" w:rsidRPr="00405355" w:rsidRDefault="004B39EB" w:rsidP="004B39EB">
      <w:pPr>
        <w:spacing w:after="0" w:line="240" w:lineRule="auto"/>
        <w:rPr>
          <w:rFonts w:ascii="Times New Roman" w:hAnsi="Times New Roman"/>
          <w:sz w:val="24"/>
          <w:szCs w:val="24"/>
        </w:rPr>
      </w:pPr>
    </w:p>
    <w:p w14:paraId="6F26E244"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Nossa auditoria foi conduzida de acordo com as normas brasileiras e internacionais de auditoria. Nossas responsabilidades, em confo</w:t>
      </w:r>
      <w:r>
        <w:rPr>
          <w:rFonts w:ascii="Times New Roman" w:eastAsia="Arial" w:hAnsi="Times New Roman"/>
          <w:sz w:val="24"/>
          <w:szCs w:val="24"/>
        </w:rPr>
        <w:t>r</w:t>
      </w:r>
      <w:r w:rsidRPr="00405355">
        <w:rPr>
          <w:rFonts w:ascii="Times New Roman" w:eastAsia="Arial" w:hAnsi="Times New Roman"/>
          <w:sz w:val="24"/>
          <w:szCs w:val="24"/>
        </w:rPr>
        <w:t>midade com tais normas</w:t>
      </w:r>
      <w:r>
        <w:rPr>
          <w:rFonts w:ascii="Times New Roman" w:eastAsia="Arial" w:hAnsi="Times New Roman"/>
          <w:sz w:val="24"/>
          <w:szCs w:val="24"/>
        </w:rPr>
        <w:t>,</w:t>
      </w:r>
      <w:r w:rsidRPr="00405355">
        <w:rPr>
          <w:rFonts w:ascii="Times New Roman" w:eastAsia="Arial" w:hAnsi="Times New Roman"/>
          <w:sz w:val="24"/>
          <w:szCs w:val="24"/>
        </w:rPr>
        <w:t xml:space="preserve"> estão descritas na seção intitulada “Responsabilidade</w:t>
      </w:r>
      <w:r>
        <w:rPr>
          <w:rFonts w:ascii="Times New Roman" w:eastAsia="Arial" w:hAnsi="Times New Roman"/>
          <w:sz w:val="24"/>
          <w:szCs w:val="24"/>
        </w:rPr>
        <w:t>s</w:t>
      </w:r>
      <w:r w:rsidRPr="00405355">
        <w:rPr>
          <w:rFonts w:ascii="Times New Roman" w:eastAsia="Arial" w:hAnsi="Times New Roman"/>
          <w:sz w:val="24"/>
          <w:szCs w:val="24"/>
        </w:rPr>
        <w:t xml:space="preserve"> do auditor pela auditoria das demonstrações contábeis” no nosso relatório. Somos independentes em relação à </w:t>
      </w:r>
      <w:r>
        <w:rPr>
          <w:rFonts w:ascii="Times New Roman" w:eastAsia="Arial" w:hAnsi="Times New Roman"/>
          <w:sz w:val="24"/>
          <w:szCs w:val="24"/>
        </w:rPr>
        <w:t>Companhia,</w:t>
      </w:r>
      <w:r w:rsidRPr="00405355">
        <w:rPr>
          <w:rFonts w:ascii="Times New Roman" w:eastAsia="Arial" w:hAnsi="Times New Roman"/>
          <w:sz w:val="24"/>
          <w:szCs w:val="24"/>
        </w:rPr>
        <w:t xml:space="preserve"> de acordo com os princípios éticos relevantes previstos no Código de Ética Profissional do Contador e nas </w:t>
      </w:r>
      <w:r>
        <w:rPr>
          <w:rFonts w:ascii="Times New Roman" w:eastAsia="Arial" w:hAnsi="Times New Roman"/>
          <w:sz w:val="24"/>
          <w:szCs w:val="24"/>
        </w:rPr>
        <w:t>norma</w:t>
      </w:r>
      <w:r w:rsidRPr="00405355">
        <w:rPr>
          <w:rFonts w:ascii="Times New Roman" w:eastAsia="Arial" w:hAnsi="Times New Roman"/>
          <w:sz w:val="24"/>
          <w:szCs w:val="24"/>
        </w:rPr>
        <w:t xml:space="preserve">s </w:t>
      </w:r>
      <w:r>
        <w:rPr>
          <w:rFonts w:ascii="Times New Roman" w:eastAsia="Arial" w:hAnsi="Times New Roman"/>
          <w:sz w:val="24"/>
          <w:szCs w:val="24"/>
        </w:rPr>
        <w:t>p</w:t>
      </w:r>
      <w:r w:rsidRPr="00405355">
        <w:rPr>
          <w:rFonts w:ascii="Times New Roman" w:eastAsia="Arial" w:hAnsi="Times New Roman"/>
          <w:sz w:val="24"/>
          <w:szCs w:val="24"/>
        </w:rPr>
        <w:t>rofissionais emitidas pelo Conselho Federal de Contabilidade</w:t>
      </w:r>
      <w:r>
        <w:rPr>
          <w:rFonts w:ascii="Times New Roman" w:eastAsia="Arial" w:hAnsi="Times New Roman"/>
          <w:sz w:val="24"/>
          <w:szCs w:val="24"/>
        </w:rPr>
        <w:t>,</w:t>
      </w:r>
      <w:r w:rsidRPr="00405355">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 com ressalva.</w:t>
      </w:r>
    </w:p>
    <w:p w14:paraId="41C32DC2" w14:textId="77777777" w:rsidR="004B39EB" w:rsidRPr="00405355" w:rsidRDefault="004B39EB" w:rsidP="004B39EB">
      <w:pPr>
        <w:spacing w:after="0" w:line="240" w:lineRule="auto"/>
        <w:jc w:val="both"/>
        <w:rPr>
          <w:rFonts w:ascii="Times New Roman" w:eastAsia="Arial" w:hAnsi="Times New Roman"/>
          <w:sz w:val="24"/>
          <w:szCs w:val="24"/>
        </w:rPr>
      </w:pPr>
    </w:p>
    <w:p w14:paraId="77BF4A68" w14:textId="77777777" w:rsidR="004B39EB" w:rsidRPr="00405355" w:rsidRDefault="004B39EB" w:rsidP="004B39EB">
      <w:pPr>
        <w:tabs>
          <w:tab w:val="left" w:pos="9498"/>
          <w:tab w:val="left" w:pos="9639"/>
        </w:tabs>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 xml:space="preserve">Outras informações que acompanham as demonstrações contábeis e o relatório do auditor </w:t>
      </w:r>
    </w:p>
    <w:p w14:paraId="00967D4F" w14:textId="77777777" w:rsidR="004B39EB" w:rsidRPr="00405355" w:rsidRDefault="004B39EB" w:rsidP="004B39EB">
      <w:pPr>
        <w:spacing w:after="0" w:line="240" w:lineRule="auto"/>
        <w:rPr>
          <w:rFonts w:ascii="Times New Roman" w:hAnsi="Times New Roman"/>
          <w:sz w:val="24"/>
          <w:szCs w:val="24"/>
        </w:rPr>
      </w:pPr>
    </w:p>
    <w:p w14:paraId="2851E730"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 xml:space="preserve">Apresentação de acordo com </w:t>
      </w:r>
      <w:r>
        <w:rPr>
          <w:rFonts w:ascii="Times New Roman" w:eastAsia="Arial" w:hAnsi="Times New Roman"/>
          <w:i/>
          <w:sz w:val="24"/>
          <w:szCs w:val="24"/>
        </w:rPr>
        <w:t>o</w:t>
      </w:r>
      <w:r w:rsidRPr="00405355">
        <w:rPr>
          <w:rFonts w:ascii="Times New Roman" w:eastAsia="Arial" w:hAnsi="Times New Roman"/>
          <w:i/>
          <w:sz w:val="24"/>
          <w:szCs w:val="24"/>
        </w:rPr>
        <w:t xml:space="preserve"> Exemplo 6 </w:t>
      </w:r>
      <w:r>
        <w:rPr>
          <w:rFonts w:ascii="Times New Roman" w:eastAsia="Arial" w:hAnsi="Times New Roman"/>
          <w:i/>
          <w:sz w:val="24"/>
          <w:szCs w:val="24"/>
        </w:rPr>
        <w:t>d</w:t>
      </w:r>
      <w:r w:rsidRPr="00405355">
        <w:rPr>
          <w:rFonts w:ascii="Times New Roman" w:eastAsia="Arial" w:hAnsi="Times New Roman"/>
          <w:i/>
          <w:sz w:val="24"/>
          <w:szCs w:val="24"/>
        </w:rPr>
        <w:t>o Apêndice 2 da NBC TA 720. O último parágrafo da seção “Outras informações”</w:t>
      </w:r>
      <w:r>
        <w:rPr>
          <w:rFonts w:ascii="Times New Roman" w:eastAsia="Arial" w:hAnsi="Times New Roman"/>
          <w:i/>
          <w:sz w:val="24"/>
          <w:szCs w:val="24"/>
        </w:rPr>
        <w:t>,</w:t>
      </w:r>
      <w:r w:rsidRPr="00405355">
        <w:rPr>
          <w:rFonts w:ascii="Times New Roman" w:eastAsia="Arial" w:hAnsi="Times New Roman"/>
          <w:i/>
          <w:sz w:val="24"/>
          <w:szCs w:val="24"/>
        </w:rPr>
        <w:t xml:space="preserve"> no Exemplo 6</w:t>
      </w:r>
      <w:r>
        <w:rPr>
          <w:rFonts w:ascii="Times New Roman" w:eastAsia="Arial" w:hAnsi="Times New Roman"/>
          <w:i/>
          <w:sz w:val="24"/>
          <w:szCs w:val="24"/>
        </w:rPr>
        <w:t>,</w:t>
      </w:r>
      <w:r w:rsidRPr="00405355">
        <w:rPr>
          <w:rFonts w:ascii="Times New Roman" w:eastAsia="Arial" w:hAnsi="Times New Roman"/>
          <w:i/>
          <w:sz w:val="24"/>
          <w:szCs w:val="24"/>
        </w:rPr>
        <w:t xml:space="preserve"> </w:t>
      </w:r>
      <w:r>
        <w:rPr>
          <w:rFonts w:ascii="Times New Roman" w:eastAsia="Arial" w:hAnsi="Times New Roman"/>
          <w:i/>
          <w:sz w:val="24"/>
          <w:szCs w:val="24"/>
        </w:rPr>
        <w:t>é</w:t>
      </w:r>
      <w:r w:rsidRPr="00405355">
        <w:rPr>
          <w:rFonts w:ascii="Times New Roman" w:eastAsia="Arial" w:hAnsi="Times New Roman"/>
          <w:i/>
          <w:sz w:val="24"/>
          <w:szCs w:val="24"/>
        </w:rPr>
        <w:t xml:space="preserve"> customizado para descrever o assunto específico que deu origem à opinião com ressalva que também afeta outras informações</w:t>
      </w:r>
      <w:r w:rsidRPr="00405355">
        <w:rPr>
          <w:rFonts w:ascii="Times New Roman" w:eastAsia="Arial" w:hAnsi="Times New Roman"/>
          <w:sz w:val="24"/>
          <w:szCs w:val="24"/>
        </w:rPr>
        <w:t>]</w:t>
      </w:r>
      <w:r>
        <w:rPr>
          <w:rFonts w:ascii="Times New Roman" w:eastAsia="Arial" w:hAnsi="Times New Roman"/>
          <w:sz w:val="24"/>
          <w:szCs w:val="24"/>
        </w:rPr>
        <w:t>.</w:t>
      </w:r>
    </w:p>
    <w:p w14:paraId="691EEBB6" w14:textId="77777777" w:rsidR="004B39EB" w:rsidRPr="00405355" w:rsidRDefault="004B39EB" w:rsidP="004B39EB">
      <w:pPr>
        <w:spacing w:after="0" w:line="240" w:lineRule="auto"/>
        <w:jc w:val="both"/>
        <w:rPr>
          <w:rFonts w:ascii="Times New Roman" w:eastAsia="Arial" w:hAnsi="Times New Roman"/>
          <w:sz w:val="24"/>
          <w:szCs w:val="24"/>
        </w:rPr>
      </w:pPr>
    </w:p>
    <w:p w14:paraId="62459133" w14:textId="77777777" w:rsidR="004B39EB" w:rsidRPr="00405355" w:rsidRDefault="004B39EB" w:rsidP="004B39EB">
      <w:pPr>
        <w:spacing w:after="0" w:line="240" w:lineRule="auto"/>
        <w:rPr>
          <w:rFonts w:ascii="Times New Roman" w:eastAsia="Arial" w:hAnsi="Times New Roman"/>
          <w:sz w:val="24"/>
          <w:szCs w:val="24"/>
        </w:rPr>
      </w:pPr>
      <w:r w:rsidRPr="00405355">
        <w:rPr>
          <w:rFonts w:ascii="Times New Roman" w:eastAsia="Arial" w:hAnsi="Times New Roman"/>
          <w:b/>
          <w:bCs/>
          <w:sz w:val="24"/>
          <w:szCs w:val="24"/>
        </w:rPr>
        <w:t>Principais assuntos de auditoria</w:t>
      </w:r>
    </w:p>
    <w:p w14:paraId="21E03F39" w14:textId="77777777" w:rsidR="004B39EB" w:rsidRPr="00405355" w:rsidRDefault="004B39EB" w:rsidP="004B39EB">
      <w:pPr>
        <w:spacing w:after="0" w:line="240" w:lineRule="auto"/>
        <w:rPr>
          <w:rFonts w:ascii="Times New Roman" w:hAnsi="Times New Roman"/>
          <w:sz w:val="24"/>
          <w:szCs w:val="24"/>
        </w:rPr>
      </w:pPr>
    </w:p>
    <w:p w14:paraId="32E6448D"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 xml:space="preserve">Principais assuntos de auditoria são aqueles que, em nosso julgamento profissional,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Além do assunto descrito na seção “Base para opinião com ressalva”, determinamos que os assuntos descritos abaixo são os principais assuntos de auditoria a serem comunicados em nosso relatório. </w:t>
      </w:r>
    </w:p>
    <w:p w14:paraId="46E09CB4" w14:textId="77777777" w:rsidR="004B39EB" w:rsidRPr="00405355" w:rsidRDefault="004B39EB" w:rsidP="004B39EB">
      <w:pPr>
        <w:spacing w:after="0" w:line="240" w:lineRule="auto"/>
        <w:rPr>
          <w:rFonts w:ascii="Times New Roman" w:hAnsi="Times New Roman"/>
          <w:sz w:val="24"/>
          <w:szCs w:val="24"/>
        </w:rPr>
      </w:pPr>
    </w:p>
    <w:p w14:paraId="31E88A2C" w14:textId="77777777" w:rsidR="004B39EB" w:rsidRPr="00405355" w:rsidRDefault="004B39EB" w:rsidP="004B39EB">
      <w:pPr>
        <w:spacing w:after="0" w:line="240" w:lineRule="auto"/>
        <w:jc w:val="both"/>
        <w:rPr>
          <w:rFonts w:ascii="Times New Roman" w:eastAsia="Arial" w:hAnsi="Times New Roman"/>
          <w:i/>
          <w:sz w:val="24"/>
          <w:szCs w:val="24"/>
        </w:rPr>
      </w:pPr>
      <w:r w:rsidRPr="00405355">
        <w:rPr>
          <w:rFonts w:ascii="Times New Roman" w:eastAsia="Arial" w:hAnsi="Times New Roman"/>
          <w:i/>
          <w:sz w:val="24"/>
          <w:szCs w:val="24"/>
        </w:rPr>
        <w:t>[Descrição de cada um dos principais assuntos de auditoria de acordo com a NBC TA 701]</w:t>
      </w:r>
      <w:r>
        <w:rPr>
          <w:rFonts w:ascii="Times New Roman" w:eastAsia="Arial" w:hAnsi="Times New Roman"/>
          <w:i/>
          <w:sz w:val="24"/>
          <w:szCs w:val="24"/>
        </w:rPr>
        <w:t>.</w:t>
      </w:r>
    </w:p>
    <w:p w14:paraId="41097939" w14:textId="77777777" w:rsidR="004B39EB" w:rsidRPr="00405355" w:rsidRDefault="004B39EB" w:rsidP="004B39EB">
      <w:pPr>
        <w:spacing w:after="0" w:line="240" w:lineRule="auto"/>
        <w:rPr>
          <w:rFonts w:ascii="Times New Roman" w:hAnsi="Times New Roman"/>
          <w:sz w:val="24"/>
          <w:szCs w:val="24"/>
        </w:rPr>
      </w:pPr>
    </w:p>
    <w:p w14:paraId="237C653D"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 xml:space="preserve">Responsabilidade da administração e </w:t>
      </w:r>
      <w:r>
        <w:rPr>
          <w:rFonts w:ascii="Times New Roman" w:eastAsia="Arial" w:hAnsi="Times New Roman"/>
          <w:b/>
          <w:bCs/>
          <w:sz w:val="24"/>
          <w:szCs w:val="24"/>
        </w:rPr>
        <w:t xml:space="preserve">da </w:t>
      </w:r>
      <w:r w:rsidRPr="00405355">
        <w:rPr>
          <w:rFonts w:ascii="Times New Roman" w:eastAsia="Arial" w:hAnsi="Times New Roman"/>
          <w:b/>
          <w:bCs/>
          <w:sz w:val="24"/>
          <w:szCs w:val="24"/>
        </w:rPr>
        <w:t>governança pelas demonstrações contábeis</w:t>
      </w:r>
      <w:r>
        <w:rPr>
          <w:rFonts w:ascii="Times New Roman" w:eastAsia="Arial" w:hAnsi="Times New Roman"/>
          <w:b/>
          <w:bCs/>
          <w:sz w:val="24"/>
          <w:szCs w:val="24"/>
          <w:vertAlign w:val="superscript"/>
        </w:rPr>
        <w:t>(2)</w:t>
      </w:r>
    </w:p>
    <w:p w14:paraId="76448D5A" w14:textId="77777777" w:rsidR="004B39EB" w:rsidRPr="00405355" w:rsidRDefault="004B39EB" w:rsidP="004B39EB">
      <w:pPr>
        <w:spacing w:after="0" w:line="240" w:lineRule="auto"/>
        <w:rPr>
          <w:rFonts w:ascii="Times New Roman" w:hAnsi="Times New Roman"/>
          <w:sz w:val="24"/>
          <w:szCs w:val="24"/>
        </w:rPr>
      </w:pPr>
    </w:p>
    <w:p w14:paraId="3EEFBEBD"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 xml:space="preserve">Apresentação de acordo com </w:t>
      </w:r>
      <w:r>
        <w:rPr>
          <w:rFonts w:ascii="Times New Roman" w:eastAsia="Arial" w:hAnsi="Times New Roman"/>
          <w:i/>
          <w:sz w:val="24"/>
          <w:szCs w:val="24"/>
        </w:rPr>
        <w:t>E</w:t>
      </w:r>
      <w:r w:rsidRPr="00405355">
        <w:rPr>
          <w:rFonts w:ascii="Times New Roman" w:eastAsia="Arial" w:hAnsi="Times New Roman"/>
          <w:i/>
          <w:sz w:val="24"/>
          <w:szCs w:val="24"/>
        </w:rPr>
        <w:t>xemplo 1 da NBC TA 700</w:t>
      </w:r>
      <w:r w:rsidRPr="005C098B">
        <w:rPr>
          <w:rFonts w:ascii="Times New Roman" w:eastAsia="Arial" w:hAnsi="Times New Roman"/>
          <w:sz w:val="24"/>
          <w:szCs w:val="24"/>
          <w:vertAlign w:val="superscript"/>
        </w:rPr>
        <w:t>(3)</w:t>
      </w:r>
      <w:r w:rsidRPr="00405355">
        <w:rPr>
          <w:rFonts w:ascii="Times New Roman" w:eastAsia="Arial" w:hAnsi="Times New Roman"/>
          <w:sz w:val="24"/>
          <w:szCs w:val="24"/>
        </w:rPr>
        <w:t>]</w:t>
      </w:r>
      <w:r>
        <w:rPr>
          <w:rFonts w:ascii="Times New Roman" w:eastAsia="Arial" w:hAnsi="Times New Roman"/>
          <w:sz w:val="24"/>
          <w:szCs w:val="24"/>
        </w:rPr>
        <w:t>.</w:t>
      </w:r>
    </w:p>
    <w:p w14:paraId="0E753B0B" w14:textId="77777777" w:rsidR="004B39EB" w:rsidRPr="00405355" w:rsidRDefault="004B39EB" w:rsidP="004B39EB">
      <w:pPr>
        <w:spacing w:after="0" w:line="240" w:lineRule="auto"/>
        <w:rPr>
          <w:rFonts w:ascii="Times New Roman" w:hAnsi="Times New Roman"/>
          <w:sz w:val="24"/>
          <w:szCs w:val="24"/>
        </w:rPr>
      </w:pPr>
    </w:p>
    <w:p w14:paraId="4266DB6E"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Responsabilidade do auditor pela auditoria das demonstrações contábeis</w:t>
      </w:r>
    </w:p>
    <w:p w14:paraId="7EFCDAE8" w14:textId="77777777" w:rsidR="004B39EB" w:rsidRPr="00405355" w:rsidRDefault="004B39EB" w:rsidP="004B39EB">
      <w:pPr>
        <w:spacing w:after="0" w:line="240" w:lineRule="auto"/>
        <w:rPr>
          <w:rFonts w:ascii="Times New Roman" w:hAnsi="Times New Roman"/>
          <w:sz w:val="24"/>
          <w:szCs w:val="24"/>
        </w:rPr>
      </w:pPr>
    </w:p>
    <w:p w14:paraId="4566EF37"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 xml:space="preserve">[Apresentação de acordo com </w:t>
      </w:r>
      <w:r>
        <w:rPr>
          <w:rFonts w:ascii="Times New Roman" w:eastAsia="Arial" w:hAnsi="Times New Roman"/>
          <w:sz w:val="24"/>
          <w:szCs w:val="24"/>
        </w:rPr>
        <w:t>E</w:t>
      </w:r>
      <w:r w:rsidRPr="00405355">
        <w:rPr>
          <w:rFonts w:ascii="Times New Roman" w:eastAsia="Arial" w:hAnsi="Times New Roman"/>
          <w:sz w:val="24"/>
          <w:szCs w:val="24"/>
        </w:rPr>
        <w:t>xemplo 1 da NBC TA 700</w:t>
      </w:r>
      <w:r>
        <w:rPr>
          <w:rFonts w:ascii="Times New Roman" w:eastAsia="Arial" w:hAnsi="Times New Roman"/>
          <w:sz w:val="24"/>
          <w:szCs w:val="24"/>
          <w:vertAlign w:val="superscript"/>
        </w:rPr>
        <w:t>(3)</w:t>
      </w:r>
      <w:r w:rsidRPr="00405355">
        <w:rPr>
          <w:rFonts w:ascii="Times New Roman" w:eastAsia="Arial" w:hAnsi="Times New Roman"/>
          <w:sz w:val="24"/>
          <w:szCs w:val="24"/>
        </w:rPr>
        <w:t>]</w:t>
      </w:r>
      <w:r>
        <w:rPr>
          <w:rFonts w:ascii="Times New Roman" w:eastAsia="Arial" w:hAnsi="Times New Roman"/>
          <w:sz w:val="24"/>
          <w:szCs w:val="24"/>
        </w:rPr>
        <w:t>.</w:t>
      </w:r>
    </w:p>
    <w:p w14:paraId="18F3F16A" w14:textId="77777777" w:rsidR="004B39EB" w:rsidRPr="00405355" w:rsidRDefault="004B39EB" w:rsidP="004B39EB">
      <w:pPr>
        <w:spacing w:after="0" w:line="240" w:lineRule="auto"/>
        <w:rPr>
          <w:rFonts w:ascii="Times New Roman" w:hAnsi="Times New Roman"/>
          <w:sz w:val="24"/>
          <w:szCs w:val="24"/>
        </w:rPr>
      </w:pPr>
    </w:p>
    <w:p w14:paraId="61814094"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[Local (localidade do escritório de auditoria que emitiu o relatório) e data do relatório do auditor independente]</w:t>
      </w:r>
    </w:p>
    <w:p w14:paraId="36975C23"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[Nome do auditor independente (pessoa física ou jurídica)]</w:t>
      </w:r>
    </w:p>
    <w:p w14:paraId="67B6738B"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[Nome do profissional (sócio ou responsável técnico, no caso de o auditor ser pessoa jurídica)]</w:t>
      </w:r>
    </w:p>
    <w:p w14:paraId="5D7B8A9D"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[Números de registro no CRC da firma de auditoria e do profissional que assina o relatório]</w:t>
      </w:r>
    </w:p>
    <w:p w14:paraId="6781912F"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[Assinatura do auditor independente]</w:t>
      </w:r>
    </w:p>
    <w:p w14:paraId="70ABA458" w14:textId="77777777" w:rsidR="004B39EB" w:rsidRDefault="004B39EB" w:rsidP="004B39EB">
      <w:pPr>
        <w:spacing w:after="0" w:line="240" w:lineRule="auto"/>
        <w:jc w:val="both"/>
        <w:rPr>
          <w:rFonts w:ascii="Times New Roman" w:hAnsi="Times New Roman"/>
          <w:sz w:val="24"/>
          <w:szCs w:val="24"/>
        </w:rPr>
      </w:pPr>
    </w:p>
    <w:p w14:paraId="03CCAFDF" w14:textId="77777777" w:rsidR="004B39EB" w:rsidRPr="005C098B" w:rsidRDefault="004B39EB" w:rsidP="004B39EB">
      <w:pPr>
        <w:spacing w:after="120" w:line="240" w:lineRule="auto"/>
        <w:ind w:left="284" w:hanging="284"/>
        <w:jc w:val="both"/>
        <w:rPr>
          <w:rFonts w:ascii="Times New Roman" w:eastAsia="Arial" w:hAnsi="Times New Roman"/>
          <w:sz w:val="20"/>
          <w:szCs w:val="20"/>
        </w:rPr>
      </w:pPr>
      <w:r w:rsidRPr="005C098B">
        <w:rPr>
          <w:rFonts w:ascii="Times New Roman" w:eastAsia="Arial" w:hAnsi="Times New Roman"/>
          <w:sz w:val="20"/>
          <w:szCs w:val="20"/>
        </w:rPr>
        <w:t>(1) 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5E83A0B4" w14:textId="77777777" w:rsidR="004B39EB" w:rsidRPr="005C098B" w:rsidRDefault="004B39EB" w:rsidP="004B39EB">
      <w:pPr>
        <w:spacing w:after="12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(2) </w:t>
      </w:r>
      <w:r w:rsidRPr="005C098B">
        <w:rPr>
          <w:rFonts w:ascii="Times New Roman" w:eastAsia="Arial" w:hAnsi="Times New Roman"/>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7AB8F70C" w14:textId="77777777" w:rsidR="004B39EB" w:rsidRPr="005C098B" w:rsidRDefault="004B39EB" w:rsidP="004B39EB">
      <w:pPr>
        <w:spacing w:after="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(3) </w:t>
      </w:r>
      <w:r w:rsidRPr="005C098B">
        <w:rPr>
          <w:rFonts w:ascii="Times New Roman" w:eastAsia="Arial" w:hAnsi="Times New Roman"/>
          <w:sz w:val="20"/>
          <w:szCs w:val="20"/>
        </w:rPr>
        <w:t>Os itens 34 e 39 da NBC TA 700 requerem a inclusão de texto no relatório do auditor independente para todas as entidades com relação à continuidade operacional para descrever as respectivas responsabilidades dos responsáveis pelas demonstrações contábeis e do auditor em relação à continuidade operacional.</w:t>
      </w:r>
    </w:p>
    <w:p w14:paraId="24EA8983" w14:textId="77777777" w:rsidR="004B39EB" w:rsidRDefault="004B39EB" w:rsidP="004B39EB">
      <w:pPr>
        <w:spacing w:after="0" w:line="240" w:lineRule="auto"/>
        <w:rPr>
          <w:rFonts w:ascii="Times New Roman" w:hAnsi="Times New Roman"/>
          <w:sz w:val="24"/>
          <w:szCs w:val="24"/>
        </w:rPr>
      </w:pPr>
    </w:p>
    <w:p w14:paraId="54AA2DB2" w14:textId="77777777" w:rsidR="004B39EB" w:rsidRPr="00405355" w:rsidRDefault="004B39EB" w:rsidP="004B39EB">
      <w:pPr>
        <w:spacing w:after="0" w:line="240" w:lineRule="auto"/>
        <w:rPr>
          <w:rFonts w:ascii="Times New Roman" w:hAnsi="Times New Roman"/>
          <w:sz w:val="24"/>
          <w:szCs w:val="24"/>
        </w:rPr>
      </w:pPr>
    </w:p>
    <w:p w14:paraId="1FA7EDF7" w14:textId="77777777" w:rsidR="004B39EB" w:rsidRPr="00384CA3" w:rsidRDefault="004B39EB" w:rsidP="004B39EB">
      <w:pPr>
        <w:spacing w:after="0" w:line="240" w:lineRule="auto"/>
        <w:jc w:val="both"/>
        <w:rPr>
          <w:rFonts w:ascii="Times New Roman" w:eastAsia="Arial" w:hAnsi="Times New Roman"/>
          <w:b/>
          <w:sz w:val="24"/>
          <w:szCs w:val="24"/>
        </w:rPr>
      </w:pPr>
      <w:r w:rsidRPr="00384CA3">
        <w:rPr>
          <w:rFonts w:ascii="Times New Roman" w:eastAsia="Arial" w:hAnsi="Times New Roman"/>
          <w:b/>
          <w:sz w:val="24"/>
          <w:szCs w:val="24"/>
        </w:rPr>
        <w:t xml:space="preserve">Exemplo 3 – Opinião adversa quando existe </w:t>
      </w:r>
      <w:r>
        <w:rPr>
          <w:rFonts w:ascii="Times New Roman" w:eastAsia="Arial" w:hAnsi="Times New Roman"/>
          <w:b/>
          <w:sz w:val="24"/>
          <w:szCs w:val="24"/>
        </w:rPr>
        <w:t>incerteza relevante</w:t>
      </w:r>
      <w:r w:rsidRPr="00384CA3">
        <w:rPr>
          <w:rFonts w:ascii="Times New Roman" w:eastAsia="Arial" w:hAnsi="Times New Roman"/>
          <w:b/>
          <w:sz w:val="24"/>
          <w:szCs w:val="24"/>
        </w:rPr>
        <w:t xml:space="preserve"> e ela não é divulgada nas demonstrações contábeis</w:t>
      </w:r>
    </w:p>
    <w:p w14:paraId="0860F094" w14:textId="77777777" w:rsidR="004B39EB" w:rsidRPr="00405355" w:rsidRDefault="004B39EB" w:rsidP="004B39EB">
      <w:pPr>
        <w:spacing w:after="0" w:line="240" w:lineRule="auto"/>
        <w:rPr>
          <w:rFonts w:ascii="Times New Roman" w:hAnsi="Times New Roman"/>
          <w:b/>
          <w:sz w:val="24"/>
          <w:szCs w:val="24"/>
        </w:rPr>
      </w:pPr>
    </w:p>
    <w:p w14:paraId="09FA1B10" w14:textId="77777777" w:rsidR="004B39EB" w:rsidRPr="00405355" w:rsidRDefault="004B39EB" w:rsidP="004B39EB">
      <w:pPr>
        <w:spacing w:after="120" w:line="240" w:lineRule="auto"/>
        <w:rPr>
          <w:rFonts w:ascii="Times New Roman" w:eastAsia="Arial" w:hAnsi="Times New Roman"/>
          <w:sz w:val="24"/>
          <w:szCs w:val="24"/>
        </w:rPr>
      </w:pPr>
      <w:r w:rsidRPr="00405355">
        <w:rPr>
          <w:rFonts w:ascii="Times New Roman" w:eastAsia="Arial" w:hAnsi="Times New Roman"/>
          <w:sz w:val="24"/>
          <w:szCs w:val="24"/>
        </w:rPr>
        <w:t xml:space="preserve">Para fins deste exemplo, são consideradas as seguintes circunstâncias: </w:t>
      </w:r>
    </w:p>
    <w:p w14:paraId="5AECD841" w14:textId="77777777" w:rsidR="004B39EB" w:rsidRPr="00405355"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uditoria d</w:t>
      </w:r>
      <w:r>
        <w:rPr>
          <w:rFonts w:ascii="Times New Roman" w:eastAsia="Arial" w:hAnsi="Times New Roman"/>
          <w:sz w:val="24"/>
          <w:szCs w:val="24"/>
        </w:rPr>
        <w:t>o</w:t>
      </w:r>
      <w:r w:rsidRPr="00405355">
        <w:rPr>
          <w:rFonts w:ascii="Times New Roman" w:eastAsia="Arial" w:hAnsi="Times New Roman"/>
          <w:sz w:val="24"/>
          <w:szCs w:val="24"/>
        </w:rPr>
        <w:t xml:space="preserve"> conjunto completo de demonstrações contábeis de entidade não listada </w:t>
      </w:r>
      <w:r>
        <w:rPr>
          <w:rFonts w:ascii="Times New Roman" w:eastAsia="Arial" w:hAnsi="Times New Roman"/>
          <w:sz w:val="24"/>
          <w:szCs w:val="24"/>
        </w:rPr>
        <w:t>,</w:t>
      </w:r>
      <w:r w:rsidRPr="00405355">
        <w:rPr>
          <w:rFonts w:ascii="Times New Roman" w:eastAsia="Arial" w:hAnsi="Times New Roman"/>
          <w:sz w:val="24"/>
          <w:szCs w:val="24"/>
        </w:rPr>
        <w:t xml:space="preserve"> usando a estrutura de apresentação adequada. Não é auditoria de grupo (ou seja, a NBC TA 600 não se aplica)</w:t>
      </w:r>
      <w:r>
        <w:rPr>
          <w:rFonts w:ascii="Times New Roman" w:eastAsia="Arial" w:hAnsi="Times New Roman"/>
          <w:sz w:val="24"/>
          <w:szCs w:val="24"/>
        </w:rPr>
        <w:t>;</w:t>
      </w:r>
    </w:p>
    <w:p w14:paraId="4B310C3B" w14:textId="77777777" w:rsidR="004B39EB" w:rsidRPr="007F7CFE"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7F7CFE">
        <w:rPr>
          <w:rFonts w:ascii="Times New Roman" w:eastAsia="Arial" w:hAnsi="Times New Roman"/>
          <w:sz w:val="24"/>
          <w:szCs w:val="24"/>
        </w:rPr>
        <w:t>s demonstrações contábeis são elaboradas pela administração da entidade de acordo com as práticas contábeis adotadas no Brasil (estrutura para fins gerais)</w:t>
      </w:r>
      <w:r>
        <w:rPr>
          <w:rFonts w:ascii="Times New Roman" w:eastAsia="Arial" w:hAnsi="Times New Roman"/>
          <w:sz w:val="24"/>
          <w:szCs w:val="24"/>
        </w:rPr>
        <w:t>;</w:t>
      </w:r>
    </w:p>
    <w:p w14:paraId="33AF0C60" w14:textId="77777777" w:rsidR="004B39EB" w:rsidRPr="00405355"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s termos do trabalho de auditoria refletem a descrição da responsabilidade da administração pelas demonstrações contábeis na NBC TA 210</w:t>
      </w:r>
      <w:r>
        <w:rPr>
          <w:rFonts w:ascii="Times New Roman" w:eastAsia="Arial" w:hAnsi="Times New Roman"/>
          <w:sz w:val="24"/>
          <w:szCs w:val="24"/>
        </w:rPr>
        <w:t>;</w:t>
      </w:r>
    </w:p>
    <w:p w14:paraId="5D7A89A7" w14:textId="77777777" w:rsidR="004B39EB" w:rsidRPr="00405355"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405355">
        <w:rPr>
          <w:rFonts w:ascii="Times New Roman" w:eastAsia="Arial"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eastAsia="Arial" w:hAnsi="Times New Roman"/>
          <w:sz w:val="24"/>
          <w:szCs w:val="24"/>
        </w:rPr>
        <w:t>;</w:t>
      </w:r>
    </w:p>
    <w:p w14:paraId="40FFB026" w14:textId="77777777" w:rsidR="004B39EB" w:rsidRPr="00405355"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405355">
        <w:rPr>
          <w:rFonts w:ascii="Times New Roman" w:eastAsia="Arial" w:hAnsi="Times New Roman"/>
          <w:sz w:val="24"/>
          <w:szCs w:val="24"/>
        </w:rPr>
        <w:t xml:space="preserve">om base na evidência de auditoria obtida, o auditor concluiu que existe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com relação a eventos ou condições que podem levantar dúvida significativa quanto à capacidade de continuidade operacional da entidade e </w:t>
      </w:r>
      <w:r>
        <w:rPr>
          <w:rFonts w:ascii="Times New Roman" w:eastAsia="Arial" w:hAnsi="Times New Roman"/>
          <w:sz w:val="24"/>
          <w:szCs w:val="24"/>
        </w:rPr>
        <w:t xml:space="preserve">que </w:t>
      </w:r>
      <w:r w:rsidRPr="00405355">
        <w:rPr>
          <w:rFonts w:ascii="Times New Roman" w:eastAsia="Arial" w:hAnsi="Times New Roman"/>
          <w:sz w:val="24"/>
          <w:szCs w:val="24"/>
        </w:rPr>
        <w:t xml:space="preserve">a </w:t>
      </w:r>
      <w:r>
        <w:rPr>
          <w:rFonts w:ascii="Times New Roman" w:eastAsia="Arial" w:hAnsi="Times New Roman"/>
          <w:sz w:val="24"/>
          <w:szCs w:val="24"/>
        </w:rPr>
        <w:t>Companhia</w:t>
      </w:r>
      <w:r w:rsidRPr="00405355">
        <w:rPr>
          <w:rFonts w:ascii="Times New Roman" w:eastAsia="Arial" w:hAnsi="Times New Roman"/>
          <w:sz w:val="24"/>
          <w:szCs w:val="24"/>
        </w:rPr>
        <w:t xml:space="preserve"> está considerando declarar falência. As demonstrações contábeis omitem as divulgações requeridas relacionadas com essa </w:t>
      </w:r>
      <w:r>
        <w:rPr>
          <w:rFonts w:ascii="Times New Roman" w:eastAsia="Arial" w:hAnsi="Times New Roman"/>
          <w:sz w:val="24"/>
          <w:szCs w:val="24"/>
        </w:rPr>
        <w:t>incerteza relevante</w:t>
      </w:r>
      <w:r w:rsidRPr="00405355">
        <w:rPr>
          <w:rFonts w:ascii="Times New Roman" w:eastAsia="Arial" w:hAnsi="Times New Roman"/>
          <w:sz w:val="24"/>
          <w:szCs w:val="24"/>
        </w:rPr>
        <w:t>. Uma opinião adversa está sendo expressa porque os efeitos nas demonstrações contábeis dessa omissão são relevantes e generalizados</w:t>
      </w:r>
      <w:r>
        <w:rPr>
          <w:rFonts w:ascii="Times New Roman" w:eastAsia="Arial" w:hAnsi="Times New Roman"/>
          <w:sz w:val="24"/>
          <w:szCs w:val="24"/>
        </w:rPr>
        <w:t>;</w:t>
      </w:r>
    </w:p>
    <w:p w14:paraId="2C156B89" w14:textId="77777777" w:rsidR="004B39EB" w:rsidRPr="00405355"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 xml:space="preserve"> auditor não precisa, e de outra forma não decidiu, comunicar os principais assuntos de auditoria de acordo com a NBC TA 701</w:t>
      </w:r>
      <w:r>
        <w:rPr>
          <w:rFonts w:ascii="Times New Roman" w:eastAsia="Arial" w:hAnsi="Times New Roman"/>
          <w:sz w:val="24"/>
          <w:szCs w:val="24"/>
        </w:rPr>
        <w:t>;</w:t>
      </w:r>
    </w:p>
    <w:p w14:paraId="4CCB366B" w14:textId="77777777" w:rsidR="004B39EB" w:rsidRPr="00405355" w:rsidRDefault="004B39EB">
      <w:pPr>
        <w:pStyle w:val="PargrafodaLista"/>
        <w:widowControl w:val="0"/>
        <w:numPr>
          <w:ilvl w:val="1"/>
          <w:numId w:val="223"/>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405355">
        <w:rPr>
          <w:rFonts w:ascii="Times New Roman" w:eastAsia="Arial" w:hAnsi="Times New Roman"/>
          <w:sz w:val="24"/>
          <w:szCs w:val="24"/>
        </w:rPr>
        <w:t xml:space="preserve"> auditor obteve todas as outras informações antes da data do relatório do auditor independente e o assunto que deu origem à opinião com ressalva/adversa sobre as demonstrações contábeis</w:t>
      </w:r>
      <w:r>
        <w:rPr>
          <w:rFonts w:ascii="Times New Roman" w:eastAsia="Arial" w:hAnsi="Times New Roman"/>
          <w:sz w:val="24"/>
          <w:szCs w:val="24"/>
        </w:rPr>
        <w:t xml:space="preserve"> </w:t>
      </w:r>
      <w:r w:rsidRPr="00405355">
        <w:rPr>
          <w:rFonts w:ascii="Times New Roman" w:eastAsia="Arial" w:hAnsi="Times New Roman"/>
          <w:sz w:val="24"/>
          <w:szCs w:val="24"/>
        </w:rPr>
        <w:t>também afetam outras informações</w:t>
      </w:r>
      <w:r>
        <w:rPr>
          <w:rFonts w:ascii="Times New Roman" w:eastAsia="Arial" w:hAnsi="Times New Roman"/>
          <w:sz w:val="24"/>
          <w:szCs w:val="24"/>
        </w:rPr>
        <w:t>;</w:t>
      </w:r>
    </w:p>
    <w:p w14:paraId="2AF383EF" w14:textId="77777777" w:rsidR="004B39EB" w:rsidRPr="00405355" w:rsidRDefault="004B39EB">
      <w:pPr>
        <w:pStyle w:val="PargrafodaLista"/>
        <w:widowControl w:val="0"/>
        <w:numPr>
          <w:ilvl w:val="1"/>
          <w:numId w:val="223"/>
        </w:numPr>
        <w:spacing w:after="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405355">
        <w:rPr>
          <w:rFonts w:ascii="Times New Roman" w:hAnsi="Times New Roman"/>
          <w:sz w:val="24"/>
          <w:szCs w:val="24"/>
        </w:rPr>
        <w:t xml:space="preserve">s pessoas </w:t>
      </w:r>
      <w:r w:rsidRPr="00405355">
        <w:rPr>
          <w:rFonts w:ascii="Times New Roman" w:eastAsia="Arial" w:hAnsi="Times New Roman"/>
          <w:sz w:val="24"/>
          <w:szCs w:val="24"/>
        </w:rPr>
        <w:t>responsáveis pela supervisão das demonstrações contábeis não são aquelas responsáveis pela elaboração das demonstrações contábeis.</w:t>
      </w:r>
    </w:p>
    <w:p w14:paraId="5B19323A" w14:textId="77777777" w:rsidR="004B39EB" w:rsidRDefault="004B39EB" w:rsidP="004B39EB">
      <w:pPr>
        <w:tabs>
          <w:tab w:val="left" w:pos="760"/>
        </w:tabs>
        <w:spacing w:after="0" w:line="240" w:lineRule="auto"/>
        <w:jc w:val="both"/>
        <w:rPr>
          <w:rFonts w:ascii="Times New Roman" w:hAnsi="Times New Roman"/>
          <w:sz w:val="24"/>
          <w:szCs w:val="24"/>
        </w:rPr>
      </w:pPr>
    </w:p>
    <w:p w14:paraId="70A8C311" w14:textId="77777777" w:rsidR="004B39EB" w:rsidRPr="00405355" w:rsidRDefault="004B39EB" w:rsidP="004B39EB">
      <w:pPr>
        <w:tabs>
          <w:tab w:val="left" w:pos="760"/>
        </w:tabs>
        <w:spacing w:after="0" w:line="240" w:lineRule="auto"/>
        <w:jc w:val="both"/>
        <w:rPr>
          <w:rFonts w:ascii="Times New Roman" w:hAnsi="Times New Roman"/>
          <w:sz w:val="24"/>
          <w:szCs w:val="24"/>
        </w:rPr>
      </w:pPr>
    </w:p>
    <w:p w14:paraId="155067E0"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RELATÓRIO DO AUDITOR INDEPENDENTE SOBRE AS DEMONSTRAÇÕES CONTÁBEIS</w:t>
      </w:r>
      <w:r>
        <w:rPr>
          <w:rFonts w:ascii="Times New Roman" w:eastAsia="Arial" w:hAnsi="Times New Roman"/>
          <w:b/>
          <w:bCs/>
          <w:sz w:val="24"/>
          <w:szCs w:val="24"/>
          <w:vertAlign w:val="superscript"/>
        </w:rPr>
        <w:t>(1)</w:t>
      </w:r>
    </w:p>
    <w:p w14:paraId="48ADCA3A" w14:textId="77777777" w:rsidR="004B39EB" w:rsidRPr="00405355" w:rsidRDefault="004B39EB" w:rsidP="004B39EB">
      <w:pPr>
        <w:spacing w:after="0" w:line="240" w:lineRule="auto"/>
        <w:rPr>
          <w:rFonts w:ascii="Times New Roman" w:hAnsi="Times New Roman"/>
          <w:sz w:val="24"/>
          <w:szCs w:val="24"/>
        </w:rPr>
      </w:pPr>
    </w:p>
    <w:p w14:paraId="4E33E258"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Aos acionistas da Companhia ABC [ou outro destinatário apropriado]</w:t>
      </w:r>
    </w:p>
    <w:p w14:paraId="377F2A8D" w14:textId="77777777" w:rsidR="004B39EB" w:rsidRPr="00405355" w:rsidRDefault="004B39EB" w:rsidP="004B39EB">
      <w:pPr>
        <w:spacing w:after="0" w:line="240" w:lineRule="auto"/>
        <w:rPr>
          <w:rFonts w:ascii="Times New Roman" w:hAnsi="Times New Roman"/>
          <w:sz w:val="24"/>
          <w:szCs w:val="24"/>
        </w:rPr>
      </w:pPr>
    </w:p>
    <w:p w14:paraId="2490423C" w14:textId="77777777" w:rsidR="004B39EB" w:rsidRPr="00405355" w:rsidRDefault="004B39EB" w:rsidP="004B39EB">
      <w:pPr>
        <w:spacing w:after="0" w:line="240" w:lineRule="auto"/>
        <w:rPr>
          <w:rFonts w:ascii="Times New Roman" w:hAnsi="Times New Roman"/>
          <w:sz w:val="24"/>
          <w:szCs w:val="24"/>
        </w:rPr>
      </w:pPr>
    </w:p>
    <w:p w14:paraId="4D49B78F"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Opinião adversa</w:t>
      </w:r>
    </w:p>
    <w:p w14:paraId="2013D8E5" w14:textId="77777777" w:rsidR="004B39EB" w:rsidRPr="00405355" w:rsidRDefault="004B39EB" w:rsidP="004B39EB">
      <w:pPr>
        <w:spacing w:after="0" w:line="240" w:lineRule="auto"/>
        <w:rPr>
          <w:rFonts w:ascii="Times New Roman" w:hAnsi="Times New Roman"/>
          <w:sz w:val="24"/>
          <w:szCs w:val="24"/>
        </w:rPr>
      </w:pPr>
    </w:p>
    <w:p w14:paraId="34748AE8"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Examinamos as demonstraçõ</w:t>
      </w:r>
      <w:r>
        <w:rPr>
          <w:rFonts w:ascii="Times New Roman" w:eastAsia="Arial" w:hAnsi="Times New Roman"/>
          <w:sz w:val="24"/>
          <w:szCs w:val="24"/>
        </w:rPr>
        <w:t>es contábeis da Companhia ABC (</w:t>
      </w:r>
      <w:r w:rsidRPr="00405355">
        <w:rPr>
          <w:rFonts w:ascii="Times New Roman" w:eastAsia="Arial" w:hAnsi="Times New Roman"/>
          <w:sz w:val="24"/>
          <w:szCs w:val="24"/>
        </w:rPr>
        <w:t>Companhia) que compreendem o balanço patrimonial</w:t>
      </w:r>
      <w:r>
        <w:rPr>
          <w:rFonts w:ascii="Times New Roman" w:eastAsia="Arial" w:hAnsi="Times New Roman"/>
          <w:sz w:val="24"/>
          <w:szCs w:val="24"/>
        </w:rPr>
        <w:t>,</w:t>
      </w:r>
      <w:r w:rsidRPr="00405355">
        <w:rPr>
          <w:rFonts w:ascii="Times New Roman" w:eastAsia="Arial" w:hAnsi="Times New Roman"/>
          <w:sz w:val="24"/>
          <w:szCs w:val="24"/>
        </w:rPr>
        <w:t xml:space="preserve"> em 31 de dezembro de 20X1</w:t>
      </w:r>
      <w:r>
        <w:rPr>
          <w:rFonts w:ascii="Times New Roman" w:eastAsia="Arial" w:hAnsi="Times New Roman"/>
          <w:sz w:val="24"/>
          <w:szCs w:val="24"/>
        </w:rPr>
        <w:t>,</w:t>
      </w:r>
      <w:r w:rsidRPr="00405355">
        <w:rPr>
          <w:rFonts w:ascii="Times New Roman" w:eastAsia="Arial"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um resumo das principais políticas contábeis.</w:t>
      </w:r>
    </w:p>
    <w:p w14:paraId="7601A538" w14:textId="77777777" w:rsidR="004B39EB" w:rsidRPr="00405355" w:rsidRDefault="004B39EB" w:rsidP="004B39EB">
      <w:pPr>
        <w:spacing w:after="0" w:line="240" w:lineRule="auto"/>
        <w:rPr>
          <w:rFonts w:ascii="Times New Roman" w:hAnsi="Times New Roman"/>
          <w:sz w:val="24"/>
          <w:szCs w:val="24"/>
        </w:rPr>
      </w:pPr>
    </w:p>
    <w:p w14:paraId="382C455D"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Em nossa opinião, em decorrência da omissão das informações referidas na seção a seguir</w:t>
      </w:r>
      <w:r>
        <w:rPr>
          <w:rFonts w:ascii="Times New Roman" w:eastAsia="Arial" w:hAnsi="Times New Roman"/>
          <w:sz w:val="24"/>
          <w:szCs w:val="24"/>
        </w:rPr>
        <w:t>,</w:t>
      </w:r>
      <w:r w:rsidRPr="00405355">
        <w:rPr>
          <w:rFonts w:ascii="Times New Roman" w:eastAsia="Arial" w:hAnsi="Times New Roman"/>
          <w:sz w:val="24"/>
          <w:szCs w:val="24"/>
        </w:rPr>
        <w:t xml:space="preserve"> intitulada “Base para opinião adversa”, as demonstrações contábeis não apresentam adequadamente a posição patrimonial e financeira da </w:t>
      </w:r>
      <w:r>
        <w:rPr>
          <w:rFonts w:ascii="Times New Roman" w:eastAsia="Arial" w:hAnsi="Times New Roman"/>
          <w:sz w:val="24"/>
          <w:szCs w:val="24"/>
        </w:rPr>
        <w:t>Companhia ABC</w:t>
      </w:r>
      <w:r w:rsidRPr="00405355">
        <w:rPr>
          <w:rFonts w:ascii="Times New Roman" w:eastAsia="Arial" w:hAnsi="Times New Roman"/>
          <w:sz w:val="24"/>
          <w:szCs w:val="24"/>
        </w:rPr>
        <w:t xml:space="preserve"> em 31 de dezembro de 20X1, o desempenho de suas operações e os seus fluxos de caixa para o exercício findo naquela data, de acordo com pr</w:t>
      </w:r>
      <w:r>
        <w:rPr>
          <w:rFonts w:ascii="Times New Roman" w:eastAsia="Arial" w:hAnsi="Times New Roman"/>
          <w:sz w:val="24"/>
          <w:szCs w:val="24"/>
        </w:rPr>
        <w:t>á</w:t>
      </w:r>
      <w:r w:rsidRPr="00405355">
        <w:rPr>
          <w:rFonts w:ascii="Times New Roman" w:eastAsia="Arial" w:hAnsi="Times New Roman"/>
          <w:sz w:val="24"/>
          <w:szCs w:val="24"/>
        </w:rPr>
        <w:t>ticas contábeis adotadas no Brasil.</w:t>
      </w:r>
    </w:p>
    <w:p w14:paraId="156DC98B" w14:textId="77777777" w:rsidR="004B39EB" w:rsidRPr="00405355" w:rsidRDefault="004B39EB" w:rsidP="004B39EB">
      <w:pPr>
        <w:spacing w:after="0" w:line="240" w:lineRule="auto"/>
        <w:rPr>
          <w:rFonts w:ascii="Times New Roman" w:hAnsi="Times New Roman"/>
          <w:sz w:val="24"/>
          <w:szCs w:val="24"/>
        </w:rPr>
      </w:pPr>
    </w:p>
    <w:p w14:paraId="2FD99B49"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Base para opinião adversa</w:t>
      </w:r>
    </w:p>
    <w:p w14:paraId="4A27056D" w14:textId="77777777" w:rsidR="004B39EB" w:rsidRPr="00405355" w:rsidRDefault="004B39EB" w:rsidP="004B39EB">
      <w:pPr>
        <w:spacing w:after="0" w:line="240" w:lineRule="auto"/>
        <w:rPr>
          <w:rFonts w:ascii="Times New Roman" w:hAnsi="Times New Roman"/>
          <w:sz w:val="24"/>
          <w:szCs w:val="24"/>
        </w:rPr>
      </w:pPr>
    </w:p>
    <w:p w14:paraId="5608127E"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hAnsi="Times New Roman"/>
          <w:sz w:val="24"/>
          <w:szCs w:val="24"/>
        </w:rPr>
        <w:t xml:space="preserve">Os acordos de financiamento da </w:t>
      </w:r>
      <w:r>
        <w:rPr>
          <w:rFonts w:ascii="Times New Roman" w:hAnsi="Times New Roman"/>
          <w:sz w:val="24"/>
          <w:szCs w:val="24"/>
        </w:rPr>
        <w:t>Companhia</w:t>
      </w:r>
      <w:r w:rsidRPr="00405355">
        <w:rPr>
          <w:rFonts w:ascii="Times New Roman" w:hAnsi="Times New Roman"/>
          <w:sz w:val="24"/>
          <w:szCs w:val="24"/>
        </w:rPr>
        <w:t xml:space="preserve"> expiraram e os montantes vencidos são devidos em 31 de dezembro de 20X1. A </w:t>
      </w:r>
      <w:r>
        <w:rPr>
          <w:rFonts w:ascii="Times New Roman" w:hAnsi="Times New Roman"/>
          <w:sz w:val="24"/>
          <w:szCs w:val="24"/>
        </w:rPr>
        <w:t>Companhia</w:t>
      </w:r>
      <w:r w:rsidRPr="00405355">
        <w:rPr>
          <w:rFonts w:ascii="Times New Roman" w:hAnsi="Times New Roman"/>
          <w:sz w:val="24"/>
          <w:szCs w:val="24"/>
        </w:rPr>
        <w:t xml:space="preserve"> não conseguiu renegociar ou obter novos financiamentos e está considerando declarar falência.</w:t>
      </w:r>
      <w:r w:rsidRPr="00405355">
        <w:rPr>
          <w:rFonts w:ascii="Times New Roman" w:eastAsia="Arial" w:hAnsi="Times New Roman"/>
          <w:sz w:val="24"/>
          <w:szCs w:val="24"/>
        </w:rPr>
        <w:t xml:space="preserve"> Essa situação indica a existência de </w:t>
      </w:r>
      <w:r>
        <w:rPr>
          <w:rFonts w:ascii="Times New Roman" w:eastAsia="Arial" w:hAnsi="Times New Roman"/>
          <w:sz w:val="24"/>
          <w:szCs w:val="24"/>
        </w:rPr>
        <w:t>incerteza relevante</w:t>
      </w:r>
      <w:r w:rsidRPr="00405355">
        <w:rPr>
          <w:rFonts w:ascii="Times New Roman" w:eastAsia="Arial" w:hAnsi="Times New Roman"/>
          <w:sz w:val="24"/>
          <w:szCs w:val="24"/>
        </w:rPr>
        <w:t xml:space="preserve"> que pode levantar dúvida significativa quanto à capacidade de continuidade operacional da </w:t>
      </w:r>
      <w:r>
        <w:rPr>
          <w:rFonts w:ascii="Times New Roman" w:eastAsia="Arial" w:hAnsi="Times New Roman"/>
          <w:sz w:val="24"/>
          <w:szCs w:val="24"/>
        </w:rPr>
        <w:t>Companhia</w:t>
      </w:r>
      <w:r w:rsidRPr="00405355">
        <w:rPr>
          <w:rFonts w:ascii="Times New Roman" w:eastAsia="Arial" w:hAnsi="Times New Roman"/>
          <w:sz w:val="24"/>
          <w:szCs w:val="24"/>
        </w:rPr>
        <w:t>. As demonstrações contábeis não divulgam adequadamente esse assunto.</w:t>
      </w:r>
    </w:p>
    <w:p w14:paraId="0EBA5B32" w14:textId="77777777" w:rsidR="004B39EB" w:rsidRPr="00405355" w:rsidRDefault="004B39EB" w:rsidP="004B39EB">
      <w:pPr>
        <w:spacing w:after="0" w:line="240" w:lineRule="auto"/>
        <w:rPr>
          <w:rFonts w:ascii="Times New Roman" w:hAnsi="Times New Roman"/>
          <w:sz w:val="24"/>
          <w:szCs w:val="24"/>
        </w:rPr>
      </w:pPr>
    </w:p>
    <w:p w14:paraId="1E494477"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Nossa auditoria foi conduzida de acordo com as normas brasileiras e internacionais de auditoria. Nossas responsabilidades, em confo</w:t>
      </w:r>
      <w:r>
        <w:rPr>
          <w:rFonts w:ascii="Times New Roman" w:eastAsia="Arial" w:hAnsi="Times New Roman"/>
          <w:sz w:val="24"/>
          <w:szCs w:val="24"/>
        </w:rPr>
        <w:t>r</w:t>
      </w:r>
      <w:r w:rsidRPr="00405355">
        <w:rPr>
          <w:rFonts w:ascii="Times New Roman" w:eastAsia="Arial" w:hAnsi="Times New Roman"/>
          <w:sz w:val="24"/>
          <w:szCs w:val="24"/>
        </w:rPr>
        <w:t>midade com tais normas</w:t>
      </w:r>
      <w:r>
        <w:rPr>
          <w:rFonts w:ascii="Times New Roman" w:eastAsia="Arial" w:hAnsi="Times New Roman"/>
          <w:sz w:val="24"/>
          <w:szCs w:val="24"/>
        </w:rPr>
        <w:t>,</w:t>
      </w:r>
      <w:r w:rsidRPr="00405355">
        <w:rPr>
          <w:rFonts w:ascii="Times New Roman" w:eastAsia="Arial" w:hAnsi="Times New Roman"/>
          <w:sz w:val="24"/>
          <w:szCs w:val="24"/>
        </w:rPr>
        <w:t xml:space="preserve"> estão descritas na seção a seguir</w:t>
      </w:r>
      <w:r>
        <w:rPr>
          <w:rFonts w:ascii="Times New Roman" w:eastAsia="Arial" w:hAnsi="Times New Roman"/>
          <w:sz w:val="24"/>
          <w:szCs w:val="24"/>
        </w:rPr>
        <w:t>,</w:t>
      </w:r>
      <w:r w:rsidRPr="00405355">
        <w:rPr>
          <w:rFonts w:ascii="Times New Roman" w:eastAsia="Arial" w:hAnsi="Times New Roman"/>
          <w:sz w:val="24"/>
          <w:szCs w:val="24"/>
        </w:rPr>
        <w:t xml:space="preserve"> intitulada “Responsabilidade</w:t>
      </w:r>
      <w:r>
        <w:rPr>
          <w:rFonts w:ascii="Times New Roman" w:eastAsia="Arial" w:hAnsi="Times New Roman"/>
          <w:sz w:val="24"/>
          <w:szCs w:val="24"/>
        </w:rPr>
        <w:t>s</w:t>
      </w:r>
      <w:r w:rsidRPr="00405355">
        <w:rPr>
          <w:rFonts w:ascii="Times New Roman" w:eastAsia="Arial" w:hAnsi="Times New Roman"/>
          <w:sz w:val="24"/>
          <w:szCs w:val="24"/>
        </w:rPr>
        <w:t xml:space="preserve"> do auditor pela auditoria das demonstrações contábeis”. Somos independentes em relação à </w:t>
      </w:r>
      <w:r>
        <w:rPr>
          <w:rFonts w:ascii="Times New Roman" w:eastAsia="Arial" w:hAnsi="Times New Roman"/>
          <w:sz w:val="24"/>
          <w:szCs w:val="24"/>
        </w:rPr>
        <w:t>Companhia,</w:t>
      </w:r>
      <w:r w:rsidRPr="00405355">
        <w:rPr>
          <w:rFonts w:ascii="Times New Roman" w:eastAsia="Arial"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eastAsia="Arial" w:hAnsi="Times New Roman"/>
          <w:sz w:val="24"/>
          <w:szCs w:val="24"/>
        </w:rPr>
        <w:t>,</w:t>
      </w:r>
      <w:r w:rsidRPr="00405355">
        <w:rPr>
          <w:rFonts w:ascii="Times New Roman" w:eastAsia="Arial" w:hAnsi="Times New Roman"/>
          <w:sz w:val="24"/>
          <w:szCs w:val="24"/>
        </w:rPr>
        <w:t xml:space="preserve"> e cumprimos com as demais responsabilidades éticas de acordo com essas normas.</w:t>
      </w:r>
      <w:r>
        <w:rPr>
          <w:rFonts w:ascii="Times New Roman" w:eastAsia="Arial" w:hAnsi="Times New Roman"/>
          <w:sz w:val="24"/>
          <w:szCs w:val="24"/>
        </w:rPr>
        <w:t xml:space="preserve"> </w:t>
      </w:r>
      <w:r w:rsidRPr="00405355">
        <w:rPr>
          <w:rFonts w:ascii="Times New Roman" w:eastAsia="Arial" w:hAnsi="Times New Roman"/>
          <w:sz w:val="24"/>
          <w:szCs w:val="24"/>
        </w:rPr>
        <w:t>Acreditamos que a evidência de auditoria obtida é suficiente e adequada para fundamentar nossa opinião adversa.</w:t>
      </w:r>
    </w:p>
    <w:p w14:paraId="7BD43EA7" w14:textId="77777777" w:rsidR="004B39EB" w:rsidRPr="00405355" w:rsidRDefault="004B39EB" w:rsidP="004B39EB">
      <w:pPr>
        <w:spacing w:after="0" w:line="240" w:lineRule="auto"/>
        <w:jc w:val="both"/>
        <w:rPr>
          <w:rFonts w:ascii="Times New Roman" w:eastAsia="Arial" w:hAnsi="Times New Roman"/>
          <w:sz w:val="24"/>
          <w:szCs w:val="24"/>
        </w:rPr>
      </w:pPr>
    </w:p>
    <w:p w14:paraId="18747A11"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 xml:space="preserve">Outras informações que acompanham as demonstrações contábeis e o relatório do auditor </w:t>
      </w:r>
    </w:p>
    <w:p w14:paraId="477B9925" w14:textId="77777777" w:rsidR="004B39EB" w:rsidRPr="00405355" w:rsidRDefault="004B39EB" w:rsidP="004B39EB">
      <w:pPr>
        <w:spacing w:after="0" w:line="240" w:lineRule="auto"/>
        <w:rPr>
          <w:rFonts w:ascii="Times New Roman" w:hAnsi="Times New Roman"/>
          <w:sz w:val="24"/>
          <w:szCs w:val="24"/>
        </w:rPr>
      </w:pPr>
    </w:p>
    <w:p w14:paraId="6BAEF868"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 xml:space="preserve">Apresentação de acordo com </w:t>
      </w:r>
      <w:r>
        <w:rPr>
          <w:rFonts w:ascii="Times New Roman" w:eastAsia="Arial" w:hAnsi="Times New Roman"/>
          <w:i/>
          <w:sz w:val="24"/>
          <w:szCs w:val="24"/>
        </w:rPr>
        <w:t>o</w:t>
      </w:r>
      <w:r w:rsidRPr="00405355">
        <w:rPr>
          <w:rFonts w:ascii="Times New Roman" w:eastAsia="Arial" w:hAnsi="Times New Roman"/>
          <w:i/>
          <w:sz w:val="24"/>
          <w:szCs w:val="24"/>
        </w:rPr>
        <w:t xml:space="preserve"> Exemplo 7 </w:t>
      </w:r>
      <w:r>
        <w:rPr>
          <w:rFonts w:ascii="Times New Roman" w:eastAsia="Arial" w:hAnsi="Times New Roman"/>
          <w:i/>
          <w:sz w:val="24"/>
          <w:szCs w:val="24"/>
        </w:rPr>
        <w:t>d</w:t>
      </w:r>
      <w:r w:rsidRPr="00405355">
        <w:rPr>
          <w:rFonts w:ascii="Times New Roman" w:eastAsia="Arial" w:hAnsi="Times New Roman"/>
          <w:i/>
          <w:sz w:val="24"/>
          <w:szCs w:val="24"/>
        </w:rPr>
        <w:t>o Apêndice 2 da NBC TA 720. O último parágrafo da seção “Outras informações”</w:t>
      </w:r>
      <w:r>
        <w:rPr>
          <w:rFonts w:ascii="Times New Roman" w:eastAsia="Arial" w:hAnsi="Times New Roman"/>
          <w:i/>
          <w:sz w:val="24"/>
          <w:szCs w:val="24"/>
        </w:rPr>
        <w:t>,</w:t>
      </w:r>
      <w:r w:rsidRPr="00405355">
        <w:rPr>
          <w:rFonts w:ascii="Times New Roman" w:eastAsia="Arial" w:hAnsi="Times New Roman"/>
          <w:i/>
          <w:sz w:val="24"/>
          <w:szCs w:val="24"/>
        </w:rPr>
        <w:t xml:space="preserve"> no Exemplo 7</w:t>
      </w:r>
      <w:r>
        <w:rPr>
          <w:rFonts w:ascii="Times New Roman" w:eastAsia="Arial" w:hAnsi="Times New Roman"/>
          <w:i/>
          <w:sz w:val="24"/>
          <w:szCs w:val="24"/>
        </w:rPr>
        <w:t>,</w:t>
      </w:r>
      <w:r w:rsidRPr="00405355">
        <w:rPr>
          <w:rFonts w:ascii="Times New Roman" w:eastAsia="Arial" w:hAnsi="Times New Roman"/>
          <w:i/>
          <w:sz w:val="24"/>
          <w:szCs w:val="24"/>
        </w:rPr>
        <w:t xml:space="preserve"> </w:t>
      </w:r>
      <w:r>
        <w:rPr>
          <w:rFonts w:ascii="Times New Roman" w:eastAsia="Arial" w:hAnsi="Times New Roman"/>
          <w:i/>
          <w:sz w:val="24"/>
          <w:szCs w:val="24"/>
        </w:rPr>
        <w:t>é</w:t>
      </w:r>
      <w:r w:rsidRPr="00405355">
        <w:rPr>
          <w:rFonts w:ascii="Times New Roman" w:eastAsia="Arial" w:hAnsi="Times New Roman"/>
          <w:i/>
          <w:sz w:val="24"/>
          <w:szCs w:val="24"/>
        </w:rPr>
        <w:t xml:space="preserve"> customizado para descrever o assunto específico que deu origem à opinião com ressalva que também afeta outras informações</w:t>
      </w:r>
      <w:r>
        <w:rPr>
          <w:rFonts w:ascii="Times New Roman" w:eastAsia="Arial" w:hAnsi="Times New Roman"/>
          <w:i/>
          <w:sz w:val="24"/>
          <w:szCs w:val="24"/>
        </w:rPr>
        <w:t>]</w:t>
      </w:r>
      <w:r w:rsidRPr="00405355">
        <w:rPr>
          <w:rFonts w:ascii="Times New Roman" w:eastAsia="Arial" w:hAnsi="Times New Roman"/>
          <w:i/>
          <w:sz w:val="24"/>
          <w:szCs w:val="24"/>
        </w:rPr>
        <w:t>.</w:t>
      </w:r>
    </w:p>
    <w:p w14:paraId="327C9110" w14:textId="77777777" w:rsidR="004B39EB" w:rsidRPr="00405355" w:rsidRDefault="004B39EB" w:rsidP="004B39EB">
      <w:pPr>
        <w:spacing w:after="0" w:line="240" w:lineRule="auto"/>
        <w:rPr>
          <w:rFonts w:ascii="Times New Roman" w:hAnsi="Times New Roman"/>
          <w:sz w:val="24"/>
          <w:szCs w:val="24"/>
        </w:rPr>
      </w:pPr>
    </w:p>
    <w:p w14:paraId="6FD5E036"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Responsabilidade</w:t>
      </w:r>
      <w:r>
        <w:rPr>
          <w:rFonts w:ascii="Times New Roman" w:eastAsia="Arial" w:hAnsi="Times New Roman"/>
          <w:b/>
          <w:bCs/>
          <w:sz w:val="24"/>
          <w:szCs w:val="24"/>
        </w:rPr>
        <w:t>s</w:t>
      </w:r>
      <w:r w:rsidRPr="00405355">
        <w:rPr>
          <w:rFonts w:ascii="Times New Roman" w:eastAsia="Arial" w:hAnsi="Times New Roman"/>
          <w:b/>
          <w:bCs/>
          <w:sz w:val="24"/>
          <w:szCs w:val="24"/>
        </w:rPr>
        <w:t xml:space="preserve"> da administração e da governança pelas demonstrações contábeis</w:t>
      </w:r>
      <w:r>
        <w:rPr>
          <w:rFonts w:ascii="Times New Roman" w:eastAsia="Arial" w:hAnsi="Times New Roman"/>
          <w:b/>
          <w:bCs/>
          <w:sz w:val="24"/>
          <w:szCs w:val="24"/>
          <w:vertAlign w:val="superscript"/>
        </w:rPr>
        <w:t>(2)</w:t>
      </w:r>
    </w:p>
    <w:p w14:paraId="7B0769CE" w14:textId="77777777" w:rsidR="004B39EB" w:rsidRPr="00405355" w:rsidRDefault="004B39EB" w:rsidP="004B39EB">
      <w:pPr>
        <w:spacing w:after="0" w:line="240" w:lineRule="auto"/>
        <w:rPr>
          <w:rFonts w:ascii="Times New Roman" w:hAnsi="Times New Roman"/>
          <w:sz w:val="24"/>
          <w:szCs w:val="24"/>
        </w:rPr>
      </w:pPr>
    </w:p>
    <w:p w14:paraId="6672FD25"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Apresentação de acordo com exemplo 1 da NBC TA 700</w:t>
      </w:r>
      <w:r w:rsidRPr="005C098B">
        <w:rPr>
          <w:rFonts w:ascii="Times New Roman" w:eastAsia="Arial" w:hAnsi="Times New Roman"/>
          <w:sz w:val="24"/>
          <w:szCs w:val="24"/>
          <w:vertAlign w:val="superscript"/>
        </w:rPr>
        <w:t>(3)</w:t>
      </w:r>
      <w:r w:rsidRPr="00405355">
        <w:rPr>
          <w:rFonts w:ascii="Times New Roman" w:eastAsia="Arial" w:hAnsi="Times New Roman"/>
          <w:sz w:val="24"/>
          <w:szCs w:val="24"/>
        </w:rPr>
        <w:t>]</w:t>
      </w:r>
      <w:r>
        <w:rPr>
          <w:rFonts w:ascii="Times New Roman" w:eastAsia="Arial" w:hAnsi="Times New Roman"/>
          <w:sz w:val="24"/>
          <w:szCs w:val="24"/>
        </w:rPr>
        <w:t>.</w:t>
      </w:r>
    </w:p>
    <w:p w14:paraId="64665147" w14:textId="77777777" w:rsidR="004B39EB" w:rsidRPr="00405355" w:rsidRDefault="004B39EB" w:rsidP="004B39EB">
      <w:pPr>
        <w:spacing w:after="0" w:line="240" w:lineRule="auto"/>
        <w:rPr>
          <w:rFonts w:ascii="Times New Roman" w:hAnsi="Times New Roman"/>
          <w:sz w:val="24"/>
          <w:szCs w:val="24"/>
        </w:rPr>
      </w:pPr>
    </w:p>
    <w:p w14:paraId="4448ECA8"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b/>
          <w:bCs/>
          <w:sz w:val="24"/>
          <w:szCs w:val="24"/>
        </w:rPr>
        <w:t>Responsabilidade</w:t>
      </w:r>
      <w:r>
        <w:rPr>
          <w:rFonts w:ascii="Times New Roman" w:eastAsia="Arial" w:hAnsi="Times New Roman"/>
          <w:b/>
          <w:bCs/>
          <w:sz w:val="24"/>
          <w:szCs w:val="24"/>
        </w:rPr>
        <w:t>s</w:t>
      </w:r>
      <w:r w:rsidRPr="00405355">
        <w:rPr>
          <w:rFonts w:ascii="Times New Roman" w:eastAsia="Arial" w:hAnsi="Times New Roman"/>
          <w:b/>
          <w:bCs/>
          <w:sz w:val="24"/>
          <w:szCs w:val="24"/>
        </w:rPr>
        <w:t xml:space="preserve"> do auditor pela auditoria das demonstrações contábeis</w:t>
      </w:r>
    </w:p>
    <w:p w14:paraId="3CABB708" w14:textId="77777777" w:rsidR="004B39EB" w:rsidRPr="00405355" w:rsidRDefault="004B39EB" w:rsidP="004B39EB">
      <w:pPr>
        <w:spacing w:after="0" w:line="240" w:lineRule="auto"/>
        <w:rPr>
          <w:rFonts w:ascii="Times New Roman" w:hAnsi="Times New Roman"/>
          <w:sz w:val="24"/>
          <w:szCs w:val="24"/>
        </w:rPr>
      </w:pPr>
    </w:p>
    <w:p w14:paraId="22998B1F" w14:textId="77777777" w:rsidR="004B39EB" w:rsidRPr="00405355" w:rsidRDefault="004B39EB" w:rsidP="004B39EB">
      <w:pPr>
        <w:spacing w:after="0" w:line="240" w:lineRule="auto"/>
        <w:jc w:val="both"/>
        <w:rPr>
          <w:rFonts w:ascii="Times New Roman" w:eastAsia="Arial" w:hAnsi="Times New Roman"/>
          <w:sz w:val="24"/>
          <w:szCs w:val="24"/>
        </w:rPr>
      </w:pPr>
      <w:r w:rsidRPr="00405355">
        <w:rPr>
          <w:rFonts w:ascii="Times New Roman" w:eastAsia="Arial" w:hAnsi="Times New Roman"/>
          <w:sz w:val="24"/>
          <w:szCs w:val="24"/>
        </w:rPr>
        <w:t>[</w:t>
      </w:r>
      <w:r w:rsidRPr="00405355">
        <w:rPr>
          <w:rFonts w:ascii="Times New Roman" w:eastAsia="Arial" w:hAnsi="Times New Roman"/>
          <w:i/>
          <w:sz w:val="24"/>
          <w:szCs w:val="24"/>
        </w:rPr>
        <w:t>Apresentação de acordo com exemplo 1 da NBC TA 700</w:t>
      </w:r>
      <w:r w:rsidRPr="005C098B">
        <w:rPr>
          <w:rFonts w:ascii="Times New Roman" w:eastAsia="Arial" w:hAnsi="Times New Roman"/>
          <w:sz w:val="24"/>
          <w:szCs w:val="24"/>
          <w:vertAlign w:val="superscript"/>
        </w:rPr>
        <w:t>(3)</w:t>
      </w:r>
      <w:r w:rsidRPr="00405355">
        <w:rPr>
          <w:rFonts w:ascii="Times New Roman" w:eastAsia="Arial" w:hAnsi="Times New Roman"/>
          <w:sz w:val="24"/>
          <w:szCs w:val="24"/>
        </w:rPr>
        <w:t>]</w:t>
      </w:r>
      <w:r>
        <w:rPr>
          <w:rFonts w:ascii="Times New Roman" w:eastAsia="Arial" w:hAnsi="Times New Roman"/>
          <w:sz w:val="24"/>
          <w:szCs w:val="24"/>
        </w:rPr>
        <w:t>.</w:t>
      </w:r>
    </w:p>
    <w:p w14:paraId="777AD63C" w14:textId="77777777" w:rsidR="004B39EB" w:rsidRPr="00405355" w:rsidRDefault="004B39EB" w:rsidP="004B39EB">
      <w:pPr>
        <w:spacing w:after="0" w:line="240" w:lineRule="auto"/>
        <w:rPr>
          <w:rFonts w:ascii="Times New Roman" w:hAnsi="Times New Roman"/>
          <w:sz w:val="24"/>
          <w:szCs w:val="24"/>
        </w:rPr>
      </w:pPr>
    </w:p>
    <w:p w14:paraId="3E79C1EB" w14:textId="77777777" w:rsidR="004B39EB" w:rsidRPr="00405355" w:rsidRDefault="004B39EB" w:rsidP="004B39EB">
      <w:pPr>
        <w:spacing w:after="0" w:line="240" w:lineRule="auto"/>
        <w:jc w:val="both"/>
        <w:rPr>
          <w:rFonts w:ascii="Times New Roman" w:hAnsi="Times New Roman"/>
          <w:sz w:val="24"/>
          <w:szCs w:val="24"/>
        </w:rPr>
      </w:pPr>
      <w:r>
        <w:rPr>
          <w:rFonts w:ascii="Times New Roman" w:hAnsi="Times New Roman"/>
          <w:sz w:val="24"/>
          <w:szCs w:val="24"/>
        </w:rPr>
        <w:t>[</w:t>
      </w:r>
      <w:r w:rsidRPr="00405355">
        <w:rPr>
          <w:rFonts w:ascii="Times New Roman" w:hAnsi="Times New Roman"/>
          <w:sz w:val="24"/>
          <w:szCs w:val="24"/>
        </w:rPr>
        <w:t>Local (localidade do escritório de auditoria que emitiu o relatório) e data do relatório do auditor independente]</w:t>
      </w:r>
    </w:p>
    <w:p w14:paraId="6011339A"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[Nome do auditor independente (pessoa física ou jurídica)]</w:t>
      </w:r>
    </w:p>
    <w:p w14:paraId="0EF595FB"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[Nome do profissional (sócio ou responsável técnico, no caso de o auditor ser pessoa jurídica)]</w:t>
      </w:r>
    </w:p>
    <w:p w14:paraId="7E877B66"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[Números de registro no CRC da firma de auditoria e do profissional que assina o relatório]</w:t>
      </w:r>
    </w:p>
    <w:p w14:paraId="2E95E141" w14:textId="77777777" w:rsidR="004B39EB" w:rsidRPr="00405355" w:rsidRDefault="004B39EB" w:rsidP="004B39EB">
      <w:pPr>
        <w:spacing w:after="0" w:line="240" w:lineRule="auto"/>
        <w:jc w:val="both"/>
        <w:rPr>
          <w:rFonts w:ascii="Times New Roman" w:hAnsi="Times New Roman"/>
          <w:sz w:val="24"/>
          <w:szCs w:val="24"/>
        </w:rPr>
      </w:pPr>
      <w:r w:rsidRPr="00405355">
        <w:rPr>
          <w:rFonts w:ascii="Times New Roman" w:hAnsi="Times New Roman"/>
          <w:sz w:val="24"/>
          <w:szCs w:val="24"/>
        </w:rPr>
        <w:t>[Assinatura do auditor independente]</w:t>
      </w:r>
    </w:p>
    <w:p w14:paraId="46EF555A" w14:textId="77777777" w:rsidR="004B39EB" w:rsidRPr="00405355" w:rsidRDefault="004B39EB" w:rsidP="004B39EB">
      <w:pPr>
        <w:spacing w:after="0" w:line="240" w:lineRule="auto"/>
        <w:rPr>
          <w:rFonts w:ascii="Times New Roman" w:hAnsi="Times New Roman"/>
          <w:sz w:val="24"/>
          <w:szCs w:val="24"/>
        </w:rPr>
      </w:pPr>
    </w:p>
    <w:p w14:paraId="66AA3642" w14:textId="77777777" w:rsidR="004B39EB" w:rsidRPr="005C098B" w:rsidRDefault="004B39EB" w:rsidP="004B39EB">
      <w:pPr>
        <w:spacing w:after="12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(1) </w:t>
      </w:r>
      <w:r w:rsidRPr="005C098B">
        <w:rPr>
          <w:rFonts w:ascii="Times New Roman" w:eastAsia="Arial" w:hAnsi="Times New Roman"/>
          <w:sz w:val="20"/>
          <w:szCs w:val="20"/>
        </w:rPr>
        <w:t>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2AF076A4" w14:textId="77777777" w:rsidR="004B39EB" w:rsidRPr="005C098B" w:rsidRDefault="004B39EB" w:rsidP="004B39EB">
      <w:pPr>
        <w:spacing w:after="120" w:line="240" w:lineRule="auto"/>
        <w:ind w:left="284" w:hanging="284"/>
        <w:jc w:val="both"/>
        <w:rPr>
          <w:rFonts w:ascii="Times New Roman" w:eastAsia="Arial" w:hAnsi="Times New Roman"/>
          <w:sz w:val="20"/>
          <w:szCs w:val="20"/>
        </w:rPr>
      </w:pPr>
      <w:r>
        <w:rPr>
          <w:rFonts w:ascii="Times New Roman" w:eastAsia="Arial" w:hAnsi="Times New Roman"/>
          <w:sz w:val="20"/>
          <w:szCs w:val="20"/>
        </w:rPr>
        <w:t xml:space="preserve">(2) </w:t>
      </w:r>
      <w:r w:rsidRPr="005C098B">
        <w:rPr>
          <w:rFonts w:ascii="Times New Roman" w:eastAsia="Arial" w:hAnsi="Times New Roman"/>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6604444C" w14:textId="77777777" w:rsidR="004B39EB" w:rsidRPr="005C098B" w:rsidRDefault="004B39EB" w:rsidP="004B39EB">
      <w:pPr>
        <w:spacing w:after="0" w:line="240" w:lineRule="auto"/>
        <w:ind w:left="284" w:hanging="284"/>
        <w:jc w:val="both"/>
        <w:rPr>
          <w:rFonts w:ascii="Times New Roman" w:hAnsi="Times New Roman"/>
          <w:sz w:val="24"/>
          <w:szCs w:val="24"/>
        </w:rPr>
      </w:pPr>
      <w:r>
        <w:rPr>
          <w:rFonts w:ascii="Times New Roman" w:eastAsia="Arial" w:hAnsi="Times New Roman"/>
          <w:sz w:val="20"/>
          <w:szCs w:val="20"/>
        </w:rPr>
        <w:t xml:space="preserve">(3) </w:t>
      </w:r>
      <w:r w:rsidRPr="005C098B">
        <w:rPr>
          <w:rFonts w:ascii="Times New Roman" w:eastAsia="Arial" w:hAnsi="Times New Roman"/>
          <w:sz w:val="20"/>
          <w:szCs w:val="20"/>
        </w:rPr>
        <w:t>Os itens 34 e 39 da NBC TA 700 requerem a inclusão de texto no relatório do auditor independente para todas as entidades com relação à continuidade operacional para descrever as respectivas responsabilidades dos responsáveis pelas demonstrações contábeis e do auditor em relação à continuidade operacional.</w:t>
      </w:r>
    </w:p>
    <w:p w14:paraId="4FB0BA15" w14:textId="77777777" w:rsidR="002A7EB0" w:rsidRPr="002A7EB0" w:rsidRDefault="002A7EB0" w:rsidP="002A7EB0"/>
    <w:p w14:paraId="0FC2DBAA" w14:textId="1864498B" w:rsidR="00F40EBC" w:rsidRDefault="00F40EBC" w:rsidP="00D17E06">
      <w:pPr>
        <w:pStyle w:val="Ttulo1"/>
        <w:spacing w:before="0" w:after="120" w:line="240" w:lineRule="auto"/>
        <w:rPr>
          <w:rFonts w:ascii="Times New Roman" w:hAnsi="Times New Roman" w:cs="Times New Roman"/>
          <w:b/>
          <w:bCs/>
          <w:color w:val="auto"/>
          <w:sz w:val="24"/>
          <w:szCs w:val="24"/>
        </w:rPr>
      </w:pPr>
      <w:bookmarkStart w:id="147" w:name="_Toc183036863"/>
      <w:r w:rsidRPr="00D17E06">
        <w:rPr>
          <w:rFonts w:ascii="Times New Roman" w:hAnsi="Times New Roman" w:cs="Times New Roman"/>
          <w:b/>
          <w:bCs/>
          <w:color w:val="auto"/>
          <w:sz w:val="24"/>
          <w:szCs w:val="24"/>
        </w:rPr>
        <w:t>NBC TA 580 (R1)</w:t>
      </w:r>
      <w:bookmarkEnd w:id="147"/>
    </w:p>
    <w:p w14:paraId="179C333E" w14:textId="5DF2CDE8" w:rsidR="004B39EB" w:rsidRPr="004B39EB" w:rsidRDefault="004B39EB" w:rsidP="004B39EB">
      <w:pPr>
        <w:jc w:val="center"/>
        <w:rPr>
          <w:b/>
          <w:bCs/>
        </w:rPr>
      </w:pPr>
      <w:r w:rsidRPr="004B39EB">
        <w:rPr>
          <w:b/>
          <w:bCs/>
        </w:rPr>
        <w:t>NBC TA 580 (R1) – REPRESENTAÇÕES FORMAIS</w:t>
      </w:r>
    </w:p>
    <w:p w14:paraId="5E6684C6" w14:textId="77777777" w:rsidR="004B39EB" w:rsidRDefault="004B39EB" w:rsidP="004B39EB">
      <w:pPr>
        <w:jc w:val="both"/>
      </w:pPr>
    </w:p>
    <w:p w14:paraId="1E008310" w14:textId="77777777" w:rsidR="004B39EB" w:rsidRDefault="004B39EB" w:rsidP="004B39EB">
      <w:pPr>
        <w:jc w:val="both"/>
      </w:pPr>
      <w:r>
        <w:rPr>
          <w:i/>
          <w:iCs/>
          <w:sz w:val="20"/>
          <w:szCs w:val="20"/>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14B0BC34" w14:textId="77777777" w:rsidR="004B39EB" w:rsidRDefault="004B39EB" w:rsidP="004B39EB">
      <w:pPr>
        <w:jc w:val="both"/>
      </w:pPr>
    </w:p>
    <w:p w14:paraId="5B30E3FE" w14:textId="77777777" w:rsidR="004B39EB" w:rsidRDefault="004B39EB" w:rsidP="004B39EB">
      <w:pPr>
        <w:pStyle w:val="Default"/>
        <w:jc w:val="both"/>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3"/>
        <w:gridCol w:w="1417"/>
      </w:tblGrid>
      <w:tr w:rsidR="004B39EB" w14:paraId="57A7C4DB" w14:textId="77777777" w:rsidTr="009A4CD5">
        <w:tc>
          <w:tcPr>
            <w:tcW w:w="7796" w:type="dxa"/>
          </w:tcPr>
          <w:p w14:paraId="7DA75D96" w14:textId="77777777" w:rsidR="004B39EB" w:rsidRPr="00BC39E1" w:rsidRDefault="004B39EB" w:rsidP="009A4CD5">
            <w:pPr>
              <w:pStyle w:val="Contentshead"/>
              <w:spacing w:before="60" w:after="60"/>
              <w:jc w:val="both"/>
              <w:rPr>
                <w:color w:val="000000"/>
                <w:sz w:val="24"/>
              </w:rPr>
            </w:pPr>
            <w:r w:rsidRPr="00BC39E1">
              <w:rPr>
                <w:b/>
                <w:bCs/>
                <w:color w:val="000000"/>
                <w:sz w:val="24"/>
              </w:rPr>
              <w:t>Sumário</w:t>
            </w:r>
          </w:p>
        </w:tc>
        <w:tc>
          <w:tcPr>
            <w:tcW w:w="1418" w:type="dxa"/>
          </w:tcPr>
          <w:p w14:paraId="18BE4D4A" w14:textId="77777777" w:rsidR="004B39EB" w:rsidRPr="00BC39E1" w:rsidRDefault="004B39EB" w:rsidP="009A4CD5">
            <w:pPr>
              <w:pStyle w:val="Default"/>
              <w:spacing w:before="60" w:after="60"/>
              <w:jc w:val="center"/>
              <w:rPr>
                <w:b/>
              </w:rPr>
            </w:pPr>
            <w:r w:rsidRPr="00BC39E1">
              <w:rPr>
                <w:b/>
              </w:rPr>
              <w:t>Item</w:t>
            </w:r>
          </w:p>
        </w:tc>
      </w:tr>
      <w:tr w:rsidR="004B39EB" w14:paraId="33DE3074" w14:textId="77777777" w:rsidTr="009A4CD5">
        <w:tc>
          <w:tcPr>
            <w:tcW w:w="7796" w:type="dxa"/>
          </w:tcPr>
          <w:p w14:paraId="5A37EF82" w14:textId="77777777" w:rsidR="004B39EB" w:rsidRPr="00BC39E1" w:rsidRDefault="004B39EB" w:rsidP="009A4CD5">
            <w:pPr>
              <w:pStyle w:val="Contents"/>
              <w:spacing w:before="60" w:after="60"/>
              <w:jc w:val="both"/>
              <w:rPr>
                <w:b/>
                <w:bCs/>
                <w:color w:val="000000"/>
                <w:sz w:val="24"/>
              </w:rPr>
            </w:pPr>
            <w:r w:rsidRPr="00BC39E1">
              <w:rPr>
                <w:b/>
                <w:bCs/>
                <w:color w:val="000000"/>
                <w:sz w:val="24"/>
              </w:rPr>
              <w:t>INTRODUÇÃO</w:t>
            </w:r>
          </w:p>
        </w:tc>
        <w:tc>
          <w:tcPr>
            <w:tcW w:w="1418" w:type="dxa"/>
          </w:tcPr>
          <w:p w14:paraId="2EEC21EC" w14:textId="77777777" w:rsidR="004B39EB" w:rsidRPr="00BC39E1" w:rsidRDefault="004B39EB" w:rsidP="009A4CD5">
            <w:pPr>
              <w:pStyle w:val="Default"/>
              <w:spacing w:before="60" w:after="60"/>
              <w:jc w:val="center"/>
            </w:pPr>
          </w:p>
        </w:tc>
      </w:tr>
      <w:tr w:rsidR="004B39EB" w14:paraId="765ADF77" w14:textId="77777777" w:rsidTr="009A4CD5">
        <w:tc>
          <w:tcPr>
            <w:tcW w:w="7796" w:type="dxa"/>
          </w:tcPr>
          <w:p w14:paraId="6DF5A42F" w14:textId="77777777" w:rsidR="004B39EB" w:rsidRPr="00BC39E1" w:rsidRDefault="004B39EB" w:rsidP="009A4CD5">
            <w:pPr>
              <w:pStyle w:val="Default"/>
              <w:spacing w:before="60" w:after="60"/>
              <w:jc w:val="both"/>
            </w:pPr>
            <w:r w:rsidRPr="00BC39E1">
              <w:t>Alcance</w:t>
            </w:r>
          </w:p>
        </w:tc>
        <w:tc>
          <w:tcPr>
            <w:tcW w:w="1418" w:type="dxa"/>
          </w:tcPr>
          <w:p w14:paraId="03A89B4F" w14:textId="77777777" w:rsidR="004B39EB" w:rsidRPr="00BC39E1" w:rsidRDefault="004B39EB" w:rsidP="009A4CD5">
            <w:pPr>
              <w:pStyle w:val="Default"/>
              <w:spacing w:before="60" w:after="60"/>
              <w:jc w:val="center"/>
            </w:pPr>
            <w:r w:rsidRPr="00BC39E1">
              <w:t>1 – 2</w:t>
            </w:r>
          </w:p>
        </w:tc>
      </w:tr>
      <w:tr w:rsidR="004B39EB" w14:paraId="50C5B241" w14:textId="77777777" w:rsidTr="009A4CD5">
        <w:tc>
          <w:tcPr>
            <w:tcW w:w="7796" w:type="dxa"/>
          </w:tcPr>
          <w:p w14:paraId="173BDA29" w14:textId="77777777" w:rsidR="004B39EB" w:rsidRPr="00BC39E1" w:rsidRDefault="004B39EB" w:rsidP="009A4CD5">
            <w:pPr>
              <w:pStyle w:val="Default"/>
              <w:spacing w:before="60" w:after="60"/>
              <w:jc w:val="both"/>
            </w:pPr>
            <w:r w:rsidRPr="00BC39E1">
              <w:t>Representações formais como evidência de auditoria</w:t>
            </w:r>
          </w:p>
        </w:tc>
        <w:tc>
          <w:tcPr>
            <w:tcW w:w="1418" w:type="dxa"/>
          </w:tcPr>
          <w:p w14:paraId="6E2D092B" w14:textId="77777777" w:rsidR="004B39EB" w:rsidRPr="00BC39E1" w:rsidRDefault="004B39EB" w:rsidP="009A4CD5">
            <w:pPr>
              <w:pStyle w:val="Default"/>
              <w:spacing w:before="60" w:after="60"/>
              <w:jc w:val="center"/>
            </w:pPr>
            <w:r w:rsidRPr="00BC39E1">
              <w:t>3 – 4</w:t>
            </w:r>
          </w:p>
        </w:tc>
      </w:tr>
      <w:tr w:rsidR="004B39EB" w14:paraId="08255D23" w14:textId="77777777" w:rsidTr="009A4CD5">
        <w:tc>
          <w:tcPr>
            <w:tcW w:w="7796" w:type="dxa"/>
          </w:tcPr>
          <w:p w14:paraId="4B54365D" w14:textId="77777777" w:rsidR="004B39EB" w:rsidRPr="00BC39E1" w:rsidRDefault="004B39EB" w:rsidP="009A4CD5">
            <w:pPr>
              <w:pStyle w:val="Default"/>
              <w:spacing w:before="60" w:after="60"/>
              <w:jc w:val="both"/>
            </w:pPr>
            <w:r w:rsidRPr="00BC39E1">
              <w:t>Data de vigência</w:t>
            </w:r>
          </w:p>
        </w:tc>
        <w:tc>
          <w:tcPr>
            <w:tcW w:w="1418" w:type="dxa"/>
          </w:tcPr>
          <w:p w14:paraId="78B663F3" w14:textId="77777777" w:rsidR="004B39EB" w:rsidRPr="00BC39E1" w:rsidRDefault="004B39EB" w:rsidP="009A4CD5">
            <w:pPr>
              <w:pStyle w:val="Default"/>
              <w:spacing w:before="60" w:after="60"/>
              <w:jc w:val="center"/>
            </w:pPr>
            <w:r w:rsidRPr="00BC39E1">
              <w:t>5</w:t>
            </w:r>
          </w:p>
        </w:tc>
      </w:tr>
      <w:tr w:rsidR="004B39EB" w14:paraId="7E6D7921" w14:textId="77777777" w:rsidTr="009A4CD5">
        <w:tc>
          <w:tcPr>
            <w:tcW w:w="7796" w:type="dxa"/>
          </w:tcPr>
          <w:p w14:paraId="1C72C4EF" w14:textId="77777777" w:rsidR="004B39EB" w:rsidRPr="00BC39E1" w:rsidRDefault="004B39EB" w:rsidP="009A4CD5">
            <w:pPr>
              <w:pStyle w:val="Default"/>
              <w:spacing w:before="60" w:after="60"/>
              <w:jc w:val="both"/>
              <w:rPr>
                <w:bCs/>
              </w:rPr>
            </w:pPr>
            <w:r w:rsidRPr="00BC39E1">
              <w:rPr>
                <w:b/>
                <w:bCs/>
              </w:rPr>
              <w:t>OBJETIVO</w:t>
            </w:r>
          </w:p>
        </w:tc>
        <w:tc>
          <w:tcPr>
            <w:tcW w:w="1418" w:type="dxa"/>
          </w:tcPr>
          <w:p w14:paraId="79F9C7A8" w14:textId="77777777" w:rsidR="004B39EB" w:rsidRPr="00BC39E1" w:rsidRDefault="004B39EB" w:rsidP="009A4CD5">
            <w:pPr>
              <w:pStyle w:val="Default"/>
              <w:spacing w:before="60" w:after="60"/>
              <w:jc w:val="center"/>
            </w:pPr>
            <w:r w:rsidRPr="00BC39E1">
              <w:t>6</w:t>
            </w:r>
          </w:p>
        </w:tc>
      </w:tr>
      <w:tr w:rsidR="004B39EB" w14:paraId="539080F7" w14:textId="77777777" w:rsidTr="009A4CD5">
        <w:tc>
          <w:tcPr>
            <w:tcW w:w="7796" w:type="dxa"/>
          </w:tcPr>
          <w:p w14:paraId="48CCE5FE" w14:textId="77777777" w:rsidR="004B39EB" w:rsidRPr="00BC39E1" w:rsidRDefault="004B39EB" w:rsidP="009A4CD5">
            <w:pPr>
              <w:pStyle w:val="Default"/>
              <w:spacing w:before="60" w:after="60"/>
              <w:jc w:val="both"/>
              <w:rPr>
                <w:bCs/>
              </w:rPr>
            </w:pPr>
            <w:r w:rsidRPr="00BC39E1">
              <w:rPr>
                <w:b/>
                <w:bCs/>
              </w:rPr>
              <w:t>DEFINIÇÕES</w:t>
            </w:r>
          </w:p>
        </w:tc>
        <w:tc>
          <w:tcPr>
            <w:tcW w:w="1418" w:type="dxa"/>
          </w:tcPr>
          <w:p w14:paraId="77A0169D" w14:textId="77777777" w:rsidR="004B39EB" w:rsidRPr="00BC39E1" w:rsidRDefault="004B39EB" w:rsidP="009A4CD5">
            <w:pPr>
              <w:pStyle w:val="Default"/>
              <w:spacing w:before="60" w:after="60"/>
              <w:jc w:val="center"/>
            </w:pPr>
            <w:r w:rsidRPr="00BC39E1">
              <w:t>7 – 8</w:t>
            </w:r>
          </w:p>
        </w:tc>
      </w:tr>
      <w:tr w:rsidR="004B39EB" w14:paraId="2DED7604" w14:textId="77777777" w:rsidTr="009A4CD5">
        <w:tc>
          <w:tcPr>
            <w:tcW w:w="7796" w:type="dxa"/>
          </w:tcPr>
          <w:p w14:paraId="69B06E5A" w14:textId="77777777" w:rsidR="004B39EB" w:rsidRPr="00BC39E1" w:rsidRDefault="004B39EB" w:rsidP="009A4CD5">
            <w:pPr>
              <w:pStyle w:val="Default"/>
              <w:spacing w:before="60" w:after="60"/>
              <w:jc w:val="both"/>
              <w:rPr>
                <w:b/>
                <w:bCs/>
              </w:rPr>
            </w:pPr>
            <w:r w:rsidRPr="00BC39E1">
              <w:rPr>
                <w:b/>
                <w:bCs/>
              </w:rPr>
              <w:t>REQUISITOS</w:t>
            </w:r>
          </w:p>
        </w:tc>
        <w:tc>
          <w:tcPr>
            <w:tcW w:w="1418" w:type="dxa"/>
          </w:tcPr>
          <w:p w14:paraId="30865EBE" w14:textId="77777777" w:rsidR="004B39EB" w:rsidRPr="00BC39E1" w:rsidRDefault="004B39EB" w:rsidP="009A4CD5">
            <w:pPr>
              <w:pStyle w:val="Default"/>
              <w:spacing w:before="60" w:after="60"/>
              <w:jc w:val="center"/>
            </w:pPr>
          </w:p>
        </w:tc>
      </w:tr>
      <w:tr w:rsidR="004B39EB" w14:paraId="3F105836" w14:textId="77777777" w:rsidTr="009A4CD5">
        <w:tc>
          <w:tcPr>
            <w:tcW w:w="7796" w:type="dxa"/>
          </w:tcPr>
          <w:p w14:paraId="09D54CE0" w14:textId="77777777" w:rsidR="004B39EB" w:rsidRPr="00BC39E1" w:rsidRDefault="004B39EB" w:rsidP="009A4CD5">
            <w:pPr>
              <w:pStyle w:val="Default"/>
              <w:spacing w:before="60" w:after="60"/>
              <w:jc w:val="both"/>
            </w:pPr>
            <w:r w:rsidRPr="00BC39E1">
              <w:rPr>
                <w:bCs/>
                <w:color w:val="auto"/>
              </w:rPr>
              <w:t>Membros da administração aos quais são solicitadas representações formais</w:t>
            </w:r>
          </w:p>
        </w:tc>
        <w:tc>
          <w:tcPr>
            <w:tcW w:w="1418" w:type="dxa"/>
          </w:tcPr>
          <w:p w14:paraId="56F2E38C" w14:textId="77777777" w:rsidR="004B39EB" w:rsidRPr="00BC39E1" w:rsidRDefault="004B39EB" w:rsidP="009A4CD5">
            <w:pPr>
              <w:pStyle w:val="Default"/>
              <w:spacing w:before="60" w:after="60"/>
              <w:jc w:val="center"/>
            </w:pPr>
            <w:r w:rsidRPr="00BC39E1">
              <w:t>9</w:t>
            </w:r>
          </w:p>
        </w:tc>
      </w:tr>
      <w:tr w:rsidR="004B39EB" w14:paraId="3BF3DFF5" w14:textId="77777777" w:rsidTr="009A4CD5">
        <w:tc>
          <w:tcPr>
            <w:tcW w:w="7796" w:type="dxa"/>
          </w:tcPr>
          <w:p w14:paraId="7114EE19" w14:textId="77777777" w:rsidR="004B39EB" w:rsidRPr="00BC39E1" w:rsidRDefault="004B39EB" w:rsidP="009A4CD5">
            <w:pPr>
              <w:pStyle w:val="Default"/>
              <w:spacing w:before="60" w:after="60"/>
              <w:jc w:val="both"/>
            </w:pPr>
            <w:r w:rsidRPr="00BC39E1">
              <w:t>Representações formais sobre a responsabilidade da administração</w:t>
            </w:r>
          </w:p>
        </w:tc>
        <w:tc>
          <w:tcPr>
            <w:tcW w:w="1418" w:type="dxa"/>
          </w:tcPr>
          <w:p w14:paraId="4AFF3728" w14:textId="77777777" w:rsidR="004B39EB" w:rsidRPr="00BC39E1" w:rsidRDefault="004B39EB" w:rsidP="009A4CD5">
            <w:pPr>
              <w:pStyle w:val="Default"/>
              <w:spacing w:before="60" w:after="60"/>
              <w:jc w:val="center"/>
            </w:pPr>
            <w:r w:rsidRPr="00BC39E1">
              <w:t>10 – 12</w:t>
            </w:r>
          </w:p>
        </w:tc>
      </w:tr>
      <w:tr w:rsidR="004B39EB" w14:paraId="54743685" w14:textId="77777777" w:rsidTr="009A4CD5">
        <w:tc>
          <w:tcPr>
            <w:tcW w:w="7796" w:type="dxa"/>
          </w:tcPr>
          <w:p w14:paraId="15E39F76" w14:textId="77777777" w:rsidR="004B39EB" w:rsidRPr="00BC39E1" w:rsidRDefault="004B39EB" w:rsidP="009A4CD5">
            <w:pPr>
              <w:pStyle w:val="Default"/>
              <w:spacing w:before="60" w:after="60"/>
              <w:jc w:val="both"/>
            </w:pPr>
            <w:r w:rsidRPr="00BC39E1">
              <w:t>Outras representações formais</w:t>
            </w:r>
          </w:p>
        </w:tc>
        <w:tc>
          <w:tcPr>
            <w:tcW w:w="1418" w:type="dxa"/>
          </w:tcPr>
          <w:p w14:paraId="58692318" w14:textId="77777777" w:rsidR="004B39EB" w:rsidRPr="00BC39E1" w:rsidRDefault="004B39EB" w:rsidP="009A4CD5">
            <w:pPr>
              <w:pStyle w:val="Default"/>
              <w:spacing w:before="60" w:after="60"/>
              <w:jc w:val="center"/>
            </w:pPr>
            <w:r w:rsidRPr="00BC39E1">
              <w:t>13</w:t>
            </w:r>
          </w:p>
        </w:tc>
      </w:tr>
      <w:tr w:rsidR="004B39EB" w14:paraId="6C58F678" w14:textId="77777777" w:rsidTr="009A4CD5">
        <w:tc>
          <w:tcPr>
            <w:tcW w:w="7796" w:type="dxa"/>
          </w:tcPr>
          <w:p w14:paraId="095C6E40" w14:textId="77777777" w:rsidR="004B39EB" w:rsidRPr="00BC39E1" w:rsidRDefault="004B39EB" w:rsidP="009A4CD5">
            <w:pPr>
              <w:pStyle w:val="Contents"/>
              <w:spacing w:before="60" w:after="60"/>
              <w:jc w:val="both"/>
              <w:rPr>
                <w:color w:val="000000"/>
                <w:sz w:val="24"/>
              </w:rPr>
            </w:pPr>
            <w:r w:rsidRPr="00BC39E1">
              <w:rPr>
                <w:color w:val="000000"/>
                <w:sz w:val="24"/>
              </w:rPr>
              <w:t>Data e período abrangido pelas representações formais</w:t>
            </w:r>
          </w:p>
        </w:tc>
        <w:tc>
          <w:tcPr>
            <w:tcW w:w="1418" w:type="dxa"/>
          </w:tcPr>
          <w:p w14:paraId="39FE503D" w14:textId="77777777" w:rsidR="004B39EB" w:rsidRPr="00BC39E1" w:rsidRDefault="004B39EB" w:rsidP="009A4CD5">
            <w:pPr>
              <w:pStyle w:val="Default"/>
              <w:spacing w:before="60" w:after="60"/>
              <w:jc w:val="center"/>
            </w:pPr>
            <w:r w:rsidRPr="00BC39E1">
              <w:t>14</w:t>
            </w:r>
          </w:p>
        </w:tc>
      </w:tr>
      <w:tr w:rsidR="004B39EB" w14:paraId="054021EF" w14:textId="77777777" w:rsidTr="009A4CD5">
        <w:tc>
          <w:tcPr>
            <w:tcW w:w="7796" w:type="dxa"/>
          </w:tcPr>
          <w:p w14:paraId="2BF45048" w14:textId="77777777" w:rsidR="004B39EB" w:rsidRPr="00BC39E1" w:rsidRDefault="004B39EB" w:rsidP="009A4CD5">
            <w:pPr>
              <w:pStyle w:val="Default"/>
              <w:spacing w:before="60" w:after="60"/>
              <w:jc w:val="both"/>
            </w:pPr>
            <w:r w:rsidRPr="00BC39E1">
              <w:t>Forma das representações formais</w:t>
            </w:r>
          </w:p>
        </w:tc>
        <w:tc>
          <w:tcPr>
            <w:tcW w:w="1418" w:type="dxa"/>
          </w:tcPr>
          <w:p w14:paraId="56B8A934" w14:textId="77777777" w:rsidR="004B39EB" w:rsidRPr="00BC39E1" w:rsidRDefault="004B39EB" w:rsidP="009A4CD5">
            <w:pPr>
              <w:pStyle w:val="Default"/>
              <w:spacing w:before="60" w:after="60"/>
              <w:jc w:val="center"/>
            </w:pPr>
            <w:r w:rsidRPr="00BC39E1">
              <w:t>15</w:t>
            </w:r>
          </w:p>
        </w:tc>
      </w:tr>
      <w:tr w:rsidR="004B39EB" w14:paraId="6A71B5BE" w14:textId="77777777" w:rsidTr="009A4CD5">
        <w:tc>
          <w:tcPr>
            <w:tcW w:w="7796" w:type="dxa"/>
          </w:tcPr>
          <w:p w14:paraId="086292D6" w14:textId="77777777" w:rsidR="004B39EB" w:rsidRPr="00BC39E1" w:rsidRDefault="004B39EB" w:rsidP="009A4CD5">
            <w:pPr>
              <w:pStyle w:val="Default"/>
              <w:spacing w:before="60" w:after="60"/>
              <w:jc w:val="both"/>
            </w:pPr>
            <w:r w:rsidRPr="00BC39E1">
              <w:t>Dúvida quanto à confiabilidade das representações formais e representações solicitadas e não fornecidas</w:t>
            </w:r>
          </w:p>
        </w:tc>
        <w:tc>
          <w:tcPr>
            <w:tcW w:w="1418" w:type="dxa"/>
          </w:tcPr>
          <w:p w14:paraId="48A7DA62" w14:textId="77777777" w:rsidR="004B39EB" w:rsidRPr="00BC39E1" w:rsidRDefault="004B39EB" w:rsidP="009A4CD5">
            <w:pPr>
              <w:pStyle w:val="Default"/>
              <w:spacing w:before="60" w:after="60"/>
              <w:jc w:val="center"/>
            </w:pPr>
            <w:r w:rsidRPr="00BC39E1">
              <w:t>16 – 20</w:t>
            </w:r>
          </w:p>
        </w:tc>
      </w:tr>
      <w:tr w:rsidR="004B39EB" w14:paraId="14515D66" w14:textId="77777777" w:rsidTr="009A4CD5">
        <w:tc>
          <w:tcPr>
            <w:tcW w:w="7796" w:type="dxa"/>
          </w:tcPr>
          <w:p w14:paraId="2756398E" w14:textId="77777777" w:rsidR="004B39EB" w:rsidRPr="00BC39E1" w:rsidRDefault="004B39EB" w:rsidP="009A4CD5">
            <w:pPr>
              <w:pStyle w:val="Default"/>
              <w:spacing w:before="60" w:after="60"/>
              <w:jc w:val="both"/>
              <w:rPr>
                <w:b/>
                <w:bCs/>
              </w:rPr>
            </w:pPr>
            <w:r w:rsidRPr="00BC39E1">
              <w:rPr>
                <w:b/>
                <w:bCs/>
              </w:rPr>
              <w:t>APLICAÇÃO E OUTROS MATERIAIS EXPLICATIVOS</w:t>
            </w:r>
          </w:p>
        </w:tc>
        <w:tc>
          <w:tcPr>
            <w:tcW w:w="1418" w:type="dxa"/>
          </w:tcPr>
          <w:p w14:paraId="31EAB5E8" w14:textId="77777777" w:rsidR="004B39EB" w:rsidRPr="00BC39E1" w:rsidRDefault="004B39EB" w:rsidP="009A4CD5">
            <w:pPr>
              <w:pStyle w:val="Default"/>
              <w:spacing w:before="60" w:after="60"/>
              <w:jc w:val="center"/>
            </w:pPr>
          </w:p>
        </w:tc>
      </w:tr>
      <w:tr w:rsidR="004B39EB" w14:paraId="5CC61A8A" w14:textId="77777777" w:rsidTr="009A4CD5">
        <w:tc>
          <w:tcPr>
            <w:tcW w:w="7796" w:type="dxa"/>
          </w:tcPr>
          <w:p w14:paraId="1078DCE9" w14:textId="77777777" w:rsidR="004B39EB" w:rsidRPr="00BC39E1" w:rsidRDefault="004B39EB" w:rsidP="009A4CD5">
            <w:pPr>
              <w:pStyle w:val="Default"/>
              <w:spacing w:before="60" w:after="60"/>
              <w:jc w:val="both"/>
            </w:pPr>
            <w:r w:rsidRPr="00BC39E1">
              <w:t>Representações formais como evidência de auditoria</w:t>
            </w:r>
          </w:p>
        </w:tc>
        <w:tc>
          <w:tcPr>
            <w:tcW w:w="1418" w:type="dxa"/>
          </w:tcPr>
          <w:p w14:paraId="07BF9BBB" w14:textId="77777777" w:rsidR="004B39EB" w:rsidRPr="00BC39E1" w:rsidRDefault="004B39EB" w:rsidP="009A4CD5">
            <w:pPr>
              <w:pStyle w:val="Default"/>
              <w:spacing w:before="60" w:after="60"/>
              <w:jc w:val="center"/>
            </w:pPr>
            <w:r w:rsidRPr="00BC39E1">
              <w:t>A1</w:t>
            </w:r>
          </w:p>
        </w:tc>
      </w:tr>
      <w:tr w:rsidR="004B39EB" w14:paraId="554C3EB8" w14:textId="77777777" w:rsidTr="009A4CD5">
        <w:tc>
          <w:tcPr>
            <w:tcW w:w="7796" w:type="dxa"/>
          </w:tcPr>
          <w:p w14:paraId="36F51685" w14:textId="77777777" w:rsidR="004B39EB" w:rsidRPr="00BC39E1" w:rsidRDefault="004B39EB" w:rsidP="009A4CD5">
            <w:pPr>
              <w:pStyle w:val="Default"/>
              <w:spacing w:before="60" w:after="60"/>
              <w:jc w:val="both"/>
            </w:pPr>
            <w:r w:rsidRPr="00BC39E1">
              <w:rPr>
                <w:bCs/>
                <w:color w:val="auto"/>
              </w:rPr>
              <w:t>Membros da administração aos quais são solicitadas representações formais</w:t>
            </w:r>
          </w:p>
        </w:tc>
        <w:tc>
          <w:tcPr>
            <w:tcW w:w="1418" w:type="dxa"/>
          </w:tcPr>
          <w:p w14:paraId="736DC5DA" w14:textId="77777777" w:rsidR="004B39EB" w:rsidRPr="00BC39E1" w:rsidRDefault="004B39EB" w:rsidP="009A4CD5">
            <w:pPr>
              <w:pStyle w:val="Default"/>
              <w:spacing w:before="60" w:after="60"/>
              <w:jc w:val="center"/>
            </w:pPr>
            <w:r w:rsidRPr="00BC39E1">
              <w:t>A2 – A6</w:t>
            </w:r>
          </w:p>
        </w:tc>
      </w:tr>
      <w:tr w:rsidR="004B39EB" w14:paraId="62B6A3A8" w14:textId="77777777" w:rsidTr="009A4CD5">
        <w:tc>
          <w:tcPr>
            <w:tcW w:w="7796" w:type="dxa"/>
          </w:tcPr>
          <w:p w14:paraId="690F02DD" w14:textId="77777777" w:rsidR="004B39EB" w:rsidRPr="00BC39E1" w:rsidRDefault="004B39EB" w:rsidP="009A4CD5">
            <w:pPr>
              <w:pStyle w:val="Default"/>
              <w:spacing w:before="60" w:after="60"/>
              <w:jc w:val="both"/>
            </w:pPr>
            <w:r w:rsidRPr="00BC39E1">
              <w:t>Representações formais sobre a responsabilidade da administração</w:t>
            </w:r>
          </w:p>
        </w:tc>
        <w:tc>
          <w:tcPr>
            <w:tcW w:w="1418" w:type="dxa"/>
          </w:tcPr>
          <w:p w14:paraId="7FEDD94F" w14:textId="77777777" w:rsidR="004B39EB" w:rsidRPr="00BC39E1" w:rsidRDefault="004B39EB" w:rsidP="009A4CD5">
            <w:pPr>
              <w:pStyle w:val="Default"/>
              <w:spacing w:before="60" w:after="60"/>
              <w:jc w:val="center"/>
            </w:pPr>
            <w:r w:rsidRPr="00BC39E1">
              <w:t>A7 – A9</w:t>
            </w:r>
          </w:p>
        </w:tc>
      </w:tr>
      <w:tr w:rsidR="004B39EB" w14:paraId="00EC02B4" w14:textId="77777777" w:rsidTr="009A4CD5">
        <w:tc>
          <w:tcPr>
            <w:tcW w:w="7796" w:type="dxa"/>
          </w:tcPr>
          <w:p w14:paraId="13B15CE5" w14:textId="77777777" w:rsidR="004B39EB" w:rsidRPr="00BC39E1" w:rsidRDefault="004B39EB" w:rsidP="009A4CD5">
            <w:pPr>
              <w:pStyle w:val="Default"/>
              <w:spacing w:before="60" w:after="60"/>
              <w:jc w:val="both"/>
            </w:pPr>
            <w:r w:rsidRPr="00BC39E1">
              <w:t>Outras representações formais</w:t>
            </w:r>
          </w:p>
        </w:tc>
        <w:tc>
          <w:tcPr>
            <w:tcW w:w="1418" w:type="dxa"/>
          </w:tcPr>
          <w:p w14:paraId="16457025" w14:textId="77777777" w:rsidR="004B39EB" w:rsidRPr="00BC39E1" w:rsidRDefault="004B39EB" w:rsidP="009A4CD5">
            <w:pPr>
              <w:pStyle w:val="Default"/>
              <w:spacing w:before="60" w:after="60"/>
              <w:jc w:val="center"/>
            </w:pPr>
            <w:r w:rsidRPr="00BC39E1">
              <w:t>A10 – A13</w:t>
            </w:r>
          </w:p>
        </w:tc>
      </w:tr>
      <w:tr w:rsidR="004B39EB" w14:paraId="03D43F57" w14:textId="77777777" w:rsidTr="009A4CD5">
        <w:tc>
          <w:tcPr>
            <w:tcW w:w="7796" w:type="dxa"/>
          </w:tcPr>
          <w:p w14:paraId="79305CE6" w14:textId="77777777" w:rsidR="004B39EB" w:rsidRPr="00BC39E1" w:rsidRDefault="004B39EB" w:rsidP="009A4CD5">
            <w:pPr>
              <w:pStyle w:val="Default"/>
              <w:spacing w:before="60" w:after="60"/>
              <w:jc w:val="both"/>
            </w:pPr>
            <w:r w:rsidRPr="00BC39E1">
              <w:t>Comunicação de valor limite</w:t>
            </w:r>
            <w:r w:rsidRPr="00BC39E1">
              <w:tab/>
            </w:r>
          </w:p>
        </w:tc>
        <w:tc>
          <w:tcPr>
            <w:tcW w:w="1418" w:type="dxa"/>
          </w:tcPr>
          <w:p w14:paraId="4F68D585" w14:textId="77777777" w:rsidR="004B39EB" w:rsidRPr="00BC39E1" w:rsidRDefault="004B39EB" w:rsidP="009A4CD5">
            <w:pPr>
              <w:pStyle w:val="Default"/>
              <w:spacing w:before="60" w:after="60"/>
              <w:jc w:val="center"/>
            </w:pPr>
            <w:r w:rsidRPr="00BC39E1">
              <w:t>A14</w:t>
            </w:r>
          </w:p>
        </w:tc>
      </w:tr>
      <w:tr w:rsidR="004B39EB" w14:paraId="45AE0567" w14:textId="77777777" w:rsidTr="009A4CD5">
        <w:tc>
          <w:tcPr>
            <w:tcW w:w="7796" w:type="dxa"/>
          </w:tcPr>
          <w:p w14:paraId="008E8EED" w14:textId="77777777" w:rsidR="004B39EB" w:rsidRPr="00BC39E1" w:rsidRDefault="004B39EB" w:rsidP="009A4CD5">
            <w:pPr>
              <w:pStyle w:val="Default"/>
              <w:spacing w:before="60" w:after="60"/>
            </w:pPr>
            <w:r w:rsidRPr="00BC39E1">
              <w:t>Data e período abrangido pelas representações formais</w:t>
            </w:r>
          </w:p>
        </w:tc>
        <w:tc>
          <w:tcPr>
            <w:tcW w:w="1418" w:type="dxa"/>
          </w:tcPr>
          <w:p w14:paraId="780DD4EA" w14:textId="77777777" w:rsidR="004B39EB" w:rsidRPr="00BC39E1" w:rsidRDefault="004B39EB" w:rsidP="009A4CD5">
            <w:pPr>
              <w:pStyle w:val="Default"/>
              <w:spacing w:before="60" w:after="60"/>
              <w:jc w:val="center"/>
            </w:pPr>
            <w:r w:rsidRPr="00BC39E1">
              <w:t>A15 – A18</w:t>
            </w:r>
          </w:p>
        </w:tc>
      </w:tr>
      <w:tr w:rsidR="004B39EB" w14:paraId="551D6E08" w14:textId="77777777" w:rsidTr="009A4CD5">
        <w:tc>
          <w:tcPr>
            <w:tcW w:w="7796" w:type="dxa"/>
          </w:tcPr>
          <w:p w14:paraId="4012111E" w14:textId="77777777" w:rsidR="004B39EB" w:rsidRPr="00BC39E1" w:rsidRDefault="004B39EB" w:rsidP="009A4CD5">
            <w:pPr>
              <w:pStyle w:val="Default"/>
              <w:spacing w:before="60" w:after="60"/>
              <w:jc w:val="both"/>
            </w:pPr>
            <w:r w:rsidRPr="00BC39E1">
              <w:t>Forma das representações formais</w:t>
            </w:r>
          </w:p>
        </w:tc>
        <w:tc>
          <w:tcPr>
            <w:tcW w:w="1418" w:type="dxa"/>
          </w:tcPr>
          <w:p w14:paraId="1027776E" w14:textId="77777777" w:rsidR="004B39EB" w:rsidRPr="00BC39E1" w:rsidRDefault="004B39EB" w:rsidP="009A4CD5">
            <w:pPr>
              <w:pStyle w:val="Default"/>
              <w:spacing w:before="60" w:after="60"/>
              <w:jc w:val="center"/>
            </w:pPr>
            <w:r w:rsidRPr="00BC39E1">
              <w:t>A19 – A21</w:t>
            </w:r>
          </w:p>
        </w:tc>
      </w:tr>
      <w:tr w:rsidR="004B39EB" w14:paraId="1386D986" w14:textId="77777777" w:rsidTr="009A4CD5">
        <w:tc>
          <w:tcPr>
            <w:tcW w:w="7796" w:type="dxa"/>
          </w:tcPr>
          <w:p w14:paraId="65131626" w14:textId="77777777" w:rsidR="004B39EB" w:rsidRPr="00BC39E1" w:rsidRDefault="004B39EB" w:rsidP="009A4CD5">
            <w:pPr>
              <w:pStyle w:val="Default"/>
              <w:spacing w:before="60" w:after="60"/>
              <w:jc w:val="both"/>
            </w:pPr>
            <w:r w:rsidRPr="00BC39E1">
              <w:t>Comunicação com os responsáveis pela governança</w:t>
            </w:r>
          </w:p>
        </w:tc>
        <w:tc>
          <w:tcPr>
            <w:tcW w:w="1418" w:type="dxa"/>
          </w:tcPr>
          <w:p w14:paraId="2845A991" w14:textId="77777777" w:rsidR="004B39EB" w:rsidRPr="00BC39E1" w:rsidRDefault="004B39EB" w:rsidP="009A4CD5">
            <w:pPr>
              <w:pStyle w:val="Default"/>
              <w:spacing w:before="60" w:after="60"/>
              <w:jc w:val="center"/>
            </w:pPr>
            <w:r w:rsidRPr="00BC39E1">
              <w:t>A22</w:t>
            </w:r>
          </w:p>
        </w:tc>
      </w:tr>
      <w:tr w:rsidR="004B39EB" w14:paraId="0241749A" w14:textId="77777777" w:rsidTr="009A4CD5">
        <w:tc>
          <w:tcPr>
            <w:tcW w:w="7796" w:type="dxa"/>
          </w:tcPr>
          <w:p w14:paraId="3753A5D9" w14:textId="77777777" w:rsidR="004B39EB" w:rsidRPr="00BC39E1" w:rsidRDefault="004B39EB" w:rsidP="009A4CD5">
            <w:pPr>
              <w:pStyle w:val="Default"/>
              <w:spacing w:before="60" w:after="60"/>
              <w:jc w:val="both"/>
            </w:pPr>
            <w:r w:rsidRPr="00BC39E1">
              <w:t>Dúvida quanto à confiabilidade das representações formais e representações solicitadas e não fornecidas</w:t>
            </w:r>
          </w:p>
        </w:tc>
        <w:tc>
          <w:tcPr>
            <w:tcW w:w="1418" w:type="dxa"/>
          </w:tcPr>
          <w:p w14:paraId="1F0E4A34" w14:textId="77777777" w:rsidR="004B39EB" w:rsidRPr="00BC39E1" w:rsidRDefault="004B39EB" w:rsidP="009A4CD5">
            <w:pPr>
              <w:pStyle w:val="Default"/>
              <w:spacing w:before="60" w:after="60"/>
              <w:jc w:val="center"/>
            </w:pPr>
            <w:r w:rsidRPr="00BC39E1">
              <w:t>A23 – A27</w:t>
            </w:r>
          </w:p>
        </w:tc>
      </w:tr>
      <w:tr w:rsidR="004B39EB" w14:paraId="44B43B30" w14:textId="77777777" w:rsidTr="009A4CD5">
        <w:tc>
          <w:tcPr>
            <w:tcW w:w="7796" w:type="dxa"/>
          </w:tcPr>
          <w:p w14:paraId="2422E4E8" w14:textId="77777777" w:rsidR="004B39EB" w:rsidRPr="00BC39E1" w:rsidRDefault="004B39EB" w:rsidP="009A4CD5">
            <w:pPr>
              <w:pStyle w:val="Default"/>
              <w:spacing w:before="60" w:after="60"/>
              <w:jc w:val="both"/>
            </w:pPr>
            <w:r w:rsidRPr="007F68A9">
              <w:rPr>
                <w:b/>
                <w:color w:val="auto"/>
                <w:highlight w:val="green"/>
              </w:rPr>
              <w:t>Apêndice 1</w:t>
            </w:r>
            <w:r w:rsidRPr="007F68A9">
              <w:rPr>
                <w:color w:val="auto"/>
                <w:highlight w:val="green"/>
              </w:rPr>
              <w:t xml:space="preserve">: </w:t>
            </w:r>
            <w:r w:rsidRPr="007F68A9">
              <w:rPr>
                <w:color w:val="auto"/>
                <w:highlight w:val="green"/>
              </w:rPr>
              <w:tab/>
              <w:t>Listas de Normas de auditoria que contêm requisitos para representações formais</w:t>
            </w:r>
            <w:r w:rsidRPr="00BC39E1">
              <w:rPr>
                <w:color w:val="auto"/>
              </w:rPr>
              <w:t xml:space="preserve"> </w:t>
            </w:r>
          </w:p>
        </w:tc>
        <w:tc>
          <w:tcPr>
            <w:tcW w:w="1418" w:type="dxa"/>
          </w:tcPr>
          <w:p w14:paraId="69B44B28" w14:textId="77777777" w:rsidR="004B39EB" w:rsidRPr="00BC39E1" w:rsidRDefault="004B39EB" w:rsidP="009A4CD5">
            <w:pPr>
              <w:pStyle w:val="Default"/>
              <w:spacing w:before="60" w:after="60"/>
              <w:jc w:val="center"/>
            </w:pPr>
          </w:p>
        </w:tc>
      </w:tr>
      <w:tr w:rsidR="004B39EB" w14:paraId="3FBEA961" w14:textId="77777777" w:rsidTr="009A4CD5">
        <w:tc>
          <w:tcPr>
            <w:tcW w:w="7796" w:type="dxa"/>
          </w:tcPr>
          <w:p w14:paraId="514F6B5D" w14:textId="77777777" w:rsidR="004B39EB" w:rsidRPr="00BC39E1" w:rsidRDefault="004B39EB" w:rsidP="009A4CD5">
            <w:pPr>
              <w:pStyle w:val="Default"/>
              <w:spacing w:before="60" w:after="60"/>
              <w:jc w:val="both"/>
            </w:pPr>
            <w:r w:rsidRPr="007F68A9">
              <w:rPr>
                <w:b/>
                <w:color w:val="auto"/>
                <w:highlight w:val="green"/>
              </w:rPr>
              <w:t>Apêndice 2</w:t>
            </w:r>
            <w:r w:rsidRPr="007F68A9">
              <w:rPr>
                <w:color w:val="auto"/>
                <w:highlight w:val="green"/>
              </w:rPr>
              <w:t xml:space="preserve">: </w:t>
            </w:r>
            <w:r w:rsidRPr="007F68A9">
              <w:rPr>
                <w:color w:val="auto"/>
                <w:highlight w:val="green"/>
              </w:rPr>
              <w:tab/>
              <w:t>Exemplo de carta de representação</w:t>
            </w:r>
            <w:r w:rsidRPr="00BC39E1">
              <w:rPr>
                <w:color w:val="auto"/>
              </w:rPr>
              <w:t xml:space="preserve"> </w:t>
            </w:r>
          </w:p>
        </w:tc>
        <w:tc>
          <w:tcPr>
            <w:tcW w:w="1418" w:type="dxa"/>
          </w:tcPr>
          <w:p w14:paraId="6ED6C133" w14:textId="77777777" w:rsidR="004B39EB" w:rsidRPr="00BC39E1" w:rsidRDefault="004B39EB" w:rsidP="009A4CD5">
            <w:pPr>
              <w:pStyle w:val="Default"/>
              <w:spacing w:before="60" w:after="60"/>
              <w:jc w:val="center"/>
            </w:pPr>
          </w:p>
        </w:tc>
      </w:tr>
    </w:tbl>
    <w:p w14:paraId="1074BECA" w14:textId="77777777" w:rsidR="004B39EB" w:rsidRPr="00236E83" w:rsidRDefault="004B39EB" w:rsidP="004B39EB">
      <w:pPr>
        <w:pStyle w:val="Default"/>
      </w:pPr>
    </w:p>
    <w:p w14:paraId="69C808F9" w14:textId="77777777" w:rsidR="004B39EB" w:rsidRDefault="004B39EB" w:rsidP="004B39EB">
      <w:pPr>
        <w:pStyle w:val="NumberedParagraph0"/>
        <w:jc w:val="both"/>
        <w:rPr>
          <w:sz w:val="24"/>
        </w:rPr>
      </w:pPr>
      <w:r>
        <w:rPr>
          <w:sz w:val="24"/>
        </w:rPr>
        <w:t>Esta Norma</w:t>
      </w:r>
      <w:r w:rsidRPr="00682EB4">
        <w:rPr>
          <w:sz w:val="24"/>
        </w:rPr>
        <w:t xml:space="preserve"> deve ser lida em conjunto com a NBC TA 200 – Objetivos </w:t>
      </w:r>
      <w:r>
        <w:rPr>
          <w:sz w:val="24"/>
        </w:rPr>
        <w:tab/>
        <w:t>G</w:t>
      </w:r>
      <w:r w:rsidRPr="00682EB4">
        <w:rPr>
          <w:sz w:val="24"/>
        </w:rPr>
        <w:t xml:space="preserve">erais do </w:t>
      </w:r>
      <w:r>
        <w:rPr>
          <w:sz w:val="24"/>
        </w:rPr>
        <w:t>A</w:t>
      </w:r>
      <w:r w:rsidRPr="00682EB4">
        <w:rPr>
          <w:sz w:val="24"/>
        </w:rPr>
        <w:t xml:space="preserve">uditor </w:t>
      </w:r>
      <w:r>
        <w:rPr>
          <w:sz w:val="24"/>
        </w:rPr>
        <w:t>I</w:t>
      </w:r>
      <w:r w:rsidRPr="00682EB4">
        <w:rPr>
          <w:sz w:val="24"/>
        </w:rPr>
        <w:t xml:space="preserve">ndependente e a </w:t>
      </w:r>
      <w:r>
        <w:rPr>
          <w:sz w:val="24"/>
        </w:rPr>
        <w:t>C</w:t>
      </w:r>
      <w:r w:rsidRPr="00682EB4">
        <w:rPr>
          <w:sz w:val="24"/>
        </w:rPr>
        <w:t>ondução d</w:t>
      </w:r>
      <w:r>
        <w:rPr>
          <w:sz w:val="24"/>
        </w:rPr>
        <w:t>a A</w:t>
      </w:r>
      <w:r w:rsidRPr="00682EB4">
        <w:rPr>
          <w:sz w:val="24"/>
        </w:rPr>
        <w:t xml:space="preserve">uditoria </w:t>
      </w:r>
      <w:r>
        <w:rPr>
          <w:sz w:val="24"/>
        </w:rPr>
        <w:t xml:space="preserve">em Conformidade </w:t>
      </w:r>
      <w:r w:rsidRPr="00682EB4">
        <w:rPr>
          <w:sz w:val="24"/>
        </w:rPr>
        <w:t xml:space="preserve">com </w:t>
      </w:r>
      <w:r>
        <w:rPr>
          <w:sz w:val="24"/>
        </w:rPr>
        <w:t>N</w:t>
      </w:r>
      <w:r w:rsidRPr="00682EB4">
        <w:rPr>
          <w:sz w:val="24"/>
        </w:rPr>
        <w:t xml:space="preserve">ormas de </w:t>
      </w:r>
      <w:r>
        <w:rPr>
          <w:sz w:val="24"/>
        </w:rPr>
        <w:t>A</w:t>
      </w:r>
      <w:r w:rsidRPr="00682EB4">
        <w:rPr>
          <w:sz w:val="24"/>
        </w:rPr>
        <w:t>uditoria</w:t>
      </w:r>
      <w:r>
        <w:rPr>
          <w:sz w:val="24"/>
        </w:rPr>
        <w:t>.</w:t>
      </w:r>
    </w:p>
    <w:p w14:paraId="3A0D1E23" w14:textId="77777777" w:rsidR="004B39EB" w:rsidRPr="00236E83" w:rsidRDefault="004B39EB" w:rsidP="004B39EB">
      <w:pPr>
        <w:pStyle w:val="Default"/>
        <w:rPr>
          <w:b/>
          <w:bCs/>
        </w:rPr>
      </w:pPr>
    </w:p>
    <w:p w14:paraId="2449EADA" w14:textId="77777777" w:rsidR="004B39EB" w:rsidRPr="00236E83" w:rsidRDefault="004B39EB" w:rsidP="004B39EB">
      <w:pPr>
        <w:pStyle w:val="Default"/>
        <w:rPr>
          <w:b/>
          <w:bCs/>
        </w:rPr>
      </w:pPr>
    </w:p>
    <w:p w14:paraId="42C36145" w14:textId="77777777" w:rsidR="004B39EB" w:rsidRPr="00236E83" w:rsidRDefault="004B39EB" w:rsidP="004B39EB">
      <w:pPr>
        <w:pStyle w:val="Default"/>
        <w:rPr>
          <w:b/>
          <w:bCs/>
        </w:rPr>
      </w:pPr>
    </w:p>
    <w:p w14:paraId="5C77771F" w14:textId="77777777" w:rsidR="004B39EB" w:rsidRPr="00832486" w:rsidRDefault="004B39EB" w:rsidP="004B39EB">
      <w:pPr>
        <w:pStyle w:val="Default"/>
        <w:rPr>
          <w:b/>
          <w:bCs/>
          <w:sz w:val="28"/>
          <w:szCs w:val="28"/>
        </w:rPr>
      </w:pPr>
      <w:r w:rsidRPr="00832486">
        <w:rPr>
          <w:b/>
          <w:bCs/>
          <w:sz w:val="28"/>
          <w:szCs w:val="28"/>
        </w:rPr>
        <w:t>Introdução</w:t>
      </w:r>
    </w:p>
    <w:p w14:paraId="6E21BF0B" w14:textId="77777777" w:rsidR="004B39EB" w:rsidRDefault="004B39EB" w:rsidP="004B39EB">
      <w:pPr>
        <w:pStyle w:val="Default"/>
        <w:jc w:val="both"/>
        <w:rPr>
          <w:b/>
          <w:bCs/>
          <w:color w:val="auto"/>
        </w:rPr>
      </w:pPr>
    </w:p>
    <w:p w14:paraId="1FAB0095" w14:textId="77777777" w:rsidR="004B39EB" w:rsidRPr="00682EB4" w:rsidRDefault="004B39EB" w:rsidP="004B39EB">
      <w:pPr>
        <w:pStyle w:val="Default"/>
        <w:jc w:val="both"/>
        <w:rPr>
          <w:b/>
          <w:bCs/>
          <w:color w:val="auto"/>
        </w:rPr>
      </w:pPr>
      <w:r w:rsidRPr="00682EB4">
        <w:rPr>
          <w:b/>
          <w:bCs/>
          <w:color w:val="auto"/>
        </w:rPr>
        <w:t xml:space="preserve">Alcance </w:t>
      </w:r>
    </w:p>
    <w:p w14:paraId="7E422A11" w14:textId="77777777" w:rsidR="004B39EB" w:rsidRPr="00682EB4" w:rsidRDefault="004B39EB" w:rsidP="004B39EB">
      <w:pPr>
        <w:pStyle w:val="Default"/>
        <w:jc w:val="both"/>
        <w:rPr>
          <w:b/>
          <w:bCs/>
          <w:color w:val="auto"/>
        </w:rPr>
      </w:pPr>
    </w:p>
    <w:p w14:paraId="4B54DB7D" w14:textId="77777777" w:rsidR="004B39EB" w:rsidRPr="00682EB4" w:rsidRDefault="004B39EB" w:rsidP="004B39EB">
      <w:pPr>
        <w:ind w:left="567" w:hanging="567"/>
        <w:jc w:val="both"/>
      </w:pPr>
      <w:r w:rsidRPr="00682EB4">
        <w:t xml:space="preserve">1. </w:t>
      </w:r>
      <w:r w:rsidRPr="00682EB4">
        <w:tab/>
        <w:t xml:space="preserve">Esta Norma trata da responsabilidade do auditor na obtenção de representações formais (por escrito) da administração e, quando </w:t>
      </w:r>
      <w:r>
        <w:t>apropriado</w:t>
      </w:r>
      <w:r w:rsidRPr="00682EB4">
        <w:t xml:space="preserve">, dos responsáveis pela governança, </w:t>
      </w:r>
      <w:r>
        <w:t xml:space="preserve">na </w:t>
      </w:r>
      <w:r w:rsidRPr="00682EB4">
        <w:t xml:space="preserve">auditoria de demonstrações contábeis. </w:t>
      </w:r>
    </w:p>
    <w:p w14:paraId="11753A6E" w14:textId="77777777" w:rsidR="004B39EB" w:rsidRPr="00682EB4" w:rsidRDefault="004B39EB" w:rsidP="004B39EB">
      <w:pPr>
        <w:pStyle w:val="Default"/>
        <w:jc w:val="both"/>
        <w:rPr>
          <w:color w:val="auto"/>
        </w:rPr>
      </w:pPr>
    </w:p>
    <w:p w14:paraId="594F56A4" w14:textId="77777777" w:rsidR="004B39EB" w:rsidRPr="00682EB4" w:rsidRDefault="004B39EB" w:rsidP="004B39EB">
      <w:pPr>
        <w:ind w:left="567" w:hanging="567"/>
        <w:jc w:val="both"/>
      </w:pPr>
      <w:r w:rsidRPr="00682EB4">
        <w:t xml:space="preserve">2. </w:t>
      </w:r>
      <w:r>
        <w:tab/>
      </w:r>
      <w:r w:rsidRPr="00682EB4">
        <w:t xml:space="preserve">O Apêndice 1 relaciona outras </w:t>
      </w:r>
      <w:r>
        <w:t>normas de auditoria</w:t>
      </w:r>
      <w:r w:rsidRPr="00682EB4">
        <w:t xml:space="preserve"> que apresentam exigências específicas por assunto para representações formais. As exigências específicas para representações formais de outras </w:t>
      </w:r>
      <w:r>
        <w:t>normas de auditoria</w:t>
      </w:r>
      <w:r w:rsidRPr="00682EB4">
        <w:t xml:space="preserve"> não limitam a aplicação desta </w:t>
      </w:r>
      <w:r>
        <w:t>N</w:t>
      </w:r>
      <w:r w:rsidRPr="00682EB4">
        <w:t>orma.</w:t>
      </w:r>
    </w:p>
    <w:p w14:paraId="53BBB2C2" w14:textId="77777777" w:rsidR="004B39EB" w:rsidRPr="00682EB4" w:rsidRDefault="004B39EB" w:rsidP="004B39EB">
      <w:pPr>
        <w:ind w:left="567" w:hanging="567"/>
        <w:jc w:val="both"/>
      </w:pPr>
    </w:p>
    <w:p w14:paraId="62C5ACDE" w14:textId="77777777" w:rsidR="004B39EB" w:rsidRPr="002B205F" w:rsidRDefault="004B39EB" w:rsidP="004B39EB">
      <w:pPr>
        <w:ind w:left="567" w:hanging="567"/>
        <w:jc w:val="both"/>
        <w:rPr>
          <w:b/>
        </w:rPr>
      </w:pPr>
      <w:r w:rsidRPr="002B205F">
        <w:rPr>
          <w:b/>
        </w:rPr>
        <w:t>Representações formais como evidência de auditoria</w:t>
      </w:r>
    </w:p>
    <w:p w14:paraId="5485AC2B" w14:textId="77777777" w:rsidR="004B39EB" w:rsidRPr="00682EB4" w:rsidRDefault="004B39EB" w:rsidP="004B39EB">
      <w:pPr>
        <w:ind w:left="567" w:hanging="567"/>
        <w:jc w:val="both"/>
      </w:pPr>
    </w:p>
    <w:p w14:paraId="272AE090" w14:textId="77777777" w:rsidR="004B39EB" w:rsidRPr="00682EB4" w:rsidRDefault="004B39EB" w:rsidP="004B39EB">
      <w:pPr>
        <w:ind w:left="567" w:hanging="567"/>
        <w:jc w:val="both"/>
      </w:pPr>
      <w:r w:rsidRPr="00682EB4">
        <w:t xml:space="preserve">3. </w:t>
      </w:r>
      <w:r>
        <w:tab/>
      </w:r>
      <w:r w:rsidRPr="00682EB4">
        <w:t xml:space="preserve">Evidência de auditoria é a informação usada pelo auditor para chegar às conclusões nas quais se baseia o seu relatório de auditoria (NBC TA 500 – Evidência de </w:t>
      </w:r>
      <w:r>
        <w:t>A</w:t>
      </w:r>
      <w:r w:rsidRPr="00682EB4">
        <w:t>uditoria, item 5c). As representações formais são informações necessárias que o auditor exige relativamente à auditoria das demonstrações contábeis da entidade. Portanto, similarmente às respostas às indagações, as representações formais são evidências de auditoria (ver A1)</w:t>
      </w:r>
      <w:r>
        <w:t>.</w:t>
      </w:r>
    </w:p>
    <w:p w14:paraId="32F5C037" w14:textId="77777777" w:rsidR="004B39EB" w:rsidRPr="00682EB4" w:rsidRDefault="004B39EB" w:rsidP="004B39EB">
      <w:pPr>
        <w:ind w:left="567" w:hanging="567"/>
        <w:jc w:val="both"/>
      </w:pPr>
    </w:p>
    <w:p w14:paraId="18DBD7E6" w14:textId="77777777" w:rsidR="004B39EB" w:rsidRPr="00682EB4" w:rsidRDefault="004B39EB" w:rsidP="004B39EB">
      <w:pPr>
        <w:ind w:left="567" w:hanging="567"/>
        <w:jc w:val="both"/>
      </w:pPr>
      <w:r w:rsidRPr="00682EB4">
        <w:t xml:space="preserve">4. </w:t>
      </w:r>
      <w:r>
        <w:tab/>
      </w:r>
      <w:r w:rsidRPr="00682EB4">
        <w:t>Embora forneçam evidência de auditoria necessária, as representações formais, sozinhas, não fornecem evidência de auditoria apropriada e suficiente a respeito de nenhum dos assuntos dos quais tratam. Além disso, o fato de que a administração forneceu representações formais confiáveis não afeta a natureza ou extensão de outras evidências de auditoria que o auditor obtenha a respeito da responsabilidade da administração ou de afirmações específicas.</w:t>
      </w:r>
    </w:p>
    <w:p w14:paraId="44F644D5" w14:textId="77777777" w:rsidR="004B39EB" w:rsidRPr="00682EB4" w:rsidRDefault="004B39EB" w:rsidP="004B39EB">
      <w:pPr>
        <w:ind w:left="567" w:hanging="567"/>
        <w:jc w:val="both"/>
      </w:pPr>
    </w:p>
    <w:p w14:paraId="36BB74A6" w14:textId="77777777" w:rsidR="004B39EB" w:rsidRPr="00832486" w:rsidRDefault="004B39EB" w:rsidP="004B39EB">
      <w:pPr>
        <w:ind w:left="567" w:hanging="567"/>
        <w:jc w:val="both"/>
        <w:rPr>
          <w:b/>
        </w:rPr>
      </w:pPr>
      <w:r w:rsidRPr="00832486">
        <w:rPr>
          <w:b/>
        </w:rPr>
        <w:t>Data de vigência</w:t>
      </w:r>
    </w:p>
    <w:p w14:paraId="5076D2E7" w14:textId="77777777" w:rsidR="004B39EB" w:rsidRPr="00682EB4" w:rsidRDefault="004B39EB" w:rsidP="004B39EB">
      <w:pPr>
        <w:ind w:left="567" w:hanging="567"/>
        <w:jc w:val="both"/>
      </w:pPr>
    </w:p>
    <w:p w14:paraId="7985D682" w14:textId="77777777" w:rsidR="004B39EB" w:rsidRPr="00682EB4" w:rsidRDefault="004B39EB" w:rsidP="004B39EB">
      <w:pPr>
        <w:ind w:left="567" w:hanging="567"/>
        <w:jc w:val="both"/>
      </w:pPr>
      <w:r w:rsidRPr="00682EB4">
        <w:t xml:space="preserve">5. </w:t>
      </w:r>
      <w:r>
        <w:tab/>
      </w:r>
      <w:r w:rsidRPr="00682EB4">
        <w:t xml:space="preserve">Esta </w:t>
      </w:r>
      <w:r>
        <w:t>N</w:t>
      </w:r>
      <w:r w:rsidRPr="00682EB4">
        <w:t>orma é aplicável a auditoria de demonstrações contábeis para períodos iniciados em ou após 1º de janeiro de 2010.</w:t>
      </w:r>
    </w:p>
    <w:p w14:paraId="1E833D54" w14:textId="77777777" w:rsidR="004B39EB" w:rsidRPr="00682EB4" w:rsidRDefault="004B39EB" w:rsidP="004B39EB">
      <w:pPr>
        <w:ind w:left="567" w:hanging="567"/>
        <w:jc w:val="both"/>
      </w:pPr>
    </w:p>
    <w:p w14:paraId="2BD47BFC" w14:textId="77777777" w:rsidR="004B39EB" w:rsidRDefault="004B39EB" w:rsidP="004B39EB">
      <w:pPr>
        <w:ind w:left="567" w:hanging="567"/>
        <w:jc w:val="both"/>
      </w:pPr>
      <w:r w:rsidRPr="00832486">
        <w:rPr>
          <w:b/>
          <w:sz w:val="28"/>
          <w:szCs w:val="28"/>
        </w:rPr>
        <w:t>Objetivo</w:t>
      </w:r>
    </w:p>
    <w:p w14:paraId="11A53C6E" w14:textId="77777777" w:rsidR="004B39EB" w:rsidRPr="00682EB4" w:rsidRDefault="004B39EB" w:rsidP="004B39EB">
      <w:pPr>
        <w:ind w:left="567" w:hanging="567"/>
        <w:jc w:val="both"/>
      </w:pPr>
    </w:p>
    <w:p w14:paraId="0B0BFF30" w14:textId="77777777" w:rsidR="004B39EB" w:rsidRPr="00682EB4" w:rsidRDefault="004B39EB" w:rsidP="004B39EB">
      <w:pPr>
        <w:spacing w:after="120"/>
        <w:ind w:left="567" w:hanging="567"/>
        <w:jc w:val="both"/>
      </w:pPr>
      <w:r w:rsidRPr="00682EB4">
        <w:t xml:space="preserve">6. </w:t>
      </w:r>
      <w:r>
        <w:tab/>
      </w:r>
      <w:r w:rsidRPr="00682EB4">
        <w:t>Os objetivos do auditor são:</w:t>
      </w:r>
    </w:p>
    <w:p w14:paraId="664982E4" w14:textId="77777777" w:rsidR="004B39EB" w:rsidRPr="00682EB4" w:rsidRDefault="004B39EB" w:rsidP="004B39EB">
      <w:pPr>
        <w:spacing w:after="120"/>
        <w:ind w:left="993" w:hanging="426"/>
        <w:jc w:val="both"/>
      </w:pPr>
      <w:r w:rsidRPr="00682EB4">
        <w:t xml:space="preserve">(a) </w:t>
      </w:r>
      <w:r>
        <w:tab/>
        <w:t>o</w:t>
      </w:r>
      <w:r w:rsidRPr="00682EB4">
        <w:t xml:space="preserve">bter representações formais da administração, e quando apropriado, </w:t>
      </w:r>
      <w:r>
        <w:t>dos</w:t>
      </w:r>
      <w:r w:rsidRPr="00682EB4">
        <w:t xml:space="preserve"> responsáveis pela governança, de que eles cumpriram com suas responsabilidades pela </w:t>
      </w:r>
      <w:r>
        <w:t>elaboração</w:t>
      </w:r>
      <w:r w:rsidRPr="00682EB4">
        <w:t xml:space="preserve"> das demonstrações contábeis e pela integridade das informações fornecidas ao auditor</w:t>
      </w:r>
      <w:r>
        <w:t>;</w:t>
      </w:r>
    </w:p>
    <w:p w14:paraId="2D2F5659" w14:textId="77777777" w:rsidR="004B39EB" w:rsidRPr="00682EB4" w:rsidRDefault="004B39EB" w:rsidP="004B39EB">
      <w:pPr>
        <w:spacing w:after="120"/>
        <w:ind w:left="993" w:hanging="426"/>
        <w:jc w:val="both"/>
      </w:pPr>
      <w:r w:rsidRPr="00682EB4">
        <w:t xml:space="preserve">(b) </w:t>
      </w:r>
      <w:r>
        <w:tab/>
        <w:t>d</w:t>
      </w:r>
      <w:r w:rsidRPr="00682EB4">
        <w:t xml:space="preserve">ar suporte a outras evidências de auditoria relevantes para as demonstrações contábeis ou para afirmações específicas nas demonstrações contábeis por meio de representações formais, se o auditor determinar que estas são necessárias ou se forem exigidas por outras </w:t>
      </w:r>
      <w:r>
        <w:t>normas de auditoria</w:t>
      </w:r>
      <w:r w:rsidRPr="00682EB4">
        <w:t>; e</w:t>
      </w:r>
    </w:p>
    <w:p w14:paraId="0C104EEE" w14:textId="77777777" w:rsidR="004B39EB" w:rsidRPr="00682EB4" w:rsidRDefault="004B39EB" w:rsidP="004B39EB">
      <w:pPr>
        <w:ind w:left="993" w:hanging="426"/>
        <w:jc w:val="both"/>
      </w:pPr>
      <w:r w:rsidRPr="00682EB4">
        <w:t xml:space="preserve">(c) </w:t>
      </w:r>
      <w:r>
        <w:tab/>
        <w:t>r</w:t>
      </w:r>
      <w:r w:rsidRPr="00682EB4">
        <w:t>eagir apropriadamente às representações formais fornecidas pela administração e (quando apropriado dos responsáveis pela governança) ou se a administração (e quando apropriado, os responsáveis pela governança) não fornecer as representações solicitadas pelo auditor.</w:t>
      </w:r>
    </w:p>
    <w:p w14:paraId="68B0B595" w14:textId="77777777" w:rsidR="004B39EB" w:rsidRPr="00682EB4" w:rsidRDefault="004B39EB" w:rsidP="004B39EB">
      <w:pPr>
        <w:ind w:left="567" w:hanging="567"/>
        <w:jc w:val="both"/>
      </w:pPr>
    </w:p>
    <w:p w14:paraId="5E330D03" w14:textId="77777777" w:rsidR="004B39EB" w:rsidRPr="00832486" w:rsidRDefault="004B39EB" w:rsidP="004B39EB">
      <w:pPr>
        <w:ind w:left="567" w:hanging="567"/>
        <w:jc w:val="both"/>
        <w:rPr>
          <w:b/>
          <w:sz w:val="28"/>
          <w:szCs w:val="28"/>
        </w:rPr>
      </w:pPr>
      <w:r w:rsidRPr="00832486">
        <w:rPr>
          <w:b/>
          <w:sz w:val="28"/>
          <w:szCs w:val="28"/>
        </w:rPr>
        <w:t>Definiç</w:t>
      </w:r>
      <w:r>
        <w:rPr>
          <w:b/>
          <w:sz w:val="28"/>
          <w:szCs w:val="28"/>
        </w:rPr>
        <w:t>ões</w:t>
      </w:r>
    </w:p>
    <w:p w14:paraId="67871DE7" w14:textId="77777777" w:rsidR="004B39EB" w:rsidRPr="00682EB4" w:rsidRDefault="004B39EB" w:rsidP="004B39EB">
      <w:pPr>
        <w:ind w:left="567" w:hanging="567"/>
        <w:jc w:val="both"/>
      </w:pPr>
    </w:p>
    <w:p w14:paraId="459323C0" w14:textId="77777777" w:rsidR="004B39EB" w:rsidRPr="00682EB4" w:rsidRDefault="004B39EB" w:rsidP="004B39EB">
      <w:pPr>
        <w:ind w:left="567" w:hanging="567"/>
        <w:jc w:val="both"/>
      </w:pPr>
      <w:r w:rsidRPr="00682EB4">
        <w:t xml:space="preserve">7. </w:t>
      </w:r>
      <w:r>
        <w:tab/>
      </w:r>
      <w:r w:rsidRPr="00682EB4">
        <w:t xml:space="preserve">Para fins das </w:t>
      </w:r>
      <w:r>
        <w:t>normas de auditoria</w:t>
      </w:r>
      <w:r w:rsidRPr="00682EB4">
        <w:t xml:space="preserve">, </w:t>
      </w:r>
      <w:r w:rsidRPr="007B16F6">
        <w:rPr>
          <w:b/>
        </w:rPr>
        <w:t>representação formal</w:t>
      </w:r>
      <w:r w:rsidRPr="00682EB4">
        <w:t xml:space="preserve"> </w:t>
      </w:r>
      <w:r>
        <w:t>é u</w:t>
      </w:r>
      <w:r w:rsidRPr="00682EB4">
        <w:t xml:space="preserve">ma </w:t>
      </w:r>
      <w:r w:rsidRPr="008D7321">
        <w:rPr>
          <w:highlight w:val="yellow"/>
        </w:rPr>
        <w:t>declaração escrita</w:t>
      </w:r>
      <w:r w:rsidRPr="00682EB4">
        <w:t xml:space="preserve"> pela administração, fornecida ao auditor, </w:t>
      </w:r>
      <w:r w:rsidRPr="008D7321">
        <w:rPr>
          <w:highlight w:val="yellow"/>
        </w:rPr>
        <w:t>para confirmar certos</w:t>
      </w:r>
      <w:r w:rsidRPr="00682EB4">
        <w:t xml:space="preserve"> assuntos ou suportar outra </w:t>
      </w:r>
      <w:r w:rsidRPr="008D7321">
        <w:rPr>
          <w:highlight w:val="yellow"/>
        </w:rPr>
        <w:t>evidência de auditoria</w:t>
      </w:r>
      <w:r w:rsidRPr="00682EB4">
        <w:t>. Representações formais, neste contexto, não incluem as demonstrações contábeis, as afirmações nelas contidas ou livros e registros comprobatórios.</w:t>
      </w:r>
    </w:p>
    <w:p w14:paraId="38CF47C1" w14:textId="77777777" w:rsidR="004B39EB" w:rsidRPr="00682EB4" w:rsidRDefault="004B39EB" w:rsidP="004B39EB">
      <w:pPr>
        <w:ind w:left="567" w:hanging="567"/>
        <w:jc w:val="both"/>
      </w:pPr>
    </w:p>
    <w:p w14:paraId="03008A23" w14:textId="77777777" w:rsidR="004B39EB" w:rsidRPr="00682EB4" w:rsidRDefault="004B39EB" w:rsidP="004B39EB">
      <w:pPr>
        <w:ind w:left="567" w:hanging="567"/>
        <w:jc w:val="both"/>
      </w:pPr>
      <w:r w:rsidRPr="00682EB4">
        <w:t xml:space="preserve">8. </w:t>
      </w:r>
      <w:r>
        <w:tab/>
      </w:r>
      <w:r w:rsidRPr="00682EB4">
        <w:t>Para os fins desta norma, referências à “</w:t>
      </w:r>
      <w:r w:rsidRPr="007F68A9">
        <w:rPr>
          <w:highlight w:val="green"/>
        </w:rPr>
        <w:t>administração</w:t>
      </w:r>
      <w:r w:rsidRPr="00682EB4">
        <w:t xml:space="preserve">” devem ser lidas como “a própria administração e, quando apropriado, inclui, também, os responsáveis pela governança”. Além disso, no caso de uma estrutura de apresentação adequada, a administração é responsável pela </w:t>
      </w:r>
      <w:r>
        <w:t>elaboração</w:t>
      </w:r>
      <w:r w:rsidRPr="00682EB4">
        <w:t xml:space="preserve"> e apresentação adequada das demonstrações contábeis, em conformidade com a estrutura de relatório financeiro.</w:t>
      </w:r>
    </w:p>
    <w:p w14:paraId="46C01E15" w14:textId="77777777" w:rsidR="004B39EB" w:rsidRPr="00682EB4" w:rsidRDefault="004B39EB" w:rsidP="004B39EB">
      <w:pPr>
        <w:ind w:left="567" w:hanging="567"/>
        <w:jc w:val="both"/>
      </w:pPr>
    </w:p>
    <w:p w14:paraId="534EDC67" w14:textId="77777777" w:rsidR="004B39EB" w:rsidRPr="00832486" w:rsidRDefault="004B39EB" w:rsidP="004B39EB">
      <w:pPr>
        <w:ind w:left="567" w:hanging="567"/>
        <w:jc w:val="both"/>
        <w:rPr>
          <w:b/>
          <w:sz w:val="28"/>
          <w:szCs w:val="28"/>
        </w:rPr>
      </w:pPr>
      <w:r w:rsidRPr="00832486">
        <w:rPr>
          <w:b/>
          <w:sz w:val="28"/>
          <w:szCs w:val="28"/>
        </w:rPr>
        <w:t>Requisitos</w:t>
      </w:r>
    </w:p>
    <w:p w14:paraId="136A44EC" w14:textId="77777777" w:rsidR="004B39EB" w:rsidRDefault="004B39EB" w:rsidP="004B39EB">
      <w:pPr>
        <w:ind w:left="567" w:hanging="567"/>
        <w:jc w:val="both"/>
      </w:pPr>
    </w:p>
    <w:p w14:paraId="6EE2BB9E" w14:textId="77777777" w:rsidR="004B39EB" w:rsidRPr="002B205F" w:rsidRDefault="004B39EB" w:rsidP="004B39EB">
      <w:pPr>
        <w:ind w:left="567" w:hanging="567"/>
        <w:jc w:val="both"/>
        <w:rPr>
          <w:b/>
        </w:rPr>
      </w:pPr>
      <w:r w:rsidRPr="002B205F">
        <w:rPr>
          <w:b/>
        </w:rPr>
        <w:t xml:space="preserve">Membros da administração aos quais são solicitadas representações formais </w:t>
      </w:r>
    </w:p>
    <w:p w14:paraId="0B448AD9" w14:textId="77777777" w:rsidR="004B39EB" w:rsidRPr="00682EB4" w:rsidRDefault="004B39EB" w:rsidP="004B39EB">
      <w:pPr>
        <w:ind w:left="567" w:hanging="567"/>
        <w:jc w:val="both"/>
      </w:pPr>
    </w:p>
    <w:p w14:paraId="5F8F506A" w14:textId="77777777" w:rsidR="004B39EB" w:rsidRPr="00682EB4" w:rsidRDefault="004B39EB" w:rsidP="004B39EB">
      <w:pPr>
        <w:ind w:left="567" w:hanging="567"/>
        <w:jc w:val="both"/>
      </w:pPr>
      <w:r w:rsidRPr="00682EB4">
        <w:t xml:space="preserve">9. </w:t>
      </w:r>
      <w:r>
        <w:tab/>
      </w:r>
      <w:r w:rsidRPr="00682EB4">
        <w:t xml:space="preserve">O auditor deve solicitar representações formais dos membros da administração com responsabilidades </w:t>
      </w:r>
      <w:r>
        <w:t>apropriadas</w:t>
      </w:r>
      <w:r w:rsidRPr="00682EB4">
        <w:t xml:space="preserve"> pelas demonstrações contábeis e conhecimento dos assuntos envolvidos (ver itens A2</w:t>
      </w:r>
      <w:r>
        <w:t xml:space="preserve"> a </w:t>
      </w:r>
      <w:r w:rsidRPr="00682EB4">
        <w:t>A6)</w:t>
      </w:r>
      <w:r>
        <w:t>.</w:t>
      </w:r>
      <w:r w:rsidRPr="00682EB4">
        <w:t xml:space="preserve"> </w:t>
      </w:r>
    </w:p>
    <w:p w14:paraId="180CEB72" w14:textId="77777777" w:rsidR="004B39EB" w:rsidRPr="00682EB4" w:rsidRDefault="004B39EB" w:rsidP="004B39EB">
      <w:pPr>
        <w:ind w:left="567" w:hanging="567"/>
        <w:jc w:val="both"/>
      </w:pPr>
    </w:p>
    <w:p w14:paraId="42B12E55" w14:textId="77777777" w:rsidR="004B39EB" w:rsidRPr="002B205F" w:rsidRDefault="004B39EB" w:rsidP="004B39EB">
      <w:pPr>
        <w:ind w:left="567" w:hanging="567"/>
        <w:jc w:val="both"/>
        <w:rPr>
          <w:b/>
        </w:rPr>
      </w:pPr>
      <w:r w:rsidRPr="002B205F">
        <w:rPr>
          <w:b/>
        </w:rPr>
        <w:t>Representações formais sobre a responsabilidade da administração</w:t>
      </w:r>
    </w:p>
    <w:p w14:paraId="224B5C61" w14:textId="77777777" w:rsidR="004B39EB" w:rsidRDefault="004B39EB" w:rsidP="004B39EB">
      <w:pPr>
        <w:ind w:left="567" w:hanging="567"/>
        <w:jc w:val="both"/>
      </w:pPr>
    </w:p>
    <w:p w14:paraId="4023C57D" w14:textId="77777777" w:rsidR="004B39EB" w:rsidRDefault="004B39EB" w:rsidP="004B39EB">
      <w:pPr>
        <w:ind w:left="567" w:hanging="567"/>
        <w:jc w:val="both"/>
      </w:pPr>
      <w:r w:rsidRPr="00682EB4">
        <w:t>Elaboração das Demonstrações Contábeis</w:t>
      </w:r>
    </w:p>
    <w:p w14:paraId="375C147E" w14:textId="77777777" w:rsidR="004B39EB" w:rsidRPr="00682EB4" w:rsidRDefault="004B39EB" w:rsidP="004B39EB">
      <w:pPr>
        <w:ind w:left="567" w:hanging="567"/>
        <w:jc w:val="both"/>
      </w:pPr>
    </w:p>
    <w:p w14:paraId="628AF592" w14:textId="77777777" w:rsidR="004B39EB" w:rsidRPr="00682EB4" w:rsidRDefault="004B39EB" w:rsidP="004B39EB">
      <w:pPr>
        <w:ind w:left="567" w:hanging="567"/>
        <w:jc w:val="both"/>
      </w:pPr>
      <w:r w:rsidRPr="00682EB4">
        <w:t xml:space="preserve">10. </w:t>
      </w:r>
      <w:r>
        <w:tab/>
      </w:r>
      <w:r w:rsidRPr="00682EB4">
        <w:t>O auditor deve solicitar à administração que forneça representação formal de que ela cumpriu a sua responsabilidade pela elaboração das demonstrações contábeis de acordo com a estrutura de relatório financeiro aplicável, incluindo quando relevante a adequada apresentação, como estabelecido nos termos do trabalho de auditoria (NBC TA 210 – Concord</w:t>
      </w:r>
      <w:r>
        <w:t xml:space="preserve">ância </w:t>
      </w:r>
      <w:r w:rsidRPr="00682EB4">
        <w:t>com o</w:t>
      </w:r>
      <w:r>
        <w:t>s</w:t>
      </w:r>
      <w:r w:rsidRPr="00682EB4">
        <w:t xml:space="preserve"> </w:t>
      </w:r>
      <w:r>
        <w:t>T</w:t>
      </w:r>
      <w:r w:rsidRPr="00682EB4">
        <w:t xml:space="preserve">ermos do </w:t>
      </w:r>
      <w:r>
        <w:t>T</w:t>
      </w:r>
      <w:r w:rsidRPr="00682EB4">
        <w:t xml:space="preserve">rabalho de </w:t>
      </w:r>
      <w:r>
        <w:t>A</w:t>
      </w:r>
      <w:r w:rsidRPr="00682EB4">
        <w:t>uditoria) (ver itens A7 a A9, A14 e A22)</w:t>
      </w:r>
      <w:r>
        <w:t>.</w:t>
      </w:r>
      <w:r w:rsidRPr="00682EB4">
        <w:t xml:space="preserve"> </w:t>
      </w:r>
    </w:p>
    <w:p w14:paraId="07FBCD0A" w14:textId="77777777" w:rsidR="004B39EB" w:rsidRPr="00682EB4" w:rsidRDefault="004B39EB" w:rsidP="004B39EB">
      <w:pPr>
        <w:ind w:left="567" w:hanging="567"/>
        <w:jc w:val="both"/>
      </w:pPr>
    </w:p>
    <w:p w14:paraId="61F5BACB" w14:textId="77777777" w:rsidR="004B39EB" w:rsidRDefault="004B39EB" w:rsidP="004B39EB">
      <w:pPr>
        <w:ind w:left="567" w:hanging="567"/>
        <w:jc w:val="both"/>
      </w:pPr>
      <w:r w:rsidRPr="00682EB4">
        <w:t xml:space="preserve">Informações </w:t>
      </w:r>
      <w:r>
        <w:t>f</w:t>
      </w:r>
      <w:r w:rsidRPr="00682EB4">
        <w:t xml:space="preserve">ornecidas e </w:t>
      </w:r>
      <w:r>
        <w:t>i</w:t>
      </w:r>
      <w:r w:rsidRPr="00682EB4">
        <w:t>ntegridade das transações</w:t>
      </w:r>
    </w:p>
    <w:p w14:paraId="2B0BE67F" w14:textId="77777777" w:rsidR="004B39EB" w:rsidRPr="00682EB4" w:rsidRDefault="004B39EB" w:rsidP="004B39EB">
      <w:pPr>
        <w:ind w:left="567" w:hanging="567"/>
        <w:jc w:val="both"/>
      </w:pPr>
    </w:p>
    <w:p w14:paraId="02966D6F" w14:textId="77777777" w:rsidR="004B39EB" w:rsidRPr="008D7321" w:rsidRDefault="004B39EB" w:rsidP="004B39EB">
      <w:pPr>
        <w:spacing w:after="120"/>
        <w:ind w:left="567" w:hanging="567"/>
        <w:jc w:val="both"/>
        <w:rPr>
          <w:highlight w:val="yellow"/>
        </w:rPr>
      </w:pPr>
      <w:r w:rsidRPr="008D7321">
        <w:rPr>
          <w:highlight w:val="yellow"/>
        </w:rPr>
        <w:t xml:space="preserve">11. </w:t>
      </w:r>
      <w:r w:rsidRPr="008D7321">
        <w:rPr>
          <w:highlight w:val="yellow"/>
        </w:rPr>
        <w:tab/>
        <w:t>O auditor deve solicitar à administração que forneça representação formal no sentido de que:</w:t>
      </w:r>
    </w:p>
    <w:p w14:paraId="5FF0DFE3" w14:textId="77777777" w:rsidR="004B39EB" w:rsidRPr="008D7321" w:rsidRDefault="004B39EB" w:rsidP="004B39EB">
      <w:pPr>
        <w:spacing w:after="120"/>
        <w:ind w:left="993" w:hanging="426"/>
        <w:jc w:val="both"/>
        <w:rPr>
          <w:highlight w:val="yellow"/>
        </w:rPr>
      </w:pPr>
      <w:r w:rsidRPr="008D7321">
        <w:rPr>
          <w:highlight w:val="yellow"/>
        </w:rPr>
        <w:t xml:space="preserve">(a) </w:t>
      </w:r>
      <w:r w:rsidRPr="008D7321">
        <w:rPr>
          <w:highlight w:val="yellow"/>
        </w:rPr>
        <w:tab/>
        <w:t xml:space="preserve">forneceu ao auditor todas as informações e permitiu os acessos necessários conforme entendimentos nos termos do trabalho de auditoria (NBC TA 210, item 6(b)(ii)); e </w:t>
      </w:r>
    </w:p>
    <w:p w14:paraId="36C9F9E2" w14:textId="77777777" w:rsidR="004B39EB" w:rsidRPr="00682EB4" w:rsidRDefault="004B39EB" w:rsidP="004B39EB">
      <w:pPr>
        <w:ind w:left="993" w:hanging="426"/>
        <w:jc w:val="both"/>
      </w:pPr>
      <w:r w:rsidRPr="008D7321">
        <w:rPr>
          <w:highlight w:val="yellow"/>
        </w:rPr>
        <w:t xml:space="preserve">(b) </w:t>
      </w:r>
      <w:r w:rsidRPr="008D7321">
        <w:rPr>
          <w:highlight w:val="yellow"/>
        </w:rPr>
        <w:tab/>
        <w:t>todas as transações foram registradas e estão refletidas nas demonstrações contábeis (ver A7 a A19, A14 e A22).</w:t>
      </w:r>
      <w:r w:rsidRPr="00682EB4">
        <w:t xml:space="preserve"> </w:t>
      </w:r>
    </w:p>
    <w:p w14:paraId="7D842B97" w14:textId="77777777" w:rsidR="004B39EB" w:rsidRPr="00682EB4" w:rsidRDefault="004B39EB" w:rsidP="004B39EB">
      <w:pPr>
        <w:ind w:left="567" w:hanging="567"/>
        <w:jc w:val="both"/>
      </w:pPr>
    </w:p>
    <w:p w14:paraId="52892D8D" w14:textId="77777777" w:rsidR="004B39EB" w:rsidRDefault="004B39EB" w:rsidP="004B39EB">
      <w:pPr>
        <w:ind w:left="567" w:hanging="567"/>
        <w:jc w:val="both"/>
      </w:pPr>
      <w:r w:rsidRPr="00682EB4">
        <w:t xml:space="preserve">Descrição da </w:t>
      </w:r>
      <w:r>
        <w:t>r</w:t>
      </w:r>
      <w:r w:rsidRPr="00682EB4">
        <w:t xml:space="preserve">esponsabilidade da </w:t>
      </w:r>
      <w:r>
        <w:t>a</w:t>
      </w:r>
      <w:r w:rsidRPr="00682EB4">
        <w:t xml:space="preserve">dministração nas </w:t>
      </w:r>
      <w:r>
        <w:t>r</w:t>
      </w:r>
      <w:r w:rsidRPr="00682EB4">
        <w:t xml:space="preserve">epresentações formais </w:t>
      </w:r>
    </w:p>
    <w:p w14:paraId="73A55110" w14:textId="77777777" w:rsidR="004B39EB" w:rsidRPr="00682EB4" w:rsidRDefault="004B39EB" w:rsidP="004B39EB">
      <w:pPr>
        <w:ind w:left="567" w:hanging="567"/>
        <w:jc w:val="both"/>
      </w:pPr>
    </w:p>
    <w:p w14:paraId="2823C0A9" w14:textId="77777777" w:rsidR="004B39EB" w:rsidRPr="00682EB4" w:rsidRDefault="004B39EB" w:rsidP="004B39EB">
      <w:pPr>
        <w:ind w:left="567" w:hanging="567"/>
        <w:jc w:val="both"/>
      </w:pPr>
      <w:r w:rsidRPr="00682EB4">
        <w:t xml:space="preserve">12. </w:t>
      </w:r>
      <w:r>
        <w:tab/>
      </w:r>
      <w:r w:rsidRPr="00682EB4">
        <w:t xml:space="preserve">A responsabilidade da administração deve ser descrita nas representações formais exigidas pelos itens 10 e 11 da maneira como esta responsabilidade </w:t>
      </w:r>
      <w:r>
        <w:t>é</w:t>
      </w:r>
      <w:r w:rsidRPr="00682EB4">
        <w:t xml:space="preserve"> descrita nos termos do trabalho de auditoria. </w:t>
      </w:r>
    </w:p>
    <w:p w14:paraId="7EA2D1F5" w14:textId="77777777" w:rsidR="004B39EB" w:rsidRPr="00682EB4" w:rsidRDefault="004B39EB" w:rsidP="004B39EB">
      <w:pPr>
        <w:ind w:left="567" w:hanging="567"/>
        <w:jc w:val="both"/>
      </w:pPr>
    </w:p>
    <w:p w14:paraId="475D978B" w14:textId="77777777" w:rsidR="004B39EB" w:rsidRPr="002B205F" w:rsidRDefault="004B39EB" w:rsidP="004B39EB">
      <w:pPr>
        <w:ind w:left="567" w:hanging="567"/>
        <w:jc w:val="both"/>
        <w:rPr>
          <w:b/>
        </w:rPr>
      </w:pPr>
      <w:r w:rsidRPr="002B205F">
        <w:rPr>
          <w:b/>
        </w:rPr>
        <w:t xml:space="preserve">Outras representações formais </w:t>
      </w:r>
    </w:p>
    <w:p w14:paraId="6C8B8CEE" w14:textId="77777777" w:rsidR="004B39EB" w:rsidRPr="00682EB4" w:rsidRDefault="004B39EB" w:rsidP="004B39EB">
      <w:pPr>
        <w:ind w:left="567" w:hanging="567"/>
        <w:jc w:val="both"/>
      </w:pPr>
    </w:p>
    <w:p w14:paraId="40AA73B5" w14:textId="77777777" w:rsidR="004B39EB" w:rsidRPr="00682EB4" w:rsidRDefault="004B39EB" w:rsidP="004B39EB">
      <w:pPr>
        <w:ind w:left="567" w:hanging="567"/>
        <w:jc w:val="both"/>
      </w:pPr>
      <w:r w:rsidRPr="00682EB4">
        <w:t xml:space="preserve">13. </w:t>
      </w:r>
      <w:r>
        <w:tab/>
      </w:r>
      <w:r w:rsidRPr="00682EB4">
        <w:t xml:space="preserve">Outras </w:t>
      </w:r>
      <w:r>
        <w:t>normas de auditoria</w:t>
      </w:r>
      <w:r w:rsidRPr="00682EB4">
        <w:t xml:space="preserve"> exigem que o auditor solicite representações formais. Se, além das citadas representações exigidas, o auditor determinar que é necessário obter uma ou mais representações formais para corroborar outras evidências de auditoria relevantes para as demonstrações contábeis ou para uma ou mais afirmações específicas nas demonstrações contábeis, o auditor deve solicitar tais representações formais (ver itens A10 a A13, A14</w:t>
      </w:r>
      <w:r>
        <w:t xml:space="preserve"> e</w:t>
      </w:r>
      <w:r w:rsidRPr="00682EB4">
        <w:t xml:space="preserve"> A2</w:t>
      </w:r>
      <w:r>
        <w:t>2</w:t>
      </w:r>
      <w:r w:rsidRPr="00682EB4">
        <w:t>)</w:t>
      </w:r>
      <w:r>
        <w:t>.</w:t>
      </w:r>
      <w:r w:rsidRPr="00682EB4">
        <w:t xml:space="preserve"> </w:t>
      </w:r>
    </w:p>
    <w:p w14:paraId="6625BA4C" w14:textId="77777777" w:rsidR="004B39EB" w:rsidRPr="00682EB4" w:rsidRDefault="004B39EB" w:rsidP="004B39EB">
      <w:pPr>
        <w:ind w:left="567" w:hanging="567"/>
        <w:jc w:val="both"/>
      </w:pPr>
    </w:p>
    <w:p w14:paraId="5068E3C1" w14:textId="77777777" w:rsidR="004B39EB" w:rsidRPr="002B205F" w:rsidRDefault="004B39EB" w:rsidP="004B39EB">
      <w:pPr>
        <w:ind w:left="567" w:hanging="567"/>
        <w:jc w:val="both"/>
        <w:rPr>
          <w:b/>
        </w:rPr>
      </w:pPr>
      <w:r w:rsidRPr="002B205F">
        <w:rPr>
          <w:b/>
        </w:rPr>
        <w:t>Data e período abrangido pela</w:t>
      </w:r>
      <w:r>
        <w:rPr>
          <w:b/>
        </w:rPr>
        <w:t>s</w:t>
      </w:r>
      <w:r w:rsidRPr="002B205F">
        <w:rPr>
          <w:b/>
        </w:rPr>
        <w:t xml:space="preserve"> representaç</w:t>
      </w:r>
      <w:r>
        <w:rPr>
          <w:b/>
        </w:rPr>
        <w:t>ões</w:t>
      </w:r>
      <w:r w:rsidRPr="002B205F">
        <w:rPr>
          <w:b/>
        </w:rPr>
        <w:t xml:space="preserve"> forma</w:t>
      </w:r>
      <w:r>
        <w:rPr>
          <w:b/>
        </w:rPr>
        <w:t>is</w:t>
      </w:r>
      <w:r w:rsidRPr="002B205F">
        <w:rPr>
          <w:b/>
        </w:rPr>
        <w:t xml:space="preserve"> </w:t>
      </w:r>
    </w:p>
    <w:p w14:paraId="62F63D66" w14:textId="77777777" w:rsidR="004B39EB" w:rsidRPr="00682EB4" w:rsidRDefault="004B39EB" w:rsidP="004B39EB">
      <w:pPr>
        <w:ind w:left="567" w:hanging="567"/>
        <w:jc w:val="both"/>
      </w:pPr>
    </w:p>
    <w:p w14:paraId="1B9E6D8A" w14:textId="77777777" w:rsidR="004B39EB" w:rsidRPr="00682EB4" w:rsidRDefault="004B39EB" w:rsidP="004B39EB">
      <w:pPr>
        <w:ind w:left="567" w:hanging="567"/>
        <w:jc w:val="both"/>
      </w:pPr>
      <w:r w:rsidRPr="00682EB4">
        <w:t xml:space="preserve">14. </w:t>
      </w:r>
      <w:r>
        <w:tab/>
      </w:r>
      <w:r w:rsidRPr="00682EB4">
        <w:t xml:space="preserve">A data das representações formais deve ser tão próxima quanto praticável, </w:t>
      </w:r>
      <w:r w:rsidRPr="00395BAE">
        <w:rPr>
          <w:highlight w:val="green"/>
        </w:rPr>
        <w:t>mas não posterior à data do relatório do auditor sobre as demonstrações contábeis</w:t>
      </w:r>
      <w:r w:rsidRPr="00682EB4">
        <w:t>. As representações formais devem ser para todas as demonstrações contábeis e período(s) mencionado(s) no relatório do auditor (ver A15 a A18)</w:t>
      </w:r>
      <w:r>
        <w:t>.</w:t>
      </w:r>
      <w:r w:rsidRPr="00682EB4">
        <w:t xml:space="preserve"> </w:t>
      </w:r>
    </w:p>
    <w:p w14:paraId="27DD07CC" w14:textId="77777777" w:rsidR="004B39EB" w:rsidRPr="00682EB4" w:rsidRDefault="004B39EB" w:rsidP="004B39EB">
      <w:pPr>
        <w:ind w:left="567" w:hanging="567"/>
        <w:jc w:val="both"/>
      </w:pPr>
    </w:p>
    <w:p w14:paraId="6580ED95" w14:textId="77777777" w:rsidR="004B39EB" w:rsidRPr="002B205F" w:rsidRDefault="004B39EB" w:rsidP="004B39EB">
      <w:pPr>
        <w:ind w:left="567" w:hanging="567"/>
        <w:jc w:val="both"/>
        <w:rPr>
          <w:b/>
        </w:rPr>
      </w:pPr>
      <w:r w:rsidRPr="002B205F">
        <w:rPr>
          <w:b/>
        </w:rPr>
        <w:t xml:space="preserve">Forma das representações formais </w:t>
      </w:r>
    </w:p>
    <w:p w14:paraId="1E274A1E" w14:textId="77777777" w:rsidR="004B39EB" w:rsidRPr="00682EB4" w:rsidRDefault="004B39EB" w:rsidP="004B39EB">
      <w:pPr>
        <w:ind w:left="567" w:hanging="567"/>
        <w:jc w:val="both"/>
      </w:pPr>
    </w:p>
    <w:p w14:paraId="64532455" w14:textId="77777777" w:rsidR="004B39EB" w:rsidRPr="00682EB4" w:rsidRDefault="004B39EB" w:rsidP="004B39EB">
      <w:pPr>
        <w:ind w:left="567" w:hanging="567"/>
        <w:jc w:val="both"/>
      </w:pPr>
      <w:r w:rsidRPr="00682EB4">
        <w:t xml:space="preserve">15. </w:t>
      </w:r>
      <w:r>
        <w:tab/>
      </w:r>
      <w:r w:rsidRPr="00682EB4">
        <w:t xml:space="preserve">As representações formais devem ter a forma de </w:t>
      </w:r>
      <w:r w:rsidRPr="008D7321">
        <w:rPr>
          <w:highlight w:val="yellow"/>
        </w:rPr>
        <w:t>carta de representação dirigida ao auditor</w:t>
      </w:r>
      <w:r w:rsidRPr="00682EB4">
        <w:t xml:space="preserve">. Se lei ou regulamento exigir que a administração faça representações públicas formais a respeito de suas responsabilidades e o auditor determinar que tais representações fornecem alguma ou todas as representações requeridas pelos itens 10 </w:t>
      </w:r>
      <w:r>
        <w:t>e</w:t>
      </w:r>
      <w:r w:rsidRPr="00682EB4">
        <w:t xml:space="preserve"> 11, os assuntos relevantes abrangidos por tais representações não precisam ser incluídas na carta de representação (ver </w:t>
      </w:r>
      <w:r>
        <w:t xml:space="preserve">itens </w:t>
      </w:r>
      <w:r w:rsidRPr="00682EB4">
        <w:t>A19 a A21)</w:t>
      </w:r>
      <w:r>
        <w:t>.</w:t>
      </w:r>
      <w:r w:rsidRPr="00682EB4">
        <w:t xml:space="preserve"> </w:t>
      </w:r>
    </w:p>
    <w:p w14:paraId="64A5BD00" w14:textId="77777777" w:rsidR="004B39EB" w:rsidRPr="00682EB4" w:rsidRDefault="004B39EB" w:rsidP="004B39EB">
      <w:pPr>
        <w:ind w:left="567" w:hanging="567"/>
        <w:jc w:val="both"/>
      </w:pPr>
    </w:p>
    <w:p w14:paraId="455086F6" w14:textId="77777777" w:rsidR="004B39EB" w:rsidRPr="002B205F" w:rsidRDefault="004B39EB" w:rsidP="004B39EB">
      <w:pPr>
        <w:jc w:val="both"/>
        <w:rPr>
          <w:b/>
        </w:rPr>
      </w:pPr>
      <w:r w:rsidRPr="002B205F">
        <w:rPr>
          <w:b/>
        </w:rPr>
        <w:t>Dúvida quanto à confiabilidade das representações formais e representações solicitadas e não fornecidas</w:t>
      </w:r>
    </w:p>
    <w:p w14:paraId="3D565CAA" w14:textId="77777777" w:rsidR="004B39EB" w:rsidRDefault="004B39EB" w:rsidP="004B39EB">
      <w:pPr>
        <w:ind w:left="567" w:hanging="567"/>
        <w:jc w:val="both"/>
      </w:pPr>
    </w:p>
    <w:p w14:paraId="352DC2AB" w14:textId="77777777" w:rsidR="004B39EB" w:rsidRDefault="004B39EB" w:rsidP="004B39EB">
      <w:pPr>
        <w:ind w:left="567" w:hanging="567"/>
        <w:jc w:val="both"/>
      </w:pPr>
      <w:r w:rsidRPr="00682EB4">
        <w:t xml:space="preserve">Dúvida quanto à </w:t>
      </w:r>
      <w:r>
        <w:t>c</w:t>
      </w:r>
      <w:r w:rsidRPr="00682EB4">
        <w:t>onfiabilidade da</w:t>
      </w:r>
      <w:r>
        <w:t>s</w:t>
      </w:r>
      <w:r w:rsidRPr="00682EB4">
        <w:t xml:space="preserve"> </w:t>
      </w:r>
      <w:r>
        <w:t>r</w:t>
      </w:r>
      <w:r w:rsidRPr="00682EB4">
        <w:t>epresentaç</w:t>
      </w:r>
      <w:r>
        <w:t>ões</w:t>
      </w:r>
      <w:r w:rsidRPr="00682EB4">
        <w:t xml:space="preserve"> forma</w:t>
      </w:r>
      <w:r>
        <w:t>is</w:t>
      </w:r>
      <w:r w:rsidRPr="00682EB4">
        <w:t xml:space="preserve"> </w:t>
      </w:r>
    </w:p>
    <w:p w14:paraId="3791FCF4" w14:textId="77777777" w:rsidR="004B39EB" w:rsidRPr="00682EB4" w:rsidRDefault="004B39EB" w:rsidP="004B39EB">
      <w:pPr>
        <w:ind w:left="567" w:hanging="567"/>
        <w:jc w:val="both"/>
      </w:pPr>
    </w:p>
    <w:p w14:paraId="76A1E684" w14:textId="77777777" w:rsidR="004B39EB" w:rsidRPr="00682EB4" w:rsidRDefault="004B39EB" w:rsidP="004B39EB">
      <w:pPr>
        <w:ind w:left="567" w:hanging="567"/>
        <w:jc w:val="both"/>
      </w:pPr>
      <w:r w:rsidRPr="00682EB4">
        <w:t xml:space="preserve">16. </w:t>
      </w:r>
      <w:r>
        <w:tab/>
      </w:r>
      <w:r w:rsidRPr="00682EB4">
        <w:t>Se o auditor tem preocupaç</w:t>
      </w:r>
      <w:r>
        <w:t>ão</w:t>
      </w:r>
      <w:r w:rsidRPr="00682EB4">
        <w:t xml:space="preserve"> a respeito da competência, integridade, valores éticos ou diligência da administração ou do seu comprometimento com estes ou com sua aplicação, ele deve determinar o efeito que tais preocupações podem ter sobre a confiabilidade das representações (verbais ou escritas) e da evidência de auditoria em geral (ver itens A24 e A25)</w:t>
      </w:r>
      <w:r>
        <w:t>.</w:t>
      </w:r>
      <w:r w:rsidRPr="00682EB4">
        <w:t xml:space="preserve"> </w:t>
      </w:r>
    </w:p>
    <w:p w14:paraId="3C1559E7" w14:textId="77777777" w:rsidR="004B39EB" w:rsidRPr="00682EB4" w:rsidRDefault="004B39EB" w:rsidP="004B39EB">
      <w:pPr>
        <w:ind w:left="567" w:hanging="567"/>
        <w:jc w:val="both"/>
      </w:pPr>
    </w:p>
    <w:p w14:paraId="1A26C7D0" w14:textId="77777777" w:rsidR="004B39EB" w:rsidRPr="00682EB4" w:rsidRDefault="004B39EB" w:rsidP="004B39EB">
      <w:pPr>
        <w:ind w:left="567" w:hanging="567"/>
        <w:jc w:val="both"/>
      </w:pPr>
      <w:r w:rsidRPr="00682EB4">
        <w:t xml:space="preserve">17. </w:t>
      </w:r>
      <w:r>
        <w:tab/>
      </w:r>
      <w:r w:rsidRPr="00682EB4">
        <w:t xml:space="preserve">Em particular, se as representações formais forem incompatíveis com outras evidências de auditoria, o auditor deve executar procedimentos de auditoria para tentar solucionar </w:t>
      </w:r>
      <w:r>
        <w:t>o assunto</w:t>
      </w:r>
      <w:r w:rsidRPr="00682EB4">
        <w:t xml:space="preserve">. Se </w:t>
      </w:r>
      <w:r>
        <w:t xml:space="preserve">o assunto </w:t>
      </w:r>
      <w:r w:rsidRPr="00682EB4">
        <w:t>não for solucionad</w:t>
      </w:r>
      <w:r>
        <w:t>o</w:t>
      </w:r>
      <w:r w:rsidRPr="00682EB4">
        <w:t>, o auditor deve reconsiderar a avaliação da competência, integridade, valores éticos ou diligência da administração, ou do seu compromisso com estes e com a sua aplicação, e deve determinar o efeito que isso pode ter sobre a confiabilidade das representações (verbais ou escritas) e da evidência de auditoria em geral (ver item A23)</w:t>
      </w:r>
      <w:r>
        <w:t>.</w:t>
      </w:r>
    </w:p>
    <w:p w14:paraId="5CCC48AF" w14:textId="77777777" w:rsidR="004B39EB" w:rsidRPr="00682EB4" w:rsidRDefault="004B39EB" w:rsidP="004B39EB">
      <w:pPr>
        <w:ind w:left="567" w:hanging="567"/>
        <w:jc w:val="both"/>
      </w:pPr>
    </w:p>
    <w:p w14:paraId="240D3E6A" w14:textId="77777777" w:rsidR="004B39EB" w:rsidRPr="00682EB4" w:rsidRDefault="004B39EB" w:rsidP="004B39EB">
      <w:pPr>
        <w:ind w:left="567" w:hanging="567"/>
        <w:jc w:val="both"/>
      </w:pPr>
      <w:r w:rsidRPr="00682EB4">
        <w:t xml:space="preserve">18. </w:t>
      </w:r>
      <w:r>
        <w:tab/>
      </w:r>
      <w:r w:rsidRPr="00682EB4">
        <w:t xml:space="preserve">Se o auditor concluir que as representações formais </w:t>
      </w:r>
      <w:r w:rsidRPr="00EB477D">
        <w:rPr>
          <w:highlight w:val="yellow"/>
        </w:rPr>
        <w:t>não são confiáveis</w:t>
      </w:r>
      <w:r w:rsidRPr="00682EB4">
        <w:t xml:space="preserve">, ele deve tomar ações apropriadas, inclusive determinar o possível efeito na sua opinião no relatório de auditoria, em conformidade com a </w:t>
      </w:r>
      <w:r w:rsidRPr="00EB477D">
        <w:rPr>
          <w:highlight w:val="yellow"/>
        </w:rPr>
        <w:t>NBC TA 705 – Modificações na Opinião do Auditor Independente</w:t>
      </w:r>
      <w:r w:rsidRPr="00682EB4">
        <w:t xml:space="preserve">, considerando a exigência </w:t>
      </w:r>
      <w:r>
        <w:t>d</w:t>
      </w:r>
      <w:r w:rsidRPr="00682EB4">
        <w:t xml:space="preserve">o item 20 desta </w:t>
      </w:r>
      <w:r>
        <w:t>N</w:t>
      </w:r>
      <w:r w:rsidRPr="00682EB4">
        <w:t>orma.</w:t>
      </w:r>
    </w:p>
    <w:p w14:paraId="2B201E02" w14:textId="77777777" w:rsidR="004B39EB" w:rsidRPr="00682EB4" w:rsidRDefault="004B39EB" w:rsidP="004B39EB">
      <w:pPr>
        <w:ind w:left="567" w:hanging="567"/>
        <w:jc w:val="both"/>
      </w:pPr>
    </w:p>
    <w:p w14:paraId="0A2C00BB" w14:textId="77777777" w:rsidR="004B39EB" w:rsidRDefault="004B39EB" w:rsidP="004B39EB">
      <w:pPr>
        <w:ind w:left="567" w:hanging="567"/>
        <w:jc w:val="both"/>
      </w:pPr>
      <w:r w:rsidRPr="00682EB4">
        <w:t>Representaç</w:t>
      </w:r>
      <w:r>
        <w:t>ões</w:t>
      </w:r>
      <w:r w:rsidRPr="00682EB4">
        <w:t xml:space="preserve"> </w:t>
      </w:r>
      <w:r>
        <w:t>s</w:t>
      </w:r>
      <w:r w:rsidRPr="00682EB4">
        <w:t>olicitada</w:t>
      </w:r>
      <w:r>
        <w:t>s</w:t>
      </w:r>
      <w:r w:rsidRPr="00682EB4">
        <w:t xml:space="preserve"> e não </w:t>
      </w:r>
      <w:r>
        <w:t>f</w:t>
      </w:r>
      <w:r w:rsidRPr="00682EB4">
        <w:t>ornecida</w:t>
      </w:r>
      <w:r>
        <w:t>s</w:t>
      </w:r>
    </w:p>
    <w:p w14:paraId="5524BCC8" w14:textId="77777777" w:rsidR="004B39EB" w:rsidRPr="00682EB4" w:rsidRDefault="004B39EB" w:rsidP="004B39EB">
      <w:pPr>
        <w:ind w:left="567" w:hanging="567"/>
        <w:jc w:val="both"/>
      </w:pPr>
    </w:p>
    <w:p w14:paraId="7D6B1CFE" w14:textId="77777777" w:rsidR="004B39EB" w:rsidRPr="00682EB4" w:rsidRDefault="004B39EB" w:rsidP="004B39EB">
      <w:pPr>
        <w:spacing w:after="120"/>
        <w:ind w:left="567" w:hanging="567"/>
        <w:jc w:val="both"/>
      </w:pPr>
      <w:r w:rsidRPr="00682EB4">
        <w:t xml:space="preserve">19. </w:t>
      </w:r>
      <w:r>
        <w:tab/>
      </w:r>
      <w:r w:rsidRPr="00682EB4">
        <w:t>Se a administração não fornecer uma ou mais das representações formais solicitadas, o auditor deve:</w:t>
      </w:r>
    </w:p>
    <w:p w14:paraId="11444266" w14:textId="77777777" w:rsidR="004B39EB" w:rsidRPr="00682EB4" w:rsidRDefault="004B39EB" w:rsidP="004B39EB">
      <w:pPr>
        <w:spacing w:after="120"/>
        <w:ind w:left="993" w:hanging="426"/>
        <w:jc w:val="both"/>
      </w:pPr>
      <w:r w:rsidRPr="00682EB4">
        <w:t xml:space="preserve">(a) </w:t>
      </w:r>
      <w:r>
        <w:tab/>
        <w:t>d</w:t>
      </w:r>
      <w:r w:rsidRPr="00682EB4">
        <w:t>iscutir o assunto com a administração;</w:t>
      </w:r>
    </w:p>
    <w:p w14:paraId="02B3FBEE" w14:textId="77777777" w:rsidR="004B39EB" w:rsidRPr="00682EB4" w:rsidRDefault="004B39EB" w:rsidP="004B39EB">
      <w:pPr>
        <w:spacing w:after="120"/>
        <w:ind w:left="993" w:hanging="426"/>
        <w:jc w:val="both"/>
      </w:pPr>
      <w:r w:rsidRPr="00682EB4">
        <w:t xml:space="preserve">(b) </w:t>
      </w:r>
      <w:r>
        <w:tab/>
        <w:t>r</w:t>
      </w:r>
      <w:r w:rsidRPr="00682EB4">
        <w:t>eavaliar a integridade da administração e avaliar o efeito que isso pode ter sobre a confiabilidade das representações (verbais ou escritas) e da evidência de auditoria em geral; e</w:t>
      </w:r>
    </w:p>
    <w:p w14:paraId="4DD487C4" w14:textId="77777777" w:rsidR="004B39EB" w:rsidRPr="00682EB4" w:rsidRDefault="004B39EB" w:rsidP="004B39EB">
      <w:pPr>
        <w:ind w:left="993" w:hanging="426"/>
        <w:jc w:val="both"/>
      </w:pPr>
      <w:r w:rsidRPr="00682EB4">
        <w:t xml:space="preserve">(c) </w:t>
      </w:r>
      <w:r>
        <w:tab/>
        <w:t>t</w:t>
      </w:r>
      <w:r w:rsidRPr="00682EB4">
        <w:t xml:space="preserve">omar ações apropriadas, inclusive determinar o possível efeito sobre a sua opinião no relatório de auditoria, em conformidade com a NBC TA 705 considerando a exigência </w:t>
      </w:r>
      <w:r>
        <w:t>d</w:t>
      </w:r>
      <w:r w:rsidRPr="00682EB4">
        <w:t xml:space="preserve">o item 20 desta </w:t>
      </w:r>
      <w:r>
        <w:t>N</w:t>
      </w:r>
      <w:r w:rsidRPr="00682EB4">
        <w:t>orma.</w:t>
      </w:r>
    </w:p>
    <w:p w14:paraId="6D694DC8" w14:textId="77777777" w:rsidR="004B39EB" w:rsidRPr="00682EB4" w:rsidRDefault="004B39EB" w:rsidP="004B39EB">
      <w:pPr>
        <w:ind w:left="567" w:hanging="567"/>
        <w:jc w:val="both"/>
      </w:pPr>
    </w:p>
    <w:p w14:paraId="7BD9F1DB" w14:textId="77777777" w:rsidR="004B39EB" w:rsidRDefault="004B39EB" w:rsidP="004B39EB">
      <w:pPr>
        <w:ind w:left="567" w:hanging="567"/>
        <w:jc w:val="both"/>
      </w:pPr>
      <w:r w:rsidRPr="00682EB4">
        <w:t>Representaç</w:t>
      </w:r>
      <w:r>
        <w:t>ões</w:t>
      </w:r>
      <w:r w:rsidRPr="00682EB4">
        <w:t xml:space="preserve"> forma</w:t>
      </w:r>
      <w:r>
        <w:t>is</w:t>
      </w:r>
      <w:r w:rsidRPr="00682EB4">
        <w:t xml:space="preserve"> sobre a</w:t>
      </w:r>
      <w:r>
        <w:t>s</w:t>
      </w:r>
      <w:r w:rsidRPr="00682EB4">
        <w:t xml:space="preserve"> </w:t>
      </w:r>
      <w:r>
        <w:t>r</w:t>
      </w:r>
      <w:r w:rsidRPr="00682EB4">
        <w:t>esponsabilidade</w:t>
      </w:r>
      <w:r>
        <w:t>s</w:t>
      </w:r>
      <w:r w:rsidRPr="00682EB4">
        <w:t xml:space="preserve"> da </w:t>
      </w:r>
      <w:r>
        <w:t>a</w:t>
      </w:r>
      <w:r w:rsidRPr="00682EB4">
        <w:t>dministração</w:t>
      </w:r>
    </w:p>
    <w:p w14:paraId="732056AA" w14:textId="77777777" w:rsidR="004B39EB" w:rsidRPr="00682EB4" w:rsidRDefault="004B39EB" w:rsidP="004B39EB">
      <w:pPr>
        <w:ind w:left="567" w:hanging="567"/>
        <w:jc w:val="both"/>
      </w:pPr>
    </w:p>
    <w:p w14:paraId="3AA9BE8E" w14:textId="77777777" w:rsidR="004B39EB" w:rsidRDefault="004B39EB" w:rsidP="004B39EB">
      <w:pPr>
        <w:tabs>
          <w:tab w:val="left" w:pos="567"/>
        </w:tabs>
        <w:spacing w:after="120"/>
        <w:ind w:left="567" w:hanging="567"/>
        <w:jc w:val="both"/>
        <w:rPr>
          <w:color w:val="0070C0"/>
          <w:sz w:val="20"/>
          <w:szCs w:val="20"/>
        </w:rPr>
      </w:pPr>
      <w:r w:rsidRPr="00682EB4">
        <w:t xml:space="preserve">20. </w:t>
      </w:r>
      <w:r>
        <w:tab/>
      </w:r>
      <w:r w:rsidRPr="00047491">
        <w:rPr>
          <w:strike/>
        </w:rPr>
        <w:t>O auditor pode abster-se</w:t>
      </w:r>
      <w:r w:rsidRPr="00682EB4">
        <w:t xml:space="preserve">O auditor </w:t>
      </w:r>
      <w:r>
        <w:t>deve</w:t>
      </w:r>
      <w:r w:rsidRPr="00682EB4">
        <w:t xml:space="preserve"> abster-se de emitir opinião no relatório sobre as demonstrações contábeis em conformidade com a NBC TA 705 se (ver A26 </w:t>
      </w:r>
      <w:r>
        <w:t>e</w:t>
      </w:r>
      <w:r w:rsidRPr="00682EB4">
        <w:t xml:space="preserve"> A27)</w:t>
      </w:r>
      <w:r>
        <w:t xml:space="preserve">: </w:t>
      </w:r>
      <w:r>
        <w:rPr>
          <w:color w:val="0070C0"/>
          <w:sz w:val="20"/>
          <w:szCs w:val="20"/>
        </w:rPr>
        <w:t>(Retificação publicada no D.O.U. de 4.11.10, Seção I, pág. 185)</w:t>
      </w:r>
    </w:p>
    <w:p w14:paraId="1D001EBC" w14:textId="77777777" w:rsidR="004B39EB" w:rsidRPr="00682EB4" w:rsidRDefault="004B39EB" w:rsidP="004B39EB">
      <w:pPr>
        <w:spacing w:after="120"/>
        <w:ind w:left="993" w:hanging="426"/>
        <w:jc w:val="both"/>
      </w:pPr>
      <w:r w:rsidRPr="00682EB4">
        <w:t xml:space="preserve">(a) </w:t>
      </w:r>
      <w:r>
        <w:t xml:space="preserve"> </w:t>
      </w:r>
      <w:r>
        <w:tab/>
        <w:t>o</w:t>
      </w:r>
      <w:r w:rsidRPr="00682EB4">
        <w:t xml:space="preserve"> auditor concluir que há dúvida suficiente a respeito da integridade da administração, de tal modo que as representações formais exigidas pelos itens 10 e 11 não sejam confiáveis; ou</w:t>
      </w:r>
    </w:p>
    <w:p w14:paraId="28A7E146" w14:textId="77777777" w:rsidR="004B39EB" w:rsidRPr="00682EB4" w:rsidRDefault="004B39EB" w:rsidP="004B39EB">
      <w:pPr>
        <w:ind w:left="993" w:hanging="426"/>
        <w:jc w:val="both"/>
      </w:pPr>
      <w:r w:rsidRPr="00682EB4">
        <w:t xml:space="preserve">(b) </w:t>
      </w:r>
      <w:r>
        <w:tab/>
        <w:t>a</w:t>
      </w:r>
      <w:r w:rsidRPr="00682EB4">
        <w:t xml:space="preserve"> administração não fornecer as representações formais exigidas pelos itens 10 e 11.</w:t>
      </w:r>
    </w:p>
    <w:p w14:paraId="4B79FF23" w14:textId="77777777" w:rsidR="004B39EB" w:rsidRDefault="004B39EB" w:rsidP="004B39EB">
      <w:pPr>
        <w:ind w:left="567" w:hanging="567"/>
        <w:jc w:val="both"/>
      </w:pPr>
    </w:p>
    <w:p w14:paraId="223DD136" w14:textId="77777777" w:rsidR="004B39EB" w:rsidRDefault="004B39EB" w:rsidP="004B39EB">
      <w:pPr>
        <w:ind w:left="567" w:hanging="567"/>
        <w:jc w:val="both"/>
      </w:pPr>
    </w:p>
    <w:p w14:paraId="388FC2E2" w14:textId="77777777" w:rsidR="004B39EB" w:rsidRDefault="004B39EB" w:rsidP="004B39EB">
      <w:pPr>
        <w:ind w:right="2"/>
        <w:jc w:val="both"/>
      </w:pPr>
      <w:r>
        <w:t>Em razão dessas alterações, as disposições não alteradas desta norma são mantidas e a sigla da NBC TA 580, publicada no DOU, Seção 1, de 4/12/2009, passa a ser NBC TA 580 (R1).</w:t>
      </w:r>
    </w:p>
    <w:p w14:paraId="7E342FC4" w14:textId="77777777" w:rsidR="004B39EB" w:rsidRDefault="004B39EB" w:rsidP="004B39EB">
      <w:pPr>
        <w:pStyle w:val="Textoembloco"/>
        <w:tabs>
          <w:tab w:val="left" w:pos="-5387"/>
        </w:tabs>
        <w:ind w:left="0"/>
        <w:jc w:val="both"/>
        <w:rPr>
          <w:sz w:val="24"/>
          <w:lang w:val="pt-BR"/>
        </w:rPr>
      </w:pPr>
    </w:p>
    <w:p w14:paraId="33195FF9" w14:textId="77777777" w:rsidR="004B39EB" w:rsidRDefault="004B39EB" w:rsidP="004B39EB">
      <w:pPr>
        <w:ind w:right="2"/>
        <w:jc w:val="both"/>
      </w:pPr>
      <w:r>
        <w:t>As alterações desta norma entram em vigor na data de sua publicação, aplicando-se às auditorias de demonstrações contábeis para períodos que se findam em, ou após, 31 de dezembro de 2016.</w:t>
      </w:r>
    </w:p>
    <w:p w14:paraId="6F83B157" w14:textId="77777777" w:rsidR="004B39EB" w:rsidRDefault="004B39EB" w:rsidP="004B39EB">
      <w:pPr>
        <w:ind w:left="567" w:right="2" w:hanging="567"/>
        <w:jc w:val="both"/>
      </w:pPr>
    </w:p>
    <w:p w14:paraId="2A37474D" w14:textId="77777777" w:rsidR="004B39EB" w:rsidRDefault="004B39EB" w:rsidP="004B39EB">
      <w:pPr>
        <w:ind w:left="567" w:right="2" w:hanging="567"/>
        <w:jc w:val="both"/>
      </w:pPr>
    </w:p>
    <w:p w14:paraId="25B70FA5" w14:textId="77777777" w:rsidR="004B39EB" w:rsidRPr="00281425" w:rsidRDefault="004B39EB" w:rsidP="004B39EB">
      <w:pPr>
        <w:pStyle w:val="Recuodecorpodetexto2"/>
        <w:spacing w:after="0" w:line="240" w:lineRule="auto"/>
        <w:jc w:val="right"/>
        <w:rPr>
          <w:lang w:val="pt-BR"/>
        </w:rPr>
      </w:pPr>
      <w:r w:rsidRPr="00281425">
        <w:rPr>
          <w:lang w:val="pt-BR"/>
        </w:rPr>
        <w:t>Brasília, 19 de agosto de 2016.</w:t>
      </w:r>
    </w:p>
    <w:p w14:paraId="7ADFE908" w14:textId="77777777" w:rsidR="004B39EB" w:rsidRDefault="004B39EB" w:rsidP="004B39EB"/>
    <w:p w14:paraId="7AFBCBAB" w14:textId="77777777" w:rsidR="004B39EB" w:rsidRDefault="004B39EB" w:rsidP="004B39EB">
      <w:pPr>
        <w:jc w:val="both"/>
      </w:pPr>
    </w:p>
    <w:p w14:paraId="28C15163" w14:textId="77777777" w:rsidR="004B39EB" w:rsidRDefault="004B39EB" w:rsidP="004B39EB"/>
    <w:p w14:paraId="1B5C1CF5" w14:textId="77777777" w:rsidR="004B39EB" w:rsidRDefault="004B39EB" w:rsidP="004B39EB">
      <w:pPr>
        <w:jc w:val="center"/>
        <w:rPr>
          <w:bCs/>
        </w:rPr>
      </w:pPr>
      <w:r>
        <w:t xml:space="preserve">Contador </w:t>
      </w:r>
      <w:r>
        <w:rPr>
          <w:b/>
        </w:rPr>
        <w:t>José Martonio Alves Coelho</w:t>
      </w:r>
    </w:p>
    <w:p w14:paraId="37CF9C40" w14:textId="77777777" w:rsidR="004B39EB" w:rsidRPr="00281425" w:rsidRDefault="004B39EB" w:rsidP="004B39EB">
      <w:pPr>
        <w:pStyle w:val="Recuodecorpodetexto2"/>
        <w:spacing w:after="0" w:line="240" w:lineRule="auto"/>
        <w:ind w:left="0"/>
        <w:jc w:val="center"/>
        <w:rPr>
          <w:lang w:val="pt-BR"/>
        </w:rPr>
      </w:pPr>
      <w:r w:rsidRPr="00281425">
        <w:rPr>
          <w:b/>
          <w:lang w:val="pt-BR"/>
        </w:rPr>
        <w:t>Presidente</w:t>
      </w:r>
    </w:p>
    <w:p w14:paraId="32AA1466" w14:textId="77777777" w:rsidR="004B39EB" w:rsidRDefault="004B39EB" w:rsidP="004B39EB">
      <w:pPr>
        <w:jc w:val="both"/>
      </w:pPr>
    </w:p>
    <w:p w14:paraId="41DD5C08" w14:textId="77777777" w:rsidR="004B39EB" w:rsidRDefault="004B39EB" w:rsidP="004B39EB">
      <w:pPr>
        <w:ind w:left="567" w:hanging="567"/>
        <w:jc w:val="both"/>
      </w:pPr>
    </w:p>
    <w:p w14:paraId="6420639D" w14:textId="77777777" w:rsidR="004B39EB" w:rsidRPr="00682EB4" w:rsidRDefault="004B39EB" w:rsidP="004B39EB">
      <w:pPr>
        <w:ind w:left="567" w:hanging="567"/>
        <w:jc w:val="both"/>
      </w:pPr>
    </w:p>
    <w:p w14:paraId="499A6D87" w14:textId="77777777" w:rsidR="004B39EB" w:rsidRPr="00832486" w:rsidRDefault="004B39EB" w:rsidP="004B39EB">
      <w:pPr>
        <w:ind w:left="567" w:hanging="567"/>
        <w:jc w:val="both"/>
        <w:rPr>
          <w:b/>
          <w:sz w:val="28"/>
          <w:szCs w:val="28"/>
        </w:rPr>
      </w:pPr>
      <w:r w:rsidRPr="00832486">
        <w:rPr>
          <w:b/>
          <w:sz w:val="28"/>
          <w:szCs w:val="28"/>
        </w:rPr>
        <w:t>Aplicação e outros materiais explicativos</w:t>
      </w:r>
    </w:p>
    <w:p w14:paraId="4468B8AC" w14:textId="77777777" w:rsidR="004B39EB" w:rsidRDefault="004B39EB" w:rsidP="004B39EB">
      <w:pPr>
        <w:ind w:left="567" w:hanging="567"/>
        <w:jc w:val="both"/>
      </w:pPr>
    </w:p>
    <w:p w14:paraId="00817628" w14:textId="77777777" w:rsidR="004B39EB" w:rsidRDefault="004B39EB" w:rsidP="004B39EB">
      <w:pPr>
        <w:ind w:left="567" w:hanging="567"/>
        <w:jc w:val="both"/>
      </w:pPr>
      <w:r w:rsidRPr="002B205F">
        <w:rPr>
          <w:b/>
        </w:rPr>
        <w:t xml:space="preserve">Representações formais como evidência de auditoria </w:t>
      </w:r>
      <w:r w:rsidRPr="00682EB4">
        <w:t>(ver item 3)</w:t>
      </w:r>
    </w:p>
    <w:p w14:paraId="019E7D94" w14:textId="77777777" w:rsidR="004B39EB" w:rsidRPr="00682EB4" w:rsidRDefault="004B39EB" w:rsidP="004B39EB">
      <w:pPr>
        <w:ind w:left="567" w:hanging="567"/>
        <w:jc w:val="both"/>
      </w:pPr>
    </w:p>
    <w:p w14:paraId="38444E37" w14:textId="77777777" w:rsidR="004B39EB" w:rsidRPr="00682EB4" w:rsidRDefault="004B39EB" w:rsidP="004B39EB">
      <w:pPr>
        <w:ind w:left="567" w:hanging="567"/>
        <w:jc w:val="both"/>
      </w:pPr>
      <w:r w:rsidRPr="00682EB4">
        <w:t xml:space="preserve">A1. </w:t>
      </w:r>
      <w:r>
        <w:tab/>
      </w:r>
      <w:r w:rsidRPr="00682EB4">
        <w:t>As representações formais são importantes fontes de evidência de auditoria. Se a administração modificar ou não fornecer as representações formais solicitadas, isso pode alertar o auditor quanto à possibilidade de que possam existir um ou mais problemas. Além disso, a solicitação de representaç</w:t>
      </w:r>
      <w:r>
        <w:t>ões</w:t>
      </w:r>
      <w:r w:rsidRPr="00682EB4">
        <w:t xml:space="preserve"> forma</w:t>
      </w:r>
      <w:r>
        <w:t>is</w:t>
      </w:r>
      <w:r w:rsidRPr="00682EB4">
        <w:t xml:space="preserve"> ao invés de verbais pode levar a administração a considerar tais assuntos mais rigorosamente, aumentando com isso a qualidade da</w:t>
      </w:r>
      <w:r>
        <w:t>s</w:t>
      </w:r>
      <w:r w:rsidRPr="00682EB4">
        <w:t xml:space="preserve"> representaç</w:t>
      </w:r>
      <w:r>
        <w:t>ões</w:t>
      </w:r>
      <w:r w:rsidRPr="00682EB4">
        <w:t>.</w:t>
      </w:r>
    </w:p>
    <w:p w14:paraId="2F7962D7" w14:textId="77777777" w:rsidR="004B39EB" w:rsidRPr="00682EB4" w:rsidRDefault="004B39EB" w:rsidP="004B39EB">
      <w:pPr>
        <w:ind w:left="567" w:hanging="567"/>
        <w:jc w:val="both"/>
      </w:pPr>
    </w:p>
    <w:p w14:paraId="5ED1AEF1" w14:textId="77777777" w:rsidR="004B39EB" w:rsidRDefault="004B39EB" w:rsidP="004B39EB">
      <w:pPr>
        <w:jc w:val="both"/>
      </w:pPr>
      <w:r w:rsidRPr="002B205F">
        <w:rPr>
          <w:b/>
        </w:rPr>
        <w:t>Membros da administração aos quais são solicitadas representações formais</w:t>
      </w:r>
      <w:r w:rsidRPr="00682EB4">
        <w:t xml:space="preserve"> (ver item 9)</w:t>
      </w:r>
    </w:p>
    <w:p w14:paraId="2D312F6A" w14:textId="77777777" w:rsidR="004B39EB" w:rsidRPr="00682EB4" w:rsidRDefault="004B39EB" w:rsidP="004B39EB">
      <w:pPr>
        <w:ind w:left="567" w:hanging="567"/>
        <w:jc w:val="both"/>
      </w:pPr>
    </w:p>
    <w:p w14:paraId="52F4C382" w14:textId="77777777" w:rsidR="004B39EB" w:rsidRPr="00682EB4" w:rsidRDefault="004B39EB" w:rsidP="004B39EB">
      <w:pPr>
        <w:ind w:left="567" w:hanging="567"/>
        <w:jc w:val="both"/>
      </w:pPr>
      <w:r w:rsidRPr="00682EB4">
        <w:t xml:space="preserve">A2. </w:t>
      </w:r>
      <w:r>
        <w:tab/>
      </w:r>
      <w:r w:rsidRPr="00682EB4">
        <w:t xml:space="preserve">São solicitadas representações formais dos responsáveis pela elaboração e apresentação das demonstrações contábeis. Estas pessoas podem variar dependendo da estrutura de governança da entidade e de lei ou regulamento relevante; contudo, a administração (e não os responsáveis pela governança), é frequentemente a parte responsável. Podem, portanto, ser solicitadas representações formais do diretor executivo e do diretor financeiro da entidade ou outras pessoas equivalentes nas entidades que não usam tais títulos. Em algumas circunstâncias, porém, outras pessoas, tais como os responsáveis pela governança, também são responsáveis pela elaboração e apresentação das demonstrações contábeis. </w:t>
      </w:r>
    </w:p>
    <w:p w14:paraId="12FD2F71" w14:textId="77777777" w:rsidR="004B39EB" w:rsidRDefault="004B39EB" w:rsidP="004B39EB">
      <w:pPr>
        <w:ind w:left="567" w:hanging="567"/>
        <w:jc w:val="both"/>
      </w:pPr>
    </w:p>
    <w:p w14:paraId="1611B408" w14:textId="77777777" w:rsidR="004B39EB" w:rsidRPr="00682EB4" w:rsidRDefault="004B39EB" w:rsidP="004B39EB">
      <w:pPr>
        <w:ind w:left="567" w:hanging="567"/>
        <w:jc w:val="both"/>
      </w:pPr>
      <w:r w:rsidRPr="00682EB4">
        <w:t xml:space="preserve">A3. </w:t>
      </w:r>
      <w:r>
        <w:tab/>
      </w:r>
      <w:r w:rsidRPr="00682EB4">
        <w:t>Devido à sua responsabilidade pela elaboração e apresentação das demonstrações contábeis e de suas responsabilidades pela condução dos negócios da entidade, espera-se que a administração tenha conhecimento suficiente do processo seguido pela entidade na elaboração e apresentação das demonstrações contábeis e das afirmações destas nas quais se baseiam as representações formais.</w:t>
      </w:r>
    </w:p>
    <w:p w14:paraId="4034504D" w14:textId="77777777" w:rsidR="004B39EB" w:rsidRPr="00682EB4" w:rsidRDefault="004B39EB" w:rsidP="004B39EB">
      <w:pPr>
        <w:ind w:left="567" w:hanging="567"/>
        <w:jc w:val="both"/>
      </w:pPr>
    </w:p>
    <w:p w14:paraId="31F9790F" w14:textId="77777777" w:rsidR="004B39EB" w:rsidRPr="00682EB4" w:rsidRDefault="004B39EB" w:rsidP="004B39EB">
      <w:pPr>
        <w:spacing w:after="120"/>
        <w:ind w:left="567" w:hanging="567"/>
        <w:jc w:val="both"/>
      </w:pPr>
      <w:r w:rsidRPr="00682EB4">
        <w:t xml:space="preserve">A4. </w:t>
      </w:r>
      <w:r>
        <w:tab/>
      </w:r>
      <w:r w:rsidRPr="00682EB4">
        <w:t>Em alguns casos, a administração pode decidir fazer indagações junto a outros que participam da elaboração e apresentação das demonstrações contábeis e das afirmações destas, inclusive indivíduos que possuam conhecimento especializado relativo a assuntos a respeito dos quais são solicitadas representações formais. Tais indivíduos podem incluir:</w:t>
      </w:r>
    </w:p>
    <w:p w14:paraId="4AA5FB2E" w14:textId="77777777" w:rsidR="004B39EB" w:rsidRPr="00682EB4" w:rsidRDefault="004B39EB">
      <w:pPr>
        <w:numPr>
          <w:ilvl w:val="0"/>
          <w:numId w:val="225"/>
        </w:numPr>
        <w:spacing w:after="120" w:line="240" w:lineRule="auto"/>
        <w:ind w:left="851" w:hanging="284"/>
        <w:jc w:val="both"/>
      </w:pPr>
      <w:r>
        <w:t xml:space="preserve"> </w:t>
      </w:r>
      <w:r>
        <w:tab/>
        <w:t>u</w:t>
      </w:r>
      <w:r w:rsidRPr="00682EB4">
        <w:t>m atuário responsável por estimativas contábeis determinadas de forma atuarial</w:t>
      </w:r>
      <w:r>
        <w:t>;</w:t>
      </w:r>
    </w:p>
    <w:p w14:paraId="5CA1FF88" w14:textId="77777777" w:rsidR="004B39EB" w:rsidRPr="00682EB4" w:rsidRDefault="004B39EB">
      <w:pPr>
        <w:numPr>
          <w:ilvl w:val="0"/>
          <w:numId w:val="225"/>
        </w:numPr>
        <w:spacing w:after="120" w:line="240" w:lineRule="auto"/>
        <w:ind w:left="851" w:hanging="284"/>
        <w:jc w:val="both"/>
      </w:pPr>
      <w:r>
        <w:t xml:space="preserve"> </w:t>
      </w:r>
      <w:r>
        <w:tab/>
        <w:t>e</w:t>
      </w:r>
      <w:r w:rsidRPr="00682EB4">
        <w:t>ngenheiro da companhia que possam ter responsabilidade e conhecimento especializado sobre mensuração de passivos ambientais</w:t>
      </w:r>
      <w:r>
        <w:t>;</w:t>
      </w:r>
      <w:r w:rsidRPr="00682EB4">
        <w:t xml:space="preserve"> </w:t>
      </w:r>
    </w:p>
    <w:p w14:paraId="4DD4ECDB" w14:textId="77777777" w:rsidR="004B39EB" w:rsidRPr="00682EB4" w:rsidRDefault="004B39EB">
      <w:pPr>
        <w:numPr>
          <w:ilvl w:val="0"/>
          <w:numId w:val="225"/>
        </w:numPr>
        <w:spacing w:after="0" w:line="240" w:lineRule="auto"/>
        <w:ind w:left="851" w:hanging="284"/>
        <w:jc w:val="both"/>
      </w:pPr>
      <w:r>
        <w:t xml:space="preserve"> </w:t>
      </w:r>
      <w:r>
        <w:tab/>
        <w:t>d</w:t>
      </w:r>
      <w:r w:rsidRPr="00682EB4">
        <w:t>epartamento jurídico que possa fornecer informações essenciais para provisões para ações judiciais.</w:t>
      </w:r>
    </w:p>
    <w:p w14:paraId="7C8F6F56" w14:textId="77777777" w:rsidR="004B39EB" w:rsidRPr="00682EB4" w:rsidRDefault="004B39EB" w:rsidP="004B39EB">
      <w:pPr>
        <w:ind w:left="567" w:hanging="567"/>
        <w:jc w:val="both"/>
      </w:pPr>
    </w:p>
    <w:p w14:paraId="25AF3805" w14:textId="77777777" w:rsidR="004B39EB" w:rsidRPr="00682EB4" w:rsidRDefault="004B39EB" w:rsidP="004B39EB">
      <w:pPr>
        <w:ind w:left="567" w:hanging="567"/>
        <w:jc w:val="both"/>
      </w:pPr>
      <w:r w:rsidRPr="00682EB4">
        <w:t xml:space="preserve">A5. </w:t>
      </w:r>
      <w:r>
        <w:tab/>
      </w:r>
      <w:r w:rsidRPr="00682EB4">
        <w:t xml:space="preserve">Em alguns casos, a administração pode incluir nas representações formais uma linguagem qualificadora, no sentido de que as representações são feitas com base no seu melhor conhecimento e crença. É razoável que o auditor aceite tal redação se estiver convencido de que as representações estão sendo feitas pelos que têm responsabilidades e conhecimento </w:t>
      </w:r>
      <w:r>
        <w:t>apropriados</w:t>
      </w:r>
      <w:r w:rsidRPr="00682EB4">
        <w:t xml:space="preserve"> dos assuntos incluídos nas representações.</w:t>
      </w:r>
    </w:p>
    <w:p w14:paraId="4E04E25F" w14:textId="77777777" w:rsidR="004B39EB" w:rsidRPr="00682EB4" w:rsidRDefault="004B39EB" w:rsidP="004B39EB">
      <w:pPr>
        <w:ind w:left="567" w:hanging="567"/>
        <w:jc w:val="both"/>
      </w:pPr>
    </w:p>
    <w:p w14:paraId="2C6D2616" w14:textId="77777777" w:rsidR="004B39EB" w:rsidRPr="00682EB4" w:rsidRDefault="004B39EB" w:rsidP="004B39EB">
      <w:pPr>
        <w:ind w:left="567" w:hanging="567"/>
        <w:jc w:val="both"/>
      </w:pPr>
      <w:r w:rsidRPr="00682EB4">
        <w:t xml:space="preserve">A6. </w:t>
      </w:r>
      <w:r>
        <w:tab/>
      </w:r>
      <w:r w:rsidRPr="00682EB4">
        <w:t>Para reforçar a necessidade de que a administração faça representações informativas, o auditor pode solicitar que a administração inclua nas representações formais a confirmação de que fez as indagações que considerou apropriadas para colocar-se em posição de poder fazer as representações formais solicitadas. Não se espera que tais indagações normalmente exijam um processo interno formal além daqueles estabelecidos pela entidade.</w:t>
      </w:r>
    </w:p>
    <w:p w14:paraId="725AF015" w14:textId="77777777" w:rsidR="004B39EB" w:rsidRDefault="004B39EB" w:rsidP="004B39EB">
      <w:pPr>
        <w:ind w:left="567" w:hanging="567"/>
        <w:jc w:val="both"/>
      </w:pPr>
    </w:p>
    <w:p w14:paraId="25B94A85" w14:textId="77777777" w:rsidR="004B39EB" w:rsidRDefault="004B39EB" w:rsidP="004B39EB">
      <w:pPr>
        <w:jc w:val="both"/>
      </w:pPr>
      <w:r w:rsidRPr="002B205F">
        <w:rPr>
          <w:b/>
        </w:rPr>
        <w:t>Representações formais sobre a responsabilidade da administração</w:t>
      </w:r>
      <w:r w:rsidRPr="00682EB4">
        <w:t xml:space="preserve"> (ver itens 10 e 11)</w:t>
      </w:r>
    </w:p>
    <w:p w14:paraId="506C9194" w14:textId="77777777" w:rsidR="004B39EB" w:rsidRPr="00682EB4" w:rsidRDefault="004B39EB" w:rsidP="004B39EB">
      <w:pPr>
        <w:ind w:left="567" w:hanging="567"/>
        <w:jc w:val="both"/>
      </w:pPr>
    </w:p>
    <w:p w14:paraId="7019BC9F" w14:textId="77777777" w:rsidR="004B39EB" w:rsidRPr="00682EB4" w:rsidRDefault="004B39EB" w:rsidP="004B39EB">
      <w:pPr>
        <w:ind w:left="567" w:hanging="567"/>
        <w:jc w:val="both"/>
      </w:pPr>
      <w:r w:rsidRPr="00682EB4">
        <w:t xml:space="preserve">A7. </w:t>
      </w:r>
      <w:r>
        <w:tab/>
      </w:r>
      <w:r w:rsidRPr="00682EB4">
        <w:t>Evidência de auditoria, obtida durante o exame, de que a administração cumpriu com as responsabilidades referidas nos itens 10 e 11, não é suficiente sem que se obtenha confirmação da administração de que ela crê ter cumprido essas responsabilidades. Isto porque o auditor não é capaz de julgar, apenas com base na evidência de auditoria, se a administração elaborou e apresentou as demonstrações contábeis e forneceu informações ao auditor com base no reconhecimento e entendimento acordados de sua responsabilidade. Por exemplo, o auditor não poderia concluir que a administração forneceu ao auditor todas as informações sobre as quais se chegou a um acordo nos termos do trabalho de auditoria sem lhe perguntar e sem receber confirmação de que tais informações foram fornecidas.</w:t>
      </w:r>
    </w:p>
    <w:p w14:paraId="26660225" w14:textId="77777777" w:rsidR="004B39EB" w:rsidRPr="00682EB4" w:rsidRDefault="004B39EB" w:rsidP="004B39EB">
      <w:pPr>
        <w:ind w:left="567" w:hanging="567"/>
        <w:jc w:val="both"/>
      </w:pPr>
    </w:p>
    <w:p w14:paraId="326D0BF3" w14:textId="77777777" w:rsidR="004B39EB" w:rsidRPr="00682EB4" w:rsidRDefault="004B39EB" w:rsidP="004B39EB">
      <w:pPr>
        <w:spacing w:after="120"/>
        <w:ind w:left="567" w:hanging="567"/>
        <w:jc w:val="both"/>
      </w:pPr>
      <w:r w:rsidRPr="00682EB4">
        <w:t xml:space="preserve">A8. </w:t>
      </w:r>
      <w:r>
        <w:tab/>
      </w:r>
      <w:r w:rsidRPr="00682EB4">
        <w:t>As representações formais exigidas pelos itens 10 e 11 valem-se do reconhecimento e entendimento acordados com a administração quanto às suas responsabilidades nos termos do trabalho de auditoria solicitando a confirmação de que ela os cumpriu. O auditor também pode pedir à administração que reconfirme o seu conhecimento e entendimento dessas responsabilidades em representações formais. É particularmente apropriado quando:</w:t>
      </w:r>
    </w:p>
    <w:p w14:paraId="1C704032" w14:textId="77777777" w:rsidR="004B39EB" w:rsidRPr="00682EB4" w:rsidRDefault="004B39EB">
      <w:pPr>
        <w:numPr>
          <w:ilvl w:val="0"/>
          <w:numId w:val="225"/>
        </w:numPr>
        <w:spacing w:after="120" w:line="240" w:lineRule="auto"/>
        <w:ind w:left="851" w:hanging="284"/>
        <w:jc w:val="both"/>
      </w:pPr>
      <w:r>
        <w:t xml:space="preserve"> </w:t>
      </w:r>
      <w:r>
        <w:tab/>
      </w:r>
      <w:r w:rsidRPr="00682EB4">
        <w:t>os que assinaram os termos do trabalho de auditoria em nome da entidade já não têm mais responsabilidades relevantes;</w:t>
      </w:r>
    </w:p>
    <w:p w14:paraId="195B8C9E" w14:textId="77777777" w:rsidR="004B39EB" w:rsidRPr="00682EB4" w:rsidRDefault="004B39EB">
      <w:pPr>
        <w:numPr>
          <w:ilvl w:val="0"/>
          <w:numId w:val="225"/>
        </w:numPr>
        <w:spacing w:after="120" w:line="240" w:lineRule="auto"/>
        <w:ind w:left="851" w:hanging="284"/>
        <w:jc w:val="both"/>
      </w:pPr>
      <w:r>
        <w:t xml:space="preserve"> </w:t>
      </w:r>
      <w:r>
        <w:tab/>
      </w:r>
      <w:r w:rsidRPr="00682EB4">
        <w:t xml:space="preserve">os termos do trabalho de auditoria foram elaborados </w:t>
      </w:r>
      <w:r>
        <w:t>no</w:t>
      </w:r>
      <w:r w:rsidRPr="00682EB4">
        <w:t xml:space="preserve"> ano anterior;</w:t>
      </w:r>
    </w:p>
    <w:p w14:paraId="682E43B1" w14:textId="77777777" w:rsidR="004B39EB" w:rsidRPr="00682EB4" w:rsidRDefault="004B39EB">
      <w:pPr>
        <w:numPr>
          <w:ilvl w:val="0"/>
          <w:numId w:val="225"/>
        </w:numPr>
        <w:spacing w:after="120" w:line="240" w:lineRule="auto"/>
        <w:ind w:left="851" w:hanging="284"/>
        <w:jc w:val="both"/>
      </w:pPr>
      <w:r>
        <w:t xml:space="preserve"> </w:t>
      </w:r>
      <w:r>
        <w:tab/>
      </w:r>
      <w:r w:rsidRPr="00682EB4">
        <w:t>há qualquer indicação de que a administração entendeu erroneamente essas responsabilidades; ou</w:t>
      </w:r>
    </w:p>
    <w:p w14:paraId="51E7C347" w14:textId="77777777" w:rsidR="004B39EB" w:rsidRPr="00682EB4" w:rsidRDefault="004B39EB">
      <w:pPr>
        <w:numPr>
          <w:ilvl w:val="0"/>
          <w:numId w:val="225"/>
        </w:numPr>
        <w:spacing w:after="120" w:line="240" w:lineRule="auto"/>
        <w:ind w:left="851" w:hanging="284"/>
        <w:jc w:val="both"/>
      </w:pPr>
      <w:r>
        <w:t xml:space="preserve"> </w:t>
      </w:r>
      <w:r>
        <w:tab/>
      </w:r>
      <w:r w:rsidRPr="00682EB4">
        <w:t>mudanças nas circunstâncias tornam isso necessário.</w:t>
      </w:r>
    </w:p>
    <w:p w14:paraId="433B5CCD" w14:textId="77777777" w:rsidR="004B39EB" w:rsidRPr="00682EB4" w:rsidRDefault="004B39EB" w:rsidP="004B39EB">
      <w:pPr>
        <w:ind w:left="567"/>
        <w:jc w:val="both"/>
      </w:pPr>
      <w:r w:rsidRPr="00682EB4">
        <w:t>Em conformidade com a exigência da NBC TA 210, item 6(b), tal re</w:t>
      </w:r>
      <w:r>
        <w:t>-</w:t>
      </w:r>
      <w:r w:rsidRPr="00682EB4">
        <w:t xml:space="preserve">confirmação do conhecimento e entendimento pela administração das suas responsabilidades não é condicionada ao melhor conhecimento e crença da administração (como discutido no item A7 desta </w:t>
      </w:r>
      <w:r>
        <w:t>Norma</w:t>
      </w:r>
      <w:r w:rsidRPr="00682EB4">
        <w:t>).</w:t>
      </w:r>
    </w:p>
    <w:p w14:paraId="5763EE6D" w14:textId="77777777" w:rsidR="004B39EB" w:rsidRPr="00682EB4" w:rsidRDefault="004B39EB" w:rsidP="004B39EB">
      <w:pPr>
        <w:ind w:left="567" w:hanging="567"/>
        <w:jc w:val="both"/>
      </w:pPr>
    </w:p>
    <w:p w14:paraId="2FBEB027" w14:textId="77777777" w:rsidR="004B39EB" w:rsidRDefault="004B39EB" w:rsidP="004B39EB">
      <w:pPr>
        <w:ind w:left="567" w:hanging="567"/>
        <w:jc w:val="both"/>
      </w:pPr>
      <w:r w:rsidRPr="00682EB4">
        <w:t xml:space="preserve">Considerações </w:t>
      </w:r>
      <w:r>
        <w:t>e</w:t>
      </w:r>
      <w:r w:rsidRPr="00682EB4">
        <w:t xml:space="preserve">specíficas para </w:t>
      </w:r>
      <w:r>
        <w:t>e</w:t>
      </w:r>
      <w:r w:rsidRPr="00682EB4">
        <w:t xml:space="preserve">ntidade do </w:t>
      </w:r>
      <w:r>
        <w:t>s</w:t>
      </w:r>
      <w:r w:rsidRPr="00682EB4">
        <w:t xml:space="preserve">etor </w:t>
      </w:r>
      <w:r>
        <w:t>p</w:t>
      </w:r>
      <w:r w:rsidRPr="00682EB4">
        <w:t>úblico</w:t>
      </w:r>
    </w:p>
    <w:p w14:paraId="417898DE" w14:textId="77777777" w:rsidR="004B39EB" w:rsidRPr="00682EB4" w:rsidRDefault="004B39EB" w:rsidP="004B39EB">
      <w:pPr>
        <w:ind w:left="567" w:hanging="567"/>
        <w:jc w:val="both"/>
      </w:pPr>
    </w:p>
    <w:p w14:paraId="4A8D482D" w14:textId="77777777" w:rsidR="004B39EB" w:rsidRPr="00682EB4" w:rsidRDefault="004B39EB" w:rsidP="004B39EB">
      <w:pPr>
        <w:ind w:left="567" w:hanging="567"/>
        <w:jc w:val="both"/>
      </w:pPr>
      <w:r w:rsidRPr="00682EB4">
        <w:t xml:space="preserve">A9. </w:t>
      </w:r>
      <w:r>
        <w:tab/>
      </w:r>
      <w:r w:rsidRPr="00682EB4">
        <w:t xml:space="preserve">Os mandatos para auditorias das demonstrações contábeis de entidades do setor público podem ser mais amplos do que os de outras entidades. Como resultado, a premissa, relativa às responsabilidades da administração, com base na qual é conduzida </w:t>
      </w:r>
      <w:r>
        <w:t>a</w:t>
      </w:r>
      <w:r w:rsidRPr="00682EB4">
        <w:t xml:space="preserve"> auditoria das demonstrações contábeis d</w:t>
      </w:r>
      <w:r>
        <w:t>e</w:t>
      </w:r>
      <w:r w:rsidRPr="00682EB4">
        <w:t xml:space="preserve"> entidade do setor público, pode dar origem a representações formais adicionais. Essas podem incluir representações formais confirmando que as transações e eventos foram executados em conformidade com a legislação, regulamento ou outra autoridade. </w:t>
      </w:r>
    </w:p>
    <w:p w14:paraId="2916C3C9" w14:textId="77777777" w:rsidR="004B39EB" w:rsidRPr="00682EB4" w:rsidRDefault="004B39EB" w:rsidP="004B39EB">
      <w:pPr>
        <w:ind w:left="567" w:hanging="567"/>
        <w:jc w:val="both"/>
      </w:pPr>
    </w:p>
    <w:p w14:paraId="6961BCE6" w14:textId="77777777" w:rsidR="004B39EB" w:rsidRPr="00682EB4" w:rsidRDefault="004B39EB" w:rsidP="004B39EB">
      <w:pPr>
        <w:ind w:left="567" w:hanging="567"/>
        <w:jc w:val="both"/>
      </w:pPr>
      <w:r w:rsidRPr="00426AD7">
        <w:rPr>
          <w:b/>
        </w:rPr>
        <w:t>Outras representações formais</w:t>
      </w:r>
      <w:r w:rsidRPr="00682EB4">
        <w:t xml:space="preserve"> (ver item 13)</w:t>
      </w:r>
    </w:p>
    <w:p w14:paraId="6598BD50" w14:textId="77777777" w:rsidR="004B39EB" w:rsidRDefault="004B39EB" w:rsidP="004B39EB">
      <w:pPr>
        <w:ind w:left="567" w:hanging="567"/>
        <w:jc w:val="both"/>
      </w:pPr>
    </w:p>
    <w:p w14:paraId="2FA38646" w14:textId="77777777" w:rsidR="004B39EB" w:rsidRDefault="004B39EB" w:rsidP="004B39EB">
      <w:pPr>
        <w:ind w:left="567" w:hanging="567"/>
        <w:jc w:val="both"/>
      </w:pPr>
      <w:r w:rsidRPr="00682EB4">
        <w:t>Representaç</w:t>
      </w:r>
      <w:r>
        <w:t>ões</w:t>
      </w:r>
      <w:r w:rsidRPr="00682EB4">
        <w:t xml:space="preserve"> forma</w:t>
      </w:r>
      <w:r>
        <w:t>is</w:t>
      </w:r>
      <w:r w:rsidRPr="00682EB4">
        <w:t xml:space="preserve"> </w:t>
      </w:r>
      <w:r>
        <w:t>a</w:t>
      </w:r>
      <w:r w:rsidRPr="00682EB4">
        <w:t>diciona</w:t>
      </w:r>
      <w:r>
        <w:t>is</w:t>
      </w:r>
      <w:r w:rsidRPr="00682EB4">
        <w:t xml:space="preserve"> sobre as </w:t>
      </w:r>
      <w:r>
        <w:t>d</w:t>
      </w:r>
      <w:r w:rsidRPr="00682EB4">
        <w:t xml:space="preserve">emonstrações </w:t>
      </w:r>
      <w:r>
        <w:t>c</w:t>
      </w:r>
      <w:r w:rsidRPr="00682EB4">
        <w:t>ontábeis</w:t>
      </w:r>
    </w:p>
    <w:p w14:paraId="2F62E799" w14:textId="77777777" w:rsidR="004B39EB" w:rsidRPr="00682EB4" w:rsidRDefault="004B39EB" w:rsidP="004B39EB">
      <w:pPr>
        <w:ind w:left="567" w:hanging="567"/>
        <w:jc w:val="both"/>
      </w:pPr>
    </w:p>
    <w:p w14:paraId="005BACF5" w14:textId="77777777" w:rsidR="004B39EB" w:rsidRPr="00682EB4" w:rsidRDefault="004B39EB" w:rsidP="004B39EB">
      <w:pPr>
        <w:spacing w:after="120"/>
        <w:ind w:left="567" w:hanging="567"/>
        <w:jc w:val="both"/>
      </w:pPr>
      <w:r w:rsidRPr="00682EB4">
        <w:t xml:space="preserve">A10. </w:t>
      </w:r>
      <w:r>
        <w:tab/>
      </w:r>
      <w:r w:rsidRPr="00682EB4">
        <w:t>Além da representação formal exigida pelo item 10, o auditor pode considerar necessário solicitar outras representações formais sobre as demonstrações contábeis. Tais representações formais podem suplementar, mas não fazer parte da representação formal exigida pelo item 10. Elas podem incluir representações sobre o seguinte:</w:t>
      </w:r>
    </w:p>
    <w:p w14:paraId="5806D459" w14:textId="77777777" w:rsidR="004B39EB" w:rsidRPr="00682EB4" w:rsidRDefault="004B39EB">
      <w:pPr>
        <w:numPr>
          <w:ilvl w:val="0"/>
          <w:numId w:val="225"/>
        </w:numPr>
        <w:spacing w:after="120" w:line="240" w:lineRule="auto"/>
        <w:ind w:left="851" w:hanging="284"/>
        <w:jc w:val="both"/>
      </w:pPr>
      <w:r>
        <w:t xml:space="preserve"> </w:t>
      </w:r>
      <w:r>
        <w:tab/>
        <w:t>s</w:t>
      </w:r>
      <w:r w:rsidRPr="00682EB4">
        <w:t>e a seleção e aplicação das políticas contábeis são apropriadas; e</w:t>
      </w:r>
    </w:p>
    <w:p w14:paraId="190D2DA8" w14:textId="77777777" w:rsidR="004B39EB" w:rsidRPr="00682EB4" w:rsidRDefault="004B39EB">
      <w:pPr>
        <w:numPr>
          <w:ilvl w:val="0"/>
          <w:numId w:val="225"/>
        </w:numPr>
        <w:spacing w:after="120" w:line="240" w:lineRule="auto"/>
        <w:ind w:left="851" w:hanging="284"/>
        <w:jc w:val="both"/>
      </w:pPr>
      <w:r>
        <w:t xml:space="preserve"> </w:t>
      </w:r>
      <w:r>
        <w:tab/>
        <w:t>s</w:t>
      </w:r>
      <w:r w:rsidRPr="00682EB4">
        <w:t xml:space="preserve">e assuntos como os seguintes, quando forem relevantes sob a estrutura de relatório financeiro aplicável, foram reconhecidos, mensurados, apresentados ou divulgados em conformidade com essa estrutura: </w:t>
      </w:r>
    </w:p>
    <w:p w14:paraId="299D474C" w14:textId="77777777" w:rsidR="004B39EB" w:rsidRPr="00682EB4" w:rsidRDefault="004B39EB">
      <w:pPr>
        <w:numPr>
          <w:ilvl w:val="1"/>
          <w:numId w:val="224"/>
        </w:numPr>
        <w:spacing w:after="120" w:line="240" w:lineRule="auto"/>
        <w:ind w:left="1134" w:hanging="283"/>
        <w:jc w:val="both"/>
      </w:pPr>
      <w:r>
        <w:t>p</w:t>
      </w:r>
      <w:r w:rsidRPr="00682EB4">
        <w:t>lanos ou intenções que possam afetar o valor contábil ou classificação dos ativos e passivos;</w:t>
      </w:r>
    </w:p>
    <w:p w14:paraId="11C4EA1B" w14:textId="77777777" w:rsidR="004B39EB" w:rsidRPr="00682EB4" w:rsidRDefault="004B39EB">
      <w:pPr>
        <w:numPr>
          <w:ilvl w:val="0"/>
          <w:numId w:val="224"/>
        </w:numPr>
        <w:spacing w:after="120" w:line="240" w:lineRule="auto"/>
        <w:ind w:left="1134" w:hanging="283"/>
        <w:jc w:val="both"/>
      </w:pPr>
      <w:r>
        <w:t>p</w:t>
      </w:r>
      <w:r w:rsidRPr="00682EB4">
        <w:t>assivos efetivos e contingentes;</w:t>
      </w:r>
    </w:p>
    <w:p w14:paraId="4A55C9D3" w14:textId="77777777" w:rsidR="004B39EB" w:rsidRPr="00682EB4" w:rsidRDefault="004B39EB">
      <w:pPr>
        <w:numPr>
          <w:ilvl w:val="0"/>
          <w:numId w:val="224"/>
        </w:numPr>
        <w:spacing w:after="120" w:line="240" w:lineRule="auto"/>
        <w:ind w:left="1134" w:hanging="283"/>
        <w:jc w:val="both"/>
      </w:pPr>
      <w:r>
        <w:t>t</w:t>
      </w:r>
      <w:r w:rsidRPr="00682EB4">
        <w:t>itularidade ou controle sobre ativos, os gravames ou ônus sobre os ativos, assim como ativos oferecidos como garantia; e</w:t>
      </w:r>
    </w:p>
    <w:p w14:paraId="582C9072" w14:textId="77777777" w:rsidR="004B39EB" w:rsidRPr="00682EB4" w:rsidRDefault="004B39EB">
      <w:pPr>
        <w:numPr>
          <w:ilvl w:val="1"/>
          <w:numId w:val="224"/>
        </w:numPr>
        <w:spacing w:after="0" w:line="240" w:lineRule="auto"/>
        <w:ind w:left="1134" w:hanging="283"/>
        <w:jc w:val="both"/>
      </w:pPr>
      <w:r>
        <w:t>a</w:t>
      </w:r>
      <w:r w:rsidRPr="00682EB4">
        <w:t xml:space="preserve">spectos de leis, regulamentos e acordos contratuais que possam afetar as demonstrações contábeis, inclusive o </w:t>
      </w:r>
      <w:r>
        <w:t xml:space="preserve">não </w:t>
      </w:r>
      <w:r w:rsidRPr="00682EB4">
        <w:t xml:space="preserve">cumprimento desses aspectos. </w:t>
      </w:r>
    </w:p>
    <w:p w14:paraId="40AE5BBA" w14:textId="77777777" w:rsidR="004B39EB" w:rsidRPr="00682EB4" w:rsidRDefault="004B39EB" w:rsidP="004B39EB">
      <w:pPr>
        <w:ind w:left="567" w:hanging="567"/>
        <w:jc w:val="both"/>
      </w:pPr>
    </w:p>
    <w:p w14:paraId="7C01C123" w14:textId="77777777" w:rsidR="004B39EB" w:rsidRDefault="004B39EB" w:rsidP="004B39EB">
      <w:pPr>
        <w:ind w:left="567" w:hanging="567"/>
        <w:jc w:val="both"/>
      </w:pPr>
      <w:r w:rsidRPr="00682EB4">
        <w:t>Representaç</w:t>
      </w:r>
      <w:r>
        <w:t>ões</w:t>
      </w:r>
      <w:r w:rsidRPr="00682EB4">
        <w:t xml:space="preserve"> forma</w:t>
      </w:r>
      <w:r>
        <w:t>is</w:t>
      </w:r>
      <w:r w:rsidRPr="00682EB4">
        <w:t xml:space="preserve"> adiciona</w:t>
      </w:r>
      <w:r>
        <w:t>is</w:t>
      </w:r>
      <w:r w:rsidRPr="00682EB4">
        <w:t xml:space="preserve"> sobre as informações fornecidas ao auditor</w:t>
      </w:r>
    </w:p>
    <w:p w14:paraId="6A5B625C" w14:textId="77777777" w:rsidR="004B39EB" w:rsidRPr="00682EB4" w:rsidRDefault="004B39EB" w:rsidP="004B39EB">
      <w:pPr>
        <w:ind w:left="1843"/>
        <w:jc w:val="both"/>
      </w:pPr>
    </w:p>
    <w:p w14:paraId="4ED94CFF" w14:textId="77777777" w:rsidR="004B39EB" w:rsidRPr="00682EB4" w:rsidRDefault="004B39EB" w:rsidP="004B39EB">
      <w:pPr>
        <w:ind w:left="567" w:hanging="567"/>
        <w:jc w:val="both"/>
      </w:pPr>
      <w:r w:rsidRPr="00682EB4">
        <w:t xml:space="preserve">A11. </w:t>
      </w:r>
      <w:r>
        <w:tab/>
      </w:r>
      <w:r w:rsidRPr="00682EB4">
        <w:t>Além da representação formal exigida pelo item 11, o auditor pode considerar necessário solicitar à administração que forneça declaração formal no sentido de que ela comunicou ao auditor todas as deficiências no controle interno de que a administração tenha conhecimento.</w:t>
      </w:r>
    </w:p>
    <w:p w14:paraId="016BA9DB" w14:textId="77777777" w:rsidR="004B39EB" w:rsidRPr="00682EB4" w:rsidRDefault="004B39EB" w:rsidP="004B39EB">
      <w:pPr>
        <w:ind w:left="567" w:hanging="567"/>
        <w:jc w:val="both"/>
      </w:pPr>
    </w:p>
    <w:p w14:paraId="1A5FFA85" w14:textId="77777777" w:rsidR="004B39EB" w:rsidRDefault="004B39EB" w:rsidP="004B39EB">
      <w:pPr>
        <w:ind w:left="567" w:hanging="567"/>
        <w:jc w:val="both"/>
      </w:pPr>
      <w:r w:rsidRPr="00682EB4">
        <w:t>Representaç</w:t>
      </w:r>
      <w:r>
        <w:t>ões</w:t>
      </w:r>
      <w:r w:rsidRPr="00682EB4">
        <w:t xml:space="preserve"> forma</w:t>
      </w:r>
      <w:r>
        <w:t>is</w:t>
      </w:r>
      <w:r w:rsidRPr="00682EB4">
        <w:t xml:space="preserve"> sobre </w:t>
      </w:r>
      <w:r>
        <w:t>a</w:t>
      </w:r>
      <w:r w:rsidRPr="00682EB4">
        <w:t xml:space="preserve">firmações </w:t>
      </w:r>
      <w:r>
        <w:t>e</w:t>
      </w:r>
      <w:r w:rsidRPr="00682EB4">
        <w:t>specíficas</w:t>
      </w:r>
    </w:p>
    <w:p w14:paraId="6F1A907D" w14:textId="77777777" w:rsidR="004B39EB" w:rsidRPr="00682EB4" w:rsidRDefault="004B39EB" w:rsidP="004B39EB">
      <w:pPr>
        <w:ind w:left="567" w:hanging="567"/>
        <w:jc w:val="both"/>
      </w:pPr>
    </w:p>
    <w:p w14:paraId="6925FE63" w14:textId="77777777" w:rsidR="004B39EB" w:rsidRPr="00682EB4" w:rsidRDefault="004B39EB" w:rsidP="004B39EB">
      <w:pPr>
        <w:spacing w:after="120"/>
        <w:ind w:left="567" w:hanging="567"/>
        <w:jc w:val="both"/>
      </w:pPr>
      <w:r w:rsidRPr="00682EB4">
        <w:t>A1</w:t>
      </w:r>
      <w:r>
        <w:t>2</w:t>
      </w:r>
      <w:r w:rsidRPr="00682EB4">
        <w:t xml:space="preserve">. </w:t>
      </w:r>
      <w:r>
        <w:tab/>
      </w:r>
      <w:r w:rsidRPr="00682EB4">
        <w:t>Ao obter evidências sobre ou avaliar julgamentos e intenções, o auditor pode considerar um ou mais dos seguintes</w:t>
      </w:r>
      <w:r>
        <w:t xml:space="preserve"> aspectos</w:t>
      </w:r>
      <w:r w:rsidRPr="00682EB4">
        <w:t>:</w:t>
      </w:r>
    </w:p>
    <w:p w14:paraId="719CFEA5" w14:textId="77777777" w:rsidR="004B39EB" w:rsidRPr="00682EB4" w:rsidRDefault="004B39EB">
      <w:pPr>
        <w:numPr>
          <w:ilvl w:val="0"/>
          <w:numId w:val="225"/>
        </w:numPr>
        <w:spacing w:after="120" w:line="240" w:lineRule="auto"/>
        <w:ind w:left="851" w:hanging="284"/>
        <w:jc w:val="both"/>
      </w:pPr>
      <w:r>
        <w:t xml:space="preserve"> </w:t>
      </w:r>
      <w:r>
        <w:tab/>
        <w:t>o</w:t>
      </w:r>
      <w:r w:rsidRPr="00682EB4">
        <w:t xml:space="preserve"> histórico da entidade no cumprimento de suas intenções estabelecidas</w:t>
      </w:r>
      <w:r>
        <w:t>;</w:t>
      </w:r>
    </w:p>
    <w:p w14:paraId="2EE1E240" w14:textId="77777777" w:rsidR="004B39EB" w:rsidRPr="00682EB4" w:rsidRDefault="004B39EB">
      <w:pPr>
        <w:numPr>
          <w:ilvl w:val="0"/>
          <w:numId w:val="225"/>
        </w:numPr>
        <w:spacing w:after="120" w:line="240" w:lineRule="auto"/>
        <w:ind w:left="851" w:hanging="284"/>
        <w:jc w:val="both"/>
      </w:pPr>
      <w:r>
        <w:t xml:space="preserve"> </w:t>
      </w:r>
      <w:r>
        <w:tab/>
        <w:t>a</w:t>
      </w:r>
      <w:r w:rsidRPr="00682EB4">
        <w:t>s razões da entidade para escolher um curso de ação específico</w:t>
      </w:r>
      <w:r>
        <w:t>;</w:t>
      </w:r>
    </w:p>
    <w:p w14:paraId="2AB170B7" w14:textId="77777777" w:rsidR="004B39EB" w:rsidRPr="00682EB4" w:rsidRDefault="004B39EB">
      <w:pPr>
        <w:numPr>
          <w:ilvl w:val="0"/>
          <w:numId w:val="225"/>
        </w:numPr>
        <w:spacing w:after="120" w:line="240" w:lineRule="auto"/>
        <w:ind w:left="851" w:hanging="284"/>
        <w:jc w:val="both"/>
      </w:pPr>
      <w:r>
        <w:t xml:space="preserve"> </w:t>
      </w:r>
      <w:r>
        <w:tab/>
        <w:t>a</w:t>
      </w:r>
      <w:r w:rsidRPr="00682EB4">
        <w:t xml:space="preserve"> capacidade da entidade de perseguir um curso de ação específico</w:t>
      </w:r>
      <w:r>
        <w:t>;</w:t>
      </w:r>
    </w:p>
    <w:p w14:paraId="743DF08C" w14:textId="77777777" w:rsidR="004B39EB" w:rsidRPr="00682EB4" w:rsidRDefault="004B39EB">
      <w:pPr>
        <w:numPr>
          <w:ilvl w:val="0"/>
          <w:numId w:val="225"/>
        </w:numPr>
        <w:spacing w:after="0" w:line="240" w:lineRule="auto"/>
        <w:ind w:left="851" w:hanging="284"/>
        <w:jc w:val="both"/>
      </w:pPr>
      <w:r>
        <w:t xml:space="preserve"> </w:t>
      </w:r>
      <w:r>
        <w:tab/>
        <w:t>a</w:t>
      </w:r>
      <w:r w:rsidRPr="00682EB4">
        <w:t xml:space="preserve"> existência ou ausência de quaisquer outras informações que poderiam ter sido obtidas durante o curso da auditoria e que possam ser incompatíveis com o julgamento ou intenção da administração.</w:t>
      </w:r>
    </w:p>
    <w:p w14:paraId="0742236C" w14:textId="77777777" w:rsidR="004B39EB" w:rsidRPr="00682EB4" w:rsidRDefault="004B39EB" w:rsidP="004B39EB">
      <w:pPr>
        <w:ind w:left="567" w:hanging="567"/>
        <w:jc w:val="both"/>
      </w:pPr>
    </w:p>
    <w:p w14:paraId="0F55A3C1" w14:textId="77777777" w:rsidR="004B39EB" w:rsidRPr="00682EB4" w:rsidRDefault="004B39EB" w:rsidP="004B39EB">
      <w:pPr>
        <w:ind w:left="567" w:hanging="567"/>
        <w:jc w:val="both"/>
      </w:pPr>
      <w:r w:rsidRPr="00682EB4">
        <w:t xml:space="preserve">A13. </w:t>
      </w:r>
      <w:r>
        <w:tab/>
      </w:r>
      <w:r w:rsidRPr="00682EB4">
        <w:t xml:space="preserve">Além disso, o auditor pode considerar necessário solicitar à administração que forneça representações formais a respeito de afirmações específicas nas demonstrações contábeis, em particular, para documentar </w:t>
      </w:r>
      <w:r>
        <w:t>o</w:t>
      </w:r>
      <w:r w:rsidRPr="00682EB4">
        <w:t xml:space="preserve"> entendimento que o auditor obteve de outras evidências de auditoria do julgamento ou intenção da administração em relação a uma afirmação específica ou à sua integridade. Por exemplo, se a intenção da administração é importante para a base de avaliação dos investimentos, pode não ser possível obter evidência de auditoria apropriada e suficiente sem uma representação formal da administração a respeito de suas intenções. Embora tais representações formais forneçam a evidência de auditoria necessária, elas, por si só, não fornecem evidência de auditoria apropriada e suficiente para essa afirmação.</w:t>
      </w:r>
    </w:p>
    <w:p w14:paraId="6377DB75" w14:textId="77777777" w:rsidR="004B39EB" w:rsidRPr="00682EB4" w:rsidRDefault="004B39EB" w:rsidP="004B39EB">
      <w:pPr>
        <w:ind w:left="567" w:hanging="567"/>
        <w:jc w:val="both"/>
      </w:pPr>
    </w:p>
    <w:p w14:paraId="082B0820" w14:textId="77777777" w:rsidR="004B39EB" w:rsidRDefault="004B39EB" w:rsidP="004B39EB">
      <w:pPr>
        <w:ind w:left="567" w:hanging="567"/>
        <w:jc w:val="both"/>
      </w:pPr>
      <w:r w:rsidRPr="00426AD7">
        <w:rPr>
          <w:b/>
        </w:rPr>
        <w:t>Comunicação de valor limite</w:t>
      </w:r>
      <w:r w:rsidRPr="00682EB4">
        <w:t xml:space="preserve"> (ver itens 10</w:t>
      </w:r>
      <w:r>
        <w:t>,</w:t>
      </w:r>
      <w:r w:rsidRPr="00682EB4">
        <w:t xml:space="preserve"> 11 e 13)</w:t>
      </w:r>
    </w:p>
    <w:p w14:paraId="75E36753" w14:textId="77777777" w:rsidR="004B39EB" w:rsidRPr="00682EB4" w:rsidRDefault="004B39EB" w:rsidP="004B39EB">
      <w:pPr>
        <w:ind w:left="567" w:hanging="567"/>
        <w:jc w:val="both"/>
      </w:pPr>
    </w:p>
    <w:p w14:paraId="2FFFC1BB" w14:textId="77777777" w:rsidR="004B39EB" w:rsidRPr="00682EB4" w:rsidRDefault="004B39EB" w:rsidP="004B39EB">
      <w:pPr>
        <w:ind w:left="567" w:hanging="567"/>
        <w:jc w:val="both"/>
      </w:pPr>
      <w:r w:rsidRPr="00682EB4">
        <w:t xml:space="preserve">A14. </w:t>
      </w:r>
      <w:r>
        <w:tab/>
      </w:r>
      <w:r w:rsidRPr="00682EB4">
        <w:t xml:space="preserve">A NBC TA 450 </w:t>
      </w:r>
      <w:r>
        <w:t>–</w:t>
      </w:r>
      <w:r w:rsidRPr="00682EB4">
        <w:t xml:space="preserve"> Avaliação das Distorções Identificadas durante a Auditoria, item 5, requer que o auditor acumule distorções identificadas durante a auditoria, que não sejam claramente triviais. O auditor pode determinar um limite acima do qual as distorções não podem ser consideradas como claramente triviais. Da mesma maneira, o auditor pode considerar comunicar à administração um limite para os fins das representações formais solicitadas.</w:t>
      </w:r>
    </w:p>
    <w:p w14:paraId="01B7F00A" w14:textId="77777777" w:rsidR="004B39EB" w:rsidRPr="00682EB4" w:rsidRDefault="004B39EB" w:rsidP="004B39EB">
      <w:pPr>
        <w:ind w:left="567" w:hanging="567"/>
        <w:jc w:val="both"/>
      </w:pPr>
    </w:p>
    <w:p w14:paraId="08805F97" w14:textId="77777777" w:rsidR="004B39EB" w:rsidRPr="00426AD7" w:rsidRDefault="004B39EB" w:rsidP="004B39EB">
      <w:pPr>
        <w:ind w:left="567" w:hanging="567"/>
        <w:jc w:val="both"/>
        <w:rPr>
          <w:b/>
        </w:rPr>
      </w:pPr>
      <w:r w:rsidRPr="00426AD7">
        <w:rPr>
          <w:b/>
        </w:rPr>
        <w:t>Data e período abrangido pela</w:t>
      </w:r>
      <w:r>
        <w:rPr>
          <w:b/>
        </w:rPr>
        <w:t>s</w:t>
      </w:r>
      <w:r w:rsidRPr="00426AD7">
        <w:rPr>
          <w:b/>
        </w:rPr>
        <w:t xml:space="preserve"> representações formais</w:t>
      </w:r>
    </w:p>
    <w:p w14:paraId="3FDFE0ED" w14:textId="77777777" w:rsidR="004B39EB" w:rsidRPr="00682EB4" w:rsidRDefault="004B39EB" w:rsidP="004B39EB">
      <w:pPr>
        <w:ind w:left="567" w:hanging="567"/>
        <w:jc w:val="both"/>
      </w:pPr>
    </w:p>
    <w:p w14:paraId="0AC4AFFF" w14:textId="77777777" w:rsidR="004B39EB" w:rsidRPr="00682EB4" w:rsidRDefault="004B39EB" w:rsidP="004B39EB">
      <w:pPr>
        <w:ind w:left="567" w:hanging="567"/>
        <w:jc w:val="both"/>
      </w:pPr>
      <w:r w:rsidRPr="00682EB4">
        <w:t xml:space="preserve">A15. </w:t>
      </w:r>
      <w:r>
        <w:tab/>
      </w:r>
      <w:r w:rsidRPr="00682EB4">
        <w:t xml:space="preserve">Como as representações formais são evidências de auditoria necessárias, a opinião do auditor não pode ser expressa e o relatório não pode ser datado, antes da data das representações formais. Além disso, como o auditor está interessado em eventos que ocorram até a data do seu relatório e que possam exigir ajuste ou divulgação nas demonstrações contábeis, as representações formais são datadas o mais próximo possível da data do seu relatório sobre as demonstrações contábeis, mas não após a data do relatório. </w:t>
      </w:r>
    </w:p>
    <w:p w14:paraId="36A06DE7" w14:textId="77777777" w:rsidR="004B39EB" w:rsidRPr="00682EB4" w:rsidRDefault="004B39EB" w:rsidP="004B39EB">
      <w:pPr>
        <w:ind w:left="567" w:hanging="567"/>
        <w:jc w:val="both"/>
      </w:pPr>
    </w:p>
    <w:p w14:paraId="43A50D76" w14:textId="77777777" w:rsidR="004B39EB" w:rsidRPr="00682EB4" w:rsidRDefault="004B39EB" w:rsidP="004B39EB">
      <w:pPr>
        <w:ind w:left="567" w:hanging="567"/>
        <w:jc w:val="both"/>
      </w:pPr>
      <w:r w:rsidRPr="00682EB4">
        <w:t xml:space="preserve">A16. </w:t>
      </w:r>
      <w:r>
        <w:tab/>
      </w:r>
      <w:r w:rsidRPr="00682EB4">
        <w:t xml:space="preserve">Em algumas circunstâncias pode ser </w:t>
      </w:r>
      <w:r>
        <w:t>apropriado</w:t>
      </w:r>
      <w:r w:rsidRPr="00682EB4">
        <w:t xml:space="preserve"> que o auditor obtenha representação formal sobre afirmação específica das demonstrações contábeis durante o curso da auditoria. Quando for este o caso, pode ser necessário solicitar uma representação formal atualizada.</w:t>
      </w:r>
    </w:p>
    <w:p w14:paraId="2E0239D7" w14:textId="77777777" w:rsidR="004B39EB" w:rsidRPr="00682EB4" w:rsidRDefault="004B39EB" w:rsidP="004B39EB">
      <w:pPr>
        <w:ind w:left="567" w:hanging="567"/>
        <w:jc w:val="both"/>
      </w:pPr>
    </w:p>
    <w:p w14:paraId="2671BC02" w14:textId="77777777" w:rsidR="004B39EB" w:rsidRPr="00682EB4" w:rsidRDefault="004B39EB" w:rsidP="004B39EB">
      <w:pPr>
        <w:ind w:left="567" w:hanging="567"/>
        <w:jc w:val="both"/>
      </w:pPr>
      <w:r w:rsidRPr="00682EB4">
        <w:t xml:space="preserve">A17. </w:t>
      </w:r>
      <w:r>
        <w:tab/>
      </w:r>
      <w:r w:rsidRPr="00682EB4">
        <w:t xml:space="preserve">As representações formais são para todos os períodos mencionados no relatório do auditor, porque a administração precisa reafirmar que as representações formais que fez anteriormente a respeito dos períodos precedentes continuam </w:t>
      </w:r>
      <w:r>
        <w:t>apropriadas</w:t>
      </w:r>
      <w:r w:rsidRPr="00682EB4">
        <w:t>. O auditor e a administração podem concordar com uma forma de representação formal que atualize representações fornecidas anteriormente referentes aos períodos passados, averiguando se existem mudanças em tais representações formais e, se houverem, quais são elas.</w:t>
      </w:r>
    </w:p>
    <w:p w14:paraId="74465677" w14:textId="77777777" w:rsidR="004B39EB" w:rsidRPr="00682EB4" w:rsidRDefault="004B39EB" w:rsidP="004B39EB">
      <w:pPr>
        <w:ind w:left="567" w:hanging="567"/>
        <w:jc w:val="both"/>
      </w:pPr>
    </w:p>
    <w:p w14:paraId="497006D8" w14:textId="77777777" w:rsidR="004B39EB" w:rsidRPr="00682EB4" w:rsidRDefault="004B39EB" w:rsidP="004B39EB">
      <w:pPr>
        <w:ind w:left="567" w:hanging="567"/>
        <w:jc w:val="both"/>
      </w:pPr>
      <w:r w:rsidRPr="00682EB4">
        <w:t xml:space="preserve">A18. </w:t>
      </w:r>
      <w:r>
        <w:tab/>
      </w:r>
      <w:r w:rsidRPr="00682EB4">
        <w:t xml:space="preserve">Podem surgir situações em que a administração não esteve presente durante todos os períodos mencionados no relatório do auditor. Tais pessoas podem afirmar que não estão em posição de fornecer algumas ou todas as representações formais porque não estavam presentes durante o período. Este fato, porém, não diminuiu a responsabilidade de tais pessoas pelas demonstrações contábeis como um todo. Portanto, ainda se aplica a exigência de que o auditor solicite delas representações formais que abranjam </w:t>
      </w:r>
      <w:r>
        <w:t xml:space="preserve">todos </w:t>
      </w:r>
      <w:r w:rsidRPr="00682EB4">
        <w:t>o</w:t>
      </w:r>
      <w:r>
        <w:t>s</w:t>
      </w:r>
      <w:r w:rsidRPr="00682EB4">
        <w:t xml:space="preserve"> período</w:t>
      </w:r>
      <w:r>
        <w:t>s apresentados e cobertos no seu relatório</w:t>
      </w:r>
      <w:r w:rsidRPr="00682EB4">
        <w:t>.</w:t>
      </w:r>
    </w:p>
    <w:p w14:paraId="69C370CC" w14:textId="77777777" w:rsidR="004B39EB" w:rsidRPr="00682EB4" w:rsidRDefault="004B39EB" w:rsidP="004B39EB">
      <w:pPr>
        <w:ind w:left="567" w:hanging="567"/>
        <w:jc w:val="both"/>
      </w:pPr>
    </w:p>
    <w:p w14:paraId="09CB2445" w14:textId="77777777" w:rsidR="004B39EB" w:rsidRDefault="004B39EB" w:rsidP="004B39EB">
      <w:pPr>
        <w:ind w:left="567" w:hanging="567"/>
        <w:jc w:val="both"/>
      </w:pPr>
      <w:r w:rsidRPr="00426AD7">
        <w:rPr>
          <w:b/>
        </w:rPr>
        <w:t>Forma das representações</w:t>
      </w:r>
      <w:r>
        <w:rPr>
          <w:b/>
        </w:rPr>
        <w:t xml:space="preserve"> </w:t>
      </w:r>
      <w:r w:rsidRPr="00426AD7">
        <w:rPr>
          <w:b/>
        </w:rPr>
        <w:t>formais</w:t>
      </w:r>
      <w:r w:rsidRPr="00682EB4">
        <w:t xml:space="preserve"> (ver item 15)</w:t>
      </w:r>
    </w:p>
    <w:p w14:paraId="513B1C98" w14:textId="77777777" w:rsidR="004B39EB" w:rsidRPr="00682EB4" w:rsidRDefault="004B39EB" w:rsidP="004B39EB">
      <w:pPr>
        <w:ind w:left="567" w:hanging="567"/>
        <w:jc w:val="both"/>
      </w:pPr>
    </w:p>
    <w:p w14:paraId="63C4CF87" w14:textId="77777777" w:rsidR="004B39EB" w:rsidRPr="00682EB4" w:rsidRDefault="004B39EB" w:rsidP="004B39EB">
      <w:pPr>
        <w:spacing w:after="120"/>
        <w:ind w:left="567" w:hanging="567"/>
        <w:jc w:val="both"/>
      </w:pPr>
      <w:r w:rsidRPr="00682EB4">
        <w:t xml:space="preserve">A19. </w:t>
      </w:r>
      <w:r>
        <w:tab/>
      </w:r>
      <w:r w:rsidRPr="00682EB4">
        <w:t xml:space="preserve">Exige-se que as representações formais sejam incluídas em carta de representação dirigida ao auditor. Eventualmente, porém, a lei ou </w:t>
      </w:r>
      <w:r>
        <w:t>o</w:t>
      </w:r>
      <w:r w:rsidRPr="00682EB4">
        <w:t xml:space="preserve"> regulamento pode exigir que a administração faça um pronunciamento público escrito a respeito de suas responsabilidades. Embora tal comunicado seja uma representação aos usuários das demonstrações contábeis ou às autoridades regulatórias relevantes, o auditor pode determinar que é uma forma </w:t>
      </w:r>
      <w:r>
        <w:t>apropriada</w:t>
      </w:r>
      <w:r w:rsidRPr="00682EB4">
        <w:t xml:space="preserve"> de representação formal no que se refere a algumas ou todas as representações formais exigidas pelo</w:t>
      </w:r>
      <w:r>
        <w:t>s</w:t>
      </w:r>
      <w:r w:rsidRPr="00682EB4">
        <w:t xml:space="preserve"> itens 10 </w:t>
      </w:r>
      <w:r>
        <w:t>e</w:t>
      </w:r>
      <w:r w:rsidRPr="00682EB4">
        <w:t xml:space="preserve"> 11. Conseq</w:t>
      </w:r>
      <w:r>
        <w:t>u</w:t>
      </w:r>
      <w:r w:rsidRPr="00682EB4">
        <w:t>entemente, os assuntos relevantes abrangidos por tal comunicado não precisam ser incluídos na carta de representação. Fatores que podem afetar a determinação do auditor incluem:</w:t>
      </w:r>
    </w:p>
    <w:p w14:paraId="105A65DB" w14:textId="77777777" w:rsidR="004B39EB" w:rsidRPr="00682EB4" w:rsidRDefault="004B39EB">
      <w:pPr>
        <w:numPr>
          <w:ilvl w:val="0"/>
          <w:numId w:val="225"/>
        </w:numPr>
        <w:spacing w:after="120" w:line="240" w:lineRule="auto"/>
        <w:ind w:left="851" w:hanging="284"/>
        <w:jc w:val="both"/>
      </w:pPr>
      <w:r>
        <w:t xml:space="preserve"> </w:t>
      </w:r>
      <w:r>
        <w:tab/>
      </w:r>
      <w:r w:rsidRPr="00682EB4">
        <w:t>se a declaração inclui a confirmação do cumprimento das responsabilidades referidas nos itens 10 e 11</w:t>
      </w:r>
      <w:r>
        <w:t>;</w:t>
      </w:r>
    </w:p>
    <w:p w14:paraId="7702470A" w14:textId="77777777" w:rsidR="004B39EB" w:rsidRPr="00682EB4" w:rsidRDefault="004B39EB">
      <w:pPr>
        <w:numPr>
          <w:ilvl w:val="0"/>
          <w:numId w:val="225"/>
        </w:numPr>
        <w:spacing w:after="120" w:line="240" w:lineRule="auto"/>
        <w:ind w:left="851" w:hanging="284"/>
        <w:jc w:val="both"/>
      </w:pPr>
      <w:r>
        <w:t xml:space="preserve"> </w:t>
      </w:r>
      <w:r>
        <w:tab/>
      </w:r>
      <w:r w:rsidRPr="00682EB4">
        <w:t>se a declaração foi feita ou aprovada por aqueles a quem o auditor solicita as representações formais relevantes</w:t>
      </w:r>
      <w:r>
        <w:t>;</w:t>
      </w:r>
    </w:p>
    <w:p w14:paraId="2D6C4B96" w14:textId="77777777" w:rsidR="004B39EB" w:rsidRPr="00682EB4" w:rsidRDefault="004B39EB">
      <w:pPr>
        <w:numPr>
          <w:ilvl w:val="0"/>
          <w:numId w:val="225"/>
        </w:numPr>
        <w:spacing w:after="0" w:line="240" w:lineRule="auto"/>
        <w:ind w:left="851" w:hanging="284"/>
        <w:jc w:val="both"/>
      </w:pPr>
      <w:r>
        <w:t xml:space="preserve"> </w:t>
      </w:r>
      <w:r>
        <w:tab/>
      </w:r>
      <w:r w:rsidRPr="00682EB4">
        <w:t>se cópia da declaração é fornecida ao auditor tão perto quanto praticável da data do relatório do auditor sobre as demonstrações contábeis, mas não após esta (ver item 14).</w:t>
      </w:r>
    </w:p>
    <w:p w14:paraId="2E9C8432" w14:textId="77777777" w:rsidR="004B39EB" w:rsidRPr="00682EB4" w:rsidRDefault="004B39EB" w:rsidP="004B39EB">
      <w:pPr>
        <w:ind w:left="567" w:hanging="567"/>
        <w:jc w:val="both"/>
      </w:pPr>
    </w:p>
    <w:p w14:paraId="45884FAD" w14:textId="77777777" w:rsidR="004B39EB" w:rsidRPr="00682EB4" w:rsidRDefault="004B39EB" w:rsidP="004B39EB">
      <w:pPr>
        <w:ind w:left="567" w:hanging="567"/>
        <w:jc w:val="both"/>
      </w:pPr>
      <w:r w:rsidRPr="00682EB4">
        <w:t xml:space="preserve">A20. </w:t>
      </w:r>
      <w:r>
        <w:tab/>
      </w:r>
      <w:r w:rsidRPr="00682EB4">
        <w:t xml:space="preserve">Uma declaração formal de conformidade com lei ou regulamento ou de aprovação das demonstrações contábeis </w:t>
      </w:r>
      <w:r>
        <w:t xml:space="preserve">pode </w:t>
      </w:r>
      <w:r w:rsidRPr="00682EB4">
        <w:t>não conter informações suficientes para que o auditor se convença de que todas as representações necessárias foram feitas conscientemente. A expressão das responsabilidades da administração na lei ou regulamento tampouco substitui as representações formais solicitadas.</w:t>
      </w:r>
    </w:p>
    <w:p w14:paraId="19656DB3" w14:textId="77777777" w:rsidR="004B39EB" w:rsidRPr="00682EB4" w:rsidRDefault="004B39EB" w:rsidP="004B39EB">
      <w:pPr>
        <w:ind w:left="567" w:hanging="567"/>
        <w:jc w:val="both"/>
      </w:pPr>
    </w:p>
    <w:p w14:paraId="632E3B4D" w14:textId="77777777" w:rsidR="004B39EB" w:rsidRPr="00682EB4" w:rsidRDefault="004B39EB" w:rsidP="004B39EB">
      <w:pPr>
        <w:ind w:left="567" w:hanging="567"/>
        <w:jc w:val="both"/>
      </w:pPr>
      <w:r w:rsidRPr="00682EB4">
        <w:t xml:space="preserve">A21. </w:t>
      </w:r>
      <w:r>
        <w:tab/>
      </w:r>
      <w:r w:rsidRPr="00682EB4">
        <w:t>O Apêndice 2 fornece um exemplo ilustrativo de carta de representação.</w:t>
      </w:r>
    </w:p>
    <w:p w14:paraId="7FA5D98D" w14:textId="77777777" w:rsidR="004B39EB" w:rsidRPr="00682EB4" w:rsidRDefault="004B39EB" w:rsidP="004B39EB">
      <w:pPr>
        <w:ind w:left="567" w:hanging="567"/>
        <w:jc w:val="both"/>
      </w:pPr>
    </w:p>
    <w:p w14:paraId="1897FB99" w14:textId="77777777" w:rsidR="004B39EB" w:rsidRDefault="004B39EB" w:rsidP="004B39EB">
      <w:pPr>
        <w:ind w:left="567" w:hanging="567"/>
        <w:jc w:val="both"/>
      </w:pPr>
      <w:r w:rsidRPr="00426AD7">
        <w:rPr>
          <w:b/>
        </w:rPr>
        <w:t>Comunicação com os responsáveis pela governança</w:t>
      </w:r>
      <w:r w:rsidRPr="00682EB4">
        <w:t xml:space="preserve"> (ver itens 10, 11 e 13)</w:t>
      </w:r>
    </w:p>
    <w:p w14:paraId="199BDC59" w14:textId="77777777" w:rsidR="004B39EB" w:rsidRPr="00682EB4" w:rsidRDefault="004B39EB" w:rsidP="004B39EB">
      <w:pPr>
        <w:ind w:left="567" w:hanging="567"/>
        <w:jc w:val="both"/>
      </w:pPr>
    </w:p>
    <w:p w14:paraId="0B610BEA" w14:textId="77777777" w:rsidR="004B39EB" w:rsidRPr="00682EB4" w:rsidRDefault="004B39EB" w:rsidP="004B39EB">
      <w:pPr>
        <w:ind w:left="567" w:hanging="567"/>
        <w:jc w:val="both"/>
      </w:pPr>
      <w:r w:rsidRPr="00682EB4">
        <w:t xml:space="preserve">A22. </w:t>
      </w:r>
      <w:r>
        <w:tab/>
      </w:r>
      <w:r w:rsidRPr="00682EB4">
        <w:t xml:space="preserve">A NBC TA 260 – Comunicação com os </w:t>
      </w:r>
      <w:r>
        <w:t>R</w:t>
      </w:r>
      <w:r w:rsidRPr="00682EB4">
        <w:t xml:space="preserve">esponsáveis pela </w:t>
      </w:r>
      <w:r>
        <w:t>G</w:t>
      </w:r>
      <w:r w:rsidRPr="00682EB4">
        <w:t>overnança exige que o auditor comunique aos responsáveis pela governança as representações formais que o auditor solicitou da administração.</w:t>
      </w:r>
    </w:p>
    <w:p w14:paraId="2512D1B9" w14:textId="77777777" w:rsidR="004B39EB" w:rsidRPr="00682EB4" w:rsidRDefault="004B39EB" w:rsidP="004B39EB">
      <w:pPr>
        <w:ind w:left="567" w:hanging="567"/>
        <w:jc w:val="both"/>
      </w:pPr>
    </w:p>
    <w:p w14:paraId="5E046525" w14:textId="77777777" w:rsidR="004B39EB" w:rsidRPr="00426AD7" w:rsidRDefault="004B39EB" w:rsidP="004B39EB">
      <w:pPr>
        <w:jc w:val="both"/>
        <w:rPr>
          <w:b/>
        </w:rPr>
      </w:pPr>
      <w:r w:rsidRPr="00426AD7">
        <w:rPr>
          <w:b/>
        </w:rPr>
        <w:t>Dúvida quanto à confiabilidade das representações formais e representações solicitadas e não fornecidas</w:t>
      </w:r>
    </w:p>
    <w:p w14:paraId="69A92C75" w14:textId="77777777" w:rsidR="004B39EB" w:rsidRDefault="004B39EB" w:rsidP="004B39EB">
      <w:pPr>
        <w:ind w:left="567" w:hanging="567"/>
        <w:jc w:val="both"/>
      </w:pPr>
    </w:p>
    <w:p w14:paraId="1A1B738D" w14:textId="77777777" w:rsidR="004B39EB" w:rsidRDefault="004B39EB" w:rsidP="004B39EB">
      <w:pPr>
        <w:ind w:left="567" w:hanging="567"/>
        <w:jc w:val="both"/>
      </w:pPr>
      <w:r w:rsidRPr="00682EB4">
        <w:t>Dúvida quanto à confiabilidade da</w:t>
      </w:r>
      <w:r>
        <w:t>s</w:t>
      </w:r>
      <w:r w:rsidRPr="00682EB4">
        <w:t xml:space="preserve"> representaç</w:t>
      </w:r>
      <w:r>
        <w:t>ões</w:t>
      </w:r>
      <w:r w:rsidRPr="00682EB4">
        <w:t xml:space="preserve"> forma</w:t>
      </w:r>
      <w:r>
        <w:t>is</w:t>
      </w:r>
      <w:r w:rsidRPr="00682EB4">
        <w:t xml:space="preserve"> (ver itens 16 e 17)</w:t>
      </w:r>
    </w:p>
    <w:p w14:paraId="2A2CA30B" w14:textId="77777777" w:rsidR="004B39EB" w:rsidRPr="00682EB4" w:rsidRDefault="004B39EB" w:rsidP="004B39EB">
      <w:pPr>
        <w:ind w:left="567" w:hanging="567"/>
        <w:jc w:val="both"/>
      </w:pPr>
    </w:p>
    <w:p w14:paraId="0D77A707" w14:textId="77777777" w:rsidR="004B39EB" w:rsidRPr="00682EB4" w:rsidRDefault="004B39EB" w:rsidP="004B39EB">
      <w:pPr>
        <w:ind w:left="567" w:hanging="567"/>
        <w:jc w:val="both"/>
      </w:pPr>
      <w:r w:rsidRPr="00682EB4">
        <w:t xml:space="preserve">A23. </w:t>
      </w:r>
      <w:r>
        <w:tab/>
      </w:r>
      <w:r w:rsidRPr="00682EB4">
        <w:t xml:space="preserve">No caso de incompatibilidades identificadas entre uma ou mais representações formais e a evidência de auditoria obtida de outra fonte, o auditor pode considerar se a avaliação dos riscos continua </w:t>
      </w:r>
      <w:r>
        <w:t>apropriada</w:t>
      </w:r>
      <w:r w:rsidRPr="00682EB4">
        <w:t xml:space="preserve"> e, se não continuar, rever a avaliação de riscos e determinar a natureza, época e extensão de procedimentos adicionais de auditoria para responder aos riscos avaliados.</w:t>
      </w:r>
    </w:p>
    <w:p w14:paraId="424F7CB4" w14:textId="77777777" w:rsidR="004B39EB" w:rsidRPr="00682EB4" w:rsidRDefault="004B39EB" w:rsidP="004B39EB">
      <w:pPr>
        <w:ind w:left="567" w:hanging="567"/>
        <w:jc w:val="both"/>
      </w:pPr>
    </w:p>
    <w:p w14:paraId="7E6FD1F7" w14:textId="77777777" w:rsidR="004B39EB" w:rsidRPr="00682EB4" w:rsidRDefault="004B39EB" w:rsidP="004B39EB">
      <w:pPr>
        <w:ind w:left="567" w:hanging="567"/>
        <w:jc w:val="both"/>
      </w:pPr>
      <w:r w:rsidRPr="00682EB4">
        <w:t xml:space="preserve">A24. </w:t>
      </w:r>
      <w:r>
        <w:tab/>
      </w:r>
      <w:r w:rsidRPr="00682EB4">
        <w:t>Preocupações com a competência, integridade, valores éticos ou diligência da administração, ou com o seu compromisso com estes e com a sua aplicação, podem fazer o auditor concluir que o risco de representação errônea da administração nas demonstrações contábeis é tal que a auditoria não pode ser conduzida. Em tal caso, o auditor pode considerar retirar-se do trabalho, quando essa retirada for possível de acordo com lei ou regulamento aplicável, a menos que os responsáveis pela governança tenham adotado medidas corretivas. Tais medidas, porém, podem não ser suficientes para possibilitar ao auditor a emissão de relatório de auditoria sem modificações.</w:t>
      </w:r>
    </w:p>
    <w:p w14:paraId="22D6E300" w14:textId="77777777" w:rsidR="004B39EB" w:rsidRPr="00682EB4" w:rsidRDefault="004B39EB" w:rsidP="004B39EB">
      <w:pPr>
        <w:ind w:left="567" w:hanging="567"/>
        <w:jc w:val="both"/>
      </w:pPr>
    </w:p>
    <w:p w14:paraId="28CF2AA1" w14:textId="77777777" w:rsidR="004B39EB" w:rsidRPr="00682EB4" w:rsidRDefault="004B39EB" w:rsidP="004B39EB">
      <w:pPr>
        <w:ind w:left="567" w:hanging="567"/>
        <w:jc w:val="both"/>
      </w:pPr>
      <w:r w:rsidRPr="00682EB4">
        <w:t xml:space="preserve">A25. </w:t>
      </w:r>
      <w:r>
        <w:tab/>
      </w:r>
      <w:r w:rsidRPr="00682EB4">
        <w:t xml:space="preserve">A NBC TA 230 – Documentação de </w:t>
      </w:r>
      <w:r>
        <w:t>A</w:t>
      </w:r>
      <w:r w:rsidRPr="00682EB4">
        <w:t>uditoria, itens 8</w:t>
      </w:r>
      <w:r>
        <w:t>(</w:t>
      </w:r>
      <w:r w:rsidRPr="00682EB4">
        <w:t>c</w:t>
      </w:r>
      <w:r>
        <w:t>)</w:t>
      </w:r>
      <w:r w:rsidRPr="00682EB4">
        <w:t xml:space="preserve"> e 10, exige que o auditor documente assuntos significativos surgidos durante a auditoria, as conclusões obtidas a respeito e julgamentos profissionais significativos exercidos para a obtenção dessas conclusões. O auditor pode ter identificado assuntos relevantes relacionados à competência, integridade, valores éticos ou diligência da administração</w:t>
      </w:r>
      <w:r>
        <w:t>,</w:t>
      </w:r>
      <w:r w:rsidRPr="00682EB4">
        <w:t xml:space="preserve"> ou ao seu compromisso com estas e</w:t>
      </w:r>
      <w:r>
        <w:t>m</w:t>
      </w:r>
      <w:r w:rsidRPr="00682EB4">
        <w:t xml:space="preserve"> sua aplicação, mas, mesmo assim, ter concluído que as representações formais são confiáveis. Em tal caso, este assunto significativo é documentado em conformidade com a NBC TA 230.</w:t>
      </w:r>
    </w:p>
    <w:p w14:paraId="2EA31BBC" w14:textId="77777777" w:rsidR="004B39EB" w:rsidRPr="00682EB4" w:rsidRDefault="004B39EB" w:rsidP="004B39EB">
      <w:pPr>
        <w:ind w:left="567" w:hanging="567"/>
        <w:jc w:val="both"/>
      </w:pPr>
    </w:p>
    <w:p w14:paraId="426BCC72" w14:textId="77777777" w:rsidR="004B39EB" w:rsidRDefault="004B39EB" w:rsidP="004B39EB">
      <w:pPr>
        <w:ind w:left="567" w:hanging="567"/>
        <w:jc w:val="both"/>
      </w:pPr>
      <w:r w:rsidRPr="00682EB4">
        <w:t>Representaç</w:t>
      </w:r>
      <w:r>
        <w:t>ões</w:t>
      </w:r>
      <w:r w:rsidRPr="00682EB4">
        <w:t xml:space="preserve"> forma</w:t>
      </w:r>
      <w:r>
        <w:t>is</w:t>
      </w:r>
      <w:r w:rsidRPr="00682EB4">
        <w:t xml:space="preserve"> sobre a </w:t>
      </w:r>
      <w:r>
        <w:t>r</w:t>
      </w:r>
      <w:r w:rsidRPr="00682EB4">
        <w:t xml:space="preserve">esponsabilidade da </w:t>
      </w:r>
      <w:r>
        <w:t>a</w:t>
      </w:r>
      <w:r w:rsidRPr="00682EB4">
        <w:t>dministração (ver item 20)</w:t>
      </w:r>
    </w:p>
    <w:p w14:paraId="3C8F0064" w14:textId="77777777" w:rsidR="004B39EB" w:rsidRPr="00682EB4" w:rsidRDefault="004B39EB" w:rsidP="004B39EB">
      <w:pPr>
        <w:ind w:left="567" w:hanging="567"/>
        <w:jc w:val="both"/>
      </w:pPr>
    </w:p>
    <w:p w14:paraId="550EC109" w14:textId="77777777" w:rsidR="004B39EB" w:rsidRPr="00682EB4" w:rsidRDefault="004B39EB" w:rsidP="004B39EB">
      <w:pPr>
        <w:ind w:left="567" w:hanging="567"/>
        <w:jc w:val="both"/>
      </w:pPr>
      <w:r w:rsidRPr="00682EB4">
        <w:t xml:space="preserve">A26. </w:t>
      </w:r>
      <w:r>
        <w:tab/>
      </w:r>
      <w:r w:rsidRPr="00682EB4">
        <w:t>Como explicado no item A7, o auditor não é capaz de julgar apenas com base em outras evidências de auditoria se a administração cumpriu com as responsabilidades referidas nos itens 10 e 11. Portanto, se, como descrito no item 20(a), o auditor concluir que as representações formais sobre ess</w:t>
      </w:r>
      <w:r>
        <w:t>e</w:t>
      </w:r>
      <w:r w:rsidRPr="00682EB4">
        <w:t xml:space="preserve">s </w:t>
      </w:r>
      <w:r>
        <w:t xml:space="preserve">assuntos </w:t>
      </w:r>
      <w:r w:rsidRPr="00682EB4">
        <w:t>não são confiáveis, ou se a administração não fornecer essas representações formais, o auditor não tem condição de obter evidência de auditoria apropriada e suficiente. Os possíveis efeitos sobre as demonstrações contábeis de tal limitação não se limitam a elementos, contas ou itens específicos das demonstrações contábeis e, portanto, estão disseminados. A NBC TA 705, item 9, exige que o auditor se abstenha de opinar sobre as demonstrações contábeis em tais circunstâncias.</w:t>
      </w:r>
    </w:p>
    <w:p w14:paraId="321065C4" w14:textId="77777777" w:rsidR="004B39EB" w:rsidRPr="00682EB4" w:rsidRDefault="004B39EB" w:rsidP="004B39EB">
      <w:pPr>
        <w:ind w:left="567" w:hanging="567"/>
        <w:jc w:val="both"/>
      </w:pPr>
    </w:p>
    <w:p w14:paraId="3A1CCE78" w14:textId="77777777" w:rsidR="004B39EB" w:rsidRPr="00682EB4" w:rsidRDefault="004B39EB" w:rsidP="004B39EB">
      <w:pPr>
        <w:spacing w:after="120"/>
        <w:ind w:left="567" w:hanging="567"/>
        <w:jc w:val="both"/>
      </w:pPr>
      <w:r w:rsidRPr="00682EB4">
        <w:t xml:space="preserve">A27. </w:t>
      </w:r>
      <w:r>
        <w:tab/>
      </w:r>
      <w:r w:rsidRPr="00682EB4">
        <w:t>Uma representação formal que foi modificada a partir daquela solicitada pelo auditor não significa necessariamente que a administração não forneceu a representação formal. Contudo, a razão subjacente para tal modificação pode afetar a opinião no relatório do auditor. Por exemplo:</w:t>
      </w:r>
    </w:p>
    <w:p w14:paraId="7E29A942" w14:textId="77777777" w:rsidR="004B39EB" w:rsidRDefault="004B39EB">
      <w:pPr>
        <w:numPr>
          <w:ilvl w:val="0"/>
          <w:numId w:val="225"/>
        </w:numPr>
        <w:spacing w:after="120" w:line="240" w:lineRule="auto"/>
        <w:ind w:left="851" w:hanging="284"/>
        <w:jc w:val="both"/>
      </w:pPr>
      <w:r>
        <w:t xml:space="preserve"> </w:t>
      </w:r>
      <w:r>
        <w:tab/>
        <w:t>A</w:t>
      </w:r>
      <w:r w:rsidRPr="00682EB4">
        <w:t xml:space="preserve"> representação formal sobre o cumprimento pela administração de sua responsabilidade pela elaboração e apresentação das demonstrações contábeis pode afirmar que a administração acredita que, exceto por </w:t>
      </w:r>
      <w:r>
        <w:t xml:space="preserve">não </w:t>
      </w:r>
      <w:r w:rsidRPr="00682EB4">
        <w:t xml:space="preserve">conformidade com uma exigência específica relevante da estrutura de relatório financeiro aplicável, as demonstrações contábeis foram elaboradas e apresentadas de acordo com essa estrutura. A exigência no item 20 não se aplica porque o auditor concluiu que a administração forneceu representações confiáveis formais. Contudo, exige-se que o auditor considere o efeito da </w:t>
      </w:r>
      <w:r>
        <w:t xml:space="preserve">não </w:t>
      </w:r>
      <w:r w:rsidRPr="00682EB4">
        <w:t>conformidade na opinião do relatório do auditor de acordo com a NBC TA 705.</w:t>
      </w:r>
    </w:p>
    <w:p w14:paraId="1F4F36C0" w14:textId="77777777" w:rsidR="004B39EB" w:rsidRPr="00682EB4" w:rsidRDefault="004B39EB">
      <w:pPr>
        <w:numPr>
          <w:ilvl w:val="0"/>
          <w:numId w:val="225"/>
        </w:numPr>
        <w:spacing w:after="0" w:line="240" w:lineRule="auto"/>
        <w:ind w:left="851" w:hanging="284"/>
        <w:jc w:val="both"/>
      </w:pPr>
      <w:r>
        <w:t xml:space="preserve"> </w:t>
      </w:r>
      <w:r>
        <w:tab/>
        <w:t>A</w:t>
      </w:r>
      <w:r w:rsidRPr="00682EB4">
        <w:t xml:space="preserve"> representação formal sobre a responsabilidade da administração de fornecer ao auditor todas as informações relevantes acordadas nos termos do trabalho de auditoria pode afirmar que a administração acredita que, exceto por informações destruídas em um incêndio, ela forneceu ao auditor todas as demais informações. A exigência no item 20 não se aplica porque o auditor concluiu que a administração forneceu representações formais confiáveis. Contudo, exige-se que o auditor considere os efeitos generalizados das informações destruídas no incêndio sobre as demonstrações contábeis e o efeito disso na opinião no relatório do auditor, em conformidade com a NBC TA 705.</w:t>
      </w:r>
    </w:p>
    <w:p w14:paraId="3CF41B46" w14:textId="77777777" w:rsidR="004B39EB" w:rsidRDefault="004B39EB" w:rsidP="004B39EB">
      <w:pPr>
        <w:ind w:left="567" w:hanging="567"/>
        <w:jc w:val="both"/>
        <w:rPr>
          <w:b/>
          <w:sz w:val="28"/>
          <w:szCs w:val="28"/>
        </w:rPr>
      </w:pPr>
    </w:p>
    <w:p w14:paraId="7BC716C1" w14:textId="77777777" w:rsidR="004B39EB" w:rsidRDefault="004B39EB" w:rsidP="004B39EB">
      <w:pPr>
        <w:ind w:left="567" w:hanging="567"/>
        <w:jc w:val="both"/>
        <w:rPr>
          <w:b/>
          <w:sz w:val="28"/>
          <w:szCs w:val="28"/>
        </w:rPr>
      </w:pPr>
    </w:p>
    <w:p w14:paraId="1FC0F183" w14:textId="77777777" w:rsidR="004B39EB" w:rsidRPr="00DE6E05" w:rsidRDefault="004B39EB" w:rsidP="004B39EB">
      <w:pPr>
        <w:ind w:left="567" w:hanging="567"/>
        <w:jc w:val="both"/>
        <w:rPr>
          <w:strike/>
        </w:rPr>
      </w:pPr>
      <w:r w:rsidRPr="00DE6E05">
        <w:rPr>
          <w:b/>
          <w:strike/>
          <w:sz w:val="28"/>
          <w:szCs w:val="28"/>
        </w:rPr>
        <w:t>Apêndice 1</w:t>
      </w:r>
      <w:r w:rsidRPr="00DE6E05">
        <w:rPr>
          <w:strike/>
        </w:rPr>
        <w:t xml:space="preserve"> (ver item 2)</w:t>
      </w:r>
    </w:p>
    <w:p w14:paraId="47FDEAC2" w14:textId="77777777" w:rsidR="004B39EB" w:rsidRPr="00DE6E05" w:rsidRDefault="004B39EB" w:rsidP="004B39EB">
      <w:pPr>
        <w:ind w:left="567" w:hanging="567"/>
        <w:jc w:val="both"/>
        <w:rPr>
          <w:strike/>
        </w:rPr>
      </w:pPr>
    </w:p>
    <w:p w14:paraId="7323E8D8" w14:textId="77777777" w:rsidR="004B39EB" w:rsidRPr="00DE6E05" w:rsidRDefault="004B39EB" w:rsidP="004B39EB">
      <w:pPr>
        <w:jc w:val="both"/>
        <w:rPr>
          <w:b/>
          <w:strike/>
        </w:rPr>
      </w:pPr>
      <w:r w:rsidRPr="00DE6E05">
        <w:rPr>
          <w:b/>
          <w:strike/>
        </w:rPr>
        <w:t xml:space="preserve">Lista de normas de auditoria que contêm requisitos para representações formais </w:t>
      </w:r>
    </w:p>
    <w:p w14:paraId="43A8948A" w14:textId="77777777" w:rsidR="004B39EB" w:rsidRPr="00DE6E05" w:rsidRDefault="004B39EB" w:rsidP="004B39EB">
      <w:pPr>
        <w:ind w:left="567" w:hanging="567"/>
        <w:jc w:val="both"/>
        <w:rPr>
          <w:strike/>
        </w:rPr>
      </w:pPr>
    </w:p>
    <w:p w14:paraId="35574587" w14:textId="77777777" w:rsidR="004B39EB" w:rsidRPr="00DE6E05" w:rsidRDefault="004B39EB" w:rsidP="004B39EB">
      <w:pPr>
        <w:ind w:left="567"/>
        <w:jc w:val="both"/>
        <w:rPr>
          <w:strike/>
        </w:rPr>
      </w:pPr>
      <w:r w:rsidRPr="00DE6E05">
        <w:rPr>
          <w:strike/>
        </w:rPr>
        <w:t>Este apêndice identifica os itens de outras normas de auditoria aplicáveis para auditorias de exercícios iniciados em ou após 1º. de janeiro de 2010 que exigem representações formais específicas por assunto. A lista não substitui a consideração das exigências e da aplicação relacionada ou de outros materiais explicativos em normas de auditoria.</w:t>
      </w:r>
    </w:p>
    <w:p w14:paraId="70132C40" w14:textId="77777777" w:rsidR="004B39EB" w:rsidRPr="00DE6E05" w:rsidRDefault="004B39EB" w:rsidP="004B39EB">
      <w:pPr>
        <w:ind w:left="567"/>
        <w:jc w:val="both"/>
        <w:rPr>
          <w:strike/>
        </w:rPr>
      </w:pPr>
    </w:p>
    <w:p w14:paraId="2A9575C8" w14:textId="77777777" w:rsidR="004B39EB" w:rsidRPr="00DE6E05" w:rsidRDefault="004B39EB" w:rsidP="004B39EB">
      <w:pPr>
        <w:ind w:left="567"/>
        <w:jc w:val="both"/>
        <w:rPr>
          <w:strike/>
        </w:rPr>
      </w:pPr>
      <w:r w:rsidRPr="00DE6E05">
        <w:rPr>
          <w:strike/>
        </w:rPr>
        <w:t xml:space="preserve">Este apêndice identifica os itens de outras normas de auditoria que exigem representações formais específicas por assunto. A lista não substitui a consideração das exigências e da aplicação relacionada ou de outros materiais explicativos em normas de auditoria. </w:t>
      </w:r>
      <w:r w:rsidRPr="00DE6E05">
        <w:rPr>
          <w:strike/>
          <w:color w:val="00B0F0"/>
          <w:sz w:val="20"/>
          <w:szCs w:val="20"/>
        </w:rPr>
        <w:t>(Alterado pela NBC TA 580 (R1))</w:t>
      </w:r>
    </w:p>
    <w:p w14:paraId="42D44E1A" w14:textId="77777777" w:rsidR="004B39EB" w:rsidRPr="00DE6E05" w:rsidRDefault="004B39EB" w:rsidP="004B39EB">
      <w:pPr>
        <w:ind w:left="567"/>
        <w:jc w:val="both"/>
        <w:rPr>
          <w:strike/>
        </w:rPr>
      </w:pPr>
    </w:p>
    <w:p w14:paraId="65C50A1E" w14:textId="77777777" w:rsidR="004B39EB" w:rsidRPr="00DE6E05" w:rsidRDefault="004B39EB" w:rsidP="004B39EB">
      <w:pPr>
        <w:ind w:left="1134" w:hanging="567"/>
        <w:jc w:val="both"/>
        <w:rPr>
          <w:strike/>
        </w:rPr>
      </w:pPr>
      <w:r w:rsidRPr="00DE6E05">
        <w:rPr>
          <w:strike/>
        </w:rPr>
        <w:t>NBC TA 240 – Responsabilidade do Auditor em Relação a Fraude, no Contexto da Auditoria de Demonstrações Contábeis, item 39;</w:t>
      </w:r>
    </w:p>
    <w:p w14:paraId="53221676" w14:textId="77777777" w:rsidR="004B39EB" w:rsidRPr="00DE6E05" w:rsidRDefault="004B39EB" w:rsidP="004B39EB">
      <w:pPr>
        <w:ind w:left="1134" w:hanging="567"/>
        <w:jc w:val="both"/>
        <w:rPr>
          <w:strike/>
        </w:rPr>
      </w:pPr>
      <w:r w:rsidRPr="00DE6E05">
        <w:rPr>
          <w:strike/>
        </w:rPr>
        <w:t>NBC TA 250 – Auditoria de Demonstrações Contábeis – Consideração de Leis e Regulamentos, item 16;</w:t>
      </w:r>
    </w:p>
    <w:p w14:paraId="5DC4867B" w14:textId="77777777" w:rsidR="004B39EB" w:rsidRPr="00DE6E05" w:rsidRDefault="004B39EB" w:rsidP="004B39EB">
      <w:pPr>
        <w:ind w:left="1134" w:hanging="567"/>
        <w:jc w:val="both"/>
        <w:rPr>
          <w:strike/>
        </w:rPr>
      </w:pPr>
      <w:r w:rsidRPr="00DE6E05">
        <w:rPr>
          <w:strike/>
        </w:rPr>
        <w:t>NBC TA 450 – Avaliação das Distorções Identificadas durante a Auditoria, item 14;</w:t>
      </w:r>
    </w:p>
    <w:p w14:paraId="5767FFD0" w14:textId="77777777" w:rsidR="004B39EB" w:rsidRPr="00DE6E05" w:rsidRDefault="004B39EB" w:rsidP="004B39EB">
      <w:pPr>
        <w:ind w:left="1134" w:hanging="567"/>
        <w:jc w:val="both"/>
        <w:rPr>
          <w:strike/>
        </w:rPr>
      </w:pPr>
      <w:r w:rsidRPr="00DE6E05">
        <w:rPr>
          <w:strike/>
        </w:rPr>
        <w:t>NBC TA 501 – Evidência de Auditoria – Considerações Específicas para Itens Selecionados, item 12;</w:t>
      </w:r>
    </w:p>
    <w:p w14:paraId="4BCDB451" w14:textId="77777777" w:rsidR="004B39EB" w:rsidRPr="00DE6E05" w:rsidRDefault="004B39EB" w:rsidP="004B39EB">
      <w:pPr>
        <w:ind w:left="1134" w:hanging="567"/>
        <w:jc w:val="both"/>
        <w:rPr>
          <w:strike/>
        </w:rPr>
      </w:pPr>
      <w:r w:rsidRPr="00DE6E05">
        <w:rPr>
          <w:strike/>
        </w:rPr>
        <w:t>NBC TA 540 – Auditoria de Estimativas Contábeis, Inclusive do Valor Justo, e Divulgações Relacionadas, item 22;</w:t>
      </w:r>
    </w:p>
    <w:p w14:paraId="2D8B5487" w14:textId="77777777" w:rsidR="004B39EB" w:rsidRPr="00DE6E05" w:rsidRDefault="004B39EB" w:rsidP="004B39EB">
      <w:pPr>
        <w:ind w:left="1134" w:hanging="567"/>
        <w:jc w:val="both"/>
        <w:rPr>
          <w:strike/>
        </w:rPr>
      </w:pPr>
      <w:r w:rsidRPr="00DE6E05">
        <w:rPr>
          <w:strike/>
        </w:rPr>
        <w:t>NBC TA 550 – Partes Relacionadas, item 26;</w:t>
      </w:r>
    </w:p>
    <w:p w14:paraId="5536955C" w14:textId="77777777" w:rsidR="004B39EB" w:rsidRPr="00DE6E05" w:rsidRDefault="004B39EB" w:rsidP="004B39EB">
      <w:pPr>
        <w:ind w:left="1134" w:hanging="567"/>
        <w:jc w:val="both"/>
        <w:rPr>
          <w:strike/>
        </w:rPr>
      </w:pPr>
      <w:r w:rsidRPr="00DE6E05">
        <w:rPr>
          <w:strike/>
        </w:rPr>
        <w:t>NBC TA 560 – Eventos Subsequentes, item 9;</w:t>
      </w:r>
    </w:p>
    <w:p w14:paraId="2A0CCDDA" w14:textId="77777777" w:rsidR="004B39EB" w:rsidRPr="00DE6E05" w:rsidRDefault="004B39EB" w:rsidP="004B39EB">
      <w:pPr>
        <w:ind w:left="1134" w:hanging="567"/>
        <w:jc w:val="both"/>
        <w:rPr>
          <w:strike/>
        </w:rPr>
      </w:pPr>
      <w:r w:rsidRPr="00DE6E05">
        <w:rPr>
          <w:strike/>
        </w:rPr>
        <w:t>NBC TA 570 – Continuidade Operacional, item 16(e);</w:t>
      </w:r>
    </w:p>
    <w:p w14:paraId="4841FF75" w14:textId="77777777" w:rsidR="004B39EB" w:rsidRPr="00DE6E05" w:rsidRDefault="004B39EB" w:rsidP="004B39EB">
      <w:pPr>
        <w:ind w:left="1134" w:hanging="567"/>
        <w:jc w:val="both"/>
        <w:rPr>
          <w:strike/>
        </w:rPr>
      </w:pPr>
      <w:r w:rsidRPr="00DE6E05">
        <w:rPr>
          <w:strike/>
        </w:rPr>
        <w:t>NBC TA 710 – Informações Comparativas – Valores Correspondentes e Demonstrações Contábeis Comparativas, item 9;</w:t>
      </w:r>
    </w:p>
    <w:p w14:paraId="26F20E7C" w14:textId="77777777" w:rsidR="004B39EB" w:rsidRPr="00DE6E05" w:rsidRDefault="004B39EB" w:rsidP="004B39EB">
      <w:pPr>
        <w:ind w:left="567"/>
        <w:jc w:val="both"/>
        <w:rPr>
          <w:strike/>
        </w:rPr>
      </w:pPr>
      <w:r w:rsidRPr="00DE6E05">
        <w:rPr>
          <w:strike/>
        </w:rPr>
        <w:t xml:space="preserve">NBC TA 720 – Responsabilidade do Auditor em Relação a Outras Informações – item 13(c). </w:t>
      </w:r>
      <w:r w:rsidRPr="00DE6E05">
        <w:rPr>
          <w:strike/>
          <w:color w:val="00B0F0"/>
          <w:sz w:val="20"/>
          <w:szCs w:val="20"/>
        </w:rPr>
        <w:t>(Incluído pela NBC TA 580 (R1))</w:t>
      </w:r>
    </w:p>
    <w:p w14:paraId="2F2282DD" w14:textId="77777777" w:rsidR="004B39EB" w:rsidRDefault="004B39EB" w:rsidP="004B39EB">
      <w:pPr>
        <w:ind w:left="567" w:hanging="567"/>
        <w:jc w:val="both"/>
      </w:pPr>
    </w:p>
    <w:p w14:paraId="5A032DA1" w14:textId="77777777" w:rsidR="004B39EB" w:rsidRPr="00B74457" w:rsidRDefault="004B39EB" w:rsidP="004B39EB">
      <w:pPr>
        <w:pStyle w:val="BLTBOLA"/>
        <w:numPr>
          <w:ilvl w:val="0"/>
          <w:numId w:val="0"/>
        </w:numPr>
        <w:spacing w:before="0" w:line="240" w:lineRule="auto"/>
        <w:rPr>
          <w:sz w:val="22"/>
          <w:szCs w:val="22"/>
          <w:lang w:val="pt-BR"/>
        </w:rPr>
      </w:pPr>
      <w:r w:rsidRPr="004E4604">
        <w:rPr>
          <w:b/>
          <w:sz w:val="22"/>
          <w:szCs w:val="22"/>
          <w:lang w:val="pt-BR"/>
        </w:rPr>
        <w:t>Apêndice</w:t>
      </w:r>
      <w:r w:rsidRPr="00B74457">
        <w:rPr>
          <w:b/>
          <w:sz w:val="22"/>
          <w:szCs w:val="22"/>
          <w:lang w:val="pt-BR"/>
        </w:rPr>
        <w:t xml:space="preserve"> 1</w:t>
      </w:r>
      <w:r w:rsidRPr="00B74457">
        <w:rPr>
          <w:sz w:val="22"/>
          <w:szCs w:val="22"/>
          <w:lang w:val="pt-BR"/>
        </w:rPr>
        <w:t xml:space="preserve"> (ver item 2)</w:t>
      </w:r>
    </w:p>
    <w:p w14:paraId="46FA4F0E" w14:textId="77777777" w:rsidR="004B39EB" w:rsidRPr="00B74457" w:rsidRDefault="004B39EB" w:rsidP="004B39EB">
      <w:pPr>
        <w:pStyle w:val="BLTBOLA"/>
        <w:numPr>
          <w:ilvl w:val="0"/>
          <w:numId w:val="0"/>
        </w:numPr>
        <w:spacing w:before="0" w:line="240" w:lineRule="auto"/>
        <w:rPr>
          <w:sz w:val="22"/>
          <w:szCs w:val="22"/>
          <w:lang w:val="pt-BR"/>
        </w:rPr>
      </w:pPr>
    </w:p>
    <w:p w14:paraId="0BB7B690" w14:textId="77777777" w:rsidR="004B39EB" w:rsidRPr="008E6194" w:rsidRDefault="004B39EB" w:rsidP="004B39EB">
      <w:pPr>
        <w:pStyle w:val="BLTBOLA"/>
        <w:numPr>
          <w:ilvl w:val="0"/>
          <w:numId w:val="0"/>
        </w:numPr>
        <w:spacing w:before="0" w:line="240" w:lineRule="auto"/>
        <w:rPr>
          <w:rFonts w:ascii="Times New Roman" w:hAnsi="Times New Roman" w:cs="Times New Roman"/>
          <w:b/>
          <w:sz w:val="24"/>
          <w:lang w:val="pt-BR"/>
        </w:rPr>
      </w:pPr>
      <w:r w:rsidRPr="008E6194">
        <w:rPr>
          <w:rFonts w:ascii="Times New Roman" w:hAnsi="Times New Roman" w:cs="Times New Roman"/>
          <w:b/>
          <w:sz w:val="24"/>
          <w:lang w:val="pt-BR"/>
        </w:rPr>
        <w:t xml:space="preserve">Lista de normas de auditoria que contêm requisitos para representações formais </w:t>
      </w:r>
    </w:p>
    <w:p w14:paraId="21E36A10" w14:textId="77777777" w:rsidR="004B39EB" w:rsidRPr="008E6194" w:rsidRDefault="004B39EB" w:rsidP="004B39EB">
      <w:pPr>
        <w:pStyle w:val="BLTBOLA"/>
        <w:numPr>
          <w:ilvl w:val="0"/>
          <w:numId w:val="0"/>
        </w:numPr>
        <w:spacing w:before="0" w:line="240" w:lineRule="auto"/>
        <w:rPr>
          <w:rFonts w:ascii="Times New Roman" w:hAnsi="Times New Roman" w:cs="Times New Roman"/>
          <w:sz w:val="24"/>
          <w:lang w:val="pt-BR"/>
        </w:rPr>
      </w:pPr>
      <w:r w:rsidRPr="008E6194">
        <w:rPr>
          <w:rFonts w:ascii="Times New Roman" w:hAnsi="Times New Roman" w:cs="Times New Roman"/>
          <w:sz w:val="24"/>
          <w:lang w:val="pt-BR"/>
        </w:rPr>
        <w:t xml:space="preserve">Este apêndice identifica os itens de outras normas de auditoria que exigem representações formais específicas por assunto. A lista não substitui a consideração dos requisitos e da aplicação relacionada ou de outros materiais explicativos em normas de auditoria. </w:t>
      </w:r>
    </w:p>
    <w:p w14:paraId="2C68A0AF"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240 – Responsabilidade do Auditor em Relação a Fraude, no Contexto da Auditoria de Demonstrações Contábeis, item 39;</w:t>
      </w:r>
    </w:p>
    <w:p w14:paraId="44E92E3E"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250 – Consideração de Leis e Regulamentos na Auditoria de Demonstrações Contábeis, item 16;</w:t>
      </w:r>
    </w:p>
    <w:p w14:paraId="409FE41A"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450 – Avaliação das Distorções Identificadas durante a Auditoria, item 14;</w:t>
      </w:r>
    </w:p>
    <w:p w14:paraId="50FEA2A5"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501 – Evidência de Auditoria – Considerações Específicas para Itens Selecionados, item 12;</w:t>
      </w:r>
    </w:p>
    <w:p w14:paraId="53B26EAE"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540 – Auditoria de Estimativas Contábeis e Divulgações Relacionadas, item 37;</w:t>
      </w:r>
    </w:p>
    <w:p w14:paraId="7F4CE1C6"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550 – Partes Relacionadas, item 26;</w:t>
      </w:r>
    </w:p>
    <w:p w14:paraId="437E5D98"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560 – Eventos Subsequentes, item 9;</w:t>
      </w:r>
    </w:p>
    <w:p w14:paraId="61D96303"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570 – Continuidade Operacional, item 16(e);</w:t>
      </w:r>
    </w:p>
    <w:p w14:paraId="6BB85F46" w14:textId="77777777" w:rsidR="004B39EB" w:rsidRPr="008E6194" w:rsidRDefault="004B39EB" w:rsidP="004B39EB">
      <w:pPr>
        <w:pStyle w:val="BLTBOLA"/>
        <w:spacing w:before="0" w:line="240" w:lineRule="auto"/>
        <w:ind w:left="567" w:hanging="567"/>
        <w:rPr>
          <w:rFonts w:ascii="Times New Roman" w:hAnsi="Times New Roman" w:cs="Times New Roman"/>
          <w:sz w:val="24"/>
          <w:lang w:val="pt-BR"/>
        </w:rPr>
      </w:pPr>
      <w:r w:rsidRPr="008E6194">
        <w:rPr>
          <w:rFonts w:ascii="Times New Roman" w:hAnsi="Times New Roman" w:cs="Times New Roman"/>
          <w:sz w:val="24"/>
          <w:lang w:val="pt-BR"/>
        </w:rPr>
        <w:t>NBC TA 710 – Informações Comparativas – Valores Correspondentes e Demonstrações Contábeis Comparativas, item 9;</w:t>
      </w:r>
    </w:p>
    <w:p w14:paraId="1B2C03EE" w14:textId="77777777" w:rsidR="004B39EB" w:rsidRPr="008E6194" w:rsidRDefault="004B39EB" w:rsidP="004B39EB">
      <w:pPr>
        <w:ind w:left="567" w:hanging="567"/>
        <w:jc w:val="both"/>
        <w:rPr>
          <w:color w:val="00B0F0"/>
        </w:rPr>
      </w:pPr>
      <w:r w:rsidRPr="008E6194">
        <w:t xml:space="preserve">NBC TA 720 – Responsabilidade do Auditor em Relação a Outras Informações – item 13(c).  </w:t>
      </w:r>
      <w:r w:rsidRPr="008E6194">
        <w:rPr>
          <w:color w:val="00B0F0"/>
        </w:rPr>
        <w:t>(Alterado pela Revisão NBC 3)</w:t>
      </w:r>
    </w:p>
    <w:p w14:paraId="029F92E9" w14:textId="77777777" w:rsidR="004B39EB" w:rsidRDefault="004B39EB" w:rsidP="004B39EB">
      <w:pPr>
        <w:ind w:left="567" w:hanging="567"/>
        <w:jc w:val="both"/>
        <w:rPr>
          <w:b/>
          <w:strike/>
          <w:sz w:val="28"/>
          <w:szCs w:val="28"/>
        </w:rPr>
      </w:pPr>
    </w:p>
    <w:p w14:paraId="3ED3B921" w14:textId="77777777" w:rsidR="004B39EB" w:rsidRDefault="004B39EB" w:rsidP="004B39EB">
      <w:pPr>
        <w:ind w:left="567" w:hanging="567"/>
        <w:jc w:val="both"/>
        <w:rPr>
          <w:b/>
          <w:strike/>
          <w:sz w:val="28"/>
          <w:szCs w:val="28"/>
        </w:rPr>
      </w:pPr>
    </w:p>
    <w:p w14:paraId="5B720194" w14:textId="77777777" w:rsidR="004B39EB" w:rsidRPr="00281425" w:rsidRDefault="004B39EB" w:rsidP="004B39EB">
      <w:pPr>
        <w:ind w:left="567" w:hanging="567"/>
        <w:jc w:val="both"/>
        <w:rPr>
          <w:strike/>
        </w:rPr>
      </w:pPr>
      <w:r w:rsidRPr="00281425">
        <w:rPr>
          <w:b/>
          <w:strike/>
          <w:sz w:val="28"/>
          <w:szCs w:val="28"/>
        </w:rPr>
        <w:t>Apêndice 2</w:t>
      </w:r>
      <w:r w:rsidRPr="00281425">
        <w:rPr>
          <w:strike/>
        </w:rPr>
        <w:t xml:space="preserve"> (ver item A23)</w:t>
      </w:r>
    </w:p>
    <w:p w14:paraId="3FB36C66" w14:textId="77777777" w:rsidR="004B39EB" w:rsidRPr="00281425" w:rsidRDefault="004B39EB" w:rsidP="004B39EB">
      <w:pPr>
        <w:ind w:left="567" w:hanging="567"/>
        <w:jc w:val="both"/>
        <w:rPr>
          <w:strike/>
        </w:rPr>
      </w:pPr>
    </w:p>
    <w:p w14:paraId="61525287" w14:textId="77777777" w:rsidR="004B39EB" w:rsidRPr="00281425" w:rsidRDefault="004B39EB" w:rsidP="004B39EB">
      <w:pPr>
        <w:ind w:left="567" w:hanging="567"/>
        <w:jc w:val="both"/>
        <w:rPr>
          <w:b/>
          <w:strike/>
        </w:rPr>
      </w:pPr>
      <w:r w:rsidRPr="00281425">
        <w:rPr>
          <w:b/>
          <w:strike/>
        </w:rPr>
        <w:t xml:space="preserve">Exemplo de carta de representação </w:t>
      </w:r>
    </w:p>
    <w:p w14:paraId="2E34FE34" w14:textId="77777777" w:rsidR="004B39EB" w:rsidRPr="00281425" w:rsidRDefault="004B39EB" w:rsidP="004B39EB">
      <w:pPr>
        <w:ind w:left="567" w:hanging="567"/>
        <w:jc w:val="both"/>
        <w:rPr>
          <w:strike/>
        </w:rPr>
      </w:pPr>
    </w:p>
    <w:p w14:paraId="4208DFB7" w14:textId="77777777" w:rsidR="004B39EB" w:rsidRPr="00281425" w:rsidRDefault="004B39EB" w:rsidP="004B39EB">
      <w:pPr>
        <w:jc w:val="both"/>
        <w:rPr>
          <w:strike/>
        </w:rPr>
      </w:pPr>
      <w:r w:rsidRPr="00281425">
        <w:rPr>
          <w:strike/>
        </w:rPr>
        <w:t xml:space="preserve">O seguinte exemplo inclui representações formais que são exigidas por esta e outras normas de auditoria aplicáveis a auditorias de demonstrações contábeis de períodos iniciados em ou após 1º de janeiro de 2010. O requisito de obtenção de representação formal (NBC TA 570) não é relevante e não há nenhuma exceção para as representações formais solicitadas. Se houvesse exceções, as representações precisariam ser modificadas para refleti-las. </w:t>
      </w:r>
    </w:p>
    <w:p w14:paraId="697B4C9D" w14:textId="77777777" w:rsidR="004B39EB" w:rsidRPr="00281425" w:rsidRDefault="004B39EB" w:rsidP="004B39EB">
      <w:pPr>
        <w:ind w:left="567"/>
        <w:jc w:val="both"/>
        <w:rPr>
          <w:strike/>
        </w:rPr>
      </w:pPr>
    </w:p>
    <w:p w14:paraId="3A371AC5" w14:textId="77777777" w:rsidR="004B39EB" w:rsidRPr="00281425" w:rsidRDefault="004B39EB" w:rsidP="004B39EB">
      <w:pPr>
        <w:jc w:val="both"/>
        <w:rPr>
          <w:strike/>
        </w:rPr>
      </w:pPr>
      <w:r w:rsidRPr="00281425">
        <w:rPr>
          <w:strike/>
        </w:rPr>
        <w:t>(Papel Timbrado da Entidade, no exemplo, Cia ABC)</w:t>
      </w:r>
    </w:p>
    <w:p w14:paraId="6F0ADB71" w14:textId="77777777" w:rsidR="004B39EB" w:rsidRPr="00281425" w:rsidRDefault="004B39EB" w:rsidP="004B39EB">
      <w:pPr>
        <w:ind w:left="567"/>
        <w:jc w:val="both"/>
        <w:rPr>
          <w:strike/>
        </w:rPr>
      </w:pPr>
    </w:p>
    <w:p w14:paraId="0E918320" w14:textId="77777777" w:rsidR="004B39EB" w:rsidRPr="00281425" w:rsidRDefault="004B39EB" w:rsidP="004B39EB">
      <w:pPr>
        <w:ind w:left="567"/>
        <w:jc w:val="both"/>
        <w:rPr>
          <w:strike/>
        </w:rPr>
      </w:pPr>
      <w:r w:rsidRPr="00281425">
        <w:rPr>
          <w:strike/>
        </w:rPr>
        <w:t xml:space="preserve">                                                                                                        (Data)</w:t>
      </w:r>
    </w:p>
    <w:p w14:paraId="7F602CE0" w14:textId="77777777" w:rsidR="004B39EB" w:rsidRPr="00281425" w:rsidRDefault="004B39EB" w:rsidP="004B39EB">
      <w:pPr>
        <w:ind w:left="567"/>
        <w:jc w:val="both"/>
        <w:rPr>
          <w:strike/>
        </w:rPr>
      </w:pPr>
    </w:p>
    <w:p w14:paraId="27A68DCE" w14:textId="77777777" w:rsidR="004B39EB" w:rsidRPr="00281425" w:rsidRDefault="004B39EB" w:rsidP="004B39EB">
      <w:pPr>
        <w:jc w:val="both"/>
        <w:rPr>
          <w:strike/>
        </w:rPr>
      </w:pPr>
      <w:r w:rsidRPr="00281425">
        <w:rPr>
          <w:strike/>
        </w:rPr>
        <w:t xml:space="preserve">Destinatário (Nome do Auditor)                                                     </w:t>
      </w:r>
    </w:p>
    <w:p w14:paraId="3B9AD833" w14:textId="77777777" w:rsidR="004B39EB" w:rsidRPr="00281425" w:rsidRDefault="004B39EB" w:rsidP="004B39EB">
      <w:pPr>
        <w:ind w:left="567"/>
        <w:jc w:val="both"/>
        <w:rPr>
          <w:strike/>
        </w:rPr>
      </w:pPr>
    </w:p>
    <w:p w14:paraId="3E64F77E" w14:textId="77777777" w:rsidR="004B39EB" w:rsidRPr="00281425" w:rsidRDefault="004B39EB" w:rsidP="004B39EB">
      <w:pPr>
        <w:jc w:val="both"/>
        <w:rPr>
          <w:strike/>
        </w:rPr>
      </w:pPr>
      <w:r w:rsidRPr="00281425">
        <w:rPr>
          <w:strike/>
        </w:rPr>
        <w:t>Esta carta de representação é fornecida em conexão com a sua auditoria das demonstrações contábeis da Companhia ABC para o ano findo em 31 de dezembro de 20XX(*) com o objetivo de expressar uma opinião se as demonstrações contábeis foram apresentadas adequadamente, em todos os aspectos relevantes, em conformidade com as práticas contábeis adotadas no Brasil</w:t>
      </w:r>
    </w:p>
    <w:p w14:paraId="427763E1" w14:textId="77777777" w:rsidR="004B39EB" w:rsidRPr="00281425" w:rsidRDefault="004B39EB" w:rsidP="004B39EB">
      <w:pPr>
        <w:ind w:left="567" w:hanging="567"/>
        <w:jc w:val="both"/>
        <w:rPr>
          <w:strike/>
        </w:rPr>
      </w:pPr>
    </w:p>
    <w:p w14:paraId="793F9709" w14:textId="77777777" w:rsidR="004B39EB" w:rsidRPr="00281425" w:rsidRDefault="004B39EB" w:rsidP="004B39EB">
      <w:pPr>
        <w:jc w:val="both"/>
        <w:rPr>
          <w:strike/>
        </w:rPr>
      </w:pPr>
      <w:r w:rsidRPr="00281425">
        <w:rPr>
          <w:strike/>
        </w:rPr>
        <w:t>Para fins de identificação, as demonstrações contábeis examinadas por V. Sas. apresentam os seguintes valores básicos:</w:t>
      </w:r>
    </w:p>
    <w:p w14:paraId="17922E7B" w14:textId="77777777" w:rsidR="004B39EB" w:rsidRPr="00281425" w:rsidRDefault="004B39EB" w:rsidP="004B39EB">
      <w:pPr>
        <w:jc w:val="both"/>
        <w:rPr>
          <w:strike/>
        </w:rPr>
      </w:pPr>
      <w:r w:rsidRPr="00281425">
        <w:rPr>
          <w:strike/>
        </w:rPr>
        <w:t xml:space="preserve">                                                  X1 R$ / X2 R$</w:t>
      </w:r>
    </w:p>
    <w:p w14:paraId="5E0DE20C" w14:textId="77777777" w:rsidR="004B39EB" w:rsidRPr="00281425" w:rsidRDefault="004B39EB" w:rsidP="004B39EB">
      <w:pPr>
        <w:jc w:val="both"/>
        <w:rPr>
          <w:strike/>
        </w:rPr>
      </w:pPr>
      <w:r w:rsidRPr="00281425">
        <w:rPr>
          <w:strike/>
        </w:rPr>
        <w:t>Total do ativo</w:t>
      </w:r>
    </w:p>
    <w:p w14:paraId="55A5DD7F" w14:textId="77777777" w:rsidR="004B39EB" w:rsidRPr="00281425" w:rsidRDefault="004B39EB" w:rsidP="004B39EB">
      <w:pPr>
        <w:jc w:val="both"/>
        <w:rPr>
          <w:strike/>
        </w:rPr>
      </w:pPr>
      <w:r w:rsidRPr="00281425">
        <w:rPr>
          <w:strike/>
        </w:rPr>
        <w:t>Total das exigibilidades</w:t>
      </w:r>
    </w:p>
    <w:p w14:paraId="572F23A2" w14:textId="77777777" w:rsidR="004B39EB" w:rsidRPr="00281425" w:rsidRDefault="004B39EB" w:rsidP="004B39EB">
      <w:pPr>
        <w:jc w:val="both"/>
        <w:rPr>
          <w:strike/>
        </w:rPr>
      </w:pPr>
      <w:r w:rsidRPr="00281425">
        <w:rPr>
          <w:strike/>
        </w:rPr>
        <w:t>Patrimônio Líquido</w:t>
      </w:r>
    </w:p>
    <w:p w14:paraId="4676D72B" w14:textId="77777777" w:rsidR="004B39EB" w:rsidRPr="00281425" w:rsidRDefault="004B39EB" w:rsidP="004B39EB">
      <w:pPr>
        <w:jc w:val="both"/>
        <w:rPr>
          <w:strike/>
        </w:rPr>
      </w:pPr>
    </w:p>
    <w:p w14:paraId="582953E0" w14:textId="77777777" w:rsidR="004B39EB" w:rsidRPr="00281425" w:rsidRDefault="004B39EB" w:rsidP="004B39EB">
      <w:pPr>
        <w:jc w:val="both"/>
        <w:rPr>
          <w:strike/>
        </w:rPr>
      </w:pPr>
      <w:r w:rsidRPr="00281425">
        <w:rPr>
          <w:strike/>
        </w:rPr>
        <w:t xml:space="preserve">Lucro líquido do exercício findo em </w:t>
      </w:r>
    </w:p>
    <w:p w14:paraId="4483AE9D" w14:textId="77777777" w:rsidR="004B39EB" w:rsidRPr="00281425" w:rsidRDefault="004B39EB" w:rsidP="004B39EB">
      <w:pPr>
        <w:jc w:val="both"/>
        <w:rPr>
          <w:strike/>
        </w:rPr>
      </w:pPr>
      <w:r w:rsidRPr="00281425">
        <w:rPr>
          <w:strike/>
        </w:rPr>
        <w:t xml:space="preserve"> </w:t>
      </w:r>
    </w:p>
    <w:p w14:paraId="0ACE88A4" w14:textId="77777777" w:rsidR="004B39EB" w:rsidRPr="00281425" w:rsidRDefault="004B39EB" w:rsidP="004B39EB">
      <w:pPr>
        <w:jc w:val="both"/>
        <w:rPr>
          <w:strike/>
        </w:rPr>
      </w:pPr>
      <w:r w:rsidRPr="00281425">
        <w:rPr>
          <w:strike/>
        </w:rPr>
        <w:t>Confirmamos que (com base em nosso melhor entendimento e opinião, depois de feitas as indagações que consideramos necessárias para o fim de nos informarmos apropriadamente):</w:t>
      </w:r>
    </w:p>
    <w:p w14:paraId="305CB99F" w14:textId="77777777" w:rsidR="004B39EB" w:rsidRPr="00281425" w:rsidRDefault="004B39EB" w:rsidP="004B39EB">
      <w:pPr>
        <w:jc w:val="both"/>
        <w:rPr>
          <w:strike/>
        </w:rPr>
      </w:pPr>
    </w:p>
    <w:p w14:paraId="7049CB85" w14:textId="77777777" w:rsidR="004B39EB" w:rsidRPr="00281425" w:rsidRDefault="004B39EB" w:rsidP="004B39EB">
      <w:pPr>
        <w:jc w:val="both"/>
        <w:rPr>
          <w:strike/>
        </w:rPr>
      </w:pPr>
      <w:r w:rsidRPr="00281425">
        <w:rPr>
          <w:strike/>
        </w:rPr>
        <w:t>Demonstrações contábeis</w:t>
      </w:r>
    </w:p>
    <w:p w14:paraId="5A11A773" w14:textId="77777777" w:rsidR="004B39EB" w:rsidRPr="00281425" w:rsidRDefault="004B39EB" w:rsidP="004B39EB">
      <w:pPr>
        <w:jc w:val="both"/>
        <w:rPr>
          <w:strike/>
        </w:rPr>
      </w:pPr>
    </w:p>
    <w:p w14:paraId="7251C39C" w14:textId="77777777" w:rsidR="004B39EB" w:rsidRPr="00281425" w:rsidRDefault="004B39EB" w:rsidP="004B39EB">
      <w:pPr>
        <w:jc w:val="both"/>
        <w:rPr>
          <w:strike/>
        </w:rPr>
      </w:pPr>
      <w:r w:rsidRPr="00281425">
        <w:rPr>
          <w:strike/>
        </w:rPr>
        <w:t>Cumprimos nossas responsabilidades como definidas nos termos do trabalho de auditoria datado de [inserir data], pela elaboração das demonstrações contábeis de acordo com as práticas contábeis adotadas no Brasil e, em particular, que as demonstrações contábeis foram apresentadas adequadamente em conformidade com essas práticas.</w:t>
      </w:r>
    </w:p>
    <w:p w14:paraId="45CA39E6" w14:textId="77777777" w:rsidR="004B39EB" w:rsidRPr="00281425" w:rsidRDefault="004B39EB" w:rsidP="004B39EB">
      <w:pPr>
        <w:ind w:left="567"/>
        <w:jc w:val="both"/>
        <w:rPr>
          <w:strike/>
        </w:rPr>
      </w:pPr>
    </w:p>
    <w:p w14:paraId="7A1BFAB4" w14:textId="77777777" w:rsidR="004B39EB" w:rsidRPr="00281425" w:rsidRDefault="004B39EB" w:rsidP="004B39EB">
      <w:pPr>
        <w:jc w:val="both"/>
        <w:rPr>
          <w:strike/>
        </w:rPr>
      </w:pPr>
      <w:r w:rsidRPr="00281425">
        <w:rPr>
          <w:strike/>
        </w:rPr>
        <w:t xml:space="preserve">Os pressupostos significativos utilizados por nós ao fazermos as estimativas contábeis, inclusive aquelas avaliadas pelo valor justo, são razoáveis (NBC TA 540). </w:t>
      </w:r>
    </w:p>
    <w:p w14:paraId="1E6DB68A" w14:textId="77777777" w:rsidR="004B39EB" w:rsidRPr="00281425" w:rsidRDefault="004B39EB" w:rsidP="004B39EB">
      <w:pPr>
        <w:jc w:val="both"/>
        <w:rPr>
          <w:strike/>
        </w:rPr>
      </w:pPr>
    </w:p>
    <w:p w14:paraId="72009C61" w14:textId="77777777" w:rsidR="004B39EB" w:rsidRPr="00281425" w:rsidRDefault="004B39EB" w:rsidP="004B39EB">
      <w:pPr>
        <w:jc w:val="both"/>
        <w:rPr>
          <w:strike/>
        </w:rPr>
      </w:pPr>
      <w:r w:rsidRPr="00281425">
        <w:rPr>
          <w:strike/>
        </w:rPr>
        <w:t>Os relacionamentos e transações com partes relacionadas foram apropriadamente contabilizados e divulgados em conformidade com as práticas contábeis adotadas no Brasil (ver também NBC TA 550 – Partes Relacionadas).</w:t>
      </w:r>
    </w:p>
    <w:p w14:paraId="1C7C23AF" w14:textId="77777777" w:rsidR="004B39EB" w:rsidRPr="00281425" w:rsidRDefault="004B39EB" w:rsidP="004B39EB">
      <w:pPr>
        <w:ind w:left="567"/>
        <w:jc w:val="both"/>
        <w:rPr>
          <w:strike/>
        </w:rPr>
      </w:pPr>
    </w:p>
    <w:p w14:paraId="6171C085" w14:textId="77777777" w:rsidR="004B39EB" w:rsidRPr="00281425" w:rsidRDefault="004B39EB" w:rsidP="004B39EB">
      <w:pPr>
        <w:jc w:val="both"/>
        <w:rPr>
          <w:strike/>
        </w:rPr>
      </w:pPr>
      <w:r w:rsidRPr="00281425">
        <w:rPr>
          <w:strike/>
        </w:rPr>
        <w:t>Todos os eventos subseqüentes à data das demonstrações contábeis e para os quais as práticas contábeis adotadas no Brasil exigem ajuste ou divulgação foram ajustados ou divulgados (ver também NBC TA 560 – Eventos Subsequentes).</w:t>
      </w:r>
    </w:p>
    <w:p w14:paraId="63F3A740" w14:textId="77777777" w:rsidR="004B39EB" w:rsidRPr="00281425" w:rsidRDefault="004B39EB" w:rsidP="004B39EB">
      <w:pPr>
        <w:jc w:val="both"/>
        <w:rPr>
          <w:strike/>
        </w:rPr>
      </w:pPr>
    </w:p>
    <w:p w14:paraId="15642289" w14:textId="77777777" w:rsidR="004B39EB" w:rsidRPr="00281425" w:rsidRDefault="004B39EB" w:rsidP="004B39EB">
      <w:pPr>
        <w:jc w:val="both"/>
        <w:rPr>
          <w:strike/>
        </w:rPr>
      </w:pPr>
      <w:r w:rsidRPr="00281425">
        <w:rPr>
          <w:strike/>
        </w:rPr>
        <w:t xml:space="preserve">Os efeitos das distorções não corrigidas são irrelevantes, individual e agregadamente para as demonstrações contábeis como um todo. Uma lista das distorções não corrigidas está anexa a esta carta de representação (ver também NBC TA 450). </w:t>
      </w:r>
    </w:p>
    <w:p w14:paraId="3D8DA4E8" w14:textId="77777777" w:rsidR="004B39EB" w:rsidRPr="00281425" w:rsidRDefault="004B39EB" w:rsidP="004B39EB">
      <w:pPr>
        <w:jc w:val="both"/>
        <w:rPr>
          <w:strike/>
        </w:rPr>
      </w:pPr>
    </w:p>
    <w:p w14:paraId="7DFC2887" w14:textId="77777777" w:rsidR="004B39EB" w:rsidRPr="00281425" w:rsidRDefault="004B39EB" w:rsidP="004B39EB">
      <w:pPr>
        <w:jc w:val="both"/>
        <w:rPr>
          <w:strike/>
        </w:rPr>
      </w:pPr>
      <w:r w:rsidRPr="00281425">
        <w:rPr>
          <w:strike/>
        </w:rPr>
        <w:t>[Quaisquer outros assuntos que o auditor possa considerar apropriados (ver item A11 desta Norma).]</w:t>
      </w:r>
    </w:p>
    <w:p w14:paraId="4DABB17D" w14:textId="77777777" w:rsidR="004B39EB" w:rsidRPr="00281425" w:rsidRDefault="004B39EB" w:rsidP="004B39EB">
      <w:pPr>
        <w:ind w:left="567" w:hanging="567"/>
        <w:jc w:val="both"/>
        <w:rPr>
          <w:strike/>
        </w:rPr>
      </w:pPr>
    </w:p>
    <w:p w14:paraId="4EC4D85C" w14:textId="77777777" w:rsidR="004B39EB" w:rsidRPr="00281425" w:rsidRDefault="004B39EB" w:rsidP="004B39EB">
      <w:pPr>
        <w:ind w:left="567" w:hanging="567"/>
        <w:jc w:val="both"/>
        <w:rPr>
          <w:strike/>
        </w:rPr>
      </w:pPr>
      <w:r w:rsidRPr="00281425">
        <w:rPr>
          <w:strike/>
        </w:rPr>
        <w:t>Informações fornecidas</w:t>
      </w:r>
    </w:p>
    <w:p w14:paraId="70AD13FD" w14:textId="77777777" w:rsidR="004B39EB" w:rsidRPr="00281425" w:rsidRDefault="004B39EB" w:rsidP="004B39EB">
      <w:pPr>
        <w:ind w:left="567" w:hanging="567"/>
        <w:jc w:val="both"/>
        <w:rPr>
          <w:strike/>
        </w:rPr>
      </w:pPr>
    </w:p>
    <w:p w14:paraId="3AE4D78F" w14:textId="77777777" w:rsidR="004B39EB" w:rsidRPr="00281425" w:rsidRDefault="004B39EB" w:rsidP="004B39EB">
      <w:pPr>
        <w:jc w:val="both"/>
        <w:rPr>
          <w:strike/>
        </w:rPr>
      </w:pPr>
      <w:r w:rsidRPr="00281425">
        <w:rPr>
          <w:strike/>
        </w:rPr>
        <w:t>Nós lhes fornecemos:</w:t>
      </w:r>
    </w:p>
    <w:p w14:paraId="782E4C28" w14:textId="77777777" w:rsidR="004B39EB" w:rsidRPr="00281425" w:rsidRDefault="004B39EB">
      <w:pPr>
        <w:numPr>
          <w:ilvl w:val="0"/>
          <w:numId w:val="226"/>
        </w:numPr>
        <w:spacing w:after="0" w:line="240" w:lineRule="auto"/>
        <w:ind w:left="567" w:hanging="283"/>
        <w:jc w:val="both"/>
        <w:rPr>
          <w:strike/>
        </w:rPr>
      </w:pPr>
      <w:r w:rsidRPr="00281425">
        <w:rPr>
          <w:strike/>
        </w:rPr>
        <w:t>acesso a todas as informações das quais estamos cientes que são relevantes para a elaboração das demonstrações contábeis, tais como registros e documentação, e outros;</w:t>
      </w:r>
    </w:p>
    <w:p w14:paraId="232C981D" w14:textId="77777777" w:rsidR="004B39EB" w:rsidRPr="00281425" w:rsidRDefault="004B39EB">
      <w:pPr>
        <w:numPr>
          <w:ilvl w:val="0"/>
          <w:numId w:val="226"/>
        </w:numPr>
        <w:spacing w:after="0" w:line="240" w:lineRule="auto"/>
        <w:ind w:left="567" w:hanging="283"/>
        <w:jc w:val="both"/>
        <w:rPr>
          <w:strike/>
        </w:rPr>
      </w:pPr>
      <w:r w:rsidRPr="00281425">
        <w:rPr>
          <w:strike/>
        </w:rPr>
        <w:t>informações adicionais que V. Sas. nos solicitaram para o propósito da auditoria; e</w:t>
      </w:r>
    </w:p>
    <w:p w14:paraId="00D45480" w14:textId="77777777" w:rsidR="004B39EB" w:rsidRPr="00281425" w:rsidRDefault="004B39EB">
      <w:pPr>
        <w:numPr>
          <w:ilvl w:val="0"/>
          <w:numId w:val="226"/>
        </w:numPr>
        <w:spacing w:after="0" w:line="240" w:lineRule="auto"/>
        <w:ind w:left="567" w:hanging="283"/>
        <w:jc w:val="both"/>
        <w:rPr>
          <w:strike/>
        </w:rPr>
      </w:pPr>
      <w:r w:rsidRPr="00281425">
        <w:rPr>
          <w:strike/>
        </w:rPr>
        <w:t>acesso irrestrito a pessoas dentro da entidade das quais V. Sas. determinaram necessário obter evidência de auditoria.</w:t>
      </w:r>
    </w:p>
    <w:p w14:paraId="6CBA5C4F" w14:textId="77777777" w:rsidR="004B39EB" w:rsidRPr="00281425" w:rsidRDefault="004B39EB" w:rsidP="004B39EB">
      <w:pPr>
        <w:ind w:left="567" w:hanging="567"/>
        <w:jc w:val="both"/>
        <w:rPr>
          <w:strike/>
        </w:rPr>
      </w:pPr>
    </w:p>
    <w:p w14:paraId="44742A2D" w14:textId="77777777" w:rsidR="004B39EB" w:rsidRPr="00281425" w:rsidRDefault="004B39EB" w:rsidP="004B39EB">
      <w:pPr>
        <w:jc w:val="both"/>
        <w:rPr>
          <w:strike/>
        </w:rPr>
      </w:pPr>
      <w:r w:rsidRPr="00281425">
        <w:rPr>
          <w:strike/>
        </w:rPr>
        <w:t>Todas as transações foram registradas na contabilidade e estão refletidas nas demonstrações contábeis.</w:t>
      </w:r>
    </w:p>
    <w:p w14:paraId="3782DFE2" w14:textId="77777777" w:rsidR="004B39EB" w:rsidRPr="00281425" w:rsidRDefault="004B39EB" w:rsidP="004B39EB">
      <w:pPr>
        <w:jc w:val="both"/>
        <w:rPr>
          <w:strike/>
        </w:rPr>
      </w:pPr>
    </w:p>
    <w:p w14:paraId="32D3AB48" w14:textId="77777777" w:rsidR="004B39EB" w:rsidRPr="00281425" w:rsidRDefault="004B39EB" w:rsidP="004B39EB">
      <w:pPr>
        <w:jc w:val="both"/>
        <w:rPr>
          <w:strike/>
        </w:rPr>
      </w:pPr>
      <w:r w:rsidRPr="00281425">
        <w:rPr>
          <w:strike/>
        </w:rPr>
        <w:t>Divulgamos a V. Sas. os resultados de nossa avaliação do risco de que as demonstrações contábeis possam ter distorção relevante como resultado de fraude (NBC TA 240).</w:t>
      </w:r>
    </w:p>
    <w:p w14:paraId="7D5EBC40" w14:textId="77777777" w:rsidR="004B39EB" w:rsidRPr="00281425" w:rsidRDefault="004B39EB" w:rsidP="004B39EB">
      <w:pPr>
        <w:jc w:val="both"/>
        <w:rPr>
          <w:strike/>
        </w:rPr>
      </w:pPr>
    </w:p>
    <w:p w14:paraId="3668CDF3" w14:textId="77777777" w:rsidR="004B39EB" w:rsidRPr="00281425" w:rsidRDefault="004B39EB" w:rsidP="004B39EB">
      <w:pPr>
        <w:jc w:val="both"/>
        <w:rPr>
          <w:strike/>
        </w:rPr>
      </w:pPr>
      <w:r w:rsidRPr="00281425">
        <w:rPr>
          <w:strike/>
        </w:rPr>
        <w:t>Divulgamos a V. Sas. todas as informações relativas à fraude ou suspeita de fraude de que temos conhecimento e que afetem a entidade e envolvam:</w:t>
      </w:r>
    </w:p>
    <w:p w14:paraId="6DB1AFED" w14:textId="77777777" w:rsidR="004B39EB" w:rsidRPr="00281425" w:rsidRDefault="004B39EB">
      <w:pPr>
        <w:numPr>
          <w:ilvl w:val="0"/>
          <w:numId w:val="226"/>
        </w:numPr>
        <w:spacing w:after="0" w:line="240" w:lineRule="auto"/>
        <w:ind w:left="567" w:hanging="283"/>
        <w:jc w:val="both"/>
        <w:rPr>
          <w:strike/>
        </w:rPr>
      </w:pPr>
      <w:r w:rsidRPr="00281425">
        <w:rPr>
          <w:strike/>
        </w:rPr>
        <w:t>administração;</w:t>
      </w:r>
    </w:p>
    <w:p w14:paraId="54B71055" w14:textId="77777777" w:rsidR="004B39EB" w:rsidRPr="00281425" w:rsidRDefault="004B39EB">
      <w:pPr>
        <w:numPr>
          <w:ilvl w:val="0"/>
          <w:numId w:val="226"/>
        </w:numPr>
        <w:spacing w:after="0" w:line="240" w:lineRule="auto"/>
        <w:ind w:left="567" w:hanging="283"/>
        <w:jc w:val="both"/>
        <w:rPr>
          <w:strike/>
        </w:rPr>
      </w:pPr>
      <w:r w:rsidRPr="00281425">
        <w:rPr>
          <w:strike/>
        </w:rPr>
        <w:t>empregados com funções significativas no controle interno; ou</w:t>
      </w:r>
    </w:p>
    <w:p w14:paraId="0DFA62D3" w14:textId="77777777" w:rsidR="004B39EB" w:rsidRPr="00281425" w:rsidRDefault="004B39EB">
      <w:pPr>
        <w:numPr>
          <w:ilvl w:val="0"/>
          <w:numId w:val="226"/>
        </w:numPr>
        <w:spacing w:after="0" w:line="240" w:lineRule="auto"/>
        <w:ind w:left="567" w:hanging="283"/>
        <w:jc w:val="both"/>
        <w:rPr>
          <w:strike/>
        </w:rPr>
      </w:pPr>
      <w:r w:rsidRPr="00281425">
        <w:rPr>
          <w:strike/>
        </w:rPr>
        <w:t>outros em que a fraude poderia ter efeito relevante sobre as demonstrações contábeis (NBC TA 240).</w:t>
      </w:r>
    </w:p>
    <w:p w14:paraId="59ADF93D" w14:textId="77777777" w:rsidR="004B39EB" w:rsidRPr="00281425" w:rsidRDefault="004B39EB" w:rsidP="004B39EB">
      <w:pPr>
        <w:ind w:left="567" w:hanging="567"/>
        <w:jc w:val="both"/>
        <w:rPr>
          <w:strike/>
        </w:rPr>
      </w:pPr>
    </w:p>
    <w:p w14:paraId="023F8908" w14:textId="77777777" w:rsidR="004B39EB" w:rsidRPr="00281425" w:rsidRDefault="004B39EB" w:rsidP="004B39EB">
      <w:pPr>
        <w:jc w:val="both"/>
        <w:rPr>
          <w:strike/>
        </w:rPr>
      </w:pPr>
      <w:r w:rsidRPr="00281425">
        <w:rPr>
          <w:strike/>
        </w:rPr>
        <w:t>Divulgamos a V. Sas. todas as informações relativas a alegações de fraude ou suspeita de fraude que afetem as demonstrações contábeis da entidade, comunicadas por empregados, antigos empregados, analistas, reguladores ou outros (NBC TA 240).</w:t>
      </w:r>
    </w:p>
    <w:p w14:paraId="5A78B2A6" w14:textId="77777777" w:rsidR="004B39EB" w:rsidRPr="00281425" w:rsidRDefault="004B39EB" w:rsidP="004B39EB">
      <w:pPr>
        <w:ind w:left="567" w:hanging="567"/>
        <w:jc w:val="both"/>
        <w:rPr>
          <w:strike/>
        </w:rPr>
      </w:pPr>
    </w:p>
    <w:p w14:paraId="636A73BB" w14:textId="77777777" w:rsidR="004B39EB" w:rsidRPr="00281425" w:rsidRDefault="004B39EB" w:rsidP="004B39EB">
      <w:pPr>
        <w:jc w:val="both"/>
        <w:rPr>
          <w:strike/>
        </w:rPr>
      </w:pPr>
      <w:r w:rsidRPr="00281425">
        <w:rPr>
          <w:strike/>
        </w:rPr>
        <w:t>Divulgamos a V. Sas. todos os casos conhecidos de não conformidade ou suspeita de não conformidade com leis e regulamentos, cujos efeitos devem ser considerados na elaboração de demonstrações contábeis (NBC TA 250).</w:t>
      </w:r>
    </w:p>
    <w:p w14:paraId="05E6AD38" w14:textId="77777777" w:rsidR="004B39EB" w:rsidRPr="00281425" w:rsidRDefault="004B39EB" w:rsidP="004B39EB">
      <w:pPr>
        <w:ind w:left="567" w:hanging="567"/>
        <w:jc w:val="both"/>
        <w:rPr>
          <w:strike/>
        </w:rPr>
      </w:pPr>
    </w:p>
    <w:p w14:paraId="7D90007A" w14:textId="77777777" w:rsidR="004B39EB" w:rsidRPr="00281425" w:rsidRDefault="004B39EB" w:rsidP="004B39EB">
      <w:pPr>
        <w:jc w:val="both"/>
        <w:rPr>
          <w:strike/>
        </w:rPr>
      </w:pPr>
      <w:r w:rsidRPr="00281425">
        <w:rPr>
          <w:strike/>
        </w:rPr>
        <w:t>Divulgamos aos senhores a identidade das partes relacionadas e todos os relacionamentos e transações com partes relacionadas das quais temos conhecimento (NBC TA 550).</w:t>
      </w:r>
    </w:p>
    <w:p w14:paraId="186F3EEF" w14:textId="77777777" w:rsidR="004B39EB" w:rsidRPr="00281425" w:rsidRDefault="004B39EB" w:rsidP="004B39EB">
      <w:pPr>
        <w:jc w:val="both"/>
        <w:rPr>
          <w:strike/>
        </w:rPr>
      </w:pPr>
    </w:p>
    <w:p w14:paraId="7ECE1EFA" w14:textId="77777777" w:rsidR="004B39EB" w:rsidRPr="00281425" w:rsidRDefault="004B39EB" w:rsidP="004B39EB">
      <w:pPr>
        <w:jc w:val="both"/>
        <w:rPr>
          <w:strike/>
        </w:rPr>
      </w:pPr>
      <w:r w:rsidRPr="00281425">
        <w:rPr>
          <w:strike/>
        </w:rPr>
        <w:t>[Quaisquer outros assuntos que o auditor possa considerar necessário (ver item A13 desta Norma)].</w:t>
      </w:r>
    </w:p>
    <w:p w14:paraId="448759F3" w14:textId="77777777" w:rsidR="004B39EB" w:rsidRPr="00281425" w:rsidRDefault="004B39EB" w:rsidP="004B39EB">
      <w:pPr>
        <w:jc w:val="both"/>
        <w:rPr>
          <w:strike/>
        </w:rPr>
      </w:pPr>
    </w:p>
    <w:p w14:paraId="1792A64E" w14:textId="77777777" w:rsidR="004B39EB" w:rsidRPr="00281425" w:rsidRDefault="004B39EB" w:rsidP="004B39EB">
      <w:pPr>
        <w:jc w:val="both"/>
        <w:rPr>
          <w:strike/>
        </w:rPr>
      </w:pPr>
      <w:r w:rsidRPr="00281425">
        <w:rPr>
          <w:strike/>
        </w:rPr>
        <w:t>Assinaturas (Presidente (ou principal executivo), Diretor Financeiro e Contador)</w:t>
      </w:r>
    </w:p>
    <w:p w14:paraId="7002CECE" w14:textId="77777777" w:rsidR="004B39EB" w:rsidRPr="00281425" w:rsidRDefault="004B39EB" w:rsidP="004B39EB">
      <w:pPr>
        <w:pStyle w:val="Default"/>
        <w:jc w:val="both"/>
        <w:rPr>
          <w:b/>
          <w:bCs/>
          <w:strike/>
          <w:color w:val="auto"/>
        </w:rPr>
      </w:pPr>
      <w:r w:rsidRPr="00281425">
        <w:rPr>
          <w:strike/>
        </w:rPr>
        <w:t xml:space="preserve"> </w:t>
      </w:r>
    </w:p>
    <w:p w14:paraId="36C4B830" w14:textId="77777777" w:rsidR="004B39EB" w:rsidRDefault="004B39EB" w:rsidP="004B39EB">
      <w:pPr>
        <w:rPr>
          <w:strike/>
          <w:sz w:val="20"/>
          <w:szCs w:val="20"/>
        </w:rPr>
      </w:pPr>
      <w:r w:rsidRPr="00281425">
        <w:rPr>
          <w:strike/>
          <w:sz w:val="20"/>
          <w:szCs w:val="20"/>
        </w:rPr>
        <w:t>(*) Adaptar no caso de incluir mais de um período.</w:t>
      </w:r>
    </w:p>
    <w:p w14:paraId="33DACCF3" w14:textId="77777777" w:rsidR="004B39EB" w:rsidRPr="00281425" w:rsidRDefault="004B39EB" w:rsidP="004B39EB">
      <w:pPr>
        <w:rPr>
          <w:strike/>
        </w:rPr>
      </w:pPr>
    </w:p>
    <w:p w14:paraId="6BF55300" w14:textId="77777777" w:rsidR="004B39EB" w:rsidRDefault="004B39EB" w:rsidP="004B39EB">
      <w:pPr>
        <w:ind w:left="567"/>
        <w:jc w:val="both"/>
        <w:rPr>
          <w:b/>
        </w:rPr>
      </w:pPr>
    </w:p>
    <w:p w14:paraId="3D7E2734" w14:textId="77777777" w:rsidR="004B39EB" w:rsidRPr="00DE6E05" w:rsidRDefault="004B39EB" w:rsidP="004B39EB">
      <w:pPr>
        <w:jc w:val="both"/>
        <w:rPr>
          <w:strike/>
        </w:rPr>
      </w:pPr>
      <w:r w:rsidRPr="00DE6E05">
        <w:rPr>
          <w:b/>
          <w:strike/>
        </w:rPr>
        <w:t>Apêndice 2</w:t>
      </w:r>
      <w:r w:rsidRPr="00DE6E05">
        <w:rPr>
          <w:strike/>
        </w:rPr>
        <w:t xml:space="preserve"> (ver item A21) </w:t>
      </w:r>
      <w:r w:rsidRPr="00DE6E05">
        <w:rPr>
          <w:strike/>
          <w:color w:val="00B0F0"/>
          <w:sz w:val="20"/>
          <w:szCs w:val="20"/>
        </w:rPr>
        <w:t>(Alterado pela NBC TA 580 (R1))</w:t>
      </w:r>
    </w:p>
    <w:p w14:paraId="2BB2C7A4" w14:textId="77777777" w:rsidR="004B39EB" w:rsidRPr="00DE6E05" w:rsidRDefault="004B39EB" w:rsidP="004B39EB">
      <w:pPr>
        <w:jc w:val="both"/>
        <w:rPr>
          <w:strike/>
        </w:rPr>
      </w:pPr>
    </w:p>
    <w:p w14:paraId="04A19894" w14:textId="77777777" w:rsidR="004B39EB" w:rsidRPr="00DE6E05" w:rsidRDefault="004B39EB" w:rsidP="004B39EB">
      <w:pPr>
        <w:jc w:val="both"/>
        <w:rPr>
          <w:b/>
          <w:strike/>
        </w:rPr>
      </w:pPr>
      <w:r w:rsidRPr="00DE6E05">
        <w:rPr>
          <w:b/>
          <w:strike/>
        </w:rPr>
        <w:t xml:space="preserve">Exemplo de carta de representação </w:t>
      </w:r>
    </w:p>
    <w:p w14:paraId="46670982" w14:textId="77777777" w:rsidR="004B39EB" w:rsidRPr="00DE6E05" w:rsidRDefault="004B39EB" w:rsidP="004B39EB">
      <w:pPr>
        <w:jc w:val="both"/>
        <w:rPr>
          <w:bCs/>
          <w:iCs/>
          <w:strike/>
          <w:spacing w:val="-7"/>
        </w:rPr>
      </w:pPr>
    </w:p>
    <w:p w14:paraId="79E48C5A" w14:textId="77777777" w:rsidR="004B39EB" w:rsidRPr="00DE6E05" w:rsidRDefault="004B39EB" w:rsidP="004B39EB">
      <w:pPr>
        <w:jc w:val="both"/>
        <w:rPr>
          <w:strike/>
        </w:rPr>
      </w:pPr>
      <w:r w:rsidRPr="00DE6E05">
        <w:rPr>
          <w:strike/>
        </w:rPr>
        <w:t xml:space="preserve">O seguinte exemplo inclui representações formais que são exigidas por esta e outras normas de auditoria aplicáveis a auditorias de demonstrações contábeis de períodos iniciados em ou após 1º de janeiro de 2010. O requisito de obtenção de representação formal (NBC TA 570) não é relevante e não há nenhuma exceção para as representações formais solicitadas. Se houvesse exceções, as representações precisariam ser modificadas para refleti-las. </w:t>
      </w:r>
    </w:p>
    <w:p w14:paraId="4FE94783" w14:textId="77777777" w:rsidR="004B39EB" w:rsidRPr="00DE6E05" w:rsidRDefault="004B39EB" w:rsidP="004B39EB">
      <w:pPr>
        <w:jc w:val="both"/>
        <w:rPr>
          <w:strike/>
        </w:rPr>
      </w:pPr>
    </w:p>
    <w:p w14:paraId="43695F4E" w14:textId="77777777" w:rsidR="004B39EB" w:rsidRPr="00DE6E05" w:rsidRDefault="004B39EB" w:rsidP="004B39EB">
      <w:pPr>
        <w:jc w:val="both"/>
        <w:rPr>
          <w:strike/>
        </w:rPr>
      </w:pPr>
      <w:r w:rsidRPr="00DE6E05">
        <w:rPr>
          <w:strike/>
        </w:rPr>
        <w:t>(Papel timbrado da entidade, no exemplo, Cia ABC)</w:t>
      </w:r>
    </w:p>
    <w:p w14:paraId="3C7A10B2" w14:textId="77777777" w:rsidR="004B39EB" w:rsidRPr="00DE6E05" w:rsidRDefault="004B39EB" w:rsidP="004B39EB">
      <w:pPr>
        <w:jc w:val="both"/>
        <w:rPr>
          <w:strike/>
        </w:rPr>
      </w:pPr>
    </w:p>
    <w:p w14:paraId="31DF62F1" w14:textId="77777777" w:rsidR="004B39EB" w:rsidRPr="00DE6E05" w:rsidRDefault="004B39EB" w:rsidP="004B39EB">
      <w:pPr>
        <w:jc w:val="both"/>
        <w:rPr>
          <w:strike/>
        </w:rPr>
      </w:pPr>
      <w:r w:rsidRPr="00DE6E05">
        <w:rPr>
          <w:strike/>
        </w:rPr>
        <w:t xml:space="preserve">                                                                                                        (Data)</w:t>
      </w:r>
    </w:p>
    <w:p w14:paraId="61E38F11" w14:textId="77777777" w:rsidR="004B39EB" w:rsidRPr="00DE6E05" w:rsidRDefault="004B39EB" w:rsidP="004B39EB">
      <w:pPr>
        <w:jc w:val="both"/>
        <w:rPr>
          <w:strike/>
        </w:rPr>
      </w:pPr>
    </w:p>
    <w:p w14:paraId="71F45F02" w14:textId="77777777" w:rsidR="004B39EB" w:rsidRPr="00DE6E05" w:rsidRDefault="004B39EB" w:rsidP="004B39EB">
      <w:pPr>
        <w:jc w:val="both"/>
        <w:rPr>
          <w:strike/>
        </w:rPr>
      </w:pPr>
      <w:r w:rsidRPr="00DE6E05">
        <w:rPr>
          <w:strike/>
        </w:rPr>
        <w:t>Destinatário (Nome do auditor)</w:t>
      </w:r>
    </w:p>
    <w:p w14:paraId="46EDB5C7" w14:textId="77777777" w:rsidR="004B39EB" w:rsidRPr="00DE6E05" w:rsidRDefault="004B39EB" w:rsidP="004B39EB">
      <w:pPr>
        <w:jc w:val="both"/>
        <w:rPr>
          <w:strike/>
        </w:rPr>
      </w:pPr>
    </w:p>
    <w:p w14:paraId="28637C6B" w14:textId="77777777" w:rsidR="004B39EB" w:rsidRPr="00DE6E05" w:rsidRDefault="004B39EB" w:rsidP="004B39EB">
      <w:pPr>
        <w:jc w:val="both"/>
        <w:rPr>
          <w:strike/>
        </w:rPr>
      </w:pPr>
      <w:r w:rsidRPr="00DE6E05">
        <w:rPr>
          <w:strike/>
        </w:rPr>
        <w:t>Esta carta de representação é fornecida em conexão com a sua auditoria das demonstrações contábeis da Companhia ABC para o ano findo em 31 de dezembro de 20XX</w:t>
      </w:r>
      <w:r w:rsidRPr="00DE6E05">
        <w:rPr>
          <w:strike/>
          <w:vertAlign w:val="superscript"/>
        </w:rPr>
        <w:t>(1)</w:t>
      </w:r>
      <w:r w:rsidRPr="00DE6E05">
        <w:rPr>
          <w:strike/>
        </w:rPr>
        <w:t>, com o objetivo de expressar uma opinião se as demonstrações contábeis foram apresentadas adequadamente, em todos os aspectos relevantes, em conformidade com as práticas contábeis adotadas no Brasil.</w:t>
      </w:r>
    </w:p>
    <w:p w14:paraId="0BA8E8A5" w14:textId="77777777" w:rsidR="004B39EB" w:rsidRPr="00DE6E05" w:rsidRDefault="004B39EB" w:rsidP="004B39EB">
      <w:pPr>
        <w:jc w:val="both"/>
        <w:rPr>
          <w:strike/>
        </w:rPr>
      </w:pPr>
      <w:r w:rsidRPr="00DE6E05">
        <w:rPr>
          <w:strike/>
        </w:rPr>
        <w:t>Para fins de identificação, as demonstrações contábeis examinadas por V.Sas. apresentam os seguintes valores básicos:</w:t>
      </w:r>
    </w:p>
    <w:p w14:paraId="69F1B843" w14:textId="77777777" w:rsidR="004B39EB" w:rsidRPr="00DE6E05" w:rsidRDefault="004B39EB" w:rsidP="004B39EB">
      <w:pPr>
        <w:ind w:left="567"/>
        <w:jc w:val="both"/>
        <w:rPr>
          <w:strike/>
        </w:rPr>
      </w:pPr>
      <w:r w:rsidRPr="00DE6E05">
        <w:rPr>
          <w:strike/>
        </w:rPr>
        <w:t xml:space="preserve">                                                  X1 $ / X2 $</w:t>
      </w:r>
    </w:p>
    <w:p w14:paraId="7936D6A0" w14:textId="77777777" w:rsidR="004B39EB" w:rsidRPr="00DE6E05" w:rsidRDefault="004B39EB" w:rsidP="004B39EB">
      <w:pPr>
        <w:jc w:val="both"/>
        <w:rPr>
          <w:strike/>
        </w:rPr>
      </w:pPr>
      <w:r w:rsidRPr="00DE6E05">
        <w:rPr>
          <w:strike/>
        </w:rPr>
        <w:t>Total do ativo</w:t>
      </w:r>
    </w:p>
    <w:p w14:paraId="47D4B4BB" w14:textId="77777777" w:rsidR="004B39EB" w:rsidRPr="00DE6E05" w:rsidRDefault="004B39EB" w:rsidP="004B39EB">
      <w:pPr>
        <w:jc w:val="both"/>
        <w:rPr>
          <w:strike/>
        </w:rPr>
      </w:pPr>
      <w:r w:rsidRPr="00DE6E05">
        <w:rPr>
          <w:strike/>
        </w:rPr>
        <w:t>Total das exigibilidades</w:t>
      </w:r>
    </w:p>
    <w:p w14:paraId="46264678" w14:textId="77777777" w:rsidR="004B39EB" w:rsidRPr="00DE6E05" w:rsidRDefault="004B39EB" w:rsidP="004B39EB">
      <w:pPr>
        <w:jc w:val="both"/>
        <w:rPr>
          <w:strike/>
        </w:rPr>
      </w:pPr>
      <w:r w:rsidRPr="00DE6E05">
        <w:rPr>
          <w:strike/>
        </w:rPr>
        <w:t>Patrimônio Líquido</w:t>
      </w:r>
    </w:p>
    <w:p w14:paraId="456A4FF2" w14:textId="77777777" w:rsidR="004B39EB" w:rsidRPr="00DE6E05" w:rsidRDefault="004B39EB" w:rsidP="004B39EB">
      <w:pPr>
        <w:jc w:val="both"/>
        <w:rPr>
          <w:strike/>
        </w:rPr>
      </w:pPr>
    </w:p>
    <w:p w14:paraId="1A89D567" w14:textId="77777777" w:rsidR="004B39EB" w:rsidRPr="00DE6E05" w:rsidRDefault="004B39EB" w:rsidP="004B39EB">
      <w:pPr>
        <w:jc w:val="both"/>
        <w:rPr>
          <w:strike/>
        </w:rPr>
      </w:pPr>
      <w:r w:rsidRPr="00DE6E05">
        <w:rPr>
          <w:strike/>
        </w:rPr>
        <w:t xml:space="preserve">Lucro líquido do exercício findo em </w:t>
      </w:r>
    </w:p>
    <w:p w14:paraId="34CC85C5" w14:textId="77777777" w:rsidR="004B39EB" w:rsidRPr="00DE6E05" w:rsidRDefault="004B39EB" w:rsidP="004B39EB">
      <w:pPr>
        <w:jc w:val="both"/>
        <w:rPr>
          <w:strike/>
        </w:rPr>
      </w:pPr>
    </w:p>
    <w:p w14:paraId="253496A2" w14:textId="77777777" w:rsidR="004B39EB" w:rsidRPr="00DE6E05" w:rsidRDefault="004B39EB" w:rsidP="004B39EB">
      <w:pPr>
        <w:jc w:val="both"/>
        <w:rPr>
          <w:strike/>
        </w:rPr>
      </w:pPr>
      <w:r w:rsidRPr="00DE6E05">
        <w:rPr>
          <w:strike/>
        </w:rPr>
        <w:t>Confirmamos que (com base em nosso melhor entendimento e opinião, depois de feitas as indagações que consideramos necessárias para o fim de nos informarmos apropriadamente):</w:t>
      </w:r>
    </w:p>
    <w:p w14:paraId="6D8383F0" w14:textId="77777777" w:rsidR="004B39EB" w:rsidRPr="00DE6E05" w:rsidRDefault="004B39EB" w:rsidP="004B39EB">
      <w:pPr>
        <w:jc w:val="both"/>
        <w:rPr>
          <w:strike/>
        </w:rPr>
      </w:pPr>
    </w:p>
    <w:p w14:paraId="69698C24" w14:textId="77777777" w:rsidR="004B39EB" w:rsidRPr="00DE6E05" w:rsidRDefault="004B39EB" w:rsidP="004B39EB">
      <w:pPr>
        <w:jc w:val="both"/>
        <w:rPr>
          <w:strike/>
        </w:rPr>
      </w:pPr>
      <w:r w:rsidRPr="00DE6E05">
        <w:rPr>
          <w:strike/>
        </w:rPr>
        <w:t>Demonstrações contábeis</w:t>
      </w:r>
    </w:p>
    <w:p w14:paraId="113227F5" w14:textId="77777777" w:rsidR="004B39EB" w:rsidRPr="00DE6E05" w:rsidRDefault="004B39EB" w:rsidP="004B39EB">
      <w:pPr>
        <w:jc w:val="both"/>
        <w:rPr>
          <w:strike/>
        </w:rPr>
      </w:pPr>
    </w:p>
    <w:p w14:paraId="4C33A48A" w14:textId="77777777" w:rsidR="004B39EB" w:rsidRPr="00DE6E05" w:rsidRDefault="004B39EB">
      <w:pPr>
        <w:numPr>
          <w:ilvl w:val="0"/>
          <w:numId w:val="227"/>
        </w:numPr>
        <w:spacing w:after="120" w:line="240" w:lineRule="auto"/>
        <w:ind w:left="284" w:hanging="284"/>
        <w:jc w:val="both"/>
        <w:rPr>
          <w:strike/>
        </w:rPr>
      </w:pPr>
      <w:r w:rsidRPr="00DE6E05">
        <w:rPr>
          <w:strike/>
        </w:rPr>
        <w:t>Cumprimos nossas responsabilidades como definidas nos termos do trabalho de auditoria datado de [inserir data], pela elaboração das demonstrações contábeis de acordo com as práticas contábeis adotadas no Brasil e, em particular, que as demonstrações contábeis foram apresentadas adequadamente em conformidade com essas práticas.</w:t>
      </w:r>
    </w:p>
    <w:p w14:paraId="743C275C" w14:textId="77777777" w:rsidR="004B39EB" w:rsidRPr="00DE6E05" w:rsidRDefault="004B39EB">
      <w:pPr>
        <w:numPr>
          <w:ilvl w:val="0"/>
          <w:numId w:val="227"/>
        </w:numPr>
        <w:spacing w:after="120" w:line="240" w:lineRule="auto"/>
        <w:ind w:left="284" w:hanging="284"/>
        <w:jc w:val="both"/>
        <w:rPr>
          <w:strike/>
        </w:rPr>
      </w:pPr>
      <w:r w:rsidRPr="00DE6E05">
        <w:rPr>
          <w:strike/>
        </w:rPr>
        <w:t>Os pressupostos significativos utilizados por nós ao fazermos as estimativas contábeis, inclusive aquelas avaliadas pelo valor justo, são razoáveis (NBC TA 540).</w:t>
      </w:r>
    </w:p>
    <w:p w14:paraId="42BEDD79" w14:textId="77777777" w:rsidR="004B39EB" w:rsidRPr="00DE6E05" w:rsidRDefault="004B39EB">
      <w:pPr>
        <w:numPr>
          <w:ilvl w:val="0"/>
          <w:numId w:val="227"/>
        </w:numPr>
        <w:spacing w:after="120" w:line="240" w:lineRule="auto"/>
        <w:ind w:left="284" w:hanging="284"/>
        <w:jc w:val="both"/>
        <w:rPr>
          <w:strike/>
        </w:rPr>
      </w:pPr>
      <w:r w:rsidRPr="00DE6E05">
        <w:rPr>
          <w:strike/>
        </w:rPr>
        <w:t>Os relacionamentos e transações com partes relacionadas foram apropriadamente contabilizados e divulgados em conformidade com as práticas contábeis adotadas no Brasil (ver também NBC TA 550 – Partes Relacionadas).</w:t>
      </w:r>
    </w:p>
    <w:p w14:paraId="2F4337E9" w14:textId="77777777" w:rsidR="004B39EB" w:rsidRPr="00DE6E05" w:rsidRDefault="004B39EB">
      <w:pPr>
        <w:numPr>
          <w:ilvl w:val="0"/>
          <w:numId w:val="227"/>
        </w:numPr>
        <w:spacing w:after="120" w:line="240" w:lineRule="auto"/>
        <w:ind w:left="284" w:hanging="284"/>
        <w:jc w:val="both"/>
        <w:rPr>
          <w:strike/>
        </w:rPr>
      </w:pPr>
      <w:r w:rsidRPr="00DE6E05">
        <w:rPr>
          <w:strike/>
        </w:rPr>
        <w:t>Todos os eventos subsequentes à data das demonstrações contábeis e para os quais as práticas contábeis adotadas no Brasil exigem ajuste ou divulgação foram ajustados ou divulgados (ver também NBC TA 560 – Eventos Subsequentes).</w:t>
      </w:r>
    </w:p>
    <w:p w14:paraId="40C4AE07" w14:textId="77777777" w:rsidR="004B39EB" w:rsidRPr="00DE6E05" w:rsidRDefault="004B39EB">
      <w:pPr>
        <w:numPr>
          <w:ilvl w:val="0"/>
          <w:numId w:val="227"/>
        </w:numPr>
        <w:spacing w:after="120" w:line="240" w:lineRule="auto"/>
        <w:ind w:left="284" w:hanging="284"/>
        <w:jc w:val="both"/>
        <w:rPr>
          <w:strike/>
        </w:rPr>
      </w:pPr>
      <w:r w:rsidRPr="00DE6E05">
        <w:rPr>
          <w:strike/>
        </w:rPr>
        <w:t xml:space="preserve">Os efeitos das distorções não corrigidas são irrelevantes, individual e agregadamente para as demonstrações contábeis como um todo. Uma lista das distorções não corrigidas está anexa a esta carta de representação (ver também NBC TA 450). </w:t>
      </w:r>
    </w:p>
    <w:p w14:paraId="545507DA" w14:textId="77777777" w:rsidR="004B39EB" w:rsidRPr="00DE6E05" w:rsidRDefault="004B39EB">
      <w:pPr>
        <w:numPr>
          <w:ilvl w:val="0"/>
          <w:numId w:val="227"/>
        </w:numPr>
        <w:spacing w:after="0" w:line="240" w:lineRule="auto"/>
        <w:ind w:left="284" w:hanging="284"/>
        <w:jc w:val="both"/>
        <w:rPr>
          <w:strike/>
        </w:rPr>
      </w:pPr>
      <w:r w:rsidRPr="00DE6E05">
        <w:rPr>
          <w:strike/>
        </w:rPr>
        <w:t>[Quaisquer outros assuntos que o auditor possa considerar apropriados (ver item A10)].</w:t>
      </w:r>
    </w:p>
    <w:p w14:paraId="5D1B10B5" w14:textId="77777777" w:rsidR="004B39EB" w:rsidRPr="00DE6E05" w:rsidRDefault="004B39EB" w:rsidP="004B39EB">
      <w:pPr>
        <w:jc w:val="both"/>
        <w:rPr>
          <w:strike/>
        </w:rPr>
      </w:pPr>
    </w:p>
    <w:p w14:paraId="725CD9C6" w14:textId="77777777" w:rsidR="004B39EB" w:rsidRPr="00DE6E05" w:rsidRDefault="004B39EB" w:rsidP="004B39EB">
      <w:pPr>
        <w:jc w:val="both"/>
        <w:rPr>
          <w:strike/>
        </w:rPr>
      </w:pPr>
      <w:r w:rsidRPr="00DE6E05">
        <w:rPr>
          <w:strike/>
        </w:rPr>
        <w:t>Informações fornecidas</w:t>
      </w:r>
    </w:p>
    <w:p w14:paraId="6F1B81F4" w14:textId="77777777" w:rsidR="004B39EB" w:rsidRPr="00DE6E05" w:rsidRDefault="004B39EB" w:rsidP="004B39EB">
      <w:pPr>
        <w:jc w:val="both"/>
        <w:rPr>
          <w:strike/>
        </w:rPr>
      </w:pPr>
    </w:p>
    <w:p w14:paraId="0D5565C1" w14:textId="77777777" w:rsidR="004B39EB" w:rsidRPr="00DE6E05" w:rsidRDefault="004B39EB">
      <w:pPr>
        <w:numPr>
          <w:ilvl w:val="0"/>
          <w:numId w:val="227"/>
        </w:numPr>
        <w:spacing w:after="120" w:line="240" w:lineRule="auto"/>
        <w:ind w:left="284" w:hanging="284"/>
        <w:jc w:val="both"/>
        <w:rPr>
          <w:strike/>
        </w:rPr>
      </w:pPr>
      <w:r w:rsidRPr="00DE6E05">
        <w:rPr>
          <w:strike/>
        </w:rPr>
        <w:t>Nós lhes fornecemos</w:t>
      </w:r>
      <w:r w:rsidRPr="00DE6E05">
        <w:rPr>
          <w:strike/>
          <w:u w:val="single"/>
          <w:vertAlign w:val="superscript"/>
        </w:rPr>
        <w:t>(2)</w:t>
      </w:r>
      <w:r w:rsidRPr="00DE6E05">
        <w:rPr>
          <w:strike/>
          <w:u w:val="single"/>
        </w:rPr>
        <w:t>:</w:t>
      </w:r>
    </w:p>
    <w:p w14:paraId="202D572F" w14:textId="77777777" w:rsidR="004B39EB" w:rsidRPr="00DE6E05" w:rsidRDefault="004B39EB">
      <w:pPr>
        <w:numPr>
          <w:ilvl w:val="0"/>
          <w:numId w:val="228"/>
        </w:numPr>
        <w:spacing w:after="120" w:line="240" w:lineRule="auto"/>
        <w:ind w:left="567" w:hanging="283"/>
        <w:jc w:val="both"/>
        <w:rPr>
          <w:strike/>
        </w:rPr>
      </w:pPr>
      <w:r w:rsidRPr="00DE6E05">
        <w:rPr>
          <w:strike/>
        </w:rPr>
        <w:t>acesso a todas as informações das quais estamos cientes que são relevantes para a elaboração das demonstrações contábeis, tais como registros e documentação, e outros;</w:t>
      </w:r>
    </w:p>
    <w:p w14:paraId="06767727" w14:textId="77777777" w:rsidR="004B39EB" w:rsidRPr="00DE6E05" w:rsidRDefault="004B39EB">
      <w:pPr>
        <w:numPr>
          <w:ilvl w:val="0"/>
          <w:numId w:val="228"/>
        </w:numPr>
        <w:spacing w:after="120" w:line="240" w:lineRule="auto"/>
        <w:ind w:left="567" w:hanging="283"/>
        <w:jc w:val="both"/>
        <w:rPr>
          <w:strike/>
        </w:rPr>
      </w:pPr>
      <w:r w:rsidRPr="00DE6E05">
        <w:rPr>
          <w:strike/>
        </w:rPr>
        <w:t>informações adicionais que V.Sas. nos solicitaram para o propósito da auditoria; e</w:t>
      </w:r>
    </w:p>
    <w:p w14:paraId="09C5B4D0" w14:textId="77777777" w:rsidR="004B39EB" w:rsidRPr="00DE6E05" w:rsidRDefault="004B39EB">
      <w:pPr>
        <w:numPr>
          <w:ilvl w:val="0"/>
          <w:numId w:val="228"/>
        </w:numPr>
        <w:spacing w:after="120" w:line="240" w:lineRule="auto"/>
        <w:ind w:left="567" w:hanging="283"/>
        <w:jc w:val="both"/>
        <w:rPr>
          <w:strike/>
        </w:rPr>
      </w:pPr>
      <w:r w:rsidRPr="00DE6E05">
        <w:rPr>
          <w:strike/>
        </w:rPr>
        <w:t>acesso irrestrito a pessoas dentro da entidade das quais V.Sas. determinaram necessário obter evidência de auditoria.</w:t>
      </w:r>
    </w:p>
    <w:p w14:paraId="00B65866" w14:textId="77777777" w:rsidR="004B39EB" w:rsidRPr="00DE6E05" w:rsidRDefault="004B39EB">
      <w:pPr>
        <w:numPr>
          <w:ilvl w:val="0"/>
          <w:numId w:val="227"/>
        </w:numPr>
        <w:spacing w:after="120" w:line="240" w:lineRule="auto"/>
        <w:ind w:left="284" w:hanging="284"/>
        <w:jc w:val="both"/>
        <w:rPr>
          <w:strike/>
        </w:rPr>
      </w:pPr>
      <w:r w:rsidRPr="00DE6E05">
        <w:rPr>
          <w:strike/>
        </w:rPr>
        <w:t>Todas as transações foram registradas na contabilidade e estão refletidas nas demonstrações contábeis.</w:t>
      </w:r>
    </w:p>
    <w:p w14:paraId="6E69E372" w14:textId="77777777" w:rsidR="004B39EB" w:rsidRPr="00DE6E05" w:rsidRDefault="004B39EB">
      <w:pPr>
        <w:numPr>
          <w:ilvl w:val="0"/>
          <w:numId w:val="227"/>
        </w:numPr>
        <w:spacing w:after="120" w:line="240" w:lineRule="auto"/>
        <w:ind w:left="284" w:hanging="284"/>
        <w:jc w:val="both"/>
        <w:rPr>
          <w:strike/>
        </w:rPr>
      </w:pPr>
      <w:r w:rsidRPr="00DE6E05">
        <w:rPr>
          <w:strike/>
        </w:rPr>
        <w:t>Divulgamos a V.Sas. os resultados de nossa avaliação do risco de que as demonstrações contábeis possam ter distorção relevante como resultado de fraude (NBC TA 240).</w:t>
      </w:r>
    </w:p>
    <w:p w14:paraId="6F477490" w14:textId="77777777" w:rsidR="004B39EB" w:rsidRPr="00DE6E05" w:rsidRDefault="004B39EB">
      <w:pPr>
        <w:numPr>
          <w:ilvl w:val="0"/>
          <w:numId w:val="227"/>
        </w:numPr>
        <w:spacing w:after="120" w:line="240" w:lineRule="auto"/>
        <w:ind w:left="284" w:hanging="284"/>
        <w:jc w:val="both"/>
        <w:rPr>
          <w:strike/>
        </w:rPr>
      </w:pPr>
      <w:r w:rsidRPr="00DE6E05">
        <w:rPr>
          <w:strike/>
        </w:rPr>
        <w:t>Divulgamos a V.Sas. todas as informações relativas a fraude ou suspeita de fraude de que temos conhecimento e que afetem a entidade e envolvam:</w:t>
      </w:r>
    </w:p>
    <w:p w14:paraId="234FB020" w14:textId="77777777" w:rsidR="004B39EB" w:rsidRPr="00DE6E05" w:rsidRDefault="004B39EB">
      <w:pPr>
        <w:numPr>
          <w:ilvl w:val="0"/>
          <w:numId w:val="228"/>
        </w:numPr>
        <w:spacing w:after="120" w:line="240" w:lineRule="auto"/>
        <w:ind w:left="567" w:hanging="283"/>
        <w:jc w:val="both"/>
        <w:rPr>
          <w:strike/>
        </w:rPr>
      </w:pPr>
      <w:r w:rsidRPr="00DE6E05">
        <w:rPr>
          <w:strike/>
        </w:rPr>
        <w:t>administração;</w:t>
      </w:r>
    </w:p>
    <w:p w14:paraId="4324802F" w14:textId="77777777" w:rsidR="004B39EB" w:rsidRPr="00DE6E05" w:rsidRDefault="004B39EB">
      <w:pPr>
        <w:numPr>
          <w:ilvl w:val="0"/>
          <w:numId w:val="228"/>
        </w:numPr>
        <w:spacing w:after="120" w:line="240" w:lineRule="auto"/>
        <w:ind w:left="567" w:hanging="283"/>
        <w:jc w:val="both"/>
        <w:rPr>
          <w:strike/>
        </w:rPr>
      </w:pPr>
      <w:r w:rsidRPr="00DE6E05">
        <w:rPr>
          <w:strike/>
        </w:rPr>
        <w:t>empregados com funções significativas no controle interno; ou</w:t>
      </w:r>
    </w:p>
    <w:p w14:paraId="6A566CA1" w14:textId="77777777" w:rsidR="004B39EB" w:rsidRPr="00DE6E05" w:rsidRDefault="004B39EB">
      <w:pPr>
        <w:numPr>
          <w:ilvl w:val="0"/>
          <w:numId w:val="228"/>
        </w:numPr>
        <w:spacing w:after="120" w:line="240" w:lineRule="auto"/>
        <w:ind w:left="567" w:hanging="283"/>
        <w:jc w:val="both"/>
        <w:rPr>
          <w:strike/>
        </w:rPr>
      </w:pPr>
      <w:r w:rsidRPr="00DE6E05">
        <w:rPr>
          <w:strike/>
        </w:rPr>
        <w:t>outros em que a fraude poderia ter efeito relevante sobre as demonstrações contábeis (NBC TA 240).</w:t>
      </w:r>
    </w:p>
    <w:p w14:paraId="1092495D" w14:textId="77777777" w:rsidR="004B39EB" w:rsidRPr="00DE6E05" w:rsidRDefault="004B39EB">
      <w:pPr>
        <w:numPr>
          <w:ilvl w:val="0"/>
          <w:numId w:val="227"/>
        </w:numPr>
        <w:spacing w:after="120" w:line="240" w:lineRule="auto"/>
        <w:ind w:left="284" w:hanging="284"/>
        <w:jc w:val="both"/>
        <w:rPr>
          <w:strike/>
        </w:rPr>
      </w:pPr>
      <w:r w:rsidRPr="00DE6E05">
        <w:rPr>
          <w:strike/>
        </w:rPr>
        <w:t>Divulgamos a V.Sas. todas as informações relativas a alegações de fraude ou suspeita de fraude que afetem as demonstrações contábeis da entidade, comunicadas por empregados, antigos empregados, analistas, reguladores ou outros (NBC TA 240).</w:t>
      </w:r>
    </w:p>
    <w:p w14:paraId="57152556" w14:textId="77777777" w:rsidR="004B39EB" w:rsidRPr="00DE6E05" w:rsidRDefault="004B39EB">
      <w:pPr>
        <w:numPr>
          <w:ilvl w:val="0"/>
          <w:numId w:val="227"/>
        </w:numPr>
        <w:spacing w:after="120" w:line="240" w:lineRule="auto"/>
        <w:ind w:left="284" w:hanging="284"/>
        <w:jc w:val="both"/>
        <w:rPr>
          <w:strike/>
        </w:rPr>
      </w:pPr>
      <w:r w:rsidRPr="00DE6E05">
        <w:rPr>
          <w:strike/>
        </w:rPr>
        <w:t>Divulgamos a V.Sas. todos os casos conhecidos de não conformidade ou suspeita de não conformidade com leis e regulamentos, cujos efeitos devem ser considerados na elaboração de demonstrações contábeis (NBC TA 250).</w:t>
      </w:r>
    </w:p>
    <w:p w14:paraId="6146490E" w14:textId="77777777" w:rsidR="004B39EB" w:rsidRPr="00DE6E05" w:rsidRDefault="004B39EB">
      <w:pPr>
        <w:numPr>
          <w:ilvl w:val="0"/>
          <w:numId w:val="227"/>
        </w:numPr>
        <w:spacing w:after="120" w:line="240" w:lineRule="auto"/>
        <w:ind w:left="284" w:hanging="284"/>
        <w:jc w:val="both"/>
        <w:rPr>
          <w:strike/>
        </w:rPr>
      </w:pPr>
      <w:r w:rsidRPr="00DE6E05">
        <w:rPr>
          <w:strike/>
        </w:rPr>
        <w:t>Divulgamos aos senhores a identidade das partes relacionadas e todos os relacionamentos e transações com partes relacionadas das quais temos conhecimento (NBC TA 550).</w:t>
      </w:r>
    </w:p>
    <w:p w14:paraId="606D7EBE" w14:textId="77777777" w:rsidR="004B39EB" w:rsidRPr="00DE6E05" w:rsidRDefault="004B39EB">
      <w:pPr>
        <w:numPr>
          <w:ilvl w:val="0"/>
          <w:numId w:val="227"/>
        </w:numPr>
        <w:spacing w:after="0" w:line="240" w:lineRule="auto"/>
        <w:ind w:left="284" w:hanging="284"/>
        <w:jc w:val="both"/>
        <w:rPr>
          <w:strike/>
        </w:rPr>
      </w:pPr>
      <w:r w:rsidRPr="00DE6E05">
        <w:rPr>
          <w:strike/>
        </w:rPr>
        <w:t>[Quaisquer outros assuntos que o auditor possa considerar necessário (ver item A11)].</w:t>
      </w:r>
    </w:p>
    <w:p w14:paraId="63A42500" w14:textId="77777777" w:rsidR="004B39EB" w:rsidRPr="00DE6E05" w:rsidRDefault="004B39EB" w:rsidP="004B39EB">
      <w:pPr>
        <w:jc w:val="both"/>
        <w:rPr>
          <w:strike/>
        </w:rPr>
      </w:pPr>
    </w:p>
    <w:p w14:paraId="2B2C5302" w14:textId="77777777" w:rsidR="004B39EB" w:rsidRPr="00DE6E05" w:rsidRDefault="004B39EB" w:rsidP="004B39EB">
      <w:pPr>
        <w:jc w:val="both"/>
        <w:rPr>
          <w:strike/>
        </w:rPr>
      </w:pPr>
      <w:r w:rsidRPr="00DE6E05">
        <w:rPr>
          <w:strike/>
        </w:rPr>
        <w:t>Assinaturas (Presidente (ou principal executivo), Diretor financeiro e Contador)</w:t>
      </w:r>
    </w:p>
    <w:p w14:paraId="5E793DAE" w14:textId="77777777" w:rsidR="004B39EB" w:rsidRPr="00DE6E05" w:rsidRDefault="004B39EB" w:rsidP="004B39EB">
      <w:pPr>
        <w:pStyle w:val="Default"/>
        <w:jc w:val="both"/>
        <w:rPr>
          <w:bCs/>
          <w:strike/>
          <w:color w:val="auto"/>
        </w:rPr>
      </w:pPr>
    </w:p>
    <w:p w14:paraId="6C4020C3" w14:textId="77777777" w:rsidR="004B39EB" w:rsidRPr="00DE6E05" w:rsidRDefault="004B39EB" w:rsidP="004B39EB">
      <w:pPr>
        <w:spacing w:after="120"/>
        <w:ind w:left="284" w:hanging="284"/>
        <w:jc w:val="both"/>
        <w:rPr>
          <w:strike/>
          <w:sz w:val="20"/>
          <w:szCs w:val="20"/>
        </w:rPr>
      </w:pPr>
      <w:r w:rsidRPr="00DE6E05">
        <w:rPr>
          <w:strike/>
          <w:sz w:val="20"/>
          <w:szCs w:val="20"/>
          <w:vertAlign w:val="superscript"/>
        </w:rPr>
        <w:t>(1)</w:t>
      </w:r>
      <w:r w:rsidRPr="00DE6E05">
        <w:rPr>
          <w:strike/>
          <w:sz w:val="20"/>
          <w:szCs w:val="20"/>
        </w:rPr>
        <w:t xml:space="preserve"> </w:t>
      </w:r>
      <w:r w:rsidRPr="00DE6E05">
        <w:rPr>
          <w:strike/>
          <w:sz w:val="20"/>
          <w:szCs w:val="20"/>
        </w:rPr>
        <w:tab/>
        <w:t>Adaptar no caso de incluir mais de um período.</w:t>
      </w:r>
    </w:p>
    <w:p w14:paraId="7335CFE6" w14:textId="77777777" w:rsidR="004B39EB" w:rsidRPr="00DE6E05" w:rsidRDefault="004B39EB" w:rsidP="004B39EB">
      <w:pPr>
        <w:ind w:left="284" w:hanging="284"/>
        <w:jc w:val="both"/>
        <w:rPr>
          <w:strike/>
          <w:sz w:val="20"/>
          <w:szCs w:val="20"/>
        </w:rPr>
      </w:pPr>
      <w:r w:rsidRPr="00DE6E05">
        <w:rPr>
          <w:strike/>
          <w:sz w:val="20"/>
          <w:szCs w:val="20"/>
          <w:vertAlign w:val="superscript"/>
        </w:rPr>
        <w:t>(2)</w:t>
      </w:r>
      <w:r w:rsidRPr="00DE6E05">
        <w:rPr>
          <w:strike/>
          <w:sz w:val="20"/>
          <w:szCs w:val="20"/>
        </w:rPr>
        <w:t xml:space="preserve"> </w:t>
      </w:r>
      <w:r w:rsidRPr="00DE6E05">
        <w:rPr>
          <w:strike/>
          <w:sz w:val="20"/>
          <w:szCs w:val="20"/>
        </w:rPr>
        <w:tab/>
        <w:t>Se o auditor incluiu na carta de contratação outros assuntos relacionados com as responsabilidades da administração em conformidade com NBC TA 210, ele pode considerar incluir esses assuntos nas representações formais da administração ou dos responsáveis pela governança.</w:t>
      </w:r>
    </w:p>
    <w:p w14:paraId="72759C85" w14:textId="77777777" w:rsidR="004B39EB" w:rsidRDefault="004B39EB" w:rsidP="004B39EB">
      <w:pPr>
        <w:rPr>
          <w:strike/>
        </w:rPr>
      </w:pPr>
    </w:p>
    <w:p w14:paraId="25027ECC" w14:textId="77777777" w:rsidR="004B39EB" w:rsidRPr="00B74457" w:rsidRDefault="004B39EB" w:rsidP="004B39EB">
      <w:pPr>
        <w:jc w:val="both"/>
        <w:rPr>
          <w:rFonts w:ascii="Arial" w:hAnsi="Arial" w:cs="Arial"/>
        </w:rPr>
      </w:pPr>
      <w:r w:rsidRPr="00B74457">
        <w:rPr>
          <w:rFonts w:ascii="Arial" w:hAnsi="Arial" w:cs="Arial"/>
          <w:b/>
        </w:rPr>
        <w:t>Apêndice 2</w:t>
      </w:r>
      <w:r w:rsidRPr="00B74457">
        <w:rPr>
          <w:rFonts w:ascii="Arial" w:hAnsi="Arial" w:cs="Arial"/>
        </w:rPr>
        <w:t xml:space="preserve"> (ver item A21) </w:t>
      </w:r>
    </w:p>
    <w:p w14:paraId="6BC721E9" w14:textId="77777777" w:rsidR="004B39EB" w:rsidRPr="00B74457" w:rsidRDefault="004B39EB" w:rsidP="004B39EB">
      <w:pPr>
        <w:jc w:val="both"/>
        <w:rPr>
          <w:rFonts w:ascii="Arial" w:hAnsi="Arial" w:cs="Arial"/>
        </w:rPr>
      </w:pPr>
    </w:p>
    <w:p w14:paraId="516CE4A0" w14:textId="77777777" w:rsidR="004B39EB" w:rsidRPr="00B74457" w:rsidRDefault="004B39EB" w:rsidP="004B39EB">
      <w:pPr>
        <w:jc w:val="both"/>
        <w:rPr>
          <w:rFonts w:ascii="Arial" w:hAnsi="Arial" w:cs="Arial"/>
          <w:b/>
        </w:rPr>
      </w:pPr>
      <w:r w:rsidRPr="00B74457">
        <w:rPr>
          <w:rFonts w:ascii="Arial" w:hAnsi="Arial" w:cs="Arial"/>
          <w:b/>
        </w:rPr>
        <w:t xml:space="preserve">Exemplo de carta de representação </w:t>
      </w:r>
    </w:p>
    <w:p w14:paraId="598BA710" w14:textId="77777777" w:rsidR="004B39EB" w:rsidRPr="00B74457" w:rsidRDefault="004B39EB" w:rsidP="004B39EB">
      <w:pPr>
        <w:jc w:val="both"/>
        <w:rPr>
          <w:rFonts w:ascii="Arial" w:hAnsi="Arial" w:cs="Arial"/>
          <w:bCs/>
          <w:iCs/>
          <w:spacing w:val="-7"/>
        </w:rPr>
      </w:pPr>
    </w:p>
    <w:p w14:paraId="5D9501F4" w14:textId="77777777" w:rsidR="004B39EB" w:rsidRPr="00823404" w:rsidRDefault="004B39EB" w:rsidP="004B39EB">
      <w:pPr>
        <w:jc w:val="both"/>
        <w:rPr>
          <w:rFonts w:ascii="Arial" w:hAnsi="Arial" w:cs="Arial"/>
          <w:szCs w:val="20"/>
        </w:rPr>
      </w:pPr>
      <w:r w:rsidRPr="00B74457">
        <w:rPr>
          <w:rFonts w:ascii="Arial" w:hAnsi="Arial" w:cs="Arial"/>
        </w:rPr>
        <w:t xml:space="preserve">O seguinte exemplo inclui representações formais que são exigidas por esta e outras normas de </w:t>
      </w:r>
      <w:r w:rsidRPr="00823404">
        <w:rPr>
          <w:rFonts w:ascii="Arial" w:hAnsi="Arial" w:cs="Arial"/>
        </w:rPr>
        <w:t>auditoria</w:t>
      </w:r>
      <w:r>
        <w:rPr>
          <w:rFonts w:ascii="Arial" w:hAnsi="Arial" w:cs="Arial"/>
        </w:rPr>
        <w:t>.</w:t>
      </w:r>
      <w:r w:rsidRPr="00823404">
        <w:rPr>
          <w:rFonts w:ascii="Arial" w:hAnsi="Arial" w:cs="Arial"/>
        </w:rPr>
        <w:t xml:space="preserve"> </w:t>
      </w:r>
      <w:r w:rsidRPr="00823404">
        <w:rPr>
          <w:rFonts w:ascii="Arial" w:hAnsi="Arial" w:cs="Arial"/>
          <w:szCs w:val="20"/>
        </w:rPr>
        <w:t>Presume-se nesse exemplo que a estrutura de relatório financeiro aplicável seja as Normas Internacionais de Relatório Financeiro (IFRS), que o requisito da NBC TA 570 – Continuidade Operacional de obter representação formal não seja relevante, e que não haja exceções às representações formais solicitadas. Caso tenha havido exceções, as representações devem ser modificadas para refletir as exceções.</w:t>
      </w:r>
    </w:p>
    <w:p w14:paraId="3878D21F" w14:textId="77777777" w:rsidR="004B39EB" w:rsidRPr="00823404" w:rsidRDefault="004B39EB" w:rsidP="004B39EB">
      <w:pPr>
        <w:jc w:val="both"/>
        <w:rPr>
          <w:rFonts w:ascii="Arial" w:hAnsi="Arial" w:cs="Arial"/>
        </w:rPr>
      </w:pPr>
    </w:p>
    <w:p w14:paraId="0E21B8FF" w14:textId="77777777" w:rsidR="004B39EB" w:rsidRPr="00823404" w:rsidRDefault="004B39EB" w:rsidP="004B39EB">
      <w:pPr>
        <w:jc w:val="both"/>
        <w:rPr>
          <w:rFonts w:ascii="Arial" w:hAnsi="Arial" w:cs="Arial"/>
        </w:rPr>
      </w:pPr>
    </w:p>
    <w:p w14:paraId="3EC2B7EC" w14:textId="77777777" w:rsidR="004B39EB" w:rsidRPr="00B74457" w:rsidRDefault="004B39EB" w:rsidP="004B39EB">
      <w:pPr>
        <w:jc w:val="both"/>
        <w:rPr>
          <w:rFonts w:ascii="Arial" w:hAnsi="Arial" w:cs="Arial"/>
        </w:rPr>
      </w:pPr>
      <w:r w:rsidRPr="00B74457">
        <w:rPr>
          <w:rFonts w:ascii="Arial" w:hAnsi="Arial" w:cs="Arial"/>
        </w:rPr>
        <w:t>(Papel timbrado da entidade, no exemplo, Cia ABC)</w:t>
      </w:r>
    </w:p>
    <w:p w14:paraId="4F16B5CB" w14:textId="77777777" w:rsidR="004B39EB" w:rsidRPr="00B74457" w:rsidRDefault="004B39EB" w:rsidP="004B39EB">
      <w:pPr>
        <w:jc w:val="both"/>
        <w:rPr>
          <w:rFonts w:ascii="Arial" w:hAnsi="Arial" w:cs="Arial"/>
        </w:rPr>
      </w:pPr>
    </w:p>
    <w:p w14:paraId="35491D84" w14:textId="77777777" w:rsidR="004B39EB" w:rsidRPr="00B74457" w:rsidRDefault="004B39EB" w:rsidP="004B39EB">
      <w:pPr>
        <w:jc w:val="both"/>
        <w:rPr>
          <w:rFonts w:ascii="Arial" w:hAnsi="Arial" w:cs="Arial"/>
        </w:rPr>
      </w:pPr>
      <w:r>
        <w:rPr>
          <w:rFonts w:ascii="Arial" w:hAnsi="Arial" w:cs="Arial"/>
        </w:rPr>
        <w:t xml:space="preserve"> </w:t>
      </w:r>
      <w:r w:rsidRPr="00B74457">
        <w:rPr>
          <w:rFonts w:ascii="Arial" w:hAnsi="Arial" w:cs="Arial"/>
        </w:rPr>
        <w:t xml:space="preserve">                                                                                                      (Data)</w:t>
      </w:r>
    </w:p>
    <w:p w14:paraId="50FE1297" w14:textId="77777777" w:rsidR="004B39EB" w:rsidRPr="00B74457" w:rsidRDefault="004B39EB" w:rsidP="004B39EB">
      <w:pPr>
        <w:jc w:val="both"/>
        <w:rPr>
          <w:rFonts w:ascii="Arial" w:hAnsi="Arial" w:cs="Arial"/>
        </w:rPr>
      </w:pPr>
    </w:p>
    <w:p w14:paraId="3E1C0931" w14:textId="77777777" w:rsidR="004B39EB" w:rsidRPr="00B74457" w:rsidRDefault="004B39EB" w:rsidP="004B39EB">
      <w:pPr>
        <w:jc w:val="both"/>
        <w:rPr>
          <w:rFonts w:ascii="Arial" w:hAnsi="Arial" w:cs="Arial"/>
        </w:rPr>
      </w:pPr>
      <w:r w:rsidRPr="00B74457">
        <w:rPr>
          <w:rFonts w:ascii="Arial" w:hAnsi="Arial" w:cs="Arial"/>
        </w:rPr>
        <w:t>Destinatário (Nome do auditor)</w:t>
      </w:r>
    </w:p>
    <w:p w14:paraId="54996A93" w14:textId="77777777" w:rsidR="004B39EB" w:rsidRPr="00B74457" w:rsidRDefault="004B39EB" w:rsidP="004B39EB">
      <w:pPr>
        <w:jc w:val="both"/>
        <w:rPr>
          <w:rFonts w:ascii="Arial" w:hAnsi="Arial" w:cs="Arial"/>
        </w:rPr>
      </w:pPr>
    </w:p>
    <w:p w14:paraId="1C9A7813" w14:textId="77777777" w:rsidR="004B39EB" w:rsidRPr="00B74457" w:rsidRDefault="004B39EB" w:rsidP="004B39EB">
      <w:pPr>
        <w:jc w:val="both"/>
        <w:rPr>
          <w:rFonts w:ascii="Arial" w:hAnsi="Arial" w:cs="Arial"/>
        </w:rPr>
      </w:pPr>
      <w:r w:rsidRPr="00B74457">
        <w:rPr>
          <w:rFonts w:ascii="Arial" w:hAnsi="Arial" w:cs="Arial"/>
        </w:rPr>
        <w:t>Esta carta de representação é fornecida em conexão com a sua auditoria das demonstrações contábeis da Companhia ABC para o ano findo em 31 de dezembro de 20XX</w:t>
      </w:r>
      <w:r w:rsidRPr="00B74457">
        <w:rPr>
          <w:rFonts w:ascii="Arial" w:hAnsi="Arial" w:cs="Arial"/>
          <w:vertAlign w:val="superscript"/>
        </w:rPr>
        <w:t>(1)</w:t>
      </w:r>
      <w:r w:rsidRPr="00B74457">
        <w:rPr>
          <w:rFonts w:ascii="Arial" w:hAnsi="Arial" w:cs="Arial"/>
        </w:rPr>
        <w:t>, com o objetivo de expressar uma opinião se as demonstrações contábeis foram apresentadas adequadamente, em todos os aspectos relevantes, em conformidade com as práticas contábeis adotadas no Brasil.</w:t>
      </w:r>
    </w:p>
    <w:p w14:paraId="6CFD2F3E" w14:textId="77777777" w:rsidR="004B39EB" w:rsidRPr="00B74457" w:rsidRDefault="004B39EB" w:rsidP="004B39EB">
      <w:pPr>
        <w:jc w:val="both"/>
        <w:rPr>
          <w:rFonts w:ascii="Arial" w:hAnsi="Arial" w:cs="Arial"/>
        </w:rPr>
      </w:pPr>
      <w:r w:rsidRPr="00B74457">
        <w:rPr>
          <w:rFonts w:ascii="Arial" w:hAnsi="Arial" w:cs="Arial"/>
        </w:rPr>
        <w:t>Para fins de identificação, as demonstrações contábeis examinadas por V.Sas. apresentam os seguintes valores básicos:</w:t>
      </w:r>
    </w:p>
    <w:p w14:paraId="480A3C28" w14:textId="77777777" w:rsidR="004B39EB" w:rsidRPr="00B74457" w:rsidRDefault="004B39EB" w:rsidP="004B39EB">
      <w:pPr>
        <w:ind w:left="567"/>
        <w:jc w:val="both"/>
        <w:rPr>
          <w:rFonts w:ascii="Arial" w:hAnsi="Arial" w:cs="Arial"/>
        </w:rPr>
      </w:pPr>
      <w:r w:rsidRPr="00B74457">
        <w:rPr>
          <w:rFonts w:ascii="Arial" w:hAnsi="Arial" w:cs="Arial"/>
        </w:rPr>
        <w:t xml:space="preserve">                                                  X1 $ / X2 $</w:t>
      </w:r>
    </w:p>
    <w:p w14:paraId="4BB2B441" w14:textId="77777777" w:rsidR="004B39EB" w:rsidRPr="00B74457" w:rsidRDefault="004B39EB" w:rsidP="004B39EB">
      <w:pPr>
        <w:jc w:val="both"/>
        <w:rPr>
          <w:rFonts w:ascii="Arial" w:hAnsi="Arial" w:cs="Arial"/>
        </w:rPr>
      </w:pPr>
      <w:r w:rsidRPr="00B74457">
        <w:rPr>
          <w:rFonts w:ascii="Arial" w:hAnsi="Arial" w:cs="Arial"/>
        </w:rPr>
        <w:t>Total do ativo</w:t>
      </w:r>
    </w:p>
    <w:p w14:paraId="21BA06C5" w14:textId="77777777" w:rsidR="004B39EB" w:rsidRPr="00B74457" w:rsidRDefault="004B39EB" w:rsidP="004B39EB">
      <w:pPr>
        <w:jc w:val="both"/>
        <w:rPr>
          <w:rFonts w:ascii="Arial" w:hAnsi="Arial" w:cs="Arial"/>
        </w:rPr>
      </w:pPr>
      <w:r w:rsidRPr="00B74457">
        <w:rPr>
          <w:rFonts w:ascii="Arial" w:hAnsi="Arial" w:cs="Arial"/>
        </w:rPr>
        <w:t>Total das exigibilidades</w:t>
      </w:r>
    </w:p>
    <w:p w14:paraId="78A26F48" w14:textId="77777777" w:rsidR="004B39EB" w:rsidRPr="00B74457" w:rsidRDefault="004B39EB" w:rsidP="004B39EB">
      <w:pPr>
        <w:jc w:val="both"/>
        <w:rPr>
          <w:rFonts w:ascii="Arial" w:hAnsi="Arial" w:cs="Arial"/>
        </w:rPr>
      </w:pPr>
      <w:r w:rsidRPr="00B74457">
        <w:rPr>
          <w:rFonts w:ascii="Arial" w:hAnsi="Arial" w:cs="Arial"/>
        </w:rPr>
        <w:t>Patrimônio Líquido</w:t>
      </w:r>
    </w:p>
    <w:p w14:paraId="0A941472" w14:textId="77777777" w:rsidR="004B39EB" w:rsidRPr="00B74457" w:rsidRDefault="004B39EB" w:rsidP="004B39EB">
      <w:pPr>
        <w:jc w:val="both"/>
        <w:rPr>
          <w:rFonts w:ascii="Arial" w:hAnsi="Arial" w:cs="Arial"/>
        </w:rPr>
      </w:pPr>
    </w:p>
    <w:p w14:paraId="6DE1137B" w14:textId="77777777" w:rsidR="004B39EB" w:rsidRPr="00B74457" w:rsidRDefault="004B39EB" w:rsidP="004B39EB">
      <w:pPr>
        <w:jc w:val="both"/>
        <w:rPr>
          <w:rFonts w:ascii="Arial" w:hAnsi="Arial" w:cs="Arial"/>
        </w:rPr>
      </w:pPr>
      <w:r w:rsidRPr="00B74457">
        <w:rPr>
          <w:rFonts w:ascii="Arial" w:hAnsi="Arial" w:cs="Arial"/>
        </w:rPr>
        <w:t xml:space="preserve">Lucro líquido do exercício findo em </w:t>
      </w:r>
    </w:p>
    <w:p w14:paraId="6EB54D1E" w14:textId="77777777" w:rsidR="004B39EB" w:rsidRPr="00B74457" w:rsidRDefault="004B39EB" w:rsidP="004B39EB">
      <w:pPr>
        <w:jc w:val="both"/>
        <w:rPr>
          <w:rFonts w:ascii="Arial" w:hAnsi="Arial" w:cs="Arial"/>
        </w:rPr>
      </w:pPr>
    </w:p>
    <w:p w14:paraId="3C5C666B" w14:textId="77777777" w:rsidR="004B39EB" w:rsidRPr="00B74457" w:rsidRDefault="004B39EB" w:rsidP="004B39EB">
      <w:pPr>
        <w:jc w:val="both"/>
        <w:rPr>
          <w:rFonts w:ascii="Arial" w:hAnsi="Arial" w:cs="Arial"/>
        </w:rPr>
      </w:pPr>
      <w:r w:rsidRPr="00B74457">
        <w:rPr>
          <w:rFonts w:ascii="Arial" w:hAnsi="Arial" w:cs="Arial"/>
        </w:rPr>
        <w:t>Confirmamos que (com base em nosso melhor entendimento e opinião, depois de feitas as indagações que consideramos necessárias para o fim de nos informarmos apropriadamente):</w:t>
      </w:r>
    </w:p>
    <w:p w14:paraId="3FD1EDB7" w14:textId="77777777" w:rsidR="004B39EB" w:rsidRPr="00B74457" w:rsidRDefault="004B39EB" w:rsidP="004B39EB">
      <w:pPr>
        <w:jc w:val="both"/>
        <w:rPr>
          <w:rFonts w:ascii="Arial" w:hAnsi="Arial" w:cs="Arial"/>
        </w:rPr>
      </w:pPr>
    </w:p>
    <w:p w14:paraId="73994CF6" w14:textId="77777777" w:rsidR="004B39EB" w:rsidRPr="00B74457" w:rsidRDefault="004B39EB" w:rsidP="004B39EB">
      <w:pPr>
        <w:jc w:val="both"/>
        <w:rPr>
          <w:rFonts w:ascii="Arial" w:hAnsi="Arial" w:cs="Arial"/>
        </w:rPr>
      </w:pPr>
      <w:r w:rsidRPr="00B74457">
        <w:rPr>
          <w:rFonts w:ascii="Arial" w:hAnsi="Arial" w:cs="Arial"/>
        </w:rPr>
        <w:t>Demonstrações contábeis</w:t>
      </w:r>
    </w:p>
    <w:p w14:paraId="5B2A5E25" w14:textId="77777777" w:rsidR="004B39EB" w:rsidRPr="00B74457" w:rsidRDefault="004B39EB" w:rsidP="004B39EB">
      <w:pPr>
        <w:jc w:val="both"/>
        <w:rPr>
          <w:rFonts w:ascii="Arial" w:hAnsi="Arial" w:cs="Arial"/>
        </w:rPr>
      </w:pPr>
    </w:p>
    <w:p w14:paraId="036A9720"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Cumprimos nossas responsabilidades como definidas nos termos do trabalho de auditoria datado de [inserir data], pela elaboração das demonstrações contábeis</w:t>
      </w:r>
      <w:r>
        <w:rPr>
          <w:rFonts w:ascii="Arial" w:hAnsi="Arial" w:cs="Arial"/>
        </w:rPr>
        <w:t>,</w:t>
      </w:r>
      <w:r w:rsidRPr="00B74457">
        <w:rPr>
          <w:rFonts w:ascii="Arial" w:hAnsi="Arial" w:cs="Arial"/>
        </w:rPr>
        <w:t xml:space="preserve"> de acordo com as práticas contábeis adotadas no Brasil e, em particular, que as demonstrações contábeis foram apresentadas adequadamente em conformidade com essas práticas.</w:t>
      </w:r>
    </w:p>
    <w:p w14:paraId="2B344665" w14:textId="77777777" w:rsidR="004B39EB" w:rsidRPr="00823404" w:rsidRDefault="004B39EB">
      <w:pPr>
        <w:numPr>
          <w:ilvl w:val="0"/>
          <w:numId w:val="229"/>
        </w:numPr>
        <w:spacing w:after="0" w:line="240" w:lineRule="auto"/>
        <w:ind w:left="284" w:hanging="284"/>
        <w:jc w:val="both"/>
        <w:rPr>
          <w:rFonts w:ascii="Arial" w:hAnsi="Arial" w:cs="Arial"/>
        </w:rPr>
      </w:pPr>
      <w:r w:rsidRPr="00823404">
        <w:rPr>
          <w:rFonts w:ascii="Arial" w:hAnsi="Arial" w:cs="Arial"/>
        </w:rPr>
        <w:t>Os métodos, os dados e as premissas significativas utilizados na elaboração das estimativas contábeis e de suas divulgações relacionadas são apropriados para alcançar o reconhecimento, a mensuração ou a divulgação que seja razoável no contexto da estrutura de relatório financeiro aplicável (NBC TA 540).</w:t>
      </w:r>
    </w:p>
    <w:p w14:paraId="0F7D6B22" w14:textId="77777777" w:rsidR="004B39EB" w:rsidRPr="00B74457" w:rsidRDefault="004B39EB">
      <w:pPr>
        <w:numPr>
          <w:ilvl w:val="0"/>
          <w:numId w:val="229"/>
        </w:numPr>
        <w:spacing w:after="0" w:line="240" w:lineRule="auto"/>
        <w:ind w:left="284" w:hanging="284"/>
        <w:jc w:val="both"/>
        <w:rPr>
          <w:rFonts w:ascii="Arial" w:hAnsi="Arial" w:cs="Arial"/>
        </w:rPr>
      </w:pPr>
      <w:r w:rsidRPr="00823404">
        <w:rPr>
          <w:rFonts w:ascii="Arial" w:hAnsi="Arial" w:cs="Arial"/>
        </w:rPr>
        <w:t>As relações e transações com partes relacionadas foram apropriadamente contabilizados e divulgadas em conformidade</w:t>
      </w:r>
      <w:r w:rsidRPr="00B74457">
        <w:rPr>
          <w:rFonts w:ascii="Arial" w:hAnsi="Arial" w:cs="Arial"/>
        </w:rPr>
        <w:t xml:space="preserve"> com as práticas contábeis adotadas no Brasil (ver também NBC TA 550 – Partes Relacionadas).</w:t>
      </w:r>
    </w:p>
    <w:p w14:paraId="5983B40B"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Todos os eventos subsequentes à data das demonstrações contábeis e para os quais as práticas contábeis adotadas no Brasil exigem ajuste ou divulgação foram ajustados ou divulgados (ver também NBC TA 560 – Eventos Subsequentes).</w:t>
      </w:r>
    </w:p>
    <w:p w14:paraId="2C9EE8C8"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 xml:space="preserve">Os efeitos das distorções não corrigidas são irrelevantes, individual e agregadamente para as demonstrações contábeis como um todo. Uma lista das distorções não corrigidas está anexa a esta carta de representação (ver também NBC TA 450). </w:t>
      </w:r>
    </w:p>
    <w:p w14:paraId="675511E0"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[Quaisquer outros assuntos que o auditor possa considerar apropriados (ver item A10)].</w:t>
      </w:r>
    </w:p>
    <w:p w14:paraId="459BBAAE" w14:textId="77777777" w:rsidR="004B39EB" w:rsidRPr="00B74457" w:rsidRDefault="004B39EB" w:rsidP="004B39EB">
      <w:pPr>
        <w:jc w:val="both"/>
        <w:rPr>
          <w:rFonts w:ascii="Arial" w:hAnsi="Arial" w:cs="Arial"/>
        </w:rPr>
      </w:pPr>
    </w:p>
    <w:p w14:paraId="02558C2B" w14:textId="77777777" w:rsidR="004B39EB" w:rsidRPr="00B74457" w:rsidRDefault="004B39EB" w:rsidP="004B39EB">
      <w:pPr>
        <w:jc w:val="both"/>
        <w:rPr>
          <w:rFonts w:ascii="Arial" w:hAnsi="Arial" w:cs="Arial"/>
        </w:rPr>
      </w:pPr>
      <w:r w:rsidRPr="00B74457">
        <w:rPr>
          <w:rFonts w:ascii="Arial" w:hAnsi="Arial" w:cs="Arial"/>
        </w:rPr>
        <w:t>Informações fornecidas</w:t>
      </w:r>
    </w:p>
    <w:p w14:paraId="26EEF0C4" w14:textId="77777777" w:rsidR="004B39EB" w:rsidRPr="00B74457" w:rsidRDefault="004B39EB" w:rsidP="004B39EB">
      <w:pPr>
        <w:jc w:val="both"/>
        <w:rPr>
          <w:rFonts w:ascii="Arial" w:hAnsi="Arial" w:cs="Arial"/>
        </w:rPr>
      </w:pPr>
    </w:p>
    <w:p w14:paraId="379749F3"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 xml:space="preserve">Nós lhes </w:t>
      </w:r>
      <w:r w:rsidRPr="00823404">
        <w:rPr>
          <w:rFonts w:ascii="Arial" w:hAnsi="Arial" w:cs="Arial"/>
        </w:rPr>
        <w:t>fornecemos</w:t>
      </w:r>
      <w:r w:rsidRPr="00823404">
        <w:rPr>
          <w:rFonts w:ascii="Arial" w:hAnsi="Arial" w:cs="Arial"/>
          <w:vertAlign w:val="superscript"/>
        </w:rPr>
        <w:t>(2)</w:t>
      </w:r>
      <w:r w:rsidRPr="00823404">
        <w:rPr>
          <w:rFonts w:ascii="Arial" w:hAnsi="Arial" w:cs="Arial"/>
        </w:rPr>
        <w:t>:</w:t>
      </w:r>
    </w:p>
    <w:p w14:paraId="41FCC957" w14:textId="77777777" w:rsidR="004B39EB" w:rsidRPr="00B74457" w:rsidRDefault="004B39EB">
      <w:pPr>
        <w:numPr>
          <w:ilvl w:val="0"/>
          <w:numId w:val="230"/>
        </w:numPr>
        <w:spacing w:after="0" w:line="240" w:lineRule="auto"/>
        <w:ind w:left="567" w:hanging="283"/>
        <w:jc w:val="both"/>
        <w:rPr>
          <w:rFonts w:ascii="Arial" w:hAnsi="Arial" w:cs="Arial"/>
        </w:rPr>
      </w:pPr>
      <w:r w:rsidRPr="00B74457">
        <w:rPr>
          <w:rFonts w:ascii="Arial" w:hAnsi="Arial" w:cs="Arial"/>
        </w:rPr>
        <w:t>acesso a todas as informações das quais estamos cientes que são relevantes para a elaboração das demonstrações contábeis, tais como registros e documentação e outros;</w:t>
      </w:r>
    </w:p>
    <w:p w14:paraId="19C4F52F" w14:textId="77777777" w:rsidR="004B39EB" w:rsidRPr="00B74457" w:rsidRDefault="004B39EB">
      <w:pPr>
        <w:numPr>
          <w:ilvl w:val="0"/>
          <w:numId w:val="230"/>
        </w:numPr>
        <w:spacing w:after="0" w:line="240" w:lineRule="auto"/>
        <w:ind w:left="567" w:hanging="283"/>
        <w:jc w:val="both"/>
        <w:rPr>
          <w:rFonts w:ascii="Arial" w:hAnsi="Arial" w:cs="Arial"/>
        </w:rPr>
      </w:pPr>
      <w:r w:rsidRPr="00B74457">
        <w:rPr>
          <w:rFonts w:ascii="Arial" w:hAnsi="Arial" w:cs="Arial"/>
        </w:rPr>
        <w:t>informações adicionais que V.Sas. nos solicitaram para o propósito da auditoria; e</w:t>
      </w:r>
    </w:p>
    <w:p w14:paraId="33FED91A" w14:textId="77777777" w:rsidR="004B39EB" w:rsidRPr="00B74457" w:rsidRDefault="004B39EB">
      <w:pPr>
        <w:numPr>
          <w:ilvl w:val="0"/>
          <w:numId w:val="230"/>
        </w:numPr>
        <w:spacing w:after="0" w:line="240" w:lineRule="auto"/>
        <w:ind w:left="567" w:hanging="283"/>
        <w:jc w:val="both"/>
        <w:rPr>
          <w:rFonts w:ascii="Arial" w:hAnsi="Arial" w:cs="Arial"/>
        </w:rPr>
      </w:pPr>
      <w:r w:rsidRPr="00B74457">
        <w:rPr>
          <w:rFonts w:ascii="Arial" w:hAnsi="Arial" w:cs="Arial"/>
        </w:rPr>
        <w:t>acesso irrestrito a pessoas dentro da entidade das quais V.Sas. determinaram necessário obter evidência de auditoria.</w:t>
      </w:r>
    </w:p>
    <w:p w14:paraId="52DB89CB"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Todas as transações foram registradas na contabilidade e estão refletidas nas demonstrações contábeis.</w:t>
      </w:r>
    </w:p>
    <w:p w14:paraId="4B42184C"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Divulgamos a V.Sas. os resultados de nossa avaliação do risco de que as demonstrações contábeis possam ter distorção relevante como resultado de fraude (NBC TA 240).</w:t>
      </w:r>
    </w:p>
    <w:p w14:paraId="41AAF67F"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Divulgamos a V.Sas. todas as informações relativas a fraude ou suspeita de fraude de que temos conhecimento e que afetem a entidade e envolvam:</w:t>
      </w:r>
    </w:p>
    <w:p w14:paraId="56BF4CA3" w14:textId="77777777" w:rsidR="004B39EB" w:rsidRPr="00B74457" w:rsidRDefault="004B39EB">
      <w:pPr>
        <w:numPr>
          <w:ilvl w:val="0"/>
          <w:numId w:val="230"/>
        </w:numPr>
        <w:spacing w:after="0" w:line="240" w:lineRule="auto"/>
        <w:ind w:left="567" w:hanging="283"/>
        <w:jc w:val="both"/>
        <w:rPr>
          <w:rFonts w:ascii="Arial" w:hAnsi="Arial" w:cs="Arial"/>
        </w:rPr>
      </w:pPr>
      <w:r w:rsidRPr="00B74457">
        <w:rPr>
          <w:rFonts w:ascii="Arial" w:hAnsi="Arial" w:cs="Arial"/>
        </w:rPr>
        <w:t>administração;</w:t>
      </w:r>
    </w:p>
    <w:p w14:paraId="03EBF5A4" w14:textId="77777777" w:rsidR="004B39EB" w:rsidRPr="00B74457" w:rsidRDefault="004B39EB">
      <w:pPr>
        <w:numPr>
          <w:ilvl w:val="0"/>
          <w:numId w:val="230"/>
        </w:numPr>
        <w:spacing w:after="0" w:line="240" w:lineRule="auto"/>
        <w:ind w:left="567" w:hanging="283"/>
        <w:jc w:val="both"/>
        <w:rPr>
          <w:rFonts w:ascii="Arial" w:hAnsi="Arial" w:cs="Arial"/>
        </w:rPr>
      </w:pPr>
      <w:r w:rsidRPr="00B74457">
        <w:rPr>
          <w:rFonts w:ascii="Arial" w:hAnsi="Arial" w:cs="Arial"/>
        </w:rPr>
        <w:t>empregados com funções significativas no controle interno; ou</w:t>
      </w:r>
    </w:p>
    <w:p w14:paraId="0E3B41B0" w14:textId="77777777" w:rsidR="004B39EB" w:rsidRPr="00B74457" w:rsidRDefault="004B39EB">
      <w:pPr>
        <w:numPr>
          <w:ilvl w:val="0"/>
          <w:numId w:val="230"/>
        </w:numPr>
        <w:spacing w:after="0" w:line="240" w:lineRule="auto"/>
        <w:ind w:left="567" w:hanging="283"/>
        <w:jc w:val="both"/>
        <w:rPr>
          <w:rFonts w:ascii="Arial" w:hAnsi="Arial" w:cs="Arial"/>
        </w:rPr>
      </w:pPr>
      <w:r w:rsidRPr="00B74457">
        <w:rPr>
          <w:rFonts w:ascii="Arial" w:hAnsi="Arial" w:cs="Arial"/>
        </w:rPr>
        <w:t>outros em que a fraude poderia ter efeito relevante sobre as demonstrações contábeis (NBC TA 240).</w:t>
      </w:r>
    </w:p>
    <w:p w14:paraId="1253BDC1"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Divulgamos a V.Sas. todas as informações relativas a alegações de fraude ou suspeita de fraude que afetem as demonstrações contábeis da entidade, comunicadas por empregados, antigos empregados, analistas, reguladores ou outros (NBC TA 240).</w:t>
      </w:r>
    </w:p>
    <w:p w14:paraId="31A34D29"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Divulgamos a V.Sas. todos os casos conhecidos de não conformidade ou suspeita de não conformidade com leis e regulamentos, cujos efeitos devem ser considerados na elaboração de demonstrações contábeis (NBC TA 250).</w:t>
      </w:r>
    </w:p>
    <w:p w14:paraId="60D3F2A3"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Divulgamos aos senhores a identidade das partes relacionadas e todos os relacionamentos e transações com partes relacionadas das quais temos conhecimento (NBC TA 550).</w:t>
      </w:r>
    </w:p>
    <w:p w14:paraId="3E1041C3" w14:textId="77777777" w:rsidR="004B39EB" w:rsidRPr="00B74457" w:rsidRDefault="004B39EB">
      <w:pPr>
        <w:numPr>
          <w:ilvl w:val="0"/>
          <w:numId w:val="229"/>
        </w:numPr>
        <w:spacing w:after="0" w:line="240" w:lineRule="auto"/>
        <w:ind w:left="284" w:hanging="284"/>
        <w:jc w:val="both"/>
        <w:rPr>
          <w:rFonts w:ascii="Arial" w:hAnsi="Arial" w:cs="Arial"/>
        </w:rPr>
      </w:pPr>
      <w:r w:rsidRPr="00B74457">
        <w:rPr>
          <w:rFonts w:ascii="Arial" w:hAnsi="Arial" w:cs="Arial"/>
        </w:rPr>
        <w:t>[Quaisquer outros assuntos que o auditor possa considerar necessário (ver item A11)].</w:t>
      </w:r>
    </w:p>
    <w:p w14:paraId="10B7BAEC" w14:textId="77777777" w:rsidR="004B39EB" w:rsidRPr="00B74457" w:rsidRDefault="004B39EB" w:rsidP="004B39EB">
      <w:pPr>
        <w:jc w:val="both"/>
        <w:rPr>
          <w:rFonts w:ascii="Arial" w:hAnsi="Arial" w:cs="Arial"/>
        </w:rPr>
      </w:pPr>
    </w:p>
    <w:p w14:paraId="738AA47B" w14:textId="77777777" w:rsidR="004B39EB" w:rsidRPr="00B74457" w:rsidRDefault="004B39EB" w:rsidP="004B39EB">
      <w:pPr>
        <w:jc w:val="both"/>
        <w:rPr>
          <w:rFonts w:ascii="Arial" w:hAnsi="Arial" w:cs="Arial"/>
        </w:rPr>
      </w:pPr>
      <w:r w:rsidRPr="00B74457">
        <w:rPr>
          <w:rFonts w:ascii="Arial" w:hAnsi="Arial" w:cs="Arial"/>
        </w:rPr>
        <w:t>Assinaturas (presidente (ou principal executivo), diretor financeiro e contador)</w:t>
      </w:r>
    </w:p>
    <w:p w14:paraId="28D4FE18" w14:textId="77777777" w:rsidR="004B39EB" w:rsidRPr="00B74457" w:rsidRDefault="004B39EB" w:rsidP="004B39EB">
      <w:pPr>
        <w:pStyle w:val="Default"/>
        <w:jc w:val="both"/>
        <w:rPr>
          <w:bCs/>
          <w:color w:val="auto"/>
          <w:sz w:val="22"/>
          <w:szCs w:val="22"/>
        </w:rPr>
      </w:pPr>
    </w:p>
    <w:p w14:paraId="0E24987E" w14:textId="77777777" w:rsidR="004B39EB" w:rsidRPr="00B74457" w:rsidRDefault="004B39EB" w:rsidP="004B39EB">
      <w:pPr>
        <w:ind w:left="284" w:hanging="284"/>
        <w:jc w:val="both"/>
        <w:rPr>
          <w:rFonts w:ascii="Arial" w:hAnsi="Arial" w:cs="Arial"/>
        </w:rPr>
      </w:pPr>
      <w:r w:rsidRPr="00B74457">
        <w:rPr>
          <w:rFonts w:ascii="Arial" w:hAnsi="Arial" w:cs="Arial"/>
          <w:vertAlign w:val="superscript"/>
        </w:rPr>
        <w:t>(1)</w:t>
      </w:r>
      <w:r w:rsidRPr="00B74457">
        <w:rPr>
          <w:rFonts w:ascii="Arial" w:hAnsi="Arial" w:cs="Arial"/>
        </w:rPr>
        <w:t xml:space="preserve"> </w:t>
      </w:r>
      <w:r w:rsidRPr="00B74457">
        <w:rPr>
          <w:rFonts w:ascii="Arial" w:hAnsi="Arial" w:cs="Arial"/>
        </w:rPr>
        <w:tab/>
        <w:t>Adaptar no caso de incluir mais de um período.</w:t>
      </w:r>
    </w:p>
    <w:p w14:paraId="2CFACEF9" w14:textId="77777777" w:rsidR="004B39EB" w:rsidRPr="00B74457" w:rsidRDefault="004B39EB" w:rsidP="004B39EB">
      <w:pPr>
        <w:ind w:left="284" w:hanging="284"/>
        <w:jc w:val="both"/>
        <w:rPr>
          <w:rFonts w:ascii="Arial" w:hAnsi="Arial" w:cs="Arial"/>
        </w:rPr>
      </w:pPr>
      <w:r w:rsidRPr="00B74457">
        <w:rPr>
          <w:rFonts w:ascii="Arial" w:hAnsi="Arial" w:cs="Arial"/>
          <w:vertAlign w:val="superscript"/>
        </w:rPr>
        <w:t>(2)</w:t>
      </w:r>
      <w:r w:rsidRPr="00B74457">
        <w:rPr>
          <w:rFonts w:ascii="Arial" w:hAnsi="Arial" w:cs="Arial"/>
        </w:rPr>
        <w:t xml:space="preserve"> </w:t>
      </w:r>
      <w:r w:rsidRPr="00B74457">
        <w:rPr>
          <w:rFonts w:ascii="Arial" w:hAnsi="Arial" w:cs="Arial"/>
        </w:rPr>
        <w:tab/>
        <w:t>Se o auditor incluiu na carta de contratação outros assuntos relacionados com as responsabilidades da administração em conformidade com NBC TA 210, ele pode considerar incluir esses assuntos nas representações formais da administração ou dos responsáveis pela governança.</w:t>
      </w:r>
    </w:p>
    <w:p w14:paraId="2CE2FEF3" w14:textId="77777777" w:rsidR="004B39EB" w:rsidRPr="008E6194" w:rsidRDefault="004B39EB" w:rsidP="004B39EB">
      <w:pPr>
        <w:rPr>
          <w:color w:val="00B0F0"/>
        </w:rPr>
      </w:pPr>
      <w:r w:rsidRPr="008E6194">
        <w:rPr>
          <w:color w:val="00B0F0"/>
        </w:rPr>
        <w:t>(alterado pela Revisão NBC 3)</w:t>
      </w:r>
    </w:p>
    <w:p w14:paraId="1B5B779D" w14:textId="77777777" w:rsidR="004B39EB" w:rsidRPr="004B39EB" w:rsidRDefault="004B39EB" w:rsidP="004B39EB">
      <w:pPr>
        <w:rPr>
          <w:b/>
          <w:bCs/>
        </w:rPr>
      </w:pPr>
      <w:r>
        <w:rPr>
          <w:strike/>
        </w:rPr>
        <w:br w:type="page"/>
      </w:r>
      <w:r w:rsidRPr="004B39EB">
        <w:rPr>
          <w:b/>
          <w:bCs/>
        </w:rPr>
        <w:t>NORMA BRASILEIRA DE CONTABILIDADE – NBC TA 580 (R1), DE 19 DE AGOSTO DE 2016</w:t>
      </w:r>
    </w:p>
    <w:p w14:paraId="1F087284" w14:textId="77777777" w:rsidR="004B39EB" w:rsidRDefault="004B39EB" w:rsidP="004B39EB">
      <w:pPr>
        <w:pStyle w:val="Corpodetexto"/>
      </w:pPr>
    </w:p>
    <w:p w14:paraId="221DF970" w14:textId="77777777" w:rsidR="004B39EB" w:rsidRDefault="004B39EB" w:rsidP="004B39EB">
      <w:pPr>
        <w:ind w:left="5387"/>
        <w:jc w:val="both"/>
        <w:rPr>
          <w:b/>
          <w:i/>
        </w:rPr>
      </w:pPr>
      <w:r>
        <w:rPr>
          <w:b/>
          <w:bCs/>
          <w:i/>
          <w:iCs/>
        </w:rPr>
        <w:t>Altera a NBC TA 580 que dispõe sobre as representações formais</w:t>
      </w:r>
      <w:r>
        <w:rPr>
          <w:b/>
          <w:i/>
        </w:rPr>
        <w:t>.</w:t>
      </w:r>
    </w:p>
    <w:p w14:paraId="72F6FC1A" w14:textId="77777777" w:rsidR="004B39EB" w:rsidRDefault="004B39EB" w:rsidP="004B39EB">
      <w:pPr>
        <w:jc w:val="both"/>
      </w:pPr>
    </w:p>
    <w:p w14:paraId="0832570D" w14:textId="77777777" w:rsidR="004B39EB" w:rsidRDefault="004B39EB" w:rsidP="004B39EB">
      <w:pPr>
        <w:jc w:val="both"/>
        <w:rPr>
          <w:bCs/>
        </w:rPr>
      </w:pPr>
    </w:p>
    <w:p w14:paraId="0E424CE4" w14:textId="77777777" w:rsidR="004B39EB" w:rsidRDefault="004B39EB" w:rsidP="004B39EB">
      <w:pPr>
        <w:ind w:firstLine="567"/>
        <w:jc w:val="both"/>
      </w:pPr>
      <w:r>
        <w:rPr>
          <w:bCs/>
        </w:rPr>
        <w:t xml:space="preserve">O </w:t>
      </w:r>
      <w:r>
        <w:rPr>
          <w:b/>
          <w:bCs/>
        </w:rPr>
        <w:t>CONSELHO FEDERAL DE CONTABILIDADE</w:t>
      </w:r>
      <w: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color w:val="000000"/>
        </w:rPr>
        <w:t xml:space="preserve"> elaborada de acordo com a sua equivalente internacional </w:t>
      </w:r>
      <w:r>
        <w:t>ISA 580</w:t>
      </w:r>
      <w:r>
        <w:rPr>
          <w:color w:val="000000"/>
        </w:rPr>
        <w:t xml:space="preserve"> da IFAC</w:t>
      </w:r>
      <w:r>
        <w:t>:</w:t>
      </w:r>
    </w:p>
    <w:p w14:paraId="208C7F07" w14:textId="77777777" w:rsidR="004B39EB" w:rsidRDefault="004B39EB" w:rsidP="004B39EB">
      <w:pPr>
        <w:jc w:val="both"/>
      </w:pPr>
    </w:p>
    <w:p w14:paraId="48F1EBDC" w14:textId="77777777" w:rsidR="004B39EB" w:rsidRDefault="004B39EB" w:rsidP="004B39EB">
      <w:pPr>
        <w:pStyle w:val="PargrafodaLista"/>
        <w:ind w:left="567" w:hanging="567"/>
        <w:jc w:val="both"/>
        <w:rPr>
          <w:b/>
        </w:rPr>
      </w:pPr>
      <w:r>
        <w:t xml:space="preserve">1. </w:t>
      </w:r>
      <w:r>
        <w:tab/>
      </w:r>
      <w:r>
        <w:rPr>
          <w:b/>
        </w:rPr>
        <w:t>Altera os Apêndices 1 e 2 na NBC TA 580 – Representações Formais, com as seguintes redações:</w:t>
      </w:r>
    </w:p>
    <w:p w14:paraId="03F2393B" w14:textId="77777777" w:rsidR="004B39EB" w:rsidRDefault="004B39EB" w:rsidP="004B39EB">
      <w:pPr>
        <w:pStyle w:val="PargrafodaLista"/>
        <w:ind w:left="567" w:hanging="567"/>
        <w:jc w:val="both"/>
      </w:pPr>
    </w:p>
    <w:p w14:paraId="7E8A4BE5" w14:textId="77777777" w:rsidR="004B39EB" w:rsidRDefault="004B39EB" w:rsidP="004B39EB">
      <w:pPr>
        <w:ind w:left="567"/>
        <w:jc w:val="both"/>
      </w:pPr>
      <w:r>
        <w:rPr>
          <w:b/>
        </w:rPr>
        <w:t>Apêndice 1</w:t>
      </w:r>
      <w:r>
        <w:t xml:space="preserve"> (ver item 2)</w:t>
      </w:r>
    </w:p>
    <w:p w14:paraId="1A8E8AA0" w14:textId="77777777" w:rsidR="004B39EB" w:rsidRDefault="004B39EB" w:rsidP="004B39EB">
      <w:pPr>
        <w:jc w:val="both"/>
      </w:pPr>
    </w:p>
    <w:p w14:paraId="6968EE78" w14:textId="77777777" w:rsidR="004B39EB" w:rsidRDefault="004B39EB" w:rsidP="004B39EB">
      <w:pPr>
        <w:ind w:left="567"/>
        <w:jc w:val="both"/>
        <w:rPr>
          <w:b/>
        </w:rPr>
      </w:pPr>
      <w:r>
        <w:rPr>
          <w:b/>
        </w:rPr>
        <w:t xml:space="preserve">Lista de normas de auditoria que contêm requisitos para representações formais </w:t>
      </w:r>
    </w:p>
    <w:p w14:paraId="79916355" w14:textId="77777777" w:rsidR="004B39EB" w:rsidRDefault="004B39EB" w:rsidP="004B39EB">
      <w:pPr>
        <w:jc w:val="both"/>
      </w:pPr>
    </w:p>
    <w:p w14:paraId="599CA9BD" w14:textId="77777777" w:rsidR="004B39EB" w:rsidRDefault="004B39EB" w:rsidP="004B39EB">
      <w:pPr>
        <w:ind w:left="567"/>
        <w:jc w:val="both"/>
      </w:pPr>
      <w:r>
        <w:t>Este apêndice identifica os itens de outras normas de auditoria que exigem representações formais específicas por assunto. A lista não substitui a consideração das exigências e da aplicação relacionada ou de outros materiais explicativos em normas de auditoria.</w:t>
      </w:r>
    </w:p>
    <w:p w14:paraId="6A28AD38" w14:textId="77777777" w:rsidR="004B39EB" w:rsidRDefault="004B39EB" w:rsidP="004B39EB">
      <w:pPr>
        <w:ind w:left="567"/>
        <w:jc w:val="both"/>
      </w:pPr>
      <w:r>
        <w:t>NBC TA 240 – Responsabilidade do Auditor em Relação a Fraude, no Contexto da Auditoria de Demonstrações Contábeis, item 39;</w:t>
      </w:r>
    </w:p>
    <w:p w14:paraId="358A3D52" w14:textId="77777777" w:rsidR="004B39EB" w:rsidRDefault="004B39EB" w:rsidP="004B39EB">
      <w:pPr>
        <w:ind w:left="567"/>
        <w:jc w:val="both"/>
      </w:pPr>
      <w:r>
        <w:t>NBC TA 250 – Consideração de Leis e Regulamentos na Auditoria de Demonstrações Contábeis, item 16;</w:t>
      </w:r>
    </w:p>
    <w:p w14:paraId="135F55EC" w14:textId="77777777" w:rsidR="004B39EB" w:rsidRDefault="004B39EB" w:rsidP="004B39EB">
      <w:pPr>
        <w:ind w:left="567"/>
        <w:jc w:val="both"/>
      </w:pPr>
      <w:r>
        <w:t>NBC TA 450 – Avaliação das Distorções Identificadas durante a Auditoria, item 14;</w:t>
      </w:r>
    </w:p>
    <w:p w14:paraId="4B6FFE20" w14:textId="77777777" w:rsidR="004B39EB" w:rsidRDefault="004B39EB" w:rsidP="004B39EB">
      <w:pPr>
        <w:ind w:left="567"/>
        <w:jc w:val="both"/>
      </w:pPr>
      <w:r>
        <w:t>NBC TA 501 – Evidência de Auditoria – Considerações Específicas para Itens Selecionados, item 12;</w:t>
      </w:r>
    </w:p>
    <w:p w14:paraId="2274DEBA" w14:textId="77777777" w:rsidR="004B39EB" w:rsidRDefault="004B39EB" w:rsidP="004B39EB">
      <w:pPr>
        <w:ind w:left="567"/>
        <w:jc w:val="both"/>
      </w:pPr>
      <w:r>
        <w:t>NBC TA 540 – Auditoria de Estimativas Contábeis, Inclusive do Valor Justo, e Divulgações Relacionadas, item 22;</w:t>
      </w:r>
    </w:p>
    <w:p w14:paraId="78915BE2" w14:textId="77777777" w:rsidR="004B39EB" w:rsidRDefault="004B39EB" w:rsidP="004B39EB">
      <w:pPr>
        <w:ind w:left="567"/>
        <w:jc w:val="both"/>
      </w:pPr>
      <w:r>
        <w:t>NBC TA 550 – Partes Relacionadas, item 26;</w:t>
      </w:r>
    </w:p>
    <w:p w14:paraId="7B7EF6E4" w14:textId="77777777" w:rsidR="004B39EB" w:rsidRDefault="004B39EB" w:rsidP="004B39EB">
      <w:pPr>
        <w:ind w:left="567"/>
        <w:jc w:val="both"/>
      </w:pPr>
      <w:r>
        <w:t>NBC TA 560 – Eventos Subsequentes, item 9;</w:t>
      </w:r>
    </w:p>
    <w:p w14:paraId="50D28A87" w14:textId="77777777" w:rsidR="004B39EB" w:rsidRDefault="004B39EB" w:rsidP="004B39EB">
      <w:pPr>
        <w:ind w:left="567"/>
        <w:jc w:val="both"/>
      </w:pPr>
      <w:r>
        <w:t>NBC TA 570 – Continuidade Operacional, item 16(e);</w:t>
      </w:r>
    </w:p>
    <w:p w14:paraId="38194711" w14:textId="77777777" w:rsidR="004B39EB" w:rsidRDefault="004B39EB" w:rsidP="004B39EB">
      <w:pPr>
        <w:ind w:left="567"/>
        <w:jc w:val="both"/>
      </w:pPr>
      <w:r>
        <w:t>NBC TA 710 – Informações Comparativas – Valores Correspondentes e Demonstrações Contábeis Comparativas, item 9;</w:t>
      </w:r>
    </w:p>
    <w:p w14:paraId="3CC831D7" w14:textId="77777777" w:rsidR="004B39EB" w:rsidRDefault="004B39EB" w:rsidP="004B39EB">
      <w:pPr>
        <w:ind w:left="567"/>
        <w:jc w:val="both"/>
      </w:pPr>
      <w:r>
        <w:t>NBC TA 720 – Responsabilidade do Auditor em Relação a Outras Informações – item 13(c).</w:t>
      </w:r>
    </w:p>
    <w:p w14:paraId="672CD6B3" w14:textId="77777777" w:rsidR="004B39EB" w:rsidRDefault="004B39EB" w:rsidP="004B39EB">
      <w:pPr>
        <w:jc w:val="both"/>
      </w:pPr>
    </w:p>
    <w:p w14:paraId="3E3589D0" w14:textId="77777777" w:rsidR="004B39EB" w:rsidRPr="0020341F" w:rsidRDefault="004B39EB" w:rsidP="004B39EB">
      <w:pPr>
        <w:ind w:left="567"/>
        <w:jc w:val="both"/>
        <w:rPr>
          <w:highlight w:val="green"/>
        </w:rPr>
      </w:pPr>
      <w:r w:rsidRPr="0020341F">
        <w:rPr>
          <w:b/>
          <w:highlight w:val="green"/>
        </w:rPr>
        <w:t>Apêndice 2</w:t>
      </w:r>
      <w:r w:rsidRPr="0020341F">
        <w:rPr>
          <w:highlight w:val="green"/>
        </w:rPr>
        <w:t xml:space="preserve"> (ver item A21)</w:t>
      </w:r>
    </w:p>
    <w:p w14:paraId="26F4C2E9" w14:textId="77777777" w:rsidR="004B39EB" w:rsidRPr="0020341F" w:rsidRDefault="004B39EB" w:rsidP="004B39EB">
      <w:pPr>
        <w:jc w:val="both"/>
        <w:rPr>
          <w:highlight w:val="green"/>
        </w:rPr>
      </w:pPr>
    </w:p>
    <w:p w14:paraId="16E63006" w14:textId="77777777" w:rsidR="004B39EB" w:rsidRDefault="004B39EB" w:rsidP="004B39EB">
      <w:pPr>
        <w:ind w:left="567"/>
        <w:jc w:val="both"/>
        <w:rPr>
          <w:b/>
        </w:rPr>
      </w:pPr>
      <w:r w:rsidRPr="0020341F">
        <w:rPr>
          <w:b/>
          <w:highlight w:val="green"/>
        </w:rPr>
        <w:t>Exemplo de carta de representação</w:t>
      </w:r>
      <w:r>
        <w:rPr>
          <w:b/>
        </w:rPr>
        <w:t xml:space="preserve"> </w:t>
      </w:r>
    </w:p>
    <w:p w14:paraId="17CD25AE" w14:textId="77777777" w:rsidR="004B39EB" w:rsidRDefault="004B39EB" w:rsidP="004B39EB">
      <w:pPr>
        <w:jc w:val="both"/>
        <w:rPr>
          <w:bCs/>
          <w:iCs/>
          <w:spacing w:val="-7"/>
        </w:rPr>
      </w:pPr>
    </w:p>
    <w:p w14:paraId="342B5356" w14:textId="77777777" w:rsidR="004B39EB" w:rsidRDefault="004B39EB" w:rsidP="004B39EB">
      <w:pPr>
        <w:ind w:left="567"/>
        <w:jc w:val="both"/>
      </w:pPr>
      <w:r>
        <w:t xml:space="preserve">O seguinte exemplo inclui representações formais que são exigidas por esta e outras normas de auditoria aplicáveis a auditorias de demonstrações contábeis de períodos iniciados em ou após 1º de janeiro de 2010. O requisito de obtenção de representação formal (NBC TA 570) não é relevante e não há nenhuma exceção para as representações formais solicitadas. Se houvesse exceções, as representações precisariam ser modificadas para refleti-las. </w:t>
      </w:r>
    </w:p>
    <w:p w14:paraId="7D28DCE2" w14:textId="77777777" w:rsidR="004B39EB" w:rsidRDefault="004B39EB" w:rsidP="004B39EB">
      <w:pPr>
        <w:jc w:val="both"/>
      </w:pPr>
    </w:p>
    <w:p w14:paraId="23AED7B8" w14:textId="77777777" w:rsidR="004B39EB" w:rsidRDefault="004B39EB" w:rsidP="004B39EB">
      <w:pPr>
        <w:ind w:left="567"/>
        <w:jc w:val="both"/>
      </w:pPr>
      <w:r>
        <w:t>(Papel timbrado da entidade, no exemplo, Cia ABC)</w:t>
      </w:r>
    </w:p>
    <w:p w14:paraId="05966D03" w14:textId="77777777" w:rsidR="004B39EB" w:rsidRDefault="004B39EB" w:rsidP="004B39EB">
      <w:pPr>
        <w:jc w:val="both"/>
      </w:pPr>
    </w:p>
    <w:p w14:paraId="76E0C448" w14:textId="77777777" w:rsidR="004B39EB" w:rsidRDefault="004B39EB" w:rsidP="004B39EB">
      <w:pPr>
        <w:ind w:left="567"/>
        <w:jc w:val="both"/>
      </w:pPr>
      <w:r>
        <w:t xml:space="preserve">                                                                                                        (Data)</w:t>
      </w:r>
    </w:p>
    <w:p w14:paraId="27D70734" w14:textId="77777777" w:rsidR="004B39EB" w:rsidRDefault="004B39EB" w:rsidP="004B39EB">
      <w:pPr>
        <w:jc w:val="both"/>
      </w:pPr>
    </w:p>
    <w:p w14:paraId="7F3C11E8" w14:textId="77777777" w:rsidR="004B39EB" w:rsidRDefault="004B39EB" w:rsidP="004B39EB">
      <w:pPr>
        <w:ind w:left="567"/>
        <w:jc w:val="both"/>
      </w:pPr>
      <w:r>
        <w:t>Destinatário (Nome do auditor)</w:t>
      </w:r>
    </w:p>
    <w:p w14:paraId="3E87DE14" w14:textId="77777777" w:rsidR="004B39EB" w:rsidRDefault="004B39EB" w:rsidP="004B39EB">
      <w:pPr>
        <w:jc w:val="both"/>
      </w:pPr>
    </w:p>
    <w:p w14:paraId="7D5F7536" w14:textId="77777777" w:rsidR="004B39EB" w:rsidRDefault="004B39EB" w:rsidP="004B39EB">
      <w:pPr>
        <w:ind w:left="567"/>
        <w:jc w:val="both"/>
      </w:pPr>
      <w:r>
        <w:t>Esta carta de representação é fornecida em conexão com a sua auditoria das demonstrações contábeis da Companhia ABC para o ano findo em 31 de dezembro de 20XX</w:t>
      </w:r>
      <w:r>
        <w:rPr>
          <w:vertAlign w:val="superscript"/>
        </w:rPr>
        <w:t>(1)</w:t>
      </w:r>
      <w:r>
        <w:t>, com o objetivo de expressar uma opinião se as demonstrações contábeis foram apresentadas adequadamente, em todos os aspectos relevantes, em conformidade com as práticas contábeis adotadas no Brasil.</w:t>
      </w:r>
    </w:p>
    <w:p w14:paraId="5220918D" w14:textId="77777777" w:rsidR="004B39EB" w:rsidRDefault="004B39EB" w:rsidP="004B39EB">
      <w:pPr>
        <w:ind w:left="567"/>
        <w:jc w:val="both"/>
      </w:pPr>
      <w:r>
        <w:t>Para fins de identificação, as demonstrações contábeis examinadas por V.Sas. apresentam os seguintes valores básicos:</w:t>
      </w:r>
    </w:p>
    <w:p w14:paraId="467CAEA8" w14:textId="77777777" w:rsidR="004B39EB" w:rsidRDefault="004B39EB" w:rsidP="004B39EB">
      <w:pPr>
        <w:ind w:left="567"/>
        <w:jc w:val="both"/>
      </w:pPr>
      <w:r>
        <w:t xml:space="preserve">                                                  X1 $ / X2 $</w:t>
      </w:r>
    </w:p>
    <w:p w14:paraId="3845341B" w14:textId="77777777" w:rsidR="004B39EB" w:rsidRDefault="004B39EB" w:rsidP="004B39EB">
      <w:pPr>
        <w:ind w:left="567"/>
        <w:jc w:val="both"/>
      </w:pPr>
      <w:r>
        <w:t>Total do ativo</w:t>
      </w:r>
    </w:p>
    <w:p w14:paraId="51ECB7D0" w14:textId="77777777" w:rsidR="004B39EB" w:rsidRDefault="004B39EB" w:rsidP="004B39EB">
      <w:pPr>
        <w:ind w:left="567"/>
        <w:jc w:val="both"/>
      </w:pPr>
      <w:r>
        <w:t>Total das exigibilidades</w:t>
      </w:r>
    </w:p>
    <w:p w14:paraId="015495C3" w14:textId="77777777" w:rsidR="004B39EB" w:rsidRDefault="004B39EB" w:rsidP="004B39EB">
      <w:pPr>
        <w:ind w:left="567"/>
        <w:jc w:val="both"/>
      </w:pPr>
      <w:r>
        <w:t>Patrimônio Líquido</w:t>
      </w:r>
    </w:p>
    <w:p w14:paraId="2501FC3C" w14:textId="77777777" w:rsidR="004B39EB" w:rsidRDefault="004B39EB" w:rsidP="004B39EB">
      <w:pPr>
        <w:jc w:val="both"/>
      </w:pPr>
    </w:p>
    <w:p w14:paraId="58364B95" w14:textId="77777777" w:rsidR="004B39EB" w:rsidRDefault="004B39EB" w:rsidP="004B39EB">
      <w:pPr>
        <w:ind w:left="567"/>
        <w:jc w:val="both"/>
      </w:pPr>
      <w:r>
        <w:t xml:space="preserve">Lucro líquido do exercício findo em </w:t>
      </w:r>
    </w:p>
    <w:p w14:paraId="35FE8AE7" w14:textId="77777777" w:rsidR="004B39EB" w:rsidRDefault="004B39EB" w:rsidP="004B39EB">
      <w:pPr>
        <w:jc w:val="both"/>
      </w:pPr>
    </w:p>
    <w:p w14:paraId="01239424" w14:textId="77777777" w:rsidR="004B39EB" w:rsidRDefault="004B39EB" w:rsidP="004B39EB">
      <w:pPr>
        <w:ind w:left="567"/>
        <w:jc w:val="both"/>
      </w:pPr>
      <w:r w:rsidRPr="00D1045E">
        <w:rPr>
          <w:highlight w:val="green"/>
        </w:rPr>
        <w:t>Confirmamos</w:t>
      </w:r>
      <w:r>
        <w:t xml:space="preserve"> que (com base em nosso melhor entendimento e opinião, depois de feitas as indagações que consideramos necessárias para o fim de nos informarmos apropriadamente):</w:t>
      </w:r>
    </w:p>
    <w:p w14:paraId="4CF6E2D9" w14:textId="77777777" w:rsidR="004B39EB" w:rsidRDefault="004B39EB" w:rsidP="004B39EB">
      <w:pPr>
        <w:jc w:val="both"/>
      </w:pPr>
    </w:p>
    <w:p w14:paraId="36697A65" w14:textId="77777777" w:rsidR="004B39EB" w:rsidRDefault="004B39EB" w:rsidP="004B39EB">
      <w:pPr>
        <w:ind w:left="567"/>
        <w:jc w:val="both"/>
      </w:pPr>
      <w:r>
        <w:t>Demonstrações contábeis</w:t>
      </w:r>
    </w:p>
    <w:p w14:paraId="078958A6" w14:textId="77777777" w:rsidR="004B39EB" w:rsidRDefault="004B39EB" w:rsidP="004B39EB">
      <w:pPr>
        <w:jc w:val="both"/>
      </w:pPr>
    </w:p>
    <w:p w14:paraId="3B1A979F" w14:textId="77777777" w:rsidR="004B39EB" w:rsidRDefault="004B39EB">
      <w:pPr>
        <w:numPr>
          <w:ilvl w:val="0"/>
          <w:numId w:val="227"/>
        </w:numPr>
        <w:spacing w:after="120" w:line="240" w:lineRule="auto"/>
        <w:ind w:left="851" w:hanging="284"/>
        <w:jc w:val="both"/>
      </w:pPr>
      <w:r>
        <w:t xml:space="preserve"> </w:t>
      </w:r>
      <w:r>
        <w:tab/>
        <w:t xml:space="preserve">Cumprimos nossas responsabilidades como definidas nos </w:t>
      </w:r>
      <w:r w:rsidRPr="00D1045E">
        <w:rPr>
          <w:highlight w:val="green"/>
        </w:rPr>
        <w:t>termos do trabalho de auditoria</w:t>
      </w:r>
      <w:r>
        <w:t xml:space="preserve"> datado de [inserir data], pela elaboração das demonstrações contábeis de acordo com as práticas contábeis adotadas no Brasil e, em particular, que as demonstrações contábeis foram apresentadas adequadamente em conformidade com essas práticas.</w:t>
      </w:r>
    </w:p>
    <w:p w14:paraId="063774E6" w14:textId="77777777" w:rsidR="004B39EB" w:rsidRDefault="004B39EB">
      <w:pPr>
        <w:numPr>
          <w:ilvl w:val="0"/>
          <w:numId w:val="227"/>
        </w:numPr>
        <w:spacing w:after="120" w:line="240" w:lineRule="auto"/>
        <w:ind w:left="851" w:hanging="284"/>
        <w:jc w:val="both"/>
      </w:pPr>
      <w:r>
        <w:t xml:space="preserve"> </w:t>
      </w:r>
      <w:r>
        <w:tab/>
        <w:t>Os pressupostos significativos utilizados por nós ao fazermos as estimativas contábeis, inclusive aquelas avaliadas pelo valor justo, são razoáveis (NBC TA 540).</w:t>
      </w:r>
    </w:p>
    <w:p w14:paraId="188C4FA2" w14:textId="77777777" w:rsidR="004B39EB" w:rsidRDefault="004B39EB">
      <w:pPr>
        <w:numPr>
          <w:ilvl w:val="0"/>
          <w:numId w:val="227"/>
        </w:numPr>
        <w:spacing w:after="120" w:line="240" w:lineRule="auto"/>
        <w:ind w:left="851" w:hanging="284"/>
        <w:jc w:val="both"/>
      </w:pPr>
      <w:r>
        <w:t xml:space="preserve"> </w:t>
      </w:r>
      <w:r>
        <w:tab/>
        <w:t>Os relacionamentos e transações com partes relacionadas foram apropriadamente contabilizados e divulgados em conformidade com as práticas contábeis adotadas no Brasil (ver também NBC TA 550 – Partes Relacionadas).</w:t>
      </w:r>
    </w:p>
    <w:p w14:paraId="59D7B68B" w14:textId="77777777" w:rsidR="004B39EB" w:rsidRDefault="004B39EB">
      <w:pPr>
        <w:numPr>
          <w:ilvl w:val="0"/>
          <w:numId w:val="227"/>
        </w:numPr>
        <w:spacing w:after="120" w:line="240" w:lineRule="auto"/>
        <w:ind w:left="851" w:hanging="284"/>
        <w:jc w:val="both"/>
      </w:pPr>
      <w:r>
        <w:t xml:space="preserve"> </w:t>
      </w:r>
      <w:r>
        <w:tab/>
        <w:t>Todos os eventos subsequentes à data das demonstrações contábeis e para os quais as práticas contábeis adotadas no Brasil exigem ajuste ou divulgação foram ajustados ou divulgados (ver também NBC TA 560 – Eventos Subsequentes).</w:t>
      </w:r>
    </w:p>
    <w:p w14:paraId="4382D148" w14:textId="77777777" w:rsidR="004B39EB" w:rsidRDefault="004B39EB">
      <w:pPr>
        <w:numPr>
          <w:ilvl w:val="0"/>
          <w:numId w:val="227"/>
        </w:numPr>
        <w:spacing w:after="120" w:line="240" w:lineRule="auto"/>
        <w:ind w:left="851" w:hanging="284"/>
        <w:jc w:val="both"/>
      </w:pPr>
      <w:r>
        <w:t xml:space="preserve"> </w:t>
      </w:r>
      <w:r>
        <w:tab/>
        <w:t xml:space="preserve">Os efeitos das distorções não corrigidas são irrelevantes, individual e agregadamente para as demonstrações contábeis como um todo. Uma lista das distorções não corrigidas está anexa a esta carta de representação (ver também NBC TA 450). </w:t>
      </w:r>
    </w:p>
    <w:p w14:paraId="0CA38862" w14:textId="77777777" w:rsidR="004B39EB" w:rsidRDefault="004B39EB">
      <w:pPr>
        <w:numPr>
          <w:ilvl w:val="0"/>
          <w:numId w:val="227"/>
        </w:numPr>
        <w:spacing w:after="0" w:line="240" w:lineRule="auto"/>
        <w:ind w:left="851" w:hanging="284"/>
        <w:jc w:val="both"/>
      </w:pPr>
      <w:r>
        <w:t xml:space="preserve"> </w:t>
      </w:r>
      <w:r>
        <w:tab/>
        <w:t>[Quaisquer outros assuntos que o auditor possa considerar apropriados (ver item A10)].</w:t>
      </w:r>
    </w:p>
    <w:p w14:paraId="78B3C72E" w14:textId="77777777" w:rsidR="004B39EB" w:rsidRDefault="004B39EB" w:rsidP="004B39EB">
      <w:pPr>
        <w:jc w:val="both"/>
      </w:pPr>
    </w:p>
    <w:p w14:paraId="23ED16AA" w14:textId="77777777" w:rsidR="004B39EB" w:rsidRDefault="004B39EB" w:rsidP="004B39EB">
      <w:pPr>
        <w:ind w:left="567"/>
        <w:jc w:val="both"/>
      </w:pPr>
      <w:r>
        <w:t>Informações fornecidas</w:t>
      </w:r>
    </w:p>
    <w:p w14:paraId="598B4169" w14:textId="77777777" w:rsidR="004B39EB" w:rsidRDefault="004B39EB" w:rsidP="004B39EB">
      <w:pPr>
        <w:jc w:val="both"/>
      </w:pPr>
    </w:p>
    <w:p w14:paraId="4E594830" w14:textId="77777777" w:rsidR="004B39EB" w:rsidRDefault="004B39EB">
      <w:pPr>
        <w:numPr>
          <w:ilvl w:val="0"/>
          <w:numId w:val="227"/>
        </w:numPr>
        <w:spacing w:after="120" w:line="240" w:lineRule="auto"/>
        <w:ind w:left="851" w:hanging="284"/>
        <w:jc w:val="both"/>
      </w:pPr>
      <w:r>
        <w:t xml:space="preserve"> </w:t>
      </w:r>
      <w:r>
        <w:tab/>
        <w:t>Nós lhes fornecemos</w:t>
      </w:r>
      <w:r>
        <w:rPr>
          <w:u w:val="single"/>
          <w:vertAlign w:val="superscript"/>
        </w:rPr>
        <w:t>(2)</w:t>
      </w:r>
      <w:r>
        <w:rPr>
          <w:u w:val="single"/>
        </w:rPr>
        <w:t>:</w:t>
      </w:r>
    </w:p>
    <w:p w14:paraId="52333A9E" w14:textId="77777777" w:rsidR="004B39EB" w:rsidRDefault="004B39EB">
      <w:pPr>
        <w:numPr>
          <w:ilvl w:val="0"/>
          <w:numId w:val="228"/>
        </w:numPr>
        <w:spacing w:after="120" w:line="240" w:lineRule="auto"/>
        <w:ind w:left="1134" w:hanging="283"/>
        <w:jc w:val="both"/>
      </w:pPr>
      <w:r>
        <w:t>acesso a todas as informações das quais estamos cientes que são relevantes para a elaboração das demonstrações contábeis, tais como registros e documentação, e outros;</w:t>
      </w:r>
    </w:p>
    <w:p w14:paraId="125CAFCB" w14:textId="77777777" w:rsidR="004B39EB" w:rsidRDefault="004B39EB">
      <w:pPr>
        <w:numPr>
          <w:ilvl w:val="0"/>
          <w:numId w:val="228"/>
        </w:numPr>
        <w:spacing w:after="120" w:line="240" w:lineRule="auto"/>
        <w:ind w:left="1134" w:hanging="283"/>
        <w:jc w:val="both"/>
      </w:pPr>
      <w:r>
        <w:t>informações adicionais que V.Sas. nos solicitaram para o propósito da auditoria; e</w:t>
      </w:r>
    </w:p>
    <w:p w14:paraId="08D0C3E9" w14:textId="77777777" w:rsidR="004B39EB" w:rsidRDefault="004B39EB">
      <w:pPr>
        <w:numPr>
          <w:ilvl w:val="0"/>
          <w:numId w:val="228"/>
        </w:numPr>
        <w:spacing w:after="120" w:line="240" w:lineRule="auto"/>
        <w:ind w:left="1134" w:hanging="283"/>
        <w:jc w:val="both"/>
      </w:pPr>
      <w:r>
        <w:t>acesso irrestrito a pessoas dentro da entidade das quais V.Sas. determinaram necessário obter evidência de auditoria.</w:t>
      </w:r>
    </w:p>
    <w:p w14:paraId="4BF867DC" w14:textId="77777777" w:rsidR="004B39EB" w:rsidRDefault="004B39EB">
      <w:pPr>
        <w:numPr>
          <w:ilvl w:val="0"/>
          <w:numId w:val="227"/>
        </w:numPr>
        <w:spacing w:after="120" w:line="240" w:lineRule="auto"/>
        <w:ind w:left="851" w:hanging="284"/>
        <w:jc w:val="both"/>
      </w:pPr>
      <w:r>
        <w:t xml:space="preserve"> </w:t>
      </w:r>
      <w:r>
        <w:tab/>
        <w:t>Todas as transações foram registradas na contabilidade e estão refletidas nas demonstrações contábeis.</w:t>
      </w:r>
    </w:p>
    <w:p w14:paraId="13B52ED4" w14:textId="77777777" w:rsidR="004B39EB" w:rsidRDefault="004B39EB">
      <w:pPr>
        <w:numPr>
          <w:ilvl w:val="0"/>
          <w:numId w:val="227"/>
        </w:numPr>
        <w:spacing w:after="120" w:line="240" w:lineRule="auto"/>
        <w:ind w:left="851" w:hanging="284"/>
        <w:jc w:val="both"/>
      </w:pPr>
      <w:r>
        <w:t xml:space="preserve"> </w:t>
      </w:r>
      <w:r>
        <w:tab/>
        <w:t>Divulgamos a V.Sas. os resultados de nossa avaliação do risco de que as demonstrações contábeis possam ter distorção relevante como resultado de fraude (NBC TA 240).</w:t>
      </w:r>
    </w:p>
    <w:p w14:paraId="28D22E91" w14:textId="77777777" w:rsidR="004B39EB" w:rsidRDefault="004B39EB">
      <w:pPr>
        <w:numPr>
          <w:ilvl w:val="0"/>
          <w:numId w:val="227"/>
        </w:numPr>
        <w:spacing w:after="120" w:line="240" w:lineRule="auto"/>
        <w:ind w:left="851" w:hanging="284"/>
        <w:jc w:val="both"/>
      </w:pPr>
      <w:r>
        <w:t xml:space="preserve"> </w:t>
      </w:r>
      <w:r>
        <w:tab/>
        <w:t>Divulgamos a V.Sas. todas as informações relativas a fraude ou suspeita de fraude de que temos conhecimento e que afetem a entidade e envolvam:</w:t>
      </w:r>
    </w:p>
    <w:p w14:paraId="22514951" w14:textId="77777777" w:rsidR="004B39EB" w:rsidRDefault="004B39EB">
      <w:pPr>
        <w:numPr>
          <w:ilvl w:val="0"/>
          <w:numId w:val="228"/>
        </w:numPr>
        <w:spacing w:after="120" w:line="240" w:lineRule="auto"/>
        <w:ind w:left="1134" w:hanging="283"/>
        <w:jc w:val="both"/>
      </w:pPr>
      <w:r>
        <w:t>administração;</w:t>
      </w:r>
    </w:p>
    <w:p w14:paraId="23767DB2" w14:textId="77777777" w:rsidR="004B39EB" w:rsidRDefault="004B39EB">
      <w:pPr>
        <w:numPr>
          <w:ilvl w:val="0"/>
          <w:numId w:val="228"/>
        </w:numPr>
        <w:spacing w:after="120" w:line="240" w:lineRule="auto"/>
        <w:ind w:left="1134" w:hanging="283"/>
        <w:jc w:val="both"/>
      </w:pPr>
      <w:r>
        <w:t>empregados com funções significativas no controle interno; ou</w:t>
      </w:r>
    </w:p>
    <w:p w14:paraId="13C0E444" w14:textId="77777777" w:rsidR="004B39EB" w:rsidRDefault="004B39EB">
      <w:pPr>
        <w:numPr>
          <w:ilvl w:val="0"/>
          <w:numId w:val="228"/>
        </w:numPr>
        <w:spacing w:after="120" w:line="240" w:lineRule="auto"/>
        <w:ind w:left="1134" w:hanging="283"/>
        <w:jc w:val="both"/>
      </w:pPr>
      <w:r>
        <w:t>outros em que a fraude poderia ter efeito relevante sobre as demonstrações contábeis (NBC TA 240).</w:t>
      </w:r>
    </w:p>
    <w:p w14:paraId="6A01CCEF" w14:textId="77777777" w:rsidR="004B39EB" w:rsidRDefault="004B39EB">
      <w:pPr>
        <w:numPr>
          <w:ilvl w:val="0"/>
          <w:numId w:val="227"/>
        </w:numPr>
        <w:spacing w:after="120" w:line="240" w:lineRule="auto"/>
        <w:ind w:left="851" w:hanging="284"/>
        <w:jc w:val="both"/>
      </w:pPr>
      <w:r>
        <w:t xml:space="preserve"> </w:t>
      </w:r>
      <w:r>
        <w:tab/>
        <w:t>Divulgamos a V.Sas. todas as informações relativas a alegações de fraude ou suspeita de fraude que afetem as demonstrações contábeis da entidade, comunicadas por empregados, antigos empregados, analistas, reguladores ou outros (NBC TA 240).</w:t>
      </w:r>
    </w:p>
    <w:p w14:paraId="621FCA8F" w14:textId="77777777" w:rsidR="004B39EB" w:rsidRDefault="004B39EB">
      <w:pPr>
        <w:numPr>
          <w:ilvl w:val="0"/>
          <w:numId w:val="227"/>
        </w:numPr>
        <w:spacing w:after="120" w:line="240" w:lineRule="auto"/>
        <w:ind w:left="851" w:hanging="284"/>
        <w:jc w:val="both"/>
      </w:pPr>
      <w:r>
        <w:t xml:space="preserve"> </w:t>
      </w:r>
      <w:r>
        <w:tab/>
        <w:t>Divulgamos a V.Sas. todos os casos conhecidos de não conformidade ou suspeita de não conformidade com leis e regulamentos, cujos efeitos devem ser considerados na elaboração de demonstrações contábeis (NBC TA 250).</w:t>
      </w:r>
    </w:p>
    <w:p w14:paraId="78AAB2B4" w14:textId="77777777" w:rsidR="004B39EB" w:rsidRDefault="004B39EB">
      <w:pPr>
        <w:numPr>
          <w:ilvl w:val="0"/>
          <w:numId w:val="227"/>
        </w:numPr>
        <w:spacing w:after="120" w:line="240" w:lineRule="auto"/>
        <w:ind w:left="851" w:hanging="284"/>
        <w:jc w:val="both"/>
      </w:pPr>
      <w:r>
        <w:t xml:space="preserve"> </w:t>
      </w:r>
      <w:r>
        <w:tab/>
        <w:t>Divulgamos aos senhores a identidade das partes relacionadas e todos os relacionamentos e transações com partes relacionadas das quais temos conhecimento (NBC TA 550).</w:t>
      </w:r>
    </w:p>
    <w:p w14:paraId="47968CAA" w14:textId="77777777" w:rsidR="004B39EB" w:rsidRDefault="004B39EB">
      <w:pPr>
        <w:numPr>
          <w:ilvl w:val="0"/>
          <w:numId w:val="227"/>
        </w:numPr>
        <w:spacing w:after="0" w:line="240" w:lineRule="auto"/>
        <w:ind w:left="851" w:hanging="284"/>
        <w:jc w:val="both"/>
      </w:pPr>
      <w:r>
        <w:t xml:space="preserve"> </w:t>
      </w:r>
      <w:r>
        <w:tab/>
        <w:t>[Quaisquer outros assuntos que o auditor possa considerar necessário (ver item A11)].</w:t>
      </w:r>
    </w:p>
    <w:p w14:paraId="759F3789" w14:textId="77777777" w:rsidR="004B39EB" w:rsidRDefault="004B39EB" w:rsidP="004B39EB">
      <w:pPr>
        <w:jc w:val="both"/>
      </w:pPr>
    </w:p>
    <w:p w14:paraId="7822848B" w14:textId="77777777" w:rsidR="004B39EB" w:rsidRDefault="004B39EB" w:rsidP="004B39EB">
      <w:pPr>
        <w:ind w:left="567"/>
        <w:jc w:val="both"/>
      </w:pPr>
      <w:r>
        <w:t>Assinaturas (Presidente (ou principal executivo), Diretor financeiro e Contador)</w:t>
      </w:r>
    </w:p>
    <w:p w14:paraId="5F43B969" w14:textId="77777777" w:rsidR="004B39EB" w:rsidRDefault="004B39EB" w:rsidP="004B39EB">
      <w:pPr>
        <w:pStyle w:val="Default"/>
        <w:jc w:val="both"/>
        <w:rPr>
          <w:bCs/>
          <w:color w:val="auto"/>
        </w:rPr>
      </w:pPr>
    </w:p>
    <w:p w14:paraId="442CE728" w14:textId="77777777" w:rsidR="004B39EB" w:rsidRDefault="004B39EB" w:rsidP="004B39EB">
      <w:pPr>
        <w:spacing w:after="120"/>
        <w:ind w:left="567"/>
        <w:jc w:val="both"/>
        <w:rPr>
          <w:sz w:val="20"/>
          <w:szCs w:val="20"/>
        </w:rPr>
      </w:pPr>
      <w:r>
        <w:rPr>
          <w:sz w:val="20"/>
          <w:szCs w:val="20"/>
          <w:vertAlign w:val="superscript"/>
        </w:rPr>
        <w:t>(1)</w:t>
      </w:r>
      <w:r>
        <w:rPr>
          <w:sz w:val="20"/>
          <w:szCs w:val="20"/>
        </w:rPr>
        <w:t xml:space="preserve"> Adaptar no caso de incluir mais de um período.</w:t>
      </w:r>
    </w:p>
    <w:p w14:paraId="09ACC699" w14:textId="77777777" w:rsidR="004B39EB" w:rsidRDefault="004B39EB" w:rsidP="004B39EB">
      <w:pPr>
        <w:ind w:left="567"/>
        <w:jc w:val="both"/>
        <w:rPr>
          <w:sz w:val="20"/>
          <w:szCs w:val="20"/>
        </w:rPr>
      </w:pPr>
      <w:r>
        <w:rPr>
          <w:sz w:val="20"/>
          <w:szCs w:val="20"/>
          <w:vertAlign w:val="superscript"/>
        </w:rPr>
        <w:t>(2)</w:t>
      </w:r>
      <w:r>
        <w:rPr>
          <w:sz w:val="20"/>
          <w:szCs w:val="20"/>
        </w:rPr>
        <w:t xml:space="preserve"> Se o auditor incluiu na carta de contratação outros assuntos relacionados com as responsabilidades da administração em conformidade com NBC TA 210, ele pode considerar incluir esses assuntos nas representações formais da administração ou dos responsáveis pela governança.</w:t>
      </w:r>
    </w:p>
    <w:p w14:paraId="444B7F9F" w14:textId="77777777" w:rsidR="004B39EB" w:rsidRDefault="004B39EB" w:rsidP="004B39EB">
      <w:pPr>
        <w:jc w:val="both"/>
        <w:rPr>
          <w:u w:val="single"/>
        </w:rPr>
      </w:pPr>
    </w:p>
    <w:p w14:paraId="1F6BDEC4" w14:textId="77777777" w:rsidR="004B39EB" w:rsidRDefault="004B39EB" w:rsidP="004B39EB">
      <w:pPr>
        <w:jc w:val="both"/>
        <w:rPr>
          <w:u w:val="single"/>
        </w:rPr>
      </w:pPr>
    </w:p>
    <w:p w14:paraId="084DBD2E" w14:textId="77777777" w:rsidR="004B39EB" w:rsidRDefault="004B39EB" w:rsidP="004B39EB">
      <w:pPr>
        <w:ind w:left="567" w:right="2" w:hanging="567"/>
        <w:jc w:val="both"/>
      </w:pPr>
      <w:r>
        <w:t>2.</w:t>
      </w:r>
      <w:r>
        <w:tab/>
        <w:t>Em razão dessas alterações, as disposições não alteradas desta norma são mantidas e a sigla da NBC TA 580, publicada no DOU, Seção 1, de 4/12/2009, passa a ser NBC TA 580 (R1).</w:t>
      </w:r>
    </w:p>
    <w:p w14:paraId="295F3520" w14:textId="77777777" w:rsidR="004B39EB" w:rsidRDefault="004B39EB" w:rsidP="004B39EB">
      <w:pPr>
        <w:pStyle w:val="Textoembloco"/>
        <w:tabs>
          <w:tab w:val="left" w:pos="-5387"/>
        </w:tabs>
        <w:ind w:left="0"/>
        <w:jc w:val="both"/>
        <w:rPr>
          <w:sz w:val="24"/>
          <w:lang w:val="pt-BR"/>
        </w:rPr>
      </w:pPr>
    </w:p>
    <w:p w14:paraId="4485D4EE" w14:textId="77777777" w:rsidR="004B39EB" w:rsidRDefault="004B39EB" w:rsidP="004B39EB">
      <w:pPr>
        <w:pStyle w:val="Textoembloco"/>
        <w:tabs>
          <w:tab w:val="left" w:pos="708"/>
        </w:tabs>
        <w:autoSpaceDE w:val="0"/>
        <w:autoSpaceDN w:val="0"/>
        <w:adjustRightInd w:val="0"/>
        <w:ind w:left="567" w:hanging="567"/>
        <w:jc w:val="both"/>
        <w:rPr>
          <w:sz w:val="24"/>
          <w:lang w:val="pt-BR"/>
        </w:rPr>
      </w:pPr>
      <w:r>
        <w:rPr>
          <w:sz w:val="24"/>
          <w:lang w:val="pt-BR"/>
        </w:rPr>
        <w:t>3.</w:t>
      </w:r>
      <w:r>
        <w:rPr>
          <w:sz w:val="24"/>
          <w:lang w:val="pt-BR"/>
        </w:rPr>
        <w:tab/>
        <w:t>As alterações desta norma entram em vigor na data de sua publicação, aplicando-se às auditorias de demonstrações contábeis para períodos que se findam em, ou após, 31 de dezembro de 2016.</w:t>
      </w:r>
    </w:p>
    <w:p w14:paraId="5D46932A" w14:textId="77777777" w:rsidR="004B39EB" w:rsidRDefault="004B39EB" w:rsidP="004B39EB">
      <w:pPr>
        <w:ind w:left="567" w:right="2" w:hanging="567"/>
        <w:jc w:val="both"/>
      </w:pPr>
    </w:p>
    <w:p w14:paraId="778890E4" w14:textId="77777777" w:rsidR="004B39EB" w:rsidRPr="008E4BF4" w:rsidRDefault="004B39EB" w:rsidP="004B39EB">
      <w:pPr>
        <w:pStyle w:val="Recuodecorpodetexto2"/>
        <w:spacing w:after="0" w:line="240" w:lineRule="auto"/>
        <w:jc w:val="right"/>
        <w:rPr>
          <w:lang w:val="pt-BR"/>
        </w:rPr>
      </w:pPr>
      <w:r w:rsidRPr="008E4BF4">
        <w:rPr>
          <w:lang w:val="pt-BR"/>
        </w:rPr>
        <w:t>Brasília, 19 de agosto de 2016.</w:t>
      </w:r>
    </w:p>
    <w:p w14:paraId="4D2B647A" w14:textId="77777777" w:rsidR="004B39EB" w:rsidRDefault="004B39EB" w:rsidP="004B39EB"/>
    <w:p w14:paraId="14BA7AA8" w14:textId="77777777" w:rsidR="004B39EB" w:rsidRDefault="004B39EB" w:rsidP="004B39EB">
      <w:pPr>
        <w:jc w:val="both"/>
      </w:pPr>
    </w:p>
    <w:p w14:paraId="51004CCE" w14:textId="77777777" w:rsidR="004B39EB" w:rsidRDefault="004B39EB" w:rsidP="004B39EB"/>
    <w:p w14:paraId="138F6982" w14:textId="77777777" w:rsidR="004B39EB" w:rsidRDefault="004B39EB" w:rsidP="004B39EB">
      <w:pPr>
        <w:jc w:val="center"/>
        <w:rPr>
          <w:bCs/>
        </w:rPr>
      </w:pPr>
      <w:r>
        <w:t xml:space="preserve">Contador </w:t>
      </w:r>
      <w:r>
        <w:rPr>
          <w:b/>
        </w:rPr>
        <w:t>José Martonio Alves Coelho</w:t>
      </w:r>
    </w:p>
    <w:p w14:paraId="7FCF5E90" w14:textId="77777777" w:rsidR="004B39EB" w:rsidRPr="008E4BF4" w:rsidRDefault="004B39EB" w:rsidP="004B39EB">
      <w:pPr>
        <w:pStyle w:val="Recuodecorpodetexto2"/>
        <w:spacing w:after="0" w:line="240" w:lineRule="auto"/>
        <w:ind w:left="0"/>
        <w:jc w:val="center"/>
        <w:rPr>
          <w:lang w:val="pt-BR"/>
        </w:rPr>
      </w:pPr>
      <w:r w:rsidRPr="008E4BF4">
        <w:rPr>
          <w:b/>
          <w:lang w:val="pt-BR"/>
        </w:rPr>
        <w:t>Presidente</w:t>
      </w:r>
    </w:p>
    <w:p w14:paraId="516BBF4F" w14:textId="77777777" w:rsidR="004B39EB" w:rsidRPr="00281425" w:rsidRDefault="004B39EB" w:rsidP="004B39EB">
      <w:pPr>
        <w:rPr>
          <w:strike/>
        </w:rPr>
      </w:pPr>
    </w:p>
    <w:p w14:paraId="5A661357" w14:textId="77777777" w:rsidR="002A7EB0" w:rsidRPr="002A7EB0" w:rsidRDefault="002A7EB0" w:rsidP="002A7EB0"/>
    <w:p w14:paraId="21C3E437" w14:textId="472D2141" w:rsidR="000138E7" w:rsidRPr="000138E7" w:rsidRDefault="000138E7" w:rsidP="000138E7">
      <w:pPr>
        <w:pStyle w:val="Ttulo1"/>
        <w:spacing w:before="0" w:after="120" w:line="240" w:lineRule="auto"/>
        <w:rPr>
          <w:rFonts w:ascii="Times New Roman" w:hAnsi="Times New Roman" w:cs="Times New Roman"/>
          <w:b/>
          <w:bCs/>
          <w:color w:val="auto"/>
          <w:sz w:val="24"/>
          <w:szCs w:val="24"/>
        </w:rPr>
      </w:pPr>
      <w:bookmarkStart w:id="148" w:name="_Toc183036865"/>
      <w:r w:rsidRPr="000138E7">
        <w:rPr>
          <w:rFonts w:ascii="Times New Roman" w:hAnsi="Times New Roman" w:cs="Times New Roman"/>
          <w:b/>
          <w:bCs/>
          <w:color w:val="auto"/>
          <w:sz w:val="24"/>
          <w:szCs w:val="24"/>
        </w:rPr>
        <w:t>NBC TA 600 (R2)</w:t>
      </w:r>
      <w:bookmarkEnd w:id="148"/>
    </w:p>
    <w:p w14:paraId="201B9138" w14:textId="77777777" w:rsidR="000138E7" w:rsidRPr="000138E7" w:rsidRDefault="000138E7" w:rsidP="000138E7">
      <w:pPr>
        <w:rPr>
          <w:highlight w:val="yellow"/>
        </w:rPr>
      </w:pPr>
    </w:p>
    <w:p w14:paraId="230BD5C3" w14:textId="56E35242" w:rsidR="000138E7" w:rsidRPr="002F11E7" w:rsidRDefault="000138E7" w:rsidP="000138E7">
      <w:pPr>
        <w:jc w:val="center"/>
        <w:rPr>
          <w:rFonts w:ascii="Calibri" w:hAnsi="Calibri" w:cs="Calibri"/>
          <w:b/>
        </w:rPr>
      </w:pPr>
      <w:r w:rsidRPr="002F11E7">
        <w:rPr>
          <w:rFonts w:ascii="Calibri" w:hAnsi="Calibri" w:cs="Calibri"/>
          <w:b/>
        </w:rPr>
        <w:t>NORMA BRASILEIRA DE CONTABILIDADE, NBC TA 600 (R2), DE 25 DE OUTUBRO DE 2023</w:t>
      </w:r>
    </w:p>
    <w:p w14:paraId="1814533D" w14:textId="77777777" w:rsidR="000138E7" w:rsidRPr="002F11E7" w:rsidRDefault="000138E7" w:rsidP="000138E7">
      <w:pPr>
        <w:ind w:left="4956"/>
        <w:jc w:val="both"/>
        <w:rPr>
          <w:rFonts w:ascii="Calibri" w:hAnsi="Calibri" w:cs="Calibri"/>
          <w:bCs/>
          <w:highlight w:val="yellow"/>
        </w:rPr>
      </w:pPr>
      <w:bookmarkStart w:id="149" w:name="OLE_LINK2"/>
    </w:p>
    <w:p w14:paraId="5ECA03E1" w14:textId="77777777" w:rsidR="000138E7" w:rsidRPr="002F11E7" w:rsidRDefault="000138E7" w:rsidP="000138E7">
      <w:pPr>
        <w:ind w:left="4956"/>
        <w:jc w:val="both"/>
        <w:rPr>
          <w:rFonts w:ascii="Calibri" w:hAnsi="Calibri" w:cs="Calibri"/>
          <w:bCs/>
        </w:rPr>
      </w:pPr>
      <w:r w:rsidRPr="002F11E7">
        <w:rPr>
          <w:rFonts w:ascii="Calibri" w:hAnsi="Calibri" w:cs="Calibri"/>
          <w:bCs/>
        </w:rPr>
        <w:t xml:space="preserve">Aprova a NBC TA 600 (R2) – </w:t>
      </w:r>
      <w:bookmarkEnd w:id="149"/>
      <w:r w:rsidRPr="002F11E7">
        <w:rPr>
          <w:rFonts w:ascii="Calibri" w:hAnsi="Calibri" w:cs="Calibri"/>
          <w:bCs/>
        </w:rPr>
        <w:t xml:space="preserve">Considerações especiais – auditorias de demonstrações contábeis de </w:t>
      </w:r>
      <w:r w:rsidRPr="00BF56A8">
        <w:rPr>
          <w:rFonts w:ascii="Calibri" w:hAnsi="Calibri" w:cs="Calibri"/>
          <w:bCs/>
          <w:highlight w:val="green"/>
        </w:rPr>
        <w:t>grupos</w:t>
      </w:r>
      <w:r w:rsidRPr="002F11E7">
        <w:rPr>
          <w:rFonts w:ascii="Calibri" w:hAnsi="Calibri" w:cs="Calibri"/>
          <w:bCs/>
        </w:rPr>
        <w:t xml:space="preserve">, incluindo o trabalho dos auditores dos </w:t>
      </w:r>
      <w:r w:rsidRPr="00BF56A8">
        <w:rPr>
          <w:rFonts w:ascii="Calibri" w:hAnsi="Calibri" w:cs="Calibri"/>
          <w:bCs/>
          <w:highlight w:val="green"/>
        </w:rPr>
        <w:t>componentes</w:t>
      </w:r>
    </w:p>
    <w:p w14:paraId="0703BBD6" w14:textId="77777777" w:rsidR="000138E7" w:rsidRPr="002F11E7" w:rsidRDefault="000138E7" w:rsidP="000138E7">
      <w:pPr>
        <w:ind w:left="4956"/>
        <w:jc w:val="both"/>
        <w:rPr>
          <w:rFonts w:ascii="Calibri" w:hAnsi="Calibri" w:cs="Calibri"/>
          <w:bCs/>
          <w:highlight w:val="yellow"/>
        </w:rPr>
      </w:pPr>
    </w:p>
    <w:p w14:paraId="3549C634" w14:textId="77777777" w:rsidR="000138E7" w:rsidRPr="002F11E7" w:rsidRDefault="000138E7" w:rsidP="000138E7">
      <w:pPr>
        <w:tabs>
          <w:tab w:val="left" w:pos="567"/>
        </w:tabs>
        <w:jc w:val="both"/>
        <w:rPr>
          <w:rFonts w:ascii="Calibri" w:hAnsi="Calibri" w:cs="Calibri"/>
        </w:rPr>
      </w:pPr>
      <w:r w:rsidRPr="002F11E7">
        <w:rPr>
          <w:rFonts w:ascii="Calibri" w:hAnsi="Calibri" w:cs="Calibri"/>
        </w:rPr>
        <w:tab/>
      </w:r>
      <w:r w:rsidRPr="002F11E7">
        <w:rPr>
          <w:rFonts w:ascii="Calibri" w:hAnsi="Calibri" w:cs="Calibri"/>
          <w:bCs/>
        </w:rPr>
        <w:t xml:space="preserve">O </w:t>
      </w:r>
      <w:r w:rsidRPr="002F11E7">
        <w:rPr>
          <w:rFonts w:ascii="Calibri" w:hAnsi="Calibri" w:cs="Calibri"/>
          <w:b/>
          <w:bCs/>
        </w:rPr>
        <w:t>CONSELHO FEDERAL DE CONTABILIDADE</w:t>
      </w:r>
      <w:r w:rsidRPr="002F11E7">
        <w:rPr>
          <w:rFonts w:ascii="Calibri" w:hAnsi="Calibri" w:cs="Calibri"/>
        </w:rPr>
        <w:t>, considerando o processo de convergência das Normas Brasileiras de Contabilidade aos padrões internacionais e que, mediante acordo firmado com a IFAC que autorizou, no Brasil, o CFC e o IBRACON – Instituto de Auditoria Independente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9.295/46, alterado pela Lei n.º 12.249/10, faz saber que foi aprovada em seu Plenário a seguinte Norma Brasileira de Contabilidade (NBC), elaborada de acordo com a sua equivalente internacional ISA 600 da IFAC:</w:t>
      </w:r>
    </w:p>
    <w:p w14:paraId="068BAA9B" w14:textId="77777777" w:rsidR="000138E7" w:rsidRPr="002F11E7" w:rsidRDefault="000138E7" w:rsidP="000138E7">
      <w:pPr>
        <w:jc w:val="center"/>
        <w:rPr>
          <w:rFonts w:ascii="Calibri" w:hAnsi="Calibri" w:cs="Calibri"/>
          <w:b/>
        </w:rPr>
      </w:pPr>
      <w:r w:rsidRPr="002F11E7">
        <w:rPr>
          <w:rFonts w:ascii="Calibri" w:hAnsi="Calibri" w:cs="Calibri"/>
          <w:b/>
        </w:rPr>
        <w:t>NBC TA 600 (R2) – CONSIDERAÇÕES ESPECIAIS – AUDITORIAS DE DEMONSTRAÇÕES CONTÁBEIS DE GRUPOS, INCLUINDO O TRABALHO DOS AUDITORES DOS COMPONENTES</w:t>
      </w:r>
    </w:p>
    <w:p w14:paraId="371CB15C" w14:textId="77777777" w:rsidR="000138E7" w:rsidRPr="002F11E7" w:rsidRDefault="000138E7" w:rsidP="000138E7">
      <w:pPr>
        <w:jc w:val="center"/>
        <w:rPr>
          <w:rFonts w:ascii="Calibri" w:hAnsi="Calibri" w:cs="Calibri"/>
          <w:b/>
          <w:highlight w:val="yellow"/>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5"/>
        <w:gridCol w:w="1453"/>
      </w:tblGrid>
      <w:tr w:rsidR="000138E7" w:rsidRPr="00350E69" w14:paraId="66FF46C8" w14:textId="77777777" w:rsidTr="009A4CD5">
        <w:tc>
          <w:tcPr>
            <w:tcW w:w="8465" w:type="dxa"/>
          </w:tcPr>
          <w:p w14:paraId="62CCE0F9"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b/>
                <w:bCs/>
                <w:color w:val="000000"/>
              </w:rPr>
              <w:t>Sumário</w:t>
            </w:r>
          </w:p>
        </w:tc>
        <w:tc>
          <w:tcPr>
            <w:tcW w:w="1453" w:type="dxa"/>
          </w:tcPr>
          <w:p w14:paraId="68DFA664" w14:textId="77777777" w:rsidR="000138E7" w:rsidRPr="002F11E7" w:rsidRDefault="000138E7" w:rsidP="009A4CD5">
            <w:pPr>
              <w:autoSpaceDE w:val="0"/>
              <w:autoSpaceDN w:val="0"/>
              <w:adjustRightInd w:val="0"/>
              <w:spacing w:before="60" w:after="60"/>
              <w:jc w:val="center"/>
              <w:rPr>
                <w:rFonts w:ascii="Calibri" w:hAnsi="Calibri" w:cs="Calibri"/>
                <w:b/>
                <w:color w:val="000000"/>
              </w:rPr>
            </w:pPr>
            <w:r w:rsidRPr="002F11E7">
              <w:rPr>
                <w:rFonts w:ascii="Calibri" w:hAnsi="Calibri" w:cs="Calibri"/>
                <w:b/>
                <w:color w:val="000000"/>
              </w:rPr>
              <w:t>Item</w:t>
            </w:r>
          </w:p>
        </w:tc>
      </w:tr>
      <w:tr w:rsidR="000138E7" w:rsidRPr="000E4598" w14:paraId="7494461D" w14:textId="77777777" w:rsidTr="009A4CD5">
        <w:tc>
          <w:tcPr>
            <w:tcW w:w="8465" w:type="dxa"/>
          </w:tcPr>
          <w:p w14:paraId="6A4B5B8B" w14:textId="77777777" w:rsidR="000138E7" w:rsidRPr="002F11E7" w:rsidRDefault="000138E7" w:rsidP="009A4CD5">
            <w:pPr>
              <w:autoSpaceDE w:val="0"/>
              <w:autoSpaceDN w:val="0"/>
              <w:adjustRightInd w:val="0"/>
              <w:spacing w:before="60" w:after="60"/>
              <w:jc w:val="both"/>
              <w:rPr>
                <w:rFonts w:ascii="Calibri" w:hAnsi="Calibri" w:cs="Calibri"/>
                <w:b/>
                <w:bCs/>
                <w:color w:val="000000"/>
              </w:rPr>
            </w:pPr>
            <w:r w:rsidRPr="002F11E7">
              <w:rPr>
                <w:rFonts w:ascii="Calibri" w:hAnsi="Calibri" w:cs="Calibri"/>
                <w:b/>
                <w:bCs/>
                <w:color w:val="000000"/>
              </w:rPr>
              <w:t>INTRODUÇÃO</w:t>
            </w:r>
          </w:p>
        </w:tc>
        <w:tc>
          <w:tcPr>
            <w:tcW w:w="1453" w:type="dxa"/>
          </w:tcPr>
          <w:p w14:paraId="6803CB1F" w14:textId="77777777" w:rsidR="000138E7" w:rsidRPr="002F11E7" w:rsidRDefault="000138E7" w:rsidP="009A4CD5">
            <w:pPr>
              <w:autoSpaceDE w:val="0"/>
              <w:autoSpaceDN w:val="0"/>
              <w:adjustRightInd w:val="0"/>
              <w:spacing w:before="60" w:after="60"/>
              <w:jc w:val="center"/>
              <w:rPr>
                <w:rFonts w:ascii="Calibri" w:hAnsi="Calibri" w:cs="Calibri"/>
                <w:color w:val="000000"/>
              </w:rPr>
            </w:pPr>
          </w:p>
        </w:tc>
      </w:tr>
      <w:tr w:rsidR="000138E7" w:rsidRPr="000E4598" w14:paraId="35ED27C0" w14:textId="77777777" w:rsidTr="009A4CD5">
        <w:tc>
          <w:tcPr>
            <w:tcW w:w="8465" w:type="dxa"/>
          </w:tcPr>
          <w:p w14:paraId="7752CF47" w14:textId="77777777" w:rsidR="000138E7" w:rsidRPr="002F11E7" w:rsidRDefault="000138E7" w:rsidP="009A4CD5">
            <w:pPr>
              <w:autoSpaceDE w:val="0"/>
              <w:autoSpaceDN w:val="0"/>
              <w:adjustRightInd w:val="0"/>
              <w:spacing w:before="60" w:after="60"/>
              <w:jc w:val="both"/>
              <w:rPr>
                <w:rFonts w:ascii="Calibri" w:hAnsi="Calibri" w:cs="Calibri"/>
                <w:color w:val="000000"/>
                <w:highlight w:val="yellow"/>
              </w:rPr>
            </w:pPr>
            <w:r w:rsidRPr="002F11E7">
              <w:rPr>
                <w:rFonts w:ascii="Calibri" w:hAnsi="Calibri" w:cs="Calibri"/>
                <w:color w:val="000000"/>
              </w:rPr>
              <w:t>Alcance</w:t>
            </w:r>
          </w:p>
        </w:tc>
        <w:tc>
          <w:tcPr>
            <w:tcW w:w="1453" w:type="dxa"/>
          </w:tcPr>
          <w:p w14:paraId="3EE6C3AA"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1 – 11</w:t>
            </w:r>
          </w:p>
        </w:tc>
      </w:tr>
      <w:tr w:rsidR="000138E7" w:rsidRPr="000E4598" w14:paraId="77DDB0E1" w14:textId="77777777" w:rsidTr="009A4CD5">
        <w:tc>
          <w:tcPr>
            <w:tcW w:w="8465" w:type="dxa"/>
          </w:tcPr>
          <w:p w14:paraId="661AC62B" w14:textId="77777777" w:rsidR="000138E7" w:rsidRPr="002F11E7" w:rsidRDefault="000138E7" w:rsidP="009A4CD5">
            <w:pPr>
              <w:autoSpaceDE w:val="0"/>
              <w:autoSpaceDN w:val="0"/>
              <w:adjustRightInd w:val="0"/>
              <w:spacing w:before="60" w:after="60"/>
              <w:jc w:val="both"/>
              <w:rPr>
                <w:rFonts w:ascii="Calibri" w:hAnsi="Calibri" w:cs="Calibri"/>
                <w:color w:val="000000"/>
                <w:highlight w:val="yellow"/>
              </w:rPr>
            </w:pPr>
            <w:r w:rsidRPr="002F11E7">
              <w:rPr>
                <w:rFonts w:ascii="Calibri" w:hAnsi="Calibri" w:cs="Calibri"/>
                <w:color w:val="000000"/>
              </w:rPr>
              <w:t>Data de vigência</w:t>
            </w:r>
          </w:p>
        </w:tc>
        <w:tc>
          <w:tcPr>
            <w:tcW w:w="1453" w:type="dxa"/>
          </w:tcPr>
          <w:p w14:paraId="2C313C29"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12</w:t>
            </w:r>
          </w:p>
        </w:tc>
      </w:tr>
      <w:tr w:rsidR="000138E7" w:rsidRPr="00350E69" w14:paraId="6B03DB30" w14:textId="77777777" w:rsidTr="009A4CD5">
        <w:tc>
          <w:tcPr>
            <w:tcW w:w="8465" w:type="dxa"/>
          </w:tcPr>
          <w:p w14:paraId="0ED7AC97"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b/>
                <w:bCs/>
                <w:color w:val="000000"/>
              </w:rPr>
              <w:t>OBJETIVO</w:t>
            </w:r>
          </w:p>
        </w:tc>
        <w:tc>
          <w:tcPr>
            <w:tcW w:w="1453" w:type="dxa"/>
          </w:tcPr>
          <w:p w14:paraId="0304D249"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13</w:t>
            </w:r>
          </w:p>
        </w:tc>
      </w:tr>
      <w:tr w:rsidR="000138E7" w:rsidRPr="00350E69" w14:paraId="63FCEEFB" w14:textId="77777777" w:rsidTr="009A4CD5">
        <w:tc>
          <w:tcPr>
            <w:tcW w:w="8465" w:type="dxa"/>
          </w:tcPr>
          <w:p w14:paraId="0DFCA1C6"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b/>
                <w:bCs/>
                <w:color w:val="000000"/>
              </w:rPr>
              <w:t>DEFINIÇÕES</w:t>
            </w:r>
          </w:p>
        </w:tc>
        <w:tc>
          <w:tcPr>
            <w:tcW w:w="1453" w:type="dxa"/>
          </w:tcPr>
          <w:p w14:paraId="2FD6F189"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14 – 15</w:t>
            </w:r>
          </w:p>
        </w:tc>
      </w:tr>
      <w:tr w:rsidR="000138E7" w:rsidRPr="000E4598" w14:paraId="6F9955CF" w14:textId="77777777" w:rsidTr="009A4CD5">
        <w:tc>
          <w:tcPr>
            <w:tcW w:w="8465" w:type="dxa"/>
          </w:tcPr>
          <w:p w14:paraId="796907B2" w14:textId="77777777" w:rsidR="000138E7" w:rsidRPr="002F11E7" w:rsidRDefault="000138E7" w:rsidP="009A4CD5">
            <w:pPr>
              <w:autoSpaceDE w:val="0"/>
              <w:autoSpaceDN w:val="0"/>
              <w:adjustRightInd w:val="0"/>
              <w:spacing w:before="60" w:after="60"/>
              <w:jc w:val="both"/>
              <w:rPr>
                <w:rFonts w:ascii="Calibri" w:hAnsi="Calibri" w:cs="Calibri"/>
                <w:b/>
                <w:bCs/>
                <w:color w:val="000000"/>
              </w:rPr>
            </w:pPr>
            <w:r w:rsidRPr="002F11E7">
              <w:rPr>
                <w:rFonts w:ascii="Calibri" w:hAnsi="Calibri" w:cs="Calibri"/>
                <w:b/>
                <w:bCs/>
                <w:color w:val="000000"/>
              </w:rPr>
              <w:t>REQUISITOS</w:t>
            </w:r>
          </w:p>
        </w:tc>
        <w:tc>
          <w:tcPr>
            <w:tcW w:w="1453" w:type="dxa"/>
          </w:tcPr>
          <w:p w14:paraId="4D5922D0" w14:textId="77777777" w:rsidR="000138E7" w:rsidRPr="002F11E7" w:rsidRDefault="000138E7" w:rsidP="009A4CD5">
            <w:pPr>
              <w:autoSpaceDE w:val="0"/>
              <w:autoSpaceDN w:val="0"/>
              <w:adjustRightInd w:val="0"/>
              <w:spacing w:before="60" w:after="60"/>
              <w:jc w:val="center"/>
              <w:rPr>
                <w:rFonts w:ascii="Calibri" w:hAnsi="Calibri" w:cs="Calibri"/>
                <w:color w:val="000000"/>
              </w:rPr>
            </w:pPr>
          </w:p>
        </w:tc>
      </w:tr>
      <w:tr w:rsidR="000138E7" w:rsidRPr="000E4598" w14:paraId="26773667" w14:textId="77777777" w:rsidTr="009A4CD5">
        <w:tc>
          <w:tcPr>
            <w:tcW w:w="8465" w:type="dxa"/>
          </w:tcPr>
          <w:p w14:paraId="687DD4A4" w14:textId="77777777" w:rsidR="000138E7" w:rsidRPr="002F11E7" w:rsidRDefault="000138E7" w:rsidP="009A4CD5">
            <w:pPr>
              <w:pStyle w:val="Corpodetexto"/>
              <w:rPr>
                <w:rFonts w:ascii="Calibri" w:hAnsi="Calibri" w:cs="Calibri"/>
              </w:rPr>
            </w:pPr>
            <w:r w:rsidRPr="002F11E7">
              <w:rPr>
                <w:rFonts w:ascii="Calibri" w:hAnsi="Calibri" w:cs="Calibri"/>
              </w:rPr>
              <w:t>Responsabilidades da Liderança por Gerenciar e Alcançar a Qualidade em uma Auditoria de Grupo</w:t>
            </w:r>
          </w:p>
        </w:tc>
        <w:tc>
          <w:tcPr>
            <w:tcW w:w="1453" w:type="dxa"/>
          </w:tcPr>
          <w:p w14:paraId="3E538DE4"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16</w:t>
            </w:r>
          </w:p>
        </w:tc>
      </w:tr>
      <w:tr w:rsidR="000138E7" w:rsidRPr="000E4598" w14:paraId="56B5A445" w14:textId="77777777" w:rsidTr="009A4CD5">
        <w:tc>
          <w:tcPr>
            <w:tcW w:w="8465" w:type="dxa"/>
          </w:tcPr>
          <w:p w14:paraId="466EC756"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Aceitação e continuidade</w:t>
            </w:r>
          </w:p>
        </w:tc>
        <w:tc>
          <w:tcPr>
            <w:tcW w:w="1453" w:type="dxa"/>
          </w:tcPr>
          <w:p w14:paraId="22E217BE"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17 – 21</w:t>
            </w:r>
          </w:p>
        </w:tc>
      </w:tr>
      <w:tr w:rsidR="000138E7" w:rsidRPr="000E4598" w14:paraId="7A8D2EF6" w14:textId="77777777" w:rsidTr="009A4CD5">
        <w:tc>
          <w:tcPr>
            <w:tcW w:w="8465" w:type="dxa"/>
          </w:tcPr>
          <w:p w14:paraId="116BD984" w14:textId="77777777" w:rsidR="000138E7" w:rsidRPr="002F11E7" w:rsidRDefault="000138E7" w:rsidP="009A4CD5">
            <w:pPr>
              <w:pStyle w:val="Corpodetexto"/>
              <w:rPr>
                <w:rFonts w:ascii="Calibri" w:hAnsi="Calibri" w:cs="Calibri"/>
              </w:rPr>
            </w:pPr>
            <w:r w:rsidRPr="002F11E7">
              <w:rPr>
                <w:rFonts w:ascii="Calibri" w:hAnsi="Calibri" w:cs="Calibri"/>
              </w:rPr>
              <w:t>Estratégia Global de Auditoria de Grupo e Plano de Auditoria de Grupo</w:t>
            </w:r>
          </w:p>
        </w:tc>
        <w:tc>
          <w:tcPr>
            <w:tcW w:w="1453" w:type="dxa"/>
          </w:tcPr>
          <w:p w14:paraId="71844663"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22 – 29</w:t>
            </w:r>
          </w:p>
        </w:tc>
      </w:tr>
      <w:tr w:rsidR="000138E7" w:rsidRPr="00350E69" w14:paraId="26485EEE" w14:textId="77777777" w:rsidTr="009A4CD5">
        <w:tc>
          <w:tcPr>
            <w:tcW w:w="8465" w:type="dxa"/>
          </w:tcPr>
          <w:p w14:paraId="154F7BE5" w14:textId="77777777" w:rsidR="000138E7" w:rsidRPr="002F11E7" w:rsidRDefault="000138E7" w:rsidP="009A4CD5">
            <w:pPr>
              <w:pStyle w:val="Corpodetexto"/>
              <w:rPr>
                <w:rFonts w:ascii="Calibri" w:hAnsi="Calibri" w:cs="Calibri"/>
              </w:rPr>
            </w:pPr>
            <w:r w:rsidRPr="002F11E7">
              <w:rPr>
                <w:rFonts w:ascii="Calibri" w:hAnsi="Calibri" w:cs="Calibri"/>
              </w:rPr>
              <w:t>Entendimento do Grupo e de Seu Ambiente, da Estrutura de Relatório Financeiro Aplicável e do Sistema de Controle Interno do Grupo</w:t>
            </w:r>
          </w:p>
        </w:tc>
        <w:tc>
          <w:tcPr>
            <w:tcW w:w="1453" w:type="dxa"/>
          </w:tcPr>
          <w:p w14:paraId="2550C2A8"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30 – 32</w:t>
            </w:r>
          </w:p>
        </w:tc>
      </w:tr>
      <w:tr w:rsidR="000138E7" w:rsidRPr="000E4598" w14:paraId="10090C1B" w14:textId="77777777" w:rsidTr="009A4CD5">
        <w:tc>
          <w:tcPr>
            <w:tcW w:w="8465" w:type="dxa"/>
          </w:tcPr>
          <w:p w14:paraId="416E9745" w14:textId="77777777" w:rsidR="000138E7" w:rsidRPr="002F11E7" w:rsidRDefault="000138E7" w:rsidP="009A4CD5">
            <w:pPr>
              <w:pStyle w:val="Corpodetexto"/>
              <w:rPr>
                <w:rFonts w:ascii="Calibri" w:hAnsi="Calibri" w:cs="Calibri"/>
              </w:rPr>
            </w:pPr>
            <w:r w:rsidRPr="002F11E7">
              <w:rPr>
                <w:rFonts w:ascii="Calibri" w:hAnsi="Calibri" w:cs="Calibri"/>
              </w:rPr>
              <w:t>Identificação e Avaliação de Riscos de Distorção Relevante</w:t>
            </w:r>
          </w:p>
        </w:tc>
        <w:tc>
          <w:tcPr>
            <w:tcW w:w="1453" w:type="dxa"/>
          </w:tcPr>
          <w:p w14:paraId="4AADFE7E"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33 – 34</w:t>
            </w:r>
          </w:p>
        </w:tc>
      </w:tr>
      <w:tr w:rsidR="000138E7" w:rsidRPr="000E4598" w14:paraId="2DBFC80E" w14:textId="77777777" w:rsidTr="009A4CD5">
        <w:tc>
          <w:tcPr>
            <w:tcW w:w="8465" w:type="dxa"/>
          </w:tcPr>
          <w:p w14:paraId="4622239A"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 xml:space="preserve">Materialidade </w:t>
            </w:r>
          </w:p>
        </w:tc>
        <w:tc>
          <w:tcPr>
            <w:tcW w:w="1453" w:type="dxa"/>
          </w:tcPr>
          <w:p w14:paraId="26BCA2D7"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35 – 36</w:t>
            </w:r>
          </w:p>
        </w:tc>
      </w:tr>
      <w:tr w:rsidR="000138E7" w:rsidRPr="000E4598" w14:paraId="4FEDD633" w14:textId="77777777" w:rsidTr="009A4CD5">
        <w:tc>
          <w:tcPr>
            <w:tcW w:w="8465" w:type="dxa"/>
          </w:tcPr>
          <w:p w14:paraId="316A9289"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Respostas aos riscos avaliados de distorção relevante</w:t>
            </w:r>
          </w:p>
        </w:tc>
        <w:tc>
          <w:tcPr>
            <w:tcW w:w="1453" w:type="dxa"/>
          </w:tcPr>
          <w:p w14:paraId="60845641"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37 – 44</w:t>
            </w:r>
          </w:p>
        </w:tc>
      </w:tr>
      <w:tr w:rsidR="000138E7" w:rsidRPr="000E4598" w14:paraId="342C28F8" w14:textId="77777777" w:rsidTr="009A4CD5">
        <w:tc>
          <w:tcPr>
            <w:tcW w:w="8465" w:type="dxa"/>
          </w:tcPr>
          <w:p w14:paraId="723F5384" w14:textId="77777777" w:rsidR="000138E7" w:rsidRPr="002F11E7" w:rsidRDefault="000138E7" w:rsidP="009A4CD5">
            <w:pPr>
              <w:pStyle w:val="Corpodetexto"/>
              <w:rPr>
                <w:rFonts w:ascii="Calibri" w:hAnsi="Calibri" w:cs="Calibri"/>
              </w:rPr>
            </w:pPr>
            <w:r w:rsidRPr="002F11E7">
              <w:rPr>
                <w:rFonts w:ascii="Calibri" w:hAnsi="Calibri" w:cs="Calibri"/>
              </w:rPr>
              <w:t>Avaliação das Comunicações do Auditor do Componente e da Adequação de seu Trabalho</w:t>
            </w:r>
          </w:p>
        </w:tc>
        <w:tc>
          <w:tcPr>
            <w:tcW w:w="1453" w:type="dxa"/>
          </w:tcPr>
          <w:p w14:paraId="0273EBDD"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45 – 48</w:t>
            </w:r>
          </w:p>
        </w:tc>
      </w:tr>
      <w:tr w:rsidR="000138E7" w:rsidRPr="000E4598" w14:paraId="624D6A9E" w14:textId="77777777" w:rsidTr="009A4CD5">
        <w:tc>
          <w:tcPr>
            <w:tcW w:w="8465" w:type="dxa"/>
          </w:tcPr>
          <w:p w14:paraId="1D2C87F7"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Eventos subsequentes</w:t>
            </w:r>
          </w:p>
        </w:tc>
        <w:tc>
          <w:tcPr>
            <w:tcW w:w="1453" w:type="dxa"/>
          </w:tcPr>
          <w:p w14:paraId="5068DF5A"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49 – 50</w:t>
            </w:r>
          </w:p>
        </w:tc>
      </w:tr>
      <w:tr w:rsidR="000138E7" w:rsidRPr="000E4598" w14:paraId="57857181" w14:textId="77777777" w:rsidTr="009A4CD5">
        <w:tc>
          <w:tcPr>
            <w:tcW w:w="8465" w:type="dxa"/>
          </w:tcPr>
          <w:p w14:paraId="4F0010F4"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 xml:space="preserve">Avaliação da suficiência e da adequação da evidência de auditoria obtida </w:t>
            </w:r>
          </w:p>
        </w:tc>
        <w:tc>
          <w:tcPr>
            <w:tcW w:w="1453" w:type="dxa"/>
          </w:tcPr>
          <w:p w14:paraId="50974D83"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51 – 52</w:t>
            </w:r>
          </w:p>
        </w:tc>
      </w:tr>
      <w:tr w:rsidR="000138E7" w:rsidRPr="000E4598" w14:paraId="6CC839D7" w14:textId="77777777" w:rsidTr="009A4CD5">
        <w:tc>
          <w:tcPr>
            <w:tcW w:w="8465" w:type="dxa"/>
          </w:tcPr>
          <w:p w14:paraId="356056AD"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Relatório do auditor</w:t>
            </w:r>
          </w:p>
        </w:tc>
        <w:tc>
          <w:tcPr>
            <w:tcW w:w="1453" w:type="dxa"/>
          </w:tcPr>
          <w:p w14:paraId="4BEA0B81"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53</w:t>
            </w:r>
          </w:p>
        </w:tc>
      </w:tr>
      <w:tr w:rsidR="000138E7" w:rsidRPr="000E4598" w14:paraId="0B7180F8" w14:textId="77777777" w:rsidTr="009A4CD5">
        <w:tc>
          <w:tcPr>
            <w:tcW w:w="8465" w:type="dxa"/>
          </w:tcPr>
          <w:p w14:paraId="585FCF1C" w14:textId="77777777" w:rsidR="000138E7" w:rsidRPr="002F11E7" w:rsidRDefault="000138E7" w:rsidP="009A4CD5">
            <w:pPr>
              <w:pStyle w:val="Corpodetexto"/>
              <w:rPr>
                <w:rFonts w:ascii="Calibri" w:hAnsi="Calibri" w:cs="Calibri"/>
              </w:rPr>
            </w:pPr>
            <w:r w:rsidRPr="002F11E7">
              <w:rPr>
                <w:rFonts w:ascii="Calibri" w:hAnsi="Calibri" w:cs="Calibri"/>
              </w:rPr>
              <w:t>Comunicação com a Administração do Grupo e com os Responsáveis pela Governança do Grupo</w:t>
            </w:r>
          </w:p>
        </w:tc>
        <w:tc>
          <w:tcPr>
            <w:tcW w:w="1453" w:type="dxa"/>
          </w:tcPr>
          <w:p w14:paraId="6E99557D" w14:textId="77777777" w:rsidR="000138E7" w:rsidRPr="002F11E7" w:rsidRDefault="000138E7" w:rsidP="009A4CD5">
            <w:pPr>
              <w:spacing w:before="60" w:after="60"/>
              <w:jc w:val="center"/>
              <w:rPr>
                <w:rFonts w:ascii="Calibri" w:hAnsi="Calibri" w:cs="Calibri"/>
                <w:color w:val="000000"/>
                <w:highlight w:val="yellow"/>
              </w:rPr>
            </w:pPr>
            <w:r w:rsidRPr="002F11E7">
              <w:rPr>
                <w:rFonts w:ascii="Calibri" w:hAnsi="Calibri" w:cs="Calibri"/>
                <w:color w:val="000000"/>
              </w:rPr>
              <w:t>54 – 58</w:t>
            </w:r>
          </w:p>
        </w:tc>
      </w:tr>
      <w:tr w:rsidR="000138E7" w:rsidRPr="000E4598" w14:paraId="5EB42BA0" w14:textId="77777777" w:rsidTr="009A4CD5">
        <w:tc>
          <w:tcPr>
            <w:tcW w:w="8465" w:type="dxa"/>
          </w:tcPr>
          <w:p w14:paraId="1C6D5495"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Documentação</w:t>
            </w:r>
          </w:p>
        </w:tc>
        <w:tc>
          <w:tcPr>
            <w:tcW w:w="1453" w:type="dxa"/>
          </w:tcPr>
          <w:p w14:paraId="29528B3B"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59</w:t>
            </w:r>
          </w:p>
        </w:tc>
      </w:tr>
      <w:tr w:rsidR="000138E7" w:rsidRPr="000E4598" w14:paraId="3A9F7065" w14:textId="77777777" w:rsidTr="009A4CD5">
        <w:tc>
          <w:tcPr>
            <w:tcW w:w="8465" w:type="dxa"/>
          </w:tcPr>
          <w:p w14:paraId="40FA871F" w14:textId="77777777" w:rsidR="000138E7" w:rsidRPr="002F11E7" w:rsidRDefault="000138E7" w:rsidP="009A4CD5">
            <w:pPr>
              <w:autoSpaceDE w:val="0"/>
              <w:autoSpaceDN w:val="0"/>
              <w:adjustRightInd w:val="0"/>
              <w:spacing w:before="60" w:after="60"/>
              <w:jc w:val="both"/>
              <w:rPr>
                <w:rFonts w:ascii="Calibri" w:hAnsi="Calibri" w:cs="Calibri"/>
                <w:b/>
                <w:bCs/>
                <w:color w:val="000000"/>
              </w:rPr>
            </w:pPr>
            <w:r w:rsidRPr="002F11E7">
              <w:rPr>
                <w:rFonts w:ascii="Calibri" w:hAnsi="Calibri" w:cs="Calibri"/>
                <w:b/>
                <w:bCs/>
                <w:color w:val="000000"/>
              </w:rPr>
              <w:t>APLICAÇÃO E OUTROS MATERIAIS EXPLICATIVOS</w:t>
            </w:r>
          </w:p>
        </w:tc>
        <w:tc>
          <w:tcPr>
            <w:tcW w:w="1453" w:type="dxa"/>
          </w:tcPr>
          <w:p w14:paraId="661E7C9D" w14:textId="77777777" w:rsidR="000138E7" w:rsidRPr="002F11E7" w:rsidRDefault="000138E7" w:rsidP="009A4CD5">
            <w:pPr>
              <w:autoSpaceDE w:val="0"/>
              <w:autoSpaceDN w:val="0"/>
              <w:adjustRightInd w:val="0"/>
              <w:spacing w:before="60" w:after="60"/>
              <w:jc w:val="center"/>
              <w:rPr>
                <w:rFonts w:ascii="Calibri" w:hAnsi="Calibri" w:cs="Calibri"/>
                <w:color w:val="000000"/>
              </w:rPr>
            </w:pPr>
          </w:p>
        </w:tc>
      </w:tr>
      <w:tr w:rsidR="000138E7" w:rsidRPr="000E4598" w14:paraId="5FFC1581" w14:textId="77777777" w:rsidTr="009A4CD5">
        <w:tc>
          <w:tcPr>
            <w:tcW w:w="8465" w:type="dxa"/>
          </w:tcPr>
          <w:p w14:paraId="11A7B8F9"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Escopo</w:t>
            </w:r>
          </w:p>
        </w:tc>
        <w:tc>
          <w:tcPr>
            <w:tcW w:w="1453" w:type="dxa"/>
          </w:tcPr>
          <w:p w14:paraId="6A6FD99C"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 – A18</w:t>
            </w:r>
          </w:p>
        </w:tc>
      </w:tr>
      <w:tr w:rsidR="000138E7" w:rsidRPr="000E4598" w14:paraId="1709F162" w14:textId="77777777" w:rsidTr="009A4CD5">
        <w:tc>
          <w:tcPr>
            <w:tcW w:w="8465" w:type="dxa"/>
          </w:tcPr>
          <w:p w14:paraId="64D1DBEA"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Definições</w:t>
            </w:r>
          </w:p>
        </w:tc>
        <w:tc>
          <w:tcPr>
            <w:tcW w:w="1453" w:type="dxa"/>
          </w:tcPr>
          <w:p w14:paraId="61EE88FB"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A19 – A28</w:t>
            </w:r>
          </w:p>
        </w:tc>
      </w:tr>
      <w:tr w:rsidR="000138E7" w:rsidRPr="000E4598" w14:paraId="4196088C" w14:textId="77777777" w:rsidTr="009A4CD5">
        <w:tc>
          <w:tcPr>
            <w:tcW w:w="8465" w:type="dxa"/>
          </w:tcPr>
          <w:p w14:paraId="737DFB2A"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Responsabilidade da liderança por gerenciar e alcançar a qualidade em uma auditoria de grupo</w:t>
            </w:r>
          </w:p>
        </w:tc>
        <w:tc>
          <w:tcPr>
            <w:tcW w:w="1453" w:type="dxa"/>
          </w:tcPr>
          <w:p w14:paraId="43196DCC"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A29 – A31</w:t>
            </w:r>
          </w:p>
        </w:tc>
      </w:tr>
      <w:tr w:rsidR="000138E7" w:rsidRPr="000E4598" w14:paraId="68913614" w14:textId="77777777" w:rsidTr="009A4CD5">
        <w:tc>
          <w:tcPr>
            <w:tcW w:w="8465" w:type="dxa"/>
          </w:tcPr>
          <w:p w14:paraId="33D2A9BE"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Aceitação e continuidade</w:t>
            </w:r>
          </w:p>
        </w:tc>
        <w:tc>
          <w:tcPr>
            <w:tcW w:w="1453" w:type="dxa"/>
          </w:tcPr>
          <w:p w14:paraId="33C6B16B"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A32 – A46</w:t>
            </w:r>
          </w:p>
        </w:tc>
      </w:tr>
      <w:tr w:rsidR="000138E7" w:rsidRPr="000E4598" w14:paraId="41A1FB64" w14:textId="77777777" w:rsidTr="009A4CD5">
        <w:tc>
          <w:tcPr>
            <w:tcW w:w="8465" w:type="dxa"/>
          </w:tcPr>
          <w:p w14:paraId="25D47FCC"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Estratégia global de auditoria e grupo e plano de auditoria</w:t>
            </w:r>
          </w:p>
        </w:tc>
        <w:tc>
          <w:tcPr>
            <w:tcW w:w="1453" w:type="dxa"/>
          </w:tcPr>
          <w:p w14:paraId="6437897A"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A47 – A87</w:t>
            </w:r>
          </w:p>
        </w:tc>
      </w:tr>
      <w:tr w:rsidR="000138E7" w:rsidRPr="000E4598" w14:paraId="08365E3A" w14:textId="77777777" w:rsidTr="009A4CD5">
        <w:tc>
          <w:tcPr>
            <w:tcW w:w="8465" w:type="dxa"/>
          </w:tcPr>
          <w:p w14:paraId="7E35FEA5" w14:textId="77777777" w:rsidR="000138E7" w:rsidRPr="002F11E7" w:rsidRDefault="000138E7" w:rsidP="009A4CD5">
            <w:pPr>
              <w:autoSpaceDE w:val="0"/>
              <w:autoSpaceDN w:val="0"/>
              <w:adjustRightInd w:val="0"/>
              <w:spacing w:before="60" w:after="60"/>
              <w:jc w:val="both"/>
              <w:rPr>
                <w:rFonts w:ascii="Calibri" w:hAnsi="Calibri" w:cs="Calibri"/>
                <w:color w:val="000000"/>
                <w:highlight w:val="yellow"/>
              </w:rPr>
            </w:pPr>
            <w:r w:rsidRPr="002F11E7">
              <w:rPr>
                <w:rFonts w:ascii="Calibri" w:hAnsi="Calibri" w:cs="Calibri"/>
                <w:color w:val="000000"/>
              </w:rPr>
              <w:t>Entendimento do grupo e de seu ambiente, da estrutura de relatório financeiro aplicável e do sistema de controle interno do grupo</w:t>
            </w:r>
          </w:p>
        </w:tc>
        <w:tc>
          <w:tcPr>
            <w:tcW w:w="1453" w:type="dxa"/>
          </w:tcPr>
          <w:p w14:paraId="7876FF8B" w14:textId="77777777" w:rsidR="000138E7" w:rsidRPr="002F11E7" w:rsidRDefault="000138E7" w:rsidP="009A4CD5">
            <w:pPr>
              <w:spacing w:before="60" w:after="60"/>
              <w:jc w:val="center"/>
              <w:rPr>
                <w:rFonts w:ascii="Calibri" w:hAnsi="Calibri" w:cs="Calibri"/>
                <w:highlight w:val="yellow"/>
              </w:rPr>
            </w:pPr>
            <w:r w:rsidRPr="002F11E7">
              <w:rPr>
                <w:rFonts w:ascii="Calibri" w:hAnsi="Calibri" w:cs="Calibri"/>
                <w:color w:val="000000"/>
              </w:rPr>
              <w:t>A88 – A107</w:t>
            </w:r>
          </w:p>
        </w:tc>
      </w:tr>
      <w:tr w:rsidR="000138E7" w:rsidRPr="000E4598" w14:paraId="26364F0C" w14:textId="77777777" w:rsidTr="009A4CD5">
        <w:tc>
          <w:tcPr>
            <w:tcW w:w="8465" w:type="dxa"/>
          </w:tcPr>
          <w:p w14:paraId="28C98BBF"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Identificação e Avaliação de Riscos de Distorção Relevante</w:t>
            </w:r>
          </w:p>
        </w:tc>
        <w:tc>
          <w:tcPr>
            <w:tcW w:w="1453" w:type="dxa"/>
          </w:tcPr>
          <w:p w14:paraId="5702EC76"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A108 – A115</w:t>
            </w:r>
          </w:p>
        </w:tc>
      </w:tr>
      <w:tr w:rsidR="000138E7" w:rsidRPr="000E4598" w14:paraId="5F3C371E" w14:textId="77777777" w:rsidTr="009A4CD5">
        <w:tc>
          <w:tcPr>
            <w:tcW w:w="8465" w:type="dxa"/>
          </w:tcPr>
          <w:p w14:paraId="0C835395"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Materialidade</w:t>
            </w:r>
          </w:p>
        </w:tc>
        <w:tc>
          <w:tcPr>
            <w:tcW w:w="1453" w:type="dxa"/>
          </w:tcPr>
          <w:p w14:paraId="252A34E7"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A116 – A123</w:t>
            </w:r>
          </w:p>
        </w:tc>
      </w:tr>
      <w:tr w:rsidR="000138E7" w:rsidRPr="000E4598" w14:paraId="462B633D" w14:textId="77777777" w:rsidTr="009A4CD5">
        <w:tc>
          <w:tcPr>
            <w:tcW w:w="8465" w:type="dxa"/>
          </w:tcPr>
          <w:p w14:paraId="241B5264"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Resposta aos riscos avaliados de distorção relevante</w:t>
            </w:r>
          </w:p>
        </w:tc>
        <w:tc>
          <w:tcPr>
            <w:tcW w:w="1453" w:type="dxa"/>
          </w:tcPr>
          <w:p w14:paraId="47348DA9"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A124 – A143</w:t>
            </w:r>
          </w:p>
        </w:tc>
      </w:tr>
      <w:tr w:rsidR="000138E7" w:rsidRPr="000E4598" w14:paraId="2C6C92AA" w14:textId="77777777" w:rsidTr="009A4CD5">
        <w:tc>
          <w:tcPr>
            <w:tcW w:w="8465" w:type="dxa"/>
          </w:tcPr>
          <w:p w14:paraId="098AE2A5" w14:textId="77777777" w:rsidR="000138E7" w:rsidRPr="002F11E7" w:rsidRDefault="000138E7" w:rsidP="009A4CD5">
            <w:pPr>
              <w:pStyle w:val="Corpodetexto"/>
              <w:rPr>
                <w:rFonts w:ascii="Calibri" w:hAnsi="Calibri" w:cs="Calibri"/>
              </w:rPr>
            </w:pPr>
            <w:r w:rsidRPr="002F11E7">
              <w:rPr>
                <w:rFonts w:ascii="Calibri" w:hAnsi="Calibri" w:cs="Calibri"/>
              </w:rPr>
              <w:t>Avaliação das Comunicações do Auditor do Componente e da Adequação de seu Trabalho</w:t>
            </w:r>
          </w:p>
        </w:tc>
        <w:tc>
          <w:tcPr>
            <w:tcW w:w="1453" w:type="dxa"/>
          </w:tcPr>
          <w:p w14:paraId="3025925C"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A144 – A149</w:t>
            </w:r>
          </w:p>
        </w:tc>
      </w:tr>
      <w:tr w:rsidR="000138E7" w:rsidRPr="000E4598" w14:paraId="7B0EBDEC" w14:textId="77777777" w:rsidTr="009A4CD5">
        <w:tc>
          <w:tcPr>
            <w:tcW w:w="8465" w:type="dxa"/>
          </w:tcPr>
          <w:p w14:paraId="5C4342EC"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Eventos subsequentes</w:t>
            </w:r>
          </w:p>
        </w:tc>
        <w:tc>
          <w:tcPr>
            <w:tcW w:w="1453" w:type="dxa"/>
          </w:tcPr>
          <w:p w14:paraId="1B6B364C"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A150</w:t>
            </w:r>
          </w:p>
        </w:tc>
      </w:tr>
      <w:tr w:rsidR="000138E7" w:rsidRPr="000E4598" w14:paraId="093EED09" w14:textId="77777777" w:rsidTr="009A4CD5">
        <w:tc>
          <w:tcPr>
            <w:tcW w:w="8465" w:type="dxa"/>
          </w:tcPr>
          <w:p w14:paraId="7F990F66"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Avaliação da suficiência e adequação da evidência de auditoria obtida</w:t>
            </w:r>
          </w:p>
        </w:tc>
        <w:tc>
          <w:tcPr>
            <w:tcW w:w="1453" w:type="dxa"/>
          </w:tcPr>
          <w:p w14:paraId="2DF0C83F" w14:textId="77777777" w:rsidR="000138E7" w:rsidRPr="002F11E7" w:rsidRDefault="000138E7" w:rsidP="009A4CD5">
            <w:pPr>
              <w:spacing w:before="60" w:after="60"/>
              <w:jc w:val="center"/>
              <w:rPr>
                <w:rFonts w:ascii="Calibri" w:hAnsi="Calibri" w:cs="Calibri"/>
              </w:rPr>
            </w:pPr>
            <w:r w:rsidRPr="002F11E7">
              <w:rPr>
                <w:rFonts w:ascii="Calibri" w:hAnsi="Calibri" w:cs="Calibri"/>
                <w:color w:val="000000"/>
              </w:rPr>
              <w:t>A151 – A156</w:t>
            </w:r>
          </w:p>
        </w:tc>
      </w:tr>
      <w:tr w:rsidR="000138E7" w:rsidRPr="000E4598" w14:paraId="7EAF79D2" w14:textId="77777777" w:rsidTr="009A4CD5">
        <w:tc>
          <w:tcPr>
            <w:tcW w:w="8465" w:type="dxa"/>
          </w:tcPr>
          <w:p w14:paraId="4E182512"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Relatório do Auditor</w:t>
            </w:r>
          </w:p>
        </w:tc>
        <w:tc>
          <w:tcPr>
            <w:tcW w:w="1453" w:type="dxa"/>
          </w:tcPr>
          <w:p w14:paraId="0F53033A"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A157 – A158</w:t>
            </w:r>
          </w:p>
        </w:tc>
      </w:tr>
      <w:tr w:rsidR="000138E7" w:rsidRPr="000E4598" w14:paraId="00ABB08C" w14:textId="77777777" w:rsidTr="009A4CD5">
        <w:tc>
          <w:tcPr>
            <w:tcW w:w="8465" w:type="dxa"/>
          </w:tcPr>
          <w:p w14:paraId="2CE15E82"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Comunicação com a administração do grupo e os responsáveis pela governança do grupo</w:t>
            </w:r>
          </w:p>
        </w:tc>
        <w:tc>
          <w:tcPr>
            <w:tcW w:w="1453" w:type="dxa"/>
          </w:tcPr>
          <w:p w14:paraId="5CF36662"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A159 – A165</w:t>
            </w:r>
          </w:p>
        </w:tc>
      </w:tr>
      <w:tr w:rsidR="000138E7" w:rsidRPr="000E4598" w14:paraId="56D77832" w14:textId="77777777" w:rsidTr="009A4CD5">
        <w:tc>
          <w:tcPr>
            <w:tcW w:w="8465" w:type="dxa"/>
          </w:tcPr>
          <w:p w14:paraId="55A09066"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color w:val="000000"/>
              </w:rPr>
              <w:t>Documentação</w:t>
            </w:r>
          </w:p>
        </w:tc>
        <w:tc>
          <w:tcPr>
            <w:tcW w:w="1453" w:type="dxa"/>
          </w:tcPr>
          <w:p w14:paraId="0BD072F9" w14:textId="77777777" w:rsidR="000138E7" w:rsidRPr="002F11E7" w:rsidRDefault="000138E7" w:rsidP="009A4CD5">
            <w:pPr>
              <w:autoSpaceDE w:val="0"/>
              <w:autoSpaceDN w:val="0"/>
              <w:adjustRightInd w:val="0"/>
              <w:spacing w:before="60" w:after="60"/>
              <w:jc w:val="center"/>
              <w:rPr>
                <w:rFonts w:ascii="Calibri" w:hAnsi="Calibri" w:cs="Calibri"/>
                <w:color w:val="000000"/>
              </w:rPr>
            </w:pPr>
            <w:r w:rsidRPr="002F11E7">
              <w:rPr>
                <w:rFonts w:ascii="Calibri" w:hAnsi="Calibri" w:cs="Calibri"/>
                <w:color w:val="000000"/>
              </w:rPr>
              <w:t>A166 – A182</w:t>
            </w:r>
          </w:p>
        </w:tc>
      </w:tr>
      <w:tr w:rsidR="000138E7" w:rsidRPr="000E4598" w14:paraId="6A19050B" w14:textId="77777777" w:rsidTr="009A4CD5">
        <w:tc>
          <w:tcPr>
            <w:tcW w:w="8465" w:type="dxa"/>
          </w:tcPr>
          <w:p w14:paraId="232B09C8" w14:textId="77777777" w:rsidR="000138E7" w:rsidRPr="002F11E7" w:rsidRDefault="000138E7" w:rsidP="009A4CD5">
            <w:pPr>
              <w:pStyle w:val="Corpodetexto"/>
              <w:rPr>
                <w:rFonts w:ascii="Calibri" w:hAnsi="Calibri" w:cs="Calibri"/>
              </w:rPr>
            </w:pPr>
            <w:r w:rsidRPr="002F11E7">
              <w:rPr>
                <w:rFonts w:ascii="Calibri" w:hAnsi="Calibri" w:cs="Calibri"/>
                <w:b/>
              </w:rPr>
              <w:t>Apêndice 1</w:t>
            </w:r>
            <w:r w:rsidRPr="002F11E7">
              <w:rPr>
                <w:rFonts w:ascii="Calibri" w:hAnsi="Calibri" w:cs="Calibri"/>
              </w:rPr>
              <w:t>: Exemplo de Relatório do Auditor Independente quando a equipe de trabalho do Auditor do Grupo Não É Capaz de Obter Evidência de Auditoria Apropriada e Suficiente que Fundamente a Opinião de Auditoria do Grupo</w:t>
            </w:r>
          </w:p>
        </w:tc>
        <w:tc>
          <w:tcPr>
            <w:tcW w:w="1453" w:type="dxa"/>
          </w:tcPr>
          <w:p w14:paraId="4522FB8C" w14:textId="77777777" w:rsidR="000138E7" w:rsidRPr="002F11E7" w:rsidRDefault="000138E7" w:rsidP="009A4CD5">
            <w:pPr>
              <w:autoSpaceDE w:val="0"/>
              <w:autoSpaceDN w:val="0"/>
              <w:adjustRightInd w:val="0"/>
              <w:spacing w:before="60" w:after="60"/>
              <w:jc w:val="center"/>
              <w:rPr>
                <w:rFonts w:ascii="Calibri" w:hAnsi="Calibri" w:cs="Calibri"/>
                <w:color w:val="000000"/>
              </w:rPr>
            </w:pPr>
          </w:p>
        </w:tc>
      </w:tr>
      <w:tr w:rsidR="000138E7" w:rsidRPr="001052C3" w14:paraId="1F74C9C0" w14:textId="77777777" w:rsidTr="009A4CD5">
        <w:trPr>
          <w:trHeight w:val="333"/>
        </w:trPr>
        <w:tc>
          <w:tcPr>
            <w:tcW w:w="8465" w:type="dxa"/>
          </w:tcPr>
          <w:p w14:paraId="5CE3795F" w14:textId="77777777" w:rsidR="000138E7" w:rsidRPr="002F11E7" w:rsidRDefault="000138E7" w:rsidP="009A4CD5">
            <w:pPr>
              <w:pStyle w:val="Corpodetexto"/>
              <w:rPr>
                <w:rFonts w:ascii="Calibri" w:hAnsi="Calibri" w:cs="Calibri"/>
                <w:b/>
              </w:rPr>
            </w:pPr>
            <w:r w:rsidRPr="002F11E7">
              <w:rPr>
                <w:rFonts w:ascii="Calibri" w:hAnsi="Calibri" w:cs="Calibri"/>
                <w:b/>
              </w:rPr>
              <w:t xml:space="preserve">Apêndice 2: </w:t>
            </w:r>
            <w:r w:rsidRPr="002F11E7">
              <w:rPr>
                <w:rFonts w:ascii="Calibri" w:hAnsi="Calibri" w:cs="Calibri"/>
                <w:bCs/>
              </w:rPr>
              <w:t>Entendimento do sistema de controle internos do grupo</w:t>
            </w:r>
          </w:p>
        </w:tc>
        <w:tc>
          <w:tcPr>
            <w:tcW w:w="1453" w:type="dxa"/>
          </w:tcPr>
          <w:p w14:paraId="1DB40D73" w14:textId="77777777" w:rsidR="000138E7" w:rsidRPr="002F11E7" w:rsidRDefault="000138E7" w:rsidP="009A4CD5">
            <w:pPr>
              <w:pStyle w:val="Corpodetexto"/>
              <w:rPr>
                <w:rFonts w:ascii="Calibri" w:hAnsi="Calibri" w:cs="Calibri"/>
                <w:b/>
              </w:rPr>
            </w:pPr>
          </w:p>
        </w:tc>
      </w:tr>
      <w:tr w:rsidR="000138E7" w:rsidRPr="000E4598" w14:paraId="12BA5782" w14:textId="77777777" w:rsidTr="009A4CD5">
        <w:tc>
          <w:tcPr>
            <w:tcW w:w="8465" w:type="dxa"/>
          </w:tcPr>
          <w:p w14:paraId="5E6C7D7A" w14:textId="77777777" w:rsidR="000138E7" w:rsidRPr="002F11E7" w:rsidRDefault="000138E7" w:rsidP="009A4CD5">
            <w:pPr>
              <w:autoSpaceDE w:val="0"/>
              <w:autoSpaceDN w:val="0"/>
              <w:adjustRightInd w:val="0"/>
              <w:spacing w:before="60" w:after="60"/>
              <w:jc w:val="both"/>
              <w:rPr>
                <w:rFonts w:ascii="Calibri" w:hAnsi="Calibri" w:cs="Calibri"/>
                <w:color w:val="000000"/>
              </w:rPr>
            </w:pPr>
            <w:r w:rsidRPr="002F11E7">
              <w:rPr>
                <w:rFonts w:ascii="Calibri" w:hAnsi="Calibri" w:cs="Calibri"/>
                <w:b/>
                <w:color w:val="000000"/>
              </w:rPr>
              <w:t>Apêndice 3</w:t>
            </w:r>
            <w:r w:rsidRPr="002F11E7">
              <w:rPr>
                <w:rFonts w:ascii="Calibri" w:hAnsi="Calibri" w:cs="Calibri"/>
                <w:color w:val="000000"/>
              </w:rPr>
              <w:t>: Exemplos de Eventos ou Condições que Podem Resultar em Riscos de Distorção Relevante nas Demonstrações Contábeis do Grupo</w:t>
            </w:r>
          </w:p>
        </w:tc>
        <w:tc>
          <w:tcPr>
            <w:tcW w:w="1453" w:type="dxa"/>
          </w:tcPr>
          <w:p w14:paraId="03168A0A" w14:textId="77777777" w:rsidR="000138E7" w:rsidRPr="002F11E7" w:rsidRDefault="000138E7" w:rsidP="009A4CD5">
            <w:pPr>
              <w:autoSpaceDE w:val="0"/>
              <w:autoSpaceDN w:val="0"/>
              <w:adjustRightInd w:val="0"/>
              <w:spacing w:before="60" w:after="60"/>
              <w:jc w:val="center"/>
              <w:rPr>
                <w:rFonts w:ascii="Calibri" w:hAnsi="Calibri" w:cs="Calibri"/>
                <w:color w:val="000000"/>
              </w:rPr>
            </w:pPr>
          </w:p>
        </w:tc>
      </w:tr>
    </w:tbl>
    <w:p w14:paraId="11BBE0B6" w14:textId="77777777" w:rsidR="000138E7" w:rsidRPr="002F11E7" w:rsidRDefault="000138E7" w:rsidP="000138E7">
      <w:pPr>
        <w:jc w:val="center"/>
        <w:rPr>
          <w:rFonts w:ascii="Calibri" w:hAnsi="Calibri" w:cs="Calibri"/>
          <w:b/>
          <w:bCs/>
          <w:highlight w:val="yellow"/>
        </w:rPr>
      </w:pPr>
    </w:p>
    <w:p w14:paraId="6FA85F5C" w14:textId="77777777" w:rsidR="000138E7" w:rsidRPr="002F11E7" w:rsidRDefault="000138E7" w:rsidP="000138E7">
      <w:pPr>
        <w:autoSpaceDE w:val="0"/>
        <w:autoSpaceDN w:val="0"/>
        <w:adjustRightInd w:val="0"/>
        <w:jc w:val="both"/>
        <w:rPr>
          <w:rFonts w:ascii="Calibri" w:hAnsi="Calibri" w:cs="Calibri"/>
          <w:b/>
          <w:bCs/>
          <w:color w:val="000000"/>
        </w:rPr>
      </w:pPr>
    </w:p>
    <w:p w14:paraId="295F43EF" w14:textId="77777777" w:rsidR="000138E7" w:rsidRPr="002F11E7" w:rsidRDefault="000138E7" w:rsidP="000138E7">
      <w:pPr>
        <w:autoSpaceDE w:val="0"/>
        <w:autoSpaceDN w:val="0"/>
        <w:adjustRightInd w:val="0"/>
        <w:jc w:val="both"/>
        <w:rPr>
          <w:rFonts w:ascii="Calibri" w:hAnsi="Calibri" w:cs="Calibri"/>
          <w:b/>
          <w:bCs/>
          <w:color w:val="000000"/>
        </w:rPr>
      </w:pPr>
      <w:r w:rsidRPr="002F11E7">
        <w:rPr>
          <w:rFonts w:ascii="Calibri" w:hAnsi="Calibri" w:cs="Calibri"/>
          <w:b/>
          <w:bCs/>
          <w:color w:val="000000"/>
        </w:rPr>
        <w:t>Introdução</w:t>
      </w:r>
    </w:p>
    <w:p w14:paraId="46BDF6E0" w14:textId="77777777" w:rsidR="000138E7" w:rsidRPr="002F11E7" w:rsidRDefault="000138E7" w:rsidP="000138E7">
      <w:pPr>
        <w:autoSpaceDE w:val="0"/>
        <w:autoSpaceDN w:val="0"/>
        <w:adjustRightInd w:val="0"/>
        <w:jc w:val="both"/>
        <w:rPr>
          <w:rFonts w:ascii="Calibri" w:hAnsi="Calibri" w:cs="Calibri"/>
          <w:bCs/>
          <w:color w:val="000000"/>
        </w:rPr>
      </w:pPr>
    </w:p>
    <w:p w14:paraId="00B4BB0F" w14:textId="77777777" w:rsidR="000138E7" w:rsidRPr="002F11E7" w:rsidRDefault="000138E7" w:rsidP="000138E7">
      <w:pPr>
        <w:autoSpaceDE w:val="0"/>
        <w:autoSpaceDN w:val="0"/>
        <w:adjustRightInd w:val="0"/>
        <w:jc w:val="both"/>
        <w:rPr>
          <w:rFonts w:ascii="Calibri" w:hAnsi="Calibri" w:cs="Calibri"/>
          <w:b/>
          <w:bCs/>
          <w:color w:val="000000"/>
        </w:rPr>
      </w:pPr>
      <w:r w:rsidRPr="002F11E7">
        <w:rPr>
          <w:rFonts w:ascii="Calibri" w:hAnsi="Calibri" w:cs="Calibri"/>
          <w:b/>
          <w:bCs/>
          <w:color w:val="000000"/>
        </w:rPr>
        <w:t xml:space="preserve">Alcance </w:t>
      </w:r>
    </w:p>
    <w:p w14:paraId="3078CD19" w14:textId="77777777" w:rsidR="000138E7" w:rsidRPr="002F11E7" w:rsidRDefault="000138E7" w:rsidP="000138E7">
      <w:pPr>
        <w:autoSpaceDE w:val="0"/>
        <w:autoSpaceDN w:val="0"/>
        <w:adjustRightInd w:val="0"/>
        <w:jc w:val="both"/>
        <w:rPr>
          <w:rFonts w:ascii="Calibri" w:hAnsi="Calibri" w:cs="Calibri"/>
          <w:color w:val="000000"/>
        </w:rPr>
      </w:pPr>
    </w:p>
    <w:p w14:paraId="2560F6B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w:t>
      </w:r>
      <w:r w:rsidRPr="002F11E7">
        <w:rPr>
          <w:rFonts w:ascii="Calibri" w:hAnsi="Calibri" w:cs="Calibri"/>
          <w:color w:val="000000"/>
        </w:rPr>
        <w:tab/>
        <w:t>As normas auditoria aplicam-se a auditorias de demonstrações contábeis de grupo (uma auditoria de grupo). Esta Norma aborda as considerações especiais que se aplicam às auditorias de grupos, incluindo em circunstâncias em que os auditores dos componentes são envolvidos. Os requisitos e as orientações nesta Norma referem-se, ou ampliam, à aplicação de outras Normas relevantes para uma auditoria de grupo, em particular a NBC TA 220 - Gestão de Qualidade da Auditoria de Demonstrações Contábeis, NBC TA 230 - Documentação de Auditoria, NBC TA 300 - Planejamento da Auditoria de Demonstrações Contábeis, NBC TA 315 - Identificação e Avaliação dos Riscos de Distorção Relevante por meio do Entendimento da Entidade e do seu Ambiente e NBC TA 330 - Resposta do Auditor aos Riscos Avaliados (ver itens A1 e A2).</w:t>
      </w:r>
    </w:p>
    <w:p w14:paraId="13E5F6D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83BF10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w:t>
      </w:r>
      <w:r w:rsidRPr="002F11E7">
        <w:rPr>
          <w:rFonts w:ascii="Calibri" w:hAnsi="Calibri" w:cs="Calibri"/>
          <w:color w:val="000000"/>
        </w:rPr>
        <w:tab/>
        <w:t>As demonstrações contábeis de grupos incluem as informações financeiras de mais de uma entidade ou unidade de negócios por meio de um processo de consolidação, como descrito no item 14(k). O termo processo de consolidação, conforme utilizado nesta Norma, se refere não apenas à preparação de demonstrações contábeis consolidadas de acordo com a estrutura de relatório financeiro aplicável, mas também à apresentação de demonstrações contábeis combinadas e à agregação das informações financeiras de entidades ou unidades de negócios, como filiais ou divisões. (ver itens A3 a A5 e A27)</w:t>
      </w:r>
    </w:p>
    <w:p w14:paraId="2E99B9D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7A98A9"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r w:rsidRPr="002F11E7">
        <w:rPr>
          <w:rFonts w:ascii="Calibri" w:hAnsi="Calibri" w:cs="Calibri"/>
          <w:color w:val="000000"/>
        </w:rPr>
        <w:t>3.</w:t>
      </w:r>
      <w:r w:rsidRPr="002F11E7">
        <w:rPr>
          <w:rFonts w:ascii="Calibri" w:hAnsi="Calibri" w:cs="Calibri"/>
          <w:color w:val="000000"/>
        </w:rPr>
        <w:tab/>
        <w:t>Conforme explicado na NBC TA 220, esta Norma, adaptada conforme necessário nas circunstâncias, também pode ser útil em uma auditoria de demonstrações contábeis que não sejam uma auditoria de grupo quando a equipe de trabalho inclui indivíduos de outra firma. Por exemplo, esta Norma pode ser útil ao envolver esse indivíduo em uma contagem física de estoques, em uma inspeção de itens do imobilizado ou na realização de procedimentos de auditoria em um centro de serviços compartilhados em um local remoto.</w:t>
      </w:r>
    </w:p>
    <w:p w14:paraId="2C3F7066"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18C7CD34"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Grupos e Componentes</w:t>
      </w:r>
    </w:p>
    <w:p w14:paraId="4417F6B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65FC3F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w:t>
      </w:r>
      <w:r w:rsidRPr="002F11E7">
        <w:rPr>
          <w:rFonts w:ascii="Calibri" w:hAnsi="Calibri" w:cs="Calibri"/>
          <w:color w:val="000000"/>
        </w:rPr>
        <w:tab/>
        <w:t>Um grupo pode ser organizado de várias formas. Por exemplo, um grupo pode ser organizado por entidades legais ou outras entidades (tal como uma controladora e uma ou mais subsidiárias, empreendimentos em conjunto ou investimentos avaliados pelo método de equivalência patrimonial). O grupo também pode ser organizado por geografia, por outras unidades econômicas (incluindo filiais ou divisões) ou por funções ou atividades empresariais. Nesta Norma, essas diferentes formas de organização são coletivamente chamadas de “entidades ou unidades de negócios”. (ver item A6)</w:t>
      </w:r>
    </w:p>
    <w:p w14:paraId="02EE72A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0B1AE9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5.</w:t>
      </w:r>
      <w:r w:rsidRPr="002F11E7">
        <w:rPr>
          <w:rFonts w:ascii="Calibri" w:hAnsi="Calibri" w:cs="Calibri"/>
          <w:color w:val="000000"/>
        </w:rPr>
        <w:tab/>
        <w:t>O auditor do grupo determina uma abordagem apropriada para o planejamento e a execução de procedimentos de auditoria para responder aos riscos avaliados de distorção relevante nas demonstrações contábeis do grupo. Para essa finalidade, o auditor do grupo utiliza julgamento profissional ao determinar os componentes em que o trabalho de auditoria será realizado. Essa determinação é baseada no entendimento do auditor do grupo sobre o grupo e o seu ambiente, bem como outros fatores, tais como a capacidade de realizar procedimentos de auditoria de forma centralizada, a presença de centros de serviços compartilhados ou a existência de sistemas de informação e controles internos comuns. (ver itens A7 a A9)</w:t>
      </w:r>
    </w:p>
    <w:p w14:paraId="0B84822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580BBDF"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Envolvimento dos Auditores dos Componentes</w:t>
      </w:r>
    </w:p>
    <w:p w14:paraId="66B4475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D21625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6.</w:t>
      </w:r>
      <w:r w:rsidRPr="002F11E7">
        <w:rPr>
          <w:rFonts w:ascii="Calibri" w:hAnsi="Calibri" w:cs="Calibri"/>
          <w:color w:val="000000"/>
        </w:rPr>
        <w:tab/>
        <w:t>A NBC TA 220 requer que o sócio do trabalho determine que recursos suficientes e apropriados para a execução do trabalho sejam alocados ou disponibilizados à equipe de trabalho em tempo hábil. Em uma auditoria de grupo, esses recursos podem incluir auditores dos componentes. Portanto, esta Norma requer que o auditor encarregado do trabalho do grupo determine a natureza, a época e a extensão do envolvimento dos auditores dos componentes.</w:t>
      </w:r>
    </w:p>
    <w:p w14:paraId="74C5A07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7.</w:t>
      </w:r>
      <w:r w:rsidRPr="002F11E7">
        <w:rPr>
          <w:rFonts w:ascii="Calibri" w:hAnsi="Calibri" w:cs="Calibri"/>
          <w:color w:val="000000"/>
        </w:rPr>
        <w:tab/>
        <w:t>O auditor do grupo pode envolver os auditores dos componentes para fornecer informações, ou para realizar o trabalho de auditoria, a fim de cumprir os requisitos desta Norma. Os auditores dos componentes podem ter maior experiência e um conhecimento mais aprofundado dos componentes e de seus ambientes (incluindo leis e regulamentos locais, práticas comerciais, idioma e cultura) do que o auditor do grupo. Portanto, os auditores dos componentes podem ser, e frequentemente são envolvidos em todas as fases da auditoria do grupo. (ver itens A10 e A11)</w:t>
      </w:r>
    </w:p>
    <w:p w14:paraId="5CAA6D7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13665E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8.</w:t>
      </w:r>
      <w:r w:rsidRPr="002F11E7">
        <w:rPr>
          <w:rFonts w:ascii="Calibri" w:hAnsi="Calibri" w:cs="Calibri"/>
          <w:color w:val="000000"/>
        </w:rPr>
        <w:tab/>
        <w:t>O risco de auditoria é uma função dos riscos de distorção relevante e do risco de detecção. O risco de detecção em uma auditoria de grupo inclui o risco de que um auditor do componente possa não detectar uma distorção nas informações financeiras de um componente que poderia causar uma distorção relevante nas demonstrações contábeis do grupo e de que o auditor do grupo não seja capaz de detectar essa distorção. Portanto, esta Norma requer envolvimento suficiente e apropriado do sócio encarregado do trabalho do grupo ou do auditor do grupo, conforme aplicável, no trabalho dos auditores dos componentes e ressalta a importância da comunicação bidirecional entre o auditor do grupo e os auditores dos componentes. Além disso, esta Norma explica os assuntos que o auditor do grupo leva em consideração ao determinar a natureza, a época e a extensão da direção e supervisão dos auditores dos componentes e a revisão de seu trabalho. (ver itens A12 e A13)</w:t>
      </w:r>
    </w:p>
    <w:p w14:paraId="6EEFB8B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D8F0D7D"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Ceticismo Profissional</w:t>
      </w:r>
    </w:p>
    <w:p w14:paraId="740564B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DF6183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9.</w:t>
      </w:r>
      <w:r w:rsidRPr="002F11E7">
        <w:rPr>
          <w:rFonts w:ascii="Calibri" w:hAnsi="Calibri" w:cs="Calibri"/>
          <w:color w:val="000000"/>
        </w:rPr>
        <w:tab/>
        <w:t>De acordo com a NBC TA 200, a equipe de trabalho deve planejar e realizar a auditoria de grupo com ceticismo profissional e exercer julgamento profissional. O exercício adequado de ceticismo profissional pode ser demonstrado pelas ações e comunicações da equipe de trabalho, inclusive ressaltando a importância de que cada membro da equipe de trabalho exerça ceticismo profissional durante a auditoria de grupo. Essas ações e comunicações podem incluir etapas específicas para mitigar impedimentos que possam prejudicar o exercício adequado de ceticismo profissional. (ver itens A14 a A18)</w:t>
      </w:r>
    </w:p>
    <w:p w14:paraId="350B344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9E10972"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Escalabilidade</w:t>
      </w:r>
    </w:p>
    <w:p w14:paraId="19340DB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CFFF5C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10.</w:t>
      </w:r>
      <w:r w:rsidRPr="002F11E7">
        <w:rPr>
          <w:rFonts w:ascii="Calibri" w:hAnsi="Calibri" w:cs="Calibri"/>
          <w:color w:val="000000"/>
        </w:rPr>
        <w:tab/>
        <w:t>Esta Norma destina-se a todas as auditorias de grupo, independentemente de tamanho ou complexidade. Entretanto, os requisitos desta Norma devem ser aplicados no contexto da natureza e das circunstâncias de cada auditoria de grupo. Por exemplo, quando uma auditoria de grupo é realizada completamente pelo auditor do grupo, alguns requisitos desta Norma não são relevantes, pois estão condicionados ao envolvimento dos auditores dos componentes. Esse pode ser o caso quando o auditor do grupo é capaz de realizar procedimentos de auditoria de forma centralizada ou de realizar procedimentos nos componentes sem o envolvimento dos auditores dos componentes. As orientações nos itens A119 e A120 também podem ser úteis na aplicação desta Norma nessas circunstâncias.</w:t>
      </w:r>
    </w:p>
    <w:p w14:paraId="0283F51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B5F00BA"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Responsabilidades do Sócio do Trabalho do Grupo e do Auditor do Grupo</w:t>
      </w:r>
    </w:p>
    <w:p w14:paraId="26AB92F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F323C2A"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r w:rsidRPr="002F11E7">
        <w:rPr>
          <w:rFonts w:ascii="Calibri" w:hAnsi="Calibri" w:cs="Calibri"/>
          <w:color w:val="000000"/>
        </w:rPr>
        <w:t>11.</w:t>
      </w:r>
      <w:r w:rsidRPr="002F11E7">
        <w:rPr>
          <w:rFonts w:ascii="Calibri" w:hAnsi="Calibri" w:cs="Calibri"/>
          <w:color w:val="000000"/>
        </w:rPr>
        <w:tab/>
        <w:t>O sócio do trabalho do grupo continua a ser, em última análise, responsável pela conformidade com os requisitos desta Norma. A expressão “o sócio do trabalho do grupo deve assumir responsabilidade por...” ou “o auditor do grupo deve assumir a responsabilidade por...” é utilizada para esses requisitos quando o sócio do trabalho do grupo ou o auditor do grupo, respectivamente, está autorizado a atribuir o planejamento ou a execução de procedimentos, tarefas ou ações a outros membros da equipe de trabalho adequadamente qualificados ou com experiência apropriada, incluindo os auditores dos componentes. Para outros requisitos, esta Norma determina expressamente que a exigência ou a responsabilidade sejam cumpridas pelo sócio do trabalho do grupo ou pelo auditor do grupo, conforme aplicável, e o sócio do trabalho do grupo ou o auditor do trabalho do grupo pode obter informações da firma ou de outros membros da equipe de trabalho. (ver item A29)</w:t>
      </w:r>
      <w:r w:rsidRPr="002F11E7">
        <w:rPr>
          <w:rFonts w:ascii="Calibri" w:hAnsi="Calibri" w:cs="Calibri"/>
          <w:color w:val="000000"/>
          <w:highlight w:val="yellow"/>
        </w:rPr>
        <w:t xml:space="preserve"> </w:t>
      </w:r>
    </w:p>
    <w:p w14:paraId="653AEBB3"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20712711"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Data de vigência</w:t>
      </w:r>
    </w:p>
    <w:p w14:paraId="2FF48660"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52D3EA7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12.</w:t>
      </w:r>
      <w:r w:rsidRPr="002F11E7">
        <w:rPr>
          <w:rFonts w:ascii="Calibri" w:hAnsi="Calibri" w:cs="Calibri"/>
          <w:color w:val="000000"/>
        </w:rPr>
        <w:tab/>
        <w:t>Esta Norma é aplicável para auditorias de demonstrações contábeis de grupos para períodos iniciados em, ou após, 1º de janeiro de 2024.</w:t>
      </w:r>
    </w:p>
    <w:p w14:paraId="26D7A08B"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3936B3E3"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Objetivos</w:t>
      </w:r>
    </w:p>
    <w:p w14:paraId="029FD892"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494408F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13.</w:t>
      </w:r>
      <w:r w:rsidRPr="002F11E7">
        <w:rPr>
          <w:rFonts w:ascii="Calibri" w:hAnsi="Calibri" w:cs="Calibri"/>
          <w:color w:val="000000"/>
        </w:rPr>
        <w:tab/>
        <w:t>Os objetivos do auditor são:</w:t>
      </w:r>
    </w:p>
    <w:p w14:paraId="5219DBB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50E7AA8"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Com relação à aceitação e continuidade do trabalho de auditoria de grupo, determinar se evidência de auditoria apropriada e suficiente pode ser razoavelmente obtida como base para formar uma opinião sobre as demonstrações contábeis do grupo;</w:t>
      </w:r>
    </w:p>
    <w:p w14:paraId="578458F2"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Identificar e avaliar os riscos de distorção relevante nas demonstrações contábeis do grupo, seja causada por fraude ou erro, e planejar e executar procedimentos de auditoria adicionais para responder adequadamente a esses riscos avaliados;</w:t>
      </w:r>
    </w:p>
    <w:p w14:paraId="0B55148F"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Estar suficiente e apropriadamente envolvido no trabalho dos auditores dos componentes durante a auditoria de grupo, inclusive comunicando claramente o escopo e a época de seu trabalho e avaliando os resultados desse trabalho; e</w:t>
      </w:r>
    </w:p>
    <w:p w14:paraId="5A0260DA"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(d)</w:t>
      </w:r>
      <w:r w:rsidRPr="002F11E7">
        <w:rPr>
          <w:rFonts w:ascii="Calibri" w:hAnsi="Calibri" w:cs="Calibri"/>
          <w:color w:val="000000"/>
        </w:rPr>
        <w:tab/>
        <w:t>Avaliar se evidência de auditoria apropriada e suficiente foi obtida dos procedimentos de auditoria realizados, incluindo com relação ao trabalho realizado pelos auditores dos componentes, como base para formar uma opinião sobre as demonstrações contábeis do grupo.</w:t>
      </w:r>
    </w:p>
    <w:p w14:paraId="284A8029" w14:textId="77777777" w:rsidR="000138E7" w:rsidRPr="002F11E7" w:rsidRDefault="000138E7" w:rsidP="000138E7">
      <w:pPr>
        <w:autoSpaceDE w:val="0"/>
        <w:autoSpaceDN w:val="0"/>
        <w:adjustRightInd w:val="0"/>
        <w:ind w:left="567"/>
        <w:jc w:val="both"/>
        <w:rPr>
          <w:rFonts w:ascii="Calibri" w:hAnsi="Calibri" w:cs="Calibri"/>
          <w:color w:val="000000"/>
          <w:highlight w:val="yellow"/>
        </w:rPr>
      </w:pPr>
    </w:p>
    <w:p w14:paraId="4D236D20"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Definições</w:t>
      </w:r>
    </w:p>
    <w:p w14:paraId="631E425C"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1AE4A62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14.</w:t>
      </w:r>
      <w:r w:rsidRPr="002F11E7">
        <w:rPr>
          <w:rFonts w:ascii="Calibri" w:hAnsi="Calibri" w:cs="Calibri"/>
          <w:color w:val="000000"/>
        </w:rPr>
        <w:tab/>
        <w:t>Para fins das NBC TAs, os seguintes termos têm os significados atribuídos a seguir:</w:t>
      </w:r>
    </w:p>
    <w:p w14:paraId="50C7F59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226B678"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Risco de agregação – A probabilidade de que o agregado de distorções não corrigidas e não detectadas exceda a materialidade das demonstrações contábeis como um todo. (ver item A19)</w:t>
      </w:r>
    </w:p>
    <w:p w14:paraId="4232EE0A"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r>
      <w:r w:rsidRPr="00C70131">
        <w:rPr>
          <w:rFonts w:ascii="Calibri" w:hAnsi="Calibri" w:cs="Calibri"/>
          <w:color w:val="000000"/>
          <w:highlight w:val="green"/>
        </w:rPr>
        <w:t>Componente</w:t>
      </w:r>
      <w:r w:rsidRPr="002F11E7">
        <w:rPr>
          <w:rFonts w:ascii="Calibri" w:hAnsi="Calibri" w:cs="Calibri"/>
          <w:color w:val="000000"/>
        </w:rPr>
        <w:t xml:space="preserve"> – Uma entidade, unidade de negócios, função ou atividade de negócios, ou uma combinação dos mesmos, determinada pelo auditor do grupo para fins de planejamento e execução dos procedimentos de auditoria em uma auditoria de grupo. (ver item A20)</w:t>
      </w:r>
    </w:p>
    <w:p w14:paraId="36E2C44F"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r>
      <w:r w:rsidRPr="00C70131">
        <w:rPr>
          <w:rFonts w:ascii="Calibri" w:hAnsi="Calibri" w:cs="Calibri"/>
          <w:color w:val="000000"/>
          <w:highlight w:val="green"/>
        </w:rPr>
        <w:t>Auditor do componente</w:t>
      </w:r>
      <w:r w:rsidRPr="002F11E7">
        <w:rPr>
          <w:rFonts w:ascii="Calibri" w:hAnsi="Calibri" w:cs="Calibri"/>
          <w:color w:val="000000"/>
        </w:rPr>
        <w:t xml:space="preserve"> – Um auditor que executa trabalho de auditoria relacionado a um componente para fins da auditoria de grupo. Um auditor do componente faz parte da equipe de trabalho para uma auditoria de grupo. (ver itens A21 a A23)</w:t>
      </w:r>
    </w:p>
    <w:p w14:paraId="3491D9E6"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(d)</w:t>
      </w:r>
      <w:r w:rsidRPr="002F11E7">
        <w:rPr>
          <w:rFonts w:ascii="Calibri" w:hAnsi="Calibri" w:cs="Calibri"/>
          <w:color w:val="000000"/>
        </w:rPr>
        <w:tab/>
      </w:r>
      <w:r w:rsidRPr="00C70131">
        <w:rPr>
          <w:rFonts w:ascii="Calibri" w:hAnsi="Calibri" w:cs="Calibri"/>
          <w:color w:val="000000"/>
          <w:highlight w:val="green"/>
        </w:rPr>
        <w:t>Administração do componente</w:t>
      </w:r>
      <w:r w:rsidRPr="002F11E7">
        <w:rPr>
          <w:rFonts w:ascii="Calibri" w:hAnsi="Calibri" w:cs="Calibri"/>
          <w:color w:val="000000"/>
        </w:rPr>
        <w:t xml:space="preserve"> – A Administração responsável por um componente. (ver item A24)</w:t>
      </w:r>
    </w:p>
    <w:p w14:paraId="5A61262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C0222C0"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(e)</w:t>
      </w:r>
      <w:r w:rsidRPr="002F11E7">
        <w:rPr>
          <w:rFonts w:ascii="Calibri" w:hAnsi="Calibri" w:cs="Calibri"/>
          <w:color w:val="000000"/>
        </w:rPr>
        <w:tab/>
        <w:t>Materialidade do desempenho do componente – Um valor definido pelo auditor do grupo para reduzir o risco de agregação a um nível adequadamente baixo para fins de planejamento e execução dos procedimentos de auditoria em relação a um componente.</w:t>
      </w:r>
    </w:p>
    <w:p w14:paraId="58FC0580"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(f)</w:t>
      </w:r>
      <w:r w:rsidRPr="002F11E7">
        <w:rPr>
          <w:rFonts w:ascii="Calibri" w:hAnsi="Calibri" w:cs="Calibri"/>
          <w:color w:val="000000"/>
        </w:rPr>
        <w:tab/>
      </w:r>
      <w:r w:rsidRPr="00C70131">
        <w:rPr>
          <w:rFonts w:ascii="Calibri" w:hAnsi="Calibri" w:cs="Calibri"/>
          <w:color w:val="000000"/>
          <w:highlight w:val="cyan"/>
        </w:rPr>
        <w:t>Grupo</w:t>
      </w:r>
      <w:r w:rsidRPr="002F11E7">
        <w:rPr>
          <w:rFonts w:ascii="Calibri" w:hAnsi="Calibri" w:cs="Calibri"/>
          <w:color w:val="000000"/>
        </w:rPr>
        <w:t xml:space="preserve"> – Uma entidade que reporta, para a qual as demonstrações contábeis do grupo são preparadas.</w:t>
      </w:r>
    </w:p>
    <w:p w14:paraId="576BF2F7"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(g)</w:t>
      </w:r>
      <w:r w:rsidRPr="002F11E7">
        <w:rPr>
          <w:rFonts w:ascii="Calibri" w:hAnsi="Calibri" w:cs="Calibri"/>
          <w:color w:val="000000"/>
        </w:rPr>
        <w:tab/>
      </w:r>
      <w:r w:rsidRPr="00C70131">
        <w:rPr>
          <w:rFonts w:ascii="Calibri" w:hAnsi="Calibri" w:cs="Calibri"/>
          <w:color w:val="000000"/>
          <w:highlight w:val="cyan"/>
        </w:rPr>
        <w:t>Auditoria de grupo</w:t>
      </w:r>
      <w:r w:rsidRPr="002F11E7">
        <w:rPr>
          <w:rFonts w:ascii="Calibri" w:hAnsi="Calibri" w:cs="Calibri"/>
          <w:color w:val="000000"/>
        </w:rPr>
        <w:t xml:space="preserve"> – Auditoria das demonstrações contábeis do grupo.</w:t>
      </w:r>
    </w:p>
    <w:p w14:paraId="6354C40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(h)</w:t>
      </w:r>
      <w:r w:rsidRPr="002F11E7">
        <w:rPr>
          <w:rFonts w:ascii="Calibri" w:hAnsi="Calibri" w:cs="Calibri"/>
          <w:color w:val="000000"/>
        </w:rPr>
        <w:tab/>
      </w:r>
      <w:r w:rsidRPr="00C70131">
        <w:rPr>
          <w:rFonts w:ascii="Calibri" w:hAnsi="Calibri" w:cs="Calibri"/>
          <w:color w:val="000000"/>
          <w:highlight w:val="cyan"/>
        </w:rPr>
        <w:t>Auditor do grupo</w:t>
      </w:r>
      <w:r w:rsidRPr="002F11E7">
        <w:rPr>
          <w:rFonts w:ascii="Calibri" w:hAnsi="Calibri" w:cs="Calibri"/>
          <w:color w:val="000000"/>
        </w:rPr>
        <w:t xml:space="preserve"> – O sócio do trabalho do grupo e os membros da equipe de trabalho que não os auditores dos componentes. O auditor do grupo também é responsável por:</w:t>
      </w:r>
    </w:p>
    <w:p w14:paraId="45F1E3CA"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(i)</w:t>
      </w:r>
      <w:r w:rsidRPr="002F11E7">
        <w:rPr>
          <w:rFonts w:ascii="Calibri" w:hAnsi="Calibri" w:cs="Calibri"/>
          <w:color w:val="000000"/>
        </w:rPr>
        <w:tab/>
        <w:t>Estabelecer a estratégia geral de auditoria do grupo e o plano de auditoria do grupo;</w:t>
      </w:r>
    </w:p>
    <w:p w14:paraId="6BBC97A5"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(ii)</w:t>
      </w:r>
      <w:r w:rsidRPr="002F11E7">
        <w:rPr>
          <w:rFonts w:ascii="Calibri" w:hAnsi="Calibri" w:cs="Calibri"/>
          <w:color w:val="000000"/>
        </w:rPr>
        <w:tab/>
        <w:t>Direcionar e supervisionar os auditores dos componentes e revisar o seu trabalho;</w:t>
      </w:r>
    </w:p>
    <w:p w14:paraId="3D1277E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(iii)</w:t>
      </w:r>
      <w:r w:rsidRPr="002F11E7">
        <w:rPr>
          <w:rFonts w:ascii="Calibri" w:hAnsi="Calibri" w:cs="Calibri"/>
          <w:color w:val="000000"/>
        </w:rPr>
        <w:tab/>
        <w:t>Avaliar as conclusões obtidas da evidência de auditoria como base para formar uma opinião sobre as demonstrações contábeis do grupo.</w:t>
      </w:r>
    </w:p>
    <w:p w14:paraId="088F70A1"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(i)</w:t>
      </w:r>
      <w:r w:rsidRPr="002F11E7">
        <w:rPr>
          <w:rFonts w:ascii="Calibri" w:hAnsi="Calibri" w:cs="Calibri"/>
          <w:color w:val="000000"/>
        </w:rPr>
        <w:tab/>
        <w:t>Opinião de auditoria do grupo – A opinião de auditoria sobre as demonstrações contábeis do grupo.</w:t>
      </w:r>
    </w:p>
    <w:p w14:paraId="01E08671"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(j)</w:t>
      </w:r>
      <w:r w:rsidRPr="002F11E7">
        <w:rPr>
          <w:rFonts w:ascii="Calibri" w:hAnsi="Calibri" w:cs="Calibri"/>
          <w:color w:val="000000"/>
        </w:rPr>
        <w:tab/>
        <w:t>Sócio do trabalho do grupo – O sócio do trabalho que é responsável pela auditoria do grupo. (ver item A25)</w:t>
      </w:r>
    </w:p>
    <w:p w14:paraId="1D924823"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(k)</w:t>
      </w:r>
      <w:r w:rsidRPr="002F11E7">
        <w:rPr>
          <w:rFonts w:ascii="Calibri" w:hAnsi="Calibri" w:cs="Calibri"/>
          <w:color w:val="000000"/>
        </w:rPr>
        <w:tab/>
        <w:t>Demonstrações contábeis de grupos – Demonstrações contábeis que incluem as informações financeiras de mais de uma entidade ou unidade de negócios por meio de um processo de consolidação. Para fins desta NBC TA um processo de consolidação inclui: (ver itens A26 a A28)</w:t>
      </w:r>
    </w:p>
    <w:p w14:paraId="0FE62B34" w14:textId="77777777" w:rsidR="000138E7" w:rsidRPr="002F11E7" w:rsidRDefault="000138E7" w:rsidP="000138E7">
      <w:pPr>
        <w:autoSpaceDE w:val="0"/>
        <w:autoSpaceDN w:val="0"/>
        <w:adjustRightInd w:val="0"/>
        <w:ind w:left="2124" w:hanging="708"/>
        <w:jc w:val="both"/>
        <w:rPr>
          <w:rFonts w:ascii="Calibri" w:hAnsi="Calibri" w:cs="Calibri"/>
          <w:color w:val="000000"/>
        </w:rPr>
      </w:pPr>
      <w:r w:rsidRPr="002F11E7">
        <w:rPr>
          <w:rFonts w:ascii="Calibri" w:hAnsi="Calibri" w:cs="Calibri"/>
          <w:color w:val="000000"/>
        </w:rPr>
        <w:t>(i)</w:t>
      </w:r>
      <w:r w:rsidRPr="002F11E7">
        <w:rPr>
          <w:rFonts w:ascii="Calibri" w:hAnsi="Calibri" w:cs="Calibri"/>
          <w:color w:val="000000"/>
        </w:rPr>
        <w:tab/>
        <w:t>Consolidação, consolidação proporcional ou um método de equivalência patrimonial;</w:t>
      </w:r>
    </w:p>
    <w:p w14:paraId="0C14351F" w14:textId="77777777" w:rsidR="000138E7" w:rsidRPr="002F11E7" w:rsidRDefault="000138E7" w:rsidP="000138E7">
      <w:pPr>
        <w:autoSpaceDE w:val="0"/>
        <w:autoSpaceDN w:val="0"/>
        <w:adjustRightInd w:val="0"/>
        <w:ind w:left="2124" w:hanging="708"/>
        <w:jc w:val="both"/>
        <w:rPr>
          <w:rFonts w:ascii="Calibri" w:hAnsi="Calibri" w:cs="Calibri"/>
          <w:color w:val="000000"/>
        </w:rPr>
      </w:pPr>
      <w:r w:rsidRPr="002F11E7">
        <w:rPr>
          <w:rFonts w:ascii="Calibri" w:hAnsi="Calibri" w:cs="Calibri"/>
          <w:color w:val="000000"/>
        </w:rPr>
        <w:t>(ii)</w:t>
      </w:r>
      <w:r w:rsidRPr="002F11E7">
        <w:rPr>
          <w:rFonts w:ascii="Calibri" w:hAnsi="Calibri" w:cs="Calibri"/>
          <w:color w:val="000000"/>
        </w:rPr>
        <w:tab/>
        <w:t>A apresentação, nas demonstrações contábeis combinadas, das informações financeiras de entidades ou unidades de negócios que não têm uma controladora, mas que estão sob controle comum ou sob administração comum; ou</w:t>
      </w:r>
    </w:p>
    <w:p w14:paraId="7E46A7D2" w14:textId="77777777" w:rsidR="000138E7" w:rsidRPr="002F11E7" w:rsidRDefault="000138E7" w:rsidP="000138E7">
      <w:pPr>
        <w:autoSpaceDE w:val="0"/>
        <w:autoSpaceDN w:val="0"/>
        <w:adjustRightInd w:val="0"/>
        <w:ind w:left="2124" w:hanging="708"/>
        <w:jc w:val="both"/>
        <w:rPr>
          <w:rFonts w:ascii="Calibri" w:hAnsi="Calibri" w:cs="Calibri"/>
          <w:color w:val="000000"/>
        </w:rPr>
      </w:pPr>
      <w:r w:rsidRPr="002F11E7">
        <w:rPr>
          <w:rFonts w:ascii="Calibri" w:hAnsi="Calibri" w:cs="Calibri"/>
          <w:color w:val="000000"/>
        </w:rPr>
        <w:t>(iii)</w:t>
      </w:r>
      <w:r w:rsidRPr="002F11E7">
        <w:rPr>
          <w:rFonts w:ascii="Calibri" w:hAnsi="Calibri" w:cs="Calibri"/>
          <w:color w:val="000000"/>
        </w:rPr>
        <w:tab/>
        <w:t>A agregação das informações financeiras de entidades ou unidades de negócios, como filiais ou divisões.</w:t>
      </w:r>
    </w:p>
    <w:p w14:paraId="77A12104"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(l)</w:t>
      </w:r>
      <w:r w:rsidRPr="002F11E7">
        <w:rPr>
          <w:rFonts w:ascii="Calibri" w:hAnsi="Calibri" w:cs="Calibri"/>
          <w:color w:val="000000"/>
        </w:rPr>
        <w:tab/>
      </w:r>
      <w:r w:rsidRPr="00C70131">
        <w:rPr>
          <w:rFonts w:ascii="Calibri" w:hAnsi="Calibri" w:cs="Calibri"/>
          <w:color w:val="000000"/>
          <w:highlight w:val="cyan"/>
        </w:rPr>
        <w:t>Administração do grupo</w:t>
      </w:r>
      <w:r w:rsidRPr="002F11E7">
        <w:rPr>
          <w:rFonts w:ascii="Calibri" w:hAnsi="Calibri" w:cs="Calibri"/>
          <w:color w:val="000000"/>
        </w:rPr>
        <w:t xml:space="preserve"> – Administração responsável pela preparação das demonstrações contábeis do grupo.</w:t>
      </w:r>
    </w:p>
    <w:p w14:paraId="7B7C8ED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(m)</w:t>
      </w:r>
      <w:r w:rsidRPr="002F11E7">
        <w:rPr>
          <w:rFonts w:ascii="Calibri" w:hAnsi="Calibri" w:cs="Calibri"/>
          <w:color w:val="000000"/>
        </w:rPr>
        <w:tab/>
      </w:r>
      <w:r w:rsidRPr="00C70131">
        <w:rPr>
          <w:rFonts w:ascii="Calibri" w:hAnsi="Calibri" w:cs="Calibri"/>
          <w:color w:val="000000"/>
          <w:highlight w:val="cyan"/>
        </w:rPr>
        <w:t>Materialidade para execução da auditoria do grupo</w:t>
      </w:r>
      <w:r w:rsidRPr="002F11E7">
        <w:rPr>
          <w:rFonts w:ascii="Calibri" w:hAnsi="Calibri" w:cs="Calibri"/>
          <w:color w:val="000000"/>
        </w:rPr>
        <w:t xml:space="preserve"> – Materialidade para execução da auditoria em relação às demonstrações contábeis do grupo como um todo, conforme determinada pelo auditor do grupo.</w:t>
      </w:r>
    </w:p>
    <w:p w14:paraId="74818A3A" w14:textId="77777777" w:rsidR="000138E7" w:rsidRPr="002F11E7" w:rsidRDefault="000138E7" w:rsidP="000138E7">
      <w:pPr>
        <w:autoSpaceDE w:val="0"/>
        <w:autoSpaceDN w:val="0"/>
        <w:adjustRightInd w:val="0"/>
        <w:ind w:left="567"/>
        <w:jc w:val="both"/>
        <w:rPr>
          <w:rFonts w:ascii="Calibri" w:hAnsi="Calibri" w:cs="Calibri"/>
          <w:color w:val="000000"/>
        </w:rPr>
      </w:pPr>
    </w:p>
    <w:p w14:paraId="28A0BA1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15.</w:t>
      </w:r>
      <w:r w:rsidRPr="002F11E7">
        <w:rPr>
          <w:rFonts w:ascii="Calibri" w:hAnsi="Calibri" w:cs="Calibri"/>
          <w:color w:val="000000"/>
        </w:rPr>
        <w:tab/>
        <w:t>A referência nesta NBC TA à “estrutura de relatório financeiro aplicável” significa a estrutura de relatório financeiro que se aplica às demonstrações contábeis do grupo.</w:t>
      </w:r>
    </w:p>
    <w:p w14:paraId="391021A1"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3AE70171"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Requisitos</w:t>
      </w:r>
    </w:p>
    <w:p w14:paraId="4B2F31BA"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6C939910" w14:textId="77777777" w:rsidR="000138E7" w:rsidRPr="002F11E7" w:rsidRDefault="000138E7" w:rsidP="000138E7">
      <w:pPr>
        <w:autoSpaceDE w:val="0"/>
        <w:autoSpaceDN w:val="0"/>
        <w:adjustRightInd w:val="0"/>
        <w:ind w:left="567" w:hanging="567"/>
        <w:jc w:val="both"/>
        <w:rPr>
          <w:rFonts w:ascii="Calibri" w:hAnsi="Calibri" w:cs="Calibri"/>
          <w:b/>
          <w:color w:val="000000"/>
          <w:highlight w:val="yellow"/>
        </w:rPr>
      </w:pPr>
      <w:r w:rsidRPr="002F11E7">
        <w:rPr>
          <w:rFonts w:ascii="Calibri" w:hAnsi="Calibri" w:cs="Calibri"/>
          <w:b/>
          <w:color w:val="000000"/>
        </w:rPr>
        <w:t>Responsabilidades da Liderança por Gerenciar e Alcançar a Qualidade em uma Auditoria de Grupo</w:t>
      </w:r>
    </w:p>
    <w:p w14:paraId="7563FB9C"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17B8992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16.</w:t>
      </w:r>
      <w:r w:rsidRPr="002F11E7">
        <w:rPr>
          <w:rFonts w:ascii="Calibri" w:hAnsi="Calibri" w:cs="Calibri"/>
          <w:color w:val="000000"/>
        </w:rPr>
        <w:tab/>
        <w:t>Ao aplicar a NBC TA 220, o sócio do trabalho do grupo deve assumir a responsabilidade geral por gerenciar e alcançar a qualidade no trabalho de auditoria do grupo. Ao fazer isso, o sócio do trabalho do grupo deve: (ver itens A29 e A30)</w:t>
      </w:r>
    </w:p>
    <w:p w14:paraId="1FD8C61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340E0F"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Assumir a responsabilidade pela criação de um ambiente para o trabalho de auditoria do grupo que enfatiza o comportamento esperado dos membros da equipe de trabalho. (ver item A31)</w:t>
      </w:r>
    </w:p>
    <w:p w14:paraId="1A0C4E03"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Estar suficiente e apropriadamente envolvido durante todo o trabalho de auditoria do grupo, incluindo o trabalho dos auditores dos componentes, de modo que o sócio do trabalho do grupo tenha a base para determinar se os julgamentos significativos feitos e as conclusões alcançadas são apropriados, considerando a natureza e as circunstâncias do trabalho de auditoria do grupo.</w:t>
      </w:r>
    </w:p>
    <w:p w14:paraId="65198687" w14:textId="77777777" w:rsidR="000138E7" w:rsidRPr="002F11E7" w:rsidRDefault="000138E7" w:rsidP="000138E7">
      <w:pPr>
        <w:autoSpaceDE w:val="0"/>
        <w:autoSpaceDN w:val="0"/>
        <w:adjustRightInd w:val="0"/>
        <w:ind w:left="1407" w:hanging="840"/>
        <w:jc w:val="both"/>
        <w:rPr>
          <w:rFonts w:ascii="Calibri" w:hAnsi="Calibri" w:cs="Calibri"/>
          <w:color w:val="000000"/>
          <w:highlight w:val="yellow"/>
        </w:rPr>
      </w:pPr>
    </w:p>
    <w:p w14:paraId="1F4AE726"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Aceitação e continuidade</w:t>
      </w:r>
    </w:p>
    <w:p w14:paraId="17926B2F"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67269D6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17.</w:t>
      </w:r>
      <w:r w:rsidRPr="002F11E7">
        <w:rPr>
          <w:rFonts w:ascii="Calibri" w:hAnsi="Calibri" w:cs="Calibri"/>
          <w:color w:val="000000"/>
        </w:rPr>
        <w:tab/>
        <w:t>Antes de aceitar ou continuar com o trabalho de auditoria do grupo, o sócio do trabalho do grupo deve determinar se evidência de auditoria apropriada e suficiente pode ser razoavelmente obtida como base para formar uma opinião sobre as demonstrações contábeis do grupo. (ver itens A32 a A35)</w:t>
      </w:r>
    </w:p>
    <w:p w14:paraId="4F713C2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61D85C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18.</w:t>
      </w:r>
      <w:r w:rsidRPr="002F11E7">
        <w:rPr>
          <w:rFonts w:ascii="Calibri" w:hAnsi="Calibri" w:cs="Calibri"/>
          <w:color w:val="000000"/>
        </w:rPr>
        <w:tab/>
        <w:t>Se, após a aceitação ou continuidade do trabalho de auditoria do grupo, o sócio do trabalho do grupo conclui que não é possível obter evidência de auditoria apropriada e suficiente, o sócio do trabalho do grupo deve considerar os possíveis efeitos na auditoria do grupo. (ver item A36)</w:t>
      </w:r>
    </w:p>
    <w:p w14:paraId="75A2D6F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31CFB14"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Termos de Contratação</w:t>
      </w:r>
    </w:p>
    <w:p w14:paraId="09D8D6C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EB55A9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19.</w:t>
      </w:r>
      <w:r w:rsidRPr="002F11E7">
        <w:rPr>
          <w:rFonts w:ascii="Calibri" w:hAnsi="Calibri" w:cs="Calibri"/>
          <w:color w:val="000000"/>
        </w:rPr>
        <w:tab/>
        <w:t>Ao aplicar a NBC TA 210 - Concordância com os Termos do Trabalho de Auditoria, o auditor do grupo deve obter a concordância da administração do grupo de que ela reconhece e entende a sua responsabilidade por fornecer à equipe de trabalho: (ver item A37)</w:t>
      </w:r>
    </w:p>
    <w:p w14:paraId="6E60C40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14C72FF"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Acesso a todas as informações de que a administração do grupo tenha conhecimento que sejam relevantes para a preparação das demonstrações contábeis do grupo, tais como registros, documentação e outros assuntos;</w:t>
      </w:r>
    </w:p>
    <w:p w14:paraId="3CE45443"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Informações adicionais que a equipe de trabalho possa solicitar da administração do grupo ou da administração dos componentes para fins da auditoria do grupo; e</w:t>
      </w:r>
    </w:p>
    <w:p w14:paraId="1E816DF3"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Acesso irrestrito a pessoas do grupo sobre quem a equipe de trabalho determina ser necessário obter evidência de auditoria.</w:t>
      </w:r>
    </w:p>
    <w:p w14:paraId="6663D46C"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1ED92893"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Restrições de Acesso a Informações ou a Pessoas Fora do Controle da Administração do Grupo</w:t>
      </w:r>
    </w:p>
    <w:p w14:paraId="0BF6541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405A5A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20.</w:t>
      </w:r>
      <w:r w:rsidRPr="002F11E7">
        <w:rPr>
          <w:rFonts w:ascii="Calibri" w:hAnsi="Calibri" w:cs="Calibri"/>
          <w:color w:val="000000"/>
        </w:rPr>
        <w:tab/>
        <w:t>Se o sócio do trabalho do grupo conclui que a administração do grupo não pode fornecer à equipe de trabalho acesso às informações ou acesso irrestrito a pessoas dentro do grupo devido a restrições que estão fora de seu controle, o sócio do trabalho do grupo deve considerar os possíveis efeitos na auditoria do grupo. (ver itens A38 a A46)</w:t>
      </w:r>
    </w:p>
    <w:p w14:paraId="67B14F6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83F60A2"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Restrições de Acesso a Informações ou Pessoas Impostas pela Administração do Grupo</w:t>
      </w:r>
    </w:p>
    <w:p w14:paraId="526AEE4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B4337C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21.</w:t>
      </w:r>
      <w:r w:rsidRPr="002F11E7">
        <w:rPr>
          <w:rFonts w:ascii="Calibri" w:hAnsi="Calibri" w:cs="Calibri"/>
          <w:color w:val="000000"/>
        </w:rPr>
        <w:tab/>
        <w:t>Se o sócio do trabalho do grupo conclui que: (ver itens A43 a A46)</w:t>
      </w:r>
    </w:p>
    <w:p w14:paraId="0CC003B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5C7541"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O auditor do grupo não será capaz de obter evidência de auditoria apropriada e suficiente devido a restrições impostas pela administração do grupo; e</w:t>
      </w:r>
    </w:p>
    <w:p w14:paraId="1F0B014D"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O possível efeito dessa limitação resultará em uma abstenção de opinião sobre as demonstrações contábeis do grupo, o sócio do trabalho do grupo deve:</w:t>
      </w:r>
    </w:p>
    <w:p w14:paraId="043DB3C7"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(ii)</w:t>
      </w:r>
      <w:r w:rsidRPr="002F11E7">
        <w:rPr>
          <w:rFonts w:ascii="Calibri" w:hAnsi="Calibri" w:cs="Calibri"/>
          <w:color w:val="000000"/>
        </w:rPr>
        <w:tab/>
        <w:t>No caso de um trabalho inicial, não aceitar o trabalho ou, no caso de um trabalho recorrente, retirar-se do trabalho, quando essa retirada é possível de acordo com a lei ou regulamento aplicável; ou</w:t>
      </w:r>
    </w:p>
    <w:p w14:paraId="4E2693BD"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(iii)</w:t>
      </w:r>
      <w:r w:rsidRPr="002F11E7">
        <w:rPr>
          <w:rFonts w:ascii="Calibri" w:hAnsi="Calibri" w:cs="Calibri"/>
          <w:color w:val="000000"/>
        </w:rPr>
        <w:tab/>
        <w:t>Quando a lei ou regulamento proíbe um auditor de recusar um trabalho ou quando não for possível retirar-se de um trabalho, após ter realizado a auditoria das demonstrações contábeis do grupo na extensão possível, ele deve expressar uma abstenção de opinião sobre as demonstrações contábeis do grupo.</w:t>
      </w:r>
    </w:p>
    <w:p w14:paraId="38FE8736"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1795FC62" w14:textId="77777777" w:rsidR="000138E7" w:rsidRPr="002F11E7" w:rsidRDefault="000138E7" w:rsidP="000138E7">
      <w:pPr>
        <w:autoSpaceDE w:val="0"/>
        <w:autoSpaceDN w:val="0"/>
        <w:adjustRightInd w:val="0"/>
        <w:ind w:left="567" w:hanging="567"/>
        <w:jc w:val="both"/>
        <w:rPr>
          <w:rFonts w:ascii="Calibri" w:hAnsi="Calibri" w:cs="Calibri"/>
          <w:b/>
          <w:color w:val="000000"/>
          <w:highlight w:val="yellow"/>
        </w:rPr>
      </w:pPr>
      <w:r w:rsidRPr="002F11E7">
        <w:rPr>
          <w:rFonts w:ascii="Calibri" w:hAnsi="Calibri" w:cs="Calibri"/>
          <w:b/>
          <w:color w:val="000000"/>
        </w:rPr>
        <w:t>Estratégia Geral da Auditoria de Grupo e Plano de Auditoria de Grupo</w:t>
      </w:r>
    </w:p>
    <w:p w14:paraId="7000064D"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4BFEBBD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22.</w:t>
      </w:r>
      <w:r w:rsidRPr="002F11E7">
        <w:rPr>
          <w:rFonts w:ascii="Calibri" w:hAnsi="Calibri" w:cs="Calibri"/>
          <w:color w:val="000000"/>
        </w:rPr>
        <w:tab/>
        <w:t>Ao aplicar a NBC TA 300, o auditor do grupo deve estabelecer e atualizar, conforme necessário, uma estratégia geral de auditoria do grupo e um plano de auditoria do grupo. Ao fazer isso, o auditor do grupo deve determinar: (ver itens A47 a A50)</w:t>
      </w:r>
    </w:p>
    <w:p w14:paraId="067941B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4D9A5D8"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Os componentes em que o trabalho de auditoria será realizado; e (ver item A51)</w:t>
      </w:r>
    </w:p>
    <w:p w14:paraId="5CBC566A"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Os recursos necessários para realizar o trabalho de auditoria do grupo, incluindo a natureza, a época e a extensão em que os auditores dos componentes devem ser envolvidos. (ver itens A52 a A56)</w:t>
      </w:r>
    </w:p>
    <w:p w14:paraId="404BFF98"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3E9930F4"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15F7C61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D77958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23.</w:t>
      </w:r>
      <w:r w:rsidRPr="002F11E7">
        <w:rPr>
          <w:rFonts w:ascii="Calibri" w:hAnsi="Calibri" w:cs="Calibri"/>
          <w:color w:val="000000"/>
        </w:rPr>
        <w:tab/>
        <w:t>Ao estabelecer a estratégia geral de auditoria do grupo e o plano de auditoria do grupo, o sócio do trabalho do grupo deve avaliar se poderá haver um envolvimento suficiente e apropriado do auditor do grupo no trabalho do auditor do componente. (ver item A57)</w:t>
      </w:r>
    </w:p>
    <w:p w14:paraId="4FB0643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0060D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24.</w:t>
      </w:r>
      <w:r w:rsidRPr="002F11E7">
        <w:rPr>
          <w:rFonts w:ascii="Calibri" w:hAnsi="Calibri" w:cs="Calibri"/>
          <w:color w:val="000000"/>
        </w:rPr>
        <w:tab/>
        <w:t xml:space="preserve">Como parte da avaliação no item 23, o auditor do grupo deve solicitar ao auditor do componente que confirme que o auditor do componente irá cooperar com o auditor do grupo, incluindo se o auditor do componente irá executar o trabalho solicitado pelo auditor do grupo. (ver item A58)  </w:t>
      </w:r>
    </w:p>
    <w:p w14:paraId="529055C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6367654"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Requisitos Éticos Relevantes, Incluindo Aqueles Relacionados à Independência</w:t>
      </w:r>
    </w:p>
    <w:p w14:paraId="7266243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389536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25.</w:t>
      </w:r>
      <w:r w:rsidRPr="002F11E7">
        <w:rPr>
          <w:rFonts w:ascii="Calibri" w:hAnsi="Calibri" w:cs="Calibri"/>
          <w:color w:val="000000"/>
        </w:rPr>
        <w:tab/>
        <w:t>Ao aplicar a NBC TA 220, o sócio do trabalho do grupo deve assumir a responsabilidade por: (ver itens A59, A60 e A87)</w:t>
      </w:r>
    </w:p>
    <w:p w14:paraId="5651CAC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ADCC96D" w14:textId="77777777" w:rsidR="000138E7" w:rsidRPr="002F11E7" w:rsidRDefault="000138E7" w:rsidP="000138E7">
      <w:pPr>
        <w:pStyle w:val="PargrafodaLista"/>
        <w:numPr>
          <w:ilvl w:val="0"/>
          <w:numId w:val="416"/>
        </w:numPr>
        <w:autoSpaceDE w:val="0"/>
        <w:autoSpaceDN w:val="0"/>
        <w:adjustRightInd w:val="0"/>
        <w:jc w:val="both"/>
        <w:rPr>
          <w:rFonts w:cs="Calibri"/>
          <w:color w:val="000000"/>
          <w:sz w:val="24"/>
          <w:szCs w:val="24"/>
        </w:rPr>
      </w:pPr>
      <w:r w:rsidRPr="002F11E7">
        <w:rPr>
          <w:rFonts w:cs="Calibri"/>
          <w:color w:val="000000"/>
          <w:sz w:val="24"/>
          <w:szCs w:val="24"/>
        </w:rPr>
        <w:t>Assegurar que os auditores dos componentes estejam cientes dos requisitos éticos relevantes aplicáveis, considerando a natureza e as circunstâncias do trabalho de auditoria do grupo; e</w:t>
      </w:r>
    </w:p>
    <w:p w14:paraId="2328169E" w14:textId="77777777" w:rsidR="000138E7" w:rsidRPr="002F11E7" w:rsidRDefault="000138E7" w:rsidP="000138E7">
      <w:pPr>
        <w:pStyle w:val="PargrafodaLista"/>
        <w:autoSpaceDE w:val="0"/>
        <w:autoSpaceDN w:val="0"/>
        <w:adjustRightInd w:val="0"/>
        <w:ind w:left="1407"/>
        <w:jc w:val="both"/>
        <w:rPr>
          <w:rFonts w:cs="Calibri"/>
          <w:color w:val="000000"/>
          <w:sz w:val="24"/>
          <w:szCs w:val="24"/>
        </w:rPr>
      </w:pPr>
    </w:p>
    <w:p w14:paraId="53F871D5" w14:textId="77777777" w:rsidR="000138E7" w:rsidRPr="002F11E7" w:rsidRDefault="000138E7" w:rsidP="000138E7">
      <w:pPr>
        <w:pStyle w:val="PargrafodaLista"/>
        <w:numPr>
          <w:ilvl w:val="0"/>
          <w:numId w:val="416"/>
        </w:numPr>
        <w:autoSpaceDE w:val="0"/>
        <w:autoSpaceDN w:val="0"/>
        <w:adjustRightInd w:val="0"/>
        <w:jc w:val="both"/>
        <w:rPr>
          <w:rFonts w:cs="Calibri"/>
          <w:color w:val="000000"/>
          <w:sz w:val="24"/>
          <w:szCs w:val="24"/>
        </w:rPr>
      </w:pPr>
      <w:r w:rsidRPr="002F11E7">
        <w:rPr>
          <w:rFonts w:cs="Calibri"/>
          <w:color w:val="000000"/>
          <w:sz w:val="24"/>
          <w:szCs w:val="24"/>
        </w:rPr>
        <w:t>Confirmar se os auditores dos componentes entendem e irão cumprir os requisitos éticos relevantes, incluindo aqueles relacionados à independência, que se aplicam ao trabalho de auditoria do grupo.</w:t>
      </w:r>
    </w:p>
    <w:p w14:paraId="7D33C853"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Recursos do Trabalho</w:t>
      </w:r>
    </w:p>
    <w:p w14:paraId="4699111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931596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26.</w:t>
      </w:r>
      <w:r w:rsidRPr="002F11E7">
        <w:rPr>
          <w:rFonts w:ascii="Calibri" w:hAnsi="Calibri" w:cs="Calibri"/>
          <w:color w:val="000000"/>
        </w:rPr>
        <w:tab/>
        <w:t>Ao aplicar a NBC TA 220, o sócio do trabalho do grupo deve: (ver itens A61 a A68)</w:t>
      </w:r>
    </w:p>
    <w:p w14:paraId="75407BA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5D53DA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Determinar se os auditores dos componentes têm competência e capacidade apropriadas, incluindo tempo suficiente, para executar os procedimentos de auditoria designados no componente; e</w:t>
      </w:r>
    </w:p>
    <w:p w14:paraId="20AA936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Se as informações sobre os resultados do processo de monitoramento e remediação ou inspeções externas relacionadas ao auditor do componente foram fornecidas pela firma do auditor do grupo ou foram disponibilizadas ao sócio do trabalho do grupo, determinar a relevância dessas informações para a determinação do auditor do grupo no item 26(a).</w:t>
      </w:r>
    </w:p>
    <w:p w14:paraId="4AE65DB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2A61A4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27.</w:t>
      </w:r>
      <w:r w:rsidRPr="002F11E7">
        <w:rPr>
          <w:rFonts w:ascii="Calibri" w:hAnsi="Calibri" w:cs="Calibri"/>
          <w:color w:val="000000"/>
        </w:rPr>
        <w:tab/>
        <w:t>O auditor do grupo deve obter evidência de auditoria apropriada e suficiente relacionada ao trabalho a ser realizado no componente sem o envolvimento do auditor do componente se:</w:t>
      </w:r>
    </w:p>
    <w:p w14:paraId="394A3B9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FDC824B"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O auditor do componente não cumprir com as exigências éticas relevantes, incluindo as pertinentes à independência, que se aplicam ao trabalho de auditoria do grupo; ou (ver itens A69 e A70)</w:t>
      </w:r>
    </w:p>
    <w:p w14:paraId="797F6CCE"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O sócio do trabalho do grupo tiver sérias preocupações sobre os assuntos nos itens 23–26 (ver item A71)</w:t>
      </w:r>
    </w:p>
    <w:p w14:paraId="287E1AE4"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08DA60A4"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Execução do Trabalho</w:t>
      </w:r>
    </w:p>
    <w:p w14:paraId="3CBA35D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EAF5C4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28.</w:t>
      </w:r>
      <w:r w:rsidRPr="002F11E7">
        <w:rPr>
          <w:rFonts w:ascii="Calibri" w:hAnsi="Calibri" w:cs="Calibri"/>
          <w:color w:val="000000"/>
        </w:rPr>
        <w:tab/>
        <w:t>Ao aplicar a NBC TA 220, o sócio do trabalho do grupo deve assumir a responsabilidade pela direção e supervisão dos auditores dos componentes e pela revisão de seu trabalho, considerando: (ver itens A72 a A77)</w:t>
      </w:r>
    </w:p>
    <w:p w14:paraId="3874095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696A6D1"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Áreas de maiores riscos avaliados de distorção relevante nas demonstrações contábeis do grupo ou riscos significativos identificados de acordo com a NBC TA 315; e</w:t>
      </w:r>
    </w:p>
    <w:p w14:paraId="6C8A8ED1"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Áreas na auditoria das demonstrações contábeis do grupo que envolvam julgamento significativo.</w:t>
      </w:r>
    </w:p>
    <w:p w14:paraId="1A95E189"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02FA171F"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Comunicações com os Auditores dos Componentes</w:t>
      </w:r>
    </w:p>
    <w:p w14:paraId="4F55A54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3B2644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29.</w:t>
      </w:r>
      <w:r w:rsidRPr="002F11E7">
        <w:rPr>
          <w:rFonts w:ascii="Calibri" w:hAnsi="Calibri" w:cs="Calibri"/>
          <w:color w:val="000000"/>
        </w:rPr>
        <w:tab/>
        <w:t>O auditor do grupo deve se comunicar com os auditores dos componentes sobre as suas respectivas responsabilidades e as expectativas do auditor do grupo, incluindo a expectativa de que as comunicações entre o auditor do grupo e os auditores dos componentes ocorram em momentos apropriados durante a auditoria do grupo. (ver itens A78 a A87)</w:t>
      </w:r>
    </w:p>
    <w:p w14:paraId="0DBE776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EF66774" w14:textId="77777777" w:rsidR="000138E7" w:rsidRPr="002F11E7" w:rsidRDefault="000138E7" w:rsidP="000138E7">
      <w:pPr>
        <w:autoSpaceDE w:val="0"/>
        <w:autoSpaceDN w:val="0"/>
        <w:adjustRightInd w:val="0"/>
        <w:jc w:val="both"/>
        <w:rPr>
          <w:rFonts w:ascii="Calibri" w:hAnsi="Calibri" w:cs="Calibri"/>
          <w:b/>
          <w:bCs/>
          <w:color w:val="000000"/>
        </w:rPr>
      </w:pPr>
      <w:r w:rsidRPr="002F11E7">
        <w:rPr>
          <w:rFonts w:ascii="Calibri" w:hAnsi="Calibri" w:cs="Calibri"/>
          <w:b/>
          <w:bCs/>
          <w:color w:val="000000"/>
        </w:rPr>
        <w:t>Entendimento do Grupo e de Seu Ambiente, da Estrutura de Relatório Financeiro Aplicável e do Sistema de Controle Interno do Grupo</w:t>
      </w:r>
    </w:p>
    <w:p w14:paraId="2DEBB538"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p>
    <w:p w14:paraId="4693E44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30.</w:t>
      </w:r>
      <w:r w:rsidRPr="002F11E7">
        <w:rPr>
          <w:rFonts w:ascii="Calibri" w:hAnsi="Calibri" w:cs="Calibri"/>
          <w:color w:val="000000"/>
        </w:rPr>
        <w:tab/>
        <w:t>Ao aplicar os itens 19 a 27 da NBC TA 315, o auditor do grupo deve assumir a responsabilidade por obter um entendimento dos seguintes aspectos: (ver itens A88 a A92)</w:t>
      </w:r>
    </w:p>
    <w:p w14:paraId="32A98E2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DC01D08" w14:textId="77777777" w:rsidR="000138E7" w:rsidRPr="002F11E7" w:rsidRDefault="000138E7" w:rsidP="000138E7">
      <w:pPr>
        <w:pStyle w:val="PargrafodaLista"/>
        <w:numPr>
          <w:ilvl w:val="0"/>
          <w:numId w:val="417"/>
        </w:numPr>
        <w:autoSpaceDE w:val="0"/>
        <w:autoSpaceDN w:val="0"/>
        <w:adjustRightInd w:val="0"/>
        <w:jc w:val="both"/>
        <w:rPr>
          <w:rFonts w:cs="Calibri"/>
          <w:color w:val="000000"/>
          <w:sz w:val="24"/>
          <w:szCs w:val="24"/>
        </w:rPr>
      </w:pPr>
      <w:r w:rsidRPr="002F11E7">
        <w:rPr>
          <w:rFonts w:cs="Calibri"/>
          <w:color w:val="000000"/>
          <w:sz w:val="24"/>
          <w:szCs w:val="24"/>
        </w:rPr>
        <w:t>O grupo e seu ambiente, incluindo: (ver itens A93 a A95)</w:t>
      </w:r>
    </w:p>
    <w:p w14:paraId="3E2676BA" w14:textId="77777777" w:rsidR="000138E7" w:rsidRPr="002F11E7" w:rsidRDefault="000138E7" w:rsidP="000138E7">
      <w:pPr>
        <w:pStyle w:val="PargrafodaLista"/>
        <w:numPr>
          <w:ilvl w:val="0"/>
          <w:numId w:val="418"/>
        </w:numPr>
        <w:autoSpaceDE w:val="0"/>
        <w:autoSpaceDN w:val="0"/>
        <w:adjustRightInd w:val="0"/>
        <w:jc w:val="both"/>
        <w:rPr>
          <w:rFonts w:cs="Calibri"/>
          <w:color w:val="000000"/>
          <w:sz w:val="24"/>
          <w:szCs w:val="24"/>
        </w:rPr>
      </w:pPr>
      <w:r w:rsidRPr="002F11E7">
        <w:rPr>
          <w:rFonts w:cs="Calibri"/>
          <w:color w:val="000000"/>
          <w:sz w:val="24"/>
          <w:szCs w:val="24"/>
        </w:rPr>
        <w:t>A estrutura organizacional do grupo e seu modelo de negócios, incluindo:</w:t>
      </w:r>
    </w:p>
    <w:p w14:paraId="64A58799" w14:textId="77777777" w:rsidR="000138E7" w:rsidRPr="002F11E7" w:rsidRDefault="000138E7" w:rsidP="000138E7">
      <w:pPr>
        <w:autoSpaceDE w:val="0"/>
        <w:autoSpaceDN w:val="0"/>
        <w:adjustRightInd w:val="0"/>
        <w:ind w:left="1023" w:firstLine="627"/>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Os locais em que o grupo tem suas operações ou atividades;</w:t>
      </w:r>
    </w:p>
    <w:p w14:paraId="3D4FE41B" w14:textId="77777777" w:rsidR="000138E7" w:rsidRPr="002F11E7" w:rsidRDefault="000138E7" w:rsidP="000138E7">
      <w:pPr>
        <w:autoSpaceDE w:val="0"/>
        <w:autoSpaceDN w:val="0"/>
        <w:adjustRightInd w:val="0"/>
        <w:ind w:left="2124" w:hanging="474"/>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 natureza das operações ou atividades do grupo e a extensão em que são similares em todo o grupo; e</w:t>
      </w:r>
    </w:p>
    <w:p w14:paraId="3CEEAC63" w14:textId="77777777" w:rsidR="000138E7" w:rsidRPr="002F11E7" w:rsidRDefault="000138E7" w:rsidP="000138E7">
      <w:pPr>
        <w:autoSpaceDE w:val="0"/>
        <w:autoSpaceDN w:val="0"/>
        <w:adjustRightInd w:val="0"/>
        <w:ind w:left="2124" w:hanging="474"/>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A extensão em que o modelo de negócios do grupo integra a utilização de tecnologia da informação (TI);</w:t>
      </w:r>
    </w:p>
    <w:p w14:paraId="2B581DDE" w14:textId="77777777" w:rsidR="000138E7" w:rsidRPr="002F11E7" w:rsidRDefault="000138E7" w:rsidP="000138E7">
      <w:pPr>
        <w:autoSpaceDE w:val="0"/>
        <w:autoSpaceDN w:val="0"/>
        <w:adjustRightInd w:val="0"/>
        <w:ind w:left="2124" w:hanging="474"/>
        <w:jc w:val="both"/>
        <w:rPr>
          <w:rFonts w:ascii="Calibri" w:hAnsi="Calibri" w:cs="Calibri"/>
          <w:color w:val="000000"/>
        </w:rPr>
      </w:pPr>
    </w:p>
    <w:p w14:paraId="6E7EA78F" w14:textId="77777777" w:rsidR="000138E7" w:rsidRPr="002F11E7" w:rsidRDefault="000138E7" w:rsidP="000138E7">
      <w:pPr>
        <w:pStyle w:val="PargrafodaLista"/>
        <w:numPr>
          <w:ilvl w:val="0"/>
          <w:numId w:val="418"/>
        </w:numPr>
        <w:autoSpaceDE w:val="0"/>
        <w:autoSpaceDN w:val="0"/>
        <w:adjustRightInd w:val="0"/>
        <w:jc w:val="both"/>
        <w:rPr>
          <w:rFonts w:cs="Calibri"/>
          <w:color w:val="000000"/>
          <w:sz w:val="24"/>
          <w:szCs w:val="24"/>
        </w:rPr>
      </w:pPr>
      <w:r w:rsidRPr="002F11E7">
        <w:rPr>
          <w:rFonts w:cs="Calibri"/>
          <w:color w:val="000000"/>
          <w:sz w:val="24"/>
          <w:szCs w:val="24"/>
        </w:rPr>
        <w:t>Fatores regulatórios que afetam as entidades e unidades de negócios do grupo; e</w:t>
      </w:r>
    </w:p>
    <w:p w14:paraId="0BEF17F5" w14:textId="77777777" w:rsidR="000138E7" w:rsidRPr="002F11E7" w:rsidRDefault="000138E7" w:rsidP="000138E7">
      <w:pPr>
        <w:autoSpaceDE w:val="0"/>
        <w:autoSpaceDN w:val="0"/>
        <w:adjustRightInd w:val="0"/>
        <w:ind w:left="1620" w:hanging="690"/>
        <w:jc w:val="both"/>
        <w:rPr>
          <w:rFonts w:ascii="Calibri" w:hAnsi="Calibri" w:cs="Calibri"/>
          <w:color w:val="000000"/>
        </w:rPr>
      </w:pPr>
      <w:r w:rsidRPr="002F11E7">
        <w:rPr>
          <w:rFonts w:ascii="Calibri" w:hAnsi="Calibri" w:cs="Calibri"/>
          <w:color w:val="000000"/>
        </w:rPr>
        <w:t>iii.</w:t>
      </w:r>
      <w:r w:rsidRPr="002F11E7">
        <w:rPr>
          <w:rFonts w:ascii="Calibri" w:hAnsi="Calibri" w:cs="Calibri"/>
          <w:color w:val="000000"/>
        </w:rPr>
        <w:tab/>
        <w:t xml:space="preserve"> As medidas utilizadas interna e externamente para avaliar o desempenho financeiro das entidades ou unidades de negócios;</w:t>
      </w:r>
    </w:p>
    <w:p w14:paraId="6E76C0FB" w14:textId="77777777" w:rsidR="000138E7" w:rsidRPr="002F11E7" w:rsidRDefault="000138E7" w:rsidP="000138E7">
      <w:pPr>
        <w:autoSpaceDE w:val="0"/>
        <w:autoSpaceDN w:val="0"/>
        <w:adjustRightInd w:val="0"/>
        <w:ind w:left="1620" w:hanging="690"/>
        <w:jc w:val="both"/>
        <w:rPr>
          <w:rFonts w:ascii="Calibri" w:hAnsi="Calibri" w:cs="Calibri"/>
          <w:color w:val="000000"/>
        </w:rPr>
      </w:pPr>
    </w:p>
    <w:p w14:paraId="5CD6591D"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 estrutura de relatório financeiro aplicável e a consistência das políticas e práticas contábeis em todo o grupo; e</w:t>
      </w:r>
    </w:p>
    <w:p w14:paraId="26259829"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O sistema de controle interno do grupo, incluindo:</w:t>
      </w:r>
    </w:p>
    <w:p w14:paraId="0B4B2295" w14:textId="77777777" w:rsidR="000138E7" w:rsidRPr="002F11E7" w:rsidRDefault="000138E7" w:rsidP="000138E7">
      <w:pPr>
        <w:autoSpaceDE w:val="0"/>
        <w:autoSpaceDN w:val="0"/>
        <w:adjustRightInd w:val="0"/>
        <w:ind w:left="567"/>
        <w:jc w:val="both"/>
        <w:rPr>
          <w:rFonts w:ascii="Calibri" w:hAnsi="Calibri" w:cs="Calibri"/>
          <w:color w:val="000000"/>
        </w:rPr>
      </w:pPr>
    </w:p>
    <w:p w14:paraId="5C7A5EC2" w14:textId="77777777" w:rsidR="000138E7" w:rsidRPr="002F11E7" w:rsidRDefault="000138E7" w:rsidP="000138E7">
      <w:pPr>
        <w:autoSpaceDE w:val="0"/>
        <w:autoSpaceDN w:val="0"/>
        <w:adjustRightInd w:val="0"/>
        <w:ind w:left="1275" w:firstLine="141"/>
        <w:jc w:val="both"/>
        <w:rPr>
          <w:rFonts w:ascii="Calibri" w:hAnsi="Calibri" w:cs="Calibri"/>
          <w:color w:val="000000"/>
        </w:rPr>
      </w:pPr>
      <w:r w:rsidRPr="002F11E7">
        <w:rPr>
          <w:rFonts w:ascii="Calibri" w:hAnsi="Calibri" w:cs="Calibri"/>
          <w:color w:val="000000"/>
        </w:rPr>
        <w:t>(i)</w:t>
      </w:r>
      <w:r w:rsidRPr="002F11E7">
        <w:rPr>
          <w:rFonts w:ascii="Calibri" w:hAnsi="Calibri" w:cs="Calibri"/>
          <w:color w:val="000000"/>
        </w:rPr>
        <w:tab/>
        <w:t>A natureza e a extensão de controles comuns; (ver itens A96 a A99 e A102)</w:t>
      </w:r>
    </w:p>
    <w:p w14:paraId="5D920DE5" w14:textId="77777777" w:rsidR="000138E7" w:rsidRPr="002F11E7" w:rsidRDefault="000138E7" w:rsidP="000138E7">
      <w:pPr>
        <w:autoSpaceDE w:val="0"/>
        <w:autoSpaceDN w:val="0"/>
        <w:adjustRightInd w:val="0"/>
        <w:ind w:left="2136" w:hanging="720"/>
        <w:jc w:val="both"/>
        <w:rPr>
          <w:rFonts w:ascii="Calibri" w:hAnsi="Calibri" w:cs="Calibri"/>
          <w:color w:val="000000"/>
        </w:rPr>
      </w:pPr>
      <w:r w:rsidRPr="002F11E7">
        <w:rPr>
          <w:rFonts w:ascii="Calibri" w:hAnsi="Calibri" w:cs="Calibri"/>
          <w:color w:val="000000"/>
        </w:rPr>
        <w:t>(ii)</w:t>
      </w:r>
      <w:r w:rsidRPr="002F11E7">
        <w:rPr>
          <w:rFonts w:ascii="Calibri" w:hAnsi="Calibri" w:cs="Calibri"/>
          <w:color w:val="000000"/>
        </w:rPr>
        <w:tab/>
        <w:t>Se e, em caso afirmativo, como, o grupo centraliza as atividades relevantes para o relatório financeiro; (ver itens A100 a A102)</w:t>
      </w:r>
    </w:p>
    <w:p w14:paraId="472BE6BA" w14:textId="77777777" w:rsidR="000138E7" w:rsidRPr="002F11E7" w:rsidRDefault="000138E7" w:rsidP="000138E7">
      <w:pPr>
        <w:autoSpaceDE w:val="0"/>
        <w:autoSpaceDN w:val="0"/>
        <w:adjustRightInd w:val="0"/>
        <w:ind w:left="2124" w:hanging="708"/>
        <w:jc w:val="both"/>
        <w:rPr>
          <w:rFonts w:ascii="Calibri" w:hAnsi="Calibri" w:cs="Calibri"/>
          <w:color w:val="000000"/>
        </w:rPr>
      </w:pPr>
      <w:r w:rsidRPr="002F11E7">
        <w:rPr>
          <w:rFonts w:ascii="Calibri" w:hAnsi="Calibri" w:cs="Calibri"/>
          <w:color w:val="000000"/>
        </w:rPr>
        <w:t>(iii)</w:t>
      </w:r>
      <w:r w:rsidRPr="002F11E7">
        <w:rPr>
          <w:rFonts w:ascii="Calibri" w:hAnsi="Calibri" w:cs="Calibri"/>
          <w:color w:val="000000"/>
        </w:rPr>
        <w:tab/>
        <w:t>O processo de consolidação utilizado pelo grupo, incluindo subconsolidações, se houver, e ajustes de consolidação; e</w:t>
      </w:r>
    </w:p>
    <w:p w14:paraId="7A3F53EB" w14:textId="77777777" w:rsidR="000138E7" w:rsidRPr="002F11E7" w:rsidRDefault="000138E7" w:rsidP="000138E7">
      <w:pPr>
        <w:autoSpaceDE w:val="0"/>
        <w:autoSpaceDN w:val="0"/>
        <w:adjustRightInd w:val="0"/>
        <w:ind w:left="2124" w:hanging="708"/>
        <w:jc w:val="both"/>
        <w:rPr>
          <w:rFonts w:ascii="Calibri" w:hAnsi="Calibri" w:cs="Calibri"/>
          <w:color w:val="000000"/>
        </w:rPr>
      </w:pPr>
      <w:r w:rsidRPr="002F11E7">
        <w:rPr>
          <w:rFonts w:ascii="Calibri" w:hAnsi="Calibri" w:cs="Calibri"/>
          <w:color w:val="000000"/>
        </w:rPr>
        <w:t>(iv)</w:t>
      </w:r>
      <w:r w:rsidRPr="002F11E7">
        <w:rPr>
          <w:rFonts w:ascii="Calibri" w:hAnsi="Calibri" w:cs="Calibri"/>
          <w:color w:val="000000"/>
        </w:rPr>
        <w:tab/>
        <w:t>Como a administração do grupo comunica assuntos significativos que auxiliam na preparação das demonstrações contábeis do grupo e responsabilidades de relatório financeiro no sistema de informação e outros componentes do sistema de controle interno do grupo à administração de entidades ou unidades de negócios. (ver itens A103 a A105)</w:t>
      </w:r>
    </w:p>
    <w:p w14:paraId="6A836337" w14:textId="77777777" w:rsidR="000138E7" w:rsidRPr="002F11E7" w:rsidRDefault="000138E7" w:rsidP="000138E7">
      <w:pPr>
        <w:autoSpaceDE w:val="0"/>
        <w:autoSpaceDN w:val="0"/>
        <w:adjustRightInd w:val="0"/>
        <w:ind w:left="2124" w:hanging="708"/>
        <w:jc w:val="both"/>
        <w:rPr>
          <w:rFonts w:ascii="Calibri" w:hAnsi="Calibri" w:cs="Calibri"/>
          <w:color w:val="000000"/>
        </w:rPr>
      </w:pPr>
    </w:p>
    <w:p w14:paraId="4D823721"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1789DA6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E8BC2F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31.</w:t>
      </w:r>
      <w:r w:rsidRPr="002F11E7">
        <w:rPr>
          <w:rFonts w:ascii="Calibri" w:hAnsi="Calibri" w:cs="Calibri"/>
          <w:color w:val="000000"/>
        </w:rPr>
        <w:tab/>
        <w:t>O auditor do grupo deve se comunicar com os auditores dos componentes de maneira tempestiva: (ver item A106)</w:t>
      </w:r>
    </w:p>
    <w:p w14:paraId="72C222C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CBD82AA"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Assuntos que o auditor do grupo determine serem relevantes para o planejamento ou execução dos procedimentos de avaliação de riscos do auditor do componente para fins da auditoria do grupo;</w:t>
      </w:r>
    </w:p>
    <w:p w14:paraId="2D4A812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Ao aplicar o item 17 da NBC TA 550 - Partes Relacionadas, as relações ou transações com partes relacionadas identificadas pela administração do grupo, e quaisquer outras partes relacionadas de que o auditor do grupo esteja ciente, que sejam relevantes para o trabalho do auditor do componente; e (ver item A107)</w:t>
      </w:r>
    </w:p>
    <w:p w14:paraId="1E49CDB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Ao aplicar a NBC TA 570 - Continuidade Operacional, eventos ou condições identificadas pela administração do grupo ou pelo auditor do grupo que possam levantar dúvida significativa sobre a capacidade do grupo de continuar em operação e que sejam relevantes para o trabalho do auditor do componente.</w:t>
      </w:r>
    </w:p>
    <w:p w14:paraId="10660528"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34E085E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32.</w:t>
      </w:r>
      <w:r w:rsidRPr="002F11E7">
        <w:rPr>
          <w:rFonts w:ascii="Calibri" w:hAnsi="Calibri" w:cs="Calibri"/>
          <w:color w:val="000000"/>
        </w:rPr>
        <w:tab/>
        <w:t>O auditor do grupo deve solicitar que os auditores dos componentes comuniquem de maneira tempestiva:</w:t>
      </w:r>
    </w:p>
    <w:p w14:paraId="247ED05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00C052E"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Assuntos relacionados às informações financeiras do componente que o auditor do componente determine serem relevantes para a identificação e avaliação dos riscos de distorção relevante nas demonstrações contábeis do grupo, causada por fraude ou erro;</w:t>
      </w:r>
    </w:p>
    <w:p w14:paraId="582F928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Relações de partes relacionadas não identificadas anteriormente pela administração do grupo ou pelo auditor do grupo; e (ver item A107)</w:t>
      </w:r>
    </w:p>
    <w:p w14:paraId="3415E0B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Quaisquer eventos ou condições identificadas pelo auditor do componente que podem levantar dúvida significativa sobre a capacidade do grupo de continuar em operação.</w:t>
      </w:r>
    </w:p>
    <w:p w14:paraId="465AE73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864B977"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Identificação e Avaliação de Riscos de Distorção Relevante</w:t>
      </w:r>
    </w:p>
    <w:p w14:paraId="3B2BE29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D9FDAC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33.</w:t>
      </w:r>
      <w:r w:rsidRPr="002F11E7">
        <w:rPr>
          <w:rFonts w:ascii="Calibri" w:hAnsi="Calibri" w:cs="Calibri"/>
          <w:color w:val="000000"/>
        </w:rPr>
        <w:tab/>
        <w:t>Ao aplicar a NBC TA 315, com base no entendimento obtido no item 30, o auditor do grupo deve assumir a responsabilidade pela identificação e avaliação dos riscos de distorção relevante nas demonstrações contábeis do grupo, incluindo com relação ao processo de consolidação. (ver itens A108 a A113)</w:t>
      </w:r>
    </w:p>
    <w:p w14:paraId="1899A33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9167BE5"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4E9BEC0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EBA178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34.</w:t>
      </w:r>
      <w:r w:rsidRPr="002F11E7">
        <w:rPr>
          <w:rFonts w:ascii="Calibri" w:hAnsi="Calibri" w:cs="Calibri"/>
          <w:color w:val="000000"/>
        </w:rPr>
        <w:tab/>
        <w:t>Ao aplicar a NBC TA 315, o auditor do grupo deve avaliar se a evidência de auditoria obtida dos procedimentos de avaliação de riscos realizados pelo auditor do grupo e pelos auditores dos componentes fornece uma base apropriada para a identificação e avaliação dos riscos de distorção relevante nas demonstrações contábeis do grupo. (ver itens A114 e A115)</w:t>
      </w:r>
    </w:p>
    <w:p w14:paraId="5425EAEA"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4DB1EE6B"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Materialidade</w:t>
      </w:r>
    </w:p>
    <w:p w14:paraId="3E146FCA"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311167F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35.</w:t>
      </w:r>
      <w:r w:rsidRPr="002F11E7">
        <w:rPr>
          <w:rFonts w:ascii="Calibri" w:hAnsi="Calibri" w:cs="Calibri"/>
          <w:color w:val="000000"/>
        </w:rPr>
        <w:tab/>
        <w:t>Ao aplicar a NBC TA 320 - Materialidade no Planejamento e na Execução da Auditoria e a NBC TA 450 - Avaliação das Distorções Identificadas durante a Auditoria, quando as classes de transações, saldos contábeis ou divulgações nas demonstrações contábeis do grupo são desagregadas entre componentes, para fins de planejamento e execução de procedimentos de auditoria, o auditor do grupo deve determinar:</w:t>
      </w:r>
    </w:p>
    <w:p w14:paraId="03CDF81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FB3A59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Materialidade para execução da auditoria do componente. Para abordar o risco de agregação, esse valor deve ser inferior à materialidade do desempenho do grupo. (ver itens A116 a A120)</w:t>
      </w:r>
    </w:p>
    <w:p w14:paraId="79E512EE"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O limite acima do qual as distorções identificadas nas informações financeiras dos componentes devem ser comunicadas ao auditor do grupo. Esse limite não deve exceder o valor considerado como claramente trivial para as demonstrações contábeis do grupo. (ver item A121)</w:t>
      </w:r>
    </w:p>
    <w:p w14:paraId="64143CAE"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7768C1BD"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08DD6A6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36.</w:t>
      </w:r>
      <w:r w:rsidRPr="002F11E7">
        <w:rPr>
          <w:rFonts w:ascii="Calibri" w:hAnsi="Calibri" w:cs="Calibri"/>
          <w:color w:val="000000"/>
        </w:rPr>
        <w:tab/>
        <w:t>O auditor do grupo deve comunicar ao auditor do componente os valores determinados de acordo com o item 35. (ver itens A122 a A123)</w:t>
      </w:r>
    </w:p>
    <w:p w14:paraId="31476C8D"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1C1C181E" w14:textId="77777777" w:rsidR="000138E7" w:rsidRPr="002F11E7" w:rsidRDefault="000138E7" w:rsidP="000138E7">
      <w:pPr>
        <w:autoSpaceDE w:val="0"/>
        <w:autoSpaceDN w:val="0"/>
        <w:adjustRightInd w:val="0"/>
        <w:jc w:val="both"/>
        <w:rPr>
          <w:rFonts w:ascii="Calibri" w:hAnsi="Calibri" w:cs="Calibri"/>
          <w:b/>
          <w:color w:val="000000"/>
        </w:rPr>
      </w:pPr>
      <w:r w:rsidRPr="002F11E7">
        <w:rPr>
          <w:rFonts w:ascii="Calibri" w:hAnsi="Calibri" w:cs="Calibri"/>
          <w:b/>
          <w:color w:val="000000"/>
        </w:rPr>
        <w:t>Resposta aos Riscos Avaliados de Distorção Relevante</w:t>
      </w:r>
    </w:p>
    <w:p w14:paraId="7CD607E4" w14:textId="77777777" w:rsidR="000138E7" w:rsidRPr="002F11E7" w:rsidRDefault="000138E7" w:rsidP="000138E7">
      <w:pPr>
        <w:autoSpaceDE w:val="0"/>
        <w:autoSpaceDN w:val="0"/>
        <w:adjustRightInd w:val="0"/>
        <w:jc w:val="both"/>
        <w:rPr>
          <w:rFonts w:ascii="Calibri" w:hAnsi="Calibri" w:cs="Calibri"/>
          <w:color w:val="000000"/>
          <w:highlight w:val="yellow"/>
        </w:rPr>
      </w:pPr>
    </w:p>
    <w:p w14:paraId="39F9C39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37.</w:t>
      </w:r>
      <w:r w:rsidRPr="002F11E7">
        <w:rPr>
          <w:rFonts w:ascii="Calibri" w:hAnsi="Calibri" w:cs="Calibri"/>
          <w:color w:val="000000"/>
        </w:rPr>
        <w:tab/>
        <w:t>Ao aplicar a NBC TA 330, o auditor do grupo deve assumir a responsabilidade pela natureza, pela época e pela extensão dos procedimentos de auditoria a serem realizados, incluindo a determinação dos componentes em que procedimentos de auditoria adicionais devem ser realizados, e pela natureza, época e extensão do trabalho a ser realizado nesses componentes. (ver itens A124 a A139)</w:t>
      </w:r>
    </w:p>
    <w:p w14:paraId="3DD16B2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6093F5E"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Processo de Consolidação</w:t>
      </w:r>
    </w:p>
    <w:p w14:paraId="4BD0BE7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227690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38. O auditor do grupo deve assumir a responsabilidade pelo planejamento e execução de procedimentos de auditoria para responder aos riscos avaliados de distorção relevante nas demonstrações contábeis do grupo decorrentes do processo de consolidação. Isso deve incluir: (ver item A140)</w:t>
      </w:r>
    </w:p>
    <w:p w14:paraId="5CF4A87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0F02AF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Avaliar se todas as entidades e unidades de negócios foram incluídas nas demonstrações contábeis do grupo, conforme exigido pela estrutura de relatório financeiro aplicável e, se apropriado, planejar e executar procedimentos de auditoria adicionais nas subconsolidações;</w:t>
      </w:r>
    </w:p>
    <w:p w14:paraId="08ADD726"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Avaliar a adequação, integridade e exatidão dos ajustes e reclassificações de consolidação; (ver item A141)</w:t>
      </w:r>
    </w:p>
    <w:p w14:paraId="102378DE"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Avaliar se os julgamentos feitos pela administração no processo de consolidação dão origem a indicadores de possível viés da administração; e</w:t>
      </w:r>
    </w:p>
    <w:p w14:paraId="3BE088A2"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(d)</w:t>
      </w:r>
      <w:r w:rsidRPr="002F11E7">
        <w:rPr>
          <w:rFonts w:ascii="Calibri" w:hAnsi="Calibri" w:cs="Calibri"/>
          <w:color w:val="000000"/>
        </w:rPr>
        <w:tab/>
        <w:t>Responder aos riscos avaliados de distorção relevante devido a fraude decorrentes do processo de consolidação.</w:t>
      </w:r>
    </w:p>
    <w:p w14:paraId="2FE67A3B"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37EBF8E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39.</w:t>
      </w:r>
      <w:r w:rsidRPr="002F11E7">
        <w:rPr>
          <w:rFonts w:ascii="Calibri" w:hAnsi="Calibri" w:cs="Calibri"/>
          <w:color w:val="000000"/>
        </w:rPr>
        <w:tab/>
        <w:t>Se as informações financeiras de uma entidade ou unidade de negócios não tiverem sido preparadas de acordo com as mesmas políticas contábeis aplicadas às demonstrações contábeis do grupo, o auditor do grupo deve avaliar se ajustes apropriados foram feitos nas informações financeiras para fins de preparação e apresentação das demonstrações contábeis do grupo.</w:t>
      </w:r>
    </w:p>
    <w:p w14:paraId="72B9B7F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9D2B7E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40.</w:t>
      </w:r>
      <w:r w:rsidRPr="002F11E7">
        <w:rPr>
          <w:rFonts w:ascii="Calibri" w:hAnsi="Calibri" w:cs="Calibri"/>
          <w:color w:val="000000"/>
        </w:rPr>
        <w:tab/>
        <w:t>Se as demonstrações contábeis do grupo incluem as informações financeiras de uma entidade ou unidade de negócios com uma data de fechamento do relatório financeiro diferente daquela do grupo, o auditor do grupo deve assumir a responsabilidade por avaliar se ajustes apropriados foram feitos nessas informações financeiras de acordo com a estrutura de relatório financeiro aplicável.</w:t>
      </w:r>
    </w:p>
    <w:p w14:paraId="03E6C01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662EBCC"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5BFCBD9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A02F4F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41.</w:t>
      </w:r>
      <w:r w:rsidRPr="002F11E7">
        <w:rPr>
          <w:rFonts w:ascii="Calibri" w:hAnsi="Calibri" w:cs="Calibri"/>
          <w:color w:val="000000"/>
        </w:rPr>
        <w:tab/>
        <w:t>Quando o auditor do grupo envolve os auditores dos componentes no planejamento ou execução de procedimentos de auditoria adicionais, o auditor do grupo deve se comunicar com o auditor do componente sobre assuntos que o auditor do grupo ou o auditor do componente determine serem relevantes para o planejamento das respostas aos riscos avaliados de distorção relevante nas demonstrações contábeis do grupo.</w:t>
      </w:r>
    </w:p>
    <w:p w14:paraId="2E7CAC2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FE4464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42.</w:t>
      </w:r>
      <w:r w:rsidRPr="002F11E7">
        <w:rPr>
          <w:rFonts w:ascii="Calibri" w:hAnsi="Calibri" w:cs="Calibri"/>
          <w:color w:val="000000"/>
        </w:rPr>
        <w:tab/>
        <w:t>Áreas de maiores riscos avaliados de distorção relevante nas demonstrações contábeis do grupo ou riscos significativos identificados de acordo com a NBC TA 315, sobre os quais o auditor do componente determine que procedimentos de auditoria adicionais sejam realizados, o auditor do grupo deve avaliar a adequação do planejamento e da execução desses procedimentos de auditoria adicionais. (ver item A142)</w:t>
      </w:r>
    </w:p>
    <w:p w14:paraId="7368046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87DC6B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43.</w:t>
      </w:r>
      <w:r w:rsidRPr="002F11E7">
        <w:rPr>
          <w:rFonts w:ascii="Calibri" w:hAnsi="Calibri" w:cs="Calibri"/>
          <w:color w:val="000000"/>
        </w:rPr>
        <w:tab/>
        <w:t>Sempre que os auditores dos componentes realizam procedimentos de auditoria adicionais no processo de consolidação, incluindo nas subconsolidações, o auditor do grupo deve determinar a natureza e a extensão da direção e supervisão dos auditores dos componentes e a revisão de seu trabalho. (ver item A143)</w:t>
      </w:r>
    </w:p>
    <w:p w14:paraId="0C3C8E6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A30DDD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44.</w:t>
      </w:r>
      <w:r w:rsidRPr="002F11E7">
        <w:rPr>
          <w:rFonts w:ascii="Calibri" w:hAnsi="Calibri" w:cs="Calibri"/>
          <w:color w:val="000000"/>
        </w:rPr>
        <w:tab/>
        <w:t>O auditor do grupo deve determinar se as informações financeiras identificadas na comunicação do auditor do componente (vide item 45(a)) são as informações financeiras que são incorporadas nas demonstrações contábeis do grupo.</w:t>
      </w:r>
    </w:p>
    <w:p w14:paraId="0FBC413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41E1A2B"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Avaliação das Comunicações do Auditor do Componente e da Adequação de seu Trabalho</w:t>
      </w:r>
    </w:p>
    <w:p w14:paraId="51DEB8E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67D16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45.</w:t>
      </w:r>
      <w:r w:rsidRPr="002F11E7">
        <w:rPr>
          <w:rFonts w:ascii="Calibri" w:hAnsi="Calibri" w:cs="Calibri"/>
          <w:color w:val="000000"/>
        </w:rPr>
        <w:tab/>
        <w:t>O auditor do grupo deve solicitar que o auditor do componente comunique assuntos relevantes para a conclusão do auditor do grupo em relação à auditoria do grupo. Essas comunicações devem incluir: (ver item A144)</w:t>
      </w:r>
    </w:p>
    <w:p w14:paraId="71DA313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9E028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 identificação das informações financeiras sobre as quais o auditor do componente deve executar procedimentos de auditoria;</w:t>
      </w:r>
    </w:p>
    <w:p w14:paraId="7AD42499"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Se o auditor do componente realizou o trabalho solicitado pelo auditor do grupo;</w:t>
      </w:r>
    </w:p>
    <w:p w14:paraId="378CF1D3"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Se o auditor do componente cumpriu os requisitos éticos relevantes, incluindo aqueles relacionados à independência, que se aplicam ao trabalho de auditoria do grupo;</w:t>
      </w:r>
    </w:p>
    <w:p w14:paraId="35260963"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(d)</w:t>
      </w:r>
      <w:r w:rsidRPr="002F11E7">
        <w:rPr>
          <w:rFonts w:ascii="Calibri" w:hAnsi="Calibri" w:cs="Calibri"/>
          <w:color w:val="000000"/>
        </w:rPr>
        <w:tab/>
        <w:t>Informações sobre os casos de descumprimento de leis ou regulamentos;</w:t>
      </w:r>
    </w:p>
    <w:p w14:paraId="0F42FDB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(e)</w:t>
      </w:r>
      <w:r w:rsidRPr="002F11E7">
        <w:rPr>
          <w:rFonts w:ascii="Calibri" w:hAnsi="Calibri" w:cs="Calibri"/>
          <w:color w:val="000000"/>
        </w:rPr>
        <w:tab/>
        <w:t>Distorções corrigidas e não corrigidas nas informações financeiras do componente identificadas pelo auditor do componente e que estejam acima do limite informado pelo auditor do grupo, de acordo com o item 36; (ver item A145)</w:t>
      </w:r>
    </w:p>
    <w:p w14:paraId="180C651F"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(f)</w:t>
      </w:r>
      <w:r w:rsidRPr="002F11E7">
        <w:rPr>
          <w:rFonts w:ascii="Calibri" w:hAnsi="Calibri" w:cs="Calibri"/>
          <w:color w:val="000000"/>
        </w:rPr>
        <w:tab/>
        <w:t>Indicadores de possível viés da administração;</w:t>
      </w:r>
    </w:p>
    <w:p w14:paraId="2E90119B"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(g)</w:t>
      </w:r>
      <w:r w:rsidRPr="002F11E7">
        <w:rPr>
          <w:rFonts w:ascii="Calibri" w:hAnsi="Calibri" w:cs="Calibri"/>
          <w:color w:val="000000"/>
        </w:rPr>
        <w:tab/>
        <w:t>Descrição de quaisquer deficiências no sistema de controle interno identificadas em conexão com os procedimentos de auditoria realizados;</w:t>
      </w:r>
    </w:p>
    <w:p w14:paraId="68003BC0"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(h)</w:t>
      </w:r>
      <w:r w:rsidRPr="002F11E7">
        <w:rPr>
          <w:rFonts w:ascii="Calibri" w:hAnsi="Calibri" w:cs="Calibri"/>
          <w:color w:val="000000"/>
        </w:rPr>
        <w:tab/>
        <w:t>Fraude ou suspeita de fraude envolvendo a administração do componente, empregados com funções significativas no sistema de controle interno do grupo no componente ou outros, em que a fraude resultou em distorção relevante nas informações financeiras do componente;</w:t>
      </w:r>
    </w:p>
    <w:p w14:paraId="6C0129C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(i)</w:t>
      </w:r>
      <w:r w:rsidRPr="002F11E7">
        <w:rPr>
          <w:rFonts w:ascii="Calibri" w:hAnsi="Calibri" w:cs="Calibri"/>
          <w:color w:val="000000"/>
        </w:rPr>
        <w:tab/>
        <w:t>Outros assuntos significativos que o auditor do componente comunicou ou espera comunicar à administração do componente ou aos responsáveis pela governança do componente;</w:t>
      </w:r>
    </w:p>
    <w:p w14:paraId="03ACF996"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(j)</w:t>
      </w:r>
      <w:r w:rsidRPr="002F11E7">
        <w:rPr>
          <w:rFonts w:ascii="Calibri" w:hAnsi="Calibri" w:cs="Calibri"/>
          <w:color w:val="000000"/>
        </w:rPr>
        <w:tab/>
        <w:t>Quaisquer outros assuntos que possam ser relevantes para a auditoria do grupo ou que o auditor do componente determine que são apropriados para serem levados à atenção do auditor do grupo, incluindo exceções observadas nas representações por escrito solicitadas pelo auditor do componente à administração do componente; e</w:t>
      </w:r>
    </w:p>
    <w:p w14:paraId="1DEFA2D2"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(k)</w:t>
      </w:r>
      <w:r w:rsidRPr="002F11E7">
        <w:rPr>
          <w:rFonts w:ascii="Calibri" w:hAnsi="Calibri" w:cs="Calibri"/>
          <w:color w:val="000000"/>
        </w:rPr>
        <w:tab/>
        <w:t>As descobertas ou conclusões gerais do auditor do componente. (ver item A146)</w:t>
      </w:r>
    </w:p>
    <w:p w14:paraId="0D46160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4C7C5C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46.</w:t>
      </w:r>
      <w:r w:rsidRPr="002F11E7">
        <w:rPr>
          <w:rFonts w:ascii="Calibri" w:hAnsi="Calibri" w:cs="Calibri"/>
          <w:color w:val="000000"/>
        </w:rPr>
        <w:tab/>
        <w:t>O auditor do grupo deve:</w:t>
      </w:r>
    </w:p>
    <w:p w14:paraId="0EFC8A0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948746F"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Discutir assuntos significativos resultantes das comunicações com o auditor do componente, incluindo aqueles de acordo com o item 45, com o auditor do componente, a administração do componente ou a administração do grupo, conforme apropriado; e</w:t>
      </w:r>
    </w:p>
    <w:p w14:paraId="3BA76EC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Avaliar se as comunicações com o auditor do componente são adequadas para os propósitos do auditor do grupo. Se essas comunicações não são adequadas para os propósitos do auditor do grupo, o auditor do grupo deve considerar as implicações para a auditoria do grupo. (ver item A147)</w:t>
      </w:r>
    </w:p>
    <w:p w14:paraId="2151F228" w14:textId="77777777" w:rsidR="000138E7" w:rsidRPr="002F11E7" w:rsidRDefault="000138E7" w:rsidP="000138E7">
      <w:pPr>
        <w:autoSpaceDE w:val="0"/>
        <w:autoSpaceDN w:val="0"/>
        <w:adjustRightInd w:val="0"/>
        <w:ind w:left="1407" w:hanging="840"/>
        <w:jc w:val="both"/>
        <w:rPr>
          <w:rFonts w:ascii="Calibri" w:hAnsi="Calibri" w:cs="Calibri"/>
          <w:color w:val="000000"/>
        </w:rPr>
      </w:pPr>
    </w:p>
    <w:p w14:paraId="5FC3B9E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47.</w:t>
      </w:r>
      <w:r w:rsidRPr="002F11E7">
        <w:rPr>
          <w:rFonts w:ascii="Calibri" w:hAnsi="Calibri" w:cs="Calibri"/>
          <w:color w:val="000000"/>
        </w:rPr>
        <w:tab/>
        <w:t>O auditor do grupo deve determinar se, e em que extensão, é necessário revisar documentos de auditoria adicionais do auditor do componente. Para isso, o auditor do grupo deve considerar: (ver itens A148 e A149)</w:t>
      </w:r>
    </w:p>
    <w:p w14:paraId="72BFB6C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FD48ED2"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 natureza, época e extensão do trabalho realizado pelo auditor do componente;</w:t>
      </w:r>
    </w:p>
    <w:p w14:paraId="5877D88B"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 competência e as capacidades do auditor do componente, conforme determinadas de acordo com o item 26(a); e</w:t>
      </w:r>
    </w:p>
    <w:p w14:paraId="08BB2690"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A direção e supervisão do auditor do componente e revisão de seu trabalho.</w:t>
      </w:r>
    </w:p>
    <w:p w14:paraId="0EC32288" w14:textId="77777777" w:rsidR="000138E7" w:rsidRPr="002F11E7" w:rsidRDefault="000138E7" w:rsidP="000138E7">
      <w:pPr>
        <w:autoSpaceDE w:val="0"/>
        <w:autoSpaceDN w:val="0"/>
        <w:adjustRightInd w:val="0"/>
        <w:ind w:left="567"/>
        <w:jc w:val="both"/>
        <w:rPr>
          <w:rFonts w:ascii="Calibri" w:hAnsi="Calibri" w:cs="Calibri"/>
          <w:color w:val="000000"/>
        </w:rPr>
      </w:pPr>
    </w:p>
    <w:p w14:paraId="6F10621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48.</w:t>
      </w:r>
      <w:r w:rsidRPr="002F11E7">
        <w:rPr>
          <w:rFonts w:ascii="Calibri" w:hAnsi="Calibri" w:cs="Calibri"/>
          <w:color w:val="000000"/>
        </w:rPr>
        <w:tab/>
        <w:t>Se o auditor do grupo conclui que o trabalho do auditor do componente não é adequado para as finalidades do auditor do grupo, o auditor do grupo deve determinar quais procedimentos de auditoria adicionais devem ser realizados e se devem ser executados por um auditor do componente ou pelo auditor do grupo.</w:t>
      </w:r>
    </w:p>
    <w:p w14:paraId="628F1BE3"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272DBB18"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Eventos subsequentes</w:t>
      </w:r>
    </w:p>
    <w:p w14:paraId="206F4337"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677250FF"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49.</w:t>
      </w:r>
      <w:r w:rsidRPr="002F11E7">
        <w:rPr>
          <w:rFonts w:ascii="Calibri" w:hAnsi="Calibri" w:cs="Calibri"/>
          <w:bCs/>
          <w:color w:val="000000"/>
        </w:rPr>
        <w:tab/>
        <w:t>Ao aplicar a NBC TA 560 - Eventos Subsequentes, o auditor do grupo deve assumir a responsabilidade pela execução de procedimentos de auditoria e, conforme apropriado, solicitar que os auditores dos componentes realizem procedimentos planejados para identificar eventos que possam exigir ajuste ou divulgação nas demonstrações contábeis do grupo. (ver item A150)</w:t>
      </w:r>
    </w:p>
    <w:p w14:paraId="279A336F"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61B3F945" w14:textId="77777777" w:rsidR="000138E7" w:rsidRPr="002F11E7" w:rsidRDefault="000138E7" w:rsidP="000138E7">
      <w:pPr>
        <w:autoSpaceDE w:val="0"/>
        <w:autoSpaceDN w:val="0"/>
        <w:adjustRightInd w:val="0"/>
        <w:ind w:left="567" w:hanging="567"/>
        <w:jc w:val="both"/>
        <w:rPr>
          <w:rFonts w:ascii="Calibri" w:hAnsi="Calibri" w:cs="Calibri"/>
          <w:bCs/>
          <w:i/>
          <w:iCs/>
          <w:color w:val="000000"/>
        </w:rPr>
      </w:pPr>
      <w:r w:rsidRPr="002F11E7">
        <w:rPr>
          <w:rFonts w:ascii="Calibri" w:hAnsi="Calibri" w:cs="Calibri"/>
          <w:bCs/>
          <w:i/>
          <w:iCs/>
          <w:color w:val="000000"/>
        </w:rPr>
        <w:t>Considerações quando os Auditores dos Componentes são envolvidos</w:t>
      </w:r>
    </w:p>
    <w:p w14:paraId="506EC500"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44887148"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50.</w:t>
      </w:r>
      <w:r w:rsidRPr="002F11E7">
        <w:rPr>
          <w:rFonts w:ascii="Calibri" w:hAnsi="Calibri" w:cs="Calibri"/>
          <w:bCs/>
          <w:color w:val="000000"/>
        </w:rPr>
        <w:tab/>
        <w:t>O auditor do grupo deve solicitar aos auditores dos componentes que notifiquem o auditor do grupo caso eles tenham conhecimento de eventos subsequentes que possam exigir ajuste ou divulgação nas demonstrações contábeis do grupo. (ver item A150)</w:t>
      </w:r>
    </w:p>
    <w:p w14:paraId="416EC0A8"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50E1BD47"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Avaliação da Suficiência e Adequação da Evidência de Auditoria Obtida</w:t>
      </w:r>
    </w:p>
    <w:p w14:paraId="7F273B3C"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1F1862F6"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51.</w:t>
      </w:r>
      <w:r w:rsidRPr="002F11E7">
        <w:rPr>
          <w:rFonts w:ascii="Calibri" w:hAnsi="Calibri" w:cs="Calibri"/>
          <w:bCs/>
          <w:color w:val="000000"/>
        </w:rPr>
        <w:tab/>
        <w:t xml:space="preserve">Ao aplicar a NBC TA 330, o auditor do grupo deve concluir se foi obtida evidência de auditoria apropriada e suficiente dos procedimentos de auditoria realizados, incluindo o trabalho realizado pelos auditores dos componentes, como base para a opinião de auditoria do grupo. (ver itens A151 a A155) </w:t>
      </w:r>
    </w:p>
    <w:p w14:paraId="05993C15"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52.</w:t>
      </w:r>
      <w:r w:rsidRPr="002F11E7">
        <w:rPr>
          <w:rFonts w:ascii="Calibri" w:hAnsi="Calibri" w:cs="Calibri"/>
          <w:bCs/>
          <w:color w:val="000000"/>
        </w:rPr>
        <w:tab/>
        <w:t>O sócio do trabalho do grupo deve avaliar o efeito na opinião de auditoria do grupo de quaisquer distorções não corrigidas (quer sejam identificadas pelo auditor do grupo ou comunicadas pelos auditores dos componentes) e de quaisquer casos em que não tenha sido possível obter evidência de auditoria apropriada e suficiente. (ver item A156)</w:t>
      </w:r>
    </w:p>
    <w:p w14:paraId="62A29465"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1223CB53"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Relatório do Auditor</w:t>
      </w:r>
    </w:p>
    <w:p w14:paraId="023BE076"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4E1EAFE9"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53.</w:t>
      </w:r>
      <w:r w:rsidRPr="002F11E7">
        <w:rPr>
          <w:rFonts w:ascii="Calibri" w:hAnsi="Calibri" w:cs="Calibri"/>
          <w:bCs/>
          <w:color w:val="000000"/>
        </w:rPr>
        <w:tab/>
      </w:r>
      <w:r w:rsidRPr="00513C06">
        <w:rPr>
          <w:rFonts w:ascii="Calibri" w:hAnsi="Calibri" w:cs="Calibri"/>
          <w:bCs/>
          <w:color w:val="000000"/>
          <w:highlight w:val="cyan"/>
        </w:rPr>
        <w:t>O relatório do auditor sobre as demonstrações contábeis do grupo não deve fazer referência a um auditor do componente</w:t>
      </w:r>
      <w:r w:rsidRPr="002F11E7">
        <w:rPr>
          <w:rFonts w:ascii="Calibri" w:hAnsi="Calibri" w:cs="Calibri"/>
          <w:bCs/>
          <w:color w:val="000000"/>
        </w:rPr>
        <w:t>, a menos que a inclusão dessa referência seja exigida por lei ou regulamento. Se tal referência for exigida por lei ou regulamento, o relatório do auditor deve indicar que a referência não diminui a responsabilidade do sócio do trabalho do grupo ou da firma do sócio do trabalho do grupo pela opinião de auditoria do grupo. (ver itens A157 a A158)</w:t>
      </w:r>
    </w:p>
    <w:p w14:paraId="0A4F5B76"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217471DF"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Comunicação com a Administração do Grupo e com os Responsáveis pela Governança do Grupo</w:t>
      </w:r>
    </w:p>
    <w:p w14:paraId="0B412DBD"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5E846833" w14:textId="77777777" w:rsidR="000138E7" w:rsidRPr="002F11E7" w:rsidRDefault="000138E7" w:rsidP="000138E7">
      <w:pPr>
        <w:autoSpaceDE w:val="0"/>
        <w:autoSpaceDN w:val="0"/>
        <w:adjustRightInd w:val="0"/>
        <w:ind w:left="567" w:hanging="567"/>
        <w:jc w:val="both"/>
        <w:rPr>
          <w:rFonts w:ascii="Calibri" w:hAnsi="Calibri" w:cs="Calibri"/>
          <w:bCs/>
          <w:i/>
          <w:iCs/>
          <w:color w:val="000000"/>
        </w:rPr>
      </w:pPr>
      <w:r w:rsidRPr="002F11E7">
        <w:rPr>
          <w:rFonts w:ascii="Calibri" w:hAnsi="Calibri" w:cs="Calibri"/>
          <w:bCs/>
          <w:i/>
          <w:iCs/>
          <w:color w:val="000000"/>
        </w:rPr>
        <w:t>Comunicação com a Administração do Grupo</w:t>
      </w:r>
    </w:p>
    <w:p w14:paraId="189E63BE"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0F652321"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54.</w:t>
      </w:r>
      <w:r w:rsidRPr="002F11E7">
        <w:rPr>
          <w:rFonts w:ascii="Calibri" w:hAnsi="Calibri" w:cs="Calibri"/>
          <w:bCs/>
          <w:color w:val="000000"/>
        </w:rPr>
        <w:tab/>
        <w:t>O auditor do grupo deve comunicar à administração do grupo uma visão geral do escopo e da época planejados para a auditoria, incluindo uma visão geral do trabalho a ser realizado nos componentes do grupo. (ver item A159)</w:t>
      </w:r>
    </w:p>
    <w:p w14:paraId="360157D2"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6C92DAEB"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55.</w:t>
      </w:r>
      <w:r w:rsidRPr="002F11E7">
        <w:rPr>
          <w:rFonts w:ascii="Calibri" w:hAnsi="Calibri" w:cs="Calibri"/>
          <w:bCs/>
          <w:color w:val="000000"/>
        </w:rPr>
        <w:tab/>
        <w:t>Se um caso de fraude foi identificado pelo auditor do grupo ou levado à sua atenção por um auditor do componente (vide item 45(h)), ou se informações indiquem que pode haver fraude, o auditor do grupo deve comunicar isso em tempo hábil ao nível apropriado da administração do grupo, a fim de informar aqueles com responsabilidade primária pela prevenção e detecção de fraudes sobre assuntos relevantes para as suas responsabilidades. (ver item A160)</w:t>
      </w:r>
    </w:p>
    <w:p w14:paraId="58E55C16"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720A956D"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56.</w:t>
      </w:r>
      <w:r w:rsidRPr="002F11E7">
        <w:rPr>
          <w:rFonts w:ascii="Calibri" w:hAnsi="Calibri" w:cs="Calibri"/>
          <w:bCs/>
          <w:color w:val="000000"/>
        </w:rPr>
        <w:tab/>
        <w:t>Por força de estatuto, regulamento ou outras razões, um auditor do componente pode ter que expressar uma opinião de auditoria sobre as demonstrações contábeis de uma entidade ou unidade de negócios que faz parte do grupo. Nesse caso, o auditor do grupo deve solicitar que a administração do grupo informe a administração da entidade ou unidade de negócios sobre qualquer assunto do qual o auditor do grupo tenha conhecimento que possa ser significativo para as demonstrações contábeis da entidade ou unidade de negócios, mas sobre a qual a administração da entidade ou unidade de negócios pode não estar ciente. Se a administração do grupo se recusar a comunicar o assunto à administração da entidade ou unidade de negócios, o auditor do grupo deve discutir o assunto com os responsáveis pela governança do grupo. Se o assunto não for resolvido, o auditor do grupo, sujeito a considerações legais e profissionais de confidencialidade, deve considerar se deve aconselhar o auditor do componente a não emitir o relatório do auditor sobre as demonstrações contábeis da entidade ou unidade de negócios até que o assunto seja solucionado. (ver itens A161 e A162)</w:t>
      </w:r>
    </w:p>
    <w:p w14:paraId="1B1363D8"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51EA2903" w14:textId="77777777" w:rsidR="000138E7" w:rsidRPr="002F11E7" w:rsidRDefault="000138E7" w:rsidP="000138E7">
      <w:pPr>
        <w:autoSpaceDE w:val="0"/>
        <w:autoSpaceDN w:val="0"/>
        <w:adjustRightInd w:val="0"/>
        <w:ind w:left="567" w:hanging="567"/>
        <w:jc w:val="both"/>
        <w:rPr>
          <w:rFonts w:ascii="Calibri" w:hAnsi="Calibri" w:cs="Calibri"/>
          <w:bCs/>
          <w:i/>
          <w:iCs/>
          <w:color w:val="000000"/>
        </w:rPr>
      </w:pPr>
      <w:r w:rsidRPr="002F11E7">
        <w:rPr>
          <w:rFonts w:ascii="Calibri" w:hAnsi="Calibri" w:cs="Calibri"/>
          <w:bCs/>
          <w:i/>
          <w:iCs/>
          <w:color w:val="000000"/>
        </w:rPr>
        <w:t>Comunicação com os Responsáveis pela Governança do Grupo</w:t>
      </w:r>
    </w:p>
    <w:p w14:paraId="1F34463D"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33774616"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57.</w:t>
      </w:r>
      <w:r w:rsidRPr="002F11E7">
        <w:rPr>
          <w:rFonts w:ascii="Calibri" w:hAnsi="Calibri" w:cs="Calibri"/>
          <w:bCs/>
          <w:color w:val="000000"/>
        </w:rPr>
        <w:tab/>
        <w:t>O auditor do grupo deve comunicar os seguintes assuntos aos responsáveis pela governança do grupo, além daqueles exigidos pela NBC TA 260 - Comunicação com os Responsáveis pela Governança e outras Normas: (vide item A163)</w:t>
      </w:r>
    </w:p>
    <w:p w14:paraId="01C88F1D"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(a)</w:t>
      </w:r>
      <w:r w:rsidRPr="002F11E7">
        <w:rPr>
          <w:rFonts w:ascii="Calibri" w:hAnsi="Calibri" w:cs="Calibri"/>
          <w:bCs/>
          <w:color w:val="000000"/>
        </w:rPr>
        <w:tab/>
        <w:t>Uma visão geral do trabalho a ser realizado nos componentes do grupo e a natureza do envolvimento planejado do auditor do grupo no trabalho a ser realizado pelos auditores dos componentes. (vide item A164)</w:t>
      </w:r>
    </w:p>
    <w:p w14:paraId="06270C34"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(b)</w:t>
      </w:r>
      <w:r w:rsidRPr="002F11E7">
        <w:rPr>
          <w:rFonts w:ascii="Calibri" w:hAnsi="Calibri" w:cs="Calibri"/>
          <w:bCs/>
          <w:color w:val="000000"/>
        </w:rPr>
        <w:tab/>
        <w:t>Casos em que a revisão pelo auditor do grupo do trabalho de um auditor do componente levantou uma preocupação sobre a qualidade do trabalho desse auditor do componente e a forma como o auditor do grupo abordou essa preocupação.</w:t>
      </w:r>
    </w:p>
    <w:p w14:paraId="230BD101"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(c)</w:t>
      </w:r>
      <w:r w:rsidRPr="002F11E7">
        <w:rPr>
          <w:rFonts w:ascii="Calibri" w:hAnsi="Calibri" w:cs="Calibri"/>
          <w:bCs/>
          <w:color w:val="000000"/>
        </w:rPr>
        <w:tab/>
        <w:t>Quaisquer limitações no escopo de auditoria do grupo, por exemplo, assuntos significativos relacionados a restrições de acesso a pessoas ou informações.</w:t>
      </w:r>
    </w:p>
    <w:p w14:paraId="175DE0FC" w14:textId="77777777" w:rsidR="000138E7" w:rsidRPr="002F11E7" w:rsidRDefault="000138E7" w:rsidP="000138E7">
      <w:pPr>
        <w:autoSpaceDE w:val="0"/>
        <w:autoSpaceDN w:val="0"/>
        <w:adjustRightInd w:val="0"/>
        <w:ind w:left="567" w:hanging="567"/>
        <w:jc w:val="both"/>
        <w:rPr>
          <w:rFonts w:ascii="Calibri" w:hAnsi="Calibri" w:cs="Calibri"/>
          <w:bCs/>
          <w:color w:val="000000"/>
        </w:rPr>
      </w:pPr>
      <w:r w:rsidRPr="002F11E7">
        <w:rPr>
          <w:rFonts w:ascii="Calibri" w:hAnsi="Calibri" w:cs="Calibri"/>
          <w:bCs/>
          <w:color w:val="000000"/>
        </w:rPr>
        <w:t>(d)</w:t>
      </w:r>
      <w:r w:rsidRPr="002F11E7">
        <w:rPr>
          <w:rFonts w:ascii="Calibri" w:hAnsi="Calibri" w:cs="Calibri"/>
          <w:bCs/>
          <w:color w:val="000000"/>
        </w:rPr>
        <w:tab/>
        <w:t>Fraude ou suspeita de fraude envolvendo a administração do grupo, a administração do componente, empregados com funções significativas no sistema de controle interno do grupo ou outros, em que a fraude resultou em distorção relevante nas demonstrações contábeis do grupo.</w:t>
      </w:r>
    </w:p>
    <w:p w14:paraId="078CCEAC"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3FE15146" w14:textId="77777777" w:rsidR="000138E7" w:rsidRPr="002F11E7" w:rsidRDefault="000138E7" w:rsidP="000138E7">
      <w:pPr>
        <w:autoSpaceDE w:val="0"/>
        <w:autoSpaceDN w:val="0"/>
        <w:adjustRightInd w:val="0"/>
        <w:ind w:left="567" w:hanging="567"/>
        <w:jc w:val="both"/>
        <w:rPr>
          <w:rFonts w:ascii="Calibri" w:hAnsi="Calibri" w:cs="Calibri"/>
          <w:bCs/>
          <w:i/>
          <w:iCs/>
          <w:color w:val="000000"/>
        </w:rPr>
      </w:pPr>
      <w:r w:rsidRPr="002F11E7">
        <w:rPr>
          <w:rFonts w:ascii="Calibri" w:hAnsi="Calibri" w:cs="Calibri"/>
          <w:bCs/>
          <w:i/>
          <w:iCs/>
          <w:color w:val="000000"/>
        </w:rPr>
        <w:t>Comunicação de Deficiências Identificadas no Controle Interno</w:t>
      </w:r>
    </w:p>
    <w:p w14:paraId="41F7AFC7" w14:textId="77777777" w:rsidR="000138E7" w:rsidRPr="002F11E7" w:rsidRDefault="000138E7" w:rsidP="000138E7">
      <w:pPr>
        <w:autoSpaceDE w:val="0"/>
        <w:autoSpaceDN w:val="0"/>
        <w:adjustRightInd w:val="0"/>
        <w:ind w:left="567" w:hanging="567"/>
        <w:jc w:val="both"/>
        <w:rPr>
          <w:rFonts w:ascii="Calibri" w:hAnsi="Calibri" w:cs="Calibri"/>
          <w:bCs/>
          <w:color w:val="000000"/>
        </w:rPr>
      </w:pPr>
    </w:p>
    <w:p w14:paraId="561F3012" w14:textId="77777777" w:rsidR="000138E7" w:rsidRPr="002F11E7" w:rsidRDefault="000138E7" w:rsidP="000138E7">
      <w:pPr>
        <w:autoSpaceDE w:val="0"/>
        <w:autoSpaceDN w:val="0"/>
        <w:adjustRightInd w:val="0"/>
        <w:ind w:left="567" w:hanging="567"/>
        <w:jc w:val="both"/>
        <w:rPr>
          <w:rFonts w:ascii="Calibri" w:hAnsi="Calibri" w:cs="Calibri"/>
          <w:bCs/>
          <w:color w:val="000000"/>
          <w:highlight w:val="yellow"/>
        </w:rPr>
      </w:pPr>
      <w:r w:rsidRPr="002F11E7">
        <w:rPr>
          <w:rFonts w:ascii="Calibri" w:hAnsi="Calibri" w:cs="Calibri"/>
          <w:bCs/>
          <w:color w:val="000000"/>
        </w:rPr>
        <w:t>58.</w:t>
      </w:r>
      <w:r w:rsidRPr="002F11E7">
        <w:rPr>
          <w:rFonts w:ascii="Calibri" w:hAnsi="Calibri" w:cs="Calibri"/>
          <w:bCs/>
          <w:color w:val="000000"/>
        </w:rPr>
        <w:tab/>
        <w:t>Ao aplicar a NBC TA 265 - Comunicação de Deficiências de Controle Interno, o auditor do grupo deve determinar se quaisquer deficiências identificadas no sistema de controle interno do grupo devem ser comunicadas aos responsáveis pela governança do grupo ou à administração do grupo. Ao fazer essa determinação, o auditor do grupo deve considerar deficiências no controle interno que foram identificadas pelos auditores dos componentes e comunicadas ao auditor do grupo, de acordo com o item 45(g). (vide item A165)</w:t>
      </w:r>
    </w:p>
    <w:p w14:paraId="05840706" w14:textId="77777777" w:rsidR="000138E7" w:rsidRPr="002F11E7" w:rsidRDefault="000138E7" w:rsidP="000138E7">
      <w:pPr>
        <w:autoSpaceDE w:val="0"/>
        <w:autoSpaceDN w:val="0"/>
        <w:adjustRightInd w:val="0"/>
        <w:ind w:left="567" w:hanging="567"/>
        <w:jc w:val="both"/>
        <w:rPr>
          <w:rFonts w:ascii="Calibri" w:hAnsi="Calibri" w:cs="Calibri"/>
          <w:b/>
          <w:color w:val="000000"/>
          <w:highlight w:val="yellow"/>
        </w:rPr>
      </w:pPr>
    </w:p>
    <w:p w14:paraId="350E148C"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Documentação</w:t>
      </w:r>
    </w:p>
    <w:p w14:paraId="78370E81"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73346E4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59.</w:t>
      </w:r>
      <w:r w:rsidRPr="002F11E7">
        <w:rPr>
          <w:rFonts w:ascii="Calibri" w:hAnsi="Calibri" w:cs="Calibri"/>
          <w:color w:val="000000"/>
        </w:rPr>
        <w:tab/>
        <w:t>De acordo com a NBC TA 230, a documentação de auditoria para um trabalho de auditoria de grupo deve ser suficiente para permitir que um auditor experiente, sem nenhum envolvimento anterior com a auditoria, entenda a natureza, a época e a extensão dos procedimentos de auditoria realizados, a evidência obtida e as conclusões alcançadas em relação a assuntos significativos que surgiram durante a auditoria do grupo. Ao aplicar a NBC TA 230 - Documentação de Auditoria, o auditor do grupo deve incluir na documentação de auditoria: (ver itens A166 a A169 e A179 a A182)</w:t>
      </w:r>
    </w:p>
    <w:p w14:paraId="3D77D77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990B356"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(a)</w:t>
      </w:r>
      <w:r w:rsidRPr="002F11E7">
        <w:rPr>
          <w:rFonts w:ascii="Calibri" w:hAnsi="Calibri" w:cs="Calibri"/>
          <w:color w:val="000000"/>
        </w:rPr>
        <w:tab/>
        <w:t>Assuntos significativos relacionados a restrições de acesso a pessoas ou informações dentro do grupo que foram considerados antes da decisão de aceitar ou continuar o trabalho, ou que surgiram após a aceitação ou continuação, e como esses assuntos foram abordados.</w:t>
      </w:r>
    </w:p>
    <w:p w14:paraId="7F3CC74D"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(b)</w:t>
      </w:r>
      <w:r w:rsidRPr="002F11E7">
        <w:rPr>
          <w:rFonts w:ascii="Calibri" w:hAnsi="Calibri" w:cs="Calibri"/>
          <w:color w:val="000000"/>
        </w:rPr>
        <w:tab/>
        <w:t>A base para a determinação dos componentes pelo auditor do grupo para fins de planejamento e execução da auditoria do grupo. (vide item A170)</w:t>
      </w:r>
    </w:p>
    <w:p w14:paraId="59B6C5BD"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(c)</w:t>
      </w:r>
      <w:r w:rsidRPr="002F11E7">
        <w:rPr>
          <w:rFonts w:ascii="Calibri" w:hAnsi="Calibri" w:cs="Calibri"/>
          <w:color w:val="000000"/>
        </w:rPr>
        <w:tab/>
        <w:t>A base para a determinação da materialidade do desempenho do componente e o limite para a comunicação de distorções nas informações financeiras dos componentes ao auditor do grupo.</w:t>
      </w:r>
    </w:p>
    <w:p w14:paraId="53CCCBBC"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(d)</w:t>
      </w:r>
      <w:r w:rsidRPr="002F11E7">
        <w:rPr>
          <w:rFonts w:ascii="Calibri" w:hAnsi="Calibri" w:cs="Calibri"/>
          <w:color w:val="000000"/>
        </w:rPr>
        <w:tab/>
        <w:t>A base para o auditor do grupo determinar se os auditores dos componentes têm a competência e as capacidades apropriadas, incluindo tempo suficiente, para executar os procedimentos de auditoria atribuídos nos componentes. (vide item A171)</w:t>
      </w:r>
    </w:p>
    <w:p w14:paraId="72B0D099"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(e)</w:t>
      </w:r>
      <w:r w:rsidRPr="002F11E7">
        <w:rPr>
          <w:rFonts w:ascii="Calibri" w:hAnsi="Calibri" w:cs="Calibri"/>
          <w:color w:val="000000"/>
        </w:rPr>
        <w:tab/>
        <w:t>Os elementos-chave do entendimento do sistema de controle interno do grupo, de acordo com o item 30(c);</w:t>
      </w:r>
    </w:p>
    <w:p w14:paraId="043F6D9B"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(f)</w:t>
      </w:r>
      <w:r w:rsidRPr="002F11E7">
        <w:rPr>
          <w:rFonts w:ascii="Calibri" w:hAnsi="Calibri" w:cs="Calibri"/>
          <w:color w:val="000000"/>
        </w:rPr>
        <w:tab/>
        <w:t>A natureza, época e extensão da direção e supervisão dos auditores dos componentes e revisão de seu trabalho pelo auditor do grupo, incluindo, se aplicável, a revisão da documentação de auditoria adicional do auditor do componente pelo auditor do grupo, de acordo com o item 47. (vide itens A172 a A178)</w:t>
      </w:r>
    </w:p>
    <w:p w14:paraId="105C75B4"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(g)</w:t>
      </w:r>
      <w:r w:rsidRPr="002F11E7">
        <w:rPr>
          <w:rFonts w:ascii="Calibri" w:hAnsi="Calibri" w:cs="Calibri"/>
          <w:color w:val="000000"/>
        </w:rPr>
        <w:tab/>
        <w:t>Assuntos relacionados a comunicações com os auditores dos componentes, incluindo:</w:t>
      </w:r>
    </w:p>
    <w:p w14:paraId="461C3C2D" w14:textId="77777777" w:rsidR="000138E7" w:rsidRPr="002F11E7" w:rsidRDefault="000138E7" w:rsidP="000138E7">
      <w:pPr>
        <w:autoSpaceDE w:val="0"/>
        <w:autoSpaceDN w:val="0"/>
        <w:adjustRightInd w:val="0"/>
        <w:ind w:left="1407" w:hanging="840"/>
        <w:jc w:val="both"/>
        <w:rPr>
          <w:rFonts w:ascii="Calibri" w:hAnsi="Calibri" w:cs="Calibri"/>
          <w:color w:val="000000"/>
        </w:rPr>
      </w:pPr>
      <w:r w:rsidRPr="002F11E7">
        <w:rPr>
          <w:rFonts w:ascii="Calibri" w:hAnsi="Calibri" w:cs="Calibri"/>
          <w:color w:val="000000"/>
        </w:rPr>
        <w:t>(i)</w:t>
      </w:r>
      <w:r w:rsidRPr="002F11E7">
        <w:rPr>
          <w:rFonts w:ascii="Calibri" w:hAnsi="Calibri" w:cs="Calibri"/>
          <w:color w:val="000000"/>
        </w:rPr>
        <w:tab/>
        <w:t>Assuntos, se houver, relacionados à fraude, partes relacionadas ou continuidade operacional comunicados de acordo com o item 32.</w:t>
      </w:r>
    </w:p>
    <w:p w14:paraId="443D769E" w14:textId="77777777" w:rsidR="000138E7" w:rsidRPr="002F11E7" w:rsidRDefault="000138E7" w:rsidP="000138E7">
      <w:pPr>
        <w:autoSpaceDE w:val="0"/>
        <w:autoSpaceDN w:val="0"/>
        <w:adjustRightInd w:val="0"/>
        <w:ind w:left="2124" w:hanging="717"/>
        <w:jc w:val="both"/>
        <w:rPr>
          <w:rFonts w:ascii="Calibri" w:hAnsi="Calibri" w:cs="Calibri"/>
          <w:color w:val="000000"/>
        </w:rPr>
      </w:pPr>
      <w:r w:rsidRPr="002F11E7">
        <w:rPr>
          <w:rFonts w:ascii="Calibri" w:hAnsi="Calibri" w:cs="Calibri"/>
          <w:color w:val="000000"/>
        </w:rPr>
        <w:t>(ii)</w:t>
      </w:r>
      <w:r w:rsidRPr="002F11E7">
        <w:rPr>
          <w:rFonts w:ascii="Calibri" w:hAnsi="Calibri" w:cs="Calibri"/>
          <w:color w:val="000000"/>
        </w:rPr>
        <w:tab/>
        <w:t>Assuntos relevantes para a conclusão do auditor do grupo com relação à auditoria do grupo, de acordo com o item 45, incluindo a forma como o auditor do grupo abordou assuntos significativos discutidos com os auditores dos componentes, a administração do componente ou a administração do grupo.</w:t>
      </w:r>
    </w:p>
    <w:p w14:paraId="04FC774D"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r w:rsidRPr="002F11E7">
        <w:rPr>
          <w:rFonts w:ascii="Calibri" w:hAnsi="Calibri" w:cs="Calibri"/>
          <w:color w:val="000000"/>
        </w:rPr>
        <w:t>(h)</w:t>
      </w:r>
      <w:r w:rsidRPr="002F11E7">
        <w:rPr>
          <w:rFonts w:ascii="Calibri" w:hAnsi="Calibri" w:cs="Calibri"/>
          <w:color w:val="000000"/>
        </w:rPr>
        <w:tab/>
        <w:t>A avaliação e a resposta do auditor do grupo com relação a descobertas ou conclusões dos auditores dos componentes sobre assuntos que poderiam ter um efeito relevante nas demonstrações contábeis do grupo.</w:t>
      </w:r>
    </w:p>
    <w:p w14:paraId="647967AA"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208AC26C" w14:textId="77777777" w:rsidR="000138E7" w:rsidRPr="002F11E7" w:rsidRDefault="000138E7" w:rsidP="000138E7">
      <w:pPr>
        <w:pStyle w:val="Textoembloco"/>
        <w:autoSpaceDE w:val="0"/>
        <w:autoSpaceDN w:val="0"/>
        <w:adjustRightInd w:val="0"/>
        <w:ind w:left="0"/>
        <w:jc w:val="both"/>
        <w:rPr>
          <w:rFonts w:ascii="Calibri" w:hAnsi="Calibri" w:cs="Calibri"/>
          <w:sz w:val="24"/>
          <w:lang w:val="pt-BR"/>
        </w:rPr>
      </w:pPr>
      <w:r w:rsidRPr="002F11E7">
        <w:rPr>
          <w:rFonts w:ascii="Calibri" w:hAnsi="Calibri" w:cs="Calibri"/>
          <w:sz w:val="24"/>
          <w:lang w:val="pt-BR"/>
        </w:rPr>
        <w:t>A alteração desta norma entra em vigor na data de sua publicação, aplicando-se às auditorias de demonstrações contábeis iniciados em, ou após, 1º de janeiro de 2024.</w:t>
      </w:r>
    </w:p>
    <w:p w14:paraId="06515EA9" w14:textId="77777777" w:rsidR="000138E7" w:rsidRPr="002F11E7" w:rsidRDefault="000138E7" w:rsidP="000138E7">
      <w:pPr>
        <w:ind w:left="567" w:right="2" w:hanging="567"/>
        <w:jc w:val="both"/>
        <w:rPr>
          <w:rFonts w:ascii="Calibri" w:hAnsi="Calibri" w:cs="Calibri"/>
          <w:highlight w:val="yellow"/>
        </w:rPr>
      </w:pPr>
    </w:p>
    <w:p w14:paraId="7AA9406C" w14:textId="77777777" w:rsidR="000138E7" w:rsidRPr="002F11E7" w:rsidRDefault="000138E7" w:rsidP="000138E7">
      <w:pPr>
        <w:ind w:left="567" w:right="2" w:hanging="567"/>
        <w:jc w:val="both"/>
        <w:rPr>
          <w:rFonts w:ascii="Calibri" w:hAnsi="Calibri" w:cs="Calibri"/>
          <w:highlight w:val="yellow"/>
        </w:rPr>
      </w:pPr>
    </w:p>
    <w:p w14:paraId="4A1976EE" w14:textId="77777777" w:rsidR="000138E7" w:rsidRPr="002F11E7" w:rsidRDefault="000138E7" w:rsidP="000138E7">
      <w:pPr>
        <w:spacing w:after="120"/>
        <w:jc w:val="right"/>
        <w:rPr>
          <w:rFonts w:ascii="Calibri" w:hAnsi="Calibri" w:cs="Calibri"/>
        </w:rPr>
      </w:pPr>
      <w:r w:rsidRPr="002F11E7">
        <w:rPr>
          <w:rFonts w:ascii="Calibri" w:hAnsi="Calibri" w:cs="Calibri"/>
        </w:rPr>
        <w:t>Brasília, 25 de outubro de 2023.</w:t>
      </w:r>
    </w:p>
    <w:p w14:paraId="4DF46080" w14:textId="77777777" w:rsidR="000138E7" w:rsidRPr="002F11E7" w:rsidRDefault="000138E7" w:rsidP="000138E7">
      <w:pPr>
        <w:spacing w:after="120"/>
        <w:jc w:val="right"/>
        <w:rPr>
          <w:rFonts w:ascii="Calibri" w:hAnsi="Calibri" w:cs="Calibri"/>
        </w:rPr>
      </w:pPr>
    </w:p>
    <w:p w14:paraId="3326F8C0" w14:textId="77777777" w:rsidR="000138E7" w:rsidRPr="002F11E7" w:rsidRDefault="000138E7" w:rsidP="000138E7">
      <w:pPr>
        <w:spacing w:after="120"/>
        <w:jc w:val="center"/>
        <w:rPr>
          <w:rFonts w:ascii="Calibri" w:hAnsi="Calibri" w:cs="Calibri"/>
        </w:rPr>
      </w:pPr>
      <w:r w:rsidRPr="002F11E7">
        <w:rPr>
          <w:rFonts w:ascii="Calibri" w:hAnsi="Calibri" w:cs="Calibri"/>
        </w:rPr>
        <w:t>CONTADOR AÉCIO PRADO DANTAS JÚNIOR</w:t>
      </w:r>
    </w:p>
    <w:p w14:paraId="7921A6F4" w14:textId="77777777" w:rsidR="000138E7" w:rsidRPr="002F11E7" w:rsidRDefault="000138E7" w:rsidP="000138E7">
      <w:pPr>
        <w:spacing w:after="120"/>
        <w:jc w:val="center"/>
        <w:rPr>
          <w:rFonts w:ascii="Calibri" w:hAnsi="Calibri" w:cs="Calibri"/>
        </w:rPr>
      </w:pPr>
      <w:r w:rsidRPr="002F11E7">
        <w:rPr>
          <w:rFonts w:ascii="Calibri" w:hAnsi="Calibri" w:cs="Calibri"/>
        </w:rPr>
        <w:t>Presidente</w:t>
      </w:r>
    </w:p>
    <w:p w14:paraId="1B0ECA3D" w14:textId="77777777" w:rsidR="000138E7" w:rsidRPr="002F11E7" w:rsidRDefault="000138E7" w:rsidP="000138E7">
      <w:pPr>
        <w:spacing w:after="120"/>
        <w:jc w:val="center"/>
        <w:rPr>
          <w:rFonts w:ascii="Calibri" w:hAnsi="Calibri" w:cs="Calibri"/>
        </w:rPr>
      </w:pPr>
    </w:p>
    <w:p w14:paraId="217159B5" w14:textId="77777777" w:rsidR="000138E7" w:rsidRPr="002F11E7" w:rsidRDefault="000138E7" w:rsidP="000138E7">
      <w:pPr>
        <w:spacing w:after="120"/>
        <w:jc w:val="both"/>
        <w:rPr>
          <w:rFonts w:ascii="Calibri" w:eastAsia="Arial" w:hAnsi="Calibri" w:cs="Calibri"/>
        </w:rPr>
      </w:pPr>
      <w:r w:rsidRPr="002F11E7">
        <w:rPr>
          <w:rFonts w:ascii="Calibri" w:hAnsi="Calibri" w:cs="Calibri"/>
        </w:rPr>
        <w:t>Ata CFC nº 1.101.</w:t>
      </w:r>
      <w:r w:rsidRPr="002F11E7">
        <w:rPr>
          <w:rFonts w:ascii="Calibri" w:eastAsia="Arial" w:hAnsi="Calibri" w:cs="Calibri"/>
        </w:rPr>
        <w:br w:type="page"/>
      </w:r>
    </w:p>
    <w:p w14:paraId="148B3C8A" w14:textId="77777777" w:rsidR="000138E7" w:rsidRPr="002F11E7" w:rsidRDefault="000138E7" w:rsidP="000138E7">
      <w:pPr>
        <w:autoSpaceDE w:val="0"/>
        <w:autoSpaceDN w:val="0"/>
        <w:adjustRightInd w:val="0"/>
        <w:ind w:left="567" w:hanging="567"/>
        <w:jc w:val="both"/>
        <w:rPr>
          <w:rFonts w:ascii="Calibri" w:hAnsi="Calibri" w:cs="Calibri"/>
          <w:b/>
          <w:color w:val="000000"/>
        </w:rPr>
      </w:pPr>
      <w:r w:rsidRPr="002F11E7">
        <w:rPr>
          <w:rFonts w:ascii="Calibri" w:hAnsi="Calibri" w:cs="Calibri"/>
          <w:b/>
          <w:color w:val="000000"/>
        </w:rPr>
        <w:t>Aplicação e outros materiais explicativos</w:t>
      </w:r>
    </w:p>
    <w:p w14:paraId="3C9E2E0F"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1B59CA92"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Escopo desta norma (Ref.: itens 1 e 2)</w:t>
      </w:r>
    </w:p>
    <w:p w14:paraId="5EBD03B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43E0D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 </w:t>
      </w:r>
      <w:r w:rsidRPr="002F11E7">
        <w:rPr>
          <w:rFonts w:ascii="Calibri" w:hAnsi="Calibri" w:cs="Calibri"/>
          <w:color w:val="000000"/>
        </w:rPr>
        <w:tab/>
        <w:t>Esta norma também trata das considerações especiais para o sócio do trabalho do grupo ou o auditor do grupo, se aplicável, na aplicação dos requisitos e orientações na NBC TA 220, incluindo a direção e supervisão dos auditores dos componentes e a revisão de seu trabalho.</w:t>
      </w:r>
    </w:p>
    <w:p w14:paraId="0B165B4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3B84FD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A2. </w:t>
      </w:r>
      <w:r w:rsidRPr="002F11E7">
        <w:rPr>
          <w:rFonts w:ascii="Calibri" w:hAnsi="Calibri" w:cs="Calibri"/>
          <w:color w:val="000000"/>
        </w:rPr>
        <w:tab/>
        <w:t>A NBC PA 01 - Gestão de Qualidade para Firmas de Auditores Independentes aborda os trabalhos em que uma revisão da qualidade do trabalho é necessária. A NBC PA 02 – Revisão de Qualidade do Trabalho trata da nomeação e elegibilidade do revisor de qualidade do trabalho e de suas responsabilidades relacionadas à execução e documentação da revisão da qualidade do trabalho, incluindo para uma auditoria de grupo.</w:t>
      </w:r>
    </w:p>
    <w:p w14:paraId="00DCBD6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F5B1CD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 </w:t>
      </w:r>
      <w:r w:rsidRPr="002F11E7">
        <w:rPr>
          <w:rFonts w:ascii="Calibri" w:hAnsi="Calibri" w:cs="Calibri"/>
          <w:color w:val="000000"/>
        </w:rPr>
        <w:tab/>
        <w:t>Uma entidade ou unidade de negócios de um grupo também pode preparar as suas próprias demonstrações contábeis de grupo que incorpore as informações financeiras dessas entidades ou unidades de negócios (isto é, um subgrupo). Esta norma aplica-se a uma auditoria de demonstrações contábeis de grupo desses subgrupos executada para fins estatutários e regulatórios ou por outras razões.</w:t>
      </w:r>
    </w:p>
    <w:p w14:paraId="556D563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E907A1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 </w:t>
      </w:r>
      <w:r w:rsidRPr="002F11E7">
        <w:rPr>
          <w:rFonts w:ascii="Calibri" w:hAnsi="Calibri" w:cs="Calibri"/>
          <w:color w:val="000000"/>
        </w:rPr>
        <w:tab/>
        <w:t>Uma única entidade legal pode ser organizada com mais de uma unidade de negócios, por exemplo, uma empresa com operações em diversas localidades, como um banco com múltiplas agências. Quando essas unidades de negócios têm características como locais diferentes, administração separada ou sistemas de informação separados (incluindo um razão geral separado) e as informações financeiras são agregadas para preparar as demonstrações contábeis da única entidade legal, essas demonstrações contábeis atendem à definição de demonstrações contábeis de grupo, uma vez que incluem as informações financeiras de mais de uma entidade ou unidade de negócios por meio de um processo de consolidação.</w:t>
      </w:r>
    </w:p>
    <w:p w14:paraId="67A8B63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E646C5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A5.</w:t>
      </w:r>
      <w:r w:rsidRPr="002F11E7">
        <w:rPr>
          <w:rFonts w:ascii="Calibri" w:hAnsi="Calibri" w:cs="Calibri"/>
          <w:color w:val="000000"/>
        </w:rPr>
        <w:tab/>
        <w:t>Em alguns casos, uma única entidade legal pode configurar o seu sistema de informação para obter informações financeiras de mais de um produto ou linha de serviço para fins de divulgação legal ou regulatória ou outras razões administrativas. Nessas circunstâncias, as demonstrações contábeis da entidade não são demonstrações contábeis de grupo, pois não há agregação das informações financeiras de mais de uma entidade ou unidade de negócios por meio de um processo de consolidação. Além disso, obter informações separadas (por exemplo, em uma razão auxiliar) para fins legais ou regulatórios de relatório ou outras razões administrativas não cria entidades ou unidades de negócios separadas (por exemplo, divisões) para fins dessa Norma.</w:t>
      </w:r>
    </w:p>
    <w:p w14:paraId="7D9C730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5F5F3A9"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Grupos e Componentes (Ref.: item 4–5)</w:t>
      </w:r>
    </w:p>
    <w:p w14:paraId="7791A10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8DBE63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A6.</w:t>
      </w:r>
      <w:r w:rsidRPr="002F11E7">
        <w:rPr>
          <w:rFonts w:ascii="Calibri" w:hAnsi="Calibri" w:cs="Calibri"/>
          <w:color w:val="000000"/>
        </w:rPr>
        <w:tab/>
        <w:t>O sistema de informação do grupo, incluindo seu processo de relatório financeiro, pode ou não estar em linha com a estrutura organizacional do grupo. Por exemplo, um grupo pode ser organizado de acordo com a sua estrutura legal, mas o seu sistema de informação pode ser organizado por função, processo, produto ou serviço (ou por grupos de produtos ou serviços) ou locais geográficos para fins de administração ou de relatório.</w:t>
      </w:r>
    </w:p>
    <w:p w14:paraId="171B568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A7. </w:t>
      </w:r>
      <w:r w:rsidRPr="002F11E7">
        <w:rPr>
          <w:rFonts w:ascii="Calibri" w:hAnsi="Calibri" w:cs="Calibri"/>
          <w:color w:val="000000"/>
        </w:rPr>
        <w:tab/>
        <w:t>De acordo com o entendimento da estrutura organizacional e do sistema de informação do grupo, o auditor do grupo pode determinar que as informações financeiras de certas entidades ou unidades de negócios podem ser consideradas em conjunto para fins de planejamento e execução dos procedimentos de auditoria. Por exemplo, um grupo pode ter três entidades legais com características comerciais similares operando na mesma localização geográfica, sob a mesma administração e que utilizam um sistema comum de controle interno, incluindo o sistema de informação. Nessas circunstâncias, o auditor do grupo pode decidir tratar essas três entidades legais como um componente.</w:t>
      </w:r>
    </w:p>
    <w:p w14:paraId="0ED403C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6A2286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 </w:t>
      </w:r>
      <w:r w:rsidRPr="002F11E7">
        <w:rPr>
          <w:rFonts w:ascii="Calibri" w:hAnsi="Calibri" w:cs="Calibri"/>
          <w:color w:val="000000"/>
        </w:rPr>
        <w:tab/>
        <w:t>Um grupo pode centralizar as atividades ou os processos que são aplicáveis a mais de uma entidade ou unidade de negócios dentro do grupo, por exemplo, por meio do uso de um centro de serviços compartilhados. Se essas atividades centralizadas são relevantes para o processo de relatório financeiro do grupo, o auditor do grupo pode determinar que o centro de serviços compartilhados é um componente.</w:t>
      </w:r>
    </w:p>
    <w:p w14:paraId="45F6122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C2418E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A9.</w:t>
      </w:r>
      <w:r w:rsidRPr="002F11E7">
        <w:rPr>
          <w:rFonts w:ascii="Calibri" w:hAnsi="Calibri" w:cs="Calibri"/>
          <w:color w:val="000000"/>
        </w:rPr>
        <w:tab/>
        <w:t>Outra consideração que pode ser relevante para a determinação de componentes pelo auditor do grupo é a forma como a administração determinou os segmentos operacionais de acordo com os requisitos de divulgação da estrutura de relatório financeiro aplicável (Vide, por exemplo, a IFRS 8, Segmentos Operacionais).</w:t>
      </w:r>
    </w:p>
    <w:p w14:paraId="5FDBED2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3258A1F"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Envolvimento dos Auditores dos Componentes (Ref.: itens 7 e 8)</w:t>
      </w:r>
    </w:p>
    <w:p w14:paraId="22308D6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BAD362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A10.</w:t>
      </w:r>
      <w:r w:rsidRPr="002F11E7">
        <w:rPr>
          <w:rFonts w:ascii="Calibri" w:hAnsi="Calibri" w:cs="Calibri"/>
          <w:color w:val="000000"/>
        </w:rPr>
        <w:tab/>
        <w:t>Os auditores dos componentes podem executar uma auditoria das demonstrações contábeis de um componente seja para fins estatutários e regulatórios ou por outras razões, particularmente quando um componente é uma entidade legal. Quando um auditor do componente também está realizando ou concluiu uma auditoria das demonstrações contábeis do componente, o auditor do grupo pode utilizar o trabalho de auditoria realizado nas demonstrações contábeis do componente, desde que o auditor do grupo conclua que esse trabalho é apropriado para as finalidades da auditoria do grupo. Adicionalmente, os auditores dos componentes podem adaptar o trabalho realizado na auditoria das demonstrações contábeis do componente de forma que também atendam às necessidades do auditor do grupo. Em qualquer caso, os requisitos desta norma são aplicáveis, incluindo aqueles referentes à direção e supervisão dos auditores dos componentes e a revisão de seu trabalho.</w:t>
      </w:r>
    </w:p>
    <w:p w14:paraId="7F02730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C044BC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A11. De acordo com o item 30(b) da NBC TA 220, o sócio do trabalho deve determinar se a abordagem para a direção, supervisão e revisão atendem à natureza e às circunstâncias do trabalho de auditoria. O item A76 apresenta exemplos de diferentes formas em que o sócio do trabalho do grupo pode assumir a responsabilidade pela direção e supervisão dos auditores dos componentes e pela revisão de seu trabalho, e pode ser útil em circunstâncias em que o auditor do grupo planeja utilizar o trabalho de auditoria de demonstrações contábeis dos componentes que já tenha sido concluído.</w:t>
      </w:r>
    </w:p>
    <w:p w14:paraId="6BDC08F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350558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A12. Como explicado no item A45 da NBC TA 200, o risco de detecção refere-se à natureza, época e extensão dos procedimentos do auditor que são determinados pelo auditor para reduzir o risco de auditoria a um nível aceitavelmente baixo. O risco de detecção é uma função não só da eficiência de um procedimento de auditoria, mas também da aplicação desse procedimento pelo auditor. Portanto, o risco de detecção é influenciado por questões como o planejamento adequado, a atribuição de recursos adequados ao trabalho, o exercício de ceticismo profissional e a supervisão e revisão do trabalho de auditoria realizado.</w:t>
      </w:r>
    </w:p>
    <w:p w14:paraId="6BEEE50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6D6140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A13. </w:t>
      </w:r>
      <w:r w:rsidRPr="002F11E7">
        <w:rPr>
          <w:rFonts w:ascii="Calibri" w:hAnsi="Calibri" w:cs="Calibri"/>
          <w:color w:val="000000"/>
        </w:rPr>
        <w:tab/>
        <w:t>O risco de detecção é um conceito mais amplo do que o risco de agregação, conforme descrito nos itens 14(a) e A19. Em uma auditoria de grupo, pode haver uma probabilidade maior de que o agregado de distorções não corrigidas e não detectadas possa exceder a materialidade das demonstrações contábeis do grupo como um todo, pois os procedimentos de auditoria podem ser realizados separadamente nas informações financeiras dos componentes em todo o grupo. Dessa forma, a materialidade de desempenho do componente é definida pelo auditor do grupo para reduzir o risco de agregação a um nível adequadamente baixo.</w:t>
      </w:r>
    </w:p>
    <w:p w14:paraId="1DCBA84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902EA02"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Ceticismo Profissional (Ref.: item 9)</w:t>
      </w:r>
    </w:p>
    <w:p w14:paraId="6FD8162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FD5F42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A14. </w:t>
      </w:r>
      <w:r w:rsidRPr="002F11E7">
        <w:rPr>
          <w:rFonts w:ascii="Calibri" w:hAnsi="Calibri" w:cs="Calibri"/>
          <w:color w:val="000000"/>
        </w:rPr>
        <w:tab/>
        <w:t>Os itens A34 a A36 da NBC TA 220 fornece exemplos dos impedimentos ao exercício do ceticismo profissional no nível do trabalho, incluindo vieses inconscientes do auditor que podem impedir o exercício do ceticismo profissional ao planejar e executar procedimentos de auditoria e ao avaliar a evidência de auditoria. A NBC TA 220 também fornece possíveis ações que a equipe de trabalho pode tomar para mitigar impedimentos ao exercício do ceticismo profissional no nível do trabalho.</w:t>
      </w:r>
    </w:p>
    <w:p w14:paraId="5E04B29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5453C8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A15. </w:t>
      </w:r>
      <w:r w:rsidRPr="002F11E7">
        <w:rPr>
          <w:rFonts w:ascii="Calibri" w:hAnsi="Calibri" w:cs="Calibri"/>
          <w:color w:val="000000"/>
        </w:rPr>
        <w:tab/>
        <w:t>Os requisitos e material de aplicação relevante no item A238 da NBC TA 315, no item A11 da NBC TA  540 - Auditoria de Estimativas Contábeis, Inclusive do Valor Justo, e Divulgações Relacionadas e outras normas abordam o exercício do ceticismo profissional e incluem exemplos de como a documentação pode ajudar a fornecer evidência do exercício de ceticismo profissional pelo auditor.</w:t>
      </w:r>
    </w:p>
    <w:p w14:paraId="7C30CF4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78DB45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A16. </w:t>
      </w:r>
      <w:r w:rsidRPr="002F11E7">
        <w:rPr>
          <w:rFonts w:ascii="Calibri" w:hAnsi="Calibri" w:cs="Calibri"/>
          <w:color w:val="000000"/>
        </w:rPr>
        <w:tab/>
        <w:t>Todos os membros da equipe de trabalho são obrigados a exercer ceticismo profissional durante a auditoria do grupo. A direção e supervisão pelo auditor do grupo dos membros da equipe de trabalho, incluindo auditores dos componentes, e a revisão de seu trabalho, podem informar ao auditor do grupo se a equipe de trabalho exerceu o ceticismo profissional de forma adequada.</w:t>
      </w:r>
    </w:p>
    <w:p w14:paraId="124C085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9E95F0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A17. </w:t>
      </w:r>
      <w:r w:rsidRPr="002F11E7">
        <w:rPr>
          <w:rFonts w:ascii="Calibri" w:hAnsi="Calibri" w:cs="Calibri"/>
          <w:color w:val="000000"/>
        </w:rPr>
        <w:tab/>
        <w:t>O exercício do ceticismo profissional em uma auditoria de grupo pode ser afetado por assuntos como:</w:t>
      </w:r>
    </w:p>
    <w:p w14:paraId="58F0675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9B84FF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auditores dos componentes em diferentes locais podem estar sujeitos a diversas influências culturais, o que pode afetar a natureza dos vieses a que estão sujeitos.</w:t>
      </w:r>
    </w:p>
    <w:p w14:paraId="4EE1744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estrutura complexa de alguns grupos pode introduzir fatores que dão origem a uma maior suscetibilidade aos riscos de distorção relevante. Além disso, uma estrutura organizacional excessivamente complexa pode ser um fator de risco de fraude de acordo com Anexo I da NBC TA 240 e, portanto, pode exigir tempo ou conhecimentos adicionais para entender o objeto social e as atividades de determinadas entidades ou unidades de negócios.</w:t>
      </w:r>
    </w:p>
    <w:p w14:paraId="3A3699B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e extensão de transações entre empresas do grupo (por exemplo, transações que envolvem várias entidades e unidades de negócios dentro do grupo ou várias partes relacionadas), fluxos de caixa ou acordos de preço de transferência podem dar origem a complexidades adicionais. Em alguns casos, esses assuntos também podem dar origem a fatores de risco de fraude.</w:t>
      </w:r>
    </w:p>
    <w:p w14:paraId="5BB2E33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Quando a auditoria do grupo está sujeita a prazos curtos para a entrega do relatório impostos pela administração do grupo, isso pode exercer pressão sobre os membros da equipe de trabalho ao concluir o trabalho designado. Nessas circunstâncias, é possível que a equipe de trabalho leve mais tempo para questionar adequadamente as premissas da administração, fazer julgamentos adequados ou revisar adequadamente o trabalho de auditoria realizado.</w:t>
      </w:r>
    </w:p>
    <w:p w14:paraId="78C436A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A71BE4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A18.</w:t>
      </w:r>
      <w:r w:rsidRPr="002F11E7">
        <w:rPr>
          <w:rFonts w:ascii="Calibri" w:hAnsi="Calibri" w:cs="Calibri"/>
          <w:color w:val="000000"/>
        </w:rPr>
        <w:tab/>
        <w:t>O exercício de ceticismo profissional pelo auditor do grupo inclui permanecer alerta para informações inconsistentes dos auditores dos componentes, da administração dos componentes e da administração do grupo sobre assuntos que possam ser significativos para as demonstrações contábeis do grupo.</w:t>
      </w:r>
    </w:p>
    <w:p w14:paraId="189D44F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46C9BA3"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Definições</w:t>
      </w:r>
    </w:p>
    <w:p w14:paraId="359BB47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1677441"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Risco de Agregação (Ref.: item 14(a))</w:t>
      </w:r>
    </w:p>
    <w:p w14:paraId="68E3A37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0034C3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A19.</w:t>
      </w:r>
      <w:r w:rsidRPr="002F11E7">
        <w:rPr>
          <w:rFonts w:ascii="Calibri" w:hAnsi="Calibri" w:cs="Calibri"/>
          <w:color w:val="000000"/>
        </w:rPr>
        <w:tab/>
        <w:t>O risco de agregação existe em todas as auditorias de demonstrações contábeis, mas é particularmente importante entender e abordar esse risco em uma auditoria de grupo, pois existe uma maior probabilidade de que os procedimentos de auditoria sejam realizados em classes de transações, saldos contábeis ou divulgações que são desagregadas entre componentes. Em geral, o risco de agregação aumenta à medida em que o número de componentes aumenta, nos quais os procedimentos de auditoria são executados separadamente, seja pelos auditores dos componentes ou outros membros da equipe de trabalho.</w:t>
      </w:r>
    </w:p>
    <w:p w14:paraId="198F01F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E4A43FC"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Componente (Ref.: item 14(b))</w:t>
      </w:r>
    </w:p>
    <w:p w14:paraId="221EDC2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F0657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A20.</w:t>
      </w:r>
      <w:r w:rsidRPr="002F11E7">
        <w:rPr>
          <w:rFonts w:ascii="Calibri" w:hAnsi="Calibri" w:cs="Calibri"/>
          <w:color w:val="000000"/>
        </w:rPr>
        <w:tab/>
        <w:t>O auditor do grupo utiliza julgamento profissional para determinar os componentes em que o trabalho de auditoria será realizado. O item A7 explica que as informações financeiras de certas entidades ou unidades de negócios podem ser consideradas em conjunto para fins de planejamento e execução de procedimentos de auditoria. No entanto, a responsabilidade do auditor do grupo pela identificação e avaliação dos riscos de distorção relevante nas demonstrações contábeis do grupo abrange todas as entidades e unidades de negócios cujas informações financeiras sejam incluídas nas demonstrações contábeis do grupo.</w:t>
      </w:r>
    </w:p>
    <w:p w14:paraId="6571B5F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65EFFF0"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Auditor do Componente (Ref.: item 14(c))</w:t>
      </w:r>
    </w:p>
    <w:p w14:paraId="158D80B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08ECC5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A21. </w:t>
      </w:r>
      <w:r w:rsidRPr="002F11E7">
        <w:rPr>
          <w:rFonts w:ascii="Calibri" w:hAnsi="Calibri" w:cs="Calibri"/>
          <w:color w:val="000000"/>
        </w:rPr>
        <w:tab/>
        <w:t>As referências nesta norma à equipe de trabalho incluem o auditor do grupo e os auditores dos componentes. Os auditores dos componentes podem ser de uma firma da rede, de uma firma que não faça parte da rede ou da firma do auditor do grupo (por exemplo, de outro escritório da firma do auditor do grupo).</w:t>
      </w:r>
    </w:p>
    <w:p w14:paraId="3142B8E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7BBEA2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A22.</w:t>
      </w:r>
      <w:r w:rsidRPr="002F11E7">
        <w:rPr>
          <w:rFonts w:ascii="Calibri" w:hAnsi="Calibri" w:cs="Calibri"/>
          <w:color w:val="000000"/>
        </w:rPr>
        <w:tab/>
        <w:t>Em algumas circunstâncias, o auditor do grupo pode realizar testes centralizados em classes de transações, saldos contábeis ou divulgações, ou pode executar procedimentos de auditoria relacionados a um componente. Nessas circunstâncias, o auditor do grupo não é considerado um auditor de componente.</w:t>
      </w:r>
    </w:p>
    <w:p w14:paraId="2F12C68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E56827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A23. </w:t>
      </w:r>
      <w:r w:rsidRPr="002F11E7">
        <w:rPr>
          <w:rFonts w:ascii="Calibri" w:hAnsi="Calibri" w:cs="Calibri"/>
          <w:color w:val="000000"/>
        </w:rPr>
        <w:tab/>
        <w:t>De acordo com o item 24, o auditor do grupo deve solicitar ao auditor do componente que confirme que ele irá cooperar com o auditor do grupo, incluindo se o auditor do componente executará o trabalho solicitado pelo auditor do grupo. O item A58 fornece orientações para as circunstâncias em que o auditor do componente não é capaz de fornecer essa confirmação.</w:t>
      </w:r>
    </w:p>
    <w:p w14:paraId="57D7877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273B1BA"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Administração do Componente (Ref.: item 14(d))</w:t>
      </w:r>
    </w:p>
    <w:p w14:paraId="2B75DE7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3E4A0B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A24. A administração do componente refere-se à administração responsável pelas informações financeiras ou outra atividade (por exemplo, processamento de transações em um centro de serviços compartilhados) em uma entidade ou unidade de negócios que faça parte do grupo. Quando o auditor do grupo considera as informações financeiras de certas entidades ou unidades de negócios em conjunto como um componente ou determina que um centro de serviços compartilhados é um componente (vide itens A7‒A8), a administração do componente refere-se à administração que é responsável pelas informações financeiras ou pelo processamento de transações que estão sujeitas aos procedimentos de auditoria que estão sendo realizados em relação a esse componente. Em algumas circunstâncias, pode não haver uma administração separada do componente e a administração do grupo pode ser diretamente responsável pelas informações financeiras ou outras atividades do componente.</w:t>
      </w:r>
    </w:p>
    <w:p w14:paraId="54F7B99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E97DFE0"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Sócio do Trabalho do Grupo (Ref.: item 14(j))</w:t>
      </w:r>
    </w:p>
    <w:p w14:paraId="63745E2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24DE15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A25.</w:t>
      </w:r>
      <w:r w:rsidRPr="002F11E7">
        <w:rPr>
          <w:rFonts w:ascii="Calibri" w:hAnsi="Calibri" w:cs="Calibri"/>
          <w:color w:val="000000"/>
        </w:rPr>
        <w:tab/>
        <w:t>Quando auditores conduzem em conjunto uma auditoria de grupo (joint auditors), os sócios do trabalho em conjunto e suas equipes de trabalho constituem coletivamente “o sócio do trabalho do grupo” e a “equipe de trabalho” para fins das normas de auditoria. Entretanto, esta norma não trata da relação entre auditores que atuam em conjunto ou do trabalho que um desses auditores executa em relação ao trabalho do outro auditor para fins da auditoria do grupo.</w:t>
      </w:r>
    </w:p>
    <w:p w14:paraId="00CA2C7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7184F48"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Demonstrações contábeis do Grupo (Ref.: itens 2 e 14(k))</w:t>
      </w:r>
    </w:p>
    <w:p w14:paraId="2AA678A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F6EB2C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A26.</w:t>
      </w:r>
      <w:r w:rsidRPr="002F11E7">
        <w:rPr>
          <w:rFonts w:ascii="Calibri" w:hAnsi="Calibri" w:cs="Calibri"/>
          <w:color w:val="000000"/>
        </w:rPr>
        <w:tab/>
        <w:t>Os requisitos para a preparação e apresentação das demonstrações contábeis do grupo podem ser especificados na estrutura de relatório financeiro aplicável, o que pode, portanto, afetar a determinação das informações financeiras de entidades ou unidades de negócios a serem incluídas nas demonstrações contábeis do grupo. Por exemplo, algumas estruturas exigem a preparação de demonstrações contábeis consolidadas quando uma entidade (uma controladora) controla uma ou mais outras entidades (por exemplo, subsidiárias) por meio de participação societária majoritária ou outros meios. Em alguns casos, a estrutura de relatório financeiro aplicável inclui requisitos separados para, ou pode, de outro modo, permitir, a apresentação de demonstrações contábeis combinadas. Exemplos de circunstâncias em que a apresentação de demonstrações contábeis combinadas pode ser permitida incluem entidades que não têm controladora, mas que estão sob controle comum ou entidades sob administração comum.</w:t>
      </w:r>
    </w:p>
    <w:p w14:paraId="64CD1A3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B728F7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A27. </w:t>
      </w:r>
      <w:r w:rsidRPr="002F11E7">
        <w:rPr>
          <w:rFonts w:ascii="Calibri" w:hAnsi="Calibri" w:cs="Calibri"/>
          <w:color w:val="000000"/>
        </w:rPr>
        <w:tab/>
        <w:t>O termo “processo de consolidação” utilizado nesta norma não tem o propósito de ter o mesmo significado que “consolidação” ou “demonstrações contábeis consolidadas”, conforme definido ou descrito nas estruturas de relatório financeiro. Em vez disso, o termo “processo de consolidação” refere-se mais amplamente ao processo utilizado para preparar as demonstrações contábeis de grupo.</w:t>
      </w:r>
    </w:p>
    <w:p w14:paraId="64F75F0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105D80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A28.</w:t>
      </w:r>
      <w:r w:rsidRPr="002F11E7">
        <w:rPr>
          <w:rFonts w:ascii="Calibri" w:hAnsi="Calibri" w:cs="Calibri"/>
          <w:color w:val="000000"/>
        </w:rPr>
        <w:tab/>
        <w:t>Os aspectos detalhados do processo de consolidação variam de um grupo para outro, dependendo da estrutura do grupo e do sistema de informação, incluindo o processo de relatório financeiro. Entretanto, um processo de consolidação envolve considerações como a eliminação de transações e saldos entre empresas do grupo e, quando aplicável, implicações de diferentes períodos de relatório para entidades ou unidades de negócios incluídas nas demonstrações contábeis do grupo.</w:t>
      </w:r>
    </w:p>
    <w:p w14:paraId="583E474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409554" w14:textId="77777777" w:rsidR="000138E7" w:rsidRPr="002F11E7" w:rsidRDefault="000138E7" w:rsidP="000138E7">
      <w:pPr>
        <w:pStyle w:val="Corpodetexto"/>
        <w:rPr>
          <w:rFonts w:ascii="Calibri" w:hAnsi="Calibri" w:cs="Calibri"/>
          <w:b/>
          <w:bCs/>
        </w:rPr>
      </w:pPr>
      <w:r w:rsidRPr="002F11E7">
        <w:rPr>
          <w:rFonts w:ascii="Calibri" w:hAnsi="Calibri" w:cs="Calibri"/>
          <w:b/>
          <w:bCs/>
        </w:rPr>
        <w:t>Responsabilidades da Liderança por Gerenciar e Alcançar a Qualidade em uma Auditoria de Grupo (Ref.: Itens 11 e 16)</w:t>
      </w:r>
    </w:p>
    <w:p w14:paraId="10ADA17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01825E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A29. </w:t>
      </w:r>
      <w:r w:rsidRPr="002F11E7">
        <w:rPr>
          <w:rFonts w:ascii="Calibri" w:hAnsi="Calibri" w:cs="Calibri"/>
          <w:color w:val="000000"/>
        </w:rPr>
        <w:tab/>
        <w:t>Pode não ser possível ou prático para o sócio do trabalho do grupo tratar sozinho de todos os requisitos da NBC TA 220, particularmente quando a equipe de trabalho inclui um grande número de auditores dos componentes em vários locais. Ao gerenciar a qualidade no nível do trabalho, o item 15 da NBC TA 220permite que o sócio do trabalho atribua o planejamento ou a execução de procedimentos, tarefas ou ações a outros membros da equipe de trabalho para que possam auxiliá-lo. Dessa forma, o sócio do trabalho do grupo pode atribuir procedimentos, tarefas ou ações a outros membros da equipe de trabalho e esses membros também podem atribuir procedimentos, tarefas ou ações. Nessas circunstâncias, a NBC TA 220 requer que sócio do trabalho do grupo continue a assumir a responsabilidade geral por gerenciar e alcançar a qualidade no trabalho de auditoria de grupo.</w:t>
      </w:r>
    </w:p>
    <w:p w14:paraId="6973CAD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A3885F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A30. </w:t>
      </w:r>
      <w:r w:rsidRPr="002F11E7">
        <w:rPr>
          <w:rFonts w:ascii="Calibri" w:hAnsi="Calibri" w:cs="Calibri"/>
          <w:color w:val="000000"/>
        </w:rPr>
        <w:tab/>
        <w:t>Políticas ou procedimentos estabelecidos pela firma ou que sejam requisitos comuns da rede ou serviços da rede (ver itens 48 a 52 da NBC PA 01), podem auxiliar o sócio do trabalho do grupo facilitando a comunicação entre o auditor do grupo e os auditores dos componentes e apoiando a direção e supervisão pelo auditor do grupo desses auditores dos componentes e a revisão do seu trabalho.</w:t>
      </w:r>
    </w:p>
    <w:p w14:paraId="0578775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9868B2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A31.</w:t>
      </w:r>
      <w:r w:rsidRPr="002F11E7">
        <w:rPr>
          <w:rFonts w:ascii="Calibri" w:hAnsi="Calibri" w:cs="Calibri"/>
          <w:color w:val="000000"/>
        </w:rPr>
        <w:tab/>
        <w:t>O item A28 da NBC TA 220 explica que uma cultura que demonstra um compromisso com a qualidade é moldada e reforçada pelos membros da equipe de trabalho à medida que demonstram comportamentos esperados ao executarem o trabalho. Ao abordar o requisito do item 16(a), o sócio do trabalho do grupo pode se comunicar diretamente com outros membros da equipe de trabalho (incluindo os auditores dos componentes) e reforçar essa comunicação por meio de conduta e ações pessoais (ou seja, liderar pelo exemplo).</w:t>
      </w:r>
    </w:p>
    <w:p w14:paraId="39948B5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2B26957"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Aceitação e Continuação</w:t>
      </w:r>
    </w:p>
    <w:p w14:paraId="617FF53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4EE1054" w14:textId="77777777" w:rsidR="000138E7" w:rsidRPr="002F11E7" w:rsidRDefault="000138E7" w:rsidP="000138E7">
      <w:pPr>
        <w:pStyle w:val="Corpodetexto"/>
        <w:rPr>
          <w:rFonts w:ascii="Calibri" w:hAnsi="Calibri" w:cs="Calibri"/>
          <w:i/>
          <w:iCs/>
        </w:rPr>
      </w:pPr>
      <w:r w:rsidRPr="002F11E7">
        <w:rPr>
          <w:rFonts w:ascii="Calibri" w:hAnsi="Calibri" w:cs="Calibri"/>
          <w:i/>
          <w:iCs/>
        </w:rPr>
        <w:t>Determinar se a Obtenção de Evidência de Auditoria Apropriada e Suficiente Pode Ser Razoavelmente Esperada (Ref.: itens 17 e 18)</w:t>
      </w:r>
    </w:p>
    <w:p w14:paraId="3BF50A7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29FF1B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A32. Ao determinar se é razoável esperar que evidência de auditoria apropriada e suficiente possa ser obtida, o sócio do trabalho do grupo pode obter um entendimento de assuntos como:</w:t>
      </w:r>
    </w:p>
    <w:p w14:paraId="0D08DBF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7EA539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estrutura do grupo, incluindo a estrutura jurídica e organizacional.</w:t>
      </w:r>
    </w:p>
    <w:p w14:paraId="639593A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Atividades significativas para o grupo, incluindo o setor e os ambientes regulatórios, econômicos e políticos em que essas atividades são realizadas.</w:t>
      </w:r>
    </w:p>
    <w:p w14:paraId="7C4F738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uso de organizações de serviços.</w:t>
      </w:r>
    </w:p>
    <w:p w14:paraId="0F0F921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uso de centros de serviço compartilhados.</w:t>
      </w:r>
    </w:p>
    <w:p w14:paraId="6363DE4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processo de consolidação.</w:t>
      </w:r>
    </w:p>
    <w:p w14:paraId="09545CC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auditor do grupo:</w:t>
      </w:r>
    </w:p>
    <w:p w14:paraId="04775313"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Terá acesso irrestrito aos responsáveis pela governança do grupo, à administração do grupo, aos responsáveis pela governança do componente, à administração do componente e às informações dos componentes, incluindo os componentes que são avaliados pelo método de equivalência patrimonial; e</w:t>
      </w:r>
    </w:p>
    <w:p w14:paraId="70BAB626"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Será capaz de realizar o trabalho necessário nas informações financeiras dos componentes, quando aplicável.</w:t>
      </w:r>
    </w:p>
    <w:p w14:paraId="45EABD2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recursos suficientes e apropriados foram atribuídos ou serão disponibilizados.</w:t>
      </w:r>
    </w:p>
    <w:p w14:paraId="59664F1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4F3FBD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A33. </w:t>
      </w:r>
      <w:r w:rsidRPr="002F11E7">
        <w:rPr>
          <w:rFonts w:ascii="Calibri" w:hAnsi="Calibri" w:cs="Calibri"/>
          <w:color w:val="000000"/>
        </w:rPr>
        <w:tab/>
        <w:t>No caso de um trabalho de auditoria de grupo inicial, o auditor do grupo pode obter um entendimento dos assuntos no item A32 a partir de:</w:t>
      </w:r>
    </w:p>
    <w:p w14:paraId="5F12526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CF13D8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Informações fornecidas pela administração do grupo;</w:t>
      </w:r>
    </w:p>
    <w:p w14:paraId="2DD2F9C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Comunicação com a administração do grupo;</w:t>
      </w:r>
    </w:p>
    <w:p w14:paraId="11C6146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Comunicação com os responsáveis pela governança do grupo; e</w:t>
      </w:r>
    </w:p>
    <w:p w14:paraId="770A631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Quando aplicável, comunicação com a administração dos componentes ou com o auditor predecessor.</w:t>
      </w:r>
    </w:p>
    <w:p w14:paraId="6488BD8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CDCB3A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A34. </w:t>
      </w:r>
      <w:r w:rsidRPr="002F11E7">
        <w:rPr>
          <w:rFonts w:ascii="Calibri" w:hAnsi="Calibri" w:cs="Calibri"/>
          <w:color w:val="000000"/>
        </w:rPr>
        <w:tab/>
        <w:t>No caso de um trabalho recorrente, a capacidade de obter evidência de auditoria apropriada e suficiente pode ser afetada por mudanças significativas, por exemplo:</w:t>
      </w:r>
    </w:p>
    <w:p w14:paraId="69E4B09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55736D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Na estrutura do grupo (por exemplo, aquisições, alienações, joint ventures, reorganizações ou mudanças na forma como o sistema de relatório financeiro do grupo é organizado).</w:t>
      </w:r>
    </w:p>
    <w:p w14:paraId="7DDFD9D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Nas atividades dos componentes que são significativas para o grupo.</w:t>
      </w:r>
    </w:p>
    <w:p w14:paraId="0FB4804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AAA94D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Na composição dos responsáveis pela governança do grupo, da administração do grupo ou do pessoal-chave da administração dos componentes para os quais se prevê que sejam realizados procedimentos de auditoria.</w:t>
      </w:r>
    </w:p>
    <w:p w14:paraId="1D1CBC8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No entendimento do auditor do grupo em relação à integridade e competência da administração do grupo ou dos componentes.</w:t>
      </w:r>
    </w:p>
    <w:p w14:paraId="727A026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Na estrutura de relatório financeiro aplicável.</w:t>
      </w:r>
    </w:p>
    <w:p w14:paraId="4DBBF8F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F4A44B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A35.</w:t>
      </w:r>
      <w:r w:rsidRPr="002F11E7">
        <w:rPr>
          <w:rFonts w:ascii="Calibri" w:hAnsi="Calibri" w:cs="Calibri"/>
          <w:color w:val="000000"/>
        </w:rPr>
        <w:tab/>
        <w:t>Pode haver complexidades adicionais ao obter evidência de auditoria apropriada e suficiente em uma auditoria de grupo quando os componentes estão localizados em jurisdições diferentes daquela do auditor do grupo devido a diferenças culturais e linguísticas, além de leis ou regulamentos diversos. Por exemplo, leis ou regulamentos podem impedir que o auditor do componente forneça documentação fora de sua jurisdição, ou guerras, instabilidade social ou surtos de doenças podem restringir o acesso do auditor do grupo à documentação de auditoria relevante do auditor do componente. O item A180 inclui possíveis formas de abordar essas situações.</w:t>
      </w:r>
    </w:p>
    <w:p w14:paraId="1F3BE4E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A36. Restrições podem ser impostas após a aceitação do trabalho de auditoria do grupo pelo sócio do trabalho do grupo, que podem afetar a capacidade da equipe de trabalho de obter evidência de auditoria apropriada e suficiente. Essas restrições podem incluir aquelas que afetam:</w:t>
      </w:r>
    </w:p>
    <w:p w14:paraId="57C9F88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acesso do auditor do grupo às informações dos componentes, à administração ou aos responsáveis pela governança dos componentes ou aos auditores dos componentes (incluindo a documentação de auditoria relevante solicitada pelo auditor do grupo) (vide itens 20 e 21); ou</w:t>
      </w:r>
    </w:p>
    <w:p w14:paraId="7A50B8E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trabalho a ser realizado nas informações financeiras dos componentes.</w:t>
      </w:r>
    </w:p>
    <w:p w14:paraId="05D31A1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E9BBA0C" w14:textId="77777777" w:rsidR="000138E7" w:rsidRPr="002F11E7" w:rsidRDefault="000138E7" w:rsidP="000138E7">
      <w:pPr>
        <w:pStyle w:val="Corpodetexto"/>
        <w:rPr>
          <w:rFonts w:ascii="Calibri" w:hAnsi="Calibri" w:cs="Calibri"/>
        </w:rPr>
      </w:pPr>
      <w:r w:rsidRPr="002F11E7">
        <w:rPr>
          <w:rFonts w:ascii="Calibri" w:hAnsi="Calibri" w:cs="Calibri"/>
        </w:rPr>
        <w:t>Os itens A45 e A46 explicam o possível efeito dessas restrições no relatório do auditor sobre as demonstrações contábeis do grupo.</w:t>
      </w:r>
    </w:p>
    <w:p w14:paraId="073D16D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DA2A7C0"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Concordância com os Termos do Trabalho de Auditoria (Ref.: item 19)</w:t>
      </w:r>
    </w:p>
    <w:p w14:paraId="740A429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8A8C25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A37. </w:t>
      </w:r>
      <w:r w:rsidRPr="002F11E7">
        <w:rPr>
          <w:rFonts w:ascii="Calibri" w:hAnsi="Calibri" w:cs="Calibri"/>
          <w:color w:val="000000"/>
        </w:rPr>
        <w:tab/>
        <w:t>Os itens 9 e 10(d) da NBC TA 210 exigem exige que o auditor acorde os termos do trabalho de auditoria com a administração ou com os responsáveis pela governança, conforme apropriado. Os termos de contratação identificam a estrutura de relatório financeiro aplicável. Os assuntos adicionais que podem ser incluídos nos termos de um trabalho de auditoria de grupo incluem:</w:t>
      </w:r>
    </w:p>
    <w:p w14:paraId="0D35563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23902B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comunicações entre o auditor do grupo e os auditores dos componentes devem ser irrestritas, na extensão permitida por leis ou regulamentos;</w:t>
      </w:r>
    </w:p>
    <w:p w14:paraId="702A5A6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Comunicações importantes entre os auditores do componente e os responsáveis pela governança do componente ou a administração do componente, incluindo comunicações sobre deficiências significativas nos controles internos, devem ser informadas ao auditor do grupo;</w:t>
      </w:r>
    </w:p>
    <w:p w14:paraId="23DA400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comunicações entre as autoridades regulatórias e as entidades ou unidades de negócios referentes a assuntos relacionados ao relatório financeiro que podem ser relevantes para a auditoria do grupo devem ser informadas ao auditor do grupo; e</w:t>
      </w:r>
    </w:p>
    <w:p w14:paraId="06D687D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auditor do grupo deve ter permissão para realizar trabalho, ou solicitar a um auditor do componente que realize trabalho, no componente.</w:t>
      </w:r>
    </w:p>
    <w:p w14:paraId="6F25E0E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B32C92E"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Restrições de Acesso a Informações ou Pessoas (Ref.: item 20–21)</w:t>
      </w:r>
    </w:p>
    <w:p w14:paraId="065C9E8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A3AC9C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A38. </w:t>
      </w:r>
      <w:r w:rsidRPr="002F11E7">
        <w:rPr>
          <w:rFonts w:ascii="Calibri" w:hAnsi="Calibri" w:cs="Calibri"/>
          <w:color w:val="000000"/>
        </w:rPr>
        <w:tab/>
        <w:t>As restrições de acesso a informações ou pessoas não eliminam a exigência de que o auditor do grupo obtenha evidência de auditoria apropriada e suficiente.</w:t>
      </w:r>
    </w:p>
    <w:p w14:paraId="2C5BD99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B7713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A39. </w:t>
      </w:r>
      <w:r w:rsidRPr="002F11E7">
        <w:rPr>
          <w:rFonts w:ascii="Calibri" w:hAnsi="Calibri" w:cs="Calibri"/>
          <w:color w:val="000000"/>
        </w:rPr>
        <w:tab/>
        <w:t>O acesso a informações ou pessoas pode ser restrito por muitas razões, tais como restrições impostas pela administração do componente, leis ou regulamentos ou outras condições, por exemplo, guerra, instabilidade social ou surtos de doenças. O item A180 descreve como o auditor do grupo pode ser capaz de superar as restrições de acesso à documentação de auditoria do auditor do componente.</w:t>
      </w:r>
    </w:p>
    <w:p w14:paraId="4A7E178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2596EC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A40. </w:t>
      </w:r>
      <w:r w:rsidRPr="002F11E7">
        <w:rPr>
          <w:rFonts w:ascii="Calibri" w:hAnsi="Calibri" w:cs="Calibri"/>
          <w:color w:val="000000"/>
        </w:rPr>
        <w:tab/>
        <w:t>Em algumas circunstâncias, o auditor do grupo pode ser capaz de superar as restrições de acesso a informações ou pessoas, por exemplo:</w:t>
      </w:r>
    </w:p>
    <w:p w14:paraId="1BFAE4B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3250AF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acesso à administração do componente ou aos responsáveis pela governança do componente é restrito, o auditor do grupo pode solicitar à administração do grupo ou aos responsáveis pela governança do grupo que o ajudem a remover a restrição ou, de outra forma, solicitar as informações diretamente à administração do grupo ou aos responsáveis pela governança do grupo.</w:t>
      </w:r>
    </w:p>
    <w:p w14:paraId="3F2247F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grupo tem uma participação não controladora em uma entidade que é avaliada pelo método de equivalência patrimonial, o auditor do grupo pode determinar se existem disposições (por exemplo, nos termos de acordos de joint venture ou nos termos de outros contratos de investimento) relacionadas ao acesso do grupo às informações financeiras da entidade e solicitar à administração do grupo que exerça esses direitos.</w:t>
      </w:r>
    </w:p>
    <w:p w14:paraId="212FF5A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grupo tem uma participação não controladora em uma entidade que é avaliada pelo método de equivalência patrimonial e tem representantes que façam parte da diretoria executiva ou que façam parte da diretoria responsável pela governança da entidade não controlada, o auditor do grupo pode consultá-los para saber se podem fornecer informações financeiras e outros dados disponíveis a eles nessas funções.</w:t>
      </w:r>
    </w:p>
    <w:p w14:paraId="47F0ACA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71BCB4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A41. </w:t>
      </w:r>
      <w:r w:rsidRPr="002F11E7">
        <w:rPr>
          <w:rFonts w:ascii="Calibri" w:hAnsi="Calibri" w:cs="Calibri"/>
          <w:color w:val="000000"/>
        </w:rPr>
        <w:tab/>
        <w:t>Se o grupo tem uma participação não controladora em uma entidade que é avaliada pelo método de equivalência patrimonial e o acesso do auditor do grupo a informações ou pessoas na entidade é restrito, o auditor do grupo pode obter informações a serem utilizadas como evidência de auditoria sobre as informações financeiras da entidade, por exemplo:</w:t>
      </w:r>
    </w:p>
    <w:p w14:paraId="0052F38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95588D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Informações financeiras disponibilizadas pela administração do grupo, uma vez que a administração do grupo precisa obter informações financeiras da entidade não controlada para preparar as demonstrações contábeis do grupo.</w:t>
      </w:r>
    </w:p>
    <w:p w14:paraId="316F712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Informações disponíveis ao público, como demonstrações contábeis auditadas, documentos de divulgação pública ou preços cotados de instrumentos patrimoniais da entidade não controlada.</w:t>
      </w:r>
    </w:p>
    <w:p w14:paraId="1B55C81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4EA1BDE"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Trata-se de uma questão de julgamento profissional, particularmente considerando-se os riscos avaliados de distorção relevante nas demonstrações contábeis do grupo e outras fontes de informação que possam corroborar ou de outra forma contribuir para a evidência de auditoria obtida, se o auditor puder obter evidência de auditoria apropriada e suficiente (ver item 7(b) da NBC TA 330)</w:t>
      </w:r>
    </w:p>
    <w:p w14:paraId="643BFF5B" w14:textId="77777777" w:rsidR="000138E7" w:rsidRPr="002F11E7" w:rsidRDefault="000138E7" w:rsidP="000138E7">
      <w:pPr>
        <w:autoSpaceDE w:val="0"/>
        <w:autoSpaceDN w:val="0"/>
        <w:adjustRightInd w:val="0"/>
        <w:ind w:left="567"/>
        <w:jc w:val="both"/>
        <w:rPr>
          <w:rFonts w:ascii="Calibri" w:hAnsi="Calibri" w:cs="Calibri"/>
          <w:color w:val="000000"/>
        </w:rPr>
      </w:pPr>
    </w:p>
    <w:p w14:paraId="6CC0373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A42. Se o grupo tem uma participação não controladora em uma entidade que é avaliada pelo método da equivalência patrimonial e o acesso a informações ou pessoas na entidade é restrito, o auditor do grupo pode considerar se essas restrições são inconsistentes com as premissas da administração do grupo em relação à adequação do uso do método de equivalência patrimonial.</w:t>
      </w:r>
    </w:p>
    <w:p w14:paraId="2512840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25F0A8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A43.</w:t>
      </w:r>
      <w:r w:rsidRPr="002F11E7">
        <w:rPr>
          <w:rFonts w:ascii="Calibri" w:hAnsi="Calibri" w:cs="Calibri"/>
          <w:color w:val="000000"/>
        </w:rPr>
        <w:tab/>
        <w:t>Quando o auditor do grupo não consegue obter evidência de auditoria apropriada e suficiente devido a restrições de acesso a informações ou pessoas, o auditor do grupo pode:</w:t>
      </w:r>
    </w:p>
    <w:p w14:paraId="2323DA0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16FF11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Comunicar as restrições à firma do auditor do grupo para ajudá-lo a determinar um curso de ação apropriado. Por exemplo, a firma do auditor do grupo pode se comunicar com a administração do grupo sobre as restrições e incentivar a administração do grupo a se comunicar com os órgãos reguladores. Isso pode ser útil quando as restrições afetam múltiplas auditorias na jurisdição ou realizadas pela mesma firma, por exemplo, devido a guerra, instabilidade social ou surtos de doenças em uma economia importante.</w:t>
      </w:r>
    </w:p>
    <w:p w14:paraId="2E81FD0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BD54D1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Ser obrigado, por lei ou regulamento, a se comunicar com órgãos reguladores, autoridades de listagem ou outros órgãos sobre as restrições.</w:t>
      </w:r>
    </w:p>
    <w:p w14:paraId="50FC1B4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2AECF5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A44. As restrições de acesso podem ter outras implicações para a auditoria do grupo. Por exemplo, se as restrições são impostas pela administração do grupo, o auditor do grupo pode ter que reconsiderar a confiabilidade das respostas da administração do grupo em relação às indagações do auditor do grupo e se as restrições colocam em dúvida a integridade da administração do grupo.</w:t>
      </w:r>
    </w:p>
    <w:p w14:paraId="37558CC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05B907" w14:textId="77777777" w:rsidR="000138E7" w:rsidRPr="002F11E7" w:rsidRDefault="000138E7" w:rsidP="000138E7">
      <w:pPr>
        <w:pStyle w:val="Corpodetexto"/>
        <w:rPr>
          <w:rFonts w:ascii="Calibri" w:hAnsi="Calibri" w:cs="Calibri"/>
          <w:i/>
          <w:iCs/>
        </w:rPr>
      </w:pPr>
      <w:r w:rsidRPr="002F11E7">
        <w:rPr>
          <w:rFonts w:ascii="Calibri" w:hAnsi="Calibri" w:cs="Calibri"/>
          <w:i/>
          <w:iCs/>
        </w:rPr>
        <w:t>Efeito das Restrições de Acesso a Informações ou Pessoas no Relatório do Auditor sobre as Demonstrações contábeis do Grupo (Ref.: item 20–21)</w:t>
      </w:r>
    </w:p>
    <w:p w14:paraId="3E98377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0953FC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A45. A NBC TA 705 - Modificações na Opinião do Auditor Independente contém requisitos e orientações sobre como abordar situações em que o auditor do grupo não é capaz de obter evidência de auditoria apropriada e suficiente. O Anexo 1 contém um exemplo de relatório do auditor que contém uma opinião de auditoria de grupo com ressalva baseada na incapacidade do auditor do grupo de obter evidência de auditoria apropriada e suficiente em relação a um componente que é avaliado pelo método de equivalência patrimonial.</w:t>
      </w:r>
    </w:p>
    <w:p w14:paraId="28BC83D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319D08D" w14:textId="77777777" w:rsidR="000138E7" w:rsidRPr="002F11E7" w:rsidRDefault="000138E7" w:rsidP="000138E7">
      <w:pPr>
        <w:pStyle w:val="Corpodetexto"/>
        <w:rPr>
          <w:rFonts w:ascii="Calibri" w:hAnsi="Calibri" w:cs="Calibri"/>
          <w:i/>
          <w:iCs/>
        </w:rPr>
      </w:pPr>
      <w:r w:rsidRPr="002F11E7">
        <w:rPr>
          <w:rFonts w:ascii="Calibri" w:hAnsi="Calibri" w:cs="Calibri"/>
          <w:i/>
          <w:iCs/>
        </w:rPr>
        <w:t>Lei ou Regulamento que Proíbe o Sócio do Trabalho do Grupo de Recusar ou Retirar-se de um Trabalho (Ref.: item 20–21)</w:t>
      </w:r>
    </w:p>
    <w:p w14:paraId="7062931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0B148A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A46. </w:t>
      </w:r>
      <w:r w:rsidRPr="002F11E7">
        <w:rPr>
          <w:rFonts w:ascii="Calibri" w:hAnsi="Calibri" w:cs="Calibri"/>
          <w:color w:val="000000"/>
        </w:rPr>
        <w:tab/>
        <w:t>Leis e regulamentos podem proibir o sócio do trabalho do grupo de recusar ou retirar-se de um trabalho. Por exemplo, em algumas jurisdições, o auditor é nomeado por um período específico e não pode se retirar antes do final desse período. Além disso, no setor público, a opção de recusar ou retirar-se de um trabalho pode não estar disponível para o auditor devido à natureza do mandato ou a considerações de interesse público. Nessas circunstâncias, os requisitos desta norma ainda se aplicam à auditoria de grupo, e o efeito da incapacidade do auditor do grupo de obter evidência de auditoria apropriada e suficiente é abordado na NBC TA 705.</w:t>
      </w:r>
    </w:p>
    <w:p w14:paraId="7C3CCEC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3D6D87B"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Estratégia Geral de Auditoria do Grupo e Plano de Auditoria do Grupo</w:t>
      </w:r>
    </w:p>
    <w:p w14:paraId="243BB52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1A0BA03" w14:textId="77777777" w:rsidR="000138E7" w:rsidRPr="002F11E7" w:rsidRDefault="000138E7" w:rsidP="000138E7">
      <w:pPr>
        <w:pStyle w:val="Corpodetexto"/>
        <w:rPr>
          <w:rFonts w:ascii="Calibri" w:hAnsi="Calibri" w:cs="Calibri"/>
          <w:i/>
          <w:iCs/>
        </w:rPr>
      </w:pPr>
      <w:r w:rsidRPr="002F11E7">
        <w:rPr>
          <w:rFonts w:ascii="Calibri" w:hAnsi="Calibri" w:cs="Calibri"/>
          <w:i/>
          <w:iCs/>
        </w:rPr>
        <w:t>A Natureza Contínua e Iterativa do Planejamento e da Execução de uma Auditoria de Grupo (Ref.: item 22)</w:t>
      </w:r>
    </w:p>
    <w:p w14:paraId="2E0CC4B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AE30F6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A47. </w:t>
      </w:r>
      <w:r w:rsidRPr="002F11E7">
        <w:rPr>
          <w:rFonts w:ascii="Calibri" w:hAnsi="Calibri" w:cs="Calibri"/>
          <w:color w:val="000000"/>
        </w:rPr>
        <w:tab/>
        <w:t xml:space="preserve">Como ilustrado no item A2 da NBC TA 300, o planejamento não é uma fase distinta de uma auditoria, mas sim um processo contínuo e iterativo que, em geral, se inicia pouco depois (ou em conexão com) da finalização da auditoria anterior e segue até à conclusão do trabalho de auditoria atual. Por exemplo, devido a eventos inesperados, mudanças nas condições ou evidência de auditoria obtida da avaliação de riscos ou procedimentos de auditoria adicionais, o auditor do grupo pode ter que modificar a estratégia geral de auditoria do grupo e o plano de auditoria do grupo, além da natureza, época e extensão planejadas dos procedimentos de auditoria adicionais, com base na consideração revisada dos riscos avaliados. O auditor do grupo pode também alterar a determinação dos componentes em que devem ser efetuado o trabalho de auditoria, bem como a natureza, época e extensão do envolvimento dos auditores dos componentes. O item 10 da NBC TA 300exige que o auditor atualize e altere a estratégia geral de auditoria e o plano de auditoria, conforme necessário, durante a auditoria. </w:t>
      </w:r>
    </w:p>
    <w:p w14:paraId="33D2860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E6BDF48"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Estabelecer a Estratégia Geral de Auditoria do Grupo e o Plano de Auditoria do Grupo (Ref.: item 22)</w:t>
      </w:r>
    </w:p>
    <w:p w14:paraId="7B619DD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AF1A61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A48. </w:t>
      </w:r>
      <w:r w:rsidRPr="002F11E7">
        <w:rPr>
          <w:rFonts w:ascii="Calibri" w:hAnsi="Calibri" w:cs="Calibri"/>
          <w:color w:val="000000"/>
        </w:rPr>
        <w:tab/>
        <w:t>Em um trabalho inicial de auditoria de grupo, o auditor do grupo pode ter um entendimento preliminar do grupo e de seu ambiente, da estrutura de relatório financeiro aplicável e do sistema de controle interno da entidade com base nas informações obtidas da administração do grupo, dos responsáveis pela governança do grupo e, se aplicável, por meio de comunicação com a administração do componente ou com o auditor predecessor. Em um trabalho de auditoria de grupo recorrente, o entendimento preliminar do auditor do grupo pode ser obtido por meio de auditorias de períodos anteriores. Esse entendimento preliminar pode ajudar o auditor do grupo a desenvolver expectativas iniciais sobre as classes de transações, saldos contábeis e divulgações que possam ser significativas.</w:t>
      </w:r>
    </w:p>
    <w:p w14:paraId="537D776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F5B7DE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A49. </w:t>
      </w:r>
      <w:r w:rsidRPr="002F11E7">
        <w:rPr>
          <w:rFonts w:ascii="Calibri" w:hAnsi="Calibri" w:cs="Calibri"/>
          <w:color w:val="000000"/>
        </w:rPr>
        <w:tab/>
        <w:t>O auditor do grupo também pode utilizar as informações obtidas durante o processo de aceitação e continuação do trabalho para estabelecer a estratégia geral de auditoria do grupo e o plano de auditoria do grupo, por exemplo, em relação aos recursos necessários para realizar a auditoria do grupo.</w:t>
      </w:r>
    </w:p>
    <w:p w14:paraId="43FA7AB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B435A6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A50. </w:t>
      </w:r>
      <w:r w:rsidRPr="002F11E7">
        <w:rPr>
          <w:rFonts w:ascii="Calibri" w:hAnsi="Calibri" w:cs="Calibri"/>
          <w:color w:val="000000"/>
        </w:rPr>
        <w:tab/>
        <w:t>O processo de estabelecer a estratégia geral de auditoria do grupo e o plano de auditoria do grupo e as expectativas iniciais sobre as classes de transações, saldos contábeis e divulgações que possam ser significativas no nível das demonstrações contábeis do grupo pode ajudar o auditor do grupo a fazer uma determinação preliminar de assuntos como:</w:t>
      </w:r>
    </w:p>
    <w:p w14:paraId="61EF448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324001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trabalho de auditoria deve ser realizado de forma centralizada, nos componentes ou uma combinação das duas alternativas; e</w:t>
      </w:r>
    </w:p>
    <w:p w14:paraId="0723B25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época e extensão do trabalho de auditoria a ser realizado em relação às informações financeiras dos componentes (por exemplo, planejar e executar procedimentos de avaliação de riscos, procedimentos de auditoria adicionais ou uma combinação das duas alternativas).</w:t>
      </w:r>
    </w:p>
    <w:p w14:paraId="7F7E955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634189A"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Componentes em que Deve Ser Efetuado Trabalho de Auditoria (Ref.: item 22(a))</w:t>
      </w:r>
    </w:p>
    <w:p w14:paraId="07A0984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6FF78F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A51. </w:t>
      </w:r>
      <w:r w:rsidRPr="002F11E7">
        <w:rPr>
          <w:rFonts w:ascii="Calibri" w:hAnsi="Calibri" w:cs="Calibri"/>
          <w:color w:val="000000"/>
        </w:rPr>
        <w:tab/>
        <w:t>A determinação dos componentes em que deve ser efetuado trabalho de auditoria é uma questão de julgamento profissional. As questões que podem influenciar a determinação do auditor do grupo incluem, por exemplo:</w:t>
      </w:r>
    </w:p>
    <w:p w14:paraId="01D0A86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CD81C0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de eventos ou condições que podem dar origem a riscos de distorção relevante no nível das afirmações das demonstrações contábeis do grupo que estão associados a um componente, por exemplo:</w:t>
      </w:r>
    </w:p>
    <w:p w14:paraId="49B8186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68C17EE"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Entidades ou unidades de negócios recém-formadas ou adquiridas.</w:t>
      </w:r>
    </w:p>
    <w:p w14:paraId="377EE55F"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Entidades ou unidades de negócios em que tenham ocorrido alterações significativas.</w:t>
      </w:r>
    </w:p>
    <w:p w14:paraId="1A32342C"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Transações significativas com partes relacionadas.</w:t>
      </w:r>
    </w:p>
    <w:p w14:paraId="13083A7A"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Transações significativas realizadas fora do curso normal dos negócios.</w:t>
      </w:r>
    </w:p>
    <w:p w14:paraId="3DB82087"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Flutuações anormais identificadas por procedimentos analíticos realizados no nível do grupo, de acordo com o item 14(b) da NBC TA 315</w:t>
      </w:r>
    </w:p>
    <w:p w14:paraId="5BC4BC7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desagregação de classes significativas de transações, saldos contábeis e divulgações em componentes, nas demonstrações contábeis do grupo, considerando o tamanho e a natureza de ativos, passivos e transações no local ou unidade de negócios em relação às demonstrações contábeis do grupo.</w:t>
      </w:r>
    </w:p>
    <w:p w14:paraId="257E66B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D37334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a obtenção de evidência de auditoria apropriada e suficiente é esperada para todas as classes significativas de transações, saldos contábeis e divulgações nas demonstrações contábeis do grupo a partir de trabalho de auditoria planejado com base nas informações financeiras dos componentes identificados.</w:t>
      </w:r>
    </w:p>
    <w:p w14:paraId="49B6F87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B67E18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e a extensão das distorções ou deficiências de controle identificadas em um componente em auditorias de períodos anteriores.</w:t>
      </w:r>
    </w:p>
    <w:p w14:paraId="2B44A7A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3E08BD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e a extensão de controles comuns em todo o grupo e se, em caso afirmativo, como o grupo centraliza as atividades relevantes para o relatório financeiro.</w:t>
      </w:r>
    </w:p>
    <w:p w14:paraId="58604B6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138B783"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Recursos (Ref.: item 22(b))</w:t>
      </w:r>
    </w:p>
    <w:p w14:paraId="77E4C5F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E8ADF4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A52. </w:t>
      </w:r>
      <w:r w:rsidRPr="002F11E7">
        <w:rPr>
          <w:rFonts w:ascii="Calibri" w:hAnsi="Calibri" w:cs="Calibri"/>
          <w:color w:val="000000"/>
        </w:rPr>
        <w:tab/>
        <w:t>Assuntos que influenciam a determinação pelo auditor do grupo dos recursos necessários para a realização da auditoria do grupo e a natureza, época e extensão do envolvimento dos auditores dos componentes são uma questão de julgamento profissional e podem incluir, por exemplo:</w:t>
      </w:r>
    </w:p>
    <w:p w14:paraId="50A5AB9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EB4D48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entendimento do grupo, dos componentes dentro do grupo em que o trabalho de auditoria deve ser realizado e se deve ser realizado de forma centralizada, em componentes ou uma combinação dessas alternativas.</w:t>
      </w:r>
    </w:p>
    <w:p w14:paraId="7A498DD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conhecimento e a experiência da equipe de trabalho. Por exemplo, os auditores dos componentes podem ter maior experiência e um conhecimento mais aprofundado do que o auditor do grupo sobre os setores locais em que os componentes operam, leis ou regulamentos locais, práticas comerciais, idioma e cultura. Além disso, pode ser necessário o envolvimento de especialistas do auditor em questões complexas.</w:t>
      </w:r>
    </w:p>
    <w:p w14:paraId="72D257E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expectativas iniciais sobre os potenciais riscos de distorção relevante.</w:t>
      </w:r>
    </w:p>
    <w:p w14:paraId="0A821B3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quantidade ou localização dos recursos a serem alocados a áreas de auditoria específicas. Por exemplo, a extensão em que os componentes estão dispersos em vários locais pode afetar a necessidade de envolver auditores dos componentes em locais específicos.</w:t>
      </w:r>
    </w:p>
    <w:p w14:paraId="3C5A198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Acordos de acesso. Por exemplo, quando o acesso do auditor do grupo a um componente em uma determinada jurisdição é restrito, o envolvimento de auditores dos componentes pode ser necessário.</w:t>
      </w:r>
    </w:p>
    <w:p w14:paraId="6791BA5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das atividades dos componentes, incluindo sua complexidade ou especialização de operações.</w:t>
      </w:r>
    </w:p>
    <w:p w14:paraId="5CA5755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sistema de controle interno do grupo, incluindo o sistema de informação em vigor, e seu grau de centralização. Por exemplo, o envolvimento dos auditores dos componentes pode ser mais provável quando o sistema de controle interno é descentralizado.</w:t>
      </w:r>
    </w:p>
    <w:p w14:paraId="5293621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Experiência anterior com o auditor do componente.</w:t>
      </w:r>
    </w:p>
    <w:p w14:paraId="7B281F1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D3DC1C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A53. </w:t>
      </w:r>
      <w:r w:rsidRPr="002F11E7">
        <w:rPr>
          <w:rFonts w:ascii="Calibri" w:hAnsi="Calibri" w:cs="Calibri"/>
          <w:color w:val="000000"/>
        </w:rPr>
        <w:tab/>
        <w:t>Os auditores dos componentes podem ser envolvidos em diferentes fases de uma auditoria, por exemplo, os auditores dos componentes podem planejar ou executar:</w:t>
      </w:r>
    </w:p>
    <w:p w14:paraId="553F8BB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Procedimentos de avaliação de riscos; e</w:t>
      </w:r>
    </w:p>
    <w:p w14:paraId="01DED91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Procedimentos para responder aos riscos avaliados de distorção relevante.</w:t>
      </w:r>
    </w:p>
    <w:p w14:paraId="5D3A643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423D30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A54. </w:t>
      </w:r>
      <w:r w:rsidRPr="002F11E7">
        <w:rPr>
          <w:rFonts w:ascii="Calibri" w:hAnsi="Calibri" w:cs="Calibri"/>
          <w:color w:val="000000"/>
        </w:rPr>
        <w:tab/>
        <w:t>A natureza, época e extensão em que os auditores dos componentes devem ser envolvidos dependem dos fatos e circunstâncias do trabalho de auditoria do grupo. Em geral, os auditores dos componentes são envolvidos em todas as fases da auditoria, mas o auditor do grupo pode decidir envolver os auditores dos componentes apenas em uma determinada fase. Quando o auditor do grupo não pretende envolver auditores dos componentes nos procedimentos de avaliação de riscos, o auditor do grupo ainda pode discutir com os auditores dos componentes se houve mudanças significativas no negócio ou no sistema de controle interno do componente que possam ter um efeito nos riscos de distorção relevante nas demonstrações contábeis do grupo.</w:t>
      </w:r>
    </w:p>
    <w:p w14:paraId="0D626DE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1E4A8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A55. </w:t>
      </w:r>
      <w:r w:rsidRPr="002F11E7">
        <w:rPr>
          <w:rFonts w:ascii="Calibri" w:hAnsi="Calibri" w:cs="Calibri"/>
          <w:color w:val="000000"/>
        </w:rPr>
        <w:tab/>
        <w:t>O item 5 da NBC TA 300 exige que o sócio do trabalho e outros membros-chave da equipe de trabalho sejam envolvidos no planejamento da auditoria. Quando os auditores dos componentes são envolvidos, uma ou mais pessoas da equipe do auditor do componente podem ser membros-chave da equipe de trabalho e, portanto, serem envolvidas no planejamento da auditoria do grupo. O envolvimento dos auditores dos componentes no planejamento da auditoria é baseado na sua experiência e percepções, aumentando assim a eficácia e eficiência do processo de planejamento. O sócio do trabalho do grupo utiliza julgamento profissional ao determinar quais auditores dos componentes devem se envolvidos no planejamento da auditoria. Essa decisão pode ser afetada pela natureza, época e extensão em que se espera que os auditores dos componentes sejam envolvidos no planejamento e na execução de procedimentos de avaliação de riscos ou procedimentos de auditoria adicionais.</w:t>
      </w:r>
    </w:p>
    <w:p w14:paraId="691CCA5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08B748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A56. </w:t>
      </w:r>
      <w:r w:rsidRPr="002F11E7">
        <w:rPr>
          <w:rFonts w:ascii="Calibri" w:hAnsi="Calibri" w:cs="Calibri"/>
          <w:color w:val="000000"/>
        </w:rPr>
        <w:tab/>
        <w:t>Conforme descrito no item A74 da NBC PA 01pode haver circunstâncias em que os honorários cotados para um trabalho não sejam suficientes devido às circunstâncias e à natureza do trabalho e podem reduzir a capacidade da firma de realizar o trabalho de acordo com as normas profissionais e os requisitos legais ou regulatórios aplicáveis. O nível dos honorários, incluindo a sua alocação aos auditores dos componentes, e a extensão em que se relacionam aos recursos necessários podem ser uma consideração especial para os trabalhos de auditoria do grupo. Por exemplo, em uma auditoria de grupo, as prioridades financeiras e operacionais da firma podem restringir a determinação dos componentes em que o trabalho de auditoria será realizado, bem como dos recursos necessários, incluindo o envolvimento dos auditores dos componentes. Nessas circunstâncias, essas restrições não restringem a responsabilidade do sócio do trabalho do grupo por atingir qualidade no nível do trabalho ou a exigência de que o auditor do grupo obtenha evidência de auditoria apropriada e suficiente como base para a opinião de auditoria do grupo.</w:t>
      </w:r>
    </w:p>
    <w:p w14:paraId="510126D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43D00B8"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2351662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4C9328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Envolvimento Suficiente e Apropriado no Trabalho do Auditor do Componente (Ref.: item 23–24)</w:t>
      </w:r>
    </w:p>
    <w:p w14:paraId="35A318C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CFAD16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A57.</w:t>
      </w:r>
      <w:r w:rsidRPr="002F11E7">
        <w:rPr>
          <w:rFonts w:ascii="Calibri" w:hAnsi="Calibri" w:cs="Calibri"/>
          <w:color w:val="000000"/>
        </w:rPr>
        <w:tab/>
        <w:t>Ao avaliar se o auditor do grupo poderá ter envolvimento suficiente e apropriado no trabalho do auditor do componente, o auditor do grupo pode obter um entendimento de se o auditor do componente está sujeito a quaisquer restrições que limitem a comunicação com o auditor do grupo, incluindo no que diz respeito ao compartilhamento da documentação de auditoria com o auditor do grupo. O auditor do grupo também pode obter um entendimento sobre se a evidência de auditoria relacionada a componentes localizados em uma jurisdição diferente pode estar em um idioma diferente e pode precisar ser traduzida para utilização pelo auditor do grupo.</w:t>
      </w:r>
    </w:p>
    <w:p w14:paraId="4D3F417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EBF5A2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A58. </w:t>
      </w:r>
      <w:r w:rsidRPr="002F11E7">
        <w:rPr>
          <w:rFonts w:ascii="Calibri" w:hAnsi="Calibri" w:cs="Calibri"/>
          <w:color w:val="000000"/>
        </w:rPr>
        <w:tab/>
        <w:t>Se o auditor do componente não puder cooperar com o auditor do grupo, o auditor do grupo pode:</w:t>
      </w:r>
    </w:p>
    <w:p w14:paraId="5DF287E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C54547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Solicitar que o auditor do componente forneça a respectiva justificativa.</w:t>
      </w:r>
    </w:p>
    <w:p w14:paraId="0A38AE1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Ser capaz de tomar medidas apropriadas para abordar a questão, inclusive ajustando a natureza do trabalho a ser realizado. Alternativamente, de acordo com o item 27, o auditor do grupo pode precisar obter evidência de auditoria apropriada e suficiente em relação ao trabalho a ser realizado no componente sem o envolvimento do auditor do componente.</w:t>
      </w:r>
    </w:p>
    <w:p w14:paraId="3B7AD0C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1A7BC1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Requisitos Éticos Relevantes, Incluindo Aqueles Relacionados à Independência (Ref.: item 25)</w:t>
      </w:r>
    </w:p>
    <w:p w14:paraId="4AE7330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29DF68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A59. </w:t>
      </w:r>
      <w:r w:rsidRPr="002F11E7">
        <w:rPr>
          <w:rFonts w:ascii="Calibri" w:hAnsi="Calibri" w:cs="Calibri"/>
          <w:color w:val="000000"/>
        </w:rPr>
        <w:tab/>
        <w:t>Ao realizar trabalho em um componente para um trabalho de auditoria de grupo, o auditor do componente está sujeito a requisitos éticos, incluindo aqueles relacionados à independência, que são relevantes para o trabalho de auditoria do grupo. Esses requisitos podem ser diferentes ou complementares àqueles aplicáveis ao auditor do componente na execução de uma auditoria das demonstrações contábeis de uma entidade ou unidade de negócios que faça parte do grupo para fins estatutários e regulatórios ou por outras razões na jurisdição do auditor do componente.</w:t>
      </w:r>
    </w:p>
    <w:p w14:paraId="21066D9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EA7BCB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A60. Ao informar os auditores dos componentes sobre os requisitos éticos relevantes, o auditor do grupo pode considerar se são necessárias informações adicionais ou treinamento para os auditores dos componentes em relação às disposições dos requisitos éticos relevantes para o trabalho de auditoria do grupo.</w:t>
      </w:r>
    </w:p>
    <w:p w14:paraId="5400419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8E096F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Recursos do Trabalho (Ref.: item 26)</w:t>
      </w:r>
    </w:p>
    <w:p w14:paraId="4B0C778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851F17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A61. </w:t>
      </w:r>
      <w:r w:rsidRPr="002F11E7">
        <w:rPr>
          <w:rFonts w:ascii="Calibri" w:hAnsi="Calibri" w:cs="Calibri"/>
          <w:color w:val="000000"/>
        </w:rPr>
        <w:tab/>
        <w:t>O item 25 da NBC TA 220 requer que o sócio do trabalho determine que recursos suficientes e apropriados para a execução do trabalho sejam atribuídos ou disponibilizados à equipe de trabalho em tempo hábil. Quando não são disponibilizados recursos suficientes ou apropriados em relação ao trabalho a ser realizado por um auditor do componente, o sócio do trabalho do grupo pode discutir o assunto com o auditor do componente, a administração do grupo ou a firma do auditor do grupo e pode posteriormente solicitar ao auditor do componente ou à firma do auditor do grupo que disponibilize recursos suficientes e apropriados.</w:t>
      </w:r>
    </w:p>
    <w:p w14:paraId="3AA985B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7BF11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Competência e capacidades dos auditores dos componentes</w:t>
      </w:r>
    </w:p>
    <w:p w14:paraId="71DC9B8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7476F4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A62. </w:t>
      </w:r>
      <w:r w:rsidRPr="002F11E7">
        <w:rPr>
          <w:rFonts w:ascii="Calibri" w:hAnsi="Calibri" w:cs="Calibri"/>
          <w:color w:val="000000"/>
        </w:rPr>
        <w:tab/>
        <w:t>O item A71 da NBC TA 220fornece orientação sobre assuntos que o sócio do trabalho pode levar em consideração ao determinar a competência e as capacidades da equipe de trabalho. Essa determinação é particularmente importante em uma auditoria de grupo quando a equipe de trabalho inclui auditores de componentes. A O item A24 da NBC TA 220 indica que as políticas ou procedimentos da firma podem exigir que a firma ou o sócio do trabalho adotem medidas diferentes daquelas aplicáveis ao pessoal ao obter um entendimento sobre se um auditor do componente de outra firma tem a competência e capacidades apropriadas para realizar o trabalho de auditoria.</w:t>
      </w:r>
    </w:p>
    <w:p w14:paraId="4A84933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B0F929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A63.</w:t>
      </w:r>
      <w:r w:rsidRPr="002F11E7">
        <w:rPr>
          <w:rFonts w:ascii="Calibri" w:hAnsi="Calibri" w:cs="Calibri"/>
          <w:color w:val="000000"/>
        </w:rPr>
        <w:tab/>
        <w:t>Determinar se os auditores dos componentes têm a competência e as capacidades apropriadas é uma questão de julgamento profissional e é influenciada pela natureza e circunstâncias do trabalho de auditoria do grupo. Essa determinação influencia a natureza, época e extensão da direção e supervisão do auditor do componente e a revisão de seu trabalho pelo sócio do trabalho do grupo.</w:t>
      </w:r>
    </w:p>
    <w:p w14:paraId="7F76C7B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AD8F88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A64.</w:t>
      </w:r>
      <w:r w:rsidRPr="002F11E7">
        <w:rPr>
          <w:rFonts w:ascii="Calibri" w:hAnsi="Calibri" w:cs="Calibri"/>
          <w:color w:val="000000"/>
        </w:rPr>
        <w:tab/>
        <w:t>Ao determinar se os auditores dos componentes têm a competência e capacidades apropriadas para executar os procedimentos de auditoria atribuídos no componente, o sócio do trabalho do grupo pode considerar questões como:</w:t>
      </w:r>
    </w:p>
    <w:p w14:paraId="40C1F66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C15C3B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Experiência anterior com ou conhecimento sobre o auditor do componente.</w:t>
      </w:r>
    </w:p>
    <w:p w14:paraId="1A01896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habilidades especializadas do auditor do componente (por exemplo, conhecimentos específicos do setor).</w:t>
      </w:r>
    </w:p>
    <w:p w14:paraId="480163D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grau em que o auditor do grupo e o auditor do componente estão sujeitos a um sistema comum de gestão da qualidade, por exemplo, se o auditor do grupo e um auditor do componente:</w:t>
      </w:r>
    </w:p>
    <w:p w14:paraId="785F77F5"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Utilizam recursos comuns para realizar o trabalho (por exemplo, metodologias de auditoria ou aplicativos de TI);</w:t>
      </w:r>
    </w:p>
    <w:p w14:paraId="0189D7D6"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 xml:space="preserve">Compartilham políticas ou procedimentos comuns que afetam a execução do trabalho (por exemplo, direção, supervisão e revisão do trabalho ou consulta); </w:t>
      </w:r>
    </w:p>
    <w:p w14:paraId="2029DA87"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Estão sujeitos a atividades de monitoramento comuns; ou</w:t>
      </w:r>
    </w:p>
    <w:p w14:paraId="00B11FDA"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Têm outros pontos em comum, incluindo liderança comum ou um ambiente cultural comum.</w:t>
      </w:r>
    </w:p>
    <w:p w14:paraId="261F8CA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consistência ou similaridade de:</w:t>
      </w:r>
    </w:p>
    <w:p w14:paraId="2363C96F"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Leis ou regulamentos ou sistema jurídico;</w:t>
      </w:r>
    </w:p>
    <w:p w14:paraId="46337E17"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Língua e cultura;</w:t>
      </w:r>
    </w:p>
    <w:p w14:paraId="40791F3B"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Formação e treinamento;</w:t>
      </w:r>
    </w:p>
    <w:p w14:paraId="01B00356"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Supervisão profissional, disciplina e asseguração externa da qualidade; ou</w:t>
      </w:r>
    </w:p>
    <w:p w14:paraId="587CB91B"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Organizações e normas profissionais.</w:t>
      </w:r>
    </w:p>
    <w:p w14:paraId="43D629DC" w14:textId="77777777" w:rsidR="000138E7" w:rsidRPr="002F11E7" w:rsidRDefault="000138E7" w:rsidP="000138E7">
      <w:pPr>
        <w:autoSpaceDE w:val="0"/>
        <w:autoSpaceDN w:val="0"/>
        <w:adjustRightInd w:val="0"/>
        <w:ind w:left="567" w:firstLine="141"/>
        <w:jc w:val="both"/>
        <w:rPr>
          <w:rFonts w:ascii="Calibri" w:hAnsi="Calibri" w:cs="Calibri"/>
          <w:color w:val="000000"/>
        </w:rPr>
      </w:pPr>
    </w:p>
    <w:p w14:paraId="0A10C0B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Informações obtidas sobre o auditor do componente através de interações com a administração do componente, os responsáveis pela governança e outros membros do pessoal-chave, como auditores internos.</w:t>
      </w:r>
    </w:p>
    <w:p w14:paraId="3FBE775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8F4067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A65. </w:t>
      </w:r>
      <w:r w:rsidRPr="002F11E7">
        <w:rPr>
          <w:rFonts w:ascii="Calibri" w:hAnsi="Calibri" w:cs="Calibri"/>
          <w:color w:val="000000"/>
        </w:rPr>
        <w:tab/>
        <w:t>Os procedimentos para determinar a competência e a capacidade do auditor do componente podem incluir, por exemplo:</w:t>
      </w:r>
    </w:p>
    <w:p w14:paraId="14A7D06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4F1DCF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Uma avaliação das informações comunicadas pela firma do auditor do grupo ao auditor do grupo, incluindo:</w:t>
      </w:r>
    </w:p>
    <w:p w14:paraId="4DB71E17"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A comunicação contínua da firma referente ao monitoramento e à remediação, em circunstâncias em que o auditor do grupo e o auditor do componente são da mesma firma. (Ver item 47 da NBC PA 01)</w:t>
      </w:r>
    </w:p>
    <w:p w14:paraId="050A25D6"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Informações da rede sobre os resultados das atividades de monitoramento realizadas pela rede nas firmas da rede. Ver item 51(b) da NBC PA 01)</w:t>
      </w:r>
    </w:p>
    <w:p w14:paraId="715A2F2C"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Informações obtidas de órgãos profissionais aos quais o auditor do componente pertence, das autoridades pelas quais o auditor do componente é licenciado ou de outros terceiros.</w:t>
      </w:r>
    </w:p>
    <w:p w14:paraId="2BD0A02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Discutir os riscos avaliados de distorção relevante com o auditor do componente.</w:t>
      </w:r>
    </w:p>
    <w:p w14:paraId="7D9D951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Solicitar ao auditor do componente que confirme por escrito o seu entendimento dos assuntos mencionados no item 25.</w:t>
      </w:r>
    </w:p>
    <w:p w14:paraId="216E97A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Discutir a competência e as capacidades do auditor do componente com colegas da firma do sócio do trabalho do grupo que trabalharam diretamente com o auditor do componente.</w:t>
      </w:r>
    </w:p>
    <w:p w14:paraId="2ABC05E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Obter relatórios de inspeção externa publicados.</w:t>
      </w:r>
    </w:p>
    <w:p w14:paraId="0A3A756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FB618F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A66. </w:t>
      </w:r>
      <w:r w:rsidRPr="002F11E7">
        <w:rPr>
          <w:rFonts w:ascii="Calibri" w:hAnsi="Calibri" w:cs="Calibri"/>
          <w:color w:val="000000"/>
        </w:rPr>
        <w:tab/>
        <w:t xml:space="preserve">A firma do sócio do trabalho do grupo e o auditor do componente podem ser membros da mesma rede e estarem sujeitos a requisitos comuns da rede ou utilizarem serviços comuns da rede.59 Ao determinar se os auditores dos componentes têm a competência e as capacidades apropriadas para auxiliar no trabalho de auditoria do grupo, o sócio do trabalho do grupo pode também fazer uso desses requisitos da rede, por exemplo, aqueles que tratam de treinamento profissional ou recrutamento, ou que demandam o uso de metodologias de auditoria e ferramentas de implementação relacionadas. (Ver itens A19 e A175 da NBC PA 01) </w:t>
      </w:r>
    </w:p>
    <w:p w14:paraId="07E909A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2236B63"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De acordo com os itens 48 e 49 da NBC PA 01, a firma é responsável por planejar, implementar e operar seu sistema de gestão da qualidade, e a firma pode precisar adaptar ou complementar os requisitos da rede ou os serviços da rede para que sejam apropriados para uso em seu sistema de gestão da qualidade.</w:t>
      </w:r>
    </w:p>
    <w:p w14:paraId="73DB7F24" w14:textId="77777777" w:rsidR="000138E7" w:rsidRPr="002F11E7" w:rsidRDefault="000138E7" w:rsidP="000138E7">
      <w:pPr>
        <w:autoSpaceDE w:val="0"/>
        <w:autoSpaceDN w:val="0"/>
        <w:adjustRightInd w:val="0"/>
        <w:ind w:left="567"/>
        <w:jc w:val="both"/>
        <w:rPr>
          <w:rFonts w:ascii="Calibri" w:hAnsi="Calibri" w:cs="Calibri"/>
          <w:color w:val="000000"/>
        </w:rPr>
      </w:pPr>
    </w:p>
    <w:p w14:paraId="46A9818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Uso do trabalho de um especialista do auditor</w:t>
      </w:r>
    </w:p>
    <w:p w14:paraId="6FDB4F8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B875B1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A67.</w:t>
      </w:r>
      <w:r w:rsidRPr="002F11E7">
        <w:rPr>
          <w:rFonts w:ascii="Calibri" w:hAnsi="Calibri" w:cs="Calibri"/>
          <w:color w:val="000000"/>
        </w:rPr>
        <w:tab/>
        <w:t>O item 26 da NBC TA 220  exige que o sócio do trabalho determine se os membros da equipe de trabalho e quaisquer especialistas externos do auditor que não fazem parte da equipe de trabalho tenham, coletivamente, a competência e as capacidades apropriadas, incluindo tempo suficiente, para realizar o trabalho de auditoria. Se um especialista do auditor for utilizado por um auditor do componente, o sócio do trabalho do grupo pode ter que obter informações do auditor do componente. Por exemplo, o auditor do grupo pode discutir com o auditor do componente a avaliação do auditor do componente da competência e das capacidades do especialista do auditor.</w:t>
      </w:r>
    </w:p>
    <w:p w14:paraId="22BF5CA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252227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Ferramentas e técnicas automatizadas</w:t>
      </w:r>
    </w:p>
    <w:p w14:paraId="4401517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19E8C4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A68. </w:t>
      </w:r>
      <w:r w:rsidRPr="002F11E7">
        <w:rPr>
          <w:rFonts w:ascii="Calibri" w:hAnsi="Calibri" w:cs="Calibri"/>
          <w:color w:val="000000"/>
        </w:rPr>
        <w:tab/>
        <w:t>Ao determinar se a equipe de trabalho tem a competência e as capacidades apropriadas, o sócio do trabalho do grupo pode levar em consideração questões como o conhecimento do auditor do componente na utilização de ferramentas e técnicas automatizadas. Por exemplo, conforme descrito no item A65 da NBC TA 220, quando o auditor do grupo requer que os auditores dos componentes utilizem ferramentas e técnicas automatizadas específicas ao realizar procedimentos de auditoria, o auditor do grupo pode comunicar aos auditores dos componentes que a utilização dessas ferramentas e técnicas automatizadas deve seguir as instruções do auditor do grupo.</w:t>
      </w:r>
    </w:p>
    <w:p w14:paraId="3A78886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151CD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Aplicação do Entendimento do Auditor do Grupo de um Auditor de Componente (Ref.: item 27)</w:t>
      </w:r>
    </w:p>
    <w:p w14:paraId="6DFFAE4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A69. O item 17 da NBC TA 220 exige que o sócio do trabalho se responsabilize por outros membros da equipe de trabalho que foram informados dos requisitos éticos relevantes que são aplicáveis considerando a natureza e as circunstâncias do trabalho de auditoria e as políticas ou procedimentos relacionados da firma. Isso inclui as políticas ou procedimentos da firma que abordam circunstâncias que podem causar uma violação dos requisitos éticos relevantes, incluindo aqueles relacionados à independência, e as responsabilidades dos membros da equipe de trabalho ao terem ciência de violações. As políticas ou procedimentos da firma também podem abordar violações dos requisitos de independência por parte dos auditores dos componentes e as medidas que o auditor do grupo pode adotar nessas circunstâncias, de acordo com os requisitos éticos relevantes. Além disso, os requisitos éticos, lei ou regulamento relevantes também podem especificar comunicações específicas aos responsáveis pela governança em circunstâncias em que tenham sido identificadas violações dos requisitos de independência. (Ver item A31 da NBC TA 260)</w:t>
      </w:r>
    </w:p>
    <w:p w14:paraId="04CED68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E07E98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A70. </w:t>
      </w:r>
      <w:r w:rsidRPr="002F11E7">
        <w:rPr>
          <w:rFonts w:ascii="Calibri" w:hAnsi="Calibri" w:cs="Calibri"/>
          <w:color w:val="000000"/>
        </w:rPr>
        <w:tab/>
        <w:t>Se houve uma violação por um auditor do componente dos requisitos éticos relevantes aplicáveis ao trabalho de auditoria do grupo, incluindo aqueles relacionados à independência, e a violação não foi satisfatoriamente resolvida de acordo com as disposições dos requisitos éticos relevantes, o auditor do grupo não pode utilizar o trabalho desse auditor do componente.</w:t>
      </w:r>
    </w:p>
    <w:p w14:paraId="6097CC7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A8CEAC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Execução do Trabalho (Ref.: item 28)</w:t>
      </w:r>
    </w:p>
    <w:p w14:paraId="4B18529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F25A42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A72. </w:t>
      </w:r>
      <w:r w:rsidRPr="002F11E7">
        <w:rPr>
          <w:rFonts w:ascii="Calibri" w:hAnsi="Calibri" w:cs="Calibri"/>
          <w:color w:val="000000"/>
        </w:rPr>
        <w:tab/>
        <w:t>O item 30 da NBC TA 220 exige que o sócio do trabalho determine que a natureza, época e extensão da direção, supervisão e revisão sejam planejadas e executadas de acordo com as políticas ou procedimentos da firma, as normas profissionais e os requisitos legais e regulatórios aplicáveis, e que atendam à natureza e às circunstâncias do trabalho de auditoria e aos recursos atribuídos ou disponibilizados à equipe de trabalho. Para uma auditoria de grupo, a abordagem de direção, supervisão e revisão geralmente incluirá uma combinação das políticas ou procedimentos da firma do auditor do grupo e respostas específicas ao trabalho de auditoria de grupo.</w:t>
      </w:r>
    </w:p>
    <w:p w14:paraId="62174D9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307DF5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A73. Para uma auditoria de grupo, particularmente quando a equipe de trabalho inclui um grande número de auditores dos componentes que podem estar localizados em vários locais, o sócio do trabalho do grupo pode atribuir o planejamento ou a execução dos procedimentos, tarefas ou ações a outros membros da equipe de trabalho para ajudar o sócio do trabalho do grupo a cumprir a responsabilidade pela natureza, época e extensão da direção e supervisão dos auditores dos componentes e a revisão de seu trabalho (ver também item 11).</w:t>
      </w:r>
    </w:p>
    <w:p w14:paraId="500FC56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814CE1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A74. </w:t>
      </w:r>
      <w:r w:rsidRPr="002F11E7">
        <w:rPr>
          <w:rFonts w:ascii="Calibri" w:hAnsi="Calibri" w:cs="Calibri"/>
          <w:color w:val="000000"/>
        </w:rPr>
        <w:tab/>
        <w:t xml:space="preserve">Se os auditores dos componentes forem de uma firma diferente daquela do auditor do grupo, as políticas ou procedimentos da firma podem ser diversos, ou poderão ser necessárias ações diferentes, respectivamente, em relação à natureza, época e extensão da direção e supervisão desses membros da equipe de trabalho e a revisão de seu trabalho. Em particular, as políticas ou procedimentos da firma podem exigir que a firma ou o sócio do trabalho do grupo tomem medidas diferentes daquelas aplicáveis aos membros da equipe de trabalho da firma ou da rede (por exemplo, em relação à forma, ao conteúdo e à época das comunicações com os auditores dos componentes, incluindo o uso de instruções do auditor do grupo para os auditores dos componentes). A NBC TA 220 (itens A24 e A25) fornece exemplos de medidas que devem ser tomadas nessas circunstâncias. </w:t>
      </w:r>
    </w:p>
    <w:p w14:paraId="21343C9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A75. A natureza, época e extensão da direção e supervisão dos auditores dos componentes e a revisão de seu trabalho podem ser personalizadas com base na natureza e nas circunstâncias do trabalho e, por exemplo:</w:t>
      </w:r>
    </w:p>
    <w:p w14:paraId="6C05A26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F344E0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Nos riscos avaliados de distorção relevante. Por exemplo, se o auditor do grupo tiver identificado um componente que inclui um risco significativo, pode ser apropriado aumentar a extensão da direção e supervisão do auditor do componente e realizar uma revisão mais detalhada da documentação de auditoria do auditor do componente.</w:t>
      </w:r>
    </w:p>
    <w:p w14:paraId="04A2C2F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Na competência e nas capacidades dos auditores dos componentes que executam o trabalho de auditoria. Por exemplo, se o auditor do grupo não tiver experiência de trabalho anterior com um auditor do componente, o auditor do grupo pode fornecer instruções mais detalhadas, aumentar a frequência das discussões ou outras interações com o auditor do componente ou designar indivíduos mais experientes para supervisionar o auditor do componente enquanto o trabalho é realizado.</w:t>
      </w:r>
    </w:p>
    <w:p w14:paraId="731DE50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Na localização dos membros da equipe de trabalho, incluindo a extensão em que os membros da equipe de trabalho se encontram dispersos em vários locais, incluindo quando centros de prestação de serviços são utilizados.</w:t>
      </w:r>
    </w:p>
    <w:p w14:paraId="5CE7337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No acesso à documentação de auditoria do auditor do componente. Por exemplo, quando uma lei ou um regulamento impedem que a documentação de auditoria do auditor do componente seja transferida para fora de sua jurisdição, o auditor do grupo poderá revisar a documentação de auditoria no local do auditor do componente ou remotamente através da utilização de tecnologia, quando não for proibido por lei ou regulamento (ver também itens A179 a A180).</w:t>
      </w:r>
    </w:p>
    <w:p w14:paraId="2CADA5C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CBCDB4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A76. Existem diferentes formas como o sócio do trabalho do grupo pode assumir a responsabilidade pela direção e supervisão dos auditores dos componentes e pela revisão de seu trabalho, por exemplo:</w:t>
      </w:r>
    </w:p>
    <w:p w14:paraId="1435A19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84F36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Comunicações com os auditores dos componentes durante a auditoria do grupo, incluindo comunicações exigidas por esta NBC TA.</w:t>
      </w:r>
    </w:p>
    <w:p w14:paraId="4F7B60B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Reuniões ou teleconferências com os auditores dos componentes para discutir riscos identificados e avaliados, questões, constatações e conclusões.</w:t>
      </w:r>
    </w:p>
    <w:p w14:paraId="4B39DDD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Revisões da documentação de auditoria do auditor do componente efetuadas de forma presencial ou remota, quando permitidas por lei ou regulamento.</w:t>
      </w:r>
    </w:p>
    <w:p w14:paraId="0601468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Participação na reunião de fechamento e outras reuniões importantes entre os auditores dos componentes e a administração dos componentes.</w:t>
      </w:r>
    </w:p>
    <w:p w14:paraId="79FB30F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493172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A77. </w:t>
      </w:r>
      <w:r w:rsidRPr="002F11E7">
        <w:rPr>
          <w:rFonts w:ascii="Calibri" w:hAnsi="Calibri" w:cs="Calibri"/>
          <w:color w:val="000000"/>
        </w:rPr>
        <w:tab/>
        <w:t>Ao aplicar a NBC TA 220 (ver itens 31 e A92 a A93) o sócio do trabalho do grupo deve revisar a documentação de auditoria em momentos apropriados durante o trabalho de auditoria, incluindo a documentação de auditoria relevante para a auditoria de grupo relacionada a:</w:t>
      </w:r>
    </w:p>
    <w:p w14:paraId="09EB0FE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Assuntos significativos;</w:t>
      </w:r>
    </w:p>
    <w:p w14:paraId="19CDCC4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Julgamentos significativos, incluindo aqueles relativos a assuntos complexos ou contenciosos identificados durante o trabalho de auditoria, e as conclusões alcançadas; e</w:t>
      </w:r>
    </w:p>
    <w:p w14:paraId="0721FAC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Outros assuntos que, no julgamento profissional do sócio do trabalho, são relevantes para as responsabilidades do sócio do trabalho.</w:t>
      </w:r>
    </w:p>
    <w:p w14:paraId="3D9EBFB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E2CDEDE"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 xml:space="preserve">A revisão dessa documentação de auditoria pelo sócio do trabalho do grupo ocorre frequentemente durante a auditoria de grupo, incluindo a revisão da documentação de auditoria do auditor do componente relevante (vide também item A148). </w:t>
      </w:r>
    </w:p>
    <w:p w14:paraId="6A6E9DE6" w14:textId="77777777" w:rsidR="000138E7" w:rsidRPr="002F11E7" w:rsidRDefault="000138E7" w:rsidP="000138E7">
      <w:pPr>
        <w:autoSpaceDE w:val="0"/>
        <w:autoSpaceDN w:val="0"/>
        <w:adjustRightInd w:val="0"/>
        <w:ind w:left="567"/>
        <w:jc w:val="both"/>
        <w:rPr>
          <w:rFonts w:ascii="Calibri" w:hAnsi="Calibri" w:cs="Calibri"/>
          <w:color w:val="000000"/>
        </w:rPr>
      </w:pPr>
    </w:p>
    <w:p w14:paraId="30AC63B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Comunicações com os Auditores dos Componentes (Ref.: item 29)</w:t>
      </w:r>
    </w:p>
    <w:p w14:paraId="6079165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05A619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A78. </w:t>
      </w:r>
      <w:r w:rsidRPr="002F11E7">
        <w:rPr>
          <w:rFonts w:ascii="Calibri" w:hAnsi="Calibri" w:cs="Calibri"/>
          <w:color w:val="000000"/>
        </w:rPr>
        <w:tab/>
        <w:t>Uma comunicação clara e tempestiva entre o auditor do grupo e os auditores dos componentes sobre as suas respectivas responsabilidades, bem como um direcionamento claro para os auditores dos componentes sobre a natureza, época e extensão do trabalho a ser executado e os assuntos que devem ser comunicados ao auditor do grupo, ajuda a estabelecer a base para uma comunicação bidirecional eficaz. Uma comunicação bidirecional eficaz entre o auditor do grupo e os auditores dos componentes também ajuda a definir as expectativas para os auditores dos componentes e facilita a sua direção e supervisão pelo auditor do grupo, além da revisão de seu trabalho. Essa comunicação também proporciona uma oportunidade para o sócio do trabalho do grupo reforçar a necessidade de auditores dos componentes exercerem ceticismo profissional no trabalho realizado para fins da auditoria do grupo.</w:t>
      </w:r>
    </w:p>
    <w:p w14:paraId="465FC0B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2710FE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A79. Outros fatores que também podem contribuir para uma comunicação bidirecional eficaz incluem:</w:t>
      </w:r>
    </w:p>
    <w:p w14:paraId="267C38E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Clareza das instruções ao auditor do componente, especialmente quando o auditor do componente é de outra firma e pode não estar familiarizado com as políticas ou procedimentos da firma do auditor do grupo.</w:t>
      </w:r>
    </w:p>
    <w:p w14:paraId="069FFF4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Um entendimento mútuo de que o auditor do componente pode discutir o trabalho de auditoria que foi solicitado a executar, com base no conhecimento e entendimento do componente pelo auditor do componente.</w:t>
      </w:r>
    </w:p>
    <w:p w14:paraId="4310852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Um entendimento mútuo dos assuntos relevantes e das ações esperadas decorrentes do processo de comunicação.</w:t>
      </w:r>
    </w:p>
    <w:p w14:paraId="6BD124D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Forma de comunicação. Por exemplo, assuntos que requerem atenção tempestiva podem ser discutidos mais adequadamente em uma reunião em vez de pela troca de e-mails.</w:t>
      </w:r>
    </w:p>
    <w:p w14:paraId="51807AF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Um entendimento mútuo da(s) pessoa(s) do auditor do grupo e dos auditores dos componentes que tem (têm) a responsabilidade de gerir as comunicações relativas a assuntos específicos.</w:t>
      </w:r>
    </w:p>
    <w:p w14:paraId="48F95A2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processo para que o auditor do componente adote medidas e reporte os assuntos comunicados pelo auditor do grupo.</w:t>
      </w:r>
    </w:p>
    <w:p w14:paraId="2105360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FF6A7E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A80. </w:t>
      </w:r>
      <w:r w:rsidRPr="002F11E7">
        <w:rPr>
          <w:rFonts w:ascii="Calibri" w:hAnsi="Calibri" w:cs="Calibri"/>
          <w:color w:val="000000"/>
        </w:rPr>
        <w:tab/>
        <w:t>As comunicações entre o auditor do grupo e os auditores dos componentes dependem dos fatos e das circunstâncias do trabalho de auditoria do grupo, incluindo a natureza e a extensão do envolvimento dos auditores dos componentes e o grau em que o auditor do grupo e os auditores dos componentes estão sujeitos a sistemas comuns de gestão da qualidade ou a requisitos comuns da rede ou serviços da rede.</w:t>
      </w:r>
    </w:p>
    <w:p w14:paraId="1493F7F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B9CE7F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Forma de comunicação</w:t>
      </w:r>
    </w:p>
    <w:p w14:paraId="1D7CE1A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E8959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A81. </w:t>
      </w:r>
      <w:r w:rsidRPr="002F11E7">
        <w:rPr>
          <w:rFonts w:ascii="Calibri" w:hAnsi="Calibri" w:cs="Calibri"/>
          <w:color w:val="000000"/>
        </w:rPr>
        <w:tab/>
        <w:t>A forma de comunicação entre o auditor do grupo e os auditores dos componentes pode variar com base em fatores como a natureza do trabalho de auditoria que os auditores dos componentes foram solicitados a realizar, e em que medida as capacidades de comunicação estão integradas às ferramentas de auditoria utilizadas para a auditoria do grupo.</w:t>
      </w:r>
    </w:p>
    <w:p w14:paraId="27C05D6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9CB5F0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A82. </w:t>
      </w:r>
      <w:r w:rsidRPr="002F11E7">
        <w:rPr>
          <w:rFonts w:ascii="Calibri" w:hAnsi="Calibri" w:cs="Calibri"/>
          <w:color w:val="000000"/>
        </w:rPr>
        <w:tab/>
        <w:t>A forma de comunicação também pode ser afetada por fatores como:</w:t>
      </w:r>
    </w:p>
    <w:p w14:paraId="2A0974F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7DA323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importância, a complexidade ou a urgência do assunto.</w:t>
      </w:r>
    </w:p>
    <w:p w14:paraId="18C5C1E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assunto foi ou se espera que seja comunicado à administração do grupo e aos responsáveis pela governança do grupo.</w:t>
      </w:r>
    </w:p>
    <w:p w14:paraId="75AB69F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C0C2BE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A83. A comunicação entre o auditor do grupo e o auditor do componente não precisa necessariamente ser por escrito. No entanto, as comunicações verbais do auditor do grupo com os auditores de componentes podem ser complementadas por uma comunicação por escrito, como um conjunto de instruções relativas ao trabalho a ser realizado, quando o auditor do grupo pretender dar especial atenção a determinados assuntos ou promover um entendimento mútuo sobre eles. Além disso, o auditor do grupo pode reunir-se com o auditor do componente para discutir assuntos significativos ou para revisar partes relevantes da documentação de auditoria do auditor do componente.</w:t>
      </w:r>
    </w:p>
    <w:p w14:paraId="09FCFF6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9DE0A7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A84. </w:t>
      </w:r>
      <w:r w:rsidRPr="002F11E7">
        <w:rPr>
          <w:rFonts w:ascii="Calibri" w:hAnsi="Calibri" w:cs="Calibri"/>
          <w:color w:val="000000"/>
        </w:rPr>
        <w:tab/>
        <w:t>De acordo com o item 45, o auditor do grupo deve solicitar que o auditor do componente comunique assuntos relevantes para a conclusão do auditor do grupo relativos à auditoria do grupo. Como explicado no item A146, a forma e o conteúdo do relatório do auditor do componente são influenciados pela natureza e extensão do trabalho de auditoria que foi solicitado ao auditor do componente.</w:t>
      </w:r>
    </w:p>
    <w:p w14:paraId="6645974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6CA7E2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A85. Independentemente da forma de comunicação, aplicam-se os requisitos de documentação desta e de outras NBC TAs.</w:t>
      </w:r>
    </w:p>
    <w:p w14:paraId="715575F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69AF3C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Época das comunicações</w:t>
      </w:r>
    </w:p>
    <w:p w14:paraId="3187B12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A3E92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A86. A época apropriada das comunicações varia de acordo com as circunstâncias do trabalho. Circunstâncias relevantes podem incluir a natureza, época e extensão do trabalho a ser realizado pelo auditor do componente e as medidas que devem ser tomadas pelo auditor do componente. Por exemplo, as comunicações relativas a questões de planejamento podem muitas vezes ser realizadas no início do trabalho de auditoria e, para uma auditoria inicial do grupo, podem ser feitas como parte da aceitação dos termos do trabalho.</w:t>
      </w:r>
    </w:p>
    <w:p w14:paraId="5433672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309775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Não conformidade com leis e regulamentos (Ref.: item 25, 29)</w:t>
      </w:r>
    </w:p>
    <w:p w14:paraId="2D354B6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09BA59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A87. </w:t>
      </w:r>
      <w:r w:rsidRPr="002F11E7">
        <w:rPr>
          <w:rFonts w:ascii="Calibri" w:hAnsi="Calibri" w:cs="Calibri"/>
          <w:color w:val="000000"/>
        </w:rPr>
        <w:tab/>
        <w:t>Ao aplicar a NBC TA 250 - Consideração de Leis e Regulamentos na Auditoria de Demonstrações Contábeis, o sócio do trabalho do grupo pode tomar ciência de informações sobre a não conformidade ou a suspeita de não conformidade com leis ou regulamentos. Nessas circunstâncias, o sócio do trabalho do grupo pode ter a obrigação, conforme os requisitos éticos, leis ou regulamentos relevantes, de comunicar o assunto ao auditor do componente (ver, por exemplo, os itens R360.17 e R360.18 da NBC PG 300 - contadores que prestam serviços (contadores externos). A obrigação do sócio do trabalho do grupo de comunicar a não conformidade ou a suspeita de não conformidade pode abranger os auditores das demonstrações contábeis de entidades ou unidades de negócios para as quais uma auditoria é exigida por estatuto, regulamento ou por outro motivo, mas para as quais nenhum trabalho de auditoria é realizado para efeitos da auditoria do grupo.</w:t>
      </w:r>
    </w:p>
    <w:p w14:paraId="1E2C312E" w14:textId="77777777" w:rsidR="000138E7" w:rsidRPr="002F11E7" w:rsidRDefault="000138E7" w:rsidP="000138E7">
      <w:pPr>
        <w:pStyle w:val="Corpodetexto"/>
        <w:rPr>
          <w:rFonts w:ascii="Calibri" w:hAnsi="Calibri" w:cs="Calibri"/>
          <w:b/>
          <w:bCs/>
        </w:rPr>
      </w:pPr>
      <w:r w:rsidRPr="002F11E7">
        <w:rPr>
          <w:rFonts w:ascii="Calibri" w:hAnsi="Calibri" w:cs="Calibri"/>
          <w:b/>
          <w:bCs/>
        </w:rPr>
        <w:t>Entendimento do Grupo e de Seu Ambiente, da Estrutura de Relatório Financeiro Aplicável e do Sistema de Controle Interno do Grupo (Ref.: item 30)</w:t>
      </w:r>
    </w:p>
    <w:p w14:paraId="2067627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93A38C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A88. Os itens 19 a 27 e A50 a A183 da NBC TA 315, contém requisitos e orientações relacionados à responsabilidade do auditor de obter um entendimento da entidade e de seu ambiente, da estrutura de relatório financeiro aplicável e do sistema de controle interno da entidade. O Anexo 2 desta NBC TA fornece exemplos de assuntos relacionados a controle interno que podem ser úteis na obtenção de um entendimento do sistema de controle interno no contexto do ambiente de um grupo e amplia a forma como a NBC TA 315 deve ser aplicada a uma auditoria das demonstrações contábeis de um grupo.</w:t>
      </w:r>
    </w:p>
    <w:p w14:paraId="09A08B8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F146E3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A89. </w:t>
      </w:r>
      <w:r w:rsidRPr="002F11E7">
        <w:rPr>
          <w:rFonts w:ascii="Calibri" w:hAnsi="Calibri" w:cs="Calibri"/>
          <w:color w:val="000000"/>
        </w:rPr>
        <w:tab/>
        <w:t>Um entendimento do grupo e de seu ambiente, da estrutura de relatório financeiro aplicável e do sistema de controle interno do grupo pode ser obtido por meio de comunicações com:</w:t>
      </w:r>
    </w:p>
    <w:p w14:paraId="7DD5F19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3A279E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administração do grupo, a administração do componente ou outros indivíduos apropriados dentro da entidade, incluindo indivíduos dentro da função de auditoria interna (se houver essa função) e indivíduos que tenham conhecimento do sistema de controle interno do grupo, das políticas e práticas contábeis e do processo de consolidação;</w:t>
      </w:r>
    </w:p>
    <w:p w14:paraId="5B2AC45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Auditores dos componentes; ou</w:t>
      </w:r>
    </w:p>
    <w:p w14:paraId="12BA42E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Auditores que executam uma auditoria das demonstrações contábeis de uma entidade ou unidade de negócios que faz parte do grupo para fins estatutários e regulatórios ou por outras razões.</w:t>
      </w:r>
    </w:p>
    <w:p w14:paraId="0EA450F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0C3A39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A90. </w:t>
      </w:r>
      <w:r w:rsidRPr="002F11E7">
        <w:rPr>
          <w:rFonts w:ascii="Calibri" w:hAnsi="Calibri" w:cs="Calibri"/>
          <w:color w:val="000000"/>
        </w:rPr>
        <w:tab/>
        <w:t>A obtenção de um entendimento do grupo, a identificação de riscos de distorção relevante e a avaliação do risco inerente e do risco de controle podem ser realizadas de diferentes maneiras, dependendo das técnicas ou metodologias de auditoria preferidas, e podem ser expressas de maneiras diferentes. Assim, nos casos em que os auditores dos componentes estiverem envolvidos no planejamento e na execução dos procedimentos de avaliação de riscos, o auditor do grupo pode informar a sua abordagem recomendada aos auditores dos componentes ou fornecer instruções.</w:t>
      </w:r>
    </w:p>
    <w:p w14:paraId="7C66F19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4E96EE"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Discussão da Equipe de Trabalho (Ref.: item 30)</w:t>
      </w:r>
    </w:p>
    <w:p w14:paraId="2600EC2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C6F3BE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A91. </w:t>
      </w:r>
      <w:r w:rsidRPr="002F11E7">
        <w:rPr>
          <w:rFonts w:ascii="Calibri" w:hAnsi="Calibri" w:cs="Calibri"/>
          <w:color w:val="000000"/>
        </w:rPr>
        <w:tab/>
        <w:t>Ao aplicar o item 17 da NBC TA 315, o sócio do trabalho do grupo e outros membros-chave da equipe de trabalho devem discutir a adoção da estrutura de relatório financeiro aplicável e a suscetibilidade das demonstrações contábeis do grupo à distorção relevante. A determinação do sócio do trabalho do grupo de quais membros da equipe de trabalho devem ser incluídos na discussão e os tópicos a serem discutidos é afetada por assuntos como expectativas iniciais sobre os riscos de distorção relevante e a expectativa preliminar sobre o envolvimento de auditores dos componentes.</w:t>
      </w:r>
    </w:p>
    <w:p w14:paraId="225AC4B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F38B31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A92. </w:t>
      </w:r>
      <w:r w:rsidRPr="002F11E7">
        <w:rPr>
          <w:rFonts w:ascii="Calibri" w:hAnsi="Calibri" w:cs="Calibri"/>
          <w:color w:val="000000"/>
        </w:rPr>
        <w:tab/>
        <w:t>A discussão oferece uma oportunidade para:</w:t>
      </w:r>
    </w:p>
    <w:p w14:paraId="0D3B255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11445F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Compartilhar conhecimento sobre os componentes e seus ambientes, incluindo quais atividades dos componentes são centralizadas.</w:t>
      </w:r>
    </w:p>
    <w:p w14:paraId="71CDA40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Trocar informações sobre os riscos de negócios dos componentes ou do grupo e como os fatores de risco inerentes podem afetar a suscetibilidade à distorção de classes de transações, saldos contábeis e divulgações.</w:t>
      </w:r>
    </w:p>
    <w:p w14:paraId="791B2F7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Trocar ideias sobre como e onde as demonstrações contábeis do grupo podem ser suscetíveis a distorção relevante devido a fraude ou erro. O item 16 da NBC TA 240 exige que a discussão da equipe de trabalho enfatize como e onde as demonstrações contábeis da entidade podem estar suscetíveis a distorção relevante devido à fraude, incluindo como a fraude pode ocorrer.</w:t>
      </w:r>
    </w:p>
    <w:p w14:paraId="22F97AB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Identificar políticas adotadas pela administração do grupo ou do componente que possam ser tendenciosas ou concebidas para gerenciar lucros que poderiam resultar em relatório financeiro fraudulento.</w:t>
      </w:r>
    </w:p>
    <w:p w14:paraId="57E4BFA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Considerar fatores externos e internos conhecidos que afetam o grupo e possam: criar um incentivo ou pressão para que a administração do grupo, a administração de componentes ou outras partes cometam fraudes; proporcionar a oportunidade de cometer fraudes; ou indicar uma cultura ou ambiente que permite que a administração do grupo, a administração do componente ou outras partes considerem cometer fraudes.</w:t>
      </w:r>
    </w:p>
    <w:p w14:paraId="7D98497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Considerar o risco de que a administração do grupo ou do componente possa burlar os controles.</w:t>
      </w:r>
    </w:p>
    <w:p w14:paraId="5647737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Discutir casos de fraude identificados ou informações que indiquem a existência de fraude.</w:t>
      </w:r>
    </w:p>
    <w:p w14:paraId="0E253AE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Identificar riscos de distorção relevante em componentes nos casos em que possam existir impedimentos ao exercício do ceticismo profissional.</w:t>
      </w:r>
    </w:p>
    <w:p w14:paraId="4550886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Considerar se são utilizadas políticas contábeis uniformes para preparar as informações financeiras dos componentes para as demonstrações contábeis do grupo e, em caso negativo, como as diferenças nas políticas contábeis são identificadas e ajustadas (quando exigido pela estrutura de relatório financeiro aplicável).</w:t>
      </w:r>
    </w:p>
    <w:p w14:paraId="3D8CC56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Compartilhar informações sobre os riscos de distorção relevante das informações financeiras de um componente que possam ser aplicáveis mais amplamente a alguns ou a todos os outros componentes.</w:t>
      </w:r>
    </w:p>
    <w:p w14:paraId="5C7D19C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Compartilhar informações que possam indicar não conformidade com leis ou regulamentos nacionais, por exemplo, pagamentos de subornos e práticas de preços de transferência inadequadas.</w:t>
      </w:r>
    </w:p>
    <w:p w14:paraId="465253E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Discutir eventos ou condições identificados pela administração do grupo, administração do componente ou equipe de trabalho que possam levantar dúvida significativa sobre a capacidade do grupo de continuar em operação.</w:t>
      </w:r>
    </w:p>
    <w:p w14:paraId="5F69039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Discutir relações ou transações com partes relacionadas identificadas pela administração do grupo ou pela administração do componente e quaisquer outras partes relacionadas das quais a equipe de trabalho tenha conhecimento.</w:t>
      </w:r>
    </w:p>
    <w:p w14:paraId="5ABB35F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B12C9A1"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O Grupo e Seu Ambiente (Ref.: item 30 (a))</w:t>
      </w:r>
    </w:p>
    <w:p w14:paraId="7ACE117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E80ABE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A93. Um entendimento da estrutura organizacional do grupo e do seu modelo de negócio pode permitir que o auditor do grupo compreenda questões como:</w:t>
      </w:r>
    </w:p>
    <w:p w14:paraId="394F235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C0CA95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complexidade da estrutura do grupo. Um grupo pode ser mais complexo do que uma entidade única, uma vez que um grupo pode ter várias subsidiárias, divisões ou outras unidades de negócios, inclusive em vários locais. Além disso, a estrutura jurídica de um grupo pode ser diferente da estrutura operacional, por exemplo, para fins fiscais. Estruturas complexas frequentemente introduzem fatores que podem dar origem a uma maior suscetibilidade a distorções relevantes, por exemplo se o ágio, joint ventures ou entidades de propósito específico são contabilizados adequadamente e se foram feitas divulgações adequadas.</w:t>
      </w:r>
    </w:p>
    <w:p w14:paraId="7CC8259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locais geográficos das operações do grupo. Ter um grupo localizado em vários locais geográficos pode dar origem a uma maior suscetibilidade a distorções relevantes. Por exemplo, diferentes locais geográficos podem envolver diferentes idiomas, culturas e práticas comerciais.</w:t>
      </w:r>
    </w:p>
    <w:p w14:paraId="2556452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estrutura e a complexidade do ambiente de TI do grupo. Um ambiente de TI complexo frequentemente introduz fatores que podem dar origem a uma maior suscetibilidade a distorções relevantes. Por exemplo, um grupo pode ter um ambiente de TI complexo por causa de múltiplos sistemas de TI que não estão integrados devido a aquisições ou fusões recentes. Portanto, pode ser especialmente importante obter um entendimento da complexidade da segurança do ambiente de TI, incluindo a vulnerabilidade dos aplicativos de TI, bases de dados e outros aspectos do ambiente de TI. Um grupo também pode usar um ou mais prestadores de serviços externos para aspectos de seu ambiente de TI.</w:t>
      </w:r>
    </w:p>
    <w:p w14:paraId="79A6DCD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Fatores regulatórios relevantes, incluindo o ambiente regulatório. Diferentes leis ou regulamentos podem introduzir fatores que podem dar origem a uma maior suscetibilidade a distorções relevantes. Um grupo pode ter operações sujeitas a um alto nível de leis ou regulamentos complexos em várias jurisdições, ou entidades ou unidades de negócios no grupo que operam em vários setores e estejam sujeitas a diferentes tipos de leis ou regulamentos.</w:t>
      </w:r>
    </w:p>
    <w:p w14:paraId="117282B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 xml:space="preserve">A propriedade e as relações entre proprietários e outras pessoas ou entidades, incluindo partes relacionadas. Entender a propriedade e as relações pode ser mais complexo em um grupo que opera em várias jurisdições e quando há mudanças de propriedade por meio de formação, aquisição, alienação ou joint venture. Esses fatores podem dar origem a uma maior suscetibilidade a distorções relevantes. </w:t>
      </w:r>
    </w:p>
    <w:p w14:paraId="710C737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5B6EB7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A94. </w:t>
      </w:r>
      <w:r w:rsidRPr="002F11E7">
        <w:rPr>
          <w:rFonts w:ascii="Calibri" w:hAnsi="Calibri" w:cs="Calibri"/>
          <w:color w:val="000000"/>
        </w:rPr>
        <w:tab/>
        <w:t>Obter um entendimento do grau em que as operações ou atividades do grupo são similares pode ajudar a identificar riscos similares de distorção relevante entre componentes e a planejar uma resposta adequada.</w:t>
      </w:r>
    </w:p>
    <w:p w14:paraId="5574B7B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9B8756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A95. </w:t>
      </w:r>
      <w:r w:rsidRPr="002F11E7">
        <w:rPr>
          <w:rFonts w:ascii="Calibri" w:hAnsi="Calibri" w:cs="Calibri"/>
          <w:color w:val="000000"/>
        </w:rPr>
        <w:tab/>
        <w:t>Os resultados financeiros das entidades ou unidades de negócios são geralmente mensurados e revisados pela administração do grupo. Indagações à administração do grupo podem revelar que a administração do grupo confia em determinados indicadores-chave para avaliar o desempenho financeiro das entidades e unidades de negócios do grupo e adotar medidas. O entendimento dessas medidas de desempenho pode ajudar a identificar:</w:t>
      </w:r>
    </w:p>
    <w:p w14:paraId="347D5B7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82ADD1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Áreas em que existe uma maior suscetibilidade a distorções relevantes (por exemplo, devido a pressões sobre a administração do componente para que certas medidas de desempenho sejam atingidas).</w:t>
      </w:r>
    </w:p>
    <w:p w14:paraId="2F7094A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Controles sobre o processo de relatório financeiro do grupo.</w:t>
      </w:r>
    </w:p>
    <w:p w14:paraId="0D0451B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9C0B5E5"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O Sistema de Controle Interno do Grupo</w:t>
      </w:r>
    </w:p>
    <w:p w14:paraId="710F042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1F570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 Natureza e a Extensão de Controles Comuns (Ref.: item 30(c)(i))</w:t>
      </w:r>
    </w:p>
    <w:p w14:paraId="1559D7E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2BC42C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A96. </w:t>
      </w:r>
      <w:r w:rsidRPr="002F11E7">
        <w:rPr>
          <w:rFonts w:ascii="Calibri" w:hAnsi="Calibri" w:cs="Calibri"/>
          <w:color w:val="000000"/>
        </w:rPr>
        <w:tab/>
        <w:t xml:space="preserve">A administração do grupo pode planejar controles destinados a operar em várias entidades ou unidades de negócios de forma comum (ou seja, controles comuns). Por exemplo, a administração do grupo pode planejar controles comuns para a administração de estoque, que operem utilizando o mesmo sistema de TI e que sejam implementados em todas as entidades ou unidades de negócios do grupo. Podem existir controles comuns em cada componente do sistema de controle interno do grupo e eles podem ser aplicados em diferentes níveis dentro do grupo (por exemplo, no nível do grupo consolidado como um todo ou em outros níveis de agregação dentro do grupo). Os controles comuns podem ser controles diretos ou indiretos. Controles diretos são controles que são precisos o suficiente para lidar com os riscos de distorção relevante no nível da afirmação. Controles indiretos são controles que apoiam os controles diretos (ver item A5 da NBC TA 315). </w:t>
      </w:r>
    </w:p>
    <w:p w14:paraId="7B5BD82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D7FA7D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A97. </w:t>
      </w:r>
      <w:r w:rsidRPr="002F11E7">
        <w:rPr>
          <w:rFonts w:ascii="Calibri" w:hAnsi="Calibri" w:cs="Calibri"/>
          <w:color w:val="000000"/>
        </w:rPr>
        <w:tab/>
        <w:t>Entender os componentes do sistema de controle interno do grupo inclui entender os controles comuns nesses componentes em todo o grupo. Ao entender os controles comuns em todo o grupo, as considerações a seguir podem ser relevantes, incluindo:</w:t>
      </w:r>
    </w:p>
    <w:p w14:paraId="7557612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438461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controle foi planejado de forma centralizada e deve ser implementado conforme planejado (ou seja, sem modificação) em alguns ou em todos os componentes;</w:t>
      </w:r>
    </w:p>
    <w:p w14:paraId="6DE6415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controle é implementado e, se aplicável, monitorado por indivíduos com responsabilidades e capacidades similares em todos os componentes em que o controle é implementado;</w:t>
      </w:r>
    </w:p>
    <w:p w14:paraId="3566788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um controle usa informações de aplicativos de TI, os aplicativos de TI e outros aspectos do ambiente de TI que geram as informações são os mesmos nos componentes ou locais; ou</w:t>
      </w:r>
    </w:p>
    <w:p w14:paraId="372ADB0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controle for automatizado, ele está configurado da mesma maneira em cada aplicativo de TI nos componentes.</w:t>
      </w:r>
    </w:p>
    <w:p w14:paraId="0221DC1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05F0F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A98. </w:t>
      </w:r>
      <w:r w:rsidRPr="002F11E7">
        <w:rPr>
          <w:rFonts w:ascii="Calibri" w:hAnsi="Calibri" w:cs="Calibri"/>
          <w:color w:val="000000"/>
        </w:rPr>
        <w:tab/>
        <w:t>Julgamento pode ser frequentemente necessário para determinar se um controle é um controle comum. Por exemplo, a administração do grupo pode exigir que todas as entidades e unidades de negócios efetuem uma avaliação mensal do relatório de vencimentos das contas de clientes gerado a partir de um aplicativo de TI específico. Quando os relatórios de vencimentos são gerados a partir de diferentes aplicativos de TI ou a implementação do aplicativo de TI difere entre entidades ou unidades de negócios, pode ser necessário considerar se o controle pode ser determinado como comum. Isso ocorre devido a diferenças no planejamento do controle que podem existir devido à existência de diferentes aplicativos de TI (por exemplo, se o aplicativo de TI está configurado da mesma forma em todos os componentes e se há controles gerais de TI eficazes em diferentes aplicativos de TI).</w:t>
      </w:r>
    </w:p>
    <w:p w14:paraId="46FA28E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600B38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A99. </w:t>
      </w:r>
      <w:r w:rsidRPr="002F11E7">
        <w:rPr>
          <w:rFonts w:ascii="Calibri" w:hAnsi="Calibri" w:cs="Calibri"/>
          <w:color w:val="000000"/>
        </w:rPr>
        <w:tab/>
        <w:t>Consideração do nível em que os controles são executados no grupo (por exemplo, no nível do grupo consolidado como um todo ou para outros níveis de agregação no grupo) e o grau de centralização e semelhança pode ser importante para entender como as informações são processadas e controladas. Em algumas circunstâncias, os controles podem ser realizados de forma centralizada (por exemplo, apenas em uma única entidade ou unidade de negócios), mas podem ter um efeito generalizado em outras entidades ou unidades de negócios (por exemplo, um centro de serviços compartilhados que processa transações em nome de outras entidades ou unidades de negócios dentro do grupo). O processamento de transações e controles relacionados em um centro de serviços compartilhados pode funcionar da mesma forma para aquelas transações que estão sendo processadas pelo centro de serviços compartilhados, independentemente da entidade ou unidade de negócios (por exemplo, os processos, riscos e controles podem ser os mesmos, independentemente da origem da transação). Nesses casos, pode ser apropriado identificar os controles e avaliar o planejamento e determinar a implementação dos controles e, se aplicável, testar a eficácia operacional, como uma única população.</w:t>
      </w:r>
    </w:p>
    <w:p w14:paraId="63F370E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Atividades Centralizadas (Ref.: item 30(c)(i)–(ii))</w:t>
      </w:r>
    </w:p>
    <w:p w14:paraId="0D3EE5E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10660D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A100. </w:t>
      </w:r>
      <w:r w:rsidRPr="002F11E7">
        <w:rPr>
          <w:rFonts w:ascii="Calibri" w:hAnsi="Calibri" w:cs="Calibri"/>
          <w:color w:val="000000"/>
        </w:rPr>
        <w:tab/>
        <w:t>A administração do grupo pode centralizar algumas de suas atividades, por exemplo, as funções de preparação de relatórios financeiros ou funções contábeis podem ser realizadas para um determinado grupo de transações comuns ou outras informações financeiras de forma consistente e centralizada para várias entidades ou unidades de negócios (por exemplo, quando o início, a autorização, o registro, o processamento ou a divulgação de transações de receita são realizados em um centro de serviços compartilhados).</w:t>
      </w:r>
    </w:p>
    <w:p w14:paraId="2CBD684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957302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A101.</w:t>
      </w:r>
      <w:r w:rsidRPr="002F11E7">
        <w:rPr>
          <w:rFonts w:ascii="Calibri" w:hAnsi="Calibri" w:cs="Calibri"/>
          <w:color w:val="000000"/>
        </w:rPr>
        <w:tab/>
      </w:r>
      <w:r w:rsidRPr="002F11E7">
        <w:rPr>
          <w:rFonts w:ascii="Calibri" w:hAnsi="Calibri" w:cs="Calibri"/>
          <w:color w:val="000000"/>
        </w:rPr>
        <w:tab/>
        <w:t>Obter um entendimento sobre a forma como as atividades centralizadas se enquadram na estrutura global do grupo e a natureza das atividades desenvolvidas pode ajudar a identificar e avaliar os riscos de distorção relevante e a responder adequadamente a esses riscos. Por exemplo, os controles em um centro de serviços compartilhados podem operar independentemente de outros controles ou podem depender de controles em uma entidade ou unidade de negócios da qual informações financeiras são geradas (por exemplo, as transações de vendas podem ser iniciadas e autorizadas em uma entidade ou unidade de negócios, mas o processamento pode ocorrer no centro de serviços compartilhados).</w:t>
      </w:r>
    </w:p>
    <w:p w14:paraId="20DF54B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2C280D9"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A102.</w:t>
      </w:r>
      <w:r w:rsidRPr="002F11E7">
        <w:rPr>
          <w:rFonts w:ascii="Calibri" w:hAnsi="Calibri" w:cs="Calibri"/>
          <w:color w:val="000000"/>
        </w:rPr>
        <w:tab/>
      </w:r>
      <w:r w:rsidRPr="002F11E7">
        <w:rPr>
          <w:rFonts w:ascii="Calibri" w:hAnsi="Calibri" w:cs="Calibri"/>
          <w:color w:val="000000"/>
        </w:rPr>
        <w:tab/>
        <w:t>O auditor do grupo pode envolver os auditores dos componentes no teste de eficácia operacional de controles comuns ou controles relacionados a atividades centralizadas. Nessas circunstâncias, uma colaboração eficaz entre o auditor do grupo e os auditores dos componentes é importante, uma vez que a evidência de auditoria obtida pelo teste de eficácia operacional de controles comuns ou controles relacionados a atividades centralizadas ajuda a determinar a natureza, época e extensão dos procedimentos substantivos a serem realizados em todo o grupo.</w:t>
      </w:r>
    </w:p>
    <w:p w14:paraId="6AD5C26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5908EEA" w14:textId="77777777" w:rsidR="000138E7" w:rsidRPr="002F11E7" w:rsidRDefault="000138E7" w:rsidP="000138E7">
      <w:pPr>
        <w:pStyle w:val="Corpodetexto"/>
        <w:rPr>
          <w:rFonts w:ascii="Calibri" w:hAnsi="Calibri" w:cs="Calibri"/>
        </w:rPr>
      </w:pPr>
      <w:r w:rsidRPr="002F11E7">
        <w:rPr>
          <w:rFonts w:ascii="Calibri" w:hAnsi="Calibri" w:cs="Calibri"/>
        </w:rPr>
        <w:t>Comunicações sobre Assuntos Significativos que Apoiam a Preparação das Demonstrações contábeis do Grupo (Ref.: item 30(c)(iv))</w:t>
      </w:r>
    </w:p>
    <w:p w14:paraId="35C76D3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EB5B86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A103.</w:t>
      </w:r>
      <w:r w:rsidRPr="002F11E7">
        <w:rPr>
          <w:rFonts w:ascii="Calibri" w:hAnsi="Calibri" w:cs="Calibri"/>
          <w:color w:val="000000"/>
        </w:rPr>
        <w:tab/>
      </w:r>
      <w:r w:rsidRPr="002F11E7">
        <w:rPr>
          <w:rFonts w:ascii="Calibri" w:hAnsi="Calibri" w:cs="Calibri"/>
          <w:color w:val="000000"/>
        </w:rPr>
        <w:tab/>
        <w:t>As entidades do grupo ou unidades de negócios podem utilizar uma estrutura de relatório financeiro para fins estatutários e regulatórios ou por outras razões que é diferente da estrutura de relatório financeiro utilizada para as demonstrações contábeis do grupo. Nessas circunstâncias, um entendimento dos processos de relatório financeiro da administração do grupo para alinhar as políticas contábeis e, quando relevante, datas de encerramento de período do relatório financeiro que diferem daquelas do grupo, possibilita ao auditor do grupo entender como ajustes, conciliações e reclassificações são realizados e se são executados de forma centralizada pela administração do grupo ou pela entidade ou unidade de negócios.</w:t>
      </w:r>
    </w:p>
    <w:p w14:paraId="5C6F8CE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E7D32B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Instruções da administração do grupo para entidades ou unidades de negócios</w:t>
      </w:r>
    </w:p>
    <w:p w14:paraId="640F642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83206A"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A104.</w:t>
      </w:r>
      <w:r w:rsidRPr="002F11E7">
        <w:rPr>
          <w:rFonts w:ascii="Calibri" w:hAnsi="Calibri" w:cs="Calibri"/>
          <w:color w:val="000000"/>
        </w:rPr>
        <w:tab/>
      </w:r>
      <w:r w:rsidRPr="002F11E7">
        <w:rPr>
          <w:rFonts w:ascii="Calibri" w:hAnsi="Calibri" w:cs="Calibri"/>
          <w:color w:val="000000"/>
        </w:rPr>
        <w:tab/>
        <w:t>Ao aplicar a NBC TA 315 (ver item 25(b)), o auditor do grupo deve entender como a administração do grupo comunica os assuntos significativos que apoiam a preparação das demonstrações contábeis do grupo. Para obter uniformidade e comparabilidade das informações financeiras, a administração do grupo pode emitir instruções (por exemplo, comunicar políticas de relatório financeiro) para as entidades ou unidades de negócios que incluam detalhes sobre processos de relatório financeiro ou podem ter políticas que sejam comuns em todo o grupo. Obter um entendimento das instruções da administração do grupo pode afetar a identificação e a avaliação dos riscos de distorção relevante das demonstrações contábeis do grupo. Por exemplo, instruções inadequadas podem aumentar a probabilidade de distorções devido ao risco de que as transações sejam registradas ou processadas incorretamente ou que as políticas contábeis sejam aplicadas incorretamente.</w:t>
      </w:r>
    </w:p>
    <w:p w14:paraId="6A7F44F8"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F85BC5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A105. O entendimento do auditor do grupo das instruções ou políticas pode incluir os seguintes pontos:</w:t>
      </w:r>
    </w:p>
    <w:p w14:paraId="3897B5D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F28D21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clareza e a praticidade das instruções para a finalização do pacote de relatórios.</w:t>
      </w:r>
    </w:p>
    <w:p w14:paraId="4C10073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as instruções:</w:t>
      </w:r>
    </w:p>
    <w:p w14:paraId="1DF24498"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Descrevem adequadamente as características da estrutura de relatório financeiro aplicável e as políticas contábeis a serem aplicadas;</w:t>
      </w:r>
    </w:p>
    <w:p w14:paraId="723E2CBE"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Abordam as informações necessárias para preparar divulgações que sejam suficientes para cumprir os requisitos da estrutura de relatório financeiro aplicável, por exemplo, a divulgação de relações e transações com partes relacionadas e informações por segmento;</w:t>
      </w:r>
    </w:p>
    <w:p w14:paraId="564777B3"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Abordam as informações necessárias para a realização de ajustes de consolidação, por exemplo, transações entre empresas do grupo e lucros não realizados, e saldos contábeis entre empresas do grupo; e</w:t>
      </w:r>
    </w:p>
    <w:p w14:paraId="0EC7DF7A" w14:textId="77777777" w:rsidR="000138E7" w:rsidRPr="002F11E7" w:rsidRDefault="000138E7" w:rsidP="000138E7">
      <w:pPr>
        <w:autoSpaceDE w:val="0"/>
        <w:autoSpaceDN w:val="0"/>
        <w:adjustRightInd w:val="0"/>
        <w:ind w:left="567" w:firstLine="141"/>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Incluem um cronograma dos relatórios.</w:t>
      </w:r>
    </w:p>
    <w:p w14:paraId="24D50FCF" w14:textId="77777777" w:rsidR="000138E7" w:rsidRPr="002F11E7" w:rsidRDefault="000138E7" w:rsidP="000138E7">
      <w:pPr>
        <w:autoSpaceDE w:val="0"/>
        <w:autoSpaceDN w:val="0"/>
        <w:adjustRightInd w:val="0"/>
        <w:ind w:left="567" w:firstLine="141"/>
        <w:jc w:val="both"/>
        <w:rPr>
          <w:rFonts w:ascii="Calibri" w:hAnsi="Calibri" w:cs="Calibri"/>
          <w:color w:val="000000"/>
        </w:rPr>
      </w:pPr>
    </w:p>
    <w:p w14:paraId="1CCC2C6D"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 (Ref.: item 31–32)</w:t>
      </w:r>
    </w:p>
    <w:p w14:paraId="5FD11C3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434B39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A106. </w:t>
      </w:r>
      <w:r w:rsidRPr="002F11E7">
        <w:rPr>
          <w:rFonts w:ascii="Calibri" w:hAnsi="Calibri" w:cs="Calibri"/>
          <w:color w:val="000000"/>
        </w:rPr>
        <w:tab/>
        <w:t>Durante a auditoria do grupo, o auditor do grupo pode comunicar os assuntos no item 31 a outros auditores dos componentes, se esses assuntos forem relevantes para o trabalho desses auditores. O item A144 inclui exemplos de outros assuntos que talvez precisem ser comunicados tempestivamente durante o trabalho do auditor do componente.</w:t>
      </w:r>
    </w:p>
    <w:p w14:paraId="24DB600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EFEFBC7"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A107. </w:t>
      </w:r>
      <w:r w:rsidRPr="002F11E7">
        <w:rPr>
          <w:rFonts w:ascii="Calibri" w:hAnsi="Calibri" w:cs="Calibri"/>
          <w:color w:val="000000"/>
        </w:rPr>
        <w:tab/>
        <w:t>A natureza das relações e transações com partes relacionadas pode, em algumas circunstâncias, dar origem a riscos mais altos de distorção relevante nas demonstrações contábeis do que as transações com partes não relacionadas (ver item 2 da NBC TA 550). Em uma auditoria de grupo, pode haver um risco maior de distorção relevante das demonstrações contábeis do grupo, inclusive devido a fraudes, associado a relações com partes relacionadas quando:</w:t>
      </w:r>
    </w:p>
    <w:p w14:paraId="670DCCF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estrutura do grupo é complexa;</w:t>
      </w:r>
    </w:p>
    <w:p w14:paraId="177D317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sistemas de informação do grupo não são integrados e, portanto, são menos eficazes na identificação e no registro das relações e transações com partes relacionadas; e</w:t>
      </w:r>
    </w:p>
    <w:p w14:paraId="38DF873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Existem inúmeras ou frequentes transações com partes relacionadas entre entidades e unidades de negócios.</w:t>
      </w:r>
    </w:p>
    <w:p w14:paraId="7253DCF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64FE2B8" w14:textId="77777777" w:rsidR="000138E7" w:rsidRPr="002F11E7" w:rsidRDefault="000138E7" w:rsidP="000138E7">
      <w:pPr>
        <w:pStyle w:val="Corpodetexto"/>
        <w:rPr>
          <w:rFonts w:ascii="Calibri" w:hAnsi="Calibri" w:cs="Calibri"/>
        </w:rPr>
      </w:pPr>
      <w:r w:rsidRPr="002F11E7">
        <w:rPr>
          <w:rFonts w:ascii="Calibri" w:hAnsi="Calibri" w:cs="Calibri"/>
        </w:rPr>
        <w:t>Planejar e executar a auditoria com ceticismo profissional, conforme exigido no item 15 da NBC TA 200, é, portanto, especialmente importante quando essas circunstâncias existem.</w:t>
      </w:r>
    </w:p>
    <w:p w14:paraId="11B9665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096F11E"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Identificação e Avaliação de Riscos de Distorção Relevante (Ref.: item 33)</w:t>
      </w:r>
    </w:p>
    <w:p w14:paraId="09ACCE8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57B3D6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A108. </w:t>
      </w:r>
      <w:r w:rsidRPr="002F11E7">
        <w:rPr>
          <w:rFonts w:ascii="Calibri" w:hAnsi="Calibri" w:cs="Calibri"/>
          <w:color w:val="000000"/>
        </w:rPr>
        <w:tab/>
        <w:t>O processo para identificar e avaliar os riscos de distorção relevante das demonstrações contábeis do grupo é iterativo e dinâmico, e pode ser desafiador, particularmente quando as atividades do componente são complexas ou especializadas, ou quando há muitos componentes em vários locais. Ao aplicar o item A126 da NBC TA 315, o auditor desenvolve expectativas iniciais sobre os riscos potenciais de distorção relevante e uma identificação inicial das classes significativas de transações, saldos contábeis e divulgações das demonstrações contábeis do grupo com base em seu entendimento do grupo e de seu ambiente, a estrutura de relatório financeiro aplicável e o sistema de controle interno do grupo.</w:t>
      </w:r>
    </w:p>
    <w:p w14:paraId="23F03D2A"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267416F"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A109. </w:t>
      </w:r>
      <w:r w:rsidRPr="002F11E7">
        <w:rPr>
          <w:rFonts w:ascii="Calibri" w:hAnsi="Calibri" w:cs="Calibri"/>
          <w:color w:val="000000"/>
        </w:rPr>
        <w:tab/>
        <w:t>As expectativas iniciais sobre os riscos potenciais de distorção relevante levam em consideração o entendimento do auditor sobre o grupo, incluindo suas entidades ou unidades de negócios, e os ambientes e setores em que operam. Com base nas expectativas iniciais, o auditor do grupo pode, e frequentemente irá envolver auditores dos componentes em procedimentos de avaliação de riscos, uma vez que eles podem ter conhecimento direto e experiência com as entidades ou unidades de negócios que podem ser úteis para entender as atividades e os riscos relacionados, e os pontos em que riscos de distorção relevante das demonstrações contábeis do grupo podem surgir em relação a essas entidades ou unidades de negócios.</w:t>
      </w:r>
    </w:p>
    <w:p w14:paraId="5E461C9C"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2C46BFB"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A110.</w:t>
      </w:r>
      <w:r w:rsidRPr="002F11E7">
        <w:rPr>
          <w:rFonts w:ascii="Calibri" w:hAnsi="Calibri" w:cs="Calibri"/>
          <w:color w:val="000000"/>
        </w:rPr>
        <w:tab/>
      </w:r>
      <w:r w:rsidRPr="002F11E7">
        <w:rPr>
          <w:rFonts w:ascii="Calibri" w:hAnsi="Calibri" w:cs="Calibri"/>
          <w:color w:val="000000"/>
        </w:rPr>
        <w:tab/>
        <w:t>No caso de riscos identificados de distorção relevante no nível da afirmação, o auditor do grupo é obrigado a assumir a responsabilidade pela avaliação do risco inerente. Essa avaliação envolve avaliar a probabilidade e magnitude da distorção, que leva em consideração como e o grau em que (ver item 31 da NBC TA 315):</w:t>
      </w:r>
    </w:p>
    <w:p w14:paraId="046F57D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 </w:t>
      </w:r>
    </w:p>
    <w:p w14:paraId="3E88F2C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fatores de risco inerentes afetam a suscetibilidade das afirmações a distorção relevante.</w:t>
      </w:r>
    </w:p>
    <w:p w14:paraId="26D572F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riscos de distorção relevante no nível das demonstrações contábeis do grupo afetam a avaliação do risco inerente para os riscos de distorção relevante no nível da afirmação.</w:t>
      </w:r>
    </w:p>
    <w:p w14:paraId="65A81E9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DAA247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A111.</w:t>
      </w:r>
      <w:r w:rsidRPr="002F11E7">
        <w:rPr>
          <w:rFonts w:ascii="Calibri" w:hAnsi="Calibri" w:cs="Calibri"/>
          <w:color w:val="000000"/>
        </w:rPr>
        <w:tab/>
      </w:r>
      <w:r w:rsidRPr="002F11E7">
        <w:rPr>
          <w:rFonts w:ascii="Calibri" w:hAnsi="Calibri" w:cs="Calibri"/>
          <w:color w:val="000000"/>
        </w:rPr>
        <w:tab/>
        <w:t>Com base nos procedimentos de avaliação de risco realizados, o auditor do grupo pode determinar que um risco avaliado de distorção relevante das demonstrações contábeis do grupo só surge em relação às informações financeiras de determinados componentes. Por exemplo, o risco de distorção relevante relacionado a uma ação judicial pode só existir em entidades ou unidades de negócios que operem em uma determinada jurisdição ou em entidades ou unidades de negócios que tenham operações ou atividades similares.</w:t>
      </w:r>
    </w:p>
    <w:p w14:paraId="03454651"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A112. </w:t>
      </w:r>
      <w:r w:rsidRPr="002F11E7">
        <w:rPr>
          <w:rFonts w:ascii="Calibri" w:hAnsi="Calibri" w:cs="Calibri"/>
          <w:color w:val="000000"/>
        </w:rPr>
        <w:tab/>
        <w:t>O Anexo 3 contém exemplos de eventos e condições que, individualmente ou em conjunto, podem indicar riscos de distorção relevante das demonstrações contábeis do grupo, seja devido a fraude ou erro, inclusive em relação ao processo de consolidação.</w:t>
      </w:r>
    </w:p>
    <w:p w14:paraId="13A752B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151C0BCD"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Fraude</w:t>
      </w:r>
    </w:p>
    <w:p w14:paraId="6FFD6421"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p>
    <w:p w14:paraId="66F729B7"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A113.</w:t>
      </w:r>
      <w:r w:rsidRPr="002F11E7">
        <w:rPr>
          <w:rFonts w:ascii="Calibri" w:hAnsi="Calibri" w:cs="Calibri"/>
          <w:color w:val="000000"/>
        </w:rPr>
        <w:tab/>
      </w:r>
      <w:r w:rsidRPr="002F11E7">
        <w:rPr>
          <w:rFonts w:ascii="Calibri" w:hAnsi="Calibri" w:cs="Calibri"/>
          <w:color w:val="000000"/>
        </w:rPr>
        <w:tab/>
        <w:t>Ao aplicar os itens 26 a 31 da NBC TA 240, o auditor é obrigado a identificar e avaliar os riscos de distorção relevante das demonstrações contábeis devido a fraudes, e a planejar e executar outros procedimentos de auditoria cuja natureza, época e extensão respondam aos riscos avaliados de distorção relevante devido a fraudes no nível da afirmação. As informações utilizadas para identificar os riscos de distorção relevante das demonstrações contábeis do grupo devido a fraude podem incluir os seguintes pontos:</w:t>
      </w:r>
    </w:p>
    <w:p w14:paraId="330848B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FD987C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Avaliação pela administração do grupo do risco de que as demonstrações contábeis do grupo possam conter distorção relevante devido a fraude.</w:t>
      </w:r>
    </w:p>
    <w:p w14:paraId="373A3F6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Processo da administração do grupo para identificar e responder aos riscos de fraude nas demonstrações contábeis do grupo, incluindo quaisquer riscos específicos de fraude identificados pela administração do grupo, ou classes de transações, saldos contábeis ou divulgações para os quais o risco de fraude é maior.</w:t>
      </w:r>
    </w:p>
    <w:p w14:paraId="509EF3A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existem componentes específicos que são mais suscetíveis a riscos de distorção relevante devido a fraude.</w:t>
      </w:r>
    </w:p>
    <w:p w14:paraId="7CF7734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há fatores de risco de fraude ou indicadores de viés da administração no processo de consolidação.</w:t>
      </w:r>
    </w:p>
    <w:p w14:paraId="3C0EBB3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Como os responsáveis pela governança do grupo monitoram os processos da administração do grupo para identificar e responder aos riscos de fraude no grupo e os controles que a administração do grupo estabeleceu para mitigar esses riscos.</w:t>
      </w:r>
    </w:p>
    <w:p w14:paraId="1C321FF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Respostas dos responsáveis pela governança do grupo, da administração do grupo, dos indivíduos apropriados dentro da função de auditoria interna (e, quando aplicável, da administração do componente, dos auditores dos componentes, entre outros) às indagações do auditor do grupo sobre se têm conhecimento de qualquer fraude real, suspeita ou alegação de fraude que afete um componente ou o grupo.</w:t>
      </w:r>
    </w:p>
    <w:p w14:paraId="4A0092B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309E787"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 (Ref.: item 34)</w:t>
      </w:r>
    </w:p>
    <w:p w14:paraId="7E03E67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6ADDE9D"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A114. </w:t>
      </w:r>
      <w:r w:rsidRPr="002F11E7">
        <w:rPr>
          <w:rFonts w:ascii="Calibri" w:hAnsi="Calibri" w:cs="Calibri"/>
          <w:color w:val="000000"/>
        </w:rPr>
        <w:tab/>
        <w:t>Quando o auditor do grupo envolve auditores dos componentes no planejamento e na execução dos procedimentos de avaliação de riscos, o auditor do grupo permanece responsável por obter um entendimento do grupo e de seu ambiente, da estrutura de relatório financeiro aplicável e o sistema de controle interno do grupo a fim de ter uma base suficiente para a identificação e avaliação dos riscos de distorção relevante das demonstrações contábeis do grupo, de acordo com o item 33.</w:t>
      </w:r>
    </w:p>
    <w:p w14:paraId="07421677"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D64763A"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A115. </w:t>
      </w:r>
      <w:r w:rsidRPr="002F11E7">
        <w:rPr>
          <w:rFonts w:ascii="Calibri" w:hAnsi="Calibri" w:cs="Calibri"/>
          <w:color w:val="000000"/>
        </w:rPr>
        <w:tab/>
        <w:t>Quando a evidência de auditoria obtida dos procedimentos de avaliação de riscos não fornece uma base adequada para a identificação e avaliação dos riscos de distorção relevante, o tem 35 da NBC TA 315, exige que o auditor execute procedimentos adicionais de avaliação de riscos até que evidência de auditoria tenha sido obtida para fornecer essa base.</w:t>
      </w:r>
    </w:p>
    <w:p w14:paraId="62183BE0"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6BDF20A"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Materialidade</w:t>
      </w:r>
    </w:p>
    <w:p w14:paraId="4FFB588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8800649"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Materialidade do Desempenho do Componente (Ref.: item 35(a))</w:t>
      </w:r>
    </w:p>
    <w:p w14:paraId="627E172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A4B1E1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A116. </w:t>
      </w:r>
      <w:r w:rsidRPr="002F11E7">
        <w:rPr>
          <w:rFonts w:ascii="Calibri" w:hAnsi="Calibri" w:cs="Calibri"/>
          <w:color w:val="000000"/>
        </w:rPr>
        <w:tab/>
        <w:t>O item 35(a) exige que o auditor do grupo determine a materialidade do desempenho do componente para cada um dos componentes em que procedimentos de auditoria são realizados em informações financeiras desagregadas. A materialidade do desempenho do componente pode ser diferente para cada componente. Além disso, a materialidade do desempenho do componente para um componente individual não precisa ser uma parcela aritmética da materialidade do desempenho do grupo e, consequentemente, o agregado dos valores de materialidade do desempenho do componente pode exceder a materialidade do desempenho do grupo.</w:t>
      </w:r>
    </w:p>
    <w:p w14:paraId="4ECE39E9"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A117. </w:t>
      </w:r>
      <w:r w:rsidRPr="002F11E7">
        <w:rPr>
          <w:rFonts w:ascii="Calibri" w:hAnsi="Calibri" w:cs="Calibri"/>
          <w:color w:val="000000"/>
        </w:rPr>
        <w:tab/>
        <w:t>Esta NBC TA não exige que a materialidade do desempenho do componente seja determinada para cada classe de transações, saldo contábil ou divulgação de componentes nos quais os procedimentos de auditoria são realizados.</w:t>
      </w:r>
    </w:p>
    <w:p w14:paraId="58908C8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C6B7ADF"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 xml:space="preserve">Entretanto, se, nas circunstâncias específicas do grupo, houver uma ou mais classes específicas de transações, saldos contábeis ou divulgações para as quais distorções de valores menores do que a materialidade para as demonstrações contábeis do grupo como um todo poderiam razoavelmente influenciar as decisões econômicas dos usuários tomadas com base nas demonstrações contábeis do grupo, os itens 10,  A11 e A12 da NBC TA 320,  exige a determinação do nível ou níveis de materialidade a serem aplicados a essas classes específicas de transações, saldos contábeis ou divulgações. Nessas circunstâncias, o auditor do grupo pode precisar considerar se uma materialidade do desempenho do componente inferior ao valor informado ao auditor do componente pode ser adequada para essas classes específicas de transações, saldos contábeis ou divulgações (ver item A13 da NBC TA 320). </w:t>
      </w:r>
    </w:p>
    <w:p w14:paraId="02558B77" w14:textId="77777777" w:rsidR="000138E7" w:rsidRPr="002F11E7" w:rsidRDefault="000138E7" w:rsidP="000138E7">
      <w:pPr>
        <w:autoSpaceDE w:val="0"/>
        <w:autoSpaceDN w:val="0"/>
        <w:adjustRightInd w:val="0"/>
        <w:ind w:left="567"/>
        <w:jc w:val="both"/>
        <w:rPr>
          <w:rFonts w:ascii="Calibri" w:hAnsi="Calibri" w:cs="Calibri"/>
          <w:color w:val="000000"/>
        </w:rPr>
      </w:pPr>
    </w:p>
    <w:p w14:paraId="26D40E87"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A118.</w:t>
      </w:r>
      <w:r w:rsidRPr="002F11E7">
        <w:rPr>
          <w:rFonts w:ascii="Calibri" w:hAnsi="Calibri" w:cs="Calibri"/>
          <w:color w:val="000000"/>
        </w:rPr>
        <w:tab/>
      </w:r>
      <w:r w:rsidRPr="002F11E7">
        <w:rPr>
          <w:rFonts w:ascii="Calibri" w:hAnsi="Calibri" w:cs="Calibri"/>
          <w:color w:val="000000"/>
        </w:rPr>
        <w:tab/>
        <w:t>A determinação da materialidade do desempenho do componente não é um cálculo mecânico simples e envolve o exercício de julgamento profissional. Os fatores que o auditor do grupo pode considerar ao definir a materialidade do desempenho do componente incluem:</w:t>
      </w:r>
    </w:p>
    <w:p w14:paraId="303E10A9"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811F60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extensão da desagregação das informações financeiras entre componentes (por exemplo, à medida que a extensão da desagregação entre componentes aumenta, uma menor materialidade do desempenho do componente geralmente seria apropriada para lidar com o risco de agregação). A importância relativa do componente para o grupo pode afetar a extensão da desagregação (por exemplo, se um único componente representar uma grande parcela do grupo, pode haver menos desagregação entre componentes).</w:t>
      </w:r>
    </w:p>
    <w:p w14:paraId="4418C4E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Expectativas sobre a natureza, frequência e magnitude das distorções nas informações financeiras do componente, por exemplo:</w:t>
      </w:r>
    </w:p>
    <w:p w14:paraId="0545F77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833FA4E"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Se existem riscos que são exclusivos das informações financeiras do componente (por exemplo, questões contábeis específicas do setor, transações incomuns ou complexas).</w:t>
      </w:r>
    </w:p>
    <w:p w14:paraId="2D166D43" w14:textId="77777777" w:rsidR="000138E7" w:rsidRPr="002F11E7" w:rsidRDefault="000138E7" w:rsidP="000138E7">
      <w:pPr>
        <w:autoSpaceDE w:val="0"/>
        <w:autoSpaceDN w:val="0"/>
        <w:adjustRightInd w:val="0"/>
        <w:ind w:left="1413" w:hanging="705"/>
        <w:jc w:val="both"/>
        <w:rPr>
          <w:rFonts w:ascii="Calibri" w:hAnsi="Calibri" w:cs="Calibri"/>
          <w:color w:val="000000"/>
        </w:rPr>
      </w:pPr>
      <w:r w:rsidRPr="002F11E7">
        <w:rPr>
          <w:rFonts w:ascii="Calibri" w:hAnsi="Calibri" w:cs="Calibri"/>
          <w:color w:val="000000"/>
        </w:rPr>
        <w:t>o</w:t>
      </w:r>
      <w:r w:rsidRPr="002F11E7">
        <w:rPr>
          <w:rFonts w:ascii="Calibri" w:hAnsi="Calibri" w:cs="Calibri"/>
          <w:color w:val="000000"/>
        </w:rPr>
        <w:tab/>
        <w:t>A natureza e a extensão das distorções identificadas no componente em auditorias anteriores.</w:t>
      </w:r>
    </w:p>
    <w:p w14:paraId="506A5E88" w14:textId="77777777" w:rsidR="000138E7" w:rsidRPr="002F11E7" w:rsidRDefault="000138E7" w:rsidP="000138E7">
      <w:pPr>
        <w:autoSpaceDE w:val="0"/>
        <w:autoSpaceDN w:val="0"/>
        <w:adjustRightInd w:val="0"/>
        <w:ind w:left="1413" w:hanging="705"/>
        <w:jc w:val="both"/>
        <w:rPr>
          <w:rFonts w:ascii="Calibri" w:hAnsi="Calibri" w:cs="Calibri"/>
          <w:color w:val="000000"/>
        </w:rPr>
      </w:pPr>
    </w:p>
    <w:p w14:paraId="1BB9744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A119. </w:t>
      </w:r>
      <w:r w:rsidRPr="002F11E7">
        <w:rPr>
          <w:rFonts w:ascii="Calibri" w:hAnsi="Calibri" w:cs="Calibri"/>
          <w:color w:val="000000"/>
        </w:rPr>
        <w:tab/>
        <w:t>Para abordar o risco de agregação, o item 35(a) exige que a materialidade do desempenho do componente seja menor do que a materialidade do desempenho do grupo. Como explicado no item A118, à medida que a extensão da desagregação entre componentes aumenta, uma menor materialidade do desempenho do componente geralmente seria apropriada para lidar com o risco de agregação. Em algumas circunstâncias, entretanto, a materialidade do desempenho do componente pode ser definida em um valor mais próximo da materialidade do desempenho do grupo porque há um menor risco de agregação, como quando as informações financeiras de um componente representam uma parcela substancial das demonstrações contábeis do grupo. Ao determinar a materialidade do desempenho do componente para uma participação de não controladores em uma entidade avaliada pelo método da equivalência patrimonial, o auditor do grupo pode levar em consideração o percentual de participação do grupo e a participação nos lucros e perdas da investida.</w:t>
      </w:r>
    </w:p>
    <w:p w14:paraId="34AE9EB6"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A120. </w:t>
      </w:r>
      <w:r w:rsidRPr="002F11E7">
        <w:rPr>
          <w:rFonts w:ascii="Calibri" w:hAnsi="Calibri" w:cs="Calibri"/>
          <w:color w:val="000000"/>
        </w:rPr>
        <w:tab/>
        <w:t>Em alguns casos, procedimentos de auditoria adicionais podem ser realizados pelo auditor do grupo ou pelo auditor do componente em uma classe significativa de transações ou saldo contábil significativo como uma única população (ou seja, sem estarem desagregados entre componentes). Nesses casos, a materialidade do desempenho do grupo será frequentemente usada para a execução desses procedimentos.</w:t>
      </w:r>
    </w:p>
    <w:p w14:paraId="2A0B7A9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1569ED56"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Limite “Claramente Trivial” (Ref.: item 35(b))</w:t>
      </w:r>
    </w:p>
    <w:p w14:paraId="1BC2BBD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8ADA291"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A121. </w:t>
      </w:r>
      <w:r w:rsidRPr="002F11E7">
        <w:rPr>
          <w:rFonts w:ascii="Calibri" w:hAnsi="Calibri" w:cs="Calibri"/>
          <w:color w:val="000000"/>
        </w:rPr>
        <w:tab/>
        <w:t>O limite para a comunicação de distorções ao auditor do grupo é fixado em um montante igual ou inferior ao valor considerado claramente trivial para as demonstrações contábeis do grupo. De acordo com o item A3 da NBC TA 450, esse limite é o montante abaixo do qual as distorções não teriam que ser acumuladas porque o auditor do grupo espera que a acumulação desses montantes claramente não teria um efeito material nas demonstrações contábeis do grupo.</w:t>
      </w:r>
    </w:p>
    <w:p w14:paraId="58425EA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5352B0C"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w:t>
      </w:r>
    </w:p>
    <w:p w14:paraId="63C115B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16A193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Comunicação da Materialidade do Desempenho do Componente (Ref.: item 36)</w:t>
      </w:r>
    </w:p>
    <w:p w14:paraId="5E554A3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90DCD0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A122. </w:t>
      </w:r>
      <w:r w:rsidRPr="002F11E7">
        <w:rPr>
          <w:rFonts w:ascii="Calibri" w:hAnsi="Calibri" w:cs="Calibri"/>
          <w:color w:val="000000"/>
        </w:rPr>
        <w:tab/>
        <w:t>Em alguns casos, pode ser adequado que o auditor do grupo envolva o auditor do componente na determinação de um valor apropriado da materialidade do desempenho do componente, considerando o conhecimento do auditor do componente sobre o componente e as possíveis fontes de distorção das informações financeiras do componente. Nesse sentido, o auditor do grupo também pode considerar comunicar a materialidade do desempenho do grupo ao auditor do componente a fim de incentivar a colaboração para determinar se a materialidade do desempenho do componente, em relação à materialidade do desempenho do grupo, é apropriada nas circunstâncias.</w:t>
      </w:r>
    </w:p>
    <w:p w14:paraId="717FFDDA"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63A92C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A123. </w:t>
      </w:r>
      <w:r w:rsidRPr="002F11E7">
        <w:rPr>
          <w:rFonts w:ascii="Calibri" w:hAnsi="Calibri" w:cs="Calibri"/>
          <w:color w:val="000000"/>
        </w:rPr>
        <w:tab/>
        <w:t>A materialidade do desempenho do componente baseia-se, pelo menos em parte, nas expectativas sobre a natureza, frequência e magnitude das distorções nas informações financeiras do componente. Portanto, a comunicação contínua entre o auditor do componente e o auditor do grupo é importante, especialmente se o número e a magnitude das distorções identificadas pelo auditor do componente forem superiores ao esperado.</w:t>
      </w:r>
    </w:p>
    <w:p w14:paraId="201CA1A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572253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Resposta aos Riscos Avaliados de Distorção Relevante (Ref.: item 37)</w:t>
      </w:r>
    </w:p>
    <w:p w14:paraId="070B570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9164E0E"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Execução de Procedimentos de Auditoria Adicionais</w:t>
      </w:r>
    </w:p>
    <w:p w14:paraId="47BD56D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5BA25B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Execução de Procedimentos de Auditoria Adicionais de forma Centralizada</w:t>
      </w:r>
    </w:p>
    <w:p w14:paraId="1145B79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AA215F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A124.</w:t>
      </w:r>
      <w:r w:rsidRPr="002F11E7">
        <w:rPr>
          <w:rFonts w:ascii="Calibri" w:hAnsi="Calibri" w:cs="Calibri"/>
          <w:color w:val="000000"/>
        </w:rPr>
        <w:tab/>
      </w:r>
      <w:r w:rsidRPr="002F11E7">
        <w:rPr>
          <w:rFonts w:ascii="Calibri" w:hAnsi="Calibri" w:cs="Calibri"/>
          <w:color w:val="000000"/>
        </w:rPr>
        <w:tab/>
        <w:t>Procedimentos de auditoria adicionais podem ser planejados e executados de forma centralizada se a evidência de auditoria a ser obtida da realização de procedimentos de auditoria adicionais em uma ou mais classes significativas de transações, saldos contábeis ou divulgações no agregado irá responder aos riscos avaliados de distorção relevante, por exemplo, se os registros contábeis das transações de receita de todo o grupo forem mantidos de forma centralizada (por exemplo, em um centro de serviços compartilhados). Os fatores que podem ser relevantes para a determinação do auditor sobre a execução de procedimentos de auditoria adicionais de forma centralizada incluem, por exemplo:</w:t>
      </w:r>
    </w:p>
    <w:p w14:paraId="7730ADD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nível de centralização das atividades relevantes para a preparação de relatórios financeiros.</w:t>
      </w:r>
    </w:p>
    <w:p w14:paraId="2189210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e a extensão de controles comuns.</w:t>
      </w:r>
    </w:p>
    <w:p w14:paraId="24C4541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similaridade das atividades e linhas de negócios do grupo.</w:t>
      </w:r>
    </w:p>
    <w:p w14:paraId="1ADBEF8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2818FE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A125. </w:t>
      </w:r>
      <w:r w:rsidRPr="002F11E7">
        <w:rPr>
          <w:rFonts w:ascii="Calibri" w:hAnsi="Calibri" w:cs="Calibri"/>
          <w:color w:val="000000"/>
        </w:rPr>
        <w:tab/>
        <w:t>O auditor do grupo pode determinar que as informações financeiras de vários componentes podem ser consideradas como uma população para efeitos da execução de procedimentos de auditoria adicionais, por exemplo, quando transações são consideradas homogêneas por compartilharem as mesmas caraterísticas, os riscos associados de distorção relevante são os mesmos, e os controles são planejados e operam de forma consistente.</w:t>
      </w:r>
    </w:p>
    <w:p w14:paraId="3F7938D3"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885D631"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A126. </w:t>
      </w:r>
      <w:r w:rsidRPr="002F11E7">
        <w:rPr>
          <w:rFonts w:ascii="Calibri" w:hAnsi="Calibri" w:cs="Calibri"/>
          <w:color w:val="000000"/>
        </w:rPr>
        <w:tab/>
        <w:t>Quando procedimentos de auditoria adicionais são realizados de forma centralizada, os auditores dos componentes ainda podem ser envolvidos. Por exemplo, quando o grupo tem vários centros de serviços compartilhados, o auditor do grupo pode envolver auditores dos componentes na execução de procedimentos de auditoria adicionais para esses centros de serviços compartilhados.</w:t>
      </w:r>
    </w:p>
    <w:p w14:paraId="3176D09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62E2DC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Execução de Procedimentos de Auditoria Adicionais no Nível do Componente</w:t>
      </w:r>
    </w:p>
    <w:p w14:paraId="249F89E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77A55D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A127. </w:t>
      </w:r>
      <w:r w:rsidRPr="002F11E7">
        <w:rPr>
          <w:rFonts w:ascii="Calibri" w:hAnsi="Calibri" w:cs="Calibri"/>
          <w:color w:val="000000"/>
        </w:rPr>
        <w:tab/>
        <w:t>Em outras circunstâncias, os procedimentos para responder aos riscos de distorção relevante das demonstrações contábeis do grupo que estão relacionados às informações financeiras de um componente podem ser executados de forma mais eficaz no nível do componente. Esse pode ser o caso quando o grupo tem:</w:t>
      </w:r>
    </w:p>
    <w:p w14:paraId="4B3CA4D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Diferentes fontes de receita;</w:t>
      </w:r>
    </w:p>
    <w:p w14:paraId="708C0C9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Diversas linhas de negócios;</w:t>
      </w:r>
    </w:p>
    <w:p w14:paraId="47CAEF5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Operações em vários locais; ou</w:t>
      </w:r>
    </w:p>
    <w:p w14:paraId="4F4BCBC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Sistemas descentralizados de controle interno.</w:t>
      </w:r>
    </w:p>
    <w:p w14:paraId="29D51A2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F5874D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b/>
        <w:t>Grande Número de Componentes cujas Informações Financeiras são Individualmente Irrelevantes, mas Relevantes no Agregado em relação às Demonstrações contábeis do Grupo</w:t>
      </w:r>
    </w:p>
    <w:p w14:paraId="2F86A0C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D2381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A128. </w:t>
      </w:r>
      <w:r w:rsidRPr="002F11E7">
        <w:rPr>
          <w:rFonts w:ascii="Calibri" w:hAnsi="Calibri" w:cs="Calibri"/>
          <w:color w:val="000000"/>
        </w:rPr>
        <w:tab/>
        <w:t>Um grupo pode ser composto por um grande número de componentes cujas informações financeiras sejam individualmente irrelevantes, mas relevantes no agregado em relação às demonstrações contábeis do grupo. Circunstâncias como essas em que as classes significativas de transações, saldos contábeis ou divulgações nas demonstrações contábeis do grupo são desagregadas em um grande número de componentes podem representar desafios adicionais para o auditor do grupo no planejamento e na execução de procedimentos de auditoria adicionais.</w:t>
      </w:r>
    </w:p>
    <w:p w14:paraId="4DBE059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DE8959F"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A129. </w:t>
      </w:r>
      <w:r w:rsidRPr="002F11E7">
        <w:rPr>
          <w:rFonts w:ascii="Calibri" w:hAnsi="Calibri" w:cs="Calibri"/>
          <w:color w:val="000000"/>
        </w:rPr>
        <w:tab/>
        <w:t>Em alguns casos, pode ser possível obter evidência de auditoria apropriada e suficiente realizando procedimentos de auditoria adicionais, de forma centralizada, nessas classes significativas de transações, saldos contábeis ou divulgações (por exemplo, se forem homogêneos, sujeitos a controles comuns e se for possível obter acesso a informações adequadas). Os procedimentos de auditoria adicionais também podem incluir procedimentos analíticos substantivos de acordo com a NBC TA 520 - Procedimentos Analíticos. Dependendo das circunstâncias do trabalho, as informações financeiras dos componentes podem ser agregadas nos níveis apropriados para a elaboração de expectativas e determinação do montante de eventuais diferenças entre os valores registrados e os valores esperados na realização dos procedimentos analíticos substantivos. A utilização de ferramentas e técnicas automatizadas podem ser úteis nessas circunstâncias.</w:t>
      </w:r>
    </w:p>
    <w:p w14:paraId="2EC0B799"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250435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A130. </w:t>
      </w:r>
      <w:r w:rsidRPr="002F11E7">
        <w:rPr>
          <w:rFonts w:ascii="Calibri" w:hAnsi="Calibri" w:cs="Calibri"/>
          <w:color w:val="000000"/>
        </w:rPr>
        <w:tab/>
        <w:t>Em outros casos, pode ser necessário realizar procedimentos de auditoria adicionais em componentes selecionados para abordar os riscos de distorção relevante das demonstrações contábeis do grupo. A determinação dos componentes em que os procedimentos de auditoria devem ser realizados e a natureza, época e extensão dos procedimentos de auditoria adicionais a serem realizados em componentes selecionados são questões de julgamento profissional. Nessas circunstâncias, a introdução de um elemento de imprevisibilidade nos componentes selecionados para teste também pode ser útil em relação aos riscos de distorção relevante das demonstrações contábeis do grupo devido a fraude (vide também item A136).</w:t>
      </w:r>
    </w:p>
    <w:p w14:paraId="4C33795B"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6DC3665B"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A Natureza e Extensão dos Procedimentos de Auditoria Adicionais</w:t>
      </w:r>
    </w:p>
    <w:p w14:paraId="7C3AAA2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19E154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A131. </w:t>
      </w:r>
      <w:r w:rsidRPr="002F11E7">
        <w:rPr>
          <w:rFonts w:ascii="Calibri" w:hAnsi="Calibri" w:cs="Calibri"/>
          <w:color w:val="000000"/>
        </w:rPr>
        <w:tab/>
        <w:t>Em resposta aos riscos avaliados de distorção relevante, o auditor do grupo pode determinar o seguinte escopo de trabalho como apropriado em um componente (com o envolvimento de auditores dos componentes, quando aplicável):</w:t>
      </w:r>
    </w:p>
    <w:p w14:paraId="58A3E5F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2B9269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Planejar e executar procedimentos de auditoria adicionais em todas as informações financeiras do componente;</w:t>
      </w:r>
    </w:p>
    <w:p w14:paraId="340A591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Planejar e executar procedimentos de auditoria adicionais em uma ou mais classes de transações, saldos contábeis ou divulgações; ou</w:t>
      </w:r>
    </w:p>
    <w:p w14:paraId="0C092A0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Executar procedimentos de auditoria adicionais específicos.</w:t>
      </w:r>
    </w:p>
    <w:p w14:paraId="569DA0B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82A537B"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A132. </w:t>
      </w:r>
      <w:r w:rsidRPr="002F11E7">
        <w:rPr>
          <w:rFonts w:ascii="Calibri" w:hAnsi="Calibri" w:cs="Calibri"/>
          <w:color w:val="000000"/>
        </w:rPr>
        <w:tab/>
        <w:t>Embora o auditor do grupo assuma a responsabilidade pela natureza, época e extensão dos procedimentos de auditoria adicionais a serem realizados, os auditores dos componentes podem ser, e frequentemente são envolvidos em todas as fases da auditoria do grupo, incluindo no planejamento e na execução de procedimentos de auditoria adicionais.</w:t>
      </w:r>
    </w:p>
    <w:p w14:paraId="0AD183D5"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2BB3675" w14:textId="77777777" w:rsidR="000138E7" w:rsidRPr="002F11E7" w:rsidRDefault="000138E7" w:rsidP="000138E7">
      <w:pPr>
        <w:pStyle w:val="Corpodetexto"/>
        <w:rPr>
          <w:rFonts w:ascii="Calibri" w:hAnsi="Calibri" w:cs="Calibri"/>
        </w:rPr>
      </w:pPr>
      <w:r w:rsidRPr="002F11E7">
        <w:rPr>
          <w:rFonts w:ascii="Calibri" w:hAnsi="Calibri" w:cs="Calibri"/>
        </w:rPr>
        <w:t xml:space="preserve">Planejar e Executar Procedimentos de Auditoria Adicionais em Todas as Informações Financeiras do Componente </w:t>
      </w:r>
    </w:p>
    <w:p w14:paraId="0324E33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92CD3F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A133. </w:t>
      </w:r>
      <w:r w:rsidRPr="002F11E7">
        <w:rPr>
          <w:rFonts w:ascii="Calibri" w:hAnsi="Calibri" w:cs="Calibri"/>
          <w:color w:val="000000"/>
        </w:rPr>
        <w:tab/>
        <w:t>O auditor do grupo pode determinar que planejar e executar procedimentos de auditoria adicionais em todas as informações financeiras de um componente é uma abordagem adequada, inclusive quando:</w:t>
      </w:r>
    </w:p>
    <w:p w14:paraId="07CBE28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3BD357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É necessário obter evidência de auditoria sobre todas ou uma parte significativa das informações financeiras de um componente para responder aos riscos avaliados de distorção relevante das demonstrações contábeis do grupo.</w:t>
      </w:r>
    </w:p>
    <w:p w14:paraId="7CB8344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Existe um risco generalizado de distorção relevante nas demonstrações contábeis do grupo devido à existência de eventos ou condições no componente que possam ser relevantes para a análise pelo auditor do grupo da avaliação realizada pela administração do grupo da capacidade do grupo de continuar em operação.</w:t>
      </w:r>
    </w:p>
    <w:p w14:paraId="41BB384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66BC301" w14:textId="77777777" w:rsidR="000138E7" w:rsidRPr="002F11E7" w:rsidRDefault="000138E7" w:rsidP="000138E7">
      <w:pPr>
        <w:pStyle w:val="Corpodetexto"/>
        <w:rPr>
          <w:rFonts w:ascii="Calibri" w:hAnsi="Calibri" w:cs="Calibri"/>
        </w:rPr>
      </w:pPr>
      <w:r w:rsidRPr="002F11E7">
        <w:rPr>
          <w:rFonts w:ascii="Calibri" w:hAnsi="Calibri" w:cs="Calibri"/>
        </w:rPr>
        <w:t>Planejar e Executar Procedimentos de Auditoria Adicionais em uma ou mais Classes de Transações, Saldos Contábeis ou Divulgações</w:t>
      </w:r>
    </w:p>
    <w:p w14:paraId="2F24DFD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A134. </w:t>
      </w:r>
      <w:r w:rsidRPr="002F11E7">
        <w:rPr>
          <w:rFonts w:ascii="Calibri" w:hAnsi="Calibri" w:cs="Calibri"/>
          <w:color w:val="000000"/>
        </w:rPr>
        <w:tab/>
        <w:t>O auditor do grupo pode determinar que o planejamento e a execução de procedimentos de auditoria adicionais em uma ou mais classes específicas de transações, saldos contábeis ou divulgações das informações financeiras de um componente constituem uma abordagem adequada para tratar dos riscos avaliados de distorção relevante das demonstrações contábeis do grupo. Por exemplo, um componente pode ter operações limitadas, mas deter uma parte significativa dos terrenos e edifícios do grupo ou possuir saldos fiscais significativos.</w:t>
      </w:r>
    </w:p>
    <w:p w14:paraId="34AB48B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A107A2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Executar Procedimentos de Auditoria Adicionais Específicos</w:t>
      </w:r>
    </w:p>
    <w:p w14:paraId="552A16E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ABEAB96"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A135. </w:t>
      </w:r>
      <w:r w:rsidRPr="002F11E7">
        <w:rPr>
          <w:rFonts w:ascii="Calibri" w:hAnsi="Calibri" w:cs="Calibri"/>
          <w:color w:val="000000"/>
        </w:rPr>
        <w:tab/>
        <w:t>O auditor do grupo pode determinar que o planejamento e a execução de procedimentos de auditoria adicionais específicos nas informações financeiras de um componente constituem uma abordagem adequada, assim como quando é necessário obter evidência de auditoria apenas para uma ou mais afirmações relevantes. Por exemplo, o auditor do grupo pode testar, de forma centralizada, a classe de transação, o saldo contábil ou a divulgação e pode requerer que o auditor do componente realize procedimentos de auditoria adicionais específicos no componente (por exemplo, procedimentos de auditoria adicionais específicos relacionados à avaliação de reivindicações ou litígios na jurisdição do componente ou a existência de um ativo).</w:t>
      </w:r>
    </w:p>
    <w:p w14:paraId="0FC96E64"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D9C9E16"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Elemento de Imprevisibilidade</w:t>
      </w:r>
    </w:p>
    <w:p w14:paraId="3C698ED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89936E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A136. Incorporar um elemento de imprevisibilidade no tipo de trabalho a ser realizado, as entidades ou unidades de negócios em que os procedimentos são executados e a extensão em que o auditor do grupo é envolvido no trabalho podem aumentar a probabilidade de identificar uma distorção relevante das informações financeiras dos componentes que possa dar origem a uma distorção relevante das demonstrações contábeis do grupo devido a fraude (ver item 30(c) da NBC TA 240). </w:t>
      </w:r>
    </w:p>
    <w:p w14:paraId="68DB23B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9F6E6DF"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Eficácia Operacional dos Controles</w:t>
      </w:r>
    </w:p>
    <w:p w14:paraId="5003D15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834974"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A137. </w:t>
      </w:r>
      <w:r w:rsidRPr="002F11E7">
        <w:rPr>
          <w:rFonts w:ascii="Calibri" w:hAnsi="Calibri" w:cs="Calibri"/>
          <w:color w:val="000000"/>
        </w:rPr>
        <w:tab/>
        <w:t>O auditor do grupo pode confiar na eficácia operacional dos controles que operam em todo o grupo para determinar a natureza, época e extensão dos procedimentos substantivos a serem realizados tanto no nível do grupo como no nível dos componentes. O item 8 da NBC TA 330, exige que o auditor planeje e realize testes de controles para obter evidência de auditoria apropriada e suficiente quanto à eficácia operacional desses controles. Os auditores dos componentes podem ser envolvidos no planejamento e na execução desses testes de controles.</w:t>
      </w:r>
    </w:p>
    <w:p w14:paraId="70A5C639"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0F8554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A138. </w:t>
      </w:r>
      <w:r w:rsidRPr="002F11E7">
        <w:rPr>
          <w:rFonts w:ascii="Calibri" w:hAnsi="Calibri" w:cs="Calibri"/>
          <w:color w:val="000000"/>
        </w:rPr>
        <w:tab/>
        <w:t>Se desvios dos controles, nos quais o auditor pretende confiar, forem detectados, o item 17 da NBC TA 330 exige que o auditor faça indagações específicas para entender essas questões e as possíveis consequências. Se forem detectados mais desvios do que o esperado como resultado do teste da eficácia operacional dos controles, o auditor do grupo poderá ter que revisar o plano de auditoria do grupo. As possíveis revisões do plano de auditoria do grupo podem incluir:</w:t>
      </w:r>
    </w:p>
    <w:p w14:paraId="41ED06B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D26BC7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Solicitar procedimentos substantivos adicionais a serem executados em determinados componentes.</w:t>
      </w:r>
    </w:p>
    <w:p w14:paraId="12183CD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Identificar e testar a eficácia operacional de outros controles relevantes que foram planejados e implementados de forma eficaz.</w:t>
      </w:r>
    </w:p>
    <w:p w14:paraId="46E25B9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Aumentar o número de componentes selecionados para procedimentos de auditoria adicionais.</w:t>
      </w:r>
    </w:p>
    <w:p w14:paraId="74DFBF9C"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6C6C02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A139. Quando a eficácia operacional dos controles é testada de forma centralizada (por exemplo, controles em um centro de serviços compartilhados ou testes de controles comuns), o auditor do grupo pode ter que comunicar informações sobre o trabalho de auditoria realizado aos auditores dos componentes. Por exemplo, se for solicitado que um auditor do componente planeje e execute procedimentos substantivos em todas as informações financeiras do componente, ou planeje e execute procedimentos substantivos em uma ou mais classes de transações, saldos contábeis ou divulgações, o auditor do componente pode discutir com o auditor do grupo sobre os testes de controles realizados de forma centralizada a fim de determinar a natureza, época e extensão dos procedimentos substantivos.</w:t>
      </w:r>
    </w:p>
    <w:p w14:paraId="51C5809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0E2E917"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Processo de Consolidação</w:t>
      </w:r>
    </w:p>
    <w:p w14:paraId="3C14CEB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54B985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Procedimentos de Consolidação (Ref.: item 38)</w:t>
      </w:r>
    </w:p>
    <w:p w14:paraId="401F916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61AE44F"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A140. </w:t>
      </w:r>
      <w:r w:rsidRPr="002F11E7">
        <w:rPr>
          <w:rFonts w:ascii="Calibri" w:hAnsi="Calibri" w:cs="Calibri"/>
          <w:color w:val="000000"/>
        </w:rPr>
        <w:tab/>
        <w:t>Os procedimentos de auditoria adicionais no processo de consolidação, incluindo as subconsolidações, podem incluir:</w:t>
      </w:r>
    </w:p>
    <w:p w14:paraId="20B558C8"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681BBF5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Determinar se os lançamentos foram refletidos na consolidação; e</w:t>
      </w:r>
    </w:p>
    <w:p w14:paraId="0B87EF1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Avaliar a eficácia operacional dos controles relacionados ao processo de consolidação e responder adequadamente se algum controle for considerado ineficaz.</w:t>
      </w:r>
    </w:p>
    <w:p w14:paraId="78EBABE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42DB9D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Ajustes e Reclassificações de Consolidação (Ref.: item 38(b))</w:t>
      </w:r>
    </w:p>
    <w:p w14:paraId="69405F7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59B9F63"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A141. </w:t>
      </w:r>
      <w:r w:rsidRPr="002F11E7">
        <w:rPr>
          <w:rFonts w:ascii="Calibri" w:hAnsi="Calibri" w:cs="Calibri"/>
          <w:color w:val="000000"/>
        </w:rPr>
        <w:tab/>
        <w:t>O processo de consolidação pode exigir ajustes e reclassificações nos valores reportados nas demonstrações contábeis do grupo que não passam pelos aplicativos de TI usuais e que podem não estar sujeitos aos mesmos controles internos que outras informações contábeis estão sujeitas. A avaliação pelo auditor do grupo da adequação, integridade e exatidão dos ajustes e reclassificações pode incluir:</w:t>
      </w:r>
    </w:p>
    <w:p w14:paraId="1E3E918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161A57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avaliar se os ajustes significativos refletem adequadamente os eventos e as transações a eles subjacentes;</w:t>
      </w:r>
    </w:p>
    <w:p w14:paraId="7A165DC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determinar se as entidades ou unidades de negócios cujas informações financeiras tenham sido incluídas nas demonstrações contábeis do grupo foram incluídas de forma adequada;</w:t>
      </w:r>
    </w:p>
    <w:p w14:paraId="4718DCC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determinar se ajustes significativos foram corretamente calculados, processados e autorizados pela administração do grupo e, quando aplicável, pela administração do componente;</w:t>
      </w:r>
    </w:p>
    <w:p w14:paraId="1FD9D85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determinar se os ajustes significativos estão devidamente suportados e suficientemente documentados; e</w:t>
      </w:r>
    </w:p>
    <w:p w14:paraId="034C6D1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avaliar a reconciliação e eliminação de transações intragrupo, os lucros não realizados e saldos contábeis intragrupo.</w:t>
      </w:r>
    </w:p>
    <w:p w14:paraId="2602317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D30BD2F"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Considerações quando os Auditores dos Componentes são envolvidos (Ref.: item 42–43)</w:t>
      </w:r>
    </w:p>
    <w:p w14:paraId="11D696D5"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0652C4A"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A142. </w:t>
      </w:r>
      <w:r w:rsidRPr="002F11E7">
        <w:rPr>
          <w:rFonts w:ascii="Calibri" w:hAnsi="Calibri" w:cs="Calibri"/>
          <w:color w:val="000000"/>
        </w:rPr>
        <w:tab/>
        <w:t>Quando o auditor do grupo envolver os auditores dos componentes no planejamento ou na execução de procedimentos adicionais de auditoria, o auditor do componente pode determinar que o uso do trabalho de um especialista do auditor é adequado e comunicar essa decisão ao auditor do grupo. Nessas circunstâncias, ao determinar se o planejamento e a execução dos procedimentos adicionais de auditoria pelo auditor do componente são adequados, o auditor do grupo pode, por exemplo, discutir com o auditor do componente:</w:t>
      </w:r>
    </w:p>
    <w:p w14:paraId="7460F49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694194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natureza, o escopo e os objetivos do trabalho do especialista do auditor.</w:t>
      </w:r>
    </w:p>
    <w:p w14:paraId="3A9B6DB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avaliação do auditor do componente em relação à adequação do trabalho do especialista do auditor para os propósitos do auditor do grupo.</w:t>
      </w:r>
    </w:p>
    <w:p w14:paraId="77CD285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92C05F"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A143. </w:t>
      </w:r>
      <w:r w:rsidRPr="002F11E7">
        <w:rPr>
          <w:rFonts w:ascii="Calibri" w:hAnsi="Calibri" w:cs="Calibri"/>
          <w:color w:val="000000"/>
        </w:rPr>
        <w:tab/>
        <w:t>O nível adequado de envolvimento do auditor do grupo pode depender das circunstâncias e da estrutura do grupo e de outros fatores, como a experiência anterior do auditor do grupo com os auditores dos componentes que realizam procedimentos no processo de consolidação, incluindo subconsolidações, e as circunstâncias do trabalho de auditoria do grupo (por exemplo, se as informações contábeis de uma entidade ou unidade de negócios não tiverem sido preparadas de acordo com as mesmas políticas contábeis aplicadas às demonstrações contábeis do grupo).</w:t>
      </w:r>
    </w:p>
    <w:p w14:paraId="5CEAB9BA"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3E3FDC5"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Avaliação da Comunicação do Auditor do Componente e da Adequação de seu Trabalho</w:t>
      </w:r>
    </w:p>
    <w:p w14:paraId="4C8B494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6880DE7" w14:textId="77777777" w:rsidR="000138E7" w:rsidRPr="002F11E7" w:rsidRDefault="000138E7" w:rsidP="000138E7">
      <w:pPr>
        <w:pStyle w:val="Corpodetexto"/>
        <w:rPr>
          <w:rFonts w:ascii="Calibri" w:hAnsi="Calibri" w:cs="Calibri"/>
          <w:i/>
          <w:iCs/>
        </w:rPr>
      </w:pPr>
      <w:r w:rsidRPr="002F11E7">
        <w:rPr>
          <w:rFonts w:ascii="Calibri" w:hAnsi="Calibri" w:cs="Calibri"/>
          <w:i/>
          <w:iCs/>
        </w:rPr>
        <w:t>Comunicação sobre Assuntos Relevantes para a Conclusão do Auditor do Grupo em Relação à Auditoria do Grupo (Ref.: item 45)</w:t>
      </w:r>
    </w:p>
    <w:p w14:paraId="7C8A253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AC2A81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A144. </w:t>
      </w:r>
      <w:r w:rsidRPr="002F11E7">
        <w:rPr>
          <w:rFonts w:ascii="Calibri" w:hAnsi="Calibri" w:cs="Calibri"/>
          <w:color w:val="000000"/>
        </w:rPr>
        <w:tab/>
        <w:t>Embora os assuntos que devem ser comunicados de acordo com o item 45 sejam relevantes para a conclusão do auditor do grupo em relação à auditoria do grupo, certos assuntos podem ser comunicados durante os procedimentos do auditor do componente. Além dos assuntos nos itemitens 32 e 50, os assuntos podem incluir, por exemplo:</w:t>
      </w:r>
    </w:p>
    <w:p w14:paraId="78B65C07"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6F5802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Informações sobre violações dos requisitos éticos relevantes, incluindo violações identificadas das disposições de independência;</w:t>
      </w:r>
    </w:p>
    <w:p w14:paraId="13429C6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Informações sobre casos de não conformidade com leis ou regulamentos;</w:t>
      </w:r>
    </w:p>
    <w:p w14:paraId="7D7710C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Novos riscos significativos decorrentes de distorção relevante, incluindo riscos de fraude;</w:t>
      </w:r>
    </w:p>
    <w:p w14:paraId="5BCAA72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 xml:space="preserve">Fraude identificada ou suspeita de fraude ou atos ilegais que envolvam a administração ou funcionários do componente, que possam ter um efeito significativo nas demonstrações contábeis do grupo; ou </w:t>
      </w:r>
    </w:p>
    <w:p w14:paraId="087CA5A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Transações significativas e não usuais.</w:t>
      </w:r>
    </w:p>
    <w:p w14:paraId="30EB702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33B41E4"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Comunicação de Distorções nas Informações Contábeis do Componente (Ref.: item 45(e))</w:t>
      </w:r>
    </w:p>
    <w:p w14:paraId="235BB5F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060EBC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A145. </w:t>
      </w:r>
      <w:r w:rsidRPr="002F11E7">
        <w:rPr>
          <w:rFonts w:ascii="Calibri" w:hAnsi="Calibri" w:cs="Calibri"/>
          <w:color w:val="000000"/>
        </w:rPr>
        <w:tab/>
        <w:t>O conhecimento sobre distorções corrigidas e não corrigidas nos componentes pode alertar o auditor do grupo para possíveis deficiências de controle interno generalizadas, quando consideradas juntamente com a comunicação de deficiências de acordo com o item 45(g). Além disso, um número superior ao esperado de distorções identificadas (corrigidas ou não corrigidas) pode indicar um risco maior de distorções não detectadas, o que pode levar o auditor do grupo a concluir que é necessário realizar procedimentos adicionais de auditoria em determinados componentes.</w:t>
      </w:r>
    </w:p>
    <w:p w14:paraId="7140D381"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Constatações ou Conclusões Gerais do Auditor do Componente (Ref.: item 45(k))</w:t>
      </w:r>
    </w:p>
    <w:p w14:paraId="5EFEE2E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353156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A146. </w:t>
      </w:r>
      <w:r w:rsidRPr="002F11E7">
        <w:rPr>
          <w:rFonts w:ascii="Calibri" w:hAnsi="Calibri" w:cs="Calibri"/>
          <w:color w:val="000000"/>
        </w:rPr>
        <w:tab/>
        <w:t>A forma e o conteúdo dos relatórios do auditor do componente são influenciados pela natureza e extensão do trabalho de auditoria que foi solicitado ao auditor do componente. As políticas ou procedimentos do auditor do grupo podem abordar a forma ou redação específica de uma conclusão geral do auditor do componente sobre o trabalho de auditoria realizado para fins da auditoria do grupo. Em alguns casos, as leis ou regulamentos locais podem especificar a forma de conclusão (por exemplo, uma opinião) a ser fornecida pelo auditor do componente.</w:t>
      </w:r>
    </w:p>
    <w:p w14:paraId="5567E7D4"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E3595D9" w14:textId="77777777" w:rsidR="000138E7" w:rsidRPr="002F11E7" w:rsidRDefault="000138E7" w:rsidP="000138E7">
      <w:pPr>
        <w:pStyle w:val="Corpodetexto"/>
        <w:rPr>
          <w:rFonts w:ascii="Calibri" w:hAnsi="Calibri" w:cs="Calibri"/>
          <w:i/>
          <w:iCs/>
        </w:rPr>
      </w:pPr>
      <w:r w:rsidRPr="002F11E7">
        <w:rPr>
          <w:rFonts w:ascii="Calibri" w:hAnsi="Calibri" w:cs="Calibri"/>
          <w:i/>
          <w:iCs/>
        </w:rPr>
        <w:t>Avaliar se as Comunicações com o Auditor do Componente São Adequadas para os Propósitos do Auditor do Grupo (Ref.: item 46(b))</w:t>
      </w:r>
    </w:p>
    <w:p w14:paraId="38C2538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20BA755"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A147. </w:t>
      </w:r>
      <w:r w:rsidRPr="002F11E7">
        <w:rPr>
          <w:rFonts w:ascii="Calibri" w:hAnsi="Calibri" w:cs="Calibri"/>
          <w:color w:val="000000"/>
        </w:rPr>
        <w:tab/>
        <w:t>Se o auditor do grupo determinar que as comunicações do auditor do componente não são adequadas para os propósitos do auditor do grupo, ele deve considerar, por exemplo, se:</w:t>
      </w:r>
    </w:p>
    <w:p w14:paraId="641F255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19E7928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É possível obter informações adicionais do auditor do componente (por exemplo, por meio de outras discussões ou reuniões);</w:t>
      </w:r>
    </w:p>
    <w:p w14:paraId="63ED39C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É necessário revisar a documentação adicional de auditoria do auditor do componente, de acordo com o item 47;</w:t>
      </w:r>
    </w:p>
    <w:p w14:paraId="1ECE875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Poderão ser necessários procedimentos de auditoria adicionais, de acordo com o item 48; ou</w:t>
      </w:r>
    </w:p>
    <w:p w14:paraId="742B251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Há preocupações quanto à competência ou às capacidades do auditor do componente.</w:t>
      </w:r>
    </w:p>
    <w:p w14:paraId="3639DEC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52578C0"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Revisão da Documentação Adicional de Auditoria do Auditor do Componente (Ref.: item 47)</w:t>
      </w:r>
    </w:p>
    <w:p w14:paraId="6996378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2DC8DA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A148. </w:t>
      </w:r>
      <w:r w:rsidRPr="002F11E7">
        <w:rPr>
          <w:rFonts w:ascii="Calibri" w:hAnsi="Calibri" w:cs="Calibri"/>
          <w:color w:val="000000"/>
        </w:rPr>
        <w:tab/>
        <w:t>O item A75 fornece orientações ao auditor do grupo para personalizar a natureza, época e extensão da direção e supervisão do auditor do componente, e a revisão de seu trabalho, com base nos fatos e nas circunstâncias da auditoria do grupo e em outras questões (por exemplo, os riscos avaliados de distorção relevante das demonstrações contábeis do grupo). A consideração do auditor do grupo, de acordo com o item 47(c), também pode ser afetada pelas seguintes questões relevantes para o envolvimento contínuo do auditor do grupo no trabalho do auditor do componente:</w:t>
      </w:r>
    </w:p>
    <w:p w14:paraId="2233438B"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3B2F95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Comunicações do auditor do componente, incluindo as comunicações de acordo com o item 45 desta Norma; e</w:t>
      </w:r>
    </w:p>
    <w:p w14:paraId="24149A9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revisão da documentação de auditoria do auditor do componente pelo auditor do grupo durante a auditoria do grupo (por exemplo, para cumprir os requisitos dos itemitens 34, 42 e 43) ou pelo sócio do trabalho do grupo, em conformidade com o item 31 da NBC TA 220.</w:t>
      </w:r>
    </w:p>
    <w:p w14:paraId="457C0CE4"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30765D6"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A149.</w:t>
      </w:r>
      <w:r w:rsidRPr="002F11E7">
        <w:rPr>
          <w:rFonts w:ascii="Calibri" w:hAnsi="Calibri" w:cs="Calibri"/>
          <w:color w:val="000000"/>
        </w:rPr>
        <w:tab/>
      </w:r>
      <w:r w:rsidRPr="002F11E7">
        <w:rPr>
          <w:rFonts w:ascii="Calibri" w:hAnsi="Calibri" w:cs="Calibri"/>
          <w:color w:val="000000"/>
        </w:rPr>
        <w:tab/>
        <w:t>Outros fatores que podem afetar a determinação pelo auditor do grupo sobre se é necessário, e em que extensão, revisar a documentação adicional de auditoria do auditor do componente nas circunstâncias, incluem:</w:t>
      </w:r>
    </w:p>
    <w:p w14:paraId="0DDAA8DF"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188D3C9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grau de envolvimento do auditor do componente nos procedimentos de avaliação de riscos e na identificação e avaliação dos riscos de distorção relevante das demonstrações contábeis do grupo;</w:t>
      </w:r>
    </w:p>
    <w:p w14:paraId="7D5A54ED"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julgamentos significativos do auditor do componente e suas constatações ou conclusões sobre assuntos que são relevantes para as demonstrações contábeis do grupo;</w:t>
      </w:r>
    </w:p>
    <w:p w14:paraId="0D7913C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competência e as capacidades dos membros mais experientes da equipe de trabalho do auditor do componente responsáveis pela revisão do trabalho de membros menos experientes; e</w:t>
      </w:r>
    </w:p>
    <w:p w14:paraId="78F80FD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Se o auditor do componente e o auditor do grupo estão sujeitos a políticas ou procedimentos comuns para a revisão da documentação de auditoria.</w:t>
      </w:r>
    </w:p>
    <w:p w14:paraId="5F85339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4197C48"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 xml:space="preserve">Eventos Subsequentes (Ref.: item 49–50) </w:t>
      </w:r>
    </w:p>
    <w:p w14:paraId="30C187C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B8200C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A150. O auditor do grupo pode:</w:t>
      </w:r>
    </w:p>
    <w:p w14:paraId="1563DFC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338DA6B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Solicitar ao auditor do componente que realize procedimentos referentes a eventos subsequentes para auxiliar o auditor do grupo a identificar eventos ocorridos entre as datas das informações contábeis dos componentes e a data do relatório do auditor sobre as demonstrações contábeis do grupo.</w:t>
      </w:r>
    </w:p>
    <w:p w14:paraId="5C40D1B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Executar procedimentos para abranger o período entre a data de comunicação dos eventos subsequentes pelo auditor do componente e a data do relatório do auditor sobre as demonstrações contábeis do grupo.</w:t>
      </w:r>
    </w:p>
    <w:p w14:paraId="3DBACF52"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2B05534"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Avaliação da Suficiência e Adequação da Evidência de Auditoria Obtida</w:t>
      </w:r>
    </w:p>
    <w:p w14:paraId="01C1929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A22925C"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Suficiência e Adequação da Evidência de Auditoria (Ref.: item 51)</w:t>
      </w:r>
    </w:p>
    <w:p w14:paraId="1B55C0E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3D5EA2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A151.</w:t>
      </w:r>
      <w:r w:rsidRPr="002F11E7">
        <w:rPr>
          <w:rFonts w:ascii="Calibri" w:hAnsi="Calibri" w:cs="Calibri"/>
          <w:color w:val="000000"/>
        </w:rPr>
        <w:tab/>
      </w:r>
      <w:r w:rsidRPr="002F11E7">
        <w:rPr>
          <w:rFonts w:ascii="Calibri" w:hAnsi="Calibri" w:cs="Calibri"/>
          <w:color w:val="000000"/>
        </w:rPr>
        <w:tab/>
        <w:t>A auditoria das demonstrações contábeis do grupo é um processo cumulativo e iterativo. À medida que o auditor do grupo efetua procedimentos de auditoria planejados, a evidência de auditoria obtida pode fazer com que o auditor do grupo modifique a natureza, época ou extensão de outros procedimentos de auditoria planejados, uma vez que ele pode vir a ter ciência de informações que diferem significativamente daquelas em que a avaliação de riscos foi baseada. Por exemplo:</w:t>
      </w:r>
    </w:p>
    <w:p w14:paraId="0083E52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EFA077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distorções identificadas em um componente podem precisar ser consideradas em relação a outros componentes; ou</w:t>
      </w:r>
    </w:p>
    <w:p w14:paraId="38FD505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auditor do grupo pode tomar conhecimento de restrições de acesso a informações ou pessoas em um componente devido a alterações no ambiente (por exemplo, guerra, instabilidade social ou surtos de doenças).</w:t>
      </w:r>
    </w:p>
    <w:p w14:paraId="68FF5B4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75D14C0"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Nessas circunstâncias, o auditor do grupo pode ter que reavaliar os procedimentos de auditoria planejados, com base na consideração revisada dos riscos avaliados para todas ou algumas das classes significativas de transações, saldos contábeis ou divulgações e afirmações relacionadas.</w:t>
      </w:r>
    </w:p>
    <w:p w14:paraId="38F1C372" w14:textId="77777777" w:rsidR="000138E7" w:rsidRPr="002F11E7" w:rsidRDefault="000138E7" w:rsidP="000138E7">
      <w:pPr>
        <w:autoSpaceDE w:val="0"/>
        <w:autoSpaceDN w:val="0"/>
        <w:adjustRightInd w:val="0"/>
        <w:ind w:left="567"/>
        <w:jc w:val="both"/>
        <w:rPr>
          <w:rFonts w:ascii="Calibri" w:hAnsi="Calibri" w:cs="Calibri"/>
          <w:color w:val="000000"/>
        </w:rPr>
      </w:pPr>
    </w:p>
    <w:p w14:paraId="2DE3C10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A152.</w:t>
      </w:r>
      <w:r w:rsidRPr="002F11E7">
        <w:rPr>
          <w:rFonts w:ascii="Calibri" w:hAnsi="Calibri" w:cs="Calibri"/>
          <w:color w:val="000000"/>
        </w:rPr>
        <w:tab/>
      </w:r>
      <w:r w:rsidRPr="002F11E7">
        <w:rPr>
          <w:rFonts w:ascii="Calibri" w:hAnsi="Calibri" w:cs="Calibri"/>
          <w:color w:val="000000"/>
        </w:rPr>
        <w:tab/>
        <w:t>A avaliação exigida pelo item 51 auxilia o auditor do grupo a determinar se a estratégia geral de auditoria do grupo e o plano de auditoria do grupo desenvolvidos para responder aos riscos avaliados de distorção relevante das demonstrações contábeis do grupo continuam a ser adequados. A exigência do item 18 da NBC TA 330, de que o auditor, independentemente dos riscos avaliados de distorção relevante, planeje e execute procedimentos substantivos para cada classe relevante de transações, saldo contábil e divulgação também pode ser útil para fins dessa avaliação no contexto das demonstrações contábeis do grupo.</w:t>
      </w:r>
    </w:p>
    <w:p w14:paraId="1570465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F473E91"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A153.</w:t>
      </w:r>
      <w:r w:rsidRPr="002F11E7">
        <w:rPr>
          <w:rFonts w:ascii="Calibri" w:hAnsi="Calibri" w:cs="Calibri"/>
          <w:color w:val="000000"/>
        </w:rPr>
        <w:tab/>
      </w:r>
      <w:r w:rsidRPr="002F11E7">
        <w:rPr>
          <w:rFonts w:ascii="Calibri" w:hAnsi="Calibri" w:cs="Calibri"/>
          <w:color w:val="000000"/>
        </w:rPr>
        <w:tab/>
        <w:t>O auditor do grupo pode considerar o exercício de ceticismo profissional pela equipe de trabalho ao avaliar a suficiência e adequação da evidência de auditoria obtida. Por exemplo, o auditor do grupo pode considerar se questões como as descritas no item A17 levaram, de forma inadequada, a equipe de trabalho a:</w:t>
      </w:r>
    </w:p>
    <w:p w14:paraId="3B37F4AD"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6CB26CE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Obter evidência de auditoria que seja mais fácil de acessar sem considerar com a devida atenção a sua relevância e confiabilidade:</w:t>
      </w:r>
    </w:p>
    <w:p w14:paraId="1409EFB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Obter evidência menos persuasiva do que é necessário nas circunstâncias; ou</w:t>
      </w:r>
    </w:p>
    <w:p w14:paraId="5C3EA9C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Planejar e executar procedimentos de auditoria de uma forma que seja tendenciosa para obter evidência que seja corroborativa ou para excluir evidência contraditória.</w:t>
      </w:r>
    </w:p>
    <w:p w14:paraId="6B04371E"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BC37575"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A154. </w:t>
      </w:r>
      <w:r w:rsidRPr="002F11E7">
        <w:rPr>
          <w:rFonts w:ascii="Calibri" w:hAnsi="Calibri" w:cs="Calibri"/>
          <w:color w:val="000000"/>
        </w:rPr>
        <w:tab/>
        <w:t>O item 32 da NBC TA 220, exige que o sócio do trabalho determine, antes ou depois da data do relatório do auditor, por meio da revisão da documentação de auditoria e discussão com a equipe de trabalho, que evidência de auditoria apropriada e suficiente foi obtida para suportar as conclusões alcançadas e para que o relatório do auditor seja emitido. As informações que possam ser relevantes para a avaliação pelo auditor do grupo da evidência de auditoria obtida a partir do trabalho realizado pelos auditores dos componentes dependem dos fatos e circunstâncias da auditoria do grupo e podem incluir:</w:t>
      </w:r>
    </w:p>
    <w:p w14:paraId="347DD13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9CFD7F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comunicações dos auditores dos componentes exigidas pelo item 45, incluindo as constatações ou conclusões gerais dos auditores dos componentes sobre o trabalho realizado para fins da auditoria do grupo;</w:t>
      </w:r>
    </w:p>
    <w:p w14:paraId="159BEB6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Outras comunicações dos auditores dos componentes durante a auditoria do grupo, incluindo aquelas exigidas pelo item 32; e</w:t>
      </w:r>
    </w:p>
    <w:p w14:paraId="19A39B4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direção e supervisão dos auditores dos componentes e a revisão de seu trabalho pelo auditor do grupo, incluindo, se aplicável, a revisão da documentação adicional de auditoria do auditor do componente pelo auditor do grupo, de acordo com o item 47.</w:t>
      </w:r>
    </w:p>
    <w:p w14:paraId="3487BA3F"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600CE1D"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A155.</w:t>
      </w:r>
      <w:r w:rsidRPr="002F11E7">
        <w:rPr>
          <w:rFonts w:ascii="Calibri" w:hAnsi="Calibri" w:cs="Calibri"/>
          <w:color w:val="000000"/>
        </w:rPr>
        <w:tab/>
      </w:r>
      <w:r w:rsidRPr="002F11E7">
        <w:rPr>
          <w:rFonts w:ascii="Calibri" w:hAnsi="Calibri" w:cs="Calibri"/>
          <w:color w:val="000000"/>
        </w:rPr>
        <w:tab/>
        <w:t>Em algumas circunstâncias, um memorando geral resumido descrevendo o trabalho realizado e os seus resultados pode constituir uma base própria para o auditor do grupo concluir que o trabalho realizado e a evidência de auditoria obtida pelo auditor do componente são suficientes para fins da auditoria do grupo. Esse pode ser o caso, por exemplo, quando foi solicitado ao auditor do componente a realização de procedimentos de auditoria adicionais específicos, conforme identificados e comunicados pelo auditor do grupo.</w:t>
      </w:r>
    </w:p>
    <w:p w14:paraId="77F01675"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09A843C"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Avaliação do Efeito na Opinião de Auditoria do Grupo (Ref.: item 52)</w:t>
      </w:r>
    </w:p>
    <w:p w14:paraId="52CFC3D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7990B57"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A156. </w:t>
      </w:r>
      <w:r w:rsidRPr="002F11E7">
        <w:rPr>
          <w:rFonts w:ascii="Calibri" w:hAnsi="Calibri" w:cs="Calibri"/>
          <w:color w:val="000000"/>
        </w:rPr>
        <w:tab/>
        <w:t>A avaliação do sócio do trabalho do grupo pode incluir a consideração se as distorções corrigidas e não corrigidas comunicadas pelos auditores dos componentes indicam uma questão sistêmica (por exemplo, no que diz respeito a transações sujeitas a políticas contábeis comuns ou controles comuns) que pode afetar outros componentes.</w:t>
      </w:r>
    </w:p>
    <w:p w14:paraId="1554C23A"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6FABF8B2"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Relatório do Auditor (Ref.: item 53)</w:t>
      </w:r>
    </w:p>
    <w:p w14:paraId="3370A566"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A157. </w:t>
      </w:r>
      <w:r w:rsidRPr="002F11E7">
        <w:rPr>
          <w:rFonts w:ascii="Calibri" w:hAnsi="Calibri" w:cs="Calibri"/>
          <w:color w:val="000000"/>
        </w:rPr>
        <w:tab/>
        <w:t>Embora os auditores dos componentes possam realizar trabalhos relacionados às informações contábeis dos componentes para a auditoria do grupo e, portanto, sejam responsáveis por suas descobertas e conclusões gerais, o sócio do trabalho ou a firma do sócio do trabalho do grupo é responsável pela opinião de auditoria do grupo.</w:t>
      </w:r>
    </w:p>
    <w:p w14:paraId="038600B7" w14:textId="77777777" w:rsidR="000138E7" w:rsidRPr="002F11E7" w:rsidRDefault="000138E7" w:rsidP="000138E7">
      <w:pPr>
        <w:autoSpaceDE w:val="0"/>
        <w:autoSpaceDN w:val="0"/>
        <w:adjustRightInd w:val="0"/>
        <w:ind w:left="567" w:hanging="567"/>
        <w:jc w:val="both"/>
        <w:rPr>
          <w:rFonts w:ascii="Calibri" w:hAnsi="Calibri" w:cs="Calibri"/>
          <w:color w:val="000000"/>
          <w:vertAlign w:val="superscript"/>
        </w:rPr>
      </w:pPr>
      <w:r w:rsidRPr="002F11E7">
        <w:rPr>
          <w:rFonts w:ascii="Calibri" w:hAnsi="Calibri" w:cs="Calibri"/>
          <w:color w:val="000000"/>
          <w:vertAlign w:val="superscript"/>
        </w:rPr>
        <w:tab/>
      </w:r>
    </w:p>
    <w:p w14:paraId="46D62AF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A158. </w:t>
      </w:r>
      <w:r w:rsidRPr="002F11E7">
        <w:rPr>
          <w:rFonts w:ascii="Calibri" w:hAnsi="Calibri" w:cs="Calibri"/>
          <w:color w:val="000000"/>
        </w:rPr>
        <w:tab/>
        <w:t>Quando a opinião de auditoria do grupo é modificada porque o auditor do grupo não conseguiu obter evidência de auditoria apropriada e suficiente relacionada às informações contábeis de um ou mais componentes, a seção “Base para Opinião com Ressalva” ou “Base para Abstenção de Opinião” do relatório do auditor sobre as demonstrações contábeis do grupo descreve as razões dessa incapacidade (ver itens 20 e 24 da NBC TA 705). Em algumas circunstâncias, pode ser necessário fazer referência a um auditor do componente para descrever adequadamente as razões da opinião modificada, por exemplo, quando o auditor do componente não for capaz de executar ou concluir o trabalho solicitado nas informações contábeis do componente devido a circunstâncias que estejam fora do controle da administração do componente.</w:t>
      </w:r>
    </w:p>
    <w:p w14:paraId="213B58AB"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7CC5532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Comunicação com a Administração do Grupo e com os Responsáveis pela Governança do Grupo</w:t>
      </w:r>
    </w:p>
    <w:p w14:paraId="3914513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B7BA409"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Comunicação com a Administração do Grupo (Ref.: item 54–56)</w:t>
      </w:r>
    </w:p>
    <w:p w14:paraId="3150C1F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22CF7C5"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A159. </w:t>
      </w:r>
      <w:r w:rsidRPr="002F11E7">
        <w:rPr>
          <w:rFonts w:ascii="Calibri" w:hAnsi="Calibri" w:cs="Calibri"/>
          <w:color w:val="000000"/>
        </w:rPr>
        <w:tab/>
        <w:t>A auditoria do grupo pode ser complexa devido ao número e à natureza das entidades e unidades de negócios que compõem o grupo. Além disso, como ilustrado no item A7, o auditor do grupo pode determinar que certas entidades ou unidades de negócios podem ser consideradas em conjunto como um componente para fins de planejamento e execução da auditoria do grupo. Portanto, discutir com a administração do grupo uma visão geral do escopo e do cronograma planejados pode ajudar na coordenação do trabalho realizado nos componentes, inclusive quando os auditores dos componentes estão envolvidos, e na identificação da administração do componente (vide item A24).</w:t>
      </w:r>
    </w:p>
    <w:p w14:paraId="122A0368"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0D1612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A160. </w:t>
      </w:r>
      <w:r w:rsidRPr="002F11E7">
        <w:rPr>
          <w:rFonts w:ascii="Calibri" w:hAnsi="Calibri" w:cs="Calibri"/>
          <w:color w:val="000000"/>
        </w:rPr>
        <w:tab/>
        <w:t>Os itens 41 a 43 da NBC TA 240, contém requerimentos e orientações sobre a comunicação de fraude à administração e, quando a administração pode estar envolvida na fraude, aos responsáveis pela governança.</w:t>
      </w:r>
    </w:p>
    <w:p w14:paraId="2B892B1A"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84749C1"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A161. </w:t>
      </w:r>
      <w:r w:rsidRPr="002F11E7">
        <w:rPr>
          <w:rFonts w:ascii="Calibri" w:hAnsi="Calibri" w:cs="Calibri"/>
          <w:color w:val="000000"/>
        </w:rPr>
        <w:tab/>
        <w:t>É possível que a administração do grupo precise manter a confidencialidade de determinadas informações significativas e sensíveis. Exemplos de assuntos que podem ser significativos para as demonstrações contábeis do componente sobre os quais a administração do componente pode não estar ciente incluem os seguintes:</w:t>
      </w:r>
    </w:p>
    <w:p w14:paraId="71E54BA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Potenciais litígios.</w:t>
      </w:r>
    </w:p>
    <w:p w14:paraId="04932327"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Planos para baixa de ativos operacionais relevantes.</w:t>
      </w:r>
    </w:p>
    <w:p w14:paraId="1BB8438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Eventos subsequentes.</w:t>
      </w:r>
    </w:p>
    <w:p w14:paraId="07040411"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Acordos legais significativos.</w:t>
      </w:r>
    </w:p>
    <w:p w14:paraId="401CA81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66A334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A162. </w:t>
      </w:r>
      <w:r w:rsidRPr="002F11E7">
        <w:rPr>
          <w:rFonts w:ascii="Calibri" w:hAnsi="Calibri" w:cs="Calibri"/>
          <w:color w:val="000000"/>
        </w:rPr>
        <w:tab/>
        <w:t>A administração do grupo pode informar o auditor do grupo sobre a não conformidade ou suspeita de não conformidade com leis ou regulamentos em entidades ou unidades de negócios do grupo. O item A87 fornece orientações para o sócio do trabalho do grupo nessas circunstâncias.</w:t>
      </w:r>
    </w:p>
    <w:p w14:paraId="533D32D5"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6DD3F6A2"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Comunicação com os Responsáveis pela Governança do Grupo (Ref.: item 57)</w:t>
      </w:r>
    </w:p>
    <w:p w14:paraId="77A99C36"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0DAAB18"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A163. </w:t>
      </w:r>
      <w:r w:rsidRPr="002F11E7">
        <w:rPr>
          <w:rFonts w:ascii="Calibri" w:hAnsi="Calibri" w:cs="Calibri"/>
          <w:color w:val="000000"/>
        </w:rPr>
        <w:tab/>
        <w:t>Os assuntos que o auditor do grupo comunica aos responsáveis pela governança do grupo podem incluir aqueles levados à atenção do auditor do grupo pelos auditores dos componentes que o auditor do grupo julga serem significativos para as responsabilidades dos responsáveis pela governança do grupo. A comunicação com os responsáveis pela governança do grupo pode ocorrer em várias ocasiões durante a auditoria do grupo. Por exemplo, o assunto mencionado no item 57(a) pode ser comunicado após o auditor do grupo ter determinado o trabalho a ser realizado nas informações contábeis dos componentes. Por outro lado, o assunto mencionado no item 57(b) pode ser comunicado no final da auditoria e os assuntos mencionados no item 57(c)–(d) podem ser comunicados quando ocorrerem.</w:t>
      </w:r>
    </w:p>
    <w:p w14:paraId="1FE28BB7" w14:textId="77777777" w:rsidR="000138E7" w:rsidRPr="002F11E7" w:rsidRDefault="000138E7" w:rsidP="000138E7">
      <w:pPr>
        <w:autoSpaceDE w:val="0"/>
        <w:autoSpaceDN w:val="0"/>
        <w:adjustRightInd w:val="0"/>
        <w:ind w:left="567" w:hanging="567"/>
        <w:jc w:val="both"/>
        <w:rPr>
          <w:rFonts w:ascii="Calibri" w:hAnsi="Calibri" w:cs="Calibri"/>
          <w:color w:val="000000"/>
          <w:vertAlign w:val="superscript"/>
        </w:rPr>
      </w:pPr>
      <w:r w:rsidRPr="002F11E7">
        <w:rPr>
          <w:rFonts w:ascii="Calibri" w:hAnsi="Calibri" w:cs="Calibri"/>
          <w:color w:val="000000"/>
          <w:vertAlign w:val="superscript"/>
        </w:rPr>
        <w:tab/>
      </w:r>
    </w:p>
    <w:p w14:paraId="5116B6B5"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A164. </w:t>
      </w:r>
      <w:r w:rsidRPr="002F11E7">
        <w:rPr>
          <w:rFonts w:ascii="Calibri" w:hAnsi="Calibri" w:cs="Calibri"/>
          <w:color w:val="000000"/>
        </w:rPr>
        <w:tab/>
        <w:t>O item 15 da NBC TA 260 requer que o auditor comunique aos responsáveis pela governança uma visão geral do escopo planejado e da época da auditoria. Em uma auditoria de grupo, essa comunicação ajuda os responsáveis pela governança a entender a determinação do auditor do grupo sobre os componentes em que o trabalho de auditoria será realizado, incluindo se determinadas entidades ou unidades de negócios do grupo serão consideradas em conjunto como um componente, e o envolvimento planejado dos auditores dos componentes. Essa comunicação também contribui para um entendimento mútuo e uma discussão sobre o grupo e o seu ambiente (ver item 30) e áreas, se houver, em que os responsáveis pela governança podem solicitar ao auditor do grupo que execute procedimentos adicionais.</w:t>
      </w:r>
    </w:p>
    <w:p w14:paraId="6F6C25AD"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2EE5B94"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Comunicação de Deficiências Identificadas nos Controles Internos (Ref.: item 58)</w:t>
      </w:r>
    </w:p>
    <w:p w14:paraId="2D3C0ED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411176D"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A165. </w:t>
      </w:r>
      <w:r w:rsidRPr="002F11E7">
        <w:rPr>
          <w:rFonts w:ascii="Calibri" w:hAnsi="Calibri" w:cs="Calibri"/>
          <w:color w:val="000000"/>
        </w:rPr>
        <w:tab/>
        <w:t>O auditor do grupo é responsável por determinar, com base no trabalho de auditoria realizado, se uma ou mais deficiências identificadas, individualmente ou em conjunto, constituem deficiências significativas (ver item 8 da NBC TA 265). O auditor do grupo pode solicitar informações ao auditor do componente sobre se uma deficiência identificada ou um conjunto de deficiências no componente representa uma deficiência significativa nos controles internos.</w:t>
      </w:r>
    </w:p>
    <w:p w14:paraId="4EBCB6F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8C32F9E"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Documentação (Ref.: item 59)</w:t>
      </w:r>
    </w:p>
    <w:p w14:paraId="330681BD"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BABF22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A166. </w:t>
      </w:r>
      <w:r w:rsidRPr="002F11E7">
        <w:rPr>
          <w:rFonts w:ascii="Calibri" w:hAnsi="Calibri" w:cs="Calibri"/>
          <w:color w:val="000000"/>
        </w:rPr>
        <w:tab/>
        <w:t>Outras normas de auditoria contêm requerimentos específicos de documentação que se destinam a esclarecer a aplicação da NBC TA 230 nas circunstâncias particulares dessas outras normas de auditoria. O Anexo da NBC TA 230 lista outras normas de auditoria que contêm requerimentos específicos de documentação e orientação.</w:t>
      </w:r>
    </w:p>
    <w:p w14:paraId="2E746D8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39A747D"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A167. </w:t>
      </w:r>
      <w:r w:rsidRPr="002F11E7">
        <w:rPr>
          <w:rFonts w:ascii="Calibri" w:hAnsi="Calibri" w:cs="Calibri"/>
          <w:color w:val="000000"/>
        </w:rPr>
        <w:tab/>
        <w:t>A documentação de auditoria para a auditoria do grupo fundamenta a avaliação do auditor do grupo, de acordo com o item 51, quanto à obtenção de evidência de auditoria adequada e suficiente como base para a opinião de auditoria do grupo. Vide também item A154.</w:t>
      </w:r>
    </w:p>
    <w:p w14:paraId="1773ABD7"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B94151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 xml:space="preserve">A168. </w:t>
      </w:r>
      <w:r w:rsidRPr="002F11E7">
        <w:rPr>
          <w:rFonts w:ascii="Calibri" w:hAnsi="Calibri" w:cs="Calibri"/>
          <w:color w:val="000000"/>
        </w:rPr>
        <w:tab/>
        <w:t>A documentação de auditoria para a auditoria do grupo inclui:</w:t>
      </w:r>
    </w:p>
    <w:p w14:paraId="0AF935B3"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58DC58F"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documentação no arquivo do auditor do grupo; e</w:t>
      </w:r>
    </w:p>
    <w:p w14:paraId="7AE0B4E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documentação separada nos respectivos arquivos dos auditores dos componentes relativa ao trabalho realizado pelos auditores dos componentes para fins da auditoria do grupo (ou seja, documentação de auditoria dos auditores dos componentes).</w:t>
      </w:r>
    </w:p>
    <w:p w14:paraId="1988AD0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B61C3ED"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A169. </w:t>
      </w:r>
      <w:r w:rsidRPr="002F11E7">
        <w:rPr>
          <w:rFonts w:ascii="Calibri" w:hAnsi="Calibri" w:cs="Calibri"/>
          <w:color w:val="000000"/>
        </w:rPr>
        <w:tab/>
        <w:t>A montagem final e a retenção da documentação de auditoria para uma auditoria de grupo estão sujeitas às políticas ou aos procedimentos da firma de auditoria do grupo, de acordo com a NBC PA 01 (ver itens 31 (f) e A83 a A85). O auditor do grupo pode fornecer instruções específicas aos auditores dos componentes em relação à montagem e retenção da documentação do trabalho realizado por eles para fins da auditoria do grupo.</w:t>
      </w:r>
    </w:p>
    <w:p w14:paraId="60A6164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EB201C1" w14:textId="77777777" w:rsidR="000138E7" w:rsidRPr="002F11E7" w:rsidRDefault="000138E7" w:rsidP="000138E7">
      <w:pPr>
        <w:autoSpaceDE w:val="0"/>
        <w:autoSpaceDN w:val="0"/>
        <w:adjustRightInd w:val="0"/>
        <w:ind w:left="567" w:hanging="567"/>
        <w:jc w:val="both"/>
        <w:rPr>
          <w:rFonts w:ascii="Calibri" w:hAnsi="Calibri" w:cs="Calibri"/>
          <w:i/>
          <w:iCs/>
          <w:color w:val="000000"/>
        </w:rPr>
      </w:pPr>
      <w:r w:rsidRPr="002F11E7">
        <w:rPr>
          <w:rFonts w:ascii="Calibri" w:hAnsi="Calibri" w:cs="Calibri"/>
          <w:i/>
          <w:iCs/>
          <w:color w:val="000000"/>
        </w:rPr>
        <w:t>Base para a Determinação dos Componentes pelo Auditor do Grupo (Ref.: item 59(b))</w:t>
      </w:r>
    </w:p>
    <w:p w14:paraId="6DFA200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FABA15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A170. </w:t>
      </w:r>
      <w:r w:rsidRPr="002F11E7">
        <w:rPr>
          <w:rFonts w:ascii="Calibri" w:hAnsi="Calibri" w:cs="Calibri"/>
          <w:color w:val="000000"/>
        </w:rPr>
        <w:tab/>
        <w:t>A base para a determinação dos componentes pelo auditor do grupo pode ser documentada de várias formas, incluindo, por exemplo, a documentação relacionada ao cumprimento dos requisitos dos itens 22, 33 e 57(a) desta Norma.</w:t>
      </w:r>
    </w:p>
    <w:p w14:paraId="665A00C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5DD3255" w14:textId="77777777" w:rsidR="000138E7" w:rsidRPr="002F11E7" w:rsidRDefault="000138E7" w:rsidP="000138E7">
      <w:pPr>
        <w:pStyle w:val="Corpodetexto"/>
        <w:rPr>
          <w:rFonts w:ascii="Calibri" w:hAnsi="Calibri" w:cs="Calibri"/>
          <w:i/>
          <w:iCs/>
        </w:rPr>
      </w:pPr>
      <w:r w:rsidRPr="002F11E7">
        <w:rPr>
          <w:rFonts w:ascii="Calibri" w:hAnsi="Calibri" w:cs="Calibri"/>
          <w:i/>
          <w:iCs/>
        </w:rPr>
        <w:t>Base para a Determinação da Competência e das Capacidades dos Auditores dos Componentes pelo Auditor do Grupo (Ref.: item 59(d))</w:t>
      </w:r>
    </w:p>
    <w:p w14:paraId="31E09E6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11299FC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A171. </w:t>
      </w:r>
      <w:r w:rsidRPr="002F11E7">
        <w:rPr>
          <w:rFonts w:ascii="Calibri" w:hAnsi="Calibri" w:cs="Calibri"/>
          <w:color w:val="000000"/>
        </w:rPr>
        <w:tab/>
        <w:t>O Item A96 da NBC PA 01 fornece orientação sobre assuntos que as políticas ou os procedimentos da firma podem abordar em relação à competência e às capacidades dos membros da equipe de trabalho. Essas políticas ou procedimentos podem descrever ou fornecer orientação sobre como documentar a determinação da competência e das capacidades da equipe de trabalho, incluindo auditores dos componentes. Por exemplo, a confirmação obtida do auditor do componente, de acordo com o item 24, pode incluir informações sobre a experiência relevante do auditor do componente no setor. O auditor do grupo também pode solicitar que o auditor do componente confirme ter tempo suficiente para executar os procedimentos de auditoria a que foram atribuídos.</w:t>
      </w:r>
    </w:p>
    <w:p w14:paraId="04E2436C"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77414253" w14:textId="77777777" w:rsidR="000138E7" w:rsidRPr="002F11E7" w:rsidRDefault="000138E7" w:rsidP="000138E7">
      <w:pPr>
        <w:pStyle w:val="Corpodetexto"/>
        <w:rPr>
          <w:rFonts w:ascii="Calibri" w:hAnsi="Calibri" w:cs="Calibri"/>
          <w:i/>
          <w:iCs/>
        </w:rPr>
      </w:pPr>
      <w:r w:rsidRPr="002F11E7">
        <w:rPr>
          <w:rFonts w:ascii="Calibri" w:hAnsi="Calibri" w:cs="Calibri"/>
          <w:i/>
          <w:iCs/>
        </w:rPr>
        <w:t>Documentação da Direção e Supervisão dos Auditores dos Componentes e da Revisão de seu Trabalho (Ref.: item 59(f))</w:t>
      </w:r>
    </w:p>
    <w:p w14:paraId="1D9A5DE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4611CC46"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A172. </w:t>
      </w:r>
      <w:r w:rsidRPr="002F11E7">
        <w:rPr>
          <w:rFonts w:ascii="Calibri" w:hAnsi="Calibri" w:cs="Calibri"/>
          <w:color w:val="000000"/>
        </w:rPr>
        <w:tab/>
        <w:t>Conforme descrito no item A75, a abordagem relacionada à direção, supervisão e revisão em uma auditoria de grupo será personalizada pelo auditor do grupo com base nos fatos e nas circunstâncias do trabalho e, em geral, incluirá uma combinação das políticas ou procedimentos da firma do auditor do grupo e das respostas específicas à auditoria do grupo. Essas políticas ou procedimentos também podem descrever ou fornecer orientação sobre a documentação da direção e supervisão da equipe de trabalho e a revisão de seu trabalho pelo auditor do grupo.</w:t>
      </w:r>
    </w:p>
    <w:p w14:paraId="33D67358"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513CF9C"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A173. </w:t>
      </w:r>
      <w:r w:rsidRPr="002F11E7">
        <w:rPr>
          <w:rFonts w:ascii="Calibri" w:hAnsi="Calibri" w:cs="Calibri"/>
          <w:color w:val="000000"/>
        </w:rPr>
        <w:tab/>
        <w:t>O item 9 da NBC TA 300 exige que o auditor desenvolva um plano de auditoria que inclua uma descrição da natureza, época e extensão da direção e supervisão planejadas dos membros da equipe de trabalho e a revisão de seu trabalho. Se há o envolvimento de auditores dos componentes, a extensão dessas descrições frequentemente variará por componente, reconhecendo que a natureza, época e extensão planejadas para a direção e supervisão dos auditores dos componentes e a revisão de seu trabalho podem ser influenciadas pelos assuntos descritos no item A51.</w:t>
      </w:r>
    </w:p>
    <w:p w14:paraId="241068F1"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496B427"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A174. </w:t>
      </w:r>
      <w:r w:rsidRPr="002F11E7">
        <w:rPr>
          <w:rFonts w:ascii="Calibri" w:hAnsi="Calibri" w:cs="Calibri"/>
          <w:color w:val="000000"/>
        </w:rPr>
        <w:tab/>
        <w:t>A documentação do auditor do grupo relacionada à direção e supervisão dos auditores dos componentes e à revisão de seu trabalho pode incluir, por exemplo:</w:t>
      </w:r>
    </w:p>
    <w:p w14:paraId="448A046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7DD79AC9"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Comunicações necessárias com os auditores dos componentes, incluindo instruções emitidas e outras confirmações exigidas por esta Norma.</w:t>
      </w:r>
    </w:p>
    <w:p w14:paraId="535A1A2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justificativa para a seleção de visitas aos locais dos auditores dos componentes, participantes em reuniões e a natureza dos assuntos discutidos.</w:t>
      </w:r>
    </w:p>
    <w:p w14:paraId="42A99A2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Assuntos discutidos em reuniões com auditores dos componentes ou a administração do componente.</w:t>
      </w:r>
    </w:p>
    <w:p w14:paraId="7F8B205B"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 justificativa para a determinação da documentação de auditoria do auditor do componente selecionada para revisão pelo auditor do grupo.</w:t>
      </w:r>
    </w:p>
    <w:p w14:paraId="176535A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Mudanças na natureza e extensão planejadas do envolvimento no trabalho dos auditores dos componentes e as razões para tal (por exemplo, atribuir membros mais experientes da equipe de trabalho a áreas da auditoria mais complexas ou subjetivas do que inicialmente previsto).</w:t>
      </w:r>
    </w:p>
    <w:p w14:paraId="20C70AA0"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0EEF6B41"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A175. </w:t>
      </w:r>
      <w:r w:rsidRPr="002F11E7">
        <w:rPr>
          <w:rFonts w:ascii="Calibri" w:hAnsi="Calibri" w:cs="Calibri"/>
          <w:color w:val="000000"/>
        </w:rPr>
        <w:tab/>
        <w:t>O item 47 exige que o auditor do grupo determine se, e em que extensão, é necessário revisar documentos de auditoria adicionais do auditor do componente. Os itens A148e A149 fornecem orientação para o auditor do grupo em relação a essa determinação.</w:t>
      </w:r>
    </w:p>
    <w:p w14:paraId="11F248E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16E3607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A176. </w:t>
      </w:r>
      <w:r w:rsidRPr="002F11E7">
        <w:rPr>
          <w:rFonts w:ascii="Calibri" w:hAnsi="Calibri" w:cs="Calibri"/>
          <w:color w:val="000000"/>
        </w:rPr>
        <w:tab/>
        <w:t>A documentação de auditoria do auditor do componente geralmente não precisa ser replicada no arquivo de auditoria do auditor do grupo. Entretanto, o auditor do grupo pode decidir resumir, replicar ou reter cópias de determinada documentação do auditor do componente no arquivo de auditoria do auditor do grupo para complementar a descrição de um determinado assunto nas comunicações do auditor do componente, incluindo os assuntos que devem ser comunicados de acordo com esta norma. Exemplos dessa documentação do auditor do componente podem incluir:</w:t>
      </w:r>
    </w:p>
    <w:p w14:paraId="2BF7B46E"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8D1B09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Uma lista ou um resumo dos julgamentos significativos feitos pelo auditor do componente, bem como as conclusões alcançadas, que são relevantes para a auditoria do grupo;</w:t>
      </w:r>
    </w:p>
    <w:p w14:paraId="7F702F0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Assuntos que devam ser comunicados aos responsáveis pela governança do grupo; ou</w:t>
      </w:r>
    </w:p>
    <w:p w14:paraId="0DC9E748"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Assuntos que podem ser considerados os principais assuntos de auditoria a serem comunicados no relatório do auditor sobre as demonstrações contábeis do grupo.</w:t>
      </w:r>
    </w:p>
    <w:p w14:paraId="15BA7BD1"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E2CBF6B"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A177. </w:t>
      </w:r>
      <w:r w:rsidRPr="002F11E7">
        <w:rPr>
          <w:rFonts w:ascii="Calibri" w:hAnsi="Calibri" w:cs="Calibri"/>
          <w:color w:val="000000"/>
        </w:rPr>
        <w:tab/>
        <w:t>Quando exigido por lei ou regulamento, determinados documentos do auditor do componente podem ser incluídos no arquivo de auditoria do auditor do grupo, por exemplo, para responder à solicitação de uma autoridade reguladora de revisar a documentação relacionada ao trabalho realizado por um auditor do componente.</w:t>
      </w:r>
    </w:p>
    <w:p w14:paraId="05B83215"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6660AAD"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A178. </w:t>
      </w:r>
      <w:r w:rsidRPr="002F11E7">
        <w:rPr>
          <w:rFonts w:ascii="Calibri" w:hAnsi="Calibri" w:cs="Calibri"/>
          <w:color w:val="000000"/>
        </w:rPr>
        <w:tab/>
        <w:t>As políticas ou os procedimentos estabelecidos pela firma de acordo com o seu sistema de gestão da qualidade, ou os recursos fornecidos pela firma ou por uma rede, podem ajudar o auditor do grupo a documentar a direção e supervisão dos auditores dos componentes e a revisão de seu trabalho. Por exemplo, uma ferramenta de auditoria eletrônica pode ser utilizada para facilitar as comunicações entre o auditor do grupo e os auditores dos componentes. A ferramenta de auditoria eletrônica também pode ser utilizada para documentar a auditoria, bem como fornecer informações sobre o(s) revisor(es) e a(s) data(s) e extensão de sua revisão.</w:t>
      </w:r>
    </w:p>
    <w:p w14:paraId="13B4476C"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0624B309" w14:textId="77777777" w:rsidR="000138E7" w:rsidRPr="002F11E7" w:rsidRDefault="000138E7" w:rsidP="000138E7">
      <w:pPr>
        <w:pStyle w:val="Corpodetexto"/>
        <w:rPr>
          <w:rFonts w:ascii="Calibri" w:hAnsi="Calibri" w:cs="Calibri"/>
          <w:i/>
          <w:iCs/>
        </w:rPr>
      </w:pPr>
      <w:r w:rsidRPr="002F11E7">
        <w:rPr>
          <w:rFonts w:ascii="Calibri" w:hAnsi="Calibri" w:cs="Calibri"/>
          <w:i/>
          <w:iCs/>
        </w:rPr>
        <w:t>Considerações Adicionais Quando o Acesso à Documentação de Auditoria do Auditor do Componente é Restrito (Ref.: item 59)</w:t>
      </w:r>
    </w:p>
    <w:p w14:paraId="48F5079B"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B31AD02"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A179. </w:t>
      </w:r>
      <w:r w:rsidRPr="002F11E7">
        <w:rPr>
          <w:rFonts w:ascii="Calibri" w:hAnsi="Calibri" w:cs="Calibri"/>
          <w:color w:val="000000"/>
        </w:rPr>
        <w:tab/>
        <w:t>A documentação de auditoria para uma auditoria de grupo pode apresentar algumas complexidades ou desafios adicionais em determinadas circunstâncias. Esse pode ser o caso, por exemplo, quando leis ou regulamentos impedem que o auditor do componente forneça documentação fora de sua jurisdição, ou quando guerras, instabilidade social ou surtos de doenças restringem o acesso à documentação de auditoria do auditor do componente.</w:t>
      </w:r>
    </w:p>
    <w:p w14:paraId="3BC70E8D"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E86158E"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A180. O auditor do grupo pode ser capaz de superar essas restrições, por exemplo:</w:t>
      </w:r>
    </w:p>
    <w:p w14:paraId="58F5DCB9"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6B2193E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Visitando o local do auditor do componente ou reunindo-se com o auditor do componente em um local diferente daquele onde se encontra o auditor do componente, para revisar a documentação de auditoria do auditor do componente;</w:t>
      </w:r>
    </w:p>
    <w:p w14:paraId="0232DD15"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Revisando remotamente a documentação relevante de auditoria através da utilização de tecnologia, quando não for proibido por lei ou regulamento;</w:t>
      </w:r>
    </w:p>
    <w:p w14:paraId="745826E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Solicitando ao auditor do componente que prepare e apresente um memorando que aborde as informações relevantes e discutindo com o auditor do componente, se necessário, para tratar do conteúdo do memorando; ou</w:t>
      </w:r>
    </w:p>
    <w:p w14:paraId="74D92F3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Discutindo com o auditor do componente os procedimentos realizados, a evidência obtida e as conclusões alcançadas pelo auditor do componente.</w:t>
      </w:r>
    </w:p>
    <w:p w14:paraId="4AF4D32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2D556359" w14:textId="77777777" w:rsidR="000138E7" w:rsidRPr="002F11E7" w:rsidRDefault="000138E7" w:rsidP="000138E7">
      <w:pPr>
        <w:autoSpaceDE w:val="0"/>
        <w:autoSpaceDN w:val="0"/>
        <w:adjustRightInd w:val="0"/>
        <w:ind w:left="567"/>
        <w:jc w:val="both"/>
        <w:rPr>
          <w:rFonts w:ascii="Calibri" w:hAnsi="Calibri" w:cs="Calibri"/>
          <w:color w:val="000000"/>
        </w:rPr>
      </w:pPr>
      <w:r w:rsidRPr="002F11E7">
        <w:rPr>
          <w:rFonts w:ascii="Calibri" w:hAnsi="Calibri" w:cs="Calibri"/>
          <w:color w:val="000000"/>
        </w:rPr>
        <w:t>É uma questão de julgamento profissional se uma ou mais das ações descritas acima podem ser suficientes para superar as restrições dependendo dos fatos e das circunstâncias da auditoria do grupo.</w:t>
      </w:r>
    </w:p>
    <w:p w14:paraId="3FD1218D" w14:textId="77777777" w:rsidR="000138E7" w:rsidRPr="002F11E7" w:rsidRDefault="000138E7" w:rsidP="000138E7">
      <w:pPr>
        <w:autoSpaceDE w:val="0"/>
        <w:autoSpaceDN w:val="0"/>
        <w:adjustRightInd w:val="0"/>
        <w:ind w:left="567"/>
        <w:jc w:val="both"/>
        <w:rPr>
          <w:rFonts w:ascii="Calibri" w:hAnsi="Calibri" w:cs="Calibri"/>
          <w:color w:val="000000"/>
        </w:rPr>
      </w:pPr>
    </w:p>
    <w:p w14:paraId="5500FE5B"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A181. </w:t>
      </w:r>
      <w:r w:rsidRPr="002F11E7">
        <w:rPr>
          <w:rFonts w:ascii="Calibri" w:hAnsi="Calibri" w:cs="Calibri"/>
          <w:color w:val="000000"/>
        </w:rPr>
        <w:tab/>
        <w:t>Quando o acesso à documentação de auditoria do auditor do componente é restrito, a documentação do auditor do grupo ainda deve cumprir os requisitos das normas de auditoria, incluindo aqueles relacionados à documentação da natureza, época e extensão da direção e supervisão do auditor do componente, bem como da revisão de seu trabalho, pelo auditor do grupo. Nessas circunstâncias, as orientações nos itens A148 e A149 podem ser úteis para determinar a extensão da revisão pelo auditor do grupo da documentação de auditoria do auditor do componente. Os itens A176 e A177 fornecem exemplos de circunstâncias em que determinados documentos de auditoria do auditor do componente podem ser incluídos no arquivo de auditoria do auditor do grupo.</w:t>
      </w:r>
    </w:p>
    <w:p w14:paraId="222AC4A0"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DC5E040" w14:textId="77777777" w:rsidR="000138E7" w:rsidRPr="002F11E7" w:rsidRDefault="000138E7" w:rsidP="000138E7">
      <w:pPr>
        <w:autoSpaceDE w:val="0"/>
        <w:autoSpaceDN w:val="0"/>
        <w:adjustRightInd w:val="0"/>
        <w:ind w:left="705" w:hanging="705"/>
        <w:jc w:val="both"/>
        <w:rPr>
          <w:rFonts w:ascii="Calibri" w:hAnsi="Calibri" w:cs="Calibri"/>
          <w:color w:val="000000"/>
        </w:rPr>
      </w:pPr>
      <w:r w:rsidRPr="002F11E7">
        <w:rPr>
          <w:rFonts w:ascii="Calibri" w:hAnsi="Calibri" w:cs="Calibri"/>
          <w:color w:val="000000"/>
        </w:rPr>
        <w:t xml:space="preserve">A182. </w:t>
      </w:r>
      <w:r w:rsidRPr="002F11E7">
        <w:rPr>
          <w:rFonts w:ascii="Calibri" w:hAnsi="Calibri" w:cs="Calibri"/>
          <w:color w:val="000000"/>
        </w:rPr>
        <w:tab/>
        <w:t>Se o auditor do grupo não conseguir superar as restrições de acesso à documentação de auditoria do auditor do componente, o auditor do grupo pode ter que considerar se existe uma limitação de escopo que possa exigir uma modificação na opinião sobre as demonstrações contábeis do grupo. Ver item A45.</w:t>
      </w:r>
    </w:p>
    <w:p w14:paraId="0B38E4F3"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20B3EEC2"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31DB4FF6"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45974EC8" w14:textId="77777777" w:rsidR="000138E7" w:rsidRPr="002F11E7" w:rsidRDefault="000138E7" w:rsidP="000138E7">
      <w:pPr>
        <w:autoSpaceDE w:val="0"/>
        <w:autoSpaceDN w:val="0"/>
        <w:adjustRightInd w:val="0"/>
        <w:ind w:left="705" w:hanging="705"/>
        <w:jc w:val="both"/>
        <w:rPr>
          <w:rFonts w:ascii="Calibri" w:hAnsi="Calibri" w:cs="Calibri"/>
          <w:color w:val="000000"/>
        </w:rPr>
      </w:pPr>
    </w:p>
    <w:p w14:paraId="58B63442" w14:textId="77777777" w:rsidR="000138E7" w:rsidRPr="002F11E7" w:rsidRDefault="000138E7" w:rsidP="000138E7">
      <w:pPr>
        <w:autoSpaceDE w:val="0"/>
        <w:autoSpaceDN w:val="0"/>
        <w:adjustRightInd w:val="0"/>
        <w:ind w:left="567" w:hanging="567"/>
        <w:jc w:val="both"/>
        <w:rPr>
          <w:rFonts w:ascii="Calibri" w:hAnsi="Calibri" w:cs="Calibri"/>
          <w:b/>
          <w:bCs/>
          <w:color w:val="000000"/>
        </w:rPr>
      </w:pPr>
      <w:r w:rsidRPr="002F11E7">
        <w:rPr>
          <w:rFonts w:ascii="Calibri" w:hAnsi="Calibri" w:cs="Calibri"/>
          <w:b/>
          <w:bCs/>
          <w:color w:val="000000"/>
        </w:rPr>
        <w:t>Apêndice 1</w:t>
      </w:r>
    </w:p>
    <w:p w14:paraId="60FFAD81"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r w:rsidRPr="002F11E7">
        <w:rPr>
          <w:rFonts w:ascii="Calibri" w:hAnsi="Calibri" w:cs="Calibri"/>
          <w:color w:val="000000"/>
        </w:rPr>
        <w:t>(Ref.: item A42)</w:t>
      </w:r>
    </w:p>
    <w:p w14:paraId="4BB00C6C"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3BD96DEA" w14:textId="77777777" w:rsidR="000138E7" w:rsidRPr="002F11E7" w:rsidRDefault="000138E7" w:rsidP="000138E7">
      <w:pPr>
        <w:rPr>
          <w:rFonts w:ascii="Calibri" w:hAnsi="Calibri" w:cs="Calibri"/>
          <w:b/>
          <w:bCs/>
          <w:color w:val="000000"/>
        </w:rPr>
      </w:pPr>
      <w:r w:rsidRPr="002F11E7">
        <w:rPr>
          <w:rFonts w:ascii="Calibri" w:hAnsi="Calibri" w:cs="Calibri"/>
          <w:b/>
          <w:bCs/>
          <w:color w:val="000000"/>
        </w:rPr>
        <w:t>Exemplo de Relatório do Auditor Independente quando a equipe de trabalho do Auditor do Grupo Não É Capaz de Obter Evidência de Auditoria Apropriada e Suficiente que Fundamente a Opinião de Auditoria do Grupo</w:t>
      </w:r>
    </w:p>
    <w:p w14:paraId="1F5A8C51"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6FC5BEE3"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Para fins deste exemplo de relatório do auditor, são consideradas as seguintes circunstâncias:</w:t>
      </w:r>
    </w:p>
    <w:p w14:paraId="103904E7"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767DBDE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Auditoria de um conjunto completo de demonstrações contábeis consolidadas de uma entidade que não seja uma entidade listada usando uma estrutura de apresentação adequada. A auditoria é uma auditoria de grupo de uma entidade com subsidiárias (ou seja, a NBC TA 600 se aplica).</w:t>
      </w:r>
    </w:p>
    <w:p w14:paraId="50EB124C"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demonstrações contábeis consolidadas são preparadas pela administração da entidade de acordo com as práticas contábeis adotadas no Brasil (uma estrutura para fins gerais).</w:t>
      </w:r>
    </w:p>
    <w:p w14:paraId="6529BD42"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termos do trabalho de auditoria refletem a descrição da responsabilidade da administração pelas demonstrações contábeis consolidadas na NBC TA 210.</w:t>
      </w:r>
    </w:p>
    <w:p w14:paraId="0D4E6A0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auditor do grupo é incapaz de obter evidência de auditoria apropriada e suficiente relacionada a um componente avaliado pelo método de equivalência patrimonial (O investimento foi contabilizado por $ 15 milhões no balanço patrimonial, que reflete ativos totais de $ 60 milhões) porque o auditor do grupo não teve acesso aos registros contábeis, à administração ou ao auditor do componente.</w:t>
      </w:r>
    </w:p>
    <w:p w14:paraId="1446CC0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auditor do grupo leu as demonstrações contábeis auditadas do componente em 31 de dezembro de 20X1, incluindo o respectivo relatório do auditor, e considerou as informações contábeis relacionadas mantidas pela administração do grupo em relação ao componente.</w:t>
      </w:r>
    </w:p>
    <w:p w14:paraId="7B0E5D44"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De acordo com o julgamento do sócio encarregado do trabalho do grupo, o efeito nas demonstrações contábeis dessa impossibilidade de obter evidência de auditoria apropriada e suficiente é relevante, mas não generalizada.1</w:t>
      </w:r>
    </w:p>
    <w:p w14:paraId="711CFE66"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As exigências éticas relevantes que se aplicam à auditoria compõem o Código de Ética Profissional do Contador e as normas profissionais emitidas pelo Conselho Federal de Contabilidade</w:t>
      </w:r>
    </w:p>
    <w:p w14:paraId="00588346"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r w:rsidRPr="002F11E7">
        <w:rPr>
          <w:rFonts w:ascii="Calibri" w:hAnsi="Calibri" w:cs="Calibri"/>
          <w:color w:val="000000"/>
        </w:rPr>
        <w:t>•</w:t>
      </w:r>
      <w:r w:rsidRPr="002F11E7">
        <w:rPr>
          <w:rFonts w:ascii="Calibri" w:hAnsi="Calibri" w:cs="Calibri"/>
          <w:color w:val="000000"/>
        </w:rPr>
        <w:tab/>
        <w:t>Com base na evidência de auditoria obtida, o auditor concluiu que não existe incerteza relevante relacionada a eventos ou condições que possam levantar dúvida significativa sobre a capacidade da entidade de continuar em operação, de acordo com a NBC TA 570.</w:t>
      </w:r>
    </w:p>
    <w:p w14:paraId="5EB0BD6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 xml:space="preserve">O auditor não é requerido, e de outra forma não decidiu, comunicar os principais assuntos de auditoria de acordo com a NBC TA 701 e, sendo assim, decidiu não o fazer.2. </w:t>
      </w:r>
    </w:p>
    <w:p w14:paraId="3D5F7310"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 auditor obteve todas as outras informações antes da data do seu relatório e o assunto que deu origem à opinião com ressalva sobre as demonstrações contábeis consolidadas também afetam as outras informações.</w:t>
      </w:r>
    </w:p>
    <w:p w14:paraId="11CDEFBA" w14:textId="77777777" w:rsidR="000138E7" w:rsidRPr="002F11E7" w:rsidRDefault="000138E7" w:rsidP="000138E7">
      <w:pPr>
        <w:autoSpaceDE w:val="0"/>
        <w:autoSpaceDN w:val="0"/>
        <w:adjustRightInd w:val="0"/>
        <w:ind w:left="567" w:hanging="567"/>
        <w:jc w:val="both"/>
        <w:rPr>
          <w:rFonts w:ascii="Calibri" w:hAnsi="Calibri" w:cs="Calibri"/>
          <w:color w:val="000000"/>
        </w:rPr>
      </w:pPr>
      <w:r w:rsidRPr="002F11E7">
        <w:rPr>
          <w:rFonts w:ascii="Calibri" w:hAnsi="Calibri" w:cs="Calibri"/>
          <w:color w:val="000000"/>
        </w:rPr>
        <w:t>•</w:t>
      </w:r>
      <w:r w:rsidRPr="002F11E7">
        <w:rPr>
          <w:rFonts w:ascii="Calibri" w:hAnsi="Calibri" w:cs="Calibri"/>
          <w:color w:val="000000"/>
        </w:rPr>
        <w:tab/>
        <w:t>Os responsáveis pela supervisão das demonstrações contábeis consolidadas diferem dos responsáveis pela preparação das demonstrações contábeis consolidadas.</w:t>
      </w:r>
    </w:p>
    <w:p w14:paraId="24726DEA" w14:textId="77777777" w:rsidR="000138E7" w:rsidRPr="002F11E7" w:rsidRDefault="000138E7" w:rsidP="000138E7">
      <w:pPr>
        <w:autoSpaceDE w:val="0"/>
        <w:autoSpaceDN w:val="0"/>
        <w:adjustRightInd w:val="0"/>
        <w:ind w:left="567" w:hanging="567"/>
        <w:jc w:val="both"/>
        <w:rPr>
          <w:rFonts w:ascii="Calibri" w:hAnsi="Calibri" w:cs="Calibri"/>
          <w:color w:val="000000"/>
        </w:rPr>
      </w:pPr>
    </w:p>
    <w:p w14:paraId="54EF7E73" w14:textId="77777777" w:rsidR="000138E7" w:rsidRPr="002F11E7" w:rsidRDefault="000138E7" w:rsidP="000138E7">
      <w:pPr>
        <w:autoSpaceDE w:val="0"/>
        <w:autoSpaceDN w:val="0"/>
        <w:adjustRightInd w:val="0"/>
        <w:ind w:left="567" w:hanging="567"/>
        <w:jc w:val="both"/>
        <w:rPr>
          <w:rFonts w:ascii="Calibri" w:hAnsi="Calibri" w:cs="Calibri"/>
          <w:color w:val="000000"/>
          <w:sz w:val="16"/>
          <w:szCs w:val="16"/>
          <w:highlight w:val="yellow"/>
        </w:rPr>
      </w:pPr>
      <w:r w:rsidRPr="002F11E7">
        <w:rPr>
          <w:rFonts w:ascii="Calibri" w:hAnsi="Calibri" w:cs="Calibri"/>
          <w:color w:val="000000"/>
          <w:vertAlign w:val="superscript"/>
        </w:rPr>
        <w:t>1</w:t>
      </w:r>
      <w:r w:rsidRPr="002F11E7">
        <w:rPr>
          <w:rFonts w:ascii="Calibri" w:hAnsi="Calibri" w:cs="Calibri"/>
          <w:color w:val="000000"/>
        </w:rPr>
        <w:t xml:space="preserve"> </w:t>
      </w:r>
      <w:r w:rsidRPr="002F11E7">
        <w:rPr>
          <w:rFonts w:ascii="Calibri" w:hAnsi="Calibri" w:cs="Calibri"/>
          <w:color w:val="000000"/>
          <w:sz w:val="16"/>
          <w:szCs w:val="16"/>
        </w:rPr>
        <w:t>se, de acordo com o julgamento do sócio do trabalho do grupo, o efeito nas demonstrações contábeis decorrente da impossibilidade de obter evidência de auditoria apropriada e suficiente é relevante e generalizado, de acordo com a nbc ta 705, o sócio do trabalho do grupo deve se abster  de expressar uma opinião.</w:t>
      </w:r>
    </w:p>
    <w:p w14:paraId="02D2F6D2"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72537F1F"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0840C83F" w14:textId="77777777" w:rsidR="000138E7" w:rsidRPr="002F11E7" w:rsidRDefault="000138E7" w:rsidP="000138E7">
      <w:pPr>
        <w:autoSpaceDE w:val="0"/>
        <w:autoSpaceDN w:val="0"/>
        <w:adjustRightInd w:val="0"/>
        <w:ind w:left="567" w:hanging="567"/>
        <w:jc w:val="both"/>
        <w:rPr>
          <w:rFonts w:ascii="Calibri" w:hAnsi="Calibri" w:cs="Calibri"/>
          <w:color w:val="000000"/>
          <w:highlight w:val="yellow"/>
        </w:rPr>
      </w:pPr>
    </w:p>
    <w:p w14:paraId="384EC65E" w14:textId="77777777" w:rsidR="000138E7" w:rsidRPr="002F11E7" w:rsidRDefault="000138E7" w:rsidP="000138E7">
      <w:pPr>
        <w:rPr>
          <w:rFonts w:ascii="Calibri" w:hAnsi="Calibri" w:cs="Calibri"/>
          <w:b/>
          <w:bCs/>
        </w:rPr>
      </w:pPr>
      <w:r w:rsidRPr="002F11E7">
        <w:rPr>
          <w:rFonts w:ascii="Calibri" w:hAnsi="Calibri" w:cs="Calibri"/>
          <w:b/>
          <w:bCs/>
        </w:rPr>
        <w:t>RELATÓRIO DO AUDITOR INDEPENDENTE</w:t>
      </w:r>
    </w:p>
    <w:p w14:paraId="411CE7CE" w14:textId="77777777" w:rsidR="000138E7" w:rsidRPr="002F11E7" w:rsidRDefault="000138E7" w:rsidP="000138E7">
      <w:pPr>
        <w:rPr>
          <w:rFonts w:ascii="Calibri" w:hAnsi="Calibri" w:cs="Calibri"/>
        </w:rPr>
      </w:pPr>
    </w:p>
    <w:p w14:paraId="0CF593A5" w14:textId="77777777" w:rsidR="000138E7" w:rsidRPr="002F11E7" w:rsidRDefault="000138E7" w:rsidP="000138E7">
      <w:pPr>
        <w:pStyle w:val="Corpodetexto"/>
        <w:rPr>
          <w:rFonts w:ascii="Calibri" w:hAnsi="Calibri" w:cs="Calibri"/>
        </w:rPr>
      </w:pPr>
      <w:r w:rsidRPr="002F11E7">
        <w:rPr>
          <w:rFonts w:ascii="Calibri" w:hAnsi="Calibri" w:cs="Calibri"/>
        </w:rPr>
        <w:t>Aos Acionistas da Companhia ABC [ou outro destinatário apropriado]</w:t>
      </w:r>
    </w:p>
    <w:p w14:paraId="442DD132" w14:textId="77777777" w:rsidR="000138E7" w:rsidRPr="002F11E7" w:rsidRDefault="000138E7" w:rsidP="000138E7">
      <w:pPr>
        <w:pStyle w:val="Corpodetexto"/>
        <w:rPr>
          <w:rFonts w:ascii="Calibri" w:hAnsi="Calibri" w:cs="Calibri"/>
        </w:rPr>
      </w:pPr>
    </w:p>
    <w:p w14:paraId="2CBF441B" w14:textId="77777777" w:rsidR="000138E7" w:rsidRPr="002F11E7" w:rsidRDefault="000138E7" w:rsidP="000138E7">
      <w:pPr>
        <w:pStyle w:val="Corpodetexto"/>
        <w:rPr>
          <w:rFonts w:ascii="Calibri" w:hAnsi="Calibri" w:cs="Calibri"/>
        </w:rPr>
      </w:pPr>
      <w:r w:rsidRPr="002F11E7">
        <w:rPr>
          <w:rFonts w:ascii="Calibri" w:hAnsi="Calibri" w:cs="Calibri"/>
        </w:rPr>
        <w:t>Relatório sobre a Auditoria das Demonstrações Contábeis Consolidadas3</w:t>
      </w:r>
    </w:p>
    <w:p w14:paraId="40A48A96" w14:textId="77777777" w:rsidR="000138E7" w:rsidRPr="002F11E7" w:rsidRDefault="000138E7" w:rsidP="000138E7">
      <w:pPr>
        <w:pStyle w:val="Corpodetexto"/>
        <w:rPr>
          <w:rFonts w:ascii="Calibri" w:hAnsi="Calibri" w:cs="Calibri"/>
        </w:rPr>
      </w:pPr>
    </w:p>
    <w:p w14:paraId="036580FA" w14:textId="77777777" w:rsidR="000138E7" w:rsidRPr="002F11E7" w:rsidRDefault="000138E7" w:rsidP="000138E7">
      <w:pPr>
        <w:pStyle w:val="Corpodetexto"/>
        <w:rPr>
          <w:rFonts w:ascii="Calibri" w:hAnsi="Calibri" w:cs="Calibri"/>
          <w:b/>
          <w:bCs/>
        </w:rPr>
      </w:pPr>
      <w:r w:rsidRPr="002F11E7">
        <w:rPr>
          <w:rFonts w:ascii="Calibri" w:hAnsi="Calibri" w:cs="Calibri"/>
          <w:b/>
          <w:bCs/>
        </w:rPr>
        <w:t>Opinião com Ressalva</w:t>
      </w:r>
    </w:p>
    <w:p w14:paraId="68119A2F" w14:textId="77777777" w:rsidR="000138E7" w:rsidRPr="002F11E7" w:rsidRDefault="000138E7" w:rsidP="000138E7">
      <w:pPr>
        <w:pStyle w:val="Corpodetexto"/>
        <w:rPr>
          <w:rFonts w:ascii="Calibri" w:hAnsi="Calibri" w:cs="Calibri"/>
        </w:rPr>
      </w:pPr>
    </w:p>
    <w:p w14:paraId="0654F317" w14:textId="77777777" w:rsidR="000138E7" w:rsidRPr="002F11E7" w:rsidRDefault="000138E7" w:rsidP="000138E7">
      <w:pPr>
        <w:pStyle w:val="Corpodetexto"/>
        <w:rPr>
          <w:rFonts w:ascii="Calibri" w:hAnsi="Calibri" w:cs="Calibri"/>
        </w:rPr>
      </w:pPr>
      <w:r w:rsidRPr="002F11E7">
        <w:rPr>
          <w:rFonts w:ascii="Calibri" w:hAnsi="Calibri" w:cs="Calibri"/>
        </w:rPr>
        <w:t>Examinamos as demonstrações contábeis consolidadas da Companhia ABC (Companhia) e suas controladas, que compreendem o balanço patrimonial consolidado em 31 de dezembro de 20X1 e as respectivas demonstrações consolidadas do resultado, do resultado abrangente, das mutações do patrimônio líquido e dos fluxos de caixa para o exercício findo nessa data, bem como as correspondentes notas explicativas, incluindo o resumo das principais políticas contábeis.</w:t>
      </w:r>
    </w:p>
    <w:p w14:paraId="03FE700F" w14:textId="77777777" w:rsidR="000138E7" w:rsidRPr="002F11E7" w:rsidRDefault="000138E7" w:rsidP="000138E7">
      <w:pPr>
        <w:pStyle w:val="Corpodetexto"/>
        <w:rPr>
          <w:rFonts w:ascii="Calibri" w:hAnsi="Calibri" w:cs="Calibri"/>
        </w:rPr>
      </w:pPr>
    </w:p>
    <w:p w14:paraId="531D937D" w14:textId="77777777" w:rsidR="000138E7" w:rsidRPr="002F11E7" w:rsidRDefault="000138E7" w:rsidP="000138E7">
      <w:pPr>
        <w:pStyle w:val="Corpodetexto"/>
        <w:rPr>
          <w:rFonts w:ascii="Calibri" w:hAnsi="Calibri" w:cs="Calibri"/>
        </w:rPr>
      </w:pPr>
      <w:r w:rsidRPr="002F11E7">
        <w:rPr>
          <w:rFonts w:ascii="Calibri" w:hAnsi="Calibri" w:cs="Calibri"/>
        </w:rPr>
        <w:t>Em nossa opinião, exceto pelos possíveis efeitos do assunto descrito na seção a seguir intitulada "Base para Opinião com Ressalva”, as demonstrações contábeis consolidadas acima referidas apresentam adequadamente, em todos os aspectos relevantes, a posição patrimonial e financeira da Companhia e suas controladas em 31 de dezembro de 20X1, o desempenho consolidado de suas operações e os seus fluxos de caixa consolidados para o exercício findo nessa data, de acordo com as práticas contábeis adotadas no Brasil.</w:t>
      </w:r>
    </w:p>
    <w:p w14:paraId="30B00A69" w14:textId="77777777" w:rsidR="000138E7" w:rsidRPr="002F11E7" w:rsidRDefault="000138E7" w:rsidP="000138E7">
      <w:pPr>
        <w:pStyle w:val="Corpodetexto"/>
        <w:rPr>
          <w:rFonts w:ascii="Calibri" w:hAnsi="Calibri" w:cs="Calibri"/>
        </w:rPr>
      </w:pPr>
    </w:p>
    <w:p w14:paraId="6C8C3C7A" w14:textId="77777777" w:rsidR="000138E7" w:rsidRPr="002F11E7" w:rsidRDefault="000138E7" w:rsidP="000138E7">
      <w:pPr>
        <w:pStyle w:val="Corpodetexto"/>
        <w:rPr>
          <w:rFonts w:ascii="Calibri" w:hAnsi="Calibri" w:cs="Calibri"/>
          <w:b/>
          <w:bCs/>
        </w:rPr>
      </w:pPr>
      <w:r w:rsidRPr="002F11E7">
        <w:rPr>
          <w:rFonts w:ascii="Calibri" w:hAnsi="Calibri" w:cs="Calibri"/>
          <w:b/>
          <w:bCs/>
        </w:rPr>
        <w:t>Base para Opinião com Ressalva</w:t>
      </w:r>
    </w:p>
    <w:p w14:paraId="5AF90875" w14:textId="77777777" w:rsidR="000138E7" w:rsidRPr="002F11E7" w:rsidRDefault="000138E7" w:rsidP="000138E7">
      <w:pPr>
        <w:pStyle w:val="Corpodetexto"/>
        <w:rPr>
          <w:rFonts w:ascii="Calibri" w:hAnsi="Calibri" w:cs="Calibri"/>
        </w:rPr>
      </w:pPr>
    </w:p>
    <w:p w14:paraId="1EC65F53" w14:textId="77777777" w:rsidR="000138E7" w:rsidRPr="002F11E7" w:rsidRDefault="000138E7" w:rsidP="000138E7">
      <w:pPr>
        <w:pStyle w:val="Corpodetexto"/>
        <w:rPr>
          <w:rFonts w:ascii="Calibri" w:hAnsi="Calibri" w:cs="Calibri"/>
        </w:rPr>
      </w:pPr>
      <w:r w:rsidRPr="002F11E7">
        <w:rPr>
          <w:rFonts w:ascii="Calibri" w:hAnsi="Calibri" w:cs="Calibri"/>
        </w:rPr>
        <w:t>O investimento da companhia na empresa XYZ, uma coligada estrangeira adquirida durante o exercício e avaliada pelo método de equivalência patrimonial, está registrado por $ 15 milhões no balanço patrimonial consolidado em 31 de dezembro de 20X1, e a participação da Companhia ABC no lucro líquido da Empresa XYZ de $1 milhão está incluída no resultado do exercício findo nessa data. Não foi possível obter evidência de auditoria apropriada e suficiente sobre o valor contábil do investimento da Companhia na empresa XYZ em 31 de dezembro de 20X1 e da participação dela no lucro líquido da investida XYZ em razão de não termos tido acesso às informações financeiras, à administração e aos auditores da empresa XYZ. Consequentemente, não foi possível determinar se havia necessidade de ajustar esses valores.</w:t>
      </w:r>
    </w:p>
    <w:p w14:paraId="3B43BF6E" w14:textId="77777777" w:rsidR="000138E7" w:rsidRPr="002F11E7" w:rsidRDefault="000138E7" w:rsidP="000138E7">
      <w:pPr>
        <w:pStyle w:val="Corpodetexto"/>
        <w:rPr>
          <w:rFonts w:ascii="Calibri" w:hAnsi="Calibri" w:cs="Calibri"/>
        </w:rPr>
      </w:pPr>
    </w:p>
    <w:p w14:paraId="3113B55B" w14:textId="77777777" w:rsidR="000138E7" w:rsidRPr="002F11E7" w:rsidRDefault="000138E7" w:rsidP="000138E7">
      <w:pPr>
        <w:pStyle w:val="Corpodetexto"/>
        <w:rPr>
          <w:rFonts w:ascii="Calibri" w:hAnsi="Calibri" w:cs="Calibri"/>
        </w:rPr>
      </w:pPr>
      <w:r w:rsidRPr="002F11E7">
        <w:rPr>
          <w:rFonts w:ascii="Calibri" w:hAnsi="Calibri" w:cs="Calibri"/>
        </w:rPr>
        <w:t>Nossa auditoria foi conduzida de acordo com as normas brasileiras e internacionais de Auditoria. Nossas responsabilidades, em conformidade com tais normas, estão descritas na seção a seguir intitulada "Responsabilidades do auditor pela auditoria das Demonstrações contábeis”. Somos independentes em relação à Companhia e suas controladas,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 com ressalva.</w:t>
      </w:r>
    </w:p>
    <w:p w14:paraId="5C212818" w14:textId="77777777" w:rsidR="000138E7" w:rsidRPr="002F11E7" w:rsidRDefault="000138E7" w:rsidP="000138E7">
      <w:pPr>
        <w:pStyle w:val="Corpodetexto"/>
        <w:rPr>
          <w:rFonts w:ascii="Calibri" w:hAnsi="Calibri" w:cs="Calibri"/>
        </w:rPr>
      </w:pPr>
    </w:p>
    <w:p w14:paraId="7F0BF7DB" w14:textId="77777777" w:rsidR="000138E7" w:rsidRPr="002F11E7" w:rsidRDefault="000138E7" w:rsidP="000138E7">
      <w:pPr>
        <w:pStyle w:val="Corpodetexto"/>
        <w:rPr>
          <w:rFonts w:ascii="Calibri" w:hAnsi="Calibri" w:cs="Calibri"/>
          <w:b/>
          <w:bCs/>
        </w:rPr>
      </w:pPr>
      <w:r w:rsidRPr="002F11E7">
        <w:rPr>
          <w:rFonts w:ascii="Calibri" w:hAnsi="Calibri" w:cs="Calibri"/>
          <w:b/>
          <w:bCs/>
        </w:rPr>
        <w:t>Outras informações que acompanham as demonstrações consolidadas e o relatório do auditor Demonstrações contábeis</w:t>
      </w:r>
    </w:p>
    <w:p w14:paraId="09309648" w14:textId="77777777" w:rsidR="000138E7" w:rsidRPr="002F11E7" w:rsidRDefault="000138E7" w:rsidP="000138E7">
      <w:pPr>
        <w:pStyle w:val="Corpodetexto"/>
        <w:rPr>
          <w:rFonts w:ascii="Calibri" w:hAnsi="Calibri" w:cs="Calibri"/>
        </w:rPr>
      </w:pPr>
    </w:p>
    <w:p w14:paraId="2801F63D" w14:textId="77777777" w:rsidR="000138E7" w:rsidRPr="002F11E7" w:rsidRDefault="000138E7" w:rsidP="000138E7">
      <w:pPr>
        <w:pStyle w:val="Corpodetexto"/>
        <w:rPr>
          <w:rFonts w:ascii="Calibri" w:hAnsi="Calibri" w:cs="Calibri"/>
        </w:rPr>
      </w:pPr>
      <w:r w:rsidRPr="002F11E7">
        <w:rPr>
          <w:rFonts w:ascii="Calibri" w:hAnsi="Calibri" w:cs="Calibri"/>
        </w:rPr>
        <w:t>[Apresentação de acordo com o Exemplo 6 do Apêndice 2 da NBC TA 720 - Responsabilidade do Auditor em Relação a Outras Informações. O último item da seção “Outras informações” do Exemplo 6 é customizado para descrever o assunto específico que deu origem à “Opinião com ressalva” que também afeta outras informações.]</w:t>
      </w:r>
    </w:p>
    <w:p w14:paraId="6E5050D5" w14:textId="77777777" w:rsidR="000138E7" w:rsidRPr="002F11E7" w:rsidRDefault="000138E7" w:rsidP="000138E7">
      <w:pPr>
        <w:pStyle w:val="Corpodetexto"/>
        <w:rPr>
          <w:rFonts w:ascii="Calibri" w:hAnsi="Calibri" w:cs="Calibri"/>
        </w:rPr>
      </w:pPr>
    </w:p>
    <w:p w14:paraId="1A39F0F2" w14:textId="77777777" w:rsidR="000138E7" w:rsidRPr="002F11E7" w:rsidRDefault="000138E7" w:rsidP="000138E7">
      <w:pPr>
        <w:pStyle w:val="Corpodetexto"/>
        <w:rPr>
          <w:rFonts w:ascii="Calibri" w:hAnsi="Calibri" w:cs="Calibri"/>
          <w:sz w:val="16"/>
          <w:szCs w:val="12"/>
        </w:rPr>
      </w:pPr>
      <w:r w:rsidRPr="002F11E7">
        <w:rPr>
          <w:rFonts w:ascii="Calibri" w:hAnsi="Calibri" w:cs="Calibri"/>
          <w:vertAlign w:val="superscript"/>
        </w:rPr>
        <w:t>3</w:t>
      </w:r>
      <w:r w:rsidRPr="002F11E7">
        <w:rPr>
          <w:rFonts w:ascii="Calibri" w:hAnsi="Calibri" w:cs="Calibri"/>
        </w:rPr>
        <w:tab/>
      </w:r>
      <w:r w:rsidRPr="002F11E7">
        <w:rPr>
          <w:rFonts w:ascii="Calibri" w:hAnsi="Calibri" w:cs="Calibri"/>
          <w:sz w:val="16"/>
          <w:szCs w:val="12"/>
        </w:rPr>
        <w:t>No caso de o relatório cobrir outros aspectos legais e regulatórios, é necessário incluir um subtítulo para especificar a primeira parte do relatório, “Relatório do auditor sobre as demonstrações contábeis consolidadas”, e, no final do relatório, outro subtítulo para a segunda parte, “Relatório sobre outros requisitos legais e regulatórios”.Demonstrações contábeis</w:t>
      </w:r>
    </w:p>
    <w:p w14:paraId="3BDD273E" w14:textId="77777777" w:rsidR="000138E7" w:rsidRPr="002F11E7" w:rsidRDefault="000138E7" w:rsidP="000138E7">
      <w:pPr>
        <w:pStyle w:val="Corpodetexto"/>
        <w:rPr>
          <w:rFonts w:ascii="Calibri" w:hAnsi="Calibri" w:cs="Calibri"/>
        </w:rPr>
      </w:pPr>
    </w:p>
    <w:p w14:paraId="2E373943" w14:textId="77777777" w:rsidR="000138E7" w:rsidRPr="002F11E7" w:rsidRDefault="000138E7" w:rsidP="000138E7">
      <w:pPr>
        <w:pStyle w:val="Corpodetexto"/>
        <w:rPr>
          <w:rFonts w:ascii="Calibri" w:hAnsi="Calibri" w:cs="Calibri"/>
          <w:vertAlign w:val="superscript"/>
        </w:rPr>
      </w:pPr>
      <w:r w:rsidRPr="002F11E7">
        <w:rPr>
          <w:rFonts w:ascii="Calibri" w:hAnsi="Calibri" w:cs="Calibri"/>
          <w:vertAlign w:val="superscript"/>
        </w:rPr>
        <w:t>4</w:t>
      </w:r>
      <w:r w:rsidRPr="002F11E7">
        <w:rPr>
          <w:rFonts w:ascii="Calibri" w:hAnsi="Calibri" w:cs="Calibri"/>
          <w:vertAlign w:val="superscript"/>
        </w:rPr>
        <w:tab/>
      </w:r>
    </w:p>
    <w:p w14:paraId="179C7A9C" w14:textId="77777777" w:rsidR="000138E7" w:rsidRPr="002F11E7" w:rsidRDefault="000138E7" w:rsidP="000138E7">
      <w:pPr>
        <w:pStyle w:val="Corpodetexto"/>
        <w:rPr>
          <w:rFonts w:ascii="Calibri" w:hAnsi="Calibri" w:cs="Calibri"/>
        </w:rPr>
      </w:pPr>
      <w:r w:rsidRPr="002F11E7">
        <w:rPr>
          <w:rFonts w:ascii="Calibri" w:hAnsi="Calibri" w:cs="Calibri"/>
        </w:rPr>
        <w:t>Responsabilidades da administração e da governança pelas demonstrações contábeis consolidadas5</w:t>
      </w:r>
    </w:p>
    <w:p w14:paraId="69188025" w14:textId="77777777" w:rsidR="000138E7" w:rsidRPr="002F11E7" w:rsidRDefault="000138E7" w:rsidP="000138E7">
      <w:pPr>
        <w:pStyle w:val="Corpodetexto"/>
        <w:rPr>
          <w:rFonts w:ascii="Calibri" w:hAnsi="Calibri" w:cs="Calibri"/>
        </w:rPr>
      </w:pPr>
      <w:r w:rsidRPr="002F11E7">
        <w:rPr>
          <w:rFonts w:ascii="Calibri" w:hAnsi="Calibri" w:cs="Calibri"/>
        </w:rPr>
        <w:t>[Apresentação de acordo com o Exemplo 2 da NBC TA 7006.]</w:t>
      </w:r>
    </w:p>
    <w:p w14:paraId="6BF90499" w14:textId="77777777" w:rsidR="000138E7" w:rsidRPr="002F11E7" w:rsidRDefault="000138E7" w:rsidP="000138E7">
      <w:pPr>
        <w:pStyle w:val="Corpodetexto"/>
        <w:rPr>
          <w:rFonts w:ascii="Calibri" w:hAnsi="Calibri" w:cs="Calibri"/>
        </w:rPr>
      </w:pPr>
    </w:p>
    <w:p w14:paraId="4B3256C5" w14:textId="77777777" w:rsidR="000138E7" w:rsidRPr="002F11E7" w:rsidRDefault="000138E7" w:rsidP="000138E7">
      <w:pPr>
        <w:pStyle w:val="Corpodetexto"/>
        <w:rPr>
          <w:rFonts w:ascii="Calibri" w:hAnsi="Calibri" w:cs="Calibri"/>
        </w:rPr>
      </w:pPr>
      <w:r w:rsidRPr="002F11E7">
        <w:rPr>
          <w:rFonts w:ascii="Calibri" w:hAnsi="Calibri" w:cs="Calibri"/>
        </w:rPr>
        <w:t>Responsabilidades do auditor pela auditoria das demonstrações contábeis consolidadas</w:t>
      </w:r>
    </w:p>
    <w:p w14:paraId="6537A0B3" w14:textId="77777777" w:rsidR="000138E7" w:rsidRPr="002F11E7" w:rsidRDefault="000138E7" w:rsidP="000138E7">
      <w:pPr>
        <w:pStyle w:val="Corpodetexto"/>
        <w:rPr>
          <w:rFonts w:ascii="Calibri" w:hAnsi="Calibri" w:cs="Calibri"/>
        </w:rPr>
      </w:pPr>
    </w:p>
    <w:p w14:paraId="221CEAC4" w14:textId="77777777" w:rsidR="000138E7" w:rsidRPr="002F11E7" w:rsidRDefault="000138E7" w:rsidP="000138E7">
      <w:pPr>
        <w:pStyle w:val="Corpodetexto"/>
        <w:rPr>
          <w:rFonts w:ascii="Calibri" w:hAnsi="Calibri" w:cs="Calibri"/>
        </w:rPr>
      </w:pPr>
      <w:r w:rsidRPr="002F11E7">
        <w:rPr>
          <w:rFonts w:ascii="Calibri" w:hAnsi="Calibri" w:cs="Calibri"/>
        </w:rPr>
        <w:t>[Apresentação de acordo com o Exemplo 2 da NBC TA 700 - Formação da Opinião e Emissão do Relatório do Auditor Independente sobre as Demonstrações Contábeis. Os dois últimos itemitens aplicáveis apenas a auditorias de entidades listadas não seriam incluídos.]</w:t>
      </w:r>
    </w:p>
    <w:p w14:paraId="4A671EB8" w14:textId="77777777" w:rsidR="000138E7" w:rsidRPr="002F11E7" w:rsidRDefault="000138E7" w:rsidP="000138E7">
      <w:pPr>
        <w:pStyle w:val="Corpodetexto"/>
        <w:rPr>
          <w:rFonts w:ascii="Calibri" w:hAnsi="Calibri" w:cs="Calibri"/>
        </w:rPr>
      </w:pPr>
    </w:p>
    <w:p w14:paraId="7112578D" w14:textId="77777777" w:rsidR="000138E7" w:rsidRPr="002F11E7" w:rsidRDefault="000138E7" w:rsidP="000138E7">
      <w:pPr>
        <w:pStyle w:val="Corpodetexto"/>
        <w:rPr>
          <w:rFonts w:ascii="Calibri" w:hAnsi="Calibri" w:cs="Calibri"/>
        </w:rPr>
      </w:pPr>
    </w:p>
    <w:p w14:paraId="67B5ACD6" w14:textId="77777777" w:rsidR="000138E7" w:rsidRPr="002F11E7" w:rsidRDefault="000138E7" w:rsidP="000138E7">
      <w:pPr>
        <w:pStyle w:val="Corpodetexto"/>
        <w:rPr>
          <w:rFonts w:ascii="Calibri" w:hAnsi="Calibri" w:cs="Calibri"/>
        </w:rPr>
      </w:pPr>
      <w:r w:rsidRPr="002F11E7">
        <w:rPr>
          <w:rFonts w:ascii="Calibri" w:hAnsi="Calibri" w:cs="Calibri"/>
        </w:rPr>
        <w:t>[Local (localidade do escritório de auditoria que emitiu o relatório) e data do relatório do auditor independente]</w:t>
      </w:r>
    </w:p>
    <w:p w14:paraId="3FB48E3F" w14:textId="77777777" w:rsidR="000138E7" w:rsidRPr="002F11E7" w:rsidRDefault="000138E7" w:rsidP="000138E7">
      <w:pPr>
        <w:pStyle w:val="Corpodetexto"/>
        <w:rPr>
          <w:rFonts w:ascii="Calibri" w:hAnsi="Calibri" w:cs="Calibri"/>
        </w:rPr>
      </w:pPr>
    </w:p>
    <w:p w14:paraId="0CC1CE12" w14:textId="77777777" w:rsidR="000138E7" w:rsidRPr="002F11E7" w:rsidRDefault="000138E7" w:rsidP="000138E7">
      <w:pPr>
        <w:pStyle w:val="Corpodetexto"/>
        <w:rPr>
          <w:rFonts w:ascii="Calibri" w:hAnsi="Calibri" w:cs="Calibri"/>
        </w:rPr>
      </w:pPr>
      <w:r w:rsidRPr="002F11E7">
        <w:rPr>
          <w:rFonts w:ascii="Calibri" w:hAnsi="Calibri" w:cs="Calibri"/>
        </w:rPr>
        <w:t>[Nome do auditor independente (pessoa física ou jurídica)]</w:t>
      </w:r>
    </w:p>
    <w:p w14:paraId="020B5173" w14:textId="77777777" w:rsidR="000138E7" w:rsidRPr="002F11E7" w:rsidRDefault="000138E7" w:rsidP="000138E7">
      <w:pPr>
        <w:pStyle w:val="Corpodetexto"/>
        <w:rPr>
          <w:rFonts w:ascii="Calibri" w:hAnsi="Calibri" w:cs="Calibri"/>
        </w:rPr>
      </w:pPr>
    </w:p>
    <w:p w14:paraId="07405224" w14:textId="77777777" w:rsidR="000138E7" w:rsidRPr="002F11E7" w:rsidRDefault="000138E7" w:rsidP="000138E7">
      <w:pPr>
        <w:pStyle w:val="Corpodetexto"/>
        <w:rPr>
          <w:rFonts w:ascii="Calibri" w:hAnsi="Calibri" w:cs="Calibri"/>
        </w:rPr>
      </w:pPr>
      <w:r w:rsidRPr="002F11E7">
        <w:rPr>
          <w:rFonts w:ascii="Calibri" w:hAnsi="Calibri" w:cs="Calibri"/>
        </w:rPr>
        <w:t>[Nome do profissional (sócio ou responsável técnico, no caso de o auditor ser pessoa jurídica)]</w:t>
      </w:r>
    </w:p>
    <w:p w14:paraId="499BECBF" w14:textId="77777777" w:rsidR="000138E7" w:rsidRPr="002F11E7" w:rsidRDefault="000138E7" w:rsidP="000138E7">
      <w:pPr>
        <w:pStyle w:val="Corpodetexto"/>
        <w:rPr>
          <w:rFonts w:ascii="Calibri" w:hAnsi="Calibri" w:cs="Calibri"/>
        </w:rPr>
      </w:pPr>
    </w:p>
    <w:p w14:paraId="7DD638A9" w14:textId="77777777" w:rsidR="000138E7" w:rsidRPr="002F11E7" w:rsidRDefault="000138E7" w:rsidP="000138E7">
      <w:pPr>
        <w:pStyle w:val="Corpodetexto"/>
        <w:rPr>
          <w:rFonts w:ascii="Calibri" w:hAnsi="Calibri" w:cs="Calibri"/>
        </w:rPr>
      </w:pPr>
      <w:r w:rsidRPr="002F11E7">
        <w:rPr>
          <w:rFonts w:ascii="Calibri" w:hAnsi="Calibri" w:cs="Calibri"/>
        </w:rPr>
        <w:t>[Número do registro no CRC da firma de auditoria e do profissional que assina o relatório]</w:t>
      </w:r>
    </w:p>
    <w:p w14:paraId="1E48A1C9" w14:textId="77777777" w:rsidR="000138E7" w:rsidRPr="002F11E7" w:rsidRDefault="000138E7" w:rsidP="000138E7">
      <w:pPr>
        <w:pStyle w:val="Corpodetexto"/>
        <w:rPr>
          <w:rFonts w:ascii="Calibri" w:hAnsi="Calibri" w:cs="Calibri"/>
        </w:rPr>
      </w:pPr>
    </w:p>
    <w:p w14:paraId="63734F32" w14:textId="77777777" w:rsidR="000138E7" w:rsidRPr="002F11E7" w:rsidRDefault="000138E7" w:rsidP="000138E7">
      <w:pPr>
        <w:pStyle w:val="Corpodetexto"/>
        <w:rPr>
          <w:rFonts w:ascii="Calibri" w:hAnsi="Calibri" w:cs="Calibri"/>
        </w:rPr>
      </w:pPr>
      <w:r w:rsidRPr="002F11E7">
        <w:rPr>
          <w:rFonts w:ascii="Calibri" w:hAnsi="Calibri" w:cs="Calibri"/>
        </w:rPr>
        <w:t>[Assinatura do auditor independente]</w:t>
      </w:r>
    </w:p>
    <w:p w14:paraId="59B20D53" w14:textId="77777777" w:rsidR="000138E7" w:rsidRPr="002F11E7" w:rsidRDefault="000138E7" w:rsidP="000138E7">
      <w:pPr>
        <w:pStyle w:val="Corpodetexto"/>
        <w:rPr>
          <w:rFonts w:ascii="Calibri" w:hAnsi="Calibri" w:cs="Calibri"/>
        </w:rPr>
      </w:pPr>
    </w:p>
    <w:p w14:paraId="1EB61307" w14:textId="77777777" w:rsidR="000138E7" w:rsidRPr="002F11E7" w:rsidRDefault="000138E7" w:rsidP="000138E7">
      <w:pPr>
        <w:pStyle w:val="Corpodetexto"/>
        <w:rPr>
          <w:rFonts w:ascii="Calibri" w:hAnsi="Calibri" w:cs="Calibri"/>
        </w:rPr>
      </w:pPr>
      <w:r w:rsidRPr="002F11E7">
        <w:rPr>
          <w:rFonts w:ascii="Calibri" w:hAnsi="Calibri" w:cs="Calibri"/>
          <w:vertAlign w:val="superscript"/>
        </w:rPr>
        <w:t>5</w:t>
      </w:r>
      <w:r w:rsidRPr="002F11E7">
        <w:rPr>
          <w:rFonts w:ascii="Calibri" w:hAnsi="Calibri" w:cs="Calibri"/>
        </w:rPr>
        <w:tab/>
        <w:t>Em todos esses exemplos de relatório do auditor, os termos “administração” e “responsáveis pela governança” podem precisar ser substituídos por outros termos mais apropriados no contexto da estrutura legal de determinada jurisdição.</w:t>
      </w:r>
    </w:p>
    <w:p w14:paraId="4A04C045" w14:textId="77777777" w:rsidR="000138E7" w:rsidRDefault="000138E7" w:rsidP="000138E7">
      <w:pPr>
        <w:pStyle w:val="Corpodetexto"/>
        <w:rPr>
          <w:rFonts w:eastAsia="Arial MT"/>
          <w:bCs/>
          <w:sz w:val="16"/>
          <w:vertAlign w:val="superscript"/>
        </w:rPr>
      </w:pPr>
      <w:r w:rsidRPr="00C7233A">
        <w:rPr>
          <w:rFonts w:eastAsia="Arial MT"/>
          <w:bCs/>
          <w:sz w:val="16"/>
          <w:vertAlign w:val="superscript"/>
        </w:rPr>
        <w:t>6</w:t>
      </w:r>
    </w:p>
    <w:p w14:paraId="3350F0E8" w14:textId="77777777" w:rsidR="000138E7" w:rsidRDefault="000138E7" w:rsidP="000138E7">
      <w:pPr>
        <w:pStyle w:val="Corpodetexto"/>
        <w:rPr>
          <w:rFonts w:eastAsia="Arial MT"/>
          <w:bCs/>
          <w:sz w:val="16"/>
          <w:vertAlign w:val="superscript"/>
        </w:rPr>
      </w:pPr>
    </w:p>
    <w:p w14:paraId="4336C5F4" w14:textId="77777777" w:rsidR="000138E7" w:rsidRDefault="000138E7" w:rsidP="000138E7">
      <w:pPr>
        <w:pStyle w:val="Corpodetexto"/>
        <w:rPr>
          <w:rFonts w:eastAsia="Arial MT"/>
          <w:bCs/>
          <w:sz w:val="16"/>
          <w:vertAlign w:val="superscript"/>
        </w:rPr>
      </w:pPr>
    </w:p>
    <w:p w14:paraId="2754FB08" w14:textId="77777777" w:rsidR="000138E7" w:rsidRDefault="000138E7" w:rsidP="000138E7">
      <w:pPr>
        <w:pStyle w:val="Corpodetexto"/>
        <w:rPr>
          <w:rFonts w:eastAsia="Arial MT"/>
          <w:bCs/>
          <w:sz w:val="16"/>
          <w:vertAlign w:val="superscript"/>
        </w:rPr>
      </w:pPr>
    </w:p>
    <w:p w14:paraId="022F3023" w14:textId="77777777" w:rsidR="000138E7" w:rsidRPr="002F11E7" w:rsidRDefault="000138E7" w:rsidP="000138E7">
      <w:pPr>
        <w:pStyle w:val="Corpodetexto"/>
        <w:rPr>
          <w:rFonts w:ascii="Calibri" w:hAnsi="Calibri" w:cs="Calibri"/>
          <w:highlight w:val="yellow"/>
          <w:vertAlign w:val="superscript"/>
        </w:rPr>
      </w:pPr>
    </w:p>
    <w:p w14:paraId="6756541A" w14:textId="77777777" w:rsidR="000138E7" w:rsidRPr="002F11E7" w:rsidRDefault="000138E7" w:rsidP="000138E7">
      <w:pPr>
        <w:pStyle w:val="Corpodetexto"/>
        <w:rPr>
          <w:rFonts w:ascii="Calibri" w:hAnsi="Calibri" w:cs="Calibri"/>
          <w:highlight w:val="yellow"/>
          <w:vertAlign w:val="superscript"/>
        </w:rPr>
      </w:pPr>
    </w:p>
    <w:p w14:paraId="75E55BC9" w14:textId="77777777" w:rsidR="000138E7" w:rsidRPr="002F11E7" w:rsidRDefault="000138E7" w:rsidP="000138E7">
      <w:pPr>
        <w:pStyle w:val="Corpodetexto"/>
        <w:rPr>
          <w:rFonts w:ascii="Calibri" w:hAnsi="Calibri" w:cs="Calibri"/>
          <w:szCs w:val="24"/>
          <w:highlight w:val="yellow"/>
          <w:vertAlign w:val="superscript"/>
        </w:rPr>
      </w:pPr>
    </w:p>
    <w:p w14:paraId="7AFF25E7" w14:textId="77777777" w:rsidR="000138E7" w:rsidRPr="002F11E7" w:rsidRDefault="000138E7" w:rsidP="000138E7">
      <w:pPr>
        <w:pStyle w:val="Corpodetexto"/>
        <w:rPr>
          <w:rFonts w:ascii="Calibri" w:hAnsi="Calibri" w:cs="Calibri"/>
          <w:szCs w:val="24"/>
          <w:highlight w:val="yellow"/>
          <w:vertAlign w:val="superscript"/>
        </w:rPr>
      </w:pPr>
    </w:p>
    <w:p w14:paraId="295E00BC" w14:textId="77777777" w:rsidR="000138E7" w:rsidRPr="002F11E7" w:rsidRDefault="000138E7" w:rsidP="000138E7">
      <w:pPr>
        <w:pStyle w:val="Corpodetexto"/>
        <w:rPr>
          <w:rFonts w:ascii="Calibri" w:hAnsi="Calibri" w:cs="Calibri"/>
          <w:szCs w:val="24"/>
          <w:highlight w:val="yellow"/>
          <w:vertAlign w:val="superscript"/>
        </w:rPr>
      </w:pPr>
    </w:p>
    <w:p w14:paraId="164F02D8" w14:textId="77777777" w:rsidR="000138E7" w:rsidRPr="002F11E7" w:rsidRDefault="000138E7" w:rsidP="000138E7">
      <w:pPr>
        <w:pStyle w:val="Corpodetexto"/>
        <w:rPr>
          <w:rFonts w:ascii="Calibri" w:hAnsi="Calibri" w:cs="Calibri"/>
          <w:szCs w:val="24"/>
          <w:highlight w:val="yellow"/>
          <w:vertAlign w:val="superscript"/>
        </w:rPr>
      </w:pPr>
    </w:p>
    <w:p w14:paraId="702CC413" w14:textId="77777777" w:rsidR="000138E7" w:rsidRPr="002F11E7" w:rsidRDefault="000138E7" w:rsidP="000138E7">
      <w:pPr>
        <w:pStyle w:val="Corpodetexto"/>
        <w:rPr>
          <w:rFonts w:ascii="Calibri" w:hAnsi="Calibri" w:cs="Calibri"/>
          <w:szCs w:val="24"/>
          <w:highlight w:val="yellow"/>
          <w:vertAlign w:val="superscript"/>
        </w:rPr>
      </w:pPr>
    </w:p>
    <w:p w14:paraId="006B022B" w14:textId="77777777" w:rsidR="000138E7" w:rsidRPr="002F11E7" w:rsidRDefault="000138E7" w:rsidP="000138E7">
      <w:pPr>
        <w:pStyle w:val="Corpodetexto"/>
        <w:rPr>
          <w:rFonts w:ascii="Calibri" w:hAnsi="Calibri" w:cs="Calibri"/>
          <w:szCs w:val="24"/>
          <w:highlight w:val="yellow"/>
          <w:vertAlign w:val="superscript"/>
        </w:rPr>
      </w:pPr>
    </w:p>
    <w:p w14:paraId="243EE970" w14:textId="77777777" w:rsidR="000138E7" w:rsidRPr="002F11E7" w:rsidRDefault="000138E7" w:rsidP="000138E7">
      <w:pPr>
        <w:pStyle w:val="Corpodetexto"/>
        <w:rPr>
          <w:rFonts w:ascii="Calibri" w:hAnsi="Calibri" w:cs="Calibri"/>
          <w:szCs w:val="24"/>
          <w:highlight w:val="yellow"/>
          <w:vertAlign w:val="superscript"/>
        </w:rPr>
      </w:pPr>
    </w:p>
    <w:p w14:paraId="1C8E41E9" w14:textId="77777777" w:rsidR="000138E7" w:rsidRPr="002F11E7" w:rsidRDefault="000138E7" w:rsidP="000138E7">
      <w:pPr>
        <w:pStyle w:val="Corpodetexto"/>
        <w:rPr>
          <w:rFonts w:ascii="Calibri" w:hAnsi="Calibri" w:cs="Calibri"/>
          <w:szCs w:val="24"/>
          <w:highlight w:val="yellow"/>
          <w:vertAlign w:val="superscript"/>
        </w:rPr>
      </w:pPr>
    </w:p>
    <w:p w14:paraId="18834CEB" w14:textId="77777777" w:rsidR="000138E7" w:rsidRPr="002F11E7" w:rsidRDefault="000138E7" w:rsidP="000138E7">
      <w:pPr>
        <w:pStyle w:val="Corpodetexto"/>
        <w:rPr>
          <w:rFonts w:ascii="Calibri" w:hAnsi="Calibri" w:cs="Calibri"/>
          <w:szCs w:val="24"/>
          <w:highlight w:val="yellow"/>
          <w:vertAlign w:val="superscript"/>
        </w:rPr>
      </w:pPr>
    </w:p>
    <w:p w14:paraId="002A9739" w14:textId="77777777" w:rsidR="000138E7" w:rsidRPr="002F11E7" w:rsidRDefault="000138E7" w:rsidP="000138E7">
      <w:pPr>
        <w:pStyle w:val="Corpodetexto"/>
        <w:rPr>
          <w:rFonts w:ascii="Calibri" w:hAnsi="Calibri" w:cs="Calibri"/>
          <w:szCs w:val="24"/>
          <w:highlight w:val="yellow"/>
          <w:vertAlign w:val="superscript"/>
        </w:rPr>
      </w:pPr>
    </w:p>
    <w:p w14:paraId="7CF8183E" w14:textId="77777777" w:rsidR="000138E7" w:rsidRPr="002F11E7" w:rsidRDefault="000138E7" w:rsidP="000138E7">
      <w:pPr>
        <w:pStyle w:val="Corpodetexto"/>
        <w:rPr>
          <w:rFonts w:ascii="Calibri" w:hAnsi="Calibri" w:cs="Calibri"/>
          <w:szCs w:val="24"/>
          <w:highlight w:val="yellow"/>
          <w:vertAlign w:val="superscript"/>
        </w:rPr>
      </w:pPr>
    </w:p>
    <w:p w14:paraId="54C7035D" w14:textId="77777777" w:rsidR="000138E7" w:rsidRPr="002F11E7" w:rsidRDefault="000138E7" w:rsidP="000138E7">
      <w:pPr>
        <w:pStyle w:val="Corpodetexto"/>
        <w:rPr>
          <w:rFonts w:ascii="Calibri" w:hAnsi="Calibri" w:cs="Calibri"/>
          <w:b/>
          <w:bCs/>
        </w:rPr>
      </w:pPr>
      <w:r w:rsidRPr="002F11E7">
        <w:rPr>
          <w:rFonts w:ascii="Calibri" w:hAnsi="Calibri" w:cs="Calibri"/>
          <w:b/>
          <w:bCs/>
        </w:rPr>
        <w:t>Apêndice 2</w:t>
      </w:r>
    </w:p>
    <w:p w14:paraId="71D8E890" w14:textId="77777777" w:rsidR="000138E7" w:rsidRPr="002F11E7" w:rsidRDefault="000138E7" w:rsidP="000138E7">
      <w:pPr>
        <w:pStyle w:val="Corpodetexto"/>
        <w:rPr>
          <w:rFonts w:ascii="Calibri" w:hAnsi="Calibri" w:cs="Calibri"/>
          <w:b/>
          <w:bCs/>
        </w:rPr>
      </w:pPr>
      <w:r w:rsidRPr="002F11E7">
        <w:rPr>
          <w:rFonts w:ascii="Calibri" w:hAnsi="Calibri" w:cs="Calibri"/>
          <w:b/>
          <w:bCs/>
        </w:rPr>
        <w:t>(Ref.: item A85)</w:t>
      </w:r>
    </w:p>
    <w:p w14:paraId="295EDE17" w14:textId="77777777" w:rsidR="000138E7" w:rsidRPr="002F11E7" w:rsidRDefault="000138E7" w:rsidP="000138E7">
      <w:pPr>
        <w:pStyle w:val="Corpodetexto"/>
        <w:rPr>
          <w:rFonts w:ascii="Calibri" w:hAnsi="Calibri" w:cs="Calibri"/>
        </w:rPr>
      </w:pPr>
    </w:p>
    <w:p w14:paraId="377AE2E9" w14:textId="77777777" w:rsidR="000138E7" w:rsidRPr="002F11E7" w:rsidRDefault="000138E7" w:rsidP="000138E7">
      <w:pPr>
        <w:pStyle w:val="Corpodetexto"/>
        <w:rPr>
          <w:rFonts w:ascii="Calibri" w:hAnsi="Calibri" w:cs="Calibri"/>
          <w:b/>
          <w:bCs/>
          <w:szCs w:val="24"/>
        </w:rPr>
      </w:pPr>
      <w:r w:rsidRPr="002F11E7">
        <w:rPr>
          <w:rFonts w:ascii="Calibri" w:hAnsi="Calibri" w:cs="Calibri"/>
          <w:b/>
          <w:bCs/>
          <w:szCs w:val="24"/>
        </w:rPr>
        <w:t>Entendimento do sistema de controle internos do grupo</w:t>
      </w:r>
    </w:p>
    <w:p w14:paraId="005FD439" w14:textId="77777777" w:rsidR="000138E7" w:rsidRPr="002F11E7" w:rsidRDefault="000138E7" w:rsidP="000138E7">
      <w:pPr>
        <w:pStyle w:val="Corpodetexto"/>
        <w:rPr>
          <w:rFonts w:ascii="Calibri" w:hAnsi="Calibri" w:cs="Calibri"/>
        </w:rPr>
      </w:pPr>
    </w:p>
    <w:p w14:paraId="775D3E6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1.</w:t>
      </w:r>
      <w:r w:rsidRPr="002F11E7">
        <w:rPr>
          <w:rFonts w:ascii="Calibri" w:hAnsi="Calibri" w:cs="Calibri"/>
        </w:rPr>
        <w:tab/>
        <w:t>Este apêndice fornece exemplos de assuntos relacionados a controles internos que podem ser úteis na obtenção de um entendimento do sistema de controle interno no contexto do ambiente de um grupo e amplia a forma como o Apêndice 3 da NBC TA 315 deve ser aplicada em relação a uma auditoria das demonstrações contábeis de um grupo. Os exemplos podem não ser relevantes para cada trabalho de auditoria de grupo e a lista de exemplos não é necessariamente completa.</w:t>
      </w:r>
    </w:p>
    <w:p w14:paraId="4F311D37" w14:textId="77777777" w:rsidR="000138E7" w:rsidRPr="002F11E7" w:rsidRDefault="000138E7" w:rsidP="000138E7">
      <w:pPr>
        <w:pStyle w:val="Corpodetexto"/>
        <w:ind w:left="705" w:hanging="705"/>
        <w:rPr>
          <w:rFonts w:ascii="Calibri" w:hAnsi="Calibri" w:cs="Calibri"/>
        </w:rPr>
      </w:pPr>
    </w:p>
    <w:p w14:paraId="2A3A96A2" w14:textId="77777777" w:rsidR="000138E7" w:rsidRPr="002F11E7" w:rsidRDefault="000138E7" w:rsidP="000138E7">
      <w:pPr>
        <w:pStyle w:val="Corpodetexto"/>
        <w:rPr>
          <w:rFonts w:ascii="Calibri" w:hAnsi="Calibri" w:cs="Calibri"/>
        </w:rPr>
      </w:pPr>
      <w:r w:rsidRPr="002F11E7">
        <w:rPr>
          <w:rFonts w:ascii="Calibri" w:hAnsi="Calibri" w:cs="Calibri"/>
        </w:rPr>
        <w:t>Ambiente de Controle</w:t>
      </w:r>
    </w:p>
    <w:p w14:paraId="24B17B8D" w14:textId="77777777" w:rsidR="000138E7" w:rsidRPr="002F11E7" w:rsidRDefault="000138E7" w:rsidP="000138E7">
      <w:pPr>
        <w:pStyle w:val="Corpodetexto"/>
        <w:rPr>
          <w:rFonts w:ascii="Calibri" w:hAnsi="Calibri" w:cs="Calibri"/>
        </w:rPr>
      </w:pPr>
    </w:p>
    <w:p w14:paraId="47DD9AA0"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2.</w:t>
      </w:r>
      <w:r w:rsidRPr="002F11E7">
        <w:rPr>
          <w:rFonts w:ascii="Calibri" w:hAnsi="Calibri" w:cs="Calibri"/>
        </w:rPr>
        <w:tab/>
        <w:t>O entendimento do ambiente de controle pelo auditor do grupo pode incluir os seguintes assuntos:</w:t>
      </w:r>
    </w:p>
    <w:p w14:paraId="1B81D421" w14:textId="77777777" w:rsidR="000138E7" w:rsidRPr="002F11E7" w:rsidRDefault="000138E7" w:rsidP="000138E7">
      <w:pPr>
        <w:pStyle w:val="Corpodetexto"/>
        <w:ind w:left="705" w:hanging="705"/>
        <w:rPr>
          <w:rFonts w:ascii="Calibri" w:hAnsi="Calibri" w:cs="Calibri"/>
        </w:rPr>
      </w:pPr>
    </w:p>
    <w:p w14:paraId="5EB3ADF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estrutura das funções de governança e administração em todo o grupo e as responsabilidades de supervisão da administração do grupo, incluindo acordos para atribuir autoridade e responsabilidade à administração de entidades ou unidades de negócios no grupo.</w:t>
      </w:r>
    </w:p>
    <w:p w14:paraId="2E25842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forma como a supervisão do sistema de controle interno do grupo por parte dos responsáveis pela governança é estruturada e organizada.</w:t>
      </w:r>
    </w:p>
    <w:p w14:paraId="704B47B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forma como as normas éticas e comportamentais são comunicadas e reforçadas na prática em todo o grupo (por exemplo, programas abrangentes no nível de grupo, como códigos de conduta e programas de prevenção de fraudes).</w:t>
      </w:r>
    </w:p>
    <w:p w14:paraId="130C4F18"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consistência de políticas e procedimentos em todo o grupo, incluindo um manual de procedimentos de relatório financeiro do grupo.</w:t>
      </w:r>
    </w:p>
    <w:p w14:paraId="5A4303FD" w14:textId="77777777" w:rsidR="000138E7" w:rsidRPr="002F11E7" w:rsidRDefault="000138E7" w:rsidP="000138E7">
      <w:pPr>
        <w:pStyle w:val="Corpodetexto"/>
        <w:ind w:left="705" w:hanging="705"/>
        <w:rPr>
          <w:rFonts w:ascii="Calibri" w:hAnsi="Calibri" w:cs="Calibri"/>
        </w:rPr>
      </w:pPr>
    </w:p>
    <w:p w14:paraId="57FCEA8F" w14:textId="77777777" w:rsidR="000138E7" w:rsidRPr="002F11E7" w:rsidRDefault="000138E7" w:rsidP="000138E7">
      <w:pPr>
        <w:pStyle w:val="Corpodetexto"/>
        <w:rPr>
          <w:rFonts w:ascii="Calibri" w:hAnsi="Calibri" w:cs="Calibri"/>
        </w:rPr>
      </w:pPr>
      <w:r w:rsidRPr="002F11E7">
        <w:rPr>
          <w:rFonts w:ascii="Calibri" w:hAnsi="Calibri" w:cs="Calibri"/>
        </w:rPr>
        <w:t>O Processo de Avaliação de Risco do Grupo</w:t>
      </w:r>
    </w:p>
    <w:p w14:paraId="1CBF4E23" w14:textId="77777777" w:rsidR="000138E7" w:rsidRPr="002F11E7" w:rsidRDefault="000138E7" w:rsidP="000138E7">
      <w:pPr>
        <w:pStyle w:val="Corpodetexto"/>
        <w:rPr>
          <w:rFonts w:ascii="Calibri" w:hAnsi="Calibri" w:cs="Calibri"/>
        </w:rPr>
      </w:pPr>
    </w:p>
    <w:p w14:paraId="7225548D"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3.</w:t>
      </w:r>
      <w:r w:rsidRPr="002F11E7">
        <w:rPr>
          <w:rFonts w:ascii="Calibri" w:hAnsi="Calibri" w:cs="Calibri"/>
        </w:rPr>
        <w:tab/>
        <w:t>O entendimento do auditor do grupo em relação ao processo de avaliação de risco do grupo pode incluir questões como o processo de avaliação de risco da administração do grupo, ou seja, o processo de identificação, análise e gerenciamento de riscos de negócios, incluindo riscos de fraude, que podem resultar em distorção relevante nas demonstrações contábeis do grupo. Pode também incluir um entendimento do grau de sofisticação do processo de avaliação de riscos do grupo e o envolvimento de entidades e unidades de negócios nesse processo.</w:t>
      </w:r>
    </w:p>
    <w:p w14:paraId="1D299C23" w14:textId="77777777" w:rsidR="000138E7" w:rsidRPr="002F11E7" w:rsidRDefault="000138E7" w:rsidP="000138E7">
      <w:pPr>
        <w:pStyle w:val="Corpodetexto"/>
        <w:ind w:left="705" w:hanging="705"/>
        <w:rPr>
          <w:rFonts w:ascii="Calibri" w:hAnsi="Calibri" w:cs="Calibri"/>
        </w:rPr>
      </w:pPr>
    </w:p>
    <w:p w14:paraId="6057A861" w14:textId="77777777" w:rsidR="000138E7" w:rsidRPr="002F11E7" w:rsidRDefault="000138E7" w:rsidP="000138E7">
      <w:pPr>
        <w:pStyle w:val="Corpodetexto"/>
        <w:rPr>
          <w:rFonts w:ascii="Calibri" w:hAnsi="Calibri" w:cs="Calibri"/>
        </w:rPr>
      </w:pPr>
      <w:r w:rsidRPr="002F11E7">
        <w:rPr>
          <w:rFonts w:ascii="Calibri" w:hAnsi="Calibri" w:cs="Calibri"/>
        </w:rPr>
        <w:t>O Processo do Grupo para Monitorar o Sistema de Controle Interno</w:t>
      </w:r>
    </w:p>
    <w:p w14:paraId="1DE37DE3" w14:textId="77777777" w:rsidR="000138E7" w:rsidRPr="002F11E7" w:rsidRDefault="000138E7" w:rsidP="000138E7">
      <w:pPr>
        <w:pStyle w:val="Corpodetexto"/>
        <w:rPr>
          <w:rFonts w:ascii="Calibri" w:hAnsi="Calibri" w:cs="Calibri"/>
        </w:rPr>
      </w:pPr>
    </w:p>
    <w:p w14:paraId="3B612F7A"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4.</w:t>
      </w:r>
      <w:r w:rsidRPr="002F11E7">
        <w:rPr>
          <w:rFonts w:ascii="Calibri" w:hAnsi="Calibri" w:cs="Calibri"/>
        </w:rPr>
        <w:tab/>
        <w:t>O entendimento por parte do auditor do grupo do processo da entidade para monitorar o sistema de controles internos pode incluir questões como o monitoramento dos controles, incluindo a forma como os controles são monitorados em todo o grupo e, quando relevante, atividades da auditoria interna em todo o grupo, incluindo a sua natureza, responsabilidades e atividades relativas ao monitoramento dos controles em entidades ou unidades de negócios do grupo. O item 15 da NBC TA 610 -Utilização do Trabalho de Auditoria Interna exige que o auditor avalie em que extensão o status organizacional da função de auditoria interna e as políticas e os procedimentos relevantes corroboraram a objetividade dos auditores internos, o nível de competência da auditoria interna e se a auditoria interna aplica uma abordagem sistemática e disciplinada, incluindo o controle de qualidade.</w:t>
      </w:r>
    </w:p>
    <w:p w14:paraId="1A673623" w14:textId="77777777" w:rsidR="000138E7" w:rsidRPr="002F11E7" w:rsidRDefault="000138E7" w:rsidP="000138E7">
      <w:pPr>
        <w:pStyle w:val="Corpodetexto"/>
        <w:rPr>
          <w:rFonts w:ascii="Calibri" w:hAnsi="Calibri" w:cs="Calibri"/>
        </w:rPr>
      </w:pPr>
    </w:p>
    <w:p w14:paraId="049495E4" w14:textId="77777777" w:rsidR="000138E7" w:rsidRPr="002F11E7" w:rsidRDefault="000138E7" w:rsidP="000138E7">
      <w:pPr>
        <w:pStyle w:val="Corpodetexto"/>
        <w:rPr>
          <w:rFonts w:ascii="Calibri" w:hAnsi="Calibri" w:cs="Calibri"/>
        </w:rPr>
      </w:pPr>
      <w:r w:rsidRPr="002F11E7">
        <w:rPr>
          <w:rFonts w:ascii="Calibri" w:hAnsi="Calibri" w:cs="Calibri"/>
        </w:rPr>
        <w:t>O Sistema de Informação e Comunicação</w:t>
      </w:r>
    </w:p>
    <w:p w14:paraId="5346EFA5" w14:textId="77777777" w:rsidR="000138E7" w:rsidRPr="002F11E7" w:rsidRDefault="000138E7" w:rsidP="000138E7">
      <w:pPr>
        <w:pStyle w:val="Corpodetexto"/>
        <w:rPr>
          <w:rFonts w:ascii="Calibri" w:hAnsi="Calibri" w:cs="Calibri"/>
        </w:rPr>
      </w:pPr>
    </w:p>
    <w:p w14:paraId="63646009"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5.</w:t>
      </w:r>
      <w:r w:rsidRPr="002F11E7">
        <w:rPr>
          <w:rFonts w:ascii="Calibri" w:hAnsi="Calibri" w:cs="Calibri"/>
        </w:rPr>
        <w:tab/>
        <w:t>O entendimento do sistema de informação e comunicação pelo auditor do grupo pode incluir os seguintes assuntos:</w:t>
      </w:r>
    </w:p>
    <w:p w14:paraId="1CC523F8" w14:textId="77777777" w:rsidR="000138E7" w:rsidRPr="002F11E7" w:rsidRDefault="000138E7" w:rsidP="000138E7">
      <w:pPr>
        <w:pStyle w:val="Corpodetexto"/>
        <w:ind w:left="705" w:hanging="705"/>
        <w:rPr>
          <w:rFonts w:ascii="Calibri" w:hAnsi="Calibri" w:cs="Calibri"/>
        </w:rPr>
      </w:pPr>
    </w:p>
    <w:p w14:paraId="5201ADB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extensão da centralização no ambiente de TI do grupo e da uniformização dos aplicativos de TI, dos processos de TI e da infraestrutura de TI.</w:t>
      </w:r>
    </w:p>
    <w:p w14:paraId="25734B42"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monitoramento das operações da administração do grupo e os resultados financeiros de entidades ou unidades de negócios do grupo, incluindo rotinas regulares de relatório, o que possibilita a administração do grupo monitorar o desempenho em relação a orçamentos e tomar ação apropriada.</w:t>
      </w:r>
    </w:p>
    <w:p w14:paraId="531AF8C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Monitoramento, controle, conciliação e eliminação de transações intragrupo, lucros não realizados e saldos contábeis intragrupo em nível de grupo.</w:t>
      </w:r>
    </w:p>
    <w:p w14:paraId="4CC6769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Um processo de monitoramento da tempestividade e da avaliação da exatidão e integridade das informações contábeis recebidas de entidades ou unidades de negócios do grupo.</w:t>
      </w:r>
    </w:p>
    <w:p w14:paraId="74C003DF" w14:textId="77777777" w:rsidR="000138E7" w:rsidRPr="002F11E7" w:rsidRDefault="000138E7" w:rsidP="000138E7">
      <w:pPr>
        <w:pStyle w:val="Corpodetexto"/>
        <w:ind w:left="705" w:hanging="705"/>
        <w:rPr>
          <w:rFonts w:ascii="Calibri" w:hAnsi="Calibri" w:cs="Calibri"/>
        </w:rPr>
      </w:pPr>
    </w:p>
    <w:p w14:paraId="056188BD" w14:textId="77777777" w:rsidR="000138E7" w:rsidRPr="002F11E7" w:rsidRDefault="000138E7" w:rsidP="000138E7">
      <w:pPr>
        <w:pStyle w:val="Corpodetexto"/>
        <w:rPr>
          <w:rFonts w:ascii="Calibri" w:hAnsi="Calibri" w:cs="Calibri"/>
          <w:i/>
          <w:iCs/>
        </w:rPr>
      </w:pPr>
      <w:r w:rsidRPr="002F11E7">
        <w:rPr>
          <w:rFonts w:ascii="Calibri" w:hAnsi="Calibri" w:cs="Calibri"/>
          <w:i/>
          <w:iCs/>
        </w:rPr>
        <w:t>Processo de Consolidação</w:t>
      </w:r>
    </w:p>
    <w:p w14:paraId="09C75E8E" w14:textId="77777777" w:rsidR="000138E7" w:rsidRPr="002F11E7" w:rsidRDefault="000138E7" w:rsidP="000138E7">
      <w:pPr>
        <w:pStyle w:val="Corpodetexto"/>
        <w:rPr>
          <w:rFonts w:ascii="Calibri" w:hAnsi="Calibri" w:cs="Calibri"/>
          <w:i/>
          <w:iCs/>
        </w:rPr>
      </w:pPr>
    </w:p>
    <w:p w14:paraId="40832149"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6.</w:t>
      </w:r>
      <w:r w:rsidRPr="002F11E7">
        <w:rPr>
          <w:rFonts w:ascii="Calibri" w:hAnsi="Calibri" w:cs="Calibri"/>
        </w:rPr>
        <w:tab/>
        <w:t>O entendimento do processo de consolidação pelo auditor do grupo pode incluir os seguintes assuntos:</w:t>
      </w:r>
    </w:p>
    <w:p w14:paraId="01A0D41A" w14:textId="77777777" w:rsidR="000138E7" w:rsidRPr="002F11E7" w:rsidRDefault="000138E7" w:rsidP="000138E7">
      <w:pPr>
        <w:pStyle w:val="Corpodetexto"/>
        <w:ind w:left="705" w:hanging="705"/>
        <w:rPr>
          <w:rFonts w:ascii="Calibri" w:hAnsi="Calibri" w:cs="Calibri"/>
        </w:rPr>
      </w:pPr>
    </w:p>
    <w:p w14:paraId="11F5901D" w14:textId="77777777" w:rsidR="000138E7" w:rsidRPr="002F11E7" w:rsidRDefault="000138E7" w:rsidP="000138E7">
      <w:pPr>
        <w:pStyle w:val="Corpodetexto"/>
        <w:rPr>
          <w:rFonts w:ascii="Calibri" w:hAnsi="Calibri" w:cs="Calibri"/>
        </w:rPr>
      </w:pPr>
      <w:r w:rsidRPr="002F11E7">
        <w:rPr>
          <w:rFonts w:ascii="Calibri" w:hAnsi="Calibri" w:cs="Calibri"/>
        </w:rPr>
        <w:t>Assuntos Relacionados à Estrutura de Relatório Contábil Aplicável</w:t>
      </w:r>
    </w:p>
    <w:p w14:paraId="14A65186" w14:textId="77777777" w:rsidR="000138E7" w:rsidRPr="002F11E7" w:rsidRDefault="000138E7" w:rsidP="000138E7">
      <w:pPr>
        <w:pStyle w:val="Corpodetexto"/>
        <w:rPr>
          <w:rFonts w:ascii="Calibri" w:hAnsi="Calibri" w:cs="Calibri"/>
        </w:rPr>
      </w:pPr>
    </w:p>
    <w:p w14:paraId="4B924E5E"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extensão em que a administração das entidades ou unidades de negócios do grupo tem entendimento da estrutura de relatório financeiro aplicável.</w:t>
      </w:r>
    </w:p>
    <w:p w14:paraId="46D555A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para identificar e contabilizar as entidades ou unidades de negócios do grupo, de acordo com a estrutura de relatório financeiro aplicável.</w:t>
      </w:r>
    </w:p>
    <w:p w14:paraId="01450188"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de identificação de segmentos reportáveis para divulgação por segmento, de acordo com a estrutura de relatório financeiro aplicável.</w:t>
      </w:r>
    </w:p>
    <w:p w14:paraId="4F58618C"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de identificação das relações com partes relacionadas e das transações com partes relacionadas para divulgação de acordo com a estrutura de relatório financeiro aplicável.</w:t>
      </w:r>
    </w:p>
    <w:p w14:paraId="0CA318F9"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as políticas contábeis aplicadas às demonstrações contábeis do grupo, as alterações em relação ao exercício anterior e mudanças resultantes de normas novas ou revisadas de acordo com a estrutura de relatório financeiro aplicável.</w:t>
      </w:r>
    </w:p>
    <w:p w14:paraId="6801B09E"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Os procedimentos para lidar com entidades ou unidades de negócios do grupo com encerramento do ano fiscal diferente daquele do grupo.</w:t>
      </w:r>
    </w:p>
    <w:p w14:paraId="23E18507" w14:textId="77777777" w:rsidR="000138E7" w:rsidRPr="002F11E7" w:rsidRDefault="000138E7" w:rsidP="000138E7">
      <w:pPr>
        <w:pStyle w:val="Corpodetexto"/>
        <w:ind w:left="705" w:hanging="705"/>
        <w:rPr>
          <w:rFonts w:ascii="Calibri" w:hAnsi="Calibri" w:cs="Calibri"/>
        </w:rPr>
      </w:pPr>
    </w:p>
    <w:p w14:paraId="1DB9190A" w14:textId="77777777" w:rsidR="000138E7" w:rsidRPr="002F11E7" w:rsidRDefault="000138E7" w:rsidP="000138E7">
      <w:pPr>
        <w:pStyle w:val="Corpodetexto"/>
        <w:rPr>
          <w:rFonts w:ascii="Calibri" w:hAnsi="Calibri" w:cs="Calibri"/>
        </w:rPr>
      </w:pPr>
      <w:r w:rsidRPr="002F11E7">
        <w:rPr>
          <w:rFonts w:ascii="Calibri" w:hAnsi="Calibri" w:cs="Calibri"/>
        </w:rPr>
        <w:t>Questões Relacionadas ao Processo de Consolidação</w:t>
      </w:r>
    </w:p>
    <w:p w14:paraId="610250A6" w14:textId="77777777" w:rsidR="000138E7" w:rsidRPr="002F11E7" w:rsidRDefault="000138E7" w:rsidP="000138E7">
      <w:pPr>
        <w:pStyle w:val="Corpodetexto"/>
        <w:rPr>
          <w:rFonts w:ascii="Calibri" w:hAnsi="Calibri" w:cs="Calibri"/>
        </w:rPr>
      </w:pPr>
    </w:p>
    <w:p w14:paraId="30DCDD1A"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da administração do grupo para obter entendimento das políticas contábeis utilizadas pelas entidades ou unidades de negócios do grupo e, quando aplicável, assegurar que políticas contábeis sejam utilizadas uniformemente na elaboração das informações contábeis das entidades ou unidades de negócios do grupo para as demonstrações contábeis do grupo, e que as diferenças nas políticas contábeis sejam identificadas e ajustadas quando necessário, de acordo com a estrutura de relatório financeiro aplicável. Políticas contábeis uniformes são os princípios, bases, convenções, regras e práticas específicas adotadas pelo grupo, com base na estrutura de relatório contábil e financeiro aplicável, que as entidades ou unidades de negócios do grupo utilizam para divulgar, de forma consistente, transações similares. Essas políticas são normalmente descritas no manual de procedimentos de relatório financeiro e no pacote de relatórios emitido pela administração do grupo.</w:t>
      </w:r>
    </w:p>
    <w:p w14:paraId="241AFE6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da administração do grupo para assegurar a apresentação de relatórios financeiros completos, precisos e tempestivos pelas entidades ou unidades de negócios do grupo para a consolidação.</w:t>
      </w:r>
    </w:p>
    <w:p w14:paraId="3A9E3B43"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de conversão das informações financeiras de entidades ou unidades de negócios estrangeiras do grupo para a moeda das demonstrações contábeis do grupo.</w:t>
      </w:r>
    </w:p>
    <w:p w14:paraId="6354599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Como o ambiente de TI do grupo é organizado para a consolidação e as políticas que definem os fluxos de informações no processo de consolidação, incluindo os aplicativos de TI envolvidos.</w:t>
      </w:r>
    </w:p>
    <w:p w14:paraId="35FF1243" w14:textId="77777777" w:rsidR="000138E7" w:rsidRPr="002F11E7" w:rsidRDefault="000138E7" w:rsidP="000138E7">
      <w:pPr>
        <w:pStyle w:val="Corpodetexto"/>
        <w:rPr>
          <w:rFonts w:ascii="Calibri" w:hAnsi="Calibri" w:cs="Calibri"/>
        </w:rPr>
      </w:pPr>
      <w:r w:rsidRPr="002F11E7">
        <w:rPr>
          <w:rFonts w:ascii="Calibri" w:hAnsi="Calibri" w:cs="Calibri"/>
        </w:rPr>
        <w:t>•</w:t>
      </w:r>
      <w:r w:rsidRPr="002F11E7">
        <w:rPr>
          <w:rFonts w:ascii="Calibri" w:hAnsi="Calibri" w:cs="Calibri"/>
        </w:rPr>
        <w:tab/>
        <w:t>O processo da administração do grupo para obter informações sobre eventos subsequentes.</w:t>
      </w:r>
    </w:p>
    <w:p w14:paraId="156C6497" w14:textId="77777777" w:rsidR="000138E7" w:rsidRPr="002F11E7" w:rsidRDefault="000138E7" w:rsidP="000138E7">
      <w:pPr>
        <w:pStyle w:val="Corpodetexto"/>
        <w:rPr>
          <w:rFonts w:ascii="Calibri" w:hAnsi="Calibri" w:cs="Calibri"/>
        </w:rPr>
      </w:pPr>
    </w:p>
    <w:p w14:paraId="7A5BBCEF" w14:textId="77777777" w:rsidR="000138E7" w:rsidRPr="002F11E7" w:rsidRDefault="000138E7" w:rsidP="000138E7">
      <w:pPr>
        <w:pStyle w:val="Corpodetexto"/>
        <w:rPr>
          <w:rFonts w:ascii="Calibri" w:hAnsi="Calibri" w:cs="Calibri"/>
        </w:rPr>
      </w:pPr>
      <w:r w:rsidRPr="002F11E7">
        <w:rPr>
          <w:rFonts w:ascii="Calibri" w:hAnsi="Calibri" w:cs="Calibri"/>
        </w:rPr>
        <w:t>Assuntos Relacionados a Ajustes e Reclassificações de Consolidação:</w:t>
      </w:r>
    </w:p>
    <w:p w14:paraId="2C6C12FD" w14:textId="77777777" w:rsidR="000138E7" w:rsidRPr="002F11E7" w:rsidRDefault="000138E7" w:rsidP="000138E7">
      <w:pPr>
        <w:pStyle w:val="Corpodetexto"/>
        <w:rPr>
          <w:rFonts w:ascii="Calibri" w:hAnsi="Calibri" w:cs="Calibri"/>
        </w:rPr>
      </w:pPr>
    </w:p>
    <w:p w14:paraId="4921389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 processo de registro de ajustes de consolidação, incluindo a preparação, autorização e processamento de lançamentos relacionados no diário, e a experiência do pessoal responsável pela consolidação.</w:t>
      </w:r>
    </w:p>
    <w:p w14:paraId="1A85F4E5" w14:textId="77777777" w:rsidR="000138E7" w:rsidRPr="002F11E7" w:rsidRDefault="000138E7" w:rsidP="000138E7">
      <w:pPr>
        <w:pStyle w:val="Corpodetexto"/>
        <w:rPr>
          <w:rFonts w:ascii="Calibri" w:hAnsi="Calibri" w:cs="Calibri"/>
        </w:rPr>
      </w:pPr>
      <w:r w:rsidRPr="002F11E7">
        <w:rPr>
          <w:rFonts w:ascii="Calibri" w:hAnsi="Calibri" w:cs="Calibri"/>
        </w:rPr>
        <w:t>•</w:t>
      </w:r>
      <w:r w:rsidRPr="002F11E7">
        <w:rPr>
          <w:rFonts w:ascii="Calibri" w:hAnsi="Calibri" w:cs="Calibri"/>
        </w:rPr>
        <w:tab/>
        <w:t>Os ajustes de consolidação requeridos pela estrutura de relatório financeiro aplicável.</w:t>
      </w:r>
    </w:p>
    <w:p w14:paraId="2010B376"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lógica de negócios para os eventos e as transações que deram origem aos ajustes de consolidação.</w:t>
      </w:r>
    </w:p>
    <w:p w14:paraId="3BC1672C"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Frequência, natureza e tamanho das transações entre entidades ou unidades de negócios do grupo.</w:t>
      </w:r>
    </w:p>
    <w:p w14:paraId="059FCA6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Os procedimentos para o monitoramento, controle, conciliação e eliminação de transações intragrupo, lucros não realizados e saldos contábeis intragrupo.</w:t>
      </w:r>
    </w:p>
    <w:p w14:paraId="5E243C23"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Medidas tomadas para determinar o justo valor dos ativos e passivos adquiridos, procedimentos para amortização de ágio (quando aplicável) e testes de redução ao valor recuperável (impairment) de ágio, de acordo com a estrutura de relatório financeiro aplicável.</w:t>
      </w:r>
    </w:p>
    <w:p w14:paraId="2F23F471"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Acordos com acionista majoritário ou minoritários referentes a perdas incorridas por uma entidade ou unidade de negócios do grupo (por exemplo, obrigação dos acionistas minoritários de compensar tais perdas).</w:t>
      </w:r>
    </w:p>
    <w:p w14:paraId="116551D8" w14:textId="77777777" w:rsidR="000138E7" w:rsidRPr="002F11E7" w:rsidRDefault="000138E7" w:rsidP="000138E7">
      <w:pPr>
        <w:pStyle w:val="Corpodetexto"/>
        <w:ind w:left="705" w:hanging="705"/>
        <w:rPr>
          <w:rFonts w:ascii="Calibri" w:hAnsi="Calibri" w:cs="Calibri"/>
        </w:rPr>
      </w:pPr>
    </w:p>
    <w:p w14:paraId="7701872F" w14:textId="77777777" w:rsidR="000138E7" w:rsidRPr="002F11E7" w:rsidRDefault="000138E7" w:rsidP="000138E7">
      <w:pPr>
        <w:pStyle w:val="Corpodetexto"/>
        <w:rPr>
          <w:rFonts w:ascii="Calibri" w:hAnsi="Calibri" w:cs="Calibri"/>
        </w:rPr>
      </w:pPr>
      <w:r w:rsidRPr="002F11E7">
        <w:rPr>
          <w:rFonts w:ascii="Calibri" w:hAnsi="Calibri" w:cs="Calibri"/>
        </w:rPr>
        <w:t>Atividades de Controle</w:t>
      </w:r>
    </w:p>
    <w:p w14:paraId="10AC0D5D" w14:textId="77777777" w:rsidR="000138E7" w:rsidRPr="002F11E7" w:rsidRDefault="000138E7" w:rsidP="000138E7">
      <w:pPr>
        <w:pStyle w:val="Corpodetexto"/>
        <w:rPr>
          <w:rFonts w:ascii="Calibri" w:hAnsi="Calibri" w:cs="Calibri"/>
        </w:rPr>
      </w:pPr>
    </w:p>
    <w:p w14:paraId="338962DB"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7.</w:t>
      </w:r>
      <w:r w:rsidRPr="002F11E7">
        <w:rPr>
          <w:rFonts w:ascii="Calibri" w:hAnsi="Calibri" w:cs="Calibri"/>
        </w:rPr>
        <w:tab/>
        <w:t>O entendimento pelo auditor do grupo das atividades de controle do componente pode incluir:</w:t>
      </w:r>
    </w:p>
    <w:p w14:paraId="38A23CA2"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uniformização dos controles de processamento de informações e controles gerais de TI para todo o grupo ou parte dele.</w:t>
      </w:r>
    </w:p>
    <w:p w14:paraId="42FCDADC"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extensão da uniformização do planejamento de controles para todo o grupo ou parte dele que tratam os riscos de distorção relevante das demonstrações contábeis do grupo no nível da afirmação.</w:t>
      </w:r>
    </w:p>
    <w:p w14:paraId="7964F2C0"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 extensão em que os controles comuns planejados foram implementados de forma consistente em todo o grupo ou parte dele.</w:t>
      </w:r>
    </w:p>
    <w:p w14:paraId="30C19EDF" w14:textId="77777777" w:rsidR="000138E7" w:rsidRPr="002F11E7" w:rsidRDefault="000138E7" w:rsidP="000138E7">
      <w:pPr>
        <w:pStyle w:val="Corpodetexto"/>
        <w:ind w:left="705" w:hanging="705"/>
        <w:rPr>
          <w:rFonts w:ascii="Calibri" w:hAnsi="Calibri" w:cs="Calibri"/>
        </w:rPr>
      </w:pPr>
    </w:p>
    <w:p w14:paraId="0EF892E1" w14:textId="77777777" w:rsidR="000138E7" w:rsidRPr="002F11E7" w:rsidRDefault="000138E7" w:rsidP="000138E7">
      <w:pPr>
        <w:pStyle w:val="Corpodetexto"/>
        <w:ind w:left="705" w:hanging="705"/>
        <w:rPr>
          <w:rFonts w:ascii="Calibri" w:hAnsi="Calibri" w:cs="Calibri"/>
        </w:rPr>
      </w:pPr>
    </w:p>
    <w:p w14:paraId="71276840" w14:textId="77777777" w:rsidR="000138E7" w:rsidRPr="002F11E7" w:rsidRDefault="000138E7" w:rsidP="000138E7">
      <w:pPr>
        <w:pStyle w:val="Corpodetexto"/>
        <w:ind w:left="705" w:hanging="705"/>
        <w:rPr>
          <w:rFonts w:ascii="Calibri" w:hAnsi="Calibri" w:cs="Calibri"/>
        </w:rPr>
      </w:pPr>
    </w:p>
    <w:p w14:paraId="0FD74707" w14:textId="77777777" w:rsidR="000138E7" w:rsidRPr="002F11E7" w:rsidRDefault="000138E7" w:rsidP="000138E7">
      <w:pPr>
        <w:pStyle w:val="Corpodetexto"/>
        <w:ind w:left="705" w:hanging="705"/>
        <w:rPr>
          <w:rFonts w:ascii="Calibri" w:hAnsi="Calibri" w:cs="Calibri"/>
        </w:rPr>
      </w:pPr>
    </w:p>
    <w:p w14:paraId="50CCA10C" w14:textId="77777777" w:rsidR="000138E7" w:rsidRPr="002F11E7" w:rsidRDefault="000138E7" w:rsidP="000138E7">
      <w:pPr>
        <w:pStyle w:val="Corpodetexto"/>
        <w:ind w:left="705" w:hanging="705"/>
        <w:rPr>
          <w:rFonts w:ascii="Calibri" w:hAnsi="Calibri" w:cs="Calibri"/>
        </w:rPr>
      </w:pPr>
    </w:p>
    <w:p w14:paraId="554B2A77" w14:textId="77777777" w:rsidR="000138E7" w:rsidRPr="002F11E7" w:rsidRDefault="000138E7" w:rsidP="000138E7">
      <w:pPr>
        <w:pStyle w:val="Corpodetexto"/>
        <w:ind w:left="705" w:hanging="705"/>
        <w:rPr>
          <w:rFonts w:ascii="Calibri" w:hAnsi="Calibri" w:cs="Calibri"/>
        </w:rPr>
      </w:pPr>
    </w:p>
    <w:p w14:paraId="3FA900A8" w14:textId="77777777" w:rsidR="000138E7" w:rsidRPr="002F11E7" w:rsidRDefault="000138E7" w:rsidP="000138E7">
      <w:pPr>
        <w:pStyle w:val="Corpodetexto"/>
        <w:ind w:left="705" w:hanging="705"/>
        <w:rPr>
          <w:rFonts w:ascii="Calibri" w:hAnsi="Calibri" w:cs="Calibri"/>
        </w:rPr>
      </w:pPr>
    </w:p>
    <w:p w14:paraId="518AF64F" w14:textId="77777777" w:rsidR="000138E7" w:rsidRPr="002F11E7" w:rsidRDefault="000138E7" w:rsidP="000138E7">
      <w:pPr>
        <w:pStyle w:val="Corpodetexto"/>
        <w:ind w:left="705" w:hanging="705"/>
        <w:rPr>
          <w:rFonts w:ascii="Calibri" w:hAnsi="Calibri" w:cs="Calibri"/>
        </w:rPr>
      </w:pPr>
    </w:p>
    <w:p w14:paraId="5B182743" w14:textId="77777777" w:rsidR="000138E7" w:rsidRPr="002F11E7" w:rsidRDefault="000138E7" w:rsidP="000138E7">
      <w:pPr>
        <w:pStyle w:val="Corpodetexto"/>
        <w:ind w:left="705" w:hanging="705"/>
        <w:rPr>
          <w:rFonts w:ascii="Calibri" w:hAnsi="Calibri" w:cs="Calibri"/>
        </w:rPr>
      </w:pPr>
    </w:p>
    <w:p w14:paraId="48A72B20" w14:textId="77777777" w:rsidR="000138E7" w:rsidRPr="002F11E7" w:rsidRDefault="000138E7" w:rsidP="000138E7">
      <w:pPr>
        <w:pStyle w:val="Corpodetexto"/>
        <w:ind w:left="705" w:hanging="705"/>
        <w:rPr>
          <w:rFonts w:ascii="Calibri" w:hAnsi="Calibri" w:cs="Calibri"/>
        </w:rPr>
      </w:pPr>
    </w:p>
    <w:p w14:paraId="502E5925" w14:textId="77777777" w:rsidR="000138E7" w:rsidRPr="002F11E7" w:rsidRDefault="000138E7" w:rsidP="000138E7">
      <w:pPr>
        <w:pStyle w:val="Corpodetexto"/>
        <w:ind w:left="705" w:hanging="705"/>
        <w:rPr>
          <w:rFonts w:ascii="Calibri" w:hAnsi="Calibri" w:cs="Calibri"/>
        </w:rPr>
      </w:pPr>
    </w:p>
    <w:p w14:paraId="1D1EB736" w14:textId="77777777" w:rsidR="000138E7" w:rsidRPr="002F11E7" w:rsidRDefault="000138E7" w:rsidP="000138E7">
      <w:pPr>
        <w:pStyle w:val="Corpodetexto"/>
        <w:ind w:left="705" w:hanging="705"/>
        <w:rPr>
          <w:rFonts w:ascii="Calibri" w:hAnsi="Calibri" w:cs="Calibri"/>
        </w:rPr>
      </w:pPr>
    </w:p>
    <w:p w14:paraId="3E675322" w14:textId="77777777" w:rsidR="000138E7" w:rsidRPr="002F11E7" w:rsidRDefault="000138E7" w:rsidP="000138E7">
      <w:pPr>
        <w:pStyle w:val="Corpodetexto"/>
        <w:ind w:left="705" w:hanging="705"/>
        <w:rPr>
          <w:rFonts w:ascii="Calibri" w:hAnsi="Calibri" w:cs="Calibri"/>
        </w:rPr>
      </w:pPr>
    </w:p>
    <w:p w14:paraId="1CED01E4" w14:textId="77777777" w:rsidR="000138E7" w:rsidRPr="002F11E7" w:rsidRDefault="000138E7" w:rsidP="000138E7">
      <w:pPr>
        <w:pStyle w:val="Corpodetexto"/>
        <w:ind w:left="705" w:hanging="705"/>
        <w:rPr>
          <w:rFonts w:ascii="Calibri" w:hAnsi="Calibri" w:cs="Calibri"/>
        </w:rPr>
      </w:pPr>
    </w:p>
    <w:p w14:paraId="4B6E46B1" w14:textId="77777777" w:rsidR="000138E7" w:rsidRPr="002F11E7" w:rsidRDefault="000138E7" w:rsidP="000138E7">
      <w:pPr>
        <w:pStyle w:val="Corpodetexto"/>
        <w:ind w:left="705" w:hanging="705"/>
        <w:rPr>
          <w:rFonts w:ascii="Calibri" w:hAnsi="Calibri" w:cs="Calibri"/>
        </w:rPr>
      </w:pPr>
    </w:p>
    <w:p w14:paraId="609ADD59" w14:textId="77777777" w:rsidR="000138E7" w:rsidRPr="002F11E7" w:rsidRDefault="000138E7" w:rsidP="000138E7">
      <w:pPr>
        <w:pStyle w:val="Corpodetexto"/>
        <w:ind w:left="705" w:hanging="705"/>
        <w:rPr>
          <w:rFonts w:ascii="Calibri" w:hAnsi="Calibri" w:cs="Calibri"/>
        </w:rPr>
      </w:pPr>
    </w:p>
    <w:p w14:paraId="302A9280" w14:textId="77777777" w:rsidR="000138E7" w:rsidRPr="002F11E7" w:rsidRDefault="000138E7" w:rsidP="000138E7">
      <w:pPr>
        <w:pStyle w:val="Corpodetexto"/>
        <w:ind w:left="705" w:hanging="705"/>
        <w:rPr>
          <w:rFonts w:ascii="Calibri" w:hAnsi="Calibri" w:cs="Calibri"/>
        </w:rPr>
      </w:pPr>
    </w:p>
    <w:p w14:paraId="6C42F2F1" w14:textId="77777777" w:rsidR="000138E7" w:rsidRPr="002F11E7" w:rsidRDefault="000138E7" w:rsidP="000138E7">
      <w:pPr>
        <w:pStyle w:val="Corpodetexto"/>
        <w:ind w:left="705" w:hanging="705"/>
        <w:rPr>
          <w:rFonts w:ascii="Calibri" w:hAnsi="Calibri" w:cs="Calibri"/>
        </w:rPr>
      </w:pPr>
    </w:p>
    <w:p w14:paraId="5F6EFB77" w14:textId="77777777" w:rsidR="000138E7" w:rsidRPr="002F11E7" w:rsidRDefault="000138E7" w:rsidP="000138E7">
      <w:pPr>
        <w:pStyle w:val="Corpodetexto"/>
        <w:ind w:left="705" w:hanging="705"/>
        <w:rPr>
          <w:rFonts w:ascii="Calibri" w:hAnsi="Calibri" w:cs="Calibri"/>
        </w:rPr>
      </w:pPr>
    </w:p>
    <w:p w14:paraId="3FB1DE12" w14:textId="77777777" w:rsidR="000138E7" w:rsidRPr="002F11E7" w:rsidRDefault="000138E7" w:rsidP="000138E7">
      <w:pPr>
        <w:pStyle w:val="Corpodetexto"/>
        <w:ind w:left="705" w:hanging="705"/>
        <w:rPr>
          <w:rFonts w:ascii="Calibri" w:hAnsi="Calibri" w:cs="Calibri"/>
        </w:rPr>
      </w:pPr>
    </w:p>
    <w:p w14:paraId="25A12A36" w14:textId="77777777" w:rsidR="000138E7" w:rsidRPr="002F11E7" w:rsidRDefault="000138E7" w:rsidP="000138E7">
      <w:pPr>
        <w:pStyle w:val="Corpodetexto"/>
        <w:ind w:left="705" w:hanging="705"/>
        <w:rPr>
          <w:rFonts w:ascii="Calibri" w:hAnsi="Calibri" w:cs="Calibri"/>
        </w:rPr>
      </w:pPr>
    </w:p>
    <w:p w14:paraId="32DD3302" w14:textId="77777777" w:rsidR="000138E7" w:rsidRPr="002F11E7" w:rsidRDefault="000138E7" w:rsidP="000138E7">
      <w:pPr>
        <w:pStyle w:val="Corpodetexto"/>
        <w:ind w:left="705" w:hanging="705"/>
        <w:rPr>
          <w:rFonts w:ascii="Calibri" w:hAnsi="Calibri" w:cs="Calibri"/>
        </w:rPr>
      </w:pPr>
    </w:p>
    <w:p w14:paraId="6AFAA1F3" w14:textId="77777777" w:rsidR="000138E7" w:rsidRPr="002F11E7" w:rsidRDefault="000138E7" w:rsidP="000138E7">
      <w:pPr>
        <w:pStyle w:val="Corpodetexto"/>
        <w:ind w:left="705" w:hanging="705"/>
        <w:rPr>
          <w:rFonts w:ascii="Calibri" w:hAnsi="Calibri" w:cs="Calibri"/>
        </w:rPr>
      </w:pPr>
    </w:p>
    <w:p w14:paraId="2C23D965" w14:textId="77777777" w:rsidR="000138E7" w:rsidRPr="002F11E7" w:rsidRDefault="000138E7" w:rsidP="000138E7">
      <w:pPr>
        <w:pStyle w:val="Corpodetexto"/>
        <w:ind w:left="705" w:hanging="705"/>
        <w:rPr>
          <w:rFonts w:ascii="Calibri" w:hAnsi="Calibri" w:cs="Calibri"/>
        </w:rPr>
      </w:pPr>
    </w:p>
    <w:p w14:paraId="7657C3BE" w14:textId="77777777" w:rsidR="000138E7" w:rsidRPr="002F11E7" w:rsidRDefault="000138E7" w:rsidP="000138E7">
      <w:pPr>
        <w:pStyle w:val="Corpodetexto"/>
        <w:ind w:left="705" w:hanging="705"/>
        <w:rPr>
          <w:rFonts w:ascii="Calibri" w:hAnsi="Calibri" w:cs="Calibri"/>
        </w:rPr>
      </w:pPr>
    </w:p>
    <w:p w14:paraId="1FFD37E0" w14:textId="77777777" w:rsidR="000138E7" w:rsidRPr="002F11E7" w:rsidRDefault="000138E7" w:rsidP="000138E7">
      <w:pPr>
        <w:pStyle w:val="Corpodetexto"/>
        <w:ind w:left="705" w:hanging="705"/>
        <w:rPr>
          <w:rFonts w:ascii="Calibri" w:hAnsi="Calibri" w:cs="Calibri"/>
        </w:rPr>
      </w:pPr>
    </w:p>
    <w:p w14:paraId="50555CEC" w14:textId="77777777" w:rsidR="000138E7" w:rsidRPr="002F11E7" w:rsidRDefault="000138E7" w:rsidP="000138E7">
      <w:pPr>
        <w:pStyle w:val="Corpodetexto"/>
        <w:ind w:left="705" w:hanging="705"/>
        <w:rPr>
          <w:rFonts w:ascii="Calibri" w:hAnsi="Calibri" w:cs="Calibri"/>
        </w:rPr>
      </w:pPr>
    </w:p>
    <w:p w14:paraId="75DAADB0" w14:textId="77777777" w:rsidR="000138E7" w:rsidRPr="002F11E7" w:rsidRDefault="000138E7" w:rsidP="000138E7">
      <w:pPr>
        <w:pStyle w:val="Corpodetexto"/>
        <w:ind w:left="705" w:hanging="705"/>
        <w:rPr>
          <w:rFonts w:ascii="Calibri" w:hAnsi="Calibri" w:cs="Calibri"/>
        </w:rPr>
      </w:pPr>
    </w:p>
    <w:p w14:paraId="61461E9D" w14:textId="77777777" w:rsidR="000138E7" w:rsidRPr="002F11E7" w:rsidRDefault="000138E7" w:rsidP="000138E7">
      <w:pPr>
        <w:pStyle w:val="Corpodetexto"/>
        <w:ind w:left="705" w:hanging="705"/>
        <w:rPr>
          <w:rFonts w:ascii="Calibri" w:hAnsi="Calibri" w:cs="Calibri"/>
        </w:rPr>
      </w:pPr>
    </w:p>
    <w:p w14:paraId="5A11599B" w14:textId="77777777" w:rsidR="000138E7" w:rsidRPr="002F11E7" w:rsidRDefault="000138E7" w:rsidP="000138E7">
      <w:pPr>
        <w:pStyle w:val="Corpodetexto"/>
        <w:ind w:left="705" w:hanging="705"/>
        <w:rPr>
          <w:rFonts w:ascii="Calibri" w:hAnsi="Calibri" w:cs="Calibri"/>
        </w:rPr>
      </w:pPr>
    </w:p>
    <w:p w14:paraId="66A770B7" w14:textId="77777777" w:rsidR="000138E7" w:rsidRPr="002F11E7" w:rsidRDefault="000138E7" w:rsidP="000138E7">
      <w:pPr>
        <w:pStyle w:val="Corpodetexto"/>
        <w:ind w:left="705" w:hanging="705"/>
        <w:rPr>
          <w:rFonts w:ascii="Calibri" w:hAnsi="Calibri" w:cs="Calibri"/>
        </w:rPr>
      </w:pPr>
    </w:p>
    <w:p w14:paraId="409BFB6A" w14:textId="77777777" w:rsidR="000138E7" w:rsidRPr="002F11E7" w:rsidRDefault="000138E7" w:rsidP="000138E7">
      <w:pPr>
        <w:pStyle w:val="Corpodetexto"/>
        <w:ind w:left="705" w:hanging="705"/>
        <w:rPr>
          <w:rFonts w:ascii="Calibri" w:hAnsi="Calibri" w:cs="Calibri"/>
        </w:rPr>
      </w:pPr>
    </w:p>
    <w:p w14:paraId="3B08F0AB" w14:textId="77777777" w:rsidR="000138E7" w:rsidRPr="002F11E7" w:rsidRDefault="000138E7" w:rsidP="000138E7">
      <w:pPr>
        <w:pStyle w:val="Corpodetexto"/>
        <w:ind w:left="705" w:hanging="705"/>
        <w:rPr>
          <w:rFonts w:ascii="Calibri" w:hAnsi="Calibri" w:cs="Calibri"/>
        </w:rPr>
      </w:pPr>
    </w:p>
    <w:p w14:paraId="61059DD2" w14:textId="77777777" w:rsidR="000138E7" w:rsidRPr="002F11E7" w:rsidRDefault="000138E7" w:rsidP="000138E7">
      <w:pPr>
        <w:pStyle w:val="Corpodetexto"/>
        <w:ind w:left="705" w:hanging="705"/>
        <w:rPr>
          <w:rFonts w:ascii="Calibri" w:hAnsi="Calibri" w:cs="Calibri"/>
        </w:rPr>
      </w:pPr>
    </w:p>
    <w:p w14:paraId="2F8468FE" w14:textId="77777777" w:rsidR="000138E7" w:rsidRPr="002F11E7" w:rsidRDefault="000138E7" w:rsidP="000138E7">
      <w:pPr>
        <w:pStyle w:val="Corpodetexto"/>
        <w:ind w:left="705" w:hanging="705"/>
        <w:rPr>
          <w:rFonts w:ascii="Calibri" w:hAnsi="Calibri" w:cs="Calibri"/>
        </w:rPr>
      </w:pPr>
    </w:p>
    <w:p w14:paraId="05BC9ABD" w14:textId="77777777" w:rsidR="000138E7" w:rsidRPr="002F11E7" w:rsidRDefault="000138E7" w:rsidP="000138E7">
      <w:pPr>
        <w:pStyle w:val="Corpodetexto"/>
        <w:ind w:left="705" w:hanging="705"/>
        <w:rPr>
          <w:rFonts w:ascii="Calibri" w:hAnsi="Calibri" w:cs="Calibri"/>
        </w:rPr>
      </w:pPr>
    </w:p>
    <w:p w14:paraId="2F88FC8F" w14:textId="77777777" w:rsidR="000138E7" w:rsidRPr="002F11E7" w:rsidRDefault="000138E7" w:rsidP="000138E7">
      <w:pPr>
        <w:pStyle w:val="Corpodetexto"/>
        <w:ind w:left="705" w:hanging="705"/>
        <w:rPr>
          <w:rFonts w:ascii="Calibri" w:hAnsi="Calibri" w:cs="Calibri"/>
        </w:rPr>
      </w:pPr>
    </w:p>
    <w:p w14:paraId="354DC0C2" w14:textId="77777777" w:rsidR="000138E7" w:rsidRPr="002F11E7" w:rsidRDefault="000138E7" w:rsidP="000138E7">
      <w:pPr>
        <w:pStyle w:val="Corpodetexto"/>
        <w:ind w:left="705" w:hanging="705"/>
        <w:rPr>
          <w:rFonts w:ascii="Calibri" w:hAnsi="Calibri" w:cs="Calibri"/>
        </w:rPr>
      </w:pPr>
    </w:p>
    <w:p w14:paraId="02E89EE8" w14:textId="77777777" w:rsidR="000138E7" w:rsidRPr="002F11E7" w:rsidRDefault="000138E7" w:rsidP="000138E7">
      <w:pPr>
        <w:pStyle w:val="Corpodetexto"/>
        <w:ind w:left="705" w:hanging="705"/>
        <w:rPr>
          <w:rFonts w:ascii="Calibri" w:hAnsi="Calibri" w:cs="Calibri"/>
        </w:rPr>
      </w:pPr>
    </w:p>
    <w:p w14:paraId="3124E840" w14:textId="77777777" w:rsidR="000138E7" w:rsidRPr="002F11E7" w:rsidRDefault="000138E7" w:rsidP="000138E7">
      <w:pPr>
        <w:pStyle w:val="Corpodetexto"/>
        <w:ind w:left="705" w:hanging="705"/>
        <w:rPr>
          <w:rFonts w:ascii="Calibri" w:hAnsi="Calibri" w:cs="Calibri"/>
        </w:rPr>
      </w:pPr>
    </w:p>
    <w:p w14:paraId="6FEE9B0B" w14:textId="77777777" w:rsidR="000138E7" w:rsidRPr="002F11E7" w:rsidRDefault="000138E7" w:rsidP="000138E7">
      <w:pPr>
        <w:pStyle w:val="Corpodetexto"/>
        <w:ind w:left="705" w:hanging="705"/>
        <w:rPr>
          <w:rFonts w:ascii="Calibri" w:hAnsi="Calibri" w:cs="Calibri"/>
        </w:rPr>
      </w:pPr>
    </w:p>
    <w:p w14:paraId="2FBEE3E4" w14:textId="77777777" w:rsidR="000138E7" w:rsidRPr="002F11E7" w:rsidRDefault="000138E7" w:rsidP="000138E7">
      <w:pPr>
        <w:pStyle w:val="Corpodetexto"/>
        <w:ind w:left="705" w:hanging="705"/>
        <w:rPr>
          <w:rFonts w:ascii="Calibri" w:hAnsi="Calibri" w:cs="Calibri"/>
        </w:rPr>
      </w:pPr>
    </w:p>
    <w:p w14:paraId="49397513" w14:textId="77777777" w:rsidR="000138E7" w:rsidRPr="002F11E7" w:rsidRDefault="000138E7" w:rsidP="000138E7">
      <w:pPr>
        <w:pStyle w:val="Corpodetexto"/>
        <w:ind w:left="705" w:hanging="705"/>
        <w:rPr>
          <w:rFonts w:ascii="Calibri" w:hAnsi="Calibri" w:cs="Calibri"/>
        </w:rPr>
      </w:pPr>
    </w:p>
    <w:p w14:paraId="3C4D2C2D" w14:textId="77777777" w:rsidR="000138E7" w:rsidRPr="002F11E7" w:rsidRDefault="000138E7" w:rsidP="000138E7">
      <w:pPr>
        <w:pStyle w:val="Corpodetexto"/>
        <w:ind w:left="705" w:hanging="705"/>
        <w:rPr>
          <w:rFonts w:ascii="Calibri" w:hAnsi="Calibri" w:cs="Calibri"/>
        </w:rPr>
      </w:pPr>
    </w:p>
    <w:p w14:paraId="77A47EC1" w14:textId="77777777" w:rsidR="000138E7" w:rsidRPr="002F11E7" w:rsidRDefault="000138E7" w:rsidP="000138E7">
      <w:pPr>
        <w:pStyle w:val="Corpodetexto"/>
        <w:ind w:left="705" w:hanging="705"/>
        <w:rPr>
          <w:rFonts w:ascii="Calibri" w:hAnsi="Calibri" w:cs="Calibri"/>
        </w:rPr>
      </w:pPr>
    </w:p>
    <w:p w14:paraId="7C9FAC18" w14:textId="77777777" w:rsidR="000138E7" w:rsidRPr="002F11E7" w:rsidRDefault="000138E7" w:rsidP="000138E7">
      <w:pPr>
        <w:pStyle w:val="Corpodetexto"/>
        <w:rPr>
          <w:rFonts w:ascii="Calibri" w:hAnsi="Calibri" w:cs="Calibri"/>
          <w:b/>
          <w:bCs/>
        </w:rPr>
      </w:pPr>
      <w:r w:rsidRPr="002F11E7">
        <w:rPr>
          <w:rFonts w:ascii="Calibri" w:hAnsi="Calibri" w:cs="Calibri"/>
          <w:b/>
          <w:bCs/>
        </w:rPr>
        <w:t>Apêndice 3</w:t>
      </w:r>
    </w:p>
    <w:p w14:paraId="149A09D6" w14:textId="77777777" w:rsidR="000138E7" w:rsidRPr="002F11E7" w:rsidRDefault="000138E7" w:rsidP="000138E7">
      <w:pPr>
        <w:pStyle w:val="Corpodetexto"/>
        <w:rPr>
          <w:rFonts w:ascii="Calibri" w:hAnsi="Calibri" w:cs="Calibri"/>
          <w:b/>
          <w:bCs/>
        </w:rPr>
      </w:pPr>
      <w:r w:rsidRPr="002F11E7">
        <w:rPr>
          <w:rFonts w:ascii="Calibri" w:hAnsi="Calibri" w:cs="Calibri"/>
          <w:b/>
          <w:bCs/>
        </w:rPr>
        <w:t>(Ref.: item A110)</w:t>
      </w:r>
    </w:p>
    <w:p w14:paraId="7478069E" w14:textId="77777777" w:rsidR="000138E7" w:rsidRPr="002F11E7" w:rsidRDefault="000138E7" w:rsidP="000138E7">
      <w:pPr>
        <w:pStyle w:val="Corpodetexto"/>
        <w:rPr>
          <w:rFonts w:ascii="Calibri" w:hAnsi="Calibri" w:cs="Calibri"/>
        </w:rPr>
      </w:pPr>
    </w:p>
    <w:p w14:paraId="3BA2DE39" w14:textId="77777777" w:rsidR="000138E7" w:rsidRPr="002F11E7" w:rsidRDefault="000138E7" w:rsidP="000138E7">
      <w:pPr>
        <w:pStyle w:val="Corpodetexto"/>
        <w:rPr>
          <w:rFonts w:ascii="Calibri" w:hAnsi="Calibri" w:cs="Calibri"/>
          <w:b/>
          <w:bCs/>
        </w:rPr>
      </w:pPr>
      <w:r w:rsidRPr="002F11E7">
        <w:rPr>
          <w:rFonts w:ascii="Calibri" w:hAnsi="Calibri" w:cs="Calibri"/>
          <w:b/>
          <w:bCs/>
        </w:rPr>
        <w:t>Exemplos de Eventos ou Condições que Podem Resultar em Riscos de Distorção Relevante nas Demonstrações Contábeis do Grupo</w:t>
      </w:r>
    </w:p>
    <w:p w14:paraId="7234103D" w14:textId="77777777" w:rsidR="000138E7" w:rsidRPr="002F11E7" w:rsidRDefault="000138E7" w:rsidP="000138E7">
      <w:pPr>
        <w:pStyle w:val="Corpodetexto"/>
        <w:rPr>
          <w:rFonts w:ascii="Calibri" w:hAnsi="Calibri" w:cs="Calibri"/>
        </w:rPr>
      </w:pPr>
    </w:p>
    <w:p w14:paraId="525FE4B4" w14:textId="77777777" w:rsidR="000138E7" w:rsidRPr="002F11E7" w:rsidRDefault="000138E7" w:rsidP="000138E7">
      <w:pPr>
        <w:pStyle w:val="Corpodetexto"/>
        <w:rPr>
          <w:rFonts w:ascii="Calibri" w:hAnsi="Calibri" w:cs="Calibri"/>
        </w:rPr>
      </w:pPr>
      <w:r w:rsidRPr="002F11E7">
        <w:rPr>
          <w:rFonts w:ascii="Calibri" w:hAnsi="Calibri" w:cs="Calibri"/>
        </w:rPr>
        <w:t>Os itens a seguir são exemplos de eventos (incluindo transações) e condições que podem indicar a existência de riscos de distorção relevante das demonstrações contábeis do grupo, seja devido a fraude ou erro, inclusive em relação ao processo de consolidação. Os exemplos fornecidos pelo fator de risco inerente abrangem uma vasta gama de eventos e condições; no entanto, nem todos os eventos e condições são relevantes para todos os trabalhos de auditoria de grupo e a lista de exemplos não é exaustiva. Os eventos e condições foram categorizados pelo fator de risco inerente que pode ter o maior efeito nas circunstâncias. Importante, devido às inter-relações entre fatores de risco inerentes, os eventos e as condições dos exemplos também podem estar sujeitos ou serem afetados por outros fatores de risco inerentes em níveis variáveis (ver Apêndice 2 da NBC TA 315).</w:t>
      </w:r>
    </w:p>
    <w:p w14:paraId="43D5A0A3" w14:textId="77777777" w:rsidR="000138E7" w:rsidRPr="002F11E7" w:rsidRDefault="000138E7" w:rsidP="000138E7">
      <w:pPr>
        <w:pStyle w:val="Corpodetexto"/>
        <w:rPr>
          <w:rFonts w:ascii="Calibri" w:hAnsi="Calibri" w:cs="Calibri"/>
        </w:rPr>
      </w:pPr>
    </w:p>
    <w:p w14:paraId="75805F7C" w14:textId="77777777" w:rsidR="000138E7" w:rsidRPr="002F11E7" w:rsidRDefault="000138E7" w:rsidP="000138E7">
      <w:pPr>
        <w:pStyle w:val="Corpodetexto"/>
        <w:rPr>
          <w:rFonts w:ascii="Calibri" w:hAnsi="Calibri" w:cs="Calibri"/>
        </w:rPr>
      </w:pPr>
      <w:r w:rsidRPr="002F11E7">
        <w:rPr>
          <w:rFonts w:ascii="Calibri" w:hAnsi="Calibri" w:cs="Calibri"/>
        </w:rPr>
        <w:t>Fator de Risco Inerente</w:t>
      </w:r>
    </w:p>
    <w:p w14:paraId="58DC02D2" w14:textId="77777777" w:rsidR="000138E7" w:rsidRPr="002F11E7" w:rsidRDefault="000138E7" w:rsidP="000138E7">
      <w:pPr>
        <w:pStyle w:val="Corpodetexto"/>
        <w:rPr>
          <w:rFonts w:ascii="Calibri" w:hAnsi="Calibri" w:cs="Calibri"/>
        </w:rPr>
      </w:pPr>
    </w:p>
    <w:p w14:paraId="0B6505FD" w14:textId="77777777" w:rsidR="000138E7" w:rsidRPr="002F11E7" w:rsidRDefault="000138E7" w:rsidP="000138E7">
      <w:pPr>
        <w:pStyle w:val="Corpodetexto"/>
        <w:rPr>
          <w:rFonts w:ascii="Calibri" w:hAnsi="Calibri" w:cs="Calibri"/>
        </w:rPr>
      </w:pPr>
      <w:r w:rsidRPr="002F11E7">
        <w:rPr>
          <w:rFonts w:ascii="Calibri" w:hAnsi="Calibri" w:cs="Calibri"/>
        </w:rPr>
        <w:t>Exemplos de Eventos ou Condições que Podem Resultar na existência de Riscos de Distorção Relevante nas Demonstrações Contábeis do Grupo no Nível da Afirmação:</w:t>
      </w:r>
    </w:p>
    <w:p w14:paraId="3DA36A44" w14:textId="77777777" w:rsidR="000138E7" w:rsidRPr="002F11E7" w:rsidRDefault="000138E7" w:rsidP="000138E7">
      <w:pPr>
        <w:pStyle w:val="Corpodetexto"/>
        <w:rPr>
          <w:rFonts w:ascii="Calibri" w:hAnsi="Calibri" w:cs="Calibri"/>
        </w:rPr>
      </w:pPr>
    </w:p>
    <w:p w14:paraId="413084C0" w14:textId="77777777" w:rsidR="000138E7" w:rsidRPr="002F11E7" w:rsidRDefault="000138E7" w:rsidP="000138E7">
      <w:pPr>
        <w:pStyle w:val="Corpodetexto"/>
        <w:rPr>
          <w:rFonts w:ascii="Calibri" w:hAnsi="Calibri" w:cs="Calibri"/>
        </w:rPr>
      </w:pPr>
      <w:r w:rsidRPr="002F11E7">
        <w:rPr>
          <w:rFonts w:ascii="Calibri" w:hAnsi="Calibri" w:cs="Calibri"/>
        </w:rPr>
        <w:t>Complexidade</w:t>
      </w:r>
    </w:p>
    <w:p w14:paraId="7D618F9D" w14:textId="77777777" w:rsidR="000138E7" w:rsidRPr="002F11E7" w:rsidRDefault="000138E7" w:rsidP="000138E7">
      <w:pPr>
        <w:pStyle w:val="Corpodetexto"/>
        <w:rPr>
          <w:rFonts w:ascii="Calibri" w:hAnsi="Calibri" w:cs="Calibri"/>
        </w:rPr>
      </w:pPr>
    </w:p>
    <w:p w14:paraId="22CF8062"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existência de transações complexas que são contabilizadas em mais de uma entidade ou unidades de negócios do grupo.</w:t>
      </w:r>
    </w:p>
    <w:p w14:paraId="0D7CFD4E"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aplicação de políticas contábeis por entidades ou unidades de negócios no grupo que diferem das aplicadas às demonstrações contábeis do grupo.</w:t>
      </w:r>
    </w:p>
    <w:p w14:paraId="0F0E5AAD"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mensurações ou divulgações contábeis que envolvem processos complexos utilizadas por entidades ou unidades de negócios no grupo, como contabilização de instrumentos financeiros complexos.</w:t>
      </w:r>
    </w:p>
    <w:p w14:paraId="34B9614F"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operações sujeitas a um alto nível de regulamentos complexos em várias jurisdições, ou entidades ou unidades de negócios no grupo que operam em vários setores e estejam sujeitas a diferentes tipos de regulamentos.</w:t>
      </w:r>
    </w:p>
    <w:p w14:paraId="46D6F1F5" w14:textId="77777777" w:rsidR="000138E7" w:rsidRPr="002F11E7" w:rsidRDefault="000138E7" w:rsidP="000138E7">
      <w:pPr>
        <w:pStyle w:val="Corpodetexto"/>
        <w:ind w:left="705" w:hanging="705"/>
        <w:rPr>
          <w:rFonts w:ascii="Calibri" w:hAnsi="Calibri" w:cs="Calibri"/>
        </w:rPr>
      </w:pPr>
    </w:p>
    <w:p w14:paraId="3F0D312D" w14:textId="77777777" w:rsidR="000138E7" w:rsidRPr="002F11E7" w:rsidRDefault="000138E7" w:rsidP="000138E7">
      <w:pPr>
        <w:pStyle w:val="Corpodetexto"/>
        <w:rPr>
          <w:rFonts w:ascii="Calibri" w:hAnsi="Calibri" w:cs="Calibri"/>
        </w:rPr>
      </w:pPr>
      <w:r w:rsidRPr="002F11E7">
        <w:rPr>
          <w:rFonts w:ascii="Calibri" w:hAnsi="Calibri" w:cs="Calibri"/>
        </w:rPr>
        <w:t>Subjetividade</w:t>
      </w:r>
    </w:p>
    <w:p w14:paraId="782457C5" w14:textId="77777777" w:rsidR="000138E7" w:rsidRPr="002F11E7" w:rsidRDefault="000138E7" w:rsidP="000138E7">
      <w:pPr>
        <w:pStyle w:val="Corpodetexto"/>
        <w:rPr>
          <w:rFonts w:ascii="Calibri" w:hAnsi="Calibri" w:cs="Calibri"/>
        </w:rPr>
      </w:pPr>
    </w:p>
    <w:p w14:paraId="25482B43"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Julgamentos sobre quais entidades ou unidades de negócios do grupo requerem a incorporação de suas informações financeiras nas demonstrações contábeis do grupo, de acordo com a estrutura de relatório financeiro aplicável, por exemplo, se existem ou não entidades de propósito específico ou entidades não comerciais que requerem incorporação.</w:t>
      </w:r>
    </w:p>
    <w:p w14:paraId="5CB0653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Julgamentos com relação à correta aplicação dos requisitos da estrutura de relatório financeiro aplicável por entidades ou unidades de negócios do grupo.</w:t>
      </w:r>
    </w:p>
    <w:p w14:paraId="7627811C" w14:textId="77777777" w:rsidR="000138E7" w:rsidRPr="002F11E7" w:rsidRDefault="000138E7" w:rsidP="000138E7">
      <w:pPr>
        <w:pStyle w:val="Corpodetexto"/>
        <w:ind w:left="705" w:hanging="705"/>
        <w:rPr>
          <w:rFonts w:ascii="Calibri" w:hAnsi="Calibri" w:cs="Calibri"/>
        </w:rPr>
      </w:pPr>
    </w:p>
    <w:p w14:paraId="64910DB9" w14:textId="77777777" w:rsidR="000138E7" w:rsidRPr="002F11E7" w:rsidRDefault="000138E7" w:rsidP="000138E7">
      <w:pPr>
        <w:pStyle w:val="Corpodetexto"/>
        <w:rPr>
          <w:rFonts w:ascii="Calibri" w:hAnsi="Calibri" w:cs="Calibri"/>
        </w:rPr>
      </w:pPr>
      <w:r w:rsidRPr="002F11E7">
        <w:rPr>
          <w:rFonts w:ascii="Calibri" w:hAnsi="Calibri" w:cs="Calibri"/>
        </w:rPr>
        <w:t>Mudança</w:t>
      </w:r>
    </w:p>
    <w:p w14:paraId="2BC86A78" w14:textId="77777777" w:rsidR="000138E7" w:rsidRPr="002F11E7" w:rsidRDefault="000138E7" w:rsidP="000138E7">
      <w:pPr>
        <w:pStyle w:val="Corpodetexto"/>
        <w:rPr>
          <w:rFonts w:ascii="Calibri" w:hAnsi="Calibri" w:cs="Calibri"/>
        </w:rPr>
      </w:pPr>
    </w:p>
    <w:p w14:paraId="42A94586" w14:textId="77777777" w:rsidR="000138E7" w:rsidRPr="002F11E7" w:rsidRDefault="000138E7" w:rsidP="000138E7">
      <w:pPr>
        <w:pStyle w:val="Corpodetexto"/>
        <w:rPr>
          <w:rFonts w:ascii="Calibri" w:hAnsi="Calibri" w:cs="Calibri"/>
        </w:rPr>
      </w:pPr>
      <w:r w:rsidRPr="002F11E7">
        <w:rPr>
          <w:rFonts w:ascii="Calibri" w:hAnsi="Calibri" w:cs="Calibri"/>
        </w:rPr>
        <w:t>•</w:t>
      </w:r>
      <w:r w:rsidRPr="002F11E7">
        <w:rPr>
          <w:rFonts w:ascii="Calibri" w:hAnsi="Calibri" w:cs="Calibri"/>
        </w:rPr>
        <w:tab/>
        <w:t>Aquisições, alienações ou reorganizações frequentes.</w:t>
      </w:r>
    </w:p>
    <w:p w14:paraId="72DD0DE7" w14:textId="77777777" w:rsidR="000138E7" w:rsidRPr="002F11E7" w:rsidRDefault="000138E7" w:rsidP="000138E7">
      <w:pPr>
        <w:pStyle w:val="Corpodetexto"/>
        <w:rPr>
          <w:rFonts w:ascii="Calibri" w:hAnsi="Calibri" w:cs="Calibri"/>
        </w:rPr>
      </w:pPr>
    </w:p>
    <w:p w14:paraId="256B4A29" w14:textId="77777777" w:rsidR="000138E7" w:rsidRPr="002F11E7" w:rsidRDefault="000138E7" w:rsidP="000138E7">
      <w:pPr>
        <w:pStyle w:val="Corpodetexto"/>
        <w:rPr>
          <w:rFonts w:ascii="Calibri" w:hAnsi="Calibri" w:cs="Calibri"/>
        </w:rPr>
      </w:pPr>
      <w:r w:rsidRPr="002F11E7">
        <w:rPr>
          <w:rFonts w:ascii="Calibri" w:hAnsi="Calibri" w:cs="Calibri"/>
        </w:rPr>
        <w:t>Fator de Risco Inerente</w:t>
      </w:r>
    </w:p>
    <w:p w14:paraId="2008C876" w14:textId="77777777" w:rsidR="000138E7" w:rsidRPr="002F11E7" w:rsidRDefault="000138E7" w:rsidP="000138E7">
      <w:pPr>
        <w:pStyle w:val="Corpodetexto"/>
        <w:rPr>
          <w:rFonts w:ascii="Calibri" w:hAnsi="Calibri" w:cs="Calibri"/>
        </w:rPr>
      </w:pPr>
    </w:p>
    <w:p w14:paraId="0BFF07E0" w14:textId="77777777" w:rsidR="000138E7" w:rsidRPr="002F11E7" w:rsidRDefault="000138E7" w:rsidP="000138E7">
      <w:pPr>
        <w:pStyle w:val="Corpodetexto"/>
        <w:rPr>
          <w:rFonts w:ascii="Calibri" w:hAnsi="Calibri" w:cs="Calibri"/>
        </w:rPr>
      </w:pPr>
      <w:r w:rsidRPr="002F11E7">
        <w:rPr>
          <w:rFonts w:ascii="Calibri" w:hAnsi="Calibri" w:cs="Calibri"/>
        </w:rPr>
        <w:t>Exemplos de Eventos ou Condições que Podem Resultar na existência de Riscos de Distorção Relevante nas Demonstrações Contábeis do Grupo no Nível da Afirmação:</w:t>
      </w:r>
    </w:p>
    <w:p w14:paraId="51DDC7E8" w14:textId="77777777" w:rsidR="000138E7" w:rsidRPr="002F11E7" w:rsidRDefault="000138E7" w:rsidP="000138E7">
      <w:pPr>
        <w:pStyle w:val="Corpodetexto"/>
        <w:rPr>
          <w:rFonts w:ascii="Calibri" w:hAnsi="Calibri" w:cs="Calibri"/>
        </w:rPr>
      </w:pPr>
    </w:p>
    <w:p w14:paraId="444AFD93" w14:textId="77777777" w:rsidR="000138E7" w:rsidRPr="002F11E7" w:rsidRDefault="000138E7" w:rsidP="000138E7">
      <w:pPr>
        <w:pStyle w:val="Corpodetexto"/>
        <w:rPr>
          <w:rFonts w:ascii="Calibri" w:hAnsi="Calibri" w:cs="Calibri"/>
        </w:rPr>
      </w:pPr>
      <w:r w:rsidRPr="002F11E7">
        <w:rPr>
          <w:rFonts w:ascii="Calibri" w:hAnsi="Calibri" w:cs="Calibri"/>
        </w:rPr>
        <w:t>Incerteza</w:t>
      </w:r>
    </w:p>
    <w:p w14:paraId="0BEED8A2" w14:textId="77777777" w:rsidR="000138E7" w:rsidRPr="002F11E7" w:rsidRDefault="000138E7" w:rsidP="000138E7">
      <w:pPr>
        <w:pStyle w:val="Corpodetexto"/>
        <w:rPr>
          <w:rFonts w:ascii="Calibri" w:hAnsi="Calibri" w:cs="Calibri"/>
        </w:rPr>
      </w:pPr>
    </w:p>
    <w:p w14:paraId="64F9655D"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entidades ou unidades de negócios do grupo que operam em jurisdições estrangeiras que podem estar expostas a fatores como intervenção governamental não usual em áreas como comércio e política fiscal, além de restrições sobre movimentações de moeda e dividendos; e flutuações nas taxas de câmbio.</w:t>
      </w:r>
    </w:p>
    <w:p w14:paraId="4EB2888F" w14:textId="77777777" w:rsidR="000138E7" w:rsidRPr="002F11E7" w:rsidRDefault="000138E7" w:rsidP="000138E7">
      <w:pPr>
        <w:pStyle w:val="Corpodetexto"/>
        <w:ind w:left="705" w:hanging="705"/>
        <w:rPr>
          <w:rFonts w:ascii="Calibri" w:hAnsi="Calibri" w:cs="Calibri"/>
        </w:rPr>
      </w:pPr>
    </w:p>
    <w:p w14:paraId="322DC5BE" w14:textId="77777777" w:rsidR="000138E7" w:rsidRPr="002F11E7" w:rsidRDefault="000138E7" w:rsidP="000138E7">
      <w:pPr>
        <w:pStyle w:val="Corpodetexto"/>
        <w:rPr>
          <w:rFonts w:ascii="Calibri" w:hAnsi="Calibri" w:cs="Calibri"/>
        </w:rPr>
      </w:pPr>
      <w:r w:rsidRPr="002F11E7">
        <w:rPr>
          <w:rFonts w:ascii="Calibri" w:hAnsi="Calibri" w:cs="Calibri"/>
        </w:rPr>
        <w:t>Suscetibilidade à Distorção devido ao Viés da Administração ou Outros Fatores de Risco de Fraude, na medida em que afetam o Risco Inerente</w:t>
      </w:r>
    </w:p>
    <w:p w14:paraId="2107E42A" w14:textId="77777777" w:rsidR="000138E7" w:rsidRPr="002F11E7" w:rsidRDefault="000138E7" w:rsidP="000138E7">
      <w:pPr>
        <w:pStyle w:val="Corpodetexto"/>
        <w:rPr>
          <w:rFonts w:ascii="Calibri" w:hAnsi="Calibri" w:cs="Calibri"/>
        </w:rPr>
      </w:pPr>
    </w:p>
    <w:p w14:paraId="46C8E671" w14:textId="77777777" w:rsidR="000138E7" w:rsidRPr="002F11E7" w:rsidRDefault="000138E7" w:rsidP="000138E7">
      <w:pPr>
        <w:pStyle w:val="Corpodetexto"/>
        <w:rPr>
          <w:rFonts w:ascii="Calibri" w:hAnsi="Calibri" w:cs="Calibri"/>
        </w:rPr>
      </w:pPr>
      <w:r w:rsidRPr="002F11E7">
        <w:rPr>
          <w:rFonts w:ascii="Calibri" w:hAnsi="Calibri" w:cs="Calibri"/>
        </w:rPr>
        <w:t>•</w:t>
      </w:r>
      <w:r w:rsidRPr="002F11E7">
        <w:rPr>
          <w:rFonts w:ascii="Calibri" w:hAnsi="Calibri" w:cs="Calibri"/>
        </w:rPr>
        <w:tab/>
        <w:t>relações e transações não usuais com partes relacionadas.</w:t>
      </w:r>
    </w:p>
    <w:p w14:paraId="243D45F5"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entidades ou unidades de negócios do grupo com encerramentos de ano fiscal diferentes, que podem ser utilizadas para manipular a época das transações.</w:t>
      </w:r>
    </w:p>
    <w:p w14:paraId="5DB197BA" w14:textId="77777777" w:rsidR="000138E7" w:rsidRPr="002F11E7" w:rsidRDefault="000138E7" w:rsidP="000138E7">
      <w:pPr>
        <w:pStyle w:val="Corpodetexto"/>
        <w:rPr>
          <w:rFonts w:ascii="Calibri" w:hAnsi="Calibri" w:cs="Calibri"/>
        </w:rPr>
      </w:pPr>
      <w:r w:rsidRPr="002F11E7">
        <w:rPr>
          <w:rFonts w:ascii="Calibri" w:hAnsi="Calibri" w:cs="Calibri"/>
        </w:rPr>
        <w:t>•</w:t>
      </w:r>
      <w:r w:rsidRPr="002F11E7">
        <w:rPr>
          <w:rFonts w:ascii="Calibri" w:hAnsi="Calibri" w:cs="Calibri"/>
        </w:rPr>
        <w:tab/>
        <w:t>ocorrências anteriores de ajustes de consolidação não autorizados ou incompletos.</w:t>
      </w:r>
    </w:p>
    <w:p w14:paraId="01169E9B"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planejamento tributário agressivo dentro do grupo ou grandes transações em dinheiro com entidades em paraísos fiscais.</w:t>
      </w:r>
    </w:p>
    <w:p w14:paraId="5BCF403A"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ocorrências anteriores de saldos contábeis intragrupo que não tem correspondência ou não foram conciliados na consolidação.</w:t>
      </w:r>
    </w:p>
    <w:p w14:paraId="38DFD973"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transferências de valores altos intragrupo não usuais, particularmente para entidades ou unidades de negócios recém incorporadas que operem em locais com um risco significativo ou elevado de fraude.</w:t>
      </w:r>
    </w:p>
    <w:p w14:paraId="7EA5D0B0" w14:textId="77777777" w:rsidR="000138E7" w:rsidRPr="002F11E7" w:rsidRDefault="000138E7" w:rsidP="000138E7">
      <w:pPr>
        <w:pStyle w:val="Corpodetexto"/>
        <w:rPr>
          <w:rFonts w:ascii="Calibri" w:hAnsi="Calibri" w:cs="Calibri"/>
        </w:rPr>
      </w:pPr>
    </w:p>
    <w:p w14:paraId="3A43EDD1" w14:textId="77777777" w:rsidR="000138E7" w:rsidRPr="002F11E7" w:rsidRDefault="000138E7" w:rsidP="000138E7">
      <w:pPr>
        <w:pStyle w:val="Corpodetexto"/>
        <w:rPr>
          <w:rFonts w:ascii="Calibri" w:hAnsi="Calibri" w:cs="Calibri"/>
        </w:rPr>
      </w:pPr>
      <w:r w:rsidRPr="002F11E7">
        <w:rPr>
          <w:rFonts w:ascii="Calibri" w:hAnsi="Calibri" w:cs="Calibri"/>
        </w:rPr>
        <w:t>Indicadores de que o ambiente de controles, o processo de avaliação de riscos do grupo ou o processo do grupo para monitorar o sistema de controles internos do grupo não são apropriados às circunstâncias do grupo, considerando a natureza e complexidade do grupo, e não fornecem uma base adequada para os outros componentes do sistema de controles internos do grupo, incluindo:</w:t>
      </w:r>
    </w:p>
    <w:p w14:paraId="5B074AC2" w14:textId="77777777" w:rsidR="000138E7" w:rsidRPr="002F11E7" w:rsidRDefault="000138E7" w:rsidP="000138E7">
      <w:pPr>
        <w:pStyle w:val="Corpodetexto"/>
        <w:rPr>
          <w:rFonts w:ascii="Calibri" w:hAnsi="Calibri" w:cs="Calibri"/>
        </w:rPr>
      </w:pPr>
    </w:p>
    <w:p w14:paraId="41CBDA87"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Estruturas de governança corporativa deficientes, incluindo processos de tomada de decisão que não são transparentes.</w:t>
      </w:r>
    </w:p>
    <w:p w14:paraId="448B5604" w14:textId="77777777" w:rsidR="000138E7" w:rsidRPr="002F11E7" w:rsidRDefault="000138E7" w:rsidP="000138E7">
      <w:pPr>
        <w:pStyle w:val="Corpodetexto"/>
        <w:ind w:left="705" w:hanging="705"/>
        <w:rPr>
          <w:rFonts w:ascii="Calibri" w:hAnsi="Calibri" w:cs="Calibri"/>
        </w:rPr>
      </w:pPr>
      <w:r w:rsidRPr="002F11E7">
        <w:rPr>
          <w:rFonts w:ascii="Calibri" w:hAnsi="Calibri" w:cs="Calibri"/>
        </w:rPr>
        <w:t>•</w:t>
      </w:r>
      <w:r w:rsidRPr="002F11E7">
        <w:rPr>
          <w:rFonts w:ascii="Calibri" w:hAnsi="Calibri" w:cs="Calibri"/>
        </w:rPr>
        <w:tab/>
        <w:t>controles abrangentes no nível do grupo inexistentes ou ineficazes, incluindo informações inapropriadas da administração do grupo a respeito do monitoramento das operações das entidades ou unidades de negócios do grupo e seus resultados.</w:t>
      </w:r>
    </w:p>
    <w:p w14:paraId="306FC3A7" w14:textId="77777777" w:rsidR="000138E7" w:rsidRPr="002F11E7" w:rsidRDefault="000138E7" w:rsidP="000138E7">
      <w:pPr>
        <w:pStyle w:val="Corpodetexto"/>
        <w:ind w:left="705" w:hanging="705"/>
        <w:rPr>
          <w:rFonts w:ascii="Calibri" w:hAnsi="Calibri" w:cs="Calibri"/>
        </w:rPr>
      </w:pPr>
    </w:p>
    <w:p w14:paraId="4AB19C3C" w14:textId="77777777" w:rsidR="000138E7" w:rsidRPr="002F11E7" w:rsidRDefault="000138E7" w:rsidP="000138E7">
      <w:pPr>
        <w:pStyle w:val="Corpodetexto"/>
        <w:ind w:left="705" w:hanging="705"/>
        <w:rPr>
          <w:rFonts w:ascii="Calibri" w:hAnsi="Calibri" w:cs="Calibri"/>
        </w:rPr>
      </w:pPr>
    </w:p>
    <w:p w14:paraId="1AC376FA" w14:textId="77777777" w:rsidR="000138E7" w:rsidRPr="002F11E7" w:rsidRDefault="000138E7" w:rsidP="000138E7">
      <w:pPr>
        <w:pStyle w:val="Corpodetexto"/>
        <w:ind w:left="705" w:hanging="705"/>
        <w:rPr>
          <w:rFonts w:ascii="Calibri" w:hAnsi="Calibri" w:cs="Calibri"/>
        </w:rPr>
      </w:pPr>
    </w:p>
    <w:p w14:paraId="57B80BBE" w14:textId="77777777" w:rsidR="000138E7" w:rsidRPr="002F11E7" w:rsidRDefault="000138E7" w:rsidP="000138E7">
      <w:pPr>
        <w:pStyle w:val="Corpodetexto"/>
        <w:ind w:left="705" w:hanging="705"/>
        <w:rPr>
          <w:rFonts w:ascii="Calibri" w:hAnsi="Calibri" w:cs="Calibri"/>
        </w:rPr>
      </w:pPr>
    </w:p>
    <w:p w14:paraId="4AA75755" w14:textId="77777777" w:rsidR="000138E7" w:rsidRPr="002F11E7" w:rsidRDefault="000138E7" w:rsidP="000138E7">
      <w:pPr>
        <w:pStyle w:val="Corpodetexto"/>
        <w:ind w:left="705" w:hanging="705"/>
        <w:rPr>
          <w:rFonts w:ascii="Calibri" w:hAnsi="Calibri" w:cs="Calibri"/>
        </w:rPr>
      </w:pPr>
    </w:p>
    <w:p w14:paraId="10CE3385" w14:textId="77777777" w:rsidR="000138E7" w:rsidRPr="002F11E7" w:rsidRDefault="000138E7" w:rsidP="000138E7">
      <w:pPr>
        <w:pStyle w:val="Corpodetexto"/>
        <w:ind w:left="705" w:hanging="705"/>
        <w:rPr>
          <w:rFonts w:ascii="Calibri" w:hAnsi="Calibri" w:cs="Calibri"/>
        </w:rPr>
      </w:pPr>
    </w:p>
    <w:p w14:paraId="519B2E69" w14:textId="77777777" w:rsidR="000138E7" w:rsidRPr="002F11E7" w:rsidRDefault="000138E7" w:rsidP="000138E7">
      <w:pPr>
        <w:pStyle w:val="Corpodetexto"/>
        <w:ind w:left="705" w:hanging="705"/>
        <w:rPr>
          <w:rFonts w:ascii="Calibri" w:hAnsi="Calibri" w:cs="Calibri"/>
        </w:rPr>
      </w:pPr>
    </w:p>
    <w:p w14:paraId="49505BB8" w14:textId="77777777" w:rsidR="000138E7" w:rsidRPr="002F11E7" w:rsidRDefault="000138E7" w:rsidP="000138E7">
      <w:pPr>
        <w:pStyle w:val="Corpodetexto"/>
        <w:ind w:left="705" w:hanging="705"/>
        <w:rPr>
          <w:rFonts w:ascii="Calibri" w:hAnsi="Calibri" w:cs="Calibri"/>
        </w:rPr>
      </w:pPr>
    </w:p>
    <w:p w14:paraId="754179F8" w14:textId="564518E5" w:rsidR="000138E7" w:rsidRDefault="000138E7" w:rsidP="004B39EB">
      <w:pPr>
        <w:jc w:val="both"/>
      </w:pPr>
    </w:p>
    <w:p w14:paraId="33D8E667" w14:textId="2DBA3740" w:rsidR="000138E7" w:rsidRDefault="000138E7"/>
    <w:p w14:paraId="57CC5E28" w14:textId="77777777" w:rsidR="000138E7" w:rsidRDefault="000138E7" w:rsidP="004B39EB">
      <w:pPr>
        <w:jc w:val="both"/>
      </w:pPr>
    </w:p>
    <w:p w14:paraId="005902C7" w14:textId="77777777" w:rsidR="004B39EB" w:rsidRPr="00EA4B3D" w:rsidRDefault="004B39EB" w:rsidP="004B39EB">
      <w:pPr>
        <w:autoSpaceDE w:val="0"/>
        <w:autoSpaceDN w:val="0"/>
        <w:adjustRightInd w:val="0"/>
        <w:ind w:left="567" w:hanging="567"/>
        <w:jc w:val="both"/>
        <w:rPr>
          <w:rFonts w:ascii="TimesNewRoman" w:hAnsi="TimesNewRoman" w:cs="TimesNewRoman"/>
          <w:color w:val="000000"/>
        </w:rPr>
      </w:pPr>
    </w:p>
    <w:p w14:paraId="4B370269" w14:textId="77777777" w:rsidR="002A7EB0" w:rsidRPr="002A7EB0" w:rsidRDefault="002A7EB0" w:rsidP="002A7EB0"/>
    <w:p w14:paraId="11FC2E0A" w14:textId="7A26E819" w:rsidR="00E75AD0" w:rsidRDefault="00E75AD0" w:rsidP="00D17E06">
      <w:pPr>
        <w:pStyle w:val="Ttulo1"/>
        <w:spacing w:before="0" w:after="120" w:line="240" w:lineRule="auto"/>
        <w:rPr>
          <w:rFonts w:ascii="Times New Roman" w:hAnsi="Times New Roman" w:cs="Times New Roman"/>
          <w:b/>
          <w:bCs/>
          <w:color w:val="auto"/>
          <w:sz w:val="24"/>
          <w:szCs w:val="24"/>
        </w:rPr>
      </w:pPr>
      <w:bookmarkStart w:id="150" w:name="_Toc183036866"/>
      <w:r w:rsidRPr="00D17E06">
        <w:rPr>
          <w:rFonts w:ascii="Times New Roman" w:hAnsi="Times New Roman" w:cs="Times New Roman"/>
          <w:b/>
          <w:bCs/>
          <w:color w:val="auto"/>
          <w:sz w:val="24"/>
          <w:szCs w:val="24"/>
        </w:rPr>
        <w:t>NBC TA 610</w:t>
      </w:r>
      <w:bookmarkEnd w:id="150"/>
    </w:p>
    <w:p w14:paraId="12964D95" w14:textId="77777777" w:rsidR="004B39EB" w:rsidRDefault="004B39EB" w:rsidP="004B39EB">
      <w:pPr>
        <w:spacing w:after="0" w:line="240" w:lineRule="auto"/>
        <w:jc w:val="center"/>
        <w:rPr>
          <w:rFonts w:ascii="Times New Roman" w:hAnsi="Times New Roman"/>
          <w:b/>
          <w:noProof/>
          <w:color w:val="000000"/>
          <w:spacing w:val="-2"/>
          <w:w w:val="95"/>
          <w:sz w:val="24"/>
          <w:szCs w:val="24"/>
        </w:rPr>
      </w:pPr>
    </w:p>
    <w:p w14:paraId="2B2B094C" w14:textId="77777777" w:rsidR="004B39EB" w:rsidRPr="00ED39BF" w:rsidRDefault="004B39EB" w:rsidP="00ED39BF">
      <w:pPr>
        <w:rPr>
          <w:b/>
          <w:bCs/>
        </w:rPr>
      </w:pPr>
      <w:r w:rsidRPr="00ED39BF">
        <w:rPr>
          <w:b/>
          <w:bCs/>
        </w:rPr>
        <w:t>NORMA BRASILEIRA DE CONTABILIDADE – NBC TA 610, DE 24 DE JANEIRO DE 2014</w:t>
      </w:r>
    </w:p>
    <w:p w14:paraId="2D107CFB" w14:textId="77777777" w:rsidR="004B39EB" w:rsidRPr="00331A63" w:rsidRDefault="004B39EB" w:rsidP="004B39EB">
      <w:pPr>
        <w:pStyle w:val="Corpodetexto"/>
      </w:pPr>
    </w:p>
    <w:p w14:paraId="6C9770E3" w14:textId="77777777" w:rsidR="004B39EB" w:rsidRPr="00D5513F" w:rsidRDefault="004B39EB" w:rsidP="004B39EB">
      <w:pPr>
        <w:spacing w:after="0" w:line="240" w:lineRule="auto"/>
        <w:ind w:left="5670"/>
        <w:jc w:val="both"/>
        <w:rPr>
          <w:rFonts w:ascii="Times New Roman" w:hAnsi="Times New Roman"/>
          <w:b/>
          <w:i/>
          <w:sz w:val="24"/>
          <w:szCs w:val="24"/>
        </w:rPr>
      </w:pPr>
      <w:r w:rsidRPr="00D5513F">
        <w:rPr>
          <w:rFonts w:ascii="Times New Roman" w:hAnsi="Times New Roman"/>
          <w:b/>
          <w:bCs/>
          <w:i/>
          <w:iCs/>
          <w:sz w:val="24"/>
          <w:szCs w:val="24"/>
        </w:rPr>
        <w:t xml:space="preserve">Dá nova redação à NBC TA 610 que dispõe sobre a </w:t>
      </w:r>
      <w:r>
        <w:rPr>
          <w:rFonts w:ascii="Times New Roman" w:hAnsi="Times New Roman"/>
          <w:b/>
          <w:bCs/>
          <w:i/>
          <w:iCs/>
          <w:sz w:val="24"/>
          <w:szCs w:val="24"/>
        </w:rPr>
        <w:t xml:space="preserve">utilização </w:t>
      </w:r>
      <w:r>
        <w:rPr>
          <w:rFonts w:ascii="Times New Roman" w:hAnsi="Times New Roman"/>
          <w:b/>
          <w:i/>
          <w:noProof/>
          <w:color w:val="000000"/>
          <w:w w:val="95"/>
          <w:sz w:val="24"/>
          <w:szCs w:val="24"/>
        </w:rPr>
        <w:t xml:space="preserve">do trabalho de </w:t>
      </w:r>
      <w:r w:rsidRPr="004B56DE">
        <w:rPr>
          <w:rFonts w:ascii="Times New Roman" w:hAnsi="Times New Roman"/>
          <w:b/>
          <w:i/>
          <w:noProof/>
          <w:color w:val="000000"/>
          <w:w w:val="95"/>
          <w:sz w:val="24"/>
          <w:szCs w:val="24"/>
          <w:highlight w:val="yellow"/>
        </w:rPr>
        <w:t>auditoria interna</w:t>
      </w:r>
      <w:r w:rsidRPr="00D5513F">
        <w:rPr>
          <w:rFonts w:ascii="Times New Roman" w:hAnsi="Times New Roman"/>
          <w:b/>
          <w:i/>
          <w:sz w:val="24"/>
          <w:szCs w:val="24"/>
        </w:rPr>
        <w:t>.</w:t>
      </w:r>
    </w:p>
    <w:p w14:paraId="08D2AE27" w14:textId="77777777" w:rsidR="004B39EB" w:rsidRDefault="004B39EB" w:rsidP="004B39EB">
      <w:pPr>
        <w:spacing w:after="0" w:line="240" w:lineRule="auto"/>
        <w:ind w:left="4253"/>
        <w:jc w:val="both"/>
        <w:rPr>
          <w:rFonts w:ascii="Times New Roman" w:hAnsi="Times New Roman"/>
          <w:b/>
          <w:i/>
          <w:sz w:val="24"/>
          <w:szCs w:val="24"/>
        </w:rPr>
      </w:pPr>
    </w:p>
    <w:p w14:paraId="156FC10C" w14:textId="77777777" w:rsidR="004B39EB" w:rsidRPr="00E34C1C" w:rsidRDefault="004B39EB" w:rsidP="004B39EB">
      <w:pPr>
        <w:spacing w:after="0" w:line="240" w:lineRule="auto"/>
        <w:ind w:left="4253"/>
        <w:jc w:val="both"/>
        <w:rPr>
          <w:rFonts w:ascii="Times New Roman" w:hAnsi="Times New Roman"/>
          <w:b/>
          <w:i/>
          <w:sz w:val="24"/>
          <w:szCs w:val="24"/>
        </w:rPr>
      </w:pPr>
    </w:p>
    <w:p w14:paraId="7B4DA9A5" w14:textId="77777777" w:rsidR="004B39EB" w:rsidRDefault="004B39EB" w:rsidP="004B39EB">
      <w:pPr>
        <w:spacing w:after="0" w:line="240" w:lineRule="auto"/>
        <w:ind w:firstLine="567"/>
        <w:jc w:val="both"/>
        <w:rPr>
          <w:rFonts w:ascii="Times New Roman" w:hAnsi="Times New Roman"/>
          <w:sz w:val="24"/>
          <w:szCs w:val="24"/>
        </w:rPr>
      </w:pPr>
      <w:r>
        <w:rPr>
          <w:rFonts w:ascii="Times New Roman" w:hAnsi="Times New Roman"/>
          <w:bCs/>
          <w:sz w:val="24"/>
          <w:szCs w:val="24"/>
        </w:rPr>
        <w:t xml:space="preserve">O </w:t>
      </w:r>
      <w:r w:rsidRPr="00E34C1C">
        <w:rPr>
          <w:rFonts w:ascii="Times New Roman" w:hAnsi="Times New Roman"/>
          <w:b/>
          <w:bCs/>
          <w:sz w:val="24"/>
          <w:szCs w:val="24"/>
        </w:rPr>
        <w:t>CONSELHO FEDERAL DE CONTABILIDADE</w:t>
      </w:r>
      <w:r w:rsidRPr="00E34C1C">
        <w:rPr>
          <w:rFonts w:ascii="Times New Roman" w:hAnsi="Times New Roman"/>
          <w:sz w:val="24"/>
          <w:szCs w:val="24"/>
        </w:rPr>
        <w:t xml:space="preserve">, </w:t>
      </w:r>
      <w:r>
        <w:rPr>
          <w:rFonts w:ascii="Times New Roman" w:hAnsi="Times New Roman"/>
          <w:sz w:val="24"/>
          <w:szCs w:val="24"/>
        </w:rPr>
        <w:t xml:space="preserve">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w:t>
      </w:r>
      <w:r w:rsidRPr="00E34C1C">
        <w:rPr>
          <w:rFonts w:ascii="Times New Roman" w:hAnsi="Times New Roman"/>
          <w:sz w:val="24"/>
          <w:szCs w:val="24"/>
        </w:rPr>
        <w:t>no exercício de suas atribuições legais e regimentais e com fundamento no disposto na alínea “f” do art. 6º do Decreto-Lei n.º 9.295/46, alterado pela Lei n.º 12.249/10</w:t>
      </w:r>
      <w:r>
        <w:rPr>
          <w:rFonts w:ascii="Times New Roman" w:hAnsi="Times New Roman"/>
          <w:sz w:val="24"/>
          <w:szCs w:val="24"/>
        </w:rPr>
        <w:t>, faz saber que foi aprovada em seu Plenário a seguinte Norma Brasileira de Contabilidade (NBC),</w:t>
      </w:r>
      <w:r w:rsidRPr="0090529D">
        <w:rPr>
          <w:rFonts w:ascii="Times New Roman" w:hAnsi="Times New Roman"/>
          <w:color w:val="000000"/>
          <w:sz w:val="24"/>
          <w:szCs w:val="24"/>
        </w:rPr>
        <w:t xml:space="preserve"> </w:t>
      </w:r>
      <w:r w:rsidRPr="00E34C1C">
        <w:rPr>
          <w:rFonts w:ascii="Times New Roman" w:hAnsi="Times New Roman"/>
          <w:color w:val="000000"/>
          <w:sz w:val="24"/>
          <w:szCs w:val="24"/>
        </w:rPr>
        <w:t>elaborada de acordo com a sua equivalente internacional IS</w:t>
      </w:r>
      <w:r>
        <w:rPr>
          <w:rFonts w:ascii="Times New Roman" w:hAnsi="Times New Roman"/>
          <w:color w:val="000000"/>
          <w:sz w:val="24"/>
          <w:szCs w:val="24"/>
        </w:rPr>
        <w:t>A 61</w:t>
      </w:r>
      <w:r w:rsidRPr="00E34C1C">
        <w:rPr>
          <w:rFonts w:ascii="Times New Roman" w:hAnsi="Times New Roman"/>
          <w:color w:val="000000"/>
          <w:sz w:val="24"/>
          <w:szCs w:val="24"/>
        </w:rPr>
        <w:t>0</w:t>
      </w:r>
      <w:r>
        <w:rPr>
          <w:rFonts w:ascii="Times New Roman" w:hAnsi="Times New Roman"/>
          <w:color w:val="000000"/>
          <w:sz w:val="24"/>
          <w:szCs w:val="24"/>
        </w:rPr>
        <w:t xml:space="preserve"> da IFAC</w:t>
      </w:r>
      <w:r>
        <w:rPr>
          <w:rFonts w:ascii="Times New Roman" w:hAnsi="Times New Roman"/>
          <w:sz w:val="24"/>
          <w:szCs w:val="24"/>
        </w:rPr>
        <w:t>:</w:t>
      </w:r>
    </w:p>
    <w:p w14:paraId="6D72194C" w14:textId="77777777" w:rsidR="004B39EB" w:rsidRDefault="004B39EB" w:rsidP="004B39EB">
      <w:pPr>
        <w:widowControl w:val="0"/>
        <w:autoSpaceDE w:val="0"/>
        <w:autoSpaceDN w:val="0"/>
        <w:adjustRightInd w:val="0"/>
        <w:spacing w:after="0" w:line="240" w:lineRule="auto"/>
        <w:jc w:val="center"/>
        <w:rPr>
          <w:rFonts w:ascii="Times New Roman" w:hAnsi="Times New Roman"/>
          <w:b/>
          <w:color w:val="000000"/>
          <w:spacing w:val="-3"/>
          <w:sz w:val="24"/>
          <w:szCs w:val="24"/>
        </w:rPr>
      </w:pPr>
    </w:p>
    <w:p w14:paraId="4D416A46" w14:textId="77777777" w:rsidR="004B39EB" w:rsidRDefault="004B39EB" w:rsidP="004B39EB">
      <w:pPr>
        <w:spacing w:after="0" w:line="240" w:lineRule="auto"/>
        <w:jc w:val="center"/>
        <w:rPr>
          <w:rFonts w:ascii="Times New Roman" w:hAnsi="Times New Roman"/>
          <w:b/>
          <w:noProof/>
          <w:color w:val="000000"/>
          <w:spacing w:val="-2"/>
          <w:w w:val="95"/>
          <w:sz w:val="24"/>
          <w:szCs w:val="24"/>
        </w:rPr>
      </w:pPr>
    </w:p>
    <w:p w14:paraId="6196EE66" w14:textId="0B787614" w:rsidR="004B39EB" w:rsidRPr="00F11F2E" w:rsidRDefault="004B39EB" w:rsidP="004B39EB">
      <w:pPr>
        <w:spacing w:after="0" w:line="240" w:lineRule="auto"/>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8264" behindDoc="0" locked="0" layoutInCell="1" allowOverlap="1" wp14:anchorId="413EE566" wp14:editId="6FE05060">
                <wp:simplePos x="0" y="0"/>
                <wp:positionH relativeFrom="column">
                  <wp:posOffset>0</wp:posOffset>
                </wp:positionH>
                <wp:positionV relativeFrom="paragraph">
                  <wp:posOffset>0</wp:posOffset>
                </wp:positionV>
                <wp:extent cx="635000" cy="635000"/>
                <wp:effectExtent l="0" t="0" r="0" b="0"/>
                <wp:wrapNone/>
                <wp:docPr id="71" name="Forma Livre: Forma 7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1800"/>
                            <a:gd name="T1" fmla="*/ 11520 h 11520"/>
                            <a:gd name="T2" fmla="*/ 0 w 1800"/>
                            <a:gd name="T3" fmla="*/ 11520 h 11520"/>
                            <a:gd name="T4" fmla="*/ 1800 w 1800"/>
                            <a:gd name="T5" fmla="*/ 11520 h 11520"/>
                            <a:gd name="T6" fmla="*/ 1800 w 1800"/>
                            <a:gd name="T7" fmla="*/ 11520 h 11520"/>
                            <a:gd name="T8" fmla="*/ 1800 w 1800"/>
                            <a:gd name="T9" fmla="*/ 0 h 11520"/>
                            <a:gd name="T10" fmla="*/ 1800 w 1800"/>
                            <a:gd name="T11" fmla="*/ 0 h 11520"/>
                            <a:gd name="T12" fmla="*/ 0 w 1800"/>
                            <a:gd name="T13" fmla="*/ 0 h 11520"/>
                            <a:gd name="T14" fmla="*/ 0 w 1800"/>
                            <a:gd name="T15" fmla="*/ 0 h 11520"/>
                            <a:gd name="T16" fmla="*/ 0 w 1800"/>
                            <a:gd name="T17" fmla="*/ 11520 h 115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00" h="11520">
                              <a:moveTo>
                                <a:pt x="0" y="11520"/>
                              </a:moveTo>
                              <a:lnTo>
                                <a:pt x="0" y="11520"/>
                              </a:lnTo>
                              <a:lnTo>
                                <a:pt x="1800" y="11520"/>
                              </a:lnTo>
                              <a:lnTo>
                                <a:pt x="1800" y="0"/>
                              </a:lnTo>
                              <a:lnTo>
                                <a:pt x="0" y="0"/>
                              </a:lnTo>
                              <a:lnTo>
                                <a:pt x="0" y="1152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CFDD01A">
              <v:shape id="Forma Livre: Forma 71" style="position:absolute;margin-left:0;margin-top:0;width:50pt;height:5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00,11520" o:spid="_x0000_s1026" path="m,11520r,l1800,11520,1800,,,,,115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" w14:anchorId="23A81CB0">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65" behindDoc="0" locked="0" layoutInCell="1" allowOverlap="1" wp14:anchorId="24F34E80" wp14:editId="3A20C5C8">
                <wp:simplePos x="0" y="0"/>
                <wp:positionH relativeFrom="column">
                  <wp:posOffset>0</wp:posOffset>
                </wp:positionH>
                <wp:positionV relativeFrom="paragraph">
                  <wp:posOffset>0</wp:posOffset>
                </wp:positionV>
                <wp:extent cx="635000" cy="635000"/>
                <wp:effectExtent l="0" t="0" r="0" b="0"/>
                <wp:wrapNone/>
                <wp:docPr id="70" name="Forma Livre: Forma 7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34488"/>
                            <a:gd name="T1" fmla="*/ 36 h 72"/>
                            <a:gd name="T2" fmla="*/ 0 w 34488"/>
                            <a:gd name="T3" fmla="*/ 36 h 72"/>
                            <a:gd name="T4" fmla="*/ 34488 w 34488"/>
                            <a:gd name="T5" fmla="*/ 36 h 72"/>
                          </a:gdLst>
                          <a:ahLst/>
                          <a:cxnLst>
                            <a:cxn ang="0">
                              <a:pos x="T0" y="T1"/>
                            </a:cxn>
                            <a:cxn ang="0">
                              <a:pos x="T2" y="T3"/>
                            </a:cxn>
                            <a:cxn ang="0">
                              <a:pos x="T4" y="T5"/>
                            </a:cxn>
                          </a:cxnLst>
                          <a:rect l="0" t="0" r="r" b="b"/>
                          <a:pathLst>
                            <a:path w="34488" h="72">
                              <a:moveTo>
                                <a:pt x="0" y="36"/>
                              </a:moveTo>
                              <a:lnTo>
                                <a:pt x="0" y="36"/>
                              </a:lnTo>
                              <a:lnTo>
                                <a:pt x="34488" y="36"/>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36B6043">
              <v:shape id="Forma Livre: Forma 70" style="position:absolute;margin-left:0;margin-top:0;width:50pt;height:5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488,72" o:spid="_x0000_s1026" path="m,36r,l34488,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" w14:anchorId="6D8011C0">
                <v:stroke joinstyle="miter"/>
                <v:path o:connecttype="custom" o:connectlocs="0,317500;0,317500;635000,3175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66" behindDoc="0" locked="0" layoutInCell="1" allowOverlap="1" wp14:anchorId="2517532D" wp14:editId="39B20019">
                <wp:simplePos x="0" y="0"/>
                <wp:positionH relativeFrom="column">
                  <wp:posOffset>0</wp:posOffset>
                </wp:positionH>
                <wp:positionV relativeFrom="paragraph">
                  <wp:posOffset>0</wp:posOffset>
                </wp:positionV>
                <wp:extent cx="635000" cy="635000"/>
                <wp:effectExtent l="0" t="0" r="0" b="0"/>
                <wp:wrapNone/>
                <wp:docPr id="69" name="Forma Livre: Forma 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34488"/>
                            <a:gd name="T1" fmla="*/ 24 h 48"/>
                            <a:gd name="T2" fmla="*/ 0 w 34488"/>
                            <a:gd name="T3" fmla="*/ 24 h 48"/>
                            <a:gd name="T4" fmla="*/ 34488 w 34488"/>
                            <a:gd name="T5" fmla="*/ 24 h 48"/>
                          </a:gdLst>
                          <a:ahLst/>
                          <a:cxnLst>
                            <a:cxn ang="0">
                              <a:pos x="T0" y="T1"/>
                            </a:cxn>
                            <a:cxn ang="0">
                              <a:pos x="T2" y="T3"/>
                            </a:cxn>
                            <a:cxn ang="0">
                              <a:pos x="T4" y="T5"/>
                            </a:cxn>
                          </a:cxnLst>
                          <a:rect l="0" t="0" r="r" b="b"/>
                          <a:pathLst>
                            <a:path w="34488" h="48">
                              <a:moveTo>
                                <a:pt x="0" y="24"/>
                              </a:moveTo>
                              <a:lnTo>
                                <a:pt x="0" y="24"/>
                              </a:lnTo>
                              <a:lnTo>
                                <a:pt x="34488" y="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384555D">
              <v:shape id="Forma Livre: Forma 69" style="position:absolute;margin-left:0;margin-top:0;width:50pt;height:50pt;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488,48" o:spid="_x0000_s1026" path="m,24r,l34488,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" w14:anchorId="31214193">
                <v:stroke joinstyle="miter"/>
                <v:path o:connecttype="custom" o:connectlocs="0,317500;0,317500;635000,3175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46" behindDoc="0" locked="0" layoutInCell="1" allowOverlap="1" wp14:anchorId="0ADEB48D" wp14:editId="7C932A0A">
                <wp:simplePos x="0" y="0"/>
                <wp:positionH relativeFrom="column">
                  <wp:posOffset>0</wp:posOffset>
                </wp:positionH>
                <wp:positionV relativeFrom="paragraph">
                  <wp:posOffset>0</wp:posOffset>
                </wp:positionV>
                <wp:extent cx="635000" cy="635000"/>
                <wp:effectExtent l="0" t="0" r="0" b="0"/>
                <wp:wrapNone/>
                <wp:docPr id="68" name="Forma Livre: Forma 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F18D4D8">
              <v:shape id="Forma Livre: Forma 68"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728CA3F3">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68" behindDoc="1" locked="0" layoutInCell="1" allowOverlap="1" wp14:anchorId="1CC1387A" wp14:editId="724BAB8F">
                <wp:simplePos x="0" y="0"/>
                <wp:positionH relativeFrom="page">
                  <wp:posOffset>601980</wp:posOffset>
                </wp:positionH>
                <wp:positionV relativeFrom="page">
                  <wp:posOffset>6088380</wp:posOffset>
                </wp:positionV>
                <wp:extent cx="6350" cy="6350"/>
                <wp:effectExtent l="1905" t="3810" r="1270" b="0"/>
                <wp:wrapNone/>
                <wp:docPr id="67" name="Forma Livre: Forma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95CAF03">
              <v:shape id="Forma Livre: Forma 67" style="position:absolute;margin-left:47.4pt;margin-top:479.4pt;width:.5pt;height:.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" w14:anchorId="1138DC97">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47" behindDoc="0" locked="0" layoutInCell="1" allowOverlap="1" wp14:anchorId="3BA05D16" wp14:editId="78F0025C">
                <wp:simplePos x="0" y="0"/>
                <wp:positionH relativeFrom="column">
                  <wp:posOffset>0</wp:posOffset>
                </wp:positionH>
                <wp:positionV relativeFrom="paragraph">
                  <wp:posOffset>0</wp:posOffset>
                </wp:positionV>
                <wp:extent cx="635000" cy="635000"/>
                <wp:effectExtent l="0" t="0" r="0" b="0"/>
                <wp:wrapNone/>
                <wp:docPr id="65" name="Forma Livre: Forma 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77F0DC5">
              <v:shape id="Forma Livre: Forma 65" style="position:absolute;margin-left:0;margin-top:0;width:50pt;height:50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3C3EC191">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69" behindDoc="1" locked="0" layoutInCell="1" allowOverlap="1" wp14:anchorId="121FFABF" wp14:editId="741A86B0">
                <wp:simplePos x="0" y="0"/>
                <wp:positionH relativeFrom="page">
                  <wp:posOffset>601980</wp:posOffset>
                </wp:positionH>
                <wp:positionV relativeFrom="page">
                  <wp:posOffset>6088380</wp:posOffset>
                </wp:positionV>
                <wp:extent cx="6350" cy="6350"/>
                <wp:effectExtent l="1905" t="3810" r="1270" b="0"/>
                <wp:wrapNone/>
                <wp:docPr id="64" name="Forma Livre: Forma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C7C11CC">
              <v:shape id="Forma Livre: Forma 64" style="position:absolute;margin-left:47.4pt;margin-top:479.4pt;width:.5pt;height:.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" w14:anchorId="1F47E0B8">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54" behindDoc="0" locked="0" layoutInCell="1" allowOverlap="1" wp14:anchorId="6FE33E7C" wp14:editId="1B529F9F">
                <wp:simplePos x="0" y="0"/>
                <wp:positionH relativeFrom="column">
                  <wp:posOffset>0</wp:posOffset>
                </wp:positionH>
                <wp:positionV relativeFrom="paragraph">
                  <wp:posOffset>0</wp:posOffset>
                </wp:positionV>
                <wp:extent cx="635000" cy="635000"/>
                <wp:effectExtent l="0" t="0" r="0" b="0"/>
                <wp:wrapNone/>
                <wp:docPr id="62" name="Forma Livre: Forma 6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34992"/>
                            <a:gd name="T1" fmla="*/ 24 h 48"/>
                            <a:gd name="T2" fmla="*/ 0 w 34992"/>
                            <a:gd name="T3" fmla="*/ 24 h 48"/>
                            <a:gd name="T4" fmla="*/ 34992 w 34992"/>
                            <a:gd name="T5" fmla="*/ 24 h 48"/>
                          </a:gdLst>
                          <a:ahLst/>
                          <a:cxnLst>
                            <a:cxn ang="0">
                              <a:pos x="T0" y="T1"/>
                            </a:cxn>
                            <a:cxn ang="0">
                              <a:pos x="T2" y="T3"/>
                            </a:cxn>
                            <a:cxn ang="0">
                              <a:pos x="T4" y="T5"/>
                            </a:cxn>
                          </a:cxnLst>
                          <a:rect l="0" t="0" r="r" b="b"/>
                          <a:pathLst>
                            <a:path w="34992" h="48">
                              <a:moveTo>
                                <a:pt x="0" y="24"/>
                              </a:moveTo>
                              <a:lnTo>
                                <a:pt x="0" y="24"/>
                              </a:lnTo>
                              <a:lnTo>
                                <a:pt x="34992" y="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3C58BC1">
              <v:shape id="Forma Livre: Forma 62"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992,48" o:spid="_x0000_s1026" path="m,24r,l34992,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" w14:anchorId="00490FAD">
                <v:stroke joinstyle="miter"/>
                <v:path o:connecttype="custom" o:connectlocs="0,317500;0,317500;635000,3175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48" behindDoc="0" locked="0" layoutInCell="1" allowOverlap="1" wp14:anchorId="7BE117B9" wp14:editId="3E09B132">
                <wp:simplePos x="0" y="0"/>
                <wp:positionH relativeFrom="column">
                  <wp:posOffset>0</wp:posOffset>
                </wp:positionH>
                <wp:positionV relativeFrom="paragraph">
                  <wp:posOffset>0</wp:posOffset>
                </wp:positionV>
                <wp:extent cx="635000" cy="635000"/>
                <wp:effectExtent l="0" t="0" r="0" b="0"/>
                <wp:wrapNone/>
                <wp:docPr id="61" name="Forma Livre: Forma 6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B44AA79">
              <v:shape id="Forma Livre: Forma 61" style="position:absolute;margin-left:0;margin-top:0;width:50pt;height:50pt;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6C4356C8">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70" behindDoc="1" locked="0" layoutInCell="1" allowOverlap="1" wp14:anchorId="05581E01" wp14:editId="25A43059">
                <wp:simplePos x="0" y="0"/>
                <wp:positionH relativeFrom="page">
                  <wp:posOffset>5052060</wp:posOffset>
                </wp:positionH>
                <wp:positionV relativeFrom="page">
                  <wp:posOffset>6088380</wp:posOffset>
                </wp:positionV>
                <wp:extent cx="6350" cy="6350"/>
                <wp:effectExtent l="3810" t="3810" r="0" b="0"/>
                <wp:wrapNone/>
                <wp:docPr id="60" name="Forma Livre: Forma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2704851">
              <v:shape id="Forma Livre: Forma 60" style="position:absolute;margin-left:397.8pt;margin-top:479.4pt;width:.5pt;height:.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" w14:anchorId="521F759B">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49" behindDoc="0" locked="0" layoutInCell="1" allowOverlap="1" wp14:anchorId="2083C157" wp14:editId="195C7E90">
                <wp:simplePos x="0" y="0"/>
                <wp:positionH relativeFrom="column">
                  <wp:posOffset>0</wp:posOffset>
                </wp:positionH>
                <wp:positionV relativeFrom="paragraph">
                  <wp:posOffset>0</wp:posOffset>
                </wp:positionV>
                <wp:extent cx="635000" cy="635000"/>
                <wp:effectExtent l="0" t="0" r="0" b="0"/>
                <wp:wrapNone/>
                <wp:docPr id="59" name="Forma Livre: Forma 5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4C603FB">
              <v:shape id="Forma Livre: Forma 59"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7A2A8632">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71" behindDoc="1" locked="0" layoutInCell="1" allowOverlap="1" wp14:anchorId="799CEA30" wp14:editId="2C4FB803">
                <wp:simplePos x="0" y="0"/>
                <wp:positionH relativeFrom="page">
                  <wp:posOffset>5052060</wp:posOffset>
                </wp:positionH>
                <wp:positionV relativeFrom="page">
                  <wp:posOffset>6088380</wp:posOffset>
                </wp:positionV>
                <wp:extent cx="6350" cy="6350"/>
                <wp:effectExtent l="3810" t="3810" r="0" b="0"/>
                <wp:wrapNone/>
                <wp:docPr id="57" name="Forma Livre: Forma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8AF067F">
              <v:shape id="Forma Livre: Forma 57" style="position:absolute;margin-left:397.8pt;margin-top:479.4pt;width:.5pt;height:.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" w14:anchorId="55300F77">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55" behindDoc="0" locked="0" layoutInCell="1" allowOverlap="1" wp14:anchorId="13D12D80" wp14:editId="59659519">
                <wp:simplePos x="0" y="0"/>
                <wp:positionH relativeFrom="column">
                  <wp:posOffset>0</wp:posOffset>
                </wp:positionH>
                <wp:positionV relativeFrom="paragraph">
                  <wp:posOffset>0</wp:posOffset>
                </wp:positionV>
                <wp:extent cx="635000" cy="635000"/>
                <wp:effectExtent l="0" t="0" r="0" b="0"/>
                <wp:wrapNone/>
                <wp:docPr id="56" name="Forma Livre: Forma 5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308"/>
                            <a:gd name="T2" fmla="*/ 24 w 48"/>
                            <a:gd name="T3" fmla="*/ 0 h 1308"/>
                            <a:gd name="T4" fmla="*/ 24 w 48"/>
                            <a:gd name="T5" fmla="*/ 1308 h 1308"/>
                          </a:gdLst>
                          <a:ahLst/>
                          <a:cxnLst>
                            <a:cxn ang="0">
                              <a:pos x="T0" y="T1"/>
                            </a:cxn>
                            <a:cxn ang="0">
                              <a:pos x="T2" y="T3"/>
                            </a:cxn>
                            <a:cxn ang="0">
                              <a:pos x="T4" y="T5"/>
                            </a:cxn>
                          </a:cxnLst>
                          <a:rect l="0" t="0" r="r" b="b"/>
                          <a:pathLst>
                            <a:path w="48" h="1308">
                              <a:moveTo>
                                <a:pt x="24" y="0"/>
                              </a:moveTo>
                              <a:lnTo>
                                <a:pt x="24" y="0"/>
                              </a:lnTo>
                              <a:lnTo>
                                <a:pt x="24" y="130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2A130B9">
              <v:shape id="Forma Livre: Forma 56"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308" o:spid="_x0000_s1026" path="m24,r,l24,13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" w14:anchorId="31DDA137">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56" behindDoc="0" locked="0" layoutInCell="1" allowOverlap="1" wp14:anchorId="5ACB36EE" wp14:editId="1B2F77AC">
                <wp:simplePos x="0" y="0"/>
                <wp:positionH relativeFrom="column">
                  <wp:posOffset>0</wp:posOffset>
                </wp:positionH>
                <wp:positionV relativeFrom="paragraph">
                  <wp:posOffset>0</wp:posOffset>
                </wp:positionV>
                <wp:extent cx="635000" cy="635000"/>
                <wp:effectExtent l="0" t="0" r="0" b="0"/>
                <wp:wrapNone/>
                <wp:docPr id="55" name="Forma Livre: Forma 5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308"/>
                            <a:gd name="T2" fmla="*/ 24 w 48"/>
                            <a:gd name="T3" fmla="*/ 0 h 1308"/>
                            <a:gd name="T4" fmla="*/ 24 w 48"/>
                            <a:gd name="T5" fmla="*/ 1308 h 1308"/>
                          </a:gdLst>
                          <a:ahLst/>
                          <a:cxnLst>
                            <a:cxn ang="0">
                              <a:pos x="T0" y="T1"/>
                            </a:cxn>
                            <a:cxn ang="0">
                              <a:pos x="T2" y="T3"/>
                            </a:cxn>
                            <a:cxn ang="0">
                              <a:pos x="T4" y="T5"/>
                            </a:cxn>
                          </a:cxnLst>
                          <a:rect l="0" t="0" r="r" b="b"/>
                          <a:pathLst>
                            <a:path w="48" h="1308">
                              <a:moveTo>
                                <a:pt x="24" y="0"/>
                              </a:moveTo>
                              <a:lnTo>
                                <a:pt x="24" y="0"/>
                              </a:lnTo>
                              <a:lnTo>
                                <a:pt x="24" y="130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F8E999D">
              <v:shape id="Forma Livre: Forma 55"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308" o:spid="_x0000_s1026" path="m24,r,l24,13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" w14:anchorId="12252794">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57" behindDoc="0" locked="0" layoutInCell="1" allowOverlap="1" wp14:anchorId="4107217A" wp14:editId="57093901">
                <wp:simplePos x="0" y="0"/>
                <wp:positionH relativeFrom="column">
                  <wp:posOffset>0</wp:posOffset>
                </wp:positionH>
                <wp:positionV relativeFrom="paragraph">
                  <wp:posOffset>0</wp:posOffset>
                </wp:positionV>
                <wp:extent cx="635000" cy="635000"/>
                <wp:effectExtent l="0" t="0" r="0" b="0"/>
                <wp:wrapNone/>
                <wp:docPr id="54" name="Forma Livre: Forma 5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200"/>
                            <a:gd name="T2" fmla="*/ 24 w 48"/>
                            <a:gd name="T3" fmla="*/ 0 h 1200"/>
                            <a:gd name="T4" fmla="*/ 24 w 48"/>
                            <a:gd name="T5" fmla="*/ 1200 h 1200"/>
                          </a:gdLst>
                          <a:ahLst/>
                          <a:cxnLst>
                            <a:cxn ang="0">
                              <a:pos x="T0" y="T1"/>
                            </a:cxn>
                            <a:cxn ang="0">
                              <a:pos x="T2" y="T3"/>
                            </a:cxn>
                            <a:cxn ang="0">
                              <a:pos x="T4" y="T5"/>
                            </a:cxn>
                          </a:cxnLst>
                          <a:rect l="0" t="0" r="r" b="b"/>
                          <a:pathLst>
                            <a:path w="48" h="1200">
                              <a:moveTo>
                                <a:pt x="24" y="0"/>
                              </a:moveTo>
                              <a:lnTo>
                                <a:pt x="24" y="0"/>
                              </a:lnTo>
                              <a:lnTo>
                                <a:pt x="24" y="12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CDB88F">
              <v:shape id="Forma Livre: Forma 54"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200" o:spid="_x0000_s1026" path="m24,r,l24,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" w14:anchorId="25A97CF5">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58" behindDoc="0" locked="0" layoutInCell="1" allowOverlap="1" wp14:anchorId="499C1711" wp14:editId="7145900A">
                <wp:simplePos x="0" y="0"/>
                <wp:positionH relativeFrom="column">
                  <wp:posOffset>0</wp:posOffset>
                </wp:positionH>
                <wp:positionV relativeFrom="paragraph">
                  <wp:posOffset>0</wp:posOffset>
                </wp:positionV>
                <wp:extent cx="635000" cy="635000"/>
                <wp:effectExtent l="0" t="0" r="0" b="0"/>
                <wp:wrapNone/>
                <wp:docPr id="53" name="Forma Livre: Forma 5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200"/>
                            <a:gd name="T2" fmla="*/ 24 w 48"/>
                            <a:gd name="T3" fmla="*/ 0 h 1200"/>
                            <a:gd name="T4" fmla="*/ 24 w 48"/>
                            <a:gd name="T5" fmla="*/ 1200 h 1200"/>
                          </a:gdLst>
                          <a:ahLst/>
                          <a:cxnLst>
                            <a:cxn ang="0">
                              <a:pos x="T0" y="T1"/>
                            </a:cxn>
                            <a:cxn ang="0">
                              <a:pos x="T2" y="T3"/>
                            </a:cxn>
                            <a:cxn ang="0">
                              <a:pos x="T4" y="T5"/>
                            </a:cxn>
                          </a:cxnLst>
                          <a:rect l="0" t="0" r="r" b="b"/>
                          <a:pathLst>
                            <a:path w="48" h="1200">
                              <a:moveTo>
                                <a:pt x="24" y="0"/>
                              </a:moveTo>
                              <a:lnTo>
                                <a:pt x="24" y="0"/>
                              </a:lnTo>
                              <a:lnTo>
                                <a:pt x="24" y="12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39C5B7E">
              <v:shape id="Forma Livre: Forma 53"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200" o:spid="_x0000_s1026" path="m24,r,l24,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" w14:anchorId="323F24D8">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59" behindDoc="0" locked="0" layoutInCell="1" allowOverlap="1" wp14:anchorId="042DC78A" wp14:editId="39CD65E0">
                <wp:simplePos x="0" y="0"/>
                <wp:positionH relativeFrom="column">
                  <wp:posOffset>0</wp:posOffset>
                </wp:positionH>
                <wp:positionV relativeFrom="paragraph">
                  <wp:posOffset>0</wp:posOffset>
                </wp:positionV>
                <wp:extent cx="635000" cy="635000"/>
                <wp:effectExtent l="0" t="0" r="0" b="0"/>
                <wp:wrapNone/>
                <wp:docPr id="52" name="Forma Livre: Forma 5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200"/>
                            <a:gd name="T2" fmla="*/ 24 w 48"/>
                            <a:gd name="T3" fmla="*/ 0 h 1200"/>
                            <a:gd name="T4" fmla="*/ 24 w 48"/>
                            <a:gd name="T5" fmla="*/ 1200 h 1200"/>
                          </a:gdLst>
                          <a:ahLst/>
                          <a:cxnLst>
                            <a:cxn ang="0">
                              <a:pos x="T0" y="T1"/>
                            </a:cxn>
                            <a:cxn ang="0">
                              <a:pos x="T2" y="T3"/>
                            </a:cxn>
                            <a:cxn ang="0">
                              <a:pos x="T4" y="T5"/>
                            </a:cxn>
                          </a:cxnLst>
                          <a:rect l="0" t="0" r="r" b="b"/>
                          <a:pathLst>
                            <a:path w="48" h="1200">
                              <a:moveTo>
                                <a:pt x="24" y="0"/>
                              </a:moveTo>
                              <a:lnTo>
                                <a:pt x="24" y="0"/>
                              </a:lnTo>
                              <a:lnTo>
                                <a:pt x="24" y="12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0A82127">
              <v:shape id="Forma Livre: Forma 52" style="position:absolute;margin-left:0;margin-top:0;width:50pt;height:5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200" o:spid="_x0000_s1026" path="m24,r,l24,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" w14:anchorId="7C7F77B7">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60" behindDoc="0" locked="0" layoutInCell="1" allowOverlap="1" wp14:anchorId="6B4C9CDF" wp14:editId="701792F6">
                <wp:simplePos x="0" y="0"/>
                <wp:positionH relativeFrom="column">
                  <wp:posOffset>0</wp:posOffset>
                </wp:positionH>
                <wp:positionV relativeFrom="paragraph">
                  <wp:posOffset>0</wp:posOffset>
                </wp:positionV>
                <wp:extent cx="635000" cy="635000"/>
                <wp:effectExtent l="0" t="0" r="0" b="0"/>
                <wp:wrapNone/>
                <wp:docPr id="51" name="Forma Livre: Forma 5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200"/>
                            <a:gd name="T2" fmla="*/ 24 w 48"/>
                            <a:gd name="T3" fmla="*/ 0 h 1200"/>
                            <a:gd name="T4" fmla="*/ 24 w 48"/>
                            <a:gd name="T5" fmla="*/ 1200 h 1200"/>
                          </a:gdLst>
                          <a:ahLst/>
                          <a:cxnLst>
                            <a:cxn ang="0">
                              <a:pos x="T0" y="T1"/>
                            </a:cxn>
                            <a:cxn ang="0">
                              <a:pos x="T2" y="T3"/>
                            </a:cxn>
                            <a:cxn ang="0">
                              <a:pos x="T4" y="T5"/>
                            </a:cxn>
                          </a:cxnLst>
                          <a:rect l="0" t="0" r="r" b="b"/>
                          <a:pathLst>
                            <a:path w="48" h="1200">
                              <a:moveTo>
                                <a:pt x="24" y="0"/>
                              </a:moveTo>
                              <a:lnTo>
                                <a:pt x="24" y="0"/>
                              </a:lnTo>
                              <a:lnTo>
                                <a:pt x="24" y="12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04E0945">
              <v:shape id="Forma Livre: Forma 51" style="position:absolute;margin-left:0;margin-top:0;width:50pt;height:5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200" o:spid="_x0000_s1026" path="m24,r,l24,1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" w14:anchorId="1868A85A">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50" behindDoc="0" locked="0" layoutInCell="1" allowOverlap="1" wp14:anchorId="752B0980" wp14:editId="0A058D60">
                <wp:simplePos x="0" y="0"/>
                <wp:positionH relativeFrom="column">
                  <wp:posOffset>0</wp:posOffset>
                </wp:positionH>
                <wp:positionV relativeFrom="paragraph">
                  <wp:posOffset>0</wp:posOffset>
                </wp:positionV>
                <wp:extent cx="635000" cy="635000"/>
                <wp:effectExtent l="0" t="0" r="0" b="0"/>
                <wp:wrapNone/>
                <wp:docPr id="50" name="Forma Livre: Forma 5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1E49738">
              <v:shape id="Forma Livre: Forma 50"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60A66926">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72" behindDoc="1" locked="0" layoutInCell="1" allowOverlap="1" wp14:anchorId="0F186252" wp14:editId="4F711B32">
                <wp:simplePos x="0" y="0"/>
                <wp:positionH relativeFrom="page">
                  <wp:posOffset>601980</wp:posOffset>
                </wp:positionH>
                <wp:positionV relativeFrom="page">
                  <wp:posOffset>6729730</wp:posOffset>
                </wp:positionV>
                <wp:extent cx="6350" cy="6350"/>
                <wp:effectExtent l="1905" t="0" r="1270" b="0"/>
                <wp:wrapNone/>
                <wp:docPr id="49" name="Forma Livre: Forma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719D566">
              <v:shape id="Forma Livre: Forma 49" style="position:absolute;margin-left:47.4pt;margin-top:529.9pt;width:.5pt;height:.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" w14:anchorId="08DC0290">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51" behindDoc="0" locked="0" layoutInCell="1" allowOverlap="1" wp14:anchorId="3580B024" wp14:editId="4956FD66">
                <wp:simplePos x="0" y="0"/>
                <wp:positionH relativeFrom="column">
                  <wp:posOffset>0</wp:posOffset>
                </wp:positionH>
                <wp:positionV relativeFrom="paragraph">
                  <wp:posOffset>0</wp:posOffset>
                </wp:positionV>
                <wp:extent cx="635000" cy="635000"/>
                <wp:effectExtent l="0" t="0" r="0" b="0"/>
                <wp:wrapNone/>
                <wp:docPr id="48" name="Forma Livre: Forma 4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6E8D6B6">
              <v:shape id="Forma Livre: Forma 48"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21923251">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73" behindDoc="1" locked="0" layoutInCell="1" allowOverlap="1" wp14:anchorId="24F23271" wp14:editId="251E7290">
                <wp:simplePos x="0" y="0"/>
                <wp:positionH relativeFrom="page">
                  <wp:posOffset>601980</wp:posOffset>
                </wp:positionH>
                <wp:positionV relativeFrom="page">
                  <wp:posOffset>6729730</wp:posOffset>
                </wp:positionV>
                <wp:extent cx="6350" cy="6350"/>
                <wp:effectExtent l="1905" t="0" r="1270" b="0"/>
                <wp:wrapNone/>
                <wp:docPr id="47" name="Forma Livre: Forma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CD83474">
              <v:shape id="Forma Livre: Forma 47" style="position:absolute;margin-left:47.4pt;margin-top:529.9pt;width:.5pt;height:.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" w14:anchorId="216F4092">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67" behindDoc="0" locked="0" layoutInCell="1" allowOverlap="1" wp14:anchorId="7A85D8F6" wp14:editId="761979B5">
                <wp:simplePos x="0" y="0"/>
                <wp:positionH relativeFrom="column">
                  <wp:posOffset>0</wp:posOffset>
                </wp:positionH>
                <wp:positionV relativeFrom="paragraph">
                  <wp:posOffset>0</wp:posOffset>
                </wp:positionV>
                <wp:extent cx="635000" cy="635000"/>
                <wp:effectExtent l="0" t="0" r="0" b="0"/>
                <wp:wrapNone/>
                <wp:docPr id="46" name="Forma Livre: Forma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34992"/>
                            <a:gd name="T1" fmla="*/ 24 h 48"/>
                            <a:gd name="T2" fmla="*/ 0 w 34992"/>
                            <a:gd name="T3" fmla="*/ 24 h 48"/>
                            <a:gd name="T4" fmla="*/ 34992 w 34992"/>
                            <a:gd name="T5" fmla="*/ 24 h 48"/>
                          </a:gdLst>
                          <a:ahLst/>
                          <a:cxnLst>
                            <a:cxn ang="0">
                              <a:pos x="T0" y="T1"/>
                            </a:cxn>
                            <a:cxn ang="0">
                              <a:pos x="T2" y="T3"/>
                            </a:cxn>
                            <a:cxn ang="0">
                              <a:pos x="T4" y="T5"/>
                            </a:cxn>
                          </a:cxnLst>
                          <a:rect l="0" t="0" r="r" b="b"/>
                          <a:pathLst>
                            <a:path w="34992" h="48">
                              <a:moveTo>
                                <a:pt x="0" y="24"/>
                              </a:moveTo>
                              <a:lnTo>
                                <a:pt x="0" y="24"/>
                              </a:lnTo>
                              <a:lnTo>
                                <a:pt x="34992" y="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2746BB7">
              <v:shape id="Forma Livre: Forma 46"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992,48" o:spid="_x0000_s1026" path="m,24r,l34992,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" w14:anchorId="78EAC578">
                <v:stroke joinstyle="miter"/>
                <v:path o:connecttype="custom" o:connectlocs="0,317500;0,317500;635000,3175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52" behindDoc="0" locked="0" layoutInCell="1" allowOverlap="1" wp14:anchorId="7BE1533E" wp14:editId="5DE6DBF8">
                <wp:simplePos x="0" y="0"/>
                <wp:positionH relativeFrom="column">
                  <wp:posOffset>0</wp:posOffset>
                </wp:positionH>
                <wp:positionV relativeFrom="paragraph">
                  <wp:posOffset>0</wp:posOffset>
                </wp:positionV>
                <wp:extent cx="635000" cy="635000"/>
                <wp:effectExtent l="0" t="0" r="0" b="0"/>
                <wp:wrapNone/>
                <wp:docPr id="45" name="Forma Livre: Forma 4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B46867">
              <v:shape id="Forma Livre: Forma 45"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6715C156">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74" behindDoc="1" locked="0" layoutInCell="1" allowOverlap="1" wp14:anchorId="0E4377B9" wp14:editId="588B585D">
                <wp:simplePos x="0" y="0"/>
                <wp:positionH relativeFrom="page">
                  <wp:posOffset>5052060</wp:posOffset>
                </wp:positionH>
                <wp:positionV relativeFrom="page">
                  <wp:posOffset>6729730</wp:posOffset>
                </wp:positionV>
                <wp:extent cx="6350" cy="6350"/>
                <wp:effectExtent l="3810" t="0" r="0" b="0"/>
                <wp:wrapNone/>
                <wp:docPr id="44" name="Forma Livre: Forma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B2B3736">
              <v:shape id="Forma Livre: Forma 44" style="position:absolute;margin-left:397.8pt;margin-top:529.9pt;width:.5pt;height:.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" w14:anchorId="2062A003">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53" behindDoc="0" locked="0" layoutInCell="1" allowOverlap="1" wp14:anchorId="4D54B3F8" wp14:editId="40C12943">
                <wp:simplePos x="0" y="0"/>
                <wp:positionH relativeFrom="column">
                  <wp:posOffset>0</wp:posOffset>
                </wp:positionH>
                <wp:positionV relativeFrom="paragraph">
                  <wp:posOffset>0</wp:posOffset>
                </wp:positionV>
                <wp:extent cx="635000" cy="635000"/>
                <wp:effectExtent l="0" t="0" r="0" b="0"/>
                <wp:wrapNone/>
                <wp:docPr id="43" name="Forma Livre: Forma 4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
                            <a:gd name="T1" fmla="*/ 48 h 48"/>
                            <a:gd name="T2" fmla="*/ 0 w 48"/>
                            <a:gd name="T3" fmla="*/ 48 h 48"/>
                            <a:gd name="T4" fmla="*/ 48 w 48"/>
                            <a:gd name="T5" fmla="*/ 48 h 48"/>
                            <a:gd name="T6" fmla="*/ 48 w 48"/>
                            <a:gd name="T7" fmla="*/ 48 h 48"/>
                            <a:gd name="T8" fmla="*/ 48 w 48"/>
                            <a:gd name="T9" fmla="*/ 0 h 48"/>
                            <a:gd name="T10" fmla="*/ 48 w 48"/>
                            <a:gd name="T11" fmla="*/ 0 h 48"/>
                            <a:gd name="T12" fmla="*/ 0 w 48"/>
                            <a:gd name="T13" fmla="*/ 0 h 48"/>
                            <a:gd name="T14" fmla="*/ 0 w 48"/>
                            <a:gd name="T15" fmla="*/ 0 h 48"/>
                            <a:gd name="T16" fmla="*/ 0 w 48"/>
                            <a:gd name="T17" fmla="*/ 4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8">
                              <a:moveTo>
                                <a:pt x="0" y="48"/>
                              </a:moveTo>
                              <a:lnTo>
                                <a:pt x="0" y="48"/>
                              </a:lnTo>
                              <a:lnTo>
                                <a:pt x="48" y="48"/>
                              </a:lnTo>
                              <a:lnTo>
                                <a:pt x="48" y="0"/>
                              </a:lnTo>
                              <a:lnTo>
                                <a:pt x="0" y="0"/>
                              </a:lnTo>
                              <a:lnTo>
                                <a:pt x="0" y="4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D8F32CC">
              <v:shape id="Forma Livre: Forma 43"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8" o:spid="_x0000_s1026"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" w14:anchorId="34395F8F">
                <v:stroke joinstyle="miter"/>
                <v:path o:connecttype="custom" o:connectlocs="0,635000;0,635000;635000,635000;635000,635000;635000,0;635000,0;0,0;0,0;0,635000" o:connectangles="0,0,0,0,0,0,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75" behindDoc="1" locked="0" layoutInCell="1" allowOverlap="1" wp14:anchorId="45892109" wp14:editId="215C8D68">
                <wp:simplePos x="0" y="0"/>
                <wp:positionH relativeFrom="page">
                  <wp:posOffset>5052060</wp:posOffset>
                </wp:positionH>
                <wp:positionV relativeFrom="page">
                  <wp:posOffset>6729730</wp:posOffset>
                </wp:positionV>
                <wp:extent cx="6350" cy="6350"/>
                <wp:effectExtent l="3810" t="0" r="0" b="0"/>
                <wp:wrapNone/>
                <wp:docPr id="42" name="Forma Livre: Forma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 cy="6350"/>
                        </a:xfrm>
                        <a:custGeom>
                          <a:avLst/>
                          <a:gdLst>
                            <a:gd name="T0" fmla="*/ 0 w 21600"/>
                            <a:gd name="T1" fmla="*/ 0 h 21600"/>
                            <a:gd name="T2" fmla="*/ 0 w 21600"/>
                            <a:gd name="T3" fmla="*/ 0 h 21600"/>
                            <a:gd name="T4" fmla="*/ 0 w 21600"/>
                            <a:gd name="T5" fmla="*/ 0 h 21600"/>
                            <a:gd name="T6" fmla="*/ 0 w 21600"/>
                            <a:gd name="T7" fmla="*/ 0 h 21600"/>
                            <a:gd name="T8" fmla="*/ 0 w 21600"/>
                            <a:gd name="T9" fmla="*/ 0 h 21600"/>
                            <a:gd name="T10" fmla="*/ 0 w 21600"/>
                            <a:gd name="T11" fmla="*/ 0 h 21600"/>
                            <a:gd name="T12" fmla="*/ 0 w 21600"/>
                            <a:gd name="T13" fmla="*/ 0 h 21600"/>
                            <a:gd name="T14" fmla="*/ 0 w 21600"/>
                            <a:gd name="T15" fmla="*/ 0 h 21600"/>
                            <a:gd name="T16" fmla="*/ 0 w 21600"/>
                            <a:gd name="T17" fmla="*/ 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48"/>
                              </a:moveTo>
                              <a:lnTo>
                                <a:pt x="0" y="48"/>
                              </a:lnTo>
                              <a:lnTo>
                                <a:pt x="48" y="48"/>
                              </a:lnTo>
                              <a:lnTo>
                                <a:pt x="48" y="0"/>
                              </a:lnTo>
                              <a:lnTo>
                                <a:pt x="0" y="0"/>
                              </a:lnTo>
                              <a:lnTo>
                                <a:pt x="0" y="48"/>
                              </a:lnTo>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6CBAEE5">
              <v:shape id="Forma Livre: Forma 42" style="position:absolute;margin-left:397.8pt;margin-top:529.9pt;width:.5pt;height:.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spid="_x0000_s1026" fillcolor="black" stroked="f" path="m,48r,l48,48,48,,,,,4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" w14:anchorId="08D096F5">
                <v:stroke joinstyle="miter"/>
                <v:path textboxrect="3163,3163,18437,18437" o:connecttype="custom" o:connectlocs="0,0;0,0;0,0;0,0;0,0;0,0;0,0;0,0;0,0" o:connectangles="0,0,0,0,0,0,0,0,0"/>
                <w10:wrap anchorx="page" anchory="page"/>
              </v:shape>
            </w:pict>
          </mc:Fallback>
        </mc:AlternateContent>
      </w:r>
      <w:r>
        <w:rPr>
          <w:rFonts w:ascii="Times New Roman" w:hAnsi="Times New Roman"/>
          <w:noProof/>
          <w:sz w:val="24"/>
          <w:szCs w:val="24"/>
        </w:rPr>
        <mc:AlternateContent>
          <mc:Choice Requires="wps">
            <w:drawing>
              <wp:anchor distT="0" distB="0" distL="114300" distR="114300" simplePos="0" relativeHeight="251658262" behindDoc="0" locked="0" layoutInCell="1" allowOverlap="1" wp14:anchorId="38C53E58" wp14:editId="48B59A4A">
                <wp:simplePos x="0" y="0"/>
                <wp:positionH relativeFrom="column">
                  <wp:posOffset>0</wp:posOffset>
                </wp:positionH>
                <wp:positionV relativeFrom="paragraph">
                  <wp:posOffset>0</wp:posOffset>
                </wp:positionV>
                <wp:extent cx="635000" cy="635000"/>
                <wp:effectExtent l="0" t="0" r="0" b="0"/>
                <wp:wrapNone/>
                <wp:docPr id="41" name="Forma Livre: Forma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296"/>
                            <a:gd name="T2" fmla="*/ 24 w 48"/>
                            <a:gd name="T3" fmla="*/ 0 h 1296"/>
                            <a:gd name="T4" fmla="*/ 24 w 48"/>
                            <a:gd name="T5" fmla="*/ 1296 h 1296"/>
                          </a:gdLst>
                          <a:ahLst/>
                          <a:cxnLst>
                            <a:cxn ang="0">
                              <a:pos x="T0" y="T1"/>
                            </a:cxn>
                            <a:cxn ang="0">
                              <a:pos x="T2" y="T3"/>
                            </a:cxn>
                            <a:cxn ang="0">
                              <a:pos x="T4" y="T5"/>
                            </a:cxn>
                          </a:cxnLst>
                          <a:rect l="0" t="0" r="r" b="b"/>
                          <a:pathLst>
                            <a:path w="48" h="1296">
                              <a:moveTo>
                                <a:pt x="24" y="0"/>
                              </a:moveTo>
                              <a:lnTo>
                                <a:pt x="24" y="0"/>
                              </a:lnTo>
                              <a:lnTo>
                                <a:pt x="24" y="1296"/>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4436CFD">
              <v:shape id="Forma Livre: Forma 41" style="position:absolute;margin-left:0;margin-top:0;width:50pt;height:50pt;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296" o:spid="_x0000_s1026" path="m24,r,l24,129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" w14:anchorId="1B29A450">
                <v:stroke joinstyle="miter"/>
                <v:path o:connecttype="custom" o:connectlocs="317500,0;317500,0;317500,635000" o:connectangles="0,0,0"/>
                <o:lock v:ext="edit" selection="t"/>
              </v:shape>
            </w:pict>
          </mc:Fallback>
        </mc:AlternateContent>
      </w:r>
      <w:r>
        <w:rPr>
          <w:rFonts w:ascii="Times New Roman" w:hAnsi="Times New Roman"/>
          <w:noProof/>
          <w:sz w:val="24"/>
          <w:szCs w:val="24"/>
        </w:rPr>
        <mc:AlternateContent>
          <mc:Choice Requires="wps">
            <w:drawing>
              <wp:anchor distT="0" distB="0" distL="114300" distR="114300" simplePos="0" relativeHeight="251658263" behindDoc="0" locked="0" layoutInCell="1" allowOverlap="1" wp14:anchorId="01F59B47" wp14:editId="26DE2672">
                <wp:simplePos x="0" y="0"/>
                <wp:positionH relativeFrom="column">
                  <wp:posOffset>0</wp:posOffset>
                </wp:positionH>
                <wp:positionV relativeFrom="paragraph">
                  <wp:posOffset>0</wp:posOffset>
                </wp:positionV>
                <wp:extent cx="635000" cy="635000"/>
                <wp:effectExtent l="0" t="0" r="0" b="0"/>
                <wp:wrapNone/>
                <wp:docPr id="40" name="Forma Livre: Forma 4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24 w 48"/>
                            <a:gd name="T1" fmla="*/ 0 h 1296"/>
                            <a:gd name="T2" fmla="*/ 24 w 48"/>
                            <a:gd name="T3" fmla="*/ 0 h 1296"/>
                            <a:gd name="T4" fmla="*/ 24 w 48"/>
                            <a:gd name="T5" fmla="*/ 1296 h 1296"/>
                          </a:gdLst>
                          <a:ahLst/>
                          <a:cxnLst>
                            <a:cxn ang="0">
                              <a:pos x="T0" y="T1"/>
                            </a:cxn>
                            <a:cxn ang="0">
                              <a:pos x="T2" y="T3"/>
                            </a:cxn>
                            <a:cxn ang="0">
                              <a:pos x="T4" y="T5"/>
                            </a:cxn>
                          </a:cxnLst>
                          <a:rect l="0" t="0" r="r" b="b"/>
                          <a:pathLst>
                            <a:path w="48" h="1296">
                              <a:moveTo>
                                <a:pt x="24" y="0"/>
                              </a:moveTo>
                              <a:lnTo>
                                <a:pt x="24" y="0"/>
                              </a:lnTo>
                              <a:lnTo>
                                <a:pt x="24" y="1296"/>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C458CD4">
              <v:shape id="Forma Livre: Forma 40" style="position:absolute;margin-left:0;margin-top:0;width:50pt;height:50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1296" o:spid="_x0000_s1026" path="m24,r,l24,129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" w14:anchorId="5109F2E3">
                <v:stroke joinstyle="miter"/>
                <v:path o:connecttype="custom" o:connectlocs="317500,0;317500,0;317500,635000" o:connectangles="0,0,0"/>
                <o:lock v:ext="edit" selection="t"/>
              </v:shape>
            </w:pict>
          </mc:Fallback>
        </mc:AlternateContent>
      </w:r>
      <w:r w:rsidRPr="00F11F2E">
        <w:rPr>
          <w:rFonts w:ascii="Times New Roman" w:hAnsi="Times New Roman"/>
          <w:b/>
          <w:noProof/>
          <w:color w:val="000000"/>
          <w:spacing w:val="-2"/>
          <w:w w:val="95"/>
          <w:sz w:val="24"/>
          <w:szCs w:val="24"/>
        </w:rPr>
        <w:t>NBC TA</w:t>
      </w:r>
      <w:r w:rsidRPr="00F11F2E">
        <w:rPr>
          <w:rFonts w:ascii="Times New Roman" w:hAnsi="Times New Roman"/>
          <w:b/>
          <w:noProof/>
          <w:color w:val="000000"/>
          <w:spacing w:val="2"/>
          <w:sz w:val="24"/>
          <w:szCs w:val="24"/>
        </w:rPr>
        <w:t> </w:t>
      </w:r>
      <w:r w:rsidRPr="00F11F2E">
        <w:rPr>
          <w:rFonts w:ascii="Times New Roman" w:hAnsi="Times New Roman"/>
          <w:b/>
          <w:noProof/>
          <w:color w:val="000000"/>
          <w:spacing w:val="-1"/>
          <w:w w:val="95"/>
          <w:sz w:val="24"/>
          <w:szCs w:val="24"/>
        </w:rPr>
        <w:t>610</w:t>
      </w:r>
      <w:r>
        <w:rPr>
          <w:rFonts w:ascii="Times New Roman" w:hAnsi="Times New Roman"/>
          <w:b/>
          <w:noProof/>
          <w:color w:val="000000"/>
          <w:spacing w:val="4"/>
          <w:sz w:val="24"/>
          <w:szCs w:val="24"/>
        </w:rPr>
        <w:t xml:space="preserve"> – </w:t>
      </w:r>
      <w:r w:rsidRPr="00F11F2E">
        <w:rPr>
          <w:rFonts w:ascii="Times New Roman" w:hAnsi="Times New Roman"/>
          <w:b/>
          <w:noProof/>
          <w:color w:val="000000"/>
          <w:w w:val="95"/>
          <w:sz w:val="24"/>
          <w:szCs w:val="24"/>
        </w:rPr>
        <w:t>UTILIZAÇÃO DO TRABALHO DE AUDITORIA INTERNA</w:t>
      </w:r>
    </w:p>
    <w:p w14:paraId="76449944" w14:textId="77777777" w:rsidR="004B39EB" w:rsidRDefault="004B39EB" w:rsidP="004B39EB">
      <w:pPr>
        <w:widowControl w:val="0"/>
        <w:autoSpaceDE w:val="0"/>
        <w:autoSpaceDN w:val="0"/>
        <w:adjustRightInd w:val="0"/>
        <w:spacing w:after="0" w:line="240" w:lineRule="auto"/>
        <w:jc w:val="center"/>
        <w:rPr>
          <w:rFonts w:ascii="Times New Roman" w:hAnsi="Times New Roman"/>
          <w:b/>
          <w:color w:val="000000"/>
          <w:spacing w:val="-3"/>
          <w:sz w:val="24"/>
          <w:szCs w:val="24"/>
        </w:rPr>
      </w:pPr>
    </w:p>
    <w:p w14:paraId="40B8BA38" w14:textId="77777777" w:rsidR="004B39EB" w:rsidRDefault="004B39EB" w:rsidP="004B39EB">
      <w:pPr>
        <w:widowControl w:val="0"/>
        <w:autoSpaceDE w:val="0"/>
        <w:autoSpaceDN w:val="0"/>
        <w:adjustRightInd w:val="0"/>
        <w:spacing w:after="0" w:line="240" w:lineRule="auto"/>
        <w:jc w:val="center"/>
        <w:rPr>
          <w:rFonts w:ascii="Times New Roman" w:hAnsi="Times New Roman"/>
          <w:b/>
          <w:color w:val="000000"/>
          <w:spacing w:val="-3"/>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4"/>
        <w:gridCol w:w="1568"/>
      </w:tblGrid>
      <w:tr w:rsidR="004B39EB" w:rsidRPr="001C3E23" w14:paraId="5E63E364" w14:textId="77777777" w:rsidTr="009A4CD5">
        <w:tc>
          <w:tcPr>
            <w:tcW w:w="8188" w:type="dxa"/>
          </w:tcPr>
          <w:p w14:paraId="09CCBB35"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 xml:space="preserve">Sumário </w:t>
            </w:r>
          </w:p>
        </w:tc>
        <w:tc>
          <w:tcPr>
            <w:tcW w:w="1591" w:type="dxa"/>
          </w:tcPr>
          <w:p w14:paraId="0E3690F6"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Item</w:t>
            </w:r>
          </w:p>
        </w:tc>
      </w:tr>
      <w:tr w:rsidR="004B39EB" w:rsidRPr="001C3E23" w14:paraId="17F406B7" w14:textId="77777777" w:rsidTr="009A4CD5">
        <w:tc>
          <w:tcPr>
            <w:tcW w:w="8188" w:type="dxa"/>
          </w:tcPr>
          <w:p w14:paraId="39174BBF"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b/>
                <w:color w:val="000000"/>
                <w:spacing w:val="-2"/>
                <w:sz w:val="24"/>
                <w:szCs w:val="24"/>
              </w:rPr>
              <w:t>Introdução</w:t>
            </w:r>
            <w:r w:rsidRPr="001C3E23">
              <w:rPr>
                <w:rFonts w:ascii="Times New Roman" w:hAnsi="Times New Roman" w:cs="Arial"/>
                <w:color w:val="000000"/>
                <w:spacing w:val="-2"/>
                <w:sz w:val="24"/>
                <w:szCs w:val="24"/>
              </w:rPr>
              <w:t xml:space="preserve"> </w:t>
            </w:r>
          </w:p>
        </w:tc>
        <w:tc>
          <w:tcPr>
            <w:tcW w:w="1591" w:type="dxa"/>
          </w:tcPr>
          <w:p w14:paraId="4DC19EC0"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p>
        </w:tc>
      </w:tr>
      <w:tr w:rsidR="004B39EB" w:rsidRPr="001C3E23" w14:paraId="533D0297" w14:textId="77777777" w:rsidTr="009A4CD5">
        <w:tc>
          <w:tcPr>
            <w:tcW w:w="8188" w:type="dxa"/>
          </w:tcPr>
          <w:p w14:paraId="07B26197"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z w:val="24"/>
                <w:szCs w:val="24"/>
              </w:rPr>
              <w:t xml:space="preserve">Alcance </w:t>
            </w:r>
          </w:p>
        </w:tc>
        <w:tc>
          <w:tcPr>
            <w:tcW w:w="1591" w:type="dxa"/>
          </w:tcPr>
          <w:p w14:paraId="61569FCA"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1 – 5</w:t>
            </w:r>
          </w:p>
        </w:tc>
      </w:tr>
      <w:tr w:rsidR="004B39EB" w:rsidRPr="001C3E23" w14:paraId="38DC864F" w14:textId="77777777" w:rsidTr="009A4CD5">
        <w:tc>
          <w:tcPr>
            <w:tcW w:w="8188" w:type="dxa"/>
          </w:tcPr>
          <w:p w14:paraId="66993E82"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pacing w:val="-1"/>
                <w:sz w:val="24"/>
                <w:szCs w:val="24"/>
              </w:rPr>
              <w:t>Relação entre esta</w:t>
            </w:r>
            <w:r w:rsidRPr="001C3E23">
              <w:rPr>
                <w:rFonts w:ascii="Times New Roman" w:hAnsi="Times New Roman"/>
                <w:noProof/>
                <w:color w:val="000000"/>
                <w:sz w:val="24"/>
                <w:szCs w:val="24"/>
              </w:rPr>
              <w:t xml:space="preserve"> Norma e a NBC TA</w:t>
            </w:r>
            <w:r w:rsidRPr="001C3E23">
              <w:rPr>
                <w:rFonts w:ascii="Times New Roman" w:hAnsi="Times New Roman"/>
                <w:noProof/>
                <w:color w:val="000000"/>
                <w:spacing w:val="2"/>
                <w:sz w:val="24"/>
                <w:szCs w:val="24"/>
              </w:rPr>
              <w:t> </w:t>
            </w:r>
            <w:r w:rsidRPr="001C3E23">
              <w:rPr>
                <w:rFonts w:ascii="Times New Roman" w:hAnsi="Times New Roman"/>
                <w:noProof/>
                <w:color w:val="000000"/>
                <w:sz w:val="24"/>
                <w:szCs w:val="24"/>
              </w:rPr>
              <w:t>315</w:t>
            </w:r>
            <w:r w:rsidRPr="001C3E23">
              <w:rPr>
                <w:rFonts w:ascii="Times New Roman" w:hAnsi="Times New Roman"/>
                <w:noProof/>
                <w:color w:val="000000"/>
                <w:spacing w:val="5"/>
                <w:sz w:val="24"/>
                <w:szCs w:val="24"/>
              </w:rPr>
              <w:t> </w:t>
            </w:r>
            <w:r w:rsidRPr="001C3E23">
              <w:rPr>
                <w:rFonts w:ascii="Times New Roman" w:hAnsi="Times New Roman" w:cs="Arial"/>
                <w:color w:val="000000"/>
                <w:spacing w:val="-2"/>
                <w:sz w:val="24"/>
                <w:szCs w:val="24"/>
              </w:rPr>
              <w:t xml:space="preserve"> </w:t>
            </w:r>
          </w:p>
        </w:tc>
        <w:tc>
          <w:tcPr>
            <w:tcW w:w="1591" w:type="dxa"/>
          </w:tcPr>
          <w:p w14:paraId="1FFFF166"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6 – 10</w:t>
            </w:r>
          </w:p>
        </w:tc>
      </w:tr>
      <w:tr w:rsidR="004B39EB" w:rsidRPr="001C3E23" w14:paraId="6B34B2AF" w14:textId="77777777" w:rsidTr="009A4CD5">
        <w:tc>
          <w:tcPr>
            <w:tcW w:w="8188" w:type="dxa"/>
          </w:tcPr>
          <w:p w14:paraId="7F195DA3"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z w:val="24"/>
                <w:szCs w:val="24"/>
              </w:rPr>
              <w:t xml:space="preserve">Responsabilidade do auditor independente na </w:t>
            </w:r>
            <w:r w:rsidRPr="001C3E23">
              <w:rPr>
                <w:rFonts w:ascii="Times New Roman" w:hAnsi="Times New Roman"/>
                <w:noProof/>
                <w:color w:val="000000"/>
                <w:spacing w:val="-1"/>
                <w:sz w:val="24"/>
                <w:szCs w:val="24"/>
              </w:rPr>
              <w:t>auditoria das demonstrações contábeis</w:t>
            </w:r>
          </w:p>
        </w:tc>
        <w:tc>
          <w:tcPr>
            <w:tcW w:w="1591" w:type="dxa"/>
          </w:tcPr>
          <w:p w14:paraId="0B2A275C"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11</w:t>
            </w:r>
          </w:p>
        </w:tc>
      </w:tr>
      <w:tr w:rsidR="004B39EB" w:rsidRPr="001C3E23" w14:paraId="16E51009" w14:textId="77777777" w:rsidTr="009A4CD5">
        <w:tc>
          <w:tcPr>
            <w:tcW w:w="8188" w:type="dxa"/>
          </w:tcPr>
          <w:p w14:paraId="5FB7E19A"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noProof/>
                <w:color w:val="000000"/>
                <w:sz w:val="24"/>
                <w:szCs w:val="24"/>
              </w:rPr>
            </w:pPr>
            <w:r w:rsidRPr="001C3E23">
              <w:rPr>
                <w:rFonts w:ascii="Times New Roman" w:hAnsi="Times New Roman"/>
                <w:noProof/>
                <w:color w:val="000000"/>
                <w:spacing w:val="-1"/>
                <w:sz w:val="24"/>
                <w:szCs w:val="24"/>
              </w:rPr>
              <w:t>Vigência</w:t>
            </w:r>
          </w:p>
        </w:tc>
        <w:tc>
          <w:tcPr>
            <w:tcW w:w="1591" w:type="dxa"/>
          </w:tcPr>
          <w:p w14:paraId="2C56BEDE"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12</w:t>
            </w:r>
          </w:p>
        </w:tc>
      </w:tr>
      <w:tr w:rsidR="004B39EB" w:rsidRPr="001C3E23" w14:paraId="37CE12B0" w14:textId="77777777" w:rsidTr="009A4CD5">
        <w:tc>
          <w:tcPr>
            <w:tcW w:w="8188" w:type="dxa"/>
          </w:tcPr>
          <w:p w14:paraId="6CA4E463"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b/>
                <w:color w:val="000000"/>
                <w:spacing w:val="-2"/>
                <w:sz w:val="24"/>
                <w:szCs w:val="24"/>
              </w:rPr>
              <w:t>Objetivo</w:t>
            </w:r>
          </w:p>
        </w:tc>
        <w:tc>
          <w:tcPr>
            <w:tcW w:w="1591" w:type="dxa"/>
          </w:tcPr>
          <w:p w14:paraId="0CDA8FDF"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13</w:t>
            </w:r>
          </w:p>
        </w:tc>
      </w:tr>
      <w:tr w:rsidR="004B39EB" w:rsidRPr="001C3E23" w14:paraId="65A93E5C" w14:textId="77777777" w:rsidTr="009A4CD5">
        <w:tc>
          <w:tcPr>
            <w:tcW w:w="8188" w:type="dxa"/>
          </w:tcPr>
          <w:p w14:paraId="77AFB802"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b/>
                <w:color w:val="000000"/>
                <w:spacing w:val="-2"/>
                <w:sz w:val="24"/>
                <w:szCs w:val="24"/>
              </w:rPr>
              <w:t>Definições</w:t>
            </w:r>
          </w:p>
        </w:tc>
        <w:tc>
          <w:tcPr>
            <w:tcW w:w="1591" w:type="dxa"/>
          </w:tcPr>
          <w:p w14:paraId="2B332F45"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14</w:t>
            </w:r>
          </w:p>
        </w:tc>
      </w:tr>
      <w:tr w:rsidR="004B39EB" w:rsidRPr="001C3E23" w14:paraId="73B1A020" w14:textId="77777777" w:rsidTr="009A4CD5">
        <w:tc>
          <w:tcPr>
            <w:tcW w:w="8188" w:type="dxa"/>
          </w:tcPr>
          <w:p w14:paraId="28CA3686"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b/>
                <w:color w:val="000000"/>
                <w:spacing w:val="-2"/>
                <w:sz w:val="24"/>
                <w:szCs w:val="24"/>
              </w:rPr>
            </w:pPr>
            <w:r w:rsidRPr="001C3E23">
              <w:rPr>
                <w:rFonts w:ascii="Times New Roman" w:hAnsi="Times New Roman" w:cs="Arial"/>
                <w:b/>
                <w:color w:val="000000"/>
                <w:spacing w:val="-2"/>
                <w:sz w:val="24"/>
                <w:szCs w:val="24"/>
              </w:rPr>
              <w:t>Requisitos</w:t>
            </w:r>
          </w:p>
        </w:tc>
        <w:tc>
          <w:tcPr>
            <w:tcW w:w="1591" w:type="dxa"/>
          </w:tcPr>
          <w:p w14:paraId="709A8A1E"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p>
        </w:tc>
      </w:tr>
      <w:tr w:rsidR="004B39EB" w:rsidRPr="001C3E23" w14:paraId="109F5221" w14:textId="77777777" w:rsidTr="009A4CD5">
        <w:tc>
          <w:tcPr>
            <w:tcW w:w="8188" w:type="dxa"/>
          </w:tcPr>
          <w:p w14:paraId="0058D5F4"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pacing w:val="-1"/>
                <w:sz w:val="24"/>
                <w:szCs w:val="24"/>
              </w:rPr>
              <w:t>Determinação seo trabalho da auditoria</w:t>
            </w:r>
            <w:r w:rsidRPr="001C3E23">
              <w:rPr>
                <w:rFonts w:ascii="Times New Roman" w:hAnsi="Times New Roman"/>
                <w:noProof/>
                <w:color w:val="000000"/>
                <w:spacing w:val="6"/>
                <w:sz w:val="24"/>
                <w:szCs w:val="24"/>
              </w:rPr>
              <w:t> </w:t>
            </w:r>
            <w:r w:rsidRPr="001C3E23">
              <w:rPr>
                <w:rFonts w:ascii="Times New Roman" w:hAnsi="Times New Roman"/>
                <w:noProof/>
                <w:color w:val="000000"/>
                <w:spacing w:val="-1"/>
                <w:sz w:val="24"/>
                <w:szCs w:val="24"/>
              </w:rPr>
              <w:t>interna pode ser utilizado</w:t>
            </w:r>
          </w:p>
        </w:tc>
        <w:tc>
          <w:tcPr>
            <w:tcW w:w="1591" w:type="dxa"/>
          </w:tcPr>
          <w:p w14:paraId="6B149B86"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15 – 20</w:t>
            </w:r>
          </w:p>
        </w:tc>
      </w:tr>
      <w:tr w:rsidR="004B39EB" w:rsidRPr="001C3E23" w14:paraId="41C1E9F7" w14:textId="77777777" w:rsidTr="009A4CD5">
        <w:tc>
          <w:tcPr>
            <w:tcW w:w="8188" w:type="dxa"/>
          </w:tcPr>
          <w:p w14:paraId="4B1E73CF"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pacing w:val="-1"/>
                <w:sz w:val="24"/>
                <w:szCs w:val="24"/>
              </w:rPr>
              <w:t xml:space="preserve">Utilização do trabalho da auditoria </w:t>
            </w:r>
            <w:r w:rsidRPr="001C3E23">
              <w:rPr>
                <w:rFonts w:ascii="Times New Roman" w:hAnsi="Times New Roman"/>
                <w:noProof/>
                <w:color w:val="000000"/>
                <w:sz w:val="24"/>
                <w:szCs w:val="24"/>
              </w:rPr>
              <w:t>interna</w:t>
            </w:r>
          </w:p>
        </w:tc>
        <w:tc>
          <w:tcPr>
            <w:tcW w:w="1591" w:type="dxa"/>
          </w:tcPr>
          <w:p w14:paraId="6A4DB266"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21 – 25</w:t>
            </w:r>
          </w:p>
        </w:tc>
      </w:tr>
      <w:tr w:rsidR="004B39EB" w:rsidRPr="001C3E23" w14:paraId="2371B2C0" w14:textId="77777777" w:rsidTr="009A4CD5">
        <w:tc>
          <w:tcPr>
            <w:tcW w:w="8188" w:type="dxa"/>
          </w:tcPr>
          <w:p w14:paraId="47398CAF"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Style w:val="hps"/>
                <w:rFonts w:ascii="Times New Roman" w:hAnsi="Times New Roman"/>
                <w:sz w:val="24"/>
                <w:szCs w:val="24"/>
                <w:lang w:val="pt-PT"/>
              </w:rPr>
              <w:t>Determinação se</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o auditor interno</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pode ser</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utilizado para prestar assistência</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direta</w:t>
            </w:r>
          </w:p>
        </w:tc>
        <w:tc>
          <w:tcPr>
            <w:tcW w:w="1591" w:type="dxa"/>
          </w:tcPr>
          <w:p w14:paraId="05D6FB41"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26 – 32</w:t>
            </w:r>
          </w:p>
        </w:tc>
      </w:tr>
      <w:tr w:rsidR="004B39EB" w:rsidRPr="001C3E23" w14:paraId="08A6568B" w14:textId="77777777" w:rsidTr="009A4CD5">
        <w:tc>
          <w:tcPr>
            <w:tcW w:w="8188" w:type="dxa"/>
          </w:tcPr>
          <w:p w14:paraId="5BE323D3"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Style w:val="hps"/>
                <w:rFonts w:ascii="Times New Roman" w:hAnsi="Times New Roman"/>
                <w:sz w:val="24"/>
                <w:szCs w:val="24"/>
                <w:lang w:val="pt-PT"/>
              </w:rPr>
              <w:t>Utilização do</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auditor interno</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para prestar assistência</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direta</w:t>
            </w:r>
          </w:p>
        </w:tc>
        <w:tc>
          <w:tcPr>
            <w:tcW w:w="1591" w:type="dxa"/>
          </w:tcPr>
          <w:p w14:paraId="33E238B5"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33 – 35</w:t>
            </w:r>
          </w:p>
        </w:tc>
      </w:tr>
      <w:tr w:rsidR="004B39EB" w:rsidRPr="001C3E23" w14:paraId="2B204107" w14:textId="77777777" w:rsidTr="009A4CD5">
        <w:tc>
          <w:tcPr>
            <w:tcW w:w="8188" w:type="dxa"/>
          </w:tcPr>
          <w:p w14:paraId="7052BD5A"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Documentação</w:t>
            </w:r>
          </w:p>
        </w:tc>
        <w:tc>
          <w:tcPr>
            <w:tcW w:w="1591" w:type="dxa"/>
          </w:tcPr>
          <w:p w14:paraId="31372201"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36 – 37</w:t>
            </w:r>
          </w:p>
        </w:tc>
      </w:tr>
      <w:tr w:rsidR="004B39EB" w:rsidRPr="001C3E23" w14:paraId="68FA5A7C" w14:textId="77777777" w:rsidTr="009A4CD5">
        <w:tc>
          <w:tcPr>
            <w:tcW w:w="8188" w:type="dxa"/>
          </w:tcPr>
          <w:p w14:paraId="0F6B7A05"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Vigência</w:t>
            </w:r>
          </w:p>
        </w:tc>
        <w:tc>
          <w:tcPr>
            <w:tcW w:w="1591" w:type="dxa"/>
          </w:tcPr>
          <w:p w14:paraId="2934C871"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38</w:t>
            </w:r>
          </w:p>
        </w:tc>
      </w:tr>
      <w:tr w:rsidR="004B39EB" w:rsidRPr="001C3E23" w14:paraId="6D0DE36C" w14:textId="77777777" w:rsidTr="009A4CD5">
        <w:tc>
          <w:tcPr>
            <w:tcW w:w="8188" w:type="dxa"/>
          </w:tcPr>
          <w:p w14:paraId="676E332B"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cs="Arial"/>
                <w:b/>
                <w:color w:val="000000"/>
                <w:spacing w:val="-2"/>
                <w:sz w:val="24"/>
                <w:szCs w:val="24"/>
              </w:rPr>
              <w:t>Aplicação e outros materiais explicativos</w:t>
            </w:r>
          </w:p>
        </w:tc>
        <w:tc>
          <w:tcPr>
            <w:tcW w:w="1591" w:type="dxa"/>
          </w:tcPr>
          <w:p w14:paraId="09ADD696"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p>
        </w:tc>
      </w:tr>
      <w:tr w:rsidR="004B39EB" w:rsidRPr="001C3E23" w14:paraId="7D38E053" w14:textId="77777777" w:rsidTr="009A4CD5">
        <w:tc>
          <w:tcPr>
            <w:tcW w:w="8188" w:type="dxa"/>
          </w:tcPr>
          <w:p w14:paraId="48DAA982"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pacing w:val="-1"/>
                <w:sz w:val="24"/>
                <w:szCs w:val="24"/>
              </w:rPr>
              <w:t>Definição da função da auditoria interna</w:t>
            </w:r>
          </w:p>
        </w:tc>
        <w:tc>
          <w:tcPr>
            <w:tcW w:w="1591" w:type="dxa"/>
          </w:tcPr>
          <w:p w14:paraId="07A5C310"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A1 – A4</w:t>
            </w:r>
          </w:p>
        </w:tc>
      </w:tr>
      <w:tr w:rsidR="004B39EB" w:rsidRPr="001C3E23" w14:paraId="0A85E1BB" w14:textId="77777777" w:rsidTr="009A4CD5">
        <w:tc>
          <w:tcPr>
            <w:tcW w:w="8188" w:type="dxa"/>
          </w:tcPr>
          <w:p w14:paraId="0A02D41B" w14:textId="77777777" w:rsidR="004B39EB" w:rsidRPr="001C3E23" w:rsidRDefault="004B39EB" w:rsidP="009A4CD5">
            <w:pPr>
              <w:spacing w:before="60" w:after="60" w:line="240" w:lineRule="auto"/>
              <w:jc w:val="both"/>
              <w:rPr>
                <w:rFonts w:ascii="Times New Roman" w:hAnsi="Times New Roman" w:cs="Arial"/>
                <w:color w:val="000000"/>
                <w:spacing w:val="-2"/>
                <w:sz w:val="24"/>
                <w:szCs w:val="24"/>
              </w:rPr>
            </w:pPr>
            <w:r w:rsidRPr="001C3E23">
              <w:rPr>
                <w:rFonts w:ascii="Times New Roman" w:hAnsi="Times New Roman"/>
                <w:noProof/>
                <w:color w:val="000000"/>
                <w:spacing w:val="-1"/>
                <w:sz w:val="24"/>
                <w:szCs w:val="24"/>
              </w:rPr>
              <w:t>Determição se o trabalho da auditoria</w:t>
            </w:r>
            <w:r w:rsidRPr="001C3E23">
              <w:rPr>
                <w:rFonts w:ascii="Times New Roman" w:hAnsi="Times New Roman"/>
                <w:noProof/>
                <w:color w:val="000000"/>
                <w:spacing w:val="6"/>
                <w:sz w:val="24"/>
                <w:szCs w:val="24"/>
              </w:rPr>
              <w:t> </w:t>
            </w:r>
            <w:r w:rsidRPr="001C3E23">
              <w:rPr>
                <w:rFonts w:ascii="Times New Roman" w:hAnsi="Times New Roman"/>
                <w:noProof/>
                <w:color w:val="000000"/>
                <w:spacing w:val="-1"/>
                <w:sz w:val="24"/>
                <w:szCs w:val="24"/>
              </w:rPr>
              <w:t>interna pode ser utilizado</w:t>
            </w:r>
          </w:p>
        </w:tc>
        <w:tc>
          <w:tcPr>
            <w:tcW w:w="1591" w:type="dxa"/>
          </w:tcPr>
          <w:p w14:paraId="298FBE57"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A5 – A23</w:t>
            </w:r>
          </w:p>
        </w:tc>
      </w:tr>
      <w:tr w:rsidR="004B39EB" w:rsidRPr="001C3E23" w14:paraId="166D95F2" w14:textId="77777777" w:rsidTr="009A4CD5">
        <w:tc>
          <w:tcPr>
            <w:tcW w:w="8188" w:type="dxa"/>
          </w:tcPr>
          <w:p w14:paraId="4D317968"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Fonts w:ascii="Times New Roman" w:hAnsi="Times New Roman"/>
                <w:noProof/>
                <w:color w:val="000000"/>
                <w:spacing w:val="-1"/>
                <w:sz w:val="24"/>
                <w:szCs w:val="24"/>
              </w:rPr>
              <w:t xml:space="preserve">Utilização do trabalho da auditoria </w:t>
            </w:r>
            <w:r w:rsidRPr="001C3E23">
              <w:rPr>
                <w:rFonts w:ascii="Times New Roman" w:hAnsi="Times New Roman"/>
                <w:noProof/>
                <w:color w:val="000000"/>
                <w:sz w:val="24"/>
                <w:szCs w:val="24"/>
              </w:rPr>
              <w:t>interna</w:t>
            </w:r>
          </w:p>
        </w:tc>
        <w:tc>
          <w:tcPr>
            <w:tcW w:w="1591" w:type="dxa"/>
          </w:tcPr>
          <w:p w14:paraId="7E0B66A4"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A24 – A30</w:t>
            </w:r>
          </w:p>
        </w:tc>
      </w:tr>
      <w:tr w:rsidR="004B39EB" w:rsidRPr="001C3E23" w14:paraId="09BA8E5D" w14:textId="77777777" w:rsidTr="009A4CD5">
        <w:tc>
          <w:tcPr>
            <w:tcW w:w="8188" w:type="dxa"/>
          </w:tcPr>
          <w:p w14:paraId="051E1BD7"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Style w:val="hps"/>
                <w:rFonts w:ascii="Times New Roman" w:hAnsi="Times New Roman"/>
                <w:sz w:val="24"/>
                <w:szCs w:val="24"/>
                <w:lang w:val="pt-PT"/>
              </w:rPr>
              <w:t>Determinação se</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o auditor interno</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pode ser</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utilizado para prestar assistência</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direta</w:t>
            </w:r>
          </w:p>
        </w:tc>
        <w:tc>
          <w:tcPr>
            <w:tcW w:w="1591" w:type="dxa"/>
          </w:tcPr>
          <w:p w14:paraId="6F1EC00C"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A31 – A39</w:t>
            </w:r>
          </w:p>
        </w:tc>
      </w:tr>
      <w:tr w:rsidR="004B39EB" w:rsidRPr="001C3E23" w14:paraId="1CC0692C" w14:textId="77777777" w:rsidTr="009A4CD5">
        <w:tc>
          <w:tcPr>
            <w:tcW w:w="8188" w:type="dxa"/>
          </w:tcPr>
          <w:p w14:paraId="54F43EF4" w14:textId="77777777" w:rsidR="004B39EB" w:rsidRPr="001C3E23" w:rsidRDefault="004B39EB" w:rsidP="009A4CD5">
            <w:pPr>
              <w:widowControl w:val="0"/>
              <w:tabs>
                <w:tab w:val="left" w:pos="5571"/>
              </w:tabs>
              <w:autoSpaceDE w:val="0"/>
              <w:autoSpaceDN w:val="0"/>
              <w:adjustRightInd w:val="0"/>
              <w:spacing w:before="60" w:after="60" w:line="240" w:lineRule="auto"/>
              <w:rPr>
                <w:rFonts w:ascii="Times New Roman" w:hAnsi="Times New Roman" w:cs="Arial"/>
                <w:color w:val="000000"/>
                <w:spacing w:val="-2"/>
                <w:sz w:val="24"/>
                <w:szCs w:val="24"/>
              </w:rPr>
            </w:pPr>
            <w:r w:rsidRPr="001C3E23">
              <w:rPr>
                <w:rStyle w:val="hps"/>
                <w:rFonts w:ascii="Times New Roman" w:hAnsi="Times New Roman"/>
                <w:sz w:val="24"/>
                <w:szCs w:val="24"/>
                <w:lang w:val="pt-PT"/>
              </w:rPr>
              <w:t>Utilização do</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auditor interno</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para prestar assistência</w:t>
            </w:r>
            <w:r w:rsidRPr="001C3E23">
              <w:rPr>
                <w:rFonts w:ascii="Times New Roman" w:hAnsi="Times New Roman"/>
                <w:sz w:val="24"/>
                <w:szCs w:val="24"/>
                <w:lang w:val="pt-PT"/>
              </w:rPr>
              <w:t xml:space="preserve"> </w:t>
            </w:r>
            <w:r w:rsidRPr="001C3E23">
              <w:rPr>
                <w:rStyle w:val="hps"/>
                <w:rFonts w:ascii="Times New Roman" w:hAnsi="Times New Roman"/>
                <w:sz w:val="24"/>
                <w:szCs w:val="24"/>
                <w:lang w:val="pt-PT"/>
              </w:rPr>
              <w:t>direta</w:t>
            </w:r>
          </w:p>
        </w:tc>
        <w:tc>
          <w:tcPr>
            <w:tcW w:w="1591" w:type="dxa"/>
          </w:tcPr>
          <w:p w14:paraId="3920072F" w14:textId="77777777" w:rsidR="004B39EB" w:rsidRPr="001C3E23" w:rsidRDefault="004B39EB" w:rsidP="009A4CD5">
            <w:pPr>
              <w:widowControl w:val="0"/>
              <w:tabs>
                <w:tab w:val="left" w:pos="5571"/>
              </w:tabs>
              <w:autoSpaceDE w:val="0"/>
              <w:autoSpaceDN w:val="0"/>
              <w:adjustRightInd w:val="0"/>
              <w:spacing w:before="60" w:after="60" w:line="240" w:lineRule="auto"/>
              <w:jc w:val="center"/>
              <w:rPr>
                <w:rFonts w:ascii="Times New Roman" w:hAnsi="Times New Roman" w:cs="Arial"/>
                <w:color w:val="000000"/>
                <w:spacing w:val="-2"/>
                <w:sz w:val="24"/>
                <w:szCs w:val="24"/>
              </w:rPr>
            </w:pPr>
            <w:r w:rsidRPr="001C3E23">
              <w:rPr>
                <w:rFonts w:ascii="Times New Roman" w:hAnsi="Times New Roman" w:cs="Arial"/>
                <w:color w:val="000000"/>
                <w:spacing w:val="-2"/>
                <w:sz w:val="24"/>
                <w:szCs w:val="24"/>
              </w:rPr>
              <w:t>A40 – A41</w:t>
            </w:r>
          </w:p>
        </w:tc>
      </w:tr>
    </w:tbl>
    <w:p w14:paraId="1C8F8152" w14:textId="77777777" w:rsidR="004B39EB" w:rsidRPr="00F11F2E" w:rsidRDefault="004B39EB" w:rsidP="004B39EB">
      <w:pPr>
        <w:tabs>
          <w:tab w:val="left" w:pos="6472"/>
        </w:tabs>
        <w:spacing w:after="0" w:line="240" w:lineRule="auto"/>
        <w:jc w:val="both"/>
        <w:rPr>
          <w:rFonts w:ascii="Times New Roman" w:hAnsi="Times New Roman"/>
          <w:noProof/>
          <w:color w:val="000000"/>
          <w:spacing w:val="-1"/>
          <w:sz w:val="24"/>
          <w:szCs w:val="24"/>
        </w:rPr>
      </w:pPr>
    </w:p>
    <w:p w14:paraId="4860F371" w14:textId="77777777" w:rsidR="004B39EB" w:rsidRPr="00F11F2E" w:rsidRDefault="004B39EB" w:rsidP="004B39EB">
      <w:pPr>
        <w:tabs>
          <w:tab w:val="left" w:pos="6472"/>
        </w:tabs>
        <w:spacing w:after="0" w:line="240" w:lineRule="auto"/>
        <w:jc w:val="both"/>
        <w:rPr>
          <w:rFonts w:ascii="Times New Roman" w:hAnsi="Times New Roman"/>
          <w:noProof/>
          <w:color w:val="000000"/>
          <w:spacing w:val="-1"/>
          <w:sz w:val="24"/>
          <w:szCs w:val="24"/>
        </w:rPr>
      </w:pPr>
    </w:p>
    <w:p w14:paraId="4A6808EC" w14:textId="77777777" w:rsidR="004B39EB" w:rsidRPr="00F11F2E" w:rsidRDefault="004B39EB" w:rsidP="004B39EB">
      <w:pPr>
        <w:tabs>
          <w:tab w:val="left" w:pos="6472"/>
        </w:tabs>
        <w:spacing w:after="0" w:line="240" w:lineRule="auto"/>
        <w:jc w:val="both"/>
        <w:rPr>
          <w:rFonts w:ascii="Times New Roman" w:hAnsi="Times New Roman"/>
          <w:noProof/>
          <w:color w:val="000000"/>
          <w:spacing w:val="-1"/>
          <w:sz w:val="24"/>
          <w:szCs w:val="24"/>
        </w:rPr>
      </w:pPr>
      <w:r w:rsidRPr="00F11F2E">
        <w:rPr>
          <w:rFonts w:ascii="Times New Roman" w:hAnsi="Times New Roman"/>
          <w:noProof/>
          <w:color w:val="000000"/>
          <w:spacing w:val="-1"/>
          <w:sz w:val="24"/>
          <w:szCs w:val="24"/>
        </w:rPr>
        <w:t xml:space="preserve">Esta </w:t>
      </w:r>
      <w:r>
        <w:rPr>
          <w:rFonts w:ascii="Times New Roman" w:hAnsi="Times New Roman"/>
          <w:noProof/>
          <w:color w:val="000000"/>
          <w:spacing w:val="-1"/>
          <w:sz w:val="24"/>
          <w:szCs w:val="24"/>
        </w:rPr>
        <w:t>N</w:t>
      </w:r>
      <w:r w:rsidRPr="00F11F2E">
        <w:rPr>
          <w:rFonts w:ascii="Times New Roman" w:hAnsi="Times New Roman"/>
          <w:noProof/>
          <w:color w:val="000000"/>
          <w:spacing w:val="-1"/>
          <w:sz w:val="24"/>
          <w:szCs w:val="24"/>
        </w:rPr>
        <w:t xml:space="preserve">orma deve ser lida em conjunto com a </w:t>
      </w:r>
      <w:r w:rsidRPr="00F11F2E">
        <w:rPr>
          <w:rFonts w:ascii="Times New Roman" w:hAnsi="Times New Roman"/>
          <w:noProof/>
          <w:color w:val="000000"/>
          <w:sz w:val="24"/>
          <w:szCs w:val="24"/>
        </w:rPr>
        <w:t>NBC TA 200</w:t>
      </w:r>
      <w:r w:rsidRPr="00F11F2E">
        <w:rPr>
          <w:rFonts w:ascii="Times New Roman" w:hAnsi="Times New Roman"/>
          <w:i/>
          <w:noProof/>
          <w:color w:val="000000"/>
          <w:w w:val="187"/>
          <w:sz w:val="24"/>
          <w:szCs w:val="24"/>
        </w:rPr>
        <w:t> </w:t>
      </w:r>
      <w:r>
        <w:rPr>
          <w:rFonts w:ascii="Times New Roman" w:hAnsi="Times New Roman"/>
          <w:noProof/>
          <w:color w:val="000000"/>
          <w:w w:val="187"/>
          <w:sz w:val="24"/>
          <w:szCs w:val="24"/>
        </w:rPr>
        <w:t xml:space="preserve">– </w:t>
      </w:r>
      <w:r w:rsidRPr="00F11F2E">
        <w:rPr>
          <w:rFonts w:ascii="Times New Roman" w:hAnsi="Times New Roman"/>
          <w:noProof/>
          <w:color w:val="000000"/>
          <w:spacing w:val="-1"/>
          <w:sz w:val="24"/>
          <w:szCs w:val="24"/>
        </w:rPr>
        <w:t xml:space="preserve">Objetivos Gerais do Auditor Independente e a Condução da Auditoria em </w:t>
      </w:r>
      <w:r>
        <w:rPr>
          <w:rFonts w:ascii="Times New Roman" w:hAnsi="Times New Roman"/>
          <w:noProof/>
          <w:color w:val="000000"/>
          <w:spacing w:val="-1"/>
          <w:sz w:val="24"/>
          <w:szCs w:val="24"/>
        </w:rPr>
        <w:t>C</w:t>
      </w:r>
      <w:r w:rsidRPr="00F11F2E">
        <w:rPr>
          <w:rFonts w:ascii="Times New Roman" w:hAnsi="Times New Roman"/>
          <w:noProof/>
          <w:color w:val="000000"/>
          <w:spacing w:val="-1"/>
          <w:sz w:val="24"/>
          <w:szCs w:val="24"/>
        </w:rPr>
        <w:t>onformidade com Normas de Auditoria.</w:t>
      </w:r>
    </w:p>
    <w:p w14:paraId="142B1B88" w14:textId="77777777" w:rsidR="004B39EB" w:rsidRPr="00F11F2E" w:rsidRDefault="004B39EB" w:rsidP="004B39EB">
      <w:pPr>
        <w:tabs>
          <w:tab w:val="left" w:pos="6472"/>
        </w:tabs>
        <w:spacing w:after="0" w:line="240" w:lineRule="auto"/>
        <w:jc w:val="both"/>
        <w:rPr>
          <w:rFonts w:ascii="Times New Roman" w:hAnsi="Times New Roman"/>
          <w:sz w:val="24"/>
          <w:szCs w:val="24"/>
        </w:rPr>
      </w:pPr>
    </w:p>
    <w:p w14:paraId="54CBE30F" w14:textId="77777777" w:rsidR="004B39EB" w:rsidRPr="00F11F2E" w:rsidRDefault="004B39EB" w:rsidP="004B39EB">
      <w:pPr>
        <w:spacing w:after="0" w:line="240" w:lineRule="auto"/>
        <w:jc w:val="both"/>
        <w:rPr>
          <w:rFonts w:ascii="Times New Roman" w:hAnsi="Times New Roman"/>
          <w:b/>
          <w:noProof/>
          <w:color w:val="000000"/>
          <w:spacing w:val="-1"/>
          <w:w w:val="95"/>
          <w:sz w:val="24"/>
          <w:szCs w:val="24"/>
        </w:rPr>
      </w:pPr>
      <w:r w:rsidRPr="00F11F2E">
        <w:rPr>
          <w:rFonts w:ascii="Times New Roman" w:hAnsi="Times New Roman"/>
          <w:b/>
          <w:noProof/>
          <w:color w:val="000000"/>
          <w:spacing w:val="-1"/>
          <w:w w:val="95"/>
          <w:sz w:val="24"/>
          <w:szCs w:val="24"/>
        </w:rPr>
        <w:t>Introdução</w:t>
      </w:r>
    </w:p>
    <w:p w14:paraId="2CD28833" w14:textId="77777777" w:rsidR="004B39EB" w:rsidRDefault="004B39EB" w:rsidP="004B39EB">
      <w:pPr>
        <w:spacing w:after="0" w:line="240" w:lineRule="auto"/>
        <w:jc w:val="both"/>
        <w:rPr>
          <w:rFonts w:ascii="Times New Roman" w:hAnsi="Times New Roman"/>
          <w:b/>
          <w:noProof/>
          <w:color w:val="000000"/>
          <w:spacing w:val="-1"/>
          <w:w w:val="95"/>
          <w:sz w:val="24"/>
          <w:szCs w:val="24"/>
        </w:rPr>
      </w:pPr>
    </w:p>
    <w:p w14:paraId="23BFC686" w14:textId="77777777" w:rsidR="004B39EB" w:rsidRPr="00F11F2E" w:rsidRDefault="004B39EB" w:rsidP="004B39EB">
      <w:pPr>
        <w:spacing w:after="0" w:line="240" w:lineRule="auto"/>
        <w:jc w:val="both"/>
        <w:rPr>
          <w:rFonts w:ascii="Times New Roman" w:hAnsi="Times New Roman"/>
          <w:b/>
          <w:noProof/>
          <w:color w:val="000000"/>
          <w:spacing w:val="-1"/>
          <w:w w:val="95"/>
          <w:sz w:val="24"/>
          <w:szCs w:val="24"/>
        </w:rPr>
      </w:pPr>
      <w:r w:rsidRPr="00F11F2E">
        <w:rPr>
          <w:rFonts w:ascii="Times New Roman" w:hAnsi="Times New Roman"/>
          <w:b/>
          <w:noProof/>
          <w:color w:val="000000"/>
          <w:spacing w:val="-1"/>
          <w:w w:val="95"/>
          <w:sz w:val="24"/>
          <w:szCs w:val="24"/>
        </w:rPr>
        <w:t xml:space="preserve">Alcance </w:t>
      </w:r>
    </w:p>
    <w:p w14:paraId="0F2FCCC9" w14:textId="77777777" w:rsidR="004B39EB" w:rsidRDefault="004B39EB" w:rsidP="004B39EB">
      <w:pPr>
        <w:spacing w:after="0" w:line="240" w:lineRule="auto"/>
        <w:jc w:val="both"/>
        <w:rPr>
          <w:rStyle w:val="hps"/>
          <w:rFonts w:ascii="Times New Roman" w:hAnsi="Times New Roman"/>
          <w:sz w:val="24"/>
          <w:szCs w:val="24"/>
          <w:lang w:val="pt-PT"/>
        </w:rPr>
      </w:pPr>
    </w:p>
    <w:p w14:paraId="37D00726" w14:textId="77777777" w:rsidR="004B39EB" w:rsidRPr="00F11F2E" w:rsidRDefault="004B39EB" w:rsidP="004B39EB">
      <w:pPr>
        <w:pStyle w:val="Default"/>
        <w:ind w:left="567" w:hanging="567"/>
        <w:jc w:val="both"/>
        <w:rPr>
          <w:noProof/>
        </w:rPr>
      </w:pPr>
      <w:r w:rsidRPr="00F11F2E">
        <w:rPr>
          <w:rStyle w:val="hps"/>
          <w:lang w:val="pt-PT"/>
        </w:rPr>
        <w:t>1</w:t>
      </w:r>
      <w:r w:rsidRPr="00F11F2E">
        <w:rPr>
          <w:lang w:val="pt-PT"/>
        </w:rPr>
        <w:t xml:space="preserve">. </w:t>
      </w:r>
      <w:r>
        <w:rPr>
          <w:lang w:val="pt-PT"/>
        </w:rPr>
        <w:tab/>
      </w:r>
      <w:r w:rsidRPr="00F11F2E">
        <w:rPr>
          <w:rStyle w:val="hps"/>
          <w:lang w:val="pt-PT"/>
        </w:rPr>
        <w:t>Esta Norma</w:t>
      </w:r>
      <w:r w:rsidRPr="00F11F2E">
        <w:rPr>
          <w:lang w:val="pt-PT"/>
        </w:rPr>
        <w:t xml:space="preserve"> </w:t>
      </w:r>
      <w:r w:rsidRPr="00F11F2E">
        <w:rPr>
          <w:rStyle w:val="hps"/>
          <w:lang w:val="pt-PT"/>
        </w:rPr>
        <w:t>trata da responsabilidade</w:t>
      </w:r>
      <w:r w:rsidRPr="00F11F2E">
        <w:rPr>
          <w:lang w:val="pt-PT"/>
        </w:rPr>
        <w:t xml:space="preserve"> </w:t>
      </w:r>
      <w:r w:rsidRPr="00F11F2E">
        <w:rPr>
          <w:rStyle w:val="hps"/>
          <w:lang w:val="pt-PT"/>
        </w:rPr>
        <w:t>do auditor</w:t>
      </w:r>
      <w:r w:rsidRPr="00F11F2E">
        <w:rPr>
          <w:lang w:val="pt-PT"/>
        </w:rPr>
        <w:t xml:space="preserve"> </w:t>
      </w:r>
      <w:r w:rsidRPr="00F11F2E">
        <w:rPr>
          <w:rStyle w:val="hps"/>
          <w:lang w:val="pt-PT"/>
        </w:rPr>
        <w:t>externo (doravante auditor independente), quando ele</w:t>
      </w:r>
      <w:r w:rsidRPr="00F11F2E">
        <w:rPr>
          <w:lang w:val="pt-PT"/>
        </w:rPr>
        <w:t xml:space="preserve"> </w:t>
      </w:r>
      <w:r w:rsidRPr="00F11F2E">
        <w:rPr>
          <w:rStyle w:val="hps"/>
          <w:lang w:val="pt-PT"/>
        </w:rPr>
        <w:t>utilizar o</w:t>
      </w:r>
      <w:r w:rsidRPr="00F11F2E">
        <w:rPr>
          <w:lang w:val="pt-PT"/>
        </w:rPr>
        <w:t xml:space="preserve"> </w:t>
      </w:r>
      <w:r w:rsidRPr="00F11F2E">
        <w:rPr>
          <w:rStyle w:val="hps"/>
          <w:lang w:val="pt-PT"/>
        </w:rPr>
        <w:t>trabalho dos auditores</w:t>
      </w:r>
      <w:r w:rsidRPr="00F11F2E">
        <w:rPr>
          <w:lang w:val="pt-PT"/>
        </w:rPr>
        <w:t xml:space="preserve"> </w:t>
      </w:r>
      <w:r w:rsidRPr="00F11F2E">
        <w:rPr>
          <w:rStyle w:val="hps"/>
          <w:lang w:val="pt-PT"/>
        </w:rPr>
        <w:t>internos.</w:t>
      </w:r>
      <w:r w:rsidRPr="00F11F2E">
        <w:rPr>
          <w:lang w:val="pt-PT"/>
        </w:rPr>
        <w:t xml:space="preserve"> </w:t>
      </w:r>
      <w:r w:rsidRPr="00F11F2E">
        <w:rPr>
          <w:rStyle w:val="hps"/>
          <w:lang w:val="pt-PT"/>
        </w:rPr>
        <w:t>Isso inclui:</w:t>
      </w:r>
      <w:r w:rsidRPr="00F11F2E">
        <w:rPr>
          <w:lang w:val="pt-PT"/>
        </w:rPr>
        <w:t xml:space="preserve"> </w:t>
      </w:r>
      <w:r w:rsidRPr="004B56DE">
        <w:rPr>
          <w:rStyle w:val="hps"/>
          <w:highlight w:val="yellow"/>
          <w:lang w:val="pt-PT"/>
        </w:rPr>
        <w:t>(a</w:t>
      </w:r>
      <w:r w:rsidRPr="004B56DE">
        <w:rPr>
          <w:highlight w:val="yellow"/>
          <w:lang w:val="pt-PT"/>
        </w:rPr>
        <w:t xml:space="preserve">) utilizar o </w:t>
      </w:r>
      <w:r w:rsidRPr="004B56DE">
        <w:rPr>
          <w:rStyle w:val="hps"/>
          <w:highlight w:val="yellow"/>
          <w:lang w:val="pt-PT"/>
        </w:rPr>
        <w:t>trabalho da</w:t>
      </w:r>
      <w:r w:rsidRPr="004B56DE">
        <w:rPr>
          <w:highlight w:val="yellow"/>
          <w:lang w:val="pt-PT"/>
        </w:rPr>
        <w:t xml:space="preserve"> </w:t>
      </w:r>
      <w:r w:rsidRPr="004B56DE">
        <w:rPr>
          <w:rStyle w:val="hps"/>
          <w:highlight w:val="yellow"/>
          <w:lang w:val="pt-PT"/>
        </w:rPr>
        <w:t>função de auditoria interna</w:t>
      </w:r>
      <w:r w:rsidRPr="004B56DE">
        <w:rPr>
          <w:highlight w:val="yellow"/>
          <w:lang w:val="pt-PT"/>
        </w:rPr>
        <w:t xml:space="preserve"> </w:t>
      </w:r>
      <w:r w:rsidRPr="004B56DE">
        <w:rPr>
          <w:rStyle w:val="hps"/>
          <w:highlight w:val="yellow"/>
          <w:lang w:val="pt-PT"/>
        </w:rPr>
        <w:t>na obtenção de evidência</w:t>
      </w:r>
      <w:r w:rsidRPr="004B56DE">
        <w:rPr>
          <w:highlight w:val="yellow"/>
          <w:lang w:val="pt-PT"/>
        </w:rPr>
        <w:t xml:space="preserve"> </w:t>
      </w:r>
      <w:r w:rsidRPr="004B56DE">
        <w:rPr>
          <w:rStyle w:val="hps"/>
          <w:highlight w:val="yellow"/>
          <w:lang w:val="pt-PT"/>
        </w:rPr>
        <w:t>de auditoria</w:t>
      </w:r>
      <w:r w:rsidRPr="00F11F2E">
        <w:rPr>
          <w:rStyle w:val="hps"/>
          <w:lang w:val="pt-PT"/>
        </w:rPr>
        <w:t xml:space="preserve"> e (</w:t>
      </w:r>
      <w:r w:rsidRPr="00F11F2E">
        <w:rPr>
          <w:lang w:val="pt-PT"/>
        </w:rPr>
        <w:t xml:space="preserve">b) </w:t>
      </w:r>
      <w:r w:rsidRPr="0031111E">
        <w:rPr>
          <w:rStyle w:val="hps"/>
          <w:highlight w:val="yellow"/>
          <w:lang w:val="pt-PT"/>
        </w:rPr>
        <w:t>utilizar</w:t>
      </w:r>
      <w:r w:rsidRPr="0031111E">
        <w:rPr>
          <w:highlight w:val="yellow"/>
          <w:lang w:val="pt-PT"/>
        </w:rPr>
        <w:t xml:space="preserve"> </w:t>
      </w:r>
      <w:r w:rsidRPr="0031111E">
        <w:rPr>
          <w:rStyle w:val="hps"/>
          <w:highlight w:val="yellow"/>
          <w:lang w:val="pt-PT"/>
        </w:rPr>
        <w:t>os auditores internos</w:t>
      </w:r>
      <w:r w:rsidRPr="0031111E">
        <w:rPr>
          <w:highlight w:val="yellow"/>
          <w:lang w:val="pt-PT"/>
        </w:rPr>
        <w:t xml:space="preserve"> </w:t>
      </w:r>
      <w:r w:rsidRPr="0031111E">
        <w:rPr>
          <w:rStyle w:val="hps"/>
          <w:highlight w:val="yellow"/>
          <w:lang w:val="pt-PT"/>
        </w:rPr>
        <w:t>para prestar assistência</w:t>
      </w:r>
      <w:r w:rsidRPr="0031111E">
        <w:rPr>
          <w:highlight w:val="yellow"/>
          <w:lang w:val="pt-PT"/>
        </w:rPr>
        <w:t xml:space="preserve"> </w:t>
      </w:r>
      <w:r w:rsidRPr="0031111E">
        <w:rPr>
          <w:rStyle w:val="hps"/>
          <w:highlight w:val="yellow"/>
          <w:lang w:val="pt-PT"/>
        </w:rPr>
        <w:t>direta ao auditor independente</w:t>
      </w:r>
      <w:r w:rsidRPr="00F11F2E">
        <w:rPr>
          <w:rStyle w:val="hps"/>
          <w:lang w:val="pt-PT"/>
        </w:rPr>
        <w:t xml:space="preserve">, </w:t>
      </w:r>
      <w:r w:rsidRPr="0031111E">
        <w:rPr>
          <w:rStyle w:val="hps"/>
          <w:highlight w:val="red"/>
          <w:lang w:val="pt-PT"/>
        </w:rPr>
        <w:t>fazendo parte da equipe e trabalhando</w:t>
      </w:r>
      <w:r w:rsidRPr="0031111E">
        <w:rPr>
          <w:highlight w:val="red"/>
          <w:lang w:val="pt-PT"/>
        </w:rPr>
        <w:t xml:space="preserve"> </w:t>
      </w:r>
      <w:r w:rsidRPr="0031111E">
        <w:rPr>
          <w:rStyle w:val="hps"/>
          <w:highlight w:val="red"/>
          <w:lang w:val="pt-PT"/>
        </w:rPr>
        <w:t>sob a direção</w:t>
      </w:r>
      <w:r w:rsidRPr="0031111E">
        <w:rPr>
          <w:highlight w:val="red"/>
          <w:lang w:val="pt-PT"/>
        </w:rPr>
        <w:t xml:space="preserve">, supervisão </w:t>
      </w:r>
      <w:r w:rsidRPr="0031111E">
        <w:rPr>
          <w:rStyle w:val="hps"/>
          <w:highlight w:val="red"/>
          <w:lang w:val="pt-PT"/>
        </w:rPr>
        <w:t>e revisão do</w:t>
      </w:r>
      <w:r w:rsidRPr="0031111E">
        <w:rPr>
          <w:highlight w:val="red"/>
          <w:lang w:val="pt-PT"/>
        </w:rPr>
        <w:t xml:space="preserve"> </w:t>
      </w:r>
      <w:r w:rsidRPr="0031111E">
        <w:rPr>
          <w:rStyle w:val="hps"/>
          <w:highlight w:val="red"/>
          <w:lang w:val="pt-PT"/>
        </w:rPr>
        <w:t>auditor</w:t>
      </w:r>
      <w:r w:rsidRPr="0031111E">
        <w:rPr>
          <w:highlight w:val="red"/>
          <w:lang w:val="pt-PT"/>
        </w:rPr>
        <w:t xml:space="preserve"> </w:t>
      </w:r>
      <w:r w:rsidRPr="0031111E">
        <w:rPr>
          <w:rStyle w:val="hps"/>
          <w:highlight w:val="red"/>
          <w:lang w:val="pt-PT"/>
        </w:rPr>
        <w:t>independente</w:t>
      </w:r>
      <w:r w:rsidRPr="00F11F2E">
        <w:rPr>
          <w:rStyle w:val="hps"/>
          <w:lang w:val="pt-PT"/>
        </w:rPr>
        <w:t>.</w:t>
      </w:r>
    </w:p>
    <w:p w14:paraId="42AF0543" w14:textId="77777777" w:rsidR="004B39EB" w:rsidRDefault="004B39EB" w:rsidP="004B39EB">
      <w:pPr>
        <w:tabs>
          <w:tab w:val="left" w:pos="0"/>
        </w:tabs>
        <w:spacing w:after="0" w:line="240" w:lineRule="auto"/>
        <w:jc w:val="both"/>
        <w:rPr>
          <w:rFonts w:ascii="Times New Roman" w:hAnsi="Times New Roman"/>
          <w:noProof/>
          <w:color w:val="000000"/>
          <w:sz w:val="24"/>
          <w:szCs w:val="24"/>
        </w:rPr>
      </w:pPr>
    </w:p>
    <w:p w14:paraId="4F69A79E" w14:textId="77777777" w:rsidR="004B39EB" w:rsidRPr="00F11F2E" w:rsidRDefault="004B39EB" w:rsidP="004B39EB">
      <w:pPr>
        <w:pStyle w:val="Default"/>
        <w:ind w:left="567" w:hanging="567"/>
        <w:jc w:val="both"/>
      </w:pPr>
      <w:r w:rsidRPr="00F11F2E">
        <w:rPr>
          <w:noProof/>
        </w:rPr>
        <w:t>2.</w:t>
      </w:r>
      <w:r w:rsidRPr="00F11F2E">
        <w:t xml:space="preserve"> </w:t>
      </w:r>
      <w:r>
        <w:tab/>
      </w:r>
      <w:r w:rsidRPr="00F11F2E">
        <w:rPr>
          <w:noProof/>
        </w:rPr>
        <w:t xml:space="preserve">Esta </w:t>
      </w:r>
      <w:r>
        <w:rPr>
          <w:noProof/>
          <w:spacing w:val="-1"/>
        </w:rPr>
        <w:t>N</w:t>
      </w:r>
      <w:r w:rsidRPr="00F11F2E">
        <w:rPr>
          <w:noProof/>
          <w:spacing w:val="-1"/>
        </w:rPr>
        <w:t>orma não se aplica caso a entidade não tenha a função de auditoria interna (v</w:t>
      </w:r>
      <w:r w:rsidRPr="00F11F2E">
        <w:rPr>
          <w:noProof/>
          <w:spacing w:val="-7"/>
        </w:rPr>
        <w:t xml:space="preserve">er item </w:t>
      </w:r>
      <w:r w:rsidRPr="00F11F2E">
        <w:rPr>
          <w:noProof/>
          <w:spacing w:val="-1"/>
        </w:rPr>
        <w:t>A2)</w:t>
      </w:r>
      <w:r>
        <w:rPr>
          <w:noProof/>
          <w:spacing w:val="-1"/>
        </w:rPr>
        <w:t>.</w:t>
      </w:r>
    </w:p>
    <w:p w14:paraId="23502ECB" w14:textId="77777777" w:rsidR="004B39EB" w:rsidRPr="00F11F2E" w:rsidRDefault="004B39EB" w:rsidP="004B39EB">
      <w:pPr>
        <w:spacing w:after="0" w:line="240" w:lineRule="auto"/>
        <w:jc w:val="both"/>
        <w:rPr>
          <w:rFonts w:ascii="Times New Roman" w:hAnsi="Times New Roman"/>
          <w:noProof/>
          <w:sz w:val="24"/>
          <w:szCs w:val="24"/>
        </w:rPr>
      </w:pPr>
    </w:p>
    <w:p w14:paraId="561FE5C8" w14:textId="77777777" w:rsidR="004B39EB" w:rsidRPr="00F11F2E" w:rsidRDefault="004B39EB" w:rsidP="004B39EB">
      <w:pPr>
        <w:pStyle w:val="Default"/>
        <w:spacing w:after="120"/>
        <w:ind w:left="567" w:hanging="567"/>
        <w:jc w:val="both"/>
      </w:pPr>
      <w:r w:rsidRPr="00F11F2E">
        <w:rPr>
          <w:noProof/>
        </w:rPr>
        <w:t>3.</w:t>
      </w:r>
      <w:r w:rsidRPr="00F11F2E">
        <w:t xml:space="preserve"> </w:t>
      </w:r>
      <w:r>
        <w:tab/>
      </w:r>
      <w:r w:rsidRPr="00F11F2E">
        <w:rPr>
          <w:noProof/>
        </w:rPr>
        <w:t xml:space="preserve">Caso a entidade tenha a função de auditoria interna, os requisitos desta </w:t>
      </w:r>
      <w:r>
        <w:rPr>
          <w:noProof/>
        </w:rPr>
        <w:t>N</w:t>
      </w:r>
      <w:r w:rsidRPr="00F11F2E">
        <w:rPr>
          <w:noProof/>
        </w:rPr>
        <w:t xml:space="preserve">orma </w:t>
      </w:r>
      <w:r w:rsidRPr="00F11F2E">
        <w:rPr>
          <w:noProof/>
          <w:spacing w:val="9"/>
        </w:rPr>
        <w:t>não</w:t>
      </w:r>
      <w:r w:rsidRPr="00F11F2E">
        <w:rPr>
          <w:noProof/>
          <w:spacing w:val="-1"/>
        </w:rPr>
        <w:t xml:space="preserve"> se </w:t>
      </w:r>
      <w:r w:rsidRPr="00F11F2E">
        <w:rPr>
          <w:noProof/>
        </w:rPr>
        <w:t>aplicam, se</w:t>
      </w:r>
      <w:r w:rsidRPr="00F11F2E">
        <w:rPr>
          <w:noProof/>
          <w:spacing w:val="-1"/>
        </w:rPr>
        <w:t>:</w:t>
      </w:r>
    </w:p>
    <w:p w14:paraId="20BF00CD"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(a) </w:t>
      </w:r>
      <w:r>
        <w:rPr>
          <w:rFonts w:ascii="Times New Roman" w:hAnsi="Times New Roman"/>
          <w:noProof/>
          <w:color w:val="000000"/>
          <w:sz w:val="24"/>
          <w:szCs w:val="24"/>
        </w:rPr>
        <w:tab/>
      </w:r>
      <w:r w:rsidRPr="00F11F2E">
        <w:rPr>
          <w:rFonts w:ascii="Times New Roman" w:hAnsi="Times New Roman"/>
          <w:noProof/>
          <w:color w:val="000000"/>
          <w:sz w:val="24"/>
          <w:szCs w:val="24"/>
        </w:rPr>
        <w:t>as</w:t>
      </w:r>
      <w:r w:rsidRPr="00F11F2E">
        <w:rPr>
          <w:rFonts w:ascii="Times New Roman" w:hAnsi="Times New Roman"/>
          <w:noProof/>
          <w:color w:val="000000"/>
          <w:spacing w:val="23"/>
          <w:sz w:val="24"/>
          <w:szCs w:val="24"/>
        </w:rPr>
        <w:t> </w:t>
      </w:r>
      <w:r w:rsidRPr="00F11F2E">
        <w:rPr>
          <w:rFonts w:ascii="Times New Roman" w:hAnsi="Times New Roman"/>
          <w:noProof/>
          <w:color w:val="000000"/>
          <w:spacing w:val="-1"/>
          <w:sz w:val="24"/>
          <w:szCs w:val="24"/>
        </w:rPr>
        <w:t>responsabilidades</w:t>
      </w:r>
      <w:r w:rsidRPr="00F11F2E">
        <w:rPr>
          <w:rFonts w:ascii="Times New Roman" w:hAnsi="Times New Roman"/>
          <w:noProof/>
          <w:color w:val="000000"/>
          <w:spacing w:val="22"/>
          <w:sz w:val="24"/>
          <w:szCs w:val="24"/>
        </w:rPr>
        <w:t> e</w:t>
      </w:r>
      <w:r>
        <w:rPr>
          <w:rFonts w:ascii="Times New Roman" w:hAnsi="Times New Roman"/>
          <w:noProof/>
          <w:color w:val="000000"/>
          <w:spacing w:val="22"/>
          <w:sz w:val="24"/>
          <w:szCs w:val="24"/>
        </w:rPr>
        <w:t xml:space="preserve"> a</w:t>
      </w:r>
      <w:r w:rsidRPr="00F11F2E">
        <w:rPr>
          <w:rFonts w:ascii="Times New Roman" w:hAnsi="Times New Roman"/>
          <w:noProof/>
          <w:color w:val="000000"/>
          <w:spacing w:val="22"/>
          <w:sz w:val="24"/>
          <w:szCs w:val="24"/>
        </w:rPr>
        <w:t>s</w:t>
      </w:r>
      <w:r w:rsidRPr="00F11F2E">
        <w:rPr>
          <w:rFonts w:ascii="Times New Roman" w:hAnsi="Times New Roman"/>
          <w:noProof/>
          <w:color w:val="000000"/>
          <w:spacing w:val="24"/>
          <w:sz w:val="24"/>
          <w:szCs w:val="24"/>
        </w:rPr>
        <w:t> </w:t>
      </w:r>
      <w:r w:rsidRPr="00F11F2E">
        <w:rPr>
          <w:rFonts w:ascii="Times New Roman" w:hAnsi="Times New Roman"/>
          <w:noProof/>
          <w:color w:val="000000"/>
          <w:spacing w:val="-1"/>
          <w:sz w:val="24"/>
          <w:szCs w:val="24"/>
        </w:rPr>
        <w:t>atividades</w:t>
      </w:r>
      <w:r w:rsidRPr="00F11F2E">
        <w:rPr>
          <w:rFonts w:ascii="Times New Roman" w:hAnsi="Times New Roman"/>
          <w:noProof/>
          <w:color w:val="000000"/>
          <w:spacing w:val="22"/>
          <w:sz w:val="24"/>
          <w:szCs w:val="24"/>
        </w:rPr>
        <w:t> </w:t>
      </w:r>
      <w:r w:rsidRPr="00F11F2E">
        <w:rPr>
          <w:rFonts w:ascii="Times New Roman" w:hAnsi="Times New Roman"/>
          <w:noProof/>
          <w:color w:val="000000"/>
          <w:sz w:val="24"/>
          <w:szCs w:val="24"/>
        </w:rPr>
        <w:t xml:space="preserve">da </w:t>
      </w:r>
      <w:r w:rsidRPr="00F11F2E">
        <w:rPr>
          <w:rFonts w:ascii="Times New Roman" w:hAnsi="Times New Roman"/>
          <w:noProof/>
          <w:color w:val="000000"/>
          <w:spacing w:val="-1"/>
          <w:sz w:val="24"/>
          <w:szCs w:val="24"/>
        </w:rPr>
        <w:t>auditoria interna não sejam importantes</w:t>
      </w:r>
      <w:r w:rsidRPr="00F11F2E">
        <w:rPr>
          <w:rFonts w:ascii="Times New Roman" w:hAnsi="Times New Roman"/>
          <w:noProof/>
          <w:color w:val="000000"/>
          <w:spacing w:val="23"/>
          <w:sz w:val="24"/>
          <w:szCs w:val="24"/>
        </w:rPr>
        <w:t> </w:t>
      </w:r>
      <w:r w:rsidRPr="00F11F2E">
        <w:rPr>
          <w:rFonts w:ascii="Times New Roman" w:hAnsi="Times New Roman"/>
          <w:noProof/>
          <w:color w:val="000000"/>
          <w:spacing w:val="-1"/>
          <w:sz w:val="24"/>
          <w:szCs w:val="24"/>
        </w:rPr>
        <w:t>para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a auditoria das demonstrações contábeis;</w:t>
      </w:r>
      <w:r w:rsidRPr="00F11F2E">
        <w:rPr>
          <w:rFonts w:ascii="Times New Roman" w:hAnsi="Times New Roman"/>
          <w:noProof/>
          <w:color w:val="000000"/>
          <w:spacing w:val="3"/>
          <w:sz w:val="24"/>
          <w:szCs w:val="24"/>
        </w:rPr>
        <w:t> </w:t>
      </w:r>
      <w:r w:rsidRPr="00F11F2E">
        <w:rPr>
          <w:rFonts w:ascii="Times New Roman" w:hAnsi="Times New Roman"/>
          <w:noProof/>
          <w:color w:val="000000"/>
          <w:sz w:val="24"/>
          <w:szCs w:val="24"/>
        </w:rPr>
        <w:t>ou</w:t>
      </w:r>
    </w:p>
    <w:p w14:paraId="5A8E7577" w14:textId="77777777" w:rsidR="004B39EB" w:rsidRPr="00F11F2E" w:rsidRDefault="004B39EB" w:rsidP="004B39EB">
      <w:pPr>
        <w:spacing w:after="120" w:line="240" w:lineRule="auto"/>
        <w:ind w:left="993" w:hanging="426"/>
        <w:jc w:val="both"/>
        <w:rPr>
          <w:rFonts w:ascii="Times New Roman" w:hAnsi="Times New Roman"/>
          <w:noProof/>
          <w:color w:val="000000"/>
          <w:spacing w:val="-1"/>
          <w:sz w:val="24"/>
          <w:szCs w:val="24"/>
        </w:rPr>
      </w:pPr>
      <w:r w:rsidRPr="00F11F2E">
        <w:rPr>
          <w:rFonts w:ascii="Times New Roman" w:hAnsi="Times New Roman"/>
          <w:noProof/>
          <w:color w:val="000000"/>
          <w:sz w:val="24"/>
          <w:szCs w:val="24"/>
        </w:rPr>
        <w:t>(b)</w:t>
      </w:r>
      <w:r w:rsidRPr="00F11F2E">
        <w:rPr>
          <w:rFonts w:ascii="Times New Roman" w:hAnsi="Times New Roman"/>
          <w:color w:val="000000"/>
          <w:sz w:val="24"/>
          <w:szCs w:val="24"/>
        </w:rPr>
        <w:t xml:space="preserve"> </w:t>
      </w:r>
      <w:r>
        <w:rPr>
          <w:rFonts w:ascii="Times New Roman" w:hAnsi="Times New Roman"/>
          <w:color w:val="000000"/>
          <w:sz w:val="24"/>
          <w:szCs w:val="24"/>
        </w:rPr>
        <w:tab/>
      </w:r>
      <w:r w:rsidRPr="00F11F2E">
        <w:rPr>
          <w:rFonts w:ascii="Times New Roman" w:hAnsi="Times New Roman"/>
          <w:noProof/>
          <w:color w:val="000000"/>
          <w:spacing w:val="-1"/>
          <w:sz w:val="24"/>
          <w:szCs w:val="24"/>
        </w:rPr>
        <w:t>com base</w:t>
      </w:r>
      <w:r w:rsidRPr="00F11F2E">
        <w:rPr>
          <w:rFonts w:ascii="Times New Roman" w:hAnsi="Times New Roman"/>
          <w:noProof/>
          <w:color w:val="000000"/>
          <w:w w:val="230"/>
          <w:sz w:val="24"/>
          <w:szCs w:val="24"/>
        </w:rPr>
        <w:t> </w:t>
      </w:r>
      <w:r w:rsidRPr="00F11F2E">
        <w:rPr>
          <w:rFonts w:ascii="Times New Roman" w:hAnsi="Times New Roman"/>
          <w:noProof/>
          <w:color w:val="000000"/>
          <w:sz w:val="24"/>
          <w:szCs w:val="24"/>
        </w:rPr>
        <w:t>no</w:t>
      </w:r>
      <w:r w:rsidRPr="00F11F2E">
        <w:rPr>
          <w:rFonts w:ascii="Times New Roman" w:hAnsi="Times New Roman"/>
          <w:noProof/>
          <w:color w:val="000000"/>
          <w:w w:val="225"/>
          <w:sz w:val="24"/>
          <w:szCs w:val="24"/>
        </w:rPr>
        <w:t> </w:t>
      </w:r>
      <w:r w:rsidRPr="00F11F2E">
        <w:rPr>
          <w:rFonts w:ascii="Times New Roman" w:hAnsi="Times New Roman"/>
          <w:noProof/>
          <w:color w:val="000000"/>
          <w:spacing w:val="-1"/>
          <w:sz w:val="24"/>
          <w:szCs w:val="24"/>
        </w:rPr>
        <w:t xml:space="preserve">entendimento preliminar do auditor independente sobre a auditoria interna, resultante dos procedimentos executados em consonância com a NBC TA </w:t>
      </w:r>
      <w:r w:rsidRPr="00F11F2E">
        <w:rPr>
          <w:rFonts w:ascii="Times New Roman" w:hAnsi="Times New Roman"/>
          <w:noProof/>
          <w:color w:val="000000"/>
          <w:sz w:val="24"/>
          <w:szCs w:val="24"/>
        </w:rPr>
        <w:t>315</w:t>
      </w:r>
      <w:r>
        <w:rPr>
          <w:rFonts w:ascii="Times New Roman" w:hAnsi="Times New Roman"/>
          <w:noProof/>
          <w:color w:val="000000"/>
          <w:sz w:val="24"/>
          <w:szCs w:val="24"/>
        </w:rPr>
        <w:t xml:space="preserve"> – Identificação e Avaliação dos Riscos de Distorção Relevante por meio do Entendimento da Entidade e do seu Ambiente</w:t>
      </w:r>
      <w:r w:rsidRPr="00F11F2E">
        <w:rPr>
          <w:rFonts w:ascii="Times New Roman" w:hAnsi="Times New Roman"/>
          <w:noProof/>
          <w:color w:val="000000"/>
          <w:spacing w:val="-1"/>
          <w:sz w:val="24"/>
          <w:szCs w:val="24"/>
        </w:rPr>
        <w:t>,</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 xml:space="preserve">o auditor independente não pretende utilizar o trabalho da auditoria interna na obtenção de evidência de </w:t>
      </w:r>
      <w:r w:rsidRPr="00F11F2E">
        <w:rPr>
          <w:rFonts w:ascii="Times New Roman" w:hAnsi="Times New Roman"/>
          <w:noProof/>
          <w:color w:val="000000"/>
          <w:sz w:val="24"/>
          <w:szCs w:val="24"/>
        </w:rPr>
        <w:t>auditoria</w:t>
      </w:r>
      <w:r w:rsidRPr="00F11F2E">
        <w:rPr>
          <w:rFonts w:ascii="Times New Roman" w:hAnsi="Times New Roman"/>
          <w:noProof/>
          <w:color w:val="000000"/>
          <w:spacing w:val="-1"/>
          <w:sz w:val="24"/>
          <w:szCs w:val="24"/>
        </w:rPr>
        <w:t xml:space="preserve">. </w:t>
      </w:r>
    </w:p>
    <w:p w14:paraId="263D2A87" w14:textId="77777777" w:rsidR="004B39EB" w:rsidRPr="00F11F2E" w:rsidRDefault="004B39EB" w:rsidP="004B39EB">
      <w:pPr>
        <w:tabs>
          <w:tab w:val="left" w:pos="1298"/>
        </w:tabs>
        <w:spacing w:after="0" w:line="240" w:lineRule="auto"/>
        <w:ind w:left="567"/>
        <w:jc w:val="both"/>
        <w:rPr>
          <w:rFonts w:ascii="Times New Roman" w:hAnsi="Times New Roman"/>
          <w:noProof/>
          <w:sz w:val="24"/>
          <w:szCs w:val="24"/>
        </w:rPr>
      </w:pPr>
      <w:r w:rsidRPr="00F11F2E">
        <w:rPr>
          <w:rFonts w:ascii="Times New Roman" w:hAnsi="Times New Roman"/>
          <w:noProof/>
          <w:color w:val="000000"/>
          <w:spacing w:val="-1"/>
          <w:sz w:val="24"/>
          <w:szCs w:val="24"/>
        </w:rPr>
        <w:t xml:space="preserve">Nada nesta </w:t>
      </w:r>
      <w:r>
        <w:rPr>
          <w:rFonts w:ascii="Times New Roman" w:hAnsi="Times New Roman"/>
          <w:noProof/>
          <w:color w:val="000000"/>
          <w:sz w:val="24"/>
          <w:szCs w:val="24"/>
        </w:rPr>
        <w:t>N</w:t>
      </w:r>
      <w:r w:rsidRPr="00F11F2E">
        <w:rPr>
          <w:rFonts w:ascii="Times New Roman" w:hAnsi="Times New Roman"/>
          <w:noProof/>
          <w:color w:val="000000"/>
          <w:sz w:val="24"/>
          <w:szCs w:val="24"/>
        </w:rPr>
        <w:t>orma</w:t>
      </w:r>
      <w:r w:rsidRPr="00F11F2E">
        <w:rPr>
          <w:rFonts w:ascii="Times New Roman" w:hAnsi="Times New Roman"/>
          <w:noProof/>
          <w:color w:val="000000"/>
          <w:w w:val="170"/>
          <w:sz w:val="24"/>
          <w:szCs w:val="24"/>
        </w:rPr>
        <w:t> </w:t>
      </w:r>
      <w:r w:rsidRPr="00F11F2E">
        <w:rPr>
          <w:rFonts w:ascii="Times New Roman" w:hAnsi="Times New Roman"/>
          <w:noProof/>
          <w:color w:val="000000"/>
          <w:spacing w:val="-1"/>
          <w:sz w:val="24"/>
          <w:szCs w:val="24"/>
        </w:rPr>
        <w:t xml:space="preserve">exige que o auditor independente use o trabalho da auditoria interna </w:t>
      </w:r>
      <w:r w:rsidRPr="00F11F2E">
        <w:rPr>
          <w:rFonts w:ascii="Times New Roman" w:hAnsi="Times New Roman"/>
          <w:noProof/>
          <w:color w:val="000000"/>
          <w:spacing w:val="18"/>
          <w:sz w:val="24"/>
          <w:szCs w:val="24"/>
        </w:rPr>
        <w:t>para</w:t>
      </w:r>
      <w:r w:rsidRPr="00F11F2E">
        <w:rPr>
          <w:rFonts w:ascii="Times New Roman" w:hAnsi="Times New Roman"/>
          <w:noProof/>
          <w:color w:val="000000"/>
          <w:spacing w:val="-1"/>
          <w:sz w:val="24"/>
          <w:szCs w:val="24"/>
        </w:rPr>
        <w:t xml:space="preserve"> modificar a natureza, a época ou para reduzir a extensão dos procedimentos de auditoria a serem por ele executados, ou seja, permanece com o auditor independente a decisão sobre</w:t>
      </w:r>
      <w:r w:rsidRPr="00F11F2E">
        <w:rPr>
          <w:rFonts w:ascii="Times New Roman" w:hAnsi="Times New Roman"/>
          <w:noProof/>
          <w:color w:val="000000"/>
          <w:spacing w:val="-2"/>
          <w:sz w:val="24"/>
          <w:szCs w:val="24"/>
        </w:rPr>
        <w:t xml:space="preserve"> a</w:t>
      </w:r>
      <w:r w:rsidRPr="00F11F2E">
        <w:rPr>
          <w:rFonts w:ascii="Times New Roman" w:hAnsi="Times New Roman"/>
          <w:noProof/>
          <w:color w:val="000000"/>
          <w:spacing w:val="-1"/>
          <w:sz w:val="24"/>
          <w:szCs w:val="24"/>
        </w:rPr>
        <w:t xml:space="preserve"> estratégia global de auditoria.</w:t>
      </w:r>
    </w:p>
    <w:p w14:paraId="13953DC9" w14:textId="77777777" w:rsidR="004B39EB" w:rsidRDefault="004B39EB" w:rsidP="004B39EB">
      <w:pPr>
        <w:pStyle w:val="Default"/>
        <w:ind w:left="567" w:hanging="567"/>
        <w:jc w:val="both"/>
        <w:rPr>
          <w:rStyle w:val="hps"/>
          <w:lang w:val="pt-PT"/>
        </w:rPr>
      </w:pPr>
    </w:p>
    <w:p w14:paraId="5F6FF919" w14:textId="77777777" w:rsidR="004B39EB" w:rsidRPr="00F11F2E" w:rsidRDefault="004B39EB" w:rsidP="004B39EB">
      <w:pPr>
        <w:pStyle w:val="Default"/>
        <w:ind w:left="567" w:hanging="567"/>
        <w:jc w:val="both"/>
        <w:rPr>
          <w:noProof/>
        </w:rPr>
      </w:pPr>
      <w:r w:rsidRPr="00F11F2E">
        <w:rPr>
          <w:rStyle w:val="hps"/>
          <w:lang w:val="pt-PT"/>
        </w:rPr>
        <w:t>4</w:t>
      </w:r>
      <w:r w:rsidRPr="00F11F2E">
        <w:rPr>
          <w:lang w:val="pt-PT"/>
        </w:rPr>
        <w:t xml:space="preserve">. </w:t>
      </w:r>
      <w:r>
        <w:rPr>
          <w:lang w:val="pt-PT"/>
        </w:rPr>
        <w:tab/>
      </w:r>
      <w:r w:rsidRPr="00F11F2E">
        <w:rPr>
          <w:rStyle w:val="hps"/>
          <w:lang w:val="pt-PT"/>
        </w:rPr>
        <w:t>Adicionalmente,</w:t>
      </w:r>
      <w:r w:rsidRPr="00F11F2E">
        <w:rPr>
          <w:lang w:val="pt-PT"/>
        </w:rPr>
        <w:t xml:space="preserve"> </w:t>
      </w:r>
      <w:r w:rsidRPr="00F11F2E">
        <w:rPr>
          <w:rStyle w:val="hps"/>
          <w:lang w:val="pt-PT"/>
        </w:rPr>
        <w:t>os requisitos</w:t>
      </w:r>
      <w:r w:rsidRPr="00F11F2E">
        <w:rPr>
          <w:lang w:val="pt-PT"/>
        </w:rPr>
        <w:t xml:space="preserve"> </w:t>
      </w:r>
      <w:r w:rsidRPr="00F11F2E">
        <w:rPr>
          <w:rStyle w:val="hps"/>
          <w:lang w:val="pt-PT"/>
        </w:rPr>
        <w:t>desta Norma</w:t>
      </w:r>
      <w:r w:rsidRPr="00F11F2E">
        <w:rPr>
          <w:lang w:val="pt-PT"/>
        </w:rPr>
        <w:t xml:space="preserve"> </w:t>
      </w:r>
      <w:r w:rsidRPr="00F11F2E">
        <w:rPr>
          <w:rStyle w:val="hps"/>
          <w:lang w:val="pt-PT"/>
        </w:rPr>
        <w:t>relativos à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não se aplicam</w:t>
      </w:r>
      <w:r w:rsidRPr="00F11F2E">
        <w:rPr>
          <w:lang w:val="pt-PT"/>
        </w:rPr>
        <w:t xml:space="preserve"> </w:t>
      </w:r>
      <w:r w:rsidRPr="00F11F2E">
        <w:rPr>
          <w:rStyle w:val="hps"/>
          <w:lang w:val="pt-PT"/>
        </w:rPr>
        <w:t>se 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não</w:t>
      </w:r>
      <w:r w:rsidRPr="00F11F2E">
        <w:rPr>
          <w:lang w:val="pt-PT"/>
        </w:rPr>
        <w:t xml:space="preserve"> </w:t>
      </w:r>
      <w:r w:rsidRPr="00F11F2E">
        <w:rPr>
          <w:rStyle w:val="hps"/>
          <w:lang w:val="pt-PT"/>
        </w:rPr>
        <w:t>pretende utilizar</w:t>
      </w:r>
      <w:r w:rsidRPr="00F11F2E">
        <w:rPr>
          <w:lang w:val="pt-PT"/>
        </w:rPr>
        <w:t xml:space="preserve"> </w:t>
      </w:r>
      <w:r w:rsidRPr="00F11F2E">
        <w:rPr>
          <w:rStyle w:val="hps"/>
          <w:lang w:val="pt-PT"/>
        </w:rPr>
        <w:t>os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p>
    <w:p w14:paraId="65B40CF2" w14:textId="77777777" w:rsidR="004B39EB" w:rsidRDefault="004B39EB" w:rsidP="004B39EB">
      <w:pPr>
        <w:tabs>
          <w:tab w:val="left" w:pos="751"/>
        </w:tabs>
        <w:spacing w:after="0" w:line="240" w:lineRule="auto"/>
        <w:jc w:val="both"/>
        <w:rPr>
          <w:rFonts w:ascii="Times New Roman" w:hAnsi="Times New Roman"/>
          <w:noProof/>
          <w:color w:val="000000"/>
          <w:sz w:val="24"/>
          <w:szCs w:val="24"/>
        </w:rPr>
      </w:pPr>
    </w:p>
    <w:p w14:paraId="47618A16" w14:textId="77777777" w:rsidR="004B39EB" w:rsidRPr="00F11F2E" w:rsidRDefault="004B39EB" w:rsidP="004B39EB">
      <w:pPr>
        <w:pStyle w:val="Default"/>
        <w:ind w:left="567" w:hanging="567"/>
        <w:jc w:val="both"/>
      </w:pPr>
      <w:r w:rsidRPr="00F11F2E">
        <w:rPr>
          <w:noProof/>
        </w:rPr>
        <w:t>5.</w:t>
      </w:r>
      <w:r w:rsidRPr="00F11F2E">
        <w:t xml:space="preserve"> </w:t>
      </w:r>
      <w:r>
        <w:tab/>
      </w:r>
      <w:r w:rsidRPr="00F11F2E">
        <w:t>No Brasil não existe qualquer lei ou regulamento que proíba ou restrinja a alguma extensão a utilização</w:t>
      </w:r>
      <w:r w:rsidRPr="00F11F2E">
        <w:rPr>
          <w:noProof/>
        </w:rPr>
        <w:t xml:space="preserve"> pelo auditor independente </w:t>
      </w:r>
      <w:r w:rsidRPr="00F11F2E">
        <w:rPr>
          <w:noProof/>
          <w:spacing w:val="-1"/>
        </w:rPr>
        <w:t xml:space="preserve">do trabalho da auditoria interna ou utilização de assistência direta de auditores internos (ver item A31). As normas internacionais de auditoria e esta </w:t>
      </w:r>
      <w:r>
        <w:rPr>
          <w:noProof/>
          <w:spacing w:val="-1"/>
        </w:rPr>
        <w:t>N</w:t>
      </w:r>
      <w:r w:rsidRPr="00F11F2E">
        <w:rPr>
          <w:noProof/>
          <w:spacing w:val="-1"/>
        </w:rPr>
        <w:t>orma, em particular,</w:t>
      </w:r>
      <w:r w:rsidRPr="00F11F2E">
        <w:rPr>
          <w:noProof/>
          <w:spacing w:val="15"/>
        </w:rPr>
        <w:t> </w:t>
      </w:r>
      <w:r w:rsidRPr="00F11F2E">
        <w:rPr>
          <w:noProof/>
          <w:spacing w:val="-1"/>
        </w:rPr>
        <w:t>não se sobrepõem às legislações ou regulamentações d</w:t>
      </w:r>
      <w:r>
        <w:rPr>
          <w:noProof/>
          <w:spacing w:val="-1"/>
        </w:rPr>
        <w:t>a</w:t>
      </w:r>
      <w:r w:rsidRPr="00F11F2E">
        <w:rPr>
          <w:noProof/>
          <w:spacing w:val="-1"/>
        </w:rPr>
        <w:t xml:space="preserve"> jurisdição que regem a auditoria das demonstrações contábeis (ver item A55 da NBC TA 200).</w:t>
      </w:r>
      <w:r w:rsidRPr="00F11F2E">
        <w:rPr>
          <w:noProof/>
          <w:spacing w:val="23"/>
        </w:rPr>
        <w:t> </w:t>
      </w:r>
    </w:p>
    <w:p w14:paraId="03FB5699" w14:textId="77777777" w:rsidR="004B39EB" w:rsidRPr="00F11F2E" w:rsidRDefault="004B39EB" w:rsidP="004B39EB">
      <w:pPr>
        <w:spacing w:after="0" w:line="240" w:lineRule="auto"/>
        <w:jc w:val="both"/>
        <w:rPr>
          <w:rFonts w:ascii="Times New Roman" w:hAnsi="Times New Roman"/>
          <w:noProof/>
          <w:sz w:val="24"/>
          <w:szCs w:val="24"/>
        </w:rPr>
      </w:pPr>
    </w:p>
    <w:p w14:paraId="5C35CE92" w14:textId="77777777" w:rsidR="004B39EB" w:rsidRPr="00F11F2E" w:rsidRDefault="004B39EB" w:rsidP="004B39EB">
      <w:pPr>
        <w:spacing w:after="0" w:line="240" w:lineRule="auto"/>
        <w:jc w:val="both"/>
        <w:rPr>
          <w:rFonts w:ascii="Times New Roman" w:hAnsi="Times New Roman"/>
          <w:b/>
          <w:noProof/>
          <w:color w:val="000000"/>
          <w:spacing w:val="-1"/>
          <w:w w:val="95"/>
          <w:sz w:val="24"/>
          <w:szCs w:val="24"/>
        </w:rPr>
      </w:pPr>
      <w:r w:rsidRPr="00F11F2E">
        <w:rPr>
          <w:rFonts w:ascii="Times New Roman" w:hAnsi="Times New Roman"/>
          <w:b/>
          <w:noProof/>
          <w:color w:val="000000"/>
          <w:spacing w:val="-1"/>
          <w:w w:val="95"/>
          <w:sz w:val="24"/>
          <w:szCs w:val="24"/>
        </w:rPr>
        <w:t xml:space="preserve">Relação entre esta </w:t>
      </w:r>
      <w:r>
        <w:rPr>
          <w:rFonts w:ascii="Times New Roman" w:hAnsi="Times New Roman"/>
          <w:b/>
          <w:noProof/>
          <w:color w:val="000000"/>
          <w:spacing w:val="-1"/>
          <w:w w:val="95"/>
          <w:sz w:val="24"/>
          <w:szCs w:val="24"/>
        </w:rPr>
        <w:t>N</w:t>
      </w:r>
      <w:r w:rsidRPr="00F11F2E">
        <w:rPr>
          <w:rFonts w:ascii="Times New Roman" w:hAnsi="Times New Roman"/>
          <w:b/>
          <w:noProof/>
          <w:color w:val="000000"/>
          <w:spacing w:val="-1"/>
          <w:w w:val="95"/>
          <w:sz w:val="24"/>
          <w:szCs w:val="24"/>
        </w:rPr>
        <w:t>orma e a NBC TA</w:t>
      </w:r>
      <w:r>
        <w:rPr>
          <w:rFonts w:ascii="Times New Roman" w:hAnsi="Times New Roman"/>
          <w:b/>
          <w:noProof/>
          <w:color w:val="000000"/>
          <w:spacing w:val="-1"/>
          <w:w w:val="95"/>
          <w:sz w:val="24"/>
          <w:szCs w:val="24"/>
        </w:rPr>
        <w:t xml:space="preserve"> </w:t>
      </w:r>
      <w:r w:rsidRPr="00F11F2E">
        <w:rPr>
          <w:rFonts w:ascii="Times New Roman" w:hAnsi="Times New Roman"/>
          <w:b/>
          <w:noProof/>
          <w:color w:val="000000"/>
          <w:w w:val="95"/>
          <w:sz w:val="24"/>
          <w:szCs w:val="24"/>
        </w:rPr>
        <w:t>315</w:t>
      </w:r>
      <w:r w:rsidRPr="00F11F2E">
        <w:rPr>
          <w:rFonts w:ascii="Times New Roman" w:hAnsi="Times New Roman"/>
          <w:b/>
          <w:noProof/>
          <w:color w:val="000000"/>
          <w:spacing w:val="5"/>
          <w:sz w:val="24"/>
          <w:szCs w:val="24"/>
        </w:rPr>
        <w:t> </w:t>
      </w:r>
    </w:p>
    <w:p w14:paraId="1742B093" w14:textId="77777777" w:rsidR="004B39EB" w:rsidRDefault="004B39EB" w:rsidP="004B39EB">
      <w:pPr>
        <w:tabs>
          <w:tab w:val="left" w:pos="751"/>
        </w:tabs>
        <w:spacing w:after="0" w:line="240" w:lineRule="auto"/>
        <w:jc w:val="both"/>
        <w:rPr>
          <w:rFonts w:ascii="Times New Roman" w:hAnsi="Times New Roman"/>
          <w:noProof/>
          <w:color w:val="000000"/>
          <w:sz w:val="24"/>
          <w:szCs w:val="24"/>
        </w:rPr>
      </w:pPr>
    </w:p>
    <w:p w14:paraId="747CC2B4" w14:textId="77777777" w:rsidR="004B39EB" w:rsidRPr="00F11F2E" w:rsidRDefault="004B39EB" w:rsidP="004B39EB">
      <w:pPr>
        <w:pStyle w:val="Default"/>
        <w:ind w:left="567" w:hanging="567"/>
        <w:jc w:val="both"/>
        <w:rPr>
          <w:noProof/>
          <w:spacing w:val="-1"/>
        </w:rPr>
      </w:pPr>
      <w:r w:rsidRPr="00F11F2E">
        <w:rPr>
          <w:noProof/>
        </w:rPr>
        <w:t>6.</w:t>
      </w:r>
      <w:r w:rsidRPr="00F11F2E">
        <w:t xml:space="preserve"> </w:t>
      </w:r>
      <w:r>
        <w:tab/>
      </w:r>
      <w:r w:rsidRPr="00F11F2E">
        <w:rPr>
          <w:noProof/>
        </w:rPr>
        <w:t>Muitas entidades criam a função de auditoria interna como parte das suas estruturas de controle interno e governança</w:t>
      </w:r>
      <w:r w:rsidRPr="00F11F2E">
        <w:rPr>
          <w:noProof/>
          <w:spacing w:val="-1"/>
        </w:rPr>
        <w:t>.</w:t>
      </w:r>
      <w:r w:rsidRPr="00F11F2E">
        <w:rPr>
          <w:noProof/>
          <w:w w:val="160"/>
        </w:rPr>
        <w:t> </w:t>
      </w:r>
      <w:r w:rsidRPr="00F11F2E">
        <w:rPr>
          <w:noProof/>
        </w:rPr>
        <w:t>Os</w:t>
      </w:r>
      <w:r w:rsidRPr="00F11F2E">
        <w:rPr>
          <w:noProof/>
          <w:w w:val="159"/>
        </w:rPr>
        <w:t> </w:t>
      </w:r>
      <w:r w:rsidRPr="00F11F2E">
        <w:rPr>
          <w:noProof/>
          <w:spacing w:val="-1"/>
        </w:rPr>
        <w:t>objetivos</w:t>
      </w:r>
      <w:r w:rsidRPr="00F11F2E">
        <w:rPr>
          <w:noProof/>
          <w:w w:val="163"/>
        </w:rPr>
        <w:t> </w:t>
      </w:r>
      <w:r w:rsidRPr="00F11F2E">
        <w:rPr>
          <w:noProof/>
          <w:spacing w:val="-1"/>
        </w:rPr>
        <w:t>e o alcance da função de auditoria interna, a natureza das suas responsabilidades e a sua posição hierárquica na organização, incluindo a sua autoridade e a sua prestação de contas (</w:t>
      </w:r>
      <w:r w:rsidRPr="00F11F2E">
        <w:rPr>
          <w:i/>
        </w:rPr>
        <w:t>accountability)</w:t>
      </w:r>
      <w:r w:rsidRPr="00F11F2E">
        <w:rPr>
          <w:noProof/>
          <w:spacing w:val="-1"/>
        </w:rPr>
        <w:t xml:space="preserve"> podem variar amplamente dependendo do tamanho e da estrutura da entidade, assim como dos requerimentos da administração e, onde aplicável, dos responsáveis pela governança.</w:t>
      </w:r>
    </w:p>
    <w:p w14:paraId="71466248" w14:textId="77777777" w:rsidR="004B39EB" w:rsidRPr="00F11F2E" w:rsidRDefault="004B39EB" w:rsidP="004B39EB">
      <w:pPr>
        <w:spacing w:after="0" w:line="240" w:lineRule="auto"/>
        <w:jc w:val="both"/>
        <w:rPr>
          <w:rFonts w:ascii="Times New Roman" w:hAnsi="Times New Roman"/>
          <w:noProof/>
          <w:sz w:val="24"/>
          <w:szCs w:val="24"/>
        </w:rPr>
      </w:pPr>
    </w:p>
    <w:p w14:paraId="34355DC4" w14:textId="77777777" w:rsidR="004B39EB" w:rsidRPr="00F11F2E" w:rsidRDefault="004B39EB" w:rsidP="004B39EB">
      <w:pPr>
        <w:pStyle w:val="Default"/>
        <w:ind w:left="567" w:hanging="567"/>
        <w:jc w:val="both"/>
        <w:rPr>
          <w:rFonts w:eastAsia="Calibri"/>
          <w:b/>
          <w:bCs/>
          <w:noProof/>
          <w:spacing w:val="-1"/>
        </w:rPr>
      </w:pPr>
      <w:r w:rsidRPr="00F11F2E">
        <w:rPr>
          <w:noProof/>
        </w:rPr>
        <w:t xml:space="preserve">7. </w:t>
      </w:r>
      <w:r>
        <w:rPr>
          <w:noProof/>
        </w:rPr>
        <w:tab/>
      </w:r>
      <w:r w:rsidRPr="00F11F2E">
        <w:rPr>
          <w:noProof/>
        </w:rPr>
        <w:t>A NBC TA</w:t>
      </w:r>
      <w:r w:rsidRPr="00F11F2E">
        <w:rPr>
          <w:noProof/>
          <w:w w:val="186"/>
        </w:rPr>
        <w:t> </w:t>
      </w:r>
      <w:r w:rsidRPr="00F11F2E">
        <w:rPr>
          <w:noProof/>
        </w:rPr>
        <w:t>315</w:t>
      </w:r>
      <w:r w:rsidRPr="00F11F2E">
        <w:rPr>
          <w:noProof/>
          <w:w w:val="220"/>
        </w:rPr>
        <w:t> </w:t>
      </w:r>
      <w:r w:rsidRPr="00F11F2E">
        <w:rPr>
          <w:noProof/>
          <w:spacing w:val="-1"/>
        </w:rPr>
        <w:t>trata como o conhecimento e a experiência da função de auditoria interna pode contribuir no entendimento da entidade e do</w:t>
      </w:r>
      <w:r>
        <w:rPr>
          <w:noProof/>
          <w:spacing w:val="-1"/>
        </w:rPr>
        <w:t xml:space="preserve"> </w:t>
      </w:r>
      <w:r w:rsidRPr="00F11F2E">
        <w:rPr>
          <w:noProof/>
        </w:rPr>
        <w:t xml:space="preserve">seu ambiente </w:t>
      </w:r>
      <w:r w:rsidRPr="00F11F2E">
        <w:rPr>
          <w:noProof/>
          <w:spacing w:val="-1"/>
        </w:rPr>
        <w:t>pelo auditor independente, assim como no que se refere à</w:t>
      </w:r>
      <w:r w:rsidRPr="00F11F2E">
        <w:rPr>
          <w:noProof/>
        </w:rPr>
        <w:t xml:space="preserve"> identificação e avaliação dos riscos de distorção relevante.</w:t>
      </w:r>
      <w:r w:rsidRPr="00F11F2E">
        <w:rPr>
          <w:noProof/>
          <w:spacing w:val="-1"/>
        </w:rPr>
        <w:t xml:space="preserve"> A NBC TA 315</w:t>
      </w:r>
      <w:r>
        <w:rPr>
          <w:noProof/>
          <w:spacing w:val="-1"/>
        </w:rPr>
        <w:t>,</w:t>
      </w:r>
      <w:r w:rsidRPr="00F11F2E">
        <w:rPr>
          <w:noProof/>
          <w:spacing w:val="-1"/>
        </w:rPr>
        <w:t xml:space="preserve"> item A116</w:t>
      </w:r>
      <w:r>
        <w:rPr>
          <w:noProof/>
          <w:spacing w:val="-1"/>
        </w:rPr>
        <w:t>,</w:t>
      </w:r>
      <w:r w:rsidRPr="00F11F2E">
        <w:rPr>
          <w:noProof/>
          <w:spacing w:val="-1"/>
        </w:rPr>
        <w:t xml:space="preserve"> explica, também, como a comunicação efetiva entre o auditor interno e o auditor independente cria um ambiente no qual o auditor independente pode ser informado sobre assuntos significativos que podem afetar o seu trabalho.</w:t>
      </w:r>
    </w:p>
    <w:p w14:paraId="7E5AFA8C" w14:textId="77777777" w:rsidR="004B39EB" w:rsidRPr="00F11F2E" w:rsidRDefault="004B39EB" w:rsidP="004B39EB">
      <w:pPr>
        <w:tabs>
          <w:tab w:val="left" w:pos="751"/>
        </w:tabs>
        <w:spacing w:after="0" w:line="240" w:lineRule="auto"/>
        <w:jc w:val="both"/>
        <w:rPr>
          <w:rFonts w:ascii="Times New Roman" w:hAnsi="Times New Roman"/>
          <w:noProof/>
          <w:sz w:val="24"/>
          <w:szCs w:val="24"/>
        </w:rPr>
      </w:pPr>
    </w:p>
    <w:p w14:paraId="034ABE9B" w14:textId="77777777" w:rsidR="004B39EB" w:rsidRPr="00F11F2E" w:rsidRDefault="004B39EB" w:rsidP="004B39EB">
      <w:pPr>
        <w:pStyle w:val="Default"/>
        <w:ind w:left="567" w:hanging="567"/>
        <w:jc w:val="both"/>
        <w:rPr>
          <w:noProof/>
          <w:spacing w:val="-1"/>
        </w:rPr>
      </w:pPr>
      <w:r w:rsidRPr="00F11F2E">
        <w:rPr>
          <w:noProof/>
        </w:rPr>
        <w:t>8.</w:t>
      </w:r>
      <w:r w:rsidRPr="00F11F2E">
        <w:t xml:space="preserve"> </w:t>
      </w:r>
      <w:r>
        <w:tab/>
      </w:r>
      <w:r w:rsidRPr="00F11F2E">
        <w:rPr>
          <w:noProof/>
          <w:spacing w:val="-1"/>
        </w:rPr>
        <w:t>Dependendo da posição hierárquica da auditoria interna na organizacão e se suas políticas e procedimentos</w:t>
      </w:r>
      <w:r>
        <w:rPr>
          <w:noProof/>
          <w:spacing w:val="-1"/>
        </w:rPr>
        <w:t xml:space="preserve"> </w:t>
      </w:r>
      <w:r w:rsidRPr="00F11F2E">
        <w:rPr>
          <w:noProof/>
          <w:spacing w:val="-1"/>
        </w:rPr>
        <w:t>propiciam adequada objetividade dos auditores internos, considerando, também, se o</w:t>
      </w:r>
      <w:r>
        <w:rPr>
          <w:noProof/>
          <w:spacing w:val="-1"/>
        </w:rPr>
        <w:t xml:space="preserve"> </w:t>
      </w:r>
      <w:r w:rsidRPr="00F11F2E">
        <w:rPr>
          <w:noProof/>
          <w:spacing w:val="-1"/>
        </w:rPr>
        <w:t>nível de competência e a aplicação de abordagem sistemática e disciplinada em seus trabalhos torna possível para o auditor independente utilizar o trabalho da auditoria interna de maneira construtiva e complementar.</w:t>
      </w:r>
      <w:r w:rsidRPr="00F11F2E">
        <w:rPr>
          <w:noProof/>
          <w:w w:val="160"/>
        </w:rPr>
        <w:t> </w:t>
      </w:r>
      <w:r w:rsidRPr="00F11F2E">
        <w:rPr>
          <w:noProof/>
        </w:rPr>
        <w:t xml:space="preserve">Esta </w:t>
      </w:r>
      <w:r>
        <w:rPr>
          <w:noProof/>
        </w:rPr>
        <w:t>N</w:t>
      </w:r>
      <w:r w:rsidRPr="00F11F2E">
        <w:rPr>
          <w:noProof/>
        </w:rPr>
        <w:t>orma</w:t>
      </w:r>
      <w:r w:rsidRPr="00F11F2E">
        <w:rPr>
          <w:noProof/>
          <w:spacing w:val="16"/>
        </w:rPr>
        <w:t> </w:t>
      </w:r>
      <w:r w:rsidRPr="00F11F2E">
        <w:rPr>
          <w:noProof/>
          <w:spacing w:val="-1"/>
        </w:rPr>
        <w:t>trata das responsabilidades do auditor independente quando, com base no seu entendimento preliminar da função de auditoria interna, obtida como resultado dos procedimentos executados em consonância com a NBC TA</w:t>
      </w:r>
      <w:r w:rsidRPr="00F11F2E">
        <w:rPr>
          <w:noProof/>
          <w:w w:val="202"/>
        </w:rPr>
        <w:t> </w:t>
      </w:r>
      <w:r w:rsidRPr="00F11F2E">
        <w:rPr>
          <w:noProof/>
        </w:rPr>
        <w:t>315</w:t>
      </w:r>
      <w:r w:rsidRPr="00F11F2E">
        <w:rPr>
          <w:noProof/>
          <w:spacing w:val="-1"/>
        </w:rPr>
        <w:t>,</w:t>
      </w:r>
      <w:r>
        <w:rPr>
          <w:noProof/>
          <w:w w:val="234"/>
        </w:rPr>
        <w:t xml:space="preserve"> </w:t>
      </w:r>
      <w:r w:rsidRPr="00F11F2E">
        <w:rPr>
          <w:noProof/>
          <w:spacing w:val="-1"/>
        </w:rPr>
        <w:t>ele espera utilizar o</w:t>
      </w:r>
      <w:r>
        <w:rPr>
          <w:noProof/>
          <w:spacing w:val="-1"/>
        </w:rPr>
        <w:t xml:space="preserve"> </w:t>
      </w:r>
      <w:r w:rsidRPr="00F11F2E">
        <w:rPr>
          <w:noProof/>
          <w:spacing w:val="-1"/>
        </w:rPr>
        <w:t xml:space="preserve">trabalho da auditoria interna como parte da evidência de auditoria obtida (ver também itens 15 e 25 desta </w:t>
      </w:r>
      <w:r>
        <w:rPr>
          <w:noProof/>
          <w:spacing w:val="-1"/>
        </w:rPr>
        <w:t>N</w:t>
      </w:r>
      <w:r w:rsidRPr="00F11F2E">
        <w:rPr>
          <w:noProof/>
          <w:spacing w:val="-1"/>
        </w:rPr>
        <w:t>orma).</w:t>
      </w:r>
      <w:r w:rsidRPr="00F11F2E">
        <w:rPr>
          <w:noProof/>
          <w:spacing w:val="16"/>
        </w:rPr>
        <w:t> </w:t>
      </w:r>
      <w:r w:rsidRPr="00F11F2E">
        <w:rPr>
          <w:noProof/>
          <w:spacing w:val="-1"/>
        </w:rPr>
        <w:t>A utilização do trabalho da auditoria interna afeta a natureza, a época ou reduz a extensão dos procedimentos de auditoria a serem executados pelo próprio auditor independente</w:t>
      </w:r>
      <w:r w:rsidRPr="00F11F2E">
        <w:rPr>
          <w:noProof/>
          <w:spacing w:val="-2"/>
        </w:rPr>
        <w:t>.</w:t>
      </w:r>
    </w:p>
    <w:p w14:paraId="657EE998" w14:textId="77777777" w:rsidR="004B39EB" w:rsidRPr="00F11F2E" w:rsidRDefault="004B39EB" w:rsidP="004B39EB">
      <w:pPr>
        <w:spacing w:after="0" w:line="240" w:lineRule="auto"/>
        <w:jc w:val="both"/>
        <w:rPr>
          <w:rFonts w:ascii="Times New Roman" w:hAnsi="Times New Roman"/>
          <w:noProof/>
          <w:sz w:val="24"/>
          <w:szCs w:val="24"/>
        </w:rPr>
      </w:pPr>
    </w:p>
    <w:p w14:paraId="50D44948" w14:textId="77777777" w:rsidR="004B39EB" w:rsidRPr="00F11F2E" w:rsidRDefault="004B39EB" w:rsidP="004B39EB">
      <w:pPr>
        <w:pStyle w:val="Default"/>
        <w:ind w:left="567" w:hanging="567"/>
        <w:jc w:val="both"/>
        <w:rPr>
          <w:noProof/>
        </w:rPr>
      </w:pPr>
      <w:r w:rsidRPr="00F11F2E">
        <w:rPr>
          <w:rStyle w:val="hps"/>
          <w:lang w:val="pt-PT"/>
        </w:rPr>
        <w:t>9.</w:t>
      </w:r>
      <w:r w:rsidRPr="00F11F2E">
        <w:rPr>
          <w:lang w:val="pt-PT"/>
        </w:rPr>
        <w:t xml:space="preserve"> </w:t>
      </w:r>
      <w:r>
        <w:rPr>
          <w:lang w:val="pt-PT"/>
        </w:rPr>
        <w:tab/>
      </w:r>
      <w:r w:rsidRPr="00F11F2E">
        <w:rPr>
          <w:rStyle w:val="hps"/>
          <w:lang w:val="pt-PT"/>
        </w:rPr>
        <w:t>Esta Norma aborda, também,</w:t>
      </w:r>
      <w:r w:rsidRPr="00F11F2E">
        <w:rPr>
          <w:lang w:val="pt-PT"/>
        </w:rPr>
        <w:t xml:space="preserve"> </w:t>
      </w:r>
      <w:r w:rsidRPr="00F11F2E">
        <w:rPr>
          <w:rStyle w:val="hps"/>
          <w:lang w:val="pt-PT"/>
        </w:rPr>
        <w:t>as responsabilidades do auditor</w:t>
      </w:r>
      <w:r w:rsidRPr="00F11F2E">
        <w:rPr>
          <w:lang w:val="pt-PT"/>
        </w:rPr>
        <w:t xml:space="preserve"> </w:t>
      </w:r>
      <w:r w:rsidRPr="00F11F2E">
        <w:rPr>
          <w:rStyle w:val="hps"/>
          <w:lang w:val="pt-PT"/>
        </w:rPr>
        <w:t>independente, se ele</w:t>
      </w:r>
      <w:r w:rsidRPr="00F11F2E">
        <w:rPr>
          <w:lang w:val="pt-PT"/>
        </w:rPr>
        <w:t xml:space="preserve"> </w:t>
      </w:r>
      <w:r w:rsidRPr="00F11F2E">
        <w:rPr>
          <w:rStyle w:val="hps"/>
          <w:lang w:val="pt-PT"/>
        </w:rPr>
        <w:t>considerar utilizar os</w:t>
      </w:r>
      <w:r w:rsidRPr="00F11F2E">
        <w:rPr>
          <w:lang w:val="pt-PT"/>
        </w:rPr>
        <w:t xml:space="preserve"> </w:t>
      </w:r>
      <w:r w:rsidRPr="00F11F2E">
        <w:rPr>
          <w:rStyle w:val="hps"/>
          <w:lang w:val="pt-PT"/>
        </w:rPr>
        <w:t>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 compondo a equipe e trabalhando</w:t>
      </w:r>
      <w:r w:rsidRPr="00F11F2E">
        <w:rPr>
          <w:lang w:val="pt-PT"/>
        </w:rPr>
        <w:t xml:space="preserve"> </w:t>
      </w:r>
      <w:r w:rsidRPr="00F11F2E">
        <w:rPr>
          <w:rStyle w:val="hps"/>
          <w:lang w:val="pt-PT"/>
        </w:rPr>
        <w:t>sob a direção</w:t>
      </w:r>
      <w:r w:rsidRPr="00F11F2E">
        <w:rPr>
          <w:lang w:val="pt-PT"/>
        </w:rPr>
        <w:t xml:space="preserve">, supervisão e </w:t>
      </w:r>
      <w:r w:rsidRPr="00F11F2E">
        <w:rPr>
          <w:rStyle w:val="hps"/>
          <w:lang w:val="pt-PT"/>
        </w:rPr>
        <w:t>revisão</w:t>
      </w:r>
      <w:r w:rsidRPr="00F11F2E">
        <w:rPr>
          <w:lang w:val="pt-PT"/>
        </w:rPr>
        <w:t xml:space="preserve"> </w:t>
      </w:r>
      <w:r w:rsidRPr="00F11F2E">
        <w:rPr>
          <w:rStyle w:val="hps"/>
          <w:lang w:val="pt-PT"/>
        </w:rPr>
        <w:t>do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w:t>
      </w:r>
    </w:p>
    <w:p w14:paraId="7B0C308F" w14:textId="77777777" w:rsidR="004B39EB" w:rsidRDefault="004B39EB" w:rsidP="004B39EB">
      <w:pPr>
        <w:tabs>
          <w:tab w:val="left" w:pos="1128"/>
        </w:tabs>
        <w:spacing w:after="0" w:line="240" w:lineRule="auto"/>
        <w:jc w:val="both"/>
        <w:rPr>
          <w:rFonts w:ascii="Times New Roman" w:hAnsi="Times New Roman"/>
          <w:noProof/>
          <w:color w:val="000000"/>
          <w:sz w:val="24"/>
          <w:szCs w:val="24"/>
        </w:rPr>
      </w:pPr>
    </w:p>
    <w:p w14:paraId="1DAFE340" w14:textId="77777777" w:rsidR="004B39EB" w:rsidRPr="00F11F2E" w:rsidRDefault="004B39EB" w:rsidP="004B39EB">
      <w:pPr>
        <w:pStyle w:val="Default"/>
        <w:ind w:left="567" w:hanging="567"/>
        <w:jc w:val="both"/>
        <w:rPr>
          <w:noProof/>
        </w:rPr>
      </w:pPr>
      <w:r w:rsidRPr="00F11F2E">
        <w:rPr>
          <w:noProof/>
        </w:rPr>
        <w:t>10.</w:t>
      </w:r>
      <w:r w:rsidRPr="00F11F2E">
        <w:t xml:space="preserve"> </w:t>
      </w:r>
      <w:r>
        <w:tab/>
      </w:r>
      <w:r w:rsidRPr="00F11F2E">
        <w:rPr>
          <w:noProof/>
        </w:rPr>
        <w:t>Podem existir</w:t>
      </w:r>
      <w:r>
        <w:rPr>
          <w:noProof/>
        </w:rPr>
        <w:t xml:space="preserve"> </w:t>
      </w:r>
      <w:r w:rsidRPr="00F11F2E">
        <w:rPr>
          <w:noProof/>
        </w:rPr>
        <w:t>pessoas na entidade, cujas demonstrações contábeis estão sendo auditadas, que executem procedimentos semelhantes aos</w:t>
      </w:r>
      <w:r w:rsidRPr="00F11F2E">
        <w:rPr>
          <w:noProof/>
          <w:w w:val="170"/>
        </w:rPr>
        <w:t> </w:t>
      </w:r>
      <w:r w:rsidRPr="00F11F2E">
        <w:rPr>
          <w:noProof/>
          <w:spacing w:val="-1"/>
        </w:rPr>
        <w:t xml:space="preserve">realizados pela auditoria interna. Contudo, exceto nos casos em que forem executados de forma objetiva e competente com aplicação de abordagem sistemática e disciplinada, incluindo controle de qualidade, tais procedimentos seriam considerados como controles internos e a obtenção de evidência relativa à eficácia de tais controles seria parte das respostas do auditor aos riscos avaliados de acordo com a </w:t>
      </w:r>
      <w:r w:rsidRPr="00F11F2E">
        <w:rPr>
          <w:noProof/>
        </w:rPr>
        <w:t>NBC</w:t>
      </w:r>
      <w:r>
        <w:rPr>
          <w:noProof/>
        </w:rPr>
        <w:t xml:space="preserve"> </w:t>
      </w:r>
      <w:r w:rsidRPr="00F11F2E">
        <w:rPr>
          <w:noProof/>
        </w:rPr>
        <w:t>TA</w:t>
      </w:r>
      <w:r w:rsidRPr="00F11F2E">
        <w:rPr>
          <w:noProof/>
          <w:spacing w:val="-9"/>
        </w:rPr>
        <w:t> </w:t>
      </w:r>
      <w:r w:rsidRPr="00F11F2E">
        <w:rPr>
          <w:noProof/>
        </w:rPr>
        <w:t>330.</w:t>
      </w:r>
    </w:p>
    <w:p w14:paraId="7FADC71E" w14:textId="77777777" w:rsidR="004B39EB" w:rsidRDefault="004B39EB" w:rsidP="004B39EB">
      <w:pPr>
        <w:spacing w:after="0" w:line="240" w:lineRule="auto"/>
        <w:jc w:val="both"/>
        <w:rPr>
          <w:rFonts w:ascii="Times New Roman" w:hAnsi="Times New Roman"/>
          <w:b/>
          <w:noProof/>
          <w:color w:val="000000"/>
          <w:w w:val="95"/>
          <w:sz w:val="24"/>
          <w:szCs w:val="24"/>
        </w:rPr>
      </w:pPr>
    </w:p>
    <w:p w14:paraId="48BCC4EE" w14:textId="77777777" w:rsidR="004B39EB" w:rsidRPr="00F11F2E" w:rsidRDefault="004B39EB" w:rsidP="004B39EB">
      <w:pPr>
        <w:spacing w:after="0" w:line="240" w:lineRule="auto"/>
        <w:jc w:val="both"/>
        <w:rPr>
          <w:rFonts w:ascii="Times New Roman" w:hAnsi="Times New Roman"/>
          <w:b/>
          <w:noProof/>
          <w:color w:val="000000"/>
          <w:w w:val="95"/>
          <w:sz w:val="24"/>
          <w:szCs w:val="24"/>
        </w:rPr>
      </w:pPr>
      <w:r w:rsidRPr="00F11F2E">
        <w:rPr>
          <w:rFonts w:ascii="Times New Roman" w:hAnsi="Times New Roman"/>
          <w:b/>
          <w:noProof/>
          <w:color w:val="000000"/>
          <w:w w:val="95"/>
          <w:sz w:val="24"/>
          <w:szCs w:val="24"/>
        </w:rPr>
        <w:t>Responsabilidade do auditor independente pela auditoria das demonstrações contábeis</w:t>
      </w:r>
    </w:p>
    <w:p w14:paraId="0CDBC232" w14:textId="77777777" w:rsidR="004B39EB" w:rsidRDefault="004B39EB" w:rsidP="004B39EB">
      <w:pPr>
        <w:tabs>
          <w:tab w:val="left" w:pos="1128"/>
        </w:tabs>
        <w:spacing w:after="0" w:line="240" w:lineRule="auto"/>
        <w:jc w:val="both"/>
        <w:rPr>
          <w:rFonts w:ascii="Times New Roman" w:hAnsi="Times New Roman"/>
          <w:noProof/>
          <w:color w:val="000000"/>
          <w:sz w:val="24"/>
          <w:szCs w:val="24"/>
        </w:rPr>
      </w:pPr>
    </w:p>
    <w:p w14:paraId="65B5A292" w14:textId="5ABE66C2" w:rsidR="004B39EB" w:rsidRPr="00F11F2E" w:rsidRDefault="004B39EB" w:rsidP="004B39EB">
      <w:pPr>
        <w:pStyle w:val="Default"/>
        <w:ind w:left="567" w:hanging="567"/>
        <w:jc w:val="both"/>
        <w:rPr>
          <w:noProof/>
          <w:spacing w:val="-1"/>
        </w:rPr>
      </w:pPr>
      <w:r w:rsidRPr="009560E3">
        <w:rPr>
          <w:noProof/>
        </w:rPr>
        <mc:AlternateContent>
          <mc:Choice Requires="wps">
            <w:drawing>
              <wp:anchor distT="0" distB="0" distL="114300" distR="114300" simplePos="0" relativeHeight="251658276" behindDoc="1" locked="0" layoutInCell="1" allowOverlap="1" wp14:anchorId="46529616" wp14:editId="77ED03F9">
                <wp:simplePos x="0" y="0"/>
                <wp:positionH relativeFrom="page">
                  <wp:posOffset>5296535</wp:posOffset>
                </wp:positionH>
                <wp:positionV relativeFrom="page">
                  <wp:posOffset>4961890</wp:posOffset>
                </wp:positionV>
                <wp:extent cx="420370" cy="807085"/>
                <wp:effectExtent l="0" t="0" r="17780" b="12065"/>
                <wp:wrapNone/>
                <wp:docPr id="39" name="Caixa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807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BC128"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1F6DF047" w14:textId="77777777" w:rsidR="004B39EB" w:rsidRDefault="004B39EB" w:rsidP="004B39EB">
                            <w:pPr>
                              <w:autoSpaceDE w:val="0"/>
                              <w:autoSpaceDN w:val="0"/>
                              <w:adjustRightInd w:val="0"/>
                              <w:spacing w:line="262" w:lineRule="exact"/>
                            </w:pP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29616" id="Caixa de Texto 39" o:spid="_x0000_s1031" type="#_x0000_t202" style="position:absolute;left:0;text-align:left;margin-left:417.05pt;margin-top:390.7pt;width:33.1pt;height:63.55pt;z-index:-2516582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" filled="f" stroked="f">
                <v:textbox style="layout-flow:vertical;mso-layout-flow-alt:bottom-to-top" inset="0,0,0,0">
                  <w:txbxContent>
                    <w:p w14:paraId="503BC128"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1F6DF047" w14:textId="77777777" w:rsidR="004B39EB" w:rsidRDefault="004B39EB" w:rsidP="004B39EB">
                      <w:pPr>
                        <w:autoSpaceDE w:val="0"/>
                        <w:autoSpaceDN w:val="0"/>
                        <w:adjustRightInd w:val="0"/>
                        <w:spacing w:line="262" w:lineRule="exact"/>
                      </w:pPr>
                    </w:p>
                  </w:txbxContent>
                </v:textbox>
                <w10:wrap anchorx="page" anchory="page"/>
              </v:shape>
            </w:pict>
          </mc:Fallback>
        </mc:AlternateContent>
      </w:r>
      <w:r w:rsidRPr="00F11F2E">
        <w:rPr>
          <w:noProof/>
        </w:rPr>
        <w:t>11.</w:t>
      </w:r>
      <w:r w:rsidRPr="00F11F2E">
        <w:t xml:space="preserve"> </w:t>
      </w:r>
      <w:r>
        <w:tab/>
      </w:r>
      <w:r w:rsidRPr="00F11F2E">
        <w:rPr>
          <w:noProof/>
        </w:rPr>
        <w:t>O</w:t>
      </w:r>
      <w:r w:rsidRPr="00F11F2E">
        <w:rPr>
          <w:noProof/>
          <w:spacing w:val="18"/>
        </w:rPr>
        <w:t> </w:t>
      </w:r>
      <w:r w:rsidRPr="00F11F2E">
        <w:rPr>
          <w:noProof/>
          <w:spacing w:val="-1"/>
        </w:rPr>
        <w:t>auditor</w:t>
      </w:r>
      <w:r>
        <w:rPr>
          <w:noProof/>
          <w:spacing w:val="19"/>
        </w:rPr>
        <w:t xml:space="preserve"> </w:t>
      </w:r>
      <w:r w:rsidRPr="00F11F2E">
        <w:rPr>
          <w:noProof/>
          <w:spacing w:val="-1"/>
        </w:rPr>
        <w:t xml:space="preserve">independente tem </w:t>
      </w:r>
      <w:r w:rsidRPr="0031111E">
        <w:rPr>
          <w:noProof/>
          <w:spacing w:val="-1"/>
          <w:highlight w:val="red"/>
        </w:rPr>
        <w:t>total</w:t>
      </w:r>
      <w:r w:rsidRPr="00F11F2E">
        <w:rPr>
          <w:noProof/>
          <w:spacing w:val="-1"/>
        </w:rPr>
        <w:t xml:space="preserve"> responsabilidade pela opinião expressa em seu relatório de auditoria e </w:t>
      </w:r>
      <w:r w:rsidRPr="00081B4D">
        <w:rPr>
          <w:noProof/>
          <w:spacing w:val="-1"/>
          <w:highlight w:val="red"/>
        </w:rPr>
        <w:t>essa responsabilidade não é reduzida pela utilização de trabalhos da função de auditoria interna</w:t>
      </w:r>
      <w:r w:rsidRPr="00F11F2E">
        <w:rPr>
          <w:noProof/>
          <w:spacing w:val="-1"/>
        </w:rPr>
        <w:t xml:space="preserve"> ou pela obtenção de assistência direta de auditores internos pelo auditor independente no seu trabalho. Embora eles possam executar procedimentos semelhantes aos realizados pelo auditor independente, nem a função de auditoria interna nem os auditores internos são independentes da entidade como se exige do auditor independente na auditoria das demonstrações contábeis de acordo com o item 14 da NBC TA 200.</w:t>
      </w:r>
      <w:r w:rsidRPr="00F11F2E">
        <w:rPr>
          <w:noProof/>
          <w:w w:val="170"/>
        </w:rPr>
        <w:t> </w:t>
      </w:r>
      <w:r w:rsidRPr="00F11F2E">
        <w:rPr>
          <w:noProof/>
        </w:rPr>
        <w:t>Esta</w:t>
      </w:r>
      <w:r w:rsidRPr="00F11F2E">
        <w:rPr>
          <w:noProof/>
          <w:w w:val="178"/>
        </w:rPr>
        <w:t> </w:t>
      </w:r>
      <w:r>
        <w:rPr>
          <w:noProof/>
          <w:spacing w:val="-1"/>
        </w:rPr>
        <w:t>N</w:t>
      </w:r>
      <w:r w:rsidRPr="00F11F2E">
        <w:rPr>
          <w:noProof/>
          <w:spacing w:val="-1"/>
        </w:rPr>
        <w:t>orma,</w:t>
      </w:r>
      <w:r w:rsidRPr="00F11F2E">
        <w:rPr>
          <w:noProof/>
          <w:w w:val="182"/>
        </w:rPr>
        <w:t> </w:t>
      </w:r>
      <w:r w:rsidRPr="00F11F2E">
        <w:rPr>
          <w:noProof/>
        </w:rPr>
        <w:t xml:space="preserve">portanto, </w:t>
      </w:r>
      <w:r w:rsidRPr="00F11F2E">
        <w:rPr>
          <w:noProof/>
          <w:spacing w:val="-1"/>
        </w:rPr>
        <w:t>define as</w:t>
      </w:r>
      <w:r w:rsidRPr="00F11F2E">
        <w:rPr>
          <w:noProof/>
          <w:spacing w:val="3"/>
        </w:rPr>
        <w:t> </w:t>
      </w:r>
      <w:r w:rsidRPr="00F11F2E">
        <w:rPr>
          <w:noProof/>
        </w:rPr>
        <w:t>condições necessárias para o auditor independente utilizar o trabalho dos auditores internos.</w:t>
      </w:r>
      <w:r w:rsidRPr="00F11F2E">
        <w:rPr>
          <w:noProof/>
          <w:spacing w:val="9"/>
        </w:rPr>
        <w:t xml:space="preserve"> Ela </w:t>
      </w:r>
      <w:r w:rsidRPr="00F11F2E">
        <w:rPr>
          <w:noProof/>
        </w:rPr>
        <w:t>define, também, o esforço de trabalho necessário para obter evidência suficiente e apropriada de que o trabalho da função de auditoria interna ou dos auditores internos prestando assistência direta é adequado para os fins da auditoria.</w:t>
      </w:r>
      <w:r w:rsidRPr="00F11F2E">
        <w:rPr>
          <w:noProof/>
          <w:w w:val="197"/>
        </w:rPr>
        <w:t> </w:t>
      </w:r>
      <w:r w:rsidRPr="00F11F2E">
        <w:rPr>
          <w:noProof/>
        </w:rPr>
        <w:t>Os requisitos são concebidos para fornecer a estrutura para o auditor independente exercer seu julgamento com relação ao uso do trabalho dos auditores internos e para evitar a utilização excessiva ou indevida de tal trabalho</w:t>
      </w:r>
      <w:r w:rsidRPr="00F11F2E">
        <w:rPr>
          <w:noProof/>
          <w:spacing w:val="-1"/>
        </w:rPr>
        <w:t>.</w:t>
      </w:r>
    </w:p>
    <w:p w14:paraId="042AB3E7" w14:textId="77777777" w:rsidR="004B39EB" w:rsidRDefault="004B39EB" w:rsidP="004B39EB">
      <w:pPr>
        <w:spacing w:after="0" w:line="240" w:lineRule="auto"/>
        <w:jc w:val="both"/>
        <w:rPr>
          <w:rFonts w:ascii="Times New Roman" w:hAnsi="Times New Roman"/>
          <w:noProof/>
          <w:color w:val="000000"/>
          <w:sz w:val="24"/>
          <w:szCs w:val="24"/>
          <w:lang w:val="pt-PT"/>
        </w:rPr>
      </w:pPr>
    </w:p>
    <w:p w14:paraId="754457DE" w14:textId="77777777" w:rsidR="004B39EB" w:rsidRPr="00F11F2E" w:rsidRDefault="004B39EB" w:rsidP="004B39EB">
      <w:pPr>
        <w:pStyle w:val="Default"/>
        <w:ind w:left="567" w:hanging="567"/>
        <w:jc w:val="both"/>
      </w:pPr>
      <w:r w:rsidRPr="00F11F2E">
        <w:rPr>
          <w:noProof/>
          <w:lang w:val="pt-PT"/>
        </w:rPr>
        <w:t xml:space="preserve">12. </w:t>
      </w:r>
      <w:r>
        <w:rPr>
          <w:noProof/>
          <w:lang w:val="pt-PT"/>
        </w:rPr>
        <w:tab/>
      </w:r>
      <w:r w:rsidRPr="00F11F2E">
        <w:rPr>
          <w:noProof/>
          <w:lang w:val="pt-PT"/>
        </w:rPr>
        <w:t>Esta Norma aplic</w:t>
      </w:r>
      <w:r>
        <w:rPr>
          <w:noProof/>
          <w:lang w:val="pt-PT"/>
        </w:rPr>
        <w:t>a-se</w:t>
      </w:r>
      <w:r w:rsidRPr="00F11F2E">
        <w:rPr>
          <w:noProof/>
          <w:lang w:val="pt-PT"/>
        </w:rPr>
        <w:t xml:space="preserve"> à auditoria de demonstrações contábeis</w:t>
      </w:r>
      <w:r>
        <w:rPr>
          <w:noProof/>
          <w:lang w:val="pt-PT"/>
        </w:rPr>
        <w:t>, conforme definido no item 38.</w:t>
      </w:r>
    </w:p>
    <w:p w14:paraId="59EBCD44" w14:textId="77777777" w:rsidR="004B39EB" w:rsidRPr="00F11F2E" w:rsidRDefault="004B39EB" w:rsidP="004B39EB">
      <w:pPr>
        <w:spacing w:after="0" w:line="240" w:lineRule="auto"/>
        <w:jc w:val="both"/>
        <w:rPr>
          <w:rFonts w:ascii="Times New Roman" w:hAnsi="Times New Roman"/>
          <w:noProof/>
          <w:sz w:val="24"/>
          <w:szCs w:val="24"/>
        </w:rPr>
      </w:pPr>
    </w:p>
    <w:p w14:paraId="462EA004"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w w:val="95"/>
          <w:sz w:val="24"/>
          <w:szCs w:val="24"/>
        </w:rPr>
        <w:t>Objetivo</w:t>
      </w:r>
    </w:p>
    <w:p w14:paraId="05BD8C07" w14:textId="77777777" w:rsidR="004B39EB" w:rsidRDefault="004B39EB" w:rsidP="004B39EB">
      <w:pPr>
        <w:tabs>
          <w:tab w:val="left" w:pos="751"/>
        </w:tabs>
        <w:spacing w:after="0" w:line="240" w:lineRule="auto"/>
        <w:jc w:val="both"/>
        <w:rPr>
          <w:rFonts w:ascii="Times New Roman" w:hAnsi="Times New Roman"/>
          <w:noProof/>
          <w:color w:val="000000"/>
          <w:sz w:val="24"/>
          <w:szCs w:val="24"/>
        </w:rPr>
      </w:pPr>
    </w:p>
    <w:p w14:paraId="53B1A276" w14:textId="77777777" w:rsidR="004B39EB" w:rsidRPr="00F11F2E" w:rsidRDefault="004B39EB" w:rsidP="004B39EB">
      <w:pPr>
        <w:pStyle w:val="Default"/>
        <w:spacing w:after="120"/>
        <w:ind w:left="567" w:hanging="567"/>
        <w:jc w:val="both"/>
        <w:rPr>
          <w:noProof/>
        </w:rPr>
      </w:pPr>
      <w:r w:rsidRPr="00F11F2E">
        <w:rPr>
          <w:noProof/>
        </w:rPr>
        <w:t xml:space="preserve">13. </w:t>
      </w:r>
      <w:r>
        <w:rPr>
          <w:noProof/>
        </w:rPr>
        <w:tab/>
      </w:r>
      <w:r w:rsidRPr="00F11F2E">
        <w:rPr>
          <w:noProof/>
        </w:rPr>
        <w:t>Os</w:t>
      </w:r>
      <w:r w:rsidRPr="00F11F2E">
        <w:rPr>
          <w:noProof/>
          <w:spacing w:val="14"/>
        </w:rPr>
        <w:t> </w:t>
      </w:r>
      <w:r w:rsidRPr="00F11F2E">
        <w:rPr>
          <w:noProof/>
          <w:spacing w:val="-1"/>
        </w:rPr>
        <w:t xml:space="preserve">objetivos do auditor independente, onde a entidade tenha </w:t>
      </w:r>
      <w:r>
        <w:rPr>
          <w:noProof/>
          <w:spacing w:val="-1"/>
        </w:rPr>
        <w:t>a</w:t>
      </w:r>
      <w:r w:rsidRPr="00F11F2E">
        <w:rPr>
          <w:noProof/>
          <w:spacing w:val="-1"/>
        </w:rPr>
        <w:t xml:space="preserve"> função de auditoria interna e ele espera utilizar o trabalho des</w:t>
      </w:r>
      <w:r>
        <w:rPr>
          <w:noProof/>
          <w:spacing w:val="-1"/>
        </w:rPr>
        <w:t>s</w:t>
      </w:r>
      <w:r w:rsidRPr="00F11F2E">
        <w:rPr>
          <w:noProof/>
          <w:spacing w:val="-1"/>
        </w:rPr>
        <w:t xml:space="preserve">a função para modificar a natureza, a época </w:t>
      </w:r>
      <w:r w:rsidRPr="00F11F2E">
        <w:rPr>
          <w:noProof/>
        </w:rPr>
        <w:t>ou para reduzir a extensão dos procedimentos de auditoria a serem diretamente executados pelo próprio auditor independente, inclusive quando ele pretende obter assistência direta dos auditores internos são:</w:t>
      </w:r>
    </w:p>
    <w:p w14:paraId="60B2725D" w14:textId="77777777" w:rsidR="004B39EB" w:rsidRPr="00F11F2E" w:rsidRDefault="004B39EB" w:rsidP="004B39EB">
      <w:pPr>
        <w:spacing w:after="120" w:line="240" w:lineRule="auto"/>
        <w:ind w:left="993" w:hanging="426"/>
        <w:jc w:val="both"/>
        <w:rPr>
          <w:rFonts w:ascii="Times New Roman" w:hAnsi="Times New Roman"/>
          <w:noProof/>
          <w:color w:val="000000"/>
          <w:spacing w:val="-1"/>
          <w:sz w:val="24"/>
          <w:szCs w:val="24"/>
        </w:rPr>
      </w:pPr>
      <w:r w:rsidRPr="00F11F2E">
        <w:rPr>
          <w:rFonts w:ascii="Times New Roman" w:hAnsi="Times New Roman"/>
          <w:noProof/>
          <w:color w:val="000000"/>
          <w:sz w:val="24"/>
          <w:szCs w:val="24"/>
        </w:rPr>
        <w:t>(a)</w:t>
      </w:r>
      <w:r w:rsidRPr="00F11F2E">
        <w:rPr>
          <w:rFonts w:ascii="Times New Roman" w:hAnsi="Times New Roman"/>
          <w:color w:val="000000"/>
          <w:sz w:val="24"/>
          <w:szCs w:val="24"/>
        </w:rPr>
        <w:t xml:space="preserve"> </w:t>
      </w:r>
      <w:r>
        <w:rPr>
          <w:rFonts w:ascii="Times New Roman" w:hAnsi="Times New Roman"/>
          <w:color w:val="000000"/>
          <w:sz w:val="24"/>
          <w:szCs w:val="24"/>
        </w:rPr>
        <w:tab/>
      </w:r>
      <w:r w:rsidRPr="00F11F2E">
        <w:rPr>
          <w:rFonts w:ascii="Times New Roman" w:hAnsi="Times New Roman"/>
          <w:noProof/>
          <w:color w:val="000000"/>
          <w:spacing w:val="-7"/>
          <w:sz w:val="24"/>
          <w:szCs w:val="24"/>
        </w:rPr>
        <w:t>d</w:t>
      </w:r>
      <w:r w:rsidRPr="00F11F2E">
        <w:rPr>
          <w:rFonts w:ascii="Times New Roman" w:hAnsi="Times New Roman"/>
          <w:noProof/>
          <w:color w:val="000000"/>
          <w:spacing w:val="-1"/>
          <w:sz w:val="24"/>
          <w:szCs w:val="24"/>
        </w:rPr>
        <w:t>eterminar se o trabalho da auditoria interna ou se a assistência direta dos auditores internos</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pode ser utilizado e, em caso positivo, em quais áreas e em que extensão;</w:t>
      </w:r>
    </w:p>
    <w:p w14:paraId="38DA5066" w14:textId="77777777" w:rsidR="004B39EB" w:rsidRPr="00F11F2E" w:rsidRDefault="004B39EB" w:rsidP="004B39EB">
      <w:pPr>
        <w:spacing w:after="120" w:line="240" w:lineRule="auto"/>
        <w:ind w:left="993" w:hanging="426"/>
        <w:jc w:val="both"/>
        <w:rPr>
          <w:rFonts w:ascii="Times New Roman" w:hAnsi="Times New Roman"/>
          <w:noProof/>
          <w:color w:val="000000"/>
          <w:sz w:val="24"/>
          <w:szCs w:val="24"/>
        </w:rPr>
      </w:pPr>
      <w:r w:rsidRPr="00F11F2E">
        <w:rPr>
          <w:rFonts w:ascii="Times New Roman" w:hAnsi="Times New Roman"/>
          <w:noProof/>
          <w:color w:val="000000"/>
          <w:sz w:val="24"/>
          <w:szCs w:val="24"/>
        </w:rPr>
        <w:t xml:space="preserve">(b) </w:t>
      </w:r>
      <w:r>
        <w:rPr>
          <w:rFonts w:ascii="Times New Roman" w:hAnsi="Times New Roman"/>
          <w:noProof/>
          <w:color w:val="000000"/>
          <w:sz w:val="24"/>
          <w:szCs w:val="24"/>
        </w:rPr>
        <w:tab/>
      </w:r>
      <w:r w:rsidRPr="00F11F2E">
        <w:rPr>
          <w:rFonts w:ascii="Times New Roman" w:hAnsi="Times New Roman"/>
          <w:noProof/>
          <w:color w:val="000000"/>
          <w:sz w:val="24"/>
          <w:szCs w:val="24"/>
        </w:rPr>
        <w:t>se utilizar o trabalho da auditoria interna, o auditor indepe</w:t>
      </w:r>
      <w:r>
        <w:rPr>
          <w:rFonts w:ascii="Times New Roman" w:hAnsi="Times New Roman"/>
          <w:noProof/>
          <w:color w:val="000000"/>
          <w:sz w:val="24"/>
          <w:szCs w:val="24"/>
        </w:rPr>
        <w:t>n</w:t>
      </w:r>
      <w:r w:rsidRPr="00F11F2E">
        <w:rPr>
          <w:rFonts w:ascii="Times New Roman" w:hAnsi="Times New Roman"/>
          <w:noProof/>
          <w:color w:val="000000"/>
          <w:sz w:val="24"/>
          <w:szCs w:val="24"/>
        </w:rPr>
        <w:t xml:space="preserve">dente deve determinar que esse trabalho </w:t>
      </w:r>
      <w:r w:rsidRPr="00F11F2E">
        <w:rPr>
          <w:rFonts w:ascii="Times New Roman" w:hAnsi="Times New Roman"/>
          <w:noProof/>
          <w:color w:val="000000"/>
          <w:spacing w:val="-1"/>
          <w:sz w:val="24"/>
          <w:szCs w:val="24"/>
        </w:rPr>
        <w:t>é adequado para os fins da sua auditoria</w:t>
      </w:r>
      <w:r w:rsidRPr="00F11F2E">
        <w:rPr>
          <w:rFonts w:ascii="Times New Roman" w:hAnsi="Times New Roman"/>
          <w:noProof/>
          <w:color w:val="000000"/>
          <w:sz w:val="24"/>
          <w:szCs w:val="24"/>
        </w:rPr>
        <w:t>; e</w:t>
      </w:r>
    </w:p>
    <w:p w14:paraId="2A4B2123" w14:textId="77777777" w:rsidR="004B39EB" w:rsidRPr="00F11F2E" w:rsidRDefault="004B39EB" w:rsidP="004B39EB">
      <w:pPr>
        <w:spacing w:after="0" w:line="240" w:lineRule="auto"/>
        <w:ind w:left="993" w:hanging="426"/>
        <w:jc w:val="both"/>
        <w:rPr>
          <w:rFonts w:ascii="Times New Roman" w:hAnsi="Times New Roman"/>
          <w:sz w:val="24"/>
          <w:szCs w:val="24"/>
        </w:rPr>
      </w:pPr>
      <w:r w:rsidRPr="00F11F2E">
        <w:rPr>
          <w:rStyle w:val="hps"/>
          <w:rFonts w:ascii="Times New Roman" w:hAnsi="Times New Roman"/>
          <w:sz w:val="24"/>
          <w:szCs w:val="24"/>
          <w:lang w:val="pt-PT"/>
        </w:rPr>
        <w:t>(c</w:t>
      </w:r>
      <w:r w:rsidRPr="00F11F2E">
        <w:rPr>
          <w:rFonts w:ascii="Times New Roman" w:hAnsi="Times New Roman"/>
          <w:sz w:val="24"/>
          <w:szCs w:val="24"/>
          <w:lang w:val="pt-PT"/>
        </w:rPr>
        <w:t xml:space="preserve">) </w:t>
      </w:r>
      <w:r>
        <w:rPr>
          <w:rFonts w:ascii="Times New Roman" w:hAnsi="Times New Roman"/>
          <w:sz w:val="24"/>
          <w:szCs w:val="24"/>
          <w:lang w:val="pt-PT"/>
        </w:rPr>
        <w:tab/>
      </w:r>
      <w:r w:rsidRPr="00F11F2E">
        <w:rPr>
          <w:rStyle w:val="hps"/>
          <w:rFonts w:ascii="Times New Roman" w:hAnsi="Times New Roman"/>
          <w:sz w:val="24"/>
          <w:szCs w:val="24"/>
          <w:lang w:val="pt-PT"/>
        </w:rPr>
        <w:t>se utilizar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os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para prestar assistência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direta</w:t>
      </w:r>
      <w:r w:rsidRPr="00F11F2E">
        <w:rPr>
          <w:rFonts w:ascii="Times New Roman" w:hAnsi="Times New Roman"/>
          <w:sz w:val="24"/>
          <w:szCs w:val="24"/>
          <w:lang w:val="pt-PT"/>
        </w:rPr>
        <w:t>, o auditor independente</w:t>
      </w:r>
      <w:r w:rsidRPr="00F11F2E">
        <w:rPr>
          <w:rStyle w:val="hps"/>
          <w:rFonts w:ascii="Times New Roman" w:hAnsi="Times New Roman"/>
          <w:sz w:val="24"/>
          <w:szCs w:val="24"/>
          <w:lang w:val="pt-PT"/>
        </w:rPr>
        <w:t xml:space="preserve"> deve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dirigir</w:t>
      </w:r>
      <w:r w:rsidRPr="00F11F2E">
        <w:rPr>
          <w:rFonts w:ascii="Times New Roman" w:hAnsi="Times New Roman"/>
          <w:sz w:val="24"/>
          <w:szCs w:val="24"/>
          <w:lang w:val="pt-PT"/>
        </w:rPr>
        <w:t xml:space="preserve">, supervisionar </w:t>
      </w:r>
      <w:r w:rsidRPr="00F11F2E">
        <w:rPr>
          <w:rStyle w:val="hps"/>
          <w:rFonts w:ascii="Times New Roman" w:hAnsi="Times New Roman"/>
          <w:sz w:val="24"/>
          <w:szCs w:val="24"/>
          <w:lang w:val="pt-PT"/>
        </w:rPr>
        <w:t>e revisar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 trabalho executado pelos auditores internos de forma apropriada.</w:t>
      </w:r>
    </w:p>
    <w:p w14:paraId="1F430B84" w14:textId="77777777" w:rsidR="004B39EB" w:rsidRPr="00F11F2E" w:rsidRDefault="004B39EB" w:rsidP="004B39EB">
      <w:pPr>
        <w:spacing w:after="0" w:line="240" w:lineRule="auto"/>
        <w:jc w:val="both"/>
        <w:rPr>
          <w:rFonts w:ascii="Times New Roman" w:hAnsi="Times New Roman"/>
          <w:noProof/>
          <w:sz w:val="24"/>
          <w:szCs w:val="24"/>
        </w:rPr>
      </w:pPr>
    </w:p>
    <w:p w14:paraId="6A1D8B96"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w w:val="95"/>
          <w:sz w:val="24"/>
          <w:szCs w:val="24"/>
        </w:rPr>
        <w:t>Definições</w:t>
      </w:r>
    </w:p>
    <w:p w14:paraId="0A80E205" w14:textId="77777777" w:rsidR="004B39EB" w:rsidRDefault="004B39EB" w:rsidP="004B39EB">
      <w:pPr>
        <w:tabs>
          <w:tab w:val="left" w:pos="751"/>
        </w:tabs>
        <w:spacing w:after="0" w:line="240" w:lineRule="auto"/>
        <w:jc w:val="both"/>
        <w:rPr>
          <w:rFonts w:ascii="Times New Roman" w:hAnsi="Times New Roman"/>
          <w:noProof/>
          <w:color w:val="000000"/>
          <w:sz w:val="24"/>
          <w:szCs w:val="24"/>
        </w:rPr>
      </w:pPr>
    </w:p>
    <w:p w14:paraId="0D6B9C35" w14:textId="77777777" w:rsidR="004B39EB" w:rsidRPr="00F11F2E" w:rsidRDefault="004B39EB" w:rsidP="004B39EB">
      <w:pPr>
        <w:pStyle w:val="Default"/>
        <w:spacing w:after="120"/>
        <w:ind w:left="567" w:hanging="567"/>
        <w:jc w:val="both"/>
        <w:rPr>
          <w:noProof/>
          <w:w w:val="197"/>
        </w:rPr>
      </w:pPr>
      <w:r w:rsidRPr="00F11F2E">
        <w:rPr>
          <w:noProof/>
        </w:rPr>
        <w:t xml:space="preserve">14. </w:t>
      </w:r>
      <w:r>
        <w:rPr>
          <w:noProof/>
        </w:rPr>
        <w:tab/>
      </w:r>
      <w:r w:rsidRPr="00B47743">
        <w:t>Para</w:t>
      </w:r>
      <w:r w:rsidRPr="00F11F2E">
        <w:rPr>
          <w:noProof/>
          <w:spacing w:val="-1"/>
        </w:rPr>
        <w:t xml:space="preserve"> os fins desta Norma, os seguintes termos e expressões possuem o significado abaixo:</w:t>
      </w:r>
      <w:r>
        <w:rPr>
          <w:noProof/>
          <w:spacing w:val="-1"/>
        </w:rPr>
        <w:t xml:space="preserve"> </w:t>
      </w:r>
    </w:p>
    <w:p w14:paraId="74544E2E" w14:textId="77777777" w:rsidR="004B39EB" w:rsidRPr="00F11F2E" w:rsidRDefault="004B39EB" w:rsidP="004B39EB">
      <w:pPr>
        <w:spacing w:after="120" w:line="240" w:lineRule="auto"/>
        <w:ind w:left="567"/>
        <w:jc w:val="both"/>
        <w:rPr>
          <w:rFonts w:ascii="Times New Roman" w:hAnsi="Times New Roman"/>
          <w:noProof/>
          <w:color w:val="000000"/>
          <w:spacing w:val="-1"/>
          <w:sz w:val="24"/>
          <w:szCs w:val="24"/>
        </w:rPr>
      </w:pPr>
      <w:r>
        <w:rPr>
          <w:rFonts w:ascii="Times New Roman" w:hAnsi="Times New Roman"/>
          <w:noProof/>
          <w:color w:val="000000"/>
          <w:sz w:val="24"/>
          <w:szCs w:val="24"/>
        </w:rPr>
        <w:t>A</w:t>
      </w:r>
      <w:r w:rsidRPr="00F11F2E">
        <w:rPr>
          <w:rFonts w:ascii="Times New Roman" w:hAnsi="Times New Roman"/>
          <w:noProof/>
          <w:color w:val="000000"/>
          <w:sz w:val="24"/>
          <w:szCs w:val="24"/>
        </w:rPr>
        <w:t xml:space="preserve">s expressões </w:t>
      </w:r>
      <w:r w:rsidRPr="00F11F2E">
        <w:rPr>
          <w:rFonts w:ascii="Times New Roman" w:hAnsi="Times New Roman"/>
          <w:i/>
          <w:noProof/>
          <w:color w:val="000000"/>
          <w:sz w:val="24"/>
          <w:szCs w:val="24"/>
        </w:rPr>
        <w:t>função de auditoria interna, auditor interno ou auditoria interna</w:t>
      </w:r>
      <w:r w:rsidRPr="00F11F2E">
        <w:rPr>
          <w:rFonts w:ascii="Times New Roman" w:hAnsi="Times New Roman"/>
          <w:noProof/>
          <w:color w:val="000000"/>
          <w:sz w:val="24"/>
          <w:szCs w:val="24"/>
        </w:rPr>
        <w:t xml:space="preserve">, utilizadas de forma alternada ao longo desta </w:t>
      </w:r>
      <w:r>
        <w:rPr>
          <w:rFonts w:ascii="Times New Roman" w:hAnsi="Times New Roman"/>
          <w:noProof/>
          <w:color w:val="000000"/>
          <w:sz w:val="24"/>
          <w:szCs w:val="24"/>
        </w:rPr>
        <w:t>N</w:t>
      </w:r>
      <w:r w:rsidRPr="00F11F2E">
        <w:rPr>
          <w:rFonts w:ascii="Times New Roman" w:hAnsi="Times New Roman"/>
          <w:noProof/>
          <w:color w:val="000000"/>
          <w:sz w:val="24"/>
          <w:szCs w:val="24"/>
        </w:rPr>
        <w:t>orma se referem à</w:t>
      </w:r>
      <w:r w:rsidRPr="00F11F2E">
        <w:rPr>
          <w:rFonts w:ascii="Times New Roman" w:hAnsi="Times New Roman"/>
          <w:noProof/>
          <w:color w:val="000000"/>
          <w:spacing w:val="-2"/>
          <w:sz w:val="24"/>
          <w:szCs w:val="24"/>
        </w:rPr>
        <w:t> </w:t>
      </w:r>
      <w:r w:rsidRPr="00F11F2E">
        <w:rPr>
          <w:rFonts w:ascii="Times New Roman" w:hAnsi="Times New Roman"/>
          <w:noProof/>
          <w:color w:val="000000"/>
          <w:spacing w:val="-1"/>
          <w:sz w:val="24"/>
          <w:szCs w:val="24"/>
        </w:rPr>
        <w:t>função ou pessoas de uma entidade que executem atividades de asseguração e consultoria projetadas para avaliar e melhorar a eficácia da governança, dos processos de controle interno e gestão de risco da entidade (</w:t>
      </w:r>
      <w:r w:rsidRPr="00F11F2E">
        <w:rPr>
          <w:rFonts w:ascii="Times New Roman" w:hAnsi="Times New Roman"/>
          <w:noProof/>
          <w:color w:val="000000"/>
          <w:sz w:val="24"/>
          <w:szCs w:val="24"/>
        </w:rPr>
        <w:t>ver itens</w:t>
      </w:r>
      <w:r w:rsidRPr="00F11F2E">
        <w:rPr>
          <w:rFonts w:ascii="Times New Roman" w:hAnsi="Times New Roman"/>
          <w:noProof/>
          <w:color w:val="000000"/>
          <w:spacing w:val="-7"/>
          <w:sz w:val="24"/>
          <w:szCs w:val="24"/>
        </w:rPr>
        <w:t> </w:t>
      </w:r>
      <w:r w:rsidRPr="00F11F2E">
        <w:rPr>
          <w:rFonts w:ascii="Times New Roman" w:hAnsi="Times New Roman"/>
          <w:noProof/>
          <w:color w:val="000000"/>
          <w:spacing w:val="-1"/>
          <w:sz w:val="24"/>
          <w:szCs w:val="24"/>
        </w:rPr>
        <w:t>A1</w:t>
      </w:r>
      <w:r>
        <w:rPr>
          <w:rFonts w:ascii="Times New Roman" w:hAnsi="Times New Roman"/>
          <w:noProof/>
          <w:color w:val="000000"/>
          <w:spacing w:val="-1"/>
          <w:sz w:val="24"/>
          <w:szCs w:val="24"/>
        </w:rPr>
        <w:t xml:space="preserve"> a </w:t>
      </w:r>
      <w:r w:rsidRPr="00F11F2E">
        <w:rPr>
          <w:rFonts w:ascii="Times New Roman" w:hAnsi="Times New Roman"/>
          <w:noProof/>
          <w:color w:val="000000"/>
          <w:spacing w:val="-1"/>
          <w:sz w:val="24"/>
          <w:szCs w:val="24"/>
        </w:rPr>
        <w:t>A4)</w:t>
      </w:r>
      <w:r>
        <w:rPr>
          <w:rFonts w:ascii="Times New Roman" w:hAnsi="Times New Roman"/>
          <w:noProof/>
          <w:color w:val="000000"/>
          <w:spacing w:val="-1"/>
          <w:sz w:val="24"/>
          <w:szCs w:val="24"/>
        </w:rPr>
        <w:t>.</w:t>
      </w:r>
    </w:p>
    <w:p w14:paraId="61482C00" w14:textId="77777777" w:rsidR="004B39EB" w:rsidRPr="00F11F2E" w:rsidRDefault="004B39EB" w:rsidP="004B39EB">
      <w:pPr>
        <w:spacing w:after="0" w:line="240" w:lineRule="auto"/>
        <w:ind w:left="567"/>
        <w:jc w:val="both"/>
        <w:rPr>
          <w:rFonts w:ascii="Times New Roman" w:hAnsi="Times New Roman"/>
          <w:sz w:val="24"/>
          <w:szCs w:val="24"/>
        </w:rPr>
      </w:pPr>
      <w:r w:rsidRPr="00D5667D">
        <w:rPr>
          <w:rFonts w:ascii="Times New Roman" w:hAnsi="Times New Roman"/>
          <w:i/>
          <w:sz w:val="24"/>
          <w:szCs w:val="24"/>
          <w:lang w:val="pt-PT"/>
        </w:rPr>
        <w:t>Assistência direta</w:t>
      </w:r>
      <w:r w:rsidRPr="00F11F2E">
        <w:rPr>
          <w:rFonts w:ascii="Times New Roman" w:hAnsi="Times New Roman"/>
          <w:sz w:val="24"/>
          <w:szCs w:val="24"/>
          <w:lang w:val="pt-PT"/>
        </w:rPr>
        <w:t xml:space="preserve"> </w:t>
      </w:r>
      <w:r>
        <w:rPr>
          <w:rFonts w:ascii="Times New Roman" w:hAnsi="Times New Roman"/>
          <w:sz w:val="24"/>
          <w:szCs w:val="24"/>
          <w:lang w:val="pt-PT"/>
        </w:rPr>
        <w:t>é a</w:t>
      </w:r>
      <w:r w:rsidRPr="00F11F2E">
        <w:rPr>
          <w:rFonts w:ascii="Times New Roman" w:hAnsi="Times New Roman"/>
          <w:sz w:val="24"/>
          <w:szCs w:val="24"/>
          <w:lang w:val="pt-PT"/>
        </w:rPr>
        <w:t xml:space="preserve"> </w:t>
      </w:r>
      <w:r w:rsidRPr="0031111E">
        <w:rPr>
          <w:rFonts w:ascii="Times New Roman" w:hAnsi="Times New Roman"/>
          <w:sz w:val="24"/>
          <w:szCs w:val="24"/>
          <w:highlight w:val="yellow"/>
          <w:lang w:val="pt-PT"/>
        </w:rPr>
        <w:t>utilização de auditores internos</w:t>
      </w:r>
      <w:r w:rsidRPr="00F11F2E">
        <w:rPr>
          <w:rFonts w:ascii="Times New Roman" w:hAnsi="Times New Roman"/>
          <w:sz w:val="24"/>
          <w:szCs w:val="24"/>
          <w:lang w:val="pt-PT"/>
        </w:rPr>
        <w:t xml:space="preserve"> para executar procedimentos de auditoria, sob a direção, supervisão e revisão do auditor independente .</w:t>
      </w:r>
    </w:p>
    <w:p w14:paraId="28CCEE6B" w14:textId="77777777" w:rsidR="004B39EB" w:rsidRPr="00F11F2E" w:rsidRDefault="004B39EB" w:rsidP="004B39EB">
      <w:pPr>
        <w:spacing w:after="0" w:line="240" w:lineRule="auto"/>
        <w:jc w:val="both"/>
        <w:rPr>
          <w:rFonts w:ascii="Times New Roman" w:hAnsi="Times New Roman"/>
          <w:noProof/>
          <w:sz w:val="24"/>
          <w:szCs w:val="24"/>
        </w:rPr>
      </w:pPr>
    </w:p>
    <w:p w14:paraId="58E3405B"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w w:val="95"/>
          <w:sz w:val="24"/>
          <w:szCs w:val="24"/>
        </w:rPr>
        <w:t>Requisitos</w:t>
      </w:r>
    </w:p>
    <w:p w14:paraId="2128D9D2" w14:textId="77777777" w:rsidR="004B39EB" w:rsidRDefault="004B39EB" w:rsidP="004B39EB">
      <w:pPr>
        <w:spacing w:after="0" w:line="240" w:lineRule="auto"/>
        <w:jc w:val="both"/>
        <w:rPr>
          <w:rFonts w:ascii="Times New Roman" w:hAnsi="Times New Roman"/>
          <w:b/>
          <w:noProof/>
          <w:color w:val="000000"/>
          <w:spacing w:val="-1"/>
          <w:w w:val="95"/>
          <w:sz w:val="24"/>
          <w:szCs w:val="24"/>
        </w:rPr>
      </w:pPr>
    </w:p>
    <w:p w14:paraId="3739234F" w14:textId="77777777" w:rsidR="004B39EB" w:rsidRPr="00F11F2E" w:rsidRDefault="004B39EB" w:rsidP="004B39EB">
      <w:pPr>
        <w:spacing w:after="0" w:line="240" w:lineRule="auto"/>
        <w:jc w:val="both"/>
        <w:rPr>
          <w:rFonts w:ascii="Times New Roman" w:hAnsi="Times New Roman"/>
          <w:b/>
          <w:noProof/>
          <w:color w:val="000000"/>
          <w:spacing w:val="-1"/>
          <w:w w:val="95"/>
          <w:sz w:val="24"/>
          <w:szCs w:val="24"/>
        </w:rPr>
      </w:pPr>
      <w:r w:rsidRPr="00F11F2E">
        <w:rPr>
          <w:rFonts w:ascii="Times New Roman" w:hAnsi="Times New Roman"/>
          <w:b/>
          <w:noProof/>
          <w:color w:val="000000"/>
          <w:spacing w:val="-1"/>
          <w:w w:val="95"/>
          <w:sz w:val="24"/>
          <w:szCs w:val="24"/>
        </w:rPr>
        <w:t>Determinação se o trabalho da auditoria interna pode ser utilizado</w:t>
      </w:r>
    </w:p>
    <w:p w14:paraId="260C5542"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w w:val="95"/>
          <w:sz w:val="24"/>
          <w:szCs w:val="24"/>
        </w:rPr>
        <w:t xml:space="preserve"> </w:t>
      </w:r>
    </w:p>
    <w:p w14:paraId="422F8A5C" w14:textId="77777777" w:rsidR="004B39EB" w:rsidRPr="00F11F2E" w:rsidRDefault="004B39EB" w:rsidP="004B39EB">
      <w:pPr>
        <w:spacing w:after="0" w:line="240" w:lineRule="auto"/>
        <w:jc w:val="both"/>
        <w:rPr>
          <w:rFonts w:ascii="Times New Roman" w:hAnsi="Times New Roman"/>
          <w:i/>
          <w:noProof/>
          <w:color w:val="000000"/>
          <w:sz w:val="24"/>
          <w:szCs w:val="24"/>
        </w:rPr>
      </w:pPr>
      <w:r w:rsidRPr="00F11F2E">
        <w:rPr>
          <w:rFonts w:ascii="Times New Roman" w:hAnsi="Times New Roman"/>
          <w:i/>
          <w:noProof/>
          <w:color w:val="000000"/>
          <w:sz w:val="24"/>
          <w:szCs w:val="24"/>
        </w:rPr>
        <w:t>Avaliação da função de auditoria interna</w:t>
      </w:r>
    </w:p>
    <w:p w14:paraId="34DBCCE8" w14:textId="77777777" w:rsidR="004B39EB" w:rsidRPr="00F11F2E" w:rsidRDefault="004B39EB" w:rsidP="004B39EB">
      <w:pPr>
        <w:spacing w:after="0" w:line="240" w:lineRule="auto"/>
        <w:jc w:val="both"/>
        <w:rPr>
          <w:rFonts w:ascii="Times New Roman" w:hAnsi="Times New Roman"/>
          <w:sz w:val="24"/>
          <w:szCs w:val="24"/>
        </w:rPr>
      </w:pPr>
    </w:p>
    <w:p w14:paraId="6F509FD1" w14:textId="77777777" w:rsidR="004B39EB" w:rsidRPr="00F11F2E" w:rsidRDefault="004B39EB" w:rsidP="004B39EB">
      <w:pPr>
        <w:pStyle w:val="Default"/>
        <w:spacing w:after="120"/>
        <w:ind w:left="567" w:hanging="567"/>
        <w:jc w:val="both"/>
      </w:pPr>
      <w:r w:rsidRPr="00F11F2E">
        <w:rPr>
          <w:noProof/>
        </w:rPr>
        <w:t xml:space="preserve">15. </w:t>
      </w:r>
      <w:r>
        <w:rPr>
          <w:noProof/>
        </w:rPr>
        <w:tab/>
      </w:r>
      <w:r w:rsidRPr="00F11F2E">
        <w:rPr>
          <w:noProof/>
        </w:rPr>
        <w:t>O</w:t>
      </w:r>
      <w:r w:rsidRPr="00F11F2E">
        <w:rPr>
          <w:noProof/>
          <w:spacing w:val="21"/>
        </w:rPr>
        <w:t> </w:t>
      </w:r>
      <w:r w:rsidRPr="00F11F2E">
        <w:rPr>
          <w:noProof/>
        </w:rPr>
        <w:t>auditor</w:t>
      </w:r>
      <w:r w:rsidRPr="00F11F2E">
        <w:rPr>
          <w:noProof/>
          <w:spacing w:val="-1"/>
        </w:rPr>
        <w:t xml:space="preserve"> independente deve determinar se</w:t>
      </w:r>
      <w:r w:rsidRPr="00F11F2E">
        <w:rPr>
          <w:noProof/>
          <w:w w:val="159"/>
        </w:rPr>
        <w:t> </w:t>
      </w:r>
      <w:r w:rsidRPr="00F11F2E">
        <w:rPr>
          <w:noProof/>
          <w:spacing w:val="-1"/>
        </w:rPr>
        <w:t>o trabalho da</w:t>
      </w:r>
      <w:r w:rsidRPr="00F11F2E">
        <w:rPr>
          <w:noProof/>
        </w:rPr>
        <w:t xml:space="preserve"> auditoria</w:t>
      </w:r>
      <w:r w:rsidRPr="00F11F2E">
        <w:rPr>
          <w:noProof/>
          <w:spacing w:val="-1"/>
        </w:rPr>
        <w:t xml:space="preserve"> interna</w:t>
      </w:r>
      <w:r w:rsidRPr="00F11F2E">
        <w:rPr>
          <w:noProof/>
          <w:spacing w:val="20"/>
        </w:rPr>
        <w:t> </w:t>
      </w:r>
      <w:r w:rsidRPr="00F11F2E">
        <w:rPr>
          <w:noProof/>
          <w:spacing w:val="-1"/>
        </w:rPr>
        <w:t>pode ser utilizado para os fins da auditoria, considerando o seguinte:</w:t>
      </w:r>
    </w:p>
    <w:p w14:paraId="03101655"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(a)</w:t>
      </w:r>
      <w:r>
        <w:rPr>
          <w:rFonts w:ascii="Times New Roman" w:hAnsi="Times New Roman"/>
          <w:color w:val="000000"/>
          <w:sz w:val="24"/>
          <w:szCs w:val="24"/>
        </w:rPr>
        <w:tab/>
      </w:r>
      <w:r w:rsidRPr="00F11F2E">
        <w:rPr>
          <w:rFonts w:ascii="Times New Roman" w:hAnsi="Times New Roman"/>
          <w:noProof/>
          <w:color w:val="000000"/>
          <w:sz w:val="24"/>
          <w:szCs w:val="24"/>
        </w:rPr>
        <w:t>a</w:t>
      </w:r>
      <w:r w:rsidRPr="00F11F2E">
        <w:rPr>
          <w:rFonts w:ascii="Times New Roman" w:hAnsi="Times New Roman"/>
          <w:noProof/>
          <w:color w:val="000000"/>
          <w:spacing w:val="11"/>
          <w:sz w:val="24"/>
          <w:szCs w:val="24"/>
        </w:rPr>
        <w:t> </w:t>
      </w:r>
      <w:r w:rsidRPr="00F11F2E">
        <w:rPr>
          <w:rFonts w:ascii="Times New Roman" w:hAnsi="Times New Roman"/>
          <w:noProof/>
          <w:color w:val="000000"/>
          <w:spacing w:val="-1"/>
          <w:sz w:val="24"/>
          <w:szCs w:val="24"/>
        </w:rPr>
        <w:t>extensão na qual a posição hierárquica da auditoria interna na</w:t>
      </w:r>
      <w:r w:rsidRPr="00F11F2E">
        <w:rPr>
          <w:rFonts w:ascii="Times New Roman" w:hAnsi="Times New Roman"/>
          <w:noProof/>
          <w:color w:val="000000"/>
          <w:spacing w:val="-2"/>
          <w:sz w:val="24"/>
          <w:szCs w:val="24"/>
        </w:rPr>
        <w:t xml:space="preserve"> </w:t>
      </w:r>
      <w:r w:rsidRPr="00F11F2E">
        <w:rPr>
          <w:rFonts w:ascii="Times New Roman" w:hAnsi="Times New Roman"/>
          <w:noProof/>
          <w:color w:val="000000"/>
          <w:spacing w:val="-1"/>
          <w:sz w:val="24"/>
          <w:szCs w:val="24"/>
        </w:rPr>
        <w:t>organização e suas</w:t>
      </w:r>
      <w:r w:rsidRPr="00F11F2E">
        <w:rPr>
          <w:rFonts w:ascii="Times New Roman" w:hAnsi="Times New Roman"/>
          <w:noProof/>
          <w:color w:val="000000"/>
          <w:w w:val="193"/>
          <w:sz w:val="24"/>
          <w:szCs w:val="24"/>
        </w:rPr>
        <w:t> </w:t>
      </w:r>
      <w:r w:rsidRPr="00F11F2E">
        <w:rPr>
          <w:rFonts w:ascii="Times New Roman" w:hAnsi="Times New Roman"/>
          <w:noProof/>
          <w:color w:val="000000"/>
          <w:sz w:val="24"/>
          <w:szCs w:val="24"/>
        </w:rPr>
        <w:t>políticas e procedimentos propiciam objetividade dos auditores internos</w:t>
      </w:r>
      <w:r w:rsidRPr="00F11F2E">
        <w:rPr>
          <w:rFonts w:ascii="Times New Roman" w:hAnsi="Times New Roman"/>
          <w:noProof/>
          <w:color w:val="000000"/>
          <w:spacing w:val="3"/>
          <w:sz w:val="24"/>
          <w:szCs w:val="24"/>
        </w:rPr>
        <w:t>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itens</w:t>
      </w:r>
      <w:r w:rsidRPr="00F11F2E">
        <w:rPr>
          <w:rFonts w:ascii="Times New Roman" w:hAnsi="Times New Roman"/>
          <w:noProof/>
          <w:color w:val="000000"/>
          <w:spacing w:val="-7"/>
          <w:sz w:val="24"/>
          <w:szCs w:val="24"/>
        </w:rPr>
        <w:t> </w:t>
      </w:r>
      <w:r w:rsidRPr="00F11F2E">
        <w:rPr>
          <w:rFonts w:ascii="Times New Roman" w:hAnsi="Times New Roman"/>
          <w:noProof/>
          <w:color w:val="000000"/>
          <w:spacing w:val="-1"/>
          <w:sz w:val="24"/>
          <w:szCs w:val="24"/>
        </w:rPr>
        <w:t>A5</w:t>
      </w:r>
      <w:r>
        <w:rPr>
          <w:rFonts w:ascii="Times New Roman" w:hAnsi="Times New Roman"/>
          <w:noProof/>
          <w:color w:val="000000"/>
          <w:spacing w:val="-1"/>
          <w:sz w:val="24"/>
          <w:szCs w:val="24"/>
        </w:rPr>
        <w:t xml:space="preserve"> a </w:t>
      </w:r>
      <w:r w:rsidRPr="00F11F2E">
        <w:rPr>
          <w:rFonts w:ascii="Times New Roman" w:hAnsi="Times New Roman"/>
          <w:noProof/>
          <w:color w:val="000000"/>
          <w:spacing w:val="-1"/>
          <w:sz w:val="24"/>
          <w:szCs w:val="24"/>
        </w:rPr>
        <w:t>A9)</w:t>
      </w:r>
      <w:r>
        <w:rPr>
          <w:rFonts w:ascii="Times New Roman" w:hAnsi="Times New Roman"/>
          <w:noProof/>
          <w:color w:val="000000"/>
          <w:spacing w:val="-1"/>
          <w:sz w:val="24"/>
          <w:szCs w:val="24"/>
        </w:rPr>
        <w:t>;</w:t>
      </w:r>
    </w:p>
    <w:p w14:paraId="1B3562AB" w14:textId="77777777" w:rsidR="004B39EB" w:rsidRPr="00F11F2E" w:rsidRDefault="004B39EB" w:rsidP="004B39EB">
      <w:pPr>
        <w:tabs>
          <w:tab w:val="left" w:pos="1298"/>
        </w:tabs>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(b) </w:t>
      </w:r>
      <w:r>
        <w:rPr>
          <w:rFonts w:ascii="Times New Roman" w:hAnsi="Times New Roman"/>
          <w:noProof/>
          <w:color w:val="000000"/>
          <w:sz w:val="24"/>
          <w:szCs w:val="24"/>
        </w:rPr>
        <w:tab/>
      </w:r>
      <w:r w:rsidRPr="00F11F2E">
        <w:rPr>
          <w:rFonts w:ascii="Times New Roman" w:hAnsi="Times New Roman"/>
          <w:noProof/>
          <w:color w:val="000000"/>
          <w:sz w:val="24"/>
          <w:szCs w:val="24"/>
        </w:rPr>
        <w:t>o</w:t>
      </w:r>
      <w:r w:rsidRPr="00F11F2E">
        <w:rPr>
          <w:rFonts w:ascii="Times New Roman" w:hAnsi="Times New Roman"/>
          <w:noProof/>
          <w:color w:val="000000"/>
          <w:w w:val="208"/>
          <w:sz w:val="24"/>
          <w:szCs w:val="24"/>
        </w:rPr>
        <w:t> </w:t>
      </w:r>
      <w:r w:rsidRPr="00F11F2E">
        <w:rPr>
          <w:rFonts w:ascii="Times New Roman" w:hAnsi="Times New Roman"/>
          <w:noProof/>
          <w:color w:val="000000"/>
          <w:spacing w:val="-1"/>
          <w:sz w:val="24"/>
          <w:szCs w:val="24"/>
        </w:rPr>
        <w:t>nível</w:t>
      </w:r>
      <w:r w:rsidRPr="00F11F2E">
        <w:rPr>
          <w:rFonts w:ascii="Times New Roman" w:hAnsi="Times New Roman"/>
          <w:noProof/>
          <w:color w:val="000000"/>
          <w:w w:val="206"/>
          <w:sz w:val="24"/>
          <w:szCs w:val="24"/>
        </w:rPr>
        <w:t> </w:t>
      </w:r>
      <w:r w:rsidRPr="00F11F2E">
        <w:rPr>
          <w:rFonts w:ascii="Times New Roman" w:hAnsi="Times New Roman"/>
          <w:noProof/>
          <w:color w:val="000000"/>
          <w:sz w:val="24"/>
          <w:szCs w:val="24"/>
        </w:rPr>
        <w:t>de</w:t>
      </w:r>
      <w:r w:rsidRPr="00F11F2E">
        <w:rPr>
          <w:rFonts w:ascii="Times New Roman" w:hAnsi="Times New Roman"/>
          <w:noProof/>
          <w:color w:val="000000"/>
          <w:w w:val="203"/>
          <w:sz w:val="24"/>
          <w:szCs w:val="24"/>
        </w:rPr>
        <w:t> </w:t>
      </w:r>
      <w:r w:rsidRPr="00F11F2E">
        <w:rPr>
          <w:rFonts w:ascii="Times New Roman" w:hAnsi="Times New Roman"/>
          <w:noProof/>
          <w:color w:val="000000"/>
          <w:spacing w:val="-1"/>
          <w:sz w:val="24"/>
          <w:szCs w:val="24"/>
        </w:rPr>
        <w:t>competência da função de auditoria interna</w:t>
      </w:r>
      <w:r w:rsidRPr="00F11F2E">
        <w:rPr>
          <w:rFonts w:ascii="Times New Roman" w:hAnsi="Times New Roman"/>
          <w:noProof/>
          <w:color w:val="000000"/>
          <w:w w:val="209"/>
          <w:sz w:val="24"/>
          <w:szCs w:val="24"/>
        </w:rPr>
        <w:t>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itens</w:t>
      </w:r>
      <w:r w:rsidRPr="00F11F2E">
        <w:rPr>
          <w:rFonts w:ascii="Times New Roman" w:hAnsi="Times New Roman"/>
          <w:noProof/>
          <w:color w:val="000000"/>
          <w:spacing w:val="-7"/>
          <w:sz w:val="24"/>
          <w:szCs w:val="24"/>
        </w:rPr>
        <w:t> </w:t>
      </w:r>
      <w:r w:rsidRPr="00F11F2E">
        <w:rPr>
          <w:rFonts w:ascii="Times New Roman" w:hAnsi="Times New Roman"/>
          <w:noProof/>
          <w:color w:val="000000"/>
          <w:spacing w:val="-1"/>
          <w:sz w:val="24"/>
          <w:szCs w:val="24"/>
        </w:rPr>
        <w:t>A5</w:t>
      </w:r>
      <w:r>
        <w:rPr>
          <w:rFonts w:ascii="Times New Roman" w:hAnsi="Times New Roman"/>
          <w:noProof/>
          <w:color w:val="000000"/>
          <w:spacing w:val="-1"/>
          <w:sz w:val="24"/>
          <w:szCs w:val="24"/>
        </w:rPr>
        <w:t xml:space="preserve"> a </w:t>
      </w:r>
      <w:r w:rsidRPr="00F11F2E">
        <w:rPr>
          <w:rFonts w:ascii="Times New Roman" w:hAnsi="Times New Roman"/>
          <w:noProof/>
          <w:color w:val="000000"/>
          <w:spacing w:val="-1"/>
          <w:sz w:val="24"/>
          <w:szCs w:val="24"/>
        </w:rPr>
        <w:t>A9)</w:t>
      </w:r>
      <w:r>
        <w:rPr>
          <w:rFonts w:ascii="Times New Roman" w:hAnsi="Times New Roman"/>
          <w:noProof/>
          <w:color w:val="000000"/>
          <w:spacing w:val="-1"/>
          <w:sz w:val="24"/>
          <w:szCs w:val="24"/>
        </w:rPr>
        <w:t>; e</w:t>
      </w:r>
    </w:p>
    <w:p w14:paraId="6A16FEE8" w14:textId="77777777" w:rsidR="004B39EB" w:rsidRPr="00F11F2E" w:rsidRDefault="004B39EB" w:rsidP="004B39EB">
      <w:pPr>
        <w:spacing w:after="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(c)</w:t>
      </w:r>
      <w:r>
        <w:rPr>
          <w:rFonts w:ascii="Times New Roman" w:hAnsi="Times New Roman"/>
          <w:color w:val="000000"/>
          <w:sz w:val="24"/>
          <w:szCs w:val="24"/>
        </w:rPr>
        <w:tab/>
      </w:r>
      <w:r>
        <w:rPr>
          <w:rFonts w:ascii="Times New Roman" w:hAnsi="Times New Roman"/>
          <w:noProof/>
          <w:color w:val="000000"/>
          <w:spacing w:val="-1"/>
          <w:sz w:val="24"/>
          <w:szCs w:val="24"/>
        </w:rPr>
        <w:t>s</w:t>
      </w:r>
      <w:r w:rsidRPr="00F11F2E">
        <w:rPr>
          <w:rFonts w:ascii="Times New Roman" w:hAnsi="Times New Roman"/>
          <w:noProof/>
          <w:color w:val="000000"/>
          <w:spacing w:val="-1"/>
          <w:sz w:val="24"/>
          <w:szCs w:val="24"/>
        </w:rPr>
        <w:t>e</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2"/>
          <w:sz w:val="24"/>
          <w:szCs w:val="24"/>
        </w:rPr>
        <w:t>função</w:t>
      </w:r>
      <w:r>
        <w:rPr>
          <w:rFonts w:ascii="Times New Roman" w:hAnsi="Times New Roman"/>
          <w:noProof/>
          <w:color w:val="000000"/>
          <w:spacing w:val="-2"/>
          <w:sz w:val="24"/>
          <w:szCs w:val="24"/>
        </w:rPr>
        <w:t xml:space="preserve"> </w:t>
      </w:r>
      <w:r w:rsidRPr="00F11F2E">
        <w:rPr>
          <w:rFonts w:ascii="Times New Roman" w:hAnsi="Times New Roman"/>
          <w:noProof/>
          <w:color w:val="000000"/>
          <w:spacing w:val="-2"/>
          <w:sz w:val="24"/>
          <w:szCs w:val="24"/>
        </w:rPr>
        <w:t>de</w:t>
      </w:r>
      <w:r>
        <w:rPr>
          <w:rFonts w:ascii="Times New Roman" w:hAnsi="Times New Roman"/>
          <w:noProof/>
          <w:color w:val="000000"/>
          <w:spacing w:val="-2"/>
          <w:sz w:val="24"/>
          <w:szCs w:val="24"/>
        </w:rPr>
        <w:t xml:space="preserve"> </w:t>
      </w:r>
      <w:r w:rsidRPr="00F11F2E">
        <w:rPr>
          <w:rFonts w:ascii="Times New Roman" w:hAnsi="Times New Roman"/>
          <w:noProof/>
          <w:color w:val="000000"/>
          <w:spacing w:val="-1"/>
          <w:sz w:val="24"/>
          <w:szCs w:val="24"/>
        </w:rPr>
        <w:t>auditoria</w:t>
      </w:r>
      <w:r>
        <w:rPr>
          <w:rFonts w:ascii="Times New Roman" w:hAnsi="Times New Roman"/>
          <w:noProof/>
          <w:color w:val="000000"/>
          <w:spacing w:val="-1"/>
          <w:sz w:val="24"/>
          <w:szCs w:val="24"/>
        </w:rPr>
        <w:t xml:space="preserve"> </w:t>
      </w:r>
      <w:r w:rsidRPr="00F11F2E">
        <w:rPr>
          <w:rFonts w:ascii="Times New Roman" w:hAnsi="Times New Roman"/>
          <w:noProof/>
          <w:color w:val="000000"/>
          <w:sz w:val="24"/>
          <w:szCs w:val="24"/>
        </w:rPr>
        <w:t>interna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aplica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uma abordagem</w:t>
      </w:r>
      <w:r>
        <w:rPr>
          <w:rFonts w:ascii="Times New Roman" w:hAnsi="Times New Roman"/>
          <w:noProof/>
          <w:color w:val="000000"/>
          <w:sz w:val="24"/>
          <w:szCs w:val="24"/>
        </w:rPr>
        <w:t xml:space="preserve"> </w:t>
      </w:r>
      <w:r>
        <w:rPr>
          <w:rFonts w:ascii="Times New Roman" w:hAnsi="Times New Roman"/>
          <w:noProof/>
          <w:color w:val="000000"/>
          <w:spacing w:val="-1"/>
          <w:sz w:val="24"/>
          <w:szCs w:val="24"/>
        </w:rPr>
        <w:t xml:space="preserve">sistemática e </w:t>
      </w:r>
      <w:r w:rsidRPr="00F11F2E">
        <w:rPr>
          <w:rFonts w:ascii="Times New Roman" w:hAnsi="Times New Roman"/>
          <w:noProof/>
          <w:color w:val="000000"/>
          <w:spacing w:val="-1"/>
          <w:sz w:val="24"/>
          <w:szCs w:val="24"/>
        </w:rPr>
        <w:t>disciplinada</w:t>
      </w:r>
      <w:r w:rsidRPr="00F11F2E">
        <w:rPr>
          <w:rFonts w:ascii="Times New Roman" w:hAnsi="Times New Roman"/>
          <w:noProof/>
          <w:color w:val="000000"/>
          <w:sz w:val="24"/>
          <w:szCs w:val="24"/>
        </w:rPr>
        <w:t>,</w:t>
      </w:r>
      <w:r>
        <w:rPr>
          <w:rFonts w:ascii="Times New Roman" w:hAnsi="Times New Roman"/>
          <w:noProof/>
          <w:color w:val="000000"/>
          <w:sz w:val="24"/>
          <w:szCs w:val="24"/>
        </w:rPr>
        <w:t xml:space="preserve"> </w:t>
      </w:r>
      <w:r w:rsidRPr="00F11F2E">
        <w:rPr>
          <w:rFonts w:ascii="Times New Roman" w:hAnsi="Times New Roman"/>
          <w:noProof/>
          <w:color w:val="000000"/>
          <w:spacing w:val="-1"/>
          <w:sz w:val="24"/>
          <w:szCs w:val="24"/>
        </w:rPr>
        <w:t>incluindo controle de qualidade</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w:t>
      </w:r>
      <w:r w:rsidRPr="00F11F2E">
        <w:rPr>
          <w:rFonts w:ascii="Times New Roman" w:hAnsi="Times New Roman"/>
          <w:noProof/>
          <w:color w:val="000000"/>
          <w:spacing w:val="-7"/>
          <w:sz w:val="24"/>
          <w:szCs w:val="24"/>
        </w:rPr>
        <w:t xml:space="preserve">ver itens </w:t>
      </w:r>
      <w:r w:rsidRPr="00F11F2E">
        <w:rPr>
          <w:rFonts w:ascii="Times New Roman" w:hAnsi="Times New Roman"/>
          <w:noProof/>
          <w:color w:val="000000"/>
          <w:spacing w:val="-2"/>
          <w:sz w:val="24"/>
          <w:szCs w:val="24"/>
        </w:rPr>
        <w:t>A10</w:t>
      </w:r>
      <w:r>
        <w:rPr>
          <w:rFonts w:ascii="Times New Roman" w:hAnsi="Times New Roman"/>
          <w:noProof/>
          <w:color w:val="000000"/>
          <w:spacing w:val="-2"/>
          <w:sz w:val="24"/>
          <w:szCs w:val="24"/>
        </w:rPr>
        <w:t xml:space="preserve"> e </w:t>
      </w:r>
      <w:r w:rsidRPr="00F11F2E">
        <w:rPr>
          <w:rFonts w:ascii="Times New Roman" w:hAnsi="Times New Roman"/>
          <w:noProof/>
          <w:color w:val="000000"/>
          <w:spacing w:val="-2"/>
          <w:sz w:val="24"/>
          <w:szCs w:val="24"/>
        </w:rPr>
        <w:t>A11)</w:t>
      </w:r>
      <w:r>
        <w:rPr>
          <w:rFonts w:ascii="Times New Roman" w:hAnsi="Times New Roman"/>
          <w:noProof/>
          <w:color w:val="000000"/>
          <w:spacing w:val="-2"/>
          <w:sz w:val="24"/>
          <w:szCs w:val="24"/>
        </w:rPr>
        <w:t>.</w:t>
      </w:r>
    </w:p>
    <w:p w14:paraId="0F3DF163" w14:textId="77777777" w:rsidR="004B39EB" w:rsidRPr="00F11F2E" w:rsidRDefault="004B39EB" w:rsidP="004B39EB">
      <w:pPr>
        <w:spacing w:after="0" w:line="240" w:lineRule="auto"/>
        <w:jc w:val="both"/>
        <w:rPr>
          <w:rFonts w:ascii="Times New Roman" w:hAnsi="Times New Roman"/>
          <w:noProof/>
          <w:sz w:val="24"/>
          <w:szCs w:val="24"/>
        </w:rPr>
      </w:pPr>
    </w:p>
    <w:p w14:paraId="5662140B" w14:textId="77777777" w:rsidR="004B39EB" w:rsidRPr="00F11F2E" w:rsidRDefault="004B39EB" w:rsidP="004B39EB">
      <w:pPr>
        <w:pStyle w:val="Default"/>
        <w:spacing w:after="120"/>
        <w:ind w:left="567" w:hanging="567"/>
        <w:jc w:val="both"/>
      </w:pPr>
      <w:r w:rsidRPr="00F11F2E">
        <w:rPr>
          <w:noProof/>
        </w:rPr>
        <w:t xml:space="preserve">16. </w:t>
      </w:r>
      <w:r>
        <w:rPr>
          <w:noProof/>
        </w:rPr>
        <w:tab/>
      </w:r>
      <w:r w:rsidRPr="00F11F2E">
        <w:rPr>
          <w:noProof/>
        </w:rPr>
        <w:t>O</w:t>
      </w:r>
      <w:r w:rsidRPr="00F11F2E">
        <w:rPr>
          <w:noProof/>
          <w:spacing w:val="21"/>
        </w:rPr>
        <w:t> </w:t>
      </w:r>
      <w:r w:rsidRPr="00F11F2E">
        <w:rPr>
          <w:noProof/>
        </w:rPr>
        <w:t>auditor</w:t>
      </w:r>
      <w:r w:rsidRPr="00F11F2E">
        <w:rPr>
          <w:noProof/>
          <w:spacing w:val="-1"/>
        </w:rPr>
        <w:t xml:space="preserve"> independente não</w:t>
      </w:r>
      <w:r w:rsidRPr="00F11F2E">
        <w:rPr>
          <w:noProof/>
          <w:spacing w:val="23"/>
        </w:rPr>
        <w:t> </w:t>
      </w:r>
      <w:r w:rsidRPr="00F11F2E">
        <w:rPr>
          <w:noProof/>
          <w:spacing w:val="-2"/>
        </w:rPr>
        <w:t xml:space="preserve">deve usar o trabalho da auditoria interna </w:t>
      </w:r>
      <w:r w:rsidRPr="00F11F2E">
        <w:rPr>
          <w:noProof/>
          <w:spacing w:val="-1"/>
        </w:rPr>
        <w:t>se ele determinar que:</w:t>
      </w:r>
    </w:p>
    <w:p w14:paraId="0BA7C2DD" w14:textId="77777777" w:rsidR="004B39EB" w:rsidRPr="00F11F2E" w:rsidRDefault="004B39EB" w:rsidP="004B39EB">
      <w:pPr>
        <w:spacing w:after="120" w:line="240" w:lineRule="auto"/>
        <w:ind w:left="993" w:hanging="426"/>
        <w:jc w:val="both"/>
        <w:rPr>
          <w:rFonts w:ascii="Times New Roman" w:hAnsi="Times New Roman"/>
          <w:noProof/>
          <w:color w:val="000000"/>
          <w:spacing w:val="-1"/>
          <w:sz w:val="24"/>
          <w:szCs w:val="24"/>
        </w:rPr>
      </w:pPr>
      <w:r w:rsidRPr="00F11F2E">
        <w:rPr>
          <w:rFonts w:ascii="Times New Roman" w:hAnsi="Times New Roman"/>
          <w:noProof/>
          <w:color w:val="000000"/>
          <w:sz w:val="24"/>
          <w:szCs w:val="24"/>
        </w:rPr>
        <w:t xml:space="preserve">(a) </w:t>
      </w:r>
      <w:r>
        <w:rPr>
          <w:rFonts w:ascii="Times New Roman" w:hAnsi="Times New Roman"/>
          <w:noProof/>
          <w:color w:val="000000"/>
          <w:sz w:val="24"/>
          <w:szCs w:val="24"/>
        </w:rPr>
        <w:tab/>
      </w:r>
      <w:r w:rsidRPr="00F11F2E">
        <w:rPr>
          <w:rFonts w:ascii="Times New Roman" w:hAnsi="Times New Roman"/>
          <w:noProof/>
          <w:color w:val="000000"/>
          <w:spacing w:val="-1"/>
          <w:sz w:val="24"/>
          <w:szCs w:val="24"/>
        </w:rPr>
        <w:t>a posição hierárquica da auditoria interna na</w:t>
      </w:r>
      <w:r w:rsidRPr="00F11F2E">
        <w:rPr>
          <w:rFonts w:ascii="Times New Roman" w:hAnsi="Times New Roman"/>
          <w:noProof/>
          <w:color w:val="000000"/>
          <w:spacing w:val="-2"/>
          <w:sz w:val="24"/>
          <w:szCs w:val="24"/>
        </w:rPr>
        <w:t xml:space="preserve"> </w:t>
      </w:r>
      <w:r w:rsidRPr="00F11F2E">
        <w:rPr>
          <w:rFonts w:ascii="Times New Roman" w:hAnsi="Times New Roman"/>
          <w:noProof/>
          <w:color w:val="000000"/>
          <w:spacing w:val="-1"/>
          <w:sz w:val="24"/>
          <w:szCs w:val="24"/>
        </w:rPr>
        <w:t>organização e suas</w:t>
      </w:r>
      <w:r w:rsidRPr="00F11F2E">
        <w:rPr>
          <w:rFonts w:ascii="Times New Roman" w:hAnsi="Times New Roman"/>
          <w:noProof/>
          <w:color w:val="000000"/>
          <w:w w:val="193"/>
          <w:sz w:val="24"/>
          <w:szCs w:val="24"/>
        </w:rPr>
        <w:t> </w:t>
      </w:r>
      <w:r w:rsidRPr="00F11F2E">
        <w:rPr>
          <w:rFonts w:ascii="Times New Roman" w:hAnsi="Times New Roman"/>
          <w:noProof/>
          <w:color w:val="000000"/>
          <w:sz w:val="24"/>
          <w:szCs w:val="24"/>
        </w:rPr>
        <w:t>políticas e procedimentos não propiciam</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adequada objetividade dos auditores internos</w:t>
      </w:r>
      <w:r w:rsidRPr="00F11F2E">
        <w:rPr>
          <w:rFonts w:ascii="Times New Roman" w:hAnsi="Times New Roman"/>
          <w:noProof/>
          <w:color w:val="000000"/>
          <w:spacing w:val="-1"/>
          <w:sz w:val="24"/>
          <w:szCs w:val="24"/>
        </w:rPr>
        <w:t>;</w:t>
      </w:r>
    </w:p>
    <w:p w14:paraId="3DEB5C19"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(b) </w:t>
      </w:r>
      <w:r>
        <w:rPr>
          <w:rFonts w:ascii="Times New Roman" w:hAnsi="Times New Roman"/>
          <w:noProof/>
          <w:color w:val="000000"/>
          <w:sz w:val="24"/>
          <w:szCs w:val="24"/>
        </w:rPr>
        <w:tab/>
      </w:r>
      <w:r w:rsidRPr="00F11F2E">
        <w:rPr>
          <w:rFonts w:ascii="Times New Roman" w:hAnsi="Times New Roman"/>
          <w:noProof/>
          <w:color w:val="000000"/>
          <w:sz w:val="24"/>
          <w:szCs w:val="24"/>
        </w:rPr>
        <w:t>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função da auditoria interna não tem suficiente competência;</w:t>
      </w:r>
      <w:r w:rsidRPr="00F11F2E">
        <w:rPr>
          <w:rFonts w:ascii="Times New Roman" w:hAnsi="Times New Roman"/>
          <w:noProof/>
          <w:color w:val="000000"/>
          <w:spacing w:val="3"/>
          <w:sz w:val="24"/>
          <w:szCs w:val="24"/>
        </w:rPr>
        <w:t> </w:t>
      </w:r>
      <w:r w:rsidRPr="00F11F2E">
        <w:rPr>
          <w:rFonts w:ascii="Times New Roman" w:hAnsi="Times New Roman"/>
          <w:noProof/>
          <w:color w:val="000000"/>
          <w:sz w:val="24"/>
          <w:szCs w:val="24"/>
        </w:rPr>
        <w:t>ou</w:t>
      </w:r>
    </w:p>
    <w:p w14:paraId="0938ED53" w14:textId="77777777" w:rsidR="004B39EB" w:rsidRPr="00F11F2E" w:rsidRDefault="004B39EB" w:rsidP="004B39EB">
      <w:pPr>
        <w:spacing w:after="0" w:line="240" w:lineRule="auto"/>
        <w:ind w:left="993" w:hanging="426"/>
        <w:jc w:val="both"/>
        <w:rPr>
          <w:rFonts w:ascii="Times New Roman" w:hAnsi="Times New Roman"/>
          <w:noProof/>
          <w:color w:val="000000"/>
          <w:spacing w:val="-1"/>
          <w:sz w:val="24"/>
          <w:szCs w:val="24"/>
        </w:rPr>
      </w:pPr>
      <w:r w:rsidRPr="00F11F2E">
        <w:rPr>
          <w:rFonts w:ascii="Times New Roman" w:hAnsi="Times New Roman"/>
          <w:noProof/>
          <w:color w:val="000000"/>
          <w:sz w:val="24"/>
          <w:szCs w:val="24"/>
        </w:rPr>
        <w:t xml:space="preserve">(c) </w:t>
      </w:r>
      <w:r>
        <w:rPr>
          <w:rFonts w:ascii="Times New Roman" w:hAnsi="Times New Roman"/>
          <w:noProof/>
          <w:color w:val="000000"/>
          <w:sz w:val="24"/>
          <w:szCs w:val="24"/>
        </w:rPr>
        <w:tab/>
      </w:r>
      <w:r w:rsidRPr="00F11F2E">
        <w:rPr>
          <w:rFonts w:ascii="Times New Roman" w:hAnsi="Times New Roman"/>
          <w:noProof/>
          <w:color w:val="000000"/>
          <w:sz w:val="24"/>
          <w:szCs w:val="24"/>
        </w:rPr>
        <w:t>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 xml:space="preserve">função não </w:t>
      </w:r>
      <w:r w:rsidRPr="00F11F2E">
        <w:rPr>
          <w:rFonts w:ascii="Times New Roman" w:hAnsi="Times New Roman"/>
          <w:noProof/>
          <w:color w:val="000000"/>
          <w:sz w:val="24"/>
          <w:szCs w:val="24"/>
        </w:rPr>
        <w:t xml:space="preserve">aplica uma abordagem </w:t>
      </w:r>
      <w:r w:rsidRPr="00F11F2E">
        <w:rPr>
          <w:rFonts w:ascii="Times New Roman" w:hAnsi="Times New Roman"/>
          <w:noProof/>
          <w:color w:val="000000"/>
          <w:spacing w:val="-1"/>
          <w:sz w:val="24"/>
          <w:szCs w:val="24"/>
        </w:rPr>
        <w:t>sistemática</w:t>
      </w:r>
      <w:r w:rsidRPr="00F11F2E">
        <w:rPr>
          <w:rFonts w:ascii="Times New Roman" w:hAnsi="Times New Roman"/>
          <w:noProof/>
          <w:color w:val="000000"/>
          <w:w w:val="165"/>
          <w:sz w:val="24"/>
          <w:szCs w:val="24"/>
        </w:rPr>
        <w:t> </w:t>
      </w:r>
      <w:r w:rsidRPr="00F11F2E">
        <w:rPr>
          <w:rFonts w:ascii="Times New Roman" w:hAnsi="Times New Roman"/>
          <w:noProof/>
          <w:color w:val="000000"/>
          <w:sz w:val="24"/>
          <w:szCs w:val="24"/>
        </w:rPr>
        <w:t>e</w:t>
      </w:r>
      <w:r w:rsidRPr="00F11F2E">
        <w:rPr>
          <w:rFonts w:ascii="Times New Roman" w:hAnsi="Times New Roman"/>
          <w:noProof/>
          <w:color w:val="000000"/>
          <w:w w:val="167"/>
          <w:sz w:val="24"/>
          <w:szCs w:val="24"/>
        </w:rPr>
        <w:t> </w:t>
      </w:r>
      <w:r w:rsidRPr="00F11F2E">
        <w:rPr>
          <w:rFonts w:ascii="Times New Roman" w:hAnsi="Times New Roman"/>
          <w:noProof/>
          <w:color w:val="000000"/>
          <w:spacing w:val="-1"/>
          <w:sz w:val="24"/>
          <w:szCs w:val="24"/>
        </w:rPr>
        <w:t>disciplinada</w:t>
      </w:r>
      <w:r w:rsidRPr="00F11F2E">
        <w:rPr>
          <w:rFonts w:ascii="Times New Roman" w:hAnsi="Times New Roman"/>
          <w:noProof/>
          <w:color w:val="000000"/>
          <w:sz w:val="24"/>
          <w:szCs w:val="24"/>
        </w:rPr>
        <w:t xml:space="preserve">, </w:t>
      </w:r>
      <w:r w:rsidRPr="00F11F2E">
        <w:rPr>
          <w:rFonts w:ascii="Times New Roman" w:hAnsi="Times New Roman"/>
          <w:noProof/>
          <w:color w:val="000000"/>
          <w:spacing w:val="-1"/>
          <w:sz w:val="24"/>
          <w:szCs w:val="24"/>
        </w:rPr>
        <w:t>incluindo controle de qualidade</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(ver itens</w:t>
      </w:r>
      <w:r>
        <w:rPr>
          <w:rFonts w:ascii="Times New Roman" w:hAnsi="Times New Roman"/>
          <w:noProof/>
          <w:color w:val="000000"/>
          <w:spacing w:val="-7"/>
          <w:sz w:val="24"/>
          <w:szCs w:val="24"/>
        </w:rPr>
        <w:t xml:space="preserve"> </w:t>
      </w:r>
      <w:r w:rsidRPr="00F11F2E">
        <w:rPr>
          <w:rFonts w:ascii="Times New Roman" w:hAnsi="Times New Roman"/>
          <w:noProof/>
          <w:color w:val="000000"/>
          <w:spacing w:val="-1"/>
          <w:sz w:val="24"/>
          <w:szCs w:val="24"/>
        </w:rPr>
        <w:t>A12</w:t>
      </w:r>
      <w:r>
        <w:rPr>
          <w:rFonts w:ascii="Times New Roman" w:hAnsi="Times New Roman"/>
          <w:noProof/>
          <w:color w:val="000000"/>
          <w:spacing w:val="-1"/>
          <w:sz w:val="24"/>
          <w:szCs w:val="24"/>
        </w:rPr>
        <w:t xml:space="preserve"> a </w:t>
      </w:r>
      <w:r w:rsidRPr="00F11F2E">
        <w:rPr>
          <w:rFonts w:ascii="Times New Roman" w:hAnsi="Times New Roman"/>
          <w:noProof/>
          <w:color w:val="000000"/>
          <w:spacing w:val="-1"/>
          <w:sz w:val="24"/>
          <w:szCs w:val="24"/>
        </w:rPr>
        <w:t>A14)</w:t>
      </w:r>
      <w:r>
        <w:rPr>
          <w:rFonts w:ascii="Times New Roman" w:hAnsi="Times New Roman"/>
          <w:noProof/>
          <w:color w:val="000000"/>
          <w:spacing w:val="-1"/>
          <w:sz w:val="24"/>
          <w:szCs w:val="24"/>
        </w:rPr>
        <w:t>.</w:t>
      </w:r>
    </w:p>
    <w:p w14:paraId="67F52C24" w14:textId="77777777" w:rsidR="004B39EB" w:rsidRPr="00F11F2E" w:rsidRDefault="004B39EB" w:rsidP="004B39EB">
      <w:pPr>
        <w:spacing w:after="0" w:line="240" w:lineRule="auto"/>
        <w:jc w:val="both"/>
        <w:rPr>
          <w:rFonts w:ascii="Times New Roman" w:hAnsi="Times New Roman"/>
          <w:noProof/>
          <w:sz w:val="24"/>
          <w:szCs w:val="24"/>
        </w:rPr>
      </w:pPr>
    </w:p>
    <w:p w14:paraId="43AB5A9D"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i/>
          <w:noProof/>
          <w:color w:val="000000"/>
          <w:spacing w:val="-1"/>
          <w:sz w:val="24"/>
          <w:szCs w:val="24"/>
        </w:rPr>
        <w:t xml:space="preserve">Determinação da </w:t>
      </w:r>
      <w:r w:rsidRPr="00F11F2E">
        <w:rPr>
          <w:rFonts w:ascii="Times New Roman" w:hAnsi="Times New Roman"/>
          <w:i/>
          <w:noProof/>
          <w:color w:val="000000"/>
          <w:spacing w:val="-2"/>
          <w:sz w:val="24"/>
          <w:szCs w:val="24"/>
        </w:rPr>
        <w:t>Natureza</w:t>
      </w:r>
      <w:r w:rsidRPr="00F11F2E">
        <w:rPr>
          <w:rFonts w:ascii="Times New Roman" w:hAnsi="Times New Roman"/>
          <w:i/>
          <w:noProof/>
          <w:color w:val="000000"/>
          <w:spacing w:val="4"/>
          <w:sz w:val="24"/>
          <w:szCs w:val="24"/>
        </w:rPr>
        <w:t> </w:t>
      </w:r>
      <w:r w:rsidRPr="00F11F2E">
        <w:rPr>
          <w:rFonts w:ascii="Times New Roman" w:hAnsi="Times New Roman"/>
          <w:i/>
          <w:noProof/>
          <w:color w:val="000000"/>
          <w:sz w:val="24"/>
          <w:szCs w:val="24"/>
        </w:rPr>
        <w:t>e</w:t>
      </w:r>
      <w:r w:rsidRPr="00F11F2E">
        <w:rPr>
          <w:rFonts w:ascii="Times New Roman" w:hAnsi="Times New Roman"/>
          <w:i/>
          <w:noProof/>
          <w:color w:val="000000"/>
          <w:spacing w:val="5"/>
          <w:sz w:val="24"/>
          <w:szCs w:val="24"/>
        </w:rPr>
        <w:t> </w:t>
      </w:r>
      <w:r w:rsidRPr="00F11F2E">
        <w:rPr>
          <w:rFonts w:ascii="Times New Roman" w:hAnsi="Times New Roman"/>
          <w:i/>
          <w:noProof/>
          <w:color w:val="000000"/>
          <w:spacing w:val="-1"/>
          <w:sz w:val="24"/>
          <w:szCs w:val="24"/>
        </w:rPr>
        <w:t>Extensão do Trabalho da Auditoria Interna que Pode Ser Utilizado</w:t>
      </w:r>
    </w:p>
    <w:p w14:paraId="1FC00457" w14:textId="77777777" w:rsidR="004B39EB" w:rsidRDefault="004B39EB" w:rsidP="004B39EB">
      <w:pPr>
        <w:tabs>
          <w:tab w:val="left" w:pos="1126"/>
        </w:tabs>
        <w:spacing w:after="0" w:line="240" w:lineRule="auto"/>
        <w:jc w:val="both"/>
        <w:rPr>
          <w:rFonts w:ascii="Times New Roman" w:hAnsi="Times New Roman"/>
          <w:noProof/>
          <w:color w:val="000000"/>
          <w:sz w:val="24"/>
          <w:szCs w:val="24"/>
        </w:rPr>
      </w:pPr>
    </w:p>
    <w:p w14:paraId="24734623" w14:textId="77777777" w:rsidR="004B39EB" w:rsidRPr="00F11F2E" w:rsidRDefault="004B39EB" w:rsidP="004B39EB">
      <w:pPr>
        <w:pStyle w:val="Default"/>
        <w:ind w:left="567" w:hanging="567"/>
        <w:jc w:val="both"/>
        <w:rPr>
          <w:noProof/>
          <w:spacing w:val="-1"/>
        </w:rPr>
      </w:pPr>
      <w:r w:rsidRPr="00F11F2E">
        <w:rPr>
          <w:noProof/>
        </w:rPr>
        <w:t xml:space="preserve">17. </w:t>
      </w:r>
      <w:r>
        <w:rPr>
          <w:noProof/>
        </w:rPr>
        <w:tab/>
      </w:r>
      <w:r w:rsidRPr="00F11F2E">
        <w:rPr>
          <w:noProof/>
          <w:spacing w:val="-1"/>
        </w:rPr>
        <w:t>Como</w:t>
      </w:r>
      <w:r w:rsidRPr="00F11F2E">
        <w:rPr>
          <w:noProof/>
          <w:spacing w:val="10"/>
        </w:rPr>
        <w:t> </w:t>
      </w:r>
      <w:r w:rsidRPr="00F11F2E">
        <w:rPr>
          <w:noProof/>
          <w:spacing w:val="-1"/>
        </w:rPr>
        <w:t>base para determinar as áreas e a extensão na qual o trabalho da</w:t>
      </w:r>
      <w:r>
        <w:rPr>
          <w:noProof/>
          <w:spacing w:val="-1"/>
        </w:rPr>
        <w:t xml:space="preserve"> </w:t>
      </w:r>
      <w:r w:rsidRPr="00F11F2E">
        <w:rPr>
          <w:noProof/>
          <w:spacing w:val="-1"/>
        </w:rPr>
        <w:t>auditoria interna pode ser utilizado, o auditor independente deve considerar a natureza e o alcance do trabalho executado ou que foi planejado ser executado pela auditoria interna e a sua relevância para a sua estratégia global de auditoria e seu plano de auditoria</w:t>
      </w:r>
      <w:r w:rsidRPr="00F11F2E">
        <w:rPr>
          <w:noProof/>
          <w:spacing w:val="4"/>
        </w:rPr>
        <w:t> </w:t>
      </w:r>
      <w:r w:rsidRPr="00F11F2E">
        <w:rPr>
          <w:noProof/>
          <w:spacing w:val="-1"/>
        </w:rPr>
        <w:t>(</w:t>
      </w:r>
      <w:r w:rsidRPr="00F11F2E">
        <w:rPr>
          <w:noProof/>
        </w:rPr>
        <w:t>ver itens</w:t>
      </w:r>
      <w:r w:rsidRPr="00F11F2E">
        <w:rPr>
          <w:noProof/>
          <w:spacing w:val="-7"/>
        </w:rPr>
        <w:t> </w:t>
      </w:r>
      <w:r w:rsidRPr="00F11F2E">
        <w:rPr>
          <w:noProof/>
          <w:spacing w:val="-1"/>
        </w:rPr>
        <w:t>A15</w:t>
      </w:r>
      <w:r>
        <w:rPr>
          <w:noProof/>
          <w:spacing w:val="-1"/>
        </w:rPr>
        <w:t xml:space="preserve"> a </w:t>
      </w:r>
      <w:r w:rsidRPr="00F11F2E">
        <w:rPr>
          <w:noProof/>
          <w:spacing w:val="-1"/>
        </w:rPr>
        <w:t>A17)</w:t>
      </w:r>
      <w:r>
        <w:rPr>
          <w:noProof/>
          <w:spacing w:val="-1"/>
        </w:rPr>
        <w:t>.</w:t>
      </w:r>
    </w:p>
    <w:p w14:paraId="75567FF5" w14:textId="77777777" w:rsidR="004B39EB" w:rsidRPr="00F11F2E" w:rsidRDefault="004B39EB" w:rsidP="004B39EB">
      <w:pPr>
        <w:tabs>
          <w:tab w:val="left" w:pos="1673"/>
        </w:tabs>
        <w:spacing w:after="0" w:line="240" w:lineRule="auto"/>
        <w:jc w:val="both"/>
        <w:rPr>
          <w:rFonts w:ascii="Times New Roman" w:hAnsi="Times New Roman"/>
          <w:noProof/>
          <w:sz w:val="24"/>
          <w:szCs w:val="24"/>
        </w:rPr>
      </w:pPr>
    </w:p>
    <w:p w14:paraId="1277D2A4" w14:textId="77777777" w:rsidR="004B39EB" w:rsidRPr="00F11F2E" w:rsidRDefault="004B39EB" w:rsidP="004B39EB">
      <w:pPr>
        <w:pStyle w:val="Default"/>
        <w:spacing w:after="120"/>
        <w:ind w:left="567" w:hanging="567"/>
        <w:jc w:val="both"/>
        <w:rPr>
          <w:noProof/>
        </w:rPr>
      </w:pPr>
      <w:r w:rsidRPr="00F11F2E">
        <w:rPr>
          <w:noProof/>
        </w:rPr>
        <w:t xml:space="preserve">18. </w:t>
      </w:r>
      <w:r>
        <w:rPr>
          <w:noProof/>
        </w:rPr>
        <w:tab/>
      </w:r>
      <w:r w:rsidRPr="00F11F2E">
        <w:rPr>
          <w:noProof/>
        </w:rPr>
        <w:t>O</w:t>
      </w:r>
      <w:r w:rsidRPr="00F11F2E">
        <w:rPr>
          <w:noProof/>
          <w:spacing w:val="21"/>
        </w:rPr>
        <w:t> </w:t>
      </w:r>
      <w:r w:rsidRPr="00F11F2E">
        <w:rPr>
          <w:noProof/>
        </w:rPr>
        <w:t>auditor</w:t>
      </w:r>
      <w:r w:rsidRPr="00F11F2E">
        <w:rPr>
          <w:noProof/>
          <w:spacing w:val="-1"/>
        </w:rPr>
        <w:t xml:space="preserve"> independente deve exercer todos os julgamentos importantes no trabalho de auditoria e, para prevenir o uso indevido do trabalho da auditoria interna, nas circunstâncias abaixo, ele deve planejar utilizar menos do trabalho dessa função e executar diretamente a maior parte do trabalho em (</w:t>
      </w:r>
      <w:r w:rsidRPr="00F11F2E">
        <w:rPr>
          <w:noProof/>
        </w:rPr>
        <w:t>ver itens</w:t>
      </w:r>
      <w:r w:rsidRPr="00F11F2E">
        <w:rPr>
          <w:noProof/>
          <w:spacing w:val="-7"/>
        </w:rPr>
        <w:t> </w:t>
      </w:r>
      <w:r w:rsidRPr="00F11F2E">
        <w:rPr>
          <w:noProof/>
          <w:spacing w:val="-1"/>
        </w:rPr>
        <w:t>A15</w:t>
      </w:r>
      <w:r>
        <w:rPr>
          <w:noProof/>
          <w:spacing w:val="-1"/>
        </w:rPr>
        <w:t xml:space="preserve"> a </w:t>
      </w:r>
      <w:r w:rsidRPr="00F11F2E">
        <w:rPr>
          <w:noProof/>
          <w:spacing w:val="-1"/>
        </w:rPr>
        <w:t>A17)</w:t>
      </w:r>
      <w:r>
        <w:rPr>
          <w:noProof/>
          <w:spacing w:val="-1"/>
        </w:rPr>
        <w:t>:</w:t>
      </w:r>
    </w:p>
    <w:p w14:paraId="19D8A224" w14:textId="77777777" w:rsidR="004B39EB" w:rsidRPr="00F11F2E" w:rsidRDefault="004B39EB" w:rsidP="004B39EB">
      <w:pPr>
        <w:tabs>
          <w:tab w:val="left" w:pos="1673"/>
        </w:tabs>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(a) </w:t>
      </w:r>
      <w:r>
        <w:rPr>
          <w:rFonts w:ascii="Times New Roman" w:hAnsi="Times New Roman"/>
          <w:noProof/>
          <w:color w:val="000000"/>
          <w:sz w:val="24"/>
          <w:szCs w:val="24"/>
        </w:rPr>
        <w:tab/>
      </w:r>
      <w:r w:rsidRPr="00F11F2E">
        <w:rPr>
          <w:rFonts w:ascii="Times New Roman" w:hAnsi="Times New Roman"/>
          <w:noProof/>
          <w:color w:val="000000"/>
          <w:sz w:val="24"/>
          <w:szCs w:val="24"/>
        </w:rPr>
        <w:t>atividades que envolvem maior julgamento, como</w:t>
      </w:r>
      <w:r>
        <w:rPr>
          <w:rFonts w:ascii="Times New Roman" w:hAnsi="Times New Roman"/>
          <w:noProof/>
          <w:color w:val="000000"/>
          <w:sz w:val="24"/>
          <w:szCs w:val="24"/>
        </w:rPr>
        <w:t>,</w:t>
      </w:r>
      <w:r w:rsidRPr="00F11F2E">
        <w:rPr>
          <w:rFonts w:ascii="Times New Roman" w:hAnsi="Times New Roman"/>
          <w:noProof/>
          <w:color w:val="000000"/>
          <w:sz w:val="24"/>
          <w:szCs w:val="24"/>
        </w:rPr>
        <w:t xml:space="preserve"> por exemplo, no planejamento e execução de procedimentos importantes de auditoria, bem como na avaliação da evidência </w:t>
      </w:r>
      <w:r w:rsidRPr="00F11F2E">
        <w:rPr>
          <w:rFonts w:ascii="Times New Roman" w:hAnsi="Times New Roman"/>
          <w:noProof/>
          <w:color w:val="000000"/>
          <w:spacing w:val="-1"/>
          <w:sz w:val="24"/>
          <w:szCs w:val="24"/>
        </w:rPr>
        <w:t>de auditoria coletada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itens A18</w:t>
      </w:r>
      <w:r>
        <w:rPr>
          <w:rFonts w:ascii="Times New Roman" w:hAnsi="Times New Roman"/>
          <w:noProof/>
          <w:color w:val="000000"/>
          <w:sz w:val="24"/>
          <w:szCs w:val="24"/>
        </w:rPr>
        <w:t xml:space="preserve"> a </w:t>
      </w:r>
      <w:r w:rsidRPr="00F11F2E">
        <w:rPr>
          <w:rFonts w:ascii="Times New Roman" w:hAnsi="Times New Roman"/>
          <w:noProof/>
          <w:color w:val="000000"/>
          <w:sz w:val="24"/>
          <w:szCs w:val="24"/>
        </w:rPr>
        <w:t>A19)</w:t>
      </w:r>
      <w:r>
        <w:rPr>
          <w:rFonts w:ascii="Times New Roman" w:hAnsi="Times New Roman"/>
          <w:noProof/>
          <w:color w:val="000000"/>
          <w:sz w:val="24"/>
          <w:szCs w:val="24"/>
        </w:rPr>
        <w:t>;</w:t>
      </w:r>
    </w:p>
    <w:p w14:paraId="26D0FA46" w14:textId="4F42C886" w:rsidR="004B39EB" w:rsidRPr="00F11F2E" w:rsidRDefault="004B39EB" w:rsidP="004B39EB">
      <w:pPr>
        <w:tabs>
          <w:tab w:val="left" w:pos="1673"/>
        </w:tabs>
        <w:spacing w:after="120" w:line="240" w:lineRule="auto"/>
        <w:ind w:left="993" w:hanging="426"/>
        <w:jc w:val="both"/>
        <w:rPr>
          <w:rFonts w:ascii="Times New Roman" w:hAnsi="Times New Roman"/>
          <w:noProof/>
          <w:color w:val="000000"/>
          <w:spacing w:val="-1"/>
          <w:sz w:val="24"/>
          <w:szCs w:val="24"/>
        </w:rPr>
      </w:pPr>
      <w:r w:rsidRPr="009560E3">
        <w:rPr>
          <w:rFonts w:ascii="Times New Roman" w:hAnsi="Times New Roman"/>
          <w:noProof/>
          <w:sz w:val="24"/>
          <w:szCs w:val="24"/>
        </w:rPr>
        <mc:AlternateContent>
          <mc:Choice Requires="wps">
            <w:drawing>
              <wp:anchor distT="0" distB="0" distL="114300" distR="114300" simplePos="0" relativeHeight="251658261" behindDoc="1" locked="0" layoutInCell="1" allowOverlap="1" wp14:anchorId="695492AC" wp14:editId="5BEDDCF7">
                <wp:simplePos x="0" y="0"/>
                <wp:positionH relativeFrom="page">
                  <wp:posOffset>5245100</wp:posOffset>
                </wp:positionH>
                <wp:positionV relativeFrom="page">
                  <wp:posOffset>4977765</wp:posOffset>
                </wp:positionV>
                <wp:extent cx="471805" cy="791210"/>
                <wp:effectExtent l="0" t="0" r="4445" b="8890"/>
                <wp:wrapNone/>
                <wp:docPr id="38" name="Caixa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 cy="79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E36E6"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2C0CF0AB" w14:textId="77777777" w:rsidR="004B39EB" w:rsidRDefault="004B39EB" w:rsidP="004B39EB">
                            <w:pPr>
                              <w:autoSpaceDE w:val="0"/>
                              <w:autoSpaceDN w:val="0"/>
                              <w:adjustRightInd w:val="0"/>
                              <w:spacing w:line="262" w:lineRule="exact"/>
                            </w:pP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492AC" id="Caixa de Texto 38" o:spid="_x0000_s1032" type="#_x0000_t202" style="position:absolute;left:0;text-align:left;margin-left:413pt;margin-top:391.95pt;width:37.15pt;height:62.3pt;z-index:-25165821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" filled="f" stroked="f">
                <v:textbox style="layout-flow:vertical;mso-layout-flow-alt:bottom-to-top" inset="0,0,0,0">
                  <w:txbxContent>
                    <w:p w14:paraId="537E36E6"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2C0CF0AB" w14:textId="77777777" w:rsidR="004B39EB" w:rsidRDefault="004B39EB" w:rsidP="004B39EB">
                      <w:pPr>
                        <w:autoSpaceDE w:val="0"/>
                        <w:autoSpaceDN w:val="0"/>
                        <w:adjustRightInd w:val="0"/>
                        <w:spacing w:line="262" w:lineRule="exact"/>
                      </w:pPr>
                    </w:p>
                  </w:txbxContent>
                </v:textbox>
                <w10:wrap anchorx="page" anchory="page"/>
              </v:shape>
            </w:pict>
          </mc:Fallback>
        </mc:AlternateContent>
      </w:r>
      <w:r w:rsidRPr="00F11F2E">
        <w:rPr>
          <w:rFonts w:ascii="Times New Roman" w:hAnsi="Times New Roman"/>
          <w:noProof/>
          <w:color w:val="000000"/>
          <w:sz w:val="24"/>
          <w:szCs w:val="24"/>
        </w:rPr>
        <w:t xml:space="preserve">(b) </w:t>
      </w:r>
      <w:r>
        <w:rPr>
          <w:rFonts w:ascii="Times New Roman" w:hAnsi="Times New Roman"/>
          <w:noProof/>
          <w:color w:val="000000"/>
          <w:sz w:val="24"/>
          <w:szCs w:val="24"/>
        </w:rPr>
        <w:tab/>
      </w:r>
      <w:r w:rsidRPr="00F11F2E">
        <w:rPr>
          <w:rFonts w:ascii="Times New Roman" w:hAnsi="Times New Roman"/>
          <w:noProof/>
          <w:color w:val="000000"/>
          <w:sz w:val="24"/>
          <w:szCs w:val="24"/>
        </w:rPr>
        <w:t>áreas onde o risco avaliado de distorção relevante no nível das afirmações é maior, com consideração especial aos riscos identificados como significativos</w:t>
      </w:r>
      <w:r w:rsidRPr="00F11F2E">
        <w:rPr>
          <w:rFonts w:ascii="Times New Roman" w:hAnsi="Times New Roman"/>
          <w:noProof/>
          <w:color w:val="000000"/>
          <w:spacing w:val="3"/>
          <w:sz w:val="24"/>
          <w:szCs w:val="24"/>
        </w:rPr>
        <w:t>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itens</w:t>
      </w:r>
      <w:r w:rsidRPr="00F11F2E">
        <w:rPr>
          <w:rFonts w:ascii="Times New Roman" w:hAnsi="Times New Roman"/>
          <w:noProof/>
          <w:color w:val="000000"/>
          <w:spacing w:val="-6"/>
          <w:sz w:val="24"/>
          <w:szCs w:val="24"/>
        </w:rPr>
        <w:t> </w:t>
      </w:r>
      <w:r w:rsidRPr="00F11F2E">
        <w:rPr>
          <w:rFonts w:ascii="Times New Roman" w:hAnsi="Times New Roman"/>
          <w:noProof/>
          <w:color w:val="000000"/>
          <w:sz w:val="24"/>
          <w:szCs w:val="24"/>
        </w:rPr>
        <w:t>A20</w:t>
      </w:r>
      <w:r>
        <w:rPr>
          <w:rFonts w:ascii="Times New Roman" w:hAnsi="Times New Roman"/>
          <w:noProof/>
          <w:color w:val="000000"/>
          <w:sz w:val="24"/>
          <w:szCs w:val="24"/>
        </w:rPr>
        <w:t xml:space="preserve"> a </w:t>
      </w:r>
      <w:r w:rsidRPr="00F11F2E">
        <w:rPr>
          <w:rFonts w:ascii="Times New Roman" w:hAnsi="Times New Roman"/>
          <w:noProof/>
          <w:color w:val="000000"/>
          <w:sz w:val="24"/>
          <w:szCs w:val="24"/>
        </w:rPr>
        <w:t>A22)</w:t>
      </w:r>
      <w:r>
        <w:rPr>
          <w:rFonts w:ascii="Times New Roman" w:hAnsi="Times New Roman"/>
          <w:noProof/>
          <w:color w:val="000000"/>
          <w:sz w:val="24"/>
          <w:szCs w:val="24"/>
        </w:rPr>
        <w:t>;</w:t>
      </w:r>
    </w:p>
    <w:p w14:paraId="3A1E15F0" w14:textId="77777777" w:rsidR="004B39EB" w:rsidRPr="00F11F2E" w:rsidRDefault="004B39EB" w:rsidP="004B39EB">
      <w:pPr>
        <w:tabs>
          <w:tab w:val="left" w:pos="1673"/>
        </w:tabs>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(c) </w:t>
      </w:r>
      <w:r>
        <w:rPr>
          <w:rFonts w:ascii="Times New Roman" w:hAnsi="Times New Roman"/>
          <w:noProof/>
          <w:color w:val="000000"/>
          <w:sz w:val="24"/>
          <w:szCs w:val="24"/>
        </w:rPr>
        <w:tab/>
      </w:r>
      <w:r w:rsidRPr="00F11F2E">
        <w:rPr>
          <w:rFonts w:ascii="Times New Roman" w:hAnsi="Times New Roman"/>
          <w:noProof/>
          <w:color w:val="000000"/>
          <w:sz w:val="24"/>
          <w:szCs w:val="24"/>
        </w:rPr>
        <w:t>situações em que a posição hierárquica da auditoria interna na organização da entidade e suas políticas e procedimentos não propiciem adequada objetividade dos auditores internos; e</w:t>
      </w:r>
    </w:p>
    <w:p w14:paraId="2F3C6F1B" w14:textId="77777777" w:rsidR="004B39EB" w:rsidRPr="00F11F2E" w:rsidRDefault="004B39EB" w:rsidP="004B39EB">
      <w:pPr>
        <w:tabs>
          <w:tab w:val="left" w:pos="1673"/>
        </w:tabs>
        <w:spacing w:after="0" w:line="240" w:lineRule="auto"/>
        <w:ind w:left="993" w:hanging="426"/>
        <w:jc w:val="both"/>
        <w:rPr>
          <w:rFonts w:ascii="Times New Roman" w:hAnsi="Times New Roman"/>
          <w:noProof/>
          <w:color w:val="000000"/>
          <w:spacing w:val="-1"/>
          <w:sz w:val="24"/>
          <w:szCs w:val="24"/>
        </w:rPr>
      </w:pPr>
      <w:r w:rsidRPr="00F11F2E">
        <w:rPr>
          <w:rFonts w:ascii="Times New Roman" w:hAnsi="Times New Roman"/>
          <w:noProof/>
          <w:color w:val="000000"/>
          <w:sz w:val="24"/>
          <w:szCs w:val="24"/>
        </w:rPr>
        <w:t>(d)</w:t>
      </w:r>
      <w:r w:rsidRPr="00F11F2E">
        <w:rPr>
          <w:rFonts w:ascii="Times New Roman" w:hAnsi="Times New Roman"/>
          <w:color w:val="000000"/>
          <w:sz w:val="24"/>
          <w:szCs w:val="24"/>
        </w:rPr>
        <w:t xml:space="preserve"> </w:t>
      </w:r>
      <w:r>
        <w:rPr>
          <w:rFonts w:ascii="Times New Roman" w:hAnsi="Times New Roman"/>
          <w:color w:val="000000"/>
          <w:sz w:val="24"/>
          <w:szCs w:val="24"/>
        </w:rPr>
        <w:tab/>
      </w:r>
      <w:r w:rsidRPr="00F11F2E">
        <w:rPr>
          <w:rFonts w:ascii="Times New Roman" w:hAnsi="Times New Roman"/>
          <w:color w:val="000000"/>
          <w:sz w:val="24"/>
          <w:szCs w:val="24"/>
        </w:rPr>
        <w:t>situações em que</w:t>
      </w:r>
      <w:r w:rsidRPr="00F11F2E">
        <w:rPr>
          <w:rFonts w:ascii="Times New Roman" w:hAnsi="Times New Roman"/>
          <w:noProof/>
          <w:color w:val="000000"/>
          <w:sz w:val="24"/>
          <w:szCs w:val="24"/>
        </w:rPr>
        <w:t xml:space="preserve"> o nível de competência da auditoria interna é menor do que o considerado necessário</w:t>
      </w:r>
      <w:r w:rsidRPr="00F11F2E">
        <w:rPr>
          <w:rFonts w:ascii="Times New Roman" w:hAnsi="Times New Roman"/>
          <w:noProof/>
          <w:color w:val="000000"/>
          <w:spacing w:val="-1"/>
          <w:sz w:val="24"/>
          <w:szCs w:val="24"/>
        </w:rPr>
        <w:t>.</w:t>
      </w:r>
    </w:p>
    <w:p w14:paraId="3C7F2D42" w14:textId="77777777" w:rsidR="004B39EB" w:rsidRPr="00F11F2E" w:rsidRDefault="004B39EB" w:rsidP="004B39EB">
      <w:pPr>
        <w:spacing w:after="0" w:line="240" w:lineRule="auto"/>
        <w:jc w:val="both"/>
        <w:rPr>
          <w:rFonts w:ascii="Times New Roman" w:hAnsi="Times New Roman"/>
          <w:noProof/>
          <w:sz w:val="24"/>
          <w:szCs w:val="24"/>
        </w:rPr>
      </w:pPr>
    </w:p>
    <w:p w14:paraId="75F81DA2" w14:textId="77777777" w:rsidR="004B39EB" w:rsidRPr="00F11F2E" w:rsidRDefault="004B39EB" w:rsidP="004B39EB">
      <w:pPr>
        <w:pStyle w:val="Default"/>
        <w:ind w:left="567" w:hanging="567"/>
        <w:jc w:val="both"/>
      </w:pPr>
      <w:r w:rsidRPr="00F11F2E">
        <w:rPr>
          <w:noProof/>
        </w:rPr>
        <w:t xml:space="preserve">19. </w:t>
      </w:r>
      <w:r>
        <w:rPr>
          <w:noProof/>
        </w:rPr>
        <w:tab/>
      </w:r>
      <w:r w:rsidRPr="00F11F2E">
        <w:rPr>
          <w:noProof/>
        </w:rPr>
        <w:t>O</w:t>
      </w:r>
      <w:r>
        <w:rPr>
          <w:noProof/>
        </w:rPr>
        <w:t xml:space="preserve"> </w:t>
      </w:r>
      <w:r w:rsidRPr="00F11F2E">
        <w:rPr>
          <w:noProof/>
        </w:rPr>
        <w:t>auditor</w:t>
      </w:r>
      <w:r>
        <w:rPr>
          <w:noProof/>
        </w:rPr>
        <w:t xml:space="preserve"> </w:t>
      </w:r>
      <w:r w:rsidRPr="00F11F2E">
        <w:rPr>
          <w:noProof/>
          <w:spacing w:val="-1"/>
        </w:rPr>
        <w:t>independente</w:t>
      </w:r>
      <w:r>
        <w:rPr>
          <w:noProof/>
          <w:spacing w:val="-1"/>
        </w:rPr>
        <w:t xml:space="preserve"> </w:t>
      </w:r>
      <w:r w:rsidRPr="00F11F2E">
        <w:rPr>
          <w:noProof/>
          <w:spacing w:val="-1"/>
        </w:rPr>
        <w:t>deve</w:t>
      </w:r>
      <w:r>
        <w:rPr>
          <w:noProof/>
          <w:spacing w:val="-1"/>
        </w:rPr>
        <w:t xml:space="preserve"> </w:t>
      </w:r>
      <w:r w:rsidRPr="00F11F2E">
        <w:rPr>
          <w:noProof/>
          <w:spacing w:val="-1"/>
        </w:rPr>
        <w:t>avaliar</w:t>
      </w:r>
      <w:r>
        <w:rPr>
          <w:noProof/>
          <w:spacing w:val="-1"/>
        </w:rPr>
        <w:t xml:space="preserve"> </w:t>
      </w:r>
      <w:r w:rsidRPr="00F11F2E">
        <w:rPr>
          <w:noProof/>
          <w:spacing w:val="-1"/>
        </w:rPr>
        <w:t>também</w:t>
      </w:r>
      <w:r>
        <w:rPr>
          <w:noProof/>
          <w:spacing w:val="-1"/>
        </w:rPr>
        <w:t xml:space="preserve"> </w:t>
      </w:r>
      <w:r w:rsidRPr="00F11F2E">
        <w:rPr>
          <w:noProof/>
          <w:spacing w:val="-1"/>
        </w:rPr>
        <w:t>se,</w:t>
      </w:r>
      <w:r>
        <w:rPr>
          <w:noProof/>
          <w:spacing w:val="-1"/>
        </w:rPr>
        <w:t xml:space="preserve"> </w:t>
      </w:r>
      <w:r w:rsidRPr="00F11F2E">
        <w:rPr>
          <w:noProof/>
          <w:spacing w:val="-1"/>
        </w:rPr>
        <w:t>no</w:t>
      </w:r>
      <w:r>
        <w:rPr>
          <w:noProof/>
          <w:spacing w:val="-1"/>
        </w:rPr>
        <w:t xml:space="preserve"> </w:t>
      </w:r>
      <w:r w:rsidRPr="00F11F2E">
        <w:rPr>
          <w:noProof/>
          <w:spacing w:val="-1"/>
        </w:rPr>
        <w:t>agregado,</w:t>
      </w:r>
      <w:r>
        <w:rPr>
          <w:noProof/>
          <w:spacing w:val="-1"/>
        </w:rPr>
        <w:t xml:space="preserve"> </w:t>
      </w:r>
      <w:r w:rsidRPr="00F11F2E">
        <w:rPr>
          <w:noProof/>
          <w:spacing w:val="-1"/>
        </w:rPr>
        <w:t>usar o trabalho da</w:t>
      </w:r>
      <w:r>
        <w:rPr>
          <w:noProof/>
          <w:spacing w:val="-1"/>
        </w:rPr>
        <w:t xml:space="preserve"> </w:t>
      </w:r>
      <w:r w:rsidRPr="00F11F2E">
        <w:rPr>
          <w:noProof/>
        </w:rPr>
        <w:t>auditoria</w:t>
      </w:r>
      <w:r>
        <w:rPr>
          <w:noProof/>
        </w:rPr>
        <w:t xml:space="preserve"> </w:t>
      </w:r>
      <w:r w:rsidRPr="00F11F2E">
        <w:rPr>
          <w:noProof/>
          <w:spacing w:val="-1"/>
        </w:rPr>
        <w:t>interna</w:t>
      </w:r>
      <w:r>
        <w:rPr>
          <w:noProof/>
          <w:spacing w:val="-1"/>
        </w:rPr>
        <w:t xml:space="preserve"> </w:t>
      </w:r>
      <w:r w:rsidRPr="00F11F2E">
        <w:rPr>
          <w:noProof/>
          <w:spacing w:val="-1"/>
        </w:rPr>
        <w:t>na</w:t>
      </w:r>
      <w:r>
        <w:rPr>
          <w:noProof/>
          <w:spacing w:val="-1"/>
        </w:rPr>
        <w:t xml:space="preserve"> </w:t>
      </w:r>
      <w:r w:rsidRPr="00F11F2E">
        <w:rPr>
          <w:noProof/>
          <w:spacing w:val="-1"/>
        </w:rPr>
        <w:t>extensão</w:t>
      </w:r>
      <w:r w:rsidRPr="00F11F2E">
        <w:rPr>
          <w:noProof/>
          <w:spacing w:val="11"/>
        </w:rPr>
        <w:t> </w:t>
      </w:r>
      <w:r w:rsidRPr="00F11F2E">
        <w:rPr>
          <w:noProof/>
          <w:spacing w:val="-1"/>
        </w:rPr>
        <w:t>planejada ainda resultaria no</w:t>
      </w:r>
      <w:r w:rsidRPr="00F11F2E">
        <w:rPr>
          <w:noProof/>
          <w:spacing w:val="21"/>
        </w:rPr>
        <w:t> </w:t>
      </w:r>
      <w:r w:rsidRPr="00F11F2E">
        <w:rPr>
          <w:noProof/>
        </w:rPr>
        <w:t>auditor</w:t>
      </w:r>
      <w:r w:rsidRPr="00F11F2E">
        <w:rPr>
          <w:noProof/>
          <w:spacing w:val="-1"/>
        </w:rPr>
        <w:t xml:space="preserve"> independente</w:t>
      </w:r>
      <w:r w:rsidRPr="00F11F2E">
        <w:rPr>
          <w:noProof/>
          <w:spacing w:val="14"/>
        </w:rPr>
        <w:t> </w:t>
      </w:r>
      <w:r w:rsidRPr="00F11F2E">
        <w:rPr>
          <w:noProof/>
          <w:spacing w:val="-1"/>
        </w:rPr>
        <w:t>estar suficientemente envolvido</w:t>
      </w:r>
      <w:r>
        <w:rPr>
          <w:noProof/>
          <w:spacing w:val="-1"/>
        </w:rPr>
        <w:t xml:space="preserve"> </w:t>
      </w:r>
      <w:r w:rsidRPr="00F11F2E">
        <w:rPr>
          <w:noProof/>
          <w:spacing w:val="-1"/>
        </w:rPr>
        <w:t>na auditoria,</w:t>
      </w:r>
      <w:r>
        <w:rPr>
          <w:noProof/>
          <w:spacing w:val="-1"/>
        </w:rPr>
        <w:t xml:space="preserve"> </w:t>
      </w:r>
      <w:r w:rsidRPr="00F11F2E">
        <w:rPr>
          <w:noProof/>
          <w:spacing w:val="-1"/>
        </w:rPr>
        <w:t>dada a</w:t>
      </w:r>
      <w:r>
        <w:rPr>
          <w:noProof/>
          <w:spacing w:val="-1"/>
        </w:rPr>
        <w:t xml:space="preserve"> </w:t>
      </w:r>
      <w:r w:rsidRPr="00F11F2E">
        <w:rPr>
          <w:noProof/>
          <w:spacing w:val="-1"/>
        </w:rPr>
        <w:t>sua total responsabilidade</w:t>
      </w:r>
      <w:r>
        <w:rPr>
          <w:noProof/>
          <w:spacing w:val="-1"/>
        </w:rPr>
        <w:t xml:space="preserve"> </w:t>
      </w:r>
      <w:r w:rsidRPr="00F11F2E">
        <w:rPr>
          <w:noProof/>
          <w:spacing w:val="-1"/>
        </w:rPr>
        <w:t>pela opinião expressa em seu relatório</w:t>
      </w:r>
      <w:r>
        <w:rPr>
          <w:noProof/>
          <w:spacing w:val="-1"/>
        </w:rPr>
        <w:t xml:space="preserve"> </w:t>
      </w:r>
      <w:r w:rsidRPr="00F11F2E">
        <w:rPr>
          <w:noProof/>
          <w:spacing w:val="-1"/>
        </w:rPr>
        <w:t>de auditoria</w:t>
      </w:r>
      <w:r w:rsidRPr="00F11F2E">
        <w:rPr>
          <w:noProof/>
          <w:w w:val="165"/>
        </w:rPr>
        <w:t> </w:t>
      </w:r>
      <w:r w:rsidRPr="00F11F2E">
        <w:rPr>
          <w:noProof/>
          <w:spacing w:val="-1"/>
        </w:rPr>
        <w:t>(</w:t>
      </w:r>
      <w:r w:rsidRPr="00F11F2E">
        <w:rPr>
          <w:noProof/>
        </w:rPr>
        <w:t>ver itens</w:t>
      </w:r>
      <w:r w:rsidRPr="00F11F2E">
        <w:rPr>
          <w:noProof/>
          <w:spacing w:val="-7"/>
        </w:rPr>
        <w:t> </w:t>
      </w:r>
      <w:r w:rsidRPr="00F11F2E">
        <w:rPr>
          <w:noProof/>
          <w:spacing w:val="-1"/>
        </w:rPr>
        <w:t>A15</w:t>
      </w:r>
      <w:r>
        <w:rPr>
          <w:noProof/>
          <w:spacing w:val="-1"/>
        </w:rPr>
        <w:t xml:space="preserve"> a </w:t>
      </w:r>
      <w:r w:rsidRPr="00F11F2E">
        <w:rPr>
          <w:noProof/>
          <w:spacing w:val="-1"/>
        </w:rPr>
        <w:t>A22)</w:t>
      </w:r>
      <w:r>
        <w:rPr>
          <w:noProof/>
          <w:spacing w:val="-1"/>
        </w:rPr>
        <w:t>.</w:t>
      </w:r>
    </w:p>
    <w:p w14:paraId="4A95B5D4" w14:textId="77777777" w:rsidR="004B39EB" w:rsidRPr="00F11F2E" w:rsidRDefault="004B39EB" w:rsidP="004B39EB">
      <w:pPr>
        <w:spacing w:after="0" w:line="240" w:lineRule="auto"/>
        <w:jc w:val="both"/>
        <w:rPr>
          <w:rFonts w:ascii="Times New Roman" w:hAnsi="Times New Roman"/>
          <w:noProof/>
          <w:sz w:val="24"/>
          <w:szCs w:val="24"/>
        </w:rPr>
      </w:pPr>
    </w:p>
    <w:p w14:paraId="6C6D6818" w14:textId="77777777" w:rsidR="004B39EB" w:rsidRPr="00F11F2E" w:rsidRDefault="004B39EB" w:rsidP="004B39EB">
      <w:pPr>
        <w:pStyle w:val="Default"/>
        <w:ind w:left="567" w:hanging="567"/>
        <w:jc w:val="both"/>
      </w:pPr>
      <w:r w:rsidRPr="00F11F2E">
        <w:rPr>
          <w:noProof/>
        </w:rPr>
        <w:t xml:space="preserve">20. </w:t>
      </w:r>
      <w:r>
        <w:rPr>
          <w:noProof/>
        </w:rPr>
        <w:tab/>
      </w:r>
      <w:r w:rsidRPr="00F11F2E">
        <w:rPr>
          <w:noProof/>
        </w:rPr>
        <w:t>O</w:t>
      </w:r>
      <w:r w:rsidRPr="00F11F2E">
        <w:rPr>
          <w:noProof/>
          <w:spacing w:val="21"/>
        </w:rPr>
        <w:t> </w:t>
      </w:r>
      <w:r w:rsidRPr="00F11F2E">
        <w:rPr>
          <w:noProof/>
        </w:rPr>
        <w:t>auditor</w:t>
      </w:r>
      <w:r w:rsidRPr="00F11F2E">
        <w:rPr>
          <w:noProof/>
          <w:spacing w:val="-1"/>
        </w:rPr>
        <w:t xml:space="preserve"> independente</w:t>
      </w:r>
      <w:r>
        <w:rPr>
          <w:noProof/>
          <w:spacing w:val="-1"/>
        </w:rPr>
        <w:t xml:space="preserve"> </w:t>
      </w:r>
      <w:r w:rsidRPr="00F11F2E">
        <w:rPr>
          <w:noProof/>
          <w:spacing w:val="-1"/>
        </w:rPr>
        <w:t>deve, ao se comunicar com os responsáveis pela governança, fornecer um resumo do alcance planejado e da época</w:t>
      </w:r>
      <w:r>
        <w:rPr>
          <w:noProof/>
          <w:spacing w:val="-1"/>
        </w:rPr>
        <w:t xml:space="preserve"> </w:t>
      </w:r>
      <w:r w:rsidRPr="00F11F2E">
        <w:rPr>
          <w:noProof/>
          <w:spacing w:val="-1"/>
        </w:rPr>
        <w:t xml:space="preserve">da auditoria </w:t>
      </w:r>
      <w:r w:rsidRPr="00F11F2E">
        <w:rPr>
          <w:noProof/>
        </w:rPr>
        <w:t>de acordo com a NBC TA</w:t>
      </w:r>
      <w:r>
        <w:rPr>
          <w:noProof/>
        </w:rPr>
        <w:t xml:space="preserve"> </w:t>
      </w:r>
      <w:r w:rsidRPr="00F11F2E">
        <w:rPr>
          <w:noProof/>
        </w:rPr>
        <w:t>260</w:t>
      </w:r>
      <w:r>
        <w:rPr>
          <w:noProof/>
        </w:rPr>
        <w:t>,</w:t>
      </w:r>
      <w:r w:rsidRPr="00F11F2E">
        <w:rPr>
          <w:noProof/>
        </w:rPr>
        <w:t xml:space="preserve"> item 15</w:t>
      </w:r>
      <w:r>
        <w:rPr>
          <w:noProof/>
        </w:rPr>
        <w:t>,</w:t>
      </w:r>
      <w:r w:rsidRPr="00F11F2E">
        <w:rPr>
          <w:noProof/>
        </w:rPr>
        <w:t xml:space="preserve"> e </w:t>
      </w:r>
      <w:r w:rsidRPr="00F11F2E">
        <w:rPr>
          <w:noProof/>
          <w:spacing w:val="-1"/>
        </w:rPr>
        <w:t>como ele planejou usar o</w:t>
      </w:r>
      <w:r w:rsidRPr="00F11F2E">
        <w:rPr>
          <w:noProof/>
          <w:spacing w:val="5"/>
        </w:rPr>
        <w:t> </w:t>
      </w:r>
      <w:r w:rsidRPr="00F11F2E">
        <w:rPr>
          <w:noProof/>
          <w:spacing w:val="-2"/>
        </w:rPr>
        <w:t>trabalho da auditoria interna</w:t>
      </w:r>
      <w:r w:rsidRPr="00F11F2E">
        <w:rPr>
          <w:noProof/>
          <w:spacing w:val="4"/>
        </w:rPr>
        <w:t> </w:t>
      </w:r>
      <w:r w:rsidRPr="00F11F2E">
        <w:rPr>
          <w:noProof/>
          <w:spacing w:val="-1"/>
        </w:rPr>
        <w:t>(</w:t>
      </w:r>
      <w:r w:rsidRPr="00F11F2E">
        <w:rPr>
          <w:noProof/>
        </w:rPr>
        <w:t>ver item</w:t>
      </w:r>
      <w:r>
        <w:rPr>
          <w:noProof/>
          <w:spacing w:val="-7"/>
        </w:rPr>
        <w:t xml:space="preserve"> </w:t>
      </w:r>
      <w:r w:rsidRPr="00F11F2E">
        <w:rPr>
          <w:noProof/>
          <w:spacing w:val="-1"/>
        </w:rPr>
        <w:t>A23)</w:t>
      </w:r>
      <w:r>
        <w:rPr>
          <w:noProof/>
          <w:spacing w:val="-1"/>
        </w:rPr>
        <w:t>.</w:t>
      </w:r>
    </w:p>
    <w:p w14:paraId="3C3F5801" w14:textId="77777777" w:rsidR="004B39EB" w:rsidRPr="00F11F2E" w:rsidRDefault="004B39EB" w:rsidP="004B39EB">
      <w:pPr>
        <w:spacing w:after="0" w:line="240" w:lineRule="auto"/>
        <w:jc w:val="both"/>
        <w:rPr>
          <w:rFonts w:ascii="Times New Roman" w:hAnsi="Times New Roman"/>
          <w:noProof/>
          <w:sz w:val="24"/>
          <w:szCs w:val="24"/>
        </w:rPr>
      </w:pPr>
    </w:p>
    <w:p w14:paraId="651FFECB"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w w:val="95"/>
          <w:sz w:val="24"/>
          <w:szCs w:val="24"/>
        </w:rPr>
        <w:t>Utilização do trabalho da auditoria interna</w:t>
      </w:r>
    </w:p>
    <w:p w14:paraId="177EA92F" w14:textId="77777777" w:rsidR="004B39EB" w:rsidRDefault="004B39EB" w:rsidP="004B39EB">
      <w:pPr>
        <w:tabs>
          <w:tab w:val="left" w:pos="709"/>
        </w:tabs>
        <w:spacing w:after="0" w:line="240" w:lineRule="auto"/>
        <w:jc w:val="both"/>
        <w:rPr>
          <w:rFonts w:ascii="Times New Roman" w:hAnsi="Times New Roman"/>
          <w:noProof/>
          <w:color w:val="000000"/>
          <w:sz w:val="24"/>
          <w:szCs w:val="24"/>
        </w:rPr>
      </w:pPr>
    </w:p>
    <w:p w14:paraId="712D3814" w14:textId="77777777" w:rsidR="004B39EB" w:rsidRPr="00F11F2E" w:rsidRDefault="004B39EB" w:rsidP="004B39EB">
      <w:pPr>
        <w:pStyle w:val="Default"/>
        <w:ind w:left="567" w:hanging="567"/>
        <w:jc w:val="both"/>
        <w:rPr>
          <w:noProof/>
        </w:rPr>
      </w:pPr>
      <w:r w:rsidRPr="00F11F2E">
        <w:rPr>
          <w:noProof/>
        </w:rPr>
        <w:t xml:space="preserve">21. </w:t>
      </w:r>
      <w:r>
        <w:rPr>
          <w:noProof/>
        </w:rPr>
        <w:tab/>
      </w:r>
      <w:r w:rsidRPr="00F11F2E">
        <w:rPr>
          <w:noProof/>
        </w:rPr>
        <w:t>Caso o auditor independente planeje usar o trabalho</w:t>
      </w:r>
      <w:r>
        <w:rPr>
          <w:noProof/>
        </w:rPr>
        <w:t xml:space="preserve"> </w:t>
      </w:r>
      <w:r w:rsidRPr="00F11F2E">
        <w:rPr>
          <w:noProof/>
        </w:rPr>
        <w:t>da auditoria interna, ele deve discutir com a</w:t>
      </w:r>
      <w:r>
        <w:rPr>
          <w:noProof/>
        </w:rPr>
        <w:t xml:space="preserve"> </w:t>
      </w:r>
      <w:r w:rsidRPr="00F11F2E">
        <w:rPr>
          <w:noProof/>
        </w:rPr>
        <w:t>auditoria</w:t>
      </w:r>
      <w:r>
        <w:rPr>
          <w:noProof/>
        </w:rPr>
        <w:t xml:space="preserve"> </w:t>
      </w:r>
      <w:r w:rsidRPr="00F11F2E">
        <w:rPr>
          <w:noProof/>
        </w:rPr>
        <w:t>interna</w:t>
      </w:r>
      <w:r>
        <w:rPr>
          <w:noProof/>
        </w:rPr>
        <w:t xml:space="preserve"> </w:t>
      </w:r>
      <w:r w:rsidRPr="00F11F2E">
        <w:rPr>
          <w:noProof/>
        </w:rPr>
        <w:t>o uso planejado desse trabalho como base para coordenar as suas respectivas</w:t>
      </w:r>
      <w:r>
        <w:rPr>
          <w:noProof/>
        </w:rPr>
        <w:t xml:space="preserve"> </w:t>
      </w:r>
      <w:r w:rsidRPr="00F11F2E">
        <w:rPr>
          <w:noProof/>
        </w:rPr>
        <w:t>atividades</w:t>
      </w:r>
      <w:r>
        <w:rPr>
          <w:noProof/>
        </w:rPr>
        <w:t xml:space="preserve"> </w:t>
      </w:r>
      <w:r w:rsidRPr="00F11F2E">
        <w:rPr>
          <w:noProof/>
          <w:spacing w:val="-1"/>
        </w:rPr>
        <w:t>(</w:t>
      </w:r>
      <w:r w:rsidRPr="00F11F2E">
        <w:rPr>
          <w:noProof/>
        </w:rPr>
        <w:t xml:space="preserve">ver itens </w:t>
      </w:r>
      <w:r w:rsidRPr="00F11F2E">
        <w:rPr>
          <w:noProof/>
          <w:spacing w:val="-1"/>
        </w:rPr>
        <w:t>A24</w:t>
      </w:r>
      <w:r>
        <w:rPr>
          <w:noProof/>
          <w:spacing w:val="-1"/>
        </w:rPr>
        <w:t xml:space="preserve"> a </w:t>
      </w:r>
      <w:r w:rsidRPr="00F11F2E">
        <w:rPr>
          <w:noProof/>
          <w:spacing w:val="-1"/>
        </w:rPr>
        <w:t>A26)</w:t>
      </w:r>
      <w:r>
        <w:rPr>
          <w:noProof/>
          <w:spacing w:val="-1"/>
        </w:rPr>
        <w:t>.</w:t>
      </w:r>
    </w:p>
    <w:p w14:paraId="6ECD4675" w14:textId="77777777" w:rsidR="004B39EB" w:rsidRPr="00F11F2E" w:rsidRDefault="004B39EB" w:rsidP="004B39EB">
      <w:pPr>
        <w:spacing w:after="0" w:line="240" w:lineRule="auto"/>
        <w:jc w:val="both"/>
        <w:rPr>
          <w:rFonts w:ascii="Times New Roman" w:hAnsi="Times New Roman"/>
          <w:noProof/>
          <w:sz w:val="24"/>
          <w:szCs w:val="24"/>
        </w:rPr>
      </w:pPr>
    </w:p>
    <w:p w14:paraId="5414E59F" w14:textId="77777777" w:rsidR="004B39EB" w:rsidRPr="00F11F2E" w:rsidRDefault="004B39EB" w:rsidP="004B39EB">
      <w:pPr>
        <w:pStyle w:val="Default"/>
        <w:ind w:left="567" w:hanging="567"/>
        <w:jc w:val="both"/>
      </w:pPr>
      <w:r w:rsidRPr="00F11F2E">
        <w:rPr>
          <w:noProof/>
        </w:rPr>
        <w:t xml:space="preserve">22. </w:t>
      </w:r>
      <w:r>
        <w:rPr>
          <w:noProof/>
        </w:rPr>
        <w:tab/>
      </w:r>
      <w:r w:rsidRPr="00F11F2E">
        <w:rPr>
          <w:noProof/>
        </w:rPr>
        <w:t>O</w:t>
      </w:r>
      <w:r w:rsidRPr="00F11F2E">
        <w:rPr>
          <w:noProof/>
          <w:w w:val="208"/>
        </w:rPr>
        <w:t> </w:t>
      </w:r>
      <w:r w:rsidRPr="00F11F2E">
        <w:rPr>
          <w:noProof/>
        </w:rPr>
        <w:t>auditor independente</w:t>
      </w:r>
      <w:r w:rsidRPr="00F11F2E">
        <w:rPr>
          <w:noProof/>
          <w:w w:val="208"/>
        </w:rPr>
        <w:t> </w:t>
      </w:r>
      <w:r w:rsidRPr="00F11F2E">
        <w:rPr>
          <w:noProof/>
        </w:rPr>
        <w:t>deve ler os relatórios da</w:t>
      </w:r>
      <w:r>
        <w:rPr>
          <w:noProof/>
        </w:rPr>
        <w:t xml:space="preserve"> </w:t>
      </w:r>
      <w:r w:rsidRPr="00F11F2E">
        <w:rPr>
          <w:noProof/>
        </w:rPr>
        <w:t xml:space="preserve">auditoria interna relativos </w:t>
      </w:r>
      <w:r w:rsidRPr="00F11F2E">
        <w:rPr>
          <w:noProof/>
          <w:spacing w:val="-1"/>
        </w:rPr>
        <w:t>ao</w:t>
      </w:r>
      <w:r w:rsidRPr="00F11F2E">
        <w:rPr>
          <w:noProof/>
          <w:spacing w:val="19"/>
        </w:rPr>
        <w:t> </w:t>
      </w:r>
      <w:r w:rsidRPr="00F11F2E">
        <w:rPr>
          <w:noProof/>
          <w:spacing w:val="-1"/>
        </w:rPr>
        <w:t xml:space="preserve">trabalho que o </w:t>
      </w:r>
      <w:r w:rsidRPr="00F11F2E">
        <w:rPr>
          <w:noProof/>
        </w:rPr>
        <w:t>auditor independente</w:t>
      </w:r>
      <w:r>
        <w:rPr>
          <w:noProof/>
        </w:rPr>
        <w:t xml:space="preserve"> </w:t>
      </w:r>
      <w:r w:rsidRPr="00F11F2E">
        <w:rPr>
          <w:noProof/>
          <w:spacing w:val="-1"/>
        </w:rPr>
        <w:t>planeja utilizar para</w:t>
      </w:r>
      <w:r w:rsidRPr="00F11F2E">
        <w:rPr>
          <w:noProof/>
        </w:rPr>
        <w:t xml:space="preserve"> obter entendimento da natureza e extensão dos procedimentos executados e as constatações </w:t>
      </w:r>
      <w:r w:rsidRPr="00F11F2E">
        <w:rPr>
          <w:noProof/>
          <w:spacing w:val="-1"/>
        </w:rPr>
        <w:t>dos auditores internos.</w:t>
      </w:r>
    </w:p>
    <w:p w14:paraId="40B9ECFD" w14:textId="77777777" w:rsidR="004B39EB" w:rsidRPr="00F11F2E" w:rsidRDefault="004B39EB" w:rsidP="004B39EB">
      <w:pPr>
        <w:spacing w:after="0" w:line="240" w:lineRule="auto"/>
        <w:jc w:val="both"/>
        <w:rPr>
          <w:rFonts w:ascii="Times New Roman" w:hAnsi="Times New Roman"/>
          <w:noProof/>
          <w:sz w:val="24"/>
          <w:szCs w:val="24"/>
        </w:rPr>
      </w:pPr>
    </w:p>
    <w:p w14:paraId="37C572CA" w14:textId="77777777" w:rsidR="004B39EB" w:rsidRPr="00F11F2E" w:rsidRDefault="004B39EB" w:rsidP="004B39EB">
      <w:pPr>
        <w:pStyle w:val="Default"/>
        <w:spacing w:after="120"/>
        <w:ind w:left="567" w:hanging="567"/>
        <w:jc w:val="both"/>
        <w:rPr>
          <w:noProof/>
        </w:rPr>
      </w:pPr>
      <w:r w:rsidRPr="00F11F2E">
        <w:rPr>
          <w:noProof/>
        </w:rPr>
        <w:t xml:space="preserve">23. </w:t>
      </w:r>
      <w:r>
        <w:rPr>
          <w:noProof/>
        </w:rPr>
        <w:tab/>
      </w:r>
      <w:r w:rsidRPr="00F11F2E">
        <w:rPr>
          <w:noProof/>
        </w:rPr>
        <w:t>O</w:t>
      </w:r>
      <w:r w:rsidRPr="00F11F2E">
        <w:rPr>
          <w:noProof/>
          <w:w w:val="208"/>
        </w:rPr>
        <w:t> </w:t>
      </w:r>
      <w:r w:rsidRPr="00F11F2E">
        <w:rPr>
          <w:noProof/>
        </w:rPr>
        <w:t>auditor independente</w:t>
      </w:r>
      <w:r w:rsidRPr="00F11F2E">
        <w:rPr>
          <w:noProof/>
          <w:w w:val="208"/>
        </w:rPr>
        <w:t> </w:t>
      </w:r>
      <w:r w:rsidRPr="00F11F2E">
        <w:rPr>
          <w:noProof/>
        </w:rPr>
        <w:t>deve</w:t>
      </w:r>
      <w:r w:rsidRPr="00F11F2E">
        <w:rPr>
          <w:noProof/>
          <w:spacing w:val="6"/>
        </w:rPr>
        <w:t> </w:t>
      </w:r>
      <w:r w:rsidRPr="00F11F2E">
        <w:rPr>
          <w:noProof/>
        </w:rPr>
        <w:t>executar procedimentos de auditoria suficientes sobre o conjunto do trabalho da auditoria interna que ele</w:t>
      </w:r>
      <w:r w:rsidRPr="00F11F2E">
        <w:rPr>
          <w:noProof/>
          <w:w w:val="208"/>
        </w:rPr>
        <w:t> </w:t>
      </w:r>
      <w:r w:rsidRPr="00F11F2E">
        <w:rPr>
          <w:noProof/>
          <w:spacing w:val="-1"/>
        </w:rPr>
        <w:t>planeja utilizar para determinar a sua adequação para fins da sua auditoria,</w:t>
      </w:r>
      <w:r>
        <w:rPr>
          <w:noProof/>
          <w:spacing w:val="-1"/>
        </w:rPr>
        <w:t xml:space="preserve"> </w:t>
      </w:r>
      <w:r w:rsidRPr="00F11F2E">
        <w:rPr>
          <w:noProof/>
          <w:spacing w:val="-1"/>
        </w:rPr>
        <w:t>incluindo a avaliação se:</w:t>
      </w:r>
    </w:p>
    <w:p w14:paraId="2CD170CC"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(a)</w:t>
      </w:r>
      <w:r w:rsidRPr="00F11F2E">
        <w:rPr>
          <w:rFonts w:ascii="Times New Roman" w:hAnsi="Times New Roman"/>
          <w:color w:val="000000"/>
          <w:sz w:val="24"/>
          <w:szCs w:val="24"/>
        </w:rPr>
        <w:t xml:space="preserve"> </w:t>
      </w:r>
      <w:r>
        <w:rPr>
          <w:rFonts w:ascii="Times New Roman" w:hAnsi="Times New Roman"/>
          <w:color w:val="000000"/>
          <w:sz w:val="24"/>
          <w:szCs w:val="24"/>
        </w:rPr>
        <w:tab/>
      </w:r>
      <w:r w:rsidRPr="00F11F2E">
        <w:rPr>
          <w:rFonts w:ascii="Times New Roman" w:hAnsi="Times New Roman"/>
          <w:noProof/>
          <w:color w:val="000000"/>
          <w:sz w:val="24"/>
          <w:szCs w:val="24"/>
        </w:rPr>
        <w:t>o trabalho da auditoria interna foi planejado, executado, supervisionado, revisado e documentado de modo apropriado</w:t>
      </w:r>
      <w:r w:rsidRPr="00F11F2E">
        <w:rPr>
          <w:rFonts w:ascii="Times New Roman" w:hAnsi="Times New Roman"/>
          <w:noProof/>
          <w:color w:val="000000"/>
          <w:spacing w:val="-1"/>
          <w:sz w:val="24"/>
          <w:szCs w:val="24"/>
        </w:rPr>
        <w:t>;</w:t>
      </w:r>
    </w:p>
    <w:p w14:paraId="79E10B89"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(b) </w:t>
      </w:r>
      <w:r>
        <w:rPr>
          <w:rFonts w:ascii="Times New Roman" w:hAnsi="Times New Roman"/>
          <w:noProof/>
          <w:color w:val="000000"/>
          <w:sz w:val="24"/>
          <w:szCs w:val="24"/>
        </w:rPr>
        <w:tab/>
      </w:r>
      <w:r w:rsidRPr="00F11F2E">
        <w:rPr>
          <w:rFonts w:ascii="Times New Roman" w:hAnsi="Times New Roman"/>
          <w:noProof/>
          <w:color w:val="000000"/>
          <w:sz w:val="24"/>
          <w:szCs w:val="24"/>
        </w:rPr>
        <w:t xml:space="preserve">foi obtida </w:t>
      </w:r>
      <w:r w:rsidRPr="00F11F2E">
        <w:rPr>
          <w:rFonts w:ascii="Times New Roman" w:hAnsi="Times New Roman"/>
          <w:noProof/>
          <w:color w:val="000000"/>
          <w:spacing w:val="-1"/>
          <w:sz w:val="24"/>
          <w:szCs w:val="24"/>
        </w:rPr>
        <w:t>evidência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suficiente e apropriada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que possibilite a auditoria interna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chegar a conclusões razoáveis</w:t>
      </w:r>
      <w:r w:rsidRPr="00F11F2E">
        <w:rPr>
          <w:rFonts w:ascii="Times New Roman" w:hAnsi="Times New Roman"/>
          <w:noProof/>
          <w:color w:val="000000"/>
          <w:sz w:val="24"/>
          <w:szCs w:val="24"/>
        </w:rPr>
        <w:t>;</w:t>
      </w:r>
      <w:r w:rsidRPr="00F11F2E">
        <w:rPr>
          <w:rFonts w:ascii="Times New Roman" w:hAnsi="Times New Roman"/>
          <w:noProof/>
          <w:color w:val="000000"/>
          <w:spacing w:val="3"/>
          <w:sz w:val="24"/>
          <w:szCs w:val="24"/>
        </w:rPr>
        <w:t> </w:t>
      </w:r>
      <w:r w:rsidRPr="00F11F2E">
        <w:rPr>
          <w:rFonts w:ascii="Times New Roman" w:hAnsi="Times New Roman"/>
          <w:noProof/>
          <w:color w:val="000000"/>
          <w:spacing w:val="-1"/>
          <w:sz w:val="24"/>
          <w:szCs w:val="24"/>
        </w:rPr>
        <w:t>e</w:t>
      </w:r>
    </w:p>
    <w:p w14:paraId="49848745" w14:textId="77777777" w:rsidR="004B39EB" w:rsidRPr="00F11F2E" w:rsidRDefault="004B39EB" w:rsidP="004B39EB">
      <w:pPr>
        <w:spacing w:after="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(c) </w:t>
      </w:r>
      <w:r>
        <w:rPr>
          <w:rFonts w:ascii="Times New Roman" w:hAnsi="Times New Roman"/>
          <w:noProof/>
          <w:color w:val="000000"/>
          <w:sz w:val="24"/>
          <w:szCs w:val="24"/>
        </w:rPr>
        <w:tab/>
      </w:r>
      <w:r w:rsidRPr="00F11F2E">
        <w:rPr>
          <w:rFonts w:ascii="Times New Roman" w:hAnsi="Times New Roman"/>
          <w:noProof/>
          <w:color w:val="000000"/>
          <w:spacing w:val="-1"/>
          <w:sz w:val="24"/>
          <w:szCs w:val="24"/>
        </w:rPr>
        <w:t>as conclusões alcançadas são apropriadas nas circunstâncias e os relatórios elaborados pela auditoria interna são consistentes com os resultados do trabalho realizado (</w:t>
      </w:r>
      <w:r w:rsidRPr="00F11F2E">
        <w:rPr>
          <w:rFonts w:ascii="Times New Roman" w:hAnsi="Times New Roman"/>
          <w:noProof/>
          <w:color w:val="000000"/>
          <w:sz w:val="24"/>
          <w:szCs w:val="24"/>
        </w:rPr>
        <w:t>ver itens</w:t>
      </w:r>
      <w:r w:rsidRPr="00F11F2E">
        <w:rPr>
          <w:rFonts w:ascii="Times New Roman" w:hAnsi="Times New Roman"/>
          <w:noProof/>
          <w:color w:val="000000"/>
          <w:spacing w:val="-7"/>
          <w:sz w:val="24"/>
          <w:szCs w:val="24"/>
        </w:rPr>
        <w:t> </w:t>
      </w:r>
      <w:r w:rsidRPr="00F11F2E">
        <w:rPr>
          <w:rFonts w:ascii="Times New Roman" w:hAnsi="Times New Roman"/>
          <w:noProof/>
          <w:color w:val="000000"/>
          <w:spacing w:val="-1"/>
          <w:sz w:val="24"/>
          <w:szCs w:val="24"/>
        </w:rPr>
        <w:t>A27</w:t>
      </w:r>
      <w:r>
        <w:rPr>
          <w:rFonts w:ascii="Times New Roman" w:hAnsi="Times New Roman"/>
          <w:noProof/>
          <w:color w:val="000000"/>
          <w:spacing w:val="-1"/>
          <w:sz w:val="24"/>
          <w:szCs w:val="24"/>
        </w:rPr>
        <w:t xml:space="preserve"> a </w:t>
      </w:r>
      <w:r w:rsidRPr="00F11F2E">
        <w:rPr>
          <w:rFonts w:ascii="Times New Roman" w:hAnsi="Times New Roman"/>
          <w:noProof/>
          <w:color w:val="000000"/>
          <w:spacing w:val="-1"/>
          <w:sz w:val="24"/>
          <w:szCs w:val="24"/>
        </w:rPr>
        <w:t>A30)</w:t>
      </w:r>
      <w:r>
        <w:rPr>
          <w:rFonts w:ascii="Times New Roman" w:hAnsi="Times New Roman"/>
          <w:noProof/>
          <w:color w:val="000000"/>
          <w:spacing w:val="-1"/>
          <w:sz w:val="24"/>
          <w:szCs w:val="24"/>
        </w:rPr>
        <w:t>.</w:t>
      </w:r>
    </w:p>
    <w:p w14:paraId="7C464FAF" w14:textId="77777777" w:rsidR="004B39EB" w:rsidRPr="00F11F2E" w:rsidRDefault="004B39EB" w:rsidP="004B39EB">
      <w:pPr>
        <w:spacing w:after="0" w:line="240" w:lineRule="auto"/>
        <w:jc w:val="both"/>
        <w:rPr>
          <w:rFonts w:ascii="Times New Roman" w:hAnsi="Times New Roman"/>
          <w:noProof/>
          <w:sz w:val="24"/>
          <w:szCs w:val="24"/>
        </w:rPr>
      </w:pPr>
    </w:p>
    <w:p w14:paraId="306BE2D0" w14:textId="77777777" w:rsidR="004B39EB" w:rsidRPr="00F11F2E" w:rsidRDefault="004B39EB" w:rsidP="004B39EB">
      <w:pPr>
        <w:pStyle w:val="Default"/>
        <w:spacing w:after="120"/>
        <w:ind w:left="567" w:hanging="567"/>
        <w:jc w:val="both"/>
      </w:pPr>
      <w:r w:rsidRPr="00F11F2E">
        <w:rPr>
          <w:noProof/>
        </w:rPr>
        <w:t xml:space="preserve">24. </w:t>
      </w:r>
      <w:r>
        <w:rPr>
          <w:noProof/>
        </w:rPr>
        <w:tab/>
      </w:r>
      <w:r w:rsidRPr="00F11F2E">
        <w:rPr>
          <w:noProof/>
        </w:rPr>
        <w:t>A</w:t>
      </w:r>
      <w:r w:rsidRPr="00F11F2E">
        <w:rPr>
          <w:noProof/>
          <w:w w:val="197"/>
        </w:rPr>
        <w:t> </w:t>
      </w:r>
      <w:r w:rsidRPr="00F11F2E">
        <w:rPr>
          <w:noProof/>
          <w:spacing w:val="-1"/>
        </w:rPr>
        <w:t>natureza e</w:t>
      </w:r>
      <w:r w:rsidRPr="00F11F2E">
        <w:rPr>
          <w:noProof/>
          <w:w w:val="197"/>
        </w:rPr>
        <w:t> </w:t>
      </w:r>
      <w:r w:rsidRPr="00F11F2E">
        <w:rPr>
          <w:noProof/>
          <w:spacing w:val="-1"/>
        </w:rPr>
        <w:t xml:space="preserve">a extensão dos procedimentos de auditoria do auditor independente </w:t>
      </w:r>
      <w:r w:rsidRPr="00F11F2E">
        <w:rPr>
          <w:noProof/>
        </w:rPr>
        <w:t>deve</w:t>
      </w:r>
      <w:r>
        <w:rPr>
          <w:noProof/>
        </w:rPr>
        <w:t>m</w:t>
      </w:r>
      <w:r w:rsidRPr="00F11F2E">
        <w:rPr>
          <w:noProof/>
        </w:rPr>
        <w:t xml:space="preserve"> estar em consonância</w:t>
      </w:r>
      <w:r w:rsidRPr="00F11F2E">
        <w:rPr>
          <w:noProof/>
          <w:spacing w:val="-1"/>
        </w:rPr>
        <w:t xml:space="preserve"> com a sua avaliação sobre</w:t>
      </w:r>
      <w:r w:rsidRPr="00F11F2E">
        <w:rPr>
          <w:noProof/>
        </w:rPr>
        <w:t>:</w:t>
      </w:r>
    </w:p>
    <w:p w14:paraId="35E91151"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(a)</w:t>
      </w:r>
      <w:r w:rsidRPr="00F11F2E">
        <w:rPr>
          <w:rFonts w:ascii="Times New Roman" w:hAnsi="Times New Roman"/>
          <w:color w:val="000000"/>
          <w:sz w:val="24"/>
          <w:szCs w:val="24"/>
        </w:rPr>
        <w:t xml:space="preserve"> </w:t>
      </w:r>
      <w:r>
        <w:rPr>
          <w:rFonts w:ascii="Times New Roman" w:hAnsi="Times New Roman"/>
          <w:color w:val="000000"/>
          <w:sz w:val="24"/>
          <w:szCs w:val="24"/>
        </w:rPr>
        <w:tab/>
      </w:r>
      <w:r w:rsidRPr="00F11F2E">
        <w:rPr>
          <w:rFonts w:ascii="Times New Roman" w:hAnsi="Times New Roman"/>
          <w:noProof/>
          <w:color w:val="000000"/>
          <w:spacing w:val="4"/>
          <w:sz w:val="24"/>
          <w:szCs w:val="24"/>
        </w:rPr>
        <w:t xml:space="preserve">o volume ou </w:t>
      </w:r>
      <w:r>
        <w:rPr>
          <w:rFonts w:ascii="Times New Roman" w:hAnsi="Times New Roman"/>
          <w:noProof/>
          <w:color w:val="000000"/>
          <w:spacing w:val="4"/>
          <w:sz w:val="24"/>
          <w:szCs w:val="24"/>
        </w:rPr>
        <w:t xml:space="preserve">o </w:t>
      </w:r>
      <w:r w:rsidRPr="00F11F2E">
        <w:rPr>
          <w:rFonts w:ascii="Times New Roman" w:hAnsi="Times New Roman"/>
          <w:noProof/>
          <w:color w:val="000000"/>
          <w:spacing w:val="4"/>
          <w:sz w:val="24"/>
          <w:szCs w:val="24"/>
        </w:rPr>
        <w:t xml:space="preserve">grau de </w:t>
      </w:r>
      <w:r w:rsidRPr="00F11F2E">
        <w:rPr>
          <w:rFonts w:ascii="Times New Roman" w:hAnsi="Times New Roman"/>
          <w:noProof/>
          <w:color w:val="000000"/>
          <w:spacing w:val="-1"/>
          <w:sz w:val="24"/>
          <w:szCs w:val="24"/>
        </w:rPr>
        <w:t>julgamento envolvido</w:t>
      </w:r>
      <w:r w:rsidRPr="00F11F2E">
        <w:rPr>
          <w:rFonts w:ascii="Times New Roman" w:hAnsi="Times New Roman"/>
          <w:noProof/>
          <w:color w:val="000000"/>
          <w:sz w:val="24"/>
          <w:szCs w:val="24"/>
        </w:rPr>
        <w:t>;</w:t>
      </w:r>
    </w:p>
    <w:p w14:paraId="494A1C67"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 xml:space="preserve">(b) </w:t>
      </w:r>
      <w:r>
        <w:rPr>
          <w:rFonts w:ascii="Times New Roman" w:hAnsi="Times New Roman"/>
          <w:noProof/>
          <w:color w:val="000000"/>
          <w:sz w:val="24"/>
          <w:szCs w:val="24"/>
        </w:rPr>
        <w:tab/>
      </w:r>
      <w:r w:rsidRPr="00F11F2E">
        <w:rPr>
          <w:rFonts w:ascii="Times New Roman" w:hAnsi="Times New Roman"/>
          <w:noProof/>
          <w:color w:val="000000"/>
          <w:sz w:val="24"/>
          <w:szCs w:val="24"/>
        </w:rPr>
        <w:t>o</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risco avaliado de distorção relevante</w:t>
      </w:r>
      <w:r w:rsidRPr="00F11F2E">
        <w:rPr>
          <w:rFonts w:ascii="Times New Roman" w:hAnsi="Times New Roman"/>
          <w:noProof/>
          <w:color w:val="000000"/>
          <w:spacing w:val="-1"/>
          <w:sz w:val="24"/>
          <w:szCs w:val="24"/>
        </w:rPr>
        <w:t>;</w:t>
      </w:r>
    </w:p>
    <w:p w14:paraId="3B307C4D"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noProof/>
          <w:color w:val="000000"/>
          <w:sz w:val="24"/>
          <w:szCs w:val="24"/>
        </w:rPr>
        <w:t>(c)</w:t>
      </w:r>
      <w:r>
        <w:rPr>
          <w:rFonts w:ascii="Times New Roman" w:hAnsi="Times New Roman"/>
          <w:noProof/>
          <w:color w:val="000000"/>
          <w:sz w:val="24"/>
          <w:szCs w:val="24"/>
        </w:rPr>
        <w:t xml:space="preserve"> </w:t>
      </w:r>
      <w:r>
        <w:rPr>
          <w:rFonts w:ascii="Times New Roman" w:hAnsi="Times New Roman"/>
          <w:noProof/>
          <w:color w:val="000000"/>
          <w:spacing w:val="-1"/>
          <w:sz w:val="24"/>
          <w:szCs w:val="24"/>
        </w:rPr>
        <w:tab/>
      </w:r>
      <w:r w:rsidRPr="00F11F2E">
        <w:rPr>
          <w:rFonts w:ascii="Times New Roman" w:hAnsi="Times New Roman"/>
          <w:noProof/>
          <w:color w:val="000000"/>
          <w:spacing w:val="-1"/>
          <w:sz w:val="24"/>
          <w:szCs w:val="24"/>
        </w:rPr>
        <w:t>se a posição hierárquica da auditoria interna na organização</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e</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suas</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políticas e procedimentos relevantes</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propiciam apropriada objetividade dos auditores internos ;</w:t>
      </w:r>
    </w:p>
    <w:p w14:paraId="4E1D6A7E" w14:textId="77777777" w:rsidR="004B39EB" w:rsidRPr="00F11F2E" w:rsidRDefault="004B39EB" w:rsidP="004B39EB">
      <w:pPr>
        <w:spacing w:after="0" w:line="240" w:lineRule="auto"/>
        <w:ind w:left="993" w:hanging="426"/>
        <w:jc w:val="both"/>
        <w:rPr>
          <w:rFonts w:ascii="Times New Roman" w:hAnsi="Times New Roman"/>
          <w:noProof/>
          <w:color w:val="000000"/>
          <w:spacing w:val="-1"/>
          <w:sz w:val="24"/>
          <w:szCs w:val="24"/>
        </w:rPr>
      </w:pPr>
      <w:r w:rsidRPr="00F11F2E">
        <w:rPr>
          <w:rFonts w:ascii="Times New Roman" w:hAnsi="Times New Roman"/>
          <w:noProof/>
          <w:color w:val="000000"/>
          <w:sz w:val="24"/>
          <w:szCs w:val="24"/>
        </w:rPr>
        <w:t xml:space="preserve">(d) </w:t>
      </w:r>
      <w:r>
        <w:rPr>
          <w:rFonts w:ascii="Times New Roman" w:hAnsi="Times New Roman"/>
          <w:noProof/>
          <w:color w:val="000000"/>
          <w:sz w:val="24"/>
          <w:szCs w:val="24"/>
        </w:rPr>
        <w:tab/>
      </w:r>
      <w:r w:rsidRPr="00F11F2E">
        <w:rPr>
          <w:rFonts w:ascii="Times New Roman" w:hAnsi="Times New Roman"/>
          <w:noProof/>
          <w:color w:val="000000"/>
          <w:sz w:val="24"/>
          <w:szCs w:val="24"/>
        </w:rPr>
        <w:t xml:space="preserve">o nível de competência da auditoria interna (ver itens </w:t>
      </w:r>
      <w:r>
        <w:rPr>
          <w:rFonts w:ascii="Times New Roman" w:hAnsi="Times New Roman"/>
          <w:noProof/>
          <w:color w:val="000000"/>
          <w:sz w:val="24"/>
          <w:szCs w:val="24"/>
        </w:rPr>
        <w:t>1</w:t>
      </w:r>
      <w:r w:rsidRPr="00F11F2E">
        <w:rPr>
          <w:rFonts w:ascii="Times New Roman" w:hAnsi="Times New Roman"/>
          <w:noProof/>
          <w:color w:val="000000"/>
          <w:sz w:val="24"/>
          <w:szCs w:val="24"/>
        </w:rPr>
        <w:t>8, A27</w:t>
      </w:r>
      <w:r>
        <w:rPr>
          <w:rFonts w:ascii="Times New Roman" w:hAnsi="Times New Roman"/>
          <w:noProof/>
          <w:color w:val="000000"/>
          <w:sz w:val="24"/>
          <w:szCs w:val="24"/>
        </w:rPr>
        <w:t xml:space="preserve"> a </w:t>
      </w:r>
      <w:r w:rsidRPr="00F11F2E">
        <w:rPr>
          <w:rFonts w:ascii="Times New Roman" w:hAnsi="Times New Roman"/>
          <w:noProof/>
          <w:color w:val="000000"/>
          <w:sz w:val="24"/>
          <w:szCs w:val="24"/>
        </w:rPr>
        <w:t>A29)</w:t>
      </w:r>
      <w:r w:rsidRPr="00F11F2E">
        <w:rPr>
          <w:rFonts w:ascii="Times New Roman" w:hAnsi="Times New Roman"/>
          <w:noProof/>
          <w:color w:val="000000"/>
          <w:spacing w:val="-1"/>
          <w:sz w:val="24"/>
          <w:szCs w:val="24"/>
        </w:rPr>
        <w:t xml:space="preserve"> e</w:t>
      </w:r>
      <w:r w:rsidRPr="00F11F2E">
        <w:rPr>
          <w:rFonts w:ascii="Times New Roman" w:hAnsi="Times New Roman"/>
          <w:noProof/>
          <w:color w:val="000000"/>
          <w:spacing w:val="5"/>
          <w:sz w:val="24"/>
          <w:szCs w:val="24"/>
        </w:rPr>
        <w:t> </w:t>
      </w:r>
      <w:r w:rsidRPr="00F11F2E">
        <w:rPr>
          <w:rFonts w:ascii="Times New Roman" w:hAnsi="Times New Roman"/>
          <w:noProof/>
          <w:color w:val="000000"/>
          <w:spacing w:val="-1"/>
          <w:sz w:val="24"/>
          <w:szCs w:val="24"/>
        </w:rPr>
        <w:t>deve incluir a reexecução de parte do trabalho</w:t>
      </w:r>
      <w:r>
        <w:rPr>
          <w:rFonts w:ascii="Times New Roman" w:hAnsi="Times New Roman"/>
          <w:noProof/>
          <w:color w:val="000000"/>
          <w:spacing w:val="4"/>
          <w:sz w:val="24"/>
          <w:szCs w:val="24"/>
        </w:rPr>
        <w:t xml:space="preserve">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item</w:t>
      </w:r>
      <w:r w:rsidRPr="00F11F2E">
        <w:rPr>
          <w:rFonts w:ascii="Times New Roman" w:hAnsi="Times New Roman"/>
          <w:noProof/>
          <w:color w:val="000000"/>
          <w:spacing w:val="-7"/>
          <w:sz w:val="24"/>
          <w:szCs w:val="24"/>
        </w:rPr>
        <w:t> </w:t>
      </w:r>
      <w:r w:rsidRPr="00F11F2E">
        <w:rPr>
          <w:rFonts w:ascii="Times New Roman" w:hAnsi="Times New Roman"/>
          <w:noProof/>
          <w:color w:val="000000"/>
          <w:spacing w:val="-1"/>
          <w:sz w:val="24"/>
          <w:szCs w:val="24"/>
        </w:rPr>
        <w:t>A30)</w:t>
      </w:r>
      <w:r>
        <w:rPr>
          <w:rFonts w:ascii="Times New Roman" w:hAnsi="Times New Roman"/>
          <w:noProof/>
          <w:color w:val="000000"/>
          <w:spacing w:val="-1"/>
          <w:sz w:val="24"/>
          <w:szCs w:val="24"/>
        </w:rPr>
        <w:t>.</w:t>
      </w:r>
    </w:p>
    <w:p w14:paraId="4D2688F3" w14:textId="77777777" w:rsidR="004B39EB" w:rsidRPr="00F11F2E" w:rsidRDefault="004B39EB" w:rsidP="004B39EB">
      <w:pPr>
        <w:pStyle w:val="Default"/>
        <w:ind w:left="567" w:hanging="567"/>
        <w:jc w:val="both"/>
        <w:rPr>
          <w:noProof/>
          <w:w w:val="188"/>
        </w:rPr>
      </w:pPr>
      <w:r w:rsidRPr="00F11F2E">
        <w:rPr>
          <w:noProof/>
        </w:rPr>
        <w:t xml:space="preserve">25. </w:t>
      </w:r>
      <w:r>
        <w:rPr>
          <w:noProof/>
        </w:rPr>
        <w:tab/>
      </w:r>
      <w:r w:rsidRPr="00F11F2E">
        <w:rPr>
          <w:noProof/>
        </w:rPr>
        <w:t>O auditor independente deve avaliar também se permanecem apropriadas as suas conclusões relacionadas à função de auditoria interna relativa ao item 15</w:t>
      </w:r>
      <w:r w:rsidRPr="00F11F2E">
        <w:rPr>
          <w:noProof/>
          <w:spacing w:val="10"/>
        </w:rPr>
        <w:t> </w:t>
      </w:r>
      <w:r w:rsidRPr="00F11F2E">
        <w:rPr>
          <w:noProof/>
          <w:spacing w:val="-1"/>
        </w:rPr>
        <w:t xml:space="preserve"> e</w:t>
      </w:r>
      <w:r w:rsidRPr="00F11F2E">
        <w:rPr>
          <w:noProof/>
          <w:w w:val="188"/>
        </w:rPr>
        <w:t> </w:t>
      </w:r>
      <w:r w:rsidRPr="00F11F2E">
        <w:rPr>
          <w:noProof/>
          <w:spacing w:val="-1"/>
        </w:rPr>
        <w:t>a</w:t>
      </w:r>
      <w:r w:rsidRPr="00F11F2E">
        <w:rPr>
          <w:noProof/>
          <w:w w:val="186"/>
        </w:rPr>
        <w:t> </w:t>
      </w:r>
      <w:r w:rsidRPr="00F11F2E">
        <w:rPr>
          <w:noProof/>
          <w:spacing w:val="-1"/>
        </w:rPr>
        <w:t>determinação da natureza</w:t>
      </w:r>
      <w:r>
        <w:rPr>
          <w:noProof/>
          <w:spacing w:val="-1"/>
        </w:rPr>
        <w:t xml:space="preserve"> </w:t>
      </w:r>
      <w:r w:rsidRPr="00F11F2E">
        <w:rPr>
          <w:noProof/>
          <w:spacing w:val="-1"/>
        </w:rPr>
        <w:t>e</w:t>
      </w:r>
      <w:r>
        <w:rPr>
          <w:noProof/>
          <w:spacing w:val="-1"/>
        </w:rPr>
        <w:t xml:space="preserve"> </w:t>
      </w:r>
      <w:r w:rsidRPr="00F11F2E">
        <w:rPr>
          <w:noProof/>
          <w:spacing w:val="-1"/>
        </w:rPr>
        <w:t>a</w:t>
      </w:r>
      <w:r>
        <w:rPr>
          <w:noProof/>
          <w:spacing w:val="-1"/>
        </w:rPr>
        <w:t xml:space="preserve"> </w:t>
      </w:r>
      <w:r w:rsidRPr="00F11F2E">
        <w:rPr>
          <w:noProof/>
          <w:spacing w:val="-1"/>
        </w:rPr>
        <w:t xml:space="preserve">extensão do uso do trabalho </w:t>
      </w:r>
      <w:r w:rsidRPr="00F11F2E">
        <w:rPr>
          <w:noProof/>
        </w:rPr>
        <w:t xml:space="preserve">da função </w:t>
      </w:r>
      <w:r w:rsidRPr="00F11F2E">
        <w:rPr>
          <w:noProof/>
          <w:spacing w:val="-1"/>
        </w:rPr>
        <w:t>para</w:t>
      </w:r>
      <w:r w:rsidRPr="00F11F2E">
        <w:rPr>
          <w:noProof/>
          <w:w w:val="166"/>
        </w:rPr>
        <w:t> </w:t>
      </w:r>
      <w:r w:rsidRPr="00F11F2E">
        <w:rPr>
          <w:noProof/>
          <w:spacing w:val="-1"/>
        </w:rPr>
        <w:t>os fins da auditoria nos</w:t>
      </w:r>
      <w:r w:rsidRPr="00F11F2E">
        <w:rPr>
          <w:noProof/>
        </w:rPr>
        <w:t xml:space="preserve"> itens</w:t>
      </w:r>
      <w:r w:rsidRPr="00F11F2E">
        <w:rPr>
          <w:noProof/>
          <w:w w:val="163"/>
        </w:rPr>
        <w:t> </w:t>
      </w:r>
      <w:r w:rsidRPr="00F11F2E">
        <w:rPr>
          <w:noProof/>
        </w:rPr>
        <w:t>18</w:t>
      </w:r>
      <w:r>
        <w:rPr>
          <w:noProof/>
        </w:rPr>
        <w:t xml:space="preserve"> e </w:t>
      </w:r>
      <w:r w:rsidRPr="00F11F2E">
        <w:rPr>
          <w:noProof/>
        </w:rPr>
        <w:t>19.</w:t>
      </w:r>
    </w:p>
    <w:p w14:paraId="5A60AC44" w14:textId="77777777" w:rsidR="004B39EB" w:rsidRPr="00F11F2E" w:rsidRDefault="004B39EB" w:rsidP="004B39EB">
      <w:pPr>
        <w:spacing w:after="0" w:line="240" w:lineRule="auto"/>
        <w:jc w:val="both"/>
        <w:rPr>
          <w:rFonts w:ascii="Times New Roman" w:hAnsi="Times New Roman"/>
          <w:noProof/>
          <w:sz w:val="24"/>
          <w:szCs w:val="24"/>
        </w:rPr>
      </w:pPr>
    </w:p>
    <w:p w14:paraId="49BD8C50" w14:textId="77777777" w:rsidR="004B39EB" w:rsidRPr="00F11F2E" w:rsidRDefault="004B39EB" w:rsidP="004B39EB">
      <w:pPr>
        <w:tabs>
          <w:tab w:val="left" w:pos="751"/>
        </w:tabs>
        <w:spacing w:after="0" w:line="240" w:lineRule="auto"/>
        <w:jc w:val="both"/>
        <w:rPr>
          <w:rStyle w:val="hps"/>
          <w:rFonts w:ascii="Times New Roman" w:hAnsi="Times New Roman"/>
          <w:b/>
          <w:sz w:val="24"/>
          <w:szCs w:val="24"/>
          <w:lang w:val="pt-PT"/>
        </w:rPr>
      </w:pPr>
      <w:r w:rsidRPr="00F11F2E">
        <w:rPr>
          <w:rStyle w:val="hps"/>
          <w:rFonts w:ascii="Times New Roman" w:hAnsi="Times New Roman"/>
          <w:b/>
          <w:sz w:val="24"/>
          <w:szCs w:val="24"/>
          <w:lang w:val="pt-PT"/>
        </w:rPr>
        <w:t>Determinação se</w:t>
      </w:r>
      <w:r>
        <w:rPr>
          <w:rFonts w:ascii="Times New Roman" w:hAnsi="Times New Roman"/>
          <w:b/>
          <w:sz w:val="24"/>
          <w:szCs w:val="24"/>
          <w:lang w:val="pt-PT"/>
        </w:rPr>
        <w:t xml:space="preserve"> </w:t>
      </w:r>
      <w:r w:rsidRPr="00F11F2E">
        <w:rPr>
          <w:rStyle w:val="hps"/>
          <w:rFonts w:ascii="Times New Roman" w:hAnsi="Times New Roman"/>
          <w:b/>
          <w:sz w:val="24"/>
          <w:szCs w:val="24"/>
          <w:lang w:val="pt-PT"/>
        </w:rPr>
        <w:t>os auditores internos</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podem ser</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utilizados para prestar assistência</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direta</w:t>
      </w:r>
    </w:p>
    <w:p w14:paraId="07BCAA37" w14:textId="77777777" w:rsidR="004B39EB" w:rsidRDefault="004B39EB" w:rsidP="004B39EB">
      <w:pPr>
        <w:tabs>
          <w:tab w:val="left" w:pos="751"/>
        </w:tabs>
        <w:spacing w:after="0" w:line="240" w:lineRule="auto"/>
        <w:jc w:val="both"/>
        <w:rPr>
          <w:rStyle w:val="hps"/>
          <w:rFonts w:ascii="Times New Roman" w:hAnsi="Times New Roman"/>
          <w:i/>
          <w:sz w:val="24"/>
          <w:szCs w:val="24"/>
          <w:lang w:val="pt-PT"/>
        </w:rPr>
      </w:pPr>
    </w:p>
    <w:p w14:paraId="6BDAA897" w14:textId="77777777" w:rsidR="004B39EB" w:rsidRPr="00F11F2E" w:rsidRDefault="004B39EB" w:rsidP="004B39EB">
      <w:pPr>
        <w:tabs>
          <w:tab w:val="left" w:pos="751"/>
        </w:tabs>
        <w:spacing w:after="0" w:line="240" w:lineRule="auto"/>
        <w:jc w:val="both"/>
        <w:rPr>
          <w:rStyle w:val="hps"/>
          <w:rFonts w:ascii="Times New Roman" w:hAnsi="Times New Roman"/>
          <w:i/>
          <w:sz w:val="24"/>
          <w:szCs w:val="24"/>
          <w:lang w:val="pt-PT"/>
        </w:rPr>
      </w:pPr>
      <w:r w:rsidRPr="00F11F2E">
        <w:rPr>
          <w:rStyle w:val="hps"/>
          <w:rFonts w:ascii="Times New Roman" w:hAnsi="Times New Roman"/>
          <w:i/>
          <w:sz w:val="24"/>
          <w:szCs w:val="24"/>
          <w:lang w:val="pt-PT"/>
        </w:rPr>
        <w:t>Determinação se</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os auditores internos</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podem ser</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utilizados para prestar assistência</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direta</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para fins de</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auditoria</w:t>
      </w:r>
    </w:p>
    <w:p w14:paraId="3E8293EE" w14:textId="77777777" w:rsidR="004B39EB" w:rsidRPr="00F11F2E" w:rsidRDefault="004B39EB" w:rsidP="004B39EB">
      <w:pPr>
        <w:tabs>
          <w:tab w:val="left" w:pos="751"/>
        </w:tabs>
        <w:spacing w:after="0" w:line="240" w:lineRule="auto"/>
        <w:jc w:val="both"/>
        <w:rPr>
          <w:rStyle w:val="hps"/>
          <w:rFonts w:ascii="Times New Roman" w:hAnsi="Times New Roman"/>
          <w:i/>
          <w:sz w:val="24"/>
          <w:szCs w:val="24"/>
          <w:lang w:val="pt-PT"/>
        </w:rPr>
      </w:pPr>
    </w:p>
    <w:p w14:paraId="3271DAAB" w14:textId="77777777" w:rsidR="004B39EB" w:rsidRPr="00F11F2E" w:rsidRDefault="004B39EB" w:rsidP="004B39EB">
      <w:pPr>
        <w:pStyle w:val="Default"/>
        <w:ind w:left="567" w:hanging="567"/>
        <w:jc w:val="both"/>
        <w:rPr>
          <w:noProof/>
        </w:rPr>
      </w:pPr>
      <w:r w:rsidRPr="00F11F2E">
        <w:rPr>
          <w:rStyle w:val="hps"/>
          <w:lang w:val="pt-PT"/>
        </w:rPr>
        <w:t>26.</w:t>
      </w:r>
      <w:r w:rsidRPr="00F11F2E">
        <w:rPr>
          <w:lang w:val="pt-PT"/>
        </w:rPr>
        <w:t xml:space="preserve"> </w:t>
      </w:r>
      <w:r>
        <w:rPr>
          <w:lang w:val="pt-PT"/>
        </w:rPr>
        <w:tab/>
      </w:r>
      <w:r w:rsidRPr="00F11F2E">
        <w:rPr>
          <w:rStyle w:val="hps"/>
          <w:lang w:val="pt-PT"/>
        </w:rPr>
        <w:t>O auditor independente</w:t>
      </w:r>
      <w:r w:rsidRPr="00F11F2E">
        <w:rPr>
          <w:lang w:val="pt-PT"/>
        </w:rPr>
        <w:t xml:space="preserve"> </w:t>
      </w:r>
      <w:r w:rsidRPr="00F11F2E">
        <w:rPr>
          <w:rStyle w:val="hps"/>
          <w:lang w:val="pt-PT"/>
        </w:rPr>
        <w:t>pode ser proibido</w:t>
      </w:r>
      <w:r w:rsidRPr="00F11F2E">
        <w:rPr>
          <w:lang w:val="pt-PT"/>
        </w:rPr>
        <w:t xml:space="preserve"> </w:t>
      </w:r>
      <w:r w:rsidRPr="00F11F2E">
        <w:rPr>
          <w:rStyle w:val="hps"/>
          <w:lang w:val="pt-PT"/>
        </w:rPr>
        <w:t>por lei ou regulamento</w:t>
      </w:r>
      <w:r w:rsidRPr="00F11F2E">
        <w:rPr>
          <w:lang w:val="pt-PT"/>
        </w:rPr>
        <w:t xml:space="preserve"> </w:t>
      </w:r>
      <w:r w:rsidRPr="00F11F2E">
        <w:rPr>
          <w:rStyle w:val="hps"/>
          <w:lang w:val="pt-PT"/>
        </w:rPr>
        <w:t>de</w:t>
      </w:r>
      <w:r w:rsidRPr="00F11F2E">
        <w:rPr>
          <w:lang w:val="pt-PT"/>
        </w:rPr>
        <w:t xml:space="preserve"> </w:t>
      </w:r>
      <w:r w:rsidRPr="00F11F2E">
        <w:rPr>
          <w:rStyle w:val="hps"/>
          <w:lang w:val="pt-PT"/>
        </w:rPr>
        <w:t>obter assistência direta</w:t>
      </w:r>
      <w:r w:rsidRPr="00F11F2E">
        <w:rPr>
          <w:lang w:val="pt-PT"/>
        </w:rPr>
        <w:t xml:space="preserve"> </w:t>
      </w:r>
      <w:r w:rsidRPr="00F11F2E">
        <w:rPr>
          <w:rStyle w:val="hps"/>
          <w:lang w:val="pt-PT"/>
        </w:rPr>
        <w:t>dos auditores</w:t>
      </w:r>
      <w:r w:rsidRPr="00F11F2E">
        <w:rPr>
          <w:lang w:val="pt-PT"/>
        </w:rPr>
        <w:t xml:space="preserve"> </w:t>
      </w:r>
      <w:r w:rsidRPr="00F11F2E">
        <w:rPr>
          <w:rStyle w:val="hps"/>
          <w:lang w:val="pt-PT"/>
        </w:rPr>
        <w:t>internos.</w:t>
      </w:r>
      <w:r w:rsidRPr="00F11F2E">
        <w:rPr>
          <w:lang w:val="pt-PT"/>
        </w:rPr>
        <w:t xml:space="preserve"> </w:t>
      </w:r>
      <w:r w:rsidRPr="00F11F2E">
        <w:rPr>
          <w:rStyle w:val="hps"/>
          <w:lang w:val="pt-PT"/>
        </w:rPr>
        <w:t>Se assim for,</w:t>
      </w:r>
      <w:r w:rsidRPr="00F11F2E">
        <w:rPr>
          <w:lang w:val="pt-PT"/>
        </w:rPr>
        <w:t xml:space="preserve"> </w:t>
      </w:r>
      <w:r w:rsidRPr="00F11F2E">
        <w:rPr>
          <w:rStyle w:val="hps"/>
          <w:lang w:val="pt-PT"/>
        </w:rPr>
        <w:t>não se aplicam</w:t>
      </w:r>
      <w:r w:rsidRPr="00F11F2E">
        <w:rPr>
          <w:lang w:val="pt-PT"/>
        </w:rPr>
        <w:t xml:space="preserve"> </w:t>
      </w:r>
      <w:r w:rsidRPr="00F11F2E">
        <w:rPr>
          <w:rStyle w:val="hps"/>
          <w:lang w:val="pt-PT"/>
        </w:rPr>
        <w:t>os itens</w:t>
      </w:r>
      <w:r w:rsidRPr="00F11F2E">
        <w:rPr>
          <w:lang w:val="pt-PT"/>
        </w:rPr>
        <w:t xml:space="preserve"> </w:t>
      </w:r>
      <w:r w:rsidRPr="00F11F2E">
        <w:rPr>
          <w:rStyle w:val="hps"/>
          <w:lang w:val="pt-PT"/>
        </w:rPr>
        <w:t>27 a 35</w:t>
      </w:r>
      <w:r w:rsidRPr="00F11F2E">
        <w:rPr>
          <w:lang w:val="pt-PT"/>
        </w:rPr>
        <w:t xml:space="preserve"> </w:t>
      </w:r>
      <w:r w:rsidRPr="00F11F2E">
        <w:rPr>
          <w:rStyle w:val="hps"/>
          <w:lang w:val="pt-PT"/>
        </w:rPr>
        <w:t>e 37</w:t>
      </w:r>
      <w:r>
        <w:rPr>
          <w:lang w:val="pt-PT"/>
        </w:rPr>
        <w:t xml:space="preserve"> </w:t>
      </w:r>
      <w:r w:rsidRPr="00F11F2E">
        <w:rPr>
          <w:rStyle w:val="hps"/>
          <w:lang w:val="pt-PT"/>
        </w:rPr>
        <w:t>(ver</w:t>
      </w:r>
      <w:r w:rsidRPr="00F11F2E">
        <w:rPr>
          <w:lang w:val="pt-PT"/>
        </w:rPr>
        <w:t xml:space="preserve"> </w:t>
      </w:r>
      <w:r w:rsidRPr="00F11F2E">
        <w:rPr>
          <w:rStyle w:val="hps"/>
          <w:lang w:val="pt-PT"/>
        </w:rPr>
        <w:t>A31)</w:t>
      </w:r>
      <w:r>
        <w:rPr>
          <w:rStyle w:val="hps"/>
          <w:lang w:val="pt-PT"/>
        </w:rPr>
        <w:t>.</w:t>
      </w:r>
    </w:p>
    <w:p w14:paraId="54DE975B"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7A61519A" w14:textId="77777777" w:rsidR="004B39EB" w:rsidRPr="00F11F2E" w:rsidRDefault="004B39EB" w:rsidP="004B39EB">
      <w:pPr>
        <w:pStyle w:val="Default"/>
        <w:ind w:left="567" w:hanging="567"/>
        <w:jc w:val="both"/>
        <w:rPr>
          <w:rStyle w:val="hps"/>
          <w:b/>
          <w:lang w:val="pt-PT"/>
        </w:rPr>
      </w:pPr>
      <w:r w:rsidRPr="00F11F2E">
        <w:rPr>
          <w:rStyle w:val="hps"/>
          <w:lang w:val="pt-PT"/>
        </w:rPr>
        <w:t>27.</w:t>
      </w:r>
      <w:r w:rsidRPr="00F11F2E">
        <w:rPr>
          <w:lang w:val="pt-PT"/>
        </w:rPr>
        <w:t xml:space="preserve"> </w:t>
      </w:r>
      <w:r>
        <w:rPr>
          <w:lang w:val="pt-PT"/>
        </w:rPr>
        <w:tab/>
      </w:r>
      <w:r w:rsidRPr="00F11F2E">
        <w:rPr>
          <w:rStyle w:val="hps"/>
          <w:lang w:val="pt-PT"/>
        </w:rPr>
        <w:t>Se a utilização de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 não</w:t>
      </w:r>
      <w:r w:rsidRPr="00F11F2E">
        <w:rPr>
          <w:lang w:val="pt-PT"/>
        </w:rPr>
        <w:t xml:space="preserve"> </w:t>
      </w:r>
      <w:r w:rsidRPr="00F11F2E">
        <w:rPr>
          <w:rStyle w:val="hps"/>
          <w:lang w:val="pt-PT"/>
        </w:rPr>
        <w:t>for proibido por lei</w:t>
      </w:r>
      <w:r w:rsidRPr="00F11F2E">
        <w:rPr>
          <w:lang w:val="pt-PT"/>
        </w:rPr>
        <w:t xml:space="preserve"> </w:t>
      </w:r>
      <w:r w:rsidRPr="00F11F2E">
        <w:rPr>
          <w:rStyle w:val="hps"/>
          <w:lang w:val="pt-PT"/>
        </w:rPr>
        <w:t>ou regulamento,</w:t>
      </w:r>
      <w:r>
        <w:rPr>
          <w:rStyle w:val="hps"/>
          <w:lang w:val="pt-PT"/>
        </w:rPr>
        <w:t xml:space="preserve"> </w:t>
      </w:r>
      <w:r w:rsidRPr="00F11F2E">
        <w:rPr>
          <w:rStyle w:val="hps"/>
          <w:lang w:val="pt-PT"/>
        </w:rPr>
        <w:t>como</w:t>
      </w:r>
      <w:r>
        <w:rPr>
          <w:rStyle w:val="hps"/>
          <w:lang w:val="pt-PT"/>
        </w:rPr>
        <w:t xml:space="preserve"> </w:t>
      </w:r>
      <w:r w:rsidRPr="00F11F2E">
        <w:rPr>
          <w:rStyle w:val="hps"/>
          <w:lang w:val="pt-PT"/>
        </w:rPr>
        <w:t>no caso brasileiro em que não existe tal proibição,</w:t>
      </w:r>
      <w:r w:rsidRPr="00F11F2E">
        <w:rPr>
          <w:lang w:val="pt-PT"/>
        </w:rPr>
        <w:t xml:space="preserve"> </w:t>
      </w:r>
      <w:r w:rsidRPr="00F11F2E">
        <w:rPr>
          <w:rStyle w:val="hps"/>
          <w:lang w:val="pt-PT"/>
        </w:rPr>
        <w:t>e</w:t>
      </w:r>
      <w:r w:rsidRPr="00F11F2E">
        <w:rPr>
          <w:lang w:val="pt-PT"/>
        </w:rPr>
        <w:t xml:space="preserve"> </w:t>
      </w:r>
      <w:r w:rsidRPr="00F11F2E">
        <w:rPr>
          <w:rStyle w:val="hps"/>
          <w:lang w:val="pt-PT"/>
        </w:rPr>
        <w:t xml:space="preserve">o auditor </w:t>
      </w:r>
      <w:r w:rsidRPr="00F11F2E">
        <w:rPr>
          <w:lang w:val="pt-PT"/>
        </w:rPr>
        <w:t xml:space="preserve">independente </w:t>
      </w:r>
      <w:r w:rsidRPr="00F11F2E">
        <w:rPr>
          <w:rStyle w:val="hps"/>
          <w:lang w:val="pt-PT"/>
        </w:rPr>
        <w:t>pretende utilizar</w:t>
      </w:r>
      <w:r w:rsidRPr="00F11F2E">
        <w:rPr>
          <w:lang w:val="pt-PT"/>
        </w:rPr>
        <w:t xml:space="preserve"> </w:t>
      </w:r>
      <w:r w:rsidRPr="00F11F2E">
        <w:rPr>
          <w:rStyle w:val="hps"/>
          <w:lang w:val="pt-PT"/>
        </w:rPr>
        <w:t>os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no trabalho de auditoria das demonstrações contábeis</w:t>
      </w:r>
      <w:r w:rsidRPr="00F11F2E">
        <w:rPr>
          <w:lang w:val="pt-PT"/>
        </w:rPr>
        <w:t xml:space="preserve">, o </w:t>
      </w:r>
      <w:r w:rsidRPr="00F11F2E">
        <w:rPr>
          <w:rStyle w:val="hps"/>
          <w:lang w:val="pt-PT"/>
        </w:rPr>
        <w:t>auditor</w:t>
      </w:r>
      <w:r w:rsidRPr="00F11F2E">
        <w:rPr>
          <w:lang w:val="pt-PT"/>
        </w:rPr>
        <w:t xml:space="preserve"> </w:t>
      </w:r>
      <w:r w:rsidRPr="00F11F2E">
        <w:rPr>
          <w:rStyle w:val="hps"/>
          <w:lang w:val="pt-PT"/>
        </w:rPr>
        <w:t>independente deve avaliar</w:t>
      </w:r>
      <w:r w:rsidRPr="00F11F2E">
        <w:rPr>
          <w:lang w:val="pt-PT"/>
        </w:rPr>
        <w:t xml:space="preserve"> </w:t>
      </w:r>
      <w:r w:rsidRPr="00F11F2E">
        <w:rPr>
          <w:rStyle w:val="hps"/>
          <w:lang w:val="pt-PT"/>
        </w:rPr>
        <w:t>a existência e a</w:t>
      </w:r>
      <w:r w:rsidRPr="00F11F2E">
        <w:rPr>
          <w:lang w:val="pt-PT"/>
        </w:rPr>
        <w:t xml:space="preserve"> </w:t>
      </w:r>
      <w:r w:rsidRPr="00F11F2E">
        <w:rPr>
          <w:rStyle w:val="hps"/>
          <w:lang w:val="pt-PT"/>
        </w:rPr>
        <w:t>importância das ameaças à</w:t>
      </w:r>
      <w:r w:rsidRPr="00F11F2E">
        <w:rPr>
          <w:lang w:val="pt-PT"/>
        </w:rPr>
        <w:t xml:space="preserve"> </w:t>
      </w:r>
      <w:r w:rsidRPr="00F11F2E">
        <w:rPr>
          <w:rStyle w:val="hps"/>
          <w:lang w:val="pt-PT"/>
        </w:rPr>
        <w:t>objetividade, bem como o nível de</w:t>
      </w:r>
      <w:r w:rsidRPr="00F11F2E">
        <w:rPr>
          <w:lang w:val="pt-PT"/>
        </w:rPr>
        <w:t xml:space="preserve"> </w:t>
      </w:r>
      <w:r w:rsidRPr="00F11F2E">
        <w:rPr>
          <w:rStyle w:val="hps"/>
          <w:lang w:val="pt-PT"/>
        </w:rPr>
        <w:t>competência</w:t>
      </w:r>
      <w:r w:rsidRPr="00F11F2E">
        <w:rPr>
          <w:lang w:val="pt-PT"/>
        </w:rPr>
        <w:t xml:space="preserve"> </w:t>
      </w:r>
      <w:r w:rsidRPr="00F11F2E">
        <w:rPr>
          <w:rStyle w:val="hps"/>
          <w:lang w:val="pt-PT"/>
        </w:rPr>
        <w:t>dos auditores internos</w:t>
      </w:r>
      <w:r w:rsidRPr="00F11F2E">
        <w:rPr>
          <w:lang w:val="pt-PT"/>
        </w:rPr>
        <w:t xml:space="preserve"> que fornecerão </w:t>
      </w:r>
      <w:r w:rsidRPr="00F11F2E">
        <w:rPr>
          <w:rStyle w:val="hps"/>
          <w:lang w:val="pt-PT"/>
        </w:rPr>
        <w:t>a assistência</w:t>
      </w:r>
      <w:r w:rsidRPr="00F11F2E">
        <w:rPr>
          <w:lang w:val="pt-PT"/>
        </w:rPr>
        <w:t xml:space="preserve">. Essa </w:t>
      </w:r>
      <w:r w:rsidRPr="00F11F2E">
        <w:rPr>
          <w:rStyle w:val="hps"/>
          <w:lang w:val="pt-PT"/>
        </w:rPr>
        <w:t>avaliação</w:t>
      </w:r>
      <w:r w:rsidRPr="00F11F2E">
        <w:rPr>
          <w:lang w:val="pt-PT"/>
        </w:rPr>
        <w:t xml:space="preserve"> </w:t>
      </w:r>
      <w:r w:rsidRPr="00F11F2E">
        <w:rPr>
          <w:rStyle w:val="hps"/>
          <w:lang w:val="pt-PT"/>
        </w:rPr>
        <w:t>deve incluir</w:t>
      </w:r>
      <w:r w:rsidRPr="00F11F2E">
        <w:rPr>
          <w:lang w:val="pt-PT"/>
        </w:rPr>
        <w:t xml:space="preserve"> </w:t>
      </w:r>
      <w:r w:rsidRPr="00F11F2E">
        <w:rPr>
          <w:rStyle w:val="hps"/>
          <w:lang w:val="pt-PT"/>
        </w:rPr>
        <w:t>investigação</w:t>
      </w:r>
      <w:r w:rsidRPr="00F11F2E">
        <w:rPr>
          <w:lang w:val="pt-PT"/>
        </w:rPr>
        <w:t xml:space="preserve"> sobre </w:t>
      </w:r>
      <w:r w:rsidRPr="00F11F2E">
        <w:rPr>
          <w:rStyle w:val="hps"/>
          <w:lang w:val="pt-PT"/>
        </w:rPr>
        <w:t>os interesses</w:t>
      </w:r>
      <w:r w:rsidRPr="00F11F2E">
        <w:rPr>
          <w:lang w:val="pt-PT"/>
        </w:rPr>
        <w:t xml:space="preserve"> </w:t>
      </w:r>
      <w:r w:rsidRPr="00F11F2E">
        <w:rPr>
          <w:rStyle w:val="hps"/>
          <w:lang w:val="pt-PT"/>
        </w:rPr>
        <w:t>e relacionamentos</w:t>
      </w:r>
      <w:r w:rsidRPr="00F11F2E">
        <w:rPr>
          <w:lang w:val="pt-PT"/>
        </w:rPr>
        <w:t xml:space="preserve"> dos auditores internos </w:t>
      </w:r>
      <w:r w:rsidRPr="00F11F2E">
        <w:rPr>
          <w:rStyle w:val="hps"/>
          <w:lang w:val="pt-PT"/>
        </w:rPr>
        <w:t>que podem criar</w:t>
      </w:r>
      <w:r w:rsidRPr="00F11F2E">
        <w:rPr>
          <w:lang w:val="pt-PT"/>
        </w:rPr>
        <w:t xml:space="preserve"> </w:t>
      </w:r>
      <w:r w:rsidRPr="00F11F2E">
        <w:rPr>
          <w:rStyle w:val="hps"/>
          <w:lang w:val="pt-PT"/>
        </w:rPr>
        <w:t>ameaça à</w:t>
      </w:r>
      <w:r>
        <w:rPr>
          <w:rStyle w:val="hps"/>
          <w:lang w:val="pt-PT"/>
        </w:rPr>
        <w:t xml:space="preserve"> </w:t>
      </w:r>
      <w:r w:rsidRPr="00F11F2E">
        <w:rPr>
          <w:rStyle w:val="hps"/>
          <w:lang w:val="pt-PT"/>
        </w:rPr>
        <w:t>objetividade deles</w:t>
      </w:r>
      <w:r w:rsidRPr="00F11F2E">
        <w:rPr>
          <w:lang w:val="pt-PT"/>
        </w:rPr>
        <w:t xml:space="preserve"> </w:t>
      </w:r>
      <w:r w:rsidRPr="00F11F2E">
        <w:rPr>
          <w:rStyle w:val="hps"/>
          <w:lang w:val="pt-PT"/>
        </w:rPr>
        <w:t>(</w:t>
      </w:r>
      <w:r w:rsidRPr="00F11F2E">
        <w:rPr>
          <w:lang w:val="pt-PT"/>
        </w:rPr>
        <w:t xml:space="preserve">ver itens </w:t>
      </w:r>
      <w:r w:rsidRPr="00F11F2E">
        <w:rPr>
          <w:rStyle w:val="hps"/>
          <w:lang w:val="pt-PT"/>
        </w:rPr>
        <w:t xml:space="preserve">A32 a </w:t>
      </w:r>
      <w:r w:rsidRPr="00F11F2E">
        <w:rPr>
          <w:lang w:val="pt-PT"/>
        </w:rPr>
        <w:t>A34)</w:t>
      </w:r>
      <w:r>
        <w:rPr>
          <w:lang w:val="pt-PT"/>
        </w:rPr>
        <w:t>.</w:t>
      </w:r>
    </w:p>
    <w:p w14:paraId="02846F18"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2DA69FCC" w14:textId="77777777" w:rsidR="004B39EB" w:rsidRPr="00F11F2E" w:rsidRDefault="004B39EB" w:rsidP="004B39EB">
      <w:pPr>
        <w:pStyle w:val="Default"/>
        <w:spacing w:after="120"/>
        <w:ind w:left="567" w:hanging="567"/>
        <w:jc w:val="both"/>
        <w:rPr>
          <w:rStyle w:val="hps"/>
          <w:lang w:val="pt-PT"/>
        </w:rPr>
      </w:pPr>
      <w:r w:rsidRPr="00F11F2E">
        <w:rPr>
          <w:rStyle w:val="hps"/>
          <w:lang w:val="pt-PT"/>
        </w:rPr>
        <w:t>28.</w:t>
      </w:r>
      <w:r w:rsidRPr="00F11F2E">
        <w:rPr>
          <w:lang w:val="pt-PT"/>
        </w:rPr>
        <w:t xml:space="preserve"> </w:t>
      </w:r>
      <w:r>
        <w:rPr>
          <w:lang w:val="pt-PT"/>
        </w:rPr>
        <w:tab/>
      </w:r>
      <w:r w:rsidRPr="00F11F2E">
        <w:rPr>
          <w:rStyle w:val="hps"/>
          <w:lang w:val="pt-PT"/>
        </w:rPr>
        <w:t>O auditor independente</w:t>
      </w:r>
      <w:r w:rsidRPr="00F11F2E">
        <w:rPr>
          <w:lang w:val="pt-PT"/>
        </w:rPr>
        <w:t xml:space="preserve"> </w:t>
      </w:r>
      <w:r w:rsidRPr="00F11F2E">
        <w:rPr>
          <w:rStyle w:val="hps"/>
          <w:lang w:val="pt-PT"/>
        </w:rPr>
        <w:t>não deve utilizar</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interno para</w:t>
      </w:r>
      <w:r w:rsidRPr="00F11F2E">
        <w:rPr>
          <w:lang w:val="pt-PT"/>
        </w:rPr>
        <w:t xml:space="preserve"> </w:t>
      </w:r>
      <w:r w:rsidRPr="00F11F2E">
        <w:rPr>
          <w:rStyle w:val="hps"/>
          <w:lang w:val="pt-PT"/>
        </w:rPr>
        <w:t>prestar assistência direta</w:t>
      </w:r>
      <w:r w:rsidRPr="00F11F2E">
        <w:rPr>
          <w:lang w:val="pt-PT"/>
        </w:rPr>
        <w:t xml:space="preserve"> </w:t>
      </w:r>
      <w:r w:rsidRPr="00F11F2E">
        <w:rPr>
          <w:rStyle w:val="hps"/>
          <w:lang w:val="pt-PT"/>
        </w:rPr>
        <w:t>se:</w:t>
      </w:r>
    </w:p>
    <w:p w14:paraId="6C4D11CD" w14:textId="77777777" w:rsidR="004B39EB" w:rsidRPr="00F11F2E" w:rsidRDefault="004B39EB" w:rsidP="004B39EB">
      <w:pPr>
        <w:spacing w:after="120" w:line="240" w:lineRule="auto"/>
        <w:ind w:left="993" w:hanging="426"/>
        <w:jc w:val="both"/>
        <w:rPr>
          <w:rStyle w:val="hps"/>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a) </w:t>
      </w:r>
      <w:r>
        <w:rPr>
          <w:rFonts w:ascii="Times New Roman" w:hAnsi="Times New Roman"/>
          <w:sz w:val="24"/>
          <w:szCs w:val="24"/>
          <w:lang w:val="pt-PT"/>
        </w:rPr>
        <w:tab/>
      </w:r>
      <w:r w:rsidRPr="00F11F2E">
        <w:rPr>
          <w:rStyle w:val="hps"/>
          <w:rFonts w:ascii="Times New Roman" w:hAnsi="Times New Roman"/>
          <w:sz w:val="24"/>
          <w:szCs w:val="24"/>
          <w:lang w:val="pt-PT"/>
        </w:rPr>
        <w:t>existirem ameaças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significativas à objetividade 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interno;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ou</w:t>
      </w:r>
    </w:p>
    <w:p w14:paraId="63B0DB42" w14:textId="77777777" w:rsidR="004B39EB" w:rsidRPr="00F11F2E" w:rsidRDefault="004B39EB" w:rsidP="004B39EB">
      <w:pPr>
        <w:spacing w:after="0" w:line="240" w:lineRule="auto"/>
        <w:ind w:left="993" w:hanging="426"/>
        <w:jc w:val="both"/>
        <w:rPr>
          <w:rStyle w:val="hps"/>
          <w:rFonts w:ascii="Times New Roman" w:hAnsi="Times New Roman"/>
          <w:sz w:val="24"/>
          <w:szCs w:val="24"/>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b) </w:t>
      </w:r>
      <w:r>
        <w:rPr>
          <w:rFonts w:ascii="Times New Roman" w:hAnsi="Times New Roman"/>
          <w:sz w:val="24"/>
          <w:szCs w:val="24"/>
          <w:lang w:val="pt-PT"/>
        </w:rPr>
        <w:tab/>
      </w:r>
      <w:r w:rsidRPr="00F11F2E">
        <w:rPr>
          <w:rStyle w:val="hps"/>
          <w:rFonts w:ascii="Times New Roman" w:hAnsi="Times New Roman"/>
          <w:sz w:val="24"/>
          <w:szCs w:val="24"/>
          <w:lang w:val="pt-PT"/>
        </w:rPr>
        <w:t>o auditor interno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não tem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competência suficiente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para executar o trabalho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proposto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(ver itens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A32 a </w:t>
      </w:r>
      <w:r w:rsidRPr="00F11F2E">
        <w:rPr>
          <w:rFonts w:ascii="Times New Roman" w:hAnsi="Times New Roman"/>
          <w:sz w:val="24"/>
          <w:szCs w:val="24"/>
          <w:lang w:val="pt-PT"/>
        </w:rPr>
        <w:t>A34)</w:t>
      </w:r>
      <w:r>
        <w:rPr>
          <w:rFonts w:ascii="Times New Roman" w:hAnsi="Times New Roman"/>
          <w:sz w:val="24"/>
          <w:szCs w:val="24"/>
          <w:lang w:val="pt-PT"/>
        </w:rPr>
        <w:t>.</w:t>
      </w:r>
    </w:p>
    <w:p w14:paraId="12D86180" w14:textId="77777777" w:rsidR="004B39EB" w:rsidRPr="000277C6" w:rsidRDefault="004B39EB" w:rsidP="004B39EB">
      <w:pPr>
        <w:tabs>
          <w:tab w:val="left" w:pos="751"/>
        </w:tabs>
        <w:spacing w:after="0" w:line="240" w:lineRule="auto"/>
        <w:jc w:val="both"/>
        <w:rPr>
          <w:rStyle w:val="hps"/>
          <w:rFonts w:ascii="Times New Roman" w:hAnsi="Times New Roman"/>
          <w:b/>
          <w:sz w:val="24"/>
          <w:szCs w:val="24"/>
          <w:lang w:val="pt-PT"/>
        </w:rPr>
      </w:pPr>
    </w:p>
    <w:p w14:paraId="12211BE8" w14:textId="77777777" w:rsidR="004B39EB" w:rsidRPr="00F11F2E" w:rsidRDefault="004B39EB" w:rsidP="004B39EB">
      <w:pPr>
        <w:tabs>
          <w:tab w:val="left" w:pos="751"/>
        </w:tabs>
        <w:spacing w:after="0" w:line="240" w:lineRule="auto"/>
        <w:jc w:val="both"/>
        <w:rPr>
          <w:rStyle w:val="hps"/>
          <w:rFonts w:ascii="Times New Roman" w:hAnsi="Times New Roman"/>
          <w:b/>
          <w:i/>
          <w:sz w:val="24"/>
          <w:szCs w:val="24"/>
          <w:lang w:val="pt-PT"/>
        </w:rPr>
      </w:pPr>
      <w:r w:rsidRPr="00F11F2E">
        <w:rPr>
          <w:rStyle w:val="hps"/>
          <w:rFonts w:ascii="Times New Roman" w:hAnsi="Times New Roman"/>
          <w:b/>
          <w:i/>
          <w:sz w:val="24"/>
          <w:szCs w:val="24"/>
          <w:lang w:val="pt-PT"/>
        </w:rPr>
        <w:t>Determinação da natureza</w:t>
      </w:r>
      <w:r w:rsidRPr="00F11F2E">
        <w:rPr>
          <w:rFonts w:ascii="Times New Roman" w:hAnsi="Times New Roman"/>
          <w:b/>
          <w:i/>
          <w:sz w:val="24"/>
          <w:szCs w:val="24"/>
          <w:lang w:val="pt-PT"/>
        </w:rPr>
        <w:t xml:space="preserve"> </w:t>
      </w:r>
      <w:r w:rsidRPr="00F11F2E">
        <w:rPr>
          <w:rStyle w:val="hps"/>
          <w:rFonts w:ascii="Times New Roman" w:hAnsi="Times New Roman"/>
          <w:b/>
          <w:i/>
          <w:sz w:val="24"/>
          <w:szCs w:val="24"/>
          <w:lang w:val="pt-PT"/>
        </w:rPr>
        <w:t>e da extensão do trabalho</w:t>
      </w:r>
      <w:r w:rsidRPr="00F11F2E">
        <w:rPr>
          <w:rFonts w:ascii="Times New Roman" w:hAnsi="Times New Roman"/>
          <w:b/>
          <w:i/>
          <w:sz w:val="24"/>
          <w:szCs w:val="24"/>
          <w:lang w:val="pt-PT"/>
        </w:rPr>
        <w:t xml:space="preserve"> </w:t>
      </w:r>
      <w:r w:rsidRPr="00F11F2E">
        <w:rPr>
          <w:rStyle w:val="hps"/>
          <w:rFonts w:ascii="Times New Roman" w:hAnsi="Times New Roman"/>
          <w:b/>
          <w:i/>
          <w:sz w:val="24"/>
          <w:szCs w:val="24"/>
          <w:lang w:val="pt-PT"/>
        </w:rPr>
        <w:t>que pode ser atribuído</w:t>
      </w:r>
      <w:r w:rsidRPr="00F11F2E">
        <w:rPr>
          <w:rFonts w:ascii="Times New Roman" w:hAnsi="Times New Roman"/>
          <w:b/>
          <w:i/>
          <w:sz w:val="24"/>
          <w:szCs w:val="24"/>
          <w:lang w:val="pt-PT"/>
        </w:rPr>
        <w:t xml:space="preserve"> </w:t>
      </w:r>
      <w:r w:rsidRPr="00F11F2E">
        <w:rPr>
          <w:rStyle w:val="hps"/>
          <w:rFonts w:ascii="Times New Roman" w:hAnsi="Times New Roman"/>
          <w:b/>
          <w:i/>
          <w:sz w:val="24"/>
          <w:szCs w:val="24"/>
          <w:lang w:val="pt-PT"/>
        </w:rPr>
        <w:t>aos auditores</w:t>
      </w:r>
      <w:r w:rsidRPr="00F11F2E">
        <w:rPr>
          <w:rFonts w:ascii="Times New Roman" w:hAnsi="Times New Roman"/>
          <w:b/>
          <w:i/>
          <w:sz w:val="24"/>
          <w:szCs w:val="24"/>
          <w:lang w:val="pt-PT"/>
        </w:rPr>
        <w:t xml:space="preserve"> </w:t>
      </w:r>
      <w:r w:rsidRPr="00F11F2E">
        <w:rPr>
          <w:rStyle w:val="hps"/>
          <w:rFonts w:ascii="Times New Roman" w:hAnsi="Times New Roman"/>
          <w:b/>
          <w:i/>
          <w:sz w:val="24"/>
          <w:szCs w:val="24"/>
          <w:lang w:val="pt-PT"/>
        </w:rPr>
        <w:t>internos</w:t>
      </w:r>
      <w:r w:rsidRPr="00F11F2E">
        <w:rPr>
          <w:rFonts w:ascii="Times New Roman" w:hAnsi="Times New Roman"/>
          <w:b/>
          <w:i/>
          <w:sz w:val="24"/>
          <w:szCs w:val="24"/>
          <w:lang w:val="pt-PT"/>
        </w:rPr>
        <w:t xml:space="preserve"> </w:t>
      </w:r>
      <w:r w:rsidRPr="00F11F2E">
        <w:rPr>
          <w:rStyle w:val="hps"/>
          <w:rFonts w:ascii="Times New Roman" w:hAnsi="Times New Roman"/>
          <w:b/>
          <w:i/>
          <w:sz w:val="24"/>
          <w:szCs w:val="24"/>
          <w:lang w:val="pt-PT"/>
        </w:rPr>
        <w:t>que prestam assistência direta</w:t>
      </w:r>
    </w:p>
    <w:p w14:paraId="1B3853CC" w14:textId="77777777" w:rsidR="004B39EB" w:rsidRPr="000277C6" w:rsidRDefault="004B39EB" w:rsidP="004B39EB">
      <w:pPr>
        <w:tabs>
          <w:tab w:val="left" w:pos="751"/>
        </w:tabs>
        <w:spacing w:after="0" w:line="240" w:lineRule="auto"/>
        <w:jc w:val="both"/>
        <w:rPr>
          <w:rStyle w:val="hps"/>
          <w:rFonts w:ascii="Times New Roman" w:hAnsi="Times New Roman"/>
          <w:b/>
          <w:sz w:val="24"/>
          <w:szCs w:val="24"/>
          <w:lang w:val="pt-PT"/>
        </w:rPr>
      </w:pPr>
    </w:p>
    <w:p w14:paraId="5AF37BA5" w14:textId="77777777" w:rsidR="004B39EB" w:rsidRPr="00F11F2E" w:rsidRDefault="004B39EB" w:rsidP="004B39EB">
      <w:pPr>
        <w:pStyle w:val="Default"/>
        <w:spacing w:after="120"/>
        <w:ind w:left="567" w:hanging="567"/>
        <w:jc w:val="both"/>
        <w:rPr>
          <w:rStyle w:val="hps"/>
          <w:lang w:val="pt-PT"/>
        </w:rPr>
      </w:pPr>
      <w:r w:rsidRPr="00F11F2E">
        <w:rPr>
          <w:rStyle w:val="hps"/>
          <w:lang w:val="pt-PT"/>
        </w:rPr>
        <w:t>29.</w:t>
      </w:r>
      <w:r w:rsidRPr="00F11F2E">
        <w:rPr>
          <w:lang w:val="pt-PT"/>
        </w:rPr>
        <w:t xml:space="preserve"> </w:t>
      </w:r>
      <w:r>
        <w:rPr>
          <w:lang w:val="pt-PT"/>
        </w:rPr>
        <w:tab/>
      </w:r>
      <w:r w:rsidRPr="00F11F2E">
        <w:rPr>
          <w:rStyle w:val="hps"/>
          <w:lang w:val="pt-PT"/>
        </w:rPr>
        <w:t>Ao</w:t>
      </w:r>
      <w:r>
        <w:rPr>
          <w:rStyle w:val="hps"/>
          <w:lang w:val="pt-PT"/>
        </w:rPr>
        <w:t xml:space="preserve"> </w:t>
      </w:r>
      <w:r w:rsidRPr="00F11F2E">
        <w:rPr>
          <w:rStyle w:val="hps"/>
          <w:lang w:val="pt-PT"/>
        </w:rPr>
        <w:t>determinar</w:t>
      </w:r>
      <w:r>
        <w:rPr>
          <w:rStyle w:val="hps"/>
          <w:lang w:val="pt-PT"/>
        </w:rPr>
        <w:t xml:space="preserve"> </w:t>
      </w:r>
      <w:r w:rsidRPr="00F11F2E">
        <w:rPr>
          <w:rStyle w:val="hps"/>
          <w:lang w:val="pt-PT"/>
        </w:rPr>
        <w:t>a</w:t>
      </w:r>
      <w:r>
        <w:rPr>
          <w:rStyle w:val="hps"/>
          <w:lang w:val="pt-PT"/>
        </w:rPr>
        <w:t xml:space="preserve"> </w:t>
      </w:r>
      <w:r w:rsidRPr="00F11F2E">
        <w:rPr>
          <w:rStyle w:val="hps"/>
          <w:lang w:val="pt-PT"/>
        </w:rPr>
        <w:t>natureza e a extensão do</w:t>
      </w:r>
      <w:r>
        <w:rPr>
          <w:rStyle w:val="hps"/>
          <w:lang w:val="pt-PT"/>
        </w:rPr>
        <w:t xml:space="preserve"> </w:t>
      </w:r>
      <w:r w:rsidRPr="00F11F2E">
        <w:rPr>
          <w:rStyle w:val="hps"/>
          <w:lang w:val="pt-PT"/>
        </w:rPr>
        <w:t>trabalho</w:t>
      </w:r>
      <w:r>
        <w:rPr>
          <w:rStyle w:val="hps"/>
          <w:lang w:val="pt-PT"/>
        </w:rPr>
        <w:t xml:space="preserve"> </w:t>
      </w:r>
      <w:r w:rsidRPr="00F11F2E">
        <w:rPr>
          <w:rStyle w:val="hps"/>
          <w:lang w:val="pt-PT"/>
        </w:rPr>
        <w:t>que pode</w:t>
      </w:r>
      <w:r w:rsidRPr="00F11F2E">
        <w:rPr>
          <w:lang w:val="pt-PT"/>
        </w:rPr>
        <w:t xml:space="preserve"> </w:t>
      </w:r>
      <w:r w:rsidRPr="00F11F2E">
        <w:rPr>
          <w:rStyle w:val="hps"/>
          <w:lang w:val="pt-PT"/>
        </w:rPr>
        <w:t>ser atribuído</w:t>
      </w:r>
      <w:r w:rsidRPr="00F11F2E">
        <w:rPr>
          <w:lang w:val="pt-PT"/>
        </w:rPr>
        <w:t xml:space="preserve"> </w:t>
      </w:r>
      <w:r w:rsidRPr="00F11F2E">
        <w:rPr>
          <w:rStyle w:val="hps"/>
          <w:lang w:val="pt-PT"/>
        </w:rPr>
        <w:t>aos auditores</w:t>
      </w:r>
      <w:r w:rsidRPr="00F11F2E">
        <w:rPr>
          <w:lang w:val="pt-PT"/>
        </w:rPr>
        <w:t xml:space="preserve"> </w:t>
      </w:r>
      <w:r>
        <w:rPr>
          <w:rStyle w:val="hps"/>
          <w:lang w:val="pt-PT"/>
        </w:rPr>
        <w:t xml:space="preserve">internos, </w:t>
      </w:r>
      <w:r w:rsidRPr="00F11F2E">
        <w:rPr>
          <w:rStyle w:val="hps"/>
          <w:lang w:val="pt-PT"/>
        </w:rPr>
        <w:t>bem como a</w:t>
      </w:r>
      <w:r w:rsidRPr="00F11F2E">
        <w:rPr>
          <w:lang w:val="pt-PT"/>
        </w:rPr>
        <w:t xml:space="preserve"> </w:t>
      </w:r>
      <w:r w:rsidRPr="00F11F2E">
        <w:rPr>
          <w:rStyle w:val="hps"/>
          <w:lang w:val="pt-PT"/>
        </w:rPr>
        <w:t>natureza</w:t>
      </w:r>
      <w:r w:rsidRPr="00F11F2E">
        <w:rPr>
          <w:lang w:val="pt-PT"/>
        </w:rPr>
        <w:t xml:space="preserve">, a época e a extensão </w:t>
      </w:r>
      <w:r w:rsidRPr="00F11F2E">
        <w:rPr>
          <w:rStyle w:val="hps"/>
          <w:lang w:val="pt-PT"/>
        </w:rPr>
        <w:t>da direção,</w:t>
      </w:r>
      <w:r w:rsidRPr="00F11F2E">
        <w:rPr>
          <w:lang w:val="pt-PT"/>
        </w:rPr>
        <w:t xml:space="preserve"> </w:t>
      </w:r>
      <w:r w:rsidRPr="00F11F2E">
        <w:rPr>
          <w:rStyle w:val="hps"/>
          <w:lang w:val="pt-PT"/>
        </w:rPr>
        <w:t>supervisão e revisão</w:t>
      </w:r>
      <w:r w:rsidRPr="00F11F2E">
        <w:rPr>
          <w:lang w:val="pt-PT"/>
        </w:rPr>
        <w:t xml:space="preserve"> </w:t>
      </w:r>
      <w:r w:rsidRPr="00F11F2E">
        <w:rPr>
          <w:rStyle w:val="hps"/>
          <w:lang w:val="pt-PT"/>
        </w:rPr>
        <w:t>apropriadas nas</w:t>
      </w:r>
      <w:r w:rsidRPr="00F11F2E">
        <w:rPr>
          <w:lang w:val="pt-PT"/>
        </w:rPr>
        <w:t xml:space="preserve"> </w:t>
      </w:r>
      <w:r w:rsidRPr="00F11F2E">
        <w:rPr>
          <w:rStyle w:val="hps"/>
          <w:lang w:val="pt-PT"/>
        </w:rPr>
        <w:t>circunstâncias, o</w:t>
      </w:r>
      <w:r w:rsidRPr="00F11F2E">
        <w:rPr>
          <w:lang w:val="pt-PT"/>
        </w:rPr>
        <w:t xml:space="preserve"> </w:t>
      </w:r>
      <w:r w:rsidRPr="00F11F2E">
        <w:rPr>
          <w:rStyle w:val="hps"/>
          <w:lang w:val="pt-PT"/>
        </w:rPr>
        <w:t>auditor independente deve</w:t>
      </w:r>
      <w:r w:rsidRPr="00F11F2E">
        <w:rPr>
          <w:lang w:val="pt-PT"/>
        </w:rPr>
        <w:t xml:space="preserve"> </w:t>
      </w:r>
      <w:r w:rsidRPr="00F11F2E">
        <w:rPr>
          <w:rStyle w:val="hps"/>
          <w:lang w:val="pt-PT"/>
        </w:rPr>
        <w:t>considerar:</w:t>
      </w:r>
    </w:p>
    <w:p w14:paraId="49DB4E2B" w14:textId="77777777" w:rsidR="004B39EB" w:rsidRPr="00F11F2E" w:rsidRDefault="004B39EB" w:rsidP="004B39EB">
      <w:pPr>
        <w:spacing w:after="120" w:line="240" w:lineRule="auto"/>
        <w:ind w:left="993" w:hanging="426"/>
        <w:jc w:val="both"/>
        <w:rPr>
          <w:rStyle w:val="hps"/>
          <w:rFonts w:ascii="Times New Roman" w:hAnsi="Times New Roman"/>
          <w:sz w:val="24"/>
          <w:szCs w:val="24"/>
          <w:lang w:val="pt-PT"/>
        </w:rPr>
      </w:pPr>
      <w:r w:rsidRPr="00F11F2E">
        <w:rPr>
          <w:rStyle w:val="hps"/>
          <w:rFonts w:ascii="Times New Roman" w:hAnsi="Times New Roman"/>
          <w:sz w:val="24"/>
          <w:szCs w:val="24"/>
          <w:lang w:val="pt-PT"/>
        </w:rPr>
        <w:t>(</w:t>
      </w:r>
      <w:r w:rsidRPr="00F11F2E">
        <w:rPr>
          <w:rStyle w:val="shorttext"/>
          <w:lang w:val="pt-PT"/>
        </w:rPr>
        <w:t xml:space="preserve">a) </w:t>
      </w:r>
      <w:r>
        <w:rPr>
          <w:rStyle w:val="shorttext"/>
          <w:lang w:val="pt-PT"/>
        </w:rPr>
        <w:tab/>
      </w:r>
      <w:r w:rsidRPr="00F11F2E">
        <w:rPr>
          <w:rStyle w:val="hps"/>
          <w:rFonts w:ascii="Times New Roman" w:hAnsi="Times New Roman"/>
          <w:sz w:val="24"/>
          <w:szCs w:val="24"/>
          <w:lang w:val="pt-PT"/>
        </w:rPr>
        <w:t>o montante de</w:t>
      </w:r>
      <w:r w:rsidRPr="00F11F2E">
        <w:rPr>
          <w:rStyle w:val="shorttext"/>
          <w:lang w:val="pt-PT"/>
        </w:rPr>
        <w:t xml:space="preserve"> </w:t>
      </w:r>
      <w:r w:rsidRPr="00F11F2E">
        <w:rPr>
          <w:rStyle w:val="hps"/>
          <w:rFonts w:ascii="Times New Roman" w:hAnsi="Times New Roman"/>
          <w:sz w:val="24"/>
          <w:szCs w:val="24"/>
          <w:lang w:val="pt-PT"/>
        </w:rPr>
        <w:t>julgamento envolvido</w:t>
      </w:r>
      <w:r w:rsidRPr="00F11F2E">
        <w:rPr>
          <w:rStyle w:val="shorttext"/>
          <w:lang w:val="pt-PT"/>
        </w:rPr>
        <w:t xml:space="preserve"> </w:t>
      </w:r>
      <w:r w:rsidRPr="00F11F2E">
        <w:rPr>
          <w:rStyle w:val="hps"/>
          <w:rFonts w:ascii="Times New Roman" w:hAnsi="Times New Roman"/>
          <w:sz w:val="24"/>
          <w:szCs w:val="24"/>
          <w:lang w:val="pt-PT"/>
        </w:rPr>
        <w:t>em:</w:t>
      </w:r>
    </w:p>
    <w:p w14:paraId="7D52B0AB" w14:textId="77777777" w:rsidR="004B39EB" w:rsidRPr="00F11F2E" w:rsidRDefault="004B39EB" w:rsidP="004B39EB">
      <w:pPr>
        <w:spacing w:after="120" w:line="240" w:lineRule="auto"/>
        <w:ind w:left="1418" w:hanging="425"/>
        <w:jc w:val="both"/>
        <w:rPr>
          <w:rFonts w:ascii="Times New Roman" w:hAnsi="Times New Roman"/>
          <w:sz w:val="24"/>
          <w:szCs w:val="24"/>
          <w:lang w:val="pt-PT"/>
        </w:rPr>
      </w:pPr>
      <w:r w:rsidRPr="00F11F2E">
        <w:rPr>
          <w:rStyle w:val="hps"/>
          <w:rFonts w:ascii="Times New Roman" w:hAnsi="Times New Roman"/>
          <w:sz w:val="24"/>
          <w:szCs w:val="24"/>
          <w:lang w:val="pt-PT"/>
        </w:rPr>
        <w:t>(i</w:t>
      </w:r>
      <w:r w:rsidRPr="00F11F2E">
        <w:rPr>
          <w:rFonts w:ascii="Times New Roman" w:hAnsi="Times New Roman"/>
          <w:sz w:val="24"/>
          <w:szCs w:val="24"/>
          <w:lang w:val="pt-PT"/>
        </w:rPr>
        <w:t xml:space="preserve">) </w:t>
      </w:r>
      <w:r>
        <w:rPr>
          <w:rFonts w:ascii="Times New Roman" w:hAnsi="Times New Roman"/>
          <w:sz w:val="24"/>
          <w:szCs w:val="24"/>
          <w:lang w:val="pt-PT"/>
        </w:rPr>
        <w:tab/>
      </w:r>
      <w:r w:rsidRPr="00F11F2E">
        <w:rPr>
          <w:rFonts w:ascii="Times New Roman" w:hAnsi="Times New Roman"/>
          <w:sz w:val="24"/>
          <w:szCs w:val="24"/>
          <w:lang w:val="pt-PT"/>
        </w:rPr>
        <w:t xml:space="preserve">planejar </w:t>
      </w:r>
      <w:r w:rsidRPr="00F11F2E">
        <w:rPr>
          <w:rStyle w:val="hps"/>
          <w:rFonts w:ascii="Times New Roman" w:hAnsi="Times New Roman"/>
          <w:sz w:val="24"/>
          <w:szCs w:val="24"/>
          <w:lang w:val="pt-PT"/>
        </w:rPr>
        <w: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executar procedimentos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 auditoria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aplicáveis</w:t>
      </w:r>
      <w:r>
        <w:rPr>
          <w:rStyle w:val="hps"/>
          <w:rFonts w:ascii="Times New Roman" w:hAnsi="Times New Roman"/>
          <w:sz w:val="24"/>
          <w:szCs w:val="24"/>
          <w:lang w:val="pt-PT"/>
        </w:rPr>
        <w:t>;</w:t>
      </w:r>
      <w:r w:rsidRPr="00F11F2E">
        <w:rPr>
          <w:rFonts w:ascii="Times New Roman" w:hAnsi="Times New Roman"/>
          <w:sz w:val="24"/>
          <w:szCs w:val="24"/>
          <w:lang w:val="pt-PT"/>
        </w:rPr>
        <w:t xml:space="preserve"> e</w:t>
      </w:r>
    </w:p>
    <w:p w14:paraId="68508349" w14:textId="77777777" w:rsidR="004B39EB" w:rsidRPr="00F11F2E" w:rsidRDefault="004B39EB" w:rsidP="004B39EB">
      <w:pPr>
        <w:spacing w:after="120" w:line="240" w:lineRule="auto"/>
        <w:ind w:left="1418" w:hanging="425"/>
        <w:jc w:val="both"/>
        <w:rPr>
          <w:rStyle w:val="hps"/>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ii) </w:t>
      </w:r>
      <w:r>
        <w:rPr>
          <w:rFonts w:ascii="Times New Roman" w:hAnsi="Times New Roman"/>
          <w:sz w:val="24"/>
          <w:szCs w:val="24"/>
          <w:lang w:val="pt-PT"/>
        </w:rPr>
        <w:tab/>
      </w:r>
      <w:r w:rsidRPr="00F11F2E">
        <w:rPr>
          <w:rFonts w:ascii="Times New Roman" w:hAnsi="Times New Roman"/>
          <w:sz w:val="24"/>
          <w:szCs w:val="24"/>
          <w:lang w:val="pt-PT"/>
        </w:rPr>
        <w:t xml:space="preserve">avaliar as </w:t>
      </w:r>
      <w:r w:rsidRPr="00F11F2E">
        <w:rPr>
          <w:rStyle w:val="hps"/>
          <w:rFonts w:ascii="Times New Roman" w:hAnsi="Times New Roman"/>
          <w:sz w:val="24"/>
          <w:szCs w:val="24"/>
          <w:lang w:val="pt-PT"/>
        </w:rPr>
        <w:t>evidências de auditoria que foram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obtidas</w:t>
      </w:r>
      <w:r w:rsidRPr="00F11F2E">
        <w:rPr>
          <w:rFonts w:ascii="Times New Roman" w:hAnsi="Times New Roman"/>
          <w:sz w:val="24"/>
          <w:szCs w:val="24"/>
          <w:lang w:val="pt-PT"/>
        </w:rPr>
        <w:t>;</w:t>
      </w:r>
    </w:p>
    <w:p w14:paraId="73C96866" w14:textId="77777777" w:rsidR="004B39EB" w:rsidRPr="00F11F2E" w:rsidRDefault="004B39EB" w:rsidP="004B39EB">
      <w:pPr>
        <w:spacing w:after="120" w:line="240" w:lineRule="auto"/>
        <w:ind w:left="993" w:hanging="426"/>
        <w:jc w:val="both"/>
        <w:rPr>
          <w:rStyle w:val="hps"/>
          <w:rFonts w:ascii="Times New Roman" w:hAnsi="Times New Roman"/>
          <w:sz w:val="24"/>
          <w:szCs w:val="24"/>
        </w:rPr>
      </w:pPr>
      <w:r w:rsidRPr="00F11F2E">
        <w:rPr>
          <w:rStyle w:val="hps"/>
          <w:rFonts w:ascii="Times New Roman" w:hAnsi="Times New Roman"/>
          <w:sz w:val="24"/>
          <w:szCs w:val="24"/>
        </w:rPr>
        <w:t>(b)</w:t>
      </w:r>
      <w:r>
        <w:rPr>
          <w:rStyle w:val="hps"/>
          <w:rFonts w:ascii="Times New Roman" w:hAnsi="Times New Roman"/>
          <w:sz w:val="24"/>
          <w:szCs w:val="24"/>
        </w:rPr>
        <w:tab/>
      </w:r>
      <w:r w:rsidRPr="00F11F2E">
        <w:rPr>
          <w:rStyle w:val="hps"/>
          <w:rFonts w:ascii="Times New Roman" w:hAnsi="Times New Roman"/>
          <w:sz w:val="24"/>
          <w:szCs w:val="24"/>
        </w:rPr>
        <w:t>o risco avaliado de distorção relevante</w:t>
      </w:r>
      <w:r>
        <w:rPr>
          <w:rStyle w:val="hps"/>
          <w:rFonts w:ascii="Times New Roman" w:hAnsi="Times New Roman"/>
          <w:sz w:val="24"/>
          <w:szCs w:val="24"/>
        </w:rPr>
        <w:t>;</w:t>
      </w:r>
      <w:r w:rsidRPr="00F11F2E">
        <w:rPr>
          <w:rStyle w:val="hps"/>
          <w:rFonts w:ascii="Times New Roman" w:hAnsi="Times New Roman"/>
          <w:sz w:val="24"/>
          <w:szCs w:val="24"/>
        </w:rPr>
        <w:t xml:space="preserve"> e</w:t>
      </w:r>
    </w:p>
    <w:p w14:paraId="10B70BF1" w14:textId="77777777" w:rsidR="004B39EB" w:rsidRPr="00F11F2E" w:rsidRDefault="004B39EB" w:rsidP="004B39EB">
      <w:pPr>
        <w:spacing w:after="0" w:line="240" w:lineRule="auto"/>
        <w:ind w:left="993" w:hanging="426"/>
        <w:jc w:val="both"/>
        <w:rPr>
          <w:rStyle w:val="hps"/>
          <w:rFonts w:ascii="Times New Roman" w:hAnsi="Times New Roman"/>
          <w:b/>
          <w:sz w:val="24"/>
          <w:szCs w:val="24"/>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c) </w:t>
      </w:r>
      <w:r>
        <w:rPr>
          <w:rFonts w:ascii="Times New Roman" w:hAnsi="Times New Roman"/>
          <w:sz w:val="24"/>
          <w:szCs w:val="24"/>
          <w:lang w:val="pt-PT"/>
        </w:rPr>
        <w:tab/>
      </w:r>
      <w:r w:rsidRPr="00F11F2E">
        <w:rPr>
          <w:rFonts w:ascii="Times New Roman" w:hAnsi="Times New Roman"/>
          <w:sz w:val="24"/>
          <w:szCs w:val="24"/>
          <w:lang w:val="pt-PT"/>
        </w:rPr>
        <w:t xml:space="preserve">a avaliação </w:t>
      </w:r>
      <w:r w:rsidRPr="00F11F2E">
        <w:rPr>
          <w:rStyle w:val="hps"/>
          <w:rFonts w:ascii="Times New Roman" w:hAnsi="Times New Roman"/>
          <w:sz w:val="24"/>
          <w:szCs w:val="24"/>
          <w:lang w:val="pt-PT"/>
        </w:rPr>
        <w:t>do auditor independente sobre a existência e 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importância de ameaças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à</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objetividade, bem como 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nível de competência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dos auditores internos</w:t>
      </w:r>
      <w:r w:rsidRPr="00F11F2E">
        <w:rPr>
          <w:rFonts w:ascii="Times New Roman" w:hAnsi="Times New Roman"/>
          <w:sz w:val="24"/>
          <w:szCs w:val="24"/>
          <w:lang w:val="pt-PT"/>
        </w:rPr>
        <w:t xml:space="preserve">, que fornecerão </w:t>
      </w:r>
      <w:r w:rsidRPr="00F11F2E">
        <w:rPr>
          <w:rStyle w:val="hps"/>
          <w:rFonts w:ascii="Times New Roman" w:hAnsi="Times New Roman"/>
          <w:sz w:val="24"/>
          <w:szCs w:val="24"/>
          <w:lang w:val="pt-PT"/>
        </w:rPr>
        <w:t>assistência direta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(ver</w:t>
      </w:r>
      <w:r w:rsidRPr="00F11F2E">
        <w:rPr>
          <w:rFonts w:ascii="Times New Roman" w:hAnsi="Times New Roman"/>
          <w:sz w:val="24"/>
          <w:szCs w:val="24"/>
          <w:lang w:val="pt-PT"/>
        </w:rPr>
        <w:t xml:space="preserve"> itens </w:t>
      </w:r>
      <w:r w:rsidRPr="00F11F2E">
        <w:rPr>
          <w:rStyle w:val="hps"/>
          <w:rFonts w:ascii="Times New Roman" w:hAnsi="Times New Roman"/>
          <w:sz w:val="24"/>
          <w:szCs w:val="24"/>
          <w:lang w:val="pt-PT"/>
        </w:rPr>
        <w:t xml:space="preserve">A35 a </w:t>
      </w:r>
      <w:r w:rsidRPr="00F11F2E">
        <w:rPr>
          <w:rFonts w:ascii="Times New Roman" w:hAnsi="Times New Roman"/>
          <w:sz w:val="24"/>
          <w:szCs w:val="24"/>
          <w:lang w:val="pt-PT"/>
        </w:rPr>
        <w:t>A39).</w:t>
      </w:r>
    </w:p>
    <w:p w14:paraId="5951CBD4" w14:textId="77777777" w:rsidR="004B39EB" w:rsidRDefault="004B39EB" w:rsidP="004B39EB">
      <w:pPr>
        <w:pStyle w:val="Default"/>
        <w:ind w:left="567" w:hanging="567"/>
        <w:jc w:val="both"/>
        <w:rPr>
          <w:rStyle w:val="hps"/>
          <w:lang w:val="pt-PT"/>
        </w:rPr>
      </w:pPr>
    </w:p>
    <w:p w14:paraId="32057575" w14:textId="77777777" w:rsidR="004B39EB" w:rsidRPr="00F11F2E" w:rsidRDefault="004B39EB" w:rsidP="004B39EB">
      <w:pPr>
        <w:pStyle w:val="Default"/>
        <w:spacing w:after="120"/>
        <w:ind w:left="567" w:hanging="567"/>
        <w:jc w:val="both"/>
        <w:rPr>
          <w:lang w:val="pt-PT"/>
        </w:rPr>
      </w:pPr>
      <w:r w:rsidRPr="00F11F2E">
        <w:rPr>
          <w:rStyle w:val="hps"/>
          <w:lang w:val="pt-PT"/>
        </w:rPr>
        <w:t>30.</w:t>
      </w:r>
      <w:r w:rsidRPr="00F11F2E">
        <w:rPr>
          <w:lang w:val="pt-PT"/>
        </w:rPr>
        <w:t xml:space="preserve"> </w:t>
      </w:r>
      <w:r>
        <w:rPr>
          <w:lang w:val="pt-PT"/>
        </w:rPr>
        <w:tab/>
      </w:r>
      <w:r w:rsidRPr="00F11F2E">
        <w:rPr>
          <w:rStyle w:val="hps"/>
          <w:lang w:val="pt-PT"/>
        </w:rPr>
        <w:t>O auditor independente</w:t>
      </w:r>
      <w:r w:rsidRPr="00F11F2E">
        <w:rPr>
          <w:lang w:val="pt-PT"/>
        </w:rPr>
        <w:t xml:space="preserve"> </w:t>
      </w:r>
      <w:r w:rsidRPr="00F11F2E">
        <w:rPr>
          <w:rStyle w:val="hps"/>
          <w:lang w:val="pt-PT"/>
        </w:rPr>
        <w:t>não deve utilizar</w:t>
      </w:r>
      <w:r w:rsidRPr="00F11F2E">
        <w:rPr>
          <w:lang w:val="pt-PT"/>
        </w:rPr>
        <w:t xml:space="preserve"> </w:t>
      </w:r>
      <w:r w:rsidRPr="00F11F2E">
        <w:rPr>
          <w:rStyle w:val="hps"/>
          <w:lang w:val="pt-PT"/>
        </w:rPr>
        <w:t>os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para executar procedimentos</w:t>
      </w:r>
      <w:r w:rsidRPr="00F11F2E">
        <w:rPr>
          <w:lang w:val="pt-PT"/>
        </w:rPr>
        <w:t xml:space="preserve"> </w:t>
      </w:r>
      <w:r w:rsidRPr="00F11F2E">
        <w:rPr>
          <w:rStyle w:val="hps"/>
          <w:lang w:val="pt-PT"/>
        </w:rPr>
        <w:t>que</w:t>
      </w:r>
      <w:r w:rsidRPr="00F11F2E">
        <w:rPr>
          <w:lang w:val="pt-PT"/>
        </w:rPr>
        <w:t>:</w:t>
      </w:r>
    </w:p>
    <w:p w14:paraId="1677E37F" w14:textId="77777777" w:rsidR="004B39EB" w:rsidRPr="00F11F2E" w:rsidRDefault="004B39EB" w:rsidP="004B39EB">
      <w:pPr>
        <w:spacing w:after="120" w:line="240" w:lineRule="auto"/>
        <w:ind w:left="993" w:hanging="426"/>
        <w:jc w:val="both"/>
        <w:rPr>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a) </w:t>
      </w:r>
      <w:r>
        <w:rPr>
          <w:rFonts w:ascii="Times New Roman" w:hAnsi="Times New Roman"/>
          <w:sz w:val="24"/>
          <w:szCs w:val="24"/>
          <w:lang w:val="pt-PT"/>
        </w:rPr>
        <w:tab/>
      </w:r>
      <w:r w:rsidRPr="00F11F2E">
        <w:rPr>
          <w:rStyle w:val="hps"/>
          <w:rFonts w:ascii="Times New Roman" w:hAnsi="Times New Roman"/>
          <w:sz w:val="24"/>
          <w:szCs w:val="24"/>
        </w:rPr>
        <w:t>e</w:t>
      </w:r>
      <w:r w:rsidRPr="00F11F2E">
        <w:rPr>
          <w:rStyle w:val="hps"/>
          <w:rFonts w:ascii="Times New Roman" w:hAnsi="Times New Roman"/>
          <w:sz w:val="24"/>
          <w:szCs w:val="24"/>
          <w:lang w:val="pt-PT"/>
        </w:rPr>
        <w:t>nvolvam julgamentos significativos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na auditoria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ver item </w:t>
      </w:r>
      <w:r w:rsidRPr="00F11F2E">
        <w:rPr>
          <w:rStyle w:val="hps"/>
          <w:rFonts w:ascii="Times New Roman" w:hAnsi="Times New Roman"/>
          <w:sz w:val="24"/>
          <w:szCs w:val="24"/>
          <w:lang w:val="pt-PT"/>
        </w:rPr>
        <w:t>A19</w:t>
      </w:r>
      <w:r w:rsidRPr="00F11F2E">
        <w:rPr>
          <w:rFonts w:ascii="Times New Roman" w:hAnsi="Times New Roman"/>
          <w:sz w:val="24"/>
          <w:szCs w:val="24"/>
          <w:lang w:val="pt-PT"/>
        </w:rPr>
        <w:t>);</w:t>
      </w:r>
    </w:p>
    <w:p w14:paraId="105F3863" w14:textId="77777777" w:rsidR="004B39EB" w:rsidRPr="00F11F2E" w:rsidRDefault="004B39EB" w:rsidP="004B39EB">
      <w:pPr>
        <w:spacing w:after="120" w:line="240" w:lineRule="auto"/>
        <w:ind w:left="993" w:hanging="426"/>
        <w:jc w:val="both"/>
        <w:rPr>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b) </w:t>
      </w:r>
      <w:r>
        <w:rPr>
          <w:rFonts w:ascii="Times New Roman" w:hAnsi="Times New Roman"/>
          <w:sz w:val="24"/>
          <w:szCs w:val="24"/>
          <w:lang w:val="pt-PT"/>
        </w:rPr>
        <w:tab/>
      </w:r>
      <w:r w:rsidRPr="00F11F2E">
        <w:rPr>
          <w:rFonts w:ascii="Times New Roman" w:hAnsi="Times New Roman"/>
          <w:sz w:val="24"/>
          <w:szCs w:val="24"/>
          <w:lang w:val="pt-PT"/>
        </w:rPr>
        <w:t>est</w:t>
      </w:r>
      <w:r>
        <w:rPr>
          <w:rFonts w:ascii="Times New Roman" w:hAnsi="Times New Roman"/>
          <w:sz w:val="24"/>
          <w:szCs w:val="24"/>
          <w:lang w:val="pt-PT"/>
        </w:rPr>
        <w:t>ejam</w:t>
      </w:r>
      <w:r w:rsidRPr="00F11F2E">
        <w:rPr>
          <w:rFonts w:ascii="Times New Roman" w:hAnsi="Times New Roman"/>
          <w:sz w:val="24"/>
          <w:szCs w:val="24"/>
          <w:lang w:val="pt-PT"/>
        </w:rPr>
        <w:t xml:space="preserve"> relacionados</w:t>
      </w:r>
      <w:r w:rsidRPr="00F11F2E">
        <w:rPr>
          <w:rStyle w:val="hps"/>
          <w:rFonts w:ascii="Times New Roman" w:hAnsi="Times New Roman"/>
          <w:sz w:val="24"/>
          <w:szCs w:val="24"/>
          <w:lang w:val="pt-PT"/>
        </w:rPr>
        <w:t xml:space="preserve"> com riscos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 distorção relevante avaliados como significativos</w:t>
      </w:r>
      <w:r w:rsidRPr="00F11F2E">
        <w:rPr>
          <w:rFonts w:ascii="Times New Roman" w:hAnsi="Times New Roman"/>
          <w:sz w:val="24"/>
          <w:szCs w:val="24"/>
          <w:lang w:val="pt-PT"/>
        </w:rPr>
        <w:t xml:space="preserve">, onde o </w:t>
      </w:r>
      <w:r w:rsidRPr="00F11F2E">
        <w:rPr>
          <w:rStyle w:val="hps"/>
          <w:rFonts w:ascii="Times New Roman" w:hAnsi="Times New Roman"/>
          <w:sz w:val="24"/>
          <w:szCs w:val="24"/>
          <w:lang w:val="pt-PT"/>
        </w:rPr>
        <w:t>julgamento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exigido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na execução 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procedimentos aplicáveis de auditoria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ou na avaliação</w:t>
      </w:r>
      <w:r w:rsidRPr="00F11F2E">
        <w:rPr>
          <w:rFonts w:ascii="Times New Roman" w:hAnsi="Times New Roman"/>
          <w:sz w:val="24"/>
          <w:szCs w:val="24"/>
          <w:lang w:val="pt-PT"/>
        </w:rPr>
        <w:t xml:space="preserve"> d</w:t>
      </w:r>
      <w:r w:rsidRPr="00F11F2E">
        <w:rPr>
          <w:rStyle w:val="hps"/>
          <w:rFonts w:ascii="Times New Roman" w:hAnsi="Times New Roman"/>
          <w:sz w:val="24"/>
          <w:szCs w:val="24"/>
          <w:lang w:val="pt-PT"/>
        </w:rPr>
        <w:t>a evidência de auditoria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obtida é</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mais do que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limitado</w:t>
      </w:r>
      <w:r w:rsidRPr="00F11F2E">
        <w:rPr>
          <w:rStyle w:val="atn"/>
          <w:rFonts w:ascii="Times New Roman" w:hAnsi="Times New Roman"/>
          <w:sz w:val="24"/>
          <w:szCs w:val="24"/>
          <w:lang w:val="pt-PT"/>
        </w:rPr>
        <w:t xml:space="preserve"> (</w:t>
      </w:r>
      <w:r w:rsidRPr="00F11F2E">
        <w:rPr>
          <w:rFonts w:ascii="Times New Roman" w:hAnsi="Times New Roman"/>
          <w:sz w:val="24"/>
          <w:szCs w:val="24"/>
          <w:lang w:val="pt-PT"/>
        </w:rPr>
        <w:t xml:space="preserve">ver item </w:t>
      </w:r>
      <w:r w:rsidRPr="00F11F2E">
        <w:rPr>
          <w:rStyle w:val="hps"/>
          <w:rFonts w:ascii="Times New Roman" w:hAnsi="Times New Roman"/>
          <w:sz w:val="24"/>
          <w:szCs w:val="24"/>
          <w:lang w:val="pt-PT"/>
        </w:rPr>
        <w:t>A38</w:t>
      </w:r>
      <w:r w:rsidRPr="00F11F2E">
        <w:rPr>
          <w:rFonts w:ascii="Times New Roman" w:hAnsi="Times New Roman"/>
          <w:sz w:val="24"/>
          <w:szCs w:val="24"/>
          <w:lang w:val="pt-PT"/>
        </w:rPr>
        <w:t>);</w:t>
      </w:r>
    </w:p>
    <w:p w14:paraId="3002D8C0" w14:textId="77777777" w:rsidR="004B39EB" w:rsidRPr="00F11F2E" w:rsidRDefault="004B39EB" w:rsidP="004B39EB">
      <w:pPr>
        <w:spacing w:after="120" w:line="240" w:lineRule="auto"/>
        <w:ind w:left="993" w:hanging="426"/>
        <w:jc w:val="both"/>
        <w:rPr>
          <w:rStyle w:val="hps"/>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c) </w:t>
      </w:r>
      <w:r>
        <w:rPr>
          <w:rFonts w:ascii="Times New Roman" w:hAnsi="Times New Roman"/>
          <w:sz w:val="24"/>
          <w:szCs w:val="24"/>
          <w:lang w:val="pt-PT"/>
        </w:rPr>
        <w:tab/>
      </w:r>
      <w:r w:rsidRPr="00F11F2E">
        <w:rPr>
          <w:rStyle w:val="hps"/>
          <w:rFonts w:ascii="Times New Roman" w:hAnsi="Times New Roman"/>
          <w:sz w:val="24"/>
          <w:szCs w:val="24"/>
          <w:lang w:val="pt-PT"/>
        </w:rPr>
        <w:t>est</w:t>
      </w:r>
      <w:r>
        <w:rPr>
          <w:rStyle w:val="hps"/>
          <w:rFonts w:ascii="Times New Roman" w:hAnsi="Times New Roman"/>
          <w:sz w:val="24"/>
          <w:szCs w:val="24"/>
          <w:lang w:val="pt-PT"/>
        </w:rPr>
        <w:t>ejam</w:t>
      </w:r>
      <w:r w:rsidRPr="00F11F2E">
        <w:rPr>
          <w:rStyle w:val="hps"/>
          <w:rFonts w:ascii="Times New Roman" w:hAnsi="Times New Roman"/>
          <w:sz w:val="24"/>
          <w:szCs w:val="24"/>
          <w:lang w:val="pt-PT"/>
        </w:rPr>
        <w:t xml:space="preserve"> relacionados com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trabalhos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com os quais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est</w:t>
      </w:r>
      <w:r>
        <w:rPr>
          <w:rStyle w:val="hps"/>
          <w:rFonts w:ascii="Times New Roman" w:hAnsi="Times New Roman"/>
          <w:sz w:val="24"/>
          <w:szCs w:val="24"/>
          <w:lang w:val="pt-PT"/>
        </w:rPr>
        <w:t>ejam</w:t>
      </w:r>
      <w:r w:rsidRPr="00F11F2E">
        <w:rPr>
          <w:rStyle w:val="hps"/>
          <w:rFonts w:ascii="Times New Roman" w:hAnsi="Times New Roman"/>
          <w:sz w:val="24"/>
          <w:szCs w:val="24"/>
          <w:lang w:val="pt-PT"/>
        </w:rPr>
        <w:t xml:space="preserve"> envolvidos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que já</w:t>
      </w:r>
      <w:r w:rsidRPr="00F11F2E">
        <w:rPr>
          <w:rFonts w:ascii="Times New Roman" w:hAnsi="Times New Roman"/>
          <w:sz w:val="24"/>
          <w:szCs w:val="24"/>
          <w:lang w:val="pt-PT"/>
        </w:rPr>
        <w:t xml:space="preserve"> reportaram ou reportarão </w:t>
      </w:r>
      <w:r w:rsidRPr="00F11F2E">
        <w:rPr>
          <w:rStyle w:val="hps"/>
          <w:rFonts w:ascii="Times New Roman" w:hAnsi="Times New Roman"/>
          <w:sz w:val="24"/>
          <w:szCs w:val="24"/>
          <w:lang w:val="pt-PT"/>
        </w:rPr>
        <w:t>à</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administração ou aos responsáveis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​​pela governança,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em decorrência da função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 auditoria interna exercida;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ou</w:t>
      </w:r>
    </w:p>
    <w:p w14:paraId="78420CB9" w14:textId="77777777" w:rsidR="004B39EB" w:rsidRPr="00F11F2E" w:rsidRDefault="004B39EB" w:rsidP="004B39EB">
      <w:pPr>
        <w:spacing w:after="0" w:line="240" w:lineRule="auto"/>
        <w:ind w:left="993" w:hanging="426"/>
        <w:jc w:val="both"/>
        <w:rPr>
          <w:rStyle w:val="hps"/>
          <w:rFonts w:ascii="Times New Roman" w:hAnsi="Times New Roman"/>
          <w:b/>
          <w:i/>
          <w:sz w:val="24"/>
          <w:szCs w:val="24"/>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d) </w:t>
      </w:r>
      <w:r>
        <w:rPr>
          <w:rFonts w:ascii="Times New Roman" w:hAnsi="Times New Roman"/>
          <w:sz w:val="24"/>
          <w:szCs w:val="24"/>
          <w:lang w:val="pt-PT"/>
        </w:rPr>
        <w:tab/>
      </w:r>
      <w:r w:rsidRPr="00F11F2E">
        <w:rPr>
          <w:rStyle w:val="hps"/>
          <w:rFonts w:ascii="Times New Roman" w:hAnsi="Times New Roman"/>
          <w:sz w:val="24"/>
          <w:szCs w:val="24"/>
          <w:lang w:val="pt-PT"/>
        </w:rPr>
        <w:t>est</w:t>
      </w:r>
      <w:r>
        <w:rPr>
          <w:rStyle w:val="hps"/>
          <w:rFonts w:ascii="Times New Roman" w:hAnsi="Times New Roman"/>
          <w:sz w:val="24"/>
          <w:szCs w:val="24"/>
          <w:lang w:val="pt-PT"/>
        </w:rPr>
        <w:t>ejam</w:t>
      </w:r>
      <w:r w:rsidRPr="00F11F2E">
        <w:rPr>
          <w:rStyle w:val="hps"/>
          <w:rFonts w:ascii="Times New Roman" w:hAnsi="Times New Roman"/>
          <w:sz w:val="24"/>
          <w:szCs w:val="24"/>
          <w:lang w:val="pt-PT"/>
        </w:rPr>
        <w:t xml:space="preserve"> relacionados com decisões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o auditor 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toma </w:t>
      </w:r>
      <w:r w:rsidRPr="00F11F2E">
        <w:rPr>
          <w:rFonts w:ascii="Times New Roman" w:hAnsi="Times New Roman"/>
          <w:sz w:val="24"/>
          <w:szCs w:val="24"/>
          <w:lang w:val="pt-PT"/>
        </w:rPr>
        <w:t xml:space="preserve">de acordo com </w:t>
      </w:r>
      <w:r w:rsidRPr="00F11F2E">
        <w:rPr>
          <w:rStyle w:val="hps"/>
          <w:rFonts w:ascii="Times New Roman" w:hAnsi="Times New Roman"/>
          <w:sz w:val="24"/>
          <w:szCs w:val="24"/>
          <w:lang w:val="pt-PT"/>
        </w:rPr>
        <w:t>esta Norma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sobre a função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 auditoria interna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o uso 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seu trabalho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ou assistência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direta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(ver itens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A35 a </w:t>
      </w:r>
      <w:r w:rsidRPr="00F11F2E">
        <w:rPr>
          <w:rFonts w:ascii="Times New Roman" w:hAnsi="Times New Roman"/>
          <w:sz w:val="24"/>
          <w:szCs w:val="24"/>
          <w:lang w:val="pt-PT"/>
        </w:rPr>
        <w:t>A39).</w:t>
      </w:r>
    </w:p>
    <w:p w14:paraId="18EF0048"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23EA935D" w14:textId="77777777" w:rsidR="004B39EB" w:rsidRPr="00F11F2E" w:rsidRDefault="004B39EB" w:rsidP="004B39EB">
      <w:pPr>
        <w:pStyle w:val="Default"/>
        <w:ind w:left="567" w:hanging="567"/>
        <w:jc w:val="both"/>
        <w:rPr>
          <w:rStyle w:val="hps"/>
          <w:b/>
          <w:i/>
        </w:rPr>
      </w:pPr>
      <w:r w:rsidRPr="00F11F2E">
        <w:rPr>
          <w:rStyle w:val="hps"/>
          <w:lang w:val="pt-PT"/>
        </w:rPr>
        <w:t>31.</w:t>
      </w:r>
      <w:r w:rsidRPr="00F11F2E">
        <w:rPr>
          <w:lang w:val="pt-PT"/>
        </w:rPr>
        <w:t xml:space="preserve"> </w:t>
      </w:r>
      <w:r>
        <w:rPr>
          <w:lang w:val="pt-PT"/>
        </w:rPr>
        <w:tab/>
      </w:r>
      <w:r w:rsidRPr="00F11F2E">
        <w:rPr>
          <w:rStyle w:val="hps"/>
          <w:lang w:val="pt-PT"/>
        </w:rPr>
        <w:t>Depois de</w:t>
      </w:r>
      <w:r w:rsidRPr="00F11F2E">
        <w:rPr>
          <w:lang w:val="pt-PT"/>
        </w:rPr>
        <w:t xml:space="preserve"> </w:t>
      </w:r>
      <w:r w:rsidRPr="00F11F2E">
        <w:rPr>
          <w:rStyle w:val="hps"/>
          <w:lang w:val="pt-PT"/>
        </w:rPr>
        <w:t>devidamente</w:t>
      </w:r>
      <w:r w:rsidRPr="00F11F2E">
        <w:rPr>
          <w:lang w:val="pt-PT"/>
        </w:rPr>
        <w:t xml:space="preserve"> </w:t>
      </w:r>
      <w:r w:rsidRPr="00F11F2E">
        <w:rPr>
          <w:rStyle w:val="hps"/>
          <w:lang w:val="pt-PT"/>
        </w:rPr>
        <w:t>avaliado se</w:t>
      </w:r>
      <w:r w:rsidRPr="00F11F2E">
        <w:rPr>
          <w:lang w:val="pt-PT"/>
        </w:rPr>
        <w:t xml:space="preserve"> </w:t>
      </w:r>
      <w:r w:rsidRPr="00F11F2E">
        <w:rPr>
          <w:rStyle w:val="hps"/>
          <w:lang w:val="pt-PT"/>
        </w:rPr>
        <w:t>e</w:t>
      </w:r>
      <w:r w:rsidRPr="00F11F2E">
        <w:rPr>
          <w:lang w:val="pt-PT"/>
        </w:rPr>
        <w:t xml:space="preserve">, em caso afirmativo, até que ponto </w:t>
      </w:r>
      <w:r w:rsidRPr="00F11F2E">
        <w:rPr>
          <w:rStyle w:val="hps"/>
          <w:lang w:val="pt-PT"/>
        </w:rPr>
        <w:t>os auditores internos</w:t>
      </w:r>
      <w:r w:rsidRPr="00F11F2E">
        <w:rPr>
          <w:lang w:val="pt-PT"/>
        </w:rPr>
        <w:t xml:space="preserve"> </w:t>
      </w:r>
      <w:r w:rsidRPr="00F11F2E">
        <w:rPr>
          <w:rStyle w:val="hps"/>
          <w:lang w:val="pt-PT"/>
        </w:rPr>
        <w:t>podem ser</w:t>
      </w:r>
      <w:r w:rsidRPr="00F11F2E">
        <w:rPr>
          <w:lang w:val="pt-PT"/>
        </w:rPr>
        <w:t xml:space="preserve"> </w:t>
      </w:r>
      <w:r w:rsidRPr="00F11F2E">
        <w:rPr>
          <w:rStyle w:val="hps"/>
          <w:lang w:val="pt-PT"/>
        </w:rPr>
        <w:t>utilizados para prestar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sobre a auditoria das demonstrações contábeis</w:t>
      </w:r>
      <w:r w:rsidRPr="00F11F2E">
        <w:rPr>
          <w:lang w:val="pt-PT"/>
        </w:rPr>
        <w:t xml:space="preserve">, o </w:t>
      </w:r>
      <w:r w:rsidRPr="00F11F2E">
        <w:rPr>
          <w:rStyle w:val="hps"/>
          <w:lang w:val="pt-PT"/>
        </w:rPr>
        <w:t>auditor</w:t>
      </w:r>
      <w:r w:rsidRPr="00F11F2E">
        <w:rPr>
          <w:lang w:val="pt-PT"/>
        </w:rPr>
        <w:t xml:space="preserve"> </w:t>
      </w:r>
      <w:r w:rsidRPr="00F11F2E">
        <w:rPr>
          <w:rStyle w:val="hps"/>
          <w:lang w:val="pt-PT"/>
        </w:rPr>
        <w:t>independente deve comunica</w:t>
      </w:r>
      <w:r w:rsidRPr="00F11F2E">
        <w:rPr>
          <w:lang w:val="pt-PT"/>
        </w:rPr>
        <w:t>r a</w:t>
      </w:r>
      <w:r w:rsidRPr="00F11F2E">
        <w:rPr>
          <w:rStyle w:val="hps"/>
          <w:lang w:val="pt-PT"/>
        </w:rPr>
        <w:t>os responsáveis ​​pela governança</w:t>
      </w:r>
      <w:r w:rsidRPr="00F11F2E">
        <w:rPr>
          <w:lang w:val="pt-PT"/>
        </w:rPr>
        <w:t xml:space="preserve"> </w:t>
      </w:r>
      <w:r w:rsidRPr="00F11F2E">
        <w:rPr>
          <w:rStyle w:val="hps"/>
          <w:lang w:val="pt-PT"/>
        </w:rPr>
        <w:t>uma visão geral do</w:t>
      </w:r>
      <w:r w:rsidRPr="00F11F2E">
        <w:rPr>
          <w:lang w:val="pt-PT"/>
        </w:rPr>
        <w:t xml:space="preserve"> </w:t>
      </w:r>
      <w:r w:rsidRPr="00F11F2E">
        <w:rPr>
          <w:rStyle w:val="hps"/>
          <w:lang w:val="pt-PT"/>
        </w:rPr>
        <w:t>alcance</w:t>
      </w:r>
      <w:r w:rsidRPr="00F11F2E">
        <w:rPr>
          <w:lang w:val="pt-PT"/>
        </w:rPr>
        <w:t xml:space="preserve"> </w:t>
      </w:r>
      <w:r w:rsidRPr="00F11F2E">
        <w:rPr>
          <w:rStyle w:val="hps"/>
          <w:lang w:val="pt-PT"/>
        </w:rPr>
        <w:t>planejado e</w:t>
      </w:r>
      <w:r w:rsidRPr="00F11F2E">
        <w:rPr>
          <w:lang w:val="pt-PT"/>
        </w:rPr>
        <w:t xml:space="preserve"> da </w:t>
      </w:r>
      <w:r w:rsidRPr="00F11F2E">
        <w:rPr>
          <w:rStyle w:val="hps"/>
          <w:lang w:val="pt-PT"/>
        </w:rPr>
        <w:t>época da auditoria</w:t>
      </w:r>
      <w:r w:rsidRPr="00F11F2E">
        <w:rPr>
          <w:lang w:val="pt-PT"/>
        </w:rPr>
        <w:t xml:space="preserve">, em </w:t>
      </w:r>
      <w:r w:rsidRPr="00F11F2E">
        <w:rPr>
          <w:rStyle w:val="hps"/>
          <w:lang w:val="pt-PT"/>
        </w:rPr>
        <w:t>conformidade</w:t>
      </w:r>
      <w:r w:rsidRPr="00F11F2E">
        <w:rPr>
          <w:lang w:val="pt-PT"/>
        </w:rPr>
        <w:t xml:space="preserve"> </w:t>
      </w:r>
      <w:r w:rsidRPr="00F11F2E">
        <w:rPr>
          <w:rStyle w:val="hps"/>
          <w:lang w:val="pt-PT"/>
        </w:rPr>
        <w:t>com</w:t>
      </w:r>
      <w:r w:rsidRPr="00F11F2E">
        <w:rPr>
          <w:lang w:val="pt-PT"/>
        </w:rPr>
        <w:t xml:space="preserve"> o item 15 da NBC TA </w:t>
      </w:r>
      <w:r w:rsidRPr="00F11F2E">
        <w:rPr>
          <w:rStyle w:val="hps"/>
          <w:lang w:val="pt-PT"/>
        </w:rPr>
        <w:t>260, informando a natureza</w:t>
      </w:r>
      <w:r w:rsidRPr="00F11F2E">
        <w:rPr>
          <w:lang w:val="pt-PT"/>
        </w:rPr>
        <w:t xml:space="preserve"> </w:t>
      </w:r>
      <w:r w:rsidRPr="00F11F2E">
        <w:rPr>
          <w:rStyle w:val="hps"/>
          <w:lang w:val="pt-PT"/>
        </w:rPr>
        <w:t>e a extensão planejada da utilização dos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r w:rsidRPr="00F11F2E">
        <w:rPr>
          <w:lang w:val="pt-PT"/>
        </w:rPr>
        <w:t xml:space="preserve">, de modo a </w:t>
      </w:r>
      <w:r w:rsidRPr="00F11F2E">
        <w:rPr>
          <w:rStyle w:val="hps"/>
          <w:lang w:val="pt-PT"/>
        </w:rPr>
        <w:t>chegar a entendimento mútuo de que</w:t>
      </w:r>
      <w:r w:rsidRPr="00F11F2E">
        <w:rPr>
          <w:lang w:val="pt-PT"/>
        </w:rPr>
        <w:t xml:space="preserve"> </w:t>
      </w:r>
      <w:r w:rsidRPr="00F11F2E">
        <w:rPr>
          <w:rStyle w:val="hps"/>
          <w:lang w:val="pt-PT"/>
        </w:rPr>
        <w:t>a utilização</w:t>
      </w:r>
      <w:r w:rsidRPr="00F11F2E">
        <w:rPr>
          <w:lang w:val="pt-PT"/>
        </w:rPr>
        <w:t xml:space="preserve"> </w:t>
      </w:r>
      <w:r w:rsidRPr="00F11F2E">
        <w:rPr>
          <w:rStyle w:val="hps"/>
          <w:lang w:val="pt-PT"/>
        </w:rPr>
        <w:t>não seja excessiva</w:t>
      </w:r>
      <w:r w:rsidRPr="00F11F2E">
        <w:rPr>
          <w:lang w:val="pt-PT"/>
        </w:rPr>
        <w:t xml:space="preserve"> </w:t>
      </w:r>
      <w:r w:rsidRPr="00F11F2E">
        <w:rPr>
          <w:rStyle w:val="hps"/>
          <w:lang w:val="pt-PT"/>
        </w:rPr>
        <w:t>nas</w:t>
      </w:r>
      <w:r w:rsidRPr="00F11F2E">
        <w:rPr>
          <w:lang w:val="pt-PT"/>
        </w:rPr>
        <w:t xml:space="preserve"> </w:t>
      </w:r>
      <w:r w:rsidRPr="00F11F2E">
        <w:rPr>
          <w:rStyle w:val="hps"/>
          <w:lang w:val="pt-PT"/>
        </w:rPr>
        <w:t>circunstâncias do trabalho</w:t>
      </w:r>
      <w:r w:rsidRPr="00F11F2E">
        <w:rPr>
          <w:lang w:val="pt-PT"/>
        </w:rPr>
        <w:t xml:space="preserve"> </w:t>
      </w:r>
      <w:r w:rsidRPr="00F11F2E">
        <w:rPr>
          <w:rStyle w:val="hps"/>
          <w:lang w:val="pt-PT"/>
        </w:rPr>
        <w:t>(</w:t>
      </w:r>
      <w:r w:rsidRPr="00F11F2E">
        <w:rPr>
          <w:lang w:val="pt-PT"/>
        </w:rPr>
        <w:t>ver item</w:t>
      </w:r>
      <w:r>
        <w:rPr>
          <w:lang w:val="pt-PT"/>
        </w:rPr>
        <w:t xml:space="preserve"> </w:t>
      </w:r>
      <w:r w:rsidRPr="00F11F2E">
        <w:rPr>
          <w:rStyle w:val="hps"/>
          <w:lang w:val="pt-PT"/>
        </w:rPr>
        <w:t>A39)</w:t>
      </w:r>
      <w:r>
        <w:rPr>
          <w:rStyle w:val="hps"/>
          <w:lang w:val="pt-PT"/>
        </w:rPr>
        <w:t>.</w:t>
      </w:r>
    </w:p>
    <w:p w14:paraId="79241C04"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7953BF5C" w14:textId="77777777" w:rsidR="004B39EB" w:rsidRPr="00F11F2E" w:rsidRDefault="004B39EB" w:rsidP="004B39EB">
      <w:pPr>
        <w:pStyle w:val="Default"/>
        <w:ind w:left="567" w:hanging="567"/>
        <w:jc w:val="both"/>
        <w:rPr>
          <w:rStyle w:val="hps"/>
        </w:rPr>
      </w:pPr>
      <w:r w:rsidRPr="00F11F2E">
        <w:rPr>
          <w:rStyle w:val="hps"/>
          <w:lang w:val="pt-PT"/>
        </w:rPr>
        <w:t>32.</w:t>
      </w:r>
      <w:r w:rsidRPr="00F11F2E">
        <w:rPr>
          <w:lang w:val="pt-PT"/>
        </w:rPr>
        <w:t xml:space="preserve"> </w:t>
      </w:r>
      <w:r>
        <w:rPr>
          <w:lang w:val="pt-PT"/>
        </w:rPr>
        <w:tab/>
      </w:r>
      <w:r w:rsidRPr="00F11F2E">
        <w:rPr>
          <w:rStyle w:val="hps"/>
          <w:lang w:val="pt-PT"/>
        </w:rPr>
        <w:t>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deve avaliar</w:t>
      </w:r>
      <w:r w:rsidRPr="00F11F2E">
        <w:rPr>
          <w:lang w:val="pt-PT"/>
        </w:rPr>
        <w:t xml:space="preserve"> </w:t>
      </w:r>
      <w:r w:rsidRPr="00F11F2E">
        <w:rPr>
          <w:rStyle w:val="hps"/>
          <w:lang w:val="pt-PT"/>
        </w:rPr>
        <w:t>se</w:t>
      </w:r>
      <w:r w:rsidRPr="00F11F2E">
        <w:rPr>
          <w:lang w:val="pt-PT"/>
        </w:rPr>
        <w:t>, quando agregado, a utilização planejada de assistência direta d</w:t>
      </w:r>
      <w:r w:rsidRPr="00F11F2E">
        <w:rPr>
          <w:rStyle w:val="hps"/>
          <w:lang w:val="pt-PT"/>
        </w:rPr>
        <w:t>os auditores internos</w:t>
      </w:r>
      <w:r w:rsidRPr="00F11F2E">
        <w:rPr>
          <w:lang w:val="pt-PT"/>
        </w:rPr>
        <w:t xml:space="preserve"> </w:t>
      </w:r>
      <w:r w:rsidRPr="00F11F2E">
        <w:rPr>
          <w:rStyle w:val="hps"/>
          <w:lang w:val="pt-PT"/>
        </w:rPr>
        <w:t>junto com o uso</w:t>
      </w:r>
      <w:r w:rsidRPr="00F11F2E">
        <w:rPr>
          <w:lang w:val="pt-PT"/>
        </w:rPr>
        <w:t xml:space="preserve"> </w:t>
      </w:r>
      <w:r w:rsidRPr="00F11F2E">
        <w:rPr>
          <w:rStyle w:val="hps"/>
          <w:lang w:val="pt-PT"/>
        </w:rPr>
        <w:t>planejado do trabalho</w:t>
      </w:r>
      <w:r w:rsidRPr="00F11F2E">
        <w:rPr>
          <w:lang w:val="pt-PT"/>
        </w:rPr>
        <w:t xml:space="preserve"> </w:t>
      </w:r>
      <w:r w:rsidRPr="00F11F2E">
        <w:rPr>
          <w:rStyle w:val="hps"/>
          <w:lang w:val="pt-PT"/>
        </w:rPr>
        <w:t>da função de auditoria</w:t>
      </w:r>
      <w:r w:rsidRPr="00F11F2E">
        <w:rPr>
          <w:lang w:val="pt-PT"/>
        </w:rPr>
        <w:t xml:space="preserve"> </w:t>
      </w:r>
      <w:r w:rsidRPr="00F11F2E">
        <w:rPr>
          <w:rStyle w:val="hps"/>
          <w:lang w:val="pt-PT"/>
        </w:rPr>
        <w:t>interna</w:t>
      </w:r>
      <w:r w:rsidRPr="00F11F2E">
        <w:rPr>
          <w:lang w:val="pt-PT"/>
        </w:rPr>
        <w:t xml:space="preserve"> continua </w:t>
      </w:r>
      <w:r w:rsidRPr="00F11F2E">
        <w:rPr>
          <w:rStyle w:val="hps"/>
          <w:lang w:val="pt-PT"/>
        </w:rPr>
        <w:t>resultando em suficiente envolvimento do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no trabalho de auditoria das demonstrações contábeis</w:t>
      </w:r>
      <w:r w:rsidRPr="00F11F2E">
        <w:rPr>
          <w:lang w:val="pt-PT"/>
        </w:rPr>
        <w:t xml:space="preserve">, </w:t>
      </w:r>
      <w:r w:rsidRPr="00F11F2E">
        <w:rPr>
          <w:rStyle w:val="hps"/>
          <w:lang w:val="pt-PT"/>
        </w:rPr>
        <w:t>dada</w:t>
      </w:r>
      <w:r w:rsidRPr="00F11F2E">
        <w:rPr>
          <w:lang w:val="pt-PT"/>
        </w:rPr>
        <w:t xml:space="preserve"> </w:t>
      </w:r>
      <w:r w:rsidRPr="00F11F2E">
        <w:rPr>
          <w:rStyle w:val="hps"/>
          <w:lang w:val="pt-PT"/>
        </w:rPr>
        <w:t>a exclusiva responsabilidade do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na emissão de</w:t>
      </w:r>
      <w:r>
        <w:rPr>
          <w:rStyle w:val="hps"/>
          <w:lang w:val="pt-PT"/>
        </w:rPr>
        <w:t xml:space="preserve"> </w:t>
      </w:r>
      <w:r w:rsidRPr="00F11F2E">
        <w:rPr>
          <w:rStyle w:val="hps"/>
          <w:lang w:val="pt-PT"/>
        </w:rPr>
        <w:t>opinião</w:t>
      </w:r>
      <w:r w:rsidRPr="00F11F2E">
        <w:rPr>
          <w:lang w:val="pt-PT"/>
        </w:rPr>
        <w:t xml:space="preserve"> </w:t>
      </w:r>
      <w:r w:rsidRPr="00F11F2E">
        <w:rPr>
          <w:rStyle w:val="hps"/>
          <w:lang w:val="pt-PT"/>
        </w:rPr>
        <w:t>de auditoria sobre as demonstrações contábeis</w:t>
      </w:r>
      <w:r w:rsidRPr="00F11F2E">
        <w:rPr>
          <w:lang w:val="pt-PT"/>
        </w:rPr>
        <w:t>.</w:t>
      </w:r>
    </w:p>
    <w:p w14:paraId="1CE11AA5" w14:textId="77777777" w:rsidR="004B39EB" w:rsidRDefault="004B39EB" w:rsidP="004B39EB">
      <w:pPr>
        <w:tabs>
          <w:tab w:val="left" w:pos="751"/>
        </w:tabs>
        <w:spacing w:after="0" w:line="240" w:lineRule="auto"/>
        <w:jc w:val="both"/>
        <w:rPr>
          <w:rStyle w:val="hps"/>
          <w:rFonts w:ascii="Times New Roman" w:hAnsi="Times New Roman"/>
          <w:b/>
          <w:sz w:val="24"/>
          <w:szCs w:val="24"/>
          <w:lang w:val="pt-PT"/>
        </w:rPr>
      </w:pPr>
    </w:p>
    <w:p w14:paraId="02C7E6EA" w14:textId="77777777" w:rsidR="004B39EB" w:rsidRPr="00F11F2E" w:rsidRDefault="004B39EB" w:rsidP="004B39EB">
      <w:pPr>
        <w:tabs>
          <w:tab w:val="left" w:pos="751"/>
        </w:tabs>
        <w:spacing w:after="0" w:line="240" w:lineRule="auto"/>
        <w:jc w:val="both"/>
        <w:rPr>
          <w:rStyle w:val="hps"/>
          <w:rFonts w:ascii="Times New Roman" w:hAnsi="Times New Roman"/>
          <w:sz w:val="24"/>
          <w:szCs w:val="24"/>
        </w:rPr>
      </w:pPr>
      <w:r w:rsidRPr="00F11F2E">
        <w:rPr>
          <w:rStyle w:val="hps"/>
          <w:rFonts w:ascii="Times New Roman" w:hAnsi="Times New Roman"/>
          <w:b/>
          <w:sz w:val="24"/>
          <w:szCs w:val="24"/>
          <w:lang w:val="pt-PT"/>
        </w:rPr>
        <w:t>Utilização dos</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auditores internos</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para prestar assistência</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direta</w:t>
      </w:r>
    </w:p>
    <w:p w14:paraId="49F2509C"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700B53F4" w14:textId="77777777" w:rsidR="004B39EB" w:rsidRPr="00F11F2E" w:rsidRDefault="004B39EB" w:rsidP="004B39EB">
      <w:pPr>
        <w:pStyle w:val="Default"/>
        <w:spacing w:after="120"/>
        <w:ind w:left="567" w:hanging="567"/>
        <w:jc w:val="both"/>
        <w:rPr>
          <w:rStyle w:val="hps"/>
          <w:lang w:val="pt-PT"/>
        </w:rPr>
      </w:pPr>
      <w:r w:rsidRPr="00F11F2E">
        <w:rPr>
          <w:rStyle w:val="hps"/>
          <w:lang w:val="pt-PT"/>
        </w:rPr>
        <w:t>33.</w:t>
      </w:r>
      <w:r w:rsidRPr="00F11F2E">
        <w:rPr>
          <w:lang w:val="pt-PT"/>
        </w:rPr>
        <w:t xml:space="preserve"> </w:t>
      </w:r>
      <w:r>
        <w:rPr>
          <w:lang w:val="pt-PT"/>
        </w:rPr>
        <w:tab/>
      </w:r>
      <w:r w:rsidRPr="00F11F2E">
        <w:rPr>
          <w:rStyle w:val="hps"/>
          <w:lang w:val="pt-PT"/>
        </w:rPr>
        <w:t>Antes de utilizar</w:t>
      </w:r>
      <w:r w:rsidRPr="00F11F2E">
        <w:rPr>
          <w:lang w:val="pt-PT"/>
        </w:rPr>
        <w:t xml:space="preserve"> </w:t>
      </w:r>
      <w:r w:rsidRPr="00F11F2E">
        <w:rPr>
          <w:rStyle w:val="hps"/>
          <w:lang w:val="pt-PT"/>
        </w:rPr>
        <w:t>os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para fins de</w:t>
      </w:r>
      <w:r w:rsidRPr="00F11F2E">
        <w:rPr>
          <w:lang w:val="pt-PT"/>
        </w:rPr>
        <w:t xml:space="preserve"> </w:t>
      </w:r>
      <w:r w:rsidRPr="00F11F2E">
        <w:rPr>
          <w:rStyle w:val="hps"/>
          <w:lang w:val="pt-PT"/>
        </w:rPr>
        <w:t>auditoria, 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deve:</w:t>
      </w:r>
    </w:p>
    <w:p w14:paraId="7DA09BF7" w14:textId="77777777" w:rsidR="004B39EB" w:rsidRPr="00F11F2E" w:rsidRDefault="004B39EB" w:rsidP="004B39EB">
      <w:pPr>
        <w:spacing w:after="120" w:line="240" w:lineRule="auto"/>
        <w:ind w:left="993" w:hanging="426"/>
        <w:jc w:val="both"/>
        <w:rPr>
          <w:rStyle w:val="hps"/>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a) </w:t>
      </w:r>
      <w:r>
        <w:rPr>
          <w:rFonts w:ascii="Times New Roman" w:hAnsi="Times New Roman"/>
          <w:sz w:val="24"/>
          <w:szCs w:val="24"/>
          <w:lang w:val="pt-PT"/>
        </w:rPr>
        <w:tab/>
      </w:r>
      <w:r w:rsidRPr="00F11F2E">
        <w:rPr>
          <w:rStyle w:val="hps"/>
          <w:rFonts w:ascii="Times New Roman" w:hAnsi="Times New Roman"/>
          <w:sz w:val="24"/>
          <w:szCs w:val="24"/>
          <w:lang w:val="pt-PT"/>
        </w:rPr>
        <w:t>obter concordância formal</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 representante autorizado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 entidade</w:t>
      </w:r>
      <w:r w:rsidRPr="00F11F2E">
        <w:rPr>
          <w:rFonts w:ascii="Times New Roman" w:hAnsi="Times New Roman"/>
          <w:sz w:val="24"/>
          <w:szCs w:val="24"/>
          <w:lang w:val="pt-PT"/>
        </w:rPr>
        <w:t xml:space="preserve"> de </w:t>
      </w:r>
      <w:r w:rsidRPr="00F11F2E">
        <w:rPr>
          <w:rStyle w:val="hps"/>
          <w:rFonts w:ascii="Times New Roman" w:hAnsi="Times New Roman"/>
          <w:sz w:val="24"/>
          <w:szCs w:val="24"/>
          <w:lang w:val="pt-PT"/>
        </w:rPr>
        <w:t>que 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auditores internos estão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autorizados 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seguirão as instruções 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 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que</w:t>
      </w:r>
      <w:r>
        <w:rPr>
          <w:rStyle w:val="hps"/>
          <w:rFonts w:ascii="Times New Roman" w:hAnsi="Times New Roman"/>
          <w:sz w:val="24"/>
          <w:szCs w:val="24"/>
          <w:lang w:val="pt-PT"/>
        </w:rPr>
        <w:t xml:space="preserve"> </w:t>
      </w:r>
      <w:r w:rsidRPr="00F11F2E">
        <w:rPr>
          <w:rStyle w:val="hps"/>
          <w:rFonts w:ascii="Times New Roman" w:hAnsi="Times New Roman"/>
          <w:sz w:val="24"/>
          <w:szCs w:val="24"/>
          <w:lang w:val="pt-PT"/>
        </w:rPr>
        <w:t>a administração da entidade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não vai interferir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no trabalho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interno executar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para 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w:t>
      </w:r>
    </w:p>
    <w:p w14:paraId="158C5B54" w14:textId="77777777" w:rsidR="004B39EB" w:rsidRPr="00F11F2E" w:rsidRDefault="004B39EB" w:rsidP="004B39EB">
      <w:pPr>
        <w:spacing w:after="0" w:line="240" w:lineRule="auto"/>
        <w:ind w:left="993" w:hanging="426"/>
        <w:jc w:val="both"/>
        <w:rPr>
          <w:rStyle w:val="hps"/>
          <w:rFonts w:ascii="Times New Roman" w:hAnsi="Times New Roman"/>
          <w:sz w:val="24"/>
          <w:szCs w:val="24"/>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b) </w:t>
      </w:r>
      <w:r>
        <w:rPr>
          <w:rFonts w:ascii="Times New Roman" w:hAnsi="Times New Roman"/>
          <w:sz w:val="24"/>
          <w:szCs w:val="24"/>
          <w:lang w:val="pt-PT"/>
        </w:rPr>
        <w:tab/>
      </w:r>
      <w:r w:rsidRPr="00F11F2E">
        <w:rPr>
          <w:rStyle w:val="hps"/>
          <w:rFonts w:ascii="Times New Roman" w:hAnsi="Times New Roman"/>
          <w:sz w:val="24"/>
          <w:szCs w:val="24"/>
          <w:lang w:val="pt-PT"/>
        </w:rPr>
        <w:t>obter a concordância, também formal, 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auditores internos 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eles vão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manter confidencialidade sobre os assuntos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específicos, conforme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instruído pelo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que qualquer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ameaça à</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objetividade será prontamente informada aos auditores independentes.</w:t>
      </w:r>
    </w:p>
    <w:p w14:paraId="44985E16"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245E5127" w14:textId="77777777" w:rsidR="004B39EB" w:rsidRPr="00F11F2E" w:rsidRDefault="004B39EB" w:rsidP="004B39EB">
      <w:pPr>
        <w:pStyle w:val="Default"/>
        <w:spacing w:after="120"/>
        <w:ind w:left="567" w:hanging="567"/>
        <w:jc w:val="both"/>
        <w:rPr>
          <w:lang w:val="pt-PT"/>
        </w:rPr>
      </w:pPr>
      <w:r w:rsidRPr="00F11F2E">
        <w:rPr>
          <w:rStyle w:val="hps"/>
          <w:lang w:val="pt-PT"/>
        </w:rPr>
        <w:t>34.</w:t>
      </w:r>
      <w:r w:rsidRPr="00F11F2E">
        <w:rPr>
          <w:lang w:val="pt-PT"/>
        </w:rPr>
        <w:t xml:space="preserve"> </w:t>
      </w:r>
      <w:r>
        <w:rPr>
          <w:lang w:val="pt-PT"/>
        </w:rPr>
        <w:tab/>
      </w:r>
      <w:r w:rsidRPr="00F11F2E">
        <w:rPr>
          <w:rStyle w:val="hps"/>
          <w:lang w:val="pt-PT"/>
        </w:rPr>
        <w:t>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deve</w:t>
      </w:r>
      <w:r w:rsidRPr="00F11F2E">
        <w:rPr>
          <w:lang w:val="pt-PT"/>
        </w:rPr>
        <w:t xml:space="preserve"> </w:t>
      </w:r>
      <w:r w:rsidRPr="00F11F2E">
        <w:rPr>
          <w:rStyle w:val="hps"/>
          <w:lang w:val="pt-PT"/>
        </w:rPr>
        <w:t>dirigir</w:t>
      </w:r>
      <w:r w:rsidRPr="00F11F2E">
        <w:rPr>
          <w:lang w:val="pt-PT"/>
        </w:rPr>
        <w:t xml:space="preserve">, supervisionar e </w:t>
      </w:r>
      <w:r w:rsidRPr="00F11F2E">
        <w:rPr>
          <w:rStyle w:val="hps"/>
          <w:lang w:val="pt-PT"/>
        </w:rPr>
        <w:t>revisar o trabalho</w:t>
      </w:r>
      <w:r w:rsidRPr="00F11F2E">
        <w:rPr>
          <w:lang w:val="pt-PT"/>
        </w:rPr>
        <w:t xml:space="preserve"> </w:t>
      </w:r>
      <w:r w:rsidRPr="00F11F2E">
        <w:rPr>
          <w:rStyle w:val="hps"/>
          <w:lang w:val="pt-PT"/>
        </w:rPr>
        <w:t>executado</w:t>
      </w:r>
      <w:r w:rsidRPr="00F11F2E">
        <w:rPr>
          <w:lang w:val="pt-PT"/>
        </w:rPr>
        <w:t xml:space="preserve"> </w:t>
      </w:r>
      <w:r w:rsidRPr="00F11F2E">
        <w:rPr>
          <w:rStyle w:val="hps"/>
          <w:lang w:val="pt-PT"/>
        </w:rPr>
        <w:t>pelos auditores internos</w:t>
      </w:r>
      <w:r w:rsidRPr="00F11F2E">
        <w:rPr>
          <w:lang w:val="pt-PT"/>
        </w:rPr>
        <w:t xml:space="preserve"> </w:t>
      </w:r>
      <w:r w:rsidRPr="00F11F2E">
        <w:rPr>
          <w:rStyle w:val="hps"/>
          <w:lang w:val="pt-PT"/>
        </w:rPr>
        <w:t>de acordo com a NBC TA</w:t>
      </w:r>
      <w:r w:rsidRPr="00F11F2E">
        <w:rPr>
          <w:lang w:val="pt-PT"/>
        </w:rPr>
        <w:t xml:space="preserve"> </w:t>
      </w:r>
      <w:r w:rsidRPr="00F11F2E">
        <w:rPr>
          <w:rStyle w:val="hps"/>
          <w:lang w:val="pt-PT"/>
        </w:rPr>
        <w:t>220.</w:t>
      </w:r>
      <w:r w:rsidRPr="00F11F2E">
        <w:t xml:space="preserve"> </w:t>
      </w:r>
      <w:r w:rsidRPr="00F11F2E">
        <w:rPr>
          <w:rStyle w:val="hps"/>
          <w:lang w:val="pt-PT"/>
        </w:rPr>
        <w:t>Ao fazê-lo</w:t>
      </w:r>
      <w:r w:rsidRPr="00F11F2E">
        <w:rPr>
          <w:lang w:val="pt-PT"/>
        </w:rPr>
        <w:t>:</w:t>
      </w:r>
    </w:p>
    <w:p w14:paraId="515C12DE" w14:textId="77777777" w:rsidR="004B39EB" w:rsidRPr="00F11F2E" w:rsidRDefault="004B39EB" w:rsidP="004B39EB">
      <w:pPr>
        <w:spacing w:after="120" w:line="240" w:lineRule="auto"/>
        <w:ind w:left="993" w:hanging="426"/>
        <w:jc w:val="both"/>
        <w:rPr>
          <w:rFonts w:ascii="Times New Roman" w:hAnsi="Times New Roman"/>
          <w:sz w:val="24"/>
          <w:szCs w:val="24"/>
        </w:rPr>
      </w:pPr>
      <w:r w:rsidRPr="00F11F2E">
        <w:rPr>
          <w:rFonts w:ascii="Times New Roman" w:hAnsi="Times New Roman"/>
          <w:sz w:val="24"/>
          <w:szCs w:val="24"/>
          <w:lang w:val="pt-PT"/>
        </w:rPr>
        <w:t xml:space="preserve">(a) </w:t>
      </w:r>
      <w:r>
        <w:rPr>
          <w:rFonts w:ascii="Times New Roman" w:hAnsi="Times New Roman"/>
          <w:sz w:val="24"/>
          <w:szCs w:val="24"/>
          <w:lang w:val="pt-PT"/>
        </w:rPr>
        <w:tab/>
      </w:r>
      <w:r w:rsidRPr="00F11F2E">
        <w:rPr>
          <w:rFonts w:ascii="Times New Roman" w:hAnsi="Times New Roman"/>
          <w:sz w:val="24"/>
          <w:szCs w:val="24"/>
          <w:lang w:val="pt-PT"/>
        </w:rPr>
        <w:t>a natureza, a época e a extensão da direção, supervisão e revisão devem reconhecer que os auditores internos não são independentes em relação à entidade e devem ser sensíveis ao resultado da avaliação dos fatores do item 29; e</w:t>
      </w:r>
    </w:p>
    <w:p w14:paraId="544CB659" w14:textId="77777777" w:rsidR="004B39EB" w:rsidRPr="00F11F2E" w:rsidRDefault="004B39EB" w:rsidP="004B39EB">
      <w:pPr>
        <w:tabs>
          <w:tab w:val="left" w:pos="751"/>
        </w:tabs>
        <w:spacing w:after="120" w:line="240" w:lineRule="auto"/>
        <w:ind w:left="993" w:hanging="426"/>
        <w:jc w:val="both"/>
        <w:rPr>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b) </w:t>
      </w:r>
      <w:r>
        <w:rPr>
          <w:rFonts w:ascii="Times New Roman" w:hAnsi="Times New Roman"/>
          <w:sz w:val="24"/>
          <w:szCs w:val="24"/>
          <w:lang w:val="pt-PT"/>
        </w:rPr>
        <w:tab/>
      </w:r>
      <w:r w:rsidRPr="00F11F2E">
        <w:rPr>
          <w:rStyle w:val="hps"/>
          <w:rFonts w:ascii="Times New Roman" w:hAnsi="Times New Roman"/>
          <w:sz w:val="24"/>
          <w:szCs w:val="24"/>
        </w:rPr>
        <w:t>o</w:t>
      </w:r>
      <w:r w:rsidRPr="00F11F2E">
        <w:rPr>
          <w:rStyle w:val="hps"/>
          <w:rFonts w:ascii="Times New Roman" w:hAnsi="Times New Roman"/>
          <w:sz w:val="24"/>
          <w:szCs w:val="24"/>
          <w:lang w:val="pt-PT"/>
        </w:rPr>
        <w:t>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procedimentos de revisão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devem incluir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verificação pelo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evidência de auditoria</w:t>
      </w:r>
      <w:r>
        <w:rPr>
          <w:rFonts w:ascii="Times New Roman" w:hAnsi="Times New Roman"/>
          <w:sz w:val="24"/>
          <w:szCs w:val="24"/>
          <w:lang w:val="pt-PT"/>
        </w:rPr>
        <w:t xml:space="preserve"> </w:t>
      </w:r>
      <w:r w:rsidRPr="00F11F2E">
        <w:rPr>
          <w:rStyle w:val="hps"/>
          <w:rFonts w:ascii="Times New Roman" w:hAnsi="Times New Roman"/>
          <w:sz w:val="24"/>
          <w:szCs w:val="24"/>
          <w:lang w:val="pt-PT"/>
        </w:rPr>
        <w:t>para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alguns dos trabalhos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executados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pelos auditores internos</w:t>
      </w:r>
      <w:r w:rsidRPr="00F11F2E">
        <w:rPr>
          <w:rFonts w:ascii="Times New Roman" w:hAnsi="Times New Roman"/>
          <w:sz w:val="24"/>
          <w:szCs w:val="24"/>
          <w:lang w:val="pt-PT"/>
        </w:rPr>
        <w:t>.</w:t>
      </w:r>
    </w:p>
    <w:p w14:paraId="1DFC5D29" w14:textId="77777777" w:rsidR="004B39EB" w:rsidRPr="00F11F2E" w:rsidRDefault="004B39EB" w:rsidP="004B39EB">
      <w:pPr>
        <w:spacing w:after="0" w:line="240" w:lineRule="auto"/>
        <w:ind w:left="567"/>
        <w:jc w:val="both"/>
        <w:rPr>
          <w:rStyle w:val="hps"/>
          <w:rFonts w:ascii="Times New Roman" w:hAnsi="Times New Roman"/>
          <w:sz w:val="24"/>
          <w:szCs w:val="24"/>
        </w:rPr>
      </w:pPr>
      <w:r w:rsidRPr="00F11F2E">
        <w:rPr>
          <w:rStyle w:val="hps"/>
          <w:rFonts w:ascii="Times New Roman" w:hAnsi="Times New Roman"/>
          <w:sz w:val="24"/>
          <w:szCs w:val="24"/>
        </w:rPr>
        <w:t xml:space="preserve">A direção, </w:t>
      </w:r>
      <w:r>
        <w:rPr>
          <w:rStyle w:val="hps"/>
          <w:rFonts w:ascii="Times New Roman" w:hAnsi="Times New Roman"/>
          <w:sz w:val="24"/>
          <w:szCs w:val="24"/>
        </w:rPr>
        <w:t xml:space="preserve">a </w:t>
      </w:r>
      <w:r w:rsidRPr="00F11F2E">
        <w:rPr>
          <w:rStyle w:val="hps"/>
          <w:rFonts w:ascii="Times New Roman" w:hAnsi="Times New Roman"/>
          <w:sz w:val="24"/>
          <w:szCs w:val="24"/>
        </w:rPr>
        <w:t xml:space="preserve">supervisão e </w:t>
      </w:r>
      <w:r>
        <w:rPr>
          <w:rStyle w:val="hps"/>
          <w:rFonts w:ascii="Times New Roman" w:hAnsi="Times New Roman"/>
          <w:sz w:val="24"/>
          <w:szCs w:val="24"/>
        </w:rPr>
        <w:t xml:space="preserve">a </w:t>
      </w:r>
      <w:r w:rsidRPr="00F11F2E">
        <w:rPr>
          <w:rStyle w:val="hps"/>
          <w:rFonts w:ascii="Times New Roman" w:hAnsi="Times New Roman"/>
          <w:sz w:val="24"/>
          <w:szCs w:val="24"/>
        </w:rPr>
        <w:t>revisão pelo auditor independente do trabalho executado pelos auditores internos devem ser suficientes para que o auditor independente esteja convencido de que os auditores internos tenham obtido evidência de auditoria apropriada e suficiente para fundamentar as conclusões com base nesse trabalho (ver itens A40 e A41)</w:t>
      </w:r>
      <w:r>
        <w:rPr>
          <w:rStyle w:val="hps"/>
          <w:rFonts w:ascii="Times New Roman" w:hAnsi="Times New Roman"/>
          <w:sz w:val="24"/>
          <w:szCs w:val="24"/>
        </w:rPr>
        <w:t>.</w:t>
      </w:r>
    </w:p>
    <w:p w14:paraId="758EA5CA" w14:textId="77777777" w:rsidR="004B39EB" w:rsidRDefault="004B39EB" w:rsidP="004B39EB">
      <w:pPr>
        <w:tabs>
          <w:tab w:val="left" w:pos="751"/>
        </w:tabs>
        <w:spacing w:after="0" w:line="240" w:lineRule="auto"/>
        <w:jc w:val="both"/>
        <w:rPr>
          <w:rStyle w:val="hps"/>
          <w:rFonts w:ascii="Times New Roman" w:hAnsi="Times New Roman"/>
          <w:sz w:val="24"/>
          <w:szCs w:val="24"/>
          <w:lang w:val="pt-PT"/>
        </w:rPr>
      </w:pPr>
    </w:p>
    <w:p w14:paraId="7C7B238D" w14:textId="77777777" w:rsidR="004B39EB" w:rsidRPr="00F11F2E" w:rsidRDefault="004B39EB" w:rsidP="004B39EB">
      <w:pPr>
        <w:pStyle w:val="Default"/>
        <w:ind w:left="567" w:hanging="567"/>
        <w:jc w:val="both"/>
        <w:rPr>
          <w:rStyle w:val="hps"/>
        </w:rPr>
      </w:pPr>
      <w:r w:rsidRPr="00F11F2E">
        <w:rPr>
          <w:rStyle w:val="hps"/>
          <w:lang w:val="pt-PT"/>
        </w:rPr>
        <w:t>35.</w:t>
      </w:r>
      <w:r w:rsidRPr="00F11F2E">
        <w:rPr>
          <w:lang w:val="pt-PT"/>
        </w:rPr>
        <w:t xml:space="preserve"> </w:t>
      </w:r>
      <w:r>
        <w:rPr>
          <w:lang w:val="pt-PT"/>
        </w:rPr>
        <w:tab/>
      </w:r>
      <w:r w:rsidRPr="00F11F2E">
        <w:rPr>
          <w:rStyle w:val="hps"/>
          <w:lang w:val="pt-PT"/>
        </w:rPr>
        <w:t>Ao dirigir</w:t>
      </w:r>
      <w:r w:rsidRPr="00F11F2E">
        <w:rPr>
          <w:lang w:val="pt-PT"/>
        </w:rPr>
        <w:t xml:space="preserve">, supervisionar e </w:t>
      </w:r>
      <w:r w:rsidRPr="00F11F2E">
        <w:rPr>
          <w:rStyle w:val="hps"/>
          <w:lang w:val="pt-PT"/>
        </w:rPr>
        <w:t>revisar o</w:t>
      </w:r>
      <w:r w:rsidRPr="00F11F2E">
        <w:rPr>
          <w:lang w:val="pt-PT"/>
        </w:rPr>
        <w:t xml:space="preserve"> </w:t>
      </w:r>
      <w:r w:rsidRPr="00F11F2E">
        <w:rPr>
          <w:rStyle w:val="hps"/>
          <w:lang w:val="pt-PT"/>
        </w:rPr>
        <w:t>trabalho executado</w:t>
      </w:r>
      <w:r w:rsidRPr="00F11F2E">
        <w:rPr>
          <w:lang w:val="pt-PT"/>
        </w:rPr>
        <w:t xml:space="preserve"> </w:t>
      </w:r>
      <w:r w:rsidRPr="00F11F2E">
        <w:rPr>
          <w:rStyle w:val="hps"/>
          <w:lang w:val="pt-PT"/>
        </w:rPr>
        <w:t>pelos auditores internos</w:t>
      </w:r>
      <w:r w:rsidRPr="00F11F2E">
        <w:rPr>
          <w:lang w:val="pt-PT"/>
        </w:rPr>
        <w:t xml:space="preserve">, o </w:t>
      </w:r>
      <w:r w:rsidRPr="00F11F2E">
        <w:rPr>
          <w:rStyle w:val="hps"/>
          <w:lang w:val="pt-PT"/>
        </w:rPr>
        <w:t>auditor</w:t>
      </w:r>
      <w:r w:rsidRPr="00F11F2E">
        <w:rPr>
          <w:lang w:val="pt-PT"/>
        </w:rPr>
        <w:t xml:space="preserve"> </w:t>
      </w:r>
      <w:r w:rsidRPr="00F11F2E">
        <w:rPr>
          <w:rStyle w:val="hps"/>
          <w:lang w:val="pt-PT"/>
        </w:rPr>
        <w:t>independente deve</w:t>
      </w:r>
      <w:r w:rsidRPr="00F11F2E">
        <w:rPr>
          <w:lang w:val="pt-PT"/>
        </w:rPr>
        <w:t xml:space="preserve"> </w:t>
      </w:r>
      <w:r w:rsidRPr="00F11F2E">
        <w:rPr>
          <w:rStyle w:val="hps"/>
          <w:lang w:val="pt-PT"/>
        </w:rPr>
        <w:t>manter-se alerta</w:t>
      </w:r>
      <w:r w:rsidRPr="00F11F2E">
        <w:rPr>
          <w:lang w:val="pt-PT"/>
        </w:rPr>
        <w:t xml:space="preserve"> </w:t>
      </w:r>
      <w:r w:rsidRPr="00F11F2E">
        <w:rPr>
          <w:rStyle w:val="hps"/>
          <w:lang w:val="pt-PT"/>
        </w:rPr>
        <w:t>para</w:t>
      </w:r>
      <w:r w:rsidRPr="00F11F2E">
        <w:rPr>
          <w:lang w:val="pt-PT"/>
        </w:rPr>
        <w:t xml:space="preserve"> </w:t>
      </w:r>
      <w:r w:rsidRPr="00F11F2E">
        <w:rPr>
          <w:rStyle w:val="hps"/>
          <w:lang w:val="pt-PT"/>
        </w:rPr>
        <w:t>indícios de</w:t>
      </w:r>
      <w:r w:rsidRPr="00F11F2E">
        <w:rPr>
          <w:lang w:val="pt-PT"/>
        </w:rPr>
        <w:t xml:space="preserve"> </w:t>
      </w:r>
      <w:r w:rsidRPr="00F11F2E">
        <w:rPr>
          <w:rStyle w:val="hps"/>
          <w:lang w:val="pt-PT"/>
        </w:rPr>
        <w:t>que suas avaliações, conforme item</w:t>
      </w:r>
      <w:r w:rsidRPr="00F11F2E">
        <w:rPr>
          <w:lang w:val="pt-PT"/>
        </w:rPr>
        <w:t xml:space="preserve"> </w:t>
      </w:r>
      <w:r w:rsidRPr="00F11F2E">
        <w:rPr>
          <w:rStyle w:val="hps"/>
          <w:lang w:val="pt-PT"/>
        </w:rPr>
        <w:t>27,</w:t>
      </w:r>
      <w:r w:rsidRPr="00F11F2E">
        <w:rPr>
          <w:lang w:val="pt-PT"/>
        </w:rPr>
        <w:t xml:space="preserve"> podem </w:t>
      </w:r>
      <w:r>
        <w:rPr>
          <w:lang w:val="pt-PT"/>
        </w:rPr>
        <w:t xml:space="preserve">ter deixado de </w:t>
      </w:r>
      <w:r w:rsidRPr="00F11F2E">
        <w:rPr>
          <w:rStyle w:val="hps"/>
          <w:lang w:val="pt-PT"/>
        </w:rPr>
        <w:t>ser apropriadas.</w:t>
      </w:r>
    </w:p>
    <w:p w14:paraId="1B0FCB17" w14:textId="77777777" w:rsidR="004B39EB" w:rsidRDefault="004B39EB" w:rsidP="004B39EB">
      <w:pPr>
        <w:spacing w:after="0" w:line="240" w:lineRule="auto"/>
        <w:jc w:val="both"/>
        <w:rPr>
          <w:rFonts w:ascii="Times New Roman" w:hAnsi="Times New Roman"/>
          <w:b/>
          <w:sz w:val="24"/>
          <w:szCs w:val="24"/>
        </w:rPr>
      </w:pPr>
    </w:p>
    <w:p w14:paraId="47EEF65D" w14:textId="77777777" w:rsidR="004B39EB" w:rsidRPr="00F11F2E" w:rsidRDefault="004B39EB" w:rsidP="004B39EB">
      <w:pPr>
        <w:spacing w:after="0" w:line="240" w:lineRule="auto"/>
        <w:jc w:val="both"/>
        <w:rPr>
          <w:rFonts w:ascii="Times New Roman" w:hAnsi="Times New Roman"/>
          <w:b/>
          <w:sz w:val="24"/>
          <w:szCs w:val="24"/>
        </w:rPr>
      </w:pPr>
      <w:r w:rsidRPr="00F11F2E">
        <w:rPr>
          <w:rFonts w:ascii="Times New Roman" w:hAnsi="Times New Roman"/>
          <w:b/>
          <w:sz w:val="24"/>
          <w:szCs w:val="24"/>
        </w:rPr>
        <w:t xml:space="preserve">Documentação </w:t>
      </w:r>
    </w:p>
    <w:p w14:paraId="356E32CA" w14:textId="77777777" w:rsidR="004B39EB" w:rsidRPr="00F11F2E" w:rsidRDefault="004B39EB" w:rsidP="004B39EB">
      <w:pPr>
        <w:spacing w:after="0" w:line="240" w:lineRule="auto"/>
        <w:jc w:val="both"/>
        <w:rPr>
          <w:rFonts w:ascii="Times New Roman" w:hAnsi="Times New Roman"/>
          <w:sz w:val="24"/>
          <w:szCs w:val="24"/>
        </w:rPr>
      </w:pPr>
    </w:p>
    <w:p w14:paraId="5F9F4387" w14:textId="77777777" w:rsidR="004B39EB" w:rsidRPr="00F11F2E" w:rsidRDefault="004B39EB" w:rsidP="004B39EB">
      <w:pPr>
        <w:pStyle w:val="Default"/>
        <w:spacing w:after="120"/>
        <w:ind w:left="567" w:hanging="567"/>
        <w:jc w:val="both"/>
      </w:pPr>
      <w:r w:rsidRPr="00F11F2E">
        <w:t xml:space="preserve">36. </w:t>
      </w:r>
      <w:r>
        <w:tab/>
      </w:r>
      <w:r w:rsidRPr="00F11F2E">
        <w:t>Se o auditor independente utilizou o trabalho de auditoria interna, ele deve incluir na documentação de auditoria:</w:t>
      </w:r>
    </w:p>
    <w:p w14:paraId="7BEE6B34" w14:textId="77777777" w:rsidR="004B39EB" w:rsidRPr="00F11F2E" w:rsidRDefault="004B39EB" w:rsidP="004B39EB">
      <w:pPr>
        <w:spacing w:after="120" w:line="240" w:lineRule="auto"/>
        <w:ind w:left="993" w:hanging="426"/>
        <w:jc w:val="both"/>
        <w:rPr>
          <w:rFonts w:ascii="Times New Roman" w:hAnsi="Times New Roman"/>
          <w:sz w:val="24"/>
          <w:szCs w:val="24"/>
        </w:rPr>
      </w:pPr>
      <w:r>
        <w:rPr>
          <w:rFonts w:ascii="Times New Roman" w:hAnsi="Times New Roman"/>
          <w:sz w:val="24"/>
          <w:szCs w:val="24"/>
        </w:rPr>
        <w:t>(</w:t>
      </w:r>
      <w:r w:rsidRPr="00F11F2E">
        <w:rPr>
          <w:rFonts w:ascii="Times New Roman" w:hAnsi="Times New Roman"/>
          <w:sz w:val="24"/>
          <w:szCs w:val="24"/>
        </w:rPr>
        <w:t xml:space="preserve">a) </w:t>
      </w:r>
      <w:r>
        <w:rPr>
          <w:rFonts w:ascii="Times New Roman" w:hAnsi="Times New Roman"/>
          <w:sz w:val="24"/>
          <w:szCs w:val="24"/>
        </w:rPr>
        <w:tab/>
      </w:r>
      <w:r w:rsidRPr="00F11F2E">
        <w:rPr>
          <w:rFonts w:ascii="Times New Roman" w:hAnsi="Times New Roman"/>
          <w:sz w:val="24"/>
          <w:szCs w:val="24"/>
        </w:rPr>
        <w:t>a avaliação:</w:t>
      </w:r>
    </w:p>
    <w:p w14:paraId="0493AFF1" w14:textId="77777777" w:rsidR="004B39EB" w:rsidRPr="00F11F2E" w:rsidRDefault="004B39EB" w:rsidP="004B39EB">
      <w:pPr>
        <w:spacing w:after="120" w:line="240" w:lineRule="auto"/>
        <w:ind w:left="1418" w:hanging="425"/>
        <w:jc w:val="both"/>
        <w:rPr>
          <w:rFonts w:ascii="Times New Roman" w:hAnsi="Times New Roman"/>
          <w:sz w:val="24"/>
          <w:szCs w:val="24"/>
        </w:rPr>
      </w:pPr>
      <w:r w:rsidRPr="00F11F2E">
        <w:rPr>
          <w:rFonts w:ascii="Times New Roman" w:hAnsi="Times New Roman"/>
          <w:sz w:val="24"/>
          <w:szCs w:val="24"/>
        </w:rPr>
        <w:t xml:space="preserve">(i) </w:t>
      </w:r>
      <w:r>
        <w:rPr>
          <w:rFonts w:ascii="Times New Roman" w:hAnsi="Times New Roman"/>
          <w:sz w:val="24"/>
          <w:szCs w:val="24"/>
        </w:rPr>
        <w:tab/>
      </w:r>
      <w:r w:rsidRPr="00F11F2E">
        <w:rPr>
          <w:rFonts w:ascii="Times New Roman" w:hAnsi="Times New Roman"/>
          <w:sz w:val="24"/>
          <w:szCs w:val="24"/>
        </w:rPr>
        <w:t>se a posição hierárquica da auditoria interna e suas políticas e procedimentos dão adequado suporte para a objetividade dos auditores internos</w:t>
      </w:r>
      <w:r>
        <w:rPr>
          <w:rFonts w:ascii="Times New Roman" w:hAnsi="Times New Roman"/>
          <w:sz w:val="24"/>
          <w:szCs w:val="24"/>
        </w:rPr>
        <w:t>;</w:t>
      </w:r>
    </w:p>
    <w:p w14:paraId="30D16261" w14:textId="77777777" w:rsidR="004B39EB" w:rsidRPr="00F11F2E" w:rsidRDefault="004B39EB" w:rsidP="004B39EB">
      <w:pPr>
        <w:spacing w:after="120" w:line="240" w:lineRule="auto"/>
        <w:ind w:left="1418" w:hanging="425"/>
        <w:jc w:val="both"/>
        <w:rPr>
          <w:rFonts w:ascii="Times New Roman" w:hAnsi="Times New Roman"/>
          <w:sz w:val="24"/>
          <w:szCs w:val="24"/>
        </w:rPr>
      </w:pPr>
      <w:r w:rsidRPr="00F11F2E">
        <w:rPr>
          <w:rFonts w:ascii="Times New Roman" w:hAnsi="Times New Roman"/>
          <w:sz w:val="24"/>
          <w:szCs w:val="24"/>
        </w:rPr>
        <w:t xml:space="preserve">(ii) </w:t>
      </w:r>
      <w:r>
        <w:rPr>
          <w:rFonts w:ascii="Times New Roman" w:hAnsi="Times New Roman"/>
          <w:sz w:val="24"/>
          <w:szCs w:val="24"/>
        </w:rPr>
        <w:tab/>
      </w:r>
      <w:r w:rsidRPr="00F11F2E">
        <w:rPr>
          <w:rFonts w:ascii="Times New Roman" w:hAnsi="Times New Roman"/>
          <w:sz w:val="24"/>
          <w:szCs w:val="24"/>
        </w:rPr>
        <w:t>do nível de competência da auditoria interna;</w:t>
      </w:r>
    </w:p>
    <w:p w14:paraId="6BB7F50F" w14:textId="77777777" w:rsidR="004B39EB" w:rsidRPr="00F11F2E" w:rsidRDefault="004B39EB" w:rsidP="004B39EB">
      <w:pPr>
        <w:spacing w:after="120" w:line="240" w:lineRule="auto"/>
        <w:ind w:left="1418" w:hanging="425"/>
        <w:jc w:val="both"/>
        <w:rPr>
          <w:rFonts w:ascii="Times New Roman" w:hAnsi="Times New Roman"/>
          <w:sz w:val="24"/>
          <w:szCs w:val="24"/>
        </w:rPr>
      </w:pPr>
      <w:r w:rsidRPr="00F11F2E">
        <w:rPr>
          <w:rFonts w:ascii="Times New Roman" w:hAnsi="Times New Roman"/>
          <w:sz w:val="24"/>
          <w:szCs w:val="24"/>
        </w:rPr>
        <w:t xml:space="preserve">(iii) </w:t>
      </w:r>
      <w:r>
        <w:rPr>
          <w:rFonts w:ascii="Times New Roman" w:hAnsi="Times New Roman"/>
          <w:sz w:val="24"/>
          <w:szCs w:val="24"/>
        </w:rPr>
        <w:tab/>
      </w:r>
      <w:r w:rsidRPr="00F11F2E">
        <w:rPr>
          <w:rFonts w:ascii="Times New Roman" w:hAnsi="Times New Roman"/>
          <w:sz w:val="24"/>
          <w:szCs w:val="24"/>
        </w:rPr>
        <w:t>se a auditoria interna aplica uma abordagem sistemática e disciplinada, incluindo controle de qualidade</w:t>
      </w:r>
      <w:r>
        <w:rPr>
          <w:rFonts w:ascii="Times New Roman" w:hAnsi="Times New Roman"/>
          <w:sz w:val="24"/>
          <w:szCs w:val="24"/>
        </w:rPr>
        <w:t>;</w:t>
      </w:r>
    </w:p>
    <w:p w14:paraId="0B4127C7" w14:textId="77777777" w:rsidR="004B39EB" w:rsidRPr="00F11F2E" w:rsidRDefault="004B39EB" w:rsidP="004B39EB">
      <w:pPr>
        <w:spacing w:after="120" w:line="240" w:lineRule="auto"/>
        <w:ind w:left="993" w:hanging="426"/>
        <w:jc w:val="both"/>
        <w:rPr>
          <w:rFonts w:ascii="Times New Roman" w:hAnsi="Times New Roman"/>
          <w:sz w:val="24"/>
          <w:szCs w:val="24"/>
        </w:rPr>
      </w:pPr>
      <w:r>
        <w:rPr>
          <w:rFonts w:ascii="Times New Roman" w:hAnsi="Times New Roman"/>
          <w:sz w:val="24"/>
          <w:szCs w:val="24"/>
        </w:rPr>
        <w:t>(</w:t>
      </w:r>
      <w:r w:rsidRPr="00F11F2E">
        <w:rPr>
          <w:rFonts w:ascii="Times New Roman" w:hAnsi="Times New Roman"/>
          <w:sz w:val="24"/>
          <w:szCs w:val="24"/>
        </w:rPr>
        <w:t xml:space="preserve">b) </w:t>
      </w:r>
      <w:r>
        <w:rPr>
          <w:rFonts w:ascii="Times New Roman" w:hAnsi="Times New Roman"/>
          <w:sz w:val="24"/>
          <w:szCs w:val="24"/>
        </w:rPr>
        <w:tab/>
      </w:r>
      <w:r w:rsidRPr="00F11F2E">
        <w:rPr>
          <w:rFonts w:ascii="Times New Roman" w:hAnsi="Times New Roman"/>
          <w:sz w:val="24"/>
          <w:szCs w:val="24"/>
        </w:rPr>
        <w:t>a natureza e a extensão do trabalho utilizado e a base para sua decisão; e</w:t>
      </w:r>
    </w:p>
    <w:p w14:paraId="5D9FC359" w14:textId="77777777" w:rsidR="004B39EB" w:rsidRPr="00F11F2E" w:rsidRDefault="004B39EB" w:rsidP="004B39EB">
      <w:pPr>
        <w:spacing w:after="0" w:line="240" w:lineRule="auto"/>
        <w:ind w:left="993" w:hanging="426"/>
        <w:jc w:val="both"/>
        <w:rPr>
          <w:rFonts w:ascii="Times New Roman" w:hAnsi="Times New Roman"/>
          <w:sz w:val="24"/>
          <w:szCs w:val="24"/>
        </w:rPr>
      </w:pPr>
      <w:r>
        <w:rPr>
          <w:rFonts w:ascii="Times New Roman" w:hAnsi="Times New Roman"/>
          <w:sz w:val="24"/>
          <w:szCs w:val="24"/>
        </w:rPr>
        <w:t>(</w:t>
      </w:r>
      <w:r w:rsidRPr="00F11F2E">
        <w:rPr>
          <w:rFonts w:ascii="Times New Roman" w:hAnsi="Times New Roman"/>
          <w:sz w:val="24"/>
          <w:szCs w:val="24"/>
        </w:rPr>
        <w:t xml:space="preserve">c) </w:t>
      </w:r>
      <w:r>
        <w:rPr>
          <w:rFonts w:ascii="Times New Roman" w:hAnsi="Times New Roman"/>
          <w:sz w:val="24"/>
          <w:szCs w:val="24"/>
        </w:rPr>
        <w:tab/>
      </w:r>
      <w:r w:rsidRPr="00F11F2E">
        <w:rPr>
          <w:rFonts w:ascii="Times New Roman" w:hAnsi="Times New Roman"/>
          <w:sz w:val="24"/>
          <w:szCs w:val="24"/>
        </w:rPr>
        <w:t>os procedimentos de auditoria executados pelo auditor independente para avaliar a adequação dos trabalhos realizados.</w:t>
      </w:r>
    </w:p>
    <w:p w14:paraId="5516272A" w14:textId="77777777" w:rsidR="004B39EB" w:rsidRPr="00F11F2E" w:rsidRDefault="004B39EB" w:rsidP="004B39EB">
      <w:pPr>
        <w:tabs>
          <w:tab w:val="left" w:pos="751"/>
        </w:tabs>
        <w:spacing w:after="0" w:line="240" w:lineRule="auto"/>
        <w:jc w:val="both"/>
        <w:rPr>
          <w:rStyle w:val="hps"/>
          <w:rFonts w:ascii="Times New Roman" w:hAnsi="Times New Roman"/>
          <w:sz w:val="24"/>
          <w:szCs w:val="24"/>
        </w:rPr>
      </w:pPr>
    </w:p>
    <w:p w14:paraId="4DE95D6F" w14:textId="77777777" w:rsidR="004B39EB" w:rsidRPr="00F11F2E" w:rsidRDefault="004B39EB" w:rsidP="004B39EB">
      <w:pPr>
        <w:pStyle w:val="Default"/>
        <w:spacing w:after="120"/>
        <w:ind w:left="567" w:hanging="567"/>
        <w:jc w:val="both"/>
        <w:rPr>
          <w:lang w:val="pt-PT"/>
        </w:rPr>
      </w:pPr>
      <w:r w:rsidRPr="00F11F2E">
        <w:rPr>
          <w:rStyle w:val="hps"/>
          <w:lang w:val="pt-PT"/>
        </w:rPr>
        <w:t>37.</w:t>
      </w:r>
      <w:r w:rsidRPr="00F11F2E">
        <w:rPr>
          <w:lang w:val="pt-PT"/>
        </w:rPr>
        <w:t xml:space="preserve"> </w:t>
      </w:r>
      <w:r>
        <w:rPr>
          <w:lang w:val="pt-PT"/>
        </w:rPr>
        <w:tab/>
      </w:r>
      <w:r w:rsidRPr="00F11F2E">
        <w:rPr>
          <w:rStyle w:val="hps"/>
          <w:lang w:val="pt-PT"/>
        </w:rPr>
        <w:t>Se 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 utiliza</w:t>
      </w:r>
      <w:r w:rsidRPr="00F11F2E">
        <w:rPr>
          <w:lang w:val="pt-PT"/>
        </w:rPr>
        <w:t xml:space="preserve"> </w:t>
      </w:r>
      <w:r w:rsidRPr="00F11F2E">
        <w:rPr>
          <w:rStyle w:val="hps"/>
          <w:lang w:val="pt-PT"/>
        </w:rPr>
        <w:t>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na auditoria</w:t>
      </w:r>
      <w:r w:rsidRPr="00F11F2E">
        <w:rPr>
          <w:lang w:val="pt-PT"/>
        </w:rPr>
        <w:t xml:space="preserve">, ele </w:t>
      </w:r>
      <w:r w:rsidRPr="00F11F2E">
        <w:rPr>
          <w:rStyle w:val="hps"/>
          <w:lang w:val="pt-PT"/>
        </w:rPr>
        <w:t>deve incluir na</w:t>
      </w:r>
      <w:r w:rsidRPr="00F11F2E">
        <w:rPr>
          <w:lang w:val="pt-PT"/>
        </w:rPr>
        <w:t xml:space="preserve"> </w:t>
      </w:r>
      <w:r w:rsidRPr="00F11F2E">
        <w:rPr>
          <w:rStyle w:val="hps"/>
          <w:lang w:val="pt-PT"/>
        </w:rPr>
        <w:t>documentação de auditoria</w:t>
      </w:r>
      <w:r w:rsidRPr="00F11F2E">
        <w:rPr>
          <w:lang w:val="pt-PT"/>
        </w:rPr>
        <w:t>:</w:t>
      </w:r>
    </w:p>
    <w:p w14:paraId="0CB249BD" w14:textId="77777777" w:rsidR="004B39EB" w:rsidRPr="00F11F2E" w:rsidRDefault="004B39EB" w:rsidP="004B39EB">
      <w:pPr>
        <w:spacing w:after="120" w:line="240" w:lineRule="auto"/>
        <w:ind w:left="993" w:hanging="426"/>
        <w:jc w:val="both"/>
        <w:rPr>
          <w:rStyle w:val="hps"/>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a) </w:t>
      </w:r>
      <w:r>
        <w:rPr>
          <w:rFonts w:ascii="Times New Roman" w:hAnsi="Times New Roman"/>
          <w:sz w:val="24"/>
          <w:szCs w:val="24"/>
          <w:lang w:val="pt-PT"/>
        </w:rPr>
        <w:tab/>
      </w:r>
      <w:r w:rsidRPr="00F11F2E">
        <w:rPr>
          <w:rStyle w:val="hps"/>
          <w:rFonts w:ascii="Times New Roman" w:hAnsi="Times New Roman"/>
          <w:sz w:val="24"/>
          <w:szCs w:val="24"/>
        </w:rPr>
        <w:t>a</w:t>
      </w:r>
      <w:r w:rsidRPr="00F11F2E">
        <w:rPr>
          <w:rStyle w:val="hps"/>
          <w:rFonts w:ascii="Times New Roman" w:hAnsi="Times New Roman"/>
          <w:sz w:val="24"/>
          <w:szCs w:val="24"/>
          <w:lang w:val="pt-PT"/>
        </w:rPr>
        <w:t xml:space="preserve"> avaliação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 existência e da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importância das ameaças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à</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objetividade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dos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e </w:t>
      </w:r>
      <w:r>
        <w:rPr>
          <w:rStyle w:val="hps"/>
          <w:rFonts w:ascii="Times New Roman" w:hAnsi="Times New Roman"/>
          <w:sz w:val="24"/>
          <w:szCs w:val="24"/>
          <w:lang w:val="pt-PT"/>
        </w:rPr>
        <w:t xml:space="preserve">a </w:t>
      </w:r>
      <w:r w:rsidRPr="00F11F2E">
        <w:rPr>
          <w:rStyle w:val="hps"/>
          <w:rFonts w:ascii="Times New Roman" w:hAnsi="Times New Roman"/>
          <w:sz w:val="24"/>
          <w:szCs w:val="24"/>
          <w:lang w:val="pt-PT"/>
        </w:rPr>
        <w:t>avaliação do nível 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competência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dos auditores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internos utilizados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para prestar assistência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direta;</w:t>
      </w:r>
    </w:p>
    <w:p w14:paraId="2EC3860B" w14:textId="77777777" w:rsidR="004B39EB" w:rsidRPr="00F11F2E" w:rsidRDefault="004B39EB" w:rsidP="004B39EB">
      <w:pPr>
        <w:spacing w:after="120" w:line="240" w:lineRule="auto"/>
        <w:ind w:left="993" w:hanging="426"/>
        <w:jc w:val="both"/>
        <w:rPr>
          <w:rFonts w:ascii="Times New Roman" w:hAnsi="Times New Roman"/>
          <w:sz w:val="24"/>
          <w:szCs w:val="24"/>
          <w:lang w:val="pt-PT"/>
        </w:rPr>
      </w:pPr>
      <w:r w:rsidRPr="00F11F2E">
        <w:rPr>
          <w:rStyle w:val="hps"/>
          <w:rFonts w:ascii="Times New Roman" w:hAnsi="Times New Roman"/>
          <w:sz w:val="24"/>
          <w:szCs w:val="24"/>
          <w:lang w:val="pt-PT"/>
        </w:rPr>
        <w:t>(</w:t>
      </w:r>
      <w:r w:rsidRPr="00F11F2E">
        <w:rPr>
          <w:rFonts w:ascii="Times New Roman" w:hAnsi="Times New Roman"/>
          <w:sz w:val="24"/>
          <w:szCs w:val="24"/>
          <w:lang w:val="pt-PT"/>
        </w:rPr>
        <w:t xml:space="preserve">b) </w:t>
      </w:r>
      <w:r>
        <w:rPr>
          <w:rFonts w:ascii="Times New Roman" w:hAnsi="Times New Roman"/>
          <w:sz w:val="24"/>
          <w:szCs w:val="24"/>
          <w:lang w:val="pt-PT"/>
        </w:rPr>
        <w:tab/>
      </w:r>
      <w:r w:rsidRPr="00F11F2E">
        <w:rPr>
          <w:rStyle w:val="hps"/>
          <w:rFonts w:ascii="Times New Roman" w:hAnsi="Times New Roman"/>
          <w:sz w:val="24"/>
          <w:szCs w:val="24"/>
          <w:lang w:val="pt-PT"/>
        </w:rPr>
        <w:t>a base para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decisão sobre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natureza e a extensão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 trabalho executado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pelos auditores internos</w:t>
      </w:r>
      <w:r w:rsidRPr="00F11F2E">
        <w:rPr>
          <w:rFonts w:ascii="Times New Roman" w:hAnsi="Times New Roman"/>
          <w:sz w:val="24"/>
          <w:szCs w:val="24"/>
          <w:lang w:val="pt-PT"/>
        </w:rPr>
        <w:t>;</w:t>
      </w:r>
    </w:p>
    <w:p w14:paraId="1DFA182F" w14:textId="77777777" w:rsidR="004B39EB" w:rsidRPr="00F11F2E" w:rsidRDefault="004B39EB" w:rsidP="004B39EB">
      <w:pPr>
        <w:pStyle w:val="Default"/>
        <w:spacing w:after="120"/>
        <w:ind w:left="993" w:hanging="426"/>
        <w:jc w:val="both"/>
        <w:rPr>
          <w:rStyle w:val="atn"/>
          <w:lang w:val="pt-PT"/>
        </w:rPr>
      </w:pPr>
      <w:r w:rsidRPr="00F11F2E">
        <w:rPr>
          <w:rStyle w:val="hps"/>
          <w:lang w:val="pt-PT"/>
        </w:rPr>
        <w:t>(</w:t>
      </w:r>
      <w:r w:rsidRPr="00F11F2E">
        <w:rPr>
          <w:lang w:val="pt-PT"/>
        </w:rPr>
        <w:t xml:space="preserve">c) </w:t>
      </w:r>
      <w:r>
        <w:rPr>
          <w:lang w:val="pt-PT"/>
        </w:rPr>
        <w:tab/>
      </w:r>
      <w:r w:rsidRPr="00F11F2E">
        <w:rPr>
          <w:rStyle w:val="hps"/>
          <w:lang w:val="pt-PT"/>
        </w:rPr>
        <w:t>quem</w:t>
      </w:r>
      <w:r w:rsidRPr="00F11F2E">
        <w:rPr>
          <w:lang w:val="pt-PT"/>
        </w:rPr>
        <w:t xml:space="preserve"> </w:t>
      </w:r>
      <w:r w:rsidRPr="00F11F2E">
        <w:rPr>
          <w:rStyle w:val="hps"/>
          <w:lang w:val="pt-PT"/>
        </w:rPr>
        <w:t>revisou o</w:t>
      </w:r>
      <w:r w:rsidRPr="00F11F2E">
        <w:rPr>
          <w:lang w:val="pt-PT"/>
        </w:rPr>
        <w:t xml:space="preserve"> </w:t>
      </w:r>
      <w:r w:rsidRPr="00F11F2E">
        <w:rPr>
          <w:rStyle w:val="hps"/>
          <w:lang w:val="pt-PT"/>
        </w:rPr>
        <w:t>trabalho executado, assim como</w:t>
      </w:r>
      <w:r w:rsidRPr="00F11F2E">
        <w:rPr>
          <w:lang w:val="pt-PT"/>
        </w:rPr>
        <w:t xml:space="preserve"> </w:t>
      </w:r>
      <w:r w:rsidRPr="00F11F2E">
        <w:rPr>
          <w:rStyle w:val="hps"/>
          <w:lang w:val="pt-PT"/>
        </w:rPr>
        <w:t>a data</w:t>
      </w:r>
      <w:r w:rsidRPr="00F11F2E">
        <w:rPr>
          <w:lang w:val="pt-PT"/>
        </w:rPr>
        <w:t xml:space="preserve"> </w:t>
      </w:r>
      <w:r w:rsidRPr="00F11F2E">
        <w:rPr>
          <w:rStyle w:val="hps"/>
          <w:lang w:val="pt-PT"/>
        </w:rPr>
        <w:t>e extensão</w:t>
      </w:r>
      <w:r w:rsidRPr="00F11F2E">
        <w:rPr>
          <w:lang w:val="pt-PT"/>
        </w:rPr>
        <w:t xml:space="preserve"> </w:t>
      </w:r>
      <w:r w:rsidRPr="00F11F2E">
        <w:rPr>
          <w:rStyle w:val="hps"/>
          <w:lang w:val="pt-PT"/>
        </w:rPr>
        <w:t>dessa revisão</w:t>
      </w:r>
      <w:r w:rsidRPr="00F11F2E">
        <w:rPr>
          <w:lang w:val="pt-PT"/>
        </w:rPr>
        <w:t xml:space="preserve">, de acordo </w:t>
      </w:r>
      <w:r w:rsidRPr="00F11F2E">
        <w:rPr>
          <w:rStyle w:val="hps"/>
          <w:lang w:val="pt-PT"/>
        </w:rPr>
        <w:t>com a NBC TA</w:t>
      </w:r>
      <w:r w:rsidRPr="00F11F2E">
        <w:rPr>
          <w:lang w:val="pt-PT"/>
        </w:rPr>
        <w:t xml:space="preserve"> </w:t>
      </w:r>
      <w:r w:rsidRPr="00F11F2E">
        <w:rPr>
          <w:rStyle w:val="hps"/>
          <w:lang w:val="pt-PT"/>
        </w:rPr>
        <w:t>230</w:t>
      </w:r>
      <w:r w:rsidRPr="00F11F2E">
        <w:rPr>
          <w:rStyle w:val="atn"/>
          <w:lang w:val="pt-PT"/>
        </w:rPr>
        <w:t xml:space="preserve">; </w:t>
      </w:r>
    </w:p>
    <w:p w14:paraId="1E7E81CB" w14:textId="77777777" w:rsidR="004B39EB" w:rsidRPr="00F11F2E" w:rsidRDefault="004B39EB" w:rsidP="004B39EB">
      <w:pPr>
        <w:spacing w:after="120" w:line="240" w:lineRule="auto"/>
        <w:ind w:left="993" w:hanging="426"/>
        <w:jc w:val="both"/>
        <w:rPr>
          <w:rStyle w:val="hps"/>
          <w:rFonts w:ascii="Times New Roman" w:hAnsi="Times New Roman"/>
          <w:sz w:val="24"/>
          <w:szCs w:val="24"/>
          <w:lang w:val="pt-PT"/>
        </w:rPr>
      </w:pPr>
      <w:r w:rsidRPr="00F11F2E">
        <w:rPr>
          <w:rStyle w:val="atn"/>
          <w:rFonts w:ascii="Times New Roman" w:hAnsi="Times New Roman"/>
          <w:sz w:val="24"/>
          <w:szCs w:val="24"/>
          <w:lang w:val="pt-PT"/>
        </w:rPr>
        <w:t>(</w:t>
      </w:r>
      <w:r w:rsidRPr="00F11F2E">
        <w:rPr>
          <w:rFonts w:ascii="Times New Roman" w:hAnsi="Times New Roman"/>
          <w:sz w:val="24"/>
          <w:szCs w:val="24"/>
          <w:lang w:val="pt-PT"/>
        </w:rPr>
        <w:t>d)</w:t>
      </w:r>
      <w:r w:rsidRPr="00F11F2E">
        <w:rPr>
          <w:rStyle w:val="hps"/>
          <w:rFonts w:ascii="Times New Roman" w:hAnsi="Times New Roman"/>
          <w:sz w:val="24"/>
          <w:szCs w:val="24"/>
          <w:lang w:val="pt-PT"/>
        </w:rPr>
        <w:t xml:space="preserve"> </w:t>
      </w:r>
      <w:r>
        <w:rPr>
          <w:rStyle w:val="hps"/>
          <w:rFonts w:ascii="Times New Roman" w:hAnsi="Times New Roman"/>
          <w:sz w:val="24"/>
          <w:szCs w:val="24"/>
          <w:lang w:val="pt-PT"/>
        </w:rPr>
        <w:tab/>
      </w:r>
      <w:r w:rsidRPr="00F11F2E">
        <w:rPr>
          <w:rStyle w:val="hps"/>
          <w:rFonts w:ascii="Times New Roman" w:hAnsi="Times New Roman"/>
          <w:sz w:val="24"/>
          <w:szCs w:val="24"/>
          <w:lang w:val="pt-PT"/>
        </w:rPr>
        <w:t>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acordos formais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firmados com 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representante autorizado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 entidade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dos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nos termos do item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33;</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w:t>
      </w:r>
    </w:p>
    <w:p w14:paraId="7645FD7E" w14:textId="77777777" w:rsidR="004B39EB" w:rsidRPr="00F11F2E" w:rsidRDefault="004B39EB" w:rsidP="004B39EB">
      <w:pPr>
        <w:spacing w:after="0" w:line="240" w:lineRule="auto"/>
        <w:ind w:left="993" w:hanging="426"/>
        <w:jc w:val="both"/>
        <w:rPr>
          <w:rFonts w:ascii="Times New Roman" w:hAnsi="Times New Roman"/>
          <w:sz w:val="24"/>
          <w:szCs w:val="24"/>
          <w:lang w:val="pt-PT"/>
        </w:rPr>
      </w:pPr>
      <w:r w:rsidRPr="00F11F2E">
        <w:rPr>
          <w:rFonts w:ascii="Times New Roman" w:hAnsi="Times New Roman"/>
          <w:sz w:val="24"/>
          <w:szCs w:val="24"/>
          <w:lang w:val="pt-PT"/>
        </w:rPr>
        <w:t xml:space="preserve">(e) </w:t>
      </w:r>
      <w:r>
        <w:rPr>
          <w:rFonts w:ascii="Times New Roman" w:hAnsi="Times New Roman"/>
          <w:sz w:val="24"/>
          <w:szCs w:val="24"/>
          <w:lang w:val="pt-PT"/>
        </w:rPr>
        <w:tab/>
      </w:r>
      <w:r w:rsidRPr="00F11F2E">
        <w:rPr>
          <w:rFonts w:ascii="Times New Roman" w:hAnsi="Times New Roman"/>
          <w:sz w:val="24"/>
          <w:szCs w:val="24"/>
          <w:lang w:val="pt-PT"/>
        </w:rPr>
        <w:t>os papéis de trabalho elaborados pelos auditores internos que prestaram assistência direta sobre o trabalho de auditoria.</w:t>
      </w:r>
    </w:p>
    <w:p w14:paraId="761AC62D" w14:textId="77777777" w:rsidR="004B39EB" w:rsidRDefault="004B39EB" w:rsidP="004B39EB">
      <w:pPr>
        <w:spacing w:after="0" w:line="240" w:lineRule="auto"/>
        <w:jc w:val="both"/>
        <w:rPr>
          <w:rFonts w:ascii="Times New Roman" w:hAnsi="Times New Roman"/>
          <w:sz w:val="24"/>
          <w:szCs w:val="24"/>
        </w:rPr>
      </w:pPr>
    </w:p>
    <w:p w14:paraId="7C31B2D7" w14:textId="77777777" w:rsidR="004B39EB" w:rsidRDefault="004B39EB" w:rsidP="004B39EB">
      <w:pPr>
        <w:widowControl w:val="0"/>
        <w:autoSpaceDE w:val="0"/>
        <w:autoSpaceDN w:val="0"/>
        <w:adjustRightInd w:val="0"/>
        <w:spacing w:after="0" w:line="240" w:lineRule="auto"/>
        <w:jc w:val="both"/>
        <w:rPr>
          <w:rFonts w:ascii="Times New Roman" w:hAnsi="Times New Roman"/>
          <w:b/>
          <w:color w:val="000000"/>
          <w:spacing w:val="-6"/>
          <w:sz w:val="24"/>
          <w:szCs w:val="24"/>
        </w:rPr>
      </w:pPr>
      <w:r>
        <w:rPr>
          <w:rFonts w:ascii="Times New Roman" w:hAnsi="Times New Roman"/>
          <w:b/>
          <w:color w:val="000000"/>
          <w:spacing w:val="-6"/>
          <w:sz w:val="24"/>
          <w:szCs w:val="24"/>
        </w:rPr>
        <w:t>Vigência</w:t>
      </w:r>
    </w:p>
    <w:p w14:paraId="19A6E41C" w14:textId="77777777" w:rsidR="004B39EB" w:rsidRDefault="004B39EB" w:rsidP="004B39EB">
      <w:pPr>
        <w:widowControl w:val="0"/>
        <w:autoSpaceDE w:val="0"/>
        <w:autoSpaceDN w:val="0"/>
        <w:adjustRightInd w:val="0"/>
        <w:spacing w:after="0" w:line="240" w:lineRule="auto"/>
        <w:jc w:val="both"/>
        <w:rPr>
          <w:rFonts w:ascii="Times New Roman" w:hAnsi="Times New Roman"/>
          <w:color w:val="000000"/>
          <w:spacing w:val="-6"/>
          <w:sz w:val="24"/>
          <w:szCs w:val="24"/>
        </w:rPr>
      </w:pPr>
    </w:p>
    <w:p w14:paraId="3289BF58" w14:textId="77777777" w:rsidR="004B39EB" w:rsidRDefault="004B39EB" w:rsidP="004B39EB">
      <w:pPr>
        <w:widowControl w:val="0"/>
        <w:autoSpaceDE w:val="0"/>
        <w:autoSpaceDN w:val="0"/>
        <w:adjustRightInd w:val="0"/>
        <w:spacing w:after="0" w:line="240" w:lineRule="auto"/>
        <w:ind w:left="567" w:hanging="567"/>
        <w:jc w:val="both"/>
        <w:rPr>
          <w:rFonts w:ascii="Times New Roman" w:hAnsi="Times New Roman"/>
          <w:color w:val="000000"/>
          <w:spacing w:val="-6"/>
          <w:sz w:val="24"/>
          <w:szCs w:val="24"/>
        </w:rPr>
      </w:pPr>
      <w:r>
        <w:rPr>
          <w:rFonts w:ascii="Times New Roman" w:hAnsi="Times New Roman"/>
          <w:color w:val="000000"/>
          <w:spacing w:val="-6"/>
          <w:sz w:val="24"/>
          <w:szCs w:val="24"/>
        </w:rPr>
        <w:t>38.</w:t>
      </w:r>
      <w:r>
        <w:rPr>
          <w:rFonts w:ascii="Times New Roman" w:hAnsi="Times New Roman"/>
          <w:color w:val="000000"/>
          <w:spacing w:val="-1"/>
          <w:sz w:val="24"/>
          <w:szCs w:val="24"/>
        </w:rPr>
        <w:t xml:space="preserve"> </w:t>
      </w:r>
      <w:r>
        <w:rPr>
          <w:rFonts w:ascii="Times New Roman" w:hAnsi="Times New Roman"/>
          <w:color w:val="000000"/>
          <w:spacing w:val="-1"/>
          <w:sz w:val="24"/>
          <w:szCs w:val="24"/>
        </w:rPr>
        <w:tab/>
      </w:r>
      <w:r>
        <w:rPr>
          <w:rFonts w:ascii="Times New Roman" w:hAnsi="Times New Roman"/>
          <w:color w:val="000000"/>
          <w:spacing w:val="-6"/>
          <w:sz w:val="24"/>
          <w:szCs w:val="24"/>
        </w:rPr>
        <w:t>Esta Norma entra em vigor na data de sua publicação, aplicando-se aos trabalhos contratados a partir dessa data e revoga a Resolução CFC n.º 1.229/09, publicada no D.O.U., Seção I, de 4/12/09</w:t>
      </w:r>
      <w:r>
        <w:rPr>
          <w:rFonts w:ascii="Times New Roman" w:hAnsi="Times New Roman"/>
          <w:color w:val="000000"/>
          <w:spacing w:val="-1"/>
          <w:sz w:val="24"/>
          <w:szCs w:val="24"/>
        </w:rPr>
        <w:t>.</w:t>
      </w:r>
    </w:p>
    <w:p w14:paraId="697E5D25" w14:textId="77777777" w:rsidR="004B39EB" w:rsidRDefault="004B39EB" w:rsidP="004B39EB">
      <w:pPr>
        <w:spacing w:after="0" w:line="240" w:lineRule="auto"/>
        <w:jc w:val="both"/>
        <w:rPr>
          <w:rFonts w:ascii="Times New Roman" w:hAnsi="Times New Roman"/>
          <w:sz w:val="24"/>
          <w:szCs w:val="24"/>
        </w:rPr>
      </w:pPr>
    </w:p>
    <w:p w14:paraId="2FC84DE7" w14:textId="77777777" w:rsidR="004B39EB" w:rsidRPr="0053274E" w:rsidRDefault="004B39EB" w:rsidP="004B39EB">
      <w:pPr>
        <w:spacing w:after="0" w:line="240" w:lineRule="auto"/>
        <w:jc w:val="both"/>
        <w:rPr>
          <w:rFonts w:ascii="Times New Roman" w:hAnsi="Times New Roman"/>
          <w:sz w:val="24"/>
          <w:szCs w:val="24"/>
        </w:rPr>
      </w:pPr>
    </w:p>
    <w:p w14:paraId="32615B41" w14:textId="77777777" w:rsidR="004B39EB" w:rsidRPr="0053274E" w:rsidRDefault="004B39EB" w:rsidP="004B39EB">
      <w:pPr>
        <w:pStyle w:val="Recuodecorpodetexto2"/>
        <w:spacing w:after="0" w:line="240" w:lineRule="auto"/>
        <w:jc w:val="right"/>
      </w:pPr>
      <w:r w:rsidRPr="0053274E">
        <w:t>Brasília, 2</w:t>
      </w:r>
      <w:r>
        <w:t>4</w:t>
      </w:r>
      <w:r w:rsidRPr="0053274E">
        <w:t xml:space="preserve"> de </w:t>
      </w:r>
      <w:r>
        <w:t>janei</w:t>
      </w:r>
      <w:r w:rsidRPr="0053274E">
        <w:t>ro de 201</w:t>
      </w:r>
      <w:r>
        <w:t>4</w:t>
      </w:r>
      <w:r w:rsidRPr="0053274E">
        <w:t>.</w:t>
      </w:r>
    </w:p>
    <w:p w14:paraId="5BF69943" w14:textId="77777777" w:rsidR="004B39EB" w:rsidRPr="0053274E" w:rsidRDefault="004B39EB" w:rsidP="004B39EB">
      <w:pPr>
        <w:spacing w:after="0" w:line="240" w:lineRule="auto"/>
        <w:rPr>
          <w:rFonts w:ascii="Times New Roman" w:hAnsi="Times New Roman"/>
          <w:sz w:val="24"/>
          <w:szCs w:val="24"/>
        </w:rPr>
      </w:pPr>
    </w:p>
    <w:p w14:paraId="1E629894" w14:textId="77777777" w:rsidR="004B39EB" w:rsidRPr="0053274E" w:rsidRDefault="004B39EB" w:rsidP="004B39EB">
      <w:pPr>
        <w:spacing w:after="0" w:line="240" w:lineRule="auto"/>
        <w:rPr>
          <w:rFonts w:ascii="Times New Roman" w:hAnsi="Times New Roman"/>
          <w:sz w:val="24"/>
          <w:szCs w:val="24"/>
        </w:rPr>
      </w:pPr>
    </w:p>
    <w:p w14:paraId="47841532" w14:textId="77777777" w:rsidR="004B39EB" w:rsidRPr="0053274E" w:rsidRDefault="004B39EB" w:rsidP="004B39EB">
      <w:pPr>
        <w:spacing w:after="0" w:line="240" w:lineRule="auto"/>
        <w:jc w:val="center"/>
        <w:rPr>
          <w:rFonts w:ascii="Times New Roman" w:hAnsi="Times New Roman"/>
          <w:bCs/>
          <w:sz w:val="24"/>
          <w:szCs w:val="24"/>
        </w:rPr>
      </w:pPr>
      <w:r w:rsidRPr="0053274E">
        <w:rPr>
          <w:rFonts w:ascii="Times New Roman" w:hAnsi="Times New Roman"/>
          <w:sz w:val="24"/>
          <w:szCs w:val="24"/>
        </w:rPr>
        <w:t xml:space="preserve">Contador </w:t>
      </w:r>
      <w:r w:rsidRPr="0053274E">
        <w:rPr>
          <w:rFonts w:ascii="Times New Roman" w:hAnsi="Times New Roman"/>
          <w:b/>
          <w:sz w:val="24"/>
          <w:szCs w:val="24"/>
        </w:rPr>
        <w:t>J</w:t>
      </w:r>
      <w:r>
        <w:rPr>
          <w:rFonts w:ascii="Times New Roman" w:hAnsi="Times New Roman"/>
          <w:b/>
          <w:sz w:val="24"/>
          <w:szCs w:val="24"/>
        </w:rPr>
        <w:t>osé Martonio Alves Coelho</w:t>
      </w:r>
    </w:p>
    <w:p w14:paraId="312DF82E" w14:textId="77777777" w:rsidR="004B39EB" w:rsidRPr="0053274E" w:rsidRDefault="004B39EB" w:rsidP="004B39EB">
      <w:pPr>
        <w:pStyle w:val="Recuodecorpodetexto2"/>
        <w:spacing w:after="0" w:line="240" w:lineRule="auto"/>
        <w:ind w:left="0"/>
        <w:jc w:val="center"/>
      </w:pPr>
      <w:r w:rsidRPr="0053274E">
        <w:rPr>
          <w:b/>
        </w:rPr>
        <w:t>Presidente</w:t>
      </w:r>
    </w:p>
    <w:p w14:paraId="4B96CE75" w14:textId="77777777" w:rsidR="004B39EB" w:rsidRPr="0053274E" w:rsidRDefault="004B39EB" w:rsidP="004B39EB">
      <w:pPr>
        <w:pStyle w:val="Textoembloco"/>
        <w:tabs>
          <w:tab w:val="left" w:pos="709"/>
        </w:tabs>
        <w:ind w:right="0"/>
        <w:jc w:val="both"/>
        <w:rPr>
          <w:sz w:val="24"/>
          <w:lang w:val="pt-BR"/>
        </w:rPr>
      </w:pPr>
    </w:p>
    <w:p w14:paraId="737B3EDC" w14:textId="77777777" w:rsidR="004B39EB" w:rsidRPr="0053274E" w:rsidRDefault="004B39EB" w:rsidP="004B39EB">
      <w:pPr>
        <w:spacing w:after="0" w:line="240" w:lineRule="auto"/>
        <w:jc w:val="both"/>
        <w:rPr>
          <w:rFonts w:ascii="Times New Roman" w:hAnsi="Times New Roman"/>
          <w:sz w:val="24"/>
          <w:szCs w:val="24"/>
        </w:rPr>
      </w:pPr>
    </w:p>
    <w:p w14:paraId="5A276E63" w14:textId="77777777" w:rsidR="004B39EB" w:rsidRPr="00F11F2E" w:rsidRDefault="004B39EB" w:rsidP="004B39EB">
      <w:pPr>
        <w:spacing w:after="0" w:line="240" w:lineRule="auto"/>
        <w:jc w:val="both"/>
        <w:rPr>
          <w:rFonts w:ascii="Times New Roman" w:hAnsi="Times New Roman"/>
          <w:sz w:val="24"/>
          <w:szCs w:val="24"/>
        </w:rPr>
      </w:pPr>
    </w:p>
    <w:p w14:paraId="35C2BE88"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w w:val="95"/>
          <w:sz w:val="24"/>
          <w:szCs w:val="24"/>
        </w:rPr>
        <w:t xml:space="preserve">Aplicação e outros </w:t>
      </w:r>
      <w:r w:rsidRPr="00F11F2E">
        <w:rPr>
          <w:rFonts w:ascii="Times New Roman" w:hAnsi="Times New Roman"/>
          <w:b/>
          <w:noProof/>
          <w:color w:val="000000"/>
          <w:spacing w:val="-1"/>
          <w:w w:val="95"/>
          <w:sz w:val="24"/>
          <w:szCs w:val="24"/>
        </w:rPr>
        <w:t>materiais explicativos</w:t>
      </w:r>
    </w:p>
    <w:p w14:paraId="0B1436D5" w14:textId="77777777" w:rsidR="004B39EB" w:rsidRDefault="004B39EB" w:rsidP="004B39EB">
      <w:pPr>
        <w:spacing w:after="0" w:line="240" w:lineRule="auto"/>
        <w:jc w:val="both"/>
        <w:rPr>
          <w:rFonts w:ascii="Times New Roman" w:hAnsi="Times New Roman"/>
          <w:b/>
          <w:noProof/>
          <w:color w:val="000000"/>
          <w:spacing w:val="-1"/>
          <w:w w:val="95"/>
          <w:sz w:val="24"/>
          <w:szCs w:val="24"/>
        </w:rPr>
      </w:pPr>
    </w:p>
    <w:p w14:paraId="21885189"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w w:val="95"/>
          <w:sz w:val="24"/>
          <w:szCs w:val="24"/>
        </w:rPr>
        <w:t>Definição</w:t>
      </w:r>
      <w:r>
        <w:rPr>
          <w:rFonts w:ascii="Times New Roman" w:hAnsi="Times New Roman"/>
          <w:b/>
          <w:noProof/>
          <w:color w:val="000000"/>
          <w:spacing w:val="-1"/>
          <w:w w:val="95"/>
          <w:sz w:val="24"/>
          <w:szCs w:val="24"/>
        </w:rPr>
        <w:t xml:space="preserve"> </w:t>
      </w:r>
      <w:r w:rsidRPr="00F11F2E">
        <w:rPr>
          <w:rFonts w:ascii="Times New Roman" w:hAnsi="Times New Roman"/>
          <w:b/>
          <w:noProof/>
          <w:color w:val="000000"/>
          <w:spacing w:val="-1"/>
          <w:w w:val="95"/>
          <w:sz w:val="24"/>
          <w:szCs w:val="24"/>
        </w:rPr>
        <w:t>de auditoria interna</w:t>
      </w:r>
      <w:r w:rsidRPr="00F11F2E">
        <w:rPr>
          <w:rFonts w:ascii="Times New Roman" w:hAnsi="Times New Roman"/>
          <w:noProof/>
          <w:color w:val="000000"/>
          <w:spacing w:val="-1"/>
          <w:sz w:val="24"/>
          <w:szCs w:val="24"/>
        </w:rPr>
        <w:t xml:space="preserve"> (</w:t>
      </w:r>
      <w:r w:rsidRPr="00F11F2E">
        <w:rPr>
          <w:rFonts w:ascii="Times New Roman" w:hAnsi="Times New Roman"/>
          <w:noProof/>
          <w:color w:val="000000"/>
          <w:sz w:val="24"/>
          <w:szCs w:val="24"/>
        </w:rPr>
        <w:t>ver itens</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2 e</w:t>
      </w:r>
      <w:r w:rsidRPr="00F11F2E">
        <w:rPr>
          <w:rFonts w:ascii="Times New Roman" w:hAnsi="Times New Roman"/>
          <w:noProof/>
          <w:color w:val="000000"/>
          <w:spacing w:val="2"/>
          <w:sz w:val="24"/>
          <w:szCs w:val="24"/>
        </w:rPr>
        <w:t> </w:t>
      </w:r>
      <w:r w:rsidRPr="00F11F2E">
        <w:rPr>
          <w:rFonts w:ascii="Times New Roman" w:hAnsi="Times New Roman"/>
          <w:noProof/>
          <w:color w:val="000000"/>
          <w:sz w:val="24"/>
          <w:szCs w:val="24"/>
        </w:rPr>
        <w:t>14(a))</w:t>
      </w:r>
    </w:p>
    <w:p w14:paraId="05ACCB8A" w14:textId="77777777" w:rsidR="004B39EB" w:rsidRDefault="004B39EB" w:rsidP="004B39EB">
      <w:pPr>
        <w:tabs>
          <w:tab w:val="left" w:pos="1124"/>
        </w:tabs>
        <w:spacing w:after="0" w:line="240" w:lineRule="auto"/>
        <w:jc w:val="both"/>
        <w:rPr>
          <w:rFonts w:ascii="Times New Roman" w:hAnsi="Times New Roman"/>
          <w:noProof/>
          <w:color w:val="000000"/>
          <w:spacing w:val="-1"/>
          <w:sz w:val="24"/>
          <w:szCs w:val="24"/>
        </w:rPr>
      </w:pPr>
    </w:p>
    <w:p w14:paraId="51092DA5" w14:textId="4EA6CD2B" w:rsidR="004B39EB" w:rsidRPr="00F11F2E" w:rsidRDefault="004B39EB" w:rsidP="004B39EB">
      <w:pPr>
        <w:pStyle w:val="Default"/>
        <w:ind w:left="567" w:hanging="567"/>
        <w:jc w:val="both"/>
      </w:pPr>
      <w:r w:rsidRPr="00F11F2E">
        <w:rPr>
          <w:noProof/>
          <w:spacing w:val="-1"/>
        </w:rPr>
        <w:t>A1.</w:t>
      </w:r>
      <w:r>
        <w:rPr>
          <w:noProof/>
          <w:spacing w:val="-1"/>
        </w:rPr>
        <w:t xml:space="preserve"> </w:t>
      </w:r>
      <w:r>
        <w:rPr>
          <w:noProof/>
        </w:rPr>
        <w:tab/>
      </w:r>
      <w:r w:rsidRPr="00F11F2E">
        <w:rPr>
          <w:noProof/>
        </w:rPr>
        <w:t xml:space="preserve">Os </w:t>
      </w:r>
      <w:r w:rsidRPr="00F11F2E">
        <w:rPr>
          <w:noProof/>
          <w:spacing w:val="-1"/>
        </w:rPr>
        <w:t>objetivos</w:t>
      </w:r>
      <w:r>
        <w:rPr>
          <w:noProof/>
          <w:spacing w:val="-1"/>
        </w:rPr>
        <w:t xml:space="preserve"> </w:t>
      </w:r>
      <w:r w:rsidRPr="00F11F2E">
        <w:rPr>
          <w:noProof/>
          <w:spacing w:val="-1"/>
        </w:rPr>
        <w:t>e</w:t>
      </w:r>
      <w:r>
        <w:rPr>
          <w:noProof/>
          <w:spacing w:val="-1"/>
        </w:rPr>
        <w:t xml:space="preserve"> </w:t>
      </w:r>
      <w:r w:rsidRPr="00F11F2E">
        <w:rPr>
          <w:noProof/>
          <w:spacing w:val="-1"/>
        </w:rPr>
        <w:t>o</w:t>
      </w:r>
      <w:r>
        <w:rPr>
          <w:noProof/>
          <w:spacing w:val="-1"/>
        </w:rPr>
        <w:t xml:space="preserve"> </w:t>
      </w:r>
      <w:r w:rsidRPr="00F11F2E">
        <w:rPr>
          <w:noProof/>
        </w:rPr>
        <w:t>alcance da função de auditoria interna geralmente incluem as atividades de asseguração e consultoria planejadas</w:t>
      </w:r>
      <w:r>
        <w:rPr>
          <w:noProof/>
        </w:rPr>
        <w:t xml:space="preserve"> </w:t>
      </w:r>
      <w:r w:rsidRPr="00F11F2E">
        <w:rPr>
          <w:noProof/>
        </w:rPr>
        <w:t>para avaliar e a</w:t>
      </w:r>
      <w:r w:rsidRPr="00F11F2E">
        <w:rPr>
          <w:noProof/>
          <w:spacing w:val="-1"/>
        </w:rPr>
        <w:t>primorar a</w:t>
      </w:r>
      <w:r>
        <w:rPr>
          <w:noProof/>
        </w:rPr>
        <mc:AlternateContent>
          <mc:Choice Requires="wps">
            <w:drawing>
              <wp:anchor distT="0" distB="0" distL="114300" distR="114300" simplePos="0" relativeHeight="251658277" behindDoc="1" locked="0" layoutInCell="1" allowOverlap="1" wp14:anchorId="6C8BC8AB" wp14:editId="1CFA6FFC">
                <wp:simplePos x="0" y="0"/>
                <wp:positionH relativeFrom="page">
                  <wp:posOffset>5296535</wp:posOffset>
                </wp:positionH>
                <wp:positionV relativeFrom="page">
                  <wp:posOffset>4969510</wp:posOffset>
                </wp:positionV>
                <wp:extent cx="420370" cy="799465"/>
                <wp:effectExtent l="0" t="0" r="17780" b="635"/>
                <wp:wrapNone/>
                <wp:docPr id="37" name="Caixa de Texto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7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21C50"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11C52406" w14:textId="77777777" w:rsidR="004B39EB" w:rsidRPr="008A5540" w:rsidRDefault="004B39EB" w:rsidP="004B39EB"/>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BC8AB" id="Caixa de Texto 37" o:spid="_x0000_s1033" type="#_x0000_t202" style="position:absolute;left:0;text-align:left;margin-left:417.05pt;margin-top:391.3pt;width:33.1pt;height:62.95pt;z-index:-25165820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" filled="f" stroked="f">
                <v:textbox style="layout-flow:vertical;mso-layout-flow-alt:bottom-to-top" inset="0,0,0,0">
                  <w:txbxContent>
                    <w:p w14:paraId="60C21C50"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11C52406" w14:textId="77777777" w:rsidR="004B39EB" w:rsidRPr="008A5540" w:rsidRDefault="004B39EB" w:rsidP="004B39EB"/>
                  </w:txbxContent>
                </v:textbox>
                <w10:wrap anchorx="page" anchory="page"/>
              </v:shape>
            </w:pict>
          </mc:Fallback>
        </mc:AlternateContent>
      </w:r>
      <w:r w:rsidRPr="00F11F2E">
        <w:rPr>
          <w:noProof/>
          <w:spacing w:val="-1"/>
        </w:rPr>
        <w:t xml:space="preserve"> eficácia dos processos de governança, gestão de risco e controle interno da entidade tais como:</w:t>
      </w:r>
    </w:p>
    <w:p w14:paraId="6828FBD7" w14:textId="77777777" w:rsidR="004B39EB" w:rsidRPr="00F11F2E" w:rsidRDefault="004B39EB" w:rsidP="004B39EB">
      <w:pPr>
        <w:spacing w:after="0" w:line="240" w:lineRule="auto"/>
        <w:jc w:val="both"/>
        <w:rPr>
          <w:rFonts w:ascii="Times New Roman" w:hAnsi="Times New Roman"/>
          <w:noProof/>
          <w:sz w:val="24"/>
          <w:szCs w:val="24"/>
        </w:rPr>
      </w:pPr>
    </w:p>
    <w:p w14:paraId="07524C56" w14:textId="77777777" w:rsidR="004B39EB" w:rsidRPr="00F11F2E" w:rsidRDefault="004B39EB" w:rsidP="004B39EB">
      <w:pPr>
        <w:spacing w:after="120" w:line="240" w:lineRule="auto"/>
        <w:jc w:val="both"/>
        <w:rPr>
          <w:rFonts w:ascii="Times New Roman" w:hAnsi="Times New Roman"/>
          <w:sz w:val="24"/>
          <w:szCs w:val="24"/>
        </w:rPr>
      </w:pPr>
      <w:r w:rsidRPr="00F11F2E">
        <w:rPr>
          <w:rFonts w:ascii="Times New Roman" w:hAnsi="Times New Roman"/>
          <w:i/>
          <w:noProof/>
          <w:color w:val="000000"/>
          <w:spacing w:val="-1"/>
          <w:sz w:val="24"/>
          <w:szCs w:val="24"/>
        </w:rPr>
        <w:t>Atividades</w:t>
      </w:r>
      <w:r w:rsidRPr="00F11F2E">
        <w:rPr>
          <w:rFonts w:ascii="Times New Roman" w:hAnsi="Times New Roman"/>
          <w:i/>
          <w:noProof/>
          <w:color w:val="000000"/>
          <w:spacing w:val="3"/>
          <w:sz w:val="24"/>
          <w:szCs w:val="24"/>
        </w:rPr>
        <w:t> </w:t>
      </w:r>
      <w:r w:rsidRPr="00F11F2E">
        <w:rPr>
          <w:rFonts w:ascii="Times New Roman" w:hAnsi="Times New Roman"/>
          <w:i/>
          <w:noProof/>
          <w:color w:val="000000"/>
          <w:sz w:val="24"/>
          <w:szCs w:val="24"/>
        </w:rPr>
        <w:t xml:space="preserve">relacionadas à </w:t>
      </w:r>
      <w:r w:rsidRPr="00F11F2E">
        <w:rPr>
          <w:rFonts w:ascii="Times New Roman" w:hAnsi="Times New Roman"/>
          <w:i/>
          <w:noProof/>
          <w:color w:val="000000"/>
          <w:spacing w:val="-1"/>
          <w:sz w:val="24"/>
          <w:szCs w:val="24"/>
        </w:rPr>
        <w:t>governança</w:t>
      </w:r>
    </w:p>
    <w:p w14:paraId="7B4741ED"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noProof/>
          <w:color w:val="000000"/>
          <w:spacing w:val="-1"/>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pode avaliar o processo de governança na concretização dos seus objetivos éticos e valores, na gestão do desempenho</w:t>
      </w:r>
      <w:r w:rsidRPr="00F11F2E">
        <w:rPr>
          <w:rFonts w:ascii="Times New Roman" w:hAnsi="Times New Roman"/>
          <w:noProof/>
          <w:color w:val="000000"/>
          <w:spacing w:val="-1"/>
          <w:sz w:val="24"/>
          <w:szCs w:val="24"/>
        </w:rPr>
        <w:t xml:space="preserve"> e prestação de contas (ou </w:t>
      </w:r>
      <w:r w:rsidRPr="00F11F2E">
        <w:rPr>
          <w:rFonts w:ascii="Times New Roman" w:hAnsi="Times New Roman"/>
          <w:i/>
          <w:noProof/>
          <w:color w:val="000000"/>
          <w:spacing w:val="-1"/>
          <w:sz w:val="24"/>
          <w:szCs w:val="24"/>
        </w:rPr>
        <w:t>accountability</w:t>
      </w:r>
      <w:r w:rsidRPr="00F11F2E">
        <w:rPr>
          <w:rFonts w:ascii="Times New Roman" w:hAnsi="Times New Roman"/>
          <w:noProof/>
          <w:color w:val="000000"/>
          <w:spacing w:val="-1"/>
          <w:sz w:val="24"/>
          <w:szCs w:val="24"/>
        </w:rPr>
        <w:t>) da administração, comunicação de risco e controle de informação para as áreas apropriadas da organização e eficácia da comunicação entre os responsáveis pela governança, auditores internos, auditores independentes e a administração.</w:t>
      </w:r>
    </w:p>
    <w:p w14:paraId="77B91442" w14:textId="77777777" w:rsidR="004B39EB" w:rsidRPr="00F11F2E" w:rsidRDefault="004B39EB" w:rsidP="004B39EB">
      <w:pPr>
        <w:spacing w:after="0" w:line="240" w:lineRule="auto"/>
        <w:jc w:val="both"/>
        <w:rPr>
          <w:rFonts w:ascii="Times New Roman" w:hAnsi="Times New Roman"/>
          <w:noProof/>
          <w:sz w:val="24"/>
          <w:szCs w:val="24"/>
        </w:rPr>
      </w:pPr>
    </w:p>
    <w:p w14:paraId="124B2F3A" w14:textId="77777777" w:rsidR="004B39EB" w:rsidRPr="00F11F2E" w:rsidRDefault="004B39EB" w:rsidP="004B39EB">
      <w:pPr>
        <w:spacing w:after="120" w:line="240" w:lineRule="auto"/>
        <w:jc w:val="both"/>
        <w:rPr>
          <w:rFonts w:ascii="Times New Roman" w:hAnsi="Times New Roman"/>
          <w:sz w:val="24"/>
          <w:szCs w:val="24"/>
        </w:rPr>
      </w:pPr>
      <w:r w:rsidRPr="00F11F2E">
        <w:rPr>
          <w:rFonts w:ascii="Times New Roman" w:hAnsi="Times New Roman"/>
          <w:i/>
          <w:noProof/>
          <w:color w:val="000000"/>
          <w:spacing w:val="-1"/>
          <w:sz w:val="24"/>
          <w:szCs w:val="24"/>
        </w:rPr>
        <w:t>Atividades</w:t>
      </w:r>
      <w:r w:rsidRPr="00F11F2E">
        <w:rPr>
          <w:rFonts w:ascii="Times New Roman" w:hAnsi="Times New Roman"/>
          <w:i/>
          <w:noProof/>
          <w:color w:val="000000"/>
          <w:spacing w:val="3"/>
          <w:sz w:val="24"/>
          <w:szCs w:val="24"/>
        </w:rPr>
        <w:t> </w:t>
      </w:r>
      <w:r w:rsidRPr="00F11F2E">
        <w:rPr>
          <w:rFonts w:ascii="Times New Roman" w:hAnsi="Times New Roman"/>
          <w:i/>
          <w:noProof/>
          <w:color w:val="000000"/>
          <w:sz w:val="24"/>
          <w:szCs w:val="24"/>
        </w:rPr>
        <w:t>relacionadas à gestão de risco</w:t>
      </w:r>
    </w:p>
    <w:p w14:paraId="695F724D"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auditoria interna pode </w:t>
      </w:r>
      <w:r w:rsidRPr="00F11F2E">
        <w:rPr>
          <w:rFonts w:ascii="Times New Roman" w:hAnsi="Times New Roman"/>
          <w:noProof/>
          <w:color w:val="000000"/>
          <w:spacing w:val="-1"/>
          <w:sz w:val="24"/>
          <w:szCs w:val="24"/>
        </w:rPr>
        <w:t>auxiliar a entidade identificar e avaliar exposições significativas ao risco e contribuir no aprimoramento da gestão de risco e do controle interno (incluindo a eficácia do processo das demonstrações contábeis</w:t>
      </w:r>
      <w:r w:rsidRPr="00F11F2E">
        <w:rPr>
          <w:rFonts w:ascii="Times New Roman" w:hAnsi="Times New Roman"/>
          <w:noProof/>
          <w:color w:val="000000"/>
          <w:sz w:val="24"/>
          <w:szCs w:val="24"/>
        </w:rPr>
        <w:t>).</w:t>
      </w:r>
    </w:p>
    <w:p w14:paraId="0DB0D096"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pode</w:t>
      </w:r>
      <w:r w:rsidRPr="00F11F2E">
        <w:rPr>
          <w:rFonts w:ascii="Times New Roman" w:hAnsi="Times New Roman"/>
          <w:noProof/>
          <w:color w:val="000000"/>
          <w:w w:val="220"/>
          <w:sz w:val="24"/>
          <w:szCs w:val="24"/>
        </w:rPr>
        <w:t> </w:t>
      </w:r>
      <w:r w:rsidRPr="00F11F2E">
        <w:rPr>
          <w:rFonts w:ascii="Times New Roman" w:hAnsi="Times New Roman"/>
          <w:noProof/>
          <w:color w:val="000000"/>
          <w:sz w:val="24"/>
          <w:szCs w:val="24"/>
        </w:rPr>
        <w:t>executar procedimentos para auxiliar a entidade na detecção de fraude.</w:t>
      </w:r>
    </w:p>
    <w:p w14:paraId="533ED173" w14:textId="77777777" w:rsidR="004B39EB" w:rsidRPr="00F11F2E" w:rsidRDefault="004B39EB" w:rsidP="004B39EB">
      <w:pPr>
        <w:spacing w:after="0" w:line="240" w:lineRule="auto"/>
        <w:jc w:val="both"/>
        <w:rPr>
          <w:rFonts w:ascii="Times New Roman" w:hAnsi="Times New Roman"/>
          <w:noProof/>
          <w:sz w:val="24"/>
          <w:szCs w:val="24"/>
        </w:rPr>
      </w:pPr>
    </w:p>
    <w:p w14:paraId="2BF60324" w14:textId="77777777" w:rsidR="004B39EB" w:rsidRPr="00F11F2E" w:rsidRDefault="004B39EB" w:rsidP="004B39EB">
      <w:pPr>
        <w:spacing w:after="120" w:line="240" w:lineRule="auto"/>
        <w:jc w:val="both"/>
        <w:rPr>
          <w:rFonts w:ascii="Times New Roman" w:hAnsi="Times New Roman"/>
          <w:sz w:val="24"/>
          <w:szCs w:val="24"/>
        </w:rPr>
      </w:pPr>
      <w:r w:rsidRPr="00F11F2E">
        <w:rPr>
          <w:rFonts w:ascii="Times New Roman" w:hAnsi="Times New Roman"/>
          <w:i/>
          <w:noProof/>
          <w:color w:val="000000"/>
          <w:spacing w:val="-1"/>
          <w:sz w:val="24"/>
          <w:szCs w:val="24"/>
        </w:rPr>
        <w:t>Atividades</w:t>
      </w:r>
      <w:r w:rsidRPr="00F11F2E">
        <w:rPr>
          <w:rFonts w:ascii="Times New Roman" w:hAnsi="Times New Roman"/>
          <w:i/>
          <w:noProof/>
          <w:color w:val="000000"/>
          <w:spacing w:val="3"/>
          <w:sz w:val="24"/>
          <w:szCs w:val="24"/>
        </w:rPr>
        <w:t> </w:t>
      </w:r>
      <w:r w:rsidRPr="00F11F2E">
        <w:rPr>
          <w:rFonts w:ascii="Times New Roman" w:hAnsi="Times New Roman"/>
          <w:i/>
          <w:noProof/>
          <w:color w:val="000000"/>
          <w:sz w:val="24"/>
          <w:szCs w:val="24"/>
        </w:rPr>
        <w:t>relacionadas ao controle interno</w:t>
      </w:r>
    </w:p>
    <w:p w14:paraId="17E3582B"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Avaliação do controle interno</w:t>
      </w:r>
      <w:r w:rsidRPr="00F11F2E">
        <w:rPr>
          <w:rFonts w:ascii="Times New Roman" w:hAnsi="Times New Roman"/>
          <w:noProof/>
          <w:color w:val="000000"/>
          <w:sz w:val="24"/>
          <w:szCs w:val="24"/>
        </w:rPr>
        <w:t>.</w:t>
      </w:r>
      <w:r w:rsidRPr="00F11F2E">
        <w:rPr>
          <w:rFonts w:ascii="Times New Roman" w:hAnsi="Times New Roman"/>
          <w:noProof/>
          <w:color w:val="000000"/>
          <w:w w:val="203"/>
          <w:sz w:val="24"/>
          <w:szCs w:val="24"/>
        </w:rPr>
        <w:t>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pode</w:t>
      </w:r>
      <w:r w:rsidRPr="00F11F2E">
        <w:rPr>
          <w:rFonts w:ascii="Times New Roman" w:hAnsi="Times New Roman"/>
          <w:noProof/>
          <w:color w:val="000000"/>
          <w:spacing w:val="-1"/>
          <w:sz w:val="24"/>
          <w:szCs w:val="24"/>
        </w:rPr>
        <w:t xml:space="preserve"> t</w:t>
      </w:r>
      <w:r w:rsidRPr="00F11F2E">
        <w:rPr>
          <w:rFonts w:ascii="Times New Roman" w:hAnsi="Times New Roman"/>
          <w:noProof/>
          <w:color w:val="000000"/>
          <w:sz w:val="24"/>
          <w:szCs w:val="24"/>
        </w:rPr>
        <w:t xml:space="preserve">er responsabilidade específica para revisar controles, avaliar o seu </w:t>
      </w:r>
      <w:r w:rsidRPr="00F11F2E">
        <w:rPr>
          <w:rFonts w:ascii="Times New Roman" w:hAnsi="Times New Roman"/>
          <w:noProof/>
          <w:color w:val="000000"/>
          <w:spacing w:val="-1"/>
          <w:sz w:val="24"/>
          <w:szCs w:val="24"/>
        </w:rPr>
        <w:t>funcionamento e recomendar melhorias a esses controles.</w:t>
      </w:r>
      <w:r w:rsidRPr="00F11F2E">
        <w:rPr>
          <w:rFonts w:ascii="Times New Roman" w:hAnsi="Times New Roman"/>
          <w:noProof/>
          <w:color w:val="000000"/>
          <w:w w:val="203"/>
          <w:sz w:val="24"/>
          <w:szCs w:val="24"/>
        </w:rPr>
        <w:t> </w:t>
      </w:r>
      <w:r w:rsidRPr="00F11F2E">
        <w:rPr>
          <w:rFonts w:ascii="Times New Roman" w:hAnsi="Times New Roman"/>
          <w:noProof/>
          <w:color w:val="000000"/>
          <w:sz w:val="24"/>
          <w:szCs w:val="24"/>
        </w:rPr>
        <w:t>Ao fazê-las, 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fornece segurança sobre o controle.</w:t>
      </w:r>
      <w:r w:rsidRPr="00F11F2E">
        <w:rPr>
          <w:rFonts w:ascii="Times New Roman" w:hAnsi="Times New Roman"/>
          <w:noProof/>
          <w:color w:val="000000"/>
          <w:spacing w:val="19"/>
          <w:sz w:val="24"/>
          <w:szCs w:val="24"/>
        </w:rPr>
        <w:t> </w:t>
      </w:r>
      <w:r w:rsidRPr="00F11F2E">
        <w:rPr>
          <w:rFonts w:ascii="Times New Roman" w:hAnsi="Times New Roman"/>
          <w:noProof/>
          <w:color w:val="000000"/>
          <w:spacing w:val="-1"/>
          <w:sz w:val="24"/>
          <w:szCs w:val="24"/>
        </w:rPr>
        <w:t>Por exemplo,</w:t>
      </w:r>
      <w:r w:rsidRPr="00F11F2E">
        <w:rPr>
          <w:rFonts w:ascii="Times New Roman" w:hAnsi="Times New Roman"/>
          <w:noProof/>
          <w:color w:val="000000"/>
          <w:spacing w:val="23"/>
          <w:sz w:val="24"/>
          <w:szCs w:val="24"/>
        </w:rPr>
        <w:t> </w:t>
      </w:r>
      <w:r w:rsidRPr="00F11F2E">
        <w:rPr>
          <w:rFonts w:ascii="Times New Roman" w:hAnsi="Times New Roman"/>
          <w:noProof/>
          <w:color w:val="000000"/>
          <w:sz w:val="24"/>
          <w:szCs w:val="24"/>
        </w:rPr>
        <w:t>a</w:t>
      </w:r>
      <w:r>
        <w:rPr>
          <w:rFonts w:ascii="Times New Roman" w:hAnsi="Times New Roman"/>
          <w:noProof/>
          <w:color w:val="000000"/>
          <w:spacing w:val="23"/>
          <w:sz w:val="24"/>
          <w:szCs w:val="24"/>
        </w:rPr>
        <w:t xml:space="preserve"> </w:t>
      </w:r>
      <w:r w:rsidRPr="00F11F2E">
        <w:rPr>
          <w:rFonts w:ascii="Times New Roman" w:hAnsi="Times New Roman"/>
          <w:noProof/>
          <w:color w:val="000000"/>
          <w:sz w:val="24"/>
          <w:szCs w:val="24"/>
        </w:rPr>
        <w:t xml:space="preserve">auditoria interna pode planejar e executar testes ou </w:t>
      </w:r>
      <w:r w:rsidRPr="00F11F2E">
        <w:rPr>
          <w:rFonts w:ascii="Times New Roman" w:hAnsi="Times New Roman"/>
          <w:noProof/>
          <w:color w:val="000000"/>
          <w:spacing w:val="-1"/>
          <w:sz w:val="24"/>
          <w:szCs w:val="24"/>
        </w:rPr>
        <w:t>outros</w:t>
      </w:r>
      <w:r w:rsidRPr="00F11F2E">
        <w:rPr>
          <w:rFonts w:ascii="Times New Roman" w:hAnsi="Times New Roman"/>
          <w:noProof/>
          <w:color w:val="000000"/>
          <w:w w:val="245"/>
          <w:sz w:val="24"/>
          <w:szCs w:val="24"/>
        </w:rPr>
        <w:t> </w:t>
      </w:r>
      <w:r w:rsidRPr="00F11F2E">
        <w:rPr>
          <w:rFonts w:ascii="Times New Roman" w:hAnsi="Times New Roman"/>
          <w:noProof/>
          <w:color w:val="000000"/>
          <w:sz w:val="24"/>
          <w:szCs w:val="24"/>
        </w:rPr>
        <w:t>procedimentos para fornecer segurança à gerência e aos responsáveis pela governança relativos ao planejamento,</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implantação e eficácia </w:t>
      </w:r>
      <w:r w:rsidRPr="00F11F2E">
        <w:rPr>
          <w:rFonts w:ascii="Times New Roman" w:hAnsi="Times New Roman"/>
          <w:noProof/>
          <w:color w:val="000000"/>
          <w:spacing w:val="-1"/>
          <w:sz w:val="24"/>
          <w:szCs w:val="24"/>
        </w:rPr>
        <w:t>operacional do controle interno, incluindo os controles que sejam relevantes para a auditoria</w:t>
      </w:r>
      <w:r w:rsidRPr="00F11F2E">
        <w:rPr>
          <w:rFonts w:ascii="Times New Roman" w:hAnsi="Times New Roman"/>
          <w:noProof/>
          <w:color w:val="000000"/>
          <w:sz w:val="24"/>
          <w:szCs w:val="24"/>
        </w:rPr>
        <w:t>.</w:t>
      </w:r>
    </w:p>
    <w:p w14:paraId="07BA262B"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Análise da informação operacional e financeira.</w:t>
      </w:r>
      <w:r w:rsidRPr="00F11F2E">
        <w:rPr>
          <w:rFonts w:ascii="Times New Roman" w:hAnsi="Times New Roman"/>
          <w:noProof/>
          <w:color w:val="000000"/>
          <w:w w:val="240"/>
          <w:sz w:val="24"/>
          <w:szCs w:val="24"/>
        </w:rPr>
        <w:t>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pode ser designada para revisar os meios usados para identificar, reconhecer, mensurar, classificar e reportar as informações</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financeiras e operacionais e </w:t>
      </w:r>
      <w:r w:rsidRPr="00F11F2E">
        <w:rPr>
          <w:rFonts w:ascii="Times New Roman" w:hAnsi="Times New Roman"/>
          <w:noProof/>
          <w:color w:val="000000"/>
          <w:spacing w:val="-1"/>
          <w:sz w:val="24"/>
          <w:szCs w:val="24"/>
        </w:rPr>
        <w:t>realizar investigação específica de itens individualizados, incluindo testes detalhados de transações, saldos e procedimentos.</w:t>
      </w:r>
    </w:p>
    <w:p w14:paraId="0B56EA1C"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Revisão das atividades operacionais.</w:t>
      </w:r>
      <w:r w:rsidRPr="00F11F2E">
        <w:rPr>
          <w:rFonts w:ascii="Times New Roman" w:hAnsi="Times New Roman"/>
          <w:noProof/>
          <w:color w:val="000000"/>
          <w:w w:val="192"/>
          <w:sz w:val="24"/>
          <w:szCs w:val="24"/>
        </w:rPr>
        <w:t>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auditoria interna pode ser designada para revisar a economicidade, </w:t>
      </w:r>
      <w:r>
        <w:rPr>
          <w:rFonts w:ascii="Times New Roman" w:hAnsi="Times New Roman"/>
          <w:noProof/>
          <w:color w:val="000000"/>
          <w:sz w:val="24"/>
          <w:szCs w:val="24"/>
        </w:rPr>
        <w:t xml:space="preserve">a </w:t>
      </w:r>
      <w:r w:rsidRPr="00F11F2E">
        <w:rPr>
          <w:rFonts w:ascii="Times New Roman" w:hAnsi="Times New Roman"/>
          <w:noProof/>
          <w:color w:val="000000"/>
          <w:sz w:val="24"/>
          <w:szCs w:val="24"/>
        </w:rPr>
        <w:t xml:space="preserve">eficiência e </w:t>
      </w:r>
      <w:r>
        <w:rPr>
          <w:rFonts w:ascii="Times New Roman" w:hAnsi="Times New Roman"/>
          <w:noProof/>
          <w:color w:val="000000"/>
          <w:sz w:val="24"/>
          <w:szCs w:val="24"/>
        </w:rPr>
        <w:t xml:space="preserve">a </w:t>
      </w:r>
      <w:r w:rsidRPr="00F11F2E">
        <w:rPr>
          <w:rFonts w:ascii="Times New Roman" w:hAnsi="Times New Roman"/>
          <w:noProof/>
          <w:color w:val="000000"/>
          <w:sz w:val="24"/>
          <w:szCs w:val="24"/>
        </w:rPr>
        <w:t>eficácia das atividades operacionais, incluindo as atividades não financeiras de uma entidade.</w:t>
      </w:r>
    </w:p>
    <w:p w14:paraId="205FE746"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Revisar a observância das legislações e regulamentações</w:t>
      </w:r>
      <w:r w:rsidRPr="00F11F2E">
        <w:rPr>
          <w:rFonts w:ascii="Times New Roman" w:hAnsi="Times New Roman"/>
          <w:noProof/>
          <w:color w:val="000000"/>
          <w:spacing w:val="-1"/>
          <w:sz w:val="24"/>
          <w:szCs w:val="24"/>
        </w:rPr>
        <w:t>.</w:t>
      </w:r>
      <w:r w:rsidRPr="00F11F2E">
        <w:rPr>
          <w:rFonts w:ascii="Times New Roman" w:hAnsi="Times New Roman"/>
          <w:noProof/>
          <w:color w:val="000000"/>
          <w:spacing w:val="23"/>
          <w:sz w:val="24"/>
          <w:szCs w:val="24"/>
        </w:rPr>
        <w:t> </w:t>
      </w:r>
      <w:r w:rsidRPr="00F11F2E">
        <w:rPr>
          <w:rFonts w:ascii="Times New Roman" w:hAnsi="Times New Roman"/>
          <w:noProof/>
          <w:color w:val="000000"/>
          <w:sz w:val="24"/>
          <w:szCs w:val="24"/>
        </w:rPr>
        <w:t>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w:t>
      </w:r>
      <w:r w:rsidRPr="00F11F2E">
        <w:rPr>
          <w:rFonts w:ascii="Times New Roman" w:hAnsi="Times New Roman"/>
          <w:noProof/>
          <w:color w:val="000000"/>
          <w:spacing w:val="-1"/>
          <w:sz w:val="24"/>
          <w:szCs w:val="24"/>
        </w:rPr>
        <w:t xml:space="preserve"> </w:t>
      </w:r>
      <w:r w:rsidRPr="00F11F2E">
        <w:rPr>
          <w:rFonts w:ascii="Times New Roman" w:hAnsi="Times New Roman"/>
          <w:noProof/>
          <w:color w:val="000000"/>
          <w:sz w:val="24"/>
          <w:szCs w:val="24"/>
        </w:rPr>
        <w:t>interna pode ser designada para revisar</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 observância das legislações e regulamentações</w:t>
      </w:r>
      <w:r w:rsidRPr="00F11F2E">
        <w:rPr>
          <w:rFonts w:ascii="Times New Roman" w:hAnsi="Times New Roman"/>
          <w:noProof/>
          <w:color w:val="000000"/>
          <w:spacing w:val="-1"/>
          <w:sz w:val="24"/>
          <w:szCs w:val="24"/>
        </w:rPr>
        <w:t>, outros requisitos externos, além das políticas e diretrizes</w:t>
      </w:r>
      <w:r w:rsidRPr="00F11F2E">
        <w:rPr>
          <w:rFonts w:ascii="Times New Roman" w:hAnsi="Times New Roman"/>
          <w:noProof/>
          <w:color w:val="000000"/>
          <w:spacing w:val="3"/>
          <w:sz w:val="24"/>
          <w:szCs w:val="24"/>
        </w:rPr>
        <w:t> da</w:t>
      </w:r>
      <w:r w:rsidRPr="00F11F2E">
        <w:rPr>
          <w:rFonts w:ascii="Times New Roman" w:hAnsi="Times New Roman"/>
          <w:noProof/>
          <w:color w:val="000000"/>
          <w:sz w:val="24"/>
          <w:szCs w:val="24"/>
        </w:rPr>
        <w:t xml:space="preserve"> administração e outros requisitos internos</w:t>
      </w:r>
      <w:r w:rsidRPr="00F11F2E">
        <w:rPr>
          <w:rFonts w:ascii="Times New Roman" w:hAnsi="Times New Roman"/>
          <w:noProof/>
          <w:color w:val="000000"/>
          <w:spacing w:val="-1"/>
          <w:sz w:val="24"/>
          <w:szCs w:val="24"/>
        </w:rPr>
        <w:t>.</w:t>
      </w:r>
    </w:p>
    <w:p w14:paraId="1A383DA0" w14:textId="77777777" w:rsidR="004B39EB" w:rsidRPr="00F11F2E" w:rsidRDefault="004B39EB" w:rsidP="004B39EB">
      <w:pPr>
        <w:spacing w:after="0" w:line="240" w:lineRule="auto"/>
        <w:jc w:val="both"/>
        <w:rPr>
          <w:rFonts w:ascii="Times New Roman" w:hAnsi="Times New Roman"/>
          <w:noProof/>
          <w:sz w:val="24"/>
          <w:szCs w:val="24"/>
        </w:rPr>
      </w:pPr>
      <w:r w:rsidRPr="00F11F2E">
        <w:rPr>
          <w:rFonts w:ascii="Times New Roman" w:hAnsi="Times New Roman"/>
          <w:noProof/>
          <w:sz w:val="24"/>
          <w:szCs w:val="24"/>
          <w:highlight w:val="yellow"/>
        </w:rPr>
        <w:t xml:space="preserve"> </w:t>
      </w:r>
    </w:p>
    <w:p w14:paraId="7AA0EAC1" w14:textId="77777777" w:rsidR="004B39EB" w:rsidRPr="00F11F2E" w:rsidRDefault="004B39EB" w:rsidP="004B39EB">
      <w:pPr>
        <w:pStyle w:val="Default"/>
        <w:ind w:left="567" w:hanging="567"/>
        <w:jc w:val="both"/>
        <w:rPr>
          <w:noProof/>
          <w:spacing w:val="-2"/>
        </w:rPr>
      </w:pPr>
      <w:r w:rsidRPr="00F11F2E">
        <w:rPr>
          <w:noProof/>
          <w:spacing w:val="-1"/>
        </w:rPr>
        <w:t xml:space="preserve">A2. </w:t>
      </w:r>
      <w:r>
        <w:rPr>
          <w:noProof/>
          <w:spacing w:val="-1"/>
        </w:rPr>
        <w:tab/>
      </w:r>
      <w:r w:rsidRPr="00F11F2E">
        <w:rPr>
          <w:noProof/>
          <w:spacing w:val="-1"/>
        </w:rPr>
        <w:t>As atividades</w:t>
      </w:r>
      <w:r w:rsidRPr="00F11F2E">
        <w:rPr>
          <w:noProof/>
          <w:w w:val="162"/>
        </w:rPr>
        <w:t> </w:t>
      </w:r>
      <w:r w:rsidRPr="00F11F2E">
        <w:rPr>
          <w:noProof/>
          <w:spacing w:val="-1"/>
        </w:rPr>
        <w:t>semelhantes às realizadas pela</w:t>
      </w:r>
      <w:r>
        <w:rPr>
          <w:noProof/>
          <w:spacing w:val="-1"/>
        </w:rPr>
        <w:t xml:space="preserve"> </w:t>
      </w:r>
      <w:r w:rsidRPr="00F11F2E">
        <w:rPr>
          <w:noProof/>
          <w:spacing w:val="-1"/>
        </w:rPr>
        <w:t>auditoria interna podem ser realizadas por profissionais com outros títulos dentro da entidade</w:t>
      </w:r>
      <w:r w:rsidRPr="00F11F2E">
        <w:rPr>
          <w:noProof/>
          <w:spacing w:val="-3"/>
        </w:rPr>
        <w:t>.</w:t>
      </w:r>
      <w:r w:rsidRPr="00F11F2E">
        <w:rPr>
          <w:noProof/>
          <w:spacing w:val="-1"/>
        </w:rPr>
        <w:t xml:space="preserve"> Algumas ou todas as atividades</w:t>
      </w:r>
      <w:r>
        <w:rPr>
          <w:noProof/>
          <w:spacing w:val="-1"/>
        </w:rPr>
        <w:t xml:space="preserve"> </w:t>
      </w:r>
      <w:r w:rsidRPr="00F11F2E">
        <w:rPr>
          <w:noProof/>
          <w:spacing w:val="-1"/>
        </w:rPr>
        <w:t>de auditoria interna podem ser terceirizadas para prestadores de serviços</w:t>
      </w:r>
      <w:r w:rsidRPr="00F11F2E">
        <w:rPr>
          <w:noProof/>
          <w:spacing w:val="-2"/>
        </w:rPr>
        <w:t>.</w:t>
      </w:r>
      <w:r w:rsidRPr="00F11F2E">
        <w:rPr>
          <w:noProof/>
          <w:w w:val="187"/>
        </w:rPr>
        <w:t> </w:t>
      </w:r>
      <w:r w:rsidRPr="00F11F2E">
        <w:rPr>
          <w:noProof/>
        </w:rPr>
        <w:t>O título da função,</w:t>
      </w:r>
      <w:r>
        <w:rPr>
          <w:noProof/>
        </w:rPr>
        <w:t xml:space="preserve"> </w:t>
      </w:r>
      <w:r w:rsidRPr="00F11F2E">
        <w:rPr>
          <w:noProof/>
        </w:rPr>
        <w:t>se é realizada pela entidade ou terceirizada para prestadores de serviços não</w:t>
      </w:r>
      <w:r>
        <w:rPr>
          <w:noProof/>
        </w:rPr>
        <w:t xml:space="preserve"> </w:t>
      </w:r>
      <w:r w:rsidRPr="00F11F2E">
        <w:rPr>
          <w:noProof/>
        </w:rPr>
        <w:t xml:space="preserve">são as únicas </w:t>
      </w:r>
      <w:r w:rsidRPr="00F11F2E">
        <w:rPr>
          <w:noProof/>
          <w:spacing w:val="-1"/>
        </w:rPr>
        <w:t>determinantes</w:t>
      </w:r>
      <w:r w:rsidRPr="00F11F2E">
        <w:rPr>
          <w:noProof/>
          <w:spacing w:val="17"/>
        </w:rPr>
        <w:t> </w:t>
      </w:r>
      <w:r w:rsidRPr="00F11F2E">
        <w:rPr>
          <w:noProof/>
        </w:rPr>
        <w:t xml:space="preserve">para o auditor independente poder utilizar ou não o trabalho da </w:t>
      </w:r>
      <w:r w:rsidRPr="00F11F2E">
        <w:rPr>
          <w:noProof/>
          <w:spacing w:val="-1"/>
        </w:rPr>
        <w:t>auditoria interna.</w:t>
      </w:r>
      <w:r w:rsidRPr="00F11F2E">
        <w:rPr>
          <w:noProof/>
          <w:w w:val="182"/>
        </w:rPr>
        <w:t> </w:t>
      </w:r>
      <w:r w:rsidRPr="00F11F2E">
        <w:rPr>
          <w:noProof/>
          <w:spacing w:val="-2"/>
        </w:rPr>
        <w:t>Ao contrário, são relevantes:</w:t>
      </w:r>
      <w:r>
        <w:rPr>
          <w:noProof/>
          <w:spacing w:val="-2"/>
        </w:rPr>
        <w:t xml:space="preserve"> </w:t>
      </w:r>
      <w:r w:rsidRPr="00F11F2E">
        <w:rPr>
          <w:noProof/>
          <w:spacing w:val="-2"/>
        </w:rPr>
        <w:t>a natureza das atividades,</w:t>
      </w:r>
      <w:r>
        <w:rPr>
          <w:noProof/>
          <w:spacing w:val="-2"/>
        </w:rPr>
        <w:t xml:space="preserve"> </w:t>
      </w:r>
      <w:r w:rsidRPr="00F11F2E">
        <w:rPr>
          <w:noProof/>
          <w:spacing w:val="-2"/>
        </w:rPr>
        <w:t>a extensão em que a posição hierárquica da auditoria interna na organização e</w:t>
      </w:r>
      <w:r>
        <w:rPr>
          <w:noProof/>
          <w:spacing w:val="-2"/>
        </w:rPr>
        <w:t xml:space="preserve"> </w:t>
      </w:r>
      <w:r w:rsidRPr="00F11F2E">
        <w:rPr>
          <w:noProof/>
          <w:spacing w:val="-2"/>
        </w:rPr>
        <w:t>suas políticas e procedimentos</w:t>
      </w:r>
      <w:r>
        <w:rPr>
          <w:noProof/>
          <w:spacing w:val="-2"/>
        </w:rPr>
        <w:t xml:space="preserve"> </w:t>
      </w:r>
      <w:r w:rsidRPr="00F11F2E">
        <w:rPr>
          <w:noProof/>
          <w:spacing w:val="-2"/>
        </w:rPr>
        <w:t>propiciam</w:t>
      </w:r>
      <w:r>
        <w:rPr>
          <w:noProof/>
          <w:spacing w:val="-2"/>
        </w:rPr>
        <w:t xml:space="preserve"> </w:t>
      </w:r>
      <w:r w:rsidRPr="00F11F2E">
        <w:rPr>
          <w:noProof/>
          <w:spacing w:val="-2"/>
        </w:rPr>
        <w:t>objetividade dos auditores internos</w:t>
      </w:r>
      <w:r w:rsidRPr="00F11F2E">
        <w:rPr>
          <w:noProof/>
          <w:spacing w:val="-1"/>
        </w:rPr>
        <w:t>; a</w:t>
      </w:r>
      <w:r w:rsidRPr="00F11F2E">
        <w:rPr>
          <w:noProof/>
          <w:spacing w:val="15"/>
        </w:rPr>
        <w:t> </w:t>
      </w:r>
      <w:r w:rsidRPr="00F11F2E">
        <w:rPr>
          <w:noProof/>
          <w:spacing w:val="-1"/>
        </w:rPr>
        <w:t>competência e a</w:t>
      </w:r>
      <w:r>
        <w:rPr>
          <w:noProof/>
          <w:spacing w:val="-1"/>
        </w:rPr>
        <w:t xml:space="preserve"> </w:t>
      </w:r>
      <w:r w:rsidRPr="00F11F2E">
        <w:rPr>
          <w:noProof/>
          <w:spacing w:val="-1"/>
        </w:rPr>
        <w:t xml:space="preserve">abordagem sistemática e disciplinada da função. As referências nesta </w:t>
      </w:r>
      <w:r>
        <w:rPr>
          <w:noProof/>
          <w:spacing w:val="-1"/>
        </w:rPr>
        <w:t>N</w:t>
      </w:r>
      <w:r w:rsidRPr="00F11F2E">
        <w:rPr>
          <w:noProof/>
          <w:spacing w:val="-1"/>
        </w:rPr>
        <w:t>orma ao trabalho da</w:t>
      </w:r>
      <w:r>
        <w:rPr>
          <w:noProof/>
          <w:spacing w:val="-1"/>
        </w:rPr>
        <w:t xml:space="preserve"> </w:t>
      </w:r>
      <w:r w:rsidRPr="00F11F2E">
        <w:rPr>
          <w:noProof/>
          <w:spacing w:val="-1"/>
        </w:rPr>
        <w:t>auditoria interna incluem as atividades pertinentes de outras funções ou prestadores de serviços que tenham essas características.</w:t>
      </w:r>
    </w:p>
    <w:p w14:paraId="0A5AE0D5" w14:textId="77777777" w:rsidR="004B39EB" w:rsidRPr="00F11F2E" w:rsidRDefault="004B39EB" w:rsidP="004B39EB">
      <w:pPr>
        <w:spacing w:after="0" w:line="240" w:lineRule="auto"/>
        <w:jc w:val="both"/>
        <w:rPr>
          <w:rFonts w:ascii="Times New Roman" w:hAnsi="Times New Roman"/>
          <w:noProof/>
          <w:sz w:val="24"/>
          <w:szCs w:val="24"/>
        </w:rPr>
      </w:pPr>
    </w:p>
    <w:p w14:paraId="5B700273" w14:textId="77777777" w:rsidR="004B39EB" w:rsidRPr="00F11F2E" w:rsidRDefault="004B39EB" w:rsidP="004B39EB">
      <w:pPr>
        <w:pStyle w:val="Default"/>
        <w:ind w:left="567" w:hanging="567"/>
        <w:jc w:val="both"/>
        <w:rPr>
          <w:noProof/>
          <w:spacing w:val="-1"/>
        </w:rPr>
      </w:pPr>
      <w:r w:rsidRPr="00F11F2E">
        <w:rPr>
          <w:noProof/>
          <w:spacing w:val="-1"/>
        </w:rPr>
        <w:t xml:space="preserve">A3. </w:t>
      </w:r>
      <w:r>
        <w:rPr>
          <w:noProof/>
          <w:spacing w:val="-1"/>
        </w:rPr>
        <w:tab/>
      </w:r>
      <w:r w:rsidRPr="00F11F2E">
        <w:rPr>
          <w:noProof/>
        </w:rPr>
        <w:t>Além disso</w:t>
      </w:r>
      <w:r w:rsidRPr="00F11F2E">
        <w:rPr>
          <w:noProof/>
          <w:spacing w:val="-1"/>
        </w:rPr>
        <w:t>,</w:t>
      </w:r>
      <w:r w:rsidRPr="00F11F2E">
        <w:rPr>
          <w:noProof/>
          <w:w w:val="160"/>
        </w:rPr>
        <w:t> </w:t>
      </w:r>
      <w:r w:rsidRPr="00F11F2E">
        <w:rPr>
          <w:noProof/>
          <w:spacing w:val="-1"/>
        </w:rPr>
        <w:t>as pessoas na entidade com deveres e responsabilidades operacionais e gerenciais fora da</w:t>
      </w:r>
      <w:r>
        <w:rPr>
          <w:noProof/>
          <w:spacing w:val="-1"/>
        </w:rPr>
        <w:t xml:space="preserve"> </w:t>
      </w:r>
      <w:r w:rsidRPr="00F11F2E">
        <w:rPr>
          <w:noProof/>
          <w:spacing w:val="-1"/>
        </w:rPr>
        <w:t>auditoria interna normalmente enfrentariam ameaças à</w:t>
      </w:r>
      <w:r w:rsidRPr="00F11F2E">
        <w:rPr>
          <w:noProof/>
          <w:w w:val="163"/>
        </w:rPr>
        <w:t> </w:t>
      </w:r>
      <w:r w:rsidRPr="00F11F2E">
        <w:rPr>
          <w:noProof/>
          <w:spacing w:val="-1"/>
        </w:rPr>
        <w:t>sua</w:t>
      </w:r>
      <w:r w:rsidRPr="00F11F2E">
        <w:rPr>
          <w:noProof/>
        </w:rPr>
        <w:t xml:space="preserve"> objetividade que os impediriam de serem tratadas como parte da auditoria interna para os propósitos desta </w:t>
      </w:r>
      <w:r>
        <w:rPr>
          <w:noProof/>
          <w:spacing w:val="-1"/>
        </w:rPr>
        <w:t>N</w:t>
      </w:r>
      <w:r w:rsidRPr="00F11F2E">
        <w:rPr>
          <w:noProof/>
          <w:spacing w:val="-1"/>
        </w:rPr>
        <w:t>orma,</w:t>
      </w:r>
      <w:r w:rsidRPr="00F11F2E">
        <w:rPr>
          <w:noProof/>
          <w:spacing w:val="19"/>
        </w:rPr>
        <w:t> </w:t>
      </w:r>
      <w:r w:rsidRPr="00F11F2E">
        <w:rPr>
          <w:noProof/>
          <w:spacing w:val="-1"/>
        </w:rPr>
        <w:t xml:space="preserve">embora possam </w:t>
      </w:r>
      <w:r w:rsidRPr="00F11F2E">
        <w:rPr>
          <w:noProof/>
        </w:rPr>
        <w:t>realizar atividades de controle que podem ser testadas de acordo com a NBC TA 330</w:t>
      </w:r>
      <w:r>
        <w:rPr>
          <w:noProof/>
        </w:rPr>
        <w:t>,</w:t>
      </w:r>
      <w:r w:rsidRPr="00F11F2E">
        <w:rPr>
          <w:noProof/>
        </w:rPr>
        <w:t xml:space="preserve"> item 10.</w:t>
      </w:r>
      <w:r w:rsidRPr="00F11F2E">
        <w:rPr>
          <w:noProof/>
          <w:spacing w:val="18"/>
        </w:rPr>
        <w:t> </w:t>
      </w:r>
      <w:r w:rsidRPr="00F11F2E">
        <w:rPr>
          <w:noProof/>
          <w:spacing w:val="-1"/>
        </w:rPr>
        <w:t>Por esse motivo, os controles de monitoramento realizados por sócio gerente não</w:t>
      </w:r>
      <w:r w:rsidRPr="00F11F2E">
        <w:rPr>
          <w:noProof/>
          <w:spacing w:val="3"/>
        </w:rPr>
        <w:t> </w:t>
      </w:r>
      <w:r w:rsidRPr="00F11F2E">
        <w:rPr>
          <w:noProof/>
        </w:rPr>
        <w:t xml:space="preserve">seriam considerados como </w:t>
      </w:r>
      <w:r w:rsidRPr="00F11F2E">
        <w:rPr>
          <w:noProof/>
          <w:spacing w:val="-1"/>
        </w:rPr>
        <w:t>equivalentes</w:t>
      </w:r>
      <w:r w:rsidRPr="00F11F2E">
        <w:rPr>
          <w:noProof/>
          <w:spacing w:val="3"/>
        </w:rPr>
        <w:t xml:space="preserve"> à </w:t>
      </w:r>
      <w:r w:rsidRPr="00F11F2E">
        <w:rPr>
          <w:noProof/>
          <w:spacing w:val="-1"/>
        </w:rPr>
        <w:t>função</w:t>
      </w:r>
      <w:r w:rsidRPr="00F11F2E">
        <w:rPr>
          <w:noProof/>
          <w:spacing w:val="5"/>
        </w:rPr>
        <w:t xml:space="preserve"> de </w:t>
      </w:r>
      <w:r w:rsidRPr="00F11F2E">
        <w:rPr>
          <w:noProof/>
          <w:spacing w:val="-1"/>
        </w:rPr>
        <w:t>auditoria interna.</w:t>
      </w:r>
    </w:p>
    <w:p w14:paraId="731AE305" w14:textId="77777777" w:rsidR="004B39EB" w:rsidRPr="00F11F2E" w:rsidRDefault="004B39EB" w:rsidP="004B39EB">
      <w:pPr>
        <w:spacing w:after="0" w:line="240" w:lineRule="auto"/>
        <w:jc w:val="both"/>
        <w:rPr>
          <w:rFonts w:ascii="Times New Roman" w:hAnsi="Times New Roman"/>
          <w:noProof/>
          <w:sz w:val="24"/>
          <w:szCs w:val="24"/>
        </w:rPr>
      </w:pPr>
    </w:p>
    <w:p w14:paraId="69843093" w14:textId="77777777" w:rsidR="004B39EB" w:rsidRPr="00F11F2E" w:rsidRDefault="004B39EB" w:rsidP="004B39EB">
      <w:pPr>
        <w:pStyle w:val="Default"/>
        <w:spacing w:after="120"/>
        <w:ind w:left="567" w:hanging="567"/>
        <w:jc w:val="both"/>
      </w:pPr>
      <w:r w:rsidRPr="00F11F2E">
        <w:rPr>
          <w:noProof/>
          <w:spacing w:val="-1"/>
        </w:rPr>
        <w:t xml:space="preserve">A4. </w:t>
      </w:r>
      <w:r>
        <w:rPr>
          <w:noProof/>
          <w:spacing w:val="-1"/>
        </w:rPr>
        <w:tab/>
      </w:r>
      <w:r w:rsidRPr="00F11F2E">
        <w:rPr>
          <w:noProof/>
          <w:spacing w:val="-1"/>
        </w:rPr>
        <w:t xml:space="preserve">Embora os </w:t>
      </w:r>
      <w:r w:rsidRPr="00F11F2E">
        <w:rPr>
          <w:noProof/>
        </w:rPr>
        <w:t>objetivos da</w:t>
      </w:r>
      <w:r>
        <w:rPr>
          <w:noProof/>
        </w:rPr>
        <w:t xml:space="preserve"> </w:t>
      </w:r>
      <w:r w:rsidRPr="00F11F2E">
        <w:rPr>
          <w:noProof/>
        </w:rPr>
        <w:t>auditoria interna d</w:t>
      </w:r>
      <w:r>
        <w:rPr>
          <w:noProof/>
        </w:rPr>
        <w:t>a</w:t>
      </w:r>
      <w:r w:rsidRPr="00F11F2E">
        <w:rPr>
          <w:noProof/>
        </w:rPr>
        <w:t xml:space="preserve"> entidade e do</w:t>
      </w:r>
      <w:r>
        <w:rPr>
          <w:noProof/>
        </w:rPr>
        <w:t xml:space="preserve"> </w:t>
      </w:r>
      <w:r w:rsidRPr="00F11F2E">
        <w:rPr>
          <w:noProof/>
          <w:spacing w:val="-1"/>
        </w:rPr>
        <w:t>auditor</w:t>
      </w:r>
      <w:r w:rsidRPr="00F11F2E">
        <w:rPr>
          <w:noProof/>
          <w:w w:val="177"/>
        </w:rPr>
        <w:t> </w:t>
      </w:r>
      <w:r w:rsidRPr="00F11F2E">
        <w:rPr>
          <w:noProof/>
          <w:spacing w:val="-1"/>
        </w:rPr>
        <w:t xml:space="preserve">independente se </w:t>
      </w:r>
      <w:r w:rsidRPr="00F11F2E">
        <w:rPr>
          <w:noProof/>
          <w:spacing w:val="-2"/>
        </w:rPr>
        <w:t xml:space="preserve">diferenciem, a auditoria interna pode executar procedimentos </w:t>
      </w:r>
      <w:r w:rsidRPr="00F11F2E">
        <w:rPr>
          <w:noProof/>
          <w:spacing w:val="-1"/>
        </w:rPr>
        <w:t xml:space="preserve">semelhantes aos realizados pelo auditor independente </w:t>
      </w:r>
      <w:r>
        <w:rPr>
          <w:noProof/>
          <w:spacing w:val="-1"/>
        </w:rPr>
        <w:t xml:space="preserve">na </w:t>
      </w:r>
      <w:r w:rsidRPr="00F11F2E">
        <w:rPr>
          <w:noProof/>
          <w:spacing w:val="-1"/>
        </w:rPr>
        <w:t>auditoria de demonstrações contábeis. Neste caso, o auditor independente pode utilizar-se da auditoria interna para os fins da auditoria em uma ou mais das seguintes situações:</w:t>
      </w:r>
    </w:p>
    <w:p w14:paraId="0F4857B0"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Para obter informação que seja relevante para as avaliações do auditor independente dos riscos de distorção relevante devido a erro ou </w:t>
      </w:r>
      <w:r w:rsidRPr="00F11F2E">
        <w:rPr>
          <w:rFonts w:ascii="Times New Roman" w:hAnsi="Times New Roman"/>
          <w:noProof/>
          <w:color w:val="000000"/>
          <w:spacing w:val="-1"/>
          <w:sz w:val="24"/>
          <w:szCs w:val="24"/>
        </w:rPr>
        <w:t>fraude.</w:t>
      </w:r>
      <w:r w:rsidRPr="00F11F2E">
        <w:rPr>
          <w:rFonts w:ascii="Times New Roman" w:hAnsi="Times New Roman"/>
          <w:noProof/>
          <w:color w:val="000000"/>
          <w:w w:val="256"/>
          <w:sz w:val="24"/>
          <w:szCs w:val="24"/>
        </w:rPr>
        <w:t> </w:t>
      </w:r>
      <w:r w:rsidRPr="00F11F2E">
        <w:rPr>
          <w:rFonts w:ascii="Times New Roman" w:hAnsi="Times New Roman"/>
          <w:noProof/>
          <w:color w:val="000000"/>
          <w:sz w:val="24"/>
          <w:szCs w:val="24"/>
        </w:rPr>
        <w:t>Com relação a isso, o item 6(a) da</w:t>
      </w:r>
      <w:r w:rsidRPr="00F11F2E">
        <w:rPr>
          <w:rFonts w:ascii="Times New Roman" w:hAnsi="Times New Roman"/>
          <w:noProof/>
          <w:color w:val="000000"/>
          <w:w w:val="256"/>
          <w:sz w:val="24"/>
          <w:szCs w:val="24"/>
        </w:rPr>
        <w:t> </w:t>
      </w:r>
      <w:r w:rsidRPr="00F11F2E">
        <w:rPr>
          <w:rFonts w:ascii="Times New Roman" w:hAnsi="Times New Roman"/>
          <w:noProof/>
          <w:color w:val="000000"/>
          <w:spacing w:val="-1"/>
          <w:sz w:val="24"/>
          <w:szCs w:val="24"/>
        </w:rPr>
        <w:t>NBC TA</w:t>
      </w:r>
      <w:r w:rsidRPr="00F11F2E">
        <w:rPr>
          <w:rFonts w:ascii="Times New Roman" w:hAnsi="Times New Roman"/>
          <w:noProof/>
          <w:color w:val="000000"/>
          <w:w w:val="255"/>
          <w:sz w:val="24"/>
          <w:szCs w:val="24"/>
        </w:rPr>
        <w:t> </w:t>
      </w:r>
      <w:r w:rsidRPr="00F11F2E">
        <w:rPr>
          <w:rFonts w:ascii="Times New Roman" w:hAnsi="Times New Roman"/>
          <w:noProof/>
          <w:color w:val="000000"/>
          <w:sz w:val="24"/>
          <w:szCs w:val="24"/>
        </w:rPr>
        <w:t>315</w:t>
      </w:r>
      <w:r w:rsidRPr="00F11F2E">
        <w:rPr>
          <w:rFonts w:ascii="Times New Roman" w:hAnsi="Times New Roman"/>
          <w:noProof/>
          <w:color w:val="000000"/>
          <w:w w:val="257"/>
          <w:sz w:val="24"/>
          <w:szCs w:val="24"/>
        </w:rPr>
        <w:t> </w:t>
      </w:r>
      <w:r w:rsidRPr="00F11F2E">
        <w:rPr>
          <w:rFonts w:ascii="Times New Roman" w:hAnsi="Times New Roman"/>
          <w:noProof/>
          <w:color w:val="000000"/>
          <w:spacing w:val="-1"/>
          <w:sz w:val="24"/>
          <w:szCs w:val="24"/>
        </w:rPr>
        <w:t>requer que o auditor independente obtenha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 xml:space="preserve">entendimento das responsabilidades </w:t>
      </w:r>
      <w:r w:rsidRPr="00F11F2E">
        <w:rPr>
          <w:rFonts w:ascii="Times New Roman" w:hAnsi="Times New Roman"/>
          <w:noProof/>
          <w:color w:val="000000"/>
          <w:sz w:val="24"/>
          <w:szCs w:val="24"/>
        </w:rPr>
        <w:t>da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w:t>
      </w:r>
      <w:r w:rsidRPr="00F11F2E">
        <w:rPr>
          <w:rFonts w:ascii="Times New Roman" w:hAnsi="Times New Roman"/>
          <w:noProof/>
          <w:color w:val="000000"/>
          <w:spacing w:val="-1"/>
          <w:sz w:val="24"/>
          <w:szCs w:val="24"/>
        </w:rPr>
        <w:t>,</w:t>
      </w:r>
      <w:r w:rsidRPr="00F11F2E">
        <w:rPr>
          <w:rFonts w:ascii="Times New Roman" w:hAnsi="Times New Roman"/>
          <w:noProof/>
          <w:color w:val="000000"/>
          <w:spacing w:val="23"/>
          <w:sz w:val="24"/>
          <w:szCs w:val="24"/>
        </w:rPr>
        <w:t> d</w:t>
      </w:r>
      <w:r w:rsidRPr="00F11F2E">
        <w:rPr>
          <w:rFonts w:ascii="Times New Roman" w:hAnsi="Times New Roman"/>
          <w:noProof/>
          <w:color w:val="000000"/>
          <w:spacing w:val="-1"/>
          <w:sz w:val="24"/>
          <w:szCs w:val="24"/>
        </w:rPr>
        <w:t>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sua posição hierárquica dentro da organização, das atividades executadas ou a serem executadas, assim como faça perguntas às pessoas apropriadas dentro da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w:t>
      </w:r>
      <w:r w:rsidRPr="00F11F2E">
        <w:rPr>
          <w:rFonts w:ascii="Times New Roman" w:hAnsi="Times New Roman"/>
          <w:noProof/>
          <w:color w:val="000000"/>
          <w:spacing w:val="24"/>
          <w:sz w:val="24"/>
          <w:szCs w:val="24"/>
        </w:rPr>
        <w:t> </w:t>
      </w:r>
      <w:r w:rsidRPr="00F11F2E">
        <w:rPr>
          <w:rFonts w:ascii="Times New Roman" w:hAnsi="Times New Roman"/>
          <w:noProof/>
          <w:color w:val="000000"/>
          <w:spacing w:val="-1"/>
          <w:sz w:val="24"/>
          <w:szCs w:val="24"/>
        </w:rPr>
        <w:t>(caso a entidade tenha tal função); ou</w:t>
      </w:r>
    </w:p>
    <w:p w14:paraId="6558BE12"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Exceto se for proibido ou tenha alguma restrição em função da legislação</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ou de regulamentação, o auditor independente pode decidir utilizar o trabalho que já tenha sido realizado pela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auditoria interna durante o período em substituição parcial da evidência de auditoria a ser obtida diretamente pelo auditor independente</w:t>
      </w:r>
      <w:r w:rsidRPr="00F11F2E">
        <w:rPr>
          <w:rFonts w:ascii="Times New Roman" w:hAnsi="Times New Roman"/>
          <w:noProof/>
          <w:color w:val="000000"/>
          <w:sz w:val="24"/>
          <w:szCs w:val="24"/>
        </w:rPr>
        <w:t xml:space="preserve"> (ver itens 15</w:t>
      </w:r>
      <w:r>
        <w:rPr>
          <w:rFonts w:ascii="Times New Roman" w:hAnsi="Times New Roman"/>
          <w:noProof/>
          <w:color w:val="000000"/>
          <w:sz w:val="24"/>
          <w:szCs w:val="24"/>
        </w:rPr>
        <w:t xml:space="preserve"> a </w:t>
      </w:r>
      <w:r w:rsidRPr="00F11F2E">
        <w:rPr>
          <w:rFonts w:ascii="Times New Roman" w:hAnsi="Times New Roman"/>
          <w:noProof/>
          <w:color w:val="000000"/>
          <w:sz w:val="24"/>
          <w:szCs w:val="24"/>
        </w:rPr>
        <w:t>25)</w:t>
      </w:r>
      <w:r>
        <w:rPr>
          <w:rFonts w:ascii="Times New Roman" w:hAnsi="Times New Roman"/>
          <w:noProof/>
          <w:color w:val="000000"/>
          <w:sz w:val="24"/>
          <w:szCs w:val="24"/>
        </w:rPr>
        <w:t>.</w:t>
      </w:r>
    </w:p>
    <w:p w14:paraId="1880AF27" w14:textId="77777777" w:rsidR="004B39EB" w:rsidRPr="00F11F2E" w:rsidRDefault="004B39EB" w:rsidP="004B39EB">
      <w:pPr>
        <w:tabs>
          <w:tab w:val="left" w:pos="1670"/>
        </w:tabs>
        <w:spacing w:after="0" w:line="240" w:lineRule="auto"/>
        <w:ind w:left="567"/>
        <w:jc w:val="both"/>
        <w:rPr>
          <w:rFonts w:ascii="Times New Roman" w:hAnsi="Times New Roman"/>
          <w:noProof/>
          <w:color w:val="000000"/>
          <w:spacing w:val="-1"/>
          <w:position w:val="11"/>
          <w:sz w:val="24"/>
          <w:szCs w:val="24"/>
        </w:rPr>
      </w:pPr>
      <w:r w:rsidRPr="00F11F2E">
        <w:rPr>
          <w:rStyle w:val="hps"/>
          <w:rFonts w:ascii="Times New Roman" w:hAnsi="Times New Roman"/>
          <w:sz w:val="24"/>
          <w:szCs w:val="24"/>
          <w:lang w:val="pt-PT"/>
        </w:rPr>
        <w:t>Além disso,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menos que proibido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ou</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restrito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por lei ou regulamento</w:t>
      </w:r>
      <w:r w:rsidRPr="00F11F2E">
        <w:rPr>
          <w:rFonts w:ascii="Times New Roman" w:hAnsi="Times New Roman"/>
          <w:sz w:val="24"/>
          <w:szCs w:val="24"/>
          <w:lang w:val="pt-PT"/>
        </w:rPr>
        <w:t xml:space="preserve">, o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independente</w:t>
      </w:r>
      <w:r w:rsidRPr="00F11F2E">
        <w:rPr>
          <w:rStyle w:val="hps"/>
          <w:rFonts w:ascii="Times New Roman" w:hAnsi="Times New Roman"/>
          <w:sz w:val="24"/>
          <w:szCs w:val="24"/>
          <w:lang w:val="pt-PT"/>
        </w:rPr>
        <w:t xml:space="preserve"> pode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utilizar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os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para executar, sob sua </w:t>
      </w:r>
      <w:r w:rsidRPr="00F11F2E">
        <w:rPr>
          <w:rFonts w:ascii="Times New Roman" w:hAnsi="Times New Roman"/>
          <w:sz w:val="24"/>
          <w:szCs w:val="24"/>
          <w:lang w:val="pt-PT"/>
        </w:rPr>
        <w:t xml:space="preserve">direção, supervisão e </w:t>
      </w:r>
      <w:r w:rsidRPr="00F11F2E">
        <w:rPr>
          <w:rStyle w:val="hps"/>
          <w:rFonts w:ascii="Times New Roman" w:hAnsi="Times New Roman"/>
          <w:sz w:val="24"/>
          <w:szCs w:val="24"/>
          <w:lang w:val="pt-PT"/>
        </w:rPr>
        <w:t>revisão</w:t>
      </w:r>
      <w:r w:rsidRPr="00F11F2E">
        <w:rPr>
          <w:rFonts w:ascii="Times New Roman" w:hAnsi="Times New Roman"/>
          <w:sz w:val="24"/>
          <w:szCs w:val="24"/>
          <w:lang w:val="pt-PT"/>
        </w:rPr>
        <w:t xml:space="preserve"> </w:t>
      </w:r>
      <w:r>
        <w:rPr>
          <w:rFonts w:ascii="Times New Roman" w:hAnsi="Times New Roman"/>
          <w:sz w:val="24"/>
          <w:szCs w:val="24"/>
          <w:lang w:val="pt-PT"/>
        </w:rPr>
        <w:t>d</w:t>
      </w:r>
      <w:r w:rsidRPr="00F11F2E">
        <w:rPr>
          <w:rStyle w:val="hps"/>
          <w:rFonts w:ascii="Times New Roman" w:hAnsi="Times New Roman"/>
          <w:sz w:val="24"/>
          <w:szCs w:val="24"/>
          <w:lang w:val="pt-PT"/>
        </w:rPr>
        <w:t>os procedimentos de auditoria (referido nesta Norma como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w:t>
      </w:r>
      <w:r w:rsidRPr="00F11F2E">
        <w:rPr>
          <w:rFonts w:ascii="Times New Roman" w:hAnsi="Times New Roman"/>
          <w:sz w:val="24"/>
          <w:szCs w:val="24"/>
          <w:lang w:val="pt-PT"/>
        </w:rPr>
        <w:t>assistência direta" – ver itens 26 a 35 desta Norma).</w:t>
      </w:r>
    </w:p>
    <w:p w14:paraId="1BCC3340" w14:textId="77777777" w:rsidR="004B39EB" w:rsidRPr="00F11F2E" w:rsidRDefault="004B39EB" w:rsidP="004B39EB">
      <w:pPr>
        <w:spacing w:after="0" w:line="240" w:lineRule="auto"/>
        <w:jc w:val="both"/>
        <w:rPr>
          <w:rFonts w:ascii="Times New Roman" w:hAnsi="Times New Roman"/>
          <w:noProof/>
          <w:sz w:val="24"/>
          <w:szCs w:val="24"/>
        </w:rPr>
      </w:pPr>
    </w:p>
    <w:p w14:paraId="03D6EE0D"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sz w:val="24"/>
          <w:szCs w:val="24"/>
        </w:rPr>
        <w:t>Determinação se o trabalho</w:t>
      </w:r>
      <w:r>
        <w:rPr>
          <w:rFonts w:ascii="Times New Roman" w:hAnsi="Times New Roman"/>
          <w:b/>
          <w:noProof/>
          <w:color w:val="000000"/>
          <w:spacing w:val="-1"/>
          <w:sz w:val="24"/>
          <w:szCs w:val="24"/>
        </w:rPr>
        <w:t xml:space="preserve"> </w:t>
      </w:r>
      <w:r w:rsidRPr="00F11F2E">
        <w:rPr>
          <w:rFonts w:ascii="Times New Roman" w:hAnsi="Times New Roman"/>
          <w:b/>
          <w:noProof/>
          <w:color w:val="000000"/>
          <w:spacing w:val="-1"/>
          <w:sz w:val="24"/>
          <w:szCs w:val="24"/>
        </w:rPr>
        <w:t>da auditoria</w:t>
      </w:r>
      <w:r w:rsidRPr="00F11F2E">
        <w:rPr>
          <w:rFonts w:ascii="Times New Roman" w:hAnsi="Times New Roman"/>
          <w:b/>
          <w:noProof/>
          <w:color w:val="000000"/>
          <w:spacing w:val="6"/>
          <w:sz w:val="24"/>
          <w:szCs w:val="24"/>
        </w:rPr>
        <w:t> </w:t>
      </w:r>
      <w:r w:rsidRPr="00F11F2E">
        <w:rPr>
          <w:rFonts w:ascii="Times New Roman" w:hAnsi="Times New Roman"/>
          <w:b/>
          <w:noProof/>
          <w:color w:val="000000"/>
          <w:spacing w:val="-1"/>
          <w:sz w:val="24"/>
          <w:szCs w:val="24"/>
        </w:rPr>
        <w:t>interna pode ser utilizado</w:t>
      </w:r>
      <w:r w:rsidRPr="00F11F2E">
        <w:rPr>
          <w:rFonts w:ascii="Times New Roman" w:hAnsi="Times New Roman"/>
          <w:b/>
          <w:noProof/>
          <w:color w:val="000000"/>
          <w:spacing w:val="-1"/>
          <w:w w:val="95"/>
          <w:sz w:val="24"/>
          <w:szCs w:val="24"/>
        </w:rPr>
        <w:t xml:space="preserve"> </w:t>
      </w:r>
    </w:p>
    <w:p w14:paraId="67772D5B" w14:textId="77777777" w:rsidR="004B39EB" w:rsidRPr="007D30A1" w:rsidRDefault="004B39EB" w:rsidP="004B39EB">
      <w:pPr>
        <w:spacing w:after="0" w:line="240" w:lineRule="auto"/>
        <w:jc w:val="both"/>
        <w:rPr>
          <w:rFonts w:ascii="Times New Roman" w:hAnsi="Times New Roman"/>
          <w:b/>
          <w:noProof/>
          <w:color w:val="000000"/>
          <w:sz w:val="24"/>
          <w:szCs w:val="24"/>
        </w:rPr>
      </w:pPr>
    </w:p>
    <w:p w14:paraId="6213E495" w14:textId="6F67AFF2" w:rsidR="004B39EB" w:rsidRPr="00F11F2E" w:rsidRDefault="004B39EB" w:rsidP="004B39EB">
      <w:pPr>
        <w:spacing w:after="0" w:line="24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8278" behindDoc="1" locked="0" layoutInCell="1" allowOverlap="1" wp14:anchorId="499E2F72" wp14:editId="1B0023BC">
                <wp:simplePos x="0" y="0"/>
                <wp:positionH relativeFrom="page">
                  <wp:posOffset>5296535</wp:posOffset>
                </wp:positionH>
                <wp:positionV relativeFrom="page">
                  <wp:posOffset>5006340</wp:posOffset>
                </wp:positionV>
                <wp:extent cx="420370" cy="762635"/>
                <wp:effectExtent l="0" t="0" r="17780" b="18415"/>
                <wp:wrapNone/>
                <wp:docPr id="36" name="Caixa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762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432EB"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03723BBD" w14:textId="77777777" w:rsidR="004B39EB" w:rsidRPr="00B160E8" w:rsidRDefault="004B39EB" w:rsidP="004B39EB"/>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E2F72" id="Caixa de Texto 36" o:spid="_x0000_s1034" type="#_x0000_t202" style="position:absolute;left:0;text-align:left;margin-left:417.05pt;margin-top:394.2pt;width:33.1pt;height:60.05pt;z-index:-2516582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" filled="f" stroked="f">
                <v:textbox style="layout-flow:vertical;mso-layout-flow-alt:bottom-to-top" inset="0,0,0,0">
                  <w:txbxContent>
                    <w:p w14:paraId="4F9432EB"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03723BBD" w14:textId="77777777" w:rsidR="004B39EB" w:rsidRPr="00B160E8" w:rsidRDefault="004B39EB" w:rsidP="004B39EB"/>
                  </w:txbxContent>
                </v:textbox>
                <w10:wrap anchorx="page" anchory="page"/>
              </v:shape>
            </w:pict>
          </mc:Fallback>
        </mc:AlternateContent>
      </w:r>
      <w:r w:rsidRPr="00F11F2E">
        <w:rPr>
          <w:rFonts w:ascii="Times New Roman" w:hAnsi="Times New Roman"/>
          <w:i/>
          <w:noProof/>
          <w:color w:val="000000"/>
          <w:sz w:val="24"/>
          <w:szCs w:val="24"/>
        </w:rPr>
        <w:t>Avaliação da</w:t>
      </w:r>
      <w:r>
        <w:rPr>
          <w:rFonts w:ascii="Times New Roman" w:hAnsi="Times New Roman"/>
          <w:i/>
          <w:noProof/>
          <w:color w:val="000000"/>
          <w:sz w:val="24"/>
          <w:szCs w:val="24"/>
        </w:rPr>
        <w:t xml:space="preserve"> </w:t>
      </w:r>
      <w:r w:rsidRPr="00F11F2E">
        <w:rPr>
          <w:rFonts w:ascii="Times New Roman" w:hAnsi="Times New Roman"/>
          <w:i/>
          <w:noProof/>
          <w:color w:val="000000"/>
          <w:sz w:val="24"/>
          <w:szCs w:val="24"/>
        </w:rPr>
        <w:t>auditoria interna</w:t>
      </w:r>
    </w:p>
    <w:p w14:paraId="303510E1" w14:textId="77777777" w:rsidR="004B39EB" w:rsidRDefault="004B39EB" w:rsidP="004B39EB">
      <w:pPr>
        <w:spacing w:after="0" w:line="240" w:lineRule="auto"/>
        <w:jc w:val="both"/>
        <w:rPr>
          <w:rFonts w:ascii="Times New Roman" w:hAnsi="Times New Roman"/>
          <w:noProof/>
          <w:color w:val="000000"/>
          <w:sz w:val="24"/>
          <w:szCs w:val="24"/>
        </w:rPr>
      </w:pPr>
    </w:p>
    <w:p w14:paraId="7ED55F07"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noProof/>
          <w:color w:val="000000"/>
          <w:sz w:val="24"/>
          <w:szCs w:val="24"/>
        </w:rPr>
        <w:t xml:space="preserve">Objetividade e </w:t>
      </w:r>
      <w:r>
        <w:rPr>
          <w:rFonts w:ascii="Times New Roman" w:hAnsi="Times New Roman"/>
          <w:noProof/>
          <w:color w:val="000000"/>
          <w:spacing w:val="-1"/>
          <w:sz w:val="24"/>
          <w:szCs w:val="24"/>
        </w:rPr>
        <w:t>c</w:t>
      </w:r>
      <w:r w:rsidRPr="00F11F2E">
        <w:rPr>
          <w:rFonts w:ascii="Times New Roman" w:hAnsi="Times New Roman"/>
          <w:noProof/>
          <w:color w:val="000000"/>
          <w:spacing w:val="-1"/>
          <w:sz w:val="24"/>
          <w:szCs w:val="24"/>
        </w:rPr>
        <w:t>ompetência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 xml:space="preserve">(ver </w:t>
      </w:r>
      <w:r w:rsidRPr="00F11F2E">
        <w:rPr>
          <w:rFonts w:ascii="Times New Roman" w:hAnsi="Times New Roman"/>
          <w:noProof/>
          <w:color w:val="000000"/>
          <w:sz w:val="24"/>
          <w:szCs w:val="24"/>
        </w:rPr>
        <w:t>item</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15(a)</w:t>
      </w:r>
      <w:r>
        <w:rPr>
          <w:rFonts w:ascii="Times New Roman" w:hAnsi="Times New Roman"/>
          <w:noProof/>
          <w:color w:val="000000"/>
          <w:sz w:val="24"/>
          <w:szCs w:val="24"/>
        </w:rPr>
        <w:t xml:space="preserve"> e </w:t>
      </w:r>
      <w:r w:rsidRPr="00F11F2E">
        <w:rPr>
          <w:rFonts w:ascii="Times New Roman" w:hAnsi="Times New Roman"/>
          <w:noProof/>
          <w:color w:val="000000"/>
          <w:sz w:val="24"/>
          <w:szCs w:val="24"/>
        </w:rPr>
        <w:t xml:space="preserve">(b)) </w:t>
      </w:r>
    </w:p>
    <w:p w14:paraId="5AAB80D5" w14:textId="77777777" w:rsidR="004B39EB" w:rsidRDefault="004B39EB" w:rsidP="004B39EB">
      <w:pPr>
        <w:tabs>
          <w:tab w:val="left" w:pos="1123"/>
        </w:tabs>
        <w:spacing w:after="0" w:line="240" w:lineRule="auto"/>
        <w:jc w:val="both"/>
        <w:rPr>
          <w:rFonts w:ascii="Times New Roman" w:hAnsi="Times New Roman"/>
          <w:noProof/>
          <w:color w:val="000000"/>
          <w:spacing w:val="-1"/>
          <w:sz w:val="24"/>
          <w:szCs w:val="24"/>
        </w:rPr>
      </w:pPr>
    </w:p>
    <w:p w14:paraId="007A5DCC" w14:textId="77777777" w:rsidR="004B39EB" w:rsidRPr="00F11F2E" w:rsidRDefault="004B39EB" w:rsidP="004B39EB">
      <w:pPr>
        <w:pStyle w:val="Default"/>
        <w:ind w:left="567" w:hanging="567"/>
        <w:jc w:val="both"/>
        <w:rPr>
          <w:noProof/>
          <w:spacing w:val="-1"/>
        </w:rPr>
      </w:pPr>
      <w:r w:rsidRPr="00F11F2E">
        <w:rPr>
          <w:noProof/>
          <w:spacing w:val="-1"/>
        </w:rPr>
        <w:t xml:space="preserve">A5. </w:t>
      </w:r>
      <w:r>
        <w:rPr>
          <w:noProof/>
          <w:spacing w:val="-1"/>
        </w:rPr>
        <w:tab/>
      </w:r>
      <w:r w:rsidRPr="00F11F2E">
        <w:rPr>
          <w:noProof/>
        </w:rPr>
        <w:t>O</w:t>
      </w:r>
      <w:r w:rsidRPr="00F11F2E">
        <w:rPr>
          <w:noProof/>
          <w:w w:val="330"/>
        </w:rPr>
        <w:t> </w:t>
      </w:r>
      <w:r w:rsidRPr="00F11F2E">
        <w:rPr>
          <w:noProof/>
          <w:spacing w:val="-1"/>
        </w:rPr>
        <w:t>auditor independente exerce o seu julgamento profissional para determinar se o trabalho da auditoria interna pode ser utilizado para os fins da auditoria, assim como quanto à natureza e à extensão nas quais o trabalho da auditoria interna pode ser utilizado nessas circunstâncias.</w:t>
      </w:r>
    </w:p>
    <w:p w14:paraId="716D1C98" w14:textId="77777777" w:rsidR="004B39EB" w:rsidRPr="00F11F2E" w:rsidRDefault="004B39EB" w:rsidP="004B39EB">
      <w:pPr>
        <w:spacing w:after="0" w:line="240" w:lineRule="auto"/>
        <w:jc w:val="both"/>
        <w:rPr>
          <w:rFonts w:ascii="Times New Roman" w:hAnsi="Times New Roman"/>
          <w:noProof/>
          <w:sz w:val="24"/>
          <w:szCs w:val="24"/>
        </w:rPr>
      </w:pPr>
    </w:p>
    <w:p w14:paraId="01EEE9FC" w14:textId="77777777" w:rsidR="004B39EB" w:rsidRPr="00F11F2E" w:rsidRDefault="004B39EB" w:rsidP="004B39EB">
      <w:pPr>
        <w:pStyle w:val="Default"/>
        <w:ind w:left="567" w:hanging="567"/>
        <w:jc w:val="both"/>
      </w:pPr>
      <w:r w:rsidRPr="00F11F2E">
        <w:rPr>
          <w:noProof/>
          <w:spacing w:val="-1"/>
        </w:rPr>
        <w:t xml:space="preserve">A6. </w:t>
      </w:r>
      <w:r>
        <w:rPr>
          <w:noProof/>
          <w:spacing w:val="-1"/>
        </w:rPr>
        <w:tab/>
      </w:r>
      <w:r w:rsidRPr="00F11F2E">
        <w:rPr>
          <w:noProof/>
        </w:rPr>
        <w:t>A</w:t>
      </w:r>
      <w:r w:rsidRPr="00F11F2E">
        <w:rPr>
          <w:noProof/>
          <w:w w:val="170"/>
        </w:rPr>
        <w:t> </w:t>
      </w:r>
      <w:r w:rsidRPr="00F11F2E">
        <w:rPr>
          <w:noProof/>
          <w:spacing w:val="-1"/>
        </w:rPr>
        <w:t>extensão na qual a posição hierárquica da auditoria interna na organização e se suas políticas e procedimentos relevantes</w:t>
      </w:r>
      <w:r w:rsidRPr="00F11F2E">
        <w:rPr>
          <w:noProof/>
        </w:rPr>
        <w:t xml:space="preserve"> propiciam a objetividade dos auditores internos, bem como o nível de competência da função são especialmente importantes na determinação da </w:t>
      </w:r>
      <w:r w:rsidRPr="00F11F2E">
        <w:rPr>
          <w:noProof/>
          <w:spacing w:val="-1"/>
        </w:rPr>
        <w:t xml:space="preserve">possível </w:t>
      </w:r>
      <w:r w:rsidRPr="00F11F2E">
        <w:rPr>
          <w:noProof/>
        </w:rPr>
        <w:t xml:space="preserve">utilização </w:t>
      </w:r>
      <w:r w:rsidRPr="00F11F2E">
        <w:rPr>
          <w:noProof/>
          <w:spacing w:val="-1"/>
        </w:rPr>
        <w:t>e, em caso positivo, que sejam apropriadas nas circunstâncias a natureza e</w:t>
      </w:r>
      <w:r>
        <w:rPr>
          <w:noProof/>
          <w:spacing w:val="-1"/>
        </w:rPr>
        <w:t xml:space="preserve"> a </w:t>
      </w:r>
      <w:r w:rsidRPr="00F11F2E">
        <w:rPr>
          <w:noProof/>
          <w:spacing w:val="-1"/>
        </w:rPr>
        <w:t>extensão dessa utilização.</w:t>
      </w:r>
    </w:p>
    <w:p w14:paraId="459323D1" w14:textId="77777777" w:rsidR="004B39EB" w:rsidRPr="00F11F2E" w:rsidRDefault="004B39EB" w:rsidP="004B39EB">
      <w:pPr>
        <w:spacing w:after="0" w:line="240" w:lineRule="auto"/>
        <w:jc w:val="both"/>
        <w:rPr>
          <w:rFonts w:ascii="Times New Roman" w:hAnsi="Times New Roman"/>
          <w:noProof/>
          <w:sz w:val="24"/>
          <w:szCs w:val="24"/>
        </w:rPr>
      </w:pPr>
    </w:p>
    <w:p w14:paraId="38D1D668" w14:textId="77777777" w:rsidR="004B39EB" w:rsidRPr="00F11F2E" w:rsidRDefault="004B39EB" w:rsidP="004B39EB">
      <w:pPr>
        <w:pStyle w:val="Default"/>
        <w:spacing w:after="120"/>
        <w:ind w:left="567" w:hanging="567"/>
        <w:jc w:val="both"/>
        <w:rPr>
          <w:noProof/>
          <w:spacing w:val="-1"/>
        </w:rPr>
      </w:pPr>
      <w:r w:rsidRPr="00F11F2E">
        <w:rPr>
          <w:noProof/>
          <w:spacing w:val="-1"/>
        </w:rPr>
        <w:t xml:space="preserve">A7. </w:t>
      </w:r>
      <w:r>
        <w:rPr>
          <w:noProof/>
          <w:spacing w:val="-1"/>
        </w:rPr>
        <w:tab/>
      </w:r>
      <w:r w:rsidRPr="00F11F2E">
        <w:rPr>
          <w:noProof/>
        </w:rPr>
        <w:t xml:space="preserve">A objetividade se refere à habilidade para realizar aquelas tarefas sem permitir </w:t>
      </w:r>
      <w:r w:rsidRPr="00F11F2E">
        <w:rPr>
          <w:noProof/>
          <w:spacing w:val="-1"/>
        </w:rPr>
        <w:t>tendenciosidade, conflito de interesse ou influência indevida de terceiros que possa se sobrepor ao seu julgamento profissional.</w:t>
      </w:r>
      <w:r w:rsidRPr="00F11F2E">
        <w:rPr>
          <w:noProof/>
          <w:spacing w:val="19"/>
        </w:rPr>
        <w:t> </w:t>
      </w:r>
      <w:r w:rsidRPr="00F11F2E">
        <w:rPr>
          <w:noProof/>
          <w:spacing w:val="-1"/>
        </w:rPr>
        <w:t>Os fatores que podem afetar a avaliação do auditor independente incluem o seguinte:</w:t>
      </w:r>
    </w:p>
    <w:p w14:paraId="651B1737" w14:textId="77777777" w:rsidR="004B39EB"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a posição hierárquica da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auditoria interna na organização, incluindo sua autoridade e prestação de contas</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w:t>
      </w:r>
      <w:r w:rsidRPr="00501170">
        <w:rPr>
          <w:rFonts w:ascii="Times New Roman" w:hAnsi="Times New Roman"/>
          <w:i/>
          <w:noProof/>
          <w:color w:val="000000"/>
          <w:spacing w:val="-1"/>
          <w:sz w:val="24"/>
          <w:szCs w:val="24"/>
        </w:rPr>
        <w:t>accountability</w:t>
      </w:r>
      <w:r w:rsidRPr="00F11F2E">
        <w:rPr>
          <w:rFonts w:ascii="Times New Roman" w:hAnsi="Times New Roman"/>
          <w:noProof/>
          <w:color w:val="000000"/>
          <w:spacing w:val="-1"/>
          <w:sz w:val="24"/>
          <w:szCs w:val="24"/>
        </w:rPr>
        <w:t>)</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da função, ap</w:t>
      </w:r>
      <w:r>
        <w:rPr>
          <w:rFonts w:ascii="Times New Roman" w:hAnsi="Times New Roman"/>
          <w:noProof/>
          <w:color w:val="000000"/>
          <w:spacing w:val="-1"/>
          <w:sz w:val="24"/>
          <w:szCs w:val="24"/>
        </w:rPr>
        <w:t>o</w:t>
      </w:r>
      <w:r w:rsidRPr="00F11F2E">
        <w:rPr>
          <w:rFonts w:ascii="Times New Roman" w:hAnsi="Times New Roman"/>
          <w:noProof/>
          <w:color w:val="000000"/>
          <w:spacing w:val="-1"/>
          <w:sz w:val="24"/>
          <w:szCs w:val="24"/>
        </w:rPr>
        <w:t>ia a habilidade da auditoria interna de estar livre de tendenciosidade</w:t>
      </w:r>
      <w:r w:rsidRPr="00F11F2E">
        <w:rPr>
          <w:rFonts w:ascii="Times New Roman" w:hAnsi="Times New Roman"/>
          <w:noProof/>
          <w:color w:val="000000"/>
          <w:sz w:val="24"/>
          <w:szCs w:val="24"/>
        </w:rPr>
        <w:t>,</w:t>
      </w:r>
      <w:r w:rsidRPr="00F11F2E">
        <w:rPr>
          <w:rFonts w:ascii="Times New Roman" w:hAnsi="Times New Roman"/>
          <w:noProof/>
          <w:color w:val="000000"/>
          <w:w w:val="197"/>
          <w:sz w:val="24"/>
          <w:szCs w:val="24"/>
        </w:rPr>
        <w:t> </w:t>
      </w:r>
      <w:r w:rsidRPr="00F11F2E">
        <w:rPr>
          <w:rFonts w:ascii="Times New Roman" w:hAnsi="Times New Roman"/>
          <w:noProof/>
          <w:color w:val="000000"/>
          <w:spacing w:val="-1"/>
          <w:sz w:val="24"/>
          <w:szCs w:val="24"/>
        </w:rPr>
        <w:t>conflito de interesse</w:t>
      </w:r>
      <w:r w:rsidRPr="00F11F2E">
        <w:rPr>
          <w:rFonts w:ascii="Times New Roman" w:hAnsi="Times New Roman"/>
          <w:noProof/>
          <w:color w:val="000000"/>
          <w:w w:val="196"/>
          <w:sz w:val="24"/>
          <w:szCs w:val="24"/>
        </w:rPr>
        <w:t> </w:t>
      </w:r>
      <w:r w:rsidRPr="00F11F2E">
        <w:rPr>
          <w:rFonts w:ascii="Times New Roman" w:hAnsi="Times New Roman"/>
          <w:noProof/>
          <w:color w:val="000000"/>
          <w:sz w:val="24"/>
          <w:szCs w:val="24"/>
        </w:rPr>
        <w:t xml:space="preserve">ou influência indevida de </w:t>
      </w:r>
      <w:r w:rsidRPr="00F11F2E">
        <w:rPr>
          <w:rFonts w:ascii="Times New Roman" w:hAnsi="Times New Roman"/>
          <w:noProof/>
          <w:color w:val="000000"/>
          <w:spacing w:val="-1"/>
          <w:sz w:val="24"/>
          <w:szCs w:val="24"/>
        </w:rPr>
        <w:t>terceiros que possam se sobrepor ao seu julgamento profissional.</w:t>
      </w:r>
      <w:r w:rsidRPr="00F11F2E">
        <w:rPr>
          <w:rFonts w:ascii="Times New Roman" w:hAnsi="Times New Roman"/>
          <w:noProof/>
          <w:color w:val="000000"/>
          <w:w w:val="213"/>
          <w:sz w:val="24"/>
          <w:szCs w:val="24"/>
        </w:rPr>
        <w:t> </w:t>
      </w:r>
      <w:r w:rsidRPr="00F11F2E">
        <w:rPr>
          <w:rFonts w:ascii="Times New Roman" w:hAnsi="Times New Roman"/>
          <w:noProof/>
          <w:color w:val="000000"/>
          <w:spacing w:val="-1"/>
          <w:sz w:val="24"/>
          <w:szCs w:val="24"/>
        </w:rPr>
        <w:t>Por exemplo, se 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auditoria interna se reporta aos responsáveis pela governança ou a uma pessoa com autoridade apropriada ou se ela se reporta à gerência, se tem acesso direto</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às pessoas encarregadas da governança;</w:t>
      </w:r>
    </w:p>
    <w:p w14:paraId="5B56851A"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pacing w:val="-1"/>
          <w:sz w:val="24"/>
          <w:szCs w:val="24"/>
        </w:rPr>
        <w:t xml:space="preserve">  se a </w:t>
      </w:r>
      <w:r w:rsidRPr="00F11F2E">
        <w:rPr>
          <w:rFonts w:ascii="Times New Roman" w:hAnsi="Times New Roman"/>
          <w:noProof/>
          <w:color w:val="000000"/>
          <w:spacing w:val="-1"/>
          <w:sz w:val="24"/>
          <w:szCs w:val="24"/>
        </w:rPr>
        <w:t>auditoria</w:t>
      </w:r>
      <w:r>
        <w:rPr>
          <w:rFonts w:ascii="Times New Roman" w:hAnsi="Times New Roman"/>
          <w:noProof/>
          <w:color w:val="000000"/>
          <w:spacing w:val="-1"/>
          <w:sz w:val="24"/>
          <w:szCs w:val="24"/>
        </w:rPr>
        <w:t xml:space="preserve"> </w:t>
      </w:r>
      <w:r w:rsidRPr="00F11F2E">
        <w:rPr>
          <w:rFonts w:ascii="Times New Roman" w:hAnsi="Times New Roman"/>
          <w:noProof/>
          <w:color w:val="000000"/>
          <w:sz w:val="24"/>
          <w:szCs w:val="24"/>
        </w:rPr>
        <w:t>interna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está</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livre</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de</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quaisquer</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responsabilidades</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conflitantes</w:t>
      </w:r>
      <w:r w:rsidRPr="00F11F2E">
        <w:rPr>
          <w:rFonts w:ascii="Times New Roman" w:hAnsi="Times New Roman"/>
          <w:noProof/>
          <w:color w:val="000000"/>
          <w:spacing w:val="-1"/>
          <w:sz w:val="24"/>
          <w:szCs w:val="24"/>
        </w:rPr>
        <w:t>,</w:t>
      </w:r>
      <w:r>
        <w:rPr>
          <w:rFonts w:ascii="Times New Roman" w:hAnsi="Times New Roman"/>
          <w:noProof/>
          <w:color w:val="000000"/>
          <w:spacing w:val="-1"/>
          <w:sz w:val="24"/>
          <w:szCs w:val="24"/>
        </w:rPr>
        <w:t xml:space="preserve"> por exemplo, </w:t>
      </w:r>
      <w:r w:rsidRPr="00F11F2E">
        <w:rPr>
          <w:rFonts w:ascii="Times New Roman" w:hAnsi="Times New Roman"/>
          <w:noProof/>
          <w:color w:val="000000"/>
          <w:sz w:val="24"/>
          <w:szCs w:val="24"/>
        </w:rPr>
        <w:t>deveres ou responsabilidade</w:t>
      </w:r>
      <w:r>
        <w:rPr>
          <w:rFonts w:ascii="Times New Roman" w:hAnsi="Times New Roman"/>
          <w:noProof/>
          <w:color w:val="000000"/>
          <w:sz w:val="24"/>
          <w:szCs w:val="24"/>
        </w:rPr>
        <w:t>s</w:t>
      </w:r>
      <w:r w:rsidRPr="00F11F2E">
        <w:rPr>
          <w:rFonts w:ascii="Times New Roman" w:hAnsi="Times New Roman"/>
          <w:noProof/>
          <w:color w:val="000000"/>
          <w:sz w:val="24"/>
          <w:szCs w:val="24"/>
        </w:rPr>
        <w:t xml:space="preserve"> gerenciais ou operacionais que não sejam próprias da função de auditoria interna;</w:t>
      </w:r>
    </w:p>
    <w:p w14:paraId="213D1468"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os responsáveis pela governança supervisionam as relações de emprego da auditoria interna,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por</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exemplo, determinação da política apropriada de remuneração;</w:t>
      </w:r>
    </w:p>
    <w:p w14:paraId="3F44AB14"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existem obstáculos ou restrições impostas pela administração da entidade à</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auditoria interna</w:t>
      </w:r>
      <w:r w:rsidRPr="00F11F2E">
        <w:rPr>
          <w:rFonts w:ascii="Times New Roman" w:hAnsi="Times New Roman"/>
          <w:noProof/>
          <w:color w:val="000000"/>
          <w:sz w:val="24"/>
          <w:szCs w:val="24"/>
        </w:rPr>
        <w:t xml:space="preserve"> ou pelos responsáveis pela governança, por exemplo, na comunicação das conclusões da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ao auditor independente</w:t>
      </w:r>
      <w:r w:rsidRPr="00F11F2E">
        <w:rPr>
          <w:rFonts w:ascii="Times New Roman" w:hAnsi="Times New Roman"/>
          <w:noProof/>
          <w:color w:val="000000"/>
          <w:spacing w:val="-1"/>
          <w:sz w:val="24"/>
          <w:szCs w:val="24"/>
        </w:rPr>
        <w:t>; e</w:t>
      </w:r>
    </w:p>
    <w:p w14:paraId="4863FB2D"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os auditores internos são filiados a órgãos profissionais relevantes e</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 xml:space="preserve">essa participação os obrigue observar os padrões profissionais relativos à objetividade ou se as suas políticas internas atingem os mesmos </w:t>
      </w:r>
      <w:r w:rsidRPr="00F11F2E">
        <w:rPr>
          <w:rFonts w:ascii="Times New Roman" w:hAnsi="Times New Roman"/>
          <w:noProof/>
          <w:color w:val="000000"/>
          <w:sz w:val="24"/>
          <w:szCs w:val="24"/>
        </w:rPr>
        <w:t>objetivos.</w:t>
      </w:r>
    </w:p>
    <w:p w14:paraId="3EA7D02E" w14:textId="77777777" w:rsidR="004B39EB" w:rsidRPr="00F11F2E" w:rsidRDefault="004B39EB" w:rsidP="004B39EB">
      <w:pPr>
        <w:spacing w:after="0" w:line="240" w:lineRule="auto"/>
        <w:jc w:val="both"/>
        <w:rPr>
          <w:rFonts w:ascii="Times New Roman" w:hAnsi="Times New Roman"/>
          <w:noProof/>
          <w:sz w:val="24"/>
          <w:szCs w:val="24"/>
        </w:rPr>
      </w:pPr>
    </w:p>
    <w:p w14:paraId="46EA3E97" w14:textId="77777777" w:rsidR="004B39EB" w:rsidRPr="00F11F2E" w:rsidRDefault="004B39EB" w:rsidP="004B39EB">
      <w:pPr>
        <w:pStyle w:val="Default"/>
        <w:spacing w:after="120"/>
        <w:ind w:left="567" w:hanging="567"/>
        <w:jc w:val="both"/>
        <w:rPr>
          <w:noProof/>
          <w:spacing w:val="-1"/>
        </w:rPr>
      </w:pPr>
      <w:r w:rsidRPr="00F11F2E">
        <w:rPr>
          <w:noProof/>
          <w:spacing w:val="-1"/>
        </w:rPr>
        <w:t xml:space="preserve">A8. </w:t>
      </w:r>
      <w:r>
        <w:rPr>
          <w:noProof/>
          <w:spacing w:val="-1"/>
        </w:rPr>
        <w:tab/>
      </w:r>
      <w:r w:rsidRPr="00F11F2E">
        <w:rPr>
          <w:noProof/>
          <w:spacing w:val="-1"/>
        </w:rPr>
        <w:t>A competência da</w:t>
      </w:r>
      <w:r>
        <w:rPr>
          <w:noProof/>
          <w:spacing w:val="-1"/>
        </w:rPr>
        <w:t xml:space="preserve"> </w:t>
      </w:r>
      <w:r w:rsidRPr="00F11F2E">
        <w:rPr>
          <w:noProof/>
          <w:spacing w:val="-1"/>
        </w:rPr>
        <w:t xml:space="preserve">auditoria interna se refere à consecução e </w:t>
      </w:r>
      <w:r>
        <w:rPr>
          <w:noProof/>
          <w:spacing w:val="-1"/>
        </w:rPr>
        <w:t xml:space="preserve">à </w:t>
      </w:r>
      <w:r w:rsidRPr="00F11F2E">
        <w:rPr>
          <w:noProof/>
          <w:spacing w:val="-1"/>
        </w:rPr>
        <w:t>manutenção de seu conhecimento e</w:t>
      </w:r>
      <w:r w:rsidRPr="00F11F2E">
        <w:rPr>
          <w:noProof/>
        </w:rPr>
        <w:t xml:space="preserve"> habilidades da função como um todo no nível exigido, possibilitando que as tarefas designadas sejam realizadas diligentemente e de acordo com as normas profissionais aplicáveis. Os fatores que podem afetar essa determinação pelo auditor independente incluem o seguinte</w:t>
      </w:r>
      <w:r w:rsidRPr="00F11F2E">
        <w:rPr>
          <w:noProof/>
          <w:spacing w:val="-1"/>
        </w:rPr>
        <w:t>:</w:t>
      </w:r>
    </w:p>
    <w:p w14:paraId="23700471"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a</w:t>
      </w:r>
      <w:r w:rsidRPr="00F11F2E">
        <w:rPr>
          <w:rFonts w:ascii="Times New Roman" w:hAnsi="Times New Roman"/>
          <w:noProof/>
          <w:color w:val="000000"/>
          <w:w w:val="176"/>
          <w:sz w:val="24"/>
          <w:szCs w:val="24"/>
        </w:rPr>
        <w:t> </w:t>
      </w:r>
      <w:r w:rsidRPr="00F11F2E">
        <w:rPr>
          <w:rFonts w:ascii="Times New Roman" w:hAnsi="Times New Roman"/>
          <w:noProof/>
          <w:color w:val="000000"/>
          <w:spacing w:val="-1"/>
          <w:sz w:val="24"/>
          <w:szCs w:val="24"/>
        </w:rPr>
        <w:t>função de auditoria interna</w:t>
      </w:r>
      <w:r w:rsidRPr="00F11F2E">
        <w:rPr>
          <w:rFonts w:ascii="Times New Roman" w:hAnsi="Times New Roman"/>
          <w:noProof/>
          <w:color w:val="000000"/>
          <w:sz w:val="24"/>
          <w:szCs w:val="24"/>
        </w:rPr>
        <w:t xml:space="preserve"> tem os recursos adequados e apropriados com relação ao tamanho da entidade e à natureza das suas operações</w:t>
      </w:r>
      <w:r w:rsidRPr="00F11F2E">
        <w:rPr>
          <w:rFonts w:ascii="Times New Roman" w:hAnsi="Times New Roman"/>
          <w:noProof/>
          <w:color w:val="000000"/>
          <w:spacing w:val="-1"/>
          <w:sz w:val="24"/>
          <w:szCs w:val="24"/>
        </w:rPr>
        <w:t>;</w:t>
      </w:r>
    </w:p>
    <w:p w14:paraId="1B6737DF"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existem políticas estabelecidas para contratação, treinamento e a designação de auditores internos para trabalhos de auditoria interna;</w:t>
      </w:r>
    </w:p>
    <w:p w14:paraId="61D7312A"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os auditores internos têm o treinamento e a proficiência técnica adequada em auditoria, como</w:t>
      </w:r>
      <w:r>
        <w:rPr>
          <w:rFonts w:ascii="Times New Roman" w:hAnsi="Times New Roman"/>
          <w:noProof/>
          <w:color w:val="000000"/>
          <w:spacing w:val="-1"/>
          <w:sz w:val="24"/>
          <w:szCs w:val="24"/>
        </w:rPr>
        <w:t>,</w:t>
      </w:r>
      <w:r w:rsidRPr="00F11F2E">
        <w:rPr>
          <w:rFonts w:ascii="Times New Roman" w:hAnsi="Times New Roman"/>
          <w:noProof/>
          <w:color w:val="000000"/>
          <w:spacing w:val="-1"/>
          <w:sz w:val="24"/>
          <w:szCs w:val="24"/>
        </w:rPr>
        <w:t xml:space="preserve"> por exemplo, possuem adequada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experiência profissional;</w:t>
      </w:r>
    </w:p>
    <w:p w14:paraId="1785F938"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os auditores internos possuem o conhecimento requerido relativo ao processo e à estrutura de relatório financeiro aplicável às demonstrações contábeis e se 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auditoria interna possui as habilidades necessárias (por exemplo, conhecimento específico da indústria)</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para executar o trabalho relacionado às demonstrações contábeis da entidade; e</w:t>
      </w:r>
    </w:p>
    <w:p w14:paraId="09B68E79"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noProof/>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 xml:space="preserve">se os auditores internos são filiados a órgãos profissionais </w:t>
      </w:r>
      <w:r w:rsidRPr="00F11F2E">
        <w:rPr>
          <w:rFonts w:ascii="Times New Roman" w:hAnsi="Times New Roman"/>
          <w:noProof/>
          <w:color w:val="000000"/>
          <w:sz w:val="24"/>
          <w:szCs w:val="24"/>
        </w:rPr>
        <w:t>que os obrigue a observar as normas profissionais, incluindo os requisitos de desenvolvimento profissional continuado</w:t>
      </w:r>
      <w:r w:rsidRPr="00F11F2E">
        <w:rPr>
          <w:rFonts w:ascii="Times New Roman" w:hAnsi="Times New Roman"/>
          <w:noProof/>
          <w:color w:val="000000"/>
          <w:spacing w:val="-1"/>
          <w:sz w:val="24"/>
          <w:szCs w:val="24"/>
        </w:rPr>
        <w:t>.</w:t>
      </w:r>
    </w:p>
    <w:p w14:paraId="3B84631E" w14:textId="77777777" w:rsidR="004B39EB" w:rsidRDefault="004B39EB" w:rsidP="004B39EB">
      <w:pPr>
        <w:tabs>
          <w:tab w:val="left" w:pos="1114"/>
        </w:tabs>
        <w:spacing w:after="0" w:line="240" w:lineRule="auto"/>
        <w:jc w:val="both"/>
        <w:rPr>
          <w:rFonts w:ascii="Times New Roman" w:hAnsi="Times New Roman"/>
          <w:noProof/>
          <w:color w:val="000000"/>
          <w:spacing w:val="-1"/>
          <w:sz w:val="24"/>
          <w:szCs w:val="24"/>
        </w:rPr>
      </w:pPr>
    </w:p>
    <w:p w14:paraId="60DB4159" w14:textId="77777777" w:rsidR="004B39EB" w:rsidRPr="00F11F2E" w:rsidRDefault="004B39EB" w:rsidP="004B39EB">
      <w:pPr>
        <w:pStyle w:val="Default"/>
        <w:ind w:left="567" w:hanging="567"/>
        <w:jc w:val="both"/>
        <w:rPr>
          <w:noProof/>
          <w:spacing w:val="-1"/>
        </w:rPr>
      </w:pPr>
      <w:r w:rsidRPr="00F11F2E">
        <w:rPr>
          <w:noProof/>
          <w:spacing w:val="-1"/>
        </w:rPr>
        <w:t xml:space="preserve">A9. </w:t>
      </w:r>
      <w:r>
        <w:rPr>
          <w:noProof/>
          <w:spacing w:val="-1"/>
        </w:rPr>
        <w:tab/>
      </w:r>
      <w:r w:rsidRPr="00F11F2E">
        <w:rPr>
          <w:noProof/>
        </w:rPr>
        <w:t>A objetividade e a competência podem ser vistas como procedimentos contínuos.</w:t>
      </w:r>
      <w:r w:rsidRPr="00F11F2E">
        <w:rPr>
          <w:noProof/>
          <w:spacing w:val="21"/>
        </w:rPr>
        <w:t> </w:t>
      </w:r>
      <w:r w:rsidRPr="00F11F2E">
        <w:rPr>
          <w:noProof/>
        </w:rPr>
        <w:t>Quanto mais apropriada for a posição hierárquica da auditoria interna na organização e mais adequadas forem</w:t>
      </w:r>
      <w:r w:rsidRPr="00F11F2E">
        <w:rPr>
          <w:noProof/>
          <w:spacing w:val="-1"/>
        </w:rPr>
        <w:t xml:space="preserve"> suas políticas e procedimentos maior será a</w:t>
      </w:r>
      <w:r>
        <w:rPr>
          <w:noProof/>
          <w:spacing w:val="-1"/>
        </w:rPr>
        <w:t xml:space="preserve"> </w:t>
      </w:r>
      <w:r w:rsidRPr="00F11F2E">
        <w:rPr>
          <w:noProof/>
          <w:spacing w:val="-1"/>
        </w:rPr>
        <w:t>objetividade dos auditores internos. Esses aspectos aliados ao maior nível de competência da auditoria interna aumentam</w:t>
      </w:r>
      <w:r w:rsidRPr="00F11F2E">
        <w:rPr>
          <w:noProof/>
        </w:rPr>
        <w:t xml:space="preserve"> a probabilidade do auditor independente utilizar o trabalho da auditoria interna. Entretanto,</w:t>
      </w:r>
      <w:r>
        <w:rPr>
          <w:noProof/>
        </w:rPr>
        <w:t xml:space="preserve"> </w:t>
      </w:r>
      <w:r w:rsidRPr="00F11F2E">
        <w:rPr>
          <w:noProof/>
        </w:rPr>
        <w:t>a posição hierárquica da auditoria interna na organização e as políticas e</w:t>
      </w:r>
      <w:r w:rsidRPr="00F11F2E">
        <w:rPr>
          <w:noProof/>
          <w:spacing w:val="-1"/>
        </w:rPr>
        <w:t xml:space="preserve"> procedimentos aplicáveis que dão forte suporte à objetividade dos auditores internos não podem compensar a ausência de competência suficiente da</w:t>
      </w:r>
      <w:r>
        <w:rPr>
          <w:noProof/>
          <w:spacing w:val="-1"/>
        </w:rPr>
        <w:t xml:space="preserve"> </w:t>
      </w:r>
      <w:r w:rsidRPr="00F11F2E">
        <w:rPr>
          <w:noProof/>
          <w:spacing w:val="-1"/>
        </w:rPr>
        <w:t>auditoria interna. Do mesmo modo, um alto nível de competência da</w:t>
      </w:r>
      <w:r>
        <w:rPr>
          <w:noProof/>
          <w:spacing w:val="-1"/>
        </w:rPr>
        <w:t xml:space="preserve"> </w:t>
      </w:r>
      <w:r w:rsidRPr="00F11F2E">
        <w:rPr>
          <w:noProof/>
          <w:spacing w:val="-1"/>
        </w:rPr>
        <w:t>auditoria interna não pode compensar a posição hierárquica não apropriada na organização ou</w:t>
      </w:r>
      <w:r>
        <w:rPr>
          <w:noProof/>
          <w:spacing w:val="-1"/>
        </w:rPr>
        <w:t xml:space="preserve"> </w:t>
      </w:r>
      <w:r w:rsidRPr="00F11F2E">
        <w:rPr>
          <w:noProof/>
          <w:spacing w:val="-1"/>
        </w:rPr>
        <w:t>políticas e procedimentos que não propiciam</w:t>
      </w:r>
      <w:r>
        <w:rPr>
          <w:noProof/>
          <w:spacing w:val="-1"/>
        </w:rPr>
        <w:t xml:space="preserve"> </w:t>
      </w:r>
      <w:r w:rsidRPr="00F11F2E">
        <w:rPr>
          <w:noProof/>
          <w:spacing w:val="-1"/>
        </w:rPr>
        <w:t>adequada objetividade dos auditores internos.</w:t>
      </w:r>
    </w:p>
    <w:p w14:paraId="5666F029" w14:textId="77777777" w:rsidR="004B39EB" w:rsidRPr="00F11F2E" w:rsidRDefault="004B39EB" w:rsidP="004B39EB">
      <w:pPr>
        <w:spacing w:after="0" w:line="240" w:lineRule="auto"/>
        <w:jc w:val="both"/>
        <w:rPr>
          <w:rFonts w:ascii="Times New Roman" w:hAnsi="Times New Roman"/>
          <w:noProof/>
          <w:sz w:val="24"/>
          <w:szCs w:val="24"/>
        </w:rPr>
      </w:pPr>
    </w:p>
    <w:p w14:paraId="46184643" w14:textId="77777777" w:rsidR="004B39EB" w:rsidRPr="00F11F2E" w:rsidRDefault="004B39EB" w:rsidP="004B39EB">
      <w:pPr>
        <w:spacing w:after="0" w:line="240" w:lineRule="auto"/>
        <w:jc w:val="both"/>
        <w:rPr>
          <w:rFonts w:ascii="Times New Roman" w:hAnsi="Times New Roman"/>
          <w:noProof/>
          <w:color w:val="000000"/>
          <w:sz w:val="24"/>
          <w:szCs w:val="24"/>
        </w:rPr>
      </w:pPr>
      <w:r w:rsidRPr="00F11F2E">
        <w:rPr>
          <w:rFonts w:ascii="Times New Roman" w:hAnsi="Times New Roman"/>
          <w:noProof/>
          <w:color w:val="000000"/>
          <w:spacing w:val="-1"/>
          <w:sz w:val="24"/>
          <w:szCs w:val="24"/>
        </w:rPr>
        <w:t>Aplicação de abordagem sistemática e disciplinada (</w:t>
      </w:r>
      <w:r w:rsidRPr="00F11F2E">
        <w:rPr>
          <w:rFonts w:ascii="Times New Roman" w:hAnsi="Times New Roman"/>
          <w:noProof/>
          <w:color w:val="000000"/>
          <w:sz w:val="24"/>
          <w:szCs w:val="24"/>
        </w:rPr>
        <w:t>ver item</w:t>
      </w:r>
      <w:r w:rsidRPr="00F11F2E">
        <w:rPr>
          <w:rFonts w:ascii="Times New Roman" w:hAnsi="Times New Roman"/>
          <w:noProof/>
          <w:color w:val="000000"/>
          <w:spacing w:val="2"/>
          <w:sz w:val="24"/>
          <w:szCs w:val="24"/>
        </w:rPr>
        <w:t> </w:t>
      </w:r>
      <w:r w:rsidRPr="00F11F2E">
        <w:rPr>
          <w:rFonts w:ascii="Times New Roman" w:hAnsi="Times New Roman"/>
          <w:noProof/>
          <w:color w:val="000000"/>
          <w:sz w:val="24"/>
          <w:szCs w:val="24"/>
        </w:rPr>
        <w:t>15(c))</w:t>
      </w:r>
    </w:p>
    <w:p w14:paraId="2C4C4B5D" w14:textId="77777777" w:rsidR="004B39EB" w:rsidRPr="00F11F2E" w:rsidRDefault="004B39EB" w:rsidP="004B39EB">
      <w:pPr>
        <w:spacing w:after="0" w:line="240" w:lineRule="auto"/>
        <w:jc w:val="both"/>
        <w:rPr>
          <w:rFonts w:ascii="Times New Roman" w:hAnsi="Times New Roman"/>
          <w:noProof/>
          <w:color w:val="000000"/>
          <w:spacing w:val="-1"/>
          <w:sz w:val="24"/>
          <w:szCs w:val="24"/>
        </w:rPr>
      </w:pPr>
    </w:p>
    <w:p w14:paraId="05F3EC28" w14:textId="77777777" w:rsidR="004B39EB" w:rsidRPr="00F11F2E" w:rsidRDefault="004B39EB" w:rsidP="004B39EB">
      <w:pPr>
        <w:pStyle w:val="Default"/>
        <w:ind w:left="567" w:hanging="567"/>
        <w:jc w:val="both"/>
        <w:rPr>
          <w:noProof/>
          <w:spacing w:val="-3"/>
        </w:rPr>
      </w:pPr>
      <w:r w:rsidRPr="00F11F2E">
        <w:rPr>
          <w:noProof/>
          <w:spacing w:val="-1"/>
        </w:rPr>
        <w:t>A10.</w:t>
      </w:r>
      <w:r>
        <w:rPr>
          <w:noProof/>
          <w:w w:val="341"/>
        </w:rPr>
        <w:tab/>
      </w:r>
      <w:r w:rsidRPr="00F11F2E">
        <w:rPr>
          <w:noProof/>
        </w:rPr>
        <w:t>A</w:t>
      </w:r>
      <w:r w:rsidRPr="00F11F2E">
        <w:rPr>
          <w:noProof/>
          <w:w w:val="260"/>
        </w:rPr>
        <w:t> </w:t>
      </w:r>
      <w:r w:rsidRPr="00F11F2E">
        <w:rPr>
          <w:noProof/>
          <w:spacing w:val="-1"/>
        </w:rPr>
        <w:t>aplicação de abordagem sistemática e disciplinada ao planejamento, execução, supervisão, revisão e documentação das suas atividades distingue as atividades da</w:t>
      </w:r>
      <w:r>
        <w:rPr>
          <w:noProof/>
          <w:spacing w:val="-1"/>
        </w:rPr>
        <w:t xml:space="preserve"> </w:t>
      </w:r>
      <w:r w:rsidRPr="00F11F2E">
        <w:rPr>
          <w:noProof/>
          <w:spacing w:val="-1"/>
        </w:rPr>
        <w:t>auditoria interna das outras atividades de monitoramento que podem ser realizadas dentro da entidade</w:t>
      </w:r>
      <w:r w:rsidRPr="00F11F2E">
        <w:rPr>
          <w:noProof/>
          <w:spacing w:val="-3"/>
        </w:rPr>
        <w:t>.</w:t>
      </w:r>
    </w:p>
    <w:p w14:paraId="79B764F0" w14:textId="77777777" w:rsidR="004B39EB" w:rsidRPr="00F11F2E" w:rsidRDefault="004B39EB" w:rsidP="004B39EB">
      <w:pPr>
        <w:spacing w:after="0" w:line="240" w:lineRule="auto"/>
        <w:jc w:val="both"/>
        <w:rPr>
          <w:rFonts w:ascii="Times New Roman" w:hAnsi="Times New Roman"/>
          <w:noProof/>
          <w:sz w:val="24"/>
          <w:szCs w:val="24"/>
        </w:rPr>
      </w:pPr>
    </w:p>
    <w:p w14:paraId="0BA8440D" w14:textId="31EB2EA6" w:rsidR="004B39EB" w:rsidRPr="00F11F2E" w:rsidRDefault="004B39EB" w:rsidP="004B39EB">
      <w:pPr>
        <w:pStyle w:val="Default"/>
        <w:spacing w:after="120"/>
        <w:ind w:left="567" w:hanging="567"/>
        <w:jc w:val="both"/>
        <w:rPr>
          <w:noProof/>
          <w:spacing w:val="-1"/>
        </w:rPr>
      </w:pPr>
      <w:r w:rsidRPr="009560E3">
        <w:rPr>
          <w:noProof/>
        </w:rPr>
        <mc:AlternateContent>
          <mc:Choice Requires="wps">
            <w:drawing>
              <wp:anchor distT="0" distB="0" distL="114300" distR="114300" simplePos="0" relativeHeight="251658279" behindDoc="1" locked="0" layoutInCell="1" allowOverlap="1" wp14:anchorId="548F14D6" wp14:editId="623BF9CE">
                <wp:simplePos x="0" y="0"/>
                <wp:positionH relativeFrom="page">
                  <wp:posOffset>5296535</wp:posOffset>
                </wp:positionH>
                <wp:positionV relativeFrom="page">
                  <wp:posOffset>4969510</wp:posOffset>
                </wp:positionV>
                <wp:extent cx="420370" cy="799465"/>
                <wp:effectExtent l="0" t="0" r="17780" b="635"/>
                <wp:wrapNone/>
                <wp:docPr id="35" name="Caixa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7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2CD82"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1242C514" w14:textId="77777777" w:rsidR="004B39EB" w:rsidRPr="003B42F9" w:rsidRDefault="004B39EB" w:rsidP="004B39EB"/>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8F14D6" id="Caixa de Texto 35" o:spid="_x0000_s1035" type="#_x0000_t202" style="position:absolute;left:0;text-align:left;margin-left:417.05pt;margin-top:391.3pt;width:33.1pt;height:62.95pt;z-index:-25165820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" filled="f" stroked="f">
                <v:textbox style="layout-flow:vertical;mso-layout-flow-alt:bottom-to-top" inset="0,0,0,0">
                  <w:txbxContent>
                    <w:p w14:paraId="1F72CD82"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1242C514" w14:textId="77777777" w:rsidR="004B39EB" w:rsidRPr="003B42F9" w:rsidRDefault="004B39EB" w:rsidP="004B39EB"/>
                  </w:txbxContent>
                </v:textbox>
                <w10:wrap anchorx="page" anchory="page"/>
              </v:shape>
            </w:pict>
          </mc:Fallback>
        </mc:AlternateContent>
      </w:r>
      <w:r w:rsidRPr="00F11F2E">
        <w:rPr>
          <w:noProof/>
          <w:spacing w:val="-1"/>
        </w:rPr>
        <w:t>A11.</w:t>
      </w:r>
      <w:r>
        <w:rPr>
          <w:noProof/>
          <w:w w:val="341"/>
        </w:rPr>
        <w:tab/>
      </w:r>
      <w:r w:rsidRPr="00F11F2E">
        <w:rPr>
          <w:noProof/>
          <w:spacing w:val="-1"/>
        </w:rPr>
        <w:t>Os fatores que podem afetar a determinação do auditor independente de que a</w:t>
      </w:r>
      <w:r>
        <w:rPr>
          <w:noProof/>
          <w:spacing w:val="-1"/>
        </w:rPr>
        <w:t xml:space="preserve"> </w:t>
      </w:r>
      <w:r w:rsidRPr="00F11F2E">
        <w:rPr>
          <w:noProof/>
          <w:spacing w:val="-1"/>
        </w:rPr>
        <w:t>auditoria interna aplica uma abordagem sistemática e disciplinada incluem o seguinte:</w:t>
      </w:r>
    </w:p>
    <w:p w14:paraId="514759C0"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noProof/>
          <w:color w:val="000000"/>
          <w:spacing w:val="-1"/>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w:t>
      </w:r>
      <w:r w:rsidRPr="00F11F2E">
        <w:rPr>
          <w:rFonts w:ascii="Times New Roman" w:hAnsi="Times New Roman"/>
          <w:noProof/>
          <w:color w:val="000000"/>
          <w:w w:val="287"/>
          <w:sz w:val="24"/>
          <w:szCs w:val="24"/>
        </w:rPr>
        <w:t> </w:t>
      </w:r>
      <w:r w:rsidRPr="00F11F2E">
        <w:rPr>
          <w:rFonts w:ascii="Times New Roman" w:hAnsi="Times New Roman"/>
          <w:noProof/>
          <w:color w:val="000000"/>
          <w:spacing w:val="-1"/>
          <w:sz w:val="24"/>
          <w:szCs w:val="24"/>
        </w:rPr>
        <w:t xml:space="preserve">existência, </w:t>
      </w:r>
      <w:r>
        <w:rPr>
          <w:rFonts w:ascii="Times New Roman" w:hAnsi="Times New Roman"/>
          <w:noProof/>
          <w:color w:val="000000"/>
          <w:spacing w:val="-1"/>
          <w:sz w:val="24"/>
          <w:szCs w:val="24"/>
        </w:rPr>
        <w:t xml:space="preserve">a </w:t>
      </w:r>
      <w:r w:rsidRPr="00F11F2E">
        <w:rPr>
          <w:rFonts w:ascii="Times New Roman" w:hAnsi="Times New Roman"/>
          <w:noProof/>
          <w:color w:val="000000"/>
          <w:spacing w:val="-1"/>
          <w:sz w:val="24"/>
          <w:szCs w:val="24"/>
        </w:rPr>
        <w:t xml:space="preserve">adequação e </w:t>
      </w:r>
      <w:r>
        <w:rPr>
          <w:rFonts w:ascii="Times New Roman" w:hAnsi="Times New Roman"/>
          <w:noProof/>
          <w:color w:val="000000"/>
          <w:spacing w:val="-1"/>
          <w:sz w:val="24"/>
          <w:szCs w:val="24"/>
        </w:rPr>
        <w:t xml:space="preserve">o </w:t>
      </w:r>
      <w:r w:rsidRPr="00F11F2E">
        <w:rPr>
          <w:rFonts w:ascii="Times New Roman" w:hAnsi="Times New Roman"/>
          <w:noProof/>
          <w:color w:val="000000"/>
          <w:spacing w:val="-1"/>
          <w:sz w:val="24"/>
          <w:szCs w:val="24"/>
        </w:rPr>
        <w:t>uso de procedimentos de auditoria interna documentados ou orientação cobrindo áreas tais como avaliações de riscos, programas de trabalho, documentação e relatório, natureza e extensão, considerando o tamanho e as circunstâncias da entidade; e</w:t>
      </w:r>
    </w:p>
    <w:p w14:paraId="394AE8FA"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se a função de auditoria</w:t>
      </w:r>
      <w:r>
        <w:rPr>
          <w:rFonts w:ascii="Times New Roman" w:hAnsi="Times New Roman"/>
          <w:noProof/>
          <w:color w:val="000000"/>
          <w:w w:val="193"/>
          <w:sz w:val="24"/>
          <w:szCs w:val="24"/>
        </w:rPr>
        <w:t xml:space="preserve"> </w:t>
      </w:r>
      <w:r w:rsidRPr="00F11F2E">
        <w:rPr>
          <w:rFonts w:ascii="Times New Roman" w:hAnsi="Times New Roman"/>
          <w:noProof/>
          <w:color w:val="000000"/>
          <w:spacing w:val="-1"/>
          <w:sz w:val="24"/>
          <w:szCs w:val="24"/>
        </w:rPr>
        <w:t>interna tem políticas apropriadas de controle de qualidade, por exemplo, similar às políticas e procedimentos requeridos na NBC PA 01</w:t>
      </w:r>
      <w:r w:rsidRPr="00F11F2E">
        <w:rPr>
          <w:rFonts w:ascii="Times New Roman" w:hAnsi="Times New Roman"/>
          <w:noProof/>
          <w:color w:val="000000"/>
          <w:spacing w:val="18"/>
          <w:sz w:val="24"/>
          <w:szCs w:val="24"/>
        </w:rPr>
        <w:t> </w:t>
      </w:r>
      <w:r w:rsidRPr="00F11F2E">
        <w:rPr>
          <w:rFonts w:ascii="Times New Roman" w:hAnsi="Times New Roman"/>
          <w:noProof/>
          <w:color w:val="000000"/>
          <w:spacing w:val="-1"/>
          <w:sz w:val="24"/>
          <w:szCs w:val="24"/>
        </w:rPr>
        <w:t xml:space="preserve">que seriam aplicáveis </w:t>
      </w:r>
      <w:r>
        <w:rPr>
          <w:rFonts w:ascii="Times New Roman" w:hAnsi="Times New Roman"/>
          <w:noProof/>
          <w:color w:val="000000"/>
          <w:spacing w:val="-1"/>
          <w:sz w:val="24"/>
          <w:szCs w:val="24"/>
        </w:rPr>
        <w:t>à</w:t>
      </w:r>
      <w:r w:rsidRPr="00F11F2E">
        <w:rPr>
          <w:rFonts w:ascii="Times New Roman" w:hAnsi="Times New Roman"/>
          <w:noProof/>
          <w:color w:val="000000"/>
          <w:spacing w:val="-1"/>
          <w:sz w:val="24"/>
          <w:szCs w:val="24"/>
        </w:rPr>
        <w:t xml:space="preserve"> auditoria interna </w:t>
      </w:r>
      <w:r w:rsidRPr="00F11F2E">
        <w:rPr>
          <w:rFonts w:ascii="Times New Roman" w:hAnsi="Times New Roman"/>
          <w:noProof/>
          <w:color w:val="000000"/>
          <w:sz w:val="24"/>
          <w:szCs w:val="24"/>
        </w:rPr>
        <w:t xml:space="preserve">(tais como </w:t>
      </w:r>
      <w:r w:rsidRPr="00F11F2E">
        <w:rPr>
          <w:rFonts w:ascii="Times New Roman" w:hAnsi="Times New Roman"/>
          <w:noProof/>
          <w:color w:val="000000"/>
          <w:spacing w:val="-1"/>
          <w:sz w:val="24"/>
          <w:szCs w:val="24"/>
        </w:rPr>
        <w:t>aquelas relacionadas à</w:t>
      </w:r>
      <w:r w:rsidRPr="00F11F2E">
        <w:rPr>
          <w:rFonts w:ascii="Times New Roman" w:hAnsi="Times New Roman"/>
          <w:noProof/>
          <w:color w:val="000000"/>
          <w:sz w:val="24"/>
          <w:szCs w:val="24"/>
        </w:rPr>
        <w:t xml:space="preserve"> liderança, recursos</w:t>
      </w:r>
      <w:r w:rsidRPr="00F11F2E">
        <w:rPr>
          <w:rFonts w:ascii="Times New Roman" w:hAnsi="Times New Roman"/>
          <w:noProof/>
          <w:color w:val="000000"/>
          <w:w w:val="171"/>
          <w:sz w:val="24"/>
          <w:szCs w:val="24"/>
        </w:rPr>
        <w:t> </w:t>
      </w:r>
      <w:r w:rsidRPr="00F11F2E">
        <w:rPr>
          <w:rFonts w:ascii="Times New Roman" w:hAnsi="Times New Roman"/>
          <w:noProof/>
          <w:color w:val="000000"/>
          <w:spacing w:val="-1"/>
          <w:sz w:val="24"/>
          <w:szCs w:val="24"/>
        </w:rPr>
        <w:t>humanos e desempenho no trabalho)</w:t>
      </w:r>
      <w:r>
        <w:rPr>
          <w:rFonts w:ascii="Times New Roman" w:hAnsi="Times New Roman"/>
          <w:noProof/>
          <w:color w:val="000000"/>
          <w:spacing w:val="-1"/>
          <w:sz w:val="24"/>
          <w:szCs w:val="24"/>
        </w:rPr>
        <w:t xml:space="preserve"> </w:t>
      </w:r>
      <w:r w:rsidRPr="00F11F2E">
        <w:rPr>
          <w:rFonts w:ascii="Times New Roman" w:hAnsi="Times New Roman"/>
          <w:noProof/>
          <w:color w:val="000000"/>
          <w:sz w:val="24"/>
          <w:szCs w:val="24"/>
        </w:rPr>
        <w:t>ou requisitos de controle de qualidade nos padrões estabelecidos pelos órgãos profissionais para auditores internos. Esses órgãos podem estabelecer também outros requisitos apropriados tais como a realização periódica de avaliações independentes da qualidade</w:t>
      </w:r>
      <w:r w:rsidRPr="00F11F2E">
        <w:rPr>
          <w:rFonts w:ascii="Times New Roman" w:hAnsi="Times New Roman"/>
          <w:noProof/>
          <w:color w:val="000000"/>
          <w:spacing w:val="-1"/>
          <w:sz w:val="24"/>
          <w:szCs w:val="24"/>
        </w:rPr>
        <w:t>.</w:t>
      </w:r>
    </w:p>
    <w:p w14:paraId="09D88A94" w14:textId="77777777" w:rsidR="004B39EB" w:rsidRPr="00F11F2E" w:rsidRDefault="004B39EB" w:rsidP="004B39EB">
      <w:pPr>
        <w:spacing w:after="0" w:line="240" w:lineRule="auto"/>
        <w:jc w:val="both"/>
        <w:rPr>
          <w:rFonts w:ascii="Times New Roman" w:hAnsi="Times New Roman"/>
          <w:noProof/>
          <w:sz w:val="24"/>
          <w:szCs w:val="24"/>
        </w:rPr>
      </w:pPr>
    </w:p>
    <w:p w14:paraId="5348F561"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noProof/>
          <w:color w:val="000000"/>
          <w:spacing w:val="-1"/>
          <w:sz w:val="24"/>
          <w:szCs w:val="24"/>
        </w:rPr>
        <w:t>Circunstâncias</w:t>
      </w:r>
      <w:r w:rsidRPr="00F11F2E">
        <w:rPr>
          <w:rFonts w:ascii="Times New Roman" w:hAnsi="Times New Roman"/>
          <w:noProof/>
          <w:color w:val="000000"/>
          <w:spacing w:val="1"/>
          <w:sz w:val="24"/>
          <w:szCs w:val="24"/>
        </w:rPr>
        <w:t> </w:t>
      </w:r>
      <w:r w:rsidRPr="00F11F2E">
        <w:rPr>
          <w:rFonts w:ascii="Times New Roman" w:hAnsi="Times New Roman"/>
          <w:noProof/>
          <w:color w:val="000000"/>
          <w:spacing w:val="-1"/>
          <w:sz w:val="24"/>
          <w:szCs w:val="24"/>
        </w:rPr>
        <w:t>em que o trabalho da auditoria interna não pode ser utilizado (</w:t>
      </w:r>
      <w:r w:rsidRPr="00F11F2E">
        <w:rPr>
          <w:rFonts w:ascii="Times New Roman" w:hAnsi="Times New Roman"/>
          <w:noProof/>
          <w:color w:val="000000"/>
          <w:sz w:val="24"/>
          <w:szCs w:val="24"/>
        </w:rPr>
        <w:t>ver item</w:t>
      </w:r>
      <w:r w:rsidRPr="00F11F2E">
        <w:rPr>
          <w:rFonts w:ascii="Times New Roman" w:hAnsi="Times New Roman"/>
          <w:noProof/>
          <w:color w:val="000000"/>
          <w:spacing w:val="2"/>
          <w:sz w:val="24"/>
          <w:szCs w:val="24"/>
        </w:rPr>
        <w:t> </w:t>
      </w:r>
      <w:r w:rsidRPr="00F11F2E">
        <w:rPr>
          <w:rFonts w:ascii="Times New Roman" w:hAnsi="Times New Roman"/>
          <w:noProof/>
          <w:color w:val="000000"/>
          <w:sz w:val="24"/>
          <w:szCs w:val="24"/>
        </w:rPr>
        <w:t>16)</w:t>
      </w:r>
    </w:p>
    <w:p w14:paraId="30FA6B1F" w14:textId="77777777" w:rsidR="004B39EB" w:rsidRPr="00F11F2E" w:rsidRDefault="004B39EB" w:rsidP="004B39EB">
      <w:pPr>
        <w:spacing w:after="0" w:line="240" w:lineRule="auto"/>
        <w:jc w:val="both"/>
        <w:rPr>
          <w:rFonts w:ascii="Times New Roman" w:hAnsi="Times New Roman"/>
          <w:noProof/>
          <w:color w:val="000000"/>
          <w:spacing w:val="-1"/>
          <w:sz w:val="24"/>
          <w:szCs w:val="24"/>
        </w:rPr>
      </w:pPr>
    </w:p>
    <w:p w14:paraId="11EC58C9" w14:textId="77777777" w:rsidR="004B39EB" w:rsidRPr="00F11F2E" w:rsidRDefault="004B39EB" w:rsidP="004B39EB">
      <w:pPr>
        <w:pStyle w:val="Default"/>
        <w:ind w:left="567" w:hanging="567"/>
        <w:jc w:val="both"/>
      </w:pPr>
      <w:r w:rsidRPr="00F11F2E">
        <w:rPr>
          <w:noProof/>
          <w:spacing w:val="-1"/>
        </w:rPr>
        <w:t>A12.</w:t>
      </w:r>
      <w:r>
        <w:rPr>
          <w:noProof/>
          <w:w w:val="341"/>
        </w:rPr>
        <w:tab/>
      </w:r>
      <w:r w:rsidRPr="00F11F2E">
        <w:rPr>
          <w:noProof/>
        </w:rPr>
        <w:t>A</w:t>
      </w:r>
      <w:r w:rsidRPr="00F11F2E">
        <w:rPr>
          <w:noProof/>
          <w:w w:val="197"/>
        </w:rPr>
        <w:t> </w:t>
      </w:r>
      <w:r w:rsidRPr="00F11F2E">
        <w:rPr>
          <w:noProof/>
        </w:rPr>
        <w:t>avaliação do auditor independente sobre a posição hierárquica da auditoria interna na organização e se as políticas e procedimentos relevantes</w:t>
      </w:r>
      <w:r>
        <w:rPr>
          <w:noProof/>
        </w:rPr>
        <w:t xml:space="preserve"> </w:t>
      </w:r>
      <w:r w:rsidRPr="00F11F2E">
        <w:rPr>
          <w:noProof/>
        </w:rPr>
        <w:t>propiciam adequada objetividade dos auditores internos, nível adequado de competência, bem como, se ela aplica uma abordagem sistemática e disciplinada</w:t>
      </w:r>
      <w:r>
        <w:rPr>
          <w:noProof/>
        </w:rPr>
        <w:t>,</w:t>
      </w:r>
      <w:r w:rsidRPr="00F11F2E">
        <w:rPr>
          <w:noProof/>
        </w:rPr>
        <w:t xml:space="preserve"> pode indicar que os riscos relacionados com a qualidade do trabalho da auditoria interna sejam muito significativos e, dessa forma, não seja apropriado utilizar qualquer trabalho da auditoria interna como evidência para auditoria</w:t>
      </w:r>
      <w:r w:rsidRPr="00F11F2E">
        <w:rPr>
          <w:noProof/>
          <w:spacing w:val="-1"/>
        </w:rPr>
        <w:t>.</w:t>
      </w:r>
    </w:p>
    <w:p w14:paraId="3316C64D" w14:textId="77777777" w:rsidR="004B39EB" w:rsidRPr="00F11F2E" w:rsidRDefault="004B39EB" w:rsidP="004B39EB">
      <w:pPr>
        <w:spacing w:after="0" w:line="240" w:lineRule="auto"/>
        <w:jc w:val="both"/>
        <w:rPr>
          <w:rFonts w:ascii="Times New Roman" w:hAnsi="Times New Roman"/>
          <w:noProof/>
          <w:sz w:val="24"/>
          <w:szCs w:val="24"/>
        </w:rPr>
      </w:pPr>
    </w:p>
    <w:p w14:paraId="0BC2430E" w14:textId="77777777" w:rsidR="004B39EB" w:rsidRPr="00F11F2E" w:rsidRDefault="004B39EB" w:rsidP="004B39EB">
      <w:pPr>
        <w:pStyle w:val="Default"/>
        <w:ind w:left="567" w:hanging="567"/>
        <w:jc w:val="both"/>
        <w:rPr>
          <w:noProof/>
          <w:spacing w:val="-1"/>
        </w:rPr>
      </w:pPr>
      <w:r w:rsidRPr="00F11F2E">
        <w:rPr>
          <w:noProof/>
          <w:spacing w:val="-1"/>
        </w:rPr>
        <w:t>A13.</w:t>
      </w:r>
      <w:r>
        <w:rPr>
          <w:noProof/>
          <w:w w:val="341"/>
        </w:rPr>
        <w:tab/>
      </w:r>
      <w:r w:rsidRPr="00F11F2E">
        <w:rPr>
          <w:noProof/>
          <w:spacing w:val="-1"/>
        </w:rPr>
        <w:t>A consideração dos fatores nos itens A7,</w:t>
      </w:r>
      <w:r w:rsidRPr="00F11F2E">
        <w:rPr>
          <w:noProof/>
          <w:w w:val="192"/>
        </w:rPr>
        <w:t> </w:t>
      </w:r>
      <w:r w:rsidRPr="00F11F2E">
        <w:rPr>
          <w:noProof/>
          <w:spacing w:val="-2"/>
        </w:rPr>
        <w:t>A8</w:t>
      </w:r>
      <w:r w:rsidRPr="00F11F2E">
        <w:rPr>
          <w:noProof/>
          <w:w w:val="215"/>
        </w:rPr>
        <w:t> </w:t>
      </w:r>
      <w:r w:rsidRPr="00F11F2E">
        <w:rPr>
          <w:noProof/>
          <w:spacing w:val="-1"/>
        </w:rPr>
        <w:t>e</w:t>
      </w:r>
      <w:r w:rsidRPr="00F11F2E">
        <w:rPr>
          <w:noProof/>
          <w:w w:val="188"/>
        </w:rPr>
        <w:t> </w:t>
      </w:r>
      <w:r w:rsidRPr="00F11F2E">
        <w:rPr>
          <w:noProof/>
          <w:spacing w:val="-4"/>
        </w:rPr>
        <w:t>A11</w:t>
      </w:r>
      <w:r w:rsidRPr="00F11F2E">
        <w:rPr>
          <w:noProof/>
        </w:rPr>
        <w:t>, individualmente e no seu conjunto, é importante porque um fator tomado de forma individual frequentemente não é suficiente para se concluir que o trabalho da</w:t>
      </w:r>
      <w:r>
        <w:rPr>
          <w:noProof/>
        </w:rPr>
        <w:t xml:space="preserve"> </w:t>
      </w:r>
      <w:r w:rsidRPr="00F11F2E">
        <w:rPr>
          <w:noProof/>
          <w:spacing w:val="-1"/>
        </w:rPr>
        <w:t>auditoria interna não possa ser utilizado para os fins da auditoria.</w:t>
      </w:r>
      <w:r w:rsidRPr="00F11F2E">
        <w:rPr>
          <w:noProof/>
          <w:w w:val="187"/>
        </w:rPr>
        <w:t> </w:t>
      </w:r>
      <w:r w:rsidRPr="00F11F2E">
        <w:rPr>
          <w:noProof/>
          <w:spacing w:val="-1"/>
        </w:rPr>
        <w:t>Por</w:t>
      </w:r>
      <w:r w:rsidRPr="00F11F2E">
        <w:rPr>
          <w:noProof/>
          <w:w w:val="187"/>
        </w:rPr>
        <w:t> </w:t>
      </w:r>
      <w:r w:rsidRPr="00F11F2E">
        <w:rPr>
          <w:noProof/>
          <w:spacing w:val="-1"/>
        </w:rPr>
        <w:t>exemplo,</w:t>
      </w:r>
      <w:r w:rsidRPr="00F11F2E">
        <w:rPr>
          <w:noProof/>
          <w:w w:val="187"/>
        </w:rPr>
        <w:t> </w:t>
      </w:r>
      <w:r w:rsidRPr="00F11F2E">
        <w:rPr>
          <w:noProof/>
        </w:rPr>
        <w:t>a posição hierárquica da auditoria interna na organização</w:t>
      </w:r>
      <w:r>
        <w:rPr>
          <w:noProof/>
        </w:rPr>
        <w:t xml:space="preserve"> </w:t>
      </w:r>
      <w:r w:rsidRPr="00F11F2E">
        <w:rPr>
          <w:noProof/>
          <w:spacing w:val="-2"/>
        </w:rPr>
        <w:t xml:space="preserve">é importante especialmente na avaliação de ameaças à </w:t>
      </w:r>
      <w:r w:rsidRPr="00F11F2E">
        <w:rPr>
          <w:noProof/>
        </w:rPr>
        <w:t>objetividade dos auditores internos</w:t>
      </w:r>
      <w:r w:rsidRPr="00F11F2E">
        <w:rPr>
          <w:noProof/>
          <w:spacing w:val="-1"/>
        </w:rPr>
        <w:t>.</w:t>
      </w:r>
      <w:r w:rsidRPr="00F11F2E">
        <w:rPr>
          <w:noProof/>
          <w:w w:val="256"/>
        </w:rPr>
        <w:t> </w:t>
      </w:r>
      <w:r w:rsidRPr="00F11F2E">
        <w:rPr>
          <w:noProof/>
        </w:rPr>
        <w:t xml:space="preserve">Se a auditoria </w:t>
      </w:r>
      <w:r w:rsidRPr="00F11F2E">
        <w:rPr>
          <w:noProof/>
          <w:spacing w:val="-1"/>
        </w:rPr>
        <w:t>interna se reporta à administração, isso seria considerado como uma ameaça significativa à objetividade da auditoria interna, exceto se outros fatores tais como os descritos no</w:t>
      </w:r>
      <w:r>
        <w:rPr>
          <w:noProof/>
          <w:spacing w:val="-1"/>
        </w:rPr>
        <w:t xml:space="preserve"> </w:t>
      </w:r>
      <w:r w:rsidRPr="00F11F2E">
        <w:rPr>
          <w:noProof/>
          <w:spacing w:val="-1"/>
        </w:rPr>
        <w:t>item</w:t>
      </w:r>
      <w:r w:rsidRPr="00F11F2E">
        <w:rPr>
          <w:noProof/>
          <w:spacing w:val="-2"/>
        </w:rPr>
        <w:t xml:space="preserve"> A7</w:t>
      </w:r>
      <w:r>
        <w:rPr>
          <w:noProof/>
          <w:spacing w:val="-2"/>
        </w:rPr>
        <w:t xml:space="preserve"> </w:t>
      </w:r>
      <w:r w:rsidRPr="00F11F2E">
        <w:rPr>
          <w:noProof/>
          <w:spacing w:val="-1"/>
        </w:rPr>
        <w:t>fornecerem coletivamente salvaguardas suficientes para reduzir a ameaça para um nível aceitável.</w:t>
      </w:r>
    </w:p>
    <w:p w14:paraId="369323B6" w14:textId="77777777" w:rsidR="004B39EB" w:rsidRPr="00F11F2E" w:rsidRDefault="004B39EB" w:rsidP="004B39EB">
      <w:pPr>
        <w:spacing w:after="0" w:line="240" w:lineRule="auto"/>
        <w:jc w:val="both"/>
        <w:rPr>
          <w:rFonts w:ascii="Times New Roman" w:hAnsi="Times New Roman"/>
          <w:noProof/>
          <w:sz w:val="24"/>
          <w:szCs w:val="24"/>
        </w:rPr>
      </w:pPr>
    </w:p>
    <w:p w14:paraId="45CDDCBA" w14:textId="77777777" w:rsidR="004B39EB" w:rsidRPr="0065096C" w:rsidRDefault="004B39EB" w:rsidP="004B39EB">
      <w:pPr>
        <w:pStyle w:val="Textodecomentrio"/>
        <w:ind w:left="567" w:hanging="567"/>
        <w:jc w:val="both"/>
      </w:pPr>
      <w:r w:rsidRPr="0065096C">
        <w:rPr>
          <w:noProof/>
          <w:spacing w:val="-1"/>
          <w:sz w:val="24"/>
          <w:szCs w:val="24"/>
        </w:rPr>
        <w:t>A14.</w:t>
      </w:r>
      <w:r w:rsidRPr="0065096C">
        <w:rPr>
          <w:noProof/>
          <w:w w:val="341"/>
          <w:sz w:val="24"/>
          <w:szCs w:val="24"/>
        </w:rPr>
        <w:tab/>
      </w:r>
      <w:r w:rsidRPr="0065096C">
        <w:rPr>
          <w:noProof/>
          <w:sz w:val="24"/>
          <w:szCs w:val="24"/>
        </w:rPr>
        <w:t>Além disso</w:t>
      </w:r>
      <w:r w:rsidRPr="0065096C">
        <w:rPr>
          <w:noProof/>
          <w:spacing w:val="-1"/>
          <w:sz w:val="24"/>
          <w:szCs w:val="24"/>
        </w:rPr>
        <w:t>,</w:t>
      </w:r>
      <w:r>
        <w:rPr>
          <w:noProof/>
          <w:spacing w:val="-1"/>
          <w:sz w:val="24"/>
          <w:szCs w:val="24"/>
        </w:rPr>
        <w:t xml:space="preserve"> </w:t>
      </w:r>
      <w:r w:rsidRPr="0065096C">
        <w:rPr>
          <w:noProof/>
          <w:spacing w:val="-1"/>
          <w:sz w:val="24"/>
          <w:szCs w:val="24"/>
        </w:rPr>
        <w:t xml:space="preserve">o item 199 da NBC PA 290 afirma que a ameaça de autorrevisão se cria </w:t>
      </w:r>
      <w:r w:rsidRPr="0065096C">
        <w:rPr>
          <w:noProof/>
          <w:sz w:val="24"/>
          <w:szCs w:val="24"/>
        </w:rPr>
        <w:t>quando o auditor independente aceita um trabalho para prestar serviços de auditoria</w:t>
      </w:r>
      <w:r w:rsidRPr="0065096C">
        <w:rPr>
          <w:noProof/>
          <w:spacing w:val="-1"/>
          <w:sz w:val="24"/>
          <w:szCs w:val="24"/>
        </w:rPr>
        <w:t xml:space="preserve"> interna a um cliente de auditoria e os resultados desses serviços sejam utilizados na condução da auditoria das demonstrações contábeis.</w:t>
      </w:r>
      <w:r>
        <w:rPr>
          <w:noProof/>
          <w:spacing w:val="14"/>
          <w:sz w:val="24"/>
          <w:szCs w:val="24"/>
        </w:rPr>
        <w:t xml:space="preserve"> </w:t>
      </w:r>
      <w:r w:rsidRPr="0065096C">
        <w:rPr>
          <w:noProof/>
          <w:sz w:val="24"/>
          <w:szCs w:val="24"/>
        </w:rPr>
        <w:t xml:space="preserve">Isso se deve em razão da possibilidade de que a equipe do trabalho usará os resultados do serviço da auditoria interna sem </w:t>
      </w:r>
      <w:r w:rsidRPr="0065096C">
        <w:rPr>
          <w:noProof/>
          <w:spacing w:val="-1"/>
          <w:sz w:val="24"/>
          <w:szCs w:val="24"/>
        </w:rPr>
        <w:t xml:space="preserve">avaliar apropriadamente esses resultados ou sem exercer o mesmo nível de </w:t>
      </w:r>
      <w:r w:rsidRPr="0065096C">
        <w:rPr>
          <w:noProof/>
          <w:sz w:val="24"/>
          <w:szCs w:val="24"/>
        </w:rPr>
        <w:t>ceticismo</w:t>
      </w:r>
      <w:r w:rsidRPr="0065096C">
        <w:rPr>
          <w:noProof/>
          <w:spacing w:val="-1"/>
          <w:sz w:val="24"/>
          <w:szCs w:val="24"/>
        </w:rPr>
        <w:t xml:space="preserve"> profissional que seria considerado quando o</w:t>
      </w:r>
      <w:r>
        <w:rPr>
          <w:noProof/>
          <w:spacing w:val="-1"/>
          <w:sz w:val="24"/>
          <w:szCs w:val="24"/>
        </w:rPr>
        <w:t xml:space="preserve"> </w:t>
      </w:r>
      <w:r w:rsidRPr="0065096C">
        <w:rPr>
          <w:noProof/>
          <w:spacing w:val="-1"/>
          <w:sz w:val="24"/>
          <w:szCs w:val="24"/>
        </w:rPr>
        <w:t xml:space="preserve">trabalho de auditoria interna é </w:t>
      </w:r>
      <w:r w:rsidRPr="0065096C">
        <w:rPr>
          <w:noProof/>
          <w:sz w:val="24"/>
          <w:szCs w:val="24"/>
        </w:rPr>
        <w:t>realizado por indivíduos que não sejam membros da firma de auditoria independente, incluindo as firmas ligadas</w:t>
      </w:r>
      <w:r w:rsidRPr="0065096C">
        <w:rPr>
          <w:noProof/>
          <w:spacing w:val="-1"/>
          <w:sz w:val="24"/>
          <w:szCs w:val="24"/>
        </w:rPr>
        <w:t>.</w:t>
      </w:r>
      <w:r w:rsidRPr="0065096C">
        <w:rPr>
          <w:noProof/>
          <w:spacing w:val="-1"/>
          <w:position w:val="11"/>
          <w:sz w:val="24"/>
          <w:szCs w:val="24"/>
        </w:rPr>
        <w:t xml:space="preserve"> </w:t>
      </w:r>
      <w:r w:rsidRPr="0065096C">
        <w:rPr>
          <w:noProof/>
          <w:spacing w:val="-1"/>
          <w:sz w:val="24"/>
          <w:szCs w:val="24"/>
        </w:rPr>
        <w:t>A NBC PA 290</w:t>
      </w:r>
      <w:r>
        <w:rPr>
          <w:noProof/>
          <w:spacing w:val="-1"/>
          <w:sz w:val="24"/>
          <w:szCs w:val="24"/>
        </w:rPr>
        <w:t>,</w:t>
      </w:r>
      <w:r w:rsidRPr="0065096C">
        <w:rPr>
          <w:noProof/>
          <w:spacing w:val="-1"/>
          <w:sz w:val="24"/>
          <w:szCs w:val="24"/>
        </w:rPr>
        <w:t xml:space="preserve"> itens 195 a 200</w:t>
      </w:r>
      <w:r>
        <w:rPr>
          <w:noProof/>
          <w:spacing w:val="-1"/>
          <w:sz w:val="24"/>
          <w:szCs w:val="24"/>
        </w:rPr>
        <w:t xml:space="preserve"> </w:t>
      </w:r>
      <w:r w:rsidRPr="0065096C">
        <w:rPr>
          <w:noProof/>
          <w:spacing w:val="-1"/>
          <w:sz w:val="24"/>
          <w:szCs w:val="24"/>
        </w:rPr>
        <w:t>discute as proibições que se aplicam em certas circunstâncias, as ameaças e as salvaguardas que possam ser aplicadas para reduzir as ameaças a um nível aceitável em outras circunstâncias</w:t>
      </w:r>
      <w:r>
        <w:t>.</w:t>
      </w:r>
    </w:p>
    <w:p w14:paraId="05999CB9" w14:textId="77777777" w:rsidR="004B39EB" w:rsidRPr="00F11F2E" w:rsidRDefault="004B39EB" w:rsidP="004B39EB">
      <w:pPr>
        <w:spacing w:after="0" w:line="240" w:lineRule="auto"/>
        <w:jc w:val="both"/>
        <w:rPr>
          <w:rFonts w:ascii="Times New Roman" w:hAnsi="Times New Roman"/>
          <w:noProof/>
          <w:sz w:val="24"/>
          <w:szCs w:val="24"/>
        </w:rPr>
      </w:pPr>
    </w:p>
    <w:p w14:paraId="711E0DD1"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i/>
          <w:noProof/>
          <w:color w:val="000000"/>
          <w:spacing w:val="-1"/>
          <w:sz w:val="24"/>
          <w:szCs w:val="24"/>
        </w:rPr>
        <w:t xml:space="preserve">Determinação da </w:t>
      </w:r>
      <w:r w:rsidRPr="00F11F2E">
        <w:rPr>
          <w:rFonts w:ascii="Times New Roman" w:hAnsi="Times New Roman"/>
          <w:i/>
          <w:noProof/>
          <w:color w:val="000000"/>
          <w:spacing w:val="-2"/>
          <w:sz w:val="24"/>
          <w:szCs w:val="24"/>
        </w:rPr>
        <w:t>natureza</w:t>
      </w:r>
      <w:r w:rsidRPr="00F11F2E">
        <w:rPr>
          <w:rFonts w:ascii="Times New Roman" w:hAnsi="Times New Roman"/>
          <w:i/>
          <w:noProof/>
          <w:color w:val="000000"/>
          <w:spacing w:val="4"/>
          <w:sz w:val="24"/>
          <w:szCs w:val="24"/>
        </w:rPr>
        <w:t> </w:t>
      </w:r>
      <w:r w:rsidRPr="00F11F2E">
        <w:rPr>
          <w:rFonts w:ascii="Times New Roman" w:hAnsi="Times New Roman"/>
          <w:i/>
          <w:noProof/>
          <w:color w:val="000000"/>
          <w:sz w:val="24"/>
          <w:szCs w:val="24"/>
        </w:rPr>
        <w:t>e da</w:t>
      </w:r>
      <w:r w:rsidRPr="00F11F2E">
        <w:rPr>
          <w:rFonts w:ascii="Times New Roman" w:hAnsi="Times New Roman"/>
          <w:i/>
          <w:noProof/>
          <w:color w:val="000000"/>
          <w:spacing w:val="5"/>
          <w:sz w:val="24"/>
          <w:szCs w:val="24"/>
        </w:rPr>
        <w:t> </w:t>
      </w:r>
      <w:r w:rsidRPr="00F11F2E">
        <w:rPr>
          <w:rFonts w:ascii="Times New Roman" w:hAnsi="Times New Roman"/>
          <w:i/>
          <w:noProof/>
          <w:color w:val="000000"/>
          <w:spacing w:val="-1"/>
          <w:sz w:val="24"/>
          <w:szCs w:val="24"/>
        </w:rPr>
        <w:t>extensão do trabalho da</w:t>
      </w:r>
      <w:r>
        <w:rPr>
          <w:rFonts w:ascii="Times New Roman" w:hAnsi="Times New Roman"/>
          <w:i/>
          <w:noProof/>
          <w:color w:val="000000"/>
          <w:spacing w:val="-1"/>
          <w:sz w:val="24"/>
          <w:szCs w:val="24"/>
        </w:rPr>
        <w:t xml:space="preserve"> </w:t>
      </w:r>
      <w:r w:rsidRPr="00F11F2E">
        <w:rPr>
          <w:rFonts w:ascii="Times New Roman" w:hAnsi="Times New Roman"/>
          <w:i/>
          <w:noProof/>
          <w:color w:val="000000"/>
          <w:spacing w:val="-1"/>
          <w:sz w:val="24"/>
          <w:szCs w:val="24"/>
        </w:rPr>
        <w:t xml:space="preserve">auditoria interna que podem ser utilizadas </w:t>
      </w:r>
    </w:p>
    <w:p w14:paraId="2904F600" w14:textId="77777777" w:rsidR="004B39EB" w:rsidRPr="00F11F2E" w:rsidRDefault="004B39EB" w:rsidP="004B39EB">
      <w:pPr>
        <w:spacing w:after="0" w:line="240" w:lineRule="auto"/>
        <w:jc w:val="both"/>
        <w:rPr>
          <w:rFonts w:ascii="Times New Roman" w:hAnsi="Times New Roman"/>
          <w:noProof/>
          <w:color w:val="000000"/>
          <w:spacing w:val="-1"/>
          <w:sz w:val="24"/>
          <w:szCs w:val="24"/>
        </w:rPr>
      </w:pPr>
    </w:p>
    <w:p w14:paraId="3E5E2735"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noProof/>
          <w:color w:val="000000"/>
          <w:spacing w:val="-1"/>
          <w:sz w:val="24"/>
          <w:szCs w:val="24"/>
        </w:rPr>
        <w:t xml:space="preserve">Fatores que afetam a </w:t>
      </w:r>
      <w:r w:rsidRPr="00F11F2E">
        <w:rPr>
          <w:rFonts w:ascii="Times New Roman" w:hAnsi="Times New Roman"/>
          <w:noProof/>
          <w:color w:val="000000"/>
          <w:sz w:val="24"/>
          <w:szCs w:val="24"/>
        </w:rPr>
        <w:t>determinação da natureza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e</w:t>
      </w:r>
      <w:r>
        <w:rPr>
          <w:rFonts w:ascii="Times New Roman" w:hAnsi="Times New Roman"/>
          <w:noProof/>
          <w:color w:val="000000"/>
          <w:spacing w:val="-1"/>
          <w:sz w:val="24"/>
          <w:szCs w:val="24"/>
        </w:rPr>
        <w:t xml:space="preserve"> </w:t>
      </w:r>
      <w:r w:rsidRPr="00F11F2E">
        <w:rPr>
          <w:rFonts w:ascii="Times New Roman" w:hAnsi="Times New Roman"/>
          <w:noProof/>
          <w:color w:val="000000"/>
          <w:sz w:val="24"/>
          <w:szCs w:val="24"/>
        </w:rPr>
        <w:t>extensão do trabalho da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auditoria </w:t>
      </w:r>
      <w:r w:rsidRPr="00F11F2E">
        <w:rPr>
          <w:rFonts w:ascii="Times New Roman" w:hAnsi="Times New Roman"/>
          <w:noProof/>
          <w:color w:val="000000"/>
          <w:spacing w:val="-1"/>
          <w:sz w:val="24"/>
          <w:szCs w:val="24"/>
        </w:rPr>
        <w:t>interna que podem ser utilizadas</w:t>
      </w:r>
      <w:r>
        <w:rPr>
          <w:rFonts w:ascii="Times New Roman" w:hAnsi="Times New Roman"/>
          <w:noProof/>
          <w:color w:val="000000"/>
          <w:spacing w:val="-5"/>
          <w:sz w:val="24"/>
          <w:szCs w:val="24"/>
        </w:rPr>
        <w:t xml:space="preserve">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itens</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17 a 19)</w:t>
      </w:r>
    </w:p>
    <w:p w14:paraId="3D12E17D" w14:textId="77777777" w:rsidR="004B39EB" w:rsidRPr="00F11F2E" w:rsidRDefault="004B39EB" w:rsidP="004B39EB">
      <w:pPr>
        <w:spacing w:after="0" w:line="240" w:lineRule="auto"/>
        <w:jc w:val="both"/>
        <w:rPr>
          <w:rFonts w:ascii="Times New Roman" w:hAnsi="Times New Roman"/>
          <w:noProof/>
          <w:color w:val="000000"/>
          <w:spacing w:val="-1"/>
          <w:sz w:val="24"/>
          <w:szCs w:val="24"/>
        </w:rPr>
      </w:pPr>
    </w:p>
    <w:p w14:paraId="18614BF5" w14:textId="77777777" w:rsidR="004B39EB" w:rsidRPr="00F11F2E" w:rsidRDefault="004B39EB" w:rsidP="004B39EB">
      <w:pPr>
        <w:pStyle w:val="Default"/>
        <w:ind w:left="567" w:hanging="567"/>
        <w:jc w:val="both"/>
      </w:pPr>
      <w:r w:rsidRPr="00F11F2E">
        <w:rPr>
          <w:noProof/>
          <w:spacing w:val="-1"/>
        </w:rPr>
        <w:t>A15.</w:t>
      </w:r>
      <w:r>
        <w:rPr>
          <w:noProof/>
          <w:w w:val="341"/>
        </w:rPr>
        <w:tab/>
      </w:r>
      <w:r w:rsidRPr="00F11F2E">
        <w:rPr>
          <w:noProof/>
          <w:spacing w:val="-1"/>
        </w:rPr>
        <w:t>Uma vez que o auditor independente</w:t>
      </w:r>
      <w:r>
        <w:rPr>
          <w:noProof/>
          <w:spacing w:val="-1"/>
        </w:rPr>
        <w:t xml:space="preserve"> </w:t>
      </w:r>
      <w:r w:rsidRPr="00F11F2E">
        <w:rPr>
          <w:noProof/>
          <w:spacing w:val="-1"/>
        </w:rPr>
        <w:t>determine que o trabalho da</w:t>
      </w:r>
      <w:r>
        <w:rPr>
          <w:noProof/>
          <w:spacing w:val="-1"/>
        </w:rPr>
        <w:t xml:space="preserve"> </w:t>
      </w:r>
      <w:r w:rsidRPr="00F11F2E">
        <w:rPr>
          <w:noProof/>
        </w:rPr>
        <w:t xml:space="preserve">auditoria </w:t>
      </w:r>
      <w:r w:rsidRPr="00F11F2E">
        <w:rPr>
          <w:noProof/>
          <w:spacing w:val="-1"/>
        </w:rPr>
        <w:t xml:space="preserve">interna possa ser utilizado para os fins da auditoria, uma primeira consideração é se a natureza e o alcance planejado do trabalho executado ou a ser executado pela auditoria interna é importante para a estratégia global da auditoria e para o plano de auditoria que o auditor independente estabeleceu de acordo com a </w:t>
      </w:r>
      <w:r w:rsidRPr="00F11F2E">
        <w:rPr>
          <w:noProof/>
        </w:rPr>
        <w:t>NBC TA</w:t>
      </w:r>
      <w:r w:rsidRPr="00F11F2E">
        <w:rPr>
          <w:noProof/>
          <w:spacing w:val="-9"/>
        </w:rPr>
        <w:t> </w:t>
      </w:r>
      <w:r w:rsidRPr="00F11F2E">
        <w:rPr>
          <w:noProof/>
        </w:rPr>
        <w:t>300.</w:t>
      </w:r>
    </w:p>
    <w:p w14:paraId="67ABBDC8" w14:textId="77777777" w:rsidR="004B39EB" w:rsidRPr="00F11F2E" w:rsidRDefault="004B39EB" w:rsidP="004B39EB">
      <w:pPr>
        <w:spacing w:after="0" w:line="240" w:lineRule="auto"/>
        <w:jc w:val="both"/>
        <w:rPr>
          <w:rFonts w:ascii="Times New Roman" w:hAnsi="Times New Roman"/>
          <w:noProof/>
          <w:sz w:val="24"/>
          <w:szCs w:val="24"/>
        </w:rPr>
      </w:pPr>
    </w:p>
    <w:p w14:paraId="429CA24F" w14:textId="77777777" w:rsidR="004B39EB" w:rsidRPr="00F11F2E" w:rsidRDefault="004B39EB" w:rsidP="004B39EB">
      <w:pPr>
        <w:pStyle w:val="Default"/>
        <w:spacing w:after="120"/>
        <w:ind w:left="567" w:hanging="567"/>
        <w:jc w:val="both"/>
      </w:pPr>
      <w:r w:rsidRPr="00F11F2E">
        <w:rPr>
          <w:noProof/>
          <w:spacing w:val="-1"/>
        </w:rPr>
        <w:t>A16.</w:t>
      </w:r>
      <w:r>
        <w:rPr>
          <w:noProof/>
          <w:w w:val="341"/>
        </w:rPr>
        <w:tab/>
      </w:r>
      <w:r w:rsidRPr="00F11F2E">
        <w:rPr>
          <w:noProof/>
          <w:spacing w:val="-1"/>
        </w:rPr>
        <w:t>Os exemplos de trabalho da</w:t>
      </w:r>
      <w:r>
        <w:rPr>
          <w:noProof/>
          <w:spacing w:val="-1"/>
        </w:rPr>
        <w:t xml:space="preserve"> </w:t>
      </w:r>
      <w:r w:rsidRPr="00F11F2E">
        <w:rPr>
          <w:noProof/>
          <w:spacing w:val="-1"/>
        </w:rPr>
        <w:t>auditoria interna que podem ser utilizados</w:t>
      </w:r>
      <w:r>
        <w:rPr>
          <w:noProof/>
          <w:spacing w:val="-1"/>
        </w:rPr>
        <w:t xml:space="preserve"> </w:t>
      </w:r>
      <w:r w:rsidRPr="00F11F2E">
        <w:rPr>
          <w:noProof/>
          <w:spacing w:val="-1"/>
        </w:rPr>
        <w:t>pelo auditor independente incluem:</w:t>
      </w:r>
    </w:p>
    <w:p w14:paraId="0E0B85D2"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EF4780">
        <w:rPr>
          <w:rFonts w:ascii="Times New Roman" w:hAnsi="Times New Roman"/>
          <w:noProof/>
          <w:color w:val="000000"/>
          <w:sz w:val="24"/>
          <w:szCs w:val="24"/>
        </w:rPr>
        <w:t>testes</w:t>
      </w:r>
      <w:r w:rsidRPr="00F11F2E">
        <w:rPr>
          <w:rFonts w:ascii="Times New Roman" w:hAnsi="Times New Roman"/>
          <w:noProof/>
          <w:color w:val="000000"/>
          <w:spacing w:val="-1"/>
          <w:sz w:val="24"/>
          <w:szCs w:val="24"/>
        </w:rPr>
        <w:t xml:space="preserve"> da eficácia operacional dos controles;</w:t>
      </w:r>
    </w:p>
    <w:p w14:paraId="6B1989F3"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procedimentos substantivos envolvendo menor grau de julgamento;</w:t>
      </w:r>
    </w:p>
    <w:p w14:paraId="4DCE261D"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observação das contagens do estoque;</w:t>
      </w:r>
    </w:p>
    <w:p w14:paraId="789903AB"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 xml:space="preserve">rastreamento de transações pelo sistema de informações aplicável </w:t>
      </w:r>
      <w:r w:rsidRPr="00F11F2E">
        <w:rPr>
          <w:rFonts w:ascii="Times New Roman" w:hAnsi="Times New Roman"/>
          <w:noProof/>
          <w:color w:val="000000"/>
          <w:spacing w:val="-1"/>
          <w:sz w:val="24"/>
          <w:szCs w:val="24"/>
        </w:rPr>
        <w:t>para as demonstrações contábeis;</w:t>
      </w:r>
    </w:p>
    <w:p w14:paraId="212EAEDC"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testes sobre a observância dos requisitos de regulamentação; e</w:t>
      </w:r>
    </w:p>
    <w:p w14:paraId="16F6EB97"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em</w:t>
      </w:r>
      <w:r w:rsidRPr="00F11F2E">
        <w:rPr>
          <w:rFonts w:ascii="Times New Roman" w:hAnsi="Times New Roman"/>
          <w:noProof/>
          <w:color w:val="000000"/>
          <w:spacing w:val="10"/>
          <w:sz w:val="24"/>
          <w:szCs w:val="24"/>
        </w:rPr>
        <w:t> </w:t>
      </w:r>
      <w:r w:rsidRPr="00F11F2E">
        <w:rPr>
          <w:rFonts w:ascii="Times New Roman" w:hAnsi="Times New Roman"/>
          <w:noProof/>
          <w:color w:val="000000"/>
          <w:spacing w:val="-1"/>
          <w:sz w:val="24"/>
          <w:szCs w:val="24"/>
        </w:rPr>
        <w:t>algumas circunstâncias, as auditorias ou revisões das informações</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 xml:space="preserve">financeiras das controladas que não sejam componentes significativos para o grupo (onde isso não conflita com os requisitos da </w:t>
      </w:r>
      <w:r w:rsidRPr="00F11F2E">
        <w:rPr>
          <w:rFonts w:ascii="Times New Roman" w:hAnsi="Times New Roman"/>
          <w:noProof/>
          <w:color w:val="000000"/>
          <w:sz w:val="24"/>
          <w:szCs w:val="24"/>
        </w:rPr>
        <w:t>NBC TA</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600).</w:t>
      </w:r>
    </w:p>
    <w:p w14:paraId="19B8C624" w14:textId="77777777" w:rsidR="004B39EB" w:rsidRPr="00F11F2E" w:rsidRDefault="004B39EB" w:rsidP="004B39EB">
      <w:pPr>
        <w:spacing w:after="0" w:line="240" w:lineRule="auto"/>
        <w:jc w:val="both"/>
        <w:rPr>
          <w:rFonts w:ascii="Times New Roman" w:hAnsi="Times New Roman"/>
          <w:noProof/>
          <w:sz w:val="24"/>
          <w:szCs w:val="24"/>
        </w:rPr>
      </w:pPr>
    </w:p>
    <w:p w14:paraId="60961517" w14:textId="72309390" w:rsidR="004B39EB" w:rsidRPr="00F11F2E" w:rsidRDefault="004B39EB" w:rsidP="004B39EB">
      <w:pPr>
        <w:pStyle w:val="Default"/>
        <w:ind w:left="567" w:hanging="567"/>
        <w:jc w:val="both"/>
        <w:rPr>
          <w:noProof/>
          <w:spacing w:val="-1"/>
        </w:rPr>
      </w:pPr>
      <w:r w:rsidRPr="00F11F2E">
        <w:rPr>
          <w:noProof/>
          <w:spacing w:val="-1"/>
        </w:rPr>
        <w:t>A17.</w:t>
      </w:r>
      <w:r>
        <w:rPr>
          <w:noProof/>
          <w:w w:val="341"/>
        </w:rPr>
        <w:tab/>
      </w:r>
      <w:r w:rsidRPr="00F11F2E">
        <w:rPr>
          <w:noProof/>
        </w:rPr>
        <w:t>A</w:t>
      </w:r>
      <w:r w:rsidRPr="00F11F2E">
        <w:rPr>
          <w:noProof/>
          <w:spacing w:val="11"/>
        </w:rPr>
        <w:t> </w:t>
      </w:r>
      <w:r w:rsidRPr="00F11F2E">
        <w:rPr>
          <w:noProof/>
          <w:spacing w:val="-1"/>
        </w:rPr>
        <w:t>determinação da natureza e</w:t>
      </w:r>
      <w:r>
        <w:rPr>
          <w:noProof/>
          <w:spacing w:val="-1"/>
        </w:rPr>
        <w:t xml:space="preserve"> </w:t>
      </w:r>
      <w:r w:rsidRPr="00F11F2E">
        <w:rPr>
          <w:noProof/>
          <w:spacing w:val="-1"/>
        </w:rPr>
        <w:t xml:space="preserve">extensão planejada do uso do trabalho da auditoria interna </w:t>
      </w:r>
      <w:r>
        <w:rPr>
          <w:noProof/>
          <w:spacing w:val="-1"/>
        </w:rPr>
        <w:t>pel</w:t>
      </w:r>
      <w:r w:rsidRPr="00F11F2E">
        <w:rPr>
          <w:noProof/>
          <w:spacing w:val="-1"/>
        </w:rPr>
        <w:t xml:space="preserve">o auditor independente é influenciada pela sua avaliação </w:t>
      </w:r>
      <w:r w:rsidRPr="009560E3">
        <w:rPr>
          <w:noProof/>
        </w:rPr>
        <mc:AlternateContent>
          <mc:Choice Requires="wps">
            <w:drawing>
              <wp:anchor distT="0" distB="0" distL="114300" distR="114300" simplePos="0" relativeHeight="251658280" behindDoc="1" locked="0" layoutInCell="1" allowOverlap="1" wp14:anchorId="101F2937" wp14:editId="34BDD8BD">
                <wp:simplePos x="0" y="0"/>
                <wp:positionH relativeFrom="page">
                  <wp:posOffset>5296535</wp:posOffset>
                </wp:positionH>
                <wp:positionV relativeFrom="page">
                  <wp:posOffset>4993640</wp:posOffset>
                </wp:positionV>
                <wp:extent cx="420370" cy="775335"/>
                <wp:effectExtent l="0" t="0" r="17780" b="5715"/>
                <wp:wrapNone/>
                <wp:docPr id="34" name="Caixa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775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84257"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7AB5F199" w14:textId="77777777" w:rsidR="004B39EB" w:rsidRDefault="004B39EB" w:rsidP="004B39EB">
                            <w:pPr>
                              <w:autoSpaceDE w:val="0"/>
                              <w:autoSpaceDN w:val="0"/>
                              <w:adjustRightInd w:val="0"/>
                              <w:spacing w:line="262" w:lineRule="exact"/>
                            </w:pP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F2937" id="Caixa de Texto 34" o:spid="_x0000_s1036" type="#_x0000_t202" style="position:absolute;left:0;text-align:left;margin-left:417.05pt;margin-top:393.2pt;width:33.1pt;height:61.05pt;z-index:-251658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" filled="f" stroked="f">
                <v:textbox style="layout-flow:vertical;mso-layout-flow-alt:bottom-to-top" inset="0,0,0,0">
                  <w:txbxContent>
                    <w:p w14:paraId="61184257"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7AB5F199" w14:textId="77777777" w:rsidR="004B39EB" w:rsidRDefault="004B39EB" w:rsidP="004B39EB">
                      <w:pPr>
                        <w:autoSpaceDE w:val="0"/>
                        <w:autoSpaceDN w:val="0"/>
                        <w:adjustRightInd w:val="0"/>
                        <w:spacing w:line="262" w:lineRule="exact"/>
                      </w:pPr>
                    </w:p>
                  </w:txbxContent>
                </v:textbox>
                <w10:wrap anchorx="page" anchory="page"/>
              </v:shape>
            </w:pict>
          </mc:Fallback>
        </mc:AlternateContent>
      </w:r>
      <w:r w:rsidRPr="00F11F2E">
        <w:rPr>
          <w:noProof/>
          <w:spacing w:val="-1"/>
        </w:rPr>
        <w:t>da extensão pela qual a posição hierárquica da auditoria interna na organização e suas políticas e procedimentos aplicáveis propiciam</w:t>
      </w:r>
      <w:r>
        <w:rPr>
          <w:noProof/>
          <w:spacing w:val="-1"/>
        </w:rPr>
        <w:t xml:space="preserve"> </w:t>
      </w:r>
      <w:r w:rsidRPr="00F11F2E">
        <w:rPr>
          <w:noProof/>
          <w:spacing w:val="-1"/>
        </w:rPr>
        <w:t>adequada objetividade dos auditores internos, bem como apropriado nível de competência requerido no item 18. Além disso, o grau de julgamento necessário no planejamento, execução e avaliação do trabalho e o risco avaliado de distorção relevante no nível de afirmação são informações importantes para a determinação do auditor independente.</w:t>
      </w:r>
      <w:r w:rsidRPr="00F11F2E">
        <w:t xml:space="preserve"> </w:t>
      </w:r>
      <w:r w:rsidRPr="00F11F2E">
        <w:rPr>
          <w:noProof/>
          <w:spacing w:val="-1"/>
        </w:rPr>
        <w:t>Existem, também, circunstâncias nas quais o auditor independente não pode utilizar o trabalho da</w:t>
      </w:r>
      <w:r>
        <w:rPr>
          <w:noProof/>
          <w:spacing w:val="-1"/>
        </w:rPr>
        <w:t xml:space="preserve"> </w:t>
      </w:r>
      <w:r w:rsidRPr="00F11F2E">
        <w:rPr>
          <w:noProof/>
          <w:spacing w:val="-1"/>
        </w:rPr>
        <w:t>auditoria interna para os fins da auditoria como descrito no item 16.</w:t>
      </w:r>
    </w:p>
    <w:p w14:paraId="78B3EE2A" w14:textId="77777777" w:rsidR="004B39EB" w:rsidRPr="00F11F2E" w:rsidRDefault="004B39EB" w:rsidP="004B39EB">
      <w:pPr>
        <w:spacing w:after="0" w:line="240" w:lineRule="auto"/>
        <w:jc w:val="both"/>
        <w:rPr>
          <w:rFonts w:ascii="Times New Roman" w:hAnsi="Times New Roman"/>
          <w:noProof/>
          <w:sz w:val="24"/>
          <w:szCs w:val="24"/>
        </w:rPr>
      </w:pPr>
    </w:p>
    <w:p w14:paraId="29C4C728" w14:textId="77777777" w:rsidR="004B39EB" w:rsidRPr="00F11F2E" w:rsidRDefault="004B39EB" w:rsidP="004B39EB">
      <w:pPr>
        <w:spacing w:after="0" w:line="240" w:lineRule="auto"/>
        <w:jc w:val="both"/>
        <w:rPr>
          <w:rFonts w:ascii="Times New Roman" w:hAnsi="Times New Roman"/>
          <w:noProof/>
          <w:color w:val="000000"/>
          <w:sz w:val="24"/>
          <w:szCs w:val="24"/>
        </w:rPr>
      </w:pPr>
      <w:r w:rsidRPr="00F11F2E">
        <w:rPr>
          <w:rFonts w:ascii="Times New Roman" w:hAnsi="Times New Roman"/>
          <w:noProof/>
          <w:color w:val="000000"/>
          <w:spacing w:val="-1"/>
          <w:sz w:val="24"/>
          <w:szCs w:val="24"/>
        </w:rPr>
        <w:t xml:space="preserve">Julgamentos no planejamento e </w:t>
      </w:r>
      <w:r>
        <w:rPr>
          <w:rFonts w:ascii="Times New Roman" w:hAnsi="Times New Roman"/>
          <w:noProof/>
          <w:color w:val="000000"/>
          <w:spacing w:val="-1"/>
          <w:sz w:val="24"/>
          <w:szCs w:val="24"/>
        </w:rPr>
        <w:t xml:space="preserve">na </w:t>
      </w:r>
      <w:r w:rsidRPr="00F11F2E">
        <w:rPr>
          <w:rFonts w:ascii="Times New Roman" w:hAnsi="Times New Roman"/>
          <w:noProof/>
          <w:color w:val="000000"/>
          <w:spacing w:val="-1"/>
          <w:sz w:val="24"/>
          <w:szCs w:val="24"/>
        </w:rPr>
        <w:t xml:space="preserve">execução dos procedimentos da auditoria e avaliação dos </w:t>
      </w:r>
      <w:r w:rsidRPr="00F11F2E">
        <w:rPr>
          <w:rFonts w:ascii="Times New Roman" w:hAnsi="Times New Roman"/>
          <w:noProof/>
          <w:color w:val="000000"/>
          <w:sz w:val="24"/>
          <w:szCs w:val="24"/>
        </w:rPr>
        <w:t>resultados</w:t>
      </w:r>
      <w:r w:rsidRPr="00F11F2E">
        <w:rPr>
          <w:rFonts w:ascii="Times New Roman" w:hAnsi="Times New Roman"/>
          <w:noProof/>
          <w:color w:val="000000"/>
          <w:spacing w:val="3"/>
          <w:sz w:val="24"/>
          <w:szCs w:val="24"/>
        </w:rPr>
        <w:t>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itens</w:t>
      </w:r>
      <w:r w:rsidRPr="00F11F2E">
        <w:rPr>
          <w:rFonts w:ascii="Times New Roman" w:hAnsi="Times New Roman"/>
          <w:noProof/>
          <w:color w:val="000000"/>
          <w:spacing w:val="2"/>
          <w:sz w:val="24"/>
          <w:szCs w:val="24"/>
        </w:rPr>
        <w:t> </w:t>
      </w:r>
      <w:r w:rsidRPr="00F11F2E">
        <w:rPr>
          <w:rFonts w:ascii="Times New Roman" w:hAnsi="Times New Roman"/>
          <w:noProof/>
          <w:color w:val="000000"/>
          <w:sz w:val="24"/>
          <w:szCs w:val="24"/>
        </w:rPr>
        <w:t>18(a) e 30(a)).</w:t>
      </w:r>
    </w:p>
    <w:p w14:paraId="7D1913C8" w14:textId="77777777" w:rsidR="004B39EB" w:rsidRDefault="004B39EB" w:rsidP="004B39EB">
      <w:pPr>
        <w:spacing w:after="0" w:line="240" w:lineRule="auto"/>
        <w:jc w:val="both"/>
        <w:rPr>
          <w:rFonts w:ascii="Times New Roman" w:hAnsi="Times New Roman"/>
          <w:noProof/>
          <w:color w:val="000000"/>
          <w:spacing w:val="-1"/>
          <w:sz w:val="24"/>
          <w:szCs w:val="24"/>
        </w:rPr>
      </w:pPr>
    </w:p>
    <w:p w14:paraId="4618E015" w14:textId="77777777" w:rsidR="004B39EB" w:rsidRPr="00F11F2E" w:rsidRDefault="004B39EB" w:rsidP="004B39EB">
      <w:pPr>
        <w:pStyle w:val="Default"/>
        <w:ind w:left="567" w:hanging="567"/>
        <w:jc w:val="both"/>
        <w:rPr>
          <w:noProof/>
          <w:spacing w:val="-1"/>
        </w:rPr>
      </w:pPr>
      <w:r w:rsidRPr="00F11F2E">
        <w:rPr>
          <w:noProof/>
          <w:spacing w:val="-1"/>
        </w:rPr>
        <w:t>A18.</w:t>
      </w:r>
      <w:r>
        <w:rPr>
          <w:noProof/>
          <w:w w:val="341"/>
        </w:rPr>
        <w:tab/>
      </w:r>
      <w:r w:rsidRPr="00F11F2E">
        <w:rPr>
          <w:noProof/>
        </w:rPr>
        <w:t xml:space="preserve">Quanto maior for o grau de julgamento necessário a ser exercido no planejamento, na execução dos procedimentos de auditoria </w:t>
      </w:r>
      <w:r w:rsidRPr="00F11F2E">
        <w:rPr>
          <w:noProof/>
          <w:spacing w:val="6"/>
        </w:rPr>
        <w:t xml:space="preserve">e na </w:t>
      </w:r>
      <w:r w:rsidRPr="00F11F2E">
        <w:rPr>
          <w:noProof/>
          <w:spacing w:val="-1"/>
        </w:rPr>
        <w:t>avaliação da evidência de auditoria, mais o auditor independente necessita executar procedimentos de acordo com o item 18, porque somente o uso do trabalho da</w:t>
      </w:r>
      <w:r>
        <w:rPr>
          <w:noProof/>
          <w:spacing w:val="-1"/>
        </w:rPr>
        <w:t xml:space="preserve"> </w:t>
      </w:r>
      <w:r w:rsidRPr="00F11F2E">
        <w:rPr>
          <w:noProof/>
          <w:spacing w:val="-1"/>
        </w:rPr>
        <w:t>auditoria interna não fornece ao auditor independente</w:t>
      </w:r>
      <w:r>
        <w:rPr>
          <w:noProof/>
          <w:spacing w:val="-1"/>
        </w:rPr>
        <w:t xml:space="preserve"> </w:t>
      </w:r>
      <w:r w:rsidRPr="00F11F2E">
        <w:rPr>
          <w:noProof/>
          <w:spacing w:val="-1"/>
        </w:rPr>
        <w:t>evidência suficiente e apropriada de auditoria.</w:t>
      </w:r>
    </w:p>
    <w:p w14:paraId="43596C5B" w14:textId="77777777" w:rsidR="004B39EB" w:rsidRPr="00F11F2E" w:rsidRDefault="004B39EB" w:rsidP="004B39EB">
      <w:pPr>
        <w:spacing w:after="0" w:line="240" w:lineRule="auto"/>
        <w:jc w:val="both"/>
        <w:rPr>
          <w:rFonts w:ascii="Times New Roman" w:hAnsi="Times New Roman"/>
          <w:noProof/>
          <w:sz w:val="24"/>
          <w:szCs w:val="24"/>
        </w:rPr>
      </w:pPr>
    </w:p>
    <w:p w14:paraId="589EBA05" w14:textId="77777777" w:rsidR="004B39EB" w:rsidRPr="00F11F2E" w:rsidRDefault="004B39EB" w:rsidP="004B39EB">
      <w:pPr>
        <w:pStyle w:val="Default"/>
        <w:spacing w:after="120"/>
        <w:ind w:left="567" w:hanging="567"/>
        <w:jc w:val="both"/>
      </w:pPr>
      <w:r w:rsidRPr="00F11F2E">
        <w:rPr>
          <w:noProof/>
          <w:spacing w:val="-1"/>
        </w:rPr>
        <w:t>A19.</w:t>
      </w:r>
      <w:r>
        <w:rPr>
          <w:noProof/>
          <w:w w:val="341"/>
        </w:rPr>
        <w:tab/>
      </w:r>
      <w:r w:rsidRPr="00F11F2E">
        <w:rPr>
          <w:noProof/>
          <w:spacing w:val="-1"/>
        </w:rPr>
        <w:t xml:space="preserve">Uma vez que o auditor independente assume total responsabilidade pela opinião de auditoria, ele precisa exercer todos os julgamentos significativos do trabalho de auditoria de acordo com o item 18. Julgamentos significativos incluem o seguinte: </w:t>
      </w:r>
    </w:p>
    <w:p w14:paraId="5C533F49"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avaliação dos riscos de distorções relevantes;</w:t>
      </w:r>
    </w:p>
    <w:p w14:paraId="00AFBBD3"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avaliação da suficiência dos testes executados;</w:t>
      </w:r>
    </w:p>
    <w:p w14:paraId="70C53B22"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EF4780">
        <w:rPr>
          <w:rFonts w:ascii="Times New Roman" w:hAnsi="Times New Roman"/>
          <w:noProof/>
          <w:color w:val="000000"/>
          <w:sz w:val="24"/>
          <w:szCs w:val="24"/>
        </w:rPr>
        <w:t>avaliação</w:t>
      </w:r>
      <w:r w:rsidRPr="00F11F2E">
        <w:rPr>
          <w:rFonts w:ascii="Times New Roman" w:hAnsi="Times New Roman"/>
          <w:noProof/>
          <w:color w:val="000000"/>
          <w:spacing w:val="-1"/>
          <w:sz w:val="24"/>
          <w:szCs w:val="24"/>
        </w:rPr>
        <w:t xml:space="preserve"> da apropriada aplicação pela administração</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 xml:space="preserve">do pressuposto de continuidade operacional; </w:t>
      </w:r>
    </w:p>
    <w:p w14:paraId="597A6B02"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avaliação das estimativas contábeis</w:t>
      </w:r>
      <w:r w:rsidRPr="00F11F2E">
        <w:rPr>
          <w:rFonts w:ascii="Times New Roman" w:hAnsi="Times New Roman"/>
          <w:noProof/>
          <w:color w:val="000000"/>
          <w:spacing w:val="3"/>
          <w:sz w:val="24"/>
          <w:szCs w:val="24"/>
        </w:rPr>
        <w:t> </w:t>
      </w:r>
      <w:r w:rsidRPr="00F11F2E">
        <w:rPr>
          <w:rFonts w:ascii="Times New Roman" w:hAnsi="Times New Roman"/>
          <w:noProof/>
          <w:color w:val="000000"/>
          <w:sz w:val="24"/>
          <w:szCs w:val="24"/>
        </w:rPr>
        <w:t>significativas;</w:t>
      </w:r>
      <w:r w:rsidRPr="00F11F2E">
        <w:rPr>
          <w:rFonts w:ascii="Times New Roman" w:hAnsi="Times New Roman"/>
          <w:noProof/>
          <w:color w:val="000000"/>
          <w:spacing w:val="3"/>
          <w:sz w:val="24"/>
          <w:szCs w:val="24"/>
        </w:rPr>
        <w:t> </w:t>
      </w:r>
      <w:r w:rsidRPr="00F11F2E">
        <w:rPr>
          <w:rFonts w:ascii="Times New Roman" w:hAnsi="Times New Roman"/>
          <w:noProof/>
          <w:color w:val="000000"/>
          <w:spacing w:val="-1"/>
          <w:sz w:val="24"/>
          <w:szCs w:val="24"/>
        </w:rPr>
        <w:t xml:space="preserve">e </w:t>
      </w:r>
    </w:p>
    <w:p w14:paraId="48680112"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noProof/>
          <w:color w:val="000000"/>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avaliação da adequação das divulgações nas demonstrações contábeis e outros assuntos</w:t>
      </w:r>
      <w:r w:rsidRPr="00F11F2E">
        <w:rPr>
          <w:rFonts w:ascii="Times New Roman" w:hAnsi="Times New Roman"/>
          <w:noProof/>
          <w:color w:val="000000"/>
          <w:spacing w:val="3"/>
          <w:sz w:val="24"/>
          <w:szCs w:val="24"/>
        </w:rPr>
        <w:t> </w:t>
      </w:r>
      <w:r w:rsidRPr="00F11F2E">
        <w:rPr>
          <w:rFonts w:ascii="Times New Roman" w:hAnsi="Times New Roman"/>
          <w:noProof/>
          <w:color w:val="000000"/>
          <w:spacing w:val="-1"/>
          <w:sz w:val="24"/>
          <w:szCs w:val="24"/>
        </w:rPr>
        <w:t>que afetem o relatório do auditor</w:t>
      </w:r>
      <w:r w:rsidRPr="00F11F2E">
        <w:rPr>
          <w:rFonts w:ascii="Times New Roman" w:hAnsi="Times New Roman"/>
          <w:noProof/>
          <w:color w:val="000000"/>
          <w:sz w:val="24"/>
          <w:szCs w:val="24"/>
        </w:rPr>
        <w:t>.</w:t>
      </w:r>
    </w:p>
    <w:p w14:paraId="58FDE51B" w14:textId="77777777" w:rsidR="004B39EB" w:rsidRPr="00F11F2E" w:rsidRDefault="004B39EB" w:rsidP="004B39EB">
      <w:pPr>
        <w:tabs>
          <w:tab w:val="left" w:pos="1298"/>
        </w:tabs>
        <w:spacing w:after="0" w:line="240" w:lineRule="auto"/>
        <w:jc w:val="both"/>
        <w:rPr>
          <w:rFonts w:ascii="Times New Roman" w:hAnsi="Times New Roman"/>
          <w:noProof/>
          <w:sz w:val="24"/>
          <w:szCs w:val="24"/>
        </w:rPr>
      </w:pPr>
    </w:p>
    <w:p w14:paraId="1F4B2749"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noProof/>
          <w:color w:val="000000"/>
          <w:spacing w:val="-1"/>
          <w:sz w:val="24"/>
          <w:szCs w:val="24"/>
        </w:rPr>
        <w:t>Risco avaliado de distorção relevante (</w:t>
      </w:r>
      <w:r w:rsidRPr="00F11F2E">
        <w:rPr>
          <w:rFonts w:ascii="Times New Roman" w:hAnsi="Times New Roman"/>
          <w:noProof/>
          <w:color w:val="000000"/>
          <w:sz w:val="24"/>
          <w:szCs w:val="24"/>
        </w:rPr>
        <w:t>ver item</w:t>
      </w:r>
      <w:r w:rsidRPr="00F11F2E">
        <w:rPr>
          <w:rFonts w:ascii="Times New Roman" w:hAnsi="Times New Roman"/>
          <w:noProof/>
          <w:color w:val="000000"/>
          <w:spacing w:val="4"/>
          <w:sz w:val="24"/>
          <w:szCs w:val="24"/>
        </w:rPr>
        <w:t> </w:t>
      </w:r>
      <w:r w:rsidRPr="00F11F2E">
        <w:rPr>
          <w:rFonts w:ascii="Times New Roman" w:hAnsi="Times New Roman"/>
          <w:noProof/>
          <w:color w:val="000000"/>
          <w:sz w:val="24"/>
          <w:szCs w:val="24"/>
        </w:rPr>
        <w:t>18(b))</w:t>
      </w:r>
    </w:p>
    <w:p w14:paraId="212ED345" w14:textId="77777777" w:rsidR="004B39EB" w:rsidRPr="00F11F2E" w:rsidRDefault="004B39EB" w:rsidP="004B39EB">
      <w:pPr>
        <w:spacing w:after="0" w:line="240" w:lineRule="auto"/>
        <w:jc w:val="both"/>
        <w:rPr>
          <w:rFonts w:ascii="Times New Roman" w:hAnsi="Times New Roman"/>
          <w:noProof/>
          <w:color w:val="000000"/>
          <w:spacing w:val="-1"/>
          <w:sz w:val="24"/>
          <w:szCs w:val="24"/>
        </w:rPr>
      </w:pPr>
    </w:p>
    <w:p w14:paraId="1C6BB6F1" w14:textId="77777777" w:rsidR="004B39EB" w:rsidRPr="00F11F2E" w:rsidRDefault="004B39EB" w:rsidP="004B39EB">
      <w:pPr>
        <w:pStyle w:val="Default"/>
        <w:ind w:left="567" w:hanging="567"/>
        <w:jc w:val="both"/>
        <w:rPr>
          <w:noProof/>
          <w:spacing w:val="-2"/>
        </w:rPr>
      </w:pPr>
      <w:r w:rsidRPr="00F11F2E">
        <w:rPr>
          <w:noProof/>
          <w:spacing w:val="-1"/>
        </w:rPr>
        <w:t>A20.</w:t>
      </w:r>
      <w:r>
        <w:rPr>
          <w:noProof/>
          <w:w w:val="341"/>
        </w:rPr>
        <w:tab/>
      </w:r>
      <w:r w:rsidRPr="00F11F2E">
        <w:rPr>
          <w:noProof/>
          <w:spacing w:val="-1"/>
        </w:rPr>
        <w:t>Para um saldo de conta, classe de transação ou divulgação, em particular, quanto maior for o risco avaliado de distorção relevante no nível de afirmação,</w:t>
      </w:r>
      <w:r>
        <w:rPr>
          <w:noProof/>
          <w:spacing w:val="-1"/>
        </w:rPr>
        <w:t xml:space="preserve"> </w:t>
      </w:r>
      <w:r w:rsidRPr="00F11F2E">
        <w:rPr>
          <w:noProof/>
          <w:spacing w:val="-1"/>
        </w:rPr>
        <w:t>mais julgamentos</w:t>
      </w:r>
      <w:r>
        <w:rPr>
          <w:noProof/>
          <w:spacing w:val="-1"/>
        </w:rPr>
        <w:t xml:space="preserve"> </w:t>
      </w:r>
      <w:r w:rsidRPr="00F11F2E">
        <w:rPr>
          <w:noProof/>
          <w:spacing w:val="-1"/>
        </w:rPr>
        <w:t>estão envolvidos no planejamento, na execução dos procedimentos de auditoria e na avaliação dos resultados da auditoria. Em tais circunstâncias, o auditor independente necessita executar diretamente mais procedimentos de acordo com o item 18 e, do mesmo modo, usar menos o trabalho da</w:t>
      </w:r>
      <w:r>
        <w:rPr>
          <w:noProof/>
          <w:spacing w:val="-1"/>
        </w:rPr>
        <w:t xml:space="preserve"> </w:t>
      </w:r>
      <w:r w:rsidRPr="00F11F2E">
        <w:rPr>
          <w:noProof/>
          <w:spacing w:val="-1"/>
        </w:rPr>
        <w:t>auditoria interna para obter</w:t>
      </w:r>
      <w:r>
        <w:rPr>
          <w:noProof/>
          <w:spacing w:val="-1"/>
        </w:rPr>
        <w:t xml:space="preserve"> </w:t>
      </w:r>
      <w:r w:rsidRPr="00F11F2E">
        <w:rPr>
          <w:noProof/>
          <w:spacing w:val="-1"/>
        </w:rPr>
        <w:t>evidência suficiente e apropriada de auditoria.</w:t>
      </w:r>
      <w:r w:rsidRPr="00F11F2E">
        <w:rPr>
          <w:noProof/>
          <w:w w:val="229"/>
        </w:rPr>
        <w:t> </w:t>
      </w:r>
      <w:r w:rsidRPr="00F11F2E">
        <w:rPr>
          <w:noProof/>
        </w:rPr>
        <w:t>Além disso, como explicado na NBC TA</w:t>
      </w:r>
      <w:r w:rsidRPr="00F11F2E">
        <w:rPr>
          <w:noProof/>
          <w:w w:val="202"/>
        </w:rPr>
        <w:t> </w:t>
      </w:r>
      <w:r w:rsidRPr="00F11F2E">
        <w:rPr>
          <w:noProof/>
        </w:rPr>
        <w:t>200</w:t>
      </w:r>
      <w:r>
        <w:rPr>
          <w:noProof/>
        </w:rPr>
        <w:t>,</w:t>
      </w:r>
      <w:r w:rsidRPr="00F11F2E">
        <w:rPr>
          <w:noProof/>
        </w:rPr>
        <w:t xml:space="preserve"> item A29,</w:t>
      </w:r>
      <w:r w:rsidRPr="00F11F2E">
        <w:rPr>
          <w:noProof/>
          <w:w w:val="228"/>
        </w:rPr>
        <w:t> </w:t>
      </w:r>
      <w:r w:rsidRPr="00F11F2E">
        <w:rPr>
          <w:noProof/>
        </w:rPr>
        <w:t>quanto maior o risco avaliado de distorção relevante,</w:t>
      </w:r>
      <w:r>
        <w:rPr>
          <w:noProof/>
        </w:rPr>
        <w:t xml:space="preserve"> </w:t>
      </w:r>
      <w:r w:rsidRPr="00F11F2E">
        <w:rPr>
          <w:noProof/>
        </w:rPr>
        <w:t xml:space="preserve">mais persuasiva deve ser a evidência requerida do auditor independente e, portanto, ele precisa executar diretamente </w:t>
      </w:r>
      <w:r>
        <w:rPr>
          <w:noProof/>
        </w:rPr>
        <w:t xml:space="preserve">a </w:t>
      </w:r>
      <w:r w:rsidRPr="00F11F2E">
        <w:rPr>
          <w:noProof/>
        </w:rPr>
        <w:t>maior parte do trabalho</w:t>
      </w:r>
      <w:r w:rsidRPr="00F11F2E">
        <w:rPr>
          <w:noProof/>
          <w:spacing w:val="-2"/>
        </w:rPr>
        <w:t>.</w:t>
      </w:r>
    </w:p>
    <w:p w14:paraId="6B55E9DB" w14:textId="77777777" w:rsidR="004B39EB" w:rsidRPr="00F11F2E" w:rsidRDefault="004B39EB" w:rsidP="004B39EB">
      <w:pPr>
        <w:spacing w:after="0" w:line="240" w:lineRule="auto"/>
        <w:jc w:val="both"/>
        <w:rPr>
          <w:rFonts w:ascii="Times New Roman" w:hAnsi="Times New Roman"/>
          <w:noProof/>
          <w:sz w:val="24"/>
          <w:szCs w:val="24"/>
        </w:rPr>
      </w:pPr>
    </w:p>
    <w:p w14:paraId="59F95A23" w14:textId="77777777" w:rsidR="004B39EB" w:rsidRPr="00F11F2E" w:rsidRDefault="004B39EB" w:rsidP="004B39EB">
      <w:pPr>
        <w:pStyle w:val="Default"/>
        <w:ind w:left="567" w:hanging="567"/>
        <w:jc w:val="both"/>
      </w:pPr>
      <w:r w:rsidRPr="00F11F2E">
        <w:rPr>
          <w:noProof/>
          <w:spacing w:val="-1"/>
        </w:rPr>
        <w:t>A21.</w:t>
      </w:r>
      <w:r>
        <w:rPr>
          <w:noProof/>
          <w:w w:val="341"/>
        </w:rPr>
        <w:tab/>
      </w:r>
      <w:r w:rsidRPr="00F11F2E">
        <w:rPr>
          <w:noProof/>
          <w:spacing w:val="-1"/>
        </w:rPr>
        <w:t>Como</w:t>
      </w:r>
      <w:r w:rsidRPr="00F11F2E">
        <w:rPr>
          <w:noProof/>
          <w:spacing w:val="20"/>
        </w:rPr>
        <w:t> </w:t>
      </w:r>
      <w:r w:rsidRPr="00F11F2E">
        <w:rPr>
          <w:noProof/>
          <w:spacing w:val="-1"/>
        </w:rPr>
        <w:t xml:space="preserve">mencionado no item 4 da </w:t>
      </w:r>
      <w:r w:rsidRPr="00F11F2E">
        <w:rPr>
          <w:noProof/>
        </w:rPr>
        <w:t>NBC TA</w:t>
      </w:r>
      <w:r w:rsidRPr="00F11F2E">
        <w:rPr>
          <w:noProof/>
          <w:spacing w:val="9"/>
        </w:rPr>
        <w:t> </w:t>
      </w:r>
      <w:r w:rsidRPr="00F11F2E">
        <w:rPr>
          <w:noProof/>
        </w:rPr>
        <w:t>315,</w:t>
      </w:r>
      <w:r>
        <w:rPr>
          <w:noProof/>
          <w:spacing w:val="22"/>
        </w:rPr>
        <w:t xml:space="preserve"> </w:t>
      </w:r>
      <w:r w:rsidRPr="00F11F2E">
        <w:rPr>
          <w:noProof/>
          <w:spacing w:val="-1"/>
        </w:rPr>
        <w:t>os riscos significativos exigem consideração especial de auditoria</w:t>
      </w:r>
      <w:r>
        <w:rPr>
          <w:noProof/>
          <w:spacing w:val="-1"/>
        </w:rPr>
        <w:t xml:space="preserve"> </w:t>
      </w:r>
      <w:r w:rsidRPr="00F11F2E">
        <w:rPr>
          <w:noProof/>
          <w:spacing w:val="-1"/>
        </w:rPr>
        <w:t xml:space="preserve">e, portanto, a habilidade do auditor independente para utilizar o trabalho da auditoria interna relacionado a esses riscos </w:t>
      </w:r>
      <w:r>
        <w:rPr>
          <w:noProof/>
          <w:spacing w:val="-1"/>
        </w:rPr>
        <w:t>deve se restringir</w:t>
      </w:r>
      <w:r w:rsidRPr="00F11F2E">
        <w:rPr>
          <w:noProof/>
          <w:spacing w:val="-1"/>
        </w:rPr>
        <w:t xml:space="preserve"> aos procedimentos que envolvem menor grau de</w:t>
      </w:r>
      <w:r>
        <w:rPr>
          <w:noProof/>
          <w:spacing w:val="-1"/>
        </w:rPr>
        <w:t xml:space="preserve"> </w:t>
      </w:r>
      <w:r w:rsidRPr="00F11F2E">
        <w:rPr>
          <w:noProof/>
          <w:spacing w:val="-1"/>
        </w:rPr>
        <w:t xml:space="preserve">julgamento. Além disso, onde o risco de distorção relevante não seja baixo, somente o uso do trabalho da auditoria interna provavelmente </w:t>
      </w:r>
      <w:r w:rsidRPr="00F03F7A">
        <w:rPr>
          <w:noProof/>
          <w:spacing w:val="-1"/>
          <w:highlight w:val="red"/>
        </w:rPr>
        <w:t>não reduzá o risco da auditoria</w:t>
      </w:r>
      <w:r w:rsidRPr="00F03F7A">
        <w:rPr>
          <w:noProof/>
          <w:w w:val="178"/>
          <w:highlight w:val="red"/>
        </w:rPr>
        <w:t> </w:t>
      </w:r>
      <w:r w:rsidRPr="00F03F7A">
        <w:rPr>
          <w:noProof/>
          <w:spacing w:val="-1"/>
          <w:highlight w:val="red"/>
        </w:rPr>
        <w:t>a um nível aceitavelmente baixo</w:t>
      </w:r>
      <w:r w:rsidRPr="00F11F2E">
        <w:rPr>
          <w:noProof/>
          <w:spacing w:val="-1"/>
        </w:rPr>
        <w:t xml:space="preserve"> e</w:t>
      </w:r>
      <w:r>
        <w:rPr>
          <w:noProof/>
          <w:spacing w:val="-1"/>
        </w:rPr>
        <w:t xml:space="preserve"> </w:t>
      </w:r>
      <w:r w:rsidRPr="00F11F2E">
        <w:rPr>
          <w:noProof/>
          <w:spacing w:val="-1"/>
        </w:rPr>
        <w:t xml:space="preserve">não eliminar a necessidade do </w:t>
      </w:r>
      <w:r w:rsidRPr="00F11F2E">
        <w:rPr>
          <w:noProof/>
        </w:rPr>
        <w:t>auditor independente executar diretamente alguns testes</w:t>
      </w:r>
      <w:r w:rsidRPr="00F11F2E">
        <w:rPr>
          <w:noProof/>
          <w:spacing w:val="-2"/>
        </w:rPr>
        <w:t>.</w:t>
      </w:r>
    </w:p>
    <w:p w14:paraId="4E03D9FD" w14:textId="77777777" w:rsidR="004B39EB" w:rsidRPr="00F11F2E" w:rsidRDefault="004B39EB" w:rsidP="004B39EB">
      <w:pPr>
        <w:spacing w:after="0" w:line="240" w:lineRule="auto"/>
        <w:jc w:val="both"/>
        <w:rPr>
          <w:rFonts w:ascii="Times New Roman" w:hAnsi="Times New Roman"/>
          <w:noProof/>
          <w:sz w:val="24"/>
          <w:szCs w:val="24"/>
        </w:rPr>
      </w:pPr>
    </w:p>
    <w:p w14:paraId="04CEA09F" w14:textId="77777777" w:rsidR="004B39EB" w:rsidRPr="00F11F2E" w:rsidRDefault="004B39EB" w:rsidP="004B39EB">
      <w:pPr>
        <w:pStyle w:val="Default"/>
        <w:ind w:left="567" w:hanging="567"/>
        <w:jc w:val="both"/>
      </w:pPr>
      <w:r w:rsidRPr="00F11F2E">
        <w:rPr>
          <w:noProof/>
          <w:spacing w:val="-1"/>
        </w:rPr>
        <w:t>A22.</w:t>
      </w:r>
      <w:r>
        <w:rPr>
          <w:noProof/>
          <w:w w:val="341"/>
        </w:rPr>
        <w:tab/>
      </w:r>
      <w:r w:rsidRPr="00F11F2E">
        <w:rPr>
          <w:noProof/>
          <w:spacing w:val="-1"/>
        </w:rPr>
        <w:t xml:space="preserve">Executar procedimentos de acordo com esta </w:t>
      </w:r>
      <w:r>
        <w:rPr>
          <w:noProof/>
        </w:rPr>
        <w:t>N</w:t>
      </w:r>
      <w:r w:rsidRPr="00F11F2E">
        <w:rPr>
          <w:noProof/>
        </w:rPr>
        <w:t>orma </w:t>
      </w:r>
      <w:r w:rsidRPr="00F11F2E">
        <w:rPr>
          <w:noProof/>
          <w:spacing w:val="-1"/>
        </w:rPr>
        <w:t xml:space="preserve">pode motivar o auditor independente a refazer a sua avaliação dos riscos de distorção relevante. </w:t>
      </w:r>
      <w:r w:rsidRPr="00F11F2E">
        <w:rPr>
          <w:noProof/>
          <w:spacing w:val="-2"/>
        </w:rPr>
        <w:t>Consequentemente, isso pode afetar a determinação do auditor</w:t>
      </w:r>
      <w:r w:rsidRPr="00F11F2E">
        <w:rPr>
          <w:noProof/>
          <w:spacing w:val="-1"/>
        </w:rPr>
        <w:t xml:space="preserve"> se ele vai</w:t>
      </w:r>
      <w:r>
        <w:rPr>
          <w:noProof/>
          <w:spacing w:val="-1"/>
        </w:rPr>
        <w:t xml:space="preserve"> </w:t>
      </w:r>
      <w:r w:rsidRPr="00F11F2E">
        <w:rPr>
          <w:noProof/>
          <w:spacing w:val="-1"/>
        </w:rPr>
        <w:t>utilizar o trabalh</w:t>
      </w:r>
      <w:r w:rsidRPr="00F11F2E">
        <w:rPr>
          <w:noProof/>
        </w:rPr>
        <w:t>o da auditoria interna e se é necessária aplicação adicional de procedimentos requeridos por esta</w:t>
      </w:r>
      <w:r>
        <w:rPr>
          <w:noProof/>
        </w:rPr>
        <w:t xml:space="preserve"> N</w:t>
      </w:r>
      <w:r w:rsidRPr="00F11F2E">
        <w:rPr>
          <w:noProof/>
        </w:rPr>
        <w:t>orma</w:t>
      </w:r>
      <w:r w:rsidRPr="00F11F2E">
        <w:rPr>
          <w:noProof/>
          <w:spacing w:val="-2"/>
        </w:rPr>
        <w:t>.</w:t>
      </w:r>
    </w:p>
    <w:p w14:paraId="05F4A1D9" w14:textId="77777777" w:rsidR="004B39EB" w:rsidRPr="00F11F2E" w:rsidRDefault="004B39EB" w:rsidP="004B39EB">
      <w:pPr>
        <w:spacing w:after="0" w:line="240" w:lineRule="auto"/>
        <w:jc w:val="both"/>
        <w:rPr>
          <w:rFonts w:ascii="Times New Roman" w:hAnsi="Times New Roman"/>
          <w:noProof/>
          <w:sz w:val="24"/>
          <w:szCs w:val="24"/>
        </w:rPr>
      </w:pPr>
    </w:p>
    <w:p w14:paraId="14F1AA25"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noProof/>
          <w:color w:val="000000"/>
          <w:spacing w:val="-1"/>
          <w:sz w:val="24"/>
          <w:szCs w:val="24"/>
        </w:rPr>
        <w:t>Comunicação com os responsáveis pela governança (</w:t>
      </w:r>
      <w:r w:rsidRPr="00F11F2E">
        <w:rPr>
          <w:rFonts w:ascii="Times New Roman" w:hAnsi="Times New Roman"/>
          <w:noProof/>
          <w:color w:val="000000"/>
          <w:sz w:val="24"/>
          <w:szCs w:val="24"/>
        </w:rPr>
        <w:t>ver item</w:t>
      </w:r>
      <w:r w:rsidRPr="00F11F2E">
        <w:rPr>
          <w:rFonts w:ascii="Times New Roman" w:hAnsi="Times New Roman"/>
          <w:noProof/>
          <w:color w:val="000000"/>
          <w:spacing w:val="2"/>
          <w:sz w:val="24"/>
          <w:szCs w:val="24"/>
        </w:rPr>
        <w:t> </w:t>
      </w:r>
      <w:r w:rsidRPr="00F11F2E">
        <w:rPr>
          <w:rFonts w:ascii="Times New Roman" w:hAnsi="Times New Roman"/>
          <w:noProof/>
          <w:color w:val="000000"/>
          <w:sz w:val="24"/>
          <w:szCs w:val="24"/>
        </w:rPr>
        <w:t>20)</w:t>
      </w:r>
    </w:p>
    <w:p w14:paraId="16191CA5" w14:textId="77777777" w:rsidR="004B39EB" w:rsidRPr="000B6097" w:rsidRDefault="004B39EB" w:rsidP="004B39EB">
      <w:pPr>
        <w:pStyle w:val="Default"/>
        <w:ind w:left="567" w:hanging="567"/>
        <w:jc w:val="both"/>
      </w:pPr>
    </w:p>
    <w:p w14:paraId="5C6C9931" w14:textId="77777777" w:rsidR="004B39EB" w:rsidRPr="00F11F2E" w:rsidRDefault="004B39EB" w:rsidP="004B39EB">
      <w:pPr>
        <w:pStyle w:val="Default"/>
        <w:ind w:left="567" w:hanging="567"/>
        <w:jc w:val="both"/>
      </w:pPr>
      <w:r w:rsidRPr="000B6097">
        <w:t>A23.</w:t>
      </w:r>
      <w:r>
        <w:rPr>
          <w:noProof/>
          <w:w w:val="341"/>
        </w:rPr>
        <w:tab/>
      </w:r>
      <w:r w:rsidRPr="00F11F2E">
        <w:rPr>
          <w:noProof/>
        </w:rPr>
        <w:t>De</w:t>
      </w:r>
      <w:r>
        <w:rPr>
          <w:noProof/>
        </w:rPr>
        <w:t xml:space="preserve"> </w:t>
      </w:r>
      <w:r w:rsidRPr="00F11F2E">
        <w:rPr>
          <w:noProof/>
        </w:rPr>
        <w:t>acordo com o item 15 da NBC TA</w:t>
      </w:r>
      <w:r>
        <w:rPr>
          <w:noProof/>
        </w:rPr>
        <w:t xml:space="preserve"> </w:t>
      </w:r>
      <w:r w:rsidRPr="00F11F2E">
        <w:rPr>
          <w:noProof/>
        </w:rPr>
        <w:t>260</w:t>
      </w:r>
      <w:r>
        <w:rPr>
          <w:noProof/>
        </w:rPr>
        <w:t xml:space="preserve"> </w:t>
      </w:r>
      <w:r w:rsidRPr="00F11F2E">
        <w:rPr>
          <w:noProof/>
          <w:spacing w:val="-1"/>
        </w:rPr>
        <w:t xml:space="preserve">é requerido do auditor independente comunicar aos responsáveis pela governança uma visão geral do alcance e da época planejada </w:t>
      </w:r>
      <w:r w:rsidRPr="00F11F2E">
        <w:rPr>
          <w:noProof/>
        </w:rPr>
        <w:t>da auditoria.</w:t>
      </w:r>
      <w:r w:rsidRPr="00F11F2E">
        <w:rPr>
          <w:noProof/>
          <w:spacing w:val="19"/>
        </w:rPr>
        <w:t> </w:t>
      </w:r>
      <w:r w:rsidRPr="00F11F2E">
        <w:rPr>
          <w:noProof/>
        </w:rPr>
        <w:t>O planejamento do uso do trabalho da</w:t>
      </w:r>
      <w:r>
        <w:rPr>
          <w:noProof/>
        </w:rPr>
        <w:t xml:space="preserve"> </w:t>
      </w:r>
      <w:r w:rsidRPr="00F11F2E">
        <w:rPr>
          <w:noProof/>
        </w:rPr>
        <w:t>auditoria interna é parte integrante da estratégia global do auditor independente e, portanto, relevante para os responsáveis pela governança para o entendimento da abordagem</w:t>
      </w:r>
      <w:r>
        <w:rPr>
          <w:noProof/>
        </w:rPr>
        <w:t xml:space="preserve"> </w:t>
      </w:r>
      <w:r w:rsidRPr="00F11F2E">
        <w:rPr>
          <w:noProof/>
        </w:rPr>
        <w:t>da auditoria proposta.</w:t>
      </w:r>
    </w:p>
    <w:p w14:paraId="4D3DCFEE" w14:textId="77777777" w:rsidR="004B39EB" w:rsidRPr="00F11F2E" w:rsidRDefault="004B39EB" w:rsidP="004B39EB">
      <w:pPr>
        <w:spacing w:after="0" w:line="240" w:lineRule="auto"/>
        <w:jc w:val="both"/>
        <w:rPr>
          <w:rFonts w:ascii="Times New Roman" w:hAnsi="Times New Roman"/>
          <w:noProof/>
          <w:sz w:val="24"/>
          <w:szCs w:val="24"/>
        </w:rPr>
      </w:pPr>
    </w:p>
    <w:p w14:paraId="575EC336"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b/>
          <w:noProof/>
          <w:color w:val="000000"/>
          <w:spacing w:val="-1"/>
          <w:w w:val="95"/>
          <w:sz w:val="24"/>
          <w:szCs w:val="24"/>
        </w:rPr>
        <w:t>Utilização do trabalho da</w:t>
      </w:r>
      <w:r>
        <w:rPr>
          <w:rFonts w:ascii="Times New Roman" w:hAnsi="Times New Roman"/>
          <w:b/>
          <w:noProof/>
          <w:color w:val="000000"/>
          <w:spacing w:val="-1"/>
          <w:w w:val="95"/>
          <w:sz w:val="24"/>
          <w:szCs w:val="24"/>
        </w:rPr>
        <w:t xml:space="preserve"> </w:t>
      </w:r>
      <w:r w:rsidRPr="00F11F2E">
        <w:rPr>
          <w:rFonts w:ascii="Times New Roman" w:hAnsi="Times New Roman"/>
          <w:b/>
          <w:noProof/>
          <w:color w:val="000000"/>
          <w:spacing w:val="-1"/>
          <w:w w:val="95"/>
          <w:sz w:val="24"/>
          <w:szCs w:val="24"/>
        </w:rPr>
        <w:t>auditoria interna</w:t>
      </w:r>
    </w:p>
    <w:p w14:paraId="6973E214" w14:textId="77777777" w:rsidR="004B39EB" w:rsidRDefault="004B39EB" w:rsidP="004B39EB">
      <w:pPr>
        <w:spacing w:after="0" w:line="240" w:lineRule="auto"/>
        <w:jc w:val="both"/>
        <w:rPr>
          <w:rFonts w:ascii="Times New Roman" w:hAnsi="Times New Roman"/>
          <w:i/>
          <w:noProof/>
          <w:color w:val="000000"/>
          <w:spacing w:val="-1"/>
          <w:sz w:val="24"/>
          <w:szCs w:val="24"/>
        </w:rPr>
      </w:pPr>
    </w:p>
    <w:p w14:paraId="1DB515F3"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i/>
          <w:noProof/>
          <w:color w:val="000000"/>
          <w:spacing w:val="-1"/>
          <w:sz w:val="24"/>
          <w:szCs w:val="24"/>
        </w:rPr>
        <w:t>Discussão e coordenação com a</w:t>
      </w:r>
      <w:r>
        <w:rPr>
          <w:rFonts w:ascii="Times New Roman" w:hAnsi="Times New Roman"/>
          <w:i/>
          <w:noProof/>
          <w:color w:val="000000"/>
          <w:spacing w:val="-1"/>
          <w:sz w:val="24"/>
          <w:szCs w:val="24"/>
        </w:rPr>
        <w:t xml:space="preserve"> </w:t>
      </w:r>
      <w:r w:rsidRPr="00F11F2E">
        <w:rPr>
          <w:rFonts w:ascii="Times New Roman" w:hAnsi="Times New Roman"/>
          <w:i/>
          <w:noProof/>
          <w:color w:val="000000"/>
          <w:spacing w:val="-1"/>
          <w:sz w:val="24"/>
          <w:szCs w:val="24"/>
        </w:rPr>
        <w:t xml:space="preserve">auditoria interna </w:t>
      </w:r>
      <w:r w:rsidRPr="00F11F2E">
        <w:rPr>
          <w:rFonts w:ascii="Times New Roman" w:hAnsi="Times New Roman"/>
          <w:noProof/>
          <w:color w:val="000000"/>
          <w:spacing w:val="-1"/>
          <w:sz w:val="24"/>
          <w:szCs w:val="24"/>
        </w:rPr>
        <w:t>(ver</w:t>
      </w:r>
      <w:r w:rsidRPr="00F11F2E">
        <w:rPr>
          <w:rFonts w:ascii="Times New Roman" w:hAnsi="Times New Roman"/>
          <w:noProof/>
          <w:color w:val="000000"/>
          <w:spacing w:val="3"/>
          <w:sz w:val="24"/>
          <w:szCs w:val="24"/>
        </w:rPr>
        <w:t> i</w:t>
      </w:r>
      <w:r w:rsidRPr="00F11F2E">
        <w:rPr>
          <w:rFonts w:ascii="Times New Roman" w:hAnsi="Times New Roman"/>
          <w:noProof/>
          <w:color w:val="000000"/>
          <w:sz w:val="24"/>
          <w:szCs w:val="24"/>
        </w:rPr>
        <w:t>tem</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21)</w:t>
      </w:r>
    </w:p>
    <w:p w14:paraId="4717C858" w14:textId="77777777" w:rsidR="004B39EB" w:rsidRDefault="004B39EB" w:rsidP="004B39EB">
      <w:pPr>
        <w:spacing w:after="0" w:line="240" w:lineRule="auto"/>
        <w:jc w:val="both"/>
        <w:rPr>
          <w:rFonts w:ascii="Times New Roman" w:hAnsi="Times New Roman"/>
          <w:noProof/>
          <w:color w:val="000000"/>
          <w:spacing w:val="-1"/>
          <w:sz w:val="24"/>
          <w:szCs w:val="24"/>
        </w:rPr>
      </w:pPr>
    </w:p>
    <w:p w14:paraId="766DB33A" w14:textId="77777777" w:rsidR="004B39EB" w:rsidRPr="00F11F2E" w:rsidRDefault="004B39EB" w:rsidP="004B39EB">
      <w:pPr>
        <w:pStyle w:val="Default"/>
        <w:spacing w:after="120"/>
        <w:ind w:left="567" w:hanging="567"/>
        <w:jc w:val="both"/>
      </w:pPr>
      <w:r w:rsidRPr="00F11F2E">
        <w:rPr>
          <w:noProof/>
          <w:spacing w:val="-1"/>
        </w:rPr>
        <w:t>A24.</w:t>
      </w:r>
      <w:r>
        <w:rPr>
          <w:noProof/>
          <w:w w:val="341"/>
        </w:rPr>
        <w:tab/>
      </w:r>
      <w:r w:rsidRPr="00F11F2E">
        <w:rPr>
          <w:noProof/>
        </w:rPr>
        <w:t>Ao</w:t>
      </w:r>
      <w:r w:rsidRPr="00F11F2E">
        <w:rPr>
          <w:noProof/>
          <w:spacing w:val="17"/>
        </w:rPr>
        <w:t> </w:t>
      </w:r>
      <w:r w:rsidRPr="00F11F2E">
        <w:rPr>
          <w:noProof/>
        </w:rPr>
        <w:t>discutir com a auditoria interna o uso do seu trabalho, como base para coordenar as respectivas atividades, pode ser útil tratar do que se segue</w:t>
      </w:r>
      <w:r w:rsidRPr="00F11F2E">
        <w:rPr>
          <w:noProof/>
          <w:spacing w:val="-1"/>
        </w:rPr>
        <w:t xml:space="preserve">: </w:t>
      </w:r>
    </w:p>
    <w:p w14:paraId="6981C169"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 época desse</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trabalho</w:t>
      </w:r>
      <w:r w:rsidRPr="00F11F2E">
        <w:rPr>
          <w:rFonts w:ascii="Times New Roman" w:hAnsi="Times New Roman"/>
          <w:noProof/>
          <w:color w:val="000000"/>
          <w:spacing w:val="-1"/>
          <w:sz w:val="24"/>
          <w:szCs w:val="24"/>
        </w:rPr>
        <w:t>;</w:t>
      </w:r>
    </w:p>
    <w:p w14:paraId="31E5D766"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natureza do trabalho executado;</w:t>
      </w:r>
    </w:p>
    <w:p w14:paraId="5985405D" w14:textId="77777777" w:rsidR="004B39EB" w:rsidRPr="00B47743"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extensão da cobertura da audit</w:t>
      </w:r>
      <w:r w:rsidRPr="00F11F2E">
        <w:rPr>
          <w:rFonts w:ascii="Times New Roman" w:hAnsi="Times New Roman"/>
          <w:noProof/>
          <w:color w:val="000000"/>
          <w:sz w:val="24"/>
          <w:szCs w:val="24"/>
        </w:rPr>
        <w:t>oria</w:t>
      </w:r>
      <w:r w:rsidRPr="00F11F2E">
        <w:rPr>
          <w:rFonts w:ascii="Times New Roman" w:hAnsi="Times New Roman"/>
          <w:noProof/>
          <w:color w:val="000000"/>
          <w:spacing w:val="-1"/>
          <w:sz w:val="24"/>
          <w:szCs w:val="24"/>
        </w:rPr>
        <w:t>;</w:t>
      </w:r>
    </w:p>
    <w:p w14:paraId="68032798" w14:textId="1469D1EA"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 xml:space="preserve">  a materialidade para as </w:t>
      </w:r>
      <w:r w:rsidRPr="00F11F2E">
        <w:rPr>
          <w:rFonts w:ascii="Times New Roman" w:hAnsi="Times New Roman"/>
          <w:noProof/>
          <w:color w:val="000000"/>
          <w:sz w:val="24"/>
          <w:szCs w:val="24"/>
        </w:rPr>
        <w:t>demonstrações</w:t>
      </w:r>
      <w:r w:rsidRPr="00F11F2E">
        <w:rPr>
          <w:rFonts w:ascii="Times New Roman" w:hAnsi="Times New Roman"/>
          <w:noProof/>
          <w:color w:val="000000"/>
          <w:spacing w:val="-1"/>
          <w:sz w:val="24"/>
          <w:szCs w:val="24"/>
        </w:rPr>
        <w:t xml:space="preserve"> contábeis como um todo</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(e,</w:t>
      </w:r>
      <w:r w:rsidRPr="00F11F2E">
        <w:rPr>
          <w:rFonts w:ascii="Times New Roman" w:hAnsi="Times New Roman"/>
          <w:noProof/>
          <w:color w:val="000000"/>
          <w:spacing w:val="9"/>
          <w:sz w:val="24"/>
          <w:szCs w:val="24"/>
        </w:rPr>
        <w:t> </w:t>
      </w:r>
      <w:r w:rsidRPr="00F11F2E">
        <w:rPr>
          <w:rFonts w:ascii="Times New Roman" w:hAnsi="Times New Roman"/>
          <w:noProof/>
          <w:color w:val="000000"/>
          <w:spacing w:val="-1"/>
          <w:sz w:val="24"/>
          <w:szCs w:val="24"/>
        </w:rPr>
        <w:t>se</w:t>
      </w:r>
      <w:r w:rsidRPr="00F11F2E">
        <w:rPr>
          <w:rFonts w:ascii="Times New Roman" w:hAnsi="Times New Roman"/>
          <w:noProof/>
          <w:color w:val="000000"/>
          <w:spacing w:val="7"/>
          <w:sz w:val="24"/>
          <w:szCs w:val="24"/>
        </w:rPr>
        <w:t> </w:t>
      </w:r>
      <w:r w:rsidRPr="00F11F2E">
        <w:rPr>
          <w:rFonts w:ascii="Times New Roman" w:hAnsi="Times New Roman"/>
          <w:noProof/>
          <w:color w:val="000000"/>
          <w:sz w:val="24"/>
          <w:szCs w:val="24"/>
        </w:rPr>
        <w:t>aplicável,</w:t>
      </w:r>
      <w:r>
        <w:rPr>
          <w:rFonts w:ascii="Times New Roman" w:hAnsi="Times New Roman"/>
          <w:noProof/>
          <w:sz w:val="24"/>
          <w:szCs w:val="24"/>
        </w:rPr>
        <mc:AlternateContent>
          <mc:Choice Requires="wps">
            <w:drawing>
              <wp:anchor distT="0" distB="0" distL="114300" distR="114300" simplePos="0" relativeHeight="251658281" behindDoc="1" locked="0" layoutInCell="1" allowOverlap="1" wp14:anchorId="167CE3CC" wp14:editId="4B47969D">
                <wp:simplePos x="0" y="0"/>
                <wp:positionH relativeFrom="page">
                  <wp:posOffset>5296535</wp:posOffset>
                </wp:positionH>
                <wp:positionV relativeFrom="page">
                  <wp:posOffset>4985385</wp:posOffset>
                </wp:positionV>
                <wp:extent cx="420370" cy="783590"/>
                <wp:effectExtent l="0" t="0" r="17780" b="16510"/>
                <wp:wrapNone/>
                <wp:docPr id="33" name="Caixa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783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7DA0C"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24E4C53E" w14:textId="77777777" w:rsidR="004B39EB" w:rsidRDefault="004B39EB" w:rsidP="004B39EB">
                            <w:pPr>
                              <w:autoSpaceDE w:val="0"/>
                              <w:autoSpaceDN w:val="0"/>
                              <w:adjustRightInd w:val="0"/>
                              <w:spacing w:line="262" w:lineRule="exact"/>
                            </w:pP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CE3CC" id="Caixa de Texto 33" o:spid="_x0000_s1037" type="#_x0000_t202" style="position:absolute;left:0;text-align:left;margin-left:417.05pt;margin-top:392.55pt;width:33.1pt;height:61.7pt;z-index:-25165819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" filled="f" stroked="f">
                <v:textbox style="layout-flow:vertical;mso-layout-flow-alt:bottom-to-top" inset="0,0,0,0">
                  <w:txbxContent>
                    <w:p w14:paraId="4527DA0C" w14:textId="77777777" w:rsidR="004B39EB" w:rsidRDefault="004B39EB" w:rsidP="004B39EB">
                      <w:pPr>
                        <w:autoSpaceDE w:val="0"/>
                        <w:autoSpaceDN w:val="0"/>
                        <w:adjustRightInd w:val="0"/>
                        <w:spacing w:line="262" w:lineRule="exact"/>
                      </w:pPr>
                      <w:r>
                        <w:rPr>
                          <w:rFonts w:ascii="Times New Roman" w:hAnsi="Times New Roman"/>
                          <w:noProof/>
                          <w:color w:val="FFFFFF"/>
                          <w:sz w:val="20"/>
                        </w:rPr>
                        <w:t>AUDITORIA</w:t>
                      </w:r>
                    </w:p>
                    <w:p w14:paraId="24E4C53E" w14:textId="77777777" w:rsidR="004B39EB" w:rsidRDefault="004B39EB" w:rsidP="004B39EB">
                      <w:pPr>
                        <w:autoSpaceDE w:val="0"/>
                        <w:autoSpaceDN w:val="0"/>
                        <w:adjustRightInd w:val="0"/>
                        <w:spacing w:line="262" w:lineRule="exact"/>
                      </w:pPr>
                    </w:p>
                  </w:txbxContent>
                </v:textbox>
                <w10:wrap anchorx="page" anchory="page"/>
              </v:shape>
            </w:pict>
          </mc:Fallback>
        </mc:AlternateContent>
      </w:r>
      <w:r w:rsidRPr="00F11F2E">
        <w:rPr>
          <w:rFonts w:ascii="Times New Roman" w:hAnsi="Times New Roman"/>
          <w:noProof/>
          <w:color w:val="000000"/>
          <w:sz w:val="24"/>
          <w:szCs w:val="24"/>
        </w:rPr>
        <w:t xml:space="preserve"> </w:t>
      </w:r>
      <w:r w:rsidRPr="00F11F2E">
        <w:rPr>
          <w:rFonts w:ascii="Times New Roman" w:hAnsi="Times New Roman"/>
          <w:noProof/>
          <w:color w:val="000000"/>
          <w:spacing w:val="-1"/>
          <w:sz w:val="24"/>
          <w:szCs w:val="24"/>
        </w:rPr>
        <w:t>nível ou níveis de materialidade para classes especiais de transações, saldo de</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contas ou divulgações), bem como a materialidade para a execução da</w:t>
      </w:r>
      <w:r>
        <w:rPr>
          <w:rFonts w:ascii="Times New Roman" w:hAnsi="Times New Roman"/>
          <w:noProof/>
          <w:color w:val="000000"/>
          <w:spacing w:val="-1"/>
          <w:sz w:val="24"/>
          <w:szCs w:val="24"/>
        </w:rPr>
        <w:t xml:space="preserve"> auditoria;</w:t>
      </w:r>
    </w:p>
    <w:p w14:paraId="5C12DD11"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métodos propostos de seleção de itens e tamanhos das amostras</w:t>
      </w:r>
      <w:r w:rsidRPr="00F11F2E">
        <w:rPr>
          <w:rFonts w:ascii="Times New Roman" w:hAnsi="Times New Roman"/>
          <w:noProof/>
          <w:color w:val="000000"/>
          <w:spacing w:val="-1"/>
          <w:sz w:val="24"/>
          <w:szCs w:val="24"/>
        </w:rPr>
        <w:t>;</w:t>
      </w:r>
    </w:p>
    <w:p w14:paraId="5AB7AFC3" w14:textId="77777777" w:rsidR="004B39EB" w:rsidRPr="00B47743"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spacing w:val="-1"/>
          <w:sz w:val="24"/>
          <w:szCs w:val="24"/>
        </w:rPr>
        <w:t xml:space="preserve">  </w:t>
      </w:r>
      <w:r w:rsidRPr="00B47743">
        <w:rPr>
          <w:rFonts w:ascii="Times New Roman" w:hAnsi="Times New Roman"/>
          <w:noProof/>
          <w:spacing w:val="-1"/>
          <w:sz w:val="24"/>
          <w:szCs w:val="24"/>
        </w:rPr>
        <w:t>documentação do trabalho executado; e</w:t>
      </w:r>
    </w:p>
    <w:p w14:paraId="53DEBCD5"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sz w:val="24"/>
          <w:szCs w:val="24"/>
        </w:rPr>
      </w:pPr>
      <w:r>
        <w:rPr>
          <w:rFonts w:ascii="Times New Roman" w:hAnsi="Times New Roman"/>
          <w:noProof/>
          <w:color w:val="000000"/>
          <w:sz w:val="24"/>
          <w:szCs w:val="24"/>
        </w:rPr>
        <w:t xml:space="preserve">  procedimentos de </w:t>
      </w:r>
      <w:r w:rsidRPr="00B47743">
        <w:rPr>
          <w:rFonts w:ascii="Times New Roman" w:hAnsi="Times New Roman"/>
          <w:noProof/>
          <w:color w:val="000000"/>
          <w:sz w:val="24"/>
          <w:szCs w:val="24"/>
        </w:rPr>
        <w:t>emissão e revisão de relat</w:t>
      </w:r>
      <w:r>
        <w:rPr>
          <w:rFonts w:ascii="Times New Roman" w:hAnsi="Times New Roman"/>
          <w:noProof/>
          <w:color w:val="000000"/>
          <w:sz w:val="24"/>
          <w:szCs w:val="24"/>
        </w:rPr>
        <w:t>ó</w:t>
      </w:r>
      <w:r w:rsidRPr="00B47743">
        <w:rPr>
          <w:rFonts w:ascii="Times New Roman" w:hAnsi="Times New Roman"/>
          <w:noProof/>
          <w:color w:val="000000"/>
          <w:sz w:val="24"/>
          <w:szCs w:val="24"/>
        </w:rPr>
        <w:t>rio</w:t>
      </w:r>
      <w:r w:rsidRPr="00F11F2E">
        <w:rPr>
          <w:rFonts w:ascii="Times New Roman" w:hAnsi="Times New Roman"/>
          <w:noProof/>
          <w:color w:val="000000"/>
          <w:sz w:val="24"/>
          <w:szCs w:val="24"/>
        </w:rPr>
        <w:t>.</w:t>
      </w:r>
    </w:p>
    <w:p w14:paraId="22FF0DEC" w14:textId="77777777" w:rsidR="004B39EB" w:rsidRPr="00F11F2E" w:rsidRDefault="004B39EB" w:rsidP="004B39EB">
      <w:pPr>
        <w:spacing w:after="0" w:line="240" w:lineRule="auto"/>
        <w:jc w:val="both"/>
        <w:rPr>
          <w:rFonts w:ascii="Times New Roman" w:hAnsi="Times New Roman"/>
          <w:noProof/>
          <w:sz w:val="24"/>
          <w:szCs w:val="24"/>
        </w:rPr>
      </w:pPr>
    </w:p>
    <w:p w14:paraId="2DC5E8B5" w14:textId="77777777" w:rsidR="004B39EB" w:rsidRPr="00F11F2E" w:rsidRDefault="004B39EB" w:rsidP="004B39EB">
      <w:pPr>
        <w:pStyle w:val="Default"/>
        <w:spacing w:after="120"/>
        <w:ind w:left="567" w:hanging="567"/>
        <w:jc w:val="both"/>
      </w:pPr>
      <w:r w:rsidRPr="00F11F2E">
        <w:rPr>
          <w:noProof/>
          <w:spacing w:val="-1"/>
        </w:rPr>
        <w:t>A25.</w:t>
      </w:r>
      <w:r>
        <w:rPr>
          <w:noProof/>
          <w:w w:val="341"/>
        </w:rPr>
        <w:tab/>
      </w:r>
      <w:r w:rsidRPr="00F11F2E">
        <w:rPr>
          <w:noProof/>
          <w:spacing w:val="-1"/>
        </w:rPr>
        <w:t xml:space="preserve">A coordenação </w:t>
      </w:r>
      <w:r w:rsidRPr="00F11F2E">
        <w:rPr>
          <w:noProof/>
        </w:rPr>
        <w:t>entre o auditor independente e a</w:t>
      </w:r>
      <w:r>
        <w:rPr>
          <w:noProof/>
        </w:rPr>
        <w:t xml:space="preserve"> </w:t>
      </w:r>
      <w:r w:rsidRPr="00F11F2E">
        <w:rPr>
          <w:noProof/>
        </w:rPr>
        <w:t>auditoria interna é eficaz quando, por exemplo</w:t>
      </w:r>
      <w:r w:rsidRPr="00F11F2E">
        <w:rPr>
          <w:noProof/>
          <w:spacing w:val="-1"/>
        </w:rPr>
        <w:t xml:space="preserve">: </w:t>
      </w:r>
    </w:p>
    <w:p w14:paraId="1C7D36A8"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discussões</w:t>
      </w:r>
      <w:r w:rsidRPr="00F11F2E">
        <w:rPr>
          <w:rFonts w:ascii="Times New Roman" w:hAnsi="Times New Roman"/>
          <w:noProof/>
          <w:color w:val="000000"/>
          <w:spacing w:val="3"/>
          <w:sz w:val="24"/>
          <w:szCs w:val="24"/>
        </w:rPr>
        <w:t> </w:t>
      </w:r>
      <w:r w:rsidRPr="00F11F2E">
        <w:rPr>
          <w:rFonts w:ascii="Times New Roman" w:hAnsi="Times New Roman"/>
          <w:noProof/>
          <w:color w:val="000000"/>
          <w:sz w:val="24"/>
          <w:szCs w:val="24"/>
        </w:rPr>
        <w:t>acontecem em intervalos apropriados durante todo o período;</w:t>
      </w:r>
    </w:p>
    <w:p w14:paraId="0AA688C7"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 xml:space="preserve">  </w:t>
      </w:r>
      <w:r w:rsidRPr="00F11F2E">
        <w:rPr>
          <w:rFonts w:ascii="Times New Roman" w:hAnsi="Times New Roman"/>
          <w:sz w:val="24"/>
          <w:szCs w:val="24"/>
        </w:rPr>
        <w:t>o auditor independente informa os auditores internos sobre assuntos significativos que possam afetar a função de auditoria interna.</w:t>
      </w:r>
    </w:p>
    <w:p w14:paraId="31D9E12F"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noProof/>
          <w:color w:val="000000"/>
          <w:spacing w:val="-1"/>
          <w:sz w:val="24"/>
          <w:szCs w:val="24"/>
        </w:rPr>
      </w:pPr>
      <w:r>
        <w:rPr>
          <w:rFonts w:ascii="Times New Roman" w:hAnsi="Times New Roman"/>
          <w:noProof/>
          <w:color w:val="000000"/>
          <w:sz w:val="24"/>
          <w:szCs w:val="24"/>
        </w:rPr>
        <w:t xml:space="preserve">  </w:t>
      </w:r>
      <w:r w:rsidRPr="00F11F2E">
        <w:rPr>
          <w:rFonts w:ascii="Times New Roman" w:hAnsi="Times New Roman"/>
          <w:noProof/>
          <w:color w:val="000000"/>
          <w:sz w:val="24"/>
          <w:szCs w:val="24"/>
        </w:rPr>
        <w:t>o auditor independente é informado e tem acesso aos relatórios relevantes da</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auditoria interna e de quaisquer assuntos significativos que chamem atenção da auditoria interna que possam afetar o trabalho do auditor independente de modo que este seja capaz de considerar as implicações desses assuntos para o seu trabalho</w:t>
      </w:r>
      <w:r w:rsidRPr="00F11F2E">
        <w:rPr>
          <w:rFonts w:ascii="Times New Roman" w:hAnsi="Times New Roman"/>
          <w:noProof/>
          <w:color w:val="000000"/>
          <w:spacing w:val="-1"/>
          <w:sz w:val="24"/>
          <w:szCs w:val="24"/>
        </w:rPr>
        <w:t>.</w:t>
      </w:r>
    </w:p>
    <w:p w14:paraId="0EA085F8" w14:textId="77777777" w:rsidR="004B39EB" w:rsidRPr="00F11F2E" w:rsidRDefault="004B39EB" w:rsidP="004B39EB">
      <w:pPr>
        <w:spacing w:after="0" w:line="240" w:lineRule="auto"/>
        <w:jc w:val="both"/>
        <w:rPr>
          <w:rFonts w:ascii="Times New Roman" w:hAnsi="Times New Roman"/>
          <w:noProof/>
          <w:sz w:val="24"/>
          <w:szCs w:val="24"/>
        </w:rPr>
      </w:pPr>
    </w:p>
    <w:p w14:paraId="3F402FEB" w14:textId="77777777" w:rsidR="004B39EB" w:rsidRPr="00F11F2E" w:rsidRDefault="004B39EB" w:rsidP="004B39EB">
      <w:pPr>
        <w:pStyle w:val="Default"/>
        <w:ind w:left="567" w:hanging="567"/>
        <w:jc w:val="both"/>
      </w:pPr>
      <w:r>
        <w:t>A26. </w:t>
      </w:r>
      <w:r>
        <w:tab/>
      </w:r>
      <w:r w:rsidRPr="00F11F2E">
        <w:t xml:space="preserve">Os itens 15 e A18 da NBC TA 200 discutem a importância do auditor planejar e executar a auditoria com ceticismo profissional, incluindo permanecer alerta para informações que coloquem em dúvida a confiabilidade dos documentos e das respostas às indagações a serem usadas como evidência de auditoria. Do mesmo modo, a comunicação com a auditoria interna durante todo o trabalho pode criar oportunidades para os auditores internos levarem à atenção do auditor independente os assuntos que possam afetar o seu trabalho (ver item A116 da NBC TA 315). Dessa forma, o auditor independente pode considerar tais informações na identificação e </w:t>
      </w:r>
      <w:r>
        <w:t xml:space="preserve">na </w:t>
      </w:r>
      <w:r w:rsidRPr="00F11F2E">
        <w:t>avaliação dos riscos de distorção relevante. Adicionalmente, se essas informações indicarem maior risco de distorção relevante nas demonstrações contábeis ou se referirem a uma fraude ocorrida, suspeita ou alegada, o auditor independente pode considerá-las na identificação de risco de distorção relevante decorrentes de fraude, de acordo com o item A11 da NBC TA 315 em relação à NBC TA 240.</w:t>
      </w:r>
    </w:p>
    <w:p w14:paraId="1C7B2663" w14:textId="77777777" w:rsidR="004B39EB" w:rsidRPr="00F11F2E" w:rsidRDefault="004B39EB" w:rsidP="004B39EB">
      <w:pPr>
        <w:spacing w:after="0" w:line="240" w:lineRule="auto"/>
        <w:jc w:val="both"/>
        <w:rPr>
          <w:rFonts w:ascii="Times New Roman" w:hAnsi="Times New Roman"/>
          <w:noProof/>
          <w:sz w:val="24"/>
          <w:szCs w:val="24"/>
        </w:rPr>
      </w:pPr>
    </w:p>
    <w:p w14:paraId="3B7C598A"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i/>
          <w:noProof/>
          <w:color w:val="000000"/>
          <w:spacing w:val="-2"/>
          <w:sz w:val="24"/>
          <w:szCs w:val="24"/>
        </w:rPr>
        <w:t xml:space="preserve">Procedimentos para </w:t>
      </w:r>
      <w:r w:rsidRPr="00F11F2E">
        <w:rPr>
          <w:rFonts w:ascii="Times New Roman" w:hAnsi="Times New Roman"/>
          <w:i/>
          <w:noProof/>
          <w:color w:val="000000"/>
          <w:spacing w:val="-1"/>
          <w:sz w:val="24"/>
          <w:szCs w:val="24"/>
        </w:rPr>
        <w:t xml:space="preserve">determinar a </w:t>
      </w:r>
      <w:r w:rsidRPr="00F11F2E">
        <w:rPr>
          <w:rFonts w:ascii="Times New Roman" w:hAnsi="Times New Roman"/>
          <w:i/>
          <w:noProof/>
          <w:color w:val="000000"/>
          <w:sz w:val="24"/>
          <w:szCs w:val="24"/>
        </w:rPr>
        <w:t xml:space="preserve">adequação do trabalho da auditoria interna </w:t>
      </w:r>
      <w:r w:rsidRPr="00F11F2E">
        <w:rPr>
          <w:rFonts w:ascii="Times New Roman" w:hAnsi="Times New Roman"/>
          <w:noProof/>
          <w:color w:val="000000"/>
          <w:spacing w:val="-1"/>
          <w:sz w:val="24"/>
          <w:szCs w:val="24"/>
        </w:rPr>
        <w:t>(ver</w:t>
      </w:r>
      <w:r w:rsidRPr="00F11F2E">
        <w:rPr>
          <w:rFonts w:ascii="Times New Roman" w:hAnsi="Times New Roman"/>
          <w:noProof/>
          <w:color w:val="000000"/>
          <w:sz w:val="24"/>
          <w:szCs w:val="24"/>
        </w:rPr>
        <w:t xml:space="preserve"> tens</w:t>
      </w:r>
      <w:r w:rsidRPr="00F11F2E">
        <w:rPr>
          <w:rFonts w:ascii="Times New Roman" w:hAnsi="Times New Roman"/>
          <w:noProof/>
          <w:color w:val="000000"/>
          <w:spacing w:val="2"/>
          <w:sz w:val="24"/>
          <w:szCs w:val="24"/>
        </w:rPr>
        <w:t> </w:t>
      </w:r>
      <w:r w:rsidRPr="00F11F2E">
        <w:rPr>
          <w:rFonts w:ascii="Times New Roman" w:hAnsi="Times New Roman"/>
          <w:noProof/>
          <w:color w:val="000000"/>
          <w:sz w:val="24"/>
          <w:szCs w:val="24"/>
        </w:rPr>
        <w:t>23 e</w:t>
      </w:r>
      <w:r>
        <w:rPr>
          <w:rFonts w:ascii="Times New Roman" w:hAnsi="Times New Roman"/>
          <w:noProof/>
          <w:color w:val="000000"/>
          <w:sz w:val="24"/>
          <w:szCs w:val="24"/>
        </w:rPr>
        <w:t xml:space="preserve"> </w:t>
      </w:r>
      <w:r w:rsidRPr="00F11F2E">
        <w:rPr>
          <w:rFonts w:ascii="Times New Roman" w:hAnsi="Times New Roman"/>
          <w:noProof/>
          <w:color w:val="000000"/>
          <w:sz w:val="24"/>
          <w:szCs w:val="24"/>
        </w:rPr>
        <w:t>24)</w:t>
      </w:r>
    </w:p>
    <w:p w14:paraId="2C83D81A" w14:textId="77777777" w:rsidR="004B39EB" w:rsidRDefault="004B39EB" w:rsidP="004B39EB">
      <w:pPr>
        <w:pStyle w:val="Default"/>
        <w:jc w:val="both"/>
      </w:pPr>
    </w:p>
    <w:p w14:paraId="59063689" w14:textId="77777777" w:rsidR="004B39EB" w:rsidRPr="00F11F2E" w:rsidRDefault="004B39EB" w:rsidP="004B39EB">
      <w:pPr>
        <w:pStyle w:val="Default"/>
        <w:ind w:left="567" w:hanging="567"/>
        <w:jc w:val="both"/>
      </w:pPr>
      <w:r w:rsidRPr="00F11F2E">
        <w:t>A27. Os procedimentos do auditor independente no trabalho da auditoria interna que ele planeja usar fornecem base para avaliar a qualidade geral e a objetividade do trabalho da auditoria interna.</w:t>
      </w:r>
    </w:p>
    <w:p w14:paraId="5E66FE7C" w14:textId="77777777" w:rsidR="004B39EB" w:rsidRPr="00F11F2E" w:rsidRDefault="004B39EB" w:rsidP="004B39EB">
      <w:pPr>
        <w:spacing w:after="0" w:line="240" w:lineRule="auto"/>
        <w:jc w:val="both"/>
        <w:rPr>
          <w:rFonts w:ascii="Times New Roman" w:hAnsi="Times New Roman"/>
          <w:noProof/>
          <w:sz w:val="24"/>
          <w:szCs w:val="24"/>
        </w:rPr>
      </w:pPr>
    </w:p>
    <w:p w14:paraId="303DB749" w14:textId="77777777" w:rsidR="004B39EB" w:rsidRPr="000277C6" w:rsidRDefault="004B39EB" w:rsidP="004B39EB">
      <w:pPr>
        <w:pStyle w:val="Default"/>
        <w:spacing w:after="120"/>
        <w:ind w:left="567" w:hanging="567"/>
        <w:jc w:val="both"/>
      </w:pPr>
      <w:r w:rsidRPr="000277C6">
        <w:rPr>
          <w:noProof/>
          <w:spacing w:val="-1"/>
        </w:rPr>
        <w:t>A28.</w:t>
      </w:r>
      <w:r w:rsidRPr="000277C6">
        <w:rPr>
          <w:noProof/>
          <w:w w:val="341"/>
        </w:rPr>
        <w:tab/>
      </w:r>
      <w:r w:rsidRPr="000277C6">
        <w:t>Os procedimentos que o auditor independente pode executar para avaliar a qualidade do trabalho realizado e as conclusões alcançadas pela auditoria interna, além da reexecução do trabalho de acordo com o item 24</w:t>
      </w:r>
      <w:r>
        <w:t>,</w:t>
      </w:r>
      <w:r w:rsidRPr="000277C6">
        <w:t xml:space="preserve"> incluem os seguintes:</w:t>
      </w:r>
    </w:p>
    <w:p w14:paraId="4AAD35FF" w14:textId="77777777" w:rsidR="004B39EB" w:rsidRPr="000277C6" w:rsidRDefault="004B39EB">
      <w:pPr>
        <w:pStyle w:val="PargrafodaLista"/>
        <w:numPr>
          <w:ilvl w:val="0"/>
          <w:numId w:val="241"/>
        </w:numPr>
        <w:spacing w:after="120" w:line="240" w:lineRule="auto"/>
        <w:ind w:left="851" w:hanging="284"/>
        <w:contextualSpacing w:val="0"/>
        <w:jc w:val="both"/>
        <w:rPr>
          <w:rFonts w:ascii="Times New Roman" w:hAnsi="Times New Roman"/>
          <w:color w:val="000000"/>
          <w:sz w:val="24"/>
          <w:szCs w:val="24"/>
        </w:rPr>
      </w:pPr>
      <w:r>
        <w:rPr>
          <w:rStyle w:val="hps"/>
          <w:rFonts w:ascii="Times New Roman" w:hAnsi="Times New Roman"/>
          <w:sz w:val="24"/>
          <w:szCs w:val="24"/>
          <w:lang w:val="pt-PT"/>
        </w:rPr>
        <w:t xml:space="preserve">  </w:t>
      </w:r>
      <w:r w:rsidRPr="000277C6">
        <w:rPr>
          <w:rStyle w:val="hps"/>
          <w:rFonts w:ascii="Times New Roman" w:hAnsi="Times New Roman"/>
          <w:sz w:val="24"/>
          <w:szCs w:val="24"/>
          <w:lang w:val="pt-PT"/>
        </w:rPr>
        <w:t>indagar</w:t>
      </w:r>
      <w:r>
        <w:rPr>
          <w:rFonts w:ascii="Times New Roman" w:hAnsi="Times New Roman"/>
          <w:color w:val="000000"/>
          <w:sz w:val="24"/>
          <w:szCs w:val="24"/>
        </w:rPr>
        <w:t xml:space="preserve"> </w:t>
      </w:r>
      <w:r w:rsidRPr="000277C6">
        <w:rPr>
          <w:rFonts w:ascii="Times New Roman" w:hAnsi="Times New Roman"/>
          <w:color w:val="000000"/>
          <w:sz w:val="24"/>
          <w:szCs w:val="24"/>
        </w:rPr>
        <w:t>as pessoas apropriadas</w:t>
      </w:r>
      <w:r>
        <w:rPr>
          <w:rFonts w:ascii="Times New Roman" w:hAnsi="Times New Roman"/>
          <w:color w:val="000000"/>
          <w:sz w:val="24"/>
          <w:szCs w:val="24"/>
        </w:rPr>
        <w:t xml:space="preserve"> </w:t>
      </w:r>
      <w:r w:rsidRPr="000277C6">
        <w:rPr>
          <w:rFonts w:ascii="Times New Roman" w:hAnsi="Times New Roman"/>
          <w:color w:val="000000"/>
          <w:sz w:val="24"/>
          <w:szCs w:val="24"/>
        </w:rPr>
        <w:t>da</w:t>
      </w:r>
      <w:r>
        <w:rPr>
          <w:rFonts w:ascii="Times New Roman" w:hAnsi="Times New Roman"/>
          <w:color w:val="000000"/>
          <w:sz w:val="24"/>
          <w:szCs w:val="24"/>
        </w:rPr>
        <w:t xml:space="preserve"> </w:t>
      </w:r>
      <w:r w:rsidRPr="000277C6">
        <w:rPr>
          <w:rFonts w:ascii="Times New Roman" w:hAnsi="Times New Roman"/>
          <w:color w:val="000000"/>
          <w:sz w:val="24"/>
          <w:szCs w:val="24"/>
        </w:rPr>
        <w:t xml:space="preserve">auditoria interna; </w:t>
      </w:r>
    </w:p>
    <w:p w14:paraId="71FD669A" w14:textId="77777777" w:rsidR="004B39EB" w:rsidRPr="000277C6" w:rsidRDefault="004B39EB">
      <w:pPr>
        <w:pStyle w:val="PargrafodaLista"/>
        <w:numPr>
          <w:ilvl w:val="0"/>
          <w:numId w:val="241"/>
        </w:numPr>
        <w:spacing w:after="120" w:line="240" w:lineRule="auto"/>
        <w:ind w:left="851" w:hanging="284"/>
        <w:contextualSpacing w:val="0"/>
        <w:jc w:val="both"/>
        <w:rPr>
          <w:rFonts w:ascii="Times New Roman" w:hAnsi="Times New Roman"/>
          <w:color w:val="000000"/>
          <w:sz w:val="24"/>
          <w:szCs w:val="24"/>
        </w:rPr>
      </w:pPr>
      <w:r>
        <w:rPr>
          <w:rFonts w:ascii="Times New Roman" w:hAnsi="Times New Roman"/>
          <w:color w:val="000000"/>
          <w:sz w:val="24"/>
          <w:szCs w:val="24"/>
        </w:rPr>
        <w:t xml:space="preserve">  </w:t>
      </w:r>
      <w:r w:rsidRPr="000277C6">
        <w:rPr>
          <w:rFonts w:ascii="Times New Roman" w:hAnsi="Times New Roman"/>
          <w:color w:val="000000"/>
          <w:sz w:val="24"/>
          <w:szCs w:val="24"/>
        </w:rPr>
        <w:t>observar os procedimentos executados pela auditoria interna;</w:t>
      </w:r>
      <w:r>
        <w:rPr>
          <w:rFonts w:ascii="Times New Roman" w:hAnsi="Times New Roman"/>
          <w:color w:val="000000"/>
          <w:sz w:val="24"/>
          <w:szCs w:val="24"/>
        </w:rPr>
        <w:t xml:space="preserve"> e</w:t>
      </w:r>
    </w:p>
    <w:p w14:paraId="21562286"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color w:val="000000"/>
          <w:sz w:val="24"/>
          <w:szCs w:val="24"/>
        </w:rPr>
      </w:pPr>
      <w:r>
        <w:rPr>
          <w:rFonts w:ascii="Times New Roman" w:hAnsi="Times New Roman"/>
          <w:color w:val="000000"/>
          <w:sz w:val="24"/>
          <w:szCs w:val="24"/>
        </w:rPr>
        <w:t xml:space="preserve">  </w:t>
      </w:r>
      <w:r w:rsidRPr="000277C6">
        <w:rPr>
          <w:rFonts w:ascii="Times New Roman" w:hAnsi="Times New Roman"/>
          <w:color w:val="000000"/>
          <w:sz w:val="24"/>
          <w:szCs w:val="24"/>
        </w:rPr>
        <w:t>revisar o programa de trabalho e os papéis de trabalho da</w:t>
      </w:r>
      <w:r>
        <w:rPr>
          <w:rFonts w:ascii="Times New Roman" w:hAnsi="Times New Roman"/>
          <w:color w:val="000000"/>
          <w:sz w:val="24"/>
          <w:szCs w:val="24"/>
        </w:rPr>
        <w:t xml:space="preserve"> </w:t>
      </w:r>
      <w:r w:rsidRPr="000277C6">
        <w:rPr>
          <w:rFonts w:ascii="Times New Roman" w:hAnsi="Times New Roman"/>
          <w:color w:val="000000"/>
          <w:sz w:val="24"/>
          <w:szCs w:val="24"/>
        </w:rPr>
        <w:t>auditoria interna</w:t>
      </w:r>
      <w:r w:rsidRPr="00F11F2E">
        <w:rPr>
          <w:rFonts w:ascii="Times New Roman" w:hAnsi="Times New Roman"/>
          <w:color w:val="000000"/>
          <w:sz w:val="24"/>
          <w:szCs w:val="24"/>
        </w:rPr>
        <w:t>.</w:t>
      </w:r>
    </w:p>
    <w:p w14:paraId="00773CD6" w14:textId="77777777" w:rsidR="004B39EB" w:rsidRPr="00F11F2E" w:rsidRDefault="004B39EB" w:rsidP="004B39EB">
      <w:pPr>
        <w:spacing w:after="0" w:line="240" w:lineRule="auto"/>
        <w:jc w:val="both"/>
        <w:rPr>
          <w:rFonts w:ascii="Times New Roman" w:hAnsi="Times New Roman"/>
          <w:noProof/>
          <w:sz w:val="24"/>
          <w:szCs w:val="24"/>
        </w:rPr>
      </w:pPr>
    </w:p>
    <w:p w14:paraId="79657C29" w14:textId="77777777" w:rsidR="004B39EB" w:rsidRPr="00F11F2E" w:rsidRDefault="004B39EB" w:rsidP="004B39EB">
      <w:pPr>
        <w:pStyle w:val="Default"/>
        <w:ind w:left="567" w:hanging="567"/>
        <w:jc w:val="both"/>
      </w:pPr>
      <w:r w:rsidRPr="00F11F2E">
        <w:t>A29. </w:t>
      </w:r>
      <w:r>
        <w:tab/>
      </w:r>
      <w:r w:rsidRPr="00F11F2E">
        <w:t>Quanto maior for o grau de julgamento envolvido, maior for o risco avaliado de distorção relevante, menos apropriada for a posição hierárquica da auditoria interna na organização e menos adequadas forem as suas políticas e procedimentos, menor será a objetividade da auditoria interna. Esses aspectos, assim como um menor nível de competência da auditoria interna</w:t>
      </w:r>
      <w:r>
        <w:t>,</w:t>
      </w:r>
      <w:r w:rsidRPr="00F11F2E">
        <w:t xml:space="preserve"> resulta</w:t>
      </w:r>
      <w:r>
        <w:t>m</w:t>
      </w:r>
      <w:r w:rsidRPr="00F11F2E">
        <w:t xml:space="preserve"> em mais procedimentos de auditoria a serem executados pelo auditor independente sobre o trabalho da auditoria interna para suportar a decisão de utilizar esse trabalho na obtenção de evidência apropriada e suficiente que possa fundamentar a opinião de auditoria.</w:t>
      </w:r>
    </w:p>
    <w:p w14:paraId="4559275B" w14:textId="77777777" w:rsidR="004B39EB" w:rsidRPr="00F11F2E" w:rsidRDefault="004B39EB" w:rsidP="004B39EB">
      <w:pPr>
        <w:spacing w:after="0" w:line="240" w:lineRule="auto"/>
        <w:jc w:val="both"/>
        <w:rPr>
          <w:rFonts w:ascii="Times New Roman" w:hAnsi="Times New Roman"/>
          <w:noProof/>
          <w:sz w:val="24"/>
          <w:szCs w:val="24"/>
        </w:rPr>
      </w:pPr>
    </w:p>
    <w:p w14:paraId="0847BA2F" w14:textId="77777777" w:rsidR="004B39EB" w:rsidRPr="00F11F2E" w:rsidRDefault="004B39EB" w:rsidP="004B39EB">
      <w:pPr>
        <w:spacing w:after="0" w:line="240" w:lineRule="auto"/>
        <w:jc w:val="both"/>
        <w:rPr>
          <w:rFonts w:ascii="Times New Roman" w:hAnsi="Times New Roman"/>
          <w:sz w:val="24"/>
          <w:szCs w:val="24"/>
        </w:rPr>
      </w:pPr>
      <w:r w:rsidRPr="00F11F2E">
        <w:rPr>
          <w:rFonts w:ascii="Times New Roman" w:hAnsi="Times New Roman"/>
          <w:noProof/>
          <w:color w:val="000000"/>
          <w:spacing w:val="-1"/>
          <w:sz w:val="24"/>
          <w:szCs w:val="24"/>
        </w:rPr>
        <w:t>Reexecução</w:t>
      </w:r>
      <w:r>
        <w:rPr>
          <w:rFonts w:ascii="Times New Roman" w:hAnsi="Times New Roman"/>
          <w:noProof/>
          <w:color w:val="000000"/>
          <w:spacing w:val="-1"/>
          <w:sz w:val="24"/>
          <w:szCs w:val="24"/>
        </w:rPr>
        <w:t xml:space="preserve"> </w:t>
      </w:r>
      <w:r w:rsidRPr="00F11F2E">
        <w:rPr>
          <w:rFonts w:ascii="Times New Roman" w:hAnsi="Times New Roman"/>
          <w:noProof/>
          <w:color w:val="000000"/>
          <w:spacing w:val="-1"/>
          <w:sz w:val="24"/>
          <w:szCs w:val="24"/>
        </w:rPr>
        <w:t>(</w:t>
      </w:r>
      <w:r w:rsidRPr="00F11F2E">
        <w:rPr>
          <w:rFonts w:ascii="Times New Roman" w:hAnsi="Times New Roman"/>
          <w:noProof/>
          <w:color w:val="000000"/>
          <w:sz w:val="24"/>
          <w:szCs w:val="24"/>
        </w:rPr>
        <w:t>ver item</w:t>
      </w:r>
      <w:r w:rsidRPr="00F11F2E">
        <w:rPr>
          <w:rFonts w:ascii="Times New Roman" w:hAnsi="Times New Roman"/>
          <w:noProof/>
          <w:color w:val="000000"/>
          <w:spacing w:val="4"/>
          <w:sz w:val="24"/>
          <w:szCs w:val="24"/>
        </w:rPr>
        <w:t> </w:t>
      </w:r>
      <w:r w:rsidRPr="00F11F2E">
        <w:rPr>
          <w:rFonts w:ascii="Times New Roman" w:hAnsi="Times New Roman"/>
          <w:noProof/>
          <w:color w:val="000000"/>
          <w:spacing w:val="-1"/>
          <w:sz w:val="24"/>
          <w:szCs w:val="24"/>
        </w:rPr>
        <w:t>24)</w:t>
      </w:r>
    </w:p>
    <w:p w14:paraId="42BE54AC" w14:textId="77777777" w:rsidR="004B39EB" w:rsidRDefault="004B39EB" w:rsidP="004B39EB">
      <w:pPr>
        <w:spacing w:after="0" w:line="240" w:lineRule="auto"/>
        <w:jc w:val="both"/>
        <w:rPr>
          <w:rFonts w:ascii="Times New Roman" w:hAnsi="Times New Roman"/>
          <w:color w:val="000000"/>
          <w:sz w:val="24"/>
          <w:szCs w:val="24"/>
        </w:rPr>
      </w:pPr>
    </w:p>
    <w:p w14:paraId="1AC31BC9" w14:textId="77777777" w:rsidR="004B39EB" w:rsidRPr="00F11F2E" w:rsidRDefault="004B39EB" w:rsidP="004B39EB">
      <w:pPr>
        <w:pStyle w:val="Default"/>
        <w:ind w:left="567" w:hanging="567"/>
        <w:jc w:val="both"/>
        <w:rPr>
          <w:noProof/>
        </w:rPr>
      </w:pPr>
      <w:r w:rsidRPr="00F11F2E">
        <w:t xml:space="preserve">A30. </w:t>
      </w:r>
      <w:r>
        <w:tab/>
      </w:r>
      <w:r w:rsidRPr="00F11F2E">
        <w:t xml:space="preserve">Para os fins desta </w:t>
      </w:r>
      <w:r>
        <w:t>N</w:t>
      </w:r>
      <w:r w:rsidRPr="00F11F2E">
        <w:t>orma, a reexecução envolve a realização de procedimentos pelo auditor independente para validar as conclusões alcançadas pela auditoria interna. Esse objetivo pode ser atingido por meio do exame de itens já analisados pela auditoria interna ou nos casos em que não seja possível fazê-lo, o mesmo objetivo pode também ser atingido pelo exame de outros itens semelhantes que não foram analisados pela auditoria interna. A reexecução fornece evidência mais persuasiva da adequação do trabalho da auditoria interna comparada com outros procedimentos que o auditor independente possa executar conforme o item A28. Ainda que não seja necessário para o auditor independente fazer a reexecução em cada área do trabalho da auditoria interna que esteja sendo utilizada, algumas reexecuções são exigidas de acordo com o item 24</w:t>
      </w:r>
      <w:r>
        <w:t>.</w:t>
      </w:r>
      <w:r w:rsidRPr="00F11F2E">
        <w:t> O auditor independente provavelmente vai concentrar a reexecução naquelas áreas onde mais julgamento tenha sido exercido pela auditoria interna no planejamento, execução e avaliação dos resultados dos procedimentos de auditoria e nas áreas de maior risco de distorção relevante.</w:t>
      </w:r>
    </w:p>
    <w:p w14:paraId="4A0DA491" w14:textId="77777777" w:rsidR="004B39EB" w:rsidRDefault="004B39EB" w:rsidP="004B39EB">
      <w:pPr>
        <w:tabs>
          <w:tab w:val="left" w:pos="420"/>
        </w:tabs>
        <w:spacing w:after="0" w:line="240" w:lineRule="auto"/>
        <w:jc w:val="both"/>
        <w:rPr>
          <w:rStyle w:val="hps"/>
          <w:rFonts w:ascii="Times New Roman" w:hAnsi="Times New Roman"/>
          <w:b/>
          <w:sz w:val="24"/>
          <w:szCs w:val="24"/>
          <w:lang w:val="pt-PT"/>
        </w:rPr>
      </w:pPr>
    </w:p>
    <w:p w14:paraId="086F3183" w14:textId="77777777" w:rsidR="004B39EB" w:rsidRPr="00F11F2E" w:rsidRDefault="004B39EB" w:rsidP="004B39EB">
      <w:pPr>
        <w:tabs>
          <w:tab w:val="left" w:pos="420"/>
        </w:tabs>
        <w:spacing w:after="0" w:line="240" w:lineRule="auto"/>
        <w:jc w:val="both"/>
        <w:rPr>
          <w:rStyle w:val="hps"/>
          <w:rFonts w:ascii="Times New Roman" w:hAnsi="Times New Roman"/>
          <w:b/>
          <w:sz w:val="24"/>
          <w:szCs w:val="24"/>
          <w:lang w:val="pt-PT"/>
        </w:rPr>
      </w:pPr>
      <w:r w:rsidRPr="00F11F2E">
        <w:rPr>
          <w:rStyle w:val="hps"/>
          <w:rFonts w:ascii="Times New Roman" w:hAnsi="Times New Roman"/>
          <w:b/>
          <w:sz w:val="24"/>
          <w:szCs w:val="24"/>
          <w:lang w:val="pt-PT"/>
        </w:rPr>
        <w:t>Determinação se</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o auditor interno</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pode ser</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utilizado para prestar assistência</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direta</w:t>
      </w:r>
    </w:p>
    <w:p w14:paraId="2CCB121B" w14:textId="77777777" w:rsidR="004B39EB" w:rsidRDefault="004B39EB" w:rsidP="004B39EB">
      <w:pPr>
        <w:tabs>
          <w:tab w:val="left" w:pos="420"/>
        </w:tabs>
        <w:spacing w:after="0" w:line="240" w:lineRule="auto"/>
        <w:jc w:val="both"/>
        <w:rPr>
          <w:rStyle w:val="hps"/>
          <w:rFonts w:ascii="Times New Roman" w:hAnsi="Times New Roman"/>
          <w:i/>
          <w:sz w:val="24"/>
          <w:szCs w:val="24"/>
          <w:lang w:val="pt-PT"/>
        </w:rPr>
      </w:pPr>
    </w:p>
    <w:p w14:paraId="05827366" w14:textId="77777777" w:rsidR="004B39EB" w:rsidRPr="00F11F2E" w:rsidRDefault="004B39EB" w:rsidP="004B39EB">
      <w:pPr>
        <w:tabs>
          <w:tab w:val="left" w:pos="420"/>
        </w:tabs>
        <w:spacing w:after="0" w:line="240" w:lineRule="auto"/>
        <w:jc w:val="both"/>
        <w:rPr>
          <w:rFonts w:ascii="Times New Roman" w:hAnsi="Times New Roman"/>
          <w:noProof/>
          <w:color w:val="000000"/>
          <w:spacing w:val="-1"/>
          <w:sz w:val="24"/>
          <w:szCs w:val="24"/>
        </w:rPr>
      </w:pPr>
      <w:r w:rsidRPr="00F11F2E">
        <w:rPr>
          <w:rStyle w:val="hps"/>
          <w:rFonts w:ascii="Times New Roman" w:hAnsi="Times New Roman"/>
          <w:i/>
          <w:sz w:val="24"/>
          <w:szCs w:val="24"/>
          <w:lang w:val="pt-PT"/>
        </w:rPr>
        <w:t>Determinação se</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o auditor interno</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pode ser</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utilizado para prestar assistência</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direta</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para fins de</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auditoria (ver itens 5</w:t>
      </w:r>
      <w:r w:rsidRPr="00F11F2E">
        <w:rPr>
          <w:rFonts w:ascii="Times New Roman" w:hAnsi="Times New Roman"/>
          <w:i/>
          <w:sz w:val="24"/>
          <w:szCs w:val="24"/>
          <w:lang w:val="pt-PT"/>
        </w:rPr>
        <w:t xml:space="preserve"> e </w:t>
      </w:r>
      <w:r w:rsidRPr="00F11F2E">
        <w:rPr>
          <w:rStyle w:val="hps"/>
          <w:rFonts w:ascii="Times New Roman" w:hAnsi="Times New Roman"/>
          <w:i/>
          <w:sz w:val="24"/>
          <w:szCs w:val="24"/>
          <w:lang w:val="pt-PT"/>
        </w:rPr>
        <w:t>26 a 28)</w:t>
      </w:r>
    </w:p>
    <w:p w14:paraId="7891BE82" w14:textId="77777777" w:rsidR="004B39EB" w:rsidRDefault="004B39EB" w:rsidP="004B39EB">
      <w:pPr>
        <w:spacing w:after="0" w:line="240" w:lineRule="auto"/>
        <w:jc w:val="both"/>
        <w:rPr>
          <w:rFonts w:ascii="Times New Roman" w:hAnsi="Times New Roman"/>
          <w:sz w:val="24"/>
          <w:szCs w:val="24"/>
          <w:lang w:val="pt-PT"/>
        </w:rPr>
      </w:pPr>
    </w:p>
    <w:p w14:paraId="0A4672BF" w14:textId="77777777" w:rsidR="004B39EB" w:rsidRPr="00F11F2E" w:rsidRDefault="004B39EB" w:rsidP="004B39EB">
      <w:pPr>
        <w:pStyle w:val="Default"/>
        <w:ind w:left="567" w:hanging="567"/>
        <w:jc w:val="both"/>
      </w:pPr>
      <w:r w:rsidRPr="00F11F2E">
        <w:rPr>
          <w:lang w:val="pt-PT"/>
        </w:rPr>
        <w:t xml:space="preserve">A31. </w:t>
      </w:r>
      <w:r>
        <w:rPr>
          <w:lang w:val="pt-PT"/>
        </w:rPr>
        <w:tab/>
      </w:r>
      <w:r w:rsidRPr="00F11F2E">
        <w:rPr>
          <w:lang w:val="pt-PT"/>
        </w:rPr>
        <w:t>Nas jurisdições onde o auditor independente é proibido por lei ou regulamento utilizar auditores internos para prestar assistência direta, é importante para os auditores do grupo considerar se a proibição se estende também aos auditores de componentes e, em caso afirmativo, considerar essa proibição na comunicação com os auditores do componente (ver item 40(b) da NBC TA 600). Atualmente, não existe qualquer restrição no Brasil.</w:t>
      </w:r>
    </w:p>
    <w:p w14:paraId="4BACC40E" w14:textId="77777777" w:rsidR="004B39EB" w:rsidRPr="00F11F2E" w:rsidRDefault="004B39EB" w:rsidP="004B39EB">
      <w:pPr>
        <w:tabs>
          <w:tab w:val="left" w:pos="420"/>
        </w:tabs>
        <w:spacing w:after="0" w:line="240" w:lineRule="auto"/>
        <w:jc w:val="both"/>
        <w:rPr>
          <w:rFonts w:ascii="Times New Roman" w:hAnsi="Times New Roman"/>
          <w:noProof/>
          <w:color w:val="000000"/>
          <w:spacing w:val="-1"/>
          <w:sz w:val="24"/>
          <w:szCs w:val="24"/>
        </w:rPr>
      </w:pPr>
    </w:p>
    <w:p w14:paraId="3DEA2F8B" w14:textId="77777777" w:rsidR="004B39EB" w:rsidRPr="00F11F2E" w:rsidRDefault="004B39EB" w:rsidP="004B39EB">
      <w:pPr>
        <w:pStyle w:val="Default"/>
        <w:spacing w:after="120"/>
        <w:ind w:left="567" w:hanging="567"/>
        <w:jc w:val="both"/>
        <w:rPr>
          <w:lang w:val="pt-PT"/>
        </w:rPr>
      </w:pPr>
      <w:r w:rsidRPr="00F11F2E">
        <w:rPr>
          <w:rStyle w:val="hps"/>
          <w:lang w:val="pt-PT"/>
        </w:rPr>
        <w:t>A32</w:t>
      </w:r>
      <w:r w:rsidRPr="00F11F2E">
        <w:rPr>
          <w:lang w:val="pt-PT"/>
        </w:rPr>
        <w:t xml:space="preserve">. </w:t>
      </w:r>
      <w:r>
        <w:rPr>
          <w:lang w:val="pt-PT"/>
        </w:rPr>
        <w:tab/>
      </w:r>
      <w:r w:rsidRPr="00F11F2E">
        <w:rPr>
          <w:rStyle w:val="hps"/>
          <w:lang w:val="pt-PT"/>
        </w:rPr>
        <w:t>Conforme estabelecido no item</w:t>
      </w:r>
      <w:r w:rsidRPr="00F11F2E">
        <w:rPr>
          <w:lang w:val="pt-PT"/>
        </w:rPr>
        <w:t xml:space="preserve"> </w:t>
      </w:r>
      <w:r w:rsidRPr="00F11F2E">
        <w:rPr>
          <w:rStyle w:val="hps"/>
          <w:lang w:val="pt-PT"/>
        </w:rPr>
        <w:t>A7</w:t>
      </w:r>
      <w:r w:rsidRPr="00F11F2E">
        <w:rPr>
          <w:lang w:val="pt-PT"/>
        </w:rPr>
        <w:t xml:space="preserve">, a objetividade </w:t>
      </w:r>
      <w:r w:rsidRPr="00F11F2E">
        <w:rPr>
          <w:rStyle w:val="hps"/>
          <w:lang w:val="pt-PT"/>
        </w:rPr>
        <w:t>refere-se à</w:t>
      </w:r>
      <w:r w:rsidRPr="00F11F2E">
        <w:rPr>
          <w:lang w:val="pt-PT"/>
        </w:rPr>
        <w:t xml:space="preserve"> </w:t>
      </w:r>
      <w:r w:rsidRPr="00F11F2E">
        <w:rPr>
          <w:rStyle w:val="hps"/>
          <w:lang w:val="pt-PT"/>
        </w:rPr>
        <w:t>capacidade de executar</w:t>
      </w:r>
      <w:r w:rsidRPr="00F11F2E">
        <w:rPr>
          <w:lang w:val="pt-PT"/>
        </w:rPr>
        <w:t xml:space="preserve"> </w:t>
      </w:r>
      <w:r w:rsidRPr="00F11F2E">
        <w:rPr>
          <w:rStyle w:val="hps"/>
          <w:lang w:val="pt-PT"/>
        </w:rPr>
        <w:t>o trabalho proposto</w:t>
      </w:r>
      <w:r w:rsidRPr="00F11F2E">
        <w:rPr>
          <w:lang w:val="pt-PT"/>
        </w:rPr>
        <w:t xml:space="preserve">, sem permitir tendenciosidade, </w:t>
      </w:r>
      <w:r w:rsidRPr="00F11F2E">
        <w:rPr>
          <w:rStyle w:val="hps"/>
          <w:lang w:val="pt-PT"/>
        </w:rPr>
        <w:t>conflito de interesse ou</w:t>
      </w:r>
      <w:r w:rsidRPr="00F11F2E">
        <w:rPr>
          <w:lang w:val="pt-PT"/>
        </w:rPr>
        <w:t xml:space="preserve"> </w:t>
      </w:r>
      <w:r w:rsidRPr="00F11F2E">
        <w:rPr>
          <w:rStyle w:val="hps"/>
          <w:lang w:val="pt-PT"/>
        </w:rPr>
        <w:t>influência indevida</w:t>
      </w:r>
      <w:r w:rsidRPr="00F11F2E">
        <w:rPr>
          <w:lang w:val="pt-PT"/>
        </w:rPr>
        <w:t xml:space="preserve"> </w:t>
      </w:r>
      <w:r w:rsidRPr="00F11F2E">
        <w:rPr>
          <w:rStyle w:val="hps"/>
          <w:lang w:val="pt-PT"/>
        </w:rPr>
        <w:t>de outros que possam afetar seus julgamentos profissionais</w:t>
      </w:r>
      <w:r w:rsidRPr="00F11F2E">
        <w:rPr>
          <w:lang w:val="pt-PT"/>
        </w:rPr>
        <w:t xml:space="preserve">. </w:t>
      </w:r>
      <w:r w:rsidRPr="00F11F2E">
        <w:rPr>
          <w:rStyle w:val="hps"/>
          <w:lang w:val="pt-PT"/>
        </w:rPr>
        <w:t>Ao avaliar a</w:t>
      </w:r>
      <w:r w:rsidRPr="00F11F2E">
        <w:rPr>
          <w:lang w:val="pt-PT"/>
        </w:rPr>
        <w:t xml:space="preserve"> </w:t>
      </w:r>
      <w:r w:rsidRPr="00F11F2E">
        <w:rPr>
          <w:rStyle w:val="hps"/>
          <w:lang w:val="pt-PT"/>
        </w:rPr>
        <w:t>existência e</w:t>
      </w:r>
      <w:r w:rsidRPr="00F11F2E">
        <w:rPr>
          <w:lang w:val="pt-PT"/>
        </w:rPr>
        <w:t xml:space="preserve"> </w:t>
      </w:r>
      <w:r w:rsidRPr="00F11F2E">
        <w:rPr>
          <w:rStyle w:val="hps"/>
          <w:lang w:val="pt-PT"/>
        </w:rPr>
        <w:t>importância das ameaças</w:t>
      </w:r>
      <w:r w:rsidRPr="00F11F2E">
        <w:rPr>
          <w:lang w:val="pt-PT"/>
        </w:rPr>
        <w:t xml:space="preserve"> </w:t>
      </w:r>
      <w:r w:rsidRPr="00F11F2E">
        <w:rPr>
          <w:rStyle w:val="hps"/>
          <w:lang w:val="pt-PT"/>
        </w:rPr>
        <w:t>à</w:t>
      </w:r>
      <w:r w:rsidRPr="00F11F2E">
        <w:rPr>
          <w:lang w:val="pt-PT"/>
        </w:rPr>
        <w:t xml:space="preserve"> </w:t>
      </w:r>
      <w:r w:rsidRPr="00F11F2E">
        <w:rPr>
          <w:rStyle w:val="hps"/>
          <w:lang w:val="pt-PT"/>
        </w:rPr>
        <w:t>objetividade</w:t>
      </w:r>
      <w:r w:rsidRPr="00F11F2E">
        <w:rPr>
          <w:lang w:val="pt-PT"/>
        </w:rPr>
        <w:t xml:space="preserve"> </w:t>
      </w:r>
      <w:r w:rsidRPr="00F11F2E">
        <w:rPr>
          <w:rStyle w:val="hps"/>
          <w:lang w:val="pt-PT"/>
        </w:rPr>
        <w:t>do auditor interno</w:t>
      </w:r>
      <w:r w:rsidRPr="00F11F2E">
        <w:rPr>
          <w:lang w:val="pt-PT"/>
        </w:rPr>
        <w:t xml:space="preserve">, os seguintes fatores </w:t>
      </w:r>
      <w:r w:rsidRPr="00F11F2E">
        <w:rPr>
          <w:rStyle w:val="hps"/>
          <w:lang w:val="pt-PT"/>
        </w:rPr>
        <w:t>podem ser importantes</w:t>
      </w:r>
      <w:r w:rsidRPr="00F11F2E">
        <w:rPr>
          <w:lang w:val="pt-PT"/>
        </w:rPr>
        <w:t>:</w:t>
      </w:r>
    </w:p>
    <w:p w14:paraId="5C2EB4E5"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Style w:val="hps"/>
          <w:rFonts w:ascii="Times New Roman" w:hAnsi="Times New Roman"/>
          <w:sz w:val="24"/>
          <w:szCs w:val="24"/>
          <w:lang w:val="pt-PT"/>
        </w:rPr>
        <w:t xml:space="preserve">  </w:t>
      </w:r>
      <w:r w:rsidRPr="00F11F2E">
        <w:rPr>
          <w:rStyle w:val="hps"/>
          <w:rFonts w:ascii="Times New Roman" w:hAnsi="Times New Roman"/>
          <w:sz w:val="24"/>
          <w:szCs w:val="24"/>
          <w:lang w:val="pt-PT"/>
        </w:rPr>
        <w:t>a extensão em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a posição hierárquica da auditoria interna na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organização e suas políticas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procedimentos suportam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objetividade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dos auditores internos</w:t>
      </w:r>
      <w:r w:rsidRPr="00F11F2E">
        <w:rPr>
          <w:rFonts w:ascii="Times New Roman" w:hAnsi="Times New Roman"/>
          <w:sz w:val="24"/>
          <w:szCs w:val="24"/>
        </w:rPr>
        <w:t xml:space="preserve"> (ver item A7);</w:t>
      </w:r>
    </w:p>
    <w:p w14:paraId="06DEA763" w14:textId="77777777" w:rsidR="004B39EB" w:rsidRPr="00F11F2E" w:rsidRDefault="004B39EB">
      <w:pPr>
        <w:pStyle w:val="PargrafodaLista"/>
        <w:numPr>
          <w:ilvl w:val="0"/>
          <w:numId w:val="241"/>
        </w:numPr>
        <w:spacing w:after="120" w:line="240" w:lineRule="auto"/>
        <w:ind w:left="851" w:hanging="284"/>
        <w:contextualSpacing w:val="0"/>
        <w:jc w:val="both"/>
        <w:rPr>
          <w:rStyle w:val="hps"/>
          <w:rFonts w:ascii="Times New Roman" w:hAnsi="Times New Roman"/>
          <w:sz w:val="24"/>
          <w:szCs w:val="24"/>
        </w:rPr>
      </w:pPr>
      <w:r>
        <w:rPr>
          <w:rFonts w:ascii="Times New Roman" w:hAnsi="Times New Roman"/>
          <w:sz w:val="24"/>
          <w:szCs w:val="24"/>
        </w:rPr>
        <w:t xml:space="preserve">  </w:t>
      </w:r>
      <w:r w:rsidRPr="00F11F2E">
        <w:rPr>
          <w:rFonts w:ascii="Times New Roman" w:hAnsi="Times New Roman"/>
          <w:sz w:val="24"/>
          <w:szCs w:val="24"/>
        </w:rPr>
        <w:t>relações pessoais e familiares</w:t>
      </w:r>
      <w:r w:rsidRPr="00F11F2E">
        <w:rPr>
          <w:rStyle w:val="hps"/>
          <w:rFonts w:ascii="Times New Roman" w:hAnsi="Times New Roman"/>
          <w:sz w:val="24"/>
          <w:szCs w:val="24"/>
          <w:lang w:val="pt-PT"/>
        </w:rPr>
        <w:t xml:space="preserve"> com indivíduo que </w:t>
      </w:r>
      <w:r w:rsidRPr="00F11F2E">
        <w:rPr>
          <w:rStyle w:val="hps"/>
          <w:rFonts w:ascii="Times New Roman" w:hAnsi="Times New Roman"/>
          <w:sz w:val="24"/>
          <w:szCs w:val="24"/>
        </w:rPr>
        <w:t>trabalhe ou é responsável por algum tema</w:t>
      </w:r>
      <w:r w:rsidRPr="00F11F2E">
        <w:rPr>
          <w:rStyle w:val="hps"/>
          <w:rFonts w:ascii="Times New Roman" w:hAnsi="Times New Roman"/>
          <w:sz w:val="24"/>
          <w:szCs w:val="24"/>
          <w:lang w:val="pt-PT"/>
        </w:rPr>
        <w:t xml:space="preserve"> relacionado com o trabalho;</w:t>
      </w:r>
    </w:p>
    <w:p w14:paraId="26C82D8D" w14:textId="77777777" w:rsidR="004B39EB" w:rsidRPr="00F11F2E" w:rsidRDefault="004B39EB">
      <w:pPr>
        <w:pStyle w:val="PargrafodaLista"/>
        <w:numPr>
          <w:ilvl w:val="0"/>
          <w:numId w:val="241"/>
        </w:numPr>
        <w:spacing w:after="120" w:line="240" w:lineRule="auto"/>
        <w:ind w:left="851" w:hanging="284"/>
        <w:contextualSpacing w:val="0"/>
        <w:jc w:val="both"/>
        <w:rPr>
          <w:rFonts w:ascii="Times New Roman" w:hAnsi="Times New Roman"/>
          <w:sz w:val="24"/>
          <w:szCs w:val="24"/>
        </w:rPr>
      </w:pPr>
      <w:r>
        <w:rPr>
          <w:rStyle w:val="hps"/>
          <w:rFonts w:ascii="Times New Roman" w:hAnsi="Times New Roman"/>
          <w:sz w:val="24"/>
          <w:szCs w:val="24"/>
        </w:rPr>
        <w:t xml:space="preserve">  </w:t>
      </w:r>
      <w:r w:rsidRPr="00F11F2E">
        <w:rPr>
          <w:rStyle w:val="hps"/>
          <w:rFonts w:ascii="Times New Roman" w:hAnsi="Times New Roman"/>
          <w:sz w:val="24"/>
          <w:szCs w:val="24"/>
          <w:lang w:val="pt-PT"/>
        </w:rPr>
        <w:t>associação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com a divisão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ou</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departamento da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entidade para a qual</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trabalho está relacionado</w:t>
      </w:r>
      <w:r w:rsidRPr="00F11F2E">
        <w:rPr>
          <w:rFonts w:ascii="Times New Roman" w:hAnsi="Times New Roman"/>
          <w:sz w:val="24"/>
          <w:szCs w:val="24"/>
          <w:lang w:val="pt-PT"/>
        </w:rPr>
        <w:t xml:space="preserve">; e </w:t>
      </w:r>
    </w:p>
    <w:p w14:paraId="6888309E" w14:textId="77777777" w:rsidR="004B39EB" w:rsidRPr="00F11F2E" w:rsidRDefault="004B39EB">
      <w:pPr>
        <w:pStyle w:val="PargrafodaLista"/>
        <w:numPr>
          <w:ilvl w:val="0"/>
          <w:numId w:val="242"/>
        </w:numPr>
        <w:spacing w:after="120" w:line="240" w:lineRule="auto"/>
        <w:ind w:left="851" w:hanging="284"/>
        <w:jc w:val="both"/>
        <w:rPr>
          <w:rFonts w:ascii="Times New Roman" w:hAnsi="Times New Roman"/>
          <w:sz w:val="24"/>
          <w:szCs w:val="24"/>
          <w:lang w:val="pt-PT"/>
        </w:rPr>
      </w:pPr>
      <w:r>
        <w:rPr>
          <w:rFonts w:ascii="Times New Roman" w:hAnsi="Times New Roman"/>
          <w:sz w:val="24"/>
          <w:szCs w:val="24"/>
        </w:rPr>
        <w:t xml:space="preserve">  </w:t>
      </w:r>
      <w:r w:rsidRPr="00F11F2E">
        <w:rPr>
          <w:rFonts w:ascii="Times New Roman" w:hAnsi="Times New Roman"/>
          <w:sz w:val="24"/>
          <w:szCs w:val="24"/>
        </w:rPr>
        <w:t>i</w:t>
      </w:r>
      <w:r w:rsidRPr="00F11F2E">
        <w:rPr>
          <w:rStyle w:val="hps"/>
          <w:rFonts w:ascii="Times New Roman" w:hAnsi="Times New Roman"/>
          <w:sz w:val="24"/>
          <w:szCs w:val="24"/>
          <w:lang w:val="pt-PT"/>
        </w:rPr>
        <w:t>nteresses financeiros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significativos na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entidade </w:t>
      </w:r>
      <w:r w:rsidRPr="00F11F2E">
        <w:rPr>
          <w:rFonts w:ascii="Times New Roman" w:hAnsi="Times New Roman"/>
          <w:sz w:val="24"/>
          <w:szCs w:val="24"/>
          <w:lang w:val="pt-PT"/>
        </w:rPr>
        <w:t>além d</w:t>
      </w:r>
      <w:r w:rsidRPr="00F11F2E">
        <w:rPr>
          <w:rStyle w:val="hps"/>
          <w:rFonts w:ascii="Times New Roman" w:hAnsi="Times New Roman"/>
          <w:sz w:val="24"/>
          <w:szCs w:val="24"/>
          <w:lang w:val="pt-PT"/>
        </w:rPr>
        <w:t>a remuneração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em condições compatíveis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com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as aplicáveis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outros empregados</w:t>
      </w:r>
      <w:r w:rsidRPr="00F11F2E">
        <w:rPr>
          <w:rFonts w:ascii="Times New Roman" w:hAnsi="Times New Roman"/>
          <w:sz w:val="24"/>
          <w:szCs w:val="24"/>
          <w:lang w:val="pt-PT"/>
        </w:rPr>
        <w:t xml:space="preserve"> exercendo função similar </w:t>
      </w:r>
      <w:r w:rsidRPr="00F11F2E">
        <w:rPr>
          <w:rStyle w:val="hps"/>
          <w:rFonts w:ascii="Times New Roman" w:hAnsi="Times New Roman"/>
          <w:sz w:val="24"/>
          <w:szCs w:val="24"/>
          <w:lang w:val="pt-PT"/>
        </w:rPr>
        <w:t>com mesmo nível</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senioridade</w:t>
      </w:r>
      <w:r w:rsidRPr="00F11F2E">
        <w:rPr>
          <w:rFonts w:ascii="Times New Roman" w:hAnsi="Times New Roman"/>
          <w:sz w:val="24"/>
          <w:szCs w:val="24"/>
          <w:lang w:val="pt-PT"/>
        </w:rPr>
        <w:t>.</w:t>
      </w:r>
    </w:p>
    <w:p w14:paraId="4BBE18A8" w14:textId="77777777" w:rsidR="004B39EB" w:rsidRPr="00F11F2E" w:rsidRDefault="004B39EB" w:rsidP="004B39EB">
      <w:pPr>
        <w:spacing w:after="0" w:line="240" w:lineRule="auto"/>
        <w:ind w:left="567"/>
        <w:jc w:val="both"/>
        <w:rPr>
          <w:rFonts w:ascii="Times New Roman" w:hAnsi="Times New Roman"/>
          <w:sz w:val="24"/>
          <w:szCs w:val="24"/>
          <w:lang w:val="pt-PT"/>
        </w:rPr>
      </w:pPr>
      <w:r w:rsidRPr="00F11F2E">
        <w:rPr>
          <w:rStyle w:val="hps"/>
          <w:rFonts w:ascii="Times New Roman" w:hAnsi="Times New Roman"/>
          <w:sz w:val="24"/>
          <w:szCs w:val="24"/>
          <w:lang w:val="pt-PT"/>
        </w:rPr>
        <w:t>As normas e orientações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emitidas por organismos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profissionais </w:t>
      </w:r>
      <w:r w:rsidRPr="00F11F2E">
        <w:rPr>
          <w:rFonts w:ascii="Times New Roman" w:hAnsi="Times New Roman"/>
          <w:sz w:val="24"/>
          <w:szCs w:val="24"/>
          <w:lang w:val="pt-PT"/>
        </w:rPr>
        <w:t>d</w:t>
      </w:r>
      <w:r w:rsidRPr="00F11F2E">
        <w:rPr>
          <w:rStyle w:val="hps"/>
          <w:rFonts w:ascii="Times New Roman" w:hAnsi="Times New Roman"/>
          <w:sz w:val="24"/>
          <w:szCs w:val="24"/>
          <w:lang w:val="pt-PT"/>
        </w:rPr>
        <w:t>os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podem fornecer orientações úteis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adicionais.</w:t>
      </w:r>
    </w:p>
    <w:p w14:paraId="56C4B727"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53B33001" w14:textId="77777777" w:rsidR="004B39EB" w:rsidRPr="00F11F2E" w:rsidRDefault="004B39EB" w:rsidP="004B39EB">
      <w:pPr>
        <w:pStyle w:val="Default"/>
        <w:ind w:left="567" w:hanging="567"/>
        <w:jc w:val="both"/>
        <w:rPr>
          <w:noProof/>
          <w:spacing w:val="-1"/>
        </w:rPr>
      </w:pPr>
      <w:r w:rsidRPr="00F11F2E">
        <w:rPr>
          <w:rStyle w:val="hps"/>
          <w:lang w:val="pt-PT"/>
        </w:rPr>
        <w:t>A33</w:t>
      </w:r>
      <w:r w:rsidRPr="00F11F2E">
        <w:rPr>
          <w:lang w:val="pt-PT"/>
        </w:rPr>
        <w:t xml:space="preserve">. </w:t>
      </w:r>
      <w:r>
        <w:rPr>
          <w:lang w:val="pt-PT"/>
        </w:rPr>
        <w:tab/>
      </w:r>
      <w:r w:rsidRPr="00F11F2E">
        <w:rPr>
          <w:lang w:val="pt-PT"/>
        </w:rPr>
        <w:t>Podem,</w:t>
      </w:r>
      <w:r w:rsidRPr="00F11F2E">
        <w:rPr>
          <w:rStyle w:val="hps"/>
        </w:rPr>
        <w:t xml:space="preserve"> t</w:t>
      </w:r>
      <w:r w:rsidRPr="00F11F2E">
        <w:rPr>
          <w:rStyle w:val="hps"/>
          <w:lang w:val="pt-PT"/>
        </w:rPr>
        <w:t>ambém,</w:t>
      </w:r>
      <w:r>
        <w:rPr>
          <w:rStyle w:val="hps"/>
          <w:lang w:val="pt-PT"/>
        </w:rPr>
        <w:t xml:space="preserve"> </w:t>
      </w:r>
      <w:r w:rsidRPr="00F11F2E">
        <w:rPr>
          <w:rStyle w:val="hps"/>
          <w:lang w:val="pt-PT"/>
        </w:rPr>
        <w:t>existir</w:t>
      </w:r>
      <w:r w:rsidRPr="00F11F2E">
        <w:rPr>
          <w:lang w:val="pt-PT"/>
        </w:rPr>
        <w:t xml:space="preserve"> </w:t>
      </w:r>
      <w:r w:rsidRPr="00F11F2E">
        <w:rPr>
          <w:rStyle w:val="hps"/>
          <w:lang w:val="pt-PT"/>
        </w:rPr>
        <w:t>alguns casos</w:t>
      </w:r>
      <w:r w:rsidRPr="00F11F2E">
        <w:rPr>
          <w:lang w:val="pt-PT"/>
        </w:rPr>
        <w:t xml:space="preserve"> </w:t>
      </w:r>
      <w:r w:rsidRPr="00F11F2E">
        <w:rPr>
          <w:rStyle w:val="hps"/>
          <w:lang w:val="pt-PT"/>
        </w:rPr>
        <w:t>em que a importância</w:t>
      </w:r>
      <w:r w:rsidRPr="00F11F2E">
        <w:rPr>
          <w:lang w:val="pt-PT"/>
        </w:rPr>
        <w:t xml:space="preserve"> </w:t>
      </w:r>
      <w:r w:rsidRPr="00F11F2E">
        <w:rPr>
          <w:rStyle w:val="hps"/>
          <w:lang w:val="pt-PT"/>
        </w:rPr>
        <w:t>das</w:t>
      </w:r>
      <w:r w:rsidRPr="00F11F2E">
        <w:rPr>
          <w:lang w:val="pt-PT"/>
        </w:rPr>
        <w:t xml:space="preserve"> </w:t>
      </w:r>
      <w:r w:rsidRPr="00F11F2E">
        <w:rPr>
          <w:rStyle w:val="hps"/>
          <w:lang w:val="pt-PT"/>
        </w:rPr>
        <w:t>ameaças à</w:t>
      </w:r>
      <w:r w:rsidRPr="00F11F2E">
        <w:rPr>
          <w:lang w:val="pt-PT"/>
        </w:rPr>
        <w:t xml:space="preserve"> </w:t>
      </w:r>
      <w:r w:rsidRPr="00F11F2E">
        <w:rPr>
          <w:rStyle w:val="hps"/>
          <w:lang w:val="pt-PT"/>
        </w:rPr>
        <w:t>objetividade</w:t>
      </w:r>
      <w:r w:rsidRPr="00F11F2E">
        <w:rPr>
          <w:lang w:val="pt-PT"/>
        </w:rPr>
        <w:t xml:space="preserve"> </w:t>
      </w:r>
      <w:r w:rsidRPr="00F11F2E">
        <w:rPr>
          <w:rStyle w:val="hps"/>
          <w:lang w:val="pt-PT"/>
        </w:rPr>
        <w:t>do auditor interno</w:t>
      </w:r>
      <w:r w:rsidRPr="00F11F2E">
        <w:rPr>
          <w:lang w:val="pt-PT"/>
        </w:rPr>
        <w:t xml:space="preserve"> </w:t>
      </w:r>
      <w:r w:rsidRPr="00F11F2E">
        <w:rPr>
          <w:rStyle w:val="hps"/>
          <w:lang w:val="pt-PT"/>
        </w:rPr>
        <w:t>é tal que</w:t>
      </w:r>
      <w:r w:rsidRPr="00F11F2E">
        <w:rPr>
          <w:lang w:val="pt-PT"/>
        </w:rPr>
        <w:t xml:space="preserve"> </w:t>
      </w:r>
      <w:r w:rsidRPr="00F11F2E">
        <w:rPr>
          <w:rStyle w:val="hps"/>
          <w:lang w:val="pt-PT"/>
        </w:rPr>
        <w:t>não existem salvaguardas que</w:t>
      </w:r>
      <w:r w:rsidRPr="00F11F2E">
        <w:rPr>
          <w:lang w:val="pt-PT"/>
        </w:rPr>
        <w:t xml:space="preserve"> </w:t>
      </w:r>
      <w:r w:rsidRPr="00F11F2E">
        <w:rPr>
          <w:rStyle w:val="hps"/>
          <w:lang w:val="pt-PT"/>
        </w:rPr>
        <w:t>poderiam</w:t>
      </w:r>
      <w:r w:rsidRPr="00F11F2E">
        <w:rPr>
          <w:lang w:val="pt-PT"/>
        </w:rPr>
        <w:t xml:space="preserve"> </w:t>
      </w:r>
      <w:r w:rsidRPr="00F11F2E">
        <w:rPr>
          <w:rStyle w:val="hps"/>
          <w:lang w:val="pt-PT"/>
        </w:rPr>
        <w:t>reduzi-las a</w:t>
      </w:r>
      <w:r w:rsidRPr="00F11F2E">
        <w:rPr>
          <w:lang w:val="pt-PT"/>
        </w:rPr>
        <w:t xml:space="preserve"> </w:t>
      </w:r>
      <w:r w:rsidRPr="00F11F2E">
        <w:rPr>
          <w:rStyle w:val="hps"/>
          <w:lang w:val="pt-PT"/>
        </w:rPr>
        <w:t>um nível aceitável. Por exemplo, como</w:t>
      </w:r>
      <w:r w:rsidRPr="00F11F2E">
        <w:rPr>
          <w:lang w:val="pt-PT"/>
        </w:rPr>
        <w:t xml:space="preserve"> </w:t>
      </w:r>
      <w:r w:rsidRPr="00F11F2E">
        <w:rPr>
          <w:rStyle w:val="hps"/>
          <w:lang w:val="pt-PT"/>
        </w:rPr>
        <w:t>a adequação das</w:t>
      </w:r>
      <w:r w:rsidRPr="00F11F2E">
        <w:rPr>
          <w:lang w:val="pt-PT"/>
        </w:rPr>
        <w:t xml:space="preserve"> </w:t>
      </w:r>
      <w:r w:rsidRPr="00F11F2E">
        <w:rPr>
          <w:rStyle w:val="hps"/>
          <w:lang w:val="pt-PT"/>
        </w:rPr>
        <w:t>salvaguardas</w:t>
      </w:r>
      <w:r w:rsidRPr="00F11F2E">
        <w:rPr>
          <w:lang w:val="pt-PT"/>
        </w:rPr>
        <w:t xml:space="preserve"> </w:t>
      </w:r>
      <w:r w:rsidRPr="00F11F2E">
        <w:rPr>
          <w:rStyle w:val="hps"/>
          <w:lang w:val="pt-PT"/>
        </w:rPr>
        <w:t>é influenciada pela</w:t>
      </w:r>
      <w:r w:rsidRPr="00F11F2E">
        <w:rPr>
          <w:lang w:val="pt-PT"/>
        </w:rPr>
        <w:t xml:space="preserve"> </w:t>
      </w:r>
      <w:r w:rsidRPr="00F11F2E">
        <w:rPr>
          <w:rStyle w:val="hps"/>
          <w:lang w:val="pt-PT"/>
        </w:rPr>
        <w:t>importância do trabalho</w:t>
      </w:r>
      <w:r w:rsidRPr="00F11F2E">
        <w:rPr>
          <w:lang w:val="pt-PT"/>
        </w:rPr>
        <w:t xml:space="preserve"> </w:t>
      </w:r>
      <w:r w:rsidRPr="00F11F2E">
        <w:rPr>
          <w:rStyle w:val="hps"/>
          <w:lang w:val="pt-PT"/>
        </w:rPr>
        <w:t>no contexto</w:t>
      </w:r>
      <w:r w:rsidRPr="00F11F2E">
        <w:rPr>
          <w:lang w:val="pt-PT"/>
        </w:rPr>
        <w:t xml:space="preserve"> </w:t>
      </w:r>
      <w:r w:rsidRPr="00F11F2E">
        <w:rPr>
          <w:rStyle w:val="hps"/>
          <w:lang w:val="pt-PT"/>
        </w:rPr>
        <w:t>da auditoria,</w:t>
      </w:r>
      <w:r w:rsidRPr="00F11F2E">
        <w:rPr>
          <w:lang w:val="pt-PT"/>
        </w:rPr>
        <w:t xml:space="preserve"> </w:t>
      </w:r>
      <w:r w:rsidRPr="00F11F2E">
        <w:rPr>
          <w:rStyle w:val="hps"/>
          <w:lang w:val="pt-PT"/>
        </w:rPr>
        <w:t>o item 30(</w:t>
      </w:r>
      <w:r w:rsidRPr="00F11F2E">
        <w:rPr>
          <w:lang w:val="pt-PT"/>
        </w:rPr>
        <w:t xml:space="preserve">a) </w:t>
      </w:r>
      <w:r w:rsidRPr="00F11F2E">
        <w:rPr>
          <w:rStyle w:val="hps"/>
          <w:lang w:val="pt-PT"/>
        </w:rPr>
        <w:t>e</w:t>
      </w:r>
      <w:r w:rsidRPr="00F11F2E">
        <w:rPr>
          <w:lang w:val="pt-PT"/>
        </w:rPr>
        <w:t xml:space="preserve"> </w:t>
      </w:r>
      <w:r w:rsidRPr="00F11F2E">
        <w:rPr>
          <w:rStyle w:val="hps"/>
          <w:lang w:val="pt-PT"/>
        </w:rPr>
        <w:t>(</w:t>
      </w:r>
      <w:r w:rsidRPr="00F11F2E">
        <w:rPr>
          <w:lang w:val="pt-PT"/>
        </w:rPr>
        <w:t xml:space="preserve">b) </w:t>
      </w:r>
      <w:r w:rsidRPr="00F11F2E">
        <w:rPr>
          <w:rStyle w:val="hps"/>
          <w:lang w:val="pt-PT"/>
        </w:rPr>
        <w:t>proíbe a utilização de</w:t>
      </w:r>
      <w:r w:rsidRPr="00F11F2E">
        <w:rPr>
          <w:lang w:val="pt-PT"/>
        </w:rPr>
        <w:t xml:space="preserve"> </w:t>
      </w:r>
      <w:r w:rsidRPr="00F11F2E">
        <w:rPr>
          <w:rStyle w:val="hps"/>
          <w:lang w:val="pt-PT"/>
        </w:rPr>
        <w:t>auditores internos</w:t>
      </w:r>
      <w:r w:rsidRPr="00F11F2E">
        <w:rPr>
          <w:lang w:val="pt-PT"/>
        </w:rPr>
        <w:t xml:space="preserve"> </w:t>
      </w:r>
      <w:r w:rsidRPr="00F11F2E">
        <w:rPr>
          <w:rStyle w:val="hps"/>
          <w:lang w:val="pt-PT"/>
        </w:rPr>
        <w:t>para</w:t>
      </w:r>
      <w:r w:rsidRPr="00F11F2E">
        <w:rPr>
          <w:lang w:val="pt-PT"/>
        </w:rPr>
        <w:t xml:space="preserve"> </w:t>
      </w:r>
      <w:r w:rsidRPr="00F11F2E">
        <w:rPr>
          <w:rStyle w:val="hps"/>
          <w:lang w:val="pt-PT"/>
        </w:rPr>
        <w:t>prestar assistência direta</w:t>
      </w:r>
      <w:r w:rsidRPr="00F11F2E">
        <w:rPr>
          <w:lang w:val="pt-PT"/>
        </w:rPr>
        <w:t xml:space="preserve"> </w:t>
      </w:r>
      <w:r w:rsidRPr="00F11F2E">
        <w:rPr>
          <w:rStyle w:val="hps"/>
          <w:lang w:val="pt-PT"/>
        </w:rPr>
        <w:t>nos</w:t>
      </w:r>
      <w:r w:rsidRPr="00F11F2E">
        <w:rPr>
          <w:lang w:val="pt-PT"/>
        </w:rPr>
        <w:t xml:space="preserve"> </w:t>
      </w:r>
      <w:r w:rsidRPr="00F11F2E">
        <w:rPr>
          <w:rStyle w:val="hps"/>
          <w:lang w:val="pt-PT"/>
        </w:rPr>
        <w:t>procedimentos de auditoria que envolvam julgamentos significativos</w:t>
      </w:r>
      <w:r w:rsidRPr="00F11F2E">
        <w:rPr>
          <w:lang w:val="pt-PT"/>
        </w:rPr>
        <w:t xml:space="preserve"> ou que </w:t>
      </w:r>
      <w:r w:rsidRPr="00F11F2E">
        <w:rPr>
          <w:rStyle w:val="hps"/>
          <w:lang w:val="pt-PT"/>
        </w:rPr>
        <w:t>se refiram aos riscos</w:t>
      </w:r>
      <w:r w:rsidRPr="00F11F2E">
        <w:rPr>
          <w:lang w:val="pt-PT"/>
        </w:rPr>
        <w:t xml:space="preserve"> </w:t>
      </w:r>
      <w:r w:rsidRPr="00F11F2E">
        <w:rPr>
          <w:rStyle w:val="hps"/>
          <w:lang w:val="pt-PT"/>
        </w:rPr>
        <w:t>de distorção relevante avaliados como alto</w:t>
      </w:r>
      <w:r w:rsidRPr="00F11F2E">
        <w:rPr>
          <w:lang w:val="pt-PT"/>
        </w:rPr>
        <w:t xml:space="preserve">, onde o </w:t>
      </w:r>
      <w:r w:rsidRPr="00F11F2E">
        <w:rPr>
          <w:rStyle w:val="hps"/>
          <w:lang w:val="pt-PT"/>
        </w:rPr>
        <w:t>julgamento</w:t>
      </w:r>
      <w:r w:rsidRPr="00F11F2E">
        <w:rPr>
          <w:lang w:val="pt-PT"/>
        </w:rPr>
        <w:t xml:space="preserve"> </w:t>
      </w:r>
      <w:r w:rsidRPr="00F11F2E">
        <w:rPr>
          <w:rStyle w:val="hps"/>
          <w:lang w:val="pt-PT"/>
        </w:rPr>
        <w:t>requerido</w:t>
      </w:r>
      <w:r w:rsidRPr="00F11F2E">
        <w:rPr>
          <w:lang w:val="pt-PT"/>
        </w:rPr>
        <w:t xml:space="preserve"> </w:t>
      </w:r>
      <w:r w:rsidRPr="00F11F2E">
        <w:rPr>
          <w:rStyle w:val="hps"/>
          <w:lang w:val="pt-PT"/>
        </w:rPr>
        <w:t>na execução dos</w:t>
      </w:r>
      <w:r w:rsidRPr="00F11F2E">
        <w:rPr>
          <w:lang w:val="pt-PT"/>
        </w:rPr>
        <w:t xml:space="preserve"> </w:t>
      </w:r>
      <w:r w:rsidRPr="00F11F2E">
        <w:rPr>
          <w:rStyle w:val="hps"/>
          <w:lang w:val="pt-PT"/>
        </w:rPr>
        <w:t>procedimentos aplicáveis de auditoria</w:t>
      </w:r>
      <w:r w:rsidRPr="00F11F2E">
        <w:rPr>
          <w:lang w:val="pt-PT"/>
        </w:rPr>
        <w:t xml:space="preserve"> </w:t>
      </w:r>
      <w:r w:rsidRPr="00F11F2E">
        <w:rPr>
          <w:rStyle w:val="hps"/>
          <w:lang w:val="pt-PT"/>
        </w:rPr>
        <w:t>ou avaliação</w:t>
      </w:r>
      <w:r w:rsidRPr="00F11F2E">
        <w:rPr>
          <w:lang w:val="pt-PT"/>
        </w:rPr>
        <w:t xml:space="preserve"> d</w:t>
      </w:r>
      <w:r w:rsidRPr="00F11F2E">
        <w:rPr>
          <w:rStyle w:val="hps"/>
          <w:lang w:val="pt-PT"/>
        </w:rPr>
        <w:t>a evidência de auditoria</w:t>
      </w:r>
      <w:r w:rsidRPr="00F11F2E">
        <w:rPr>
          <w:lang w:val="pt-PT"/>
        </w:rPr>
        <w:t xml:space="preserve"> </w:t>
      </w:r>
      <w:r w:rsidRPr="00F11F2E">
        <w:rPr>
          <w:rStyle w:val="hps"/>
          <w:lang w:val="pt-PT"/>
        </w:rPr>
        <w:t>obtida é</w:t>
      </w:r>
      <w:r w:rsidRPr="00F11F2E">
        <w:rPr>
          <w:lang w:val="pt-PT"/>
        </w:rPr>
        <w:t xml:space="preserve"> </w:t>
      </w:r>
      <w:r w:rsidRPr="00F11F2E">
        <w:rPr>
          <w:rStyle w:val="hps"/>
          <w:lang w:val="pt-PT"/>
        </w:rPr>
        <w:t>mais do que</w:t>
      </w:r>
      <w:r w:rsidRPr="00F11F2E">
        <w:rPr>
          <w:lang w:val="pt-PT"/>
        </w:rPr>
        <w:t xml:space="preserve"> </w:t>
      </w:r>
      <w:r w:rsidRPr="00F11F2E">
        <w:rPr>
          <w:rStyle w:val="hps"/>
          <w:lang w:val="pt-PT"/>
        </w:rPr>
        <w:t>limitada. Este</w:t>
      </w:r>
      <w:r w:rsidRPr="00F11F2E">
        <w:rPr>
          <w:lang w:val="pt-PT"/>
        </w:rPr>
        <w:t xml:space="preserve"> </w:t>
      </w:r>
      <w:r w:rsidRPr="00F11F2E">
        <w:rPr>
          <w:rStyle w:val="hps"/>
          <w:lang w:val="pt-PT"/>
        </w:rPr>
        <w:t>seria também o</w:t>
      </w:r>
      <w:r w:rsidRPr="00F11F2E">
        <w:rPr>
          <w:lang w:val="pt-PT"/>
        </w:rPr>
        <w:t xml:space="preserve"> </w:t>
      </w:r>
      <w:r w:rsidRPr="00F11F2E">
        <w:rPr>
          <w:rStyle w:val="hps"/>
          <w:lang w:val="pt-PT"/>
        </w:rPr>
        <w:t>caso em que o</w:t>
      </w:r>
      <w:r w:rsidRPr="00F11F2E">
        <w:rPr>
          <w:lang w:val="pt-PT"/>
        </w:rPr>
        <w:t xml:space="preserve"> </w:t>
      </w:r>
      <w:r w:rsidRPr="00F11F2E">
        <w:rPr>
          <w:rStyle w:val="hps"/>
          <w:lang w:val="pt-PT"/>
        </w:rPr>
        <w:t>trabalho envolvido</w:t>
      </w:r>
      <w:r w:rsidRPr="00F11F2E">
        <w:rPr>
          <w:lang w:val="pt-PT"/>
        </w:rPr>
        <w:t xml:space="preserve"> </w:t>
      </w:r>
      <w:r w:rsidRPr="00F11F2E">
        <w:rPr>
          <w:rStyle w:val="hps"/>
          <w:lang w:val="pt-PT"/>
        </w:rPr>
        <w:t>cria ameaça de</w:t>
      </w:r>
      <w:r w:rsidRPr="00F11F2E">
        <w:rPr>
          <w:lang w:val="pt-PT"/>
        </w:rPr>
        <w:t xml:space="preserve"> </w:t>
      </w:r>
      <w:r w:rsidRPr="00F11F2E">
        <w:rPr>
          <w:rStyle w:val="hps"/>
          <w:lang w:val="pt-PT"/>
        </w:rPr>
        <w:t>autorrevisão,</w:t>
      </w:r>
      <w:r w:rsidRPr="00F11F2E">
        <w:rPr>
          <w:lang w:val="pt-PT"/>
        </w:rPr>
        <w:t xml:space="preserve"> </w:t>
      </w:r>
      <w:r w:rsidRPr="00F11F2E">
        <w:rPr>
          <w:rStyle w:val="hps"/>
          <w:lang w:val="pt-PT"/>
        </w:rPr>
        <w:t>razão pela qual</w:t>
      </w:r>
      <w:r w:rsidRPr="00F11F2E">
        <w:rPr>
          <w:lang w:val="pt-PT"/>
        </w:rPr>
        <w:t xml:space="preserve"> </w:t>
      </w:r>
      <w:r w:rsidRPr="00F11F2E">
        <w:rPr>
          <w:rStyle w:val="hps"/>
          <w:lang w:val="pt-PT"/>
        </w:rPr>
        <w:t>os auditores internos</w:t>
      </w:r>
      <w:r w:rsidRPr="00F11F2E">
        <w:rPr>
          <w:lang w:val="pt-PT"/>
        </w:rPr>
        <w:t xml:space="preserve"> </w:t>
      </w:r>
      <w:r w:rsidRPr="00F11F2E">
        <w:rPr>
          <w:rStyle w:val="hps"/>
          <w:lang w:val="pt-PT"/>
        </w:rPr>
        <w:t>são proibidos de</w:t>
      </w:r>
      <w:r w:rsidRPr="00F11F2E">
        <w:rPr>
          <w:lang w:val="pt-PT"/>
        </w:rPr>
        <w:t xml:space="preserve"> </w:t>
      </w:r>
      <w:r w:rsidRPr="00F11F2E">
        <w:rPr>
          <w:rStyle w:val="hps"/>
          <w:lang w:val="pt-PT"/>
        </w:rPr>
        <w:t>executar</w:t>
      </w:r>
      <w:r w:rsidRPr="00F11F2E">
        <w:rPr>
          <w:lang w:val="pt-PT"/>
        </w:rPr>
        <w:t xml:space="preserve"> </w:t>
      </w:r>
      <w:r w:rsidRPr="00F11F2E">
        <w:rPr>
          <w:rStyle w:val="hps"/>
          <w:lang w:val="pt-PT"/>
        </w:rPr>
        <w:t>procedimentos nas</w:t>
      </w:r>
      <w:r w:rsidRPr="00F11F2E">
        <w:rPr>
          <w:lang w:val="pt-PT"/>
        </w:rPr>
        <w:t xml:space="preserve"> </w:t>
      </w:r>
      <w:r w:rsidRPr="00F11F2E">
        <w:rPr>
          <w:rStyle w:val="hps"/>
          <w:lang w:val="pt-PT"/>
        </w:rPr>
        <w:t>circunstâncias descritas no item</w:t>
      </w:r>
      <w:r w:rsidRPr="00F11F2E">
        <w:rPr>
          <w:lang w:val="pt-PT"/>
        </w:rPr>
        <w:t xml:space="preserve"> </w:t>
      </w:r>
      <w:r w:rsidRPr="00F11F2E">
        <w:rPr>
          <w:rStyle w:val="hps"/>
          <w:lang w:val="pt-PT"/>
        </w:rPr>
        <w:t>30(</w:t>
      </w:r>
      <w:r w:rsidRPr="00F11F2E">
        <w:rPr>
          <w:lang w:val="pt-PT"/>
        </w:rPr>
        <w:t xml:space="preserve">c) </w:t>
      </w:r>
      <w:r w:rsidRPr="00F11F2E">
        <w:rPr>
          <w:rStyle w:val="hps"/>
          <w:lang w:val="pt-PT"/>
        </w:rPr>
        <w:t>e</w:t>
      </w:r>
      <w:r w:rsidRPr="00F11F2E">
        <w:rPr>
          <w:lang w:val="pt-PT"/>
        </w:rPr>
        <w:t xml:space="preserve"> </w:t>
      </w:r>
      <w:r w:rsidRPr="00F11F2E">
        <w:rPr>
          <w:rStyle w:val="hps"/>
          <w:lang w:val="pt-PT"/>
        </w:rPr>
        <w:t>(d).</w:t>
      </w:r>
    </w:p>
    <w:p w14:paraId="1C45723A"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2F3BE912" w14:textId="77777777" w:rsidR="004B39EB" w:rsidRPr="00F11F2E" w:rsidRDefault="004B39EB" w:rsidP="004B39EB">
      <w:pPr>
        <w:pStyle w:val="Default"/>
        <w:ind w:left="567" w:hanging="567"/>
        <w:jc w:val="both"/>
        <w:rPr>
          <w:noProof/>
          <w:spacing w:val="-1"/>
        </w:rPr>
      </w:pPr>
      <w:r w:rsidRPr="00F11F2E">
        <w:rPr>
          <w:rStyle w:val="hps"/>
          <w:lang w:val="pt-PT"/>
        </w:rPr>
        <w:t>A34</w:t>
      </w:r>
      <w:r w:rsidRPr="00F11F2E">
        <w:rPr>
          <w:lang w:val="pt-PT"/>
        </w:rPr>
        <w:t xml:space="preserve">. </w:t>
      </w:r>
      <w:r>
        <w:rPr>
          <w:lang w:val="pt-PT"/>
        </w:rPr>
        <w:tab/>
      </w:r>
      <w:r w:rsidRPr="00F11F2E">
        <w:rPr>
          <w:rStyle w:val="hps"/>
          <w:lang w:val="pt-PT"/>
        </w:rPr>
        <w:t>Na avaliação do</w:t>
      </w:r>
      <w:r w:rsidRPr="00F11F2E">
        <w:rPr>
          <w:lang w:val="pt-PT"/>
        </w:rPr>
        <w:t xml:space="preserve"> </w:t>
      </w:r>
      <w:r w:rsidRPr="00F11F2E">
        <w:rPr>
          <w:rStyle w:val="hps"/>
          <w:lang w:val="pt-PT"/>
        </w:rPr>
        <w:t>nível de competência</w:t>
      </w:r>
      <w:r w:rsidRPr="00F11F2E">
        <w:rPr>
          <w:lang w:val="pt-PT"/>
        </w:rPr>
        <w:t xml:space="preserve"> </w:t>
      </w:r>
      <w:r w:rsidRPr="00F11F2E">
        <w:rPr>
          <w:rStyle w:val="hps"/>
          <w:lang w:val="pt-PT"/>
        </w:rPr>
        <w:t>do auditor interno (que prestará assistência direta)</w:t>
      </w:r>
      <w:r w:rsidRPr="00F11F2E">
        <w:rPr>
          <w:lang w:val="pt-PT"/>
        </w:rPr>
        <w:t xml:space="preserve">, muitos dos </w:t>
      </w:r>
      <w:r w:rsidRPr="00F11F2E">
        <w:rPr>
          <w:rStyle w:val="hps"/>
          <w:lang w:val="pt-PT"/>
        </w:rPr>
        <w:t>fatores do item</w:t>
      </w:r>
      <w:r w:rsidRPr="00F11F2E">
        <w:rPr>
          <w:lang w:val="pt-PT"/>
        </w:rPr>
        <w:t xml:space="preserve"> </w:t>
      </w:r>
      <w:r w:rsidRPr="00F11F2E">
        <w:rPr>
          <w:rStyle w:val="hps"/>
          <w:lang w:val="pt-PT"/>
        </w:rPr>
        <w:t>A8</w:t>
      </w:r>
      <w:r w:rsidRPr="00F11F2E">
        <w:rPr>
          <w:lang w:val="pt-PT"/>
        </w:rPr>
        <w:t xml:space="preserve"> </w:t>
      </w:r>
      <w:r w:rsidRPr="00F11F2E">
        <w:rPr>
          <w:rStyle w:val="hps"/>
          <w:lang w:val="pt-PT"/>
        </w:rPr>
        <w:t>também podem ser importantes no contexto</w:t>
      </w:r>
      <w:r w:rsidRPr="00F11F2E">
        <w:rPr>
          <w:lang w:val="pt-PT"/>
        </w:rPr>
        <w:t xml:space="preserve"> </w:t>
      </w:r>
      <w:r w:rsidRPr="00F11F2E">
        <w:rPr>
          <w:rStyle w:val="hps"/>
          <w:lang w:val="pt-PT"/>
        </w:rPr>
        <w:t>de cada auditor interno</w:t>
      </w:r>
      <w:r w:rsidRPr="00F11F2E">
        <w:rPr>
          <w:lang w:val="pt-PT"/>
        </w:rPr>
        <w:t xml:space="preserve"> </w:t>
      </w:r>
      <w:r w:rsidRPr="00F11F2E">
        <w:rPr>
          <w:rStyle w:val="hps"/>
          <w:lang w:val="pt-PT"/>
        </w:rPr>
        <w:t>e do trabalho</w:t>
      </w:r>
      <w:r w:rsidRPr="00F11F2E">
        <w:rPr>
          <w:lang w:val="pt-PT"/>
        </w:rPr>
        <w:t xml:space="preserve"> </w:t>
      </w:r>
      <w:r w:rsidRPr="00F11F2E">
        <w:rPr>
          <w:rStyle w:val="hps"/>
          <w:lang w:val="pt-PT"/>
        </w:rPr>
        <w:t>que possa</w:t>
      </w:r>
      <w:r w:rsidRPr="00F11F2E">
        <w:rPr>
          <w:lang w:val="pt-PT"/>
        </w:rPr>
        <w:t xml:space="preserve"> </w:t>
      </w:r>
      <w:r w:rsidRPr="00F11F2E">
        <w:rPr>
          <w:rStyle w:val="hps"/>
          <w:lang w:val="pt-PT"/>
        </w:rPr>
        <w:t>ser atribuído aos auditores internos.</w:t>
      </w:r>
    </w:p>
    <w:p w14:paraId="286934C0" w14:textId="77777777" w:rsidR="004B39EB" w:rsidRDefault="004B39EB" w:rsidP="004B39EB">
      <w:pPr>
        <w:tabs>
          <w:tab w:val="left" w:pos="420"/>
        </w:tabs>
        <w:spacing w:after="0" w:line="240" w:lineRule="auto"/>
        <w:jc w:val="both"/>
        <w:rPr>
          <w:rStyle w:val="hps"/>
          <w:rFonts w:ascii="Times New Roman" w:hAnsi="Times New Roman"/>
          <w:i/>
          <w:sz w:val="24"/>
          <w:szCs w:val="24"/>
          <w:lang w:val="pt-PT"/>
        </w:rPr>
      </w:pPr>
    </w:p>
    <w:p w14:paraId="67198217" w14:textId="77777777" w:rsidR="004B39EB" w:rsidRPr="00F11F2E" w:rsidRDefault="004B39EB" w:rsidP="004B39EB">
      <w:pPr>
        <w:tabs>
          <w:tab w:val="left" w:pos="420"/>
        </w:tabs>
        <w:spacing w:after="0" w:line="240" w:lineRule="auto"/>
        <w:jc w:val="both"/>
        <w:rPr>
          <w:rFonts w:ascii="Times New Roman" w:hAnsi="Times New Roman"/>
          <w:noProof/>
          <w:color w:val="000000"/>
          <w:spacing w:val="-1"/>
          <w:sz w:val="24"/>
          <w:szCs w:val="24"/>
        </w:rPr>
      </w:pPr>
      <w:r w:rsidRPr="00F11F2E">
        <w:rPr>
          <w:rStyle w:val="hps"/>
          <w:rFonts w:ascii="Times New Roman" w:hAnsi="Times New Roman"/>
          <w:i/>
          <w:sz w:val="24"/>
          <w:szCs w:val="24"/>
          <w:lang w:val="pt-PT"/>
        </w:rPr>
        <w:t>Determinação da natureza</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e da extensão do trabalho</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que pode ser atribuído</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aos auditores</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internos</w:t>
      </w:r>
      <w:r w:rsidRPr="00F11F2E">
        <w:rPr>
          <w:rFonts w:ascii="Times New Roman" w:hAnsi="Times New Roman"/>
          <w:i/>
          <w:sz w:val="24"/>
          <w:szCs w:val="24"/>
          <w:lang w:val="pt-PT"/>
        </w:rPr>
        <w:t xml:space="preserve"> </w:t>
      </w:r>
      <w:r w:rsidRPr="00F11F2E">
        <w:rPr>
          <w:rStyle w:val="hps"/>
          <w:rFonts w:ascii="Times New Roman" w:hAnsi="Times New Roman"/>
          <w:i/>
          <w:sz w:val="24"/>
          <w:szCs w:val="24"/>
          <w:lang w:val="pt-PT"/>
        </w:rPr>
        <w:t>que prestam assistência direta</w:t>
      </w:r>
      <w:r w:rsidRPr="00F11F2E">
        <w:rPr>
          <w:rFonts w:ascii="Times New Roman" w:hAnsi="Times New Roman"/>
          <w:i/>
          <w:sz w:val="24"/>
          <w:szCs w:val="24"/>
          <w:lang w:val="pt-PT"/>
        </w:rPr>
        <w:t xml:space="preserve"> </w:t>
      </w:r>
      <w:r w:rsidRPr="00B739F4">
        <w:rPr>
          <w:rStyle w:val="hps"/>
          <w:rFonts w:ascii="Times New Roman" w:hAnsi="Times New Roman"/>
          <w:sz w:val="24"/>
          <w:szCs w:val="24"/>
          <w:lang w:val="pt-PT"/>
        </w:rPr>
        <w:t>(ver itens</w:t>
      </w:r>
      <w:r w:rsidRPr="00B739F4">
        <w:rPr>
          <w:rFonts w:ascii="Times New Roman" w:hAnsi="Times New Roman"/>
          <w:sz w:val="24"/>
          <w:szCs w:val="24"/>
          <w:lang w:val="pt-PT"/>
        </w:rPr>
        <w:t xml:space="preserve"> </w:t>
      </w:r>
      <w:r w:rsidRPr="00B739F4">
        <w:rPr>
          <w:rStyle w:val="hps"/>
          <w:rFonts w:ascii="Times New Roman" w:hAnsi="Times New Roman"/>
          <w:sz w:val="24"/>
          <w:szCs w:val="24"/>
          <w:lang w:val="pt-PT"/>
        </w:rPr>
        <w:t>29 a 31)</w:t>
      </w:r>
    </w:p>
    <w:p w14:paraId="58A08C1D"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222C139F" w14:textId="77777777" w:rsidR="004B39EB" w:rsidRPr="00F11F2E" w:rsidRDefault="004B39EB" w:rsidP="004B39EB">
      <w:pPr>
        <w:pStyle w:val="Default"/>
        <w:ind w:left="567" w:hanging="567"/>
        <w:jc w:val="both"/>
        <w:rPr>
          <w:noProof/>
          <w:spacing w:val="-1"/>
        </w:rPr>
      </w:pPr>
      <w:r w:rsidRPr="00F11F2E">
        <w:rPr>
          <w:rStyle w:val="hps"/>
          <w:lang w:val="pt-PT"/>
        </w:rPr>
        <w:t>A35</w:t>
      </w:r>
      <w:r w:rsidRPr="00F11F2E">
        <w:rPr>
          <w:lang w:val="pt-PT"/>
        </w:rPr>
        <w:t xml:space="preserve">. </w:t>
      </w:r>
      <w:r>
        <w:rPr>
          <w:lang w:val="pt-PT"/>
        </w:rPr>
        <w:tab/>
      </w:r>
      <w:r w:rsidRPr="00F11F2E">
        <w:rPr>
          <w:lang w:val="pt-PT"/>
        </w:rPr>
        <w:t xml:space="preserve">Os itens </w:t>
      </w:r>
      <w:r w:rsidRPr="00F11F2E">
        <w:rPr>
          <w:rStyle w:val="hps"/>
          <w:lang w:val="pt-PT"/>
        </w:rPr>
        <w:t xml:space="preserve">A15 a </w:t>
      </w:r>
      <w:r w:rsidRPr="00F11F2E">
        <w:rPr>
          <w:lang w:val="pt-PT"/>
        </w:rPr>
        <w:t xml:space="preserve">A22 </w:t>
      </w:r>
      <w:r w:rsidRPr="00F11F2E">
        <w:rPr>
          <w:rStyle w:val="hps"/>
          <w:lang w:val="pt-PT"/>
        </w:rPr>
        <w:t>fornecem</w:t>
      </w:r>
      <w:r w:rsidRPr="00F11F2E">
        <w:rPr>
          <w:lang w:val="pt-PT"/>
        </w:rPr>
        <w:t xml:space="preserve"> </w:t>
      </w:r>
      <w:r w:rsidRPr="00F11F2E">
        <w:rPr>
          <w:rStyle w:val="hps"/>
          <w:lang w:val="pt-PT"/>
        </w:rPr>
        <w:t>orientações pertinentes</w:t>
      </w:r>
      <w:r w:rsidRPr="00F11F2E">
        <w:rPr>
          <w:lang w:val="pt-PT"/>
        </w:rPr>
        <w:t xml:space="preserve"> </w:t>
      </w:r>
      <w:r w:rsidRPr="00F11F2E">
        <w:rPr>
          <w:rStyle w:val="hps"/>
          <w:lang w:val="pt-PT"/>
        </w:rPr>
        <w:t>para determinar a</w:t>
      </w:r>
      <w:r w:rsidRPr="00F11F2E">
        <w:rPr>
          <w:lang w:val="pt-PT"/>
        </w:rPr>
        <w:t xml:space="preserve"> </w:t>
      </w:r>
      <w:r w:rsidRPr="00F11F2E">
        <w:rPr>
          <w:rStyle w:val="hps"/>
          <w:lang w:val="pt-PT"/>
        </w:rPr>
        <w:t xml:space="preserve">natureza e </w:t>
      </w:r>
      <w:r>
        <w:rPr>
          <w:rStyle w:val="hps"/>
          <w:lang w:val="pt-PT"/>
        </w:rPr>
        <w:t xml:space="preserve">a </w:t>
      </w:r>
      <w:r w:rsidRPr="00F11F2E">
        <w:rPr>
          <w:rStyle w:val="hps"/>
          <w:lang w:val="pt-PT"/>
        </w:rPr>
        <w:t>extensão do</w:t>
      </w:r>
      <w:r w:rsidRPr="00F11F2E">
        <w:rPr>
          <w:lang w:val="pt-PT"/>
        </w:rPr>
        <w:t xml:space="preserve"> </w:t>
      </w:r>
      <w:r w:rsidRPr="00F11F2E">
        <w:rPr>
          <w:rStyle w:val="hps"/>
          <w:lang w:val="pt-PT"/>
        </w:rPr>
        <w:t>trabalho que pode</w:t>
      </w:r>
      <w:r w:rsidRPr="00F11F2E">
        <w:rPr>
          <w:lang w:val="pt-PT"/>
        </w:rPr>
        <w:t xml:space="preserve"> </w:t>
      </w:r>
      <w:r w:rsidRPr="00F11F2E">
        <w:rPr>
          <w:rStyle w:val="hps"/>
          <w:lang w:val="pt-PT"/>
        </w:rPr>
        <w:t>ser atribuído</w:t>
      </w:r>
      <w:r w:rsidRPr="00F11F2E">
        <w:rPr>
          <w:lang w:val="pt-PT"/>
        </w:rPr>
        <w:t xml:space="preserve"> </w:t>
      </w:r>
      <w:r w:rsidRPr="00F11F2E">
        <w:rPr>
          <w:rStyle w:val="hps"/>
          <w:lang w:val="pt-PT"/>
        </w:rPr>
        <w:t>aos auditores</w:t>
      </w:r>
      <w:r w:rsidRPr="00F11F2E">
        <w:rPr>
          <w:lang w:val="pt-PT"/>
        </w:rPr>
        <w:t xml:space="preserve"> </w:t>
      </w:r>
      <w:r w:rsidRPr="00F11F2E">
        <w:rPr>
          <w:rStyle w:val="hps"/>
          <w:lang w:val="pt-PT"/>
        </w:rPr>
        <w:t>internos.</w:t>
      </w:r>
    </w:p>
    <w:p w14:paraId="0FF9817F"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71E9AA98" w14:textId="77777777" w:rsidR="004B39EB" w:rsidRPr="00F11F2E" w:rsidRDefault="004B39EB" w:rsidP="004B39EB">
      <w:pPr>
        <w:pStyle w:val="Default"/>
        <w:spacing w:after="120"/>
        <w:ind w:left="567" w:hanging="567"/>
        <w:jc w:val="both"/>
        <w:rPr>
          <w:noProof/>
          <w:spacing w:val="-1"/>
        </w:rPr>
      </w:pPr>
      <w:r w:rsidRPr="00F11F2E">
        <w:rPr>
          <w:rStyle w:val="hps"/>
          <w:lang w:val="pt-PT"/>
        </w:rPr>
        <w:t>A36</w:t>
      </w:r>
      <w:r w:rsidRPr="00F11F2E">
        <w:rPr>
          <w:lang w:val="pt-PT"/>
        </w:rPr>
        <w:t xml:space="preserve">. </w:t>
      </w:r>
      <w:r>
        <w:rPr>
          <w:lang w:val="pt-PT"/>
        </w:rPr>
        <w:tab/>
      </w:r>
      <w:r w:rsidRPr="00F11F2E">
        <w:rPr>
          <w:rStyle w:val="hps"/>
          <w:lang w:val="pt-PT"/>
        </w:rPr>
        <w:t>Ao determinar</w:t>
      </w:r>
      <w:r w:rsidRPr="00F11F2E">
        <w:rPr>
          <w:lang w:val="pt-PT"/>
        </w:rPr>
        <w:t xml:space="preserve"> </w:t>
      </w:r>
      <w:r w:rsidRPr="00F11F2E">
        <w:rPr>
          <w:rStyle w:val="hps"/>
          <w:lang w:val="pt-PT"/>
        </w:rPr>
        <w:t>a natureza do trabalho</w:t>
      </w:r>
      <w:r w:rsidRPr="00F11F2E">
        <w:rPr>
          <w:lang w:val="pt-PT"/>
        </w:rPr>
        <w:t xml:space="preserve"> </w:t>
      </w:r>
      <w:r w:rsidRPr="00F11F2E">
        <w:rPr>
          <w:rStyle w:val="hps"/>
          <w:lang w:val="pt-PT"/>
        </w:rPr>
        <w:t>que</w:t>
      </w:r>
      <w:r w:rsidRPr="00F11F2E">
        <w:rPr>
          <w:lang w:val="pt-PT"/>
        </w:rPr>
        <w:t xml:space="preserve"> </w:t>
      </w:r>
      <w:r w:rsidRPr="00F11F2E">
        <w:rPr>
          <w:rStyle w:val="hps"/>
          <w:lang w:val="pt-PT"/>
        </w:rPr>
        <w:t>pode ser atribuído</w:t>
      </w:r>
      <w:r w:rsidRPr="00F11F2E">
        <w:rPr>
          <w:lang w:val="pt-PT"/>
        </w:rPr>
        <w:t xml:space="preserve"> </w:t>
      </w:r>
      <w:r w:rsidRPr="00F11F2E">
        <w:rPr>
          <w:rStyle w:val="hps"/>
          <w:lang w:val="pt-PT"/>
        </w:rPr>
        <w:t>aos auditores</w:t>
      </w:r>
      <w:r w:rsidRPr="00F11F2E">
        <w:rPr>
          <w:lang w:val="pt-PT"/>
        </w:rPr>
        <w:t xml:space="preserve"> </w:t>
      </w:r>
      <w:r w:rsidRPr="00F11F2E">
        <w:rPr>
          <w:rStyle w:val="hps"/>
          <w:lang w:val="pt-PT"/>
        </w:rPr>
        <w:t>internos</w:t>
      </w:r>
      <w:r w:rsidRPr="00F11F2E">
        <w:rPr>
          <w:lang w:val="pt-PT"/>
        </w:rPr>
        <w:t xml:space="preserve">, o </w:t>
      </w:r>
      <w:r w:rsidRPr="00F11F2E">
        <w:rPr>
          <w:rStyle w:val="hps"/>
          <w:lang w:val="pt-PT"/>
        </w:rPr>
        <w:t>auditor</w:t>
      </w:r>
      <w:r w:rsidRPr="00F11F2E">
        <w:rPr>
          <w:lang w:val="pt-PT"/>
        </w:rPr>
        <w:t xml:space="preserve"> </w:t>
      </w:r>
      <w:r w:rsidRPr="00F11F2E">
        <w:rPr>
          <w:rStyle w:val="hps"/>
        </w:rPr>
        <w:t>independente</w:t>
      </w:r>
      <w:r w:rsidRPr="00F11F2E">
        <w:rPr>
          <w:lang w:val="pt-PT"/>
        </w:rPr>
        <w:t xml:space="preserve"> deve tomar</w:t>
      </w:r>
      <w:r w:rsidRPr="00F11F2E">
        <w:rPr>
          <w:rStyle w:val="hps"/>
          <w:lang w:val="pt-PT"/>
        </w:rPr>
        <w:t xml:space="preserve"> o cuidado em</w:t>
      </w:r>
      <w:r w:rsidRPr="00F11F2E">
        <w:rPr>
          <w:lang w:val="pt-PT"/>
        </w:rPr>
        <w:t xml:space="preserve"> </w:t>
      </w:r>
      <w:r w:rsidRPr="00F11F2E">
        <w:rPr>
          <w:rStyle w:val="hps"/>
          <w:lang w:val="pt-PT"/>
        </w:rPr>
        <w:t>limitar</w:t>
      </w:r>
      <w:r w:rsidRPr="00F11F2E">
        <w:rPr>
          <w:lang w:val="pt-PT"/>
        </w:rPr>
        <w:t xml:space="preserve"> </w:t>
      </w:r>
      <w:r w:rsidRPr="00F11F2E">
        <w:rPr>
          <w:rStyle w:val="hps"/>
          <w:lang w:val="pt-PT"/>
        </w:rPr>
        <w:t>esse tipo de trabalho</w:t>
      </w:r>
      <w:r w:rsidRPr="00F11F2E">
        <w:rPr>
          <w:lang w:val="pt-PT"/>
        </w:rPr>
        <w:t xml:space="preserve"> </w:t>
      </w:r>
      <w:r w:rsidRPr="00F11F2E">
        <w:rPr>
          <w:rStyle w:val="hps"/>
          <w:lang w:val="pt-PT"/>
        </w:rPr>
        <w:t>para as áreas em que</w:t>
      </w:r>
      <w:r w:rsidRPr="00F11F2E">
        <w:rPr>
          <w:lang w:val="pt-PT"/>
        </w:rPr>
        <w:t xml:space="preserve"> a atribuição </w:t>
      </w:r>
      <w:r w:rsidRPr="00F11F2E">
        <w:rPr>
          <w:rStyle w:val="hps"/>
          <w:lang w:val="pt-PT"/>
        </w:rPr>
        <w:t>se</w:t>
      </w:r>
      <w:r>
        <w:rPr>
          <w:rStyle w:val="hps"/>
          <w:lang w:val="pt-PT"/>
        </w:rPr>
        <w:t>ja</w:t>
      </w:r>
      <w:r w:rsidRPr="00F11F2E">
        <w:rPr>
          <w:rStyle w:val="hps"/>
          <w:lang w:val="pt-PT"/>
        </w:rPr>
        <w:t xml:space="preserve"> apropriada</w:t>
      </w:r>
      <w:r w:rsidRPr="00F11F2E">
        <w:rPr>
          <w:lang w:val="pt-PT"/>
        </w:rPr>
        <w:t xml:space="preserve">. </w:t>
      </w:r>
      <w:r w:rsidRPr="00F11F2E">
        <w:rPr>
          <w:rStyle w:val="hps"/>
          <w:lang w:val="pt-PT"/>
        </w:rPr>
        <w:t>Exemplos de</w:t>
      </w:r>
      <w:r w:rsidRPr="00F11F2E">
        <w:rPr>
          <w:lang w:val="pt-PT"/>
        </w:rPr>
        <w:t xml:space="preserve"> </w:t>
      </w:r>
      <w:r w:rsidRPr="00F11F2E">
        <w:rPr>
          <w:rStyle w:val="hps"/>
          <w:lang w:val="pt-PT"/>
        </w:rPr>
        <w:t>atividades e tarefas</w:t>
      </w:r>
      <w:r w:rsidRPr="00F11F2E">
        <w:rPr>
          <w:lang w:val="pt-PT"/>
        </w:rPr>
        <w:t xml:space="preserve"> em </w:t>
      </w:r>
      <w:r w:rsidRPr="00F11F2E">
        <w:rPr>
          <w:rStyle w:val="hps"/>
          <w:lang w:val="pt-PT"/>
        </w:rPr>
        <w:t xml:space="preserve">que não </w:t>
      </w:r>
      <w:r>
        <w:rPr>
          <w:rStyle w:val="hps"/>
          <w:lang w:val="pt-PT"/>
        </w:rPr>
        <w:t>é</w:t>
      </w:r>
      <w:r w:rsidRPr="00F11F2E">
        <w:rPr>
          <w:lang w:val="pt-PT"/>
        </w:rPr>
        <w:t xml:space="preserve"> </w:t>
      </w:r>
      <w:r w:rsidRPr="00F11F2E">
        <w:rPr>
          <w:rStyle w:val="hps"/>
          <w:lang w:val="pt-PT"/>
        </w:rPr>
        <w:t>apropriado utilizar</w:t>
      </w:r>
      <w:r w:rsidRPr="00F11F2E">
        <w:rPr>
          <w:lang w:val="pt-PT"/>
        </w:rPr>
        <w:t xml:space="preserve"> </w:t>
      </w:r>
      <w:r w:rsidRPr="00F11F2E">
        <w:rPr>
          <w:rStyle w:val="hps"/>
          <w:lang w:val="pt-PT"/>
        </w:rPr>
        <w:t>os auditores internos</w:t>
      </w:r>
      <w:r w:rsidRPr="00F11F2E">
        <w:rPr>
          <w:lang w:val="pt-PT"/>
        </w:rPr>
        <w:t xml:space="preserve"> </w:t>
      </w:r>
      <w:r w:rsidRPr="00F11F2E">
        <w:rPr>
          <w:rStyle w:val="hps"/>
          <w:lang w:val="pt-PT"/>
        </w:rPr>
        <w:t>para prestar assistência</w:t>
      </w:r>
      <w:r w:rsidRPr="00F11F2E">
        <w:rPr>
          <w:lang w:val="pt-PT"/>
        </w:rPr>
        <w:t xml:space="preserve"> </w:t>
      </w:r>
      <w:r w:rsidRPr="00F11F2E">
        <w:rPr>
          <w:rStyle w:val="hps"/>
          <w:lang w:val="pt-PT"/>
        </w:rPr>
        <w:t>direta</w:t>
      </w:r>
      <w:r w:rsidRPr="00F11F2E">
        <w:rPr>
          <w:lang w:val="pt-PT"/>
        </w:rPr>
        <w:t xml:space="preserve"> </w:t>
      </w:r>
      <w:r w:rsidRPr="00F11F2E">
        <w:rPr>
          <w:rStyle w:val="hps"/>
          <w:lang w:val="pt-PT"/>
        </w:rPr>
        <w:t>incluem</w:t>
      </w:r>
      <w:r>
        <w:rPr>
          <w:rStyle w:val="hps"/>
          <w:lang w:val="pt-PT"/>
        </w:rPr>
        <w:t>:</w:t>
      </w:r>
    </w:p>
    <w:p w14:paraId="2C4271AC" w14:textId="77777777" w:rsidR="004B39EB" w:rsidRPr="00F11F2E" w:rsidRDefault="004B39EB">
      <w:pPr>
        <w:pStyle w:val="PargrafodaLista"/>
        <w:numPr>
          <w:ilvl w:val="0"/>
          <w:numId w:val="241"/>
        </w:numPr>
        <w:spacing w:after="120" w:line="240" w:lineRule="auto"/>
        <w:ind w:left="851" w:hanging="284"/>
        <w:contextualSpacing w:val="0"/>
        <w:jc w:val="both"/>
        <w:rPr>
          <w:rStyle w:val="hps"/>
          <w:rFonts w:ascii="Times New Roman" w:hAnsi="Times New Roman"/>
          <w:noProof/>
          <w:color w:val="000000"/>
          <w:spacing w:val="-1"/>
          <w:sz w:val="24"/>
          <w:szCs w:val="24"/>
        </w:rPr>
      </w:pPr>
      <w:r>
        <w:rPr>
          <w:rStyle w:val="hps"/>
          <w:rFonts w:ascii="Times New Roman" w:hAnsi="Times New Roman"/>
          <w:sz w:val="24"/>
          <w:szCs w:val="24"/>
          <w:lang w:val="pt-PT"/>
        </w:rPr>
        <w:t xml:space="preserve">  </w:t>
      </w:r>
      <w:r w:rsidRPr="00F11F2E">
        <w:rPr>
          <w:rStyle w:val="hps"/>
          <w:rFonts w:ascii="Times New Roman" w:hAnsi="Times New Roman"/>
          <w:sz w:val="24"/>
          <w:szCs w:val="24"/>
          <w:lang w:val="pt-PT"/>
        </w:rPr>
        <w:t>discussão 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riscos de fraude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Todavia, 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auditores independentes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podem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fazer indagações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auditores internos sobre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os riscos de fraude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na organização</w:t>
      </w:r>
      <w:r w:rsidRPr="00F11F2E">
        <w:rPr>
          <w:rFonts w:ascii="Times New Roman" w:hAnsi="Times New Roman"/>
          <w:sz w:val="24"/>
          <w:szCs w:val="24"/>
          <w:lang w:val="pt-PT"/>
        </w:rPr>
        <w:t xml:space="preserve">, de acordo </w:t>
      </w:r>
      <w:r w:rsidRPr="00F11F2E">
        <w:rPr>
          <w:rStyle w:val="hps"/>
          <w:rFonts w:ascii="Times New Roman" w:hAnsi="Times New Roman"/>
          <w:sz w:val="24"/>
          <w:szCs w:val="24"/>
          <w:lang w:val="pt-PT"/>
        </w:rPr>
        <w:t>com o item 6(a) da NBC TA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315; e</w:t>
      </w:r>
    </w:p>
    <w:p w14:paraId="0C0F8F0E" w14:textId="77777777" w:rsidR="004B39EB" w:rsidRPr="00F11F2E" w:rsidRDefault="004B39EB">
      <w:pPr>
        <w:pStyle w:val="PargrafodaLista"/>
        <w:numPr>
          <w:ilvl w:val="0"/>
          <w:numId w:val="241"/>
        </w:numPr>
        <w:spacing w:after="0" w:line="240" w:lineRule="auto"/>
        <w:ind w:left="851" w:hanging="284"/>
        <w:jc w:val="both"/>
        <w:rPr>
          <w:rFonts w:ascii="Times New Roman" w:hAnsi="Times New Roman"/>
          <w:noProof/>
          <w:color w:val="000000"/>
          <w:spacing w:val="-1"/>
          <w:sz w:val="24"/>
          <w:szCs w:val="24"/>
        </w:rPr>
      </w:pPr>
      <w:r>
        <w:rPr>
          <w:rStyle w:val="hps"/>
          <w:rFonts w:ascii="Times New Roman" w:hAnsi="Times New Roman"/>
          <w:sz w:val="24"/>
          <w:szCs w:val="24"/>
          <w:lang w:val="pt-PT"/>
        </w:rPr>
        <w:t xml:space="preserve">  </w:t>
      </w:r>
      <w:r w:rsidRPr="00F11F2E">
        <w:rPr>
          <w:rStyle w:val="hps"/>
          <w:rFonts w:ascii="Times New Roman" w:hAnsi="Times New Roman"/>
          <w:sz w:val="24"/>
          <w:szCs w:val="24"/>
          <w:lang w:val="pt-PT"/>
        </w:rPr>
        <w:t>determinação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 procedimentos de auditoria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que requerem imprevisibilidade ou aplicação em caráter de surpresa conforme </w:t>
      </w:r>
      <w:r w:rsidRPr="00F11F2E">
        <w:rPr>
          <w:rFonts w:ascii="Times New Roman" w:hAnsi="Times New Roman"/>
          <w:sz w:val="24"/>
          <w:szCs w:val="24"/>
          <w:lang w:val="pt-PT"/>
        </w:rPr>
        <w:t xml:space="preserve">NBC TA </w:t>
      </w:r>
      <w:r w:rsidRPr="00F11F2E">
        <w:rPr>
          <w:rStyle w:val="hps"/>
          <w:rFonts w:ascii="Times New Roman" w:hAnsi="Times New Roman"/>
          <w:sz w:val="24"/>
          <w:szCs w:val="24"/>
          <w:lang w:val="pt-PT"/>
        </w:rPr>
        <w:t>240.</w:t>
      </w:r>
    </w:p>
    <w:p w14:paraId="4BEFCF12" w14:textId="77777777" w:rsidR="004B39EB" w:rsidRDefault="004B39EB" w:rsidP="004B39EB">
      <w:pPr>
        <w:pStyle w:val="Default"/>
        <w:jc w:val="both"/>
        <w:rPr>
          <w:rStyle w:val="hps"/>
          <w:lang w:val="pt-PT"/>
        </w:rPr>
      </w:pPr>
    </w:p>
    <w:p w14:paraId="49E7CE37" w14:textId="77777777" w:rsidR="004B39EB" w:rsidRPr="00F11F2E" w:rsidRDefault="004B39EB" w:rsidP="004B39EB">
      <w:pPr>
        <w:pStyle w:val="Default"/>
        <w:ind w:left="567" w:hanging="567"/>
        <w:jc w:val="both"/>
        <w:rPr>
          <w:color w:val="auto"/>
        </w:rPr>
      </w:pPr>
      <w:r w:rsidRPr="00F11F2E">
        <w:rPr>
          <w:rStyle w:val="hps"/>
          <w:lang w:val="pt-PT"/>
        </w:rPr>
        <w:t>A37</w:t>
      </w:r>
      <w:r w:rsidRPr="00F11F2E">
        <w:rPr>
          <w:lang w:val="pt-PT"/>
        </w:rPr>
        <w:t xml:space="preserve">. </w:t>
      </w:r>
      <w:r>
        <w:rPr>
          <w:lang w:val="pt-PT"/>
        </w:rPr>
        <w:tab/>
      </w:r>
      <w:r w:rsidRPr="00F11F2E">
        <w:rPr>
          <w:rStyle w:val="hps"/>
          <w:lang w:val="pt-PT"/>
        </w:rPr>
        <w:t>De forma similar</w:t>
      </w:r>
      <w:r w:rsidRPr="00F11F2E">
        <w:rPr>
          <w:lang w:val="pt-PT"/>
        </w:rPr>
        <w:t xml:space="preserve">, uma vez que </w:t>
      </w:r>
      <w:r w:rsidRPr="00F11F2E">
        <w:rPr>
          <w:rStyle w:val="hps"/>
          <w:lang w:val="pt-PT"/>
        </w:rPr>
        <w:t>de acordo com os itens 7 e 16 da NBC TA</w:t>
      </w:r>
      <w:r w:rsidRPr="00F11F2E">
        <w:rPr>
          <w:lang w:val="pt-PT"/>
        </w:rPr>
        <w:t xml:space="preserve"> </w:t>
      </w:r>
      <w:r w:rsidRPr="00F11F2E">
        <w:rPr>
          <w:rStyle w:val="hps"/>
          <w:lang w:val="pt-PT"/>
        </w:rPr>
        <w:t>505</w:t>
      </w:r>
      <w:r w:rsidRPr="00F11F2E">
        <w:rPr>
          <w:color w:val="auto"/>
        </w:rPr>
        <w:t xml:space="preserve">, </w:t>
      </w:r>
      <w:r w:rsidRPr="00F11F2E">
        <w:rPr>
          <w:lang w:val="pt-PT"/>
        </w:rPr>
        <w:t xml:space="preserve">o </w:t>
      </w:r>
      <w:r w:rsidRPr="00F11F2E">
        <w:rPr>
          <w:rStyle w:val="hps"/>
          <w:lang w:val="pt-PT"/>
        </w:rPr>
        <w:t>auditor independente</w:t>
      </w:r>
      <w:r w:rsidRPr="00F11F2E">
        <w:rPr>
          <w:lang w:val="pt-PT"/>
        </w:rPr>
        <w:t xml:space="preserve"> </w:t>
      </w:r>
      <w:r w:rsidRPr="00F11F2E">
        <w:rPr>
          <w:rStyle w:val="hps"/>
          <w:lang w:val="pt-PT"/>
        </w:rPr>
        <w:t>deve</w:t>
      </w:r>
      <w:r w:rsidRPr="00F11F2E">
        <w:rPr>
          <w:lang w:val="pt-PT"/>
        </w:rPr>
        <w:t xml:space="preserve"> </w:t>
      </w:r>
      <w:r w:rsidRPr="00F11F2E">
        <w:rPr>
          <w:rStyle w:val="hps"/>
          <w:lang w:val="pt-PT"/>
        </w:rPr>
        <w:t>manter o controle sobre</w:t>
      </w:r>
      <w:r w:rsidRPr="00F11F2E">
        <w:rPr>
          <w:lang w:val="pt-PT"/>
        </w:rPr>
        <w:t xml:space="preserve"> </w:t>
      </w:r>
      <w:r w:rsidRPr="00F11F2E">
        <w:rPr>
          <w:rStyle w:val="hps"/>
          <w:lang w:val="pt-PT"/>
        </w:rPr>
        <w:t>os pedidos</w:t>
      </w:r>
      <w:r w:rsidRPr="00F11F2E">
        <w:rPr>
          <w:lang w:val="pt-PT"/>
        </w:rPr>
        <w:t xml:space="preserve"> </w:t>
      </w:r>
      <w:r w:rsidRPr="00F11F2E">
        <w:rPr>
          <w:rStyle w:val="hps"/>
          <w:lang w:val="pt-PT"/>
        </w:rPr>
        <w:t>de confirmação externa</w:t>
      </w:r>
      <w:r w:rsidRPr="00F11F2E">
        <w:rPr>
          <w:lang w:val="pt-PT"/>
        </w:rPr>
        <w:t xml:space="preserve"> </w:t>
      </w:r>
      <w:r w:rsidRPr="00F11F2E">
        <w:rPr>
          <w:rStyle w:val="hps"/>
          <w:lang w:val="pt-PT"/>
        </w:rPr>
        <w:t>e avaliar</w:t>
      </w:r>
      <w:r w:rsidRPr="00F11F2E">
        <w:rPr>
          <w:lang w:val="pt-PT"/>
        </w:rPr>
        <w:t xml:space="preserve"> </w:t>
      </w:r>
      <w:r w:rsidRPr="00F11F2E">
        <w:rPr>
          <w:rStyle w:val="hps"/>
          <w:lang w:val="pt-PT"/>
        </w:rPr>
        <w:t>os resultados desse procedimento</w:t>
      </w:r>
      <w:r w:rsidRPr="00F11F2E">
        <w:rPr>
          <w:lang w:val="pt-PT"/>
        </w:rPr>
        <w:t xml:space="preserve">, </w:t>
      </w:r>
      <w:r w:rsidRPr="00F11F2E">
        <w:rPr>
          <w:rStyle w:val="hps"/>
          <w:lang w:val="pt-PT"/>
        </w:rPr>
        <w:t xml:space="preserve">não </w:t>
      </w:r>
      <w:r>
        <w:rPr>
          <w:rStyle w:val="hps"/>
          <w:lang w:val="pt-PT"/>
        </w:rPr>
        <w:t>é</w:t>
      </w:r>
      <w:r w:rsidRPr="00F11F2E">
        <w:rPr>
          <w:lang w:val="pt-PT"/>
        </w:rPr>
        <w:t xml:space="preserve"> </w:t>
      </w:r>
      <w:r w:rsidRPr="00F11F2E">
        <w:rPr>
          <w:rStyle w:val="hps"/>
          <w:lang w:val="pt-PT"/>
        </w:rPr>
        <w:t>apropriado atribuir</w:t>
      </w:r>
      <w:r w:rsidRPr="00F11F2E">
        <w:rPr>
          <w:lang w:val="pt-PT"/>
        </w:rPr>
        <w:t xml:space="preserve"> </w:t>
      </w:r>
      <w:r w:rsidRPr="00F11F2E">
        <w:rPr>
          <w:rStyle w:val="hps"/>
          <w:lang w:val="pt-PT"/>
        </w:rPr>
        <w:t>essas responsabilidades</w:t>
      </w:r>
      <w:r w:rsidRPr="00F11F2E">
        <w:rPr>
          <w:lang w:val="pt-PT"/>
        </w:rPr>
        <w:t xml:space="preserve"> </w:t>
      </w:r>
      <w:r w:rsidRPr="00F11F2E">
        <w:rPr>
          <w:rStyle w:val="hps"/>
          <w:lang w:val="pt-PT"/>
        </w:rPr>
        <w:t>aos auditores</w:t>
      </w:r>
      <w:r w:rsidRPr="00F11F2E">
        <w:rPr>
          <w:lang w:val="pt-PT"/>
        </w:rPr>
        <w:t xml:space="preserve"> </w:t>
      </w:r>
      <w:r w:rsidRPr="00F11F2E">
        <w:rPr>
          <w:rStyle w:val="hps"/>
          <w:lang w:val="pt-PT"/>
        </w:rPr>
        <w:t>internos. Entretanto</w:t>
      </w:r>
      <w:r w:rsidRPr="00F11F2E">
        <w:rPr>
          <w:lang w:val="pt-PT"/>
        </w:rPr>
        <w:t xml:space="preserve">, os auditores internos </w:t>
      </w:r>
      <w:r w:rsidRPr="00F11F2E">
        <w:rPr>
          <w:rStyle w:val="hps"/>
          <w:lang w:val="pt-PT"/>
        </w:rPr>
        <w:t>podem</w:t>
      </w:r>
      <w:r w:rsidRPr="00F11F2E">
        <w:rPr>
          <w:lang w:val="pt-PT"/>
        </w:rPr>
        <w:t xml:space="preserve"> </w:t>
      </w:r>
      <w:r w:rsidRPr="00F11F2E">
        <w:rPr>
          <w:rStyle w:val="hps"/>
          <w:lang w:val="pt-PT"/>
        </w:rPr>
        <w:t>auxiliar</w:t>
      </w:r>
      <w:r w:rsidRPr="00F11F2E">
        <w:rPr>
          <w:lang w:val="pt-PT"/>
        </w:rPr>
        <w:t xml:space="preserve"> </w:t>
      </w:r>
      <w:r w:rsidRPr="00F11F2E">
        <w:rPr>
          <w:rStyle w:val="hps"/>
          <w:lang w:val="pt-PT"/>
        </w:rPr>
        <w:t>na montagem de</w:t>
      </w:r>
      <w:r w:rsidRPr="00F11F2E">
        <w:rPr>
          <w:lang w:val="pt-PT"/>
        </w:rPr>
        <w:t xml:space="preserve"> </w:t>
      </w:r>
      <w:r w:rsidRPr="00F11F2E">
        <w:rPr>
          <w:rStyle w:val="hps"/>
          <w:lang w:val="pt-PT"/>
        </w:rPr>
        <w:t>informações necessárias para o</w:t>
      </w:r>
      <w:r w:rsidRPr="00F11F2E">
        <w:rPr>
          <w:lang w:val="pt-PT"/>
        </w:rPr>
        <w:t xml:space="preserve"> </w:t>
      </w:r>
      <w:r w:rsidRPr="00F11F2E">
        <w:rPr>
          <w:rStyle w:val="hps"/>
          <w:lang w:val="pt-PT"/>
        </w:rPr>
        <w:t>auditor</w:t>
      </w:r>
      <w:r w:rsidRPr="00F11F2E">
        <w:rPr>
          <w:lang w:val="pt-PT"/>
        </w:rPr>
        <w:t xml:space="preserve"> </w:t>
      </w:r>
      <w:r w:rsidRPr="00F11F2E">
        <w:rPr>
          <w:rStyle w:val="hps"/>
          <w:lang w:val="pt-PT"/>
        </w:rPr>
        <w:t>independente</w:t>
      </w:r>
      <w:r w:rsidRPr="00F11F2E">
        <w:rPr>
          <w:lang w:val="pt-PT"/>
        </w:rPr>
        <w:t xml:space="preserve"> </w:t>
      </w:r>
      <w:r w:rsidRPr="00F11F2E">
        <w:rPr>
          <w:rStyle w:val="hps"/>
          <w:lang w:val="pt-PT"/>
        </w:rPr>
        <w:t>poder resolver</w:t>
      </w:r>
      <w:r w:rsidRPr="00F11F2E">
        <w:rPr>
          <w:lang w:val="pt-PT"/>
        </w:rPr>
        <w:t xml:space="preserve"> </w:t>
      </w:r>
      <w:r w:rsidRPr="00F11F2E">
        <w:rPr>
          <w:rStyle w:val="hps"/>
          <w:lang w:val="pt-PT"/>
        </w:rPr>
        <w:t>exceções</w:t>
      </w:r>
      <w:r w:rsidRPr="00F11F2E">
        <w:rPr>
          <w:lang w:val="pt-PT"/>
        </w:rPr>
        <w:t xml:space="preserve"> </w:t>
      </w:r>
      <w:r w:rsidRPr="00F11F2E">
        <w:rPr>
          <w:rStyle w:val="hps"/>
          <w:lang w:val="pt-PT"/>
        </w:rPr>
        <w:t>nas respostas</w:t>
      </w:r>
      <w:r w:rsidRPr="00F11F2E">
        <w:rPr>
          <w:lang w:val="pt-PT"/>
        </w:rPr>
        <w:t xml:space="preserve"> </w:t>
      </w:r>
      <w:r w:rsidRPr="00F11F2E">
        <w:rPr>
          <w:rStyle w:val="hps"/>
          <w:lang w:val="pt-PT"/>
        </w:rPr>
        <w:t>de confirmação.</w:t>
      </w:r>
    </w:p>
    <w:p w14:paraId="5CDEE44D"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6DE95362" w14:textId="77777777" w:rsidR="004B39EB" w:rsidRPr="00F11F2E" w:rsidRDefault="004B39EB" w:rsidP="004B39EB">
      <w:pPr>
        <w:spacing w:after="0" w:line="240" w:lineRule="auto"/>
        <w:ind w:left="567" w:hanging="567"/>
        <w:jc w:val="both"/>
        <w:rPr>
          <w:rFonts w:ascii="Times New Roman" w:hAnsi="Times New Roman"/>
          <w:noProof/>
          <w:color w:val="000000"/>
          <w:spacing w:val="-1"/>
          <w:sz w:val="24"/>
          <w:szCs w:val="24"/>
        </w:rPr>
      </w:pPr>
      <w:r w:rsidRPr="00F11F2E">
        <w:rPr>
          <w:rStyle w:val="hps"/>
          <w:rFonts w:ascii="Times New Roman" w:hAnsi="Times New Roman"/>
          <w:sz w:val="24"/>
          <w:szCs w:val="24"/>
          <w:lang w:val="pt-PT"/>
        </w:rPr>
        <w:t>A38</w:t>
      </w:r>
      <w:r w:rsidRPr="00F11F2E">
        <w:rPr>
          <w:rFonts w:ascii="Times New Roman" w:hAnsi="Times New Roman"/>
          <w:sz w:val="24"/>
          <w:szCs w:val="24"/>
          <w:lang w:val="pt-PT"/>
        </w:rPr>
        <w:t xml:space="preserve">. </w:t>
      </w:r>
      <w:r>
        <w:rPr>
          <w:rFonts w:ascii="Times New Roman" w:hAnsi="Times New Roman"/>
          <w:sz w:val="24"/>
          <w:szCs w:val="24"/>
          <w:lang w:val="pt-PT"/>
        </w:rPr>
        <w:tab/>
      </w:r>
      <w:r w:rsidRPr="00F11F2E">
        <w:rPr>
          <w:rStyle w:val="hps"/>
          <w:rFonts w:ascii="Times New Roman" w:hAnsi="Times New Roman"/>
          <w:sz w:val="24"/>
          <w:szCs w:val="24"/>
          <w:lang w:val="pt-PT"/>
        </w:rPr>
        <w:t>O montante 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julgamento envolvido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o risco 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distorção relevante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também</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são importantes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na determinação 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trabalho que pode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ser atribuído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aos auditores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prestam assistência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direta. Por exemplo,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nos casos em que</w:t>
      </w:r>
      <w:r w:rsidRPr="00F11F2E">
        <w:rPr>
          <w:rFonts w:ascii="Times New Roman" w:hAnsi="Times New Roman"/>
          <w:sz w:val="24"/>
          <w:szCs w:val="24"/>
          <w:lang w:val="pt-PT"/>
        </w:rPr>
        <w:t xml:space="preserve"> </w:t>
      </w:r>
      <w:r>
        <w:rPr>
          <w:rFonts w:ascii="Times New Roman" w:hAnsi="Times New Roman"/>
          <w:sz w:val="24"/>
          <w:szCs w:val="24"/>
          <w:lang w:val="pt-PT"/>
        </w:rPr>
        <w:t xml:space="preserve">a </w:t>
      </w:r>
      <w:r w:rsidRPr="00F11F2E">
        <w:rPr>
          <w:rStyle w:val="hps"/>
          <w:rFonts w:ascii="Times New Roman" w:hAnsi="Times New Roman"/>
          <w:sz w:val="24"/>
          <w:szCs w:val="24"/>
          <w:lang w:val="pt-PT"/>
        </w:rPr>
        <w:t>avaliação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das contas a receber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é considerada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como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área 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alto risco</w:t>
      </w:r>
      <w:r w:rsidRPr="00F11F2E">
        <w:rPr>
          <w:rFonts w:ascii="Times New Roman" w:hAnsi="Times New Roman"/>
          <w:sz w:val="24"/>
          <w:szCs w:val="24"/>
          <w:lang w:val="pt-PT"/>
        </w:rPr>
        <w:t xml:space="preserve">, o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 pode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atribuir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verificação da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precisão do demonstrativo das contas a receber por idade de vencimento para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um auditor interno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presta assistência direta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Entretanto, como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avaliação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 adequação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da provisão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baseada nesse demonstrativo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envolve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mais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 que julgamento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limitado,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não </w:t>
      </w:r>
      <w:r>
        <w:rPr>
          <w:rStyle w:val="hps"/>
          <w:rFonts w:ascii="Times New Roman" w:hAnsi="Times New Roman"/>
          <w:sz w:val="24"/>
          <w:szCs w:val="24"/>
          <w:lang w:val="pt-PT"/>
        </w:rPr>
        <w:t>é</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apropriado atribuir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esse procedimento para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um auditor interno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presta assistência direta</w:t>
      </w:r>
      <w:r w:rsidRPr="00F11F2E">
        <w:rPr>
          <w:rFonts w:ascii="Times New Roman" w:hAnsi="Times New Roman"/>
          <w:sz w:val="24"/>
          <w:szCs w:val="24"/>
          <w:lang w:val="pt-PT"/>
        </w:rPr>
        <w:t>.</w:t>
      </w:r>
    </w:p>
    <w:p w14:paraId="2B30C8A5"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098E271B" w14:textId="77777777" w:rsidR="004B39EB" w:rsidRPr="00F11F2E" w:rsidRDefault="004B39EB" w:rsidP="004B39EB">
      <w:pPr>
        <w:spacing w:after="0" w:line="240" w:lineRule="auto"/>
        <w:ind w:left="567" w:hanging="567"/>
        <w:jc w:val="both"/>
        <w:rPr>
          <w:rFonts w:ascii="Times New Roman" w:hAnsi="Times New Roman"/>
          <w:noProof/>
          <w:color w:val="000000"/>
          <w:spacing w:val="-1"/>
          <w:sz w:val="24"/>
          <w:szCs w:val="24"/>
        </w:rPr>
      </w:pPr>
      <w:r w:rsidRPr="00F11F2E">
        <w:rPr>
          <w:rStyle w:val="hps"/>
          <w:rFonts w:ascii="Times New Roman" w:hAnsi="Times New Roman"/>
          <w:sz w:val="24"/>
          <w:szCs w:val="24"/>
          <w:lang w:val="pt-PT"/>
        </w:rPr>
        <w:t>A39</w:t>
      </w:r>
      <w:r w:rsidRPr="00F11F2E">
        <w:rPr>
          <w:rFonts w:ascii="Times New Roman" w:hAnsi="Times New Roman"/>
          <w:sz w:val="24"/>
          <w:szCs w:val="24"/>
          <w:lang w:val="pt-PT"/>
        </w:rPr>
        <w:t xml:space="preserve">. </w:t>
      </w:r>
      <w:r>
        <w:rPr>
          <w:rFonts w:ascii="Times New Roman" w:hAnsi="Times New Roman"/>
          <w:sz w:val="24"/>
          <w:szCs w:val="24"/>
          <w:lang w:val="pt-PT"/>
        </w:rPr>
        <w:tab/>
      </w:r>
      <w:r w:rsidRPr="00F11F2E">
        <w:rPr>
          <w:rStyle w:val="hps"/>
          <w:rFonts w:ascii="Times New Roman" w:hAnsi="Times New Roman"/>
          <w:sz w:val="24"/>
          <w:szCs w:val="24"/>
          <w:lang w:val="pt-PT"/>
        </w:rPr>
        <w:t>Não obstante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direção,</w:t>
      </w:r>
      <w:r w:rsidRPr="00F11F2E">
        <w:rPr>
          <w:rFonts w:ascii="Times New Roman" w:hAnsi="Times New Roman"/>
          <w:sz w:val="24"/>
          <w:szCs w:val="24"/>
          <w:lang w:val="pt-PT"/>
        </w:rPr>
        <w:t xml:space="preserve"> </w:t>
      </w:r>
      <w:r>
        <w:rPr>
          <w:rFonts w:ascii="Times New Roman" w:hAnsi="Times New Roman"/>
          <w:sz w:val="24"/>
          <w:szCs w:val="24"/>
          <w:lang w:val="pt-PT"/>
        </w:rPr>
        <w:t xml:space="preserve">a </w:t>
      </w:r>
      <w:r w:rsidRPr="00F11F2E">
        <w:rPr>
          <w:rStyle w:val="hps"/>
          <w:rFonts w:ascii="Times New Roman" w:hAnsi="Times New Roman"/>
          <w:sz w:val="24"/>
          <w:szCs w:val="24"/>
          <w:lang w:val="pt-PT"/>
        </w:rPr>
        <w:t xml:space="preserve">supervisão e </w:t>
      </w:r>
      <w:r>
        <w:rPr>
          <w:rStyle w:val="hps"/>
          <w:rFonts w:ascii="Times New Roman" w:hAnsi="Times New Roman"/>
          <w:sz w:val="24"/>
          <w:szCs w:val="24"/>
          <w:lang w:val="pt-PT"/>
        </w:rPr>
        <w:t xml:space="preserve">a </w:t>
      </w:r>
      <w:r w:rsidRPr="00F11F2E">
        <w:rPr>
          <w:rStyle w:val="hps"/>
          <w:rFonts w:ascii="Times New Roman" w:hAnsi="Times New Roman"/>
          <w:sz w:val="24"/>
          <w:szCs w:val="24"/>
          <w:lang w:val="pt-PT"/>
        </w:rPr>
        <w:t>revisão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pelo auditor independente</w:t>
      </w:r>
      <w:r w:rsidRPr="00F11F2E">
        <w:rPr>
          <w:rFonts w:ascii="Times New Roman" w:hAnsi="Times New Roman"/>
          <w:sz w:val="24"/>
          <w:szCs w:val="24"/>
          <w:lang w:val="pt-PT"/>
        </w:rPr>
        <w:t xml:space="preserve">, o uso excessivo </w:t>
      </w:r>
      <w:r w:rsidRPr="00F11F2E">
        <w:rPr>
          <w:rStyle w:val="hps"/>
          <w:rFonts w:ascii="Times New Roman" w:hAnsi="Times New Roman"/>
          <w:sz w:val="24"/>
          <w:szCs w:val="24"/>
          <w:lang w:val="pt-PT"/>
        </w:rPr>
        <w:t>de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para prestar assistência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direta pode afetar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percepção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sobre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independência 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trabalho de auditoria das demonstrações contábeis.</w:t>
      </w:r>
    </w:p>
    <w:p w14:paraId="2D7EDD06" w14:textId="77777777" w:rsidR="004B39EB" w:rsidRDefault="004B39EB" w:rsidP="004B39EB">
      <w:pPr>
        <w:tabs>
          <w:tab w:val="left" w:pos="420"/>
        </w:tabs>
        <w:spacing w:after="0" w:line="240" w:lineRule="auto"/>
        <w:jc w:val="both"/>
        <w:rPr>
          <w:rStyle w:val="hps"/>
          <w:rFonts w:ascii="Times New Roman" w:hAnsi="Times New Roman"/>
          <w:b/>
          <w:sz w:val="24"/>
          <w:szCs w:val="24"/>
          <w:lang w:val="pt-PT"/>
        </w:rPr>
      </w:pPr>
    </w:p>
    <w:p w14:paraId="76F1FB14" w14:textId="77777777" w:rsidR="004B39EB" w:rsidRPr="00F11F2E" w:rsidRDefault="004B39EB" w:rsidP="004B39EB">
      <w:pPr>
        <w:tabs>
          <w:tab w:val="left" w:pos="420"/>
        </w:tabs>
        <w:spacing w:after="0" w:line="240" w:lineRule="auto"/>
        <w:jc w:val="both"/>
        <w:rPr>
          <w:rStyle w:val="hps"/>
          <w:rFonts w:ascii="Times New Roman" w:hAnsi="Times New Roman"/>
          <w:sz w:val="24"/>
          <w:szCs w:val="24"/>
        </w:rPr>
      </w:pPr>
      <w:r w:rsidRPr="00F11F2E">
        <w:rPr>
          <w:rStyle w:val="hps"/>
          <w:rFonts w:ascii="Times New Roman" w:hAnsi="Times New Roman"/>
          <w:b/>
          <w:sz w:val="24"/>
          <w:szCs w:val="24"/>
          <w:lang w:val="pt-PT"/>
        </w:rPr>
        <w:t>Utilização</w:t>
      </w:r>
      <w:r w:rsidRPr="00F11F2E">
        <w:rPr>
          <w:rFonts w:ascii="Times New Roman" w:hAnsi="Times New Roman"/>
          <w:b/>
          <w:sz w:val="24"/>
          <w:szCs w:val="24"/>
          <w:lang w:val="pt-PT"/>
        </w:rPr>
        <w:t xml:space="preserve"> d</w:t>
      </w:r>
      <w:r w:rsidRPr="00F11F2E">
        <w:rPr>
          <w:rStyle w:val="hps"/>
          <w:rFonts w:ascii="Times New Roman" w:hAnsi="Times New Roman"/>
          <w:b/>
          <w:sz w:val="24"/>
          <w:szCs w:val="24"/>
          <w:lang w:val="pt-PT"/>
        </w:rPr>
        <w:t>os auditores internos</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para prestar assistência</w:t>
      </w:r>
      <w:r w:rsidRPr="00F11F2E">
        <w:rPr>
          <w:rFonts w:ascii="Times New Roman" w:hAnsi="Times New Roman"/>
          <w:b/>
          <w:sz w:val="24"/>
          <w:szCs w:val="24"/>
          <w:lang w:val="pt-PT"/>
        </w:rPr>
        <w:t xml:space="preserve"> </w:t>
      </w:r>
      <w:r w:rsidRPr="00F11F2E">
        <w:rPr>
          <w:rStyle w:val="hps"/>
          <w:rFonts w:ascii="Times New Roman" w:hAnsi="Times New Roman"/>
          <w:b/>
          <w:sz w:val="24"/>
          <w:szCs w:val="24"/>
          <w:lang w:val="pt-PT"/>
        </w:rPr>
        <w:t xml:space="preserve">direta </w:t>
      </w:r>
      <w:r w:rsidRPr="000B6097">
        <w:rPr>
          <w:rStyle w:val="hps"/>
          <w:rFonts w:ascii="Times New Roman" w:hAnsi="Times New Roman"/>
          <w:sz w:val="24"/>
          <w:szCs w:val="24"/>
          <w:lang w:val="pt-PT"/>
        </w:rPr>
        <w:t>(ver item</w:t>
      </w:r>
      <w:r w:rsidRPr="000B6097">
        <w:rPr>
          <w:rFonts w:ascii="Times New Roman" w:hAnsi="Times New Roman"/>
          <w:sz w:val="24"/>
          <w:szCs w:val="24"/>
          <w:lang w:val="pt-PT"/>
        </w:rPr>
        <w:t xml:space="preserve"> </w:t>
      </w:r>
      <w:r w:rsidRPr="000B6097">
        <w:rPr>
          <w:rStyle w:val="hps"/>
          <w:rFonts w:ascii="Times New Roman" w:hAnsi="Times New Roman"/>
          <w:sz w:val="24"/>
          <w:szCs w:val="24"/>
          <w:lang w:val="pt-PT"/>
        </w:rPr>
        <w:t>34)</w:t>
      </w:r>
    </w:p>
    <w:p w14:paraId="3C3A2E8B"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1F186323" w14:textId="77777777" w:rsidR="004B39EB" w:rsidRPr="00F11F2E" w:rsidRDefault="004B39EB" w:rsidP="004B39EB">
      <w:pPr>
        <w:spacing w:after="0" w:line="240" w:lineRule="auto"/>
        <w:ind w:left="567" w:hanging="567"/>
        <w:jc w:val="both"/>
        <w:rPr>
          <w:rStyle w:val="hps"/>
          <w:rFonts w:ascii="Times New Roman" w:hAnsi="Times New Roman"/>
          <w:sz w:val="24"/>
          <w:szCs w:val="24"/>
        </w:rPr>
      </w:pPr>
      <w:r w:rsidRPr="00F11F2E">
        <w:rPr>
          <w:rStyle w:val="hps"/>
          <w:rFonts w:ascii="Times New Roman" w:hAnsi="Times New Roman"/>
          <w:sz w:val="24"/>
          <w:szCs w:val="24"/>
          <w:lang w:val="pt-PT"/>
        </w:rPr>
        <w:t>A40</w:t>
      </w:r>
      <w:r w:rsidRPr="00F11F2E">
        <w:rPr>
          <w:rFonts w:ascii="Times New Roman" w:hAnsi="Times New Roman"/>
          <w:sz w:val="24"/>
          <w:szCs w:val="24"/>
          <w:lang w:val="pt-PT"/>
        </w:rPr>
        <w:t xml:space="preserve">. </w:t>
      </w:r>
      <w:r>
        <w:rPr>
          <w:rFonts w:ascii="Times New Roman" w:hAnsi="Times New Roman"/>
          <w:sz w:val="24"/>
          <w:szCs w:val="24"/>
          <w:lang w:val="pt-PT"/>
        </w:rPr>
        <w:tab/>
      </w:r>
      <w:r w:rsidRPr="00F11F2E">
        <w:rPr>
          <w:rStyle w:val="hps"/>
          <w:rFonts w:ascii="Times New Roman" w:hAnsi="Times New Roman"/>
          <w:sz w:val="24"/>
          <w:szCs w:val="24"/>
          <w:lang w:val="pt-PT"/>
        </w:rPr>
        <w:t>Como as pessoas envolvidas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função de auditoria interna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não são independentes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em relação à entidade como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é exigido 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 quando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expressa opinião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sobre as demonstrações contábeis</w:t>
      </w:r>
      <w:r w:rsidRPr="00F11F2E">
        <w:rPr>
          <w:rFonts w:ascii="Times New Roman" w:hAnsi="Times New Roman"/>
          <w:sz w:val="24"/>
          <w:szCs w:val="24"/>
          <w:lang w:val="pt-PT"/>
        </w:rPr>
        <w:t xml:space="preserve">, a </w:t>
      </w:r>
      <w:r w:rsidRPr="00F11F2E">
        <w:rPr>
          <w:rStyle w:val="hps"/>
          <w:rFonts w:ascii="Times New Roman" w:hAnsi="Times New Roman"/>
          <w:sz w:val="24"/>
          <w:szCs w:val="24"/>
          <w:lang w:val="pt-PT"/>
        </w:rPr>
        <w:t xml:space="preserve">direção, </w:t>
      </w:r>
      <w:r>
        <w:rPr>
          <w:rStyle w:val="hps"/>
          <w:rFonts w:ascii="Times New Roman" w:hAnsi="Times New Roman"/>
          <w:sz w:val="24"/>
          <w:szCs w:val="24"/>
          <w:lang w:val="pt-PT"/>
        </w:rPr>
        <w:t xml:space="preserve">a </w:t>
      </w:r>
      <w:r w:rsidRPr="00F11F2E">
        <w:rPr>
          <w:rStyle w:val="hps"/>
          <w:rFonts w:ascii="Times New Roman" w:hAnsi="Times New Roman"/>
          <w:sz w:val="24"/>
          <w:szCs w:val="24"/>
          <w:lang w:val="pt-PT"/>
        </w:rPr>
        <w:t>supervisão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 xml:space="preserve">e </w:t>
      </w:r>
      <w:r>
        <w:rPr>
          <w:rStyle w:val="hps"/>
          <w:rFonts w:ascii="Times New Roman" w:hAnsi="Times New Roman"/>
          <w:sz w:val="24"/>
          <w:szCs w:val="24"/>
          <w:lang w:val="pt-PT"/>
        </w:rPr>
        <w:t xml:space="preserve">a </w:t>
      </w:r>
      <w:r w:rsidRPr="00F11F2E">
        <w:rPr>
          <w:rStyle w:val="hps"/>
          <w:rFonts w:ascii="Times New Roman" w:hAnsi="Times New Roman"/>
          <w:sz w:val="24"/>
          <w:szCs w:val="24"/>
          <w:lang w:val="pt-PT"/>
        </w:rPr>
        <w:t>revisão</w:t>
      </w:r>
      <w:r w:rsidRPr="00F11F2E">
        <w:rPr>
          <w:rFonts w:ascii="Times New Roman" w:hAnsi="Times New Roman"/>
          <w:sz w:val="24"/>
          <w:szCs w:val="24"/>
          <w:lang w:val="pt-PT"/>
        </w:rPr>
        <w:t xml:space="preserve"> do </w:t>
      </w:r>
      <w:r w:rsidRPr="00F11F2E">
        <w:rPr>
          <w:rStyle w:val="hps"/>
          <w:rFonts w:ascii="Times New Roman" w:hAnsi="Times New Roman"/>
          <w:sz w:val="24"/>
          <w:szCs w:val="24"/>
          <w:lang w:val="pt-PT"/>
        </w:rPr>
        <w:t>auditor 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sobre o trabalho executado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pelos auditores internos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que prestam assistência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direta devem ser, de forma geral,</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natureza diferente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mais extensa do que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 dedicada ao trabalho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executado pelos componentes da equipe de auditores independentes.</w:t>
      </w:r>
    </w:p>
    <w:p w14:paraId="05A00AFD" w14:textId="77777777" w:rsidR="004B39EB" w:rsidRDefault="004B39EB" w:rsidP="004B39EB">
      <w:pPr>
        <w:tabs>
          <w:tab w:val="left" w:pos="420"/>
        </w:tabs>
        <w:spacing w:after="0" w:line="240" w:lineRule="auto"/>
        <w:jc w:val="both"/>
        <w:rPr>
          <w:rStyle w:val="hps"/>
          <w:rFonts w:ascii="Times New Roman" w:hAnsi="Times New Roman"/>
          <w:sz w:val="24"/>
          <w:szCs w:val="24"/>
          <w:lang w:val="pt-PT"/>
        </w:rPr>
      </w:pPr>
    </w:p>
    <w:p w14:paraId="67D23425" w14:textId="77777777" w:rsidR="004B39EB" w:rsidRPr="00F11F2E" w:rsidRDefault="004B39EB" w:rsidP="004B39EB">
      <w:pPr>
        <w:spacing w:after="0" w:line="240" w:lineRule="auto"/>
        <w:ind w:left="567" w:hanging="567"/>
        <w:jc w:val="both"/>
      </w:pPr>
      <w:r w:rsidRPr="00F11F2E">
        <w:rPr>
          <w:rStyle w:val="hps"/>
          <w:rFonts w:ascii="Times New Roman" w:hAnsi="Times New Roman"/>
          <w:sz w:val="24"/>
          <w:szCs w:val="24"/>
          <w:lang w:val="pt-PT"/>
        </w:rPr>
        <w:t>A41</w:t>
      </w:r>
      <w:r w:rsidRPr="00F11F2E">
        <w:rPr>
          <w:rFonts w:ascii="Times New Roman" w:hAnsi="Times New Roman"/>
          <w:sz w:val="24"/>
          <w:szCs w:val="24"/>
          <w:lang w:val="pt-PT"/>
        </w:rPr>
        <w:t xml:space="preserve">. </w:t>
      </w:r>
      <w:r>
        <w:rPr>
          <w:rFonts w:ascii="Times New Roman" w:hAnsi="Times New Roman"/>
          <w:sz w:val="24"/>
          <w:szCs w:val="24"/>
          <w:lang w:val="pt-PT"/>
        </w:rPr>
        <w:tab/>
      </w:r>
      <w:r w:rsidRPr="00F11F2E">
        <w:rPr>
          <w:rStyle w:val="hps"/>
          <w:rFonts w:ascii="Times New Roman" w:hAnsi="Times New Roman"/>
          <w:sz w:val="24"/>
          <w:szCs w:val="24"/>
          <w:lang w:val="pt-PT"/>
        </w:rPr>
        <w:t>Ao orientar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auditores internos</w:t>
      </w:r>
      <w:r w:rsidRPr="00F11F2E">
        <w:rPr>
          <w:rFonts w:ascii="Times New Roman" w:hAnsi="Times New Roman"/>
          <w:sz w:val="24"/>
          <w:szCs w:val="24"/>
          <w:lang w:val="pt-PT"/>
        </w:rPr>
        <w:t xml:space="preserve">, o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 pode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por exemplo, lembrá-los</w:t>
      </w:r>
      <w:r w:rsidRPr="00F11F2E">
        <w:rPr>
          <w:rFonts w:ascii="Times New Roman" w:hAnsi="Times New Roman"/>
          <w:sz w:val="24"/>
          <w:szCs w:val="24"/>
          <w:lang w:val="pt-PT"/>
        </w:rPr>
        <w:t xml:space="preserve"> de que os assuntos </w:t>
      </w:r>
      <w:r w:rsidRPr="00F11F2E">
        <w:rPr>
          <w:rStyle w:val="hps"/>
          <w:rFonts w:ascii="Times New Roman" w:hAnsi="Times New Roman"/>
          <w:sz w:val="24"/>
          <w:szCs w:val="24"/>
          <w:lang w:val="pt-PT"/>
        </w:rPr>
        <w:t>de contabilidade e auditoria</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identificados durante o trabalho devem ser trazidos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à atenção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 Ao revisar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o trabalho realizado</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pelos auditores internos</w:t>
      </w:r>
      <w:r w:rsidRPr="00F11F2E">
        <w:rPr>
          <w:rFonts w:ascii="Times New Roman" w:hAnsi="Times New Roman"/>
          <w:sz w:val="24"/>
          <w:szCs w:val="24"/>
          <w:lang w:val="pt-PT"/>
        </w:rPr>
        <w:t xml:space="preserve">, as considerações </w:t>
      </w:r>
      <w:r w:rsidRPr="00F11F2E">
        <w:rPr>
          <w:rStyle w:val="hps"/>
          <w:rFonts w:ascii="Times New Roman" w:hAnsi="Times New Roman"/>
          <w:sz w:val="24"/>
          <w:szCs w:val="24"/>
          <w:lang w:val="pt-PT"/>
        </w:rPr>
        <w:t>do auditor</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independente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incluem a verificação se</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as evidências obtidas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são suficientes e apropriadas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às circunstâncias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e se elas</w:t>
      </w:r>
      <w:r w:rsidRPr="00F11F2E">
        <w:rPr>
          <w:rFonts w:ascii="Times New Roman" w:hAnsi="Times New Roman"/>
          <w:sz w:val="24"/>
          <w:szCs w:val="24"/>
          <w:lang w:val="pt-PT"/>
        </w:rPr>
        <w:t xml:space="preserve"> </w:t>
      </w:r>
      <w:r w:rsidRPr="00F11F2E">
        <w:rPr>
          <w:rStyle w:val="hps"/>
          <w:rFonts w:ascii="Times New Roman" w:hAnsi="Times New Roman"/>
          <w:sz w:val="24"/>
          <w:szCs w:val="24"/>
          <w:lang w:val="pt-PT"/>
        </w:rPr>
        <w:t>suportam as conclusões atingidas</w:t>
      </w:r>
      <w:r w:rsidRPr="00F11F2E">
        <w:rPr>
          <w:rFonts w:ascii="Times New Roman" w:hAnsi="Times New Roman"/>
          <w:sz w:val="24"/>
          <w:szCs w:val="24"/>
          <w:lang w:val="pt-PT"/>
        </w:rPr>
        <w:t>.</w:t>
      </w:r>
    </w:p>
    <w:p w14:paraId="41A2FA9F" w14:textId="77777777" w:rsidR="002A7EB0" w:rsidRPr="002A7EB0" w:rsidRDefault="002A7EB0" w:rsidP="002A7EB0"/>
    <w:p w14:paraId="20F031B1" w14:textId="1B78D9F3" w:rsidR="00E75AD0" w:rsidRDefault="00E75AD0" w:rsidP="00D17E06">
      <w:pPr>
        <w:pStyle w:val="Ttulo1"/>
        <w:spacing w:before="0" w:after="120" w:line="240" w:lineRule="auto"/>
        <w:rPr>
          <w:rFonts w:ascii="Times New Roman" w:hAnsi="Times New Roman" w:cs="Times New Roman"/>
          <w:b/>
          <w:bCs/>
          <w:color w:val="auto"/>
          <w:sz w:val="24"/>
          <w:szCs w:val="24"/>
        </w:rPr>
      </w:pPr>
      <w:bookmarkStart w:id="151" w:name="_Toc183036867"/>
      <w:r w:rsidRPr="00D17E06">
        <w:rPr>
          <w:rFonts w:ascii="Times New Roman" w:hAnsi="Times New Roman" w:cs="Times New Roman"/>
          <w:b/>
          <w:bCs/>
          <w:color w:val="auto"/>
          <w:sz w:val="24"/>
          <w:szCs w:val="24"/>
        </w:rPr>
        <w:t>NBC TA 620</w:t>
      </w:r>
      <w:bookmarkEnd w:id="151"/>
    </w:p>
    <w:p w14:paraId="5B6F5E49" w14:textId="77777777" w:rsidR="00ED39BF" w:rsidRPr="00ED39BF" w:rsidRDefault="00ED39BF" w:rsidP="00ED39BF">
      <w:pPr>
        <w:rPr>
          <w:b/>
          <w:bCs/>
        </w:rPr>
      </w:pPr>
      <w:r w:rsidRPr="00ED39BF">
        <w:rPr>
          <w:b/>
          <w:bCs/>
        </w:rPr>
        <w:t>RESOLUÇÃO CFC Nº. 1.230/09</w:t>
      </w:r>
    </w:p>
    <w:p w14:paraId="5A80FBF9" w14:textId="77777777" w:rsidR="00ED39BF" w:rsidRDefault="00ED39BF" w:rsidP="00ED39BF"/>
    <w:p w14:paraId="214F570D" w14:textId="77777777" w:rsidR="00ED39BF" w:rsidRDefault="00ED39BF" w:rsidP="00ED39BF"/>
    <w:p w14:paraId="7BCB4E28" w14:textId="77777777" w:rsidR="00ED39BF" w:rsidRDefault="00ED39BF" w:rsidP="00ED39BF">
      <w:pPr>
        <w:ind w:left="3969"/>
        <w:jc w:val="both"/>
        <w:rPr>
          <w:i/>
        </w:rPr>
      </w:pPr>
      <w:r>
        <w:rPr>
          <w:bCs/>
          <w:i/>
          <w:iCs/>
        </w:rPr>
        <w:t xml:space="preserve">Aprova a NBC TA </w:t>
      </w:r>
      <w:r>
        <w:rPr>
          <w:i/>
        </w:rPr>
        <w:t>620</w:t>
      </w:r>
      <w:r>
        <w:t xml:space="preserve"> – </w:t>
      </w:r>
      <w:r>
        <w:rPr>
          <w:i/>
        </w:rPr>
        <w:t xml:space="preserve">Utilização do Trabalho de </w:t>
      </w:r>
      <w:r w:rsidRPr="00724502">
        <w:rPr>
          <w:i/>
          <w:highlight w:val="yellow"/>
        </w:rPr>
        <w:t>Especialistas</w:t>
      </w:r>
      <w:r>
        <w:rPr>
          <w:i/>
        </w:rPr>
        <w:t>.</w:t>
      </w:r>
    </w:p>
    <w:p w14:paraId="67B36C8B" w14:textId="77777777" w:rsidR="00ED39BF" w:rsidRDefault="00ED39BF" w:rsidP="00ED39BF">
      <w:pPr>
        <w:ind w:firstLine="2127"/>
      </w:pPr>
      <w:r>
        <w:rPr>
          <w:bCs/>
        </w:rPr>
        <w:t>O CONSELHO FEDERAL DE CONTABILIDADE</w:t>
      </w:r>
      <w:r>
        <w:t>, no exercício de suas atribuições legais e regimentais,</w:t>
      </w:r>
    </w:p>
    <w:p w14:paraId="6958030F" w14:textId="77777777" w:rsidR="00ED39BF" w:rsidRDefault="00ED39BF" w:rsidP="00ED39BF">
      <w:pPr>
        <w:ind w:firstLine="2127"/>
      </w:pPr>
    </w:p>
    <w:p w14:paraId="707A4C3C" w14:textId="77777777" w:rsidR="00ED39BF" w:rsidRDefault="00ED39BF" w:rsidP="00ED39BF">
      <w:pPr>
        <w:ind w:firstLine="2127"/>
        <w:jc w:val="both"/>
        <w:rPr>
          <w:bCs/>
          <w:color w:val="000000"/>
        </w:rPr>
      </w:pPr>
      <w:r>
        <w:rPr>
          <w:bCs/>
          <w:color w:val="000000"/>
        </w:rPr>
        <w:t>CONSIDERANDO o processo de convergência das Normas Brasileiras de Contabilidade aos padrões internacionais;</w:t>
      </w:r>
    </w:p>
    <w:p w14:paraId="1ECB8852" w14:textId="77777777" w:rsidR="00ED39BF" w:rsidRDefault="00ED39BF" w:rsidP="00ED39BF">
      <w:pPr>
        <w:ind w:firstLine="2127"/>
        <w:jc w:val="both"/>
        <w:rPr>
          <w:bCs/>
          <w:color w:val="000000"/>
        </w:rPr>
      </w:pPr>
    </w:p>
    <w:p w14:paraId="01396246" w14:textId="77777777" w:rsidR="00ED39BF" w:rsidRDefault="00ED39BF" w:rsidP="00ED39BF">
      <w:pPr>
        <w:ind w:firstLine="2127"/>
        <w:jc w:val="both"/>
        <w:rPr>
          <w:bCs/>
          <w:color w:val="000000"/>
        </w:rPr>
      </w:pPr>
      <w:r>
        <w:rPr>
          <w:bCs/>
          <w:color w:val="000000"/>
        </w:rPr>
        <w:t>CONSIDERANDO que o Conselho Federal de Contabilidade é membro associado da IFAC – Federação Internacional de Contadores;</w:t>
      </w:r>
    </w:p>
    <w:p w14:paraId="117BB88D" w14:textId="77777777" w:rsidR="00ED39BF" w:rsidRDefault="00ED39BF" w:rsidP="00ED39BF">
      <w:pPr>
        <w:ind w:firstLine="2127"/>
        <w:jc w:val="both"/>
        <w:rPr>
          <w:bCs/>
          <w:color w:val="000000"/>
        </w:rPr>
      </w:pPr>
    </w:p>
    <w:p w14:paraId="5263B7A3" w14:textId="77777777" w:rsidR="00ED39BF" w:rsidRDefault="00ED39BF" w:rsidP="00ED39BF">
      <w:pPr>
        <w:ind w:firstLine="2127"/>
        <w:jc w:val="both"/>
        <w:rPr>
          <w:bCs/>
          <w:color w:val="000000"/>
        </w:rPr>
      </w:pPr>
      <w:r>
        <w:rPr>
          <w:bCs/>
          <w:color w:val="000000"/>
        </w:rPr>
        <w:t xml:space="preserve">CONSIDERANDO a Política de Tradução e Reprodução de Normas, emitida pela IFAC em dezembro de 2008; </w:t>
      </w:r>
    </w:p>
    <w:p w14:paraId="5688D951" w14:textId="77777777" w:rsidR="00ED39BF" w:rsidRDefault="00ED39BF" w:rsidP="00ED39BF">
      <w:pPr>
        <w:ind w:firstLine="2127"/>
        <w:jc w:val="both"/>
        <w:rPr>
          <w:bCs/>
          <w:color w:val="000000"/>
        </w:rPr>
      </w:pPr>
    </w:p>
    <w:p w14:paraId="5B05EC90" w14:textId="77777777" w:rsidR="00ED39BF" w:rsidRDefault="00ED39BF" w:rsidP="00ED39BF">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0D513EFC" w14:textId="77777777" w:rsidR="00ED39BF" w:rsidRDefault="00ED39BF" w:rsidP="00ED39BF">
      <w:pPr>
        <w:ind w:firstLine="2127"/>
        <w:jc w:val="both"/>
        <w:rPr>
          <w:bCs/>
          <w:color w:val="000000"/>
        </w:rPr>
      </w:pPr>
    </w:p>
    <w:p w14:paraId="00EA07E4" w14:textId="77777777" w:rsidR="00ED39BF" w:rsidRDefault="00ED39BF" w:rsidP="00ED39BF">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2D3D6E1A" w14:textId="77777777" w:rsidR="00ED39BF" w:rsidRDefault="00ED39BF" w:rsidP="00ED39BF">
      <w:pPr>
        <w:ind w:firstLine="2127"/>
        <w:jc w:val="both"/>
        <w:rPr>
          <w:color w:val="000000"/>
        </w:rPr>
      </w:pPr>
    </w:p>
    <w:p w14:paraId="28B59EBC" w14:textId="77777777" w:rsidR="00ED39BF" w:rsidRDefault="00ED39BF" w:rsidP="00ED39BF">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5A97559E" w14:textId="77777777" w:rsidR="00ED39BF" w:rsidRDefault="00ED39BF" w:rsidP="00ED39BF">
      <w:pPr>
        <w:spacing w:before="120" w:after="120"/>
        <w:ind w:firstLine="2268"/>
        <w:rPr>
          <w:color w:val="000000"/>
        </w:rPr>
      </w:pPr>
      <w:r>
        <w:rPr>
          <w:bCs/>
        </w:rPr>
        <w:t xml:space="preserve">          </w:t>
      </w:r>
    </w:p>
    <w:p w14:paraId="7ABC833F" w14:textId="77777777" w:rsidR="00ED39BF" w:rsidRDefault="00ED39BF" w:rsidP="00ED39BF">
      <w:pPr>
        <w:ind w:firstLine="2127"/>
        <w:rPr>
          <w:bCs/>
        </w:rPr>
      </w:pPr>
      <w:r>
        <w:rPr>
          <w:bCs/>
        </w:rPr>
        <w:t xml:space="preserve">RESOLVE: </w:t>
      </w:r>
    </w:p>
    <w:p w14:paraId="2D03FF2D" w14:textId="77777777" w:rsidR="00ED39BF" w:rsidRDefault="00ED39BF" w:rsidP="00ED39BF">
      <w:pPr>
        <w:tabs>
          <w:tab w:val="left" w:pos="1418"/>
        </w:tabs>
        <w:rPr>
          <w:bCs/>
        </w:rPr>
      </w:pPr>
      <w:r>
        <w:rPr>
          <w:bCs/>
        </w:rPr>
        <w:tab/>
      </w:r>
    </w:p>
    <w:p w14:paraId="0D611B6C" w14:textId="77777777" w:rsidR="00ED39BF" w:rsidRDefault="00ED39BF" w:rsidP="00ED39BF">
      <w:pPr>
        <w:ind w:firstLine="2127"/>
        <w:jc w:val="both"/>
      </w:pPr>
      <w:r>
        <w:t xml:space="preserve">Art. 1º. Aprovar a NBC TA 620 – “Utilização do Trabalho de Especialistas”, </w:t>
      </w:r>
      <w:r>
        <w:rPr>
          <w:color w:val="000000"/>
        </w:rPr>
        <w:t>elaborada de acordo com a sua equivalente internacional ISA 620</w:t>
      </w:r>
      <w:r>
        <w:t xml:space="preserve">. </w:t>
      </w:r>
    </w:p>
    <w:p w14:paraId="6165A8F1" w14:textId="77777777" w:rsidR="00ED39BF" w:rsidRDefault="00ED39BF" w:rsidP="00ED39BF">
      <w:pPr>
        <w:ind w:firstLine="708"/>
        <w:jc w:val="center"/>
      </w:pPr>
      <w:r>
        <w:t xml:space="preserve"> </w:t>
      </w:r>
    </w:p>
    <w:p w14:paraId="140F13EC" w14:textId="77777777" w:rsidR="00ED39BF" w:rsidRDefault="00ED39BF" w:rsidP="00ED39BF">
      <w:pPr>
        <w:ind w:firstLine="2127"/>
        <w:jc w:val="both"/>
      </w:pPr>
      <w:r>
        <w:rPr>
          <w:bCs/>
        </w:rPr>
        <w:t>Art. 2º.</w:t>
      </w:r>
      <w:r>
        <w:t xml:space="preserve"> Esta Resolução entra em vigor nos exercícios iniciados em ou após 1º. de janeiro de 2010.</w:t>
      </w:r>
    </w:p>
    <w:p w14:paraId="217C0D91" w14:textId="77777777" w:rsidR="00ED39BF" w:rsidRDefault="00ED39BF" w:rsidP="00ED39BF">
      <w:pPr>
        <w:ind w:firstLine="2127"/>
        <w:jc w:val="both"/>
      </w:pPr>
    </w:p>
    <w:p w14:paraId="2F213C6F" w14:textId="77777777" w:rsidR="00ED39BF" w:rsidRPr="00AD7F82" w:rsidRDefault="00ED39BF" w:rsidP="00ED39BF">
      <w:pPr>
        <w:ind w:firstLine="2127"/>
        <w:jc w:val="both"/>
        <w:rPr>
          <w:vanish/>
          <w:specVanish/>
        </w:rPr>
      </w:pPr>
      <w:r>
        <w:t>Art. 3</w:t>
      </w:r>
    </w:p>
    <w:p w14:paraId="2918301D" w14:textId="77777777" w:rsidR="00ED39BF" w:rsidRDefault="00ED39BF" w:rsidP="00ED39BF">
      <w:pPr>
        <w:ind w:firstLine="2127"/>
        <w:jc w:val="both"/>
      </w:pPr>
      <w:r>
        <w:t>º. Observado o disposto no art. 3º da Resolução CFC nº 1.203/09, ficam revogadas a partir de 1º. de janeiro de 2010 as disposições em contrário nos termos do art. 4º da mesma resolução.</w:t>
      </w:r>
    </w:p>
    <w:p w14:paraId="1FFA8E72" w14:textId="77777777" w:rsidR="00ED39BF" w:rsidRDefault="00ED39BF" w:rsidP="00ED39BF">
      <w:pPr>
        <w:ind w:firstLine="1418"/>
      </w:pPr>
    </w:p>
    <w:p w14:paraId="6A3770F2" w14:textId="77777777" w:rsidR="00ED39BF" w:rsidRDefault="00ED39BF" w:rsidP="00ED39BF">
      <w:pPr>
        <w:ind w:firstLine="1418"/>
      </w:pPr>
    </w:p>
    <w:p w14:paraId="6BF4E354" w14:textId="77777777" w:rsidR="00ED39BF" w:rsidRDefault="00ED39BF" w:rsidP="00ED39BF">
      <w:pPr>
        <w:pStyle w:val="Recuodecorpodetexto2"/>
        <w:spacing w:after="0" w:line="240" w:lineRule="auto"/>
        <w:ind w:left="0"/>
        <w:jc w:val="right"/>
        <w:rPr>
          <w:lang w:val="pt-BR"/>
        </w:rPr>
      </w:pPr>
      <w:r>
        <w:rPr>
          <w:lang w:val="pt-BR"/>
        </w:rPr>
        <w:t>Brasília, 27 de novembro de 2009.</w:t>
      </w:r>
    </w:p>
    <w:p w14:paraId="2CC2118A" w14:textId="77777777" w:rsidR="00ED39BF" w:rsidRDefault="00ED39BF" w:rsidP="00ED39BF">
      <w:pPr>
        <w:ind w:firstLine="1418"/>
      </w:pPr>
    </w:p>
    <w:p w14:paraId="2C27B712" w14:textId="77777777" w:rsidR="00ED39BF" w:rsidRDefault="00ED39BF" w:rsidP="00ED39BF"/>
    <w:p w14:paraId="0AA70283" w14:textId="77777777" w:rsidR="00ED39BF" w:rsidRDefault="00ED39BF" w:rsidP="00ED39BF">
      <w:pPr>
        <w:jc w:val="center"/>
        <w:rPr>
          <w:bCs/>
        </w:rPr>
      </w:pPr>
      <w:r>
        <w:t xml:space="preserve">Contadora </w:t>
      </w:r>
      <w:r>
        <w:rPr>
          <w:b/>
        </w:rPr>
        <w:t>Maria Clara Cavalcante Bugarim</w:t>
      </w:r>
    </w:p>
    <w:p w14:paraId="44180E51" w14:textId="77777777" w:rsidR="00ED39BF" w:rsidRDefault="00ED39BF" w:rsidP="00ED39BF">
      <w:pPr>
        <w:pStyle w:val="Recuodecorpodetexto2"/>
        <w:spacing w:after="0" w:line="240" w:lineRule="auto"/>
        <w:ind w:left="0"/>
        <w:jc w:val="center"/>
        <w:rPr>
          <w:lang w:val="pt-BR"/>
        </w:rPr>
      </w:pPr>
      <w:r>
        <w:rPr>
          <w:lang w:val="pt-BR"/>
        </w:rPr>
        <w:t>Presidente</w:t>
      </w:r>
    </w:p>
    <w:p w14:paraId="69EA1223" w14:textId="77777777" w:rsidR="00ED39BF" w:rsidRDefault="00ED39BF" w:rsidP="00ED39BF">
      <w:pPr>
        <w:pStyle w:val="Recuodecorpodetexto2"/>
        <w:spacing w:after="0" w:line="240" w:lineRule="auto"/>
        <w:ind w:left="0" w:hanging="5103"/>
        <w:rPr>
          <w:lang w:val="pt-BR"/>
        </w:rPr>
      </w:pPr>
    </w:p>
    <w:p w14:paraId="53C6CB50" w14:textId="77777777" w:rsidR="00ED39BF" w:rsidRDefault="00ED39BF" w:rsidP="00ED39BF">
      <w:pPr>
        <w:pStyle w:val="Recuodecorpodetexto2"/>
        <w:tabs>
          <w:tab w:val="left" w:pos="0"/>
        </w:tabs>
        <w:spacing w:after="0" w:line="240" w:lineRule="auto"/>
        <w:ind w:left="4820" w:hanging="4820"/>
        <w:rPr>
          <w:lang w:val="pt-BR"/>
        </w:rPr>
      </w:pPr>
    </w:p>
    <w:p w14:paraId="0C72ACE8" w14:textId="77777777" w:rsidR="00ED39BF" w:rsidRPr="00ED39BF" w:rsidRDefault="00ED39BF" w:rsidP="00ED39BF">
      <w:pPr>
        <w:jc w:val="center"/>
        <w:rPr>
          <w:b/>
        </w:rPr>
      </w:pPr>
      <w:r>
        <w:t>Ata CFC nº. 931</w:t>
      </w:r>
    </w:p>
    <w:p w14:paraId="47BAE59E" w14:textId="77777777" w:rsidR="00ED39BF" w:rsidRPr="00ED39BF" w:rsidRDefault="00ED39BF" w:rsidP="00ED39BF">
      <w:pPr>
        <w:jc w:val="center"/>
        <w:rPr>
          <w:b/>
        </w:rPr>
      </w:pPr>
      <w:r w:rsidRPr="00ED39BF">
        <w:rPr>
          <w:b/>
        </w:rPr>
        <w:t>NORMAS BRASILEIRAS DE CONTABILIDADE</w:t>
      </w:r>
    </w:p>
    <w:p w14:paraId="6807C6C6" w14:textId="666C3D53" w:rsidR="00ED39BF" w:rsidRPr="00ED39BF" w:rsidRDefault="00ED39BF" w:rsidP="00ED39BF">
      <w:pPr>
        <w:jc w:val="center"/>
        <w:rPr>
          <w:b/>
        </w:rPr>
      </w:pPr>
      <w:r w:rsidRPr="00ED39BF">
        <w:rPr>
          <w:b/>
        </w:rPr>
        <w:t>NBC TA 620 – UTILIZAÇÃO DO TRABALHO DE ESPECIALISTAS</w:t>
      </w:r>
    </w:p>
    <w:p w14:paraId="0D618322" w14:textId="77777777" w:rsidR="00ED39BF" w:rsidRPr="00065743" w:rsidRDefault="00ED39BF" w:rsidP="00ED39BF">
      <w:pPr>
        <w:pStyle w:val="Default"/>
        <w:spacing w:before="120" w:after="120"/>
        <w:jc w:val="both"/>
        <w:rPr>
          <w:b/>
          <w:iCs/>
          <w:color w:val="auto"/>
        </w:rPr>
      </w:pPr>
      <w:r w:rsidRPr="00065743">
        <w:rPr>
          <w:b/>
          <w:iCs/>
          <w:color w:val="auto"/>
        </w:rPr>
        <w:t xml:space="preserve">Índice  </w:t>
      </w:r>
      <w:r w:rsidRPr="00065743">
        <w:rPr>
          <w:b/>
          <w:iCs/>
          <w:color w:val="auto"/>
        </w:rPr>
        <w:tab/>
      </w:r>
      <w:r w:rsidRPr="00065743">
        <w:rPr>
          <w:b/>
          <w:iCs/>
          <w:color w:val="auto"/>
        </w:rPr>
        <w:tab/>
      </w:r>
      <w:r w:rsidRPr="00065743">
        <w:rPr>
          <w:b/>
          <w:iCs/>
          <w:color w:val="auto"/>
        </w:rPr>
        <w:tab/>
      </w:r>
      <w:r w:rsidRPr="00065743">
        <w:rPr>
          <w:b/>
          <w:iCs/>
          <w:color w:val="auto"/>
        </w:rPr>
        <w:tab/>
      </w:r>
      <w:r w:rsidRPr="00065743">
        <w:rPr>
          <w:b/>
          <w:iCs/>
          <w:color w:val="auto"/>
        </w:rPr>
        <w:tab/>
      </w:r>
      <w:r w:rsidRPr="00065743">
        <w:rPr>
          <w:b/>
          <w:iCs/>
          <w:color w:val="auto"/>
        </w:rPr>
        <w:tab/>
      </w:r>
      <w:r w:rsidRPr="00065743">
        <w:rPr>
          <w:b/>
          <w:iCs/>
          <w:color w:val="auto"/>
        </w:rPr>
        <w:tab/>
      </w:r>
      <w:r w:rsidRPr="00065743">
        <w:rPr>
          <w:b/>
          <w:iCs/>
          <w:color w:val="auto"/>
        </w:rPr>
        <w:tab/>
      </w:r>
      <w:r w:rsidRPr="00065743">
        <w:rPr>
          <w:b/>
          <w:iCs/>
          <w:color w:val="auto"/>
        </w:rPr>
        <w:tab/>
      </w:r>
      <w:r w:rsidRPr="00065743">
        <w:rPr>
          <w:b/>
          <w:iCs/>
          <w:color w:val="auto"/>
        </w:rPr>
        <w:tab/>
        <w:t xml:space="preserve">Item </w:t>
      </w:r>
    </w:p>
    <w:p w14:paraId="70F063B9" w14:textId="77777777" w:rsidR="00ED39BF" w:rsidRPr="00065743" w:rsidRDefault="00ED39BF" w:rsidP="00ED39BF">
      <w:pPr>
        <w:pStyle w:val="Default"/>
        <w:spacing w:before="120" w:after="120"/>
        <w:jc w:val="both"/>
        <w:rPr>
          <w:b/>
          <w:iCs/>
          <w:color w:val="auto"/>
        </w:rPr>
      </w:pPr>
      <w:r w:rsidRPr="00065743">
        <w:rPr>
          <w:b/>
          <w:iCs/>
          <w:color w:val="auto"/>
        </w:rPr>
        <w:t xml:space="preserve">INTRODUÇÃO  </w:t>
      </w:r>
    </w:p>
    <w:p w14:paraId="512EAF23" w14:textId="77777777" w:rsidR="00ED39BF" w:rsidRPr="00065743" w:rsidRDefault="00ED39BF" w:rsidP="00ED39BF">
      <w:pPr>
        <w:pStyle w:val="Default"/>
        <w:spacing w:before="120" w:after="120"/>
        <w:jc w:val="both"/>
        <w:rPr>
          <w:iCs/>
          <w:color w:val="auto"/>
        </w:rPr>
      </w:pPr>
      <w:r w:rsidRPr="00065743">
        <w:rPr>
          <w:iCs/>
          <w:color w:val="auto"/>
        </w:rPr>
        <w:t xml:space="preserve">Alcance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1 – 2 </w:t>
      </w:r>
    </w:p>
    <w:p w14:paraId="0701A02B" w14:textId="77777777" w:rsidR="00ED39BF" w:rsidRPr="00065743" w:rsidRDefault="00ED39BF" w:rsidP="00ED39BF">
      <w:pPr>
        <w:pStyle w:val="Default"/>
        <w:spacing w:before="120" w:after="120"/>
        <w:jc w:val="both"/>
        <w:rPr>
          <w:iCs/>
          <w:color w:val="auto"/>
        </w:rPr>
      </w:pPr>
      <w:r w:rsidRPr="00065743">
        <w:rPr>
          <w:iCs/>
          <w:color w:val="auto"/>
        </w:rPr>
        <w:t xml:space="preserve">Responsabilidade do auditor pela opinião de auditoria  </w:t>
      </w:r>
      <w:r w:rsidRPr="00065743">
        <w:rPr>
          <w:iCs/>
          <w:color w:val="auto"/>
        </w:rPr>
        <w:tab/>
      </w:r>
      <w:r w:rsidRPr="00065743">
        <w:rPr>
          <w:iCs/>
          <w:color w:val="auto"/>
        </w:rPr>
        <w:tab/>
      </w:r>
      <w:r w:rsidRPr="00065743">
        <w:rPr>
          <w:iCs/>
          <w:color w:val="auto"/>
        </w:rPr>
        <w:tab/>
      </w:r>
      <w:r w:rsidRPr="00065743">
        <w:rPr>
          <w:iCs/>
          <w:color w:val="auto"/>
        </w:rPr>
        <w:tab/>
        <w:t xml:space="preserve">3 </w:t>
      </w:r>
    </w:p>
    <w:p w14:paraId="646A4BEA" w14:textId="77777777" w:rsidR="00ED39BF" w:rsidRPr="00065743" w:rsidRDefault="00ED39BF" w:rsidP="00ED39BF">
      <w:pPr>
        <w:pStyle w:val="Default"/>
        <w:spacing w:before="120" w:after="120"/>
        <w:jc w:val="both"/>
        <w:rPr>
          <w:iCs/>
          <w:color w:val="auto"/>
        </w:rPr>
      </w:pPr>
      <w:r w:rsidRPr="00065743">
        <w:rPr>
          <w:iCs/>
          <w:color w:val="auto"/>
        </w:rPr>
        <w:t xml:space="preserve">Data de vigência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4 </w:t>
      </w:r>
    </w:p>
    <w:p w14:paraId="5CEF35FC" w14:textId="77777777" w:rsidR="00ED39BF" w:rsidRPr="00065743" w:rsidRDefault="00ED39BF" w:rsidP="00ED39BF">
      <w:pPr>
        <w:pStyle w:val="Default"/>
        <w:spacing w:before="120" w:after="120"/>
        <w:jc w:val="both"/>
        <w:rPr>
          <w:iCs/>
          <w:color w:val="auto"/>
        </w:rPr>
      </w:pPr>
      <w:r w:rsidRPr="00065743">
        <w:rPr>
          <w:b/>
          <w:iCs/>
          <w:color w:val="auto"/>
        </w:rPr>
        <w:t xml:space="preserve">OBJETIVO </w:t>
      </w:r>
      <w:r w:rsidRPr="00065743">
        <w:rPr>
          <w:iCs/>
          <w:color w:val="auto"/>
        </w:rPr>
        <w:tab/>
      </w:r>
      <w:r w:rsidRPr="00065743">
        <w:rPr>
          <w:iCs/>
          <w:color w:val="auto"/>
        </w:rPr>
        <w:tab/>
      </w:r>
      <w:r w:rsidRPr="00065743">
        <w:rPr>
          <w:iCs/>
          <w:color w:val="auto"/>
        </w:rPr>
        <w:tab/>
      </w:r>
      <w:r w:rsidRPr="00065743">
        <w:rPr>
          <w:iCs/>
          <w:color w:val="auto"/>
        </w:rPr>
        <w:tab/>
      </w:r>
      <w:r>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5 </w:t>
      </w:r>
    </w:p>
    <w:p w14:paraId="5FF6E68D" w14:textId="77777777" w:rsidR="00ED39BF" w:rsidRPr="00065743" w:rsidRDefault="00ED39BF" w:rsidP="00ED39BF">
      <w:pPr>
        <w:pStyle w:val="Default"/>
        <w:spacing w:before="120" w:after="120"/>
        <w:jc w:val="both"/>
        <w:rPr>
          <w:iCs/>
          <w:color w:val="auto"/>
        </w:rPr>
      </w:pPr>
      <w:r w:rsidRPr="00065743">
        <w:rPr>
          <w:b/>
          <w:iCs/>
          <w:color w:val="auto"/>
        </w:rPr>
        <w:t xml:space="preserve">DEFINIÇÕES </w:t>
      </w:r>
      <w:r w:rsidRPr="00065743">
        <w:rPr>
          <w:iCs/>
          <w:color w:val="auto"/>
        </w:rPr>
        <w:t xml:space="preserve">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6 </w:t>
      </w:r>
    </w:p>
    <w:p w14:paraId="1DF79F8B" w14:textId="77777777" w:rsidR="00ED39BF" w:rsidRPr="00065743" w:rsidRDefault="00ED39BF" w:rsidP="00ED39BF">
      <w:pPr>
        <w:pStyle w:val="Default"/>
        <w:spacing w:before="120" w:after="120"/>
        <w:jc w:val="both"/>
        <w:rPr>
          <w:b/>
          <w:iCs/>
          <w:color w:val="auto"/>
        </w:rPr>
      </w:pPr>
      <w:r w:rsidRPr="00065743">
        <w:rPr>
          <w:b/>
          <w:iCs/>
          <w:color w:val="auto"/>
        </w:rPr>
        <w:t xml:space="preserve">REQUISITOS </w:t>
      </w:r>
    </w:p>
    <w:p w14:paraId="3FB055B0" w14:textId="77777777" w:rsidR="00ED39BF" w:rsidRPr="00065743" w:rsidRDefault="00ED39BF" w:rsidP="00ED39BF">
      <w:pPr>
        <w:pStyle w:val="Default"/>
        <w:spacing w:before="120" w:after="120"/>
        <w:jc w:val="both"/>
        <w:rPr>
          <w:iCs/>
          <w:color w:val="auto"/>
        </w:rPr>
      </w:pPr>
      <w:r w:rsidRPr="00065743">
        <w:rPr>
          <w:iCs/>
          <w:color w:val="auto"/>
        </w:rPr>
        <w:t xml:space="preserve">Determinação da necessidade de especialista do auditor  </w:t>
      </w:r>
      <w:r w:rsidRPr="00065743">
        <w:rPr>
          <w:iCs/>
          <w:color w:val="auto"/>
        </w:rPr>
        <w:tab/>
      </w:r>
      <w:r w:rsidRPr="00065743">
        <w:rPr>
          <w:iCs/>
          <w:color w:val="auto"/>
        </w:rPr>
        <w:tab/>
      </w:r>
      <w:r w:rsidRPr="00065743">
        <w:rPr>
          <w:iCs/>
          <w:color w:val="auto"/>
        </w:rPr>
        <w:tab/>
        <w:t xml:space="preserve">  </w:t>
      </w:r>
      <w:r w:rsidRPr="00065743">
        <w:rPr>
          <w:iCs/>
          <w:color w:val="auto"/>
        </w:rPr>
        <w:tab/>
        <w:t xml:space="preserve">7 </w:t>
      </w:r>
    </w:p>
    <w:p w14:paraId="6AD411A2" w14:textId="77777777" w:rsidR="00ED39BF" w:rsidRPr="00065743" w:rsidRDefault="00ED39BF" w:rsidP="00ED39BF">
      <w:pPr>
        <w:pStyle w:val="Default"/>
        <w:spacing w:before="120" w:after="120"/>
        <w:jc w:val="both"/>
        <w:rPr>
          <w:iCs/>
          <w:color w:val="auto"/>
        </w:rPr>
      </w:pPr>
      <w:r w:rsidRPr="00065743">
        <w:rPr>
          <w:iCs/>
          <w:color w:val="auto"/>
        </w:rPr>
        <w:t xml:space="preserve">Natureza, época e extensão dos procedimentos de auditoria     </w:t>
      </w:r>
      <w:r w:rsidRPr="00065743">
        <w:rPr>
          <w:iCs/>
          <w:color w:val="auto"/>
        </w:rPr>
        <w:tab/>
      </w:r>
      <w:r w:rsidRPr="00065743">
        <w:rPr>
          <w:iCs/>
          <w:color w:val="auto"/>
        </w:rPr>
        <w:tab/>
      </w:r>
      <w:r w:rsidRPr="00065743">
        <w:rPr>
          <w:iCs/>
          <w:color w:val="auto"/>
        </w:rPr>
        <w:tab/>
        <w:t xml:space="preserve">8 </w:t>
      </w:r>
    </w:p>
    <w:p w14:paraId="64B565BE" w14:textId="77777777" w:rsidR="00ED39BF" w:rsidRPr="00065743" w:rsidRDefault="00ED39BF" w:rsidP="00ED39BF">
      <w:pPr>
        <w:pStyle w:val="Default"/>
        <w:spacing w:before="120" w:after="120"/>
        <w:jc w:val="both"/>
        <w:rPr>
          <w:iCs/>
          <w:color w:val="auto"/>
        </w:rPr>
      </w:pPr>
      <w:r w:rsidRPr="00065743">
        <w:rPr>
          <w:iCs/>
          <w:color w:val="auto"/>
        </w:rPr>
        <w:t xml:space="preserve">Competência, habilidade e objetividade do especialista do auditor </w:t>
      </w:r>
      <w:r w:rsidRPr="00065743">
        <w:rPr>
          <w:iCs/>
          <w:color w:val="auto"/>
        </w:rPr>
        <w:tab/>
        <w:t xml:space="preserve"> </w:t>
      </w:r>
      <w:r>
        <w:rPr>
          <w:iCs/>
          <w:color w:val="auto"/>
        </w:rPr>
        <w:tab/>
      </w:r>
      <w:r w:rsidRPr="00065743">
        <w:rPr>
          <w:iCs/>
          <w:color w:val="auto"/>
        </w:rPr>
        <w:tab/>
        <w:t xml:space="preserve">9 </w:t>
      </w:r>
    </w:p>
    <w:p w14:paraId="1E0D0776" w14:textId="77777777" w:rsidR="00ED39BF" w:rsidRPr="00065743" w:rsidRDefault="00ED39BF" w:rsidP="00ED39BF">
      <w:pPr>
        <w:pStyle w:val="Default"/>
        <w:jc w:val="both"/>
        <w:rPr>
          <w:iCs/>
          <w:color w:val="auto"/>
        </w:rPr>
      </w:pPr>
      <w:r w:rsidRPr="00065743">
        <w:rPr>
          <w:iCs/>
          <w:color w:val="auto"/>
        </w:rPr>
        <w:t xml:space="preserve">Obtenção de entendimento sobre a área de especialização do especialista </w:t>
      </w:r>
      <w:r w:rsidRPr="00065743">
        <w:rPr>
          <w:iCs/>
          <w:color w:val="auto"/>
        </w:rPr>
        <w:tab/>
      </w:r>
    </w:p>
    <w:p w14:paraId="74E400BF" w14:textId="77777777" w:rsidR="00ED39BF" w:rsidRPr="00065743" w:rsidRDefault="00ED39BF" w:rsidP="00ED39BF">
      <w:pPr>
        <w:pStyle w:val="Default"/>
        <w:jc w:val="both"/>
        <w:rPr>
          <w:iCs/>
          <w:color w:val="auto"/>
        </w:rPr>
      </w:pPr>
      <w:r w:rsidRPr="00065743">
        <w:rPr>
          <w:iCs/>
          <w:color w:val="auto"/>
        </w:rPr>
        <w:t>do auditor</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10 </w:t>
      </w:r>
    </w:p>
    <w:p w14:paraId="69FD9925" w14:textId="77777777" w:rsidR="00ED39BF" w:rsidRPr="00065743" w:rsidRDefault="00ED39BF" w:rsidP="00ED39BF">
      <w:pPr>
        <w:pStyle w:val="Default"/>
        <w:spacing w:before="120" w:after="120"/>
        <w:jc w:val="both"/>
        <w:rPr>
          <w:iCs/>
          <w:color w:val="auto"/>
        </w:rPr>
      </w:pPr>
      <w:r w:rsidRPr="00065743">
        <w:rPr>
          <w:iCs/>
          <w:color w:val="auto"/>
        </w:rPr>
        <w:t xml:space="preserve">Acordo com o especialista do auditor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11 </w:t>
      </w:r>
    </w:p>
    <w:p w14:paraId="40E900B9" w14:textId="77777777" w:rsidR="00ED39BF" w:rsidRPr="00065743" w:rsidRDefault="00ED39BF" w:rsidP="00ED39BF">
      <w:pPr>
        <w:pStyle w:val="Default"/>
        <w:spacing w:before="120" w:after="120"/>
        <w:jc w:val="both"/>
        <w:rPr>
          <w:iCs/>
          <w:color w:val="auto"/>
        </w:rPr>
      </w:pPr>
      <w:r w:rsidRPr="00065743">
        <w:rPr>
          <w:iCs/>
          <w:color w:val="auto"/>
        </w:rPr>
        <w:t xml:space="preserve">Avaliação da adequação do trabalho do especialista do auditor </w:t>
      </w:r>
      <w:r w:rsidRPr="00065743">
        <w:rPr>
          <w:iCs/>
          <w:color w:val="auto"/>
        </w:rPr>
        <w:tab/>
      </w:r>
      <w:r w:rsidRPr="00065743">
        <w:rPr>
          <w:iCs/>
          <w:color w:val="auto"/>
        </w:rPr>
        <w:tab/>
      </w:r>
      <w:r w:rsidRPr="00065743">
        <w:rPr>
          <w:iCs/>
          <w:color w:val="auto"/>
        </w:rPr>
        <w:tab/>
        <w:t xml:space="preserve">12 – 13 </w:t>
      </w:r>
    </w:p>
    <w:p w14:paraId="45CDA2B5" w14:textId="77777777" w:rsidR="00ED39BF" w:rsidRPr="00065743" w:rsidRDefault="00ED39BF" w:rsidP="00ED39BF">
      <w:pPr>
        <w:pStyle w:val="Default"/>
        <w:spacing w:before="120" w:after="120"/>
        <w:jc w:val="both"/>
        <w:rPr>
          <w:iCs/>
          <w:color w:val="auto"/>
        </w:rPr>
      </w:pPr>
      <w:r w:rsidRPr="00065743">
        <w:rPr>
          <w:iCs/>
          <w:color w:val="auto"/>
        </w:rPr>
        <w:t xml:space="preserve">Referência ao especialista </w:t>
      </w:r>
      <w:r>
        <w:rPr>
          <w:iCs/>
          <w:color w:val="auto"/>
        </w:rPr>
        <w:t xml:space="preserve">do auditor </w:t>
      </w:r>
      <w:r w:rsidRPr="00065743">
        <w:rPr>
          <w:iCs/>
          <w:color w:val="auto"/>
        </w:rPr>
        <w:t xml:space="preserve">no relatório do auditor independente </w:t>
      </w:r>
      <w:r w:rsidRPr="00065743">
        <w:rPr>
          <w:iCs/>
          <w:color w:val="auto"/>
        </w:rPr>
        <w:tab/>
        <w:t xml:space="preserve">14 – 15 </w:t>
      </w:r>
    </w:p>
    <w:p w14:paraId="7CE7CA00" w14:textId="77777777" w:rsidR="00ED39BF" w:rsidRPr="00065743" w:rsidRDefault="00ED39BF" w:rsidP="00ED39BF">
      <w:pPr>
        <w:pStyle w:val="Default"/>
        <w:spacing w:before="120" w:after="120"/>
        <w:jc w:val="both"/>
        <w:rPr>
          <w:b/>
          <w:iCs/>
          <w:color w:val="auto"/>
        </w:rPr>
      </w:pPr>
      <w:r w:rsidRPr="00065743">
        <w:rPr>
          <w:b/>
          <w:iCs/>
          <w:color w:val="auto"/>
        </w:rPr>
        <w:t xml:space="preserve">APLICAÇÃO E OUTROS MATERIAIS EXPLICATIVOS  </w:t>
      </w:r>
    </w:p>
    <w:p w14:paraId="633D5071" w14:textId="77777777" w:rsidR="00ED39BF" w:rsidRPr="00065743" w:rsidRDefault="00ED39BF" w:rsidP="00ED39BF">
      <w:pPr>
        <w:pStyle w:val="Default"/>
        <w:spacing w:before="120" w:after="120"/>
        <w:jc w:val="both"/>
        <w:rPr>
          <w:iCs/>
          <w:color w:val="auto"/>
        </w:rPr>
      </w:pPr>
      <w:r w:rsidRPr="00065743">
        <w:rPr>
          <w:iCs/>
          <w:color w:val="auto"/>
        </w:rPr>
        <w:t xml:space="preserve">Definição de especialista do auditor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A1 – A3 </w:t>
      </w:r>
    </w:p>
    <w:p w14:paraId="4243F55D" w14:textId="77777777" w:rsidR="00ED39BF" w:rsidRPr="00065743" w:rsidRDefault="00ED39BF" w:rsidP="00ED39BF">
      <w:pPr>
        <w:pStyle w:val="Default"/>
        <w:spacing w:before="120" w:after="120"/>
        <w:jc w:val="both"/>
        <w:rPr>
          <w:iCs/>
          <w:color w:val="auto"/>
        </w:rPr>
      </w:pPr>
      <w:r w:rsidRPr="00065743">
        <w:rPr>
          <w:iCs/>
          <w:color w:val="auto"/>
        </w:rPr>
        <w:t xml:space="preserve">Determinação da necessidade de especialista do auditor </w:t>
      </w:r>
      <w:r w:rsidRPr="00065743">
        <w:rPr>
          <w:iCs/>
          <w:color w:val="auto"/>
        </w:rPr>
        <w:tab/>
      </w:r>
      <w:r w:rsidRPr="00065743">
        <w:rPr>
          <w:iCs/>
          <w:color w:val="auto"/>
        </w:rPr>
        <w:tab/>
      </w:r>
      <w:r w:rsidRPr="00065743">
        <w:rPr>
          <w:iCs/>
          <w:color w:val="auto"/>
        </w:rPr>
        <w:tab/>
        <w:t xml:space="preserve">           A4 – A9 </w:t>
      </w:r>
    </w:p>
    <w:p w14:paraId="4428C35B" w14:textId="77777777" w:rsidR="00ED39BF" w:rsidRPr="00065743" w:rsidRDefault="00ED39BF" w:rsidP="00ED39BF">
      <w:pPr>
        <w:pStyle w:val="Default"/>
        <w:spacing w:before="120" w:after="120"/>
        <w:jc w:val="both"/>
        <w:rPr>
          <w:iCs/>
          <w:color w:val="auto"/>
        </w:rPr>
      </w:pPr>
      <w:r w:rsidRPr="00065743">
        <w:rPr>
          <w:iCs/>
          <w:color w:val="auto"/>
        </w:rPr>
        <w:t xml:space="preserve">Natureza, época e extensão dos procedimentos de auditoria  </w:t>
      </w:r>
      <w:r w:rsidRPr="00065743">
        <w:rPr>
          <w:iCs/>
          <w:color w:val="auto"/>
        </w:rPr>
        <w:tab/>
      </w:r>
      <w:r w:rsidRPr="00065743">
        <w:rPr>
          <w:iCs/>
          <w:color w:val="auto"/>
        </w:rPr>
        <w:tab/>
        <w:t xml:space="preserve">           A10 – A13 </w:t>
      </w:r>
    </w:p>
    <w:p w14:paraId="6ADB5A57" w14:textId="77777777" w:rsidR="00ED39BF" w:rsidRPr="00065743" w:rsidRDefault="00ED39BF" w:rsidP="00ED39BF">
      <w:pPr>
        <w:pStyle w:val="Default"/>
        <w:spacing w:before="120" w:after="120"/>
        <w:jc w:val="both"/>
        <w:rPr>
          <w:iCs/>
          <w:color w:val="auto"/>
        </w:rPr>
      </w:pPr>
      <w:r w:rsidRPr="00065743">
        <w:rPr>
          <w:iCs/>
          <w:color w:val="auto"/>
        </w:rPr>
        <w:t xml:space="preserve">Competência, habilidade e objetividade do especialista do auditor </w:t>
      </w:r>
      <w:r w:rsidRPr="00065743">
        <w:rPr>
          <w:iCs/>
          <w:color w:val="auto"/>
        </w:rPr>
        <w:tab/>
      </w:r>
      <w:r w:rsidRPr="00065743">
        <w:rPr>
          <w:iCs/>
          <w:color w:val="auto"/>
        </w:rPr>
        <w:tab/>
        <w:t xml:space="preserve">           A14 – A20 </w:t>
      </w:r>
    </w:p>
    <w:p w14:paraId="7C25A51A" w14:textId="77777777" w:rsidR="00ED39BF" w:rsidRPr="00065743" w:rsidRDefault="00ED39BF" w:rsidP="00ED39BF">
      <w:pPr>
        <w:pStyle w:val="Default"/>
        <w:jc w:val="both"/>
        <w:rPr>
          <w:iCs/>
          <w:color w:val="auto"/>
        </w:rPr>
      </w:pPr>
      <w:r w:rsidRPr="00065743">
        <w:rPr>
          <w:iCs/>
          <w:color w:val="auto"/>
        </w:rPr>
        <w:t>Obtenção de entendimento sobre a área de especialização do especialista</w:t>
      </w:r>
    </w:p>
    <w:p w14:paraId="4B3BCD0E" w14:textId="77777777" w:rsidR="00ED39BF" w:rsidRPr="00065743" w:rsidRDefault="00ED39BF" w:rsidP="00ED39BF">
      <w:pPr>
        <w:pStyle w:val="Default"/>
        <w:jc w:val="both"/>
        <w:rPr>
          <w:iCs/>
          <w:color w:val="auto"/>
        </w:rPr>
      </w:pPr>
      <w:r w:rsidRPr="00065743">
        <w:rPr>
          <w:iCs/>
          <w:color w:val="auto"/>
        </w:rPr>
        <w:t xml:space="preserve">do auditor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           A21 – A22 </w:t>
      </w:r>
    </w:p>
    <w:p w14:paraId="5036809B" w14:textId="77777777" w:rsidR="00ED39BF" w:rsidRPr="00065743" w:rsidRDefault="00ED39BF" w:rsidP="00ED39BF">
      <w:pPr>
        <w:pStyle w:val="Default"/>
        <w:spacing w:before="120" w:after="120"/>
        <w:jc w:val="both"/>
        <w:rPr>
          <w:iCs/>
          <w:color w:val="auto"/>
        </w:rPr>
      </w:pPr>
      <w:r w:rsidRPr="00065743">
        <w:rPr>
          <w:iCs/>
          <w:color w:val="auto"/>
        </w:rPr>
        <w:t xml:space="preserve">Acordo com o especialista do auditor </w:t>
      </w:r>
      <w:r w:rsidRPr="00065743">
        <w:rPr>
          <w:iCs/>
          <w:color w:val="auto"/>
        </w:rPr>
        <w:tab/>
      </w:r>
      <w:r w:rsidRPr="00065743">
        <w:rPr>
          <w:iCs/>
          <w:color w:val="auto"/>
        </w:rPr>
        <w:tab/>
      </w:r>
      <w:r w:rsidRPr="00065743">
        <w:rPr>
          <w:iCs/>
          <w:color w:val="auto"/>
        </w:rPr>
        <w:tab/>
      </w:r>
      <w:r w:rsidRPr="00065743">
        <w:rPr>
          <w:iCs/>
          <w:color w:val="auto"/>
        </w:rPr>
        <w:tab/>
      </w:r>
      <w:r w:rsidRPr="00065743">
        <w:rPr>
          <w:iCs/>
          <w:color w:val="auto"/>
        </w:rPr>
        <w:tab/>
        <w:t xml:space="preserve">           A23 – A31 </w:t>
      </w:r>
    </w:p>
    <w:p w14:paraId="55F09113" w14:textId="77777777" w:rsidR="00ED39BF" w:rsidRPr="00065743" w:rsidRDefault="00ED39BF" w:rsidP="00ED39BF">
      <w:pPr>
        <w:pStyle w:val="Default"/>
        <w:spacing w:before="120" w:after="120"/>
        <w:jc w:val="both"/>
        <w:rPr>
          <w:iCs/>
          <w:color w:val="auto"/>
        </w:rPr>
      </w:pPr>
      <w:r w:rsidRPr="00065743">
        <w:rPr>
          <w:iCs/>
          <w:color w:val="auto"/>
        </w:rPr>
        <w:t xml:space="preserve">Avaliação da adequação do trabalho do especialista do auditor </w:t>
      </w:r>
      <w:r w:rsidRPr="00065743">
        <w:rPr>
          <w:iCs/>
          <w:color w:val="auto"/>
        </w:rPr>
        <w:tab/>
      </w:r>
      <w:r w:rsidRPr="00065743">
        <w:rPr>
          <w:iCs/>
          <w:color w:val="auto"/>
        </w:rPr>
        <w:tab/>
        <w:t xml:space="preserve">           A32 – A40 </w:t>
      </w:r>
    </w:p>
    <w:p w14:paraId="08FA6CC8" w14:textId="77777777" w:rsidR="00ED39BF" w:rsidRPr="00065743" w:rsidRDefault="00ED39BF" w:rsidP="00ED39BF">
      <w:pPr>
        <w:pStyle w:val="Default"/>
        <w:spacing w:before="120" w:after="120"/>
        <w:jc w:val="both"/>
        <w:rPr>
          <w:iCs/>
          <w:color w:val="auto"/>
        </w:rPr>
      </w:pPr>
      <w:r w:rsidRPr="00065743">
        <w:rPr>
          <w:iCs/>
          <w:color w:val="auto"/>
        </w:rPr>
        <w:t xml:space="preserve">Referência ao especialista do auditor no relatório do auditor independente           A41 – A42 </w:t>
      </w:r>
    </w:p>
    <w:p w14:paraId="0A2BF732" w14:textId="77777777" w:rsidR="00ED39BF" w:rsidRPr="00065743" w:rsidRDefault="00ED39BF" w:rsidP="00ED39BF">
      <w:pPr>
        <w:pStyle w:val="Default"/>
        <w:spacing w:before="120" w:after="120"/>
        <w:jc w:val="both"/>
        <w:rPr>
          <w:iCs/>
          <w:color w:val="auto"/>
        </w:rPr>
      </w:pPr>
      <w:r w:rsidRPr="00953F40">
        <w:rPr>
          <w:b/>
          <w:iCs/>
          <w:color w:val="auto"/>
        </w:rPr>
        <w:t>Apêndice</w:t>
      </w:r>
      <w:r w:rsidRPr="00065743">
        <w:rPr>
          <w:iCs/>
          <w:color w:val="auto"/>
        </w:rPr>
        <w:t>: Considerações para o acordo entre o auditor e o especialista externo do auditor.</w:t>
      </w:r>
    </w:p>
    <w:p w14:paraId="53B6F807" w14:textId="77777777" w:rsidR="00ED39BF" w:rsidRPr="00BF4D85" w:rsidRDefault="00ED39BF" w:rsidP="00ED39BF">
      <w:pPr>
        <w:pStyle w:val="Default"/>
        <w:jc w:val="both"/>
        <w:rPr>
          <w:iCs/>
          <w:color w:val="auto"/>
        </w:rPr>
      </w:pPr>
      <w:r w:rsidRPr="00BF4D85">
        <w:rPr>
          <w:iCs/>
          <w:color w:val="auto"/>
        </w:rPr>
        <w:t xml:space="preserve">Esta </w:t>
      </w:r>
      <w:r>
        <w:rPr>
          <w:iCs/>
          <w:color w:val="auto"/>
        </w:rPr>
        <w:t>N</w:t>
      </w:r>
      <w:r w:rsidRPr="00BF4D85">
        <w:rPr>
          <w:iCs/>
          <w:color w:val="auto"/>
        </w:rPr>
        <w:t xml:space="preserve">orma deve ser lida juntamente com a NBC TA 200 </w:t>
      </w:r>
      <w:r>
        <w:rPr>
          <w:iCs/>
          <w:color w:val="auto"/>
        </w:rPr>
        <w:t>–</w:t>
      </w:r>
      <w:r w:rsidRPr="00BF4D85">
        <w:rPr>
          <w:iCs/>
          <w:color w:val="auto"/>
        </w:rPr>
        <w:t xml:space="preserve"> Objetivos </w:t>
      </w:r>
      <w:r>
        <w:rPr>
          <w:iCs/>
          <w:color w:val="auto"/>
        </w:rPr>
        <w:t>G</w:t>
      </w:r>
      <w:r w:rsidRPr="00BF4D85">
        <w:rPr>
          <w:iCs/>
          <w:color w:val="auto"/>
        </w:rPr>
        <w:t xml:space="preserve">erais do </w:t>
      </w:r>
      <w:r>
        <w:rPr>
          <w:iCs/>
          <w:color w:val="auto"/>
        </w:rPr>
        <w:t>A</w:t>
      </w:r>
      <w:r w:rsidRPr="00BF4D85">
        <w:rPr>
          <w:iCs/>
          <w:color w:val="auto"/>
        </w:rPr>
        <w:t xml:space="preserve">uditor </w:t>
      </w:r>
      <w:r>
        <w:rPr>
          <w:iCs/>
          <w:color w:val="auto"/>
        </w:rPr>
        <w:t>I</w:t>
      </w:r>
      <w:r w:rsidRPr="00BF4D85">
        <w:rPr>
          <w:iCs/>
          <w:color w:val="auto"/>
        </w:rPr>
        <w:t xml:space="preserve">ndependente e a </w:t>
      </w:r>
      <w:r>
        <w:rPr>
          <w:iCs/>
          <w:color w:val="auto"/>
        </w:rPr>
        <w:t>C</w:t>
      </w:r>
      <w:r w:rsidRPr="00BF4D85">
        <w:rPr>
          <w:iCs/>
          <w:color w:val="auto"/>
        </w:rPr>
        <w:t>ondução d</w:t>
      </w:r>
      <w:r>
        <w:rPr>
          <w:iCs/>
          <w:color w:val="auto"/>
        </w:rPr>
        <w:t>a A</w:t>
      </w:r>
      <w:r w:rsidRPr="00BF4D85">
        <w:rPr>
          <w:iCs/>
          <w:color w:val="auto"/>
        </w:rPr>
        <w:t xml:space="preserve">uditoria em </w:t>
      </w:r>
      <w:r>
        <w:rPr>
          <w:iCs/>
          <w:color w:val="auto"/>
        </w:rPr>
        <w:t>C</w:t>
      </w:r>
      <w:r w:rsidRPr="00BF4D85">
        <w:rPr>
          <w:iCs/>
          <w:color w:val="auto"/>
        </w:rPr>
        <w:t xml:space="preserve">onformidade com </w:t>
      </w:r>
      <w:r>
        <w:rPr>
          <w:iCs/>
          <w:color w:val="auto"/>
        </w:rPr>
        <w:t>Normas de Auditoria.</w:t>
      </w:r>
      <w:r w:rsidRPr="00BF4D85">
        <w:rPr>
          <w:iCs/>
          <w:color w:val="auto"/>
        </w:rPr>
        <w:t xml:space="preserve"> </w:t>
      </w:r>
    </w:p>
    <w:p w14:paraId="2D560D98" w14:textId="77777777" w:rsidR="00ED39BF" w:rsidRPr="000D440F" w:rsidRDefault="00ED39BF" w:rsidP="00ED39BF">
      <w:pPr>
        <w:pStyle w:val="Default"/>
        <w:jc w:val="both"/>
        <w:rPr>
          <w:b/>
          <w:iCs/>
          <w:color w:val="auto"/>
          <w:sz w:val="28"/>
          <w:szCs w:val="28"/>
        </w:rPr>
      </w:pPr>
      <w:r>
        <w:rPr>
          <w:iCs/>
          <w:color w:val="auto"/>
        </w:rPr>
        <w:br w:type="page"/>
      </w:r>
      <w:r w:rsidRPr="000D440F">
        <w:rPr>
          <w:b/>
          <w:iCs/>
          <w:color w:val="auto"/>
          <w:sz w:val="28"/>
          <w:szCs w:val="28"/>
        </w:rPr>
        <w:t xml:space="preserve">Introdução </w:t>
      </w:r>
    </w:p>
    <w:p w14:paraId="59544D05" w14:textId="77777777" w:rsidR="00ED39BF" w:rsidRDefault="00ED39BF" w:rsidP="00ED39BF">
      <w:pPr>
        <w:pStyle w:val="Default"/>
        <w:jc w:val="both"/>
        <w:rPr>
          <w:iCs/>
          <w:color w:val="auto"/>
        </w:rPr>
      </w:pPr>
    </w:p>
    <w:p w14:paraId="121B99A0" w14:textId="77777777" w:rsidR="00ED39BF" w:rsidRPr="0051318E" w:rsidRDefault="00ED39BF" w:rsidP="00ED39BF">
      <w:pPr>
        <w:pStyle w:val="Default"/>
        <w:jc w:val="both"/>
        <w:rPr>
          <w:b/>
          <w:iCs/>
          <w:color w:val="auto"/>
        </w:rPr>
      </w:pPr>
      <w:r w:rsidRPr="0051318E">
        <w:rPr>
          <w:b/>
          <w:iCs/>
          <w:color w:val="auto"/>
        </w:rPr>
        <w:t xml:space="preserve">Alcance </w:t>
      </w:r>
    </w:p>
    <w:p w14:paraId="47E15CAD" w14:textId="77777777" w:rsidR="00ED39BF" w:rsidRPr="00BF4D85" w:rsidRDefault="00ED39BF" w:rsidP="00ED39BF">
      <w:pPr>
        <w:pStyle w:val="Default"/>
        <w:jc w:val="both"/>
        <w:rPr>
          <w:iCs/>
          <w:color w:val="auto"/>
        </w:rPr>
      </w:pPr>
    </w:p>
    <w:p w14:paraId="2BAD329D" w14:textId="77777777" w:rsidR="00ED39BF" w:rsidRPr="00BF4D85" w:rsidRDefault="00ED39BF" w:rsidP="00ED39BF">
      <w:pPr>
        <w:pStyle w:val="Default"/>
        <w:ind w:left="567" w:hanging="567"/>
        <w:jc w:val="both"/>
        <w:rPr>
          <w:iCs/>
          <w:color w:val="auto"/>
        </w:rPr>
      </w:pPr>
      <w:r w:rsidRPr="00BF4D85">
        <w:rPr>
          <w:iCs/>
          <w:color w:val="auto"/>
        </w:rPr>
        <w:t xml:space="preserve">1. </w:t>
      </w:r>
      <w:r>
        <w:rPr>
          <w:iCs/>
          <w:color w:val="auto"/>
        </w:rPr>
        <w:tab/>
      </w:r>
      <w:r w:rsidRPr="00BF4D85">
        <w:rPr>
          <w:iCs/>
          <w:color w:val="auto"/>
        </w:rPr>
        <w:t xml:space="preserve">Esta </w:t>
      </w:r>
      <w:r>
        <w:rPr>
          <w:iCs/>
          <w:color w:val="auto"/>
        </w:rPr>
        <w:t>Norma</w:t>
      </w:r>
      <w:r w:rsidRPr="00BF4D85">
        <w:rPr>
          <w:iCs/>
          <w:color w:val="auto"/>
        </w:rPr>
        <w:t xml:space="preserve"> trata da responsabilidade do auditor em relação ao trabalho de pessoa ou organização em área de especialização </w:t>
      </w:r>
      <w:r w:rsidRPr="00A173A5">
        <w:rPr>
          <w:iCs/>
          <w:color w:val="auto"/>
          <w:highlight w:val="yellow"/>
        </w:rPr>
        <w:t>que não contabilidade ou auditoria</w:t>
      </w:r>
      <w:r w:rsidRPr="00BF4D85">
        <w:rPr>
          <w:iCs/>
          <w:color w:val="auto"/>
        </w:rPr>
        <w:t xml:space="preserve">, quando esse trabalho é utilizado para ajudar o auditor a obter evidência de auditoria suficiente e apropriada. </w:t>
      </w:r>
    </w:p>
    <w:p w14:paraId="2E7B7BBD" w14:textId="77777777" w:rsidR="00ED39BF" w:rsidRDefault="00ED39BF" w:rsidP="00ED39BF">
      <w:pPr>
        <w:pStyle w:val="Default"/>
        <w:ind w:left="567" w:hanging="567"/>
        <w:jc w:val="both"/>
        <w:rPr>
          <w:iCs/>
          <w:color w:val="auto"/>
        </w:rPr>
      </w:pPr>
    </w:p>
    <w:p w14:paraId="5246DF2B" w14:textId="77777777" w:rsidR="00ED39BF" w:rsidRPr="00BF4D85" w:rsidRDefault="00ED39BF" w:rsidP="00ED39BF">
      <w:pPr>
        <w:pStyle w:val="Default"/>
        <w:ind w:left="567" w:hanging="567"/>
        <w:jc w:val="both"/>
        <w:rPr>
          <w:iCs/>
          <w:color w:val="auto"/>
        </w:rPr>
      </w:pPr>
      <w:r w:rsidRPr="00BF4D85">
        <w:rPr>
          <w:iCs/>
          <w:color w:val="auto"/>
        </w:rPr>
        <w:t xml:space="preserve">2. </w:t>
      </w:r>
      <w:r>
        <w:rPr>
          <w:iCs/>
          <w:color w:val="auto"/>
        </w:rPr>
        <w:tab/>
      </w:r>
      <w:r w:rsidRPr="00BF4D85">
        <w:rPr>
          <w:iCs/>
          <w:color w:val="auto"/>
        </w:rPr>
        <w:t xml:space="preserve">Esta </w:t>
      </w:r>
      <w:r>
        <w:rPr>
          <w:iCs/>
          <w:color w:val="auto"/>
        </w:rPr>
        <w:t>Norma</w:t>
      </w:r>
      <w:r w:rsidRPr="00BF4D85">
        <w:rPr>
          <w:iCs/>
          <w:color w:val="auto"/>
        </w:rPr>
        <w:t xml:space="preserve"> não trata de: </w:t>
      </w:r>
    </w:p>
    <w:p w14:paraId="03EC68D7"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t>s</w:t>
      </w:r>
      <w:r w:rsidRPr="00BF4D85">
        <w:rPr>
          <w:iCs/>
          <w:color w:val="auto"/>
        </w:rPr>
        <w:t xml:space="preserve">ituações em que a equipe de trabalho inclui um membro, ou consulta uma pessoa ou organização, com especialização em uma área específica de </w:t>
      </w:r>
      <w:r w:rsidRPr="00A173A5">
        <w:rPr>
          <w:iCs/>
          <w:color w:val="auto"/>
          <w:highlight w:val="yellow"/>
        </w:rPr>
        <w:t>contabilidade ou auditoria</w:t>
      </w:r>
      <w:r w:rsidRPr="00BF4D85">
        <w:rPr>
          <w:iCs/>
          <w:color w:val="auto"/>
        </w:rPr>
        <w:t xml:space="preserve">, que são tratadas pela NBC TA 220 </w:t>
      </w:r>
      <w:r>
        <w:rPr>
          <w:iCs/>
          <w:color w:val="auto"/>
        </w:rPr>
        <w:t>–</w:t>
      </w:r>
      <w:r w:rsidRPr="00BF4D85">
        <w:rPr>
          <w:iCs/>
          <w:color w:val="auto"/>
        </w:rPr>
        <w:t xml:space="preserve"> Controle de </w:t>
      </w:r>
      <w:r>
        <w:rPr>
          <w:iCs/>
          <w:color w:val="auto"/>
        </w:rPr>
        <w:t>Q</w:t>
      </w:r>
      <w:r w:rsidRPr="00BF4D85">
        <w:rPr>
          <w:iCs/>
          <w:color w:val="auto"/>
        </w:rPr>
        <w:t>ualidade d</w:t>
      </w:r>
      <w:r>
        <w:rPr>
          <w:iCs/>
          <w:color w:val="auto"/>
        </w:rPr>
        <w:t>a</w:t>
      </w:r>
      <w:r w:rsidRPr="00BF4D85">
        <w:rPr>
          <w:iCs/>
          <w:color w:val="auto"/>
        </w:rPr>
        <w:t xml:space="preserve"> </w:t>
      </w:r>
      <w:r>
        <w:rPr>
          <w:iCs/>
          <w:color w:val="auto"/>
        </w:rPr>
        <w:t>A</w:t>
      </w:r>
      <w:r w:rsidRPr="00BF4D85">
        <w:rPr>
          <w:iCs/>
          <w:color w:val="auto"/>
        </w:rPr>
        <w:t xml:space="preserve">uditoria de </w:t>
      </w:r>
      <w:r>
        <w:rPr>
          <w:iCs/>
          <w:color w:val="auto"/>
        </w:rPr>
        <w:t>D</w:t>
      </w:r>
      <w:r w:rsidRPr="00BF4D85">
        <w:rPr>
          <w:iCs/>
          <w:color w:val="auto"/>
        </w:rPr>
        <w:t xml:space="preserve">emonstrações </w:t>
      </w:r>
      <w:r>
        <w:rPr>
          <w:iCs/>
          <w:color w:val="auto"/>
        </w:rPr>
        <w:t>C</w:t>
      </w:r>
      <w:r w:rsidRPr="00BF4D85">
        <w:rPr>
          <w:iCs/>
          <w:color w:val="auto"/>
        </w:rPr>
        <w:t xml:space="preserve">ontábeis, itens A10, A20 a A22); ou </w:t>
      </w:r>
    </w:p>
    <w:p w14:paraId="1F7EA905"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t>u</w:t>
      </w:r>
      <w:r w:rsidRPr="00BF4D85">
        <w:rPr>
          <w:iCs/>
          <w:color w:val="auto"/>
        </w:rPr>
        <w:t xml:space="preserve">tilização pelo auditor do trabalho de pessoa ou organização com especialização em área que não contabilidade ou auditoria, </w:t>
      </w:r>
      <w:r w:rsidRPr="00A173A5">
        <w:rPr>
          <w:iCs/>
          <w:color w:val="auto"/>
          <w:highlight w:val="yellow"/>
        </w:rPr>
        <w:t>em que o trabalho nessa área é usado pela entidade para ajudá-la</w:t>
      </w:r>
      <w:r w:rsidRPr="00BF4D85">
        <w:rPr>
          <w:iCs/>
          <w:color w:val="auto"/>
        </w:rPr>
        <w:t xml:space="preserve"> na </w:t>
      </w:r>
      <w:r>
        <w:rPr>
          <w:iCs/>
          <w:color w:val="auto"/>
        </w:rPr>
        <w:t>elaboração</w:t>
      </w:r>
      <w:r w:rsidRPr="00BF4D85">
        <w:rPr>
          <w:iCs/>
          <w:color w:val="auto"/>
        </w:rPr>
        <w:t xml:space="preserve"> das demonstrações contábeis (</w:t>
      </w:r>
      <w:r w:rsidRPr="00A173A5">
        <w:rPr>
          <w:iCs/>
          <w:color w:val="auto"/>
          <w:highlight w:val="yellow"/>
        </w:rPr>
        <w:t>especialista da administração</w:t>
      </w:r>
      <w:r w:rsidRPr="00BF4D85">
        <w:rPr>
          <w:iCs/>
          <w:color w:val="auto"/>
        </w:rPr>
        <w:t xml:space="preserve">), que é tratada pela NBC TA 500 </w:t>
      </w:r>
      <w:r>
        <w:rPr>
          <w:iCs/>
          <w:color w:val="auto"/>
        </w:rPr>
        <w:t>–</w:t>
      </w:r>
      <w:r w:rsidRPr="00BF4D85">
        <w:rPr>
          <w:iCs/>
          <w:color w:val="auto"/>
        </w:rPr>
        <w:t xml:space="preserve"> Evidência de </w:t>
      </w:r>
      <w:r>
        <w:rPr>
          <w:iCs/>
          <w:color w:val="auto"/>
        </w:rPr>
        <w:t>A</w:t>
      </w:r>
      <w:r w:rsidRPr="00BF4D85">
        <w:rPr>
          <w:iCs/>
          <w:color w:val="auto"/>
        </w:rPr>
        <w:t>uditoria, ite</w:t>
      </w:r>
      <w:r>
        <w:rPr>
          <w:iCs/>
          <w:color w:val="auto"/>
        </w:rPr>
        <w:t>ns</w:t>
      </w:r>
      <w:r w:rsidRPr="00BF4D85">
        <w:rPr>
          <w:iCs/>
          <w:color w:val="auto"/>
        </w:rPr>
        <w:t xml:space="preserve"> A34 a A48). </w:t>
      </w:r>
    </w:p>
    <w:p w14:paraId="5926DF09" w14:textId="77777777" w:rsidR="00ED39BF" w:rsidRDefault="00ED39BF" w:rsidP="00ED39BF">
      <w:pPr>
        <w:pStyle w:val="Default"/>
        <w:ind w:left="567" w:hanging="567"/>
        <w:jc w:val="both"/>
        <w:rPr>
          <w:iCs/>
          <w:color w:val="auto"/>
        </w:rPr>
      </w:pPr>
    </w:p>
    <w:p w14:paraId="43473B47" w14:textId="77777777" w:rsidR="00ED39BF" w:rsidRPr="0051318E" w:rsidRDefault="00ED39BF" w:rsidP="00ED39BF">
      <w:pPr>
        <w:pStyle w:val="Default"/>
        <w:ind w:left="567" w:hanging="567"/>
        <w:jc w:val="both"/>
        <w:rPr>
          <w:b/>
          <w:iCs/>
          <w:color w:val="auto"/>
        </w:rPr>
      </w:pPr>
      <w:r w:rsidRPr="0051318E">
        <w:rPr>
          <w:b/>
          <w:iCs/>
          <w:color w:val="auto"/>
        </w:rPr>
        <w:t xml:space="preserve">Responsabilidade do auditor pela opinião de auditoria </w:t>
      </w:r>
    </w:p>
    <w:p w14:paraId="1EB9F8EC" w14:textId="77777777" w:rsidR="00ED39BF" w:rsidRDefault="00ED39BF" w:rsidP="00ED39BF">
      <w:pPr>
        <w:pStyle w:val="Default"/>
        <w:ind w:left="567" w:hanging="567"/>
        <w:jc w:val="both"/>
        <w:rPr>
          <w:iCs/>
          <w:color w:val="auto"/>
        </w:rPr>
      </w:pPr>
    </w:p>
    <w:p w14:paraId="5F8F3F50" w14:textId="77777777" w:rsidR="00ED39BF" w:rsidRPr="00BF4D85" w:rsidRDefault="00ED39BF" w:rsidP="00ED39BF">
      <w:pPr>
        <w:pStyle w:val="Default"/>
        <w:ind w:left="567" w:hanging="567"/>
        <w:jc w:val="both"/>
        <w:rPr>
          <w:iCs/>
          <w:color w:val="auto"/>
        </w:rPr>
      </w:pPr>
      <w:r w:rsidRPr="00BF4D85">
        <w:rPr>
          <w:iCs/>
          <w:color w:val="auto"/>
        </w:rPr>
        <w:t xml:space="preserve">3. </w:t>
      </w:r>
      <w:r>
        <w:rPr>
          <w:iCs/>
          <w:color w:val="auto"/>
        </w:rPr>
        <w:tab/>
      </w:r>
      <w:r w:rsidRPr="00BF4D85">
        <w:rPr>
          <w:iCs/>
          <w:color w:val="auto"/>
        </w:rPr>
        <w:t xml:space="preserve">O auditor é o </w:t>
      </w:r>
      <w:r w:rsidRPr="00A173A5">
        <w:rPr>
          <w:iCs/>
          <w:color w:val="auto"/>
          <w:highlight w:val="green"/>
        </w:rPr>
        <w:t>único</w:t>
      </w:r>
      <w:r w:rsidRPr="00BF4D85">
        <w:rPr>
          <w:iCs/>
          <w:color w:val="auto"/>
        </w:rPr>
        <w:t xml:space="preserve"> responsável por expressar opinião de auditoria e essa responsabilidade </w:t>
      </w:r>
      <w:r w:rsidRPr="00A173A5">
        <w:rPr>
          <w:iCs/>
          <w:color w:val="auto"/>
          <w:highlight w:val="yellow"/>
        </w:rPr>
        <w:t>não é reduzida</w:t>
      </w:r>
      <w:r w:rsidRPr="00BF4D85">
        <w:rPr>
          <w:iCs/>
          <w:color w:val="auto"/>
        </w:rPr>
        <w:t xml:space="preserve"> pela utilização do trabalho de especialista </w:t>
      </w:r>
      <w:r>
        <w:rPr>
          <w:iCs/>
          <w:color w:val="auto"/>
        </w:rPr>
        <w:t>contratado pel</w:t>
      </w:r>
      <w:r w:rsidRPr="00BF4D85">
        <w:rPr>
          <w:iCs/>
          <w:color w:val="auto"/>
        </w:rPr>
        <w:t>o auditor</w:t>
      </w:r>
      <w:r>
        <w:rPr>
          <w:iCs/>
          <w:color w:val="auto"/>
        </w:rPr>
        <w:t xml:space="preserve"> (doravante especialista do auditor ou especialista)</w:t>
      </w:r>
      <w:r w:rsidRPr="00BF4D85">
        <w:rPr>
          <w:iCs/>
          <w:color w:val="auto"/>
        </w:rPr>
        <w:t>. No entanto, se o auditor, tendo utilizado o trabalho de</w:t>
      </w:r>
      <w:r>
        <w:rPr>
          <w:iCs/>
          <w:color w:val="auto"/>
        </w:rPr>
        <w:t>sse</w:t>
      </w:r>
      <w:r w:rsidRPr="00BF4D85">
        <w:rPr>
          <w:iCs/>
          <w:color w:val="auto"/>
        </w:rPr>
        <w:t xml:space="preserve"> especialista e seguido esta </w:t>
      </w:r>
      <w:r>
        <w:rPr>
          <w:iCs/>
          <w:color w:val="auto"/>
        </w:rPr>
        <w:t>N</w:t>
      </w:r>
      <w:r w:rsidRPr="00BF4D85">
        <w:rPr>
          <w:iCs/>
          <w:color w:val="auto"/>
        </w:rPr>
        <w:t>orma, concluir que o trabalho desse especialista é adequado para fins da auditoria, o auditor pode aceitar que as constatações ou conclusões desse especialista em sua área de especialização constitu</w:t>
      </w:r>
      <w:r>
        <w:rPr>
          <w:iCs/>
          <w:color w:val="auto"/>
        </w:rPr>
        <w:t>e</w:t>
      </w:r>
      <w:r w:rsidRPr="00BF4D85">
        <w:rPr>
          <w:iCs/>
          <w:color w:val="auto"/>
        </w:rPr>
        <w:t xml:space="preserve">m evidência de auditoria apropriada. </w:t>
      </w:r>
    </w:p>
    <w:p w14:paraId="157CC824" w14:textId="77777777" w:rsidR="00ED39BF" w:rsidRDefault="00ED39BF" w:rsidP="00ED39BF">
      <w:pPr>
        <w:pStyle w:val="Default"/>
        <w:ind w:left="567" w:hanging="567"/>
        <w:jc w:val="both"/>
        <w:rPr>
          <w:iCs/>
          <w:color w:val="auto"/>
        </w:rPr>
      </w:pPr>
    </w:p>
    <w:p w14:paraId="6F16CC04" w14:textId="77777777" w:rsidR="00ED39BF" w:rsidRPr="0051318E" w:rsidRDefault="00ED39BF" w:rsidP="00ED39BF">
      <w:pPr>
        <w:pStyle w:val="Default"/>
        <w:ind w:left="567" w:hanging="567"/>
        <w:jc w:val="both"/>
        <w:rPr>
          <w:b/>
          <w:iCs/>
          <w:color w:val="auto"/>
        </w:rPr>
      </w:pPr>
      <w:r w:rsidRPr="0051318E">
        <w:rPr>
          <w:b/>
          <w:iCs/>
          <w:color w:val="auto"/>
        </w:rPr>
        <w:t xml:space="preserve">Data de vigência </w:t>
      </w:r>
    </w:p>
    <w:p w14:paraId="589DA578" w14:textId="77777777" w:rsidR="00ED39BF" w:rsidRDefault="00ED39BF" w:rsidP="00ED39BF">
      <w:pPr>
        <w:pStyle w:val="Default"/>
        <w:ind w:left="567" w:hanging="567"/>
        <w:jc w:val="both"/>
        <w:rPr>
          <w:iCs/>
          <w:color w:val="auto"/>
        </w:rPr>
      </w:pPr>
    </w:p>
    <w:p w14:paraId="32E1DBB7" w14:textId="77777777" w:rsidR="00ED39BF" w:rsidRPr="00BF4D85" w:rsidRDefault="00ED39BF" w:rsidP="00ED39BF">
      <w:pPr>
        <w:pStyle w:val="Default"/>
        <w:ind w:left="567" w:hanging="567"/>
        <w:jc w:val="both"/>
        <w:rPr>
          <w:iCs/>
          <w:color w:val="auto"/>
        </w:rPr>
      </w:pPr>
      <w:r w:rsidRPr="00BF4D85">
        <w:rPr>
          <w:iCs/>
          <w:color w:val="auto"/>
        </w:rPr>
        <w:t xml:space="preserve">4. </w:t>
      </w:r>
      <w:r>
        <w:rPr>
          <w:iCs/>
          <w:color w:val="auto"/>
        </w:rPr>
        <w:tab/>
      </w:r>
      <w:r w:rsidRPr="00BF4D85">
        <w:rPr>
          <w:iCs/>
          <w:color w:val="auto"/>
        </w:rPr>
        <w:t xml:space="preserve">Esta </w:t>
      </w:r>
      <w:r>
        <w:rPr>
          <w:iCs/>
          <w:color w:val="auto"/>
        </w:rPr>
        <w:t>N</w:t>
      </w:r>
      <w:r w:rsidRPr="00BF4D85">
        <w:rPr>
          <w:iCs/>
          <w:color w:val="auto"/>
        </w:rPr>
        <w:t>orma é aplicável a auditoria de demonstrações contábeis para períodos iniciados em ou após 1º</w:t>
      </w:r>
      <w:r>
        <w:rPr>
          <w:iCs/>
          <w:color w:val="auto"/>
        </w:rPr>
        <w:t>.</w:t>
      </w:r>
      <w:r w:rsidRPr="00BF4D85">
        <w:rPr>
          <w:iCs/>
          <w:color w:val="auto"/>
        </w:rPr>
        <w:t xml:space="preserve"> de janeiro de 2010. </w:t>
      </w:r>
    </w:p>
    <w:p w14:paraId="1DB6BD45" w14:textId="77777777" w:rsidR="00ED39BF" w:rsidRDefault="00ED39BF" w:rsidP="00ED39BF">
      <w:pPr>
        <w:pStyle w:val="Default"/>
        <w:ind w:left="567" w:hanging="567"/>
        <w:jc w:val="both"/>
        <w:rPr>
          <w:iCs/>
          <w:color w:val="auto"/>
        </w:rPr>
      </w:pPr>
    </w:p>
    <w:p w14:paraId="0687C5FA" w14:textId="77777777" w:rsidR="00ED39BF" w:rsidRPr="000D440F" w:rsidRDefault="00ED39BF" w:rsidP="00ED39BF">
      <w:pPr>
        <w:pStyle w:val="Default"/>
        <w:ind w:left="567" w:hanging="567"/>
        <w:jc w:val="both"/>
        <w:rPr>
          <w:b/>
          <w:iCs/>
          <w:color w:val="auto"/>
          <w:sz w:val="28"/>
          <w:szCs w:val="28"/>
        </w:rPr>
      </w:pPr>
      <w:r w:rsidRPr="000D440F">
        <w:rPr>
          <w:b/>
          <w:iCs/>
          <w:color w:val="auto"/>
          <w:sz w:val="28"/>
          <w:szCs w:val="28"/>
        </w:rPr>
        <w:t xml:space="preserve">Objetivo </w:t>
      </w:r>
    </w:p>
    <w:p w14:paraId="21C2CD5B" w14:textId="77777777" w:rsidR="00ED39BF" w:rsidRDefault="00ED39BF" w:rsidP="00ED39BF">
      <w:pPr>
        <w:pStyle w:val="Default"/>
        <w:ind w:left="567" w:hanging="567"/>
        <w:jc w:val="both"/>
        <w:rPr>
          <w:iCs/>
          <w:color w:val="auto"/>
        </w:rPr>
      </w:pPr>
    </w:p>
    <w:p w14:paraId="494CE51D" w14:textId="77777777" w:rsidR="00ED39BF" w:rsidRPr="00BF4D85" w:rsidRDefault="00ED39BF" w:rsidP="00ED39BF">
      <w:pPr>
        <w:pStyle w:val="Default"/>
        <w:ind w:left="567" w:hanging="567"/>
        <w:jc w:val="both"/>
        <w:rPr>
          <w:iCs/>
          <w:color w:val="auto"/>
        </w:rPr>
      </w:pPr>
      <w:r w:rsidRPr="00BF4D85">
        <w:rPr>
          <w:iCs/>
          <w:color w:val="auto"/>
        </w:rPr>
        <w:t xml:space="preserve">5. </w:t>
      </w:r>
      <w:r>
        <w:rPr>
          <w:iCs/>
          <w:color w:val="auto"/>
        </w:rPr>
        <w:tab/>
      </w:r>
      <w:r w:rsidRPr="00BF4D85">
        <w:rPr>
          <w:iCs/>
          <w:color w:val="auto"/>
        </w:rPr>
        <w:t xml:space="preserve">Os objetivos do auditor são: </w:t>
      </w:r>
    </w:p>
    <w:p w14:paraId="25FE6733"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t>d</w:t>
      </w:r>
      <w:r w:rsidRPr="00BF4D85">
        <w:rPr>
          <w:iCs/>
          <w:color w:val="auto"/>
        </w:rPr>
        <w:t xml:space="preserve">eterminar a </w:t>
      </w:r>
      <w:r w:rsidRPr="00A173A5">
        <w:rPr>
          <w:iCs/>
          <w:color w:val="auto"/>
          <w:highlight w:val="yellow"/>
        </w:rPr>
        <w:t>necessidade</w:t>
      </w:r>
      <w:r w:rsidRPr="00BF4D85">
        <w:rPr>
          <w:iCs/>
          <w:color w:val="auto"/>
        </w:rPr>
        <w:t xml:space="preserve"> de utilizar o trabalho de especialista; e </w:t>
      </w:r>
    </w:p>
    <w:p w14:paraId="2BC9C4F4"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t>n</w:t>
      </w:r>
      <w:r w:rsidRPr="00BF4D85">
        <w:rPr>
          <w:iCs/>
          <w:color w:val="auto"/>
        </w:rPr>
        <w:t xml:space="preserve">o caso de utilizar o trabalho de especialista do auditor, determinar se o trabalho é adequado para fins da auditoria. </w:t>
      </w:r>
    </w:p>
    <w:p w14:paraId="76958BAB" w14:textId="77777777" w:rsidR="00ED39BF" w:rsidRPr="000D440F" w:rsidRDefault="00ED39BF" w:rsidP="00ED39BF">
      <w:pPr>
        <w:pStyle w:val="Default"/>
        <w:ind w:left="567" w:hanging="567"/>
        <w:jc w:val="both"/>
        <w:rPr>
          <w:b/>
          <w:iCs/>
          <w:color w:val="auto"/>
          <w:sz w:val="28"/>
          <w:szCs w:val="28"/>
        </w:rPr>
      </w:pPr>
      <w:r w:rsidRPr="000D440F">
        <w:rPr>
          <w:b/>
          <w:iCs/>
          <w:color w:val="auto"/>
          <w:sz w:val="28"/>
          <w:szCs w:val="28"/>
        </w:rPr>
        <w:t xml:space="preserve">Definições </w:t>
      </w:r>
    </w:p>
    <w:p w14:paraId="621C26D1" w14:textId="77777777" w:rsidR="00ED39BF" w:rsidRDefault="00ED39BF" w:rsidP="00ED39BF">
      <w:pPr>
        <w:pStyle w:val="Default"/>
        <w:ind w:left="567" w:hanging="567"/>
        <w:jc w:val="both"/>
        <w:rPr>
          <w:iCs/>
          <w:color w:val="auto"/>
        </w:rPr>
      </w:pPr>
    </w:p>
    <w:p w14:paraId="6D09F7F7" w14:textId="77777777" w:rsidR="00ED39BF" w:rsidRPr="00BF4D85" w:rsidRDefault="00ED39BF" w:rsidP="00ED39BF">
      <w:pPr>
        <w:pStyle w:val="Default"/>
        <w:ind w:left="567" w:hanging="567"/>
        <w:jc w:val="both"/>
        <w:rPr>
          <w:iCs/>
          <w:color w:val="auto"/>
        </w:rPr>
      </w:pPr>
      <w:r w:rsidRPr="00BF4D85">
        <w:rPr>
          <w:iCs/>
          <w:color w:val="auto"/>
        </w:rPr>
        <w:t xml:space="preserve">6. </w:t>
      </w:r>
      <w:r>
        <w:rPr>
          <w:iCs/>
          <w:color w:val="auto"/>
        </w:rPr>
        <w:tab/>
      </w:r>
      <w:r w:rsidRPr="00BF4D85">
        <w:rPr>
          <w:iCs/>
          <w:color w:val="auto"/>
        </w:rPr>
        <w:t xml:space="preserve">Para fins desta </w:t>
      </w:r>
      <w:r>
        <w:rPr>
          <w:iCs/>
          <w:color w:val="auto"/>
        </w:rPr>
        <w:t>N</w:t>
      </w:r>
      <w:r w:rsidRPr="00BF4D85">
        <w:rPr>
          <w:iCs/>
          <w:color w:val="auto"/>
        </w:rPr>
        <w:t xml:space="preserve">orma, os termos a seguir possuem os significados a eles atribuídos: </w:t>
      </w:r>
    </w:p>
    <w:p w14:paraId="327AA8FB" w14:textId="77777777" w:rsidR="00ED39BF" w:rsidRDefault="00ED39BF" w:rsidP="00ED39BF">
      <w:pPr>
        <w:pStyle w:val="Default"/>
        <w:ind w:left="567"/>
        <w:jc w:val="both"/>
        <w:rPr>
          <w:i/>
          <w:iCs/>
          <w:color w:val="auto"/>
        </w:rPr>
      </w:pPr>
    </w:p>
    <w:p w14:paraId="26B16E8A" w14:textId="77777777" w:rsidR="00ED39BF" w:rsidRPr="00BF4D85" w:rsidRDefault="00ED39BF" w:rsidP="00ED39BF">
      <w:pPr>
        <w:pStyle w:val="Default"/>
        <w:ind w:left="567"/>
        <w:jc w:val="both"/>
        <w:rPr>
          <w:iCs/>
          <w:color w:val="auto"/>
        </w:rPr>
      </w:pPr>
      <w:r w:rsidRPr="005D6C62">
        <w:rPr>
          <w:i/>
          <w:iCs/>
          <w:color w:val="auto"/>
        </w:rPr>
        <w:t>Especialista do auditor</w:t>
      </w:r>
      <w:r w:rsidRPr="00BF4D85">
        <w:rPr>
          <w:iCs/>
          <w:color w:val="auto"/>
        </w:rPr>
        <w:t xml:space="preserve"> </w:t>
      </w:r>
      <w:r>
        <w:rPr>
          <w:iCs/>
          <w:color w:val="auto"/>
        </w:rPr>
        <w:t>é u</w:t>
      </w:r>
      <w:r w:rsidRPr="00BF4D85">
        <w:rPr>
          <w:iCs/>
          <w:color w:val="auto"/>
        </w:rPr>
        <w:t xml:space="preserve">ma pessoa ou organização com especialização em área que não contabilidade ou auditoria, </w:t>
      </w:r>
      <w:r w:rsidRPr="00A173A5">
        <w:rPr>
          <w:iCs/>
          <w:color w:val="auto"/>
          <w:highlight w:val="yellow"/>
        </w:rPr>
        <w:t>contratado pelo auditor</w:t>
      </w:r>
      <w:r>
        <w:rPr>
          <w:iCs/>
          <w:color w:val="auto"/>
        </w:rPr>
        <w:t xml:space="preserve">, </w:t>
      </w:r>
      <w:r w:rsidRPr="00BF4D85">
        <w:rPr>
          <w:iCs/>
          <w:color w:val="auto"/>
        </w:rPr>
        <w:t xml:space="preserve">cujo trabalho nessa área é utilizado pelo auditor para ajudá-lo a obter evidência de auditoria suficiente e apropriada. </w:t>
      </w:r>
      <w:r>
        <w:rPr>
          <w:iCs/>
          <w:color w:val="auto"/>
        </w:rPr>
        <w:t>O</w:t>
      </w:r>
      <w:r w:rsidRPr="00BF4D85">
        <w:rPr>
          <w:iCs/>
          <w:color w:val="auto"/>
        </w:rPr>
        <w:t xml:space="preserve"> especialista do auditor pode ser interno (um sócio, ou equivalente no setor público quando relevante, ou uma pessoa que faz parte da equipe, incluindo equipe temporária, da firma do auditor ou de firma da rede), ou externo (ver itens A1</w:t>
      </w:r>
      <w:r>
        <w:rPr>
          <w:iCs/>
          <w:color w:val="auto"/>
        </w:rPr>
        <w:t xml:space="preserve"> a </w:t>
      </w:r>
      <w:r w:rsidRPr="00BF4D85">
        <w:rPr>
          <w:iCs/>
          <w:color w:val="auto"/>
        </w:rPr>
        <w:t>A3)</w:t>
      </w:r>
      <w:r>
        <w:rPr>
          <w:iCs/>
          <w:color w:val="auto"/>
        </w:rPr>
        <w:t>.</w:t>
      </w:r>
      <w:r w:rsidRPr="00BF4D85">
        <w:rPr>
          <w:iCs/>
          <w:color w:val="auto"/>
        </w:rPr>
        <w:t xml:space="preserve"> </w:t>
      </w:r>
    </w:p>
    <w:p w14:paraId="7FEA774D" w14:textId="77777777" w:rsidR="00ED39BF" w:rsidRDefault="00ED39BF" w:rsidP="00ED39BF">
      <w:pPr>
        <w:pStyle w:val="Default"/>
        <w:ind w:left="567"/>
        <w:jc w:val="both"/>
        <w:rPr>
          <w:iCs/>
          <w:color w:val="auto"/>
        </w:rPr>
      </w:pPr>
    </w:p>
    <w:p w14:paraId="60EFB6A3" w14:textId="77777777" w:rsidR="00ED39BF" w:rsidRPr="00BF4D85" w:rsidRDefault="00ED39BF" w:rsidP="00ED39BF">
      <w:pPr>
        <w:pStyle w:val="Default"/>
        <w:ind w:left="567"/>
        <w:jc w:val="both"/>
        <w:rPr>
          <w:iCs/>
          <w:color w:val="auto"/>
        </w:rPr>
      </w:pPr>
      <w:r w:rsidRPr="00BF4D85">
        <w:rPr>
          <w:iCs/>
          <w:color w:val="auto"/>
        </w:rPr>
        <w:t xml:space="preserve">Especialização </w:t>
      </w:r>
      <w:r>
        <w:rPr>
          <w:iCs/>
          <w:color w:val="auto"/>
        </w:rPr>
        <w:t>compreende h</w:t>
      </w:r>
      <w:r w:rsidRPr="00BF4D85">
        <w:rPr>
          <w:iCs/>
          <w:color w:val="auto"/>
        </w:rPr>
        <w:t xml:space="preserve">abilidades, conhecimento e experiência em área específica. </w:t>
      </w:r>
    </w:p>
    <w:p w14:paraId="673E7A2E" w14:textId="77777777" w:rsidR="00ED39BF" w:rsidRDefault="00ED39BF" w:rsidP="00ED39BF">
      <w:pPr>
        <w:pStyle w:val="Default"/>
        <w:ind w:left="567"/>
        <w:jc w:val="both"/>
        <w:rPr>
          <w:iCs/>
          <w:color w:val="auto"/>
        </w:rPr>
      </w:pPr>
    </w:p>
    <w:p w14:paraId="62E23749" w14:textId="77777777" w:rsidR="00ED39BF" w:rsidRPr="00BF4D85" w:rsidRDefault="00ED39BF" w:rsidP="00ED39BF">
      <w:pPr>
        <w:pStyle w:val="Default"/>
        <w:ind w:left="567"/>
        <w:jc w:val="both"/>
        <w:rPr>
          <w:iCs/>
          <w:color w:val="auto"/>
        </w:rPr>
      </w:pPr>
      <w:r w:rsidRPr="008F3A57">
        <w:rPr>
          <w:i/>
          <w:iCs/>
          <w:color w:val="auto"/>
        </w:rPr>
        <w:t>Especialista da administração</w:t>
      </w:r>
      <w:r w:rsidRPr="00BF4D85">
        <w:rPr>
          <w:iCs/>
          <w:color w:val="auto"/>
        </w:rPr>
        <w:t xml:space="preserve"> </w:t>
      </w:r>
      <w:r>
        <w:rPr>
          <w:iCs/>
          <w:color w:val="auto"/>
        </w:rPr>
        <w:t>é</w:t>
      </w:r>
      <w:r w:rsidRPr="00BF4D85">
        <w:rPr>
          <w:iCs/>
          <w:color w:val="auto"/>
        </w:rPr>
        <w:t xml:space="preserve"> </w:t>
      </w:r>
      <w:r>
        <w:rPr>
          <w:iCs/>
          <w:color w:val="auto"/>
        </w:rPr>
        <w:t>u</w:t>
      </w:r>
      <w:r w:rsidRPr="00BF4D85">
        <w:rPr>
          <w:iCs/>
          <w:color w:val="auto"/>
        </w:rPr>
        <w:t xml:space="preserve">ma pessoa ou organização com especialização em área que não contabilidade ou auditoria, </w:t>
      </w:r>
      <w:r w:rsidRPr="00A173A5">
        <w:rPr>
          <w:iCs/>
          <w:color w:val="auto"/>
          <w:highlight w:val="magenta"/>
        </w:rPr>
        <w:t>contratado pela administração</w:t>
      </w:r>
      <w:r>
        <w:rPr>
          <w:iCs/>
          <w:color w:val="auto"/>
        </w:rPr>
        <w:t xml:space="preserve">, </w:t>
      </w:r>
      <w:r w:rsidRPr="00BF4D85">
        <w:rPr>
          <w:iCs/>
          <w:color w:val="auto"/>
        </w:rPr>
        <w:t xml:space="preserve">em que o trabalho nessa área é usado pela entidade para ajudá-la na </w:t>
      </w:r>
      <w:r>
        <w:rPr>
          <w:iCs/>
          <w:color w:val="auto"/>
        </w:rPr>
        <w:t>elaboração</w:t>
      </w:r>
      <w:r w:rsidRPr="00BF4D85">
        <w:rPr>
          <w:iCs/>
          <w:color w:val="auto"/>
        </w:rPr>
        <w:t xml:space="preserve"> das demonstrações contábeis. </w:t>
      </w:r>
      <w:r>
        <w:rPr>
          <w:iCs/>
          <w:color w:val="auto"/>
        </w:rPr>
        <w:t xml:space="preserve">Um exemplo bastante comum no Brasil é a utilização de atuário pela administração de uma seguradora ou de um fundo de pensão para estimar certas provisões. </w:t>
      </w:r>
    </w:p>
    <w:p w14:paraId="1B6FE009" w14:textId="77777777" w:rsidR="00ED39BF" w:rsidRPr="00DD29B6" w:rsidRDefault="00ED39BF" w:rsidP="00ED39BF">
      <w:pPr>
        <w:pStyle w:val="Default"/>
        <w:ind w:left="567" w:hanging="567"/>
        <w:jc w:val="both"/>
        <w:rPr>
          <w:b/>
          <w:iCs/>
          <w:color w:val="auto"/>
        </w:rPr>
      </w:pPr>
    </w:p>
    <w:p w14:paraId="2DF27E0E" w14:textId="77777777" w:rsidR="00ED39BF" w:rsidRPr="000D440F" w:rsidRDefault="00ED39BF" w:rsidP="00ED39BF">
      <w:pPr>
        <w:pStyle w:val="Default"/>
        <w:ind w:left="567" w:hanging="567"/>
        <w:jc w:val="both"/>
        <w:rPr>
          <w:iCs/>
          <w:color w:val="auto"/>
          <w:sz w:val="28"/>
          <w:szCs w:val="28"/>
        </w:rPr>
      </w:pPr>
      <w:r w:rsidRPr="000D440F">
        <w:rPr>
          <w:b/>
          <w:iCs/>
          <w:color w:val="auto"/>
          <w:sz w:val="28"/>
          <w:szCs w:val="28"/>
        </w:rPr>
        <w:t>Requisitos</w:t>
      </w:r>
      <w:r w:rsidRPr="000D440F">
        <w:rPr>
          <w:iCs/>
          <w:color w:val="auto"/>
          <w:sz w:val="28"/>
          <w:szCs w:val="28"/>
        </w:rPr>
        <w:t xml:space="preserve"> </w:t>
      </w:r>
    </w:p>
    <w:p w14:paraId="4ADAAF2F" w14:textId="77777777" w:rsidR="00ED39BF" w:rsidRDefault="00ED39BF" w:rsidP="00ED39BF">
      <w:pPr>
        <w:pStyle w:val="Default"/>
        <w:ind w:left="567" w:hanging="567"/>
        <w:jc w:val="both"/>
        <w:rPr>
          <w:iCs/>
          <w:color w:val="auto"/>
        </w:rPr>
      </w:pPr>
    </w:p>
    <w:p w14:paraId="427F7E95" w14:textId="77777777" w:rsidR="00ED39BF" w:rsidRPr="0051318E" w:rsidRDefault="00ED39BF" w:rsidP="00ED39BF">
      <w:pPr>
        <w:pStyle w:val="Default"/>
        <w:ind w:left="567" w:hanging="567"/>
        <w:jc w:val="both"/>
        <w:rPr>
          <w:b/>
          <w:iCs/>
          <w:color w:val="auto"/>
        </w:rPr>
      </w:pPr>
      <w:r w:rsidRPr="0051318E">
        <w:rPr>
          <w:b/>
          <w:iCs/>
          <w:color w:val="auto"/>
        </w:rPr>
        <w:t xml:space="preserve">Determinação da necessidade de especialista </w:t>
      </w:r>
      <w:r>
        <w:rPr>
          <w:b/>
          <w:iCs/>
          <w:color w:val="auto"/>
        </w:rPr>
        <w:t>do auditor</w:t>
      </w:r>
    </w:p>
    <w:p w14:paraId="3027F22C" w14:textId="77777777" w:rsidR="00ED39BF" w:rsidRDefault="00ED39BF" w:rsidP="00ED39BF">
      <w:pPr>
        <w:pStyle w:val="Default"/>
        <w:ind w:left="567" w:hanging="567"/>
        <w:jc w:val="both"/>
        <w:rPr>
          <w:iCs/>
          <w:color w:val="auto"/>
        </w:rPr>
      </w:pPr>
    </w:p>
    <w:p w14:paraId="078245E0" w14:textId="77777777" w:rsidR="00ED39BF" w:rsidRPr="00BF4D85" w:rsidRDefault="00ED39BF" w:rsidP="00ED39BF">
      <w:pPr>
        <w:pStyle w:val="Default"/>
        <w:ind w:left="567" w:hanging="567"/>
        <w:jc w:val="both"/>
        <w:rPr>
          <w:iCs/>
          <w:color w:val="auto"/>
        </w:rPr>
      </w:pPr>
      <w:r w:rsidRPr="00BF4D85">
        <w:rPr>
          <w:iCs/>
          <w:color w:val="auto"/>
        </w:rPr>
        <w:t xml:space="preserve">7. </w:t>
      </w:r>
      <w:r>
        <w:rPr>
          <w:iCs/>
          <w:color w:val="auto"/>
        </w:rPr>
        <w:tab/>
      </w:r>
      <w:r w:rsidRPr="00BF4D85">
        <w:rPr>
          <w:iCs/>
          <w:color w:val="auto"/>
        </w:rPr>
        <w:t xml:space="preserve">Se a especialização em área que não contabilidade ou auditoria </w:t>
      </w:r>
      <w:r w:rsidRPr="002646F2">
        <w:rPr>
          <w:iCs/>
          <w:color w:val="auto"/>
          <w:highlight w:val="yellow"/>
        </w:rPr>
        <w:t>é necessária</w:t>
      </w:r>
      <w:r w:rsidRPr="00BF4D85">
        <w:rPr>
          <w:iCs/>
          <w:color w:val="auto"/>
        </w:rPr>
        <w:t xml:space="preserve"> para obter evidência de auditoria apropriada e suficiente, o auditor deve determinar a necessidade de utilizar o trabalho de especialista (ver itens A4</w:t>
      </w:r>
      <w:r>
        <w:rPr>
          <w:iCs/>
          <w:color w:val="auto"/>
        </w:rPr>
        <w:t xml:space="preserve"> a </w:t>
      </w:r>
      <w:r w:rsidRPr="00BF4D85">
        <w:rPr>
          <w:iCs/>
          <w:color w:val="auto"/>
        </w:rPr>
        <w:t>A9)</w:t>
      </w:r>
      <w:r>
        <w:rPr>
          <w:iCs/>
          <w:color w:val="auto"/>
        </w:rPr>
        <w:t>.</w:t>
      </w:r>
      <w:r w:rsidRPr="00BF4D85">
        <w:rPr>
          <w:iCs/>
          <w:color w:val="auto"/>
        </w:rPr>
        <w:t xml:space="preserve"> </w:t>
      </w:r>
    </w:p>
    <w:p w14:paraId="2BBF4538" w14:textId="77777777" w:rsidR="00ED39BF" w:rsidRDefault="00ED39BF" w:rsidP="00ED39BF">
      <w:pPr>
        <w:pStyle w:val="Default"/>
        <w:ind w:left="567" w:hanging="567"/>
        <w:jc w:val="both"/>
        <w:rPr>
          <w:iCs/>
          <w:color w:val="auto"/>
        </w:rPr>
      </w:pPr>
    </w:p>
    <w:p w14:paraId="63CF3A93" w14:textId="77777777" w:rsidR="00ED39BF" w:rsidRPr="0051318E" w:rsidRDefault="00ED39BF" w:rsidP="00ED39BF">
      <w:pPr>
        <w:pStyle w:val="Default"/>
        <w:ind w:left="567" w:hanging="567"/>
        <w:jc w:val="both"/>
        <w:rPr>
          <w:b/>
          <w:iCs/>
          <w:color w:val="auto"/>
        </w:rPr>
      </w:pPr>
      <w:r w:rsidRPr="0051318E">
        <w:rPr>
          <w:b/>
          <w:iCs/>
          <w:color w:val="auto"/>
        </w:rPr>
        <w:t xml:space="preserve">Natureza, época e extensão dos procedimentos de auditoria </w:t>
      </w:r>
    </w:p>
    <w:p w14:paraId="20071350" w14:textId="77777777" w:rsidR="00ED39BF" w:rsidRDefault="00ED39BF" w:rsidP="00ED39BF">
      <w:pPr>
        <w:pStyle w:val="Default"/>
        <w:ind w:left="567" w:hanging="567"/>
        <w:jc w:val="both"/>
        <w:rPr>
          <w:iCs/>
          <w:color w:val="auto"/>
        </w:rPr>
      </w:pPr>
    </w:p>
    <w:p w14:paraId="4A7CABD8" w14:textId="77777777" w:rsidR="00ED39BF" w:rsidRPr="00BF4D85" w:rsidRDefault="00ED39BF" w:rsidP="00ED39BF">
      <w:pPr>
        <w:pStyle w:val="Default"/>
        <w:ind w:left="567" w:hanging="567"/>
        <w:jc w:val="both"/>
        <w:rPr>
          <w:iCs/>
          <w:color w:val="auto"/>
        </w:rPr>
      </w:pPr>
      <w:r w:rsidRPr="00BF4D85">
        <w:rPr>
          <w:iCs/>
          <w:color w:val="auto"/>
        </w:rPr>
        <w:t xml:space="preserve">8. </w:t>
      </w:r>
      <w:r>
        <w:rPr>
          <w:iCs/>
          <w:color w:val="auto"/>
        </w:rPr>
        <w:tab/>
      </w:r>
      <w:r w:rsidRPr="00BF4D85">
        <w:rPr>
          <w:iCs/>
          <w:color w:val="auto"/>
        </w:rPr>
        <w:t xml:space="preserve">A natureza, época e extensão dos procedimentos do auditor com relação aos requisitos dos itens 9 a 13 desta </w:t>
      </w:r>
      <w:r>
        <w:rPr>
          <w:iCs/>
          <w:color w:val="auto"/>
        </w:rPr>
        <w:t>N</w:t>
      </w:r>
      <w:r w:rsidRPr="00BF4D85">
        <w:rPr>
          <w:iCs/>
          <w:color w:val="auto"/>
        </w:rPr>
        <w:t>orma pode</w:t>
      </w:r>
      <w:r>
        <w:rPr>
          <w:iCs/>
          <w:color w:val="auto"/>
        </w:rPr>
        <w:t>m</w:t>
      </w:r>
      <w:r w:rsidRPr="00BF4D85">
        <w:rPr>
          <w:iCs/>
          <w:color w:val="auto"/>
        </w:rPr>
        <w:t xml:space="preserve"> variar dependendo das circunstâncias. Ao determinar a natureza, época e extensão desses procedimentos, o auditor deve considerar determinados assuntos, incluindo (ver ite</w:t>
      </w:r>
      <w:r>
        <w:rPr>
          <w:iCs/>
          <w:color w:val="auto"/>
        </w:rPr>
        <w:t>m</w:t>
      </w:r>
      <w:r w:rsidRPr="00BF4D85">
        <w:rPr>
          <w:iCs/>
          <w:color w:val="auto"/>
        </w:rPr>
        <w:t xml:space="preserve"> A10)</w:t>
      </w:r>
      <w:r>
        <w:rPr>
          <w:iCs/>
          <w:color w:val="auto"/>
        </w:rPr>
        <w:t>:</w:t>
      </w:r>
      <w:r w:rsidRPr="00BF4D85">
        <w:rPr>
          <w:iCs/>
          <w:color w:val="auto"/>
        </w:rPr>
        <w:t xml:space="preserve"> </w:t>
      </w:r>
    </w:p>
    <w:p w14:paraId="2BD957C2"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r>
      <w:r w:rsidRPr="00BF4D85">
        <w:rPr>
          <w:iCs/>
          <w:color w:val="auto"/>
        </w:rPr>
        <w:t xml:space="preserve">a natureza do assunto a que se refere o trabalho desse especialista; </w:t>
      </w:r>
    </w:p>
    <w:p w14:paraId="4C088298"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r>
      <w:r w:rsidRPr="00BF4D85">
        <w:rPr>
          <w:iCs/>
          <w:color w:val="auto"/>
        </w:rPr>
        <w:t xml:space="preserve">os riscos de distorção relevante no assunto a que se refere o trabalho desse especialista; </w:t>
      </w:r>
    </w:p>
    <w:p w14:paraId="7D86E83E" w14:textId="77777777" w:rsidR="00ED39BF" w:rsidRPr="00BF4D85" w:rsidRDefault="00ED39BF" w:rsidP="00ED39BF">
      <w:pPr>
        <w:pStyle w:val="Default"/>
        <w:ind w:left="1276" w:hanging="425"/>
        <w:jc w:val="both"/>
        <w:rPr>
          <w:iCs/>
          <w:color w:val="auto"/>
        </w:rPr>
      </w:pPr>
      <w:r w:rsidRPr="00BF4D85">
        <w:rPr>
          <w:iCs/>
          <w:color w:val="auto"/>
        </w:rPr>
        <w:t xml:space="preserve">(c) </w:t>
      </w:r>
      <w:r>
        <w:rPr>
          <w:iCs/>
          <w:color w:val="auto"/>
        </w:rPr>
        <w:tab/>
      </w:r>
      <w:r w:rsidRPr="00BF4D85">
        <w:rPr>
          <w:iCs/>
          <w:color w:val="auto"/>
        </w:rPr>
        <w:t xml:space="preserve">a importância do trabalho do especialista no contexto da auditoria; </w:t>
      </w:r>
    </w:p>
    <w:p w14:paraId="3B88895C" w14:textId="77777777" w:rsidR="00ED39BF" w:rsidRPr="00BF4D85" w:rsidRDefault="00ED39BF" w:rsidP="00ED39BF">
      <w:pPr>
        <w:pStyle w:val="Default"/>
        <w:ind w:left="1276" w:hanging="425"/>
        <w:jc w:val="both"/>
        <w:rPr>
          <w:iCs/>
          <w:color w:val="auto"/>
        </w:rPr>
      </w:pPr>
      <w:r w:rsidRPr="00BF4D85">
        <w:rPr>
          <w:iCs/>
          <w:color w:val="auto"/>
        </w:rPr>
        <w:t xml:space="preserve">(d) </w:t>
      </w:r>
      <w:r>
        <w:rPr>
          <w:iCs/>
          <w:color w:val="auto"/>
        </w:rPr>
        <w:tab/>
      </w:r>
      <w:r w:rsidRPr="00BF4D85">
        <w:rPr>
          <w:iCs/>
          <w:color w:val="auto"/>
        </w:rPr>
        <w:t xml:space="preserve">o conhecimento e a experiência do auditor em relação a trabalho anterior executado por esse especialista; e </w:t>
      </w:r>
    </w:p>
    <w:p w14:paraId="000A6B90" w14:textId="77777777" w:rsidR="00ED39BF" w:rsidRPr="00BF4D85" w:rsidRDefault="00ED39BF" w:rsidP="00ED39BF">
      <w:pPr>
        <w:pStyle w:val="Default"/>
        <w:ind w:left="1276" w:hanging="425"/>
        <w:jc w:val="both"/>
        <w:rPr>
          <w:iCs/>
          <w:color w:val="auto"/>
        </w:rPr>
      </w:pPr>
      <w:r w:rsidRPr="00BF4D85">
        <w:rPr>
          <w:iCs/>
          <w:color w:val="auto"/>
        </w:rPr>
        <w:t xml:space="preserve">(e) </w:t>
      </w:r>
      <w:r>
        <w:rPr>
          <w:iCs/>
          <w:color w:val="auto"/>
        </w:rPr>
        <w:tab/>
      </w:r>
      <w:r w:rsidRPr="00BF4D85">
        <w:rPr>
          <w:iCs/>
          <w:color w:val="auto"/>
        </w:rPr>
        <w:t>se esse especialista está sujeito às políticas e procedimentos de controle de qualidade da firma de auditoria (ver itens A11</w:t>
      </w:r>
      <w:r>
        <w:rPr>
          <w:iCs/>
          <w:color w:val="auto"/>
        </w:rPr>
        <w:t xml:space="preserve"> a </w:t>
      </w:r>
      <w:r w:rsidRPr="00BF4D85">
        <w:rPr>
          <w:iCs/>
          <w:color w:val="auto"/>
        </w:rPr>
        <w:t>A13)</w:t>
      </w:r>
      <w:r>
        <w:rPr>
          <w:iCs/>
          <w:color w:val="auto"/>
        </w:rPr>
        <w:t>.</w:t>
      </w:r>
      <w:r w:rsidRPr="00BF4D85">
        <w:rPr>
          <w:iCs/>
          <w:color w:val="auto"/>
        </w:rPr>
        <w:t xml:space="preserve"> </w:t>
      </w:r>
    </w:p>
    <w:p w14:paraId="2ACD1E53" w14:textId="77777777" w:rsidR="00ED39BF" w:rsidRDefault="00ED39BF" w:rsidP="00ED39BF">
      <w:pPr>
        <w:pStyle w:val="Default"/>
        <w:ind w:left="567" w:hanging="567"/>
        <w:jc w:val="both"/>
        <w:rPr>
          <w:iCs/>
          <w:color w:val="auto"/>
        </w:rPr>
      </w:pPr>
    </w:p>
    <w:p w14:paraId="1A1113AC" w14:textId="77777777" w:rsidR="00ED39BF" w:rsidRPr="0051318E" w:rsidRDefault="00ED39BF" w:rsidP="00ED39BF">
      <w:pPr>
        <w:pStyle w:val="Default"/>
        <w:ind w:left="567" w:hanging="567"/>
        <w:jc w:val="both"/>
        <w:rPr>
          <w:b/>
          <w:iCs/>
          <w:color w:val="auto"/>
        </w:rPr>
      </w:pPr>
      <w:r w:rsidRPr="0051318E">
        <w:rPr>
          <w:b/>
          <w:iCs/>
          <w:color w:val="auto"/>
        </w:rPr>
        <w:t xml:space="preserve">Competência, habilidade e objetividade do especialista </w:t>
      </w:r>
      <w:r>
        <w:rPr>
          <w:b/>
          <w:iCs/>
          <w:color w:val="auto"/>
        </w:rPr>
        <w:t>do auditor</w:t>
      </w:r>
    </w:p>
    <w:p w14:paraId="1C2C7378" w14:textId="77777777" w:rsidR="00ED39BF" w:rsidRDefault="00ED39BF" w:rsidP="00ED39BF">
      <w:pPr>
        <w:pStyle w:val="Default"/>
        <w:ind w:left="567" w:hanging="567"/>
        <w:jc w:val="both"/>
        <w:rPr>
          <w:iCs/>
          <w:color w:val="auto"/>
        </w:rPr>
      </w:pPr>
    </w:p>
    <w:p w14:paraId="70568F18" w14:textId="77777777" w:rsidR="00ED39BF" w:rsidRPr="00BF4D85" w:rsidRDefault="00ED39BF" w:rsidP="00ED39BF">
      <w:pPr>
        <w:pStyle w:val="Default"/>
        <w:ind w:left="567" w:hanging="567"/>
        <w:jc w:val="both"/>
        <w:rPr>
          <w:iCs/>
          <w:color w:val="auto"/>
        </w:rPr>
      </w:pPr>
      <w:r w:rsidRPr="00BF4D85">
        <w:rPr>
          <w:iCs/>
          <w:color w:val="auto"/>
        </w:rPr>
        <w:t xml:space="preserve">9. </w:t>
      </w:r>
      <w:r>
        <w:rPr>
          <w:iCs/>
          <w:color w:val="auto"/>
        </w:rPr>
        <w:tab/>
      </w:r>
      <w:r w:rsidRPr="00BF4D85">
        <w:rPr>
          <w:iCs/>
          <w:color w:val="auto"/>
        </w:rPr>
        <w:t xml:space="preserve">O auditor </w:t>
      </w:r>
      <w:r w:rsidRPr="002646F2">
        <w:rPr>
          <w:iCs/>
          <w:color w:val="auto"/>
          <w:highlight w:val="yellow"/>
        </w:rPr>
        <w:t>deve</w:t>
      </w:r>
      <w:r w:rsidRPr="00BF4D85">
        <w:rPr>
          <w:iCs/>
          <w:color w:val="auto"/>
        </w:rPr>
        <w:t xml:space="preserve"> avaliar se o especialista </w:t>
      </w:r>
      <w:r>
        <w:rPr>
          <w:iCs/>
          <w:color w:val="auto"/>
        </w:rPr>
        <w:t>por ele contratado</w:t>
      </w:r>
      <w:r w:rsidRPr="00BF4D85">
        <w:rPr>
          <w:iCs/>
          <w:color w:val="auto"/>
        </w:rPr>
        <w:t xml:space="preserve"> possui competência, habilidades e objetividade necessárias para fins da auditoria. No caso de especialista externo, a avaliação da objetividade deve incluir a indagação sobre interesses e relações que podem criar uma </w:t>
      </w:r>
      <w:r w:rsidRPr="002646F2">
        <w:rPr>
          <w:iCs/>
          <w:color w:val="auto"/>
          <w:highlight w:val="yellow"/>
        </w:rPr>
        <w:t>ameaça à objetividade desse especialista</w:t>
      </w:r>
      <w:r w:rsidRPr="00BF4D85">
        <w:rPr>
          <w:iCs/>
          <w:color w:val="auto"/>
        </w:rPr>
        <w:t xml:space="preserve"> (ver itens A14</w:t>
      </w:r>
      <w:r>
        <w:rPr>
          <w:iCs/>
          <w:color w:val="auto"/>
        </w:rPr>
        <w:t xml:space="preserve"> a </w:t>
      </w:r>
      <w:r w:rsidRPr="00BF4D85">
        <w:rPr>
          <w:iCs/>
          <w:color w:val="auto"/>
        </w:rPr>
        <w:t>A20)</w:t>
      </w:r>
      <w:r>
        <w:rPr>
          <w:iCs/>
          <w:color w:val="auto"/>
        </w:rPr>
        <w:t>.</w:t>
      </w:r>
      <w:r w:rsidRPr="00BF4D85">
        <w:rPr>
          <w:iCs/>
          <w:color w:val="auto"/>
        </w:rPr>
        <w:t xml:space="preserve"> </w:t>
      </w:r>
    </w:p>
    <w:p w14:paraId="43BC7704" w14:textId="77777777" w:rsidR="00ED39BF" w:rsidRDefault="00ED39BF" w:rsidP="00ED39BF">
      <w:pPr>
        <w:pStyle w:val="Default"/>
        <w:ind w:left="567" w:hanging="567"/>
        <w:jc w:val="both"/>
        <w:rPr>
          <w:iCs/>
          <w:color w:val="auto"/>
        </w:rPr>
      </w:pPr>
    </w:p>
    <w:p w14:paraId="302EB27D" w14:textId="77777777" w:rsidR="00ED39BF" w:rsidRPr="0051318E" w:rsidRDefault="00ED39BF" w:rsidP="00ED39BF">
      <w:pPr>
        <w:pStyle w:val="Default"/>
        <w:ind w:left="567" w:hanging="567"/>
        <w:jc w:val="both"/>
        <w:rPr>
          <w:b/>
          <w:iCs/>
          <w:color w:val="auto"/>
        </w:rPr>
      </w:pPr>
      <w:r w:rsidRPr="0051318E">
        <w:rPr>
          <w:b/>
          <w:iCs/>
          <w:color w:val="auto"/>
        </w:rPr>
        <w:t xml:space="preserve">Obtenção de entendimento sobre a área de especialização do especialista </w:t>
      </w:r>
      <w:r>
        <w:rPr>
          <w:b/>
          <w:iCs/>
          <w:color w:val="auto"/>
        </w:rPr>
        <w:t>do auditor</w:t>
      </w:r>
    </w:p>
    <w:p w14:paraId="0A823DAE" w14:textId="77777777" w:rsidR="00ED39BF" w:rsidRDefault="00ED39BF" w:rsidP="00ED39BF">
      <w:pPr>
        <w:pStyle w:val="Default"/>
        <w:ind w:left="567" w:hanging="567"/>
        <w:jc w:val="both"/>
        <w:rPr>
          <w:iCs/>
          <w:color w:val="auto"/>
        </w:rPr>
      </w:pPr>
    </w:p>
    <w:p w14:paraId="4184EEA3" w14:textId="77777777" w:rsidR="00ED39BF" w:rsidRPr="00BF4D85" w:rsidRDefault="00ED39BF" w:rsidP="00ED39BF">
      <w:pPr>
        <w:pStyle w:val="Default"/>
        <w:ind w:left="567" w:hanging="567"/>
        <w:jc w:val="both"/>
        <w:rPr>
          <w:iCs/>
          <w:color w:val="auto"/>
        </w:rPr>
      </w:pPr>
      <w:r w:rsidRPr="00BF4D85">
        <w:rPr>
          <w:iCs/>
          <w:color w:val="auto"/>
        </w:rPr>
        <w:t xml:space="preserve">10. </w:t>
      </w:r>
      <w:r>
        <w:rPr>
          <w:iCs/>
          <w:color w:val="auto"/>
        </w:rPr>
        <w:tab/>
      </w:r>
      <w:r w:rsidRPr="00BF4D85">
        <w:rPr>
          <w:iCs/>
          <w:color w:val="auto"/>
        </w:rPr>
        <w:t>O auditor deve obter entendimento na área de especialização do especialista do auditor suficiente para permitir ao auditor (ver itens A21</w:t>
      </w:r>
      <w:r>
        <w:rPr>
          <w:iCs/>
          <w:color w:val="auto"/>
        </w:rPr>
        <w:t xml:space="preserve"> e </w:t>
      </w:r>
      <w:r w:rsidRPr="00BF4D85">
        <w:rPr>
          <w:iCs/>
          <w:color w:val="auto"/>
        </w:rPr>
        <w:t>A22)</w:t>
      </w:r>
      <w:r>
        <w:rPr>
          <w:iCs/>
          <w:color w:val="auto"/>
        </w:rPr>
        <w:t>:</w:t>
      </w:r>
      <w:r w:rsidRPr="00BF4D85">
        <w:rPr>
          <w:iCs/>
          <w:color w:val="auto"/>
        </w:rPr>
        <w:t xml:space="preserve"> </w:t>
      </w:r>
    </w:p>
    <w:p w14:paraId="23C3C66C"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r>
      <w:r w:rsidRPr="00BF4D85">
        <w:rPr>
          <w:iCs/>
          <w:color w:val="auto"/>
        </w:rPr>
        <w:t xml:space="preserve">determinar a </w:t>
      </w:r>
      <w:r w:rsidRPr="002646F2">
        <w:rPr>
          <w:iCs/>
          <w:color w:val="auto"/>
          <w:highlight w:val="yellow"/>
        </w:rPr>
        <w:t>natureza</w:t>
      </w:r>
      <w:r w:rsidRPr="00BF4D85">
        <w:rPr>
          <w:iCs/>
          <w:color w:val="auto"/>
        </w:rPr>
        <w:t xml:space="preserve">, o </w:t>
      </w:r>
      <w:r w:rsidRPr="002646F2">
        <w:rPr>
          <w:iCs/>
          <w:color w:val="auto"/>
          <w:highlight w:val="yellow"/>
        </w:rPr>
        <w:t xml:space="preserve">alcance </w:t>
      </w:r>
      <w:r w:rsidRPr="00BF4D85">
        <w:rPr>
          <w:iCs/>
          <w:color w:val="auto"/>
        </w:rPr>
        <w:t xml:space="preserve">e os </w:t>
      </w:r>
      <w:r w:rsidRPr="002646F2">
        <w:rPr>
          <w:iCs/>
          <w:color w:val="auto"/>
          <w:highlight w:val="yellow"/>
        </w:rPr>
        <w:t xml:space="preserve">objetivos </w:t>
      </w:r>
      <w:r w:rsidRPr="00BF4D85">
        <w:rPr>
          <w:iCs/>
          <w:color w:val="auto"/>
        </w:rPr>
        <w:t xml:space="preserve">do trabalho desse especialista para fins da auditoria; e </w:t>
      </w:r>
    </w:p>
    <w:p w14:paraId="289FE398"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r>
      <w:r w:rsidRPr="00BF4D85">
        <w:rPr>
          <w:iCs/>
          <w:color w:val="auto"/>
        </w:rPr>
        <w:t xml:space="preserve">avaliar a </w:t>
      </w:r>
      <w:r w:rsidRPr="002646F2">
        <w:rPr>
          <w:iCs/>
          <w:color w:val="auto"/>
          <w:highlight w:val="yellow"/>
        </w:rPr>
        <w:t>adequação</w:t>
      </w:r>
      <w:r w:rsidRPr="00BF4D85">
        <w:rPr>
          <w:iCs/>
          <w:color w:val="auto"/>
        </w:rPr>
        <w:t xml:space="preserve"> desse trabalho para fins da auditoria. </w:t>
      </w:r>
    </w:p>
    <w:p w14:paraId="18EB0734" w14:textId="77777777" w:rsidR="00ED39BF" w:rsidRDefault="00ED39BF" w:rsidP="00ED39BF">
      <w:pPr>
        <w:pStyle w:val="Default"/>
        <w:ind w:left="567" w:hanging="567"/>
        <w:jc w:val="both"/>
        <w:rPr>
          <w:iCs/>
          <w:color w:val="auto"/>
        </w:rPr>
      </w:pPr>
    </w:p>
    <w:p w14:paraId="0B800639" w14:textId="77777777" w:rsidR="00ED39BF" w:rsidRPr="0051318E" w:rsidRDefault="00ED39BF" w:rsidP="00ED39BF">
      <w:pPr>
        <w:pStyle w:val="Default"/>
        <w:ind w:left="567" w:hanging="567"/>
        <w:jc w:val="both"/>
        <w:rPr>
          <w:b/>
          <w:iCs/>
          <w:color w:val="auto"/>
        </w:rPr>
      </w:pPr>
      <w:r w:rsidRPr="0051318E">
        <w:rPr>
          <w:b/>
          <w:iCs/>
          <w:color w:val="auto"/>
        </w:rPr>
        <w:t>Acordo com o especialista do auditor</w:t>
      </w:r>
    </w:p>
    <w:p w14:paraId="497B7240" w14:textId="77777777" w:rsidR="00ED39BF" w:rsidRDefault="00ED39BF" w:rsidP="00ED39BF">
      <w:pPr>
        <w:pStyle w:val="Default"/>
        <w:ind w:left="567" w:hanging="567"/>
        <w:jc w:val="both"/>
        <w:rPr>
          <w:iCs/>
          <w:color w:val="auto"/>
        </w:rPr>
      </w:pPr>
    </w:p>
    <w:p w14:paraId="1FDAEE46" w14:textId="77777777" w:rsidR="00ED39BF" w:rsidRPr="00BF4D85" w:rsidRDefault="00ED39BF" w:rsidP="00ED39BF">
      <w:pPr>
        <w:pStyle w:val="Default"/>
        <w:ind w:left="567" w:hanging="567"/>
        <w:jc w:val="both"/>
        <w:rPr>
          <w:iCs/>
          <w:color w:val="auto"/>
        </w:rPr>
      </w:pPr>
      <w:r w:rsidRPr="00BF4D85">
        <w:rPr>
          <w:iCs/>
          <w:color w:val="auto"/>
        </w:rPr>
        <w:t xml:space="preserve">11. </w:t>
      </w:r>
      <w:r>
        <w:rPr>
          <w:iCs/>
          <w:color w:val="auto"/>
        </w:rPr>
        <w:tab/>
      </w:r>
      <w:r w:rsidRPr="00BF4D85">
        <w:rPr>
          <w:iCs/>
          <w:color w:val="auto"/>
        </w:rPr>
        <w:t>O auditor deve estabelecer acordo</w:t>
      </w:r>
      <w:r>
        <w:rPr>
          <w:iCs/>
          <w:color w:val="auto"/>
        </w:rPr>
        <w:t xml:space="preserve">, </w:t>
      </w:r>
      <w:r w:rsidRPr="002646F2">
        <w:rPr>
          <w:iCs/>
          <w:color w:val="auto"/>
          <w:highlight w:val="green"/>
        </w:rPr>
        <w:t>por escrito</w:t>
      </w:r>
      <w:r>
        <w:rPr>
          <w:iCs/>
          <w:color w:val="auto"/>
        </w:rPr>
        <w:t>,</w:t>
      </w:r>
      <w:r w:rsidRPr="00BF4D85">
        <w:rPr>
          <w:iCs/>
          <w:color w:val="auto"/>
        </w:rPr>
        <w:t xml:space="preserve"> com o especialista </w:t>
      </w:r>
      <w:r>
        <w:rPr>
          <w:iCs/>
          <w:color w:val="auto"/>
        </w:rPr>
        <w:t>por ele contratado,</w:t>
      </w:r>
      <w:r w:rsidRPr="00BF4D85">
        <w:rPr>
          <w:iCs/>
          <w:color w:val="auto"/>
        </w:rPr>
        <w:t xml:space="preserve"> quando </w:t>
      </w:r>
      <w:r>
        <w:rPr>
          <w:iCs/>
          <w:color w:val="auto"/>
        </w:rPr>
        <w:t xml:space="preserve">apropriado, </w:t>
      </w:r>
      <w:r w:rsidRPr="00BF4D85">
        <w:rPr>
          <w:iCs/>
          <w:color w:val="auto"/>
        </w:rPr>
        <w:t>sobre os seguintes assuntos (ver itens A23</w:t>
      </w:r>
      <w:r>
        <w:rPr>
          <w:iCs/>
          <w:color w:val="auto"/>
        </w:rPr>
        <w:t xml:space="preserve"> a </w:t>
      </w:r>
      <w:r w:rsidRPr="00BF4D85">
        <w:rPr>
          <w:iCs/>
          <w:color w:val="auto"/>
        </w:rPr>
        <w:t>A26)</w:t>
      </w:r>
      <w:r>
        <w:rPr>
          <w:iCs/>
          <w:color w:val="auto"/>
        </w:rPr>
        <w:t>:</w:t>
      </w:r>
      <w:r w:rsidRPr="00BF4D85">
        <w:rPr>
          <w:iCs/>
          <w:color w:val="auto"/>
        </w:rPr>
        <w:t xml:space="preserve"> </w:t>
      </w:r>
    </w:p>
    <w:p w14:paraId="2CF3B1EC"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r>
      <w:r w:rsidRPr="00BF4D85">
        <w:rPr>
          <w:iCs/>
          <w:color w:val="auto"/>
        </w:rPr>
        <w:t>a natureza, o alcance e os objetivos do trabalho desse especialista (ver item A27)</w:t>
      </w:r>
      <w:r>
        <w:rPr>
          <w:iCs/>
          <w:color w:val="auto"/>
        </w:rPr>
        <w:t>;</w:t>
      </w:r>
      <w:r w:rsidRPr="00BF4D85">
        <w:rPr>
          <w:iCs/>
          <w:color w:val="auto"/>
        </w:rPr>
        <w:t xml:space="preserve"> </w:t>
      </w:r>
    </w:p>
    <w:p w14:paraId="1BFD70F2"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r>
      <w:r w:rsidRPr="00BF4D85">
        <w:rPr>
          <w:iCs/>
          <w:color w:val="auto"/>
        </w:rPr>
        <w:t>as respectivas atribuições e responsabilidade do auditor e desse especialista (ver itens A28</w:t>
      </w:r>
      <w:r>
        <w:rPr>
          <w:iCs/>
          <w:color w:val="auto"/>
        </w:rPr>
        <w:t xml:space="preserve"> e </w:t>
      </w:r>
      <w:r w:rsidRPr="00BF4D85">
        <w:rPr>
          <w:iCs/>
          <w:color w:val="auto"/>
        </w:rPr>
        <w:t>A29)</w:t>
      </w:r>
      <w:r>
        <w:rPr>
          <w:iCs/>
          <w:color w:val="auto"/>
        </w:rPr>
        <w:t>;</w:t>
      </w:r>
      <w:r w:rsidRPr="00BF4D85">
        <w:rPr>
          <w:iCs/>
          <w:color w:val="auto"/>
        </w:rPr>
        <w:t xml:space="preserve"> </w:t>
      </w:r>
    </w:p>
    <w:p w14:paraId="64E2AEF5" w14:textId="77777777" w:rsidR="00ED39BF" w:rsidRPr="00BF4D85" w:rsidRDefault="00ED39BF" w:rsidP="00ED39BF">
      <w:pPr>
        <w:pStyle w:val="Default"/>
        <w:ind w:left="1276" w:hanging="425"/>
        <w:jc w:val="both"/>
        <w:rPr>
          <w:iCs/>
          <w:color w:val="auto"/>
        </w:rPr>
      </w:pPr>
      <w:r w:rsidRPr="00BF4D85">
        <w:rPr>
          <w:iCs/>
          <w:color w:val="auto"/>
        </w:rPr>
        <w:t xml:space="preserve">(c) </w:t>
      </w:r>
      <w:r>
        <w:rPr>
          <w:iCs/>
          <w:color w:val="auto"/>
        </w:rPr>
        <w:tab/>
      </w:r>
      <w:r w:rsidRPr="00BF4D85">
        <w:rPr>
          <w:iCs/>
          <w:color w:val="auto"/>
        </w:rPr>
        <w:t xml:space="preserve">a natureza, </w:t>
      </w:r>
      <w:r>
        <w:rPr>
          <w:iCs/>
          <w:color w:val="auto"/>
        </w:rPr>
        <w:t xml:space="preserve">a </w:t>
      </w:r>
      <w:r w:rsidRPr="00BF4D85">
        <w:rPr>
          <w:iCs/>
          <w:color w:val="auto"/>
        </w:rPr>
        <w:t xml:space="preserve">época e </w:t>
      </w:r>
      <w:r>
        <w:rPr>
          <w:iCs/>
          <w:color w:val="auto"/>
        </w:rPr>
        <w:t xml:space="preserve">a </w:t>
      </w:r>
      <w:r w:rsidRPr="00BF4D85">
        <w:rPr>
          <w:iCs/>
          <w:color w:val="auto"/>
        </w:rPr>
        <w:t>extensão da comunicação entre o auditor e esse especialista, incluindo o formato de qualquer relatório a ser fornecido por esse especialista (ver item A30)</w:t>
      </w:r>
      <w:r>
        <w:rPr>
          <w:iCs/>
          <w:color w:val="auto"/>
        </w:rPr>
        <w:t>; e</w:t>
      </w:r>
      <w:r w:rsidRPr="00BF4D85">
        <w:rPr>
          <w:iCs/>
          <w:color w:val="auto"/>
        </w:rPr>
        <w:t xml:space="preserve"> </w:t>
      </w:r>
    </w:p>
    <w:p w14:paraId="675ECBF0" w14:textId="77777777" w:rsidR="00ED39BF" w:rsidRPr="00BF4D85" w:rsidRDefault="00ED39BF" w:rsidP="00ED39BF">
      <w:pPr>
        <w:pStyle w:val="Default"/>
        <w:ind w:left="1276" w:hanging="425"/>
        <w:jc w:val="both"/>
        <w:rPr>
          <w:iCs/>
          <w:color w:val="auto"/>
        </w:rPr>
      </w:pPr>
      <w:r w:rsidRPr="00BF4D85">
        <w:rPr>
          <w:iCs/>
          <w:color w:val="auto"/>
        </w:rPr>
        <w:t xml:space="preserve">(d) </w:t>
      </w:r>
      <w:r>
        <w:rPr>
          <w:iCs/>
          <w:color w:val="auto"/>
        </w:rPr>
        <w:tab/>
      </w:r>
      <w:r w:rsidRPr="00BF4D85">
        <w:rPr>
          <w:iCs/>
          <w:color w:val="auto"/>
        </w:rPr>
        <w:t xml:space="preserve">a necessidade do especialista observar requisitos de </w:t>
      </w:r>
      <w:r w:rsidRPr="002646F2">
        <w:rPr>
          <w:iCs/>
          <w:color w:val="auto"/>
          <w:highlight w:val="yellow"/>
        </w:rPr>
        <w:t>confidencialidade</w:t>
      </w:r>
      <w:r w:rsidRPr="00BF4D85">
        <w:rPr>
          <w:iCs/>
          <w:color w:val="auto"/>
        </w:rPr>
        <w:t xml:space="preserve"> (ver item A31)</w:t>
      </w:r>
      <w:r>
        <w:rPr>
          <w:iCs/>
          <w:color w:val="auto"/>
        </w:rPr>
        <w:t>.</w:t>
      </w:r>
      <w:r w:rsidRPr="00BF4D85">
        <w:rPr>
          <w:iCs/>
          <w:color w:val="auto"/>
        </w:rPr>
        <w:t xml:space="preserve"> </w:t>
      </w:r>
    </w:p>
    <w:p w14:paraId="3AC29559" w14:textId="77777777" w:rsidR="00ED39BF" w:rsidRDefault="00ED39BF" w:rsidP="00ED39BF">
      <w:pPr>
        <w:pStyle w:val="Default"/>
        <w:ind w:left="567" w:hanging="567"/>
        <w:jc w:val="both"/>
        <w:rPr>
          <w:iCs/>
          <w:color w:val="auto"/>
        </w:rPr>
      </w:pPr>
    </w:p>
    <w:p w14:paraId="55E84508" w14:textId="77777777" w:rsidR="00ED39BF" w:rsidRPr="0051318E" w:rsidRDefault="00ED39BF" w:rsidP="00ED39BF">
      <w:pPr>
        <w:pStyle w:val="Default"/>
        <w:ind w:left="567" w:hanging="567"/>
        <w:jc w:val="both"/>
        <w:rPr>
          <w:b/>
          <w:iCs/>
          <w:color w:val="auto"/>
        </w:rPr>
      </w:pPr>
      <w:r w:rsidRPr="0051318E">
        <w:rPr>
          <w:b/>
          <w:iCs/>
          <w:color w:val="auto"/>
        </w:rPr>
        <w:t>Avaliação da adequação do trabalho do especialista do auditor</w:t>
      </w:r>
    </w:p>
    <w:p w14:paraId="4AAD2B9B" w14:textId="77777777" w:rsidR="00ED39BF" w:rsidRDefault="00ED39BF" w:rsidP="00ED39BF">
      <w:pPr>
        <w:pStyle w:val="Default"/>
        <w:ind w:left="567" w:hanging="567"/>
        <w:jc w:val="both"/>
        <w:rPr>
          <w:iCs/>
          <w:color w:val="auto"/>
        </w:rPr>
      </w:pPr>
    </w:p>
    <w:p w14:paraId="706EC221" w14:textId="77777777" w:rsidR="00ED39BF" w:rsidRPr="00BF4D85" w:rsidRDefault="00ED39BF" w:rsidP="00ED39BF">
      <w:pPr>
        <w:pStyle w:val="Default"/>
        <w:ind w:left="567" w:hanging="567"/>
        <w:jc w:val="both"/>
        <w:rPr>
          <w:iCs/>
          <w:color w:val="auto"/>
        </w:rPr>
      </w:pPr>
      <w:r w:rsidRPr="00BF4D85">
        <w:rPr>
          <w:iCs/>
          <w:color w:val="auto"/>
        </w:rPr>
        <w:t xml:space="preserve">12. </w:t>
      </w:r>
      <w:r>
        <w:rPr>
          <w:iCs/>
          <w:color w:val="auto"/>
        </w:rPr>
        <w:tab/>
      </w:r>
      <w:r w:rsidRPr="00BF4D85">
        <w:rPr>
          <w:iCs/>
          <w:color w:val="auto"/>
        </w:rPr>
        <w:t xml:space="preserve">O auditor deve avaliar a </w:t>
      </w:r>
      <w:r w:rsidRPr="002646F2">
        <w:rPr>
          <w:iCs/>
          <w:color w:val="auto"/>
          <w:highlight w:val="yellow"/>
        </w:rPr>
        <w:t>adequação</w:t>
      </w:r>
      <w:r w:rsidRPr="00BF4D85">
        <w:rPr>
          <w:iCs/>
          <w:color w:val="auto"/>
        </w:rPr>
        <w:t xml:space="preserve"> do trabalho do especialista do auditor para fins da auditoria, incluindo (ver item A32)</w:t>
      </w:r>
      <w:r>
        <w:rPr>
          <w:iCs/>
          <w:color w:val="auto"/>
        </w:rPr>
        <w:t>:</w:t>
      </w:r>
      <w:r w:rsidRPr="00BF4D85">
        <w:rPr>
          <w:iCs/>
          <w:color w:val="auto"/>
        </w:rPr>
        <w:t xml:space="preserve"> </w:t>
      </w:r>
    </w:p>
    <w:p w14:paraId="641A709C"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r>
      <w:r w:rsidRPr="00BF4D85">
        <w:rPr>
          <w:iCs/>
          <w:color w:val="auto"/>
        </w:rPr>
        <w:t>a relevância e razoabilidade das constatações ou conclusões desse especialista, e sua consistência com outras evidências de auditoria (ver itens A33 a</w:t>
      </w:r>
      <w:r>
        <w:rPr>
          <w:iCs/>
          <w:color w:val="auto"/>
        </w:rPr>
        <w:t xml:space="preserve"> </w:t>
      </w:r>
      <w:r w:rsidRPr="00BF4D85">
        <w:rPr>
          <w:iCs/>
          <w:color w:val="auto"/>
        </w:rPr>
        <w:t>A34)</w:t>
      </w:r>
      <w:r>
        <w:rPr>
          <w:iCs/>
          <w:color w:val="auto"/>
        </w:rPr>
        <w:t>;</w:t>
      </w:r>
      <w:r w:rsidRPr="00BF4D85">
        <w:rPr>
          <w:iCs/>
          <w:color w:val="auto"/>
        </w:rPr>
        <w:t xml:space="preserve"> </w:t>
      </w:r>
    </w:p>
    <w:p w14:paraId="655EFDFE"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r>
      <w:r w:rsidRPr="00BF4D85">
        <w:rPr>
          <w:iCs/>
          <w:color w:val="auto"/>
        </w:rPr>
        <w:t>se o trabalho do especialista envolve o uso de premissas e métodos significativos, a relevância e</w:t>
      </w:r>
      <w:r>
        <w:rPr>
          <w:iCs/>
          <w:color w:val="auto"/>
        </w:rPr>
        <w:t xml:space="preserve"> a</w:t>
      </w:r>
      <w:r w:rsidRPr="00BF4D85">
        <w:rPr>
          <w:iCs/>
          <w:color w:val="auto"/>
        </w:rPr>
        <w:t xml:space="preserve"> razoabilidade dessas premissas e desses métodos nas circunstâncias (ver itens A35 a A37)</w:t>
      </w:r>
      <w:r>
        <w:rPr>
          <w:iCs/>
          <w:color w:val="auto"/>
        </w:rPr>
        <w:t>; e</w:t>
      </w:r>
      <w:r w:rsidRPr="00BF4D85">
        <w:rPr>
          <w:iCs/>
          <w:color w:val="auto"/>
        </w:rPr>
        <w:t xml:space="preserve"> </w:t>
      </w:r>
    </w:p>
    <w:p w14:paraId="0842D3A4" w14:textId="77777777" w:rsidR="00ED39BF" w:rsidRPr="00BF4D85" w:rsidRDefault="00ED39BF" w:rsidP="00ED39BF">
      <w:pPr>
        <w:pStyle w:val="Default"/>
        <w:ind w:left="1276" w:hanging="425"/>
        <w:jc w:val="both"/>
        <w:rPr>
          <w:iCs/>
          <w:color w:val="auto"/>
        </w:rPr>
      </w:pPr>
      <w:r w:rsidRPr="00BF4D85">
        <w:rPr>
          <w:iCs/>
          <w:color w:val="auto"/>
        </w:rPr>
        <w:t xml:space="preserve">(c) </w:t>
      </w:r>
      <w:r>
        <w:rPr>
          <w:iCs/>
          <w:color w:val="auto"/>
        </w:rPr>
        <w:tab/>
      </w:r>
      <w:r w:rsidRPr="00BF4D85">
        <w:rPr>
          <w:iCs/>
          <w:color w:val="auto"/>
        </w:rPr>
        <w:t xml:space="preserve">se o trabalho do especialista envolve o uso de </w:t>
      </w:r>
      <w:r w:rsidRPr="002646F2">
        <w:rPr>
          <w:iCs/>
          <w:color w:val="auto"/>
          <w:highlight w:val="yellow"/>
        </w:rPr>
        <w:t>dados-fonte</w:t>
      </w:r>
      <w:r w:rsidRPr="00BF4D85">
        <w:rPr>
          <w:iCs/>
          <w:color w:val="auto"/>
        </w:rPr>
        <w:t xml:space="preserve"> significativos para o seu trabalho, a relevância, integridade e precisão desses dados-fonte (</w:t>
      </w:r>
      <w:r>
        <w:rPr>
          <w:iCs/>
          <w:color w:val="auto"/>
        </w:rPr>
        <w:t>v</w:t>
      </w:r>
      <w:r w:rsidRPr="00BF4D85">
        <w:rPr>
          <w:iCs/>
          <w:color w:val="auto"/>
        </w:rPr>
        <w:t>er itens A38 a</w:t>
      </w:r>
      <w:r>
        <w:rPr>
          <w:iCs/>
          <w:color w:val="auto"/>
        </w:rPr>
        <w:t xml:space="preserve"> </w:t>
      </w:r>
      <w:r w:rsidRPr="00BF4D85">
        <w:rPr>
          <w:iCs/>
          <w:color w:val="auto"/>
        </w:rPr>
        <w:t>A39)</w:t>
      </w:r>
      <w:r>
        <w:rPr>
          <w:iCs/>
          <w:color w:val="auto"/>
        </w:rPr>
        <w:t>.</w:t>
      </w:r>
      <w:r w:rsidRPr="00BF4D85">
        <w:rPr>
          <w:iCs/>
          <w:color w:val="auto"/>
        </w:rPr>
        <w:t xml:space="preserve"> </w:t>
      </w:r>
    </w:p>
    <w:p w14:paraId="06BDF04E" w14:textId="77777777" w:rsidR="00ED39BF" w:rsidRDefault="00ED39BF" w:rsidP="00ED39BF">
      <w:pPr>
        <w:pStyle w:val="Default"/>
        <w:ind w:left="567" w:hanging="567"/>
        <w:jc w:val="both"/>
        <w:rPr>
          <w:iCs/>
          <w:color w:val="auto"/>
        </w:rPr>
      </w:pPr>
    </w:p>
    <w:p w14:paraId="3FB89CE1" w14:textId="77777777" w:rsidR="00ED39BF" w:rsidRPr="00BF4D85" w:rsidRDefault="00ED39BF" w:rsidP="00ED39BF">
      <w:pPr>
        <w:pStyle w:val="Default"/>
        <w:ind w:left="567" w:hanging="567"/>
        <w:jc w:val="both"/>
        <w:rPr>
          <w:iCs/>
          <w:color w:val="auto"/>
        </w:rPr>
      </w:pPr>
      <w:r w:rsidRPr="00BF4D85">
        <w:rPr>
          <w:iCs/>
          <w:color w:val="auto"/>
        </w:rPr>
        <w:t xml:space="preserve">13. </w:t>
      </w:r>
      <w:r>
        <w:rPr>
          <w:iCs/>
          <w:color w:val="auto"/>
        </w:rPr>
        <w:tab/>
      </w:r>
      <w:r w:rsidRPr="00BF4D85">
        <w:rPr>
          <w:iCs/>
          <w:color w:val="auto"/>
        </w:rPr>
        <w:t>Se o auditor determina que o trabalho do especialista do auditor não é adequado para fins da auditoria, o auditor deve (ver item A40)</w:t>
      </w:r>
      <w:r>
        <w:rPr>
          <w:iCs/>
          <w:color w:val="auto"/>
        </w:rPr>
        <w:t>:</w:t>
      </w:r>
      <w:r w:rsidRPr="00BF4D85">
        <w:rPr>
          <w:iCs/>
          <w:color w:val="auto"/>
        </w:rPr>
        <w:t xml:space="preserve"> </w:t>
      </w:r>
    </w:p>
    <w:p w14:paraId="28673496"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r>
      <w:r w:rsidRPr="00BF4D85">
        <w:rPr>
          <w:iCs/>
          <w:color w:val="auto"/>
        </w:rPr>
        <w:t xml:space="preserve">estabelecer acordo com esse especialista sobre a natureza e </w:t>
      </w:r>
      <w:r>
        <w:rPr>
          <w:iCs/>
          <w:color w:val="auto"/>
        </w:rPr>
        <w:t xml:space="preserve">a </w:t>
      </w:r>
      <w:r w:rsidRPr="00BF4D85">
        <w:rPr>
          <w:iCs/>
          <w:color w:val="auto"/>
        </w:rPr>
        <w:t xml:space="preserve">extensão do trabalho adicional a ser executado pelo especialista; ou </w:t>
      </w:r>
    </w:p>
    <w:p w14:paraId="1A5937F6" w14:textId="77777777" w:rsidR="00ED39BF" w:rsidRPr="00BF4D85" w:rsidRDefault="00ED39BF" w:rsidP="00ED39BF">
      <w:pPr>
        <w:pStyle w:val="Default"/>
        <w:ind w:left="1276" w:hanging="425"/>
        <w:jc w:val="both"/>
        <w:rPr>
          <w:iCs/>
          <w:color w:val="auto"/>
        </w:rPr>
      </w:pPr>
      <w:r w:rsidRPr="00BF4D85">
        <w:rPr>
          <w:iCs/>
          <w:color w:val="auto"/>
        </w:rPr>
        <w:t>(b)</w:t>
      </w:r>
      <w:r>
        <w:rPr>
          <w:iCs/>
          <w:color w:val="auto"/>
        </w:rPr>
        <w:tab/>
      </w:r>
      <w:r w:rsidRPr="00BF4D85">
        <w:rPr>
          <w:iCs/>
          <w:color w:val="auto"/>
        </w:rPr>
        <w:t xml:space="preserve">executar procedimentos adicionais de auditoria apropriados nas circunstâncias. </w:t>
      </w:r>
    </w:p>
    <w:p w14:paraId="6BC48732" w14:textId="77777777" w:rsidR="00ED39BF" w:rsidRDefault="00ED39BF" w:rsidP="00ED39BF">
      <w:pPr>
        <w:pStyle w:val="Default"/>
        <w:ind w:left="1276" w:hanging="425"/>
        <w:jc w:val="both"/>
        <w:rPr>
          <w:iCs/>
          <w:color w:val="auto"/>
        </w:rPr>
      </w:pPr>
    </w:p>
    <w:p w14:paraId="6D837728" w14:textId="77777777" w:rsidR="00ED39BF" w:rsidRPr="0051318E" w:rsidRDefault="00ED39BF" w:rsidP="00ED39BF">
      <w:pPr>
        <w:pStyle w:val="Default"/>
        <w:ind w:left="567" w:hanging="567"/>
        <w:jc w:val="both"/>
        <w:rPr>
          <w:b/>
          <w:iCs/>
          <w:color w:val="auto"/>
        </w:rPr>
      </w:pPr>
      <w:r w:rsidRPr="0051318E">
        <w:rPr>
          <w:b/>
          <w:iCs/>
          <w:color w:val="auto"/>
        </w:rPr>
        <w:t xml:space="preserve">Referência ao especialista do auditor no relatório do auditor independente </w:t>
      </w:r>
    </w:p>
    <w:p w14:paraId="677F2C3F" w14:textId="77777777" w:rsidR="00ED39BF" w:rsidRDefault="00ED39BF" w:rsidP="00ED39BF">
      <w:pPr>
        <w:pStyle w:val="Default"/>
        <w:ind w:left="567" w:hanging="567"/>
        <w:jc w:val="both"/>
        <w:rPr>
          <w:iCs/>
          <w:color w:val="auto"/>
        </w:rPr>
      </w:pPr>
    </w:p>
    <w:p w14:paraId="14D14A53" w14:textId="77777777" w:rsidR="00ED39BF" w:rsidRPr="00BF4D85" w:rsidRDefault="00ED39BF" w:rsidP="00ED39BF">
      <w:pPr>
        <w:pStyle w:val="Default"/>
        <w:ind w:left="567" w:hanging="567"/>
        <w:jc w:val="both"/>
        <w:rPr>
          <w:iCs/>
          <w:color w:val="auto"/>
        </w:rPr>
      </w:pPr>
      <w:r w:rsidRPr="00BF4D85">
        <w:rPr>
          <w:iCs/>
          <w:color w:val="auto"/>
        </w:rPr>
        <w:t xml:space="preserve">14. </w:t>
      </w:r>
      <w:r>
        <w:rPr>
          <w:iCs/>
          <w:color w:val="auto"/>
        </w:rPr>
        <w:tab/>
      </w:r>
      <w:r w:rsidRPr="00BF4D85">
        <w:rPr>
          <w:iCs/>
          <w:color w:val="auto"/>
        </w:rPr>
        <w:t xml:space="preserve">O auditor </w:t>
      </w:r>
      <w:r w:rsidRPr="002646F2">
        <w:rPr>
          <w:iCs/>
          <w:color w:val="auto"/>
          <w:highlight w:val="red"/>
        </w:rPr>
        <w:t>não</w:t>
      </w:r>
      <w:r w:rsidRPr="00BF4D85">
        <w:rPr>
          <w:iCs/>
          <w:color w:val="auto"/>
        </w:rPr>
        <w:t xml:space="preserve"> deve fazer referência ao trabalho do especialista do auditor em seu relatório que contenha </w:t>
      </w:r>
      <w:r w:rsidRPr="002646F2">
        <w:rPr>
          <w:iCs/>
          <w:color w:val="auto"/>
          <w:highlight w:val="yellow"/>
        </w:rPr>
        <w:t>opinião não modificada</w:t>
      </w:r>
      <w:r w:rsidRPr="00BF4D85">
        <w:rPr>
          <w:iCs/>
          <w:color w:val="auto"/>
        </w:rPr>
        <w:t xml:space="preserve"> (ver item A41)</w:t>
      </w:r>
      <w:r>
        <w:rPr>
          <w:iCs/>
          <w:color w:val="auto"/>
        </w:rPr>
        <w:t>.</w:t>
      </w:r>
      <w:r w:rsidRPr="00BF4D85">
        <w:rPr>
          <w:iCs/>
          <w:color w:val="auto"/>
        </w:rPr>
        <w:t xml:space="preserve"> </w:t>
      </w:r>
    </w:p>
    <w:p w14:paraId="3C1D1909" w14:textId="77777777" w:rsidR="00ED39BF" w:rsidRDefault="00ED39BF" w:rsidP="00ED39BF">
      <w:pPr>
        <w:pStyle w:val="Default"/>
        <w:ind w:left="567" w:hanging="567"/>
        <w:jc w:val="both"/>
        <w:rPr>
          <w:iCs/>
          <w:color w:val="auto"/>
        </w:rPr>
      </w:pPr>
    </w:p>
    <w:p w14:paraId="435641AA" w14:textId="77777777" w:rsidR="00ED39BF" w:rsidRPr="00BF4D85" w:rsidRDefault="00ED39BF" w:rsidP="00ED39BF">
      <w:pPr>
        <w:pStyle w:val="Default"/>
        <w:ind w:left="567" w:hanging="567"/>
        <w:jc w:val="both"/>
        <w:rPr>
          <w:iCs/>
          <w:color w:val="auto"/>
        </w:rPr>
      </w:pPr>
      <w:r w:rsidRPr="00BF4D85">
        <w:rPr>
          <w:iCs/>
          <w:color w:val="auto"/>
        </w:rPr>
        <w:t xml:space="preserve">15. </w:t>
      </w:r>
      <w:r>
        <w:rPr>
          <w:iCs/>
          <w:color w:val="auto"/>
        </w:rPr>
        <w:tab/>
      </w:r>
      <w:r w:rsidRPr="00141EA9">
        <w:rPr>
          <w:iCs/>
          <w:color w:val="auto"/>
          <w:highlight w:val="yellow"/>
        </w:rPr>
        <w:t>Se o auditor fizer referência</w:t>
      </w:r>
      <w:r w:rsidRPr="00BF4D85">
        <w:rPr>
          <w:iCs/>
          <w:color w:val="auto"/>
        </w:rPr>
        <w:t xml:space="preserve"> ao trabalho de especialista do auditor em seu relatório porque essa referência é relevante para o entendimento d</w:t>
      </w:r>
      <w:r>
        <w:rPr>
          <w:iCs/>
          <w:color w:val="auto"/>
        </w:rPr>
        <w:t>e ressalva ou outr</w:t>
      </w:r>
      <w:r w:rsidRPr="00BF4D85">
        <w:rPr>
          <w:iCs/>
          <w:color w:val="auto"/>
        </w:rPr>
        <w:t xml:space="preserve">a modificação na sua opinião, o auditor deve indicar no relatório que essa referência </w:t>
      </w:r>
      <w:r w:rsidRPr="00141EA9">
        <w:rPr>
          <w:iCs/>
          <w:color w:val="auto"/>
          <w:highlight w:val="yellow"/>
        </w:rPr>
        <w:t>não reduz a sua responsabilidade por essa opinião</w:t>
      </w:r>
      <w:r w:rsidRPr="00BF4D85">
        <w:rPr>
          <w:iCs/>
          <w:color w:val="auto"/>
        </w:rPr>
        <w:t xml:space="preserve"> (ver item A42)</w:t>
      </w:r>
      <w:r>
        <w:rPr>
          <w:iCs/>
          <w:color w:val="auto"/>
        </w:rPr>
        <w:t>.</w:t>
      </w:r>
      <w:r w:rsidRPr="00BF4D85">
        <w:rPr>
          <w:iCs/>
          <w:color w:val="auto"/>
        </w:rPr>
        <w:t xml:space="preserve"> </w:t>
      </w:r>
    </w:p>
    <w:p w14:paraId="5F21F6F7" w14:textId="77777777" w:rsidR="00ED39BF" w:rsidRDefault="00ED39BF" w:rsidP="00ED39BF">
      <w:pPr>
        <w:pStyle w:val="Default"/>
        <w:ind w:left="567" w:hanging="567"/>
        <w:jc w:val="both"/>
        <w:rPr>
          <w:iCs/>
          <w:color w:val="auto"/>
        </w:rPr>
      </w:pPr>
    </w:p>
    <w:p w14:paraId="350C4443" w14:textId="77777777" w:rsidR="00ED39BF" w:rsidRPr="00BF4D85" w:rsidRDefault="00ED39BF" w:rsidP="00ED39BF">
      <w:pPr>
        <w:pStyle w:val="Default"/>
        <w:ind w:left="567" w:hanging="567"/>
        <w:jc w:val="both"/>
        <w:rPr>
          <w:iCs/>
          <w:color w:val="auto"/>
        </w:rPr>
      </w:pPr>
    </w:p>
    <w:p w14:paraId="32A392B6" w14:textId="77777777" w:rsidR="00ED39BF" w:rsidRPr="000D440F" w:rsidRDefault="00ED39BF" w:rsidP="00ED39BF">
      <w:pPr>
        <w:pStyle w:val="Default"/>
        <w:ind w:left="567" w:hanging="567"/>
        <w:jc w:val="both"/>
        <w:rPr>
          <w:b/>
          <w:iCs/>
          <w:color w:val="auto"/>
          <w:sz w:val="28"/>
          <w:szCs w:val="28"/>
        </w:rPr>
      </w:pPr>
      <w:r w:rsidRPr="000D440F">
        <w:rPr>
          <w:b/>
          <w:iCs/>
          <w:color w:val="auto"/>
          <w:sz w:val="28"/>
          <w:szCs w:val="28"/>
        </w:rPr>
        <w:t>Aplicação e outros materiais explicativos</w:t>
      </w:r>
    </w:p>
    <w:p w14:paraId="484017D3" w14:textId="77777777" w:rsidR="00ED39BF" w:rsidRPr="00DD29B6" w:rsidRDefault="00ED39BF" w:rsidP="00ED39BF">
      <w:pPr>
        <w:pStyle w:val="Default"/>
        <w:ind w:left="567" w:hanging="567"/>
        <w:jc w:val="both"/>
        <w:rPr>
          <w:b/>
          <w:iCs/>
          <w:color w:val="auto"/>
        </w:rPr>
      </w:pPr>
    </w:p>
    <w:p w14:paraId="5DDECCF9" w14:textId="77777777" w:rsidR="00ED39BF" w:rsidRPr="00BF4D85" w:rsidRDefault="00ED39BF" w:rsidP="00ED39BF">
      <w:pPr>
        <w:pStyle w:val="Default"/>
        <w:ind w:left="567" w:hanging="567"/>
        <w:jc w:val="both"/>
        <w:rPr>
          <w:iCs/>
          <w:color w:val="auto"/>
        </w:rPr>
      </w:pPr>
      <w:r w:rsidRPr="0051318E">
        <w:rPr>
          <w:b/>
          <w:iCs/>
          <w:color w:val="auto"/>
        </w:rPr>
        <w:t>Definição de especialista</w:t>
      </w:r>
      <w:r w:rsidRPr="00BF4D85">
        <w:rPr>
          <w:iCs/>
          <w:color w:val="auto"/>
        </w:rPr>
        <w:t xml:space="preserve"> </w:t>
      </w:r>
      <w:r w:rsidRPr="008E1691">
        <w:rPr>
          <w:b/>
          <w:iCs/>
          <w:color w:val="auto"/>
        </w:rPr>
        <w:t>do auditor</w:t>
      </w:r>
      <w:r>
        <w:rPr>
          <w:iCs/>
          <w:color w:val="auto"/>
        </w:rPr>
        <w:t xml:space="preserve"> </w:t>
      </w:r>
      <w:r w:rsidRPr="00BF4D85">
        <w:rPr>
          <w:iCs/>
          <w:color w:val="auto"/>
        </w:rPr>
        <w:t xml:space="preserve">(ver item 6(a)) </w:t>
      </w:r>
    </w:p>
    <w:p w14:paraId="476A45B2" w14:textId="77777777" w:rsidR="00ED39BF" w:rsidRDefault="00ED39BF" w:rsidP="00ED39BF">
      <w:pPr>
        <w:pStyle w:val="Default"/>
        <w:ind w:left="567" w:hanging="567"/>
        <w:jc w:val="both"/>
        <w:rPr>
          <w:iCs/>
          <w:color w:val="auto"/>
        </w:rPr>
      </w:pPr>
    </w:p>
    <w:p w14:paraId="5300A451" w14:textId="77777777" w:rsidR="00ED39BF" w:rsidRPr="00BF4D85" w:rsidRDefault="00ED39BF" w:rsidP="00ED39BF">
      <w:pPr>
        <w:pStyle w:val="Default"/>
        <w:ind w:left="567" w:hanging="567"/>
        <w:jc w:val="both"/>
        <w:rPr>
          <w:iCs/>
          <w:color w:val="auto"/>
        </w:rPr>
      </w:pPr>
      <w:r w:rsidRPr="00BF4D85">
        <w:rPr>
          <w:iCs/>
          <w:color w:val="auto"/>
        </w:rPr>
        <w:t xml:space="preserve">A1. </w:t>
      </w:r>
      <w:r>
        <w:rPr>
          <w:iCs/>
          <w:color w:val="auto"/>
        </w:rPr>
        <w:tab/>
      </w:r>
      <w:r w:rsidRPr="00BF4D85">
        <w:rPr>
          <w:iCs/>
          <w:color w:val="auto"/>
        </w:rPr>
        <w:t xml:space="preserve">A especialização em área que não contabilidade ou auditoria pode incluir especialização relacionada a assuntos como: </w:t>
      </w:r>
    </w:p>
    <w:p w14:paraId="5AAC8B6B" w14:textId="77777777" w:rsidR="00ED39BF" w:rsidRPr="00BF4D85" w:rsidRDefault="00ED39BF">
      <w:pPr>
        <w:pStyle w:val="Default"/>
        <w:numPr>
          <w:ilvl w:val="0"/>
          <w:numId w:val="247"/>
        </w:numPr>
        <w:ind w:left="1134" w:hanging="283"/>
        <w:jc w:val="both"/>
        <w:rPr>
          <w:iCs/>
          <w:color w:val="auto"/>
        </w:rPr>
      </w:pPr>
      <w:r>
        <w:rPr>
          <w:iCs/>
          <w:color w:val="auto"/>
        </w:rPr>
        <w:t>a</w:t>
      </w:r>
      <w:r w:rsidRPr="00BF4D85">
        <w:rPr>
          <w:iCs/>
          <w:color w:val="auto"/>
        </w:rPr>
        <w:t>valiação de instrumentos financeiros complexos, terrenos e edifícios, instalações fabris e máquinas, jóias, peças de arte, antiguidades, ativos intangíveis, ativos adquiridos e passivos assumidos em combinaç</w:t>
      </w:r>
      <w:r>
        <w:rPr>
          <w:iCs/>
          <w:color w:val="auto"/>
        </w:rPr>
        <w:t>ão</w:t>
      </w:r>
      <w:r w:rsidRPr="00BF4D85">
        <w:rPr>
          <w:iCs/>
          <w:color w:val="auto"/>
        </w:rPr>
        <w:t xml:space="preserve"> de negócios, e ativos que possivelmente apresentem problemas de perdas no valor recuperável</w:t>
      </w:r>
      <w:r>
        <w:rPr>
          <w:iCs/>
          <w:color w:val="auto"/>
        </w:rPr>
        <w:t>;</w:t>
      </w:r>
      <w:r w:rsidRPr="00BF4D85">
        <w:rPr>
          <w:iCs/>
          <w:color w:val="auto"/>
        </w:rPr>
        <w:t xml:space="preserve"> </w:t>
      </w:r>
    </w:p>
    <w:p w14:paraId="286D7977" w14:textId="77777777" w:rsidR="00ED39BF" w:rsidRPr="00BF4D85" w:rsidRDefault="00ED39BF">
      <w:pPr>
        <w:pStyle w:val="Default"/>
        <w:numPr>
          <w:ilvl w:val="0"/>
          <w:numId w:val="247"/>
        </w:numPr>
        <w:ind w:left="1134" w:hanging="283"/>
        <w:jc w:val="both"/>
        <w:rPr>
          <w:iCs/>
          <w:color w:val="auto"/>
        </w:rPr>
      </w:pPr>
      <w:r>
        <w:rPr>
          <w:iCs/>
          <w:color w:val="auto"/>
        </w:rPr>
        <w:t>c</w:t>
      </w:r>
      <w:r w:rsidRPr="00BF4D85">
        <w:rPr>
          <w:iCs/>
          <w:color w:val="auto"/>
        </w:rPr>
        <w:t>álculo atuarial referente a contratos de seguro ou planos de benefícios a empregados</w:t>
      </w:r>
      <w:r>
        <w:rPr>
          <w:iCs/>
          <w:color w:val="auto"/>
        </w:rPr>
        <w:t>;</w:t>
      </w:r>
      <w:r w:rsidRPr="00BF4D85">
        <w:rPr>
          <w:iCs/>
          <w:color w:val="auto"/>
        </w:rPr>
        <w:t xml:space="preserve"> </w:t>
      </w:r>
    </w:p>
    <w:p w14:paraId="0AD98BCC" w14:textId="77777777" w:rsidR="00ED39BF" w:rsidRPr="00BF4D85" w:rsidRDefault="00ED39BF">
      <w:pPr>
        <w:pStyle w:val="Default"/>
        <w:numPr>
          <w:ilvl w:val="0"/>
          <w:numId w:val="247"/>
        </w:numPr>
        <w:ind w:left="1134" w:hanging="283"/>
        <w:jc w:val="both"/>
        <w:rPr>
          <w:iCs/>
          <w:color w:val="auto"/>
        </w:rPr>
      </w:pPr>
      <w:r>
        <w:rPr>
          <w:iCs/>
          <w:color w:val="auto"/>
        </w:rPr>
        <w:t>e</w:t>
      </w:r>
      <w:r w:rsidRPr="00BF4D85">
        <w:rPr>
          <w:iCs/>
          <w:color w:val="auto"/>
        </w:rPr>
        <w:t>stimativa de reservas de petróleo e gás</w:t>
      </w:r>
      <w:r>
        <w:rPr>
          <w:iCs/>
          <w:color w:val="auto"/>
        </w:rPr>
        <w:t>;</w:t>
      </w:r>
      <w:r w:rsidRPr="00BF4D85">
        <w:rPr>
          <w:iCs/>
          <w:color w:val="auto"/>
        </w:rPr>
        <w:t xml:space="preserve"> </w:t>
      </w:r>
    </w:p>
    <w:p w14:paraId="56D4C21D" w14:textId="77777777" w:rsidR="00ED39BF" w:rsidRPr="00BF4D85" w:rsidRDefault="00ED39BF">
      <w:pPr>
        <w:pStyle w:val="Default"/>
        <w:numPr>
          <w:ilvl w:val="0"/>
          <w:numId w:val="247"/>
        </w:numPr>
        <w:ind w:left="1134" w:hanging="283"/>
        <w:jc w:val="both"/>
        <w:rPr>
          <w:iCs/>
          <w:color w:val="auto"/>
        </w:rPr>
      </w:pPr>
      <w:r>
        <w:rPr>
          <w:iCs/>
          <w:color w:val="auto"/>
        </w:rPr>
        <w:t>a</w:t>
      </w:r>
      <w:r w:rsidRPr="00BF4D85">
        <w:rPr>
          <w:iCs/>
          <w:color w:val="auto"/>
        </w:rPr>
        <w:t>valiação de responsabilidade ambiental, e custos de limpeza de locais</w:t>
      </w:r>
      <w:r>
        <w:rPr>
          <w:iCs/>
          <w:color w:val="auto"/>
        </w:rPr>
        <w:t>;</w:t>
      </w:r>
      <w:r w:rsidRPr="00BF4D85">
        <w:rPr>
          <w:iCs/>
          <w:color w:val="auto"/>
        </w:rPr>
        <w:t xml:space="preserve"> </w:t>
      </w:r>
    </w:p>
    <w:p w14:paraId="3B27A46F" w14:textId="77777777" w:rsidR="00ED39BF" w:rsidRPr="00BF4D85" w:rsidRDefault="00ED39BF">
      <w:pPr>
        <w:pStyle w:val="Default"/>
        <w:numPr>
          <w:ilvl w:val="0"/>
          <w:numId w:val="247"/>
        </w:numPr>
        <w:ind w:left="1134" w:hanging="283"/>
        <w:jc w:val="both"/>
        <w:rPr>
          <w:iCs/>
          <w:color w:val="auto"/>
        </w:rPr>
      </w:pPr>
      <w:r>
        <w:rPr>
          <w:iCs/>
          <w:color w:val="auto"/>
        </w:rPr>
        <w:t>i</w:t>
      </w:r>
      <w:r w:rsidRPr="00BF4D85">
        <w:rPr>
          <w:iCs/>
          <w:color w:val="auto"/>
        </w:rPr>
        <w:t>nterpretação de contratos, leis e regulamentos</w:t>
      </w:r>
      <w:r>
        <w:rPr>
          <w:iCs/>
          <w:color w:val="auto"/>
        </w:rPr>
        <w:t>;</w:t>
      </w:r>
      <w:r w:rsidRPr="00BF4D85">
        <w:rPr>
          <w:iCs/>
          <w:color w:val="auto"/>
        </w:rPr>
        <w:t xml:space="preserve"> </w:t>
      </w:r>
    </w:p>
    <w:p w14:paraId="7ADBFE41" w14:textId="77777777" w:rsidR="00ED39BF" w:rsidRPr="00BF4D85" w:rsidRDefault="00ED39BF">
      <w:pPr>
        <w:pStyle w:val="Default"/>
        <w:numPr>
          <w:ilvl w:val="0"/>
          <w:numId w:val="247"/>
        </w:numPr>
        <w:ind w:left="1134" w:hanging="283"/>
        <w:jc w:val="both"/>
        <w:rPr>
          <w:iCs/>
          <w:color w:val="auto"/>
        </w:rPr>
      </w:pPr>
      <w:r>
        <w:rPr>
          <w:iCs/>
          <w:color w:val="auto"/>
        </w:rPr>
        <w:t>a</w:t>
      </w:r>
      <w:r w:rsidRPr="00BF4D85">
        <w:rPr>
          <w:iCs/>
          <w:color w:val="auto"/>
        </w:rPr>
        <w:t xml:space="preserve">nálise de assuntos complexos ou não usais de natureza fiscal. </w:t>
      </w:r>
    </w:p>
    <w:p w14:paraId="64B5EBD6" w14:textId="77777777" w:rsidR="00ED39BF" w:rsidRDefault="00ED39BF" w:rsidP="00ED39BF">
      <w:pPr>
        <w:pStyle w:val="Default"/>
        <w:ind w:left="567" w:hanging="567"/>
        <w:jc w:val="both"/>
        <w:rPr>
          <w:iCs/>
          <w:color w:val="auto"/>
        </w:rPr>
      </w:pPr>
    </w:p>
    <w:p w14:paraId="3225640F" w14:textId="77777777" w:rsidR="00ED39BF" w:rsidRPr="00BF4D85" w:rsidRDefault="00ED39BF" w:rsidP="00ED39BF">
      <w:pPr>
        <w:pStyle w:val="Default"/>
        <w:ind w:left="567" w:hanging="567"/>
        <w:jc w:val="both"/>
        <w:rPr>
          <w:iCs/>
          <w:color w:val="auto"/>
        </w:rPr>
      </w:pPr>
      <w:r w:rsidRPr="00BF4D85">
        <w:rPr>
          <w:iCs/>
          <w:color w:val="auto"/>
        </w:rPr>
        <w:t xml:space="preserve">A2. </w:t>
      </w:r>
      <w:r>
        <w:rPr>
          <w:iCs/>
          <w:color w:val="auto"/>
        </w:rPr>
        <w:tab/>
      </w:r>
      <w:r w:rsidRPr="00BF4D85">
        <w:rPr>
          <w:iCs/>
          <w:color w:val="auto"/>
        </w:rPr>
        <w:t xml:space="preserve">Em muitos casos, a diferenciação entre especialização em contabilidade ou auditoria, e especialização em outra área, será direta, mesmo que isso envolva uma área especializada de contabilidade ou auditoria. Por exemplo, a diferenciação entre uma pessoa com especialização na aplicação de métodos de contabilização de imposto de renda diferido e um especialista em legislação tributária geralmente é fácil. A primeira não é um especialista para fins desta </w:t>
      </w:r>
      <w:r>
        <w:rPr>
          <w:iCs/>
          <w:color w:val="auto"/>
        </w:rPr>
        <w:t>Norma</w:t>
      </w:r>
      <w:r w:rsidRPr="00BF4D85">
        <w:rPr>
          <w:iCs/>
          <w:color w:val="auto"/>
        </w:rPr>
        <w:t xml:space="preserve">, pois ela possui especialização contábil; a última é um especialista para fins desta </w:t>
      </w:r>
      <w:r>
        <w:rPr>
          <w:iCs/>
          <w:color w:val="auto"/>
        </w:rPr>
        <w:t>Norma</w:t>
      </w:r>
      <w:r w:rsidRPr="00BF4D85">
        <w:rPr>
          <w:iCs/>
          <w:color w:val="auto"/>
        </w:rPr>
        <w:t xml:space="preserve">, pois ela possui especialização legal. Diferenciações semelhantes podem ser feitas, também, em outras áreas, por exemplo, entre especialização em métodos de contabilização de instrumentos financeiros, e especialização em modelagem complexa com o objetivo de avaliar instrumentos financeiros. Em alguns casos, entretanto, especialmente os que envolvem conhecimentos especializados em área contábil ou de auditoria emergente, a diferenciação entre áreas especializadas de contabilidade ou auditoria e especialização em outra área será questão de julgamento profissional. As regras e normas profissionais aplicáveis relativas aos requisitos de educação e competência para contadores e auditores podem ajudar o auditor no exercício do julgamento (ver </w:t>
      </w:r>
      <w:r>
        <w:rPr>
          <w:iCs/>
          <w:color w:val="auto"/>
        </w:rPr>
        <w:t>NBC P 4 –</w:t>
      </w:r>
      <w:r w:rsidRPr="00BF4D85">
        <w:rPr>
          <w:iCs/>
          <w:color w:val="auto"/>
        </w:rPr>
        <w:t xml:space="preserve"> Educação </w:t>
      </w:r>
      <w:r>
        <w:rPr>
          <w:iCs/>
          <w:color w:val="auto"/>
        </w:rPr>
        <w:t xml:space="preserve">Profissional </w:t>
      </w:r>
      <w:r w:rsidRPr="00BF4D85">
        <w:rPr>
          <w:iCs/>
          <w:color w:val="auto"/>
        </w:rPr>
        <w:t xml:space="preserve">Continuada). </w:t>
      </w:r>
    </w:p>
    <w:p w14:paraId="5F7C5BD4" w14:textId="77777777" w:rsidR="00ED39BF" w:rsidRDefault="00ED39BF" w:rsidP="00ED39BF">
      <w:pPr>
        <w:pStyle w:val="Default"/>
        <w:ind w:left="567" w:hanging="567"/>
        <w:jc w:val="both"/>
        <w:rPr>
          <w:iCs/>
          <w:color w:val="auto"/>
        </w:rPr>
      </w:pPr>
    </w:p>
    <w:p w14:paraId="40DBBFB0" w14:textId="77777777" w:rsidR="00ED39BF" w:rsidRPr="00BF4D85" w:rsidRDefault="00ED39BF" w:rsidP="00ED39BF">
      <w:pPr>
        <w:pStyle w:val="Default"/>
        <w:ind w:left="567" w:hanging="567"/>
        <w:jc w:val="both"/>
        <w:rPr>
          <w:iCs/>
          <w:color w:val="auto"/>
        </w:rPr>
      </w:pPr>
      <w:r w:rsidRPr="00BF4D85">
        <w:rPr>
          <w:iCs/>
          <w:color w:val="auto"/>
        </w:rPr>
        <w:t xml:space="preserve">A3. </w:t>
      </w:r>
      <w:r>
        <w:rPr>
          <w:iCs/>
          <w:color w:val="auto"/>
        </w:rPr>
        <w:tab/>
      </w:r>
      <w:r w:rsidRPr="00BF4D85">
        <w:rPr>
          <w:iCs/>
          <w:color w:val="auto"/>
        </w:rPr>
        <w:t xml:space="preserve">É necessário aplicar julgamento quando se considera como os requisitos desta </w:t>
      </w:r>
      <w:r>
        <w:rPr>
          <w:iCs/>
          <w:color w:val="auto"/>
        </w:rPr>
        <w:t>N</w:t>
      </w:r>
      <w:r w:rsidRPr="00BF4D85">
        <w:rPr>
          <w:iCs/>
          <w:color w:val="auto"/>
        </w:rPr>
        <w:t>orma são afetados pelo fato de especialista do auditor poder ser uma pessoa ou uma organização. Por exemplo, ao avaliar a competência, habilidade e objetividade d</w:t>
      </w:r>
      <w:r>
        <w:rPr>
          <w:iCs/>
          <w:color w:val="auto"/>
        </w:rPr>
        <w:t>o</w:t>
      </w:r>
      <w:r w:rsidRPr="00BF4D85">
        <w:rPr>
          <w:iCs/>
          <w:color w:val="auto"/>
        </w:rPr>
        <w:t xml:space="preserve"> especialista, pode ser que o especialista seja uma organização anteriormente utilizada pelo auditor, mas que o auditor não tenha experiência anterior com o especialista designado pela organização para o trabalho específico; ou pode ser o contrário, ou seja, o auditor pode estar familiarizado com o trabalho de especialista, mas não com a organização para a qual trabalha o especialista. Nos dois casos, tanto os atributos pessoais do individuo quanto os atributos administrativos da organização (como sistemas de controle de qualidade que a organização implementa) podem ser relevantes para a avaliação do auditor. </w:t>
      </w:r>
    </w:p>
    <w:p w14:paraId="49559D73" w14:textId="77777777" w:rsidR="00ED39BF" w:rsidRDefault="00ED39BF" w:rsidP="00ED39BF">
      <w:pPr>
        <w:pStyle w:val="Default"/>
        <w:ind w:left="567" w:hanging="567"/>
        <w:jc w:val="both"/>
        <w:rPr>
          <w:iCs/>
          <w:color w:val="auto"/>
        </w:rPr>
      </w:pPr>
    </w:p>
    <w:p w14:paraId="74862ECC" w14:textId="77777777" w:rsidR="00ED39BF" w:rsidRPr="00BF4D85" w:rsidRDefault="00ED39BF" w:rsidP="00ED39BF">
      <w:pPr>
        <w:pStyle w:val="Default"/>
        <w:ind w:left="567" w:hanging="567"/>
        <w:jc w:val="both"/>
        <w:rPr>
          <w:iCs/>
          <w:color w:val="auto"/>
        </w:rPr>
      </w:pPr>
      <w:r w:rsidRPr="0051318E">
        <w:rPr>
          <w:b/>
          <w:iCs/>
          <w:color w:val="auto"/>
        </w:rPr>
        <w:t>Determinação da necessidade de especialista do auditor</w:t>
      </w:r>
      <w:r w:rsidRPr="00BF4D85">
        <w:rPr>
          <w:iCs/>
          <w:color w:val="auto"/>
        </w:rPr>
        <w:t xml:space="preserve"> (ver item 7) </w:t>
      </w:r>
    </w:p>
    <w:p w14:paraId="5ABE4922" w14:textId="77777777" w:rsidR="00ED39BF" w:rsidRDefault="00ED39BF" w:rsidP="00ED39BF">
      <w:pPr>
        <w:pStyle w:val="Default"/>
        <w:ind w:left="567" w:hanging="567"/>
        <w:jc w:val="both"/>
        <w:rPr>
          <w:iCs/>
          <w:color w:val="auto"/>
        </w:rPr>
      </w:pPr>
    </w:p>
    <w:p w14:paraId="51089576" w14:textId="77777777" w:rsidR="00ED39BF" w:rsidRPr="00BF4D85" w:rsidRDefault="00ED39BF" w:rsidP="00ED39BF">
      <w:pPr>
        <w:pStyle w:val="Default"/>
        <w:ind w:left="567" w:hanging="567"/>
        <w:jc w:val="both"/>
        <w:rPr>
          <w:iCs/>
          <w:color w:val="auto"/>
        </w:rPr>
      </w:pPr>
      <w:r w:rsidRPr="00BF4D85">
        <w:rPr>
          <w:iCs/>
          <w:color w:val="auto"/>
        </w:rPr>
        <w:t xml:space="preserve">A4. </w:t>
      </w:r>
      <w:r>
        <w:rPr>
          <w:iCs/>
          <w:color w:val="auto"/>
        </w:rPr>
        <w:tab/>
        <w:t xml:space="preserve">Um </w:t>
      </w:r>
      <w:r w:rsidRPr="00BF4D85">
        <w:rPr>
          <w:iCs/>
          <w:color w:val="auto"/>
        </w:rPr>
        <w:t xml:space="preserve">especialista do auditor pode ser necessário para ajudar o auditor em um ou mais dos assuntos a seguir: </w:t>
      </w:r>
    </w:p>
    <w:p w14:paraId="515AB039" w14:textId="77777777" w:rsidR="00ED39BF" w:rsidRPr="00BF4D85" w:rsidRDefault="00ED39BF">
      <w:pPr>
        <w:pStyle w:val="Default"/>
        <w:numPr>
          <w:ilvl w:val="0"/>
          <w:numId w:val="244"/>
        </w:numPr>
        <w:ind w:left="1134" w:hanging="283"/>
        <w:jc w:val="both"/>
        <w:rPr>
          <w:iCs/>
          <w:color w:val="auto"/>
        </w:rPr>
      </w:pPr>
      <w:r w:rsidRPr="00BF4D85">
        <w:rPr>
          <w:iCs/>
          <w:color w:val="auto"/>
        </w:rPr>
        <w:t>entendimento da entidade e de seu ambiente, incluindo seus controles internos</w:t>
      </w:r>
      <w:r>
        <w:rPr>
          <w:iCs/>
          <w:color w:val="auto"/>
        </w:rPr>
        <w:t>;</w:t>
      </w:r>
      <w:r w:rsidRPr="00BF4D85">
        <w:rPr>
          <w:iCs/>
          <w:color w:val="auto"/>
        </w:rPr>
        <w:t xml:space="preserve"> </w:t>
      </w:r>
    </w:p>
    <w:p w14:paraId="1F276B2D" w14:textId="77777777" w:rsidR="00ED39BF" w:rsidRPr="00BF4D85" w:rsidRDefault="00ED39BF">
      <w:pPr>
        <w:pStyle w:val="Default"/>
        <w:numPr>
          <w:ilvl w:val="0"/>
          <w:numId w:val="244"/>
        </w:numPr>
        <w:ind w:left="1134" w:hanging="283"/>
        <w:jc w:val="both"/>
        <w:rPr>
          <w:iCs/>
          <w:color w:val="auto"/>
        </w:rPr>
      </w:pPr>
      <w:r w:rsidRPr="00BF4D85">
        <w:rPr>
          <w:iCs/>
          <w:color w:val="auto"/>
        </w:rPr>
        <w:t>identificação e avaliação dos riscos de distorção relevante</w:t>
      </w:r>
      <w:r>
        <w:rPr>
          <w:iCs/>
          <w:color w:val="auto"/>
        </w:rPr>
        <w:t>;</w:t>
      </w:r>
      <w:r w:rsidRPr="00BF4D85">
        <w:rPr>
          <w:iCs/>
          <w:color w:val="auto"/>
        </w:rPr>
        <w:t xml:space="preserve"> </w:t>
      </w:r>
    </w:p>
    <w:p w14:paraId="4647697A" w14:textId="77777777" w:rsidR="00ED39BF" w:rsidRPr="00BF4D85" w:rsidRDefault="00ED39BF">
      <w:pPr>
        <w:pStyle w:val="Default"/>
        <w:numPr>
          <w:ilvl w:val="0"/>
          <w:numId w:val="244"/>
        </w:numPr>
        <w:ind w:left="1134" w:hanging="283"/>
        <w:jc w:val="both"/>
        <w:rPr>
          <w:iCs/>
          <w:color w:val="auto"/>
        </w:rPr>
      </w:pPr>
      <w:r w:rsidRPr="00BF4D85">
        <w:rPr>
          <w:iCs/>
          <w:color w:val="auto"/>
        </w:rPr>
        <w:t>determinação e implementação de respostas gerais aos riscos avaliados no nível de demonstrações contábeis</w:t>
      </w:r>
      <w:r>
        <w:rPr>
          <w:iCs/>
          <w:color w:val="auto"/>
        </w:rPr>
        <w:t>;</w:t>
      </w:r>
      <w:r w:rsidRPr="00BF4D85">
        <w:rPr>
          <w:iCs/>
          <w:color w:val="auto"/>
        </w:rPr>
        <w:t xml:space="preserve"> </w:t>
      </w:r>
    </w:p>
    <w:p w14:paraId="3CA635C7" w14:textId="77777777" w:rsidR="00ED39BF" w:rsidRPr="00BF4D85" w:rsidRDefault="00ED39BF">
      <w:pPr>
        <w:pStyle w:val="Default"/>
        <w:numPr>
          <w:ilvl w:val="0"/>
          <w:numId w:val="244"/>
        </w:numPr>
        <w:ind w:left="1134" w:hanging="283"/>
        <w:jc w:val="both"/>
        <w:rPr>
          <w:iCs/>
          <w:color w:val="auto"/>
        </w:rPr>
      </w:pPr>
      <w:r w:rsidRPr="00BF4D85">
        <w:rPr>
          <w:iCs/>
          <w:color w:val="auto"/>
        </w:rPr>
        <w:t>definição e execução de procedimentos adicionais de auditoria para responder aos riscos avaliados no nível de afirmação, que compreendem testes de controle ou procedimentos substantivos</w:t>
      </w:r>
      <w:r>
        <w:rPr>
          <w:iCs/>
          <w:color w:val="auto"/>
        </w:rPr>
        <w:t>;</w:t>
      </w:r>
      <w:r w:rsidRPr="00BF4D85">
        <w:rPr>
          <w:iCs/>
          <w:color w:val="auto"/>
        </w:rPr>
        <w:t xml:space="preserve"> </w:t>
      </w:r>
    </w:p>
    <w:p w14:paraId="4F69DF92"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avaliação da suficiência e adequação da evidência de auditoria obtida na formação de opinião sobre as demonstrações contábeis. </w:t>
      </w:r>
    </w:p>
    <w:p w14:paraId="2BB2BA6F" w14:textId="77777777" w:rsidR="00ED39BF" w:rsidRDefault="00ED39BF" w:rsidP="00ED39BF">
      <w:pPr>
        <w:pStyle w:val="Default"/>
        <w:ind w:left="567" w:hanging="567"/>
        <w:jc w:val="both"/>
        <w:rPr>
          <w:iCs/>
          <w:color w:val="auto"/>
        </w:rPr>
      </w:pPr>
    </w:p>
    <w:p w14:paraId="02A6F85D" w14:textId="77777777" w:rsidR="00ED39BF" w:rsidRPr="00BF4D85" w:rsidRDefault="00ED39BF" w:rsidP="00ED39BF">
      <w:pPr>
        <w:pStyle w:val="Default"/>
        <w:ind w:left="567" w:hanging="567"/>
        <w:jc w:val="both"/>
        <w:rPr>
          <w:iCs/>
          <w:color w:val="auto"/>
        </w:rPr>
      </w:pPr>
      <w:r w:rsidRPr="00BF4D85">
        <w:rPr>
          <w:iCs/>
          <w:color w:val="auto"/>
        </w:rPr>
        <w:t xml:space="preserve">A5. </w:t>
      </w:r>
      <w:r>
        <w:rPr>
          <w:iCs/>
          <w:color w:val="auto"/>
        </w:rPr>
        <w:tab/>
      </w:r>
      <w:r w:rsidRPr="00BF4D85">
        <w:rPr>
          <w:iCs/>
          <w:color w:val="auto"/>
        </w:rPr>
        <w:t xml:space="preserve">Os riscos de distorção relevante podem aumentar quando a especialização em uma área que não contabilidade é necessária para a administração </w:t>
      </w:r>
      <w:r>
        <w:rPr>
          <w:iCs/>
          <w:color w:val="auto"/>
        </w:rPr>
        <w:t>elaborar</w:t>
      </w:r>
      <w:r w:rsidRPr="00BF4D85">
        <w:rPr>
          <w:iCs/>
          <w:color w:val="auto"/>
        </w:rPr>
        <w:t xml:space="preserve"> as demonstrações contábeis, por exemplo, porque isso pode indicar alguma complexidade, ou porque a administração pode não possuir o conhecimento na área de especialização. Se, ao </w:t>
      </w:r>
      <w:r>
        <w:rPr>
          <w:iCs/>
          <w:color w:val="auto"/>
        </w:rPr>
        <w:t>elaborar</w:t>
      </w:r>
      <w:r w:rsidRPr="00BF4D85">
        <w:rPr>
          <w:iCs/>
          <w:color w:val="auto"/>
        </w:rPr>
        <w:t xml:space="preserve"> as demonstrações contábeis, a administração não possui a especialização necessária, pode utilizar um especialista para tratar dos referidos riscos. Controles relevantes, incluindo controles relacionados ao trabalho de </w:t>
      </w:r>
      <w:r>
        <w:rPr>
          <w:iCs/>
          <w:color w:val="auto"/>
        </w:rPr>
        <w:t xml:space="preserve">um </w:t>
      </w:r>
      <w:r w:rsidRPr="00BF4D85">
        <w:rPr>
          <w:iCs/>
          <w:color w:val="auto"/>
        </w:rPr>
        <w:t xml:space="preserve">especialista da administração, se houver, também podem reduzir os riscos de distorção relevante. </w:t>
      </w:r>
    </w:p>
    <w:p w14:paraId="5A92B890" w14:textId="77777777" w:rsidR="00ED39BF" w:rsidRDefault="00ED39BF" w:rsidP="00ED39BF">
      <w:pPr>
        <w:pStyle w:val="Default"/>
        <w:ind w:left="567" w:hanging="567"/>
        <w:jc w:val="both"/>
        <w:rPr>
          <w:iCs/>
          <w:color w:val="auto"/>
        </w:rPr>
      </w:pPr>
    </w:p>
    <w:p w14:paraId="49BF4FAB" w14:textId="77777777" w:rsidR="00ED39BF" w:rsidRPr="00BF4D85" w:rsidRDefault="00ED39BF" w:rsidP="00ED39BF">
      <w:pPr>
        <w:pStyle w:val="Default"/>
        <w:ind w:left="567" w:hanging="567"/>
        <w:jc w:val="both"/>
        <w:rPr>
          <w:iCs/>
          <w:color w:val="auto"/>
        </w:rPr>
      </w:pPr>
      <w:r w:rsidRPr="00BF4D85">
        <w:rPr>
          <w:iCs/>
          <w:color w:val="auto"/>
        </w:rPr>
        <w:t xml:space="preserve">A6. </w:t>
      </w:r>
      <w:r>
        <w:rPr>
          <w:iCs/>
          <w:color w:val="auto"/>
        </w:rPr>
        <w:tab/>
      </w:r>
      <w:r w:rsidRPr="00BF4D85">
        <w:rPr>
          <w:iCs/>
          <w:color w:val="auto"/>
        </w:rPr>
        <w:t xml:space="preserve">Se a </w:t>
      </w:r>
      <w:r>
        <w:rPr>
          <w:iCs/>
          <w:color w:val="auto"/>
        </w:rPr>
        <w:t>elaboração</w:t>
      </w:r>
      <w:r w:rsidRPr="00BF4D85">
        <w:rPr>
          <w:iCs/>
          <w:color w:val="auto"/>
        </w:rPr>
        <w:t xml:space="preserve"> das demonstrações contábeis envolve o uso de especialização em área que não contabilidade, o auditor, que possui especialização em contabilidade e auditoria, pode não possuir a habilidade necessária para auditar essas demonstrações contábeis. O sócio do trabalho deve estar convencido de que a equipe, e qualquer especialista do auditor que não faça parte da equipe de trabalho, tenham, em conjunto, a competência e habilidades apropriadas para executar o trabalho de auditoria. Além disso, o auditor deve determinar a natureza, época e extensão dos recursos necessários para executar o trabalho de auditoria. A determinação do auditor sobre utilizar o trabalho de especialista do auditor e, em caso positivo, até que ponto, ajuda o auditor a cumprir esses requisitos. No decorrer da auditoria, ou à medida que mudam as circunstâncias, o auditor pode ter que revisar decisões anteriores sobre a utilização do trabalho de especialista do auditor.</w:t>
      </w:r>
    </w:p>
    <w:p w14:paraId="4B603E6B" w14:textId="77777777" w:rsidR="00ED39BF" w:rsidRDefault="00ED39BF" w:rsidP="00ED39BF">
      <w:pPr>
        <w:pStyle w:val="Default"/>
        <w:ind w:left="567" w:hanging="567"/>
        <w:jc w:val="both"/>
        <w:rPr>
          <w:iCs/>
          <w:color w:val="auto"/>
        </w:rPr>
      </w:pPr>
    </w:p>
    <w:p w14:paraId="46476CE8" w14:textId="77777777" w:rsidR="00ED39BF" w:rsidRPr="00BF4D85" w:rsidRDefault="00ED39BF" w:rsidP="00ED39BF">
      <w:pPr>
        <w:pStyle w:val="Default"/>
        <w:ind w:left="567" w:hanging="567"/>
        <w:jc w:val="both"/>
        <w:rPr>
          <w:iCs/>
          <w:color w:val="auto"/>
        </w:rPr>
      </w:pPr>
      <w:r w:rsidRPr="00BF4D85">
        <w:rPr>
          <w:iCs/>
          <w:color w:val="auto"/>
        </w:rPr>
        <w:t xml:space="preserve">A7. </w:t>
      </w:r>
      <w:r>
        <w:rPr>
          <w:iCs/>
          <w:color w:val="auto"/>
        </w:rPr>
        <w:tab/>
      </w:r>
      <w:r w:rsidRPr="00BF4D85">
        <w:rPr>
          <w:iCs/>
          <w:color w:val="auto"/>
        </w:rPr>
        <w:t xml:space="preserve">Contudo, </w:t>
      </w:r>
      <w:r>
        <w:rPr>
          <w:iCs/>
          <w:color w:val="auto"/>
        </w:rPr>
        <w:t>o</w:t>
      </w:r>
      <w:r w:rsidRPr="00BF4D85">
        <w:rPr>
          <w:iCs/>
          <w:color w:val="auto"/>
        </w:rPr>
        <w:t xml:space="preserve"> auditor que não é especialista em área relevante que não contabilidade ou auditoria pode ser capaz de obter entendimento suficiente sobre essa área para executar a auditoria sem um especialista. Esse entendimento pode ser obtido, por exemplo, por meio de:</w:t>
      </w:r>
    </w:p>
    <w:p w14:paraId="3D29D88C"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experiência em auditar entidades que exigem essa especialização na </w:t>
      </w:r>
      <w:r>
        <w:rPr>
          <w:iCs/>
          <w:color w:val="auto"/>
        </w:rPr>
        <w:t>elaboração</w:t>
      </w:r>
      <w:r w:rsidRPr="00BF4D85">
        <w:rPr>
          <w:iCs/>
          <w:color w:val="auto"/>
        </w:rPr>
        <w:t xml:space="preserve"> das demonstrações contábeis</w:t>
      </w:r>
      <w:r>
        <w:rPr>
          <w:iCs/>
          <w:color w:val="auto"/>
        </w:rPr>
        <w:t>;</w:t>
      </w:r>
      <w:r w:rsidRPr="00BF4D85">
        <w:rPr>
          <w:iCs/>
          <w:color w:val="auto"/>
        </w:rPr>
        <w:t xml:space="preserve"> </w:t>
      </w:r>
    </w:p>
    <w:p w14:paraId="09654BA7" w14:textId="77777777" w:rsidR="00ED39BF" w:rsidRPr="00BF4D85" w:rsidRDefault="00ED39BF">
      <w:pPr>
        <w:pStyle w:val="Default"/>
        <w:numPr>
          <w:ilvl w:val="0"/>
          <w:numId w:val="244"/>
        </w:numPr>
        <w:ind w:left="1134" w:hanging="283"/>
        <w:jc w:val="both"/>
        <w:rPr>
          <w:iCs/>
          <w:color w:val="auto"/>
        </w:rPr>
      </w:pPr>
      <w:r w:rsidRPr="00BF4D85">
        <w:rPr>
          <w:iCs/>
          <w:color w:val="auto"/>
        </w:rPr>
        <w:t>educação ou desenvolvimento profissional na área específica, que pode incluir cursos formais ou discussão com pessoas com especialização na área pertinente, com o objetivo de aumentar a capacidade do próprio auditor para tratar de assuntos na referida área. Essa discussão é diferente da consulta com um especialista do auditor referente a um conjunto específico de circunstâncias encontradas no trabalho em que esse especialista é informado de todos os fatos relevantes que permitem que ele forneça assessoria fundamentada em informações sobre o assunto específico (NBC TA 220, item A21)</w:t>
      </w:r>
      <w:r>
        <w:rPr>
          <w:iCs/>
          <w:color w:val="auto"/>
        </w:rPr>
        <w:t>;</w:t>
      </w:r>
      <w:r w:rsidRPr="00BF4D85">
        <w:rPr>
          <w:iCs/>
          <w:color w:val="auto"/>
        </w:rPr>
        <w:t xml:space="preserve"> </w:t>
      </w:r>
    </w:p>
    <w:p w14:paraId="0E140283"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discussão com auditores que executaram trabalhos similares. </w:t>
      </w:r>
    </w:p>
    <w:p w14:paraId="30B121F3" w14:textId="77777777" w:rsidR="00ED39BF" w:rsidRDefault="00ED39BF" w:rsidP="00ED39BF">
      <w:pPr>
        <w:pStyle w:val="Default"/>
        <w:ind w:left="567" w:hanging="567"/>
        <w:jc w:val="both"/>
        <w:rPr>
          <w:iCs/>
          <w:color w:val="auto"/>
        </w:rPr>
      </w:pPr>
    </w:p>
    <w:p w14:paraId="16703043" w14:textId="77777777" w:rsidR="00ED39BF" w:rsidRPr="00BF4D85" w:rsidRDefault="00ED39BF" w:rsidP="00ED39BF">
      <w:pPr>
        <w:pStyle w:val="Default"/>
        <w:ind w:left="567" w:hanging="567"/>
        <w:jc w:val="both"/>
        <w:rPr>
          <w:iCs/>
          <w:color w:val="auto"/>
        </w:rPr>
      </w:pPr>
      <w:r w:rsidRPr="00BF4D85">
        <w:rPr>
          <w:iCs/>
          <w:color w:val="auto"/>
        </w:rPr>
        <w:t xml:space="preserve">A8. </w:t>
      </w:r>
      <w:r>
        <w:rPr>
          <w:iCs/>
          <w:color w:val="auto"/>
        </w:rPr>
        <w:tab/>
      </w:r>
      <w:r w:rsidRPr="00BF4D85">
        <w:rPr>
          <w:iCs/>
          <w:color w:val="auto"/>
        </w:rPr>
        <w:t xml:space="preserve">Em outros casos, entretanto, o auditor pode determinar que é necessário, ou pode escolher, utilizar especialista do auditor para ajudar a obter evidência de auditoria suficiente e apropriada. As considerações para decidir sobre utilizar o trabalho de especialista do auditor podem incluir: </w:t>
      </w:r>
    </w:p>
    <w:p w14:paraId="68F82AAB"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se a administração já usou um especialista da administração na </w:t>
      </w:r>
      <w:r>
        <w:rPr>
          <w:iCs/>
          <w:color w:val="auto"/>
        </w:rPr>
        <w:t>elaboração</w:t>
      </w:r>
      <w:r w:rsidRPr="00BF4D85">
        <w:rPr>
          <w:iCs/>
          <w:color w:val="auto"/>
        </w:rPr>
        <w:t xml:space="preserve"> das demonstrações contábeis (ver item A9)</w:t>
      </w:r>
      <w:r>
        <w:rPr>
          <w:iCs/>
          <w:color w:val="auto"/>
        </w:rPr>
        <w:t>;</w:t>
      </w:r>
      <w:r w:rsidRPr="00BF4D85">
        <w:rPr>
          <w:iCs/>
          <w:color w:val="auto"/>
        </w:rPr>
        <w:t xml:space="preserve"> </w:t>
      </w:r>
    </w:p>
    <w:p w14:paraId="1389C208" w14:textId="77777777" w:rsidR="00ED39BF" w:rsidRPr="00BF4D85" w:rsidRDefault="00ED39BF">
      <w:pPr>
        <w:pStyle w:val="Default"/>
        <w:numPr>
          <w:ilvl w:val="0"/>
          <w:numId w:val="244"/>
        </w:numPr>
        <w:ind w:left="1134" w:hanging="283"/>
        <w:jc w:val="both"/>
        <w:rPr>
          <w:iCs/>
          <w:color w:val="auto"/>
        </w:rPr>
      </w:pPr>
      <w:r w:rsidRPr="00BF4D85">
        <w:rPr>
          <w:iCs/>
          <w:color w:val="auto"/>
        </w:rPr>
        <w:t>a natureza e importância do assunto, incluindo sua complexidade</w:t>
      </w:r>
      <w:r>
        <w:rPr>
          <w:iCs/>
          <w:color w:val="auto"/>
        </w:rPr>
        <w:t>;</w:t>
      </w:r>
      <w:r w:rsidRPr="00BF4D85">
        <w:rPr>
          <w:iCs/>
          <w:color w:val="auto"/>
        </w:rPr>
        <w:t xml:space="preserve"> </w:t>
      </w:r>
    </w:p>
    <w:p w14:paraId="26E57391" w14:textId="77777777" w:rsidR="00ED39BF" w:rsidRPr="00BF4D85" w:rsidRDefault="00ED39BF">
      <w:pPr>
        <w:pStyle w:val="Default"/>
        <w:numPr>
          <w:ilvl w:val="0"/>
          <w:numId w:val="244"/>
        </w:numPr>
        <w:ind w:left="1134" w:hanging="283"/>
        <w:jc w:val="both"/>
        <w:rPr>
          <w:iCs/>
          <w:color w:val="auto"/>
        </w:rPr>
      </w:pPr>
      <w:r w:rsidRPr="00BF4D85">
        <w:rPr>
          <w:iCs/>
          <w:color w:val="auto"/>
        </w:rPr>
        <w:t>os riscos de distorção relevante decorrente desse assunto</w:t>
      </w:r>
      <w:r>
        <w:rPr>
          <w:iCs/>
          <w:color w:val="auto"/>
        </w:rPr>
        <w:t>;</w:t>
      </w:r>
      <w:r w:rsidRPr="00BF4D85">
        <w:rPr>
          <w:iCs/>
          <w:color w:val="auto"/>
        </w:rPr>
        <w:t xml:space="preserve"> </w:t>
      </w:r>
    </w:p>
    <w:p w14:paraId="4B8F402A"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a natureza dos procedimentos que se espera sejam executados para responder aos riscos identificados, incluindo o conhecimento e a experiência do auditor com o trabalho de especialista do auditor em relação a esses assuntos; e a disponibilidade de fontes alternativas de evidência de auditoria. </w:t>
      </w:r>
    </w:p>
    <w:p w14:paraId="519D77D4" w14:textId="77777777" w:rsidR="00ED39BF" w:rsidRDefault="00ED39BF" w:rsidP="00ED39BF">
      <w:pPr>
        <w:pStyle w:val="Default"/>
        <w:ind w:left="567" w:hanging="567"/>
        <w:jc w:val="both"/>
        <w:rPr>
          <w:iCs/>
          <w:color w:val="auto"/>
        </w:rPr>
      </w:pPr>
    </w:p>
    <w:p w14:paraId="210AE16D" w14:textId="77777777" w:rsidR="00ED39BF" w:rsidRPr="00BF4D85" w:rsidRDefault="00ED39BF" w:rsidP="00ED39BF">
      <w:pPr>
        <w:pStyle w:val="Default"/>
        <w:ind w:left="567" w:hanging="567"/>
        <w:jc w:val="both"/>
        <w:rPr>
          <w:iCs/>
          <w:color w:val="auto"/>
        </w:rPr>
      </w:pPr>
      <w:r w:rsidRPr="00BF4D85">
        <w:rPr>
          <w:iCs/>
          <w:color w:val="auto"/>
        </w:rPr>
        <w:t xml:space="preserve">A9. </w:t>
      </w:r>
      <w:r>
        <w:rPr>
          <w:iCs/>
          <w:color w:val="auto"/>
        </w:rPr>
        <w:tab/>
      </w:r>
      <w:r w:rsidRPr="00BF4D85">
        <w:rPr>
          <w:iCs/>
          <w:color w:val="auto"/>
        </w:rPr>
        <w:t xml:space="preserve">Quando a administração utilizou um especialista da administração na </w:t>
      </w:r>
      <w:r>
        <w:rPr>
          <w:iCs/>
          <w:color w:val="auto"/>
        </w:rPr>
        <w:t>elaboração</w:t>
      </w:r>
      <w:r w:rsidRPr="00BF4D85">
        <w:rPr>
          <w:iCs/>
          <w:color w:val="auto"/>
        </w:rPr>
        <w:t xml:space="preserve"> das demonstrações contábeis, a decisão do auditor sobre a utilização de especialista do auditor também pode ser influenciada por fatores como: </w:t>
      </w:r>
    </w:p>
    <w:p w14:paraId="3976CB2B" w14:textId="77777777" w:rsidR="00ED39BF" w:rsidRPr="00BF4D85" w:rsidRDefault="00ED39BF">
      <w:pPr>
        <w:pStyle w:val="Default"/>
        <w:numPr>
          <w:ilvl w:val="0"/>
          <w:numId w:val="244"/>
        </w:numPr>
        <w:ind w:left="1134" w:hanging="283"/>
        <w:jc w:val="both"/>
        <w:rPr>
          <w:iCs/>
          <w:color w:val="auto"/>
        </w:rPr>
      </w:pPr>
      <w:r w:rsidRPr="00BF4D85">
        <w:rPr>
          <w:iCs/>
          <w:color w:val="auto"/>
        </w:rPr>
        <w:t>a natureza, o alcance e os objetivos do trabalho do especialista da administração</w:t>
      </w:r>
      <w:r>
        <w:rPr>
          <w:iCs/>
          <w:color w:val="auto"/>
        </w:rPr>
        <w:t>;</w:t>
      </w:r>
      <w:r w:rsidRPr="00BF4D85">
        <w:rPr>
          <w:iCs/>
          <w:color w:val="auto"/>
        </w:rPr>
        <w:t xml:space="preserve"> </w:t>
      </w:r>
    </w:p>
    <w:p w14:paraId="1D5D0FC8" w14:textId="77777777" w:rsidR="00ED39BF" w:rsidRPr="00BF4D85" w:rsidRDefault="00ED39BF">
      <w:pPr>
        <w:pStyle w:val="Default"/>
        <w:numPr>
          <w:ilvl w:val="0"/>
          <w:numId w:val="244"/>
        </w:numPr>
        <w:ind w:left="1134" w:hanging="283"/>
        <w:jc w:val="both"/>
        <w:rPr>
          <w:iCs/>
          <w:color w:val="auto"/>
        </w:rPr>
      </w:pPr>
      <w:r w:rsidRPr="00BF4D85">
        <w:rPr>
          <w:iCs/>
          <w:color w:val="auto"/>
        </w:rPr>
        <w:t>se o especialista da administração é empregado da entidade, ou é contratado para prestar serviços relevantes</w:t>
      </w:r>
      <w:r>
        <w:rPr>
          <w:iCs/>
          <w:color w:val="auto"/>
        </w:rPr>
        <w:t>;</w:t>
      </w:r>
      <w:r w:rsidRPr="00BF4D85">
        <w:rPr>
          <w:iCs/>
          <w:color w:val="auto"/>
        </w:rPr>
        <w:t xml:space="preserve"> </w:t>
      </w:r>
    </w:p>
    <w:p w14:paraId="1633395C" w14:textId="77777777" w:rsidR="00ED39BF" w:rsidRPr="00BF4D85" w:rsidRDefault="00ED39BF">
      <w:pPr>
        <w:pStyle w:val="Default"/>
        <w:numPr>
          <w:ilvl w:val="0"/>
          <w:numId w:val="244"/>
        </w:numPr>
        <w:ind w:left="1134" w:hanging="283"/>
        <w:jc w:val="both"/>
        <w:rPr>
          <w:iCs/>
          <w:color w:val="auto"/>
        </w:rPr>
      </w:pPr>
      <w:r w:rsidRPr="00BF4D85">
        <w:rPr>
          <w:iCs/>
          <w:color w:val="auto"/>
        </w:rPr>
        <w:t>até que ponto a administração pode exercer controle ou influência sobre o trabalho do especialista da administração</w:t>
      </w:r>
      <w:r>
        <w:rPr>
          <w:iCs/>
          <w:color w:val="auto"/>
        </w:rPr>
        <w:t>;</w:t>
      </w:r>
      <w:r w:rsidRPr="00BF4D85">
        <w:rPr>
          <w:iCs/>
          <w:color w:val="auto"/>
        </w:rPr>
        <w:t xml:space="preserve"> </w:t>
      </w:r>
    </w:p>
    <w:p w14:paraId="462C3FC2" w14:textId="77777777" w:rsidR="00ED39BF" w:rsidRPr="00BF4D85" w:rsidRDefault="00ED39BF">
      <w:pPr>
        <w:pStyle w:val="Default"/>
        <w:numPr>
          <w:ilvl w:val="0"/>
          <w:numId w:val="244"/>
        </w:numPr>
        <w:ind w:left="1134" w:hanging="283"/>
        <w:jc w:val="both"/>
        <w:rPr>
          <w:iCs/>
          <w:color w:val="auto"/>
        </w:rPr>
      </w:pPr>
      <w:r w:rsidRPr="00BF4D85">
        <w:rPr>
          <w:iCs/>
          <w:color w:val="auto"/>
        </w:rPr>
        <w:t>a competência e habilidades do especialista da administração</w:t>
      </w:r>
      <w:r>
        <w:rPr>
          <w:iCs/>
          <w:color w:val="auto"/>
        </w:rPr>
        <w:t>;</w:t>
      </w:r>
      <w:r w:rsidRPr="00BF4D85">
        <w:rPr>
          <w:iCs/>
          <w:color w:val="auto"/>
        </w:rPr>
        <w:t xml:space="preserve"> </w:t>
      </w:r>
    </w:p>
    <w:p w14:paraId="2A96DE4E" w14:textId="77777777" w:rsidR="00ED39BF" w:rsidRPr="00BF4D85" w:rsidRDefault="00ED39BF">
      <w:pPr>
        <w:pStyle w:val="Default"/>
        <w:numPr>
          <w:ilvl w:val="0"/>
          <w:numId w:val="244"/>
        </w:numPr>
        <w:ind w:left="1134" w:hanging="283"/>
        <w:jc w:val="both"/>
        <w:rPr>
          <w:iCs/>
          <w:color w:val="auto"/>
        </w:rPr>
      </w:pPr>
      <w:r w:rsidRPr="00BF4D85">
        <w:rPr>
          <w:iCs/>
          <w:color w:val="auto"/>
        </w:rPr>
        <w:t>se o especialista da administração está sujeito a padrões de desempenho técnico ou outros requisitos profissionais ou da área de atuação</w:t>
      </w:r>
      <w:r>
        <w:rPr>
          <w:iCs/>
          <w:color w:val="auto"/>
        </w:rPr>
        <w:t>;</w:t>
      </w:r>
      <w:r w:rsidRPr="00BF4D85">
        <w:rPr>
          <w:iCs/>
          <w:color w:val="auto"/>
        </w:rPr>
        <w:t xml:space="preserve"> </w:t>
      </w:r>
    </w:p>
    <w:p w14:paraId="78DB0E3B" w14:textId="77777777" w:rsidR="00ED39BF" w:rsidRPr="00BF4D85" w:rsidRDefault="00ED39BF">
      <w:pPr>
        <w:pStyle w:val="Default"/>
        <w:numPr>
          <w:ilvl w:val="0"/>
          <w:numId w:val="244"/>
        </w:numPr>
        <w:ind w:left="1134" w:hanging="283"/>
        <w:jc w:val="both"/>
        <w:rPr>
          <w:iCs/>
          <w:color w:val="auto"/>
        </w:rPr>
      </w:pPr>
      <w:r>
        <w:rPr>
          <w:iCs/>
          <w:color w:val="auto"/>
        </w:rPr>
        <w:t>q</w:t>
      </w:r>
      <w:r w:rsidRPr="00BF4D85">
        <w:rPr>
          <w:iCs/>
          <w:color w:val="auto"/>
        </w:rPr>
        <w:t xml:space="preserve">uaisquer controles na entidade sobre o trabalho do especialista da administração. </w:t>
      </w:r>
    </w:p>
    <w:p w14:paraId="06BDDA9C" w14:textId="77777777" w:rsidR="00ED39BF" w:rsidRDefault="00ED39BF" w:rsidP="00ED39BF">
      <w:pPr>
        <w:pStyle w:val="Default"/>
        <w:ind w:left="567"/>
        <w:jc w:val="both"/>
        <w:rPr>
          <w:iCs/>
          <w:color w:val="auto"/>
        </w:rPr>
      </w:pPr>
    </w:p>
    <w:p w14:paraId="3C7838D0" w14:textId="77777777" w:rsidR="00ED39BF" w:rsidRPr="00BF4D85" w:rsidRDefault="00ED39BF" w:rsidP="00ED39BF">
      <w:pPr>
        <w:pStyle w:val="Default"/>
        <w:ind w:left="567"/>
        <w:jc w:val="both"/>
        <w:rPr>
          <w:iCs/>
          <w:color w:val="auto"/>
        </w:rPr>
      </w:pPr>
      <w:r w:rsidRPr="00BF4D85">
        <w:rPr>
          <w:iCs/>
          <w:color w:val="auto"/>
        </w:rPr>
        <w:t xml:space="preserve">A NBC TA 500, item 8, inclui requisitos e orientação em relação ao efeito da competência, habilidades e objetividade dos especialistas da administração sobre a confiabilidade da evidência de auditoria. </w:t>
      </w:r>
    </w:p>
    <w:p w14:paraId="6B28487F" w14:textId="77777777" w:rsidR="00ED39BF" w:rsidRDefault="00ED39BF" w:rsidP="00ED39BF">
      <w:pPr>
        <w:pStyle w:val="Default"/>
        <w:ind w:left="567" w:hanging="567"/>
        <w:jc w:val="both"/>
        <w:rPr>
          <w:iCs/>
          <w:color w:val="auto"/>
        </w:rPr>
      </w:pPr>
    </w:p>
    <w:p w14:paraId="03720E2D" w14:textId="77777777" w:rsidR="00ED39BF" w:rsidRPr="00BF4D85" w:rsidRDefault="00ED39BF" w:rsidP="00ED39BF">
      <w:pPr>
        <w:pStyle w:val="Default"/>
        <w:ind w:left="567" w:hanging="567"/>
        <w:jc w:val="both"/>
        <w:rPr>
          <w:iCs/>
          <w:color w:val="auto"/>
        </w:rPr>
      </w:pPr>
      <w:r w:rsidRPr="0051318E">
        <w:rPr>
          <w:b/>
          <w:iCs/>
          <w:color w:val="auto"/>
        </w:rPr>
        <w:t>Natureza, época e extensão dos procedimentos de auditoria</w:t>
      </w:r>
      <w:r w:rsidRPr="00BF4D85">
        <w:rPr>
          <w:iCs/>
          <w:color w:val="auto"/>
        </w:rPr>
        <w:t xml:space="preserve"> (ver item 8) </w:t>
      </w:r>
    </w:p>
    <w:p w14:paraId="49968653" w14:textId="77777777" w:rsidR="00ED39BF" w:rsidRDefault="00ED39BF" w:rsidP="00ED39BF">
      <w:pPr>
        <w:pStyle w:val="Default"/>
        <w:ind w:left="567" w:hanging="567"/>
        <w:jc w:val="both"/>
        <w:rPr>
          <w:iCs/>
          <w:color w:val="auto"/>
        </w:rPr>
      </w:pPr>
    </w:p>
    <w:p w14:paraId="2EABFDE9" w14:textId="77777777" w:rsidR="00ED39BF" w:rsidRPr="00BF4D85" w:rsidRDefault="00ED39BF" w:rsidP="00ED39BF">
      <w:pPr>
        <w:pStyle w:val="Default"/>
        <w:ind w:left="567" w:hanging="567"/>
        <w:jc w:val="both"/>
        <w:rPr>
          <w:iCs/>
          <w:color w:val="auto"/>
        </w:rPr>
      </w:pPr>
      <w:r w:rsidRPr="00BF4D85">
        <w:rPr>
          <w:iCs/>
          <w:color w:val="auto"/>
        </w:rPr>
        <w:t xml:space="preserve">A10. </w:t>
      </w:r>
      <w:r>
        <w:rPr>
          <w:iCs/>
          <w:color w:val="auto"/>
        </w:rPr>
        <w:tab/>
      </w:r>
      <w:r w:rsidRPr="00BF4D85">
        <w:rPr>
          <w:iCs/>
          <w:color w:val="auto"/>
        </w:rPr>
        <w:t>A natureza, época e extensão dos procedimentos de auditoria com relação aos requisitos dos itens 9</w:t>
      </w:r>
      <w:r>
        <w:rPr>
          <w:iCs/>
          <w:color w:val="auto"/>
        </w:rPr>
        <w:t xml:space="preserve"> a </w:t>
      </w:r>
      <w:r w:rsidRPr="00BF4D85">
        <w:rPr>
          <w:iCs/>
          <w:color w:val="auto"/>
        </w:rPr>
        <w:t xml:space="preserve">13 desta </w:t>
      </w:r>
      <w:r>
        <w:rPr>
          <w:iCs/>
          <w:color w:val="auto"/>
        </w:rPr>
        <w:t>Norma</w:t>
      </w:r>
      <w:r w:rsidRPr="00BF4D85">
        <w:rPr>
          <w:iCs/>
          <w:color w:val="auto"/>
        </w:rPr>
        <w:t xml:space="preserve"> pode</w:t>
      </w:r>
      <w:r>
        <w:rPr>
          <w:iCs/>
          <w:color w:val="auto"/>
        </w:rPr>
        <w:t>m</w:t>
      </w:r>
      <w:r w:rsidRPr="00BF4D85">
        <w:rPr>
          <w:iCs/>
          <w:color w:val="auto"/>
        </w:rPr>
        <w:t xml:space="preserve"> variar dependendo das circunstâncias. Os fatores a seguir, por exemplo, podem sugerir a necessidade de procedimentos diferentes ou mais extensos do que seriam normalmente executados: </w:t>
      </w:r>
    </w:p>
    <w:p w14:paraId="1738B2BB"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 trabalho de especialista do auditor refere-se a um assunto significativo que envolve julgamentos subjetivos e complexos</w:t>
      </w:r>
      <w:r>
        <w:rPr>
          <w:iCs/>
          <w:color w:val="auto"/>
        </w:rPr>
        <w:t>;</w:t>
      </w:r>
      <w:r w:rsidRPr="00BF4D85">
        <w:rPr>
          <w:iCs/>
          <w:color w:val="auto"/>
        </w:rPr>
        <w:t xml:space="preserve"> </w:t>
      </w:r>
    </w:p>
    <w:p w14:paraId="752D76AA" w14:textId="77777777" w:rsidR="00ED39BF" w:rsidRPr="00BF4D85" w:rsidRDefault="00ED39BF">
      <w:pPr>
        <w:pStyle w:val="Default"/>
        <w:numPr>
          <w:ilvl w:val="0"/>
          <w:numId w:val="244"/>
        </w:numPr>
        <w:ind w:left="1134" w:hanging="283"/>
        <w:jc w:val="both"/>
        <w:rPr>
          <w:iCs/>
          <w:color w:val="auto"/>
        </w:rPr>
      </w:pPr>
      <w:r w:rsidRPr="00BF4D85">
        <w:rPr>
          <w:iCs/>
          <w:color w:val="auto"/>
        </w:rPr>
        <w:t>o auditor não utilizou anteriormente o trabalho d</w:t>
      </w:r>
      <w:r>
        <w:rPr>
          <w:iCs/>
          <w:color w:val="auto"/>
        </w:rPr>
        <w:t>e</w:t>
      </w:r>
      <w:r w:rsidRPr="00BF4D85">
        <w:rPr>
          <w:iCs/>
          <w:color w:val="auto"/>
        </w:rPr>
        <w:t xml:space="preserve"> especialista do auditor e não conhece a sua competência, habilidade e objetividade</w:t>
      </w:r>
      <w:r>
        <w:rPr>
          <w:iCs/>
          <w:color w:val="auto"/>
        </w:rPr>
        <w:t>;</w:t>
      </w:r>
      <w:r w:rsidRPr="00BF4D85">
        <w:rPr>
          <w:iCs/>
          <w:color w:val="auto"/>
        </w:rPr>
        <w:t xml:space="preserve"> </w:t>
      </w:r>
    </w:p>
    <w:p w14:paraId="6C2E4394" w14:textId="77777777" w:rsidR="00ED39BF" w:rsidRPr="00BF4D85" w:rsidRDefault="00ED39BF">
      <w:pPr>
        <w:pStyle w:val="Default"/>
        <w:numPr>
          <w:ilvl w:val="0"/>
          <w:numId w:val="244"/>
        </w:numPr>
        <w:ind w:left="1134" w:hanging="283"/>
        <w:jc w:val="both"/>
        <w:rPr>
          <w:iCs/>
          <w:color w:val="auto"/>
        </w:rPr>
      </w:pPr>
      <w:r w:rsidRPr="00BF4D85">
        <w:rPr>
          <w:iCs/>
          <w:color w:val="auto"/>
        </w:rPr>
        <w:t>o especialista do auditor está executando procedimentos que fazem parte da auditoria, em vez de ser consultado para fornecer assessoria sobre um assunto específico</w:t>
      </w:r>
      <w:r>
        <w:rPr>
          <w:iCs/>
          <w:color w:val="auto"/>
        </w:rPr>
        <w:t>;</w:t>
      </w:r>
      <w:r w:rsidRPr="00BF4D85">
        <w:rPr>
          <w:iCs/>
          <w:color w:val="auto"/>
        </w:rPr>
        <w:t xml:space="preserve"> </w:t>
      </w:r>
    </w:p>
    <w:p w14:paraId="45E36D4A"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o especialista do auditor é externo e, portanto, não está sujeito às políticas e aos procedimentos de controle de qualidade da firma de auditoria. </w:t>
      </w:r>
    </w:p>
    <w:p w14:paraId="40E498B5" w14:textId="77777777" w:rsidR="00ED39BF" w:rsidRDefault="00ED39BF" w:rsidP="00ED39BF">
      <w:pPr>
        <w:pStyle w:val="Default"/>
        <w:ind w:left="567" w:hanging="567"/>
        <w:jc w:val="both"/>
        <w:rPr>
          <w:iCs/>
          <w:color w:val="auto"/>
        </w:rPr>
      </w:pPr>
    </w:p>
    <w:p w14:paraId="1CC33604" w14:textId="77777777" w:rsidR="00ED39BF" w:rsidRPr="00BF4D85" w:rsidRDefault="00ED39BF" w:rsidP="00ED39BF">
      <w:pPr>
        <w:pStyle w:val="Default"/>
        <w:ind w:left="567" w:hanging="567"/>
        <w:jc w:val="both"/>
        <w:rPr>
          <w:iCs/>
          <w:color w:val="auto"/>
        </w:rPr>
      </w:pPr>
      <w:r w:rsidRPr="00BF4D85">
        <w:rPr>
          <w:iCs/>
          <w:color w:val="auto"/>
        </w:rPr>
        <w:t xml:space="preserve">Políticas e procedimentos de controle de qualidade da firma de auditoria (ver item 8(e)) </w:t>
      </w:r>
    </w:p>
    <w:p w14:paraId="07FBFE44" w14:textId="77777777" w:rsidR="00ED39BF" w:rsidRDefault="00ED39BF" w:rsidP="00ED39BF">
      <w:pPr>
        <w:pStyle w:val="Default"/>
        <w:ind w:left="567" w:hanging="567"/>
        <w:jc w:val="both"/>
        <w:rPr>
          <w:iCs/>
          <w:color w:val="auto"/>
        </w:rPr>
      </w:pPr>
    </w:p>
    <w:p w14:paraId="69561CC4" w14:textId="77777777" w:rsidR="00ED39BF" w:rsidRPr="00BF4D85" w:rsidRDefault="00ED39BF" w:rsidP="00ED39BF">
      <w:pPr>
        <w:pStyle w:val="Default"/>
        <w:ind w:left="567" w:hanging="567"/>
        <w:jc w:val="both"/>
        <w:rPr>
          <w:iCs/>
          <w:color w:val="auto"/>
        </w:rPr>
      </w:pPr>
      <w:r w:rsidRPr="00BF4D85">
        <w:rPr>
          <w:iCs/>
          <w:color w:val="auto"/>
        </w:rPr>
        <w:t>A11.</w:t>
      </w:r>
      <w:r>
        <w:rPr>
          <w:iCs/>
          <w:color w:val="auto"/>
        </w:rPr>
        <w:tab/>
      </w:r>
      <w:r w:rsidRPr="00BF4D85">
        <w:rPr>
          <w:iCs/>
          <w:color w:val="auto"/>
        </w:rPr>
        <w:t>Quando o especialista do auditor for interno, pode ser um sócio ou um membro da equipe, incluindo equipe temporária, da firma do auditor, esta</w:t>
      </w:r>
      <w:r>
        <w:rPr>
          <w:iCs/>
          <w:color w:val="auto"/>
        </w:rPr>
        <w:t>ndo</w:t>
      </w:r>
      <w:r w:rsidRPr="00BF4D85">
        <w:rPr>
          <w:iCs/>
          <w:color w:val="auto"/>
        </w:rPr>
        <w:t xml:space="preserve">, portanto, sujeito às políticas e aos procedimentos de controle de qualidade dessa firma de acordo com a NBC PA </w:t>
      </w:r>
      <w:r>
        <w:rPr>
          <w:iCs/>
          <w:color w:val="auto"/>
        </w:rPr>
        <w:t xml:space="preserve">01 </w:t>
      </w:r>
      <w:r w:rsidRPr="00BF4D85">
        <w:rPr>
          <w:iCs/>
          <w:color w:val="auto"/>
        </w:rPr>
        <w:t>(ver NBC TA 220</w:t>
      </w:r>
      <w:r>
        <w:rPr>
          <w:iCs/>
          <w:color w:val="auto"/>
        </w:rPr>
        <w:t>,</w:t>
      </w:r>
      <w:r w:rsidRPr="00BF4D85">
        <w:rPr>
          <w:iCs/>
          <w:color w:val="auto"/>
        </w:rPr>
        <w:t xml:space="preserve"> item 2). Alternativamente, </w:t>
      </w:r>
      <w:r>
        <w:rPr>
          <w:iCs/>
          <w:color w:val="auto"/>
        </w:rPr>
        <w:t>o</w:t>
      </w:r>
      <w:r w:rsidRPr="00BF4D85">
        <w:rPr>
          <w:iCs/>
          <w:color w:val="auto"/>
        </w:rPr>
        <w:t xml:space="preserve"> especialista interno pode ser um sócio ou um membro da equipe, incluindo equipe temporária, de firma-membro, que compartilha políticas e procedimentos de controle de qualidade com a firma do auditor. </w:t>
      </w:r>
    </w:p>
    <w:p w14:paraId="279A6F89" w14:textId="77777777" w:rsidR="00ED39BF" w:rsidRDefault="00ED39BF" w:rsidP="00ED39BF">
      <w:pPr>
        <w:pStyle w:val="Default"/>
        <w:ind w:left="567" w:hanging="567"/>
        <w:jc w:val="both"/>
        <w:rPr>
          <w:iCs/>
          <w:color w:val="auto"/>
        </w:rPr>
      </w:pPr>
    </w:p>
    <w:p w14:paraId="6AB5968F" w14:textId="77777777" w:rsidR="00ED39BF" w:rsidRPr="00BF4D85" w:rsidRDefault="00ED39BF" w:rsidP="00ED39BF">
      <w:pPr>
        <w:pStyle w:val="Default"/>
        <w:ind w:left="567" w:hanging="567"/>
        <w:jc w:val="both"/>
        <w:rPr>
          <w:iCs/>
          <w:color w:val="auto"/>
        </w:rPr>
      </w:pPr>
      <w:r w:rsidRPr="00BF4D85">
        <w:rPr>
          <w:iCs/>
          <w:color w:val="auto"/>
        </w:rPr>
        <w:t xml:space="preserve">A12. </w:t>
      </w:r>
      <w:r>
        <w:rPr>
          <w:iCs/>
          <w:color w:val="auto"/>
        </w:rPr>
        <w:tab/>
      </w:r>
      <w:r w:rsidRPr="00BF4D85">
        <w:rPr>
          <w:iCs/>
          <w:color w:val="auto"/>
        </w:rPr>
        <w:t xml:space="preserve">Quando um especialista do auditor for externo, ele não é um membro da equipe de trabalho e não estará sujeito às políticas e procedimentos de controle de qualidade de acordo com a NBC PA </w:t>
      </w:r>
      <w:r>
        <w:rPr>
          <w:iCs/>
          <w:color w:val="auto"/>
        </w:rPr>
        <w:t xml:space="preserve">01 </w:t>
      </w:r>
      <w:r w:rsidRPr="00BF4D85">
        <w:rPr>
          <w:iCs/>
          <w:color w:val="auto"/>
        </w:rPr>
        <w:t>(ver NBC TA 220</w:t>
      </w:r>
      <w:r>
        <w:rPr>
          <w:iCs/>
          <w:color w:val="auto"/>
        </w:rPr>
        <w:t>,</w:t>
      </w:r>
      <w:r w:rsidRPr="00BF4D85">
        <w:rPr>
          <w:iCs/>
          <w:color w:val="auto"/>
        </w:rPr>
        <w:t xml:space="preserve"> item 2). Contudo, em algumas circunstâncias, legislação ou regulamentação específica emitida por órgãos reguladores, pode requerer que especialista externo seja tratado como membro da equipe de trabalho podendo, portanto, estar sujeito a exigências éticas pertinentes, incluindo aquelas relativas à independência, e outros requisitos profissionais, conforme determinado pela referida lei ou regulamento (ver NBC PA </w:t>
      </w:r>
      <w:r>
        <w:rPr>
          <w:iCs/>
          <w:color w:val="auto"/>
        </w:rPr>
        <w:t>01,</w:t>
      </w:r>
      <w:r w:rsidRPr="00BF4D85">
        <w:rPr>
          <w:iCs/>
          <w:color w:val="auto"/>
        </w:rPr>
        <w:t xml:space="preserve"> </w:t>
      </w:r>
      <w:r>
        <w:rPr>
          <w:iCs/>
          <w:color w:val="auto"/>
        </w:rPr>
        <w:t>i</w:t>
      </w:r>
      <w:r w:rsidRPr="00BF4D85">
        <w:rPr>
          <w:iCs/>
          <w:color w:val="auto"/>
        </w:rPr>
        <w:t xml:space="preserve">tem 12(f)). </w:t>
      </w:r>
    </w:p>
    <w:p w14:paraId="535DEA34" w14:textId="77777777" w:rsidR="00ED39BF" w:rsidRDefault="00ED39BF" w:rsidP="00ED39BF">
      <w:pPr>
        <w:pStyle w:val="Default"/>
        <w:ind w:left="567" w:hanging="567"/>
        <w:jc w:val="both"/>
        <w:rPr>
          <w:iCs/>
          <w:color w:val="auto"/>
        </w:rPr>
      </w:pPr>
    </w:p>
    <w:p w14:paraId="54EEA934" w14:textId="77777777" w:rsidR="00ED39BF" w:rsidRPr="00BF4D85" w:rsidRDefault="00ED39BF" w:rsidP="00ED39BF">
      <w:pPr>
        <w:pStyle w:val="Default"/>
        <w:ind w:left="567" w:hanging="567"/>
        <w:jc w:val="both"/>
        <w:rPr>
          <w:iCs/>
          <w:color w:val="auto"/>
        </w:rPr>
      </w:pPr>
      <w:r w:rsidRPr="00BF4D85">
        <w:rPr>
          <w:iCs/>
          <w:color w:val="auto"/>
        </w:rPr>
        <w:t xml:space="preserve">A13. </w:t>
      </w:r>
      <w:r>
        <w:rPr>
          <w:iCs/>
          <w:color w:val="auto"/>
        </w:rPr>
        <w:tab/>
      </w:r>
      <w:r w:rsidRPr="00BF4D85">
        <w:rPr>
          <w:iCs/>
          <w:color w:val="auto"/>
        </w:rPr>
        <w:t>As equipes de trabalho têm o direito de confiar no sistema de controle de qualidade da firma de auditoria, a menos que as informações fornecidas pela firma ou por outras partes sugiram de outra forma (ver NBC TA 220</w:t>
      </w:r>
      <w:r>
        <w:rPr>
          <w:iCs/>
          <w:color w:val="auto"/>
        </w:rPr>
        <w:t>,</w:t>
      </w:r>
      <w:r w:rsidRPr="00BF4D85">
        <w:rPr>
          <w:iCs/>
          <w:color w:val="auto"/>
        </w:rPr>
        <w:t xml:space="preserve"> item 4). A extensão da confiança irá variar com as circunstâncias, e pode afetar a natureza, época e extensão dos procedimentos do auditor com relação a assuntos como: </w:t>
      </w:r>
    </w:p>
    <w:p w14:paraId="62DE0156" w14:textId="77777777" w:rsidR="00ED39BF" w:rsidRPr="00BF4D85" w:rsidRDefault="00ED39BF">
      <w:pPr>
        <w:pStyle w:val="Default"/>
        <w:numPr>
          <w:ilvl w:val="0"/>
          <w:numId w:val="244"/>
        </w:numPr>
        <w:ind w:left="1134" w:hanging="283"/>
        <w:jc w:val="both"/>
        <w:rPr>
          <w:iCs/>
          <w:color w:val="auto"/>
        </w:rPr>
      </w:pPr>
      <w:r w:rsidRPr="00BF4D85">
        <w:rPr>
          <w:iCs/>
          <w:color w:val="auto"/>
        </w:rPr>
        <w:t>competência e habilidade por meio de programas de recrutamento e treinamento</w:t>
      </w:r>
      <w:r>
        <w:rPr>
          <w:iCs/>
          <w:color w:val="auto"/>
        </w:rPr>
        <w:t>;</w:t>
      </w:r>
      <w:r w:rsidRPr="00BF4D85">
        <w:rPr>
          <w:iCs/>
          <w:color w:val="auto"/>
        </w:rPr>
        <w:t xml:space="preserve"> </w:t>
      </w:r>
    </w:p>
    <w:p w14:paraId="79E62B16" w14:textId="77777777" w:rsidR="00ED39BF" w:rsidRPr="00BF4D85" w:rsidRDefault="00ED39BF">
      <w:pPr>
        <w:pStyle w:val="Default"/>
        <w:numPr>
          <w:ilvl w:val="0"/>
          <w:numId w:val="244"/>
        </w:numPr>
        <w:ind w:left="1134" w:hanging="283"/>
        <w:jc w:val="both"/>
        <w:rPr>
          <w:iCs/>
          <w:color w:val="auto"/>
        </w:rPr>
      </w:pPr>
      <w:r>
        <w:rPr>
          <w:iCs/>
          <w:color w:val="auto"/>
        </w:rPr>
        <w:t>o</w:t>
      </w:r>
      <w:r w:rsidRPr="00BF4D85">
        <w:rPr>
          <w:iCs/>
          <w:color w:val="auto"/>
        </w:rPr>
        <w:t>bjetividade</w:t>
      </w:r>
      <w:r>
        <w:rPr>
          <w:iCs/>
          <w:color w:val="auto"/>
        </w:rPr>
        <w:t>:</w:t>
      </w:r>
      <w:r w:rsidRPr="00BF4D85">
        <w:rPr>
          <w:iCs/>
          <w:color w:val="auto"/>
        </w:rPr>
        <w:t xml:space="preserve"> </w:t>
      </w:r>
      <w:r>
        <w:rPr>
          <w:iCs/>
          <w:color w:val="auto"/>
        </w:rPr>
        <w:t>o</w:t>
      </w:r>
      <w:r w:rsidRPr="00BF4D85">
        <w:rPr>
          <w:iCs/>
          <w:color w:val="auto"/>
        </w:rPr>
        <w:t>s especialistas do auditor, quando internos, estão sujeitos a exigências éticas relevantes, incluindo aquelas pertinentes à independência</w:t>
      </w:r>
      <w:r>
        <w:rPr>
          <w:iCs/>
          <w:color w:val="auto"/>
        </w:rPr>
        <w:t>;</w:t>
      </w:r>
      <w:r w:rsidRPr="00BF4D85">
        <w:rPr>
          <w:iCs/>
          <w:color w:val="auto"/>
        </w:rPr>
        <w:t xml:space="preserve"> </w:t>
      </w:r>
    </w:p>
    <w:p w14:paraId="0E0FEBF2" w14:textId="77777777" w:rsidR="00ED39BF" w:rsidRPr="00BF4D85" w:rsidRDefault="00ED39BF">
      <w:pPr>
        <w:pStyle w:val="Default"/>
        <w:numPr>
          <w:ilvl w:val="0"/>
          <w:numId w:val="244"/>
        </w:numPr>
        <w:ind w:left="1134" w:hanging="283"/>
        <w:jc w:val="both"/>
        <w:rPr>
          <w:iCs/>
          <w:color w:val="auto"/>
        </w:rPr>
      </w:pPr>
      <w:r w:rsidRPr="00BF4D85">
        <w:rPr>
          <w:iCs/>
          <w:color w:val="auto"/>
        </w:rPr>
        <w:t>avaliação do auditor sobre a adequação do trabalho do especialista do auditor. Os programas de treinamento da firma, por exemplo, podem fornecer ao especialista interno um entendimento apropriado das inter-relações entre sua especialização e o processo de auditoria. A confiança nesse treinamento e em outros processos da firma, como protocolos para determinar o alcance do trabalho de especialista interno, pode afetar a natureza, época e extensão dos procedimentos do auditor para avaliar a adequação do trabalho do especialista do auditor</w:t>
      </w:r>
      <w:r>
        <w:rPr>
          <w:iCs/>
          <w:color w:val="auto"/>
        </w:rPr>
        <w:t>;</w:t>
      </w:r>
      <w:r w:rsidRPr="00BF4D85">
        <w:rPr>
          <w:iCs/>
          <w:color w:val="auto"/>
        </w:rPr>
        <w:t xml:space="preserve"> </w:t>
      </w:r>
    </w:p>
    <w:p w14:paraId="13DB6D9F" w14:textId="77777777" w:rsidR="00ED39BF" w:rsidRPr="00BF4D85" w:rsidRDefault="00ED39BF">
      <w:pPr>
        <w:pStyle w:val="Default"/>
        <w:numPr>
          <w:ilvl w:val="0"/>
          <w:numId w:val="244"/>
        </w:numPr>
        <w:ind w:left="1134" w:hanging="283"/>
        <w:jc w:val="both"/>
        <w:rPr>
          <w:iCs/>
          <w:color w:val="auto"/>
        </w:rPr>
      </w:pPr>
      <w:r w:rsidRPr="00BF4D85">
        <w:rPr>
          <w:iCs/>
          <w:color w:val="auto"/>
        </w:rPr>
        <w:t>adesão aos requisitos regulatórios e legais por meio de processos de monitoramento</w:t>
      </w:r>
      <w:r>
        <w:rPr>
          <w:iCs/>
          <w:color w:val="auto"/>
        </w:rPr>
        <w:t>;</w:t>
      </w:r>
      <w:r w:rsidRPr="00BF4D85">
        <w:rPr>
          <w:iCs/>
          <w:color w:val="auto"/>
        </w:rPr>
        <w:t xml:space="preserve"> </w:t>
      </w:r>
    </w:p>
    <w:p w14:paraId="640923E8"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acordo com o especialista do auditor. </w:t>
      </w:r>
    </w:p>
    <w:p w14:paraId="4DB36F7F" w14:textId="77777777" w:rsidR="00ED39BF" w:rsidRDefault="00ED39BF" w:rsidP="00ED39BF">
      <w:pPr>
        <w:pStyle w:val="Default"/>
        <w:jc w:val="both"/>
        <w:rPr>
          <w:iCs/>
          <w:color w:val="auto"/>
        </w:rPr>
      </w:pPr>
    </w:p>
    <w:p w14:paraId="77C92A68" w14:textId="77777777" w:rsidR="00ED39BF" w:rsidRDefault="00ED39BF" w:rsidP="00ED39BF">
      <w:pPr>
        <w:pStyle w:val="Default"/>
        <w:ind w:left="567"/>
        <w:jc w:val="both"/>
        <w:rPr>
          <w:iCs/>
          <w:color w:val="auto"/>
        </w:rPr>
      </w:pPr>
      <w:r w:rsidRPr="00BF4D85">
        <w:rPr>
          <w:iCs/>
          <w:color w:val="auto"/>
        </w:rPr>
        <w:t xml:space="preserve">Essa confiança não reduz a responsabilidade do auditor de cumprir os requisitos desta </w:t>
      </w:r>
      <w:r>
        <w:rPr>
          <w:iCs/>
          <w:color w:val="auto"/>
        </w:rPr>
        <w:t>Norma</w:t>
      </w:r>
      <w:r w:rsidRPr="00BF4D85">
        <w:rPr>
          <w:iCs/>
          <w:color w:val="auto"/>
        </w:rPr>
        <w:t xml:space="preserve">. </w:t>
      </w:r>
    </w:p>
    <w:p w14:paraId="7B6CDEB9" w14:textId="77777777" w:rsidR="00ED39BF" w:rsidRPr="00BF4D85" w:rsidRDefault="00ED39BF" w:rsidP="00ED39BF">
      <w:pPr>
        <w:pStyle w:val="Default"/>
        <w:ind w:left="567"/>
        <w:jc w:val="both"/>
        <w:rPr>
          <w:iCs/>
          <w:color w:val="auto"/>
        </w:rPr>
      </w:pPr>
    </w:p>
    <w:p w14:paraId="1AA964A8" w14:textId="77777777" w:rsidR="00ED39BF" w:rsidRPr="00BF4D85" w:rsidRDefault="00ED39BF" w:rsidP="00ED39BF">
      <w:pPr>
        <w:pStyle w:val="Default"/>
        <w:ind w:left="567" w:hanging="567"/>
        <w:jc w:val="both"/>
        <w:rPr>
          <w:iCs/>
          <w:color w:val="auto"/>
        </w:rPr>
      </w:pPr>
      <w:r w:rsidRPr="0051318E">
        <w:rPr>
          <w:b/>
          <w:iCs/>
          <w:color w:val="auto"/>
        </w:rPr>
        <w:t xml:space="preserve">Competência, habilidade e objetividade do especialista do auditor </w:t>
      </w:r>
      <w:r w:rsidRPr="00BF4D85">
        <w:rPr>
          <w:iCs/>
          <w:color w:val="auto"/>
        </w:rPr>
        <w:t xml:space="preserve">(ver item 9) </w:t>
      </w:r>
    </w:p>
    <w:p w14:paraId="6F8747D6" w14:textId="77777777" w:rsidR="00ED39BF" w:rsidRDefault="00ED39BF" w:rsidP="00ED39BF">
      <w:pPr>
        <w:pStyle w:val="Default"/>
        <w:ind w:left="567" w:hanging="567"/>
        <w:jc w:val="both"/>
        <w:rPr>
          <w:iCs/>
          <w:color w:val="auto"/>
        </w:rPr>
      </w:pPr>
    </w:p>
    <w:p w14:paraId="33DBCF89" w14:textId="77777777" w:rsidR="00ED39BF" w:rsidRPr="00BF4D85" w:rsidRDefault="00ED39BF" w:rsidP="00ED39BF">
      <w:pPr>
        <w:pStyle w:val="Default"/>
        <w:ind w:left="567" w:hanging="567"/>
        <w:jc w:val="both"/>
        <w:rPr>
          <w:iCs/>
          <w:color w:val="auto"/>
        </w:rPr>
      </w:pPr>
      <w:r w:rsidRPr="00BF4D85">
        <w:rPr>
          <w:iCs/>
          <w:color w:val="auto"/>
        </w:rPr>
        <w:t xml:space="preserve">A14. </w:t>
      </w:r>
      <w:r>
        <w:rPr>
          <w:iCs/>
          <w:color w:val="auto"/>
        </w:rPr>
        <w:tab/>
      </w:r>
      <w:r w:rsidRPr="00BF4D85">
        <w:rPr>
          <w:iCs/>
          <w:color w:val="auto"/>
        </w:rPr>
        <w:t xml:space="preserve">A competência, habilidades e objetividade de especialista do auditor são fatores que afetam significativamente se o trabalho do especialista do auditor será adequado para fins da auditoria. Competência refere-se à natureza e ao nível de especialização do especialista. Habilidades referem-se à capacidade do especialista de exercer a referida competência nas circunstâncias do trabalho. Os fatores que podem influenciar a habilidade incluem, por exemplo, a localização geográfica e a disponibilidade de tempo e de recursos. Objetividade refere-se aos possíveis efeitos que a tendenciosidade, o conflito de interesse ou a influência de outros podem ter sobre o julgamento profissional ou comercial do especialista. </w:t>
      </w:r>
    </w:p>
    <w:p w14:paraId="12B578BD" w14:textId="77777777" w:rsidR="00ED39BF" w:rsidRDefault="00ED39BF" w:rsidP="00ED39BF">
      <w:pPr>
        <w:pStyle w:val="Default"/>
        <w:ind w:left="567" w:hanging="567"/>
        <w:jc w:val="both"/>
        <w:rPr>
          <w:iCs/>
          <w:color w:val="auto"/>
        </w:rPr>
      </w:pPr>
    </w:p>
    <w:p w14:paraId="56E5A674" w14:textId="77777777" w:rsidR="00ED39BF" w:rsidRPr="00BF4D85" w:rsidRDefault="00ED39BF" w:rsidP="00ED39BF">
      <w:pPr>
        <w:pStyle w:val="Default"/>
        <w:ind w:left="567" w:hanging="567"/>
        <w:jc w:val="both"/>
        <w:rPr>
          <w:iCs/>
          <w:color w:val="auto"/>
        </w:rPr>
      </w:pPr>
      <w:r w:rsidRPr="00BF4D85">
        <w:rPr>
          <w:iCs/>
          <w:color w:val="auto"/>
        </w:rPr>
        <w:t xml:space="preserve">A15. </w:t>
      </w:r>
      <w:r>
        <w:rPr>
          <w:iCs/>
          <w:color w:val="auto"/>
        </w:rPr>
        <w:tab/>
      </w:r>
      <w:r w:rsidRPr="00BF4D85">
        <w:rPr>
          <w:iCs/>
          <w:color w:val="auto"/>
        </w:rPr>
        <w:t xml:space="preserve">As informações sobre a competência, habilidades e objetividade de </w:t>
      </w:r>
      <w:r>
        <w:rPr>
          <w:iCs/>
          <w:color w:val="auto"/>
        </w:rPr>
        <w:t xml:space="preserve">um </w:t>
      </w:r>
      <w:r w:rsidRPr="00BF4D85">
        <w:rPr>
          <w:iCs/>
          <w:color w:val="auto"/>
        </w:rPr>
        <w:t xml:space="preserve">especialista do auditor podem vir de diversas fontes como: </w:t>
      </w:r>
    </w:p>
    <w:p w14:paraId="432F8808" w14:textId="77777777" w:rsidR="00ED39BF" w:rsidRPr="00BF4D85" w:rsidRDefault="00ED39BF">
      <w:pPr>
        <w:pStyle w:val="Default"/>
        <w:numPr>
          <w:ilvl w:val="0"/>
          <w:numId w:val="244"/>
        </w:numPr>
        <w:ind w:left="1134" w:hanging="283"/>
        <w:jc w:val="both"/>
        <w:rPr>
          <w:iCs/>
          <w:color w:val="auto"/>
        </w:rPr>
      </w:pPr>
      <w:r w:rsidRPr="00BF4D85">
        <w:rPr>
          <w:iCs/>
          <w:color w:val="auto"/>
        </w:rPr>
        <w:t>experiência pessoal com trabalhos anteriores desse especialista</w:t>
      </w:r>
      <w:r>
        <w:rPr>
          <w:iCs/>
          <w:color w:val="auto"/>
        </w:rPr>
        <w:t>;</w:t>
      </w:r>
      <w:r w:rsidRPr="00BF4D85">
        <w:rPr>
          <w:iCs/>
          <w:color w:val="auto"/>
        </w:rPr>
        <w:t xml:space="preserve"> </w:t>
      </w:r>
    </w:p>
    <w:p w14:paraId="11827739" w14:textId="77777777" w:rsidR="00ED39BF" w:rsidRPr="00BF4D85" w:rsidRDefault="00ED39BF">
      <w:pPr>
        <w:pStyle w:val="Default"/>
        <w:numPr>
          <w:ilvl w:val="0"/>
          <w:numId w:val="244"/>
        </w:numPr>
        <w:ind w:left="1134" w:hanging="283"/>
        <w:jc w:val="both"/>
        <w:rPr>
          <w:iCs/>
          <w:color w:val="auto"/>
        </w:rPr>
      </w:pPr>
      <w:r w:rsidRPr="00BF4D85">
        <w:rPr>
          <w:iCs/>
          <w:color w:val="auto"/>
        </w:rPr>
        <w:t>discussões com esse especialista</w:t>
      </w:r>
      <w:r>
        <w:rPr>
          <w:iCs/>
          <w:color w:val="auto"/>
        </w:rPr>
        <w:t>;</w:t>
      </w:r>
      <w:r w:rsidRPr="00BF4D85">
        <w:rPr>
          <w:iCs/>
          <w:color w:val="auto"/>
        </w:rPr>
        <w:t xml:space="preserve"> </w:t>
      </w:r>
    </w:p>
    <w:p w14:paraId="552470CA" w14:textId="77777777" w:rsidR="00ED39BF" w:rsidRPr="00BF4D85" w:rsidRDefault="00ED39BF">
      <w:pPr>
        <w:pStyle w:val="Default"/>
        <w:numPr>
          <w:ilvl w:val="0"/>
          <w:numId w:val="244"/>
        </w:numPr>
        <w:ind w:left="1134" w:hanging="283"/>
        <w:jc w:val="both"/>
        <w:rPr>
          <w:iCs/>
          <w:color w:val="auto"/>
        </w:rPr>
      </w:pPr>
      <w:r w:rsidRPr="00BF4D85">
        <w:rPr>
          <w:iCs/>
          <w:color w:val="auto"/>
        </w:rPr>
        <w:t>discussões com outros auditores ou outros que estão familiarizados com o trabalho desse especialista</w:t>
      </w:r>
      <w:r>
        <w:rPr>
          <w:iCs/>
          <w:color w:val="auto"/>
        </w:rPr>
        <w:t>;</w:t>
      </w:r>
      <w:r w:rsidRPr="00BF4D85">
        <w:rPr>
          <w:iCs/>
          <w:color w:val="auto"/>
        </w:rPr>
        <w:t xml:space="preserve"> </w:t>
      </w:r>
    </w:p>
    <w:p w14:paraId="7207E03A" w14:textId="77777777" w:rsidR="00ED39BF" w:rsidRPr="00BF4D85" w:rsidRDefault="00ED39BF">
      <w:pPr>
        <w:pStyle w:val="Default"/>
        <w:numPr>
          <w:ilvl w:val="0"/>
          <w:numId w:val="244"/>
        </w:numPr>
        <w:ind w:left="1134" w:hanging="283"/>
        <w:jc w:val="both"/>
        <w:rPr>
          <w:iCs/>
          <w:color w:val="auto"/>
        </w:rPr>
      </w:pPr>
      <w:r w:rsidRPr="00BF4D85">
        <w:rPr>
          <w:iCs/>
          <w:color w:val="auto"/>
        </w:rPr>
        <w:t>conhecimento das qualificações desse especialista, se é membro de órgão profissional ou de associação da área de atuação, se possui licença para praticar, ou outras formas de reconhecimento externo</w:t>
      </w:r>
      <w:r>
        <w:rPr>
          <w:iCs/>
          <w:color w:val="auto"/>
        </w:rPr>
        <w:t>;</w:t>
      </w:r>
      <w:r w:rsidRPr="00BF4D85">
        <w:rPr>
          <w:iCs/>
          <w:color w:val="auto"/>
        </w:rPr>
        <w:t xml:space="preserve"> </w:t>
      </w:r>
    </w:p>
    <w:p w14:paraId="33321206" w14:textId="77777777" w:rsidR="00ED39BF" w:rsidRPr="00BF4D85" w:rsidRDefault="00ED39BF">
      <w:pPr>
        <w:pStyle w:val="Default"/>
        <w:numPr>
          <w:ilvl w:val="0"/>
          <w:numId w:val="244"/>
        </w:numPr>
        <w:ind w:left="1134" w:hanging="283"/>
        <w:jc w:val="both"/>
        <w:rPr>
          <w:iCs/>
          <w:color w:val="auto"/>
        </w:rPr>
      </w:pPr>
      <w:r w:rsidRPr="00BF4D85">
        <w:rPr>
          <w:iCs/>
          <w:color w:val="auto"/>
        </w:rPr>
        <w:t>artigos ou livros publicados por esse especialista</w:t>
      </w:r>
      <w:r>
        <w:rPr>
          <w:iCs/>
          <w:color w:val="auto"/>
        </w:rPr>
        <w:t>;</w:t>
      </w:r>
      <w:r w:rsidRPr="00BF4D85">
        <w:rPr>
          <w:iCs/>
          <w:color w:val="auto"/>
        </w:rPr>
        <w:t xml:space="preserve"> </w:t>
      </w:r>
    </w:p>
    <w:p w14:paraId="22EA3AE3" w14:textId="77777777" w:rsidR="00ED39BF" w:rsidRPr="00BF4D85" w:rsidRDefault="00ED39BF">
      <w:pPr>
        <w:pStyle w:val="Default"/>
        <w:numPr>
          <w:ilvl w:val="0"/>
          <w:numId w:val="244"/>
        </w:numPr>
        <w:ind w:left="1134" w:hanging="283"/>
        <w:jc w:val="both"/>
        <w:rPr>
          <w:iCs/>
          <w:color w:val="auto"/>
        </w:rPr>
      </w:pPr>
      <w:r w:rsidRPr="00BF4D85">
        <w:rPr>
          <w:iCs/>
          <w:color w:val="auto"/>
        </w:rPr>
        <w:t>políticas e procedimentos de controle de qualidade da firma do auditor (ver itens A11 a A13)</w:t>
      </w:r>
      <w:r>
        <w:rPr>
          <w:iCs/>
          <w:color w:val="auto"/>
        </w:rPr>
        <w:t>.</w:t>
      </w:r>
      <w:r w:rsidRPr="00BF4D85">
        <w:rPr>
          <w:iCs/>
          <w:color w:val="auto"/>
        </w:rPr>
        <w:t xml:space="preserve"> </w:t>
      </w:r>
    </w:p>
    <w:p w14:paraId="0EE1CD9E" w14:textId="77777777" w:rsidR="00ED39BF" w:rsidRDefault="00ED39BF" w:rsidP="00ED39BF">
      <w:pPr>
        <w:pStyle w:val="Default"/>
        <w:ind w:left="567" w:hanging="567"/>
        <w:jc w:val="both"/>
        <w:rPr>
          <w:iCs/>
          <w:color w:val="auto"/>
        </w:rPr>
      </w:pPr>
    </w:p>
    <w:p w14:paraId="0799CDE4" w14:textId="77777777" w:rsidR="00ED39BF" w:rsidRPr="00BF4D85" w:rsidRDefault="00ED39BF" w:rsidP="00ED39BF">
      <w:pPr>
        <w:pStyle w:val="Default"/>
        <w:ind w:left="567" w:hanging="567"/>
        <w:jc w:val="both"/>
        <w:rPr>
          <w:iCs/>
          <w:color w:val="auto"/>
        </w:rPr>
      </w:pPr>
      <w:r w:rsidRPr="00BF4D85">
        <w:rPr>
          <w:iCs/>
          <w:color w:val="auto"/>
        </w:rPr>
        <w:t xml:space="preserve">A16. </w:t>
      </w:r>
      <w:r>
        <w:rPr>
          <w:iCs/>
          <w:color w:val="auto"/>
        </w:rPr>
        <w:tab/>
      </w:r>
      <w:r w:rsidRPr="00BF4D85">
        <w:rPr>
          <w:iCs/>
          <w:color w:val="auto"/>
        </w:rPr>
        <w:t xml:space="preserve">Os assuntos relevantes para a avaliação da competência, habilidades e objetividade do especialista do auditor incluem se o trabalho desse especialista está sujeito a padrões de desempenho técnico ou outros requisitos profissionais ou da área de atuação, por exemplo, normas éticas e outros requisitos por pertencer a órgão profissional ou associação da área de atuação, normas de certificação de órgão licenciador, ou requisitos impostos por lei ou regulamento. </w:t>
      </w:r>
    </w:p>
    <w:p w14:paraId="327C4CBD" w14:textId="77777777" w:rsidR="00ED39BF" w:rsidRDefault="00ED39BF" w:rsidP="00ED39BF">
      <w:pPr>
        <w:pStyle w:val="Default"/>
        <w:ind w:left="567" w:hanging="567"/>
        <w:jc w:val="both"/>
        <w:rPr>
          <w:iCs/>
          <w:color w:val="auto"/>
        </w:rPr>
      </w:pPr>
    </w:p>
    <w:p w14:paraId="6598CF3E" w14:textId="77777777" w:rsidR="00ED39BF" w:rsidRPr="00BF4D85" w:rsidRDefault="00ED39BF" w:rsidP="00ED39BF">
      <w:pPr>
        <w:pStyle w:val="Default"/>
        <w:ind w:left="567" w:hanging="567"/>
        <w:jc w:val="both"/>
        <w:rPr>
          <w:iCs/>
          <w:color w:val="auto"/>
        </w:rPr>
      </w:pPr>
      <w:r w:rsidRPr="00BF4D85">
        <w:rPr>
          <w:iCs/>
          <w:color w:val="auto"/>
        </w:rPr>
        <w:t xml:space="preserve">A17. </w:t>
      </w:r>
      <w:r>
        <w:rPr>
          <w:iCs/>
          <w:color w:val="auto"/>
        </w:rPr>
        <w:tab/>
      </w:r>
      <w:r w:rsidRPr="00BF4D85">
        <w:rPr>
          <w:iCs/>
          <w:color w:val="auto"/>
        </w:rPr>
        <w:t xml:space="preserve">Outros assuntos que podem ser relevantes incluem: </w:t>
      </w:r>
    </w:p>
    <w:p w14:paraId="32535C89" w14:textId="77777777" w:rsidR="00ED39BF" w:rsidRPr="00BF4D85" w:rsidRDefault="00ED39BF">
      <w:pPr>
        <w:pStyle w:val="Default"/>
        <w:numPr>
          <w:ilvl w:val="0"/>
          <w:numId w:val="244"/>
        </w:numPr>
        <w:ind w:left="1134" w:hanging="283"/>
        <w:jc w:val="both"/>
        <w:rPr>
          <w:iCs/>
          <w:color w:val="auto"/>
        </w:rPr>
      </w:pPr>
      <w:r w:rsidRPr="00BF4D85">
        <w:rPr>
          <w:iCs/>
          <w:color w:val="auto"/>
        </w:rPr>
        <w:t>A competência do especialista do auditor para o assunto para o qual está sendo utilizado o trabalho desse especialista, incluindo quaisquer áreas de sua especialidade. Por exemplo, um determinado atuário pode se especializar em seguro patrimonial, mas ter especialização limitada no que tange a cálculos de pens</w:t>
      </w:r>
      <w:r>
        <w:rPr>
          <w:iCs/>
          <w:color w:val="auto"/>
        </w:rPr>
        <w:t>ão</w:t>
      </w:r>
      <w:r w:rsidRPr="00BF4D85">
        <w:rPr>
          <w:iCs/>
          <w:color w:val="auto"/>
        </w:rPr>
        <w:t xml:space="preserve">. </w:t>
      </w:r>
    </w:p>
    <w:p w14:paraId="4311B389"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A competência do especialista do auditor com relação a requisitos relevantes de contabilidade e auditoria, por exemplo, conhecimento de premissas e métodos, incluindo modelos, quando aplicável, que são consistentes com a estrutura de relatório financeiro aplicável. </w:t>
      </w:r>
    </w:p>
    <w:p w14:paraId="1921585A" w14:textId="77777777" w:rsidR="00ED39BF" w:rsidRPr="00BF4D85" w:rsidRDefault="00ED39BF">
      <w:pPr>
        <w:pStyle w:val="Default"/>
        <w:numPr>
          <w:ilvl w:val="0"/>
          <w:numId w:val="244"/>
        </w:numPr>
        <w:ind w:left="1134" w:hanging="283"/>
        <w:jc w:val="both"/>
        <w:rPr>
          <w:iCs/>
          <w:color w:val="auto"/>
        </w:rPr>
      </w:pPr>
      <w:r w:rsidRPr="00BF4D85">
        <w:rPr>
          <w:iCs/>
          <w:color w:val="auto"/>
        </w:rPr>
        <w:t xml:space="preserve">Se eventos inesperados, mudanças nas condições ou a evidência de auditoria obtida dos resultados dos procedimentos de auditoria indicam que pode ser necessário reconsiderar a avaliação inicial da competência, habilidades e objetividade do especialista do auditor no decorrer da auditoria. </w:t>
      </w:r>
    </w:p>
    <w:p w14:paraId="2F473669" w14:textId="77777777" w:rsidR="00ED39BF" w:rsidRDefault="00ED39BF" w:rsidP="00ED39BF">
      <w:pPr>
        <w:pStyle w:val="Default"/>
        <w:ind w:left="567" w:hanging="567"/>
        <w:jc w:val="both"/>
        <w:rPr>
          <w:iCs/>
          <w:color w:val="auto"/>
        </w:rPr>
      </w:pPr>
    </w:p>
    <w:p w14:paraId="59FF1915" w14:textId="77777777" w:rsidR="00ED39BF" w:rsidRPr="00BF4D85" w:rsidRDefault="00ED39BF" w:rsidP="00ED39BF">
      <w:pPr>
        <w:pStyle w:val="Default"/>
        <w:ind w:left="567" w:hanging="567"/>
        <w:jc w:val="both"/>
        <w:rPr>
          <w:iCs/>
          <w:color w:val="auto"/>
        </w:rPr>
      </w:pPr>
      <w:r w:rsidRPr="00BF4D85">
        <w:rPr>
          <w:iCs/>
          <w:color w:val="auto"/>
        </w:rPr>
        <w:t xml:space="preserve">A18. </w:t>
      </w:r>
      <w:r>
        <w:rPr>
          <w:iCs/>
          <w:color w:val="auto"/>
        </w:rPr>
        <w:tab/>
      </w:r>
      <w:r w:rsidRPr="00BF4D85">
        <w:rPr>
          <w:iCs/>
          <w:color w:val="auto"/>
        </w:rPr>
        <w:t xml:space="preserve">Uma ampla gama de situações pode ameaçar a objetividade, por exemplo, ameaças de interesse próprio, de defesa dos interesses da entidade auditada, de familiaridade, de auto-revisão e de intimidação. As salvaguardas podem eliminar ou reduzir essas ameaças e podem ser criadas por estruturas externas (por exemplo, a profissão do especialista, a legislação ou regulamentação que a rege) ou pelo ambiente de trabalho do especialista (por exemplo, políticas e procedimentos de controle de qualidade). Pode haver, também, salvaguardas específicas para o trabalho de auditoria. </w:t>
      </w:r>
    </w:p>
    <w:p w14:paraId="2A722AA6" w14:textId="77777777" w:rsidR="00ED39BF" w:rsidRDefault="00ED39BF" w:rsidP="00ED39BF">
      <w:pPr>
        <w:pStyle w:val="Default"/>
        <w:ind w:left="567" w:hanging="567"/>
        <w:jc w:val="both"/>
        <w:rPr>
          <w:iCs/>
          <w:color w:val="auto"/>
        </w:rPr>
      </w:pPr>
    </w:p>
    <w:p w14:paraId="78DAEAFB" w14:textId="77777777" w:rsidR="00ED39BF" w:rsidRPr="00BF4D85" w:rsidRDefault="00ED39BF" w:rsidP="00ED39BF">
      <w:pPr>
        <w:pStyle w:val="Default"/>
        <w:ind w:left="567" w:hanging="567"/>
        <w:jc w:val="both"/>
        <w:rPr>
          <w:iCs/>
          <w:color w:val="auto"/>
        </w:rPr>
      </w:pPr>
      <w:r w:rsidRPr="00BF4D85">
        <w:rPr>
          <w:iCs/>
          <w:color w:val="auto"/>
        </w:rPr>
        <w:t xml:space="preserve">A19. </w:t>
      </w:r>
      <w:r>
        <w:rPr>
          <w:iCs/>
          <w:color w:val="auto"/>
        </w:rPr>
        <w:tab/>
      </w:r>
      <w:r w:rsidRPr="00BF4D85">
        <w:rPr>
          <w:iCs/>
          <w:color w:val="auto"/>
        </w:rPr>
        <w:t xml:space="preserve">A avaliação da importância das ameaças à objetividade e se há necessidade de salvaguardas pode depender das atribuições do especialista do auditor e da importância do seu trabalho no contexto da auditoria. Pode haver algumas situações em que as salvaguardas não conseguem reduzir as ameaças a um nível aceitável, por exemplo, se o especialista do auditor proposto for uma pessoa que teve papel significativo na </w:t>
      </w:r>
      <w:r>
        <w:rPr>
          <w:iCs/>
          <w:color w:val="auto"/>
        </w:rPr>
        <w:t>elaboração</w:t>
      </w:r>
      <w:r w:rsidRPr="00BF4D85">
        <w:rPr>
          <w:iCs/>
          <w:color w:val="auto"/>
        </w:rPr>
        <w:t xml:space="preserve"> das informações que estão sendo auditadas, ou seja, se o especialista é um especialista da administração. </w:t>
      </w:r>
    </w:p>
    <w:p w14:paraId="0175A6BC" w14:textId="77777777" w:rsidR="00ED39BF" w:rsidRDefault="00ED39BF" w:rsidP="00ED39BF">
      <w:pPr>
        <w:pStyle w:val="Default"/>
        <w:ind w:left="567" w:hanging="567"/>
        <w:jc w:val="both"/>
        <w:rPr>
          <w:iCs/>
          <w:color w:val="auto"/>
        </w:rPr>
      </w:pPr>
    </w:p>
    <w:p w14:paraId="198A1E0A" w14:textId="77777777" w:rsidR="00ED39BF" w:rsidRPr="00BF4D85" w:rsidRDefault="00ED39BF" w:rsidP="00ED39BF">
      <w:pPr>
        <w:pStyle w:val="Default"/>
        <w:ind w:left="567" w:hanging="567"/>
        <w:jc w:val="both"/>
        <w:rPr>
          <w:iCs/>
          <w:color w:val="auto"/>
        </w:rPr>
      </w:pPr>
      <w:r w:rsidRPr="00BF4D85">
        <w:rPr>
          <w:iCs/>
          <w:color w:val="auto"/>
        </w:rPr>
        <w:t xml:space="preserve">A20. </w:t>
      </w:r>
      <w:r>
        <w:rPr>
          <w:iCs/>
          <w:color w:val="auto"/>
        </w:rPr>
        <w:tab/>
      </w:r>
      <w:r w:rsidRPr="00BF4D85">
        <w:rPr>
          <w:iCs/>
          <w:color w:val="auto"/>
        </w:rPr>
        <w:t xml:space="preserve">Ao avaliar a objetividade de especialista externo do auditor, pode ser relevante: </w:t>
      </w:r>
    </w:p>
    <w:p w14:paraId="62AF31C2" w14:textId="77777777" w:rsidR="00ED39BF" w:rsidRPr="00BF4D85" w:rsidRDefault="00ED39BF" w:rsidP="00ED39BF">
      <w:pPr>
        <w:pStyle w:val="Default"/>
        <w:ind w:left="1276" w:hanging="425"/>
        <w:jc w:val="both"/>
        <w:rPr>
          <w:iCs/>
          <w:color w:val="auto"/>
        </w:rPr>
      </w:pPr>
      <w:r w:rsidRPr="00BF4D85">
        <w:rPr>
          <w:iCs/>
          <w:color w:val="auto"/>
        </w:rPr>
        <w:t xml:space="preserve">(a) </w:t>
      </w:r>
      <w:r>
        <w:rPr>
          <w:iCs/>
          <w:color w:val="auto"/>
        </w:rPr>
        <w:tab/>
        <w:t>i</w:t>
      </w:r>
      <w:r w:rsidRPr="00BF4D85">
        <w:rPr>
          <w:iCs/>
          <w:color w:val="auto"/>
        </w:rPr>
        <w:t xml:space="preserve">ndagar a administração da entidade auditada sobre quaisquer interesses ou relações conhecidas que essa entidade tem com esse especialista externo que podem afetar a objetividade desse especialista. </w:t>
      </w:r>
    </w:p>
    <w:p w14:paraId="7614D9CB" w14:textId="77777777" w:rsidR="00ED39BF" w:rsidRPr="00BF4D85" w:rsidRDefault="00ED39BF" w:rsidP="00ED39BF">
      <w:pPr>
        <w:pStyle w:val="Default"/>
        <w:ind w:left="1276" w:hanging="425"/>
        <w:jc w:val="both"/>
        <w:rPr>
          <w:iCs/>
          <w:color w:val="auto"/>
        </w:rPr>
      </w:pPr>
      <w:r w:rsidRPr="00BF4D85">
        <w:rPr>
          <w:iCs/>
          <w:color w:val="auto"/>
        </w:rPr>
        <w:t xml:space="preserve">(b) </w:t>
      </w:r>
      <w:r>
        <w:rPr>
          <w:iCs/>
          <w:color w:val="auto"/>
        </w:rPr>
        <w:tab/>
        <w:t>d</w:t>
      </w:r>
      <w:r w:rsidRPr="00BF4D85">
        <w:rPr>
          <w:iCs/>
          <w:color w:val="auto"/>
        </w:rPr>
        <w:t xml:space="preserve">iscutir com esse especialista sobre quaisquer salvaguardas aplicáveis, incluindo quaisquer requisitos profissionais que se aplicam a esse especialista; e avaliar se as salvaguardas são adequadas para reduzir as ameaças a um nível aceitável. Interesses e relacionamentos que podem ser relevantes para serem discutidos com o especialista do auditor incluem: </w:t>
      </w:r>
    </w:p>
    <w:p w14:paraId="18F44213" w14:textId="77777777" w:rsidR="00ED39BF" w:rsidRPr="00BF4D85" w:rsidRDefault="00ED39BF">
      <w:pPr>
        <w:pStyle w:val="Default"/>
        <w:numPr>
          <w:ilvl w:val="0"/>
          <w:numId w:val="248"/>
        </w:numPr>
        <w:ind w:left="1701" w:hanging="283"/>
        <w:jc w:val="both"/>
        <w:rPr>
          <w:iCs/>
          <w:color w:val="auto"/>
        </w:rPr>
      </w:pPr>
      <w:r>
        <w:rPr>
          <w:iCs/>
          <w:color w:val="auto"/>
        </w:rPr>
        <w:t>i</w:t>
      </w:r>
      <w:r w:rsidRPr="00BF4D85">
        <w:rPr>
          <w:iCs/>
          <w:color w:val="auto"/>
        </w:rPr>
        <w:t>nteresses financeiros</w:t>
      </w:r>
      <w:r>
        <w:rPr>
          <w:iCs/>
          <w:color w:val="auto"/>
        </w:rPr>
        <w:t>;</w:t>
      </w:r>
      <w:r w:rsidRPr="00BF4D85">
        <w:rPr>
          <w:iCs/>
          <w:color w:val="auto"/>
        </w:rPr>
        <w:t xml:space="preserve"> </w:t>
      </w:r>
    </w:p>
    <w:p w14:paraId="6D979A28" w14:textId="77777777" w:rsidR="00ED39BF" w:rsidRPr="00BF4D85" w:rsidRDefault="00ED39BF">
      <w:pPr>
        <w:pStyle w:val="Default"/>
        <w:numPr>
          <w:ilvl w:val="0"/>
          <w:numId w:val="248"/>
        </w:numPr>
        <w:ind w:left="1701" w:hanging="283"/>
        <w:jc w:val="both"/>
        <w:rPr>
          <w:iCs/>
          <w:color w:val="auto"/>
        </w:rPr>
      </w:pPr>
      <w:r>
        <w:rPr>
          <w:iCs/>
          <w:color w:val="auto"/>
        </w:rPr>
        <w:t>r</w:t>
      </w:r>
      <w:r w:rsidRPr="00BF4D85">
        <w:rPr>
          <w:iCs/>
          <w:color w:val="auto"/>
        </w:rPr>
        <w:t>elacionamentos comerciais e pessoais</w:t>
      </w:r>
      <w:r>
        <w:rPr>
          <w:iCs/>
          <w:color w:val="auto"/>
        </w:rPr>
        <w:t>;</w:t>
      </w:r>
      <w:r w:rsidRPr="00BF4D85">
        <w:rPr>
          <w:iCs/>
          <w:color w:val="auto"/>
        </w:rPr>
        <w:t xml:space="preserve"> </w:t>
      </w:r>
    </w:p>
    <w:p w14:paraId="6C01E6C4" w14:textId="77777777" w:rsidR="00ED39BF" w:rsidRPr="00BF4D85" w:rsidRDefault="00ED39BF">
      <w:pPr>
        <w:pStyle w:val="Default"/>
        <w:numPr>
          <w:ilvl w:val="0"/>
          <w:numId w:val="248"/>
        </w:numPr>
        <w:ind w:left="1701" w:hanging="283"/>
        <w:jc w:val="both"/>
        <w:rPr>
          <w:iCs/>
          <w:color w:val="auto"/>
        </w:rPr>
      </w:pPr>
      <w:r>
        <w:rPr>
          <w:iCs/>
          <w:color w:val="auto"/>
        </w:rPr>
        <w:t>p</w:t>
      </w:r>
      <w:r w:rsidRPr="00BF4D85">
        <w:rPr>
          <w:iCs/>
          <w:color w:val="auto"/>
        </w:rPr>
        <w:t>restação de outros serviços pelo especialista, incluindo prestação de outros serviços pela organização no caso de o especialista externo ser uma organização</w:t>
      </w:r>
      <w:r>
        <w:rPr>
          <w:iCs/>
          <w:color w:val="auto"/>
        </w:rPr>
        <w:t>;</w:t>
      </w:r>
      <w:r w:rsidRPr="00BF4D85">
        <w:rPr>
          <w:iCs/>
          <w:color w:val="auto"/>
        </w:rPr>
        <w:t xml:space="preserve"> </w:t>
      </w:r>
    </w:p>
    <w:p w14:paraId="1FFEDF52" w14:textId="77777777" w:rsidR="00ED39BF" w:rsidRDefault="00ED39BF" w:rsidP="00ED39BF">
      <w:pPr>
        <w:pStyle w:val="Default"/>
        <w:ind w:left="567"/>
        <w:jc w:val="both"/>
        <w:rPr>
          <w:iCs/>
          <w:color w:val="auto"/>
        </w:rPr>
      </w:pPr>
    </w:p>
    <w:p w14:paraId="0FCA18D8" w14:textId="77777777" w:rsidR="00ED39BF" w:rsidRPr="00BF4D85" w:rsidRDefault="00ED39BF" w:rsidP="00ED39BF">
      <w:pPr>
        <w:pStyle w:val="Default"/>
        <w:ind w:left="567"/>
        <w:jc w:val="both"/>
        <w:rPr>
          <w:iCs/>
          <w:color w:val="auto"/>
        </w:rPr>
      </w:pPr>
      <w:r w:rsidRPr="00BF4D85">
        <w:rPr>
          <w:iCs/>
          <w:color w:val="auto"/>
        </w:rPr>
        <w:t xml:space="preserve">Em alguns casos, pode ser </w:t>
      </w:r>
      <w:r>
        <w:rPr>
          <w:iCs/>
          <w:color w:val="auto"/>
        </w:rPr>
        <w:t xml:space="preserve">apropriado </w:t>
      </w:r>
      <w:r w:rsidRPr="00BF4D85">
        <w:rPr>
          <w:iCs/>
          <w:color w:val="auto"/>
        </w:rPr>
        <w:t xml:space="preserve">para o auditor obter uma representação </w:t>
      </w:r>
      <w:r>
        <w:rPr>
          <w:iCs/>
          <w:color w:val="auto"/>
        </w:rPr>
        <w:t xml:space="preserve">formal </w:t>
      </w:r>
      <w:r w:rsidRPr="00BF4D85">
        <w:rPr>
          <w:iCs/>
          <w:color w:val="auto"/>
        </w:rPr>
        <w:t xml:space="preserve">do seu especialista externo, sobre quaisquer interesses ou relacionamentos com a entidade auditada sobre os quais o especialista tem conhecimento. </w:t>
      </w:r>
    </w:p>
    <w:p w14:paraId="5727D7F4" w14:textId="77777777" w:rsidR="00ED39BF" w:rsidRDefault="00ED39BF" w:rsidP="00ED39BF">
      <w:pPr>
        <w:pStyle w:val="Default"/>
        <w:ind w:left="567" w:hanging="567"/>
        <w:jc w:val="both"/>
        <w:rPr>
          <w:iCs/>
          <w:color w:val="auto"/>
        </w:rPr>
      </w:pPr>
    </w:p>
    <w:p w14:paraId="2E94A267" w14:textId="77777777" w:rsidR="00ED39BF" w:rsidRPr="00BF4D85" w:rsidRDefault="00ED39BF" w:rsidP="00ED39BF">
      <w:pPr>
        <w:pStyle w:val="Default"/>
        <w:jc w:val="both"/>
        <w:rPr>
          <w:iCs/>
          <w:color w:val="auto"/>
        </w:rPr>
      </w:pPr>
      <w:r w:rsidRPr="0051318E">
        <w:rPr>
          <w:b/>
          <w:iCs/>
          <w:color w:val="auto"/>
        </w:rPr>
        <w:t xml:space="preserve">Obtenção de entendimento sobre a área de </w:t>
      </w:r>
      <w:r>
        <w:rPr>
          <w:b/>
          <w:iCs/>
          <w:color w:val="auto"/>
        </w:rPr>
        <w:t>especialização</w:t>
      </w:r>
      <w:r w:rsidRPr="0051318E">
        <w:rPr>
          <w:b/>
          <w:iCs/>
          <w:color w:val="auto"/>
        </w:rPr>
        <w:t xml:space="preserve"> do especialista do auditor</w:t>
      </w:r>
      <w:r w:rsidRPr="00BF4D85">
        <w:rPr>
          <w:iCs/>
          <w:color w:val="auto"/>
        </w:rPr>
        <w:t xml:space="preserve"> (ver item 10) </w:t>
      </w:r>
    </w:p>
    <w:p w14:paraId="17271F70" w14:textId="77777777" w:rsidR="00ED39BF" w:rsidRDefault="00ED39BF" w:rsidP="00ED39BF">
      <w:pPr>
        <w:pStyle w:val="Default"/>
        <w:ind w:left="567" w:hanging="567"/>
        <w:jc w:val="both"/>
        <w:rPr>
          <w:iCs/>
          <w:color w:val="auto"/>
        </w:rPr>
      </w:pPr>
    </w:p>
    <w:p w14:paraId="52EDD33E" w14:textId="77777777" w:rsidR="00ED39BF" w:rsidRPr="00BF4D85" w:rsidRDefault="00ED39BF" w:rsidP="00ED39BF">
      <w:pPr>
        <w:pStyle w:val="Default"/>
        <w:ind w:left="567" w:hanging="567"/>
        <w:jc w:val="both"/>
        <w:rPr>
          <w:iCs/>
          <w:color w:val="auto"/>
        </w:rPr>
      </w:pPr>
      <w:r w:rsidRPr="00BF4D85">
        <w:rPr>
          <w:iCs/>
          <w:color w:val="auto"/>
        </w:rPr>
        <w:t xml:space="preserve">A21. </w:t>
      </w:r>
      <w:r>
        <w:rPr>
          <w:iCs/>
          <w:color w:val="auto"/>
        </w:rPr>
        <w:tab/>
      </w:r>
      <w:r w:rsidRPr="00BF4D85">
        <w:rPr>
          <w:iCs/>
          <w:color w:val="auto"/>
        </w:rPr>
        <w:t xml:space="preserve">O auditor pode obter entendimento da área de atuação do especialista do auditor pelos meios descritos no item A7, ou por meio de discussão com esse especialista. </w:t>
      </w:r>
    </w:p>
    <w:p w14:paraId="08CDDD46" w14:textId="77777777" w:rsidR="00ED39BF" w:rsidRDefault="00ED39BF" w:rsidP="00ED39BF">
      <w:pPr>
        <w:pStyle w:val="Default"/>
        <w:ind w:left="567" w:hanging="567"/>
        <w:jc w:val="both"/>
        <w:rPr>
          <w:iCs/>
          <w:color w:val="auto"/>
        </w:rPr>
      </w:pPr>
    </w:p>
    <w:p w14:paraId="5CAE818C" w14:textId="77777777" w:rsidR="00ED39BF" w:rsidRPr="00BF4D85" w:rsidRDefault="00ED39BF" w:rsidP="00ED39BF">
      <w:pPr>
        <w:pStyle w:val="Default"/>
        <w:ind w:left="567" w:hanging="567"/>
        <w:jc w:val="both"/>
        <w:rPr>
          <w:iCs/>
          <w:color w:val="auto"/>
        </w:rPr>
      </w:pPr>
      <w:r w:rsidRPr="00BF4D85">
        <w:rPr>
          <w:iCs/>
          <w:color w:val="auto"/>
        </w:rPr>
        <w:t xml:space="preserve">A22. </w:t>
      </w:r>
      <w:r>
        <w:rPr>
          <w:iCs/>
          <w:color w:val="auto"/>
        </w:rPr>
        <w:tab/>
      </w:r>
      <w:r w:rsidRPr="00BF4D85">
        <w:rPr>
          <w:iCs/>
          <w:color w:val="auto"/>
        </w:rPr>
        <w:t xml:space="preserve">Os aspectos relevantes da área de atuação do especialista para o entendimento do auditor podem incluir: </w:t>
      </w:r>
    </w:p>
    <w:p w14:paraId="2DACBDC3" w14:textId="77777777" w:rsidR="00ED39BF" w:rsidRPr="00BF4D85" w:rsidRDefault="00ED39BF">
      <w:pPr>
        <w:pStyle w:val="Default"/>
        <w:numPr>
          <w:ilvl w:val="0"/>
          <w:numId w:val="245"/>
        </w:numPr>
        <w:ind w:left="1134" w:hanging="283"/>
        <w:jc w:val="both"/>
        <w:rPr>
          <w:iCs/>
          <w:color w:val="auto"/>
        </w:rPr>
      </w:pPr>
      <w:r>
        <w:rPr>
          <w:iCs/>
          <w:color w:val="auto"/>
        </w:rPr>
        <w:t>s</w:t>
      </w:r>
      <w:r w:rsidRPr="00BF4D85">
        <w:rPr>
          <w:iCs/>
          <w:color w:val="auto"/>
        </w:rPr>
        <w:t>e a área desse especialista contém especializações que são relevantes para a auditoria (ver item A17)</w:t>
      </w:r>
      <w:r>
        <w:rPr>
          <w:iCs/>
          <w:color w:val="auto"/>
        </w:rPr>
        <w:t>;</w:t>
      </w:r>
      <w:r w:rsidRPr="00BF4D85">
        <w:rPr>
          <w:iCs/>
          <w:color w:val="auto"/>
        </w:rPr>
        <w:t xml:space="preserve"> </w:t>
      </w:r>
    </w:p>
    <w:p w14:paraId="56F8BCE0" w14:textId="77777777" w:rsidR="00ED39BF" w:rsidRPr="00BF4D85" w:rsidRDefault="00ED39BF">
      <w:pPr>
        <w:pStyle w:val="Default"/>
        <w:numPr>
          <w:ilvl w:val="0"/>
          <w:numId w:val="245"/>
        </w:numPr>
        <w:ind w:left="1134" w:hanging="283"/>
        <w:jc w:val="both"/>
        <w:rPr>
          <w:iCs/>
          <w:color w:val="auto"/>
        </w:rPr>
      </w:pPr>
      <w:r>
        <w:rPr>
          <w:iCs/>
          <w:color w:val="auto"/>
        </w:rPr>
        <w:t>s</w:t>
      </w:r>
      <w:r w:rsidRPr="00BF4D85">
        <w:rPr>
          <w:iCs/>
          <w:color w:val="auto"/>
        </w:rPr>
        <w:t>e quaisquer outras normas profissionais ou de outra natureza e exigências regulatórias ou legais são aplicáveis</w:t>
      </w:r>
      <w:r>
        <w:rPr>
          <w:iCs/>
          <w:color w:val="auto"/>
        </w:rPr>
        <w:t>;</w:t>
      </w:r>
      <w:r w:rsidRPr="00BF4D85">
        <w:rPr>
          <w:iCs/>
          <w:color w:val="auto"/>
        </w:rPr>
        <w:t xml:space="preserve"> </w:t>
      </w:r>
    </w:p>
    <w:p w14:paraId="1F72D1D1" w14:textId="77777777" w:rsidR="00ED39BF" w:rsidRPr="00BF4D85" w:rsidRDefault="00ED39BF">
      <w:pPr>
        <w:pStyle w:val="Default"/>
        <w:numPr>
          <w:ilvl w:val="0"/>
          <w:numId w:val="245"/>
        </w:numPr>
        <w:ind w:left="1134" w:hanging="283"/>
        <w:jc w:val="both"/>
        <w:rPr>
          <w:iCs/>
          <w:color w:val="auto"/>
        </w:rPr>
      </w:pPr>
      <w:r>
        <w:rPr>
          <w:iCs/>
          <w:color w:val="auto"/>
        </w:rPr>
        <w:t>q</w:t>
      </w:r>
      <w:r w:rsidRPr="00BF4D85">
        <w:rPr>
          <w:iCs/>
          <w:color w:val="auto"/>
        </w:rPr>
        <w:t xml:space="preserve">uais premissas e métodos, incluindo modelos, quando aplicáveis, são usados pelo especialista do auditor, e se são geralmente aceitos na área desse especialista e </w:t>
      </w:r>
      <w:r>
        <w:rPr>
          <w:iCs/>
          <w:color w:val="auto"/>
        </w:rPr>
        <w:t xml:space="preserve">apropriados </w:t>
      </w:r>
      <w:r w:rsidRPr="00BF4D85">
        <w:rPr>
          <w:iCs/>
          <w:color w:val="auto"/>
        </w:rPr>
        <w:t>para fins de demonstrações contábeis</w:t>
      </w:r>
      <w:r>
        <w:rPr>
          <w:iCs/>
          <w:color w:val="auto"/>
        </w:rPr>
        <w:t>;</w:t>
      </w:r>
      <w:r w:rsidRPr="00BF4D85">
        <w:rPr>
          <w:iCs/>
          <w:color w:val="auto"/>
        </w:rPr>
        <w:t xml:space="preserve"> </w:t>
      </w:r>
    </w:p>
    <w:p w14:paraId="12E7FCBF" w14:textId="77777777" w:rsidR="00ED39BF" w:rsidRPr="00BF4D85" w:rsidRDefault="00ED39BF">
      <w:pPr>
        <w:pStyle w:val="Default"/>
        <w:numPr>
          <w:ilvl w:val="0"/>
          <w:numId w:val="245"/>
        </w:numPr>
        <w:ind w:left="1134" w:hanging="283"/>
        <w:jc w:val="both"/>
        <w:rPr>
          <w:iCs/>
          <w:color w:val="auto"/>
        </w:rPr>
      </w:pPr>
      <w:r>
        <w:rPr>
          <w:iCs/>
          <w:color w:val="auto"/>
        </w:rPr>
        <w:t>a</w:t>
      </w:r>
      <w:r w:rsidRPr="00BF4D85">
        <w:rPr>
          <w:iCs/>
          <w:color w:val="auto"/>
        </w:rPr>
        <w:t xml:space="preserve"> natureza dos dados ou das informações internas e externas usadas pelo especialista do auditor. </w:t>
      </w:r>
    </w:p>
    <w:p w14:paraId="68D7D93E" w14:textId="77777777" w:rsidR="00ED39BF" w:rsidRPr="00BF4D85" w:rsidRDefault="00ED39BF" w:rsidP="00ED39BF">
      <w:pPr>
        <w:pStyle w:val="Default"/>
        <w:ind w:left="567" w:hanging="567"/>
        <w:jc w:val="both"/>
        <w:rPr>
          <w:iCs/>
          <w:color w:val="auto"/>
        </w:rPr>
      </w:pPr>
    </w:p>
    <w:p w14:paraId="3BB5FFA8" w14:textId="77777777" w:rsidR="00ED39BF" w:rsidRPr="00BF4D85" w:rsidRDefault="00ED39BF" w:rsidP="00ED39BF">
      <w:pPr>
        <w:pStyle w:val="Default"/>
        <w:ind w:left="567" w:hanging="567"/>
        <w:jc w:val="both"/>
        <w:rPr>
          <w:iCs/>
          <w:color w:val="auto"/>
        </w:rPr>
      </w:pPr>
      <w:r w:rsidRPr="0051318E">
        <w:rPr>
          <w:b/>
          <w:iCs/>
          <w:color w:val="auto"/>
        </w:rPr>
        <w:t>Acordo com o especialista do auditor</w:t>
      </w:r>
      <w:r w:rsidRPr="00BF4D85">
        <w:rPr>
          <w:iCs/>
          <w:color w:val="auto"/>
        </w:rPr>
        <w:t xml:space="preserve"> (ver item 11) </w:t>
      </w:r>
    </w:p>
    <w:p w14:paraId="501DAB98" w14:textId="77777777" w:rsidR="00ED39BF" w:rsidRDefault="00ED39BF" w:rsidP="00ED39BF">
      <w:pPr>
        <w:pStyle w:val="Default"/>
        <w:ind w:left="567" w:hanging="567"/>
        <w:jc w:val="both"/>
        <w:rPr>
          <w:iCs/>
          <w:color w:val="auto"/>
        </w:rPr>
      </w:pPr>
    </w:p>
    <w:p w14:paraId="1D4CBEB6" w14:textId="77777777" w:rsidR="00ED39BF" w:rsidRPr="00BF4D85" w:rsidRDefault="00ED39BF" w:rsidP="00ED39BF">
      <w:pPr>
        <w:pStyle w:val="Default"/>
        <w:ind w:left="567" w:hanging="567"/>
        <w:jc w:val="both"/>
        <w:rPr>
          <w:iCs/>
          <w:color w:val="auto"/>
        </w:rPr>
      </w:pPr>
      <w:r w:rsidRPr="00BF4D85">
        <w:rPr>
          <w:iCs/>
          <w:color w:val="auto"/>
        </w:rPr>
        <w:t xml:space="preserve">A23. </w:t>
      </w:r>
      <w:r>
        <w:rPr>
          <w:iCs/>
          <w:color w:val="auto"/>
        </w:rPr>
        <w:tab/>
      </w:r>
      <w:r w:rsidRPr="00BF4D85">
        <w:rPr>
          <w:iCs/>
          <w:color w:val="auto"/>
        </w:rPr>
        <w:t xml:space="preserve">A natureza, o alcance e os objetivos do trabalho do especialista do auditor podem variar consideravelmente conforme as circunstâncias, assim como as respectivas atribuições e responsabilidades do auditor e desse especialista, a natureza, </w:t>
      </w:r>
      <w:r>
        <w:rPr>
          <w:iCs/>
          <w:color w:val="auto"/>
        </w:rPr>
        <w:t xml:space="preserve">a </w:t>
      </w:r>
      <w:r w:rsidRPr="00BF4D85">
        <w:rPr>
          <w:iCs/>
          <w:color w:val="auto"/>
        </w:rPr>
        <w:t xml:space="preserve">época e </w:t>
      </w:r>
      <w:r>
        <w:rPr>
          <w:iCs/>
          <w:color w:val="auto"/>
        </w:rPr>
        <w:t xml:space="preserve">a </w:t>
      </w:r>
      <w:r w:rsidRPr="00BF4D85">
        <w:rPr>
          <w:iCs/>
          <w:color w:val="auto"/>
        </w:rPr>
        <w:t xml:space="preserve">extensão da comunicação entre o auditor e esse especialista. É necessário, portanto, que esses assuntos sejam estabelecidos entre o auditor e o especialista do auditor independentemente de ser especialista externo ou interno. </w:t>
      </w:r>
    </w:p>
    <w:p w14:paraId="243D1373" w14:textId="77777777" w:rsidR="00ED39BF" w:rsidRDefault="00ED39BF" w:rsidP="00ED39BF">
      <w:pPr>
        <w:pStyle w:val="Default"/>
        <w:ind w:left="567" w:hanging="567"/>
        <w:jc w:val="both"/>
        <w:rPr>
          <w:iCs/>
          <w:color w:val="auto"/>
        </w:rPr>
      </w:pPr>
    </w:p>
    <w:p w14:paraId="561FF99E" w14:textId="77777777" w:rsidR="00ED39BF" w:rsidRPr="00BF4D85" w:rsidRDefault="00ED39BF" w:rsidP="00ED39BF">
      <w:pPr>
        <w:pStyle w:val="Default"/>
        <w:ind w:left="567" w:hanging="567"/>
        <w:jc w:val="both"/>
        <w:rPr>
          <w:iCs/>
          <w:color w:val="auto"/>
        </w:rPr>
      </w:pPr>
      <w:r w:rsidRPr="00BF4D85">
        <w:rPr>
          <w:iCs/>
          <w:color w:val="auto"/>
        </w:rPr>
        <w:t xml:space="preserve">A24. </w:t>
      </w:r>
      <w:r>
        <w:rPr>
          <w:iCs/>
          <w:color w:val="auto"/>
        </w:rPr>
        <w:tab/>
      </w:r>
      <w:r w:rsidRPr="00BF4D85">
        <w:rPr>
          <w:iCs/>
          <w:color w:val="auto"/>
        </w:rPr>
        <w:t>Os assuntos observados no item 8 podem afetar o nível de detalhe e</w:t>
      </w:r>
      <w:r>
        <w:rPr>
          <w:iCs/>
          <w:color w:val="auto"/>
        </w:rPr>
        <w:t xml:space="preserve"> a</w:t>
      </w:r>
      <w:r w:rsidRPr="00BF4D85">
        <w:rPr>
          <w:iCs/>
          <w:color w:val="auto"/>
        </w:rPr>
        <w:t xml:space="preserve"> formalidade do acordo entre o auditor e o especialista do auditor, incluindo se é </w:t>
      </w:r>
      <w:r>
        <w:rPr>
          <w:iCs/>
          <w:color w:val="auto"/>
        </w:rPr>
        <w:t xml:space="preserve">apropriado </w:t>
      </w:r>
      <w:r w:rsidRPr="00BF4D85">
        <w:rPr>
          <w:iCs/>
          <w:color w:val="auto"/>
        </w:rPr>
        <w:t xml:space="preserve">que o acordo seja por escrito. Os fatores a seguir, por exemplo, podem sugerir a necessidade de acordo mais detalhado do que seria feito normalmente, ou desse acordo ser feito por escrito: </w:t>
      </w:r>
    </w:p>
    <w:p w14:paraId="23B8103F" w14:textId="77777777" w:rsidR="00ED39BF" w:rsidRPr="00BF4D85" w:rsidRDefault="00ED39BF">
      <w:pPr>
        <w:pStyle w:val="Default"/>
        <w:numPr>
          <w:ilvl w:val="0"/>
          <w:numId w:val="245"/>
        </w:numPr>
        <w:ind w:left="1134" w:hanging="283"/>
        <w:jc w:val="both"/>
        <w:rPr>
          <w:iCs/>
          <w:color w:val="auto"/>
        </w:rPr>
      </w:pPr>
      <w:r>
        <w:rPr>
          <w:iCs/>
          <w:color w:val="auto"/>
        </w:rPr>
        <w:t>o</w:t>
      </w:r>
      <w:r w:rsidRPr="00BF4D85">
        <w:rPr>
          <w:iCs/>
          <w:color w:val="auto"/>
        </w:rPr>
        <w:t xml:space="preserve"> especialista terá acesso a informações sensíveis ou confidenciais da entidade</w:t>
      </w:r>
      <w:r>
        <w:rPr>
          <w:iCs/>
          <w:color w:val="auto"/>
        </w:rPr>
        <w:t>;</w:t>
      </w:r>
      <w:r w:rsidRPr="00BF4D85">
        <w:rPr>
          <w:iCs/>
          <w:color w:val="auto"/>
        </w:rPr>
        <w:t xml:space="preserve"> </w:t>
      </w:r>
    </w:p>
    <w:p w14:paraId="6753FF4D" w14:textId="77777777" w:rsidR="00ED39BF" w:rsidRPr="00BF4D85" w:rsidRDefault="00ED39BF">
      <w:pPr>
        <w:pStyle w:val="Default"/>
        <w:numPr>
          <w:ilvl w:val="0"/>
          <w:numId w:val="245"/>
        </w:numPr>
        <w:ind w:left="1134" w:hanging="283"/>
        <w:jc w:val="both"/>
        <w:rPr>
          <w:iCs/>
          <w:color w:val="auto"/>
        </w:rPr>
      </w:pPr>
      <w:r>
        <w:rPr>
          <w:iCs/>
          <w:color w:val="auto"/>
        </w:rPr>
        <w:t>a</w:t>
      </w:r>
      <w:r w:rsidRPr="00BF4D85">
        <w:rPr>
          <w:iCs/>
          <w:color w:val="auto"/>
        </w:rPr>
        <w:t>s respectivas atribuições ou responsabilidades do auditor e do especialista do auditor são diferentes das normalmente esperadas</w:t>
      </w:r>
      <w:r>
        <w:rPr>
          <w:iCs/>
          <w:color w:val="auto"/>
        </w:rPr>
        <w:t>;</w:t>
      </w:r>
      <w:r w:rsidRPr="00BF4D85">
        <w:rPr>
          <w:iCs/>
          <w:color w:val="auto"/>
        </w:rPr>
        <w:t xml:space="preserve"> </w:t>
      </w:r>
    </w:p>
    <w:p w14:paraId="1C761294" w14:textId="77777777" w:rsidR="00ED39BF" w:rsidRPr="00BF4D85" w:rsidRDefault="00ED39BF">
      <w:pPr>
        <w:pStyle w:val="Default"/>
        <w:numPr>
          <w:ilvl w:val="0"/>
          <w:numId w:val="245"/>
        </w:numPr>
        <w:ind w:left="1134" w:hanging="283"/>
        <w:jc w:val="both"/>
        <w:rPr>
          <w:iCs/>
          <w:color w:val="auto"/>
        </w:rPr>
      </w:pPr>
      <w:r>
        <w:rPr>
          <w:iCs/>
          <w:color w:val="auto"/>
        </w:rPr>
        <w:t>s</w:t>
      </w:r>
      <w:r w:rsidRPr="00BF4D85">
        <w:rPr>
          <w:iCs/>
          <w:color w:val="auto"/>
        </w:rPr>
        <w:t>ão aplicadas exigências legais ou regulatórias, locais e de outras jurisdições, se aplicável</w:t>
      </w:r>
      <w:r>
        <w:rPr>
          <w:iCs/>
          <w:color w:val="auto"/>
        </w:rPr>
        <w:t>;</w:t>
      </w:r>
      <w:r w:rsidRPr="00BF4D85">
        <w:rPr>
          <w:iCs/>
          <w:color w:val="auto"/>
        </w:rPr>
        <w:t xml:space="preserve"> </w:t>
      </w:r>
    </w:p>
    <w:p w14:paraId="78B376ED" w14:textId="77777777" w:rsidR="00ED39BF" w:rsidRPr="00BF4D85" w:rsidRDefault="00ED39BF">
      <w:pPr>
        <w:pStyle w:val="Default"/>
        <w:numPr>
          <w:ilvl w:val="0"/>
          <w:numId w:val="245"/>
        </w:numPr>
        <w:ind w:left="1134" w:hanging="283"/>
        <w:jc w:val="both"/>
        <w:rPr>
          <w:iCs/>
          <w:color w:val="auto"/>
        </w:rPr>
      </w:pPr>
      <w:r>
        <w:rPr>
          <w:iCs/>
          <w:color w:val="auto"/>
        </w:rPr>
        <w:t>o</w:t>
      </w:r>
      <w:r w:rsidRPr="00BF4D85">
        <w:rPr>
          <w:iCs/>
          <w:color w:val="auto"/>
        </w:rPr>
        <w:t xml:space="preserve"> assunto ao qual se refere o trabalho do especialista do auditor é altamente complexo</w:t>
      </w:r>
      <w:r>
        <w:rPr>
          <w:iCs/>
          <w:color w:val="auto"/>
        </w:rPr>
        <w:t>;</w:t>
      </w:r>
      <w:r w:rsidRPr="00BF4D85">
        <w:rPr>
          <w:iCs/>
          <w:color w:val="auto"/>
        </w:rPr>
        <w:t xml:space="preserve"> </w:t>
      </w:r>
    </w:p>
    <w:p w14:paraId="17E66706" w14:textId="77777777" w:rsidR="00ED39BF" w:rsidRPr="00BF4D85" w:rsidRDefault="00ED39BF">
      <w:pPr>
        <w:pStyle w:val="Default"/>
        <w:numPr>
          <w:ilvl w:val="0"/>
          <w:numId w:val="245"/>
        </w:numPr>
        <w:ind w:left="1134" w:hanging="283"/>
        <w:jc w:val="both"/>
        <w:rPr>
          <w:iCs/>
          <w:color w:val="auto"/>
        </w:rPr>
      </w:pPr>
      <w:r>
        <w:rPr>
          <w:iCs/>
          <w:color w:val="auto"/>
        </w:rPr>
        <w:t>o</w:t>
      </w:r>
      <w:r w:rsidRPr="00BF4D85">
        <w:rPr>
          <w:iCs/>
          <w:color w:val="auto"/>
        </w:rPr>
        <w:t xml:space="preserve"> auditor não utilizou anteriormente trabalho executado por esse especialista</w:t>
      </w:r>
      <w:r>
        <w:rPr>
          <w:iCs/>
          <w:color w:val="auto"/>
        </w:rPr>
        <w:t>;</w:t>
      </w:r>
      <w:r w:rsidRPr="00BF4D85">
        <w:rPr>
          <w:iCs/>
          <w:color w:val="auto"/>
        </w:rPr>
        <w:t xml:space="preserve"> </w:t>
      </w:r>
    </w:p>
    <w:p w14:paraId="7D0B0DA5" w14:textId="77777777" w:rsidR="00ED39BF" w:rsidRPr="00BF4D85" w:rsidRDefault="00ED39BF">
      <w:pPr>
        <w:pStyle w:val="Default"/>
        <w:numPr>
          <w:ilvl w:val="0"/>
          <w:numId w:val="245"/>
        </w:numPr>
        <w:ind w:left="1134" w:hanging="283"/>
        <w:jc w:val="both"/>
        <w:rPr>
          <w:iCs/>
          <w:color w:val="auto"/>
        </w:rPr>
      </w:pPr>
      <w:r>
        <w:rPr>
          <w:iCs/>
          <w:color w:val="auto"/>
        </w:rPr>
        <w:t>u</w:t>
      </w:r>
      <w:r w:rsidRPr="00BF4D85">
        <w:rPr>
          <w:iCs/>
          <w:color w:val="auto"/>
        </w:rPr>
        <w:t xml:space="preserve">ma extensão maior do trabalho do especialista do auditor, e sua importância no contexto da auditoria. </w:t>
      </w:r>
    </w:p>
    <w:p w14:paraId="2C17632F" w14:textId="77777777" w:rsidR="00ED39BF" w:rsidRDefault="00ED39BF" w:rsidP="00ED39BF">
      <w:pPr>
        <w:pStyle w:val="Default"/>
        <w:ind w:left="567" w:hanging="567"/>
        <w:jc w:val="both"/>
        <w:rPr>
          <w:iCs/>
          <w:color w:val="auto"/>
        </w:rPr>
      </w:pPr>
    </w:p>
    <w:p w14:paraId="1844DFD0" w14:textId="77777777" w:rsidR="00ED39BF" w:rsidRPr="00BF4D85" w:rsidRDefault="00ED39BF" w:rsidP="00ED39BF">
      <w:pPr>
        <w:pStyle w:val="Default"/>
        <w:ind w:left="567" w:hanging="567"/>
        <w:jc w:val="both"/>
        <w:rPr>
          <w:iCs/>
          <w:color w:val="auto"/>
        </w:rPr>
      </w:pPr>
      <w:r w:rsidRPr="00BF4D85">
        <w:rPr>
          <w:iCs/>
          <w:color w:val="auto"/>
        </w:rPr>
        <w:t xml:space="preserve">A25. </w:t>
      </w:r>
      <w:r>
        <w:rPr>
          <w:iCs/>
          <w:color w:val="auto"/>
        </w:rPr>
        <w:tab/>
      </w:r>
      <w:r w:rsidRPr="00BF4D85">
        <w:rPr>
          <w:iCs/>
          <w:color w:val="auto"/>
        </w:rPr>
        <w:t>O acordo entre o auditor e o especialista externo do auditor é freq</w:t>
      </w:r>
      <w:r>
        <w:rPr>
          <w:iCs/>
          <w:color w:val="auto"/>
        </w:rPr>
        <w:t>u</w:t>
      </w:r>
      <w:r w:rsidRPr="00BF4D85">
        <w:rPr>
          <w:iCs/>
          <w:color w:val="auto"/>
        </w:rPr>
        <w:t xml:space="preserve">entemente na forma de carta de contratação. O Apêndice apresenta uma lista dos assuntos que o auditor pode considerar incluir na carta de contratação ou em qualquer outra forma de acordo com um especialista externo do auditor. </w:t>
      </w:r>
    </w:p>
    <w:p w14:paraId="254AEAF5" w14:textId="77777777" w:rsidR="00ED39BF" w:rsidRDefault="00ED39BF" w:rsidP="00ED39BF">
      <w:pPr>
        <w:pStyle w:val="Default"/>
        <w:ind w:left="567" w:hanging="567"/>
        <w:jc w:val="both"/>
        <w:rPr>
          <w:iCs/>
          <w:color w:val="auto"/>
        </w:rPr>
      </w:pPr>
    </w:p>
    <w:p w14:paraId="46247BEA" w14:textId="77777777" w:rsidR="00ED39BF" w:rsidRPr="00BF4D85" w:rsidRDefault="00ED39BF" w:rsidP="00ED39BF">
      <w:pPr>
        <w:pStyle w:val="Default"/>
        <w:ind w:left="567" w:hanging="567"/>
        <w:jc w:val="both"/>
        <w:rPr>
          <w:iCs/>
          <w:color w:val="auto"/>
        </w:rPr>
      </w:pPr>
      <w:r w:rsidRPr="00BF4D85">
        <w:rPr>
          <w:iCs/>
          <w:color w:val="auto"/>
        </w:rPr>
        <w:t xml:space="preserve">A26. </w:t>
      </w:r>
      <w:r>
        <w:rPr>
          <w:iCs/>
          <w:color w:val="auto"/>
        </w:rPr>
        <w:tab/>
      </w:r>
      <w:r w:rsidRPr="00BF4D85">
        <w:rPr>
          <w:iCs/>
          <w:color w:val="auto"/>
        </w:rPr>
        <w:t xml:space="preserve">Quando não há acordo por escrito entre o auditor e o especialista do auditor, o entendimento pode ser documentado, por exemplo: </w:t>
      </w:r>
    </w:p>
    <w:p w14:paraId="00B2A1B8" w14:textId="77777777" w:rsidR="00ED39BF" w:rsidRPr="00BF4D85" w:rsidRDefault="00ED39BF">
      <w:pPr>
        <w:pStyle w:val="Default"/>
        <w:numPr>
          <w:ilvl w:val="0"/>
          <w:numId w:val="245"/>
        </w:numPr>
        <w:ind w:left="1134" w:hanging="283"/>
        <w:jc w:val="both"/>
        <w:rPr>
          <w:iCs/>
          <w:color w:val="auto"/>
        </w:rPr>
      </w:pPr>
      <w:r w:rsidRPr="00BF4D85">
        <w:rPr>
          <w:iCs/>
          <w:color w:val="auto"/>
        </w:rPr>
        <w:t>em memorandos de planejamento ou papéis de trabalho relacionados, como o programa de auditoria</w:t>
      </w:r>
      <w:r>
        <w:rPr>
          <w:iCs/>
          <w:color w:val="auto"/>
        </w:rPr>
        <w:t>;</w:t>
      </w:r>
      <w:r w:rsidRPr="00BF4D85">
        <w:rPr>
          <w:iCs/>
          <w:color w:val="auto"/>
        </w:rPr>
        <w:t xml:space="preserve"> </w:t>
      </w:r>
    </w:p>
    <w:p w14:paraId="5FF2BDEC"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nas políticas e procedimentos da firma de auditoria. No caso de especialista interno do auditor, as políticas e procedimentos estabelecidos que esse especialista está sujeito podem incluir políticas e procedimentos específicos em relação ao trabalho desse especialista. A extensão da documentação nos papéis de trabalho do auditor depende da natureza dessas políticas e procedimentos. Por exemplo, não pode ser requerida nenhuma documentação nos papéis de trabalho do auditor se a firma de auditoria tem políticas detalhadas cobrindo as circunstâncias em que o trabalho desse especialista é utilizado. </w:t>
      </w:r>
    </w:p>
    <w:p w14:paraId="7E6CFBC5" w14:textId="77777777" w:rsidR="00ED39BF" w:rsidRDefault="00ED39BF" w:rsidP="00ED39BF">
      <w:pPr>
        <w:pStyle w:val="Default"/>
        <w:ind w:left="567" w:hanging="567"/>
        <w:jc w:val="both"/>
        <w:rPr>
          <w:iCs/>
          <w:color w:val="auto"/>
        </w:rPr>
      </w:pPr>
    </w:p>
    <w:p w14:paraId="3603B598" w14:textId="77777777" w:rsidR="00ED39BF" w:rsidRPr="00BF4D85" w:rsidRDefault="00ED39BF" w:rsidP="00ED39BF">
      <w:pPr>
        <w:pStyle w:val="Default"/>
        <w:ind w:left="567" w:hanging="567"/>
        <w:jc w:val="both"/>
        <w:rPr>
          <w:iCs/>
          <w:color w:val="auto"/>
        </w:rPr>
      </w:pPr>
      <w:r w:rsidRPr="00BF4D85">
        <w:rPr>
          <w:iCs/>
          <w:color w:val="auto"/>
        </w:rPr>
        <w:t xml:space="preserve">Natureza, alcance e objetivos do trabalho (ver item 11(a)) </w:t>
      </w:r>
    </w:p>
    <w:p w14:paraId="475A59F7" w14:textId="77777777" w:rsidR="00ED39BF" w:rsidRDefault="00ED39BF" w:rsidP="00ED39BF">
      <w:pPr>
        <w:pStyle w:val="Default"/>
        <w:ind w:left="567" w:hanging="567"/>
        <w:jc w:val="both"/>
        <w:rPr>
          <w:iCs/>
          <w:color w:val="auto"/>
        </w:rPr>
      </w:pPr>
    </w:p>
    <w:p w14:paraId="703A3916" w14:textId="77777777" w:rsidR="00ED39BF" w:rsidRPr="00BF4D85" w:rsidRDefault="00ED39BF" w:rsidP="00ED39BF">
      <w:pPr>
        <w:pStyle w:val="Default"/>
        <w:ind w:left="567" w:hanging="567"/>
        <w:jc w:val="both"/>
        <w:rPr>
          <w:iCs/>
          <w:color w:val="auto"/>
        </w:rPr>
      </w:pPr>
      <w:r w:rsidRPr="00BF4D85">
        <w:rPr>
          <w:iCs/>
          <w:color w:val="auto"/>
        </w:rPr>
        <w:t xml:space="preserve">A27. </w:t>
      </w:r>
      <w:r>
        <w:rPr>
          <w:iCs/>
          <w:color w:val="auto"/>
        </w:rPr>
        <w:tab/>
      </w:r>
      <w:r w:rsidRPr="00BF4D85">
        <w:rPr>
          <w:iCs/>
          <w:color w:val="auto"/>
        </w:rPr>
        <w:t xml:space="preserve">Ao estabelecer a natureza, o alcance e os objetivos do trabalho do especialista do auditor, pode ser muitas vezes relevante incluir a discussão sobre quaisquer padrões de desempenho técnico ou outros requisitos profissionais ou da área de atuação que serão seguidos por esse especialista. </w:t>
      </w:r>
    </w:p>
    <w:p w14:paraId="04ACF177" w14:textId="77777777" w:rsidR="00ED39BF" w:rsidRDefault="00ED39BF" w:rsidP="00ED39BF">
      <w:pPr>
        <w:pStyle w:val="Default"/>
        <w:ind w:left="567" w:hanging="567"/>
        <w:jc w:val="both"/>
        <w:rPr>
          <w:iCs/>
          <w:color w:val="auto"/>
        </w:rPr>
      </w:pPr>
    </w:p>
    <w:p w14:paraId="79B80811" w14:textId="77777777" w:rsidR="00ED39BF" w:rsidRPr="00BF4D85" w:rsidRDefault="00ED39BF" w:rsidP="00ED39BF">
      <w:pPr>
        <w:pStyle w:val="Default"/>
        <w:ind w:left="567" w:hanging="567"/>
        <w:jc w:val="both"/>
        <w:rPr>
          <w:iCs/>
          <w:color w:val="auto"/>
        </w:rPr>
      </w:pPr>
      <w:r w:rsidRPr="00BF4D85">
        <w:rPr>
          <w:iCs/>
          <w:color w:val="auto"/>
        </w:rPr>
        <w:t xml:space="preserve">Atribuições e responsabilidades respectivas (ver item 11(b)) </w:t>
      </w:r>
    </w:p>
    <w:p w14:paraId="241A69F7" w14:textId="77777777" w:rsidR="00ED39BF" w:rsidRDefault="00ED39BF" w:rsidP="00ED39BF">
      <w:pPr>
        <w:pStyle w:val="Default"/>
        <w:ind w:left="567" w:hanging="567"/>
        <w:jc w:val="both"/>
        <w:rPr>
          <w:iCs/>
          <w:color w:val="auto"/>
        </w:rPr>
      </w:pPr>
    </w:p>
    <w:p w14:paraId="245FF0E3" w14:textId="77777777" w:rsidR="00ED39BF" w:rsidRPr="00BF4D85" w:rsidRDefault="00ED39BF" w:rsidP="00ED39BF">
      <w:pPr>
        <w:pStyle w:val="Default"/>
        <w:ind w:left="567" w:hanging="567"/>
        <w:jc w:val="both"/>
        <w:rPr>
          <w:iCs/>
          <w:color w:val="auto"/>
        </w:rPr>
      </w:pPr>
      <w:r w:rsidRPr="00BF4D85">
        <w:rPr>
          <w:iCs/>
          <w:color w:val="auto"/>
        </w:rPr>
        <w:t xml:space="preserve">A28. </w:t>
      </w:r>
      <w:r>
        <w:rPr>
          <w:iCs/>
          <w:color w:val="auto"/>
        </w:rPr>
        <w:tab/>
      </w:r>
      <w:r w:rsidRPr="00BF4D85">
        <w:rPr>
          <w:iCs/>
          <w:color w:val="auto"/>
        </w:rPr>
        <w:t xml:space="preserve">O acordo sobre as atribuições e responsabilidades do auditor e do especialista do auditor pode incluir: </w:t>
      </w:r>
    </w:p>
    <w:p w14:paraId="0FA90B3C" w14:textId="77777777" w:rsidR="00ED39BF" w:rsidRPr="00BF4D85" w:rsidRDefault="00ED39BF">
      <w:pPr>
        <w:pStyle w:val="Default"/>
        <w:numPr>
          <w:ilvl w:val="0"/>
          <w:numId w:val="245"/>
        </w:numPr>
        <w:ind w:left="1134" w:hanging="283"/>
        <w:jc w:val="both"/>
        <w:rPr>
          <w:iCs/>
          <w:color w:val="auto"/>
        </w:rPr>
      </w:pPr>
      <w:r w:rsidRPr="00BF4D85">
        <w:rPr>
          <w:iCs/>
          <w:color w:val="auto"/>
        </w:rPr>
        <w:t>se o auditor ou o especialista do auditor realizará testes detalhados dos dados-fonte</w:t>
      </w:r>
      <w:r>
        <w:rPr>
          <w:iCs/>
          <w:color w:val="auto"/>
        </w:rPr>
        <w:t>;</w:t>
      </w:r>
      <w:r w:rsidRPr="00BF4D85">
        <w:rPr>
          <w:iCs/>
          <w:color w:val="auto"/>
        </w:rPr>
        <w:t xml:space="preserve"> </w:t>
      </w:r>
    </w:p>
    <w:p w14:paraId="6320BD4F" w14:textId="77777777" w:rsidR="00ED39BF" w:rsidRPr="00BF4D85" w:rsidRDefault="00ED39BF">
      <w:pPr>
        <w:pStyle w:val="Default"/>
        <w:numPr>
          <w:ilvl w:val="0"/>
          <w:numId w:val="245"/>
        </w:numPr>
        <w:ind w:left="1134" w:hanging="283"/>
        <w:jc w:val="both"/>
        <w:rPr>
          <w:iCs/>
          <w:color w:val="auto"/>
        </w:rPr>
      </w:pPr>
      <w:r w:rsidRPr="00BF4D85">
        <w:rPr>
          <w:iCs/>
          <w:color w:val="auto"/>
        </w:rPr>
        <w:t>o consentimento para o auditor discutir as constatações ou conclusões do especialista do auditor com a entidade e outros, e para incluir detalhes das constatações ou conclusões desse especialista na base de opinião modificada no seu relatório, se necessário (ver item A42)</w:t>
      </w:r>
      <w:r>
        <w:rPr>
          <w:iCs/>
          <w:color w:val="auto"/>
        </w:rPr>
        <w:t>;</w:t>
      </w:r>
      <w:r w:rsidRPr="00BF4D85">
        <w:rPr>
          <w:iCs/>
          <w:color w:val="auto"/>
        </w:rPr>
        <w:t xml:space="preserve"> </w:t>
      </w:r>
    </w:p>
    <w:p w14:paraId="7A0B6898"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qualquer acordo para o auditor informar ao especialista suas conclusões relativas ao trabalho desse especialista. </w:t>
      </w:r>
    </w:p>
    <w:p w14:paraId="22B89AD0" w14:textId="77777777" w:rsidR="00ED39BF" w:rsidRDefault="00ED39BF" w:rsidP="00ED39BF">
      <w:pPr>
        <w:pStyle w:val="Default"/>
        <w:ind w:left="567" w:hanging="567"/>
        <w:jc w:val="both"/>
        <w:rPr>
          <w:iCs/>
          <w:color w:val="auto"/>
        </w:rPr>
      </w:pPr>
    </w:p>
    <w:p w14:paraId="1F17E053" w14:textId="77777777" w:rsidR="00ED39BF" w:rsidRPr="00BF4D85" w:rsidRDefault="00ED39BF" w:rsidP="00ED39BF">
      <w:pPr>
        <w:pStyle w:val="Default"/>
        <w:ind w:left="567" w:hanging="567"/>
        <w:jc w:val="both"/>
        <w:rPr>
          <w:iCs/>
          <w:color w:val="auto"/>
        </w:rPr>
      </w:pPr>
      <w:r w:rsidRPr="00BF4D85">
        <w:rPr>
          <w:iCs/>
          <w:color w:val="auto"/>
        </w:rPr>
        <w:t xml:space="preserve">Papéis de trabalho </w:t>
      </w:r>
    </w:p>
    <w:p w14:paraId="7205A3EB" w14:textId="77777777" w:rsidR="00ED39BF" w:rsidRDefault="00ED39BF" w:rsidP="00ED39BF">
      <w:pPr>
        <w:pStyle w:val="Default"/>
        <w:ind w:left="567" w:hanging="567"/>
        <w:jc w:val="both"/>
        <w:rPr>
          <w:iCs/>
          <w:color w:val="auto"/>
        </w:rPr>
      </w:pPr>
    </w:p>
    <w:p w14:paraId="5D6E716B" w14:textId="77777777" w:rsidR="00ED39BF" w:rsidRPr="00BF4D85" w:rsidRDefault="00ED39BF" w:rsidP="00ED39BF">
      <w:pPr>
        <w:pStyle w:val="Default"/>
        <w:ind w:left="567" w:hanging="567"/>
        <w:jc w:val="both"/>
        <w:rPr>
          <w:iCs/>
          <w:color w:val="auto"/>
        </w:rPr>
      </w:pPr>
      <w:r w:rsidRPr="00BF4D85">
        <w:rPr>
          <w:iCs/>
          <w:color w:val="auto"/>
        </w:rPr>
        <w:t xml:space="preserve">A29. </w:t>
      </w:r>
      <w:r>
        <w:rPr>
          <w:iCs/>
          <w:color w:val="auto"/>
        </w:rPr>
        <w:tab/>
      </w:r>
      <w:r w:rsidRPr="00BF4D85">
        <w:rPr>
          <w:iCs/>
          <w:color w:val="auto"/>
        </w:rPr>
        <w:t xml:space="preserve">O acordo sobre as atribuições e responsabilidades do auditor e do especialista do auditor pode incluir, também, o acordo sobre o acesso aos papéis de trabalho um do outro, assim como sua retenção. Quando o especialista do auditor é um membro da equipe de trabalho, os papéis de trabalho desse especialista fazem parte da documentação de auditoria. Salvo se estabelecido de outra forma, os papéis de trabalho dos especialistas externos do auditor pertencem a eles e não fazem parte da documentação de auditoria. </w:t>
      </w:r>
    </w:p>
    <w:p w14:paraId="71020A3B" w14:textId="77777777" w:rsidR="00ED39BF" w:rsidRDefault="00ED39BF" w:rsidP="00ED39BF">
      <w:pPr>
        <w:pStyle w:val="Default"/>
        <w:ind w:left="567" w:hanging="567"/>
        <w:jc w:val="both"/>
        <w:rPr>
          <w:iCs/>
          <w:color w:val="auto"/>
        </w:rPr>
      </w:pPr>
    </w:p>
    <w:p w14:paraId="764F7D01" w14:textId="77777777" w:rsidR="00ED39BF" w:rsidRPr="00BF4D85" w:rsidRDefault="00ED39BF" w:rsidP="00ED39BF">
      <w:pPr>
        <w:pStyle w:val="Default"/>
        <w:ind w:left="567" w:hanging="567"/>
        <w:jc w:val="both"/>
        <w:rPr>
          <w:iCs/>
          <w:color w:val="auto"/>
        </w:rPr>
      </w:pPr>
      <w:r w:rsidRPr="00BF4D85">
        <w:rPr>
          <w:iCs/>
          <w:color w:val="auto"/>
        </w:rPr>
        <w:t xml:space="preserve">Comunicação (ver item 11(c)) </w:t>
      </w:r>
    </w:p>
    <w:p w14:paraId="627B8E11" w14:textId="77777777" w:rsidR="00ED39BF" w:rsidRDefault="00ED39BF" w:rsidP="00ED39BF">
      <w:pPr>
        <w:pStyle w:val="Default"/>
        <w:ind w:left="567" w:hanging="567"/>
        <w:jc w:val="both"/>
        <w:rPr>
          <w:iCs/>
          <w:color w:val="auto"/>
        </w:rPr>
      </w:pPr>
    </w:p>
    <w:p w14:paraId="39060203" w14:textId="77777777" w:rsidR="00ED39BF" w:rsidRPr="00BF4D85" w:rsidRDefault="00ED39BF" w:rsidP="00ED39BF">
      <w:pPr>
        <w:pStyle w:val="Default"/>
        <w:ind w:left="567" w:hanging="567"/>
        <w:jc w:val="both"/>
        <w:rPr>
          <w:iCs/>
          <w:color w:val="auto"/>
        </w:rPr>
      </w:pPr>
      <w:r w:rsidRPr="00BF4D85">
        <w:rPr>
          <w:iCs/>
          <w:color w:val="auto"/>
        </w:rPr>
        <w:t xml:space="preserve">A30. </w:t>
      </w:r>
      <w:r>
        <w:rPr>
          <w:iCs/>
          <w:color w:val="auto"/>
        </w:rPr>
        <w:tab/>
      </w:r>
      <w:r w:rsidRPr="00BF4D85">
        <w:rPr>
          <w:iCs/>
          <w:color w:val="auto"/>
        </w:rPr>
        <w:t xml:space="preserve">Uma comunicação eficaz entre as partes facilita a devida integração da natureza, época e extensão dos procedimentos do especialista do auditor com outros procedimentos de auditoria, e a modificação apropriada dos objetivos desse especialista durante a auditoria. Por exemplo, quando o trabalho do especialista do auditor refere-se às conclusões do auditor sobre um risco significativo, pode ser </w:t>
      </w:r>
      <w:r>
        <w:rPr>
          <w:iCs/>
          <w:color w:val="auto"/>
        </w:rPr>
        <w:t xml:space="preserve">apropriado </w:t>
      </w:r>
      <w:r w:rsidRPr="00BF4D85">
        <w:rPr>
          <w:iCs/>
          <w:color w:val="auto"/>
        </w:rPr>
        <w:t xml:space="preserve">um relatório formal por escrito na conclusão do trabalho desse especialista ou apresentação oral durante o andamento do trabalho. A identificação de sócios ou integrantes da equipe que se comunicarão com o especialista do auditor, e os procedimentos para a comunicação entre esse especialista e a entidade, ajudam na comunicação tempestiva e eficaz, especialmente em trabalhos maiores. </w:t>
      </w:r>
    </w:p>
    <w:p w14:paraId="3687ECC8" w14:textId="77777777" w:rsidR="00ED39BF" w:rsidRDefault="00ED39BF" w:rsidP="00ED39BF">
      <w:pPr>
        <w:pStyle w:val="Default"/>
        <w:ind w:left="567" w:hanging="567"/>
        <w:jc w:val="both"/>
        <w:rPr>
          <w:iCs/>
          <w:color w:val="auto"/>
        </w:rPr>
      </w:pPr>
    </w:p>
    <w:p w14:paraId="17937745" w14:textId="77777777" w:rsidR="00ED39BF" w:rsidRPr="00BF4D85" w:rsidRDefault="00ED39BF" w:rsidP="00ED39BF">
      <w:pPr>
        <w:pStyle w:val="Default"/>
        <w:ind w:left="567" w:hanging="567"/>
        <w:jc w:val="both"/>
        <w:rPr>
          <w:iCs/>
          <w:color w:val="auto"/>
        </w:rPr>
      </w:pPr>
      <w:r w:rsidRPr="00BF4D85">
        <w:rPr>
          <w:iCs/>
          <w:color w:val="auto"/>
        </w:rPr>
        <w:t xml:space="preserve">Confidencialidade (ver item 11(d)) </w:t>
      </w:r>
    </w:p>
    <w:p w14:paraId="0F5357E7" w14:textId="77777777" w:rsidR="00ED39BF" w:rsidRDefault="00ED39BF" w:rsidP="00ED39BF">
      <w:pPr>
        <w:pStyle w:val="Default"/>
        <w:ind w:left="567" w:hanging="567"/>
        <w:jc w:val="both"/>
        <w:rPr>
          <w:iCs/>
          <w:color w:val="auto"/>
        </w:rPr>
      </w:pPr>
    </w:p>
    <w:p w14:paraId="0B5FF77D" w14:textId="77777777" w:rsidR="00ED39BF" w:rsidRPr="00BF4D85" w:rsidRDefault="00ED39BF" w:rsidP="00ED39BF">
      <w:pPr>
        <w:pStyle w:val="Default"/>
        <w:ind w:left="567" w:hanging="567"/>
        <w:jc w:val="both"/>
        <w:rPr>
          <w:iCs/>
          <w:color w:val="auto"/>
        </w:rPr>
      </w:pPr>
      <w:r w:rsidRPr="00BF4D85">
        <w:rPr>
          <w:iCs/>
          <w:color w:val="auto"/>
        </w:rPr>
        <w:t xml:space="preserve">A31. </w:t>
      </w:r>
      <w:r>
        <w:rPr>
          <w:iCs/>
          <w:color w:val="auto"/>
        </w:rPr>
        <w:tab/>
      </w:r>
      <w:r w:rsidRPr="00BF4D85">
        <w:rPr>
          <w:iCs/>
          <w:color w:val="auto"/>
        </w:rPr>
        <w:t xml:space="preserve">É necessário que as cláusulas de confidencialidade de exigências éticas relevantes que se aplicam ao auditor sejam aplicadas também ao especialista do auditor. Requisitos adicionais podem ser impostos por lei ou regulamentação. Além disso, a entidade pode ter requerido que fossem estabelecidas cláusulas de confidencialidade específicas com os especialistas externos. </w:t>
      </w:r>
    </w:p>
    <w:p w14:paraId="7BA61D38" w14:textId="77777777" w:rsidR="00ED39BF" w:rsidRDefault="00ED39BF" w:rsidP="00ED39BF">
      <w:pPr>
        <w:pStyle w:val="Default"/>
        <w:ind w:left="567" w:hanging="567"/>
        <w:jc w:val="both"/>
        <w:rPr>
          <w:iCs/>
          <w:color w:val="auto"/>
        </w:rPr>
      </w:pPr>
    </w:p>
    <w:p w14:paraId="2EBBF0FF" w14:textId="77777777" w:rsidR="00ED39BF" w:rsidRPr="00BF4D85" w:rsidRDefault="00ED39BF" w:rsidP="00ED39BF">
      <w:pPr>
        <w:pStyle w:val="Default"/>
        <w:ind w:left="567" w:hanging="567"/>
        <w:jc w:val="both"/>
        <w:rPr>
          <w:iCs/>
          <w:color w:val="auto"/>
        </w:rPr>
      </w:pPr>
      <w:r w:rsidRPr="0051318E">
        <w:rPr>
          <w:b/>
          <w:iCs/>
          <w:color w:val="auto"/>
        </w:rPr>
        <w:t>Avaliação da adequação do trabalho do especialista do auditor</w:t>
      </w:r>
      <w:r w:rsidRPr="00BF4D85">
        <w:rPr>
          <w:iCs/>
          <w:color w:val="auto"/>
        </w:rPr>
        <w:t xml:space="preserve"> (ver item 12) </w:t>
      </w:r>
    </w:p>
    <w:p w14:paraId="7B191FA7" w14:textId="77777777" w:rsidR="00ED39BF" w:rsidRDefault="00ED39BF" w:rsidP="00ED39BF">
      <w:pPr>
        <w:pStyle w:val="Default"/>
        <w:ind w:left="567" w:hanging="567"/>
        <w:jc w:val="both"/>
        <w:rPr>
          <w:iCs/>
          <w:color w:val="auto"/>
        </w:rPr>
      </w:pPr>
    </w:p>
    <w:p w14:paraId="0DE052A4" w14:textId="77777777" w:rsidR="00ED39BF" w:rsidRPr="00BF4D85" w:rsidRDefault="00ED39BF" w:rsidP="00ED39BF">
      <w:pPr>
        <w:pStyle w:val="Default"/>
        <w:ind w:left="567" w:hanging="567"/>
        <w:jc w:val="both"/>
        <w:rPr>
          <w:iCs/>
          <w:color w:val="auto"/>
        </w:rPr>
      </w:pPr>
      <w:r w:rsidRPr="00BF4D85">
        <w:rPr>
          <w:iCs/>
          <w:color w:val="auto"/>
        </w:rPr>
        <w:t xml:space="preserve">A32. </w:t>
      </w:r>
      <w:r>
        <w:rPr>
          <w:iCs/>
          <w:color w:val="auto"/>
        </w:rPr>
        <w:tab/>
      </w:r>
      <w:r w:rsidRPr="00BF4D85">
        <w:rPr>
          <w:iCs/>
          <w:color w:val="auto"/>
        </w:rPr>
        <w:t xml:space="preserve">A avaliação do auditor sobre a competência, habilidades e objetividade do especialista do auditor, o conhecimento do auditor sobre a área de atuação desse especialista e a natureza do trabalho executado por esse especialista afetam a natureza, época e extensão dos procedimentos de auditoria para avaliar a adequação do trabalho desse especialista para fins da auditoria. </w:t>
      </w:r>
    </w:p>
    <w:p w14:paraId="71CF128D" w14:textId="77777777" w:rsidR="00ED39BF" w:rsidRDefault="00ED39BF" w:rsidP="00ED39BF">
      <w:pPr>
        <w:pStyle w:val="Default"/>
        <w:ind w:left="567" w:hanging="567"/>
        <w:jc w:val="both"/>
        <w:rPr>
          <w:iCs/>
          <w:color w:val="auto"/>
        </w:rPr>
      </w:pPr>
    </w:p>
    <w:p w14:paraId="3007952C" w14:textId="77777777" w:rsidR="00ED39BF" w:rsidRPr="00BF4D85" w:rsidRDefault="00ED39BF" w:rsidP="00ED39BF">
      <w:pPr>
        <w:pStyle w:val="Default"/>
        <w:ind w:left="567" w:hanging="567"/>
        <w:jc w:val="both"/>
        <w:rPr>
          <w:iCs/>
          <w:color w:val="auto"/>
        </w:rPr>
      </w:pPr>
      <w:r w:rsidRPr="00BF4D85">
        <w:rPr>
          <w:iCs/>
          <w:color w:val="auto"/>
        </w:rPr>
        <w:t xml:space="preserve">Constatações e conclusões do especialista do auditor (ver item 12(a)) </w:t>
      </w:r>
    </w:p>
    <w:p w14:paraId="2DF28CD5" w14:textId="77777777" w:rsidR="00ED39BF" w:rsidRDefault="00ED39BF" w:rsidP="00ED39BF">
      <w:pPr>
        <w:pStyle w:val="Default"/>
        <w:ind w:left="567" w:hanging="567"/>
        <w:jc w:val="both"/>
        <w:rPr>
          <w:iCs/>
          <w:color w:val="auto"/>
        </w:rPr>
      </w:pPr>
    </w:p>
    <w:p w14:paraId="4D1184AB" w14:textId="77777777" w:rsidR="00ED39BF" w:rsidRPr="00BF4D85" w:rsidRDefault="00ED39BF" w:rsidP="00ED39BF">
      <w:pPr>
        <w:pStyle w:val="Default"/>
        <w:ind w:left="567" w:hanging="567"/>
        <w:jc w:val="both"/>
        <w:rPr>
          <w:iCs/>
          <w:color w:val="auto"/>
        </w:rPr>
      </w:pPr>
      <w:r w:rsidRPr="00BF4D85">
        <w:rPr>
          <w:iCs/>
          <w:color w:val="auto"/>
        </w:rPr>
        <w:t>A33.</w:t>
      </w:r>
      <w:r>
        <w:rPr>
          <w:iCs/>
          <w:color w:val="auto"/>
        </w:rPr>
        <w:tab/>
      </w:r>
      <w:r w:rsidRPr="00BF4D85">
        <w:rPr>
          <w:iCs/>
          <w:color w:val="auto"/>
        </w:rPr>
        <w:t xml:space="preserve">Os procedimentos específicos para avaliar a adequação do trabalho do especialista do auditor para fins da auditoria podem incluir: </w:t>
      </w:r>
    </w:p>
    <w:p w14:paraId="341B844A" w14:textId="77777777" w:rsidR="00ED39BF" w:rsidRPr="00BF4D85" w:rsidRDefault="00ED39BF">
      <w:pPr>
        <w:pStyle w:val="Default"/>
        <w:numPr>
          <w:ilvl w:val="0"/>
          <w:numId w:val="245"/>
        </w:numPr>
        <w:ind w:left="1134" w:hanging="283"/>
        <w:jc w:val="both"/>
        <w:rPr>
          <w:iCs/>
          <w:color w:val="auto"/>
        </w:rPr>
      </w:pPr>
      <w:r w:rsidRPr="00BF4D85">
        <w:rPr>
          <w:iCs/>
          <w:color w:val="auto"/>
        </w:rPr>
        <w:t>indagações ao especialista do auditor</w:t>
      </w:r>
      <w:r>
        <w:rPr>
          <w:iCs/>
          <w:color w:val="auto"/>
        </w:rPr>
        <w:t>;</w:t>
      </w:r>
      <w:r w:rsidRPr="00BF4D85">
        <w:rPr>
          <w:iCs/>
          <w:color w:val="auto"/>
        </w:rPr>
        <w:t xml:space="preserve"> </w:t>
      </w:r>
    </w:p>
    <w:p w14:paraId="1EAEE181" w14:textId="77777777" w:rsidR="00ED39BF" w:rsidRPr="00BF4D85" w:rsidRDefault="00ED39BF">
      <w:pPr>
        <w:pStyle w:val="Default"/>
        <w:numPr>
          <w:ilvl w:val="0"/>
          <w:numId w:val="245"/>
        </w:numPr>
        <w:ind w:left="1134" w:hanging="283"/>
        <w:jc w:val="both"/>
        <w:rPr>
          <w:iCs/>
          <w:color w:val="auto"/>
        </w:rPr>
      </w:pPr>
      <w:r w:rsidRPr="00BF4D85">
        <w:rPr>
          <w:iCs/>
          <w:color w:val="auto"/>
        </w:rPr>
        <w:t>revisão dos papéis de trabalho e relatórios do especialista do auditor</w:t>
      </w:r>
      <w:r>
        <w:rPr>
          <w:iCs/>
          <w:color w:val="auto"/>
        </w:rPr>
        <w:t>;</w:t>
      </w:r>
      <w:r w:rsidRPr="00BF4D85">
        <w:rPr>
          <w:iCs/>
          <w:color w:val="auto"/>
        </w:rPr>
        <w:t xml:space="preserve"> </w:t>
      </w:r>
    </w:p>
    <w:p w14:paraId="360DC471" w14:textId="77777777" w:rsidR="00ED39BF" w:rsidRPr="00BF4D85" w:rsidRDefault="00ED39BF">
      <w:pPr>
        <w:pStyle w:val="Default"/>
        <w:numPr>
          <w:ilvl w:val="0"/>
          <w:numId w:val="245"/>
        </w:numPr>
        <w:ind w:left="1134" w:hanging="283"/>
        <w:jc w:val="both"/>
        <w:rPr>
          <w:iCs/>
          <w:color w:val="auto"/>
        </w:rPr>
      </w:pPr>
      <w:r>
        <w:rPr>
          <w:iCs/>
          <w:color w:val="auto"/>
        </w:rPr>
        <w:t>p</w:t>
      </w:r>
      <w:r w:rsidRPr="00BF4D85">
        <w:rPr>
          <w:iCs/>
          <w:color w:val="auto"/>
        </w:rPr>
        <w:t xml:space="preserve">rocedimentos de corroboração, tais como: </w:t>
      </w:r>
    </w:p>
    <w:p w14:paraId="4935EDD4" w14:textId="77777777" w:rsidR="00ED39BF" w:rsidRPr="00BF4D85" w:rsidRDefault="00ED39BF">
      <w:pPr>
        <w:pStyle w:val="Default"/>
        <w:numPr>
          <w:ilvl w:val="1"/>
          <w:numId w:val="243"/>
        </w:numPr>
        <w:ind w:left="1701" w:hanging="283"/>
        <w:jc w:val="both"/>
        <w:rPr>
          <w:iCs/>
          <w:color w:val="auto"/>
        </w:rPr>
      </w:pPr>
      <w:r w:rsidRPr="00BF4D85">
        <w:rPr>
          <w:iCs/>
          <w:color w:val="auto"/>
        </w:rPr>
        <w:t xml:space="preserve">observação do trabalho do especialista do auditor; </w:t>
      </w:r>
    </w:p>
    <w:p w14:paraId="34F1C27F" w14:textId="77777777" w:rsidR="00ED39BF" w:rsidRPr="00BF4D85" w:rsidRDefault="00ED39BF">
      <w:pPr>
        <w:pStyle w:val="Default"/>
        <w:numPr>
          <w:ilvl w:val="1"/>
          <w:numId w:val="243"/>
        </w:numPr>
        <w:ind w:left="1701" w:hanging="283"/>
        <w:jc w:val="both"/>
        <w:rPr>
          <w:iCs/>
          <w:color w:val="auto"/>
        </w:rPr>
      </w:pPr>
      <w:r w:rsidRPr="00BF4D85">
        <w:rPr>
          <w:iCs/>
          <w:color w:val="auto"/>
        </w:rPr>
        <w:t xml:space="preserve">exame de dados publicados, como relatórios estatísticos de fontes oficiais conceituadas; </w:t>
      </w:r>
    </w:p>
    <w:p w14:paraId="39BF4BDE" w14:textId="77777777" w:rsidR="00ED39BF" w:rsidRPr="00BF4D85" w:rsidRDefault="00ED39BF">
      <w:pPr>
        <w:pStyle w:val="Default"/>
        <w:numPr>
          <w:ilvl w:val="1"/>
          <w:numId w:val="243"/>
        </w:numPr>
        <w:ind w:left="1701" w:hanging="283"/>
        <w:jc w:val="both"/>
        <w:rPr>
          <w:iCs/>
          <w:color w:val="auto"/>
        </w:rPr>
      </w:pPr>
      <w:r w:rsidRPr="00BF4D85">
        <w:rPr>
          <w:iCs/>
          <w:color w:val="auto"/>
        </w:rPr>
        <w:t xml:space="preserve">confirmação de assuntos relevantes com terceiros; </w:t>
      </w:r>
    </w:p>
    <w:p w14:paraId="7ACE534B" w14:textId="77777777" w:rsidR="00ED39BF" w:rsidRPr="00BF4D85" w:rsidRDefault="00ED39BF">
      <w:pPr>
        <w:pStyle w:val="Default"/>
        <w:numPr>
          <w:ilvl w:val="1"/>
          <w:numId w:val="243"/>
        </w:numPr>
        <w:ind w:left="1701" w:hanging="283"/>
        <w:jc w:val="both"/>
        <w:rPr>
          <w:iCs/>
          <w:color w:val="auto"/>
        </w:rPr>
      </w:pPr>
      <w:r w:rsidRPr="00BF4D85">
        <w:rPr>
          <w:iCs/>
          <w:color w:val="auto"/>
        </w:rPr>
        <w:t xml:space="preserve">execução de procedimentos analíticos detalhados; e </w:t>
      </w:r>
    </w:p>
    <w:p w14:paraId="585E67AB" w14:textId="77777777" w:rsidR="00ED39BF" w:rsidRPr="00BF4D85" w:rsidRDefault="00ED39BF">
      <w:pPr>
        <w:pStyle w:val="Default"/>
        <w:numPr>
          <w:ilvl w:val="1"/>
          <w:numId w:val="243"/>
        </w:numPr>
        <w:ind w:left="1701" w:hanging="283"/>
        <w:jc w:val="both"/>
        <w:rPr>
          <w:iCs/>
          <w:color w:val="auto"/>
        </w:rPr>
      </w:pPr>
      <w:r w:rsidRPr="00BF4D85">
        <w:rPr>
          <w:iCs/>
          <w:color w:val="auto"/>
        </w:rPr>
        <w:t>recálculos</w:t>
      </w:r>
      <w:r>
        <w:rPr>
          <w:iCs/>
          <w:color w:val="auto"/>
        </w:rPr>
        <w:t>;</w:t>
      </w:r>
      <w:r w:rsidRPr="00BF4D85">
        <w:rPr>
          <w:iCs/>
          <w:color w:val="auto"/>
        </w:rPr>
        <w:t xml:space="preserve"> </w:t>
      </w:r>
    </w:p>
    <w:p w14:paraId="38BBFC0A" w14:textId="77777777" w:rsidR="00ED39BF" w:rsidRPr="00BF4D85" w:rsidRDefault="00ED39BF">
      <w:pPr>
        <w:pStyle w:val="Default"/>
        <w:numPr>
          <w:ilvl w:val="0"/>
          <w:numId w:val="245"/>
        </w:numPr>
        <w:ind w:left="1134" w:hanging="283"/>
        <w:jc w:val="both"/>
        <w:rPr>
          <w:iCs/>
          <w:color w:val="auto"/>
        </w:rPr>
      </w:pPr>
      <w:r w:rsidRPr="00BF4D85">
        <w:rPr>
          <w:iCs/>
          <w:color w:val="auto"/>
        </w:rPr>
        <w:t>discussão com outro especialista no assunto quando, por exemplo, as constatações ou conclusões do especialista do auditor não são consistentes com outras evidências de auditoria</w:t>
      </w:r>
      <w:r>
        <w:rPr>
          <w:iCs/>
          <w:color w:val="auto"/>
        </w:rPr>
        <w:t>;</w:t>
      </w:r>
      <w:r w:rsidRPr="00BF4D85">
        <w:rPr>
          <w:iCs/>
          <w:color w:val="auto"/>
        </w:rPr>
        <w:t xml:space="preserve"> </w:t>
      </w:r>
    </w:p>
    <w:p w14:paraId="1EC0DB36"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discussão do relatório do especialista do auditor com a administração. </w:t>
      </w:r>
    </w:p>
    <w:p w14:paraId="67A65658" w14:textId="77777777" w:rsidR="00ED39BF" w:rsidRDefault="00ED39BF" w:rsidP="00ED39BF">
      <w:pPr>
        <w:pStyle w:val="Default"/>
        <w:ind w:left="567" w:hanging="567"/>
        <w:jc w:val="both"/>
        <w:rPr>
          <w:iCs/>
          <w:color w:val="auto"/>
        </w:rPr>
      </w:pPr>
    </w:p>
    <w:p w14:paraId="734B62DB" w14:textId="77777777" w:rsidR="00ED39BF" w:rsidRPr="00BF4D85" w:rsidRDefault="00ED39BF" w:rsidP="00ED39BF">
      <w:pPr>
        <w:pStyle w:val="Default"/>
        <w:ind w:left="567" w:hanging="567"/>
        <w:jc w:val="both"/>
        <w:rPr>
          <w:iCs/>
          <w:color w:val="auto"/>
        </w:rPr>
      </w:pPr>
      <w:r w:rsidRPr="00BF4D85">
        <w:rPr>
          <w:iCs/>
          <w:color w:val="auto"/>
        </w:rPr>
        <w:t xml:space="preserve">A34. </w:t>
      </w:r>
      <w:r>
        <w:rPr>
          <w:iCs/>
          <w:color w:val="auto"/>
        </w:rPr>
        <w:tab/>
      </w:r>
      <w:r w:rsidRPr="00BF4D85">
        <w:rPr>
          <w:iCs/>
          <w:color w:val="auto"/>
        </w:rPr>
        <w:t xml:space="preserve">Os fatores pertinentes na avaliação da relevância e razoabilidade das constatações ou conclusões do especialista do auditor, em relatório ou de outra forma, podem incluir se elas são: </w:t>
      </w:r>
    </w:p>
    <w:p w14:paraId="2E1C5330"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apresentadas de </w:t>
      </w:r>
      <w:r>
        <w:rPr>
          <w:iCs/>
          <w:color w:val="auto"/>
        </w:rPr>
        <w:t>forma</w:t>
      </w:r>
      <w:r w:rsidRPr="00BF4D85">
        <w:rPr>
          <w:iCs/>
          <w:color w:val="auto"/>
        </w:rPr>
        <w:t xml:space="preserve"> consistente com quaisquer normas da profissão ou área de atuação do especialista do auditor; </w:t>
      </w:r>
    </w:p>
    <w:p w14:paraId="0FB01402"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claramente expressas, incluindo referência aos objetivos estabelecidos com o auditor, o alcance do trabalho executado e as normas aplicadas; </w:t>
      </w:r>
    </w:p>
    <w:p w14:paraId="70FC53B6"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baseadas em período </w:t>
      </w:r>
      <w:r>
        <w:rPr>
          <w:iCs/>
          <w:color w:val="auto"/>
        </w:rPr>
        <w:t xml:space="preserve">apropriado </w:t>
      </w:r>
      <w:r w:rsidRPr="00BF4D85">
        <w:rPr>
          <w:iCs/>
          <w:color w:val="auto"/>
        </w:rPr>
        <w:t>e levam em consideração eventos subseq</w:t>
      </w:r>
      <w:r>
        <w:rPr>
          <w:iCs/>
          <w:color w:val="auto"/>
        </w:rPr>
        <w:t>u</w:t>
      </w:r>
      <w:r w:rsidRPr="00BF4D85">
        <w:rPr>
          <w:iCs/>
          <w:color w:val="auto"/>
        </w:rPr>
        <w:t xml:space="preserve">entes, quando relevante; </w:t>
      </w:r>
    </w:p>
    <w:p w14:paraId="1B2455CB" w14:textId="77777777" w:rsidR="00ED39BF" w:rsidRPr="00BF4D85" w:rsidRDefault="00ED39BF">
      <w:pPr>
        <w:pStyle w:val="Default"/>
        <w:numPr>
          <w:ilvl w:val="0"/>
          <w:numId w:val="245"/>
        </w:numPr>
        <w:ind w:left="1134" w:hanging="283"/>
        <w:jc w:val="both"/>
        <w:rPr>
          <w:iCs/>
          <w:color w:val="auto"/>
        </w:rPr>
      </w:pPr>
      <w:r w:rsidRPr="00BF4D85">
        <w:rPr>
          <w:iCs/>
          <w:color w:val="auto"/>
        </w:rPr>
        <w:t>sujeitas a qua</w:t>
      </w:r>
      <w:r>
        <w:rPr>
          <w:iCs/>
          <w:color w:val="auto"/>
        </w:rPr>
        <w:t>l</w:t>
      </w:r>
      <w:r w:rsidRPr="00BF4D85">
        <w:rPr>
          <w:iCs/>
          <w:color w:val="auto"/>
        </w:rPr>
        <w:t xml:space="preserve">quer reserva, limitação ou restrição de uso e, em caso positivo, se isso tem implicações para o auditor; e </w:t>
      </w:r>
    </w:p>
    <w:p w14:paraId="5BFC1D25"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baseadas na consideração </w:t>
      </w:r>
      <w:r>
        <w:rPr>
          <w:iCs/>
          <w:color w:val="auto"/>
        </w:rPr>
        <w:t xml:space="preserve">apropriada </w:t>
      </w:r>
      <w:r w:rsidRPr="00BF4D85">
        <w:rPr>
          <w:iCs/>
          <w:color w:val="auto"/>
        </w:rPr>
        <w:t xml:space="preserve">de erros ou desvios encontrados pelo especialista do auditor. </w:t>
      </w:r>
    </w:p>
    <w:p w14:paraId="71F6EA75" w14:textId="77777777" w:rsidR="00ED39BF" w:rsidRDefault="00ED39BF" w:rsidP="00ED39BF">
      <w:pPr>
        <w:pStyle w:val="Default"/>
        <w:ind w:left="567" w:hanging="567"/>
        <w:jc w:val="both"/>
        <w:rPr>
          <w:iCs/>
          <w:color w:val="auto"/>
        </w:rPr>
      </w:pPr>
    </w:p>
    <w:p w14:paraId="288D786D" w14:textId="77777777" w:rsidR="00ED39BF" w:rsidRPr="00BF4D85" w:rsidRDefault="00ED39BF" w:rsidP="00ED39BF">
      <w:pPr>
        <w:pStyle w:val="Default"/>
        <w:ind w:left="567" w:hanging="567"/>
        <w:jc w:val="both"/>
        <w:rPr>
          <w:iCs/>
          <w:color w:val="auto"/>
        </w:rPr>
      </w:pPr>
      <w:r w:rsidRPr="00BF4D85">
        <w:rPr>
          <w:iCs/>
          <w:color w:val="auto"/>
        </w:rPr>
        <w:t xml:space="preserve">Premissas, métodos e dados-fonte </w:t>
      </w:r>
    </w:p>
    <w:p w14:paraId="5651B30E" w14:textId="77777777" w:rsidR="00ED39BF" w:rsidRDefault="00ED39BF" w:rsidP="00ED39BF">
      <w:pPr>
        <w:pStyle w:val="Default"/>
        <w:ind w:left="567" w:hanging="567"/>
        <w:jc w:val="both"/>
        <w:rPr>
          <w:iCs/>
          <w:color w:val="auto"/>
        </w:rPr>
      </w:pPr>
    </w:p>
    <w:p w14:paraId="174F088A" w14:textId="77777777" w:rsidR="00ED39BF" w:rsidRPr="00BF4D85" w:rsidRDefault="00ED39BF" w:rsidP="00ED39BF">
      <w:pPr>
        <w:pStyle w:val="Default"/>
        <w:ind w:left="567" w:hanging="567"/>
        <w:jc w:val="both"/>
        <w:rPr>
          <w:iCs/>
          <w:color w:val="auto"/>
        </w:rPr>
      </w:pPr>
      <w:r w:rsidRPr="00BF4D85">
        <w:rPr>
          <w:iCs/>
          <w:color w:val="auto"/>
        </w:rPr>
        <w:t xml:space="preserve">Premissas e métodos (ver item 12(b)) </w:t>
      </w:r>
    </w:p>
    <w:p w14:paraId="4E07518D" w14:textId="77777777" w:rsidR="00ED39BF" w:rsidRDefault="00ED39BF" w:rsidP="00ED39BF">
      <w:pPr>
        <w:pStyle w:val="Default"/>
        <w:ind w:left="567" w:hanging="567"/>
        <w:jc w:val="both"/>
        <w:rPr>
          <w:iCs/>
          <w:color w:val="auto"/>
        </w:rPr>
      </w:pPr>
    </w:p>
    <w:p w14:paraId="09D069A4" w14:textId="77777777" w:rsidR="00ED39BF" w:rsidRPr="00BF4D85" w:rsidRDefault="00ED39BF" w:rsidP="00ED39BF">
      <w:pPr>
        <w:pStyle w:val="Default"/>
        <w:ind w:left="567" w:hanging="567"/>
        <w:jc w:val="both"/>
        <w:rPr>
          <w:iCs/>
          <w:color w:val="auto"/>
        </w:rPr>
      </w:pPr>
      <w:r w:rsidRPr="00BF4D85">
        <w:rPr>
          <w:iCs/>
          <w:color w:val="auto"/>
        </w:rPr>
        <w:t xml:space="preserve">A35. </w:t>
      </w:r>
      <w:r>
        <w:rPr>
          <w:iCs/>
          <w:color w:val="auto"/>
        </w:rPr>
        <w:tab/>
      </w:r>
      <w:r w:rsidRPr="00BF4D85">
        <w:rPr>
          <w:iCs/>
          <w:color w:val="auto"/>
        </w:rPr>
        <w:t xml:space="preserve">Quando o trabalho do especialista do auditor é avaliar premissas e métodos básicos, incluindo modelos, quando aplicáveis, usados pela administração no desenvolvimento de estimativa contábil, os procedimentos do auditor são direcionados principalmente para avaliar se o especialista do auditor revisou adequadamente essas premissas e métodos. Quando o trabalho do especialista do auditor é desenvolver estimativa pontual ou um intervalo de variação para o auditor para comparação com a estimativa pontual da administração, os procedimentos do auditor podem ser direcionados basicamente para avaliar as premissas e métodos, incluindo modelos quando </w:t>
      </w:r>
      <w:r>
        <w:rPr>
          <w:iCs/>
          <w:color w:val="auto"/>
        </w:rPr>
        <w:t xml:space="preserve">apropriado, </w:t>
      </w:r>
      <w:r w:rsidRPr="00BF4D85">
        <w:rPr>
          <w:iCs/>
          <w:color w:val="auto"/>
        </w:rPr>
        <w:t xml:space="preserve">usados pelo especialista do auditor. </w:t>
      </w:r>
    </w:p>
    <w:p w14:paraId="1B715CC5" w14:textId="77777777" w:rsidR="00ED39BF" w:rsidRDefault="00ED39BF" w:rsidP="00ED39BF">
      <w:pPr>
        <w:pStyle w:val="Default"/>
        <w:ind w:left="567" w:hanging="567"/>
        <w:jc w:val="both"/>
        <w:rPr>
          <w:iCs/>
          <w:color w:val="auto"/>
        </w:rPr>
      </w:pPr>
    </w:p>
    <w:p w14:paraId="6700C123" w14:textId="77777777" w:rsidR="00ED39BF" w:rsidRPr="00BF4D85" w:rsidRDefault="00ED39BF" w:rsidP="00ED39BF">
      <w:pPr>
        <w:pStyle w:val="Default"/>
        <w:ind w:left="567" w:hanging="567"/>
        <w:jc w:val="both"/>
        <w:rPr>
          <w:iCs/>
          <w:color w:val="auto"/>
        </w:rPr>
      </w:pPr>
      <w:r w:rsidRPr="00BF4D85">
        <w:rPr>
          <w:iCs/>
          <w:color w:val="auto"/>
        </w:rPr>
        <w:t xml:space="preserve">A36. </w:t>
      </w:r>
      <w:r>
        <w:rPr>
          <w:iCs/>
          <w:color w:val="auto"/>
        </w:rPr>
        <w:tab/>
      </w:r>
      <w:r w:rsidRPr="00BF4D85">
        <w:rPr>
          <w:iCs/>
          <w:color w:val="auto"/>
        </w:rPr>
        <w:t xml:space="preserve">A NBC TA 540 </w:t>
      </w:r>
      <w:r>
        <w:rPr>
          <w:iCs/>
          <w:color w:val="auto"/>
        </w:rPr>
        <w:t>–</w:t>
      </w:r>
      <w:r w:rsidRPr="00BF4D85">
        <w:rPr>
          <w:iCs/>
          <w:color w:val="auto"/>
        </w:rPr>
        <w:t xml:space="preserve"> Auditoria de </w:t>
      </w:r>
      <w:r>
        <w:rPr>
          <w:iCs/>
          <w:color w:val="auto"/>
        </w:rPr>
        <w:t>E</w:t>
      </w:r>
      <w:r w:rsidRPr="00BF4D85">
        <w:rPr>
          <w:iCs/>
          <w:color w:val="auto"/>
        </w:rPr>
        <w:t>stimativa</w:t>
      </w:r>
      <w:r>
        <w:rPr>
          <w:iCs/>
          <w:color w:val="auto"/>
        </w:rPr>
        <w:t>s</w:t>
      </w:r>
      <w:r w:rsidRPr="00BF4D85">
        <w:rPr>
          <w:iCs/>
          <w:color w:val="auto"/>
        </w:rPr>
        <w:t xml:space="preserve"> </w:t>
      </w:r>
      <w:r>
        <w:rPr>
          <w:iCs/>
          <w:color w:val="auto"/>
        </w:rPr>
        <w:t>C</w:t>
      </w:r>
      <w:r w:rsidRPr="00BF4D85">
        <w:rPr>
          <w:iCs/>
          <w:color w:val="auto"/>
        </w:rPr>
        <w:t xml:space="preserve">ontábeis, </w:t>
      </w:r>
      <w:r>
        <w:rPr>
          <w:iCs/>
          <w:color w:val="auto"/>
        </w:rPr>
        <w:t>Inclusive do V</w:t>
      </w:r>
      <w:r w:rsidRPr="00BF4D85">
        <w:rPr>
          <w:iCs/>
          <w:color w:val="auto"/>
        </w:rPr>
        <w:t xml:space="preserve">alor </w:t>
      </w:r>
      <w:r>
        <w:rPr>
          <w:iCs/>
          <w:color w:val="auto"/>
        </w:rPr>
        <w:t>J</w:t>
      </w:r>
      <w:r w:rsidRPr="00BF4D85">
        <w:rPr>
          <w:iCs/>
          <w:color w:val="auto"/>
        </w:rPr>
        <w:t>usto</w:t>
      </w:r>
      <w:r>
        <w:rPr>
          <w:iCs/>
          <w:color w:val="auto"/>
        </w:rPr>
        <w:t>,</w:t>
      </w:r>
      <w:r w:rsidRPr="00BF4D85">
        <w:rPr>
          <w:iCs/>
          <w:color w:val="auto"/>
        </w:rPr>
        <w:t xml:space="preserve"> e </w:t>
      </w:r>
      <w:r>
        <w:rPr>
          <w:iCs/>
          <w:color w:val="auto"/>
        </w:rPr>
        <w:t>D</w:t>
      </w:r>
      <w:r w:rsidRPr="00BF4D85">
        <w:rPr>
          <w:iCs/>
          <w:color w:val="auto"/>
        </w:rPr>
        <w:t xml:space="preserve">ivulgações </w:t>
      </w:r>
      <w:r>
        <w:rPr>
          <w:iCs/>
          <w:color w:val="auto"/>
        </w:rPr>
        <w:t>R</w:t>
      </w:r>
      <w:r w:rsidRPr="00BF4D85">
        <w:rPr>
          <w:iCs/>
          <w:color w:val="auto"/>
        </w:rPr>
        <w:t xml:space="preserve">elacionadas, itens 8, 13 e 15, discute as premissas e os métodos usados pela administração na </w:t>
      </w:r>
      <w:r>
        <w:rPr>
          <w:iCs/>
          <w:color w:val="auto"/>
        </w:rPr>
        <w:t>elaboração</w:t>
      </w:r>
      <w:r w:rsidRPr="00BF4D85">
        <w:rPr>
          <w:iCs/>
          <w:color w:val="auto"/>
        </w:rPr>
        <w:t xml:space="preserve"> de estimativas contábeis, incluindo, em alguns casos, o uso de modelos desenvolvidos para a entidade altamente especializados. Embora essa discussão esteja descrita no contexto da obtenção pelo auditor de evidência de auditoria apropriada e suficiente em relação às premissas e aos métodos da administração, ela também pode ajudar o auditor na avaliação das premissas e dos métodos de especialista do auditor. </w:t>
      </w:r>
    </w:p>
    <w:p w14:paraId="22FE582C" w14:textId="77777777" w:rsidR="00ED39BF" w:rsidRDefault="00ED39BF" w:rsidP="00ED39BF">
      <w:pPr>
        <w:pStyle w:val="Default"/>
        <w:ind w:left="567" w:hanging="567"/>
        <w:jc w:val="both"/>
        <w:rPr>
          <w:iCs/>
          <w:color w:val="auto"/>
        </w:rPr>
      </w:pPr>
    </w:p>
    <w:p w14:paraId="12895E83" w14:textId="77777777" w:rsidR="00ED39BF" w:rsidRPr="00BF4D85" w:rsidRDefault="00ED39BF" w:rsidP="00ED39BF">
      <w:pPr>
        <w:pStyle w:val="Default"/>
        <w:ind w:left="567" w:hanging="567"/>
        <w:jc w:val="both"/>
        <w:rPr>
          <w:iCs/>
          <w:color w:val="auto"/>
        </w:rPr>
      </w:pPr>
      <w:r w:rsidRPr="00BF4D85">
        <w:rPr>
          <w:iCs/>
          <w:color w:val="auto"/>
        </w:rPr>
        <w:t xml:space="preserve">A37. </w:t>
      </w:r>
      <w:r>
        <w:rPr>
          <w:iCs/>
          <w:color w:val="auto"/>
        </w:rPr>
        <w:tab/>
      </w:r>
      <w:r w:rsidRPr="00BF4D85">
        <w:rPr>
          <w:iCs/>
          <w:color w:val="auto"/>
        </w:rPr>
        <w:t xml:space="preserve">Quando o trabalho do especialista do auditor envolve o uso de premissas e métodos significativos, os fatores pertinentes para a avaliação dessas premissas e desses métodos pelo auditor incluem se esses fatores são: </w:t>
      </w:r>
    </w:p>
    <w:p w14:paraId="3AFB88DA"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geralmente aceitos na área de atuação do especialista do auditor; </w:t>
      </w:r>
    </w:p>
    <w:p w14:paraId="5EBDF50D"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consistentes com as exigências da estrutura de relatório financeiro aplicável; </w:t>
      </w:r>
    </w:p>
    <w:p w14:paraId="386ED61B"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dependentes da utilização de modelos específicos; e </w:t>
      </w:r>
    </w:p>
    <w:p w14:paraId="0F18903F"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consistentes com os da administração e, em caso negativo, os efeitos das diferenças. </w:t>
      </w:r>
    </w:p>
    <w:p w14:paraId="3C626A79" w14:textId="77777777" w:rsidR="00ED39BF" w:rsidRDefault="00ED39BF" w:rsidP="00ED39BF">
      <w:pPr>
        <w:pStyle w:val="Default"/>
        <w:ind w:left="567" w:hanging="567"/>
        <w:jc w:val="both"/>
        <w:rPr>
          <w:iCs/>
          <w:color w:val="auto"/>
        </w:rPr>
      </w:pPr>
    </w:p>
    <w:p w14:paraId="269B7688" w14:textId="77777777" w:rsidR="00ED39BF" w:rsidRPr="00BF4D85" w:rsidRDefault="00ED39BF" w:rsidP="00ED39BF">
      <w:pPr>
        <w:pStyle w:val="Default"/>
        <w:ind w:left="567" w:hanging="567"/>
        <w:jc w:val="both"/>
        <w:rPr>
          <w:iCs/>
          <w:color w:val="auto"/>
        </w:rPr>
      </w:pPr>
      <w:r w:rsidRPr="00BF4D85">
        <w:rPr>
          <w:iCs/>
          <w:color w:val="auto"/>
        </w:rPr>
        <w:t xml:space="preserve">Dados-fonte usados pelo especialista (ver item 12(c)) </w:t>
      </w:r>
    </w:p>
    <w:p w14:paraId="351EF954" w14:textId="77777777" w:rsidR="00ED39BF" w:rsidRDefault="00ED39BF" w:rsidP="00ED39BF">
      <w:pPr>
        <w:pStyle w:val="Default"/>
        <w:ind w:left="567" w:hanging="567"/>
        <w:jc w:val="both"/>
        <w:rPr>
          <w:iCs/>
          <w:color w:val="auto"/>
        </w:rPr>
      </w:pPr>
    </w:p>
    <w:p w14:paraId="004FCEA8" w14:textId="77777777" w:rsidR="00ED39BF" w:rsidRPr="00BF4D85" w:rsidRDefault="00ED39BF" w:rsidP="00ED39BF">
      <w:pPr>
        <w:pStyle w:val="Default"/>
        <w:ind w:left="567" w:hanging="567"/>
        <w:jc w:val="both"/>
        <w:rPr>
          <w:iCs/>
          <w:color w:val="auto"/>
        </w:rPr>
      </w:pPr>
      <w:r w:rsidRPr="00BF4D85">
        <w:rPr>
          <w:iCs/>
          <w:color w:val="auto"/>
        </w:rPr>
        <w:t xml:space="preserve">A38. </w:t>
      </w:r>
      <w:r>
        <w:rPr>
          <w:iCs/>
          <w:color w:val="auto"/>
        </w:rPr>
        <w:tab/>
      </w:r>
      <w:r w:rsidRPr="00BF4D85">
        <w:rPr>
          <w:iCs/>
          <w:color w:val="auto"/>
        </w:rPr>
        <w:t xml:space="preserve">Quando o trabalho do especialista do auditor envolve o uso de dados-fonte que são significativos para o seu trabalho, podem ser usados os seguintes procedimentos para testar esses dados: </w:t>
      </w:r>
    </w:p>
    <w:p w14:paraId="10B7ACEB" w14:textId="77777777" w:rsidR="00ED39BF" w:rsidRPr="00BF4D85" w:rsidRDefault="00ED39BF">
      <w:pPr>
        <w:pStyle w:val="Default"/>
        <w:numPr>
          <w:ilvl w:val="0"/>
          <w:numId w:val="245"/>
        </w:numPr>
        <w:ind w:left="1134" w:hanging="283"/>
        <w:jc w:val="both"/>
        <w:rPr>
          <w:iCs/>
          <w:color w:val="auto"/>
        </w:rPr>
      </w:pPr>
      <w:r w:rsidRPr="00BF4D85">
        <w:rPr>
          <w:iCs/>
          <w:color w:val="auto"/>
        </w:rPr>
        <w:t>verificação da origem dos dados, incluindo a obtenção de entendimento dos controles internos sobre os dados e, quando aplicável, a aplicação de testes sobre os controles e, quando relevante, sua transmissão para o especialista</w:t>
      </w:r>
      <w:r>
        <w:rPr>
          <w:iCs/>
          <w:color w:val="auto"/>
        </w:rPr>
        <w:t>;</w:t>
      </w:r>
    </w:p>
    <w:p w14:paraId="71717B73" w14:textId="77777777" w:rsidR="00ED39BF" w:rsidRPr="00BF4D85" w:rsidRDefault="00ED39BF">
      <w:pPr>
        <w:pStyle w:val="Default"/>
        <w:numPr>
          <w:ilvl w:val="0"/>
          <w:numId w:val="245"/>
        </w:numPr>
        <w:ind w:left="1134" w:hanging="283"/>
        <w:jc w:val="both"/>
        <w:rPr>
          <w:iCs/>
          <w:color w:val="auto"/>
        </w:rPr>
      </w:pPr>
      <w:r>
        <w:rPr>
          <w:iCs/>
          <w:color w:val="auto"/>
        </w:rPr>
        <w:t>r</w:t>
      </w:r>
      <w:r w:rsidRPr="00BF4D85">
        <w:rPr>
          <w:iCs/>
          <w:color w:val="auto"/>
        </w:rPr>
        <w:t xml:space="preserve">evisão da integridade e consistência interna dos dados. </w:t>
      </w:r>
    </w:p>
    <w:p w14:paraId="2999EF4F" w14:textId="77777777" w:rsidR="00ED39BF" w:rsidRDefault="00ED39BF" w:rsidP="00ED39BF">
      <w:pPr>
        <w:pStyle w:val="Default"/>
        <w:ind w:left="567" w:hanging="567"/>
        <w:jc w:val="both"/>
        <w:rPr>
          <w:iCs/>
          <w:color w:val="auto"/>
        </w:rPr>
      </w:pPr>
    </w:p>
    <w:p w14:paraId="117E7169" w14:textId="77777777" w:rsidR="00ED39BF" w:rsidRPr="00BF4D85" w:rsidRDefault="00ED39BF" w:rsidP="00ED39BF">
      <w:pPr>
        <w:pStyle w:val="Default"/>
        <w:ind w:left="567" w:hanging="567"/>
        <w:jc w:val="both"/>
        <w:rPr>
          <w:iCs/>
          <w:color w:val="auto"/>
        </w:rPr>
      </w:pPr>
      <w:r w:rsidRPr="00BF4D85">
        <w:rPr>
          <w:iCs/>
          <w:color w:val="auto"/>
        </w:rPr>
        <w:t xml:space="preserve">A39. </w:t>
      </w:r>
      <w:r>
        <w:rPr>
          <w:iCs/>
          <w:color w:val="auto"/>
        </w:rPr>
        <w:tab/>
      </w:r>
      <w:r w:rsidRPr="00BF4D85">
        <w:rPr>
          <w:iCs/>
          <w:color w:val="auto"/>
        </w:rPr>
        <w:t xml:space="preserve">Em muitos casos, o auditor pode testar os dados-fonte. Entretanto, em outros casos, quando a natureza dos dados-fonte usados pelo especialista do auditor é altamente técnica em relação à área do especialista, esse especialista pode testar os dados-fonte. Se o especialista do auditor testou os dados-fonte, uma maneira </w:t>
      </w:r>
      <w:r>
        <w:rPr>
          <w:iCs/>
          <w:color w:val="auto"/>
        </w:rPr>
        <w:t xml:space="preserve">apropriada </w:t>
      </w:r>
      <w:r w:rsidRPr="00BF4D85">
        <w:rPr>
          <w:iCs/>
          <w:color w:val="auto"/>
        </w:rPr>
        <w:t xml:space="preserve">para o auditor avaliar a importância, integridade e precisão desses dados pode ser a indagação a esse especialista, ou a supervisão ou revisão dos testes aplicados por ele. </w:t>
      </w:r>
    </w:p>
    <w:p w14:paraId="3AD1761A" w14:textId="77777777" w:rsidR="00ED39BF" w:rsidRDefault="00ED39BF" w:rsidP="00ED39BF">
      <w:pPr>
        <w:pStyle w:val="Default"/>
        <w:ind w:left="567" w:hanging="567"/>
        <w:jc w:val="both"/>
        <w:rPr>
          <w:iCs/>
          <w:color w:val="auto"/>
        </w:rPr>
      </w:pPr>
    </w:p>
    <w:p w14:paraId="10AC9CB0" w14:textId="77777777" w:rsidR="00ED39BF" w:rsidRPr="00BF4D85" w:rsidRDefault="00ED39BF" w:rsidP="00ED39BF">
      <w:pPr>
        <w:pStyle w:val="Default"/>
        <w:ind w:left="567" w:hanging="567"/>
        <w:jc w:val="both"/>
        <w:rPr>
          <w:iCs/>
          <w:color w:val="auto"/>
        </w:rPr>
      </w:pPr>
      <w:r w:rsidRPr="00BF4D85">
        <w:rPr>
          <w:iCs/>
          <w:color w:val="auto"/>
        </w:rPr>
        <w:t xml:space="preserve">Trabalho inadequado (ver item 13) </w:t>
      </w:r>
    </w:p>
    <w:p w14:paraId="4903CC3A" w14:textId="77777777" w:rsidR="00ED39BF" w:rsidRDefault="00ED39BF" w:rsidP="00ED39BF">
      <w:pPr>
        <w:pStyle w:val="Default"/>
        <w:ind w:left="567" w:hanging="567"/>
        <w:jc w:val="both"/>
        <w:rPr>
          <w:iCs/>
          <w:color w:val="auto"/>
        </w:rPr>
      </w:pPr>
    </w:p>
    <w:p w14:paraId="31BEA111" w14:textId="77777777" w:rsidR="00ED39BF" w:rsidRPr="00BF4D85" w:rsidRDefault="00ED39BF" w:rsidP="00ED39BF">
      <w:pPr>
        <w:pStyle w:val="Default"/>
        <w:ind w:left="567" w:hanging="567"/>
        <w:jc w:val="both"/>
        <w:rPr>
          <w:iCs/>
          <w:color w:val="auto"/>
        </w:rPr>
      </w:pPr>
      <w:r w:rsidRPr="00BF4D85">
        <w:rPr>
          <w:iCs/>
          <w:color w:val="auto"/>
        </w:rPr>
        <w:t xml:space="preserve">A40. </w:t>
      </w:r>
      <w:r>
        <w:rPr>
          <w:iCs/>
          <w:color w:val="auto"/>
        </w:rPr>
        <w:tab/>
      </w:r>
      <w:r w:rsidRPr="00BF4D85">
        <w:rPr>
          <w:iCs/>
          <w:color w:val="auto"/>
        </w:rPr>
        <w:t xml:space="preserve">Se o auditor concluir que o trabalho do especialista do auditor não é adequado para fins da auditoria e não puder resolver o assunto por meio dos procedimentos adicionais de auditoria requeridos pelo item 13, que podem envolver a execução de trabalho adicional por ambos, o especialista e o auditor, ou incluir a utilização ou contratação de outro especialista, pode ser necessário expressar uma opinião modificada em seu relatório de acordo com a NBC TA 705 </w:t>
      </w:r>
      <w:r>
        <w:rPr>
          <w:iCs/>
          <w:color w:val="auto"/>
        </w:rPr>
        <w:t>–</w:t>
      </w:r>
      <w:r w:rsidRPr="00BF4D85">
        <w:rPr>
          <w:iCs/>
          <w:color w:val="auto"/>
        </w:rPr>
        <w:t xml:space="preserve"> Modificaç</w:t>
      </w:r>
      <w:r>
        <w:rPr>
          <w:iCs/>
          <w:color w:val="auto"/>
        </w:rPr>
        <w:t>ões</w:t>
      </w:r>
      <w:r w:rsidRPr="00BF4D85">
        <w:rPr>
          <w:iCs/>
          <w:color w:val="auto"/>
        </w:rPr>
        <w:t xml:space="preserve"> na </w:t>
      </w:r>
      <w:r>
        <w:rPr>
          <w:iCs/>
          <w:color w:val="auto"/>
        </w:rPr>
        <w:t>O</w:t>
      </w:r>
      <w:r w:rsidRPr="00BF4D85">
        <w:rPr>
          <w:iCs/>
          <w:color w:val="auto"/>
        </w:rPr>
        <w:t xml:space="preserve">pinião do </w:t>
      </w:r>
      <w:r>
        <w:rPr>
          <w:iCs/>
          <w:color w:val="auto"/>
        </w:rPr>
        <w:t>A</w:t>
      </w:r>
      <w:r w:rsidRPr="00BF4D85">
        <w:rPr>
          <w:iCs/>
          <w:color w:val="auto"/>
        </w:rPr>
        <w:t xml:space="preserve">uditor </w:t>
      </w:r>
      <w:r>
        <w:rPr>
          <w:iCs/>
          <w:color w:val="auto"/>
        </w:rPr>
        <w:t>I</w:t>
      </w:r>
      <w:r w:rsidRPr="00BF4D85">
        <w:rPr>
          <w:iCs/>
          <w:color w:val="auto"/>
        </w:rPr>
        <w:t xml:space="preserve">ndependente, item 6(b), porque o auditor não obteve evidência de auditoria suficiente e apropriada. </w:t>
      </w:r>
    </w:p>
    <w:p w14:paraId="7935D467" w14:textId="77777777" w:rsidR="00ED39BF" w:rsidRDefault="00ED39BF" w:rsidP="00ED39BF">
      <w:pPr>
        <w:pStyle w:val="Default"/>
        <w:ind w:left="567" w:hanging="567"/>
        <w:jc w:val="both"/>
        <w:rPr>
          <w:iCs/>
          <w:color w:val="auto"/>
        </w:rPr>
      </w:pPr>
    </w:p>
    <w:p w14:paraId="21225B59" w14:textId="77777777" w:rsidR="00ED39BF" w:rsidRPr="00BF4D85" w:rsidRDefault="00ED39BF" w:rsidP="00ED39BF">
      <w:pPr>
        <w:pStyle w:val="Default"/>
        <w:jc w:val="both"/>
        <w:rPr>
          <w:iCs/>
          <w:color w:val="auto"/>
        </w:rPr>
      </w:pPr>
      <w:r w:rsidRPr="0051318E">
        <w:rPr>
          <w:b/>
          <w:iCs/>
          <w:color w:val="auto"/>
        </w:rPr>
        <w:t>Referência ao especialista do auditor no relatório do auditor independente</w:t>
      </w:r>
      <w:r w:rsidRPr="00BF4D85">
        <w:rPr>
          <w:iCs/>
          <w:color w:val="auto"/>
        </w:rPr>
        <w:t xml:space="preserve"> (</w:t>
      </w:r>
      <w:r>
        <w:rPr>
          <w:iCs/>
          <w:color w:val="auto"/>
        </w:rPr>
        <w:t>v</w:t>
      </w:r>
      <w:r w:rsidRPr="00BF4D85">
        <w:rPr>
          <w:iCs/>
          <w:color w:val="auto"/>
        </w:rPr>
        <w:t>er itens 14</w:t>
      </w:r>
      <w:r>
        <w:rPr>
          <w:iCs/>
          <w:color w:val="auto"/>
        </w:rPr>
        <w:t xml:space="preserve"> e </w:t>
      </w:r>
      <w:r w:rsidRPr="00BF4D85">
        <w:rPr>
          <w:iCs/>
          <w:color w:val="auto"/>
        </w:rPr>
        <w:t xml:space="preserve">15) </w:t>
      </w:r>
    </w:p>
    <w:p w14:paraId="3E171669" w14:textId="77777777" w:rsidR="00ED39BF" w:rsidRDefault="00ED39BF" w:rsidP="00ED39BF">
      <w:pPr>
        <w:pStyle w:val="Default"/>
        <w:ind w:left="567" w:hanging="567"/>
        <w:jc w:val="both"/>
        <w:rPr>
          <w:iCs/>
          <w:color w:val="auto"/>
        </w:rPr>
      </w:pPr>
    </w:p>
    <w:p w14:paraId="16C39303" w14:textId="77777777" w:rsidR="00ED39BF" w:rsidRPr="00BF4D85" w:rsidRDefault="00ED39BF" w:rsidP="00ED39BF">
      <w:pPr>
        <w:pStyle w:val="Default"/>
        <w:ind w:left="567" w:hanging="567"/>
        <w:jc w:val="both"/>
        <w:rPr>
          <w:iCs/>
          <w:color w:val="auto"/>
        </w:rPr>
      </w:pPr>
      <w:r w:rsidRPr="00BF4D85">
        <w:rPr>
          <w:iCs/>
          <w:color w:val="auto"/>
        </w:rPr>
        <w:t xml:space="preserve">A41. </w:t>
      </w:r>
      <w:r>
        <w:rPr>
          <w:iCs/>
          <w:color w:val="auto"/>
        </w:rPr>
        <w:tab/>
      </w:r>
      <w:r w:rsidRPr="00BF4D85">
        <w:rPr>
          <w:iCs/>
          <w:color w:val="auto"/>
        </w:rPr>
        <w:t xml:space="preserve">Em alguns casos no setor público, a legislação ou </w:t>
      </w:r>
      <w:r>
        <w:rPr>
          <w:iCs/>
          <w:color w:val="auto"/>
        </w:rPr>
        <w:t xml:space="preserve">a </w:t>
      </w:r>
      <w:r w:rsidRPr="00BF4D85">
        <w:rPr>
          <w:iCs/>
          <w:color w:val="auto"/>
        </w:rPr>
        <w:t xml:space="preserve">regulamentação pode requerer uma referência ao trabalho de especialista do auditor, por exemplo, para fins de transparência. </w:t>
      </w:r>
    </w:p>
    <w:p w14:paraId="67EB9DE6" w14:textId="77777777" w:rsidR="00ED39BF" w:rsidRDefault="00ED39BF" w:rsidP="00ED39BF">
      <w:pPr>
        <w:pStyle w:val="Default"/>
        <w:ind w:left="567" w:hanging="567"/>
        <w:jc w:val="both"/>
        <w:rPr>
          <w:iCs/>
          <w:color w:val="auto"/>
        </w:rPr>
      </w:pPr>
    </w:p>
    <w:p w14:paraId="55156927" w14:textId="77777777" w:rsidR="00ED39BF" w:rsidRPr="00BF4D85" w:rsidRDefault="00ED39BF" w:rsidP="00ED39BF">
      <w:pPr>
        <w:pStyle w:val="Default"/>
        <w:ind w:left="567" w:hanging="567"/>
        <w:jc w:val="both"/>
        <w:rPr>
          <w:iCs/>
          <w:color w:val="auto"/>
        </w:rPr>
      </w:pPr>
      <w:r w:rsidRPr="00BF4D85">
        <w:rPr>
          <w:iCs/>
          <w:color w:val="auto"/>
        </w:rPr>
        <w:t xml:space="preserve">A42. </w:t>
      </w:r>
      <w:r>
        <w:rPr>
          <w:iCs/>
          <w:color w:val="auto"/>
        </w:rPr>
        <w:tab/>
      </w:r>
      <w:r w:rsidRPr="00BF4D85">
        <w:rPr>
          <w:iCs/>
          <w:color w:val="auto"/>
        </w:rPr>
        <w:t xml:space="preserve">Pode ser </w:t>
      </w:r>
      <w:r>
        <w:rPr>
          <w:iCs/>
          <w:color w:val="auto"/>
        </w:rPr>
        <w:t xml:space="preserve">apropriado </w:t>
      </w:r>
      <w:r w:rsidRPr="00BF4D85">
        <w:rPr>
          <w:iCs/>
          <w:color w:val="auto"/>
        </w:rPr>
        <w:t xml:space="preserve">em algumas circunstâncias fazer referência ao especialista </w:t>
      </w:r>
      <w:r>
        <w:rPr>
          <w:iCs/>
          <w:color w:val="auto"/>
        </w:rPr>
        <w:t>no</w:t>
      </w:r>
      <w:r w:rsidRPr="00BF4D85">
        <w:rPr>
          <w:iCs/>
          <w:color w:val="auto"/>
        </w:rPr>
        <w:t xml:space="preserve"> relatório que contém uma opinião modificada para explicar a natureza da modificação. Nessas circunstâncias, o auditor pode precisar da permissão do especialista do auditor antes de fazer essa referência. </w:t>
      </w:r>
    </w:p>
    <w:p w14:paraId="316FECE3" w14:textId="77777777" w:rsidR="00ED39BF" w:rsidRPr="00BF4D85" w:rsidRDefault="00ED39BF" w:rsidP="00ED39BF">
      <w:pPr>
        <w:pStyle w:val="Default"/>
        <w:ind w:left="567" w:hanging="567"/>
        <w:jc w:val="both"/>
        <w:rPr>
          <w:iCs/>
          <w:color w:val="auto"/>
        </w:rPr>
      </w:pPr>
      <w:r>
        <w:rPr>
          <w:iCs/>
          <w:color w:val="auto"/>
        </w:rPr>
        <w:br w:type="page"/>
      </w:r>
      <w:r w:rsidRPr="00466BE2">
        <w:rPr>
          <w:b/>
          <w:iCs/>
          <w:color w:val="auto"/>
          <w:sz w:val="28"/>
        </w:rPr>
        <w:t>Apêndice</w:t>
      </w:r>
      <w:r w:rsidRPr="00BF4D85">
        <w:rPr>
          <w:iCs/>
          <w:color w:val="auto"/>
        </w:rPr>
        <w:t xml:space="preserve"> (ver item A25) </w:t>
      </w:r>
    </w:p>
    <w:p w14:paraId="2DDF93A3" w14:textId="77777777" w:rsidR="00ED39BF" w:rsidRDefault="00ED39BF" w:rsidP="00ED39BF">
      <w:pPr>
        <w:pStyle w:val="Default"/>
        <w:ind w:left="567" w:hanging="567"/>
        <w:jc w:val="both"/>
        <w:rPr>
          <w:iCs/>
          <w:color w:val="auto"/>
        </w:rPr>
      </w:pPr>
    </w:p>
    <w:p w14:paraId="752F9F84" w14:textId="77777777" w:rsidR="00ED39BF" w:rsidRPr="0051318E" w:rsidRDefault="00ED39BF" w:rsidP="00ED39BF">
      <w:pPr>
        <w:pStyle w:val="Default"/>
        <w:ind w:left="567" w:hanging="567"/>
        <w:jc w:val="both"/>
        <w:rPr>
          <w:b/>
          <w:iCs/>
          <w:color w:val="auto"/>
        </w:rPr>
      </w:pPr>
      <w:r w:rsidRPr="0051318E">
        <w:rPr>
          <w:b/>
          <w:iCs/>
          <w:color w:val="auto"/>
        </w:rPr>
        <w:t xml:space="preserve">Considerações para o acordo entre o auditor e especialista externo do auditor </w:t>
      </w:r>
    </w:p>
    <w:p w14:paraId="3F0779D9" w14:textId="77777777" w:rsidR="00ED39BF" w:rsidRDefault="00ED39BF" w:rsidP="00ED39BF">
      <w:pPr>
        <w:pStyle w:val="Default"/>
        <w:ind w:left="567" w:hanging="567"/>
        <w:jc w:val="both"/>
        <w:rPr>
          <w:iCs/>
          <w:color w:val="auto"/>
        </w:rPr>
      </w:pPr>
    </w:p>
    <w:p w14:paraId="1CDA4D14" w14:textId="77777777" w:rsidR="00ED39BF" w:rsidRPr="00BF4D85" w:rsidRDefault="00ED39BF" w:rsidP="00ED39BF">
      <w:pPr>
        <w:pStyle w:val="Default"/>
        <w:ind w:left="567"/>
        <w:jc w:val="both"/>
        <w:rPr>
          <w:iCs/>
          <w:color w:val="auto"/>
        </w:rPr>
      </w:pPr>
      <w:r w:rsidRPr="00BF4D85">
        <w:rPr>
          <w:iCs/>
          <w:color w:val="auto"/>
        </w:rPr>
        <w:t xml:space="preserve">Este Apêndice apresenta uma lista dos assuntos que o auditor pode considerar incluir em qualquer acordo com um especialista externo do auditor. A lista abaixo é ilustrativa e não é exaustiva. A intenção da lista é ser apenas orientação que pode ser usada juntamente com as considerações descritas nesta </w:t>
      </w:r>
      <w:r>
        <w:rPr>
          <w:iCs/>
          <w:color w:val="auto"/>
        </w:rPr>
        <w:t>N</w:t>
      </w:r>
      <w:r w:rsidRPr="00BF4D85">
        <w:rPr>
          <w:iCs/>
          <w:color w:val="auto"/>
        </w:rPr>
        <w:t xml:space="preserve">orma. A inclusão de determinados assuntos no acordo depende das circunstâncias do trabalho. A lista também pode ajudar na consideração dos assuntos a serem incluídos em instruções ao especialista interno do auditor. </w:t>
      </w:r>
    </w:p>
    <w:p w14:paraId="7DCBCA89" w14:textId="77777777" w:rsidR="00ED39BF" w:rsidRDefault="00ED39BF" w:rsidP="00ED39BF">
      <w:pPr>
        <w:pStyle w:val="Default"/>
        <w:ind w:left="567" w:hanging="567"/>
        <w:jc w:val="both"/>
        <w:rPr>
          <w:iCs/>
          <w:color w:val="auto"/>
        </w:rPr>
      </w:pPr>
    </w:p>
    <w:p w14:paraId="0E25D48C" w14:textId="77777777" w:rsidR="00ED39BF" w:rsidRPr="0051318E" w:rsidRDefault="00ED39BF" w:rsidP="00ED39BF">
      <w:pPr>
        <w:pStyle w:val="Default"/>
        <w:ind w:left="567" w:hanging="567"/>
        <w:jc w:val="both"/>
        <w:rPr>
          <w:b/>
          <w:iCs/>
          <w:color w:val="auto"/>
        </w:rPr>
      </w:pPr>
      <w:r w:rsidRPr="0051318E">
        <w:rPr>
          <w:b/>
          <w:iCs/>
          <w:color w:val="auto"/>
        </w:rPr>
        <w:t>Natureza, alcance e objetivos do trabalho do especialista externo do auditor</w:t>
      </w:r>
    </w:p>
    <w:p w14:paraId="5C57AC31" w14:textId="77777777" w:rsidR="00ED39BF" w:rsidRPr="0051318E" w:rsidRDefault="00ED39BF" w:rsidP="00ED39BF">
      <w:pPr>
        <w:pStyle w:val="Default"/>
        <w:ind w:left="567" w:hanging="567"/>
        <w:jc w:val="both"/>
        <w:rPr>
          <w:b/>
          <w:iCs/>
          <w:color w:val="auto"/>
        </w:rPr>
      </w:pPr>
    </w:p>
    <w:p w14:paraId="2A75A985" w14:textId="77777777" w:rsidR="00ED39BF" w:rsidRPr="00BF4D85" w:rsidRDefault="00ED39BF">
      <w:pPr>
        <w:pStyle w:val="Default"/>
        <w:numPr>
          <w:ilvl w:val="0"/>
          <w:numId w:val="245"/>
        </w:numPr>
        <w:ind w:left="1134" w:hanging="283"/>
        <w:jc w:val="both"/>
        <w:rPr>
          <w:iCs/>
          <w:color w:val="auto"/>
        </w:rPr>
      </w:pPr>
      <w:r w:rsidRPr="00BF4D85">
        <w:rPr>
          <w:iCs/>
          <w:color w:val="auto"/>
        </w:rPr>
        <w:t>A natureza e o alcance dos procedimentos a serem executados pelo especialista externo do auditor</w:t>
      </w:r>
      <w:r>
        <w:rPr>
          <w:iCs/>
          <w:color w:val="auto"/>
        </w:rPr>
        <w:t>;</w:t>
      </w:r>
      <w:r w:rsidRPr="00BF4D85">
        <w:rPr>
          <w:iCs/>
          <w:color w:val="auto"/>
        </w:rPr>
        <w:t xml:space="preserve"> </w:t>
      </w:r>
    </w:p>
    <w:p w14:paraId="7EF5255C" w14:textId="77777777" w:rsidR="00ED39BF" w:rsidRPr="00BF4D85" w:rsidRDefault="00ED39BF">
      <w:pPr>
        <w:pStyle w:val="Default"/>
        <w:numPr>
          <w:ilvl w:val="0"/>
          <w:numId w:val="245"/>
        </w:numPr>
        <w:ind w:left="1134" w:hanging="283"/>
        <w:jc w:val="both"/>
        <w:rPr>
          <w:iCs/>
          <w:color w:val="auto"/>
        </w:rPr>
      </w:pPr>
      <w:r>
        <w:rPr>
          <w:iCs/>
          <w:color w:val="auto"/>
        </w:rPr>
        <w:t>O</w:t>
      </w:r>
      <w:r w:rsidRPr="00BF4D85">
        <w:rPr>
          <w:iCs/>
          <w:color w:val="auto"/>
        </w:rPr>
        <w:t>s objetivos do trabalho do especialista externo do auditor, no contexto de materialidade e considerações de risco relativas ao assunto ao qual se refere o trabalho desse especialista e, quando pertinente, a estrutura de relatório financeiro aplicável</w:t>
      </w:r>
      <w:r>
        <w:rPr>
          <w:iCs/>
          <w:color w:val="auto"/>
        </w:rPr>
        <w:t>;</w:t>
      </w:r>
      <w:r w:rsidRPr="00BF4D85">
        <w:rPr>
          <w:iCs/>
          <w:color w:val="auto"/>
        </w:rPr>
        <w:t xml:space="preserve"> </w:t>
      </w:r>
    </w:p>
    <w:p w14:paraId="1DA736A8" w14:textId="77777777" w:rsidR="00ED39BF" w:rsidRPr="00BF4D85" w:rsidRDefault="00ED39BF">
      <w:pPr>
        <w:pStyle w:val="Default"/>
        <w:numPr>
          <w:ilvl w:val="0"/>
          <w:numId w:val="245"/>
        </w:numPr>
        <w:ind w:left="1134" w:hanging="283"/>
        <w:jc w:val="both"/>
        <w:rPr>
          <w:iCs/>
          <w:color w:val="auto"/>
        </w:rPr>
      </w:pPr>
      <w:r w:rsidRPr="00BF4D85">
        <w:rPr>
          <w:iCs/>
          <w:color w:val="auto"/>
        </w:rPr>
        <w:t>Quaisquer padrões de desempenho técnico pertinentes, outros requisitos profissionais ou da área de atuação que serão seguidos pelo especialista externo do auditor</w:t>
      </w:r>
      <w:r>
        <w:rPr>
          <w:iCs/>
          <w:color w:val="auto"/>
        </w:rPr>
        <w:t>;</w:t>
      </w:r>
      <w:r w:rsidRPr="00BF4D85">
        <w:rPr>
          <w:iCs/>
          <w:color w:val="auto"/>
        </w:rPr>
        <w:t xml:space="preserve"> </w:t>
      </w:r>
    </w:p>
    <w:p w14:paraId="32E884CD" w14:textId="77777777" w:rsidR="00ED39BF" w:rsidRPr="00BF4D85" w:rsidRDefault="00ED39BF">
      <w:pPr>
        <w:pStyle w:val="Default"/>
        <w:numPr>
          <w:ilvl w:val="0"/>
          <w:numId w:val="245"/>
        </w:numPr>
        <w:ind w:left="1134" w:hanging="283"/>
        <w:jc w:val="both"/>
        <w:rPr>
          <w:iCs/>
          <w:color w:val="auto"/>
        </w:rPr>
      </w:pPr>
      <w:r w:rsidRPr="00BF4D85">
        <w:rPr>
          <w:iCs/>
          <w:color w:val="auto"/>
        </w:rPr>
        <w:t>As premissas e os métodos, incluindo modelos quando aplicável, que o especialista externo do auditor usará, e sua importância</w:t>
      </w:r>
      <w:r>
        <w:rPr>
          <w:iCs/>
          <w:color w:val="auto"/>
        </w:rPr>
        <w:t>;</w:t>
      </w:r>
      <w:r w:rsidRPr="00BF4D85">
        <w:rPr>
          <w:iCs/>
          <w:color w:val="auto"/>
        </w:rPr>
        <w:t xml:space="preserve"> </w:t>
      </w:r>
    </w:p>
    <w:p w14:paraId="1D3B880A" w14:textId="77777777" w:rsidR="00ED39BF" w:rsidRPr="00BF4D85" w:rsidRDefault="00ED39BF">
      <w:pPr>
        <w:pStyle w:val="Default"/>
        <w:numPr>
          <w:ilvl w:val="0"/>
          <w:numId w:val="245"/>
        </w:numPr>
        <w:ind w:left="1134" w:hanging="283"/>
        <w:jc w:val="both"/>
        <w:rPr>
          <w:iCs/>
          <w:color w:val="auto"/>
        </w:rPr>
      </w:pPr>
      <w:r w:rsidRPr="00BF4D85">
        <w:rPr>
          <w:iCs/>
          <w:color w:val="auto"/>
        </w:rPr>
        <w:t>A data de vigência ou, quando aplicável, o período de testes, do objeto do trabalho do especialista externo do auditor e requisitos relativos a eventos subseq</w:t>
      </w:r>
      <w:r>
        <w:rPr>
          <w:iCs/>
          <w:color w:val="auto"/>
        </w:rPr>
        <w:t>u</w:t>
      </w:r>
      <w:r w:rsidRPr="00BF4D85">
        <w:rPr>
          <w:iCs/>
          <w:color w:val="auto"/>
        </w:rPr>
        <w:t xml:space="preserve">entes. </w:t>
      </w:r>
    </w:p>
    <w:p w14:paraId="0FDE99C3" w14:textId="77777777" w:rsidR="00ED39BF" w:rsidRDefault="00ED39BF" w:rsidP="00ED39BF">
      <w:pPr>
        <w:pStyle w:val="Default"/>
        <w:ind w:left="567" w:hanging="567"/>
        <w:jc w:val="both"/>
        <w:rPr>
          <w:iCs/>
          <w:color w:val="auto"/>
        </w:rPr>
      </w:pPr>
    </w:p>
    <w:p w14:paraId="69BD952B" w14:textId="77777777" w:rsidR="00ED39BF" w:rsidRPr="0051318E" w:rsidRDefault="00ED39BF" w:rsidP="00ED39BF">
      <w:pPr>
        <w:pStyle w:val="Default"/>
        <w:jc w:val="both"/>
        <w:rPr>
          <w:b/>
          <w:iCs/>
          <w:color w:val="auto"/>
        </w:rPr>
      </w:pPr>
      <w:r w:rsidRPr="0051318E">
        <w:rPr>
          <w:b/>
          <w:iCs/>
          <w:color w:val="auto"/>
        </w:rPr>
        <w:t xml:space="preserve">Respectivas atribuições e responsabilidades do auditor e do especialista externo do auditor </w:t>
      </w:r>
    </w:p>
    <w:p w14:paraId="29108FD4" w14:textId="77777777" w:rsidR="00ED39BF" w:rsidRDefault="00ED39BF" w:rsidP="00ED39BF">
      <w:pPr>
        <w:pStyle w:val="Default"/>
        <w:ind w:left="567" w:hanging="567"/>
        <w:jc w:val="both"/>
        <w:rPr>
          <w:iCs/>
          <w:color w:val="auto"/>
        </w:rPr>
      </w:pPr>
    </w:p>
    <w:p w14:paraId="7B6A7F7E" w14:textId="77777777" w:rsidR="00ED39BF" w:rsidRDefault="00ED39BF">
      <w:pPr>
        <w:pStyle w:val="Default"/>
        <w:numPr>
          <w:ilvl w:val="0"/>
          <w:numId w:val="245"/>
        </w:numPr>
        <w:ind w:left="1134" w:hanging="283"/>
        <w:jc w:val="both"/>
        <w:rPr>
          <w:iCs/>
          <w:color w:val="auto"/>
        </w:rPr>
      </w:pPr>
      <w:r w:rsidRPr="00BF4D85">
        <w:rPr>
          <w:iCs/>
          <w:color w:val="auto"/>
        </w:rPr>
        <w:t xml:space="preserve">Normas pertinentes de auditoria e contabilidade e exigências regulatórias ou legais. </w:t>
      </w:r>
    </w:p>
    <w:p w14:paraId="3FAA0FEA"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O consentimento do especialista externo do auditor, para a utilização pretendida do seu relatório, incluindo qualquer referência a ele, ou divulgação dele, para outros, por exemplo, referência ao referido relatório na </w:t>
      </w:r>
      <w:r>
        <w:rPr>
          <w:iCs/>
          <w:color w:val="auto"/>
        </w:rPr>
        <w:t>seção</w:t>
      </w:r>
      <w:r w:rsidRPr="00BF4D85">
        <w:rPr>
          <w:iCs/>
          <w:color w:val="auto"/>
        </w:rPr>
        <w:t xml:space="preserve"> base de opinião </w:t>
      </w:r>
      <w:r>
        <w:rPr>
          <w:iCs/>
          <w:color w:val="auto"/>
        </w:rPr>
        <w:t xml:space="preserve">com ressalva </w:t>
      </w:r>
      <w:r w:rsidRPr="00BF4D85">
        <w:rPr>
          <w:iCs/>
          <w:color w:val="auto"/>
        </w:rPr>
        <w:t xml:space="preserve">no relatório do auditor, se necessário, ou sua divulgação para a administração ou comitê de auditoria. </w:t>
      </w:r>
    </w:p>
    <w:p w14:paraId="7A3169AF" w14:textId="77777777" w:rsidR="00ED39BF" w:rsidRDefault="00ED39BF">
      <w:pPr>
        <w:pStyle w:val="Default"/>
        <w:numPr>
          <w:ilvl w:val="0"/>
          <w:numId w:val="245"/>
        </w:numPr>
        <w:ind w:left="1134" w:hanging="283"/>
        <w:jc w:val="both"/>
        <w:rPr>
          <w:iCs/>
          <w:color w:val="auto"/>
        </w:rPr>
      </w:pPr>
      <w:r w:rsidRPr="00BF4D85">
        <w:rPr>
          <w:iCs/>
          <w:color w:val="auto"/>
        </w:rPr>
        <w:t xml:space="preserve">A natureza e extensão da revisão pelo auditor do trabalho do especialista externo do auditor. </w:t>
      </w:r>
    </w:p>
    <w:p w14:paraId="54B04B12" w14:textId="77777777" w:rsidR="00ED39BF" w:rsidRDefault="00ED39BF">
      <w:pPr>
        <w:pStyle w:val="Default"/>
        <w:numPr>
          <w:ilvl w:val="0"/>
          <w:numId w:val="245"/>
        </w:numPr>
        <w:ind w:left="1134" w:hanging="283"/>
        <w:jc w:val="both"/>
        <w:rPr>
          <w:iCs/>
          <w:color w:val="auto"/>
        </w:rPr>
      </w:pPr>
      <w:r w:rsidRPr="00BF4D85">
        <w:rPr>
          <w:iCs/>
          <w:color w:val="auto"/>
        </w:rPr>
        <w:t xml:space="preserve">Se o auditor ou o especialista externo do auditor, testará os dados-fonte. </w:t>
      </w:r>
    </w:p>
    <w:p w14:paraId="0A3CCBFB" w14:textId="77777777" w:rsidR="00ED39BF" w:rsidRDefault="00ED39BF">
      <w:pPr>
        <w:pStyle w:val="Default"/>
        <w:numPr>
          <w:ilvl w:val="0"/>
          <w:numId w:val="245"/>
        </w:numPr>
        <w:ind w:left="1134" w:hanging="283"/>
        <w:jc w:val="both"/>
        <w:rPr>
          <w:iCs/>
          <w:color w:val="auto"/>
        </w:rPr>
      </w:pPr>
      <w:r w:rsidRPr="00BF4D85">
        <w:rPr>
          <w:iCs/>
          <w:color w:val="auto"/>
        </w:rPr>
        <w:t xml:space="preserve">O acesso do especialista externo do auditor, aos registros, arquivos e pessoal da entidade e a especialistas contratados pela entidade. </w:t>
      </w:r>
    </w:p>
    <w:p w14:paraId="596A18E0"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Procedimentos para comunicação entre o especialista externo do auditor e a entidade. </w:t>
      </w:r>
    </w:p>
    <w:p w14:paraId="56492829" w14:textId="77777777" w:rsidR="00ED39BF" w:rsidRDefault="00ED39BF">
      <w:pPr>
        <w:pStyle w:val="Default"/>
        <w:numPr>
          <w:ilvl w:val="0"/>
          <w:numId w:val="245"/>
        </w:numPr>
        <w:ind w:left="1134" w:hanging="283"/>
        <w:jc w:val="both"/>
        <w:rPr>
          <w:iCs/>
          <w:color w:val="auto"/>
        </w:rPr>
      </w:pPr>
      <w:r w:rsidRPr="00BF4D85">
        <w:rPr>
          <w:iCs/>
          <w:color w:val="auto"/>
        </w:rPr>
        <w:t xml:space="preserve">O acesso do auditor e do especialista externo do auditor aos papéis de trabalho um do outro. </w:t>
      </w:r>
    </w:p>
    <w:p w14:paraId="4F967E1E" w14:textId="77777777" w:rsidR="00ED39BF" w:rsidRDefault="00ED39BF">
      <w:pPr>
        <w:pStyle w:val="Default"/>
        <w:numPr>
          <w:ilvl w:val="0"/>
          <w:numId w:val="245"/>
        </w:numPr>
        <w:ind w:left="1134" w:hanging="283"/>
        <w:jc w:val="both"/>
        <w:rPr>
          <w:iCs/>
          <w:color w:val="auto"/>
        </w:rPr>
      </w:pPr>
      <w:r w:rsidRPr="00BF4D85">
        <w:rPr>
          <w:iCs/>
          <w:color w:val="auto"/>
        </w:rPr>
        <w:t xml:space="preserve">Propriedade e controle de papéis de trabalho durante e após o trabalho, incluindo quaisquer requisitos de retenção de arquivos. </w:t>
      </w:r>
    </w:p>
    <w:p w14:paraId="5B711AD7" w14:textId="77777777" w:rsidR="00ED39BF" w:rsidRDefault="00ED39BF">
      <w:pPr>
        <w:pStyle w:val="Default"/>
        <w:numPr>
          <w:ilvl w:val="0"/>
          <w:numId w:val="245"/>
        </w:numPr>
        <w:ind w:left="1134" w:hanging="283"/>
        <w:jc w:val="both"/>
        <w:rPr>
          <w:iCs/>
          <w:color w:val="auto"/>
        </w:rPr>
      </w:pPr>
      <w:r w:rsidRPr="00BF4D85">
        <w:rPr>
          <w:iCs/>
          <w:color w:val="auto"/>
        </w:rPr>
        <w:t xml:space="preserve">A responsabilidade do especialista externo do auditor de executar o trabalho com habilidade e cuidado devidos. </w:t>
      </w:r>
    </w:p>
    <w:p w14:paraId="1D1F910F" w14:textId="77777777" w:rsidR="00ED39BF" w:rsidRDefault="00ED39BF">
      <w:pPr>
        <w:pStyle w:val="Default"/>
        <w:numPr>
          <w:ilvl w:val="0"/>
          <w:numId w:val="245"/>
        </w:numPr>
        <w:ind w:left="1134" w:hanging="283"/>
        <w:jc w:val="both"/>
        <w:rPr>
          <w:iCs/>
          <w:color w:val="auto"/>
        </w:rPr>
      </w:pPr>
      <w:r w:rsidRPr="00BF4D85">
        <w:rPr>
          <w:iCs/>
          <w:color w:val="auto"/>
        </w:rPr>
        <w:t xml:space="preserve">A competência e habilidade do especialista externo do auditor de executar o trabalho. </w:t>
      </w:r>
    </w:p>
    <w:p w14:paraId="5F0CB5F4" w14:textId="77777777" w:rsidR="00ED39BF" w:rsidRDefault="00ED39BF">
      <w:pPr>
        <w:pStyle w:val="Default"/>
        <w:numPr>
          <w:ilvl w:val="0"/>
          <w:numId w:val="245"/>
        </w:numPr>
        <w:ind w:left="1134" w:hanging="283"/>
        <w:jc w:val="both"/>
        <w:rPr>
          <w:iCs/>
          <w:color w:val="auto"/>
        </w:rPr>
      </w:pPr>
      <w:r w:rsidRPr="00BF4D85">
        <w:rPr>
          <w:iCs/>
          <w:color w:val="auto"/>
        </w:rPr>
        <w:t xml:space="preserve">A expectativa de que o especialista externo do auditor usará todo o conhecimento relevante que tem para a auditoria ou, se não, que informará o auditor. </w:t>
      </w:r>
    </w:p>
    <w:p w14:paraId="05AD32C0" w14:textId="77777777" w:rsidR="00ED39BF" w:rsidRDefault="00ED39BF">
      <w:pPr>
        <w:pStyle w:val="Default"/>
        <w:numPr>
          <w:ilvl w:val="0"/>
          <w:numId w:val="245"/>
        </w:numPr>
        <w:ind w:left="1134" w:hanging="283"/>
        <w:jc w:val="both"/>
        <w:rPr>
          <w:iCs/>
          <w:color w:val="auto"/>
        </w:rPr>
      </w:pPr>
      <w:r w:rsidRPr="00BF4D85">
        <w:rPr>
          <w:iCs/>
          <w:color w:val="auto"/>
        </w:rPr>
        <w:t xml:space="preserve">Qualquer restrição à associação do especialista externo do auditor com o relatório do auditor independente. </w:t>
      </w:r>
    </w:p>
    <w:p w14:paraId="6080B2CF"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Qualquer acordo para informar o especialista externo do auditor sobre as conclusões do auditor relativas ao trabalho desse especialista. </w:t>
      </w:r>
    </w:p>
    <w:p w14:paraId="44589ED8" w14:textId="77777777" w:rsidR="00ED39BF" w:rsidRDefault="00ED39BF" w:rsidP="00ED39BF">
      <w:pPr>
        <w:pStyle w:val="Default"/>
        <w:ind w:left="567" w:hanging="567"/>
        <w:jc w:val="both"/>
        <w:rPr>
          <w:iCs/>
          <w:color w:val="auto"/>
        </w:rPr>
      </w:pPr>
    </w:p>
    <w:p w14:paraId="16D290AC" w14:textId="77777777" w:rsidR="00ED39BF" w:rsidRPr="0051318E" w:rsidRDefault="00ED39BF" w:rsidP="00ED39BF">
      <w:pPr>
        <w:pStyle w:val="Default"/>
        <w:ind w:left="567" w:hanging="567"/>
        <w:jc w:val="both"/>
        <w:rPr>
          <w:b/>
          <w:iCs/>
          <w:color w:val="auto"/>
        </w:rPr>
      </w:pPr>
      <w:r w:rsidRPr="0051318E">
        <w:rPr>
          <w:b/>
          <w:iCs/>
          <w:color w:val="auto"/>
        </w:rPr>
        <w:t xml:space="preserve">Comunicações e relatórios </w:t>
      </w:r>
    </w:p>
    <w:p w14:paraId="2704E5E9" w14:textId="77777777" w:rsidR="00ED39BF" w:rsidRDefault="00ED39BF" w:rsidP="00ED39BF">
      <w:pPr>
        <w:pStyle w:val="Default"/>
        <w:ind w:left="567" w:hanging="567"/>
        <w:jc w:val="both"/>
        <w:rPr>
          <w:iCs/>
          <w:color w:val="auto"/>
        </w:rPr>
      </w:pPr>
    </w:p>
    <w:p w14:paraId="01F4E3CE" w14:textId="77777777" w:rsidR="00ED39BF" w:rsidRPr="00BF4D85" w:rsidRDefault="00ED39BF">
      <w:pPr>
        <w:pStyle w:val="Default"/>
        <w:numPr>
          <w:ilvl w:val="0"/>
          <w:numId w:val="245"/>
        </w:numPr>
        <w:ind w:left="1134" w:hanging="283"/>
        <w:jc w:val="both"/>
        <w:rPr>
          <w:iCs/>
          <w:color w:val="auto"/>
        </w:rPr>
      </w:pPr>
      <w:r w:rsidRPr="00BF4D85">
        <w:rPr>
          <w:iCs/>
          <w:color w:val="auto"/>
        </w:rPr>
        <w:t>Métodos e freq</w:t>
      </w:r>
      <w:r>
        <w:rPr>
          <w:iCs/>
          <w:color w:val="auto"/>
        </w:rPr>
        <w:t>u</w:t>
      </w:r>
      <w:r w:rsidRPr="00BF4D85">
        <w:rPr>
          <w:iCs/>
          <w:color w:val="auto"/>
        </w:rPr>
        <w:t xml:space="preserve">ência de comunicações, incluindo: </w:t>
      </w:r>
    </w:p>
    <w:p w14:paraId="2AD4063E" w14:textId="77777777" w:rsidR="00ED39BF" w:rsidRPr="00BF4D85" w:rsidRDefault="00ED39BF">
      <w:pPr>
        <w:pStyle w:val="Default"/>
        <w:numPr>
          <w:ilvl w:val="1"/>
          <w:numId w:val="246"/>
        </w:numPr>
        <w:ind w:left="1701" w:hanging="283"/>
        <w:jc w:val="both"/>
        <w:rPr>
          <w:iCs/>
          <w:color w:val="auto"/>
        </w:rPr>
      </w:pPr>
      <w:r>
        <w:rPr>
          <w:iCs/>
          <w:color w:val="auto"/>
        </w:rPr>
        <w:t>c</w:t>
      </w:r>
      <w:r w:rsidRPr="00BF4D85">
        <w:rPr>
          <w:iCs/>
          <w:color w:val="auto"/>
        </w:rPr>
        <w:t>omo as constatações ou conclusões do especialista externo do auditor serão comunicadas (relatório por escrito, apresentação oral, fornecimento contínuo de dados para a equipe de trabalho, etc.)</w:t>
      </w:r>
      <w:r>
        <w:rPr>
          <w:iCs/>
          <w:color w:val="auto"/>
        </w:rPr>
        <w:t>;</w:t>
      </w:r>
      <w:r w:rsidRPr="00BF4D85">
        <w:rPr>
          <w:iCs/>
          <w:color w:val="auto"/>
        </w:rPr>
        <w:t xml:space="preserve"> </w:t>
      </w:r>
    </w:p>
    <w:p w14:paraId="2300390B" w14:textId="77777777" w:rsidR="00ED39BF" w:rsidRPr="00BF4D85" w:rsidRDefault="00ED39BF">
      <w:pPr>
        <w:pStyle w:val="Default"/>
        <w:numPr>
          <w:ilvl w:val="1"/>
          <w:numId w:val="246"/>
        </w:numPr>
        <w:ind w:left="1701" w:hanging="283"/>
        <w:jc w:val="both"/>
        <w:rPr>
          <w:iCs/>
          <w:color w:val="auto"/>
        </w:rPr>
      </w:pPr>
      <w:r>
        <w:rPr>
          <w:iCs/>
          <w:color w:val="auto"/>
        </w:rPr>
        <w:t>i</w:t>
      </w:r>
      <w:r w:rsidRPr="00BF4D85">
        <w:rPr>
          <w:iCs/>
          <w:color w:val="auto"/>
        </w:rPr>
        <w:t xml:space="preserve">dentificação de integrantes específicos da equipe de trabalho que se reunirão com o especialista externo do auditor. </w:t>
      </w:r>
    </w:p>
    <w:p w14:paraId="5A990E2C"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Quando o especialista externo do auditor concluirá seu trabalho e comunicará as constatações ou conclusões para o auditor. </w:t>
      </w:r>
    </w:p>
    <w:p w14:paraId="3CC18A26"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A responsabilidade do especialista externo do auditor de comunicar prontamente qualquer possível atraso na conclusão do trabalho e qualquer possível reserva ou limitação sobre as constatações ou conclusões desse especialista. </w:t>
      </w:r>
    </w:p>
    <w:p w14:paraId="67DD9750"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A responsabilidade do especialista externo do auditor de comunicar prontamente casos em que a entidade restringe o acesso desse especialista a registros, arquivos e pessoal da entidade e a especialistas contratados pela entidade. </w:t>
      </w:r>
    </w:p>
    <w:p w14:paraId="3B02CB27"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A responsabilidade do especialista externo do auditor de comunicar ao auditor todas as informações que esse especialista acredita que possam ser relevantes para a auditoria, incluindo quaisquer mudanças nas circunstâncias comunicadas anteriormente. </w:t>
      </w:r>
    </w:p>
    <w:p w14:paraId="75387101"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A responsabilidade do especialista externo do auditor de comunicar circunstâncias que podem criar ameaças à objetividade desse especialista e quaisquer salvaguardas relevantes que possam eliminar ou reduzir essas ameaças a um nível aceitável. </w:t>
      </w:r>
    </w:p>
    <w:p w14:paraId="11542B67" w14:textId="77777777" w:rsidR="00ED39BF" w:rsidRDefault="00ED39BF" w:rsidP="00ED39BF">
      <w:pPr>
        <w:pStyle w:val="Default"/>
        <w:ind w:left="567" w:hanging="567"/>
        <w:jc w:val="both"/>
        <w:rPr>
          <w:iCs/>
          <w:color w:val="auto"/>
        </w:rPr>
      </w:pPr>
    </w:p>
    <w:p w14:paraId="6511C198" w14:textId="77777777" w:rsidR="00ED39BF" w:rsidRPr="0051318E" w:rsidRDefault="00ED39BF" w:rsidP="00ED39BF">
      <w:pPr>
        <w:pStyle w:val="Default"/>
        <w:ind w:left="567" w:hanging="567"/>
        <w:jc w:val="both"/>
        <w:rPr>
          <w:b/>
          <w:iCs/>
          <w:color w:val="auto"/>
        </w:rPr>
      </w:pPr>
      <w:r w:rsidRPr="0051318E">
        <w:rPr>
          <w:b/>
          <w:iCs/>
          <w:color w:val="auto"/>
        </w:rPr>
        <w:t xml:space="preserve">Confidencialidade </w:t>
      </w:r>
    </w:p>
    <w:p w14:paraId="753CC061" w14:textId="77777777" w:rsidR="00ED39BF" w:rsidRDefault="00ED39BF" w:rsidP="00ED39BF">
      <w:pPr>
        <w:pStyle w:val="Default"/>
        <w:ind w:left="567" w:hanging="567"/>
        <w:jc w:val="both"/>
        <w:rPr>
          <w:iCs/>
          <w:color w:val="auto"/>
        </w:rPr>
      </w:pPr>
    </w:p>
    <w:p w14:paraId="36AD331D" w14:textId="77777777" w:rsidR="00ED39BF" w:rsidRPr="00BF4D85" w:rsidRDefault="00ED39BF">
      <w:pPr>
        <w:pStyle w:val="Default"/>
        <w:numPr>
          <w:ilvl w:val="0"/>
          <w:numId w:val="245"/>
        </w:numPr>
        <w:ind w:left="1134" w:hanging="283"/>
        <w:jc w:val="both"/>
        <w:rPr>
          <w:iCs/>
          <w:color w:val="auto"/>
        </w:rPr>
      </w:pPr>
      <w:r w:rsidRPr="00BF4D85">
        <w:rPr>
          <w:iCs/>
          <w:color w:val="auto"/>
        </w:rPr>
        <w:t xml:space="preserve">A necessidade do especialista do auditor observar requisitos de confidencialidade, incluindo: </w:t>
      </w:r>
    </w:p>
    <w:p w14:paraId="2D8EAC57" w14:textId="77777777" w:rsidR="00ED39BF" w:rsidRPr="00BF4D85" w:rsidRDefault="00ED39BF">
      <w:pPr>
        <w:pStyle w:val="Default"/>
        <w:numPr>
          <w:ilvl w:val="1"/>
          <w:numId w:val="246"/>
        </w:numPr>
        <w:ind w:left="1701" w:hanging="283"/>
        <w:jc w:val="both"/>
        <w:rPr>
          <w:iCs/>
          <w:color w:val="auto"/>
        </w:rPr>
      </w:pPr>
      <w:r w:rsidRPr="00BF4D85">
        <w:rPr>
          <w:iCs/>
          <w:color w:val="auto"/>
        </w:rPr>
        <w:t>as cláusulas de confidencialidade de exigências éticas relevantes que se aplicam ao auditor</w:t>
      </w:r>
      <w:r>
        <w:rPr>
          <w:iCs/>
          <w:color w:val="auto"/>
        </w:rPr>
        <w:t>;</w:t>
      </w:r>
    </w:p>
    <w:p w14:paraId="5576400C" w14:textId="77777777" w:rsidR="00ED39BF" w:rsidRPr="00BF4D85" w:rsidRDefault="00ED39BF">
      <w:pPr>
        <w:pStyle w:val="Default"/>
        <w:numPr>
          <w:ilvl w:val="1"/>
          <w:numId w:val="246"/>
        </w:numPr>
        <w:ind w:left="1701" w:hanging="283"/>
        <w:jc w:val="both"/>
        <w:rPr>
          <w:iCs/>
          <w:color w:val="auto"/>
        </w:rPr>
      </w:pPr>
      <w:r w:rsidRPr="00BF4D85">
        <w:rPr>
          <w:iCs/>
          <w:color w:val="auto"/>
        </w:rPr>
        <w:t>os requisitos adicionais que podem ser impostos por lei ou regulamentação, se houver</w:t>
      </w:r>
      <w:r>
        <w:rPr>
          <w:iCs/>
          <w:color w:val="auto"/>
        </w:rPr>
        <w:t>;</w:t>
      </w:r>
      <w:r w:rsidRPr="00BF4D85">
        <w:rPr>
          <w:iCs/>
          <w:color w:val="auto"/>
        </w:rPr>
        <w:t xml:space="preserve"> </w:t>
      </w:r>
    </w:p>
    <w:p w14:paraId="34840046" w14:textId="77777777" w:rsidR="00ED39BF" w:rsidRPr="00FE1FCD" w:rsidRDefault="00ED39BF">
      <w:pPr>
        <w:pStyle w:val="Default"/>
        <w:numPr>
          <w:ilvl w:val="1"/>
          <w:numId w:val="246"/>
        </w:numPr>
        <w:ind w:left="1701" w:hanging="283"/>
        <w:jc w:val="both"/>
        <w:rPr>
          <w:iCs/>
          <w:color w:val="auto"/>
        </w:rPr>
      </w:pPr>
      <w:r w:rsidRPr="00BF4D85">
        <w:rPr>
          <w:iCs/>
          <w:color w:val="auto"/>
        </w:rPr>
        <w:t>cláusulas de confidencialidade específicas requeridas pela entidade</w:t>
      </w:r>
      <w:r w:rsidRPr="00FE1FCD">
        <w:rPr>
          <w:iCs/>
          <w:color w:val="auto"/>
        </w:rPr>
        <w:t xml:space="preserve">, se houver. </w:t>
      </w:r>
    </w:p>
    <w:p w14:paraId="064E051D" w14:textId="77777777" w:rsidR="002A7EB0" w:rsidRPr="002A7EB0" w:rsidRDefault="002A7EB0" w:rsidP="002A7EB0"/>
    <w:p w14:paraId="39AF250C" w14:textId="4F160E40" w:rsidR="00E75AD0" w:rsidRDefault="00E75AD0" w:rsidP="00D17E06">
      <w:pPr>
        <w:pStyle w:val="Ttulo1"/>
        <w:spacing w:before="0" w:after="120" w:line="240" w:lineRule="auto"/>
        <w:rPr>
          <w:rFonts w:ascii="Times New Roman" w:hAnsi="Times New Roman" w:cs="Times New Roman"/>
          <w:b/>
          <w:bCs/>
          <w:color w:val="auto"/>
          <w:sz w:val="24"/>
          <w:szCs w:val="24"/>
        </w:rPr>
      </w:pPr>
      <w:bookmarkStart w:id="152" w:name="_Toc183036868"/>
      <w:r w:rsidRPr="00D17E06">
        <w:rPr>
          <w:rFonts w:ascii="Times New Roman" w:hAnsi="Times New Roman" w:cs="Times New Roman"/>
          <w:b/>
          <w:bCs/>
          <w:color w:val="auto"/>
          <w:sz w:val="24"/>
          <w:szCs w:val="24"/>
        </w:rPr>
        <w:t>NBC TA 700</w:t>
      </w:r>
      <w:bookmarkEnd w:id="152"/>
    </w:p>
    <w:p w14:paraId="4B30B0B4" w14:textId="77777777" w:rsidR="00ED39BF" w:rsidRPr="00A41477" w:rsidRDefault="00ED39BF" w:rsidP="00ED39BF">
      <w:pPr>
        <w:rPr>
          <w:b/>
          <w:kern w:val="36"/>
        </w:rPr>
      </w:pPr>
      <w:r>
        <w:t xml:space="preserve">A Resolução CFC n.º 1.329/11 alterou a sigla e a numeração da NBC T 19.27 para NBC TG 26 e da </w:t>
      </w:r>
      <w:r w:rsidRPr="00A41477">
        <w:t>NBC T</w:t>
      </w:r>
      <w:r>
        <w:t xml:space="preserve"> 1 para NBC T</w:t>
      </w:r>
      <w:r w:rsidRPr="00A41477">
        <w:t>G ESTRUTURA CONCEITUAL</w:t>
      </w:r>
      <w:r>
        <w:t>, citadas nesta Norma</w:t>
      </w:r>
      <w:r w:rsidRPr="00A41477">
        <w:rPr>
          <w:b/>
        </w:rPr>
        <w:t>.</w:t>
      </w:r>
    </w:p>
    <w:p w14:paraId="30147D0F" w14:textId="77777777" w:rsidR="00ED39BF" w:rsidRPr="00ED39BF" w:rsidRDefault="00ED39BF" w:rsidP="00ED39BF">
      <w:pPr>
        <w:rPr>
          <w:b/>
          <w:bCs/>
        </w:rPr>
      </w:pPr>
      <w:r w:rsidRPr="00ED39BF">
        <w:rPr>
          <w:b/>
          <w:bCs/>
        </w:rPr>
        <w:t>RESOLUÇÃO CFC Nº. 1.231/09</w:t>
      </w:r>
    </w:p>
    <w:p w14:paraId="1D0E7D92" w14:textId="77777777" w:rsidR="00ED39BF" w:rsidRDefault="00ED39BF" w:rsidP="00ED39BF"/>
    <w:p w14:paraId="4FF40AB4" w14:textId="77777777" w:rsidR="00ED39BF" w:rsidRDefault="00ED39BF" w:rsidP="00ED39BF">
      <w:pPr>
        <w:ind w:left="3969"/>
        <w:jc w:val="both"/>
        <w:rPr>
          <w:bCs/>
          <w:i/>
          <w:iCs/>
        </w:rPr>
      </w:pPr>
    </w:p>
    <w:p w14:paraId="604B6BDD" w14:textId="77777777" w:rsidR="00ED39BF" w:rsidRDefault="00ED39BF" w:rsidP="00ED39BF">
      <w:pPr>
        <w:ind w:left="3969"/>
        <w:jc w:val="both"/>
        <w:rPr>
          <w:i/>
        </w:rPr>
      </w:pPr>
      <w:r>
        <w:rPr>
          <w:bCs/>
          <w:i/>
          <w:iCs/>
        </w:rPr>
        <w:t xml:space="preserve">Aprova a NBC TA </w:t>
      </w:r>
      <w:r>
        <w:rPr>
          <w:i/>
        </w:rPr>
        <w:t>700</w:t>
      </w:r>
      <w:r>
        <w:t xml:space="preserve"> – </w:t>
      </w:r>
      <w:r>
        <w:rPr>
          <w:i/>
        </w:rPr>
        <w:t>Formação da Opinião e Emissão do Relatório do Auditor Independente sobre as Demonstrações Contábeis.</w:t>
      </w:r>
    </w:p>
    <w:p w14:paraId="6C4372DD" w14:textId="77777777" w:rsidR="00ED39BF" w:rsidRDefault="00ED39BF" w:rsidP="00ED39BF">
      <w:pPr>
        <w:ind w:firstLine="2127"/>
      </w:pPr>
      <w:r>
        <w:rPr>
          <w:bCs/>
        </w:rPr>
        <w:t>O CONSELHO FEDERAL DE CONTABILIDADE</w:t>
      </w:r>
      <w:r>
        <w:t>, no exercício de suas atribuições legais e regimentais,</w:t>
      </w:r>
    </w:p>
    <w:p w14:paraId="729A7467" w14:textId="77777777" w:rsidR="00ED39BF" w:rsidRDefault="00ED39BF" w:rsidP="00ED39BF">
      <w:pPr>
        <w:ind w:firstLine="2127"/>
      </w:pPr>
    </w:p>
    <w:p w14:paraId="2A7097D1" w14:textId="77777777" w:rsidR="00ED39BF" w:rsidRDefault="00ED39BF" w:rsidP="00ED39BF">
      <w:pPr>
        <w:ind w:firstLine="2127"/>
        <w:jc w:val="both"/>
        <w:rPr>
          <w:bCs/>
          <w:color w:val="000000"/>
        </w:rPr>
      </w:pPr>
      <w:r>
        <w:rPr>
          <w:bCs/>
          <w:color w:val="000000"/>
        </w:rPr>
        <w:t>CONSIDERANDO o processo de convergência das Normas Brasileiras de Contabilidade aos padrões internacionais;</w:t>
      </w:r>
    </w:p>
    <w:p w14:paraId="3C7D0544" w14:textId="77777777" w:rsidR="00ED39BF" w:rsidRDefault="00ED39BF" w:rsidP="00ED39BF">
      <w:pPr>
        <w:ind w:firstLine="2127"/>
        <w:jc w:val="both"/>
        <w:rPr>
          <w:bCs/>
          <w:color w:val="000000"/>
        </w:rPr>
      </w:pPr>
    </w:p>
    <w:p w14:paraId="233FE177" w14:textId="77777777" w:rsidR="00ED39BF" w:rsidRDefault="00ED39BF" w:rsidP="00ED39BF">
      <w:pPr>
        <w:ind w:firstLine="2127"/>
        <w:jc w:val="both"/>
        <w:rPr>
          <w:bCs/>
          <w:color w:val="000000"/>
        </w:rPr>
      </w:pPr>
      <w:r>
        <w:rPr>
          <w:bCs/>
          <w:color w:val="000000"/>
        </w:rPr>
        <w:t>CONSIDERANDO que o Conselho Federal de Contabilidade é membro associado da IFAC – Federação Internacional de Contadores;</w:t>
      </w:r>
    </w:p>
    <w:p w14:paraId="64B94AF3" w14:textId="77777777" w:rsidR="00ED39BF" w:rsidRDefault="00ED39BF" w:rsidP="00ED39BF">
      <w:pPr>
        <w:ind w:firstLine="2127"/>
        <w:jc w:val="both"/>
        <w:rPr>
          <w:bCs/>
          <w:color w:val="000000"/>
        </w:rPr>
      </w:pPr>
    </w:p>
    <w:p w14:paraId="337D3960" w14:textId="77777777" w:rsidR="00ED39BF" w:rsidRDefault="00ED39BF" w:rsidP="00ED39BF">
      <w:pPr>
        <w:ind w:firstLine="2127"/>
        <w:jc w:val="both"/>
        <w:rPr>
          <w:bCs/>
          <w:color w:val="000000"/>
        </w:rPr>
      </w:pPr>
      <w:r>
        <w:rPr>
          <w:bCs/>
          <w:color w:val="000000"/>
        </w:rPr>
        <w:t xml:space="preserve">CONSIDERANDO a Política de Tradução e Reprodução de Normas, emitida pela IFAC em dezembro de 2008; </w:t>
      </w:r>
    </w:p>
    <w:p w14:paraId="660EDD55" w14:textId="77777777" w:rsidR="00ED39BF" w:rsidRDefault="00ED39BF" w:rsidP="00ED39BF">
      <w:pPr>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634DEE54" w14:textId="77777777" w:rsidR="00ED39BF" w:rsidRDefault="00ED39BF" w:rsidP="00ED39BF">
      <w:pPr>
        <w:ind w:firstLine="2127"/>
        <w:jc w:val="both"/>
        <w:rPr>
          <w:bCs/>
          <w:color w:val="000000"/>
        </w:rPr>
      </w:pPr>
    </w:p>
    <w:p w14:paraId="3FBCEE4C" w14:textId="77777777" w:rsidR="00ED39BF" w:rsidRDefault="00ED39BF" w:rsidP="00ED39BF">
      <w:pPr>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4E0EB505" w14:textId="77777777" w:rsidR="00ED39BF" w:rsidRDefault="00ED39BF" w:rsidP="00ED39BF">
      <w:pPr>
        <w:ind w:firstLine="2127"/>
        <w:jc w:val="both"/>
        <w:rPr>
          <w:color w:val="000000"/>
        </w:rPr>
      </w:pPr>
    </w:p>
    <w:p w14:paraId="254371BC" w14:textId="77777777" w:rsidR="00ED39BF" w:rsidRDefault="00ED39BF" w:rsidP="00ED39BF">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276F08DF" w14:textId="77777777" w:rsidR="00ED39BF" w:rsidRDefault="00ED39BF" w:rsidP="00ED39BF">
      <w:pPr>
        <w:ind w:firstLine="2127"/>
        <w:rPr>
          <w:bCs/>
        </w:rPr>
      </w:pPr>
    </w:p>
    <w:p w14:paraId="69B4291A" w14:textId="77777777" w:rsidR="00ED39BF" w:rsidRDefault="00ED39BF" w:rsidP="00ED39BF">
      <w:pPr>
        <w:ind w:firstLine="2127"/>
        <w:rPr>
          <w:bCs/>
        </w:rPr>
      </w:pPr>
      <w:r>
        <w:rPr>
          <w:bCs/>
        </w:rPr>
        <w:t xml:space="preserve">RESOLVE: </w:t>
      </w:r>
    </w:p>
    <w:p w14:paraId="3F99BF55" w14:textId="77777777" w:rsidR="00ED39BF" w:rsidRDefault="00ED39BF" w:rsidP="00ED39BF">
      <w:pPr>
        <w:tabs>
          <w:tab w:val="left" w:pos="1418"/>
        </w:tabs>
        <w:rPr>
          <w:bCs/>
        </w:rPr>
      </w:pPr>
      <w:r>
        <w:rPr>
          <w:bCs/>
        </w:rPr>
        <w:tab/>
      </w:r>
    </w:p>
    <w:p w14:paraId="084E0782" w14:textId="77777777" w:rsidR="00ED39BF" w:rsidRDefault="00ED39BF" w:rsidP="00ED39BF">
      <w:pPr>
        <w:ind w:firstLine="2127"/>
        <w:jc w:val="both"/>
      </w:pPr>
      <w:r>
        <w:t xml:space="preserve">Art. 1º. Aprovar a NBC TA 700 – “Formação da Opinião e Emissão do Relatório do Auditor Independente sobre as Demonstrações Contábeis”, </w:t>
      </w:r>
      <w:r>
        <w:rPr>
          <w:color w:val="000000"/>
        </w:rPr>
        <w:t>elaborada de acordo com a sua equivalente internacional ISA 700</w:t>
      </w:r>
      <w:r>
        <w:t xml:space="preserve">. </w:t>
      </w:r>
    </w:p>
    <w:p w14:paraId="3482C1B8" w14:textId="77777777" w:rsidR="00ED39BF" w:rsidRDefault="00ED39BF" w:rsidP="00ED39BF">
      <w:pPr>
        <w:ind w:firstLine="708"/>
        <w:jc w:val="center"/>
      </w:pPr>
      <w:r>
        <w:t xml:space="preserve"> </w:t>
      </w:r>
    </w:p>
    <w:p w14:paraId="174E923A" w14:textId="77777777" w:rsidR="00ED39BF" w:rsidRDefault="00ED39BF" w:rsidP="00ED39BF">
      <w:pPr>
        <w:ind w:firstLine="2127"/>
        <w:jc w:val="both"/>
      </w:pPr>
      <w:r>
        <w:rPr>
          <w:bCs/>
        </w:rPr>
        <w:t>Art. 2º.</w:t>
      </w:r>
      <w:r>
        <w:t xml:space="preserve"> Esta Resolução entra em vigor nos exercícios iniciados em ou após 1º. de janeiro de 2010.</w:t>
      </w:r>
    </w:p>
    <w:p w14:paraId="3C4C8181" w14:textId="77777777" w:rsidR="00ED39BF" w:rsidRDefault="00ED39BF" w:rsidP="00ED39BF">
      <w:pPr>
        <w:ind w:firstLine="2127"/>
        <w:jc w:val="both"/>
      </w:pPr>
    </w:p>
    <w:p w14:paraId="5E1101CF" w14:textId="77777777" w:rsidR="00ED39BF" w:rsidRPr="00AD7F82" w:rsidRDefault="00ED39BF" w:rsidP="00ED39BF">
      <w:pPr>
        <w:ind w:firstLine="2127"/>
        <w:jc w:val="both"/>
        <w:rPr>
          <w:vanish/>
          <w:specVanish/>
        </w:rPr>
      </w:pPr>
      <w:r>
        <w:t>Art. 3</w:t>
      </w:r>
    </w:p>
    <w:p w14:paraId="4D7F5B22" w14:textId="77777777" w:rsidR="00ED39BF" w:rsidRDefault="00ED39BF" w:rsidP="00ED39BF">
      <w:pPr>
        <w:ind w:firstLine="2127"/>
        <w:jc w:val="both"/>
      </w:pPr>
      <w:r>
        <w:t>º. Observado o disposto no art. 3º da Resolução CFC nº 1.203/09, ficam revogadas a partir de 1º. de janeiro de 2010 as disposições em contrário nos termos do art. 4º da mesma resolução.</w:t>
      </w:r>
    </w:p>
    <w:p w14:paraId="29D807A3" w14:textId="77777777" w:rsidR="00ED39BF" w:rsidRDefault="00ED39BF" w:rsidP="00ED39BF">
      <w:pPr>
        <w:pStyle w:val="Recuodecorpodetexto2"/>
        <w:spacing w:after="0" w:line="240" w:lineRule="auto"/>
        <w:ind w:left="0"/>
        <w:jc w:val="right"/>
        <w:rPr>
          <w:lang w:val="pt-BR"/>
        </w:rPr>
      </w:pPr>
    </w:p>
    <w:p w14:paraId="5FA9BB59" w14:textId="77777777" w:rsidR="00ED39BF" w:rsidRDefault="00ED39BF" w:rsidP="00ED39BF">
      <w:pPr>
        <w:pStyle w:val="Recuodecorpodetexto2"/>
        <w:spacing w:after="0" w:line="240" w:lineRule="auto"/>
        <w:ind w:left="0"/>
        <w:jc w:val="right"/>
        <w:rPr>
          <w:lang w:val="pt-BR"/>
        </w:rPr>
      </w:pPr>
      <w:r>
        <w:rPr>
          <w:lang w:val="pt-BR"/>
        </w:rPr>
        <w:t>Brasília, 27 de novembro de 2009.</w:t>
      </w:r>
    </w:p>
    <w:p w14:paraId="0D853BF2" w14:textId="77777777" w:rsidR="00ED39BF" w:rsidRDefault="00ED39BF" w:rsidP="00ED39BF">
      <w:pPr>
        <w:ind w:firstLine="1418"/>
      </w:pPr>
    </w:p>
    <w:p w14:paraId="4B597AFF" w14:textId="77777777" w:rsidR="00ED39BF" w:rsidRDefault="00ED39BF" w:rsidP="00ED39BF"/>
    <w:p w14:paraId="42D0586F" w14:textId="77777777" w:rsidR="00ED39BF" w:rsidRDefault="00ED39BF" w:rsidP="00ED39BF">
      <w:pPr>
        <w:jc w:val="center"/>
        <w:rPr>
          <w:bCs/>
        </w:rPr>
      </w:pPr>
      <w:r>
        <w:t xml:space="preserve">Contadora </w:t>
      </w:r>
      <w:r>
        <w:rPr>
          <w:b/>
        </w:rPr>
        <w:t>Maria Clara Cavalcante Bugarim</w:t>
      </w:r>
    </w:p>
    <w:p w14:paraId="4DDD8552" w14:textId="77777777" w:rsidR="00ED39BF" w:rsidRDefault="00ED39BF" w:rsidP="00ED39BF">
      <w:pPr>
        <w:pStyle w:val="Recuodecorpodetexto2"/>
        <w:spacing w:after="0" w:line="240" w:lineRule="auto"/>
        <w:ind w:left="0"/>
        <w:jc w:val="center"/>
        <w:rPr>
          <w:lang w:val="pt-BR"/>
        </w:rPr>
      </w:pPr>
      <w:r>
        <w:rPr>
          <w:lang w:val="pt-BR"/>
        </w:rPr>
        <w:t>Presidente</w:t>
      </w:r>
    </w:p>
    <w:p w14:paraId="46508350" w14:textId="77777777" w:rsidR="00ED39BF" w:rsidRDefault="00ED39BF" w:rsidP="00ED39BF">
      <w:pPr>
        <w:pStyle w:val="Recuodecorpodetexto2"/>
        <w:spacing w:after="0" w:line="240" w:lineRule="auto"/>
        <w:ind w:left="0" w:hanging="5103"/>
        <w:rPr>
          <w:lang w:val="pt-BR"/>
        </w:rPr>
      </w:pPr>
    </w:p>
    <w:p w14:paraId="19CA7CD1" w14:textId="77777777" w:rsidR="00ED39BF" w:rsidRDefault="00ED39BF" w:rsidP="00ED39BF">
      <w:pPr>
        <w:pStyle w:val="Recuodecorpodetexto2"/>
        <w:tabs>
          <w:tab w:val="left" w:pos="0"/>
        </w:tabs>
        <w:spacing w:after="0" w:line="240" w:lineRule="auto"/>
        <w:ind w:left="4820" w:hanging="4820"/>
        <w:rPr>
          <w:lang w:val="pt-BR"/>
        </w:rPr>
      </w:pPr>
      <w:r>
        <w:rPr>
          <w:lang w:val="pt-BR"/>
        </w:rPr>
        <w:t>Ata CFC nº. 931</w:t>
      </w:r>
    </w:p>
    <w:p w14:paraId="08230EDC" w14:textId="77777777" w:rsidR="00ED39BF" w:rsidRDefault="00ED39BF" w:rsidP="00ED39BF">
      <w:pPr>
        <w:pStyle w:val="Recuodecorpodetexto2"/>
        <w:tabs>
          <w:tab w:val="left" w:pos="0"/>
        </w:tabs>
        <w:spacing w:after="0" w:line="240" w:lineRule="auto"/>
        <w:ind w:left="4820" w:hanging="4820"/>
        <w:rPr>
          <w:lang w:val="pt-BR"/>
        </w:rPr>
      </w:pPr>
    </w:p>
    <w:p w14:paraId="43FDB27D" w14:textId="77777777" w:rsidR="00ED39BF" w:rsidRDefault="00ED39BF" w:rsidP="00ED39BF">
      <w:pPr>
        <w:pStyle w:val="Recuodecorpodetexto2"/>
        <w:tabs>
          <w:tab w:val="left" w:pos="0"/>
        </w:tabs>
        <w:spacing w:after="0" w:line="240" w:lineRule="auto"/>
        <w:ind w:left="4820" w:hanging="4820"/>
        <w:rPr>
          <w:lang w:val="pt-BR"/>
        </w:rPr>
      </w:pPr>
    </w:p>
    <w:p w14:paraId="76B53176" w14:textId="77777777" w:rsidR="00ED39BF" w:rsidRPr="00ED39BF" w:rsidRDefault="00ED39BF" w:rsidP="00ED39BF">
      <w:pPr>
        <w:jc w:val="center"/>
        <w:rPr>
          <w:b/>
          <w:bCs/>
        </w:rPr>
      </w:pPr>
      <w:r w:rsidRPr="00ED39BF">
        <w:rPr>
          <w:b/>
          <w:bCs/>
        </w:rPr>
        <w:t>NORMAS BRASILEIRAS DE CONTABILIDADE</w:t>
      </w:r>
    </w:p>
    <w:p w14:paraId="203763B8" w14:textId="77777777" w:rsidR="00ED39BF" w:rsidRPr="00ED39BF" w:rsidRDefault="00ED39BF" w:rsidP="00ED39BF">
      <w:pPr>
        <w:jc w:val="center"/>
        <w:rPr>
          <w:b/>
          <w:bCs/>
        </w:rPr>
      </w:pPr>
      <w:r w:rsidRPr="00ED39BF">
        <w:rPr>
          <w:b/>
          <w:bCs/>
        </w:rPr>
        <w:t>NBC TA 700 – FORMAÇÃO DA OPINIÃO E EMISSÃO DO RELATÓRIO DO AUDITOR INDEPENDENTE SOBRE AS DEMONSTRAÇÕES CONTÁBEIS</w:t>
      </w:r>
    </w:p>
    <w:p w14:paraId="07F95A65" w14:textId="77777777" w:rsidR="00ED39BF" w:rsidRPr="003E5832" w:rsidRDefault="00ED39BF" w:rsidP="00ED39BF">
      <w:pPr>
        <w:jc w:val="both"/>
        <w:rPr>
          <w:b/>
        </w:rPr>
      </w:pPr>
      <w:r w:rsidRPr="003E5832">
        <w:rPr>
          <w:b/>
        </w:rPr>
        <w:t xml:space="preserve"> </w:t>
      </w:r>
    </w:p>
    <w:p w14:paraId="040D9249" w14:textId="77777777" w:rsidR="00ED39BF" w:rsidRPr="007676D2" w:rsidRDefault="00ED39BF" w:rsidP="00ED39BF">
      <w:pPr>
        <w:spacing w:before="120" w:after="120"/>
        <w:jc w:val="both"/>
        <w:rPr>
          <w:b/>
        </w:rPr>
      </w:pPr>
      <w:r w:rsidRPr="007676D2">
        <w:rPr>
          <w:b/>
        </w:rPr>
        <w:t xml:space="preserve">Índice  </w:t>
      </w:r>
      <w:r w:rsidRPr="007676D2">
        <w:rPr>
          <w:b/>
        </w:rPr>
        <w:tab/>
      </w:r>
      <w:r w:rsidRPr="007676D2">
        <w:rPr>
          <w:b/>
        </w:rPr>
        <w:tab/>
      </w:r>
      <w:r w:rsidRPr="007676D2">
        <w:rPr>
          <w:b/>
        </w:rPr>
        <w:tab/>
      </w:r>
      <w:r w:rsidRPr="007676D2">
        <w:rPr>
          <w:b/>
        </w:rPr>
        <w:tab/>
      </w:r>
      <w:r w:rsidRPr="007676D2">
        <w:rPr>
          <w:b/>
        </w:rPr>
        <w:tab/>
      </w:r>
      <w:r w:rsidRPr="007676D2">
        <w:rPr>
          <w:b/>
        </w:rPr>
        <w:tab/>
      </w:r>
      <w:r w:rsidRPr="007676D2">
        <w:rPr>
          <w:b/>
        </w:rPr>
        <w:tab/>
      </w:r>
      <w:r w:rsidRPr="007676D2">
        <w:rPr>
          <w:b/>
        </w:rPr>
        <w:tab/>
      </w:r>
      <w:r w:rsidRPr="007676D2">
        <w:rPr>
          <w:b/>
        </w:rPr>
        <w:tab/>
      </w:r>
      <w:r w:rsidRPr="007676D2">
        <w:rPr>
          <w:b/>
        </w:rPr>
        <w:tab/>
        <w:t>Item</w:t>
      </w:r>
    </w:p>
    <w:p w14:paraId="17B1B9D6" w14:textId="77777777" w:rsidR="00ED39BF" w:rsidRPr="007676D2" w:rsidRDefault="00ED39BF" w:rsidP="00ED39BF">
      <w:pPr>
        <w:spacing w:before="120" w:after="120"/>
        <w:jc w:val="both"/>
        <w:rPr>
          <w:b/>
        </w:rPr>
      </w:pPr>
      <w:r w:rsidRPr="007676D2">
        <w:rPr>
          <w:b/>
        </w:rPr>
        <w:t>INTRODUÇÃO</w:t>
      </w:r>
    </w:p>
    <w:p w14:paraId="18330CE1" w14:textId="77777777" w:rsidR="00ED39BF" w:rsidRPr="007676D2" w:rsidRDefault="00ED39BF" w:rsidP="00ED39BF">
      <w:pPr>
        <w:spacing w:before="120" w:after="120"/>
        <w:jc w:val="both"/>
      </w:pPr>
      <w:r w:rsidRPr="007676D2">
        <w:t>Alcance</w:t>
      </w:r>
      <w:r w:rsidRPr="007676D2">
        <w:tab/>
      </w:r>
      <w:r w:rsidRPr="007676D2">
        <w:tab/>
      </w:r>
      <w:r w:rsidRPr="007676D2">
        <w:tab/>
      </w:r>
      <w:r w:rsidRPr="007676D2">
        <w:tab/>
      </w:r>
      <w:r w:rsidRPr="007676D2">
        <w:tab/>
      </w:r>
      <w:r w:rsidRPr="007676D2">
        <w:tab/>
      </w:r>
      <w:r w:rsidRPr="007676D2">
        <w:tab/>
      </w:r>
      <w:r w:rsidRPr="007676D2">
        <w:tab/>
      </w:r>
      <w:r w:rsidRPr="007676D2">
        <w:tab/>
      </w:r>
      <w:r w:rsidRPr="007676D2">
        <w:tab/>
        <w:t xml:space="preserve">1 </w:t>
      </w:r>
      <w:r w:rsidRPr="007676D2">
        <w:rPr>
          <w:iCs/>
        </w:rPr>
        <w:t>–</w:t>
      </w:r>
      <w:r w:rsidRPr="007676D2">
        <w:t xml:space="preserve"> 4</w:t>
      </w:r>
    </w:p>
    <w:p w14:paraId="7981C7CF" w14:textId="77777777" w:rsidR="00ED39BF" w:rsidRPr="007676D2" w:rsidRDefault="00ED39BF" w:rsidP="00ED39BF">
      <w:pPr>
        <w:spacing w:before="120" w:after="120"/>
        <w:jc w:val="both"/>
      </w:pPr>
      <w:r w:rsidRPr="007676D2">
        <w:t xml:space="preserve">Data de vigência </w:t>
      </w:r>
      <w:r w:rsidRPr="007676D2">
        <w:tab/>
      </w:r>
      <w:r w:rsidRPr="007676D2">
        <w:tab/>
      </w:r>
      <w:r w:rsidRPr="007676D2">
        <w:tab/>
      </w:r>
      <w:r w:rsidRPr="007676D2">
        <w:tab/>
      </w:r>
      <w:r w:rsidRPr="007676D2">
        <w:tab/>
      </w:r>
      <w:r w:rsidRPr="007676D2">
        <w:tab/>
      </w:r>
      <w:r w:rsidRPr="007676D2">
        <w:tab/>
      </w:r>
      <w:r w:rsidRPr="007676D2">
        <w:tab/>
      </w:r>
      <w:r w:rsidRPr="007676D2">
        <w:tab/>
        <w:t>5</w:t>
      </w:r>
    </w:p>
    <w:p w14:paraId="02DB599F" w14:textId="77777777" w:rsidR="00ED39BF" w:rsidRPr="007676D2" w:rsidRDefault="00ED39BF" w:rsidP="00ED39BF">
      <w:pPr>
        <w:spacing w:before="120" w:after="120"/>
        <w:jc w:val="both"/>
      </w:pPr>
      <w:r w:rsidRPr="007676D2">
        <w:rPr>
          <w:b/>
        </w:rPr>
        <w:t xml:space="preserve">OBJETIVO </w:t>
      </w:r>
      <w:r w:rsidRPr="007676D2">
        <w:t xml:space="preserve"> </w:t>
      </w:r>
      <w:r w:rsidRPr="007676D2">
        <w:tab/>
      </w:r>
      <w:r w:rsidRPr="007676D2">
        <w:tab/>
      </w:r>
      <w:r w:rsidRPr="007676D2">
        <w:tab/>
      </w:r>
      <w:r w:rsidRPr="007676D2">
        <w:tab/>
      </w:r>
      <w:r w:rsidRPr="007676D2">
        <w:tab/>
      </w:r>
      <w:r w:rsidRPr="007676D2">
        <w:tab/>
      </w:r>
      <w:r w:rsidRPr="007676D2">
        <w:tab/>
      </w:r>
      <w:r w:rsidRPr="007676D2">
        <w:tab/>
      </w:r>
      <w:r>
        <w:tab/>
      </w:r>
      <w:r w:rsidRPr="007676D2">
        <w:tab/>
        <w:t>6</w:t>
      </w:r>
    </w:p>
    <w:p w14:paraId="3409E155" w14:textId="77777777" w:rsidR="00ED39BF" w:rsidRPr="007676D2" w:rsidRDefault="00ED39BF" w:rsidP="00ED39BF">
      <w:pPr>
        <w:spacing w:before="120" w:after="120"/>
        <w:jc w:val="both"/>
      </w:pPr>
      <w:r w:rsidRPr="007676D2">
        <w:rPr>
          <w:b/>
        </w:rPr>
        <w:t xml:space="preserve">DEFINIÇÕES </w:t>
      </w:r>
      <w:r w:rsidRPr="007676D2">
        <w:t xml:space="preserve"> </w:t>
      </w:r>
      <w:r w:rsidRPr="007676D2">
        <w:tab/>
      </w:r>
      <w:r w:rsidRPr="007676D2">
        <w:tab/>
      </w:r>
      <w:r w:rsidRPr="007676D2">
        <w:tab/>
      </w:r>
      <w:r w:rsidRPr="007676D2">
        <w:tab/>
      </w:r>
      <w:r w:rsidRPr="007676D2">
        <w:tab/>
      </w:r>
      <w:r w:rsidRPr="007676D2">
        <w:tab/>
      </w:r>
      <w:r w:rsidRPr="007676D2">
        <w:tab/>
      </w:r>
      <w:r w:rsidRPr="007676D2">
        <w:tab/>
      </w:r>
      <w:r w:rsidRPr="007676D2">
        <w:tab/>
        <w:t xml:space="preserve">7 </w:t>
      </w:r>
      <w:r w:rsidRPr="007676D2">
        <w:rPr>
          <w:iCs/>
        </w:rPr>
        <w:t xml:space="preserve">– </w:t>
      </w:r>
      <w:r w:rsidRPr="007676D2">
        <w:t>9</w:t>
      </w:r>
    </w:p>
    <w:p w14:paraId="7A165909" w14:textId="77777777" w:rsidR="00ED39BF" w:rsidRPr="007676D2" w:rsidRDefault="00ED39BF" w:rsidP="00ED39BF">
      <w:pPr>
        <w:spacing w:before="120" w:after="120"/>
        <w:jc w:val="both"/>
        <w:rPr>
          <w:b/>
        </w:rPr>
      </w:pPr>
      <w:r w:rsidRPr="007676D2">
        <w:rPr>
          <w:b/>
        </w:rPr>
        <w:t>REQUISITOS</w:t>
      </w:r>
    </w:p>
    <w:p w14:paraId="4662B956" w14:textId="77777777" w:rsidR="00ED39BF" w:rsidRPr="007676D2" w:rsidRDefault="00ED39BF" w:rsidP="00ED39BF">
      <w:pPr>
        <w:spacing w:before="120" w:after="120"/>
        <w:jc w:val="both"/>
      </w:pPr>
      <w:r w:rsidRPr="007676D2">
        <w:t xml:space="preserve">Formação da opinião sobre as demonstrações contábeis. </w:t>
      </w:r>
      <w:r w:rsidRPr="007676D2">
        <w:tab/>
      </w:r>
      <w:r w:rsidRPr="007676D2">
        <w:tab/>
      </w:r>
      <w:r w:rsidRPr="007676D2">
        <w:tab/>
      </w:r>
      <w:r w:rsidRPr="007676D2">
        <w:tab/>
        <w:t xml:space="preserve">10 </w:t>
      </w:r>
      <w:r w:rsidRPr="007676D2">
        <w:rPr>
          <w:iCs/>
        </w:rPr>
        <w:t>–</w:t>
      </w:r>
      <w:r w:rsidRPr="007676D2">
        <w:t xml:space="preserve"> 15</w:t>
      </w:r>
    </w:p>
    <w:p w14:paraId="546CF6E0" w14:textId="77777777" w:rsidR="00ED39BF" w:rsidRPr="007676D2" w:rsidRDefault="00ED39BF" w:rsidP="00ED39BF">
      <w:pPr>
        <w:spacing w:before="120" w:after="120"/>
        <w:jc w:val="both"/>
      </w:pPr>
      <w:r w:rsidRPr="007676D2">
        <w:t xml:space="preserve">Forma da opinião </w:t>
      </w:r>
      <w:r w:rsidRPr="007676D2">
        <w:tab/>
      </w:r>
      <w:r w:rsidRPr="007676D2">
        <w:tab/>
      </w:r>
      <w:r w:rsidRPr="007676D2">
        <w:tab/>
      </w:r>
      <w:r w:rsidRPr="007676D2">
        <w:tab/>
      </w:r>
      <w:r w:rsidRPr="007676D2">
        <w:tab/>
      </w:r>
      <w:r w:rsidRPr="007676D2">
        <w:tab/>
      </w:r>
      <w:r w:rsidRPr="007676D2">
        <w:tab/>
      </w:r>
      <w:r w:rsidRPr="007676D2">
        <w:tab/>
      </w:r>
      <w:r w:rsidRPr="007676D2">
        <w:tab/>
        <w:t xml:space="preserve">16 </w:t>
      </w:r>
      <w:r w:rsidRPr="007676D2">
        <w:rPr>
          <w:iCs/>
        </w:rPr>
        <w:t>–</w:t>
      </w:r>
      <w:r w:rsidRPr="007676D2">
        <w:t xml:space="preserve"> 19</w:t>
      </w:r>
    </w:p>
    <w:p w14:paraId="7347D905" w14:textId="77777777" w:rsidR="00ED39BF" w:rsidRPr="007676D2" w:rsidRDefault="00ED39BF" w:rsidP="00ED39BF">
      <w:pPr>
        <w:spacing w:before="120" w:after="120"/>
        <w:jc w:val="both"/>
      </w:pPr>
      <w:r w:rsidRPr="007676D2">
        <w:t xml:space="preserve">Relatório do auditor independente </w:t>
      </w:r>
      <w:r w:rsidRPr="007676D2">
        <w:tab/>
      </w:r>
      <w:r w:rsidRPr="007676D2">
        <w:tab/>
      </w:r>
      <w:r w:rsidRPr="007676D2">
        <w:tab/>
      </w:r>
      <w:r w:rsidRPr="007676D2">
        <w:tab/>
      </w:r>
      <w:r w:rsidRPr="007676D2">
        <w:tab/>
      </w:r>
      <w:r w:rsidRPr="007676D2">
        <w:tab/>
      </w:r>
      <w:r w:rsidRPr="007676D2">
        <w:tab/>
        <w:t xml:space="preserve">20 </w:t>
      </w:r>
      <w:r w:rsidRPr="007676D2">
        <w:rPr>
          <w:iCs/>
        </w:rPr>
        <w:t>–</w:t>
      </w:r>
      <w:r w:rsidRPr="007676D2">
        <w:t xml:space="preserve"> 45</w:t>
      </w:r>
    </w:p>
    <w:p w14:paraId="265D995E" w14:textId="77777777" w:rsidR="00ED39BF" w:rsidRPr="007676D2" w:rsidRDefault="00ED39BF" w:rsidP="00ED39BF">
      <w:pPr>
        <w:spacing w:before="120" w:after="120"/>
        <w:jc w:val="both"/>
      </w:pPr>
      <w:r w:rsidRPr="007676D2">
        <w:t xml:space="preserve">Informações suplementares apresentadas com as demonstrações contábeis </w:t>
      </w:r>
      <w:r w:rsidRPr="007676D2">
        <w:tab/>
        <w:t xml:space="preserve">46 </w:t>
      </w:r>
      <w:r w:rsidRPr="007676D2">
        <w:rPr>
          <w:iCs/>
        </w:rPr>
        <w:t>–</w:t>
      </w:r>
      <w:r w:rsidRPr="007676D2">
        <w:t xml:space="preserve"> 47</w:t>
      </w:r>
    </w:p>
    <w:p w14:paraId="6FD16B0F" w14:textId="77777777" w:rsidR="00ED39BF" w:rsidRPr="007676D2" w:rsidRDefault="00ED39BF" w:rsidP="00ED39BF">
      <w:pPr>
        <w:spacing w:before="120" w:after="120"/>
        <w:jc w:val="both"/>
        <w:rPr>
          <w:b/>
        </w:rPr>
      </w:pPr>
    </w:p>
    <w:p w14:paraId="50051C54" w14:textId="77777777" w:rsidR="00ED39BF" w:rsidRPr="007676D2" w:rsidRDefault="00ED39BF" w:rsidP="00ED39BF">
      <w:pPr>
        <w:spacing w:before="120" w:after="120"/>
        <w:jc w:val="both"/>
        <w:rPr>
          <w:b/>
        </w:rPr>
      </w:pPr>
      <w:r w:rsidRPr="007676D2">
        <w:rPr>
          <w:b/>
        </w:rPr>
        <w:t xml:space="preserve">APLICAÇÃO E OUTROS MATERIAIS EXPLICATIVOS </w:t>
      </w:r>
    </w:p>
    <w:p w14:paraId="6F1CA259" w14:textId="77777777" w:rsidR="00ED39BF" w:rsidRPr="007676D2" w:rsidRDefault="00ED39BF" w:rsidP="00ED39BF">
      <w:pPr>
        <w:spacing w:before="120" w:after="120"/>
        <w:jc w:val="both"/>
      </w:pPr>
      <w:r w:rsidRPr="007676D2">
        <w:t xml:space="preserve">Aspectos qualitativos das práticas contábeis da entidade </w:t>
      </w:r>
      <w:r w:rsidRPr="007676D2">
        <w:tab/>
      </w:r>
      <w:r w:rsidRPr="007676D2">
        <w:tab/>
      </w:r>
      <w:r w:rsidRPr="007676D2">
        <w:tab/>
      </w:r>
      <w:r w:rsidRPr="007676D2">
        <w:tab/>
        <w:t xml:space="preserve">A1 </w:t>
      </w:r>
      <w:r w:rsidRPr="007676D2">
        <w:rPr>
          <w:iCs/>
        </w:rPr>
        <w:t>–</w:t>
      </w:r>
      <w:r w:rsidRPr="007676D2">
        <w:t xml:space="preserve"> A3</w:t>
      </w:r>
    </w:p>
    <w:p w14:paraId="388D1663" w14:textId="77777777" w:rsidR="00ED39BF" w:rsidRPr="007676D2" w:rsidRDefault="00ED39BF" w:rsidP="00ED39BF">
      <w:pPr>
        <w:jc w:val="both"/>
      </w:pPr>
      <w:r w:rsidRPr="007676D2">
        <w:t xml:space="preserve">Divulgação do efeito de transações e eventos relevantes sobre as </w:t>
      </w:r>
    </w:p>
    <w:p w14:paraId="17A096BB" w14:textId="77777777" w:rsidR="00ED39BF" w:rsidRPr="007676D2" w:rsidRDefault="00ED39BF" w:rsidP="00ED39BF">
      <w:pPr>
        <w:jc w:val="both"/>
      </w:pPr>
      <w:r w:rsidRPr="007676D2">
        <w:t xml:space="preserve">informações apresentadas nas demonstrações contábeis </w:t>
      </w:r>
      <w:r w:rsidRPr="007676D2">
        <w:tab/>
      </w:r>
      <w:r w:rsidRPr="007676D2">
        <w:tab/>
      </w:r>
      <w:r w:rsidRPr="007676D2">
        <w:tab/>
      </w:r>
      <w:r w:rsidRPr="007676D2">
        <w:tab/>
        <w:t>A4</w:t>
      </w:r>
    </w:p>
    <w:p w14:paraId="06C33158" w14:textId="77777777" w:rsidR="00ED39BF" w:rsidRPr="007676D2" w:rsidRDefault="00ED39BF" w:rsidP="00ED39BF">
      <w:pPr>
        <w:spacing w:before="120" w:after="120"/>
        <w:jc w:val="both"/>
      </w:pPr>
      <w:r w:rsidRPr="007676D2">
        <w:t xml:space="preserve">Descrição da estrutura de relatório financeiro aplicável </w:t>
      </w:r>
      <w:r w:rsidRPr="007676D2">
        <w:tab/>
      </w:r>
      <w:r w:rsidRPr="007676D2">
        <w:tab/>
      </w:r>
      <w:r w:rsidRPr="007676D2">
        <w:tab/>
      </w:r>
      <w:r w:rsidRPr="007676D2">
        <w:tab/>
        <w:t xml:space="preserve">A5 </w:t>
      </w:r>
      <w:r w:rsidRPr="007676D2">
        <w:rPr>
          <w:iCs/>
        </w:rPr>
        <w:t>–</w:t>
      </w:r>
      <w:r w:rsidRPr="007676D2">
        <w:t xml:space="preserve"> A10</w:t>
      </w:r>
    </w:p>
    <w:p w14:paraId="0948B34C" w14:textId="77777777" w:rsidR="00ED39BF" w:rsidRPr="007676D2" w:rsidRDefault="00ED39BF" w:rsidP="00ED39BF">
      <w:pPr>
        <w:spacing w:before="120" w:after="120"/>
        <w:jc w:val="both"/>
      </w:pPr>
      <w:r w:rsidRPr="007676D2">
        <w:t xml:space="preserve">Forma da opinião </w:t>
      </w:r>
      <w:r w:rsidRPr="007676D2">
        <w:tab/>
      </w:r>
      <w:r w:rsidRPr="007676D2">
        <w:tab/>
      </w:r>
      <w:r w:rsidRPr="007676D2">
        <w:tab/>
      </w:r>
      <w:r w:rsidRPr="007676D2">
        <w:tab/>
      </w:r>
      <w:r w:rsidRPr="007676D2">
        <w:tab/>
      </w:r>
      <w:r w:rsidRPr="007676D2">
        <w:tab/>
      </w:r>
      <w:r w:rsidRPr="007676D2">
        <w:tab/>
      </w:r>
      <w:r w:rsidRPr="007676D2">
        <w:tab/>
      </w:r>
      <w:r w:rsidRPr="007676D2">
        <w:tab/>
        <w:t>A11</w:t>
      </w:r>
      <w:r>
        <w:t xml:space="preserve"> </w:t>
      </w:r>
      <w:r w:rsidRPr="007676D2">
        <w:rPr>
          <w:iCs/>
        </w:rPr>
        <w:t>–</w:t>
      </w:r>
      <w:r w:rsidRPr="007676D2">
        <w:t xml:space="preserve"> </w:t>
      </w:r>
      <w:r w:rsidRPr="00261F1E">
        <w:t>A12</w:t>
      </w:r>
    </w:p>
    <w:p w14:paraId="4513122C" w14:textId="77777777" w:rsidR="00ED39BF" w:rsidRPr="007676D2" w:rsidRDefault="00ED39BF" w:rsidP="00ED39BF">
      <w:pPr>
        <w:spacing w:before="120" w:after="120"/>
        <w:jc w:val="both"/>
      </w:pPr>
      <w:r w:rsidRPr="007676D2">
        <w:t xml:space="preserve">Relatório do auditor independente </w:t>
      </w:r>
      <w:r w:rsidRPr="007676D2">
        <w:tab/>
      </w:r>
      <w:r w:rsidRPr="007676D2">
        <w:tab/>
      </w:r>
      <w:r w:rsidRPr="007676D2">
        <w:tab/>
      </w:r>
      <w:r w:rsidRPr="007676D2">
        <w:tab/>
      </w:r>
      <w:r w:rsidRPr="007676D2">
        <w:tab/>
      </w:r>
      <w:r w:rsidRPr="007676D2">
        <w:tab/>
      </w:r>
      <w:r w:rsidRPr="007676D2">
        <w:tab/>
        <w:t>A13</w:t>
      </w:r>
      <w:r>
        <w:t xml:space="preserve"> </w:t>
      </w:r>
      <w:r w:rsidRPr="007676D2">
        <w:rPr>
          <w:iCs/>
        </w:rPr>
        <w:t>–</w:t>
      </w:r>
      <w:r>
        <w:rPr>
          <w:iCs/>
        </w:rPr>
        <w:t xml:space="preserve"> </w:t>
      </w:r>
      <w:r w:rsidRPr="00261F1E">
        <w:t>A44</w:t>
      </w:r>
    </w:p>
    <w:p w14:paraId="07ACF83B" w14:textId="77777777" w:rsidR="00ED39BF" w:rsidRPr="007676D2" w:rsidRDefault="00ED39BF" w:rsidP="00ED39BF">
      <w:pPr>
        <w:spacing w:before="120" w:after="120"/>
        <w:jc w:val="both"/>
      </w:pPr>
      <w:r w:rsidRPr="007676D2">
        <w:t xml:space="preserve">Informações suplementares apresentadas com as demonstrações contábeis </w:t>
      </w:r>
      <w:r w:rsidRPr="007676D2">
        <w:tab/>
        <w:t>A45</w:t>
      </w:r>
      <w:r>
        <w:t xml:space="preserve"> </w:t>
      </w:r>
      <w:r w:rsidRPr="007676D2">
        <w:rPr>
          <w:iCs/>
        </w:rPr>
        <w:t>–</w:t>
      </w:r>
      <w:r>
        <w:rPr>
          <w:iCs/>
        </w:rPr>
        <w:t xml:space="preserve"> </w:t>
      </w:r>
      <w:r w:rsidRPr="00261F1E">
        <w:t>A51</w:t>
      </w:r>
    </w:p>
    <w:p w14:paraId="11BBA589" w14:textId="77777777" w:rsidR="00ED39BF" w:rsidRPr="007676D2" w:rsidRDefault="00ED39BF" w:rsidP="00ED39BF">
      <w:pPr>
        <w:spacing w:before="120" w:after="120"/>
        <w:jc w:val="both"/>
      </w:pPr>
    </w:p>
    <w:p w14:paraId="66CA31CA" w14:textId="77777777" w:rsidR="00ED39BF" w:rsidRPr="007676D2" w:rsidRDefault="00ED39BF" w:rsidP="00ED39BF">
      <w:pPr>
        <w:spacing w:before="120" w:after="120"/>
        <w:jc w:val="both"/>
      </w:pPr>
      <w:r w:rsidRPr="005C1463">
        <w:rPr>
          <w:b/>
        </w:rPr>
        <w:t>Apêndice</w:t>
      </w:r>
      <w:r w:rsidRPr="007676D2">
        <w:t>: Exemplos de relatório d</w:t>
      </w:r>
      <w:r>
        <w:t>e auditoria d</w:t>
      </w:r>
      <w:r w:rsidRPr="007676D2">
        <w:t>o auditor independente sobre as demonstrações contábeis</w:t>
      </w:r>
    </w:p>
    <w:p w14:paraId="75E4F4FC" w14:textId="77777777" w:rsidR="00ED39BF" w:rsidRDefault="00ED39BF" w:rsidP="00ED39BF">
      <w:pPr>
        <w:jc w:val="both"/>
      </w:pPr>
    </w:p>
    <w:p w14:paraId="6B97693F" w14:textId="77777777" w:rsidR="00ED39BF" w:rsidRDefault="00ED39BF" w:rsidP="00ED39BF">
      <w:pPr>
        <w:jc w:val="both"/>
      </w:pPr>
      <w:r>
        <w:t xml:space="preserve">Esta Norma deve ser lida juntamente com a NBC TA 200 </w:t>
      </w:r>
      <w:r>
        <w:rPr>
          <w:iCs/>
        </w:rPr>
        <w:t>–</w:t>
      </w:r>
      <w:r>
        <w:t xml:space="preserve"> Objetivos Gerais do Auditor Independente e a Condução da Auditoria em Conformidade com Normas de Auditoria.  </w:t>
      </w:r>
    </w:p>
    <w:p w14:paraId="2AAD7FE9" w14:textId="77777777" w:rsidR="00ED39BF" w:rsidRPr="0089390A" w:rsidRDefault="00ED39BF" w:rsidP="00ED39BF">
      <w:pPr>
        <w:jc w:val="both"/>
        <w:rPr>
          <w:b/>
          <w:sz w:val="28"/>
          <w:szCs w:val="28"/>
        </w:rPr>
      </w:pPr>
      <w:r>
        <w:rPr>
          <w:b/>
        </w:rPr>
        <w:br w:type="page"/>
      </w:r>
      <w:r w:rsidRPr="0089390A">
        <w:rPr>
          <w:b/>
          <w:sz w:val="28"/>
          <w:szCs w:val="28"/>
        </w:rPr>
        <w:t>Introdução</w:t>
      </w:r>
    </w:p>
    <w:p w14:paraId="5D10E862" w14:textId="77777777" w:rsidR="00ED39BF" w:rsidRDefault="00ED39BF" w:rsidP="00ED39BF">
      <w:pPr>
        <w:jc w:val="both"/>
      </w:pPr>
    </w:p>
    <w:p w14:paraId="6CAFD02A" w14:textId="77777777" w:rsidR="00ED39BF" w:rsidRPr="000D4887" w:rsidRDefault="00ED39BF" w:rsidP="00ED39BF">
      <w:pPr>
        <w:jc w:val="both"/>
        <w:rPr>
          <w:b/>
        </w:rPr>
      </w:pPr>
      <w:r w:rsidRPr="000D4887">
        <w:rPr>
          <w:b/>
        </w:rPr>
        <w:t xml:space="preserve">Alcance </w:t>
      </w:r>
    </w:p>
    <w:p w14:paraId="2FD1CFEC" w14:textId="77777777" w:rsidR="00ED39BF" w:rsidRDefault="00ED39BF" w:rsidP="00ED39BF">
      <w:pPr>
        <w:ind w:left="567" w:hanging="567"/>
        <w:jc w:val="both"/>
      </w:pPr>
    </w:p>
    <w:p w14:paraId="1F226388" w14:textId="77777777" w:rsidR="00ED39BF" w:rsidRDefault="00ED39BF" w:rsidP="00ED39BF">
      <w:pPr>
        <w:ind w:left="567" w:hanging="567"/>
        <w:jc w:val="both"/>
      </w:pPr>
      <w:r>
        <w:t>1.</w:t>
      </w:r>
      <w:r>
        <w:tab/>
        <w:t xml:space="preserve">Esta Norma trata da responsabilidade do auditor independente para formar uma opinião sobre as demonstrações contábeis e trata da forma e do conteúdo do relatório emitido como resultado </w:t>
      </w:r>
      <w:r w:rsidRPr="008A4950">
        <w:t>d</w:t>
      </w:r>
      <w:r>
        <w:t xml:space="preserve">a </w:t>
      </w:r>
      <w:r w:rsidRPr="008A4950">
        <w:t>auditoria</w:t>
      </w:r>
      <w:r>
        <w:t xml:space="preserve"> de demonstrações contábeis.</w:t>
      </w:r>
    </w:p>
    <w:p w14:paraId="0551273C" w14:textId="77777777" w:rsidR="00ED39BF" w:rsidRDefault="00ED39BF" w:rsidP="00ED39BF">
      <w:pPr>
        <w:ind w:left="567" w:hanging="567"/>
        <w:jc w:val="both"/>
      </w:pPr>
    </w:p>
    <w:p w14:paraId="155ADF93" w14:textId="77777777" w:rsidR="00ED39BF" w:rsidRDefault="00ED39BF" w:rsidP="00ED39BF">
      <w:pPr>
        <w:ind w:left="567" w:hanging="567"/>
        <w:jc w:val="both"/>
      </w:pPr>
      <w:r>
        <w:t xml:space="preserve">2. </w:t>
      </w:r>
      <w:r>
        <w:tab/>
        <w:t xml:space="preserve">A NBC TA 705 </w:t>
      </w:r>
      <w:r>
        <w:rPr>
          <w:iCs/>
        </w:rPr>
        <w:t>–</w:t>
      </w:r>
      <w:r>
        <w:t xml:space="preserve"> Modificações na O</w:t>
      </w:r>
      <w:r w:rsidRPr="008A4950">
        <w:t xml:space="preserve">pinião do </w:t>
      </w:r>
      <w:r>
        <w:t>A</w:t>
      </w:r>
      <w:r w:rsidRPr="008A4950">
        <w:t>uditor</w:t>
      </w:r>
      <w:r>
        <w:t xml:space="preserve"> Independente e a NBC TA 706 </w:t>
      </w:r>
      <w:r>
        <w:rPr>
          <w:iCs/>
        </w:rPr>
        <w:t>–</w:t>
      </w:r>
      <w:r>
        <w:t xml:space="preserve"> Parágrafos de Ênfase e Parágrafos de Outros Assuntos no Relatório do Auditor Independente tratam de como a forma e o conteúdo do relatório de auditoria independente são afetados quando o auditor expressa uma opinião modificada ou inclui um parágrafo de ênfase ou de outros assuntos no seu relatório de auditoria.</w:t>
      </w:r>
    </w:p>
    <w:p w14:paraId="5A3FB569" w14:textId="77777777" w:rsidR="00ED39BF" w:rsidRDefault="00ED39BF" w:rsidP="00ED39BF">
      <w:pPr>
        <w:ind w:left="567" w:hanging="567"/>
        <w:jc w:val="both"/>
      </w:pPr>
    </w:p>
    <w:p w14:paraId="591F6106" w14:textId="77777777" w:rsidR="00ED39BF" w:rsidRDefault="00ED39BF" w:rsidP="00ED39BF">
      <w:pPr>
        <w:ind w:left="567" w:hanging="567"/>
        <w:jc w:val="both"/>
      </w:pPr>
      <w:r>
        <w:t>3.</w:t>
      </w:r>
      <w:r>
        <w:tab/>
        <w:t>Esta Norma foi escrita no contexto de um conjunto completo de demonstrações contábeis para fins gerais. A NBC TA 800 trata das considerações especiais quando as demonstrações contábeis são elaboradas de acordo com estruturas conceituais de contabilidade para propósitos especiais. A NBC TA 805 trata das considerações especiais para uma auditoria de quadros isolados das demonstrações contábeis e de elementos, contas ou itens específicos das demonstrações contábeis.</w:t>
      </w:r>
    </w:p>
    <w:p w14:paraId="23DA01E4" w14:textId="77777777" w:rsidR="00ED39BF" w:rsidRDefault="00ED39BF" w:rsidP="00ED39BF">
      <w:pPr>
        <w:ind w:left="567" w:hanging="567"/>
        <w:jc w:val="both"/>
      </w:pPr>
    </w:p>
    <w:p w14:paraId="7D875214" w14:textId="77777777" w:rsidR="00ED39BF" w:rsidRDefault="00ED39BF" w:rsidP="00ED39BF">
      <w:pPr>
        <w:ind w:left="567" w:hanging="567"/>
        <w:jc w:val="both"/>
      </w:pPr>
      <w:r>
        <w:t>4.</w:t>
      </w:r>
      <w:r>
        <w:tab/>
        <w:t xml:space="preserve">Esta Norma propicia consistência no relatório do auditor independente. A consistência no relatório, quando a auditoria for conduzida de acordo com as normas de auditoria, de forma consistente com as normas internacionais de auditoria, propicia credibilidade no mercado </w:t>
      </w:r>
      <w:r w:rsidRPr="00406E1F">
        <w:t>global</w:t>
      </w:r>
      <w:r>
        <w:t xml:space="preserve">, tornando essas auditorias que foram conduzidas de acordo com normas reconhecidas </w:t>
      </w:r>
      <w:r w:rsidRPr="00406E1F">
        <w:t>mundialmente</w:t>
      </w:r>
      <w:r>
        <w:t xml:space="preserve"> mais prontamente identificáveis e também ajuda a promover o entendimento pelos usuários e a identificar circunstâncias não usuais quando elas ocorrem.</w:t>
      </w:r>
    </w:p>
    <w:p w14:paraId="4B64C9B1" w14:textId="77777777" w:rsidR="00ED39BF" w:rsidRDefault="00ED39BF" w:rsidP="00ED39BF">
      <w:pPr>
        <w:ind w:left="567" w:hanging="567"/>
        <w:jc w:val="both"/>
      </w:pPr>
    </w:p>
    <w:p w14:paraId="749A7206" w14:textId="77777777" w:rsidR="00ED39BF" w:rsidRPr="000D4887" w:rsidRDefault="00ED39BF" w:rsidP="00ED39BF">
      <w:pPr>
        <w:ind w:left="567" w:hanging="567"/>
        <w:jc w:val="both"/>
        <w:rPr>
          <w:b/>
        </w:rPr>
      </w:pPr>
      <w:r w:rsidRPr="000D4887">
        <w:rPr>
          <w:b/>
        </w:rPr>
        <w:t>Data de vigência</w:t>
      </w:r>
    </w:p>
    <w:p w14:paraId="64155181" w14:textId="77777777" w:rsidR="00ED39BF" w:rsidRDefault="00ED39BF" w:rsidP="00ED39BF">
      <w:pPr>
        <w:ind w:left="567" w:hanging="567"/>
        <w:jc w:val="both"/>
      </w:pPr>
    </w:p>
    <w:p w14:paraId="20E4AF7C" w14:textId="77777777" w:rsidR="00ED39BF" w:rsidRDefault="00ED39BF" w:rsidP="00ED39BF">
      <w:pPr>
        <w:ind w:left="567" w:hanging="567"/>
        <w:jc w:val="both"/>
      </w:pPr>
      <w:r>
        <w:t>5.</w:t>
      </w:r>
      <w:r>
        <w:tab/>
        <w:t>Esta Norma é aplicável a auditoria de demonstrações contábeis para períodos iniciados em ou após 1º. de janeiro de 2010.</w:t>
      </w:r>
    </w:p>
    <w:p w14:paraId="002CF7ED" w14:textId="77777777" w:rsidR="00ED39BF" w:rsidRPr="005039F2" w:rsidRDefault="00ED39BF" w:rsidP="00ED39BF">
      <w:pPr>
        <w:ind w:left="567" w:hanging="567"/>
        <w:jc w:val="both"/>
        <w:rPr>
          <w:b/>
        </w:rPr>
      </w:pPr>
    </w:p>
    <w:p w14:paraId="582FE456" w14:textId="77777777" w:rsidR="00ED39BF" w:rsidRPr="00A811CB" w:rsidRDefault="00ED39BF" w:rsidP="00ED39BF">
      <w:pPr>
        <w:ind w:left="567" w:hanging="567"/>
        <w:jc w:val="both"/>
        <w:rPr>
          <w:b/>
          <w:sz w:val="28"/>
          <w:szCs w:val="28"/>
        </w:rPr>
      </w:pPr>
      <w:r w:rsidRPr="00A811CB">
        <w:rPr>
          <w:b/>
          <w:sz w:val="28"/>
          <w:szCs w:val="28"/>
        </w:rPr>
        <w:t>Objetivo</w:t>
      </w:r>
    </w:p>
    <w:p w14:paraId="40579BA6" w14:textId="77777777" w:rsidR="00ED39BF" w:rsidRDefault="00ED39BF" w:rsidP="00ED39BF">
      <w:pPr>
        <w:ind w:left="567" w:hanging="567"/>
        <w:jc w:val="both"/>
      </w:pPr>
    </w:p>
    <w:p w14:paraId="7BFB0073" w14:textId="77777777" w:rsidR="00ED39BF" w:rsidRDefault="00ED39BF" w:rsidP="00ED39BF">
      <w:pPr>
        <w:ind w:left="567" w:hanging="567"/>
        <w:jc w:val="both"/>
      </w:pPr>
      <w:r>
        <w:t>6.</w:t>
      </w:r>
      <w:r>
        <w:tab/>
        <w:t>Os objetivos do auditor são:</w:t>
      </w:r>
    </w:p>
    <w:p w14:paraId="674D311D" w14:textId="77777777" w:rsidR="00ED39BF" w:rsidRDefault="00ED39BF" w:rsidP="00ED39BF">
      <w:pPr>
        <w:ind w:left="1276" w:hanging="425"/>
        <w:jc w:val="both"/>
      </w:pPr>
      <w:r>
        <w:t>(a)</w:t>
      </w:r>
      <w:r>
        <w:tab/>
        <w:t>formar uma opinião sobre as demonstrações contábeis com base na avaliação das conclusões atingi</w:t>
      </w:r>
      <w:r w:rsidRPr="00FC50D5">
        <w:t>das</w:t>
      </w:r>
      <w:r>
        <w:t xml:space="preserve"> pela evidência de auditoria obtida; e</w:t>
      </w:r>
    </w:p>
    <w:p w14:paraId="176210C3" w14:textId="77777777" w:rsidR="00ED39BF" w:rsidRDefault="00ED39BF" w:rsidP="00ED39BF">
      <w:pPr>
        <w:ind w:left="1276" w:hanging="425"/>
        <w:jc w:val="both"/>
      </w:pPr>
      <w:r>
        <w:t>(b)</w:t>
      </w:r>
      <w:r>
        <w:tab/>
        <w:t>expressar claramente essa opinião por meio de relatório de auditoria por escrito que também descreve a base para a referida opinião.</w:t>
      </w:r>
    </w:p>
    <w:p w14:paraId="2829B98C" w14:textId="77777777" w:rsidR="00ED39BF" w:rsidRPr="005039F2" w:rsidRDefault="00ED39BF" w:rsidP="00ED39BF">
      <w:pPr>
        <w:ind w:left="567" w:hanging="567"/>
        <w:jc w:val="both"/>
        <w:rPr>
          <w:b/>
        </w:rPr>
      </w:pPr>
    </w:p>
    <w:p w14:paraId="63BFE5E1" w14:textId="77777777" w:rsidR="00ED39BF" w:rsidRPr="00A811CB" w:rsidRDefault="00ED39BF" w:rsidP="00ED39BF">
      <w:pPr>
        <w:ind w:left="567" w:hanging="567"/>
        <w:jc w:val="both"/>
        <w:rPr>
          <w:b/>
          <w:sz w:val="28"/>
          <w:szCs w:val="28"/>
        </w:rPr>
      </w:pPr>
      <w:r w:rsidRPr="00A811CB">
        <w:rPr>
          <w:b/>
          <w:sz w:val="28"/>
          <w:szCs w:val="28"/>
        </w:rPr>
        <w:t>Definições</w:t>
      </w:r>
    </w:p>
    <w:p w14:paraId="53E2E784" w14:textId="77777777" w:rsidR="00ED39BF" w:rsidRDefault="00ED39BF" w:rsidP="00ED39BF">
      <w:pPr>
        <w:ind w:left="567" w:hanging="567"/>
        <w:jc w:val="both"/>
      </w:pPr>
    </w:p>
    <w:p w14:paraId="42D899AE" w14:textId="77777777" w:rsidR="00ED39BF" w:rsidRDefault="00ED39BF" w:rsidP="00ED39BF">
      <w:pPr>
        <w:ind w:left="567" w:hanging="567"/>
        <w:jc w:val="both"/>
      </w:pPr>
      <w:r>
        <w:t>7.</w:t>
      </w:r>
      <w:r>
        <w:tab/>
        <w:t>Para fins das normas de auditoria, os termos a seguir possuem os seguintes significados a eles atribuídos:</w:t>
      </w:r>
    </w:p>
    <w:p w14:paraId="0A8C832D" w14:textId="77777777" w:rsidR="00ED39BF" w:rsidRDefault="00ED39BF" w:rsidP="00ED39BF">
      <w:pPr>
        <w:ind w:left="567"/>
        <w:jc w:val="both"/>
      </w:pPr>
      <w:r w:rsidRPr="001D153E">
        <w:rPr>
          <w:i/>
        </w:rPr>
        <w:t>Demonstrações contábeis para fins gerais</w:t>
      </w:r>
      <w:r>
        <w:t xml:space="preserve"> são demonstrações contábeis elaboradas de acordo com uma estrutura de relatório financeiro para fins gerais.</w:t>
      </w:r>
    </w:p>
    <w:p w14:paraId="4B911C74" w14:textId="77777777" w:rsidR="00ED39BF" w:rsidRDefault="00ED39BF" w:rsidP="00ED39BF">
      <w:pPr>
        <w:ind w:left="567"/>
        <w:jc w:val="both"/>
        <w:rPr>
          <w:i/>
        </w:rPr>
      </w:pPr>
    </w:p>
    <w:p w14:paraId="18FD7672" w14:textId="77777777" w:rsidR="00ED39BF" w:rsidRDefault="00ED39BF" w:rsidP="00ED39BF">
      <w:pPr>
        <w:ind w:left="567"/>
        <w:jc w:val="both"/>
      </w:pPr>
      <w:r w:rsidRPr="001D153E">
        <w:rPr>
          <w:i/>
        </w:rPr>
        <w:t>Estrutura de relatório financeiro para fins gerais</w:t>
      </w:r>
      <w:r>
        <w:t xml:space="preserve"> é a estrutura de relatório financeiro elaborada para satisfazer as necessidades de informações financeiras comuns de uma ampla gama de usuários. A estrutura de relatório financeiro pode ser uma estrutura de apresentação adequada ou uma estrutura de conformidade.</w:t>
      </w:r>
    </w:p>
    <w:p w14:paraId="4EB5A0E5" w14:textId="77777777" w:rsidR="00ED39BF" w:rsidRDefault="00ED39BF" w:rsidP="00ED39BF">
      <w:pPr>
        <w:ind w:left="567" w:hanging="567"/>
        <w:jc w:val="both"/>
      </w:pPr>
    </w:p>
    <w:p w14:paraId="28EA54D9" w14:textId="77777777" w:rsidR="00ED39BF" w:rsidRDefault="00ED39BF" w:rsidP="00ED39BF">
      <w:pPr>
        <w:ind w:left="567"/>
        <w:jc w:val="both"/>
      </w:pPr>
      <w:r>
        <w:t>O termo “estrutura de apresentação adequada” é usado para se referir a uma estrutura de relatório financeiro que exige conformidade com as exigências dessa estrutura e:</w:t>
      </w:r>
    </w:p>
    <w:p w14:paraId="40C5D2A3" w14:textId="77777777" w:rsidR="00ED39BF" w:rsidRDefault="00ED39BF" w:rsidP="00ED39BF">
      <w:pPr>
        <w:ind w:left="1276" w:hanging="425"/>
        <w:jc w:val="both"/>
      </w:pPr>
      <w:r>
        <w:t>(a)</w:t>
      </w:r>
      <w:r>
        <w:tab/>
        <w:t>reconhece explícita ou implicitamente que para conseguir a apresentação adequada das demonstrações contábeis, pode ser necessário que a administração forneça divulgações além das especificamente exigidas pela estrutura; ou</w:t>
      </w:r>
    </w:p>
    <w:p w14:paraId="002E8DD6" w14:textId="77777777" w:rsidR="00ED39BF" w:rsidRDefault="00ED39BF" w:rsidP="00ED39BF">
      <w:pPr>
        <w:ind w:left="1276" w:hanging="425"/>
        <w:jc w:val="both"/>
      </w:pPr>
      <w:r>
        <w:t>(b)</w:t>
      </w:r>
      <w:r>
        <w:tab/>
        <w:t>reconhece explicitamente que pode ser necessário que a administração se desvie de uma exigência da estrutura para conseguir a apresentação adequada das demonstrações contábeis. Espera-se que tais desvios sejam necessários apenas em circunstância extremamente raras.</w:t>
      </w:r>
    </w:p>
    <w:p w14:paraId="1503FD52" w14:textId="77777777" w:rsidR="00ED39BF" w:rsidRDefault="00ED39BF" w:rsidP="00ED39BF">
      <w:pPr>
        <w:ind w:left="567"/>
        <w:jc w:val="both"/>
      </w:pPr>
    </w:p>
    <w:p w14:paraId="5519FD91" w14:textId="77777777" w:rsidR="00ED39BF" w:rsidRDefault="00ED39BF" w:rsidP="00ED39BF">
      <w:pPr>
        <w:ind w:left="567"/>
        <w:jc w:val="both"/>
      </w:pPr>
      <w:r>
        <w:t>O termo “estrutura de conformidade” é usado para se referir a uma estrutura de relatório financeiro que requer a conformidade com as exigências dessa estrutura, mas não reconhece os aspectos contidos em (a) ou (b) acima (</w:t>
      </w:r>
      <w:r w:rsidRPr="006100D7">
        <w:rPr>
          <w:highlight w:val="yellow"/>
        </w:rPr>
        <w:t>NBC TA 200</w:t>
      </w:r>
      <w:r>
        <w:t>, item 13(a)).</w:t>
      </w:r>
    </w:p>
    <w:p w14:paraId="61219685" w14:textId="77777777" w:rsidR="00ED39BF" w:rsidRDefault="00ED39BF" w:rsidP="00ED39BF">
      <w:pPr>
        <w:ind w:left="567"/>
        <w:jc w:val="both"/>
      </w:pPr>
    </w:p>
    <w:p w14:paraId="60985F7B" w14:textId="77777777" w:rsidR="00ED39BF" w:rsidRDefault="00ED39BF" w:rsidP="00ED39BF">
      <w:pPr>
        <w:ind w:left="567"/>
        <w:jc w:val="both"/>
      </w:pPr>
      <w:r w:rsidRPr="006100D7">
        <w:rPr>
          <w:i/>
          <w:highlight w:val="yellow"/>
        </w:rPr>
        <w:t>Opinião não modificada ou sem modificações</w:t>
      </w:r>
      <w:r>
        <w:t xml:space="preserve"> é a opinião expressa pelo auditor quando ele conclui que as demonstrações contábeis são elaborada</w:t>
      </w:r>
      <w:r w:rsidRPr="00CD05C1">
        <w:t>s,</w:t>
      </w:r>
      <w:r>
        <w:t xml:space="preserve"> em todos os aspectos relevantes, de acordo com a estrutura de relatório financeiro aplicável (</w:t>
      </w:r>
      <w:r w:rsidRPr="006100D7">
        <w:rPr>
          <w:highlight w:val="yellow"/>
        </w:rPr>
        <w:t>os itens 35 e 36 tratam das frases usadas para expressar essa opinião no caso da estrutura de apresentação adequada e da estrutura de conformidade, respectivamente</w:t>
      </w:r>
      <w:r>
        <w:t>).</w:t>
      </w:r>
    </w:p>
    <w:p w14:paraId="5093D27E" w14:textId="77777777" w:rsidR="00ED39BF" w:rsidRDefault="00ED39BF" w:rsidP="00ED39BF">
      <w:pPr>
        <w:ind w:left="567" w:hanging="567"/>
        <w:jc w:val="both"/>
      </w:pPr>
    </w:p>
    <w:p w14:paraId="51FEF953" w14:textId="77777777" w:rsidR="00ED39BF" w:rsidRDefault="00ED39BF" w:rsidP="00ED39BF">
      <w:pPr>
        <w:ind w:left="567" w:hanging="567"/>
        <w:jc w:val="both"/>
      </w:pPr>
      <w:r>
        <w:t>8.</w:t>
      </w:r>
      <w:r>
        <w:tab/>
        <w:t xml:space="preserve">A referência a “demonstrações contábeis” nesta Norma significa “o conjunto completo de demonstrações contábeis para fins gerais, incluindo as respectivas notas explicativas”. As notas explicativas normalmente compreendem o resumo das </w:t>
      </w:r>
      <w:r w:rsidRPr="001851B0">
        <w:t xml:space="preserve">principais práticas contábeis e </w:t>
      </w:r>
      <w:r>
        <w:t xml:space="preserve">demais </w:t>
      </w:r>
      <w:r w:rsidRPr="001851B0">
        <w:t>notas explicativas</w:t>
      </w:r>
      <w:r>
        <w:t xml:space="preserve"> com informações explanatórias</w:t>
      </w:r>
      <w:r w:rsidRPr="001851B0">
        <w:t>. Os</w:t>
      </w:r>
      <w:r>
        <w:t xml:space="preserve"> requisitos da estrutura de relatório financeiro aplicável determinam a forma e o conteúdo das demonstrações contábeis e o que constitui um conjunto completo de demonstrações contábeis. </w:t>
      </w:r>
    </w:p>
    <w:p w14:paraId="3DAFBEEB" w14:textId="77777777" w:rsidR="00ED39BF" w:rsidRDefault="00ED39BF" w:rsidP="00ED39BF">
      <w:pPr>
        <w:ind w:left="567" w:hanging="567"/>
        <w:jc w:val="both"/>
      </w:pPr>
    </w:p>
    <w:p w14:paraId="1A3C0814" w14:textId="77777777" w:rsidR="00ED39BF" w:rsidRDefault="00ED39BF" w:rsidP="00ED39BF">
      <w:pPr>
        <w:autoSpaceDE w:val="0"/>
        <w:autoSpaceDN w:val="0"/>
        <w:adjustRightInd w:val="0"/>
        <w:ind w:left="567" w:hanging="567"/>
        <w:jc w:val="both"/>
      </w:pPr>
      <w:r w:rsidRPr="00B16231">
        <w:t>9.</w:t>
      </w:r>
      <w:r w:rsidRPr="00B16231">
        <w:tab/>
        <w:t xml:space="preserve">A referência à expressão </w:t>
      </w:r>
      <w:r>
        <w:t xml:space="preserve">“práticas contábeis adotadas no Brasil” está definida no item 7 da NBC TG 26 </w:t>
      </w:r>
      <w:r>
        <w:rPr>
          <w:iCs/>
        </w:rPr>
        <w:t xml:space="preserve">– </w:t>
      </w:r>
      <w:r>
        <w:t xml:space="preserve">Apresentação das Demonstrações Contábeis, da seguinte forma: </w:t>
      </w:r>
      <w:r w:rsidRPr="00405906">
        <w:rPr>
          <w:rFonts w:eastAsia="EUAlbertina-BoldItalic-Identity"/>
          <w:bCs/>
          <w:i/>
          <w:iCs/>
          <w:color w:val="231F20"/>
        </w:rPr>
        <w:t>Práticas contábeis brasileiras</w:t>
      </w:r>
      <w:r w:rsidRPr="00405906">
        <w:rPr>
          <w:rFonts w:eastAsia="EUAlbertina-BoldItalic-Identity"/>
          <w:bCs/>
          <w:iCs/>
          <w:color w:val="231F20"/>
        </w:rPr>
        <w:t xml:space="preserve"> compreendem a legislação societária brasileira, </w:t>
      </w:r>
      <w:r>
        <w:rPr>
          <w:rFonts w:eastAsia="EUAlbertina-BoldItalic-Identity"/>
          <w:bCs/>
          <w:iCs/>
          <w:color w:val="231F20"/>
        </w:rPr>
        <w:t xml:space="preserve">as Normas Brasileiras de Contabilidade, emitidas pelo Conselho Federal de Contabilidade, </w:t>
      </w:r>
      <w:r w:rsidRPr="00F80483">
        <w:rPr>
          <w:rFonts w:eastAsia="EUAlbertina-BoldItalic-Identity"/>
          <w:bCs/>
          <w:iCs/>
          <w:color w:val="231F20"/>
        </w:rPr>
        <w:t xml:space="preserve">os </w:t>
      </w:r>
      <w:r>
        <w:rPr>
          <w:rFonts w:eastAsia="EUAlbertina-BoldItalic-Identity"/>
          <w:bCs/>
          <w:iCs/>
          <w:color w:val="231F20"/>
        </w:rPr>
        <w:t>p</w:t>
      </w:r>
      <w:r w:rsidRPr="00F80483">
        <w:rPr>
          <w:rFonts w:eastAsia="EUAlbertina-BoldItalic-Identity"/>
          <w:bCs/>
          <w:iCs/>
          <w:color w:val="231F20"/>
        </w:rPr>
        <w:t xml:space="preserve">ronunciamentos, as </w:t>
      </w:r>
      <w:r>
        <w:rPr>
          <w:rFonts w:eastAsia="EUAlbertina-BoldItalic-Identity"/>
          <w:bCs/>
          <w:iCs/>
          <w:color w:val="231F20"/>
        </w:rPr>
        <w:t>i</w:t>
      </w:r>
      <w:r w:rsidRPr="00F80483">
        <w:rPr>
          <w:rFonts w:eastAsia="EUAlbertina-BoldItalic-Identity"/>
          <w:bCs/>
          <w:iCs/>
          <w:color w:val="231F20"/>
        </w:rPr>
        <w:t xml:space="preserve">nterpretações e as </w:t>
      </w:r>
      <w:r>
        <w:rPr>
          <w:rFonts w:eastAsia="EUAlbertina-BoldItalic-Identity"/>
          <w:bCs/>
          <w:iCs/>
          <w:color w:val="231F20"/>
        </w:rPr>
        <w:t>o</w:t>
      </w:r>
      <w:r w:rsidRPr="00F80483">
        <w:rPr>
          <w:rFonts w:eastAsia="EUAlbertina-BoldItalic-Identity"/>
          <w:bCs/>
          <w:iCs/>
          <w:color w:val="231F20"/>
        </w:rPr>
        <w:t>rientações emitidos pelo CPC e homologados pelos órgãos reguladores, e práticas adotadas pelas entidades em</w:t>
      </w:r>
      <w:r w:rsidRPr="00405906">
        <w:rPr>
          <w:rFonts w:eastAsia="EUAlbertina-BoldItalic-Identity"/>
          <w:bCs/>
          <w:iCs/>
          <w:color w:val="231F20"/>
        </w:rPr>
        <w:t xml:space="preserve"> assuntos não regulados, desde que atendam </w:t>
      </w:r>
      <w:r>
        <w:rPr>
          <w:rFonts w:eastAsia="EUAlbertina-BoldItalic-Identity"/>
          <w:bCs/>
          <w:iCs/>
          <w:color w:val="231F20"/>
        </w:rPr>
        <w:t>à NBC TG</w:t>
      </w:r>
      <w:r w:rsidRPr="00A41477">
        <w:t xml:space="preserve"> </w:t>
      </w:r>
      <w:r>
        <w:t>ESTRUTURA CONCEITUAL</w:t>
      </w:r>
      <w:r>
        <w:rPr>
          <w:rFonts w:eastAsia="EUAlbertina-BoldItalic-Identity"/>
          <w:bCs/>
          <w:iCs/>
          <w:color w:val="231F20"/>
        </w:rPr>
        <w:t xml:space="preserve"> –</w:t>
      </w:r>
      <w:r w:rsidRPr="00405906">
        <w:rPr>
          <w:rFonts w:eastAsia="EUAlbertina-BoldItalic-Identity"/>
          <w:bCs/>
          <w:iCs/>
          <w:color w:val="231F20"/>
        </w:rPr>
        <w:t xml:space="preserve"> Estrutura Conceitual para a Elaboração e Apresentação das Demonstrações Contábeis emitid</w:t>
      </w:r>
      <w:r>
        <w:rPr>
          <w:rFonts w:eastAsia="EUAlbertina-BoldItalic-Identity"/>
          <w:bCs/>
          <w:iCs/>
          <w:color w:val="231F20"/>
        </w:rPr>
        <w:t>a</w:t>
      </w:r>
      <w:r w:rsidRPr="00405906">
        <w:rPr>
          <w:rFonts w:eastAsia="EUAlbertina-BoldItalic-Identity"/>
          <w:bCs/>
          <w:iCs/>
          <w:color w:val="231F20"/>
        </w:rPr>
        <w:t xml:space="preserve"> pelo C</w:t>
      </w:r>
      <w:r>
        <w:rPr>
          <w:rFonts w:eastAsia="EUAlbertina-BoldItalic-Identity"/>
          <w:bCs/>
          <w:iCs/>
          <w:color w:val="231F20"/>
        </w:rPr>
        <w:t>F</w:t>
      </w:r>
      <w:r w:rsidRPr="00405906">
        <w:rPr>
          <w:rFonts w:eastAsia="EUAlbertina-BoldItalic-Identity"/>
          <w:bCs/>
          <w:iCs/>
          <w:color w:val="231F20"/>
        </w:rPr>
        <w:t>C e, por conseguinte, em consonância com as normas contábeis internacionais</w:t>
      </w:r>
      <w:r>
        <w:rPr>
          <w:rFonts w:eastAsia="EUAlbertina-BoldItalic-Identity"/>
          <w:bCs/>
          <w:iCs/>
          <w:color w:val="231F20"/>
        </w:rPr>
        <w:t xml:space="preserve">, </w:t>
      </w:r>
      <w:r>
        <w:t xml:space="preserve">enquanto que a expressão “normas internacionais de relatório financeiro (IFRS)” refere-se às </w:t>
      </w:r>
      <w:r w:rsidRPr="00B16231">
        <w:t>“normas internacionais de contabilidade”</w:t>
      </w:r>
      <w:r>
        <w:t xml:space="preserve"> e </w:t>
      </w:r>
      <w:r w:rsidRPr="00B16231">
        <w:t>significa as normas emitidas pelo Co</w:t>
      </w:r>
      <w:r>
        <w:t>nselho</w:t>
      </w:r>
      <w:r w:rsidRPr="00B16231">
        <w:t xml:space="preserve"> de Normas Internacionais de Contabilidade (IASB). A referência à expressão “normas internacionais de contabilidade do setor público” significa as normas internacionais de contabilidade emitidas pelo Comitê Internacional de Normas Contábeis do Setor Público.</w:t>
      </w:r>
    </w:p>
    <w:p w14:paraId="0C0E9E6B" w14:textId="77777777" w:rsidR="00ED39BF" w:rsidRPr="005039F2" w:rsidRDefault="00ED39BF" w:rsidP="00ED39BF">
      <w:pPr>
        <w:ind w:left="567" w:hanging="567"/>
        <w:jc w:val="both"/>
        <w:rPr>
          <w:b/>
        </w:rPr>
      </w:pPr>
    </w:p>
    <w:p w14:paraId="27E0165C" w14:textId="77777777" w:rsidR="00ED39BF" w:rsidRPr="00A811CB" w:rsidRDefault="00ED39BF" w:rsidP="00ED39BF">
      <w:pPr>
        <w:ind w:left="567" w:hanging="567"/>
        <w:jc w:val="both"/>
        <w:rPr>
          <w:b/>
          <w:sz w:val="28"/>
          <w:szCs w:val="28"/>
        </w:rPr>
      </w:pPr>
      <w:r w:rsidRPr="00A811CB">
        <w:rPr>
          <w:b/>
          <w:sz w:val="28"/>
          <w:szCs w:val="28"/>
        </w:rPr>
        <w:t>Requisitos</w:t>
      </w:r>
    </w:p>
    <w:p w14:paraId="5AC696B2" w14:textId="77777777" w:rsidR="00ED39BF" w:rsidRDefault="00ED39BF" w:rsidP="00ED39BF">
      <w:pPr>
        <w:ind w:left="567" w:hanging="567"/>
        <w:jc w:val="both"/>
      </w:pPr>
    </w:p>
    <w:p w14:paraId="0F900B40" w14:textId="77777777" w:rsidR="00ED39BF" w:rsidRPr="000D4887" w:rsidRDefault="00ED39BF" w:rsidP="00ED39BF">
      <w:pPr>
        <w:ind w:left="567" w:hanging="567"/>
        <w:jc w:val="both"/>
        <w:rPr>
          <w:b/>
        </w:rPr>
      </w:pPr>
      <w:r w:rsidRPr="000D4887">
        <w:rPr>
          <w:b/>
        </w:rPr>
        <w:t>Formação da opinião sobre as demonstrações contábeis</w:t>
      </w:r>
    </w:p>
    <w:p w14:paraId="240C4EE6" w14:textId="77777777" w:rsidR="00ED39BF" w:rsidRDefault="00ED39BF" w:rsidP="00ED39BF">
      <w:pPr>
        <w:ind w:left="567" w:hanging="567"/>
        <w:jc w:val="both"/>
      </w:pPr>
    </w:p>
    <w:p w14:paraId="073B8D53" w14:textId="77777777" w:rsidR="00ED39BF" w:rsidRDefault="00ED39BF" w:rsidP="00ED39BF">
      <w:pPr>
        <w:ind w:left="567" w:hanging="567"/>
        <w:jc w:val="both"/>
      </w:pPr>
      <w:r>
        <w:t>10.</w:t>
      </w:r>
      <w:r>
        <w:tab/>
        <w:t>O auditor deve formar sua opinião sobre se as demonstrações contábeis são elaborada</w:t>
      </w:r>
      <w:r w:rsidRPr="00CD05C1">
        <w:t>s</w:t>
      </w:r>
      <w:r>
        <w:t xml:space="preserve">, em todos os aspectos relevantes, de acordo com a estrutura de relatório financeiro aplicável (NBC TA </w:t>
      </w:r>
      <w:r w:rsidRPr="006100D7">
        <w:rPr>
          <w:highlight w:val="yellow"/>
        </w:rPr>
        <w:t>200</w:t>
      </w:r>
      <w:r>
        <w:t>, item 11 e os itens 35 e 36 tratam das frases usadas para expressar essa opinião no caso da estrutura de apresentação adequada e da estrutura de conformidade, respectivamente).</w:t>
      </w:r>
    </w:p>
    <w:p w14:paraId="12A94C5F" w14:textId="77777777" w:rsidR="00ED39BF" w:rsidRDefault="00ED39BF" w:rsidP="00ED39BF">
      <w:pPr>
        <w:ind w:left="567" w:hanging="567"/>
        <w:jc w:val="both"/>
      </w:pPr>
    </w:p>
    <w:p w14:paraId="03E39A3A" w14:textId="77777777" w:rsidR="00ED39BF" w:rsidRDefault="00ED39BF" w:rsidP="00ED39BF">
      <w:pPr>
        <w:ind w:left="567" w:hanging="567"/>
        <w:jc w:val="both"/>
      </w:pPr>
      <w:r>
        <w:t>11.</w:t>
      </w:r>
      <w:r>
        <w:tab/>
        <w:t xml:space="preserve">Para formar essa opinião, o auditor deve concluir se </w:t>
      </w:r>
      <w:r w:rsidRPr="006100D7">
        <w:rPr>
          <w:highlight w:val="yellow"/>
        </w:rPr>
        <w:t>obteve segurança razoável</w:t>
      </w:r>
      <w:r>
        <w:t xml:space="preserve"> sobre se as demonstrações contábeis tomadas em conjunto não apresentam distorções relevantes, </w:t>
      </w:r>
      <w:r w:rsidRPr="00D101D9">
        <w:t xml:space="preserve">independentemente </w:t>
      </w:r>
      <w:r w:rsidRPr="006100D7">
        <w:rPr>
          <w:highlight w:val="yellow"/>
        </w:rPr>
        <w:t>se causadas por fraude ou erro</w:t>
      </w:r>
      <w:r>
        <w:t>. Essa conclusão deve levar em consideração:</w:t>
      </w:r>
    </w:p>
    <w:p w14:paraId="4DA06202" w14:textId="77777777" w:rsidR="00ED39BF" w:rsidRDefault="00ED39BF" w:rsidP="00ED39BF">
      <w:pPr>
        <w:ind w:left="1276" w:hanging="425"/>
        <w:jc w:val="both"/>
      </w:pPr>
      <w:r>
        <w:t>(a)</w:t>
      </w:r>
      <w:r>
        <w:tab/>
        <w:t xml:space="preserve">a conclusão do auditor, de acordo com a NBC TA </w:t>
      </w:r>
      <w:r w:rsidRPr="006100D7">
        <w:rPr>
          <w:highlight w:val="yellow"/>
        </w:rPr>
        <w:t>330</w:t>
      </w:r>
      <w:r>
        <w:t xml:space="preserve">, sobre se foi obtida </w:t>
      </w:r>
      <w:r w:rsidRPr="006100D7">
        <w:rPr>
          <w:highlight w:val="yellow"/>
        </w:rPr>
        <w:t>evidência de auditoria apropriada e suficiente</w:t>
      </w:r>
      <w:r>
        <w:t xml:space="preserve"> (item 26);</w:t>
      </w:r>
    </w:p>
    <w:p w14:paraId="1CDCD6BF" w14:textId="77777777" w:rsidR="00ED39BF" w:rsidRDefault="00ED39BF" w:rsidP="00ED39BF">
      <w:pPr>
        <w:ind w:left="1276" w:hanging="425"/>
        <w:jc w:val="both"/>
      </w:pPr>
      <w:r>
        <w:t>(b)</w:t>
      </w:r>
      <w:r>
        <w:tab/>
        <w:t xml:space="preserve">a conclusão do auditor, de acordo com a NBC TA </w:t>
      </w:r>
      <w:r w:rsidRPr="006100D7">
        <w:rPr>
          <w:highlight w:val="yellow"/>
        </w:rPr>
        <w:t>450</w:t>
      </w:r>
      <w:r>
        <w:t xml:space="preserve">, sobre se as distorções não corrigidas são </w:t>
      </w:r>
      <w:r w:rsidRPr="006E6FDD">
        <w:t>relevantes</w:t>
      </w:r>
      <w:r>
        <w:t>, individualmente ou em conjunto (item 11); e</w:t>
      </w:r>
    </w:p>
    <w:p w14:paraId="5F272611" w14:textId="77777777" w:rsidR="00ED39BF" w:rsidRDefault="00ED39BF" w:rsidP="00ED39BF">
      <w:pPr>
        <w:ind w:left="1276" w:hanging="425"/>
        <w:jc w:val="both"/>
      </w:pPr>
      <w:r>
        <w:t>(c)</w:t>
      </w:r>
      <w:r>
        <w:tab/>
        <w:t>as avaliações requeridas pelos itens 12 a 15.</w:t>
      </w:r>
    </w:p>
    <w:p w14:paraId="7BEC3B5B" w14:textId="77777777" w:rsidR="00ED39BF" w:rsidRDefault="00ED39BF" w:rsidP="00ED39BF">
      <w:pPr>
        <w:ind w:left="567" w:hanging="567"/>
        <w:jc w:val="both"/>
      </w:pPr>
    </w:p>
    <w:p w14:paraId="30AE0274" w14:textId="77777777" w:rsidR="00ED39BF" w:rsidRPr="002F5AD0" w:rsidRDefault="00ED39BF" w:rsidP="00ED39BF">
      <w:pPr>
        <w:ind w:left="567" w:hanging="567"/>
        <w:jc w:val="both"/>
      </w:pPr>
      <w:r>
        <w:t>12.</w:t>
      </w:r>
      <w:r>
        <w:tab/>
        <w:t xml:space="preserve">O auditor deve avaliar se as demonstrações contábeis </w:t>
      </w:r>
      <w:r w:rsidRPr="006E6FDD">
        <w:t xml:space="preserve">são </w:t>
      </w:r>
      <w:r>
        <w:t>elaborada</w:t>
      </w:r>
      <w:r w:rsidRPr="006E6FDD">
        <w:t>s</w:t>
      </w:r>
      <w:r>
        <w:t xml:space="preserve">, em todos os aspectos relevantes, de acordo com os requisitos da estrutura de relatório financeiro aplicável. Essa avaliação deve incluir a consideração dos aspectos </w:t>
      </w:r>
      <w:r w:rsidRPr="006100D7">
        <w:rPr>
          <w:highlight w:val="yellow"/>
        </w:rPr>
        <w:t>qualitativos</w:t>
      </w:r>
      <w:r>
        <w:t xml:space="preserve"> das práticas contábeis da entidade, incluindo indicadores de possível tendenciosidade nos julgamentos da administração </w:t>
      </w:r>
      <w:r w:rsidRPr="002F5AD0">
        <w:t>(ver itens A1</w:t>
      </w:r>
      <w:r>
        <w:t xml:space="preserve"> a </w:t>
      </w:r>
      <w:r w:rsidRPr="002F5AD0">
        <w:t>A3)</w:t>
      </w:r>
      <w:r>
        <w:t>.</w:t>
      </w:r>
      <w:r w:rsidRPr="002F5AD0">
        <w:t xml:space="preserve"> </w:t>
      </w:r>
    </w:p>
    <w:p w14:paraId="1EA0E14D" w14:textId="77777777" w:rsidR="00ED39BF" w:rsidRDefault="00ED39BF" w:rsidP="00ED39BF">
      <w:pPr>
        <w:ind w:left="567" w:hanging="567"/>
        <w:jc w:val="both"/>
      </w:pPr>
    </w:p>
    <w:p w14:paraId="1CF0138D" w14:textId="77777777" w:rsidR="00ED39BF" w:rsidRDefault="00ED39BF" w:rsidP="00ED39BF">
      <w:pPr>
        <w:ind w:left="567" w:hanging="567"/>
        <w:jc w:val="both"/>
      </w:pPr>
      <w:r>
        <w:t>13.</w:t>
      </w:r>
      <w:r>
        <w:tab/>
        <w:t>O auditor especificamente deve avaliar se, segundo os requisitos da estrutura de relatório financeiro aplicável:</w:t>
      </w:r>
    </w:p>
    <w:p w14:paraId="412AD420" w14:textId="77777777" w:rsidR="00ED39BF" w:rsidRDefault="00ED39BF" w:rsidP="00ED39BF">
      <w:pPr>
        <w:ind w:left="1276" w:hanging="425"/>
        <w:jc w:val="both"/>
      </w:pPr>
      <w:r>
        <w:t>(a)</w:t>
      </w:r>
      <w:r>
        <w:tab/>
        <w:t xml:space="preserve">as demonstrações contábeis </w:t>
      </w:r>
      <w:r w:rsidRPr="006100D7">
        <w:rPr>
          <w:highlight w:val="yellow"/>
        </w:rPr>
        <w:t>divulgam adequadamente</w:t>
      </w:r>
      <w:r>
        <w:t xml:space="preserve"> as práticas contábeis selecionadas e aplicadas;</w:t>
      </w:r>
    </w:p>
    <w:p w14:paraId="2318A98B" w14:textId="77777777" w:rsidR="00ED39BF" w:rsidRDefault="00ED39BF" w:rsidP="00ED39BF">
      <w:pPr>
        <w:ind w:left="1276" w:hanging="425"/>
        <w:jc w:val="both"/>
      </w:pPr>
      <w:r>
        <w:t>(b)</w:t>
      </w:r>
      <w:r>
        <w:tab/>
        <w:t xml:space="preserve">as práticas contábeis selecionadas e aplicadas </w:t>
      </w:r>
      <w:r w:rsidRPr="006100D7">
        <w:rPr>
          <w:highlight w:val="yellow"/>
        </w:rPr>
        <w:t>são consistentes</w:t>
      </w:r>
      <w:r>
        <w:t xml:space="preserve"> com a estrutura de relatório financeiro aplicável e são apropriadas; </w:t>
      </w:r>
    </w:p>
    <w:p w14:paraId="042CEBC7" w14:textId="77777777" w:rsidR="00ED39BF" w:rsidRDefault="00ED39BF" w:rsidP="00ED39BF">
      <w:pPr>
        <w:ind w:left="1276" w:hanging="425"/>
        <w:jc w:val="both"/>
      </w:pPr>
      <w:r>
        <w:t>(c)</w:t>
      </w:r>
      <w:r>
        <w:tab/>
        <w:t xml:space="preserve">as </w:t>
      </w:r>
      <w:r w:rsidRPr="006100D7">
        <w:rPr>
          <w:highlight w:val="yellow"/>
        </w:rPr>
        <w:t>estimativas</w:t>
      </w:r>
      <w:r>
        <w:t xml:space="preserve"> contábeis feitas pela administração são </w:t>
      </w:r>
      <w:r w:rsidRPr="006100D7">
        <w:rPr>
          <w:highlight w:val="yellow"/>
        </w:rPr>
        <w:t>razoáveis</w:t>
      </w:r>
      <w:r w:rsidRPr="006E6FDD">
        <w:t>;</w:t>
      </w:r>
      <w:r>
        <w:t xml:space="preserve"> </w:t>
      </w:r>
    </w:p>
    <w:p w14:paraId="4A5DE033" w14:textId="77777777" w:rsidR="00ED39BF" w:rsidRDefault="00ED39BF" w:rsidP="00ED39BF">
      <w:pPr>
        <w:ind w:left="1276" w:hanging="425"/>
        <w:jc w:val="both"/>
      </w:pPr>
      <w:r>
        <w:t>(d)</w:t>
      </w:r>
      <w:r>
        <w:tab/>
        <w:t xml:space="preserve">as informações apresentadas nas demonstrações contábeis </w:t>
      </w:r>
      <w:r w:rsidRPr="000241E7">
        <w:rPr>
          <w:highlight w:val="yellow"/>
        </w:rPr>
        <w:t>são relevantes, confiáveis, comparáveis e compreensíveis</w:t>
      </w:r>
      <w:r>
        <w:t>;</w:t>
      </w:r>
    </w:p>
    <w:p w14:paraId="0E6ED321" w14:textId="77777777" w:rsidR="00ED39BF" w:rsidRDefault="00ED39BF" w:rsidP="00ED39BF">
      <w:pPr>
        <w:ind w:left="1276" w:hanging="425"/>
        <w:jc w:val="both"/>
      </w:pPr>
      <w:r>
        <w:t>(e)</w:t>
      </w:r>
      <w:r>
        <w:tab/>
        <w:t xml:space="preserve">as demonstrações contábeis </w:t>
      </w:r>
      <w:r w:rsidRPr="000241E7">
        <w:rPr>
          <w:highlight w:val="yellow"/>
        </w:rPr>
        <w:t>fornecem divulgações adequadas</w:t>
      </w:r>
      <w:r>
        <w:t xml:space="preserve"> para permitir que os usuários previstos entendam o efeito de transações e eventos relevantes sobre as informações incluídas nas demonstrações contábeis (ver item A4); e</w:t>
      </w:r>
    </w:p>
    <w:p w14:paraId="4CA66138" w14:textId="77777777" w:rsidR="00ED39BF" w:rsidRDefault="00ED39BF" w:rsidP="00ED39BF">
      <w:pPr>
        <w:ind w:left="1276" w:hanging="425"/>
        <w:jc w:val="both"/>
      </w:pPr>
      <w:r>
        <w:t>(f)</w:t>
      </w:r>
      <w:r>
        <w:tab/>
        <w:t xml:space="preserve">a </w:t>
      </w:r>
      <w:r w:rsidRPr="000241E7">
        <w:rPr>
          <w:highlight w:val="yellow"/>
        </w:rPr>
        <w:t>terminologia</w:t>
      </w:r>
      <w:r>
        <w:t xml:space="preserve"> usada nas demonstrações contábeis, incluindo o título de cada demonstração contábil, é </w:t>
      </w:r>
      <w:r w:rsidRPr="000241E7">
        <w:rPr>
          <w:highlight w:val="yellow"/>
        </w:rPr>
        <w:t>apropriada</w:t>
      </w:r>
      <w:r>
        <w:t>.</w:t>
      </w:r>
    </w:p>
    <w:p w14:paraId="25EC7F15" w14:textId="77777777" w:rsidR="00ED39BF" w:rsidRDefault="00ED39BF" w:rsidP="00ED39BF">
      <w:pPr>
        <w:ind w:left="567" w:hanging="567"/>
        <w:jc w:val="both"/>
      </w:pPr>
    </w:p>
    <w:p w14:paraId="7CD40505" w14:textId="77777777" w:rsidR="00ED39BF" w:rsidRDefault="00ED39BF" w:rsidP="00ED39BF">
      <w:pPr>
        <w:ind w:left="567" w:hanging="567"/>
        <w:jc w:val="both"/>
      </w:pPr>
      <w:r>
        <w:t>14.</w:t>
      </w:r>
      <w:r>
        <w:tab/>
        <w:t xml:space="preserve">Quando as demonstrações contábeis são elaboradas de acordo com a estrutura de apresentação adequada, a avaliação requerida pelos itens 12 e 13 deve incluir, também, se as demonstrações contábeis propiciam uma apresentação adequada. A avaliação do auditor sobre se as demonstrações contábeis propiciam uma apresentação adequada deve incluir considerações sobre: </w:t>
      </w:r>
    </w:p>
    <w:p w14:paraId="6CD17A17" w14:textId="77777777" w:rsidR="00ED39BF" w:rsidRDefault="00ED39BF" w:rsidP="00ED39BF">
      <w:pPr>
        <w:ind w:left="1276" w:hanging="425"/>
        <w:jc w:val="both"/>
      </w:pPr>
      <w:r>
        <w:t>(a)</w:t>
      </w:r>
      <w:r>
        <w:tab/>
        <w:t>a apresentação geral, a estrutura e o conteúdo das demonstrações contábeis; e</w:t>
      </w:r>
    </w:p>
    <w:p w14:paraId="3B45A623" w14:textId="77777777" w:rsidR="00ED39BF" w:rsidRDefault="00ED39BF" w:rsidP="00ED39BF">
      <w:pPr>
        <w:ind w:left="1276" w:hanging="425"/>
        <w:jc w:val="both"/>
      </w:pPr>
      <w:r>
        <w:t>(b)</w:t>
      </w:r>
      <w:r>
        <w:tab/>
        <w:t>se as demonstrações contábeis, incluindo as notas explicativas, representam as transações e eventos subjacentes de modo a alcançar uma apresentação adequada.</w:t>
      </w:r>
    </w:p>
    <w:p w14:paraId="7A036833" w14:textId="77777777" w:rsidR="00ED39BF" w:rsidRDefault="00ED39BF" w:rsidP="00ED39BF">
      <w:pPr>
        <w:ind w:left="567" w:hanging="567"/>
        <w:jc w:val="both"/>
      </w:pPr>
    </w:p>
    <w:p w14:paraId="6FC16469" w14:textId="77777777" w:rsidR="00ED39BF" w:rsidRPr="002F5AD0" w:rsidRDefault="00ED39BF" w:rsidP="00ED39BF">
      <w:pPr>
        <w:ind w:left="567" w:hanging="567"/>
        <w:jc w:val="both"/>
      </w:pPr>
      <w:r>
        <w:t>15.</w:t>
      </w:r>
      <w:r>
        <w:tab/>
        <w:t xml:space="preserve">O auditor deve avaliar se as demonstrações contábeis fazem referência ou descrevem adequadamente a estrutura de relatório financeiro aplicável </w:t>
      </w:r>
      <w:r w:rsidRPr="002F5AD0">
        <w:t>(ver itens A5</w:t>
      </w:r>
      <w:r>
        <w:t xml:space="preserve"> a </w:t>
      </w:r>
      <w:r w:rsidRPr="002F5AD0">
        <w:t>A10)</w:t>
      </w:r>
      <w:r>
        <w:t>.</w:t>
      </w:r>
      <w:r w:rsidRPr="002F5AD0">
        <w:t xml:space="preserve"> </w:t>
      </w:r>
    </w:p>
    <w:p w14:paraId="693601F5" w14:textId="77777777" w:rsidR="00ED39BF" w:rsidRDefault="00ED39BF" w:rsidP="00ED39BF">
      <w:pPr>
        <w:ind w:left="567" w:hanging="567"/>
        <w:jc w:val="both"/>
      </w:pPr>
    </w:p>
    <w:p w14:paraId="57F610E9" w14:textId="77777777" w:rsidR="00ED39BF" w:rsidRPr="000D4887" w:rsidRDefault="00ED39BF" w:rsidP="00ED39BF">
      <w:pPr>
        <w:ind w:left="567" w:hanging="567"/>
        <w:jc w:val="both"/>
        <w:rPr>
          <w:b/>
        </w:rPr>
      </w:pPr>
      <w:r w:rsidRPr="000D4887">
        <w:rPr>
          <w:b/>
        </w:rPr>
        <w:t>Forma da opinião</w:t>
      </w:r>
    </w:p>
    <w:p w14:paraId="15F38C9E" w14:textId="77777777" w:rsidR="00ED39BF" w:rsidRDefault="00ED39BF" w:rsidP="00ED39BF">
      <w:pPr>
        <w:ind w:left="567" w:hanging="567"/>
        <w:jc w:val="both"/>
      </w:pPr>
    </w:p>
    <w:p w14:paraId="3B66584C" w14:textId="77777777" w:rsidR="00ED39BF" w:rsidRDefault="00ED39BF" w:rsidP="00ED39BF">
      <w:pPr>
        <w:ind w:left="567" w:hanging="567"/>
        <w:jc w:val="both"/>
      </w:pPr>
      <w:r>
        <w:t>16.</w:t>
      </w:r>
      <w:r>
        <w:tab/>
        <w:t xml:space="preserve">O auditor </w:t>
      </w:r>
      <w:r w:rsidRPr="000241E7">
        <w:rPr>
          <w:highlight w:val="yellow"/>
        </w:rPr>
        <w:t>deve expressar uma opinião não modificada</w:t>
      </w:r>
      <w:r>
        <w:t xml:space="preserve"> quando concluir que as demonstrações contábeis </w:t>
      </w:r>
      <w:r w:rsidRPr="006E6FDD">
        <w:t xml:space="preserve">são </w:t>
      </w:r>
      <w:r>
        <w:t>elaborada</w:t>
      </w:r>
      <w:r w:rsidRPr="006E6FDD">
        <w:t>s,</w:t>
      </w:r>
      <w:r>
        <w:t xml:space="preserve"> em todos os aspectos relevantes, de acordo com a estrutura de relatório financeiro aplicável.</w:t>
      </w:r>
    </w:p>
    <w:p w14:paraId="60563FB6" w14:textId="77777777" w:rsidR="00ED39BF" w:rsidRDefault="00ED39BF" w:rsidP="00ED39BF">
      <w:pPr>
        <w:ind w:left="567" w:hanging="567"/>
        <w:jc w:val="both"/>
      </w:pPr>
    </w:p>
    <w:p w14:paraId="67D71CBB" w14:textId="77777777" w:rsidR="00ED39BF" w:rsidRDefault="00ED39BF" w:rsidP="00ED39BF">
      <w:pPr>
        <w:ind w:left="567" w:hanging="567"/>
        <w:jc w:val="both"/>
      </w:pPr>
      <w:r>
        <w:t>17.</w:t>
      </w:r>
      <w:r>
        <w:tab/>
        <w:t xml:space="preserve">O auditor deve modificar a opinião no seu relatório de auditoria de acordo com a NBC TA </w:t>
      </w:r>
      <w:r w:rsidRPr="006100D7">
        <w:rPr>
          <w:highlight w:val="yellow"/>
        </w:rPr>
        <w:t>705</w:t>
      </w:r>
      <w:r>
        <w:t xml:space="preserve"> se:</w:t>
      </w:r>
    </w:p>
    <w:p w14:paraId="42761630" w14:textId="77777777" w:rsidR="00ED39BF" w:rsidRDefault="00ED39BF" w:rsidP="00ED39BF">
      <w:pPr>
        <w:ind w:left="1276" w:hanging="425"/>
        <w:jc w:val="both"/>
      </w:pPr>
      <w:r>
        <w:t>(a)</w:t>
      </w:r>
      <w:r>
        <w:tab/>
        <w:t>concluir, com base em evidência de auditoria obtida, que as demonstrações contábeis tomadas em conjunto apresentam distorções relevantes; ou</w:t>
      </w:r>
    </w:p>
    <w:p w14:paraId="473E0AA0" w14:textId="77777777" w:rsidR="00ED39BF" w:rsidRDefault="00ED39BF" w:rsidP="00ED39BF">
      <w:pPr>
        <w:ind w:left="1276" w:hanging="425"/>
        <w:jc w:val="both"/>
      </w:pPr>
      <w:r>
        <w:t>(b)</w:t>
      </w:r>
      <w:r>
        <w:tab/>
        <w:t xml:space="preserve">não conseguir obter evidência de auditoria apropriada e suficiente para concluir se as demonstrações contábeis tomadas em conjunto não apresentam distorções relevantes. </w:t>
      </w:r>
    </w:p>
    <w:p w14:paraId="322A7823" w14:textId="77777777" w:rsidR="00ED39BF" w:rsidRDefault="00ED39BF" w:rsidP="00ED39BF">
      <w:pPr>
        <w:ind w:left="567" w:hanging="567"/>
        <w:jc w:val="both"/>
      </w:pPr>
    </w:p>
    <w:p w14:paraId="224FB2A7" w14:textId="77777777" w:rsidR="00ED39BF" w:rsidRPr="006C50E9" w:rsidRDefault="00ED39BF" w:rsidP="00ED39BF">
      <w:pPr>
        <w:ind w:left="567" w:hanging="567"/>
        <w:jc w:val="both"/>
      </w:pPr>
      <w:r>
        <w:t>18.</w:t>
      </w:r>
      <w:r>
        <w:tab/>
        <w:t xml:space="preserve">Se as demonstrações contábeis elaboradas de acordo com os requisitos de uma estrutura de apresentação adequada não atingem uma apresentação adequada, o auditor deve discutir o assunto com a administração e, dependendo dos requisitos da estrutura de relatório financeiro aplicável e como o assunto é resolvido, deve determinar se é necessário modificar a opinião no seu relatório de auditoria de acordo com a NBC TA </w:t>
      </w:r>
      <w:r w:rsidRPr="000241E7">
        <w:rPr>
          <w:highlight w:val="yellow"/>
        </w:rPr>
        <w:t>705</w:t>
      </w:r>
      <w:r>
        <w:t xml:space="preserve"> </w:t>
      </w:r>
      <w:r w:rsidRPr="006C50E9">
        <w:t>(</w:t>
      </w:r>
      <w:r>
        <w:t>v</w:t>
      </w:r>
      <w:r w:rsidRPr="006C50E9">
        <w:t>er</w:t>
      </w:r>
      <w:r>
        <w:t xml:space="preserve"> item</w:t>
      </w:r>
      <w:r w:rsidRPr="006C50E9">
        <w:t xml:space="preserve"> A11)</w:t>
      </w:r>
      <w:r>
        <w:t>.</w:t>
      </w:r>
    </w:p>
    <w:p w14:paraId="668585A2" w14:textId="77777777" w:rsidR="00ED39BF" w:rsidRDefault="00ED39BF" w:rsidP="00ED39BF">
      <w:pPr>
        <w:ind w:left="567" w:hanging="567"/>
        <w:jc w:val="both"/>
      </w:pPr>
    </w:p>
    <w:p w14:paraId="2B64974E" w14:textId="77777777" w:rsidR="00ED39BF" w:rsidRDefault="00ED39BF" w:rsidP="00ED39BF">
      <w:pPr>
        <w:ind w:left="567" w:hanging="567"/>
        <w:jc w:val="both"/>
      </w:pPr>
      <w:r>
        <w:t>19.</w:t>
      </w:r>
      <w:r>
        <w:tab/>
        <w:t xml:space="preserve">Quando as demonstrações contábeis são elaboradas de acordo com a estrutura de conformidade, o auditor não precisa avaliar se as demonstrações contábeis atingem uma apresentação adequada. Entretanto, se em circunstâncias extremamente raras o auditor concluir que essas demonstrações contábeis são enganosas, deve discutir o assunto com a administração e, dependendo de como o assunto é resolvido, deve determinar a necessidade e a forma de comunicar isso no seu relatório de auditoria (ver item A12). </w:t>
      </w:r>
    </w:p>
    <w:p w14:paraId="4D0D640D" w14:textId="77777777" w:rsidR="00ED39BF" w:rsidRDefault="00ED39BF" w:rsidP="00ED39BF">
      <w:pPr>
        <w:ind w:left="567" w:hanging="567"/>
        <w:jc w:val="both"/>
      </w:pPr>
    </w:p>
    <w:p w14:paraId="15C422F6" w14:textId="77777777" w:rsidR="00ED39BF" w:rsidRPr="000D4887" w:rsidRDefault="00ED39BF" w:rsidP="00ED39BF">
      <w:pPr>
        <w:ind w:left="567" w:hanging="567"/>
        <w:jc w:val="both"/>
        <w:rPr>
          <w:b/>
        </w:rPr>
      </w:pPr>
      <w:r w:rsidRPr="000D4887">
        <w:rPr>
          <w:b/>
        </w:rPr>
        <w:t>Relatório do auditor independente</w:t>
      </w:r>
    </w:p>
    <w:p w14:paraId="207E01D9" w14:textId="77777777" w:rsidR="00ED39BF" w:rsidRDefault="00ED39BF" w:rsidP="00ED39BF">
      <w:pPr>
        <w:ind w:left="567" w:hanging="567"/>
        <w:jc w:val="both"/>
      </w:pPr>
    </w:p>
    <w:p w14:paraId="1D19AA71" w14:textId="77777777" w:rsidR="00ED39BF" w:rsidRPr="00D524CD" w:rsidRDefault="00ED39BF" w:rsidP="00ED39BF">
      <w:pPr>
        <w:ind w:left="567" w:hanging="567"/>
        <w:jc w:val="both"/>
      </w:pPr>
      <w:r>
        <w:t>20.</w:t>
      </w:r>
      <w:r>
        <w:tab/>
        <w:t xml:space="preserve">O relatório do auditor independente deve ser por escrito </w:t>
      </w:r>
      <w:r w:rsidRPr="00D524CD">
        <w:t>(</w:t>
      </w:r>
      <w:r>
        <w:t>ver i</w:t>
      </w:r>
      <w:r w:rsidRPr="00D524CD">
        <w:t>te</w:t>
      </w:r>
      <w:r>
        <w:t>ns</w:t>
      </w:r>
      <w:r w:rsidRPr="00D524CD">
        <w:t xml:space="preserve"> A13</w:t>
      </w:r>
      <w:r>
        <w:t xml:space="preserve"> e </w:t>
      </w:r>
      <w:r w:rsidRPr="00D524CD">
        <w:t>A14)</w:t>
      </w:r>
      <w:r>
        <w:t>.</w:t>
      </w:r>
    </w:p>
    <w:p w14:paraId="7CAC64E6" w14:textId="77777777" w:rsidR="00ED39BF" w:rsidRDefault="00ED39BF" w:rsidP="00ED39BF">
      <w:pPr>
        <w:jc w:val="both"/>
      </w:pPr>
    </w:p>
    <w:p w14:paraId="7CA7C011" w14:textId="77777777" w:rsidR="00ED39BF" w:rsidRDefault="00ED39BF" w:rsidP="00ED39BF">
      <w:pPr>
        <w:jc w:val="both"/>
      </w:pPr>
      <w:r>
        <w:t>Relatório do auditor independente para auditoria conduzida de acordo com as normas de auditoria</w:t>
      </w:r>
    </w:p>
    <w:p w14:paraId="4A803766" w14:textId="77777777" w:rsidR="00ED39BF" w:rsidRDefault="00ED39BF" w:rsidP="00ED39BF">
      <w:pPr>
        <w:ind w:left="567" w:hanging="567"/>
        <w:jc w:val="both"/>
      </w:pPr>
    </w:p>
    <w:p w14:paraId="33DA1B33" w14:textId="77777777" w:rsidR="00ED39BF" w:rsidRDefault="00ED39BF" w:rsidP="00ED39BF">
      <w:pPr>
        <w:ind w:left="567" w:hanging="567"/>
        <w:jc w:val="both"/>
      </w:pPr>
      <w:r w:rsidRPr="000241E7">
        <w:rPr>
          <w:highlight w:val="yellow"/>
        </w:rPr>
        <w:t>Título</w:t>
      </w:r>
    </w:p>
    <w:p w14:paraId="51523085" w14:textId="77777777" w:rsidR="00ED39BF" w:rsidRDefault="00ED39BF" w:rsidP="00ED39BF">
      <w:pPr>
        <w:ind w:left="567" w:hanging="567"/>
        <w:jc w:val="both"/>
      </w:pPr>
    </w:p>
    <w:p w14:paraId="591C329C" w14:textId="77777777" w:rsidR="00ED39BF" w:rsidRPr="00D524CD" w:rsidRDefault="00ED39BF" w:rsidP="00ED39BF">
      <w:pPr>
        <w:ind w:left="567" w:hanging="567"/>
        <w:jc w:val="both"/>
      </w:pPr>
      <w:r>
        <w:t>21.</w:t>
      </w:r>
      <w:r>
        <w:tab/>
        <w:t xml:space="preserve">O relatório do auditor independente deve ter um título que </w:t>
      </w:r>
      <w:r w:rsidRPr="000241E7">
        <w:rPr>
          <w:highlight w:val="yellow"/>
        </w:rPr>
        <w:t>indique claramente que é o relatório do auditor independente</w:t>
      </w:r>
      <w:r>
        <w:t xml:space="preserve"> </w:t>
      </w:r>
      <w:r w:rsidRPr="00D524CD">
        <w:t>(</w:t>
      </w:r>
      <w:r>
        <w:t>ver i</w:t>
      </w:r>
      <w:r w:rsidRPr="00D524CD">
        <w:t>tem A15)</w:t>
      </w:r>
      <w:r>
        <w:t>.</w:t>
      </w:r>
    </w:p>
    <w:p w14:paraId="29CE71C6" w14:textId="77777777" w:rsidR="00ED39BF" w:rsidRDefault="00ED39BF" w:rsidP="00ED39BF">
      <w:pPr>
        <w:ind w:left="567" w:hanging="567"/>
        <w:jc w:val="both"/>
      </w:pPr>
    </w:p>
    <w:p w14:paraId="6FEF905E" w14:textId="77777777" w:rsidR="00ED39BF" w:rsidRPr="002F5AD0" w:rsidRDefault="00ED39BF" w:rsidP="00ED39BF">
      <w:pPr>
        <w:ind w:left="567" w:hanging="567"/>
        <w:jc w:val="both"/>
      </w:pPr>
      <w:r w:rsidRPr="002F5AD0">
        <w:t>Destinatário</w:t>
      </w:r>
    </w:p>
    <w:p w14:paraId="54826560" w14:textId="77777777" w:rsidR="00ED39BF" w:rsidRDefault="00ED39BF" w:rsidP="00ED39BF">
      <w:pPr>
        <w:ind w:left="567" w:hanging="567"/>
        <w:jc w:val="both"/>
      </w:pPr>
    </w:p>
    <w:p w14:paraId="2977FE33" w14:textId="77777777" w:rsidR="00ED39BF" w:rsidRPr="00D524CD" w:rsidRDefault="00ED39BF" w:rsidP="00ED39BF">
      <w:pPr>
        <w:ind w:left="567" w:hanging="567"/>
        <w:jc w:val="both"/>
      </w:pPr>
      <w:r>
        <w:t>22.</w:t>
      </w:r>
      <w:r>
        <w:tab/>
        <w:t xml:space="preserve">O relatório do auditor independente deve ser endereçado conforme exigido pelas circunstâncias do trabalho </w:t>
      </w:r>
      <w:r w:rsidRPr="00D524CD">
        <w:t>(</w:t>
      </w:r>
      <w:r>
        <w:t>ver i</w:t>
      </w:r>
      <w:r w:rsidRPr="00D524CD">
        <w:t>tem A16)</w:t>
      </w:r>
      <w:r>
        <w:t>.</w:t>
      </w:r>
    </w:p>
    <w:p w14:paraId="7B5FBAB3" w14:textId="77777777" w:rsidR="00ED39BF" w:rsidRDefault="00ED39BF" w:rsidP="00ED39BF">
      <w:pPr>
        <w:ind w:left="567" w:hanging="567"/>
        <w:jc w:val="both"/>
      </w:pPr>
    </w:p>
    <w:p w14:paraId="228A4C81" w14:textId="77777777" w:rsidR="00ED39BF" w:rsidRDefault="00ED39BF" w:rsidP="00ED39BF">
      <w:pPr>
        <w:ind w:left="567" w:hanging="567"/>
        <w:jc w:val="both"/>
      </w:pPr>
      <w:r>
        <w:t>Parágrafo introdutório</w:t>
      </w:r>
    </w:p>
    <w:p w14:paraId="2EA5C4DC" w14:textId="77777777" w:rsidR="00ED39BF" w:rsidRDefault="00ED39BF" w:rsidP="00ED39BF">
      <w:pPr>
        <w:ind w:left="567" w:hanging="567"/>
        <w:jc w:val="both"/>
      </w:pPr>
    </w:p>
    <w:p w14:paraId="287DF727" w14:textId="77777777" w:rsidR="00ED39BF" w:rsidRDefault="00ED39BF" w:rsidP="00ED39BF">
      <w:pPr>
        <w:ind w:left="567" w:hanging="567"/>
        <w:jc w:val="both"/>
      </w:pPr>
      <w:r>
        <w:t>23.</w:t>
      </w:r>
      <w:r>
        <w:tab/>
        <w:t>O parágrafo introdutório do relatório do auditor independente deve (ver itens A17 a A19):</w:t>
      </w:r>
    </w:p>
    <w:p w14:paraId="037F54BC" w14:textId="77777777" w:rsidR="00ED39BF" w:rsidRDefault="00ED39BF" w:rsidP="00ED39BF">
      <w:pPr>
        <w:ind w:left="1276" w:hanging="425"/>
        <w:jc w:val="both"/>
      </w:pPr>
      <w:r>
        <w:t>(a)</w:t>
      </w:r>
      <w:r>
        <w:tab/>
        <w:t>identificar a entidade cujas demonstrações contábeis foram auditadas;</w:t>
      </w:r>
    </w:p>
    <w:p w14:paraId="46E2614D" w14:textId="77777777" w:rsidR="00ED39BF" w:rsidRDefault="00ED39BF" w:rsidP="00ED39BF">
      <w:pPr>
        <w:ind w:left="1276" w:hanging="425"/>
        <w:jc w:val="both"/>
      </w:pPr>
      <w:r>
        <w:t>(b)</w:t>
      </w:r>
      <w:r>
        <w:tab/>
        <w:t>afirmar que as demonstrações contábeis foram auditadas;</w:t>
      </w:r>
    </w:p>
    <w:p w14:paraId="75BB98DE" w14:textId="77777777" w:rsidR="00ED39BF" w:rsidRDefault="00ED39BF" w:rsidP="00ED39BF">
      <w:pPr>
        <w:ind w:left="1276" w:hanging="425"/>
        <w:jc w:val="both"/>
      </w:pPr>
      <w:r>
        <w:t>(c)</w:t>
      </w:r>
      <w:r>
        <w:tab/>
        <w:t xml:space="preserve">identificar o título de cada demonstração que compõe as demonstrações contábeis; </w:t>
      </w:r>
    </w:p>
    <w:p w14:paraId="38E46AF2" w14:textId="77777777" w:rsidR="00ED39BF" w:rsidRDefault="00ED39BF" w:rsidP="00ED39BF">
      <w:pPr>
        <w:ind w:left="1276" w:hanging="425"/>
        <w:jc w:val="both"/>
      </w:pPr>
      <w:r>
        <w:t>(d)</w:t>
      </w:r>
      <w:r>
        <w:tab/>
        <w:t xml:space="preserve">fazer referência ao resumo </w:t>
      </w:r>
      <w:r w:rsidRPr="00D6531E">
        <w:t xml:space="preserve">das principais práticas contábeis e </w:t>
      </w:r>
      <w:r>
        <w:t>demais</w:t>
      </w:r>
      <w:r w:rsidRPr="00D6531E">
        <w:t xml:space="preserve"> notas explicativas; e</w:t>
      </w:r>
      <w:r>
        <w:t xml:space="preserve"> </w:t>
      </w:r>
    </w:p>
    <w:p w14:paraId="2DE787C7" w14:textId="77777777" w:rsidR="00ED39BF" w:rsidRDefault="00ED39BF" w:rsidP="00ED39BF">
      <w:pPr>
        <w:ind w:left="1276" w:hanging="425"/>
        <w:jc w:val="both"/>
      </w:pPr>
      <w:r>
        <w:t>(e)</w:t>
      </w:r>
      <w:r>
        <w:tab/>
        <w:t xml:space="preserve">especificar a data ou o período de cada demonstração que compõe as demonstrações contábeis. </w:t>
      </w:r>
    </w:p>
    <w:p w14:paraId="2650AA2C" w14:textId="77777777" w:rsidR="00ED39BF" w:rsidRDefault="00ED39BF" w:rsidP="00ED39BF">
      <w:pPr>
        <w:ind w:left="567" w:hanging="567"/>
        <w:jc w:val="both"/>
      </w:pPr>
    </w:p>
    <w:p w14:paraId="7F9D1B65" w14:textId="77777777" w:rsidR="00ED39BF" w:rsidRDefault="00ED39BF" w:rsidP="00ED39BF">
      <w:pPr>
        <w:ind w:left="567" w:hanging="567"/>
        <w:jc w:val="both"/>
      </w:pPr>
      <w:r w:rsidRPr="000241E7">
        <w:rPr>
          <w:highlight w:val="yellow"/>
        </w:rPr>
        <w:t>Responsabilidade</w:t>
      </w:r>
      <w:r>
        <w:t xml:space="preserve"> da administração sobre as demonstrações contábeis</w:t>
      </w:r>
    </w:p>
    <w:p w14:paraId="4930E17C" w14:textId="77777777" w:rsidR="00ED39BF" w:rsidRDefault="00ED39BF" w:rsidP="00ED39BF">
      <w:pPr>
        <w:ind w:left="567" w:hanging="567"/>
        <w:jc w:val="both"/>
      </w:pPr>
    </w:p>
    <w:p w14:paraId="73472C2F" w14:textId="77777777" w:rsidR="00ED39BF" w:rsidRDefault="00ED39BF" w:rsidP="00ED39BF">
      <w:pPr>
        <w:ind w:left="567" w:hanging="567"/>
        <w:jc w:val="both"/>
      </w:pPr>
      <w:r>
        <w:t>24.</w:t>
      </w:r>
      <w:r>
        <w:tab/>
        <w:t xml:space="preserve">Essa seção do relatório do auditor independente descreve a responsabilidade dos responsáveis na organização pela elaboração das demonstrações contábeis. </w:t>
      </w:r>
      <w:r w:rsidRPr="001A5043">
        <w:t xml:space="preserve">O </w:t>
      </w:r>
      <w:r>
        <w:t>relatório</w:t>
      </w:r>
      <w:r w:rsidRPr="001A5043">
        <w:t xml:space="preserve"> do auditor independente não precisa referir-se especificamente à “administração”, mas deve usar o termo que é apropriado no contexto da estrutura legal. </w:t>
      </w:r>
    </w:p>
    <w:p w14:paraId="0C76F49F" w14:textId="77777777" w:rsidR="00ED39BF" w:rsidRDefault="00ED39BF" w:rsidP="00ED39BF">
      <w:pPr>
        <w:ind w:left="567" w:hanging="567"/>
        <w:jc w:val="both"/>
      </w:pPr>
    </w:p>
    <w:p w14:paraId="4A9340D1" w14:textId="77777777" w:rsidR="00ED39BF" w:rsidRDefault="00ED39BF" w:rsidP="00ED39BF">
      <w:pPr>
        <w:ind w:left="567" w:hanging="567"/>
        <w:jc w:val="both"/>
      </w:pPr>
      <w:r>
        <w:t>25.</w:t>
      </w:r>
      <w:r>
        <w:tab/>
        <w:t>O relatório do auditor independente deve incluir uma seção com o título “Responsabilidade da administração pelas demonstrações contábeis”.</w:t>
      </w:r>
    </w:p>
    <w:p w14:paraId="0E2A6F97" w14:textId="77777777" w:rsidR="00ED39BF" w:rsidRDefault="00ED39BF" w:rsidP="00ED39BF">
      <w:pPr>
        <w:ind w:left="567" w:hanging="567"/>
        <w:jc w:val="both"/>
      </w:pPr>
    </w:p>
    <w:p w14:paraId="0D07A948" w14:textId="77777777" w:rsidR="00ED39BF" w:rsidRPr="002A5F61" w:rsidRDefault="00ED39BF" w:rsidP="00ED39BF">
      <w:pPr>
        <w:ind w:left="567" w:hanging="567"/>
        <w:jc w:val="both"/>
      </w:pPr>
      <w:r>
        <w:t>26.</w:t>
      </w:r>
      <w:r>
        <w:tab/>
        <w:t>O relatório do auditor independente deve descrever a responsabilidade da administração pela elaboração das demonstrações contábeis. A descrição deve incluir uma explicação de que a administração é responsável pela elaboração das demonstrações contábeis de acordo com a estrutura de relatório financeiro aplicável e pelos controles internos que a administração determinar serem necessários para permitir a elaboração de demonstrações contábeis que não apresentem distorção re</w:t>
      </w:r>
      <w:r w:rsidRPr="003D4A28">
        <w:t>levante,</w:t>
      </w:r>
      <w:r>
        <w:t xml:space="preserve"> </w:t>
      </w:r>
      <w:r w:rsidRPr="003D4A28">
        <w:t>independente</w:t>
      </w:r>
      <w:r>
        <w:t>mente</w:t>
      </w:r>
      <w:r w:rsidRPr="003D4A28">
        <w:t xml:space="preserve"> se causadas por fraude ou erro (ver ite</w:t>
      </w:r>
      <w:r w:rsidRPr="00822ADC">
        <w:t>ns A20</w:t>
      </w:r>
      <w:r>
        <w:t xml:space="preserve"> a </w:t>
      </w:r>
      <w:r w:rsidRPr="00822ADC">
        <w:t>A23)</w:t>
      </w:r>
      <w:r>
        <w:t>.</w:t>
      </w:r>
    </w:p>
    <w:p w14:paraId="79F5F62F" w14:textId="77777777" w:rsidR="00ED39BF" w:rsidRDefault="00ED39BF" w:rsidP="00ED39BF">
      <w:pPr>
        <w:ind w:left="567" w:hanging="567"/>
        <w:jc w:val="both"/>
      </w:pPr>
    </w:p>
    <w:p w14:paraId="6BF270C4" w14:textId="77777777" w:rsidR="00ED39BF" w:rsidRPr="005A4998" w:rsidRDefault="00ED39BF" w:rsidP="00ED39BF">
      <w:pPr>
        <w:ind w:left="567" w:hanging="567"/>
        <w:jc w:val="both"/>
      </w:pPr>
      <w:r>
        <w:t>27.</w:t>
      </w:r>
      <w:r>
        <w:tab/>
        <w:t>Q</w:t>
      </w:r>
      <w:r w:rsidRPr="00D50CB9">
        <w:t xml:space="preserve">uando as demonstrações contábeis são </w:t>
      </w:r>
      <w:r>
        <w:t>elaborada</w:t>
      </w:r>
      <w:r w:rsidRPr="00D50CB9">
        <w:t xml:space="preserve">s de acordo com uma estrutura de apresentação adequada, </w:t>
      </w:r>
      <w:r w:rsidRPr="005A4998">
        <w:t xml:space="preserve">como é o caso das demonstrações contábeis para fins gerais requeridas pela Estrutura Conceitual para Elaboração e Apresentação das Demonstrações Contábeis, </w:t>
      </w:r>
      <w:r>
        <w:t xml:space="preserve">aprovada pelo CFC, </w:t>
      </w:r>
      <w:r w:rsidRPr="00D50CB9">
        <w:t>a explicação da responsabilidade da administração pelas demonstrações contábeis no relatório do auditor independente deve referir-se a “</w:t>
      </w:r>
      <w:r>
        <w:t>elaboração</w:t>
      </w:r>
      <w:r w:rsidRPr="00D50CB9">
        <w:t xml:space="preserve"> e adequada apresentação das demonstrações contábeis</w:t>
      </w:r>
      <w:r w:rsidRPr="000C166F">
        <w:t>” ou “</w:t>
      </w:r>
      <w:r>
        <w:t>elaboração</w:t>
      </w:r>
      <w:r w:rsidRPr="000C166F">
        <w:t xml:space="preserve"> de demonstrações contábeis que apresentam uma visão</w:t>
      </w:r>
      <w:r>
        <w:t xml:space="preserve"> verdadeira</w:t>
      </w:r>
      <w:r w:rsidRPr="000C166F">
        <w:t xml:space="preserve"> e </w:t>
      </w:r>
      <w:r>
        <w:t>just</w:t>
      </w:r>
      <w:r w:rsidRPr="000C166F">
        <w:t>a” conforme</w:t>
      </w:r>
      <w:r>
        <w:t xml:space="preserve"> apropriado nas circunstâncias.</w:t>
      </w:r>
    </w:p>
    <w:p w14:paraId="4EDD0D9B" w14:textId="77777777" w:rsidR="00ED39BF" w:rsidRDefault="00ED39BF" w:rsidP="00ED39BF">
      <w:pPr>
        <w:ind w:left="567" w:hanging="567"/>
        <w:jc w:val="both"/>
      </w:pPr>
    </w:p>
    <w:p w14:paraId="115FDDA3" w14:textId="77777777" w:rsidR="00ED39BF" w:rsidRDefault="00ED39BF" w:rsidP="00ED39BF">
      <w:pPr>
        <w:ind w:left="567" w:hanging="567"/>
        <w:jc w:val="both"/>
      </w:pPr>
      <w:r w:rsidRPr="000241E7">
        <w:rPr>
          <w:highlight w:val="yellow"/>
        </w:rPr>
        <w:t>Responsabilidade</w:t>
      </w:r>
      <w:r>
        <w:t xml:space="preserve"> do auditor</w:t>
      </w:r>
    </w:p>
    <w:p w14:paraId="25C66007" w14:textId="77777777" w:rsidR="00ED39BF" w:rsidRDefault="00ED39BF" w:rsidP="00ED39BF">
      <w:pPr>
        <w:ind w:left="567" w:hanging="567"/>
        <w:jc w:val="both"/>
      </w:pPr>
    </w:p>
    <w:p w14:paraId="465EADA8" w14:textId="77777777" w:rsidR="00ED39BF" w:rsidRDefault="00ED39BF" w:rsidP="00ED39BF">
      <w:pPr>
        <w:ind w:left="567" w:hanging="567"/>
        <w:jc w:val="both"/>
      </w:pPr>
      <w:r>
        <w:t>28.</w:t>
      </w:r>
      <w:r>
        <w:tab/>
        <w:t>O relatório do auditor independente deve incluir uma seção com o título “Responsabilidade do auditor”.</w:t>
      </w:r>
    </w:p>
    <w:p w14:paraId="3938D9F4" w14:textId="77777777" w:rsidR="00ED39BF" w:rsidRDefault="00ED39BF" w:rsidP="00ED39BF">
      <w:pPr>
        <w:ind w:left="567" w:hanging="567"/>
        <w:jc w:val="both"/>
      </w:pPr>
    </w:p>
    <w:p w14:paraId="550E29E6" w14:textId="77777777" w:rsidR="00ED39BF" w:rsidRPr="00D524CD" w:rsidRDefault="00ED39BF" w:rsidP="00ED39BF">
      <w:pPr>
        <w:ind w:left="567" w:hanging="567"/>
        <w:jc w:val="both"/>
      </w:pPr>
      <w:r>
        <w:t>29.</w:t>
      </w:r>
      <w:r>
        <w:tab/>
        <w:t xml:space="preserve">O relatório do auditor independente deve especificar que a responsabilidade do auditor é expressar uma opinião sobre as demonstrações contábeis com base na auditoria </w:t>
      </w:r>
      <w:r w:rsidRPr="00D524CD">
        <w:t>(</w:t>
      </w:r>
      <w:r>
        <w:t>ver i</w:t>
      </w:r>
      <w:r w:rsidRPr="00D524CD">
        <w:t>tem A24)</w:t>
      </w:r>
      <w:r>
        <w:t>.</w:t>
      </w:r>
    </w:p>
    <w:p w14:paraId="1B6A489B" w14:textId="77777777" w:rsidR="00ED39BF" w:rsidRDefault="00ED39BF" w:rsidP="00ED39BF">
      <w:pPr>
        <w:ind w:left="567" w:hanging="567"/>
        <w:jc w:val="both"/>
      </w:pPr>
    </w:p>
    <w:p w14:paraId="577012F0" w14:textId="77777777" w:rsidR="00ED39BF" w:rsidRPr="00D524CD" w:rsidRDefault="00ED39BF" w:rsidP="00ED39BF">
      <w:pPr>
        <w:ind w:left="567" w:hanging="567"/>
        <w:jc w:val="both"/>
      </w:pPr>
      <w:r>
        <w:t>30.</w:t>
      </w:r>
      <w:r>
        <w:tab/>
        <w:t xml:space="preserve">O relatório do auditor independente deve especificar que a auditoria foi conduzida em conformidade com as normas de auditoria indicando sempre a nacionalidade das mesmas. </w:t>
      </w:r>
      <w:r w:rsidRPr="005A4998">
        <w:t xml:space="preserve">Como no Brasil as </w:t>
      </w:r>
      <w:r>
        <w:t>normas de auditoria</w:t>
      </w:r>
      <w:r w:rsidRPr="005A4998">
        <w:t xml:space="preserve"> estão sendo integralmente convergidas com as </w:t>
      </w:r>
      <w:r>
        <w:t>n</w:t>
      </w:r>
      <w:r w:rsidRPr="005A4998">
        <w:t xml:space="preserve">ormas </w:t>
      </w:r>
      <w:r>
        <w:t>i</w:t>
      </w:r>
      <w:r w:rsidRPr="005A4998">
        <w:t xml:space="preserve">nternacionais de </w:t>
      </w:r>
      <w:r>
        <w:t>a</w:t>
      </w:r>
      <w:r w:rsidRPr="005A4998">
        <w:t>uditoria emitidas pela Federação Internacional de Contadores, a referência deve ser às normas brasileiras e internacionais de auditoria.</w:t>
      </w:r>
      <w:r w:rsidRPr="003D4A28">
        <w:t xml:space="preserve"> O relatório do auditor independente deve explicar, também,</w:t>
      </w:r>
      <w:r>
        <w:t xml:space="preserve"> que essas normas requerem que o auditor cumpra as exigências éticas, planeje e realize a auditoria para obter segurança razoável de que as demonstrações contábeis não apresentem distorção relevante </w:t>
      </w:r>
      <w:r w:rsidRPr="00D524CD">
        <w:t>(</w:t>
      </w:r>
      <w:r>
        <w:t>ver i</w:t>
      </w:r>
      <w:r w:rsidRPr="00D524CD">
        <w:t>te</w:t>
      </w:r>
      <w:r>
        <w:t>ns</w:t>
      </w:r>
      <w:r w:rsidRPr="00D524CD">
        <w:t xml:space="preserve"> A25</w:t>
      </w:r>
      <w:r>
        <w:t xml:space="preserve"> e </w:t>
      </w:r>
      <w:r w:rsidRPr="00D524CD">
        <w:t>A26)</w:t>
      </w:r>
      <w:r>
        <w:t>.</w:t>
      </w:r>
    </w:p>
    <w:p w14:paraId="0193569C" w14:textId="77777777" w:rsidR="00ED39BF" w:rsidRDefault="00ED39BF" w:rsidP="00ED39BF">
      <w:pPr>
        <w:ind w:left="567" w:hanging="567"/>
        <w:jc w:val="both"/>
      </w:pPr>
    </w:p>
    <w:p w14:paraId="0C6E54D9" w14:textId="77777777" w:rsidR="00ED39BF" w:rsidRDefault="00ED39BF" w:rsidP="00ED39BF">
      <w:pPr>
        <w:ind w:left="567" w:hanging="567"/>
        <w:jc w:val="both"/>
      </w:pPr>
      <w:r>
        <w:t>31.</w:t>
      </w:r>
      <w:r>
        <w:tab/>
        <w:t>O relatório do auditor independente deve descrever a auditoria especificando que:</w:t>
      </w:r>
    </w:p>
    <w:p w14:paraId="7FB9C8D2" w14:textId="77777777" w:rsidR="00ED39BF" w:rsidRDefault="00ED39BF" w:rsidP="00ED39BF">
      <w:pPr>
        <w:ind w:left="1276" w:hanging="425"/>
        <w:jc w:val="both"/>
      </w:pPr>
      <w:r>
        <w:t>(a)</w:t>
      </w:r>
      <w:r>
        <w:tab/>
        <w:t xml:space="preserve"> a auditoria envolve a execução de procedimentos para obtenção de evidência de auditoria a respeito dos valores e divulgações nas demonstrações contábeis; </w:t>
      </w:r>
    </w:p>
    <w:p w14:paraId="155A0A47" w14:textId="77777777" w:rsidR="00ED39BF" w:rsidRDefault="00ED39BF" w:rsidP="00ED39BF">
      <w:pPr>
        <w:ind w:left="1276" w:hanging="425"/>
        <w:jc w:val="both"/>
      </w:pPr>
      <w:r>
        <w:t>(b)</w:t>
      </w:r>
      <w:r>
        <w:tab/>
      </w:r>
      <w:r w:rsidRPr="00A40CCE">
        <w:rPr>
          <w:highlight w:val="yellow"/>
        </w:rPr>
        <w:t>os procedimentos selecionados dependem do julgamento do auditor, incluindo a avaliação dos riscos de distorção relevante nas demonstrações contábeis, independentemente se causadas por fraude ou erro.</w:t>
      </w:r>
      <w:r>
        <w:t xml:space="preserve"> Nessas avaliações de risco, o auditor considera os controles internos relevantes para a elaboração das demonstrações contábeis da entidade para planejar procedimentos de auditoria que são apropriados nas circunstâncias, mas não para fins de expressar uma opinião sobre a eficácia dos controles internos da entidade</w:t>
      </w:r>
      <w:r w:rsidRPr="001A5043">
        <w:t>. Nas circunstâncias em que o auditor também tem a responsabilidade de expressar uma opinião sobre a eficácia dos controles internos juntamente com a auditoria das demonstrações contábeis, o auditor deve omitir a frase de que a consideração do auditor sobre o controle interno não tem a finalidade de expressar uma opinião sobre a eficácia dos controles internos; e</w:t>
      </w:r>
    </w:p>
    <w:p w14:paraId="3A4909E7" w14:textId="77777777" w:rsidR="00ED39BF" w:rsidRDefault="00ED39BF" w:rsidP="00ED39BF">
      <w:pPr>
        <w:ind w:left="1276" w:hanging="425"/>
        <w:jc w:val="both"/>
      </w:pPr>
      <w:r>
        <w:t>(c)</w:t>
      </w:r>
      <w:r>
        <w:tab/>
        <w:t>a auditoria inclui, também, a avaliação da adequação das práticas contábeis utilizadas e a razoabilidade das estimativas contábeis feitas pela administração, bem como a avaliação da apresentação das demonstrações contábeis</w:t>
      </w:r>
      <w:r w:rsidRPr="005A4998">
        <w:t>, tomadas em conjunto</w:t>
      </w:r>
      <w:r>
        <w:t>.</w:t>
      </w:r>
    </w:p>
    <w:p w14:paraId="1F0DC108" w14:textId="77777777" w:rsidR="00ED39BF" w:rsidRDefault="00ED39BF" w:rsidP="00ED39BF">
      <w:pPr>
        <w:ind w:left="567" w:hanging="567"/>
        <w:jc w:val="both"/>
      </w:pPr>
    </w:p>
    <w:p w14:paraId="6DB308C6" w14:textId="77777777" w:rsidR="00ED39BF" w:rsidRDefault="00ED39BF" w:rsidP="00ED39BF">
      <w:pPr>
        <w:ind w:left="567" w:hanging="567"/>
        <w:jc w:val="both"/>
      </w:pPr>
      <w:r>
        <w:t>32.</w:t>
      </w:r>
      <w:r>
        <w:tab/>
      </w:r>
      <w:r w:rsidRPr="006677F5">
        <w:t xml:space="preserve">Quando as demonstrações contábeis são </w:t>
      </w:r>
      <w:r>
        <w:t>elaborada</w:t>
      </w:r>
      <w:r w:rsidRPr="006677F5">
        <w:t xml:space="preserve">s de acordo com </w:t>
      </w:r>
      <w:r>
        <w:t>um</w:t>
      </w:r>
      <w:r w:rsidRPr="006677F5">
        <w:t>a estrutura de apresentação adequada, a</w:t>
      </w:r>
      <w:r>
        <w:t xml:space="preserve"> descrição da auditoria </w:t>
      </w:r>
      <w:r w:rsidRPr="000C166F">
        <w:t xml:space="preserve">no </w:t>
      </w:r>
      <w:r>
        <w:t xml:space="preserve">relatório </w:t>
      </w:r>
      <w:r w:rsidRPr="000C166F">
        <w:t>do auditor independente deve referir-se a “</w:t>
      </w:r>
      <w:r>
        <w:t>elaboração</w:t>
      </w:r>
      <w:r w:rsidRPr="000C166F">
        <w:t xml:space="preserve"> e adequada apresentação das demonstrações contábeis pela entidade” ou “</w:t>
      </w:r>
      <w:r>
        <w:t>elaboração</w:t>
      </w:r>
      <w:r w:rsidRPr="000C166F">
        <w:t xml:space="preserve"> de demonstrações contábeis pela entidade que apresentam uma visão </w:t>
      </w:r>
      <w:r w:rsidRPr="005A4998">
        <w:t>correta e adequada”</w:t>
      </w:r>
      <w:r w:rsidRPr="000C166F">
        <w:t xml:space="preserve"> conforme </w:t>
      </w:r>
      <w:r>
        <w:t xml:space="preserve">apropriado </w:t>
      </w:r>
      <w:r w:rsidRPr="000C166F">
        <w:t>nas circunstâncias.</w:t>
      </w:r>
    </w:p>
    <w:p w14:paraId="08648EF7" w14:textId="77777777" w:rsidR="00ED39BF" w:rsidRDefault="00ED39BF" w:rsidP="00ED39BF">
      <w:pPr>
        <w:ind w:left="567" w:hanging="567"/>
        <w:jc w:val="both"/>
      </w:pPr>
    </w:p>
    <w:p w14:paraId="14CD571A" w14:textId="77777777" w:rsidR="00ED39BF" w:rsidRDefault="00ED39BF" w:rsidP="00ED39BF">
      <w:pPr>
        <w:ind w:left="567" w:hanging="567"/>
        <w:jc w:val="both"/>
      </w:pPr>
      <w:r>
        <w:t>33.</w:t>
      </w:r>
      <w:r>
        <w:tab/>
        <w:t xml:space="preserve">O relatório do auditor independente deve especificar se o auditor acredita que a evidência de auditoria obtida pelo auditor é suficiente e apropriada para fundamentar a sua opinião. </w:t>
      </w:r>
    </w:p>
    <w:p w14:paraId="24932ADB" w14:textId="77777777" w:rsidR="00ED39BF" w:rsidRDefault="00ED39BF" w:rsidP="00ED39BF">
      <w:pPr>
        <w:ind w:left="567" w:hanging="567"/>
        <w:jc w:val="both"/>
      </w:pPr>
    </w:p>
    <w:p w14:paraId="3CDFE60E" w14:textId="77777777" w:rsidR="00ED39BF" w:rsidRDefault="00ED39BF" w:rsidP="00ED39BF">
      <w:pPr>
        <w:ind w:left="567" w:hanging="567"/>
        <w:jc w:val="both"/>
      </w:pPr>
      <w:r w:rsidRPr="000241E7">
        <w:rPr>
          <w:highlight w:val="yellow"/>
        </w:rPr>
        <w:t>Opinião do auditor</w:t>
      </w:r>
    </w:p>
    <w:p w14:paraId="74898066" w14:textId="77777777" w:rsidR="00ED39BF" w:rsidRDefault="00ED39BF" w:rsidP="00ED39BF">
      <w:pPr>
        <w:ind w:left="567" w:hanging="567"/>
        <w:jc w:val="both"/>
      </w:pPr>
    </w:p>
    <w:p w14:paraId="5A0FB6AC" w14:textId="77777777" w:rsidR="00ED39BF" w:rsidRDefault="00ED39BF" w:rsidP="00ED39BF">
      <w:pPr>
        <w:ind w:left="567" w:hanging="567"/>
        <w:jc w:val="both"/>
      </w:pPr>
      <w:r>
        <w:t>34.</w:t>
      </w:r>
      <w:r>
        <w:tab/>
        <w:t>O relatório do auditor independente deve incluir uma seção com o título “Opinião”.</w:t>
      </w:r>
    </w:p>
    <w:p w14:paraId="27DFDACC" w14:textId="77777777" w:rsidR="00ED39BF" w:rsidRDefault="00ED39BF" w:rsidP="00ED39BF">
      <w:pPr>
        <w:ind w:left="567" w:hanging="567"/>
        <w:jc w:val="both"/>
      </w:pPr>
    </w:p>
    <w:p w14:paraId="51D996AE" w14:textId="77777777" w:rsidR="00ED39BF" w:rsidRDefault="00ED39BF" w:rsidP="00ED39BF">
      <w:pPr>
        <w:ind w:left="567" w:hanging="567"/>
        <w:jc w:val="both"/>
      </w:pPr>
      <w:r w:rsidRPr="000C166F">
        <w:t>35.</w:t>
      </w:r>
      <w:r w:rsidRPr="000C166F">
        <w:tab/>
        <w:t xml:space="preserve">Ao expressar uma opinião não modificada sobre as demonstrações contábeis </w:t>
      </w:r>
      <w:r>
        <w:t>elaborada</w:t>
      </w:r>
      <w:r w:rsidRPr="000C166F">
        <w:t>s de acordo com a estrutura de apresentação adequada, a opinião do auditor deve, u</w:t>
      </w:r>
      <w:r>
        <w:t>tiliz</w:t>
      </w:r>
      <w:r w:rsidRPr="000C166F">
        <w:t>ar uma das seguintes frases, que são consideradas equivalentes (</w:t>
      </w:r>
      <w:r>
        <w:t>ver itens A27 a A33):</w:t>
      </w:r>
    </w:p>
    <w:p w14:paraId="2376717F" w14:textId="77777777" w:rsidR="00ED39BF" w:rsidRPr="000241E7" w:rsidRDefault="00ED39BF" w:rsidP="00ED39BF">
      <w:pPr>
        <w:ind w:left="1276" w:hanging="425"/>
        <w:jc w:val="both"/>
        <w:rPr>
          <w:highlight w:val="yellow"/>
        </w:rPr>
      </w:pPr>
      <w:r w:rsidRPr="000241E7">
        <w:rPr>
          <w:highlight w:val="yellow"/>
        </w:rPr>
        <w:t>(a)</w:t>
      </w:r>
      <w:r w:rsidRPr="000241E7">
        <w:rPr>
          <w:highlight w:val="yellow"/>
        </w:rPr>
        <w:tab/>
        <w:t>as demonstrações contábeis apresentam adequadamente, em todos os aspectos relevantes, … de acordo com [a estrutura de relatório financeiro aplicável]; ou</w:t>
      </w:r>
    </w:p>
    <w:p w14:paraId="11ECD847" w14:textId="77777777" w:rsidR="00ED39BF" w:rsidRPr="000C166F" w:rsidRDefault="00ED39BF" w:rsidP="00ED39BF">
      <w:pPr>
        <w:ind w:left="1276" w:hanging="425"/>
        <w:jc w:val="both"/>
      </w:pPr>
      <w:r w:rsidRPr="000241E7">
        <w:rPr>
          <w:highlight w:val="yellow"/>
        </w:rPr>
        <w:t>(b)</w:t>
      </w:r>
      <w:r w:rsidRPr="000241E7">
        <w:rPr>
          <w:highlight w:val="yellow"/>
        </w:rPr>
        <w:tab/>
        <w:t>as demonstrações contábeis apresentam uma visão correta e adequada … de acordo com [a estrutura de relatório financeiro aplicável].</w:t>
      </w:r>
    </w:p>
    <w:p w14:paraId="4631C5AE" w14:textId="77777777" w:rsidR="00ED39BF" w:rsidRDefault="00ED39BF" w:rsidP="00ED39BF">
      <w:pPr>
        <w:ind w:left="567" w:hanging="567"/>
        <w:jc w:val="both"/>
      </w:pPr>
    </w:p>
    <w:p w14:paraId="7E796C4A" w14:textId="77777777" w:rsidR="00ED39BF" w:rsidRPr="002F5AD0" w:rsidRDefault="00ED39BF" w:rsidP="00ED39BF">
      <w:pPr>
        <w:ind w:left="567" w:hanging="567"/>
        <w:jc w:val="both"/>
      </w:pPr>
      <w:r>
        <w:t>36.</w:t>
      </w:r>
      <w:r>
        <w:tab/>
        <w:t xml:space="preserve">Ao expressar uma opinião não modificada sobre demonstrações contábeis elaboradas de acordo com a estrutura de conformidade, a opinião do auditor deve ser que as demonstrações contábeis são elaboradas, em todos os aspectos relevantes, de acordo com [a estrutura de relatório financeiro aplicável] </w:t>
      </w:r>
      <w:r w:rsidRPr="002F5AD0">
        <w:t>(ver itens A27, A29</w:t>
      </w:r>
      <w:r>
        <w:t xml:space="preserve"> a </w:t>
      </w:r>
      <w:r w:rsidRPr="002F5AD0">
        <w:t>A33)</w:t>
      </w:r>
      <w:r>
        <w:t>.</w:t>
      </w:r>
    </w:p>
    <w:p w14:paraId="133C490C" w14:textId="77777777" w:rsidR="00ED39BF" w:rsidRDefault="00ED39BF" w:rsidP="00ED39BF">
      <w:pPr>
        <w:ind w:left="567" w:hanging="567"/>
        <w:jc w:val="both"/>
      </w:pPr>
    </w:p>
    <w:p w14:paraId="0ACB1612" w14:textId="77777777" w:rsidR="00ED39BF" w:rsidRDefault="00ED39BF" w:rsidP="00ED39BF">
      <w:pPr>
        <w:tabs>
          <w:tab w:val="left" w:pos="3060"/>
        </w:tabs>
        <w:ind w:left="567" w:hanging="567"/>
        <w:jc w:val="both"/>
      </w:pPr>
      <w:r>
        <w:t>37.</w:t>
      </w:r>
      <w:r>
        <w:tab/>
        <w:t xml:space="preserve">Se a estrutura de relatório financeiro aplicável indicada na opinião do auditor não se refere </w:t>
      </w:r>
      <w:r w:rsidRPr="00E867DD">
        <w:t>às normas internacionais de relatório financeiro (IFRS) emitidas pelo Conselho de Normas Internacionais de Contabilidade ou às normas internacionais de contabilidade do setor público emitidas pelo Conselho de Normas</w:t>
      </w:r>
      <w:r>
        <w:t xml:space="preserve"> </w:t>
      </w:r>
      <w:r w:rsidRPr="00E867DD">
        <w:t>Internacionais</w:t>
      </w:r>
      <w:r>
        <w:t xml:space="preserve"> de</w:t>
      </w:r>
      <w:r w:rsidRPr="00E867DD">
        <w:t xml:space="preserve"> Contabilidade do Setor Público, a opinião do auditor deve identificar</w:t>
      </w:r>
      <w:r>
        <w:t xml:space="preserve"> a jurisdição de origem da estrutura</w:t>
      </w:r>
      <w:r w:rsidRPr="00E867DD">
        <w:t>, por exemplo, práticas contábeis adotadas no Brasil, cuja definição consta d</w:t>
      </w:r>
      <w:r>
        <w:t xml:space="preserve">a NBC TG 26 – Apresentação das Demonstrações Contábeis </w:t>
      </w:r>
      <w:r w:rsidRPr="00BE1C2E">
        <w:t>aprovada pelo Conselho Federal de Contabilidade.</w:t>
      </w:r>
    </w:p>
    <w:p w14:paraId="2C1A79AC" w14:textId="77777777" w:rsidR="00ED39BF" w:rsidRDefault="00ED39BF" w:rsidP="00ED39BF">
      <w:pPr>
        <w:ind w:left="567" w:hanging="567"/>
        <w:jc w:val="both"/>
      </w:pPr>
    </w:p>
    <w:p w14:paraId="0EBA79C1" w14:textId="77777777" w:rsidR="00ED39BF" w:rsidRDefault="00ED39BF" w:rsidP="00ED39BF">
      <w:pPr>
        <w:ind w:left="567" w:hanging="567"/>
        <w:jc w:val="both"/>
      </w:pPr>
      <w:r w:rsidRPr="000C166F">
        <w:t>Outras responsabilidades relativas à emissão d</w:t>
      </w:r>
      <w:r>
        <w:t>o</w:t>
      </w:r>
      <w:r w:rsidRPr="000C166F">
        <w:t xml:space="preserve"> </w:t>
      </w:r>
      <w:r>
        <w:t>relatório de auditoria</w:t>
      </w:r>
    </w:p>
    <w:p w14:paraId="22DD926B" w14:textId="77777777" w:rsidR="00ED39BF" w:rsidRDefault="00ED39BF" w:rsidP="00ED39BF">
      <w:pPr>
        <w:ind w:left="567" w:hanging="567"/>
        <w:jc w:val="both"/>
      </w:pPr>
    </w:p>
    <w:p w14:paraId="2946DA48" w14:textId="77777777" w:rsidR="00ED39BF" w:rsidRPr="00062B86" w:rsidRDefault="00ED39BF" w:rsidP="00ED39BF">
      <w:pPr>
        <w:ind w:left="567" w:hanging="567"/>
        <w:jc w:val="both"/>
      </w:pPr>
      <w:r>
        <w:t>38.</w:t>
      </w:r>
      <w:r>
        <w:tab/>
      </w:r>
      <w:r w:rsidRPr="00E867DD">
        <w:t>Se</w:t>
      </w:r>
      <w:r>
        <w:t xml:space="preserve"> for</w:t>
      </w:r>
      <w:r w:rsidRPr="00E867DD">
        <w:t xml:space="preserve"> requerido </w:t>
      </w:r>
      <w:r>
        <w:t xml:space="preserve">ao auditor </w:t>
      </w:r>
      <w:r w:rsidRPr="00E867DD">
        <w:t xml:space="preserve">tratar no seu relatório de auditoria de outras responsabilidades em relação às demonstrações contábeis que são complementares à sua responsabilidade, de acordo com as normas de auditoria, para emissão de seu relatório sobre as demonstrações contábeis, essas outras responsabilidades devem ser tratadas em uma seção separada no relatório do auditor independente com o subtítulo “Relatório do auditor independente sobre outros requisitos legais e regulatórios” ou de outra forma, conforme </w:t>
      </w:r>
      <w:r>
        <w:t xml:space="preserve">apropriado </w:t>
      </w:r>
      <w:r w:rsidRPr="00E867DD">
        <w:t>ao conteúdo da seção (ver itens A34</w:t>
      </w:r>
      <w:r>
        <w:t xml:space="preserve"> e </w:t>
      </w:r>
      <w:r w:rsidRPr="00E867DD">
        <w:t>A35)</w:t>
      </w:r>
      <w:r>
        <w:t>.</w:t>
      </w:r>
    </w:p>
    <w:p w14:paraId="1E30B39B" w14:textId="77777777" w:rsidR="00ED39BF" w:rsidRDefault="00ED39BF" w:rsidP="00ED39BF">
      <w:pPr>
        <w:ind w:left="567" w:hanging="567"/>
        <w:jc w:val="both"/>
      </w:pPr>
    </w:p>
    <w:p w14:paraId="4D6704AB" w14:textId="77777777" w:rsidR="00ED39BF" w:rsidRPr="00D524CD" w:rsidRDefault="00ED39BF" w:rsidP="00ED39BF">
      <w:pPr>
        <w:ind w:left="567" w:hanging="567"/>
        <w:jc w:val="both"/>
      </w:pPr>
      <w:r w:rsidRPr="00E867DD">
        <w:t>39.</w:t>
      </w:r>
      <w:r w:rsidRPr="00E867DD">
        <w:tab/>
        <w:t>Se o relatório do auditor independente contém uma seção separada sobre outras responsabilidades relativas à emissão de relatório de auditoria, os títulos, demonstrações e as explicações mencionadas nos itens 23</w:t>
      </w:r>
      <w:r>
        <w:t xml:space="preserve"> a </w:t>
      </w:r>
      <w:r w:rsidRPr="00E867DD">
        <w:t>37 devem ser incluídos no subtítulo “Relatório do auditor independente sobre as demonstrações contábeis”. A seção do relatório sobre outros requisitos legais e regulatórios deve ser apresentada após a seção que cobre</w:t>
      </w:r>
      <w:r>
        <w:t xml:space="preserve"> </w:t>
      </w:r>
      <w:r w:rsidRPr="00E867DD">
        <w:t>as demonstrações contábeis (ver item A36)</w:t>
      </w:r>
      <w:r>
        <w:t>.</w:t>
      </w:r>
    </w:p>
    <w:p w14:paraId="042AF947" w14:textId="77777777" w:rsidR="00ED39BF" w:rsidRDefault="00ED39BF" w:rsidP="00ED39BF">
      <w:pPr>
        <w:ind w:left="567" w:hanging="567"/>
        <w:jc w:val="both"/>
      </w:pPr>
    </w:p>
    <w:p w14:paraId="7FA9D482" w14:textId="77777777" w:rsidR="00ED39BF" w:rsidRDefault="00ED39BF" w:rsidP="00ED39BF">
      <w:pPr>
        <w:ind w:left="567" w:hanging="567"/>
        <w:jc w:val="both"/>
      </w:pPr>
      <w:r w:rsidRPr="000241E7">
        <w:rPr>
          <w:highlight w:val="yellow"/>
        </w:rPr>
        <w:t>Assinatura do auditor</w:t>
      </w:r>
    </w:p>
    <w:p w14:paraId="314A7683" w14:textId="77777777" w:rsidR="00ED39BF" w:rsidRDefault="00ED39BF" w:rsidP="00ED39BF">
      <w:pPr>
        <w:ind w:left="567" w:hanging="567"/>
        <w:jc w:val="both"/>
      </w:pPr>
    </w:p>
    <w:p w14:paraId="10B16007" w14:textId="77777777" w:rsidR="00ED39BF" w:rsidRDefault="00ED39BF" w:rsidP="00ED39BF">
      <w:pPr>
        <w:ind w:left="567" w:hanging="567"/>
        <w:jc w:val="both"/>
      </w:pPr>
      <w:r>
        <w:t>40.</w:t>
      </w:r>
      <w:r>
        <w:tab/>
        <w:t>O relatório do auditor independente deve ser assinado (ver item A37).</w:t>
      </w:r>
    </w:p>
    <w:p w14:paraId="7FBD9740" w14:textId="77777777" w:rsidR="00ED39BF" w:rsidRDefault="00ED39BF" w:rsidP="00ED39BF">
      <w:pPr>
        <w:ind w:left="567" w:hanging="567"/>
        <w:jc w:val="both"/>
      </w:pPr>
    </w:p>
    <w:p w14:paraId="2760609F" w14:textId="77777777" w:rsidR="00ED39BF" w:rsidRDefault="00ED39BF" w:rsidP="00ED39BF">
      <w:pPr>
        <w:ind w:left="567" w:hanging="567"/>
        <w:jc w:val="both"/>
      </w:pPr>
      <w:r w:rsidRPr="000241E7">
        <w:rPr>
          <w:highlight w:val="yellow"/>
        </w:rPr>
        <w:t>Data do relatório do auditor independente</w:t>
      </w:r>
    </w:p>
    <w:p w14:paraId="37677CAB" w14:textId="77777777" w:rsidR="00ED39BF" w:rsidRDefault="00ED39BF" w:rsidP="00ED39BF">
      <w:pPr>
        <w:ind w:left="567" w:hanging="567"/>
        <w:jc w:val="both"/>
      </w:pPr>
    </w:p>
    <w:p w14:paraId="18267BD9" w14:textId="77777777" w:rsidR="00ED39BF" w:rsidRDefault="00ED39BF" w:rsidP="00ED39BF">
      <w:pPr>
        <w:ind w:left="567" w:hanging="567"/>
        <w:jc w:val="both"/>
      </w:pPr>
      <w:r>
        <w:t>41.</w:t>
      </w:r>
      <w:r>
        <w:tab/>
        <w:t>O relatório do auditor independente não pode ter data anterior à data em que ele obteve evidência de auditoria apropriada e suficiente para fundamentar a sua opinião sobre as demonstrações contábeis, incluindo evidência de que (ver itens A38 a A41):</w:t>
      </w:r>
    </w:p>
    <w:p w14:paraId="1769F180" w14:textId="77777777" w:rsidR="00ED39BF" w:rsidRDefault="00ED39BF" w:rsidP="00ED39BF">
      <w:pPr>
        <w:ind w:left="1276" w:hanging="425"/>
        <w:jc w:val="both"/>
      </w:pPr>
      <w:r>
        <w:t>(a)</w:t>
      </w:r>
      <w:r>
        <w:tab/>
        <w:t>todas as demonstrações que compõem as demonstrações contábeis, incluindo as respectivas notas explicativas, foram elaboradas; e</w:t>
      </w:r>
    </w:p>
    <w:p w14:paraId="566281C8" w14:textId="77777777" w:rsidR="00ED39BF" w:rsidRDefault="00ED39BF" w:rsidP="00ED39BF">
      <w:pPr>
        <w:ind w:left="1276" w:hanging="425"/>
        <w:jc w:val="both"/>
      </w:pPr>
      <w:r>
        <w:t>(b)</w:t>
      </w:r>
      <w:r>
        <w:tab/>
        <w:t>as pessoas com autoridade reconhecida afirmam que assumem a responsabilidade sobre essas demonstrações contábeis.</w:t>
      </w:r>
    </w:p>
    <w:p w14:paraId="1C19BE09" w14:textId="77777777" w:rsidR="00ED39BF" w:rsidRDefault="00ED39BF" w:rsidP="00ED39BF">
      <w:pPr>
        <w:ind w:left="567" w:hanging="567"/>
        <w:jc w:val="both"/>
      </w:pPr>
    </w:p>
    <w:p w14:paraId="229C13B9" w14:textId="77777777" w:rsidR="00ED39BF" w:rsidRDefault="00ED39BF" w:rsidP="00ED39BF">
      <w:pPr>
        <w:ind w:left="567" w:hanging="567"/>
        <w:jc w:val="both"/>
      </w:pPr>
      <w:r>
        <w:t>Endereço do auditor independente</w:t>
      </w:r>
    </w:p>
    <w:p w14:paraId="58AD5960" w14:textId="77777777" w:rsidR="00ED39BF" w:rsidRDefault="00ED39BF" w:rsidP="00ED39BF">
      <w:pPr>
        <w:ind w:left="567" w:hanging="567"/>
        <w:jc w:val="both"/>
      </w:pPr>
    </w:p>
    <w:p w14:paraId="0D4AA86C" w14:textId="77777777" w:rsidR="00ED39BF" w:rsidRPr="00E867DD" w:rsidRDefault="00ED39BF" w:rsidP="00ED39BF">
      <w:pPr>
        <w:ind w:left="567" w:hanging="567"/>
        <w:jc w:val="both"/>
      </w:pPr>
      <w:r w:rsidRPr="00E867DD">
        <w:t>42.</w:t>
      </w:r>
      <w:r w:rsidRPr="00E867DD">
        <w:tab/>
        <w:t>O relatório do auditor independente deve mencionar a localidade em que o relatório foi emitido.</w:t>
      </w:r>
      <w:r>
        <w:t xml:space="preserve"> </w:t>
      </w:r>
    </w:p>
    <w:p w14:paraId="042BE3F8" w14:textId="77777777" w:rsidR="00ED39BF" w:rsidRDefault="00ED39BF" w:rsidP="00ED39BF">
      <w:pPr>
        <w:ind w:left="567" w:hanging="567"/>
        <w:jc w:val="both"/>
      </w:pPr>
    </w:p>
    <w:p w14:paraId="22D5656E" w14:textId="77777777" w:rsidR="00ED39BF" w:rsidRPr="00E867DD" w:rsidRDefault="00ED39BF" w:rsidP="00ED39BF">
      <w:pPr>
        <w:ind w:left="567" w:hanging="567"/>
        <w:jc w:val="both"/>
      </w:pPr>
      <w:r w:rsidRPr="00E867DD">
        <w:t>Relatório do auditor independente previsto por lei ou regulamento</w:t>
      </w:r>
    </w:p>
    <w:p w14:paraId="6FA0F99C" w14:textId="77777777" w:rsidR="00ED39BF" w:rsidRDefault="00ED39BF" w:rsidP="00ED39BF">
      <w:pPr>
        <w:ind w:left="567" w:hanging="567"/>
        <w:jc w:val="both"/>
      </w:pPr>
    </w:p>
    <w:p w14:paraId="0D94CEE9" w14:textId="77777777" w:rsidR="00ED39BF" w:rsidRPr="00923535" w:rsidRDefault="00ED39BF" w:rsidP="00ED39BF">
      <w:pPr>
        <w:ind w:left="567" w:hanging="567"/>
        <w:jc w:val="both"/>
      </w:pPr>
      <w:r w:rsidRPr="00923535">
        <w:t>43.</w:t>
      </w:r>
      <w:r w:rsidRPr="00923535">
        <w:tab/>
        <w:t>Se o auditor, por exigência de lei ou regulamento,</w:t>
      </w:r>
      <w:r>
        <w:t xml:space="preserve"> for requerido a</w:t>
      </w:r>
      <w:r w:rsidRPr="00923535">
        <w:t xml:space="preserve"> u</w:t>
      </w:r>
      <w:r>
        <w:t>tiliz</w:t>
      </w:r>
      <w:r w:rsidRPr="00923535">
        <w:t xml:space="preserve">ar uma forma ou um texto especifico </w:t>
      </w:r>
      <w:r>
        <w:t>para elaborar o</w:t>
      </w:r>
      <w:r w:rsidRPr="00923535">
        <w:t xml:space="preserve"> </w:t>
      </w:r>
      <w:r>
        <w:t xml:space="preserve">seu </w:t>
      </w:r>
      <w:r w:rsidRPr="00923535">
        <w:t xml:space="preserve">relatório, </w:t>
      </w:r>
      <w:r>
        <w:t>ele só pode se</w:t>
      </w:r>
      <w:r w:rsidRPr="00923535">
        <w:t xml:space="preserve"> referir </w:t>
      </w:r>
      <w:r>
        <w:t>à</w:t>
      </w:r>
      <w:r w:rsidRPr="00923535">
        <w:t xml:space="preserve">s </w:t>
      </w:r>
      <w:r>
        <w:t>n</w:t>
      </w:r>
      <w:r w:rsidRPr="00923535">
        <w:t xml:space="preserve">ormas de </w:t>
      </w:r>
      <w:r>
        <w:t>a</w:t>
      </w:r>
      <w:r w:rsidRPr="00923535">
        <w:t>uditoria</w:t>
      </w:r>
      <w:r>
        <w:t xml:space="preserve"> brasileiras ou internacionais</w:t>
      </w:r>
      <w:r w:rsidRPr="00923535">
        <w:t xml:space="preserve"> se incluir, no mínimo, cada um dos seguintes elementos (ver item A42)</w:t>
      </w:r>
      <w:r>
        <w:t>:</w:t>
      </w:r>
    </w:p>
    <w:p w14:paraId="20D2703A" w14:textId="77777777" w:rsidR="00ED39BF" w:rsidRDefault="00ED39BF" w:rsidP="00ED39BF">
      <w:pPr>
        <w:ind w:left="1276" w:hanging="425"/>
        <w:jc w:val="both"/>
      </w:pPr>
      <w:r>
        <w:t>(a)</w:t>
      </w:r>
      <w:r>
        <w:tab/>
        <w:t>título;</w:t>
      </w:r>
    </w:p>
    <w:p w14:paraId="442821A9" w14:textId="77777777" w:rsidR="00ED39BF" w:rsidRDefault="00ED39BF" w:rsidP="00ED39BF">
      <w:pPr>
        <w:ind w:left="1276" w:hanging="425"/>
        <w:jc w:val="both"/>
      </w:pPr>
      <w:r>
        <w:t>(b)  destinatário, conforme exigido pelas circunstâncias da contratação;</w:t>
      </w:r>
    </w:p>
    <w:p w14:paraId="52A019E6" w14:textId="77777777" w:rsidR="00ED39BF" w:rsidRDefault="00ED39BF" w:rsidP="00ED39BF">
      <w:pPr>
        <w:ind w:left="1276" w:hanging="425"/>
        <w:jc w:val="both"/>
      </w:pPr>
      <w:r>
        <w:t>(c)</w:t>
      </w:r>
      <w:r>
        <w:tab/>
        <w:t>parágrafo introdutório que identifica as demonstrações contábeis auditadas;</w:t>
      </w:r>
    </w:p>
    <w:p w14:paraId="630E6DA9" w14:textId="77777777" w:rsidR="00ED39BF" w:rsidRDefault="00ED39BF" w:rsidP="00ED39BF">
      <w:pPr>
        <w:ind w:left="1276" w:hanging="425"/>
        <w:jc w:val="both"/>
      </w:pPr>
      <w:r>
        <w:t>(d)</w:t>
      </w:r>
      <w:r>
        <w:tab/>
        <w:t>descrição da responsabilidade da administração (ou outro termo apropriado, vide item 24) pela elaboração das demonstrações contábeis;</w:t>
      </w:r>
    </w:p>
    <w:p w14:paraId="3B91D5D2" w14:textId="77777777" w:rsidR="00ED39BF" w:rsidRDefault="00ED39BF" w:rsidP="00ED39BF">
      <w:pPr>
        <w:ind w:left="1276" w:hanging="425"/>
        <w:jc w:val="both"/>
      </w:pPr>
      <w:r>
        <w:t>(e)</w:t>
      </w:r>
      <w:r>
        <w:tab/>
        <w:t>descrição da responsabilidade do auditor por expressar uma opinião sobre as demonstrações contábeis e o alcance da auditoria, que inclui:</w:t>
      </w:r>
    </w:p>
    <w:p w14:paraId="64C4A291" w14:textId="77777777" w:rsidR="00ED39BF" w:rsidRDefault="00ED39BF" w:rsidP="00ED39BF">
      <w:pPr>
        <w:ind w:left="1843" w:hanging="425"/>
        <w:jc w:val="both"/>
      </w:pPr>
      <w:r>
        <w:t xml:space="preserve">(i) </w:t>
      </w:r>
      <w:r>
        <w:tab/>
        <w:t>referência às normas de auditoria brasileiras e internacionais de auditoria e a lei ou regulamento; e</w:t>
      </w:r>
    </w:p>
    <w:p w14:paraId="669D873D" w14:textId="77777777" w:rsidR="00ED39BF" w:rsidRDefault="00ED39BF" w:rsidP="00ED39BF">
      <w:pPr>
        <w:ind w:left="1843" w:hanging="425"/>
        <w:jc w:val="both"/>
      </w:pPr>
      <w:r>
        <w:t xml:space="preserve">(ii) </w:t>
      </w:r>
      <w:r>
        <w:tab/>
        <w:t>descrição da auditoria de acordo com essas normas;</w:t>
      </w:r>
    </w:p>
    <w:p w14:paraId="445A24F3" w14:textId="77777777" w:rsidR="00ED39BF" w:rsidRDefault="00ED39BF" w:rsidP="00ED39BF">
      <w:pPr>
        <w:ind w:left="1276" w:hanging="425"/>
        <w:jc w:val="both"/>
      </w:pPr>
      <w:r>
        <w:t xml:space="preserve">(f) parágrafo da opinião contendo a opinião expressa sobre as demonstrações contábeis e referência à estrutura de relatório financeiro aplicável utilizada para elaborar as demonstrações contábeis (práticas contábeis adotadas no Brasil ou, se for o caso, incluir a identificação de origem da estrutura de relatório financeiro aplicada, ver item 37); </w:t>
      </w:r>
    </w:p>
    <w:p w14:paraId="5148466F" w14:textId="77777777" w:rsidR="00ED39BF" w:rsidRDefault="00ED39BF" w:rsidP="00ED39BF">
      <w:pPr>
        <w:ind w:left="1276" w:hanging="425"/>
        <w:jc w:val="both"/>
      </w:pPr>
      <w:r>
        <w:t>(g)</w:t>
      </w:r>
      <w:r>
        <w:tab/>
        <w:t xml:space="preserve">assinatura do auditor; </w:t>
      </w:r>
    </w:p>
    <w:p w14:paraId="5CC2E717" w14:textId="77777777" w:rsidR="00ED39BF" w:rsidRDefault="00ED39BF" w:rsidP="00ED39BF">
      <w:pPr>
        <w:ind w:left="1276" w:hanging="425"/>
        <w:jc w:val="both"/>
      </w:pPr>
      <w:r>
        <w:t>(h)</w:t>
      </w:r>
      <w:r>
        <w:tab/>
        <w:t>data do relatório do auditor independente; e</w:t>
      </w:r>
    </w:p>
    <w:p w14:paraId="3C28443C" w14:textId="77777777" w:rsidR="00ED39BF" w:rsidRPr="005A4998" w:rsidRDefault="00ED39BF" w:rsidP="00ED39BF">
      <w:pPr>
        <w:ind w:left="1276" w:hanging="425"/>
        <w:jc w:val="both"/>
      </w:pPr>
      <w:r>
        <w:t xml:space="preserve">(i) </w:t>
      </w:r>
      <w:r>
        <w:tab/>
        <w:t xml:space="preserve">localidade em que o relatório foi emitido. </w:t>
      </w:r>
    </w:p>
    <w:p w14:paraId="6FCE7455" w14:textId="77777777" w:rsidR="00ED39BF" w:rsidRDefault="00ED39BF" w:rsidP="00ED39BF">
      <w:pPr>
        <w:ind w:left="567" w:hanging="567"/>
        <w:jc w:val="both"/>
      </w:pPr>
    </w:p>
    <w:p w14:paraId="5E51C61B" w14:textId="77777777" w:rsidR="00ED39BF" w:rsidRDefault="00ED39BF" w:rsidP="00ED39BF">
      <w:pPr>
        <w:jc w:val="both"/>
      </w:pPr>
      <w:r>
        <w:t>Relatório do auditor independente para auditoria conduzida simultaneamente de acordo com as n</w:t>
      </w:r>
      <w:r w:rsidRPr="008F4619">
        <w:t xml:space="preserve">ormas </w:t>
      </w:r>
      <w:r>
        <w:t>brasileiras de auditoria e normas de auditoria de outra jurisdição</w:t>
      </w:r>
    </w:p>
    <w:p w14:paraId="0229E2F0" w14:textId="77777777" w:rsidR="00ED39BF" w:rsidRDefault="00ED39BF" w:rsidP="00ED39BF">
      <w:pPr>
        <w:ind w:left="567" w:hanging="567"/>
        <w:jc w:val="both"/>
      </w:pPr>
    </w:p>
    <w:p w14:paraId="1BF3BE99" w14:textId="77777777" w:rsidR="00ED39BF" w:rsidRDefault="00ED39BF" w:rsidP="00ED39BF">
      <w:pPr>
        <w:ind w:left="567" w:hanging="567"/>
        <w:jc w:val="both"/>
      </w:pPr>
      <w:r>
        <w:t>44.</w:t>
      </w:r>
      <w:r>
        <w:tab/>
        <w:t xml:space="preserve">Pode ser que o auditor deva conduzir a auditoria de acordo </w:t>
      </w:r>
      <w:r w:rsidRPr="00811276">
        <w:t>com as normas de auditoria de uma jurisdição específica (“normas de auditoria dessa jurisdição”), mas deva ter cumprido também com as</w:t>
      </w:r>
      <w:r>
        <w:t xml:space="preserve"> normas de auditoria (NBC TAs) </w:t>
      </w:r>
      <w:r w:rsidRPr="00811276">
        <w:t xml:space="preserve">na condução da auditoria. Nesse caso, o relatório do auditor independente pode referir-se </w:t>
      </w:r>
      <w:r>
        <w:t>à</w:t>
      </w:r>
      <w:r w:rsidRPr="00811276">
        <w:t xml:space="preserve">s </w:t>
      </w:r>
      <w:r>
        <w:t>normas de auditoria</w:t>
      </w:r>
      <w:r w:rsidRPr="00811276" w:rsidDel="008F4619">
        <w:t xml:space="preserve"> </w:t>
      </w:r>
      <w:r w:rsidRPr="00811276">
        <w:t>além das normas de auditoria dessa jurisdição, somente se (ver itens A43</w:t>
      </w:r>
      <w:r>
        <w:t xml:space="preserve"> e </w:t>
      </w:r>
      <w:r w:rsidRPr="00811276">
        <w:t>A44)</w:t>
      </w:r>
      <w:r>
        <w:t>:</w:t>
      </w:r>
    </w:p>
    <w:p w14:paraId="70E3A9E8" w14:textId="77777777" w:rsidR="00ED39BF" w:rsidRPr="00811276" w:rsidRDefault="00ED39BF" w:rsidP="00ED39BF">
      <w:pPr>
        <w:ind w:left="1276" w:hanging="425"/>
        <w:jc w:val="both"/>
      </w:pPr>
      <w:r w:rsidRPr="00811276">
        <w:t>(a)</w:t>
      </w:r>
      <w:r w:rsidRPr="00811276">
        <w:tab/>
      </w:r>
      <w:r>
        <w:t>n</w:t>
      </w:r>
      <w:r w:rsidRPr="00811276">
        <w:t xml:space="preserve">ão houver conflito entre os requisitos das normas de auditoria dessa jurisdição em relação às </w:t>
      </w:r>
      <w:r>
        <w:t>normas de auditoria</w:t>
      </w:r>
      <w:r w:rsidRPr="00811276">
        <w:t xml:space="preserve"> que levariam o auditor a (i) formar uma opinião diferente, ou (ii) não incluir um parágrafo de ênfase que, nas circunstâncias específicas, seria requerido pelas </w:t>
      </w:r>
      <w:r>
        <w:t>normas de auditoria</w:t>
      </w:r>
      <w:r w:rsidRPr="00811276">
        <w:t>; e</w:t>
      </w:r>
    </w:p>
    <w:p w14:paraId="68FA0E35" w14:textId="77777777" w:rsidR="00ED39BF" w:rsidRPr="00811276" w:rsidRDefault="00ED39BF" w:rsidP="00ED39BF">
      <w:pPr>
        <w:ind w:left="1276" w:hanging="425"/>
        <w:jc w:val="both"/>
      </w:pPr>
      <w:r w:rsidRPr="00811276">
        <w:t>(b)</w:t>
      </w:r>
      <w:r w:rsidRPr="00811276">
        <w:tab/>
      </w:r>
      <w:r>
        <w:t>o</w:t>
      </w:r>
      <w:r w:rsidRPr="00811276">
        <w:t xml:space="preserve"> relatório do auditor independente inclui, no mínimo, cada um dos elementos especificados no </w:t>
      </w:r>
      <w:r>
        <w:t>item</w:t>
      </w:r>
      <w:r w:rsidRPr="00811276">
        <w:t xml:space="preserve"> 43(a)(i) quando o auditor usa a forma ou o texto especificado pelas normas de auditoria dessa jurisdição. A referência </w:t>
      </w:r>
      <w:r>
        <w:t>à</w:t>
      </w:r>
      <w:r w:rsidRPr="00811276">
        <w:t xml:space="preserve"> lei ou regulamento no </w:t>
      </w:r>
      <w:r>
        <w:t>item</w:t>
      </w:r>
      <w:r w:rsidRPr="00811276">
        <w:t xml:space="preserve"> 43(e) deve ser lida como referência às normas de auditoria dessa jurisdição. O relatório do auditor independente deve, portanto, identificar essas normas de auditoria.</w:t>
      </w:r>
    </w:p>
    <w:p w14:paraId="5BFFFADE" w14:textId="77777777" w:rsidR="00ED39BF" w:rsidRDefault="00ED39BF" w:rsidP="00ED39BF">
      <w:pPr>
        <w:ind w:left="567" w:hanging="567"/>
        <w:jc w:val="both"/>
      </w:pPr>
    </w:p>
    <w:p w14:paraId="0647FAE8" w14:textId="77777777" w:rsidR="00ED39BF" w:rsidRDefault="00ED39BF" w:rsidP="00ED39BF">
      <w:pPr>
        <w:ind w:left="567" w:hanging="567"/>
        <w:jc w:val="both"/>
      </w:pPr>
      <w:r>
        <w:t>45.</w:t>
      </w:r>
      <w:r>
        <w:tab/>
      </w:r>
      <w:r w:rsidRPr="008F4619">
        <w:t>Quand</w:t>
      </w:r>
      <w:r w:rsidRPr="00D101D9">
        <w:t xml:space="preserve">o o relatório do auditor independente se refere </w:t>
      </w:r>
      <w:r>
        <w:t>tanto às</w:t>
      </w:r>
      <w:r w:rsidRPr="00D101D9">
        <w:t xml:space="preserve"> normas de auditoria nacionais ou específicas</w:t>
      </w:r>
      <w:r>
        <w:t xml:space="preserve"> de outra jurisdição </w:t>
      </w:r>
      <w:r w:rsidRPr="00D101D9">
        <w:t xml:space="preserve">e as </w:t>
      </w:r>
      <w:r>
        <w:t>normas brasileiras de auditoria (NBC TAs)</w:t>
      </w:r>
      <w:r w:rsidRPr="00D101D9">
        <w:t>, o relatório do au</w:t>
      </w:r>
      <w:r w:rsidRPr="008F4619">
        <w:t>ditor independente deve identificar a jurisdição de origem das normas de auditoria nacionais</w:t>
      </w:r>
      <w:r>
        <w:t xml:space="preserve"> ou específicas</w:t>
      </w:r>
      <w:r w:rsidRPr="008F4619">
        <w:t>.</w:t>
      </w:r>
    </w:p>
    <w:p w14:paraId="12714B1C" w14:textId="77777777" w:rsidR="00ED39BF" w:rsidRDefault="00ED39BF" w:rsidP="00ED39BF">
      <w:pPr>
        <w:jc w:val="both"/>
      </w:pPr>
    </w:p>
    <w:p w14:paraId="1F5B26D3" w14:textId="77777777" w:rsidR="00ED39BF" w:rsidRDefault="00ED39BF" w:rsidP="00ED39BF">
      <w:pPr>
        <w:jc w:val="both"/>
      </w:pPr>
      <w:r w:rsidRPr="000D4887">
        <w:rPr>
          <w:b/>
        </w:rPr>
        <w:t>Informações suplementares apresentadas com as demonstrações contábeis</w:t>
      </w:r>
      <w:r>
        <w:t xml:space="preserve"> (ver itens A45 a A51)</w:t>
      </w:r>
    </w:p>
    <w:p w14:paraId="06ED223B" w14:textId="77777777" w:rsidR="00ED39BF" w:rsidRDefault="00ED39BF" w:rsidP="00ED39BF">
      <w:pPr>
        <w:ind w:left="567" w:hanging="567"/>
        <w:jc w:val="both"/>
      </w:pPr>
    </w:p>
    <w:p w14:paraId="5246E00A" w14:textId="77777777" w:rsidR="00ED39BF" w:rsidRDefault="00ED39BF" w:rsidP="00ED39BF">
      <w:pPr>
        <w:ind w:left="567" w:hanging="567"/>
        <w:jc w:val="both"/>
      </w:pPr>
      <w:r>
        <w:t>46.</w:t>
      </w:r>
      <w:r>
        <w:tab/>
        <w:t>No caso de serem apresentadas informações suplementares com as demonstrações contábeis auditadas, não requeridas pela estrutura de relatório financeiro aplicável, o auditor deve avaliar se essas informações suplementares estão claramente diferenciadas das demonstrações contábeis auditadas. Se essas informações suplementares não estão claramente diferenciadas das demonstrações contábeis auditadas, o auditor deve pedir que a administração mude a forma de apresentação das informações suplementares não auditadas. Se a administração se recusar a fazê-lo, o auditor deve explicar no relatório do auditor independente que essas informações suplementares não foram auditadas.</w:t>
      </w:r>
    </w:p>
    <w:p w14:paraId="040DB8BA" w14:textId="77777777" w:rsidR="00ED39BF" w:rsidRDefault="00ED39BF" w:rsidP="00ED39BF">
      <w:pPr>
        <w:ind w:left="567" w:hanging="567"/>
        <w:jc w:val="both"/>
      </w:pPr>
    </w:p>
    <w:p w14:paraId="1D7469ED" w14:textId="77777777" w:rsidR="00ED39BF" w:rsidRDefault="00ED39BF" w:rsidP="00ED39BF">
      <w:pPr>
        <w:ind w:left="567" w:hanging="567"/>
        <w:jc w:val="both"/>
      </w:pPr>
      <w:r>
        <w:t>47.</w:t>
      </w:r>
      <w:r>
        <w:tab/>
        <w:t>Informações suplementares não requeridas pela estrutura de relatório financeiro aplicável, mas que apesar disso são parte integrante das demonstrações contábeis porque não podem ser claramente diferenciadas das demonstrações contábeis auditadas devido a sua natureza e forma de apresentação, devem ser cobertas pela opinião do auditor.</w:t>
      </w:r>
    </w:p>
    <w:p w14:paraId="16105EF9" w14:textId="77777777" w:rsidR="00ED39BF" w:rsidRDefault="00ED39BF" w:rsidP="00ED39BF">
      <w:pPr>
        <w:ind w:left="567" w:hanging="567"/>
        <w:jc w:val="both"/>
      </w:pPr>
    </w:p>
    <w:p w14:paraId="0D1840F0" w14:textId="77777777" w:rsidR="00ED39BF" w:rsidRDefault="00ED39BF" w:rsidP="00ED39BF">
      <w:pPr>
        <w:ind w:left="567" w:hanging="567"/>
        <w:jc w:val="both"/>
      </w:pPr>
    </w:p>
    <w:p w14:paraId="767FFFCA" w14:textId="77777777" w:rsidR="00ED39BF" w:rsidRPr="00A811CB" w:rsidRDefault="00ED39BF" w:rsidP="00ED39BF">
      <w:pPr>
        <w:ind w:left="567" w:hanging="567"/>
        <w:jc w:val="both"/>
        <w:rPr>
          <w:b/>
          <w:sz w:val="28"/>
          <w:szCs w:val="28"/>
        </w:rPr>
      </w:pPr>
      <w:r w:rsidRPr="00A811CB">
        <w:rPr>
          <w:b/>
          <w:sz w:val="28"/>
          <w:szCs w:val="28"/>
        </w:rPr>
        <w:t>Aplicação e outros materiais explicativos</w:t>
      </w:r>
    </w:p>
    <w:p w14:paraId="2784E8F6" w14:textId="77777777" w:rsidR="00ED39BF" w:rsidRPr="0021181B" w:rsidRDefault="00ED39BF" w:rsidP="00ED39BF">
      <w:pPr>
        <w:ind w:left="567" w:hanging="567"/>
        <w:jc w:val="both"/>
        <w:rPr>
          <w:b/>
        </w:rPr>
      </w:pPr>
    </w:p>
    <w:p w14:paraId="30E9F385" w14:textId="77777777" w:rsidR="00ED39BF" w:rsidRDefault="00ED39BF" w:rsidP="00ED39BF">
      <w:pPr>
        <w:ind w:left="567" w:hanging="567"/>
        <w:jc w:val="both"/>
      </w:pPr>
      <w:r w:rsidRPr="000D4887">
        <w:rPr>
          <w:b/>
        </w:rPr>
        <w:t>Aspectos qualitativos das práticas contábeis da entidade</w:t>
      </w:r>
      <w:r>
        <w:t xml:space="preserve"> (ver item 12)</w:t>
      </w:r>
    </w:p>
    <w:p w14:paraId="1A2FFA1A" w14:textId="77777777" w:rsidR="00ED39BF" w:rsidRDefault="00ED39BF" w:rsidP="00ED39BF">
      <w:pPr>
        <w:ind w:left="567" w:hanging="567"/>
        <w:jc w:val="both"/>
      </w:pPr>
    </w:p>
    <w:p w14:paraId="3D9A878B" w14:textId="77777777" w:rsidR="00ED39BF" w:rsidRDefault="00ED39BF" w:rsidP="00ED39BF">
      <w:pPr>
        <w:ind w:left="567" w:hanging="567"/>
        <w:jc w:val="both"/>
      </w:pPr>
      <w:r>
        <w:t>A1.</w:t>
      </w:r>
      <w:r>
        <w:tab/>
        <w:t xml:space="preserve">A administração faz diversos julgamentos sobre os valores e a divulgações nas demonstrações contábeis. </w:t>
      </w:r>
    </w:p>
    <w:p w14:paraId="6C4EC000" w14:textId="77777777" w:rsidR="00ED39BF" w:rsidRDefault="00ED39BF" w:rsidP="00ED39BF">
      <w:pPr>
        <w:ind w:left="567" w:hanging="567"/>
        <w:jc w:val="both"/>
      </w:pPr>
    </w:p>
    <w:p w14:paraId="2428BE68" w14:textId="77777777" w:rsidR="00ED39BF" w:rsidRDefault="00ED39BF" w:rsidP="00ED39BF">
      <w:pPr>
        <w:ind w:left="567" w:hanging="567"/>
        <w:jc w:val="both"/>
      </w:pPr>
      <w:r>
        <w:t>A2.</w:t>
      </w:r>
      <w:r>
        <w:tab/>
        <w:t>A NBC TA 260 contém uma discussão sobre os aspectos qualitativos das práticas contábeis (Apêndice 2). Ao considerar os aspectos qualitativos das práticas contábeis da entidade, o auditor pode tomar conhecimento de uma possível tendenciosidade nos julgamentos da administração. O auditor pode concluir que o efeito cumulativo da falta de neutralidade, juntamente com o efeito de distorções não corrigidas, faz com que as demonstrações contábeis tomadas em conjunto apresentem distorções relevantes. Os indicadores de falta de neutralidade que podem afetar a avaliação do auditor sobre se as demonstrações contábeis tomadas em conjunto apresentam distorções relevantes incluem:</w:t>
      </w:r>
    </w:p>
    <w:p w14:paraId="4A1D5FBE" w14:textId="77777777" w:rsidR="00ED39BF" w:rsidRDefault="00ED39BF">
      <w:pPr>
        <w:numPr>
          <w:ilvl w:val="0"/>
          <w:numId w:val="264"/>
        </w:numPr>
        <w:spacing w:after="0" w:line="240" w:lineRule="auto"/>
        <w:ind w:left="1134" w:hanging="283"/>
        <w:jc w:val="both"/>
      </w:pPr>
      <w:r>
        <w:t xml:space="preserve">a correção seletiva de erros que chamou a atenção da administração durante a auditoria (por exemplo, corrigir erros cujo efeito é aumentar os lucros apresentados, mas não aqueles cujo efeito é diminuir os lucros apresentados); </w:t>
      </w:r>
    </w:p>
    <w:p w14:paraId="63EECC32" w14:textId="77777777" w:rsidR="00ED39BF" w:rsidRDefault="00ED39BF">
      <w:pPr>
        <w:numPr>
          <w:ilvl w:val="0"/>
          <w:numId w:val="264"/>
        </w:numPr>
        <w:spacing w:after="0" w:line="240" w:lineRule="auto"/>
        <w:ind w:left="1134" w:hanging="283"/>
        <w:jc w:val="both"/>
      </w:pPr>
      <w:r>
        <w:t xml:space="preserve">possível tendenciosidade da administração na elaboração de estimativas contábeis. </w:t>
      </w:r>
    </w:p>
    <w:p w14:paraId="5B1C81A4" w14:textId="77777777" w:rsidR="00ED39BF" w:rsidRDefault="00ED39BF" w:rsidP="00ED39BF">
      <w:pPr>
        <w:ind w:left="1134" w:hanging="283"/>
        <w:jc w:val="both"/>
      </w:pPr>
    </w:p>
    <w:p w14:paraId="6FA6447F" w14:textId="77777777" w:rsidR="00ED39BF" w:rsidRDefault="00ED39BF" w:rsidP="00ED39BF">
      <w:pPr>
        <w:ind w:left="567" w:hanging="567"/>
        <w:jc w:val="both"/>
      </w:pPr>
      <w:r>
        <w:t>A3.</w:t>
      </w:r>
      <w:r>
        <w:tab/>
        <w:t>A NBC TA 540, item 21, trata da possível tendenciosidade da administração na elaboração de estimativas contábeis. Indicadores de possível tendenciosidade da administração não constituem, por si só, distorções para fins de atingir conclusões sobre a razoabilidade de estimativas contábeis individuais. Eles podem, contudo, afetar a avaliação do auditor sobre se as demonstrações contábeis tomadas em conjunto estão livres de distorções relevantes.</w:t>
      </w:r>
    </w:p>
    <w:p w14:paraId="589EA6C2" w14:textId="77777777" w:rsidR="00ED39BF" w:rsidRDefault="00ED39BF" w:rsidP="00ED39BF">
      <w:pPr>
        <w:ind w:left="567" w:hanging="567"/>
        <w:jc w:val="both"/>
      </w:pPr>
    </w:p>
    <w:p w14:paraId="59704C99" w14:textId="77777777" w:rsidR="00ED39BF" w:rsidRDefault="00ED39BF" w:rsidP="00ED39BF">
      <w:pPr>
        <w:jc w:val="both"/>
      </w:pPr>
      <w:r w:rsidRPr="000D4887">
        <w:rPr>
          <w:b/>
        </w:rPr>
        <w:t>Divulgação do efeito de transações e evento</w:t>
      </w:r>
      <w:r>
        <w:rPr>
          <w:b/>
        </w:rPr>
        <w:t>s</w:t>
      </w:r>
      <w:r w:rsidRPr="000D4887">
        <w:rPr>
          <w:b/>
        </w:rPr>
        <w:t xml:space="preserve"> relevantes sobre as informações </w:t>
      </w:r>
      <w:r>
        <w:rPr>
          <w:b/>
        </w:rPr>
        <w:t xml:space="preserve">apresentadas </w:t>
      </w:r>
      <w:r w:rsidRPr="000D4887">
        <w:rPr>
          <w:b/>
        </w:rPr>
        <w:t>nas demonstrações contábeis</w:t>
      </w:r>
      <w:r>
        <w:t xml:space="preserve"> (ver item 13(e))</w:t>
      </w:r>
    </w:p>
    <w:p w14:paraId="4437678B" w14:textId="77777777" w:rsidR="00ED39BF" w:rsidRDefault="00ED39BF" w:rsidP="00ED39BF">
      <w:pPr>
        <w:ind w:left="567" w:hanging="567"/>
        <w:jc w:val="both"/>
      </w:pPr>
    </w:p>
    <w:p w14:paraId="1C8C10CC" w14:textId="77777777" w:rsidR="00ED39BF" w:rsidRDefault="00ED39BF" w:rsidP="00ED39BF">
      <w:pPr>
        <w:ind w:left="567" w:hanging="567"/>
        <w:jc w:val="both"/>
      </w:pPr>
      <w:r>
        <w:t>A4.</w:t>
      </w:r>
      <w:r>
        <w:tab/>
        <w:t>É comum que demonstrações contábeis elaboradas de acordo com a estrutura para fins gerais apresentem a posição patrimonial e financeira, o desempenho das operações e os fluxos de caixa da entidade. Nessas circunstâncias, o auditor avalia se as demonstrações contábeis fornecem divulgações adequadas para permitir que os usuários entendam o efeito de transações e eventos relevantes sobre posição patrimonial e financeira, o desempenho das operações e os fluxos de caixa da entidade.</w:t>
      </w:r>
    </w:p>
    <w:p w14:paraId="446D18A8" w14:textId="77777777" w:rsidR="00ED39BF" w:rsidRDefault="00ED39BF" w:rsidP="00ED39BF">
      <w:pPr>
        <w:ind w:left="567" w:hanging="567"/>
        <w:jc w:val="both"/>
      </w:pPr>
    </w:p>
    <w:p w14:paraId="2857C7DD" w14:textId="77777777" w:rsidR="00ED39BF" w:rsidRDefault="00ED39BF" w:rsidP="00ED39BF">
      <w:pPr>
        <w:ind w:left="567" w:hanging="567"/>
        <w:jc w:val="both"/>
      </w:pPr>
      <w:r w:rsidRPr="000D4887">
        <w:rPr>
          <w:b/>
        </w:rPr>
        <w:t>Descrição da estrutura de relatório financeiro aplicável</w:t>
      </w:r>
      <w:r>
        <w:t xml:space="preserve"> (ver item 15)</w:t>
      </w:r>
    </w:p>
    <w:p w14:paraId="4A9B332A" w14:textId="77777777" w:rsidR="00ED39BF" w:rsidRDefault="00ED39BF" w:rsidP="00ED39BF">
      <w:pPr>
        <w:ind w:left="567" w:hanging="567"/>
        <w:jc w:val="both"/>
      </w:pPr>
    </w:p>
    <w:p w14:paraId="3F06AFD8" w14:textId="77777777" w:rsidR="00ED39BF" w:rsidRDefault="00ED39BF" w:rsidP="00ED39BF">
      <w:pPr>
        <w:ind w:left="567" w:hanging="567"/>
        <w:jc w:val="both"/>
      </w:pPr>
      <w:r>
        <w:t>A5.</w:t>
      </w:r>
      <w:r>
        <w:tab/>
        <w:t xml:space="preserve">Conforme explicado na NBC TA 200, a elaboração das demonstrações contábeis pela administração e, quando apropriado, pelos responsáveis pela governança requer a inclusão de adequada descrição da estrutura de relatório financeiro aplicável nas demonstrações contábeis (NBC TA 200, itens A2 e A3). Essa descrição é importante porque informa aos usuários das demonstrações contábeis sobre qual estrutura estão baseadas as demonstrações contábeis.  </w:t>
      </w:r>
    </w:p>
    <w:p w14:paraId="7E94C649" w14:textId="77777777" w:rsidR="00ED39BF" w:rsidRDefault="00ED39BF" w:rsidP="00ED39BF">
      <w:pPr>
        <w:ind w:left="567" w:hanging="567"/>
        <w:jc w:val="both"/>
      </w:pPr>
    </w:p>
    <w:p w14:paraId="2C87D00A" w14:textId="77777777" w:rsidR="00ED39BF" w:rsidRDefault="00ED39BF" w:rsidP="00ED39BF">
      <w:pPr>
        <w:ind w:left="567" w:hanging="567"/>
        <w:jc w:val="both"/>
      </w:pPr>
      <w:r>
        <w:t>A6.</w:t>
      </w:r>
      <w:r>
        <w:tab/>
        <w:t>Uma descrição de que as demonstrações contábeis foram elaboradas de acordo com a estrutura de relatório financeiro aplicável específica é apropriada somente se as demonstrações contábeis cumprem todos os requisitos dessa estrutura vigentes durante o período coberto pelas demonstrações contábeis.</w:t>
      </w:r>
    </w:p>
    <w:p w14:paraId="7144CA4D" w14:textId="77777777" w:rsidR="00ED39BF" w:rsidRDefault="00ED39BF" w:rsidP="00ED39BF">
      <w:pPr>
        <w:ind w:left="567" w:hanging="567"/>
        <w:jc w:val="both"/>
      </w:pPr>
    </w:p>
    <w:p w14:paraId="7711CE6D" w14:textId="77777777" w:rsidR="00ED39BF" w:rsidRDefault="00ED39BF" w:rsidP="00ED39BF">
      <w:pPr>
        <w:ind w:left="567" w:hanging="567"/>
        <w:jc w:val="both"/>
      </w:pPr>
      <w:r>
        <w:t>A7.</w:t>
      </w:r>
      <w:r>
        <w:tab/>
      </w:r>
      <w:r w:rsidRPr="002C7B4F">
        <w:t>Uma descrição da estrutura de relatório financeiro aplicável que contenha uma linguagem qualificadora ou restritiva imprecisa (por exemplo, “as demonstrações contábeis estão em conformidade substancial com as normas internacionais de contabilidade”) não é uma descrição adequada dessa estrutura, pois pode enganar os usuários das demonstrações contábeis.</w:t>
      </w:r>
      <w:r>
        <w:t xml:space="preserve"> </w:t>
      </w:r>
    </w:p>
    <w:p w14:paraId="01291F84" w14:textId="77777777" w:rsidR="00ED39BF" w:rsidRDefault="00ED39BF" w:rsidP="00ED39BF">
      <w:pPr>
        <w:ind w:left="1276" w:hanging="425"/>
        <w:jc w:val="both"/>
      </w:pPr>
    </w:p>
    <w:p w14:paraId="21AABE6E" w14:textId="77777777" w:rsidR="00ED39BF" w:rsidRDefault="00ED39BF" w:rsidP="00ED39BF">
      <w:pPr>
        <w:ind w:left="567" w:hanging="567"/>
        <w:jc w:val="both"/>
      </w:pPr>
      <w:r>
        <w:t>Referência a mais de uma estrutura de relatório financeiro</w:t>
      </w:r>
    </w:p>
    <w:p w14:paraId="2E5853A3" w14:textId="77777777" w:rsidR="00ED39BF" w:rsidRDefault="00ED39BF" w:rsidP="00ED39BF">
      <w:pPr>
        <w:ind w:left="567" w:hanging="567"/>
        <w:jc w:val="both"/>
      </w:pPr>
    </w:p>
    <w:p w14:paraId="0D8D52BF" w14:textId="77777777" w:rsidR="00ED39BF" w:rsidRDefault="00ED39BF" w:rsidP="00ED39BF">
      <w:pPr>
        <w:ind w:left="567" w:hanging="567"/>
        <w:jc w:val="both"/>
      </w:pPr>
      <w:r>
        <w:t>A8.</w:t>
      </w:r>
      <w:r>
        <w:tab/>
        <w:t xml:space="preserve">Em alguns casos, as demonstrações contábeis podem declarar que foram elaboradas </w:t>
      </w:r>
      <w:r w:rsidRPr="002C7B4F">
        <w:t>de acordo com duas estruturas de relatórios financeiros (por exemplo, a estrutura nacional e normas internacionais de contabilidade). Isso pode ocorrer quando a administração</w:t>
      </w:r>
      <w:r>
        <w:t xml:space="preserve"> da entidade é solicitada a, ou opta por, elaborar as demonstrações contábeis de acordo com as duas estruturas, caso em que as duas estruturas de relatórios financeiros são aplicáveis. Essa descrição é apropriada somente se as demonstrações contábeis estão em conformidade com as estruturas individualmente. Para serem consideradas elaboradas de acordo com as duas estruturas</w:t>
      </w:r>
      <w:r w:rsidRPr="002C7B4F">
        <w:t>, as demonstrações contábeis devem estar em conformidade com as duas estruturas simultaneamente e sem qualquer necessidade de conciliação das demonstrações. Na</w:t>
      </w:r>
      <w:r>
        <w:t xml:space="preserve"> </w:t>
      </w:r>
      <w:r w:rsidRPr="002C7B4F">
        <w:t>prática, o cumprimento simultâneo é improvável, a menos que a jurisdição tenha adotado a outra estrutura (por exemplo, normas internacionais de contabilidade) como sua própria estrutura nacional, ou tenha eliminado todas as barreiras para o cumprimento</w:t>
      </w:r>
      <w:r>
        <w:t xml:space="preserve"> dela.</w:t>
      </w:r>
    </w:p>
    <w:p w14:paraId="01AC1FE7" w14:textId="77777777" w:rsidR="00ED39BF" w:rsidRDefault="00ED39BF" w:rsidP="00ED39BF">
      <w:pPr>
        <w:ind w:left="567" w:hanging="567"/>
        <w:jc w:val="both"/>
      </w:pPr>
    </w:p>
    <w:p w14:paraId="435086B8" w14:textId="77777777" w:rsidR="00ED39BF" w:rsidRDefault="00ED39BF" w:rsidP="00ED39BF">
      <w:pPr>
        <w:ind w:left="567" w:hanging="567"/>
        <w:jc w:val="both"/>
      </w:pPr>
      <w:r>
        <w:t>A9.</w:t>
      </w:r>
      <w:r>
        <w:tab/>
        <w:t xml:space="preserve">Demonstrações contábeis que são elaboradas de acordo com uma estrutura de relatório financeiro e que contêm uma nota ou demonstração suplementar conciliando os resultados com os que seriam apresentados segundo outra estrutura não são elaboradas de acordo com essa outra estrutura. Isso ocorre porque as demonstrações contábeis não incluem todas as informações da maneira requerida por essa outra estrutura. </w:t>
      </w:r>
    </w:p>
    <w:p w14:paraId="034D1FF9" w14:textId="77777777" w:rsidR="00ED39BF" w:rsidRDefault="00ED39BF" w:rsidP="00ED39BF">
      <w:pPr>
        <w:ind w:left="567" w:hanging="567"/>
        <w:jc w:val="both"/>
      </w:pPr>
    </w:p>
    <w:p w14:paraId="40D03B18" w14:textId="77777777" w:rsidR="00ED39BF" w:rsidRDefault="00ED39BF" w:rsidP="00ED39BF">
      <w:pPr>
        <w:ind w:left="567" w:hanging="567"/>
        <w:jc w:val="both"/>
      </w:pPr>
      <w:r>
        <w:t>A10.</w:t>
      </w:r>
      <w:r>
        <w:tab/>
        <w:t xml:space="preserve">Entretanto, as demonstrações contábeis podem ser elaboradas de acordo com a estrutura de relatório financeiro aplicável e, além disso, descrever nas notas explicativas às demonstrações contábeis até que ponto as demonstrações contábeis estão de acordo com outra estrutura (por exemplo, demonstrações contábeis elaboradas de acordo com a estrutura nacional que também </w:t>
      </w:r>
      <w:r w:rsidRPr="002C7B4F">
        <w:t xml:space="preserve">descrevem até que ponto elas estão de acordo com as normas internacionais de contabilidade). Essa descrição constitui informações </w:t>
      </w:r>
      <w:r>
        <w:t>contábeis</w:t>
      </w:r>
      <w:r w:rsidRPr="002C7B4F">
        <w:t xml:space="preserve"> suplementares e, conforme discutido</w:t>
      </w:r>
      <w:r>
        <w:t xml:space="preserve"> no item 47, é considerada parte integrante das demonstrações contábeis e, consequentemente, é coberta pela opinião do auditor. </w:t>
      </w:r>
    </w:p>
    <w:p w14:paraId="0F77E4EF" w14:textId="77777777" w:rsidR="00ED39BF" w:rsidRDefault="00ED39BF" w:rsidP="00ED39BF">
      <w:pPr>
        <w:ind w:left="567" w:hanging="567"/>
        <w:jc w:val="both"/>
      </w:pPr>
    </w:p>
    <w:p w14:paraId="05966DCF" w14:textId="77777777" w:rsidR="00ED39BF" w:rsidRPr="008E1F5C" w:rsidRDefault="00ED39BF" w:rsidP="00ED39BF">
      <w:pPr>
        <w:ind w:left="567" w:hanging="567"/>
        <w:jc w:val="both"/>
      </w:pPr>
      <w:r w:rsidRPr="000D4887">
        <w:rPr>
          <w:b/>
        </w:rPr>
        <w:t xml:space="preserve">Forma da opinião </w:t>
      </w:r>
      <w:r w:rsidRPr="008E1F5C">
        <w:t>(ver itens 18</w:t>
      </w:r>
      <w:r>
        <w:t xml:space="preserve"> e </w:t>
      </w:r>
      <w:r w:rsidRPr="008E1F5C">
        <w:t>19)</w:t>
      </w:r>
    </w:p>
    <w:p w14:paraId="76FF4E86" w14:textId="77777777" w:rsidR="00ED39BF" w:rsidRDefault="00ED39BF" w:rsidP="00ED39BF">
      <w:pPr>
        <w:ind w:left="567" w:hanging="567"/>
        <w:jc w:val="both"/>
      </w:pPr>
    </w:p>
    <w:p w14:paraId="3B7470F4" w14:textId="77777777" w:rsidR="00ED39BF" w:rsidRDefault="00ED39BF" w:rsidP="00ED39BF">
      <w:pPr>
        <w:ind w:left="567" w:hanging="567"/>
        <w:jc w:val="both"/>
      </w:pPr>
      <w:r>
        <w:t>A11.</w:t>
      </w:r>
      <w:r>
        <w:tab/>
        <w:t>Podem existir casos onde as demonstrações contábeis, embora elaboradas de acordo com os requisitos de estrutura de apresentação adequada, não atingem uma apresentação adequada. Nesse caso, pode ser possível que a administração inclua divulgações adicionais nas demonstrações contábeis além daquelas especificamente requeridas pela estrutura ou, em circunstâncias extremamente raras, deixe de seguir um requisito da estrutura para alcançar a apresentação adequada das demonstrações contábeis.</w:t>
      </w:r>
    </w:p>
    <w:p w14:paraId="7D1E074B" w14:textId="77777777" w:rsidR="00ED39BF" w:rsidRDefault="00ED39BF" w:rsidP="00ED39BF">
      <w:pPr>
        <w:ind w:left="567" w:hanging="567"/>
        <w:jc w:val="both"/>
      </w:pPr>
    </w:p>
    <w:p w14:paraId="040AD378" w14:textId="77777777" w:rsidR="00ED39BF" w:rsidRDefault="00ED39BF" w:rsidP="00ED39BF">
      <w:pPr>
        <w:ind w:left="567" w:hanging="567"/>
        <w:jc w:val="both"/>
      </w:pPr>
      <w:r>
        <w:t>A12.</w:t>
      </w:r>
      <w:r>
        <w:tab/>
        <w:t>É extremamente raro para o auditor considerar enganosas demonstrações contábeis que foram elaboradas de acordo com uma estrutura de conformidade se, de acordo com a NBC TA 210, o auditor determinou que a estrutura é aceitável (item 6(a)).</w:t>
      </w:r>
    </w:p>
    <w:p w14:paraId="2E5F4297" w14:textId="77777777" w:rsidR="00ED39BF" w:rsidRDefault="00ED39BF" w:rsidP="00ED39BF">
      <w:pPr>
        <w:ind w:left="567" w:hanging="567"/>
        <w:jc w:val="both"/>
      </w:pPr>
    </w:p>
    <w:p w14:paraId="178A63D7" w14:textId="77777777" w:rsidR="00ED39BF" w:rsidRDefault="00ED39BF" w:rsidP="00ED39BF">
      <w:pPr>
        <w:ind w:left="567" w:hanging="567"/>
        <w:jc w:val="both"/>
      </w:pPr>
      <w:r w:rsidRPr="000D4887">
        <w:rPr>
          <w:b/>
        </w:rPr>
        <w:t>Relatório do auditor independente</w:t>
      </w:r>
      <w:r>
        <w:t xml:space="preserve"> (ver item 20)</w:t>
      </w:r>
    </w:p>
    <w:p w14:paraId="3324DF6F" w14:textId="77777777" w:rsidR="00ED39BF" w:rsidRDefault="00ED39BF" w:rsidP="00ED39BF">
      <w:pPr>
        <w:ind w:left="567" w:hanging="567"/>
        <w:jc w:val="both"/>
      </w:pPr>
    </w:p>
    <w:p w14:paraId="289C853C" w14:textId="77777777" w:rsidR="00ED39BF" w:rsidRDefault="00ED39BF" w:rsidP="00ED39BF">
      <w:pPr>
        <w:ind w:left="567" w:hanging="567"/>
        <w:jc w:val="both"/>
      </w:pPr>
      <w:r>
        <w:t>A13.</w:t>
      </w:r>
      <w:r>
        <w:tab/>
        <w:t>O relatório de auditoria por escrito compreende relatório de auditoria emitido de forma impressa em papel ou em meio eletrônico.</w:t>
      </w:r>
    </w:p>
    <w:p w14:paraId="17B01575" w14:textId="77777777" w:rsidR="00ED39BF" w:rsidRDefault="00ED39BF" w:rsidP="00ED39BF">
      <w:pPr>
        <w:ind w:left="567" w:hanging="567"/>
        <w:jc w:val="both"/>
      </w:pPr>
    </w:p>
    <w:p w14:paraId="5933E7FE" w14:textId="77777777" w:rsidR="00ED39BF" w:rsidRDefault="00ED39BF" w:rsidP="00ED39BF">
      <w:pPr>
        <w:ind w:left="567" w:hanging="567"/>
        <w:jc w:val="both"/>
      </w:pPr>
      <w:r>
        <w:t>A14.</w:t>
      </w:r>
      <w:r>
        <w:tab/>
        <w:t>O Apêndice contém exemplos de relatórios dos auditores independentes sobre demonstrações contábeis, incorporando os elementos determinados nos itens 21 a 42.</w:t>
      </w:r>
    </w:p>
    <w:p w14:paraId="3757E7D8" w14:textId="77777777" w:rsidR="00ED39BF" w:rsidRDefault="00ED39BF" w:rsidP="00ED39BF">
      <w:pPr>
        <w:ind w:left="567" w:hanging="567"/>
        <w:jc w:val="both"/>
      </w:pPr>
    </w:p>
    <w:p w14:paraId="42662AE0" w14:textId="77777777" w:rsidR="00ED39BF" w:rsidRDefault="00ED39BF" w:rsidP="00ED39BF">
      <w:pPr>
        <w:jc w:val="both"/>
      </w:pPr>
      <w:r>
        <w:t xml:space="preserve">Relatório do auditor independente para auditoria conduzida de acordo com as normas de auditoria </w:t>
      </w:r>
    </w:p>
    <w:p w14:paraId="6487B24F" w14:textId="77777777" w:rsidR="00ED39BF" w:rsidRDefault="00ED39BF" w:rsidP="00ED39BF">
      <w:pPr>
        <w:ind w:left="567" w:hanging="567"/>
        <w:jc w:val="both"/>
      </w:pPr>
    </w:p>
    <w:p w14:paraId="44D05FDC" w14:textId="77777777" w:rsidR="00ED39BF" w:rsidRPr="002F5AD0" w:rsidRDefault="00ED39BF" w:rsidP="00ED39BF">
      <w:pPr>
        <w:ind w:left="567" w:hanging="567"/>
        <w:jc w:val="both"/>
      </w:pPr>
      <w:r w:rsidRPr="002F5AD0">
        <w:t>Título (ver item 21)</w:t>
      </w:r>
    </w:p>
    <w:p w14:paraId="08FA48A0" w14:textId="77777777" w:rsidR="00ED39BF" w:rsidRDefault="00ED39BF" w:rsidP="00ED39BF">
      <w:pPr>
        <w:ind w:left="567" w:hanging="567"/>
        <w:jc w:val="both"/>
      </w:pPr>
    </w:p>
    <w:p w14:paraId="04C0E377" w14:textId="77777777" w:rsidR="00ED39BF" w:rsidRDefault="00ED39BF" w:rsidP="00ED39BF">
      <w:pPr>
        <w:ind w:left="567" w:hanging="567"/>
        <w:jc w:val="both"/>
      </w:pPr>
      <w:r>
        <w:t>A15.</w:t>
      </w:r>
      <w:r>
        <w:tab/>
        <w:t xml:space="preserve">Um título indicando que o relatório de auditoria é o relatório do auditor independente, por exemplo, “Relatório do auditor independente”, afirma que o auditor satisfez todas as exigências éticas relevantes relativas à independência e, portanto diferencia o relatório do auditor independente de relatórios de auditoria emitidos por outros. </w:t>
      </w:r>
    </w:p>
    <w:p w14:paraId="76E30EB0" w14:textId="77777777" w:rsidR="00ED39BF" w:rsidRDefault="00ED39BF" w:rsidP="00ED39BF">
      <w:pPr>
        <w:ind w:left="567" w:hanging="567"/>
        <w:jc w:val="both"/>
      </w:pPr>
    </w:p>
    <w:p w14:paraId="7FB77A8F" w14:textId="77777777" w:rsidR="00ED39BF" w:rsidRPr="002F5AD0" w:rsidRDefault="00ED39BF" w:rsidP="00ED39BF">
      <w:pPr>
        <w:ind w:left="567" w:hanging="567"/>
        <w:jc w:val="both"/>
      </w:pPr>
      <w:r w:rsidRPr="002F5AD0">
        <w:t>Destinatário (ver item 22)</w:t>
      </w:r>
    </w:p>
    <w:p w14:paraId="3CE5AD45" w14:textId="77777777" w:rsidR="00ED39BF" w:rsidRDefault="00ED39BF" w:rsidP="00ED39BF">
      <w:pPr>
        <w:ind w:left="567" w:hanging="567"/>
        <w:jc w:val="both"/>
      </w:pPr>
    </w:p>
    <w:p w14:paraId="52350A81" w14:textId="77777777" w:rsidR="00ED39BF" w:rsidRDefault="00ED39BF" w:rsidP="00ED39BF">
      <w:pPr>
        <w:ind w:left="567" w:hanging="567"/>
        <w:jc w:val="both"/>
      </w:pPr>
      <w:r w:rsidRPr="00934380">
        <w:t>A16.</w:t>
      </w:r>
      <w:r w:rsidRPr="00934380">
        <w:tab/>
        <w:t xml:space="preserve">O relatório do auditor independente é normalmente endereçado às pessoas para quem o relatório de auditoria é </w:t>
      </w:r>
      <w:r>
        <w:t>elaborado</w:t>
      </w:r>
      <w:r w:rsidRPr="00934380">
        <w:t>, freq</w:t>
      </w:r>
      <w:r>
        <w:t>u</w:t>
      </w:r>
      <w:r w:rsidRPr="00934380">
        <w:t>entemente para os acionistas ou para os responsáveis pela governança da entidade</w:t>
      </w:r>
      <w:r>
        <w:t>,</w:t>
      </w:r>
      <w:r w:rsidRPr="00934380">
        <w:t xml:space="preserve"> cujas demonstrações contábeis estão sendo auditadas.</w:t>
      </w:r>
      <w:r>
        <w:tab/>
      </w:r>
    </w:p>
    <w:p w14:paraId="57E0D9EB" w14:textId="77777777" w:rsidR="00ED39BF" w:rsidRDefault="00ED39BF" w:rsidP="00ED39BF">
      <w:pPr>
        <w:ind w:left="567" w:hanging="567"/>
        <w:jc w:val="both"/>
      </w:pPr>
    </w:p>
    <w:p w14:paraId="6814EB27" w14:textId="77777777" w:rsidR="00ED39BF" w:rsidRDefault="00ED39BF" w:rsidP="00ED39BF">
      <w:pPr>
        <w:ind w:left="567" w:hanging="567"/>
        <w:jc w:val="both"/>
      </w:pPr>
      <w:r>
        <w:t>Parágrafo introdutório (ver item 23)</w:t>
      </w:r>
    </w:p>
    <w:p w14:paraId="058E2EC2" w14:textId="77777777" w:rsidR="00ED39BF" w:rsidRDefault="00ED39BF" w:rsidP="00ED39BF">
      <w:pPr>
        <w:ind w:left="567" w:hanging="567"/>
        <w:jc w:val="both"/>
      </w:pPr>
    </w:p>
    <w:p w14:paraId="3AA4780F" w14:textId="77777777" w:rsidR="00ED39BF" w:rsidRDefault="00ED39BF" w:rsidP="00ED39BF">
      <w:pPr>
        <w:ind w:left="567" w:hanging="567"/>
        <w:jc w:val="both"/>
      </w:pPr>
      <w:r>
        <w:t>A17.</w:t>
      </w:r>
      <w:r>
        <w:tab/>
        <w:t>O parágrafo introdutório</w:t>
      </w:r>
      <w:r w:rsidRPr="005A4998">
        <w:t xml:space="preserve"> </w:t>
      </w:r>
      <w:r>
        <w:t xml:space="preserve">afirma, por exemplo, que o auditor examinou as demonstrações contábeis da entidade, que compreendem [especificar o título de cada demonstração contábil que compõe o conjunto completo de demonstrações contábeis requeridas pela estrutura de relatório financeiro aplicável, especificando a </w:t>
      </w:r>
      <w:r w:rsidRPr="00934380">
        <w:t>data ou período coberto por cada demonstração contábil] e refere-se ao resumo das principais práticas contábeis e a outras notas explicativas.</w:t>
      </w:r>
    </w:p>
    <w:p w14:paraId="529E9809" w14:textId="77777777" w:rsidR="00ED39BF" w:rsidRDefault="00ED39BF" w:rsidP="00ED39BF">
      <w:pPr>
        <w:ind w:left="567" w:hanging="567"/>
        <w:jc w:val="both"/>
      </w:pPr>
    </w:p>
    <w:p w14:paraId="293B8124" w14:textId="77777777" w:rsidR="00ED39BF" w:rsidRDefault="00ED39BF" w:rsidP="00ED39BF">
      <w:pPr>
        <w:ind w:left="567" w:hanging="567"/>
        <w:jc w:val="both"/>
      </w:pPr>
      <w:r>
        <w:t>A18.</w:t>
      </w:r>
      <w:r>
        <w:tab/>
        <w:t>Quando o auditor está ciente que as demonstrações contábeis auditadas serão incluídas em um documento que contém outras informações, como relatório anual, o auditor pode considerar, se a forma de apresentação permitir, identificar os números das páginas em que estão apresentadas as demonstrações contábeis auditadas. Isso ajuda os usuários a identificarem as demonstrações contábeis às quais se refere o relatório do auditor independente.</w:t>
      </w:r>
    </w:p>
    <w:p w14:paraId="6AD5FCD2" w14:textId="77777777" w:rsidR="00ED39BF" w:rsidRDefault="00ED39BF" w:rsidP="00ED39BF">
      <w:pPr>
        <w:ind w:left="567" w:hanging="567"/>
        <w:jc w:val="both"/>
      </w:pPr>
    </w:p>
    <w:p w14:paraId="2E50EDB7" w14:textId="77777777" w:rsidR="00ED39BF" w:rsidRDefault="00ED39BF" w:rsidP="00ED39BF">
      <w:pPr>
        <w:ind w:left="567" w:hanging="567"/>
        <w:jc w:val="both"/>
      </w:pPr>
      <w:r>
        <w:t>A19.</w:t>
      </w:r>
      <w:r>
        <w:tab/>
        <w:t xml:space="preserve">A opinião do auditor cobre o conjunto completo de demonstrações contábeis conforme definido pela estrutura de relatório financeiro aplicável. Por exemplo, no caso de várias estruturas para fins gerais, as demonstrações contábeis incluem: o balanço patrimonial, a demonstração do resultado, a demonstração das mutações do patrimônio líquido, a </w:t>
      </w:r>
      <w:r w:rsidRPr="00934380">
        <w:t xml:space="preserve">demonstração do fluxo de caixa, </w:t>
      </w:r>
      <w:r>
        <w:t>assim como</w:t>
      </w:r>
      <w:r w:rsidRPr="00934380">
        <w:t xml:space="preserve"> </w:t>
      </w:r>
      <w:r>
        <w:t xml:space="preserve">o </w:t>
      </w:r>
      <w:r w:rsidRPr="00934380">
        <w:t>resumo das principais práticas contábeis e outras notas explicativas. Em algumas jurisdições, as informações adicionais também podem ser consideradas como parte integrante</w:t>
      </w:r>
      <w:r>
        <w:t xml:space="preserve"> das demonstrações contábeis. No Brasil, por exemplo, para as companhias abertas, a demonstração do valor adicionado é requerida e, portanto, faz parte das demonstrações contábeis cobertas pelo relatório do auditor independente.</w:t>
      </w:r>
    </w:p>
    <w:p w14:paraId="71BC4ED5" w14:textId="77777777" w:rsidR="00ED39BF" w:rsidRDefault="00ED39BF" w:rsidP="00ED39BF">
      <w:pPr>
        <w:ind w:left="567" w:hanging="567"/>
        <w:jc w:val="both"/>
      </w:pPr>
    </w:p>
    <w:p w14:paraId="60293AE9" w14:textId="77777777" w:rsidR="00ED39BF" w:rsidRDefault="00ED39BF" w:rsidP="00ED39BF">
      <w:pPr>
        <w:ind w:left="567" w:hanging="567"/>
        <w:jc w:val="both"/>
      </w:pPr>
      <w:r>
        <w:t>Responsabilidade da administração sobre as demonstrações contábeis (ver item 26)</w:t>
      </w:r>
    </w:p>
    <w:p w14:paraId="28C5EE76" w14:textId="77777777" w:rsidR="00ED39BF" w:rsidRDefault="00ED39BF" w:rsidP="00ED39BF">
      <w:pPr>
        <w:ind w:left="567" w:hanging="567"/>
        <w:jc w:val="both"/>
      </w:pPr>
    </w:p>
    <w:p w14:paraId="4C59FB56" w14:textId="77777777" w:rsidR="00ED39BF" w:rsidRDefault="00ED39BF" w:rsidP="00ED39BF">
      <w:pPr>
        <w:ind w:left="567" w:hanging="567"/>
        <w:jc w:val="both"/>
      </w:pPr>
      <w:r>
        <w:t>A20.</w:t>
      </w:r>
      <w:r>
        <w:tab/>
        <w:t xml:space="preserve">A NBC TA 200 explica o pressuposto, com relação à responsabilidade da administração e, quando apropriado, dos responsáveis pela governança, sobre o qual a auditoria de acordo com as normas de auditoria é conduzida (NBC TA 200, item13(j)). A administração e, quando apropriado, os responsáveis pela governança, aceitam a responsabilidade pela elaboração das demonstrações contábeis de acordo com a estrutura de relatório financeiro aplicável, incluindo, quando relevante, sua adequada apresentação. A administração também aceita a responsabilidade pelos controles internos que ela determinar serem necessários para permitir a elaboração de demonstrações contábeis que não apresentam distorção relevante, </w:t>
      </w:r>
      <w:r w:rsidRPr="00D101D9">
        <w:t>independentemente se causadas por</w:t>
      </w:r>
      <w:r>
        <w:t xml:space="preserve"> fraude ou erro. A descrição das responsabilidades da administração no relatório do auditor independente inclui a referência às duas responsabilidades na medida em que ela ajuda a explicar aos usuários o pressuposto sobre o qual a auditoria é conduzida.</w:t>
      </w:r>
    </w:p>
    <w:p w14:paraId="330BDD3F" w14:textId="77777777" w:rsidR="00ED39BF" w:rsidRDefault="00ED39BF" w:rsidP="00ED39BF">
      <w:pPr>
        <w:ind w:left="567" w:hanging="567"/>
        <w:jc w:val="both"/>
      </w:pPr>
    </w:p>
    <w:p w14:paraId="69338CE8" w14:textId="77777777" w:rsidR="00ED39BF" w:rsidRDefault="00ED39BF" w:rsidP="00ED39BF">
      <w:pPr>
        <w:ind w:left="567" w:hanging="567"/>
        <w:jc w:val="both"/>
      </w:pPr>
      <w:r>
        <w:t>A21.</w:t>
      </w:r>
      <w:r>
        <w:tab/>
        <w:t>Podem existir circunstâncias, em que é apropriado ao auditor que adicione à descrição da responsabilidade da administração no item 26, para refletir responsabilidades adicionais que são relevantes para a elaboração das demonstrações contábeis no contexto da jurisdição específica ou da natureza da entidade.</w:t>
      </w:r>
    </w:p>
    <w:p w14:paraId="79B18402" w14:textId="77777777" w:rsidR="00ED39BF" w:rsidRDefault="00ED39BF" w:rsidP="00ED39BF">
      <w:pPr>
        <w:ind w:left="567" w:hanging="567"/>
        <w:jc w:val="both"/>
      </w:pPr>
    </w:p>
    <w:p w14:paraId="2A2237DD" w14:textId="77777777" w:rsidR="00ED39BF" w:rsidRDefault="00ED39BF" w:rsidP="00ED39BF">
      <w:pPr>
        <w:ind w:left="567" w:hanging="567"/>
        <w:jc w:val="both"/>
      </w:pPr>
      <w:r>
        <w:t>A22.</w:t>
      </w:r>
      <w:r>
        <w:tab/>
        <w:t>O item 26 é consistente com a forma pela qual as responsabilidades são acordadas na carta de contratação ou outra forma adequada de acordo por escrito, conforme requerido pela NBC TA 210, iten</w:t>
      </w:r>
      <w:r w:rsidRPr="00EA380B">
        <w:t>s 6(b)(i)-(ii)</w:t>
      </w:r>
      <w:r>
        <w:t xml:space="preserve">. A NBC TA 210 proporciona certa flexibilidade ao explicar que, no caso das responsabilidades da administração ou, quando apropriado, dos responsáveis pela governança em relação a relatórios contábeis serem determinadas por lei ou regulamento, o auditor pode determinar que a lei ou o regulamento inclui responsabilidades que, no julgamento do auditor, são equivalentes em termos de efeito àquelas especificadas na NBC TA 210. Para essas responsabilidades que são equivalentes, o auditor pode usar o texto da lei ou do regulamento para descrevê-las na carta de contratação ou outra forma adequada de acordo por escrito. Nesses casos, esse texto também pode ser usado no relatório de auditoria do auditor independente para descrever a responsabilidade da administração conforme requerido pelo item 26. Em outras circunstâncias, incluindo quando o auditor decide não usar o texto da lei ou do regulamento conforme incorporado na carta de contratação, é usado o texto do item 26. </w:t>
      </w:r>
    </w:p>
    <w:p w14:paraId="7DC5EBED" w14:textId="77777777" w:rsidR="00ED39BF" w:rsidRDefault="00ED39BF" w:rsidP="00ED39BF">
      <w:pPr>
        <w:ind w:left="567" w:hanging="567"/>
        <w:jc w:val="both"/>
      </w:pPr>
    </w:p>
    <w:p w14:paraId="2CF8F0B7" w14:textId="77777777" w:rsidR="00ED39BF" w:rsidRDefault="00ED39BF" w:rsidP="00ED39BF">
      <w:pPr>
        <w:ind w:left="567" w:hanging="567"/>
        <w:jc w:val="both"/>
      </w:pPr>
      <w:r>
        <w:t>A23.</w:t>
      </w:r>
      <w:r>
        <w:tab/>
        <w:t>Em algumas jurisdições, a lei ou o regulamento que determina a responsabilidade da administração pode referir-se especificamente a uma responsabilidade pela adequação de livros e registros contábeis, ou do sistema contábil. Considerando que os livros, registros e sistemas são parte integrante dos controles internos (conforme definido na NBC TA 315, item 4(c)), as descrições na NBC TA 210 e no item 26 não fazem referência específica a eles.</w:t>
      </w:r>
    </w:p>
    <w:p w14:paraId="65375BA5" w14:textId="77777777" w:rsidR="00ED39BF" w:rsidRDefault="00ED39BF" w:rsidP="00ED39BF">
      <w:pPr>
        <w:ind w:left="567" w:hanging="567"/>
        <w:jc w:val="both"/>
      </w:pPr>
    </w:p>
    <w:p w14:paraId="17C3A781" w14:textId="77777777" w:rsidR="00ED39BF" w:rsidRDefault="00ED39BF" w:rsidP="00ED39BF">
      <w:pPr>
        <w:ind w:left="567" w:hanging="567"/>
        <w:jc w:val="both"/>
      </w:pPr>
      <w:r>
        <w:t>Responsabilidade do auditor (ver itens 29 e 30)</w:t>
      </w:r>
    </w:p>
    <w:p w14:paraId="47FDBC2E" w14:textId="77777777" w:rsidR="00ED39BF" w:rsidRDefault="00ED39BF" w:rsidP="00ED39BF">
      <w:pPr>
        <w:ind w:left="567" w:hanging="567"/>
        <w:jc w:val="both"/>
      </w:pPr>
    </w:p>
    <w:p w14:paraId="6C291304" w14:textId="77777777" w:rsidR="00ED39BF" w:rsidRDefault="00ED39BF" w:rsidP="00ED39BF">
      <w:pPr>
        <w:ind w:left="567" w:hanging="567"/>
        <w:jc w:val="both"/>
      </w:pPr>
      <w:r>
        <w:t>A24.</w:t>
      </w:r>
      <w:r>
        <w:tab/>
        <w:t xml:space="preserve">O relatório do auditor independente estabelece que a responsabilidade do auditor é expressar uma opinião sobre as demonstrações contábeis com base na auditoria com o objetivo de distingui-la da responsabilidade da administração pela elaboração das demonstrações contábeis. </w:t>
      </w:r>
    </w:p>
    <w:p w14:paraId="7ECB6647" w14:textId="77777777" w:rsidR="00ED39BF" w:rsidRDefault="00ED39BF" w:rsidP="00ED39BF">
      <w:pPr>
        <w:ind w:left="567" w:hanging="567"/>
        <w:jc w:val="both"/>
      </w:pPr>
    </w:p>
    <w:p w14:paraId="5C1FAC4D" w14:textId="77777777" w:rsidR="00ED39BF" w:rsidRDefault="00ED39BF" w:rsidP="00ED39BF">
      <w:pPr>
        <w:ind w:left="567" w:hanging="567"/>
        <w:jc w:val="both"/>
      </w:pPr>
      <w:r>
        <w:t>A25.</w:t>
      </w:r>
      <w:r>
        <w:tab/>
        <w:t xml:space="preserve">A referência às normas utilizadas informa aos usuários do relatório do auditor independente que a auditoria foi conduzida de acordo com normas estabelecidas. </w:t>
      </w:r>
    </w:p>
    <w:p w14:paraId="4621DF36" w14:textId="77777777" w:rsidR="00ED39BF" w:rsidRDefault="00ED39BF" w:rsidP="00ED39BF">
      <w:pPr>
        <w:ind w:left="567" w:hanging="567"/>
        <w:jc w:val="both"/>
      </w:pPr>
    </w:p>
    <w:p w14:paraId="1C7D0145" w14:textId="77777777" w:rsidR="00ED39BF" w:rsidRDefault="00ED39BF" w:rsidP="00ED39BF">
      <w:pPr>
        <w:ind w:left="567" w:hanging="567"/>
        <w:jc w:val="both"/>
      </w:pPr>
      <w:r>
        <w:t>A26.</w:t>
      </w:r>
      <w:r>
        <w:tab/>
        <w:t>De acordo com a NBC TA 200, o auditor não declara o cumprimento das normas de auditoria no seu relatório de auditoria independente, a menos que ele tenha cumprido os requisitos da NBC TA 200 e todas as outras normas de auditoria relevantes para a auditoria (NBC TA 200, item 20).</w:t>
      </w:r>
    </w:p>
    <w:p w14:paraId="02A68811" w14:textId="77777777" w:rsidR="00ED39BF" w:rsidRDefault="00ED39BF" w:rsidP="00ED39BF">
      <w:pPr>
        <w:ind w:left="567" w:hanging="567"/>
        <w:jc w:val="both"/>
      </w:pPr>
    </w:p>
    <w:p w14:paraId="49BE990A" w14:textId="77777777" w:rsidR="00ED39BF" w:rsidRDefault="00ED39BF" w:rsidP="00ED39BF">
      <w:pPr>
        <w:ind w:left="567" w:hanging="567"/>
        <w:jc w:val="both"/>
      </w:pPr>
      <w:r>
        <w:t>Opinião do auditor (ver itens 35 a 37)</w:t>
      </w:r>
    </w:p>
    <w:p w14:paraId="3001FC90" w14:textId="77777777" w:rsidR="00ED39BF" w:rsidRDefault="00ED39BF" w:rsidP="00ED39BF">
      <w:pPr>
        <w:ind w:left="567" w:hanging="567"/>
        <w:jc w:val="both"/>
      </w:pPr>
    </w:p>
    <w:p w14:paraId="5742E851" w14:textId="77777777" w:rsidR="00ED39BF" w:rsidRDefault="00ED39BF" w:rsidP="00ED39BF">
      <w:pPr>
        <w:ind w:left="567" w:hanging="567"/>
        <w:jc w:val="both"/>
      </w:pPr>
      <w:r>
        <w:t>Texto da opinião do auditor previsto por lei ou regulamento</w:t>
      </w:r>
    </w:p>
    <w:p w14:paraId="3CD75A9F" w14:textId="77777777" w:rsidR="00ED39BF" w:rsidRDefault="00ED39BF" w:rsidP="00ED39BF">
      <w:pPr>
        <w:ind w:left="567" w:hanging="567"/>
        <w:jc w:val="both"/>
      </w:pPr>
    </w:p>
    <w:p w14:paraId="2CBC4E85" w14:textId="77777777" w:rsidR="00ED39BF" w:rsidRPr="005A4998" w:rsidRDefault="00ED39BF" w:rsidP="00ED39BF">
      <w:pPr>
        <w:ind w:left="567" w:hanging="567"/>
        <w:jc w:val="both"/>
      </w:pPr>
      <w:r w:rsidRPr="00E9280D">
        <w:t>A27.</w:t>
      </w:r>
      <w:r w:rsidRPr="00E9280D">
        <w:tab/>
        <w:t xml:space="preserve">Embora não se aplique atualmente no Brasil o cenário a seguir descrito, a NBC TA 210 explica que, em alguns casos, as leis ou regulamentos podem determinar um texto para o relatório do auditor independente (que inclui especificamente a opinião do auditor) em termos significativamente diferentes dos requisitos das </w:t>
      </w:r>
      <w:r>
        <w:t>normas de auditoria</w:t>
      </w:r>
      <w:r w:rsidRPr="00E9280D">
        <w:t>. Nessas circunstâncias, a NBC TA 210 requer que o auditor avalie:</w:t>
      </w:r>
    </w:p>
    <w:p w14:paraId="4F1D061A" w14:textId="77777777" w:rsidR="00ED39BF" w:rsidRPr="00753649" w:rsidRDefault="00ED39BF" w:rsidP="00ED39BF">
      <w:pPr>
        <w:ind w:left="1276" w:hanging="425"/>
        <w:jc w:val="both"/>
      </w:pPr>
      <w:r w:rsidRPr="00753649">
        <w:t>(a)</w:t>
      </w:r>
      <w:r w:rsidRPr="00753649">
        <w:tab/>
      </w:r>
      <w:r>
        <w:t>s</w:t>
      </w:r>
      <w:r w:rsidRPr="00753649">
        <w:t>e os usuários poderiam interpretar mal a segurança obtida na auditoria das demonstrações contábeis e, em caso positivo</w:t>
      </w:r>
      <w:r>
        <w:t>;</w:t>
      </w:r>
      <w:r w:rsidRPr="00753649">
        <w:t xml:space="preserve"> </w:t>
      </w:r>
    </w:p>
    <w:p w14:paraId="277FFFB8" w14:textId="77777777" w:rsidR="00ED39BF" w:rsidRPr="00753649" w:rsidRDefault="00ED39BF" w:rsidP="00ED39BF">
      <w:pPr>
        <w:ind w:left="1276" w:hanging="425"/>
        <w:jc w:val="both"/>
      </w:pPr>
      <w:r w:rsidRPr="00753649">
        <w:t>(b)</w:t>
      </w:r>
      <w:r w:rsidRPr="00753649">
        <w:tab/>
      </w:r>
      <w:r>
        <w:t>s</w:t>
      </w:r>
      <w:r w:rsidRPr="00753649">
        <w:t xml:space="preserve">e a explicação adicional no relatório do auditor independente pode reduzir possíveis mal-entendidos. </w:t>
      </w:r>
    </w:p>
    <w:p w14:paraId="7481FB60" w14:textId="77777777" w:rsidR="00ED39BF" w:rsidRDefault="00ED39BF" w:rsidP="00ED39BF">
      <w:pPr>
        <w:ind w:left="567"/>
        <w:jc w:val="both"/>
      </w:pPr>
    </w:p>
    <w:p w14:paraId="3995814B" w14:textId="77777777" w:rsidR="00ED39BF" w:rsidRPr="00753649" w:rsidRDefault="00ED39BF" w:rsidP="00ED39BF">
      <w:pPr>
        <w:ind w:left="567"/>
        <w:jc w:val="both"/>
      </w:pPr>
      <w:r w:rsidRPr="00753649">
        <w:t xml:space="preserve">Se o auditor conclui que uma explicação adicional no </w:t>
      </w:r>
      <w:r>
        <w:t xml:space="preserve">seu </w:t>
      </w:r>
      <w:r w:rsidRPr="00753649">
        <w:t>relatório d</w:t>
      </w:r>
      <w:r>
        <w:t>e</w:t>
      </w:r>
      <w:r w:rsidRPr="00753649">
        <w:t xml:space="preserve"> auditor</w:t>
      </w:r>
      <w:r>
        <w:t>ia</w:t>
      </w:r>
      <w:r w:rsidRPr="00753649">
        <w:t xml:space="preserve"> independente pode não mitigar possíveis mal-entendidos, a NBC TA 210 requer que </w:t>
      </w:r>
      <w:r>
        <w:t>ele</w:t>
      </w:r>
      <w:r w:rsidRPr="00753649">
        <w:t xml:space="preserve"> não aceite o trabalho de auditoria, a menos que seja exigido por lei ou regulamento. De acordo com a NBC TA 210, a auditoria conduzida de acordo com essa lei ou esse regulamento não cumpre as </w:t>
      </w:r>
      <w:r>
        <w:t>normas de auditoria</w:t>
      </w:r>
      <w:r w:rsidRPr="00753649">
        <w:t>. Conseq</w:t>
      </w:r>
      <w:r>
        <w:t>u</w:t>
      </w:r>
      <w:r w:rsidRPr="00753649">
        <w:t xml:space="preserve">entemente, o auditor não menciona no </w:t>
      </w:r>
      <w:r>
        <w:t xml:space="preserve">seu </w:t>
      </w:r>
      <w:r w:rsidRPr="00753649">
        <w:t>relatório d</w:t>
      </w:r>
      <w:r>
        <w:t>e</w:t>
      </w:r>
      <w:r w:rsidRPr="00753649">
        <w:t xml:space="preserve"> auditor</w:t>
      </w:r>
      <w:r>
        <w:t>ia</w:t>
      </w:r>
      <w:r w:rsidRPr="00753649">
        <w:t xml:space="preserve"> independente que a auditoria foi conduzida de acordo com as </w:t>
      </w:r>
      <w:r>
        <w:t>normas de auditoria</w:t>
      </w:r>
      <w:r w:rsidRPr="00753649">
        <w:t xml:space="preserve"> (NBC TA 210, item 21).</w:t>
      </w:r>
    </w:p>
    <w:p w14:paraId="378DF7FB" w14:textId="77777777" w:rsidR="00ED39BF" w:rsidRDefault="00ED39BF" w:rsidP="00ED39BF">
      <w:pPr>
        <w:jc w:val="both"/>
      </w:pPr>
    </w:p>
    <w:p w14:paraId="5C6F3AF0" w14:textId="77777777" w:rsidR="00ED39BF" w:rsidRDefault="00ED39BF" w:rsidP="00ED39BF">
      <w:pPr>
        <w:jc w:val="both"/>
      </w:pPr>
      <w:r w:rsidRPr="00E9280D">
        <w:t>“Apresentam adequadamente, em todos os aspectos relevantes” ou “apresentam uma visão</w:t>
      </w:r>
      <w:r>
        <w:t xml:space="preserve"> verdadeira e justa</w:t>
      </w:r>
      <w:r w:rsidRPr="00E9280D">
        <w:t>”</w:t>
      </w:r>
    </w:p>
    <w:p w14:paraId="3234F277" w14:textId="77777777" w:rsidR="00ED39BF" w:rsidRDefault="00ED39BF" w:rsidP="00ED39BF">
      <w:pPr>
        <w:ind w:left="567" w:hanging="567"/>
        <w:jc w:val="both"/>
      </w:pPr>
    </w:p>
    <w:p w14:paraId="34467A93" w14:textId="77777777" w:rsidR="00ED39BF" w:rsidRDefault="00ED39BF" w:rsidP="00ED39BF">
      <w:pPr>
        <w:ind w:left="567" w:hanging="567"/>
        <w:jc w:val="both"/>
      </w:pPr>
      <w:r>
        <w:t>A28.</w:t>
      </w:r>
      <w:r>
        <w:tab/>
        <w:t xml:space="preserve">A utilização da </w:t>
      </w:r>
      <w:r w:rsidRPr="00E9280D">
        <w:t xml:space="preserve">frase “apresentam adequadamente, em todos os aspectos relevantes” ou da frase “apresentam uma visão </w:t>
      </w:r>
      <w:r>
        <w:t xml:space="preserve">verdadeira </w:t>
      </w:r>
      <w:r w:rsidRPr="00E9280D">
        <w:t xml:space="preserve">e </w:t>
      </w:r>
      <w:r>
        <w:t>justa</w:t>
      </w:r>
      <w:r w:rsidRPr="00E9280D">
        <w:t>” é</w:t>
      </w:r>
      <w:r>
        <w:t xml:space="preserve"> normalmente determinada pela lei ou pelo regulamento que rege a auditoria de demonstrações contábeis em determinada jurisdição, ou pela prática geralmente aceita. Embora não seja o cenário atualmente existente no Brasil, caso lei ou regulamento venha a requerer o uso de texto diferente, isso não afeta o requisito no item 14 desta Norma para que o auditor avalie a apresentação adequada das demonstrações contábeis elaboradas de acordo com a estrutura de apresentação adequada.</w:t>
      </w:r>
    </w:p>
    <w:p w14:paraId="0ED92DDA" w14:textId="77777777" w:rsidR="00ED39BF" w:rsidRDefault="00ED39BF" w:rsidP="00ED39BF">
      <w:pPr>
        <w:ind w:left="567" w:hanging="567"/>
        <w:jc w:val="both"/>
      </w:pPr>
    </w:p>
    <w:p w14:paraId="3CC0AC82" w14:textId="77777777" w:rsidR="00ED39BF" w:rsidRDefault="00ED39BF" w:rsidP="00ED39BF">
      <w:pPr>
        <w:ind w:left="567" w:hanging="567"/>
        <w:jc w:val="both"/>
      </w:pPr>
      <w:r>
        <w:t>Descrição de informações apresentadas nas demonstrações contábeis</w:t>
      </w:r>
    </w:p>
    <w:p w14:paraId="46A6C66D" w14:textId="77777777" w:rsidR="00ED39BF" w:rsidRDefault="00ED39BF" w:rsidP="00ED39BF">
      <w:pPr>
        <w:ind w:left="567" w:hanging="567"/>
        <w:jc w:val="both"/>
      </w:pPr>
    </w:p>
    <w:p w14:paraId="07171D37" w14:textId="77777777" w:rsidR="00ED39BF" w:rsidRPr="00E9280D" w:rsidRDefault="00ED39BF" w:rsidP="00ED39BF">
      <w:pPr>
        <w:ind w:left="567" w:hanging="567"/>
        <w:jc w:val="both"/>
      </w:pPr>
      <w:r w:rsidRPr="00E9280D">
        <w:t>A29.</w:t>
      </w:r>
      <w:r w:rsidRPr="00E9280D">
        <w:tab/>
        <w:t xml:space="preserve">No caso de demonstrações contábeis </w:t>
      </w:r>
      <w:r>
        <w:t>elaborada</w:t>
      </w:r>
      <w:r w:rsidRPr="00E9280D">
        <w:t xml:space="preserve">s de acordo com </w:t>
      </w:r>
      <w:r>
        <w:t>um</w:t>
      </w:r>
      <w:r w:rsidRPr="00E9280D">
        <w:t xml:space="preserve">a estrutura de apresentação adequada, a opinião do auditor afirma que as demonstrações contábeis apresentam adequadamente, em todos os aspectos relevantes, </w:t>
      </w:r>
      <w:r>
        <w:t>(</w:t>
      </w:r>
      <w:r w:rsidRPr="00E9280D">
        <w:t>por exemplo, no caso de muitas estruturas para fins gerais</w:t>
      </w:r>
      <w:r>
        <w:t>)</w:t>
      </w:r>
      <w:r w:rsidRPr="00E9280D">
        <w:t xml:space="preserve"> a posição patrimonial e financeira da entidade no final do período e o desempenho das operações e os fluxos de caixa da entidade para o respectivo período.</w:t>
      </w:r>
    </w:p>
    <w:p w14:paraId="1CC883C0" w14:textId="77777777" w:rsidR="00ED39BF" w:rsidRDefault="00ED39BF" w:rsidP="00ED39BF">
      <w:pPr>
        <w:ind w:left="567" w:hanging="567"/>
        <w:jc w:val="both"/>
      </w:pPr>
    </w:p>
    <w:p w14:paraId="53731C23" w14:textId="77777777" w:rsidR="00ED39BF" w:rsidRDefault="00ED39BF" w:rsidP="00ED39BF">
      <w:pPr>
        <w:jc w:val="both"/>
      </w:pPr>
      <w:r>
        <w:t>Descrição da estrutura de relatório financeiro aplicável e de como ela pode afetar a opinião do auditor</w:t>
      </w:r>
    </w:p>
    <w:p w14:paraId="020B5E2F" w14:textId="77777777" w:rsidR="00ED39BF" w:rsidRDefault="00ED39BF" w:rsidP="00ED39BF">
      <w:pPr>
        <w:ind w:left="567" w:hanging="567"/>
        <w:jc w:val="both"/>
      </w:pPr>
    </w:p>
    <w:p w14:paraId="0928E108" w14:textId="77777777" w:rsidR="00ED39BF" w:rsidRDefault="00ED39BF" w:rsidP="00ED39BF">
      <w:pPr>
        <w:ind w:left="567" w:hanging="567"/>
        <w:jc w:val="both"/>
      </w:pPr>
      <w:r>
        <w:t>A30.</w:t>
      </w:r>
      <w:r>
        <w:tab/>
        <w:t>A identificação da estrutura de relatório financeiro aplicável, na opinião do auditor, tem a finalidade de informar aos usuários do relatório do auditor independente sobre o contexto em que é expressa a opinião do auditor; não tem a finalidade de limitar a avaliação requerida no item 14. A estrutura de relatório financeiro aplicável é identificada em termos como:</w:t>
      </w:r>
    </w:p>
    <w:p w14:paraId="004DACFB" w14:textId="77777777" w:rsidR="00ED39BF" w:rsidRDefault="00ED39BF">
      <w:pPr>
        <w:numPr>
          <w:ilvl w:val="0"/>
          <w:numId w:val="265"/>
        </w:numPr>
        <w:spacing w:after="0" w:line="240" w:lineRule="auto"/>
        <w:ind w:left="1134" w:hanging="283"/>
        <w:jc w:val="both"/>
      </w:pPr>
      <w:r w:rsidRPr="00E9280D">
        <w:t>“… de acordo com as práticas contábeis adotadas no Brasil” ou</w:t>
      </w:r>
    </w:p>
    <w:p w14:paraId="3EF1BEB7" w14:textId="77777777" w:rsidR="00ED39BF" w:rsidRDefault="00ED39BF">
      <w:pPr>
        <w:numPr>
          <w:ilvl w:val="0"/>
          <w:numId w:val="265"/>
        </w:numPr>
        <w:spacing w:after="0" w:line="240" w:lineRule="auto"/>
        <w:ind w:left="1134" w:hanging="283"/>
        <w:jc w:val="both"/>
      </w:pPr>
      <w:r>
        <w:t>“… de acordo com os princípios contábeis geralmente aceitos na Jurisdição X …”</w:t>
      </w:r>
    </w:p>
    <w:p w14:paraId="5B2E3D23" w14:textId="77777777" w:rsidR="00ED39BF" w:rsidRDefault="00ED39BF" w:rsidP="00ED39BF">
      <w:pPr>
        <w:ind w:left="567" w:hanging="567"/>
        <w:jc w:val="both"/>
      </w:pPr>
    </w:p>
    <w:p w14:paraId="17EC5410" w14:textId="77777777" w:rsidR="00ED39BF" w:rsidRDefault="00ED39BF" w:rsidP="00ED39BF">
      <w:pPr>
        <w:ind w:left="567" w:hanging="567"/>
        <w:jc w:val="both"/>
      </w:pPr>
      <w:r w:rsidRPr="00E9280D">
        <w:t>A31.</w:t>
      </w:r>
      <w:r w:rsidRPr="00E9280D">
        <w:tab/>
        <w:t>Quando a estrutura de relatório financeiro aplicável compreende normas de relatório financeiro e requisitos legais ou regula</w:t>
      </w:r>
      <w:r>
        <w:t>tórios</w:t>
      </w:r>
      <w:r w:rsidRPr="00E9280D">
        <w:t>, a estrutura é identificada em termos como “… de acordo com as normas internacionais de contabilidade e os requisitos da Lei das Sociedades Anônimas da Jurisdição X”. A NBC TA 210 trata das circunstâncias em que há conflitos entre as normas de contabilidade e os requisitos legislativos ou reguladores (NBC TA 210, item 18).</w:t>
      </w:r>
    </w:p>
    <w:p w14:paraId="6061B650" w14:textId="77777777" w:rsidR="00ED39BF" w:rsidRDefault="00ED39BF" w:rsidP="00ED39BF">
      <w:pPr>
        <w:ind w:left="567" w:hanging="567"/>
        <w:jc w:val="both"/>
      </w:pPr>
    </w:p>
    <w:p w14:paraId="1F9C065D" w14:textId="77777777" w:rsidR="00ED39BF" w:rsidRDefault="00ED39BF" w:rsidP="00ED39BF">
      <w:pPr>
        <w:ind w:left="567" w:hanging="567"/>
        <w:jc w:val="both"/>
      </w:pPr>
      <w:r>
        <w:t>A32.</w:t>
      </w:r>
      <w:r>
        <w:tab/>
        <w:t>Conforme indicado no item A8, as demonstrações contábeis podem ser elaboradas de acordo com duas estruturas de relatórios financeiros, que são, portanto, duas estruturas de relatórios financeiros aplicáveis. Consequentemente, cada estrutura é considerada separadamente na formação da opinião do auditor sobre as demonstrações contábeis, e a opinião do auditor de acordo com os itens 35 e 36 refere-se às duas estruturas como segue:</w:t>
      </w:r>
    </w:p>
    <w:p w14:paraId="3FACD575" w14:textId="77777777" w:rsidR="00ED39BF" w:rsidRDefault="00ED39BF" w:rsidP="00ED39BF">
      <w:pPr>
        <w:ind w:left="1276" w:hanging="425"/>
        <w:jc w:val="both"/>
      </w:pPr>
      <w:r>
        <w:t>(a)</w:t>
      </w:r>
      <w:r>
        <w:tab/>
        <w:t xml:space="preserve">Se as demonstrações contábeis cumprem as duas estruturas individualmente, duas opiniões são expressas: ou seja, que as demonstrações contábeis foram elaboradas de acordo com uma das estruturas de relatórios financeiros aplicáveis (por exemplo, a estrutura nacional) e a opinião de que as demonstrações contábeis foram elaboradas de acordo com a outra </w:t>
      </w:r>
      <w:r w:rsidRPr="00E46F93">
        <w:t>estrutura de relatório financeiro aplicável (por exemplo, normas internacionais de contabilidade). Essas opiniões podem ser expressas separadamente ou em uma única sentença (por exemplo, as demonstrações contábeis estão apresentadas adequadamente, em todos os aspectos relevantes, de acordo com os princípios contábeis geralmente aceitos na Jurisdição X e com as normas internacionais de contabilidade).</w:t>
      </w:r>
    </w:p>
    <w:p w14:paraId="6485C1C4" w14:textId="77777777" w:rsidR="00ED39BF" w:rsidRDefault="00ED39BF" w:rsidP="00ED39BF">
      <w:pPr>
        <w:ind w:left="1276" w:hanging="425"/>
        <w:jc w:val="both"/>
      </w:pPr>
      <w:r>
        <w:t>(b)</w:t>
      </w:r>
      <w:r>
        <w:tab/>
        <w:t xml:space="preserve">Se as demonstrações contábeis cumprem uma das estruturas, mas não cumprem a outra estrutura, pode ser fornecida uma opinião não modificada de que as demonstrações contábeis foram elaboradas de acordo </w:t>
      </w:r>
      <w:r w:rsidRPr="00E46F93">
        <w:t>com uma estrutura (por exemplo, a estrutura nacional), mas fornecida uma opinião modificada com relação à outra estrutura (por exemplo, normas internacionais de contabilidade)</w:t>
      </w:r>
      <w:r>
        <w:t xml:space="preserve"> de acordo com a NBC TA 705. </w:t>
      </w:r>
    </w:p>
    <w:p w14:paraId="7A677B5A" w14:textId="77777777" w:rsidR="00ED39BF" w:rsidRDefault="00ED39BF" w:rsidP="00ED39BF">
      <w:pPr>
        <w:ind w:left="567" w:hanging="567"/>
        <w:jc w:val="both"/>
      </w:pPr>
    </w:p>
    <w:p w14:paraId="6EF43543" w14:textId="77777777" w:rsidR="00ED39BF" w:rsidRDefault="00ED39BF" w:rsidP="00ED39BF">
      <w:pPr>
        <w:ind w:left="567" w:hanging="567"/>
        <w:jc w:val="both"/>
      </w:pPr>
      <w:r>
        <w:t>A33.</w:t>
      </w:r>
      <w:r>
        <w:tab/>
        <w:t>Conforme indicado no item A10, as demonstrações contábeis podem declarar o cumprimento da estrutura de relatório financeiro aplicável e, além disso, divulgar a extensão do cumprimento de outra estrutura de relatório financeiro. Conforme explicado no item A46, essas informações suplementares são cobertas pela opinião do auditor uma vez que não podem ser claramente diferenciadas das demonstrações contábeis.</w:t>
      </w:r>
    </w:p>
    <w:p w14:paraId="29AC3810" w14:textId="77777777" w:rsidR="00ED39BF" w:rsidRDefault="00ED39BF" w:rsidP="00ED39BF">
      <w:pPr>
        <w:ind w:left="1276" w:hanging="425"/>
        <w:jc w:val="both"/>
      </w:pPr>
      <w:r>
        <w:t>(a)</w:t>
      </w:r>
      <w:r>
        <w:tab/>
        <w:t>Se a divulgação sobre o cumprimento da outra estrutura for enganosa, é expressa uma opinião modificada de acordo com a NBC TA 705.</w:t>
      </w:r>
    </w:p>
    <w:p w14:paraId="4EEF86DE" w14:textId="77777777" w:rsidR="00ED39BF" w:rsidRDefault="00ED39BF" w:rsidP="00ED39BF">
      <w:pPr>
        <w:ind w:left="1276" w:hanging="425"/>
        <w:jc w:val="both"/>
      </w:pPr>
      <w:r>
        <w:t>(b)</w:t>
      </w:r>
      <w:r>
        <w:tab/>
        <w:t xml:space="preserve">Se a divulgação não for enganosa, mas o auditor julgá-la tão importante que seja fundamental para que os usuários entendam as demonstrações contábeis, um parágrafo de ênfase é adicionado de acordo com a NBC TA 706, chamando a atenção para a divulgação. </w:t>
      </w:r>
    </w:p>
    <w:p w14:paraId="5615D04F" w14:textId="77777777" w:rsidR="00ED39BF" w:rsidRDefault="00ED39BF" w:rsidP="00ED39BF">
      <w:pPr>
        <w:ind w:left="567" w:hanging="567"/>
        <w:jc w:val="both"/>
      </w:pPr>
    </w:p>
    <w:p w14:paraId="1DE5427D" w14:textId="77777777" w:rsidR="00ED39BF" w:rsidRDefault="00ED39BF" w:rsidP="00ED39BF">
      <w:pPr>
        <w:ind w:left="567" w:hanging="567"/>
        <w:jc w:val="both"/>
      </w:pPr>
      <w:r w:rsidRPr="00E46F93">
        <w:t>Outras responsabilidades relativas à emissão de relatório de auditoria (ver itens 38</w:t>
      </w:r>
      <w:r>
        <w:t xml:space="preserve"> e </w:t>
      </w:r>
      <w:r w:rsidRPr="00E46F93">
        <w:t>39)</w:t>
      </w:r>
    </w:p>
    <w:p w14:paraId="7F347C70" w14:textId="77777777" w:rsidR="00ED39BF" w:rsidRDefault="00ED39BF" w:rsidP="00ED39BF">
      <w:pPr>
        <w:ind w:left="567" w:hanging="567"/>
        <w:jc w:val="both"/>
      </w:pPr>
    </w:p>
    <w:p w14:paraId="1B96DC63" w14:textId="77777777" w:rsidR="00ED39BF" w:rsidRDefault="00ED39BF" w:rsidP="00ED39BF">
      <w:pPr>
        <w:ind w:left="567" w:hanging="567"/>
        <w:jc w:val="both"/>
      </w:pPr>
      <w:r>
        <w:t>A34.</w:t>
      </w:r>
      <w:r>
        <w:tab/>
      </w:r>
      <w:r w:rsidRPr="00E46F93">
        <w:t xml:space="preserve">Em certas jurisdições fora do Brasil, o auditor pode ter responsabilidades adicionais de emitir relatório de auditoria sobre outros assuntos que são complementares à responsabilidade do auditor segundo as </w:t>
      </w:r>
      <w:r>
        <w:t>normas de auditoria</w:t>
      </w:r>
      <w:r w:rsidRPr="00E46F93">
        <w:t xml:space="preserve"> de emitir relatório de auditoria sobre as demonstrações contábeis. Por exemplo, o auditor pode ser solicitado a relatar determinados assuntos que chamaram sua atenção no decurso da auditoria das demonstrações contábeis. Alternativamente, o auditor pode ser solicitado a emitir relatório de auditoria sobre procedimentos adicionais especificados ou expressar uma opinião sobre assuntos específicos, como a adequação de livros e registros contábeis. As normas de auditoria na jurisdição específica freq</w:t>
      </w:r>
      <w:r>
        <w:t>u</w:t>
      </w:r>
      <w:r w:rsidRPr="00E46F93">
        <w:t>entemente fornecem orientação sobre a responsabilidade do auditor com relação a responsabilidades relativas à emissão de relatório de auditoria adicionais</w:t>
      </w:r>
      <w:r>
        <w:t xml:space="preserve"> específicas na referida jurisdição. Tais responsabilidades adicionais não existem no Brasil.</w:t>
      </w:r>
    </w:p>
    <w:p w14:paraId="059173A5" w14:textId="77777777" w:rsidR="00ED39BF" w:rsidRDefault="00ED39BF" w:rsidP="00ED39BF">
      <w:pPr>
        <w:ind w:left="567" w:hanging="567"/>
        <w:jc w:val="both"/>
      </w:pPr>
    </w:p>
    <w:p w14:paraId="380E44D4" w14:textId="77777777" w:rsidR="00ED39BF" w:rsidRDefault="00ED39BF" w:rsidP="00ED39BF">
      <w:pPr>
        <w:ind w:left="567" w:hanging="567"/>
        <w:jc w:val="both"/>
      </w:pPr>
      <w:r>
        <w:t>A35.</w:t>
      </w:r>
      <w:r>
        <w:tab/>
      </w:r>
      <w:r w:rsidRPr="000B698B">
        <w:t xml:space="preserve">Em alguns casos, a lei ou o regulamento relevante pode requerer </w:t>
      </w:r>
      <w:r>
        <w:t>(</w:t>
      </w:r>
      <w:r w:rsidRPr="000B698B">
        <w:t>ou permitir</w:t>
      </w:r>
      <w:r>
        <w:t>)</w:t>
      </w:r>
      <w:r w:rsidRPr="000B698B">
        <w:t xml:space="preserve"> que o auditor cumpra essas outras responsabilidades relativas à emissão de relatório de auditoria no relatório do auditor independente sobre as demonstrações contábeis. Em outros casos, pode ser que o auditor deva ou possa emitir esse relatório de auditoria em relatório separado.</w:t>
      </w:r>
    </w:p>
    <w:p w14:paraId="16734239" w14:textId="77777777" w:rsidR="00ED39BF" w:rsidRDefault="00ED39BF" w:rsidP="00ED39BF">
      <w:pPr>
        <w:ind w:left="567" w:hanging="567"/>
        <w:jc w:val="both"/>
      </w:pPr>
    </w:p>
    <w:p w14:paraId="5EC049F0" w14:textId="77777777" w:rsidR="00ED39BF" w:rsidRDefault="00ED39BF" w:rsidP="00ED39BF">
      <w:pPr>
        <w:ind w:left="567" w:hanging="567"/>
        <w:jc w:val="both"/>
      </w:pPr>
      <w:r>
        <w:t>A36.</w:t>
      </w:r>
      <w:r>
        <w:tab/>
      </w:r>
      <w:r w:rsidRPr="000B698B">
        <w:t xml:space="preserve">Essas outras responsabilidades relativas à emissão de relatório de auditoria são tratadas em seção separada do relatório do auditor independente para diferenciá-las claramente da responsabilidade do auditor de acordo com as </w:t>
      </w:r>
      <w:r>
        <w:t>normas de auditoria</w:t>
      </w:r>
      <w:r w:rsidRPr="000B698B">
        <w:t xml:space="preserve"> de emitir relatório de auditoria sobre as demonstrações contábeis. Quando relevante, essa seção pode conter subtítulo</w:t>
      </w:r>
      <w:r>
        <w:t>s</w:t>
      </w:r>
      <w:r w:rsidRPr="000B698B">
        <w:t xml:space="preserve"> que descreva</w:t>
      </w:r>
      <w:r>
        <w:t>m</w:t>
      </w:r>
      <w:r w:rsidRPr="000B698B">
        <w:t xml:space="preserve"> o conteúdo do</w:t>
      </w:r>
      <w:r>
        <w:t>s</w:t>
      </w:r>
      <w:r w:rsidRPr="000B698B">
        <w:t xml:space="preserve"> outro</w:t>
      </w:r>
      <w:r>
        <w:t>s</w:t>
      </w:r>
      <w:r w:rsidRPr="000B698B">
        <w:t xml:space="preserve"> parágrafo</w:t>
      </w:r>
      <w:r>
        <w:t>s</w:t>
      </w:r>
      <w:r w:rsidRPr="000B698B">
        <w:t xml:space="preserve"> sobre responsabilidade relativa à emissão de relatório de auditoria.</w:t>
      </w:r>
    </w:p>
    <w:p w14:paraId="11E17619" w14:textId="77777777" w:rsidR="00ED39BF" w:rsidRDefault="00ED39BF" w:rsidP="00ED39BF">
      <w:pPr>
        <w:ind w:left="567" w:hanging="567"/>
        <w:jc w:val="both"/>
      </w:pPr>
    </w:p>
    <w:p w14:paraId="117C64DE" w14:textId="77777777" w:rsidR="00ED39BF" w:rsidRPr="005D7885" w:rsidRDefault="00ED39BF" w:rsidP="00ED39BF">
      <w:pPr>
        <w:ind w:left="567" w:hanging="567"/>
        <w:jc w:val="both"/>
      </w:pPr>
      <w:r w:rsidRPr="005D7885">
        <w:t>Assinatura do auditor (ver item 40)</w:t>
      </w:r>
    </w:p>
    <w:p w14:paraId="6C364C92" w14:textId="77777777" w:rsidR="00ED39BF" w:rsidRDefault="00ED39BF" w:rsidP="00ED39BF">
      <w:pPr>
        <w:ind w:left="567" w:hanging="567"/>
        <w:jc w:val="both"/>
      </w:pPr>
    </w:p>
    <w:p w14:paraId="7A247885" w14:textId="77777777" w:rsidR="00ED39BF" w:rsidRDefault="00ED39BF" w:rsidP="00ED39BF">
      <w:pPr>
        <w:ind w:left="567" w:hanging="567"/>
        <w:jc w:val="both"/>
      </w:pPr>
      <w:r>
        <w:t>A37.</w:t>
      </w:r>
      <w:r>
        <w:tab/>
        <w:t xml:space="preserve">A assinatura do auditor é em nome da firma de auditoria, em nome pessoal do auditor ou dos dois, conforme apropriado. Além da assinatura do auditor, em certas jurisdições, como requerido no Brasil pelo Conselho Federal de Contabilidade (CFC), pode ser que o auditor deva incluir no relatório de auditoria independente a sua </w:t>
      </w:r>
      <w:r w:rsidRPr="000B698B">
        <w:t>qualificação profissional</w:t>
      </w:r>
      <w:r>
        <w:t xml:space="preserve"> </w:t>
      </w:r>
      <w:r w:rsidRPr="000B698B">
        <w:t>na área contábil</w:t>
      </w:r>
      <w:r>
        <w:t>, assim como o fato de que o auditor ou a firma, conforme apropriado, foi reconhecido pelo devido órgão licenciador na referida jurisdição. No Brasil, é requerido pelo CFC a identificação do auditor, tanto da firma como do sócio ou responsável técnico, pelo número de registro no Conselho Regional de Contabilidade na categoria de Contador, conforme consta no exemplo de relatório incluso no Apêndice.</w:t>
      </w:r>
    </w:p>
    <w:p w14:paraId="64306D57" w14:textId="77777777" w:rsidR="00ED39BF" w:rsidRDefault="00ED39BF" w:rsidP="00ED39BF">
      <w:pPr>
        <w:ind w:left="567" w:hanging="567"/>
        <w:jc w:val="both"/>
      </w:pPr>
    </w:p>
    <w:p w14:paraId="30DF9985" w14:textId="77777777" w:rsidR="00ED39BF" w:rsidRDefault="00ED39BF" w:rsidP="00ED39BF">
      <w:pPr>
        <w:ind w:left="567" w:hanging="567"/>
        <w:jc w:val="both"/>
      </w:pPr>
      <w:r>
        <w:t>Data do relatório do auditor independente (ver item 41)</w:t>
      </w:r>
    </w:p>
    <w:p w14:paraId="0D1140E9" w14:textId="77777777" w:rsidR="00ED39BF" w:rsidRDefault="00ED39BF" w:rsidP="00ED39BF">
      <w:pPr>
        <w:ind w:left="567" w:hanging="567"/>
        <w:jc w:val="both"/>
      </w:pPr>
    </w:p>
    <w:p w14:paraId="69F3E9F5" w14:textId="77777777" w:rsidR="00ED39BF" w:rsidRDefault="00ED39BF" w:rsidP="00ED39BF">
      <w:pPr>
        <w:ind w:left="567" w:hanging="567"/>
        <w:jc w:val="both"/>
      </w:pPr>
      <w:r>
        <w:t>A38.</w:t>
      </w:r>
      <w:r>
        <w:tab/>
        <w:t>A data do relatório do auditor independente informa ao usuário do relatório do auditor independente que o auditor considerou o efeito dos eventos e transações conhecidos pelo auditor e ocorridos até aquela data. A responsabilidade do auditor por eventos e transações após a data do relatório do auditor independente é tratada na NBC TA 560, itens 10 a 17.</w:t>
      </w:r>
    </w:p>
    <w:p w14:paraId="4D634880" w14:textId="77777777" w:rsidR="00ED39BF" w:rsidRDefault="00ED39BF" w:rsidP="00ED39BF">
      <w:pPr>
        <w:ind w:left="567" w:hanging="567"/>
        <w:jc w:val="both"/>
      </w:pPr>
    </w:p>
    <w:p w14:paraId="74E130EF" w14:textId="77777777" w:rsidR="00ED39BF" w:rsidRDefault="00ED39BF" w:rsidP="00ED39BF">
      <w:pPr>
        <w:ind w:left="567" w:hanging="567"/>
        <w:jc w:val="both"/>
      </w:pPr>
      <w:r>
        <w:t>A39.</w:t>
      </w:r>
      <w:r>
        <w:tab/>
        <w:t xml:space="preserve">Considerando que a opinião do auditor é fornecida sobre as demonstrações contábeis e que as demonstrações contábeis são elaboradas sob a responsabilidade da administração, o auditor não está em posição de concluir que foi obtida evidência de auditoria apropriada e suficiente até que seja obtida evidência de que todas as demonstrações que compõem as demonstrações contábeis, incluindo as respectivas notas explicativas, foram elaboradas e que a administração aceitou a responsabilidade por elas. </w:t>
      </w:r>
    </w:p>
    <w:p w14:paraId="7E1F4A3D" w14:textId="77777777" w:rsidR="00ED39BF" w:rsidRDefault="00ED39BF" w:rsidP="00ED39BF">
      <w:pPr>
        <w:ind w:left="567" w:hanging="567"/>
        <w:jc w:val="both"/>
      </w:pPr>
    </w:p>
    <w:p w14:paraId="11700B76" w14:textId="77777777" w:rsidR="00ED39BF" w:rsidRDefault="00ED39BF" w:rsidP="00ED39BF">
      <w:pPr>
        <w:ind w:left="567" w:hanging="567"/>
        <w:jc w:val="both"/>
      </w:pPr>
      <w:r>
        <w:t>A40.</w:t>
      </w:r>
      <w:r>
        <w:tab/>
      </w:r>
      <w:r w:rsidRPr="00674B7B">
        <w:t>Em algumas jurisdições, como é o caso do Brasil, a legislação ou regulamentação identifica as pessoas ou órgãos (por exemplo, os</w:t>
      </w:r>
      <w:r>
        <w:t xml:space="preserve"> diretores</w:t>
      </w:r>
      <w:r w:rsidRPr="00674B7B">
        <w:t xml:space="preserve">) que são responsáveis por concluir que todas as demonstrações contábeis que compõem as demonstrações contábeis, incluindo as respectivas notas explicativas, foram </w:t>
      </w:r>
      <w:r>
        <w:t>elaborada</w:t>
      </w:r>
      <w:r w:rsidRPr="00674B7B">
        <w:t>s, e especifica o processo de aprovação necessário. Nesses</w:t>
      </w:r>
      <w:r>
        <w:t xml:space="preserve"> casos, a evidência dessa aprovação é obtida antes de datar o relatório de auditoria sobre as demonstrações contábeis. </w:t>
      </w:r>
    </w:p>
    <w:p w14:paraId="127466BE" w14:textId="77777777" w:rsidR="00ED39BF" w:rsidRDefault="00ED39BF" w:rsidP="00ED39BF">
      <w:pPr>
        <w:ind w:left="567" w:hanging="567"/>
        <w:jc w:val="both"/>
      </w:pPr>
    </w:p>
    <w:p w14:paraId="16963555" w14:textId="77777777" w:rsidR="00ED39BF" w:rsidRDefault="00ED39BF" w:rsidP="00ED39BF">
      <w:pPr>
        <w:ind w:left="567" w:hanging="567"/>
        <w:jc w:val="both"/>
      </w:pPr>
      <w:r>
        <w:t>A41.</w:t>
      </w:r>
      <w:r>
        <w:tab/>
      </w:r>
      <w:r w:rsidRPr="00674B7B">
        <w:t>Em algumas jurisdições</w:t>
      </w:r>
      <w:r>
        <w:t>,</w:t>
      </w:r>
      <w:r w:rsidRPr="000B698B">
        <w:t xml:space="preserve"> </w:t>
      </w:r>
      <w:r w:rsidRPr="00674B7B">
        <w:t>é necessária aprovação final das demonstrações contábeis pelos acionistas antes de</w:t>
      </w:r>
      <w:r>
        <w:t>l</w:t>
      </w:r>
      <w:r w:rsidRPr="00674B7B">
        <w:t>as serem publicadas.</w:t>
      </w:r>
      <w:r>
        <w:t xml:space="preserve"> </w:t>
      </w:r>
      <w:r w:rsidRPr="005A4998">
        <w:t>Essa prévia aprovação não é requerida no Brasil, ou seja, as demonstrações contábeis normalmente são publicadas antes da Assembléia Geral Ordinária que tem por objetivo a aprovação das demonstrações contábeis. Todavia, é importante considerar que, qualquer que seja a jurisdição,</w:t>
      </w:r>
      <w:r>
        <w:t xml:space="preserve"> </w:t>
      </w:r>
      <w:r w:rsidRPr="00674B7B">
        <w:t>a aprovação final pelos acionistas não é necessária para o auditor independente concluir que foi obtida evidência de auditoria apropriada e suficiente. A data de aprovação das demonstrações contábeis</w:t>
      </w:r>
      <w:r>
        <w:t>, para fins das normas de auditoria, é a primeira data em que as pessoas com autoridade reconhecida determinam que todas os quadros que compõem as demonstrações contábeis, incluindo as respectivas notas explicativas, foram elaboradas e que pessoas com autoridade reconhecida afirmaram que assumem a responsabilidade sobre essas demonstrações contábeis.</w:t>
      </w:r>
    </w:p>
    <w:p w14:paraId="1B88BB19" w14:textId="77777777" w:rsidR="00ED39BF" w:rsidRDefault="00ED39BF" w:rsidP="00ED39BF">
      <w:pPr>
        <w:ind w:left="567" w:hanging="567"/>
        <w:jc w:val="both"/>
      </w:pPr>
    </w:p>
    <w:p w14:paraId="677E70EA" w14:textId="77777777" w:rsidR="00ED39BF" w:rsidRDefault="00ED39BF" w:rsidP="00ED39BF">
      <w:pPr>
        <w:ind w:left="567" w:hanging="567"/>
        <w:jc w:val="both"/>
      </w:pPr>
      <w:r>
        <w:t>Relatório do auditor independente previsto por lei ou regulamento (ver item 43)</w:t>
      </w:r>
    </w:p>
    <w:p w14:paraId="78BEC21B" w14:textId="77777777" w:rsidR="00ED39BF" w:rsidRDefault="00ED39BF" w:rsidP="00ED39BF">
      <w:pPr>
        <w:ind w:left="567" w:hanging="567"/>
        <w:jc w:val="both"/>
      </w:pPr>
    </w:p>
    <w:p w14:paraId="492984BD" w14:textId="77777777" w:rsidR="00ED39BF" w:rsidRDefault="00ED39BF" w:rsidP="00ED39BF">
      <w:pPr>
        <w:ind w:left="567" w:hanging="567"/>
        <w:jc w:val="both"/>
      </w:pPr>
      <w:r>
        <w:t>A42.</w:t>
      </w:r>
      <w:r>
        <w:tab/>
        <w:t xml:space="preserve">A NBC TA 200 explica que pode ser que o auditor deva cumprir os requisitos legais ou regulatórios além das normas de auditoria (NBC TA 200, item A55). Nesse caso, o auditor pode ser obrigado a usar um formato ou texto no relatório do auditor independente diferente daquele descrito nesta Norma. Conforme explicado no item 4, a consistência do relatório do auditor independente, </w:t>
      </w:r>
      <w:r w:rsidRPr="00E9232E">
        <w:t xml:space="preserve">quando a auditoria foi conduzida de acordo com as </w:t>
      </w:r>
      <w:r w:rsidRPr="005A4998">
        <w:t>normas brasileiras de auditoria e as normas internacionais de auditoria,</w:t>
      </w:r>
      <w:r w:rsidRPr="00E9232E">
        <w:t xml:space="preserve"> promove credibilidade no mercado global tornando essas auditorias que foram conduzidas de acordo com normas reconhecidas mundialmente mais prontamente identificáveis.</w:t>
      </w:r>
      <w:r>
        <w:t xml:space="preserve"> Quando as diferenças entre os requisitos legais ou regulatórios e as normas de auditoria referem-se somente ao formato e ao texto do relatório do auditor </w:t>
      </w:r>
      <w:r w:rsidRPr="00ED1EA8">
        <w:t xml:space="preserve">independente e, no mínimo, cada um dos elementos identificados no </w:t>
      </w:r>
      <w:r>
        <w:t>item</w:t>
      </w:r>
      <w:r w:rsidRPr="00ED1EA8">
        <w:t xml:space="preserve"> 43(a)(i) está incluído no relatório do auditor independente, o relatório do auditor independente pode </w:t>
      </w:r>
      <w:r>
        <w:t xml:space="preserve">se </w:t>
      </w:r>
      <w:r w:rsidRPr="00ED1EA8">
        <w:t>referir</w:t>
      </w:r>
      <w:r>
        <w:t xml:space="preserve"> tanto às normas locais como às</w:t>
      </w:r>
      <w:r w:rsidRPr="00ED1EA8">
        <w:t xml:space="preserve"> normas internacionais de </w:t>
      </w:r>
      <w:r>
        <w:t>auditoria</w:t>
      </w:r>
      <w:r w:rsidRPr="00ED1EA8">
        <w:t>.</w:t>
      </w:r>
      <w:r>
        <w:t xml:space="preserve"> Consequentemente, nessas circunstâncias, considera-se que o auditor cumpriu os requisitos das normas de auditoria, mesmo quando o formato e o texto usados no seu relatório são especificados pelos </w:t>
      </w:r>
      <w:r w:rsidRPr="00ED1EA8">
        <w:t>requisitos legais ou regula</w:t>
      </w:r>
      <w:r>
        <w:t>tório</w:t>
      </w:r>
      <w:r w:rsidRPr="00ED1EA8">
        <w:t>s de apresentação de relatório.</w:t>
      </w:r>
      <w:r>
        <w:t xml:space="preserve"> Quando os requisitos específicos em jurisdição específica não entram em conflito com as normas internacionais de auditoria, a adoção do formato e do texto usados nesta Norma ajuda os usuários do relatório do auditor independente a reconhecer mais prontamente o relatório do auditor independente como um relatório sobre uma auditoria conduzida de acordo com normas de auditoria. (A NBC TA 210 trata das circunstâncias em que leis ou regulamentos determinam o formato ou texto do relatório do auditor independente em termos que são significativamente diferentes dos requisitos das normas de auditoria.) </w:t>
      </w:r>
    </w:p>
    <w:p w14:paraId="58D6151C" w14:textId="77777777" w:rsidR="00ED39BF" w:rsidRDefault="00ED39BF" w:rsidP="00ED39BF">
      <w:pPr>
        <w:ind w:left="567" w:hanging="567"/>
        <w:jc w:val="both"/>
      </w:pPr>
    </w:p>
    <w:p w14:paraId="27F4B3D5" w14:textId="77777777" w:rsidR="00ED39BF" w:rsidRDefault="00ED39BF" w:rsidP="00ED39BF">
      <w:pPr>
        <w:jc w:val="both"/>
      </w:pPr>
      <w:r>
        <w:t>Relatório do auditor independente para auditoria conduzida de acordo com as normas de auditoria de jurisdição específica e com as normas de auditoria (ver item 44)</w:t>
      </w:r>
    </w:p>
    <w:p w14:paraId="71A3B1FE" w14:textId="77777777" w:rsidR="00ED39BF" w:rsidRDefault="00ED39BF" w:rsidP="00ED39BF">
      <w:pPr>
        <w:ind w:left="567" w:hanging="567"/>
        <w:jc w:val="both"/>
      </w:pPr>
    </w:p>
    <w:p w14:paraId="2FF03F48" w14:textId="77777777" w:rsidR="00ED39BF" w:rsidRDefault="00ED39BF" w:rsidP="00ED39BF">
      <w:pPr>
        <w:ind w:left="567" w:hanging="567"/>
        <w:jc w:val="both"/>
      </w:pPr>
      <w:r>
        <w:t>A43.</w:t>
      </w:r>
      <w:r>
        <w:tab/>
        <w:t>No relatório do auditor independente, o auditor pode fazer referência à auditoria ter sido conduzida de acordo com as normas de auditoria e com as normas de auditoria nacionais, como as do Brasil, quando, além de cumprir as normas de auditoria nacionais relevantes, o auditor cumpre as normas internacionais de auditoria relevantes para a auditoria (NBC TA 200, item A56).</w:t>
      </w:r>
    </w:p>
    <w:p w14:paraId="2EB8771D" w14:textId="77777777" w:rsidR="00ED39BF" w:rsidRDefault="00ED39BF" w:rsidP="00ED39BF">
      <w:pPr>
        <w:ind w:left="567" w:hanging="567"/>
        <w:jc w:val="both"/>
      </w:pPr>
    </w:p>
    <w:p w14:paraId="75BE51B9" w14:textId="77777777" w:rsidR="00ED39BF" w:rsidRDefault="00ED39BF" w:rsidP="00ED39BF">
      <w:pPr>
        <w:ind w:left="567" w:hanging="567"/>
        <w:jc w:val="both"/>
      </w:pPr>
      <w:r>
        <w:t>A44.</w:t>
      </w:r>
      <w:r>
        <w:tab/>
        <w:t xml:space="preserve">A referência às normas internacionais de auditoria e às normas de auditoria nacionais não é apropriada se há um conflito entre os requisitos nas normas de auditoria e os requisitos nas normas de auditoria nacionais que levariam o auditor a formar uma opinião diferente ou não incluir parágrafo de ênfase que, nas circunstâncias específicas, é requerido pelas normas internacionais de auditoria. Por exemplo, algumas normas de auditoria nacionais proíbem o auditor de incluir um parágrafo de ênfase para destacar um problema de continuidade da entidade, enquanto que a NBC TA 570, item 19, requer que, nessas circunstâncias, o auditor inclua um parágrafo de ênfase. </w:t>
      </w:r>
      <w:r w:rsidRPr="00D50CB9">
        <w:t>Nesse caso, em decorrência da diferença existente, o relatório do auditor independente refere-se somente a um conjunto de</w:t>
      </w:r>
      <w:r>
        <w:t xml:space="preserve"> </w:t>
      </w:r>
      <w:r w:rsidRPr="00D50CB9">
        <w:t>normas de auditoria (internacionais ou nacionais) de acordo com as quais</w:t>
      </w:r>
      <w:r>
        <w:t xml:space="preserve"> foi elaborado o relatório do auditor independente.</w:t>
      </w:r>
    </w:p>
    <w:p w14:paraId="21521D45" w14:textId="77777777" w:rsidR="00ED39BF" w:rsidRDefault="00ED39BF" w:rsidP="00ED39BF">
      <w:pPr>
        <w:ind w:left="567" w:hanging="567"/>
        <w:jc w:val="both"/>
      </w:pPr>
    </w:p>
    <w:p w14:paraId="6639ABAB" w14:textId="77777777" w:rsidR="00ED39BF" w:rsidRDefault="00ED39BF" w:rsidP="00ED39BF">
      <w:pPr>
        <w:jc w:val="both"/>
      </w:pPr>
      <w:r w:rsidRPr="000D4887">
        <w:rPr>
          <w:b/>
        </w:rPr>
        <w:t>Informações suplementares apresentadas com as demonstrações contábeis</w:t>
      </w:r>
      <w:r>
        <w:t xml:space="preserve"> (ver itens 46 e 47)</w:t>
      </w:r>
    </w:p>
    <w:p w14:paraId="4D7BA386" w14:textId="77777777" w:rsidR="00ED39BF" w:rsidRDefault="00ED39BF" w:rsidP="00ED39BF">
      <w:pPr>
        <w:ind w:left="567" w:hanging="567"/>
        <w:jc w:val="both"/>
      </w:pPr>
    </w:p>
    <w:p w14:paraId="1B3D34CF" w14:textId="77777777" w:rsidR="00ED39BF" w:rsidRDefault="00ED39BF" w:rsidP="00ED39BF">
      <w:pPr>
        <w:ind w:left="567" w:hanging="567"/>
        <w:jc w:val="both"/>
      </w:pPr>
      <w:r>
        <w:t>A45.</w:t>
      </w:r>
      <w:r>
        <w:tab/>
        <w:t>Em algumas circunstâncias, é possível que a entidade deva, por lei, regulamento ou normas, ou por opção voluntária, apresentar informações suplementares que não são requeridas pela estrutura de relatório financeiro aplicável juntamente com as demonstrações contábeis. Por exemplo, informações suplementares podem ser apresentadas para melhorar o entendimento da estrutura de relatório financeiro aplicável pelo usuário ou fornecer explicação adicional sobre itens específicos das demonstrações contábeis. Essas informações são apresentadas normalmente em demonstrativos suplementares ou como notas adicionais.</w:t>
      </w:r>
    </w:p>
    <w:p w14:paraId="161F969C" w14:textId="77777777" w:rsidR="00ED39BF" w:rsidRDefault="00ED39BF" w:rsidP="00ED39BF">
      <w:pPr>
        <w:ind w:left="567" w:hanging="567"/>
        <w:jc w:val="both"/>
      </w:pPr>
    </w:p>
    <w:p w14:paraId="54E194FE" w14:textId="77777777" w:rsidR="00ED39BF" w:rsidRDefault="00ED39BF" w:rsidP="00ED39BF">
      <w:pPr>
        <w:ind w:left="567" w:hanging="567"/>
        <w:jc w:val="both"/>
      </w:pPr>
      <w:r>
        <w:t>A46.</w:t>
      </w:r>
      <w:r>
        <w:tab/>
        <w:t xml:space="preserve">A opinião do auditor cobre informações suplementares que não podem ser claramente diferenciadas das demonstrações contábeis devido a sua natureza e forma de apresentação. Este seria o caso, por exemplo, quando as notas explicativas às demonstrações contábeis incluem uma explicação sobre até que ponto as demonstrações contábeis cumprem com outra estrutura de relatório financeiro. A opinião do auditor também cobriria as notas explicativas ou os demonstrativos suplementares que fazem referência cruzada com as demonstrações contábeis. </w:t>
      </w:r>
    </w:p>
    <w:p w14:paraId="6D1DC88F" w14:textId="77777777" w:rsidR="00ED39BF" w:rsidRDefault="00ED39BF" w:rsidP="00ED39BF">
      <w:pPr>
        <w:ind w:left="567" w:hanging="567"/>
        <w:jc w:val="both"/>
      </w:pPr>
    </w:p>
    <w:p w14:paraId="2AA4128E" w14:textId="77777777" w:rsidR="00ED39BF" w:rsidRDefault="00ED39BF" w:rsidP="00ED39BF">
      <w:pPr>
        <w:ind w:left="567" w:hanging="567"/>
        <w:jc w:val="both"/>
      </w:pPr>
      <w:r>
        <w:t>A47.</w:t>
      </w:r>
      <w:r>
        <w:tab/>
        <w:t>As informações suplementares cobertas pela opinião do auditor não precisam ser mencionadas especificamente no parágrafo introdutório do relatório do auditor independente quando a referência às notas explicativas na descrição das demonstrações que compõe as demonstrações contábeis no parágrafo introdutório é suficiente.</w:t>
      </w:r>
    </w:p>
    <w:p w14:paraId="7368AE1F" w14:textId="77777777" w:rsidR="00ED39BF" w:rsidRDefault="00ED39BF" w:rsidP="00ED39BF">
      <w:pPr>
        <w:ind w:left="567" w:hanging="567"/>
        <w:jc w:val="both"/>
      </w:pPr>
    </w:p>
    <w:p w14:paraId="11ECC19E" w14:textId="77777777" w:rsidR="00ED39BF" w:rsidRDefault="00ED39BF" w:rsidP="00ED39BF">
      <w:pPr>
        <w:ind w:left="567" w:hanging="567"/>
        <w:jc w:val="both"/>
      </w:pPr>
      <w:r w:rsidRPr="00844A95">
        <w:t>A48.</w:t>
      </w:r>
      <w:r w:rsidRPr="00844A95">
        <w:tab/>
        <w:t>A legislação ou regulamentação pode não requerer que as informações suplementares</w:t>
      </w:r>
      <w:r>
        <w:t xml:space="preserve"> sejam auditadas, e a administração pode decidir não pedir que o auditor inclua as informações suplementares no alcance da auditoria das demonstrações contábeis.</w:t>
      </w:r>
    </w:p>
    <w:p w14:paraId="42CC82AB" w14:textId="77777777" w:rsidR="00ED39BF" w:rsidRDefault="00ED39BF" w:rsidP="00ED39BF">
      <w:pPr>
        <w:ind w:left="567" w:hanging="567"/>
        <w:jc w:val="both"/>
      </w:pPr>
    </w:p>
    <w:p w14:paraId="3ABDC3C5" w14:textId="77777777" w:rsidR="00ED39BF" w:rsidRDefault="00ED39BF" w:rsidP="00ED39BF">
      <w:pPr>
        <w:ind w:left="567" w:hanging="567"/>
        <w:jc w:val="both"/>
      </w:pPr>
      <w:r>
        <w:t>A49.</w:t>
      </w:r>
      <w:r>
        <w:tab/>
        <w:t>A avaliação do auditor sobre se as informações suplementares não auditadas estão apresentadas de maneira que poderiam ser interpretadas como estando cobertas pela opinião do auditor inclui, por exemplo, onde essas informações estão apresentadas em relação às demonstrações contábeis e quaisquer informações suplementares auditadas, e se estão claramente identificadas como “não auditadas.”</w:t>
      </w:r>
    </w:p>
    <w:p w14:paraId="1D0C3AC1" w14:textId="77777777" w:rsidR="00ED39BF" w:rsidRDefault="00ED39BF" w:rsidP="00ED39BF">
      <w:pPr>
        <w:ind w:left="1276" w:hanging="425"/>
        <w:jc w:val="both"/>
      </w:pPr>
    </w:p>
    <w:p w14:paraId="7936BDF3" w14:textId="77777777" w:rsidR="00ED39BF" w:rsidRDefault="00ED39BF" w:rsidP="00ED39BF">
      <w:pPr>
        <w:ind w:left="567" w:hanging="567"/>
        <w:jc w:val="both"/>
      </w:pPr>
      <w:r>
        <w:t>A50.</w:t>
      </w:r>
      <w:r>
        <w:tab/>
        <w:t>A administração poderia mudar a apresentação de informações suplementares não auditadas que poderiam ser interpretadas como estando cobertas pela opinião do auditor, por exemplo:</w:t>
      </w:r>
    </w:p>
    <w:p w14:paraId="44220A30" w14:textId="77777777" w:rsidR="00ED39BF" w:rsidRDefault="00ED39BF">
      <w:pPr>
        <w:numPr>
          <w:ilvl w:val="0"/>
          <w:numId w:val="266"/>
        </w:numPr>
        <w:spacing w:after="0" w:line="240" w:lineRule="auto"/>
        <w:ind w:left="1134" w:hanging="283"/>
        <w:jc w:val="both"/>
      </w:pPr>
      <w:r>
        <w:t>r</w:t>
      </w:r>
      <w:r w:rsidRPr="00E9232E">
        <w:t>emovendo as referências cruzadas das demonstrações contábeis a</w:t>
      </w:r>
      <w:r>
        <w:t>os</w:t>
      </w:r>
      <w:r w:rsidRPr="00E9232E">
        <w:t xml:space="preserve"> demonstrativos suplementares não auditados ou notas explicativas não auditadas de modo que a delimitação entre informações auditadas e não auditadas seja suficientemente clara</w:t>
      </w:r>
      <w:r>
        <w:t>;</w:t>
      </w:r>
    </w:p>
    <w:p w14:paraId="68EDB777" w14:textId="77777777" w:rsidR="00ED39BF" w:rsidRDefault="00ED39BF">
      <w:pPr>
        <w:numPr>
          <w:ilvl w:val="0"/>
          <w:numId w:val="266"/>
        </w:numPr>
        <w:spacing w:after="0" w:line="240" w:lineRule="auto"/>
        <w:ind w:left="1134" w:hanging="283"/>
        <w:jc w:val="both"/>
      </w:pPr>
      <w:r>
        <w:t xml:space="preserve">apresentar as informações suplementares não auditadas fora das demonstrações contábeis ou, se isso não for possível nas circunstâncias, pelo menos colocar as notas explicativas não auditadas no final das notas explicativas às demonstrações contábeis requeridas e identificá-las claramente como não auditadas. As notas explicativas não auditadas que estão apresentadas juntamente com as notas auditadas podem ser mal interpretadas como tendo sido auditadas. </w:t>
      </w:r>
    </w:p>
    <w:p w14:paraId="02A43CE1" w14:textId="77777777" w:rsidR="00ED39BF" w:rsidRDefault="00ED39BF" w:rsidP="00ED39BF">
      <w:pPr>
        <w:ind w:left="567" w:hanging="567"/>
        <w:jc w:val="both"/>
      </w:pPr>
    </w:p>
    <w:p w14:paraId="71C045BF" w14:textId="77777777" w:rsidR="00ED39BF" w:rsidRDefault="00ED39BF" w:rsidP="00ED39BF">
      <w:pPr>
        <w:ind w:left="567" w:hanging="567"/>
        <w:jc w:val="both"/>
      </w:pPr>
      <w:r>
        <w:t>A51.</w:t>
      </w:r>
      <w:r>
        <w:tab/>
        <w:t xml:space="preserve">O fato de as informações suplementares não serem auditadas não isenta o auditor da responsabilidade de ler essas informações para identificar inconsistências relevantes com as demonstrações contábeis auditadas. A responsabilidade do auditor com relação às informações suplementares não auditadas é consistente com aquelas descritas na NBC TA 720. </w:t>
      </w:r>
    </w:p>
    <w:p w14:paraId="7840B190" w14:textId="77777777" w:rsidR="00ED39BF" w:rsidRPr="00D101D9" w:rsidRDefault="00ED39BF" w:rsidP="00ED39BF">
      <w:pPr>
        <w:jc w:val="both"/>
      </w:pPr>
      <w:r>
        <w:br w:type="page"/>
      </w:r>
      <w:r w:rsidRPr="007676D2">
        <w:rPr>
          <w:b/>
          <w:sz w:val="28"/>
          <w:szCs w:val="28"/>
        </w:rPr>
        <w:t>Apêndice</w:t>
      </w:r>
      <w:r w:rsidRPr="0021181B">
        <w:rPr>
          <w:b/>
        </w:rPr>
        <w:t xml:space="preserve"> </w:t>
      </w:r>
      <w:r w:rsidRPr="00D101D9">
        <w:t>(ver item A14)</w:t>
      </w:r>
    </w:p>
    <w:p w14:paraId="64E8D7EC" w14:textId="77777777" w:rsidR="00ED39BF" w:rsidRDefault="00ED39BF" w:rsidP="00ED39BF">
      <w:pPr>
        <w:jc w:val="both"/>
      </w:pPr>
    </w:p>
    <w:p w14:paraId="53B06741" w14:textId="77777777" w:rsidR="00ED39BF" w:rsidRPr="000D4887" w:rsidRDefault="00ED39BF" w:rsidP="00ED39BF">
      <w:pPr>
        <w:jc w:val="both"/>
        <w:rPr>
          <w:b/>
        </w:rPr>
      </w:pPr>
      <w:r w:rsidRPr="000D4887">
        <w:rPr>
          <w:b/>
        </w:rPr>
        <w:t>Exemplos de relatório de auditoria do auditor independente sobre as demonstrações contábeis</w:t>
      </w:r>
    </w:p>
    <w:p w14:paraId="3175FF62" w14:textId="77777777" w:rsidR="00ED39BF" w:rsidRDefault="00ED39BF" w:rsidP="00ED39BF">
      <w:pPr>
        <w:jc w:val="both"/>
      </w:pPr>
    </w:p>
    <w:p w14:paraId="16D3131E" w14:textId="77777777" w:rsidR="00ED39BF" w:rsidRPr="00D101D9" w:rsidRDefault="00ED39BF" w:rsidP="00ED39BF">
      <w:pPr>
        <w:jc w:val="both"/>
      </w:pPr>
      <w:r w:rsidRPr="000241E7">
        <w:rPr>
          <w:highlight w:val="yellow"/>
        </w:rPr>
        <w:t>Exemplo 1:</w:t>
      </w:r>
      <w:r>
        <w:t xml:space="preserve"> </w:t>
      </w:r>
      <w:r w:rsidRPr="00D101D9">
        <w:t xml:space="preserve">Relatório do auditor independente sobre demonstrações contábeis </w:t>
      </w:r>
      <w:r>
        <w:t>elaborada</w:t>
      </w:r>
      <w:r w:rsidRPr="00D101D9">
        <w:t>s de acordo com a estrutura de apresentação adequada</w:t>
      </w:r>
      <w:r>
        <w:t>,</w:t>
      </w:r>
      <w:r w:rsidRPr="00D101D9">
        <w:t xml:space="preserve"> elaborada para satisfazer as necessidades de informações</w:t>
      </w:r>
      <w:r>
        <w:t xml:space="preserve"> </w:t>
      </w:r>
      <w:r w:rsidRPr="00D101D9">
        <w:t>contábeis comuns de ampla gama de usuários (por exemplo, práticas contábeis adotadas no Brasil).</w:t>
      </w:r>
    </w:p>
    <w:p w14:paraId="3A91286F" w14:textId="77777777" w:rsidR="00ED39BF" w:rsidRDefault="00ED39BF" w:rsidP="00ED39BF">
      <w:pPr>
        <w:jc w:val="both"/>
      </w:pPr>
    </w:p>
    <w:p w14:paraId="6DC90F8D" w14:textId="77777777" w:rsidR="00ED39BF" w:rsidRPr="00E9232E" w:rsidRDefault="00ED39BF" w:rsidP="00ED39BF">
      <w:pPr>
        <w:jc w:val="both"/>
      </w:pPr>
      <w:r w:rsidRPr="000241E7">
        <w:rPr>
          <w:highlight w:val="yellow"/>
        </w:rPr>
        <w:t>Exemplo 2</w:t>
      </w:r>
      <w:r w:rsidRPr="00E9232E">
        <w:t>:</w:t>
      </w:r>
      <w:r>
        <w:t xml:space="preserve"> R</w:t>
      </w:r>
      <w:r w:rsidRPr="00E9232E">
        <w:t xml:space="preserve">elatório do auditor independente sobre demonstrações contábeis </w:t>
      </w:r>
      <w:r>
        <w:t>elaborada</w:t>
      </w:r>
      <w:r w:rsidRPr="00E9232E">
        <w:t>s de acordo com a estrutura de conformidade elaborada para satisfazer as necessidades de informações financeiras comuns de ampla gama de usuários.</w:t>
      </w:r>
    </w:p>
    <w:p w14:paraId="55667D45" w14:textId="77777777" w:rsidR="00ED39BF" w:rsidRDefault="00ED39BF" w:rsidP="00ED39BF">
      <w:pPr>
        <w:jc w:val="both"/>
      </w:pPr>
    </w:p>
    <w:p w14:paraId="57E0B361" w14:textId="77777777" w:rsidR="00ED39BF" w:rsidRPr="00E9232E" w:rsidRDefault="00ED39BF" w:rsidP="00ED39BF">
      <w:pPr>
        <w:jc w:val="both"/>
      </w:pPr>
      <w:r w:rsidRPr="000241E7">
        <w:rPr>
          <w:highlight w:val="yellow"/>
        </w:rPr>
        <w:t>Exemplo 3</w:t>
      </w:r>
      <w:r w:rsidRPr="00E9232E">
        <w:t xml:space="preserve">: </w:t>
      </w:r>
      <w:r>
        <w:t>R</w:t>
      </w:r>
      <w:r w:rsidRPr="00E9232E">
        <w:t xml:space="preserve">elatório do auditor independente sobre demonstrações contábeis consolidadas </w:t>
      </w:r>
      <w:r>
        <w:t>elaborada</w:t>
      </w:r>
      <w:r w:rsidRPr="00E9232E">
        <w:t>s de acordo com a estrutura de apresentação adequada</w:t>
      </w:r>
      <w:r>
        <w:t>,</w:t>
      </w:r>
      <w:r w:rsidRPr="00E9232E">
        <w:t xml:space="preserve"> elaborada para satisfazer as necessidades de informações </w:t>
      </w:r>
      <w:r>
        <w:t>contábeis</w:t>
      </w:r>
      <w:r w:rsidRPr="00E9232E">
        <w:t xml:space="preserve"> comuns de ampla gama de usuários (por exemplo, normas internacionais de contabilidade).</w:t>
      </w:r>
    </w:p>
    <w:p w14:paraId="624E7EFB" w14:textId="77777777" w:rsidR="00ED39BF" w:rsidRDefault="00ED39BF" w:rsidP="00ED39BF">
      <w:pPr>
        <w:jc w:val="both"/>
      </w:pPr>
    </w:p>
    <w:p w14:paraId="786A4EDA" w14:textId="77777777" w:rsidR="00ED39BF" w:rsidRPr="000241E7" w:rsidRDefault="00ED39BF" w:rsidP="00ED39BF">
      <w:pPr>
        <w:jc w:val="both"/>
        <w:rPr>
          <w:highlight w:val="yellow"/>
        </w:rPr>
      </w:pPr>
      <w:r w:rsidRPr="000241E7">
        <w:rPr>
          <w:highlight w:val="yellow"/>
        </w:rPr>
        <w:t>Exemplo 1: As circunstâncias incluem o seguinte:</w:t>
      </w:r>
      <w:r w:rsidRPr="000241E7">
        <w:rPr>
          <w:highlight w:val="yellow"/>
        </w:rPr>
        <w:tab/>
        <w:t xml:space="preserve">  </w:t>
      </w:r>
    </w:p>
    <w:p w14:paraId="21600213" w14:textId="77777777" w:rsidR="00ED39BF" w:rsidRPr="000241E7" w:rsidRDefault="00ED39BF">
      <w:pPr>
        <w:numPr>
          <w:ilvl w:val="0"/>
          <w:numId w:val="267"/>
        </w:numPr>
        <w:spacing w:after="0" w:line="240" w:lineRule="auto"/>
        <w:jc w:val="both"/>
        <w:rPr>
          <w:highlight w:val="yellow"/>
        </w:rPr>
      </w:pPr>
      <w:r w:rsidRPr="000241E7">
        <w:rPr>
          <w:highlight w:val="yellow"/>
        </w:rPr>
        <w:t>auditoria de conjunto completo de demonstrações contábeis;</w:t>
      </w:r>
      <w:r w:rsidRPr="000241E7">
        <w:rPr>
          <w:highlight w:val="yellow"/>
        </w:rPr>
        <w:tab/>
        <w:t xml:space="preserve"> </w:t>
      </w:r>
    </w:p>
    <w:p w14:paraId="7B3C568F" w14:textId="77777777" w:rsidR="00ED39BF" w:rsidRPr="000241E7" w:rsidRDefault="00ED39BF">
      <w:pPr>
        <w:numPr>
          <w:ilvl w:val="0"/>
          <w:numId w:val="267"/>
        </w:numPr>
        <w:spacing w:after="0" w:line="240" w:lineRule="auto"/>
        <w:jc w:val="both"/>
        <w:rPr>
          <w:highlight w:val="yellow"/>
        </w:rPr>
      </w:pPr>
      <w:r w:rsidRPr="000241E7">
        <w:rPr>
          <w:highlight w:val="yellow"/>
        </w:rPr>
        <w:t xml:space="preserve">as demonstrações contábeis foram elaboradas para fins gerais pela administração da entidade de acordo com as práticas contábeis adotadas no </w:t>
      </w:r>
      <w:r w:rsidRPr="000241E7">
        <w:t>Brasil</w:t>
      </w:r>
      <w:r w:rsidRPr="000241E7">
        <w:rPr>
          <w:highlight w:val="yellow"/>
        </w:rPr>
        <w:t xml:space="preserve">;                                </w:t>
      </w:r>
    </w:p>
    <w:p w14:paraId="54D1ACFA" w14:textId="77777777" w:rsidR="00ED39BF" w:rsidRDefault="00ED39BF">
      <w:pPr>
        <w:numPr>
          <w:ilvl w:val="0"/>
          <w:numId w:val="267"/>
        </w:numPr>
        <w:spacing w:after="0" w:line="240" w:lineRule="auto"/>
        <w:jc w:val="both"/>
      </w:pPr>
      <w:r w:rsidRPr="000241E7">
        <w:rPr>
          <w:highlight w:val="yellow"/>
        </w:rPr>
        <w:t>os termos do trabalho de auditoria refletem a descrição da responsabilidade da administração pelas demonstrações contábeis na NBC TA 210.</w:t>
      </w:r>
      <w:r w:rsidRPr="00E9232E">
        <w:tab/>
      </w:r>
      <w:r>
        <w:t xml:space="preserve">                </w:t>
      </w:r>
    </w:p>
    <w:p w14:paraId="0AE5C492" w14:textId="77777777" w:rsidR="00ED39BF" w:rsidRDefault="00ED39BF" w:rsidP="00ED39BF">
      <w:pPr>
        <w:jc w:val="both"/>
      </w:pPr>
    </w:p>
    <w:p w14:paraId="2BB2CF09" w14:textId="77777777" w:rsidR="00ED39BF" w:rsidRDefault="00ED39BF" w:rsidP="00ED39BF">
      <w:pPr>
        <w:jc w:val="both"/>
      </w:pPr>
    </w:p>
    <w:p w14:paraId="05BD5661" w14:textId="77777777" w:rsidR="00ED39BF" w:rsidRDefault="00ED39BF" w:rsidP="00ED39BF">
      <w:pPr>
        <w:jc w:val="both"/>
        <w:rPr>
          <w:i/>
          <w:sz w:val="18"/>
          <w:szCs w:val="18"/>
        </w:rPr>
      </w:pPr>
      <w:r w:rsidRPr="006E1C2D">
        <w:rPr>
          <w:b/>
        </w:rPr>
        <w:t>RELATÓRIO DO</w:t>
      </w:r>
      <w:r>
        <w:rPr>
          <w:b/>
        </w:rPr>
        <w:t>(S)</w:t>
      </w:r>
      <w:r w:rsidRPr="006E1C2D">
        <w:rPr>
          <w:b/>
        </w:rPr>
        <w:t xml:space="preserve"> AUDITOR</w:t>
      </w:r>
      <w:r>
        <w:rPr>
          <w:b/>
        </w:rPr>
        <w:t>(</w:t>
      </w:r>
      <w:r w:rsidRPr="006E1C2D">
        <w:rPr>
          <w:b/>
        </w:rPr>
        <w:t>ES</w:t>
      </w:r>
      <w:r>
        <w:rPr>
          <w:b/>
        </w:rPr>
        <w:t>)</w:t>
      </w:r>
      <w:r w:rsidRPr="006E1C2D">
        <w:rPr>
          <w:b/>
        </w:rPr>
        <w:t xml:space="preserve"> INDEPENDENTE</w:t>
      </w:r>
      <w:r>
        <w:rPr>
          <w:b/>
        </w:rPr>
        <w:t>(</w:t>
      </w:r>
      <w:r w:rsidRPr="006E1C2D">
        <w:rPr>
          <w:b/>
        </w:rPr>
        <w:t>S</w:t>
      </w:r>
      <w:r>
        <w:rPr>
          <w:b/>
        </w:rPr>
        <w:t>)</w:t>
      </w:r>
      <w:r w:rsidRPr="006E1C2D">
        <w:rPr>
          <w:b/>
        </w:rPr>
        <w:t xml:space="preserve"> SOBRE AS DEMONSTRAÇÕES CONT</w:t>
      </w:r>
      <w:r>
        <w:rPr>
          <w:b/>
        </w:rPr>
        <w:t>ÁB</w:t>
      </w:r>
      <w:r w:rsidRPr="006E1C2D">
        <w:rPr>
          <w:b/>
        </w:rPr>
        <w:t>EIS</w:t>
      </w:r>
    </w:p>
    <w:p w14:paraId="4BA76D00" w14:textId="77777777" w:rsidR="00ED39BF" w:rsidRDefault="00ED39BF" w:rsidP="00ED39BF">
      <w:pPr>
        <w:jc w:val="both"/>
      </w:pPr>
    </w:p>
    <w:p w14:paraId="710D87D1" w14:textId="77777777" w:rsidR="00ED39BF" w:rsidRPr="00110754" w:rsidRDefault="00ED39BF" w:rsidP="00ED39BF">
      <w:pPr>
        <w:jc w:val="both"/>
        <w:rPr>
          <w:sz w:val="20"/>
          <w:szCs w:val="20"/>
        </w:rPr>
      </w:pPr>
      <w:r w:rsidRPr="00110754" w:rsidDel="00FC5774">
        <w:rPr>
          <w:rStyle w:val="Refdenotaderodap"/>
          <w:sz w:val="20"/>
          <w:szCs w:val="20"/>
        </w:rPr>
        <w:t xml:space="preserve"> </w:t>
      </w:r>
      <w:r w:rsidRPr="00110754">
        <w:rPr>
          <w:sz w:val="20"/>
          <w:szCs w:val="20"/>
        </w:rPr>
        <w:t>(1)</w:t>
      </w:r>
    </w:p>
    <w:p w14:paraId="2F204F91" w14:textId="77777777" w:rsidR="00ED39BF" w:rsidRDefault="00ED39BF" w:rsidP="00ED39BF">
      <w:pPr>
        <w:jc w:val="both"/>
      </w:pPr>
      <w:r>
        <w:t>(Destinatário apropriado)</w:t>
      </w:r>
    </w:p>
    <w:p w14:paraId="05994439" w14:textId="77777777" w:rsidR="00ED39BF" w:rsidRDefault="00ED39BF" w:rsidP="00ED39BF">
      <w:pPr>
        <w:jc w:val="both"/>
      </w:pPr>
    </w:p>
    <w:p w14:paraId="63DAEA50" w14:textId="77777777" w:rsidR="00ED39BF" w:rsidRDefault="00ED39BF" w:rsidP="00ED39BF">
      <w:pPr>
        <w:jc w:val="both"/>
      </w:pPr>
      <w:r>
        <w:t>Examinamos as demonstrações contábeis da Companhia ABC, que compreendem o balanço patrimonial em 31 de dezembro de 20X1</w:t>
      </w:r>
      <w:r w:rsidRPr="00110754">
        <w:rPr>
          <w:sz w:val="20"/>
          <w:szCs w:val="20"/>
        </w:rPr>
        <w:t>(</w:t>
      </w:r>
      <w:r>
        <w:rPr>
          <w:sz w:val="20"/>
          <w:szCs w:val="20"/>
        </w:rPr>
        <w:t>2</w:t>
      </w:r>
      <w:r w:rsidRPr="00110754">
        <w:rPr>
          <w:sz w:val="20"/>
          <w:szCs w:val="20"/>
        </w:rPr>
        <w:t>)</w:t>
      </w:r>
      <w:r>
        <w:t xml:space="preserve"> e as respectivas demonstrações</w:t>
      </w:r>
      <w:r w:rsidRPr="00110754">
        <w:rPr>
          <w:sz w:val="20"/>
          <w:szCs w:val="20"/>
        </w:rPr>
        <w:t>(</w:t>
      </w:r>
      <w:r>
        <w:rPr>
          <w:sz w:val="20"/>
          <w:szCs w:val="20"/>
        </w:rPr>
        <w:t>3</w:t>
      </w:r>
      <w:r w:rsidRPr="00110754">
        <w:rPr>
          <w:sz w:val="20"/>
          <w:szCs w:val="20"/>
        </w:rPr>
        <w:t>)</w:t>
      </w:r>
      <w:r>
        <w:t xml:space="preserve"> do resultado, das mutações do patrimônio líquido e dos fluxos de caixa para o exercício findo naquela data, assim como o resumo das </w:t>
      </w:r>
      <w:r w:rsidRPr="00FC3AED">
        <w:t xml:space="preserve">principais práticas contábeis e </w:t>
      </w:r>
      <w:r>
        <w:t>demais</w:t>
      </w:r>
      <w:r w:rsidRPr="00FC3AED">
        <w:t xml:space="preserve"> notas explicativas</w:t>
      </w:r>
      <w:r>
        <w:t>.</w:t>
      </w:r>
    </w:p>
    <w:p w14:paraId="605BF453" w14:textId="77777777" w:rsidR="00ED39BF" w:rsidRDefault="00ED39BF" w:rsidP="00ED39BF">
      <w:pPr>
        <w:jc w:val="both"/>
        <w:rPr>
          <w:i/>
          <w:sz w:val="18"/>
          <w:szCs w:val="18"/>
        </w:rPr>
      </w:pPr>
    </w:p>
    <w:p w14:paraId="42B8F842" w14:textId="77777777" w:rsidR="00ED39BF" w:rsidRPr="004D2F41" w:rsidRDefault="00ED39BF" w:rsidP="00ED39BF">
      <w:pPr>
        <w:jc w:val="both"/>
        <w:rPr>
          <w:b/>
        </w:rPr>
      </w:pPr>
      <w:r w:rsidRPr="004D2F41">
        <w:rPr>
          <w:b/>
        </w:rPr>
        <w:t>Responsabilidade da administração sobre as demonstrações contábeis</w:t>
      </w:r>
    </w:p>
    <w:p w14:paraId="4D18C93A" w14:textId="77777777" w:rsidR="00ED39BF" w:rsidRDefault="00ED39BF" w:rsidP="00ED39BF">
      <w:pPr>
        <w:jc w:val="both"/>
      </w:pPr>
    </w:p>
    <w:p w14:paraId="4AEC9A53" w14:textId="77777777" w:rsidR="00ED39BF" w:rsidRPr="00E9232E" w:rsidRDefault="00ED39BF" w:rsidP="00ED39BF">
      <w:pPr>
        <w:jc w:val="both"/>
      </w:pPr>
      <w:r>
        <w:t xml:space="preserve">A administração da Companhia é responsável pela elaboração e adequada apresentação dessas demonstrações contábeis de acordo com </w:t>
      </w:r>
      <w:r w:rsidRPr="00FC3AED">
        <w:t xml:space="preserve">as </w:t>
      </w:r>
      <w:r>
        <w:t xml:space="preserve">práticas contábeis adotadas no Brasil e pelos controles internos que ela determinou como necessários para permitir a elaboração de demonstrações contábeis livres de distorção relevante, </w:t>
      </w:r>
      <w:r w:rsidRPr="007879D0">
        <w:t xml:space="preserve">independentemente se </w:t>
      </w:r>
      <w:r>
        <w:t xml:space="preserve">causada </w:t>
      </w:r>
      <w:r w:rsidRPr="007879D0">
        <w:t>por fraude ou erro</w:t>
      </w:r>
      <w:r>
        <w:t>.</w:t>
      </w:r>
    </w:p>
    <w:p w14:paraId="71E93D56" w14:textId="77777777" w:rsidR="00ED39BF" w:rsidRPr="008137E5" w:rsidRDefault="00ED39BF" w:rsidP="00ED39BF">
      <w:pPr>
        <w:jc w:val="both"/>
        <w:rPr>
          <w:b/>
        </w:rPr>
      </w:pPr>
    </w:p>
    <w:p w14:paraId="1BE30E9F" w14:textId="77777777" w:rsidR="00ED39BF" w:rsidRPr="00110754" w:rsidRDefault="00ED39BF" w:rsidP="00ED39BF">
      <w:pPr>
        <w:jc w:val="both"/>
        <w:rPr>
          <w:sz w:val="20"/>
          <w:szCs w:val="20"/>
        </w:rPr>
      </w:pPr>
      <w:r w:rsidRPr="004D2F41">
        <w:rPr>
          <w:b/>
        </w:rPr>
        <w:t>Responsabilidade dos auditores independentes</w:t>
      </w:r>
      <w:r w:rsidRPr="00110754">
        <w:rPr>
          <w:sz w:val="20"/>
          <w:szCs w:val="20"/>
        </w:rPr>
        <w:t>(</w:t>
      </w:r>
      <w:r>
        <w:rPr>
          <w:sz w:val="20"/>
          <w:szCs w:val="20"/>
        </w:rPr>
        <w:t>4</w:t>
      </w:r>
      <w:r w:rsidRPr="00110754">
        <w:rPr>
          <w:sz w:val="20"/>
          <w:szCs w:val="20"/>
        </w:rPr>
        <w:t>)</w:t>
      </w:r>
    </w:p>
    <w:p w14:paraId="70B49F55" w14:textId="77777777" w:rsidR="00ED39BF" w:rsidRDefault="00ED39BF" w:rsidP="00ED39BF">
      <w:pPr>
        <w:jc w:val="both"/>
      </w:pPr>
    </w:p>
    <w:p w14:paraId="5C517B36" w14:textId="77777777" w:rsidR="00ED39BF" w:rsidRPr="00E9232E" w:rsidRDefault="00ED39BF" w:rsidP="00ED39BF">
      <w:pPr>
        <w:jc w:val="both"/>
      </w:pPr>
      <w:r w:rsidRPr="00FC3AED">
        <w:t>Nossa responsabilidade é a de expressar uma opinião sobre essas demonstraç</w:t>
      </w:r>
      <w:r>
        <w:t>ões contábeis com base em nossa</w:t>
      </w:r>
      <w:r w:rsidRPr="00FC3AED">
        <w:t xml:space="preserve"> </w:t>
      </w:r>
      <w:r>
        <w:t xml:space="preserve">auditoria, conduzida </w:t>
      </w:r>
      <w:r w:rsidRPr="00FC3AED">
        <w:t>de acordo com</w:t>
      </w:r>
      <w:r>
        <w:t xml:space="preserve"> as n</w:t>
      </w:r>
      <w:r w:rsidRPr="00FC3AED">
        <w:t xml:space="preserve">ormas </w:t>
      </w:r>
      <w:r>
        <w:t>brasileiras e internacionais de a</w:t>
      </w:r>
      <w:r w:rsidRPr="00FC3AED">
        <w:t>uditoria. Essas normas requerem o cumprimento d</w:t>
      </w:r>
      <w:r>
        <w:t>e exigências</w:t>
      </w:r>
      <w:r w:rsidRPr="00FC3AED">
        <w:t xml:space="preserve"> étic</w:t>
      </w:r>
      <w:r>
        <w:t>a</w:t>
      </w:r>
      <w:r w:rsidRPr="00FC3AED">
        <w:t>s pelo</w:t>
      </w:r>
      <w:r>
        <w:t>s</w:t>
      </w:r>
      <w:r w:rsidRPr="00FC3AED">
        <w:t xml:space="preserve"> auditor</w:t>
      </w:r>
      <w:r>
        <w:t>es</w:t>
      </w:r>
      <w:r w:rsidRPr="00FC3AED">
        <w:t xml:space="preserve"> e que a auditoria seja planejada e executada com o objetivo de obter segurança razoável de que as demonstrações contábeis estão livres de distorç</w:t>
      </w:r>
      <w:r>
        <w:t>ão</w:t>
      </w:r>
      <w:r w:rsidRPr="00FC3AED">
        <w:t xml:space="preserve"> relevante.</w:t>
      </w:r>
    </w:p>
    <w:p w14:paraId="3CF09FDB" w14:textId="77777777" w:rsidR="00ED39BF" w:rsidRPr="00E9232E" w:rsidRDefault="00ED39BF" w:rsidP="00ED39BF">
      <w:pPr>
        <w:jc w:val="both"/>
      </w:pPr>
      <w:r>
        <w:t>Uma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w:t>
      </w:r>
      <w:r w:rsidRPr="007879D0">
        <w:t>, independentemente se causada por fraude ou erro.</w:t>
      </w:r>
      <w:r>
        <w:t xml:space="preserve"> </w:t>
      </w:r>
      <w:r w:rsidRPr="007879D0">
        <w:t>N</w:t>
      </w:r>
      <w:r>
        <w:t>essa avaliação de riscos, o auditor considera os controles internos relevantes para a elaboração e adequada apresentação das demonstrações contábeis da Companhia para planejar os procedimentos de auditoria que são apropriados nas circunstâncias, mas não para fins de expressar uma opinião</w:t>
      </w:r>
      <w:r w:rsidRPr="00110754">
        <w:rPr>
          <w:sz w:val="20"/>
          <w:szCs w:val="20"/>
        </w:rPr>
        <w:t>(</w:t>
      </w:r>
      <w:r>
        <w:rPr>
          <w:sz w:val="20"/>
          <w:szCs w:val="20"/>
        </w:rPr>
        <w:t>5</w:t>
      </w:r>
      <w:r w:rsidRPr="00110754">
        <w:rPr>
          <w:sz w:val="20"/>
          <w:szCs w:val="20"/>
        </w:rPr>
        <w:t>)</w:t>
      </w:r>
      <w:r>
        <w:t xml:space="preserve"> sobre a eficácia desses controles internos da Companhia</w:t>
      </w:r>
      <w:r w:rsidRPr="00110754">
        <w:rPr>
          <w:sz w:val="20"/>
          <w:szCs w:val="20"/>
        </w:rPr>
        <w:t>(</w:t>
      </w:r>
      <w:r>
        <w:rPr>
          <w:sz w:val="20"/>
          <w:szCs w:val="20"/>
        </w:rPr>
        <w:t>6</w:t>
      </w:r>
      <w:r w:rsidRPr="00110754">
        <w:rPr>
          <w:sz w:val="20"/>
          <w:szCs w:val="20"/>
        </w:rPr>
        <w:t>)</w:t>
      </w:r>
      <w:r w:rsidRPr="000956CE">
        <w:t>.</w:t>
      </w:r>
      <w:r>
        <w:t xml:space="preserve"> Uma 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tomadas em conjunto.</w:t>
      </w:r>
    </w:p>
    <w:p w14:paraId="76317B35" w14:textId="77777777" w:rsidR="00ED39BF" w:rsidRDefault="00ED39BF" w:rsidP="00ED39BF">
      <w:pPr>
        <w:jc w:val="both"/>
      </w:pPr>
      <w:r>
        <w:t>Acreditamos que a evidência de auditoria obtida é suficiente e apropriada para fundamentar nossa opinião.</w:t>
      </w:r>
    </w:p>
    <w:p w14:paraId="63509A9C" w14:textId="77777777" w:rsidR="00ED39BF" w:rsidRPr="008137E5" w:rsidRDefault="00ED39BF" w:rsidP="00ED39BF">
      <w:pPr>
        <w:jc w:val="both"/>
        <w:rPr>
          <w:b/>
        </w:rPr>
      </w:pPr>
    </w:p>
    <w:p w14:paraId="26484457" w14:textId="77777777" w:rsidR="00ED39BF" w:rsidRPr="004D2F41" w:rsidRDefault="00ED39BF" w:rsidP="00ED39BF">
      <w:pPr>
        <w:jc w:val="both"/>
        <w:rPr>
          <w:b/>
        </w:rPr>
      </w:pPr>
      <w:r w:rsidRPr="004D2F41">
        <w:rPr>
          <w:b/>
        </w:rPr>
        <w:t>Opinião</w:t>
      </w:r>
    </w:p>
    <w:p w14:paraId="3D728623" w14:textId="77777777" w:rsidR="00ED39BF" w:rsidRDefault="00ED39BF" w:rsidP="00ED39BF">
      <w:pPr>
        <w:jc w:val="both"/>
      </w:pPr>
    </w:p>
    <w:p w14:paraId="6D90BFF5" w14:textId="77777777" w:rsidR="00ED39BF" w:rsidRDefault="00ED39BF" w:rsidP="00ED39BF">
      <w:pPr>
        <w:jc w:val="both"/>
      </w:pPr>
      <w:r>
        <w:t xml:space="preserve">Em nossa opinião, as demonstrações contábeis acima referidas apresentam adequadamente, em todos os aspectos relevantes, a posição patrimonial e financeira da Entidade ABC em 31 de dezembro de 20X1, </w:t>
      </w:r>
      <w:r w:rsidRPr="00BD140D">
        <w:t>o desempenho de suas operações e os seus fl</w:t>
      </w:r>
      <w:r>
        <w:t>uxos de caixa para o exercício findo naquela data, de acordo com as práticas contábeis adotadas no Brasil.</w:t>
      </w:r>
    </w:p>
    <w:p w14:paraId="652112A3" w14:textId="77777777" w:rsidR="00ED39BF" w:rsidRDefault="00ED39BF" w:rsidP="00ED39BF">
      <w:pPr>
        <w:jc w:val="both"/>
      </w:pPr>
    </w:p>
    <w:p w14:paraId="40D4E223" w14:textId="77777777" w:rsidR="00ED39BF" w:rsidRDefault="00ED39BF" w:rsidP="00ED39BF">
      <w:pPr>
        <w:jc w:val="both"/>
      </w:pPr>
      <w:r>
        <w:t>[Local (localidade do escritório de auditoria que emitiu o relatório) e data do relatório do auditor independente]</w:t>
      </w:r>
    </w:p>
    <w:p w14:paraId="41F43A46" w14:textId="77777777" w:rsidR="00ED39BF" w:rsidRDefault="00ED39BF" w:rsidP="00ED39BF">
      <w:pPr>
        <w:jc w:val="both"/>
      </w:pPr>
      <w:r>
        <w:t>[Nome do auditor independente (pessoa física ou jurídica)]</w:t>
      </w:r>
    </w:p>
    <w:p w14:paraId="516C55F0" w14:textId="77777777" w:rsidR="00ED39BF" w:rsidRDefault="00ED39BF" w:rsidP="00ED39BF">
      <w:pPr>
        <w:jc w:val="both"/>
      </w:pPr>
      <w:r>
        <w:t>[Nome do profissional (sócio ou responsável técnico, no caso de o auditor ser pessoa jurídica)]</w:t>
      </w:r>
    </w:p>
    <w:p w14:paraId="4429AF1B" w14:textId="77777777" w:rsidR="00ED39BF" w:rsidRDefault="00ED39BF" w:rsidP="00ED39BF">
      <w:pPr>
        <w:jc w:val="both"/>
      </w:pPr>
      <w:r>
        <w:t>[Números de registro no CRC da firma de auditoria e do profissional que assina o relatório]</w:t>
      </w:r>
    </w:p>
    <w:p w14:paraId="0E2F6D43" w14:textId="77777777" w:rsidR="00ED39BF" w:rsidRDefault="00ED39BF" w:rsidP="00ED39BF">
      <w:pPr>
        <w:jc w:val="both"/>
      </w:pPr>
      <w:r>
        <w:t>[Assinatura do auditor independente]</w:t>
      </w:r>
    </w:p>
    <w:p w14:paraId="4C7F5DA2" w14:textId="77777777" w:rsidR="00ED39BF" w:rsidRDefault="00ED39BF" w:rsidP="00ED39BF">
      <w:pPr>
        <w:jc w:val="both"/>
        <w:rPr>
          <w:sz w:val="18"/>
          <w:szCs w:val="18"/>
        </w:rPr>
      </w:pPr>
    </w:p>
    <w:p w14:paraId="4D37F5D4" w14:textId="77777777" w:rsidR="00ED39BF" w:rsidRPr="001B38F1" w:rsidRDefault="00ED39BF" w:rsidP="00ED39BF">
      <w:pPr>
        <w:pStyle w:val="Textodenotaderodap"/>
        <w:ind w:left="284" w:hanging="284"/>
        <w:jc w:val="both"/>
      </w:pPr>
      <w:r>
        <w:t>(1)</w:t>
      </w:r>
      <w:r>
        <w:tab/>
      </w:r>
      <w:r w:rsidRPr="001B38F1">
        <w:rPr>
          <w:sz w:val="18"/>
          <w:szCs w:val="18"/>
        </w:rPr>
        <w:t>No caso do relatório cobrir outros aspectos legais e regulatórios, seria necessário um subtítulo para especificar que essa primeira parte do relatório refere-se às demonstrações contábeis e após a opinião sobre elas e eventuais parágrafos de ênfase e de outros assuntos, seria incluso outro subtítulo.</w:t>
      </w:r>
    </w:p>
    <w:p w14:paraId="76DEA805" w14:textId="77777777" w:rsidR="00ED39BF" w:rsidRPr="00FC5774" w:rsidRDefault="00ED39BF" w:rsidP="00ED39BF">
      <w:pPr>
        <w:pStyle w:val="Textodenotaderodap"/>
        <w:ind w:left="284" w:hanging="284"/>
        <w:jc w:val="both"/>
        <w:rPr>
          <w:sz w:val="18"/>
          <w:szCs w:val="18"/>
        </w:rPr>
      </w:pPr>
      <w:r>
        <w:t xml:space="preserve">(2) </w:t>
      </w:r>
      <w:r w:rsidRPr="008137E5">
        <w:rPr>
          <w:sz w:val="18"/>
          <w:szCs w:val="18"/>
        </w:rPr>
        <w:t xml:space="preserve">Embora a Estrutura Conceitual para Elaboração e Apresentação de Demonstrações Contábeis utilizada no Brasil determine a apresentação de demonstrações contábeis de forma comparativa e a Lei das Sociedades Anônimas fale em apresentação dos valores correspondentes do exercício anterior, não existe nenhuma determinação legal que estabeleça que o relatório do auditor independente deva incluir também opinião sobre o ano anterior, portanto, esta e as demais </w:t>
      </w:r>
      <w:r>
        <w:rPr>
          <w:sz w:val="18"/>
          <w:szCs w:val="18"/>
        </w:rPr>
        <w:t>normas de auditoria</w:t>
      </w:r>
      <w:r w:rsidRPr="008137E5">
        <w:rPr>
          <w:sz w:val="18"/>
          <w:szCs w:val="18"/>
        </w:rPr>
        <w:t xml:space="preserve"> que tratam da emissão de relatório adotam integralmente o modelo internacional em que o relatório cobre somente o ano corrente.</w:t>
      </w:r>
    </w:p>
    <w:p w14:paraId="56E0B822" w14:textId="77777777" w:rsidR="00ED39BF" w:rsidRPr="00FC5774" w:rsidRDefault="00ED39BF" w:rsidP="00ED39BF">
      <w:pPr>
        <w:pStyle w:val="Textodenotaderodap"/>
        <w:ind w:left="284" w:hanging="284"/>
        <w:jc w:val="both"/>
        <w:rPr>
          <w:sz w:val="18"/>
          <w:szCs w:val="18"/>
        </w:rPr>
      </w:pPr>
      <w:r>
        <w:rPr>
          <w:sz w:val="18"/>
          <w:szCs w:val="18"/>
        </w:rPr>
        <w:t xml:space="preserve">(3) </w:t>
      </w:r>
      <w:r w:rsidRPr="008137E5">
        <w:rPr>
          <w:sz w:val="18"/>
          <w:szCs w:val="18"/>
        </w:rPr>
        <w:t>No caso em que incluir demonstrações consolidadas ou outras demonstrações, como a Demonstração do Valor Adicionado, este parágrafo e o da opinião devem ser adaptados</w:t>
      </w:r>
      <w:r>
        <w:rPr>
          <w:sz w:val="18"/>
          <w:szCs w:val="18"/>
        </w:rPr>
        <w:t>.</w:t>
      </w:r>
    </w:p>
    <w:p w14:paraId="0604D4FC" w14:textId="77777777" w:rsidR="00ED39BF" w:rsidRPr="00FC5774" w:rsidRDefault="00ED39BF" w:rsidP="00ED39BF">
      <w:pPr>
        <w:pStyle w:val="Textodenotaderodap"/>
        <w:ind w:left="284" w:hanging="284"/>
        <w:jc w:val="both"/>
        <w:rPr>
          <w:sz w:val="18"/>
          <w:szCs w:val="18"/>
        </w:rPr>
      </w:pPr>
      <w:r>
        <w:rPr>
          <w:sz w:val="18"/>
          <w:szCs w:val="18"/>
        </w:rPr>
        <w:t xml:space="preserve">(4) </w:t>
      </w:r>
      <w:r w:rsidRPr="001B38F1">
        <w:rPr>
          <w:sz w:val="18"/>
          <w:szCs w:val="18"/>
        </w:rPr>
        <w:t xml:space="preserve">Adaptar no caso de auditor pessoa </w:t>
      </w:r>
      <w:r>
        <w:rPr>
          <w:sz w:val="18"/>
          <w:szCs w:val="18"/>
        </w:rPr>
        <w:t>física ou firma</w:t>
      </w:r>
      <w:r w:rsidRPr="001B38F1">
        <w:rPr>
          <w:sz w:val="18"/>
          <w:szCs w:val="18"/>
        </w:rPr>
        <w:t xml:space="preserve"> individual.</w:t>
      </w:r>
    </w:p>
    <w:p w14:paraId="026B78DB" w14:textId="77777777" w:rsidR="00ED39BF" w:rsidRPr="00FC5774" w:rsidRDefault="00ED39BF" w:rsidP="00ED39BF">
      <w:pPr>
        <w:pStyle w:val="Textodenotaderodap"/>
        <w:ind w:left="284" w:hanging="284"/>
        <w:jc w:val="both"/>
        <w:rPr>
          <w:sz w:val="18"/>
          <w:szCs w:val="18"/>
        </w:rPr>
      </w:pPr>
      <w:r w:rsidRPr="00FC5774">
        <w:rPr>
          <w:sz w:val="18"/>
          <w:szCs w:val="18"/>
        </w:rPr>
        <w:t xml:space="preserve">(5) </w:t>
      </w:r>
      <w:r w:rsidRPr="009E70B8">
        <w:rPr>
          <w:sz w:val="18"/>
          <w:szCs w:val="18"/>
        </w:rPr>
        <w:t>Nas circunstâncias em que o auditor também tem a responsabilidade de expressar uma opinião sobre a eficácia dos controles internos em conjunto com a auditoria das demonstrações contábeis, a redação desta sentença seria como segue: “Nessas avaliações de risco, o auditor considera os controles internos relevantes para a elaboração e adequada apresentação das demonstrações contábeis da entidade para planejar procedimentos de auditoria que são apropriados nas circunstâncias.</w:t>
      </w:r>
    </w:p>
    <w:p w14:paraId="70080A99" w14:textId="77777777" w:rsidR="00ED39BF" w:rsidRPr="00A81D1C" w:rsidRDefault="00ED39BF" w:rsidP="00ED39BF">
      <w:pPr>
        <w:pStyle w:val="Textodenotaderodap"/>
        <w:ind w:left="284" w:hanging="284"/>
        <w:jc w:val="both"/>
      </w:pPr>
      <w:r>
        <w:rPr>
          <w:sz w:val="18"/>
          <w:szCs w:val="18"/>
        </w:rPr>
        <w:t xml:space="preserve">(6) </w:t>
      </w:r>
      <w:r w:rsidRPr="009E70B8">
        <w:rPr>
          <w:sz w:val="18"/>
          <w:szCs w:val="18"/>
        </w:rPr>
        <w:t>Nas circunstâncias em que o auditor também tem a responsabilidade de expressar uma opinião sobre a eficácia dos controles internos em conjunto com a auditoria das demonstrações contábeis, a redação desta sentença seria como segue: “Nessas avaliações de risco, o auditor considera os controles internos relevantes para a elaboração e adequada apresentação das demonstrações contábeis da entidade para planejar procedimentos de auditoria que são apropriados nas circunstâncias</w:t>
      </w:r>
      <w:r>
        <w:rPr>
          <w:sz w:val="18"/>
          <w:szCs w:val="18"/>
        </w:rPr>
        <w:t>.</w:t>
      </w:r>
    </w:p>
    <w:p w14:paraId="7F8B93C1" w14:textId="77777777" w:rsidR="00ED39BF" w:rsidRDefault="00ED39BF" w:rsidP="00ED39BF">
      <w:pPr>
        <w:jc w:val="both"/>
        <w:rPr>
          <w:sz w:val="18"/>
          <w:szCs w:val="18"/>
        </w:rPr>
      </w:pPr>
    </w:p>
    <w:p w14:paraId="28B053EB" w14:textId="77777777" w:rsidR="00ED39BF" w:rsidRDefault="00ED39BF" w:rsidP="00ED39BF">
      <w:pPr>
        <w:jc w:val="both"/>
        <w:rPr>
          <w:sz w:val="18"/>
          <w:szCs w:val="18"/>
        </w:rPr>
      </w:pPr>
    </w:p>
    <w:p w14:paraId="0F901B24" w14:textId="77777777" w:rsidR="00ED39BF" w:rsidRDefault="00ED39BF" w:rsidP="00ED39BF">
      <w:pPr>
        <w:jc w:val="both"/>
        <w:rPr>
          <w:sz w:val="18"/>
          <w:szCs w:val="18"/>
        </w:rPr>
      </w:pPr>
    </w:p>
    <w:p w14:paraId="266DF378" w14:textId="77777777" w:rsidR="00ED39BF" w:rsidRDefault="00ED39BF" w:rsidP="00ED39BF">
      <w:pPr>
        <w:jc w:val="both"/>
        <w:rPr>
          <w:sz w:val="18"/>
          <w:szCs w:val="18"/>
        </w:rPr>
      </w:pPr>
    </w:p>
    <w:p w14:paraId="63220FB1" w14:textId="77777777" w:rsidR="00ED39BF" w:rsidRDefault="00ED39BF" w:rsidP="00ED39BF">
      <w:pPr>
        <w:jc w:val="both"/>
        <w:rPr>
          <w:sz w:val="18"/>
          <w:szCs w:val="18"/>
        </w:rPr>
      </w:pPr>
    </w:p>
    <w:p w14:paraId="2CC0F5FC" w14:textId="77777777" w:rsidR="00ED39BF" w:rsidRDefault="00ED39BF" w:rsidP="00ED39BF">
      <w:pPr>
        <w:jc w:val="both"/>
        <w:rPr>
          <w:sz w:val="18"/>
          <w:szCs w:val="18"/>
        </w:rPr>
      </w:pPr>
    </w:p>
    <w:p w14:paraId="01A9819E" w14:textId="77777777" w:rsidR="00ED39BF" w:rsidRDefault="00ED39BF" w:rsidP="00ED39BF">
      <w:pPr>
        <w:jc w:val="both"/>
        <w:rPr>
          <w:sz w:val="18"/>
          <w:szCs w:val="18"/>
        </w:rPr>
      </w:pPr>
    </w:p>
    <w:p w14:paraId="5EDE3F4C" w14:textId="77777777" w:rsidR="00ED39BF" w:rsidRDefault="00ED39BF" w:rsidP="00ED39BF">
      <w:pPr>
        <w:jc w:val="both"/>
        <w:rPr>
          <w:sz w:val="18"/>
          <w:szCs w:val="18"/>
        </w:rPr>
      </w:pPr>
    </w:p>
    <w:p w14:paraId="0F2F2998" w14:textId="77777777" w:rsidR="00ED39BF" w:rsidRDefault="00ED39BF" w:rsidP="00ED39BF">
      <w:pPr>
        <w:jc w:val="both"/>
        <w:rPr>
          <w:sz w:val="18"/>
          <w:szCs w:val="18"/>
        </w:rPr>
      </w:pPr>
    </w:p>
    <w:p w14:paraId="1F5B6923" w14:textId="77777777" w:rsidR="00ED39BF" w:rsidRDefault="00ED39BF" w:rsidP="00ED39BF">
      <w:pPr>
        <w:jc w:val="both"/>
        <w:rPr>
          <w:sz w:val="18"/>
          <w:szCs w:val="18"/>
        </w:rPr>
      </w:pPr>
    </w:p>
    <w:p w14:paraId="10DD310B" w14:textId="77777777" w:rsidR="00ED39BF" w:rsidRDefault="00ED39BF" w:rsidP="00ED39BF">
      <w:pPr>
        <w:jc w:val="both"/>
        <w:rPr>
          <w:sz w:val="18"/>
          <w:szCs w:val="18"/>
        </w:rPr>
      </w:pPr>
    </w:p>
    <w:p w14:paraId="10AF37DC" w14:textId="77777777" w:rsidR="00ED39BF" w:rsidRDefault="00ED39BF" w:rsidP="00ED39BF">
      <w:pPr>
        <w:jc w:val="both"/>
        <w:rPr>
          <w:sz w:val="18"/>
          <w:szCs w:val="18"/>
        </w:rPr>
      </w:pPr>
    </w:p>
    <w:p w14:paraId="2CFEA3A0" w14:textId="77777777" w:rsidR="00ED39BF" w:rsidRDefault="00ED39BF" w:rsidP="00ED39BF">
      <w:pPr>
        <w:jc w:val="both"/>
        <w:rPr>
          <w:sz w:val="18"/>
          <w:szCs w:val="18"/>
        </w:rPr>
      </w:pPr>
    </w:p>
    <w:p w14:paraId="3FD80D83" w14:textId="77777777" w:rsidR="00ED39BF" w:rsidRDefault="00ED39BF" w:rsidP="00ED39BF">
      <w:pPr>
        <w:jc w:val="both"/>
        <w:rPr>
          <w:sz w:val="18"/>
          <w:szCs w:val="18"/>
        </w:rPr>
      </w:pPr>
    </w:p>
    <w:p w14:paraId="5E8B3301" w14:textId="77777777" w:rsidR="00ED39BF" w:rsidRDefault="00ED39BF" w:rsidP="00ED39BF">
      <w:pPr>
        <w:jc w:val="both"/>
        <w:rPr>
          <w:sz w:val="18"/>
          <w:szCs w:val="18"/>
        </w:rPr>
      </w:pPr>
    </w:p>
    <w:p w14:paraId="1D309418" w14:textId="77777777" w:rsidR="00ED39BF" w:rsidRPr="009E70B8" w:rsidRDefault="00ED39BF" w:rsidP="00ED39BF">
      <w:pPr>
        <w:jc w:val="both"/>
        <w:rPr>
          <w:sz w:val="18"/>
          <w:szCs w:val="18"/>
        </w:rPr>
      </w:pPr>
    </w:p>
    <w:p w14:paraId="6BAE1151" w14:textId="77777777" w:rsidR="00ED39BF" w:rsidRDefault="00ED39BF" w:rsidP="00ED39BF">
      <w:pPr>
        <w:jc w:val="both"/>
      </w:pPr>
      <w:r>
        <w:t>Exemplo 2: As circunstâncias incluem o seguinte:</w:t>
      </w:r>
      <w:r>
        <w:tab/>
        <w:t xml:space="preserve"> </w:t>
      </w:r>
    </w:p>
    <w:p w14:paraId="0FDB3DE6" w14:textId="77777777" w:rsidR="00ED39BF" w:rsidRDefault="00ED39BF">
      <w:pPr>
        <w:numPr>
          <w:ilvl w:val="0"/>
          <w:numId w:val="268"/>
        </w:numPr>
        <w:spacing w:after="0" w:line="240" w:lineRule="auto"/>
        <w:jc w:val="both"/>
      </w:pPr>
      <w:r>
        <w:t>Auditoria de conjunto completo de demonstrações contábeis exigida por lei ou regulamento.</w:t>
      </w:r>
      <w:r>
        <w:tab/>
        <w:t xml:space="preserve">                                                             </w:t>
      </w:r>
    </w:p>
    <w:p w14:paraId="68E26290" w14:textId="77777777" w:rsidR="00ED39BF" w:rsidRDefault="00ED39BF">
      <w:pPr>
        <w:numPr>
          <w:ilvl w:val="0"/>
          <w:numId w:val="268"/>
        </w:numPr>
        <w:spacing w:after="0" w:line="240" w:lineRule="auto"/>
        <w:jc w:val="both"/>
      </w:pPr>
      <w:r>
        <w:t>As demonstrações contábeis foram elaboradas para fins gerais pela administração da entidade de acordo com a estrutura de relatório financeiro (Lei XYZ) da Jurisdição X (ou seja, uma estrutura de relatório financeiro, que compreende lei ou regulamento, elaborada para satisfazer as necessidades de informações financeiras comuns de ampla gama de usuários, mas que não é uma estrutura de apresentação adequada).</w:t>
      </w:r>
      <w:r>
        <w:tab/>
        <w:t xml:space="preserve">                                         </w:t>
      </w:r>
    </w:p>
    <w:p w14:paraId="4FEC2F7D" w14:textId="77777777" w:rsidR="00ED39BF" w:rsidRDefault="00ED39BF">
      <w:pPr>
        <w:numPr>
          <w:ilvl w:val="0"/>
          <w:numId w:val="268"/>
        </w:numPr>
        <w:spacing w:after="0" w:line="240" w:lineRule="auto"/>
        <w:jc w:val="both"/>
      </w:pPr>
      <w:r>
        <w:t>Os termos do trabalho de auditoria refletem a descrição da responsabilidade da administração pelas demonstrações contábeis na NBC TA 210.</w:t>
      </w:r>
    </w:p>
    <w:p w14:paraId="32E6ADF2" w14:textId="77777777" w:rsidR="00ED39BF" w:rsidRDefault="00ED39BF" w:rsidP="00ED39BF">
      <w:pPr>
        <w:jc w:val="both"/>
      </w:pPr>
    </w:p>
    <w:p w14:paraId="56ABE718" w14:textId="77777777" w:rsidR="00ED39BF" w:rsidRPr="009E70B8" w:rsidRDefault="00ED39BF" w:rsidP="00ED39BF">
      <w:pPr>
        <w:jc w:val="both"/>
        <w:rPr>
          <w:b/>
        </w:rPr>
      </w:pPr>
      <w:r w:rsidRPr="009E70B8">
        <w:rPr>
          <w:b/>
        </w:rPr>
        <w:t>RELATÓRIO DOS AUDITORES INDEPENDENTES</w:t>
      </w:r>
      <w:r w:rsidRPr="00110754">
        <w:rPr>
          <w:sz w:val="20"/>
          <w:szCs w:val="20"/>
        </w:rPr>
        <w:t>(</w:t>
      </w:r>
      <w:r>
        <w:rPr>
          <w:sz w:val="20"/>
          <w:szCs w:val="20"/>
        </w:rPr>
        <w:t>1</w:t>
      </w:r>
      <w:r w:rsidRPr="00110754">
        <w:rPr>
          <w:sz w:val="20"/>
          <w:szCs w:val="20"/>
        </w:rPr>
        <w:t>)</w:t>
      </w:r>
      <w:r w:rsidRPr="00FA1B66">
        <w:rPr>
          <w:b/>
        </w:rPr>
        <w:t xml:space="preserve"> </w:t>
      </w:r>
      <w:r>
        <w:rPr>
          <w:b/>
        </w:rPr>
        <w:t>SOBRE AS DEMONSTRAÇÕES CONTÁBEIS</w:t>
      </w:r>
    </w:p>
    <w:p w14:paraId="1BCD56D1" w14:textId="77777777" w:rsidR="00ED39BF" w:rsidRDefault="00ED39BF" w:rsidP="00ED39BF">
      <w:pPr>
        <w:jc w:val="both"/>
      </w:pPr>
    </w:p>
    <w:p w14:paraId="2F885443" w14:textId="77777777" w:rsidR="00ED39BF" w:rsidRDefault="00ED39BF" w:rsidP="00ED39BF">
      <w:pPr>
        <w:jc w:val="both"/>
      </w:pPr>
      <w:r>
        <w:t>[Destinatário apropriado]</w:t>
      </w:r>
    </w:p>
    <w:p w14:paraId="1C155AFE" w14:textId="77777777" w:rsidR="00ED39BF" w:rsidRDefault="00ED39BF" w:rsidP="00ED39BF">
      <w:pPr>
        <w:jc w:val="both"/>
      </w:pPr>
      <w:r w:rsidRPr="00110754">
        <w:rPr>
          <w:sz w:val="20"/>
          <w:szCs w:val="20"/>
        </w:rPr>
        <w:t>(</w:t>
      </w:r>
      <w:r>
        <w:rPr>
          <w:sz w:val="20"/>
          <w:szCs w:val="20"/>
        </w:rPr>
        <w:t>2</w:t>
      </w:r>
      <w:r w:rsidRPr="00110754">
        <w:rPr>
          <w:sz w:val="20"/>
          <w:szCs w:val="20"/>
        </w:rPr>
        <w:t>)</w:t>
      </w:r>
    </w:p>
    <w:p w14:paraId="7A509524" w14:textId="77777777" w:rsidR="00ED39BF" w:rsidRDefault="00ED39BF" w:rsidP="00ED39BF">
      <w:pPr>
        <w:jc w:val="both"/>
      </w:pPr>
      <w:r>
        <w:t>Examinamos as demonstrações contábeis da Companhia ABC, que compreendem o balanço patrimonial em 31 de dezembro de 20X1</w:t>
      </w:r>
      <w:r w:rsidRPr="00110754">
        <w:rPr>
          <w:sz w:val="20"/>
          <w:szCs w:val="20"/>
        </w:rPr>
        <w:t>(</w:t>
      </w:r>
      <w:r>
        <w:rPr>
          <w:sz w:val="20"/>
          <w:szCs w:val="20"/>
        </w:rPr>
        <w:t>3</w:t>
      </w:r>
      <w:r w:rsidRPr="00110754">
        <w:rPr>
          <w:sz w:val="20"/>
          <w:szCs w:val="20"/>
        </w:rPr>
        <w:t>)</w:t>
      </w:r>
      <w:r>
        <w:t xml:space="preserve"> e as respectivas demonstrações</w:t>
      </w:r>
      <w:r w:rsidRPr="00110754">
        <w:rPr>
          <w:sz w:val="20"/>
          <w:szCs w:val="20"/>
        </w:rPr>
        <w:t>(</w:t>
      </w:r>
      <w:r>
        <w:rPr>
          <w:sz w:val="20"/>
          <w:szCs w:val="20"/>
        </w:rPr>
        <w:t>4</w:t>
      </w:r>
      <w:r w:rsidRPr="00110754">
        <w:rPr>
          <w:sz w:val="20"/>
          <w:szCs w:val="20"/>
        </w:rPr>
        <w:t>)</w:t>
      </w:r>
      <w:r>
        <w:t xml:space="preserve"> do resultado, das mutações do patrimônio líquido e dos fluxos de caixa para o exercício findo naquela data, assim como o resumo das </w:t>
      </w:r>
      <w:r w:rsidRPr="00FC3AED">
        <w:t xml:space="preserve">principais práticas contábeis e </w:t>
      </w:r>
      <w:r>
        <w:t>demais</w:t>
      </w:r>
      <w:r w:rsidRPr="00FC3AED">
        <w:t xml:space="preserve"> notas explicativas</w:t>
      </w:r>
      <w:r>
        <w:t xml:space="preserve">. </w:t>
      </w:r>
    </w:p>
    <w:p w14:paraId="0076823D" w14:textId="77777777" w:rsidR="00ED39BF" w:rsidRPr="003D4C58" w:rsidRDefault="00ED39BF" w:rsidP="00ED39BF">
      <w:pPr>
        <w:jc w:val="both"/>
        <w:rPr>
          <w:b/>
        </w:rPr>
      </w:pPr>
      <w:r w:rsidRPr="003D4C58">
        <w:rPr>
          <w:b/>
        </w:rPr>
        <w:t>Responsabilidade da administração sobre as demonstrações contábeis</w:t>
      </w:r>
    </w:p>
    <w:p w14:paraId="5D6F10E3" w14:textId="77777777" w:rsidR="00ED39BF" w:rsidRDefault="00ED39BF" w:rsidP="00ED39BF">
      <w:pPr>
        <w:jc w:val="both"/>
      </w:pPr>
    </w:p>
    <w:p w14:paraId="08E7AD2F" w14:textId="77777777" w:rsidR="00ED39BF" w:rsidRDefault="00ED39BF" w:rsidP="00ED39BF">
      <w:pPr>
        <w:jc w:val="both"/>
      </w:pPr>
      <w:r>
        <w:t xml:space="preserve">A administração da Entidade é responsável pela elaboração e adequada apresentação dessas demonstrações contábeis de acordo com </w:t>
      </w:r>
      <w:r w:rsidRPr="00FC3AED">
        <w:t>a</w:t>
      </w:r>
      <w:r>
        <w:t xml:space="preserve"> Lei XYZ da Jurisdição X e pelos controles internos que ela determinou como necessários para permitir a elaboração de demonstrações contábeis livres de distorção relevante, </w:t>
      </w:r>
      <w:r w:rsidRPr="007879D0">
        <w:t xml:space="preserve">independentemente se </w:t>
      </w:r>
      <w:r>
        <w:t xml:space="preserve">causada </w:t>
      </w:r>
      <w:r w:rsidRPr="007879D0">
        <w:t>por fraude ou erro.</w:t>
      </w:r>
    </w:p>
    <w:p w14:paraId="3AEBA56A" w14:textId="77777777" w:rsidR="00ED39BF" w:rsidRPr="003D4C58" w:rsidRDefault="00ED39BF" w:rsidP="00ED39BF">
      <w:pPr>
        <w:jc w:val="both"/>
        <w:rPr>
          <w:b/>
        </w:rPr>
      </w:pPr>
    </w:p>
    <w:p w14:paraId="7D3595F7" w14:textId="77777777" w:rsidR="00ED39BF" w:rsidRPr="003D4C58" w:rsidRDefault="00ED39BF" w:rsidP="00ED39BF">
      <w:pPr>
        <w:jc w:val="both"/>
        <w:rPr>
          <w:b/>
        </w:rPr>
      </w:pPr>
      <w:r w:rsidRPr="003D4C58">
        <w:rPr>
          <w:b/>
        </w:rPr>
        <w:t>Responsabilidade do</w:t>
      </w:r>
      <w:r>
        <w:rPr>
          <w:b/>
        </w:rPr>
        <w:t>s</w:t>
      </w:r>
      <w:r w:rsidRPr="003D4C58">
        <w:rPr>
          <w:b/>
        </w:rPr>
        <w:t xml:space="preserve"> auditor</w:t>
      </w:r>
      <w:r>
        <w:rPr>
          <w:b/>
        </w:rPr>
        <w:t>es independentes</w:t>
      </w:r>
      <w:r w:rsidRPr="00110754">
        <w:rPr>
          <w:sz w:val="20"/>
          <w:szCs w:val="20"/>
        </w:rPr>
        <w:t>(</w:t>
      </w:r>
      <w:r>
        <w:rPr>
          <w:sz w:val="20"/>
          <w:szCs w:val="20"/>
        </w:rPr>
        <w:t>5</w:t>
      </w:r>
      <w:r w:rsidRPr="00110754">
        <w:rPr>
          <w:sz w:val="20"/>
          <w:szCs w:val="20"/>
        </w:rPr>
        <w:t>)</w:t>
      </w:r>
    </w:p>
    <w:p w14:paraId="0BC7295B" w14:textId="77777777" w:rsidR="00ED39BF" w:rsidRDefault="00ED39BF" w:rsidP="00ED39BF">
      <w:pPr>
        <w:jc w:val="both"/>
      </w:pPr>
    </w:p>
    <w:p w14:paraId="728A4F03" w14:textId="77777777" w:rsidR="00ED39BF" w:rsidRDefault="00ED39BF" w:rsidP="00ED39BF">
      <w:pPr>
        <w:jc w:val="both"/>
      </w:pPr>
      <w:r w:rsidRPr="00FC3AED">
        <w:t>Nossa responsabilidade é a de expressar uma opinião sobre essas demonstraç</w:t>
      </w:r>
      <w:r>
        <w:t>ões contábeis com base em nossa</w:t>
      </w:r>
      <w:r w:rsidRPr="00FC3AED">
        <w:t xml:space="preserve"> </w:t>
      </w:r>
      <w:r>
        <w:t xml:space="preserve">auditoria, conduzida </w:t>
      </w:r>
      <w:r w:rsidRPr="00FC3AED">
        <w:t>de acordo com</w:t>
      </w:r>
      <w:r>
        <w:t xml:space="preserve"> as n</w:t>
      </w:r>
      <w:r w:rsidRPr="00FC3AED">
        <w:t xml:space="preserve">ormas </w:t>
      </w:r>
      <w:r>
        <w:t>brasileiras e internacionais de a</w:t>
      </w:r>
      <w:r w:rsidRPr="00FC3AED">
        <w:t>uditoria. Essas normas requerem o cumprimento d</w:t>
      </w:r>
      <w:r>
        <w:t>e exigências</w:t>
      </w:r>
      <w:r w:rsidRPr="00FC3AED">
        <w:t xml:space="preserve"> étic</w:t>
      </w:r>
      <w:r>
        <w:t>a</w:t>
      </w:r>
      <w:r w:rsidRPr="00FC3AED">
        <w:t>s pelo auditor e que a auditoria seja planejada e executada com o objetivo de obter segurança razoável de que as demonstrações contábeis estão livres de distorç</w:t>
      </w:r>
      <w:r>
        <w:t>ão</w:t>
      </w:r>
      <w:r w:rsidRPr="00FC3AED">
        <w:t xml:space="preserve"> relevante.</w:t>
      </w:r>
    </w:p>
    <w:p w14:paraId="3F0626D1" w14:textId="77777777" w:rsidR="00ED39BF" w:rsidRDefault="00ED39BF" w:rsidP="00ED39BF">
      <w:pPr>
        <w:jc w:val="both"/>
      </w:pPr>
      <w:r>
        <w:t>Uma auditoria envolve a execução de procedimentos selecionados para obtenção de evidência a respeito dos valores e divulgação apresentados nas demonstrações contábeis. Os procedimentos selecionados dependem do julgamento do auditor, incluindo a avaliação dos riscos de distorção relevante nas demonstrações contábeis</w:t>
      </w:r>
      <w:r w:rsidRPr="007879D0">
        <w:t>, independentemente se causada por fraude ou erro.</w:t>
      </w:r>
      <w:r>
        <w:t xml:space="preserve"> </w:t>
      </w:r>
      <w:r w:rsidRPr="007879D0">
        <w:t>N</w:t>
      </w:r>
      <w:r>
        <w:t>essa avaliação de riscos, o auditor considera os controles internos relevantes para a elaboração e adequada apresentação das demonstrações contábeis da Entidade para planejar os procedimentos de auditoria que são apropriados nas circunstâncias, mas não para fins de expressar uma opinião sobre a eficácia desses controles internos da Companhia</w:t>
      </w:r>
      <w:r w:rsidRPr="00110754">
        <w:rPr>
          <w:sz w:val="20"/>
          <w:szCs w:val="20"/>
        </w:rPr>
        <w:t>(</w:t>
      </w:r>
      <w:r>
        <w:rPr>
          <w:sz w:val="20"/>
          <w:szCs w:val="20"/>
        </w:rPr>
        <w:t>6</w:t>
      </w:r>
      <w:r w:rsidRPr="00110754">
        <w:rPr>
          <w:sz w:val="20"/>
          <w:szCs w:val="20"/>
        </w:rPr>
        <w:t>)</w:t>
      </w:r>
      <w:r>
        <w:rPr>
          <w:sz w:val="20"/>
          <w:szCs w:val="20"/>
        </w:rPr>
        <w:t>.</w:t>
      </w:r>
      <w:r>
        <w:t xml:space="preserve"> Uma 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tomadas em conjunto.</w:t>
      </w:r>
    </w:p>
    <w:p w14:paraId="6A0BFC29" w14:textId="77777777" w:rsidR="00ED39BF" w:rsidRDefault="00ED39BF" w:rsidP="00ED39BF">
      <w:pPr>
        <w:jc w:val="both"/>
      </w:pPr>
      <w:r>
        <w:t>Acreditamos que a evidência de auditoria obtida é suficiente e apropriada para fundamentar nossa opinião.</w:t>
      </w:r>
    </w:p>
    <w:p w14:paraId="68D5A1BC" w14:textId="77777777" w:rsidR="00ED39BF" w:rsidRDefault="00ED39BF" w:rsidP="00ED39BF">
      <w:pPr>
        <w:jc w:val="both"/>
      </w:pPr>
    </w:p>
    <w:p w14:paraId="66AA9843" w14:textId="77777777" w:rsidR="00ED39BF" w:rsidRPr="003D4C58" w:rsidRDefault="00ED39BF" w:rsidP="00ED39BF">
      <w:pPr>
        <w:jc w:val="both"/>
        <w:rPr>
          <w:b/>
        </w:rPr>
      </w:pPr>
      <w:r w:rsidRPr="003D4C58">
        <w:rPr>
          <w:b/>
        </w:rPr>
        <w:t>Opinião</w:t>
      </w:r>
    </w:p>
    <w:p w14:paraId="39A042EB" w14:textId="77777777" w:rsidR="00ED39BF" w:rsidRDefault="00ED39BF" w:rsidP="00ED39BF">
      <w:pPr>
        <w:jc w:val="both"/>
      </w:pPr>
    </w:p>
    <w:p w14:paraId="5433FF85" w14:textId="77777777" w:rsidR="00ED39BF" w:rsidRDefault="00ED39BF" w:rsidP="00ED39BF">
      <w:pPr>
        <w:jc w:val="both"/>
      </w:pPr>
      <w:r>
        <w:t xml:space="preserve">Em nossa opinião, as demonstrações contábeis da Companhia ABC pelo exercício findo em 31 de dezembro de 20X1 foram elaboradas, em todos os aspectos relevantes, de acordo com a Lei XYZ da Jurisdição X. </w:t>
      </w:r>
    </w:p>
    <w:p w14:paraId="69DE7C76" w14:textId="77777777" w:rsidR="00ED39BF" w:rsidRDefault="00ED39BF" w:rsidP="00ED39BF">
      <w:pPr>
        <w:jc w:val="both"/>
      </w:pPr>
    </w:p>
    <w:p w14:paraId="1759B155" w14:textId="77777777" w:rsidR="00ED39BF" w:rsidRPr="000956CE" w:rsidRDefault="00ED39BF" w:rsidP="00ED39BF">
      <w:pPr>
        <w:jc w:val="both"/>
      </w:pPr>
      <w:r>
        <w:t>[Local (localidade do escritório de auditoria que emitiu o relatório) e data do relatório do auditor independente]</w:t>
      </w:r>
    </w:p>
    <w:p w14:paraId="66F4C405" w14:textId="77777777" w:rsidR="00ED39BF" w:rsidRDefault="00ED39BF" w:rsidP="00ED39BF">
      <w:pPr>
        <w:jc w:val="both"/>
      </w:pPr>
      <w:r>
        <w:t>[Nome do auditor independente (pessoa física ou jurídica)]</w:t>
      </w:r>
    </w:p>
    <w:p w14:paraId="5710F238" w14:textId="77777777" w:rsidR="00ED39BF" w:rsidRDefault="00ED39BF" w:rsidP="00ED39BF">
      <w:pPr>
        <w:jc w:val="both"/>
      </w:pPr>
      <w:r>
        <w:t>[Nome do profissional (sócio ou responsável técnico, no caso de o auditor ser pessoa jurídica)]</w:t>
      </w:r>
    </w:p>
    <w:p w14:paraId="40293898" w14:textId="77777777" w:rsidR="00ED39BF" w:rsidRDefault="00ED39BF" w:rsidP="00ED39BF">
      <w:pPr>
        <w:jc w:val="both"/>
      </w:pPr>
      <w:r>
        <w:t>[Números de registro no CRC da firma de auditoria e do profissional que assina o relatório]</w:t>
      </w:r>
    </w:p>
    <w:p w14:paraId="086CE86D" w14:textId="77777777" w:rsidR="00ED39BF" w:rsidRPr="000956CE" w:rsidRDefault="00ED39BF" w:rsidP="00ED39BF">
      <w:pPr>
        <w:jc w:val="both"/>
      </w:pPr>
      <w:r>
        <w:t>[Assinatura do auditor independente]</w:t>
      </w:r>
    </w:p>
    <w:p w14:paraId="551D62D5" w14:textId="77777777" w:rsidR="00ED39BF" w:rsidRDefault="00ED39BF" w:rsidP="00ED39BF">
      <w:pPr>
        <w:jc w:val="both"/>
      </w:pPr>
    </w:p>
    <w:p w14:paraId="636558EC" w14:textId="77777777" w:rsidR="00ED39BF" w:rsidRPr="009E70B8" w:rsidRDefault="00ED39BF">
      <w:pPr>
        <w:pStyle w:val="Textodenotaderodap"/>
        <w:numPr>
          <w:ilvl w:val="0"/>
          <w:numId w:val="270"/>
        </w:numPr>
        <w:ind w:left="284" w:hanging="284"/>
        <w:jc w:val="both"/>
      </w:pPr>
      <w:r w:rsidRPr="008137E5">
        <w:rPr>
          <w:sz w:val="18"/>
          <w:szCs w:val="18"/>
        </w:rPr>
        <w:t>Título no plural em decorrência do uso mais frequente pelas firmas</w:t>
      </w:r>
      <w:r>
        <w:rPr>
          <w:sz w:val="18"/>
          <w:szCs w:val="18"/>
        </w:rPr>
        <w:t xml:space="preserve"> (pessoa jurídica)</w:t>
      </w:r>
      <w:r w:rsidRPr="008137E5">
        <w:rPr>
          <w:sz w:val="18"/>
          <w:szCs w:val="18"/>
        </w:rPr>
        <w:t>, todavia deve ser adaptado às circunstâncias de auditor pessoa física</w:t>
      </w:r>
      <w:r>
        <w:t>.</w:t>
      </w:r>
    </w:p>
    <w:p w14:paraId="421143E1" w14:textId="77777777" w:rsidR="00ED39BF" w:rsidRPr="009E70B8" w:rsidRDefault="00ED39BF">
      <w:pPr>
        <w:pStyle w:val="Textodenotaderodap"/>
        <w:numPr>
          <w:ilvl w:val="0"/>
          <w:numId w:val="270"/>
        </w:numPr>
        <w:ind w:left="284" w:hanging="284"/>
        <w:jc w:val="both"/>
      </w:pPr>
      <w:r w:rsidRPr="008137E5">
        <w:rPr>
          <w:sz w:val="18"/>
          <w:szCs w:val="18"/>
        </w:rPr>
        <w:t>O subtítulo “Relatório sobre as demonstrações contábeis” não é necessário nas circunstâncias em que o segundo subtítulo “Relatório sobre outras exigências legais e reguladoras” não é aplicável, o que é o caso do Brasil</w:t>
      </w:r>
      <w:r>
        <w:rPr>
          <w:sz w:val="18"/>
          <w:szCs w:val="18"/>
        </w:rPr>
        <w:t>.</w:t>
      </w:r>
    </w:p>
    <w:p w14:paraId="2B65E907" w14:textId="77777777" w:rsidR="00ED39BF" w:rsidRPr="00A81D1C" w:rsidRDefault="00ED39BF">
      <w:pPr>
        <w:pStyle w:val="Textodenotaderodap"/>
        <w:numPr>
          <w:ilvl w:val="0"/>
          <w:numId w:val="270"/>
        </w:numPr>
        <w:ind w:left="284" w:hanging="284"/>
        <w:jc w:val="both"/>
      </w:pPr>
      <w:r w:rsidRPr="008137E5">
        <w:rPr>
          <w:sz w:val="18"/>
          <w:szCs w:val="18"/>
        </w:rPr>
        <w:t xml:space="preserve">Embora a Estrutura Conceitual para Elaboração e Apresentação de Demonstrações Contábeis utilizada no Brasil determine a apresentação de demonstrações contábeis de forma comparativa e a Lei das Sociedades Anônimas fale em apresentação dos valores correspondentes do exercício anterior, não existe nenhuma determinação legal que estabeleça que o relatório do auditor independente deva incluir também opinião sobre o ano anterior, portanto, esta e as demais </w:t>
      </w:r>
      <w:r>
        <w:rPr>
          <w:sz w:val="18"/>
          <w:szCs w:val="18"/>
        </w:rPr>
        <w:t>normas de auditoria</w:t>
      </w:r>
      <w:r w:rsidRPr="008137E5">
        <w:rPr>
          <w:sz w:val="18"/>
          <w:szCs w:val="18"/>
        </w:rPr>
        <w:t xml:space="preserve"> que tratam da emissão de relatório adotam integralmente o modelo internacional em que o relatório cobre somente o ano corrente.</w:t>
      </w:r>
    </w:p>
    <w:p w14:paraId="7FA986A8" w14:textId="77777777" w:rsidR="00ED39BF" w:rsidRPr="003D4C58" w:rsidRDefault="00ED39BF">
      <w:pPr>
        <w:pStyle w:val="Textodenotaderodap"/>
        <w:numPr>
          <w:ilvl w:val="0"/>
          <w:numId w:val="270"/>
        </w:numPr>
        <w:ind w:left="284" w:hanging="284"/>
        <w:jc w:val="both"/>
      </w:pPr>
      <w:r w:rsidRPr="008137E5">
        <w:rPr>
          <w:sz w:val="18"/>
          <w:szCs w:val="18"/>
        </w:rPr>
        <w:t>No caso em que incluir demonstrações consolidadas ou outras demonstrações, como a Demonstração do Valor Adicionado, este parágrafo e o da opinião devem ser adaptados</w:t>
      </w:r>
      <w:r>
        <w:rPr>
          <w:sz w:val="18"/>
          <w:szCs w:val="18"/>
        </w:rPr>
        <w:t>.</w:t>
      </w:r>
    </w:p>
    <w:p w14:paraId="259FE86C" w14:textId="77777777" w:rsidR="00ED39BF" w:rsidRPr="001B38F1" w:rsidRDefault="00ED39BF">
      <w:pPr>
        <w:pStyle w:val="Textodenotaderodap"/>
        <w:numPr>
          <w:ilvl w:val="0"/>
          <w:numId w:val="270"/>
        </w:numPr>
        <w:ind w:left="284" w:hanging="284"/>
        <w:jc w:val="both"/>
        <w:rPr>
          <w:sz w:val="18"/>
          <w:szCs w:val="18"/>
        </w:rPr>
      </w:pPr>
      <w:r w:rsidRPr="001B38F1">
        <w:rPr>
          <w:sz w:val="18"/>
          <w:szCs w:val="18"/>
        </w:rPr>
        <w:t xml:space="preserve">Adaptar no caso de auditor pessoa </w:t>
      </w:r>
      <w:r>
        <w:rPr>
          <w:sz w:val="18"/>
          <w:szCs w:val="18"/>
        </w:rPr>
        <w:t>física ou firma</w:t>
      </w:r>
      <w:r w:rsidRPr="001B38F1">
        <w:rPr>
          <w:sz w:val="18"/>
          <w:szCs w:val="18"/>
        </w:rPr>
        <w:t xml:space="preserve"> individual</w:t>
      </w:r>
      <w:r>
        <w:rPr>
          <w:sz w:val="18"/>
          <w:szCs w:val="18"/>
        </w:rPr>
        <w:t>.</w:t>
      </w:r>
    </w:p>
    <w:p w14:paraId="02A447C9" w14:textId="77777777" w:rsidR="00ED39BF" w:rsidRPr="003D4C58" w:rsidRDefault="00ED39BF">
      <w:pPr>
        <w:pStyle w:val="Textodenotaderodap"/>
        <w:numPr>
          <w:ilvl w:val="0"/>
          <w:numId w:val="270"/>
        </w:numPr>
        <w:ind w:left="284" w:hanging="284"/>
        <w:jc w:val="both"/>
      </w:pPr>
      <w:r w:rsidRPr="009E70B8">
        <w:rPr>
          <w:sz w:val="18"/>
          <w:szCs w:val="18"/>
        </w:rPr>
        <w:t>Nas circunstâncias em que o auditor também tem a responsabilidade de expressar uma opinião sobre a eficácia dos controles internos em conjunto com a auditoria das demonstrações contábeis, a redação desta sentença seria como segue: “Nessas avaliações de risco, o auditor considera os controles internos relevantes para a elaboração e adequada apresentação das demonstrações contábeis da entidade para planejar procedimentos de auditoria que são apropriados nas circunstâncias</w:t>
      </w:r>
      <w:r>
        <w:rPr>
          <w:sz w:val="18"/>
          <w:szCs w:val="18"/>
        </w:rPr>
        <w:t>.</w:t>
      </w:r>
    </w:p>
    <w:p w14:paraId="7362A79C" w14:textId="77777777" w:rsidR="00ED39BF" w:rsidRDefault="00ED39BF" w:rsidP="00ED39BF">
      <w:pPr>
        <w:jc w:val="both"/>
      </w:pPr>
    </w:p>
    <w:p w14:paraId="2AC4F15B" w14:textId="77777777" w:rsidR="00ED39BF" w:rsidRDefault="00ED39BF" w:rsidP="00ED39BF">
      <w:pPr>
        <w:jc w:val="both"/>
      </w:pPr>
    </w:p>
    <w:p w14:paraId="606BE6D4" w14:textId="77777777" w:rsidR="00ED39BF" w:rsidRDefault="00ED39BF" w:rsidP="00ED39BF">
      <w:pPr>
        <w:jc w:val="both"/>
      </w:pPr>
    </w:p>
    <w:p w14:paraId="26834AC1" w14:textId="77777777" w:rsidR="00ED39BF" w:rsidRDefault="00ED39BF" w:rsidP="00ED39BF">
      <w:pPr>
        <w:jc w:val="both"/>
      </w:pPr>
    </w:p>
    <w:p w14:paraId="15D78BA2" w14:textId="77777777" w:rsidR="00ED39BF" w:rsidRDefault="00ED39BF" w:rsidP="00ED39BF">
      <w:pPr>
        <w:jc w:val="both"/>
      </w:pPr>
    </w:p>
    <w:p w14:paraId="09147E34" w14:textId="77777777" w:rsidR="00ED39BF" w:rsidRDefault="00ED39BF" w:rsidP="00ED39BF">
      <w:pPr>
        <w:jc w:val="both"/>
      </w:pPr>
    </w:p>
    <w:p w14:paraId="723A34C7" w14:textId="77777777" w:rsidR="00ED39BF" w:rsidRDefault="00ED39BF" w:rsidP="00ED39BF">
      <w:pPr>
        <w:jc w:val="both"/>
      </w:pPr>
    </w:p>
    <w:p w14:paraId="3E07B6B8" w14:textId="77777777" w:rsidR="00ED39BF" w:rsidRDefault="00ED39BF" w:rsidP="00ED39BF">
      <w:pPr>
        <w:jc w:val="both"/>
      </w:pPr>
    </w:p>
    <w:p w14:paraId="48F99792" w14:textId="77777777" w:rsidR="00ED39BF" w:rsidRDefault="00ED39BF" w:rsidP="00ED39BF">
      <w:pPr>
        <w:jc w:val="both"/>
      </w:pPr>
    </w:p>
    <w:p w14:paraId="2A389701" w14:textId="77777777" w:rsidR="00ED39BF" w:rsidRDefault="00ED39BF" w:rsidP="00ED39BF">
      <w:pPr>
        <w:jc w:val="both"/>
      </w:pPr>
    </w:p>
    <w:p w14:paraId="5805C878" w14:textId="77777777" w:rsidR="00ED39BF" w:rsidRDefault="00ED39BF" w:rsidP="00ED39BF">
      <w:pPr>
        <w:jc w:val="both"/>
      </w:pPr>
    </w:p>
    <w:p w14:paraId="70E88BE4" w14:textId="77777777" w:rsidR="00ED39BF" w:rsidRDefault="00ED39BF" w:rsidP="00ED39BF">
      <w:pPr>
        <w:jc w:val="both"/>
      </w:pPr>
    </w:p>
    <w:p w14:paraId="244BA40A" w14:textId="77777777" w:rsidR="00ED39BF" w:rsidRDefault="00ED39BF" w:rsidP="00ED39BF">
      <w:pPr>
        <w:jc w:val="both"/>
      </w:pPr>
    </w:p>
    <w:p w14:paraId="04E0D101" w14:textId="77777777" w:rsidR="00ED39BF" w:rsidRDefault="00ED39BF" w:rsidP="00ED39BF">
      <w:pPr>
        <w:jc w:val="both"/>
      </w:pPr>
    </w:p>
    <w:p w14:paraId="3FBEBDC6" w14:textId="77777777" w:rsidR="00ED39BF" w:rsidRDefault="00ED39BF" w:rsidP="00ED39BF">
      <w:pPr>
        <w:jc w:val="both"/>
      </w:pPr>
    </w:p>
    <w:p w14:paraId="1383276E" w14:textId="77777777" w:rsidR="00ED39BF" w:rsidRDefault="00ED39BF" w:rsidP="00ED39BF">
      <w:pPr>
        <w:jc w:val="both"/>
      </w:pPr>
    </w:p>
    <w:p w14:paraId="298C59EA" w14:textId="77777777" w:rsidR="00ED39BF" w:rsidRDefault="00ED39BF" w:rsidP="00ED39BF">
      <w:pPr>
        <w:jc w:val="both"/>
      </w:pPr>
    </w:p>
    <w:p w14:paraId="08622D45" w14:textId="77777777" w:rsidR="00ED39BF" w:rsidRDefault="00ED39BF" w:rsidP="00ED39BF">
      <w:pPr>
        <w:jc w:val="both"/>
      </w:pPr>
    </w:p>
    <w:p w14:paraId="396F5994" w14:textId="77777777" w:rsidR="00ED39BF" w:rsidRDefault="00ED39BF" w:rsidP="00ED39BF">
      <w:pPr>
        <w:jc w:val="both"/>
      </w:pPr>
    </w:p>
    <w:p w14:paraId="7FCC4E5D" w14:textId="77777777" w:rsidR="00ED39BF" w:rsidRDefault="00ED39BF" w:rsidP="00ED39BF">
      <w:pPr>
        <w:jc w:val="both"/>
      </w:pPr>
    </w:p>
    <w:p w14:paraId="5BE7508D" w14:textId="77777777" w:rsidR="00ED39BF" w:rsidRDefault="00ED39BF" w:rsidP="00ED39BF">
      <w:pPr>
        <w:jc w:val="both"/>
      </w:pPr>
    </w:p>
    <w:p w14:paraId="540A1A59" w14:textId="77777777" w:rsidR="00ED39BF" w:rsidRDefault="00ED39BF" w:rsidP="00ED39BF">
      <w:pPr>
        <w:jc w:val="both"/>
      </w:pPr>
    </w:p>
    <w:p w14:paraId="22A19C1B" w14:textId="77777777" w:rsidR="00ED39BF" w:rsidRDefault="00ED39BF" w:rsidP="00ED39BF">
      <w:pPr>
        <w:jc w:val="both"/>
      </w:pPr>
    </w:p>
    <w:p w14:paraId="2CEE6E22" w14:textId="77777777" w:rsidR="00ED39BF" w:rsidRDefault="00ED39BF" w:rsidP="00ED39BF">
      <w:pPr>
        <w:jc w:val="both"/>
      </w:pPr>
    </w:p>
    <w:p w14:paraId="5203DC47" w14:textId="77777777" w:rsidR="00ED39BF" w:rsidRDefault="00ED39BF" w:rsidP="00ED39BF">
      <w:pPr>
        <w:jc w:val="both"/>
      </w:pPr>
    </w:p>
    <w:p w14:paraId="79266608" w14:textId="77777777" w:rsidR="00ED39BF" w:rsidRDefault="00ED39BF" w:rsidP="00ED39BF">
      <w:pPr>
        <w:jc w:val="both"/>
      </w:pPr>
    </w:p>
    <w:p w14:paraId="512543BB" w14:textId="77777777" w:rsidR="00ED39BF" w:rsidRDefault="00ED39BF" w:rsidP="00ED39BF">
      <w:pPr>
        <w:jc w:val="both"/>
      </w:pPr>
    </w:p>
    <w:p w14:paraId="1DA43C78" w14:textId="77777777" w:rsidR="00ED39BF" w:rsidRDefault="00ED39BF" w:rsidP="00ED39BF">
      <w:pPr>
        <w:jc w:val="both"/>
      </w:pPr>
    </w:p>
    <w:p w14:paraId="40B091C6" w14:textId="77777777" w:rsidR="00ED39BF" w:rsidRDefault="00ED39BF" w:rsidP="00ED39BF">
      <w:pPr>
        <w:jc w:val="both"/>
      </w:pPr>
    </w:p>
    <w:p w14:paraId="50D52C06" w14:textId="77777777" w:rsidR="00ED39BF" w:rsidRDefault="00ED39BF" w:rsidP="00ED39BF">
      <w:pPr>
        <w:jc w:val="both"/>
      </w:pPr>
      <w:r>
        <w:t>Exemplo 3: As circunstâncias incluem o seguinte:</w:t>
      </w:r>
      <w:r>
        <w:tab/>
        <w:t xml:space="preserve"> </w:t>
      </w:r>
    </w:p>
    <w:p w14:paraId="1D06CCE1" w14:textId="77777777" w:rsidR="00ED39BF" w:rsidRDefault="00ED39BF">
      <w:pPr>
        <w:numPr>
          <w:ilvl w:val="0"/>
          <w:numId w:val="269"/>
        </w:numPr>
        <w:spacing w:after="0" w:line="240" w:lineRule="auto"/>
        <w:jc w:val="both"/>
      </w:pPr>
      <w:r>
        <w:t xml:space="preserve">Auditoria de demonstrações contábeis consolidadas para fins gerais elaboradas pela administração da controladora de acordo com as normas internacionais de contabilidade.    </w:t>
      </w:r>
    </w:p>
    <w:p w14:paraId="28EEA064" w14:textId="77777777" w:rsidR="00ED39BF" w:rsidRDefault="00ED39BF">
      <w:pPr>
        <w:numPr>
          <w:ilvl w:val="0"/>
          <w:numId w:val="269"/>
        </w:numPr>
        <w:spacing w:after="0" w:line="240" w:lineRule="auto"/>
        <w:jc w:val="both"/>
      </w:pPr>
      <w:r>
        <w:t>Os termos do trabalho de auditoria do grupo refletem a descrição da responsabilidade da administração pelas demonstrações contábeis na NBC TA 210.</w:t>
      </w:r>
    </w:p>
    <w:p w14:paraId="658BEF32" w14:textId="77777777" w:rsidR="00ED39BF" w:rsidRDefault="00ED39BF">
      <w:pPr>
        <w:numPr>
          <w:ilvl w:val="0"/>
          <w:numId w:val="269"/>
        </w:numPr>
        <w:spacing w:after="0" w:line="240" w:lineRule="auto"/>
        <w:jc w:val="both"/>
      </w:pPr>
      <w:r>
        <w:t>Além da auditoria das demonstrações contábeis do grupo, o auditor tem outras responsabilidades relativas à emissão de relatório de auditoria especificadas de acordo com a lei local.</w:t>
      </w:r>
    </w:p>
    <w:p w14:paraId="44644D52" w14:textId="77777777" w:rsidR="00ED39BF" w:rsidRDefault="00ED39BF" w:rsidP="00ED39BF">
      <w:pPr>
        <w:jc w:val="both"/>
        <w:rPr>
          <w:b/>
        </w:rPr>
      </w:pPr>
    </w:p>
    <w:p w14:paraId="56F71BCE" w14:textId="77777777" w:rsidR="00ED39BF" w:rsidRPr="009E70B8" w:rsidRDefault="00ED39BF" w:rsidP="00ED39BF">
      <w:pPr>
        <w:jc w:val="both"/>
        <w:rPr>
          <w:b/>
        </w:rPr>
      </w:pPr>
    </w:p>
    <w:p w14:paraId="60F27F95" w14:textId="77777777" w:rsidR="00ED39BF" w:rsidRPr="009E70B8" w:rsidRDefault="00ED39BF" w:rsidP="00ED39BF">
      <w:pPr>
        <w:jc w:val="both"/>
        <w:rPr>
          <w:b/>
        </w:rPr>
      </w:pPr>
      <w:r w:rsidRPr="009E70B8">
        <w:rPr>
          <w:b/>
        </w:rPr>
        <w:t>RELATÓRIO DOS AUDITORES INDEPENDENTES</w:t>
      </w:r>
      <w:r>
        <w:rPr>
          <w:b/>
        </w:rPr>
        <w:t xml:space="preserve"> SOBRE AS DEMONSTRAÇÕES CONTÁBEIS</w:t>
      </w:r>
      <w:r w:rsidRPr="00110754">
        <w:rPr>
          <w:sz w:val="20"/>
          <w:szCs w:val="20"/>
        </w:rPr>
        <w:t>(</w:t>
      </w:r>
      <w:r>
        <w:rPr>
          <w:sz w:val="20"/>
          <w:szCs w:val="20"/>
        </w:rPr>
        <w:t>1</w:t>
      </w:r>
      <w:r w:rsidRPr="00110754">
        <w:rPr>
          <w:sz w:val="20"/>
          <w:szCs w:val="20"/>
        </w:rPr>
        <w:t>)</w:t>
      </w:r>
    </w:p>
    <w:p w14:paraId="5215577C" w14:textId="77777777" w:rsidR="00ED39BF" w:rsidRDefault="00ED39BF" w:rsidP="00ED39BF">
      <w:pPr>
        <w:jc w:val="both"/>
      </w:pPr>
    </w:p>
    <w:p w14:paraId="17CA2084" w14:textId="77777777" w:rsidR="00ED39BF" w:rsidRDefault="00ED39BF" w:rsidP="00ED39BF">
      <w:pPr>
        <w:jc w:val="both"/>
      </w:pPr>
      <w:r>
        <w:t>[Destinatário apropriado]</w:t>
      </w:r>
    </w:p>
    <w:p w14:paraId="404E3415" w14:textId="77777777" w:rsidR="00ED39BF" w:rsidRDefault="00ED39BF" w:rsidP="00ED39BF">
      <w:pPr>
        <w:jc w:val="both"/>
      </w:pPr>
      <w:r w:rsidRPr="00110754">
        <w:rPr>
          <w:sz w:val="20"/>
          <w:szCs w:val="20"/>
        </w:rPr>
        <w:t>(</w:t>
      </w:r>
      <w:r>
        <w:rPr>
          <w:sz w:val="20"/>
          <w:szCs w:val="20"/>
        </w:rPr>
        <w:t>2</w:t>
      </w:r>
      <w:r w:rsidRPr="00110754">
        <w:rPr>
          <w:sz w:val="20"/>
          <w:szCs w:val="20"/>
        </w:rPr>
        <w:t>)</w:t>
      </w:r>
    </w:p>
    <w:p w14:paraId="1330D216" w14:textId="77777777" w:rsidR="00ED39BF" w:rsidRDefault="00ED39BF" w:rsidP="00ED39BF">
      <w:pPr>
        <w:jc w:val="both"/>
      </w:pPr>
      <w:r>
        <w:t>Examinamos as demonstrações contábeis consolidadas da Entidade ABC e suas controladas, que compreendem o balanço patrimonial consolidado em 31 de dezembro de 20X1</w:t>
      </w:r>
      <w:r w:rsidRPr="00110754">
        <w:rPr>
          <w:sz w:val="20"/>
          <w:szCs w:val="20"/>
        </w:rPr>
        <w:t>(</w:t>
      </w:r>
      <w:r>
        <w:rPr>
          <w:sz w:val="20"/>
          <w:szCs w:val="20"/>
        </w:rPr>
        <w:t>3</w:t>
      </w:r>
      <w:r w:rsidRPr="00110754">
        <w:rPr>
          <w:sz w:val="20"/>
          <w:szCs w:val="20"/>
        </w:rPr>
        <w:t>)</w:t>
      </w:r>
      <w:r>
        <w:t xml:space="preserve"> e as respectivas demonstrações</w:t>
      </w:r>
      <w:r w:rsidRPr="00110754">
        <w:rPr>
          <w:sz w:val="20"/>
          <w:szCs w:val="20"/>
        </w:rPr>
        <w:t>(</w:t>
      </w:r>
      <w:r>
        <w:rPr>
          <w:sz w:val="20"/>
          <w:szCs w:val="20"/>
        </w:rPr>
        <w:t>4</w:t>
      </w:r>
      <w:r w:rsidRPr="00110754">
        <w:rPr>
          <w:sz w:val="20"/>
          <w:szCs w:val="20"/>
        </w:rPr>
        <w:t>)</w:t>
      </w:r>
      <w:r>
        <w:t xml:space="preserve"> consolidadas do resultado, das mutações do patrimônio líquido e dos fluxos de caixa para o exercício findo naquela data, assim como o resumo das </w:t>
      </w:r>
      <w:r w:rsidRPr="00FC3AED">
        <w:t xml:space="preserve">principais práticas contábeis e </w:t>
      </w:r>
      <w:r>
        <w:t>demais</w:t>
      </w:r>
      <w:r w:rsidRPr="00FC3AED">
        <w:t xml:space="preserve"> notas explicativas</w:t>
      </w:r>
      <w:r>
        <w:t>.</w:t>
      </w:r>
    </w:p>
    <w:p w14:paraId="52F86245" w14:textId="77777777" w:rsidR="00ED39BF" w:rsidRDefault="00ED39BF" w:rsidP="00ED39BF">
      <w:pPr>
        <w:jc w:val="both"/>
      </w:pPr>
    </w:p>
    <w:p w14:paraId="1DDEC776" w14:textId="77777777" w:rsidR="00ED39BF" w:rsidRPr="004D2F41" w:rsidRDefault="00ED39BF" w:rsidP="00ED39BF">
      <w:pPr>
        <w:jc w:val="both"/>
        <w:rPr>
          <w:b/>
        </w:rPr>
      </w:pPr>
      <w:r w:rsidRPr="004D2F41">
        <w:rPr>
          <w:b/>
        </w:rPr>
        <w:t>Responsabilidade da administração sobre as demonstrações contábeis consolidadas</w:t>
      </w:r>
    </w:p>
    <w:p w14:paraId="0696BDE8" w14:textId="77777777" w:rsidR="00ED39BF" w:rsidRPr="00BF3CAF" w:rsidRDefault="00ED39BF" w:rsidP="00ED39BF">
      <w:pPr>
        <w:jc w:val="both"/>
      </w:pPr>
    </w:p>
    <w:p w14:paraId="60001E0F" w14:textId="77777777" w:rsidR="00ED39BF" w:rsidRDefault="00ED39BF" w:rsidP="00ED39BF">
      <w:pPr>
        <w:jc w:val="both"/>
      </w:pPr>
      <w:r>
        <w:t xml:space="preserve">A Administração da Companhia é responsável pela elaboração e adequada apresentação dessas demonstrações contábeis consolidadas de acordo com </w:t>
      </w:r>
      <w:r w:rsidRPr="00FC3AED">
        <w:t xml:space="preserve">as </w:t>
      </w:r>
      <w:r>
        <w:t xml:space="preserve">Normas Internacionais de Contabilidade e pelos controles internos que ela determinou como necessários para permitir a elaboração de demonstrações contábeis consolidadas livres de distorção relevante, </w:t>
      </w:r>
      <w:r w:rsidRPr="007879D0">
        <w:t xml:space="preserve">independentemente se </w:t>
      </w:r>
      <w:r>
        <w:t xml:space="preserve">causada </w:t>
      </w:r>
      <w:r w:rsidRPr="007879D0">
        <w:t>por fraude ou erro.</w:t>
      </w:r>
      <w:r>
        <w:t xml:space="preserve"> </w:t>
      </w:r>
    </w:p>
    <w:p w14:paraId="7F8E08CD" w14:textId="77777777" w:rsidR="00ED39BF" w:rsidRDefault="00ED39BF" w:rsidP="00ED39BF">
      <w:pPr>
        <w:jc w:val="both"/>
      </w:pPr>
    </w:p>
    <w:p w14:paraId="06F49B22" w14:textId="77777777" w:rsidR="00ED39BF" w:rsidRPr="004D2F41" w:rsidRDefault="00ED39BF" w:rsidP="00ED39BF">
      <w:pPr>
        <w:jc w:val="both"/>
        <w:rPr>
          <w:b/>
        </w:rPr>
      </w:pPr>
      <w:r w:rsidRPr="004D2F41">
        <w:rPr>
          <w:b/>
        </w:rPr>
        <w:t>Responsabilidade dos auditores independentes</w:t>
      </w:r>
      <w:r w:rsidRPr="00110754">
        <w:rPr>
          <w:sz w:val="20"/>
          <w:szCs w:val="20"/>
        </w:rPr>
        <w:t>(</w:t>
      </w:r>
      <w:r>
        <w:rPr>
          <w:sz w:val="20"/>
          <w:szCs w:val="20"/>
        </w:rPr>
        <w:t>5</w:t>
      </w:r>
      <w:r w:rsidRPr="00110754">
        <w:rPr>
          <w:sz w:val="20"/>
          <w:szCs w:val="20"/>
        </w:rPr>
        <w:t>)</w:t>
      </w:r>
    </w:p>
    <w:p w14:paraId="70F02829" w14:textId="77777777" w:rsidR="00ED39BF" w:rsidRDefault="00ED39BF" w:rsidP="00ED39BF">
      <w:pPr>
        <w:jc w:val="both"/>
      </w:pPr>
    </w:p>
    <w:p w14:paraId="4841B1AB" w14:textId="77777777" w:rsidR="00ED39BF" w:rsidRDefault="00ED39BF" w:rsidP="00ED39BF">
      <w:pPr>
        <w:jc w:val="both"/>
      </w:pPr>
      <w:r w:rsidRPr="00FC3AED">
        <w:t>Nossa responsabilidade é a de expressar uma opinião sobre essas demonstraç</w:t>
      </w:r>
      <w:r>
        <w:t>ões contábeis com base em nossa</w:t>
      </w:r>
      <w:r w:rsidRPr="00FC3AED">
        <w:t xml:space="preserve"> </w:t>
      </w:r>
      <w:r>
        <w:t xml:space="preserve">auditoria, conduzida </w:t>
      </w:r>
      <w:r w:rsidRPr="00FC3AED">
        <w:t>de acordo com</w:t>
      </w:r>
      <w:r>
        <w:t xml:space="preserve"> as n</w:t>
      </w:r>
      <w:r w:rsidRPr="00FC3AED">
        <w:t xml:space="preserve">ormas </w:t>
      </w:r>
      <w:r>
        <w:t>brasileiras e internacionais de a</w:t>
      </w:r>
      <w:r w:rsidRPr="00FC3AED">
        <w:t>uditoria. Essas normas requerem o cumprimento d</w:t>
      </w:r>
      <w:r>
        <w:t>e exigências</w:t>
      </w:r>
      <w:r w:rsidRPr="00FC3AED">
        <w:t xml:space="preserve"> étic</w:t>
      </w:r>
      <w:r>
        <w:t>a</w:t>
      </w:r>
      <w:r w:rsidRPr="00FC3AED">
        <w:t xml:space="preserve">s pelo auditor e que a auditoria seja planejada e executada com o objetivo de obter segurança razoável de que as demonstrações contábeis </w:t>
      </w:r>
      <w:r>
        <w:t xml:space="preserve">consolidadas </w:t>
      </w:r>
      <w:r w:rsidRPr="00FC3AED">
        <w:t>estão livres de distorç</w:t>
      </w:r>
      <w:r>
        <w:t>ão</w:t>
      </w:r>
      <w:r w:rsidRPr="00FC3AED">
        <w:t xml:space="preserve"> relevante.</w:t>
      </w:r>
    </w:p>
    <w:p w14:paraId="1B49C1DE" w14:textId="77777777" w:rsidR="00ED39BF" w:rsidRDefault="00ED39BF" w:rsidP="00ED39BF">
      <w:pPr>
        <w:jc w:val="both"/>
      </w:pPr>
      <w:r>
        <w:t>Uma auditoria envolve a execução de procedimentos selecionados para obtenção de evidência a respeito dos valores e divulgações apresentados nas demonstrações contábeis consolidadas. Os procedimentos selecionados dependem do julgamento do auditor, incluindo a avaliação dos riscos de distorção relevante nas demonstrações contábeis consolidadas</w:t>
      </w:r>
      <w:r w:rsidRPr="007879D0">
        <w:t>, independentemente se causada por fraude ou erro.</w:t>
      </w:r>
      <w:r>
        <w:t xml:space="preserve"> </w:t>
      </w:r>
      <w:r w:rsidRPr="007879D0">
        <w:t>N</w:t>
      </w:r>
      <w:r>
        <w:t>essa avaliação de riscos, o auditor considera os controles internos relevantes para a elaboração e adequada apresentação das demonstrações contábeis consolidadas da Companhia para planejar os procedimentos de auditoria que são apropriados nas circunstâncias, mas não para fins de expressar uma opinião sobre a eficácia desses controles internos da Companhia</w:t>
      </w:r>
      <w:r w:rsidRPr="00110754">
        <w:rPr>
          <w:sz w:val="20"/>
          <w:szCs w:val="20"/>
        </w:rPr>
        <w:t>(</w:t>
      </w:r>
      <w:r>
        <w:rPr>
          <w:sz w:val="20"/>
          <w:szCs w:val="20"/>
        </w:rPr>
        <w:t>6</w:t>
      </w:r>
      <w:r w:rsidRPr="00110754">
        <w:rPr>
          <w:sz w:val="20"/>
          <w:szCs w:val="20"/>
        </w:rPr>
        <w:t>)</w:t>
      </w:r>
      <w:r>
        <w:t xml:space="preserve">. Uma 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consolidadas tomadas em conjunto.</w:t>
      </w:r>
    </w:p>
    <w:p w14:paraId="779F25D5" w14:textId="77777777" w:rsidR="00ED39BF" w:rsidRDefault="00ED39BF" w:rsidP="00ED39BF">
      <w:pPr>
        <w:jc w:val="both"/>
      </w:pPr>
      <w:r>
        <w:t>Acreditamos que a evidência de auditoria obtida é suficiente e apropriada para fundamentar nossa opinião.</w:t>
      </w:r>
    </w:p>
    <w:p w14:paraId="2F7B4175" w14:textId="77777777" w:rsidR="00ED39BF" w:rsidRDefault="00ED39BF" w:rsidP="00ED39BF">
      <w:pPr>
        <w:jc w:val="both"/>
        <w:rPr>
          <w:b/>
        </w:rPr>
      </w:pPr>
    </w:p>
    <w:p w14:paraId="268B00B2" w14:textId="77777777" w:rsidR="00ED39BF" w:rsidRDefault="00ED39BF" w:rsidP="00ED39BF">
      <w:pPr>
        <w:jc w:val="both"/>
        <w:rPr>
          <w:b/>
        </w:rPr>
      </w:pPr>
    </w:p>
    <w:p w14:paraId="3DA66250" w14:textId="77777777" w:rsidR="00ED39BF" w:rsidRDefault="00ED39BF" w:rsidP="00ED39BF">
      <w:pPr>
        <w:jc w:val="both"/>
        <w:rPr>
          <w:b/>
        </w:rPr>
      </w:pPr>
    </w:p>
    <w:p w14:paraId="33167300" w14:textId="77777777" w:rsidR="00ED39BF" w:rsidRPr="009D397C" w:rsidRDefault="00ED39BF" w:rsidP="00ED39BF">
      <w:pPr>
        <w:jc w:val="both"/>
        <w:rPr>
          <w:b/>
        </w:rPr>
      </w:pPr>
    </w:p>
    <w:p w14:paraId="7F469BF7" w14:textId="77777777" w:rsidR="00ED39BF" w:rsidRPr="004D2F41" w:rsidRDefault="00ED39BF" w:rsidP="00ED39BF">
      <w:pPr>
        <w:jc w:val="both"/>
        <w:rPr>
          <w:b/>
        </w:rPr>
      </w:pPr>
      <w:r w:rsidRPr="004D2F41">
        <w:rPr>
          <w:b/>
        </w:rPr>
        <w:t xml:space="preserve">Opinião </w:t>
      </w:r>
    </w:p>
    <w:p w14:paraId="52DA522F" w14:textId="77777777" w:rsidR="00ED39BF" w:rsidRDefault="00ED39BF" w:rsidP="00ED39BF">
      <w:pPr>
        <w:jc w:val="both"/>
      </w:pPr>
    </w:p>
    <w:p w14:paraId="1C8FADDE" w14:textId="77777777" w:rsidR="00ED39BF" w:rsidRDefault="00ED39BF" w:rsidP="00ED39BF">
      <w:pPr>
        <w:jc w:val="both"/>
      </w:pPr>
      <w:r>
        <w:t xml:space="preserve">Em nossa opinião, as demonstrações contábeis consolidadas acima referidas apresentam adequadamente, em todos os aspectos relevantes, a posição patrimonial e financeira consolidada da Entidade ABC e suas controladas em 31 de dezembro de 20X1, </w:t>
      </w:r>
      <w:r w:rsidRPr="00BD140D">
        <w:t xml:space="preserve">o desempenho </w:t>
      </w:r>
      <w:r>
        <w:t xml:space="preserve">consolidado </w:t>
      </w:r>
      <w:r w:rsidRPr="00BD140D">
        <w:t>de suas operações e os seus fl</w:t>
      </w:r>
      <w:r>
        <w:t xml:space="preserve">uxos de caixa consolidados para o exercício findo naquela data, de acordo com as normas internacionais de contabilidade. </w:t>
      </w:r>
    </w:p>
    <w:p w14:paraId="4F0DDA7D" w14:textId="77777777" w:rsidR="00ED39BF" w:rsidRDefault="00ED39BF" w:rsidP="00ED39BF">
      <w:pPr>
        <w:jc w:val="both"/>
      </w:pPr>
    </w:p>
    <w:p w14:paraId="6183DA21" w14:textId="77777777" w:rsidR="00ED39BF" w:rsidRPr="000956CE" w:rsidRDefault="00ED39BF" w:rsidP="00ED39BF">
      <w:pPr>
        <w:jc w:val="both"/>
      </w:pPr>
      <w:r>
        <w:t>[Local (localidade do escritório de auditoria que emitiu o relatório) e data do relatório do auditor independente]</w:t>
      </w:r>
    </w:p>
    <w:p w14:paraId="1A541356" w14:textId="77777777" w:rsidR="00ED39BF" w:rsidRDefault="00ED39BF" w:rsidP="00ED39BF">
      <w:pPr>
        <w:jc w:val="both"/>
      </w:pPr>
      <w:r>
        <w:t>[Nome do auditor independente (pessoa física ou jurídica)]</w:t>
      </w:r>
    </w:p>
    <w:p w14:paraId="26767A93" w14:textId="77777777" w:rsidR="00ED39BF" w:rsidRDefault="00ED39BF" w:rsidP="00ED39BF">
      <w:pPr>
        <w:jc w:val="both"/>
      </w:pPr>
      <w:r>
        <w:t>[Nome do profissional (sócio ou responsável técnico, no caso de o auditor ser pessoa jurídica)]</w:t>
      </w:r>
    </w:p>
    <w:p w14:paraId="2A4912F3" w14:textId="77777777" w:rsidR="00ED39BF" w:rsidRDefault="00ED39BF" w:rsidP="00ED39BF">
      <w:pPr>
        <w:jc w:val="both"/>
      </w:pPr>
      <w:r>
        <w:t>[Números de registro no CRC da firma de auditoria e do profissional que assina o relatório]</w:t>
      </w:r>
    </w:p>
    <w:p w14:paraId="5068BAEF" w14:textId="77777777" w:rsidR="00ED39BF" w:rsidRPr="000956CE" w:rsidRDefault="00ED39BF" w:rsidP="00ED39BF">
      <w:pPr>
        <w:jc w:val="both"/>
      </w:pPr>
      <w:r>
        <w:t>[Assinatura do auditor independente]</w:t>
      </w:r>
    </w:p>
    <w:p w14:paraId="5CD847AD" w14:textId="77777777" w:rsidR="00ED39BF" w:rsidRDefault="00ED39BF" w:rsidP="00ED39BF">
      <w:pPr>
        <w:jc w:val="both"/>
      </w:pPr>
    </w:p>
    <w:p w14:paraId="7042A46B" w14:textId="77777777" w:rsidR="00ED39BF" w:rsidRPr="009E70B8" w:rsidRDefault="00ED39BF">
      <w:pPr>
        <w:pStyle w:val="Textodenotaderodap"/>
        <w:numPr>
          <w:ilvl w:val="0"/>
          <w:numId w:val="271"/>
        </w:numPr>
        <w:ind w:left="284" w:hanging="284"/>
        <w:jc w:val="both"/>
      </w:pPr>
      <w:r w:rsidRPr="008137E5">
        <w:rPr>
          <w:sz w:val="18"/>
          <w:szCs w:val="18"/>
        </w:rPr>
        <w:t>Título no plural em decorrência do uso mais frequente pelas firmas</w:t>
      </w:r>
      <w:r>
        <w:rPr>
          <w:sz w:val="18"/>
          <w:szCs w:val="18"/>
        </w:rPr>
        <w:t xml:space="preserve"> (pessoa jurídica)</w:t>
      </w:r>
      <w:r w:rsidRPr="008137E5">
        <w:rPr>
          <w:sz w:val="18"/>
          <w:szCs w:val="18"/>
        </w:rPr>
        <w:t>, todavia deve ser adaptado às circunstâncias de auditor pessoa física</w:t>
      </w:r>
      <w:r>
        <w:t>.</w:t>
      </w:r>
    </w:p>
    <w:p w14:paraId="47AA7E47" w14:textId="77777777" w:rsidR="00ED39BF" w:rsidRPr="00F47A5F" w:rsidRDefault="00ED39BF">
      <w:pPr>
        <w:pStyle w:val="Textodenotaderodap"/>
        <w:numPr>
          <w:ilvl w:val="0"/>
          <w:numId w:val="271"/>
        </w:numPr>
        <w:ind w:left="284" w:hanging="284"/>
        <w:jc w:val="both"/>
        <w:rPr>
          <w:sz w:val="18"/>
          <w:szCs w:val="18"/>
        </w:rPr>
      </w:pPr>
      <w:r w:rsidRPr="008137E5">
        <w:rPr>
          <w:sz w:val="18"/>
          <w:szCs w:val="18"/>
        </w:rPr>
        <w:t>O subtítulo “Relatório sobre as demonstrações contábeis” não é necessário nas circunstâncias em que o segundo subtítulo “Relatório sobre outras exigências legais e reguladoras” não é aplicável, o que é o caso do Brasil</w:t>
      </w:r>
      <w:r>
        <w:rPr>
          <w:sz w:val="18"/>
          <w:szCs w:val="18"/>
        </w:rPr>
        <w:t>.</w:t>
      </w:r>
    </w:p>
    <w:p w14:paraId="72BB48B9" w14:textId="77777777" w:rsidR="00ED39BF" w:rsidRPr="00A81D1C" w:rsidRDefault="00ED39BF">
      <w:pPr>
        <w:pStyle w:val="Textodenotaderodap"/>
        <w:numPr>
          <w:ilvl w:val="0"/>
          <w:numId w:val="271"/>
        </w:numPr>
        <w:ind w:left="284" w:hanging="284"/>
        <w:jc w:val="both"/>
      </w:pPr>
      <w:r w:rsidRPr="008137E5">
        <w:rPr>
          <w:sz w:val="18"/>
          <w:szCs w:val="18"/>
        </w:rPr>
        <w:t xml:space="preserve">Embora a Estrutura Conceitual para Elaboração e Apresentação de Demonstrações Contábeis utilizada no Brasil determine a apresentação de demonstrações contábeis de forma comparativa e a Lei das Sociedades Anônimas fale em apresentação dos valores correspondentes do exercício anterior, não existe nenhuma determinação legal que estabeleça que o relatório do auditor independente deva incluir também opinião sobre o ano anterior, portanto, esta e as demais </w:t>
      </w:r>
      <w:r>
        <w:rPr>
          <w:sz w:val="18"/>
          <w:szCs w:val="18"/>
        </w:rPr>
        <w:t>normas de auditoria</w:t>
      </w:r>
      <w:r w:rsidRPr="008137E5">
        <w:rPr>
          <w:sz w:val="18"/>
          <w:szCs w:val="18"/>
        </w:rPr>
        <w:t xml:space="preserve"> que tratam da emissão de relatório adotam integralmente o modelo internacional em que o relatório cobre somente o ano corrente.</w:t>
      </w:r>
    </w:p>
    <w:p w14:paraId="15E1E6BB" w14:textId="77777777" w:rsidR="00ED39BF" w:rsidRPr="00F47A5F" w:rsidRDefault="00ED39BF">
      <w:pPr>
        <w:pStyle w:val="Textodenotaderodap"/>
        <w:numPr>
          <w:ilvl w:val="0"/>
          <w:numId w:val="271"/>
        </w:numPr>
        <w:ind w:left="284" w:hanging="284"/>
        <w:jc w:val="both"/>
        <w:rPr>
          <w:sz w:val="18"/>
          <w:szCs w:val="18"/>
        </w:rPr>
      </w:pPr>
      <w:r w:rsidRPr="008137E5">
        <w:rPr>
          <w:sz w:val="18"/>
          <w:szCs w:val="18"/>
        </w:rPr>
        <w:t xml:space="preserve">No caso em que incluir </w:t>
      </w:r>
      <w:r>
        <w:rPr>
          <w:sz w:val="18"/>
          <w:szCs w:val="18"/>
        </w:rPr>
        <w:t xml:space="preserve">outras </w:t>
      </w:r>
      <w:r w:rsidRPr="008137E5">
        <w:rPr>
          <w:sz w:val="18"/>
          <w:szCs w:val="18"/>
        </w:rPr>
        <w:t>demonstrações</w:t>
      </w:r>
      <w:r>
        <w:rPr>
          <w:sz w:val="18"/>
          <w:szCs w:val="18"/>
        </w:rPr>
        <w:t>,</w:t>
      </w:r>
      <w:r w:rsidRPr="008137E5">
        <w:rPr>
          <w:sz w:val="18"/>
          <w:szCs w:val="18"/>
        </w:rPr>
        <w:t xml:space="preserve"> como</w:t>
      </w:r>
      <w:r>
        <w:rPr>
          <w:sz w:val="18"/>
          <w:szCs w:val="18"/>
        </w:rPr>
        <w:t xml:space="preserve"> por exemplo,</w:t>
      </w:r>
      <w:r w:rsidRPr="008137E5">
        <w:rPr>
          <w:sz w:val="18"/>
          <w:szCs w:val="18"/>
        </w:rPr>
        <w:t xml:space="preserve"> a Demonstração do Valor Adicionado, este parágrafo e o da opinião devem ser adaptados</w:t>
      </w:r>
      <w:r>
        <w:rPr>
          <w:sz w:val="18"/>
          <w:szCs w:val="18"/>
        </w:rPr>
        <w:t>.</w:t>
      </w:r>
    </w:p>
    <w:p w14:paraId="165D61C9" w14:textId="77777777" w:rsidR="00ED39BF" w:rsidRPr="001B38F1" w:rsidRDefault="00ED39BF">
      <w:pPr>
        <w:pStyle w:val="Textodenotaderodap"/>
        <w:numPr>
          <w:ilvl w:val="0"/>
          <w:numId w:val="271"/>
        </w:numPr>
        <w:ind w:left="284" w:hanging="284"/>
        <w:jc w:val="both"/>
        <w:rPr>
          <w:sz w:val="18"/>
          <w:szCs w:val="18"/>
        </w:rPr>
      </w:pPr>
      <w:r w:rsidRPr="001B38F1">
        <w:rPr>
          <w:sz w:val="18"/>
          <w:szCs w:val="18"/>
        </w:rPr>
        <w:t xml:space="preserve">Adaptar no caso de auditor pessoa </w:t>
      </w:r>
      <w:r>
        <w:rPr>
          <w:sz w:val="18"/>
          <w:szCs w:val="18"/>
        </w:rPr>
        <w:t>física ou firma</w:t>
      </w:r>
      <w:r w:rsidRPr="001B38F1">
        <w:rPr>
          <w:sz w:val="18"/>
          <w:szCs w:val="18"/>
        </w:rPr>
        <w:t xml:space="preserve"> individual</w:t>
      </w:r>
      <w:r>
        <w:rPr>
          <w:sz w:val="18"/>
          <w:szCs w:val="18"/>
        </w:rPr>
        <w:t>.</w:t>
      </w:r>
    </w:p>
    <w:p w14:paraId="177D2B4C" w14:textId="77777777" w:rsidR="00ED39BF" w:rsidRDefault="00ED39BF">
      <w:pPr>
        <w:pStyle w:val="Textodenotaderodap"/>
        <w:numPr>
          <w:ilvl w:val="0"/>
          <w:numId w:val="271"/>
        </w:numPr>
        <w:ind w:left="284" w:hanging="284"/>
        <w:jc w:val="both"/>
      </w:pPr>
      <w:r w:rsidRPr="001C5E1D">
        <w:rPr>
          <w:sz w:val="18"/>
          <w:szCs w:val="18"/>
        </w:rPr>
        <w:t>Nas circunstâncias em que o auditor também tem a responsabilidade de expressar uma opinião sobre a eficácia dos controles internos em conjunto com a auditoria das demonstrações contábeis consolidadas, a redação desta sentença seria como segue: “Nessas avaliações de risco, o auditor considera os controles internos relevantes para a elaboração e adequada apresentação das demonstrações contábeis consolidadas da entidade para planejar procedimentos de auditoria que são apropriados nas circunstâncias.</w:t>
      </w:r>
      <w:r>
        <w:t xml:space="preserve"> </w:t>
      </w:r>
    </w:p>
    <w:p w14:paraId="37F2BCD4" w14:textId="77777777" w:rsidR="00ED39BF" w:rsidRDefault="00ED39BF" w:rsidP="00ED39BF">
      <w:pPr>
        <w:jc w:val="both"/>
      </w:pPr>
    </w:p>
    <w:p w14:paraId="7642F006" w14:textId="77777777" w:rsidR="00ED39BF" w:rsidRDefault="00ED39BF" w:rsidP="00ED39BF">
      <w:pPr>
        <w:jc w:val="both"/>
      </w:pPr>
      <w:r>
        <w:t xml:space="preserve"> </w:t>
      </w:r>
    </w:p>
    <w:p w14:paraId="00FEFC50" w14:textId="77777777" w:rsidR="00ED39BF" w:rsidRDefault="00ED39BF" w:rsidP="00ED39BF"/>
    <w:p w14:paraId="1C2D934E" w14:textId="77777777" w:rsidR="002A7EB0" w:rsidRPr="002A7EB0" w:rsidRDefault="002A7EB0" w:rsidP="002A7EB0"/>
    <w:p w14:paraId="262C69AF" w14:textId="7C507D60" w:rsidR="00E75AD0" w:rsidRDefault="00E75AD0" w:rsidP="00D17E06">
      <w:pPr>
        <w:pStyle w:val="Ttulo1"/>
        <w:spacing w:before="0" w:after="120" w:line="240" w:lineRule="auto"/>
        <w:rPr>
          <w:rFonts w:ascii="Times New Roman" w:hAnsi="Times New Roman" w:cs="Times New Roman"/>
          <w:b/>
          <w:bCs/>
          <w:color w:val="auto"/>
          <w:sz w:val="24"/>
          <w:szCs w:val="24"/>
        </w:rPr>
      </w:pPr>
      <w:bookmarkStart w:id="153" w:name="_Toc183036869"/>
      <w:r w:rsidRPr="00D17E06">
        <w:rPr>
          <w:rFonts w:ascii="Times New Roman" w:hAnsi="Times New Roman" w:cs="Times New Roman"/>
          <w:b/>
          <w:bCs/>
          <w:color w:val="auto"/>
          <w:sz w:val="24"/>
          <w:szCs w:val="24"/>
        </w:rPr>
        <w:t>NBC TA 70</w:t>
      </w:r>
      <w:r w:rsidR="00AE3130" w:rsidRPr="00D17E06">
        <w:rPr>
          <w:rFonts w:ascii="Times New Roman" w:hAnsi="Times New Roman" w:cs="Times New Roman"/>
          <w:b/>
          <w:bCs/>
          <w:color w:val="auto"/>
          <w:sz w:val="24"/>
          <w:szCs w:val="24"/>
        </w:rPr>
        <w:t>1</w:t>
      </w:r>
      <w:bookmarkEnd w:id="153"/>
    </w:p>
    <w:p w14:paraId="55A07F90" w14:textId="77777777" w:rsidR="00ED39BF" w:rsidRPr="00ED39BF" w:rsidRDefault="00ED39BF" w:rsidP="00ED39BF">
      <w:pPr>
        <w:rPr>
          <w:b/>
          <w:bCs/>
        </w:rPr>
      </w:pPr>
      <w:r w:rsidRPr="00ED39BF">
        <w:rPr>
          <w:b/>
          <w:bCs/>
        </w:rPr>
        <w:t>NORMA BRASILEIRA DE CONTABILIDADE – NBC TA 701, DE 17 DE JUNHO DE 2016</w:t>
      </w:r>
    </w:p>
    <w:p w14:paraId="094A9FB1" w14:textId="77777777" w:rsidR="00ED39BF" w:rsidRDefault="00ED39BF" w:rsidP="00ED39BF">
      <w:pPr>
        <w:pStyle w:val="Corpodetexto"/>
      </w:pPr>
    </w:p>
    <w:p w14:paraId="0EDCFDC1" w14:textId="77777777" w:rsidR="00ED39BF" w:rsidRDefault="00ED39BF" w:rsidP="00ED39BF">
      <w:pPr>
        <w:spacing w:after="0" w:line="240" w:lineRule="auto"/>
        <w:ind w:left="4962"/>
        <w:jc w:val="both"/>
        <w:rPr>
          <w:rFonts w:ascii="Times New Roman" w:hAnsi="Times New Roman"/>
          <w:b/>
          <w:i/>
          <w:sz w:val="24"/>
          <w:szCs w:val="24"/>
        </w:rPr>
      </w:pPr>
      <w:r>
        <w:rPr>
          <w:rFonts w:ascii="Times New Roman" w:hAnsi="Times New Roman"/>
          <w:b/>
          <w:bCs/>
          <w:i/>
          <w:iCs/>
          <w:sz w:val="24"/>
          <w:szCs w:val="24"/>
        </w:rPr>
        <w:t xml:space="preserve">Aprova a NBC TA 701 que dispõe sobre a </w:t>
      </w:r>
      <w:r w:rsidRPr="000D685C">
        <w:rPr>
          <w:rFonts w:ascii="Times New Roman" w:hAnsi="Times New Roman"/>
          <w:b/>
          <w:i/>
          <w:sz w:val="24"/>
          <w:szCs w:val="24"/>
        </w:rPr>
        <w:t>comunicação dos principais assuntos de auditoria</w:t>
      </w:r>
      <w:r>
        <w:rPr>
          <w:rFonts w:ascii="Times New Roman" w:hAnsi="Times New Roman"/>
          <w:b/>
          <w:i/>
          <w:sz w:val="24"/>
          <w:szCs w:val="24"/>
        </w:rPr>
        <w:t xml:space="preserve"> </w:t>
      </w:r>
      <w:r w:rsidRPr="000D685C">
        <w:rPr>
          <w:rFonts w:ascii="Times New Roman" w:hAnsi="Times New Roman"/>
          <w:b/>
          <w:i/>
          <w:sz w:val="24"/>
          <w:szCs w:val="24"/>
        </w:rPr>
        <w:t>no relatório do auditor independente</w:t>
      </w:r>
      <w:r>
        <w:rPr>
          <w:rFonts w:ascii="Times New Roman" w:hAnsi="Times New Roman"/>
          <w:b/>
          <w:i/>
          <w:sz w:val="24"/>
          <w:szCs w:val="24"/>
        </w:rPr>
        <w:t>.</w:t>
      </w:r>
    </w:p>
    <w:p w14:paraId="4EFF8E48" w14:textId="77777777" w:rsidR="00ED39BF" w:rsidRDefault="00ED39BF" w:rsidP="00ED39BF">
      <w:pPr>
        <w:spacing w:after="0" w:line="240" w:lineRule="auto"/>
        <w:ind w:left="4253"/>
        <w:jc w:val="both"/>
        <w:rPr>
          <w:rFonts w:ascii="Times New Roman" w:hAnsi="Times New Roman"/>
          <w:b/>
          <w:i/>
          <w:sz w:val="24"/>
          <w:szCs w:val="24"/>
        </w:rPr>
      </w:pPr>
    </w:p>
    <w:p w14:paraId="3D0250B3" w14:textId="77777777" w:rsidR="00ED39BF" w:rsidRDefault="00ED39BF" w:rsidP="00ED39BF">
      <w:pPr>
        <w:spacing w:after="0" w:line="240" w:lineRule="auto"/>
        <w:ind w:left="4253"/>
        <w:jc w:val="both"/>
        <w:rPr>
          <w:rFonts w:ascii="Times New Roman" w:hAnsi="Times New Roman"/>
          <w:b/>
          <w:i/>
          <w:sz w:val="24"/>
          <w:szCs w:val="24"/>
        </w:rPr>
      </w:pPr>
    </w:p>
    <w:p w14:paraId="1CDEB620" w14:textId="77777777" w:rsidR="00ED39BF" w:rsidRDefault="00ED39BF" w:rsidP="00ED39BF">
      <w:pPr>
        <w:spacing w:after="0" w:line="240" w:lineRule="auto"/>
        <w:ind w:firstLine="567"/>
        <w:jc w:val="both"/>
        <w:rPr>
          <w:rFonts w:ascii="Times New Roman" w:hAnsi="Times New Roman"/>
          <w:sz w:val="24"/>
          <w:szCs w:val="24"/>
        </w:rPr>
      </w:pPr>
      <w:r>
        <w:rPr>
          <w:rFonts w:ascii="Times New Roman" w:hAnsi="Times New Roman"/>
          <w:bCs/>
          <w:sz w:val="24"/>
          <w:szCs w:val="24"/>
        </w:rPr>
        <w:t xml:space="preserve">O </w:t>
      </w:r>
      <w:r>
        <w:rPr>
          <w:rFonts w:ascii="Times New Roman" w:hAnsi="Times New Roman"/>
          <w:b/>
          <w:bCs/>
          <w:sz w:val="24"/>
          <w:szCs w:val="24"/>
        </w:rPr>
        <w:t>CONSELHO FEDERAL DE CONTABILIDADE</w:t>
      </w:r>
      <w:r>
        <w:rPr>
          <w:rFonts w:ascii="Times New Roman" w:hAnsi="Times New Roman"/>
          <w:sz w:val="24"/>
          <w:szCs w:val="24"/>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rFonts w:ascii="Times New Roman" w:hAnsi="Times New Roman"/>
          <w:color w:val="000000"/>
          <w:sz w:val="24"/>
          <w:szCs w:val="24"/>
        </w:rPr>
        <w:t xml:space="preserve"> elaborada de acordo com a sua equivalente internacional ISA 701 da IFAC</w:t>
      </w:r>
      <w:r>
        <w:rPr>
          <w:rFonts w:ascii="Times New Roman" w:hAnsi="Times New Roman"/>
          <w:sz w:val="24"/>
          <w:szCs w:val="24"/>
        </w:rPr>
        <w:t>:</w:t>
      </w:r>
    </w:p>
    <w:p w14:paraId="6D078304" w14:textId="77777777" w:rsidR="00ED39BF" w:rsidRDefault="00ED39BF" w:rsidP="00ED39BF">
      <w:pPr>
        <w:tabs>
          <w:tab w:val="left" w:pos="270"/>
        </w:tabs>
        <w:spacing w:after="0" w:line="240" w:lineRule="auto"/>
        <w:jc w:val="center"/>
        <w:rPr>
          <w:rFonts w:ascii="Times New Roman" w:hAnsi="Times New Roman"/>
          <w:b/>
          <w:sz w:val="24"/>
          <w:szCs w:val="24"/>
        </w:rPr>
      </w:pPr>
    </w:p>
    <w:p w14:paraId="543A29B0" w14:textId="77777777" w:rsidR="00ED39BF" w:rsidRPr="00510ECE" w:rsidRDefault="00ED39BF" w:rsidP="00ED39BF">
      <w:pPr>
        <w:tabs>
          <w:tab w:val="left" w:pos="270"/>
        </w:tabs>
        <w:spacing w:after="0" w:line="240" w:lineRule="auto"/>
        <w:jc w:val="center"/>
        <w:rPr>
          <w:rFonts w:ascii="Times New Roman" w:hAnsi="Times New Roman"/>
          <w:b/>
          <w:sz w:val="24"/>
          <w:szCs w:val="24"/>
        </w:rPr>
      </w:pPr>
      <w:r w:rsidRPr="00510ECE">
        <w:rPr>
          <w:rFonts w:ascii="Times New Roman" w:hAnsi="Times New Roman"/>
          <w:b/>
          <w:sz w:val="24"/>
          <w:szCs w:val="24"/>
        </w:rPr>
        <w:t>NBC TA 701</w:t>
      </w:r>
      <w:r>
        <w:rPr>
          <w:rFonts w:ascii="Times New Roman" w:hAnsi="Times New Roman"/>
          <w:b/>
          <w:sz w:val="24"/>
          <w:szCs w:val="24"/>
        </w:rPr>
        <w:t xml:space="preserve"> – </w:t>
      </w:r>
      <w:r w:rsidRPr="00510ECE">
        <w:rPr>
          <w:rFonts w:ascii="Times New Roman" w:hAnsi="Times New Roman"/>
          <w:b/>
          <w:sz w:val="24"/>
          <w:szCs w:val="24"/>
        </w:rPr>
        <w:t xml:space="preserve">COMUNICAÇÃO DOS PRINCIPAIS ASSUNTOS DE AUDITORIA NO RELATÓRIO DO AUDITOR INDEPENDENTE </w:t>
      </w:r>
    </w:p>
    <w:p w14:paraId="565E1AE1" w14:textId="77777777" w:rsidR="00ED39BF" w:rsidRDefault="00ED39BF" w:rsidP="00ED39BF">
      <w:pPr>
        <w:pStyle w:val="Contents"/>
        <w:tabs>
          <w:tab w:val="clear" w:pos="5659"/>
          <w:tab w:val="clear" w:pos="6019"/>
          <w:tab w:val="left" w:leader="dot" w:pos="8460"/>
          <w:tab w:val="right" w:pos="9360"/>
        </w:tabs>
        <w:spacing w:after="0" w:line="240" w:lineRule="auto"/>
        <w:ind w:left="0" w:right="0" w:firstLine="0"/>
        <w:jc w:val="both"/>
        <w:rPr>
          <w:sz w:val="24"/>
          <w:szCs w:val="24"/>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559"/>
      </w:tblGrid>
      <w:tr w:rsidR="00ED39BF" w:rsidRPr="00130742" w14:paraId="14940305" w14:textId="77777777" w:rsidTr="009A4CD5">
        <w:tc>
          <w:tcPr>
            <w:tcW w:w="6237" w:type="dxa"/>
          </w:tcPr>
          <w:p w14:paraId="733A10B0"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both"/>
              <w:rPr>
                <w:sz w:val="24"/>
                <w:szCs w:val="24"/>
              </w:rPr>
            </w:pPr>
            <w:r w:rsidRPr="00130742">
              <w:rPr>
                <w:sz w:val="24"/>
                <w:szCs w:val="24"/>
              </w:rPr>
              <w:t>Súmula</w:t>
            </w:r>
          </w:p>
        </w:tc>
        <w:tc>
          <w:tcPr>
            <w:tcW w:w="1559" w:type="dxa"/>
          </w:tcPr>
          <w:p w14:paraId="159F1FCF"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Item</w:t>
            </w:r>
          </w:p>
        </w:tc>
      </w:tr>
      <w:tr w:rsidR="00ED39BF" w:rsidRPr="00130742" w14:paraId="287E01DA" w14:textId="77777777" w:rsidTr="009A4CD5">
        <w:tc>
          <w:tcPr>
            <w:tcW w:w="6237" w:type="dxa"/>
          </w:tcPr>
          <w:p w14:paraId="0D44A0D9" w14:textId="77777777" w:rsidR="00ED39BF" w:rsidRPr="00130742" w:rsidRDefault="00ED39BF" w:rsidP="009A4CD5">
            <w:pPr>
              <w:pStyle w:val="Paragraph0"/>
              <w:tabs>
                <w:tab w:val="left" w:pos="5670"/>
                <w:tab w:val="left" w:pos="7920"/>
              </w:tabs>
              <w:spacing w:before="60" w:after="60"/>
              <w:rPr>
                <w:rFonts w:eastAsia="MS Mincho"/>
                <w:b/>
                <w:sz w:val="24"/>
              </w:rPr>
            </w:pPr>
            <w:r w:rsidRPr="00130742">
              <w:rPr>
                <w:b/>
                <w:sz w:val="24"/>
              </w:rPr>
              <w:t>Introdução</w:t>
            </w:r>
          </w:p>
        </w:tc>
        <w:tc>
          <w:tcPr>
            <w:tcW w:w="1559" w:type="dxa"/>
          </w:tcPr>
          <w:p w14:paraId="1CDB69FE"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p>
        </w:tc>
      </w:tr>
      <w:tr w:rsidR="00ED39BF" w:rsidRPr="00130742" w14:paraId="2595BB47" w14:textId="77777777" w:rsidTr="009A4CD5">
        <w:tc>
          <w:tcPr>
            <w:tcW w:w="6237" w:type="dxa"/>
          </w:tcPr>
          <w:p w14:paraId="0519D41A" w14:textId="77777777" w:rsidR="00ED39BF" w:rsidRPr="00130742"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rPr>
            </w:pPr>
            <w:r w:rsidRPr="00130742">
              <w:rPr>
                <w:szCs w:val="24"/>
              </w:rPr>
              <w:t>Alcance</w:t>
            </w:r>
          </w:p>
        </w:tc>
        <w:tc>
          <w:tcPr>
            <w:tcW w:w="1559" w:type="dxa"/>
          </w:tcPr>
          <w:p w14:paraId="4AEA9CFF"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1 – 5</w:t>
            </w:r>
          </w:p>
        </w:tc>
      </w:tr>
      <w:tr w:rsidR="00ED39BF" w:rsidRPr="00130742" w14:paraId="692236D0" w14:textId="77777777" w:rsidTr="009A4CD5">
        <w:tc>
          <w:tcPr>
            <w:tcW w:w="6237" w:type="dxa"/>
          </w:tcPr>
          <w:p w14:paraId="7C3E680F" w14:textId="77777777" w:rsidR="00ED39BF" w:rsidRPr="00ED39BF"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Data de entrada em vigor</w:t>
            </w:r>
          </w:p>
        </w:tc>
        <w:tc>
          <w:tcPr>
            <w:tcW w:w="1559" w:type="dxa"/>
          </w:tcPr>
          <w:p w14:paraId="012AFC6B"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6</w:t>
            </w:r>
          </w:p>
        </w:tc>
      </w:tr>
      <w:tr w:rsidR="00ED39BF" w:rsidRPr="00130742" w14:paraId="77AFAA1A" w14:textId="77777777" w:rsidTr="009A4CD5">
        <w:tc>
          <w:tcPr>
            <w:tcW w:w="6237" w:type="dxa"/>
          </w:tcPr>
          <w:p w14:paraId="609DAE44" w14:textId="77777777" w:rsidR="00ED39BF" w:rsidRPr="00130742" w:rsidRDefault="00ED39BF" w:rsidP="009A4CD5">
            <w:pPr>
              <w:pStyle w:val="TOCBody"/>
              <w:tabs>
                <w:tab w:val="left" w:pos="5424"/>
                <w:tab w:val="right" w:leader="dot" w:pos="7920"/>
                <w:tab w:val="right" w:pos="9360"/>
              </w:tabs>
              <w:overflowPunct w:val="0"/>
              <w:autoSpaceDE w:val="0"/>
              <w:autoSpaceDN w:val="0"/>
              <w:adjustRightInd w:val="0"/>
              <w:spacing w:before="60" w:after="60" w:line="240" w:lineRule="auto"/>
              <w:textAlignment w:val="baseline"/>
              <w:rPr>
                <w:szCs w:val="24"/>
              </w:rPr>
            </w:pPr>
            <w:r w:rsidRPr="00130742">
              <w:rPr>
                <w:b/>
                <w:szCs w:val="24"/>
              </w:rPr>
              <w:t>Objetivo</w:t>
            </w:r>
          </w:p>
        </w:tc>
        <w:tc>
          <w:tcPr>
            <w:tcW w:w="1559" w:type="dxa"/>
          </w:tcPr>
          <w:p w14:paraId="1C3350CE"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7</w:t>
            </w:r>
          </w:p>
        </w:tc>
      </w:tr>
      <w:tr w:rsidR="00ED39BF" w:rsidRPr="00130742" w14:paraId="42603BFE" w14:textId="77777777" w:rsidTr="009A4CD5">
        <w:tc>
          <w:tcPr>
            <w:tcW w:w="6237" w:type="dxa"/>
          </w:tcPr>
          <w:p w14:paraId="291D9B49" w14:textId="77777777" w:rsidR="00ED39BF" w:rsidRPr="00130742"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rPr>
            </w:pPr>
            <w:r w:rsidRPr="00130742">
              <w:rPr>
                <w:b/>
                <w:szCs w:val="24"/>
              </w:rPr>
              <w:t>Definição</w:t>
            </w:r>
          </w:p>
        </w:tc>
        <w:tc>
          <w:tcPr>
            <w:tcW w:w="1559" w:type="dxa"/>
          </w:tcPr>
          <w:p w14:paraId="6FDB1276"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8</w:t>
            </w:r>
          </w:p>
        </w:tc>
      </w:tr>
      <w:tr w:rsidR="00ED39BF" w:rsidRPr="00130742" w14:paraId="0DA774A5" w14:textId="77777777" w:rsidTr="009A4CD5">
        <w:tc>
          <w:tcPr>
            <w:tcW w:w="6237" w:type="dxa"/>
          </w:tcPr>
          <w:p w14:paraId="00EA5452" w14:textId="77777777" w:rsidR="00ED39BF" w:rsidRPr="00130742" w:rsidRDefault="00ED39BF" w:rsidP="009A4CD5">
            <w:pPr>
              <w:tabs>
                <w:tab w:val="left" w:pos="360"/>
                <w:tab w:val="right" w:leader="dot" w:pos="5940"/>
                <w:tab w:val="left" w:leader="dot" w:pos="8040"/>
                <w:tab w:val="right" w:pos="9240"/>
                <w:tab w:val="right" w:pos="9360"/>
              </w:tabs>
              <w:overflowPunct w:val="0"/>
              <w:autoSpaceDE w:val="0"/>
              <w:autoSpaceDN w:val="0"/>
              <w:adjustRightInd w:val="0"/>
              <w:spacing w:before="60" w:after="60" w:line="240" w:lineRule="auto"/>
              <w:textAlignment w:val="baseline"/>
              <w:rPr>
                <w:rFonts w:ascii="Times New Roman" w:hAnsi="Times New Roman"/>
                <w:b/>
                <w:sz w:val="24"/>
                <w:szCs w:val="24"/>
              </w:rPr>
            </w:pPr>
            <w:r w:rsidRPr="00130742">
              <w:rPr>
                <w:rFonts w:ascii="Times New Roman" w:hAnsi="Times New Roman"/>
                <w:b/>
                <w:sz w:val="24"/>
                <w:szCs w:val="24"/>
              </w:rPr>
              <w:t>Requisitos</w:t>
            </w:r>
          </w:p>
        </w:tc>
        <w:tc>
          <w:tcPr>
            <w:tcW w:w="1559" w:type="dxa"/>
          </w:tcPr>
          <w:p w14:paraId="38B1877C"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p>
        </w:tc>
      </w:tr>
      <w:tr w:rsidR="00ED39BF" w:rsidRPr="00130742" w14:paraId="0CFC501D" w14:textId="77777777" w:rsidTr="009A4CD5">
        <w:tc>
          <w:tcPr>
            <w:tcW w:w="6237" w:type="dxa"/>
          </w:tcPr>
          <w:p w14:paraId="6C329FA7" w14:textId="77777777" w:rsidR="00ED39BF" w:rsidRPr="00ED39BF"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Determinação dos principais assuntos de auditoria</w:t>
            </w:r>
          </w:p>
        </w:tc>
        <w:tc>
          <w:tcPr>
            <w:tcW w:w="1559" w:type="dxa"/>
          </w:tcPr>
          <w:p w14:paraId="6D23AEF8"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9 – 10</w:t>
            </w:r>
          </w:p>
        </w:tc>
      </w:tr>
      <w:tr w:rsidR="00ED39BF" w:rsidRPr="00130742" w14:paraId="56DD3B2D" w14:textId="77777777" w:rsidTr="009A4CD5">
        <w:tc>
          <w:tcPr>
            <w:tcW w:w="6237" w:type="dxa"/>
          </w:tcPr>
          <w:p w14:paraId="469A314A" w14:textId="77777777" w:rsidR="00ED39BF" w:rsidRPr="00ED39BF"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Comunicação dos principais assuntos de auditoria</w:t>
            </w:r>
          </w:p>
        </w:tc>
        <w:tc>
          <w:tcPr>
            <w:tcW w:w="1559" w:type="dxa"/>
          </w:tcPr>
          <w:p w14:paraId="2461CC09"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11 – 16</w:t>
            </w:r>
          </w:p>
        </w:tc>
      </w:tr>
      <w:tr w:rsidR="00ED39BF" w:rsidRPr="00130742" w14:paraId="05165137" w14:textId="77777777" w:rsidTr="009A4CD5">
        <w:tc>
          <w:tcPr>
            <w:tcW w:w="6237" w:type="dxa"/>
          </w:tcPr>
          <w:p w14:paraId="00341940" w14:textId="77777777" w:rsidR="00ED39BF" w:rsidRPr="00ED39BF"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Comunicação aos responsáveis pela governança</w:t>
            </w:r>
          </w:p>
        </w:tc>
        <w:tc>
          <w:tcPr>
            <w:tcW w:w="1559" w:type="dxa"/>
          </w:tcPr>
          <w:p w14:paraId="69B94EF1"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17</w:t>
            </w:r>
          </w:p>
        </w:tc>
      </w:tr>
      <w:tr w:rsidR="00ED39BF" w:rsidRPr="00130742" w14:paraId="328243E7" w14:textId="77777777" w:rsidTr="009A4CD5">
        <w:tc>
          <w:tcPr>
            <w:tcW w:w="6237" w:type="dxa"/>
          </w:tcPr>
          <w:p w14:paraId="44366ECA" w14:textId="77777777" w:rsidR="00ED39BF" w:rsidRPr="00130742"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rPr>
            </w:pPr>
            <w:r w:rsidRPr="00130742">
              <w:rPr>
                <w:szCs w:val="24"/>
              </w:rPr>
              <w:t>Documentação</w:t>
            </w:r>
          </w:p>
        </w:tc>
        <w:tc>
          <w:tcPr>
            <w:tcW w:w="1559" w:type="dxa"/>
          </w:tcPr>
          <w:p w14:paraId="774523FB"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18</w:t>
            </w:r>
          </w:p>
        </w:tc>
      </w:tr>
      <w:tr w:rsidR="00ED39BF" w:rsidRPr="00130742" w14:paraId="6EF0B6D0" w14:textId="77777777" w:rsidTr="009A4CD5">
        <w:tc>
          <w:tcPr>
            <w:tcW w:w="6237" w:type="dxa"/>
          </w:tcPr>
          <w:p w14:paraId="4A73C82A" w14:textId="77777777" w:rsidR="00ED39BF" w:rsidRPr="00130742" w:rsidRDefault="00ED39BF" w:rsidP="009A4CD5">
            <w:pPr>
              <w:tabs>
                <w:tab w:val="left" w:pos="360"/>
                <w:tab w:val="right" w:leader="dot" w:pos="5940"/>
                <w:tab w:val="right" w:pos="6840"/>
                <w:tab w:val="left" w:leader="dot" w:pos="8040"/>
                <w:tab w:val="right" w:pos="9240"/>
                <w:tab w:val="right" w:pos="9360"/>
              </w:tabs>
              <w:overflowPunct w:val="0"/>
              <w:autoSpaceDE w:val="0"/>
              <w:autoSpaceDN w:val="0"/>
              <w:adjustRightInd w:val="0"/>
              <w:spacing w:before="60" w:after="60" w:line="240" w:lineRule="auto"/>
              <w:textAlignment w:val="baseline"/>
              <w:rPr>
                <w:rFonts w:ascii="Times New Roman" w:hAnsi="Times New Roman"/>
                <w:b/>
                <w:sz w:val="24"/>
                <w:szCs w:val="24"/>
              </w:rPr>
            </w:pPr>
            <w:r w:rsidRPr="00130742">
              <w:rPr>
                <w:rFonts w:ascii="Times New Roman" w:hAnsi="Times New Roman"/>
                <w:b/>
                <w:sz w:val="24"/>
                <w:szCs w:val="24"/>
              </w:rPr>
              <w:t>Aplicação e outros materiais explicativos</w:t>
            </w:r>
          </w:p>
        </w:tc>
        <w:tc>
          <w:tcPr>
            <w:tcW w:w="1559" w:type="dxa"/>
          </w:tcPr>
          <w:p w14:paraId="56D2C587"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p>
        </w:tc>
      </w:tr>
      <w:tr w:rsidR="00ED39BF" w:rsidRPr="00130742" w14:paraId="3D1DD6D7" w14:textId="77777777" w:rsidTr="009A4CD5">
        <w:tc>
          <w:tcPr>
            <w:tcW w:w="6237" w:type="dxa"/>
          </w:tcPr>
          <w:p w14:paraId="23A2438C" w14:textId="77777777" w:rsidR="00ED39BF" w:rsidRPr="00130742"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rPr>
            </w:pPr>
            <w:r w:rsidRPr="00130742">
              <w:rPr>
                <w:szCs w:val="24"/>
              </w:rPr>
              <w:t xml:space="preserve">Alcance </w:t>
            </w:r>
          </w:p>
        </w:tc>
        <w:tc>
          <w:tcPr>
            <w:tcW w:w="1559" w:type="dxa"/>
          </w:tcPr>
          <w:p w14:paraId="2306209C" w14:textId="77777777" w:rsidR="00ED39BF" w:rsidRPr="00130742" w:rsidRDefault="00ED39BF" w:rsidP="009A4CD5">
            <w:pPr>
              <w:pStyle w:val="Contents"/>
              <w:tabs>
                <w:tab w:val="clear" w:pos="5659"/>
                <w:tab w:val="clear" w:pos="6019"/>
                <w:tab w:val="left" w:leader="dot" w:pos="8460"/>
                <w:tab w:val="right" w:pos="9360"/>
              </w:tabs>
              <w:spacing w:before="60" w:after="60" w:line="240" w:lineRule="auto"/>
              <w:ind w:left="0" w:right="0" w:firstLine="0"/>
              <w:jc w:val="center"/>
              <w:rPr>
                <w:sz w:val="24"/>
                <w:szCs w:val="24"/>
              </w:rPr>
            </w:pPr>
            <w:r w:rsidRPr="00130742">
              <w:rPr>
                <w:sz w:val="24"/>
                <w:szCs w:val="24"/>
              </w:rPr>
              <w:t>A1 – A8</w:t>
            </w:r>
          </w:p>
        </w:tc>
      </w:tr>
      <w:tr w:rsidR="00ED39BF" w:rsidRPr="00130742" w14:paraId="76D67E38" w14:textId="77777777" w:rsidTr="009A4CD5">
        <w:tc>
          <w:tcPr>
            <w:tcW w:w="6237" w:type="dxa"/>
          </w:tcPr>
          <w:p w14:paraId="3CC7CB99" w14:textId="77777777" w:rsidR="00ED39BF" w:rsidRPr="00ED39BF"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Determinação dos principais assuntos de auditoria</w:t>
            </w:r>
          </w:p>
        </w:tc>
        <w:tc>
          <w:tcPr>
            <w:tcW w:w="1559" w:type="dxa"/>
          </w:tcPr>
          <w:p w14:paraId="57DA9016" w14:textId="77777777" w:rsidR="00ED39BF" w:rsidRPr="00130742" w:rsidRDefault="00ED39BF" w:rsidP="009A4CD5">
            <w:pPr>
              <w:spacing w:before="60" w:after="60" w:line="240" w:lineRule="auto"/>
              <w:jc w:val="center"/>
              <w:rPr>
                <w:rFonts w:ascii="Times New Roman" w:hAnsi="Times New Roman"/>
              </w:rPr>
            </w:pPr>
            <w:r w:rsidRPr="00130742">
              <w:rPr>
                <w:rFonts w:ascii="Times New Roman" w:hAnsi="Times New Roman"/>
                <w:sz w:val="24"/>
                <w:szCs w:val="24"/>
              </w:rPr>
              <w:t>A9 – A30</w:t>
            </w:r>
          </w:p>
        </w:tc>
      </w:tr>
      <w:tr w:rsidR="00ED39BF" w:rsidRPr="00130742" w14:paraId="4063C736" w14:textId="77777777" w:rsidTr="009A4CD5">
        <w:tc>
          <w:tcPr>
            <w:tcW w:w="6237" w:type="dxa"/>
          </w:tcPr>
          <w:p w14:paraId="1DB52F92" w14:textId="77777777" w:rsidR="00ED39BF" w:rsidRPr="00ED39BF"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Comunicação dos principais assuntos de auditoria</w:t>
            </w:r>
          </w:p>
        </w:tc>
        <w:tc>
          <w:tcPr>
            <w:tcW w:w="1559" w:type="dxa"/>
          </w:tcPr>
          <w:p w14:paraId="4AEEA604" w14:textId="77777777" w:rsidR="00ED39BF" w:rsidRPr="00130742" w:rsidRDefault="00ED39BF" w:rsidP="009A4CD5">
            <w:pPr>
              <w:spacing w:before="60" w:after="60" w:line="240" w:lineRule="auto"/>
              <w:jc w:val="center"/>
              <w:rPr>
                <w:rFonts w:ascii="Times New Roman" w:hAnsi="Times New Roman"/>
              </w:rPr>
            </w:pPr>
            <w:r w:rsidRPr="00130742">
              <w:rPr>
                <w:rFonts w:ascii="Times New Roman" w:hAnsi="Times New Roman"/>
                <w:sz w:val="24"/>
                <w:szCs w:val="24"/>
              </w:rPr>
              <w:t>A31 – A59</w:t>
            </w:r>
          </w:p>
        </w:tc>
      </w:tr>
      <w:tr w:rsidR="00ED39BF" w:rsidRPr="00130742" w14:paraId="60805A15" w14:textId="77777777" w:rsidTr="009A4CD5">
        <w:tc>
          <w:tcPr>
            <w:tcW w:w="6237" w:type="dxa"/>
          </w:tcPr>
          <w:p w14:paraId="4EDE41B3" w14:textId="77777777" w:rsidR="00ED39BF" w:rsidRPr="00ED39BF" w:rsidRDefault="00ED39BF" w:rsidP="009A4CD5">
            <w:pPr>
              <w:pStyle w:val="TOCBody"/>
              <w:tabs>
                <w:tab w:val="right" w:leader="dot" w:pos="7650"/>
                <w:tab w:val="right" w:pos="9360"/>
              </w:tabs>
              <w:overflowPunct w:val="0"/>
              <w:autoSpaceDE w:val="0"/>
              <w:autoSpaceDN w:val="0"/>
              <w:adjustRightInd w:val="0"/>
              <w:spacing w:before="60" w:after="60" w:line="240" w:lineRule="auto"/>
              <w:textAlignment w:val="baseline"/>
              <w:rPr>
                <w:szCs w:val="24"/>
                <w:lang w:val="pt-BR"/>
              </w:rPr>
            </w:pPr>
            <w:r w:rsidRPr="00ED39BF">
              <w:rPr>
                <w:szCs w:val="24"/>
                <w:lang w:val="pt-BR"/>
              </w:rPr>
              <w:t>Comunicação aos responsáveis pela governança</w:t>
            </w:r>
          </w:p>
        </w:tc>
        <w:tc>
          <w:tcPr>
            <w:tcW w:w="1559" w:type="dxa"/>
          </w:tcPr>
          <w:p w14:paraId="3F8B5D20" w14:textId="77777777" w:rsidR="00ED39BF" w:rsidRPr="00130742" w:rsidRDefault="00ED39BF" w:rsidP="009A4CD5">
            <w:pPr>
              <w:spacing w:before="60" w:after="60" w:line="240" w:lineRule="auto"/>
              <w:jc w:val="center"/>
              <w:rPr>
                <w:rFonts w:ascii="Times New Roman" w:hAnsi="Times New Roman"/>
              </w:rPr>
            </w:pPr>
            <w:r w:rsidRPr="00130742">
              <w:rPr>
                <w:rFonts w:ascii="Times New Roman" w:hAnsi="Times New Roman"/>
                <w:sz w:val="24"/>
                <w:szCs w:val="24"/>
              </w:rPr>
              <w:t>A60 – A63</w:t>
            </w:r>
          </w:p>
        </w:tc>
      </w:tr>
      <w:tr w:rsidR="00ED39BF" w:rsidRPr="00130742" w14:paraId="2DFC24C6" w14:textId="77777777" w:rsidTr="009A4CD5">
        <w:tc>
          <w:tcPr>
            <w:tcW w:w="6237" w:type="dxa"/>
          </w:tcPr>
          <w:p w14:paraId="370CC014" w14:textId="77777777" w:rsidR="00ED39BF" w:rsidRPr="00130742" w:rsidRDefault="00ED39BF" w:rsidP="009A4CD5">
            <w:pPr>
              <w:pStyle w:val="TOCBody"/>
              <w:tabs>
                <w:tab w:val="right" w:leader="dot" w:pos="7920"/>
                <w:tab w:val="right" w:pos="9360"/>
              </w:tabs>
              <w:overflowPunct w:val="0"/>
              <w:autoSpaceDE w:val="0"/>
              <w:autoSpaceDN w:val="0"/>
              <w:adjustRightInd w:val="0"/>
              <w:spacing w:before="60" w:after="60" w:line="240" w:lineRule="auto"/>
              <w:textAlignment w:val="baseline"/>
              <w:rPr>
                <w:szCs w:val="24"/>
              </w:rPr>
            </w:pPr>
            <w:r w:rsidRPr="00130742">
              <w:rPr>
                <w:szCs w:val="24"/>
              </w:rPr>
              <w:t>Documentação</w:t>
            </w:r>
          </w:p>
        </w:tc>
        <w:tc>
          <w:tcPr>
            <w:tcW w:w="1559" w:type="dxa"/>
          </w:tcPr>
          <w:p w14:paraId="7F31A10B" w14:textId="77777777" w:rsidR="00ED39BF" w:rsidRPr="00130742" w:rsidRDefault="00ED39BF" w:rsidP="009A4CD5">
            <w:pPr>
              <w:spacing w:before="60" w:after="60" w:line="240" w:lineRule="auto"/>
              <w:jc w:val="center"/>
              <w:rPr>
                <w:rFonts w:ascii="Times New Roman" w:hAnsi="Times New Roman"/>
              </w:rPr>
            </w:pPr>
            <w:r w:rsidRPr="00130742">
              <w:rPr>
                <w:rFonts w:ascii="Times New Roman" w:hAnsi="Times New Roman"/>
                <w:sz w:val="24"/>
                <w:szCs w:val="24"/>
              </w:rPr>
              <w:t>A64</w:t>
            </w:r>
          </w:p>
        </w:tc>
      </w:tr>
    </w:tbl>
    <w:p w14:paraId="3D1B8A7C" w14:textId="77777777" w:rsidR="00ED39BF" w:rsidRDefault="00ED39BF" w:rsidP="00ED39BF">
      <w:pPr>
        <w:pStyle w:val="Contents"/>
        <w:widowControl w:val="0"/>
        <w:tabs>
          <w:tab w:val="clear" w:pos="5659"/>
          <w:tab w:val="clear" w:pos="6019"/>
          <w:tab w:val="left" w:leader="dot" w:pos="8460"/>
          <w:tab w:val="right" w:pos="9360"/>
        </w:tabs>
        <w:spacing w:after="0" w:line="240" w:lineRule="auto"/>
        <w:ind w:left="0" w:right="0" w:firstLine="0"/>
        <w:jc w:val="both"/>
        <w:rPr>
          <w:sz w:val="24"/>
          <w:szCs w:val="24"/>
        </w:rPr>
      </w:pPr>
    </w:p>
    <w:p w14:paraId="649C869E" w14:textId="77777777" w:rsidR="00ED39BF" w:rsidRDefault="00ED39BF" w:rsidP="00ED39BF">
      <w:pPr>
        <w:pStyle w:val="Contents"/>
        <w:widowControl w:val="0"/>
        <w:tabs>
          <w:tab w:val="clear" w:pos="5659"/>
          <w:tab w:val="clear" w:pos="6019"/>
          <w:tab w:val="left" w:leader="dot" w:pos="8460"/>
          <w:tab w:val="right" w:pos="9360"/>
        </w:tabs>
        <w:spacing w:after="0" w:line="240" w:lineRule="auto"/>
        <w:ind w:left="0" w:right="0" w:firstLine="0"/>
        <w:jc w:val="both"/>
        <w:rPr>
          <w:sz w:val="24"/>
          <w:szCs w:val="24"/>
        </w:rPr>
      </w:pPr>
      <w:r w:rsidRPr="00510ECE">
        <w:rPr>
          <w:sz w:val="24"/>
          <w:szCs w:val="24"/>
        </w:rPr>
        <w:t>Esta norma deve ser lida em conjunto com a NBC TA 200 – Objetivos Gerais do Auditor Independente e a Condução da Auditoria em Conformidade com Normas de Auditoria.</w:t>
      </w:r>
    </w:p>
    <w:p w14:paraId="63E557DA" w14:textId="77777777" w:rsidR="00ED39BF" w:rsidRDefault="00ED39BF" w:rsidP="00ED39BF">
      <w:pPr>
        <w:pStyle w:val="Contents"/>
        <w:widowControl w:val="0"/>
        <w:tabs>
          <w:tab w:val="clear" w:pos="5659"/>
          <w:tab w:val="clear" w:pos="6019"/>
          <w:tab w:val="left" w:leader="dot" w:pos="8460"/>
          <w:tab w:val="right" w:pos="9360"/>
        </w:tabs>
        <w:spacing w:after="0" w:line="240" w:lineRule="auto"/>
        <w:ind w:left="0" w:right="0" w:firstLine="0"/>
        <w:jc w:val="both"/>
        <w:rPr>
          <w:b/>
          <w:bCs/>
          <w:sz w:val="24"/>
          <w:szCs w:val="24"/>
        </w:rPr>
      </w:pPr>
    </w:p>
    <w:p w14:paraId="70683B15" w14:textId="77777777" w:rsidR="00ED39BF" w:rsidRPr="00861553" w:rsidRDefault="00ED39BF" w:rsidP="00ED39BF">
      <w:pPr>
        <w:spacing w:after="0" w:line="240" w:lineRule="auto"/>
      </w:pPr>
    </w:p>
    <w:p w14:paraId="69AF7C41" w14:textId="77777777" w:rsidR="00ED39BF" w:rsidRDefault="00ED39BF" w:rsidP="00ED39BF">
      <w:pPr>
        <w:pStyle w:val="Contents"/>
        <w:widowControl w:val="0"/>
        <w:tabs>
          <w:tab w:val="clear" w:pos="5659"/>
          <w:tab w:val="clear" w:pos="6019"/>
          <w:tab w:val="left" w:leader="dot" w:pos="8460"/>
          <w:tab w:val="right" w:pos="9360"/>
        </w:tabs>
        <w:spacing w:after="0" w:line="240" w:lineRule="auto"/>
        <w:ind w:left="0" w:right="0" w:firstLine="0"/>
        <w:jc w:val="both"/>
        <w:rPr>
          <w:b/>
          <w:bCs/>
          <w:sz w:val="24"/>
          <w:szCs w:val="24"/>
        </w:rPr>
      </w:pPr>
      <w:r>
        <w:rPr>
          <w:b/>
          <w:bCs/>
          <w:sz w:val="24"/>
          <w:szCs w:val="24"/>
        </w:rPr>
        <w:t>Introdução</w:t>
      </w:r>
    </w:p>
    <w:p w14:paraId="0C3EAB8C" w14:textId="77777777" w:rsidR="00ED39BF" w:rsidRDefault="00ED39BF" w:rsidP="00ED39BF">
      <w:pPr>
        <w:pStyle w:val="Contents"/>
        <w:widowControl w:val="0"/>
        <w:tabs>
          <w:tab w:val="clear" w:pos="5659"/>
          <w:tab w:val="clear" w:pos="6019"/>
          <w:tab w:val="left" w:leader="dot" w:pos="8460"/>
          <w:tab w:val="right" w:pos="9360"/>
        </w:tabs>
        <w:spacing w:after="0" w:line="240" w:lineRule="auto"/>
        <w:ind w:left="0" w:right="0" w:firstLine="0"/>
        <w:jc w:val="both"/>
        <w:rPr>
          <w:b/>
          <w:bCs/>
          <w:sz w:val="24"/>
          <w:szCs w:val="24"/>
        </w:rPr>
      </w:pPr>
    </w:p>
    <w:p w14:paraId="5B47DCD8" w14:textId="77777777" w:rsidR="00ED39BF" w:rsidRDefault="00ED39BF" w:rsidP="00ED39BF">
      <w:pPr>
        <w:pStyle w:val="Contents"/>
        <w:widowControl w:val="0"/>
        <w:tabs>
          <w:tab w:val="clear" w:pos="5659"/>
          <w:tab w:val="clear" w:pos="6019"/>
          <w:tab w:val="left" w:leader="dot" w:pos="8460"/>
          <w:tab w:val="right" w:pos="9360"/>
        </w:tabs>
        <w:spacing w:after="0" w:line="240" w:lineRule="auto"/>
        <w:ind w:left="0" w:right="0" w:firstLine="0"/>
        <w:jc w:val="both"/>
        <w:rPr>
          <w:b/>
          <w:bCs/>
          <w:sz w:val="24"/>
          <w:szCs w:val="24"/>
        </w:rPr>
      </w:pPr>
      <w:r w:rsidRPr="00510ECE">
        <w:rPr>
          <w:b/>
          <w:bCs/>
          <w:sz w:val="24"/>
          <w:szCs w:val="24"/>
        </w:rPr>
        <w:t xml:space="preserve">Alcance </w:t>
      </w:r>
    </w:p>
    <w:p w14:paraId="6EF03324" w14:textId="77777777" w:rsidR="00ED39BF" w:rsidRDefault="00ED39BF" w:rsidP="00ED39BF">
      <w:pPr>
        <w:pStyle w:val="PargrafodaLista"/>
        <w:tabs>
          <w:tab w:val="left" w:pos="567"/>
        </w:tabs>
        <w:spacing w:after="0" w:line="240" w:lineRule="auto"/>
        <w:ind w:left="567"/>
        <w:contextualSpacing w:val="0"/>
        <w:jc w:val="both"/>
        <w:rPr>
          <w:rFonts w:ascii="Times New Roman" w:hAnsi="Times New Roman"/>
          <w:sz w:val="24"/>
          <w:szCs w:val="24"/>
        </w:rPr>
      </w:pPr>
    </w:p>
    <w:p w14:paraId="0FE6E2C5" w14:textId="77777777" w:rsidR="00ED39BF" w:rsidRPr="00487977"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487977">
        <w:rPr>
          <w:rFonts w:ascii="Times New Roman" w:hAnsi="Times New Roman"/>
          <w:sz w:val="24"/>
          <w:szCs w:val="24"/>
        </w:rPr>
        <w:t xml:space="preserve">Esta norma trata da responsabilidade do auditor de comunicar os principais assuntos de auditoria em seu relatório sobre as demonstrações contábeis. Ela visa abordar o julgamento exercido pelo auditor sobre o que comunicar em seu relatório e também a forma e o conteúdo de tal comunicação. </w:t>
      </w:r>
    </w:p>
    <w:p w14:paraId="27964841" w14:textId="77777777" w:rsidR="00ED39BF" w:rsidRPr="00861553" w:rsidRDefault="00ED39BF" w:rsidP="00ED39BF">
      <w:pPr>
        <w:spacing w:after="0" w:line="240" w:lineRule="auto"/>
      </w:pPr>
    </w:p>
    <w:p w14:paraId="4B5EB14A"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A comunicação dos principais assuntos de auditoria visa tornar o relatório de auditoria mais informativo, ao dar maior transparência sobre a auditoria realizada. A comunicação dos principais assuntos de auditoria fornece informações adicionais aos usuários previstos das demonstrações contábeis, para auxiliá-los a entender os assuntos que, segundo o julgamento profissional do auditor, foram os de maior importância na auditoria das demonstrações contábeis do período corrente. A comunicação dos principais assuntos de auditoria também pode ajudar os usuários previstos das demonstrações contábeis a entender a entidade e as áreas que envolveram julgamento significativo da administração nas demonstrações contábeis auditadas (ver A1 a A4). </w:t>
      </w:r>
    </w:p>
    <w:p w14:paraId="0AC44F42" w14:textId="77777777" w:rsidR="00ED39BF" w:rsidRPr="00861553" w:rsidRDefault="00ED39BF" w:rsidP="00ED39BF">
      <w:pPr>
        <w:pStyle w:val="PargrafodaLista"/>
        <w:tabs>
          <w:tab w:val="left" w:pos="567"/>
        </w:tabs>
        <w:spacing w:after="0" w:line="240" w:lineRule="auto"/>
        <w:ind w:left="567"/>
        <w:contextualSpacing w:val="0"/>
        <w:jc w:val="both"/>
      </w:pPr>
    </w:p>
    <w:p w14:paraId="2821559E"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A comunicação dos principais assuntos de auditoria no relatório do auditor também pode fornecer aos usuários previstos das demonstrações contábeis uma base para obtenção de informações adicionais </w:t>
      </w:r>
      <w:r>
        <w:rPr>
          <w:rFonts w:ascii="Times New Roman" w:hAnsi="Times New Roman"/>
          <w:sz w:val="24"/>
          <w:szCs w:val="24"/>
        </w:rPr>
        <w:t>com a</w:t>
      </w:r>
      <w:r w:rsidRPr="00133DC1">
        <w:rPr>
          <w:rFonts w:ascii="Times New Roman" w:hAnsi="Times New Roman"/>
          <w:sz w:val="24"/>
          <w:szCs w:val="24"/>
        </w:rPr>
        <w:t xml:space="preserve"> administração e </w:t>
      </w:r>
      <w:r>
        <w:rPr>
          <w:rFonts w:ascii="Times New Roman" w:hAnsi="Times New Roman"/>
          <w:sz w:val="24"/>
          <w:szCs w:val="24"/>
        </w:rPr>
        <w:t>com os</w:t>
      </w:r>
      <w:r w:rsidRPr="00133DC1">
        <w:rPr>
          <w:rFonts w:ascii="Times New Roman" w:hAnsi="Times New Roman"/>
          <w:sz w:val="24"/>
          <w:szCs w:val="24"/>
        </w:rPr>
        <w:t xml:space="preserve"> responsáveis pela governança sobre determinados assuntos relacionados à entidade, às demonstrações contábeis auditadas ou à auditoria realizada.</w:t>
      </w:r>
    </w:p>
    <w:p w14:paraId="21DE628C" w14:textId="77777777" w:rsidR="00ED39BF" w:rsidRPr="00133DC1" w:rsidRDefault="00ED39BF" w:rsidP="00ED39BF">
      <w:pPr>
        <w:pStyle w:val="PargrafodaLista"/>
        <w:tabs>
          <w:tab w:val="left" w:pos="567"/>
        </w:tabs>
        <w:spacing w:after="0" w:line="240" w:lineRule="auto"/>
        <w:ind w:left="567"/>
        <w:contextualSpacing w:val="0"/>
        <w:jc w:val="both"/>
        <w:rPr>
          <w:rFonts w:ascii="Times New Roman" w:hAnsi="Times New Roman"/>
          <w:sz w:val="24"/>
          <w:szCs w:val="24"/>
        </w:rPr>
      </w:pPr>
    </w:p>
    <w:p w14:paraId="6B7747A9"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A comunicação dos principais assuntos de auditoria no relatório do auditor ocorre no contexto em que o auditor formou sua opinião sobre as demonstrações contábeis tomadas em conjunto. A comunicação dos principais assuntos de auditoria no relatório do auditor:</w:t>
      </w:r>
    </w:p>
    <w:p w14:paraId="5A04FE14" w14:textId="77777777" w:rsidR="00ED39BF" w:rsidRPr="00133DC1" w:rsidRDefault="00ED39BF">
      <w:pPr>
        <w:pStyle w:val="PargrafodaLista"/>
        <w:widowControl w:val="0"/>
        <w:numPr>
          <w:ilvl w:val="0"/>
          <w:numId w:val="249"/>
        </w:numPr>
        <w:tabs>
          <w:tab w:val="left" w:pos="993"/>
          <w:tab w:val="left" w:pos="4770"/>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não substitui a divulgaç</w:t>
      </w:r>
      <w:r>
        <w:rPr>
          <w:rFonts w:ascii="Times New Roman" w:hAnsi="Times New Roman"/>
          <w:sz w:val="24"/>
          <w:szCs w:val="24"/>
        </w:rPr>
        <w:t>ão,</w:t>
      </w:r>
      <w:r w:rsidRPr="00133DC1">
        <w:rPr>
          <w:rFonts w:ascii="Times New Roman" w:hAnsi="Times New Roman"/>
          <w:sz w:val="24"/>
          <w:szCs w:val="24"/>
        </w:rPr>
        <w:t xml:space="preserve"> nas demonstrações contábeis</w:t>
      </w:r>
      <w:r>
        <w:rPr>
          <w:rFonts w:ascii="Times New Roman" w:hAnsi="Times New Roman"/>
          <w:sz w:val="24"/>
          <w:szCs w:val="24"/>
        </w:rPr>
        <w:t>,</w:t>
      </w:r>
      <w:r w:rsidRPr="00133DC1">
        <w:rPr>
          <w:rFonts w:ascii="Times New Roman" w:hAnsi="Times New Roman"/>
          <w:sz w:val="24"/>
          <w:szCs w:val="24"/>
        </w:rPr>
        <w:t xml:space="preserve"> que a estrutura aplicável de relatórios financeiros exige que a administração faça ou que são necessárias para atingir o objetivo de apresentação adequada; </w:t>
      </w:r>
    </w:p>
    <w:p w14:paraId="0C941D76" w14:textId="77777777" w:rsidR="00ED39BF" w:rsidRPr="00133DC1" w:rsidRDefault="00ED39BF">
      <w:pPr>
        <w:pStyle w:val="PargrafodaLista"/>
        <w:widowControl w:val="0"/>
        <w:numPr>
          <w:ilvl w:val="0"/>
          <w:numId w:val="249"/>
        </w:numPr>
        <w:tabs>
          <w:tab w:val="left" w:pos="993"/>
          <w:tab w:val="left" w:pos="4770"/>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não substitui a emissão de opinião modificada por parte do auditor, quando exigido nas circunstâncias de trabalho de auditoria, de acordo com a NBC TA 705</w:t>
      </w:r>
      <w:r>
        <w:rPr>
          <w:rFonts w:ascii="Times New Roman" w:hAnsi="Times New Roman"/>
          <w:sz w:val="24"/>
          <w:szCs w:val="24"/>
        </w:rPr>
        <w:t xml:space="preserve"> – Modificações na Opinião do Auditor Independente</w:t>
      </w:r>
      <w:r w:rsidRPr="00133DC1">
        <w:rPr>
          <w:rFonts w:ascii="Times New Roman" w:hAnsi="Times New Roman"/>
          <w:sz w:val="24"/>
          <w:szCs w:val="24"/>
        </w:rPr>
        <w:t xml:space="preserve">; </w:t>
      </w:r>
    </w:p>
    <w:p w14:paraId="293AE354" w14:textId="77777777" w:rsidR="00ED39BF" w:rsidRPr="00133DC1" w:rsidRDefault="00ED39BF">
      <w:pPr>
        <w:pStyle w:val="PargrafodaLista"/>
        <w:widowControl w:val="0"/>
        <w:numPr>
          <w:ilvl w:val="0"/>
          <w:numId w:val="249"/>
        </w:numPr>
        <w:tabs>
          <w:tab w:val="left" w:pos="993"/>
          <w:tab w:val="left" w:pos="4770"/>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não substitui a apresentação de relatório, de acordo com a NBC TA 570</w:t>
      </w:r>
      <w:r>
        <w:rPr>
          <w:rFonts w:ascii="Times New Roman" w:hAnsi="Times New Roman"/>
          <w:sz w:val="24"/>
          <w:szCs w:val="24"/>
        </w:rPr>
        <w:t xml:space="preserve"> – Continuidade Operacional</w:t>
      </w:r>
      <w:r w:rsidRPr="00133DC1">
        <w:rPr>
          <w:rFonts w:ascii="Times New Roman" w:hAnsi="Times New Roman"/>
          <w:sz w:val="24"/>
          <w:szCs w:val="24"/>
        </w:rPr>
        <w:t xml:space="preserve">, itens 22 e 23, quando existe incerteza </w:t>
      </w:r>
      <w:r>
        <w:rPr>
          <w:rFonts w:ascii="Times New Roman" w:hAnsi="Times New Roman"/>
          <w:sz w:val="24"/>
          <w:szCs w:val="24"/>
        </w:rPr>
        <w:t>relevante</w:t>
      </w:r>
      <w:r w:rsidRPr="00133DC1">
        <w:rPr>
          <w:rFonts w:ascii="Times New Roman" w:hAnsi="Times New Roman"/>
          <w:sz w:val="24"/>
          <w:szCs w:val="24"/>
        </w:rPr>
        <w:t xml:space="preserve"> em relação a fatos ou condições que pode</w:t>
      </w:r>
      <w:r>
        <w:rPr>
          <w:rFonts w:ascii="Times New Roman" w:hAnsi="Times New Roman"/>
          <w:sz w:val="24"/>
          <w:szCs w:val="24"/>
        </w:rPr>
        <w:t>m</w:t>
      </w:r>
      <w:r w:rsidRPr="00133DC1">
        <w:rPr>
          <w:rFonts w:ascii="Times New Roman" w:hAnsi="Times New Roman"/>
          <w:sz w:val="24"/>
          <w:szCs w:val="24"/>
        </w:rPr>
        <w:t xml:space="preserve"> </w:t>
      </w:r>
      <w:r>
        <w:rPr>
          <w:rFonts w:ascii="Times New Roman" w:hAnsi="Times New Roman"/>
          <w:sz w:val="24"/>
          <w:szCs w:val="24"/>
        </w:rPr>
        <w:t>levantar</w:t>
      </w:r>
      <w:r w:rsidRPr="00133DC1">
        <w:rPr>
          <w:rFonts w:ascii="Times New Roman" w:hAnsi="Times New Roman"/>
          <w:sz w:val="24"/>
          <w:szCs w:val="24"/>
        </w:rPr>
        <w:t xml:space="preserve"> dúvida significativa quanto à capacidade de continuidade operacional da entidade; ou</w:t>
      </w:r>
    </w:p>
    <w:p w14:paraId="532FCE7A" w14:textId="77777777" w:rsidR="00ED39BF" w:rsidRPr="00133DC1" w:rsidRDefault="00ED39BF">
      <w:pPr>
        <w:pStyle w:val="PargrafodaLista"/>
        <w:widowControl w:val="0"/>
        <w:numPr>
          <w:ilvl w:val="0"/>
          <w:numId w:val="249"/>
        </w:numPr>
        <w:tabs>
          <w:tab w:val="left" w:pos="993"/>
          <w:tab w:val="left" w:pos="4770"/>
        </w:tabs>
        <w:spacing w:after="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não é </w:t>
      </w:r>
      <w:r>
        <w:rPr>
          <w:rFonts w:ascii="Times New Roman" w:hAnsi="Times New Roman"/>
          <w:sz w:val="24"/>
          <w:szCs w:val="24"/>
        </w:rPr>
        <w:t xml:space="preserve">uma </w:t>
      </w:r>
      <w:r w:rsidRPr="00133DC1">
        <w:rPr>
          <w:rFonts w:ascii="Times New Roman" w:hAnsi="Times New Roman"/>
          <w:sz w:val="24"/>
          <w:szCs w:val="24"/>
        </w:rPr>
        <w:t>opinião separada sobre os assuntos tomados individualmente (ver A5 a A8).</w:t>
      </w:r>
    </w:p>
    <w:p w14:paraId="6C110AAA" w14:textId="77777777" w:rsidR="00ED39BF" w:rsidRPr="00861553" w:rsidRDefault="00ED39BF" w:rsidP="00ED39BF">
      <w:pPr>
        <w:spacing w:after="0" w:line="240" w:lineRule="auto"/>
      </w:pPr>
    </w:p>
    <w:p w14:paraId="64D30E9F"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Esta norma se aplica </w:t>
      </w:r>
      <w:r>
        <w:rPr>
          <w:rFonts w:ascii="Times New Roman" w:hAnsi="Times New Roman"/>
          <w:sz w:val="24"/>
          <w:szCs w:val="24"/>
        </w:rPr>
        <w:t>à</w:t>
      </w:r>
      <w:r w:rsidRPr="00133DC1">
        <w:rPr>
          <w:rFonts w:ascii="Times New Roman" w:hAnsi="Times New Roman"/>
          <w:sz w:val="24"/>
          <w:szCs w:val="24"/>
        </w:rPr>
        <w:t xml:space="preserve"> auditoria de conjuntos completos de demonstrações contábeis para fins gerais de entidades listadas e </w:t>
      </w:r>
      <w:r>
        <w:rPr>
          <w:rFonts w:ascii="Times New Roman" w:hAnsi="Times New Roman"/>
          <w:sz w:val="24"/>
          <w:szCs w:val="24"/>
        </w:rPr>
        <w:t>à</w:t>
      </w:r>
      <w:r w:rsidRPr="00133DC1">
        <w:rPr>
          <w:rFonts w:ascii="Times New Roman" w:hAnsi="Times New Roman"/>
          <w:sz w:val="24"/>
          <w:szCs w:val="24"/>
        </w:rPr>
        <w:t xml:space="preserve">s circunstâncias nas quais o auditor decide comunicar os principais assuntos de auditoria em seu relatório. Esta norma </w:t>
      </w:r>
      <w:r>
        <w:rPr>
          <w:rFonts w:ascii="Times New Roman" w:hAnsi="Times New Roman"/>
          <w:sz w:val="24"/>
          <w:szCs w:val="24"/>
        </w:rPr>
        <w:t xml:space="preserve">também </w:t>
      </w:r>
      <w:r w:rsidRPr="00133DC1">
        <w:rPr>
          <w:rFonts w:ascii="Times New Roman" w:hAnsi="Times New Roman"/>
          <w:sz w:val="24"/>
          <w:szCs w:val="24"/>
        </w:rPr>
        <w:t>se aplica quando o auditor é obrigado, por lei ou regulamento, a comunicar os principais assuntos de auditoria em seu relatório sobre as demonstrações contábeis (ver NBC TA 700</w:t>
      </w:r>
      <w:r>
        <w:rPr>
          <w:rFonts w:ascii="Times New Roman" w:hAnsi="Times New Roman"/>
          <w:sz w:val="24"/>
          <w:szCs w:val="24"/>
        </w:rPr>
        <w:t xml:space="preserve"> – Formação da Opinião e Emissão do Relatório do Auditor Independente sobre as Demonstrações Contábeis</w:t>
      </w:r>
      <w:r w:rsidRPr="00133DC1">
        <w:rPr>
          <w:rFonts w:ascii="Times New Roman" w:hAnsi="Times New Roman"/>
          <w:sz w:val="24"/>
          <w:szCs w:val="24"/>
        </w:rPr>
        <w:t xml:space="preserve">, itens 30 e 31). No entanto, a NBC TA 705, item 29, proíbe o auditor de comunicar os principais assuntos de auditoria quando ele se abstém de </w:t>
      </w:r>
      <w:r>
        <w:rPr>
          <w:rFonts w:ascii="Times New Roman" w:hAnsi="Times New Roman"/>
          <w:sz w:val="24"/>
          <w:szCs w:val="24"/>
        </w:rPr>
        <w:t xml:space="preserve">expressar </w:t>
      </w:r>
      <w:r w:rsidRPr="00133DC1">
        <w:rPr>
          <w:rFonts w:ascii="Times New Roman" w:hAnsi="Times New Roman"/>
          <w:sz w:val="24"/>
          <w:szCs w:val="24"/>
        </w:rPr>
        <w:t>opinião sobre as demonstrações contábeis, a menos que a apresentação dessas informações seja exigida por lei ou regulamento.</w:t>
      </w:r>
    </w:p>
    <w:p w14:paraId="0FE4D523" w14:textId="77777777" w:rsidR="00ED39BF" w:rsidRPr="00861553" w:rsidRDefault="00ED39BF" w:rsidP="00ED39BF">
      <w:pPr>
        <w:pStyle w:val="PargrafodaLista"/>
        <w:spacing w:after="0" w:line="240" w:lineRule="auto"/>
        <w:ind w:left="1200" w:right="65"/>
        <w:contextualSpacing w:val="0"/>
        <w:jc w:val="both"/>
        <w:rPr>
          <w:rFonts w:ascii="Arial" w:hAnsi="Arial"/>
          <w:sz w:val="20"/>
          <w:szCs w:val="20"/>
        </w:rPr>
      </w:pPr>
    </w:p>
    <w:p w14:paraId="58D15E5B" w14:textId="77777777" w:rsidR="00ED39BF" w:rsidRPr="0041329F" w:rsidRDefault="00ED39BF" w:rsidP="00ED39BF">
      <w:pPr>
        <w:tabs>
          <w:tab w:val="left" w:pos="540"/>
        </w:tabs>
        <w:spacing w:after="0" w:line="240" w:lineRule="auto"/>
        <w:rPr>
          <w:rFonts w:ascii="Times New Roman" w:hAnsi="Times New Roman"/>
          <w:b/>
          <w:bCs/>
          <w:sz w:val="24"/>
          <w:szCs w:val="24"/>
        </w:rPr>
      </w:pPr>
      <w:r w:rsidRPr="0041329F">
        <w:rPr>
          <w:rFonts w:ascii="Times New Roman" w:hAnsi="Times New Roman"/>
          <w:b/>
          <w:bCs/>
          <w:sz w:val="24"/>
          <w:szCs w:val="24"/>
        </w:rPr>
        <w:t>Data de entrada em vigor</w:t>
      </w:r>
    </w:p>
    <w:p w14:paraId="731D9D33" w14:textId="77777777" w:rsidR="00ED39BF" w:rsidRPr="00510ECE" w:rsidRDefault="00ED39BF" w:rsidP="00ED39BF">
      <w:pPr>
        <w:tabs>
          <w:tab w:val="left" w:pos="540"/>
        </w:tabs>
        <w:spacing w:after="0" w:line="240" w:lineRule="auto"/>
        <w:rPr>
          <w:rFonts w:ascii="Times New Roman" w:hAnsi="Times New Roman"/>
          <w:b/>
          <w:sz w:val="24"/>
          <w:szCs w:val="24"/>
          <w:highlight w:val="yellow"/>
        </w:rPr>
      </w:pPr>
    </w:p>
    <w:p w14:paraId="5224AD0E"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Esta norma tem vigência para auditorias de demonstrações contábeis de períodos que se findam em</w:t>
      </w:r>
      <w:r>
        <w:rPr>
          <w:rFonts w:ascii="Times New Roman" w:hAnsi="Times New Roman"/>
          <w:sz w:val="24"/>
          <w:szCs w:val="24"/>
        </w:rPr>
        <w:t>,</w:t>
      </w:r>
      <w:r w:rsidRPr="00133DC1">
        <w:rPr>
          <w:rFonts w:ascii="Times New Roman" w:hAnsi="Times New Roman"/>
          <w:sz w:val="24"/>
          <w:szCs w:val="24"/>
        </w:rPr>
        <w:t xml:space="preserve"> ou após</w:t>
      </w:r>
      <w:r>
        <w:rPr>
          <w:rFonts w:ascii="Times New Roman" w:hAnsi="Times New Roman"/>
          <w:sz w:val="24"/>
          <w:szCs w:val="24"/>
        </w:rPr>
        <w:t>,</w:t>
      </w:r>
      <w:r w:rsidRPr="00133DC1">
        <w:rPr>
          <w:rFonts w:ascii="Times New Roman" w:hAnsi="Times New Roman"/>
          <w:sz w:val="24"/>
          <w:szCs w:val="24"/>
        </w:rPr>
        <w:t xml:space="preserve"> 31 de dezembro de 2016. </w:t>
      </w:r>
    </w:p>
    <w:p w14:paraId="640FD1EB" w14:textId="77777777" w:rsidR="00ED39BF" w:rsidRPr="00861553" w:rsidRDefault="00ED39BF" w:rsidP="00ED39BF">
      <w:pPr>
        <w:spacing w:after="0" w:line="240" w:lineRule="auto"/>
      </w:pPr>
    </w:p>
    <w:p w14:paraId="4DF50A6C" w14:textId="77777777" w:rsidR="00ED39BF" w:rsidRDefault="00ED39BF" w:rsidP="00ED39BF">
      <w:pPr>
        <w:tabs>
          <w:tab w:val="left" w:pos="540"/>
        </w:tabs>
        <w:spacing w:after="0" w:line="240" w:lineRule="auto"/>
        <w:rPr>
          <w:rFonts w:ascii="Times New Roman" w:hAnsi="Times New Roman"/>
          <w:b/>
          <w:bCs/>
          <w:sz w:val="24"/>
          <w:szCs w:val="24"/>
        </w:rPr>
      </w:pPr>
      <w:r w:rsidRPr="00510ECE">
        <w:rPr>
          <w:rFonts w:ascii="Times New Roman" w:hAnsi="Times New Roman"/>
          <w:b/>
          <w:bCs/>
          <w:sz w:val="24"/>
          <w:szCs w:val="24"/>
        </w:rPr>
        <w:t>Objetivo</w:t>
      </w:r>
    </w:p>
    <w:p w14:paraId="4C9DBA35" w14:textId="77777777" w:rsidR="00ED39BF" w:rsidRPr="00510ECE" w:rsidRDefault="00ED39BF" w:rsidP="00ED39BF">
      <w:pPr>
        <w:tabs>
          <w:tab w:val="left" w:pos="540"/>
        </w:tabs>
        <w:spacing w:after="0" w:line="240" w:lineRule="auto"/>
        <w:rPr>
          <w:rFonts w:ascii="Times New Roman" w:hAnsi="Times New Roman"/>
          <w:b/>
          <w:bCs/>
          <w:sz w:val="24"/>
          <w:szCs w:val="24"/>
        </w:rPr>
      </w:pPr>
    </w:p>
    <w:p w14:paraId="59FD6F73"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Os objetivos do auditor são determinar os principais assuntos de auditoria e, </w:t>
      </w:r>
      <w:r>
        <w:rPr>
          <w:rFonts w:ascii="Times New Roman" w:hAnsi="Times New Roman"/>
          <w:sz w:val="24"/>
          <w:szCs w:val="24"/>
        </w:rPr>
        <w:t>tendo formado uma</w:t>
      </w:r>
      <w:r w:rsidRPr="00133DC1">
        <w:rPr>
          <w:rFonts w:ascii="Times New Roman" w:hAnsi="Times New Roman"/>
          <w:sz w:val="24"/>
          <w:szCs w:val="24"/>
        </w:rPr>
        <w:t xml:space="preserve"> opinião sobre as demonstrações contábeis, comunicar os referidos assuntos, descrevendo-os no </w:t>
      </w:r>
      <w:r>
        <w:rPr>
          <w:rFonts w:ascii="Times New Roman" w:hAnsi="Times New Roman"/>
          <w:sz w:val="24"/>
          <w:szCs w:val="24"/>
        </w:rPr>
        <w:t xml:space="preserve">seu </w:t>
      </w:r>
      <w:r w:rsidRPr="00133DC1">
        <w:rPr>
          <w:rFonts w:ascii="Times New Roman" w:hAnsi="Times New Roman"/>
          <w:sz w:val="24"/>
          <w:szCs w:val="24"/>
        </w:rPr>
        <w:t xml:space="preserve">relatório. </w:t>
      </w:r>
    </w:p>
    <w:p w14:paraId="6AA973B4" w14:textId="77777777" w:rsidR="00ED39BF" w:rsidRPr="00861553" w:rsidRDefault="00ED39BF" w:rsidP="00ED39BF">
      <w:pPr>
        <w:spacing w:after="0" w:line="240" w:lineRule="auto"/>
      </w:pPr>
    </w:p>
    <w:p w14:paraId="01C8B3EF" w14:textId="77777777" w:rsidR="00ED39BF" w:rsidRDefault="00ED39BF" w:rsidP="00ED39BF">
      <w:pPr>
        <w:tabs>
          <w:tab w:val="left" w:pos="540"/>
        </w:tabs>
        <w:spacing w:after="0" w:line="240" w:lineRule="auto"/>
        <w:rPr>
          <w:rFonts w:ascii="Times New Roman" w:hAnsi="Times New Roman"/>
          <w:b/>
          <w:sz w:val="24"/>
          <w:szCs w:val="24"/>
        </w:rPr>
      </w:pPr>
      <w:r w:rsidRPr="00B171C5">
        <w:rPr>
          <w:rFonts w:ascii="Times New Roman" w:hAnsi="Times New Roman"/>
          <w:b/>
          <w:sz w:val="24"/>
          <w:szCs w:val="24"/>
        </w:rPr>
        <w:t>Definição</w:t>
      </w:r>
    </w:p>
    <w:p w14:paraId="0BAB8EC0" w14:textId="77777777" w:rsidR="00ED39BF" w:rsidRPr="00510ECE" w:rsidRDefault="00ED39BF" w:rsidP="00ED39BF">
      <w:pPr>
        <w:pStyle w:val="PargrafodaLista"/>
        <w:tabs>
          <w:tab w:val="left" w:pos="540"/>
        </w:tabs>
        <w:spacing w:after="0" w:line="240" w:lineRule="auto"/>
        <w:contextualSpacing w:val="0"/>
        <w:rPr>
          <w:rFonts w:ascii="Times New Roman" w:hAnsi="Times New Roman"/>
          <w:b/>
          <w:sz w:val="24"/>
          <w:szCs w:val="24"/>
        </w:rPr>
      </w:pPr>
    </w:p>
    <w:p w14:paraId="4F9014B2"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Para fins das NBCs TA, a expressão abaixo tem o seguinte significado:</w:t>
      </w:r>
    </w:p>
    <w:p w14:paraId="6576E34B" w14:textId="77777777" w:rsidR="00ED39BF" w:rsidRPr="00133DC1" w:rsidRDefault="00ED39BF" w:rsidP="00ED39BF">
      <w:pPr>
        <w:pStyle w:val="PargrafodaLista"/>
        <w:spacing w:after="0" w:line="240" w:lineRule="auto"/>
        <w:ind w:left="547"/>
        <w:contextualSpacing w:val="0"/>
        <w:jc w:val="both"/>
        <w:rPr>
          <w:rFonts w:ascii="Times New Roman" w:hAnsi="Times New Roman"/>
          <w:sz w:val="24"/>
          <w:szCs w:val="24"/>
        </w:rPr>
      </w:pPr>
      <w:r w:rsidRPr="00133DC1">
        <w:rPr>
          <w:rFonts w:ascii="Times New Roman" w:hAnsi="Times New Roman"/>
          <w:b/>
          <w:sz w:val="24"/>
          <w:szCs w:val="24"/>
        </w:rPr>
        <w:t>Principais assuntos de auditoria</w:t>
      </w:r>
      <w:r w:rsidRPr="00133DC1">
        <w:rPr>
          <w:rFonts w:ascii="Times New Roman" w:hAnsi="Times New Roman"/>
          <w:sz w:val="24"/>
          <w:szCs w:val="24"/>
        </w:rPr>
        <w:t xml:space="preserve"> são assuntos que, segundo o julgamento profissional do auditor, foram os mais significativos na auditoria das demonstrações contábeis do período corrente. Os </w:t>
      </w:r>
      <w:r w:rsidRPr="005A6038">
        <w:rPr>
          <w:rFonts w:ascii="Times New Roman" w:hAnsi="Times New Roman"/>
          <w:sz w:val="24"/>
          <w:szCs w:val="24"/>
          <w:highlight w:val="yellow"/>
        </w:rPr>
        <w:t>principais assuntos de auditoria</w:t>
      </w:r>
      <w:r w:rsidRPr="00133DC1">
        <w:rPr>
          <w:rFonts w:ascii="Times New Roman" w:hAnsi="Times New Roman"/>
          <w:sz w:val="24"/>
          <w:szCs w:val="24"/>
        </w:rPr>
        <w:t xml:space="preserve"> são selecionados entre </w:t>
      </w:r>
      <w:r>
        <w:rPr>
          <w:rFonts w:ascii="Times New Roman" w:hAnsi="Times New Roman"/>
          <w:sz w:val="24"/>
          <w:szCs w:val="24"/>
        </w:rPr>
        <w:t>os</w:t>
      </w:r>
      <w:r w:rsidRPr="00133DC1">
        <w:rPr>
          <w:rFonts w:ascii="Times New Roman" w:hAnsi="Times New Roman"/>
          <w:sz w:val="24"/>
          <w:szCs w:val="24"/>
        </w:rPr>
        <w:t xml:space="preserve"> assuntos comunicados aos responsáveis pela governança.</w:t>
      </w:r>
    </w:p>
    <w:p w14:paraId="1CFAA1B8" w14:textId="77777777" w:rsidR="00ED39BF" w:rsidRPr="00861553" w:rsidRDefault="00ED39BF" w:rsidP="00ED39BF">
      <w:pPr>
        <w:spacing w:after="0" w:line="240" w:lineRule="auto"/>
      </w:pPr>
    </w:p>
    <w:p w14:paraId="561AD1C8" w14:textId="77777777" w:rsidR="00ED39BF" w:rsidRPr="00133DC1" w:rsidRDefault="00ED39BF" w:rsidP="00ED39BF">
      <w:pPr>
        <w:spacing w:after="0" w:line="240" w:lineRule="auto"/>
        <w:rPr>
          <w:rFonts w:ascii="Times New Roman" w:hAnsi="Times New Roman"/>
          <w:b/>
          <w:sz w:val="24"/>
          <w:szCs w:val="24"/>
        </w:rPr>
      </w:pPr>
      <w:r w:rsidRPr="00133DC1">
        <w:rPr>
          <w:rFonts w:ascii="Times New Roman" w:hAnsi="Times New Roman"/>
          <w:b/>
          <w:sz w:val="24"/>
          <w:szCs w:val="24"/>
        </w:rPr>
        <w:t>Requisitos</w:t>
      </w:r>
    </w:p>
    <w:p w14:paraId="5DEEB980" w14:textId="77777777" w:rsidR="00ED39BF" w:rsidRPr="00133DC1" w:rsidRDefault="00ED39BF" w:rsidP="00ED39BF">
      <w:pPr>
        <w:spacing w:after="0" w:line="240" w:lineRule="auto"/>
        <w:rPr>
          <w:rFonts w:ascii="Times New Roman" w:hAnsi="Times New Roman"/>
          <w:b/>
          <w:sz w:val="24"/>
          <w:szCs w:val="24"/>
        </w:rPr>
      </w:pPr>
    </w:p>
    <w:p w14:paraId="2A4F4728" w14:textId="77777777" w:rsidR="00ED39BF" w:rsidRPr="00133DC1" w:rsidRDefault="00ED39BF" w:rsidP="00ED39BF">
      <w:pPr>
        <w:spacing w:after="0" w:line="240" w:lineRule="auto"/>
        <w:rPr>
          <w:rFonts w:ascii="Times New Roman" w:hAnsi="Times New Roman"/>
          <w:b/>
          <w:sz w:val="24"/>
          <w:szCs w:val="24"/>
        </w:rPr>
      </w:pPr>
      <w:r w:rsidRPr="00133DC1">
        <w:rPr>
          <w:rFonts w:ascii="Times New Roman" w:hAnsi="Times New Roman"/>
          <w:b/>
          <w:sz w:val="24"/>
          <w:szCs w:val="24"/>
        </w:rPr>
        <w:t xml:space="preserve">Determinação dos principais assuntos de auditoria </w:t>
      </w:r>
    </w:p>
    <w:p w14:paraId="3E699356" w14:textId="77777777" w:rsidR="00ED39BF" w:rsidRPr="00133DC1" w:rsidRDefault="00ED39BF" w:rsidP="00ED39BF">
      <w:pPr>
        <w:spacing w:after="0" w:line="240" w:lineRule="auto"/>
        <w:rPr>
          <w:rFonts w:ascii="Times New Roman" w:hAnsi="Times New Roman"/>
          <w:b/>
          <w:sz w:val="24"/>
          <w:szCs w:val="24"/>
        </w:rPr>
      </w:pPr>
    </w:p>
    <w:p w14:paraId="734620DB"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O auditor </w:t>
      </w:r>
      <w:r w:rsidRPr="007802A3">
        <w:rPr>
          <w:rFonts w:ascii="Times New Roman" w:hAnsi="Times New Roman"/>
          <w:color w:val="FF0000"/>
          <w:sz w:val="24"/>
          <w:szCs w:val="24"/>
        </w:rPr>
        <w:t>deve</w:t>
      </w:r>
      <w:r w:rsidRPr="00133DC1">
        <w:rPr>
          <w:rFonts w:ascii="Times New Roman" w:hAnsi="Times New Roman"/>
          <w:sz w:val="24"/>
          <w:szCs w:val="24"/>
        </w:rPr>
        <w:t xml:space="preserve"> determinar quais assuntos, entre aqueles comunicados aos responsáveis pela governança, exigiram atenção significativa na realização da auditoria. Para fazer tal determinação, o auditor deve levar em consideração o seguinte (ver A9 a A18):</w:t>
      </w:r>
    </w:p>
    <w:p w14:paraId="646770DC" w14:textId="77777777" w:rsidR="00ED39BF" w:rsidRPr="00133DC1" w:rsidRDefault="00ED39BF">
      <w:pPr>
        <w:pStyle w:val="PargrafodaLista"/>
        <w:widowControl w:val="0"/>
        <w:numPr>
          <w:ilvl w:val="0"/>
          <w:numId w:val="252"/>
        </w:numPr>
        <w:tabs>
          <w:tab w:val="left" w:pos="567"/>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áreas avaliadas como de maior risco de distorção relevante ou riscos significativos identificados, de acordo com a NBC TA 315</w:t>
      </w:r>
      <w:r>
        <w:rPr>
          <w:rFonts w:ascii="Times New Roman" w:hAnsi="Times New Roman"/>
          <w:sz w:val="24"/>
          <w:szCs w:val="24"/>
        </w:rPr>
        <w:t xml:space="preserve"> – Identificação e Avaliação dos Riscos de Distorção Relevante por meio do Entendimento da Entidade e do seu Ambiente </w:t>
      </w:r>
      <w:r w:rsidRPr="00133DC1">
        <w:rPr>
          <w:rFonts w:ascii="Times New Roman" w:hAnsi="Times New Roman"/>
          <w:sz w:val="24"/>
          <w:szCs w:val="24"/>
        </w:rPr>
        <w:t>(ver A19 a A22);</w:t>
      </w:r>
    </w:p>
    <w:p w14:paraId="6F619923" w14:textId="77777777" w:rsidR="00ED39BF" w:rsidRPr="00133DC1" w:rsidRDefault="00ED39BF">
      <w:pPr>
        <w:pStyle w:val="PargrafodaLista"/>
        <w:widowControl w:val="0"/>
        <w:numPr>
          <w:ilvl w:val="0"/>
          <w:numId w:val="252"/>
        </w:numPr>
        <w:tabs>
          <w:tab w:val="left" w:pos="567"/>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julgamentos significativos do auditor relativos às áreas das demonstrações contábeis que também envolveram julgamento significativo por parte da administração, inclusive estimativas contábeis identificadas que apresentam alt</w:t>
      </w:r>
      <w:r>
        <w:rPr>
          <w:rFonts w:ascii="Times New Roman" w:hAnsi="Times New Roman"/>
          <w:sz w:val="24"/>
          <w:szCs w:val="24"/>
        </w:rPr>
        <w:t>o</w:t>
      </w:r>
      <w:r w:rsidRPr="00133DC1">
        <w:rPr>
          <w:rFonts w:ascii="Times New Roman" w:hAnsi="Times New Roman"/>
          <w:sz w:val="24"/>
          <w:szCs w:val="24"/>
        </w:rPr>
        <w:t xml:space="preserve"> </w:t>
      </w:r>
      <w:r>
        <w:rPr>
          <w:rFonts w:ascii="Times New Roman" w:hAnsi="Times New Roman"/>
          <w:sz w:val="24"/>
          <w:szCs w:val="24"/>
        </w:rPr>
        <w:t>grau de incerteza na estimativa</w:t>
      </w:r>
      <w:r w:rsidRPr="00133DC1">
        <w:rPr>
          <w:rFonts w:ascii="Times New Roman" w:hAnsi="Times New Roman"/>
          <w:sz w:val="24"/>
          <w:szCs w:val="24"/>
        </w:rPr>
        <w:t xml:space="preserve"> (ver A23 e A24);</w:t>
      </w:r>
    </w:p>
    <w:p w14:paraId="0E3CBF2A" w14:textId="77777777" w:rsidR="00ED39BF" w:rsidRPr="00133DC1" w:rsidRDefault="00ED39BF">
      <w:pPr>
        <w:pStyle w:val="PargrafodaLista"/>
        <w:widowControl w:val="0"/>
        <w:numPr>
          <w:ilvl w:val="0"/>
          <w:numId w:val="252"/>
        </w:numPr>
        <w:tabs>
          <w:tab w:val="left" w:pos="567"/>
        </w:tabs>
        <w:spacing w:after="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efeito sobre a auditoria de fatos ou transações significativos ocorridos durante o período (ver A25 e A26).</w:t>
      </w:r>
    </w:p>
    <w:p w14:paraId="4B7E7404" w14:textId="77777777" w:rsidR="00ED39BF" w:rsidRPr="00861553" w:rsidRDefault="00ED39BF" w:rsidP="00ED39BF">
      <w:pPr>
        <w:spacing w:after="0" w:line="240" w:lineRule="auto"/>
      </w:pPr>
    </w:p>
    <w:p w14:paraId="4D359B6A"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O auditor deve </w:t>
      </w:r>
      <w:r>
        <w:rPr>
          <w:rFonts w:ascii="Times New Roman" w:hAnsi="Times New Roman"/>
          <w:sz w:val="24"/>
          <w:szCs w:val="24"/>
        </w:rPr>
        <w:t>determinar</w:t>
      </w:r>
      <w:r w:rsidRPr="00133DC1">
        <w:rPr>
          <w:rFonts w:ascii="Times New Roman" w:hAnsi="Times New Roman"/>
          <w:sz w:val="24"/>
          <w:szCs w:val="24"/>
        </w:rPr>
        <w:t xml:space="preserve"> quais assuntos, entre aqueles determinados de acordo com o item 9, foram mais significativos na auditoria das demonstrações contábeis do período corrente </w:t>
      </w:r>
      <w:r>
        <w:rPr>
          <w:rFonts w:ascii="Times New Roman" w:hAnsi="Times New Roman"/>
          <w:sz w:val="24"/>
          <w:szCs w:val="24"/>
        </w:rPr>
        <w:t>para serem</w:t>
      </w:r>
      <w:r w:rsidRPr="00133DC1">
        <w:rPr>
          <w:rFonts w:ascii="Times New Roman" w:hAnsi="Times New Roman"/>
          <w:sz w:val="24"/>
          <w:szCs w:val="24"/>
        </w:rPr>
        <w:t>, portanto, os principais assuntos de auditoria (ver A9 a A11 e A27 a A30).</w:t>
      </w:r>
    </w:p>
    <w:p w14:paraId="1C9802CF" w14:textId="77777777" w:rsidR="00ED39BF" w:rsidRPr="00861553" w:rsidRDefault="00ED39BF" w:rsidP="00ED39BF">
      <w:pPr>
        <w:spacing w:after="0" w:line="240" w:lineRule="auto"/>
      </w:pPr>
    </w:p>
    <w:p w14:paraId="0EB075C0" w14:textId="77777777" w:rsidR="00ED39BF" w:rsidRPr="00133DC1" w:rsidRDefault="00ED39BF" w:rsidP="00ED39BF">
      <w:pPr>
        <w:pStyle w:val="PargrafodaLista"/>
        <w:spacing w:after="0" w:line="240" w:lineRule="auto"/>
        <w:ind w:hanging="720"/>
        <w:contextualSpacing w:val="0"/>
        <w:rPr>
          <w:rFonts w:ascii="Times New Roman" w:hAnsi="Times New Roman"/>
          <w:b/>
          <w:sz w:val="24"/>
          <w:szCs w:val="24"/>
        </w:rPr>
      </w:pPr>
      <w:r>
        <w:rPr>
          <w:rFonts w:ascii="Times New Roman" w:hAnsi="Times New Roman"/>
          <w:b/>
          <w:sz w:val="24"/>
          <w:szCs w:val="24"/>
        </w:rPr>
        <w:t>Comu</w:t>
      </w:r>
      <w:r w:rsidRPr="00133DC1">
        <w:rPr>
          <w:rFonts w:ascii="Times New Roman" w:hAnsi="Times New Roman"/>
          <w:b/>
          <w:sz w:val="24"/>
          <w:szCs w:val="24"/>
        </w:rPr>
        <w:t xml:space="preserve">nicação dos principais assuntos de auditoria </w:t>
      </w:r>
    </w:p>
    <w:p w14:paraId="22A20338" w14:textId="77777777" w:rsidR="00ED39BF" w:rsidRPr="00133DC1" w:rsidRDefault="00ED39BF" w:rsidP="00ED39BF">
      <w:pPr>
        <w:pStyle w:val="PargrafodaLista"/>
        <w:spacing w:after="0" w:line="240" w:lineRule="auto"/>
        <w:ind w:hanging="720"/>
        <w:contextualSpacing w:val="0"/>
        <w:rPr>
          <w:rFonts w:ascii="Times New Roman" w:hAnsi="Times New Roman"/>
          <w:b/>
          <w:sz w:val="24"/>
          <w:szCs w:val="24"/>
        </w:rPr>
      </w:pPr>
    </w:p>
    <w:p w14:paraId="3C624539"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O auditor </w:t>
      </w:r>
      <w:r w:rsidRPr="007802A3">
        <w:rPr>
          <w:rFonts w:ascii="Times New Roman" w:hAnsi="Times New Roman"/>
          <w:color w:val="FF0000"/>
          <w:sz w:val="24"/>
          <w:szCs w:val="24"/>
        </w:rPr>
        <w:t>deve</w:t>
      </w:r>
      <w:r w:rsidRPr="00133DC1">
        <w:rPr>
          <w:rFonts w:ascii="Times New Roman" w:hAnsi="Times New Roman"/>
          <w:sz w:val="24"/>
          <w:szCs w:val="24"/>
        </w:rPr>
        <w:t xml:space="preserve"> descrever cada um dos principais assuntos de auditoria, utilizando um subtítulo adequado para cada um deles, em seção separada do relatório, sob o título “Principais assuntos de auditoria”, a menos que se apliquem as circunstâncias dos itens 14 e 15. O texto de introdução dessa </w:t>
      </w:r>
      <w:r>
        <w:rPr>
          <w:rFonts w:ascii="Times New Roman" w:hAnsi="Times New Roman"/>
          <w:sz w:val="24"/>
          <w:szCs w:val="24"/>
        </w:rPr>
        <w:t>seção</w:t>
      </w:r>
      <w:r w:rsidRPr="00133DC1">
        <w:rPr>
          <w:rFonts w:ascii="Times New Roman" w:hAnsi="Times New Roman"/>
          <w:sz w:val="24"/>
          <w:szCs w:val="24"/>
        </w:rPr>
        <w:t xml:space="preserve"> do relatório deve afirmar que: </w:t>
      </w:r>
    </w:p>
    <w:p w14:paraId="2106794B" w14:textId="77777777" w:rsidR="00ED39BF" w:rsidRPr="00133DC1" w:rsidRDefault="00ED39BF">
      <w:pPr>
        <w:pStyle w:val="PargrafodaLista"/>
        <w:widowControl w:val="0"/>
        <w:numPr>
          <w:ilvl w:val="0"/>
          <w:numId w:val="250"/>
        </w:numPr>
        <w:tabs>
          <w:tab w:val="left" w:pos="567"/>
        </w:tabs>
        <w:spacing w:after="120" w:line="240" w:lineRule="auto"/>
        <w:ind w:left="993" w:hanging="426"/>
        <w:contextualSpacing w:val="0"/>
        <w:jc w:val="both"/>
        <w:rPr>
          <w:rFonts w:ascii="Times New Roman" w:hAnsi="Times New Roman"/>
          <w:sz w:val="24"/>
          <w:szCs w:val="24"/>
        </w:rPr>
      </w:pPr>
      <w:r w:rsidRPr="006A5E73">
        <w:rPr>
          <w:rFonts w:ascii="Times New Roman" w:hAnsi="Times New Roman"/>
          <w:sz w:val="24"/>
          <w:szCs w:val="24"/>
          <w:highlight w:val="yellow"/>
        </w:rPr>
        <w:t>os principais assuntos de auditoria são aqueles que, segundo o julgamento profissional do auditor, foram os mais significativos na auditoria das demonstrações contábeis do período corrente</w:t>
      </w:r>
      <w:r w:rsidRPr="00133DC1">
        <w:rPr>
          <w:rFonts w:ascii="Times New Roman" w:hAnsi="Times New Roman"/>
          <w:sz w:val="24"/>
          <w:szCs w:val="24"/>
        </w:rPr>
        <w:t>; e</w:t>
      </w:r>
    </w:p>
    <w:p w14:paraId="10680711" w14:textId="77777777" w:rsidR="00ED39BF" w:rsidRPr="00133DC1" w:rsidRDefault="00ED39BF">
      <w:pPr>
        <w:pStyle w:val="PargrafodaLista"/>
        <w:widowControl w:val="0"/>
        <w:numPr>
          <w:ilvl w:val="0"/>
          <w:numId w:val="250"/>
        </w:numPr>
        <w:tabs>
          <w:tab w:val="left" w:pos="567"/>
        </w:tabs>
        <w:spacing w:after="0" w:line="240" w:lineRule="auto"/>
        <w:ind w:left="993" w:hanging="426"/>
        <w:contextualSpacing w:val="0"/>
        <w:jc w:val="both"/>
        <w:rPr>
          <w:rFonts w:ascii="Times New Roman" w:hAnsi="Times New Roman"/>
          <w:sz w:val="24"/>
          <w:szCs w:val="24"/>
        </w:rPr>
      </w:pPr>
      <w:r w:rsidRPr="00133DC1">
        <w:rPr>
          <w:rFonts w:ascii="Times New Roman" w:hAnsi="Times New Roman"/>
          <w:spacing w:val="-4"/>
          <w:sz w:val="24"/>
          <w:szCs w:val="24"/>
        </w:rPr>
        <w:t xml:space="preserve">esses assuntos foram abordados no contexto da auditoria das demonstrações contábeis tomadas em conjunto e, ao formar sua opinião sobre elas, o auditor não fornece uma opinião separada sobre os referidos assuntos </w:t>
      </w:r>
      <w:r w:rsidRPr="00133DC1">
        <w:rPr>
          <w:rFonts w:ascii="Times New Roman" w:hAnsi="Times New Roman"/>
          <w:sz w:val="24"/>
          <w:szCs w:val="24"/>
        </w:rPr>
        <w:t>(ver A31 a A33).</w:t>
      </w:r>
    </w:p>
    <w:p w14:paraId="01E3E255" w14:textId="77777777" w:rsidR="00ED39BF" w:rsidRPr="00861553" w:rsidRDefault="00ED39BF" w:rsidP="00ED39BF">
      <w:pPr>
        <w:spacing w:after="0" w:line="240" w:lineRule="auto"/>
      </w:pPr>
    </w:p>
    <w:p w14:paraId="1E6E917A" w14:textId="77777777" w:rsidR="00ED39BF" w:rsidRPr="00133DC1" w:rsidRDefault="00ED39BF" w:rsidP="00ED39BF">
      <w:pPr>
        <w:tabs>
          <w:tab w:val="left" w:pos="540"/>
        </w:tabs>
        <w:spacing w:after="0" w:line="240" w:lineRule="auto"/>
        <w:jc w:val="both"/>
        <w:rPr>
          <w:rFonts w:ascii="Times New Roman" w:hAnsi="Times New Roman"/>
          <w:i/>
          <w:sz w:val="24"/>
          <w:szCs w:val="24"/>
        </w:rPr>
      </w:pPr>
      <w:r w:rsidRPr="00133DC1">
        <w:rPr>
          <w:rFonts w:ascii="Times New Roman" w:hAnsi="Times New Roman"/>
          <w:i/>
          <w:sz w:val="24"/>
          <w:szCs w:val="24"/>
        </w:rPr>
        <w:t>Principais assuntos de auditoria não substituem a emissão de opinião modificada</w:t>
      </w:r>
    </w:p>
    <w:p w14:paraId="12CFAA73" w14:textId="77777777" w:rsidR="00ED39BF" w:rsidRPr="00133DC1" w:rsidRDefault="00ED39BF" w:rsidP="00ED39BF">
      <w:pPr>
        <w:tabs>
          <w:tab w:val="left" w:pos="540"/>
        </w:tabs>
        <w:spacing w:after="0" w:line="240" w:lineRule="auto"/>
        <w:jc w:val="both"/>
        <w:rPr>
          <w:rFonts w:ascii="Times New Roman" w:hAnsi="Times New Roman"/>
          <w:i/>
          <w:sz w:val="24"/>
          <w:szCs w:val="24"/>
        </w:rPr>
      </w:pPr>
    </w:p>
    <w:p w14:paraId="43CABFF0"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O auditor </w:t>
      </w:r>
      <w:r w:rsidRPr="007802A3">
        <w:rPr>
          <w:rFonts w:ascii="Times New Roman" w:hAnsi="Times New Roman"/>
          <w:color w:val="FF0000"/>
          <w:sz w:val="24"/>
          <w:szCs w:val="24"/>
        </w:rPr>
        <w:t>não</w:t>
      </w:r>
      <w:r w:rsidRPr="00133DC1">
        <w:rPr>
          <w:rFonts w:ascii="Times New Roman" w:hAnsi="Times New Roman"/>
          <w:sz w:val="24"/>
          <w:szCs w:val="24"/>
        </w:rPr>
        <w:t xml:space="preserve"> deve comunicar um assunto na seção “Principais assuntos de auditoria” do relatório quando, em conformidade com a NBC TA 705, ele deveria emitir opinião </w:t>
      </w:r>
      <w:r w:rsidRPr="007802A3">
        <w:rPr>
          <w:rFonts w:ascii="Times New Roman" w:hAnsi="Times New Roman"/>
          <w:color w:val="FF0000"/>
          <w:sz w:val="24"/>
          <w:szCs w:val="24"/>
        </w:rPr>
        <w:t>modificada em decorrência desse assunto</w:t>
      </w:r>
      <w:r w:rsidRPr="00133DC1">
        <w:rPr>
          <w:rFonts w:ascii="Times New Roman" w:hAnsi="Times New Roman"/>
          <w:sz w:val="24"/>
          <w:szCs w:val="24"/>
        </w:rPr>
        <w:t xml:space="preserve"> (ver A5).</w:t>
      </w:r>
    </w:p>
    <w:p w14:paraId="543242F0" w14:textId="77777777" w:rsidR="00ED39BF" w:rsidRPr="00861553" w:rsidRDefault="00ED39BF" w:rsidP="00ED39BF">
      <w:pPr>
        <w:spacing w:after="0" w:line="240" w:lineRule="auto"/>
      </w:pPr>
    </w:p>
    <w:p w14:paraId="273EC87B" w14:textId="77777777" w:rsidR="00ED39BF" w:rsidRPr="00133DC1" w:rsidRDefault="00ED39BF" w:rsidP="00ED39BF">
      <w:pPr>
        <w:pStyle w:val="PargrafodaLista"/>
        <w:tabs>
          <w:tab w:val="left" w:pos="540"/>
        </w:tabs>
        <w:spacing w:after="0" w:line="240" w:lineRule="auto"/>
        <w:ind w:left="547" w:hanging="547"/>
        <w:contextualSpacing w:val="0"/>
        <w:jc w:val="both"/>
        <w:rPr>
          <w:rFonts w:ascii="Times New Roman" w:hAnsi="Times New Roman"/>
          <w:i/>
          <w:sz w:val="24"/>
          <w:szCs w:val="24"/>
        </w:rPr>
      </w:pPr>
      <w:r w:rsidRPr="00133DC1">
        <w:rPr>
          <w:rFonts w:ascii="Times New Roman" w:hAnsi="Times New Roman"/>
          <w:i/>
          <w:sz w:val="24"/>
          <w:szCs w:val="24"/>
        </w:rPr>
        <w:t>Descrição individualizada dos principais assuntos de auditoria</w:t>
      </w:r>
    </w:p>
    <w:p w14:paraId="2E9DE19D" w14:textId="77777777" w:rsidR="00ED39BF" w:rsidRPr="00133DC1" w:rsidRDefault="00ED39BF" w:rsidP="00ED39BF">
      <w:pPr>
        <w:pStyle w:val="PargrafodaLista"/>
        <w:tabs>
          <w:tab w:val="left" w:pos="540"/>
        </w:tabs>
        <w:spacing w:after="0" w:line="240" w:lineRule="auto"/>
        <w:ind w:left="547" w:hanging="547"/>
        <w:contextualSpacing w:val="0"/>
        <w:jc w:val="both"/>
        <w:rPr>
          <w:rFonts w:ascii="Times New Roman" w:hAnsi="Times New Roman"/>
          <w:i/>
          <w:sz w:val="24"/>
          <w:szCs w:val="24"/>
        </w:rPr>
      </w:pPr>
    </w:p>
    <w:p w14:paraId="79E51016"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i/>
          <w:sz w:val="24"/>
          <w:szCs w:val="24"/>
        </w:rPr>
      </w:pPr>
      <w:r w:rsidRPr="00133DC1">
        <w:rPr>
          <w:rFonts w:ascii="Times New Roman" w:hAnsi="Times New Roman"/>
          <w:sz w:val="24"/>
          <w:szCs w:val="24"/>
        </w:rPr>
        <w:t>A descrição de cada um dos principais assuntos de auditoria na seção “Principais assuntos de auditoria” do relatório do auditor deve fazer referência às correspondentes divulgações, se houver, nas demonstrações contábeis e abordar o seguinte (ver A34 a A41):</w:t>
      </w:r>
    </w:p>
    <w:p w14:paraId="63A703D7" w14:textId="77777777" w:rsidR="00ED39BF" w:rsidRPr="00133DC1" w:rsidRDefault="00ED39BF">
      <w:pPr>
        <w:pStyle w:val="PargrafodaLista"/>
        <w:widowControl w:val="0"/>
        <w:numPr>
          <w:ilvl w:val="0"/>
          <w:numId w:val="253"/>
        </w:numPr>
        <w:tabs>
          <w:tab w:val="left" w:pos="567"/>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o motivo pelo qual o assunto foi considerado como um dos mais significativos na auditoria e, portanto, </w:t>
      </w:r>
      <w:r>
        <w:rPr>
          <w:rFonts w:ascii="Times New Roman" w:hAnsi="Times New Roman"/>
          <w:sz w:val="24"/>
          <w:szCs w:val="24"/>
        </w:rPr>
        <w:t xml:space="preserve">determinado como </w:t>
      </w:r>
      <w:r w:rsidRPr="00133DC1">
        <w:rPr>
          <w:rFonts w:ascii="Times New Roman" w:hAnsi="Times New Roman"/>
          <w:sz w:val="24"/>
          <w:szCs w:val="24"/>
        </w:rPr>
        <w:t>principa</w:t>
      </w:r>
      <w:r>
        <w:rPr>
          <w:rFonts w:ascii="Times New Roman" w:hAnsi="Times New Roman"/>
          <w:sz w:val="24"/>
          <w:szCs w:val="24"/>
        </w:rPr>
        <w:t>l</w:t>
      </w:r>
      <w:r w:rsidRPr="00133DC1">
        <w:rPr>
          <w:rFonts w:ascii="Times New Roman" w:hAnsi="Times New Roman"/>
          <w:sz w:val="24"/>
          <w:szCs w:val="24"/>
        </w:rPr>
        <w:t xml:space="preserve"> assunto de auditoria (ver A42 a A45);</w:t>
      </w:r>
    </w:p>
    <w:p w14:paraId="194B4605" w14:textId="77777777" w:rsidR="00ED39BF" w:rsidRPr="00133DC1" w:rsidRDefault="00ED39BF">
      <w:pPr>
        <w:pStyle w:val="PargrafodaLista"/>
        <w:widowControl w:val="0"/>
        <w:numPr>
          <w:ilvl w:val="0"/>
          <w:numId w:val="253"/>
        </w:numPr>
        <w:tabs>
          <w:tab w:val="left" w:pos="567"/>
        </w:tabs>
        <w:spacing w:after="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como o assunto foi tratado na auditoria das demonstrações contábeis (ver A46 a A51).</w:t>
      </w:r>
    </w:p>
    <w:p w14:paraId="77C9EB68" w14:textId="77777777" w:rsidR="00ED39BF" w:rsidRPr="00EA2EA5" w:rsidRDefault="00ED39BF" w:rsidP="00ED39BF">
      <w:pPr>
        <w:tabs>
          <w:tab w:val="left" w:pos="533"/>
        </w:tabs>
        <w:spacing w:after="0" w:line="240" w:lineRule="auto"/>
        <w:jc w:val="both"/>
        <w:rPr>
          <w:rFonts w:ascii="Times New Roman" w:hAnsi="Times New Roman"/>
          <w:sz w:val="24"/>
          <w:szCs w:val="24"/>
        </w:rPr>
      </w:pPr>
    </w:p>
    <w:p w14:paraId="1858DA76" w14:textId="77777777" w:rsidR="00ED39BF" w:rsidRPr="00133DC1" w:rsidRDefault="00ED39BF" w:rsidP="00ED39BF">
      <w:pPr>
        <w:tabs>
          <w:tab w:val="left" w:pos="533"/>
        </w:tabs>
        <w:spacing w:after="0" w:line="240" w:lineRule="auto"/>
        <w:jc w:val="both"/>
        <w:rPr>
          <w:rFonts w:ascii="Times New Roman" w:hAnsi="Times New Roman"/>
          <w:i/>
          <w:sz w:val="24"/>
          <w:szCs w:val="24"/>
        </w:rPr>
      </w:pPr>
      <w:r w:rsidRPr="00133DC1">
        <w:rPr>
          <w:rFonts w:ascii="Times New Roman" w:hAnsi="Times New Roman"/>
          <w:i/>
          <w:sz w:val="24"/>
          <w:szCs w:val="24"/>
        </w:rPr>
        <w:t>Circunstâncias em que o assunto, considerado como principa</w:t>
      </w:r>
      <w:r>
        <w:rPr>
          <w:rFonts w:ascii="Times New Roman" w:hAnsi="Times New Roman"/>
          <w:i/>
          <w:sz w:val="24"/>
          <w:szCs w:val="24"/>
        </w:rPr>
        <w:t>l</w:t>
      </w:r>
      <w:r w:rsidRPr="00133DC1">
        <w:rPr>
          <w:rFonts w:ascii="Times New Roman" w:hAnsi="Times New Roman"/>
          <w:i/>
          <w:sz w:val="24"/>
          <w:szCs w:val="24"/>
        </w:rPr>
        <w:t xml:space="preserve"> assunto de auditoria, não é comunicado no relatório do auditor</w:t>
      </w:r>
    </w:p>
    <w:p w14:paraId="23C1A714" w14:textId="77777777" w:rsidR="00ED39BF" w:rsidRPr="00133DC1" w:rsidRDefault="00ED39BF" w:rsidP="00ED39BF">
      <w:pPr>
        <w:tabs>
          <w:tab w:val="left" w:pos="533"/>
        </w:tabs>
        <w:spacing w:after="0" w:line="240" w:lineRule="auto"/>
        <w:rPr>
          <w:rFonts w:ascii="Times New Roman" w:hAnsi="Times New Roman"/>
          <w:sz w:val="24"/>
          <w:szCs w:val="24"/>
        </w:rPr>
      </w:pPr>
    </w:p>
    <w:p w14:paraId="5733654F"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O auditor deve descrever cada um dos principais assuntos de auditoria em seu relatório, a menos que (ver A53 a A56):</w:t>
      </w:r>
    </w:p>
    <w:p w14:paraId="69C266A2" w14:textId="77777777" w:rsidR="00ED39BF" w:rsidRPr="00133DC1" w:rsidRDefault="00ED39BF">
      <w:pPr>
        <w:pStyle w:val="PargrafodaLista"/>
        <w:widowControl w:val="0"/>
        <w:numPr>
          <w:ilvl w:val="0"/>
          <w:numId w:val="255"/>
        </w:numPr>
        <w:tabs>
          <w:tab w:val="left" w:pos="567"/>
          <w:tab w:val="left" w:pos="8820"/>
        </w:tabs>
        <w:autoSpaceDE w:val="0"/>
        <w:autoSpaceDN w:val="0"/>
        <w:adjustRightInd w:val="0"/>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lei ou </w:t>
      </w:r>
      <w:r w:rsidRPr="0072570E">
        <w:rPr>
          <w:rFonts w:ascii="Times New Roman" w:hAnsi="Times New Roman"/>
          <w:color w:val="FF0000"/>
          <w:sz w:val="24"/>
          <w:szCs w:val="24"/>
        </w:rPr>
        <w:t>regulamento proíba a divulgação pública</w:t>
      </w:r>
      <w:r w:rsidRPr="00133DC1">
        <w:rPr>
          <w:rFonts w:ascii="Times New Roman" w:hAnsi="Times New Roman"/>
          <w:sz w:val="24"/>
          <w:szCs w:val="24"/>
        </w:rPr>
        <w:t xml:space="preserve"> do assunto (ver A52); ou</w:t>
      </w:r>
    </w:p>
    <w:p w14:paraId="61E83402" w14:textId="77777777" w:rsidR="00ED39BF" w:rsidRPr="00133DC1" w:rsidRDefault="00ED39BF">
      <w:pPr>
        <w:pStyle w:val="PargrafodaLista"/>
        <w:widowControl w:val="0"/>
        <w:numPr>
          <w:ilvl w:val="0"/>
          <w:numId w:val="255"/>
        </w:numPr>
        <w:tabs>
          <w:tab w:val="left" w:pos="567"/>
          <w:tab w:val="left" w:pos="8820"/>
        </w:tabs>
        <w:autoSpaceDE w:val="0"/>
        <w:autoSpaceDN w:val="0"/>
        <w:adjustRightInd w:val="0"/>
        <w:spacing w:after="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nos </w:t>
      </w:r>
      <w:r w:rsidRPr="0072570E">
        <w:rPr>
          <w:rFonts w:ascii="Times New Roman" w:hAnsi="Times New Roman"/>
          <w:color w:val="FF0000"/>
          <w:sz w:val="24"/>
          <w:szCs w:val="24"/>
        </w:rPr>
        <w:t>casos extremamente raros</w:t>
      </w:r>
      <w:r w:rsidRPr="00133DC1">
        <w:rPr>
          <w:rFonts w:ascii="Times New Roman" w:hAnsi="Times New Roman"/>
          <w:sz w:val="24"/>
          <w:szCs w:val="24"/>
        </w:rPr>
        <w:t xml:space="preserve">, em que o auditor conclua que o assunto </w:t>
      </w:r>
      <w:r w:rsidRPr="0072570E">
        <w:rPr>
          <w:rFonts w:ascii="Times New Roman" w:hAnsi="Times New Roman"/>
          <w:color w:val="FF0000"/>
          <w:sz w:val="24"/>
          <w:szCs w:val="24"/>
        </w:rPr>
        <w:t>não</w:t>
      </w:r>
      <w:r w:rsidRPr="00133DC1">
        <w:rPr>
          <w:rFonts w:ascii="Times New Roman" w:hAnsi="Times New Roman"/>
          <w:sz w:val="24"/>
          <w:szCs w:val="24"/>
        </w:rPr>
        <w:t xml:space="preserve"> deva ser comunicado no </w:t>
      </w:r>
      <w:r>
        <w:rPr>
          <w:rFonts w:ascii="Times New Roman" w:hAnsi="Times New Roman"/>
          <w:sz w:val="24"/>
          <w:szCs w:val="24"/>
        </w:rPr>
        <w:t xml:space="preserve">seu </w:t>
      </w:r>
      <w:r w:rsidRPr="00133DC1">
        <w:rPr>
          <w:rFonts w:ascii="Times New Roman" w:hAnsi="Times New Roman"/>
          <w:sz w:val="24"/>
          <w:szCs w:val="24"/>
        </w:rPr>
        <w:t xml:space="preserve">relatório porque as </w:t>
      </w:r>
      <w:r w:rsidRPr="0072570E">
        <w:rPr>
          <w:rFonts w:ascii="Times New Roman" w:hAnsi="Times New Roman"/>
          <w:color w:val="FF0000"/>
          <w:sz w:val="24"/>
          <w:szCs w:val="24"/>
        </w:rPr>
        <w:t>consequências negativas de tal divulgação</w:t>
      </w:r>
      <w:r w:rsidRPr="00133DC1">
        <w:rPr>
          <w:rFonts w:ascii="Times New Roman" w:hAnsi="Times New Roman"/>
          <w:sz w:val="24"/>
          <w:szCs w:val="24"/>
        </w:rPr>
        <w:t xml:space="preserve"> poderiam, dentro de uma perspectiva razoável, superar os benefícios d</w:t>
      </w:r>
      <w:r>
        <w:rPr>
          <w:rFonts w:ascii="Times New Roman" w:hAnsi="Times New Roman"/>
          <w:sz w:val="24"/>
          <w:szCs w:val="24"/>
        </w:rPr>
        <w:t>a</w:t>
      </w:r>
      <w:r w:rsidRPr="00133DC1">
        <w:rPr>
          <w:rFonts w:ascii="Times New Roman" w:hAnsi="Times New Roman"/>
          <w:sz w:val="24"/>
          <w:szCs w:val="24"/>
        </w:rPr>
        <w:t xml:space="preserve"> comunicação para o interesse público. Essa conclusão não se aplica se a entidade tiver prestado informações públicas sobre o assunto. </w:t>
      </w:r>
    </w:p>
    <w:p w14:paraId="242024CB" w14:textId="77777777" w:rsidR="00ED39BF" w:rsidRPr="00861553" w:rsidRDefault="00ED39BF" w:rsidP="00ED39BF">
      <w:pPr>
        <w:spacing w:after="0" w:line="240" w:lineRule="auto"/>
      </w:pPr>
    </w:p>
    <w:p w14:paraId="00304116" w14:textId="77777777" w:rsidR="00ED39BF" w:rsidRPr="00133DC1" w:rsidRDefault="00ED39BF" w:rsidP="00ED39BF">
      <w:pPr>
        <w:pStyle w:val="PargrafodaLista"/>
        <w:spacing w:after="0" w:line="240" w:lineRule="auto"/>
        <w:ind w:left="0"/>
        <w:contextualSpacing w:val="0"/>
        <w:jc w:val="both"/>
        <w:rPr>
          <w:rFonts w:ascii="Times New Roman" w:hAnsi="Times New Roman"/>
          <w:i/>
          <w:sz w:val="24"/>
          <w:szCs w:val="24"/>
        </w:rPr>
      </w:pPr>
      <w:r w:rsidRPr="00133DC1">
        <w:rPr>
          <w:rFonts w:ascii="Times New Roman" w:hAnsi="Times New Roman"/>
          <w:i/>
          <w:sz w:val="24"/>
          <w:szCs w:val="24"/>
        </w:rPr>
        <w:t>Interação entre as descrições dos principais assuntos de auditoria e outros elementos, cuja inclusão no relatório do auditor é requerida</w:t>
      </w:r>
    </w:p>
    <w:p w14:paraId="563DAB74" w14:textId="77777777" w:rsidR="00ED39BF" w:rsidRPr="00133DC1" w:rsidRDefault="00ED39BF" w:rsidP="00ED39BF">
      <w:pPr>
        <w:pStyle w:val="PargrafodaLista"/>
        <w:tabs>
          <w:tab w:val="left" w:pos="540"/>
        </w:tabs>
        <w:spacing w:after="0" w:line="240" w:lineRule="auto"/>
        <w:contextualSpacing w:val="0"/>
        <w:rPr>
          <w:rFonts w:ascii="Times New Roman" w:hAnsi="Times New Roman"/>
          <w:i/>
          <w:sz w:val="24"/>
          <w:szCs w:val="24"/>
        </w:rPr>
      </w:pPr>
    </w:p>
    <w:p w14:paraId="16E75F68" w14:textId="77777777" w:rsidR="00ED39BF" w:rsidRPr="00BC2048"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Pr>
          <w:rFonts w:ascii="Times New Roman" w:hAnsi="Times New Roman"/>
          <w:sz w:val="24"/>
          <w:szCs w:val="24"/>
        </w:rPr>
        <w:t>O</w:t>
      </w:r>
      <w:r w:rsidRPr="00133DC1">
        <w:rPr>
          <w:rFonts w:ascii="Times New Roman" w:hAnsi="Times New Roman"/>
          <w:sz w:val="24"/>
          <w:szCs w:val="24"/>
        </w:rPr>
        <w:t xml:space="preserve"> assunto que dê origem à opinião modificada, de acordo com a </w:t>
      </w:r>
      <w:r w:rsidRPr="004E777A">
        <w:rPr>
          <w:rFonts w:ascii="Times New Roman" w:hAnsi="Times New Roman"/>
          <w:color w:val="FF0000"/>
          <w:sz w:val="24"/>
          <w:szCs w:val="24"/>
        </w:rPr>
        <w:t>NBC TA 705</w:t>
      </w:r>
      <w:r w:rsidRPr="00133DC1">
        <w:rPr>
          <w:rFonts w:ascii="Times New Roman" w:hAnsi="Times New Roman"/>
          <w:sz w:val="24"/>
          <w:szCs w:val="24"/>
        </w:rPr>
        <w:t xml:space="preserve">, ou </w:t>
      </w:r>
      <w:r>
        <w:rPr>
          <w:rFonts w:ascii="Times New Roman" w:hAnsi="Times New Roman"/>
          <w:sz w:val="24"/>
          <w:szCs w:val="24"/>
        </w:rPr>
        <w:t>a</w:t>
      </w:r>
      <w:r w:rsidRPr="00133DC1">
        <w:rPr>
          <w:rFonts w:ascii="Times New Roman" w:hAnsi="Times New Roman"/>
          <w:sz w:val="24"/>
          <w:szCs w:val="24"/>
        </w:rPr>
        <w:t xml:space="preserve"> </w:t>
      </w:r>
      <w:r>
        <w:rPr>
          <w:rFonts w:ascii="Times New Roman" w:hAnsi="Times New Roman"/>
          <w:sz w:val="24"/>
          <w:szCs w:val="24"/>
        </w:rPr>
        <w:t xml:space="preserve">uma </w:t>
      </w:r>
      <w:r w:rsidRPr="00133DC1">
        <w:rPr>
          <w:rFonts w:ascii="Times New Roman" w:hAnsi="Times New Roman"/>
          <w:sz w:val="24"/>
          <w:szCs w:val="24"/>
        </w:rPr>
        <w:t xml:space="preserve">incerteza </w:t>
      </w:r>
      <w:r>
        <w:rPr>
          <w:rFonts w:ascii="Times New Roman" w:hAnsi="Times New Roman"/>
          <w:sz w:val="24"/>
          <w:szCs w:val="24"/>
        </w:rPr>
        <w:t>relevante</w:t>
      </w:r>
      <w:r w:rsidRPr="00133DC1">
        <w:rPr>
          <w:rFonts w:ascii="Times New Roman" w:hAnsi="Times New Roman"/>
          <w:sz w:val="24"/>
          <w:szCs w:val="24"/>
        </w:rPr>
        <w:t xml:space="preserve"> relativa a fatos ou </w:t>
      </w:r>
      <w:r>
        <w:rPr>
          <w:rFonts w:ascii="Times New Roman" w:hAnsi="Times New Roman"/>
          <w:sz w:val="24"/>
          <w:szCs w:val="24"/>
        </w:rPr>
        <w:t xml:space="preserve">a </w:t>
      </w:r>
      <w:r w:rsidRPr="00133DC1">
        <w:rPr>
          <w:rFonts w:ascii="Times New Roman" w:hAnsi="Times New Roman"/>
          <w:sz w:val="24"/>
          <w:szCs w:val="24"/>
        </w:rPr>
        <w:t xml:space="preserve">condições capazes de </w:t>
      </w:r>
      <w:r>
        <w:rPr>
          <w:rFonts w:ascii="Times New Roman" w:hAnsi="Times New Roman"/>
          <w:sz w:val="24"/>
          <w:szCs w:val="24"/>
        </w:rPr>
        <w:t>levantar</w:t>
      </w:r>
      <w:r w:rsidRPr="00133DC1">
        <w:rPr>
          <w:rFonts w:ascii="Times New Roman" w:hAnsi="Times New Roman"/>
          <w:sz w:val="24"/>
          <w:szCs w:val="24"/>
        </w:rPr>
        <w:t xml:space="preserve"> dúvida significativa quanto à capacidade de continuidade operacional da entidade, de acordo com a </w:t>
      </w:r>
      <w:r w:rsidRPr="004E777A">
        <w:rPr>
          <w:rFonts w:ascii="Times New Roman" w:hAnsi="Times New Roman"/>
          <w:color w:val="FF0000"/>
          <w:sz w:val="24"/>
          <w:szCs w:val="24"/>
        </w:rPr>
        <w:t>NBC TA 570</w:t>
      </w:r>
      <w:r w:rsidRPr="00133DC1">
        <w:rPr>
          <w:rFonts w:ascii="Times New Roman" w:hAnsi="Times New Roman"/>
          <w:sz w:val="24"/>
          <w:szCs w:val="24"/>
        </w:rPr>
        <w:t xml:space="preserve">, são, por natureza, </w:t>
      </w:r>
      <w:r w:rsidRPr="004E777A">
        <w:rPr>
          <w:rFonts w:ascii="Times New Roman" w:hAnsi="Times New Roman"/>
          <w:color w:val="FF0000"/>
          <w:sz w:val="24"/>
          <w:szCs w:val="24"/>
        </w:rPr>
        <w:t>principais assuntos de auditoria</w:t>
      </w:r>
      <w:r w:rsidRPr="00133DC1">
        <w:rPr>
          <w:rFonts w:ascii="Times New Roman" w:hAnsi="Times New Roman"/>
          <w:sz w:val="24"/>
          <w:szCs w:val="24"/>
        </w:rPr>
        <w:t>. No entanto, nessas circunstâncias, tais assuntos não devem ser descritos na seção “Principais assuntos de auditoria” do relatório do auditor, não sendo aplicáve</w:t>
      </w:r>
      <w:r>
        <w:rPr>
          <w:rFonts w:ascii="Times New Roman" w:hAnsi="Times New Roman"/>
          <w:sz w:val="24"/>
          <w:szCs w:val="24"/>
        </w:rPr>
        <w:t>is</w:t>
      </w:r>
      <w:r w:rsidRPr="00133DC1">
        <w:rPr>
          <w:rFonts w:ascii="Times New Roman" w:hAnsi="Times New Roman"/>
          <w:sz w:val="24"/>
          <w:szCs w:val="24"/>
        </w:rPr>
        <w:t xml:space="preserve"> os requisitos dos itens 13 e 14. </w:t>
      </w:r>
      <w:r w:rsidRPr="00BC2048">
        <w:rPr>
          <w:rFonts w:ascii="Times New Roman" w:hAnsi="Times New Roman"/>
          <w:sz w:val="24"/>
          <w:szCs w:val="24"/>
        </w:rPr>
        <w:t xml:space="preserve">Em vez disso, o auditor deve: </w:t>
      </w:r>
    </w:p>
    <w:p w14:paraId="4543C79D" w14:textId="77777777" w:rsidR="00ED39BF" w:rsidRPr="00133DC1" w:rsidRDefault="00ED39BF">
      <w:pPr>
        <w:pStyle w:val="PargrafodaLista"/>
        <w:widowControl w:val="0"/>
        <w:numPr>
          <w:ilvl w:val="0"/>
          <w:numId w:val="251"/>
        </w:numPr>
        <w:tabs>
          <w:tab w:val="left" w:pos="567"/>
        </w:tabs>
        <w:spacing w:after="120" w:line="240" w:lineRule="auto"/>
        <w:ind w:left="993" w:hanging="426"/>
        <w:contextualSpacing w:val="0"/>
        <w:jc w:val="both"/>
        <w:rPr>
          <w:rFonts w:ascii="Times New Roman" w:hAnsi="Times New Roman"/>
          <w:spacing w:val="-4"/>
          <w:sz w:val="24"/>
          <w:szCs w:val="24"/>
        </w:rPr>
      </w:pPr>
      <w:r w:rsidRPr="004E777A">
        <w:rPr>
          <w:rFonts w:ascii="Times New Roman" w:hAnsi="Times New Roman"/>
          <w:color w:val="FF0000"/>
          <w:spacing w:val="-4"/>
          <w:sz w:val="24"/>
          <w:szCs w:val="24"/>
        </w:rPr>
        <w:t>relatar os assuntos  de acordo com as NBCs TA aplicáveis</w:t>
      </w:r>
      <w:r w:rsidRPr="00133DC1">
        <w:rPr>
          <w:rFonts w:ascii="Times New Roman" w:hAnsi="Times New Roman"/>
          <w:spacing w:val="-4"/>
          <w:sz w:val="24"/>
          <w:szCs w:val="24"/>
        </w:rPr>
        <w:t xml:space="preserve">; e </w:t>
      </w:r>
    </w:p>
    <w:p w14:paraId="544D99AA" w14:textId="77777777" w:rsidR="00ED39BF" w:rsidRPr="00133DC1" w:rsidRDefault="00ED39BF">
      <w:pPr>
        <w:pStyle w:val="PargrafodaLista"/>
        <w:widowControl w:val="0"/>
        <w:numPr>
          <w:ilvl w:val="0"/>
          <w:numId w:val="251"/>
        </w:numPr>
        <w:tabs>
          <w:tab w:val="left" w:pos="567"/>
        </w:tabs>
        <w:spacing w:after="0" w:line="240" w:lineRule="auto"/>
        <w:ind w:left="993" w:hanging="426"/>
        <w:contextualSpacing w:val="0"/>
        <w:jc w:val="both"/>
        <w:rPr>
          <w:rFonts w:ascii="Times New Roman" w:hAnsi="Times New Roman"/>
          <w:spacing w:val="-4"/>
          <w:sz w:val="24"/>
          <w:szCs w:val="24"/>
        </w:rPr>
      </w:pPr>
      <w:r w:rsidRPr="00133DC1">
        <w:rPr>
          <w:rFonts w:ascii="Times New Roman" w:hAnsi="Times New Roman"/>
          <w:spacing w:val="-4"/>
          <w:sz w:val="24"/>
          <w:szCs w:val="24"/>
        </w:rPr>
        <w:t>incluir</w:t>
      </w:r>
      <w:r>
        <w:rPr>
          <w:rFonts w:ascii="Times New Roman" w:hAnsi="Times New Roman"/>
          <w:spacing w:val="-4"/>
          <w:sz w:val="24"/>
          <w:szCs w:val="24"/>
        </w:rPr>
        <w:t>,</w:t>
      </w:r>
      <w:r w:rsidRPr="00133DC1">
        <w:rPr>
          <w:rFonts w:ascii="Times New Roman" w:hAnsi="Times New Roman"/>
          <w:spacing w:val="-4"/>
          <w:sz w:val="24"/>
          <w:szCs w:val="24"/>
        </w:rPr>
        <w:t xml:space="preserve"> na seção “Principais assuntos de auditoria”, </w:t>
      </w:r>
      <w:r w:rsidRPr="004E777A">
        <w:rPr>
          <w:rFonts w:ascii="Times New Roman" w:hAnsi="Times New Roman"/>
          <w:color w:val="FF0000"/>
          <w:spacing w:val="-4"/>
          <w:sz w:val="24"/>
          <w:szCs w:val="24"/>
        </w:rPr>
        <w:t>uma referência à seção “Base para opinião com ressalva (ou adversa)</w:t>
      </w:r>
      <w:r w:rsidRPr="00133DC1">
        <w:rPr>
          <w:rFonts w:ascii="Times New Roman" w:hAnsi="Times New Roman"/>
          <w:spacing w:val="-4"/>
          <w:sz w:val="24"/>
          <w:szCs w:val="24"/>
        </w:rPr>
        <w:t xml:space="preserve">” ou à seção “Incerteza </w:t>
      </w:r>
      <w:r>
        <w:rPr>
          <w:rFonts w:ascii="Times New Roman" w:hAnsi="Times New Roman"/>
          <w:spacing w:val="-4"/>
          <w:sz w:val="24"/>
          <w:szCs w:val="24"/>
        </w:rPr>
        <w:t>relevante</w:t>
      </w:r>
      <w:r w:rsidRPr="00133DC1">
        <w:rPr>
          <w:rFonts w:ascii="Times New Roman" w:hAnsi="Times New Roman"/>
          <w:spacing w:val="-4"/>
          <w:sz w:val="24"/>
          <w:szCs w:val="24"/>
        </w:rPr>
        <w:t xml:space="preserve"> quanto à continuidade operacional” (ver A6 e A7).</w:t>
      </w:r>
    </w:p>
    <w:p w14:paraId="400D0179" w14:textId="77777777" w:rsidR="00ED39BF" w:rsidRPr="00861553" w:rsidRDefault="00ED39BF" w:rsidP="00ED39BF">
      <w:pPr>
        <w:pStyle w:val="PargrafodaLista"/>
        <w:tabs>
          <w:tab w:val="left" w:pos="567"/>
        </w:tabs>
        <w:spacing w:after="0" w:line="240" w:lineRule="auto"/>
        <w:ind w:left="567"/>
        <w:contextualSpacing w:val="0"/>
        <w:jc w:val="both"/>
      </w:pPr>
    </w:p>
    <w:p w14:paraId="4DFE5C51" w14:textId="77777777" w:rsidR="00ED39BF" w:rsidRPr="00133DC1" w:rsidRDefault="00ED39BF" w:rsidP="00ED39BF">
      <w:pPr>
        <w:pStyle w:val="PargrafodaLista"/>
        <w:spacing w:after="0" w:line="240" w:lineRule="auto"/>
        <w:ind w:left="0"/>
        <w:contextualSpacing w:val="0"/>
        <w:rPr>
          <w:rFonts w:ascii="Times New Roman" w:hAnsi="Times New Roman"/>
          <w:i/>
          <w:sz w:val="24"/>
          <w:szCs w:val="24"/>
        </w:rPr>
      </w:pPr>
      <w:r w:rsidRPr="00133DC1">
        <w:rPr>
          <w:rFonts w:ascii="Times New Roman" w:hAnsi="Times New Roman"/>
          <w:i/>
          <w:sz w:val="24"/>
          <w:szCs w:val="24"/>
        </w:rPr>
        <w:t xml:space="preserve">Forma e conteúdo da seção “Principais assuntos de auditoria” em outras circunstâncias </w:t>
      </w:r>
    </w:p>
    <w:p w14:paraId="322875B4" w14:textId="77777777" w:rsidR="00ED39BF" w:rsidRPr="00F65BE2" w:rsidRDefault="00ED39BF" w:rsidP="00ED39BF">
      <w:pPr>
        <w:tabs>
          <w:tab w:val="left" w:pos="567"/>
        </w:tabs>
        <w:spacing w:after="0" w:line="240" w:lineRule="auto"/>
        <w:jc w:val="both"/>
        <w:rPr>
          <w:rFonts w:ascii="Times New Roman" w:hAnsi="Times New Roman"/>
          <w:sz w:val="24"/>
          <w:szCs w:val="24"/>
        </w:rPr>
      </w:pPr>
    </w:p>
    <w:p w14:paraId="553851E8" w14:textId="77777777" w:rsidR="00ED39BF" w:rsidRPr="00133DC1" w:rsidRDefault="00ED39BF">
      <w:pPr>
        <w:pStyle w:val="PargrafodaLista"/>
        <w:widowControl w:val="0"/>
        <w:numPr>
          <w:ilvl w:val="0"/>
          <w:numId w:val="254"/>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Se o auditor </w:t>
      </w:r>
      <w:r>
        <w:rPr>
          <w:rFonts w:ascii="Times New Roman" w:hAnsi="Times New Roman"/>
          <w:sz w:val="24"/>
          <w:szCs w:val="24"/>
        </w:rPr>
        <w:t>determinar</w:t>
      </w:r>
      <w:r w:rsidRPr="00133DC1">
        <w:rPr>
          <w:rFonts w:ascii="Times New Roman" w:hAnsi="Times New Roman"/>
          <w:sz w:val="24"/>
          <w:szCs w:val="24"/>
        </w:rPr>
        <w:t xml:space="preserve">, dependendo dos fatos e circunstâncias pertinentes à entidade e à auditoria, que </w:t>
      </w:r>
      <w:r w:rsidRPr="00B14807">
        <w:rPr>
          <w:rFonts w:ascii="Times New Roman" w:hAnsi="Times New Roman"/>
          <w:color w:val="FF0000"/>
          <w:sz w:val="24"/>
          <w:szCs w:val="24"/>
        </w:rPr>
        <w:t>não</w:t>
      </w:r>
      <w:r w:rsidRPr="00133DC1">
        <w:rPr>
          <w:rFonts w:ascii="Times New Roman" w:hAnsi="Times New Roman"/>
          <w:sz w:val="24"/>
          <w:szCs w:val="24"/>
        </w:rPr>
        <w:t xml:space="preserve"> existem assuntos a serem reportados como “Principais assuntos de auditoria” ou que os únicos principais assuntos de auditoria comunicados são aqueles relacionados com o item 15, ele deve incluir uma </w:t>
      </w:r>
      <w:r w:rsidRPr="00B14807">
        <w:rPr>
          <w:rFonts w:ascii="Times New Roman" w:hAnsi="Times New Roman"/>
          <w:color w:val="FF0000"/>
          <w:sz w:val="24"/>
          <w:szCs w:val="24"/>
        </w:rPr>
        <w:t>declaração</w:t>
      </w:r>
      <w:r w:rsidRPr="00133DC1">
        <w:rPr>
          <w:rFonts w:ascii="Times New Roman" w:hAnsi="Times New Roman"/>
          <w:sz w:val="24"/>
          <w:szCs w:val="24"/>
        </w:rPr>
        <w:t xml:space="preserve"> nesse sentido em seção separada do seu relatório, sob o título “Principais assuntos de auditoria” (ver A57 a A59).</w:t>
      </w:r>
    </w:p>
    <w:p w14:paraId="6CAB111D" w14:textId="77777777" w:rsidR="00ED39BF" w:rsidRPr="00F65BE2" w:rsidRDefault="00ED39BF" w:rsidP="00ED39BF">
      <w:pPr>
        <w:pStyle w:val="PargrafodaLista"/>
        <w:tabs>
          <w:tab w:val="left" w:pos="533"/>
          <w:tab w:val="left" w:pos="8820"/>
        </w:tabs>
        <w:autoSpaceDE w:val="0"/>
        <w:autoSpaceDN w:val="0"/>
        <w:adjustRightInd w:val="0"/>
        <w:spacing w:after="0" w:line="240" w:lineRule="auto"/>
        <w:ind w:left="619" w:right="547" w:hanging="619"/>
        <w:contextualSpacing w:val="0"/>
        <w:jc w:val="both"/>
        <w:rPr>
          <w:rFonts w:ascii="Times New Roman" w:hAnsi="Times New Roman"/>
          <w:b/>
          <w:sz w:val="24"/>
          <w:szCs w:val="24"/>
        </w:rPr>
      </w:pPr>
    </w:p>
    <w:p w14:paraId="79BC6B96" w14:textId="77777777" w:rsidR="00ED39BF" w:rsidRPr="00133DC1" w:rsidRDefault="00ED39BF" w:rsidP="00ED39BF">
      <w:pPr>
        <w:pStyle w:val="PargrafodaLista"/>
        <w:tabs>
          <w:tab w:val="left" w:pos="533"/>
          <w:tab w:val="left" w:pos="8820"/>
        </w:tabs>
        <w:autoSpaceDE w:val="0"/>
        <w:autoSpaceDN w:val="0"/>
        <w:adjustRightInd w:val="0"/>
        <w:spacing w:after="0" w:line="240" w:lineRule="auto"/>
        <w:ind w:left="619" w:right="547" w:hanging="619"/>
        <w:contextualSpacing w:val="0"/>
        <w:jc w:val="both"/>
        <w:rPr>
          <w:rFonts w:ascii="Times New Roman" w:hAnsi="Times New Roman"/>
          <w:b/>
          <w:sz w:val="24"/>
          <w:szCs w:val="24"/>
        </w:rPr>
      </w:pPr>
      <w:r w:rsidRPr="00133DC1">
        <w:rPr>
          <w:rFonts w:ascii="Times New Roman" w:hAnsi="Times New Roman"/>
          <w:b/>
          <w:sz w:val="24"/>
          <w:szCs w:val="24"/>
        </w:rPr>
        <w:t>Comunicação aos responsáveis pela governança</w:t>
      </w:r>
    </w:p>
    <w:p w14:paraId="4C78429E" w14:textId="77777777" w:rsidR="00ED39BF" w:rsidRPr="00133DC1" w:rsidRDefault="00ED39BF" w:rsidP="00ED39BF">
      <w:pPr>
        <w:pStyle w:val="PargrafodaLista"/>
        <w:tabs>
          <w:tab w:val="left" w:pos="533"/>
          <w:tab w:val="left" w:pos="8820"/>
        </w:tabs>
        <w:autoSpaceDE w:val="0"/>
        <w:autoSpaceDN w:val="0"/>
        <w:adjustRightInd w:val="0"/>
        <w:spacing w:after="0" w:line="240" w:lineRule="auto"/>
        <w:ind w:left="619" w:right="547" w:hanging="619"/>
        <w:contextualSpacing w:val="0"/>
        <w:jc w:val="both"/>
        <w:rPr>
          <w:rFonts w:ascii="Times New Roman" w:hAnsi="Times New Roman"/>
          <w:b/>
          <w:sz w:val="24"/>
          <w:szCs w:val="24"/>
        </w:rPr>
      </w:pPr>
    </w:p>
    <w:p w14:paraId="3CA07B3E"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O auditor deve comunicar aos responsáveis pela governança: </w:t>
      </w:r>
    </w:p>
    <w:p w14:paraId="73A4DD2D" w14:textId="77777777" w:rsidR="00ED39BF" w:rsidRPr="00133DC1" w:rsidRDefault="00ED39BF">
      <w:pPr>
        <w:pStyle w:val="PargrafodaLista"/>
        <w:widowControl w:val="0"/>
        <w:numPr>
          <w:ilvl w:val="0"/>
          <w:numId w:val="257"/>
        </w:numPr>
        <w:tabs>
          <w:tab w:val="left" w:pos="567"/>
          <w:tab w:val="left" w:pos="8820"/>
        </w:tabs>
        <w:autoSpaceDE w:val="0"/>
        <w:autoSpaceDN w:val="0"/>
        <w:adjustRightInd w:val="0"/>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os assuntos que ele tiver considerado como sendo principais assuntos de auditoria; ou </w:t>
      </w:r>
    </w:p>
    <w:p w14:paraId="16C5F785" w14:textId="77777777" w:rsidR="00ED39BF" w:rsidRPr="00133DC1" w:rsidRDefault="00ED39BF">
      <w:pPr>
        <w:pStyle w:val="PargrafodaLista"/>
        <w:widowControl w:val="0"/>
        <w:numPr>
          <w:ilvl w:val="0"/>
          <w:numId w:val="257"/>
        </w:numPr>
        <w:tabs>
          <w:tab w:val="left" w:pos="567"/>
          <w:tab w:val="left" w:pos="8820"/>
        </w:tabs>
        <w:autoSpaceDE w:val="0"/>
        <w:autoSpaceDN w:val="0"/>
        <w:adjustRightInd w:val="0"/>
        <w:spacing w:after="0" w:line="240" w:lineRule="auto"/>
        <w:ind w:left="993" w:hanging="426"/>
        <w:contextualSpacing w:val="0"/>
        <w:jc w:val="both"/>
        <w:rPr>
          <w:rFonts w:ascii="Times New Roman" w:hAnsi="Times New Roman"/>
          <w:b/>
          <w:sz w:val="24"/>
          <w:szCs w:val="24"/>
        </w:rPr>
      </w:pPr>
      <w:r w:rsidRPr="00133DC1">
        <w:rPr>
          <w:rFonts w:ascii="Times New Roman" w:hAnsi="Times New Roman"/>
          <w:sz w:val="24"/>
          <w:szCs w:val="24"/>
        </w:rPr>
        <w:t xml:space="preserve">se aplicável, dependendo dos fatos e circunstâncias pertinentes à entidade e à auditoria, a </w:t>
      </w:r>
      <w:r>
        <w:rPr>
          <w:rFonts w:ascii="Times New Roman" w:hAnsi="Times New Roman"/>
          <w:sz w:val="24"/>
          <w:szCs w:val="24"/>
        </w:rPr>
        <w:t>determinação</w:t>
      </w:r>
      <w:r w:rsidRPr="00133DC1">
        <w:rPr>
          <w:rFonts w:ascii="Times New Roman" w:hAnsi="Times New Roman"/>
          <w:sz w:val="24"/>
          <w:szCs w:val="24"/>
        </w:rPr>
        <w:t xml:space="preserve"> do auditor de que não existem principais assuntos de auditoria a serem comunicados no seu relatório sobre as demonstrações contábeis (ver A60 a A63).</w:t>
      </w:r>
    </w:p>
    <w:p w14:paraId="43B559A5" w14:textId="77777777" w:rsidR="00ED39BF" w:rsidRPr="00861553" w:rsidRDefault="00ED39BF" w:rsidP="00ED39BF">
      <w:pPr>
        <w:spacing w:after="0" w:line="240" w:lineRule="auto"/>
      </w:pPr>
    </w:p>
    <w:p w14:paraId="1F3CEEDA" w14:textId="77777777" w:rsidR="00ED39BF" w:rsidRPr="00A061D3" w:rsidRDefault="00ED39BF" w:rsidP="00ED39BF">
      <w:pPr>
        <w:tabs>
          <w:tab w:val="left" w:pos="0"/>
        </w:tabs>
        <w:spacing w:after="0" w:line="240" w:lineRule="auto"/>
        <w:rPr>
          <w:rFonts w:ascii="Times New Roman" w:hAnsi="Times New Roman"/>
          <w:b/>
          <w:sz w:val="24"/>
          <w:szCs w:val="24"/>
        </w:rPr>
      </w:pPr>
      <w:r w:rsidRPr="00A061D3">
        <w:rPr>
          <w:rFonts w:ascii="Times New Roman" w:hAnsi="Times New Roman"/>
          <w:b/>
          <w:sz w:val="24"/>
          <w:szCs w:val="24"/>
        </w:rPr>
        <w:t>Documentação</w:t>
      </w:r>
    </w:p>
    <w:p w14:paraId="7FA3E7D9" w14:textId="77777777" w:rsidR="00ED39BF" w:rsidRPr="00510ECE" w:rsidRDefault="00ED39BF" w:rsidP="00ED39BF">
      <w:pPr>
        <w:pStyle w:val="PargrafodaLista"/>
        <w:tabs>
          <w:tab w:val="left" w:pos="0"/>
        </w:tabs>
        <w:spacing w:after="0" w:line="240" w:lineRule="auto"/>
        <w:contextualSpacing w:val="0"/>
        <w:rPr>
          <w:rFonts w:ascii="Times New Roman" w:hAnsi="Times New Roman"/>
          <w:b/>
          <w:sz w:val="24"/>
          <w:szCs w:val="24"/>
        </w:rPr>
      </w:pPr>
    </w:p>
    <w:p w14:paraId="4E027B0C" w14:textId="77777777" w:rsidR="00ED39BF" w:rsidRPr="00133DC1" w:rsidRDefault="00ED39BF">
      <w:pPr>
        <w:pStyle w:val="PargrafodaLista"/>
        <w:widowControl w:val="0"/>
        <w:numPr>
          <w:ilvl w:val="0"/>
          <w:numId w:val="254"/>
        </w:numPr>
        <w:tabs>
          <w:tab w:val="left" w:pos="567"/>
        </w:tabs>
        <w:spacing w:after="120" w:line="240" w:lineRule="auto"/>
        <w:ind w:left="567" w:hanging="567"/>
        <w:contextualSpacing w:val="0"/>
        <w:jc w:val="both"/>
        <w:rPr>
          <w:rFonts w:ascii="Times New Roman" w:hAnsi="Times New Roman"/>
          <w:sz w:val="24"/>
          <w:szCs w:val="24"/>
        </w:rPr>
      </w:pPr>
      <w:r>
        <w:rPr>
          <w:rFonts w:ascii="Times New Roman" w:hAnsi="Times New Roman"/>
          <w:sz w:val="24"/>
          <w:szCs w:val="24"/>
        </w:rPr>
        <w:t>Nos termos da NBC TA 230 – Documentação de Auditoria, itens 8 a 11 e A6, o</w:t>
      </w:r>
      <w:r w:rsidRPr="00133DC1">
        <w:rPr>
          <w:rFonts w:ascii="Times New Roman" w:hAnsi="Times New Roman"/>
          <w:sz w:val="24"/>
          <w:szCs w:val="24"/>
        </w:rPr>
        <w:t xml:space="preserve"> auditor deve incluir na documentação da auditoria (ver A64):</w:t>
      </w:r>
    </w:p>
    <w:p w14:paraId="50376814" w14:textId="77777777" w:rsidR="00ED39BF" w:rsidRPr="00133DC1" w:rsidRDefault="00ED39BF">
      <w:pPr>
        <w:pStyle w:val="PargrafodaLista"/>
        <w:widowControl w:val="0"/>
        <w:numPr>
          <w:ilvl w:val="0"/>
          <w:numId w:val="256"/>
        </w:numPr>
        <w:tabs>
          <w:tab w:val="left" w:pos="567"/>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a descrição dos assuntos que exigiram atenção significativa do auditor, de acordo com o item 9, e a justificativa da sua conclusão quanto ao fato d</w:t>
      </w:r>
      <w:r>
        <w:rPr>
          <w:rFonts w:ascii="Times New Roman" w:hAnsi="Times New Roman"/>
          <w:sz w:val="24"/>
          <w:szCs w:val="24"/>
        </w:rPr>
        <w:t xml:space="preserve">e </w:t>
      </w:r>
      <w:r w:rsidRPr="00133DC1">
        <w:rPr>
          <w:rFonts w:ascii="Times New Roman" w:hAnsi="Times New Roman"/>
          <w:sz w:val="24"/>
          <w:szCs w:val="24"/>
        </w:rPr>
        <w:t>esses assuntos serem</w:t>
      </w:r>
      <w:r>
        <w:rPr>
          <w:rFonts w:ascii="Times New Roman" w:hAnsi="Times New Roman"/>
          <w:sz w:val="24"/>
          <w:szCs w:val="24"/>
        </w:rPr>
        <w:t>,</w:t>
      </w:r>
      <w:r w:rsidRPr="00133DC1">
        <w:rPr>
          <w:rFonts w:ascii="Times New Roman" w:hAnsi="Times New Roman"/>
          <w:sz w:val="24"/>
          <w:szCs w:val="24"/>
        </w:rPr>
        <w:t xml:space="preserve"> ou não</w:t>
      </w:r>
      <w:r>
        <w:rPr>
          <w:rFonts w:ascii="Times New Roman" w:hAnsi="Times New Roman"/>
          <w:sz w:val="24"/>
          <w:szCs w:val="24"/>
        </w:rPr>
        <w:t>,</w:t>
      </w:r>
      <w:r w:rsidRPr="00133DC1">
        <w:rPr>
          <w:rFonts w:ascii="Times New Roman" w:hAnsi="Times New Roman"/>
          <w:sz w:val="24"/>
          <w:szCs w:val="24"/>
        </w:rPr>
        <w:t xml:space="preserve"> considerados como “principal assunto de auditoria”</w:t>
      </w:r>
      <w:r>
        <w:rPr>
          <w:rFonts w:ascii="Times New Roman" w:hAnsi="Times New Roman"/>
          <w:sz w:val="24"/>
          <w:szCs w:val="24"/>
        </w:rPr>
        <w:t>,</w:t>
      </w:r>
      <w:r w:rsidRPr="00133DC1">
        <w:rPr>
          <w:rFonts w:ascii="Times New Roman" w:hAnsi="Times New Roman"/>
          <w:sz w:val="24"/>
          <w:szCs w:val="24"/>
        </w:rPr>
        <w:t xml:space="preserve"> de acordo com o item 10;</w:t>
      </w:r>
    </w:p>
    <w:p w14:paraId="78A0B69B" w14:textId="77777777" w:rsidR="00ED39BF" w:rsidRPr="00133DC1" w:rsidRDefault="00ED39BF">
      <w:pPr>
        <w:pStyle w:val="PargrafodaLista"/>
        <w:widowControl w:val="0"/>
        <w:numPr>
          <w:ilvl w:val="0"/>
          <w:numId w:val="256"/>
        </w:numPr>
        <w:tabs>
          <w:tab w:val="left" w:pos="567"/>
        </w:tabs>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quando aplicável, a justificativa da conclusão do auditor de que não existem principais assuntos de auditoria a comunicar no seu relatório ou de que os principais assuntos de auditoria são apenas os descritos no item 15; </w:t>
      </w:r>
      <w:r>
        <w:rPr>
          <w:rFonts w:ascii="Times New Roman" w:hAnsi="Times New Roman"/>
          <w:sz w:val="24"/>
          <w:szCs w:val="24"/>
        </w:rPr>
        <w:t>e</w:t>
      </w:r>
    </w:p>
    <w:p w14:paraId="488A555D" w14:textId="77777777" w:rsidR="00ED39BF" w:rsidRPr="00133DC1" w:rsidRDefault="00ED39BF">
      <w:pPr>
        <w:pStyle w:val="PargrafodaLista"/>
        <w:widowControl w:val="0"/>
        <w:numPr>
          <w:ilvl w:val="0"/>
          <w:numId w:val="256"/>
        </w:numPr>
        <w:tabs>
          <w:tab w:val="left" w:pos="567"/>
        </w:tabs>
        <w:spacing w:after="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 xml:space="preserve">quando aplicável, a justificativa da conclusão do auditor de não comunicar, em seu relatório, um assunto </w:t>
      </w:r>
      <w:r>
        <w:rPr>
          <w:rFonts w:ascii="Times New Roman" w:hAnsi="Times New Roman"/>
          <w:sz w:val="24"/>
          <w:szCs w:val="24"/>
        </w:rPr>
        <w:t xml:space="preserve">considerado </w:t>
      </w:r>
      <w:r w:rsidRPr="00133DC1">
        <w:rPr>
          <w:rFonts w:ascii="Times New Roman" w:hAnsi="Times New Roman"/>
          <w:sz w:val="24"/>
          <w:szCs w:val="24"/>
        </w:rPr>
        <w:t xml:space="preserve">como sendo principal </w:t>
      </w:r>
      <w:r>
        <w:rPr>
          <w:rFonts w:ascii="Times New Roman" w:hAnsi="Times New Roman"/>
          <w:sz w:val="24"/>
          <w:szCs w:val="24"/>
        </w:rPr>
        <w:t xml:space="preserve">assunto </w:t>
      </w:r>
      <w:r w:rsidRPr="00133DC1">
        <w:rPr>
          <w:rFonts w:ascii="Times New Roman" w:hAnsi="Times New Roman"/>
          <w:sz w:val="24"/>
          <w:szCs w:val="24"/>
        </w:rPr>
        <w:t>de auditoria.</w:t>
      </w:r>
    </w:p>
    <w:p w14:paraId="7DF9B0C4" w14:textId="77777777" w:rsidR="00ED39BF" w:rsidRDefault="00ED39BF" w:rsidP="00ED39BF">
      <w:pPr>
        <w:spacing w:after="0" w:line="240" w:lineRule="auto"/>
      </w:pPr>
    </w:p>
    <w:p w14:paraId="6EFF4331" w14:textId="77777777" w:rsidR="00ED39BF" w:rsidRDefault="00ED39BF" w:rsidP="00ED39BF">
      <w:pPr>
        <w:spacing w:after="0" w:line="240" w:lineRule="auto"/>
      </w:pPr>
    </w:p>
    <w:p w14:paraId="51C18F88" w14:textId="77777777" w:rsidR="00ED39BF" w:rsidRDefault="00ED39BF" w:rsidP="00ED39BF">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t>Vigência</w:t>
      </w:r>
    </w:p>
    <w:p w14:paraId="09AC416E" w14:textId="77777777" w:rsidR="00ED39BF" w:rsidRDefault="00ED39BF" w:rsidP="00ED39BF">
      <w:pPr>
        <w:autoSpaceDE w:val="0"/>
        <w:autoSpaceDN w:val="0"/>
        <w:adjustRightInd w:val="0"/>
        <w:spacing w:after="0" w:line="240" w:lineRule="auto"/>
        <w:jc w:val="both"/>
        <w:rPr>
          <w:rFonts w:ascii="Times New Roman" w:hAnsi="Times New Roman"/>
          <w:sz w:val="24"/>
          <w:szCs w:val="24"/>
        </w:rPr>
      </w:pPr>
    </w:p>
    <w:p w14:paraId="3056D774" w14:textId="77777777" w:rsidR="00ED39BF" w:rsidRDefault="00ED39BF" w:rsidP="00ED39BF">
      <w:pPr>
        <w:spacing w:after="0" w:line="240" w:lineRule="auto"/>
        <w:ind w:left="567"/>
        <w:jc w:val="both"/>
        <w:rPr>
          <w:rFonts w:ascii="Times New Roman" w:hAnsi="Times New Roman"/>
          <w:sz w:val="24"/>
          <w:szCs w:val="24"/>
        </w:rPr>
      </w:pPr>
      <w:r>
        <w:rPr>
          <w:rFonts w:ascii="Times New Roman" w:hAnsi="Times New Roman"/>
          <w:sz w:val="24"/>
          <w:szCs w:val="24"/>
        </w:rPr>
        <w:t>Esta Norma entra em vigor na data de sua publicação, aplicando-se a auditorias de demonstrações contábeis para períodos que se findam em, ou após, 31 de dezembro de 2016.</w:t>
      </w:r>
    </w:p>
    <w:p w14:paraId="0E94435A" w14:textId="77777777" w:rsidR="00ED39BF" w:rsidRDefault="00ED39BF" w:rsidP="00ED39BF">
      <w:pPr>
        <w:spacing w:after="0" w:line="240" w:lineRule="auto"/>
        <w:jc w:val="both"/>
        <w:rPr>
          <w:rFonts w:ascii="Times New Roman" w:hAnsi="Times New Roman"/>
          <w:sz w:val="24"/>
          <w:szCs w:val="24"/>
        </w:rPr>
      </w:pPr>
    </w:p>
    <w:p w14:paraId="68E88EBD" w14:textId="77777777" w:rsidR="00ED39BF" w:rsidRDefault="00ED39BF" w:rsidP="00ED39BF">
      <w:pPr>
        <w:spacing w:after="0" w:line="240" w:lineRule="auto"/>
        <w:jc w:val="both"/>
        <w:rPr>
          <w:rFonts w:ascii="Times New Roman" w:hAnsi="Times New Roman"/>
          <w:sz w:val="24"/>
          <w:szCs w:val="24"/>
        </w:rPr>
      </w:pPr>
    </w:p>
    <w:p w14:paraId="3CB8C798" w14:textId="77777777" w:rsidR="00ED39BF" w:rsidRDefault="00ED39BF" w:rsidP="00ED39BF">
      <w:pPr>
        <w:pStyle w:val="Recuodecorpodetexto2"/>
        <w:spacing w:after="0" w:line="240" w:lineRule="auto"/>
        <w:jc w:val="right"/>
      </w:pPr>
      <w:r>
        <w:t>Brasília, 17 de junho de 2016.</w:t>
      </w:r>
    </w:p>
    <w:p w14:paraId="17CDF161" w14:textId="77777777" w:rsidR="00ED39BF" w:rsidRDefault="00ED39BF" w:rsidP="00ED39BF">
      <w:pPr>
        <w:spacing w:after="0" w:line="240" w:lineRule="auto"/>
        <w:rPr>
          <w:rFonts w:ascii="Times New Roman" w:hAnsi="Times New Roman"/>
          <w:sz w:val="24"/>
          <w:szCs w:val="24"/>
        </w:rPr>
      </w:pPr>
    </w:p>
    <w:p w14:paraId="52B1E3F0" w14:textId="77777777" w:rsidR="00ED39BF" w:rsidRDefault="00ED39BF" w:rsidP="00ED39BF">
      <w:pPr>
        <w:spacing w:after="0" w:line="240" w:lineRule="auto"/>
        <w:rPr>
          <w:rFonts w:ascii="Times New Roman" w:hAnsi="Times New Roman"/>
          <w:sz w:val="24"/>
          <w:szCs w:val="24"/>
        </w:rPr>
      </w:pPr>
    </w:p>
    <w:p w14:paraId="0D8255E4" w14:textId="77777777" w:rsidR="00ED39BF" w:rsidRDefault="00ED39BF" w:rsidP="00ED39BF">
      <w:pPr>
        <w:spacing w:after="0" w:line="240" w:lineRule="auto"/>
        <w:jc w:val="center"/>
        <w:rPr>
          <w:rFonts w:ascii="Times New Roman" w:hAnsi="Times New Roman"/>
          <w:bCs/>
          <w:sz w:val="24"/>
          <w:szCs w:val="24"/>
        </w:rPr>
      </w:pPr>
      <w:r>
        <w:rPr>
          <w:rFonts w:ascii="Times New Roman" w:hAnsi="Times New Roman"/>
          <w:sz w:val="24"/>
          <w:szCs w:val="24"/>
        </w:rPr>
        <w:t xml:space="preserve">Contador </w:t>
      </w:r>
      <w:r>
        <w:rPr>
          <w:rFonts w:ascii="Times New Roman" w:hAnsi="Times New Roman"/>
          <w:b/>
          <w:sz w:val="24"/>
          <w:szCs w:val="24"/>
        </w:rPr>
        <w:t>José Martonio Alves Coelho</w:t>
      </w:r>
    </w:p>
    <w:p w14:paraId="5C25CE4A" w14:textId="77777777" w:rsidR="00ED39BF" w:rsidRDefault="00ED39BF" w:rsidP="00ED39BF">
      <w:pPr>
        <w:pStyle w:val="Recuodecorpodetexto2"/>
        <w:spacing w:after="0" w:line="240" w:lineRule="auto"/>
        <w:ind w:left="0"/>
        <w:jc w:val="center"/>
      </w:pPr>
      <w:r>
        <w:rPr>
          <w:b/>
        </w:rPr>
        <w:t>Presidente</w:t>
      </w:r>
    </w:p>
    <w:p w14:paraId="3167CB25" w14:textId="77777777" w:rsidR="00ED39BF" w:rsidRDefault="00ED39BF" w:rsidP="00ED39BF">
      <w:pPr>
        <w:rPr>
          <w:rFonts w:ascii="Times New Roman" w:hAnsi="Times New Roman"/>
          <w:b/>
          <w:kern w:val="1"/>
          <w:sz w:val="24"/>
          <w:szCs w:val="24"/>
          <w:lang w:eastAsia="ar-SA"/>
        </w:rPr>
      </w:pPr>
      <w:r>
        <w:rPr>
          <w:b/>
        </w:rPr>
        <w:br w:type="page"/>
      </w:r>
    </w:p>
    <w:p w14:paraId="75E9113F" w14:textId="77777777" w:rsidR="00ED39BF" w:rsidRDefault="00ED39BF" w:rsidP="00ED39BF">
      <w:pPr>
        <w:pStyle w:val="NumberedParagraph-BulletelistLeft0Firstline0"/>
        <w:widowControl w:val="0"/>
        <w:ind w:left="4954" w:hanging="4954"/>
        <w:rPr>
          <w:b/>
        </w:rPr>
      </w:pPr>
      <w:r w:rsidRPr="00510ECE">
        <w:rPr>
          <w:b/>
        </w:rPr>
        <w:t>Aplicação e outros materiais</w:t>
      </w:r>
      <w:r>
        <w:rPr>
          <w:b/>
        </w:rPr>
        <w:t xml:space="preserve"> explicativos</w:t>
      </w:r>
      <w:r w:rsidRPr="00510ECE">
        <w:rPr>
          <w:b/>
        </w:rPr>
        <w:t xml:space="preserve"> </w:t>
      </w:r>
    </w:p>
    <w:p w14:paraId="094790AE" w14:textId="77777777" w:rsidR="00ED39BF" w:rsidRDefault="00ED39BF" w:rsidP="00ED39BF">
      <w:pPr>
        <w:pStyle w:val="NumberedParagraph-BulletelistLeft0Firstline0"/>
        <w:widowControl w:val="0"/>
        <w:ind w:left="4954" w:hanging="4954"/>
        <w:rPr>
          <w:b/>
        </w:rPr>
      </w:pPr>
    </w:p>
    <w:p w14:paraId="1986212E" w14:textId="77777777" w:rsidR="00ED39BF" w:rsidRDefault="00ED39BF" w:rsidP="00ED39BF">
      <w:pPr>
        <w:pStyle w:val="NumberedParagraph-BulletelistLeft0Firstline0"/>
        <w:widowControl w:val="0"/>
        <w:ind w:left="4954" w:hanging="4954"/>
        <w:rPr>
          <w:b/>
        </w:rPr>
      </w:pPr>
      <w:r w:rsidRPr="00510ECE">
        <w:rPr>
          <w:b/>
        </w:rPr>
        <w:t xml:space="preserve">Alcance </w:t>
      </w:r>
      <w:r w:rsidRPr="00812396">
        <w:t>(ver item 2)</w:t>
      </w:r>
    </w:p>
    <w:p w14:paraId="49B39D81" w14:textId="77777777" w:rsidR="00ED39BF" w:rsidRPr="00510ECE" w:rsidRDefault="00ED39BF" w:rsidP="00ED39BF">
      <w:pPr>
        <w:pStyle w:val="NumberedParagraph-BulletelistLeft0Firstline0"/>
        <w:widowControl w:val="0"/>
        <w:ind w:left="4954" w:hanging="4954"/>
        <w:rPr>
          <w:b/>
        </w:rPr>
      </w:pPr>
    </w:p>
    <w:p w14:paraId="0AAE35C2"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Significância pode ser descrita como a importância relativa de um assunto tomado em seu contexto. O auditor julga a significância do assunto no contexto em que ele está sendo considerado.  A significância pode ser considerada no contexto de fatores quantitativos e qualitativos, como a magnitude relativa, a natureza e o efeito do assunto, bem como o</w:t>
      </w:r>
      <w:r>
        <w:rPr>
          <w:rFonts w:ascii="Times New Roman" w:hAnsi="Times New Roman"/>
          <w:sz w:val="24"/>
          <w:szCs w:val="24"/>
        </w:rPr>
        <w:t>s</w:t>
      </w:r>
      <w:r w:rsidRPr="00133DC1">
        <w:rPr>
          <w:rFonts w:ascii="Times New Roman" w:hAnsi="Times New Roman"/>
          <w:sz w:val="24"/>
          <w:szCs w:val="24"/>
        </w:rPr>
        <w:t xml:space="preserve"> interesse</w:t>
      </w:r>
      <w:r>
        <w:rPr>
          <w:rFonts w:ascii="Times New Roman" w:hAnsi="Times New Roman"/>
          <w:sz w:val="24"/>
          <w:szCs w:val="24"/>
        </w:rPr>
        <w:t>s manifestados d</w:t>
      </w:r>
      <w:r w:rsidRPr="00133DC1">
        <w:rPr>
          <w:rFonts w:ascii="Times New Roman" w:hAnsi="Times New Roman"/>
          <w:sz w:val="24"/>
          <w:szCs w:val="24"/>
        </w:rPr>
        <w:t>os usuários previstos ou destinatários das demonstrações contábeis. Essa consideração requer uma análise objetiva dos fatos e circunstâncias, inclusive a natureza e a extensão da comunicação com os responsáveis pela governança.</w:t>
      </w:r>
    </w:p>
    <w:p w14:paraId="5851096C" w14:textId="77777777" w:rsidR="00ED39BF" w:rsidRPr="00861553" w:rsidRDefault="00ED39BF" w:rsidP="00ED39BF">
      <w:pPr>
        <w:spacing w:after="0" w:line="240" w:lineRule="auto"/>
      </w:pPr>
    </w:p>
    <w:p w14:paraId="37E36C0C" w14:textId="77777777" w:rsidR="00ED39BF" w:rsidRPr="00133DC1" w:rsidRDefault="00ED39BF">
      <w:pPr>
        <w:pStyle w:val="Textodecomentrio"/>
        <w:widowControl w:val="0"/>
        <w:numPr>
          <w:ilvl w:val="0"/>
          <w:numId w:val="259"/>
        </w:numPr>
        <w:tabs>
          <w:tab w:val="left" w:pos="567"/>
        </w:tabs>
        <w:ind w:left="567" w:hanging="567"/>
        <w:jc w:val="both"/>
        <w:rPr>
          <w:sz w:val="24"/>
          <w:szCs w:val="24"/>
        </w:rPr>
      </w:pPr>
      <w:r>
        <w:rPr>
          <w:sz w:val="24"/>
          <w:szCs w:val="24"/>
        </w:rPr>
        <w:t xml:space="preserve">Usuários das demonstrações contábeis têm manifestado interesse naqueles assuntos sobre os quais o auditor manteve robusto diálogo com os responsáveis pela governança, como parte da comunicação recíproca requerida pela NBC TA 260 – Comunicação com os Responsáveis pela Governança e têm solicitado maior transparência na comunicação desses assuntos. </w:t>
      </w:r>
      <w:r w:rsidRPr="00133DC1">
        <w:rPr>
          <w:sz w:val="24"/>
          <w:szCs w:val="24"/>
        </w:rPr>
        <w:t xml:space="preserve">A título de exemplo, os usuários têm manifestado interesse especial em entender os julgamentos significativos </w:t>
      </w:r>
      <w:r>
        <w:rPr>
          <w:sz w:val="24"/>
          <w:szCs w:val="24"/>
        </w:rPr>
        <w:t>feitos</w:t>
      </w:r>
      <w:r w:rsidRPr="00133DC1">
        <w:rPr>
          <w:sz w:val="24"/>
          <w:szCs w:val="24"/>
        </w:rPr>
        <w:t xml:space="preserve"> pelo auditor para formar sua opinião sobre as demonstrações contábeis tomadas em conjunto, porque muitas vezes esses julgamentos têm relação com as áreas de julgamento significativo da administração </w:t>
      </w:r>
      <w:r>
        <w:rPr>
          <w:sz w:val="24"/>
          <w:szCs w:val="24"/>
        </w:rPr>
        <w:t>na</w:t>
      </w:r>
      <w:r w:rsidRPr="00133DC1">
        <w:rPr>
          <w:sz w:val="24"/>
          <w:szCs w:val="24"/>
        </w:rPr>
        <w:t xml:space="preserve"> elabora</w:t>
      </w:r>
      <w:r>
        <w:rPr>
          <w:sz w:val="24"/>
          <w:szCs w:val="24"/>
        </w:rPr>
        <w:t>ção</w:t>
      </w:r>
      <w:r w:rsidRPr="00133DC1">
        <w:rPr>
          <w:sz w:val="24"/>
          <w:szCs w:val="24"/>
        </w:rPr>
        <w:t xml:space="preserve"> </w:t>
      </w:r>
      <w:r>
        <w:rPr>
          <w:sz w:val="24"/>
          <w:szCs w:val="24"/>
        </w:rPr>
        <w:t>d</w:t>
      </w:r>
      <w:r w:rsidRPr="00133DC1">
        <w:rPr>
          <w:sz w:val="24"/>
          <w:szCs w:val="24"/>
        </w:rPr>
        <w:t>as demonstrações contábeis.</w:t>
      </w:r>
    </w:p>
    <w:p w14:paraId="2AB4CCD8" w14:textId="77777777" w:rsidR="00ED39BF" w:rsidRPr="00861553" w:rsidRDefault="00ED39BF" w:rsidP="00ED39BF">
      <w:pPr>
        <w:spacing w:after="0" w:line="240" w:lineRule="auto"/>
      </w:pPr>
    </w:p>
    <w:p w14:paraId="7523550E"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A exigência de que os auditores comuniquem os principais assuntos de auditoria em seu relatório também pode melhorar a comunicaç</w:t>
      </w:r>
      <w:r>
        <w:rPr>
          <w:rFonts w:ascii="Times New Roman" w:hAnsi="Times New Roman"/>
          <w:sz w:val="24"/>
          <w:szCs w:val="24"/>
        </w:rPr>
        <w:t>ão</w:t>
      </w:r>
      <w:r w:rsidRPr="00133DC1">
        <w:rPr>
          <w:rFonts w:ascii="Times New Roman" w:hAnsi="Times New Roman"/>
          <w:sz w:val="24"/>
          <w:szCs w:val="24"/>
        </w:rPr>
        <w:t xml:space="preserve"> entre o auditor e os responsáveis pela governança, além de aumentar a atenção da administração e dos responsáveis pela governança às divulgações nas demonstrações contábeis sobre as quais é feita referência no relatório dos auditores.</w:t>
      </w:r>
    </w:p>
    <w:p w14:paraId="6782EB13" w14:textId="77777777" w:rsidR="00ED39BF" w:rsidRPr="00861553" w:rsidRDefault="00ED39BF" w:rsidP="00ED39BF">
      <w:pPr>
        <w:spacing w:after="0" w:line="240" w:lineRule="auto"/>
      </w:pPr>
    </w:p>
    <w:p w14:paraId="248134CF" w14:textId="77777777" w:rsidR="00ED39BF" w:rsidRPr="00133DC1" w:rsidDel="00CF7894"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A NBC T</w:t>
      </w:r>
      <w:r w:rsidRPr="00133DC1" w:rsidDel="00CF7894">
        <w:rPr>
          <w:rFonts w:ascii="Times New Roman" w:hAnsi="Times New Roman"/>
          <w:sz w:val="24"/>
          <w:szCs w:val="24"/>
        </w:rPr>
        <w:t>A 320</w:t>
      </w:r>
      <w:r>
        <w:rPr>
          <w:rFonts w:ascii="Times New Roman" w:hAnsi="Times New Roman"/>
          <w:sz w:val="24"/>
          <w:szCs w:val="24"/>
        </w:rPr>
        <w:t xml:space="preserve"> – Materialidade no Planejamento e na Execução da Auditoria</w:t>
      </w:r>
      <w:r w:rsidRPr="00133DC1">
        <w:rPr>
          <w:rFonts w:ascii="Times New Roman" w:hAnsi="Times New Roman"/>
          <w:sz w:val="24"/>
          <w:szCs w:val="24"/>
        </w:rPr>
        <w:t>, item 4,</w:t>
      </w:r>
      <w:r w:rsidRPr="00133DC1" w:rsidDel="00CF7894">
        <w:rPr>
          <w:rFonts w:ascii="Times New Roman" w:hAnsi="Times New Roman"/>
          <w:sz w:val="24"/>
          <w:szCs w:val="24"/>
        </w:rPr>
        <w:t xml:space="preserve"> </w:t>
      </w:r>
      <w:r w:rsidRPr="00133DC1">
        <w:rPr>
          <w:rFonts w:ascii="Times New Roman" w:hAnsi="Times New Roman"/>
          <w:sz w:val="24"/>
          <w:szCs w:val="24"/>
        </w:rPr>
        <w:t>explica que é razoável que o auditor assuma que os usuários das demonstrações contábeis</w:t>
      </w:r>
      <w:r w:rsidRPr="00133DC1" w:rsidDel="00CF7894">
        <w:rPr>
          <w:rFonts w:ascii="Times New Roman" w:hAnsi="Times New Roman"/>
          <w:sz w:val="24"/>
          <w:szCs w:val="24"/>
        </w:rPr>
        <w:t xml:space="preserve">: </w:t>
      </w:r>
    </w:p>
    <w:p w14:paraId="0BD3BB2D" w14:textId="77777777" w:rsidR="00ED39BF" w:rsidRPr="00133DC1" w:rsidDel="00CF7894" w:rsidRDefault="00ED39BF">
      <w:pPr>
        <w:pStyle w:val="PargrafodaLista"/>
        <w:widowControl w:val="0"/>
        <w:numPr>
          <w:ilvl w:val="0"/>
          <w:numId w:val="258"/>
        </w:numPr>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possuam conhecimento razoável de negócios, atividades econômicas</w:t>
      </w:r>
      <w:r>
        <w:rPr>
          <w:rFonts w:ascii="Times New Roman" w:hAnsi="Times New Roman"/>
          <w:sz w:val="24"/>
          <w:szCs w:val="24"/>
        </w:rPr>
        <w:t xml:space="preserve"> e</w:t>
      </w:r>
      <w:r w:rsidRPr="00133DC1">
        <w:rPr>
          <w:rFonts w:ascii="Times New Roman" w:hAnsi="Times New Roman"/>
          <w:sz w:val="24"/>
          <w:szCs w:val="24"/>
        </w:rPr>
        <w:t xml:space="preserve"> contabilidade, além da disposição de estudar as informações das demonstrações contábeis com razoável diligência</w:t>
      </w:r>
      <w:r w:rsidRPr="00133DC1" w:rsidDel="00CF7894">
        <w:rPr>
          <w:rFonts w:ascii="Times New Roman" w:hAnsi="Times New Roman"/>
          <w:sz w:val="24"/>
          <w:szCs w:val="24"/>
        </w:rPr>
        <w:t>;</w:t>
      </w:r>
      <w:r w:rsidRPr="00133DC1">
        <w:rPr>
          <w:rFonts w:ascii="Times New Roman" w:hAnsi="Times New Roman"/>
          <w:sz w:val="24"/>
          <w:szCs w:val="24"/>
        </w:rPr>
        <w:t xml:space="preserve"> </w:t>
      </w:r>
    </w:p>
    <w:p w14:paraId="54C055E2" w14:textId="77777777" w:rsidR="00ED39BF" w:rsidRPr="00133DC1" w:rsidDel="00CF7894" w:rsidRDefault="00ED39BF">
      <w:pPr>
        <w:pStyle w:val="PargrafodaLista"/>
        <w:widowControl w:val="0"/>
        <w:numPr>
          <w:ilvl w:val="0"/>
          <w:numId w:val="258"/>
        </w:numPr>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entendam que as demonstrações contábeis são elaboradas, apresentadas e auditadas</w:t>
      </w:r>
      <w:r>
        <w:rPr>
          <w:rFonts w:ascii="Times New Roman" w:hAnsi="Times New Roman"/>
          <w:sz w:val="24"/>
          <w:szCs w:val="24"/>
        </w:rPr>
        <w:t>,</w:t>
      </w:r>
      <w:r w:rsidRPr="00133DC1">
        <w:rPr>
          <w:rFonts w:ascii="Times New Roman" w:hAnsi="Times New Roman"/>
          <w:sz w:val="24"/>
          <w:szCs w:val="24"/>
        </w:rPr>
        <w:t xml:space="preserve"> considerando níveis de materialidade</w:t>
      </w:r>
      <w:r w:rsidRPr="00133DC1" w:rsidDel="00CF7894">
        <w:rPr>
          <w:rFonts w:ascii="Times New Roman" w:hAnsi="Times New Roman"/>
          <w:sz w:val="24"/>
          <w:szCs w:val="24"/>
        </w:rPr>
        <w:t>;</w:t>
      </w:r>
    </w:p>
    <w:p w14:paraId="71ABA334" w14:textId="77777777" w:rsidR="00ED39BF" w:rsidRPr="00133DC1" w:rsidDel="00CF7894" w:rsidRDefault="00ED39BF">
      <w:pPr>
        <w:pStyle w:val="PargrafodaLista"/>
        <w:widowControl w:val="0"/>
        <w:numPr>
          <w:ilvl w:val="0"/>
          <w:numId w:val="258"/>
        </w:numPr>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r</w:t>
      </w:r>
      <w:r w:rsidRPr="00133DC1" w:rsidDel="00CF7894">
        <w:rPr>
          <w:rFonts w:ascii="Times New Roman" w:hAnsi="Times New Roman"/>
          <w:sz w:val="24"/>
          <w:szCs w:val="24"/>
        </w:rPr>
        <w:t>eco</w:t>
      </w:r>
      <w:r w:rsidRPr="00133DC1">
        <w:rPr>
          <w:rFonts w:ascii="Times New Roman" w:hAnsi="Times New Roman"/>
          <w:sz w:val="24"/>
          <w:szCs w:val="24"/>
        </w:rPr>
        <w:t>nheçam as incertezas inerentes à mensuração de valores com base no uso de estimativas, julgamento</w:t>
      </w:r>
      <w:r>
        <w:rPr>
          <w:rFonts w:ascii="Times New Roman" w:hAnsi="Times New Roman"/>
          <w:sz w:val="24"/>
          <w:szCs w:val="24"/>
        </w:rPr>
        <w:t>s</w:t>
      </w:r>
      <w:r w:rsidRPr="00133DC1">
        <w:rPr>
          <w:rFonts w:ascii="Times New Roman" w:hAnsi="Times New Roman"/>
          <w:sz w:val="24"/>
          <w:szCs w:val="24"/>
        </w:rPr>
        <w:t xml:space="preserve"> e a consideração sobre eventos futuros; e</w:t>
      </w:r>
    </w:p>
    <w:p w14:paraId="60A0F581" w14:textId="77777777" w:rsidR="00ED39BF" w:rsidRPr="00133DC1" w:rsidDel="00CF7894" w:rsidRDefault="00ED39BF">
      <w:pPr>
        <w:pStyle w:val="PargrafodaLista"/>
        <w:widowControl w:val="0"/>
        <w:numPr>
          <w:ilvl w:val="0"/>
          <w:numId w:val="258"/>
        </w:numPr>
        <w:spacing w:after="120" w:line="240" w:lineRule="auto"/>
        <w:ind w:left="993" w:hanging="426"/>
        <w:contextualSpacing w:val="0"/>
        <w:jc w:val="both"/>
        <w:rPr>
          <w:rFonts w:ascii="Times New Roman" w:hAnsi="Times New Roman"/>
          <w:sz w:val="24"/>
          <w:szCs w:val="24"/>
        </w:rPr>
      </w:pPr>
      <w:r w:rsidRPr="00133DC1">
        <w:rPr>
          <w:rFonts w:ascii="Times New Roman" w:hAnsi="Times New Roman"/>
          <w:sz w:val="24"/>
          <w:szCs w:val="24"/>
        </w:rPr>
        <w:t>tomem decisões econômicas razoáveis com base nas informações das demonstrações contábeis</w:t>
      </w:r>
      <w:r w:rsidRPr="00133DC1" w:rsidDel="00CF7894">
        <w:rPr>
          <w:rFonts w:ascii="Times New Roman" w:hAnsi="Times New Roman"/>
          <w:sz w:val="24"/>
          <w:szCs w:val="24"/>
        </w:rPr>
        <w:t>.</w:t>
      </w:r>
    </w:p>
    <w:p w14:paraId="19F73A32" w14:textId="77777777" w:rsidR="00ED39BF" w:rsidRPr="00133DC1" w:rsidRDefault="00ED39BF" w:rsidP="00ED39BF">
      <w:pPr>
        <w:pStyle w:val="PargrafodaLista"/>
        <w:tabs>
          <w:tab w:val="left" w:pos="1530"/>
        </w:tabs>
        <w:spacing w:after="0" w:line="240" w:lineRule="auto"/>
        <w:ind w:left="547"/>
        <w:contextualSpacing w:val="0"/>
        <w:jc w:val="both"/>
        <w:rPr>
          <w:rFonts w:ascii="Times New Roman" w:hAnsi="Times New Roman"/>
          <w:sz w:val="24"/>
          <w:szCs w:val="24"/>
        </w:rPr>
      </w:pPr>
      <w:r w:rsidRPr="00133DC1">
        <w:rPr>
          <w:rFonts w:ascii="Times New Roman" w:hAnsi="Times New Roman"/>
          <w:sz w:val="24"/>
          <w:szCs w:val="24"/>
        </w:rPr>
        <w:t>Como o relatório do auditor acompanha as demonstrações contábeis auditadas, considera-se que os usuários do relatório do auditor são os mesmos usuários previstos das demonstrações contábeis</w:t>
      </w:r>
      <w:r w:rsidRPr="00133DC1" w:rsidDel="00CF7894">
        <w:rPr>
          <w:rFonts w:ascii="Times New Roman" w:hAnsi="Times New Roman"/>
          <w:sz w:val="24"/>
          <w:szCs w:val="24"/>
        </w:rPr>
        <w:t>.</w:t>
      </w:r>
      <w:r w:rsidRPr="00133DC1">
        <w:rPr>
          <w:rFonts w:ascii="Times New Roman" w:hAnsi="Times New Roman"/>
          <w:sz w:val="24"/>
          <w:szCs w:val="24"/>
        </w:rPr>
        <w:t xml:space="preserve"> </w:t>
      </w:r>
    </w:p>
    <w:p w14:paraId="3C804BF5" w14:textId="77777777" w:rsidR="00ED39BF" w:rsidRPr="00861553" w:rsidRDefault="00ED39BF" w:rsidP="00ED39BF">
      <w:pPr>
        <w:spacing w:after="0" w:line="240" w:lineRule="auto"/>
      </w:pPr>
    </w:p>
    <w:p w14:paraId="20EECDE6" w14:textId="77777777" w:rsidR="00ED39BF" w:rsidRPr="00133DC1" w:rsidRDefault="00ED39BF" w:rsidP="00ED39BF">
      <w:pPr>
        <w:tabs>
          <w:tab w:val="left" w:pos="1530"/>
        </w:tabs>
        <w:spacing w:after="0" w:line="240" w:lineRule="auto"/>
        <w:jc w:val="both"/>
        <w:rPr>
          <w:rFonts w:ascii="Times New Roman" w:hAnsi="Times New Roman"/>
          <w:sz w:val="24"/>
          <w:szCs w:val="24"/>
        </w:rPr>
      </w:pPr>
      <w:r w:rsidRPr="00133DC1">
        <w:rPr>
          <w:rFonts w:ascii="Times New Roman" w:hAnsi="Times New Roman"/>
          <w:i/>
          <w:sz w:val="24"/>
          <w:szCs w:val="24"/>
        </w:rPr>
        <w:t>Relação entre os principais assuntos de auditoria, a opinião do auditor e outros elementos do relatório d</w:t>
      </w:r>
      <w:r>
        <w:rPr>
          <w:rFonts w:ascii="Times New Roman" w:hAnsi="Times New Roman"/>
          <w:i/>
          <w:sz w:val="24"/>
          <w:szCs w:val="24"/>
        </w:rPr>
        <w:t>o</w:t>
      </w:r>
      <w:r w:rsidRPr="00133DC1">
        <w:rPr>
          <w:rFonts w:ascii="Times New Roman" w:hAnsi="Times New Roman"/>
          <w:i/>
          <w:sz w:val="24"/>
          <w:szCs w:val="24"/>
        </w:rPr>
        <w:t xml:space="preserve"> auditor sobre as demonstrações contábeis</w:t>
      </w:r>
      <w:r w:rsidRPr="00133DC1">
        <w:rPr>
          <w:rFonts w:ascii="Times New Roman" w:hAnsi="Times New Roman"/>
          <w:b/>
          <w:sz w:val="24"/>
          <w:szCs w:val="24"/>
        </w:rPr>
        <w:t xml:space="preserve"> </w:t>
      </w:r>
      <w:r w:rsidRPr="00133DC1">
        <w:rPr>
          <w:rFonts w:ascii="Times New Roman" w:hAnsi="Times New Roman"/>
          <w:sz w:val="24"/>
          <w:szCs w:val="24"/>
        </w:rPr>
        <w:t>(ver itens 4, 12 e 15)</w:t>
      </w:r>
    </w:p>
    <w:p w14:paraId="045DA682" w14:textId="77777777" w:rsidR="00ED39BF" w:rsidRPr="00133DC1" w:rsidRDefault="00ED39BF" w:rsidP="00ED39BF">
      <w:pPr>
        <w:tabs>
          <w:tab w:val="left" w:pos="1530"/>
        </w:tabs>
        <w:spacing w:after="0" w:line="240" w:lineRule="auto"/>
        <w:jc w:val="both"/>
        <w:rPr>
          <w:rFonts w:ascii="Times New Roman" w:hAnsi="Times New Roman"/>
          <w:sz w:val="24"/>
          <w:szCs w:val="24"/>
        </w:rPr>
      </w:pPr>
    </w:p>
    <w:p w14:paraId="17C97450"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A NBC TA 700, itens 10 a 15 e A1 a A1</w:t>
      </w:r>
      <w:r>
        <w:rPr>
          <w:rFonts w:ascii="Times New Roman" w:hAnsi="Times New Roman"/>
          <w:sz w:val="24"/>
          <w:szCs w:val="24"/>
        </w:rPr>
        <w:t>5</w:t>
      </w:r>
      <w:r w:rsidRPr="00133DC1">
        <w:rPr>
          <w:rFonts w:ascii="Times New Roman" w:hAnsi="Times New Roman"/>
          <w:sz w:val="24"/>
          <w:szCs w:val="24"/>
        </w:rPr>
        <w:t>, estabelece os requisitos e fornece orientação sobre a formação da opinião sobre as demonstrações contábeis. A comunicação dos principais assuntos de auditoria não substitui as divulgações requeridas da administração nas demonstrações contábeis, de acordo com a estrutura de relatório financeiro aplicável ou necessárias para atingir o objetivo d</w:t>
      </w:r>
      <w:r>
        <w:rPr>
          <w:rFonts w:ascii="Times New Roman" w:hAnsi="Times New Roman"/>
          <w:sz w:val="24"/>
          <w:szCs w:val="24"/>
        </w:rPr>
        <w:t>a</w:t>
      </w:r>
      <w:r w:rsidRPr="00133DC1">
        <w:rPr>
          <w:rFonts w:ascii="Times New Roman" w:hAnsi="Times New Roman"/>
          <w:sz w:val="24"/>
          <w:szCs w:val="24"/>
        </w:rPr>
        <w:t xml:space="preserve"> apresentação adequada. A NBC TA 705, item A7, trata das circunstâncias em que o auditor conclui que existe distorção relevante </w:t>
      </w:r>
      <w:r>
        <w:rPr>
          <w:rFonts w:ascii="Times New Roman" w:hAnsi="Times New Roman"/>
          <w:sz w:val="24"/>
          <w:szCs w:val="24"/>
        </w:rPr>
        <w:t>referente às divulgações nas</w:t>
      </w:r>
      <w:r w:rsidRPr="00133DC1">
        <w:rPr>
          <w:rFonts w:ascii="Times New Roman" w:hAnsi="Times New Roman"/>
          <w:sz w:val="24"/>
          <w:szCs w:val="24"/>
        </w:rPr>
        <w:t xml:space="preserve"> demonstrações contábeis.</w:t>
      </w:r>
    </w:p>
    <w:p w14:paraId="267FE58D" w14:textId="77777777" w:rsidR="00ED39BF" w:rsidRPr="00861553" w:rsidRDefault="00ED39BF" w:rsidP="00ED39BF">
      <w:pPr>
        <w:spacing w:after="0" w:line="240" w:lineRule="auto"/>
      </w:pPr>
    </w:p>
    <w:p w14:paraId="13960673"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Quando o auditor emite opinião com ressalva ou adversa de acordo com a NBC TA 705, o assunto que deu origem à opinião modificada deve ser explicitado na seção Base da opinião com ressalva ou opinião adversa, contribuindo para que os usuários previstos entendam e identifiquem tais circunstâncias quando elas ocorrem. A apresentação separada desse assunto em relação à comunicação dos outros principais assuntos de auditoria, descritos em seção específica do relatório com o título “Principais assuntos de auditoria”, proporciona ao primeiro assunto (que requereu modificação na opinião) </w:t>
      </w:r>
      <w:r>
        <w:rPr>
          <w:rFonts w:ascii="Times New Roman" w:hAnsi="Times New Roman"/>
          <w:sz w:val="24"/>
          <w:szCs w:val="24"/>
        </w:rPr>
        <w:t>o destaque</w:t>
      </w:r>
      <w:r w:rsidRPr="00133DC1">
        <w:rPr>
          <w:rFonts w:ascii="Times New Roman" w:hAnsi="Times New Roman"/>
          <w:sz w:val="24"/>
          <w:szCs w:val="24"/>
        </w:rPr>
        <w:t xml:space="preserve"> adequad</w:t>
      </w:r>
      <w:r>
        <w:rPr>
          <w:rFonts w:ascii="Times New Roman" w:hAnsi="Times New Roman"/>
          <w:sz w:val="24"/>
          <w:szCs w:val="24"/>
        </w:rPr>
        <w:t>o</w:t>
      </w:r>
      <w:r w:rsidRPr="00133DC1">
        <w:rPr>
          <w:rFonts w:ascii="Times New Roman" w:hAnsi="Times New Roman"/>
          <w:sz w:val="24"/>
          <w:szCs w:val="24"/>
        </w:rPr>
        <w:t xml:space="preserve"> no relatório </w:t>
      </w:r>
      <w:r>
        <w:rPr>
          <w:rFonts w:ascii="Times New Roman" w:hAnsi="Times New Roman"/>
          <w:sz w:val="24"/>
          <w:szCs w:val="24"/>
        </w:rPr>
        <w:t>(ver item 15)</w:t>
      </w:r>
      <w:r w:rsidRPr="00133DC1">
        <w:rPr>
          <w:rFonts w:ascii="Times New Roman" w:hAnsi="Times New Roman"/>
          <w:sz w:val="24"/>
          <w:szCs w:val="24"/>
        </w:rPr>
        <w:t>. O Apêndice da NBC TA 705</w:t>
      </w:r>
      <w:r>
        <w:rPr>
          <w:rFonts w:ascii="Times New Roman" w:hAnsi="Times New Roman"/>
          <w:sz w:val="24"/>
          <w:szCs w:val="24"/>
        </w:rPr>
        <w:t xml:space="preserve"> </w:t>
      </w:r>
      <w:r w:rsidRPr="00133DC1">
        <w:rPr>
          <w:rFonts w:ascii="Times New Roman" w:hAnsi="Times New Roman"/>
          <w:sz w:val="24"/>
          <w:szCs w:val="24"/>
        </w:rPr>
        <w:t xml:space="preserve">inclui exemplos ilustrativos da forma como a redação da introdução na seção “Principais assuntos de auditoria” é afetada na situação em que o auditor emite opinião com ressalva ou adversa e o seu relatório apresenta também os principais assuntos de auditoria. O item A58 ilustra de que forma a seção “Principais assuntos de auditoria” é apresentada quando o auditor tiver concluído que não existem outros principais assuntos de auditoria a </w:t>
      </w:r>
      <w:r>
        <w:rPr>
          <w:rFonts w:ascii="Times New Roman" w:hAnsi="Times New Roman"/>
          <w:sz w:val="24"/>
          <w:szCs w:val="24"/>
        </w:rPr>
        <w:t xml:space="preserve">serem </w:t>
      </w:r>
      <w:r w:rsidRPr="00133DC1">
        <w:rPr>
          <w:rFonts w:ascii="Times New Roman" w:hAnsi="Times New Roman"/>
          <w:sz w:val="24"/>
          <w:szCs w:val="24"/>
        </w:rPr>
        <w:t>comunica</w:t>
      </w:r>
      <w:r>
        <w:rPr>
          <w:rFonts w:ascii="Times New Roman" w:hAnsi="Times New Roman"/>
          <w:sz w:val="24"/>
          <w:szCs w:val="24"/>
        </w:rPr>
        <w:t>dos</w:t>
      </w:r>
      <w:r w:rsidRPr="00133DC1">
        <w:rPr>
          <w:rFonts w:ascii="Times New Roman" w:hAnsi="Times New Roman"/>
          <w:sz w:val="24"/>
          <w:szCs w:val="24"/>
        </w:rPr>
        <w:t xml:space="preserve"> no seu relatório, além daqueles tratados na seção “Base da opinião com ressalva ou adversa” ou na seção “Incerteza </w:t>
      </w:r>
      <w:r>
        <w:rPr>
          <w:rFonts w:ascii="Times New Roman" w:hAnsi="Times New Roman"/>
          <w:sz w:val="24"/>
          <w:szCs w:val="24"/>
        </w:rPr>
        <w:t>relevante</w:t>
      </w:r>
      <w:r w:rsidRPr="00133DC1">
        <w:rPr>
          <w:rFonts w:ascii="Times New Roman" w:hAnsi="Times New Roman"/>
          <w:sz w:val="24"/>
          <w:szCs w:val="24"/>
        </w:rPr>
        <w:t xml:space="preserve"> quanto à continuidade operacional” do seu relatório. </w:t>
      </w:r>
    </w:p>
    <w:p w14:paraId="7D823467" w14:textId="77777777" w:rsidR="00ED39BF" w:rsidRPr="00861553" w:rsidRDefault="00ED39BF" w:rsidP="00ED39BF">
      <w:pPr>
        <w:spacing w:after="0" w:line="240" w:lineRule="auto"/>
      </w:pPr>
    </w:p>
    <w:p w14:paraId="07215054" w14:textId="77777777" w:rsidR="00ED39BF" w:rsidRPr="00133DC1"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 xml:space="preserve">Quando o auditor emite </w:t>
      </w:r>
      <w:r>
        <w:rPr>
          <w:rFonts w:ascii="Times New Roman" w:hAnsi="Times New Roman"/>
          <w:sz w:val="24"/>
          <w:szCs w:val="24"/>
        </w:rPr>
        <w:t>uma</w:t>
      </w:r>
      <w:r w:rsidRPr="00133DC1">
        <w:rPr>
          <w:rFonts w:ascii="Times New Roman" w:hAnsi="Times New Roman"/>
          <w:sz w:val="24"/>
          <w:szCs w:val="24"/>
        </w:rPr>
        <w:t xml:space="preserve"> opinião com ressalva ou adversa, a comunicação dos outros principais assuntos de auditoria continua </w:t>
      </w:r>
      <w:r>
        <w:rPr>
          <w:rFonts w:ascii="Times New Roman" w:hAnsi="Times New Roman"/>
          <w:sz w:val="24"/>
          <w:szCs w:val="24"/>
        </w:rPr>
        <w:t>sendo</w:t>
      </w:r>
      <w:r w:rsidRPr="00133DC1">
        <w:rPr>
          <w:rFonts w:ascii="Times New Roman" w:hAnsi="Times New Roman"/>
          <w:sz w:val="24"/>
          <w:szCs w:val="24"/>
        </w:rPr>
        <w:t xml:space="preserve"> importante para aumentar o entendimento da auditoria pelos usuários previstos e, portanto, aplicam-se os requisitos para determinar os principais assuntos de auditoria. No entanto, como </w:t>
      </w:r>
      <w:r>
        <w:rPr>
          <w:rFonts w:ascii="Times New Roman" w:hAnsi="Times New Roman"/>
          <w:sz w:val="24"/>
          <w:szCs w:val="24"/>
        </w:rPr>
        <w:t>uma</w:t>
      </w:r>
      <w:r w:rsidRPr="00133DC1">
        <w:rPr>
          <w:rFonts w:ascii="Times New Roman" w:hAnsi="Times New Roman"/>
          <w:sz w:val="24"/>
          <w:szCs w:val="24"/>
        </w:rPr>
        <w:t xml:space="preserve"> opinião adversa é emitida nos casos em que o auditor tiver concluído que as distorções, individualmente ou em conjunto, são relevantes e generalizadas nas demonstrações contábeis (</w:t>
      </w:r>
      <w:r>
        <w:rPr>
          <w:rFonts w:ascii="Times New Roman" w:hAnsi="Times New Roman"/>
          <w:sz w:val="24"/>
          <w:szCs w:val="24"/>
        </w:rPr>
        <w:t xml:space="preserve">ver </w:t>
      </w:r>
      <w:r w:rsidRPr="00133DC1">
        <w:rPr>
          <w:rFonts w:ascii="Times New Roman" w:hAnsi="Times New Roman"/>
          <w:sz w:val="24"/>
          <w:szCs w:val="24"/>
        </w:rPr>
        <w:t>item 8 da NBC TA 705):</w:t>
      </w:r>
    </w:p>
    <w:p w14:paraId="24135233" w14:textId="77777777" w:rsidR="00ED39BF" w:rsidRPr="00133DC1"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133DC1">
        <w:rPr>
          <w:rFonts w:ascii="Times New Roman" w:hAnsi="Times New Roman"/>
          <w:sz w:val="24"/>
          <w:szCs w:val="24"/>
        </w:rPr>
        <w:t xml:space="preserve">dependendo da importância do assunto que tiver dado origem à opinião adversa, o auditor pode </w:t>
      </w:r>
      <w:r>
        <w:rPr>
          <w:rFonts w:ascii="Times New Roman" w:hAnsi="Times New Roman"/>
          <w:sz w:val="24"/>
          <w:szCs w:val="24"/>
        </w:rPr>
        <w:t>determina</w:t>
      </w:r>
      <w:r w:rsidRPr="00133DC1">
        <w:rPr>
          <w:rFonts w:ascii="Times New Roman" w:hAnsi="Times New Roman"/>
          <w:sz w:val="24"/>
          <w:szCs w:val="24"/>
        </w:rPr>
        <w:t>r que nenhum outro assunto é principal assunto de auditoria. Nesses casos, aplica-se o requisito do item 15 (ver item A58);</w:t>
      </w:r>
    </w:p>
    <w:p w14:paraId="14454466" w14:textId="77777777" w:rsidR="00ED39BF" w:rsidRPr="00133DC1"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sidRPr="00133DC1">
        <w:rPr>
          <w:rFonts w:ascii="Times New Roman" w:hAnsi="Times New Roman"/>
          <w:sz w:val="24"/>
          <w:szCs w:val="24"/>
        </w:rPr>
        <w:t>se ficar determinado que um ou mais assuntos, além daquele que deu origem à opinião adversa, são principais assuntos de auditoria, é particularmente importante que a descrição desses outros principais assuntos de auditoria não implique que as demonstrações contábeis</w:t>
      </w:r>
      <w:r>
        <w:rPr>
          <w:rFonts w:ascii="Times New Roman" w:hAnsi="Times New Roman"/>
          <w:sz w:val="24"/>
          <w:szCs w:val="24"/>
        </w:rPr>
        <w:t xml:space="preserve"> tomadas em conjunto</w:t>
      </w:r>
      <w:r w:rsidRPr="00133DC1">
        <w:rPr>
          <w:rFonts w:ascii="Times New Roman" w:hAnsi="Times New Roman"/>
          <w:sz w:val="24"/>
          <w:szCs w:val="24"/>
        </w:rPr>
        <w:t xml:space="preserve"> sejam mais fidedignas com relação a esses assuntos do que seria apropriado às circunstâncias, tendo em conta a opinião adversa (ver item A47).</w:t>
      </w:r>
    </w:p>
    <w:p w14:paraId="405DB6AD" w14:textId="77777777" w:rsidR="00ED39BF" w:rsidRDefault="00ED39BF" w:rsidP="00ED39BF">
      <w:pPr>
        <w:pStyle w:val="PargrafodaLista"/>
        <w:tabs>
          <w:tab w:val="left" w:pos="1080"/>
          <w:tab w:val="left" w:pos="4770"/>
        </w:tabs>
        <w:spacing w:after="0" w:line="240" w:lineRule="auto"/>
        <w:ind w:left="1094"/>
        <w:contextualSpacing w:val="0"/>
        <w:jc w:val="both"/>
        <w:rPr>
          <w:rFonts w:ascii="Times New Roman" w:hAnsi="Times New Roman"/>
          <w:sz w:val="24"/>
          <w:szCs w:val="24"/>
        </w:rPr>
      </w:pPr>
    </w:p>
    <w:p w14:paraId="6635D879"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b/>
          <w:sz w:val="24"/>
          <w:szCs w:val="24"/>
        </w:rPr>
      </w:pPr>
      <w:r w:rsidRPr="00133DC1">
        <w:rPr>
          <w:rFonts w:ascii="Times New Roman" w:hAnsi="Times New Roman"/>
          <w:sz w:val="24"/>
          <w:szCs w:val="24"/>
        </w:rPr>
        <w:t>A NBC TA 706</w:t>
      </w:r>
      <w:r>
        <w:rPr>
          <w:rFonts w:ascii="Times New Roman" w:hAnsi="Times New Roman"/>
          <w:sz w:val="24"/>
          <w:szCs w:val="24"/>
        </w:rPr>
        <w:t xml:space="preserve"> – Parágrafos de Ênfase e Parágrafos de Outros Assuntos no Relatório do Auditor Independente </w:t>
      </w:r>
      <w:r w:rsidRPr="00133DC1">
        <w:rPr>
          <w:rFonts w:ascii="Times New Roman" w:hAnsi="Times New Roman"/>
          <w:sz w:val="24"/>
          <w:szCs w:val="24"/>
        </w:rPr>
        <w:t>estabelece diretrizes para o auditor de demonstrações contábeis de todas as entidades incluir, quando considerar necessário, outras comunicações em seu relatório</w:t>
      </w:r>
      <w:r>
        <w:rPr>
          <w:rFonts w:ascii="Times New Roman" w:hAnsi="Times New Roman"/>
          <w:sz w:val="24"/>
          <w:szCs w:val="24"/>
        </w:rPr>
        <w:t>, por meio do uso de</w:t>
      </w:r>
      <w:r w:rsidRPr="00133DC1">
        <w:rPr>
          <w:rFonts w:ascii="Times New Roman" w:hAnsi="Times New Roman"/>
          <w:sz w:val="24"/>
          <w:szCs w:val="24"/>
        </w:rPr>
        <w:t xml:space="preserve"> parágrafos de ênfase e ou de outros assuntos. Nesses casos, esses parágrafos são apresentados separadamente da seção “Principais assuntos de auditoria” </w:t>
      </w:r>
      <w:r>
        <w:rPr>
          <w:rFonts w:ascii="Times New Roman" w:hAnsi="Times New Roman"/>
          <w:sz w:val="24"/>
          <w:szCs w:val="24"/>
        </w:rPr>
        <w:t>n</w:t>
      </w:r>
      <w:r w:rsidRPr="00133DC1">
        <w:rPr>
          <w:rFonts w:ascii="Times New Roman" w:hAnsi="Times New Roman"/>
          <w:sz w:val="24"/>
          <w:szCs w:val="24"/>
        </w:rPr>
        <w:t xml:space="preserve">o relatório </w:t>
      </w:r>
      <w:r>
        <w:rPr>
          <w:rFonts w:ascii="Times New Roman" w:hAnsi="Times New Roman"/>
          <w:sz w:val="24"/>
          <w:szCs w:val="24"/>
        </w:rPr>
        <w:t>do auditor</w:t>
      </w:r>
      <w:r w:rsidRPr="00133DC1">
        <w:rPr>
          <w:rFonts w:ascii="Times New Roman" w:hAnsi="Times New Roman"/>
          <w:sz w:val="24"/>
          <w:szCs w:val="24"/>
        </w:rPr>
        <w:t>. Quando for concluído que o assunto é principal assunto de auditoria, o uso de tais parágrafos não substitui a descrição de cada principal assunto de auditoria</w:t>
      </w:r>
      <w:r>
        <w:rPr>
          <w:rFonts w:ascii="Times New Roman" w:hAnsi="Times New Roman"/>
          <w:sz w:val="24"/>
          <w:szCs w:val="24"/>
        </w:rPr>
        <w:t>,</w:t>
      </w:r>
      <w:r w:rsidRPr="00133DC1">
        <w:rPr>
          <w:rFonts w:ascii="Times New Roman" w:hAnsi="Times New Roman"/>
          <w:sz w:val="24"/>
          <w:szCs w:val="24"/>
        </w:rPr>
        <w:t xml:space="preserve"> de acordo com o item 13 (ver itens 8(b) e 10(b) da NBC TA 706). Os itens A1 a A3 da NBC TA 706</w:t>
      </w:r>
      <w:r>
        <w:rPr>
          <w:rFonts w:ascii="Times New Roman" w:hAnsi="Times New Roman"/>
          <w:sz w:val="24"/>
          <w:szCs w:val="24"/>
        </w:rPr>
        <w:t xml:space="preserve"> </w:t>
      </w:r>
      <w:r w:rsidRPr="00133DC1">
        <w:rPr>
          <w:rFonts w:ascii="Times New Roman" w:hAnsi="Times New Roman"/>
          <w:sz w:val="24"/>
          <w:szCs w:val="24"/>
        </w:rPr>
        <w:t>fornecem orientações</w:t>
      </w:r>
      <w:r>
        <w:rPr>
          <w:rFonts w:ascii="Times New Roman" w:hAnsi="Times New Roman"/>
          <w:sz w:val="24"/>
          <w:szCs w:val="24"/>
        </w:rPr>
        <w:t xml:space="preserve"> adicionais</w:t>
      </w:r>
      <w:r w:rsidRPr="00133DC1">
        <w:rPr>
          <w:rFonts w:ascii="Times New Roman" w:hAnsi="Times New Roman"/>
          <w:sz w:val="24"/>
          <w:szCs w:val="24"/>
        </w:rPr>
        <w:t xml:space="preserve"> sobre a relação entre os principais assuntos de auditoria e os parágrafos de ênfase de acordo com aquela norma. </w:t>
      </w:r>
    </w:p>
    <w:p w14:paraId="3ABE7AB1" w14:textId="77777777" w:rsidR="00ED39BF" w:rsidRPr="00861553" w:rsidRDefault="00ED39BF" w:rsidP="00ED39BF">
      <w:pPr>
        <w:tabs>
          <w:tab w:val="center" w:pos="4252"/>
          <w:tab w:val="right" w:pos="8504"/>
        </w:tabs>
        <w:spacing w:after="0" w:line="240" w:lineRule="auto"/>
      </w:pPr>
    </w:p>
    <w:p w14:paraId="38759EE2" w14:textId="77777777" w:rsidR="00ED39BF" w:rsidRDefault="00ED39BF" w:rsidP="00ED39BF">
      <w:pPr>
        <w:pStyle w:val="PargrafodaLista"/>
        <w:spacing w:after="0" w:line="240" w:lineRule="auto"/>
        <w:ind w:left="0"/>
        <w:contextualSpacing w:val="0"/>
        <w:jc w:val="both"/>
        <w:rPr>
          <w:rFonts w:ascii="Times New Roman" w:hAnsi="Times New Roman"/>
          <w:sz w:val="24"/>
          <w:szCs w:val="24"/>
        </w:rPr>
      </w:pPr>
      <w:r w:rsidRPr="00133DC1">
        <w:rPr>
          <w:rFonts w:ascii="Times New Roman" w:hAnsi="Times New Roman"/>
          <w:b/>
          <w:sz w:val="24"/>
          <w:szCs w:val="24"/>
        </w:rPr>
        <w:t xml:space="preserve">Determinação dos principais assuntos de auditoria </w:t>
      </w:r>
      <w:r w:rsidRPr="00133DC1">
        <w:rPr>
          <w:rFonts w:ascii="Times New Roman" w:hAnsi="Times New Roman"/>
          <w:sz w:val="24"/>
          <w:szCs w:val="24"/>
        </w:rPr>
        <w:t>(ver itens 9 e10)</w:t>
      </w:r>
    </w:p>
    <w:p w14:paraId="135D21FD" w14:textId="77777777" w:rsidR="00ED39BF" w:rsidRPr="00133DC1" w:rsidRDefault="00ED39BF" w:rsidP="00ED39BF">
      <w:pPr>
        <w:pStyle w:val="PargrafodaLista"/>
        <w:spacing w:after="0" w:line="240" w:lineRule="auto"/>
        <w:contextualSpacing w:val="0"/>
        <w:jc w:val="both"/>
        <w:rPr>
          <w:rFonts w:ascii="Times New Roman" w:hAnsi="Times New Roman"/>
          <w:b/>
          <w:sz w:val="24"/>
          <w:szCs w:val="24"/>
        </w:rPr>
      </w:pPr>
    </w:p>
    <w:p w14:paraId="76EDB13C"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shd w:val="clear" w:color="auto" w:fill="BFBFBF"/>
        </w:rPr>
      </w:pPr>
      <w:r w:rsidRPr="00133DC1">
        <w:rPr>
          <w:rFonts w:ascii="Times New Roman" w:hAnsi="Times New Roman"/>
          <w:sz w:val="24"/>
          <w:szCs w:val="24"/>
        </w:rPr>
        <w:t>O processo de decisão do auditor para determinar os principais assuntos de auditoria visa selecionar um número menor de assuntos entre aqueles comunicados aos responsáveis pela governança e tem por base o julgamento do auditor sobre quais assuntos foram os de maior importância na auditoria das demonstrações contábeis do período corrente.</w:t>
      </w:r>
    </w:p>
    <w:p w14:paraId="17B55232" w14:textId="77777777" w:rsidR="00ED39BF" w:rsidRPr="00861553" w:rsidRDefault="00ED39BF" w:rsidP="00ED39BF">
      <w:pPr>
        <w:tabs>
          <w:tab w:val="center" w:pos="4252"/>
          <w:tab w:val="right" w:pos="8504"/>
        </w:tabs>
        <w:spacing w:after="0" w:line="240" w:lineRule="auto"/>
      </w:pPr>
    </w:p>
    <w:p w14:paraId="221F0455" w14:textId="77777777" w:rsidR="00ED39BF" w:rsidRPr="00133DC1"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133DC1">
        <w:rPr>
          <w:rFonts w:ascii="Times New Roman" w:hAnsi="Times New Roman"/>
          <w:sz w:val="24"/>
          <w:szCs w:val="24"/>
        </w:rPr>
        <w:t>A determinação dos principais assuntos de auditoria pelo auditor se limita aos assuntos de maior importância na auditoria das demonstrações contábeis do período corrente, mesmo quando são apresentadas demonstrações contábeis comparativas e a opinião do auditor se refere a cada um dos períodos para os quais foram apresentadas demonstrações contábeis</w:t>
      </w:r>
      <w:r>
        <w:rPr>
          <w:rFonts w:ascii="Times New Roman" w:hAnsi="Times New Roman"/>
          <w:sz w:val="24"/>
          <w:szCs w:val="24"/>
        </w:rPr>
        <w:t xml:space="preserve"> (ver NBC TA 710 – Informações Comparativas – Valores Correspondentes e Demonstrações Contábeis Comparativas)</w:t>
      </w:r>
      <w:r w:rsidRPr="00133DC1">
        <w:rPr>
          <w:rFonts w:ascii="Times New Roman" w:hAnsi="Times New Roman"/>
          <w:sz w:val="24"/>
          <w:szCs w:val="24"/>
        </w:rPr>
        <w:t>.</w:t>
      </w:r>
    </w:p>
    <w:p w14:paraId="1AF60540" w14:textId="77777777" w:rsidR="00ED39BF" w:rsidRPr="00861553" w:rsidRDefault="00ED39BF" w:rsidP="00ED39BF">
      <w:pPr>
        <w:tabs>
          <w:tab w:val="center" w:pos="4252"/>
          <w:tab w:val="right" w:pos="8504"/>
        </w:tabs>
        <w:spacing w:after="0" w:line="240" w:lineRule="auto"/>
      </w:pPr>
    </w:p>
    <w:p w14:paraId="6B342FF4" w14:textId="77777777" w:rsidR="00ED39BF" w:rsidRPr="00FE0FF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FE0FF9">
        <w:rPr>
          <w:rFonts w:ascii="Times New Roman" w:hAnsi="Times New Roman"/>
          <w:sz w:val="24"/>
          <w:szCs w:val="24"/>
        </w:rPr>
        <w:t xml:space="preserve">Não obstante o fato de que a determinação pelo auditor dos principais assuntos de auditoria se refere às demonstrações contábeis do período corrente e de que esta norma não requer que o auditor atualize os principais assuntos de auditoria constantes do relatório de auditoria do período anterior, pode ser importante </w:t>
      </w:r>
      <w:r>
        <w:rPr>
          <w:rFonts w:ascii="Times New Roman" w:hAnsi="Times New Roman"/>
          <w:sz w:val="24"/>
          <w:szCs w:val="24"/>
        </w:rPr>
        <w:t>para o</w:t>
      </w:r>
      <w:r w:rsidRPr="00FE0FF9">
        <w:rPr>
          <w:rFonts w:ascii="Times New Roman" w:hAnsi="Times New Roman"/>
          <w:sz w:val="24"/>
          <w:szCs w:val="24"/>
        </w:rPr>
        <w:t xml:space="preserve"> auditor avaliar se o assunto que era um principal assunto de auditoria na auditoria das demonstrações contábeis do período anterior continua sendo na auditoria das demonstrações contábeis do período corrente.</w:t>
      </w:r>
    </w:p>
    <w:p w14:paraId="4C209D53" w14:textId="77777777" w:rsidR="00ED39BF" w:rsidRPr="00566452" w:rsidRDefault="00ED39BF" w:rsidP="00ED39BF">
      <w:pPr>
        <w:tabs>
          <w:tab w:val="left" w:pos="1530"/>
        </w:tabs>
        <w:spacing w:after="0" w:line="240" w:lineRule="auto"/>
        <w:jc w:val="both"/>
        <w:rPr>
          <w:rFonts w:ascii="Times New Roman" w:hAnsi="Times New Roman"/>
          <w:sz w:val="24"/>
          <w:szCs w:val="24"/>
        </w:rPr>
      </w:pPr>
    </w:p>
    <w:p w14:paraId="1A405265" w14:textId="77777777" w:rsidR="00ED39BF" w:rsidRPr="00E43C80" w:rsidRDefault="00ED39BF" w:rsidP="00ED39BF">
      <w:pPr>
        <w:tabs>
          <w:tab w:val="left" w:pos="1530"/>
        </w:tabs>
        <w:spacing w:after="0" w:line="240" w:lineRule="auto"/>
        <w:jc w:val="both"/>
        <w:rPr>
          <w:rFonts w:ascii="Times New Roman" w:hAnsi="Times New Roman"/>
          <w:sz w:val="24"/>
          <w:szCs w:val="24"/>
        </w:rPr>
      </w:pPr>
      <w:r w:rsidRPr="00E43C80">
        <w:rPr>
          <w:rFonts w:ascii="Times New Roman" w:hAnsi="Times New Roman"/>
          <w:i/>
          <w:sz w:val="24"/>
          <w:szCs w:val="24"/>
        </w:rPr>
        <w:t xml:space="preserve">Assuntos que exigem atenção significativa do auditor </w:t>
      </w:r>
      <w:r w:rsidRPr="00E43C80">
        <w:rPr>
          <w:rFonts w:ascii="Times New Roman" w:hAnsi="Times New Roman"/>
          <w:sz w:val="24"/>
          <w:szCs w:val="24"/>
        </w:rPr>
        <w:t>(ver item 9)</w:t>
      </w:r>
    </w:p>
    <w:p w14:paraId="30A5ACFB" w14:textId="77777777" w:rsidR="00ED39BF" w:rsidRPr="00E43C80" w:rsidRDefault="00ED39BF" w:rsidP="00ED39BF">
      <w:pPr>
        <w:tabs>
          <w:tab w:val="left" w:pos="1530"/>
        </w:tabs>
        <w:spacing w:after="0" w:line="240" w:lineRule="auto"/>
        <w:jc w:val="both"/>
        <w:rPr>
          <w:rFonts w:ascii="Times New Roman" w:hAnsi="Times New Roman"/>
          <w:sz w:val="24"/>
          <w:szCs w:val="24"/>
        </w:rPr>
      </w:pPr>
    </w:p>
    <w:p w14:paraId="5EE9ED2D" w14:textId="77777777" w:rsidR="00ED39BF" w:rsidRPr="00E43C80"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eastAsia="Calibri" w:hAnsi="Times New Roman"/>
          <w:sz w:val="24"/>
          <w:szCs w:val="24"/>
        </w:rPr>
      </w:pPr>
      <w:r w:rsidRPr="00E43C80">
        <w:rPr>
          <w:rFonts w:ascii="Times New Roman" w:hAnsi="Times New Roman"/>
          <w:sz w:val="24"/>
          <w:szCs w:val="24"/>
        </w:rPr>
        <w:t>O conceito de atenção significativa do auditor reconhece que a auditoria de demonstrações contábeis se baseia em risco e se concentra na identificação e na avaliação dos riscos de distorção relevante nas demonstrações contábeis, estabelecendo e executando procedimentos de auditoria que respondam a esses riscos e obtendo evidências de auditoria suficientes e apropriadas para fundamentar a opinião do auditor. Para determinado saldo de conta, tipo de transação ou divulgação, quanto maior for o risco de distorção relevante no nível das afirmações, maior será o julgamento envolvido no planejamento e na execução de procedimentos de auditoria e avaliação de seus resultados</w:t>
      </w:r>
      <w:r w:rsidRPr="00E43C80">
        <w:rPr>
          <w:rFonts w:ascii="Times New Roman" w:hAnsi="Times New Roman"/>
          <w:spacing w:val="-4"/>
          <w:sz w:val="24"/>
          <w:szCs w:val="24"/>
        </w:rPr>
        <w:t xml:space="preserve">. O auditor deve obter evidência de auditoria mais persuasiva quanto maior for </w:t>
      </w:r>
      <w:r>
        <w:rPr>
          <w:rFonts w:ascii="Times New Roman" w:hAnsi="Times New Roman"/>
          <w:spacing w:val="-4"/>
          <w:sz w:val="24"/>
          <w:szCs w:val="24"/>
        </w:rPr>
        <w:t>o risco avaliado</w:t>
      </w:r>
      <w:r w:rsidRPr="00E43C80">
        <w:rPr>
          <w:rFonts w:ascii="Times New Roman" w:hAnsi="Times New Roman"/>
          <w:spacing w:val="-4"/>
          <w:sz w:val="24"/>
          <w:szCs w:val="24"/>
        </w:rPr>
        <w:t xml:space="preserve"> (NBC TA 330</w:t>
      </w:r>
      <w:r>
        <w:rPr>
          <w:rFonts w:ascii="Times New Roman" w:hAnsi="Times New Roman"/>
          <w:spacing w:val="-4"/>
          <w:sz w:val="24"/>
          <w:szCs w:val="24"/>
        </w:rPr>
        <w:t xml:space="preserve"> – Resposta do Auditor aos Riscos Avaliados</w:t>
      </w:r>
      <w:r w:rsidRPr="00E43C80">
        <w:rPr>
          <w:rFonts w:ascii="Times New Roman" w:hAnsi="Times New Roman"/>
          <w:spacing w:val="-4"/>
          <w:sz w:val="24"/>
          <w:szCs w:val="24"/>
        </w:rPr>
        <w:t>, item</w:t>
      </w:r>
      <w:r>
        <w:rPr>
          <w:rFonts w:ascii="Times New Roman" w:hAnsi="Times New Roman"/>
          <w:spacing w:val="-4"/>
          <w:sz w:val="24"/>
          <w:szCs w:val="24"/>
        </w:rPr>
        <w:t xml:space="preserve"> </w:t>
      </w:r>
      <w:r w:rsidRPr="00E43C80">
        <w:rPr>
          <w:rFonts w:ascii="Times New Roman" w:hAnsi="Times New Roman"/>
          <w:spacing w:val="-4"/>
          <w:sz w:val="24"/>
          <w:szCs w:val="24"/>
        </w:rPr>
        <w:t xml:space="preserve">7(b)). Ao obter evidência de auditoria mais persuasiva devido à avaliação de risco alto, o auditor pode aumentar a quantidade de evidências ou obter evidência mais relevante ou confiável, como, por exemplo, </w:t>
      </w:r>
      <w:r>
        <w:rPr>
          <w:rFonts w:ascii="Times New Roman" w:hAnsi="Times New Roman"/>
          <w:spacing w:val="-4"/>
          <w:sz w:val="24"/>
          <w:szCs w:val="24"/>
        </w:rPr>
        <w:t xml:space="preserve">dando </w:t>
      </w:r>
      <w:r w:rsidRPr="00E43C80">
        <w:rPr>
          <w:rFonts w:ascii="Times New Roman" w:hAnsi="Times New Roman"/>
          <w:spacing w:val="-4"/>
          <w:sz w:val="24"/>
          <w:szCs w:val="24"/>
        </w:rPr>
        <w:t>maior ênfase na obtenção de evidências de terceiros ou mediante a obtenção de evidências de suporte de várias fontes independentes (NBC TA 330, item A19)</w:t>
      </w:r>
      <w:r w:rsidRPr="00E43C80">
        <w:rPr>
          <w:rFonts w:ascii="Times New Roman" w:eastAsia="SimSun" w:hAnsi="Times New Roman"/>
          <w:sz w:val="24"/>
          <w:szCs w:val="24"/>
          <w:lang w:eastAsia="zh-CN"/>
        </w:rPr>
        <w:t xml:space="preserve">. </w:t>
      </w:r>
    </w:p>
    <w:p w14:paraId="4F3CC8F0" w14:textId="77777777" w:rsidR="00ED39BF" w:rsidRPr="00861553" w:rsidRDefault="00ED39BF" w:rsidP="00ED39BF">
      <w:pPr>
        <w:spacing w:after="0" w:line="240" w:lineRule="auto"/>
      </w:pPr>
    </w:p>
    <w:p w14:paraId="69F5871C" w14:textId="77777777" w:rsidR="00ED39BF" w:rsidRPr="0055431B"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55431B">
        <w:rPr>
          <w:rFonts w:ascii="Times New Roman" w:hAnsi="Times New Roman"/>
          <w:sz w:val="24"/>
          <w:szCs w:val="24"/>
        </w:rPr>
        <w:t xml:space="preserve">Dessa forma, assuntos que representam desafios na obtenção de evidências de auditoria suficientes e apropriadas ou na formação da opinião </w:t>
      </w:r>
      <w:r>
        <w:rPr>
          <w:rFonts w:ascii="Times New Roman" w:hAnsi="Times New Roman"/>
          <w:sz w:val="24"/>
          <w:szCs w:val="24"/>
        </w:rPr>
        <w:t xml:space="preserve">sobre as demonstrações contábeis </w:t>
      </w:r>
      <w:r w:rsidRPr="0055431B">
        <w:rPr>
          <w:rFonts w:ascii="Times New Roman" w:hAnsi="Times New Roman"/>
          <w:sz w:val="24"/>
          <w:szCs w:val="24"/>
        </w:rPr>
        <w:t xml:space="preserve">podem ser de particular relevância na determinação dos principais assuntos de auditoria. </w:t>
      </w:r>
    </w:p>
    <w:p w14:paraId="0B4D3AE8" w14:textId="77777777" w:rsidR="00ED39BF" w:rsidRPr="00861553" w:rsidRDefault="00ED39BF" w:rsidP="00ED39BF">
      <w:pPr>
        <w:tabs>
          <w:tab w:val="center" w:pos="4252"/>
          <w:tab w:val="right" w:pos="8504"/>
        </w:tabs>
        <w:spacing w:after="0" w:line="240" w:lineRule="auto"/>
      </w:pPr>
    </w:p>
    <w:p w14:paraId="2CD981D1" w14:textId="77777777" w:rsidR="00ED39BF" w:rsidRPr="0055431B"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55431B">
        <w:rPr>
          <w:rFonts w:ascii="Times New Roman" w:hAnsi="Times New Roman"/>
          <w:sz w:val="24"/>
          <w:szCs w:val="24"/>
        </w:rPr>
        <w:t>As áreas de atenção significativa para o auditor referem-se</w:t>
      </w:r>
      <w:r>
        <w:rPr>
          <w:rFonts w:ascii="Times New Roman" w:hAnsi="Times New Roman"/>
          <w:sz w:val="24"/>
          <w:szCs w:val="24"/>
        </w:rPr>
        <w:t>,</w:t>
      </w:r>
      <w:r w:rsidRPr="0055431B">
        <w:rPr>
          <w:rFonts w:ascii="Times New Roman" w:hAnsi="Times New Roman"/>
          <w:sz w:val="24"/>
          <w:szCs w:val="24"/>
        </w:rPr>
        <w:t xml:space="preserve"> muitas vezes</w:t>
      </w:r>
      <w:r>
        <w:rPr>
          <w:rFonts w:ascii="Times New Roman" w:hAnsi="Times New Roman"/>
          <w:sz w:val="24"/>
          <w:szCs w:val="24"/>
        </w:rPr>
        <w:t>,</w:t>
      </w:r>
      <w:r w:rsidRPr="0055431B">
        <w:rPr>
          <w:rFonts w:ascii="Times New Roman" w:hAnsi="Times New Roman"/>
          <w:sz w:val="24"/>
          <w:szCs w:val="24"/>
        </w:rPr>
        <w:t xml:space="preserve"> às áreas complexas e que envolvem julgamento significativo da administração e, portanto, muitas vezes envolvem, também, julgamentos difíceis ou complexos por parte do auditor. Isso, por sua vez, frequentemente afeta a estratégia geral da auditoria, a alocação de recursos e a extensão do esforço de auditoria com relação a esses assuntos. Esses efeitos podem incluir, por exemplo, a extensão do envolvimento de pessoal de nível sênior no trabalho de auditoria ou o envolvimento de especialista ou pessoas, da própria firma ou contratados, com conhecimento</w:t>
      </w:r>
      <w:r w:rsidRPr="0055431B">
        <w:rPr>
          <w:rFonts w:ascii="Times New Roman" w:hAnsi="Times New Roman"/>
          <w:i/>
          <w:sz w:val="24"/>
          <w:szCs w:val="24"/>
        </w:rPr>
        <w:t xml:space="preserve"> </w:t>
      </w:r>
      <w:r w:rsidRPr="0055431B">
        <w:rPr>
          <w:rFonts w:ascii="Times New Roman" w:hAnsi="Times New Roman"/>
          <w:sz w:val="24"/>
          <w:szCs w:val="24"/>
        </w:rPr>
        <w:t>em área específica de contabilidade ou auditoria para auxiliar o auditor nessas áreas</w:t>
      </w:r>
      <w:r>
        <w:rPr>
          <w:rFonts w:ascii="Times New Roman" w:hAnsi="Times New Roman"/>
          <w:sz w:val="24"/>
          <w:szCs w:val="24"/>
        </w:rPr>
        <w:t>.</w:t>
      </w:r>
      <w:r w:rsidRPr="0055431B">
        <w:rPr>
          <w:rFonts w:ascii="Times New Roman" w:hAnsi="Times New Roman"/>
          <w:sz w:val="24"/>
          <w:szCs w:val="24"/>
        </w:rPr>
        <w:t xml:space="preserve"> </w:t>
      </w:r>
    </w:p>
    <w:p w14:paraId="2F55F6DC" w14:textId="77777777" w:rsidR="00ED39BF" w:rsidRPr="00861553" w:rsidRDefault="00ED39BF" w:rsidP="00ED39BF">
      <w:pPr>
        <w:tabs>
          <w:tab w:val="center" w:pos="4252"/>
          <w:tab w:val="right" w:pos="8504"/>
        </w:tabs>
        <w:spacing w:after="0" w:line="240" w:lineRule="auto"/>
      </w:pPr>
    </w:p>
    <w:p w14:paraId="0FEC17C9" w14:textId="77777777" w:rsidR="00ED39BF" w:rsidRPr="00F65BE2"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BB2A60">
        <w:rPr>
          <w:rFonts w:ascii="Times New Roman" w:hAnsi="Times New Roman"/>
          <w:sz w:val="24"/>
          <w:szCs w:val="24"/>
        </w:rPr>
        <w:t xml:space="preserve">Diversas normas de auditoria requerem comunicações específicas com os responsáveis pela governança e outros, que podem ter relação com áreas de atenção significativa do auditor. </w:t>
      </w:r>
      <w:r w:rsidRPr="00F65BE2">
        <w:rPr>
          <w:rFonts w:ascii="Times New Roman" w:hAnsi="Times New Roman"/>
          <w:sz w:val="24"/>
          <w:szCs w:val="24"/>
        </w:rPr>
        <w:t>Por exemplo:</w:t>
      </w:r>
    </w:p>
    <w:p w14:paraId="6F5946E5" w14:textId="77777777" w:rsidR="00ED39BF" w:rsidRPr="00BB2A60"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BB2A60">
        <w:rPr>
          <w:rFonts w:ascii="Times New Roman" w:hAnsi="Times New Roman"/>
          <w:sz w:val="24"/>
          <w:szCs w:val="24"/>
        </w:rPr>
        <w:t xml:space="preserve"> NBC TA 260, itens 16(b) e A21, requer que o auditor comunique aos responsáveis pela governança eventuais dificuldades significativas encontradas no decorrer da auditoria. As normas de auditoria reconhecem potenciais dificuldades em relação</w:t>
      </w:r>
      <w:r>
        <w:rPr>
          <w:rFonts w:ascii="Times New Roman" w:hAnsi="Times New Roman"/>
          <w:sz w:val="24"/>
          <w:szCs w:val="24"/>
        </w:rPr>
        <w:t xml:space="preserve"> a</w:t>
      </w:r>
      <w:r w:rsidRPr="00BB2A60">
        <w:rPr>
          <w:rFonts w:ascii="Times New Roman" w:hAnsi="Times New Roman"/>
          <w:sz w:val="24"/>
          <w:szCs w:val="24"/>
        </w:rPr>
        <w:t>, por exemplo:</w:t>
      </w:r>
    </w:p>
    <w:p w14:paraId="4F01A6F7" w14:textId="77777777" w:rsidR="00ED39BF" w:rsidRPr="00BB2A60" w:rsidRDefault="00ED39BF">
      <w:pPr>
        <w:pStyle w:val="PargrafodaLista"/>
        <w:widowControl w:val="0"/>
        <w:numPr>
          <w:ilvl w:val="0"/>
          <w:numId w:val="260"/>
        </w:numPr>
        <w:tabs>
          <w:tab w:val="left" w:pos="4770"/>
        </w:tabs>
        <w:spacing w:after="120" w:line="240" w:lineRule="auto"/>
        <w:ind w:left="1134" w:hanging="283"/>
        <w:contextualSpacing w:val="0"/>
        <w:jc w:val="both"/>
        <w:rPr>
          <w:rFonts w:ascii="Times New Roman" w:hAnsi="Times New Roman"/>
          <w:sz w:val="24"/>
          <w:szCs w:val="24"/>
        </w:rPr>
      </w:pPr>
      <w:r w:rsidRPr="00BB2A60">
        <w:rPr>
          <w:rFonts w:ascii="Times New Roman" w:hAnsi="Times New Roman"/>
          <w:sz w:val="24"/>
          <w:szCs w:val="24"/>
        </w:rPr>
        <w:t>transações com partes relacionadas (NBC TA</w:t>
      </w:r>
      <w:r>
        <w:rPr>
          <w:rFonts w:ascii="Times New Roman" w:hAnsi="Times New Roman"/>
          <w:sz w:val="24"/>
          <w:szCs w:val="24"/>
        </w:rPr>
        <w:t xml:space="preserve"> 550 – Partes Relacionadas</w:t>
      </w:r>
      <w:r w:rsidRPr="00BB2A60">
        <w:rPr>
          <w:rFonts w:ascii="Times New Roman" w:hAnsi="Times New Roman"/>
          <w:sz w:val="24"/>
          <w:szCs w:val="24"/>
        </w:rPr>
        <w:t>, item A42), em particular, limitações à capacidade do auditor em obter evidências de auditoria de que todos os aspectos da transação com parte relacionada (além do preço) são equivalentes aos de transação similar sob condições usuais de mercado;</w:t>
      </w:r>
    </w:p>
    <w:p w14:paraId="0D6F419A" w14:textId="77777777" w:rsidR="00ED39BF" w:rsidRPr="00BB2A60" w:rsidRDefault="00ED39BF">
      <w:pPr>
        <w:pStyle w:val="PargrafodaLista"/>
        <w:widowControl w:val="0"/>
        <w:numPr>
          <w:ilvl w:val="0"/>
          <w:numId w:val="260"/>
        </w:numPr>
        <w:tabs>
          <w:tab w:val="left" w:pos="4770"/>
        </w:tabs>
        <w:spacing w:after="120" w:line="240" w:lineRule="auto"/>
        <w:ind w:left="1134" w:hanging="283"/>
        <w:contextualSpacing w:val="0"/>
        <w:jc w:val="both"/>
        <w:rPr>
          <w:rFonts w:ascii="Times New Roman" w:hAnsi="Times New Roman"/>
          <w:sz w:val="24"/>
          <w:szCs w:val="24"/>
        </w:rPr>
      </w:pPr>
      <w:r w:rsidRPr="00BB2A60">
        <w:rPr>
          <w:rFonts w:ascii="Times New Roman" w:hAnsi="Times New Roman"/>
          <w:sz w:val="24"/>
          <w:szCs w:val="24"/>
        </w:rPr>
        <w:t>limitações à auditoria do grupo, por exemplo, quando o acesso da equipe encarregada do trabalho do grupo pode ter sido restringido (NBC TA 600</w:t>
      </w:r>
      <w:r>
        <w:rPr>
          <w:rFonts w:ascii="Times New Roman" w:hAnsi="Times New Roman"/>
          <w:sz w:val="24"/>
          <w:szCs w:val="24"/>
        </w:rPr>
        <w:t xml:space="preserve"> – Considerações Especiais – Auditorias de Demonstrações Contábeis de Grupos, Incluindo o Trabalho dos Auditores dos Componentes</w:t>
      </w:r>
      <w:r w:rsidRPr="00BB2A60">
        <w:rPr>
          <w:rFonts w:ascii="Times New Roman" w:hAnsi="Times New Roman"/>
          <w:sz w:val="24"/>
          <w:szCs w:val="24"/>
        </w:rPr>
        <w:t>, item 49 (d))</w:t>
      </w:r>
      <w:r>
        <w:rPr>
          <w:rFonts w:ascii="Times New Roman" w:hAnsi="Times New Roman"/>
          <w:sz w:val="24"/>
          <w:szCs w:val="24"/>
        </w:rPr>
        <w:t>.</w:t>
      </w:r>
      <w:r w:rsidRPr="00BB2A60">
        <w:rPr>
          <w:rFonts w:ascii="Times New Roman" w:hAnsi="Times New Roman"/>
          <w:sz w:val="24"/>
          <w:szCs w:val="24"/>
        </w:rPr>
        <w:t xml:space="preserve"> </w:t>
      </w:r>
    </w:p>
    <w:p w14:paraId="00346BB1" w14:textId="77777777" w:rsidR="00ED39BF" w:rsidRPr="00BB2A60"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Pr>
          <w:rFonts w:ascii="Times New Roman" w:hAnsi="Times New Roman"/>
          <w:sz w:val="24"/>
          <w:szCs w:val="24"/>
        </w:rPr>
        <w:t>A</w:t>
      </w:r>
      <w:r w:rsidRPr="00BB2A60">
        <w:rPr>
          <w:rFonts w:ascii="Times New Roman" w:hAnsi="Times New Roman"/>
          <w:sz w:val="24"/>
          <w:szCs w:val="24"/>
        </w:rPr>
        <w:t xml:space="preserve"> NBC TA 220</w:t>
      </w:r>
      <w:r>
        <w:rPr>
          <w:rFonts w:ascii="Times New Roman" w:hAnsi="Times New Roman"/>
          <w:sz w:val="24"/>
          <w:szCs w:val="24"/>
        </w:rPr>
        <w:t xml:space="preserve"> – Controle de Qualidade da Auditoria de Demonstrações Contábeis</w:t>
      </w:r>
      <w:r w:rsidRPr="00BB2A60">
        <w:rPr>
          <w:rFonts w:ascii="Times New Roman" w:hAnsi="Times New Roman"/>
          <w:sz w:val="24"/>
          <w:szCs w:val="24"/>
        </w:rPr>
        <w:t>, item 18, estabelece os requisitos aplicáveis ao sócio do trabalho com relação à realização de consultas apropriadas sobre assuntos difíceis ou controversos. Por exemplo, o auditor pode ter consultado outras pessoas dentro ou fora da firma sobre um assunto técnico significativo, o que pode ser um indicador de que se trata de um principal assunto de auditoria. O sócio responsável pelo trabalho também deve discutir com o revisor d</w:t>
      </w:r>
      <w:r>
        <w:rPr>
          <w:rFonts w:ascii="Times New Roman" w:hAnsi="Times New Roman"/>
          <w:sz w:val="24"/>
          <w:szCs w:val="24"/>
        </w:rPr>
        <w:t>o</w:t>
      </w:r>
      <w:r w:rsidRPr="00BB2A60">
        <w:rPr>
          <w:rFonts w:ascii="Times New Roman" w:hAnsi="Times New Roman"/>
          <w:sz w:val="24"/>
          <w:szCs w:val="24"/>
        </w:rPr>
        <w:t xml:space="preserve"> controle de qualidade do trabalho</w:t>
      </w:r>
      <w:r>
        <w:rPr>
          <w:rFonts w:ascii="Times New Roman" w:hAnsi="Times New Roman"/>
          <w:sz w:val="24"/>
          <w:szCs w:val="24"/>
        </w:rPr>
        <w:t xml:space="preserve">, entre outros temas, </w:t>
      </w:r>
      <w:r w:rsidRPr="00BB2A60">
        <w:rPr>
          <w:rFonts w:ascii="Times New Roman" w:hAnsi="Times New Roman"/>
          <w:sz w:val="24"/>
          <w:szCs w:val="24"/>
        </w:rPr>
        <w:t xml:space="preserve">os assuntos significativos surgidos no decorrer do trabalho de auditoria (NBC TA 220, item 19). </w:t>
      </w:r>
    </w:p>
    <w:p w14:paraId="7614285C" w14:textId="77777777" w:rsidR="00ED39BF" w:rsidRPr="00861553" w:rsidRDefault="00ED39BF" w:rsidP="00ED39BF">
      <w:pPr>
        <w:tabs>
          <w:tab w:val="center" w:pos="4252"/>
          <w:tab w:val="right" w:pos="8504"/>
        </w:tabs>
        <w:spacing w:after="0" w:line="240" w:lineRule="auto"/>
      </w:pPr>
    </w:p>
    <w:p w14:paraId="7E5D4110" w14:textId="77777777" w:rsidR="00ED39BF" w:rsidRPr="00812396" w:rsidRDefault="00ED39BF" w:rsidP="00ED39BF">
      <w:pPr>
        <w:tabs>
          <w:tab w:val="left" w:pos="1530"/>
        </w:tabs>
        <w:spacing w:after="0" w:line="240" w:lineRule="auto"/>
        <w:jc w:val="both"/>
        <w:rPr>
          <w:rFonts w:ascii="Times New Roman" w:hAnsi="Times New Roman"/>
          <w:sz w:val="24"/>
          <w:szCs w:val="24"/>
        </w:rPr>
      </w:pPr>
      <w:r w:rsidRPr="00812396">
        <w:rPr>
          <w:rFonts w:ascii="Times New Roman" w:hAnsi="Times New Roman"/>
          <w:i/>
          <w:sz w:val="24"/>
          <w:szCs w:val="24"/>
        </w:rPr>
        <w:t xml:space="preserve">Considerações para determinar os assuntos que exigiram atenção significativa do auditor </w:t>
      </w:r>
      <w:r w:rsidRPr="00812396">
        <w:rPr>
          <w:rFonts w:ascii="Times New Roman" w:hAnsi="Times New Roman"/>
          <w:sz w:val="24"/>
          <w:szCs w:val="24"/>
        </w:rPr>
        <w:t>(item 9)</w:t>
      </w:r>
    </w:p>
    <w:p w14:paraId="5A9603C3" w14:textId="77777777" w:rsidR="00ED39BF" w:rsidRPr="00812396" w:rsidRDefault="00ED39BF" w:rsidP="00ED39BF">
      <w:pPr>
        <w:pStyle w:val="PargrafodaLista"/>
        <w:tabs>
          <w:tab w:val="left" w:pos="1530"/>
        </w:tabs>
        <w:spacing w:after="0" w:line="240" w:lineRule="auto"/>
        <w:contextualSpacing w:val="0"/>
        <w:rPr>
          <w:rFonts w:ascii="Times New Roman" w:hAnsi="Times New Roman"/>
          <w:sz w:val="24"/>
          <w:szCs w:val="24"/>
        </w:rPr>
      </w:pPr>
    </w:p>
    <w:p w14:paraId="481B40E8" w14:textId="77777777" w:rsidR="00ED39BF" w:rsidRPr="00B34EDA"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34EDA">
        <w:rPr>
          <w:rFonts w:ascii="Times New Roman" w:hAnsi="Times New Roman"/>
          <w:sz w:val="24"/>
          <w:szCs w:val="24"/>
        </w:rPr>
        <w:t>O auditor pode</w:t>
      </w:r>
      <w:r>
        <w:rPr>
          <w:rFonts w:ascii="Times New Roman" w:hAnsi="Times New Roman"/>
          <w:sz w:val="24"/>
          <w:szCs w:val="24"/>
        </w:rPr>
        <w:t>,</w:t>
      </w:r>
      <w:r w:rsidRPr="00B34EDA">
        <w:rPr>
          <w:rFonts w:ascii="Times New Roman" w:hAnsi="Times New Roman"/>
          <w:sz w:val="24"/>
          <w:szCs w:val="24"/>
        </w:rPr>
        <w:t xml:space="preserve"> na etapa do planejamento</w:t>
      </w:r>
      <w:r>
        <w:rPr>
          <w:rFonts w:ascii="Times New Roman" w:hAnsi="Times New Roman"/>
          <w:sz w:val="24"/>
          <w:szCs w:val="24"/>
        </w:rPr>
        <w:t>,</w:t>
      </w:r>
      <w:r w:rsidRPr="00B34EDA">
        <w:rPr>
          <w:rFonts w:ascii="Times New Roman" w:hAnsi="Times New Roman"/>
          <w:sz w:val="24"/>
          <w:szCs w:val="24"/>
        </w:rPr>
        <w:t xml:space="preserve"> formar uma visão preliminar a respeito de assuntos que podem ser considerados áreas de atenção significativa </w:t>
      </w:r>
      <w:r>
        <w:rPr>
          <w:rFonts w:ascii="Times New Roman" w:hAnsi="Times New Roman"/>
          <w:sz w:val="24"/>
          <w:szCs w:val="24"/>
        </w:rPr>
        <w:t>do auditor</w:t>
      </w:r>
      <w:r w:rsidRPr="00B34EDA">
        <w:rPr>
          <w:rFonts w:ascii="Times New Roman" w:hAnsi="Times New Roman"/>
          <w:sz w:val="24"/>
          <w:szCs w:val="24"/>
        </w:rPr>
        <w:t xml:space="preserve"> e, portanto, serem considerados principais assuntos de auditoria. De acordo com a NBC TA 260, o auditor</w:t>
      </w:r>
      <w:r>
        <w:rPr>
          <w:rFonts w:ascii="Times New Roman" w:hAnsi="Times New Roman"/>
          <w:sz w:val="24"/>
          <w:szCs w:val="24"/>
        </w:rPr>
        <w:t>,</w:t>
      </w:r>
      <w:r w:rsidRPr="00B34EDA">
        <w:rPr>
          <w:rFonts w:ascii="Times New Roman" w:hAnsi="Times New Roman"/>
          <w:sz w:val="24"/>
          <w:szCs w:val="24"/>
        </w:rPr>
        <w:t xml:space="preserve"> ao discutir o alcance e a época planejados da auditoria</w:t>
      </w:r>
      <w:r>
        <w:rPr>
          <w:rFonts w:ascii="Times New Roman" w:hAnsi="Times New Roman"/>
          <w:sz w:val="24"/>
          <w:szCs w:val="24"/>
        </w:rPr>
        <w:t>,</w:t>
      </w:r>
      <w:r w:rsidRPr="00B34EDA">
        <w:rPr>
          <w:rFonts w:ascii="Times New Roman" w:hAnsi="Times New Roman"/>
          <w:sz w:val="24"/>
          <w:szCs w:val="24"/>
        </w:rPr>
        <w:t xml:space="preserve"> pode comunicar esses assuntos aos responsáveis pela governança. No entanto, a determinação dos principais assuntos de auditoria pelo auditor baseia-se nos resultados da auditoria ou nas evidências obtidas ao longo de toda a auditoria. </w:t>
      </w:r>
    </w:p>
    <w:p w14:paraId="5895E1CA" w14:textId="77777777" w:rsidR="00ED39BF" w:rsidRPr="00861553" w:rsidRDefault="00ED39BF" w:rsidP="00ED39BF">
      <w:pPr>
        <w:spacing w:after="0" w:line="240" w:lineRule="auto"/>
      </w:pPr>
    </w:p>
    <w:p w14:paraId="0903F69A" w14:textId="77777777" w:rsidR="00ED39BF" w:rsidRPr="00B34EDA"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34EDA">
        <w:rPr>
          <w:rFonts w:ascii="Times New Roman" w:hAnsi="Times New Roman"/>
          <w:sz w:val="24"/>
          <w:szCs w:val="24"/>
        </w:rPr>
        <w:t>O item 9 apresenta as considerações específicas requeridas na determinação dos assuntos que exigiram significativa atenção do auditor. Tais considerações são voltadas para a natureza dos assuntos comunicados aos responsáveis pela governança, que frequentemente estão relacionadas com assuntos divulgados nas demonstrações contábeis e destinam-se a refletir áreas da auditoria que podem ser de particular interesse para os usuários</w:t>
      </w:r>
      <w:r>
        <w:rPr>
          <w:rFonts w:ascii="Times New Roman" w:hAnsi="Times New Roman"/>
          <w:sz w:val="24"/>
          <w:szCs w:val="24"/>
        </w:rPr>
        <w:t xml:space="preserve"> previstos</w:t>
      </w:r>
      <w:r w:rsidRPr="00B34EDA">
        <w:rPr>
          <w:rFonts w:ascii="Times New Roman" w:hAnsi="Times New Roman"/>
          <w:sz w:val="24"/>
          <w:szCs w:val="24"/>
        </w:rPr>
        <w:t xml:space="preserve">. O fato de tais considerações serem requeridas não significa que os assuntos relacionados com tais considerações sejam sempre principais assuntos de auditoria; em vez disso, os assuntos relacionados a essas considerações específicas somente são principais assuntos de auditoria </w:t>
      </w:r>
      <w:r>
        <w:rPr>
          <w:rFonts w:ascii="Times New Roman" w:hAnsi="Times New Roman"/>
          <w:sz w:val="24"/>
          <w:szCs w:val="24"/>
        </w:rPr>
        <w:t xml:space="preserve">somente </w:t>
      </w:r>
      <w:r w:rsidRPr="00B34EDA">
        <w:rPr>
          <w:rFonts w:ascii="Times New Roman" w:hAnsi="Times New Roman"/>
          <w:sz w:val="24"/>
          <w:szCs w:val="24"/>
        </w:rPr>
        <w:t xml:space="preserve">se for determinado que </w:t>
      </w:r>
      <w:r>
        <w:rPr>
          <w:rFonts w:ascii="Times New Roman" w:hAnsi="Times New Roman"/>
          <w:sz w:val="24"/>
          <w:szCs w:val="24"/>
        </w:rPr>
        <w:t xml:space="preserve">eles </w:t>
      </w:r>
      <w:r w:rsidRPr="00B34EDA">
        <w:rPr>
          <w:rFonts w:ascii="Times New Roman" w:hAnsi="Times New Roman"/>
          <w:sz w:val="24"/>
          <w:szCs w:val="24"/>
        </w:rPr>
        <w:t>são os de maior importância na auditoria, de acordo com o item 10. Como as considerações podem ser inter-relacionadas (por exemplo, os assuntos relacionados com as circunstâncias descritas no item 9(b) e (c) também podem ser identificados como riscos significativos), a aplicabilidade de mais de uma das considerações a determinado assunto comunicado aos responsáveis pela governança pode aumentar a probabilidade de o auditor vir a identificar esse assunto como principal assunto de auditoria.</w:t>
      </w:r>
    </w:p>
    <w:p w14:paraId="78181ADA" w14:textId="77777777" w:rsidR="00ED39BF" w:rsidRPr="00861553" w:rsidRDefault="00ED39BF" w:rsidP="00ED39BF">
      <w:pPr>
        <w:spacing w:after="0" w:line="240" w:lineRule="auto"/>
      </w:pPr>
    </w:p>
    <w:p w14:paraId="4FCB2424" w14:textId="77777777" w:rsidR="00ED39BF" w:rsidRPr="00B34EDA"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34EDA">
        <w:rPr>
          <w:rFonts w:ascii="Times New Roman" w:hAnsi="Times New Roman"/>
          <w:sz w:val="24"/>
          <w:szCs w:val="24"/>
        </w:rPr>
        <w:t>Além dos assuntos relativos às considerações específicas requeridas no item 9, podem existir outros assuntos comunicados aos responsáveis pela governança que exigiram atenção significativa do auditor e que, portanto, podem ser considerados como principais assuntos de auditoria de acordo com o item 10. Tais assuntos podem incluir, por exemplo, aspectos relevantes para a auditoria realizada, cuja divulgação pode não ser requerida nas demonstrações contábeis. Por exemplo, a implementação de novo sistema de TI (ou mudanças significativas no sistema de TI já existente) durante o período pode ser uma área de atenção significativa do auditor, sobretudo se tal mudança tiver efeito significativo sobre a estratégia geral d</w:t>
      </w:r>
      <w:r>
        <w:rPr>
          <w:rFonts w:ascii="Times New Roman" w:hAnsi="Times New Roman"/>
          <w:sz w:val="24"/>
          <w:szCs w:val="24"/>
        </w:rPr>
        <w:t>a</w:t>
      </w:r>
      <w:r w:rsidRPr="00B34EDA">
        <w:rPr>
          <w:rFonts w:ascii="Times New Roman" w:hAnsi="Times New Roman"/>
          <w:sz w:val="24"/>
          <w:szCs w:val="24"/>
        </w:rPr>
        <w:t xml:space="preserve"> auditoria ou se estiver relacionada com risco significativo (por exemplo, mudança em sistema que afeta o reconhecimento de receitas). </w:t>
      </w:r>
    </w:p>
    <w:p w14:paraId="3F36582A" w14:textId="77777777" w:rsidR="00ED39BF" w:rsidRPr="00861553" w:rsidRDefault="00ED39BF" w:rsidP="00ED39BF">
      <w:pPr>
        <w:spacing w:after="0" w:line="240" w:lineRule="auto"/>
      </w:pPr>
    </w:p>
    <w:p w14:paraId="22E109FE" w14:textId="77777777" w:rsidR="00ED39BF" w:rsidRPr="00B34EDA" w:rsidRDefault="00ED39BF" w:rsidP="00ED39BF">
      <w:pPr>
        <w:tabs>
          <w:tab w:val="left" w:pos="540"/>
        </w:tabs>
        <w:spacing w:after="0" w:line="240" w:lineRule="auto"/>
        <w:jc w:val="both"/>
        <w:rPr>
          <w:rFonts w:ascii="Times New Roman" w:hAnsi="Times New Roman"/>
          <w:sz w:val="24"/>
          <w:szCs w:val="24"/>
        </w:rPr>
      </w:pPr>
      <w:r w:rsidRPr="00B34EDA">
        <w:rPr>
          <w:rFonts w:ascii="Times New Roman" w:hAnsi="Times New Roman"/>
          <w:sz w:val="24"/>
          <w:szCs w:val="24"/>
        </w:rPr>
        <w:t xml:space="preserve">Áreas de maior risco avaliado de distorção relevante ou riscos significativos identificados de acordo com </w:t>
      </w:r>
      <w:r>
        <w:rPr>
          <w:rFonts w:ascii="Times New Roman" w:hAnsi="Times New Roman"/>
          <w:sz w:val="24"/>
          <w:szCs w:val="24"/>
        </w:rPr>
        <w:t xml:space="preserve">a </w:t>
      </w:r>
      <w:r w:rsidRPr="00B34EDA">
        <w:rPr>
          <w:rFonts w:ascii="Times New Roman" w:hAnsi="Times New Roman"/>
          <w:sz w:val="24"/>
          <w:szCs w:val="24"/>
        </w:rPr>
        <w:t>NBC TA 315</w:t>
      </w:r>
      <w:r>
        <w:rPr>
          <w:rFonts w:ascii="Times New Roman" w:hAnsi="Times New Roman"/>
          <w:sz w:val="24"/>
          <w:szCs w:val="24"/>
        </w:rPr>
        <w:t xml:space="preserve"> </w:t>
      </w:r>
      <w:r w:rsidRPr="00B34EDA">
        <w:rPr>
          <w:rFonts w:ascii="Times New Roman" w:hAnsi="Times New Roman"/>
          <w:sz w:val="24"/>
          <w:szCs w:val="24"/>
        </w:rPr>
        <w:t>(ver item 9(a))</w:t>
      </w:r>
    </w:p>
    <w:p w14:paraId="2E491ABC" w14:textId="77777777" w:rsidR="00ED39BF" w:rsidRPr="00B34EDA" w:rsidRDefault="00ED39BF" w:rsidP="00ED39BF">
      <w:pPr>
        <w:tabs>
          <w:tab w:val="left" w:pos="540"/>
        </w:tabs>
        <w:spacing w:after="0" w:line="240" w:lineRule="auto"/>
        <w:rPr>
          <w:rFonts w:ascii="Times New Roman" w:hAnsi="Times New Roman"/>
          <w:sz w:val="24"/>
          <w:szCs w:val="24"/>
        </w:rPr>
      </w:pPr>
    </w:p>
    <w:p w14:paraId="45936062" w14:textId="77777777" w:rsidR="00ED39BF" w:rsidRPr="00B34EDA"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34EDA">
        <w:rPr>
          <w:rFonts w:ascii="Times New Roman" w:hAnsi="Times New Roman"/>
          <w:sz w:val="24"/>
          <w:szCs w:val="24"/>
        </w:rPr>
        <w:t>O item 15 da NBC TA</w:t>
      </w:r>
      <w:r w:rsidRPr="00B34EDA" w:rsidDel="005C0FA9">
        <w:rPr>
          <w:rFonts w:ascii="Times New Roman" w:hAnsi="Times New Roman"/>
          <w:sz w:val="24"/>
          <w:szCs w:val="24"/>
        </w:rPr>
        <w:t xml:space="preserve"> 260</w:t>
      </w:r>
      <w:r>
        <w:rPr>
          <w:rFonts w:ascii="Times New Roman" w:hAnsi="Times New Roman"/>
          <w:sz w:val="24"/>
          <w:szCs w:val="24"/>
        </w:rPr>
        <w:t xml:space="preserve"> </w:t>
      </w:r>
      <w:r w:rsidRPr="00B34EDA" w:rsidDel="005C0FA9">
        <w:rPr>
          <w:rFonts w:ascii="Times New Roman" w:hAnsi="Times New Roman"/>
          <w:sz w:val="24"/>
          <w:szCs w:val="24"/>
        </w:rPr>
        <w:t>requ</w:t>
      </w:r>
      <w:r w:rsidRPr="00B34EDA">
        <w:rPr>
          <w:rFonts w:ascii="Times New Roman" w:hAnsi="Times New Roman"/>
          <w:sz w:val="24"/>
          <w:szCs w:val="24"/>
        </w:rPr>
        <w:t xml:space="preserve">er que o auditor comunique os riscos significativos identificados aos responsáveis pela governança, e o item A13 dessa </w:t>
      </w:r>
      <w:r>
        <w:rPr>
          <w:rFonts w:ascii="Times New Roman" w:hAnsi="Times New Roman"/>
          <w:sz w:val="24"/>
          <w:szCs w:val="24"/>
        </w:rPr>
        <w:t xml:space="preserve">mesma </w:t>
      </w:r>
      <w:r w:rsidRPr="00B34EDA">
        <w:rPr>
          <w:rFonts w:ascii="Times New Roman" w:hAnsi="Times New Roman"/>
          <w:sz w:val="24"/>
          <w:szCs w:val="24"/>
        </w:rPr>
        <w:t>norma explica que o auditor também pode comunicar aos responsáveis pela governança como ele planeja abordar as áreas avaliadas como de maior risco de distorção relevante.</w:t>
      </w:r>
    </w:p>
    <w:p w14:paraId="41E57162" w14:textId="77777777" w:rsidR="00ED39BF" w:rsidRPr="00861553" w:rsidRDefault="00ED39BF" w:rsidP="00ED39BF">
      <w:pPr>
        <w:spacing w:after="0" w:line="240" w:lineRule="auto"/>
      </w:pPr>
    </w:p>
    <w:p w14:paraId="1A3B9804"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 NBC TA 315 define risco significativo como risco de distorção relevante identificado e avaliado que, no julgamento do auditor, requer consideração especial na auditoria. As áreas de julgamento significativo da administração e as transações significativas e não usuais podem</w:t>
      </w:r>
      <w:r>
        <w:rPr>
          <w:rFonts w:ascii="Times New Roman" w:hAnsi="Times New Roman"/>
          <w:sz w:val="24"/>
          <w:szCs w:val="24"/>
        </w:rPr>
        <w:t>,</w:t>
      </w:r>
      <w:r w:rsidRPr="00306608">
        <w:rPr>
          <w:rFonts w:ascii="Times New Roman" w:hAnsi="Times New Roman"/>
          <w:sz w:val="24"/>
          <w:szCs w:val="24"/>
        </w:rPr>
        <w:t xml:space="preserve"> frequentemente</w:t>
      </w:r>
      <w:r>
        <w:rPr>
          <w:rFonts w:ascii="Times New Roman" w:hAnsi="Times New Roman"/>
          <w:sz w:val="24"/>
          <w:szCs w:val="24"/>
        </w:rPr>
        <w:t>,</w:t>
      </w:r>
      <w:r w:rsidRPr="00306608">
        <w:rPr>
          <w:rFonts w:ascii="Times New Roman" w:hAnsi="Times New Roman"/>
          <w:sz w:val="24"/>
          <w:szCs w:val="24"/>
        </w:rPr>
        <w:t xml:space="preserve"> ser identificadas como riscos significativos. Riscos significativos, portanto, são áreas que frequentemente exigem atenção significativa do auditor.</w:t>
      </w:r>
    </w:p>
    <w:p w14:paraId="7B439C01" w14:textId="77777777" w:rsidR="00ED39BF" w:rsidRPr="00861553" w:rsidRDefault="00ED39BF" w:rsidP="00ED39BF">
      <w:pPr>
        <w:spacing w:after="0" w:line="240" w:lineRule="auto"/>
      </w:pPr>
    </w:p>
    <w:p w14:paraId="6BC4C84C"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Contudo, esse pode não ser o caso de todos os riscos significativos. A NBC TA 240</w:t>
      </w:r>
      <w:r>
        <w:rPr>
          <w:rFonts w:ascii="Times New Roman" w:hAnsi="Times New Roman"/>
          <w:sz w:val="24"/>
          <w:szCs w:val="24"/>
        </w:rPr>
        <w:t xml:space="preserve"> – Responsabilidade do Auditor em Relação a Fraude, no Contexto da Auditoria de Demonstrações Contábeis</w:t>
      </w:r>
      <w:r w:rsidRPr="00306608">
        <w:rPr>
          <w:rFonts w:ascii="Times New Roman" w:hAnsi="Times New Roman"/>
          <w:sz w:val="24"/>
          <w:szCs w:val="24"/>
        </w:rPr>
        <w:t xml:space="preserve">, itens 26 e 27, por exemplo, presume que existem riscos de fraude no reconhecimento de receitas e exige que o auditor trate esses riscos avaliados de distorção relevante devido </w:t>
      </w:r>
      <w:r>
        <w:rPr>
          <w:rFonts w:ascii="Times New Roman" w:hAnsi="Times New Roman"/>
          <w:sz w:val="24"/>
          <w:szCs w:val="24"/>
        </w:rPr>
        <w:t>à</w:t>
      </w:r>
      <w:r w:rsidRPr="00306608">
        <w:rPr>
          <w:rFonts w:ascii="Times New Roman" w:hAnsi="Times New Roman"/>
          <w:sz w:val="24"/>
          <w:szCs w:val="24"/>
        </w:rPr>
        <w:t xml:space="preserve"> fraude como riscos significativos, enquanto que o item 31 dessa </w:t>
      </w:r>
      <w:r>
        <w:rPr>
          <w:rFonts w:ascii="Times New Roman" w:hAnsi="Times New Roman"/>
          <w:sz w:val="24"/>
          <w:szCs w:val="24"/>
        </w:rPr>
        <w:t xml:space="preserve">mesma </w:t>
      </w:r>
      <w:r w:rsidRPr="00306608">
        <w:rPr>
          <w:rFonts w:ascii="Times New Roman" w:hAnsi="Times New Roman"/>
          <w:sz w:val="24"/>
          <w:szCs w:val="24"/>
        </w:rPr>
        <w:t>norma explica que, pelo fato d</w:t>
      </w:r>
      <w:r>
        <w:rPr>
          <w:rFonts w:ascii="Times New Roman" w:hAnsi="Times New Roman"/>
          <w:sz w:val="24"/>
          <w:szCs w:val="24"/>
        </w:rPr>
        <w:t xml:space="preserve">e </w:t>
      </w:r>
      <w:r w:rsidRPr="00306608">
        <w:rPr>
          <w:rFonts w:ascii="Times New Roman" w:hAnsi="Times New Roman"/>
          <w:sz w:val="24"/>
          <w:szCs w:val="24"/>
        </w:rPr>
        <w:t xml:space="preserve">os controles poderem ser burlados de maneira imprevisível pela administração, trata-se de risco de distorção relevante decorrente de fraude e, portanto, risco significativo. Dependendo de sua natureza, esses riscos podem não exigir atenção significativa do auditor e, portanto, podem não ser considerados quando o auditor determinar os principais assuntos de auditoria, de acordo com o item 10. </w:t>
      </w:r>
    </w:p>
    <w:p w14:paraId="77450836" w14:textId="77777777" w:rsidR="00ED39BF" w:rsidRPr="00861553" w:rsidRDefault="00ED39BF" w:rsidP="00ED39BF">
      <w:pPr>
        <w:spacing w:after="0" w:line="240" w:lineRule="auto"/>
      </w:pPr>
    </w:p>
    <w:p w14:paraId="2E590285"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 NBC TA 315, item 31, explica que a avaliação do auditor dos riscos de distorção relevante no nível da afirmação pode mudar durante o curso da auditoria, à medida que evidências adicionais de auditoria são obtidas. Como resultado da revisão, pelo auditor, da avaliação de riscos e da reavaliação dos procedimentos de auditoria planejados com respeito a uma dada área das demonstrações contábeis</w:t>
      </w:r>
      <w:r>
        <w:rPr>
          <w:rFonts w:ascii="Times New Roman" w:hAnsi="Times New Roman"/>
          <w:sz w:val="24"/>
          <w:szCs w:val="24"/>
        </w:rPr>
        <w:t>,</w:t>
      </w:r>
      <w:r w:rsidRPr="00306608">
        <w:rPr>
          <w:rFonts w:ascii="Times New Roman" w:hAnsi="Times New Roman"/>
          <w:sz w:val="24"/>
          <w:szCs w:val="24"/>
        </w:rPr>
        <w:t xml:space="preserve"> pode-se vir a determinar que </w:t>
      </w:r>
      <w:r>
        <w:rPr>
          <w:rFonts w:ascii="Times New Roman" w:hAnsi="Times New Roman"/>
          <w:sz w:val="24"/>
          <w:szCs w:val="24"/>
        </w:rPr>
        <w:t>a</w:t>
      </w:r>
      <w:r w:rsidRPr="00306608">
        <w:rPr>
          <w:rFonts w:ascii="Times New Roman" w:hAnsi="Times New Roman"/>
          <w:sz w:val="24"/>
          <w:szCs w:val="24"/>
        </w:rPr>
        <w:t xml:space="preserve"> área exi</w:t>
      </w:r>
      <w:r>
        <w:rPr>
          <w:rFonts w:ascii="Times New Roman" w:hAnsi="Times New Roman"/>
          <w:sz w:val="24"/>
          <w:szCs w:val="24"/>
        </w:rPr>
        <w:t>ja</w:t>
      </w:r>
      <w:r w:rsidRPr="00306608">
        <w:rPr>
          <w:rFonts w:ascii="Times New Roman" w:hAnsi="Times New Roman"/>
          <w:sz w:val="24"/>
          <w:szCs w:val="24"/>
        </w:rPr>
        <w:t xml:space="preserve"> atenção significativa do auditor (por exemplo, pode-se ter uma mudança significativa na abordagem de auditoria, se a avaliação de riscos do auditor tiver tido por base a expectativa de que determinados controles est</w:t>
      </w:r>
      <w:r>
        <w:rPr>
          <w:rFonts w:ascii="Times New Roman" w:hAnsi="Times New Roman"/>
          <w:sz w:val="24"/>
          <w:szCs w:val="24"/>
        </w:rPr>
        <w:t>ivessem</w:t>
      </w:r>
      <w:r w:rsidRPr="00306608">
        <w:rPr>
          <w:rFonts w:ascii="Times New Roman" w:hAnsi="Times New Roman"/>
          <w:sz w:val="24"/>
          <w:szCs w:val="24"/>
        </w:rPr>
        <w:t xml:space="preserve"> operando com eficácia e o auditor tiver obtido evidências de que eles não operaram com eficácia durante todo o período da auditoria, principalmente, em área avaliada como de maior risco de distorção relevante).</w:t>
      </w:r>
    </w:p>
    <w:p w14:paraId="27C26862" w14:textId="77777777" w:rsidR="00ED39BF" w:rsidRPr="00C637CB" w:rsidRDefault="00ED39BF" w:rsidP="00ED39BF">
      <w:pPr>
        <w:tabs>
          <w:tab w:val="left" w:pos="567"/>
        </w:tabs>
        <w:spacing w:after="0" w:line="240" w:lineRule="auto"/>
        <w:jc w:val="both"/>
        <w:rPr>
          <w:rFonts w:ascii="Times New Roman" w:hAnsi="Times New Roman"/>
          <w:strike/>
          <w:sz w:val="24"/>
          <w:szCs w:val="24"/>
        </w:rPr>
      </w:pPr>
    </w:p>
    <w:p w14:paraId="682B36B0" w14:textId="77777777" w:rsidR="00ED39BF" w:rsidRDefault="00ED39BF" w:rsidP="00ED39BF">
      <w:pPr>
        <w:tabs>
          <w:tab w:val="left" w:pos="1530"/>
        </w:tabs>
        <w:spacing w:after="0" w:line="240" w:lineRule="auto"/>
        <w:jc w:val="both"/>
        <w:rPr>
          <w:rFonts w:ascii="Times New Roman" w:hAnsi="Times New Roman"/>
          <w:strike/>
          <w:sz w:val="24"/>
          <w:szCs w:val="24"/>
        </w:rPr>
      </w:pPr>
      <w:r w:rsidRPr="00DB13B7">
        <w:rPr>
          <w:rFonts w:ascii="Times New Roman" w:hAnsi="Times New Roman"/>
          <w:strike/>
          <w:sz w:val="24"/>
          <w:szCs w:val="24"/>
        </w:rPr>
        <w:t>Julgamentos significativos do auditor relacionados com áreas das demonstrações contábeis que envolveram julgamentos significativos da administração, inclusive estimativas contábeis que envolvem alto grau deincerteza ne estimativa (ver item 9(b))</w:t>
      </w:r>
    </w:p>
    <w:p w14:paraId="5CDDFBE4" w14:textId="77777777" w:rsidR="00ED39BF" w:rsidRDefault="00ED39BF" w:rsidP="00ED39BF">
      <w:pPr>
        <w:tabs>
          <w:tab w:val="left" w:pos="1530"/>
        </w:tabs>
        <w:spacing w:after="0" w:line="240" w:lineRule="auto"/>
        <w:jc w:val="both"/>
        <w:rPr>
          <w:rFonts w:ascii="Times New Roman" w:hAnsi="Times New Roman"/>
          <w:sz w:val="24"/>
          <w:szCs w:val="24"/>
        </w:rPr>
      </w:pPr>
    </w:p>
    <w:p w14:paraId="4B1540A1" w14:textId="77777777" w:rsidR="00ED39BF" w:rsidRPr="00DB13B7" w:rsidRDefault="00ED39BF" w:rsidP="00ED39BF">
      <w:pPr>
        <w:tabs>
          <w:tab w:val="left" w:pos="1530"/>
        </w:tabs>
        <w:spacing w:after="0" w:line="240" w:lineRule="auto"/>
        <w:jc w:val="both"/>
        <w:rPr>
          <w:rFonts w:ascii="Times New Roman" w:hAnsi="Times New Roman"/>
          <w:sz w:val="24"/>
          <w:szCs w:val="24"/>
        </w:rPr>
      </w:pPr>
      <w:r w:rsidRPr="00DB13B7">
        <w:rPr>
          <w:rFonts w:ascii="Times New Roman" w:hAnsi="Times New Roman"/>
          <w:sz w:val="24"/>
          <w:szCs w:val="24"/>
        </w:rPr>
        <w:t xml:space="preserve">Julgamentos significativos do auditor relacionados com áreas das demonstrações contábeis que envolveram julgamentos significativos da administração, inclusive estimativas contábeis, estão sujeitos a alto grau de incerteza na estimativa (ver item 9(b)) </w:t>
      </w:r>
      <w:r w:rsidRPr="00DB13B7">
        <w:rPr>
          <w:rFonts w:ascii="Times New Roman" w:hAnsi="Times New Roman"/>
          <w:color w:val="00B0F0"/>
          <w:sz w:val="24"/>
          <w:szCs w:val="24"/>
        </w:rPr>
        <w:t>(alterado pela Revisão NBC 3)</w:t>
      </w:r>
    </w:p>
    <w:p w14:paraId="095D426C" w14:textId="77777777" w:rsidR="00ED39BF" w:rsidRPr="00DB13B7" w:rsidRDefault="00ED39BF" w:rsidP="00ED39BF">
      <w:pPr>
        <w:tabs>
          <w:tab w:val="left" w:pos="1530"/>
        </w:tabs>
        <w:spacing w:after="0" w:line="240" w:lineRule="auto"/>
        <w:jc w:val="both"/>
        <w:rPr>
          <w:rFonts w:ascii="Times New Roman" w:hAnsi="Times New Roman"/>
          <w:strike/>
          <w:sz w:val="24"/>
          <w:szCs w:val="24"/>
        </w:rPr>
      </w:pPr>
    </w:p>
    <w:p w14:paraId="59C9EC38" w14:textId="77777777" w:rsidR="00ED39BF" w:rsidRPr="00136CF7" w:rsidRDefault="00ED39BF" w:rsidP="00ED39BF">
      <w:pPr>
        <w:tabs>
          <w:tab w:val="left" w:pos="567"/>
        </w:tabs>
        <w:spacing w:after="0" w:line="240" w:lineRule="auto"/>
        <w:jc w:val="both"/>
        <w:rPr>
          <w:rFonts w:ascii="Times New Roman" w:hAnsi="Times New Roman"/>
          <w:strike/>
          <w:sz w:val="24"/>
          <w:szCs w:val="24"/>
        </w:rPr>
      </w:pPr>
    </w:p>
    <w:p w14:paraId="32780905"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trike/>
          <w:sz w:val="24"/>
          <w:szCs w:val="24"/>
        </w:rPr>
      </w:pPr>
      <w:r w:rsidRPr="00306608">
        <w:rPr>
          <w:rFonts w:ascii="Times New Roman" w:hAnsi="Times New Roman"/>
          <w:sz w:val="24"/>
          <w:szCs w:val="24"/>
        </w:rPr>
        <w:t>A NBC TA 260, item 16(a), requer que o auditor comunique aos responsáveis pela governança sua visão sobre aspectos qualitativos significativos das práticas contábeis da entidade, incluindo políticas, estimativas contábeis e divulgações nas demonstrações contábeis. Em muitos casos, isso se refere às estimativas contábeis críticas e às correspondentes divulgações, que</w:t>
      </w:r>
      <w:r>
        <w:rPr>
          <w:rFonts w:ascii="Times New Roman" w:hAnsi="Times New Roman"/>
          <w:sz w:val="24"/>
          <w:szCs w:val="24"/>
        </w:rPr>
        <w:t>,</w:t>
      </w:r>
      <w:r w:rsidRPr="00306608">
        <w:rPr>
          <w:rFonts w:ascii="Times New Roman" w:hAnsi="Times New Roman"/>
          <w:sz w:val="24"/>
          <w:szCs w:val="24"/>
        </w:rPr>
        <w:t xml:space="preserve"> provavelmente</w:t>
      </w:r>
      <w:r>
        <w:rPr>
          <w:rFonts w:ascii="Times New Roman" w:hAnsi="Times New Roman"/>
          <w:sz w:val="24"/>
          <w:szCs w:val="24"/>
        </w:rPr>
        <w:t>,</w:t>
      </w:r>
      <w:r w:rsidRPr="00306608">
        <w:rPr>
          <w:rFonts w:ascii="Times New Roman" w:hAnsi="Times New Roman"/>
          <w:sz w:val="24"/>
          <w:szCs w:val="24"/>
        </w:rPr>
        <w:t xml:space="preserve"> são áreas de atenção significativa do auditor e também podem ser identificadas como riscos significativos.</w:t>
      </w:r>
    </w:p>
    <w:p w14:paraId="41FED524" w14:textId="77777777" w:rsidR="00ED39BF" w:rsidRPr="00306608" w:rsidRDefault="00ED39BF" w:rsidP="00ED39BF">
      <w:pPr>
        <w:tabs>
          <w:tab w:val="left" w:pos="1530"/>
        </w:tabs>
        <w:spacing w:after="0" w:line="240" w:lineRule="auto"/>
        <w:jc w:val="both"/>
        <w:rPr>
          <w:rFonts w:ascii="Times New Roman" w:hAnsi="Times New Roman"/>
          <w:sz w:val="24"/>
          <w:szCs w:val="24"/>
        </w:rPr>
      </w:pPr>
    </w:p>
    <w:p w14:paraId="68439520" w14:textId="77777777" w:rsidR="00ED39BF"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trike/>
          <w:sz w:val="24"/>
          <w:szCs w:val="24"/>
        </w:rPr>
      </w:pPr>
      <w:r w:rsidRPr="00DB13B7">
        <w:rPr>
          <w:rFonts w:ascii="Times New Roman" w:hAnsi="Times New Roman"/>
          <w:strike/>
          <w:sz w:val="24"/>
          <w:szCs w:val="24"/>
        </w:rPr>
        <w:t>No entanto, usuários de demonstrações contábeis têm ressaltado seu interesse nas estimativas contábeis que apresentem alto grau de incerteza na estimativa (itens 10 e 11 da NBC TA 540 – Auditoria de Estimativas Contábeis, Inclusive do Valor Justo, e Divulgações Relacionadas) e que podem não ter sido avaliadas como riscos significativos. Entre outros aspectos, essas estimativas dependem fortemente do julgamento da administração e frequentemente são as áreas mais complexas das demonstrações contábeis, podendo exigir o envolvimento tanto de especialista da administração como de especialista do auditor. Os usuários também ressaltaram que as políticas contábeis com efeito significativo sobre as demonstrações contábeis (e mudanças significativas nessas políticas) são relevantes para o entendimento das demonstrações contábeis, principalmente nos casos em que as práticas da entidade não são condizentes com as de outras entidades do mesmo setor.</w:t>
      </w:r>
    </w:p>
    <w:p w14:paraId="03BCDEAB" w14:textId="77777777" w:rsidR="00ED39BF" w:rsidRDefault="00ED39BF" w:rsidP="00ED39BF">
      <w:pPr>
        <w:pStyle w:val="PargrafodaLista"/>
        <w:rPr>
          <w:rFonts w:ascii="Times New Roman" w:hAnsi="Times New Roman"/>
          <w:strike/>
          <w:sz w:val="24"/>
          <w:szCs w:val="24"/>
        </w:rPr>
      </w:pPr>
    </w:p>
    <w:p w14:paraId="7FB70B20" w14:textId="77777777" w:rsidR="00ED39BF" w:rsidRPr="00B74457" w:rsidRDefault="00ED39BF" w:rsidP="00ED39BF">
      <w:pPr>
        <w:widowControl w:val="0"/>
        <w:spacing w:after="0" w:line="240" w:lineRule="auto"/>
        <w:ind w:left="567" w:hanging="567"/>
        <w:jc w:val="both"/>
        <w:rPr>
          <w:rFonts w:ascii="Arial" w:hAnsi="Arial" w:cs="Arial"/>
        </w:rPr>
      </w:pPr>
      <w:r w:rsidRPr="00B74457">
        <w:rPr>
          <w:rFonts w:ascii="Arial" w:hAnsi="Arial" w:cs="Arial"/>
        </w:rPr>
        <w:t xml:space="preserve">A24. </w:t>
      </w:r>
      <w:r w:rsidRPr="00B74457">
        <w:rPr>
          <w:rFonts w:ascii="Arial" w:hAnsi="Arial" w:cs="Arial"/>
        </w:rPr>
        <w:tab/>
        <w:t xml:space="preserve">No entanto, usuários </w:t>
      </w:r>
      <w:r w:rsidRPr="00EA2EC9">
        <w:rPr>
          <w:rFonts w:ascii="Arial" w:hAnsi="Arial" w:cs="Arial"/>
        </w:rPr>
        <w:t>das demonstrações contábeis têm ressaltado seu interesse nas estimativas contábeis que estão sujeitas a alto grau de incerteza na estimativa (itens 16 e 17 da NBC TA 540 – Auditoria de Estimativas Contábeis</w:t>
      </w:r>
      <w:r>
        <w:rPr>
          <w:rFonts w:ascii="Arial" w:hAnsi="Arial" w:cs="Arial"/>
        </w:rPr>
        <w:t xml:space="preserve"> </w:t>
      </w:r>
      <w:r w:rsidRPr="00EA2EC9">
        <w:rPr>
          <w:rFonts w:ascii="Arial" w:hAnsi="Arial" w:cs="Arial"/>
        </w:rPr>
        <w:t>e Divulgações</w:t>
      </w:r>
      <w:r w:rsidRPr="00B74457">
        <w:rPr>
          <w:rFonts w:ascii="Arial" w:hAnsi="Arial" w:cs="Arial"/>
        </w:rPr>
        <w:t xml:space="preserve"> Relacionadas) e que podem não ter sido avaliadas como riscos significativos. Entre outros aspectos, essas estimativas dependem fortemente do julgamento da administração e frequentemente são as áreas mais complexas das demonstrações contábeis, podendo exigir o envolvimento tanto de especialista da administração como de especialista do auditor. Os usuários também ressaltaram que as políticas contábeis com efeito significativo sobre as demonstrações contábeis (e mudanças significativas nessas políticas) são relevantes para o entendimento das demonstrações contábeis, principalmente nos casos em que as práticas da entidade não são condizentes com as de outras entidades do mesmo setor.</w:t>
      </w:r>
      <w:r w:rsidRPr="00DB13B7">
        <w:rPr>
          <w:rFonts w:ascii="Arial" w:hAnsi="Arial" w:cs="Arial"/>
        </w:rPr>
        <w:t xml:space="preserve"> </w:t>
      </w:r>
      <w:r w:rsidRPr="00DB13B7">
        <w:rPr>
          <w:rFonts w:ascii="Times New Roman" w:hAnsi="Times New Roman"/>
          <w:color w:val="00B0F0"/>
        </w:rPr>
        <w:t>(alterado pela Revisão NBC 3)</w:t>
      </w:r>
    </w:p>
    <w:p w14:paraId="2C32D5FE" w14:textId="77777777" w:rsidR="00ED39BF" w:rsidRPr="00DB13B7" w:rsidRDefault="00ED39BF" w:rsidP="00ED39BF">
      <w:pPr>
        <w:pStyle w:val="PargrafodaLista"/>
        <w:widowControl w:val="0"/>
        <w:tabs>
          <w:tab w:val="left" w:pos="567"/>
        </w:tabs>
        <w:spacing w:after="0" w:line="240" w:lineRule="auto"/>
        <w:ind w:left="0"/>
        <w:contextualSpacing w:val="0"/>
        <w:jc w:val="both"/>
        <w:rPr>
          <w:rFonts w:ascii="Times New Roman" w:hAnsi="Times New Roman"/>
          <w:strike/>
          <w:sz w:val="24"/>
          <w:szCs w:val="24"/>
        </w:rPr>
      </w:pPr>
    </w:p>
    <w:p w14:paraId="3548456B" w14:textId="77777777" w:rsidR="00ED39BF" w:rsidRDefault="00ED39BF" w:rsidP="00ED39BF">
      <w:pPr>
        <w:pStyle w:val="PargrafodaLista"/>
        <w:tabs>
          <w:tab w:val="left" w:pos="1530"/>
        </w:tabs>
        <w:spacing w:after="0" w:line="240" w:lineRule="auto"/>
        <w:ind w:left="0"/>
        <w:contextualSpacing w:val="0"/>
        <w:jc w:val="both"/>
        <w:rPr>
          <w:rFonts w:ascii="Times New Roman" w:hAnsi="Times New Roman"/>
          <w:sz w:val="24"/>
          <w:szCs w:val="24"/>
        </w:rPr>
      </w:pPr>
      <w:r w:rsidRPr="00306608">
        <w:rPr>
          <w:rFonts w:ascii="Times New Roman" w:hAnsi="Times New Roman"/>
          <w:sz w:val="24"/>
          <w:szCs w:val="24"/>
        </w:rPr>
        <w:t>Efeito sobre a auditoria de eventos ou transações significativos ocorridos durante o período (ver item 9(c))</w:t>
      </w:r>
    </w:p>
    <w:p w14:paraId="309BF309" w14:textId="77777777" w:rsidR="00ED39BF" w:rsidRPr="00306608" w:rsidRDefault="00ED39BF" w:rsidP="00ED39BF">
      <w:pPr>
        <w:pStyle w:val="PargrafodaLista"/>
        <w:tabs>
          <w:tab w:val="left" w:pos="1530"/>
        </w:tabs>
        <w:spacing w:after="0" w:line="240" w:lineRule="auto"/>
        <w:contextualSpacing w:val="0"/>
        <w:rPr>
          <w:rFonts w:ascii="Times New Roman" w:hAnsi="Times New Roman"/>
          <w:sz w:val="24"/>
          <w:szCs w:val="24"/>
        </w:rPr>
      </w:pPr>
    </w:p>
    <w:p w14:paraId="69C77FF3"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Eventos ou transações que tiverem tido efeito significativo sobre as demonstrações contábeis ou sobre a auditoria podem ser áreas de atenção significativa do auditor e podem ser identificados como riscos significativos. A título de exemplo, o auditor pode ter mantido extensas discussões com a administração e os responsáveis pela governança em diversas etapas da auditoria acerca do efeito sobre as demonstrações contábeis de transações significativas com partes relacionadas ou transações significativas fora do curso normal dos negócios da entidade ou que pareçam não </w:t>
      </w:r>
      <w:r>
        <w:rPr>
          <w:rFonts w:ascii="Times New Roman" w:hAnsi="Times New Roman"/>
          <w:sz w:val="24"/>
          <w:szCs w:val="24"/>
        </w:rPr>
        <w:t xml:space="preserve">ser </w:t>
      </w:r>
      <w:r w:rsidRPr="00306608">
        <w:rPr>
          <w:rFonts w:ascii="Times New Roman" w:hAnsi="Times New Roman"/>
          <w:sz w:val="24"/>
          <w:szCs w:val="24"/>
        </w:rPr>
        <w:t>usuais (NBC TA 260, itens 16(a), 16(c)</w:t>
      </w:r>
      <w:r>
        <w:rPr>
          <w:rFonts w:ascii="Times New Roman" w:hAnsi="Times New Roman"/>
          <w:sz w:val="24"/>
          <w:szCs w:val="24"/>
        </w:rPr>
        <w:t>,</w:t>
      </w:r>
      <w:r w:rsidRPr="00306608">
        <w:rPr>
          <w:rFonts w:ascii="Times New Roman" w:hAnsi="Times New Roman"/>
          <w:sz w:val="24"/>
          <w:szCs w:val="24"/>
        </w:rPr>
        <w:t xml:space="preserve"> A22 e Apêndice</w:t>
      </w:r>
      <w:r>
        <w:rPr>
          <w:rFonts w:ascii="Times New Roman" w:hAnsi="Times New Roman"/>
          <w:sz w:val="24"/>
          <w:szCs w:val="24"/>
        </w:rPr>
        <w:t xml:space="preserve"> 2</w:t>
      </w:r>
      <w:r w:rsidRPr="00306608">
        <w:rPr>
          <w:rFonts w:ascii="Times New Roman" w:hAnsi="Times New Roman"/>
          <w:sz w:val="24"/>
          <w:szCs w:val="24"/>
        </w:rPr>
        <w:t xml:space="preserve">). A administração pode ter feito julgamentos difíceis ou complexos </w:t>
      </w:r>
      <w:r>
        <w:rPr>
          <w:rFonts w:ascii="Times New Roman" w:hAnsi="Times New Roman"/>
          <w:sz w:val="24"/>
          <w:szCs w:val="24"/>
        </w:rPr>
        <w:t>e</w:t>
      </w:r>
      <w:r w:rsidRPr="00306608">
        <w:rPr>
          <w:rFonts w:ascii="Times New Roman" w:hAnsi="Times New Roman"/>
          <w:sz w:val="24"/>
          <w:szCs w:val="24"/>
        </w:rPr>
        <w:t xml:space="preserve">m relação ao reconhecimento, à mensuração, à apresentação ou à divulgação dessas transações, que podem ter tido efeito significativo sobre a estratégia geral do auditor. </w:t>
      </w:r>
    </w:p>
    <w:p w14:paraId="25848BC2" w14:textId="77777777" w:rsidR="00ED39BF" w:rsidRPr="00861553" w:rsidRDefault="00ED39BF" w:rsidP="00ED39BF">
      <w:pPr>
        <w:spacing w:after="0" w:line="240" w:lineRule="auto"/>
      </w:pPr>
    </w:p>
    <w:p w14:paraId="68F25C54"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i/>
          <w:sz w:val="24"/>
          <w:szCs w:val="24"/>
        </w:rPr>
      </w:pPr>
      <w:r w:rsidRPr="00306608">
        <w:rPr>
          <w:rFonts w:ascii="Times New Roman" w:hAnsi="Times New Roman"/>
          <w:sz w:val="24"/>
          <w:szCs w:val="24"/>
        </w:rPr>
        <w:t>Eventos significativos de ordem econômica, contábil, regulatória</w:t>
      </w:r>
      <w:r>
        <w:rPr>
          <w:rFonts w:ascii="Times New Roman" w:hAnsi="Times New Roman"/>
          <w:sz w:val="24"/>
          <w:szCs w:val="24"/>
        </w:rPr>
        <w:t>,</w:t>
      </w:r>
      <w:r w:rsidRPr="00306608">
        <w:rPr>
          <w:rFonts w:ascii="Times New Roman" w:hAnsi="Times New Roman"/>
          <w:sz w:val="24"/>
          <w:szCs w:val="24"/>
        </w:rPr>
        <w:t xml:space="preserve"> ou de outra natureza</w:t>
      </w:r>
      <w:r>
        <w:rPr>
          <w:rFonts w:ascii="Times New Roman" w:hAnsi="Times New Roman"/>
          <w:sz w:val="24"/>
          <w:szCs w:val="24"/>
        </w:rPr>
        <w:t>,</w:t>
      </w:r>
      <w:r w:rsidRPr="00306608">
        <w:rPr>
          <w:rFonts w:ascii="Times New Roman" w:hAnsi="Times New Roman"/>
          <w:sz w:val="24"/>
          <w:szCs w:val="24"/>
        </w:rPr>
        <w:t xml:space="preserve"> que tiverem afetado as premissas ou julgamentos da administração também podem afetar a abordagem geral d</w:t>
      </w:r>
      <w:r>
        <w:rPr>
          <w:rFonts w:ascii="Times New Roman" w:hAnsi="Times New Roman"/>
          <w:sz w:val="24"/>
          <w:szCs w:val="24"/>
        </w:rPr>
        <w:t>a</w:t>
      </w:r>
      <w:r w:rsidRPr="00306608">
        <w:rPr>
          <w:rFonts w:ascii="Times New Roman" w:hAnsi="Times New Roman"/>
          <w:sz w:val="24"/>
          <w:szCs w:val="24"/>
        </w:rPr>
        <w:t xml:space="preserve"> auditoria e resultar em assunto que exige atenção significativa do auditor.</w:t>
      </w:r>
    </w:p>
    <w:p w14:paraId="34CCEDF7" w14:textId="77777777" w:rsidR="00ED39BF" w:rsidRPr="00861553" w:rsidRDefault="00ED39BF" w:rsidP="00ED39BF">
      <w:pPr>
        <w:spacing w:after="0" w:line="240" w:lineRule="auto"/>
      </w:pPr>
    </w:p>
    <w:p w14:paraId="34D1E257" w14:textId="77777777" w:rsidR="00ED39BF" w:rsidRPr="00306608" w:rsidRDefault="00ED39BF" w:rsidP="00ED39BF">
      <w:pPr>
        <w:tabs>
          <w:tab w:val="left" w:pos="1530"/>
        </w:tabs>
        <w:spacing w:after="0" w:line="240" w:lineRule="auto"/>
        <w:jc w:val="both"/>
        <w:rPr>
          <w:rFonts w:ascii="Times New Roman" w:hAnsi="Times New Roman"/>
          <w:sz w:val="24"/>
          <w:szCs w:val="24"/>
        </w:rPr>
      </w:pPr>
      <w:r w:rsidRPr="00306608">
        <w:rPr>
          <w:rFonts w:ascii="Times New Roman" w:hAnsi="Times New Roman"/>
          <w:i/>
          <w:sz w:val="24"/>
          <w:szCs w:val="24"/>
        </w:rPr>
        <w:t>Assuntos de maior importância</w:t>
      </w:r>
      <w:r w:rsidRPr="00306608">
        <w:rPr>
          <w:rFonts w:ascii="Times New Roman" w:hAnsi="Times New Roman"/>
          <w:sz w:val="24"/>
          <w:szCs w:val="24"/>
        </w:rPr>
        <w:t xml:space="preserve"> (ver item 10)</w:t>
      </w:r>
    </w:p>
    <w:p w14:paraId="72E4F3A0" w14:textId="77777777" w:rsidR="00ED39BF" w:rsidRPr="00306608" w:rsidRDefault="00ED39BF" w:rsidP="00ED39BF">
      <w:pPr>
        <w:tabs>
          <w:tab w:val="left" w:pos="1530"/>
        </w:tabs>
        <w:spacing w:after="0" w:line="240" w:lineRule="auto"/>
        <w:jc w:val="both"/>
        <w:rPr>
          <w:rFonts w:ascii="Times New Roman" w:hAnsi="Times New Roman"/>
          <w:sz w:val="24"/>
          <w:szCs w:val="24"/>
        </w:rPr>
      </w:pPr>
    </w:p>
    <w:p w14:paraId="54634107"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Os assuntos que exigiram atenção significativa do auditor também podem ter resultado em interação significativa com os responsáveis pela governança. A natureza e a extensão das comunicações com os responsáveis pela governança sobre esses assuntos muitas vezes constituem uma indicação de quais assuntos são de maior importância na auditoria. O auditor, por exemplo, pode ter tido interações mais aprofundadas, frequentes ou substanciais com os responsáveis pela governança a respeito de assuntos mais difíceis ou complexos, como a aplicação das principais políticas contábeis que tiverem sido objeto de julgamento significativo do auditor ou da administração. </w:t>
      </w:r>
    </w:p>
    <w:p w14:paraId="7EC285C7" w14:textId="77777777" w:rsidR="00ED39BF" w:rsidRPr="00861553" w:rsidRDefault="00ED39BF" w:rsidP="00ED39BF">
      <w:pPr>
        <w:spacing w:after="0" w:line="240" w:lineRule="auto"/>
      </w:pPr>
    </w:p>
    <w:p w14:paraId="07931424"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O conceito de assuntos de maior importância aplica-se no contexto da entidade e da auditoria realizada. Como tal, a determinação e a comunicação, pelo auditor, dos principais assuntos de auditoria destina-se a identificar assuntos específicos da auditoria e envolve julgamento quanto à sua importância em relação a outros assuntos da auditoria. </w:t>
      </w:r>
    </w:p>
    <w:p w14:paraId="30784B79" w14:textId="77777777" w:rsidR="00ED39BF" w:rsidRPr="00861553" w:rsidRDefault="00ED39BF" w:rsidP="00ED39BF">
      <w:pPr>
        <w:spacing w:after="0" w:line="240" w:lineRule="auto"/>
      </w:pPr>
    </w:p>
    <w:p w14:paraId="11F422BF" w14:textId="77777777" w:rsidR="00ED39BF" w:rsidRPr="00306608"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Outras considerações, que podem ser relevantes para determinar a importância relativa de assunto comunicado aos responsáveis pela governança e se ele é </w:t>
      </w:r>
      <w:r>
        <w:rPr>
          <w:rFonts w:ascii="Times New Roman" w:hAnsi="Times New Roman"/>
          <w:sz w:val="24"/>
          <w:szCs w:val="24"/>
        </w:rPr>
        <w:t xml:space="preserve">um </w:t>
      </w:r>
      <w:r w:rsidRPr="00306608">
        <w:rPr>
          <w:rFonts w:ascii="Times New Roman" w:hAnsi="Times New Roman"/>
          <w:sz w:val="24"/>
          <w:szCs w:val="24"/>
        </w:rPr>
        <w:t>principal assunto de auditoria, são:</w:t>
      </w:r>
    </w:p>
    <w:p w14:paraId="5DE5BF4B"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a importância do assunto para o entendimento por parte dos usuários previstos das demonstrações contábeis tomadas em conjunto e, em particular, a sua relevância para as demonstrações contábeis;</w:t>
      </w:r>
    </w:p>
    <w:p w14:paraId="51E88C24"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 xml:space="preserve">a natureza da política contábil relativa ao assunto, </w:t>
      </w:r>
      <w:r>
        <w:rPr>
          <w:rFonts w:ascii="Times New Roman" w:hAnsi="Times New Roman"/>
          <w:sz w:val="24"/>
          <w:szCs w:val="24"/>
        </w:rPr>
        <w:t>a</w:t>
      </w:r>
      <w:r w:rsidRPr="00306608">
        <w:rPr>
          <w:rFonts w:ascii="Times New Roman" w:hAnsi="Times New Roman"/>
          <w:sz w:val="24"/>
          <w:szCs w:val="24"/>
        </w:rPr>
        <w:t xml:space="preserve"> complexidade ou </w:t>
      </w:r>
      <w:r>
        <w:rPr>
          <w:rFonts w:ascii="Times New Roman" w:hAnsi="Times New Roman"/>
          <w:sz w:val="24"/>
          <w:szCs w:val="24"/>
        </w:rPr>
        <w:t>a</w:t>
      </w:r>
      <w:r w:rsidRPr="00306608">
        <w:rPr>
          <w:rFonts w:ascii="Times New Roman" w:hAnsi="Times New Roman"/>
          <w:sz w:val="24"/>
          <w:szCs w:val="24"/>
        </w:rPr>
        <w:t xml:space="preserve"> subjetividade envolvida na seleção, pela administração, da política adequada em comparação com outras entidades de seu setor;</w:t>
      </w:r>
    </w:p>
    <w:p w14:paraId="6155307F"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a natureza e a relevância, quantitativa ou qualitativa, de distorções corrigidas e distorções acumuladas que não foram corrigidas, em decorrência de fraude ou erro relacionados ao assunto, quando aplicáveis;</w:t>
      </w:r>
    </w:p>
    <w:p w14:paraId="1C3255CD"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a natureza e a extensão do esforço de auditoria necessário para tratar do assunto, incluindo:</w:t>
      </w:r>
    </w:p>
    <w:p w14:paraId="52124EE5" w14:textId="77777777" w:rsidR="00ED39BF" w:rsidRPr="00306608" w:rsidRDefault="00ED39BF">
      <w:pPr>
        <w:pStyle w:val="PargrafodaLista"/>
        <w:widowControl w:val="0"/>
        <w:numPr>
          <w:ilvl w:val="1"/>
          <w:numId w:val="261"/>
        </w:numPr>
        <w:spacing w:after="120" w:line="240" w:lineRule="auto"/>
        <w:ind w:left="1134" w:hanging="283"/>
        <w:contextualSpacing w:val="0"/>
        <w:jc w:val="both"/>
        <w:rPr>
          <w:rFonts w:ascii="Times New Roman" w:hAnsi="Times New Roman"/>
          <w:sz w:val="24"/>
          <w:szCs w:val="24"/>
        </w:rPr>
      </w:pPr>
      <w:r w:rsidRPr="00306608">
        <w:rPr>
          <w:rFonts w:ascii="Times New Roman" w:hAnsi="Times New Roman"/>
          <w:sz w:val="24"/>
          <w:szCs w:val="24"/>
        </w:rPr>
        <w:t>o grau de habilidade ou conhecimento especializado necessário para aplicar procedimentos de auditoria para tratar do assunto ou avaliar os resultados desses procedimentos, se aplicável;</w:t>
      </w:r>
    </w:p>
    <w:p w14:paraId="23699497" w14:textId="77777777" w:rsidR="00ED39BF" w:rsidRPr="00306608" w:rsidRDefault="00ED39BF">
      <w:pPr>
        <w:pStyle w:val="PargrafodaLista"/>
        <w:widowControl w:val="0"/>
        <w:numPr>
          <w:ilvl w:val="1"/>
          <w:numId w:val="261"/>
        </w:numPr>
        <w:spacing w:after="120" w:line="240" w:lineRule="auto"/>
        <w:ind w:left="1134" w:hanging="283"/>
        <w:contextualSpacing w:val="0"/>
        <w:jc w:val="both"/>
        <w:rPr>
          <w:rFonts w:ascii="Times New Roman" w:hAnsi="Times New Roman"/>
          <w:sz w:val="24"/>
          <w:szCs w:val="24"/>
        </w:rPr>
      </w:pPr>
      <w:r w:rsidRPr="00306608">
        <w:rPr>
          <w:rFonts w:ascii="Times New Roman" w:hAnsi="Times New Roman"/>
          <w:sz w:val="24"/>
          <w:szCs w:val="24"/>
        </w:rPr>
        <w:t xml:space="preserve">a natureza de consultas fora da equipe de trabalho sobre </w:t>
      </w:r>
      <w:r>
        <w:rPr>
          <w:rFonts w:ascii="Times New Roman" w:hAnsi="Times New Roman"/>
          <w:sz w:val="24"/>
          <w:szCs w:val="24"/>
        </w:rPr>
        <w:t>o</w:t>
      </w:r>
      <w:r w:rsidRPr="00306608">
        <w:rPr>
          <w:rFonts w:ascii="Times New Roman" w:hAnsi="Times New Roman"/>
          <w:sz w:val="24"/>
          <w:szCs w:val="24"/>
        </w:rPr>
        <w:t xml:space="preserve"> assunto;</w:t>
      </w:r>
    </w:p>
    <w:p w14:paraId="24761FD3"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 xml:space="preserve">a natureza e a gravidade das dificuldades na aplicação de procedimentos de auditoria, </w:t>
      </w:r>
      <w:r>
        <w:rPr>
          <w:rFonts w:ascii="Times New Roman" w:hAnsi="Times New Roman"/>
          <w:sz w:val="24"/>
          <w:szCs w:val="24"/>
        </w:rPr>
        <w:t xml:space="preserve">na </w:t>
      </w:r>
      <w:r w:rsidRPr="00306608">
        <w:rPr>
          <w:rFonts w:ascii="Times New Roman" w:hAnsi="Times New Roman"/>
          <w:sz w:val="24"/>
          <w:szCs w:val="24"/>
        </w:rPr>
        <w:t xml:space="preserve">avaliação dos resultados desses procedimentos e </w:t>
      </w:r>
      <w:r>
        <w:rPr>
          <w:rFonts w:ascii="Times New Roman" w:hAnsi="Times New Roman"/>
          <w:sz w:val="24"/>
          <w:szCs w:val="24"/>
        </w:rPr>
        <w:t xml:space="preserve">na </w:t>
      </w:r>
      <w:r w:rsidRPr="00306608">
        <w:rPr>
          <w:rFonts w:ascii="Times New Roman" w:hAnsi="Times New Roman"/>
          <w:sz w:val="24"/>
          <w:szCs w:val="24"/>
        </w:rPr>
        <w:t>obtenção de evidências pertinentes e confiáveis para fundamentar a opinião de auditoria, principalmente quando os julgamentos do auditor passam a ser mais subjetivos;</w:t>
      </w:r>
    </w:p>
    <w:p w14:paraId="62AFB99E"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a gravidade das deficiências de controle identificadas com respeito ao assunto;</w:t>
      </w:r>
    </w:p>
    <w:p w14:paraId="0A70C5AF" w14:textId="77777777" w:rsidR="00ED39BF" w:rsidRPr="00306608"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 xml:space="preserve">se </w:t>
      </w:r>
      <w:r>
        <w:rPr>
          <w:rFonts w:ascii="Times New Roman" w:hAnsi="Times New Roman"/>
          <w:sz w:val="24"/>
          <w:szCs w:val="24"/>
        </w:rPr>
        <w:t>o</w:t>
      </w:r>
      <w:r w:rsidRPr="00306608">
        <w:rPr>
          <w:rFonts w:ascii="Times New Roman" w:hAnsi="Times New Roman"/>
          <w:sz w:val="24"/>
          <w:szCs w:val="24"/>
        </w:rPr>
        <w:t xml:space="preserve"> assunto envolveu diversas considerações de auditoria separadas, porém relacionadas</w:t>
      </w:r>
      <w:r>
        <w:rPr>
          <w:rFonts w:ascii="Times New Roman" w:hAnsi="Times New Roman"/>
          <w:sz w:val="24"/>
          <w:szCs w:val="24"/>
        </w:rPr>
        <w:t>,</w:t>
      </w:r>
      <w:r w:rsidRPr="00306608">
        <w:rPr>
          <w:rFonts w:ascii="Times New Roman" w:hAnsi="Times New Roman"/>
          <w:sz w:val="24"/>
          <w:szCs w:val="24"/>
        </w:rPr>
        <w:t xml:space="preserve"> </w:t>
      </w:r>
      <w:r>
        <w:rPr>
          <w:rFonts w:ascii="Times New Roman" w:hAnsi="Times New Roman"/>
          <w:sz w:val="24"/>
          <w:szCs w:val="24"/>
        </w:rPr>
        <w:t>como, p</w:t>
      </w:r>
      <w:r w:rsidRPr="00306608">
        <w:rPr>
          <w:rFonts w:ascii="Times New Roman" w:hAnsi="Times New Roman"/>
          <w:sz w:val="24"/>
          <w:szCs w:val="24"/>
        </w:rPr>
        <w:t>or exemplo, contratos de longo prazo</w:t>
      </w:r>
      <w:r>
        <w:rPr>
          <w:rFonts w:ascii="Times New Roman" w:hAnsi="Times New Roman"/>
          <w:sz w:val="24"/>
          <w:szCs w:val="24"/>
        </w:rPr>
        <w:t>, que</w:t>
      </w:r>
      <w:r w:rsidRPr="00306608">
        <w:rPr>
          <w:rFonts w:ascii="Times New Roman" w:hAnsi="Times New Roman"/>
          <w:sz w:val="24"/>
          <w:szCs w:val="24"/>
        </w:rPr>
        <w:t xml:space="preserve"> podem envolver atenção significativa do auditor com respeito ao reconhecimento de receitas, litígios ou outras contingências e podem afetar outras estimativas contábeis.</w:t>
      </w:r>
    </w:p>
    <w:p w14:paraId="235C718A" w14:textId="77777777" w:rsidR="00ED39BF" w:rsidRPr="00861553" w:rsidRDefault="00ED39BF" w:rsidP="00ED39BF">
      <w:pPr>
        <w:spacing w:after="0" w:line="240" w:lineRule="auto"/>
      </w:pPr>
    </w:p>
    <w:p w14:paraId="2C7C7FFE"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 determinação de quais e quantos desses assuntos</w:t>
      </w:r>
      <w:r>
        <w:rPr>
          <w:rFonts w:ascii="Times New Roman" w:hAnsi="Times New Roman"/>
          <w:sz w:val="24"/>
          <w:szCs w:val="24"/>
        </w:rPr>
        <w:t>,</w:t>
      </w:r>
      <w:r w:rsidRPr="00306608">
        <w:rPr>
          <w:rFonts w:ascii="Times New Roman" w:hAnsi="Times New Roman"/>
          <w:sz w:val="24"/>
          <w:szCs w:val="24"/>
        </w:rPr>
        <w:t xml:space="preserve"> que exigiram atenção significativa do auditor são de maior importância na auditoria das demonstrações contábeis do período corrente</w:t>
      </w:r>
      <w:r>
        <w:rPr>
          <w:rFonts w:ascii="Times New Roman" w:hAnsi="Times New Roman"/>
          <w:sz w:val="24"/>
          <w:szCs w:val="24"/>
        </w:rPr>
        <w:t>,</w:t>
      </w:r>
      <w:r w:rsidRPr="00306608">
        <w:rPr>
          <w:rFonts w:ascii="Times New Roman" w:hAnsi="Times New Roman"/>
          <w:sz w:val="24"/>
          <w:szCs w:val="24"/>
        </w:rPr>
        <w:t xml:space="preserve"> é assunto de julgamento profissional. A quantidade de principais assuntos de auditoria a serem incluídos no relatório d</w:t>
      </w:r>
      <w:r>
        <w:rPr>
          <w:rFonts w:ascii="Times New Roman" w:hAnsi="Times New Roman"/>
          <w:sz w:val="24"/>
          <w:szCs w:val="24"/>
        </w:rPr>
        <w:t>o auditor</w:t>
      </w:r>
      <w:r w:rsidRPr="00306608">
        <w:rPr>
          <w:rFonts w:ascii="Times New Roman" w:hAnsi="Times New Roman"/>
          <w:sz w:val="24"/>
          <w:szCs w:val="24"/>
        </w:rPr>
        <w:t xml:space="preserve"> pode ser impactad</w:t>
      </w:r>
      <w:r>
        <w:rPr>
          <w:rFonts w:ascii="Times New Roman" w:hAnsi="Times New Roman"/>
          <w:sz w:val="24"/>
          <w:szCs w:val="24"/>
        </w:rPr>
        <w:t>a</w:t>
      </w:r>
      <w:r w:rsidRPr="00306608">
        <w:rPr>
          <w:rFonts w:ascii="Times New Roman" w:hAnsi="Times New Roman"/>
          <w:sz w:val="24"/>
          <w:szCs w:val="24"/>
        </w:rPr>
        <w:t xml:space="preserve"> pelo porte e complexidade da entidade, natureza de seus negócios e ambiente, bem como fatos e circunstâncias do trabalho de auditoria. Em geral, quanto maior for a quantidade de assuntos inicialmente considerados como sendo principais assuntos de auditoria, mais o auditor pode precisar reconsiderar se realmente cada um deles se enquadra na definição de principal assunto de auditoria. Listas extensas de principais assuntos de auditoria podem ser contrárias ao objetivo de destacar no relatório d</w:t>
      </w:r>
      <w:r>
        <w:rPr>
          <w:rFonts w:ascii="Times New Roman" w:hAnsi="Times New Roman"/>
          <w:sz w:val="24"/>
          <w:szCs w:val="24"/>
        </w:rPr>
        <w:t>o auditor</w:t>
      </w:r>
      <w:r w:rsidRPr="00306608">
        <w:rPr>
          <w:rFonts w:ascii="Times New Roman" w:hAnsi="Times New Roman"/>
          <w:sz w:val="24"/>
          <w:szCs w:val="24"/>
        </w:rPr>
        <w:t xml:space="preserve"> os assuntos de maior importância na auditoria. </w:t>
      </w:r>
    </w:p>
    <w:p w14:paraId="3F470A57" w14:textId="77777777" w:rsidR="00ED39BF" w:rsidRPr="00136CF7" w:rsidRDefault="00ED39BF" w:rsidP="00ED39BF">
      <w:pPr>
        <w:spacing w:after="0" w:line="240" w:lineRule="auto"/>
        <w:rPr>
          <w:rFonts w:ascii="Times New Roman" w:hAnsi="Times New Roman"/>
          <w:b/>
          <w:sz w:val="24"/>
          <w:szCs w:val="24"/>
        </w:rPr>
      </w:pPr>
    </w:p>
    <w:p w14:paraId="236487FE" w14:textId="77777777" w:rsidR="00ED39BF" w:rsidRPr="00306608" w:rsidRDefault="00ED39BF" w:rsidP="00ED39BF">
      <w:pPr>
        <w:spacing w:after="0" w:line="240" w:lineRule="auto"/>
        <w:rPr>
          <w:rFonts w:ascii="Times New Roman" w:hAnsi="Times New Roman"/>
          <w:b/>
          <w:sz w:val="24"/>
          <w:szCs w:val="24"/>
        </w:rPr>
      </w:pPr>
      <w:r w:rsidRPr="00306608">
        <w:rPr>
          <w:rFonts w:ascii="Times New Roman" w:hAnsi="Times New Roman"/>
          <w:b/>
          <w:sz w:val="24"/>
          <w:szCs w:val="24"/>
        </w:rPr>
        <w:t xml:space="preserve">Comunicação dos principais assuntos de auditoria </w:t>
      </w:r>
    </w:p>
    <w:p w14:paraId="62C1F3B0" w14:textId="77777777" w:rsidR="00ED39BF" w:rsidRPr="00306608" w:rsidRDefault="00ED39BF" w:rsidP="00ED39BF">
      <w:pPr>
        <w:spacing w:after="0" w:line="240" w:lineRule="auto"/>
        <w:rPr>
          <w:rFonts w:ascii="Times New Roman" w:hAnsi="Times New Roman"/>
          <w:b/>
          <w:sz w:val="24"/>
          <w:szCs w:val="24"/>
        </w:rPr>
      </w:pPr>
    </w:p>
    <w:p w14:paraId="45AE8DAA" w14:textId="77777777" w:rsidR="00ED39BF" w:rsidRPr="00306608" w:rsidRDefault="00ED39BF" w:rsidP="00ED39BF">
      <w:pPr>
        <w:spacing w:after="0" w:line="240" w:lineRule="auto"/>
        <w:jc w:val="both"/>
        <w:rPr>
          <w:rFonts w:ascii="Times New Roman" w:hAnsi="Times New Roman"/>
          <w:sz w:val="24"/>
          <w:szCs w:val="24"/>
        </w:rPr>
      </w:pPr>
      <w:r w:rsidRPr="00306608">
        <w:rPr>
          <w:rFonts w:ascii="Times New Roman" w:hAnsi="Times New Roman"/>
          <w:i/>
          <w:sz w:val="24"/>
          <w:szCs w:val="24"/>
        </w:rPr>
        <w:t xml:space="preserve">Seção separada </w:t>
      </w:r>
      <w:r>
        <w:rPr>
          <w:rFonts w:ascii="Times New Roman" w:hAnsi="Times New Roman"/>
          <w:i/>
          <w:sz w:val="24"/>
          <w:szCs w:val="24"/>
        </w:rPr>
        <w:t>n</w:t>
      </w:r>
      <w:r w:rsidRPr="00306608">
        <w:rPr>
          <w:rFonts w:ascii="Times New Roman" w:hAnsi="Times New Roman"/>
          <w:i/>
          <w:sz w:val="24"/>
          <w:szCs w:val="24"/>
        </w:rPr>
        <w:t>o relatório d</w:t>
      </w:r>
      <w:r>
        <w:rPr>
          <w:rFonts w:ascii="Times New Roman" w:hAnsi="Times New Roman"/>
          <w:i/>
          <w:sz w:val="24"/>
          <w:szCs w:val="24"/>
        </w:rPr>
        <w:t>o auditor</w:t>
      </w:r>
      <w:r w:rsidRPr="00306608">
        <w:rPr>
          <w:rFonts w:ascii="Times New Roman" w:hAnsi="Times New Roman"/>
          <w:i/>
          <w:sz w:val="24"/>
          <w:szCs w:val="24"/>
        </w:rPr>
        <w:t xml:space="preserve"> para apresentação dos “Principais assuntos de auditoria” </w:t>
      </w:r>
      <w:r w:rsidRPr="00306608">
        <w:rPr>
          <w:rFonts w:ascii="Times New Roman" w:hAnsi="Times New Roman"/>
          <w:sz w:val="24"/>
          <w:szCs w:val="24"/>
        </w:rPr>
        <w:t>(ver item 11)</w:t>
      </w:r>
    </w:p>
    <w:p w14:paraId="547D8DB8" w14:textId="77777777" w:rsidR="00ED39BF" w:rsidRPr="00306608" w:rsidRDefault="00ED39BF" w:rsidP="00ED39BF">
      <w:pPr>
        <w:spacing w:after="0" w:line="240" w:lineRule="auto"/>
        <w:jc w:val="both"/>
        <w:rPr>
          <w:rFonts w:ascii="Times New Roman" w:hAnsi="Times New Roman"/>
          <w:sz w:val="24"/>
          <w:szCs w:val="24"/>
        </w:rPr>
      </w:pPr>
    </w:p>
    <w:p w14:paraId="6FB2B950"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 colocação da seção separada dos “Principais assuntos de auditoria” próxima da opinião d</w:t>
      </w:r>
      <w:r>
        <w:rPr>
          <w:rFonts w:ascii="Times New Roman" w:hAnsi="Times New Roman"/>
          <w:sz w:val="24"/>
          <w:szCs w:val="24"/>
        </w:rPr>
        <w:t>o auditor</w:t>
      </w:r>
      <w:r w:rsidRPr="00306608">
        <w:rPr>
          <w:rFonts w:ascii="Times New Roman" w:hAnsi="Times New Roman"/>
          <w:sz w:val="24"/>
          <w:szCs w:val="24"/>
        </w:rPr>
        <w:t xml:space="preserve"> pode destacar essas informações e reconhecer o valor de informações específicas </w:t>
      </w:r>
      <w:r>
        <w:rPr>
          <w:rFonts w:ascii="Times New Roman" w:hAnsi="Times New Roman"/>
          <w:sz w:val="24"/>
          <w:szCs w:val="24"/>
        </w:rPr>
        <w:t>d</w:t>
      </w:r>
      <w:r w:rsidRPr="00306608">
        <w:rPr>
          <w:rFonts w:ascii="Times New Roman" w:hAnsi="Times New Roman"/>
          <w:sz w:val="24"/>
          <w:szCs w:val="24"/>
        </w:rPr>
        <w:t xml:space="preserve">o trabalho para os usuários previstos. </w:t>
      </w:r>
    </w:p>
    <w:p w14:paraId="367C1A5D" w14:textId="77777777" w:rsidR="00ED39BF" w:rsidRPr="00861553" w:rsidRDefault="00ED39BF" w:rsidP="00ED39BF">
      <w:pPr>
        <w:spacing w:after="0" w:line="240" w:lineRule="auto"/>
      </w:pPr>
    </w:p>
    <w:p w14:paraId="520C35A1"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 ordem de apresentação de cada assunto na seção dos “Principais assuntos de auditoria” é questão de julgamento profissional. Para exemplificar, essas informações podem ser organizadas por ordem de importância, de acordo com o julgamento do auditor, ou podem corresponder à maneira como esses assuntos são divulgados nas demonstrações contábeis. O requisito do item 11 de incluir subtítulos visa diferenciar ainda mais esses assuntos.</w:t>
      </w:r>
    </w:p>
    <w:p w14:paraId="39724525" w14:textId="77777777" w:rsidR="00ED39BF" w:rsidRPr="00861553" w:rsidRDefault="00ED39BF" w:rsidP="00ED39BF">
      <w:pPr>
        <w:spacing w:after="0" w:line="240" w:lineRule="auto"/>
      </w:pPr>
    </w:p>
    <w:p w14:paraId="6FD3663E"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Quando são apresentadas informações contábeis comparativas, o texto de introdução da seção “Principais assuntos de auditoria” é adaptado para chamar a atenção para o fato de que os principais assuntos de auditoria descritos se referem somente à auditoria das demonstrações contábeis do período corrente e pode fazer referência ao período específico abrangido por essas demonstrações contábeis (por exemplo, para o exercício findo em 31 de dezembro de 20X1).</w:t>
      </w:r>
    </w:p>
    <w:p w14:paraId="1C065582" w14:textId="77777777" w:rsidR="00ED39BF" w:rsidRPr="00861553" w:rsidRDefault="00ED39BF" w:rsidP="00ED39BF">
      <w:pPr>
        <w:spacing w:after="0" w:line="240" w:lineRule="auto"/>
      </w:pPr>
    </w:p>
    <w:p w14:paraId="3A0B0ECE" w14:textId="77777777" w:rsidR="00ED39BF" w:rsidRPr="00306608" w:rsidRDefault="00ED39BF" w:rsidP="00ED39BF">
      <w:pPr>
        <w:tabs>
          <w:tab w:val="left" w:pos="1530"/>
        </w:tabs>
        <w:spacing w:after="0" w:line="240" w:lineRule="auto"/>
        <w:rPr>
          <w:rFonts w:ascii="Times New Roman" w:hAnsi="Times New Roman"/>
          <w:sz w:val="24"/>
          <w:szCs w:val="24"/>
        </w:rPr>
      </w:pPr>
      <w:r w:rsidRPr="00306608">
        <w:rPr>
          <w:rFonts w:ascii="Times New Roman" w:hAnsi="Times New Roman"/>
          <w:i/>
          <w:sz w:val="24"/>
          <w:szCs w:val="24"/>
        </w:rPr>
        <w:t xml:space="preserve">Descrição individual dos principais assuntos de auditoria </w:t>
      </w:r>
      <w:r w:rsidRPr="00306608">
        <w:rPr>
          <w:rFonts w:ascii="Times New Roman" w:hAnsi="Times New Roman"/>
          <w:sz w:val="24"/>
          <w:szCs w:val="24"/>
        </w:rPr>
        <w:t>(ver item 13)</w:t>
      </w:r>
    </w:p>
    <w:p w14:paraId="5543BF9D" w14:textId="77777777" w:rsidR="00ED39BF" w:rsidRPr="00306608" w:rsidRDefault="00ED39BF" w:rsidP="00ED39BF">
      <w:pPr>
        <w:tabs>
          <w:tab w:val="left" w:pos="1530"/>
        </w:tabs>
        <w:spacing w:after="0" w:line="240" w:lineRule="auto"/>
        <w:rPr>
          <w:rFonts w:ascii="Times New Roman" w:hAnsi="Times New Roman"/>
          <w:i/>
          <w:sz w:val="24"/>
          <w:szCs w:val="24"/>
        </w:rPr>
      </w:pPr>
    </w:p>
    <w:p w14:paraId="231ACE84"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A adequação da descrição de um principal assunto de auditoria é uma questão de julgamento profissional. A descrição de um principal assunto de auditoria visa fornecer uma explicação sucinta e balanceada para permitir que os usuários previstos das demonstrações contábeis entendam por que o assunto foi de maior importância na auditoria e de que maneira ele foi tratado na auditoria. Limitar o uso de termos </w:t>
      </w:r>
      <w:r>
        <w:rPr>
          <w:rFonts w:ascii="Times New Roman" w:hAnsi="Times New Roman"/>
          <w:sz w:val="24"/>
          <w:szCs w:val="24"/>
        </w:rPr>
        <w:t xml:space="preserve">altamente </w:t>
      </w:r>
      <w:r w:rsidRPr="00306608">
        <w:rPr>
          <w:rFonts w:ascii="Times New Roman" w:hAnsi="Times New Roman"/>
          <w:sz w:val="24"/>
          <w:szCs w:val="24"/>
        </w:rPr>
        <w:t>técnicos de auditoria também ajuda os usuários previstos, sem conhecimento razoável de auditoria, a entender</w:t>
      </w:r>
      <w:r>
        <w:rPr>
          <w:rFonts w:ascii="Times New Roman" w:hAnsi="Times New Roman"/>
          <w:sz w:val="24"/>
          <w:szCs w:val="24"/>
        </w:rPr>
        <w:t>em</w:t>
      </w:r>
      <w:r w:rsidRPr="00306608">
        <w:rPr>
          <w:rFonts w:ascii="Times New Roman" w:hAnsi="Times New Roman"/>
          <w:sz w:val="24"/>
          <w:szCs w:val="24"/>
        </w:rPr>
        <w:t xml:space="preserve"> a base do foco do auditor em determinados assuntos durante a auditoria. A natureza e a extensão das informações fornecidas pelo auditor devem ser balanceadas no contexto das responsabilidades de cada parte (por exemplo, para que o auditor forneça informações úteis de maneira concisa e compreensível, sem assumir incorretamente a função de fornecedor das informações originais sobre a entidade).</w:t>
      </w:r>
    </w:p>
    <w:p w14:paraId="567167AE" w14:textId="77777777" w:rsidR="00ED39BF" w:rsidRPr="00861553" w:rsidRDefault="00ED39BF" w:rsidP="00ED39BF">
      <w:pPr>
        <w:spacing w:after="0" w:line="240" w:lineRule="auto"/>
      </w:pPr>
    </w:p>
    <w:p w14:paraId="57A37439"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Informações originais são todas as informações sobre a entidade que ainda não estão disponíveis publicamente (por exemplo, informações não incluídas nas demonstrações contábeis ou em outras informações disponíveis na data do relatório do auditor, assim como aquelas não abordadas em outras comunicações verbais ou escritas da administração ou dos responsáveis pela governança, como no caso de anúncio preliminar de informações contábeis ou comunicações a investidores). Essas informações são de responsabilidade da administração e dos responsáveis pela governança da entidade.</w:t>
      </w:r>
    </w:p>
    <w:p w14:paraId="34AE8BC5" w14:textId="77777777" w:rsidR="00ED39BF" w:rsidRPr="00861553" w:rsidRDefault="00ED39BF" w:rsidP="00ED39BF">
      <w:pPr>
        <w:spacing w:after="0" w:line="240" w:lineRule="auto"/>
      </w:pPr>
    </w:p>
    <w:p w14:paraId="2734CEF9"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O auditor deve evitar descrever de forma inapropriada um principal assunto de auditoria, fornecendo informações originais sobre a entidade. A descrição de um principal assunto de auditoria geral</w:t>
      </w:r>
      <w:r>
        <w:rPr>
          <w:rFonts w:ascii="Times New Roman" w:hAnsi="Times New Roman"/>
          <w:sz w:val="24"/>
          <w:szCs w:val="24"/>
        </w:rPr>
        <w:t>mente</w:t>
      </w:r>
      <w:r w:rsidRPr="00306608">
        <w:rPr>
          <w:rFonts w:ascii="Times New Roman" w:hAnsi="Times New Roman"/>
          <w:sz w:val="24"/>
          <w:szCs w:val="24"/>
        </w:rPr>
        <w:t xml:space="preserve"> não é, por si </w:t>
      </w:r>
      <w:r>
        <w:rPr>
          <w:rFonts w:ascii="Times New Roman" w:hAnsi="Times New Roman"/>
          <w:sz w:val="24"/>
          <w:szCs w:val="24"/>
        </w:rPr>
        <w:t>mesma</w:t>
      </w:r>
      <w:r w:rsidRPr="00306608">
        <w:rPr>
          <w:rFonts w:ascii="Times New Roman" w:hAnsi="Times New Roman"/>
          <w:sz w:val="24"/>
          <w:szCs w:val="24"/>
        </w:rPr>
        <w:t xml:space="preserve">, uma informação original sobre a entidade, já que descreve o assunto no contexto da auditoria. No entanto, o auditor pode considerar necessário </w:t>
      </w:r>
      <w:r>
        <w:rPr>
          <w:rFonts w:ascii="Times New Roman" w:hAnsi="Times New Roman"/>
          <w:sz w:val="24"/>
          <w:szCs w:val="24"/>
        </w:rPr>
        <w:t>incluir</w:t>
      </w:r>
      <w:r w:rsidRPr="00306608">
        <w:rPr>
          <w:rFonts w:ascii="Times New Roman" w:hAnsi="Times New Roman"/>
          <w:sz w:val="24"/>
          <w:szCs w:val="24"/>
        </w:rPr>
        <w:t xml:space="preserve"> informações adicionais para explicar por que o assunto foi considerado de maior importância na auditoria e, dessa forma, considerado como principal assunto de auditoria, e como ele foi abordado na auditoria, desde que a divulgação dessas informações não seja proibida por lei ou regulamento. Se o auditor </w:t>
      </w:r>
      <w:r>
        <w:rPr>
          <w:rFonts w:ascii="Times New Roman" w:hAnsi="Times New Roman"/>
          <w:sz w:val="24"/>
          <w:szCs w:val="24"/>
        </w:rPr>
        <w:t>determina</w:t>
      </w:r>
      <w:r w:rsidRPr="00306608">
        <w:rPr>
          <w:rFonts w:ascii="Times New Roman" w:hAnsi="Times New Roman"/>
          <w:sz w:val="24"/>
          <w:szCs w:val="24"/>
        </w:rPr>
        <w:t>r que essas informações são necessárias, ele pode recomendar que a administração ou os responsáveis pela governança divulguem mais informações, em vez d</w:t>
      </w:r>
      <w:r>
        <w:rPr>
          <w:rFonts w:ascii="Times New Roman" w:hAnsi="Times New Roman"/>
          <w:sz w:val="24"/>
          <w:szCs w:val="24"/>
        </w:rPr>
        <w:t xml:space="preserve">e </w:t>
      </w:r>
      <w:r w:rsidRPr="00306608">
        <w:rPr>
          <w:rFonts w:ascii="Times New Roman" w:hAnsi="Times New Roman"/>
          <w:sz w:val="24"/>
          <w:szCs w:val="24"/>
        </w:rPr>
        <w:t xml:space="preserve">ele fornecer informações originais em seu relatório. </w:t>
      </w:r>
    </w:p>
    <w:p w14:paraId="2FF4E818" w14:textId="77777777" w:rsidR="00ED39BF" w:rsidRPr="00861553" w:rsidRDefault="00ED39BF" w:rsidP="00ED39BF">
      <w:pPr>
        <w:spacing w:after="0" w:line="240" w:lineRule="auto"/>
      </w:pPr>
    </w:p>
    <w:p w14:paraId="6178BF0D" w14:textId="77777777" w:rsidR="00ED39BF" w:rsidRPr="00306608" w:rsidRDefault="00ED39BF">
      <w:pPr>
        <w:pStyle w:val="PargrafodaLista"/>
        <w:widowControl w:val="0"/>
        <w:numPr>
          <w:ilvl w:val="0"/>
          <w:numId w:val="259"/>
        </w:numPr>
        <w:tabs>
          <w:tab w:val="left" w:pos="567"/>
          <w:tab w:val="left" w:pos="1530"/>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A administração ou os responsáveis pela governança podem decidir incluir, nas demonstrações contábeis ou no relatório anual, divulgações novas ou aprimoradas relativas a um principal assunto de auditoria, tendo em vista que o assunto será comunicado no relatório do auditor. Essas divulgações novas ou aprimoradas podem ser apresentadas, por exemplo, para fornecer informações mais </w:t>
      </w:r>
      <w:r>
        <w:rPr>
          <w:rFonts w:ascii="Times New Roman" w:hAnsi="Times New Roman"/>
          <w:sz w:val="24"/>
          <w:szCs w:val="24"/>
        </w:rPr>
        <w:t>robustas</w:t>
      </w:r>
      <w:r w:rsidRPr="00306608">
        <w:rPr>
          <w:rFonts w:ascii="Times New Roman" w:hAnsi="Times New Roman"/>
          <w:sz w:val="24"/>
          <w:szCs w:val="24"/>
        </w:rPr>
        <w:t xml:space="preserve"> sobre a sensibilidade das principais premissas usadas nas estimativas contábeis ou sobre a justificativa da entidade para adotar determinada prática ou política contábil quando há alternativas aceitáveis de acordo com a estrutura aplicável de relatórios financeiros. </w:t>
      </w:r>
    </w:p>
    <w:p w14:paraId="704649DC" w14:textId="77777777" w:rsidR="00ED39BF" w:rsidRPr="0005430C" w:rsidRDefault="00ED39BF" w:rsidP="00ED39BF">
      <w:pPr>
        <w:pStyle w:val="PargrafodaLista"/>
        <w:spacing w:after="0" w:line="240" w:lineRule="auto"/>
        <w:contextualSpacing w:val="0"/>
        <w:rPr>
          <w:rFonts w:ascii="Times New Roman" w:hAnsi="Times New Roman"/>
          <w:sz w:val="24"/>
          <w:szCs w:val="24"/>
        </w:rPr>
      </w:pPr>
    </w:p>
    <w:p w14:paraId="538C6B97" w14:textId="77777777" w:rsidR="00ED39BF" w:rsidRPr="0005430C" w:rsidRDefault="00ED39BF">
      <w:pPr>
        <w:pStyle w:val="PargrafodaLista"/>
        <w:widowControl w:val="0"/>
        <w:numPr>
          <w:ilvl w:val="0"/>
          <w:numId w:val="259"/>
        </w:numPr>
        <w:tabs>
          <w:tab w:val="left" w:pos="567"/>
          <w:tab w:val="left" w:pos="1530"/>
        </w:tabs>
        <w:spacing w:after="0" w:line="240" w:lineRule="auto"/>
        <w:ind w:left="567" w:hanging="567"/>
        <w:contextualSpacing w:val="0"/>
        <w:jc w:val="both"/>
        <w:rPr>
          <w:rFonts w:ascii="Times New Roman" w:hAnsi="Times New Roman"/>
          <w:sz w:val="24"/>
          <w:szCs w:val="24"/>
        </w:rPr>
      </w:pPr>
      <w:r w:rsidRPr="0005430C">
        <w:rPr>
          <w:rFonts w:ascii="Times New Roman" w:hAnsi="Times New Roman"/>
          <w:sz w:val="24"/>
          <w:szCs w:val="24"/>
        </w:rPr>
        <w:t>A NBC TA 720</w:t>
      </w:r>
      <w:r>
        <w:rPr>
          <w:rFonts w:ascii="Times New Roman" w:hAnsi="Times New Roman"/>
          <w:sz w:val="24"/>
          <w:szCs w:val="24"/>
        </w:rPr>
        <w:t xml:space="preserve"> – Responsabilidade do Auditor em Relação a Outras Informações,</w:t>
      </w:r>
      <w:r w:rsidRPr="0005430C">
        <w:rPr>
          <w:rFonts w:ascii="Times New Roman" w:hAnsi="Times New Roman"/>
          <w:sz w:val="24"/>
          <w:szCs w:val="24"/>
        </w:rPr>
        <w:t xml:space="preserve"> itens 12(a) e A1 a A3</w:t>
      </w:r>
      <w:r>
        <w:rPr>
          <w:rFonts w:ascii="Times New Roman" w:hAnsi="Times New Roman"/>
          <w:sz w:val="24"/>
          <w:szCs w:val="24"/>
        </w:rPr>
        <w:t>,</w:t>
      </w:r>
      <w:r w:rsidRPr="0005430C">
        <w:rPr>
          <w:rFonts w:ascii="Times New Roman" w:hAnsi="Times New Roman"/>
          <w:sz w:val="24"/>
          <w:szCs w:val="24"/>
        </w:rPr>
        <w:t xml:space="preserve"> define o termo “relatório anual” e explica que documentos como o relatório da administração, o comentário da administração, a revisão operacional e financeira ou os relatórios de natureza semelhante dos responsáveis pela </w:t>
      </w:r>
      <w:r>
        <w:rPr>
          <w:rFonts w:ascii="Times New Roman" w:hAnsi="Times New Roman"/>
          <w:sz w:val="24"/>
          <w:szCs w:val="24"/>
        </w:rPr>
        <w:t>g</w:t>
      </w:r>
      <w:r w:rsidRPr="0005430C">
        <w:rPr>
          <w:rFonts w:ascii="Times New Roman" w:hAnsi="Times New Roman"/>
          <w:sz w:val="24"/>
          <w:szCs w:val="24"/>
        </w:rPr>
        <w:t xml:space="preserve">overnança (por exemplo, relatório do conselho de administração), </w:t>
      </w:r>
      <w:r>
        <w:rPr>
          <w:rFonts w:ascii="Times New Roman" w:hAnsi="Times New Roman"/>
          <w:sz w:val="24"/>
          <w:szCs w:val="24"/>
        </w:rPr>
        <w:t xml:space="preserve">a </w:t>
      </w:r>
      <w:r w:rsidRPr="0005430C">
        <w:rPr>
          <w:rFonts w:ascii="Times New Roman" w:hAnsi="Times New Roman"/>
          <w:sz w:val="24"/>
          <w:szCs w:val="24"/>
        </w:rPr>
        <w:t xml:space="preserve">mensagem do presidente, </w:t>
      </w:r>
      <w:r>
        <w:rPr>
          <w:rFonts w:ascii="Times New Roman" w:hAnsi="Times New Roman"/>
          <w:sz w:val="24"/>
          <w:szCs w:val="24"/>
        </w:rPr>
        <w:t xml:space="preserve">a </w:t>
      </w:r>
      <w:r w:rsidRPr="0005430C">
        <w:rPr>
          <w:rFonts w:ascii="Times New Roman" w:hAnsi="Times New Roman"/>
          <w:sz w:val="24"/>
          <w:szCs w:val="24"/>
        </w:rPr>
        <w:t>mensagem da governança corporativa</w:t>
      </w:r>
      <w:r>
        <w:rPr>
          <w:rFonts w:ascii="Times New Roman" w:hAnsi="Times New Roman"/>
          <w:sz w:val="24"/>
          <w:szCs w:val="24"/>
        </w:rPr>
        <w:t>,</w:t>
      </w:r>
      <w:r w:rsidRPr="0005430C">
        <w:rPr>
          <w:rFonts w:ascii="Times New Roman" w:hAnsi="Times New Roman"/>
          <w:sz w:val="24"/>
          <w:szCs w:val="24"/>
        </w:rPr>
        <w:t xml:space="preserve"> ou </w:t>
      </w:r>
      <w:r>
        <w:rPr>
          <w:rFonts w:ascii="Times New Roman" w:hAnsi="Times New Roman"/>
          <w:sz w:val="24"/>
          <w:szCs w:val="24"/>
        </w:rPr>
        <w:t xml:space="preserve">os </w:t>
      </w:r>
      <w:r w:rsidRPr="0005430C">
        <w:rPr>
          <w:rFonts w:ascii="Times New Roman" w:hAnsi="Times New Roman"/>
          <w:sz w:val="24"/>
          <w:szCs w:val="24"/>
        </w:rPr>
        <w:t xml:space="preserve">relatórios de controles internos e de avaliação de risco podem fazer parte do relatório anual. </w:t>
      </w:r>
      <w:r w:rsidRPr="0005430C">
        <w:rPr>
          <w:rFonts w:ascii="Arial" w:hAnsi="Arial" w:cs="Arial"/>
          <w:spacing w:val="-4"/>
          <w:w w:val="105"/>
          <w:sz w:val="20"/>
          <w:szCs w:val="20"/>
          <w:vertAlign w:val="superscript"/>
        </w:rPr>
        <w:t xml:space="preserve"> </w:t>
      </w:r>
      <w:r w:rsidRPr="0005430C">
        <w:rPr>
          <w:rFonts w:ascii="Times New Roman" w:hAnsi="Times New Roman"/>
          <w:sz w:val="24"/>
          <w:szCs w:val="24"/>
        </w:rPr>
        <w:t>A NBC TA 720</w:t>
      </w:r>
      <w:r>
        <w:rPr>
          <w:rFonts w:ascii="Times New Roman" w:hAnsi="Times New Roman"/>
          <w:sz w:val="24"/>
          <w:szCs w:val="24"/>
        </w:rPr>
        <w:t xml:space="preserve"> </w:t>
      </w:r>
      <w:r w:rsidRPr="0005430C">
        <w:rPr>
          <w:rFonts w:ascii="Times New Roman" w:hAnsi="Times New Roman"/>
          <w:sz w:val="24"/>
          <w:szCs w:val="24"/>
        </w:rPr>
        <w:t>trata das responsabilidades do auditor relacionadas com as outras informações incluídas no relatório anual.</w:t>
      </w:r>
      <w:r w:rsidRPr="0005430C">
        <w:rPr>
          <w:rFonts w:ascii="Arial" w:hAnsi="Arial" w:cs="Arial"/>
          <w:color w:val="FF0000"/>
          <w:spacing w:val="3"/>
          <w:w w:val="105"/>
          <w:sz w:val="20"/>
          <w:szCs w:val="20"/>
        </w:rPr>
        <w:t xml:space="preserve"> </w:t>
      </w:r>
      <w:r w:rsidRPr="0005430C">
        <w:rPr>
          <w:rFonts w:ascii="Times New Roman" w:hAnsi="Times New Roman"/>
          <w:sz w:val="24"/>
          <w:szCs w:val="24"/>
        </w:rPr>
        <w:t xml:space="preserve">Embora a opinião do auditor sobre as demonstrações contábeis não cubra </w:t>
      </w:r>
      <w:r>
        <w:rPr>
          <w:rFonts w:ascii="Times New Roman" w:hAnsi="Times New Roman"/>
          <w:sz w:val="24"/>
          <w:szCs w:val="24"/>
        </w:rPr>
        <w:t xml:space="preserve">as </w:t>
      </w:r>
      <w:r w:rsidRPr="0005430C">
        <w:rPr>
          <w:rFonts w:ascii="Times New Roman" w:hAnsi="Times New Roman"/>
          <w:sz w:val="24"/>
          <w:szCs w:val="24"/>
        </w:rPr>
        <w:t>outras informações, o auditor pode considerar essas informações, bem como outras comunicações disponibilizadas para o público pela entidade ou por outras fontes confiáveis, ao elaborar a descrição de um principal assunto de auditoria.</w:t>
      </w:r>
    </w:p>
    <w:p w14:paraId="4D0864A2" w14:textId="77777777" w:rsidR="00ED39BF" w:rsidRPr="0005430C" w:rsidRDefault="00ED39BF" w:rsidP="00ED39BF">
      <w:pPr>
        <w:spacing w:after="0" w:line="240" w:lineRule="auto"/>
      </w:pPr>
    </w:p>
    <w:p w14:paraId="56098074"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 documentação preparada durante a auditoria também pode ser útil para o auditor elaborar a descrição de um principal assunto de auditoria. Por exemplo, comunicações por escrito, ou a documentação do auditor de comunicações verbais com os responsáveis pela governança e outros documentos de auditoria proporcionam uma base útil para a comunicação do auditor em seu relatório. Isso ocorre porque a documentação de auditoria</w:t>
      </w:r>
      <w:r>
        <w:rPr>
          <w:rFonts w:ascii="Times New Roman" w:hAnsi="Times New Roman"/>
          <w:sz w:val="24"/>
          <w:szCs w:val="24"/>
        </w:rPr>
        <w:t>,</w:t>
      </w:r>
      <w:r w:rsidRPr="00306608">
        <w:rPr>
          <w:rFonts w:ascii="Times New Roman" w:hAnsi="Times New Roman"/>
          <w:sz w:val="24"/>
          <w:szCs w:val="24"/>
        </w:rPr>
        <w:t xml:space="preserve"> de acordo com a NBC TA 230</w:t>
      </w:r>
      <w:r>
        <w:rPr>
          <w:rFonts w:ascii="Times New Roman" w:hAnsi="Times New Roman"/>
          <w:sz w:val="24"/>
          <w:szCs w:val="24"/>
        </w:rPr>
        <w:t>,</w:t>
      </w:r>
      <w:r w:rsidRPr="00306608">
        <w:rPr>
          <w:rFonts w:ascii="Times New Roman" w:hAnsi="Times New Roman"/>
          <w:sz w:val="24"/>
          <w:szCs w:val="24"/>
        </w:rPr>
        <w:t xml:space="preserve"> visa tratar de assuntos significativos que surgiram durante a auditoria</w:t>
      </w:r>
      <w:r>
        <w:rPr>
          <w:rFonts w:ascii="Times New Roman" w:hAnsi="Times New Roman"/>
          <w:sz w:val="24"/>
          <w:szCs w:val="24"/>
        </w:rPr>
        <w:t>;</w:t>
      </w:r>
      <w:r w:rsidRPr="00306608">
        <w:rPr>
          <w:rFonts w:ascii="Times New Roman" w:hAnsi="Times New Roman"/>
          <w:sz w:val="24"/>
          <w:szCs w:val="24"/>
        </w:rPr>
        <w:t xml:space="preserve"> das conclusões a</w:t>
      </w:r>
      <w:r>
        <w:rPr>
          <w:rFonts w:ascii="Times New Roman" w:hAnsi="Times New Roman"/>
          <w:sz w:val="24"/>
          <w:szCs w:val="24"/>
        </w:rPr>
        <w:t>lcançadas</w:t>
      </w:r>
      <w:r w:rsidRPr="00306608">
        <w:rPr>
          <w:rFonts w:ascii="Times New Roman" w:hAnsi="Times New Roman"/>
          <w:sz w:val="24"/>
          <w:szCs w:val="24"/>
        </w:rPr>
        <w:t xml:space="preserve"> a respeito delas</w:t>
      </w:r>
      <w:r>
        <w:rPr>
          <w:rFonts w:ascii="Times New Roman" w:hAnsi="Times New Roman"/>
          <w:sz w:val="24"/>
          <w:szCs w:val="24"/>
        </w:rPr>
        <w:t>;</w:t>
      </w:r>
      <w:r w:rsidRPr="00306608">
        <w:rPr>
          <w:rFonts w:ascii="Times New Roman" w:hAnsi="Times New Roman"/>
          <w:sz w:val="24"/>
          <w:szCs w:val="24"/>
        </w:rPr>
        <w:t xml:space="preserve"> e dos julgamentos profissionais significativos exercidos para chegar a essas conclusões</w:t>
      </w:r>
      <w:r>
        <w:rPr>
          <w:rFonts w:ascii="Times New Roman" w:hAnsi="Times New Roman"/>
          <w:sz w:val="24"/>
          <w:szCs w:val="24"/>
        </w:rPr>
        <w:t>. Além disso,</w:t>
      </w:r>
      <w:r w:rsidRPr="00306608">
        <w:rPr>
          <w:rFonts w:ascii="Times New Roman" w:hAnsi="Times New Roman"/>
          <w:sz w:val="24"/>
          <w:szCs w:val="24"/>
        </w:rPr>
        <w:t xml:space="preserve"> serve como registro da natureza</w:t>
      </w:r>
      <w:r>
        <w:rPr>
          <w:rFonts w:ascii="Times New Roman" w:hAnsi="Times New Roman"/>
          <w:sz w:val="24"/>
          <w:szCs w:val="24"/>
        </w:rPr>
        <w:t>;</w:t>
      </w:r>
      <w:r w:rsidRPr="00306608">
        <w:rPr>
          <w:rFonts w:ascii="Times New Roman" w:hAnsi="Times New Roman"/>
          <w:sz w:val="24"/>
          <w:szCs w:val="24"/>
        </w:rPr>
        <w:t xml:space="preserve"> da época e da extensão dos procedimentos de auditoria executados</w:t>
      </w:r>
      <w:r>
        <w:rPr>
          <w:rFonts w:ascii="Times New Roman" w:hAnsi="Times New Roman"/>
          <w:sz w:val="24"/>
          <w:szCs w:val="24"/>
        </w:rPr>
        <w:t>;</w:t>
      </w:r>
      <w:r w:rsidRPr="00306608">
        <w:rPr>
          <w:rFonts w:ascii="Times New Roman" w:hAnsi="Times New Roman"/>
          <w:sz w:val="24"/>
          <w:szCs w:val="24"/>
        </w:rPr>
        <w:t xml:space="preserve"> dos resultados desses procedimentos</w:t>
      </w:r>
      <w:r>
        <w:rPr>
          <w:rFonts w:ascii="Times New Roman" w:hAnsi="Times New Roman"/>
          <w:sz w:val="24"/>
          <w:szCs w:val="24"/>
        </w:rPr>
        <w:t>;</w:t>
      </w:r>
      <w:r w:rsidRPr="00306608">
        <w:rPr>
          <w:rFonts w:ascii="Times New Roman" w:hAnsi="Times New Roman"/>
          <w:sz w:val="24"/>
          <w:szCs w:val="24"/>
        </w:rPr>
        <w:t xml:space="preserve"> e das evidências de auditoria obtidas. Essa documentação pode ajudar o auditor a </w:t>
      </w:r>
      <w:r>
        <w:rPr>
          <w:rFonts w:ascii="Times New Roman" w:hAnsi="Times New Roman"/>
          <w:sz w:val="24"/>
          <w:szCs w:val="24"/>
        </w:rPr>
        <w:t>elabo</w:t>
      </w:r>
      <w:r w:rsidRPr="00306608">
        <w:rPr>
          <w:rFonts w:ascii="Times New Roman" w:hAnsi="Times New Roman"/>
          <w:sz w:val="24"/>
          <w:szCs w:val="24"/>
        </w:rPr>
        <w:t>rar a descrição dos principais assuntos de auditoria que explique a importância do assunto e também a aplicar o requisito do item 18.</w:t>
      </w:r>
    </w:p>
    <w:p w14:paraId="4591C7AB" w14:textId="77777777" w:rsidR="00ED39BF" w:rsidRPr="00861553" w:rsidRDefault="00ED39BF" w:rsidP="00ED39BF">
      <w:pPr>
        <w:spacing w:after="0" w:line="240" w:lineRule="auto"/>
      </w:pPr>
    </w:p>
    <w:p w14:paraId="04A5C9AF" w14:textId="77777777" w:rsidR="00ED39BF" w:rsidRPr="00812396" w:rsidRDefault="00ED39BF" w:rsidP="00ED39BF">
      <w:pPr>
        <w:spacing w:after="0" w:line="240" w:lineRule="auto"/>
        <w:jc w:val="both"/>
        <w:rPr>
          <w:rFonts w:ascii="Times New Roman" w:hAnsi="Times New Roman"/>
          <w:sz w:val="24"/>
          <w:szCs w:val="24"/>
        </w:rPr>
      </w:pPr>
      <w:r w:rsidRPr="00812396">
        <w:rPr>
          <w:rFonts w:ascii="Times New Roman" w:hAnsi="Times New Roman"/>
          <w:sz w:val="24"/>
          <w:szCs w:val="24"/>
        </w:rPr>
        <w:t>Referência ao local onde o assunto está divulgado nas demonstrações contábeis (ver item 13)</w:t>
      </w:r>
    </w:p>
    <w:p w14:paraId="6736FAE4" w14:textId="77777777" w:rsidR="00ED39BF" w:rsidRPr="00306608" w:rsidRDefault="00ED39BF" w:rsidP="00ED39BF">
      <w:pPr>
        <w:pStyle w:val="PargrafodaLista"/>
        <w:tabs>
          <w:tab w:val="left" w:pos="1530"/>
        </w:tabs>
        <w:spacing w:after="0" w:line="240" w:lineRule="auto"/>
        <w:contextualSpacing w:val="0"/>
        <w:jc w:val="both"/>
        <w:rPr>
          <w:rFonts w:ascii="Times New Roman" w:hAnsi="Times New Roman"/>
          <w:sz w:val="24"/>
          <w:szCs w:val="24"/>
        </w:rPr>
      </w:pPr>
    </w:p>
    <w:p w14:paraId="4343DF22" w14:textId="77777777" w:rsidR="00ED39BF" w:rsidRPr="00306608"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As alíneas (a) e (b) do item 13 exigem que a descrição de cada principal assunto de auditoria detalhe por</w:t>
      </w:r>
      <w:r>
        <w:rPr>
          <w:rFonts w:ascii="Times New Roman" w:hAnsi="Times New Roman"/>
          <w:sz w:val="24"/>
          <w:szCs w:val="24"/>
        </w:rPr>
        <w:t xml:space="preserve"> </w:t>
      </w:r>
      <w:r w:rsidRPr="00306608">
        <w:rPr>
          <w:rFonts w:ascii="Times New Roman" w:hAnsi="Times New Roman"/>
          <w:sz w:val="24"/>
          <w:szCs w:val="24"/>
        </w:rPr>
        <w:t>que o auditor considerou aquele assunto como de maior importância na auditoria e como o assunto foi tratado durante a auditoria. Dessa forma, a descrição dos principais assuntos de auditoria não é mera reiteração do que foi divulgado nas demonstrações contábeis. Entretanto, a referência às divulgações relacionadas permite aos usuários previstos entenderem melhor como a administração tratou o assunto ao elaborar as demonstrações contábeis.</w:t>
      </w:r>
    </w:p>
    <w:p w14:paraId="1DD4012E" w14:textId="77777777" w:rsidR="00ED39BF" w:rsidRPr="00510ECE" w:rsidRDefault="00ED39BF" w:rsidP="00ED39BF">
      <w:pPr>
        <w:pStyle w:val="PargrafodaLista"/>
        <w:tabs>
          <w:tab w:val="left" w:pos="1530"/>
        </w:tabs>
        <w:spacing w:after="0" w:line="240" w:lineRule="auto"/>
        <w:ind w:left="540"/>
        <w:contextualSpacing w:val="0"/>
        <w:jc w:val="both"/>
        <w:rPr>
          <w:rFonts w:ascii="Times New Roman" w:hAnsi="Times New Roman"/>
          <w:sz w:val="24"/>
          <w:szCs w:val="24"/>
        </w:rPr>
      </w:pPr>
    </w:p>
    <w:p w14:paraId="693E15C7" w14:textId="77777777" w:rsidR="00ED39BF" w:rsidRPr="00A6649F"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306608">
        <w:rPr>
          <w:rFonts w:ascii="Times New Roman" w:hAnsi="Times New Roman"/>
          <w:sz w:val="24"/>
          <w:szCs w:val="24"/>
        </w:rPr>
        <w:t xml:space="preserve">Adicionalmente </w:t>
      </w:r>
      <w:r>
        <w:rPr>
          <w:rFonts w:ascii="Times New Roman" w:hAnsi="Times New Roman"/>
          <w:sz w:val="24"/>
          <w:szCs w:val="24"/>
        </w:rPr>
        <w:t>à</w:t>
      </w:r>
      <w:r w:rsidRPr="00306608">
        <w:rPr>
          <w:rFonts w:ascii="Times New Roman" w:hAnsi="Times New Roman"/>
          <w:sz w:val="24"/>
          <w:szCs w:val="24"/>
        </w:rPr>
        <w:t xml:space="preserve"> referência à divulgação relacionada, o auditor pode chamar a atenção para os principais aspectos. A extensão da divulgação pela administração de aspectos ou fatores específicos relacionados a como determinado assunto impacta as demonstrações contábeis do período corrente pode ajudar o auditor a ressaltar aspectos específicos da maneira como o assunto foi tratado na auditoria, de tal forma que os usuários possam entender por</w:t>
      </w:r>
      <w:r>
        <w:rPr>
          <w:rFonts w:ascii="Times New Roman" w:hAnsi="Times New Roman"/>
          <w:sz w:val="24"/>
          <w:szCs w:val="24"/>
        </w:rPr>
        <w:t xml:space="preserve"> </w:t>
      </w:r>
      <w:r w:rsidRPr="00306608">
        <w:rPr>
          <w:rFonts w:ascii="Times New Roman" w:hAnsi="Times New Roman"/>
          <w:sz w:val="24"/>
          <w:szCs w:val="24"/>
        </w:rPr>
        <w:t xml:space="preserve">que o assunto é um principal assunto de auditoria. </w:t>
      </w:r>
      <w:r w:rsidRPr="00A6649F">
        <w:rPr>
          <w:rFonts w:ascii="Times New Roman" w:hAnsi="Times New Roman"/>
          <w:sz w:val="24"/>
          <w:szCs w:val="24"/>
        </w:rPr>
        <w:t>Por exemplo:</w:t>
      </w:r>
    </w:p>
    <w:p w14:paraId="0DD66BDB" w14:textId="77777777" w:rsidR="00ED39BF" w:rsidRPr="00306608"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quando a entidade faz divulgação detalhada sobre as estimativas contábeis, o auditor pode chamar a atenção para a divulgação das principais premissas, bem como o alcance dos possíveis resultados e de outras divulgações qualitativas e quantitativas relativas às principais fontes de incerteza de estimativa ou às estimativas contábeis críticas, dentro de sua explicação da razão d</w:t>
      </w:r>
      <w:r>
        <w:rPr>
          <w:rFonts w:ascii="Times New Roman" w:hAnsi="Times New Roman"/>
          <w:sz w:val="24"/>
          <w:szCs w:val="24"/>
        </w:rPr>
        <w:t xml:space="preserve">e </w:t>
      </w:r>
      <w:r w:rsidRPr="00306608">
        <w:rPr>
          <w:rFonts w:ascii="Times New Roman" w:hAnsi="Times New Roman"/>
          <w:sz w:val="24"/>
          <w:szCs w:val="24"/>
        </w:rPr>
        <w:t>aquele assunto figurar entre os de maior importância e como foi tratado na auditoria;</w:t>
      </w:r>
    </w:p>
    <w:p w14:paraId="75F46DFF" w14:textId="77777777" w:rsidR="00ED39BF" w:rsidRPr="00306608"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sidRPr="00306608">
        <w:rPr>
          <w:rFonts w:ascii="Times New Roman" w:hAnsi="Times New Roman"/>
          <w:sz w:val="24"/>
          <w:szCs w:val="24"/>
        </w:rPr>
        <w:t xml:space="preserve">quando o auditor conclui, de acordo com a NBC TA 570, que não existe incerteza </w:t>
      </w:r>
      <w:r>
        <w:rPr>
          <w:rFonts w:ascii="Times New Roman" w:hAnsi="Times New Roman"/>
          <w:sz w:val="24"/>
          <w:szCs w:val="24"/>
        </w:rPr>
        <w:t>relevante</w:t>
      </w:r>
      <w:r w:rsidRPr="00306608">
        <w:rPr>
          <w:rFonts w:ascii="Times New Roman" w:hAnsi="Times New Roman"/>
          <w:sz w:val="24"/>
          <w:szCs w:val="24"/>
        </w:rPr>
        <w:t xml:space="preserve"> a respeito de fatos ou condições capazes de </w:t>
      </w:r>
      <w:r>
        <w:rPr>
          <w:rFonts w:ascii="Times New Roman" w:hAnsi="Times New Roman"/>
          <w:sz w:val="24"/>
          <w:szCs w:val="24"/>
        </w:rPr>
        <w:t>levantar</w:t>
      </w:r>
      <w:r w:rsidRPr="00306608">
        <w:rPr>
          <w:rFonts w:ascii="Times New Roman" w:hAnsi="Times New Roman"/>
          <w:sz w:val="24"/>
          <w:szCs w:val="24"/>
        </w:rPr>
        <w:t xml:space="preserve"> dúvida significativa quanto à capacidade d</w:t>
      </w:r>
      <w:r>
        <w:rPr>
          <w:rFonts w:ascii="Times New Roman" w:hAnsi="Times New Roman"/>
          <w:sz w:val="24"/>
          <w:szCs w:val="24"/>
        </w:rPr>
        <w:t xml:space="preserve">e </w:t>
      </w:r>
      <w:r w:rsidRPr="00306608">
        <w:rPr>
          <w:rFonts w:ascii="Times New Roman" w:hAnsi="Times New Roman"/>
          <w:sz w:val="24"/>
          <w:szCs w:val="24"/>
        </w:rPr>
        <w:t>a entidade manter sua continuidade operacional, o auditor pode, mesmo assim, determinar que um ou mais assuntos relativos a essa conclusão, decorrentes dos procedimentos aplicados, de acordo com a NBC TA 570, são principais assuntos de auditoria. Nesses casos, a descrição dos principais assuntos de auditoria no relatório do auditor pode incluir aspectos dos eventos identificados ou condições divulgadas nas demonstrações contábeis, tais como prejuízos operacionais relevantes, linhas de crédito disponíveis e possível refinanciamento da dívida, ou não cumprimento de contratos de empréstimo, e os correspondentes fatores de mitigação (ver item A3 da NBC TA 570).</w:t>
      </w:r>
    </w:p>
    <w:p w14:paraId="3D2CCDBE" w14:textId="77777777" w:rsidR="00ED39BF" w:rsidRPr="00510ECE" w:rsidRDefault="00ED39BF" w:rsidP="00ED39BF">
      <w:pPr>
        <w:pStyle w:val="PargrafodaLista"/>
        <w:tabs>
          <w:tab w:val="left" w:pos="1620"/>
        </w:tabs>
        <w:spacing w:after="0" w:line="240" w:lineRule="auto"/>
        <w:ind w:left="1094"/>
        <w:contextualSpacing w:val="0"/>
        <w:jc w:val="both"/>
        <w:rPr>
          <w:rFonts w:ascii="Times New Roman" w:hAnsi="Times New Roman"/>
          <w:sz w:val="24"/>
          <w:szCs w:val="24"/>
        </w:rPr>
      </w:pPr>
    </w:p>
    <w:p w14:paraId="7ADDC078" w14:textId="77777777" w:rsidR="00ED39BF" w:rsidRPr="00812396" w:rsidRDefault="00ED39BF" w:rsidP="00ED39BF">
      <w:pPr>
        <w:tabs>
          <w:tab w:val="left" w:pos="630"/>
          <w:tab w:val="left" w:pos="1530"/>
        </w:tabs>
        <w:spacing w:after="0" w:line="240" w:lineRule="auto"/>
        <w:jc w:val="both"/>
        <w:rPr>
          <w:rFonts w:ascii="Times New Roman" w:hAnsi="Times New Roman"/>
          <w:sz w:val="24"/>
          <w:szCs w:val="24"/>
        </w:rPr>
      </w:pPr>
      <w:r w:rsidRPr="00812396">
        <w:rPr>
          <w:rFonts w:ascii="Times New Roman" w:hAnsi="Times New Roman"/>
          <w:sz w:val="24"/>
          <w:szCs w:val="24"/>
        </w:rPr>
        <w:t>Explicação da razão pela qual o auditor considerou o assunto como de maior importância na auditoria (ver item 13(a))</w:t>
      </w:r>
    </w:p>
    <w:p w14:paraId="282DC29E" w14:textId="77777777" w:rsidR="00ED39BF" w:rsidRPr="00EA2EA5" w:rsidRDefault="00ED39BF" w:rsidP="00ED39BF">
      <w:pPr>
        <w:pStyle w:val="PargrafodaLista"/>
        <w:tabs>
          <w:tab w:val="left" w:pos="630"/>
          <w:tab w:val="left" w:pos="1530"/>
        </w:tabs>
        <w:spacing w:after="0" w:line="240" w:lineRule="auto"/>
        <w:contextualSpacing w:val="0"/>
        <w:jc w:val="both"/>
        <w:rPr>
          <w:rFonts w:ascii="Times New Roman" w:hAnsi="Times New Roman"/>
          <w:sz w:val="24"/>
          <w:szCs w:val="24"/>
        </w:rPr>
      </w:pPr>
    </w:p>
    <w:p w14:paraId="7E8FE729"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A descrição de um principal assunto de auditoria no relatório do auditor destina-se a fornecer esclarecimentos sobre por</w:t>
      </w:r>
      <w:r>
        <w:rPr>
          <w:rFonts w:ascii="Times New Roman" w:hAnsi="Times New Roman"/>
          <w:sz w:val="24"/>
          <w:szCs w:val="24"/>
        </w:rPr>
        <w:t xml:space="preserve"> </w:t>
      </w:r>
      <w:r w:rsidRPr="000E4199">
        <w:rPr>
          <w:rFonts w:ascii="Times New Roman" w:hAnsi="Times New Roman"/>
          <w:sz w:val="24"/>
          <w:szCs w:val="24"/>
        </w:rPr>
        <w:t>que o assunto foi considerado um principal assunto de auditoria. Consequentemente, os requisitos dos itens 9 e 10 e a aplicação dos itens A12 a A29</w:t>
      </w:r>
      <w:r>
        <w:rPr>
          <w:rFonts w:ascii="Times New Roman" w:hAnsi="Times New Roman"/>
          <w:sz w:val="24"/>
          <w:szCs w:val="24"/>
        </w:rPr>
        <w:t>,</w:t>
      </w:r>
      <w:r w:rsidRPr="000E4199">
        <w:rPr>
          <w:rFonts w:ascii="Times New Roman" w:hAnsi="Times New Roman"/>
          <w:sz w:val="24"/>
          <w:szCs w:val="24"/>
        </w:rPr>
        <w:t xml:space="preserve"> relativos à determinação dos principais assuntos de auditoria, também podem ser úteis para o auditor</w:t>
      </w:r>
      <w:r>
        <w:rPr>
          <w:rFonts w:ascii="Times New Roman" w:hAnsi="Times New Roman"/>
          <w:sz w:val="24"/>
          <w:szCs w:val="24"/>
        </w:rPr>
        <w:t>,</w:t>
      </w:r>
      <w:r w:rsidRPr="000E4199">
        <w:rPr>
          <w:rFonts w:ascii="Times New Roman" w:hAnsi="Times New Roman"/>
          <w:sz w:val="24"/>
          <w:szCs w:val="24"/>
        </w:rPr>
        <w:t xml:space="preserve"> ao considerar de que maneira esses assuntos devem ser comunicados em seu relatório. Por exemplo, é provável que seja de interesse dos usuários previstos a explicação dos fatores que levaram o auditor a concluir que determinado assunto exigiu atenção significativa e foi d</w:t>
      </w:r>
      <w:r>
        <w:rPr>
          <w:rFonts w:ascii="Times New Roman" w:hAnsi="Times New Roman"/>
          <w:sz w:val="24"/>
          <w:szCs w:val="24"/>
        </w:rPr>
        <w:t>a</w:t>
      </w:r>
      <w:r w:rsidRPr="000E4199">
        <w:rPr>
          <w:rFonts w:ascii="Times New Roman" w:hAnsi="Times New Roman"/>
          <w:sz w:val="24"/>
          <w:szCs w:val="24"/>
        </w:rPr>
        <w:t xml:space="preserve"> maior importância na auditoria.</w:t>
      </w:r>
    </w:p>
    <w:p w14:paraId="71A3FFD6" w14:textId="77777777" w:rsidR="00ED39BF" w:rsidRPr="00861553" w:rsidRDefault="00ED39BF" w:rsidP="00ED39BF">
      <w:pPr>
        <w:spacing w:after="0" w:line="240" w:lineRule="auto"/>
      </w:pPr>
    </w:p>
    <w:p w14:paraId="3B9A9CF8"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 xml:space="preserve">A relevância das informações para os usuários previstos é uma consideração que o auditor deve fazer ao determinar o que incluir na descrição de um principal assunto de auditoria. Essa consideração pode </w:t>
      </w:r>
      <w:r>
        <w:rPr>
          <w:rFonts w:ascii="Times New Roman" w:hAnsi="Times New Roman"/>
          <w:sz w:val="24"/>
          <w:szCs w:val="24"/>
        </w:rPr>
        <w:t xml:space="preserve">incluir </w:t>
      </w:r>
      <w:r w:rsidRPr="000E4199">
        <w:rPr>
          <w:rFonts w:ascii="Times New Roman" w:hAnsi="Times New Roman"/>
          <w:sz w:val="24"/>
          <w:szCs w:val="24"/>
        </w:rPr>
        <w:t>se a descrição permitiria um melhor entendimento da auditoria e dos julgamentos do auditor.</w:t>
      </w:r>
    </w:p>
    <w:p w14:paraId="3584A30C" w14:textId="77777777" w:rsidR="00ED39BF" w:rsidRPr="00510ECE" w:rsidRDefault="00ED39BF" w:rsidP="00ED39BF">
      <w:pPr>
        <w:pStyle w:val="PargrafodaLista"/>
        <w:tabs>
          <w:tab w:val="left" w:pos="1530"/>
        </w:tabs>
        <w:spacing w:after="0" w:line="240" w:lineRule="auto"/>
        <w:ind w:left="540"/>
        <w:contextualSpacing w:val="0"/>
        <w:jc w:val="both"/>
        <w:rPr>
          <w:rFonts w:ascii="Times New Roman" w:hAnsi="Times New Roman"/>
          <w:sz w:val="24"/>
          <w:szCs w:val="24"/>
        </w:rPr>
      </w:pPr>
    </w:p>
    <w:p w14:paraId="3C6FCBBE"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 xml:space="preserve">Relacionar um assunto diretamente a circunstâncias específicas da entidade pode ajudar a minimizar a possibilidade de que essas descrições fiquem excessivamente padronizadas e se tornem menos úteis com o tempo. Por exemplo, pode-se determinar que alguns assuntos são os principais assuntos de auditoria para </w:t>
      </w:r>
      <w:r>
        <w:rPr>
          <w:rFonts w:ascii="Times New Roman" w:hAnsi="Times New Roman"/>
          <w:sz w:val="24"/>
          <w:szCs w:val="24"/>
        </w:rPr>
        <w:t>certa</w:t>
      </w:r>
      <w:r w:rsidRPr="000E4199">
        <w:rPr>
          <w:rFonts w:ascii="Times New Roman" w:hAnsi="Times New Roman"/>
          <w:sz w:val="24"/>
          <w:szCs w:val="24"/>
        </w:rPr>
        <w:t xml:space="preserve"> atividade entre entidades de determinado setor devido às circunstâncias</w:t>
      </w:r>
      <w:r>
        <w:rPr>
          <w:rFonts w:ascii="Times New Roman" w:hAnsi="Times New Roman"/>
          <w:sz w:val="24"/>
          <w:szCs w:val="24"/>
        </w:rPr>
        <w:t xml:space="preserve"> desse setor ou</w:t>
      </w:r>
      <w:r w:rsidRPr="000E4199">
        <w:rPr>
          <w:rFonts w:ascii="Times New Roman" w:hAnsi="Times New Roman"/>
          <w:sz w:val="24"/>
          <w:szCs w:val="24"/>
        </w:rPr>
        <w:t xml:space="preserve"> </w:t>
      </w:r>
      <w:r>
        <w:rPr>
          <w:rFonts w:ascii="Times New Roman" w:hAnsi="Times New Roman"/>
          <w:sz w:val="24"/>
          <w:szCs w:val="24"/>
        </w:rPr>
        <w:t>à</w:t>
      </w:r>
      <w:r w:rsidRPr="000E4199">
        <w:rPr>
          <w:rFonts w:ascii="Times New Roman" w:hAnsi="Times New Roman"/>
          <w:sz w:val="24"/>
          <w:szCs w:val="24"/>
        </w:rPr>
        <w:t xml:space="preserve"> complexidade dos relatórios financeiros. Ao descrever por</w:t>
      </w:r>
      <w:r>
        <w:rPr>
          <w:rFonts w:ascii="Times New Roman" w:hAnsi="Times New Roman"/>
          <w:sz w:val="24"/>
          <w:szCs w:val="24"/>
        </w:rPr>
        <w:t xml:space="preserve"> </w:t>
      </w:r>
      <w:r w:rsidRPr="000E4199">
        <w:rPr>
          <w:rFonts w:ascii="Times New Roman" w:hAnsi="Times New Roman"/>
          <w:sz w:val="24"/>
          <w:szCs w:val="24"/>
        </w:rPr>
        <w:t xml:space="preserve">que considerou o assunto como de maior importância, pode ser útil </w:t>
      </w:r>
      <w:r>
        <w:rPr>
          <w:rFonts w:ascii="Times New Roman" w:hAnsi="Times New Roman"/>
          <w:sz w:val="24"/>
          <w:szCs w:val="24"/>
        </w:rPr>
        <w:t>para</w:t>
      </w:r>
      <w:r w:rsidRPr="000E4199">
        <w:rPr>
          <w:rFonts w:ascii="Times New Roman" w:hAnsi="Times New Roman"/>
          <w:sz w:val="24"/>
          <w:szCs w:val="24"/>
        </w:rPr>
        <w:t xml:space="preserve"> o auditor ressalt</w:t>
      </w:r>
      <w:r>
        <w:rPr>
          <w:rFonts w:ascii="Times New Roman" w:hAnsi="Times New Roman"/>
          <w:sz w:val="24"/>
          <w:szCs w:val="24"/>
        </w:rPr>
        <w:t>ar</w:t>
      </w:r>
      <w:r w:rsidRPr="000E4199">
        <w:rPr>
          <w:rFonts w:ascii="Times New Roman" w:hAnsi="Times New Roman"/>
          <w:sz w:val="24"/>
          <w:szCs w:val="24"/>
        </w:rPr>
        <w:t xml:space="preserve"> aspectos específicos da entidade (por exemplo, circunstâncias que influenciaram os julgamentos exercidos nas demonstrações contábeis do período corrente) para tornar a descrição mais relevante para os usuários previstos. Isso também pode ser importante ao descrever um principal assunto de auditoria que se repete de um período para outro.</w:t>
      </w:r>
    </w:p>
    <w:p w14:paraId="27E7FD55" w14:textId="77777777" w:rsidR="00ED39BF" w:rsidRPr="00861553" w:rsidRDefault="00ED39BF" w:rsidP="00ED39BF">
      <w:pPr>
        <w:spacing w:after="0" w:line="240" w:lineRule="auto"/>
      </w:pPr>
    </w:p>
    <w:p w14:paraId="09EE8065" w14:textId="77777777" w:rsidR="00ED39BF" w:rsidRPr="000E4199"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 xml:space="preserve">As descrições também podem fazer referência às principais considerações que levaram o auditor, nas circunstâncias da auditoria, a </w:t>
      </w:r>
      <w:r>
        <w:rPr>
          <w:rFonts w:ascii="Times New Roman" w:hAnsi="Times New Roman"/>
          <w:sz w:val="24"/>
          <w:szCs w:val="24"/>
        </w:rPr>
        <w:t>determina</w:t>
      </w:r>
      <w:r w:rsidRPr="000E4199">
        <w:rPr>
          <w:rFonts w:ascii="Times New Roman" w:hAnsi="Times New Roman"/>
          <w:sz w:val="24"/>
          <w:szCs w:val="24"/>
        </w:rPr>
        <w:t xml:space="preserve">r que </w:t>
      </w:r>
      <w:r>
        <w:rPr>
          <w:rFonts w:ascii="Times New Roman" w:hAnsi="Times New Roman"/>
          <w:sz w:val="24"/>
          <w:szCs w:val="24"/>
        </w:rPr>
        <w:t>o</w:t>
      </w:r>
      <w:r w:rsidRPr="000E4199">
        <w:rPr>
          <w:rFonts w:ascii="Times New Roman" w:hAnsi="Times New Roman"/>
          <w:sz w:val="24"/>
          <w:szCs w:val="24"/>
        </w:rPr>
        <w:t xml:space="preserve"> assunto é da maior importância, por exemplo: </w:t>
      </w:r>
    </w:p>
    <w:p w14:paraId="1DC0665B"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 xml:space="preserve">condições econômicas que afetaram a capacidade do auditor na obtenção de evidências de auditoria, </w:t>
      </w:r>
      <w:r>
        <w:rPr>
          <w:rFonts w:ascii="Times New Roman" w:hAnsi="Times New Roman"/>
          <w:sz w:val="24"/>
          <w:szCs w:val="24"/>
        </w:rPr>
        <w:t xml:space="preserve">como, </w:t>
      </w:r>
      <w:r w:rsidRPr="000E4199">
        <w:rPr>
          <w:rFonts w:ascii="Times New Roman" w:hAnsi="Times New Roman"/>
          <w:sz w:val="24"/>
          <w:szCs w:val="24"/>
        </w:rPr>
        <w:t xml:space="preserve">por exemplo, mercados sem liquidez </w:t>
      </w:r>
      <w:r>
        <w:rPr>
          <w:rFonts w:ascii="Times New Roman" w:hAnsi="Times New Roman"/>
          <w:sz w:val="24"/>
          <w:szCs w:val="24"/>
        </w:rPr>
        <w:t>para</w:t>
      </w:r>
      <w:r w:rsidRPr="000E4199">
        <w:rPr>
          <w:rFonts w:ascii="Times New Roman" w:hAnsi="Times New Roman"/>
          <w:sz w:val="24"/>
          <w:szCs w:val="24"/>
        </w:rPr>
        <w:t xml:space="preserve"> alguns instrumentos financeiros;</w:t>
      </w:r>
    </w:p>
    <w:p w14:paraId="7923655B"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 xml:space="preserve">políticas contábeis novas ou emergentes, envolvendo, por exemplo, assuntos específicos da entidade ou </w:t>
      </w:r>
      <w:r>
        <w:rPr>
          <w:rFonts w:ascii="Times New Roman" w:hAnsi="Times New Roman"/>
          <w:sz w:val="24"/>
          <w:szCs w:val="24"/>
        </w:rPr>
        <w:t>d</w:t>
      </w:r>
      <w:r w:rsidRPr="000E4199">
        <w:rPr>
          <w:rFonts w:ascii="Times New Roman" w:hAnsi="Times New Roman"/>
          <w:sz w:val="24"/>
          <w:szCs w:val="24"/>
        </w:rPr>
        <w:t>o seu setor, sobre as quais a equipe de trabalho fez consultas dentro da firma;</w:t>
      </w:r>
    </w:p>
    <w:p w14:paraId="5DF44C04" w14:textId="77777777" w:rsidR="00ED39BF" w:rsidRPr="000E4199"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mudanças na estratégia ou no modelo de negócios que tiveram efeito relevante sobre as demonstrações contábeis.</w:t>
      </w:r>
    </w:p>
    <w:p w14:paraId="00152E51" w14:textId="77777777" w:rsidR="00ED39BF" w:rsidRPr="00861553" w:rsidRDefault="00ED39BF" w:rsidP="00ED39BF">
      <w:pPr>
        <w:spacing w:after="0" w:line="240" w:lineRule="auto"/>
      </w:pPr>
    </w:p>
    <w:p w14:paraId="479E8C60" w14:textId="77777777" w:rsidR="00ED39BF" w:rsidRPr="000E4199" w:rsidRDefault="00ED39BF" w:rsidP="00ED39BF">
      <w:pPr>
        <w:tabs>
          <w:tab w:val="left" w:pos="1620"/>
        </w:tabs>
        <w:spacing w:after="0" w:line="240" w:lineRule="auto"/>
        <w:jc w:val="both"/>
        <w:rPr>
          <w:rFonts w:ascii="Times New Roman" w:hAnsi="Times New Roman"/>
          <w:sz w:val="24"/>
          <w:szCs w:val="24"/>
        </w:rPr>
      </w:pPr>
      <w:r w:rsidRPr="000E4199">
        <w:rPr>
          <w:rFonts w:ascii="Times New Roman" w:hAnsi="Times New Roman"/>
          <w:sz w:val="24"/>
          <w:szCs w:val="24"/>
        </w:rPr>
        <w:t>Como o assunto foi tratado na auditoria (ver item 13(b))</w:t>
      </w:r>
    </w:p>
    <w:p w14:paraId="287C2C80" w14:textId="77777777" w:rsidR="00ED39BF" w:rsidRPr="000E4199" w:rsidRDefault="00ED39BF" w:rsidP="00ED39BF">
      <w:pPr>
        <w:tabs>
          <w:tab w:val="left" w:pos="1620"/>
        </w:tabs>
        <w:spacing w:after="0" w:line="240" w:lineRule="auto"/>
        <w:jc w:val="both"/>
        <w:rPr>
          <w:rFonts w:ascii="Times New Roman" w:hAnsi="Times New Roman"/>
          <w:sz w:val="24"/>
          <w:szCs w:val="24"/>
        </w:rPr>
      </w:pPr>
    </w:p>
    <w:p w14:paraId="3EC3E1A6" w14:textId="77777777" w:rsidR="00ED39BF" w:rsidRPr="000E4199"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A quantidade de detalhes a ser fornecida no relatório do auditor para descrever o tratamento dado a um principal assunto de auditoria é questão de julgamento profissional. Para explicar como o assunto foi tratado na auditoria, de acordo com o item 13(b), o auditor pode descrever:</w:t>
      </w:r>
    </w:p>
    <w:p w14:paraId="7BB46B27"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 xml:space="preserve">os aspectos mais relevantes da resposta ou abordagem do auditor ao assunto ou específicos ao risco avaliado de distorção relevante; </w:t>
      </w:r>
    </w:p>
    <w:p w14:paraId="537FACCE"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a visão geral dos procedimentos executados;</w:t>
      </w:r>
    </w:p>
    <w:p w14:paraId="64153B91"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a indicação do resultado dos procedimentos do auditor; ou</w:t>
      </w:r>
    </w:p>
    <w:p w14:paraId="1D9B16A0" w14:textId="77777777" w:rsidR="00ED39BF"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sidRPr="0081166F">
        <w:rPr>
          <w:rFonts w:ascii="Times New Roman" w:hAnsi="Times New Roman"/>
          <w:sz w:val="24"/>
          <w:szCs w:val="24"/>
        </w:rPr>
        <w:t xml:space="preserve">as principais observações relativas ao assunto, </w:t>
      </w:r>
    </w:p>
    <w:p w14:paraId="61BFAFA5" w14:textId="77777777" w:rsidR="00ED39BF" w:rsidRDefault="00ED39BF" w:rsidP="00ED39BF">
      <w:pPr>
        <w:widowControl w:val="0"/>
        <w:spacing w:after="0" w:line="240" w:lineRule="auto"/>
        <w:ind w:left="360"/>
        <w:jc w:val="both"/>
        <w:rPr>
          <w:rFonts w:ascii="Times New Roman" w:hAnsi="Times New Roman"/>
          <w:sz w:val="24"/>
          <w:szCs w:val="24"/>
        </w:rPr>
      </w:pPr>
    </w:p>
    <w:p w14:paraId="11C23DA3" w14:textId="77777777" w:rsidR="00ED39BF" w:rsidRPr="000752EB" w:rsidRDefault="00ED39BF" w:rsidP="00ED39BF">
      <w:pPr>
        <w:widowControl w:val="0"/>
        <w:spacing w:after="0" w:line="240" w:lineRule="auto"/>
        <w:ind w:left="360"/>
        <w:jc w:val="both"/>
        <w:rPr>
          <w:rFonts w:ascii="Times New Roman" w:hAnsi="Times New Roman"/>
          <w:sz w:val="24"/>
          <w:szCs w:val="24"/>
        </w:rPr>
      </w:pPr>
      <w:r w:rsidRPr="000752EB">
        <w:rPr>
          <w:rFonts w:ascii="Times New Roman" w:hAnsi="Times New Roman"/>
          <w:sz w:val="24"/>
          <w:szCs w:val="24"/>
        </w:rPr>
        <w:t xml:space="preserve">ou alguma combinação desses elementos. </w:t>
      </w:r>
    </w:p>
    <w:p w14:paraId="63C350E2" w14:textId="77777777" w:rsidR="00ED39BF" w:rsidRDefault="00ED39BF" w:rsidP="00ED39BF">
      <w:pPr>
        <w:spacing w:after="0" w:line="240" w:lineRule="auto"/>
        <w:jc w:val="both"/>
        <w:rPr>
          <w:rFonts w:ascii="Times New Roman" w:hAnsi="Times New Roman"/>
          <w:sz w:val="24"/>
          <w:szCs w:val="24"/>
        </w:rPr>
      </w:pPr>
    </w:p>
    <w:p w14:paraId="5702D08E" w14:textId="77777777" w:rsidR="00ED39BF" w:rsidRDefault="00ED39BF" w:rsidP="00ED39BF">
      <w:pPr>
        <w:spacing w:after="0" w:line="240" w:lineRule="auto"/>
        <w:ind w:left="567"/>
        <w:jc w:val="both"/>
        <w:rPr>
          <w:rFonts w:ascii="Times New Roman" w:hAnsi="Times New Roman"/>
          <w:sz w:val="24"/>
          <w:szCs w:val="24"/>
        </w:rPr>
      </w:pPr>
      <w:r w:rsidRPr="000E4199">
        <w:rPr>
          <w:rFonts w:ascii="Times New Roman" w:hAnsi="Times New Roman"/>
          <w:sz w:val="24"/>
          <w:szCs w:val="24"/>
        </w:rPr>
        <w:t>Lei ou regulament</w:t>
      </w:r>
      <w:r>
        <w:rPr>
          <w:rFonts w:ascii="Times New Roman" w:hAnsi="Times New Roman"/>
          <w:sz w:val="24"/>
          <w:szCs w:val="24"/>
        </w:rPr>
        <w:t>o</w:t>
      </w:r>
      <w:r w:rsidRPr="000E4199">
        <w:rPr>
          <w:rFonts w:ascii="Times New Roman" w:hAnsi="Times New Roman"/>
          <w:sz w:val="24"/>
          <w:szCs w:val="24"/>
        </w:rPr>
        <w:t xml:space="preserve"> pode prescrever a forma ou o conteúdo específico para a descrição do assunto ou especificar a inclusão de um</w:t>
      </w:r>
      <w:r>
        <w:rPr>
          <w:rFonts w:ascii="Times New Roman" w:hAnsi="Times New Roman"/>
          <w:sz w:val="24"/>
          <w:szCs w:val="24"/>
        </w:rPr>
        <w:t>,</w:t>
      </w:r>
      <w:r w:rsidRPr="000E4199">
        <w:rPr>
          <w:rFonts w:ascii="Times New Roman" w:hAnsi="Times New Roman"/>
          <w:sz w:val="24"/>
          <w:szCs w:val="24"/>
        </w:rPr>
        <w:t xml:space="preserve"> ou mais</w:t>
      </w:r>
      <w:r>
        <w:rPr>
          <w:rFonts w:ascii="Times New Roman" w:hAnsi="Times New Roman"/>
          <w:sz w:val="24"/>
          <w:szCs w:val="24"/>
        </w:rPr>
        <w:t>,</w:t>
      </w:r>
      <w:r w:rsidRPr="000E4199">
        <w:rPr>
          <w:rFonts w:ascii="Times New Roman" w:hAnsi="Times New Roman"/>
          <w:sz w:val="24"/>
          <w:szCs w:val="24"/>
        </w:rPr>
        <w:t xml:space="preserve"> dos elementos.</w:t>
      </w:r>
      <w:r w:rsidRPr="00886320">
        <w:rPr>
          <w:rFonts w:ascii="Times New Roman" w:hAnsi="Times New Roman"/>
          <w:sz w:val="24"/>
          <w:szCs w:val="24"/>
        </w:rPr>
        <w:t xml:space="preserve"> </w:t>
      </w:r>
    </w:p>
    <w:p w14:paraId="2207CB5A" w14:textId="77777777" w:rsidR="00ED39BF" w:rsidRPr="00861553" w:rsidRDefault="00ED39BF" w:rsidP="00ED39BF">
      <w:pPr>
        <w:spacing w:after="0" w:line="240" w:lineRule="auto"/>
      </w:pPr>
    </w:p>
    <w:p w14:paraId="20110786" w14:textId="77777777" w:rsidR="00ED39BF" w:rsidRPr="000E4199"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Para que os usuários previstos entendam a importância de um principal assunto de auditoria no contexto da auditoria das demonstrações contábeis tomadas em conjunto, bem como a relação entre os principais assuntos de auditoria e outros elementos do relatório do auditor, inclusive a opinião, pode ser necessário atentar para que a redação desses assuntos:</w:t>
      </w:r>
    </w:p>
    <w:p w14:paraId="485A72A0"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não implique que o assunto não tenha sido apropriadamente solucionado pelo auditor ao formar sua opinião sobre as demonstrações contábeis;</w:t>
      </w:r>
    </w:p>
    <w:p w14:paraId="50EC40E3"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 xml:space="preserve">mencione diretamente as circunstâncias específicas da entidade, evitando redação genérica ou padronizada; </w:t>
      </w:r>
    </w:p>
    <w:p w14:paraId="1282195D" w14:textId="77777777" w:rsidR="00ED39BF" w:rsidRPr="000E4199"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 xml:space="preserve">leve em conta como o assunto foi divulgado nas demonstrações contábeis, se divulgado; </w:t>
      </w:r>
    </w:p>
    <w:p w14:paraId="2413B08C" w14:textId="77777777" w:rsidR="00ED39BF" w:rsidRPr="000E4199" w:rsidRDefault="00ED39BF">
      <w:pPr>
        <w:pStyle w:val="PargrafodaLista"/>
        <w:widowControl w:val="0"/>
        <w:numPr>
          <w:ilvl w:val="0"/>
          <w:numId w:val="263"/>
        </w:numPr>
        <w:spacing w:after="0" w:line="240" w:lineRule="auto"/>
        <w:ind w:left="851" w:hanging="284"/>
        <w:contextualSpacing w:val="0"/>
        <w:jc w:val="both"/>
        <w:rPr>
          <w:rFonts w:ascii="Times New Roman" w:hAnsi="Times New Roman"/>
          <w:sz w:val="24"/>
          <w:szCs w:val="24"/>
        </w:rPr>
      </w:pPr>
      <w:r w:rsidRPr="000E4199">
        <w:rPr>
          <w:rFonts w:ascii="Times New Roman" w:hAnsi="Times New Roman"/>
          <w:sz w:val="24"/>
          <w:szCs w:val="24"/>
        </w:rPr>
        <w:t xml:space="preserve">não contenha nem implique opiniões distintas sobre elementos separados das demonstrações contábeis. </w:t>
      </w:r>
    </w:p>
    <w:p w14:paraId="2268A156" w14:textId="77777777" w:rsidR="00ED39BF" w:rsidRPr="00510ECE" w:rsidRDefault="00ED39BF" w:rsidP="00ED39BF">
      <w:pPr>
        <w:pStyle w:val="PargrafodaLista"/>
        <w:tabs>
          <w:tab w:val="left" w:pos="1620"/>
        </w:tabs>
        <w:spacing w:after="0" w:line="240" w:lineRule="auto"/>
        <w:ind w:left="1094"/>
        <w:contextualSpacing w:val="0"/>
        <w:jc w:val="both"/>
        <w:rPr>
          <w:rFonts w:ascii="Times New Roman" w:hAnsi="Times New Roman"/>
          <w:sz w:val="24"/>
          <w:szCs w:val="24"/>
        </w:rPr>
      </w:pPr>
    </w:p>
    <w:p w14:paraId="230215BE"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A descrição de aspectos da resposta do auditor ou da sua abordagem ao assunto, sobretudo quando tiver exigido significativa adaptação aos fatos e circunstâncias da entidade, pode ajudar os usuários previstos a entender</w:t>
      </w:r>
      <w:r>
        <w:rPr>
          <w:rFonts w:ascii="Times New Roman" w:hAnsi="Times New Roman"/>
          <w:sz w:val="24"/>
          <w:szCs w:val="24"/>
        </w:rPr>
        <w:t>em</w:t>
      </w:r>
      <w:r w:rsidRPr="000E4199">
        <w:rPr>
          <w:rFonts w:ascii="Times New Roman" w:hAnsi="Times New Roman"/>
          <w:sz w:val="24"/>
          <w:szCs w:val="24"/>
        </w:rPr>
        <w:t xml:space="preserve"> circunstâncias não usuais e julgamentos significativos do auditor exigidos para responder ao risco de distorção relevante. Além disso, a abordagem de auditoria em período específico pode ter sido influenciada por circunstâncias específicas aplicáveis </w:t>
      </w:r>
      <w:r>
        <w:rPr>
          <w:rFonts w:ascii="Times New Roman" w:hAnsi="Times New Roman"/>
          <w:sz w:val="24"/>
          <w:szCs w:val="24"/>
        </w:rPr>
        <w:t>à</w:t>
      </w:r>
      <w:r w:rsidRPr="000E4199">
        <w:rPr>
          <w:rFonts w:ascii="Times New Roman" w:hAnsi="Times New Roman"/>
          <w:sz w:val="24"/>
          <w:szCs w:val="24"/>
        </w:rPr>
        <w:t xml:space="preserve"> entidade, condições econômicas ou eventos no setor. Também pode ser útil ao auditor fazer referência à natureza e à extensão das comunicações com os responsáveis pela governança sobre o assunto.</w:t>
      </w:r>
    </w:p>
    <w:p w14:paraId="2208E807" w14:textId="77777777" w:rsidR="00ED39BF" w:rsidRPr="00510ECE" w:rsidRDefault="00ED39BF" w:rsidP="00ED39BF">
      <w:pPr>
        <w:pStyle w:val="PargrafodaLista"/>
        <w:tabs>
          <w:tab w:val="left" w:pos="1530"/>
        </w:tabs>
        <w:spacing w:after="0" w:line="240" w:lineRule="auto"/>
        <w:ind w:left="540"/>
        <w:contextualSpacing w:val="0"/>
        <w:jc w:val="both"/>
        <w:rPr>
          <w:rFonts w:ascii="Times New Roman" w:hAnsi="Times New Roman"/>
          <w:sz w:val="24"/>
          <w:szCs w:val="24"/>
        </w:rPr>
      </w:pPr>
    </w:p>
    <w:p w14:paraId="4ABA0B64"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Para exemplificar, na descrição da abordagem de auditoria para estimativa contábil que apresenta alta incerteza de estimativa, como a avaliação de instrumentos financeiros complexos, o auditor pode</w:t>
      </w:r>
      <w:r>
        <w:rPr>
          <w:rFonts w:ascii="Times New Roman" w:hAnsi="Times New Roman"/>
          <w:sz w:val="24"/>
          <w:szCs w:val="24"/>
        </w:rPr>
        <w:t xml:space="preserve"> querer</w:t>
      </w:r>
      <w:r w:rsidRPr="000E4199">
        <w:rPr>
          <w:rFonts w:ascii="Times New Roman" w:hAnsi="Times New Roman"/>
          <w:sz w:val="24"/>
          <w:szCs w:val="24"/>
        </w:rPr>
        <w:t xml:space="preserve"> ressaltar que contratou especialista. Essa referência ao uso de especialista não diminui a responsabilidade do auditor pela opinião sobre as demonstrações contábeis e, portanto, não entra em conflito com os itens 14 e 15 da NBC TA 620</w:t>
      </w:r>
      <w:r>
        <w:rPr>
          <w:rFonts w:ascii="Times New Roman" w:hAnsi="Times New Roman"/>
          <w:sz w:val="24"/>
          <w:szCs w:val="24"/>
        </w:rPr>
        <w:t xml:space="preserve"> – Utilização do Trabalho de Especialistas</w:t>
      </w:r>
      <w:r w:rsidRPr="000E4199">
        <w:rPr>
          <w:rFonts w:ascii="Times New Roman" w:hAnsi="Times New Roman"/>
          <w:sz w:val="24"/>
          <w:szCs w:val="24"/>
        </w:rPr>
        <w:t>.</w:t>
      </w:r>
    </w:p>
    <w:p w14:paraId="5E53D3AB" w14:textId="77777777" w:rsidR="00ED39BF" w:rsidRPr="00861553" w:rsidRDefault="00ED39BF" w:rsidP="00ED39BF">
      <w:pPr>
        <w:spacing w:after="0" w:line="240" w:lineRule="auto"/>
      </w:pPr>
    </w:p>
    <w:p w14:paraId="50EC26E1"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 xml:space="preserve">Ao descrever os procedimentos de auditoria, principalmente em áreas complexas e que exijam julgamento, pode ser difícil resumir os procedimentos executados de maneira sucinta, comunicando adequadamente a natureza e a extensão da resposta do auditor aos riscos avaliados de distorção relevante. Não obstante, o auditor pode considerar necessário descrever alguns procedimentos executados para comunicar como o assunto foi tratado na auditoria. Essa descrição </w:t>
      </w:r>
      <w:r>
        <w:rPr>
          <w:rFonts w:ascii="Times New Roman" w:hAnsi="Times New Roman"/>
          <w:sz w:val="24"/>
          <w:szCs w:val="24"/>
        </w:rPr>
        <w:t>pode ser tipicamente em nível elevado</w:t>
      </w:r>
      <w:r w:rsidRPr="000E4199">
        <w:rPr>
          <w:rFonts w:ascii="Times New Roman" w:hAnsi="Times New Roman"/>
          <w:sz w:val="24"/>
          <w:szCs w:val="24"/>
        </w:rPr>
        <w:t>, sem incluir detalhes dos procedimentos.</w:t>
      </w:r>
    </w:p>
    <w:p w14:paraId="0E9C64D3" w14:textId="77777777" w:rsidR="00ED39BF" w:rsidRPr="00861553" w:rsidRDefault="00ED39BF" w:rsidP="00ED39BF">
      <w:pPr>
        <w:spacing w:after="0" w:line="240" w:lineRule="auto"/>
      </w:pPr>
    </w:p>
    <w:p w14:paraId="20D4B963"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 xml:space="preserve">Como observado no item A46, o auditor também pode </w:t>
      </w:r>
      <w:r>
        <w:rPr>
          <w:rFonts w:ascii="Times New Roman" w:hAnsi="Times New Roman"/>
          <w:sz w:val="24"/>
          <w:szCs w:val="24"/>
        </w:rPr>
        <w:t>fornecer indicação d</w:t>
      </w:r>
      <w:r w:rsidRPr="000E4199">
        <w:rPr>
          <w:rFonts w:ascii="Times New Roman" w:hAnsi="Times New Roman"/>
          <w:sz w:val="24"/>
          <w:szCs w:val="24"/>
        </w:rPr>
        <w:t xml:space="preserve">o resultado dos seus procedimentos na descrição do </w:t>
      </w:r>
      <w:r>
        <w:rPr>
          <w:rFonts w:ascii="Times New Roman" w:hAnsi="Times New Roman"/>
          <w:sz w:val="24"/>
          <w:szCs w:val="24"/>
        </w:rPr>
        <w:t xml:space="preserve">principal </w:t>
      </w:r>
      <w:r w:rsidRPr="000E4199">
        <w:rPr>
          <w:rFonts w:ascii="Times New Roman" w:hAnsi="Times New Roman"/>
          <w:sz w:val="24"/>
          <w:szCs w:val="24"/>
        </w:rPr>
        <w:t>assunto</w:t>
      </w:r>
      <w:r>
        <w:rPr>
          <w:rFonts w:ascii="Times New Roman" w:hAnsi="Times New Roman"/>
          <w:sz w:val="24"/>
          <w:szCs w:val="24"/>
        </w:rPr>
        <w:t xml:space="preserve"> de auditoria</w:t>
      </w:r>
      <w:r w:rsidRPr="000E4199">
        <w:rPr>
          <w:rFonts w:ascii="Times New Roman" w:hAnsi="Times New Roman"/>
          <w:sz w:val="24"/>
          <w:szCs w:val="24"/>
        </w:rPr>
        <w:t xml:space="preserve"> no seu relatório. Contudo, se isso for feito, é preciso tomar cuidado para evitar que se dê a impressão de que a descrição transmite opinião separada sobre um principal assunto de auditoria específico ou que coloque em dúvida, sob qualquer aspecto, a opinião do auditor sobre as demonstrações contábeis tomadas em conjunto.</w:t>
      </w:r>
    </w:p>
    <w:p w14:paraId="1BD8D06D" w14:textId="77777777" w:rsidR="00ED39BF" w:rsidRPr="00861553" w:rsidRDefault="00ED39BF" w:rsidP="00ED39BF">
      <w:pPr>
        <w:spacing w:after="0" w:line="240" w:lineRule="auto"/>
      </w:pPr>
    </w:p>
    <w:p w14:paraId="67C0A7AF" w14:textId="77777777" w:rsidR="00ED39BF" w:rsidRPr="000E4199" w:rsidRDefault="00ED39BF" w:rsidP="00ED39BF">
      <w:pPr>
        <w:tabs>
          <w:tab w:val="left" w:pos="1530"/>
        </w:tabs>
        <w:spacing w:after="0" w:line="240" w:lineRule="auto"/>
        <w:jc w:val="both"/>
        <w:rPr>
          <w:rFonts w:ascii="Times New Roman" w:hAnsi="Times New Roman"/>
          <w:sz w:val="24"/>
          <w:szCs w:val="24"/>
        </w:rPr>
      </w:pPr>
      <w:r w:rsidRPr="000E4199">
        <w:rPr>
          <w:rFonts w:ascii="Times New Roman" w:hAnsi="Times New Roman"/>
          <w:i/>
          <w:sz w:val="24"/>
          <w:szCs w:val="24"/>
        </w:rPr>
        <w:t>Circunstâncias em que um principal assunto de auditoria não é comunicado no relatório do auditor</w:t>
      </w:r>
      <w:r w:rsidRPr="000E4199">
        <w:rPr>
          <w:rFonts w:ascii="Times New Roman" w:hAnsi="Times New Roman"/>
          <w:sz w:val="24"/>
          <w:szCs w:val="24"/>
        </w:rPr>
        <w:t xml:space="preserve"> (ver item 14)</w:t>
      </w:r>
    </w:p>
    <w:p w14:paraId="64EDC65B" w14:textId="77777777" w:rsidR="00ED39BF" w:rsidRPr="00861553" w:rsidRDefault="00ED39BF" w:rsidP="00ED39BF">
      <w:pPr>
        <w:pStyle w:val="PargrafodaLista"/>
        <w:tabs>
          <w:tab w:val="left" w:pos="567"/>
        </w:tabs>
        <w:spacing w:after="0" w:line="240" w:lineRule="auto"/>
        <w:ind w:left="567"/>
        <w:contextualSpacing w:val="0"/>
        <w:jc w:val="both"/>
      </w:pPr>
    </w:p>
    <w:p w14:paraId="10DF6C79" w14:textId="77777777" w:rsidR="00ED39BF" w:rsidRPr="000E4199"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0E4199">
        <w:rPr>
          <w:rFonts w:ascii="Times New Roman" w:hAnsi="Times New Roman"/>
          <w:sz w:val="24"/>
          <w:szCs w:val="24"/>
        </w:rPr>
        <w:t>Lei ou regulamento pode proibir a divulgação pública, pela administração ou pelo auditor, de assunto específico considerado um principal assunto de auditoria. Por exemplo, lei ou regulamento pode proibir</w:t>
      </w:r>
      <w:r>
        <w:rPr>
          <w:rFonts w:ascii="Times New Roman" w:hAnsi="Times New Roman"/>
          <w:sz w:val="24"/>
          <w:szCs w:val="24"/>
        </w:rPr>
        <w:t>,</w:t>
      </w:r>
      <w:r w:rsidRPr="000E4199">
        <w:rPr>
          <w:rFonts w:ascii="Times New Roman" w:hAnsi="Times New Roman"/>
          <w:sz w:val="24"/>
          <w:szCs w:val="24"/>
        </w:rPr>
        <w:t xml:space="preserve"> especificamente</w:t>
      </w:r>
      <w:r>
        <w:rPr>
          <w:rFonts w:ascii="Times New Roman" w:hAnsi="Times New Roman"/>
          <w:sz w:val="24"/>
          <w:szCs w:val="24"/>
        </w:rPr>
        <w:t>,</w:t>
      </w:r>
      <w:r w:rsidRPr="000E4199">
        <w:rPr>
          <w:rFonts w:ascii="Times New Roman" w:hAnsi="Times New Roman"/>
          <w:sz w:val="24"/>
          <w:szCs w:val="24"/>
        </w:rPr>
        <w:t xml:space="preserve"> qualquer comunicação pública capaz de prejudicar a investigação d</w:t>
      </w:r>
      <w:r>
        <w:rPr>
          <w:rFonts w:ascii="Times New Roman" w:hAnsi="Times New Roman"/>
          <w:sz w:val="24"/>
          <w:szCs w:val="24"/>
        </w:rPr>
        <w:t>a</w:t>
      </w:r>
      <w:r w:rsidRPr="000E4199">
        <w:rPr>
          <w:rFonts w:ascii="Times New Roman" w:hAnsi="Times New Roman"/>
          <w:sz w:val="24"/>
          <w:szCs w:val="24"/>
        </w:rPr>
        <w:t xml:space="preserve"> autoridade competente sobre ato ilegal real ou suspeita de ato ilegal (por exemplo, assuntos que são ou aparentam ser relacionados com lavagem de dinheiro).</w:t>
      </w:r>
    </w:p>
    <w:p w14:paraId="66512882" w14:textId="77777777" w:rsidR="00ED39BF" w:rsidRPr="00861553" w:rsidRDefault="00ED39BF" w:rsidP="00ED39BF">
      <w:pPr>
        <w:spacing w:after="0" w:line="240" w:lineRule="auto"/>
      </w:pPr>
    </w:p>
    <w:p w14:paraId="528BF92A"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Como indicado no item 14(b), é extremamente raro um assunto considerado principal assunto de auditoria não ser comunicado no relatório do auditor. Isso ocorre porque se supõe que seja de interesse público dar maior transparência </w:t>
      </w:r>
      <w:r>
        <w:rPr>
          <w:rFonts w:ascii="Times New Roman" w:hAnsi="Times New Roman"/>
          <w:sz w:val="24"/>
          <w:szCs w:val="24"/>
        </w:rPr>
        <w:t>sobre a</w:t>
      </w:r>
      <w:r w:rsidRPr="00B14F95">
        <w:rPr>
          <w:rFonts w:ascii="Times New Roman" w:hAnsi="Times New Roman"/>
          <w:sz w:val="24"/>
          <w:szCs w:val="24"/>
        </w:rPr>
        <w:t xml:space="preserve"> auditoria</w:t>
      </w:r>
      <w:r>
        <w:rPr>
          <w:rFonts w:ascii="Times New Roman" w:hAnsi="Times New Roman"/>
          <w:sz w:val="24"/>
          <w:szCs w:val="24"/>
        </w:rPr>
        <w:t xml:space="preserve"> aos usuários previstos</w:t>
      </w:r>
      <w:r w:rsidRPr="00B14F95">
        <w:rPr>
          <w:rFonts w:ascii="Times New Roman" w:hAnsi="Times New Roman"/>
          <w:sz w:val="24"/>
          <w:szCs w:val="24"/>
        </w:rPr>
        <w:t xml:space="preserve">. Assim, a decisão de não comunicar um principal assunto de auditoria somente é apropriada quando as consequências adversas para a entidade ou </w:t>
      </w:r>
      <w:r>
        <w:rPr>
          <w:rFonts w:ascii="Times New Roman" w:hAnsi="Times New Roman"/>
          <w:sz w:val="24"/>
          <w:szCs w:val="24"/>
        </w:rPr>
        <w:t xml:space="preserve">para </w:t>
      </w:r>
      <w:r w:rsidRPr="00B14F95">
        <w:rPr>
          <w:rFonts w:ascii="Times New Roman" w:hAnsi="Times New Roman"/>
          <w:sz w:val="24"/>
          <w:szCs w:val="24"/>
        </w:rPr>
        <w:t xml:space="preserve">o público, como resultado dessa comunicação, forem consideradas tão significativas que superariam os benefícios de interesse público da comunicação do assunto. </w:t>
      </w:r>
    </w:p>
    <w:p w14:paraId="5EE29659" w14:textId="77777777" w:rsidR="00ED39BF" w:rsidRPr="00861553" w:rsidRDefault="00ED39BF" w:rsidP="00ED39BF">
      <w:pPr>
        <w:spacing w:after="0" w:line="240" w:lineRule="auto"/>
      </w:pPr>
    </w:p>
    <w:p w14:paraId="35AEC939" w14:textId="77777777" w:rsidR="00ED39BF" w:rsidRPr="00B14F95"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A decisão de não comunicar um principal assunto de auditoria leva em conta os fatos e circunstâncias relacionados ao assunto. A comunicação à administração e aos responsáveis pela governança ajuda o auditor a entender a visão da administração sobre a importância das consequências adversas que poderiam advir da comunicação de determinado assunto. Em particular, a comunicação à administração e aos responsáveis pela governança contribui para fundamentar o julgamento do auditor ao decidir se comunica</w:t>
      </w:r>
      <w:r>
        <w:rPr>
          <w:rFonts w:ascii="Times New Roman" w:hAnsi="Times New Roman"/>
          <w:sz w:val="24"/>
          <w:szCs w:val="24"/>
        </w:rPr>
        <w:t>,</w:t>
      </w:r>
      <w:r w:rsidRPr="00B14F95">
        <w:rPr>
          <w:rFonts w:ascii="Times New Roman" w:hAnsi="Times New Roman"/>
          <w:sz w:val="24"/>
          <w:szCs w:val="24"/>
        </w:rPr>
        <w:t xml:space="preserve"> ou não</w:t>
      </w:r>
      <w:r>
        <w:rPr>
          <w:rFonts w:ascii="Times New Roman" w:hAnsi="Times New Roman"/>
          <w:sz w:val="24"/>
          <w:szCs w:val="24"/>
        </w:rPr>
        <w:t>,</w:t>
      </w:r>
      <w:r w:rsidRPr="00B14F95">
        <w:rPr>
          <w:rFonts w:ascii="Times New Roman" w:hAnsi="Times New Roman"/>
          <w:sz w:val="24"/>
          <w:szCs w:val="24"/>
        </w:rPr>
        <w:t xml:space="preserve"> o assunto, na medida em que:</w:t>
      </w:r>
    </w:p>
    <w:p w14:paraId="0D6A50F9" w14:textId="77777777" w:rsidR="00ED39BF" w:rsidRPr="00B14F95"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B14F95">
        <w:rPr>
          <w:rFonts w:ascii="Times New Roman" w:hAnsi="Times New Roman"/>
          <w:sz w:val="24"/>
          <w:szCs w:val="24"/>
        </w:rPr>
        <w:t>ajuda o auditor a entender por que a entidade não divulgou publicamente o assunto (por exemplo, se lei, regulamento ou estrutura de relatórios financeiros permitirem a divulgação posterior ou a não divulgação d</w:t>
      </w:r>
      <w:r>
        <w:rPr>
          <w:rFonts w:ascii="Times New Roman" w:hAnsi="Times New Roman"/>
          <w:sz w:val="24"/>
          <w:szCs w:val="24"/>
        </w:rPr>
        <w:t>o</w:t>
      </w:r>
      <w:r w:rsidRPr="00B14F95">
        <w:rPr>
          <w:rFonts w:ascii="Times New Roman" w:hAnsi="Times New Roman"/>
          <w:sz w:val="24"/>
          <w:szCs w:val="24"/>
        </w:rPr>
        <w:t xml:space="preserve"> assunto) e</w:t>
      </w:r>
      <w:r>
        <w:rPr>
          <w:rFonts w:ascii="Times New Roman" w:hAnsi="Times New Roman"/>
          <w:sz w:val="24"/>
          <w:szCs w:val="24"/>
        </w:rPr>
        <w:t>, também,</w:t>
      </w:r>
      <w:r w:rsidRPr="00B14F95">
        <w:rPr>
          <w:rFonts w:ascii="Times New Roman" w:hAnsi="Times New Roman"/>
          <w:sz w:val="24"/>
          <w:szCs w:val="24"/>
        </w:rPr>
        <w:t xml:space="preserve"> a visão da administração sobre as eventuais consequências adversas da divulgação. A administração pode chamar a atenção para alguns aspectos da lei ou de regulamentos que podem ser relevantes para a consideração das consequências negativas (por exemplo, que podem incluir prejuízos às negociações comerciais ou à posição competitiva da entidade). No entanto, a visão da administração isoladamente não elimina a necessidade de que o auditor determine se seria possível esperar, dentro do razoável, que as consequências adversas superariam os benefícios de interesse público da comunicação, de acordo com o item 14(b);</w:t>
      </w:r>
    </w:p>
    <w:p w14:paraId="42B11BF3" w14:textId="77777777" w:rsidR="00ED39BF" w:rsidRPr="00B14F95"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B14F95">
        <w:rPr>
          <w:rFonts w:ascii="Times New Roman" w:hAnsi="Times New Roman"/>
          <w:sz w:val="24"/>
          <w:szCs w:val="24"/>
        </w:rPr>
        <w:t xml:space="preserve">destaca se houve comunicações com as autoridades competentes sobre o assunto, sobretudo se tais comunicações parecerem confirmar a afirmação da administração quanto à não adequação da divulgação pública do assunto; </w:t>
      </w:r>
    </w:p>
    <w:p w14:paraId="1F8A1BA9" w14:textId="77777777" w:rsidR="00ED39BF" w:rsidRPr="00B14F95" w:rsidRDefault="00ED39BF">
      <w:pPr>
        <w:pStyle w:val="PargrafodaLista"/>
        <w:widowControl w:val="0"/>
        <w:numPr>
          <w:ilvl w:val="0"/>
          <w:numId w:val="263"/>
        </w:numPr>
        <w:spacing w:after="120" w:line="240" w:lineRule="auto"/>
        <w:ind w:left="851" w:hanging="284"/>
        <w:contextualSpacing w:val="0"/>
        <w:jc w:val="both"/>
        <w:rPr>
          <w:rFonts w:ascii="Times New Roman" w:hAnsi="Times New Roman"/>
          <w:sz w:val="24"/>
          <w:szCs w:val="24"/>
        </w:rPr>
      </w:pPr>
      <w:r w:rsidRPr="00B14F95">
        <w:rPr>
          <w:rFonts w:ascii="Times New Roman" w:hAnsi="Times New Roman"/>
          <w:sz w:val="24"/>
          <w:szCs w:val="24"/>
        </w:rPr>
        <w:t>possibilita ao auditor, quando apropriado, estimular a administração e os responsáveis pela governança a divulgar</w:t>
      </w:r>
      <w:r>
        <w:rPr>
          <w:rFonts w:ascii="Times New Roman" w:hAnsi="Times New Roman"/>
          <w:sz w:val="24"/>
          <w:szCs w:val="24"/>
        </w:rPr>
        <w:t>em</w:t>
      </w:r>
      <w:r w:rsidRPr="00B14F95">
        <w:rPr>
          <w:rFonts w:ascii="Times New Roman" w:hAnsi="Times New Roman"/>
          <w:sz w:val="24"/>
          <w:szCs w:val="24"/>
        </w:rPr>
        <w:t xml:space="preserve"> publicamente informações pertinentes ao assunto. Em particular, isso pode ser possível se as preocupações da administração e dos responsáveis pela governança quanto à comunicação se limitarem a aspectos específicos do assunto, de tal forma que algumas informações podem ser menos sensíveis e poderiam ser comunicadas.</w:t>
      </w:r>
    </w:p>
    <w:p w14:paraId="1053E8D5" w14:textId="77777777" w:rsidR="00ED39BF" w:rsidRPr="00B14F95" w:rsidRDefault="00ED39BF" w:rsidP="00ED39BF">
      <w:pPr>
        <w:tabs>
          <w:tab w:val="left" w:pos="1530"/>
        </w:tabs>
        <w:spacing w:after="0" w:line="240" w:lineRule="auto"/>
        <w:ind w:left="567"/>
        <w:jc w:val="both"/>
        <w:rPr>
          <w:rFonts w:ascii="Times New Roman" w:eastAsia="Calibri" w:hAnsi="Times New Roman"/>
          <w:sz w:val="24"/>
          <w:szCs w:val="24"/>
        </w:rPr>
      </w:pPr>
      <w:r w:rsidRPr="00B14F95">
        <w:rPr>
          <w:rFonts w:ascii="Times New Roman" w:eastAsia="Calibri" w:hAnsi="Times New Roman"/>
          <w:sz w:val="24"/>
          <w:szCs w:val="24"/>
        </w:rPr>
        <w:t>O auditor também pode considerar necessário obter representação por escrito da administração explicitando por</w:t>
      </w:r>
      <w:r>
        <w:rPr>
          <w:rFonts w:ascii="Times New Roman" w:eastAsia="Calibri" w:hAnsi="Times New Roman"/>
          <w:sz w:val="24"/>
          <w:szCs w:val="24"/>
        </w:rPr>
        <w:t xml:space="preserve"> </w:t>
      </w:r>
      <w:r w:rsidRPr="00B14F95">
        <w:rPr>
          <w:rFonts w:ascii="Times New Roman" w:eastAsia="Calibri" w:hAnsi="Times New Roman"/>
          <w:sz w:val="24"/>
          <w:szCs w:val="24"/>
        </w:rPr>
        <w:t>que a divulgação do assunto não é apropriada, incluindo a visão da administração sobre a importância das consequências adversas que pode</w:t>
      </w:r>
      <w:r>
        <w:rPr>
          <w:rFonts w:ascii="Times New Roman" w:eastAsia="Calibri" w:hAnsi="Times New Roman"/>
          <w:sz w:val="24"/>
          <w:szCs w:val="24"/>
        </w:rPr>
        <w:t>m</w:t>
      </w:r>
      <w:r w:rsidRPr="00B14F95">
        <w:rPr>
          <w:rFonts w:ascii="Times New Roman" w:eastAsia="Calibri" w:hAnsi="Times New Roman"/>
          <w:sz w:val="24"/>
          <w:szCs w:val="24"/>
        </w:rPr>
        <w:t xml:space="preserve"> advir dessa comunicação.</w:t>
      </w:r>
    </w:p>
    <w:p w14:paraId="7E17DCF6" w14:textId="77777777" w:rsidR="00ED39BF" w:rsidRPr="00510ECE" w:rsidRDefault="00ED39BF" w:rsidP="00ED39BF">
      <w:pPr>
        <w:tabs>
          <w:tab w:val="left" w:pos="1530"/>
        </w:tabs>
        <w:spacing w:after="0" w:line="240" w:lineRule="auto"/>
        <w:ind w:left="547"/>
        <w:jc w:val="both"/>
        <w:rPr>
          <w:rFonts w:ascii="Times New Roman" w:eastAsia="Calibri" w:hAnsi="Times New Roman"/>
          <w:sz w:val="24"/>
          <w:szCs w:val="24"/>
        </w:rPr>
      </w:pPr>
    </w:p>
    <w:p w14:paraId="7484C24C"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Também pode ser necessário que o auditor considere as implicações da comunicação do assunto considerado como principal assunto de auditoria em vista dos requisitos éticos </w:t>
      </w:r>
      <w:r>
        <w:rPr>
          <w:rFonts w:ascii="Times New Roman" w:hAnsi="Times New Roman"/>
          <w:sz w:val="24"/>
          <w:szCs w:val="24"/>
        </w:rPr>
        <w:t xml:space="preserve">relevantes </w:t>
      </w:r>
      <w:r w:rsidRPr="00B14F95">
        <w:rPr>
          <w:rFonts w:ascii="Times New Roman" w:hAnsi="Times New Roman"/>
          <w:sz w:val="24"/>
          <w:szCs w:val="24"/>
        </w:rPr>
        <w:t>pertinentes. Além disso, o auditor pode ser obrigado, por lei ou regulamento, a comunicar às autoridades competentes o assunto, independentemente de ser ou não comunicado no relatório do auditor. Essa comunicação também pode ser útil para fundamentar a consideração, pelo auditor, das consequências adversas que pode</w:t>
      </w:r>
      <w:r>
        <w:rPr>
          <w:rFonts w:ascii="Times New Roman" w:hAnsi="Times New Roman"/>
          <w:sz w:val="24"/>
          <w:szCs w:val="24"/>
        </w:rPr>
        <w:t>m</w:t>
      </w:r>
      <w:r w:rsidRPr="00B14F95">
        <w:rPr>
          <w:rFonts w:ascii="Times New Roman" w:hAnsi="Times New Roman"/>
          <w:sz w:val="24"/>
          <w:szCs w:val="24"/>
        </w:rPr>
        <w:t xml:space="preserve"> advir da comunicação do assunto.</w:t>
      </w:r>
    </w:p>
    <w:p w14:paraId="241EE468" w14:textId="77777777" w:rsidR="00ED39BF" w:rsidRPr="00861553" w:rsidRDefault="00ED39BF" w:rsidP="00ED39BF">
      <w:pPr>
        <w:spacing w:after="0" w:line="240" w:lineRule="auto"/>
      </w:pPr>
    </w:p>
    <w:p w14:paraId="502D3AEE" w14:textId="77777777" w:rsidR="00ED39BF"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A decisão de não comunicar o assunto é complexa e envolve julgamento significativo do auditor. </w:t>
      </w:r>
      <w:r w:rsidRPr="00510ECE">
        <w:rPr>
          <w:rFonts w:ascii="Times New Roman" w:hAnsi="Times New Roman"/>
          <w:sz w:val="24"/>
          <w:szCs w:val="24"/>
        </w:rPr>
        <w:t>Dessa forma, ele pode julgar apropriado obter opinião legal.</w:t>
      </w:r>
    </w:p>
    <w:p w14:paraId="723A8B6F" w14:textId="77777777" w:rsidR="00ED39BF" w:rsidRPr="00861553" w:rsidRDefault="00ED39BF" w:rsidP="00ED39BF">
      <w:pPr>
        <w:spacing w:after="0" w:line="240" w:lineRule="auto"/>
      </w:pPr>
    </w:p>
    <w:p w14:paraId="4B040C65" w14:textId="77777777" w:rsidR="00ED39BF" w:rsidRPr="00B14F95" w:rsidRDefault="00ED39BF" w:rsidP="00ED39BF">
      <w:pPr>
        <w:tabs>
          <w:tab w:val="left" w:pos="1530"/>
        </w:tabs>
        <w:spacing w:after="0" w:line="240" w:lineRule="auto"/>
        <w:jc w:val="both"/>
        <w:rPr>
          <w:rFonts w:ascii="Times New Roman" w:hAnsi="Times New Roman"/>
          <w:sz w:val="24"/>
          <w:szCs w:val="24"/>
        </w:rPr>
      </w:pPr>
      <w:r w:rsidRPr="00B14F95">
        <w:rPr>
          <w:rFonts w:ascii="Times New Roman" w:hAnsi="Times New Roman"/>
          <w:i/>
          <w:sz w:val="24"/>
          <w:szCs w:val="24"/>
        </w:rPr>
        <w:t xml:space="preserve">Forma e conteúdo da seção “Principais assuntos de auditoria” em outras circunstâncias </w:t>
      </w:r>
      <w:r w:rsidRPr="00B14F95">
        <w:rPr>
          <w:rFonts w:ascii="Times New Roman" w:hAnsi="Times New Roman"/>
          <w:sz w:val="24"/>
          <w:szCs w:val="24"/>
        </w:rPr>
        <w:t>(ver item 16)</w:t>
      </w:r>
    </w:p>
    <w:p w14:paraId="755C6E42" w14:textId="77777777" w:rsidR="00ED39BF" w:rsidRPr="00B14F95" w:rsidRDefault="00ED39BF" w:rsidP="00ED39BF">
      <w:pPr>
        <w:tabs>
          <w:tab w:val="left" w:pos="1530"/>
        </w:tabs>
        <w:spacing w:after="0" w:line="240" w:lineRule="auto"/>
        <w:jc w:val="both"/>
        <w:rPr>
          <w:rFonts w:ascii="Times New Roman" w:hAnsi="Times New Roman"/>
          <w:sz w:val="24"/>
          <w:szCs w:val="24"/>
        </w:rPr>
      </w:pPr>
    </w:p>
    <w:p w14:paraId="75FEC592" w14:textId="77777777" w:rsidR="00ED39BF" w:rsidRPr="00B14F95"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O requisito do item 16 aplica-se em três circunstâncias:</w:t>
      </w:r>
    </w:p>
    <w:p w14:paraId="49EE6BF2" w14:textId="77777777" w:rsidR="00ED39BF" w:rsidRPr="00B14F95" w:rsidRDefault="00ED39BF">
      <w:pPr>
        <w:pStyle w:val="PargrafodaLista"/>
        <w:widowControl w:val="0"/>
        <w:numPr>
          <w:ilvl w:val="0"/>
          <w:numId w:val="262"/>
        </w:numPr>
        <w:tabs>
          <w:tab w:val="left" w:pos="567"/>
        </w:tabs>
        <w:spacing w:after="120" w:line="240" w:lineRule="auto"/>
        <w:ind w:left="993" w:hanging="426"/>
        <w:contextualSpacing w:val="0"/>
        <w:jc w:val="both"/>
        <w:rPr>
          <w:rFonts w:ascii="Times New Roman" w:hAnsi="Times New Roman"/>
          <w:sz w:val="24"/>
          <w:szCs w:val="24"/>
        </w:rPr>
      </w:pPr>
      <w:r w:rsidRPr="00B14F95">
        <w:rPr>
          <w:rFonts w:ascii="Times New Roman" w:hAnsi="Times New Roman"/>
          <w:sz w:val="24"/>
          <w:szCs w:val="24"/>
        </w:rPr>
        <w:t xml:space="preserve">o auditor </w:t>
      </w:r>
      <w:r>
        <w:rPr>
          <w:rFonts w:ascii="Times New Roman" w:hAnsi="Times New Roman"/>
          <w:sz w:val="24"/>
          <w:szCs w:val="24"/>
        </w:rPr>
        <w:t>determina</w:t>
      </w:r>
      <w:r w:rsidRPr="00B14F95">
        <w:rPr>
          <w:rFonts w:ascii="Times New Roman" w:hAnsi="Times New Roman"/>
          <w:sz w:val="24"/>
          <w:szCs w:val="24"/>
        </w:rPr>
        <w:t>, de acordo com o item 10, que não existem principais assuntos de auditoria (ver item A59);</w:t>
      </w:r>
    </w:p>
    <w:p w14:paraId="5AB01122" w14:textId="77777777" w:rsidR="00ED39BF" w:rsidRPr="00B14F95" w:rsidRDefault="00ED39BF">
      <w:pPr>
        <w:pStyle w:val="PargrafodaLista"/>
        <w:widowControl w:val="0"/>
        <w:numPr>
          <w:ilvl w:val="0"/>
          <w:numId w:val="262"/>
        </w:numPr>
        <w:tabs>
          <w:tab w:val="left" w:pos="567"/>
        </w:tabs>
        <w:spacing w:after="120" w:line="240" w:lineRule="auto"/>
        <w:ind w:left="993" w:hanging="426"/>
        <w:contextualSpacing w:val="0"/>
        <w:jc w:val="both"/>
        <w:rPr>
          <w:rFonts w:ascii="Times New Roman" w:hAnsi="Times New Roman"/>
          <w:sz w:val="24"/>
          <w:szCs w:val="24"/>
        </w:rPr>
      </w:pPr>
      <w:r w:rsidRPr="00B14F95">
        <w:rPr>
          <w:rFonts w:ascii="Times New Roman" w:hAnsi="Times New Roman"/>
          <w:sz w:val="24"/>
          <w:szCs w:val="24"/>
        </w:rPr>
        <w:t xml:space="preserve">o auditor </w:t>
      </w:r>
      <w:r>
        <w:rPr>
          <w:rFonts w:ascii="Times New Roman" w:hAnsi="Times New Roman"/>
          <w:sz w:val="24"/>
          <w:szCs w:val="24"/>
        </w:rPr>
        <w:t>determina</w:t>
      </w:r>
      <w:r w:rsidRPr="00B14F95">
        <w:rPr>
          <w:rFonts w:ascii="Times New Roman" w:hAnsi="Times New Roman"/>
          <w:sz w:val="24"/>
          <w:szCs w:val="24"/>
        </w:rPr>
        <w:t>, de acordo com o item 14, que um principal assunto de auditoria não será comunicado no seu relatório e que não há outros principais assuntos de auditoria;</w:t>
      </w:r>
    </w:p>
    <w:p w14:paraId="2F8E269C" w14:textId="77777777" w:rsidR="00ED39BF" w:rsidRPr="00B14F95" w:rsidRDefault="00ED39BF">
      <w:pPr>
        <w:pStyle w:val="PargrafodaLista"/>
        <w:widowControl w:val="0"/>
        <w:numPr>
          <w:ilvl w:val="0"/>
          <w:numId w:val="262"/>
        </w:numPr>
        <w:tabs>
          <w:tab w:val="left" w:pos="567"/>
        </w:tabs>
        <w:spacing w:after="0" w:line="240" w:lineRule="auto"/>
        <w:ind w:left="993" w:hanging="426"/>
        <w:contextualSpacing w:val="0"/>
        <w:jc w:val="both"/>
        <w:rPr>
          <w:rFonts w:ascii="Times New Roman" w:hAnsi="Times New Roman"/>
          <w:sz w:val="24"/>
          <w:szCs w:val="24"/>
        </w:rPr>
      </w:pPr>
      <w:r w:rsidRPr="00B14F95">
        <w:rPr>
          <w:rFonts w:ascii="Times New Roman" w:hAnsi="Times New Roman"/>
          <w:sz w:val="24"/>
          <w:szCs w:val="24"/>
        </w:rPr>
        <w:t>os únicos assuntos considerados principais assuntos de auditoria são aqueles comunicados, de acordo com o item 15.</w:t>
      </w:r>
    </w:p>
    <w:p w14:paraId="7B6BFFAB" w14:textId="77777777" w:rsidR="00ED39BF" w:rsidRPr="00861553" w:rsidRDefault="00ED39BF" w:rsidP="00ED39BF">
      <w:pPr>
        <w:spacing w:after="0" w:line="240" w:lineRule="auto"/>
      </w:pPr>
    </w:p>
    <w:p w14:paraId="793C2A85" w14:textId="77777777" w:rsidR="00ED39BF" w:rsidRPr="00B14F95" w:rsidRDefault="00ED39BF">
      <w:pPr>
        <w:pStyle w:val="PargrafodaLista"/>
        <w:widowControl w:val="0"/>
        <w:numPr>
          <w:ilvl w:val="0"/>
          <w:numId w:val="259"/>
        </w:numPr>
        <w:tabs>
          <w:tab w:val="left" w:pos="567"/>
        </w:tabs>
        <w:spacing w:after="12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Quando o auditor tiver concluído que não há principais assuntos de auditoria a serem comunicados, a seguinte redação pode ser utilizada em seu relatório: </w:t>
      </w:r>
    </w:p>
    <w:p w14:paraId="143823A2" w14:textId="77777777" w:rsidR="00ED39BF" w:rsidRPr="00B14F95" w:rsidRDefault="00ED39BF" w:rsidP="00ED39BF">
      <w:pPr>
        <w:pStyle w:val="PargrafodaLista"/>
        <w:tabs>
          <w:tab w:val="left" w:pos="567"/>
          <w:tab w:val="left" w:pos="8640"/>
        </w:tabs>
        <w:spacing w:after="120" w:line="240" w:lineRule="auto"/>
        <w:ind w:left="1009" w:right="1009" w:hanging="442"/>
        <w:contextualSpacing w:val="0"/>
        <w:jc w:val="both"/>
        <w:rPr>
          <w:rFonts w:ascii="Times New Roman" w:hAnsi="Times New Roman"/>
          <w:b/>
          <w:i/>
          <w:spacing w:val="-4"/>
          <w:sz w:val="24"/>
          <w:szCs w:val="24"/>
        </w:rPr>
      </w:pPr>
      <w:r w:rsidRPr="00B14F95">
        <w:rPr>
          <w:rFonts w:ascii="Times New Roman" w:hAnsi="Times New Roman"/>
          <w:b/>
          <w:i/>
          <w:spacing w:val="-4"/>
          <w:sz w:val="24"/>
          <w:szCs w:val="24"/>
        </w:rPr>
        <w:t>Principais assuntos de auditoria</w:t>
      </w:r>
    </w:p>
    <w:p w14:paraId="48BBC64F" w14:textId="77777777" w:rsidR="00ED39BF" w:rsidRPr="00B14F95" w:rsidRDefault="00ED39BF" w:rsidP="00ED39BF">
      <w:pPr>
        <w:tabs>
          <w:tab w:val="left" w:pos="567"/>
        </w:tabs>
        <w:spacing w:after="0" w:line="240" w:lineRule="auto"/>
        <w:ind w:left="567" w:right="-1"/>
        <w:jc w:val="both"/>
        <w:rPr>
          <w:rFonts w:ascii="Times New Roman" w:hAnsi="Times New Roman"/>
          <w:i/>
          <w:sz w:val="24"/>
          <w:szCs w:val="24"/>
        </w:rPr>
      </w:pPr>
      <w:r w:rsidRPr="00B14F95">
        <w:rPr>
          <w:rFonts w:ascii="Times New Roman" w:hAnsi="Times New Roman"/>
          <w:i/>
          <w:sz w:val="24"/>
          <w:szCs w:val="24"/>
        </w:rPr>
        <w:t xml:space="preserve">Com exceção do assunto descrito na seção Base para opinião com ressalva (adversa ou </w:t>
      </w:r>
      <w:r>
        <w:rPr>
          <w:rFonts w:ascii="Times New Roman" w:hAnsi="Times New Roman"/>
          <w:i/>
          <w:sz w:val="24"/>
          <w:szCs w:val="24"/>
        </w:rPr>
        <w:t>i</w:t>
      </w:r>
      <w:r w:rsidRPr="00B14F95">
        <w:rPr>
          <w:rFonts w:ascii="Times New Roman" w:hAnsi="Times New Roman"/>
          <w:i/>
          <w:sz w:val="24"/>
          <w:szCs w:val="24"/>
        </w:rPr>
        <w:t xml:space="preserve">ncerteza </w:t>
      </w:r>
      <w:r>
        <w:rPr>
          <w:rFonts w:ascii="Times New Roman" w:hAnsi="Times New Roman"/>
          <w:i/>
          <w:sz w:val="24"/>
          <w:szCs w:val="24"/>
        </w:rPr>
        <w:t>relevante</w:t>
      </w:r>
      <w:r w:rsidRPr="00B14F95">
        <w:rPr>
          <w:rFonts w:ascii="Times New Roman" w:hAnsi="Times New Roman"/>
          <w:i/>
          <w:sz w:val="24"/>
          <w:szCs w:val="24"/>
        </w:rPr>
        <w:t xml:space="preserve"> quanto à continuidade operacional), não existem [outros] principais assuntos de auditoria a comunicar em nosso relatório. </w:t>
      </w:r>
    </w:p>
    <w:p w14:paraId="66B390F9" w14:textId="77777777" w:rsidR="00ED39BF" w:rsidRPr="00861553" w:rsidRDefault="00ED39BF" w:rsidP="00ED39BF">
      <w:pPr>
        <w:tabs>
          <w:tab w:val="left" w:pos="3502"/>
        </w:tabs>
        <w:spacing w:after="0" w:line="240" w:lineRule="auto"/>
      </w:pPr>
      <w:r>
        <w:tab/>
      </w:r>
    </w:p>
    <w:p w14:paraId="11CD9D37"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A determinação dos principais assuntos de auditoria envolve julgamento sobre a importância relativa dos assuntos que exigiram atenção significativa do auditor. Portanto, pode ser raro que o auditor de entidade listada não identifique pelo menos um assunto que seja considerado como principal assunto de auditoria, entre os assuntos comunicados aos responsáveis pela governança, a ser incluído no relatório do auditor. Contudo, em alguns poucos casos (por exemplo, entidade listada com operações muito reduzidas), o auditor pode </w:t>
      </w:r>
      <w:r>
        <w:rPr>
          <w:rFonts w:ascii="Times New Roman" w:hAnsi="Times New Roman"/>
          <w:sz w:val="24"/>
          <w:szCs w:val="24"/>
        </w:rPr>
        <w:t>determinar</w:t>
      </w:r>
      <w:r w:rsidRPr="00B14F95">
        <w:rPr>
          <w:rFonts w:ascii="Times New Roman" w:hAnsi="Times New Roman"/>
          <w:sz w:val="24"/>
          <w:szCs w:val="24"/>
        </w:rPr>
        <w:t xml:space="preserve"> que não há principais assuntos de auditoria de acordo com o item 10, porque nenhum assunto exigiu sua atenção significativa.</w:t>
      </w:r>
    </w:p>
    <w:p w14:paraId="18150B05" w14:textId="77777777" w:rsidR="00ED39BF" w:rsidRPr="00861553" w:rsidRDefault="00ED39BF" w:rsidP="00ED39BF">
      <w:pPr>
        <w:spacing w:after="0" w:line="240" w:lineRule="auto"/>
      </w:pPr>
    </w:p>
    <w:p w14:paraId="7A546F97" w14:textId="77777777" w:rsidR="00ED39BF" w:rsidRDefault="00ED39BF" w:rsidP="00ED39BF">
      <w:pPr>
        <w:pStyle w:val="PargrafodaLista"/>
        <w:tabs>
          <w:tab w:val="left" w:pos="1530"/>
        </w:tabs>
        <w:spacing w:after="0" w:line="240" w:lineRule="auto"/>
        <w:ind w:left="0"/>
        <w:contextualSpacing w:val="0"/>
        <w:rPr>
          <w:rFonts w:ascii="Times New Roman" w:hAnsi="Times New Roman"/>
          <w:sz w:val="24"/>
          <w:szCs w:val="24"/>
        </w:rPr>
      </w:pPr>
      <w:r w:rsidRPr="00B14F95">
        <w:rPr>
          <w:rFonts w:ascii="Times New Roman" w:hAnsi="Times New Roman"/>
          <w:b/>
          <w:sz w:val="24"/>
          <w:szCs w:val="24"/>
        </w:rPr>
        <w:t xml:space="preserve">Comunicação </w:t>
      </w:r>
      <w:r>
        <w:rPr>
          <w:rFonts w:ascii="Times New Roman" w:hAnsi="Times New Roman"/>
          <w:b/>
          <w:sz w:val="24"/>
          <w:szCs w:val="24"/>
        </w:rPr>
        <w:t>a</w:t>
      </w:r>
      <w:r w:rsidRPr="00B14F95">
        <w:rPr>
          <w:rFonts w:ascii="Times New Roman" w:hAnsi="Times New Roman"/>
          <w:b/>
          <w:sz w:val="24"/>
          <w:szCs w:val="24"/>
        </w:rPr>
        <w:t xml:space="preserve">os responsáveis pela governança </w:t>
      </w:r>
      <w:r w:rsidRPr="00B14F95">
        <w:rPr>
          <w:rFonts w:ascii="Times New Roman" w:hAnsi="Times New Roman"/>
          <w:sz w:val="24"/>
          <w:szCs w:val="24"/>
        </w:rPr>
        <w:t>(ver item 17)</w:t>
      </w:r>
    </w:p>
    <w:p w14:paraId="1449FD94" w14:textId="77777777" w:rsidR="00ED39BF" w:rsidRPr="00B14F95" w:rsidRDefault="00ED39BF" w:rsidP="00ED39BF">
      <w:pPr>
        <w:pStyle w:val="PargrafodaLista"/>
        <w:tabs>
          <w:tab w:val="left" w:pos="1530"/>
        </w:tabs>
        <w:spacing w:after="0" w:line="240" w:lineRule="auto"/>
        <w:contextualSpacing w:val="0"/>
        <w:rPr>
          <w:rFonts w:ascii="Times New Roman" w:hAnsi="Times New Roman"/>
          <w:sz w:val="24"/>
          <w:szCs w:val="24"/>
        </w:rPr>
      </w:pPr>
    </w:p>
    <w:p w14:paraId="7591C4D8"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O item 21 da NBC TA 260</w:t>
      </w:r>
      <w:r>
        <w:rPr>
          <w:rFonts w:ascii="Times New Roman" w:hAnsi="Times New Roman"/>
          <w:sz w:val="24"/>
          <w:szCs w:val="24"/>
        </w:rPr>
        <w:t xml:space="preserve"> </w:t>
      </w:r>
      <w:r w:rsidRPr="00B14F95">
        <w:rPr>
          <w:rFonts w:ascii="Times New Roman" w:hAnsi="Times New Roman"/>
          <w:sz w:val="24"/>
          <w:szCs w:val="24"/>
        </w:rPr>
        <w:t>requer que o auditor se comunique em tempo hábil com os responsáveis pela governança. A época apropriada para comunicações sobre os principais assuntos de auditoria varia de acordo com as circunstâncias do trabalho. No entanto, o auditor pode comunicar seu entendimento preliminar sobre os principais assuntos de auditoria ao discutir o alcance planejado e a época da auditoria e pode voltar a discutir esses assuntos ao comunicar as suas conclusões. Esse procedimento pode ajudar a minimizar os desafios práticos de manter uma comunicação robusta e recíproca sobre os principais assuntos de auditoria quando as demonstrações contábeis estiverem finalizadas para emissão.</w:t>
      </w:r>
    </w:p>
    <w:p w14:paraId="74398781" w14:textId="77777777" w:rsidR="00ED39BF" w:rsidRPr="00861553" w:rsidRDefault="00ED39BF" w:rsidP="00ED39BF">
      <w:pPr>
        <w:spacing w:after="0" w:line="240" w:lineRule="auto"/>
      </w:pPr>
    </w:p>
    <w:p w14:paraId="5E105593"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A comunicação com os responsáveis pela governança permite tomar conhecimento dos principais assuntos de auditoria que o auditor pretende comunicar em seu relatório, além de proporcionar a oportunidade de obter maiores esclarecimentos, quando necessário. O auditor pode considerar útil fornecer aos responsáveis pela governança uma minuta do seu relatório para facilitar essa discussão. A comunicação com os responsáveis pela governança reconhece o </w:t>
      </w:r>
      <w:r>
        <w:rPr>
          <w:rFonts w:ascii="Times New Roman" w:hAnsi="Times New Roman"/>
          <w:sz w:val="24"/>
          <w:szCs w:val="24"/>
        </w:rPr>
        <w:t xml:space="preserve">papel </w:t>
      </w:r>
      <w:r w:rsidRPr="00B14F95">
        <w:rPr>
          <w:rFonts w:ascii="Times New Roman" w:hAnsi="Times New Roman"/>
          <w:sz w:val="24"/>
          <w:szCs w:val="24"/>
        </w:rPr>
        <w:t>importante que eles exercem na supervisão do processo de relatórios financeiros e proporciona a oportunidade de entender a base das decisões do auditor relacionadas aos principais assuntos de auditoria e de que maneira tais assuntos serão descritos no relatório do auditor. Essa comunicação também permite que os responsáveis pela governança avaliem se divulgações novas ou aprimoradas seriam úteis, tendo em vista que os assuntos serão comunicados no relatório do auditor.</w:t>
      </w:r>
    </w:p>
    <w:p w14:paraId="33AFD007" w14:textId="77777777" w:rsidR="00ED39BF" w:rsidRPr="00861553" w:rsidRDefault="00ED39BF" w:rsidP="00ED39BF">
      <w:pPr>
        <w:pStyle w:val="PargrafodaLista"/>
        <w:tabs>
          <w:tab w:val="left" w:pos="567"/>
        </w:tabs>
        <w:spacing w:after="0" w:line="240" w:lineRule="auto"/>
        <w:ind w:left="567"/>
        <w:contextualSpacing w:val="0"/>
        <w:jc w:val="both"/>
      </w:pPr>
    </w:p>
    <w:p w14:paraId="7ACC7E65"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A comunicação com os responsáveis pela governança requerida pelo item 17(a) também aborda os casos extremamente raros nos quais um assunto considerado como principal assunto de auditoria não é comunicado no relatório do auditor (ver item 14 e A54).</w:t>
      </w:r>
    </w:p>
    <w:p w14:paraId="1219F170" w14:textId="77777777" w:rsidR="00ED39BF" w:rsidRPr="00B14F95" w:rsidRDefault="00ED39BF" w:rsidP="00ED39BF">
      <w:pPr>
        <w:pStyle w:val="PargrafodaLista"/>
        <w:tabs>
          <w:tab w:val="left" w:pos="567"/>
        </w:tabs>
        <w:spacing w:after="0" w:line="240" w:lineRule="auto"/>
        <w:ind w:left="567"/>
        <w:contextualSpacing w:val="0"/>
        <w:jc w:val="both"/>
        <w:rPr>
          <w:rFonts w:ascii="Times New Roman" w:hAnsi="Times New Roman"/>
          <w:sz w:val="24"/>
          <w:szCs w:val="24"/>
        </w:rPr>
      </w:pPr>
    </w:p>
    <w:p w14:paraId="08501C33"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A comunicação com os responsáveis pela governança, requerida no item 17(b), quando o auditor tiver concluído que não existem principais assuntos de auditoria a serem comunicados em seu relatório pode constituir uma oportunidade para que o auditor mantenha discussões adicionais com outras pessoas familiarizadas com a auditoria e com assuntos significativos que possam ter surgido (incluindo o revisor de controle de qualidade do trabalho, se tiver sido nomeado). Essas discussões podem levar o auditor a reavaliar sua conclusão de que não existem principais assuntos de auditoria. </w:t>
      </w:r>
    </w:p>
    <w:p w14:paraId="04568116" w14:textId="77777777" w:rsidR="00ED39BF" w:rsidRPr="00510ECE" w:rsidRDefault="00ED39BF" w:rsidP="00ED39BF">
      <w:pPr>
        <w:pStyle w:val="PargrafodaLista"/>
        <w:tabs>
          <w:tab w:val="left" w:pos="540"/>
        </w:tabs>
        <w:spacing w:after="0" w:line="240" w:lineRule="auto"/>
        <w:ind w:left="540"/>
        <w:contextualSpacing w:val="0"/>
        <w:jc w:val="both"/>
        <w:rPr>
          <w:rFonts w:ascii="Times New Roman" w:hAnsi="Times New Roman"/>
          <w:sz w:val="24"/>
          <w:szCs w:val="24"/>
        </w:rPr>
      </w:pPr>
    </w:p>
    <w:p w14:paraId="05A2D115" w14:textId="77777777" w:rsidR="00ED39BF" w:rsidRDefault="00ED39BF" w:rsidP="00ED39BF">
      <w:pPr>
        <w:tabs>
          <w:tab w:val="left" w:pos="1530"/>
        </w:tabs>
        <w:spacing w:after="0" w:line="240" w:lineRule="auto"/>
        <w:jc w:val="both"/>
        <w:rPr>
          <w:rFonts w:ascii="Times New Roman" w:hAnsi="Times New Roman"/>
          <w:sz w:val="24"/>
          <w:szCs w:val="24"/>
        </w:rPr>
      </w:pPr>
      <w:r w:rsidRPr="00510ECE">
        <w:rPr>
          <w:rFonts w:ascii="Times New Roman" w:hAnsi="Times New Roman"/>
          <w:b/>
          <w:sz w:val="24"/>
          <w:szCs w:val="24"/>
        </w:rPr>
        <w:t>Documentação</w:t>
      </w:r>
      <w:r w:rsidRPr="00510ECE" w:rsidDel="00917E27">
        <w:rPr>
          <w:rFonts w:ascii="Times New Roman" w:hAnsi="Times New Roman"/>
          <w:i/>
          <w:sz w:val="24"/>
          <w:szCs w:val="24"/>
        </w:rPr>
        <w:t xml:space="preserve"> </w:t>
      </w:r>
      <w:r w:rsidRPr="00510ECE">
        <w:rPr>
          <w:rFonts w:ascii="Times New Roman" w:hAnsi="Times New Roman"/>
          <w:sz w:val="24"/>
          <w:szCs w:val="24"/>
        </w:rPr>
        <w:t>(</w:t>
      </w:r>
      <w:r>
        <w:rPr>
          <w:rFonts w:ascii="Times New Roman" w:hAnsi="Times New Roman"/>
          <w:sz w:val="24"/>
          <w:szCs w:val="24"/>
        </w:rPr>
        <w:t>v</w:t>
      </w:r>
      <w:r w:rsidRPr="00510ECE">
        <w:rPr>
          <w:rFonts w:ascii="Times New Roman" w:hAnsi="Times New Roman"/>
          <w:sz w:val="24"/>
          <w:szCs w:val="24"/>
        </w:rPr>
        <w:t>er item 18)</w:t>
      </w:r>
    </w:p>
    <w:p w14:paraId="523BCCEC" w14:textId="77777777" w:rsidR="00ED39BF" w:rsidRPr="00510ECE" w:rsidRDefault="00ED39BF" w:rsidP="00ED39BF">
      <w:pPr>
        <w:tabs>
          <w:tab w:val="left" w:pos="1530"/>
        </w:tabs>
        <w:spacing w:after="0" w:line="240" w:lineRule="auto"/>
        <w:jc w:val="both"/>
        <w:rPr>
          <w:rFonts w:ascii="Times New Roman" w:hAnsi="Times New Roman"/>
          <w:sz w:val="24"/>
          <w:szCs w:val="24"/>
        </w:rPr>
      </w:pPr>
    </w:p>
    <w:p w14:paraId="5B315FB6" w14:textId="77777777" w:rsidR="00ED39BF" w:rsidRPr="00B14F95" w:rsidRDefault="00ED39BF">
      <w:pPr>
        <w:pStyle w:val="PargrafodaLista"/>
        <w:widowControl w:val="0"/>
        <w:numPr>
          <w:ilvl w:val="0"/>
          <w:numId w:val="259"/>
        </w:numPr>
        <w:tabs>
          <w:tab w:val="left" w:pos="567"/>
        </w:tabs>
        <w:spacing w:after="0" w:line="240" w:lineRule="auto"/>
        <w:ind w:left="567" w:hanging="567"/>
        <w:contextualSpacing w:val="0"/>
        <w:jc w:val="both"/>
        <w:rPr>
          <w:rFonts w:ascii="Times New Roman" w:hAnsi="Times New Roman"/>
          <w:sz w:val="24"/>
          <w:szCs w:val="24"/>
        </w:rPr>
      </w:pPr>
      <w:r w:rsidRPr="00B14F95">
        <w:rPr>
          <w:rFonts w:ascii="Times New Roman" w:hAnsi="Times New Roman"/>
          <w:sz w:val="24"/>
          <w:szCs w:val="24"/>
        </w:rPr>
        <w:t xml:space="preserve">O item 8 da NBC TA 230 requer que o auditor </w:t>
      </w:r>
      <w:r>
        <w:rPr>
          <w:rFonts w:ascii="Times New Roman" w:hAnsi="Times New Roman"/>
          <w:sz w:val="24"/>
          <w:szCs w:val="24"/>
        </w:rPr>
        <w:t>elabor</w:t>
      </w:r>
      <w:r w:rsidRPr="00B14F95">
        <w:rPr>
          <w:rFonts w:ascii="Times New Roman" w:hAnsi="Times New Roman"/>
          <w:sz w:val="24"/>
          <w:szCs w:val="24"/>
        </w:rPr>
        <w:t>e documentação de auditoria suficiente para permitir que um auditor experiente, sem envolvimento anterior com a auditoria, entenda, entre outros aspectos, os julgamentos profissionais significativos. No contexto dos principais assuntos de auditoria, esses julgamentos profissionais incluem a determinação, entre os assuntos comunicados aos responsáveis pela governança, daqueles que exigiram atenção significativa do auditor, bem como dos que são</w:t>
      </w:r>
      <w:r>
        <w:rPr>
          <w:rFonts w:ascii="Times New Roman" w:hAnsi="Times New Roman"/>
          <w:sz w:val="24"/>
          <w:szCs w:val="24"/>
        </w:rPr>
        <w:t>,</w:t>
      </w:r>
      <w:r w:rsidRPr="00B14F95">
        <w:rPr>
          <w:rFonts w:ascii="Times New Roman" w:hAnsi="Times New Roman"/>
          <w:sz w:val="24"/>
          <w:szCs w:val="24"/>
        </w:rPr>
        <w:t xml:space="preserve"> ou não</w:t>
      </w:r>
      <w:r>
        <w:rPr>
          <w:rFonts w:ascii="Times New Roman" w:hAnsi="Times New Roman"/>
          <w:sz w:val="24"/>
          <w:szCs w:val="24"/>
        </w:rPr>
        <w:t>,</w:t>
      </w:r>
      <w:r w:rsidRPr="00B14F95">
        <w:rPr>
          <w:rFonts w:ascii="Times New Roman" w:hAnsi="Times New Roman"/>
          <w:sz w:val="24"/>
          <w:szCs w:val="24"/>
        </w:rPr>
        <w:t xml:space="preserve"> um principal assunto de auditoria. Os julgamentos do auditor a esse respeito provavelmente serão suportados pela documentação de suas comunicações aos responsáveis pela governança e pela documentação de auditoria relativa a cada assunto individualmente (ver item A39), bem como por outras documentações de auditoria de assuntos significativos que surgiram durante a auditoria (por exemplo, memorando de finalização do trabalho). No entanto, esta norma não exige que o auditor documente a razão pela qual </w:t>
      </w:r>
      <w:r>
        <w:rPr>
          <w:rFonts w:ascii="Times New Roman" w:hAnsi="Times New Roman"/>
          <w:sz w:val="24"/>
          <w:szCs w:val="24"/>
        </w:rPr>
        <w:t xml:space="preserve">outros </w:t>
      </w:r>
      <w:r w:rsidRPr="00B14F95">
        <w:rPr>
          <w:rFonts w:ascii="Times New Roman" w:hAnsi="Times New Roman"/>
          <w:sz w:val="24"/>
          <w:szCs w:val="24"/>
        </w:rPr>
        <w:t>assuntos comunicados aos responsáveis pela governança não eram assuntos que exigissem atenção significativa do auditor.</w:t>
      </w:r>
    </w:p>
    <w:p w14:paraId="1031AB20" w14:textId="77777777" w:rsidR="00ED39BF" w:rsidRPr="00861553" w:rsidRDefault="00ED39BF" w:rsidP="00ED39BF">
      <w:pPr>
        <w:spacing w:after="0" w:line="240" w:lineRule="auto"/>
      </w:pPr>
    </w:p>
    <w:p w14:paraId="5C7EB494" w14:textId="77777777" w:rsidR="00ED39BF" w:rsidRPr="00861553" w:rsidRDefault="00ED39BF" w:rsidP="00ED39BF">
      <w:pPr>
        <w:spacing w:after="0" w:line="240" w:lineRule="auto"/>
      </w:pPr>
    </w:p>
    <w:p w14:paraId="03E27653" w14:textId="77777777" w:rsidR="00ED39BF" w:rsidRPr="00510ECE" w:rsidRDefault="00ED39BF" w:rsidP="00ED39BF">
      <w:pPr>
        <w:pStyle w:val="PargrafodaLista"/>
        <w:widowControl w:val="0"/>
        <w:tabs>
          <w:tab w:val="left" w:pos="1530"/>
        </w:tabs>
        <w:spacing w:after="0" w:line="240" w:lineRule="auto"/>
        <w:ind w:left="0"/>
        <w:contextualSpacing w:val="0"/>
        <w:rPr>
          <w:rFonts w:ascii="Times New Roman" w:hAnsi="Times New Roman"/>
          <w:sz w:val="24"/>
          <w:szCs w:val="24"/>
        </w:rPr>
      </w:pPr>
    </w:p>
    <w:p w14:paraId="36E6CB67" w14:textId="77777777" w:rsidR="002A7EB0" w:rsidRPr="002A7EB0" w:rsidRDefault="002A7EB0" w:rsidP="002A7EB0"/>
    <w:p w14:paraId="2E94A8F9" w14:textId="0F2C4668" w:rsidR="00AE3130" w:rsidRDefault="00AE3130" w:rsidP="00D17E06">
      <w:pPr>
        <w:pStyle w:val="Ttulo1"/>
        <w:spacing w:before="0" w:after="120" w:line="240" w:lineRule="auto"/>
        <w:rPr>
          <w:rFonts w:ascii="Times New Roman" w:hAnsi="Times New Roman" w:cs="Times New Roman"/>
          <w:b/>
          <w:bCs/>
          <w:color w:val="auto"/>
          <w:sz w:val="24"/>
          <w:szCs w:val="24"/>
        </w:rPr>
      </w:pPr>
      <w:bookmarkStart w:id="154" w:name="_Toc183036870"/>
      <w:r w:rsidRPr="00D17E06">
        <w:rPr>
          <w:rFonts w:ascii="Times New Roman" w:hAnsi="Times New Roman" w:cs="Times New Roman"/>
          <w:b/>
          <w:bCs/>
          <w:color w:val="auto"/>
          <w:sz w:val="24"/>
          <w:szCs w:val="24"/>
        </w:rPr>
        <w:t>NBC TA 705</w:t>
      </w:r>
      <w:bookmarkEnd w:id="154"/>
    </w:p>
    <w:p w14:paraId="70545E04" w14:textId="77777777" w:rsidR="00C1157F" w:rsidRPr="00C1157F" w:rsidRDefault="00C1157F" w:rsidP="00C1157F">
      <w:pPr>
        <w:rPr>
          <w:b/>
          <w:bCs/>
        </w:rPr>
      </w:pPr>
      <w:r w:rsidRPr="00C1157F">
        <w:rPr>
          <w:b/>
          <w:bCs/>
        </w:rPr>
        <w:t>NORMA BRASILEIRA DE CONTABILIDADE – NBC TA 705, DE 17 DE JUNHO DE 2016</w:t>
      </w:r>
    </w:p>
    <w:p w14:paraId="6FA7BB62" w14:textId="77777777" w:rsidR="00C1157F" w:rsidRDefault="00C1157F" w:rsidP="00C1157F">
      <w:pPr>
        <w:pStyle w:val="Corpodetexto"/>
      </w:pPr>
    </w:p>
    <w:p w14:paraId="10CC893A" w14:textId="77777777" w:rsidR="00C1157F" w:rsidRDefault="00C1157F" w:rsidP="00C1157F">
      <w:pPr>
        <w:spacing w:after="0" w:line="240" w:lineRule="auto"/>
        <w:ind w:left="5103"/>
        <w:jc w:val="both"/>
        <w:rPr>
          <w:rFonts w:ascii="Times New Roman" w:hAnsi="Times New Roman"/>
          <w:b/>
          <w:i/>
          <w:sz w:val="24"/>
          <w:szCs w:val="24"/>
        </w:rPr>
      </w:pPr>
      <w:r>
        <w:rPr>
          <w:rFonts w:ascii="Times New Roman" w:hAnsi="Times New Roman"/>
          <w:b/>
          <w:bCs/>
          <w:i/>
          <w:iCs/>
          <w:sz w:val="24"/>
          <w:szCs w:val="24"/>
        </w:rPr>
        <w:t xml:space="preserve">Dá nova redação à NBC TA 705 que dispõe sobre </w:t>
      </w:r>
      <w:r w:rsidRPr="00372AB2">
        <w:rPr>
          <w:rFonts w:ascii="Times New Roman" w:hAnsi="Times New Roman"/>
          <w:b/>
          <w:i/>
          <w:sz w:val="24"/>
          <w:szCs w:val="24"/>
        </w:rPr>
        <w:t>modificações na opinião do auditor independente</w:t>
      </w:r>
      <w:r>
        <w:rPr>
          <w:rFonts w:ascii="Times New Roman" w:hAnsi="Times New Roman"/>
          <w:b/>
          <w:i/>
          <w:sz w:val="24"/>
          <w:szCs w:val="24"/>
        </w:rPr>
        <w:t>.</w:t>
      </w:r>
    </w:p>
    <w:p w14:paraId="11B93BD5" w14:textId="77777777" w:rsidR="00C1157F" w:rsidRDefault="00C1157F" w:rsidP="00C1157F">
      <w:pPr>
        <w:spacing w:after="0" w:line="240" w:lineRule="auto"/>
        <w:ind w:left="4253"/>
        <w:jc w:val="both"/>
        <w:rPr>
          <w:rFonts w:ascii="Times New Roman" w:hAnsi="Times New Roman"/>
          <w:b/>
          <w:i/>
          <w:sz w:val="24"/>
          <w:szCs w:val="24"/>
        </w:rPr>
      </w:pPr>
    </w:p>
    <w:p w14:paraId="0A3911FB" w14:textId="77777777" w:rsidR="00C1157F" w:rsidRDefault="00C1157F" w:rsidP="00C1157F">
      <w:pPr>
        <w:spacing w:after="0" w:line="240" w:lineRule="auto"/>
        <w:ind w:left="4253"/>
        <w:jc w:val="both"/>
        <w:rPr>
          <w:rFonts w:ascii="Times New Roman" w:hAnsi="Times New Roman"/>
          <w:b/>
          <w:i/>
          <w:sz w:val="24"/>
          <w:szCs w:val="24"/>
        </w:rPr>
      </w:pPr>
    </w:p>
    <w:p w14:paraId="4A73751E" w14:textId="77777777" w:rsidR="00C1157F" w:rsidRDefault="00C1157F" w:rsidP="00C1157F">
      <w:pPr>
        <w:spacing w:after="0" w:line="240" w:lineRule="auto"/>
        <w:ind w:firstLine="567"/>
        <w:jc w:val="both"/>
        <w:rPr>
          <w:rFonts w:ascii="Times New Roman" w:hAnsi="Times New Roman"/>
          <w:sz w:val="24"/>
          <w:szCs w:val="24"/>
        </w:rPr>
      </w:pPr>
      <w:r>
        <w:rPr>
          <w:rFonts w:ascii="Times New Roman" w:hAnsi="Times New Roman"/>
          <w:bCs/>
          <w:sz w:val="24"/>
          <w:szCs w:val="24"/>
        </w:rPr>
        <w:t xml:space="preserve">O </w:t>
      </w:r>
      <w:r>
        <w:rPr>
          <w:rFonts w:ascii="Times New Roman" w:hAnsi="Times New Roman"/>
          <w:b/>
          <w:bCs/>
          <w:sz w:val="24"/>
          <w:szCs w:val="24"/>
        </w:rPr>
        <w:t>CONSELHO FEDERAL DE CONTABILIDADE</w:t>
      </w:r>
      <w:r>
        <w:rPr>
          <w:rFonts w:ascii="Times New Roman" w:hAnsi="Times New Roman"/>
          <w:sz w:val="24"/>
          <w:szCs w:val="24"/>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rFonts w:ascii="Times New Roman" w:hAnsi="Times New Roman"/>
          <w:color w:val="000000"/>
          <w:sz w:val="24"/>
          <w:szCs w:val="24"/>
        </w:rPr>
        <w:t xml:space="preserve"> elaborada de acordo com a sua equivalente internacional ISA 705 da IFAC</w:t>
      </w:r>
      <w:r>
        <w:rPr>
          <w:rFonts w:ascii="Times New Roman" w:hAnsi="Times New Roman"/>
          <w:sz w:val="24"/>
          <w:szCs w:val="24"/>
        </w:rPr>
        <w:t>:</w:t>
      </w:r>
    </w:p>
    <w:p w14:paraId="6910E8B9" w14:textId="77777777" w:rsidR="00C1157F" w:rsidRDefault="00C1157F" w:rsidP="00C1157F">
      <w:pPr>
        <w:rPr>
          <w:b/>
          <w:bCs/>
        </w:rPr>
      </w:pPr>
    </w:p>
    <w:p w14:paraId="0AEA00CA" w14:textId="14A3C032" w:rsidR="00C1157F" w:rsidRPr="00C1157F" w:rsidRDefault="00C1157F" w:rsidP="00C1157F">
      <w:pPr>
        <w:rPr>
          <w:b/>
          <w:bCs/>
        </w:rPr>
      </w:pPr>
      <w:r w:rsidRPr="00C1157F">
        <w:rPr>
          <w:b/>
          <w:bCs/>
        </w:rPr>
        <w:t>NBC TA 705 – MODIFICAÇÕES NA OPINIÃO DO AUDITOR INDEPENDENTE</w:t>
      </w:r>
    </w:p>
    <w:p w14:paraId="4E2CFC9B" w14:textId="77777777" w:rsidR="00C1157F" w:rsidRDefault="00C1157F" w:rsidP="00C1157F">
      <w:pPr>
        <w:pStyle w:val="Corpodetexto"/>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6"/>
        <w:gridCol w:w="1506"/>
      </w:tblGrid>
      <w:tr w:rsidR="00C1157F" w:rsidRPr="00DB0C62" w14:paraId="30ECB051" w14:textId="77777777" w:rsidTr="009A4CD5">
        <w:tc>
          <w:tcPr>
            <w:tcW w:w="8188" w:type="dxa"/>
          </w:tcPr>
          <w:p w14:paraId="2EE3A6A1"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Súmula</w:t>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r w:rsidRPr="00DB0C62">
              <w:rPr>
                <w:rFonts w:ascii="Times New Roman" w:hAnsi="Times New Roman"/>
                <w:sz w:val="24"/>
                <w:szCs w:val="24"/>
              </w:rPr>
              <w:tab/>
            </w:r>
          </w:p>
        </w:tc>
        <w:tc>
          <w:tcPr>
            <w:tcW w:w="1518" w:type="dxa"/>
          </w:tcPr>
          <w:p w14:paraId="6E7C4840"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55" w:name="_Toc182400381"/>
            <w:bookmarkStart w:id="156" w:name="_Toc183036871"/>
            <w:r w:rsidRPr="00DB0C62">
              <w:rPr>
                <w:rFonts w:ascii="Times New Roman" w:hAnsi="Times New Roman"/>
                <w:sz w:val="24"/>
                <w:szCs w:val="24"/>
              </w:rPr>
              <w:t>Item</w:t>
            </w:r>
            <w:bookmarkEnd w:id="155"/>
            <w:bookmarkEnd w:id="156"/>
          </w:p>
        </w:tc>
      </w:tr>
      <w:tr w:rsidR="00C1157F" w:rsidRPr="00DB0C62" w14:paraId="510AB9CD" w14:textId="77777777" w:rsidTr="009A4CD5">
        <w:tc>
          <w:tcPr>
            <w:tcW w:w="8188" w:type="dxa"/>
          </w:tcPr>
          <w:p w14:paraId="0334F104" w14:textId="77777777" w:rsidR="00C1157F" w:rsidRPr="00DB0C62" w:rsidRDefault="00C1157F" w:rsidP="009A4CD5">
            <w:pPr>
              <w:spacing w:before="60" w:after="60" w:line="240" w:lineRule="auto"/>
              <w:jc w:val="both"/>
              <w:rPr>
                <w:rFonts w:ascii="Times New Roman" w:hAnsi="Times New Roman"/>
                <w:b/>
                <w:sz w:val="24"/>
                <w:szCs w:val="24"/>
              </w:rPr>
            </w:pPr>
            <w:r w:rsidRPr="00DB0C62">
              <w:rPr>
                <w:rFonts w:ascii="Times New Roman" w:hAnsi="Times New Roman"/>
                <w:b/>
                <w:sz w:val="24"/>
                <w:szCs w:val="24"/>
              </w:rPr>
              <w:t>INTRODUÇÃO</w:t>
            </w:r>
          </w:p>
        </w:tc>
        <w:tc>
          <w:tcPr>
            <w:tcW w:w="1518" w:type="dxa"/>
          </w:tcPr>
          <w:p w14:paraId="210ED4E9"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p>
        </w:tc>
      </w:tr>
      <w:tr w:rsidR="00C1157F" w:rsidRPr="00DB0C62" w14:paraId="1E3B9AB7" w14:textId="77777777" w:rsidTr="009A4CD5">
        <w:tc>
          <w:tcPr>
            <w:tcW w:w="8188" w:type="dxa"/>
          </w:tcPr>
          <w:p w14:paraId="2386BF12"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Alcance</w:t>
            </w:r>
          </w:p>
        </w:tc>
        <w:tc>
          <w:tcPr>
            <w:tcW w:w="1518" w:type="dxa"/>
          </w:tcPr>
          <w:p w14:paraId="035CE7F7"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57" w:name="_Toc182400382"/>
            <w:bookmarkStart w:id="158" w:name="_Toc183036872"/>
            <w:r w:rsidRPr="00DB0C62">
              <w:rPr>
                <w:rFonts w:ascii="Times New Roman" w:hAnsi="Times New Roman"/>
                <w:sz w:val="24"/>
                <w:szCs w:val="24"/>
              </w:rPr>
              <w:t>1</w:t>
            </w:r>
            <w:bookmarkEnd w:id="157"/>
            <w:bookmarkEnd w:id="158"/>
          </w:p>
        </w:tc>
      </w:tr>
      <w:tr w:rsidR="00C1157F" w:rsidRPr="00DB0C62" w14:paraId="67F07A6E" w14:textId="77777777" w:rsidTr="009A4CD5">
        <w:tc>
          <w:tcPr>
            <w:tcW w:w="8188" w:type="dxa"/>
          </w:tcPr>
          <w:p w14:paraId="6FAB29DB"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Tipos de opinião modificada</w:t>
            </w:r>
          </w:p>
        </w:tc>
        <w:tc>
          <w:tcPr>
            <w:tcW w:w="1518" w:type="dxa"/>
          </w:tcPr>
          <w:p w14:paraId="1471AC6C"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59" w:name="_Toc182400383"/>
            <w:bookmarkStart w:id="160" w:name="_Toc183036873"/>
            <w:r w:rsidRPr="00DB0C62">
              <w:rPr>
                <w:rFonts w:ascii="Times New Roman" w:hAnsi="Times New Roman"/>
                <w:sz w:val="24"/>
                <w:szCs w:val="24"/>
              </w:rPr>
              <w:t>2</w:t>
            </w:r>
            <w:bookmarkEnd w:id="159"/>
            <w:bookmarkEnd w:id="160"/>
          </w:p>
        </w:tc>
      </w:tr>
      <w:tr w:rsidR="00C1157F" w:rsidRPr="00DB0C62" w14:paraId="042B302F" w14:textId="77777777" w:rsidTr="009A4CD5">
        <w:tc>
          <w:tcPr>
            <w:tcW w:w="8188" w:type="dxa"/>
          </w:tcPr>
          <w:p w14:paraId="0F95CDF1"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Data de vigência</w:t>
            </w:r>
          </w:p>
        </w:tc>
        <w:tc>
          <w:tcPr>
            <w:tcW w:w="1518" w:type="dxa"/>
          </w:tcPr>
          <w:p w14:paraId="010A5352"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bookmarkStart w:id="161" w:name="_Toc182400384"/>
            <w:bookmarkStart w:id="162" w:name="_Toc183036874"/>
            <w:r w:rsidRPr="00DB0C62">
              <w:rPr>
                <w:rFonts w:ascii="Times New Roman" w:hAnsi="Times New Roman"/>
                <w:b/>
                <w:sz w:val="24"/>
                <w:szCs w:val="24"/>
              </w:rPr>
              <w:t>3</w:t>
            </w:r>
            <w:bookmarkEnd w:id="161"/>
            <w:bookmarkEnd w:id="162"/>
          </w:p>
        </w:tc>
      </w:tr>
      <w:tr w:rsidR="00C1157F" w:rsidRPr="00DB0C62" w14:paraId="4184EF54" w14:textId="77777777" w:rsidTr="009A4CD5">
        <w:tc>
          <w:tcPr>
            <w:tcW w:w="8188" w:type="dxa"/>
          </w:tcPr>
          <w:p w14:paraId="07E421D1"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b/>
                <w:sz w:val="24"/>
                <w:szCs w:val="24"/>
              </w:rPr>
              <w:t>OBJETIVO</w:t>
            </w:r>
          </w:p>
        </w:tc>
        <w:tc>
          <w:tcPr>
            <w:tcW w:w="1518" w:type="dxa"/>
          </w:tcPr>
          <w:p w14:paraId="55F20A60"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bookmarkStart w:id="163" w:name="_Toc182400385"/>
            <w:bookmarkStart w:id="164" w:name="_Toc183036875"/>
            <w:r w:rsidRPr="00DB0C62">
              <w:rPr>
                <w:rFonts w:ascii="Times New Roman" w:hAnsi="Times New Roman"/>
                <w:b/>
                <w:sz w:val="24"/>
                <w:szCs w:val="24"/>
              </w:rPr>
              <w:t>4</w:t>
            </w:r>
            <w:bookmarkEnd w:id="163"/>
            <w:bookmarkEnd w:id="164"/>
          </w:p>
        </w:tc>
      </w:tr>
      <w:tr w:rsidR="00C1157F" w:rsidRPr="00DB0C62" w14:paraId="6785A09C" w14:textId="77777777" w:rsidTr="009A4CD5">
        <w:tc>
          <w:tcPr>
            <w:tcW w:w="8188" w:type="dxa"/>
          </w:tcPr>
          <w:p w14:paraId="23DE4F7F"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b/>
                <w:sz w:val="24"/>
                <w:szCs w:val="24"/>
              </w:rPr>
              <w:t>DEFINIÇÕES</w:t>
            </w:r>
          </w:p>
        </w:tc>
        <w:tc>
          <w:tcPr>
            <w:tcW w:w="1518" w:type="dxa"/>
          </w:tcPr>
          <w:p w14:paraId="229C76C8"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bookmarkStart w:id="165" w:name="_Toc182400386"/>
            <w:bookmarkStart w:id="166" w:name="_Toc183036876"/>
            <w:r w:rsidRPr="00DB0C62">
              <w:rPr>
                <w:rFonts w:ascii="Times New Roman" w:hAnsi="Times New Roman"/>
                <w:b/>
                <w:sz w:val="24"/>
                <w:szCs w:val="24"/>
              </w:rPr>
              <w:t>5</w:t>
            </w:r>
            <w:bookmarkEnd w:id="165"/>
            <w:bookmarkEnd w:id="166"/>
          </w:p>
        </w:tc>
      </w:tr>
      <w:tr w:rsidR="00C1157F" w:rsidRPr="00DB0C62" w14:paraId="7F277B17" w14:textId="77777777" w:rsidTr="009A4CD5">
        <w:tc>
          <w:tcPr>
            <w:tcW w:w="8188" w:type="dxa"/>
          </w:tcPr>
          <w:p w14:paraId="0C6F653B" w14:textId="77777777" w:rsidR="00C1157F" w:rsidRPr="00DB0C62" w:rsidRDefault="00C1157F" w:rsidP="009A4CD5">
            <w:pPr>
              <w:spacing w:before="60" w:after="60" w:line="240" w:lineRule="auto"/>
              <w:jc w:val="both"/>
              <w:rPr>
                <w:rFonts w:ascii="Times New Roman" w:hAnsi="Times New Roman"/>
                <w:b/>
                <w:sz w:val="24"/>
                <w:szCs w:val="24"/>
              </w:rPr>
            </w:pPr>
            <w:r w:rsidRPr="00DB0C62">
              <w:rPr>
                <w:rFonts w:ascii="Times New Roman" w:hAnsi="Times New Roman"/>
                <w:b/>
                <w:sz w:val="24"/>
                <w:szCs w:val="24"/>
              </w:rPr>
              <w:t>REQUISITOS</w:t>
            </w:r>
          </w:p>
        </w:tc>
        <w:tc>
          <w:tcPr>
            <w:tcW w:w="1518" w:type="dxa"/>
          </w:tcPr>
          <w:p w14:paraId="288B32C5"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DB0C62" w14:paraId="601733C6" w14:textId="77777777" w:rsidTr="009A4CD5">
        <w:tc>
          <w:tcPr>
            <w:tcW w:w="8188" w:type="dxa"/>
          </w:tcPr>
          <w:p w14:paraId="28AA2528"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Circunstâncias em que é necessário modificar a opinião do auditor</w:t>
            </w:r>
          </w:p>
        </w:tc>
        <w:tc>
          <w:tcPr>
            <w:tcW w:w="1518" w:type="dxa"/>
          </w:tcPr>
          <w:p w14:paraId="2260367E"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67" w:name="_Toc182400387"/>
            <w:bookmarkStart w:id="168" w:name="_Toc183036877"/>
            <w:r w:rsidRPr="00DB0C62">
              <w:rPr>
                <w:rFonts w:ascii="Times New Roman" w:hAnsi="Times New Roman"/>
                <w:sz w:val="24"/>
                <w:szCs w:val="24"/>
              </w:rPr>
              <w:t>6</w:t>
            </w:r>
            <w:bookmarkEnd w:id="167"/>
            <w:bookmarkEnd w:id="168"/>
          </w:p>
        </w:tc>
      </w:tr>
      <w:tr w:rsidR="00C1157F" w:rsidRPr="00DB0C62" w14:paraId="2B816D45" w14:textId="77777777" w:rsidTr="009A4CD5">
        <w:tc>
          <w:tcPr>
            <w:tcW w:w="8188" w:type="dxa"/>
          </w:tcPr>
          <w:p w14:paraId="752A0F03"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Determinação do tipo de modificação na opinião do auditor</w:t>
            </w:r>
          </w:p>
        </w:tc>
        <w:tc>
          <w:tcPr>
            <w:tcW w:w="1518" w:type="dxa"/>
          </w:tcPr>
          <w:p w14:paraId="698EEF5B"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69" w:name="_Toc182400388"/>
            <w:bookmarkStart w:id="170" w:name="_Toc183036878"/>
            <w:r w:rsidRPr="00DB0C62">
              <w:rPr>
                <w:rFonts w:ascii="Times New Roman" w:hAnsi="Times New Roman"/>
                <w:sz w:val="24"/>
                <w:szCs w:val="24"/>
              </w:rPr>
              <w:t>7 – 15</w:t>
            </w:r>
            <w:bookmarkEnd w:id="169"/>
            <w:bookmarkEnd w:id="170"/>
          </w:p>
        </w:tc>
      </w:tr>
      <w:tr w:rsidR="00C1157F" w:rsidRPr="00DB0C62" w14:paraId="658C4A93" w14:textId="77777777" w:rsidTr="009A4CD5">
        <w:tc>
          <w:tcPr>
            <w:tcW w:w="8188" w:type="dxa"/>
          </w:tcPr>
          <w:p w14:paraId="1F49C988"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Forma e conteúdo do relatório do auditor com opinião modificada</w:t>
            </w:r>
          </w:p>
        </w:tc>
        <w:tc>
          <w:tcPr>
            <w:tcW w:w="1518" w:type="dxa"/>
          </w:tcPr>
          <w:p w14:paraId="6CC53B99"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71" w:name="_Toc182400389"/>
            <w:bookmarkStart w:id="172" w:name="_Toc183036879"/>
            <w:r w:rsidRPr="00DB0C62">
              <w:rPr>
                <w:rFonts w:ascii="Times New Roman" w:hAnsi="Times New Roman"/>
                <w:sz w:val="24"/>
                <w:szCs w:val="24"/>
              </w:rPr>
              <w:t>16 – 29</w:t>
            </w:r>
            <w:bookmarkEnd w:id="171"/>
            <w:bookmarkEnd w:id="172"/>
          </w:p>
        </w:tc>
      </w:tr>
      <w:tr w:rsidR="00C1157F" w:rsidRPr="00DB0C62" w14:paraId="3EA2F241" w14:textId="77777777" w:rsidTr="009A4CD5">
        <w:tc>
          <w:tcPr>
            <w:tcW w:w="8188" w:type="dxa"/>
          </w:tcPr>
          <w:p w14:paraId="5215DC1E"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Comunicação com os responsáveis pela governança</w:t>
            </w:r>
          </w:p>
        </w:tc>
        <w:tc>
          <w:tcPr>
            <w:tcW w:w="1518" w:type="dxa"/>
          </w:tcPr>
          <w:p w14:paraId="2BAA4843"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bookmarkStart w:id="173" w:name="_Toc182400390"/>
            <w:bookmarkStart w:id="174" w:name="_Toc183036880"/>
            <w:r w:rsidRPr="00DB0C62">
              <w:rPr>
                <w:rFonts w:ascii="Times New Roman" w:hAnsi="Times New Roman"/>
                <w:sz w:val="24"/>
                <w:szCs w:val="24"/>
              </w:rPr>
              <w:t>30</w:t>
            </w:r>
            <w:bookmarkEnd w:id="173"/>
            <w:bookmarkEnd w:id="174"/>
          </w:p>
        </w:tc>
      </w:tr>
      <w:tr w:rsidR="00C1157F" w:rsidRPr="00323873" w14:paraId="2DA60258" w14:textId="77777777" w:rsidTr="009A4CD5">
        <w:tc>
          <w:tcPr>
            <w:tcW w:w="8188" w:type="dxa"/>
          </w:tcPr>
          <w:p w14:paraId="0C347F22" w14:textId="77777777" w:rsidR="00C1157F" w:rsidRPr="00DB0C62" w:rsidRDefault="00C1157F" w:rsidP="009A4CD5">
            <w:pPr>
              <w:spacing w:before="60" w:after="60" w:line="240" w:lineRule="auto"/>
              <w:jc w:val="both"/>
              <w:rPr>
                <w:rFonts w:ascii="Times New Roman" w:hAnsi="Times New Roman"/>
                <w:b/>
                <w:sz w:val="24"/>
                <w:szCs w:val="24"/>
              </w:rPr>
            </w:pPr>
            <w:r w:rsidRPr="00DB0C62">
              <w:rPr>
                <w:rFonts w:ascii="Times New Roman" w:hAnsi="Times New Roman"/>
                <w:b/>
                <w:sz w:val="24"/>
                <w:szCs w:val="24"/>
              </w:rPr>
              <w:t xml:space="preserve">APLICAÇÃO E OUTROS MATERIAIS EXPLICATIVOS </w:t>
            </w:r>
          </w:p>
        </w:tc>
        <w:tc>
          <w:tcPr>
            <w:tcW w:w="1518" w:type="dxa"/>
          </w:tcPr>
          <w:p w14:paraId="54FDF4D2"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DB0C62" w14:paraId="657EE34B" w14:textId="77777777" w:rsidTr="009A4CD5">
        <w:tc>
          <w:tcPr>
            <w:tcW w:w="8188" w:type="dxa"/>
          </w:tcPr>
          <w:p w14:paraId="54B4AC94"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Tipos de opinião modificada</w:t>
            </w:r>
          </w:p>
        </w:tc>
        <w:tc>
          <w:tcPr>
            <w:tcW w:w="1518" w:type="dxa"/>
          </w:tcPr>
          <w:p w14:paraId="324D95F7"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75" w:name="_Toc182400391"/>
            <w:bookmarkStart w:id="176" w:name="_Toc183036881"/>
            <w:r w:rsidRPr="00DB0C62">
              <w:rPr>
                <w:rFonts w:ascii="Times New Roman" w:hAnsi="Times New Roman"/>
                <w:sz w:val="24"/>
                <w:szCs w:val="24"/>
              </w:rPr>
              <w:t>A1</w:t>
            </w:r>
            <w:bookmarkEnd w:id="175"/>
            <w:bookmarkEnd w:id="176"/>
          </w:p>
        </w:tc>
      </w:tr>
      <w:tr w:rsidR="00C1157F" w:rsidRPr="00DB0C62" w14:paraId="025E3AA6" w14:textId="77777777" w:rsidTr="009A4CD5">
        <w:tc>
          <w:tcPr>
            <w:tcW w:w="8188" w:type="dxa"/>
          </w:tcPr>
          <w:p w14:paraId="4FE2A7C9"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Circunstâncias em que é necessário modificar a opinião do auditor</w:t>
            </w:r>
          </w:p>
        </w:tc>
        <w:tc>
          <w:tcPr>
            <w:tcW w:w="1518" w:type="dxa"/>
          </w:tcPr>
          <w:p w14:paraId="454BA74E"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77" w:name="_Toc182400392"/>
            <w:bookmarkStart w:id="178" w:name="_Toc183036882"/>
            <w:r w:rsidRPr="00DB0C62">
              <w:rPr>
                <w:rFonts w:ascii="Times New Roman" w:hAnsi="Times New Roman"/>
                <w:sz w:val="24"/>
                <w:szCs w:val="24"/>
              </w:rPr>
              <w:t>A2 – A12</w:t>
            </w:r>
            <w:bookmarkEnd w:id="177"/>
            <w:bookmarkEnd w:id="178"/>
          </w:p>
        </w:tc>
      </w:tr>
      <w:tr w:rsidR="00C1157F" w:rsidRPr="00DB0C62" w14:paraId="5C69635C" w14:textId="77777777" w:rsidTr="009A4CD5">
        <w:tc>
          <w:tcPr>
            <w:tcW w:w="8188" w:type="dxa"/>
          </w:tcPr>
          <w:p w14:paraId="73FCA793"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Determinação do tipo de modificação na opinião do auditor</w:t>
            </w:r>
          </w:p>
        </w:tc>
        <w:tc>
          <w:tcPr>
            <w:tcW w:w="1518" w:type="dxa"/>
          </w:tcPr>
          <w:p w14:paraId="3EB5B83A"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bookmarkStart w:id="179" w:name="_Toc182400393"/>
            <w:bookmarkStart w:id="180" w:name="_Toc183036883"/>
            <w:r w:rsidRPr="00DB0C62">
              <w:rPr>
                <w:rFonts w:ascii="Times New Roman" w:hAnsi="Times New Roman"/>
                <w:sz w:val="24"/>
                <w:szCs w:val="24"/>
              </w:rPr>
              <w:t xml:space="preserve">A13 </w:t>
            </w:r>
            <w:r w:rsidRPr="00DB0C62">
              <w:rPr>
                <w:rFonts w:ascii="Times New Roman" w:hAnsi="Times New Roman"/>
                <w:iCs/>
                <w:sz w:val="24"/>
                <w:szCs w:val="24"/>
              </w:rPr>
              <w:t>–</w:t>
            </w:r>
            <w:r w:rsidRPr="00DB0C62">
              <w:rPr>
                <w:rFonts w:ascii="Times New Roman" w:hAnsi="Times New Roman"/>
                <w:sz w:val="24"/>
                <w:szCs w:val="24"/>
              </w:rPr>
              <w:t xml:space="preserve"> A16</w:t>
            </w:r>
            <w:bookmarkEnd w:id="179"/>
            <w:bookmarkEnd w:id="180"/>
          </w:p>
        </w:tc>
      </w:tr>
      <w:tr w:rsidR="00C1157F" w:rsidRPr="00DB0C62" w14:paraId="7F57135D" w14:textId="77777777" w:rsidTr="009A4CD5">
        <w:tc>
          <w:tcPr>
            <w:tcW w:w="8188" w:type="dxa"/>
          </w:tcPr>
          <w:p w14:paraId="5215958A"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Forma e conteúdo do relatório do auditor com opinião modificada</w:t>
            </w:r>
          </w:p>
        </w:tc>
        <w:tc>
          <w:tcPr>
            <w:tcW w:w="1518" w:type="dxa"/>
          </w:tcPr>
          <w:p w14:paraId="2116B629"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bookmarkStart w:id="181" w:name="_Toc182400394"/>
            <w:bookmarkStart w:id="182" w:name="_Toc183036884"/>
            <w:r w:rsidRPr="00DB0C62">
              <w:rPr>
                <w:rFonts w:ascii="Times New Roman" w:hAnsi="Times New Roman"/>
                <w:sz w:val="24"/>
                <w:szCs w:val="24"/>
              </w:rPr>
              <w:t xml:space="preserve">A17 </w:t>
            </w:r>
            <w:r w:rsidRPr="00DB0C62">
              <w:rPr>
                <w:rFonts w:ascii="Times New Roman" w:hAnsi="Times New Roman"/>
                <w:iCs/>
                <w:sz w:val="24"/>
                <w:szCs w:val="24"/>
              </w:rPr>
              <w:t xml:space="preserve">– </w:t>
            </w:r>
            <w:r w:rsidRPr="00DB0C62">
              <w:rPr>
                <w:rFonts w:ascii="Times New Roman" w:hAnsi="Times New Roman"/>
                <w:sz w:val="24"/>
                <w:szCs w:val="24"/>
              </w:rPr>
              <w:t>A26</w:t>
            </w:r>
            <w:bookmarkEnd w:id="181"/>
            <w:bookmarkEnd w:id="182"/>
          </w:p>
        </w:tc>
      </w:tr>
      <w:tr w:rsidR="00C1157F" w:rsidRPr="00DB0C62" w14:paraId="440761CC" w14:textId="77777777" w:rsidTr="009A4CD5">
        <w:tc>
          <w:tcPr>
            <w:tcW w:w="8188" w:type="dxa"/>
          </w:tcPr>
          <w:p w14:paraId="4A8EDA22"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sz w:val="24"/>
                <w:szCs w:val="24"/>
              </w:rPr>
              <w:t>Comunicação com os responsáveis pela governança</w:t>
            </w:r>
          </w:p>
        </w:tc>
        <w:tc>
          <w:tcPr>
            <w:tcW w:w="1518" w:type="dxa"/>
          </w:tcPr>
          <w:p w14:paraId="65533439" w14:textId="77777777" w:rsidR="00C1157F" w:rsidRPr="00DB0C62" w:rsidRDefault="00C1157F" w:rsidP="009A4CD5">
            <w:pPr>
              <w:tabs>
                <w:tab w:val="left" w:pos="2730"/>
              </w:tabs>
              <w:spacing w:before="60" w:after="60" w:line="240" w:lineRule="auto"/>
              <w:jc w:val="center"/>
              <w:outlineLvl w:val="0"/>
              <w:rPr>
                <w:rFonts w:ascii="Times New Roman" w:hAnsi="Times New Roman"/>
                <w:sz w:val="24"/>
                <w:szCs w:val="24"/>
              </w:rPr>
            </w:pPr>
            <w:bookmarkStart w:id="183" w:name="_Toc182400395"/>
            <w:bookmarkStart w:id="184" w:name="_Toc183036885"/>
            <w:r w:rsidRPr="00DB0C62">
              <w:rPr>
                <w:rFonts w:ascii="Times New Roman" w:hAnsi="Times New Roman"/>
                <w:sz w:val="24"/>
                <w:szCs w:val="24"/>
              </w:rPr>
              <w:t>A27</w:t>
            </w:r>
            <w:bookmarkEnd w:id="183"/>
            <w:bookmarkEnd w:id="184"/>
          </w:p>
        </w:tc>
      </w:tr>
      <w:tr w:rsidR="00C1157F" w:rsidRPr="00323873" w14:paraId="0DD89AAC" w14:textId="77777777" w:rsidTr="009A4CD5">
        <w:tc>
          <w:tcPr>
            <w:tcW w:w="8188" w:type="dxa"/>
          </w:tcPr>
          <w:p w14:paraId="6A3FA8F2" w14:textId="77777777" w:rsidR="00C1157F" w:rsidRPr="00DB0C62" w:rsidRDefault="00C1157F" w:rsidP="009A4CD5">
            <w:pPr>
              <w:spacing w:before="60" w:after="60" w:line="240" w:lineRule="auto"/>
              <w:jc w:val="both"/>
              <w:rPr>
                <w:rFonts w:ascii="Times New Roman" w:hAnsi="Times New Roman"/>
                <w:sz w:val="24"/>
                <w:szCs w:val="24"/>
              </w:rPr>
            </w:pPr>
            <w:r w:rsidRPr="00DB0C62">
              <w:rPr>
                <w:rFonts w:ascii="Times New Roman" w:hAnsi="Times New Roman"/>
                <w:b/>
                <w:sz w:val="24"/>
                <w:szCs w:val="24"/>
              </w:rPr>
              <w:t>Apêndice</w:t>
            </w:r>
            <w:r w:rsidRPr="00DB0C62">
              <w:rPr>
                <w:rFonts w:ascii="Times New Roman" w:hAnsi="Times New Roman"/>
                <w:sz w:val="24"/>
                <w:szCs w:val="24"/>
              </w:rPr>
              <w:t>: Exemplos de relatório do auditor independente com opinião modificada</w:t>
            </w:r>
          </w:p>
        </w:tc>
        <w:tc>
          <w:tcPr>
            <w:tcW w:w="1518" w:type="dxa"/>
          </w:tcPr>
          <w:p w14:paraId="274143F3" w14:textId="77777777" w:rsidR="00C1157F" w:rsidRPr="00DB0C62" w:rsidRDefault="00C1157F" w:rsidP="009A4CD5">
            <w:pPr>
              <w:tabs>
                <w:tab w:val="left" w:pos="2730"/>
              </w:tabs>
              <w:spacing w:before="60" w:after="60" w:line="240" w:lineRule="auto"/>
              <w:jc w:val="center"/>
              <w:outlineLvl w:val="0"/>
              <w:rPr>
                <w:rFonts w:ascii="Times New Roman" w:hAnsi="Times New Roman"/>
                <w:b/>
                <w:sz w:val="24"/>
                <w:szCs w:val="24"/>
              </w:rPr>
            </w:pPr>
          </w:p>
        </w:tc>
      </w:tr>
    </w:tbl>
    <w:p w14:paraId="5B270215" w14:textId="77777777" w:rsidR="00C1157F" w:rsidRDefault="00C1157F" w:rsidP="00C1157F">
      <w:pPr>
        <w:spacing w:after="0" w:line="240" w:lineRule="auto"/>
        <w:jc w:val="both"/>
        <w:rPr>
          <w:rFonts w:ascii="Times New Roman" w:hAnsi="Times New Roman"/>
          <w:sz w:val="24"/>
          <w:szCs w:val="24"/>
        </w:rPr>
      </w:pPr>
      <w:r w:rsidRPr="006A32F1">
        <w:rPr>
          <w:rFonts w:ascii="Times New Roman" w:hAnsi="Times New Roman"/>
          <w:sz w:val="24"/>
          <w:szCs w:val="24"/>
        </w:rPr>
        <w:t xml:space="preserve">Esta </w:t>
      </w:r>
      <w:r>
        <w:rPr>
          <w:rFonts w:ascii="Times New Roman" w:hAnsi="Times New Roman"/>
          <w:sz w:val="24"/>
          <w:szCs w:val="24"/>
        </w:rPr>
        <w:t>norma</w:t>
      </w:r>
      <w:r w:rsidRPr="006A32F1">
        <w:rPr>
          <w:rFonts w:ascii="Times New Roman" w:hAnsi="Times New Roman"/>
          <w:sz w:val="24"/>
          <w:szCs w:val="24"/>
        </w:rPr>
        <w:t xml:space="preserve"> deve ser lida juntamente com a NBC TA 200 – Objetivos Gerais do Auditor Independente e a Condução da Auditoria em Conformidade com Normas de Auditoria.</w:t>
      </w:r>
    </w:p>
    <w:p w14:paraId="0287D1F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Introdução</w:t>
      </w:r>
    </w:p>
    <w:p w14:paraId="2F8EF7FA" w14:textId="77777777" w:rsidR="00C1157F" w:rsidRPr="00BF3ADC" w:rsidRDefault="00C1157F" w:rsidP="00C1157F">
      <w:pPr>
        <w:spacing w:after="0" w:line="240" w:lineRule="auto"/>
        <w:rPr>
          <w:rFonts w:ascii="Times New Roman" w:hAnsi="Times New Roman"/>
          <w:sz w:val="24"/>
          <w:szCs w:val="24"/>
        </w:rPr>
      </w:pPr>
    </w:p>
    <w:p w14:paraId="1ACC0658"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Alcance</w:t>
      </w:r>
    </w:p>
    <w:p w14:paraId="201C2441" w14:textId="77777777" w:rsidR="00C1157F" w:rsidRPr="00BF3ADC" w:rsidRDefault="00C1157F" w:rsidP="00C1157F">
      <w:pPr>
        <w:spacing w:after="0" w:line="240" w:lineRule="auto"/>
        <w:rPr>
          <w:rFonts w:ascii="Times New Roman" w:hAnsi="Times New Roman"/>
          <w:sz w:val="24"/>
          <w:szCs w:val="24"/>
        </w:rPr>
      </w:pPr>
    </w:p>
    <w:p w14:paraId="72A7939F"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hAnsi="Times New Roman"/>
          <w:sz w:val="24"/>
          <w:szCs w:val="24"/>
        </w:rPr>
        <w:t>1.</w:t>
      </w:r>
      <w:r w:rsidRPr="00BF3ADC">
        <w:rPr>
          <w:rFonts w:ascii="Times New Roman" w:eastAsia="Arial" w:hAnsi="Times New Roman"/>
          <w:sz w:val="24"/>
          <w:szCs w:val="24"/>
        </w:rPr>
        <w:tab/>
      </w:r>
      <w:r w:rsidRPr="00BF3ADC">
        <w:rPr>
          <w:rFonts w:ascii="Times New Roman" w:hAnsi="Times New Roman"/>
          <w:sz w:val="24"/>
          <w:szCs w:val="24"/>
        </w:rPr>
        <w:t xml:space="preserve">Esta </w:t>
      </w:r>
      <w:r>
        <w:rPr>
          <w:rFonts w:ascii="Times New Roman" w:hAnsi="Times New Roman"/>
          <w:sz w:val="24"/>
          <w:szCs w:val="24"/>
        </w:rPr>
        <w:t>norma</w:t>
      </w:r>
      <w:r w:rsidRPr="00BF3ADC">
        <w:rPr>
          <w:rFonts w:ascii="Times New Roman" w:hAnsi="Times New Roman"/>
          <w:sz w:val="24"/>
          <w:szCs w:val="24"/>
        </w:rPr>
        <w:t xml:space="preserve"> trata da responsabilidade do auditor de emitir um relatório apropriado nas circunstâncias em que, ao formar uma opinião sobre as demonstrações contábeis de acordo com a NBC TA 700 – Formação da Opinião e Emissão do Relatório do Auditor Independente sobre as Demonstrações Contábeis, o auditor conclui que é necessária uma modificação em sua opinião sobre as demonstrações contábeis.</w:t>
      </w:r>
      <w:r w:rsidRPr="00BF3ADC">
        <w:rPr>
          <w:rFonts w:ascii="Times New Roman" w:eastAsia="Arial" w:hAnsi="Times New Roman"/>
          <w:sz w:val="24"/>
          <w:szCs w:val="24"/>
        </w:rPr>
        <w:t xml:space="preserve"> Esta </w:t>
      </w:r>
      <w:r>
        <w:rPr>
          <w:rFonts w:ascii="Times New Roman" w:eastAsia="Arial" w:hAnsi="Times New Roman"/>
          <w:sz w:val="24"/>
          <w:szCs w:val="24"/>
        </w:rPr>
        <w:t>norma</w:t>
      </w:r>
      <w:r w:rsidRPr="00BF3ADC">
        <w:rPr>
          <w:rFonts w:ascii="Times New Roman" w:eastAsia="Arial" w:hAnsi="Times New Roman"/>
          <w:sz w:val="24"/>
          <w:szCs w:val="24"/>
        </w:rPr>
        <w:t xml:space="preserve"> também trata de como a forma e o conteúdo do relatório do auditor são afetados quando o auditor expressa uma opinião modificada. Em todos os casos, os requisitos de apresentação de relatórios referidos na NBC TA 700 se aplicam</w:t>
      </w:r>
      <w:r>
        <w:rPr>
          <w:rFonts w:ascii="Times New Roman" w:eastAsia="Arial" w:hAnsi="Times New Roman"/>
          <w:sz w:val="24"/>
          <w:szCs w:val="24"/>
        </w:rPr>
        <w:t xml:space="preserve"> </w:t>
      </w:r>
      <w:r w:rsidRPr="00BF3ADC">
        <w:rPr>
          <w:rFonts w:ascii="Times New Roman" w:eastAsia="Arial" w:hAnsi="Times New Roman"/>
          <w:sz w:val="24"/>
          <w:szCs w:val="24"/>
        </w:rPr>
        <w:t xml:space="preserve">e não estão repetidos nesta </w:t>
      </w:r>
      <w:r>
        <w:rPr>
          <w:rFonts w:ascii="Times New Roman" w:eastAsia="Arial" w:hAnsi="Times New Roman"/>
          <w:sz w:val="24"/>
          <w:szCs w:val="24"/>
        </w:rPr>
        <w:t>norma</w:t>
      </w:r>
      <w:r w:rsidRPr="00BF3ADC">
        <w:rPr>
          <w:rFonts w:ascii="Times New Roman" w:eastAsia="Arial" w:hAnsi="Times New Roman"/>
          <w:sz w:val="24"/>
          <w:szCs w:val="24"/>
        </w:rPr>
        <w:t xml:space="preserve"> a menos que estejam explicitamente tratados ou sejam alterados pelos requisitos desta </w:t>
      </w:r>
      <w:r>
        <w:rPr>
          <w:rFonts w:ascii="Times New Roman" w:eastAsia="Arial" w:hAnsi="Times New Roman"/>
          <w:sz w:val="24"/>
          <w:szCs w:val="24"/>
        </w:rPr>
        <w:t>norma</w:t>
      </w:r>
      <w:r w:rsidRPr="00BF3ADC">
        <w:rPr>
          <w:rFonts w:ascii="Times New Roman" w:eastAsia="Arial" w:hAnsi="Times New Roman"/>
          <w:sz w:val="24"/>
          <w:szCs w:val="24"/>
        </w:rPr>
        <w:t>.</w:t>
      </w:r>
      <w:r>
        <w:rPr>
          <w:rFonts w:ascii="Times New Roman" w:eastAsia="Arial" w:hAnsi="Times New Roman"/>
          <w:sz w:val="24"/>
          <w:szCs w:val="24"/>
        </w:rPr>
        <w:t xml:space="preserve"> </w:t>
      </w:r>
    </w:p>
    <w:p w14:paraId="21D73BF1" w14:textId="77777777" w:rsidR="00C1157F" w:rsidRPr="00BF3ADC" w:rsidRDefault="00C1157F" w:rsidP="00C1157F">
      <w:pPr>
        <w:tabs>
          <w:tab w:val="left" w:pos="660"/>
        </w:tabs>
        <w:spacing w:after="0" w:line="240" w:lineRule="auto"/>
        <w:jc w:val="both"/>
        <w:rPr>
          <w:rFonts w:ascii="Times New Roman" w:hAnsi="Times New Roman"/>
          <w:b/>
          <w:sz w:val="24"/>
          <w:szCs w:val="24"/>
        </w:rPr>
      </w:pPr>
    </w:p>
    <w:p w14:paraId="592345B8"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Tipos de opini</w:t>
      </w:r>
      <w:r>
        <w:rPr>
          <w:rFonts w:ascii="Times New Roman" w:hAnsi="Times New Roman"/>
          <w:b/>
          <w:sz w:val="24"/>
          <w:szCs w:val="24"/>
        </w:rPr>
        <w:t>ão</w:t>
      </w:r>
      <w:r w:rsidRPr="00BF3ADC">
        <w:rPr>
          <w:rFonts w:ascii="Times New Roman" w:hAnsi="Times New Roman"/>
          <w:b/>
          <w:sz w:val="24"/>
          <w:szCs w:val="24"/>
        </w:rPr>
        <w:t xml:space="preserve"> modificada</w:t>
      </w:r>
    </w:p>
    <w:p w14:paraId="39369463" w14:textId="77777777" w:rsidR="00C1157F" w:rsidRPr="00BF3ADC" w:rsidRDefault="00C1157F" w:rsidP="00C1157F">
      <w:pPr>
        <w:spacing w:after="0" w:line="240" w:lineRule="auto"/>
        <w:rPr>
          <w:rFonts w:ascii="Times New Roman" w:hAnsi="Times New Roman"/>
          <w:sz w:val="24"/>
          <w:szCs w:val="24"/>
        </w:rPr>
      </w:pPr>
    </w:p>
    <w:p w14:paraId="7DE76D0F"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2.</w:t>
      </w:r>
      <w:r w:rsidRPr="00BF3ADC">
        <w:rPr>
          <w:rFonts w:ascii="Times New Roman" w:eastAsia="Arial" w:hAnsi="Times New Roman"/>
          <w:sz w:val="24"/>
          <w:szCs w:val="24"/>
        </w:rPr>
        <w:tab/>
      </w:r>
      <w:r w:rsidRPr="00BF3ADC">
        <w:rPr>
          <w:rFonts w:ascii="Times New Roman" w:hAnsi="Times New Roman"/>
          <w:sz w:val="24"/>
          <w:szCs w:val="24"/>
        </w:rPr>
        <w:t xml:space="preserve">Esta </w:t>
      </w:r>
      <w:r>
        <w:rPr>
          <w:rFonts w:ascii="Times New Roman" w:hAnsi="Times New Roman"/>
          <w:sz w:val="24"/>
          <w:szCs w:val="24"/>
        </w:rPr>
        <w:t>norma</w:t>
      </w:r>
      <w:r w:rsidRPr="00BF3ADC">
        <w:rPr>
          <w:rFonts w:ascii="Times New Roman" w:hAnsi="Times New Roman"/>
          <w:sz w:val="24"/>
          <w:szCs w:val="24"/>
        </w:rPr>
        <w:t xml:space="preserve"> estabelece três tipos de opiniões modificadas, a saber</w:t>
      </w:r>
      <w:r>
        <w:rPr>
          <w:rFonts w:ascii="Times New Roman" w:hAnsi="Times New Roman"/>
          <w:sz w:val="24"/>
          <w:szCs w:val="24"/>
        </w:rPr>
        <w:t>:</w:t>
      </w:r>
      <w:r w:rsidRPr="00BF3ADC">
        <w:rPr>
          <w:rFonts w:ascii="Times New Roman" w:hAnsi="Times New Roman"/>
          <w:sz w:val="24"/>
          <w:szCs w:val="24"/>
        </w:rPr>
        <w:t xml:space="preserve"> </w:t>
      </w:r>
      <w:r>
        <w:rPr>
          <w:rFonts w:ascii="Times New Roman" w:hAnsi="Times New Roman"/>
          <w:sz w:val="24"/>
          <w:szCs w:val="24"/>
        </w:rPr>
        <w:t>“O</w:t>
      </w:r>
      <w:r w:rsidRPr="00BF3ADC">
        <w:rPr>
          <w:rFonts w:ascii="Times New Roman" w:hAnsi="Times New Roman"/>
          <w:sz w:val="24"/>
          <w:szCs w:val="24"/>
        </w:rPr>
        <w:t>pinião com ressalva</w:t>
      </w:r>
      <w:r>
        <w:rPr>
          <w:rFonts w:ascii="Times New Roman" w:hAnsi="Times New Roman"/>
          <w:sz w:val="24"/>
          <w:szCs w:val="24"/>
        </w:rPr>
        <w:t>”</w:t>
      </w:r>
      <w:r w:rsidRPr="00BF3ADC">
        <w:rPr>
          <w:rFonts w:ascii="Times New Roman" w:hAnsi="Times New Roman"/>
          <w:sz w:val="24"/>
          <w:szCs w:val="24"/>
        </w:rPr>
        <w:t xml:space="preserve">, </w:t>
      </w:r>
      <w:r>
        <w:rPr>
          <w:rFonts w:ascii="Times New Roman" w:hAnsi="Times New Roman"/>
          <w:sz w:val="24"/>
          <w:szCs w:val="24"/>
        </w:rPr>
        <w:t>“O</w:t>
      </w:r>
      <w:r w:rsidRPr="00BF3ADC">
        <w:rPr>
          <w:rFonts w:ascii="Times New Roman" w:hAnsi="Times New Roman"/>
          <w:sz w:val="24"/>
          <w:szCs w:val="24"/>
        </w:rPr>
        <w:t>pinião adversa</w:t>
      </w:r>
      <w:r>
        <w:rPr>
          <w:rFonts w:ascii="Times New Roman" w:hAnsi="Times New Roman"/>
          <w:sz w:val="24"/>
          <w:szCs w:val="24"/>
        </w:rPr>
        <w:t>”</w:t>
      </w:r>
      <w:r w:rsidRPr="00BF3ADC">
        <w:rPr>
          <w:rFonts w:ascii="Times New Roman" w:hAnsi="Times New Roman"/>
          <w:sz w:val="24"/>
          <w:szCs w:val="24"/>
        </w:rPr>
        <w:t xml:space="preserve"> e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A decisão sobre que tipo de opinião modificada é apropriada depende:</w:t>
      </w:r>
    </w:p>
    <w:p w14:paraId="324FC326"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t xml:space="preserve">da </w:t>
      </w:r>
      <w:r w:rsidRPr="00BF3ADC">
        <w:rPr>
          <w:rFonts w:ascii="Times New Roman" w:hAnsi="Times New Roman"/>
          <w:sz w:val="24"/>
          <w:szCs w:val="24"/>
        </w:rPr>
        <w:t xml:space="preserve">natureza do assunto que deu origem à modificação, ou seja, se as demonstrações contábeis apresentam distorção relevante ou, no caso de impossibilidade de </w:t>
      </w:r>
      <w:r>
        <w:rPr>
          <w:rFonts w:ascii="Times New Roman" w:hAnsi="Times New Roman"/>
          <w:sz w:val="24"/>
          <w:szCs w:val="24"/>
        </w:rPr>
        <w:t xml:space="preserve">se </w:t>
      </w:r>
      <w:r w:rsidRPr="00BF3ADC">
        <w:rPr>
          <w:rFonts w:ascii="Times New Roman" w:hAnsi="Times New Roman"/>
          <w:sz w:val="24"/>
          <w:szCs w:val="24"/>
        </w:rPr>
        <w:t>obter evidência de auditoria apropriada e suficiente, podem apresentar distorção relevante; e</w:t>
      </w:r>
    </w:p>
    <w:p w14:paraId="38FE5575"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 xml:space="preserve">do </w:t>
      </w:r>
      <w:r w:rsidRPr="00BF3ADC">
        <w:rPr>
          <w:rFonts w:ascii="Times New Roman" w:hAnsi="Times New Roman"/>
          <w:sz w:val="24"/>
          <w:szCs w:val="24"/>
        </w:rPr>
        <w:t>julgamento do auditor sobre a disseminação de forma generalizada dos efeitos ou possíveis efeitos do assunto nas demonstrações contábeis (ver item A1)</w:t>
      </w:r>
      <w:r>
        <w:rPr>
          <w:rFonts w:ascii="Times New Roman" w:hAnsi="Times New Roman"/>
          <w:sz w:val="24"/>
          <w:szCs w:val="24"/>
        </w:rPr>
        <w:t>.</w:t>
      </w:r>
    </w:p>
    <w:p w14:paraId="661604AA"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Data de vigência</w:t>
      </w:r>
    </w:p>
    <w:p w14:paraId="75BDED22" w14:textId="77777777" w:rsidR="00C1157F" w:rsidRPr="00BF3ADC" w:rsidRDefault="00C1157F" w:rsidP="00C1157F">
      <w:pPr>
        <w:spacing w:after="0" w:line="240" w:lineRule="auto"/>
        <w:rPr>
          <w:rFonts w:ascii="Times New Roman" w:hAnsi="Times New Roman"/>
          <w:sz w:val="24"/>
          <w:szCs w:val="24"/>
        </w:rPr>
      </w:pPr>
    </w:p>
    <w:p w14:paraId="123F2977"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hAnsi="Times New Roman"/>
          <w:sz w:val="24"/>
          <w:szCs w:val="24"/>
        </w:rPr>
        <w:t>3.</w:t>
      </w:r>
      <w:r w:rsidRPr="00BF3ADC">
        <w:rPr>
          <w:rFonts w:ascii="Times New Roman" w:eastAsia="Arial" w:hAnsi="Times New Roman"/>
          <w:sz w:val="24"/>
          <w:szCs w:val="24"/>
        </w:rPr>
        <w:tab/>
      </w:r>
      <w:r w:rsidRPr="00BF3ADC">
        <w:rPr>
          <w:rFonts w:ascii="Times New Roman" w:hAnsi="Times New Roman"/>
          <w:sz w:val="24"/>
          <w:szCs w:val="24"/>
        </w:rPr>
        <w:t xml:space="preserve">Esta </w:t>
      </w:r>
      <w:r>
        <w:rPr>
          <w:rFonts w:ascii="Times New Roman" w:hAnsi="Times New Roman"/>
          <w:sz w:val="24"/>
          <w:szCs w:val="24"/>
        </w:rPr>
        <w:t>norma</w:t>
      </w:r>
      <w:r w:rsidRPr="00BF3ADC">
        <w:rPr>
          <w:rFonts w:ascii="Times New Roman" w:hAnsi="Times New Roman"/>
          <w:sz w:val="24"/>
          <w:szCs w:val="24"/>
        </w:rPr>
        <w:t xml:space="preserve"> é aplicável </w:t>
      </w:r>
      <w:r>
        <w:rPr>
          <w:rFonts w:ascii="Times New Roman" w:hAnsi="Times New Roman"/>
          <w:sz w:val="24"/>
          <w:szCs w:val="24"/>
        </w:rPr>
        <w:t>a</w:t>
      </w:r>
      <w:r w:rsidRPr="00BF3ADC">
        <w:rPr>
          <w:rFonts w:ascii="Times New Roman" w:hAnsi="Times New Roman"/>
          <w:sz w:val="24"/>
          <w:szCs w:val="24"/>
        </w:rPr>
        <w:t xml:space="preserve"> auditoria</w:t>
      </w:r>
      <w:r>
        <w:rPr>
          <w:rFonts w:ascii="Times New Roman" w:hAnsi="Times New Roman"/>
          <w:sz w:val="24"/>
          <w:szCs w:val="24"/>
        </w:rPr>
        <w:t>s</w:t>
      </w:r>
      <w:r w:rsidRPr="00BF3ADC">
        <w:rPr>
          <w:rFonts w:ascii="Times New Roman" w:hAnsi="Times New Roman"/>
          <w:sz w:val="24"/>
          <w:szCs w:val="24"/>
        </w:rPr>
        <w:t xml:space="preserve"> de demonstrações contábeis para períodos que se findam em</w:t>
      </w:r>
      <w:r>
        <w:rPr>
          <w:rFonts w:ascii="Times New Roman" w:hAnsi="Times New Roman"/>
          <w:sz w:val="24"/>
          <w:szCs w:val="24"/>
        </w:rPr>
        <w:t>,</w:t>
      </w:r>
      <w:r w:rsidRPr="00BF3ADC">
        <w:rPr>
          <w:rFonts w:ascii="Times New Roman" w:hAnsi="Times New Roman"/>
          <w:sz w:val="24"/>
          <w:szCs w:val="24"/>
        </w:rPr>
        <w:t xml:space="preserve"> ou após</w:t>
      </w:r>
      <w:r>
        <w:rPr>
          <w:rFonts w:ascii="Times New Roman" w:hAnsi="Times New Roman"/>
          <w:sz w:val="24"/>
          <w:szCs w:val="24"/>
        </w:rPr>
        <w:t>,</w:t>
      </w:r>
      <w:r w:rsidRPr="00BF3ADC">
        <w:rPr>
          <w:rFonts w:ascii="Times New Roman" w:hAnsi="Times New Roman"/>
          <w:sz w:val="24"/>
          <w:szCs w:val="24"/>
        </w:rPr>
        <w:t xml:space="preserve"> 31 de dezembro de 2016.</w:t>
      </w:r>
    </w:p>
    <w:p w14:paraId="0A487F0C"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Objetivo</w:t>
      </w:r>
    </w:p>
    <w:p w14:paraId="1A3EB75E" w14:textId="77777777" w:rsidR="00C1157F" w:rsidRPr="00BF3ADC" w:rsidRDefault="00C1157F" w:rsidP="00C1157F">
      <w:pPr>
        <w:spacing w:after="0" w:line="240" w:lineRule="auto"/>
        <w:rPr>
          <w:rFonts w:ascii="Times New Roman" w:hAnsi="Times New Roman"/>
          <w:sz w:val="24"/>
          <w:szCs w:val="24"/>
        </w:rPr>
      </w:pPr>
    </w:p>
    <w:p w14:paraId="730D59FA"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4.</w:t>
      </w:r>
      <w:r w:rsidRPr="00BF3ADC">
        <w:rPr>
          <w:rFonts w:ascii="Times New Roman" w:eastAsia="Arial" w:hAnsi="Times New Roman"/>
          <w:sz w:val="24"/>
          <w:szCs w:val="24"/>
        </w:rPr>
        <w:tab/>
      </w:r>
      <w:r w:rsidRPr="00BF3ADC">
        <w:rPr>
          <w:rFonts w:ascii="Times New Roman" w:hAnsi="Times New Roman"/>
          <w:sz w:val="24"/>
          <w:szCs w:val="24"/>
        </w:rPr>
        <w:t xml:space="preserve">O objetivo do auditor é expressar claramente uma </w:t>
      </w:r>
      <w:r>
        <w:rPr>
          <w:rFonts w:ascii="Times New Roman" w:hAnsi="Times New Roman"/>
          <w:sz w:val="24"/>
          <w:szCs w:val="24"/>
        </w:rPr>
        <w:t>“O</w:t>
      </w:r>
      <w:r w:rsidRPr="00BF3ADC">
        <w:rPr>
          <w:rFonts w:ascii="Times New Roman" w:hAnsi="Times New Roman"/>
          <w:sz w:val="24"/>
          <w:szCs w:val="24"/>
        </w:rPr>
        <w:t>pinião modificada</w:t>
      </w:r>
      <w:r>
        <w:rPr>
          <w:rFonts w:ascii="Times New Roman" w:hAnsi="Times New Roman"/>
          <w:sz w:val="24"/>
          <w:szCs w:val="24"/>
        </w:rPr>
        <w:t>”</w:t>
      </w:r>
      <w:r w:rsidRPr="00BF3ADC">
        <w:rPr>
          <w:rFonts w:ascii="Times New Roman" w:hAnsi="Times New Roman"/>
          <w:sz w:val="24"/>
          <w:szCs w:val="24"/>
        </w:rPr>
        <w:t xml:space="preserve"> de forma apropriada sobre as demonstrações contábeis, que é necessária quando</w:t>
      </w:r>
      <w:r>
        <w:rPr>
          <w:rFonts w:ascii="Times New Roman" w:hAnsi="Times New Roman"/>
          <w:sz w:val="24"/>
          <w:szCs w:val="24"/>
        </w:rPr>
        <w:t xml:space="preserve"> o auditor</w:t>
      </w:r>
      <w:r w:rsidRPr="00BF3ADC">
        <w:rPr>
          <w:rFonts w:ascii="Times New Roman" w:hAnsi="Times New Roman"/>
          <w:sz w:val="24"/>
          <w:szCs w:val="24"/>
        </w:rPr>
        <w:t>:</w:t>
      </w:r>
    </w:p>
    <w:p w14:paraId="6241BAF0"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r>
      <w:r w:rsidRPr="00BF3ADC">
        <w:rPr>
          <w:rFonts w:ascii="Times New Roman" w:hAnsi="Times New Roman"/>
          <w:sz w:val="24"/>
          <w:szCs w:val="24"/>
        </w:rPr>
        <w:t>conclui, com base em evidência de auditoria obtida, que as demonstrações contábeis como um todo apresentam distorções relevantes; ou</w:t>
      </w:r>
    </w:p>
    <w:p w14:paraId="0EAD716B"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ab/>
      </w:r>
      <w:r w:rsidRPr="00BF3ADC">
        <w:rPr>
          <w:rFonts w:ascii="Times New Roman" w:hAnsi="Times New Roman"/>
          <w:sz w:val="24"/>
          <w:szCs w:val="24"/>
        </w:rPr>
        <w:t>não consegue obter evidência de auditoria apropriada e suficiente para concluir que as demonstrações contábeis como um todo não apresentam distorções relevantes.</w:t>
      </w:r>
    </w:p>
    <w:p w14:paraId="2EE4BC63" w14:textId="77777777" w:rsidR="00C1157F" w:rsidRDefault="00C1157F" w:rsidP="00C1157F">
      <w:pPr>
        <w:spacing w:after="0" w:line="240" w:lineRule="auto"/>
        <w:rPr>
          <w:rFonts w:ascii="Times New Roman" w:hAnsi="Times New Roman"/>
          <w:b/>
          <w:sz w:val="24"/>
          <w:szCs w:val="24"/>
        </w:rPr>
      </w:pPr>
    </w:p>
    <w:p w14:paraId="181BE361"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Definições</w:t>
      </w:r>
    </w:p>
    <w:p w14:paraId="00EEC9AC" w14:textId="77777777" w:rsidR="00C1157F" w:rsidRPr="00BF3ADC" w:rsidRDefault="00C1157F" w:rsidP="00C1157F">
      <w:pPr>
        <w:spacing w:after="0" w:line="240" w:lineRule="auto"/>
        <w:rPr>
          <w:rFonts w:ascii="Times New Roman" w:hAnsi="Times New Roman"/>
          <w:sz w:val="24"/>
          <w:szCs w:val="24"/>
        </w:rPr>
      </w:pPr>
    </w:p>
    <w:p w14:paraId="63BB7F42"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5.</w:t>
      </w:r>
      <w:r w:rsidRPr="00BF3ADC">
        <w:rPr>
          <w:rFonts w:ascii="Times New Roman" w:hAnsi="Times New Roman"/>
          <w:sz w:val="24"/>
          <w:szCs w:val="24"/>
        </w:rPr>
        <w:tab/>
        <w:t>Para fins das normas de auditoria, os termos a seguir têm os seguintes significados a eles atribuídos:</w:t>
      </w:r>
    </w:p>
    <w:p w14:paraId="2B0DF486"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r>
      <w:r w:rsidRPr="00E27550">
        <w:rPr>
          <w:rFonts w:ascii="Times New Roman" w:hAnsi="Times New Roman"/>
          <w:b/>
          <w:sz w:val="24"/>
          <w:szCs w:val="24"/>
        </w:rPr>
        <w:t xml:space="preserve">Generalizado </w:t>
      </w:r>
      <w:r w:rsidRPr="00BF3ADC">
        <w:rPr>
          <w:rFonts w:ascii="Times New Roman" w:hAnsi="Times New Roman"/>
          <w:sz w:val="24"/>
          <w:szCs w:val="24"/>
        </w:rPr>
        <w:t xml:space="preserve">é o termo usado, no contexto de distorções, para descrever os efeitos de distorções sobre as demonstrações contábeis ou os possíveis efeitos de distorções sobre as demonstrações contábeis, se houver, que não são detectados devido à impossibilidade de </w:t>
      </w:r>
      <w:r>
        <w:rPr>
          <w:rFonts w:ascii="Times New Roman" w:hAnsi="Times New Roman"/>
          <w:sz w:val="24"/>
          <w:szCs w:val="24"/>
        </w:rPr>
        <w:t xml:space="preserve">se </w:t>
      </w:r>
      <w:r w:rsidRPr="00BF3ADC">
        <w:rPr>
          <w:rFonts w:ascii="Times New Roman" w:hAnsi="Times New Roman"/>
          <w:sz w:val="24"/>
          <w:szCs w:val="24"/>
        </w:rPr>
        <w:t>obter evidência de auditoria apropriada e suficiente. Efeitos generalizados sobre as demonstrações contábeis são aqueles que, no julgamento do auditor:</w:t>
      </w:r>
    </w:p>
    <w:p w14:paraId="516A8D0C" w14:textId="77777777" w:rsidR="00C1157F" w:rsidRPr="00BF3ADC" w:rsidRDefault="00C1157F" w:rsidP="00C1157F">
      <w:pPr>
        <w:spacing w:after="120" w:line="240" w:lineRule="auto"/>
        <w:ind w:left="1418" w:hanging="425"/>
        <w:jc w:val="both"/>
        <w:rPr>
          <w:rFonts w:ascii="Times New Roman" w:hAnsi="Times New Roman"/>
          <w:sz w:val="24"/>
          <w:szCs w:val="24"/>
        </w:rPr>
      </w:pPr>
      <w:r w:rsidRPr="00BF3ADC">
        <w:rPr>
          <w:rFonts w:ascii="Times New Roman" w:hAnsi="Times New Roman"/>
          <w:sz w:val="24"/>
          <w:szCs w:val="24"/>
        </w:rPr>
        <w:t xml:space="preserve">(i) </w:t>
      </w:r>
      <w:r>
        <w:rPr>
          <w:rFonts w:ascii="Times New Roman" w:hAnsi="Times New Roman"/>
          <w:sz w:val="24"/>
          <w:szCs w:val="24"/>
        </w:rPr>
        <w:tab/>
      </w:r>
      <w:r w:rsidRPr="00BF3ADC">
        <w:rPr>
          <w:rFonts w:ascii="Times New Roman" w:hAnsi="Times New Roman"/>
          <w:sz w:val="24"/>
          <w:szCs w:val="24"/>
        </w:rPr>
        <w:t>não estão restritos aos elementos, contas ou itens específicos das demonstrações contábeis;</w:t>
      </w:r>
    </w:p>
    <w:p w14:paraId="7FB1F36D" w14:textId="77777777" w:rsidR="00C1157F" w:rsidRPr="00BF3ADC" w:rsidRDefault="00C1157F" w:rsidP="00C1157F">
      <w:pPr>
        <w:spacing w:after="120" w:line="240" w:lineRule="auto"/>
        <w:ind w:left="1418" w:hanging="425"/>
        <w:jc w:val="both"/>
        <w:rPr>
          <w:rFonts w:ascii="Times New Roman" w:hAnsi="Times New Roman"/>
          <w:sz w:val="24"/>
          <w:szCs w:val="24"/>
        </w:rPr>
      </w:pPr>
      <w:r w:rsidRPr="00BF3ADC">
        <w:rPr>
          <w:rFonts w:ascii="Times New Roman" w:hAnsi="Times New Roman"/>
          <w:sz w:val="24"/>
          <w:szCs w:val="24"/>
        </w:rPr>
        <w:t>(ii)</w:t>
      </w:r>
      <w:r>
        <w:rPr>
          <w:rFonts w:ascii="Times New Roman" w:hAnsi="Times New Roman"/>
          <w:sz w:val="24"/>
          <w:szCs w:val="24"/>
        </w:rPr>
        <w:tab/>
        <w:t>s</w:t>
      </w:r>
      <w:r w:rsidRPr="00BF3ADC">
        <w:rPr>
          <w:rFonts w:ascii="Times New Roman" w:hAnsi="Times New Roman"/>
          <w:sz w:val="24"/>
          <w:szCs w:val="24"/>
        </w:rPr>
        <w:t>e estiverem restritos, representam ou poderiam representar parcela substancial das demonstrações contábeis; ou</w:t>
      </w:r>
    </w:p>
    <w:p w14:paraId="68D49647" w14:textId="77777777" w:rsidR="00C1157F" w:rsidRPr="00BF3ADC" w:rsidRDefault="00C1157F" w:rsidP="00C1157F">
      <w:pPr>
        <w:spacing w:after="120" w:line="240" w:lineRule="auto"/>
        <w:ind w:left="1418" w:hanging="425"/>
        <w:jc w:val="both"/>
        <w:rPr>
          <w:rFonts w:ascii="Times New Roman" w:hAnsi="Times New Roman"/>
          <w:sz w:val="24"/>
          <w:szCs w:val="24"/>
        </w:rPr>
      </w:pPr>
      <w:r w:rsidRPr="00BF3ADC">
        <w:rPr>
          <w:rFonts w:ascii="Times New Roman" w:hAnsi="Times New Roman"/>
          <w:sz w:val="24"/>
          <w:szCs w:val="24"/>
        </w:rPr>
        <w:t>(iii)</w:t>
      </w:r>
      <w:r w:rsidRPr="00BF3ADC">
        <w:rPr>
          <w:rFonts w:ascii="Times New Roman" w:hAnsi="Times New Roman"/>
          <w:sz w:val="24"/>
          <w:szCs w:val="24"/>
        </w:rPr>
        <w:tab/>
        <w:t>em relação às divulgações, são fundamentais para o entendimento das demonstrações contábeis pelos usuários</w:t>
      </w:r>
      <w:r>
        <w:rPr>
          <w:rFonts w:ascii="Times New Roman" w:hAnsi="Times New Roman"/>
          <w:sz w:val="24"/>
          <w:szCs w:val="24"/>
        </w:rPr>
        <w:t>;</w:t>
      </w:r>
    </w:p>
    <w:p w14:paraId="3E962165"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ab/>
      </w:r>
      <w:r w:rsidRPr="00E27550">
        <w:rPr>
          <w:rFonts w:ascii="Times New Roman" w:hAnsi="Times New Roman"/>
          <w:b/>
          <w:sz w:val="24"/>
          <w:szCs w:val="24"/>
        </w:rPr>
        <w:t>Opinião modificada</w:t>
      </w:r>
      <w:r w:rsidRPr="00BF3ADC">
        <w:rPr>
          <w:rFonts w:ascii="Times New Roman" w:hAnsi="Times New Roman"/>
          <w:sz w:val="24"/>
          <w:szCs w:val="24"/>
        </w:rPr>
        <w:t xml:space="preserve"> compreende </w:t>
      </w:r>
      <w:r>
        <w:rPr>
          <w:rFonts w:ascii="Times New Roman" w:hAnsi="Times New Roman"/>
          <w:sz w:val="24"/>
          <w:szCs w:val="24"/>
        </w:rPr>
        <w:t>“O</w:t>
      </w:r>
      <w:r w:rsidRPr="00BF3ADC">
        <w:rPr>
          <w:rFonts w:ascii="Times New Roman" w:hAnsi="Times New Roman"/>
          <w:sz w:val="24"/>
          <w:szCs w:val="24"/>
        </w:rPr>
        <w:t>pinião com ressalva</w:t>
      </w:r>
      <w:r>
        <w:rPr>
          <w:rFonts w:ascii="Times New Roman" w:hAnsi="Times New Roman"/>
          <w:sz w:val="24"/>
          <w:szCs w:val="24"/>
        </w:rPr>
        <w:t>”</w:t>
      </w:r>
      <w:r w:rsidRPr="00BF3ADC">
        <w:rPr>
          <w:rFonts w:ascii="Times New Roman" w:hAnsi="Times New Roman"/>
          <w:sz w:val="24"/>
          <w:szCs w:val="24"/>
        </w:rPr>
        <w:t xml:space="preserve">, </w:t>
      </w:r>
      <w:r>
        <w:rPr>
          <w:rFonts w:ascii="Times New Roman" w:hAnsi="Times New Roman"/>
          <w:sz w:val="24"/>
          <w:szCs w:val="24"/>
        </w:rPr>
        <w:t xml:space="preserve">“Opinião </w:t>
      </w:r>
      <w:r w:rsidRPr="00BF3ADC">
        <w:rPr>
          <w:rFonts w:ascii="Times New Roman" w:hAnsi="Times New Roman"/>
          <w:sz w:val="24"/>
          <w:szCs w:val="24"/>
        </w:rPr>
        <w:t>adversa</w:t>
      </w:r>
      <w:r>
        <w:rPr>
          <w:rFonts w:ascii="Times New Roman" w:hAnsi="Times New Roman"/>
          <w:sz w:val="24"/>
          <w:szCs w:val="24"/>
        </w:rPr>
        <w:t>”</w:t>
      </w:r>
      <w:r w:rsidRPr="00BF3ADC">
        <w:rPr>
          <w:rFonts w:ascii="Times New Roman" w:hAnsi="Times New Roman"/>
          <w:sz w:val="24"/>
          <w:szCs w:val="24"/>
        </w:rPr>
        <w:t xml:space="preserve"> ou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sobre as demonstrações contábeis.</w:t>
      </w:r>
    </w:p>
    <w:p w14:paraId="36DC31F7"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Requisitos</w:t>
      </w:r>
    </w:p>
    <w:p w14:paraId="38759BF6" w14:textId="77777777" w:rsidR="00C1157F" w:rsidRPr="00BF3ADC" w:rsidRDefault="00C1157F" w:rsidP="00C1157F">
      <w:pPr>
        <w:spacing w:after="0" w:line="240" w:lineRule="auto"/>
        <w:rPr>
          <w:rFonts w:ascii="Times New Roman" w:hAnsi="Times New Roman"/>
          <w:sz w:val="24"/>
          <w:szCs w:val="24"/>
        </w:rPr>
      </w:pPr>
    </w:p>
    <w:p w14:paraId="12ECEDEF"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Circunstâncias em que é necessário modificar a opinião do auditor</w:t>
      </w:r>
    </w:p>
    <w:p w14:paraId="26709AD4" w14:textId="77777777" w:rsidR="00C1157F" w:rsidRPr="00BF3ADC" w:rsidRDefault="00C1157F" w:rsidP="00C1157F">
      <w:pPr>
        <w:spacing w:after="0" w:line="240" w:lineRule="auto"/>
        <w:rPr>
          <w:rFonts w:ascii="Times New Roman" w:hAnsi="Times New Roman"/>
          <w:sz w:val="24"/>
          <w:szCs w:val="24"/>
        </w:rPr>
      </w:pPr>
    </w:p>
    <w:p w14:paraId="48F088E9"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6.</w:t>
      </w:r>
      <w:r w:rsidRPr="00BF3ADC">
        <w:rPr>
          <w:rFonts w:ascii="Times New Roman" w:hAnsi="Times New Roman"/>
          <w:sz w:val="24"/>
          <w:szCs w:val="24"/>
        </w:rPr>
        <w:tab/>
        <w:t>O auditor deve modificar a opinião no seu relatório quando:</w:t>
      </w:r>
    </w:p>
    <w:p w14:paraId="4EC140F0"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r>
      <w:r w:rsidRPr="00BF3ADC">
        <w:rPr>
          <w:rFonts w:ascii="Times New Roman" w:hAnsi="Times New Roman"/>
          <w:sz w:val="24"/>
          <w:szCs w:val="24"/>
        </w:rPr>
        <w:t>conclui, com base na evidência de auditoria obtida, que as demonstrações contábeis como um todo apresentam distorções relevantes (ver itens A2 a A7); ou</w:t>
      </w:r>
    </w:p>
    <w:p w14:paraId="66E51F69"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ab/>
      </w:r>
      <w:r w:rsidRPr="00BF3ADC">
        <w:rPr>
          <w:rFonts w:ascii="Times New Roman" w:hAnsi="Times New Roman"/>
          <w:sz w:val="24"/>
          <w:szCs w:val="24"/>
        </w:rPr>
        <w:t>não consegue obter evidência de auditoria apropriada e suficiente para concluir que as demonstrações contábeis como um todo não apresentam distorções relevantes (ver itens A8 a A12).</w:t>
      </w:r>
    </w:p>
    <w:p w14:paraId="49498161"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Determinação do tipo de modificação na opinião do auditor</w:t>
      </w:r>
    </w:p>
    <w:p w14:paraId="23F52FBF" w14:textId="77777777" w:rsidR="00C1157F" w:rsidRPr="00BF3ADC" w:rsidRDefault="00C1157F" w:rsidP="00C1157F">
      <w:pPr>
        <w:spacing w:after="0" w:line="240" w:lineRule="auto"/>
        <w:rPr>
          <w:rFonts w:ascii="Times New Roman" w:hAnsi="Times New Roman"/>
          <w:sz w:val="24"/>
          <w:szCs w:val="24"/>
        </w:rPr>
      </w:pPr>
    </w:p>
    <w:p w14:paraId="10356D22"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i/>
          <w:sz w:val="24"/>
          <w:szCs w:val="24"/>
        </w:rPr>
        <w:t>Opinião com ressalva</w:t>
      </w:r>
    </w:p>
    <w:p w14:paraId="6CA87469" w14:textId="77777777" w:rsidR="00C1157F" w:rsidRPr="00BF3ADC" w:rsidRDefault="00C1157F" w:rsidP="00C1157F">
      <w:pPr>
        <w:spacing w:after="0" w:line="240" w:lineRule="auto"/>
        <w:rPr>
          <w:rFonts w:ascii="Times New Roman" w:hAnsi="Times New Roman"/>
          <w:sz w:val="24"/>
          <w:szCs w:val="24"/>
        </w:rPr>
      </w:pPr>
    </w:p>
    <w:p w14:paraId="1586CFCA"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7.</w:t>
      </w:r>
      <w:r w:rsidRPr="00BF3ADC">
        <w:rPr>
          <w:rFonts w:ascii="Times New Roman" w:hAnsi="Times New Roman"/>
          <w:sz w:val="24"/>
          <w:szCs w:val="24"/>
        </w:rPr>
        <w:tab/>
        <w:t xml:space="preserve">O auditor deve expressar uma </w:t>
      </w:r>
      <w:r>
        <w:rPr>
          <w:rFonts w:ascii="Times New Roman" w:hAnsi="Times New Roman"/>
          <w:sz w:val="24"/>
          <w:szCs w:val="24"/>
        </w:rPr>
        <w:t>“O</w:t>
      </w:r>
      <w:r w:rsidRPr="00BF3ADC">
        <w:rPr>
          <w:rFonts w:ascii="Times New Roman" w:hAnsi="Times New Roman"/>
          <w:sz w:val="24"/>
          <w:szCs w:val="24"/>
        </w:rPr>
        <w:t>pinião com ressalva</w:t>
      </w:r>
      <w:r>
        <w:rPr>
          <w:rFonts w:ascii="Times New Roman" w:hAnsi="Times New Roman"/>
          <w:sz w:val="24"/>
          <w:szCs w:val="24"/>
        </w:rPr>
        <w:t>”</w:t>
      </w:r>
      <w:r w:rsidRPr="00BF3ADC">
        <w:rPr>
          <w:rFonts w:ascii="Times New Roman" w:hAnsi="Times New Roman"/>
          <w:sz w:val="24"/>
          <w:szCs w:val="24"/>
        </w:rPr>
        <w:t xml:space="preserve"> quando:</w:t>
      </w:r>
    </w:p>
    <w:p w14:paraId="6FDE44BB"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r>
      <w:r w:rsidRPr="00BF3ADC">
        <w:rPr>
          <w:rFonts w:ascii="Times New Roman" w:hAnsi="Times New Roman"/>
          <w:sz w:val="24"/>
          <w:szCs w:val="24"/>
        </w:rPr>
        <w:t xml:space="preserve">ele, </w:t>
      </w:r>
      <w:r w:rsidRPr="00323873">
        <w:rPr>
          <w:rFonts w:ascii="Times New Roman" w:hAnsi="Times New Roman"/>
          <w:sz w:val="24"/>
          <w:szCs w:val="24"/>
          <w:highlight w:val="yellow"/>
        </w:rPr>
        <w:t>tendo obtido evidência de auditoria</w:t>
      </w:r>
      <w:r w:rsidRPr="00BF3ADC">
        <w:rPr>
          <w:rFonts w:ascii="Times New Roman" w:hAnsi="Times New Roman"/>
          <w:sz w:val="24"/>
          <w:szCs w:val="24"/>
        </w:rPr>
        <w:t xml:space="preserve"> apropriada e suficiente</w:t>
      </w:r>
      <w:r>
        <w:rPr>
          <w:rFonts w:ascii="Times New Roman" w:hAnsi="Times New Roman"/>
          <w:sz w:val="24"/>
          <w:szCs w:val="24"/>
        </w:rPr>
        <w:t>,</w:t>
      </w:r>
      <w:r w:rsidRPr="00BF3ADC">
        <w:rPr>
          <w:rFonts w:ascii="Times New Roman" w:hAnsi="Times New Roman"/>
          <w:sz w:val="24"/>
          <w:szCs w:val="24"/>
        </w:rPr>
        <w:t xml:space="preserve"> conclui que as distorções, individualmente ou em conjunto, são relevantes, </w:t>
      </w:r>
      <w:r w:rsidRPr="002C311F">
        <w:rPr>
          <w:rFonts w:ascii="Times New Roman" w:hAnsi="Times New Roman"/>
          <w:sz w:val="24"/>
          <w:szCs w:val="24"/>
          <w:highlight w:val="red"/>
        </w:rPr>
        <w:t>mas não generalizadas</w:t>
      </w:r>
      <w:r w:rsidRPr="00BF3ADC">
        <w:rPr>
          <w:rFonts w:ascii="Times New Roman" w:hAnsi="Times New Roman"/>
          <w:sz w:val="24"/>
          <w:szCs w:val="24"/>
        </w:rPr>
        <w:t xml:space="preserve"> nas demonstrações contábeis; ou</w:t>
      </w:r>
    </w:p>
    <w:p w14:paraId="3CFFBDA8"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ab/>
      </w:r>
      <w:r w:rsidRPr="00323873">
        <w:rPr>
          <w:rFonts w:ascii="Times New Roman" w:hAnsi="Times New Roman"/>
          <w:sz w:val="24"/>
          <w:szCs w:val="24"/>
          <w:highlight w:val="yellow"/>
        </w:rPr>
        <w:t>não é possível para ele obter</w:t>
      </w:r>
      <w:r w:rsidRPr="00BF3ADC">
        <w:rPr>
          <w:rFonts w:ascii="Times New Roman" w:hAnsi="Times New Roman"/>
          <w:sz w:val="24"/>
          <w:szCs w:val="24"/>
        </w:rPr>
        <w:t xml:space="preserve"> evidência apropriada e suficiente de auditoria para fundamentar sua opinião, mas ele conclui que os </w:t>
      </w:r>
      <w:r w:rsidRPr="00676195">
        <w:rPr>
          <w:rFonts w:ascii="Times New Roman" w:hAnsi="Times New Roman"/>
          <w:sz w:val="24"/>
          <w:szCs w:val="24"/>
          <w:highlight w:val="yellow"/>
        </w:rPr>
        <w:t>possíveis efeitos</w:t>
      </w:r>
      <w:r w:rsidRPr="00BF3ADC">
        <w:rPr>
          <w:rFonts w:ascii="Times New Roman" w:hAnsi="Times New Roman"/>
          <w:sz w:val="24"/>
          <w:szCs w:val="24"/>
        </w:rPr>
        <w:t xml:space="preserve"> de distorções não detectadas sobre as demonstrações contábeis, se houver, poderiam ser relevantes, </w:t>
      </w:r>
      <w:r w:rsidRPr="00676195">
        <w:rPr>
          <w:rFonts w:ascii="Times New Roman" w:hAnsi="Times New Roman"/>
          <w:sz w:val="24"/>
          <w:szCs w:val="24"/>
          <w:highlight w:val="red"/>
        </w:rPr>
        <w:t>mas não generalizados</w:t>
      </w:r>
      <w:r w:rsidRPr="00BF3ADC">
        <w:rPr>
          <w:rFonts w:ascii="Times New Roman" w:hAnsi="Times New Roman"/>
          <w:sz w:val="24"/>
          <w:szCs w:val="24"/>
        </w:rPr>
        <w:t>.</w:t>
      </w:r>
    </w:p>
    <w:p w14:paraId="5519B9F5"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i/>
          <w:sz w:val="24"/>
          <w:szCs w:val="24"/>
        </w:rPr>
        <w:t>Opinião adversa</w:t>
      </w:r>
    </w:p>
    <w:p w14:paraId="56FFC398" w14:textId="77777777" w:rsidR="00C1157F" w:rsidRPr="00BF3ADC" w:rsidRDefault="00C1157F" w:rsidP="00C1157F">
      <w:pPr>
        <w:spacing w:after="0" w:line="240" w:lineRule="auto"/>
        <w:rPr>
          <w:rFonts w:ascii="Times New Roman" w:hAnsi="Times New Roman"/>
          <w:sz w:val="24"/>
          <w:szCs w:val="24"/>
        </w:rPr>
      </w:pPr>
    </w:p>
    <w:p w14:paraId="2CFF8506"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8.</w:t>
      </w:r>
      <w:r w:rsidRPr="00BF3ADC">
        <w:rPr>
          <w:rFonts w:ascii="Times New Roman" w:eastAsia="Arial" w:hAnsi="Times New Roman"/>
          <w:sz w:val="24"/>
          <w:szCs w:val="24"/>
        </w:rPr>
        <w:tab/>
      </w:r>
      <w:r w:rsidRPr="00BF3ADC">
        <w:rPr>
          <w:rFonts w:ascii="Times New Roman" w:hAnsi="Times New Roman"/>
          <w:sz w:val="24"/>
          <w:szCs w:val="24"/>
        </w:rPr>
        <w:t xml:space="preserve">O auditor deve expressar uma </w:t>
      </w:r>
      <w:r>
        <w:rPr>
          <w:rFonts w:ascii="Times New Roman" w:hAnsi="Times New Roman"/>
          <w:sz w:val="24"/>
          <w:szCs w:val="24"/>
        </w:rPr>
        <w:t>“O</w:t>
      </w:r>
      <w:r w:rsidRPr="00BF3ADC">
        <w:rPr>
          <w:rFonts w:ascii="Times New Roman" w:hAnsi="Times New Roman"/>
          <w:sz w:val="24"/>
          <w:szCs w:val="24"/>
        </w:rPr>
        <w:t>pinião adversa</w:t>
      </w:r>
      <w:r>
        <w:rPr>
          <w:rFonts w:ascii="Times New Roman" w:hAnsi="Times New Roman"/>
          <w:sz w:val="24"/>
          <w:szCs w:val="24"/>
        </w:rPr>
        <w:t>”</w:t>
      </w:r>
      <w:r w:rsidRPr="00BF3ADC">
        <w:rPr>
          <w:rFonts w:ascii="Times New Roman" w:hAnsi="Times New Roman"/>
          <w:sz w:val="24"/>
          <w:szCs w:val="24"/>
        </w:rPr>
        <w:t xml:space="preserve"> quando, tendo obtido evidência de auditoria apropriada e suficiente, conclui que as distorções, individualmente ou em conjunto, são relevantes </w:t>
      </w:r>
      <w:r w:rsidRPr="00676195">
        <w:rPr>
          <w:rFonts w:ascii="Times New Roman" w:hAnsi="Times New Roman"/>
          <w:sz w:val="24"/>
          <w:szCs w:val="24"/>
          <w:highlight w:val="red"/>
        </w:rPr>
        <w:t>e generalizadas</w:t>
      </w:r>
      <w:r w:rsidRPr="00BF3ADC">
        <w:rPr>
          <w:rFonts w:ascii="Times New Roman" w:hAnsi="Times New Roman"/>
          <w:sz w:val="24"/>
          <w:szCs w:val="24"/>
        </w:rPr>
        <w:t xml:space="preserve"> para as demonstrações contábeis.</w:t>
      </w:r>
    </w:p>
    <w:p w14:paraId="29D372BD"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i/>
          <w:sz w:val="24"/>
          <w:szCs w:val="24"/>
        </w:rPr>
        <w:t>Abstenção de opinião</w:t>
      </w:r>
    </w:p>
    <w:p w14:paraId="2FE57EF9" w14:textId="77777777" w:rsidR="00C1157F" w:rsidRPr="00BF3ADC" w:rsidRDefault="00C1157F" w:rsidP="00C1157F">
      <w:pPr>
        <w:spacing w:after="0" w:line="240" w:lineRule="auto"/>
        <w:rPr>
          <w:rFonts w:ascii="Times New Roman" w:hAnsi="Times New Roman"/>
          <w:sz w:val="24"/>
          <w:szCs w:val="24"/>
        </w:rPr>
      </w:pPr>
    </w:p>
    <w:p w14:paraId="1244E6C9"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9.</w:t>
      </w:r>
      <w:r w:rsidRPr="00BF3ADC">
        <w:rPr>
          <w:rFonts w:ascii="Times New Roman" w:eastAsia="Arial" w:hAnsi="Times New Roman"/>
          <w:sz w:val="24"/>
          <w:szCs w:val="24"/>
        </w:rPr>
        <w:tab/>
      </w:r>
      <w:r w:rsidRPr="00BF3ADC">
        <w:rPr>
          <w:rFonts w:ascii="Times New Roman" w:hAnsi="Times New Roman"/>
          <w:sz w:val="24"/>
          <w:szCs w:val="24"/>
        </w:rPr>
        <w:t xml:space="preserve">O auditor deve </w:t>
      </w:r>
      <w:r>
        <w:rPr>
          <w:rFonts w:ascii="Times New Roman" w:hAnsi="Times New Roman"/>
          <w:sz w:val="24"/>
          <w:szCs w:val="24"/>
        </w:rPr>
        <w:t xml:space="preserve">se </w:t>
      </w:r>
      <w:r w:rsidRPr="00BF3ADC">
        <w:rPr>
          <w:rFonts w:ascii="Times New Roman" w:hAnsi="Times New Roman"/>
          <w:sz w:val="24"/>
          <w:szCs w:val="24"/>
        </w:rPr>
        <w:t xml:space="preserve">abster de expressar uma opinião quando </w:t>
      </w:r>
      <w:r w:rsidRPr="00676195">
        <w:rPr>
          <w:rFonts w:ascii="Times New Roman" w:hAnsi="Times New Roman"/>
          <w:sz w:val="24"/>
          <w:szCs w:val="24"/>
          <w:highlight w:val="yellow"/>
        </w:rPr>
        <w:t>não consegue obter evidência</w:t>
      </w:r>
      <w:r w:rsidRPr="00BF3ADC">
        <w:rPr>
          <w:rFonts w:ascii="Times New Roman" w:hAnsi="Times New Roman"/>
          <w:sz w:val="24"/>
          <w:szCs w:val="24"/>
        </w:rPr>
        <w:t xml:space="preserve"> de auditoria apropriada e suficiente para fundamentar sua opinião e ele conclui</w:t>
      </w:r>
      <w:r>
        <w:rPr>
          <w:rFonts w:ascii="Times New Roman" w:hAnsi="Times New Roman"/>
          <w:sz w:val="24"/>
          <w:szCs w:val="24"/>
        </w:rPr>
        <w:t>r</w:t>
      </w:r>
      <w:r w:rsidRPr="00BF3ADC">
        <w:rPr>
          <w:rFonts w:ascii="Times New Roman" w:hAnsi="Times New Roman"/>
          <w:sz w:val="24"/>
          <w:szCs w:val="24"/>
        </w:rPr>
        <w:t xml:space="preserve"> que os possíveis efeitos de distorções não detectadas sobre as demonstrações contábeis, se houver, poderiam ser relevantes e generalizados.</w:t>
      </w:r>
    </w:p>
    <w:p w14:paraId="2322CC6F"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10.</w:t>
      </w:r>
      <w:r w:rsidRPr="00BF3ADC">
        <w:rPr>
          <w:rFonts w:ascii="Times New Roman" w:eastAsia="Arial" w:hAnsi="Times New Roman"/>
          <w:sz w:val="24"/>
          <w:szCs w:val="24"/>
        </w:rPr>
        <w:tab/>
      </w:r>
      <w:r w:rsidRPr="00BF3ADC">
        <w:rPr>
          <w:rFonts w:ascii="Times New Roman" w:hAnsi="Times New Roman"/>
          <w:sz w:val="24"/>
          <w:szCs w:val="24"/>
        </w:rPr>
        <w:t xml:space="preserve">O auditor deve </w:t>
      </w:r>
      <w:r>
        <w:rPr>
          <w:rFonts w:ascii="Times New Roman" w:hAnsi="Times New Roman"/>
          <w:sz w:val="24"/>
          <w:szCs w:val="24"/>
        </w:rPr>
        <w:t xml:space="preserve">se </w:t>
      </w:r>
      <w:r w:rsidRPr="00BF3ADC">
        <w:rPr>
          <w:rFonts w:ascii="Times New Roman" w:hAnsi="Times New Roman"/>
          <w:sz w:val="24"/>
          <w:szCs w:val="24"/>
        </w:rPr>
        <w:t xml:space="preserve">abster de expressar uma opinião quando, em circunstâncias </w:t>
      </w:r>
      <w:r w:rsidRPr="00676195">
        <w:rPr>
          <w:rFonts w:ascii="Times New Roman" w:hAnsi="Times New Roman"/>
          <w:sz w:val="24"/>
          <w:szCs w:val="24"/>
          <w:highlight w:val="red"/>
        </w:rPr>
        <w:t>extremamente raras</w:t>
      </w:r>
      <w:r w:rsidRPr="00BF3ADC">
        <w:rPr>
          <w:rFonts w:ascii="Times New Roman" w:hAnsi="Times New Roman"/>
          <w:sz w:val="24"/>
          <w:szCs w:val="24"/>
        </w:rPr>
        <w:t xml:space="preserve"> envolvendo diversas incertezas, conclui</w:t>
      </w:r>
      <w:r>
        <w:rPr>
          <w:rFonts w:ascii="Times New Roman" w:hAnsi="Times New Roman"/>
          <w:sz w:val="24"/>
          <w:szCs w:val="24"/>
        </w:rPr>
        <w:t>r</w:t>
      </w:r>
      <w:r w:rsidRPr="00BF3ADC">
        <w:rPr>
          <w:rFonts w:ascii="Times New Roman" w:hAnsi="Times New Roman"/>
          <w:sz w:val="24"/>
          <w:szCs w:val="24"/>
        </w:rPr>
        <w:t xml:space="preserve"> que, independentemente de ter obtido evidência de auditoria apropriada e suficiente sobre cada uma das incertezas, não </w:t>
      </w:r>
      <w:r w:rsidRPr="00676195">
        <w:rPr>
          <w:rFonts w:ascii="Times New Roman" w:hAnsi="Times New Roman"/>
          <w:sz w:val="24"/>
          <w:szCs w:val="24"/>
          <w:highlight w:val="yellow"/>
        </w:rPr>
        <w:t>é possível expressar uma opinião</w:t>
      </w:r>
      <w:r w:rsidRPr="00BF3ADC">
        <w:rPr>
          <w:rFonts w:ascii="Times New Roman" w:hAnsi="Times New Roman"/>
          <w:sz w:val="24"/>
          <w:szCs w:val="24"/>
        </w:rPr>
        <w:t xml:space="preserve"> sobre as demonstrações contábeis devido à possível interação das incertezas e seu possível efeito cumulativo sobre essas demonstrações contábeis.</w:t>
      </w:r>
    </w:p>
    <w:p w14:paraId="4D05F8A0"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i/>
          <w:sz w:val="24"/>
          <w:szCs w:val="24"/>
        </w:rPr>
        <w:t xml:space="preserve">Consequência da impossibilidade de </w:t>
      </w:r>
      <w:r>
        <w:rPr>
          <w:rFonts w:ascii="Times New Roman" w:hAnsi="Times New Roman"/>
          <w:i/>
          <w:sz w:val="24"/>
          <w:szCs w:val="24"/>
        </w:rPr>
        <w:t xml:space="preserve">se </w:t>
      </w:r>
      <w:r w:rsidRPr="00BF3ADC">
        <w:rPr>
          <w:rFonts w:ascii="Times New Roman" w:hAnsi="Times New Roman"/>
          <w:i/>
          <w:sz w:val="24"/>
          <w:szCs w:val="24"/>
        </w:rPr>
        <w:t xml:space="preserve">obter evidência de auditoria apropriada e suficiente devido </w:t>
      </w:r>
      <w:r>
        <w:rPr>
          <w:rFonts w:ascii="Times New Roman" w:hAnsi="Times New Roman"/>
          <w:i/>
          <w:sz w:val="24"/>
          <w:szCs w:val="24"/>
        </w:rPr>
        <w:t>à</w:t>
      </w:r>
      <w:r w:rsidRPr="00BF3ADC">
        <w:rPr>
          <w:rFonts w:ascii="Times New Roman" w:hAnsi="Times New Roman"/>
          <w:i/>
          <w:sz w:val="24"/>
          <w:szCs w:val="24"/>
        </w:rPr>
        <w:t xml:space="preserve"> limitação imposta pela administração depois da aceitação do trabalho pelo auditor</w:t>
      </w:r>
    </w:p>
    <w:p w14:paraId="791FDE06" w14:textId="77777777" w:rsidR="00C1157F" w:rsidRPr="00BF3ADC" w:rsidRDefault="00C1157F" w:rsidP="00C1157F">
      <w:pPr>
        <w:spacing w:after="0" w:line="240" w:lineRule="auto"/>
        <w:rPr>
          <w:rFonts w:ascii="Times New Roman" w:hAnsi="Times New Roman"/>
          <w:sz w:val="24"/>
          <w:szCs w:val="24"/>
        </w:rPr>
      </w:pPr>
    </w:p>
    <w:p w14:paraId="56958C75"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11.</w:t>
      </w:r>
      <w:r w:rsidRPr="00BF3ADC">
        <w:rPr>
          <w:rFonts w:ascii="Times New Roman" w:eastAsia="Arial" w:hAnsi="Times New Roman"/>
          <w:sz w:val="24"/>
          <w:szCs w:val="24"/>
        </w:rPr>
        <w:tab/>
      </w:r>
      <w:r w:rsidRPr="00BF3ADC">
        <w:rPr>
          <w:rFonts w:ascii="Times New Roman" w:hAnsi="Times New Roman"/>
          <w:sz w:val="24"/>
          <w:szCs w:val="24"/>
        </w:rPr>
        <w:t xml:space="preserve">Se, depois de aceitar o trabalho, o auditor tomar conhecimento que a administração impôs uma limitação ao alcance da auditoria que tem, segundo ele, probabilidade de resultar na necessidade de expressar uma </w:t>
      </w:r>
      <w:r>
        <w:rPr>
          <w:rFonts w:ascii="Times New Roman" w:hAnsi="Times New Roman"/>
          <w:sz w:val="24"/>
          <w:szCs w:val="24"/>
        </w:rPr>
        <w:t>“O</w:t>
      </w:r>
      <w:r w:rsidRPr="00BF3ADC">
        <w:rPr>
          <w:rFonts w:ascii="Times New Roman" w:hAnsi="Times New Roman"/>
          <w:sz w:val="24"/>
          <w:szCs w:val="24"/>
        </w:rPr>
        <w:t>pinião com ressalva</w:t>
      </w:r>
      <w:r>
        <w:rPr>
          <w:rFonts w:ascii="Times New Roman" w:hAnsi="Times New Roman"/>
          <w:sz w:val="24"/>
          <w:szCs w:val="24"/>
        </w:rPr>
        <w:t>”</w:t>
      </w:r>
      <w:r w:rsidRPr="00BF3ADC">
        <w:rPr>
          <w:rFonts w:ascii="Times New Roman" w:hAnsi="Times New Roman"/>
          <w:sz w:val="24"/>
          <w:szCs w:val="24"/>
        </w:rPr>
        <w:t xml:space="preserve"> ou abster-se de expressar uma opinião sobre as demonstrações contábeis, o auditor deve solicitar que a administração retire a limitação.</w:t>
      </w:r>
    </w:p>
    <w:p w14:paraId="4F4889B6"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12.</w:t>
      </w:r>
      <w:r w:rsidRPr="00BF3ADC">
        <w:rPr>
          <w:rFonts w:ascii="Times New Roman" w:eastAsia="Arial" w:hAnsi="Times New Roman"/>
          <w:sz w:val="24"/>
          <w:szCs w:val="24"/>
        </w:rPr>
        <w:tab/>
      </w:r>
      <w:r w:rsidRPr="00BF3ADC">
        <w:rPr>
          <w:rFonts w:ascii="Times New Roman" w:hAnsi="Times New Roman"/>
          <w:sz w:val="24"/>
          <w:szCs w:val="24"/>
        </w:rPr>
        <w:t>No caso de a administração se recusar a retirar a limitação mencionada no item 11, o auditor deve comunicar o assunto aos responsáveis pela governança, a menos que todos os responsáveis pela governança estejam envolvidos na administração da entidade (NCB TA 260</w:t>
      </w:r>
      <w:r>
        <w:rPr>
          <w:rFonts w:ascii="Times New Roman" w:hAnsi="Times New Roman"/>
          <w:sz w:val="24"/>
          <w:szCs w:val="24"/>
        </w:rPr>
        <w:t xml:space="preserve"> – Comunicação com os Responsáveis pela Governança</w:t>
      </w:r>
      <w:r w:rsidRPr="00BF3ADC">
        <w:rPr>
          <w:rFonts w:ascii="Times New Roman" w:hAnsi="Times New Roman"/>
          <w:sz w:val="24"/>
          <w:szCs w:val="24"/>
        </w:rPr>
        <w:t xml:space="preserve">, item 13), assim como determinar se é possível executar procedimentos alternativos para obter evidência de auditoria apropriada e suficiente. </w:t>
      </w:r>
    </w:p>
    <w:p w14:paraId="6FC83012"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13.</w:t>
      </w:r>
      <w:r w:rsidRPr="00BF3ADC">
        <w:rPr>
          <w:rFonts w:ascii="Times New Roman" w:eastAsia="Arial" w:hAnsi="Times New Roman"/>
          <w:sz w:val="24"/>
          <w:szCs w:val="24"/>
        </w:rPr>
        <w:tab/>
      </w:r>
      <w:r w:rsidRPr="00BF3ADC">
        <w:rPr>
          <w:rFonts w:ascii="Times New Roman" w:hAnsi="Times New Roman"/>
          <w:sz w:val="24"/>
          <w:szCs w:val="24"/>
        </w:rPr>
        <w:t>Se o auditor não conseguir obter evidência de auditoria apropriada e suficiente, ele deve determinar as implicações como segue:</w:t>
      </w:r>
    </w:p>
    <w:p w14:paraId="6DE926A3"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r>
      <w:r w:rsidRPr="00BF3ADC">
        <w:rPr>
          <w:rFonts w:ascii="Times New Roman" w:hAnsi="Times New Roman"/>
          <w:sz w:val="24"/>
          <w:szCs w:val="24"/>
        </w:rPr>
        <w:t xml:space="preserve">se concluir que os possíveis efeitos de distorções não detectadas sobre as demonstrações contábeis, se houver, poderiam ser relevantes, mas não generalizados, o auditor deve emitir uma </w:t>
      </w:r>
      <w:r>
        <w:rPr>
          <w:rFonts w:ascii="Times New Roman" w:hAnsi="Times New Roman"/>
          <w:sz w:val="24"/>
          <w:szCs w:val="24"/>
        </w:rPr>
        <w:t>“O</w:t>
      </w:r>
      <w:r w:rsidRPr="00BF3ADC">
        <w:rPr>
          <w:rFonts w:ascii="Times New Roman" w:hAnsi="Times New Roman"/>
          <w:sz w:val="24"/>
          <w:szCs w:val="24"/>
        </w:rPr>
        <w:t>pinião com ressalva</w:t>
      </w:r>
      <w:r>
        <w:rPr>
          <w:rFonts w:ascii="Times New Roman" w:hAnsi="Times New Roman"/>
          <w:sz w:val="24"/>
          <w:szCs w:val="24"/>
        </w:rPr>
        <w:t>”</w:t>
      </w:r>
      <w:r w:rsidRPr="00BF3ADC">
        <w:rPr>
          <w:rFonts w:ascii="Times New Roman" w:hAnsi="Times New Roman"/>
          <w:sz w:val="24"/>
          <w:szCs w:val="24"/>
        </w:rPr>
        <w:t>; ou</w:t>
      </w:r>
      <w:r>
        <w:rPr>
          <w:rFonts w:ascii="Times New Roman" w:hAnsi="Times New Roman"/>
          <w:sz w:val="24"/>
          <w:szCs w:val="24"/>
        </w:rPr>
        <w:t xml:space="preserve"> </w:t>
      </w:r>
    </w:p>
    <w:p w14:paraId="247C1E0C"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ab/>
      </w:r>
      <w:r w:rsidRPr="00BF3ADC">
        <w:rPr>
          <w:rFonts w:ascii="Times New Roman" w:hAnsi="Times New Roman"/>
          <w:sz w:val="24"/>
          <w:szCs w:val="24"/>
        </w:rPr>
        <w:t>se concluir que os possíveis efeitos de distorções não detectadas sobre as demonstrações contábeis, se houver, poderiam ser relevantes e generalizados de modo que uma ressalva na opinião seria inadequada para comunicar a gravidade da situação, o auditor deve:</w:t>
      </w:r>
    </w:p>
    <w:p w14:paraId="48997C50" w14:textId="77777777" w:rsidR="00C1157F" w:rsidRPr="00BF3ADC" w:rsidRDefault="00C1157F" w:rsidP="00C1157F">
      <w:pPr>
        <w:spacing w:after="120" w:line="240" w:lineRule="auto"/>
        <w:ind w:left="1418" w:hanging="425"/>
        <w:jc w:val="both"/>
        <w:rPr>
          <w:rFonts w:ascii="Times New Roman" w:hAnsi="Times New Roman"/>
          <w:sz w:val="24"/>
          <w:szCs w:val="24"/>
        </w:rPr>
      </w:pPr>
      <w:r w:rsidRPr="00BF3ADC">
        <w:rPr>
          <w:rFonts w:ascii="Times New Roman" w:hAnsi="Times New Roman"/>
          <w:sz w:val="24"/>
          <w:szCs w:val="24"/>
        </w:rPr>
        <w:t>(i)</w:t>
      </w:r>
      <w:r w:rsidRPr="00BF3ADC">
        <w:rPr>
          <w:rFonts w:ascii="Times New Roman" w:eastAsia="Arial" w:hAnsi="Times New Roman"/>
          <w:sz w:val="24"/>
          <w:szCs w:val="24"/>
        </w:rPr>
        <w:tab/>
      </w:r>
      <w:r w:rsidRPr="00BF3ADC">
        <w:rPr>
          <w:rFonts w:ascii="Times New Roman" w:hAnsi="Times New Roman"/>
          <w:sz w:val="24"/>
          <w:szCs w:val="24"/>
        </w:rPr>
        <w:t>renunciar ao trabalho de auditoria, quando praticável e possível de acordo com leis ou regulamentos aplicáveis (ver item A13)</w:t>
      </w:r>
      <w:r>
        <w:rPr>
          <w:rFonts w:ascii="Times New Roman" w:hAnsi="Times New Roman"/>
          <w:sz w:val="24"/>
          <w:szCs w:val="24"/>
        </w:rPr>
        <w:t>; ou</w:t>
      </w:r>
    </w:p>
    <w:p w14:paraId="4342ED9E" w14:textId="77777777" w:rsidR="00C1157F" w:rsidRPr="00BF3ADC" w:rsidRDefault="00C1157F" w:rsidP="00C1157F">
      <w:pPr>
        <w:spacing w:after="0" w:line="240" w:lineRule="auto"/>
        <w:ind w:left="1418" w:hanging="425"/>
        <w:jc w:val="both"/>
        <w:rPr>
          <w:rFonts w:ascii="Times New Roman" w:hAnsi="Times New Roman"/>
          <w:sz w:val="24"/>
          <w:szCs w:val="24"/>
        </w:rPr>
      </w:pPr>
      <w:r w:rsidRPr="00BF3ADC">
        <w:rPr>
          <w:rFonts w:ascii="Times New Roman" w:hAnsi="Times New Roman"/>
          <w:sz w:val="24"/>
          <w:szCs w:val="24"/>
        </w:rPr>
        <w:t>(ii)</w:t>
      </w:r>
      <w:r w:rsidRPr="00BF3ADC">
        <w:rPr>
          <w:rFonts w:ascii="Times New Roman" w:eastAsia="Arial" w:hAnsi="Times New Roman"/>
          <w:sz w:val="24"/>
          <w:szCs w:val="24"/>
        </w:rPr>
        <w:tab/>
      </w:r>
      <w:r w:rsidRPr="00BF3ADC">
        <w:rPr>
          <w:rFonts w:ascii="Times New Roman" w:hAnsi="Times New Roman"/>
          <w:sz w:val="24"/>
          <w:szCs w:val="24"/>
        </w:rPr>
        <w:t>se a renúncia ao trabalho de auditoria antes da emissão do seu relatório não for praticável ou possível, abster-se de expressar uma opinião sobre as demonstrações contábeis (ver item A14)</w:t>
      </w:r>
      <w:r>
        <w:rPr>
          <w:rFonts w:ascii="Times New Roman" w:hAnsi="Times New Roman"/>
          <w:sz w:val="24"/>
          <w:szCs w:val="24"/>
        </w:rPr>
        <w:t>.</w:t>
      </w:r>
    </w:p>
    <w:p w14:paraId="6D8B659B"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14.</w:t>
      </w:r>
      <w:r w:rsidRPr="00BF3ADC">
        <w:rPr>
          <w:rFonts w:ascii="Times New Roman" w:eastAsia="Arial" w:hAnsi="Times New Roman"/>
          <w:sz w:val="24"/>
          <w:szCs w:val="24"/>
        </w:rPr>
        <w:tab/>
      </w:r>
      <w:r w:rsidRPr="00BF3ADC">
        <w:rPr>
          <w:rFonts w:ascii="Times New Roman" w:hAnsi="Times New Roman"/>
          <w:sz w:val="24"/>
          <w:szCs w:val="24"/>
        </w:rPr>
        <w:t>Se o auditor renunciar, conforme previsto no item 13(b)(i), antes da renúncia, ele deve comunicar aos responsáveis pela governança quaisquer assuntos relativos a distorções identificadas durante a auditoria que dariam origem a uma opinião modificada</w:t>
      </w:r>
      <w:r>
        <w:rPr>
          <w:rFonts w:ascii="Times New Roman" w:hAnsi="Times New Roman"/>
          <w:sz w:val="24"/>
          <w:szCs w:val="24"/>
        </w:rPr>
        <w:t xml:space="preserve"> </w:t>
      </w:r>
      <w:r w:rsidRPr="00BF3ADC">
        <w:rPr>
          <w:rFonts w:ascii="Times New Roman" w:hAnsi="Times New Roman"/>
          <w:sz w:val="24"/>
          <w:szCs w:val="24"/>
        </w:rPr>
        <w:t>(ver item A15).</w:t>
      </w:r>
    </w:p>
    <w:p w14:paraId="1F72CC22"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i/>
          <w:sz w:val="24"/>
          <w:szCs w:val="24"/>
        </w:rPr>
        <w:t xml:space="preserve">Outras considerações relativas à </w:t>
      </w:r>
      <w:r>
        <w:rPr>
          <w:rFonts w:ascii="Times New Roman" w:hAnsi="Times New Roman"/>
          <w:i/>
          <w:sz w:val="24"/>
          <w:szCs w:val="24"/>
        </w:rPr>
        <w:t>“Opinião adversa”</w:t>
      </w:r>
      <w:r w:rsidRPr="00BF3ADC">
        <w:rPr>
          <w:rFonts w:ascii="Times New Roman" w:hAnsi="Times New Roman"/>
          <w:i/>
          <w:sz w:val="24"/>
          <w:szCs w:val="24"/>
        </w:rPr>
        <w:t xml:space="preserve"> ou </w:t>
      </w:r>
      <w:r>
        <w:rPr>
          <w:rFonts w:ascii="Times New Roman" w:hAnsi="Times New Roman"/>
          <w:i/>
          <w:sz w:val="24"/>
          <w:szCs w:val="24"/>
        </w:rPr>
        <w:t>“A</w:t>
      </w:r>
      <w:r w:rsidRPr="00BF3ADC">
        <w:rPr>
          <w:rFonts w:ascii="Times New Roman" w:hAnsi="Times New Roman"/>
          <w:i/>
          <w:sz w:val="24"/>
          <w:szCs w:val="24"/>
        </w:rPr>
        <w:t>bstenção de opinião</w:t>
      </w:r>
      <w:r>
        <w:rPr>
          <w:rFonts w:ascii="Times New Roman" w:hAnsi="Times New Roman"/>
          <w:i/>
          <w:sz w:val="24"/>
          <w:szCs w:val="24"/>
        </w:rPr>
        <w:t>”</w:t>
      </w:r>
    </w:p>
    <w:p w14:paraId="120DE85B" w14:textId="77777777" w:rsidR="00C1157F" w:rsidRPr="00BF3ADC" w:rsidRDefault="00C1157F" w:rsidP="00C1157F">
      <w:pPr>
        <w:spacing w:after="0" w:line="240" w:lineRule="auto"/>
        <w:rPr>
          <w:rFonts w:ascii="Times New Roman" w:hAnsi="Times New Roman"/>
          <w:sz w:val="24"/>
          <w:szCs w:val="24"/>
        </w:rPr>
      </w:pPr>
    </w:p>
    <w:p w14:paraId="3A97A0C8"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15.</w:t>
      </w:r>
      <w:r w:rsidRPr="00BF3ADC">
        <w:rPr>
          <w:rFonts w:ascii="Times New Roman" w:eastAsia="Arial" w:hAnsi="Times New Roman"/>
          <w:sz w:val="24"/>
          <w:szCs w:val="24"/>
        </w:rPr>
        <w:tab/>
      </w:r>
      <w:r w:rsidRPr="00BF3ADC">
        <w:rPr>
          <w:rFonts w:ascii="Times New Roman" w:hAnsi="Times New Roman"/>
          <w:sz w:val="24"/>
          <w:szCs w:val="24"/>
        </w:rPr>
        <w:t xml:space="preserve">Quando o auditor considera necessário expressar uma </w:t>
      </w:r>
      <w:r>
        <w:rPr>
          <w:rFonts w:ascii="Times New Roman" w:hAnsi="Times New Roman"/>
          <w:sz w:val="24"/>
          <w:szCs w:val="24"/>
        </w:rPr>
        <w:t>“Opinião adversa”</w:t>
      </w:r>
      <w:r w:rsidRPr="00BF3ADC">
        <w:rPr>
          <w:rFonts w:ascii="Times New Roman" w:hAnsi="Times New Roman"/>
          <w:sz w:val="24"/>
          <w:szCs w:val="24"/>
        </w:rPr>
        <w:t xml:space="preserve"> ou abster-se de expressar opinião sobre as demonstrações contábeis como um todo, o seu relatório não deve incluir, também,</w:t>
      </w:r>
      <w:r>
        <w:rPr>
          <w:rFonts w:ascii="Times New Roman" w:hAnsi="Times New Roman"/>
          <w:sz w:val="24"/>
          <w:szCs w:val="24"/>
        </w:rPr>
        <w:t xml:space="preserve"> </w:t>
      </w:r>
      <w:r w:rsidRPr="00BF3ADC">
        <w:rPr>
          <w:rFonts w:ascii="Times New Roman" w:hAnsi="Times New Roman"/>
          <w:sz w:val="24"/>
          <w:szCs w:val="24"/>
        </w:rPr>
        <w:t>uma opinião não modificada com relação à mesma estrutura de relatório financeiro sobre quadro isolado das demonstrações contábeis ou sobre um ou mais elementos, contas ou itens específicos da demonstração contábil.  A inclusão de uma opinião não modificada no mesmo relatório</w:t>
      </w:r>
      <w:r>
        <w:rPr>
          <w:rFonts w:ascii="Times New Roman" w:hAnsi="Times New Roman"/>
          <w:sz w:val="24"/>
          <w:szCs w:val="24"/>
        </w:rPr>
        <w:t>,</w:t>
      </w:r>
      <w:r w:rsidRPr="00BF3ADC">
        <w:rPr>
          <w:rFonts w:ascii="Times New Roman" w:hAnsi="Times New Roman"/>
          <w:sz w:val="24"/>
          <w:szCs w:val="24"/>
        </w:rPr>
        <w:t xml:space="preserve"> nessas circunstâncias</w:t>
      </w:r>
      <w:r>
        <w:rPr>
          <w:rFonts w:ascii="Times New Roman" w:hAnsi="Times New Roman"/>
          <w:sz w:val="24"/>
          <w:szCs w:val="24"/>
        </w:rPr>
        <w:t>,</w:t>
      </w:r>
      <w:r w:rsidRPr="00BF3ADC">
        <w:rPr>
          <w:rFonts w:ascii="Times New Roman" w:hAnsi="Times New Roman"/>
          <w:sz w:val="24"/>
          <w:szCs w:val="24"/>
        </w:rPr>
        <w:t xml:space="preserve"> contrariaria a </w:t>
      </w:r>
      <w:r>
        <w:rPr>
          <w:rFonts w:ascii="Times New Roman" w:hAnsi="Times New Roman"/>
          <w:sz w:val="24"/>
          <w:szCs w:val="24"/>
        </w:rPr>
        <w:t>“Opinião adversa”</w:t>
      </w:r>
      <w:r w:rsidRPr="00BF3ADC">
        <w:rPr>
          <w:rFonts w:ascii="Times New Roman" w:hAnsi="Times New Roman"/>
          <w:sz w:val="24"/>
          <w:szCs w:val="24"/>
        </w:rPr>
        <w:t xml:space="preserve"> ou a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do auditor sobre as demonstrações contábeis como um todo (ver item A16). A NBC TA 805 – Considerações Especiais – Auditoria de Quadros Isolados das Demonstrações Contábeis e de Elementos, Contas ou Itens Específicos das Demonstrações Contábeis trata das circunstâncias em que o auditor é contratado para expressar uma opinião separada sobre um ou mais elementos, contas ou itens específicos de demonstração contábil.</w:t>
      </w:r>
    </w:p>
    <w:p w14:paraId="65FFFB8F" w14:textId="77777777" w:rsidR="00C1157F" w:rsidRPr="00BF3ADC" w:rsidRDefault="00C1157F" w:rsidP="00C1157F">
      <w:pPr>
        <w:spacing w:after="0" w:line="240" w:lineRule="auto"/>
        <w:rPr>
          <w:rFonts w:ascii="Times New Roman" w:hAnsi="Times New Roman"/>
          <w:sz w:val="24"/>
          <w:szCs w:val="24"/>
        </w:rPr>
      </w:pPr>
    </w:p>
    <w:p w14:paraId="28629429"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b/>
          <w:sz w:val="24"/>
          <w:szCs w:val="24"/>
        </w:rPr>
        <w:t>Forma e conteúdo do relatório do auditor com opinião modificada</w:t>
      </w:r>
    </w:p>
    <w:p w14:paraId="68DAC25B" w14:textId="77777777" w:rsidR="00C1157F" w:rsidRPr="00BF3ADC" w:rsidRDefault="00C1157F" w:rsidP="00C1157F">
      <w:pPr>
        <w:spacing w:after="0" w:line="240" w:lineRule="auto"/>
        <w:rPr>
          <w:rFonts w:ascii="Times New Roman" w:hAnsi="Times New Roman"/>
          <w:sz w:val="24"/>
          <w:szCs w:val="24"/>
        </w:rPr>
      </w:pPr>
    </w:p>
    <w:p w14:paraId="2B5F189E"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i/>
          <w:sz w:val="24"/>
          <w:szCs w:val="24"/>
        </w:rPr>
        <w:t>Opinião do auditor</w:t>
      </w:r>
    </w:p>
    <w:p w14:paraId="7A402D07" w14:textId="77777777" w:rsidR="00C1157F" w:rsidRPr="00BF3ADC" w:rsidRDefault="00C1157F" w:rsidP="00C1157F">
      <w:pPr>
        <w:spacing w:after="0" w:line="240" w:lineRule="auto"/>
        <w:rPr>
          <w:rFonts w:ascii="Times New Roman" w:hAnsi="Times New Roman"/>
          <w:sz w:val="24"/>
          <w:szCs w:val="24"/>
        </w:rPr>
      </w:pPr>
    </w:p>
    <w:p w14:paraId="0B0C5843"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eastAsia="Arial" w:hAnsi="Times New Roman"/>
          <w:sz w:val="24"/>
          <w:szCs w:val="24"/>
        </w:rPr>
        <w:t>16.</w:t>
      </w:r>
      <w:r w:rsidRPr="00BF3ADC">
        <w:rPr>
          <w:rFonts w:ascii="Times New Roman" w:eastAsia="Arial" w:hAnsi="Times New Roman"/>
          <w:sz w:val="24"/>
          <w:szCs w:val="24"/>
        </w:rPr>
        <w:tab/>
      </w:r>
      <w:r w:rsidRPr="00BF3ADC">
        <w:rPr>
          <w:rFonts w:ascii="Times New Roman" w:hAnsi="Times New Roman"/>
          <w:sz w:val="24"/>
          <w:szCs w:val="24"/>
        </w:rPr>
        <w:t xml:space="preserve">Quando o auditor modifica sua opinião, ele </w:t>
      </w:r>
      <w:r w:rsidRPr="00B52686">
        <w:rPr>
          <w:rFonts w:ascii="Times New Roman" w:hAnsi="Times New Roman"/>
          <w:sz w:val="24"/>
          <w:szCs w:val="24"/>
          <w:highlight w:val="yellow"/>
        </w:rPr>
        <w:t>deve usar, na seção “Opinião”, o título</w:t>
      </w:r>
      <w:r w:rsidRPr="00BF3ADC">
        <w:rPr>
          <w:rFonts w:ascii="Times New Roman" w:hAnsi="Times New Roman"/>
          <w:sz w:val="24"/>
          <w:szCs w:val="24"/>
        </w:rPr>
        <w:t xml:space="preserve"> “Opinião com ressalva”, “Opinião adversa” ou “Abstenção de </w:t>
      </w:r>
      <w:r>
        <w:rPr>
          <w:rFonts w:ascii="Times New Roman" w:hAnsi="Times New Roman"/>
          <w:sz w:val="24"/>
          <w:szCs w:val="24"/>
        </w:rPr>
        <w:t>o</w:t>
      </w:r>
      <w:r w:rsidRPr="00BF3ADC">
        <w:rPr>
          <w:rFonts w:ascii="Times New Roman" w:hAnsi="Times New Roman"/>
          <w:sz w:val="24"/>
          <w:szCs w:val="24"/>
        </w:rPr>
        <w:t>pinião”, conforme apropriado (ver itens A17 a A19).</w:t>
      </w:r>
    </w:p>
    <w:p w14:paraId="44AFDE64"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sz w:val="24"/>
          <w:szCs w:val="24"/>
        </w:rPr>
        <w:t>Opinião com ressalva</w:t>
      </w:r>
    </w:p>
    <w:p w14:paraId="29F375E0" w14:textId="77777777" w:rsidR="00C1157F" w:rsidRPr="00BF3ADC" w:rsidRDefault="00C1157F" w:rsidP="00C1157F">
      <w:pPr>
        <w:spacing w:after="0" w:line="240" w:lineRule="auto"/>
        <w:rPr>
          <w:rFonts w:ascii="Times New Roman" w:hAnsi="Times New Roman"/>
          <w:sz w:val="24"/>
          <w:szCs w:val="24"/>
        </w:rPr>
      </w:pPr>
    </w:p>
    <w:p w14:paraId="7BFDDA27" w14:textId="77777777" w:rsidR="00C1157F" w:rsidRPr="00BF3ADC" w:rsidRDefault="00C1157F" w:rsidP="00C1157F">
      <w:pPr>
        <w:spacing w:after="120" w:line="240" w:lineRule="auto"/>
        <w:ind w:left="567" w:hanging="567"/>
        <w:jc w:val="both"/>
        <w:rPr>
          <w:rFonts w:ascii="Times New Roman" w:hAnsi="Times New Roman"/>
          <w:sz w:val="24"/>
          <w:szCs w:val="24"/>
        </w:rPr>
      </w:pPr>
      <w:r w:rsidRPr="00B47D8D">
        <w:rPr>
          <w:rFonts w:ascii="Times New Roman" w:hAnsi="Times New Roman"/>
          <w:sz w:val="24"/>
        </w:rPr>
        <w:t>17.</w:t>
      </w:r>
      <w:r>
        <w:rPr>
          <w:sz w:val="24"/>
        </w:rPr>
        <w:t xml:space="preserve"> </w:t>
      </w:r>
      <w:r>
        <w:rPr>
          <w:rFonts w:ascii="Times New Roman" w:hAnsi="Times New Roman"/>
          <w:sz w:val="24"/>
          <w:szCs w:val="24"/>
        </w:rPr>
        <w:tab/>
      </w:r>
      <w:r w:rsidRPr="00BF3ADC">
        <w:rPr>
          <w:rFonts w:ascii="Times New Roman" w:hAnsi="Times New Roman"/>
          <w:sz w:val="24"/>
          <w:szCs w:val="24"/>
        </w:rPr>
        <w:t xml:space="preserve">Quando o auditor expressa uma </w:t>
      </w:r>
      <w:r>
        <w:rPr>
          <w:rFonts w:ascii="Times New Roman" w:hAnsi="Times New Roman"/>
          <w:sz w:val="24"/>
          <w:szCs w:val="24"/>
        </w:rPr>
        <w:t>“Opinião com ressalva”</w:t>
      </w:r>
      <w:r w:rsidRPr="00BF3ADC">
        <w:rPr>
          <w:rFonts w:ascii="Times New Roman" w:hAnsi="Times New Roman"/>
          <w:sz w:val="24"/>
          <w:szCs w:val="24"/>
        </w:rPr>
        <w:t xml:space="preserve"> devido </w:t>
      </w:r>
      <w:r>
        <w:rPr>
          <w:rFonts w:ascii="Times New Roman" w:hAnsi="Times New Roman"/>
          <w:sz w:val="24"/>
          <w:szCs w:val="24"/>
        </w:rPr>
        <w:t>à</w:t>
      </w:r>
      <w:r w:rsidRPr="00BF3ADC">
        <w:rPr>
          <w:rFonts w:ascii="Times New Roman" w:hAnsi="Times New Roman"/>
          <w:sz w:val="24"/>
          <w:szCs w:val="24"/>
        </w:rPr>
        <w:t xml:space="preserve"> distorção relevante nas demonstrações contábeis, ele deve especificar que, em sua opinião, exceto pelos efeitos do</w:t>
      </w:r>
      <w:r>
        <w:rPr>
          <w:rFonts w:ascii="Times New Roman" w:hAnsi="Times New Roman"/>
          <w:sz w:val="24"/>
          <w:szCs w:val="24"/>
        </w:rPr>
        <w:t>s</w:t>
      </w:r>
      <w:r w:rsidRPr="00BF3ADC">
        <w:rPr>
          <w:rFonts w:ascii="Times New Roman" w:hAnsi="Times New Roman"/>
          <w:sz w:val="24"/>
          <w:szCs w:val="24"/>
        </w:rPr>
        <w:t xml:space="preserve"> assuntos descrito</w:t>
      </w:r>
      <w:r>
        <w:rPr>
          <w:rFonts w:ascii="Times New Roman" w:hAnsi="Times New Roman"/>
          <w:sz w:val="24"/>
          <w:szCs w:val="24"/>
        </w:rPr>
        <w:t>s</w:t>
      </w:r>
      <w:r w:rsidRPr="00BF3ADC">
        <w:rPr>
          <w:rFonts w:ascii="Times New Roman" w:hAnsi="Times New Roman"/>
          <w:sz w:val="24"/>
          <w:szCs w:val="24"/>
        </w:rPr>
        <w:t xml:space="preserve"> na seção “Opinião com ressalva”:</w:t>
      </w:r>
    </w:p>
    <w:p w14:paraId="54A70AD2" w14:textId="77777777" w:rsidR="00C1157F" w:rsidRPr="00BF3ADC" w:rsidRDefault="00C1157F" w:rsidP="00C1157F">
      <w:pPr>
        <w:ind w:left="567"/>
        <w:jc w:val="both"/>
      </w:pPr>
      <w:r w:rsidRPr="00BF3ADC">
        <w:t>(a)</w:t>
      </w:r>
      <w:r w:rsidRPr="00BF3ADC">
        <w:tab/>
        <w:t>as demonstrações contábeis estão apresentadas adequadamente, em todos os aspectos relevantes (ou apresentam uma visão verdadeira e justa) [...], de acordo com [a estrutura de relatório financeiro aplicável], quando o relatório é emitido de acordo com</w:t>
      </w:r>
      <w:r>
        <w:t xml:space="preserve"> uma</w:t>
      </w:r>
      <w:r w:rsidRPr="00BF3ADC">
        <w:t xml:space="preserve"> estrutura de apresentação adequada; ou</w:t>
      </w:r>
    </w:p>
    <w:p w14:paraId="2756EF7C" w14:textId="77777777" w:rsidR="00C1157F" w:rsidRPr="00BF3ADC" w:rsidRDefault="00C1157F" w:rsidP="00C1157F">
      <w:pPr>
        <w:ind w:left="567"/>
        <w:jc w:val="both"/>
      </w:pPr>
      <w:r w:rsidRPr="00BF3ADC">
        <w:t xml:space="preserve">(b) </w:t>
      </w:r>
      <w:r w:rsidRPr="00BF3ADC">
        <w:tab/>
        <w:t xml:space="preserve">as demonstrações contábeis foram elaboradas, em todos os aspectos relevantes, de acordo com [a estrutura de relatório financeiro aplicável], quando o relatório é emitido de acordo com </w:t>
      </w:r>
      <w:r>
        <w:t>uma</w:t>
      </w:r>
      <w:r w:rsidRPr="00BF3ADC">
        <w:t xml:space="preserve"> estrutura de conformidade.</w:t>
      </w:r>
    </w:p>
    <w:p w14:paraId="4D2E2FAE" w14:textId="77777777" w:rsidR="00C1157F" w:rsidRPr="00BF3ADC" w:rsidRDefault="00C1157F" w:rsidP="00C1157F">
      <w:pPr>
        <w:spacing w:after="0" w:line="240" w:lineRule="auto"/>
        <w:ind w:left="567"/>
        <w:jc w:val="both"/>
        <w:rPr>
          <w:rFonts w:ascii="Times New Roman" w:hAnsi="Times New Roman"/>
          <w:sz w:val="24"/>
          <w:szCs w:val="24"/>
        </w:rPr>
      </w:pPr>
      <w:r w:rsidRPr="00BF3ADC">
        <w:rPr>
          <w:rFonts w:ascii="Times New Roman" w:hAnsi="Times New Roman"/>
          <w:sz w:val="24"/>
          <w:szCs w:val="24"/>
        </w:rPr>
        <w:t xml:space="preserve">Quando a modificação é decorrente da impossibilidade de </w:t>
      </w:r>
      <w:r>
        <w:rPr>
          <w:rFonts w:ascii="Times New Roman" w:hAnsi="Times New Roman"/>
          <w:sz w:val="24"/>
          <w:szCs w:val="24"/>
        </w:rPr>
        <w:t xml:space="preserve">se </w:t>
      </w:r>
      <w:r w:rsidRPr="00BF3ADC">
        <w:rPr>
          <w:rFonts w:ascii="Times New Roman" w:hAnsi="Times New Roman"/>
          <w:sz w:val="24"/>
          <w:szCs w:val="24"/>
        </w:rPr>
        <w:t>obter evidência de auditoria apropriada e suficiente, o auditor deve usar a correspondente frase “exceto pelos pos</w:t>
      </w:r>
      <w:r>
        <w:rPr>
          <w:rFonts w:ascii="Times New Roman" w:hAnsi="Times New Roman"/>
          <w:sz w:val="24"/>
          <w:szCs w:val="24"/>
        </w:rPr>
        <w:t>síveis efeitos dos assuntos</w:t>
      </w:r>
      <w:r w:rsidRPr="00BF3ADC">
        <w:rPr>
          <w:rFonts w:ascii="Times New Roman" w:hAnsi="Times New Roman"/>
          <w:sz w:val="24"/>
          <w:szCs w:val="24"/>
        </w:rPr>
        <w:t>...” para a opinião modificada (ver item A20).</w:t>
      </w:r>
    </w:p>
    <w:p w14:paraId="7FE7F28F" w14:textId="77777777" w:rsidR="00C1157F" w:rsidRPr="006A32F1" w:rsidRDefault="00C1157F" w:rsidP="00C1157F">
      <w:pPr>
        <w:spacing w:after="0" w:line="240" w:lineRule="auto"/>
        <w:rPr>
          <w:rFonts w:ascii="Times New Roman" w:hAnsi="Times New Roman"/>
          <w:sz w:val="24"/>
          <w:szCs w:val="24"/>
        </w:rPr>
      </w:pPr>
    </w:p>
    <w:p w14:paraId="00515BAD"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sz w:val="24"/>
          <w:szCs w:val="24"/>
        </w:rPr>
        <w:t>Opinião adversa</w:t>
      </w:r>
    </w:p>
    <w:p w14:paraId="4C36BBE9" w14:textId="77777777" w:rsidR="00C1157F" w:rsidRPr="00BF3ADC" w:rsidRDefault="00C1157F" w:rsidP="00C1157F">
      <w:pPr>
        <w:spacing w:after="0" w:line="240" w:lineRule="auto"/>
        <w:rPr>
          <w:rFonts w:ascii="Times New Roman" w:hAnsi="Times New Roman"/>
          <w:sz w:val="24"/>
          <w:szCs w:val="24"/>
        </w:rPr>
      </w:pPr>
    </w:p>
    <w:p w14:paraId="6AD3BF19" w14:textId="77777777" w:rsidR="00C1157F" w:rsidRPr="00BF3ADC" w:rsidRDefault="00C1157F" w:rsidP="00C1157F">
      <w:pPr>
        <w:spacing w:after="120" w:line="240" w:lineRule="auto"/>
        <w:ind w:left="567" w:hanging="567"/>
        <w:jc w:val="both"/>
        <w:rPr>
          <w:rFonts w:ascii="Times New Roman" w:hAnsi="Times New Roman"/>
          <w:sz w:val="24"/>
          <w:szCs w:val="24"/>
        </w:rPr>
      </w:pPr>
      <w:r w:rsidRPr="00B47D8D">
        <w:rPr>
          <w:rFonts w:ascii="Times New Roman" w:hAnsi="Times New Roman"/>
          <w:sz w:val="24"/>
        </w:rPr>
        <w:t>18.</w:t>
      </w:r>
      <w:r>
        <w:rPr>
          <w:sz w:val="24"/>
        </w:rPr>
        <w:t xml:space="preserve"> </w:t>
      </w:r>
      <w:r>
        <w:rPr>
          <w:rFonts w:ascii="Times New Roman" w:hAnsi="Times New Roman"/>
          <w:sz w:val="24"/>
          <w:szCs w:val="24"/>
        </w:rPr>
        <w:tab/>
      </w:r>
      <w:r w:rsidRPr="00BF3ADC">
        <w:rPr>
          <w:rFonts w:ascii="Times New Roman" w:hAnsi="Times New Roman"/>
          <w:sz w:val="24"/>
          <w:szCs w:val="24"/>
        </w:rPr>
        <w:t xml:space="preserve">Quando o auditor expressa uma </w:t>
      </w:r>
      <w:r>
        <w:rPr>
          <w:rFonts w:ascii="Times New Roman" w:hAnsi="Times New Roman"/>
          <w:sz w:val="24"/>
          <w:szCs w:val="24"/>
        </w:rPr>
        <w:t>“Opinião adversa”</w:t>
      </w:r>
      <w:r w:rsidRPr="00BF3ADC">
        <w:rPr>
          <w:rFonts w:ascii="Times New Roman" w:hAnsi="Times New Roman"/>
          <w:sz w:val="24"/>
          <w:szCs w:val="24"/>
        </w:rPr>
        <w:t>, ele deve especificar que, em sua opinião, devido à relevância do</w:t>
      </w:r>
      <w:r>
        <w:rPr>
          <w:rFonts w:ascii="Times New Roman" w:hAnsi="Times New Roman"/>
          <w:sz w:val="24"/>
          <w:szCs w:val="24"/>
        </w:rPr>
        <w:t>s</w:t>
      </w:r>
      <w:r w:rsidRPr="00BF3ADC">
        <w:rPr>
          <w:rFonts w:ascii="Times New Roman" w:hAnsi="Times New Roman"/>
          <w:sz w:val="24"/>
          <w:szCs w:val="24"/>
        </w:rPr>
        <w:t xml:space="preserve"> assunto</w:t>
      </w:r>
      <w:r>
        <w:rPr>
          <w:rFonts w:ascii="Times New Roman" w:hAnsi="Times New Roman"/>
          <w:sz w:val="24"/>
          <w:szCs w:val="24"/>
        </w:rPr>
        <w:t>s</w:t>
      </w:r>
      <w:r w:rsidRPr="00BF3ADC">
        <w:rPr>
          <w:rFonts w:ascii="Times New Roman" w:hAnsi="Times New Roman"/>
          <w:sz w:val="24"/>
          <w:szCs w:val="24"/>
        </w:rPr>
        <w:t xml:space="preserve"> descrito</w:t>
      </w:r>
      <w:r>
        <w:rPr>
          <w:rFonts w:ascii="Times New Roman" w:hAnsi="Times New Roman"/>
          <w:sz w:val="24"/>
          <w:szCs w:val="24"/>
        </w:rPr>
        <w:t>s</w:t>
      </w:r>
      <w:r w:rsidRPr="00BF3ADC">
        <w:rPr>
          <w:rFonts w:ascii="Times New Roman" w:hAnsi="Times New Roman"/>
          <w:sz w:val="24"/>
          <w:szCs w:val="24"/>
        </w:rPr>
        <w:t xml:space="preserve"> na seção “Base para opinião adversa”:</w:t>
      </w:r>
    </w:p>
    <w:p w14:paraId="5857080F"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(a)</w:t>
      </w:r>
      <w:r w:rsidRPr="00BF3ADC">
        <w:rPr>
          <w:rFonts w:ascii="Times New Roman" w:hAnsi="Times New Roman"/>
          <w:sz w:val="24"/>
          <w:szCs w:val="24"/>
        </w:rPr>
        <w:tab/>
        <w:t xml:space="preserve">as demonstrações contábeis não estão apresentadas adequadamente (ou não apresentam uma visão verdadeira e justa) [...], de acordo com [a estrutura de relatório financeiro aplicável], quando o relatório é emitido de acordo com </w:t>
      </w:r>
      <w:r>
        <w:rPr>
          <w:rFonts w:ascii="Times New Roman" w:hAnsi="Times New Roman"/>
          <w:sz w:val="24"/>
          <w:szCs w:val="24"/>
        </w:rPr>
        <w:t xml:space="preserve">uma </w:t>
      </w:r>
      <w:r w:rsidRPr="00BF3ADC">
        <w:rPr>
          <w:rFonts w:ascii="Times New Roman" w:hAnsi="Times New Roman"/>
          <w:sz w:val="24"/>
          <w:szCs w:val="24"/>
        </w:rPr>
        <w:t>estrutura de apresentação adequada; ou</w:t>
      </w:r>
    </w:p>
    <w:p w14:paraId="1DDD0988"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sidRPr="00BF3ADC">
        <w:rPr>
          <w:rFonts w:ascii="Times New Roman" w:hAnsi="Times New Roman"/>
          <w:sz w:val="24"/>
          <w:szCs w:val="24"/>
        </w:rPr>
        <w:tab/>
        <w:t xml:space="preserve">as demonstrações contábeis não foram elaboradas, em todos os aspectos relevantes, de acordo com [a estrutura de relatório financeiro aplicável], quando o relatório é emitido de acordo com </w:t>
      </w:r>
      <w:r>
        <w:rPr>
          <w:rFonts w:ascii="Times New Roman" w:hAnsi="Times New Roman"/>
          <w:sz w:val="24"/>
          <w:szCs w:val="24"/>
        </w:rPr>
        <w:t xml:space="preserve">uma </w:t>
      </w:r>
      <w:r w:rsidRPr="00BF3ADC">
        <w:rPr>
          <w:rFonts w:ascii="Times New Roman" w:hAnsi="Times New Roman"/>
          <w:sz w:val="24"/>
          <w:szCs w:val="24"/>
        </w:rPr>
        <w:t>estrutura de conformidade.</w:t>
      </w:r>
    </w:p>
    <w:p w14:paraId="43C37754" w14:textId="77777777" w:rsidR="00C1157F" w:rsidRPr="00B47D8D" w:rsidRDefault="00C1157F" w:rsidP="00C1157F">
      <w:pPr>
        <w:spacing w:after="0" w:line="240" w:lineRule="auto"/>
        <w:rPr>
          <w:rFonts w:ascii="Times New Roman" w:hAnsi="Times New Roman"/>
          <w:sz w:val="24"/>
          <w:szCs w:val="24"/>
        </w:rPr>
      </w:pPr>
    </w:p>
    <w:p w14:paraId="3CC5B1F3"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sz w:val="24"/>
          <w:szCs w:val="24"/>
        </w:rPr>
        <w:t>Abstenção de opinião</w:t>
      </w:r>
    </w:p>
    <w:p w14:paraId="0748885B" w14:textId="77777777" w:rsidR="00C1157F" w:rsidRPr="00BF3ADC" w:rsidRDefault="00C1157F" w:rsidP="00C1157F">
      <w:pPr>
        <w:spacing w:after="0" w:line="240" w:lineRule="auto"/>
        <w:rPr>
          <w:rFonts w:ascii="Times New Roman" w:hAnsi="Times New Roman"/>
          <w:sz w:val="24"/>
          <w:szCs w:val="24"/>
        </w:rPr>
      </w:pPr>
    </w:p>
    <w:p w14:paraId="04A3ACB5" w14:textId="77777777" w:rsidR="00C1157F" w:rsidRPr="00BF3ADC" w:rsidRDefault="00C1157F" w:rsidP="00C1157F">
      <w:pPr>
        <w:spacing w:after="120" w:line="240" w:lineRule="auto"/>
        <w:ind w:left="567" w:hanging="567"/>
        <w:jc w:val="both"/>
        <w:rPr>
          <w:rFonts w:ascii="Times New Roman" w:hAnsi="Times New Roman"/>
          <w:sz w:val="24"/>
          <w:szCs w:val="24"/>
        </w:rPr>
      </w:pPr>
      <w:r>
        <w:rPr>
          <w:rFonts w:ascii="Times New Roman" w:eastAsia="Arial" w:hAnsi="Times New Roman"/>
          <w:sz w:val="24"/>
          <w:szCs w:val="24"/>
        </w:rPr>
        <w:t>19.</w:t>
      </w:r>
      <w:r w:rsidRPr="00BF3ADC">
        <w:rPr>
          <w:rFonts w:ascii="Times New Roman" w:eastAsia="Arial" w:hAnsi="Times New Roman"/>
          <w:sz w:val="24"/>
          <w:szCs w:val="24"/>
        </w:rPr>
        <w:tab/>
      </w:r>
      <w:r w:rsidRPr="00BF3ADC">
        <w:rPr>
          <w:rFonts w:ascii="Times New Roman" w:hAnsi="Times New Roman"/>
          <w:sz w:val="24"/>
          <w:szCs w:val="24"/>
        </w:rPr>
        <w:t xml:space="preserve">Quando o auditor se abstém de expressar uma opinião devido à impossibilidade de </w:t>
      </w:r>
      <w:r>
        <w:rPr>
          <w:rFonts w:ascii="Times New Roman" w:hAnsi="Times New Roman"/>
          <w:sz w:val="24"/>
          <w:szCs w:val="24"/>
        </w:rPr>
        <w:t xml:space="preserve">se </w:t>
      </w:r>
      <w:r w:rsidRPr="00BF3ADC">
        <w:rPr>
          <w:rFonts w:ascii="Times New Roman" w:hAnsi="Times New Roman"/>
          <w:sz w:val="24"/>
          <w:szCs w:val="24"/>
        </w:rPr>
        <w:t>obter evidência de auditoria apropriada e suficiente, ele deve:</w:t>
      </w:r>
    </w:p>
    <w:p w14:paraId="16253E39" w14:textId="77777777" w:rsidR="00C1157F" w:rsidRPr="00BF3ADC" w:rsidRDefault="00C1157F">
      <w:pPr>
        <w:pStyle w:val="PargrafodaLista"/>
        <w:widowControl w:val="0"/>
        <w:numPr>
          <w:ilvl w:val="0"/>
          <w:numId w:val="281"/>
        </w:numPr>
        <w:spacing w:after="120" w:line="240" w:lineRule="auto"/>
        <w:ind w:left="993" w:hanging="426"/>
        <w:contextualSpacing w:val="0"/>
        <w:jc w:val="both"/>
        <w:rPr>
          <w:rFonts w:ascii="Times New Roman" w:eastAsia="Arial" w:hAnsi="Times New Roman"/>
          <w:sz w:val="24"/>
          <w:szCs w:val="24"/>
        </w:rPr>
      </w:pPr>
      <w:r w:rsidRPr="00BF3ADC">
        <w:rPr>
          <w:rFonts w:ascii="Times New Roman" w:hAnsi="Times New Roman"/>
          <w:sz w:val="24"/>
          <w:szCs w:val="24"/>
        </w:rPr>
        <w:t>especificar que ele não expressa opinião sobre as demonstrações contábeis;</w:t>
      </w:r>
    </w:p>
    <w:p w14:paraId="2DD0D977"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eastAsia="Arial" w:hAnsi="Times New Roman"/>
          <w:sz w:val="24"/>
          <w:szCs w:val="24"/>
        </w:rPr>
        <w:t>(b)</w:t>
      </w:r>
      <w:r w:rsidRPr="00BF3ADC">
        <w:rPr>
          <w:rFonts w:ascii="Times New Roman" w:eastAsia="Arial" w:hAnsi="Times New Roman"/>
          <w:sz w:val="24"/>
          <w:szCs w:val="24"/>
        </w:rPr>
        <w:tab/>
      </w:r>
      <w:r w:rsidRPr="00BF3ADC">
        <w:rPr>
          <w:rFonts w:ascii="Times New Roman" w:hAnsi="Times New Roman"/>
          <w:sz w:val="24"/>
          <w:szCs w:val="24"/>
        </w:rPr>
        <w:t>especificar</w:t>
      </w:r>
      <w:r w:rsidRPr="00BF3ADC">
        <w:rPr>
          <w:rFonts w:ascii="Times New Roman" w:eastAsia="Arial" w:hAnsi="Times New Roman"/>
          <w:sz w:val="24"/>
          <w:szCs w:val="24"/>
        </w:rPr>
        <w:t xml:space="preserve"> que, devido à relevância do</w:t>
      </w:r>
      <w:r>
        <w:rPr>
          <w:rFonts w:ascii="Times New Roman" w:eastAsia="Arial" w:hAnsi="Times New Roman"/>
          <w:sz w:val="24"/>
          <w:szCs w:val="24"/>
        </w:rPr>
        <w:t>s</w:t>
      </w:r>
      <w:r w:rsidRPr="00BF3ADC">
        <w:rPr>
          <w:rFonts w:ascii="Times New Roman" w:eastAsia="Arial" w:hAnsi="Times New Roman"/>
          <w:sz w:val="24"/>
          <w:szCs w:val="24"/>
        </w:rPr>
        <w:t xml:space="preserve"> assuntos descritos na seção “Base para abstenção de opinião”, o auditor não conseguiu obter evidência de auditoria apropriada e suficiente para fundamentar sua opinião de auditoria sobre as demonstrações contábeis; e</w:t>
      </w:r>
    </w:p>
    <w:p w14:paraId="40336C05" w14:textId="77777777" w:rsidR="00C1157F" w:rsidRPr="00BF3ADC" w:rsidRDefault="00C1157F" w:rsidP="00C1157F">
      <w:pPr>
        <w:spacing w:after="0" w:line="240" w:lineRule="auto"/>
        <w:ind w:left="993" w:hanging="426"/>
        <w:jc w:val="both"/>
        <w:rPr>
          <w:rFonts w:ascii="Times New Roman" w:eastAsia="Arial" w:hAnsi="Times New Roman"/>
          <w:sz w:val="24"/>
          <w:szCs w:val="24"/>
        </w:rPr>
      </w:pPr>
      <w:r w:rsidRPr="00BF3ADC">
        <w:rPr>
          <w:rFonts w:ascii="Times New Roman" w:hAnsi="Times New Roman"/>
          <w:sz w:val="24"/>
          <w:szCs w:val="24"/>
        </w:rPr>
        <w:t>(c)</w:t>
      </w:r>
      <w:r w:rsidRPr="00BF3ADC">
        <w:rPr>
          <w:rFonts w:ascii="Times New Roman" w:hAnsi="Times New Roman"/>
          <w:sz w:val="24"/>
          <w:szCs w:val="24"/>
        </w:rPr>
        <w:tab/>
        <w:t>alterar a declaração requerida pelo item 24(b) da NBC TA 700, que indica que as demonstrações contábeis foram auditadas, para especificar que o auditor foi contratado para auditar as demonstrações contábeis.</w:t>
      </w:r>
    </w:p>
    <w:p w14:paraId="0FC3C1BA" w14:textId="77777777" w:rsidR="00C1157F" w:rsidRPr="00B47D8D" w:rsidRDefault="00C1157F" w:rsidP="00C1157F">
      <w:pPr>
        <w:spacing w:after="0" w:line="240" w:lineRule="auto"/>
        <w:rPr>
          <w:rFonts w:ascii="Times New Roman" w:hAnsi="Times New Roman"/>
          <w:sz w:val="24"/>
          <w:szCs w:val="24"/>
        </w:rPr>
      </w:pPr>
    </w:p>
    <w:p w14:paraId="63EBC21A"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i/>
          <w:sz w:val="24"/>
          <w:szCs w:val="24"/>
        </w:rPr>
        <w:t>Base para opinião</w:t>
      </w:r>
    </w:p>
    <w:p w14:paraId="66824EDD" w14:textId="77777777" w:rsidR="00C1157F" w:rsidRPr="00BF3ADC" w:rsidRDefault="00C1157F" w:rsidP="00C1157F">
      <w:pPr>
        <w:spacing w:after="0" w:line="240" w:lineRule="auto"/>
        <w:rPr>
          <w:rFonts w:ascii="Times New Roman" w:hAnsi="Times New Roman"/>
          <w:sz w:val="24"/>
          <w:szCs w:val="24"/>
        </w:rPr>
      </w:pPr>
    </w:p>
    <w:p w14:paraId="301851F2" w14:textId="77777777" w:rsidR="00C1157F" w:rsidRPr="00BF3ADC" w:rsidRDefault="00C1157F" w:rsidP="00C1157F">
      <w:pPr>
        <w:spacing w:after="12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20.</w:t>
      </w:r>
      <w:r w:rsidRPr="00BF3ADC">
        <w:rPr>
          <w:rFonts w:ascii="Times New Roman" w:eastAsia="Arial" w:hAnsi="Times New Roman"/>
          <w:sz w:val="24"/>
          <w:szCs w:val="24"/>
        </w:rPr>
        <w:tab/>
        <w:t>Quando o auditor modifica a opinião sobre as demonstrações contábeis, ele deve, além dos elementos específicos requeridos pela NBC TA 700 (ver item A21):</w:t>
      </w:r>
    </w:p>
    <w:p w14:paraId="300C8CB4" w14:textId="77777777" w:rsidR="00C1157F" w:rsidRPr="00BF3ADC" w:rsidRDefault="00C1157F">
      <w:pPr>
        <w:pStyle w:val="PargrafodaLista"/>
        <w:widowControl w:val="0"/>
        <w:numPr>
          <w:ilvl w:val="0"/>
          <w:numId w:val="274"/>
        </w:numPr>
        <w:spacing w:after="12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alterar o título “Base para opinião” requerido pelo item 28 da NBC TA 700 para “Base para opinião com ressalva”, “Base para opinião adversa” ou “Base para abstenção de opinião”, conforme apropriado; e</w:t>
      </w:r>
    </w:p>
    <w:p w14:paraId="6C7E9C6C" w14:textId="77777777" w:rsidR="00C1157F" w:rsidRPr="00BF3ADC" w:rsidRDefault="00C1157F" w:rsidP="00C1157F">
      <w:pPr>
        <w:spacing w:after="0" w:line="240" w:lineRule="auto"/>
        <w:ind w:left="993" w:hanging="426"/>
        <w:jc w:val="both"/>
        <w:rPr>
          <w:rFonts w:ascii="Times New Roman" w:eastAsia="Arial" w:hAnsi="Times New Roman"/>
          <w:sz w:val="24"/>
          <w:szCs w:val="24"/>
        </w:rPr>
      </w:pPr>
      <w:r w:rsidRPr="00BF3ADC">
        <w:rPr>
          <w:rFonts w:ascii="Times New Roman" w:eastAsia="Arial" w:hAnsi="Times New Roman"/>
          <w:sz w:val="24"/>
          <w:szCs w:val="24"/>
        </w:rPr>
        <w:t>(b)</w:t>
      </w:r>
      <w:r w:rsidRPr="00BF3ADC">
        <w:rPr>
          <w:rFonts w:ascii="Times New Roman" w:eastAsia="Arial" w:hAnsi="Times New Roman"/>
          <w:sz w:val="24"/>
          <w:szCs w:val="24"/>
        </w:rPr>
        <w:tab/>
        <w:t>nessa seção, incluir a descrição do assunto que deu origem à modificação.</w:t>
      </w:r>
    </w:p>
    <w:p w14:paraId="51A5DEB7"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21.</w:t>
      </w:r>
      <w:r w:rsidRPr="00BF3ADC">
        <w:rPr>
          <w:rFonts w:ascii="Times New Roman" w:eastAsia="Arial" w:hAnsi="Times New Roman"/>
          <w:sz w:val="24"/>
          <w:szCs w:val="24"/>
        </w:rPr>
        <w:tab/>
        <w:t xml:space="preserve">Se houver distorção relevante nas demonstrações contábeis relacionada a valores específicos nessas demonstrações contábeis (incluindo divulgações quantitativas), o auditor deve incluir na seção “Base para opinião” </w:t>
      </w:r>
      <w:r>
        <w:rPr>
          <w:rFonts w:ascii="Times New Roman" w:eastAsia="Arial" w:hAnsi="Times New Roman"/>
          <w:sz w:val="24"/>
          <w:szCs w:val="24"/>
        </w:rPr>
        <w:t>a</w:t>
      </w:r>
      <w:r w:rsidRPr="00BF3ADC">
        <w:rPr>
          <w:rFonts w:ascii="Times New Roman" w:eastAsia="Arial" w:hAnsi="Times New Roman"/>
          <w:sz w:val="24"/>
          <w:szCs w:val="24"/>
        </w:rPr>
        <w:t xml:space="preserve"> descrição e a quantificação dos efeitos financeiros da distorção, a menos que seja impraticável. Se não for praticável quantificar os efeitos financeiros, o auditor deve especificar isso na referida seção (ver item A22).</w:t>
      </w:r>
    </w:p>
    <w:p w14:paraId="27B55B24"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22.</w:t>
      </w:r>
      <w:r w:rsidRPr="00BF3ADC">
        <w:rPr>
          <w:rFonts w:ascii="Times New Roman" w:eastAsia="Arial" w:hAnsi="Times New Roman"/>
          <w:sz w:val="24"/>
          <w:szCs w:val="24"/>
        </w:rPr>
        <w:tab/>
        <w:t>Se houver distorção relevante nas demonstrações contábeis relacionada com as divulgações</w:t>
      </w:r>
      <w:r>
        <w:rPr>
          <w:rFonts w:ascii="Times New Roman" w:eastAsia="Arial" w:hAnsi="Times New Roman"/>
          <w:sz w:val="24"/>
          <w:szCs w:val="24"/>
        </w:rPr>
        <w:t xml:space="preserve"> qualitativas</w:t>
      </w:r>
      <w:r w:rsidRPr="00BF3ADC">
        <w:rPr>
          <w:rFonts w:ascii="Times New Roman" w:eastAsia="Arial" w:hAnsi="Times New Roman"/>
          <w:sz w:val="24"/>
          <w:szCs w:val="24"/>
        </w:rPr>
        <w:t xml:space="preserve">, o auditor deve incluir na seção “Base para opinião” </w:t>
      </w:r>
      <w:r>
        <w:rPr>
          <w:rFonts w:ascii="Times New Roman" w:eastAsia="Arial" w:hAnsi="Times New Roman"/>
          <w:sz w:val="24"/>
          <w:szCs w:val="24"/>
        </w:rPr>
        <w:t>a</w:t>
      </w:r>
      <w:r w:rsidRPr="00BF3ADC">
        <w:rPr>
          <w:rFonts w:ascii="Times New Roman" w:eastAsia="Arial" w:hAnsi="Times New Roman"/>
          <w:sz w:val="24"/>
          <w:szCs w:val="24"/>
        </w:rPr>
        <w:t xml:space="preserve"> explicação sobre como as divulgações estão distorcidas.</w:t>
      </w:r>
    </w:p>
    <w:p w14:paraId="1981859C" w14:textId="77777777" w:rsidR="00C1157F" w:rsidRPr="00BF3ADC" w:rsidRDefault="00C1157F" w:rsidP="00C1157F">
      <w:pPr>
        <w:spacing w:after="12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23.</w:t>
      </w:r>
      <w:r w:rsidRPr="00BF3ADC">
        <w:rPr>
          <w:rFonts w:ascii="Times New Roman" w:eastAsia="Arial" w:hAnsi="Times New Roman"/>
          <w:sz w:val="24"/>
          <w:szCs w:val="24"/>
        </w:rPr>
        <w:tab/>
      </w:r>
      <w:r w:rsidRPr="00B47D8D">
        <w:rPr>
          <w:rFonts w:ascii="Times New Roman" w:hAnsi="Times New Roman"/>
          <w:sz w:val="24"/>
          <w:szCs w:val="24"/>
        </w:rPr>
        <w:t>Se</w:t>
      </w:r>
      <w:r w:rsidRPr="00BF3ADC">
        <w:rPr>
          <w:rFonts w:ascii="Times New Roman" w:eastAsia="Arial" w:hAnsi="Times New Roman"/>
          <w:sz w:val="24"/>
          <w:szCs w:val="24"/>
        </w:rPr>
        <w:t xml:space="preserve"> houver distorção relevante nas demonstrações contábeis relacionada com a não divulgação de informações que devem ser divulgadas, o auditor deve:</w:t>
      </w:r>
    </w:p>
    <w:p w14:paraId="18EF7988" w14:textId="77777777" w:rsidR="00C1157F" w:rsidRPr="00BF3ADC" w:rsidRDefault="00C1157F" w:rsidP="00C1157F">
      <w:pPr>
        <w:spacing w:after="120" w:line="240" w:lineRule="auto"/>
        <w:ind w:left="993" w:hanging="426"/>
        <w:jc w:val="both"/>
        <w:rPr>
          <w:rFonts w:ascii="Times New Roman" w:eastAsia="Arial" w:hAnsi="Times New Roman"/>
          <w:sz w:val="24"/>
          <w:szCs w:val="24"/>
        </w:rPr>
      </w:pPr>
      <w:r w:rsidRPr="00BF3ADC">
        <w:rPr>
          <w:rFonts w:ascii="Times New Roman" w:eastAsia="Arial" w:hAnsi="Times New Roman"/>
          <w:sz w:val="24"/>
          <w:szCs w:val="24"/>
        </w:rPr>
        <w:t xml:space="preserve">(a) </w:t>
      </w:r>
      <w:r>
        <w:rPr>
          <w:rFonts w:ascii="Times New Roman" w:eastAsia="Arial" w:hAnsi="Times New Roman"/>
          <w:sz w:val="24"/>
          <w:szCs w:val="24"/>
        </w:rPr>
        <w:tab/>
      </w:r>
      <w:r w:rsidRPr="00BF3ADC">
        <w:rPr>
          <w:rFonts w:ascii="Times New Roman" w:eastAsia="Arial" w:hAnsi="Times New Roman"/>
          <w:sz w:val="24"/>
          <w:szCs w:val="24"/>
        </w:rPr>
        <w:t>discutir a não divulgação com os responsáveis pela governança;</w:t>
      </w:r>
    </w:p>
    <w:p w14:paraId="3616114D" w14:textId="77777777" w:rsidR="00C1157F" w:rsidRPr="00BF3ADC" w:rsidRDefault="00C1157F" w:rsidP="00C1157F">
      <w:pPr>
        <w:spacing w:after="120" w:line="240" w:lineRule="auto"/>
        <w:ind w:left="993" w:hanging="426"/>
        <w:jc w:val="both"/>
        <w:rPr>
          <w:rFonts w:ascii="Times New Roman" w:eastAsia="Arial" w:hAnsi="Times New Roman"/>
          <w:sz w:val="24"/>
          <w:szCs w:val="24"/>
        </w:rPr>
      </w:pPr>
      <w:r w:rsidRPr="00BF3ADC">
        <w:rPr>
          <w:rFonts w:ascii="Times New Roman" w:eastAsia="Arial" w:hAnsi="Times New Roman"/>
          <w:sz w:val="24"/>
          <w:szCs w:val="24"/>
        </w:rPr>
        <w:t xml:space="preserve">(b) </w:t>
      </w:r>
      <w:r>
        <w:rPr>
          <w:rFonts w:ascii="Times New Roman" w:eastAsia="Arial" w:hAnsi="Times New Roman"/>
          <w:sz w:val="24"/>
          <w:szCs w:val="24"/>
        </w:rPr>
        <w:tab/>
      </w:r>
      <w:r w:rsidRPr="00BF3ADC">
        <w:rPr>
          <w:rFonts w:ascii="Times New Roman" w:eastAsia="Arial" w:hAnsi="Times New Roman"/>
          <w:sz w:val="24"/>
          <w:szCs w:val="24"/>
        </w:rPr>
        <w:t>descrever a natureza da informação omitida na seção “Base para opinião”; e</w:t>
      </w:r>
    </w:p>
    <w:p w14:paraId="07A287F9" w14:textId="77777777" w:rsidR="00C1157F" w:rsidRPr="00BF3ADC" w:rsidRDefault="00C1157F" w:rsidP="00C1157F">
      <w:pPr>
        <w:spacing w:after="0" w:line="240" w:lineRule="auto"/>
        <w:ind w:left="993" w:hanging="426"/>
        <w:jc w:val="both"/>
        <w:rPr>
          <w:rFonts w:ascii="Times New Roman" w:eastAsia="Arial" w:hAnsi="Times New Roman"/>
          <w:sz w:val="24"/>
          <w:szCs w:val="24"/>
        </w:rPr>
      </w:pPr>
      <w:r w:rsidRPr="00BF3ADC">
        <w:rPr>
          <w:rFonts w:ascii="Times New Roman" w:eastAsia="Arial" w:hAnsi="Times New Roman"/>
          <w:sz w:val="24"/>
          <w:szCs w:val="24"/>
        </w:rPr>
        <w:t xml:space="preserve">(c) </w:t>
      </w:r>
      <w:r>
        <w:rPr>
          <w:rFonts w:ascii="Times New Roman" w:eastAsia="Arial" w:hAnsi="Times New Roman"/>
          <w:sz w:val="24"/>
          <w:szCs w:val="24"/>
        </w:rPr>
        <w:tab/>
      </w:r>
      <w:r w:rsidRPr="00BF3ADC">
        <w:rPr>
          <w:rFonts w:ascii="Times New Roman" w:eastAsia="Arial" w:hAnsi="Times New Roman"/>
          <w:sz w:val="24"/>
          <w:szCs w:val="24"/>
        </w:rPr>
        <w:t>a menos que proibido por lei ou regulamento, incluir as divulgações omitidas, desde que praticável e que o auditor tenha obtido evidência de auditoria apropriada e suficiente sobre a informação omitida (ver item A23).</w:t>
      </w:r>
    </w:p>
    <w:p w14:paraId="01471C80" w14:textId="77777777" w:rsidR="00C1157F" w:rsidRPr="00B47D8D" w:rsidRDefault="00C1157F" w:rsidP="00C1157F">
      <w:pPr>
        <w:spacing w:after="0" w:line="240" w:lineRule="auto"/>
        <w:rPr>
          <w:rFonts w:ascii="Times New Roman" w:hAnsi="Times New Roman"/>
          <w:sz w:val="24"/>
          <w:szCs w:val="24"/>
        </w:rPr>
      </w:pPr>
    </w:p>
    <w:p w14:paraId="201D0117"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24.</w:t>
      </w:r>
      <w:r w:rsidRPr="00BF3ADC">
        <w:rPr>
          <w:rFonts w:ascii="Times New Roman" w:eastAsia="Arial" w:hAnsi="Times New Roman"/>
          <w:sz w:val="24"/>
          <w:szCs w:val="24"/>
        </w:rPr>
        <w:tab/>
        <w:t xml:space="preserve">Se a modificação for decorrente da impossibilidade de </w:t>
      </w:r>
      <w:r>
        <w:rPr>
          <w:rFonts w:ascii="Times New Roman" w:eastAsia="Arial" w:hAnsi="Times New Roman"/>
          <w:sz w:val="24"/>
          <w:szCs w:val="24"/>
        </w:rPr>
        <w:t xml:space="preserve">se </w:t>
      </w:r>
      <w:r w:rsidRPr="00BF3ADC">
        <w:rPr>
          <w:rFonts w:ascii="Times New Roman" w:eastAsia="Arial" w:hAnsi="Times New Roman"/>
          <w:sz w:val="24"/>
          <w:szCs w:val="24"/>
        </w:rPr>
        <w:t>obter evidência de auditoria apropriada e suficiente, o auditor deve incluir as razões dessa impossibilidade na seção “Base para opinião”.</w:t>
      </w:r>
    </w:p>
    <w:p w14:paraId="382CFE79"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eastAsia="Arial" w:hAnsi="Times New Roman"/>
          <w:sz w:val="24"/>
          <w:szCs w:val="24"/>
        </w:rPr>
        <w:t>25.</w:t>
      </w:r>
      <w:r w:rsidRPr="00BF3ADC">
        <w:rPr>
          <w:rFonts w:ascii="Times New Roman" w:eastAsia="Arial" w:hAnsi="Times New Roman"/>
          <w:sz w:val="24"/>
          <w:szCs w:val="24"/>
        </w:rPr>
        <w:tab/>
      </w:r>
      <w:r w:rsidRPr="00BF3ADC">
        <w:rPr>
          <w:rFonts w:ascii="Times New Roman" w:hAnsi="Times New Roman"/>
          <w:sz w:val="24"/>
          <w:szCs w:val="24"/>
        </w:rPr>
        <w:t>Quando o auditor expressa uma opinião com resalva ou adversa, ele deve alterar a declaração requerida pelo item 28(d) da NBC TA 700 quanto a se a evidência de auditoria é suficiente e adequada para fundamentar sua opinião, para incluir o termo “com ressalva” ou “adversa”, conforme apropriado.</w:t>
      </w:r>
    </w:p>
    <w:p w14:paraId="312B2AC2" w14:textId="77777777" w:rsidR="00C1157F" w:rsidRPr="00BF3ADC" w:rsidRDefault="00C1157F" w:rsidP="00C1157F">
      <w:pPr>
        <w:tabs>
          <w:tab w:val="left" w:pos="660"/>
        </w:tabs>
        <w:spacing w:after="0" w:line="240" w:lineRule="auto"/>
        <w:jc w:val="both"/>
        <w:rPr>
          <w:rFonts w:ascii="Times New Roman" w:hAnsi="Times New Roman"/>
          <w:b/>
          <w:sz w:val="24"/>
          <w:szCs w:val="24"/>
        </w:rPr>
      </w:pPr>
    </w:p>
    <w:p w14:paraId="60141883" w14:textId="77777777" w:rsidR="00C1157F" w:rsidRPr="00BF3ADC" w:rsidRDefault="00C1157F" w:rsidP="00C1157F">
      <w:pPr>
        <w:spacing w:after="12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26.</w:t>
      </w:r>
      <w:r w:rsidRPr="00BF3ADC">
        <w:rPr>
          <w:rFonts w:ascii="Times New Roman" w:eastAsia="Arial" w:hAnsi="Times New Roman"/>
          <w:sz w:val="24"/>
          <w:szCs w:val="24"/>
        </w:rPr>
        <w:tab/>
        <w:t>Quando o auditor se abstém de expressar uma opinião sobre as demonstrações contábeis, ele não deve incluir os elementos requeridos pelo ite</w:t>
      </w:r>
      <w:r>
        <w:rPr>
          <w:rFonts w:ascii="Times New Roman" w:eastAsia="Arial" w:hAnsi="Times New Roman"/>
          <w:sz w:val="24"/>
          <w:szCs w:val="24"/>
        </w:rPr>
        <w:t>m</w:t>
      </w:r>
      <w:r w:rsidRPr="00BF3ADC">
        <w:rPr>
          <w:rFonts w:ascii="Times New Roman" w:eastAsia="Arial" w:hAnsi="Times New Roman"/>
          <w:sz w:val="24"/>
          <w:szCs w:val="24"/>
        </w:rPr>
        <w:t xml:space="preserve"> 28(b) e (d) da NBC TA 700. Esses elementos são:</w:t>
      </w:r>
    </w:p>
    <w:p w14:paraId="7DFD30BA" w14:textId="77777777" w:rsidR="00C1157F" w:rsidRPr="00BF3ADC" w:rsidRDefault="00C1157F">
      <w:pPr>
        <w:pStyle w:val="PargrafodaLista"/>
        <w:widowControl w:val="0"/>
        <w:numPr>
          <w:ilvl w:val="0"/>
          <w:numId w:val="275"/>
        </w:numPr>
        <w:spacing w:after="12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referência à seção do seu relatório em que são descritas as responsabilidades do auditor; e</w:t>
      </w:r>
    </w:p>
    <w:p w14:paraId="75435949" w14:textId="77777777" w:rsidR="00C1157F" w:rsidRPr="00BF3ADC" w:rsidRDefault="00C1157F">
      <w:pPr>
        <w:pStyle w:val="PargrafodaLista"/>
        <w:widowControl w:val="0"/>
        <w:numPr>
          <w:ilvl w:val="0"/>
          <w:numId w:val="275"/>
        </w:numPr>
        <w:spacing w:after="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declaração quanto a se a evidência de auditoria obtida é apropriada e suficiente para fundamentar a sua opinião.</w:t>
      </w:r>
    </w:p>
    <w:p w14:paraId="33C54054" w14:textId="77777777" w:rsidR="00C1157F" w:rsidRPr="00BF3ADC" w:rsidRDefault="00C1157F" w:rsidP="00C1157F">
      <w:pPr>
        <w:spacing w:after="0" w:line="240" w:lineRule="auto"/>
        <w:rPr>
          <w:rFonts w:ascii="Times New Roman" w:hAnsi="Times New Roman"/>
          <w:sz w:val="24"/>
          <w:szCs w:val="24"/>
        </w:rPr>
      </w:pPr>
    </w:p>
    <w:p w14:paraId="3141A544"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27.</w:t>
      </w:r>
      <w:r w:rsidRPr="00BF3ADC">
        <w:rPr>
          <w:rFonts w:ascii="Times New Roman" w:eastAsia="Arial" w:hAnsi="Times New Roman"/>
          <w:sz w:val="24"/>
          <w:szCs w:val="24"/>
        </w:rPr>
        <w:tab/>
        <w:t xml:space="preserve">Mesmo que o auditor tenha emitido uma </w:t>
      </w:r>
      <w:r>
        <w:rPr>
          <w:rFonts w:ascii="Times New Roman" w:eastAsia="Arial" w:hAnsi="Times New Roman"/>
          <w:sz w:val="24"/>
          <w:szCs w:val="24"/>
        </w:rPr>
        <w:t>“Opinião adversa”</w:t>
      </w:r>
      <w:r w:rsidRPr="00BF3ADC">
        <w:rPr>
          <w:rFonts w:ascii="Times New Roman" w:eastAsia="Arial" w:hAnsi="Times New Roman"/>
          <w:sz w:val="24"/>
          <w:szCs w:val="24"/>
        </w:rPr>
        <w:t xml:space="preserve"> ou </w:t>
      </w:r>
      <w:r>
        <w:rPr>
          <w:rFonts w:ascii="Times New Roman" w:eastAsia="Arial" w:hAnsi="Times New Roman"/>
          <w:sz w:val="24"/>
          <w:szCs w:val="24"/>
        </w:rPr>
        <w:t xml:space="preserve">tenha </w:t>
      </w:r>
      <w:r w:rsidRPr="00BF3ADC">
        <w:rPr>
          <w:rFonts w:ascii="Times New Roman" w:eastAsia="Arial" w:hAnsi="Times New Roman"/>
          <w:sz w:val="24"/>
          <w:szCs w:val="24"/>
        </w:rPr>
        <w:t>se abst</w:t>
      </w:r>
      <w:r>
        <w:rPr>
          <w:rFonts w:ascii="Times New Roman" w:eastAsia="Arial" w:hAnsi="Times New Roman"/>
          <w:sz w:val="24"/>
          <w:szCs w:val="24"/>
        </w:rPr>
        <w:t>ido</w:t>
      </w:r>
      <w:r w:rsidRPr="00BF3ADC">
        <w:rPr>
          <w:rFonts w:ascii="Times New Roman" w:eastAsia="Arial" w:hAnsi="Times New Roman"/>
          <w:sz w:val="24"/>
          <w:szCs w:val="24"/>
        </w:rPr>
        <w:t xml:space="preserve"> de expressar uma opinião sobre as demonstrações contábeis, ele deve descrever na seção “Base para opinião” as razões para quaisquer outros assuntos que ele está ciente que teriam requerido uma modificação da opinião, assim como os seus respectivos efeitos (ver item A24).</w:t>
      </w:r>
    </w:p>
    <w:p w14:paraId="1BCAFB82"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i/>
          <w:sz w:val="24"/>
          <w:szCs w:val="24"/>
        </w:rPr>
        <w:t>Descrição da responsabilidade pela auditoria das demonstrações contábeis quando o auditor se abstém de expressar uma opinião</w:t>
      </w:r>
    </w:p>
    <w:p w14:paraId="551F675E" w14:textId="77777777" w:rsidR="00C1157F" w:rsidRPr="00BF3ADC" w:rsidRDefault="00C1157F" w:rsidP="00C1157F">
      <w:pPr>
        <w:spacing w:after="0" w:line="240" w:lineRule="auto"/>
        <w:rPr>
          <w:rFonts w:ascii="Times New Roman" w:hAnsi="Times New Roman"/>
          <w:sz w:val="24"/>
          <w:szCs w:val="24"/>
        </w:rPr>
      </w:pPr>
    </w:p>
    <w:p w14:paraId="30CD6361" w14:textId="77777777" w:rsidR="00C1157F" w:rsidRPr="00BF3ADC" w:rsidRDefault="00C1157F" w:rsidP="00C1157F">
      <w:pPr>
        <w:spacing w:after="12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28.</w:t>
      </w:r>
      <w:r w:rsidRPr="00BF3ADC">
        <w:rPr>
          <w:rFonts w:ascii="Times New Roman" w:eastAsia="Arial" w:hAnsi="Times New Roman"/>
          <w:sz w:val="24"/>
          <w:szCs w:val="24"/>
        </w:rPr>
        <w:tab/>
      </w:r>
      <w:r w:rsidRPr="00BF3ADC">
        <w:rPr>
          <w:rFonts w:ascii="Times New Roman" w:hAnsi="Times New Roman"/>
          <w:sz w:val="24"/>
          <w:szCs w:val="24"/>
        </w:rPr>
        <w:t xml:space="preserve">Quando o auditor se abstém de expressar uma opinião sobre as demonstrações contábeis devido à impossibilidade de </w:t>
      </w:r>
      <w:r>
        <w:rPr>
          <w:rFonts w:ascii="Times New Roman" w:hAnsi="Times New Roman"/>
          <w:sz w:val="24"/>
          <w:szCs w:val="24"/>
        </w:rPr>
        <w:t xml:space="preserve">se </w:t>
      </w:r>
      <w:r w:rsidRPr="00BF3ADC">
        <w:rPr>
          <w:rFonts w:ascii="Times New Roman" w:hAnsi="Times New Roman"/>
          <w:sz w:val="24"/>
          <w:szCs w:val="24"/>
        </w:rPr>
        <w:t>obter evidência de auditoria apropriada e suficiente, ele deve alterar a descrição das responsabilidades do auditor requerida pelos itens 39 a 41 da NBC TA 700</w:t>
      </w:r>
      <w:r w:rsidRPr="00BF3ADC">
        <w:rPr>
          <w:rFonts w:ascii="Times New Roman" w:eastAsia="Arial" w:hAnsi="Times New Roman"/>
          <w:sz w:val="24"/>
          <w:szCs w:val="24"/>
        </w:rPr>
        <w:t xml:space="preserve"> </w:t>
      </w:r>
      <w:r w:rsidRPr="00BF3ADC">
        <w:rPr>
          <w:rFonts w:ascii="Times New Roman" w:hAnsi="Times New Roman"/>
          <w:sz w:val="24"/>
          <w:szCs w:val="24"/>
        </w:rPr>
        <w:t xml:space="preserve">para incluir apenas </w:t>
      </w:r>
      <w:r>
        <w:rPr>
          <w:rFonts w:ascii="Times New Roman" w:hAnsi="Times New Roman"/>
          <w:sz w:val="24"/>
          <w:szCs w:val="24"/>
        </w:rPr>
        <w:t>declaração</w:t>
      </w:r>
      <w:r w:rsidRPr="00BF3ADC">
        <w:rPr>
          <w:rFonts w:ascii="Times New Roman" w:hAnsi="Times New Roman"/>
          <w:sz w:val="24"/>
          <w:szCs w:val="24"/>
        </w:rPr>
        <w:t xml:space="preserve"> </w:t>
      </w:r>
      <w:r w:rsidRPr="00BF3ADC">
        <w:rPr>
          <w:rFonts w:ascii="Times New Roman" w:eastAsia="Arial" w:hAnsi="Times New Roman"/>
          <w:sz w:val="24"/>
          <w:szCs w:val="24"/>
        </w:rPr>
        <w:t>(ver item A25)</w:t>
      </w:r>
      <w:r>
        <w:rPr>
          <w:rFonts w:ascii="Times New Roman" w:eastAsia="Arial" w:hAnsi="Times New Roman"/>
          <w:sz w:val="24"/>
          <w:szCs w:val="24"/>
        </w:rPr>
        <w:t>:</w:t>
      </w:r>
    </w:p>
    <w:p w14:paraId="526A5F19" w14:textId="77777777" w:rsidR="00C1157F" w:rsidRPr="00BF3ADC" w:rsidRDefault="00C1157F">
      <w:pPr>
        <w:pStyle w:val="PargrafodaLista"/>
        <w:widowControl w:val="0"/>
        <w:numPr>
          <w:ilvl w:val="0"/>
          <w:numId w:val="276"/>
        </w:numPr>
        <w:spacing w:after="12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de que a sua responsabilidade é a de conduzir uma auditoria das demonstrações contábeis da entidade de acordo com as normas de auditoria e a de emitir um relatório de auditoria;</w:t>
      </w:r>
    </w:p>
    <w:p w14:paraId="55CF1A46" w14:textId="77777777" w:rsidR="00C1157F" w:rsidRPr="00BF3ADC" w:rsidRDefault="00C1157F">
      <w:pPr>
        <w:pStyle w:val="PargrafodaLista"/>
        <w:widowControl w:val="0"/>
        <w:numPr>
          <w:ilvl w:val="0"/>
          <w:numId w:val="276"/>
        </w:numPr>
        <w:spacing w:after="12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de que, em decorrência do</w:t>
      </w:r>
      <w:r>
        <w:rPr>
          <w:rFonts w:ascii="Times New Roman" w:eastAsia="Arial" w:hAnsi="Times New Roman"/>
          <w:sz w:val="24"/>
          <w:szCs w:val="24"/>
        </w:rPr>
        <w:t>s</w:t>
      </w:r>
      <w:r w:rsidRPr="00BF3ADC">
        <w:rPr>
          <w:rFonts w:ascii="Times New Roman" w:eastAsia="Arial" w:hAnsi="Times New Roman"/>
          <w:sz w:val="24"/>
          <w:szCs w:val="24"/>
        </w:rPr>
        <w:t xml:space="preserve"> assunto</w:t>
      </w:r>
      <w:r>
        <w:rPr>
          <w:rFonts w:ascii="Times New Roman" w:eastAsia="Arial" w:hAnsi="Times New Roman"/>
          <w:sz w:val="24"/>
          <w:szCs w:val="24"/>
        </w:rPr>
        <w:t>s</w:t>
      </w:r>
      <w:r w:rsidRPr="00BF3ADC">
        <w:rPr>
          <w:rFonts w:ascii="Times New Roman" w:eastAsia="Arial" w:hAnsi="Times New Roman"/>
          <w:sz w:val="24"/>
          <w:szCs w:val="24"/>
        </w:rPr>
        <w:t xml:space="preserve"> descrito</w:t>
      </w:r>
      <w:r>
        <w:rPr>
          <w:rFonts w:ascii="Times New Roman" w:eastAsia="Arial" w:hAnsi="Times New Roman"/>
          <w:sz w:val="24"/>
          <w:szCs w:val="24"/>
        </w:rPr>
        <w:t>s</w:t>
      </w:r>
      <w:r w:rsidRPr="00BF3ADC">
        <w:rPr>
          <w:rFonts w:ascii="Times New Roman" w:eastAsia="Arial" w:hAnsi="Times New Roman"/>
          <w:sz w:val="24"/>
          <w:szCs w:val="24"/>
        </w:rPr>
        <w:t xml:space="preserve"> na seção “Base para a abstenção de opinião”, não foi possível obter evidência de auditoria apropriada e suficiente para fundamentar uma opinião de auditoria sobre as demonstrações contábeis; e</w:t>
      </w:r>
    </w:p>
    <w:p w14:paraId="052FC141" w14:textId="77777777" w:rsidR="00C1157F" w:rsidRPr="00BF3ADC" w:rsidRDefault="00C1157F">
      <w:pPr>
        <w:pStyle w:val="PargrafodaLista"/>
        <w:widowControl w:val="0"/>
        <w:numPr>
          <w:ilvl w:val="0"/>
          <w:numId w:val="276"/>
        </w:numPr>
        <w:tabs>
          <w:tab w:val="left" w:pos="1200"/>
        </w:tabs>
        <w:spacing w:after="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requerida pelo item 28(c) da NBC TA 700 sobre a independência do auditor e outras responsabilidades éticas.</w:t>
      </w:r>
    </w:p>
    <w:p w14:paraId="1BFE42C0"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i/>
          <w:sz w:val="24"/>
          <w:szCs w:val="24"/>
        </w:rPr>
        <w:t>Considerações quando o auditor se abstém de expressar uma opinião sobre as demonstrações contábeis</w:t>
      </w:r>
    </w:p>
    <w:p w14:paraId="04538C41" w14:textId="77777777" w:rsidR="00C1157F" w:rsidRPr="00BF3ADC" w:rsidRDefault="00C1157F" w:rsidP="00C1157F">
      <w:pPr>
        <w:tabs>
          <w:tab w:val="left" w:pos="1498"/>
        </w:tabs>
        <w:spacing w:after="0" w:line="240" w:lineRule="auto"/>
        <w:jc w:val="both"/>
        <w:rPr>
          <w:rFonts w:ascii="Times New Roman" w:eastAsia="Arial" w:hAnsi="Times New Roman"/>
          <w:b/>
          <w:color w:val="FF0000"/>
          <w:sz w:val="24"/>
          <w:szCs w:val="24"/>
        </w:rPr>
      </w:pPr>
      <w:r w:rsidRPr="00BF3ADC">
        <w:rPr>
          <w:rFonts w:ascii="Times New Roman" w:eastAsia="Arial" w:hAnsi="Times New Roman"/>
          <w:b/>
          <w:color w:val="FF0000"/>
          <w:sz w:val="24"/>
          <w:szCs w:val="24"/>
        </w:rPr>
        <w:tab/>
      </w:r>
    </w:p>
    <w:p w14:paraId="14385E8D"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29.</w:t>
      </w:r>
      <w:r w:rsidRPr="00BF3ADC">
        <w:rPr>
          <w:rFonts w:ascii="Times New Roman" w:eastAsia="Arial" w:hAnsi="Times New Roman"/>
          <w:sz w:val="24"/>
          <w:szCs w:val="24"/>
        </w:rPr>
        <w:tab/>
        <w:t xml:space="preserve">Exceto se requerido por lei ou regulamento, quando o auditor se abstém de expressar uma opinião sobre as demonstrações contábeis, o seu relatório não deve incluir a seção “Principais assuntos de auditoria” ou a seção “Outras informações”, como requerido nos itens 11 a 13 da NBC TA 701 </w:t>
      </w:r>
      <w:r w:rsidRPr="00BF3ADC">
        <w:rPr>
          <w:rFonts w:ascii="Times New Roman" w:hAnsi="Times New Roman"/>
          <w:sz w:val="24"/>
          <w:szCs w:val="24"/>
        </w:rPr>
        <w:t>–</w:t>
      </w:r>
      <w:r w:rsidRPr="00BF3ADC">
        <w:rPr>
          <w:rFonts w:ascii="Times New Roman" w:eastAsia="Arial" w:hAnsi="Times New Roman"/>
          <w:sz w:val="24"/>
          <w:szCs w:val="24"/>
        </w:rPr>
        <w:t xml:space="preserve"> </w:t>
      </w:r>
      <w:r w:rsidRPr="00BF3ADC">
        <w:rPr>
          <w:rFonts w:ascii="Times New Roman" w:hAnsi="Times New Roman"/>
          <w:sz w:val="24"/>
          <w:szCs w:val="24"/>
        </w:rPr>
        <w:t>Comunicação dos Principais Assuntos de Auditoria no Relatório do Auditor Independente, e no item A54 da NBC TA 720 – Responsabilidade do Auditor em Relação a Outras Informações</w:t>
      </w:r>
      <w:r>
        <w:rPr>
          <w:rFonts w:ascii="Times New Roman" w:hAnsi="Times New Roman"/>
          <w:sz w:val="24"/>
          <w:szCs w:val="24"/>
        </w:rPr>
        <w:t xml:space="preserve"> </w:t>
      </w:r>
      <w:r w:rsidRPr="00BF3ADC">
        <w:rPr>
          <w:rFonts w:ascii="Times New Roman" w:eastAsia="Arial" w:hAnsi="Times New Roman"/>
          <w:sz w:val="24"/>
          <w:szCs w:val="24"/>
        </w:rPr>
        <w:t>(ver item A26).</w:t>
      </w:r>
    </w:p>
    <w:p w14:paraId="1C326F76"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Comunicação com os responsáveis pela governança</w:t>
      </w:r>
    </w:p>
    <w:p w14:paraId="55EAB44B" w14:textId="77777777" w:rsidR="00C1157F" w:rsidRPr="00BF3ADC" w:rsidRDefault="00C1157F" w:rsidP="00C1157F">
      <w:pPr>
        <w:spacing w:after="0" w:line="240" w:lineRule="auto"/>
        <w:rPr>
          <w:rFonts w:ascii="Times New Roman" w:hAnsi="Times New Roman"/>
          <w:sz w:val="24"/>
          <w:szCs w:val="24"/>
        </w:rPr>
      </w:pPr>
    </w:p>
    <w:p w14:paraId="28138474"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eastAsia="Arial" w:hAnsi="Times New Roman"/>
          <w:sz w:val="24"/>
          <w:szCs w:val="24"/>
        </w:rPr>
        <w:t>30.</w:t>
      </w:r>
      <w:r w:rsidRPr="00BF3ADC">
        <w:rPr>
          <w:rFonts w:ascii="Times New Roman" w:eastAsia="Arial" w:hAnsi="Times New Roman"/>
          <w:sz w:val="24"/>
          <w:szCs w:val="24"/>
        </w:rPr>
        <w:tab/>
      </w:r>
      <w:r w:rsidRPr="00BF3ADC">
        <w:rPr>
          <w:rFonts w:ascii="Times New Roman" w:hAnsi="Times New Roman"/>
          <w:sz w:val="24"/>
          <w:szCs w:val="24"/>
        </w:rPr>
        <w:t>Quando o auditor prevê modificar a opinião no seu relatório, ele deve comunicar aos responsáveis pela governança as circunstâncias que levaram à modificação prevista e o texto proposto da modificação (ver item A27).</w:t>
      </w:r>
    </w:p>
    <w:p w14:paraId="6E1CFC60" w14:textId="77777777" w:rsidR="00C1157F" w:rsidRDefault="00C1157F" w:rsidP="00C1157F">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t>Vigência</w:t>
      </w:r>
    </w:p>
    <w:p w14:paraId="690ACEC8" w14:textId="77777777" w:rsidR="00C1157F" w:rsidRDefault="00C1157F" w:rsidP="00C1157F">
      <w:pPr>
        <w:autoSpaceDE w:val="0"/>
        <w:autoSpaceDN w:val="0"/>
        <w:adjustRightInd w:val="0"/>
        <w:spacing w:after="0" w:line="240" w:lineRule="auto"/>
        <w:jc w:val="both"/>
        <w:rPr>
          <w:rFonts w:ascii="Times New Roman" w:hAnsi="Times New Roman"/>
          <w:sz w:val="24"/>
          <w:szCs w:val="24"/>
        </w:rPr>
      </w:pPr>
    </w:p>
    <w:p w14:paraId="5EABBBAD" w14:textId="77777777" w:rsidR="00C1157F" w:rsidRDefault="00C1157F" w:rsidP="00C1157F">
      <w:pPr>
        <w:spacing w:after="0" w:line="240" w:lineRule="auto"/>
        <w:ind w:left="567"/>
        <w:jc w:val="both"/>
        <w:rPr>
          <w:rFonts w:ascii="Times New Roman" w:hAnsi="Times New Roman"/>
          <w:sz w:val="24"/>
          <w:szCs w:val="24"/>
        </w:rPr>
      </w:pPr>
      <w:r>
        <w:rPr>
          <w:rFonts w:ascii="Times New Roman" w:hAnsi="Times New Roman"/>
          <w:sz w:val="24"/>
          <w:szCs w:val="24"/>
        </w:rPr>
        <w:t>Esta Norma entra em vigor na data de sua publicação, aplicando-se a auditorias de demonstrações contábeis para períodos que se findam em, ou após, 31 de dezembro de 2016, e revoga, a partir de 1º de janeiro de 2017, a Resolução CFC n.º 1.232/2009, publicada no D.O.U., Seção 1, de 4/12/2009, e demais disposições em contrário.</w:t>
      </w:r>
    </w:p>
    <w:p w14:paraId="7D4BC0B3" w14:textId="77777777" w:rsidR="00C1157F" w:rsidRDefault="00C1157F" w:rsidP="00C1157F">
      <w:pPr>
        <w:spacing w:after="0" w:line="240" w:lineRule="auto"/>
        <w:jc w:val="both"/>
        <w:rPr>
          <w:rFonts w:ascii="Times New Roman" w:hAnsi="Times New Roman"/>
          <w:sz w:val="24"/>
          <w:szCs w:val="24"/>
        </w:rPr>
      </w:pPr>
    </w:p>
    <w:p w14:paraId="5E2C7F99" w14:textId="77777777" w:rsidR="00C1157F" w:rsidRDefault="00C1157F" w:rsidP="00C1157F">
      <w:pPr>
        <w:spacing w:after="0" w:line="240" w:lineRule="auto"/>
        <w:jc w:val="both"/>
        <w:rPr>
          <w:rFonts w:ascii="Times New Roman" w:hAnsi="Times New Roman"/>
          <w:sz w:val="24"/>
          <w:szCs w:val="24"/>
        </w:rPr>
      </w:pPr>
    </w:p>
    <w:p w14:paraId="6C27F210" w14:textId="77777777" w:rsidR="00C1157F" w:rsidRDefault="00C1157F" w:rsidP="00C1157F">
      <w:pPr>
        <w:pStyle w:val="Recuodecorpodetexto2"/>
        <w:spacing w:after="0" w:line="240" w:lineRule="auto"/>
        <w:jc w:val="right"/>
        <w:rPr>
          <w:lang w:val="pt-BR"/>
        </w:rPr>
      </w:pPr>
      <w:r w:rsidRPr="00372AB2">
        <w:rPr>
          <w:lang w:val="pt-BR"/>
        </w:rPr>
        <w:t xml:space="preserve">Brasília, </w:t>
      </w:r>
      <w:r>
        <w:rPr>
          <w:lang w:val="pt-BR"/>
        </w:rPr>
        <w:t>17</w:t>
      </w:r>
      <w:r w:rsidRPr="00372AB2">
        <w:rPr>
          <w:lang w:val="pt-BR"/>
        </w:rPr>
        <w:t xml:space="preserve"> de </w:t>
      </w:r>
      <w:r>
        <w:rPr>
          <w:lang w:val="pt-BR"/>
        </w:rPr>
        <w:t>junho</w:t>
      </w:r>
      <w:r w:rsidRPr="00372AB2">
        <w:rPr>
          <w:lang w:val="pt-BR"/>
        </w:rPr>
        <w:t xml:space="preserve">  de 2016.</w:t>
      </w:r>
    </w:p>
    <w:p w14:paraId="537E35B7" w14:textId="77777777" w:rsidR="00C1157F" w:rsidRDefault="00C1157F" w:rsidP="00C1157F">
      <w:pPr>
        <w:spacing w:after="0" w:line="240" w:lineRule="auto"/>
        <w:rPr>
          <w:rFonts w:ascii="Times New Roman" w:hAnsi="Times New Roman"/>
          <w:sz w:val="24"/>
          <w:szCs w:val="24"/>
        </w:rPr>
      </w:pPr>
    </w:p>
    <w:p w14:paraId="2BDF8885" w14:textId="77777777" w:rsidR="00C1157F" w:rsidRDefault="00C1157F" w:rsidP="00C1157F">
      <w:pPr>
        <w:spacing w:after="0" w:line="240" w:lineRule="auto"/>
        <w:rPr>
          <w:rFonts w:ascii="Times New Roman" w:hAnsi="Times New Roman"/>
          <w:sz w:val="24"/>
          <w:szCs w:val="24"/>
        </w:rPr>
      </w:pPr>
    </w:p>
    <w:p w14:paraId="39852464" w14:textId="77777777" w:rsidR="00C1157F" w:rsidRDefault="00C1157F" w:rsidP="00C1157F">
      <w:pPr>
        <w:spacing w:after="0" w:line="240" w:lineRule="auto"/>
        <w:jc w:val="center"/>
        <w:rPr>
          <w:rFonts w:ascii="Times New Roman" w:hAnsi="Times New Roman"/>
          <w:bCs/>
          <w:sz w:val="24"/>
          <w:szCs w:val="24"/>
        </w:rPr>
      </w:pPr>
      <w:r>
        <w:rPr>
          <w:rFonts w:ascii="Times New Roman" w:hAnsi="Times New Roman"/>
          <w:sz w:val="24"/>
          <w:szCs w:val="24"/>
        </w:rPr>
        <w:t xml:space="preserve">Contador </w:t>
      </w:r>
      <w:r>
        <w:rPr>
          <w:rFonts w:ascii="Times New Roman" w:hAnsi="Times New Roman"/>
          <w:b/>
          <w:sz w:val="24"/>
          <w:szCs w:val="24"/>
        </w:rPr>
        <w:t>José Martonio Alves Coelho</w:t>
      </w:r>
    </w:p>
    <w:p w14:paraId="43D1F482" w14:textId="77777777" w:rsidR="00C1157F" w:rsidRDefault="00C1157F" w:rsidP="00C1157F">
      <w:pPr>
        <w:pStyle w:val="Recuodecorpodetexto2"/>
        <w:spacing w:after="0" w:line="240" w:lineRule="auto"/>
        <w:ind w:left="0"/>
        <w:jc w:val="center"/>
        <w:rPr>
          <w:b/>
          <w:lang w:val="pt-BR"/>
        </w:rPr>
      </w:pPr>
      <w:r w:rsidRPr="00372AB2">
        <w:rPr>
          <w:b/>
          <w:lang w:val="pt-BR"/>
        </w:rPr>
        <w:t>Presidente</w:t>
      </w:r>
    </w:p>
    <w:p w14:paraId="689DF372" w14:textId="77777777" w:rsidR="00C1157F" w:rsidRDefault="00C1157F" w:rsidP="00C1157F">
      <w:pPr>
        <w:rPr>
          <w:rFonts w:ascii="Times New Roman" w:hAnsi="Times New Roman"/>
          <w:b/>
          <w:sz w:val="24"/>
          <w:szCs w:val="24"/>
        </w:rPr>
      </w:pPr>
      <w:r>
        <w:rPr>
          <w:rFonts w:ascii="Times New Roman" w:hAnsi="Times New Roman"/>
          <w:b/>
          <w:sz w:val="24"/>
          <w:szCs w:val="24"/>
        </w:rPr>
        <w:br w:type="page"/>
      </w:r>
    </w:p>
    <w:p w14:paraId="0E913C8D"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Aplicação e outros materiais explicativos</w:t>
      </w:r>
    </w:p>
    <w:p w14:paraId="74CCA26B" w14:textId="77777777" w:rsidR="00C1157F" w:rsidRPr="00BF3ADC" w:rsidRDefault="00C1157F" w:rsidP="00C1157F">
      <w:pPr>
        <w:spacing w:after="0" w:line="240" w:lineRule="auto"/>
        <w:rPr>
          <w:rFonts w:ascii="Times New Roman" w:hAnsi="Times New Roman"/>
          <w:sz w:val="24"/>
          <w:szCs w:val="24"/>
        </w:rPr>
      </w:pPr>
    </w:p>
    <w:p w14:paraId="697FE1B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Tipos de opini</w:t>
      </w:r>
      <w:r>
        <w:rPr>
          <w:rFonts w:ascii="Times New Roman" w:hAnsi="Times New Roman"/>
          <w:b/>
          <w:sz w:val="24"/>
          <w:szCs w:val="24"/>
        </w:rPr>
        <w:t>ão</w:t>
      </w:r>
      <w:r w:rsidRPr="00BF3ADC">
        <w:rPr>
          <w:rFonts w:ascii="Times New Roman" w:hAnsi="Times New Roman"/>
          <w:b/>
          <w:sz w:val="24"/>
          <w:szCs w:val="24"/>
        </w:rPr>
        <w:t xml:space="preserve"> modificada </w:t>
      </w:r>
      <w:r w:rsidRPr="00BF3ADC">
        <w:rPr>
          <w:rFonts w:ascii="Times New Roman" w:hAnsi="Times New Roman"/>
          <w:sz w:val="24"/>
          <w:szCs w:val="24"/>
        </w:rPr>
        <w:t>(ver item 2)</w:t>
      </w:r>
    </w:p>
    <w:p w14:paraId="6A0363FA" w14:textId="77777777" w:rsidR="00C1157F" w:rsidRPr="00BF3ADC" w:rsidRDefault="00C1157F" w:rsidP="00C1157F">
      <w:pPr>
        <w:spacing w:after="0" w:line="240" w:lineRule="auto"/>
        <w:rPr>
          <w:rFonts w:ascii="Times New Roman" w:hAnsi="Times New Roman"/>
          <w:sz w:val="24"/>
          <w:szCs w:val="24"/>
        </w:rPr>
      </w:pPr>
    </w:p>
    <w:p w14:paraId="1F1F4BA2"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 xml:space="preserve">A1. </w:t>
      </w:r>
      <w:r>
        <w:rPr>
          <w:rFonts w:ascii="Times New Roman" w:hAnsi="Times New Roman"/>
          <w:sz w:val="24"/>
          <w:szCs w:val="24"/>
        </w:rPr>
        <w:tab/>
      </w:r>
      <w:r w:rsidRPr="00BF3ADC">
        <w:rPr>
          <w:rFonts w:ascii="Times New Roman" w:hAnsi="Times New Roman"/>
          <w:sz w:val="24"/>
          <w:szCs w:val="24"/>
        </w:rPr>
        <w:t xml:space="preserve">A </w:t>
      </w:r>
      <w:r>
        <w:rPr>
          <w:rFonts w:ascii="Times New Roman" w:hAnsi="Times New Roman"/>
          <w:sz w:val="24"/>
          <w:szCs w:val="24"/>
        </w:rPr>
        <w:t>T</w:t>
      </w:r>
      <w:r w:rsidRPr="00BF3ADC">
        <w:rPr>
          <w:rFonts w:ascii="Times New Roman" w:hAnsi="Times New Roman"/>
          <w:sz w:val="24"/>
          <w:szCs w:val="24"/>
        </w:rPr>
        <w:t xml:space="preserve">abela a seguir mostra como o julgamento do auditor sobre a natureza do assunto que dá origem à modificação e </w:t>
      </w:r>
      <w:r>
        <w:rPr>
          <w:rFonts w:ascii="Times New Roman" w:hAnsi="Times New Roman"/>
          <w:sz w:val="24"/>
          <w:szCs w:val="24"/>
        </w:rPr>
        <w:t>à</w:t>
      </w:r>
      <w:r w:rsidRPr="00BF3ADC">
        <w:rPr>
          <w:rFonts w:ascii="Times New Roman" w:hAnsi="Times New Roman"/>
          <w:sz w:val="24"/>
          <w:szCs w:val="24"/>
        </w:rPr>
        <w:t xml:space="preserve"> disseminação de forma generalizada dos seus efeitos ou possíveis efeitos sobre as demonstrações contábeis afeta o tipo de opinião a ser expressa.</w:t>
      </w:r>
    </w:p>
    <w:p w14:paraId="0EA54937" w14:textId="77777777" w:rsidR="00C1157F" w:rsidRPr="00BF3ADC" w:rsidRDefault="00C1157F" w:rsidP="00C1157F">
      <w:pPr>
        <w:autoSpaceDE w:val="0"/>
        <w:autoSpaceDN w:val="0"/>
        <w:adjustRightInd w:val="0"/>
        <w:spacing w:after="0" w:line="24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7"/>
        <w:gridCol w:w="3055"/>
        <w:gridCol w:w="2700"/>
      </w:tblGrid>
      <w:tr w:rsidR="00C1157F" w:rsidRPr="00323873" w14:paraId="1F9F654E" w14:textId="77777777" w:rsidTr="009A4CD5">
        <w:tc>
          <w:tcPr>
            <w:tcW w:w="3936" w:type="dxa"/>
            <w:vMerge w:val="restart"/>
          </w:tcPr>
          <w:p w14:paraId="75F681C4" w14:textId="77777777" w:rsidR="00C1157F" w:rsidRPr="00DB0C62" w:rsidRDefault="00C1157F" w:rsidP="009A4CD5">
            <w:pPr>
              <w:autoSpaceDE w:val="0"/>
              <w:autoSpaceDN w:val="0"/>
              <w:adjustRightInd w:val="0"/>
              <w:spacing w:before="60" w:after="60" w:line="240" w:lineRule="auto"/>
              <w:jc w:val="both"/>
              <w:rPr>
                <w:rFonts w:ascii="Times New Roman" w:hAnsi="Times New Roman"/>
                <w:i/>
                <w:iCs/>
                <w:color w:val="000000"/>
                <w:sz w:val="24"/>
                <w:szCs w:val="24"/>
              </w:rPr>
            </w:pPr>
            <w:r w:rsidRPr="00DB0C62">
              <w:rPr>
                <w:rFonts w:ascii="Times New Roman" w:hAnsi="Times New Roman"/>
                <w:i/>
                <w:iCs/>
                <w:color w:val="000000"/>
                <w:sz w:val="24"/>
                <w:szCs w:val="24"/>
              </w:rPr>
              <w:t>Natureza do assunto que gerou a modificação</w:t>
            </w:r>
          </w:p>
        </w:tc>
        <w:tc>
          <w:tcPr>
            <w:tcW w:w="5843" w:type="dxa"/>
            <w:gridSpan w:val="2"/>
          </w:tcPr>
          <w:p w14:paraId="0CDD44A7" w14:textId="77777777" w:rsidR="00C1157F" w:rsidRPr="00DB0C62" w:rsidRDefault="00C1157F" w:rsidP="009A4CD5">
            <w:pPr>
              <w:spacing w:before="60" w:after="60" w:line="240" w:lineRule="auto"/>
              <w:rPr>
                <w:rFonts w:ascii="Times New Roman" w:hAnsi="Times New Roman"/>
                <w:b/>
                <w:sz w:val="24"/>
                <w:szCs w:val="24"/>
              </w:rPr>
            </w:pPr>
            <w:r w:rsidRPr="00DB0C62">
              <w:rPr>
                <w:rFonts w:ascii="Times New Roman" w:hAnsi="Times New Roman"/>
                <w:i/>
                <w:iCs/>
                <w:color w:val="000000"/>
                <w:sz w:val="24"/>
                <w:szCs w:val="24"/>
              </w:rPr>
              <w:t>Julgamento do auditor sobre a disseminação de forma generalizada dos efeitos ou possíveis efeitos sobre as demonstrações contábeis</w:t>
            </w:r>
          </w:p>
        </w:tc>
      </w:tr>
      <w:tr w:rsidR="00C1157F" w:rsidRPr="00DB0C62" w14:paraId="57CAD883" w14:textId="77777777" w:rsidTr="009A4CD5">
        <w:tc>
          <w:tcPr>
            <w:tcW w:w="3936" w:type="dxa"/>
            <w:vMerge/>
          </w:tcPr>
          <w:p w14:paraId="40FE2260" w14:textId="77777777" w:rsidR="00C1157F" w:rsidRPr="00DB0C62" w:rsidRDefault="00C1157F" w:rsidP="009A4CD5">
            <w:pPr>
              <w:spacing w:before="60" w:after="60" w:line="240" w:lineRule="auto"/>
              <w:rPr>
                <w:rFonts w:ascii="Times New Roman" w:hAnsi="Times New Roman"/>
                <w:b/>
                <w:sz w:val="24"/>
                <w:szCs w:val="24"/>
              </w:rPr>
            </w:pPr>
          </w:p>
        </w:tc>
        <w:tc>
          <w:tcPr>
            <w:tcW w:w="3118" w:type="dxa"/>
          </w:tcPr>
          <w:p w14:paraId="707989D3" w14:textId="77777777" w:rsidR="00C1157F" w:rsidRPr="00DB0C62" w:rsidRDefault="00C1157F" w:rsidP="009A4CD5">
            <w:pPr>
              <w:autoSpaceDE w:val="0"/>
              <w:autoSpaceDN w:val="0"/>
              <w:adjustRightInd w:val="0"/>
              <w:spacing w:before="60" w:after="60" w:line="240" w:lineRule="auto"/>
              <w:rPr>
                <w:rFonts w:ascii="Times New Roman" w:hAnsi="Times New Roman"/>
                <w:i/>
                <w:iCs/>
                <w:color w:val="000000"/>
                <w:sz w:val="24"/>
                <w:szCs w:val="24"/>
              </w:rPr>
            </w:pPr>
            <w:r w:rsidRPr="00DB0C62">
              <w:rPr>
                <w:rFonts w:ascii="Times New Roman" w:hAnsi="Times New Roman"/>
                <w:i/>
                <w:iCs/>
                <w:color w:val="000000"/>
                <w:sz w:val="24"/>
                <w:szCs w:val="24"/>
              </w:rPr>
              <w:t>Relevante, mas não generalizado</w:t>
            </w:r>
          </w:p>
        </w:tc>
        <w:tc>
          <w:tcPr>
            <w:tcW w:w="2725" w:type="dxa"/>
          </w:tcPr>
          <w:p w14:paraId="01A95267" w14:textId="77777777" w:rsidR="00C1157F" w:rsidRPr="00DB0C62" w:rsidRDefault="00C1157F" w:rsidP="009A4CD5">
            <w:pPr>
              <w:autoSpaceDE w:val="0"/>
              <w:autoSpaceDN w:val="0"/>
              <w:adjustRightInd w:val="0"/>
              <w:spacing w:before="60" w:after="60" w:line="240" w:lineRule="auto"/>
              <w:ind w:left="567" w:hanging="567"/>
              <w:jc w:val="both"/>
              <w:rPr>
                <w:rFonts w:ascii="Times New Roman" w:hAnsi="Times New Roman"/>
                <w:i/>
                <w:iCs/>
                <w:color w:val="000000"/>
                <w:sz w:val="24"/>
                <w:szCs w:val="24"/>
              </w:rPr>
            </w:pPr>
            <w:r w:rsidRPr="00DB0C62">
              <w:rPr>
                <w:rFonts w:ascii="Times New Roman" w:hAnsi="Times New Roman"/>
                <w:i/>
                <w:iCs/>
                <w:color w:val="000000"/>
                <w:sz w:val="24"/>
                <w:szCs w:val="24"/>
              </w:rPr>
              <w:t>Relevante e generalizado</w:t>
            </w:r>
          </w:p>
        </w:tc>
      </w:tr>
      <w:tr w:rsidR="00C1157F" w:rsidRPr="00DB0C62" w14:paraId="5E2BC80D" w14:textId="77777777" w:rsidTr="009A4CD5">
        <w:tc>
          <w:tcPr>
            <w:tcW w:w="3936" w:type="dxa"/>
          </w:tcPr>
          <w:p w14:paraId="1BE1020B" w14:textId="77777777" w:rsidR="00C1157F" w:rsidRPr="00DB0C62" w:rsidRDefault="00C1157F" w:rsidP="009A4CD5">
            <w:pPr>
              <w:autoSpaceDE w:val="0"/>
              <w:autoSpaceDN w:val="0"/>
              <w:adjustRightInd w:val="0"/>
              <w:spacing w:before="60" w:after="60" w:line="240" w:lineRule="auto"/>
              <w:jc w:val="both"/>
              <w:rPr>
                <w:rFonts w:ascii="Times New Roman" w:hAnsi="Times New Roman"/>
                <w:iCs/>
                <w:color w:val="000000"/>
                <w:sz w:val="24"/>
                <w:szCs w:val="24"/>
              </w:rPr>
            </w:pPr>
            <w:r w:rsidRPr="00DB0C62">
              <w:rPr>
                <w:rFonts w:ascii="Times New Roman" w:hAnsi="Times New Roman"/>
                <w:iCs/>
                <w:color w:val="000000"/>
                <w:sz w:val="24"/>
                <w:szCs w:val="24"/>
              </w:rPr>
              <w:t>Demonstrações contábeis apresentam distorções relevantes</w:t>
            </w:r>
          </w:p>
        </w:tc>
        <w:tc>
          <w:tcPr>
            <w:tcW w:w="3118" w:type="dxa"/>
          </w:tcPr>
          <w:p w14:paraId="221826E1" w14:textId="77777777" w:rsidR="00C1157F" w:rsidRPr="00DB0C62" w:rsidRDefault="00C1157F" w:rsidP="009A4CD5">
            <w:pPr>
              <w:autoSpaceDE w:val="0"/>
              <w:autoSpaceDN w:val="0"/>
              <w:adjustRightInd w:val="0"/>
              <w:spacing w:before="60" w:after="60" w:line="240" w:lineRule="auto"/>
              <w:ind w:left="567" w:hanging="567"/>
              <w:jc w:val="both"/>
              <w:rPr>
                <w:rFonts w:ascii="Times New Roman" w:hAnsi="Times New Roman"/>
                <w:iCs/>
                <w:color w:val="000000"/>
                <w:sz w:val="24"/>
                <w:szCs w:val="24"/>
              </w:rPr>
            </w:pPr>
            <w:r w:rsidRPr="00DB0C62">
              <w:rPr>
                <w:rFonts w:ascii="Times New Roman" w:hAnsi="Times New Roman"/>
                <w:iCs/>
                <w:color w:val="000000"/>
                <w:sz w:val="24"/>
                <w:szCs w:val="24"/>
              </w:rPr>
              <w:t>Opinião com ressalva</w:t>
            </w:r>
          </w:p>
          <w:p w14:paraId="13985923" w14:textId="77777777" w:rsidR="00C1157F" w:rsidRPr="00DB0C62" w:rsidRDefault="00C1157F" w:rsidP="009A4CD5">
            <w:pPr>
              <w:spacing w:before="60" w:after="60" w:line="240" w:lineRule="auto"/>
              <w:ind w:hanging="567"/>
              <w:rPr>
                <w:rFonts w:ascii="Times New Roman" w:hAnsi="Times New Roman"/>
                <w:b/>
                <w:sz w:val="24"/>
                <w:szCs w:val="24"/>
              </w:rPr>
            </w:pPr>
          </w:p>
        </w:tc>
        <w:tc>
          <w:tcPr>
            <w:tcW w:w="2725" w:type="dxa"/>
          </w:tcPr>
          <w:p w14:paraId="56A04D8F" w14:textId="77777777" w:rsidR="00C1157F" w:rsidRPr="00DB0C62" w:rsidRDefault="00C1157F" w:rsidP="009A4CD5">
            <w:pPr>
              <w:autoSpaceDE w:val="0"/>
              <w:autoSpaceDN w:val="0"/>
              <w:adjustRightInd w:val="0"/>
              <w:spacing w:before="60" w:after="60" w:line="240" w:lineRule="auto"/>
              <w:ind w:left="567" w:hanging="567"/>
              <w:jc w:val="both"/>
              <w:rPr>
                <w:rFonts w:ascii="Times New Roman" w:hAnsi="Times New Roman"/>
                <w:iCs/>
                <w:color w:val="000000"/>
                <w:sz w:val="24"/>
                <w:szCs w:val="24"/>
              </w:rPr>
            </w:pPr>
            <w:r w:rsidRPr="00DB0C62">
              <w:rPr>
                <w:rFonts w:ascii="Times New Roman" w:hAnsi="Times New Roman"/>
                <w:iCs/>
                <w:color w:val="000000"/>
                <w:sz w:val="24"/>
                <w:szCs w:val="24"/>
              </w:rPr>
              <w:t>Opinião adversa</w:t>
            </w:r>
          </w:p>
          <w:p w14:paraId="5ECC497A" w14:textId="77777777" w:rsidR="00C1157F" w:rsidRPr="00DB0C62" w:rsidRDefault="00C1157F" w:rsidP="009A4CD5">
            <w:pPr>
              <w:spacing w:before="60" w:after="60" w:line="240" w:lineRule="auto"/>
              <w:ind w:hanging="567"/>
              <w:rPr>
                <w:rFonts w:ascii="Times New Roman" w:hAnsi="Times New Roman"/>
                <w:b/>
                <w:sz w:val="24"/>
                <w:szCs w:val="24"/>
              </w:rPr>
            </w:pPr>
          </w:p>
        </w:tc>
      </w:tr>
      <w:tr w:rsidR="00C1157F" w:rsidRPr="00DB0C62" w14:paraId="6ACA2F0E" w14:textId="77777777" w:rsidTr="009A4CD5">
        <w:tc>
          <w:tcPr>
            <w:tcW w:w="3936" w:type="dxa"/>
          </w:tcPr>
          <w:p w14:paraId="50A688CB" w14:textId="77777777" w:rsidR="00C1157F" w:rsidRPr="00DB0C62" w:rsidRDefault="00C1157F" w:rsidP="009A4CD5">
            <w:pPr>
              <w:autoSpaceDE w:val="0"/>
              <w:autoSpaceDN w:val="0"/>
              <w:adjustRightInd w:val="0"/>
              <w:spacing w:before="60" w:after="60" w:line="240" w:lineRule="auto"/>
              <w:jc w:val="both"/>
              <w:rPr>
                <w:rFonts w:ascii="Times New Roman" w:hAnsi="Times New Roman"/>
                <w:iCs/>
                <w:color w:val="000000"/>
                <w:sz w:val="24"/>
                <w:szCs w:val="24"/>
              </w:rPr>
            </w:pPr>
            <w:r w:rsidRPr="00DB0C62">
              <w:rPr>
                <w:rFonts w:ascii="Times New Roman" w:hAnsi="Times New Roman"/>
                <w:iCs/>
                <w:color w:val="000000"/>
                <w:sz w:val="24"/>
                <w:szCs w:val="24"/>
              </w:rPr>
              <w:t>Impossibilidade de se obter evidência de auditoria apropriada e suficiente</w:t>
            </w:r>
          </w:p>
        </w:tc>
        <w:tc>
          <w:tcPr>
            <w:tcW w:w="3118" w:type="dxa"/>
          </w:tcPr>
          <w:p w14:paraId="1FDAA712" w14:textId="77777777" w:rsidR="00C1157F" w:rsidRPr="00DB0C62" w:rsidRDefault="00C1157F" w:rsidP="009A4CD5">
            <w:pPr>
              <w:autoSpaceDE w:val="0"/>
              <w:autoSpaceDN w:val="0"/>
              <w:adjustRightInd w:val="0"/>
              <w:spacing w:before="60" w:after="60" w:line="240" w:lineRule="auto"/>
              <w:ind w:left="567" w:hanging="567"/>
              <w:jc w:val="both"/>
              <w:rPr>
                <w:rFonts w:ascii="Times New Roman" w:hAnsi="Times New Roman"/>
                <w:iCs/>
                <w:color w:val="000000"/>
                <w:sz w:val="24"/>
                <w:szCs w:val="24"/>
              </w:rPr>
            </w:pPr>
            <w:r w:rsidRPr="00DB0C62">
              <w:rPr>
                <w:rFonts w:ascii="Times New Roman" w:hAnsi="Times New Roman"/>
                <w:iCs/>
                <w:color w:val="000000"/>
                <w:sz w:val="24"/>
                <w:szCs w:val="24"/>
              </w:rPr>
              <w:t>Opinião com ressalva</w:t>
            </w:r>
          </w:p>
          <w:p w14:paraId="2248106B" w14:textId="77777777" w:rsidR="00C1157F" w:rsidRPr="00DB0C62" w:rsidRDefault="00C1157F" w:rsidP="009A4CD5">
            <w:pPr>
              <w:spacing w:before="60" w:after="60" w:line="240" w:lineRule="auto"/>
              <w:ind w:hanging="567"/>
              <w:rPr>
                <w:rFonts w:ascii="Times New Roman" w:hAnsi="Times New Roman"/>
                <w:b/>
                <w:sz w:val="24"/>
                <w:szCs w:val="24"/>
              </w:rPr>
            </w:pPr>
          </w:p>
        </w:tc>
        <w:tc>
          <w:tcPr>
            <w:tcW w:w="2725" w:type="dxa"/>
          </w:tcPr>
          <w:p w14:paraId="41AA9929" w14:textId="77777777" w:rsidR="00C1157F" w:rsidRPr="00DB0C62" w:rsidRDefault="00C1157F" w:rsidP="009A4CD5">
            <w:pPr>
              <w:autoSpaceDE w:val="0"/>
              <w:autoSpaceDN w:val="0"/>
              <w:adjustRightInd w:val="0"/>
              <w:spacing w:before="60" w:after="60" w:line="240" w:lineRule="auto"/>
              <w:ind w:left="567" w:hanging="567"/>
              <w:jc w:val="both"/>
              <w:rPr>
                <w:rFonts w:ascii="Times New Roman" w:hAnsi="Times New Roman"/>
                <w:iCs/>
                <w:color w:val="000000"/>
                <w:sz w:val="24"/>
                <w:szCs w:val="24"/>
              </w:rPr>
            </w:pPr>
            <w:r w:rsidRPr="00DB0C62">
              <w:rPr>
                <w:rFonts w:ascii="Times New Roman" w:hAnsi="Times New Roman"/>
                <w:iCs/>
                <w:color w:val="000000"/>
                <w:sz w:val="24"/>
                <w:szCs w:val="24"/>
              </w:rPr>
              <w:t>Abstenção de opinião</w:t>
            </w:r>
          </w:p>
          <w:p w14:paraId="48C28DE4" w14:textId="77777777" w:rsidR="00C1157F" w:rsidRPr="00DB0C62" w:rsidRDefault="00C1157F" w:rsidP="009A4CD5">
            <w:pPr>
              <w:spacing w:before="60" w:after="60" w:line="240" w:lineRule="auto"/>
              <w:ind w:hanging="567"/>
              <w:rPr>
                <w:rFonts w:ascii="Times New Roman" w:hAnsi="Times New Roman"/>
                <w:b/>
                <w:sz w:val="24"/>
                <w:szCs w:val="24"/>
              </w:rPr>
            </w:pPr>
          </w:p>
        </w:tc>
      </w:tr>
    </w:tbl>
    <w:p w14:paraId="697C1402" w14:textId="77777777" w:rsidR="00C1157F" w:rsidRDefault="00C1157F" w:rsidP="00C1157F">
      <w:pPr>
        <w:spacing w:after="0" w:line="240" w:lineRule="auto"/>
        <w:rPr>
          <w:rFonts w:ascii="Times New Roman" w:hAnsi="Times New Roman"/>
          <w:b/>
          <w:sz w:val="24"/>
          <w:szCs w:val="24"/>
        </w:rPr>
      </w:pPr>
    </w:p>
    <w:p w14:paraId="58188E88"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b/>
          <w:bCs/>
          <w:sz w:val="24"/>
          <w:szCs w:val="24"/>
        </w:rPr>
        <w:t>Circunstâncias em que é necessário modificar a opinião do auditor</w:t>
      </w:r>
    </w:p>
    <w:p w14:paraId="4120D045" w14:textId="77777777" w:rsidR="00C1157F" w:rsidRPr="00BF3ADC" w:rsidRDefault="00C1157F" w:rsidP="00C1157F">
      <w:pPr>
        <w:spacing w:after="0" w:line="240" w:lineRule="auto"/>
        <w:rPr>
          <w:rFonts w:ascii="Times New Roman" w:hAnsi="Times New Roman"/>
          <w:sz w:val="24"/>
          <w:szCs w:val="24"/>
        </w:rPr>
      </w:pPr>
    </w:p>
    <w:p w14:paraId="22E2D13E"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i/>
          <w:sz w:val="24"/>
          <w:szCs w:val="24"/>
        </w:rPr>
        <w:t xml:space="preserve">Natureza das distorções relevantes </w:t>
      </w:r>
      <w:r w:rsidRPr="00BF3ADC">
        <w:rPr>
          <w:rFonts w:ascii="Times New Roman" w:hAnsi="Times New Roman"/>
          <w:sz w:val="24"/>
          <w:szCs w:val="24"/>
        </w:rPr>
        <w:t>(ver item 6(a))</w:t>
      </w:r>
    </w:p>
    <w:p w14:paraId="7281F9C2" w14:textId="77777777" w:rsidR="00C1157F" w:rsidRPr="00BF3ADC" w:rsidRDefault="00C1157F" w:rsidP="00C1157F">
      <w:pPr>
        <w:spacing w:after="0" w:line="240" w:lineRule="auto"/>
        <w:rPr>
          <w:rFonts w:ascii="Times New Roman" w:hAnsi="Times New Roman"/>
          <w:sz w:val="24"/>
          <w:szCs w:val="24"/>
        </w:rPr>
      </w:pPr>
    </w:p>
    <w:p w14:paraId="7F577731"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A2.</w:t>
      </w:r>
      <w:r w:rsidRPr="00BF3ADC">
        <w:rPr>
          <w:rFonts w:ascii="Times New Roman" w:hAnsi="Times New Roman"/>
          <w:sz w:val="24"/>
          <w:szCs w:val="24"/>
        </w:rPr>
        <w:tab/>
        <w:t xml:space="preserve">A NBC TA 700, item 11, requer que o auditor, ao formar uma opinião sobre as demonstrações contábeis, conclua se foi obtida segurança razoável de que as demonstrações contábeis, como um todo, estão livres de distorções relevantes. </w:t>
      </w:r>
      <w:r w:rsidRPr="00BF3ADC">
        <w:rPr>
          <w:rFonts w:ascii="Times New Roman" w:eastAsia="Arial" w:hAnsi="Times New Roman"/>
          <w:sz w:val="24"/>
          <w:szCs w:val="24"/>
        </w:rPr>
        <w:t xml:space="preserve">Essa conclusão leva em consideração a avaliação do auditor de distorções não corrigidas, se houver, nas demonstrações contábeis, de acordo com o item 11 da NBC TA 450 </w:t>
      </w:r>
      <w:r w:rsidRPr="00BF3ADC">
        <w:rPr>
          <w:rFonts w:ascii="Times New Roman" w:hAnsi="Times New Roman"/>
          <w:sz w:val="24"/>
          <w:szCs w:val="24"/>
        </w:rPr>
        <w:t>–</w:t>
      </w:r>
      <w:r w:rsidRPr="00BF3ADC">
        <w:rPr>
          <w:rFonts w:ascii="Times New Roman" w:eastAsia="Arial" w:hAnsi="Times New Roman"/>
          <w:sz w:val="24"/>
          <w:szCs w:val="24"/>
        </w:rPr>
        <w:t xml:space="preserve"> Avaliação das Distorções Identificadas durante a Auditoria. </w:t>
      </w:r>
    </w:p>
    <w:p w14:paraId="59848C68" w14:textId="77777777" w:rsidR="00C1157F" w:rsidRPr="006A32F1" w:rsidRDefault="00C1157F" w:rsidP="00C1157F">
      <w:pPr>
        <w:spacing w:after="0" w:line="240" w:lineRule="auto"/>
        <w:rPr>
          <w:rFonts w:ascii="Times New Roman" w:hAnsi="Times New Roman"/>
          <w:sz w:val="24"/>
          <w:szCs w:val="24"/>
        </w:rPr>
      </w:pPr>
    </w:p>
    <w:p w14:paraId="4D0B6A7E"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eastAsia="Arial" w:hAnsi="Times New Roman"/>
          <w:sz w:val="24"/>
          <w:szCs w:val="24"/>
        </w:rPr>
        <w:t>A3.</w:t>
      </w:r>
      <w:r w:rsidRPr="00BF3ADC">
        <w:rPr>
          <w:rFonts w:ascii="Times New Roman" w:eastAsia="Arial" w:hAnsi="Times New Roman"/>
          <w:sz w:val="24"/>
          <w:szCs w:val="24"/>
        </w:rPr>
        <w:tab/>
        <w:t>A NBC TA 450 define distorção como a diferença entre o valor, a classificação, a apresentação ou a divulgação de item informado nas demonstrações contábeis e o valor, a classificação, a apresentação ou a divulgação necessários para que o item esteja de acordo com a estrutura de relatório financeiro aplicável. </w:t>
      </w:r>
      <w:r w:rsidRPr="00BF3ADC">
        <w:rPr>
          <w:rFonts w:ascii="Times New Roman" w:hAnsi="Times New Roman"/>
          <w:sz w:val="24"/>
          <w:szCs w:val="24"/>
        </w:rPr>
        <w:t xml:space="preserve"> Consequentemente, pode surgir distorção relevante nas demonstrações contábeis em relação à:</w:t>
      </w:r>
    </w:p>
    <w:p w14:paraId="4A012F27"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Pr>
          <w:rFonts w:ascii="Times New Roman" w:hAnsi="Times New Roman"/>
          <w:sz w:val="24"/>
          <w:szCs w:val="24"/>
        </w:rPr>
        <w:tab/>
      </w:r>
      <w:r w:rsidRPr="00BF3ADC">
        <w:rPr>
          <w:rFonts w:ascii="Times New Roman" w:hAnsi="Times New Roman"/>
          <w:sz w:val="24"/>
          <w:szCs w:val="24"/>
        </w:rPr>
        <w:t xml:space="preserve">adequação das políticas contábeis selecionadas; </w:t>
      </w:r>
    </w:p>
    <w:p w14:paraId="2A7ABAAB"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(b)</w:t>
      </w:r>
      <w:r>
        <w:rPr>
          <w:rFonts w:ascii="Times New Roman" w:hAnsi="Times New Roman"/>
          <w:sz w:val="24"/>
          <w:szCs w:val="24"/>
        </w:rPr>
        <w:t xml:space="preserve"> </w:t>
      </w:r>
      <w:r>
        <w:rPr>
          <w:rFonts w:ascii="Times New Roman" w:hAnsi="Times New Roman"/>
          <w:sz w:val="24"/>
          <w:szCs w:val="24"/>
        </w:rPr>
        <w:tab/>
      </w:r>
      <w:r w:rsidRPr="00BF3ADC">
        <w:rPr>
          <w:rFonts w:ascii="Times New Roman" w:hAnsi="Times New Roman"/>
          <w:sz w:val="24"/>
          <w:szCs w:val="24"/>
        </w:rPr>
        <w:t>aplicação das políticas contábeis selecionadas; ou</w:t>
      </w:r>
    </w:p>
    <w:p w14:paraId="4158013F" w14:textId="77777777" w:rsidR="00C1157F" w:rsidRPr="00BF3ADC" w:rsidRDefault="00C1157F" w:rsidP="00C1157F">
      <w:pPr>
        <w:spacing w:after="0" w:line="240" w:lineRule="auto"/>
        <w:ind w:left="993" w:hanging="426"/>
        <w:jc w:val="both"/>
        <w:rPr>
          <w:rFonts w:ascii="Times New Roman" w:hAnsi="Times New Roman"/>
          <w:b/>
          <w:sz w:val="24"/>
          <w:szCs w:val="24"/>
        </w:rPr>
      </w:pPr>
      <w:r w:rsidRPr="00BF3ADC">
        <w:rPr>
          <w:rFonts w:ascii="Times New Roman" w:hAnsi="Times New Roman"/>
          <w:sz w:val="24"/>
          <w:szCs w:val="24"/>
        </w:rPr>
        <w:t xml:space="preserve">(c) </w:t>
      </w:r>
      <w:r>
        <w:rPr>
          <w:rFonts w:ascii="Times New Roman" w:hAnsi="Times New Roman"/>
          <w:sz w:val="24"/>
          <w:szCs w:val="24"/>
        </w:rPr>
        <w:tab/>
      </w:r>
      <w:r w:rsidRPr="00BF3ADC">
        <w:rPr>
          <w:rFonts w:ascii="Times New Roman" w:hAnsi="Times New Roman"/>
          <w:sz w:val="24"/>
          <w:szCs w:val="24"/>
        </w:rPr>
        <w:t>adequação das divulgações nas demonstrações contábeis.</w:t>
      </w:r>
    </w:p>
    <w:p w14:paraId="6834A088" w14:textId="77777777" w:rsidR="00C1157F" w:rsidRDefault="00C1157F" w:rsidP="00C1157F">
      <w:pPr>
        <w:spacing w:after="0" w:line="240" w:lineRule="auto"/>
        <w:rPr>
          <w:rFonts w:ascii="Times New Roman" w:hAnsi="Times New Roman"/>
          <w:sz w:val="24"/>
          <w:szCs w:val="24"/>
        </w:rPr>
      </w:pPr>
    </w:p>
    <w:p w14:paraId="45FF68A8"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Adequação das políticas contábeis selecionadas</w:t>
      </w:r>
    </w:p>
    <w:p w14:paraId="725EDA68" w14:textId="77777777" w:rsidR="00C1157F" w:rsidRPr="00BF3ADC" w:rsidRDefault="00C1157F" w:rsidP="00C1157F">
      <w:pPr>
        <w:spacing w:after="0" w:line="240" w:lineRule="auto"/>
        <w:rPr>
          <w:rFonts w:ascii="Times New Roman" w:hAnsi="Times New Roman"/>
          <w:sz w:val="24"/>
          <w:szCs w:val="24"/>
        </w:rPr>
      </w:pPr>
    </w:p>
    <w:p w14:paraId="3BEDBEC5"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 xml:space="preserve">A4. </w:t>
      </w:r>
      <w:r>
        <w:rPr>
          <w:rFonts w:ascii="Times New Roman" w:hAnsi="Times New Roman"/>
          <w:sz w:val="24"/>
          <w:szCs w:val="24"/>
        </w:rPr>
        <w:tab/>
      </w:r>
      <w:r w:rsidRPr="00BF3ADC">
        <w:rPr>
          <w:rFonts w:ascii="Times New Roman" w:hAnsi="Times New Roman"/>
          <w:sz w:val="24"/>
          <w:szCs w:val="24"/>
        </w:rPr>
        <w:t>Em relação à adequação das políticas contábeis selecionadas pela administração, podem surgir distorções relevantes nas demonstrações contábeis</w:t>
      </w:r>
      <w:r>
        <w:rPr>
          <w:rFonts w:ascii="Times New Roman" w:hAnsi="Times New Roman"/>
          <w:sz w:val="24"/>
          <w:szCs w:val="24"/>
        </w:rPr>
        <w:t>,</w:t>
      </w:r>
      <w:r w:rsidRPr="00BF3ADC">
        <w:rPr>
          <w:rFonts w:ascii="Times New Roman" w:hAnsi="Times New Roman"/>
          <w:sz w:val="24"/>
          <w:szCs w:val="24"/>
        </w:rPr>
        <w:t xml:space="preserve"> por exemplo</w:t>
      </w:r>
      <w:r>
        <w:rPr>
          <w:rFonts w:ascii="Times New Roman" w:hAnsi="Times New Roman"/>
          <w:sz w:val="24"/>
          <w:szCs w:val="24"/>
        </w:rPr>
        <w:t>,</w:t>
      </w:r>
      <w:r w:rsidRPr="00BF3ADC">
        <w:rPr>
          <w:rFonts w:ascii="Times New Roman" w:hAnsi="Times New Roman"/>
          <w:sz w:val="24"/>
          <w:szCs w:val="24"/>
        </w:rPr>
        <w:t xml:space="preserve"> quando:</w:t>
      </w:r>
    </w:p>
    <w:p w14:paraId="2ABC5021"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sidRPr="00BF3ADC">
        <w:rPr>
          <w:rFonts w:ascii="Times New Roman" w:hAnsi="Times New Roman"/>
          <w:sz w:val="24"/>
          <w:szCs w:val="24"/>
        </w:rPr>
        <w:tab/>
        <w:t>as políticas contábeis selecionadas não são consistentes com a estrutura de relatório financeiro aplicável;</w:t>
      </w:r>
    </w:p>
    <w:p w14:paraId="155ABD2F"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(b) </w:t>
      </w:r>
      <w:r>
        <w:rPr>
          <w:rFonts w:ascii="Times New Roman" w:hAnsi="Times New Roman"/>
          <w:sz w:val="24"/>
          <w:szCs w:val="24"/>
        </w:rPr>
        <w:tab/>
      </w:r>
      <w:r w:rsidRPr="00BF3ADC">
        <w:rPr>
          <w:rFonts w:ascii="Times New Roman" w:hAnsi="Times New Roman"/>
          <w:sz w:val="24"/>
          <w:szCs w:val="24"/>
        </w:rPr>
        <w:t xml:space="preserve">as demonstrações contábeis não descrevem corretamente </w:t>
      </w:r>
      <w:r>
        <w:rPr>
          <w:rFonts w:ascii="Times New Roman" w:hAnsi="Times New Roman"/>
          <w:sz w:val="24"/>
          <w:szCs w:val="24"/>
        </w:rPr>
        <w:t>a</w:t>
      </w:r>
      <w:r w:rsidRPr="00BF3ADC">
        <w:rPr>
          <w:rFonts w:ascii="Times New Roman" w:hAnsi="Times New Roman"/>
          <w:sz w:val="24"/>
          <w:szCs w:val="24"/>
        </w:rPr>
        <w:t xml:space="preserve"> política contábil relativa a item significativo no balanço patrimonial, nas demonstrações do resultado, do resultado abrangente, das mutações do patrimônio líquido ou dos fluxos de caixa; ou</w:t>
      </w:r>
    </w:p>
    <w:p w14:paraId="55187A95" w14:textId="77777777" w:rsidR="00C1157F"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(c) </w:t>
      </w:r>
      <w:r>
        <w:rPr>
          <w:rFonts w:ascii="Times New Roman" w:hAnsi="Times New Roman"/>
          <w:sz w:val="24"/>
          <w:szCs w:val="24"/>
        </w:rPr>
        <w:tab/>
      </w:r>
      <w:r w:rsidRPr="00BF3ADC">
        <w:rPr>
          <w:rFonts w:ascii="Times New Roman" w:hAnsi="Times New Roman"/>
          <w:sz w:val="24"/>
          <w:szCs w:val="24"/>
        </w:rPr>
        <w:t>as demonstrações contábeis não representam ou não divulgam as transações e eventos subjacentes de modo a alcançar uma apresentação adequada.</w:t>
      </w:r>
      <w:r w:rsidRPr="00BF3ADC" w:rsidDel="0058178E">
        <w:rPr>
          <w:rFonts w:ascii="Times New Roman" w:hAnsi="Times New Roman"/>
          <w:sz w:val="24"/>
          <w:szCs w:val="24"/>
        </w:rPr>
        <w:t xml:space="preserve"> </w:t>
      </w:r>
    </w:p>
    <w:p w14:paraId="27237D0C" w14:textId="77777777" w:rsidR="00C1157F" w:rsidRPr="00BF3ADC" w:rsidRDefault="00C1157F" w:rsidP="00C1157F">
      <w:pPr>
        <w:spacing w:after="0" w:line="240" w:lineRule="auto"/>
        <w:ind w:left="993" w:hanging="426"/>
        <w:jc w:val="both"/>
        <w:rPr>
          <w:rFonts w:ascii="Times New Roman" w:hAnsi="Times New Roman"/>
          <w:b/>
          <w:sz w:val="24"/>
          <w:szCs w:val="24"/>
        </w:rPr>
      </w:pPr>
    </w:p>
    <w:p w14:paraId="178103D0"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A5.</w:t>
      </w:r>
      <w:r w:rsidRPr="00BF3ADC">
        <w:rPr>
          <w:rFonts w:ascii="Times New Roman" w:hAnsi="Times New Roman"/>
          <w:sz w:val="24"/>
          <w:szCs w:val="24"/>
        </w:rPr>
        <w:tab/>
        <w:t>As estruturas de relatório financeiro incluem</w:t>
      </w:r>
      <w:r>
        <w:rPr>
          <w:rFonts w:ascii="Times New Roman" w:hAnsi="Times New Roman"/>
          <w:sz w:val="24"/>
          <w:szCs w:val="24"/>
        </w:rPr>
        <w:t>,</w:t>
      </w:r>
      <w:r w:rsidRPr="00BF3ADC">
        <w:rPr>
          <w:rFonts w:ascii="Times New Roman" w:hAnsi="Times New Roman"/>
          <w:sz w:val="24"/>
          <w:szCs w:val="24"/>
        </w:rPr>
        <w:t xml:space="preserve"> frequentemente</w:t>
      </w:r>
      <w:r>
        <w:rPr>
          <w:rFonts w:ascii="Times New Roman" w:hAnsi="Times New Roman"/>
          <w:sz w:val="24"/>
          <w:szCs w:val="24"/>
        </w:rPr>
        <w:t>,</w:t>
      </w:r>
      <w:r w:rsidRPr="00BF3ADC">
        <w:rPr>
          <w:rFonts w:ascii="Times New Roman" w:hAnsi="Times New Roman"/>
          <w:sz w:val="24"/>
          <w:szCs w:val="24"/>
        </w:rPr>
        <w:t xml:space="preserve"> requisitos para a contabilização e a divulgação de mudanças nas políticas contábeis. Se a entidade mudou políticas contábeis significativas, uma distorção relevante nas demonstrações contábeis pode surgir quando a entidade não tiver cumprido esses requisitos.</w:t>
      </w:r>
    </w:p>
    <w:p w14:paraId="6EA0438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Aplicação de políticas contábeis selecionadas</w:t>
      </w:r>
    </w:p>
    <w:p w14:paraId="154BC0C7" w14:textId="77777777" w:rsidR="00C1157F" w:rsidRPr="00BF3ADC" w:rsidRDefault="00C1157F" w:rsidP="00C1157F">
      <w:pPr>
        <w:spacing w:after="0" w:line="240" w:lineRule="auto"/>
        <w:rPr>
          <w:rFonts w:ascii="Times New Roman" w:hAnsi="Times New Roman"/>
          <w:sz w:val="24"/>
          <w:szCs w:val="24"/>
        </w:rPr>
      </w:pPr>
    </w:p>
    <w:p w14:paraId="162F5C40"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A6.</w:t>
      </w:r>
      <w:r w:rsidRPr="00BF3ADC">
        <w:rPr>
          <w:rFonts w:ascii="Times New Roman" w:hAnsi="Times New Roman"/>
          <w:sz w:val="24"/>
          <w:szCs w:val="24"/>
        </w:rPr>
        <w:tab/>
        <w:t>Em relação à aplicação das políticas contábeis selecionadas, podem surgir distorções relevantes nas demonstrações contábeis:</w:t>
      </w:r>
    </w:p>
    <w:p w14:paraId="31F2C171" w14:textId="77777777" w:rsidR="00C1157F" w:rsidRPr="00BF3ADC" w:rsidRDefault="00C1157F" w:rsidP="00C1157F">
      <w:pPr>
        <w:spacing w:after="120" w:line="240" w:lineRule="auto"/>
        <w:ind w:left="993" w:hanging="426"/>
        <w:jc w:val="both"/>
        <w:rPr>
          <w:rFonts w:ascii="Times New Roman" w:hAnsi="Times New Roman"/>
          <w:sz w:val="24"/>
          <w:szCs w:val="24"/>
        </w:rPr>
      </w:pPr>
      <w:r w:rsidRPr="00BF3ADC">
        <w:rPr>
          <w:rFonts w:ascii="Times New Roman" w:hAnsi="Times New Roman"/>
          <w:sz w:val="24"/>
          <w:szCs w:val="24"/>
        </w:rPr>
        <w:t xml:space="preserve">(a) </w:t>
      </w:r>
      <w:r w:rsidRPr="00BF3ADC">
        <w:rPr>
          <w:rFonts w:ascii="Times New Roman" w:hAnsi="Times New Roman"/>
          <w:sz w:val="24"/>
          <w:szCs w:val="24"/>
        </w:rPr>
        <w:tab/>
        <w:t>quando a administração não tiver aplicado as políticas contábeis selecionadas de maneira consistente com a estrutura de relatório financeiro, incluindo quando a administração não tiver aplicado as políticas contábeis selecionadas de maneira consistente entre períodos ou para transações e eventos similares (consistência na aplicação); ou</w:t>
      </w:r>
    </w:p>
    <w:p w14:paraId="48F3DCC0" w14:textId="77777777" w:rsidR="00C1157F" w:rsidRPr="00BF3ADC" w:rsidRDefault="00C1157F" w:rsidP="00C1157F">
      <w:pPr>
        <w:spacing w:after="0" w:line="240" w:lineRule="auto"/>
        <w:ind w:left="993" w:hanging="426"/>
        <w:jc w:val="both"/>
        <w:rPr>
          <w:rFonts w:ascii="Times New Roman" w:hAnsi="Times New Roman"/>
          <w:sz w:val="24"/>
          <w:szCs w:val="24"/>
        </w:rPr>
      </w:pPr>
      <w:r w:rsidRPr="00BF3ADC">
        <w:rPr>
          <w:rFonts w:ascii="Times New Roman" w:hAnsi="Times New Roman"/>
          <w:sz w:val="24"/>
          <w:szCs w:val="24"/>
        </w:rPr>
        <w:t>(b)</w:t>
      </w:r>
      <w:r w:rsidRPr="00BF3ADC">
        <w:rPr>
          <w:rFonts w:ascii="Times New Roman" w:hAnsi="Times New Roman"/>
          <w:sz w:val="24"/>
          <w:szCs w:val="24"/>
        </w:rPr>
        <w:tab/>
        <w:t>devido ao método de aplicação das políticas contábeis selecionadas (por exemplo, erro não intencional na aplicação).</w:t>
      </w:r>
    </w:p>
    <w:p w14:paraId="199AEA3B"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Adequação da divulgaç</w:t>
      </w:r>
      <w:r>
        <w:rPr>
          <w:rFonts w:ascii="Times New Roman" w:hAnsi="Times New Roman"/>
          <w:sz w:val="24"/>
          <w:szCs w:val="24"/>
        </w:rPr>
        <w:t>ão</w:t>
      </w:r>
      <w:r w:rsidRPr="00BF3ADC">
        <w:rPr>
          <w:rFonts w:ascii="Times New Roman" w:hAnsi="Times New Roman"/>
          <w:sz w:val="24"/>
          <w:szCs w:val="24"/>
        </w:rPr>
        <w:t xml:space="preserve"> nas demonstrações contábeis</w:t>
      </w:r>
    </w:p>
    <w:p w14:paraId="6718A050" w14:textId="77777777" w:rsidR="00C1157F" w:rsidRPr="00BF3ADC" w:rsidRDefault="00C1157F" w:rsidP="00C1157F">
      <w:pPr>
        <w:spacing w:after="0" w:line="240" w:lineRule="auto"/>
        <w:rPr>
          <w:rFonts w:ascii="Times New Roman" w:hAnsi="Times New Roman"/>
          <w:sz w:val="24"/>
          <w:szCs w:val="24"/>
        </w:rPr>
      </w:pPr>
    </w:p>
    <w:p w14:paraId="36CB16D2"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A7.</w:t>
      </w:r>
      <w:r w:rsidRPr="00BF3ADC">
        <w:rPr>
          <w:rFonts w:ascii="Times New Roman" w:hAnsi="Times New Roman"/>
          <w:sz w:val="24"/>
          <w:szCs w:val="24"/>
        </w:rPr>
        <w:tab/>
        <w:t xml:space="preserve">Em relação à adequação das divulgações nas demonstrações contábeis, podem surgir distorções relevantes </w:t>
      </w:r>
      <w:r w:rsidRPr="00E67622">
        <w:rPr>
          <w:rFonts w:ascii="Times New Roman" w:hAnsi="Times New Roman"/>
          <w:sz w:val="24"/>
          <w:szCs w:val="24"/>
        </w:rPr>
        <w:t>nas</w:t>
      </w:r>
      <w:r w:rsidRPr="00BF3ADC">
        <w:rPr>
          <w:rFonts w:ascii="Times New Roman" w:hAnsi="Times New Roman"/>
          <w:sz w:val="24"/>
          <w:szCs w:val="24"/>
        </w:rPr>
        <w:t xml:space="preserve"> demonstrações contábeis quando:</w:t>
      </w:r>
    </w:p>
    <w:p w14:paraId="28375680" w14:textId="77777777" w:rsidR="00C1157F" w:rsidRDefault="00C1157F">
      <w:pPr>
        <w:pStyle w:val="PargrafodaLista"/>
        <w:widowControl w:val="0"/>
        <w:numPr>
          <w:ilvl w:val="0"/>
          <w:numId w:val="277"/>
        </w:numPr>
        <w:spacing w:after="120" w:line="240" w:lineRule="auto"/>
        <w:ind w:left="993" w:hanging="426"/>
        <w:contextualSpacing w:val="0"/>
        <w:jc w:val="both"/>
        <w:rPr>
          <w:rFonts w:ascii="Times New Roman" w:hAnsi="Times New Roman"/>
          <w:sz w:val="24"/>
          <w:szCs w:val="24"/>
        </w:rPr>
      </w:pPr>
      <w:r w:rsidRPr="00BF3ADC">
        <w:rPr>
          <w:rFonts w:ascii="Times New Roman" w:hAnsi="Times New Roman"/>
          <w:sz w:val="24"/>
          <w:szCs w:val="24"/>
        </w:rPr>
        <w:t>as demonstrações contábeis não incluem todas as divulgações exigidas pela estrutura de relatório financeiro aplicável;</w:t>
      </w:r>
    </w:p>
    <w:p w14:paraId="6DFE28AA" w14:textId="77777777" w:rsidR="00C1157F" w:rsidRDefault="00C1157F">
      <w:pPr>
        <w:pStyle w:val="PargrafodaLista"/>
        <w:widowControl w:val="0"/>
        <w:numPr>
          <w:ilvl w:val="0"/>
          <w:numId w:val="277"/>
        </w:numPr>
        <w:spacing w:after="120" w:line="240" w:lineRule="auto"/>
        <w:ind w:left="993" w:hanging="426"/>
        <w:contextualSpacing w:val="0"/>
        <w:jc w:val="both"/>
        <w:rPr>
          <w:rFonts w:ascii="Times New Roman" w:hAnsi="Times New Roman"/>
          <w:sz w:val="24"/>
          <w:szCs w:val="24"/>
        </w:rPr>
      </w:pPr>
      <w:r w:rsidRPr="00BF3ADC">
        <w:rPr>
          <w:rFonts w:ascii="Times New Roman" w:hAnsi="Times New Roman"/>
          <w:sz w:val="24"/>
          <w:szCs w:val="24"/>
        </w:rPr>
        <w:t>as divulgações nas demonstrações contábeis não estão apresentadas de acordo com a estrutura de relatório financeiro aplicável; ou</w:t>
      </w:r>
    </w:p>
    <w:p w14:paraId="4A6AFC7D" w14:textId="77777777" w:rsidR="00C1157F" w:rsidRDefault="00C1157F">
      <w:pPr>
        <w:pStyle w:val="PargrafodaLista"/>
        <w:widowControl w:val="0"/>
        <w:numPr>
          <w:ilvl w:val="0"/>
          <w:numId w:val="277"/>
        </w:numPr>
        <w:spacing w:after="120" w:line="240" w:lineRule="auto"/>
        <w:ind w:left="993" w:hanging="426"/>
        <w:contextualSpacing w:val="0"/>
        <w:jc w:val="both"/>
        <w:rPr>
          <w:rFonts w:ascii="Times New Roman" w:hAnsi="Times New Roman"/>
          <w:sz w:val="24"/>
          <w:szCs w:val="24"/>
        </w:rPr>
      </w:pPr>
      <w:r w:rsidRPr="00BF3ADC">
        <w:rPr>
          <w:rFonts w:ascii="Times New Roman" w:hAnsi="Times New Roman"/>
          <w:sz w:val="24"/>
          <w:szCs w:val="24"/>
        </w:rPr>
        <w:t>as demonstrações contábeis não fornecem as divulgações adicionais necessárias para alcançar uma apresentação adequada,</w:t>
      </w:r>
      <w:r>
        <w:rPr>
          <w:rFonts w:ascii="Times New Roman" w:hAnsi="Times New Roman"/>
          <w:sz w:val="24"/>
          <w:szCs w:val="24"/>
        </w:rPr>
        <w:t xml:space="preserve"> </w:t>
      </w:r>
      <w:r w:rsidRPr="00BF3ADC">
        <w:rPr>
          <w:rFonts w:ascii="Times New Roman" w:hAnsi="Times New Roman"/>
          <w:sz w:val="24"/>
          <w:szCs w:val="24"/>
        </w:rPr>
        <w:t>além das divulgações especificamente exigidas pela estrutura de relatório financeiro aplicável.</w:t>
      </w:r>
    </w:p>
    <w:p w14:paraId="056535A2" w14:textId="77777777" w:rsidR="00C1157F" w:rsidRDefault="00C1157F" w:rsidP="00C1157F">
      <w:pPr>
        <w:spacing w:after="0" w:line="240" w:lineRule="auto"/>
        <w:ind w:left="567"/>
        <w:jc w:val="both"/>
        <w:rPr>
          <w:rFonts w:ascii="Times New Roman" w:hAnsi="Times New Roman"/>
          <w:sz w:val="24"/>
          <w:szCs w:val="24"/>
        </w:rPr>
      </w:pPr>
      <w:r w:rsidRPr="00BF3ADC">
        <w:rPr>
          <w:rFonts w:ascii="Times New Roman" w:hAnsi="Times New Roman"/>
          <w:sz w:val="24"/>
          <w:szCs w:val="24"/>
        </w:rPr>
        <w:t>O item A1</w:t>
      </w:r>
      <w:r>
        <w:rPr>
          <w:rFonts w:ascii="Times New Roman" w:hAnsi="Times New Roman"/>
          <w:sz w:val="24"/>
          <w:szCs w:val="24"/>
        </w:rPr>
        <w:t>7</w:t>
      </w:r>
      <w:r w:rsidRPr="00BF3ADC">
        <w:rPr>
          <w:rFonts w:ascii="Times New Roman" w:hAnsi="Times New Roman"/>
          <w:sz w:val="24"/>
          <w:szCs w:val="24"/>
        </w:rPr>
        <w:t xml:space="preserve"> da </w:t>
      </w:r>
      <w:r>
        <w:rPr>
          <w:rFonts w:ascii="Times New Roman" w:hAnsi="Times New Roman"/>
          <w:sz w:val="24"/>
          <w:szCs w:val="24"/>
        </w:rPr>
        <w:t>NBC TA</w:t>
      </w:r>
      <w:r w:rsidRPr="00BF3ADC">
        <w:rPr>
          <w:rFonts w:ascii="Times New Roman" w:hAnsi="Times New Roman"/>
          <w:sz w:val="24"/>
          <w:szCs w:val="24"/>
        </w:rPr>
        <w:t xml:space="preserve"> 450 fornece outros exemplos de distorções relevantes que podem surgir nas divulgações qualitativas.</w:t>
      </w:r>
    </w:p>
    <w:p w14:paraId="75586A62"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i/>
          <w:sz w:val="24"/>
          <w:szCs w:val="24"/>
        </w:rPr>
        <w:t xml:space="preserve">Natureza da impossibilidade de </w:t>
      </w:r>
      <w:r>
        <w:rPr>
          <w:rFonts w:ascii="Times New Roman" w:hAnsi="Times New Roman"/>
          <w:i/>
          <w:sz w:val="24"/>
          <w:szCs w:val="24"/>
        </w:rPr>
        <w:t xml:space="preserve">se </w:t>
      </w:r>
      <w:r w:rsidRPr="00BF3ADC">
        <w:rPr>
          <w:rFonts w:ascii="Times New Roman" w:hAnsi="Times New Roman"/>
          <w:i/>
          <w:sz w:val="24"/>
          <w:szCs w:val="24"/>
        </w:rPr>
        <w:t xml:space="preserve">obter evidência de auditoria apropriada e suficiente </w:t>
      </w:r>
      <w:r w:rsidRPr="00BF3ADC">
        <w:rPr>
          <w:rFonts w:ascii="Times New Roman" w:hAnsi="Times New Roman"/>
          <w:sz w:val="24"/>
          <w:szCs w:val="24"/>
        </w:rPr>
        <w:t>(ver item 6(b))</w:t>
      </w:r>
    </w:p>
    <w:p w14:paraId="5BF61900" w14:textId="77777777" w:rsidR="00C1157F" w:rsidRPr="00BF3ADC" w:rsidRDefault="00C1157F" w:rsidP="00C1157F">
      <w:pPr>
        <w:spacing w:after="0" w:line="240" w:lineRule="auto"/>
        <w:rPr>
          <w:rFonts w:ascii="Times New Roman" w:hAnsi="Times New Roman"/>
          <w:sz w:val="24"/>
          <w:szCs w:val="24"/>
        </w:rPr>
      </w:pPr>
    </w:p>
    <w:p w14:paraId="0B2A0851"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 xml:space="preserve">A8. </w:t>
      </w:r>
      <w:r>
        <w:rPr>
          <w:rFonts w:ascii="Times New Roman" w:hAnsi="Times New Roman"/>
          <w:sz w:val="24"/>
          <w:szCs w:val="24"/>
        </w:rPr>
        <w:tab/>
      </w:r>
      <w:r w:rsidRPr="00BF3ADC">
        <w:rPr>
          <w:rFonts w:ascii="Times New Roman" w:hAnsi="Times New Roman"/>
          <w:sz w:val="24"/>
          <w:szCs w:val="24"/>
        </w:rPr>
        <w:t xml:space="preserve">A impossibilidade do auditor de </w:t>
      </w:r>
      <w:r>
        <w:rPr>
          <w:rFonts w:ascii="Times New Roman" w:hAnsi="Times New Roman"/>
          <w:sz w:val="24"/>
          <w:szCs w:val="24"/>
        </w:rPr>
        <w:t xml:space="preserve">se </w:t>
      </w:r>
      <w:r w:rsidRPr="00BF3ADC">
        <w:rPr>
          <w:rFonts w:ascii="Times New Roman" w:hAnsi="Times New Roman"/>
          <w:sz w:val="24"/>
          <w:szCs w:val="24"/>
        </w:rPr>
        <w:t>obter evidência de auditoria apropriada e suficiente (também denominada limitação no alcance da auditoria) pode ser decorrente de:</w:t>
      </w:r>
    </w:p>
    <w:p w14:paraId="668DD3CE" w14:textId="77777777" w:rsidR="00C1157F" w:rsidRPr="00BF3ADC" w:rsidRDefault="00C1157F">
      <w:pPr>
        <w:pStyle w:val="PargrafodaLista"/>
        <w:widowControl w:val="0"/>
        <w:numPr>
          <w:ilvl w:val="0"/>
          <w:numId w:val="278"/>
        </w:numPr>
        <w:spacing w:after="120" w:line="240" w:lineRule="auto"/>
        <w:ind w:left="993" w:hanging="426"/>
        <w:contextualSpacing w:val="0"/>
        <w:rPr>
          <w:rFonts w:ascii="Times New Roman" w:hAnsi="Times New Roman"/>
          <w:sz w:val="24"/>
          <w:szCs w:val="24"/>
        </w:rPr>
      </w:pPr>
      <w:r w:rsidRPr="00BF3ADC">
        <w:rPr>
          <w:rFonts w:ascii="Times New Roman" w:hAnsi="Times New Roman"/>
          <w:sz w:val="24"/>
          <w:szCs w:val="24"/>
        </w:rPr>
        <w:t>circunstâncias que estão fora do controle da entidade;</w:t>
      </w:r>
    </w:p>
    <w:p w14:paraId="6A037181" w14:textId="77777777" w:rsidR="00C1157F" w:rsidRPr="00BF3ADC" w:rsidRDefault="00C1157F">
      <w:pPr>
        <w:pStyle w:val="PargrafodaLista"/>
        <w:widowControl w:val="0"/>
        <w:numPr>
          <w:ilvl w:val="0"/>
          <w:numId w:val="278"/>
        </w:numPr>
        <w:spacing w:after="120" w:line="240" w:lineRule="auto"/>
        <w:ind w:left="993" w:hanging="426"/>
        <w:contextualSpacing w:val="0"/>
        <w:rPr>
          <w:rFonts w:ascii="Times New Roman" w:hAnsi="Times New Roman"/>
          <w:sz w:val="24"/>
          <w:szCs w:val="24"/>
        </w:rPr>
      </w:pPr>
      <w:r w:rsidRPr="00BF3ADC">
        <w:rPr>
          <w:rFonts w:ascii="Times New Roman" w:hAnsi="Times New Roman"/>
          <w:sz w:val="24"/>
          <w:szCs w:val="24"/>
        </w:rPr>
        <w:t>circunstâncias relacionadas com a natureza ou a época do trabalho do auditor; ou</w:t>
      </w:r>
    </w:p>
    <w:p w14:paraId="212662BE" w14:textId="77777777" w:rsidR="00C1157F" w:rsidRPr="00BF3ADC" w:rsidRDefault="00C1157F">
      <w:pPr>
        <w:pStyle w:val="PargrafodaLista"/>
        <w:widowControl w:val="0"/>
        <w:numPr>
          <w:ilvl w:val="0"/>
          <w:numId w:val="278"/>
        </w:numPr>
        <w:spacing w:after="0" w:line="240" w:lineRule="auto"/>
        <w:ind w:left="993" w:hanging="426"/>
        <w:contextualSpacing w:val="0"/>
        <w:rPr>
          <w:rFonts w:ascii="Times New Roman" w:hAnsi="Times New Roman"/>
          <w:sz w:val="24"/>
          <w:szCs w:val="24"/>
        </w:rPr>
      </w:pPr>
      <w:r w:rsidRPr="00BF3ADC">
        <w:rPr>
          <w:rFonts w:ascii="Times New Roman" w:hAnsi="Times New Roman"/>
          <w:sz w:val="24"/>
          <w:szCs w:val="24"/>
        </w:rPr>
        <w:t>limitações impostas pela administração.</w:t>
      </w:r>
    </w:p>
    <w:p w14:paraId="58A6D6AF" w14:textId="77777777" w:rsidR="00C1157F" w:rsidRPr="00BF3ADC" w:rsidRDefault="00C1157F" w:rsidP="00C1157F">
      <w:pPr>
        <w:spacing w:after="0" w:line="240" w:lineRule="auto"/>
        <w:rPr>
          <w:rFonts w:ascii="Times New Roman" w:hAnsi="Times New Roman"/>
          <w:sz w:val="24"/>
          <w:szCs w:val="24"/>
        </w:rPr>
      </w:pPr>
    </w:p>
    <w:p w14:paraId="1386D23E"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A9.</w:t>
      </w:r>
      <w:r w:rsidRPr="00BF3ADC">
        <w:rPr>
          <w:rFonts w:ascii="Times New Roman" w:hAnsi="Times New Roman"/>
          <w:sz w:val="24"/>
          <w:szCs w:val="24"/>
        </w:rPr>
        <w:tab/>
        <w:t>A impossibilidade de executar procedimento específico não constitui limitação no alcance da auditoria se o auditor conseguir obter evidência de auditoria apropriada e suficiente por meio de procedimentos alternativos. Caso não seja possível, os requisitos dos itens 7(b), 9 e 10 se aplicam conforme apropriado. As limitações impostas pela administração podem ter outras implicações para a auditoria</w:t>
      </w:r>
      <w:r>
        <w:rPr>
          <w:rFonts w:ascii="Times New Roman" w:hAnsi="Times New Roman"/>
          <w:sz w:val="24"/>
          <w:szCs w:val="24"/>
        </w:rPr>
        <w:t>,</w:t>
      </w:r>
      <w:r w:rsidRPr="00BF3ADC">
        <w:rPr>
          <w:rFonts w:ascii="Times New Roman" w:hAnsi="Times New Roman"/>
          <w:sz w:val="24"/>
          <w:szCs w:val="24"/>
        </w:rPr>
        <w:t xml:space="preserve"> como, por exemplo, para a avaliação do auditor sobre riscos de fraude e sua consideração sobre a continuação do trabalho.</w:t>
      </w:r>
    </w:p>
    <w:p w14:paraId="363C3FC2" w14:textId="77777777" w:rsidR="00C1157F" w:rsidRPr="006A32F1" w:rsidRDefault="00C1157F" w:rsidP="00C1157F">
      <w:pPr>
        <w:spacing w:after="0" w:line="240" w:lineRule="auto"/>
        <w:rPr>
          <w:rFonts w:ascii="Times New Roman" w:hAnsi="Times New Roman"/>
          <w:sz w:val="24"/>
          <w:szCs w:val="24"/>
        </w:rPr>
      </w:pPr>
    </w:p>
    <w:p w14:paraId="4066C7E6"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 xml:space="preserve">A10. </w:t>
      </w:r>
      <w:r w:rsidRPr="00BF3ADC">
        <w:rPr>
          <w:rFonts w:ascii="Times New Roman" w:hAnsi="Times New Roman"/>
          <w:sz w:val="24"/>
          <w:szCs w:val="24"/>
        </w:rPr>
        <w:tab/>
        <w:t>Exemplos de circunstâncias que estão fora do controle da entidade incluem:</w:t>
      </w:r>
    </w:p>
    <w:p w14:paraId="420F94E7" w14:textId="77777777" w:rsidR="00C1157F" w:rsidRPr="0069250E" w:rsidRDefault="00C1157F">
      <w:pPr>
        <w:pStyle w:val="PargrafodaLista"/>
        <w:widowControl w:val="0"/>
        <w:numPr>
          <w:ilvl w:val="0"/>
          <w:numId w:val="282"/>
        </w:numPr>
        <w:spacing w:after="120" w:line="240" w:lineRule="auto"/>
        <w:ind w:left="851" w:hanging="284"/>
        <w:contextualSpacing w:val="0"/>
        <w:jc w:val="both"/>
        <w:rPr>
          <w:rFonts w:ascii="Times New Roman" w:hAnsi="Times New Roman"/>
          <w:sz w:val="24"/>
          <w:szCs w:val="24"/>
        </w:rPr>
      </w:pPr>
      <w:r w:rsidRPr="0069250E">
        <w:rPr>
          <w:rFonts w:ascii="Times New Roman" w:hAnsi="Times New Roman"/>
          <w:sz w:val="24"/>
          <w:szCs w:val="24"/>
        </w:rPr>
        <w:t>registros contábeis da entidade que tenham sido destruídos;</w:t>
      </w:r>
    </w:p>
    <w:p w14:paraId="6AD02D4B" w14:textId="77777777" w:rsidR="00C1157F" w:rsidRPr="00BF3ADC" w:rsidRDefault="00C1157F">
      <w:pPr>
        <w:pStyle w:val="PargrafodaLista"/>
        <w:widowControl w:val="0"/>
        <w:numPr>
          <w:ilvl w:val="0"/>
          <w:numId w:val="282"/>
        </w:numPr>
        <w:spacing w:after="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registros contábeis de componente significativo que tenham sido apreendidos indefinidamente por autoridades governamentais.</w:t>
      </w:r>
    </w:p>
    <w:p w14:paraId="2C19DD5F"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A11. Exemplos de circunstâncias relacionadas com a natureza ou a época do trabalho do auditor incluem quando:</w:t>
      </w:r>
    </w:p>
    <w:p w14:paraId="774E5F1F" w14:textId="77777777" w:rsidR="00C1157F" w:rsidRPr="00BF3ADC" w:rsidRDefault="00C1157F">
      <w:pPr>
        <w:pStyle w:val="PargrafodaLista"/>
        <w:widowControl w:val="0"/>
        <w:numPr>
          <w:ilvl w:val="0"/>
          <w:numId w:val="282"/>
        </w:numPr>
        <w:spacing w:after="12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a entidade deve usar o método d</w:t>
      </w:r>
      <w:r>
        <w:rPr>
          <w:rFonts w:ascii="Times New Roman" w:hAnsi="Times New Roman"/>
          <w:sz w:val="24"/>
          <w:szCs w:val="24"/>
        </w:rPr>
        <w:t>a</w:t>
      </w:r>
      <w:r w:rsidRPr="00BF3ADC">
        <w:rPr>
          <w:rFonts w:ascii="Times New Roman" w:hAnsi="Times New Roman"/>
          <w:sz w:val="24"/>
          <w:szCs w:val="24"/>
        </w:rPr>
        <w:t xml:space="preserve"> equivalência patrimonial para entidade coligada e o auditor não consegue obter evidência de auditoria apropriada e suficiente sobre as informações contábeis dessa coligada para avaliar se o método d</w:t>
      </w:r>
      <w:r>
        <w:rPr>
          <w:rFonts w:ascii="Times New Roman" w:hAnsi="Times New Roman"/>
          <w:sz w:val="24"/>
          <w:szCs w:val="24"/>
        </w:rPr>
        <w:t>a</w:t>
      </w:r>
      <w:r w:rsidRPr="00BF3ADC">
        <w:rPr>
          <w:rFonts w:ascii="Times New Roman" w:hAnsi="Times New Roman"/>
          <w:sz w:val="24"/>
          <w:szCs w:val="24"/>
        </w:rPr>
        <w:t xml:space="preserve"> equivalência patrimonial foi aplicado de forma adequada;</w:t>
      </w:r>
    </w:p>
    <w:p w14:paraId="14A431C2" w14:textId="77777777" w:rsidR="00C1157F" w:rsidRPr="00BF3ADC" w:rsidRDefault="00C1157F">
      <w:pPr>
        <w:pStyle w:val="PargrafodaLista"/>
        <w:widowControl w:val="0"/>
        <w:numPr>
          <w:ilvl w:val="0"/>
          <w:numId w:val="282"/>
        </w:numPr>
        <w:spacing w:after="12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 xml:space="preserve">a nomeação do auditor é feita </w:t>
      </w:r>
      <w:r>
        <w:rPr>
          <w:rFonts w:ascii="Times New Roman" w:hAnsi="Times New Roman"/>
          <w:sz w:val="24"/>
          <w:szCs w:val="24"/>
        </w:rPr>
        <w:t>n</w:t>
      </w:r>
      <w:r w:rsidRPr="00BF3ADC">
        <w:rPr>
          <w:rFonts w:ascii="Times New Roman" w:hAnsi="Times New Roman"/>
          <w:sz w:val="24"/>
          <w:szCs w:val="24"/>
        </w:rPr>
        <w:t>a época em que o auditor não consegue acompanhar a contagem física dos estoques;</w:t>
      </w:r>
    </w:p>
    <w:p w14:paraId="7A159EF0" w14:textId="77777777" w:rsidR="00C1157F" w:rsidRPr="00BF3ADC" w:rsidRDefault="00C1157F">
      <w:pPr>
        <w:pStyle w:val="PargrafodaLista"/>
        <w:widowControl w:val="0"/>
        <w:numPr>
          <w:ilvl w:val="0"/>
          <w:numId w:val="282"/>
        </w:numPr>
        <w:spacing w:after="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o auditor determina que somente a execução de procedimentos substantivos não é suficiente, porém os controles da entidade não são eficazes.</w:t>
      </w:r>
    </w:p>
    <w:p w14:paraId="7251411B"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A12.</w:t>
      </w:r>
      <w:r w:rsidRPr="00BF3ADC">
        <w:rPr>
          <w:rFonts w:ascii="Times New Roman" w:hAnsi="Times New Roman"/>
          <w:sz w:val="24"/>
          <w:szCs w:val="24"/>
        </w:rPr>
        <w:tab/>
        <w:t>Exemplos de impossibilidade de se obter evidência de auditoria apropriada e suficiente decorrente de limitação no alcance da auditoria imposta pela administração incluem quando:</w:t>
      </w:r>
    </w:p>
    <w:p w14:paraId="323B9A8D" w14:textId="77777777" w:rsidR="00C1157F" w:rsidRPr="00BF3ADC" w:rsidRDefault="00C1157F">
      <w:pPr>
        <w:pStyle w:val="PargrafodaLista"/>
        <w:widowControl w:val="0"/>
        <w:numPr>
          <w:ilvl w:val="0"/>
          <w:numId w:val="282"/>
        </w:numPr>
        <w:spacing w:after="12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a administração não permite que o auditor acompanhe a contagem física dos estoques;</w:t>
      </w:r>
    </w:p>
    <w:p w14:paraId="33A4E2DF" w14:textId="77777777" w:rsidR="00C1157F" w:rsidRPr="00BF3ADC" w:rsidRDefault="00C1157F">
      <w:pPr>
        <w:pStyle w:val="PargrafodaLista"/>
        <w:widowControl w:val="0"/>
        <w:numPr>
          <w:ilvl w:val="0"/>
          <w:numId w:val="282"/>
        </w:numPr>
        <w:spacing w:after="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a administração não permite que o auditor solicite confirmação externa de saldos contábeis específicos.</w:t>
      </w:r>
    </w:p>
    <w:p w14:paraId="3EDF3D4E"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b/>
          <w:bCs/>
          <w:sz w:val="24"/>
          <w:szCs w:val="24"/>
        </w:rPr>
        <w:t>Determinação do tipo de modificação na opinião do auditor</w:t>
      </w:r>
    </w:p>
    <w:p w14:paraId="153FC157" w14:textId="77777777" w:rsidR="00C1157F" w:rsidRPr="00BF3ADC" w:rsidRDefault="00C1157F" w:rsidP="00C1157F">
      <w:pPr>
        <w:spacing w:after="0" w:line="240" w:lineRule="auto"/>
        <w:rPr>
          <w:rFonts w:ascii="Times New Roman" w:hAnsi="Times New Roman"/>
          <w:sz w:val="24"/>
          <w:szCs w:val="24"/>
        </w:rPr>
      </w:pPr>
    </w:p>
    <w:p w14:paraId="49E8DE94"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i/>
          <w:sz w:val="24"/>
          <w:szCs w:val="24"/>
        </w:rPr>
        <w:t xml:space="preserve">Consequência da impossibilidade de se obter evidência de auditoria apropriada e suficiente devido à limitação imposta pela administração depois da aceitação do trabalho pelo auditor </w:t>
      </w:r>
      <w:r w:rsidRPr="00BF3ADC">
        <w:rPr>
          <w:rFonts w:ascii="Times New Roman" w:hAnsi="Times New Roman"/>
          <w:sz w:val="24"/>
          <w:szCs w:val="24"/>
        </w:rPr>
        <w:t>(ver itens 13(b)(i) e 14)</w:t>
      </w:r>
    </w:p>
    <w:p w14:paraId="05AFA18C" w14:textId="77777777" w:rsidR="00C1157F" w:rsidRPr="00BF3ADC" w:rsidRDefault="00C1157F" w:rsidP="00C1157F">
      <w:pPr>
        <w:spacing w:after="0" w:line="240" w:lineRule="auto"/>
        <w:rPr>
          <w:rFonts w:ascii="Times New Roman" w:hAnsi="Times New Roman"/>
          <w:sz w:val="24"/>
          <w:szCs w:val="24"/>
        </w:rPr>
      </w:pPr>
    </w:p>
    <w:p w14:paraId="3DD519CD" w14:textId="77777777" w:rsidR="00C1157F" w:rsidRPr="00BF3ADC" w:rsidRDefault="00C1157F" w:rsidP="00C1157F">
      <w:pPr>
        <w:spacing w:after="0" w:line="240" w:lineRule="auto"/>
        <w:ind w:left="567" w:hanging="567"/>
        <w:jc w:val="both"/>
        <w:rPr>
          <w:rFonts w:ascii="Times New Roman" w:hAnsi="Times New Roman"/>
          <w:b/>
          <w:sz w:val="24"/>
          <w:szCs w:val="24"/>
        </w:rPr>
      </w:pPr>
      <w:r w:rsidRPr="00BF3ADC">
        <w:rPr>
          <w:rFonts w:ascii="Times New Roman" w:hAnsi="Times New Roman"/>
          <w:sz w:val="24"/>
          <w:szCs w:val="24"/>
        </w:rPr>
        <w:t>A13.</w:t>
      </w:r>
      <w:r w:rsidRPr="00BF3ADC">
        <w:rPr>
          <w:rFonts w:ascii="Times New Roman" w:hAnsi="Times New Roman"/>
          <w:sz w:val="24"/>
          <w:szCs w:val="24"/>
        </w:rPr>
        <w:tab/>
        <w:t xml:space="preserve">A viabilidade de renunciar ao trabalho de auditoria pode depender do estágio de execução do trabalho na época em que a administração impõe a limitação de alcance. No caso de o auditor ter concluído parte significativa da auditoria, ele pode decidir concluir a auditoria na medida do possível, abster-se de expressar uma opinião e explicar a limitação de alcance na seção “Base para abstenção de opinião” </w:t>
      </w:r>
      <w:r>
        <w:rPr>
          <w:rFonts w:ascii="Times New Roman" w:hAnsi="Times New Roman"/>
          <w:sz w:val="24"/>
          <w:szCs w:val="24"/>
        </w:rPr>
        <w:t>em vez</w:t>
      </w:r>
      <w:r w:rsidRPr="00BF3ADC">
        <w:rPr>
          <w:rFonts w:ascii="Times New Roman" w:hAnsi="Times New Roman"/>
          <w:sz w:val="24"/>
          <w:szCs w:val="24"/>
        </w:rPr>
        <w:t xml:space="preserve"> de renunciar.</w:t>
      </w:r>
    </w:p>
    <w:p w14:paraId="334BB22D" w14:textId="77777777" w:rsidR="00C1157F" w:rsidRDefault="00C1157F" w:rsidP="00C1157F">
      <w:pPr>
        <w:spacing w:after="0" w:line="240" w:lineRule="auto"/>
        <w:ind w:left="567" w:hanging="567"/>
        <w:jc w:val="both"/>
        <w:rPr>
          <w:rFonts w:ascii="Times New Roman" w:hAnsi="Times New Roman"/>
          <w:sz w:val="24"/>
          <w:szCs w:val="24"/>
        </w:rPr>
      </w:pPr>
    </w:p>
    <w:p w14:paraId="79FF46FB"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A14.</w:t>
      </w:r>
      <w:r w:rsidRPr="00BF3ADC">
        <w:rPr>
          <w:rFonts w:ascii="Times New Roman" w:hAnsi="Times New Roman"/>
          <w:sz w:val="24"/>
          <w:szCs w:val="24"/>
        </w:rPr>
        <w:tab/>
        <w:t>Em certas circunstâncias, pode não ser possível ao auditor renunciar ao trabalho de auditoria</w:t>
      </w:r>
      <w:r>
        <w:rPr>
          <w:rFonts w:ascii="Times New Roman" w:hAnsi="Times New Roman"/>
          <w:sz w:val="24"/>
          <w:szCs w:val="24"/>
        </w:rPr>
        <w:t>,</w:t>
      </w:r>
      <w:r w:rsidRPr="00BF3ADC">
        <w:rPr>
          <w:rFonts w:ascii="Times New Roman" w:hAnsi="Times New Roman"/>
          <w:sz w:val="24"/>
          <w:szCs w:val="24"/>
        </w:rPr>
        <w:t xml:space="preserve"> se for exigido por lei ou regulamento que ele continue esse trabalho. Esse pode ser o caso do auditor nomeado para auditar as demonstrações contábeis de entidade do setor público. </w:t>
      </w:r>
      <w:r>
        <w:rPr>
          <w:rFonts w:ascii="Times New Roman" w:hAnsi="Times New Roman"/>
          <w:sz w:val="24"/>
          <w:szCs w:val="24"/>
        </w:rPr>
        <w:t>Pode</w:t>
      </w:r>
      <w:r w:rsidRPr="00BF3ADC">
        <w:rPr>
          <w:rFonts w:ascii="Times New Roman" w:hAnsi="Times New Roman"/>
          <w:sz w:val="24"/>
          <w:szCs w:val="24"/>
        </w:rPr>
        <w:t xml:space="preserve"> também ser o caso em situações em que o auditor é nomeado para auditar as demonstrações contábeis que cobrem um período específico, ou em que é nomeado por período específico e seja proibido renunciar antes da conclusão da auditoria dessas demonstrações contábeis, ou antes do final do referido período, respectivamente. O auditor pode também considerar necessário incluir um parágrafo de outros assuntos no relatório do auditor (</w:t>
      </w:r>
      <w:r>
        <w:rPr>
          <w:rFonts w:ascii="Times New Roman" w:hAnsi="Times New Roman"/>
          <w:sz w:val="24"/>
          <w:szCs w:val="24"/>
        </w:rPr>
        <w:t>v</w:t>
      </w:r>
      <w:r w:rsidRPr="00BF3ADC">
        <w:rPr>
          <w:rFonts w:ascii="Times New Roman" w:hAnsi="Times New Roman"/>
          <w:sz w:val="24"/>
          <w:szCs w:val="24"/>
        </w:rPr>
        <w:t>er item A10 da NBC TA 706 – Parágrafos de Ênfase e Parágrafos de Outros Assuntos no Relatório do Auditor Independente).</w:t>
      </w:r>
    </w:p>
    <w:p w14:paraId="76876DB6"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A15.</w:t>
      </w:r>
      <w:r w:rsidRPr="00BF3ADC">
        <w:rPr>
          <w:rFonts w:ascii="Times New Roman" w:hAnsi="Times New Roman"/>
          <w:sz w:val="24"/>
          <w:szCs w:val="24"/>
        </w:rPr>
        <w:tab/>
        <w:t>Quando o auditor conclui</w:t>
      </w:r>
      <w:r>
        <w:rPr>
          <w:rFonts w:ascii="Times New Roman" w:hAnsi="Times New Roman"/>
          <w:sz w:val="24"/>
          <w:szCs w:val="24"/>
        </w:rPr>
        <w:t>r</w:t>
      </w:r>
      <w:r w:rsidRPr="00BF3ADC">
        <w:rPr>
          <w:rFonts w:ascii="Times New Roman" w:hAnsi="Times New Roman"/>
          <w:sz w:val="24"/>
          <w:szCs w:val="24"/>
        </w:rPr>
        <w:t xml:space="preserve"> que a renúncia ao trabalho de auditoria é necessária em decorrência de limitação no alcance, pode haver exigência profissional, legal ou regulatória para que o auditor comunique os assuntos relacionados à renúncia ao trabalho de auditoria às agências reguladoras ou aos proprietários da entidade.</w:t>
      </w:r>
    </w:p>
    <w:p w14:paraId="501D536E"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i/>
          <w:sz w:val="24"/>
          <w:szCs w:val="24"/>
        </w:rPr>
        <w:t xml:space="preserve">Outras considerações relativas à </w:t>
      </w:r>
      <w:r>
        <w:rPr>
          <w:rFonts w:ascii="Times New Roman" w:hAnsi="Times New Roman"/>
          <w:i/>
          <w:sz w:val="24"/>
          <w:szCs w:val="24"/>
        </w:rPr>
        <w:t>“Opinião adversa”</w:t>
      </w:r>
      <w:r w:rsidRPr="00BF3ADC">
        <w:rPr>
          <w:rFonts w:ascii="Times New Roman" w:hAnsi="Times New Roman"/>
          <w:i/>
          <w:sz w:val="24"/>
          <w:szCs w:val="24"/>
        </w:rPr>
        <w:t xml:space="preserve"> ou </w:t>
      </w:r>
      <w:r>
        <w:rPr>
          <w:rFonts w:ascii="Times New Roman" w:hAnsi="Times New Roman"/>
          <w:i/>
          <w:sz w:val="24"/>
          <w:szCs w:val="24"/>
        </w:rPr>
        <w:t>“A</w:t>
      </w:r>
      <w:r w:rsidRPr="00BF3ADC">
        <w:rPr>
          <w:rFonts w:ascii="Times New Roman" w:hAnsi="Times New Roman"/>
          <w:i/>
          <w:sz w:val="24"/>
          <w:szCs w:val="24"/>
        </w:rPr>
        <w:t>bstenção de opinião</w:t>
      </w:r>
      <w:r>
        <w:rPr>
          <w:rFonts w:ascii="Times New Roman" w:hAnsi="Times New Roman"/>
          <w:i/>
          <w:sz w:val="24"/>
          <w:szCs w:val="24"/>
        </w:rPr>
        <w:t>”</w:t>
      </w:r>
      <w:r w:rsidRPr="00BF3ADC">
        <w:rPr>
          <w:rFonts w:ascii="Times New Roman" w:hAnsi="Times New Roman"/>
          <w:i/>
          <w:sz w:val="24"/>
          <w:szCs w:val="24"/>
        </w:rPr>
        <w:t xml:space="preserve"> </w:t>
      </w:r>
      <w:r w:rsidRPr="00BF3ADC">
        <w:rPr>
          <w:rFonts w:ascii="Times New Roman" w:hAnsi="Times New Roman"/>
          <w:sz w:val="24"/>
          <w:szCs w:val="24"/>
        </w:rPr>
        <w:t>(ver item 15)</w:t>
      </w:r>
    </w:p>
    <w:p w14:paraId="1016959B" w14:textId="77777777" w:rsidR="00C1157F" w:rsidRPr="00BF3ADC" w:rsidRDefault="00C1157F" w:rsidP="00C1157F">
      <w:pPr>
        <w:spacing w:after="0" w:line="240" w:lineRule="auto"/>
        <w:rPr>
          <w:rFonts w:ascii="Times New Roman" w:hAnsi="Times New Roman"/>
          <w:sz w:val="24"/>
          <w:szCs w:val="24"/>
        </w:rPr>
      </w:pPr>
    </w:p>
    <w:p w14:paraId="4D760B56"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hAnsi="Times New Roman"/>
          <w:sz w:val="24"/>
          <w:szCs w:val="24"/>
        </w:rPr>
        <w:t>A16.</w:t>
      </w:r>
      <w:r w:rsidRPr="00BF3ADC">
        <w:rPr>
          <w:rFonts w:ascii="Times New Roman" w:hAnsi="Times New Roman"/>
          <w:sz w:val="24"/>
          <w:szCs w:val="24"/>
        </w:rPr>
        <w:tab/>
        <w:t xml:space="preserve">Seguem exemplos de circunstâncias de emissão de relatório que não contradizem a </w:t>
      </w:r>
      <w:r>
        <w:rPr>
          <w:rFonts w:ascii="Times New Roman" w:hAnsi="Times New Roman"/>
          <w:sz w:val="24"/>
          <w:szCs w:val="24"/>
        </w:rPr>
        <w:t>“Opinião adversa”</w:t>
      </w:r>
      <w:r w:rsidRPr="00BF3ADC">
        <w:rPr>
          <w:rFonts w:ascii="Times New Roman" w:hAnsi="Times New Roman"/>
          <w:sz w:val="24"/>
          <w:szCs w:val="24"/>
        </w:rPr>
        <w:t xml:space="preserve"> ou </w:t>
      </w:r>
      <w:r>
        <w:rPr>
          <w:rFonts w:ascii="Times New Roman" w:hAnsi="Times New Roman"/>
          <w:sz w:val="24"/>
          <w:szCs w:val="24"/>
        </w:rPr>
        <w:t>a “A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do auditor:</w:t>
      </w:r>
    </w:p>
    <w:p w14:paraId="449DCCA4" w14:textId="77777777" w:rsidR="00C1157F" w:rsidRPr="00BF3ADC" w:rsidRDefault="00C1157F">
      <w:pPr>
        <w:pStyle w:val="PargrafodaLista"/>
        <w:widowControl w:val="0"/>
        <w:numPr>
          <w:ilvl w:val="0"/>
          <w:numId w:val="282"/>
        </w:numPr>
        <w:spacing w:after="12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 xml:space="preserve">A expressão de uma opinião não modificada sobre as demonstrações contábeis elaboradas de acordo com determinada estrutura de relatório financeiro e, dentro do mesmo relatório, a expressão de uma </w:t>
      </w:r>
      <w:r>
        <w:rPr>
          <w:rFonts w:ascii="Times New Roman" w:hAnsi="Times New Roman"/>
          <w:sz w:val="24"/>
          <w:szCs w:val="24"/>
        </w:rPr>
        <w:t>“Opinião adversa”</w:t>
      </w:r>
      <w:r w:rsidRPr="00BF3ADC">
        <w:rPr>
          <w:rFonts w:ascii="Times New Roman" w:hAnsi="Times New Roman"/>
          <w:sz w:val="24"/>
          <w:szCs w:val="24"/>
        </w:rPr>
        <w:t xml:space="preserve"> sobre as mesmas demonstrações contábeis elaboradas de acordo com </w:t>
      </w:r>
      <w:r>
        <w:rPr>
          <w:rFonts w:ascii="Times New Roman" w:hAnsi="Times New Roman"/>
          <w:sz w:val="24"/>
          <w:szCs w:val="24"/>
        </w:rPr>
        <w:t xml:space="preserve">uma </w:t>
      </w:r>
      <w:r w:rsidRPr="00BF3ADC">
        <w:rPr>
          <w:rFonts w:ascii="Times New Roman" w:hAnsi="Times New Roman"/>
          <w:sz w:val="24"/>
          <w:szCs w:val="24"/>
        </w:rPr>
        <w:t>estrutura de relatório financeiro diferente</w:t>
      </w:r>
      <w:r>
        <w:rPr>
          <w:rFonts w:ascii="Times New Roman" w:hAnsi="Times New Roman"/>
          <w:sz w:val="24"/>
          <w:szCs w:val="24"/>
        </w:rPr>
        <w:t xml:space="preserve"> </w:t>
      </w:r>
      <w:r w:rsidRPr="00BF3ADC">
        <w:rPr>
          <w:rFonts w:ascii="Times New Roman" w:eastAsia="Arial" w:hAnsi="Times New Roman"/>
          <w:sz w:val="24"/>
          <w:szCs w:val="24"/>
        </w:rPr>
        <w:t>(ver item A31 da ISA 700)</w:t>
      </w:r>
      <w:r w:rsidRPr="00BF3ADC">
        <w:rPr>
          <w:rFonts w:ascii="Times New Roman" w:hAnsi="Times New Roman"/>
          <w:sz w:val="24"/>
          <w:szCs w:val="24"/>
        </w:rPr>
        <w:t>.</w:t>
      </w:r>
    </w:p>
    <w:p w14:paraId="74C086B8" w14:textId="77777777" w:rsidR="00C1157F" w:rsidRPr="00BF3ADC" w:rsidRDefault="00C1157F">
      <w:pPr>
        <w:pStyle w:val="PargrafodaLista"/>
        <w:widowControl w:val="0"/>
        <w:numPr>
          <w:ilvl w:val="0"/>
          <w:numId w:val="282"/>
        </w:numPr>
        <w:spacing w:after="0" w:line="240" w:lineRule="auto"/>
        <w:ind w:left="851" w:hanging="284"/>
        <w:contextualSpacing w:val="0"/>
        <w:jc w:val="both"/>
        <w:rPr>
          <w:rFonts w:ascii="Times New Roman" w:hAnsi="Times New Roman"/>
          <w:sz w:val="24"/>
          <w:szCs w:val="24"/>
        </w:rPr>
      </w:pPr>
      <w:r w:rsidRPr="00BF3ADC">
        <w:rPr>
          <w:rFonts w:ascii="Times New Roman" w:hAnsi="Times New Roman"/>
          <w:sz w:val="24"/>
          <w:szCs w:val="24"/>
        </w:rPr>
        <w:t xml:space="preserve">A expressão de uma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em relação aos resultados das operações (desempenho das operações) e fluxos de caixa, quando relevante, e de uma opinião não modificada em relação ao balanço patrimonial (ver item 10 da NBC TA 510 –</w:t>
      </w:r>
      <w:r w:rsidRPr="00BF3ADC" w:rsidDel="008F637F">
        <w:rPr>
          <w:rFonts w:ascii="Times New Roman" w:hAnsi="Times New Roman"/>
          <w:sz w:val="24"/>
          <w:szCs w:val="24"/>
        </w:rPr>
        <w:t xml:space="preserve"> </w:t>
      </w:r>
      <w:r w:rsidRPr="00BF3ADC">
        <w:rPr>
          <w:rFonts w:ascii="Times New Roman" w:hAnsi="Times New Roman"/>
          <w:sz w:val="24"/>
          <w:szCs w:val="24"/>
        </w:rPr>
        <w:t xml:space="preserve">Trabalhos Iniciais – Saldos Iniciais). Nesse caso, o auditor não expressa uma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sobre as demonstrações contábeis como um todo.</w:t>
      </w:r>
    </w:p>
    <w:p w14:paraId="42628CF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Forma e conteúdo do relatório do auditor com opinião modificada</w:t>
      </w:r>
    </w:p>
    <w:p w14:paraId="59C6FB21" w14:textId="77777777" w:rsidR="00C1157F" w:rsidRPr="00BF3ADC" w:rsidRDefault="00C1157F" w:rsidP="00C1157F">
      <w:pPr>
        <w:spacing w:after="0" w:line="240" w:lineRule="auto"/>
        <w:rPr>
          <w:rFonts w:ascii="Times New Roman" w:hAnsi="Times New Roman"/>
          <w:sz w:val="24"/>
          <w:szCs w:val="24"/>
        </w:rPr>
      </w:pPr>
    </w:p>
    <w:p w14:paraId="419D168D"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eastAsia="Arial" w:hAnsi="Times New Roman"/>
          <w:i/>
          <w:sz w:val="24"/>
          <w:szCs w:val="24"/>
        </w:rPr>
        <w:t>Exemplos de relatório do auditor</w:t>
      </w:r>
      <w:r w:rsidRPr="00BF3ADC">
        <w:rPr>
          <w:rFonts w:ascii="Times New Roman" w:eastAsia="Arial" w:hAnsi="Times New Roman"/>
          <w:sz w:val="24"/>
          <w:szCs w:val="24"/>
        </w:rPr>
        <w:t xml:space="preserve"> (ver item 16)</w:t>
      </w:r>
    </w:p>
    <w:p w14:paraId="4276F8D6" w14:textId="77777777" w:rsidR="00C1157F" w:rsidRPr="00BF3ADC" w:rsidRDefault="00C1157F" w:rsidP="00C1157F">
      <w:pPr>
        <w:spacing w:after="0" w:line="240" w:lineRule="auto"/>
        <w:rPr>
          <w:rFonts w:ascii="Times New Roman" w:hAnsi="Times New Roman"/>
          <w:sz w:val="24"/>
          <w:szCs w:val="24"/>
        </w:rPr>
      </w:pPr>
    </w:p>
    <w:p w14:paraId="69350CDF" w14:textId="77777777" w:rsidR="00C1157F" w:rsidRPr="00BF3ADC" w:rsidRDefault="00C1157F" w:rsidP="00C1157F">
      <w:pPr>
        <w:spacing w:after="0" w:line="240" w:lineRule="auto"/>
        <w:ind w:left="567" w:hanging="567"/>
        <w:jc w:val="both"/>
        <w:rPr>
          <w:rFonts w:ascii="Times New Roman" w:hAnsi="Times New Roman"/>
          <w:sz w:val="24"/>
          <w:szCs w:val="24"/>
        </w:rPr>
      </w:pPr>
      <w:r w:rsidRPr="00BF3ADC">
        <w:rPr>
          <w:rFonts w:ascii="Times New Roman" w:hAnsi="Times New Roman"/>
          <w:sz w:val="24"/>
          <w:szCs w:val="24"/>
        </w:rPr>
        <w:t xml:space="preserve">A17. </w:t>
      </w:r>
      <w:r w:rsidRPr="00BF3ADC">
        <w:rPr>
          <w:rFonts w:ascii="Times New Roman" w:hAnsi="Times New Roman"/>
          <w:sz w:val="24"/>
          <w:szCs w:val="24"/>
        </w:rPr>
        <w:tab/>
        <w:t xml:space="preserve">Os exemplos 1 e 2 no Apêndice contêm relatórios do auditor com opiniões </w:t>
      </w:r>
      <w:r>
        <w:rPr>
          <w:rFonts w:ascii="Times New Roman" w:hAnsi="Times New Roman"/>
          <w:sz w:val="24"/>
          <w:szCs w:val="24"/>
        </w:rPr>
        <w:t>“</w:t>
      </w:r>
      <w:r w:rsidRPr="00BF3ADC">
        <w:rPr>
          <w:rFonts w:ascii="Times New Roman" w:hAnsi="Times New Roman"/>
          <w:sz w:val="24"/>
          <w:szCs w:val="24"/>
        </w:rPr>
        <w:t>com ressalva</w:t>
      </w:r>
      <w:r>
        <w:rPr>
          <w:rFonts w:ascii="Times New Roman" w:hAnsi="Times New Roman"/>
          <w:sz w:val="24"/>
          <w:szCs w:val="24"/>
        </w:rPr>
        <w:t>”</w:t>
      </w:r>
      <w:r w:rsidRPr="00BF3ADC">
        <w:rPr>
          <w:rFonts w:ascii="Times New Roman" w:hAnsi="Times New Roman"/>
          <w:sz w:val="24"/>
          <w:szCs w:val="24"/>
        </w:rPr>
        <w:t xml:space="preserve"> e </w:t>
      </w:r>
      <w:r>
        <w:rPr>
          <w:rFonts w:ascii="Times New Roman" w:hAnsi="Times New Roman"/>
          <w:sz w:val="24"/>
          <w:szCs w:val="24"/>
        </w:rPr>
        <w:t>“</w:t>
      </w:r>
      <w:r w:rsidRPr="00BF3ADC">
        <w:rPr>
          <w:rFonts w:ascii="Times New Roman" w:hAnsi="Times New Roman"/>
          <w:sz w:val="24"/>
          <w:szCs w:val="24"/>
        </w:rPr>
        <w:t>adversa</w:t>
      </w:r>
      <w:r>
        <w:rPr>
          <w:rFonts w:ascii="Times New Roman" w:hAnsi="Times New Roman"/>
          <w:sz w:val="24"/>
          <w:szCs w:val="24"/>
        </w:rPr>
        <w:t>”</w:t>
      </w:r>
      <w:r w:rsidRPr="00BF3ADC">
        <w:rPr>
          <w:rFonts w:ascii="Times New Roman" w:hAnsi="Times New Roman"/>
          <w:sz w:val="24"/>
          <w:szCs w:val="24"/>
        </w:rPr>
        <w:t>, respectivamente, uma vez que as demonstrações contábeis apresentam distorções relevantes.</w:t>
      </w:r>
    </w:p>
    <w:p w14:paraId="135FA84F"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 xml:space="preserve">A18. O exemplo 3 no Apêndice contém relatório do auditor com </w:t>
      </w:r>
      <w:r>
        <w:rPr>
          <w:rFonts w:ascii="Times New Roman" w:eastAsia="Arial" w:hAnsi="Times New Roman"/>
          <w:sz w:val="24"/>
          <w:szCs w:val="24"/>
        </w:rPr>
        <w:t>“Opinião com ressalva”</w:t>
      </w:r>
      <w:r w:rsidRPr="00BF3ADC">
        <w:rPr>
          <w:rFonts w:ascii="Times New Roman" w:eastAsia="Arial" w:hAnsi="Times New Roman"/>
          <w:sz w:val="24"/>
          <w:szCs w:val="24"/>
        </w:rPr>
        <w:t>, uma vez que não foi possível para o auditor obter evidência de auditoria apropriada e suficiente.</w:t>
      </w:r>
      <w:r w:rsidRPr="00BF3ADC">
        <w:rPr>
          <w:rFonts w:ascii="Times New Roman" w:hAnsi="Times New Roman"/>
          <w:sz w:val="24"/>
          <w:szCs w:val="24"/>
        </w:rPr>
        <w:t xml:space="preserve"> O exemplo 4 contém uma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devido à impossibilidade do auditor de obter evidência de auditoria apropriada e suficiente sobre um único elemento das demonstrações contábeis. O exemplo 5 contém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devido à impossibilidade do auditor de obter evidência de auditoria apropriada e suficiente sobre diversos elementos das demonstrações contábeis. Em cada um dos últimos dois casos, os possíveis efeitos sobre as demonstrações contábeis são relevantes e generalizados.</w:t>
      </w:r>
      <w:r w:rsidRPr="00BF3ADC">
        <w:rPr>
          <w:rFonts w:ascii="Times New Roman" w:eastAsia="Arial" w:hAnsi="Times New Roman"/>
          <w:sz w:val="24"/>
          <w:szCs w:val="24"/>
        </w:rPr>
        <w:t xml:space="preserve"> Os Apêndices das outras normas que incluem requisitos de apresentação de relatório, incluindo a NBC TA 570 </w:t>
      </w:r>
      <w:r w:rsidRPr="00BF3ADC">
        <w:rPr>
          <w:rFonts w:ascii="Times New Roman" w:hAnsi="Times New Roman"/>
          <w:sz w:val="24"/>
          <w:szCs w:val="24"/>
        </w:rPr>
        <w:t xml:space="preserve">– </w:t>
      </w:r>
      <w:r w:rsidRPr="00BF3ADC">
        <w:rPr>
          <w:rFonts w:ascii="Times New Roman" w:eastAsia="Arial" w:hAnsi="Times New Roman"/>
          <w:sz w:val="24"/>
          <w:szCs w:val="24"/>
        </w:rPr>
        <w:t>Continuidade Operacional, também incluem exemplos d</w:t>
      </w:r>
      <w:r>
        <w:rPr>
          <w:rFonts w:ascii="Times New Roman" w:eastAsia="Arial" w:hAnsi="Times New Roman"/>
          <w:sz w:val="24"/>
          <w:szCs w:val="24"/>
        </w:rPr>
        <w:t>e</w:t>
      </w:r>
      <w:r w:rsidRPr="00BF3ADC">
        <w:rPr>
          <w:rFonts w:ascii="Times New Roman" w:eastAsia="Arial" w:hAnsi="Times New Roman"/>
          <w:sz w:val="24"/>
          <w:szCs w:val="24"/>
        </w:rPr>
        <w:t xml:space="preserve"> relatório do auditor com opiniões modificadas. </w:t>
      </w:r>
    </w:p>
    <w:p w14:paraId="44158019"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i/>
          <w:sz w:val="24"/>
          <w:szCs w:val="24"/>
        </w:rPr>
        <w:t xml:space="preserve">Opinião do auditor </w:t>
      </w:r>
      <w:r w:rsidRPr="00BF3ADC">
        <w:rPr>
          <w:rFonts w:ascii="Times New Roman" w:eastAsia="Arial" w:hAnsi="Times New Roman"/>
          <w:sz w:val="24"/>
          <w:szCs w:val="24"/>
        </w:rPr>
        <w:t>(ver item 16)</w:t>
      </w:r>
    </w:p>
    <w:p w14:paraId="07E01A59" w14:textId="77777777" w:rsidR="00C1157F" w:rsidRPr="00BF3ADC" w:rsidRDefault="00C1157F" w:rsidP="00C1157F">
      <w:pPr>
        <w:spacing w:after="0" w:line="240" w:lineRule="auto"/>
        <w:rPr>
          <w:rFonts w:ascii="Times New Roman" w:hAnsi="Times New Roman"/>
          <w:sz w:val="24"/>
          <w:szCs w:val="24"/>
        </w:rPr>
      </w:pPr>
    </w:p>
    <w:p w14:paraId="3B5F84F3"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A19. A alteração desse título deixa claro para o usuário que a opinião do auditor está modificada e indica o tipo de modificação.</w:t>
      </w:r>
    </w:p>
    <w:p w14:paraId="6A340C0F"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sz w:val="24"/>
          <w:szCs w:val="24"/>
        </w:rPr>
        <w:t>Opinião com ressalva (ver item 17)</w:t>
      </w:r>
    </w:p>
    <w:p w14:paraId="69BF9761" w14:textId="77777777" w:rsidR="00C1157F" w:rsidRPr="00BF3ADC" w:rsidRDefault="00C1157F" w:rsidP="00C1157F">
      <w:pPr>
        <w:spacing w:after="0" w:line="240" w:lineRule="auto"/>
        <w:rPr>
          <w:rFonts w:ascii="Times New Roman" w:hAnsi="Times New Roman"/>
          <w:sz w:val="24"/>
          <w:szCs w:val="24"/>
        </w:rPr>
      </w:pPr>
    </w:p>
    <w:p w14:paraId="761F4EB5"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A20.</w:t>
      </w:r>
      <w:r w:rsidRPr="00BF3ADC">
        <w:rPr>
          <w:rFonts w:ascii="Times New Roman" w:eastAsia="Arial" w:hAnsi="Times New Roman"/>
          <w:sz w:val="24"/>
          <w:szCs w:val="24"/>
        </w:rPr>
        <w:tab/>
        <w:t xml:space="preserve">Quando o auditor expressa uma </w:t>
      </w:r>
      <w:r>
        <w:rPr>
          <w:rFonts w:ascii="Times New Roman" w:eastAsia="Arial" w:hAnsi="Times New Roman"/>
          <w:sz w:val="24"/>
          <w:szCs w:val="24"/>
        </w:rPr>
        <w:t>“Opinião com ressalva”</w:t>
      </w:r>
      <w:r w:rsidRPr="00BF3ADC">
        <w:rPr>
          <w:rFonts w:ascii="Times New Roman" w:eastAsia="Arial" w:hAnsi="Times New Roman"/>
          <w:sz w:val="24"/>
          <w:szCs w:val="24"/>
        </w:rPr>
        <w:t>, não é apropriado usar frases</w:t>
      </w:r>
      <w:r>
        <w:rPr>
          <w:rFonts w:ascii="Times New Roman" w:eastAsia="Arial" w:hAnsi="Times New Roman"/>
          <w:sz w:val="24"/>
          <w:szCs w:val="24"/>
        </w:rPr>
        <w:t>,</w:t>
      </w:r>
      <w:r w:rsidRPr="00BF3ADC">
        <w:rPr>
          <w:rFonts w:ascii="Times New Roman" w:eastAsia="Arial" w:hAnsi="Times New Roman"/>
          <w:sz w:val="24"/>
          <w:szCs w:val="24"/>
        </w:rPr>
        <w:t xml:space="preserve"> como “com a explicação acima” ou “sujeito a” na seção “Opinião”, pois elas não são suficientemente claras ou enfáticas.</w:t>
      </w:r>
    </w:p>
    <w:p w14:paraId="2A1B7A3B" w14:textId="77777777" w:rsidR="00C1157F" w:rsidRPr="00BF3ADC" w:rsidRDefault="00C1157F" w:rsidP="00C1157F">
      <w:pPr>
        <w:spacing w:after="0" w:line="240" w:lineRule="auto"/>
        <w:rPr>
          <w:rFonts w:ascii="Times New Roman" w:hAnsi="Times New Roman"/>
          <w:sz w:val="24"/>
          <w:szCs w:val="24"/>
        </w:rPr>
      </w:pPr>
    </w:p>
    <w:p w14:paraId="7B2CE24D"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i/>
          <w:sz w:val="24"/>
          <w:szCs w:val="24"/>
        </w:rPr>
        <w:t xml:space="preserve">Base para opinião </w:t>
      </w:r>
      <w:r w:rsidRPr="00BF3ADC">
        <w:rPr>
          <w:rFonts w:ascii="Times New Roman" w:eastAsia="Arial" w:hAnsi="Times New Roman"/>
          <w:sz w:val="24"/>
          <w:szCs w:val="24"/>
        </w:rPr>
        <w:t>(ver itens 20, 21, 23 e 27)</w:t>
      </w:r>
    </w:p>
    <w:p w14:paraId="03F29F02" w14:textId="77777777" w:rsidR="00C1157F" w:rsidRPr="00BF3ADC" w:rsidRDefault="00C1157F" w:rsidP="00C1157F">
      <w:pPr>
        <w:spacing w:after="0" w:line="240" w:lineRule="auto"/>
        <w:rPr>
          <w:rFonts w:ascii="Times New Roman" w:hAnsi="Times New Roman"/>
          <w:sz w:val="24"/>
          <w:szCs w:val="24"/>
        </w:rPr>
      </w:pPr>
    </w:p>
    <w:p w14:paraId="0DCACD19"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A21. A consistência no relatório do auditor ajuda a promover o entendimento dos usuários e a identificar circunstâncias não usuais quando elas ocorrem.</w:t>
      </w:r>
      <w:r w:rsidRPr="00BF3ADC">
        <w:rPr>
          <w:rFonts w:ascii="Times New Roman" w:hAnsi="Times New Roman"/>
          <w:sz w:val="24"/>
          <w:szCs w:val="24"/>
        </w:rPr>
        <w:t xml:space="preserve"> </w:t>
      </w:r>
      <w:r w:rsidRPr="00BF3ADC">
        <w:rPr>
          <w:rFonts w:ascii="Times New Roman" w:eastAsia="Arial" w:hAnsi="Times New Roman"/>
          <w:sz w:val="24"/>
          <w:szCs w:val="24"/>
        </w:rPr>
        <w:t>Consequentemente, embora a uniformidade na redação de uma opinião modificada e na descrição das razões para a modificação possa não ser possível, é necessário que haja consistência na forma e no conteúdo do relatório do auditor.</w:t>
      </w:r>
    </w:p>
    <w:p w14:paraId="603FCE45"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A22.  Um exemplo dos efeitos financeiros de distorções relevantes que o auditor pode descrever na seção “Base para opinião” do seu relatório é a quantificação dos efeitos sobre imposto de renda, lucro antes dos impostos, lucro líquido e patrimônio líquido</w:t>
      </w:r>
      <w:r>
        <w:rPr>
          <w:rFonts w:ascii="Times New Roman" w:eastAsia="Arial" w:hAnsi="Times New Roman"/>
          <w:sz w:val="24"/>
          <w:szCs w:val="24"/>
        </w:rPr>
        <w:t>,</w:t>
      </w:r>
      <w:r w:rsidRPr="00BF3ADC">
        <w:rPr>
          <w:rFonts w:ascii="Times New Roman" w:eastAsia="Arial" w:hAnsi="Times New Roman"/>
          <w:sz w:val="24"/>
          <w:szCs w:val="24"/>
        </w:rPr>
        <w:t xml:space="preserve"> no caso </w:t>
      </w:r>
      <w:r>
        <w:rPr>
          <w:rFonts w:ascii="Times New Roman" w:eastAsia="Arial" w:hAnsi="Times New Roman"/>
          <w:sz w:val="24"/>
          <w:szCs w:val="24"/>
        </w:rPr>
        <w:t>de os</w:t>
      </w:r>
      <w:r w:rsidRPr="00BF3ADC">
        <w:rPr>
          <w:rFonts w:ascii="Times New Roman" w:eastAsia="Arial" w:hAnsi="Times New Roman"/>
          <w:sz w:val="24"/>
          <w:szCs w:val="24"/>
        </w:rPr>
        <w:t xml:space="preserve"> estoques estarem superavaliados.</w:t>
      </w:r>
    </w:p>
    <w:p w14:paraId="42D6A4DC" w14:textId="77777777" w:rsidR="00C1157F" w:rsidRPr="00BF3ADC" w:rsidRDefault="00C1157F" w:rsidP="00C1157F">
      <w:pPr>
        <w:spacing w:after="12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A23.</w:t>
      </w:r>
      <w:r w:rsidRPr="00BF3ADC">
        <w:rPr>
          <w:rFonts w:ascii="Times New Roman" w:eastAsia="Arial" w:hAnsi="Times New Roman"/>
          <w:sz w:val="24"/>
          <w:szCs w:val="24"/>
        </w:rPr>
        <w:tab/>
        <w:t>A divulgação de informações omitidas na seção “Base para opinião”</w:t>
      </w:r>
      <w:r>
        <w:rPr>
          <w:rFonts w:ascii="Times New Roman" w:eastAsia="Arial" w:hAnsi="Times New Roman"/>
          <w:sz w:val="24"/>
          <w:szCs w:val="24"/>
        </w:rPr>
        <w:t xml:space="preserve"> </w:t>
      </w:r>
      <w:r w:rsidRPr="00BF3ADC">
        <w:rPr>
          <w:rFonts w:ascii="Times New Roman" w:eastAsia="Arial" w:hAnsi="Times New Roman"/>
          <w:sz w:val="24"/>
          <w:szCs w:val="24"/>
        </w:rPr>
        <w:t>seria impraticável se:</w:t>
      </w:r>
    </w:p>
    <w:p w14:paraId="3F7F5BCC" w14:textId="77777777" w:rsidR="00C1157F" w:rsidRPr="00BF3ADC" w:rsidRDefault="00C1157F">
      <w:pPr>
        <w:pStyle w:val="PargrafodaLista"/>
        <w:widowControl w:val="0"/>
        <w:numPr>
          <w:ilvl w:val="0"/>
          <w:numId w:val="279"/>
        </w:numPr>
        <w:spacing w:after="12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 xml:space="preserve">as </w:t>
      </w:r>
      <w:r w:rsidRPr="00BF3ADC">
        <w:rPr>
          <w:rFonts w:ascii="Times New Roman" w:hAnsi="Times New Roman"/>
          <w:sz w:val="24"/>
          <w:szCs w:val="24"/>
        </w:rPr>
        <w:t>divulgações não tiverem sido elaboradas pela administração ou não estiverem prontamente disponíveis para o auditor</w:t>
      </w:r>
      <w:r w:rsidRPr="00BF3ADC">
        <w:rPr>
          <w:rFonts w:ascii="Times New Roman" w:eastAsia="Arial" w:hAnsi="Times New Roman"/>
          <w:sz w:val="24"/>
          <w:szCs w:val="24"/>
        </w:rPr>
        <w:t>; ou</w:t>
      </w:r>
    </w:p>
    <w:p w14:paraId="13F16CB7" w14:textId="77777777" w:rsidR="00C1157F" w:rsidRPr="00BF3ADC" w:rsidRDefault="00C1157F">
      <w:pPr>
        <w:pStyle w:val="PargrafodaLista"/>
        <w:widowControl w:val="0"/>
        <w:numPr>
          <w:ilvl w:val="0"/>
          <w:numId w:val="279"/>
        </w:numPr>
        <w:spacing w:after="0" w:line="240" w:lineRule="auto"/>
        <w:ind w:left="993" w:hanging="426"/>
        <w:contextualSpacing w:val="0"/>
        <w:jc w:val="both"/>
        <w:rPr>
          <w:rFonts w:ascii="Times New Roman" w:eastAsia="Arial" w:hAnsi="Times New Roman"/>
          <w:sz w:val="24"/>
          <w:szCs w:val="24"/>
        </w:rPr>
      </w:pPr>
      <w:r w:rsidRPr="00BF3ADC">
        <w:rPr>
          <w:rFonts w:ascii="Times New Roman" w:eastAsia="Arial" w:hAnsi="Times New Roman"/>
          <w:sz w:val="24"/>
          <w:szCs w:val="24"/>
        </w:rPr>
        <w:t>no julgamento do auditor, as divulgações tiverem uma quantidade excessiva de informações em relação ao seu relatório.</w:t>
      </w:r>
    </w:p>
    <w:p w14:paraId="683DE570"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A24.</w:t>
      </w:r>
      <w:r w:rsidRPr="00BF3ADC">
        <w:rPr>
          <w:rFonts w:ascii="Times New Roman" w:eastAsia="Arial" w:hAnsi="Times New Roman"/>
          <w:sz w:val="24"/>
          <w:szCs w:val="24"/>
        </w:rPr>
        <w:tab/>
        <w:t xml:space="preserve">A </w:t>
      </w:r>
      <w:r>
        <w:rPr>
          <w:rFonts w:ascii="Times New Roman" w:eastAsia="Arial" w:hAnsi="Times New Roman"/>
          <w:sz w:val="24"/>
          <w:szCs w:val="24"/>
        </w:rPr>
        <w:t>“Opinião adversa”</w:t>
      </w:r>
      <w:r w:rsidRPr="00BF3ADC">
        <w:rPr>
          <w:rFonts w:ascii="Times New Roman" w:eastAsia="Arial" w:hAnsi="Times New Roman"/>
          <w:sz w:val="24"/>
          <w:szCs w:val="24"/>
        </w:rPr>
        <w:t xml:space="preserve"> ou a </w:t>
      </w:r>
      <w:r>
        <w:rPr>
          <w:rFonts w:ascii="Times New Roman" w:eastAsia="Arial" w:hAnsi="Times New Roman"/>
          <w:sz w:val="24"/>
          <w:szCs w:val="24"/>
        </w:rPr>
        <w:t>“A</w:t>
      </w:r>
      <w:r w:rsidRPr="00BF3ADC">
        <w:rPr>
          <w:rFonts w:ascii="Times New Roman" w:eastAsia="Arial" w:hAnsi="Times New Roman"/>
          <w:sz w:val="24"/>
          <w:szCs w:val="24"/>
        </w:rPr>
        <w:t>bstenção de opinião</w:t>
      </w:r>
      <w:r>
        <w:rPr>
          <w:rFonts w:ascii="Times New Roman" w:eastAsia="Arial" w:hAnsi="Times New Roman"/>
          <w:sz w:val="24"/>
          <w:szCs w:val="24"/>
        </w:rPr>
        <w:t>”</w:t>
      </w:r>
      <w:r w:rsidRPr="00BF3ADC">
        <w:rPr>
          <w:rFonts w:ascii="Times New Roman" w:eastAsia="Arial" w:hAnsi="Times New Roman"/>
          <w:sz w:val="24"/>
          <w:szCs w:val="24"/>
        </w:rPr>
        <w:t xml:space="preserve"> relativa a assunto específico descrito na seção “Base para opinião” não justifica a omissão da descrição de </w:t>
      </w:r>
      <w:r>
        <w:rPr>
          <w:rFonts w:ascii="Times New Roman" w:eastAsia="Arial" w:hAnsi="Times New Roman"/>
          <w:sz w:val="24"/>
          <w:szCs w:val="24"/>
        </w:rPr>
        <w:t>o</w:t>
      </w:r>
      <w:r w:rsidRPr="00BF3ADC">
        <w:rPr>
          <w:rFonts w:ascii="Times New Roman" w:eastAsia="Arial" w:hAnsi="Times New Roman"/>
          <w:sz w:val="24"/>
          <w:szCs w:val="24"/>
        </w:rPr>
        <w:t>utros assuntos identificados que teriam, de outra forma, requerido uma modificação da opinião do auditor. Nesses casos, a divulgação desses outros assuntos que o auditor tem conhecimento pode ser relevante para os usuários das demonstrações contábeis.</w:t>
      </w:r>
    </w:p>
    <w:p w14:paraId="45719BFA" w14:textId="77777777" w:rsidR="00C1157F" w:rsidRPr="00BF3ADC" w:rsidRDefault="00C1157F" w:rsidP="00C1157F">
      <w:pPr>
        <w:spacing w:after="0" w:line="240" w:lineRule="auto"/>
        <w:rPr>
          <w:rFonts w:ascii="Times New Roman" w:eastAsia="Arial" w:hAnsi="Times New Roman"/>
          <w:sz w:val="24"/>
          <w:szCs w:val="24"/>
        </w:rPr>
      </w:pPr>
      <w:r w:rsidRPr="00BF3ADC">
        <w:rPr>
          <w:rFonts w:ascii="Times New Roman" w:eastAsia="Arial" w:hAnsi="Times New Roman"/>
          <w:i/>
          <w:sz w:val="24"/>
          <w:szCs w:val="24"/>
        </w:rPr>
        <w:t xml:space="preserve">Descrição das responsabilidades do auditor pela auditoria das demonstrações contábeis quando o auditor se abstém de expressar uma opinião sobre as demonstrações contábeis </w:t>
      </w:r>
      <w:r w:rsidRPr="00BF3ADC">
        <w:rPr>
          <w:rFonts w:ascii="Times New Roman" w:hAnsi="Times New Roman"/>
          <w:sz w:val="24"/>
          <w:szCs w:val="24"/>
        </w:rPr>
        <w:t>(ver item 28)</w:t>
      </w:r>
    </w:p>
    <w:p w14:paraId="327993BF" w14:textId="77777777" w:rsidR="00C1157F" w:rsidRPr="00BF3ADC" w:rsidRDefault="00C1157F" w:rsidP="00C1157F">
      <w:pPr>
        <w:spacing w:after="0" w:line="240" w:lineRule="auto"/>
        <w:rPr>
          <w:rFonts w:ascii="Times New Roman" w:hAnsi="Times New Roman"/>
          <w:sz w:val="24"/>
          <w:szCs w:val="24"/>
        </w:rPr>
      </w:pPr>
    </w:p>
    <w:p w14:paraId="7D25DCA0" w14:textId="77777777" w:rsidR="00C1157F" w:rsidRPr="00BF3ADC" w:rsidRDefault="00C1157F" w:rsidP="00C1157F">
      <w:pPr>
        <w:spacing w:after="12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A25.</w:t>
      </w:r>
      <w:r w:rsidRPr="00BF3ADC">
        <w:rPr>
          <w:rFonts w:ascii="Times New Roman" w:eastAsia="Arial" w:hAnsi="Times New Roman"/>
          <w:sz w:val="24"/>
          <w:szCs w:val="24"/>
        </w:rPr>
        <w:tab/>
        <w:t xml:space="preserve">Como ilustrado nos </w:t>
      </w:r>
      <w:r>
        <w:rPr>
          <w:rFonts w:ascii="Times New Roman" w:eastAsia="Arial" w:hAnsi="Times New Roman"/>
          <w:sz w:val="24"/>
          <w:szCs w:val="24"/>
        </w:rPr>
        <w:t>e</w:t>
      </w:r>
      <w:r w:rsidRPr="00BF3ADC">
        <w:rPr>
          <w:rFonts w:ascii="Times New Roman" w:eastAsia="Arial" w:hAnsi="Times New Roman"/>
          <w:sz w:val="24"/>
          <w:szCs w:val="24"/>
        </w:rPr>
        <w:t>xemplos 4 e 5 do Apêndice desta norma, quando o auditor se abstém de expressar uma opinião sobre as demonstrações contábeis, é mais adequado considerar as seguintes declarações na seção “Responsabilidade</w:t>
      </w:r>
      <w:r>
        <w:rPr>
          <w:rFonts w:ascii="Times New Roman" w:eastAsia="Arial" w:hAnsi="Times New Roman"/>
          <w:sz w:val="24"/>
          <w:szCs w:val="24"/>
        </w:rPr>
        <w:t>s</w:t>
      </w:r>
      <w:r w:rsidRPr="00BF3ADC">
        <w:rPr>
          <w:rFonts w:ascii="Times New Roman" w:eastAsia="Arial" w:hAnsi="Times New Roman"/>
          <w:sz w:val="24"/>
          <w:szCs w:val="24"/>
        </w:rPr>
        <w:t xml:space="preserve"> do auditor pela auditoria das demonstrações contábeis” no seu relatório: </w:t>
      </w:r>
    </w:p>
    <w:p w14:paraId="308DE8F3" w14:textId="77777777" w:rsidR="00C1157F" w:rsidRPr="00005D8A" w:rsidRDefault="00C1157F">
      <w:pPr>
        <w:pStyle w:val="PargrafodaLista"/>
        <w:widowControl w:val="0"/>
        <w:numPr>
          <w:ilvl w:val="0"/>
          <w:numId w:val="283"/>
        </w:numPr>
        <w:spacing w:after="120" w:line="240" w:lineRule="auto"/>
        <w:ind w:left="851" w:hanging="284"/>
        <w:contextualSpacing w:val="0"/>
        <w:jc w:val="both"/>
        <w:rPr>
          <w:rFonts w:ascii="Times New Roman" w:eastAsia="Arial" w:hAnsi="Times New Roman"/>
          <w:sz w:val="24"/>
          <w:szCs w:val="24"/>
        </w:rPr>
      </w:pPr>
      <w:r w:rsidRPr="00005D8A">
        <w:rPr>
          <w:rFonts w:ascii="Times New Roman" w:eastAsia="Arial" w:hAnsi="Times New Roman"/>
          <w:sz w:val="24"/>
          <w:szCs w:val="24"/>
        </w:rPr>
        <w:t>declaração requerida pelo item 28(a) da NBC TA 700, alterada para especificar que a responsabilidade do auditor é a de conduzir uma auditoria das demonstrações contábeis</w:t>
      </w:r>
      <w:r>
        <w:rPr>
          <w:rFonts w:ascii="Times New Roman" w:eastAsia="Arial" w:hAnsi="Times New Roman"/>
          <w:sz w:val="24"/>
          <w:szCs w:val="24"/>
        </w:rPr>
        <w:t xml:space="preserve"> </w:t>
      </w:r>
      <w:r w:rsidRPr="00005D8A">
        <w:rPr>
          <w:rFonts w:ascii="Times New Roman" w:eastAsia="Arial" w:hAnsi="Times New Roman"/>
          <w:sz w:val="24"/>
          <w:szCs w:val="24"/>
        </w:rPr>
        <w:t xml:space="preserve">de acordo com as normas de auditoria; e </w:t>
      </w:r>
    </w:p>
    <w:p w14:paraId="4F2E91CF" w14:textId="77777777" w:rsidR="00C1157F" w:rsidRPr="00005D8A" w:rsidRDefault="00C1157F">
      <w:pPr>
        <w:pStyle w:val="PargrafodaLista"/>
        <w:widowControl w:val="0"/>
        <w:numPr>
          <w:ilvl w:val="0"/>
          <w:numId w:val="283"/>
        </w:numPr>
        <w:spacing w:after="0" w:line="240" w:lineRule="auto"/>
        <w:ind w:left="851" w:hanging="284"/>
        <w:contextualSpacing w:val="0"/>
        <w:jc w:val="both"/>
        <w:rPr>
          <w:rFonts w:ascii="Times New Roman" w:eastAsia="Arial" w:hAnsi="Times New Roman"/>
          <w:sz w:val="24"/>
          <w:szCs w:val="24"/>
        </w:rPr>
      </w:pPr>
      <w:r w:rsidRPr="00005D8A">
        <w:rPr>
          <w:rFonts w:ascii="Times New Roman" w:eastAsia="Arial" w:hAnsi="Times New Roman"/>
          <w:sz w:val="24"/>
          <w:szCs w:val="24"/>
        </w:rPr>
        <w:t>declaração sobre a independência do auditor e outras responsabilidades éticas requerida pelo item 28(c) da NBC TA 700.</w:t>
      </w:r>
    </w:p>
    <w:p w14:paraId="3C1C261F"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i/>
          <w:sz w:val="24"/>
          <w:szCs w:val="24"/>
        </w:rPr>
        <w:t>Considerações quando o auditor se abstém de expressar uma opinião sobre as demonstrações contábeis</w:t>
      </w:r>
      <w:r w:rsidRPr="00BF3ADC">
        <w:rPr>
          <w:rFonts w:ascii="Times New Roman" w:eastAsia="Arial" w:hAnsi="Times New Roman"/>
          <w:sz w:val="24"/>
          <w:szCs w:val="24"/>
        </w:rPr>
        <w:t xml:space="preserve"> (ver item 29)</w:t>
      </w:r>
    </w:p>
    <w:p w14:paraId="1EEF3799" w14:textId="77777777" w:rsidR="00C1157F" w:rsidRPr="00BF3ADC" w:rsidRDefault="00C1157F" w:rsidP="00C1157F">
      <w:pPr>
        <w:spacing w:after="0" w:line="240" w:lineRule="auto"/>
        <w:rPr>
          <w:rFonts w:ascii="Times New Roman" w:hAnsi="Times New Roman"/>
          <w:sz w:val="24"/>
          <w:szCs w:val="24"/>
        </w:rPr>
      </w:pPr>
    </w:p>
    <w:p w14:paraId="5A34B53B" w14:textId="77777777" w:rsidR="00C1157F" w:rsidRPr="00BF3ADC" w:rsidRDefault="00C1157F" w:rsidP="00C1157F">
      <w:pPr>
        <w:spacing w:after="0" w:line="240" w:lineRule="auto"/>
        <w:ind w:left="567" w:hanging="567"/>
        <w:jc w:val="both"/>
        <w:rPr>
          <w:rFonts w:ascii="Times New Roman" w:eastAsia="Arial" w:hAnsi="Times New Roman"/>
          <w:sz w:val="24"/>
          <w:szCs w:val="24"/>
        </w:rPr>
      </w:pPr>
      <w:r w:rsidRPr="00BF3ADC">
        <w:rPr>
          <w:rFonts w:ascii="Times New Roman" w:eastAsia="Arial" w:hAnsi="Times New Roman"/>
          <w:sz w:val="24"/>
          <w:szCs w:val="24"/>
        </w:rPr>
        <w:t>A26.</w:t>
      </w:r>
      <w:r w:rsidRPr="00BF3ADC">
        <w:rPr>
          <w:rFonts w:ascii="Times New Roman" w:eastAsia="Arial" w:hAnsi="Times New Roman"/>
          <w:sz w:val="24"/>
          <w:szCs w:val="24"/>
        </w:rPr>
        <w:tab/>
        <w:t>A indicação das razões para a impossibilidade do auditor de obter evidência de auditoria apropriada e suficiente na seção “Base para abstenção de opinião” do seu relatório</w:t>
      </w:r>
      <w:r>
        <w:rPr>
          <w:rFonts w:ascii="Times New Roman" w:eastAsia="Arial" w:hAnsi="Times New Roman"/>
          <w:sz w:val="24"/>
          <w:szCs w:val="24"/>
        </w:rPr>
        <w:t xml:space="preserve"> </w:t>
      </w:r>
      <w:r w:rsidRPr="00BF3ADC">
        <w:rPr>
          <w:rFonts w:ascii="Times New Roman" w:eastAsia="Arial" w:hAnsi="Times New Roman"/>
          <w:sz w:val="24"/>
          <w:szCs w:val="24"/>
        </w:rPr>
        <w:t>proporciona informações úteis para que os usuários entendam por</w:t>
      </w:r>
      <w:r>
        <w:rPr>
          <w:rFonts w:ascii="Times New Roman" w:eastAsia="Arial" w:hAnsi="Times New Roman"/>
          <w:sz w:val="24"/>
          <w:szCs w:val="24"/>
        </w:rPr>
        <w:t xml:space="preserve"> </w:t>
      </w:r>
      <w:r w:rsidRPr="00BF3ADC">
        <w:rPr>
          <w:rFonts w:ascii="Times New Roman" w:eastAsia="Arial" w:hAnsi="Times New Roman"/>
          <w:sz w:val="24"/>
          <w:szCs w:val="24"/>
        </w:rPr>
        <w:t>que ele se absteve de expressar uma opinião sobre as demonstrações contábeis e pode também evitar o uso inapropriado dessas demonstrações. Entretanto, a comunicação de qualquer dos principais assuntos de auditoria que não seja</w:t>
      </w:r>
      <w:r>
        <w:rPr>
          <w:rFonts w:ascii="Times New Roman" w:eastAsia="Arial" w:hAnsi="Times New Roman"/>
          <w:sz w:val="24"/>
          <w:szCs w:val="24"/>
        </w:rPr>
        <w:t>m</w:t>
      </w:r>
      <w:r w:rsidRPr="00BF3ADC">
        <w:rPr>
          <w:rFonts w:ascii="Times New Roman" w:eastAsia="Arial" w:hAnsi="Times New Roman"/>
          <w:sz w:val="24"/>
          <w:szCs w:val="24"/>
        </w:rPr>
        <w:t xml:space="preserve"> o</w:t>
      </w:r>
      <w:r>
        <w:rPr>
          <w:rFonts w:ascii="Times New Roman" w:eastAsia="Arial" w:hAnsi="Times New Roman"/>
          <w:sz w:val="24"/>
          <w:szCs w:val="24"/>
        </w:rPr>
        <w:t>s</w:t>
      </w:r>
      <w:r w:rsidRPr="00BF3ADC">
        <w:rPr>
          <w:rFonts w:ascii="Times New Roman" w:eastAsia="Arial" w:hAnsi="Times New Roman"/>
          <w:sz w:val="24"/>
          <w:szCs w:val="24"/>
        </w:rPr>
        <w:t xml:space="preserve"> assunto</w:t>
      </w:r>
      <w:r>
        <w:rPr>
          <w:rFonts w:ascii="Times New Roman" w:eastAsia="Arial" w:hAnsi="Times New Roman"/>
          <w:sz w:val="24"/>
          <w:szCs w:val="24"/>
        </w:rPr>
        <w:t>s</w:t>
      </w:r>
      <w:r w:rsidRPr="00BF3ADC">
        <w:rPr>
          <w:rFonts w:ascii="Times New Roman" w:eastAsia="Arial" w:hAnsi="Times New Roman"/>
          <w:sz w:val="24"/>
          <w:szCs w:val="24"/>
        </w:rPr>
        <w:t xml:space="preserve"> que dão origem à </w:t>
      </w:r>
      <w:r>
        <w:rPr>
          <w:rFonts w:ascii="Times New Roman" w:eastAsia="Arial" w:hAnsi="Times New Roman"/>
          <w:sz w:val="24"/>
          <w:szCs w:val="24"/>
        </w:rPr>
        <w:t>“A</w:t>
      </w:r>
      <w:r w:rsidRPr="00BF3ADC">
        <w:rPr>
          <w:rFonts w:ascii="Times New Roman" w:eastAsia="Arial" w:hAnsi="Times New Roman"/>
          <w:sz w:val="24"/>
          <w:szCs w:val="24"/>
        </w:rPr>
        <w:t>bstenção de opinião</w:t>
      </w:r>
      <w:r>
        <w:rPr>
          <w:rFonts w:ascii="Times New Roman" w:eastAsia="Arial" w:hAnsi="Times New Roman"/>
          <w:sz w:val="24"/>
          <w:szCs w:val="24"/>
        </w:rPr>
        <w:t>”</w:t>
      </w:r>
      <w:r w:rsidRPr="00BF3ADC">
        <w:rPr>
          <w:rFonts w:ascii="Times New Roman" w:eastAsia="Arial" w:hAnsi="Times New Roman"/>
          <w:sz w:val="24"/>
          <w:szCs w:val="24"/>
        </w:rPr>
        <w:t xml:space="preserve"> pode sugerir que as demonstrações contábeis como um todo são mais confiáveis em relação a esses assuntos do que seria apropriado nas circunstâncias e seria inconsistente com a </w:t>
      </w:r>
      <w:r>
        <w:rPr>
          <w:rFonts w:ascii="Times New Roman" w:eastAsia="Arial" w:hAnsi="Times New Roman"/>
          <w:sz w:val="24"/>
          <w:szCs w:val="24"/>
        </w:rPr>
        <w:t>“A</w:t>
      </w:r>
      <w:r w:rsidRPr="00BF3ADC">
        <w:rPr>
          <w:rFonts w:ascii="Times New Roman" w:eastAsia="Arial" w:hAnsi="Times New Roman"/>
          <w:sz w:val="24"/>
          <w:szCs w:val="24"/>
        </w:rPr>
        <w:t>bstenção de opinião</w:t>
      </w:r>
      <w:r>
        <w:rPr>
          <w:rFonts w:ascii="Times New Roman" w:eastAsia="Arial" w:hAnsi="Times New Roman"/>
          <w:sz w:val="24"/>
          <w:szCs w:val="24"/>
        </w:rPr>
        <w:t>”</w:t>
      </w:r>
      <w:r w:rsidRPr="00BF3ADC">
        <w:rPr>
          <w:rFonts w:ascii="Times New Roman" w:eastAsia="Arial" w:hAnsi="Times New Roman"/>
          <w:sz w:val="24"/>
          <w:szCs w:val="24"/>
        </w:rPr>
        <w:t xml:space="preserve"> sobre as demonstrações contábeis como um todo. </w:t>
      </w:r>
      <w:r w:rsidRPr="00BF3ADC">
        <w:rPr>
          <w:rFonts w:ascii="Times New Roman" w:eastAsia="Arial" w:hAnsi="Times New Roman"/>
          <w:sz w:val="24"/>
          <w:szCs w:val="24"/>
          <w:u w:color="000000"/>
        </w:rPr>
        <w:t xml:space="preserve">Da mesma forma, não </w:t>
      </w:r>
      <w:r>
        <w:rPr>
          <w:rFonts w:ascii="Times New Roman" w:eastAsia="Arial" w:hAnsi="Times New Roman"/>
          <w:sz w:val="24"/>
          <w:szCs w:val="24"/>
          <w:u w:color="000000"/>
        </w:rPr>
        <w:t>é</w:t>
      </w:r>
      <w:r w:rsidRPr="00BF3ADC">
        <w:rPr>
          <w:rFonts w:ascii="Times New Roman" w:eastAsia="Arial" w:hAnsi="Times New Roman"/>
          <w:sz w:val="24"/>
          <w:szCs w:val="24"/>
          <w:u w:color="000000"/>
        </w:rPr>
        <w:t xml:space="preserve"> apropriado incluir uma seção de “Outras informações”</w:t>
      </w:r>
      <w:r>
        <w:rPr>
          <w:rFonts w:ascii="Times New Roman" w:eastAsia="Arial" w:hAnsi="Times New Roman"/>
          <w:sz w:val="24"/>
          <w:szCs w:val="24"/>
          <w:u w:color="000000"/>
        </w:rPr>
        <w:t>,</w:t>
      </w:r>
      <w:r w:rsidRPr="00BF3ADC">
        <w:rPr>
          <w:rFonts w:ascii="Times New Roman" w:eastAsia="Arial" w:hAnsi="Times New Roman"/>
          <w:sz w:val="24"/>
          <w:szCs w:val="24"/>
          <w:u w:color="000000"/>
        </w:rPr>
        <w:t xml:space="preserve"> de acordo com a NBC TA 720</w:t>
      </w:r>
      <w:r>
        <w:rPr>
          <w:rFonts w:ascii="Times New Roman" w:eastAsia="Arial" w:hAnsi="Times New Roman"/>
          <w:sz w:val="24"/>
          <w:szCs w:val="24"/>
          <w:u w:color="000000"/>
        </w:rPr>
        <w:t>,</w:t>
      </w:r>
      <w:r w:rsidRPr="00BF3ADC">
        <w:rPr>
          <w:rFonts w:ascii="Times New Roman" w:eastAsia="Arial" w:hAnsi="Times New Roman"/>
          <w:sz w:val="24"/>
          <w:szCs w:val="24"/>
        </w:rPr>
        <w:t xml:space="preserve"> </w:t>
      </w:r>
      <w:r w:rsidRPr="00BF3ADC">
        <w:rPr>
          <w:rFonts w:ascii="Times New Roman" w:eastAsia="Arial" w:hAnsi="Times New Roman"/>
          <w:sz w:val="24"/>
          <w:szCs w:val="24"/>
          <w:u w:color="000000"/>
        </w:rPr>
        <w:t>tratando da consideração do auditor sobre a consistência das outras informações com as demonstrações contábeis.</w:t>
      </w:r>
      <w:r w:rsidRPr="00BF3ADC">
        <w:rPr>
          <w:rFonts w:ascii="Times New Roman" w:eastAsia="Arial" w:hAnsi="Times New Roman"/>
          <w:sz w:val="24"/>
          <w:szCs w:val="24"/>
        </w:rPr>
        <w:t xml:space="preserve">  Dessa forma, o item 29 proíbe que </w:t>
      </w:r>
      <w:r>
        <w:rPr>
          <w:rFonts w:ascii="Times New Roman" w:eastAsia="Arial" w:hAnsi="Times New Roman"/>
          <w:sz w:val="24"/>
          <w:szCs w:val="24"/>
        </w:rPr>
        <w:t>a</w:t>
      </w:r>
      <w:r w:rsidRPr="00BF3ADC">
        <w:rPr>
          <w:rFonts w:ascii="Times New Roman" w:eastAsia="Arial" w:hAnsi="Times New Roman"/>
          <w:sz w:val="24"/>
          <w:szCs w:val="24"/>
        </w:rPr>
        <w:t xml:space="preserve"> seção de “Principais assuntos de auditoria” ou </w:t>
      </w:r>
      <w:r>
        <w:rPr>
          <w:rFonts w:ascii="Times New Roman" w:eastAsia="Arial" w:hAnsi="Times New Roman"/>
          <w:sz w:val="24"/>
          <w:szCs w:val="24"/>
        </w:rPr>
        <w:t>a</w:t>
      </w:r>
      <w:r w:rsidRPr="00BF3ADC">
        <w:rPr>
          <w:rFonts w:ascii="Times New Roman" w:eastAsia="Arial" w:hAnsi="Times New Roman"/>
          <w:sz w:val="24"/>
          <w:szCs w:val="24"/>
        </w:rPr>
        <w:t xml:space="preserve"> seção de “Outras informações” seja incluída no relatório do auditor quando ele se abstém de expressar uma opinião sobre as demonstrações contábeis, a menos que o auditor seja, de outra forma, requerido por lei ou regulamento a comunicar os principais assuntos de auditoria ou a relatar as outras informações. </w:t>
      </w:r>
    </w:p>
    <w:p w14:paraId="76F622E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 xml:space="preserve">Comunicação com os responsáveis pela governança </w:t>
      </w:r>
      <w:r w:rsidRPr="00BF3ADC">
        <w:rPr>
          <w:rFonts w:ascii="Times New Roman" w:hAnsi="Times New Roman"/>
          <w:sz w:val="24"/>
          <w:szCs w:val="24"/>
        </w:rPr>
        <w:t>(ver item 30)</w:t>
      </w:r>
    </w:p>
    <w:p w14:paraId="5BA64405" w14:textId="77777777" w:rsidR="00C1157F" w:rsidRPr="00BF3ADC" w:rsidRDefault="00C1157F" w:rsidP="00C1157F">
      <w:pPr>
        <w:spacing w:after="0" w:line="240" w:lineRule="auto"/>
        <w:rPr>
          <w:rFonts w:ascii="Times New Roman" w:hAnsi="Times New Roman"/>
          <w:sz w:val="24"/>
          <w:szCs w:val="24"/>
        </w:rPr>
      </w:pPr>
    </w:p>
    <w:p w14:paraId="148C6BEE" w14:textId="77777777" w:rsidR="00C1157F" w:rsidRPr="00BF3ADC" w:rsidRDefault="00C1157F" w:rsidP="00C1157F">
      <w:pPr>
        <w:spacing w:after="120" w:line="240" w:lineRule="auto"/>
        <w:ind w:left="567" w:hanging="567"/>
        <w:jc w:val="both"/>
        <w:rPr>
          <w:rFonts w:ascii="Times New Roman" w:hAnsi="Times New Roman"/>
          <w:sz w:val="24"/>
          <w:szCs w:val="24"/>
        </w:rPr>
      </w:pPr>
      <w:r w:rsidRPr="00BF3ADC">
        <w:rPr>
          <w:rFonts w:ascii="Times New Roman" w:eastAsia="Arial" w:hAnsi="Times New Roman"/>
          <w:sz w:val="24"/>
          <w:szCs w:val="24"/>
        </w:rPr>
        <w:t>A27.</w:t>
      </w:r>
      <w:r w:rsidRPr="00BF3ADC">
        <w:rPr>
          <w:rFonts w:ascii="Times New Roman" w:eastAsia="Arial" w:hAnsi="Times New Roman"/>
          <w:sz w:val="24"/>
          <w:szCs w:val="24"/>
        </w:rPr>
        <w:tab/>
        <w:t>Comunicar aos responsáveis pela governança as circunstâncias que levam a uma modificação prevista na opinião do auditor e o texto proposto da modificação permite que:</w:t>
      </w:r>
    </w:p>
    <w:p w14:paraId="6A154374" w14:textId="77777777" w:rsidR="00C1157F" w:rsidRPr="00BF3ADC" w:rsidRDefault="00C1157F">
      <w:pPr>
        <w:pStyle w:val="PargrafodaLista"/>
        <w:widowControl w:val="0"/>
        <w:numPr>
          <w:ilvl w:val="0"/>
          <w:numId w:val="280"/>
        </w:numPr>
        <w:spacing w:after="120" w:line="240" w:lineRule="auto"/>
        <w:ind w:left="993" w:hanging="426"/>
        <w:contextualSpacing w:val="0"/>
        <w:jc w:val="both"/>
        <w:rPr>
          <w:rFonts w:ascii="Times New Roman" w:hAnsi="Times New Roman"/>
          <w:sz w:val="24"/>
          <w:szCs w:val="24"/>
        </w:rPr>
      </w:pPr>
      <w:r w:rsidRPr="00BF3ADC">
        <w:rPr>
          <w:rFonts w:ascii="Times New Roman" w:hAnsi="Times New Roman"/>
          <w:sz w:val="24"/>
          <w:szCs w:val="24"/>
        </w:rPr>
        <w:t>o auditor comunique aos responsáveis pela governança a</w:t>
      </w:r>
      <w:r>
        <w:rPr>
          <w:rFonts w:ascii="Times New Roman" w:hAnsi="Times New Roman"/>
          <w:sz w:val="24"/>
          <w:szCs w:val="24"/>
        </w:rPr>
        <w:t>s</w:t>
      </w:r>
      <w:r w:rsidRPr="00BF3ADC">
        <w:rPr>
          <w:rFonts w:ascii="Times New Roman" w:hAnsi="Times New Roman"/>
          <w:sz w:val="24"/>
          <w:szCs w:val="24"/>
        </w:rPr>
        <w:t xml:space="preserve"> modificaç</w:t>
      </w:r>
      <w:r>
        <w:rPr>
          <w:rFonts w:ascii="Times New Roman" w:hAnsi="Times New Roman"/>
          <w:sz w:val="24"/>
          <w:szCs w:val="24"/>
        </w:rPr>
        <w:t>ões</w:t>
      </w:r>
      <w:r w:rsidRPr="00BF3ADC">
        <w:rPr>
          <w:rFonts w:ascii="Times New Roman" w:hAnsi="Times New Roman"/>
          <w:sz w:val="24"/>
          <w:szCs w:val="24"/>
        </w:rPr>
        <w:t xml:space="preserve"> pretendida</w:t>
      </w:r>
      <w:r>
        <w:rPr>
          <w:rFonts w:ascii="Times New Roman" w:hAnsi="Times New Roman"/>
          <w:sz w:val="24"/>
          <w:szCs w:val="24"/>
        </w:rPr>
        <w:t>s</w:t>
      </w:r>
      <w:r w:rsidRPr="00BF3ADC">
        <w:rPr>
          <w:rFonts w:ascii="Times New Roman" w:hAnsi="Times New Roman"/>
          <w:sz w:val="24"/>
          <w:szCs w:val="24"/>
        </w:rPr>
        <w:t xml:space="preserve"> e as razões (ou circunstâncias) para a</w:t>
      </w:r>
      <w:r>
        <w:rPr>
          <w:rFonts w:ascii="Times New Roman" w:hAnsi="Times New Roman"/>
          <w:sz w:val="24"/>
          <w:szCs w:val="24"/>
        </w:rPr>
        <w:t>s</w:t>
      </w:r>
      <w:r w:rsidRPr="00BF3ADC">
        <w:rPr>
          <w:rFonts w:ascii="Times New Roman" w:hAnsi="Times New Roman"/>
          <w:sz w:val="24"/>
          <w:szCs w:val="24"/>
        </w:rPr>
        <w:t xml:space="preserve"> modificaç</w:t>
      </w:r>
      <w:r>
        <w:rPr>
          <w:rFonts w:ascii="Times New Roman" w:hAnsi="Times New Roman"/>
          <w:sz w:val="24"/>
          <w:szCs w:val="24"/>
        </w:rPr>
        <w:t>ões</w:t>
      </w:r>
      <w:r w:rsidRPr="00BF3ADC">
        <w:rPr>
          <w:rFonts w:ascii="Times New Roman" w:hAnsi="Times New Roman"/>
          <w:sz w:val="24"/>
          <w:szCs w:val="24"/>
        </w:rPr>
        <w:t>;</w:t>
      </w:r>
    </w:p>
    <w:p w14:paraId="4CC9A99C" w14:textId="77777777" w:rsidR="00C1157F" w:rsidRPr="00BF3ADC" w:rsidRDefault="00C1157F">
      <w:pPr>
        <w:pStyle w:val="PargrafodaLista"/>
        <w:widowControl w:val="0"/>
        <w:numPr>
          <w:ilvl w:val="0"/>
          <w:numId w:val="280"/>
        </w:numPr>
        <w:spacing w:after="120" w:line="240" w:lineRule="auto"/>
        <w:ind w:left="993" w:hanging="426"/>
        <w:contextualSpacing w:val="0"/>
        <w:jc w:val="both"/>
        <w:rPr>
          <w:rFonts w:ascii="Times New Roman" w:hAnsi="Times New Roman"/>
          <w:sz w:val="24"/>
          <w:szCs w:val="24"/>
        </w:rPr>
      </w:pPr>
      <w:r w:rsidRPr="00BF3ADC">
        <w:rPr>
          <w:rFonts w:ascii="Times New Roman" w:hAnsi="Times New Roman"/>
          <w:sz w:val="24"/>
          <w:szCs w:val="24"/>
        </w:rPr>
        <w:t>o auditor busque a concordância dos responsáveis pela governança em relação aos fatos do</w:t>
      </w:r>
      <w:r>
        <w:rPr>
          <w:rFonts w:ascii="Times New Roman" w:hAnsi="Times New Roman"/>
          <w:sz w:val="24"/>
          <w:szCs w:val="24"/>
        </w:rPr>
        <w:t>s</w:t>
      </w:r>
      <w:r w:rsidRPr="00BF3ADC">
        <w:rPr>
          <w:rFonts w:ascii="Times New Roman" w:hAnsi="Times New Roman"/>
          <w:sz w:val="24"/>
          <w:szCs w:val="24"/>
        </w:rPr>
        <w:t xml:space="preserve"> assunto</w:t>
      </w:r>
      <w:r>
        <w:rPr>
          <w:rFonts w:ascii="Times New Roman" w:hAnsi="Times New Roman"/>
          <w:sz w:val="24"/>
          <w:szCs w:val="24"/>
        </w:rPr>
        <w:t>s</w:t>
      </w:r>
      <w:r w:rsidRPr="00BF3ADC">
        <w:rPr>
          <w:rFonts w:ascii="Times New Roman" w:hAnsi="Times New Roman"/>
          <w:sz w:val="24"/>
          <w:szCs w:val="24"/>
        </w:rPr>
        <w:t xml:space="preserve"> que deram origem à</w:t>
      </w:r>
      <w:r>
        <w:rPr>
          <w:rFonts w:ascii="Times New Roman" w:hAnsi="Times New Roman"/>
          <w:sz w:val="24"/>
          <w:szCs w:val="24"/>
        </w:rPr>
        <w:t>s</w:t>
      </w:r>
      <w:r w:rsidRPr="00BF3ADC">
        <w:rPr>
          <w:rFonts w:ascii="Times New Roman" w:hAnsi="Times New Roman"/>
          <w:sz w:val="24"/>
          <w:szCs w:val="24"/>
        </w:rPr>
        <w:t xml:space="preserve"> modificaç</w:t>
      </w:r>
      <w:r>
        <w:rPr>
          <w:rFonts w:ascii="Times New Roman" w:hAnsi="Times New Roman"/>
          <w:sz w:val="24"/>
          <w:szCs w:val="24"/>
        </w:rPr>
        <w:t>ões</w:t>
      </w:r>
      <w:r w:rsidRPr="00BF3ADC">
        <w:rPr>
          <w:rFonts w:ascii="Times New Roman" w:hAnsi="Times New Roman"/>
          <w:sz w:val="24"/>
          <w:szCs w:val="24"/>
        </w:rPr>
        <w:t xml:space="preserve"> prevista</w:t>
      </w:r>
      <w:r>
        <w:rPr>
          <w:rFonts w:ascii="Times New Roman" w:hAnsi="Times New Roman"/>
          <w:sz w:val="24"/>
          <w:szCs w:val="24"/>
        </w:rPr>
        <w:t>s</w:t>
      </w:r>
      <w:r w:rsidRPr="00BF3ADC">
        <w:rPr>
          <w:rFonts w:ascii="Times New Roman" w:hAnsi="Times New Roman"/>
          <w:sz w:val="24"/>
          <w:szCs w:val="24"/>
        </w:rPr>
        <w:t>, ou confirme assuntos que estejam em desacordo com a administração; e</w:t>
      </w:r>
    </w:p>
    <w:p w14:paraId="6F7C91CC" w14:textId="77777777" w:rsidR="00C1157F" w:rsidRPr="00BF3ADC" w:rsidRDefault="00C1157F">
      <w:pPr>
        <w:pStyle w:val="PargrafodaLista"/>
        <w:widowControl w:val="0"/>
        <w:numPr>
          <w:ilvl w:val="0"/>
          <w:numId w:val="280"/>
        </w:numPr>
        <w:spacing w:after="0" w:line="240" w:lineRule="auto"/>
        <w:ind w:left="993" w:hanging="426"/>
        <w:contextualSpacing w:val="0"/>
        <w:jc w:val="both"/>
        <w:rPr>
          <w:rFonts w:ascii="Times New Roman" w:hAnsi="Times New Roman"/>
          <w:sz w:val="24"/>
          <w:szCs w:val="24"/>
        </w:rPr>
      </w:pPr>
      <w:r w:rsidRPr="00BF3ADC">
        <w:rPr>
          <w:rFonts w:ascii="Times New Roman" w:hAnsi="Times New Roman"/>
          <w:sz w:val="24"/>
          <w:szCs w:val="24"/>
        </w:rPr>
        <w:t>os responsáveis pela governança tenham a oportunidade, quando apropriado, de fornecer ao auditor informações e explicações adicionais sobre o</w:t>
      </w:r>
      <w:r>
        <w:rPr>
          <w:rFonts w:ascii="Times New Roman" w:hAnsi="Times New Roman"/>
          <w:sz w:val="24"/>
          <w:szCs w:val="24"/>
        </w:rPr>
        <w:t>s</w:t>
      </w:r>
      <w:r w:rsidRPr="00BF3ADC">
        <w:rPr>
          <w:rFonts w:ascii="Times New Roman" w:hAnsi="Times New Roman"/>
          <w:sz w:val="24"/>
          <w:szCs w:val="24"/>
        </w:rPr>
        <w:t xml:space="preserve"> assunto</w:t>
      </w:r>
      <w:r>
        <w:rPr>
          <w:rFonts w:ascii="Times New Roman" w:hAnsi="Times New Roman"/>
          <w:sz w:val="24"/>
          <w:szCs w:val="24"/>
        </w:rPr>
        <w:t>s</w:t>
      </w:r>
      <w:r w:rsidRPr="00BF3ADC">
        <w:rPr>
          <w:rFonts w:ascii="Times New Roman" w:hAnsi="Times New Roman"/>
          <w:sz w:val="24"/>
          <w:szCs w:val="24"/>
        </w:rPr>
        <w:t xml:space="preserve"> que deram origem à</w:t>
      </w:r>
      <w:r>
        <w:rPr>
          <w:rFonts w:ascii="Times New Roman" w:hAnsi="Times New Roman"/>
          <w:sz w:val="24"/>
          <w:szCs w:val="24"/>
        </w:rPr>
        <w:t>s</w:t>
      </w:r>
      <w:r w:rsidRPr="00BF3ADC">
        <w:rPr>
          <w:rFonts w:ascii="Times New Roman" w:hAnsi="Times New Roman"/>
          <w:sz w:val="24"/>
          <w:szCs w:val="24"/>
        </w:rPr>
        <w:t xml:space="preserve"> modificaç</w:t>
      </w:r>
      <w:r>
        <w:rPr>
          <w:rFonts w:ascii="Times New Roman" w:hAnsi="Times New Roman"/>
          <w:sz w:val="24"/>
          <w:szCs w:val="24"/>
        </w:rPr>
        <w:t>ões</w:t>
      </w:r>
      <w:r w:rsidRPr="00BF3ADC">
        <w:rPr>
          <w:rFonts w:ascii="Times New Roman" w:hAnsi="Times New Roman"/>
          <w:sz w:val="24"/>
          <w:szCs w:val="24"/>
        </w:rPr>
        <w:t xml:space="preserve"> prevista</w:t>
      </w:r>
      <w:r>
        <w:rPr>
          <w:rFonts w:ascii="Times New Roman" w:hAnsi="Times New Roman"/>
          <w:sz w:val="24"/>
          <w:szCs w:val="24"/>
        </w:rPr>
        <w:t>s</w:t>
      </w:r>
      <w:r w:rsidRPr="00BF3ADC">
        <w:rPr>
          <w:rFonts w:ascii="Times New Roman" w:hAnsi="Times New Roman"/>
          <w:sz w:val="24"/>
          <w:szCs w:val="24"/>
        </w:rPr>
        <w:t>.</w:t>
      </w:r>
    </w:p>
    <w:p w14:paraId="1DD8CFD1"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Apêndice</w:t>
      </w:r>
      <w:r>
        <w:rPr>
          <w:rFonts w:ascii="Times New Roman" w:hAnsi="Times New Roman"/>
          <w:b/>
          <w:sz w:val="24"/>
          <w:szCs w:val="24"/>
        </w:rPr>
        <w:t xml:space="preserve"> </w:t>
      </w:r>
      <w:r w:rsidRPr="00BF3ADC">
        <w:rPr>
          <w:rFonts w:ascii="Times New Roman" w:hAnsi="Times New Roman"/>
          <w:sz w:val="24"/>
          <w:szCs w:val="24"/>
        </w:rPr>
        <w:t>(ver itens A17</w:t>
      </w:r>
      <w:r>
        <w:rPr>
          <w:rFonts w:ascii="Times New Roman" w:hAnsi="Times New Roman"/>
          <w:sz w:val="24"/>
          <w:szCs w:val="24"/>
        </w:rPr>
        <w:t>,</w:t>
      </w:r>
      <w:r w:rsidRPr="00BF3ADC">
        <w:rPr>
          <w:rFonts w:ascii="Times New Roman" w:hAnsi="Times New Roman"/>
          <w:sz w:val="24"/>
          <w:szCs w:val="24"/>
        </w:rPr>
        <w:t xml:space="preserve"> A18 </w:t>
      </w:r>
      <w:r>
        <w:rPr>
          <w:rFonts w:ascii="Times New Roman" w:hAnsi="Times New Roman"/>
          <w:sz w:val="24"/>
          <w:szCs w:val="24"/>
        </w:rPr>
        <w:t xml:space="preserve">e </w:t>
      </w:r>
      <w:r w:rsidRPr="00BF3ADC">
        <w:rPr>
          <w:rFonts w:ascii="Times New Roman" w:hAnsi="Times New Roman"/>
          <w:sz w:val="24"/>
          <w:szCs w:val="24"/>
        </w:rPr>
        <w:t>A25)</w:t>
      </w:r>
    </w:p>
    <w:p w14:paraId="21A93BED" w14:textId="77777777" w:rsidR="00C1157F" w:rsidRPr="00BF3ADC" w:rsidRDefault="00C1157F" w:rsidP="00C1157F">
      <w:pPr>
        <w:spacing w:after="0" w:line="240" w:lineRule="auto"/>
        <w:rPr>
          <w:rFonts w:ascii="Times New Roman" w:hAnsi="Times New Roman"/>
          <w:sz w:val="24"/>
          <w:szCs w:val="24"/>
        </w:rPr>
      </w:pPr>
    </w:p>
    <w:p w14:paraId="746CB302"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b/>
          <w:sz w:val="24"/>
          <w:szCs w:val="24"/>
        </w:rPr>
        <w:t>Exemplos de relatório do auditor independente com opinião modificada</w:t>
      </w:r>
    </w:p>
    <w:p w14:paraId="091C519C" w14:textId="77777777" w:rsidR="00C1157F" w:rsidRPr="00BF3ADC" w:rsidRDefault="00C1157F" w:rsidP="00C1157F">
      <w:pPr>
        <w:spacing w:after="0" w:line="240" w:lineRule="auto"/>
        <w:rPr>
          <w:rFonts w:ascii="Times New Roman" w:hAnsi="Times New Roman"/>
          <w:sz w:val="24"/>
          <w:szCs w:val="24"/>
        </w:rPr>
      </w:pPr>
    </w:p>
    <w:p w14:paraId="1E738725" w14:textId="77777777" w:rsidR="00C1157F" w:rsidRPr="00005D8A" w:rsidRDefault="00C1157F">
      <w:pPr>
        <w:pStyle w:val="PargrafodaLista"/>
        <w:widowControl w:val="0"/>
        <w:numPr>
          <w:ilvl w:val="0"/>
          <w:numId w:val="284"/>
        </w:numPr>
        <w:spacing w:after="0" w:line="240" w:lineRule="auto"/>
        <w:ind w:left="284" w:hanging="284"/>
        <w:contextualSpacing w:val="0"/>
        <w:jc w:val="both"/>
        <w:rPr>
          <w:rFonts w:ascii="Times New Roman" w:hAnsi="Times New Roman"/>
          <w:sz w:val="24"/>
          <w:szCs w:val="24"/>
        </w:rPr>
      </w:pPr>
      <w:r w:rsidRPr="00005D8A">
        <w:rPr>
          <w:rFonts w:ascii="Times New Roman" w:hAnsi="Times New Roman"/>
          <w:sz w:val="24"/>
          <w:szCs w:val="24"/>
        </w:rPr>
        <w:t xml:space="preserve">Exemplo 1: Relatório do auditor independente com </w:t>
      </w:r>
      <w:r>
        <w:rPr>
          <w:rFonts w:ascii="Times New Roman" w:hAnsi="Times New Roman"/>
          <w:sz w:val="24"/>
          <w:szCs w:val="24"/>
        </w:rPr>
        <w:t>“Opinião com ressalva”</w:t>
      </w:r>
      <w:r w:rsidRPr="00005D8A">
        <w:rPr>
          <w:rFonts w:ascii="Times New Roman" w:hAnsi="Times New Roman"/>
          <w:sz w:val="24"/>
          <w:szCs w:val="24"/>
        </w:rPr>
        <w:t xml:space="preserve"> devido à distorção relevante nas demonstrações contábeis.</w:t>
      </w:r>
    </w:p>
    <w:p w14:paraId="51145621" w14:textId="77777777" w:rsidR="00C1157F" w:rsidRPr="00BF3ADC" w:rsidRDefault="00C1157F" w:rsidP="00C1157F">
      <w:pPr>
        <w:spacing w:after="0" w:line="240" w:lineRule="auto"/>
        <w:rPr>
          <w:rFonts w:ascii="Times New Roman" w:hAnsi="Times New Roman"/>
          <w:sz w:val="24"/>
          <w:szCs w:val="24"/>
        </w:rPr>
      </w:pPr>
    </w:p>
    <w:p w14:paraId="143918F7" w14:textId="77777777" w:rsidR="00C1157F" w:rsidRPr="00BF3ADC" w:rsidRDefault="00C1157F">
      <w:pPr>
        <w:pStyle w:val="PargrafodaLista"/>
        <w:widowControl w:val="0"/>
        <w:numPr>
          <w:ilvl w:val="0"/>
          <w:numId w:val="284"/>
        </w:numPr>
        <w:spacing w:after="0" w:line="240" w:lineRule="auto"/>
        <w:ind w:left="284" w:hanging="284"/>
        <w:contextualSpacing w:val="0"/>
        <w:jc w:val="both"/>
        <w:rPr>
          <w:rFonts w:ascii="Times New Roman" w:hAnsi="Times New Roman"/>
          <w:sz w:val="24"/>
          <w:szCs w:val="24"/>
        </w:rPr>
      </w:pPr>
      <w:r w:rsidRPr="00BF3ADC">
        <w:rPr>
          <w:rFonts w:ascii="Times New Roman" w:hAnsi="Times New Roman"/>
          <w:sz w:val="24"/>
          <w:szCs w:val="24"/>
        </w:rPr>
        <w:t xml:space="preserve">Exemplo 2: Relatório do auditor independente com </w:t>
      </w:r>
      <w:r>
        <w:rPr>
          <w:rFonts w:ascii="Times New Roman" w:hAnsi="Times New Roman"/>
          <w:sz w:val="24"/>
          <w:szCs w:val="24"/>
        </w:rPr>
        <w:t>“Opinião adversa”</w:t>
      </w:r>
      <w:r w:rsidRPr="00BF3ADC">
        <w:rPr>
          <w:rFonts w:ascii="Times New Roman" w:hAnsi="Times New Roman"/>
          <w:sz w:val="24"/>
          <w:szCs w:val="24"/>
        </w:rPr>
        <w:t xml:space="preserve"> devido à distorção relevante nas demonstrações contábeis consolidadas.</w:t>
      </w:r>
    </w:p>
    <w:p w14:paraId="6D7F8190" w14:textId="77777777" w:rsidR="00C1157F" w:rsidRPr="00BF3ADC" w:rsidRDefault="00C1157F" w:rsidP="00C1157F">
      <w:pPr>
        <w:spacing w:after="0" w:line="240" w:lineRule="auto"/>
        <w:rPr>
          <w:rFonts w:ascii="Times New Roman" w:hAnsi="Times New Roman"/>
          <w:sz w:val="24"/>
          <w:szCs w:val="24"/>
        </w:rPr>
      </w:pPr>
    </w:p>
    <w:p w14:paraId="4F9A563E" w14:textId="77777777" w:rsidR="00C1157F" w:rsidRPr="00BF3ADC" w:rsidRDefault="00C1157F">
      <w:pPr>
        <w:pStyle w:val="PargrafodaLista"/>
        <w:widowControl w:val="0"/>
        <w:numPr>
          <w:ilvl w:val="0"/>
          <w:numId w:val="284"/>
        </w:numPr>
        <w:spacing w:after="0" w:line="240" w:lineRule="auto"/>
        <w:ind w:left="284" w:hanging="284"/>
        <w:contextualSpacing w:val="0"/>
        <w:jc w:val="both"/>
        <w:rPr>
          <w:rFonts w:ascii="Times New Roman" w:hAnsi="Times New Roman"/>
          <w:sz w:val="24"/>
          <w:szCs w:val="24"/>
        </w:rPr>
      </w:pPr>
      <w:r w:rsidRPr="00BF3ADC">
        <w:rPr>
          <w:rFonts w:ascii="Times New Roman" w:hAnsi="Times New Roman"/>
          <w:sz w:val="24"/>
          <w:szCs w:val="24"/>
        </w:rPr>
        <w:t xml:space="preserve">Exemplo 3: Relatório do auditor independente com </w:t>
      </w:r>
      <w:r>
        <w:rPr>
          <w:rFonts w:ascii="Times New Roman" w:hAnsi="Times New Roman"/>
          <w:sz w:val="24"/>
          <w:szCs w:val="24"/>
        </w:rPr>
        <w:t>“Opinião com ressalva”</w:t>
      </w:r>
      <w:r w:rsidRPr="00BF3ADC">
        <w:rPr>
          <w:rFonts w:ascii="Times New Roman" w:hAnsi="Times New Roman"/>
          <w:sz w:val="24"/>
          <w:szCs w:val="24"/>
        </w:rPr>
        <w:t xml:space="preserve"> devido à impossibilidade do auditor de obter evidência de auditoria apropriada e suficiente com relação a uma coligada no exterior.</w:t>
      </w:r>
    </w:p>
    <w:p w14:paraId="6EEB55C6" w14:textId="77777777" w:rsidR="00C1157F" w:rsidRPr="00BF3ADC" w:rsidRDefault="00C1157F" w:rsidP="00C1157F">
      <w:pPr>
        <w:spacing w:after="0" w:line="240" w:lineRule="auto"/>
        <w:rPr>
          <w:rFonts w:ascii="Times New Roman" w:hAnsi="Times New Roman"/>
          <w:sz w:val="24"/>
          <w:szCs w:val="24"/>
        </w:rPr>
      </w:pPr>
    </w:p>
    <w:p w14:paraId="5546712F" w14:textId="77777777" w:rsidR="00C1157F" w:rsidRPr="00BF3ADC" w:rsidRDefault="00C1157F">
      <w:pPr>
        <w:pStyle w:val="PargrafodaLista"/>
        <w:widowControl w:val="0"/>
        <w:numPr>
          <w:ilvl w:val="0"/>
          <w:numId w:val="284"/>
        </w:numPr>
        <w:spacing w:after="0" w:line="240" w:lineRule="auto"/>
        <w:ind w:left="284" w:hanging="284"/>
        <w:contextualSpacing w:val="0"/>
        <w:jc w:val="both"/>
        <w:rPr>
          <w:rFonts w:ascii="Times New Roman" w:hAnsi="Times New Roman"/>
          <w:sz w:val="24"/>
          <w:szCs w:val="24"/>
        </w:rPr>
      </w:pPr>
      <w:r w:rsidRPr="00BF3ADC">
        <w:rPr>
          <w:rFonts w:ascii="Times New Roman" w:hAnsi="Times New Roman"/>
          <w:sz w:val="24"/>
          <w:szCs w:val="24"/>
        </w:rPr>
        <w:t xml:space="preserve">Exemplo 4: Relatório do auditor independente com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devido à impossibilidade do auditor de obter evidência de auditoria apropriada e suficiente sobre um único elemento das demonstrações contábeis consolidadas.</w:t>
      </w:r>
    </w:p>
    <w:p w14:paraId="0A70F36A" w14:textId="77777777" w:rsidR="00C1157F" w:rsidRPr="00BF3ADC" w:rsidRDefault="00C1157F" w:rsidP="00C1157F">
      <w:pPr>
        <w:spacing w:after="0" w:line="240" w:lineRule="auto"/>
        <w:rPr>
          <w:rFonts w:ascii="Times New Roman" w:hAnsi="Times New Roman"/>
          <w:sz w:val="24"/>
          <w:szCs w:val="24"/>
        </w:rPr>
      </w:pPr>
    </w:p>
    <w:p w14:paraId="2A36ED18" w14:textId="77777777" w:rsidR="00C1157F" w:rsidRPr="00BF3ADC" w:rsidRDefault="00C1157F">
      <w:pPr>
        <w:pStyle w:val="PargrafodaLista"/>
        <w:widowControl w:val="0"/>
        <w:numPr>
          <w:ilvl w:val="0"/>
          <w:numId w:val="284"/>
        </w:numPr>
        <w:spacing w:after="0" w:line="240" w:lineRule="auto"/>
        <w:ind w:left="284" w:hanging="284"/>
        <w:contextualSpacing w:val="0"/>
        <w:jc w:val="both"/>
        <w:rPr>
          <w:rFonts w:ascii="Times New Roman" w:hAnsi="Times New Roman"/>
          <w:sz w:val="24"/>
          <w:szCs w:val="24"/>
        </w:rPr>
      </w:pPr>
      <w:r w:rsidRPr="00BF3ADC">
        <w:rPr>
          <w:rFonts w:ascii="Times New Roman" w:hAnsi="Times New Roman"/>
          <w:sz w:val="24"/>
          <w:szCs w:val="24"/>
        </w:rPr>
        <w:t xml:space="preserve">Exemplo 5: Relatório do auditor independente com </w:t>
      </w:r>
      <w:r>
        <w:rPr>
          <w:rFonts w:ascii="Times New Roman" w:hAnsi="Times New Roman"/>
          <w:sz w:val="24"/>
          <w:szCs w:val="24"/>
        </w:rPr>
        <w:t>“A</w:t>
      </w:r>
      <w:r w:rsidRPr="00BF3ADC">
        <w:rPr>
          <w:rFonts w:ascii="Times New Roman" w:hAnsi="Times New Roman"/>
          <w:sz w:val="24"/>
          <w:szCs w:val="24"/>
        </w:rPr>
        <w:t>bstenção de opinião</w:t>
      </w:r>
      <w:r>
        <w:rPr>
          <w:rFonts w:ascii="Times New Roman" w:hAnsi="Times New Roman"/>
          <w:sz w:val="24"/>
          <w:szCs w:val="24"/>
        </w:rPr>
        <w:t>”</w:t>
      </w:r>
      <w:r w:rsidRPr="00BF3ADC">
        <w:rPr>
          <w:rFonts w:ascii="Times New Roman" w:hAnsi="Times New Roman"/>
          <w:sz w:val="24"/>
          <w:szCs w:val="24"/>
        </w:rPr>
        <w:t xml:space="preserve"> devido à impossibilidade do auditor de obter evidência de auditoria apropriada e suficiente sobre diversos elementos das demonstrações contábeis.</w:t>
      </w:r>
    </w:p>
    <w:p w14:paraId="65350939" w14:textId="77777777" w:rsidR="00C1157F" w:rsidRPr="00005D8A" w:rsidRDefault="00C1157F" w:rsidP="00C1157F">
      <w:pPr>
        <w:tabs>
          <w:tab w:val="left" w:pos="640"/>
        </w:tabs>
        <w:spacing w:after="0" w:line="240" w:lineRule="auto"/>
        <w:jc w:val="both"/>
        <w:rPr>
          <w:rFonts w:ascii="Times New Roman" w:hAnsi="Times New Roman"/>
          <w:sz w:val="24"/>
          <w:szCs w:val="24"/>
        </w:rPr>
      </w:pPr>
    </w:p>
    <w:p w14:paraId="3EAFC81E" w14:textId="77777777" w:rsidR="00C1157F" w:rsidRPr="00BF3ADC" w:rsidRDefault="00C1157F" w:rsidP="00C1157F">
      <w:pPr>
        <w:spacing w:after="0" w:line="240" w:lineRule="auto"/>
        <w:jc w:val="both"/>
        <w:rPr>
          <w:rFonts w:ascii="Times New Roman" w:hAnsi="Times New Roman"/>
          <w:b/>
          <w:sz w:val="24"/>
          <w:szCs w:val="24"/>
          <w:u w:color="000000"/>
        </w:rPr>
      </w:pPr>
      <w:r w:rsidRPr="00BF3ADC">
        <w:rPr>
          <w:rFonts w:ascii="Times New Roman" w:hAnsi="Times New Roman"/>
          <w:b/>
          <w:sz w:val="24"/>
          <w:szCs w:val="24"/>
          <w:u w:color="000000"/>
        </w:rPr>
        <w:t xml:space="preserve">Exemplo 1 – Relatório do auditor independente com </w:t>
      </w:r>
      <w:r>
        <w:rPr>
          <w:rFonts w:ascii="Times New Roman" w:hAnsi="Times New Roman"/>
          <w:b/>
          <w:sz w:val="24"/>
          <w:szCs w:val="24"/>
          <w:u w:color="000000"/>
        </w:rPr>
        <w:t>“Opinião com ressalva”</w:t>
      </w:r>
      <w:r w:rsidRPr="00BF3ADC">
        <w:rPr>
          <w:rFonts w:ascii="Times New Roman" w:hAnsi="Times New Roman"/>
          <w:b/>
          <w:sz w:val="24"/>
          <w:szCs w:val="24"/>
          <w:u w:color="000000"/>
        </w:rPr>
        <w:t xml:space="preserve"> devido </w:t>
      </w:r>
      <w:r>
        <w:rPr>
          <w:rFonts w:ascii="Times New Roman" w:hAnsi="Times New Roman"/>
          <w:b/>
          <w:sz w:val="24"/>
          <w:szCs w:val="24"/>
          <w:u w:color="000000"/>
        </w:rPr>
        <w:t>à</w:t>
      </w:r>
      <w:r w:rsidRPr="00BF3ADC">
        <w:rPr>
          <w:rFonts w:ascii="Times New Roman" w:hAnsi="Times New Roman"/>
          <w:b/>
          <w:sz w:val="24"/>
          <w:szCs w:val="24"/>
          <w:u w:color="000000"/>
        </w:rPr>
        <w:t xml:space="preserve"> distorção relevante nas demonstrações contábeis</w:t>
      </w:r>
    </w:p>
    <w:p w14:paraId="789CFCC3" w14:textId="77777777" w:rsidR="00C1157F" w:rsidRPr="00BF3ADC" w:rsidRDefault="00C1157F" w:rsidP="00C1157F">
      <w:pPr>
        <w:spacing w:after="0" w:line="240" w:lineRule="auto"/>
        <w:rPr>
          <w:rFonts w:ascii="Times New Roman" w:hAnsi="Times New Roman"/>
          <w:sz w:val="24"/>
          <w:szCs w:val="24"/>
        </w:rPr>
      </w:pPr>
    </w:p>
    <w:p w14:paraId="3999CB30" w14:textId="77777777" w:rsidR="00C1157F" w:rsidRPr="00BF3ADC" w:rsidRDefault="00C1157F" w:rsidP="00C1157F">
      <w:pPr>
        <w:spacing w:after="120" w:line="240" w:lineRule="auto"/>
        <w:rPr>
          <w:rFonts w:ascii="Times New Roman" w:eastAsia="Arial" w:hAnsi="Times New Roman"/>
          <w:sz w:val="24"/>
          <w:szCs w:val="24"/>
        </w:rPr>
      </w:pPr>
      <w:r w:rsidRPr="00BF3ADC">
        <w:rPr>
          <w:rFonts w:ascii="Times New Roman" w:eastAsia="Arial" w:hAnsi="Times New Roman"/>
          <w:sz w:val="24"/>
          <w:szCs w:val="24"/>
        </w:rPr>
        <w:t xml:space="preserve">Para fins desse exemplo, são consideradas as seguintes circunstâncias: </w:t>
      </w:r>
    </w:p>
    <w:p w14:paraId="5C14BE23"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BF3ADC">
        <w:rPr>
          <w:rFonts w:ascii="Times New Roman" w:hAnsi="Times New Roman"/>
          <w:sz w:val="24"/>
          <w:szCs w:val="24"/>
        </w:rPr>
        <w:t>uditoria do conjunto completo das demonstrações contábeis de entidade listada</w:t>
      </w:r>
      <w:r>
        <w:rPr>
          <w:rFonts w:ascii="Times New Roman" w:hAnsi="Times New Roman"/>
          <w:sz w:val="24"/>
          <w:szCs w:val="24"/>
        </w:rPr>
        <w:t>,</w:t>
      </w:r>
      <w:r w:rsidRPr="00BF3ADC">
        <w:rPr>
          <w:rFonts w:ascii="Times New Roman" w:hAnsi="Times New Roman"/>
          <w:sz w:val="24"/>
          <w:szCs w:val="24"/>
        </w:rPr>
        <w:t xml:space="preserve"> usando a estrutura de apresentação adequada.</w:t>
      </w:r>
      <w:r w:rsidRPr="00BF3ADC">
        <w:rPr>
          <w:rFonts w:ascii="Times New Roman" w:eastAsia="Arial" w:hAnsi="Times New Roman"/>
          <w:sz w:val="24"/>
          <w:szCs w:val="24"/>
        </w:rPr>
        <w:t xml:space="preserve"> Não é auditoria de grupo (ou seja, a NBC TA 600 </w:t>
      </w:r>
      <w:r w:rsidRPr="00BF3ADC">
        <w:rPr>
          <w:rFonts w:ascii="Times New Roman" w:hAnsi="Times New Roman"/>
          <w:sz w:val="24"/>
          <w:szCs w:val="24"/>
        </w:rPr>
        <w:t>–</w:t>
      </w:r>
      <w:r w:rsidRPr="00BF3ADC" w:rsidDel="00284DE0">
        <w:rPr>
          <w:rFonts w:ascii="Times New Roman" w:eastAsia="Arial" w:hAnsi="Times New Roman"/>
          <w:sz w:val="24"/>
          <w:szCs w:val="24"/>
        </w:rPr>
        <w:t xml:space="preserve"> </w:t>
      </w:r>
      <w:r w:rsidRPr="00BF3ADC">
        <w:rPr>
          <w:rFonts w:ascii="Times New Roman" w:eastAsia="Arial" w:hAnsi="Times New Roman"/>
          <w:sz w:val="24"/>
          <w:szCs w:val="24"/>
        </w:rPr>
        <w:t>Considerações Especiais – Auditorias de Demonstrações Contábeis de Grupos, Incluindo o Trabalho dos Auditores dos Componentes não se aplica)</w:t>
      </w:r>
      <w:r>
        <w:rPr>
          <w:rFonts w:ascii="Times New Roman" w:eastAsia="Arial" w:hAnsi="Times New Roman"/>
          <w:sz w:val="24"/>
          <w:szCs w:val="24"/>
        </w:rPr>
        <w:t>;</w:t>
      </w:r>
    </w:p>
    <w:p w14:paraId="22CF2C6B"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s demonstrações contábeis são elaboradas pela administração da entidade de acordo com as práticas contábeis adotadas no Brasil (estrutura para fins gerais)</w:t>
      </w:r>
      <w:r>
        <w:rPr>
          <w:rFonts w:ascii="Times New Roman" w:eastAsia="Arial" w:hAnsi="Times New Roman"/>
          <w:sz w:val="24"/>
          <w:szCs w:val="24"/>
        </w:rPr>
        <w:t>;</w:t>
      </w:r>
    </w:p>
    <w:p w14:paraId="00E7C756"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BF3ADC">
        <w:rPr>
          <w:rFonts w:ascii="Times New Roman" w:hAnsi="Times New Roman"/>
          <w:sz w:val="24"/>
          <w:szCs w:val="24"/>
        </w:rPr>
        <w:t>s termos do trabalho de auditoria refletem a descrição da responsabilidade da administração pelas demonstrações contábeis na NBC TA 210 – Concordância com os Termos do Trabalho de Auditoria</w:t>
      </w:r>
      <w:r>
        <w:rPr>
          <w:rFonts w:ascii="Times New Roman" w:hAnsi="Times New Roman"/>
          <w:sz w:val="24"/>
          <w:szCs w:val="24"/>
        </w:rPr>
        <w:t>;</w:t>
      </w:r>
    </w:p>
    <w:p w14:paraId="56D6E623"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BF3ADC">
        <w:rPr>
          <w:rFonts w:ascii="Times New Roman" w:hAnsi="Times New Roman"/>
          <w:sz w:val="24"/>
          <w:szCs w:val="24"/>
        </w:rPr>
        <w:t xml:space="preserve">s estoques estão superavaliados. A distorção é considerada relevante, mas não generalizada para as demonstrações contábeis (ou seja, é apropriada uma </w:t>
      </w:r>
      <w:r>
        <w:rPr>
          <w:rFonts w:ascii="Times New Roman" w:hAnsi="Times New Roman"/>
          <w:sz w:val="24"/>
          <w:szCs w:val="24"/>
        </w:rPr>
        <w:t>“Opinião com ressalva”</w:t>
      </w:r>
      <w:r w:rsidRPr="00BF3ADC">
        <w:rPr>
          <w:rFonts w:ascii="Times New Roman" w:hAnsi="Times New Roman"/>
          <w:sz w:val="24"/>
          <w:szCs w:val="24"/>
        </w:rPr>
        <w:t>)</w:t>
      </w:r>
      <w:r>
        <w:rPr>
          <w:rFonts w:ascii="Times New Roman" w:hAnsi="Times New Roman"/>
          <w:sz w:val="24"/>
          <w:szCs w:val="24"/>
        </w:rPr>
        <w:t>;</w:t>
      </w:r>
    </w:p>
    <w:p w14:paraId="0D47B9E4" w14:textId="77777777" w:rsidR="00C1157F" w:rsidRPr="00153A6F" w:rsidRDefault="00C1157F">
      <w:pPr>
        <w:pStyle w:val="PargrafodaLista"/>
        <w:widowControl w:val="0"/>
        <w:numPr>
          <w:ilvl w:val="0"/>
          <w:numId w:val="284"/>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BF3ADC">
        <w:rPr>
          <w:rFonts w:ascii="Times New Roman"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hAnsi="Times New Roman"/>
          <w:sz w:val="24"/>
          <w:szCs w:val="24"/>
        </w:rPr>
        <w:t xml:space="preserve">; </w:t>
      </w:r>
    </w:p>
    <w:p w14:paraId="13B3115C"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eastAsia="Arial" w:hAnsi="Times New Roman"/>
          <w:sz w:val="24"/>
          <w:szCs w:val="24"/>
        </w:rPr>
      </w:pPr>
      <w:r w:rsidRPr="00BF3ADC">
        <w:rPr>
          <w:rFonts w:ascii="Times New Roman" w:eastAsia="Arial" w:hAnsi="Times New Roman"/>
          <w:sz w:val="24"/>
          <w:szCs w:val="24"/>
        </w:rPr>
        <w:t xml:space="preserve">Com base na evidência de auditoria obtida, o auditor concluiu que não existe incerteza </w:t>
      </w:r>
      <w:r>
        <w:rPr>
          <w:rFonts w:ascii="Times New Roman" w:eastAsia="Arial" w:hAnsi="Times New Roman"/>
          <w:sz w:val="24"/>
          <w:szCs w:val="24"/>
        </w:rPr>
        <w:t>relevante</w:t>
      </w:r>
      <w:r w:rsidRPr="00BF3ADC">
        <w:rPr>
          <w:rFonts w:ascii="Times New Roman" w:eastAsia="Arial" w:hAnsi="Times New Roman"/>
          <w:sz w:val="24"/>
          <w:szCs w:val="24"/>
        </w:rPr>
        <w:t xml:space="preserve"> em relação a eventos ou condições que </w:t>
      </w:r>
      <w:r>
        <w:rPr>
          <w:rFonts w:ascii="Times New Roman" w:eastAsia="Arial" w:hAnsi="Times New Roman"/>
          <w:sz w:val="24"/>
          <w:szCs w:val="24"/>
        </w:rPr>
        <w:t>podem</w:t>
      </w:r>
      <w:r w:rsidRPr="00BF3ADC">
        <w:rPr>
          <w:rFonts w:ascii="Times New Roman" w:eastAsia="Arial" w:hAnsi="Times New Roman"/>
          <w:sz w:val="24"/>
          <w:szCs w:val="24"/>
        </w:rPr>
        <w:t xml:space="preserve"> levantar dúvida significativa quanto à capacidade de</w:t>
      </w:r>
      <w:r>
        <w:rPr>
          <w:rFonts w:ascii="Times New Roman" w:eastAsia="Arial" w:hAnsi="Times New Roman"/>
          <w:sz w:val="24"/>
          <w:szCs w:val="24"/>
        </w:rPr>
        <w:t xml:space="preserve"> </w:t>
      </w:r>
      <w:r w:rsidRPr="00BF3ADC">
        <w:rPr>
          <w:rFonts w:ascii="Times New Roman" w:eastAsia="Arial" w:hAnsi="Times New Roman"/>
          <w:sz w:val="24"/>
          <w:szCs w:val="24"/>
        </w:rPr>
        <w:t>continuidade operacional da entidade de acordo com a NBC TA 570</w:t>
      </w:r>
      <w:r>
        <w:rPr>
          <w:rFonts w:ascii="Times New Roman" w:eastAsia="Arial" w:hAnsi="Times New Roman"/>
          <w:sz w:val="24"/>
          <w:szCs w:val="24"/>
        </w:rPr>
        <w:t>;</w:t>
      </w:r>
      <w:r w:rsidRPr="00BF3ADC">
        <w:rPr>
          <w:rFonts w:ascii="Times New Roman" w:eastAsia="Arial" w:hAnsi="Times New Roman"/>
          <w:sz w:val="24"/>
          <w:szCs w:val="24"/>
        </w:rPr>
        <w:t xml:space="preserve"> </w:t>
      </w:r>
    </w:p>
    <w:p w14:paraId="57ADAC5E"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BF3ADC">
        <w:rPr>
          <w:rFonts w:ascii="Times New Roman" w:eastAsia="Arial" w:hAnsi="Times New Roman"/>
          <w:sz w:val="24"/>
          <w:szCs w:val="24"/>
        </w:rPr>
        <w:t>s principais assuntos de auditoria foram comunicados de acordo com a NBC TA 701</w:t>
      </w:r>
      <w:r>
        <w:rPr>
          <w:rFonts w:ascii="Times New Roman" w:eastAsia="Arial" w:hAnsi="Times New Roman"/>
          <w:sz w:val="24"/>
          <w:szCs w:val="24"/>
        </w:rPr>
        <w:t>;</w:t>
      </w:r>
    </w:p>
    <w:p w14:paraId="3CBA89F6" w14:textId="77777777" w:rsidR="00C1157F" w:rsidRPr="00BF3ADC" w:rsidRDefault="00C1157F">
      <w:pPr>
        <w:pStyle w:val="PargrafodaLista"/>
        <w:widowControl w:val="0"/>
        <w:numPr>
          <w:ilvl w:val="0"/>
          <w:numId w:val="284"/>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o</w:t>
      </w:r>
      <w:r w:rsidRPr="00BF3ADC">
        <w:rPr>
          <w:rFonts w:ascii="Times New Roman" w:hAnsi="Times New Roman"/>
          <w:sz w:val="24"/>
          <w:szCs w:val="24"/>
        </w:rPr>
        <w:t xml:space="preserve"> auditor obteve todas as outras informações antes da data do seu relatório</w:t>
      </w:r>
      <w:r>
        <w:rPr>
          <w:rFonts w:ascii="Times New Roman" w:hAnsi="Times New Roman"/>
          <w:sz w:val="24"/>
          <w:szCs w:val="24"/>
        </w:rPr>
        <w:t>,</w:t>
      </w:r>
      <w:r w:rsidRPr="00BF3ADC">
        <w:rPr>
          <w:rFonts w:ascii="Times New Roman" w:hAnsi="Times New Roman"/>
          <w:sz w:val="24"/>
          <w:szCs w:val="24"/>
        </w:rPr>
        <w:t xml:space="preserve"> e o assunto que deu origem à </w:t>
      </w:r>
      <w:r>
        <w:rPr>
          <w:rFonts w:ascii="Times New Roman" w:hAnsi="Times New Roman"/>
          <w:sz w:val="24"/>
          <w:szCs w:val="24"/>
        </w:rPr>
        <w:t>“Opinião com ressalva”</w:t>
      </w:r>
      <w:r w:rsidRPr="00BF3ADC">
        <w:rPr>
          <w:rFonts w:ascii="Times New Roman" w:hAnsi="Times New Roman"/>
          <w:sz w:val="24"/>
          <w:szCs w:val="24"/>
        </w:rPr>
        <w:t xml:space="preserve"> sobre as demonstrações contábeis também afeta </w:t>
      </w:r>
      <w:r w:rsidRPr="00BF3ADC">
        <w:rPr>
          <w:rFonts w:ascii="Times New Roman" w:eastAsia="Arial" w:hAnsi="Times New Roman"/>
          <w:sz w:val="24"/>
          <w:szCs w:val="24"/>
        </w:rPr>
        <w:t>outras informações</w:t>
      </w:r>
      <w:r>
        <w:rPr>
          <w:rFonts w:ascii="Times New Roman" w:eastAsia="Arial" w:hAnsi="Times New Roman"/>
          <w:sz w:val="24"/>
          <w:szCs w:val="24"/>
        </w:rPr>
        <w:t>;</w:t>
      </w:r>
    </w:p>
    <w:p w14:paraId="5B4B66DA" w14:textId="77777777" w:rsidR="00C1157F" w:rsidRPr="00BF3ADC" w:rsidRDefault="00C1157F">
      <w:pPr>
        <w:pStyle w:val="PargrafodaLista"/>
        <w:widowControl w:val="0"/>
        <w:numPr>
          <w:ilvl w:val="0"/>
          <w:numId w:val="284"/>
        </w:numPr>
        <w:spacing w:after="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s pessoas responsáveis pela supervisão das demonstrações contábeis não são aquelas responsáveis pela elaboração das demonstrações contábeis.</w:t>
      </w:r>
    </w:p>
    <w:p w14:paraId="76B593C8" w14:textId="77777777" w:rsidR="00C1157F" w:rsidRDefault="00C1157F" w:rsidP="00C1157F">
      <w:pPr>
        <w:tabs>
          <w:tab w:val="left" w:pos="740"/>
        </w:tabs>
        <w:spacing w:after="0" w:line="240" w:lineRule="auto"/>
        <w:jc w:val="both"/>
        <w:rPr>
          <w:rFonts w:ascii="Times New Roman" w:hAnsi="Times New Roman"/>
          <w:b/>
          <w:sz w:val="24"/>
          <w:szCs w:val="24"/>
        </w:rPr>
      </w:pPr>
    </w:p>
    <w:p w14:paraId="2EF350A6" w14:textId="77777777" w:rsidR="00C1157F" w:rsidRPr="00BF3ADC" w:rsidRDefault="00C1157F" w:rsidP="00C1157F">
      <w:pPr>
        <w:tabs>
          <w:tab w:val="left" w:pos="740"/>
        </w:tabs>
        <w:spacing w:after="0" w:line="240" w:lineRule="auto"/>
        <w:jc w:val="both"/>
        <w:rPr>
          <w:rFonts w:ascii="Times New Roman" w:hAnsi="Times New Roman"/>
          <w:b/>
          <w:sz w:val="24"/>
          <w:szCs w:val="24"/>
        </w:rPr>
      </w:pPr>
    </w:p>
    <w:p w14:paraId="4769C6D9"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b/>
          <w:sz w:val="24"/>
          <w:szCs w:val="24"/>
        </w:rPr>
        <w:t>RELATÓRIO DO AUDITOR INDEPENDENTE SOBRE AS DEMONSTRAÇÕES CONTÁBEIS</w:t>
      </w:r>
      <w:r w:rsidRPr="001F0EC9">
        <w:rPr>
          <w:rFonts w:ascii="Times New Roman" w:hAnsi="Times New Roman"/>
          <w:b/>
          <w:sz w:val="24"/>
          <w:szCs w:val="24"/>
          <w:vertAlign w:val="superscript"/>
        </w:rPr>
        <w:t>(1)</w:t>
      </w:r>
    </w:p>
    <w:p w14:paraId="3FFE44CE" w14:textId="77777777" w:rsidR="00C1157F" w:rsidRPr="00BF3ADC" w:rsidRDefault="00C1157F" w:rsidP="00C1157F">
      <w:pPr>
        <w:spacing w:after="0" w:line="240" w:lineRule="auto"/>
        <w:rPr>
          <w:rFonts w:ascii="Times New Roman" w:hAnsi="Times New Roman"/>
          <w:sz w:val="24"/>
          <w:szCs w:val="24"/>
        </w:rPr>
      </w:pPr>
    </w:p>
    <w:p w14:paraId="18A261BD"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Aos acionistas da Companhia ABC [ou outro destinatário apropriado]</w:t>
      </w:r>
    </w:p>
    <w:p w14:paraId="288C4D67" w14:textId="77777777" w:rsidR="00C1157F" w:rsidRPr="00BF3ADC" w:rsidRDefault="00C1157F" w:rsidP="00C1157F">
      <w:pPr>
        <w:spacing w:after="0" w:line="240" w:lineRule="auto"/>
        <w:rPr>
          <w:rFonts w:ascii="Times New Roman" w:hAnsi="Times New Roman"/>
          <w:sz w:val="24"/>
          <w:szCs w:val="24"/>
        </w:rPr>
      </w:pPr>
    </w:p>
    <w:p w14:paraId="298235AC" w14:textId="77777777" w:rsidR="00C1157F" w:rsidRPr="00C1157F" w:rsidRDefault="00C1157F" w:rsidP="00C1157F">
      <w:pPr>
        <w:rPr>
          <w:b/>
          <w:bCs/>
        </w:rPr>
      </w:pPr>
      <w:r w:rsidRPr="00C1157F">
        <w:rPr>
          <w:b/>
          <w:bCs/>
        </w:rPr>
        <w:t>Opinião com ressalva</w:t>
      </w:r>
    </w:p>
    <w:p w14:paraId="0351C561" w14:textId="77777777" w:rsidR="00C1157F" w:rsidRPr="00BF3ADC" w:rsidRDefault="00C1157F" w:rsidP="00C1157F">
      <w:pPr>
        <w:spacing w:after="0" w:line="240" w:lineRule="auto"/>
        <w:rPr>
          <w:rFonts w:ascii="Times New Roman" w:hAnsi="Times New Roman"/>
          <w:sz w:val="24"/>
          <w:szCs w:val="24"/>
        </w:rPr>
      </w:pPr>
    </w:p>
    <w:p w14:paraId="730DCF0F"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Examinamos as demonstrações contábeis da Companhia ABC (Companhia)</w:t>
      </w:r>
      <w:r>
        <w:rPr>
          <w:rFonts w:ascii="Times New Roman" w:hAnsi="Times New Roman"/>
          <w:sz w:val="24"/>
          <w:szCs w:val="24"/>
        </w:rPr>
        <w:t>,</w:t>
      </w:r>
      <w:r w:rsidRPr="00BF3ADC">
        <w:rPr>
          <w:rFonts w:ascii="Times New Roman" w:hAnsi="Times New Roman"/>
          <w:sz w:val="24"/>
          <w:szCs w:val="24"/>
        </w:rPr>
        <w:t xml:space="preserve"> que compreendem o balanço patrimonial</w:t>
      </w:r>
      <w:r>
        <w:rPr>
          <w:rFonts w:ascii="Times New Roman" w:hAnsi="Times New Roman"/>
          <w:sz w:val="24"/>
          <w:szCs w:val="24"/>
        </w:rPr>
        <w:t>,</w:t>
      </w:r>
      <w:r w:rsidRPr="00BF3ADC">
        <w:rPr>
          <w:rFonts w:ascii="Times New Roman" w:hAnsi="Times New Roman"/>
          <w:sz w:val="24"/>
          <w:szCs w:val="24"/>
        </w:rPr>
        <w:t xml:space="preserve"> em 31 de dezembro de 20X1</w:t>
      </w:r>
      <w:r>
        <w:rPr>
          <w:rFonts w:ascii="Times New Roman" w:hAnsi="Times New Roman"/>
          <w:sz w:val="24"/>
          <w:szCs w:val="24"/>
        </w:rPr>
        <w:t>,</w:t>
      </w:r>
      <w:r w:rsidRPr="00BF3ADC">
        <w:rPr>
          <w:rFonts w:ascii="Times New Roman" w:hAnsi="Times New Roman"/>
          <w:sz w:val="24"/>
          <w:szCs w:val="24"/>
        </w:rPr>
        <w:t xml:space="preserve"> e as respectivas demonstrações</w:t>
      </w:r>
      <w:r>
        <w:rPr>
          <w:rFonts w:ascii="Times New Roman" w:hAnsi="Times New Roman"/>
          <w:sz w:val="24"/>
          <w:szCs w:val="24"/>
        </w:rPr>
        <w:t xml:space="preserve"> </w:t>
      </w:r>
      <w:r w:rsidRPr="00BF3ADC">
        <w:rPr>
          <w:rFonts w:ascii="Times New Roman" w:hAnsi="Times New Roman"/>
          <w:sz w:val="24"/>
          <w:szCs w:val="24"/>
        </w:rPr>
        <w:t>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73CD74D3" w14:textId="77777777" w:rsidR="00C1157F" w:rsidRPr="00BF3ADC" w:rsidRDefault="00C1157F" w:rsidP="00C1157F">
      <w:pPr>
        <w:spacing w:after="0" w:line="240" w:lineRule="auto"/>
        <w:jc w:val="both"/>
        <w:rPr>
          <w:rFonts w:ascii="Times New Roman" w:hAnsi="Times New Roman"/>
          <w:sz w:val="24"/>
          <w:szCs w:val="24"/>
        </w:rPr>
      </w:pPr>
    </w:p>
    <w:p w14:paraId="2C07B5AB"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Em nossa opinião, exceto pelos efeitos do assunto descrito na seção a seguir intitulada “Base para opinião com ressalva”, as demonstrações contábeis acima referidas apresentam adequadamente, em todos os aspectos relevantes, a posição patrimonial e financeira da Companhia ABC</w:t>
      </w:r>
      <w:r>
        <w:rPr>
          <w:rFonts w:ascii="Times New Roman" w:hAnsi="Times New Roman"/>
          <w:sz w:val="24"/>
          <w:szCs w:val="24"/>
        </w:rPr>
        <w:t>,</w:t>
      </w:r>
      <w:r w:rsidRPr="00BF3ADC">
        <w:rPr>
          <w:rFonts w:ascii="Times New Roman" w:hAnsi="Times New Roman"/>
          <w:sz w:val="24"/>
          <w:szCs w:val="24"/>
        </w:rPr>
        <w:t xml:space="preserve"> em 31 de dezembro de 20X1, o desempenho de suas operações e os seus fluxos de caixa para o exercício findo nessa data, de acordo com as práticas contábeis adotadas no Brasil.</w:t>
      </w:r>
    </w:p>
    <w:p w14:paraId="3ED13411" w14:textId="77777777" w:rsidR="00C1157F" w:rsidRPr="00BF3ADC" w:rsidRDefault="00C1157F" w:rsidP="00C1157F">
      <w:pPr>
        <w:spacing w:after="0" w:line="240" w:lineRule="auto"/>
        <w:rPr>
          <w:rFonts w:ascii="Times New Roman" w:hAnsi="Times New Roman"/>
          <w:sz w:val="24"/>
          <w:szCs w:val="24"/>
        </w:rPr>
      </w:pPr>
    </w:p>
    <w:p w14:paraId="7AC74CEF" w14:textId="77777777" w:rsidR="00C1157F" w:rsidRPr="00BF3ADC" w:rsidRDefault="00C1157F" w:rsidP="00C1157F">
      <w:pPr>
        <w:rPr>
          <w:sz w:val="24"/>
        </w:rPr>
      </w:pPr>
      <w:r w:rsidRPr="00C1157F">
        <w:rPr>
          <w:b/>
          <w:bCs/>
        </w:rPr>
        <w:t>Base para opinião com ressalva</w:t>
      </w:r>
    </w:p>
    <w:p w14:paraId="4ADF6815" w14:textId="77777777" w:rsidR="00C1157F" w:rsidRPr="00BF3ADC" w:rsidRDefault="00C1157F" w:rsidP="00C1157F">
      <w:pPr>
        <w:spacing w:after="0" w:line="240" w:lineRule="auto"/>
        <w:rPr>
          <w:rFonts w:ascii="Times New Roman" w:hAnsi="Times New Roman"/>
          <w:sz w:val="24"/>
          <w:szCs w:val="24"/>
        </w:rPr>
      </w:pPr>
    </w:p>
    <w:p w14:paraId="77A8BFD2"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sz w:val="24"/>
          <w:szCs w:val="24"/>
        </w:rPr>
        <w:t xml:space="preserve">Os estoques da </w:t>
      </w:r>
      <w:r>
        <w:rPr>
          <w:rFonts w:ascii="Times New Roman" w:hAnsi="Times New Roman"/>
          <w:sz w:val="24"/>
          <w:szCs w:val="24"/>
        </w:rPr>
        <w:t>C</w:t>
      </w:r>
      <w:r w:rsidRPr="00BF3ADC">
        <w:rPr>
          <w:rFonts w:ascii="Times New Roman" w:hAnsi="Times New Roman"/>
          <w:sz w:val="24"/>
          <w:szCs w:val="24"/>
        </w:rPr>
        <w:t>ompanhia estão apresentados no balanço patrimonial por $ xxx. A administração não avaliou os estoques pelo menor valor entre o custo e o valor líquido de realização, mas somente pelo custo, o que representa um desvio em relação às práticas contábeis adotadas no Brasil.</w:t>
      </w:r>
      <w:r w:rsidRPr="00BF3ADC">
        <w:rPr>
          <w:rFonts w:ascii="Times New Roman" w:eastAsia="Arial" w:hAnsi="Times New Roman"/>
          <w:sz w:val="24"/>
          <w:szCs w:val="24"/>
        </w:rPr>
        <w:t xml:space="preserve"> Os registros da </w:t>
      </w:r>
      <w:r>
        <w:rPr>
          <w:rFonts w:ascii="Times New Roman" w:eastAsia="Arial" w:hAnsi="Times New Roman"/>
          <w:sz w:val="24"/>
          <w:szCs w:val="24"/>
        </w:rPr>
        <w:t>c</w:t>
      </w:r>
      <w:r w:rsidRPr="00BF3ADC">
        <w:rPr>
          <w:rFonts w:ascii="Times New Roman" w:eastAsia="Arial" w:hAnsi="Times New Roman"/>
          <w:sz w:val="24"/>
          <w:szCs w:val="24"/>
        </w:rPr>
        <w:t>ompanhia indicam que se a administração tivesse avaliado os estoques pelo menor valor entre o custo e o valor líquido de realização, teria sido necessári</w:t>
      </w:r>
      <w:r>
        <w:rPr>
          <w:rFonts w:ascii="Times New Roman" w:eastAsia="Arial" w:hAnsi="Times New Roman"/>
          <w:sz w:val="24"/>
          <w:szCs w:val="24"/>
        </w:rPr>
        <w:t>a</w:t>
      </w:r>
      <w:r w:rsidRPr="00BF3ADC">
        <w:rPr>
          <w:rFonts w:ascii="Times New Roman" w:eastAsia="Arial" w:hAnsi="Times New Roman"/>
          <w:sz w:val="24"/>
          <w:szCs w:val="24"/>
        </w:rPr>
        <w:t xml:space="preserve"> </w:t>
      </w:r>
      <w:r>
        <w:rPr>
          <w:rFonts w:ascii="Times New Roman" w:eastAsia="Arial" w:hAnsi="Times New Roman"/>
          <w:sz w:val="24"/>
          <w:szCs w:val="24"/>
        </w:rPr>
        <w:t>a</w:t>
      </w:r>
      <w:r w:rsidRPr="00BF3ADC">
        <w:rPr>
          <w:rFonts w:ascii="Times New Roman" w:eastAsia="Arial" w:hAnsi="Times New Roman"/>
          <w:sz w:val="24"/>
          <w:szCs w:val="24"/>
        </w:rPr>
        <w:t xml:space="preserve"> provisão de $ xxx para reduzir os estoques ao valor líquido de realização.</w:t>
      </w:r>
      <w:r w:rsidRPr="00BF3ADC">
        <w:rPr>
          <w:rFonts w:ascii="Times New Roman" w:hAnsi="Times New Roman"/>
          <w:sz w:val="24"/>
          <w:szCs w:val="24"/>
        </w:rPr>
        <w:t xml:space="preserve"> Consequentemente, o lucro líquido e o patrimônio líquido teriam sido reduzidos em $ xxx e $ xxx, respectivamente, após os efeitos tributários.</w:t>
      </w:r>
    </w:p>
    <w:p w14:paraId="1FD3E576" w14:textId="77777777" w:rsidR="00C1157F" w:rsidRPr="00BF3ADC" w:rsidRDefault="00C1157F" w:rsidP="00C1157F">
      <w:pPr>
        <w:spacing w:after="0" w:line="240" w:lineRule="auto"/>
        <w:rPr>
          <w:rFonts w:ascii="Times New Roman" w:hAnsi="Times New Roman"/>
          <w:sz w:val="24"/>
          <w:szCs w:val="24"/>
        </w:rPr>
      </w:pPr>
    </w:p>
    <w:p w14:paraId="1F16913F"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hAnsi="Times New Roman"/>
          <w:sz w:val="24"/>
          <w:szCs w:val="24"/>
        </w:rPr>
        <w:t>,</w:t>
      </w:r>
      <w:r w:rsidRPr="00BF3ADC">
        <w:rPr>
          <w:rFonts w:ascii="Times New Roman" w:hAnsi="Times New Roman"/>
          <w:sz w:val="24"/>
          <w:szCs w:val="24"/>
        </w:rPr>
        <w:t xml:space="preserve"> intitulada “Responsabilidade</w:t>
      </w:r>
      <w:r>
        <w:rPr>
          <w:rFonts w:ascii="Times New Roman" w:hAnsi="Times New Roman"/>
          <w:sz w:val="24"/>
          <w:szCs w:val="24"/>
        </w:rPr>
        <w:t>s</w:t>
      </w:r>
      <w:r w:rsidRPr="00BF3ADC">
        <w:rPr>
          <w:rFonts w:ascii="Times New Roman" w:hAnsi="Times New Roman"/>
          <w:sz w:val="24"/>
          <w:szCs w:val="24"/>
        </w:rPr>
        <w:t xml:space="preserve"> do auditor pela auditoria das demonstrações contábeis”. Somos independentes em relação à </w:t>
      </w:r>
      <w:r>
        <w:rPr>
          <w:rFonts w:ascii="Times New Roman" w:hAnsi="Times New Roman"/>
          <w:sz w:val="24"/>
          <w:szCs w:val="24"/>
        </w:rPr>
        <w:t>C</w:t>
      </w:r>
      <w:r w:rsidRPr="00BF3ADC">
        <w:rPr>
          <w:rFonts w:ascii="Times New Roman" w:hAnsi="Times New Roman"/>
          <w:sz w:val="24"/>
          <w:szCs w:val="24"/>
        </w:rPr>
        <w:t>ompanhia</w:t>
      </w:r>
      <w:r>
        <w:rPr>
          <w:rFonts w:ascii="Times New Roman" w:hAnsi="Times New Roman"/>
          <w:sz w:val="24"/>
          <w:szCs w:val="24"/>
        </w:rPr>
        <w:t>,</w:t>
      </w:r>
      <w:r w:rsidRPr="00BF3ADC">
        <w:rPr>
          <w:rFonts w:ascii="Times New Roman"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BF3ADC">
        <w:rPr>
          <w:rFonts w:ascii="Times New Roman" w:hAnsi="Times New Roman"/>
          <w:sz w:val="24"/>
          <w:szCs w:val="24"/>
        </w:rPr>
        <w:t xml:space="preserve"> e cumprimos com as demais responsabilidades éticas de acordo com essas normas. Acreditamos que a evidência de auditoria obtida é suficiente e apropriada para fundamentar nossa </w:t>
      </w:r>
      <w:r>
        <w:rPr>
          <w:rFonts w:ascii="Times New Roman" w:hAnsi="Times New Roman"/>
          <w:sz w:val="24"/>
          <w:szCs w:val="24"/>
        </w:rPr>
        <w:t xml:space="preserve"> opinião com ressalva</w:t>
      </w:r>
      <w:r w:rsidRPr="00BF3ADC">
        <w:rPr>
          <w:rFonts w:ascii="Times New Roman" w:hAnsi="Times New Roman"/>
          <w:sz w:val="24"/>
          <w:szCs w:val="24"/>
        </w:rPr>
        <w:t>.</w:t>
      </w:r>
    </w:p>
    <w:p w14:paraId="3FCEEC43" w14:textId="77777777" w:rsidR="00C1157F" w:rsidRPr="00BF3ADC" w:rsidRDefault="00C1157F" w:rsidP="00C1157F">
      <w:pPr>
        <w:spacing w:after="0" w:line="240" w:lineRule="auto"/>
        <w:jc w:val="both"/>
        <w:rPr>
          <w:rFonts w:ascii="Times New Roman" w:eastAsia="Arial" w:hAnsi="Times New Roman"/>
          <w:b/>
          <w:bCs/>
          <w:color w:val="FF0000"/>
          <w:sz w:val="24"/>
          <w:szCs w:val="24"/>
          <w:u w:color="000000"/>
        </w:rPr>
      </w:pPr>
    </w:p>
    <w:p w14:paraId="004AA009" w14:textId="77777777" w:rsidR="00C1157F" w:rsidRPr="00C1157F" w:rsidRDefault="00C1157F" w:rsidP="00C1157F">
      <w:pPr>
        <w:rPr>
          <w:b/>
          <w:bCs/>
        </w:rPr>
      </w:pPr>
      <w:r w:rsidRPr="00C1157F">
        <w:rPr>
          <w:b/>
          <w:bCs/>
        </w:rPr>
        <w:t>Outras informações que acompanham as demonstrações contábeis e o relatório do auditor</w:t>
      </w:r>
    </w:p>
    <w:p w14:paraId="49EA16A4" w14:textId="77777777" w:rsidR="00C1157F" w:rsidRPr="00BF3ADC" w:rsidRDefault="00C1157F" w:rsidP="00C1157F">
      <w:pPr>
        <w:spacing w:after="0" w:line="240" w:lineRule="auto"/>
        <w:jc w:val="both"/>
        <w:rPr>
          <w:rFonts w:ascii="Times New Roman" w:hAnsi="Times New Roman"/>
          <w:color w:val="FF0000"/>
          <w:sz w:val="24"/>
          <w:szCs w:val="24"/>
        </w:rPr>
      </w:pPr>
    </w:p>
    <w:p w14:paraId="34737336" w14:textId="77777777" w:rsidR="00C1157F" w:rsidRPr="00BF3ADC" w:rsidRDefault="00C1157F" w:rsidP="00C1157F">
      <w:pPr>
        <w:spacing w:after="0" w:line="240" w:lineRule="auto"/>
        <w:jc w:val="both"/>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w:t>
      </w:r>
      <w:r>
        <w:rPr>
          <w:rFonts w:ascii="Times New Roman" w:eastAsia="Arial" w:hAnsi="Times New Roman"/>
          <w:i/>
          <w:sz w:val="24"/>
          <w:szCs w:val="24"/>
        </w:rPr>
        <w:t>o</w:t>
      </w:r>
      <w:r w:rsidRPr="00BF3ADC">
        <w:rPr>
          <w:rFonts w:ascii="Times New Roman" w:eastAsia="Arial" w:hAnsi="Times New Roman"/>
          <w:i/>
          <w:sz w:val="24"/>
          <w:szCs w:val="24"/>
        </w:rPr>
        <w:t xml:space="preserve"> Exemplo 6 </w:t>
      </w:r>
      <w:r>
        <w:rPr>
          <w:rFonts w:ascii="Times New Roman" w:eastAsia="Arial" w:hAnsi="Times New Roman"/>
          <w:i/>
          <w:sz w:val="24"/>
          <w:szCs w:val="24"/>
        </w:rPr>
        <w:t>d</w:t>
      </w:r>
      <w:r w:rsidRPr="00BF3ADC">
        <w:rPr>
          <w:rFonts w:ascii="Times New Roman" w:eastAsia="Arial" w:hAnsi="Times New Roman"/>
          <w:i/>
          <w:sz w:val="24"/>
          <w:szCs w:val="24"/>
        </w:rPr>
        <w:t xml:space="preserve">o Apêndice 2 da NBC TA 720. O último parágrafo da seção “Outras informações” do Exemplo 6 </w:t>
      </w:r>
      <w:r>
        <w:rPr>
          <w:rFonts w:ascii="Times New Roman" w:eastAsia="Arial" w:hAnsi="Times New Roman"/>
          <w:i/>
          <w:sz w:val="24"/>
          <w:szCs w:val="24"/>
        </w:rPr>
        <w:t>é</w:t>
      </w:r>
      <w:r w:rsidRPr="00BF3ADC">
        <w:rPr>
          <w:rFonts w:ascii="Times New Roman" w:eastAsia="Arial" w:hAnsi="Times New Roman"/>
          <w:i/>
          <w:sz w:val="24"/>
          <w:szCs w:val="24"/>
        </w:rPr>
        <w:t xml:space="preserve"> customizado para descrever o assunto específico que deu origem à </w:t>
      </w:r>
      <w:r>
        <w:rPr>
          <w:rFonts w:ascii="Times New Roman" w:eastAsia="Arial" w:hAnsi="Times New Roman"/>
          <w:i/>
          <w:sz w:val="24"/>
          <w:szCs w:val="24"/>
        </w:rPr>
        <w:t>“Opinião com ressalva”</w:t>
      </w:r>
      <w:r w:rsidRPr="00BF3ADC">
        <w:rPr>
          <w:rFonts w:ascii="Times New Roman" w:eastAsia="Arial" w:hAnsi="Times New Roman"/>
          <w:i/>
          <w:sz w:val="24"/>
          <w:szCs w:val="24"/>
        </w:rPr>
        <w:t xml:space="preserve"> que também afeta outras informações]</w:t>
      </w:r>
      <w:r>
        <w:rPr>
          <w:rFonts w:ascii="Times New Roman" w:eastAsia="Arial" w:hAnsi="Times New Roman"/>
          <w:i/>
          <w:sz w:val="24"/>
          <w:szCs w:val="24"/>
        </w:rPr>
        <w:t>.</w:t>
      </w:r>
    </w:p>
    <w:p w14:paraId="4C17BA7B" w14:textId="77777777" w:rsidR="00C1157F" w:rsidRPr="00BF3ADC" w:rsidRDefault="00C1157F" w:rsidP="00C1157F">
      <w:pPr>
        <w:spacing w:after="0" w:line="240" w:lineRule="auto"/>
        <w:rPr>
          <w:rFonts w:ascii="Times New Roman" w:hAnsi="Times New Roman"/>
          <w:sz w:val="24"/>
          <w:szCs w:val="24"/>
        </w:rPr>
      </w:pPr>
    </w:p>
    <w:p w14:paraId="4559CEAF" w14:textId="77777777" w:rsidR="00C1157F" w:rsidRPr="00C1157F" w:rsidRDefault="00C1157F" w:rsidP="00C1157F">
      <w:pPr>
        <w:rPr>
          <w:b/>
          <w:bCs/>
        </w:rPr>
      </w:pPr>
      <w:r w:rsidRPr="00C1157F">
        <w:rPr>
          <w:b/>
          <w:bCs/>
        </w:rPr>
        <w:t>Principais assuntos de auditoria</w:t>
      </w:r>
    </w:p>
    <w:p w14:paraId="215AECCA" w14:textId="77777777" w:rsidR="00C1157F" w:rsidRPr="00BF3ADC" w:rsidRDefault="00C1157F" w:rsidP="00C1157F">
      <w:pPr>
        <w:spacing w:after="0" w:line="240" w:lineRule="auto"/>
        <w:rPr>
          <w:rFonts w:ascii="Times New Roman" w:hAnsi="Times New Roman"/>
          <w:sz w:val="24"/>
          <w:szCs w:val="24"/>
        </w:rPr>
      </w:pPr>
    </w:p>
    <w:p w14:paraId="383AB35C"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sz w:val="24"/>
          <w:szCs w:val="24"/>
        </w:rPr>
        <w:t>Principais assuntos de auditoria são aqueles que</w:t>
      </w:r>
      <w:r>
        <w:rPr>
          <w:rFonts w:ascii="Times New Roman" w:eastAsia="Arial" w:hAnsi="Times New Roman"/>
          <w:sz w:val="24"/>
          <w:szCs w:val="24"/>
        </w:rPr>
        <w:t>,</w:t>
      </w:r>
      <w:r w:rsidRPr="00BF3ADC">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BF3ADC">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w:t>
      </w:r>
      <w:r>
        <w:rPr>
          <w:rFonts w:ascii="Times New Roman" w:eastAsia="Arial" w:hAnsi="Times New Roman"/>
          <w:sz w:val="24"/>
          <w:szCs w:val="24"/>
        </w:rPr>
        <w:t xml:space="preserve"> </w:t>
      </w:r>
      <w:r w:rsidRPr="008B2742">
        <w:rPr>
          <w:rFonts w:ascii="Times New Roman" w:eastAsia="Arial" w:hAnsi="Times New Roman"/>
          <w:sz w:val="24"/>
          <w:szCs w:val="24"/>
        </w:rPr>
        <w:t>Além do assunto d</w:t>
      </w:r>
      <w:r>
        <w:rPr>
          <w:rFonts w:ascii="Times New Roman" w:eastAsia="Arial" w:hAnsi="Times New Roman"/>
          <w:sz w:val="24"/>
          <w:szCs w:val="24"/>
        </w:rPr>
        <w:t xml:space="preserve">escrito na seção “Base para </w:t>
      </w:r>
      <w:r w:rsidRPr="008B2742">
        <w:rPr>
          <w:rFonts w:ascii="Times New Roman" w:eastAsia="Arial" w:hAnsi="Times New Roman"/>
          <w:sz w:val="24"/>
          <w:szCs w:val="24"/>
        </w:rPr>
        <w:t>opinião com ressalva”, determinamos que os assuntos descritos abaixo são os principais assuntos de auditoria a serem comunicados em nosso relatório.</w:t>
      </w:r>
    </w:p>
    <w:p w14:paraId="3EFFB02E" w14:textId="77777777" w:rsidR="00C1157F" w:rsidRPr="00BF3ADC" w:rsidRDefault="00C1157F" w:rsidP="00C1157F">
      <w:pPr>
        <w:spacing w:after="0" w:line="240" w:lineRule="auto"/>
        <w:jc w:val="both"/>
        <w:rPr>
          <w:rFonts w:ascii="Times New Roman" w:eastAsia="Arial" w:hAnsi="Times New Roman"/>
          <w:sz w:val="24"/>
          <w:szCs w:val="24"/>
        </w:rPr>
      </w:pPr>
    </w:p>
    <w:p w14:paraId="7216B3CB" w14:textId="77777777" w:rsidR="00C1157F" w:rsidRPr="00E27550" w:rsidRDefault="00C1157F" w:rsidP="00C1157F">
      <w:pPr>
        <w:spacing w:after="0" w:line="240" w:lineRule="auto"/>
        <w:jc w:val="both"/>
        <w:rPr>
          <w:rFonts w:ascii="Times New Roman" w:eastAsia="Arial" w:hAnsi="Times New Roman"/>
          <w:i/>
          <w:sz w:val="24"/>
          <w:szCs w:val="24"/>
        </w:rPr>
      </w:pPr>
      <w:r w:rsidRPr="00E27550">
        <w:rPr>
          <w:rFonts w:ascii="Times New Roman" w:eastAsia="Arial" w:hAnsi="Times New Roman"/>
          <w:i/>
          <w:sz w:val="24"/>
          <w:szCs w:val="24"/>
        </w:rPr>
        <w:t>[Descrição de cada um dos principais assuntos de auditoria, de acordo com a NBC TA 701].</w:t>
      </w:r>
    </w:p>
    <w:p w14:paraId="6BFC5FD7" w14:textId="77777777" w:rsidR="00C1157F" w:rsidRPr="00BF3ADC" w:rsidRDefault="00C1157F" w:rsidP="00C1157F">
      <w:pPr>
        <w:spacing w:after="0" w:line="240" w:lineRule="auto"/>
        <w:rPr>
          <w:rFonts w:ascii="Times New Roman" w:hAnsi="Times New Roman"/>
          <w:sz w:val="24"/>
          <w:szCs w:val="24"/>
        </w:rPr>
      </w:pPr>
    </w:p>
    <w:p w14:paraId="4BF5A6ED" w14:textId="77777777" w:rsidR="00C1157F" w:rsidRPr="0029057B" w:rsidRDefault="00C1157F" w:rsidP="00C1157F">
      <w:pPr>
        <w:spacing w:after="0" w:line="240" w:lineRule="auto"/>
        <w:jc w:val="both"/>
        <w:rPr>
          <w:rFonts w:ascii="Times New Roman" w:eastAsia="Arial" w:hAnsi="Times New Roman"/>
          <w:b/>
          <w:bCs/>
          <w:sz w:val="24"/>
          <w:szCs w:val="24"/>
        </w:rPr>
      </w:pPr>
      <w:r w:rsidRPr="0029057B">
        <w:rPr>
          <w:rFonts w:ascii="Times New Roman" w:eastAsia="Arial" w:hAnsi="Times New Roman"/>
          <w:b/>
          <w:bCs/>
          <w:sz w:val="24"/>
        </w:rPr>
        <w:t>Responsabilidade</w:t>
      </w:r>
      <w:r>
        <w:rPr>
          <w:rFonts w:ascii="Times New Roman" w:eastAsia="Arial" w:hAnsi="Times New Roman"/>
          <w:b/>
          <w:bCs/>
          <w:sz w:val="24"/>
        </w:rPr>
        <w:t>s</w:t>
      </w:r>
      <w:r w:rsidRPr="0029057B">
        <w:rPr>
          <w:rFonts w:ascii="Times New Roman" w:eastAsia="Arial" w:hAnsi="Times New Roman"/>
          <w:b/>
          <w:bCs/>
          <w:sz w:val="24"/>
        </w:rPr>
        <w:t xml:space="preserve"> da administração e da governança pelas demonstrações contábeis</w:t>
      </w:r>
      <w:r w:rsidRPr="001F0EC9">
        <w:rPr>
          <w:rFonts w:ascii="Times New Roman" w:eastAsia="Arial" w:hAnsi="Times New Roman"/>
          <w:b/>
          <w:bCs/>
          <w:sz w:val="24"/>
          <w:vertAlign w:val="superscript"/>
        </w:rPr>
        <w:t>(2)</w:t>
      </w:r>
    </w:p>
    <w:p w14:paraId="2A11BAA0" w14:textId="77777777" w:rsidR="00C1157F" w:rsidRPr="00BF3ADC" w:rsidRDefault="00C1157F" w:rsidP="00C1157F">
      <w:pPr>
        <w:spacing w:after="0" w:line="240" w:lineRule="auto"/>
        <w:rPr>
          <w:rFonts w:ascii="Times New Roman" w:hAnsi="Times New Roman"/>
          <w:sz w:val="24"/>
          <w:szCs w:val="24"/>
        </w:rPr>
      </w:pPr>
    </w:p>
    <w:p w14:paraId="05314E84"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BF3ADC">
        <w:rPr>
          <w:rFonts w:ascii="Times New Roman" w:eastAsia="Arial" w:hAnsi="Times New Roman"/>
          <w:i/>
          <w:sz w:val="24"/>
          <w:szCs w:val="24"/>
        </w:rPr>
        <w:t>xemplo 1 da NBC TA 700]</w:t>
      </w:r>
      <w:r>
        <w:rPr>
          <w:rFonts w:ascii="Times New Roman" w:eastAsia="Arial" w:hAnsi="Times New Roman"/>
          <w:i/>
          <w:sz w:val="24"/>
          <w:szCs w:val="24"/>
        </w:rPr>
        <w:t>.</w:t>
      </w:r>
    </w:p>
    <w:p w14:paraId="4F9DCEE1" w14:textId="77777777" w:rsidR="00C1157F" w:rsidRPr="00BF3ADC" w:rsidRDefault="00C1157F" w:rsidP="00C1157F">
      <w:pPr>
        <w:spacing w:after="0" w:line="240" w:lineRule="auto"/>
        <w:jc w:val="both"/>
        <w:rPr>
          <w:rFonts w:ascii="Times New Roman" w:eastAsia="Arial" w:hAnsi="Times New Roman"/>
          <w:b/>
          <w:bCs/>
          <w:sz w:val="24"/>
          <w:szCs w:val="24"/>
        </w:rPr>
      </w:pPr>
    </w:p>
    <w:p w14:paraId="74167F07"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do auditor pela auditoria das demonstrações contábeis</w:t>
      </w:r>
    </w:p>
    <w:p w14:paraId="1E1421F6" w14:textId="77777777" w:rsidR="00C1157F" w:rsidRPr="00BF3ADC" w:rsidRDefault="00C1157F" w:rsidP="00C1157F">
      <w:pPr>
        <w:spacing w:after="0" w:line="240" w:lineRule="auto"/>
        <w:rPr>
          <w:rFonts w:ascii="Times New Roman" w:hAnsi="Times New Roman"/>
          <w:sz w:val="24"/>
          <w:szCs w:val="24"/>
        </w:rPr>
      </w:pPr>
    </w:p>
    <w:p w14:paraId="05679BEF"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[Apresentação de acordo com o Exemplo 1 da NBC TA 700]</w:t>
      </w:r>
      <w:r>
        <w:rPr>
          <w:rFonts w:ascii="Times New Roman" w:eastAsia="Arial" w:hAnsi="Times New Roman"/>
          <w:i/>
          <w:sz w:val="24"/>
          <w:szCs w:val="24"/>
        </w:rPr>
        <w:t>.</w:t>
      </w:r>
    </w:p>
    <w:p w14:paraId="72D5D0D3" w14:textId="77777777" w:rsidR="00C1157F" w:rsidRPr="00BF3ADC" w:rsidRDefault="00C1157F" w:rsidP="00C1157F">
      <w:pPr>
        <w:spacing w:after="0" w:line="240" w:lineRule="auto"/>
        <w:rPr>
          <w:rFonts w:ascii="Times New Roman" w:eastAsia="Arial" w:hAnsi="Times New Roman"/>
          <w:i/>
          <w:sz w:val="24"/>
          <w:szCs w:val="24"/>
        </w:rPr>
      </w:pPr>
    </w:p>
    <w:p w14:paraId="0FB926EA"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[Local (localidade do escritório de auditoria que emitiu o relatório) e data do relatório do auditor independente]</w:t>
      </w:r>
    </w:p>
    <w:p w14:paraId="4D16A703"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auditor independente (pessoa física ou jurídica)]</w:t>
      </w:r>
    </w:p>
    <w:p w14:paraId="79120D48"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profissional (sócio ou responsável técnico, no caso de o auditor ser pessoa jurídica)]</w:t>
      </w:r>
    </w:p>
    <w:p w14:paraId="44947246"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[Número do registro no CRC da firma de auditoria e do profissional que assina o relatório]</w:t>
      </w:r>
    </w:p>
    <w:p w14:paraId="0DF0CFA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[Assinatura do auditor independente]</w:t>
      </w:r>
    </w:p>
    <w:p w14:paraId="6A5B2CE8" w14:textId="77777777" w:rsidR="00C1157F" w:rsidRPr="00BF3ADC" w:rsidRDefault="00C1157F" w:rsidP="00C1157F">
      <w:pPr>
        <w:spacing w:after="0" w:line="240" w:lineRule="auto"/>
        <w:rPr>
          <w:rFonts w:ascii="Times New Roman" w:hAnsi="Times New Roman"/>
          <w:sz w:val="24"/>
          <w:szCs w:val="24"/>
        </w:rPr>
      </w:pPr>
    </w:p>
    <w:p w14:paraId="46D6A80F" w14:textId="77777777" w:rsidR="00C1157F" w:rsidRPr="00BF3ADC" w:rsidRDefault="00C1157F" w:rsidP="00C1157F">
      <w:pPr>
        <w:spacing w:after="0" w:line="240" w:lineRule="auto"/>
        <w:rPr>
          <w:rFonts w:ascii="Times New Roman" w:hAnsi="Times New Roman"/>
          <w:sz w:val="24"/>
          <w:szCs w:val="24"/>
        </w:rPr>
      </w:pPr>
    </w:p>
    <w:p w14:paraId="33FA10E1" w14:textId="77777777" w:rsidR="00C1157F" w:rsidRPr="001E4270" w:rsidRDefault="00C1157F" w:rsidP="00C1157F">
      <w:pPr>
        <w:spacing w:after="120" w:line="240" w:lineRule="auto"/>
        <w:ind w:left="284" w:hanging="284"/>
        <w:jc w:val="both"/>
        <w:rPr>
          <w:rFonts w:ascii="Times New Roman" w:hAnsi="Times New Roman"/>
          <w:sz w:val="20"/>
          <w:szCs w:val="20"/>
        </w:rPr>
      </w:pPr>
      <w:r w:rsidRPr="001E4270">
        <w:rPr>
          <w:rFonts w:ascii="Times New Roman" w:hAnsi="Times New Roman"/>
          <w:sz w:val="20"/>
          <w:szCs w:val="20"/>
        </w:rPr>
        <w:t xml:space="preserve">(1) </w:t>
      </w:r>
      <w:r w:rsidRPr="001E4270">
        <w:rPr>
          <w:rFonts w:ascii="Times New Roman" w:hAnsi="Times New Roman"/>
          <w:sz w:val="20"/>
          <w:szCs w:val="20"/>
        </w:rPr>
        <w:tab/>
        <w:t>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1B6661E1" w14:textId="77777777" w:rsidR="00C1157F" w:rsidRPr="001E4270" w:rsidRDefault="00C1157F" w:rsidP="00C1157F">
      <w:pPr>
        <w:spacing w:after="0" w:line="240" w:lineRule="auto"/>
        <w:ind w:left="284" w:hanging="284"/>
        <w:jc w:val="both"/>
        <w:rPr>
          <w:rFonts w:ascii="Times New Roman" w:hAnsi="Times New Roman"/>
          <w:sz w:val="20"/>
          <w:szCs w:val="20"/>
        </w:rPr>
      </w:pPr>
      <w:r w:rsidRPr="001E4270">
        <w:rPr>
          <w:rFonts w:ascii="Times New Roman" w:hAnsi="Times New Roman"/>
          <w:sz w:val="20"/>
          <w:szCs w:val="20"/>
        </w:rPr>
        <w:t>(2)</w:t>
      </w:r>
      <w:r w:rsidRPr="001E4270">
        <w:rPr>
          <w:rFonts w:ascii="Times New Roman" w:hAnsi="Times New Roman"/>
          <w:sz w:val="20"/>
          <w:szCs w:val="20"/>
        </w:rPr>
        <w:tab/>
        <w:t xml:space="preserve">Em todos esses exemplos de relatório do auditor, os termos “administração” e “responsáveis pela governança” podem precisar ser substituídos por outros termos mais apropriados ao contexto da estrutura legal de determinada jurisdição. </w:t>
      </w:r>
    </w:p>
    <w:p w14:paraId="41C5BBEC" w14:textId="77777777" w:rsidR="00C1157F" w:rsidRDefault="00C1157F" w:rsidP="00C1157F">
      <w:pPr>
        <w:spacing w:after="0" w:line="240" w:lineRule="auto"/>
        <w:jc w:val="both"/>
        <w:rPr>
          <w:rFonts w:ascii="Times New Roman" w:eastAsia="Arial" w:hAnsi="Times New Roman"/>
          <w:i/>
          <w:sz w:val="24"/>
          <w:szCs w:val="24"/>
        </w:rPr>
      </w:pPr>
    </w:p>
    <w:p w14:paraId="59C715A3" w14:textId="77777777" w:rsidR="00C1157F" w:rsidRPr="00BF3ADC" w:rsidRDefault="00C1157F" w:rsidP="00C1157F">
      <w:pPr>
        <w:spacing w:after="0" w:line="240" w:lineRule="auto"/>
        <w:rPr>
          <w:rFonts w:ascii="Times New Roman" w:hAnsi="Times New Roman"/>
          <w:b/>
          <w:sz w:val="24"/>
          <w:szCs w:val="24"/>
        </w:rPr>
      </w:pPr>
      <w:r w:rsidRPr="00BF3ADC" w:rsidDel="009817F6">
        <w:rPr>
          <w:rFonts w:ascii="Times New Roman" w:eastAsia="Arial" w:hAnsi="Times New Roman"/>
          <w:i/>
          <w:sz w:val="24"/>
          <w:szCs w:val="24"/>
        </w:rPr>
        <w:t xml:space="preserve"> </w:t>
      </w:r>
    </w:p>
    <w:p w14:paraId="4596044D" w14:textId="77777777" w:rsidR="00C1157F" w:rsidRPr="00BF3ADC" w:rsidRDefault="00C1157F" w:rsidP="00C1157F">
      <w:pPr>
        <w:spacing w:after="0" w:line="240" w:lineRule="auto"/>
        <w:jc w:val="both"/>
        <w:rPr>
          <w:rFonts w:ascii="Times New Roman" w:hAnsi="Times New Roman"/>
          <w:b/>
          <w:sz w:val="24"/>
          <w:szCs w:val="24"/>
          <w:u w:color="000000"/>
        </w:rPr>
      </w:pPr>
      <w:r w:rsidRPr="00BF3ADC">
        <w:rPr>
          <w:rFonts w:ascii="Times New Roman" w:hAnsi="Times New Roman"/>
          <w:b/>
          <w:sz w:val="24"/>
          <w:szCs w:val="24"/>
          <w:u w:color="000000"/>
        </w:rPr>
        <w:t xml:space="preserve">Exemplo 2 – Relatório do auditor independente com </w:t>
      </w:r>
      <w:r>
        <w:rPr>
          <w:rFonts w:ascii="Times New Roman" w:hAnsi="Times New Roman"/>
          <w:b/>
          <w:sz w:val="24"/>
          <w:szCs w:val="24"/>
          <w:u w:color="000000"/>
        </w:rPr>
        <w:t>“Opinião adversa”</w:t>
      </w:r>
      <w:r w:rsidRPr="00BF3ADC">
        <w:rPr>
          <w:rFonts w:ascii="Times New Roman" w:hAnsi="Times New Roman"/>
          <w:b/>
          <w:sz w:val="24"/>
          <w:szCs w:val="24"/>
          <w:u w:color="000000"/>
        </w:rPr>
        <w:t xml:space="preserve"> devido </w:t>
      </w:r>
      <w:r>
        <w:rPr>
          <w:rFonts w:ascii="Times New Roman" w:hAnsi="Times New Roman"/>
          <w:b/>
          <w:sz w:val="24"/>
          <w:szCs w:val="24"/>
          <w:u w:color="000000"/>
        </w:rPr>
        <w:t>à</w:t>
      </w:r>
      <w:r w:rsidRPr="00BF3ADC">
        <w:rPr>
          <w:rFonts w:ascii="Times New Roman" w:hAnsi="Times New Roman"/>
          <w:b/>
          <w:sz w:val="24"/>
          <w:szCs w:val="24"/>
          <w:u w:color="000000"/>
        </w:rPr>
        <w:t xml:space="preserve"> distorção relevante </w:t>
      </w:r>
      <w:r>
        <w:rPr>
          <w:rFonts w:ascii="Times New Roman" w:hAnsi="Times New Roman"/>
          <w:b/>
          <w:sz w:val="24"/>
          <w:szCs w:val="24"/>
          <w:u w:color="000000"/>
        </w:rPr>
        <w:t>n</w:t>
      </w:r>
      <w:r w:rsidRPr="00BF3ADC">
        <w:rPr>
          <w:rFonts w:ascii="Times New Roman" w:hAnsi="Times New Roman"/>
          <w:b/>
          <w:sz w:val="24"/>
          <w:szCs w:val="24"/>
          <w:u w:color="000000"/>
        </w:rPr>
        <w:t>as demonstrações contábeis consolidadas</w:t>
      </w:r>
    </w:p>
    <w:p w14:paraId="272FE201" w14:textId="77777777" w:rsidR="00C1157F" w:rsidRPr="00BF3ADC" w:rsidRDefault="00C1157F" w:rsidP="00C1157F">
      <w:pPr>
        <w:spacing w:after="0" w:line="240" w:lineRule="auto"/>
        <w:rPr>
          <w:rFonts w:ascii="Times New Roman" w:eastAsia="Arial" w:hAnsi="Times New Roman"/>
          <w:sz w:val="24"/>
          <w:szCs w:val="24"/>
        </w:rPr>
      </w:pPr>
    </w:p>
    <w:p w14:paraId="72FE06A5" w14:textId="77777777" w:rsidR="00C1157F" w:rsidRPr="00BF3ADC" w:rsidRDefault="00C1157F" w:rsidP="00C1157F">
      <w:pPr>
        <w:spacing w:after="120" w:line="240" w:lineRule="auto"/>
        <w:rPr>
          <w:rFonts w:ascii="Times New Roman" w:hAnsi="Times New Roman"/>
          <w:sz w:val="24"/>
          <w:szCs w:val="24"/>
        </w:rPr>
      </w:pPr>
      <w:r w:rsidRPr="00BF3ADC">
        <w:rPr>
          <w:rFonts w:ascii="Times New Roman" w:eastAsia="Arial" w:hAnsi="Times New Roman"/>
          <w:sz w:val="24"/>
          <w:szCs w:val="24"/>
        </w:rPr>
        <w:t>Para fins des</w:t>
      </w:r>
      <w:r>
        <w:rPr>
          <w:rFonts w:ascii="Times New Roman" w:eastAsia="Arial" w:hAnsi="Times New Roman"/>
          <w:sz w:val="24"/>
          <w:szCs w:val="24"/>
        </w:rPr>
        <w:t>s</w:t>
      </w:r>
      <w:r w:rsidRPr="00BF3ADC">
        <w:rPr>
          <w:rFonts w:ascii="Times New Roman" w:eastAsia="Arial" w:hAnsi="Times New Roman"/>
          <w:sz w:val="24"/>
          <w:szCs w:val="24"/>
        </w:rPr>
        <w:t xml:space="preserve">e exemplo, são consideradas as seguintes circunstâncias: </w:t>
      </w:r>
    </w:p>
    <w:p w14:paraId="1651D052" w14:textId="77777777" w:rsidR="00C1157F" w:rsidRPr="00074E0D" w:rsidRDefault="00C1157F">
      <w:pPr>
        <w:pStyle w:val="PargrafodaLista"/>
        <w:widowControl w:val="0"/>
        <w:numPr>
          <w:ilvl w:val="0"/>
          <w:numId w:val="285"/>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74E0D">
        <w:rPr>
          <w:rFonts w:ascii="Times New Roman" w:hAnsi="Times New Roman"/>
          <w:sz w:val="24"/>
          <w:szCs w:val="24"/>
        </w:rPr>
        <w:t>uditoria do conjunto completo das demonstrações contábeis consolidadas de entidade listada  usando a estrutura de apresentação adequada.</w:t>
      </w:r>
      <w:r w:rsidRPr="00074E0D">
        <w:rPr>
          <w:rFonts w:ascii="Times New Roman" w:eastAsia="Arial" w:hAnsi="Times New Roman"/>
          <w:sz w:val="24"/>
          <w:szCs w:val="24"/>
        </w:rPr>
        <w:t xml:space="preserve"> </w:t>
      </w:r>
      <w:r>
        <w:rPr>
          <w:rFonts w:ascii="Times New Roman" w:eastAsia="Arial" w:hAnsi="Times New Roman"/>
          <w:sz w:val="24"/>
          <w:szCs w:val="24"/>
        </w:rPr>
        <w:t>É</w:t>
      </w:r>
      <w:r w:rsidRPr="00074E0D">
        <w:rPr>
          <w:rFonts w:ascii="Times New Roman" w:eastAsia="Arial" w:hAnsi="Times New Roman"/>
          <w:sz w:val="24"/>
          <w:szCs w:val="24"/>
        </w:rPr>
        <w:t xml:space="preserve"> auditoria de grupo (ou seja, a NBC TA 600 se aplica)</w:t>
      </w:r>
      <w:r>
        <w:rPr>
          <w:rFonts w:ascii="Times New Roman" w:eastAsia="Arial" w:hAnsi="Times New Roman"/>
          <w:sz w:val="24"/>
          <w:szCs w:val="24"/>
        </w:rPr>
        <w:t>;</w:t>
      </w:r>
    </w:p>
    <w:p w14:paraId="5BB18E50"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s demonstrações contábeis consolidadas são elaboradas pela administração da entidade de acordo com as práticas contábeis adotadas no Brasil (estrutura para fins gerais)</w:t>
      </w:r>
      <w:r>
        <w:rPr>
          <w:rFonts w:ascii="Times New Roman" w:eastAsia="Arial" w:hAnsi="Times New Roman"/>
          <w:sz w:val="24"/>
          <w:szCs w:val="24"/>
        </w:rPr>
        <w:t>;</w:t>
      </w:r>
    </w:p>
    <w:p w14:paraId="45AD7990"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BF3ADC">
        <w:rPr>
          <w:rFonts w:ascii="Times New Roman" w:hAnsi="Times New Roman"/>
          <w:sz w:val="24"/>
          <w:szCs w:val="24"/>
        </w:rPr>
        <w:t>s termos do trabalho de auditoria refletem a descrição da responsabilidade da administração pelas demonstrações contábeis consolidadas na NBC TA 210</w:t>
      </w:r>
      <w:r>
        <w:rPr>
          <w:rFonts w:ascii="Times New Roman" w:hAnsi="Times New Roman"/>
          <w:sz w:val="24"/>
          <w:szCs w:val="24"/>
        </w:rPr>
        <w:t>;</w:t>
      </w:r>
    </w:p>
    <w:p w14:paraId="2B1D75BC"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BF3ADC">
        <w:rPr>
          <w:rFonts w:ascii="Times New Roman" w:hAnsi="Times New Roman"/>
          <w:sz w:val="24"/>
          <w:szCs w:val="24"/>
        </w:rPr>
        <w:t xml:space="preserve">s demonstrações contábeis consolidadas apresentam distorções relevantes devido à não consolidação de controlada. A distorção é considerada relevante e generalizada nas demonstrações contábeis. Os efeitos da distorção nas demonstrações contábeis consolidadas não foram determinados por não ser praticável fazê-lo (ou seja, uma </w:t>
      </w:r>
      <w:r>
        <w:rPr>
          <w:rFonts w:ascii="Times New Roman" w:hAnsi="Times New Roman"/>
          <w:sz w:val="24"/>
          <w:szCs w:val="24"/>
        </w:rPr>
        <w:t>“Opinião adversa”</w:t>
      </w:r>
      <w:r w:rsidRPr="00BF3ADC">
        <w:rPr>
          <w:rFonts w:ascii="Times New Roman" w:hAnsi="Times New Roman"/>
          <w:sz w:val="24"/>
          <w:szCs w:val="24"/>
        </w:rPr>
        <w:t xml:space="preserve"> é apropriada)</w:t>
      </w:r>
      <w:r>
        <w:rPr>
          <w:rFonts w:ascii="Times New Roman" w:hAnsi="Times New Roman"/>
          <w:sz w:val="24"/>
          <w:szCs w:val="24"/>
        </w:rPr>
        <w:t>;</w:t>
      </w:r>
    </w:p>
    <w:p w14:paraId="243A80C5"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BF3ADC">
        <w:rPr>
          <w:rFonts w:ascii="Times New Roman"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hAnsi="Times New Roman"/>
          <w:sz w:val="24"/>
          <w:szCs w:val="24"/>
        </w:rPr>
        <w:t>;</w:t>
      </w:r>
    </w:p>
    <w:p w14:paraId="736AC660"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BF3ADC">
        <w:rPr>
          <w:rFonts w:ascii="Times New Roman" w:eastAsia="Arial" w:hAnsi="Times New Roman"/>
          <w:sz w:val="24"/>
          <w:szCs w:val="24"/>
        </w:rPr>
        <w:t xml:space="preserve">om base na evidência de auditoria obtida, o auditor concluiu que não existe incerteza </w:t>
      </w:r>
      <w:r>
        <w:rPr>
          <w:rFonts w:ascii="Times New Roman" w:eastAsia="Arial" w:hAnsi="Times New Roman"/>
          <w:sz w:val="24"/>
          <w:szCs w:val="24"/>
        </w:rPr>
        <w:t>relevante</w:t>
      </w:r>
      <w:r w:rsidRPr="00BF3ADC">
        <w:rPr>
          <w:rFonts w:ascii="Times New Roman" w:eastAsia="Arial" w:hAnsi="Times New Roman"/>
          <w:sz w:val="24"/>
          <w:szCs w:val="24"/>
        </w:rPr>
        <w:t xml:space="preserve"> em relação a eventos ou condições que </w:t>
      </w:r>
      <w:r>
        <w:rPr>
          <w:rFonts w:ascii="Times New Roman" w:eastAsia="Arial" w:hAnsi="Times New Roman"/>
          <w:sz w:val="24"/>
          <w:szCs w:val="24"/>
        </w:rPr>
        <w:t>podem</w:t>
      </w:r>
      <w:r w:rsidRPr="00BF3ADC">
        <w:rPr>
          <w:rFonts w:ascii="Times New Roman" w:eastAsia="Arial" w:hAnsi="Times New Roman"/>
          <w:sz w:val="24"/>
          <w:szCs w:val="24"/>
        </w:rPr>
        <w:t xml:space="preserve"> levantar dúvida significativa quanto à capacidade de continuidade operacional da entidade</w:t>
      </w:r>
      <w:r>
        <w:rPr>
          <w:rFonts w:ascii="Times New Roman" w:eastAsia="Arial" w:hAnsi="Times New Roman"/>
          <w:sz w:val="24"/>
          <w:szCs w:val="24"/>
        </w:rPr>
        <w:t>,</w:t>
      </w:r>
      <w:r w:rsidRPr="00BF3ADC">
        <w:rPr>
          <w:rFonts w:ascii="Times New Roman" w:eastAsia="Arial" w:hAnsi="Times New Roman"/>
          <w:sz w:val="24"/>
          <w:szCs w:val="24"/>
        </w:rPr>
        <w:t xml:space="preserve"> de acordo com a NBC TA 570</w:t>
      </w:r>
      <w:r>
        <w:rPr>
          <w:rFonts w:ascii="Times New Roman" w:eastAsia="Arial" w:hAnsi="Times New Roman"/>
          <w:sz w:val="24"/>
          <w:szCs w:val="24"/>
        </w:rPr>
        <w:t>;</w:t>
      </w:r>
      <w:r w:rsidRPr="00BF3ADC">
        <w:rPr>
          <w:rFonts w:ascii="Times New Roman" w:eastAsia="Arial" w:hAnsi="Times New Roman"/>
          <w:sz w:val="24"/>
          <w:szCs w:val="24"/>
        </w:rPr>
        <w:t xml:space="preserve"> </w:t>
      </w:r>
    </w:p>
    <w:p w14:paraId="624955A5"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 xml:space="preserve"> NBC TA 701 se aplica. Contudo, o auditor determinou que não há nenhum outro principal assunto de auditoria além do assunto descrito na seção “Base para opinião adversa”</w:t>
      </w:r>
      <w:r>
        <w:rPr>
          <w:rFonts w:ascii="Times New Roman" w:eastAsia="Arial" w:hAnsi="Times New Roman"/>
          <w:sz w:val="24"/>
          <w:szCs w:val="24"/>
        </w:rPr>
        <w:t>;</w:t>
      </w:r>
    </w:p>
    <w:p w14:paraId="3267960D" w14:textId="77777777" w:rsidR="00C1157F" w:rsidRPr="00BF3ADC" w:rsidRDefault="00C1157F">
      <w:pPr>
        <w:pStyle w:val="PargrafodaLista"/>
        <w:widowControl w:val="0"/>
        <w:numPr>
          <w:ilvl w:val="0"/>
          <w:numId w:val="285"/>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BF3ADC">
        <w:rPr>
          <w:rFonts w:ascii="Times New Roman" w:eastAsia="Arial" w:hAnsi="Times New Roman"/>
          <w:sz w:val="24"/>
          <w:szCs w:val="24"/>
        </w:rPr>
        <w:t xml:space="preserve"> auditor obteve todas as outras informações antes da data do seu relatório</w:t>
      </w:r>
      <w:r>
        <w:rPr>
          <w:rFonts w:ascii="Times New Roman" w:eastAsia="Arial" w:hAnsi="Times New Roman"/>
          <w:sz w:val="24"/>
          <w:szCs w:val="24"/>
        </w:rPr>
        <w:t>,</w:t>
      </w:r>
      <w:r w:rsidRPr="00BF3ADC">
        <w:rPr>
          <w:rFonts w:ascii="Times New Roman" w:eastAsia="Arial" w:hAnsi="Times New Roman"/>
          <w:sz w:val="24"/>
          <w:szCs w:val="24"/>
        </w:rPr>
        <w:t xml:space="preserve"> e o assunto que deu origem à </w:t>
      </w:r>
      <w:r>
        <w:rPr>
          <w:rFonts w:ascii="Times New Roman" w:eastAsia="Arial" w:hAnsi="Times New Roman"/>
          <w:sz w:val="24"/>
          <w:szCs w:val="24"/>
        </w:rPr>
        <w:t>“Opinião adversa”</w:t>
      </w:r>
      <w:r w:rsidRPr="00BF3ADC">
        <w:rPr>
          <w:rFonts w:ascii="Times New Roman" w:eastAsia="Arial" w:hAnsi="Times New Roman"/>
          <w:sz w:val="24"/>
          <w:szCs w:val="24"/>
        </w:rPr>
        <w:t xml:space="preserve"> sobre as demonstrações contábeis consolidadas também afeta outras informações</w:t>
      </w:r>
      <w:r>
        <w:rPr>
          <w:rFonts w:ascii="Times New Roman" w:eastAsia="Arial" w:hAnsi="Times New Roman"/>
          <w:sz w:val="24"/>
          <w:szCs w:val="24"/>
        </w:rPr>
        <w:t>;</w:t>
      </w:r>
    </w:p>
    <w:p w14:paraId="4AF434E8" w14:textId="77777777" w:rsidR="00C1157F" w:rsidRPr="00BF3ADC" w:rsidRDefault="00C1157F">
      <w:pPr>
        <w:pStyle w:val="PargrafodaLista"/>
        <w:widowControl w:val="0"/>
        <w:numPr>
          <w:ilvl w:val="0"/>
          <w:numId w:val="285"/>
        </w:numPr>
        <w:spacing w:after="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s pessoas responsáveis pela supervisão das demonstrações contábeis consolidadas não são aquelas responsáveis pela elaboração das demonstrações contábeis.</w:t>
      </w:r>
    </w:p>
    <w:p w14:paraId="159E8D5D" w14:textId="77777777" w:rsidR="00C1157F" w:rsidRDefault="00C1157F" w:rsidP="00C1157F">
      <w:pPr>
        <w:tabs>
          <w:tab w:val="left" w:pos="740"/>
        </w:tabs>
        <w:spacing w:after="0" w:line="240" w:lineRule="auto"/>
        <w:jc w:val="both"/>
        <w:rPr>
          <w:rFonts w:ascii="Times New Roman" w:hAnsi="Times New Roman"/>
          <w:b/>
          <w:sz w:val="24"/>
          <w:szCs w:val="24"/>
        </w:rPr>
      </w:pPr>
    </w:p>
    <w:p w14:paraId="7EA1DD88" w14:textId="77777777" w:rsidR="00C1157F" w:rsidRPr="00BF3ADC" w:rsidRDefault="00C1157F" w:rsidP="00C1157F">
      <w:pPr>
        <w:tabs>
          <w:tab w:val="left" w:pos="740"/>
        </w:tabs>
        <w:spacing w:after="0" w:line="240" w:lineRule="auto"/>
        <w:jc w:val="both"/>
        <w:rPr>
          <w:rFonts w:ascii="Times New Roman" w:hAnsi="Times New Roman"/>
          <w:b/>
          <w:sz w:val="24"/>
          <w:szCs w:val="24"/>
        </w:rPr>
      </w:pPr>
    </w:p>
    <w:p w14:paraId="22BCA5D1"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b/>
          <w:sz w:val="24"/>
          <w:szCs w:val="24"/>
        </w:rPr>
        <w:t>RELATÓRIO DO AUDITOR INDEPENDENTE SOBRE AS DEMONSTRAÇÕES CONTÁBEIS</w:t>
      </w:r>
      <w:r>
        <w:rPr>
          <w:rFonts w:ascii="Times New Roman" w:hAnsi="Times New Roman"/>
          <w:b/>
          <w:sz w:val="24"/>
          <w:szCs w:val="24"/>
        </w:rPr>
        <w:t xml:space="preserve"> CONSOLIDADAS</w:t>
      </w:r>
      <w:r w:rsidRPr="001F0EC9">
        <w:rPr>
          <w:rFonts w:ascii="Times New Roman" w:hAnsi="Times New Roman"/>
          <w:b/>
          <w:sz w:val="24"/>
          <w:szCs w:val="24"/>
          <w:vertAlign w:val="superscript"/>
        </w:rPr>
        <w:t>(1)</w:t>
      </w:r>
    </w:p>
    <w:p w14:paraId="3A31FCB2" w14:textId="77777777" w:rsidR="00C1157F" w:rsidRPr="00BF3ADC" w:rsidRDefault="00C1157F" w:rsidP="00C1157F">
      <w:pPr>
        <w:spacing w:after="0" w:line="240" w:lineRule="auto"/>
        <w:rPr>
          <w:rFonts w:ascii="Times New Roman" w:hAnsi="Times New Roman"/>
          <w:sz w:val="24"/>
          <w:szCs w:val="24"/>
        </w:rPr>
      </w:pPr>
    </w:p>
    <w:p w14:paraId="2AB8143A"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Aos acionistas da Companhia ABC [ou outro destinatário apropriado]</w:t>
      </w:r>
    </w:p>
    <w:p w14:paraId="72ECCD8F" w14:textId="77777777" w:rsidR="00C1157F" w:rsidRPr="00BF3ADC" w:rsidRDefault="00C1157F" w:rsidP="00C1157F">
      <w:pPr>
        <w:spacing w:after="0" w:line="240" w:lineRule="auto"/>
        <w:rPr>
          <w:rFonts w:ascii="Times New Roman" w:eastAsia="Arial" w:hAnsi="Times New Roman"/>
          <w:sz w:val="24"/>
          <w:szCs w:val="24"/>
        </w:rPr>
      </w:pPr>
    </w:p>
    <w:p w14:paraId="0196D4A6" w14:textId="77777777" w:rsidR="00C1157F" w:rsidRPr="00BF3ADC" w:rsidRDefault="00C1157F" w:rsidP="00C1157F">
      <w:pPr>
        <w:spacing w:after="0" w:line="240" w:lineRule="auto"/>
        <w:rPr>
          <w:rFonts w:ascii="Times New Roman" w:eastAsia="Arial" w:hAnsi="Times New Roman"/>
          <w:sz w:val="24"/>
          <w:szCs w:val="24"/>
        </w:rPr>
      </w:pPr>
    </w:p>
    <w:p w14:paraId="126894C9" w14:textId="77777777" w:rsidR="00C1157F" w:rsidRPr="00C1157F" w:rsidRDefault="00C1157F" w:rsidP="00C1157F">
      <w:pPr>
        <w:rPr>
          <w:b/>
          <w:bCs/>
        </w:rPr>
      </w:pPr>
      <w:r w:rsidRPr="00C1157F">
        <w:rPr>
          <w:b/>
          <w:bCs/>
        </w:rPr>
        <w:t>Opinião adversa</w:t>
      </w:r>
    </w:p>
    <w:p w14:paraId="5120AA80" w14:textId="77777777" w:rsidR="00C1157F" w:rsidRDefault="00C1157F" w:rsidP="00C1157F">
      <w:pPr>
        <w:spacing w:after="0" w:line="240" w:lineRule="auto"/>
        <w:jc w:val="both"/>
        <w:rPr>
          <w:rFonts w:ascii="Times New Roman" w:hAnsi="Times New Roman"/>
          <w:sz w:val="24"/>
          <w:szCs w:val="24"/>
        </w:rPr>
      </w:pPr>
    </w:p>
    <w:p w14:paraId="6D39E0C7"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Examinamos as demonstrações contábeis consolidadas da Companhia ABC (Companhia) e suas controladas, que compreendem o balanço patrimonial consolidado</w:t>
      </w:r>
      <w:r>
        <w:rPr>
          <w:rFonts w:ascii="Times New Roman" w:hAnsi="Times New Roman"/>
          <w:sz w:val="24"/>
          <w:szCs w:val="24"/>
        </w:rPr>
        <w:t>,</w:t>
      </w:r>
      <w:r w:rsidRPr="00BF3ADC">
        <w:rPr>
          <w:rFonts w:ascii="Times New Roman" w:hAnsi="Times New Roman"/>
          <w:sz w:val="24"/>
          <w:szCs w:val="24"/>
        </w:rPr>
        <w:t xml:space="preserve"> em 31 de dezembro de 20X1</w:t>
      </w:r>
      <w:r>
        <w:rPr>
          <w:rFonts w:ascii="Times New Roman" w:hAnsi="Times New Roman"/>
          <w:sz w:val="24"/>
          <w:szCs w:val="24"/>
        </w:rPr>
        <w:t>,</w:t>
      </w:r>
      <w:r w:rsidRPr="00BF3ADC">
        <w:rPr>
          <w:rFonts w:ascii="Times New Roman" w:hAnsi="Times New Roman"/>
          <w:sz w:val="24"/>
          <w:szCs w:val="24"/>
        </w:rPr>
        <w:t xml:space="preserve"> e as respectivas demonstrações consolidadas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60712694" w14:textId="77777777" w:rsidR="00C1157F" w:rsidRPr="00BF3ADC" w:rsidRDefault="00C1157F" w:rsidP="00C1157F">
      <w:pPr>
        <w:spacing w:after="0" w:line="240" w:lineRule="auto"/>
        <w:jc w:val="both"/>
        <w:rPr>
          <w:rFonts w:ascii="Times New Roman" w:hAnsi="Times New Roman"/>
          <w:sz w:val="24"/>
          <w:szCs w:val="24"/>
        </w:rPr>
      </w:pPr>
    </w:p>
    <w:p w14:paraId="6FE1F85E"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Em nossa opinião, devido à importância do assunto discutido no parágrafo a seguir intitulado “Base para opinião adversa”, as demonstrações contábeis consolidadas acima referidas não apresentam adequadamente, em todos os aspectos relevantes, a posição patrimonial e financeira consolidada da Companhia ABC e suas controladas</w:t>
      </w:r>
      <w:r>
        <w:rPr>
          <w:rFonts w:ascii="Times New Roman" w:hAnsi="Times New Roman"/>
          <w:sz w:val="24"/>
          <w:szCs w:val="24"/>
        </w:rPr>
        <w:t>,</w:t>
      </w:r>
      <w:r w:rsidRPr="00BF3ADC">
        <w:rPr>
          <w:rFonts w:ascii="Times New Roman" w:hAnsi="Times New Roman"/>
          <w:sz w:val="24"/>
          <w:szCs w:val="24"/>
        </w:rPr>
        <w:t xml:space="preserve"> em 31 de dezembro de 20X1, o desempenho consolidado de suas operações e os seus fluxos de caixa consolidados para o exercício findo nessa data, de acordo com as práticas contábeis adotadas no Brasil.</w:t>
      </w:r>
    </w:p>
    <w:p w14:paraId="4B0230F9" w14:textId="77777777" w:rsidR="00C1157F" w:rsidRPr="00BF3ADC" w:rsidRDefault="00C1157F" w:rsidP="00C1157F">
      <w:pPr>
        <w:spacing w:after="0" w:line="240" w:lineRule="auto"/>
        <w:jc w:val="both"/>
        <w:rPr>
          <w:rFonts w:ascii="Times New Roman" w:hAnsi="Times New Roman"/>
          <w:sz w:val="24"/>
          <w:szCs w:val="24"/>
        </w:rPr>
      </w:pPr>
    </w:p>
    <w:p w14:paraId="2E1D9FFE" w14:textId="77777777" w:rsidR="00C1157F" w:rsidRPr="00BF3ADC" w:rsidRDefault="00C1157F" w:rsidP="00C1157F">
      <w:pPr>
        <w:rPr>
          <w:sz w:val="24"/>
        </w:rPr>
      </w:pPr>
      <w:r w:rsidRPr="00C1157F">
        <w:rPr>
          <w:b/>
          <w:bCs/>
        </w:rPr>
        <w:t>Base para opinião adversa</w:t>
      </w:r>
    </w:p>
    <w:p w14:paraId="418F9D74" w14:textId="77777777" w:rsidR="00C1157F" w:rsidRPr="00BF3ADC" w:rsidRDefault="00C1157F" w:rsidP="00C1157F">
      <w:pPr>
        <w:spacing w:after="0" w:line="240" w:lineRule="auto"/>
        <w:rPr>
          <w:rFonts w:ascii="Times New Roman" w:eastAsia="Arial" w:hAnsi="Times New Roman"/>
          <w:sz w:val="24"/>
          <w:szCs w:val="24"/>
        </w:rPr>
      </w:pPr>
    </w:p>
    <w:p w14:paraId="3D983E3D"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sz w:val="24"/>
          <w:szCs w:val="24"/>
        </w:rPr>
        <w:t xml:space="preserve">Conforme explicado na Nota X, a </w:t>
      </w:r>
      <w:r>
        <w:rPr>
          <w:rFonts w:ascii="Times New Roman" w:eastAsia="Arial" w:hAnsi="Times New Roman"/>
          <w:sz w:val="24"/>
          <w:szCs w:val="24"/>
        </w:rPr>
        <w:t>C</w:t>
      </w:r>
      <w:r w:rsidRPr="00BF3ADC">
        <w:rPr>
          <w:rFonts w:ascii="Times New Roman" w:eastAsia="Arial" w:hAnsi="Times New Roman"/>
          <w:sz w:val="24"/>
          <w:szCs w:val="24"/>
        </w:rPr>
        <w:t xml:space="preserve">ompanhia não consolidou a controlada XYZ, adquirida durante 20X1, devido </w:t>
      </w:r>
      <w:r>
        <w:rPr>
          <w:rFonts w:ascii="Times New Roman" w:eastAsia="Arial" w:hAnsi="Times New Roman"/>
          <w:sz w:val="24"/>
          <w:szCs w:val="24"/>
        </w:rPr>
        <w:t xml:space="preserve">ao fato de </w:t>
      </w:r>
      <w:r w:rsidRPr="00BF3ADC">
        <w:rPr>
          <w:rFonts w:ascii="Times New Roman" w:eastAsia="Arial" w:hAnsi="Times New Roman"/>
          <w:sz w:val="24"/>
          <w:szCs w:val="24"/>
        </w:rPr>
        <w:t>não ter sido possível determinar os valores justos de certos ativos e passivos relevantes dessa controlada na data da aquisição. Esse investimento, portanto, está contabilizado com base no custo.  De acordo com as práticas contábeis adotadas no Brasil, a controlada deveria ter sido consolidada. Se a controlada XYZ tivesse sido consolidada, muitos elementos nas demonstrações contábeis consolidadas acima referidas teriam sido afetados de forma relevante.  Os efeitos da não consolidação sobre as demonstrações contábeis consolidadas não foram determinados.</w:t>
      </w:r>
    </w:p>
    <w:p w14:paraId="14986E7F" w14:textId="77777777" w:rsidR="00C1157F" w:rsidRPr="00BF3ADC" w:rsidRDefault="00C1157F" w:rsidP="00C1157F">
      <w:pPr>
        <w:spacing w:after="0" w:line="240" w:lineRule="auto"/>
        <w:rPr>
          <w:rFonts w:ascii="Times New Roman" w:eastAsia="Arial" w:hAnsi="Times New Roman"/>
          <w:sz w:val="24"/>
          <w:szCs w:val="24"/>
        </w:rPr>
      </w:pPr>
    </w:p>
    <w:p w14:paraId="36D3CACA"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hAnsi="Times New Roman"/>
          <w:sz w:val="24"/>
          <w:szCs w:val="24"/>
        </w:rPr>
        <w:t>,</w:t>
      </w:r>
      <w:r w:rsidRPr="00BF3ADC">
        <w:rPr>
          <w:rFonts w:ascii="Times New Roman" w:hAnsi="Times New Roman"/>
          <w:sz w:val="24"/>
          <w:szCs w:val="24"/>
        </w:rPr>
        <w:t xml:space="preserve"> intitulada “Responsabilidade</w:t>
      </w:r>
      <w:r>
        <w:rPr>
          <w:rFonts w:ascii="Times New Roman" w:hAnsi="Times New Roman"/>
          <w:sz w:val="24"/>
          <w:szCs w:val="24"/>
        </w:rPr>
        <w:t>s</w:t>
      </w:r>
      <w:r w:rsidRPr="00BF3ADC">
        <w:rPr>
          <w:rFonts w:ascii="Times New Roman" w:hAnsi="Times New Roman"/>
          <w:sz w:val="24"/>
          <w:szCs w:val="24"/>
        </w:rPr>
        <w:t xml:space="preserve"> do auditor pela auditoria das demonstrações contábeis”. Somos independentes em relação à </w:t>
      </w:r>
      <w:r>
        <w:rPr>
          <w:rFonts w:ascii="Times New Roman" w:hAnsi="Times New Roman"/>
          <w:sz w:val="24"/>
          <w:szCs w:val="24"/>
        </w:rPr>
        <w:t>C</w:t>
      </w:r>
      <w:r w:rsidRPr="00BF3ADC">
        <w:rPr>
          <w:rFonts w:ascii="Times New Roman" w:hAnsi="Times New Roman"/>
          <w:sz w:val="24"/>
          <w:szCs w:val="24"/>
        </w:rPr>
        <w:t>ompanhia</w:t>
      </w:r>
      <w:r>
        <w:rPr>
          <w:rFonts w:ascii="Times New Roman" w:hAnsi="Times New Roman"/>
          <w:sz w:val="24"/>
          <w:szCs w:val="24"/>
        </w:rPr>
        <w:t xml:space="preserve"> e suas controladas,</w:t>
      </w:r>
      <w:r w:rsidRPr="00BF3ADC">
        <w:rPr>
          <w:rFonts w:ascii="Times New Roman"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BF3ADC">
        <w:rPr>
          <w:rFonts w:ascii="Times New Roman" w:hAnsi="Times New Roman"/>
          <w:sz w:val="24"/>
          <w:szCs w:val="24"/>
        </w:rPr>
        <w:t xml:space="preserve"> e cumprimos com as demais responsabilidades éticas de acordo com essas normas. </w:t>
      </w:r>
      <w:r w:rsidRPr="00BF3ADC">
        <w:rPr>
          <w:rFonts w:ascii="Times New Roman" w:eastAsia="Arial" w:hAnsi="Times New Roman"/>
          <w:sz w:val="24"/>
          <w:szCs w:val="24"/>
        </w:rPr>
        <w:t xml:space="preserve">Acreditamos que a evidência de auditoria obtida é suficiente e apropriada para fundamentar nossa </w:t>
      </w:r>
      <w:r>
        <w:rPr>
          <w:rFonts w:ascii="Times New Roman" w:eastAsia="Arial" w:hAnsi="Times New Roman"/>
          <w:sz w:val="24"/>
          <w:szCs w:val="24"/>
        </w:rPr>
        <w:t>opinião adversa</w:t>
      </w:r>
      <w:r w:rsidRPr="00BF3ADC">
        <w:rPr>
          <w:rFonts w:ascii="Times New Roman" w:eastAsia="Arial" w:hAnsi="Times New Roman"/>
          <w:sz w:val="24"/>
          <w:szCs w:val="24"/>
        </w:rPr>
        <w:t>.</w:t>
      </w:r>
    </w:p>
    <w:p w14:paraId="76177A40" w14:textId="77777777" w:rsidR="00C1157F" w:rsidRPr="00BF3ADC" w:rsidRDefault="00C1157F" w:rsidP="00C1157F">
      <w:pPr>
        <w:spacing w:after="0" w:line="240" w:lineRule="auto"/>
        <w:rPr>
          <w:rFonts w:ascii="Times New Roman" w:eastAsia="Arial" w:hAnsi="Times New Roman"/>
          <w:sz w:val="24"/>
          <w:szCs w:val="24"/>
        </w:rPr>
      </w:pPr>
    </w:p>
    <w:p w14:paraId="7DB9E567" w14:textId="77777777" w:rsidR="00C1157F" w:rsidRPr="00C1157F" w:rsidRDefault="00C1157F" w:rsidP="00C1157F">
      <w:pPr>
        <w:rPr>
          <w:b/>
          <w:bCs/>
        </w:rPr>
      </w:pPr>
      <w:r w:rsidRPr="00C1157F">
        <w:rPr>
          <w:b/>
          <w:bCs/>
        </w:rPr>
        <w:t>Outras informações que acompanham as demonstrações contábeis consolidadas e o relatório do auditor</w:t>
      </w:r>
    </w:p>
    <w:p w14:paraId="5FA29FDF" w14:textId="77777777" w:rsidR="00C1157F" w:rsidRPr="00BF3ADC" w:rsidRDefault="00C1157F" w:rsidP="00C1157F">
      <w:pPr>
        <w:spacing w:after="0" w:line="240" w:lineRule="auto"/>
        <w:rPr>
          <w:rFonts w:ascii="Times New Roman" w:hAnsi="Times New Roman"/>
          <w:color w:val="FF0000"/>
          <w:sz w:val="24"/>
          <w:szCs w:val="24"/>
        </w:rPr>
      </w:pPr>
    </w:p>
    <w:p w14:paraId="7CDC06CC" w14:textId="77777777" w:rsidR="00C1157F" w:rsidRDefault="00C1157F" w:rsidP="00C1157F">
      <w:pPr>
        <w:spacing w:after="0" w:line="240" w:lineRule="auto"/>
        <w:jc w:val="both"/>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w:t>
      </w:r>
      <w:r>
        <w:rPr>
          <w:rFonts w:ascii="Times New Roman" w:eastAsia="Arial" w:hAnsi="Times New Roman"/>
          <w:i/>
          <w:sz w:val="24"/>
          <w:szCs w:val="24"/>
        </w:rPr>
        <w:t>o</w:t>
      </w:r>
      <w:r w:rsidRPr="00BF3ADC">
        <w:rPr>
          <w:rFonts w:ascii="Times New Roman" w:eastAsia="Arial" w:hAnsi="Times New Roman"/>
          <w:i/>
          <w:sz w:val="24"/>
          <w:szCs w:val="24"/>
        </w:rPr>
        <w:t xml:space="preserve"> Exemplo 7 </w:t>
      </w:r>
      <w:r>
        <w:rPr>
          <w:rFonts w:ascii="Times New Roman" w:eastAsia="Arial" w:hAnsi="Times New Roman"/>
          <w:i/>
          <w:sz w:val="24"/>
          <w:szCs w:val="24"/>
        </w:rPr>
        <w:t>d</w:t>
      </w:r>
      <w:r w:rsidRPr="00BF3ADC">
        <w:rPr>
          <w:rFonts w:ascii="Times New Roman" w:eastAsia="Arial" w:hAnsi="Times New Roman"/>
          <w:i/>
          <w:sz w:val="24"/>
          <w:szCs w:val="24"/>
        </w:rPr>
        <w:t xml:space="preserve">o Apêndice 2 da NBC TA 720. O último parágrafo da seção “Outras informações” do Exemplo 7 </w:t>
      </w:r>
      <w:r>
        <w:rPr>
          <w:rFonts w:ascii="Times New Roman" w:eastAsia="Arial" w:hAnsi="Times New Roman"/>
          <w:i/>
          <w:sz w:val="24"/>
          <w:szCs w:val="24"/>
        </w:rPr>
        <w:t>é</w:t>
      </w:r>
      <w:r w:rsidRPr="00BF3ADC">
        <w:rPr>
          <w:rFonts w:ascii="Times New Roman" w:eastAsia="Arial" w:hAnsi="Times New Roman"/>
          <w:i/>
          <w:sz w:val="24"/>
          <w:szCs w:val="24"/>
        </w:rPr>
        <w:t xml:space="preserve"> customizado para descrever o assunto específico que deu origem à </w:t>
      </w:r>
      <w:r>
        <w:rPr>
          <w:rFonts w:ascii="Times New Roman" w:eastAsia="Arial" w:hAnsi="Times New Roman"/>
          <w:i/>
          <w:sz w:val="24"/>
          <w:szCs w:val="24"/>
        </w:rPr>
        <w:t>opinião modificada</w:t>
      </w:r>
      <w:r w:rsidRPr="00BF3ADC">
        <w:rPr>
          <w:rFonts w:ascii="Times New Roman" w:eastAsia="Arial" w:hAnsi="Times New Roman"/>
          <w:i/>
          <w:sz w:val="24"/>
          <w:szCs w:val="24"/>
        </w:rPr>
        <w:t xml:space="preserve"> que também afeta outras informações]</w:t>
      </w:r>
      <w:r>
        <w:rPr>
          <w:rFonts w:ascii="Times New Roman" w:eastAsia="Arial" w:hAnsi="Times New Roman"/>
          <w:i/>
          <w:sz w:val="24"/>
          <w:szCs w:val="24"/>
        </w:rPr>
        <w:t>.</w:t>
      </w:r>
    </w:p>
    <w:p w14:paraId="1FFDC9AE" w14:textId="77777777" w:rsidR="00C1157F" w:rsidRPr="00BF3ADC" w:rsidRDefault="00C1157F" w:rsidP="00C1157F">
      <w:pPr>
        <w:spacing w:after="0" w:line="240" w:lineRule="auto"/>
        <w:rPr>
          <w:rFonts w:ascii="Times New Roman" w:eastAsia="Arial" w:hAnsi="Times New Roman"/>
          <w:i/>
          <w:sz w:val="24"/>
          <w:szCs w:val="24"/>
        </w:rPr>
      </w:pPr>
    </w:p>
    <w:p w14:paraId="662EDE91" w14:textId="77777777" w:rsidR="00C1157F" w:rsidRPr="00BF3ADC" w:rsidRDefault="00C1157F" w:rsidP="00C1157F">
      <w:pPr>
        <w:spacing w:after="0" w:line="240" w:lineRule="auto"/>
        <w:jc w:val="both"/>
        <w:rPr>
          <w:rFonts w:ascii="Times New Roman" w:eastAsia="Arial" w:hAnsi="Times New Roman"/>
          <w:b/>
          <w:sz w:val="24"/>
          <w:szCs w:val="24"/>
        </w:rPr>
      </w:pPr>
      <w:r w:rsidRPr="00BF3ADC">
        <w:rPr>
          <w:rFonts w:ascii="Times New Roman" w:eastAsia="Arial" w:hAnsi="Times New Roman"/>
          <w:b/>
          <w:sz w:val="24"/>
          <w:szCs w:val="24"/>
        </w:rPr>
        <w:t>Principais assuntos de auditoria</w:t>
      </w:r>
    </w:p>
    <w:p w14:paraId="2F1D5005" w14:textId="77777777" w:rsidR="00C1157F" w:rsidRPr="00BF3ADC" w:rsidRDefault="00C1157F" w:rsidP="00C1157F">
      <w:pPr>
        <w:spacing w:after="0" w:line="240" w:lineRule="auto"/>
        <w:rPr>
          <w:rFonts w:ascii="Times New Roman" w:eastAsia="Arial" w:hAnsi="Times New Roman"/>
          <w:b/>
          <w:sz w:val="24"/>
          <w:szCs w:val="24"/>
        </w:rPr>
      </w:pPr>
    </w:p>
    <w:p w14:paraId="1293A683" w14:textId="77777777" w:rsidR="00C1157F" w:rsidRPr="00BF3ADC" w:rsidRDefault="00C1157F" w:rsidP="00C1157F">
      <w:pPr>
        <w:spacing w:after="0" w:line="240" w:lineRule="auto"/>
        <w:jc w:val="both"/>
        <w:rPr>
          <w:rFonts w:ascii="Times New Roman" w:eastAsia="Arial" w:hAnsi="Times New Roman"/>
          <w:sz w:val="24"/>
          <w:szCs w:val="24"/>
        </w:rPr>
      </w:pPr>
      <w:r>
        <w:rPr>
          <w:rFonts w:ascii="Times New Roman" w:eastAsia="Arial" w:hAnsi="Times New Roman"/>
          <w:sz w:val="24"/>
          <w:szCs w:val="24"/>
        </w:rPr>
        <w:t>Exceto pelo</w:t>
      </w:r>
      <w:r w:rsidRPr="00BF3ADC">
        <w:rPr>
          <w:rFonts w:ascii="Times New Roman" w:eastAsia="Arial" w:hAnsi="Times New Roman"/>
          <w:sz w:val="24"/>
          <w:szCs w:val="24"/>
        </w:rPr>
        <w:t xml:space="preserve"> assunto descrito na seção “Base para opinião adversa”, não existem outros principais assuntos de auditoria a serem comunicados em nosso relatório.</w:t>
      </w:r>
    </w:p>
    <w:p w14:paraId="4567A923" w14:textId="77777777" w:rsidR="00C1157F" w:rsidRPr="00BF3ADC" w:rsidRDefault="00C1157F" w:rsidP="00C1157F">
      <w:pPr>
        <w:spacing w:after="0" w:line="240" w:lineRule="auto"/>
        <w:jc w:val="both"/>
        <w:rPr>
          <w:rFonts w:ascii="Times New Roman" w:eastAsia="Arial" w:hAnsi="Times New Roman"/>
          <w:sz w:val="24"/>
          <w:szCs w:val="24"/>
        </w:rPr>
      </w:pPr>
    </w:p>
    <w:p w14:paraId="34D06A60" w14:textId="77777777" w:rsidR="00C1157F" w:rsidRPr="00BF3ADC" w:rsidRDefault="00C1157F" w:rsidP="00C1157F">
      <w:pPr>
        <w:spacing w:after="0" w:line="240" w:lineRule="auto"/>
        <w:jc w:val="both"/>
        <w:rPr>
          <w:rFonts w:ascii="Times New Roman" w:eastAsia="Arial" w:hAnsi="Times New Roman"/>
          <w:b/>
          <w:bCs/>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da administração e da governança pelas demonstrações contábeis consolidadas</w:t>
      </w:r>
      <w:r w:rsidRPr="001F0EC9">
        <w:rPr>
          <w:rFonts w:ascii="Times New Roman" w:eastAsia="Arial" w:hAnsi="Times New Roman"/>
          <w:b/>
          <w:bCs/>
          <w:sz w:val="24"/>
          <w:szCs w:val="24"/>
          <w:vertAlign w:val="superscript"/>
        </w:rPr>
        <w:t>(2)</w:t>
      </w:r>
    </w:p>
    <w:p w14:paraId="3A8DA35E" w14:textId="77777777" w:rsidR="00C1157F" w:rsidRPr="00BF3ADC" w:rsidRDefault="00C1157F" w:rsidP="00C1157F">
      <w:pPr>
        <w:spacing w:after="0" w:line="240" w:lineRule="auto"/>
        <w:rPr>
          <w:rFonts w:ascii="Times New Roman" w:hAnsi="Times New Roman"/>
          <w:sz w:val="24"/>
          <w:szCs w:val="24"/>
        </w:rPr>
      </w:pPr>
    </w:p>
    <w:p w14:paraId="66C1135B"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BF3ADC">
        <w:rPr>
          <w:rFonts w:ascii="Times New Roman" w:eastAsia="Arial" w:hAnsi="Times New Roman"/>
          <w:i/>
          <w:sz w:val="24"/>
          <w:szCs w:val="24"/>
        </w:rPr>
        <w:t>xemplo 2 da NBC TA 700]</w:t>
      </w:r>
      <w:r>
        <w:rPr>
          <w:rFonts w:ascii="Times New Roman" w:eastAsia="Arial" w:hAnsi="Times New Roman"/>
          <w:i/>
          <w:sz w:val="24"/>
          <w:szCs w:val="24"/>
        </w:rPr>
        <w:t>.</w:t>
      </w:r>
    </w:p>
    <w:p w14:paraId="18106B78" w14:textId="77777777" w:rsidR="00C1157F" w:rsidRPr="00BF3ADC" w:rsidRDefault="00C1157F" w:rsidP="00C1157F">
      <w:pPr>
        <w:spacing w:after="0" w:line="240" w:lineRule="auto"/>
        <w:jc w:val="both"/>
        <w:rPr>
          <w:rFonts w:ascii="Times New Roman" w:eastAsia="Arial" w:hAnsi="Times New Roman"/>
          <w:b/>
          <w:bCs/>
          <w:sz w:val="24"/>
          <w:szCs w:val="24"/>
        </w:rPr>
      </w:pPr>
    </w:p>
    <w:p w14:paraId="48F7932A"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do auditor pela auditoria das demonstrações contábeis consolidadas</w:t>
      </w:r>
    </w:p>
    <w:p w14:paraId="5CD5916A" w14:textId="77777777" w:rsidR="00C1157F" w:rsidRPr="00BF3ADC" w:rsidRDefault="00C1157F" w:rsidP="00C1157F">
      <w:pPr>
        <w:spacing w:after="0" w:line="240" w:lineRule="auto"/>
        <w:rPr>
          <w:rFonts w:ascii="Times New Roman" w:hAnsi="Times New Roman"/>
          <w:sz w:val="24"/>
          <w:szCs w:val="24"/>
        </w:rPr>
      </w:pPr>
    </w:p>
    <w:p w14:paraId="08388393"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[Apresentação de acordo com o Exemplo 2 da NBC TA 700]</w:t>
      </w:r>
      <w:r>
        <w:rPr>
          <w:rFonts w:ascii="Times New Roman" w:eastAsia="Arial" w:hAnsi="Times New Roman"/>
          <w:i/>
          <w:sz w:val="24"/>
          <w:szCs w:val="24"/>
        </w:rPr>
        <w:t>.</w:t>
      </w:r>
    </w:p>
    <w:p w14:paraId="7B1C5FBD" w14:textId="77777777" w:rsidR="00C1157F" w:rsidRPr="00BF3ADC" w:rsidRDefault="00C1157F" w:rsidP="00C1157F">
      <w:pPr>
        <w:spacing w:after="0" w:line="240" w:lineRule="auto"/>
        <w:rPr>
          <w:rFonts w:ascii="Times New Roman" w:eastAsia="Arial" w:hAnsi="Times New Roman"/>
          <w:i/>
          <w:sz w:val="24"/>
          <w:szCs w:val="24"/>
        </w:rPr>
      </w:pPr>
    </w:p>
    <w:p w14:paraId="0A91BE7D"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[Local (localidade do escritório de auditoria que emitiu o relatório) e data do relatório do auditor independente]</w:t>
      </w:r>
    </w:p>
    <w:p w14:paraId="14457962"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auditor independente (pessoa física ou jurídica)]</w:t>
      </w:r>
    </w:p>
    <w:p w14:paraId="484E7260"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profissional (sócio ou responsável técnico, no caso de o auditor ser pessoa jurídica)]</w:t>
      </w:r>
    </w:p>
    <w:p w14:paraId="0486BB8C"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[Número do registro no CRC da firma de auditoria e do profissional que assina o relatório]</w:t>
      </w:r>
    </w:p>
    <w:p w14:paraId="3FD5A833"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[Assinatura do auditor independente]</w:t>
      </w:r>
    </w:p>
    <w:p w14:paraId="02A28B2A" w14:textId="77777777" w:rsidR="00C1157F" w:rsidRPr="00BF3ADC" w:rsidRDefault="00C1157F" w:rsidP="00C1157F">
      <w:pPr>
        <w:spacing w:after="0" w:line="240" w:lineRule="auto"/>
        <w:rPr>
          <w:rFonts w:ascii="Times New Roman" w:hAnsi="Times New Roman"/>
          <w:sz w:val="24"/>
          <w:szCs w:val="24"/>
        </w:rPr>
      </w:pPr>
    </w:p>
    <w:p w14:paraId="30C18D8B" w14:textId="77777777" w:rsidR="00C1157F" w:rsidRPr="001E4270" w:rsidRDefault="00C1157F" w:rsidP="00C1157F">
      <w:pPr>
        <w:spacing w:after="120" w:line="240" w:lineRule="auto"/>
        <w:ind w:left="284" w:hanging="284"/>
        <w:jc w:val="both"/>
        <w:rPr>
          <w:rFonts w:ascii="Times New Roman" w:hAnsi="Times New Roman"/>
          <w:sz w:val="20"/>
          <w:szCs w:val="20"/>
        </w:rPr>
      </w:pPr>
      <w:r w:rsidRPr="001E4270">
        <w:rPr>
          <w:rFonts w:ascii="Times New Roman" w:hAnsi="Times New Roman"/>
          <w:sz w:val="20"/>
          <w:szCs w:val="20"/>
        </w:rPr>
        <w:t xml:space="preserve">(1) </w:t>
      </w:r>
      <w:r w:rsidRPr="001E4270">
        <w:rPr>
          <w:rFonts w:ascii="Times New Roman" w:hAnsi="Times New Roman"/>
          <w:sz w:val="20"/>
          <w:szCs w:val="20"/>
        </w:rPr>
        <w:tab/>
        <w:t>No caso de o relatório cobrir outros aspectos legais e regulatórios, é necessário incluir um subtítulo para especificar a primeira parte do relatório, “Relatório do auditor sobre as demonstrações contábeis consolidadas”, e, no final do relatório, outro subtítulo para a segunda parte, “Relatório sobre outros requisitos legais e regulatórios”.</w:t>
      </w:r>
    </w:p>
    <w:p w14:paraId="0C5FEBB0" w14:textId="77777777" w:rsidR="00C1157F" w:rsidRPr="001E4270" w:rsidRDefault="00C1157F" w:rsidP="00C1157F">
      <w:pPr>
        <w:spacing w:after="0" w:line="240" w:lineRule="auto"/>
        <w:ind w:left="284" w:hanging="284"/>
        <w:jc w:val="both"/>
        <w:rPr>
          <w:rFonts w:ascii="Times New Roman" w:hAnsi="Times New Roman"/>
          <w:sz w:val="20"/>
          <w:szCs w:val="20"/>
        </w:rPr>
      </w:pPr>
      <w:r w:rsidRPr="001E4270">
        <w:rPr>
          <w:rFonts w:ascii="Times New Roman" w:hAnsi="Times New Roman"/>
          <w:sz w:val="20"/>
          <w:szCs w:val="20"/>
        </w:rPr>
        <w:t>(2)</w:t>
      </w:r>
      <w:r w:rsidRPr="001E4270">
        <w:rPr>
          <w:rFonts w:ascii="Times New Roman" w:hAnsi="Times New Roman"/>
          <w:sz w:val="20"/>
          <w:szCs w:val="20"/>
        </w:rPr>
        <w:tab/>
        <w:t xml:space="preserve">Em todos esses exemplos de relatório do auditor, os termos </w:t>
      </w:r>
      <w:r>
        <w:rPr>
          <w:rFonts w:ascii="Times New Roman" w:hAnsi="Times New Roman"/>
          <w:sz w:val="20"/>
          <w:szCs w:val="20"/>
        </w:rPr>
        <w:t>“</w:t>
      </w:r>
      <w:r w:rsidRPr="001E4270">
        <w:rPr>
          <w:rFonts w:ascii="Times New Roman" w:hAnsi="Times New Roman"/>
          <w:sz w:val="20"/>
          <w:szCs w:val="20"/>
        </w:rPr>
        <w:t>administração</w:t>
      </w:r>
      <w:r>
        <w:rPr>
          <w:rFonts w:ascii="Times New Roman" w:hAnsi="Times New Roman"/>
          <w:sz w:val="20"/>
          <w:szCs w:val="20"/>
        </w:rPr>
        <w:t>”</w:t>
      </w:r>
      <w:r w:rsidRPr="001E4270">
        <w:rPr>
          <w:rFonts w:ascii="Times New Roman" w:hAnsi="Times New Roman"/>
          <w:sz w:val="20"/>
          <w:szCs w:val="20"/>
        </w:rPr>
        <w:t xml:space="preserve"> e </w:t>
      </w:r>
      <w:r>
        <w:rPr>
          <w:rFonts w:ascii="Times New Roman" w:hAnsi="Times New Roman"/>
          <w:sz w:val="20"/>
          <w:szCs w:val="20"/>
        </w:rPr>
        <w:t>“</w:t>
      </w:r>
      <w:r w:rsidRPr="001E4270">
        <w:rPr>
          <w:rFonts w:ascii="Times New Roman" w:hAnsi="Times New Roman"/>
          <w:sz w:val="20"/>
          <w:szCs w:val="20"/>
        </w:rPr>
        <w:t>responsáveis pela governança</w:t>
      </w:r>
      <w:r>
        <w:rPr>
          <w:rFonts w:ascii="Times New Roman" w:hAnsi="Times New Roman"/>
          <w:sz w:val="20"/>
          <w:szCs w:val="20"/>
        </w:rPr>
        <w:t>”</w:t>
      </w:r>
      <w:r w:rsidRPr="001E4270">
        <w:rPr>
          <w:rFonts w:ascii="Times New Roman" w:hAnsi="Times New Roman"/>
          <w:sz w:val="20"/>
          <w:szCs w:val="20"/>
        </w:rPr>
        <w:t xml:space="preserve"> podem precisar ser substituídos por outros termos mais apropriados ao contexto da estrutura legal de determinada jurisdição. </w:t>
      </w:r>
    </w:p>
    <w:p w14:paraId="56E16F6A" w14:textId="77777777" w:rsidR="00C1157F" w:rsidRDefault="00C1157F" w:rsidP="00C1157F">
      <w:pPr>
        <w:spacing w:after="0" w:line="240" w:lineRule="auto"/>
        <w:jc w:val="both"/>
        <w:rPr>
          <w:rFonts w:ascii="Times New Roman" w:eastAsia="Arial" w:hAnsi="Times New Roman"/>
          <w:sz w:val="24"/>
          <w:szCs w:val="24"/>
        </w:rPr>
      </w:pPr>
    </w:p>
    <w:p w14:paraId="217C235B" w14:textId="77777777" w:rsidR="00C1157F" w:rsidRPr="00BF3ADC" w:rsidRDefault="00C1157F" w:rsidP="00C1157F">
      <w:pPr>
        <w:spacing w:after="0" w:line="240" w:lineRule="auto"/>
        <w:jc w:val="both"/>
        <w:rPr>
          <w:rFonts w:ascii="Times New Roman" w:eastAsia="Arial" w:hAnsi="Times New Roman"/>
          <w:sz w:val="24"/>
          <w:szCs w:val="24"/>
        </w:rPr>
      </w:pPr>
    </w:p>
    <w:p w14:paraId="3265187A" w14:textId="77777777" w:rsidR="00C1157F" w:rsidRPr="00BF3ADC" w:rsidRDefault="00C1157F" w:rsidP="00C1157F">
      <w:pPr>
        <w:spacing w:after="0" w:line="240" w:lineRule="auto"/>
        <w:jc w:val="both"/>
        <w:rPr>
          <w:rFonts w:ascii="Times New Roman" w:eastAsia="Arial" w:hAnsi="Times New Roman"/>
          <w:b/>
          <w:sz w:val="24"/>
          <w:szCs w:val="24"/>
        </w:rPr>
      </w:pPr>
      <w:r w:rsidRPr="00BF3ADC">
        <w:rPr>
          <w:rFonts w:ascii="Times New Roman" w:eastAsia="Arial" w:hAnsi="Times New Roman"/>
          <w:b/>
          <w:sz w:val="24"/>
          <w:szCs w:val="24"/>
          <w:u w:color="000000"/>
        </w:rPr>
        <w:t xml:space="preserve">Exemplo 3 – </w:t>
      </w:r>
      <w:r w:rsidRPr="001C03BB">
        <w:rPr>
          <w:rFonts w:ascii="Times New Roman" w:eastAsia="Arial" w:hAnsi="Times New Roman"/>
          <w:b/>
          <w:sz w:val="24"/>
          <w:szCs w:val="24"/>
          <w:u w:color="000000"/>
        </w:rPr>
        <w:t xml:space="preserve">Relatório do auditor independente </w:t>
      </w:r>
      <w:r w:rsidRPr="00BF3ADC">
        <w:rPr>
          <w:rFonts w:ascii="Times New Roman" w:eastAsia="Arial" w:hAnsi="Times New Roman"/>
          <w:b/>
          <w:sz w:val="24"/>
          <w:szCs w:val="24"/>
          <w:u w:color="000000"/>
        </w:rPr>
        <w:t xml:space="preserve">com </w:t>
      </w:r>
      <w:r>
        <w:rPr>
          <w:rFonts w:ascii="Times New Roman" w:eastAsia="Arial" w:hAnsi="Times New Roman"/>
          <w:b/>
          <w:sz w:val="24"/>
          <w:szCs w:val="24"/>
          <w:u w:color="000000"/>
        </w:rPr>
        <w:t>“Opinião com ressalva”</w:t>
      </w:r>
      <w:r w:rsidRPr="00BF3ADC">
        <w:rPr>
          <w:rFonts w:ascii="Times New Roman" w:eastAsia="Arial" w:hAnsi="Times New Roman"/>
          <w:b/>
          <w:sz w:val="24"/>
          <w:szCs w:val="24"/>
          <w:u w:color="000000"/>
        </w:rPr>
        <w:t xml:space="preserve"> devido à impossibilidade do auditor de obter evidência de auditoria apropriada e suficiente com relação a uma coligada no exterior</w:t>
      </w:r>
    </w:p>
    <w:p w14:paraId="6B68BF8F" w14:textId="77777777" w:rsidR="00C1157F" w:rsidRPr="00BF3ADC" w:rsidRDefault="00C1157F" w:rsidP="00C1157F">
      <w:pPr>
        <w:spacing w:after="0" w:line="240" w:lineRule="auto"/>
        <w:rPr>
          <w:rFonts w:ascii="Times New Roman" w:eastAsia="Arial" w:hAnsi="Times New Roman"/>
          <w:sz w:val="24"/>
          <w:szCs w:val="24"/>
        </w:rPr>
      </w:pPr>
    </w:p>
    <w:p w14:paraId="2C89B67B" w14:textId="77777777" w:rsidR="00C1157F" w:rsidRPr="00BF3ADC" w:rsidRDefault="00C1157F" w:rsidP="00C1157F">
      <w:pPr>
        <w:spacing w:after="120" w:line="240" w:lineRule="auto"/>
        <w:rPr>
          <w:rFonts w:ascii="Times New Roman" w:hAnsi="Times New Roman"/>
          <w:sz w:val="24"/>
          <w:szCs w:val="24"/>
        </w:rPr>
      </w:pPr>
      <w:r w:rsidRPr="00BF3ADC">
        <w:rPr>
          <w:rFonts w:ascii="Times New Roman" w:eastAsia="Arial" w:hAnsi="Times New Roman"/>
          <w:sz w:val="24"/>
          <w:szCs w:val="24"/>
        </w:rPr>
        <w:t xml:space="preserve">Para fins desse exemplo, são consideradas as seguintes circunstâncias: </w:t>
      </w:r>
    </w:p>
    <w:p w14:paraId="3A2A44F5" w14:textId="77777777" w:rsidR="00C1157F" w:rsidRPr="00074E0D" w:rsidRDefault="00C1157F">
      <w:pPr>
        <w:pStyle w:val="PargrafodaLista"/>
        <w:widowControl w:val="0"/>
        <w:numPr>
          <w:ilvl w:val="0"/>
          <w:numId w:val="28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74E0D">
        <w:rPr>
          <w:rFonts w:ascii="Times New Roman" w:hAnsi="Times New Roman"/>
          <w:sz w:val="24"/>
          <w:szCs w:val="24"/>
        </w:rPr>
        <w:t xml:space="preserve">uditoria do conjunto completo das demonstrações contábeis consolidadas de entidade listada </w:t>
      </w:r>
      <w:r>
        <w:rPr>
          <w:rFonts w:ascii="Times New Roman" w:hAnsi="Times New Roman"/>
          <w:sz w:val="24"/>
          <w:szCs w:val="24"/>
        </w:rPr>
        <w:t>,</w:t>
      </w:r>
      <w:r w:rsidRPr="00074E0D">
        <w:rPr>
          <w:rFonts w:ascii="Times New Roman" w:hAnsi="Times New Roman"/>
          <w:sz w:val="24"/>
          <w:szCs w:val="24"/>
        </w:rPr>
        <w:t xml:space="preserve"> usando a estrutura de apresentação adequada.</w:t>
      </w:r>
      <w:r w:rsidRPr="00074E0D">
        <w:rPr>
          <w:rFonts w:ascii="Times New Roman" w:eastAsia="Arial" w:hAnsi="Times New Roman"/>
          <w:sz w:val="24"/>
          <w:szCs w:val="24"/>
        </w:rPr>
        <w:t xml:space="preserve"> </w:t>
      </w:r>
      <w:r>
        <w:rPr>
          <w:rFonts w:ascii="Times New Roman" w:eastAsia="Arial" w:hAnsi="Times New Roman"/>
          <w:sz w:val="24"/>
          <w:szCs w:val="24"/>
        </w:rPr>
        <w:t xml:space="preserve">É </w:t>
      </w:r>
      <w:r w:rsidRPr="00074E0D">
        <w:rPr>
          <w:rFonts w:ascii="Times New Roman" w:eastAsia="Arial" w:hAnsi="Times New Roman"/>
          <w:sz w:val="24"/>
          <w:szCs w:val="24"/>
        </w:rPr>
        <w:t>auditoria de grupo (ou seja, a NBC TA 600 se aplica)</w:t>
      </w:r>
      <w:r>
        <w:rPr>
          <w:rFonts w:ascii="Times New Roman" w:eastAsia="Arial" w:hAnsi="Times New Roman"/>
          <w:sz w:val="24"/>
          <w:szCs w:val="24"/>
        </w:rPr>
        <w:t>;</w:t>
      </w:r>
    </w:p>
    <w:p w14:paraId="02A42E4B"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074E0D">
        <w:rPr>
          <w:rFonts w:ascii="Times New Roman" w:hAnsi="Times New Roman"/>
          <w:sz w:val="24"/>
          <w:szCs w:val="24"/>
        </w:rPr>
        <w:t>s</w:t>
      </w:r>
      <w:r w:rsidRPr="00BF3ADC">
        <w:rPr>
          <w:rFonts w:ascii="Times New Roman" w:eastAsia="Arial" w:hAnsi="Times New Roman"/>
          <w:sz w:val="24"/>
          <w:szCs w:val="24"/>
        </w:rPr>
        <w:t xml:space="preserve"> demonstrações contábeis consolidadas são elaboradas pela administração da entidade de acordo com as práticas contábeis adotadas no Brasil (estrutura para fins gerais)</w:t>
      </w:r>
      <w:r>
        <w:rPr>
          <w:rFonts w:ascii="Times New Roman" w:eastAsia="Arial" w:hAnsi="Times New Roman"/>
          <w:sz w:val="24"/>
          <w:szCs w:val="24"/>
        </w:rPr>
        <w:t>;</w:t>
      </w:r>
    </w:p>
    <w:p w14:paraId="6F90AB11"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BF3ADC">
        <w:rPr>
          <w:rFonts w:ascii="Times New Roman" w:hAnsi="Times New Roman"/>
          <w:sz w:val="24"/>
          <w:szCs w:val="24"/>
        </w:rPr>
        <w:t>s termos do trabalho de auditoria refletem a descrição da responsabilidade da administração pelas demonstrações contábeis consolidadas na NBC TA 210</w:t>
      </w:r>
      <w:r>
        <w:rPr>
          <w:rFonts w:ascii="Times New Roman" w:hAnsi="Times New Roman"/>
          <w:sz w:val="24"/>
          <w:szCs w:val="24"/>
        </w:rPr>
        <w:t>;</w:t>
      </w:r>
    </w:p>
    <w:p w14:paraId="1BFF9162"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BF3ADC">
        <w:rPr>
          <w:rFonts w:ascii="Times New Roman" w:hAnsi="Times New Roman"/>
          <w:sz w:val="24"/>
          <w:szCs w:val="24"/>
        </w:rPr>
        <w:t xml:space="preserve"> auditor não conseguiu obter evidência de auditoria apropriada e suficiente sobre investimento em coligada no exterior. Os possíveis efeitos da impossibilidade de </w:t>
      </w:r>
      <w:r>
        <w:rPr>
          <w:rFonts w:ascii="Times New Roman" w:hAnsi="Times New Roman"/>
          <w:sz w:val="24"/>
          <w:szCs w:val="24"/>
        </w:rPr>
        <w:t xml:space="preserve">se </w:t>
      </w:r>
      <w:r w:rsidRPr="00BF3ADC">
        <w:rPr>
          <w:rFonts w:ascii="Times New Roman" w:hAnsi="Times New Roman"/>
          <w:sz w:val="24"/>
          <w:szCs w:val="24"/>
        </w:rPr>
        <w:t xml:space="preserve">obter evidência de auditoria apropriada e suficiente são considerados relevantes, mas não generalizados nas demonstrações contábeis consolidadas (ou seja, uma </w:t>
      </w:r>
      <w:r>
        <w:rPr>
          <w:rFonts w:ascii="Times New Roman" w:hAnsi="Times New Roman"/>
          <w:sz w:val="24"/>
          <w:szCs w:val="24"/>
        </w:rPr>
        <w:t>“Opinião com ressalva”</w:t>
      </w:r>
      <w:r w:rsidRPr="00BF3ADC">
        <w:rPr>
          <w:rFonts w:ascii="Times New Roman" w:hAnsi="Times New Roman"/>
          <w:sz w:val="24"/>
          <w:szCs w:val="24"/>
        </w:rPr>
        <w:t xml:space="preserve"> é apropriada)</w:t>
      </w:r>
      <w:r>
        <w:rPr>
          <w:rFonts w:ascii="Times New Roman" w:hAnsi="Times New Roman"/>
          <w:sz w:val="24"/>
          <w:szCs w:val="24"/>
        </w:rPr>
        <w:t>;</w:t>
      </w:r>
    </w:p>
    <w:p w14:paraId="36791DDD"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BF3ADC">
        <w:rPr>
          <w:rFonts w:ascii="Times New Roman"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hAnsi="Times New Roman"/>
          <w:sz w:val="24"/>
          <w:szCs w:val="24"/>
        </w:rPr>
        <w:t>;</w:t>
      </w:r>
    </w:p>
    <w:p w14:paraId="5F7B8924"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BF3ADC">
        <w:rPr>
          <w:rFonts w:ascii="Times New Roman" w:eastAsia="Arial" w:hAnsi="Times New Roman"/>
          <w:sz w:val="24"/>
          <w:szCs w:val="24"/>
        </w:rPr>
        <w:t xml:space="preserve">om base na evidência de auditoria obtida, o auditor concluiu que não existe incerteza </w:t>
      </w:r>
      <w:r>
        <w:rPr>
          <w:rFonts w:ascii="Times New Roman" w:eastAsia="Arial" w:hAnsi="Times New Roman"/>
          <w:sz w:val="24"/>
          <w:szCs w:val="24"/>
        </w:rPr>
        <w:t>relevante</w:t>
      </w:r>
      <w:r w:rsidRPr="00BF3ADC">
        <w:rPr>
          <w:rFonts w:ascii="Times New Roman" w:eastAsia="Arial" w:hAnsi="Times New Roman"/>
          <w:sz w:val="24"/>
          <w:szCs w:val="24"/>
        </w:rPr>
        <w:t xml:space="preserve"> em relação a eventos ou condições que </w:t>
      </w:r>
      <w:r>
        <w:rPr>
          <w:rFonts w:ascii="Times New Roman" w:eastAsia="Arial" w:hAnsi="Times New Roman"/>
          <w:sz w:val="24"/>
          <w:szCs w:val="24"/>
        </w:rPr>
        <w:t>podem</w:t>
      </w:r>
      <w:r w:rsidRPr="00BF3ADC">
        <w:rPr>
          <w:rFonts w:ascii="Times New Roman" w:eastAsia="Arial" w:hAnsi="Times New Roman"/>
          <w:sz w:val="24"/>
          <w:szCs w:val="24"/>
        </w:rPr>
        <w:t xml:space="preserve"> levantar dúvida significativa quanto à capacidade de continuidade operacional da entidade</w:t>
      </w:r>
      <w:r>
        <w:rPr>
          <w:rFonts w:ascii="Times New Roman" w:eastAsia="Arial" w:hAnsi="Times New Roman"/>
          <w:sz w:val="24"/>
          <w:szCs w:val="24"/>
        </w:rPr>
        <w:t>,</w:t>
      </w:r>
      <w:r w:rsidRPr="00BF3ADC">
        <w:rPr>
          <w:rFonts w:ascii="Times New Roman" w:eastAsia="Arial" w:hAnsi="Times New Roman"/>
          <w:sz w:val="24"/>
          <w:szCs w:val="24"/>
        </w:rPr>
        <w:t xml:space="preserve"> de acordo com a NBC TA 570</w:t>
      </w:r>
      <w:r>
        <w:rPr>
          <w:rFonts w:ascii="Times New Roman" w:eastAsia="Arial" w:hAnsi="Times New Roman"/>
          <w:sz w:val="24"/>
          <w:szCs w:val="24"/>
        </w:rPr>
        <w:t>;</w:t>
      </w:r>
      <w:r w:rsidRPr="00BF3ADC">
        <w:rPr>
          <w:rFonts w:ascii="Times New Roman" w:eastAsia="Arial" w:hAnsi="Times New Roman"/>
          <w:sz w:val="24"/>
          <w:szCs w:val="24"/>
        </w:rPr>
        <w:t xml:space="preserve"> </w:t>
      </w:r>
    </w:p>
    <w:p w14:paraId="21490C76"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BF3ADC">
        <w:rPr>
          <w:rFonts w:ascii="Times New Roman" w:eastAsia="Arial" w:hAnsi="Times New Roman"/>
          <w:sz w:val="24"/>
          <w:szCs w:val="24"/>
        </w:rPr>
        <w:t>s principais assuntos de auditoria foram comunicados de acordo com a NBC TA 701</w:t>
      </w:r>
      <w:r>
        <w:rPr>
          <w:rFonts w:ascii="Times New Roman" w:eastAsia="Arial" w:hAnsi="Times New Roman"/>
          <w:sz w:val="24"/>
          <w:szCs w:val="24"/>
        </w:rPr>
        <w:t>;</w:t>
      </w:r>
    </w:p>
    <w:p w14:paraId="0A6FD14E" w14:textId="77777777" w:rsidR="00C1157F" w:rsidRPr="00BF3ADC" w:rsidRDefault="00C1157F">
      <w:pPr>
        <w:pStyle w:val="PargrafodaLista"/>
        <w:widowControl w:val="0"/>
        <w:numPr>
          <w:ilvl w:val="0"/>
          <w:numId w:val="286"/>
        </w:numPr>
        <w:spacing w:after="120" w:line="240" w:lineRule="auto"/>
        <w:ind w:left="284" w:hanging="284"/>
        <w:contextualSpacing w:val="0"/>
        <w:jc w:val="both"/>
        <w:rPr>
          <w:rFonts w:ascii="Times New Roman" w:eastAsia="Arial" w:hAnsi="Times New Roman"/>
          <w:sz w:val="24"/>
          <w:szCs w:val="24"/>
          <w:u w:color="000000"/>
        </w:rPr>
      </w:pPr>
      <w:r>
        <w:rPr>
          <w:rFonts w:ascii="Times New Roman" w:eastAsia="Arial" w:hAnsi="Times New Roman"/>
          <w:sz w:val="24"/>
          <w:szCs w:val="24"/>
          <w:u w:color="000000"/>
        </w:rPr>
        <w:t>o</w:t>
      </w:r>
      <w:r w:rsidRPr="00BF3ADC">
        <w:rPr>
          <w:rFonts w:ascii="Times New Roman" w:eastAsia="Arial" w:hAnsi="Times New Roman"/>
          <w:sz w:val="24"/>
          <w:szCs w:val="24"/>
          <w:u w:color="000000"/>
        </w:rPr>
        <w:t xml:space="preserve"> auditor obteve todas as outras informações antes da data do seu relatório</w:t>
      </w:r>
      <w:r>
        <w:rPr>
          <w:rFonts w:ascii="Times New Roman" w:eastAsia="Arial" w:hAnsi="Times New Roman"/>
          <w:sz w:val="24"/>
          <w:szCs w:val="24"/>
          <w:u w:color="000000"/>
        </w:rPr>
        <w:t>,</w:t>
      </w:r>
      <w:r w:rsidRPr="00BF3ADC">
        <w:rPr>
          <w:rFonts w:ascii="Times New Roman" w:eastAsia="Arial" w:hAnsi="Times New Roman"/>
          <w:sz w:val="24"/>
          <w:szCs w:val="24"/>
          <w:u w:color="000000"/>
        </w:rPr>
        <w:t xml:space="preserve"> e o assunto que deu origem à </w:t>
      </w:r>
      <w:r>
        <w:rPr>
          <w:rFonts w:ascii="Times New Roman" w:eastAsia="Arial" w:hAnsi="Times New Roman"/>
          <w:sz w:val="24"/>
          <w:szCs w:val="24"/>
          <w:u w:color="000000"/>
        </w:rPr>
        <w:t>“Opinião com ressalva”</w:t>
      </w:r>
      <w:r w:rsidRPr="00BF3ADC">
        <w:rPr>
          <w:rFonts w:ascii="Times New Roman" w:eastAsia="Arial" w:hAnsi="Times New Roman"/>
          <w:sz w:val="24"/>
          <w:szCs w:val="24"/>
          <w:u w:color="000000"/>
        </w:rPr>
        <w:t xml:space="preserve"> sobre as demonstrações contábeis consolidadas também afeta outras informações</w:t>
      </w:r>
      <w:r>
        <w:rPr>
          <w:rFonts w:ascii="Times New Roman" w:eastAsia="Arial" w:hAnsi="Times New Roman"/>
          <w:sz w:val="24"/>
          <w:szCs w:val="24"/>
          <w:u w:color="000000"/>
        </w:rPr>
        <w:t>;</w:t>
      </w:r>
    </w:p>
    <w:p w14:paraId="7EBD46EB" w14:textId="77777777" w:rsidR="00C1157F" w:rsidRPr="00BF3ADC" w:rsidRDefault="00C1157F">
      <w:pPr>
        <w:pStyle w:val="PargrafodaLista"/>
        <w:widowControl w:val="0"/>
        <w:numPr>
          <w:ilvl w:val="0"/>
          <w:numId w:val="286"/>
        </w:numPr>
        <w:spacing w:after="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74E0D">
        <w:rPr>
          <w:rFonts w:ascii="Times New Roman" w:hAnsi="Times New Roman"/>
          <w:sz w:val="24"/>
          <w:szCs w:val="24"/>
        </w:rPr>
        <w:t>s</w:t>
      </w:r>
      <w:r w:rsidRPr="00BF3ADC">
        <w:rPr>
          <w:rFonts w:ascii="Times New Roman" w:eastAsia="Arial" w:hAnsi="Times New Roman"/>
          <w:sz w:val="24"/>
          <w:szCs w:val="24"/>
        </w:rPr>
        <w:t xml:space="preserve"> pessoas responsáveis pela supervisão das demonstrações contábeis consolidadas não são aquelas responsáveis pela elaboração das demonstrações contábeis.</w:t>
      </w:r>
    </w:p>
    <w:p w14:paraId="3E569E4E" w14:textId="77777777" w:rsidR="00C1157F" w:rsidRPr="00BF3ADC" w:rsidRDefault="00C1157F" w:rsidP="00C1157F">
      <w:pPr>
        <w:tabs>
          <w:tab w:val="left" w:pos="740"/>
        </w:tabs>
        <w:spacing w:after="0" w:line="240" w:lineRule="auto"/>
        <w:jc w:val="both"/>
        <w:rPr>
          <w:rFonts w:ascii="Times New Roman" w:hAnsi="Times New Roman"/>
          <w:b/>
          <w:sz w:val="24"/>
          <w:szCs w:val="24"/>
        </w:rPr>
      </w:pPr>
    </w:p>
    <w:p w14:paraId="5F1EB4A3" w14:textId="77777777" w:rsidR="00C1157F" w:rsidRPr="00425971" w:rsidRDefault="00C1157F" w:rsidP="00C1157F">
      <w:pPr>
        <w:spacing w:after="0" w:line="240" w:lineRule="auto"/>
        <w:jc w:val="both"/>
        <w:rPr>
          <w:rFonts w:ascii="Times New Roman" w:eastAsia="Arial" w:hAnsi="Times New Roman"/>
          <w:sz w:val="24"/>
          <w:szCs w:val="24"/>
        </w:rPr>
      </w:pPr>
      <w:r w:rsidRPr="00425971">
        <w:rPr>
          <w:rFonts w:ascii="Times New Roman" w:hAnsi="Times New Roman"/>
          <w:b/>
          <w:sz w:val="24"/>
          <w:szCs w:val="24"/>
        </w:rPr>
        <w:t>RELATÓRIO DO AUDITOR INDEPENDENTE SOBRE AS DEMONSTRAÇÕES CONTÁBEIS</w:t>
      </w:r>
      <w:r>
        <w:rPr>
          <w:rFonts w:ascii="Times New Roman" w:hAnsi="Times New Roman"/>
          <w:b/>
          <w:sz w:val="24"/>
          <w:szCs w:val="24"/>
        </w:rPr>
        <w:t xml:space="preserve"> CONSOLIDADAS</w:t>
      </w:r>
      <w:r w:rsidRPr="001F0EC9">
        <w:rPr>
          <w:rFonts w:ascii="Times New Roman" w:hAnsi="Times New Roman"/>
          <w:b/>
          <w:sz w:val="24"/>
          <w:szCs w:val="24"/>
          <w:vertAlign w:val="superscript"/>
        </w:rPr>
        <w:t>(1)</w:t>
      </w:r>
    </w:p>
    <w:p w14:paraId="3804BF96" w14:textId="77777777" w:rsidR="00C1157F" w:rsidRPr="00BF3ADC" w:rsidRDefault="00C1157F" w:rsidP="00C1157F">
      <w:pPr>
        <w:spacing w:after="0" w:line="240" w:lineRule="auto"/>
        <w:rPr>
          <w:rFonts w:ascii="Times New Roman" w:hAnsi="Times New Roman"/>
          <w:sz w:val="24"/>
          <w:szCs w:val="24"/>
          <w:u w:val="single"/>
        </w:rPr>
      </w:pPr>
    </w:p>
    <w:p w14:paraId="2936A653" w14:textId="77777777" w:rsidR="00C1157F" w:rsidRPr="001C03BB" w:rsidRDefault="00C1157F" w:rsidP="00C1157F">
      <w:pPr>
        <w:spacing w:after="0" w:line="240" w:lineRule="auto"/>
        <w:rPr>
          <w:rFonts w:ascii="Times New Roman" w:hAnsi="Times New Roman"/>
          <w:sz w:val="24"/>
          <w:szCs w:val="24"/>
        </w:rPr>
      </w:pPr>
      <w:r w:rsidRPr="001C03BB">
        <w:rPr>
          <w:rFonts w:ascii="Times New Roman" w:hAnsi="Times New Roman"/>
          <w:sz w:val="24"/>
          <w:szCs w:val="24"/>
        </w:rPr>
        <w:t>Aos acionistas da Companhia ABC [ou outro destinatário apropriado]</w:t>
      </w:r>
    </w:p>
    <w:p w14:paraId="309786E9" w14:textId="77777777" w:rsidR="00C1157F" w:rsidRDefault="00C1157F" w:rsidP="00C1157F">
      <w:pPr>
        <w:spacing w:after="0" w:line="240" w:lineRule="auto"/>
        <w:jc w:val="both"/>
        <w:rPr>
          <w:rFonts w:ascii="Times New Roman" w:eastAsia="Arial" w:hAnsi="Times New Roman"/>
          <w:b/>
          <w:bCs/>
          <w:sz w:val="24"/>
          <w:szCs w:val="24"/>
        </w:rPr>
      </w:pPr>
    </w:p>
    <w:p w14:paraId="401F5A6F"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b/>
          <w:bCs/>
          <w:sz w:val="24"/>
          <w:szCs w:val="24"/>
        </w:rPr>
        <w:t>Opinião com ressalva</w:t>
      </w:r>
    </w:p>
    <w:p w14:paraId="0DDD1A3C" w14:textId="77777777" w:rsidR="00C1157F" w:rsidRPr="00BF3ADC" w:rsidRDefault="00C1157F" w:rsidP="00C1157F">
      <w:pPr>
        <w:spacing w:after="0" w:line="240" w:lineRule="auto"/>
        <w:rPr>
          <w:rFonts w:ascii="Times New Roman" w:hAnsi="Times New Roman"/>
          <w:sz w:val="24"/>
          <w:szCs w:val="24"/>
        </w:rPr>
      </w:pPr>
    </w:p>
    <w:p w14:paraId="76443554"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Examinamos as demonstrações contábeis consolidadas da Companhia ABC (Companhia) e suas controladas, que compreendem o balanço patrimonial consolidado</w:t>
      </w:r>
      <w:r>
        <w:rPr>
          <w:rFonts w:ascii="Times New Roman" w:hAnsi="Times New Roman"/>
          <w:sz w:val="24"/>
          <w:szCs w:val="24"/>
        </w:rPr>
        <w:t>,</w:t>
      </w:r>
      <w:r w:rsidRPr="00BF3ADC">
        <w:rPr>
          <w:rFonts w:ascii="Times New Roman" w:hAnsi="Times New Roman"/>
          <w:sz w:val="24"/>
          <w:szCs w:val="24"/>
        </w:rPr>
        <w:t xml:space="preserve"> em 31 de dezembro de 20X1</w:t>
      </w:r>
      <w:r>
        <w:rPr>
          <w:rFonts w:ascii="Times New Roman" w:hAnsi="Times New Roman"/>
          <w:sz w:val="24"/>
          <w:szCs w:val="24"/>
        </w:rPr>
        <w:t>,</w:t>
      </w:r>
      <w:r w:rsidRPr="00BF3ADC">
        <w:rPr>
          <w:rFonts w:ascii="Times New Roman" w:hAnsi="Times New Roman"/>
          <w:sz w:val="24"/>
          <w:szCs w:val="24"/>
        </w:rPr>
        <w:t xml:space="preserve"> e as respectivas demonstrações consolidadas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31BEC6EF" w14:textId="77777777" w:rsidR="00C1157F" w:rsidRPr="00BF3ADC" w:rsidRDefault="00C1157F" w:rsidP="00C1157F">
      <w:pPr>
        <w:spacing w:after="0" w:line="240" w:lineRule="auto"/>
        <w:rPr>
          <w:rFonts w:ascii="Times New Roman" w:hAnsi="Times New Roman"/>
          <w:sz w:val="24"/>
          <w:szCs w:val="24"/>
        </w:rPr>
      </w:pPr>
    </w:p>
    <w:p w14:paraId="7EE29C8E"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Em nossa opinião, exceto pelos possíveis efeitos do assunto descrito na seção a seguir intitulada “Base para opinião com ressalva”, as demonstrações contábeis consolidadas acima referidas apresentam adequadamente, em todos os aspectos relevantes, a posição patrimonial e financeira consolidada da Companhia ABC e suas controladas</w:t>
      </w:r>
      <w:r>
        <w:rPr>
          <w:rFonts w:ascii="Times New Roman" w:hAnsi="Times New Roman"/>
          <w:sz w:val="24"/>
          <w:szCs w:val="24"/>
        </w:rPr>
        <w:t>,</w:t>
      </w:r>
      <w:r w:rsidRPr="00BF3ADC">
        <w:rPr>
          <w:rFonts w:ascii="Times New Roman" w:hAnsi="Times New Roman"/>
          <w:sz w:val="24"/>
          <w:szCs w:val="24"/>
        </w:rPr>
        <w:t xml:space="preserve"> em 31 de dezembro de 20X1, o desempenho consolidado de suas operações e os seus fluxos de caixa consolidados para o exercício findo nessa data, de acordo com as práticas contábeis adotadas no Brasil.</w:t>
      </w:r>
    </w:p>
    <w:p w14:paraId="569CFCB4" w14:textId="77777777" w:rsidR="00C1157F" w:rsidRDefault="00C1157F" w:rsidP="00C1157F">
      <w:pPr>
        <w:spacing w:after="0" w:line="240" w:lineRule="auto"/>
        <w:jc w:val="both"/>
        <w:rPr>
          <w:rFonts w:ascii="Times New Roman" w:hAnsi="Times New Roman"/>
          <w:b/>
          <w:sz w:val="24"/>
          <w:szCs w:val="24"/>
        </w:rPr>
      </w:pPr>
    </w:p>
    <w:p w14:paraId="5F976ED0"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b/>
          <w:sz w:val="24"/>
          <w:szCs w:val="24"/>
        </w:rPr>
        <w:t>Base para opinião com ressalva</w:t>
      </w:r>
    </w:p>
    <w:p w14:paraId="4F831134" w14:textId="77777777" w:rsidR="00C1157F" w:rsidRPr="00BF3ADC" w:rsidRDefault="00C1157F" w:rsidP="00C1157F">
      <w:pPr>
        <w:spacing w:after="0" w:line="240" w:lineRule="auto"/>
        <w:rPr>
          <w:rFonts w:ascii="Times New Roman" w:hAnsi="Times New Roman"/>
          <w:sz w:val="24"/>
          <w:szCs w:val="24"/>
        </w:rPr>
      </w:pPr>
    </w:p>
    <w:p w14:paraId="7237EA74"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eastAsia="Arial" w:hAnsi="Times New Roman"/>
          <w:sz w:val="24"/>
          <w:szCs w:val="24"/>
        </w:rPr>
        <w:t>O investimento da Companhia ABC na Empresa XYZ, uma coligada estrangeira adquirida durante o exercício e contabilizada pelo método d</w:t>
      </w:r>
      <w:r>
        <w:rPr>
          <w:rFonts w:ascii="Times New Roman" w:eastAsia="Arial" w:hAnsi="Times New Roman"/>
          <w:sz w:val="24"/>
          <w:szCs w:val="24"/>
        </w:rPr>
        <w:t>a</w:t>
      </w:r>
      <w:r w:rsidRPr="00BF3ADC">
        <w:rPr>
          <w:rFonts w:ascii="Times New Roman" w:eastAsia="Arial" w:hAnsi="Times New Roman"/>
          <w:sz w:val="24"/>
          <w:szCs w:val="24"/>
        </w:rPr>
        <w:t xml:space="preserve"> equivalência patrimonial, está registrado por $ xxx no balanço patrimonial consolidado</w:t>
      </w:r>
      <w:r>
        <w:rPr>
          <w:rFonts w:ascii="Times New Roman" w:eastAsia="Arial" w:hAnsi="Times New Roman"/>
          <w:sz w:val="24"/>
          <w:szCs w:val="24"/>
        </w:rPr>
        <w:t>,</w:t>
      </w:r>
      <w:r w:rsidRPr="00BF3ADC">
        <w:rPr>
          <w:rFonts w:ascii="Times New Roman" w:eastAsia="Arial" w:hAnsi="Times New Roman"/>
          <w:sz w:val="24"/>
          <w:szCs w:val="24"/>
        </w:rPr>
        <w:t xml:space="preserve"> em 31 de dezembro de 20X1, e a participação da Companhia ABC no lucro líquido da Empresa XYZ de $ xxx está incluída no resultado do exercício findo</w:t>
      </w:r>
      <w:r>
        <w:rPr>
          <w:rFonts w:ascii="Times New Roman" w:eastAsia="Arial" w:hAnsi="Times New Roman"/>
          <w:sz w:val="24"/>
          <w:szCs w:val="24"/>
        </w:rPr>
        <w:t>,</w:t>
      </w:r>
      <w:r w:rsidRPr="00BF3ADC">
        <w:rPr>
          <w:rFonts w:ascii="Times New Roman" w:eastAsia="Arial" w:hAnsi="Times New Roman"/>
          <w:sz w:val="24"/>
          <w:szCs w:val="24"/>
        </w:rPr>
        <w:t xml:space="preserve"> em 31 de dezembro de 20X1</w:t>
      </w:r>
      <w:r>
        <w:rPr>
          <w:rFonts w:ascii="Times New Roman" w:eastAsia="Arial" w:hAnsi="Times New Roman"/>
          <w:sz w:val="24"/>
          <w:szCs w:val="24"/>
        </w:rPr>
        <w:t>,</w:t>
      </w:r>
      <w:r w:rsidRPr="00BF3ADC">
        <w:rPr>
          <w:rFonts w:ascii="Times New Roman" w:eastAsia="Arial" w:hAnsi="Times New Roman"/>
          <w:sz w:val="24"/>
          <w:szCs w:val="24"/>
        </w:rPr>
        <w:t xml:space="preserve"> da Companhia ABC.</w:t>
      </w:r>
      <w:r w:rsidRPr="00BF3ADC">
        <w:rPr>
          <w:rFonts w:ascii="Times New Roman" w:hAnsi="Times New Roman"/>
          <w:sz w:val="24"/>
          <w:szCs w:val="24"/>
        </w:rPr>
        <w:t xml:space="preserve"> Não foi possível obter evidência de auditoria apropriada e suficiente sobre o valor contábil do investimento da Companhia ABC na Empresa XYZ</w:t>
      </w:r>
      <w:r>
        <w:rPr>
          <w:rFonts w:ascii="Times New Roman" w:hAnsi="Times New Roman"/>
          <w:sz w:val="24"/>
          <w:szCs w:val="24"/>
        </w:rPr>
        <w:t>,</w:t>
      </w:r>
      <w:r w:rsidRPr="00BF3ADC">
        <w:rPr>
          <w:rFonts w:ascii="Times New Roman" w:hAnsi="Times New Roman"/>
          <w:sz w:val="24"/>
          <w:szCs w:val="24"/>
        </w:rPr>
        <w:t xml:space="preserve"> em 31 de dezembro de 20X1</w:t>
      </w:r>
      <w:r>
        <w:rPr>
          <w:rFonts w:ascii="Times New Roman" w:hAnsi="Times New Roman"/>
          <w:sz w:val="24"/>
          <w:szCs w:val="24"/>
        </w:rPr>
        <w:t>,</w:t>
      </w:r>
      <w:r w:rsidRPr="00BF3ADC">
        <w:rPr>
          <w:rFonts w:ascii="Times New Roman" w:hAnsi="Times New Roman"/>
          <w:sz w:val="24"/>
          <w:szCs w:val="24"/>
        </w:rPr>
        <w:t xml:space="preserve"> e da participação dela no lucro líquido da investida XYZ</w:t>
      </w:r>
      <w:r>
        <w:rPr>
          <w:rFonts w:ascii="Times New Roman" w:hAnsi="Times New Roman"/>
          <w:sz w:val="24"/>
          <w:szCs w:val="24"/>
        </w:rPr>
        <w:t>,</w:t>
      </w:r>
      <w:r w:rsidRPr="00BF3ADC">
        <w:rPr>
          <w:rFonts w:ascii="Times New Roman" w:hAnsi="Times New Roman"/>
          <w:sz w:val="24"/>
          <w:szCs w:val="24"/>
        </w:rPr>
        <w:t xml:space="preserve"> em razão de não termos tido acesso às informações contábeis, à administração e aos auditores da Empresa XYZ. Consequentemente, não foi possível determinar se havia necessidade de ajustar esses valores.</w:t>
      </w:r>
    </w:p>
    <w:p w14:paraId="662A59ED" w14:textId="77777777" w:rsidR="00C1157F" w:rsidRPr="00BF3ADC" w:rsidRDefault="00C1157F" w:rsidP="00C1157F">
      <w:pPr>
        <w:spacing w:after="0" w:line="240" w:lineRule="auto"/>
        <w:rPr>
          <w:rFonts w:ascii="Times New Roman" w:hAnsi="Times New Roman"/>
          <w:sz w:val="24"/>
          <w:szCs w:val="24"/>
        </w:rPr>
      </w:pPr>
    </w:p>
    <w:p w14:paraId="01C8C79F"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sz w:val="24"/>
          <w:szCs w:val="24"/>
        </w:rPr>
        <w:t>Nossa auditoria foi conduzida de acordo com as normas brasileiras e internacionais de auditoria. Nossas responsabilidades, em conformidade com tais normas, estão descritas na seção a seguir intitulada “Responsabilidade</w:t>
      </w:r>
      <w:r>
        <w:rPr>
          <w:rFonts w:ascii="Times New Roman" w:hAnsi="Times New Roman"/>
          <w:sz w:val="24"/>
          <w:szCs w:val="24"/>
        </w:rPr>
        <w:t>s</w:t>
      </w:r>
      <w:r w:rsidRPr="00BF3ADC">
        <w:rPr>
          <w:rFonts w:ascii="Times New Roman" w:hAnsi="Times New Roman"/>
          <w:sz w:val="24"/>
          <w:szCs w:val="24"/>
        </w:rPr>
        <w:t xml:space="preserve"> do auditor pela auditoria das demonstrações contábeis”. Somos independentes em relação à </w:t>
      </w:r>
      <w:r>
        <w:rPr>
          <w:rFonts w:ascii="Times New Roman" w:hAnsi="Times New Roman"/>
          <w:sz w:val="24"/>
          <w:szCs w:val="24"/>
        </w:rPr>
        <w:t>C</w:t>
      </w:r>
      <w:r w:rsidRPr="00BF3ADC">
        <w:rPr>
          <w:rFonts w:ascii="Times New Roman" w:hAnsi="Times New Roman"/>
          <w:sz w:val="24"/>
          <w:szCs w:val="24"/>
        </w:rPr>
        <w:t>ompanhia</w:t>
      </w:r>
      <w:r>
        <w:rPr>
          <w:rFonts w:ascii="Times New Roman" w:hAnsi="Times New Roman"/>
          <w:sz w:val="24"/>
          <w:szCs w:val="24"/>
        </w:rPr>
        <w:t xml:space="preserve"> e suas controladas,</w:t>
      </w:r>
      <w:r w:rsidRPr="00BF3ADC">
        <w:rPr>
          <w:rFonts w:ascii="Times New Roman"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BF3ADC">
        <w:rPr>
          <w:rFonts w:ascii="Times New Roman" w:hAnsi="Times New Roman"/>
          <w:sz w:val="24"/>
          <w:szCs w:val="24"/>
        </w:rPr>
        <w:t xml:space="preserve"> e cumprimos com as demais responsabilidades éticas de acordo com essas normas. </w:t>
      </w:r>
      <w:r w:rsidRPr="00BF3ADC">
        <w:rPr>
          <w:rFonts w:ascii="Times New Roman" w:eastAsia="Arial" w:hAnsi="Times New Roman"/>
          <w:sz w:val="24"/>
          <w:szCs w:val="24"/>
        </w:rPr>
        <w:t xml:space="preserve"> Acreditamos que a evidência de auditoria obtida é apropriada </w:t>
      </w:r>
      <w:r>
        <w:rPr>
          <w:rFonts w:ascii="Times New Roman" w:eastAsia="Arial" w:hAnsi="Times New Roman"/>
          <w:sz w:val="24"/>
          <w:szCs w:val="24"/>
        </w:rPr>
        <w:t>e suficiente</w:t>
      </w:r>
      <w:r w:rsidRPr="00BF3ADC">
        <w:rPr>
          <w:rFonts w:ascii="Times New Roman" w:eastAsia="Arial" w:hAnsi="Times New Roman"/>
          <w:sz w:val="24"/>
          <w:szCs w:val="24"/>
        </w:rPr>
        <w:t xml:space="preserve"> para fundamentar nossa </w:t>
      </w:r>
      <w:r>
        <w:rPr>
          <w:rFonts w:ascii="Times New Roman" w:eastAsia="Arial" w:hAnsi="Times New Roman"/>
          <w:sz w:val="24"/>
          <w:szCs w:val="24"/>
        </w:rPr>
        <w:t>opinião com ressalva</w:t>
      </w:r>
      <w:r w:rsidRPr="00BF3ADC">
        <w:rPr>
          <w:rFonts w:ascii="Times New Roman" w:eastAsia="Arial" w:hAnsi="Times New Roman"/>
          <w:sz w:val="24"/>
          <w:szCs w:val="24"/>
        </w:rPr>
        <w:t>.</w:t>
      </w:r>
    </w:p>
    <w:p w14:paraId="0E9ECF2B" w14:textId="77777777" w:rsidR="00C1157F" w:rsidRPr="00BF3ADC" w:rsidRDefault="00C1157F" w:rsidP="00C1157F">
      <w:pPr>
        <w:spacing w:after="0" w:line="240" w:lineRule="auto"/>
        <w:rPr>
          <w:rFonts w:ascii="Times New Roman" w:hAnsi="Times New Roman"/>
          <w:sz w:val="24"/>
          <w:szCs w:val="24"/>
        </w:rPr>
      </w:pPr>
    </w:p>
    <w:p w14:paraId="7D7E6522" w14:textId="77777777" w:rsidR="00C1157F" w:rsidRPr="00C1157F" w:rsidRDefault="00C1157F" w:rsidP="00C1157F">
      <w:pPr>
        <w:rPr>
          <w:b/>
          <w:bCs/>
        </w:rPr>
      </w:pPr>
      <w:r w:rsidRPr="00C1157F">
        <w:rPr>
          <w:b/>
          <w:bCs/>
        </w:rPr>
        <w:t xml:space="preserve">Outras informações que acompanham as demonstrações contábeis consolidadas e o relatório do auditor </w:t>
      </w:r>
    </w:p>
    <w:p w14:paraId="74FAC940" w14:textId="77777777" w:rsidR="00C1157F" w:rsidRPr="00BF3ADC" w:rsidRDefault="00C1157F" w:rsidP="00C1157F">
      <w:pPr>
        <w:spacing w:after="0" w:line="240" w:lineRule="auto"/>
        <w:rPr>
          <w:rFonts w:ascii="Times New Roman" w:hAnsi="Times New Roman"/>
          <w:color w:val="FF0000"/>
          <w:sz w:val="24"/>
          <w:szCs w:val="24"/>
          <w:highlight w:val="yellow"/>
        </w:rPr>
      </w:pPr>
    </w:p>
    <w:p w14:paraId="54079ED9" w14:textId="77777777" w:rsidR="00C1157F" w:rsidRPr="00BF3ADC" w:rsidRDefault="00C1157F" w:rsidP="00C1157F">
      <w:pPr>
        <w:spacing w:after="0" w:line="240" w:lineRule="auto"/>
        <w:jc w:val="both"/>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w:t>
      </w:r>
      <w:r>
        <w:rPr>
          <w:rFonts w:ascii="Times New Roman" w:eastAsia="Arial" w:hAnsi="Times New Roman"/>
          <w:i/>
          <w:sz w:val="24"/>
          <w:szCs w:val="24"/>
        </w:rPr>
        <w:t>o</w:t>
      </w:r>
      <w:r w:rsidRPr="00BF3ADC">
        <w:rPr>
          <w:rFonts w:ascii="Times New Roman" w:eastAsia="Arial" w:hAnsi="Times New Roman"/>
          <w:i/>
          <w:sz w:val="24"/>
          <w:szCs w:val="24"/>
        </w:rPr>
        <w:t xml:space="preserve"> Exemplo 6 </w:t>
      </w:r>
      <w:r>
        <w:rPr>
          <w:rFonts w:ascii="Times New Roman" w:eastAsia="Arial" w:hAnsi="Times New Roman"/>
          <w:i/>
          <w:sz w:val="24"/>
          <w:szCs w:val="24"/>
        </w:rPr>
        <w:t>d</w:t>
      </w:r>
      <w:r w:rsidRPr="00BF3ADC">
        <w:rPr>
          <w:rFonts w:ascii="Times New Roman" w:eastAsia="Arial" w:hAnsi="Times New Roman"/>
          <w:i/>
          <w:sz w:val="24"/>
          <w:szCs w:val="24"/>
        </w:rPr>
        <w:t xml:space="preserve">o Apêndice 2 da NBC TA 720. O último parágrafo da seção “Outras informações” do Exemplo 6 </w:t>
      </w:r>
      <w:r>
        <w:rPr>
          <w:rFonts w:ascii="Times New Roman" w:eastAsia="Arial" w:hAnsi="Times New Roman"/>
          <w:i/>
          <w:sz w:val="24"/>
          <w:szCs w:val="24"/>
        </w:rPr>
        <w:t>é</w:t>
      </w:r>
      <w:r w:rsidRPr="00BF3ADC">
        <w:rPr>
          <w:rFonts w:ascii="Times New Roman" w:eastAsia="Arial" w:hAnsi="Times New Roman"/>
          <w:i/>
          <w:sz w:val="24"/>
          <w:szCs w:val="24"/>
        </w:rPr>
        <w:t xml:space="preserve"> customizado para descrever o assunto específico que deu origem à </w:t>
      </w:r>
      <w:r>
        <w:rPr>
          <w:rFonts w:ascii="Times New Roman" w:eastAsia="Arial" w:hAnsi="Times New Roman"/>
          <w:i/>
          <w:sz w:val="24"/>
          <w:szCs w:val="24"/>
        </w:rPr>
        <w:t>“Opinião com ressalva”</w:t>
      </w:r>
      <w:r w:rsidRPr="00BF3ADC">
        <w:rPr>
          <w:rFonts w:ascii="Times New Roman" w:eastAsia="Arial" w:hAnsi="Times New Roman"/>
          <w:i/>
          <w:sz w:val="24"/>
          <w:szCs w:val="24"/>
        </w:rPr>
        <w:t xml:space="preserve"> que também afeta outras informações]</w:t>
      </w:r>
      <w:r>
        <w:rPr>
          <w:rFonts w:ascii="Times New Roman" w:eastAsia="Arial" w:hAnsi="Times New Roman"/>
          <w:i/>
          <w:sz w:val="24"/>
          <w:szCs w:val="24"/>
        </w:rPr>
        <w:t>.</w:t>
      </w:r>
    </w:p>
    <w:p w14:paraId="4365DBC0" w14:textId="77777777" w:rsidR="00C1157F" w:rsidRPr="00BF3ADC" w:rsidRDefault="00C1157F" w:rsidP="00C1157F">
      <w:pPr>
        <w:spacing w:after="0" w:line="240" w:lineRule="auto"/>
        <w:rPr>
          <w:rFonts w:ascii="Times New Roman" w:hAnsi="Times New Roman"/>
          <w:sz w:val="24"/>
          <w:szCs w:val="24"/>
        </w:rPr>
      </w:pPr>
    </w:p>
    <w:p w14:paraId="35AC2453" w14:textId="77777777" w:rsidR="00C1157F" w:rsidRPr="00C1157F" w:rsidRDefault="00C1157F" w:rsidP="00C1157F">
      <w:pPr>
        <w:rPr>
          <w:b/>
          <w:bCs/>
        </w:rPr>
      </w:pPr>
      <w:r w:rsidRPr="00C1157F">
        <w:rPr>
          <w:b/>
          <w:bCs/>
        </w:rPr>
        <w:t>Principais assuntos de auditoria</w:t>
      </w:r>
    </w:p>
    <w:p w14:paraId="27FA5A3F" w14:textId="77777777" w:rsidR="00C1157F" w:rsidRPr="00BF3ADC" w:rsidRDefault="00C1157F" w:rsidP="00C1157F">
      <w:pPr>
        <w:spacing w:after="0" w:line="240" w:lineRule="auto"/>
        <w:rPr>
          <w:rFonts w:ascii="Times New Roman" w:hAnsi="Times New Roman"/>
          <w:sz w:val="24"/>
          <w:szCs w:val="24"/>
        </w:rPr>
      </w:pPr>
    </w:p>
    <w:p w14:paraId="4A64F169" w14:textId="77777777" w:rsidR="00C1157F" w:rsidRPr="00BF3ADC" w:rsidRDefault="00C1157F" w:rsidP="00C1157F">
      <w:pPr>
        <w:spacing w:after="0" w:line="240" w:lineRule="auto"/>
        <w:jc w:val="both"/>
        <w:rPr>
          <w:rFonts w:ascii="Times New Roman" w:eastAsia="Arial" w:hAnsi="Times New Roman"/>
          <w:sz w:val="24"/>
          <w:szCs w:val="24"/>
        </w:rPr>
      </w:pPr>
      <w:r>
        <w:rPr>
          <w:rFonts w:ascii="Times New Roman" w:eastAsia="Arial" w:hAnsi="Times New Roman"/>
          <w:sz w:val="24"/>
          <w:szCs w:val="24"/>
        </w:rPr>
        <w:t>“</w:t>
      </w:r>
      <w:r w:rsidRPr="00BF3ADC">
        <w:rPr>
          <w:rFonts w:ascii="Times New Roman" w:eastAsia="Arial" w:hAnsi="Times New Roman"/>
          <w:sz w:val="24"/>
          <w:szCs w:val="24"/>
        </w:rPr>
        <w:t>Principais assuntos de auditoria</w:t>
      </w:r>
      <w:r>
        <w:rPr>
          <w:rFonts w:ascii="Times New Roman" w:eastAsia="Arial" w:hAnsi="Times New Roman"/>
          <w:sz w:val="24"/>
          <w:szCs w:val="24"/>
        </w:rPr>
        <w:t>”</w:t>
      </w:r>
      <w:r w:rsidRPr="00BF3ADC">
        <w:rPr>
          <w:rFonts w:ascii="Times New Roman" w:eastAsia="Arial" w:hAnsi="Times New Roman"/>
          <w:sz w:val="24"/>
          <w:szCs w:val="24"/>
        </w:rPr>
        <w:t xml:space="preserve"> são aqueles que</w:t>
      </w:r>
      <w:r>
        <w:rPr>
          <w:rFonts w:ascii="Times New Roman" w:eastAsia="Arial" w:hAnsi="Times New Roman"/>
          <w:sz w:val="24"/>
          <w:szCs w:val="24"/>
        </w:rPr>
        <w:t>,</w:t>
      </w:r>
      <w:r w:rsidRPr="00BF3ADC">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BF3ADC">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w:t>
      </w:r>
      <w:r>
        <w:rPr>
          <w:rFonts w:ascii="Times New Roman" w:eastAsia="Arial" w:hAnsi="Times New Roman"/>
          <w:sz w:val="24"/>
          <w:szCs w:val="24"/>
        </w:rPr>
        <w:t xml:space="preserve"> </w:t>
      </w:r>
      <w:r w:rsidRPr="008B2742">
        <w:rPr>
          <w:rFonts w:ascii="Times New Roman" w:eastAsia="Arial" w:hAnsi="Times New Roman"/>
          <w:sz w:val="24"/>
          <w:szCs w:val="24"/>
        </w:rPr>
        <w:t>Além do assunto d</w:t>
      </w:r>
      <w:r>
        <w:rPr>
          <w:rFonts w:ascii="Times New Roman" w:eastAsia="Arial" w:hAnsi="Times New Roman"/>
          <w:sz w:val="24"/>
          <w:szCs w:val="24"/>
        </w:rPr>
        <w:t xml:space="preserve">escrito na seção “Base para </w:t>
      </w:r>
      <w:r w:rsidRPr="008B2742">
        <w:rPr>
          <w:rFonts w:ascii="Times New Roman" w:eastAsia="Arial" w:hAnsi="Times New Roman"/>
          <w:sz w:val="24"/>
          <w:szCs w:val="24"/>
        </w:rPr>
        <w:t>opinião com ressalva”, determinamos que os assuntos descritos abaixo são os principais assuntos de auditoria a serem comunicados em nosso relatório.</w:t>
      </w:r>
    </w:p>
    <w:p w14:paraId="1D8E30C6" w14:textId="77777777" w:rsidR="00C1157F" w:rsidRPr="00BF3ADC" w:rsidRDefault="00C1157F" w:rsidP="00C1157F">
      <w:pPr>
        <w:spacing w:after="0" w:line="240" w:lineRule="auto"/>
        <w:jc w:val="both"/>
        <w:rPr>
          <w:rFonts w:ascii="Times New Roman" w:eastAsia="Arial" w:hAnsi="Times New Roman"/>
          <w:sz w:val="24"/>
          <w:szCs w:val="24"/>
        </w:rPr>
      </w:pPr>
    </w:p>
    <w:p w14:paraId="72F1D76C" w14:textId="77777777" w:rsidR="00C1157F" w:rsidRPr="00BF3ADC" w:rsidRDefault="00C1157F" w:rsidP="00C1157F">
      <w:pPr>
        <w:spacing w:after="0" w:line="240" w:lineRule="auto"/>
        <w:jc w:val="both"/>
        <w:rPr>
          <w:rFonts w:ascii="Times New Roman" w:eastAsia="Arial" w:hAnsi="Times New Roman"/>
          <w:sz w:val="24"/>
          <w:szCs w:val="24"/>
        </w:rPr>
      </w:pPr>
      <w:r w:rsidRPr="00E27550">
        <w:rPr>
          <w:rFonts w:ascii="Times New Roman" w:eastAsia="Arial" w:hAnsi="Times New Roman"/>
          <w:i/>
          <w:sz w:val="24"/>
          <w:szCs w:val="24"/>
        </w:rPr>
        <w:t>[Descrição de cada um dos principais assuntos de auditoria, de acordo com a NBC TA 701]</w:t>
      </w:r>
      <w:r>
        <w:rPr>
          <w:rFonts w:ascii="Times New Roman" w:eastAsia="Arial" w:hAnsi="Times New Roman"/>
          <w:sz w:val="24"/>
          <w:szCs w:val="24"/>
        </w:rPr>
        <w:t>.</w:t>
      </w:r>
    </w:p>
    <w:p w14:paraId="42E22C9E" w14:textId="77777777" w:rsidR="00C1157F" w:rsidRPr="00BF3ADC" w:rsidRDefault="00C1157F" w:rsidP="00C1157F">
      <w:pPr>
        <w:spacing w:after="0" w:line="240" w:lineRule="auto"/>
        <w:rPr>
          <w:rFonts w:ascii="Times New Roman" w:eastAsia="Arial" w:hAnsi="Times New Roman"/>
          <w:i/>
          <w:sz w:val="24"/>
          <w:szCs w:val="24"/>
        </w:rPr>
      </w:pPr>
    </w:p>
    <w:p w14:paraId="79D66FE7" w14:textId="77777777" w:rsidR="00C1157F" w:rsidRPr="00BF3ADC" w:rsidRDefault="00C1157F" w:rsidP="00C1157F">
      <w:pPr>
        <w:spacing w:after="0" w:line="240" w:lineRule="auto"/>
        <w:jc w:val="both"/>
        <w:rPr>
          <w:rFonts w:ascii="Times New Roman" w:eastAsia="Arial" w:hAnsi="Times New Roman"/>
          <w:b/>
          <w:bCs/>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da administração e da governança pelas demonstrações contábeis consolidadas</w:t>
      </w:r>
      <w:r w:rsidRPr="001F0EC9">
        <w:rPr>
          <w:rFonts w:ascii="Times New Roman" w:eastAsia="Arial" w:hAnsi="Times New Roman"/>
          <w:b/>
          <w:bCs/>
          <w:sz w:val="24"/>
          <w:szCs w:val="24"/>
          <w:vertAlign w:val="superscript"/>
        </w:rPr>
        <w:t>(2)</w:t>
      </w:r>
    </w:p>
    <w:p w14:paraId="328FEE33" w14:textId="77777777" w:rsidR="00C1157F" w:rsidRPr="00BF3ADC" w:rsidRDefault="00C1157F" w:rsidP="00C1157F">
      <w:pPr>
        <w:spacing w:after="0" w:line="240" w:lineRule="auto"/>
        <w:rPr>
          <w:rFonts w:ascii="Times New Roman" w:hAnsi="Times New Roman"/>
          <w:sz w:val="24"/>
          <w:szCs w:val="24"/>
        </w:rPr>
      </w:pPr>
    </w:p>
    <w:p w14:paraId="56B1E8FA"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BF3ADC">
        <w:rPr>
          <w:rFonts w:ascii="Times New Roman" w:eastAsia="Arial" w:hAnsi="Times New Roman"/>
          <w:i/>
          <w:sz w:val="24"/>
          <w:szCs w:val="24"/>
        </w:rPr>
        <w:t>xemplo 2 da NBC TA 700]</w:t>
      </w:r>
      <w:r>
        <w:rPr>
          <w:rFonts w:ascii="Times New Roman" w:eastAsia="Arial" w:hAnsi="Times New Roman"/>
          <w:i/>
          <w:sz w:val="24"/>
          <w:szCs w:val="24"/>
        </w:rPr>
        <w:t>.</w:t>
      </w:r>
    </w:p>
    <w:p w14:paraId="02439F7B" w14:textId="77777777" w:rsidR="00C1157F" w:rsidRPr="00BF3ADC" w:rsidRDefault="00C1157F" w:rsidP="00C1157F">
      <w:pPr>
        <w:spacing w:after="0" w:line="240" w:lineRule="auto"/>
        <w:jc w:val="both"/>
        <w:rPr>
          <w:rFonts w:ascii="Times New Roman" w:eastAsia="Arial" w:hAnsi="Times New Roman"/>
          <w:b/>
          <w:bCs/>
          <w:sz w:val="24"/>
          <w:szCs w:val="24"/>
        </w:rPr>
      </w:pPr>
    </w:p>
    <w:p w14:paraId="7749F14B"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do auditor pela auditoria das demonstrações contábeis consolidadas</w:t>
      </w:r>
    </w:p>
    <w:p w14:paraId="6ABAD29E" w14:textId="77777777" w:rsidR="00C1157F" w:rsidRPr="00BF3ADC" w:rsidRDefault="00C1157F" w:rsidP="00C1157F">
      <w:pPr>
        <w:spacing w:after="0" w:line="240" w:lineRule="auto"/>
        <w:rPr>
          <w:rFonts w:ascii="Times New Roman" w:hAnsi="Times New Roman"/>
          <w:sz w:val="24"/>
          <w:szCs w:val="24"/>
        </w:rPr>
      </w:pPr>
    </w:p>
    <w:p w14:paraId="1C2ED86F"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[Apresentação de acordo com o Exemplo 2 da NBC TA 700]</w:t>
      </w:r>
      <w:r>
        <w:rPr>
          <w:rFonts w:ascii="Times New Roman" w:eastAsia="Arial" w:hAnsi="Times New Roman"/>
          <w:i/>
          <w:sz w:val="24"/>
          <w:szCs w:val="24"/>
        </w:rPr>
        <w:t>.</w:t>
      </w:r>
    </w:p>
    <w:p w14:paraId="4C31D66B" w14:textId="77777777" w:rsidR="00C1157F" w:rsidRPr="00BF3ADC" w:rsidRDefault="00C1157F" w:rsidP="00C1157F">
      <w:pPr>
        <w:spacing w:after="0" w:line="240" w:lineRule="auto"/>
        <w:rPr>
          <w:rFonts w:ascii="Times New Roman" w:eastAsia="Arial" w:hAnsi="Times New Roman"/>
          <w:i/>
          <w:sz w:val="24"/>
          <w:szCs w:val="24"/>
        </w:rPr>
      </w:pPr>
    </w:p>
    <w:p w14:paraId="2EFB9446"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[Local (localidade do escritório de auditoria que emitiu o relatório) e data do relatório do auditor independente]</w:t>
      </w:r>
    </w:p>
    <w:p w14:paraId="04740D43"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auditor independente (pessoa física ou jurídica)]</w:t>
      </w:r>
    </w:p>
    <w:p w14:paraId="732D6FEB"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profissional (sócio ou responsável técnico, no caso de o auditor ser pessoa jurídica)]</w:t>
      </w:r>
    </w:p>
    <w:p w14:paraId="312B8D7F"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[Número do registro no CRC da firma de auditoria e do profissional que assina o relatório]</w:t>
      </w:r>
    </w:p>
    <w:p w14:paraId="6EE0162E"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[Assinatura do auditor independente]</w:t>
      </w:r>
    </w:p>
    <w:p w14:paraId="25BFC2C5" w14:textId="77777777" w:rsidR="00C1157F" w:rsidRPr="00BF3ADC" w:rsidRDefault="00C1157F" w:rsidP="00C1157F">
      <w:pPr>
        <w:spacing w:after="0" w:line="240" w:lineRule="auto"/>
        <w:rPr>
          <w:rFonts w:ascii="Times New Roman" w:hAnsi="Times New Roman"/>
          <w:sz w:val="24"/>
          <w:szCs w:val="24"/>
        </w:rPr>
      </w:pPr>
    </w:p>
    <w:p w14:paraId="489FD44F" w14:textId="77777777" w:rsidR="00C1157F" w:rsidRPr="00BF3ADC" w:rsidRDefault="00C1157F" w:rsidP="00C1157F">
      <w:pPr>
        <w:spacing w:after="0" w:line="240" w:lineRule="auto"/>
        <w:rPr>
          <w:rFonts w:ascii="Times New Roman" w:hAnsi="Times New Roman"/>
          <w:sz w:val="24"/>
          <w:szCs w:val="24"/>
        </w:rPr>
      </w:pPr>
    </w:p>
    <w:p w14:paraId="36A0C540" w14:textId="77777777" w:rsidR="00C1157F" w:rsidRPr="001E4270" w:rsidRDefault="00C1157F" w:rsidP="00C1157F">
      <w:pPr>
        <w:spacing w:after="120" w:line="240" w:lineRule="auto"/>
        <w:ind w:left="284" w:hanging="284"/>
        <w:jc w:val="both"/>
        <w:rPr>
          <w:rFonts w:ascii="Times New Roman" w:hAnsi="Times New Roman"/>
          <w:sz w:val="20"/>
          <w:szCs w:val="20"/>
        </w:rPr>
      </w:pPr>
      <w:r w:rsidRPr="001E4270">
        <w:rPr>
          <w:rFonts w:ascii="Times New Roman" w:hAnsi="Times New Roman"/>
          <w:sz w:val="20"/>
          <w:szCs w:val="20"/>
        </w:rPr>
        <w:t>(1) No caso de o relatório cobrir outros aspectos legais e regulatórios, é necessário incluir um subtítulo para especificar a primeira parte do relatório, “Relatório do auditor sobre as demonstrações contábeis consolidadas”, e, no final do relatório, outro subtítulo para a segunda parte, “Relatório sobre outros requisitos legais e regulatórios”.</w:t>
      </w:r>
    </w:p>
    <w:p w14:paraId="50BBE6F7" w14:textId="77777777" w:rsidR="00C1157F" w:rsidRPr="001E4270" w:rsidRDefault="00C1157F" w:rsidP="00C1157F">
      <w:pPr>
        <w:spacing w:after="0" w:line="240" w:lineRule="auto"/>
        <w:ind w:left="284" w:hanging="284"/>
        <w:jc w:val="both"/>
        <w:rPr>
          <w:rFonts w:ascii="Times New Roman" w:hAnsi="Times New Roman"/>
          <w:sz w:val="20"/>
          <w:szCs w:val="20"/>
        </w:rPr>
      </w:pPr>
      <w:r w:rsidRPr="001E4270">
        <w:rPr>
          <w:rFonts w:ascii="Times New Roman" w:hAnsi="Times New Roman"/>
          <w:sz w:val="20"/>
          <w:szCs w:val="20"/>
        </w:rPr>
        <w:t>(2)</w:t>
      </w:r>
      <w:r w:rsidRPr="001E4270">
        <w:rPr>
          <w:rFonts w:ascii="Times New Roman" w:hAnsi="Times New Roman"/>
          <w:sz w:val="20"/>
          <w:szCs w:val="20"/>
        </w:rPr>
        <w:tab/>
        <w:t xml:space="preserve">Em todos esses exemplos de relatório do auditor, os termos “administração” e “responsáveis pela governança” podem precisar ser substituídos por outros termos mais apropriados ao contexto da estrutura legal de determinada jurisdição. </w:t>
      </w:r>
    </w:p>
    <w:p w14:paraId="53986CD8" w14:textId="77777777" w:rsidR="00C1157F" w:rsidRDefault="00C1157F" w:rsidP="00C1157F">
      <w:pPr>
        <w:tabs>
          <w:tab w:val="left" w:pos="964"/>
          <w:tab w:val="left" w:pos="1315"/>
        </w:tabs>
        <w:spacing w:after="0" w:line="240" w:lineRule="auto"/>
        <w:rPr>
          <w:rFonts w:ascii="Times New Roman" w:hAnsi="Times New Roman"/>
          <w:sz w:val="24"/>
          <w:szCs w:val="24"/>
        </w:rPr>
      </w:pPr>
    </w:p>
    <w:p w14:paraId="19946F84" w14:textId="77777777" w:rsidR="00C1157F" w:rsidRPr="00BF3ADC" w:rsidRDefault="00C1157F" w:rsidP="00C1157F">
      <w:pPr>
        <w:tabs>
          <w:tab w:val="left" w:pos="964"/>
          <w:tab w:val="left" w:pos="1315"/>
        </w:tabs>
        <w:spacing w:after="0" w:line="240" w:lineRule="auto"/>
        <w:rPr>
          <w:rFonts w:ascii="Times New Roman" w:hAnsi="Times New Roman"/>
          <w:sz w:val="24"/>
          <w:szCs w:val="24"/>
        </w:rPr>
      </w:pPr>
      <w:r w:rsidRPr="00BF3ADC">
        <w:rPr>
          <w:rFonts w:ascii="Times New Roman" w:hAnsi="Times New Roman"/>
          <w:sz w:val="24"/>
          <w:szCs w:val="24"/>
        </w:rPr>
        <w:tab/>
      </w:r>
    </w:p>
    <w:p w14:paraId="6E86D4A5" w14:textId="77777777" w:rsidR="00C1157F" w:rsidRPr="00BF3ADC" w:rsidRDefault="00C1157F" w:rsidP="00C1157F">
      <w:pPr>
        <w:pStyle w:val="Tablebody"/>
        <w:spacing w:before="0" w:after="0" w:line="240" w:lineRule="auto"/>
        <w:jc w:val="both"/>
        <w:rPr>
          <w:b/>
          <w:sz w:val="24"/>
          <w:lang w:val="pt-BR"/>
        </w:rPr>
      </w:pPr>
      <w:r w:rsidRPr="00BF3ADC">
        <w:rPr>
          <w:b/>
          <w:sz w:val="24"/>
          <w:lang w:val="pt-BR"/>
        </w:rPr>
        <w:t xml:space="preserve">Exemplo 4 – Relatório do auditor independente com </w:t>
      </w:r>
      <w:r>
        <w:rPr>
          <w:b/>
          <w:sz w:val="24"/>
          <w:lang w:val="pt-BR"/>
        </w:rPr>
        <w:t>“A</w:t>
      </w:r>
      <w:r w:rsidRPr="00BF3ADC">
        <w:rPr>
          <w:b/>
          <w:sz w:val="24"/>
          <w:lang w:val="pt-BR"/>
        </w:rPr>
        <w:t>bstenção de opinião</w:t>
      </w:r>
      <w:r>
        <w:rPr>
          <w:b/>
          <w:sz w:val="24"/>
          <w:lang w:val="pt-BR"/>
        </w:rPr>
        <w:t>”</w:t>
      </w:r>
      <w:r w:rsidRPr="00BF3ADC">
        <w:rPr>
          <w:b/>
          <w:sz w:val="24"/>
          <w:lang w:val="pt-BR"/>
        </w:rPr>
        <w:t xml:space="preserve"> devido à impossibilidade do auditor de obter evidência de auditoria apropriada e suficiente sobre um único elemento das demonstrações contábeis consolidadas</w:t>
      </w:r>
    </w:p>
    <w:p w14:paraId="4598B8E6" w14:textId="77777777" w:rsidR="00C1157F" w:rsidRPr="00BF3ADC" w:rsidRDefault="00C1157F" w:rsidP="00C1157F">
      <w:pPr>
        <w:spacing w:after="0" w:line="240" w:lineRule="auto"/>
        <w:rPr>
          <w:rFonts w:ascii="Times New Roman" w:hAnsi="Times New Roman"/>
          <w:sz w:val="24"/>
          <w:szCs w:val="24"/>
        </w:rPr>
      </w:pPr>
    </w:p>
    <w:p w14:paraId="0EFA2C3F" w14:textId="77777777" w:rsidR="00C1157F" w:rsidRPr="00BF3ADC" w:rsidRDefault="00C1157F" w:rsidP="00C1157F">
      <w:pPr>
        <w:pStyle w:val="Tablebody"/>
        <w:spacing w:before="0" w:after="120" w:line="240" w:lineRule="auto"/>
        <w:jc w:val="both"/>
        <w:rPr>
          <w:sz w:val="24"/>
          <w:lang w:val="pt-BR"/>
        </w:rPr>
      </w:pPr>
      <w:r w:rsidRPr="00BF3ADC">
        <w:rPr>
          <w:sz w:val="24"/>
          <w:lang w:val="pt-BR"/>
        </w:rPr>
        <w:t xml:space="preserve">Para fins desse exemplo, são consideradas as seguintes circunstâncias: </w:t>
      </w:r>
    </w:p>
    <w:p w14:paraId="2E801473" w14:textId="77777777" w:rsidR="00C1157F" w:rsidRPr="00BF3ADC" w:rsidRDefault="00C1157F" w:rsidP="00C1157F">
      <w:pPr>
        <w:pStyle w:val="TableBullet1"/>
        <w:tabs>
          <w:tab w:val="clear" w:pos="547"/>
        </w:tabs>
        <w:spacing w:before="0" w:after="120" w:line="240" w:lineRule="auto"/>
        <w:ind w:left="284" w:hanging="284"/>
        <w:jc w:val="both"/>
        <w:rPr>
          <w:sz w:val="24"/>
          <w:lang w:val="pt-BR"/>
        </w:rPr>
      </w:pPr>
      <w:r>
        <w:rPr>
          <w:sz w:val="24"/>
          <w:lang w:val="pt-BR"/>
        </w:rPr>
        <w:t>a</w:t>
      </w:r>
      <w:r w:rsidRPr="00BF3ADC">
        <w:rPr>
          <w:sz w:val="24"/>
          <w:lang w:val="pt-BR"/>
        </w:rPr>
        <w:t xml:space="preserve">uditoria do conjunto completo das demonstrações contábeis consolidadas de entidade que não é listada </w:t>
      </w:r>
      <w:r>
        <w:rPr>
          <w:sz w:val="24"/>
          <w:lang w:val="pt-BR"/>
        </w:rPr>
        <w:t>,</w:t>
      </w:r>
      <w:r w:rsidRPr="00BF3ADC">
        <w:rPr>
          <w:sz w:val="24"/>
          <w:lang w:val="pt-BR"/>
        </w:rPr>
        <w:t xml:space="preserve"> usando a estrutura de apresentação adequada. </w:t>
      </w:r>
      <w:r>
        <w:rPr>
          <w:sz w:val="24"/>
          <w:lang w:val="pt-BR"/>
        </w:rPr>
        <w:t>É</w:t>
      </w:r>
      <w:r w:rsidRPr="00BF3ADC">
        <w:rPr>
          <w:sz w:val="24"/>
          <w:lang w:val="pt-BR"/>
        </w:rPr>
        <w:t xml:space="preserve"> auditoria de grupo (ou seja, a NBC TA 600 se aplica)</w:t>
      </w:r>
      <w:r>
        <w:rPr>
          <w:sz w:val="24"/>
          <w:lang w:val="pt-BR"/>
        </w:rPr>
        <w:t>;</w:t>
      </w:r>
    </w:p>
    <w:p w14:paraId="029D5606" w14:textId="77777777" w:rsidR="00C1157F" w:rsidRPr="00BF3ADC" w:rsidRDefault="00C1157F" w:rsidP="00C1157F">
      <w:pPr>
        <w:pStyle w:val="TableBullet1"/>
        <w:tabs>
          <w:tab w:val="clear" w:pos="547"/>
        </w:tabs>
        <w:spacing w:before="0" w:after="120" w:line="240" w:lineRule="auto"/>
        <w:ind w:left="284" w:hanging="284"/>
        <w:jc w:val="both"/>
        <w:rPr>
          <w:sz w:val="24"/>
          <w:lang w:val="pt-BR"/>
        </w:rPr>
      </w:pPr>
      <w:r>
        <w:rPr>
          <w:sz w:val="24"/>
          <w:lang w:val="pt-BR"/>
        </w:rPr>
        <w:t>a</w:t>
      </w:r>
      <w:r w:rsidRPr="00BF3ADC">
        <w:rPr>
          <w:sz w:val="24"/>
          <w:lang w:val="pt-BR"/>
        </w:rPr>
        <w:t>s demonstrações contábeis consolidadas são elaboradas pela administração da entidade de acordo com as práticas contábeis adotadas no Brasil (estrutura para fins gerais)</w:t>
      </w:r>
      <w:r>
        <w:rPr>
          <w:sz w:val="24"/>
          <w:lang w:val="pt-BR"/>
        </w:rPr>
        <w:t>;</w:t>
      </w:r>
    </w:p>
    <w:p w14:paraId="68F9DA47" w14:textId="77777777" w:rsidR="00C1157F" w:rsidRPr="00BF3ADC" w:rsidRDefault="00C1157F" w:rsidP="00C1157F">
      <w:pPr>
        <w:pStyle w:val="TableBullet1"/>
        <w:tabs>
          <w:tab w:val="clear" w:pos="547"/>
        </w:tabs>
        <w:spacing w:before="0" w:after="120" w:line="240" w:lineRule="auto"/>
        <w:ind w:left="284" w:hanging="284"/>
        <w:jc w:val="both"/>
        <w:rPr>
          <w:sz w:val="24"/>
          <w:lang w:val="pt-BR"/>
        </w:rPr>
      </w:pPr>
      <w:r>
        <w:rPr>
          <w:sz w:val="24"/>
          <w:lang w:val="pt-BR"/>
        </w:rPr>
        <w:t>o</w:t>
      </w:r>
      <w:r w:rsidRPr="00BF3ADC">
        <w:rPr>
          <w:sz w:val="24"/>
          <w:lang w:val="pt-BR"/>
        </w:rPr>
        <w:t>s termos do trabalho de auditoria refletem a descrição da responsabilidade da administração pelas demonstrações contábeis consolidadas na NBC TA 210</w:t>
      </w:r>
      <w:r>
        <w:rPr>
          <w:sz w:val="24"/>
          <w:lang w:val="pt-BR"/>
        </w:rPr>
        <w:t>;</w:t>
      </w:r>
    </w:p>
    <w:p w14:paraId="5437B52E" w14:textId="77777777" w:rsidR="00C1157F" w:rsidRPr="00BF3ADC" w:rsidRDefault="00C1157F" w:rsidP="00C1157F">
      <w:pPr>
        <w:pStyle w:val="TableBullet1"/>
        <w:tabs>
          <w:tab w:val="clear" w:pos="547"/>
        </w:tabs>
        <w:spacing w:before="0" w:after="120" w:line="240" w:lineRule="auto"/>
        <w:ind w:left="284" w:hanging="284"/>
        <w:jc w:val="both"/>
        <w:rPr>
          <w:sz w:val="24"/>
          <w:lang w:val="pt-BR"/>
        </w:rPr>
      </w:pPr>
      <w:r>
        <w:rPr>
          <w:sz w:val="24"/>
          <w:lang w:val="pt-BR"/>
        </w:rPr>
        <w:t>n</w:t>
      </w:r>
      <w:r w:rsidRPr="00BF3ADC">
        <w:rPr>
          <w:sz w:val="24"/>
          <w:lang w:val="pt-BR"/>
        </w:rPr>
        <w:t xml:space="preserve">ão foi possível para o auditor obter evidência de auditoria apropriada e suficiente sobre o único elemento das demonstrações contábeis, ou seja, o auditor não conseguiu obter evidência de auditoria apropriada e suficiente sobre as informações financeiras de investimento conjunto que representa mais de 90% do patrimônio líquido da entidade. Os possíveis efeitos da impossibilidade de </w:t>
      </w:r>
      <w:r>
        <w:rPr>
          <w:sz w:val="24"/>
          <w:lang w:val="pt-BR"/>
        </w:rPr>
        <w:t xml:space="preserve">se </w:t>
      </w:r>
      <w:r w:rsidRPr="00BF3ADC">
        <w:rPr>
          <w:sz w:val="24"/>
          <w:lang w:val="pt-BR"/>
        </w:rPr>
        <w:t xml:space="preserve">obter evidência de auditoria apropriada e suficiente são considerados relevantes e generalizados para as demonstrações contábeis consolidadas (ou seja, uma </w:t>
      </w:r>
      <w:r>
        <w:rPr>
          <w:sz w:val="24"/>
          <w:lang w:val="pt-BR"/>
        </w:rPr>
        <w:t>“A</w:t>
      </w:r>
      <w:r w:rsidRPr="00BF3ADC">
        <w:rPr>
          <w:sz w:val="24"/>
          <w:lang w:val="pt-BR"/>
        </w:rPr>
        <w:t>bstenção de opinião</w:t>
      </w:r>
      <w:r>
        <w:rPr>
          <w:sz w:val="24"/>
          <w:lang w:val="pt-BR"/>
        </w:rPr>
        <w:t>”</w:t>
      </w:r>
      <w:r w:rsidRPr="00BF3ADC">
        <w:rPr>
          <w:sz w:val="24"/>
          <w:lang w:val="pt-BR"/>
        </w:rPr>
        <w:t xml:space="preserve"> é apropriada)</w:t>
      </w:r>
      <w:r>
        <w:rPr>
          <w:sz w:val="24"/>
          <w:lang w:val="pt-BR"/>
        </w:rPr>
        <w:t>;</w:t>
      </w:r>
    </w:p>
    <w:p w14:paraId="782E78F4" w14:textId="77777777" w:rsidR="00C1157F" w:rsidRPr="00BF3ADC" w:rsidRDefault="00C1157F" w:rsidP="00C1157F">
      <w:pPr>
        <w:pStyle w:val="TableBullet1"/>
        <w:tabs>
          <w:tab w:val="clear" w:pos="547"/>
        </w:tabs>
        <w:spacing w:before="0" w:after="120" w:line="240" w:lineRule="auto"/>
        <w:ind w:left="284" w:hanging="284"/>
        <w:jc w:val="both"/>
        <w:rPr>
          <w:sz w:val="24"/>
          <w:lang w:val="pt-BR"/>
        </w:rPr>
      </w:pPr>
      <w:r>
        <w:rPr>
          <w:sz w:val="24"/>
          <w:lang w:val="pt-BR"/>
        </w:rPr>
        <w:t>a</w:t>
      </w:r>
      <w:r w:rsidRPr="00BF3ADC">
        <w:rPr>
          <w:sz w:val="24"/>
          <w:lang w:val="pt-BR"/>
        </w:rPr>
        <w:t>s exigências éticas relevantes que se aplicam à auditoria compõem o Código de Ética Profissional do Contador e as normas profissionais emitidas pelo Conselho Federal de Contabilidade</w:t>
      </w:r>
      <w:r>
        <w:rPr>
          <w:sz w:val="24"/>
          <w:lang w:val="pt-BR"/>
        </w:rPr>
        <w:t>;</w:t>
      </w:r>
    </w:p>
    <w:p w14:paraId="29E32147" w14:textId="77777777" w:rsidR="00C1157F" w:rsidRPr="00BF3ADC" w:rsidRDefault="00C1157F" w:rsidP="00C1157F">
      <w:pPr>
        <w:pStyle w:val="TableBullet1"/>
        <w:tabs>
          <w:tab w:val="clear" w:pos="547"/>
        </w:tabs>
        <w:spacing w:before="0" w:after="120" w:line="240" w:lineRule="auto"/>
        <w:ind w:left="284" w:hanging="284"/>
        <w:jc w:val="both"/>
        <w:rPr>
          <w:sz w:val="24"/>
          <w:lang w:val="pt-BR"/>
        </w:rPr>
      </w:pPr>
      <w:r>
        <w:rPr>
          <w:sz w:val="24"/>
          <w:lang w:val="pt-BR"/>
        </w:rPr>
        <w:t>a</w:t>
      </w:r>
      <w:r w:rsidRPr="00BF3ADC">
        <w:rPr>
          <w:sz w:val="24"/>
          <w:lang w:val="pt-BR"/>
        </w:rPr>
        <w:t>s pessoas responsáveis pela supervisão das demonstrações contábeis não são aquelas responsáveis pela elaboração das demonstrações contábeis</w:t>
      </w:r>
      <w:r>
        <w:rPr>
          <w:sz w:val="24"/>
          <w:lang w:val="pt-BR"/>
        </w:rPr>
        <w:t>;</w:t>
      </w:r>
    </w:p>
    <w:p w14:paraId="0980655B" w14:textId="77777777" w:rsidR="00C1157F" w:rsidRPr="00BF3ADC" w:rsidRDefault="00C1157F" w:rsidP="00C1157F">
      <w:pPr>
        <w:pStyle w:val="TableBullet1"/>
        <w:tabs>
          <w:tab w:val="clear" w:pos="547"/>
        </w:tabs>
        <w:spacing w:before="0" w:after="0" w:line="240" w:lineRule="auto"/>
        <w:ind w:left="284" w:hanging="284"/>
        <w:jc w:val="both"/>
        <w:rPr>
          <w:sz w:val="24"/>
          <w:lang w:val="pt-BR"/>
        </w:rPr>
      </w:pPr>
      <w:r>
        <w:rPr>
          <w:sz w:val="24"/>
          <w:lang w:val="pt-BR"/>
        </w:rPr>
        <w:t xml:space="preserve">a </w:t>
      </w:r>
      <w:r w:rsidRPr="00BF3ADC">
        <w:rPr>
          <w:sz w:val="24"/>
          <w:lang w:val="pt-BR"/>
        </w:rPr>
        <w:t>descrição requerida na seção das responsabilidades do auditor é menos detalhada.</w:t>
      </w:r>
    </w:p>
    <w:p w14:paraId="1DBD0F41" w14:textId="77777777" w:rsidR="00C1157F" w:rsidRPr="00BF3ADC" w:rsidRDefault="00C1157F" w:rsidP="00C1157F">
      <w:pPr>
        <w:pStyle w:val="TableBullet1"/>
        <w:numPr>
          <w:ilvl w:val="0"/>
          <w:numId w:val="0"/>
        </w:numPr>
        <w:spacing w:before="0" w:after="0" w:line="240" w:lineRule="auto"/>
        <w:jc w:val="both"/>
        <w:rPr>
          <w:sz w:val="24"/>
          <w:lang w:val="pt-BR"/>
        </w:rPr>
      </w:pPr>
    </w:p>
    <w:p w14:paraId="78FEF71E"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b/>
          <w:sz w:val="24"/>
          <w:szCs w:val="24"/>
        </w:rPr>
        <w:t>RELATÓRIO DO AUDITOR INDEPENDENTE SOBRE AS DEMONSTRAÇÕES CONTÁBEIS</w:t>
      </w:r>
      <w:r>
        <w:rPr>
          <w:rFonts w:ascii="Times New Roman" w:hAnsi="Times New Roman"/>
          <w:b/>
          <w:sz w:val="24"/>
          <w:szCs w:val="24"/>
        </w:rPr>
        <w:t xml:space="preserve"> CONSOLIDADAS</w:t>
      </w:r>
      <w:r w:rsidRPr="001F0EC9">
        <w:rPr>
          <w:rFonts w:ascii="Times New Roman" w:hAnsi="Times New Roman"/>
          <w:b/>
          <w:sz w:val="24"/>
          <w:szCs w:val="24"/>
          <w:vertAlign w:val="superscript"/>
        </w:rPr>
        <w:t>(1)</w:t>
      </w:r>
    </w:p>
    <w:p w14:paraId="685B372D" w14:textId="77777777" w:rsidR="00C1157F" w:rsidRPr="00BF3ADC" w:rsidRDefault="00C1157F" w:rsidP="00C1157F">
      <w:pPr>
        <w:spacing w:after="0" w:line="240" w:lineRule="auto"/>
        <w:rPr>
          <w:rFonts w:ascii="Times New Roman" w:hAnsi="Times New Roman"/>
          <w:sz w:val="24"/>
          <w:szCs w:val="24"/>
        </w:rPr>
      </w:pPr>
    </w:p>
    <w:p w14:paraId="0E60AE2A"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Aos acionistas da Companhia ABC [ou outro destinatário apropriado]</w:t>
      </w:r>
    </w:p>
    <w:p w14:paraId="2E063B8E" w14:textId="77777777" w:rsidR="00C1157F" w:rsidRPr="00BF3ADC" w:rsidRDefault="00C1157F" w:rsidP="00C1157F">
      <w:pPr>
        <w:spacing w:after="0" w:line="240" w:lineRule="auto"/>
        <w:rPr>
          <w:rFonts w:ascii="Times New Roman" w:eastAsia="Arial" w:hAnsi="Times New Roman"/>
          <w:sz w:val="24"/>
          <w:szCs w:val="24"/>
        </w:rPr>
      </w:pPr>
    </w:p>
    <w:p w14:paraId="40277633" w14:textId="77777777" w:rsidR="00C1157F" w:rsidRPr="00C1157F" w:rsidRDefault="00C1157F" w:rsidP="00C1157F">
      <w:pPr>
        <w:rPr>
          <w:b/>
          <w:bCs/>
        </w:rPr>
      </w:pPr>
      <w:r w:rsidRPr="00C1157F">
        <w:rPr>
          <w:b/>
          <w:bCs/>
        </w:rPr>
        <w:t>Abstenção de opinião</w:t>
      </w:r>
    </w:p>
    <w:p w14:paraId="44EE6489" w14:textId="77777777" w:rsidR="00C1157F" w:rsidRPr="00BF3ADC" w:rsidRDefault="00C1157F" w:rsidP="00C1157F">
      <w:pPr>
        <w:spacing w:after="0" w:line="240" w:lineRule="auto"/>
        <w:rPr>
          <w:rFonts w:ascii="Times New Roman" w:hAnsi="Times New Roman"/>
          <w:sz w:val="24"/>
          <w:szCs w:val="24"/>
        </w:rPr>
      </w:pPr>
    </w:p>
    <w:p w14:paraId="0893A5BA"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Fomos contratados para examinar as demonstrações contábeis consolidadas da Companhia ABC (Companhia) e suas controladas</w:t>
      </w:r>
      <w:r>
        <w:rPr>
          <w:rFonts w:ascii="Times New Roman" w:hAnsi="Times New Roman"/>
          <w:sz w:val="24"/>
          <w:szCs w:val="24"/>
        </w:rPr>
        <w:t>,</w:t>
      </w:r>
      <w:r w:rsidRPr="00BF3ADC">
        <w:rPr>
          <w:rFonts w:ascii="Times New Roman" w:hAnsi="Times New Roman"/>
          <w:sz w:val="24"/>
          <w:szCs w:val="24"/>
        </w:rPr>
        <w:t xml:space="preserve"> que compreendem o balanço patrimonial consolidado</w:t>
      </w:r>
      <w:r>
        <w:rPr>
          <w:rFonts w:ascii="Times New Roman" w:hAnsi="Times New Roman"/>
          <w:sz w:val="24"/>
          <w:szCs w:val="24"/>
        </w:rPr>
        <w:t>,</w:t>
      </w:r>
      <w:r w:rsidRPr="00BF3ADC">
        <w:rPr>
          <w:rFonts w:ascii="Times New Roman" w:hAnsi="Times New Roman"/>
          <w:sz w:val="24"/>
          <w:szCs w:val="24"/>
        </w:rPr>
        <w:t xml:space="preserve"> em 31 de dezembro de 20X1</w:t>
      </w:r>
      <w:r>
        <w:rPr>
          <w:rFonts w:ascii="Times New Roman" w:hAnsi="Times New Roman"/>
          <w:sz w:val="24"/>
          <w:szCs w:val="24"/>
        </w:rPr>
        <w:t>,</w:t>
      </w:r>
      <w:r w:rsidRPr="00BF3ADC">
        <w:rPr>
          <w:rFonts w:ascii="Times New Roman" w:hAnsi="Times New Roman"/>
          <w:sz w:val="24"/>
          <w:szCs w:val="24"/>
        </w:rPr>
        <w:t xml:space="preserve"> e as respectivas demonstrações consolidadas do resultado, do resultado abrangente, das mutações do patrimônio líquido e dos fluxos de caixa para o exercício findo nessa data, bem como as correspondentes notas explicativas, incluindo o resumo das principais políticas contábeis.</w:t>
      </w:r>
    </w:p>
    <w:p w14:paraId="23498EC3" w14:textId="77777777" w:rsidR="00C1157F" w:rsidRPr="00BF3ADC" w:rsidRDefault="00C1157F" w:rsidP="00C1157F">
      <w:pPr>
        <w:spacing w:after="0" w:line="240" w:lineRule="auto"/>
        <w:rPr>
          <w:rFonts w:ascii="Times New Roman" w:hAnsi="Times New Roman"/>
          <w:sz w:val="24"/>
          <w:szCs w:val="24"/>
        </w:rPr>
      </w:pPr>
    </w:p>
    <w:p w14:paraId="57F69F89"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eastAsia="Arial" w:hAnsi="Times New Roman"/>
          <w:sz w:val="24"/>
          <w:szCs w:val="24"/>
        </w:rPr>
        <w:t>Não expressamos uma opinião sobre as demonstrações contábeis consolidadas da Companhia ABC e suas controladas</w:t>
      </w:r>
      <w:r>
        <w:rPr>
          <w:rFonts w:ascii="Times New Roman" w:eastAsia="Arial" w:hAnsi="Times New Roman"/>
          <w:sz w:val="24"/>
          <w:szCs w:val="24"/>
        </w:rPr>
        <w:t xml:space="preserve"> pois, </w:t>
      </w:r>
      <w:r>
        <w:rPr>
          <w:rFonts w:ascii="Times New Roman" w:hAnsi="Times New Roman"/>
          <w:sz w:val="24"/>
          <w:szCs w:val="24"/>
        </w:rPr>
        <w:t>d</w:t>
      </w:r>
      <w:r w:rsidRPr="00BF3ADC">
        <w:rPr>
          <w:rFonts w:ascii="Times New Roman" w:hAnsi="Times New Roman"/>
          <w:sz w:val="24"/>
          <w:szCs w:val="24"/>
        </w:rPr>
        <w:t xml:space="preserve">evido à relevância do assunto descrito na seção a seguir intitulada “Base para abstenção de opinião”, não nos foi possível obter evidência de auditoria apropriada e suficiente para fundamentar nossa </w:t>
      </w:r>
      <w:r>
        <w:rPr>
          <w:rFonts w:ascii="Times New Roman" w:hAnsi="Times New Roman"/>
          <w:sz w:val="24"/>
          <w:szCs w:val="24"/>
        </w:rPr>
        <w:t>o</w:t>
      </w:r>
      <w:r w:rsidRPr="00BF3ADC">
        <w:rPr>
          <w:rFonts w:ascii="Times New Roman" w:hAnsi="Times New Roman"/>
          <w:sz w:val="24"/>
          <w:szCs w:val="24"/>
        </w:rPr>
        <w:t>pinião de auditoria sobre essas demonstrações contábeis consolidadas.</w:t>
      </w:r>
    </w:p>
    <w:p w14:paraId="2B533CAA" w14:textId="77777777" w:rsidR="00C1157F" w:rsidRPr="00BF3ADC" w:rsidRDefault="00C1157F" w:rsidP="00C1157F">
      <w:pPr>
        <w:spacing w:after="0" w:line="240" w:lineRule="auto"/>
        <w:rPr>
          <w:rFonts w:ascii="Times New Roman" w:hAnsi="Times New Roman"/>
          <w:sz w:val="24"/>
          <w:szCs w:val="24"/>
        </w:rPr>
      </w:pPr>
    </w:p>
    <w:p w14:paraId="334AFCD5" w14:textId="77777777" w:rsidR="00C1157F" w:rsidRPr="00BF3ADC" w:rsidRDefault="00C1157F" w:rsidP="00C1157F">
      <w:pPr>
        <w:rPr>
          <w:sz w:val="24"/>
        </w:rPr>
      </w:pPr>
      <w:r w:rsidRPr="00C1157F">
        <w:rPr>
          <w:b/>
          <w:bCs/>
        </w:rPr>
        <w:t>Base para abstenção de opinião</w:t>
      </w:r>
    </w:p>
    <w:p w14:paraId="5ED23E42" w14:textId="77777777" w:rsidR="00C1157F" w:rsidRPr="00BF3ADC" w:rsidRDefault="00C1157F" w:rsidP="00C1157F">
      <w:pPr>
        <w:spacing w:after="0" w:line="240" w:lineRule="auto"/>
        <w:rPr>
          <w:rFonts w:ascii="Times New Roman" w:hAnsi="Times New Roman"/>
          <w:sz w:val="24"/>
          <w:szCs w:val="24"/>
        </w:rPr>
      </w:pPr>
    </w:p>
    <w:p w14:paraId="42AB63BC"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 xml:space="preserve">O investimento da Companhia no empreendimento controlado em conjunto </w:t>
      </w:r>
      <w:r>
        <w:rPr>
          <w:rFonts w:ascii="Times New Roman" w:hAnsi="Times New Roman"/>
          <w:sz w:val="24"/>
          <w:szCs w:val="24"/>
        </w:rPr>
        <w:t xml:space="preserve">Empresa </w:t>
      </w:r>
      <w:r w:rsidRPr="00BF3ADC">
        <w:rPr>
          <w:rFonts w:ascii="Times New Roman" w:hAnsi="Times New Roman"/>
          <w:sz w:val="24"/>
          <w:szCs w:val="24"/>
        </w:rPr>
        <w:t>XYZ está contabilizado por $ xxx no balanço patrimonial consolidado, o que representa mais de 90% do seu patrimônio líquido</w:t>
      </w:r>
      <w:r>
        <w:rPr>
          <w:rFonts w:ascii="Times New Roman" w:hAnsi="Times New Roman"/>
          <w:sz w:val="24"/>
          <w:szCs w:val="24"/>
        </w:rPr>
        <w:t>,</w:t>
      </w:r>
      <w:r w:rsidRPr="00BF3ADC">
        <w:rPr>
          <w:rFonts w:ascii="Times New Roman" w:hAnsi="Times New Roman"/>
          <w:sz w:val="24"/>
          <w:szCs w:val="24"/>
        </w:rPr>
        <w:t xml:space="preserve"> em 31 de dezembro de 20X1. Não nos foi permitido acesso à administração e aos auditores da Empresa XYZ, incluindo a documentação de auditoria do auditor da Empresa XYZ. Consequentemente, não foi possível determinar se havia necessidade de ajustes em relação à participação proporcional da </w:t>
      </w:r>
      <w:r>
        <w:rPr>
          <w:rFonts w:ascii="Times New Roman" w:hAnsi="Times New Roman"/>
          <w:sz w:val="24"/>
          <w:szCs w:val="24"/>
        </w:rPr>
        <w:t>C</w:t>
      </w:r>
      <w:r w:rsidRPr="00BF3ADC">
        <w:rPr>
          <w:rFonts w:ascii="Times New Roman" w:hAnsi="Times New Roman"/>
          <w:sz w:val="24"/>
          <w:szCs w:val="24"/>
        </w:rPr>
        <w:t>ompanhia nos ativos da Empresa XYZ que ela controla em conjunto, assim como sua participação proporcional nos passivos da Empresa XYZ</w:t>
      </w:r>
      <w:r>
        <w:rPr>
          <w:rFonts w:ascii="Times New Roman" w:hAnsi="Times New Roman"/>
          <w:sz w:val="24"/>
          <w:szCs w:val="24"/>
        </w:rPr>
        <w:t>,</w:t>
      </w:r>
      <w:r w:rsidRPr="00BF3ADC">
        <w:rPr>
          <w:rFonts w:ascii="Times New Roman" w:hAnsi="Times New Roman"/>
          <w:sz w:val="24"/>
          <w:szCs w:val="24"/>
        </w:rPr>
        <w:t xml:space="preserve"> pelos quais ela é responsável em conjunto, e sua participação proporcional nas receitas, despesas e</w:t>
      </w:r>
      <w:r>
        <w:rPr>
          <w:rFonts w:ascii="Times New Roman" w:hAnsi="Times New Roman"/>
          <w:sz w:val="24"/>
          <w:szCs w:val="24"/>
        </w:rPr>
        <w:t xml:space="preserve"> </w:t>
      </w:r>
      <w:r w:rsidRPr="00BF3ADC">
        <w:rPr>
          <w:rFonts w:ascii="Times New Roman" w:hAnsi="Times New Roman"/>
          <w:sz w:val="24"/>
          <w:szCs w:val="24"/>
        </w:rPr>
        <w:t>nos elementos componentes das demonstrações das mutações do patrimônio líquido e dos fluxos de caixa do exercício findo nessa data.</w:t>
      </w:r>
    </w:p>
    <w:p w14:paraId="441E0381" w14:textId="77777777" w:rsidR="00C1157F" w:rsidRPr="00BF3ADC" w:rsidRDefault="00C1157F" w:rsidP="00C1157F">
      <w:pPr>
        <w:spacing w:after="0" w:line="240" w:lineRule="auto"/>
        <w:rPr>
          <w:rFonts w:ascii="Times New Roman" w:hAnsi="Times New Roman"/>
          <w:sz w:val="24"/>
          <w:szCs w:val="24"/>
        </w:rPr>
      </w:pPr>
    </w:p>
    <w:p w14:paraId="4E794E65" w14:textId="77777777" w:rsidR="00C1157F" w:rsidRPr="00BF3ADC" w:rsidRDefault="00C1157F" w:rsidP="00C1157F">
      <w:pPr>
        <w:spacing w:after="0" w:line="240" w:lineRule="auto"/>
        <w:jc w:val="both"/>
        <w:rPr>
          <w:rFonts w:ascii="Times New Roman" w:eastAsia="Arial" w:hAnsi="Times New Roman"/>
          <w:b/>
          <w:bCs/>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da administração e da governança pelas demonstrações contábeis consolidadas</w:t>
      </w:r>
      <w:r w:rsidRPr="001F0EC9">
        <w:rPr>
          <w:rFonts w:ascii="Times New Roman" w:eastAsia="Arial" w:hAnsi="Times New Roman"/>
          <w:b/>
          <w:bCs/>
          <w:sz w:val="24"/>
          <w:szCs w:val="24"/>
          <w:vertAlign w:val="superscript"/>
        </w:rPr>
        <w:t>(2)</w:t>
      </w:r>
    </w:p>
    <w:p w14:paraId="1EC14D10" w14:textId="77777777" w:rsidR="00C1157F" w:rsidRPr="00BF3ADC" w:rsidRDefault="00C1157F" w:rsidP="00C1157F">
      <w:pPr>
        <w:spacing w:after="0" w:line="240" w:lineRule="auto"/>
        <w:rPr>
          <w:rFonts w:ascii="Times New Roman" w:hAnsi="Times New Roman"/>
          <w:sz w:val="24"/>
          <w:szCs w:val="24"/>
        </w:rPr>
      </w:pPr>
    </w:p>
    <w:p w14:paraId="78B62684"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BF3ADC">
        <w:rPr>
          <w:rFonts w:ascii="Times New Roman" w:eastAsia="Arial" w:hAnsi="Times New Roman"/>
          <w:i/>
          <w:sz w:val="24"/>
          <w:szCs w:val="24"/>
        </w:rPr>
        <w:t>xemplo 2 da NBC TA 700]</w:t>
      </w:r>
      <w:r>
        <w:rPr>
          <w:rFonts w:ascii="Times New Roman" w:eastAsia="Arial" w:hAnsi="Times New Roman"/>
          <w:i/>
          <w:sz w:val="24"/>
          <w:szCs w:val="24"/>
        </w:rPr>
        <w:t>.</w:t>
      </w:r>
    </w:p>
    <w:p w14:paraId="7EF08FA2" w14:textId="77777777" w:rsidR="00C1157F" w:rsidRPr="00BF3ADC" w:rsidRDefault="00C1157F" w:rsidP="00C1157F">
      <w:pPr>
        <w:spacing w:after="0" w:line="240" w:lineRule="auto"/>
        <w:rPr>
          <w:rFonts w:ascii="Times New Roman" w:hAnsi="Times New Roman"/>
          <w:sz w:val="24"/>
          <w:szCs w:val="24"/>
        </w:rPr>
      </w:pPr>
    </w:p>
    <w:p w14:paraId="6DC33974" w14:textId="77777777" w:rsidR="00C1157F" w:rsidRDefault="00C1157F" w:rsidP="00C1157F">
      <w:pPr>
        <w:spacing w:after="0" w:line="240" w:lineRule="auto"/>
        <w:jc w:val="both"/>
        <w:rPr>
          <w:rFonts w:ascii="Times New Roman" w:eastAsia="Arial" w:hAnsi="Times New Roman"/>
          <w:b/>
          <w:bCs/>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do auditor pela auditoria das demonstrações contábeis consolidadas</w:t>
      </w:r>
    </w:p>
    <w:p w14:paraId="757FFDDD" w14:textId="77777777" w:rsidR="00C1157F" w:rsidRPr="00BF3ADC" w:rsidRDefault="00C1157F" w:rsidP="00C1157F">
      <w:pPr>
        <w:spacing w:after="0" w:line="240" w:lineRule="auto"/>
        <w:jc w:val="both"/>
        <w:rPr>
          <w:rFonts w:ascii="Times New Roman" w:hAnsi="Times New Roman"/>
          <w:sz w:val="24"/>
          <w:szCs w:val="24"/>
        </w:rPr>
      </w:pPr>
    </w:p>
    <w:p w14:paraId="4A3B08B0"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sz w:val="24"/>
          <w:szCs w:val="24"/>
        </w:rPr>
        <w:t xml:space="preserve">Nossa responsabilidade é </w:t>
      </w:r>
      <w:r>
        <w:rPr>
          <w:rFonts w:ascii="Times New Roman" w:eastAsia="Arial" w:hAnsi="Times New Roman"/>
          <w:sz w:val="24"/>
          <w:szCs w:val="24"/>
        </w:rPr>
        <w:t xml:space="preserve">a de </w:t>
      </w:r>
      <w:r w:rsidRPr="00BF3ADC">
        <w:rPr>
          <w:rFonts w:ascii="Times New Roman" w:eastAsia="Arial" w:hAnsi="Times New Roman"/>
          <w:sz w:val="24"/>
          <w:szCs w:val="24"/>
        </w:rPr>
        <w:t xml:space="preserve">conduzir uma auditoria das demonstrações contábeis consolidadas da </w:t>
      </w:r>
      <w:r>
        <w:rPr>
          <w:rFonts w:ascii="Times New Roman" w:eastAsia="Arial" w:hAnsi="Times New Roman"/>
          <w:sz w:val="24"/>
          <w:szCs w:val="24"/>
        </w:rPr>
        <w:t>c</w:t>
      </w:r>
      <w:r w:rsidRPr="00BF3ADC">
        <w:rPr>
          <w:rFonts w:ascii="Times New Roman" w:eastAsia="Arial" w:hAnsi="Times New Roman"/>
          <w:sz w:val="24"/>
          <w:szCs w:val="24"/>
        </w:rPr>
        <w:t xml:space="preserve">ompanhia e suas controladas de acordo com as </w:t>
      </w:r>
      <w:r w:rsidRPr="009535CD">
        <w:rPr>
          <w:rFonts w:ascii="Times New Roman" w:eastAsia="Arial" w:hAnsi="Times New Roman"/>
          <w:sz w:val="24"/>
          <w:szCs w:val="24"/>
        </w:rPr>
        <w:t>normas brasileiras e internacionais de auditoria</w:t>
      </w:r>
      <w:r>
        <w:rPr>
          <w:rFonts w:ascii="Times New Roman" w:eastAsia="Arial" w:hAnsi="Times New Roman"/>
          <w:sz w:val="24"/>
          <w:szCs w:val="24"/>
        </w:rPr>
        <w:t xml:space="preserve"> </w:t>
      </w:r>
      <w:r w:rsidRPr="00BF3ADC">
        <w:rPr>
          <w:rFonts w:ascii="Times New Roman" w:eastAsia="Arial" w:hAnsi="Times New Roman"/>
          <w:sz w:val="24"/>
          <w:szCs w:val="24"/>
        </w:rPr>
        <w:t xml:space="preserve">e emitir um </w:t>
      </w:r>
      <w:r>
        <w:rPr>
          <w:rFonts w:ascii="Times New Roman" w:eastAsia="Arial" w:hAnsi="Times New Roman"/>
          <w:sz w:val="24"/>
          <w:szCs w:val="24"/>
        </w:rPr>
        <w:t>r</w:t>
      </w:r>
      <w:r w:rsidRPr="00BF3ADC">
        <w:rPr>
          <w:rFonts w:ascii="Times New Roman" w:eastAsia="Arial" w:hAnsi="Times New Roman"/>
          <w:sz w:val="24"/>
          <w:szCs w:val="24"/>
        </w:rPr>
        <w:t xml:space="preserve">elatório de auditoria. Contudo, devido ao assunto descrito na seção intitulada “Base para abstenção de opinião”, não nos foi possível obter evidência de auditoria apropriada e suficiente para fundamentar nossa </w:t>
      </w:r>
      <w:r>
        <w:rPr>
          <w:rFonts w:ascii="Times New Roman" w:eastAsia="Arial" w:hAnsi="Times New Roman"/>
          <w:sz w:val="24"/>
          <w:szCs w:val="24"/>
        </w:rPr>
        <w:t>o</w:t>
      </w:r>
      <w:r w:rsidRPr="00BF3ADC">
        <w:rPr>
          <w:rFonts w:ascii="Times New Roman" w:eastAsia="Arial" w:hAnsi="Times New Roman"/>
          <w:sz w:val="24"/>
          <w:szCs w:val="24"/>
        </w:rPr>
        <w:t>pinião de auditoria sobre essas demonstrações contábeis consolidadas.</w:t>
      </w:r>
    </w:p>
    <w:p w14:paraId="55C91616" w14:textId="77777777" w:rsidR="00C1157F" w:rsidRPr="00BF3ADC" w:rsidRDefault="00C1157F" w:rsidP="00C1157F">
      <w:pPr>
        <w:spacing w:after="0" w:line="240" w:lineRule="auto"/>
        <w:rPr>
          <w:rFonts w:ascii="Times New Roman" w:hAnsi="Times New Roman"/>
          <w:sz w:val="24"/>
          <w:szCs w:val="24"/>
        </w:rPr>
      </w:pPr>
    </w:p>
    <w:p w14:paraId="1E613524"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BF3ADC">
        <w:rPr>
          <w:rFonts w:ascii="Times New Roman" w:eastAsia="Arial" w:hAnsi="Times New Roman"/>
          <w:sz w:val="24"/>
          <w:szCs w:val="24"/>
        </w:rPr>
        <w:t>ompanhia</w:t>
      </w:r>
      <w:r>
        <w:rPr>
          <w:rFonts w:ascii="Times New Roman" w:eastAsia="Arial" w:hAnsi="Times New Roman"/>
          <w:sz w:val="24"/>
          <w:szCs w:val="24"/>
        </w:rPr>
        <w:t xml:space="preserve"> e suas controladas,</w:t>
      </w:r>
      <w:r w:rsidRPr="00BF3ADC">
        <w:rPr>
          <w:rFonts w:ascii="Times New Roman" w:eastAsia="Arial" w:hAnsi="Times New Roman"/>
          <w:sz w:val="24"/>
          <w:szCs w:val="24"/>
        </w:rPr>
        <w:t xml:space="preserve"> de acordo com os princípios éticos relevantes previstos no Código de Ética Profissional </w:t>
      </w:r>
      <w:r>
        <w:rPr>
          <w:rFonts w:ascii="Times New Roman" w:eastAsia="Arial" w:hAnsi="Times New Roman"/>
          <w:sz w:val="24"/>
          <w:szCs w:val="24"/>
        </w:rPr>
        <w:t xml:space="preserve">do Contador </w:t>
      </w:r>
      <w:r w:rsidRPr="00BF3ADC">
        <w:rPr>
          <w:rFonts w:ascii="Times New Roman" w:eastAsia="Arial" w:hAnsi="Times New Roman"/>
          <w:sz w:val="24"/>
          <w:szCs w:val="24"/>
        </w:rPr>
        <w:t>e nas normas profissionais emitidas pelo Conselho Federal de Contabilidade</w:t>
      </w:r>
      <w:r>
        <w:rPr>
          <w:rFonts w:ascii="Times New Roman" w:eastAsia="Arial" w:hAnsi="Times New Roman"/>
          <w:sz w:val="24"/>
          <w:szCs w:val="24"/>
        </w:rPr>
        <w:t>,</w:t>
      </w:r>
      <w:r w:rsidRPr="00BF3ADC">
        <w:rPr>
          <w:rFonts w:ascii="Times New Roman" w:eastAsia="Arial" w:hAnsi="Times New Roman"/>
          <w:sz w:val="24"/>
          <w:szCs w:val="24"/>
        </w:rPr>
        <w:t xml:space="preserve"> e cumprimos com as demais responsabilidades éticas de acordo com essas normas.</w:t>
      </w:r>
    </w:p>
    <w:p w14:paraId="1240762E" w14:textId="77777777" w:rsidR="00C1157F" w:rsidRPr="00BF3ADC" w:rsidRDefault="00C1157F" w:rsidP="00C1157F">
      <w:pPr>
        <w:spacing w:after="0" w:line="240" w:lineRule="auto"/>
        <w:rPr>
          <w:rFonts w:ascii="Times New Roman" w:hAnsi="Times New Roman"/>
          <w:sz w:val="24"/>
          <w:szCs w:val="24"/>
        </w:rPr>
      </w:pPr>
    </w:p>
    <w:p w14:paraId="4E027CDB" w14:textId="77777777" w:rsidR="00C1157F" w:rsidRDefault="00C1157F" w:rsidP="00C1157F">
      <w:pPr>
        <w:spacing w:after="0" w:line="240" w:lineRule="auto"/>
        <w:jc w:val="both"/>
        <w:rPr>
          <w:rFonts w:ascii="Times New Roman" w:hAnsi="Times New Roman"/>
          <w:sz w:val="24"/>
          <w:szCs w:val="24"/>
        </w:rPr>
      </w:pPr>
    </w:p>
    <w:p w14:paraId="507CB599"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[Local (localidade do escritório de auditoria que emitiu o relatório) e data do relatório do auditor independente]</w:t>
      </w:r>
    </w:p>
    <w:p w14:paraId="5B4F98D4"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auditor independente (pessoa física ou jurídica)]</w:t>
      </w:r>
    </w:p>
    <w:p w14:paraId="17A6EC96"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profissional (sócio ou responsável técnico, no caso de o auditor ser pessoa jurídica)]</w:t>
      </w:r>
    </w:p>
    <w:p w14:paraId="79CEFBB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[Número do registro no CRC da firma de auditoria e do profissional que assina o relatório]</w:t>
      </w:r>
    </w:p>
    <w:p w14:paraId="149BE21E"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[Assinatura do auditor independente]</w:t>
      </w:r>
    </w:p>
    <w:p w14:paraId="3B3E60C1" w14:textId="77777777" w:rsidR="00C1157F" w:rsidRDefault="00C1157F" w:rsidP="00C1157F">
      <w:pPr>
        <w:spacing w:after="0" w:line="240" w:lineRule="auto"/>
        <w:rPr>
          <w:rFonts w:ascii="Times New Roman" w:hAnsi="Times New Roman"/>
          <w:sz w:val="24"/>
          <w:szCs w:val="24"/>
        </w:rPr>
      </w:pPr>
    </w:p>
    <w:p w14:paraId="6312AD5E" w14:textId="77777777" w:rsidR="00C1157F" w:rsidRPr="00BF3ADC" w:rsidRDefault="00C1157F" w:rsidP="00C1157F">
      <w:pPr>
        <w:spacing w:after="0" w:line="240" w:lineRule="auto"/>
        <w:rPr>
          <w:rFonts w:ascii="Times New Roman" w:hAnsi="Times New Roman"/>
          <w:sz w:val="24"/>
          <w:szCs w:val="24"/>
        </w:rPr>
      </w:pPr>
    </w:p>
    <w:p w14:paraId="5E91E682" w14:textId="77777777" w:rsidR="00C1157F" w:rsidRPr="001E4270" w:rsidRDefault="00C1157F" w:rsidP="00C1157F">
      <w:pPr>
        <w:spacing w:after="120" w:line="240" w:lineRule="auto"/>
        <w:ind w:left="284" w:hanging="284"/>
        <w:jc w:val="both"/>
        <w:rPr>
          <w:rFonts w:ascii="Times New Roman" w:hAnsi="Times New Roman"/>
          <w:sz w:val="20"/>
          <w:szCs w:val="20"/>
        </w:rPr>
      </w:pPr>
      <w:r w:rsidRPr="001E4270">
        <w:rPr>
          <w:rFonts w:ascii="Times New Roman" w:hAnsi="Times New Roman"/>
          <w:sz w:val="20"/>
          <w:szCs w:val="20"/>
        </w:rPr>
        <w:t>(1) No caso de o relatório cobrir outros aspectos legais e regulatórios, é necessário incluir um subtítulo para especificar a primeira parte do relatório, “Relatório do auditor sobre as demonstrações contábeis consolidadas”, e, no final do relatório, outro subtítulo para a segunda parte, “Relatório sobre outros requisitos legais e regulatórios”.</w:t>
      </w:r>
    </w:p>
    <w:p w14:paraId="1E44F0A1" w14:textId="77777777" w:rsidR="00C1157F" w:rsidRPr="001E4270" w:rsidRDefault="00C1157F" w:rsidP="00C1157F">
      <w:pPr>
        <w:spacing w:after="0" w:line="240" w:lineRule="auto"/>
        <w:ind w:left="284" w:hanging="284"/>
        <w:jc w:val="both"/>
        <w:rPr>
          <w:rFonts w:ascii="Times New Roman" w:hAnsi="Times New Roman"/>
          <w:sz w:val="20"/>
          <w:szCs w:val="20"/>
        </w:rPr>
      </w:pPr>
      <w:r w:rsidRPr="001E4270">
        <w:rPr>
          <w:rFonts w:ascii="Times New Roman" w:hAnsi="Times New Roman"/>
          <w:sz w:val="20"/>
          <w:szCs w:val="20"/>
        </w:rPr>
        <w:t>(2)</w:t>
      </w:r>
      <w:r w:rsidRPr="001E4270">
        <w:rPr>
          <w:rFonts w:ascii="Times New Roman" w:hAnsi="Times New Roman"/>
          <w:sz w:val="20"/>
          <w:szCs w:val="20"/>
        </w:rPr>
        <w:tab/>
        <w:t xml:space="preserve">Em todos esses exemplos de relatório do auditor, os termos </w:t>
      </w:r>
      <w:r>
        <w:rPr>
          <w:rFonts w:ascii="Times New Roman" w:hAnsi="Times New Roman"/>
          <w:sz w:val="20"/>
          <w:szCs w:val="20"/>
        </w:rPr>
        <w:t>“</w:t>
      </w:r>
      <w:r w:rsidRPr="001E4270">
        <w:rPr>
          <w:rFonts w:ascii="Times New Roman" w:hAnsi="Times New Roman"/>
          <w:sz w:val="20"/>
          <w:szCs w:val="20"/>
        </w:rPr>
        <w:t>administração</w:t>
      </w:r>
      <w:r>
        <w:rPr>
          <w:rFonts w:ascii="Times New Roman" w:hAnsi="Times New Roman"/>
          <w:sz w:val="20"/>
          <w:szCs w:val="20"/>
        </w:rPr>
        <w:t>”</w:t>
      </w:r>
      <w:r w:rsidRPr="001E4270">
        <w:rPr>
          <w:rFonts w:ascii="Times New Roman" w:hAnsi="Times New Roman"/>
          <w:sz w:val="20"/>
          <w:szCs w:val="20"/>
        </w:rPr>
        <w:t xml:space="preserve"> e </w:t>
      </w:r>
      <w:r>
        <w:rPr>
          <w:rFonts w:ascii="Times New Roman" w:hAnsi="Times New Roman"/>
          <w:sz w:val="20"/>
          <w:szCs w:val="20"/>
        </w:rPr>
        <w:t>“</w:t>
      </w:r>
      <w:r w:rsidRPr="001E4270">
        <w:rPr>
          <w:rFonts w:ascii="Times New Roman" w:hAnsi="Times New Roman"/>
          <w:sz w:val="20"/>
          <w:szCs w:val="20"/>
        </w:rPr>
        <w:t>responsáveis pela governança</w:t>
      </w:r>
      <w:r>
        <w:rPr>
          <w:rFonts w:ascii="Times New Roman" w:hAnsi="Times New Roman"/>
          <w:sz w:val="20"/>
          <w:szCs w:val="20"/>
        </w:rPr>
        <w:t>”</w:t>
      </w:r>
      <w:r w:rsidRPr="001E4270">
        <w:rPr>
          <w:rFonts w:ascii="Times New Roman" w:hAnsi="Times New Roman"/>
          <w:sz w:val="20"/>
          <w:szCs w:val="20"/>
        </w:rPr>
        <w:t xml:space="preserve"> podem precisar ser substituídos por outros termos mais apropriados ao contexto da estrutura legal de determinada jurisdição. </w:t>
      </w:r>
    </w:p>
    <w:p w14:paraId="55D01D70" w14:textId="77777777" w:rsidR="00C1157F" w:rsidRDefault="00C1157F" w:rsidP="00C1157F">
      <w:pPr>
        <w:spacing w:after="0" w:line="240" w:lineRule="auto"/>
        <w:jc w:val="both"/>
        <w:rPr>
          <w:rFonts w:ascii="Times New Roman" w:hAnsi="Times New Roman"/>
          <w:b/>
          <w:sz w:val="24"/>
          <w:szCs w:val="24"/>
        </w:rPr>
      </w:pPr>
    </w:p>
    <w:p w14:paraId="2C06406F" w14:textId="77777777" w:rsidR="00C1157F" w:rsidRPr="00BF3ADC" w:rsidRDefault="00C1157F" w:rsidP="00C1157F">
      <w:pPr>
        <w:spacing w:after="0" w:line="240" w:lineRule="auto"/>
        <w:jc w:val="both"/>
        <w:rPr>
          <w:rFonts w:ascii="Times New Roman" w:hAnsi="Times New Roman"/>
          <w:b/>
          <w:sz w:val="24"/>
          <w:szCs w:val="24"/>
        </w:rPr>
      </w:pPr>
    </w:p>
    <w:p w14:paraId="06E2A7A3" w14:textId="77777777" w:rsidR="00C1157F" w:rsidRPr="00BF3ADC" w:rsidRDefault="00C1157F" w:rsidP="00C1157F">
      <w:pPr>
        <w:spacing w:after="0" w:line="240" w:lineRule="auto"/>
        <w:jc w:val="both"/>
        <w:rPr>
          <w:rFonts w:ascii="Times New Roman" w:hAnsi="Times New Roman"/>
          <w:b/>
          <w:sz w:val="24"/>
          <w:szCs w:val="24"/>
          <w:u w:color="000000"/>
        </w:rPr>
      </w:pPr>
      <w:r w:rsidRPr="00BF3ADC">
        <w:rPr>
          <w:rFonts w:ascii="Times New Roman" w:hAnsi="Times New Roman"/>
          <w:b/>
          <w:sz w:val="24"/>
          <w:szCs w:val="24"/>
          <w:u w:color="000000"/>
        </w:rPr>
        <w:t xml:space="preserve">Exemplo 5 – Relatório do auditor independente com </w:t>
      </w:r>
      <w:r>
        <w:rPr>
          <w:rFonts w:ascii="Times New Roman" w:hAnsi="Times New Roman"/>
          <w:b/>
          <w:sz w:val="24"/>
          <w:szCs w:val="24"/>
          <w:u w:color="000000"/>
        </w:rPr>
        <w:t>“A</w:t>
      </w:r>
      <w:r w:rsidRPr="00BF3ADC">
        <w:rPr>
          <w:rFonts w:ascii="Times New Roman" w:hAnsi="Times New Roman"/>
          <w:b/>
          <w:sz w:val="24"/>
          <w:szCs w:val="24"/>
          <w:u w:color="000000"/>
        </w:rPr>
        <w:t>bstenção de opinião</w:t>
      </w:r>
      <w:r>
        <w:rPr>
          <w:rFonts w:ascii="Times New Roman" w:hAnsi="Times New Roman"/>
          <w:b/>
          <w:sz w:val="24"/>
          <w:szCs w:val="24"/>
          <w:u w:color="000000"/>
        </w:rPr>
        <w:t>”</w:t>
      </w:r>
      <w:r w:rsidRPr="00BF3ADC">
        <w:rPr>
          <w:rFonts w:ascii="Times New Roman" w:hAnsi="Times New Roman"/>
          <w:b/>
          <w:sz w:val="24"/>
          <w:szCs w:val="24"/>
          <w:u w:color="000000"/>
        </w:rPr>
        <w:t xml:space="preserve"> devido à impossibilidade do auditor de obter evidência de auditoria apropriada e suficiente sobre diversos elementos das demonstrações contábeis.</w:t>
      </w:r>
    </w:p>
    <w:p w14:paraId="4045CC5E" w14:textId="77777777" w:rsidR="00C1157F" w:rsidRPr="00BF3ADC" w:rsidRDefault="00C1157F" w:rsidP="00C1157F">
      <w:pPr>
        <w:spacing w:after="0" w:line="240" w:lineRule="auto"/>
        <w:rPr>
          <w:rFonts w:ascii="Times New Roman" w:eastAsia="Arial" w:hAnsi="Times New Roman"/>
          <w:b/>
          <w:sz w:val="24"/>
          <w:szCs w:val="24"/>
        </w:rPr>
      </w:pPr>
    </w:p>
    <w:p w14:paraId="50BDF5CF" w14:textId="77777777" w:rsidR="00C1157F" w:rsidRPr="00BF3ADC" w:rsidRDefault="00C1157F" w:rsidP="00C1157F">
      <w:pPr>
        <w:spacing w:after="120" w:line="240" w:lineRule="auto"/>
        <w:jc w:val="both"/>
        <w:rPr>
          <w:rFonts w:ascii="Times New Roman" w:hAnsi="Times New Roman"/>
          <w:sz w:val="24"/>
          <w:szCs w:val="24"/>
        </w:rPr>
      </w:pPr>
      <w:r w:rsidRPr="00BF3ADC">
        <w:rPr>
          <w:rFonts w:ascii="Times New Roman" w:eastAsia="Arial" w:hAnsi="Times New Roman"/>
          <w:sz w:val="24"/>
          <w:szCs w:val="24"/>
        </w:rPr>
        <w:t xml:space="preserve">Para fins desse exemplo, são consideradas as seguintes circunstâncias: </w:t>
      </w:r>
    </w:p>
    <w:p w14:paraId="228BE0DD" w14:textId="77777777" w:rsidR="00C1157F" w:rsidRPr="00074E0D" w:rsidRDefault="00C1157F">
      <w:pPr>
        <w:pStyle w:val="PargrafodaLista"/>
        <w:widowControl w:val="0"/>
        <w:numPr>
          <w:ilvl w:val="0"/>
          <w:numId w:val="287"/>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74E0D">
        <w:rPr>
          <w:rFonts w:ascii="Times New Roman" w:hAnsi="Times New Roman"/>
          <w:sz w:val="24"/>
          <w:szCs w:val="24"/>
        </w:rPr>
        <w:t xml:space="preserve">uditoria do conjunto completo das demonstrações contábeis de entidade não listada </w:t>
      </w:r>
      <w:r>
        <w:rPr>
          <w:rFonts w:ascii="Times New Roman" w:hAnsi="Times New Roman"/>
          <w:sz w:val="24"/>
          <w:szCs w:val="24"/>
        </w:rPr>
        <w:t>,</w:t>
      </w:r>
      <w:r w:rsidRPr="00074E0D">
        <w:rPr>
          <w:rFonts w:ascii="Times New Roman" w:hAnsi="Times New Roman"/>
          <w:sz w:val="24"/>
          <w:szCs w:val="24"/>
        </w:rPr>
        <w:t xml:space="preserve"> usando a estrutura de apresentação adequada.</w:t>
      </w:r>
      <w:r w:rsidRPr="00074E0D">
        <w:rPr>
          <w:rFonts w:ascii="Times New Roman" w:eastAsia="Arial" w:hAnsi="Times New Roman"/>
          <w:sz w:val="24"/>
          <w:szCs w:val="24"/>
        </w:rPr>
        <w:t xml:space="preserve"> Não é auditoria de grupo (ou seja, a NBC TA 600 não se aplica)</w:t>
      </w:r>
      <w:r>
        <w:rPr>
          <w:rFonts w:ascii="Times New Roman" w:eastAsia="Arial" w:hAnsi="Times New Roman"/>
          <w:sz w:val="24"/>
          <w:szCs w:val="24"/>
        </w:rPr>
        <w:t>;</w:t>
      </w:r>
    </w:p>
    <w:p w14:paraId="6B3E4FE1" w14:textId="77777777" w:rsidR="00C1157F" w:rsidRPr="00BF3ADC" w:rsidRDefault="00C1157F">
      <w:pPr>
        <w:pStyle w:val="PargrafodaLista"/>
        <w:widowControl w:val="0"/>
        <w:numPr>
          <w:ilvl w:val="0"/>
          <w:numId w:val="287"/>
        </w:numPr>
        <w:spacing w:after="120" w:line="240" w:lineRule="auto"/>
        <w:ind w:left="284" w:hanging="284"/>
        <w:contextualSpacing w:val="0"/>
        <w:jc w:val="both"/>
        <w:rPr>
          <w:rFonts w:ascii="Times New Roman"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s demonstrações contábeis são elaboradas pela administração da entidade de acordo com as práticas contábeis adotadas no Brasil (estrutura para fins gerais)</w:t>
      </w:r>
      <w:r>
        <w:rPr>
          <w:rFonts w:ascii="Times New Roman" w:eastAsia="Arial" w:hAnsi="Times New Roman"/>
          <w:sz w:val="24"/>
          <w:szCs w:val="24"/>
        </w:rPr>
        <w:t>;</w:t>
      </w:r>
    </w:p>
    <w:p w14:paraId="508B6386" w14:textId="77777777" w:rsidR="00C1157F" w:rsidRPr="00BF3ADC" w:rsidRDefault="00C1157F">
      <w:pPr>
        <w:pStyle w:val="PargrafodaLista"/>
        <w:widowControl w:val="0"/>
        <w:numPr>
          <w:ilvl w:val="0"/>
          <w:numId w:val="287"/>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BF3ADC">
        <w:rPr>
          <w:rFonts w:ascii="Times New Roman" w:hAnsi="Times New Roman"/>
          <w:sz w:val="24"/>
          <w:szCs w:val="24"/>
        </w:rPr>
        <w:t>s termos do trabalho de auditoria refletem a descrição da responsabilidade da administração pelas demonstrações contábeis na NBC TA 210</w:t>
      </w:r>
      <w:r>
        <w:rPr>
          <w:rFonts w:ascii="Times New Roman" w:hAnsi="Times New Roman"/>
          <w:sz w:val="24"/>
          <w:szCs w:val="24"/>
        </w:rPr>
        <w:t>;</w:t>
      </w:r>
    </w:p>
    <w:p w14:paraId="0E75DE07" w14:textId="77777777" w:rsidR="00C1157F" w:rsidRPr="00BF3ADC" w:rsidRDefault="00C1157F">
      <w:pPr>
        <w:pStyle w:val="PargrafodaLista"/>
        <w:widowControl w:val="0"/>
        <w:numPr>
          <w:ilvl w:val="0"/>
          <w:numId w:val="287"/>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n</w:t>
      </w:r>
      <w:r w:rsidRPr="00BF3ADC">
        <w:rPr>
          <w:rFonts w:ascii="Times New Roman" w:hAnsi="Times New Roman"/>
          <w:sz w:val="24"/>
          <w:szCs w:val="24"/>
        </w:rPr>
        <w:t>ão foi possível para o auditor obter evidência de auditoria apropriada e suficiente sobre diversos elementos das demonstrações contábeis, também não foi possível para o auditor obter evidência de auditoria sobre os estoques e as contas a receber da entidade. Os possíveis efeitos dessa impossibilidade de se obter evidência de auditoria apropriada e suficiente são considerados relevantes e generalizados para as demonstrações contábeis</w:t>
      </w:r>
      <w:r>
        <w:rPr>
          <w:rFonts w:ascii="Times New Roman" w:hAnsi="Times New Roman"/>
          <w:sz w:val="24"/>
          <w:szCs w:val="24"/>
        </w:rPr>
        <w:t>;</w:t>
      </w:r>
    </w:p>
    <w:p w14:paraId="5AD37DEB" w14:textId="77777777" w:rsidR="00C1157F" w:rsidRPr="00BF3ADC" w:rsidRDefault="00C1157F">
      <w:pPr>
        <w:pStyle w:val="PargrafodaLista"/>
        <w:widowControl w:val="0"/>
        <w:numPr>
          <w:ilvl w:val="0"/>
          <w:numId w:val="287"/>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BF3ADC">
        <w:rPr>
          <w:rFonts w:ascii="Times New Roman"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hAnsi="Times New Roman"/>
          <w:sz w:val="24"/>
          <w:szCs w:val="24"/>
        </w:rPr>
        <w:t>;</w:t>
      </w:r>
    </w:p>
    <w:p w14:paraId="7E92963B" w14:textId="77777777" w:rsidR="00C1157F" w:rsidRPr="00BF3ADC" w:rsidRDefault="00C1157F">
      <w:pPr>
        <w:pStyle w:val="PargrafodaLista"/>
        <w:widowControl w:val="0"/>
        <w:numPr>
          <w:ilvl w:val="0"/>
          <w:numId w:val="287"/>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BF3ADC">
        <w:rPr>
          <w:rFonts w:ascii="Times New Roman" w:eastAsia="Arial" w:hAnsi="Times New Roman"/>
          <w:sz w:val="24"/>
          <w:szCs w:val="24"/>
        </w:rPr>
        <w:t>s pessoas responsáveis pela supervisão das demonstrações contábeis não são aquelas responsáveis pela elaboração das demonstrações contábeis</w:t>
      </w:r>
      <w:r>
        <w:rPr>
          <w:rFonts w:ascii="Times New Roman" w:eastAsia="Arial" w:hAnsi="Times New Roman"/>
          <w:sz w:val="24"/>
          <w:szCs w:val="24"/>
        </w:rPr>
        <w:t>;</w:t>
      </w:r>
    </w:p>
    <w:p w14:paraId="589A4AEC" w14:textId="77777777" w:rsidR="00C1157F" w:rsidRPr="00BF3ADC" w:rsidRDefault="00C1157F">
      <w:pPr>
        <w:pStyle w:val="PargrafodaLista"/>
        <w:widowControl w:val="0"/>
        <w:numPr>
          <w:ilvl w:val="0"/>
          <w:numId w:val="287"/>
        </w:numPr>
        <w:spacing w:after="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BF3ADC">
        <w:rPr>
          <w:rFonts w:ascii="Times New Roman" w:hAnsi="Times New Roman"/>
          <w:sz w:val="24"/>
          <w:szCs w:val="24"/>
        </w:rPr>
        <w:t xml:space="preserve"> descrição requerida na seção das responsabilidades do auditor é menos detalhada</w:t>
      </w:r>
      <w:r w:rsidRPr="00BF3ADC">
        <w:rPr>
          <w:rFonts w:ascii="Times New Roman" w:eastAsia="Arial" w:hAnsi="Times New Roman"/>
          <w:sz w:val="24"/>
          <w:szCs w:val="24"/>
        </w:rPr>
        <w:t>.</w:t>
      </w:r>
    </w:p>
    <w:p w14:paraId="32391262" w14:textId="77777777" w:rsidR="00C1157F" w:rsidRPr="00BF3ADC" w:rsidRDefault="00C1157F" w:rsidP="00C1157F">
      <w:pPr>
        <w:tabs>
          <w:tab w:val="left" w:pos="760"/>
        </w:tabs>
        <w:spacing w:after="0" w:line="240" w:lineRule="auto"/>
        <w:jc w:val="both"/>
        <w:rPr>
          <w:rFonts w:ascii="Times New Roman" w:hAnsi="Times New Roman"/>
          <w:b/>
          <w:sz w:val="24"/>
          <w:szCs w:val="24"/>
        </w:rPr>
      </w:pPr>
    </w:p>
    <w:p w14:paraId="5282FA7D"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hAnsi="Times New Roman"/>
          <w:b/>
          <w:sz w:val="24"/>
          <w:szCs w:val="24"/>
        </w:rPr>
        <w:t>RELATÓRIO DO AUDITOR INDEPENDENTE SOBRE AS DEMONSTRAÇÕES CONTÁBEIS</w:t>
      </w:r>
      <w:r w:rsidRPr="001F0EC9">
        <w:rPr>
          <w:rFonts w:ascii="Times New Roman" w:hAnsi="Times New Roman"/>
          <w:b/>
          <w:sz w:val="24"/>
          <w:szCs w:val="24"/>
          <w:vertAlign w:val="superscript"/>
        </w:rPr>
        <w:t>(1)</w:t>
      </w:r>
    </w:p>
    <w:p w14:paraId="05D072CB" w14:textId="77777777" w:rsidR="00C1157F" w:rsidRPr="00BF3ADC" w:rsidRDefault="00C1157F" w:rsidP="00C1157F">
      <w:pPr>
        <w:spacing w:after="0" w:line="240" w:lineRule="auto"/>
        <w:rPr>
          <w:rFonts w:ascii="Times New Roman" w:hAnsi="Times New Roman"/>
          <w:sz w:val="24"/>
          <w:szCs w:val="24"/>
        </w:rPr>
      </w:pPr>
    </w:p>
    <w:p w14:paraId="28D08002"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Aos acionistas da Companhia ABC [ou outro destinatário apropriado]</w:t>
      </w:r>
    </w:p>
    <w:p w14:paraId="61CB9149" w14:textId="77777777" w:rsidR="00C1157F" w:rsidRPr="00BF3ADC" w:rsidRDefault="00C1157F" w:rsidP="00C1157F">
      <w:pPr>
        <w:spacing w:after="0" w:line="240" w:lineRule="auto"/>
        <w:rPr>
          <w:rFonts w:ascii="Times New Roman" w:eastAsia="Arial" w:hAnsi="Times New Roman"/>
          <w:sz w:val="24"/>
          <w:szCs w:val="24"/>
        </w:rPr>
      </w:pPr>
    </w:p>
    <w:p w14:paraId="59917F13"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b/>
          <w:bCs/>
          <w:sz w:val="24"/>
          <w:szCs w:val="24"/>
        </w:rPr>
        <w:t>Abstenção de opinião</w:t>
      </w:r>
    </w:p>
    <w:p w14:paraId="3DC4E8C6" w14:textId="77777777" w:rsidR="00C1157F" w:rsidRPr="00BF3ADC" w:rsidRDefault="00C1157F" w:rsidP="00C1157F">
      <w:pPr>
        <w:spacing w:after="0" w:line="240" w:lineRule="auto"/>
        <w:rPr>
          <w:rFonts w:ascii="Times New Roman" w:hAnsi="Times New Roman"/>
          <w:sz w:val="24"/>
          <w:szCs w:val="24"/>
        </w:rPr>
      </w:pPr>
    </w:p>
    <w:p w14:paraId="4622CAD9"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Fomos contratados para examinar as demonstrações contábeis da Companhia ABC (Companhia), que compreendem o balanço patrimonial</w:t>
      </w:r>
      <w:r>
        <w:rPr>
          <w:rFonts w:ascii="Times New Roman" w:hAnsi="Times New Roman"/>
          <w:sz w:val="24"/>
          <w:szCs w:val="24"/>
        </w:rPr>
        <w:t>,</w:t>
      </w:r>
      <w:r w:rsidRPr="00BF3ADC">
        <w:rPr>
          <w:rFonts w:ascii="Times New Roman" w:hAnsi="Times New Roman"/>
          <w:sz w:val="24"/>
          <w:szCs w:val="24"/>
        </w:rPr>
        <w:t xml:space="preserve"> em 31 de dezembro de 20X1</w:t>
      </w:r>
      <w:r>
        <w:rPr>
          <w:rFonts w:ascii="Times New Roman" w:hAnsi="Times New Roman"/>
          <w:sz w:val="24"/>
          <w:szCs w:val="24"/>
        </w:rPr>
        <w:t>,</w:t>
      </w:r>
      <w:r w:rsidRPr="00BF3ADC">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3FCCB548" w14:textId="77777777" w:rsidR="00C1157F" w:rsidRPr="00BF3ADC" w:rsidRDefault="00C1157F" w:rsidP="00C1157F">
      <w:pPr>
        <w:spacing w:after="0" w:line="240" w:lineRule="auto"/>
        <w:rPr>
          <w:rFonts w:ascii="Times New Roman" w:hAnsi="Times New Roman"/>
          <w:sz w:val="24"/>
          <w:szCs w:val="24"/>
        </w:rPr>
      </w:pPr>
    </w:p>
    <w:p w14:paraId="2B536BD1"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eastAsia="Arial" w:hAnsi="Times New Roman"/>
          <w:sz w:val="24"/>
          <w:szCs w:val="24"/>
        </w:rPr>
        <w:t xml:space="preserve">Não expressamos uma opinião sobre as demonstrações contábeis da </w:t>
      </w:r>
      <w:r>
        <w:rPr>
          <w:rFonts w:ascii="Times New Roman" w:eastAsia="Arial" w:hAnsi="Times New Roman"/>
          <w:sz w:val="24"/>
          <w:szCs w:val="24"/>
        </w:rPr>
        <w:t>C</w:t>
      </w:r>
      <w:r w:rsidRPr="00BF3ADC">
        <w:rPr>
          <w:rFonts w:ascii="Times New Roman" w:eastAsia="Arial" w:hAnsi="Times New Roman"/>
          <w:sz w:val="24"/>
          <w:szCs w:val="24"/>
        </w:rPr>
        <w:t>ompanhia</w:t>
      </w:r>
      <w:r>
        <w:rPr>
          <w:rFonts w:ascii="Times New Roman" w:eastAsia="Arial" w:hAnsi="Times New Roman"/>
          <w:sz w:val="24"/>
          <w:szCs w:val="24"/>
        </w:rPr>
        <w:t xml:space="preserve"> pois, d</w:t>
      </w:r>
      <w:r w:rsidRPr="00BF3ADC">
        <w:rPr>
          <w:rFonts w:ascii="Times New Roman" w:hAnsi="Times New Roman"/>
          <w:sz w:val="24"/>
          <w:szCs w:val="24"/>
        </w:rPr>
        <w:t xml:space="preserve">evido à relevância do assunto descrito na seção </w:t>
      </w:r>
      <w:r>
        <w:rPr>
          <w:rFonts w:ascii="Times New Roman" w:hAnsi="Times New Roman"/>
          <w:sz w:val="24"/>
          <w:szCs w:val="24"/>
        </w:rPr>
        <w:t xml:space="preserve">a seguir </w:t>
      </w:r>
      <w:r w:rsidRPr="00BF3ADC">
        <w:rPr>
          <w:rFonts w:ascii="Times New Roman" w:hAnsi="Times New Roman"/>
          <w:sz w:val="24"/>
          <w:szCs w:val="24"/>
        </w:rPr>
        <w:t>intitulada “Base para abstenção de opinião”, não nos foi possível obter evidência de auditoria apropriada e suficiente para fundamentar nossa opinião de auditoria sobre essas demonstrações contábeis.</w:t>
      </w:r>
    </w:p>
    <w:p w14:paraId="3A5BF08A" w14:textId="77777777" w:rsidR="00C1157F" w:rsidRPr="00BF3ADC" w:rsidRDefault="00C1157F" w:rsidP="00C1157F">
      <w:pPr>
        <w:spacing w:after="0" w:line="240" w:lineRule="auto"/>
        <w:rPr>
          <w:rFonts w:ascii="Times New Roman" w:hAnsi="Times New Roman"/>
          <w:sz w:val="24"/>
          <w:szCs w:val="24"/>
        </w:rPr>
      </w:pPr>
    </w:p>
    <w:p w14:paraId="7427C023"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b/>
          <w:sz w:val="24"/>
          <w:szCs w:val="24"/>
        </w:rPr>
        <w:t>Base para abstenção de opinião</w:t>
      </w:r>
    </w:p>
    <w:p w14:paraId="3402EF09" w14:textId="77777777" w:rsidR="00C1157F" w:rsidRPr="00BF3ADC" w:rsidRDefault="00C1157F" w:rsidP="00C1157F">
      <w:pPr>
        <w:spacing w:after="0" w:line="240" w:lineRule="auto"/>
        <w:rPr>
          <w:rFonts w:ascii="Times New Roman" w:hAnsi="Times New Roman"/>
          <w:sz w:val="24"/>
          <w:szCs w:val="24"/>
        </w:rPr>
      </w:pPr>
    </w:p>
    <w:p w14:paraId="6F98EA88"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Fomos nomeados auditores da Companhia ABC após 31 de dezembro de 20X1 e, portanto, não acompanhamos a contagem física dos estoques no início e no final do exercício. Não foi possível nos satisfazer por meios alternativos quanto às quantidades em estoque</w:t>
      </w:r>
      <w:r>
        <w:rPr>
          <w:rFonts w:ascii="Times New Roman" w:hAnsi="Times New Roman"/>
          <w:sz w:val="24"/>
          <w:szCs w:val="24"/>
        </w:rPr>
        <w:t>,</w:t>
      </w:r>
      <w:r w:rsidRPr="00BF3ADC">
        <w:rPr>
          <w:rFonts w:ascii="Times New Roman" w:hAnsi="Times New Roman"/>
          <w:sz w:val="24"/>
          <w:szCs w:val="24"/>
        </w:rPr>
        <w:t xml:space="preserve"> em 31 de dezembro de 20X0 e 20X1</w:t>
      </w:r>
      <w:r>
        <w:rPr>
          <w:rFonts w:ascii="Times New Roman" w:hAnsi="Times New Roman"/>
          <w:sz w:val="24"/>
          <w:szCs w:val="24"/>
        </w:rPr>
        <w:t>,</w:t>
      </w:r>
      <w:r w:rsidRPr="00BF3ADC">
        <w:rPr>
          <w:rFonts w:ascii="Times New Roman" w:hAnsi="Times New Roman"/>
          <w:sz w:val="24"/>
          <w:szCs w:val="24"/>
        </w:rPr>
        <w:t xml:space="preserve"> que estão registradas no balanço patrimonial por $ xxx e $ xxx, respectivamente. Adicionalmente, a introdução do novo sistema informatizado de contas a receber</w:t>
      </w:r>
      <w:r>
        <w:rPr>
          <w:rFonts w:ascii="Times New Roman" w:hAnsi="Times New Roman"/>
          <w:sz w:val="24"/>
          <w:szCs w:val="24"/>
        </w:rPr>
        <w:t>,</w:t>
      </w:r>
      <w:r w:rsidRPr="00BF3ADC">
        <w:rPr>
          <w:rFonts w:ascii="Times New Roman" w:hAnsi="Times New Roman"/>
          <w:sz w:val="24"/>
          <w:szCs w:val="24"/>
        </w:rPr>
        <w:t xml:space="preserve"> em setembro de 20X1</w:t>
      </w:r>
      <w:r>
        <w:rPr>
          <w:rFonts w:ascii="Times New Roman" w:hAnsi="Times New Roman"/>
          <w:sz w:val="24"/>
          <w:szCs w:val="24"/>
        </w:rPr>
        <w:t>,</w:t>
      </w:r>
      <w:r w:rsidRPr="00BF3ADC">
        <w:rPr>
          <w:rFonts w:ascii="Times New Roman" w:hAnsi="Times New Roman"/>
          <w:sz w:val="24"/>
          <w:szCs w:val="24"/>
        </w:rPr>
        <w:t xml:space="preserve"> resultou em diversos erros no saldo das contas a receber. Na data do nosso relatório, a administração ainda estava no processo de sanar as deficiências do sistema e de corrigir os erros. Não foi possível confirmar ou verificar por meios alternativos as contas a receber incluídas no balanço patrimonial no valor total de $ xxx</w:t>
      </w:r>
      <w:r>
        <w:rPr>
          <w:rFonts w:ascii="Times New Roman" w:hAnsi="Times New Roman"/>
          <w:sz w:val="24"/>
          <w:szCs w:val="24"/>
        </w:rPr>
        <w:t>,</w:t>
      </w:r>
      <w:r w:rsidRPr="00BF3ADC">
        <w:rPr>
          <w:rFonts w:ascii="Times New Roman" w:hAnsi="Times New Roman"/>
          <w:sz w:val="24"/>
          <w:szCs w:val="24"/>
        </w:rPr>
        <w:t xml:space="preserve"> em 31 de dezembro de 20X1. Em decorrência desses assuntos, não foi possível determinar se </w:t>
      </w:r>
      <w:r>
        <w:rPr>
          <w:rFonts w:ascii="Times New Roman" w:hAnsi="Times New Roman"/>
          <w:sz w:val="24"/>
          <w:szCs w:val="24"/>
        </w:rPr>
        <w:t>há</w:t>
      </w:r>
      <w:r w:rsidRPr="00BF3ADC">
        <w:rPr>
          <w:rFonts w:ascii="Times New Roman" w:hAnsi="Times New Roman"/>
          <w:sz w:val="24"/>
          <w:szCs w:val="24"/>
        </w:rPr>
        <w:t xml:space="preserve"> necessidade de efetuar ajustes em relação aos estoques registrados ou não registrados e ao saldo de contas a receber, assim como aos elementos componentes das demonstrações do resultado, das mutações do patrimônio líquido e dos fluxos de caixa.</w:t>
      </w:r>
    </w:p>
    <w:p w14:paraId="586A616F" w14:textId="77777777" w:rsidR="00C1157F" w:rsidRPr="00BF3ADC" w:rsidRDefault="00C1157F" w:rsidP="00C1157F">
      <w:pPr>
        <w:spacing w:after="0" w:line="240" w:lineRule="auto"/>
        <w:rPr>
          <w:rFonts w:ascii="Times New Roman" w:hAnsi="Times New Roman"/>
          <w:sz w:val="24"/>
          <w:szCs w:val="24"/>
        </w:rPr>
      </w:pPr>
    </w:p>
    <w:p w14:paraId="0428CD3F" w14:textId="77777777" w:rsidR="00C1157F" w:rsidRPr="00BF3ADC" w:rsidRDefault="00C1157F" w:rsidP="00C1157F">
      <w:pPr>
        <w:spacing w:after="0" w:line="240" w:lineRule="auto"/>
        <w:jc w:val="both"/>
        <w:rPr>
          <w:rFonts w:ascii="Times New Roman" w:eastAsia="Arial" w:hAnsi="Times New Roman"/>
          <w:b/>
          <w:bCs/>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da administração e da governança pelas demonstrações contábeis</w:t>
      </w:r>
      <w:r w:rsidRPr="001F0EC9">
        <w:rPr>
          <w:rFonts w:ascii="Times New Roman" w:eastAsia="Arial" w:hAnsi="Times New Roman"/>
          <w:b/>
          <w:bCs/>
          <w:sz w:val="24"/>
          <w:szCs w:val="24"/>
          <w:vertAlign w:val="superscript"/>
        </w:rPr>
        <w:t>(2)</w:t>
      </w:r>
    </w:p>
    <w:p w14:paraId="2C56AF46" w14:textId="77777777" w:rsidR="00C1157F" w:rsidRPr="00BF3ADC" w:rsidRDefault="00C1157F" w:rsidP="00C1157F">
      <w:pPr>
        <w:spacing w:after="0" w:line="240" w:lineRule="auto"/>
        <w:rPr>
          <w:rFonts w:ascii="Times New Roman" w:hAnsi="Times New Roman"/>
          <w:sz w:val="24"/>
          <w:szCs w:val="24"/>
        </w:rPr>
      </w:pPr>
    </w:p>
    <w:p w14:paraId="148ECB8D" w14:textId="77777777" w:rsidR="00C1157F" w:rsidRPr="00BF3ADC" w:rsidRDefault="00C1157F" w:rsidP="00C1157F">
      <w:pPr>
        <w:spacing w:after="0" w:line="240" w:lineRule="auto"/>
        <w:rPr>
          <w:rFonts w:ascii="Times New Roman" w:eastAsia="Arial" w:hAnsi="Times New Roman"/>
          <w:i/>
          <w:sz w:val="24"/>
          <w:szCs w:val="24"/>
        </w:rPr>
      </w:pPr>
      <w:r w:rsidRPr="00BF3ADC">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BF3ADC">
        <w:rPr>
          <w:rFonts w:ascii="Times New Roman" w:eastAsia="Arial" w:hAnsi="Times New Roman"/>
          <w:i/>
          <w:sz w:val="24"/>
          <w:szCs w:val="24"/>
        </w:rPr>
        <w:t>xemplo 1 da NBC TA 700]</w:t>
      </w:r>
      <w:r>
        <w:rPr>
          <w:rFonts w:ascii="Times New Roman" w:eastAsia="Arial" w:hAnsi="Times New Roman"/>
          <w:i/>
          <w:sz w:val="24"/>
          <w:szCs w:val="24"/>
        </w:rPr>
        <w:t>.</w:t>
      </w:r>
    </w:p>
    <w:p w14:paraId="45239FC3" w14:textId="77777777" w:rsidR="00C1157F" w:rsidRDefault="00C1157F" w:rsidP="00C1157F">
      <w:pPr>
        <w:spacing w:after="0" w:line="240" w:lineRule="auto"/>
        <w:rPr>
          <w:rFonts w:ascii="Times New Roman" w:eastAsia="Arial" w:hAnsi="Times New Roman"/>
          <w:b/>
          <w:bCs/>
          <w:sz w:val="24"/>
          <w:szCs w:val="24"/>
        </w:rPr>
      </w:pPr>
    </w:p>
    <w:p w14:paraId="02B4D6E2" w14:textId="77777777" w:rsidR="00C1157F" w:rsidRPr="00BF3ADC" w:rsidRDefault="00C1157F" w:rsidP="00C1157F">
      <w:pPr>
        <w:spacing w:after="0" w:line="240" w:lineRule="auto"/>
        <w:rPr>
          <w:rFonts w:ascii="Times New Roman" w:eastAsia="Arial" w:hAnsi="Times New Roman"/>
          <w:b/>
          <w:bCs/>
          <w:sz w:val="24"/>
          <w:szCs w:val="24"/>
        </w:rPr>
      </w:pPr>
      <w:r w:rsidRPr="00BF3ADC">
        <w:rPr>
          <w:rFonts w:ascii="Times New Roman" w:eastAsia="Arial" w:hAnsi="Times New Roman"/>
          <w:b/>
          <w:bCs/>
          <w:sz w:val="24"/>
          <w:szCs w:val="24"/>
        </w:rPr>
        <w:t>Responsabilidade</w:t>
      </w:r>
      <w:r>
        <w:rPr>
          <w:rFonts w:ascii="Times New Roman" w:eastAsia="Arial" w:hAnsi="Times New Roman"/>
          <w:b/>
          <w:bCs/>
          <w:sz w:val="24"/>
          <w:szCs w:val="24"/>
        </w:rPr>
        <w:t>s</w:t>
      </w:r>
      <w:r w:rsidRPr="00BF3ADC">
        <w:rPr>
          <w:rFonts w:ascii="Times New Roman" w:eastAsia="Arial" w:hAnsi="Times New Roman"/>
          <w:b/>
          <w:bCs/>
          <w:sz w:val="24"/>
          <w:szCs w:val="24"/>
        </w:rPr>
        <w:t xml:space="preserve"> do auditor independente pela auditoria das demonstrações contábeis</w:t>
      </w:r>
    </w:p>
    <w:p w14:paraId="6EA443D0" w14:textId="77777777" w:rsidR="00C1157F" w:rsidRPr="00BF3ADC" w:rsidRDefault="00C1157F" w:rsidP="00C1157F">
      <w:pPr>
        <w:spacing w:after="0" w:line="240" w:lineRule="auto"/>
        <w:jc w:val="both"/>
        <w:rPr>
          <w:rFonts w:ascii="Times New Roman" w:hAnsi="Times New Roman"/>
          <w:sz w:val="24"/>
          <w:szCs w:val="24"/>
        </w:rPr>
      </w:pPr>
    </w:p>
    <w:p w14:paraId="2ECA66BF" w14:textId="77777777" w:rsidR="00C1157F" w:rsidRPr="00BF3ADC" w:rsidRDefault="00C1157F" w:rsidP="00C1157F">
      <w:pPr>
        <w:spacing w:after="0" w:line="240" w:lineRule="auto"/>
        <w:jc w:val="both"/>
        <w:rPr>
          <w:rFonts w:ascii="Times New Roman" w:eastAsia="Arial" w:hAnsi="Times New Roman"/>
          <w:sz w:val="24"/>
          <w:szCs w:val="24"/>
        </w:rPr>
      </w:pPr>
      <w:r w:rsidRPr="00BF3ADC">
        <w:rPr>
          <w:rFonts w:ascii="Times New Roman" w:eastAsia="Arial" w:hAnsi="Times New Roman"/>
          <w:sz w:val="24"/>
          <w:szCs w:val="24"/>
        </w:rPr>
        <w:t xml:space="preserve">Nossa responsabilidade é a de conduzir uma auditoria das demonstrações contábeis da </w:t>
      </w:r>
      <w:r>
        <w:rPr>
          <w:rFonts w:ascii="Times New Roman" w:eastAsia="Arial" w:hAnsi="Times New Roman"/>
          <w:sz w:val="24"/>
          <w:szCs w:val="24"/>
        </w:rPr>
        <w:t>C</w:t>
      </w:r>
      <w:r w:rsidRPr="00BF3ADC">
        <w:rPr>
          <w:rFonts w:ascii="Times New Roman" w:eastAsia="Arial" w:hAnsi="Times New Roman"/>
          <w:sz w:val="24"/>
          <w:szCs w:val="24"/>
        </w:rPr>
        <w:t xml:space="preserve">ompanhia de acordo com as </w:t>
      </w:r>
      <w:r w:rsidRPr="009535CD">
        <w:rPr>
          <w:rFonts w:ascii="Times New Roman" w:eastAsia="Arial" w:hAnsi="Times New Roman"/>
          <w:sz w:val="24"/>
          <w:szCs w:val="24"/>
        </w:rPr>
        <w:t>normas brasileiras e internacionais de auditoria</w:t>
      </w:r>
      <w:r>
        <w:rPr>
          <w:rFonts w:ascii="Times New Roman" w:eastAsia="Arial" w:hAnsi="Times New Roman"/>
          <w:sz w:val="24"/>
          <w:szCs w:val="24"/>
        </w:rPr>
        <w:t xml:space="preserve"> </w:t>
      </w:r>
      <w:r w:rsidRPr="00BF3ADC">
        <w:rPr>
          <w:rFonts w:ascii="Times New Roman" w:eastAsia="Arial" w:hAnsi="Times New Roman"/>
          <w:sz w:val="24"/>
          <w:szCs w:val="24"/>
        </w:rPr>
        <w:t>e a de emitir um relatório de auditoria. Contudo, devido ao assunto descrito na seção intitulada “Base para abstenção de opinião”, não nos foi possível obter evidência de auditoria apropriada e suficiente para fundamentar nossa opinião de auditoria sobre essas demonstrações contábeis.</w:t>
      </w:r>
    </w:p>
    <w:p w14:paraId="25D4723F" w14:textId="77777777" w:rsidR="00C1157F" w:rsidRPr="00BF3ADC" w:rsidRDefault="00C1157F" w:rsidP="00C1157F">
      <w:pPr>
        <w:spacing w:after="0" w:line="240" w:lineRule="auto"/>
        <w:rPr>
          <w:rFonts w:ascii="Times New Roman" w:hAnsi="Times New Roman"/>
          <w:sz w:val="24"/>
          <w:szCs w:val="24"/>
        </w:rPr>
      </w:pPr>
    </w:p>
    <w:p w14:paraId="622FB1F4"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BF3ADC">
        <w:rPr>
          <w:rFonts w:ascii="Times New Roman" w:eastAsia="Arial" w:hAnsi="Times New Roman"/>
          <w:sz w:val="24"/>
          <w:szCs w:val="24"/>
        </w:rPr>
        <w:t>ompanhia</w:t>
      </w:r>
      <w:r>
        <w:rPr>
          <w:rFonts w:ascii="Times New Roman" w:eastAsia="Arial" w:hAnsi="Times New Roman"/>
          <w:sz w:val="24"/>
          <w:szCs w:val="24"/>
        </w:rPr>
        <w:t>,</w:t>
      </w:r>
      <w:r w:rsidRPr="00BF3ADC">
        <w:rPr>
          <w:rFonts w:ascii="Times New Roman" w:eastAsia="Arial" w:hAnsi="Times New Roman"/>
          <w:sz w:val="24"/>
          <w:szCs w:val="24"/>
        </w:rPr>
        <w:t xml:space="preserve"> de acordo com os princípios éticos relevantes previstos no Código de Ética Profissional </w:t>
      </w:r>
      <w:r>
        <w:rPr>
          <w:rFonts w:ascii="Times New Roman" w:eastAsia="Arial" w:hAnsi="Times New Roman"/>
          <w:sz w:val="24"/>
          <w:szCs w:val="24"/>
        </w:rPr>
        <w:t xml:space="preserve">do Contador </w:t>
      </w:r>
      <w:r w:rsidRPr="00BF3ADC">
        <w:rPr>
          <w:rFonts w:ascii="Times New Roman" w:eastAsia="Arial" w:hAnsi="Times New Roman"/>
          <w:sz w:val="24"/>
          <w:szCs w:val="24"/>
        </w:rPr>
        <w:t>e nas normas profissionais emitidas pelo Conselho Federal de Contabilidade</w:t>
      </w:r>
      <w:r>
        <w:rPr>
          <w:rFonts w:ascii="Times New Roman" w:eastAsia="Arial" w:hAnsi="Times New Roman"/>
          <w:sz w:val="24"/>
          <w:szCs w:val="24"/>
        </w:rPr>
        <w:t>,</w:t>
      </w:r>
      <w:r w:rsidRPr="00BF3ADC">
        <w:rPr>
          <w:rFonts w:ascii="Times New Roman" w:eastAsia="Arial" w:hAnsi="Times New Roman"/>
          <w:sz w:val="24"/>
          <w:szCs w:val="24"/>
        </w:rPr>
        <w:t xml:space="preserve"> e cumprimos com as demais responsabilidades éticas de acordo com essas normas.</w:t>
      </w:r>
    </w:p>
    <w:p w14:paraId="5ACABA07" w14:textId="77777777" w:rsidR="00C1157F" w:rsidRPr="00BF3ADC" w:rsidRDefault="00C1157F" w:rsidP="00C1157F">
      <w:pPr>
        <w:spacing w:after="0" w:line="240" w:lineRule="auto"/>
        <w:rPr>
          <w:rFonts w:ascii="Times New Roman" w:hAnsi="Times New Roman"/>
          <w:sz w:val="24"/>
          <w:szCs w:val="24"/>
        </w:rPr>
      </w:pPr>
    </w:p>
    <w:p w14:paraId="2E4F76F6" w14:textId="77777777" w:rsidR="00C1157F" w:rsidRPr="00BF3ADC" w:rsidRDefault="00C1157F" w:rsidP="00C1157F">
      <w:pPr>
        <w:spacing w:after="0" w:line="240" w:lineRule="auto"/>
        <w:jc w:val="both"/>
        <w:rPr>
          <w:rFonts w:ascii="Times New Roman" w:hAnsi="Times New Roman"/>
          <w:sz w:val="24"/>
          <w:szCs w:val="24"/>
        </w:rPr>
      </w:pPr>
      <w:r w:rsidRPr="00BF3ADC">
        <w:rPr>
          <w:rFonts w:ascii="Times New Roman" w:hAnsi="Times New Roman"/>
          <w:sz w:val="24"/>
          <w:szCs w:val="24"/>
        </w:rPr>
        <w:t>[Local (localidade do escritório de auditoria que emitiu o relatório) e data do relatório do auditor independente]</w:t>
      </w:r>
    </w:p>
    <w:p w14:paraId="39937BBB"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auditor independente (pessoa física ou jurídica)]</w:t>
      </w:r>
    </w:p>
    <w:p w14:paraId="69FE8FE5"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[Nome do profissional (sócio ou responsável técnico, no caso de o auditor ser pessoa jurídica)]</w:t>
      </w:r>
    </w:p>
    <w:p w14:paraId="65E331A9"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[Número do registro no CRC da firma de auditoria e do profissional que assina o relatório]</w:t>
      </w:r>
    </w:p>
    <w:p w14:paraId="57F508B2" w14:textId="77777777" w:rsidR="00C1157F" w:rsidRPr="00BF3ADC" w:rsidRDefault="00C1157F" w:rsidP="00C1157F">
      <w:pPr>
        <w:spacing w:after="0" w:line="240" w:lineRule="auto"/>
        <w:rPr>
          <w:rFonts w:ascii="Times New Roman" w:hAnsi="Times New Roman"/>
          <w:sz w:val="24"/>
          <w:szCs w:val="24"/>
        </w:rPr>
      </w:pPr>
      <w:r w:rsidRPr="00BF3ADC">
        <w:rPr>
          <w:rFonts w:ascii="Times New Roman" w:hAnsi="Times New Roman"/>
          <w:sz w:val="24"/>
          <w:szCs w:val="24"/>
        </w:rPr>
        <w:t>[Assinatura do auditor independente]</w:t>
      </w:r>
    </w:p>
    <w:p w14:paraId="6E5B6882" w14:textId="77777777" w:rsidR="00C1157F" w:rsidRPr="00BF3ADC" w:rsidRDefault="00C1157F" w:rsidP="00C1157F">
      <w:pPr>
        <w:spacing w:after="0" w:line="240" w:lineRule="auto"/>
        <w:rPr>
          <w:rFonts w:ascii="Times New Roman" w:hAnsi="Times New Roman"/>
          <w:sz w:val="24"/>
          <w:szCs w:val="24"/>
        </w:rPr>
      </w:pPr>
    </w:p>
    <w:p w14:paraId="43C526E2" w14:textId="77777777" w:rsidR="00C1157F" w:rsidRPr="00BF3ADC" w:rsidRDefault="00C1157F" w:rsidP="00C1157F">
      <w:pPr>
        <w:spacing w:after="0" w:line="240" w:lineRule="auto"/>
        <w:rPr>
          <w:rFonts w:ascii="Times New Roman" w:hAnsi="Times New Roman"/>
          <w:sz w:val="24"/>
          <w:szCs w:val="24"/>
        </w:rPr>
      </w:pPr>
    </w:p>
    <w:p w14:paraId="7D71760D" w14:textId="77777777" w:rsidR="00C1157F" w:rsidRPr="001E4270" w:rsidRDefault="00C1157F" w:rsidP="00C1157F">
      <w:pPr>
        <w:spacing w:after="120" w:line="240" w:lineRule="auto"/>
        <w:ind w:left="284" w:hanging="284"/>
        <w:jc w:val="both"/>
        <w:rPr>
          <w:rFonts w:ascii="Times New Roman" w:hAnsi="Times New Roman"/>
          <w:sz w:val="20"/>
          <w:szCs w:val="20"/>
        </w:rPr>
      </w:pPr>
      <w:r w:rsidRPr="001E4270">
        <w:rPr>
          <w:rFonts w:ascii="Times New Roman" w:hAnsi="Times New Roman"/>
          <w:sz w:val="20"/>
          <w:szCs w:val="20"/>
        </w:rPr>
        <w:t>(1) No caso de o relatório cobrir outros aspectos legais e regulatórios, é necessário incluir um subtítulo para especificar a primeira parte do relatório, “Relatório do auditor sobre as demonstrações contábeis”, e, no final do relatório, outro subtítulo para a segunda parte, “Relatório sobre outros requisitos legais e regulatórios”.</w:t>
      </w:r>
    </w:p>
    <w:p w14:paraId="04CADBA5" w14:textId="77777777" w:rsidR="00C1157F" w:rsidRPr="00BF3ADC" w:rsidRDefault="00C1157F" w:rsidP="00C1157F">
      <w:pPr>
        <w:spacing w:after="0" w:line="240" w:lineRule="auto"/>
        <w:ind w:left="284" w:hanging="284"/>
        <w:jc w:val="both"/>
        <w:rPr>
          <w:rFonts w:ascii="Times New Roman" w:hAnsi="Times New Roman"/>
          <w:sz w:val="24"/>
          <w:szCs w:val="24"/>
        </w:rPr>
      </w:pPr>
      <w:r w:rsidRPr="001E4270">
        <w:rPr>
          <w:rFonts w:ascii="Times New Roman" w:hAnsi="Times New Roman"/>
          <w:sz w:val="20"/>
          <w:szCs w:val="20"/>
        </w:rPr>
        <w:t>(2)</w:t>
      </w:r>
      <w:r w:rsidRPr="001E4270">
        <w:rPr>
          <w:rFonts w:ascii="Times New Roman" w:hAnsi="Times New Roman"/>
          <w:sz w:val="20"/>
          <w:szCs w:val="20"/>
        </w:rPr>
        <w:tab/>
        <w:t xml:space="preserve">Em todos esses exemplos de relatório do auditor, os termos </w:t>
      </w:r>
      <w:r>
        <w:rPr>
          <w:rFonts w:ascii="Times New Roman" w:hAnsi="Times New Roman"/>
          <w:sz w:val="20"/>
          <w:szCs w:val="20"/>
        </w:rPr>
        <w:t>“</w:t>
      </w:r>
      <w:r w:rsidRPr="001E4270">
        <w:rPr>
          <w:rFonts w:ascii="Times New Roman" w:hAnsi="Times New Roman"/>
          <w:sz w:val="20"/>
          <w:szCs w:val="20"/>
        </w:rPr>
        <w:t>administração</w:t>
      </w:r>
      <w:r>
        <w:rPr>
          <w:rFonts w:ascii="Times New Roman" w:hAnsi="Times New Roman"/>
          <w:sz w:val="20"/>
          <w:szCs w:val="20"/>
        </w:rPr>
        <w:t>”</w:t>
      </w:r>
      <w:r w:rsidRPr="001E4270">
        <w:rPr>
          <w:rFonts w:ascii="Times New Roman" w:hAnsi="Times New Roman"/>
          <w:sz w:val="20"/>
          <w:szCs w:val="20"/>
        </w:rPr>
        <w:t xml:space="preserve"> e </w:t>
      </w:r>
      <w:r>
        <w:rPr>
          <w:rFonts w:ascii="Times New Roman" w:hAnsi="Times New Roman"/>
          <w:sz w:val="20"/>
          <w:szCs w:val="20"/>
        </w:rPr>
        <w:t>“</w:t>
      </w:r>
      <w:r w:rsidRPr="001E4270">
        <w:rPr>
          <w:rFonts w:ascii="Times New Roman" w:hAnsi="Times New Roman"/>
          <w:sz w:val="20"/>
          <w:szCs w:val="20"/>
        </w:rPr>
        <w:t>responsáveis pela governança</w:t>
      </w:r>
      <w:r>
        <w:rPr>
          <w:rFonts w:ascii="Times New Roman" w:hAnsi="Times New Roman"/>
          <w:sz w:val="20"/>
          <w:szCs w:val="20"/>
        </w:rPr>
        <w:t>”</w:t>
      </w:r>
      <w:r w:rsidRPr="001E4270">
        <w:rPr>
          <w:rFonts w:ascii="Times New Roman" w:hAnsi="Times New Roman"/>
          <w:sz w:val="20"/>
          <w:szCs w:val="20"/>
        </w:rPr>
        <w:t xml:space="preserve"> podem precisar ser substituídos por outros termos mais apropriados ao contexto da estrutura legal de determinada jurisdição. </w:t>
      </w:r>
    </w:p>
    <w:p w14:paraId="3095C26C" w14:textId="77777777" w:rsidR="002A7EB0" w:rsidRPr="002A7EB0" w:rsidRDefault="002A7EB0" w:rsidP="002A7EB0"/>
    <w:p w14:paraId="36939070" w14:textId="386D2137" w:rsidR="00AE3130" w:rsidRDefault="00AE3130" w:rsidP="00D17E06">
      <w:pPr>
        <w:pStyle w:val="Ttulo1"/>
        <w:spacing w:before="0" w:after="120" w:line="240" w:lineRule="auto"/>
        <w:rPr>
          <w:rFonts w:ascii="Times New Roman" w:hAnsi="Times New Roman" w:cs="Times New Roman"/>
          <w:b/>
          <w:bCs/>
          <w:color w:val="auto"/>
          <w:sz w:val="24"/>
          <w:szCs w:val="24"/>
        </w:rPr>
      </w:pPr>
      <w:bookmarkStart w:id="185" w:name="_Toc183036886"/>
      <w:r w:rsidRPr="00D17E06">
        <w:rPr>
          <w:rFonts w:ascii="Times New Roman" w:hAnsi="Times New Roman" w:cs="Times New Roman"/>
          <w:b/>
          <w:bCs/>
          <w:color w:val="auto"/>
          <w:sz w:val="24"/>
          <w:szCs w:val="24"/>
        </w:rPr>
        <w:t>NBC TA 706</w:t>
      </w:r>
      <w:bookmarkEnd w:id="185"/>
    </w:p>
    <w:p w14:paraId="0989F6CD" w14:textId="77777777" w:rsidR="00C1157F" w:rsidRPr="00C1157F" w:rsidRDefault="00C1157F" w:rsidP="00C1157F">
      <w:pPr>
        <w:rPr>
          <w:b/>
          <w:bCs/>
        </w:rPr>
      </w:pPr>
      <w:r w:rsidRPr="00C1157F">
        <w:rPr>
          <w:b/>
          <w:bCs/>
        </w:rPr>
        <w:t>NORMA BRASILEIRA DE CONTABILIDADE – NBC TA 706, DE 17 DE JUNHO DE 2016</w:t>
      </w:r>
    </w:p>
    <w:p w14:paraId="0CCDD69D" w14:textId="77777777" w:rsidR="00C1157F" w:rsidRDefault="00C1157F" w:rsidP="00C1157F">
      <w:pPr>
        <w:pStyle w:val="Corpodetexto"/>
      </w:pPr>
    </w:p>
    <w:p w14:paraId="4FAF0B18" w14:textId="77777777" w:rsidR="00C1157F" w:rsidRDefault="00C1157F" w:rsidP="00C1157F">
      <w:pPr>
        <w:spacing w:after="0" w:line="240" w:lineRule="auto"/>
        <w:ind w:left="5245"/>
        <w:jc w:val="both"/>
        <w:rPr>
          <w:rFonts w:ascii="Times New Roman" w:hAnsi="Times New Roman"/>
          <w:b/>
          <w:i/>
          <w:sz w:val="24"/>
          <w:szCs w:val="24"/>
        </w:rPr>
      </w:pPr>
      <w:r>
        <w:rPr>
          <w:rFonts w:ascii="Times New Roman" w:hAnsi="Times New Roman"/>
          <w:b/>
          <w:bCs/>
          <w:i/>
          <w:iCs/>
          <w:sz w:val="24"/>
          <w:szCs w:val="24"/>
        </w:rPr>
        <w:t xml:space="preserve">Dá nova redação à NBC TA 706 que dispõe sobre </w:t>
      </w:r>
      <w:r w:rsidRPr="007C2088">
        <w:rPr>
          <w:rFonts w:ascii="Times New Roman" w:hAnsi="Times New Roman"/>
          <w:b/>
          <w:i/>
          <w:sz w:val="24"/>
          <w:szCs w:val="24"/>
        </w:rPr>
        <w:t>parágrafos de ênfase e parágrafos de outros assuntos no relatório do auditor independente</w:t>
      </w:r>
      <w:r>
        <w:rPr>
          <w:rFonts w:ascii="Times New Roman" w:hAnsi="Times New Roman"/>
          <w:b/>
          <w:i/>
          <w:sz w:val="24"/>
          <w:szCs w:val="24"/>
        </w:rPr>
        <w:t>.</w:t>
      </w:r>
    </w:p>
    <w:p w14:paraId="09496B31" w14:textId="77777777" w:rsidR="00C1157F" w:rsidRDefault="00C1157F" w:rsidP="00C1157F">
      <w:pPr>
        <w:spacing w:after="0" w:line="240" w:lineRule="auto"/>
        <w:ind w:left="4253"/>
        <w:jc w:val="both"/>
        <w:rPr>
          <w:rFonts w:ascii="Times New Roman" w:hAnsi="Times New Roman"/>
          <w:b/>
          <w:i/>
          <w:sz w:val="24"/>
          <w:szCs w:val="24"/>
        </w:rPr>
      </w:pPr>
    </w:p>
    <w:p w14:paraId="60A1F79D" w14:textId="77777777" w:rsidR="00C1157F" w:rsidRDefault="00C1157F" w:rsidP="00C1157F">
      <w:pPr>
        <w:spacing w:after="0" w:line="240" w:lineRule="auto"/>
        <w:ind w:left="4253"/>
        <w:jc w:val="both"/>
        <w:rPr>
          <w:rFonts w:ascii="Times New Roman" w:hAnsi="Times New Roman"/>
          <w:b/>
          <w:i/>
          <w:sz w:val="24"/>
          <w:szCs w:val="24"/>
        </w:rPr>
      </w:pPr>
    </w:p>
    <w:p w14:paraId="40A52072" w14:textId="77777777" w:rsidR="00C1157F" w:rsidRDefault="00C1157F" w:rsidP="00C1157F">
      <w:pPr>
        <w:spacing w:after="0" w:line="240" w:lineRule="auto"/>
        <w:ind w:firstLine="567"/>
        <w:jc w:val="both"/>
        <w:rPr>
          <w:rFonts w:ascii="Times New Roman" w:hAnsi="Times New Roman"/>
          <w:sz w:val="24"/>
          <w:szCs w:val="24"/>
        </w:rPr>
      </w:pPr>
      <w:r>
        <w:rPr>
          <w:rFonts w:ascii="Times New Roman" w:hAnsi="Times New Roman"/>
          <w:bCs/>
          <w:sz w:val="24"/>
          <w:szCs w:val="24"/>
        </w:rPr>
        <w:t xml:space="preserve">O </w:t>
      </w:r>
      <w:r>
        <w:rPr>
          <w:rFonts w:ascii="Times New Roman" w:hAnsi="Times New Roman"/>
          <w:b/>
          <w:bCs/>
          <w:sz w:val="24"/>
          <w:szCs w:val="24"/>
        </w:rPr>
        <w:t>CONSELHO FEDERAL DE CONTABILIDADE</w:t>
      </w:r>
      <w:r>
        <w:rPr>
          <w:rFonts w:ascii="Times New Roman" w:hAnsi="Times New Roman"/>
          <w:sz w:val="24"/>
          <w:szCs w:val="24"/>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Pr>
          <w:rFonts w:ascii="Times New Roman" w:hAnsi="Times New Roman"/>
          <w:color w:val="000000"/>
          <w:sz w:val="24"/>
          <w:szCs w:val="24"/>
        </w:rPr>
        <w:t xml:space="preserve"> elaborada de acordo com a sua equivalente internacional ISA 706 da IFAC</w:t>
      </w:r>
      <w:r>
        <w:rPr>
          <w:rFonts w:ascii="Times New Roman" w:hAnsi="Times New Roman"/>
          <w:sz w:val="24"/>
          <w:szCs w:val="24"/>
        </w:rPr>
        <w:t>:</w:t>
      </w:r>
    </w:p>
    <w:p w14:paraId="6FF30B14" w14:textId="77777777" w:rsidR="00C1157F" w:rsidRDefault="00C1157F" w:rsidP="00C1157F">
      <w:pPr>
        <w:spacing w:after="0" w:line="240" w:lineRule="auto"/>
        <w:ind w:left="698" w:right="679" w:firstLine="1"/>
        <w:jc w:val="center"/>
        <w:rPr>
          <w:rFonts w:ascii="Times New Roman" w:hAnsi="Times New Roman"/>
          <w:b/>
          <w:sz w:val="24"/>
          <w:szCs w:val="24"/>
        </w:rPr>
      </w:pPr>
    </w:p>
    <w:p w14:paraId="59FCE358" w14:textId="77777777" w:rsidR="00C1157F" w:rsidRPr="00E602BF" w:rsidRDefault="00C1157F" w:rsidP="00C1157F">
      <w:pPr>
        <w:spacing w:after="0" w:line="240" w:lineRule="auto"/>
        <w:ind w:left="698" w:right="679" w:firstLine="1"/>
        <w:jc w:val="center"/>
        <w:rPr>
          <w:rFonts w:ascii="Times New Roman" w:hAnsi="Times New Roman"/>
          <w:sz w:val="24"/>
          <w:szCs w:val="24"/>
        </w:rPr>
      </w:pPr>
      <w:r w:rsidRPr="00E602BF">
        <w:rPr>
          <w:rFonts w:ascii="Times New Roman" w:hAnsi="Times New Roman"/>
          <w:b/>
          <w:sz w:val="24"/>
          <w:szCs w:val="24"/>
        </w:rPr>
        <w:t>NBC TA 706</w:t>
      </w:r>
      <w:r>
        <w:rPr>
          <w:rFonts w:ascii="Times New Roman" w:hAnsi="Times New Roman"/>
          <w:b/>
          <w:sz w:val="24"/>
          <w:szCs w:val="24"/>
        </w:rPr>
        <w:t xml:space="preserve"> </w:t>
      </w:r>
      <w:r w:rsidRPr="00E602BF">
        <w:rPr>
          <w:rFonts w:ascii="Times New Roman" w:hAnsi="Times New Roman"/>
          <w:b/>
          <w:sz w:val="24"/>
          <w:szCs w:val="24"/>
        </w:rPr>
        <w:t>– PARÁGRAFOS DE ÊNFASE E PARÁGRAFOS DE OUTROS ASSUNTOS NO RELATÓRIO DO AUDITOR INDEPENDENTE</w:t>
      </w:r>
    </w:p>
    <w:p w14:paraId="55AA8228" w14:textId="77777777" w:rsidR="00C1157F" w:rsidRDefault="00C1157F" w:rsidP="00C1157F">
      <w:pPr>
        <w:tabs>
          <w:tab w:val="left" w:pos="930"/>
        </w:tabs>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6"/>
        <w:gridCol w:w="1506"/>
      </w:tblGrid>
      <w:tr w:rsidR="00C1157F" w:rsidRPr="00AE0DD1" w14:paraId="511E1B4B" w14:textId="77777777" w:rsidTr="009A4CD5">
        <w:tc>
          <w:tcPr>
            <w:tcW w:w="8188" w:type="dxa"/>
          </w:tcPr>
          <w:p w14:paraId="0950148C" w14:textId="77777777" w:rsidR="00C1157F" w:rsidRPr="00AE0DD1" w:rsidRDefault="00C1157F" w:rsidP="009A4CD5">
            <w:pPr>
              <w:spacing w:before="60" w:after="60" w:line="240" w:lineRule="auto"/>
              <w:jc w:val="both"/>
              <w:rPr>
                <w:rFonts w:ascii="Times New Roman" w:hAnsi="Times New Roman"/>
                <w:sz w:val="24"/>
                <w:szCs w:val="24"/>
              </w:rPr>
            </w:pPr>
            <w:r w:rsidRPr="00AE0DD1">
              <w:rPr>
                <w:rFonts w:ascii="Times New Roman" w:hAnsi="Times New Roman"/>
                <w:sz w:val="24"/>
                <w:szCs w:val="24"/>
              </w:rPr>
              <w:t xml:space="preserve">Súmula </w:t>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r w:rsidRPr="00AE0DD1">
              <w:rPr>
                <w:rFonts w:ascii="Times New Roman" w:hAnsi="Times New Roman"/>
                <w:sz w:val="24"/>
                <w:szCs w:val="24"/>
              </w:rPr>
              <w:tab/>
            </w:r>
          </w:p>
        </w:tc>
        <w:tc>
          <w:tcPr>
            <w:tcW w:w="1518" w:type="dxa"/>
          </w:tcPr>
          <w:p w14:paraId="6030F46E"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186" w:name="_Toc182400397"/>
            <w:bookmarkStart w:id="187" w:name="_Toc183036887"/>
            <w:r w:rsidRPr="00AE0DD1">
              <w:rPr>
                <w:rFonts w:ascii="Times New Roman" w:hAnsi="Times New Roman"/>
                <w:sz w:val="24"/>
                <w:szCs w:val="24"/>
              </w:rPr>
              <w:t>Item</w:t>
            </w:r>
            <w:bookmarkEnd w:id="186"/>
            <w:bookmarkEnd w:id="187"/>
          </w:p>
        </w:tc>
      </w:tr>
      <w:tr w:rsidR="00C1157F" w:rsidRPr="00AE0DD1" w14:paraId="19224F3E" w14:textId="77777777" w:rsidTr="009A4CD5">
        <w:tc>
          <w:tcPr>
            <w:tcW w:w="8188" w:type="dxa"/>
          </w:tcPr>
          <w:p w14:paraId="0B09E557" w14:textId="77777777" w:rsidR="00C1157F" w:rsidRPr="00AE0DD1" w:rsidRDefault="00C1157F" w:rsidP="009A4CD5">
            <w:pPr>
              <w:spacing w:before="60" w:after="60" w:line="240" w:lineRule="auto"/>
              <w:jc w:val="both"/>
              <w:rPr>
                <w:rFonts w:ascii="Times New Roman" w:hAnsi="Times New Roman"/>
                <w:b/>
                <w:sz w:val="24"/>
                <w:szCs w:val="24"/>
              </w:rPr>
            </w:pPr>
            <w:r w:rsidRPr="00AE0DD1">
              <w:rPr>
                <w:rFonts w:ascii="Times New Roman" w:hAnsi="Times New Roman"/>
                <w:b/>
                <w:sz w:val="24"/>
                <w:szCs w:val="24"/>
              </w:rPr>
              <w:t>Introdução</w:t>
            </w:r>
          </w:p>
        </w:tc>
        <w:tc>
          <w:tcPr>
            <w:tcW w:w="1518" w:type="dxa"/>
          </w:tcPr>
          <w:p w14:paraId="15AFECF6"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p>
        </w:tc>
      </w:tr>
      <w:tr w:rsidR="00C1157F" w:rsidRPr="00AE0DD1" w14:paraId="7F73824E" w14:textId="77777777" w:rsidTr="009A4CD5">
        <w:tc>
          <w:tcPr>
            <w:tcW w:w="8188" w:type="dxa"/>
          </w:tcPr>
          <w:p w14:paraId="5446C800"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Alcance</w:t>
            </w:r>
          </w:p>
        </w:tc>
        <w:tc>
          <w:tcPr>
            <w:tcW w:w="1518" w:type="dxa"/>
          </w:tcPr>
          <w:p w14:paraId="3A7396F8"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188" w:name="_Toc182400398"/>
            <w:bookmarkStart w:id="189" w:name="_Toc183036888"/>
            <w:r w:rsidRPr="00AE0DD1">
              <w:rPr>
                <w:rFonts w:ascii="Times New Roman" w:hAnsi="Times New Roman"/>
                <w:sz w:val="24"/>
                <w:szCs w:val="24"/>
              </w:rPr>
              <w:t>1 – 4</w:t>
            </w:r>
            <w:bookmarkEnd w:id="188"/>
            <w:bookmarkEnd w:id="189"/>
          </w:p>
        </w:tc>
      </w:tr>
      <w:tr w:rsidR="00C1157F" w:rsidRPr="00AE0DD1" w14:paraId="6D6EEE26" w14:textId="77777777" w:rsidTr="009A4CD5">
        <w:tc>
          <w:tcPr>
            <w:tcW w:w="8188" w:type="dxa"/>
          </w:tcPr>
          <w:p w14:paraId="0D5ADEDA"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Data de vigência</w:t>
            </w:r>
          </w:p>
        </w:tc>
        <w:tc>
          <w:tcPr>
            <w:tcW w:w="1518" w:type="dxa"/>
          </w:tcPr>
          <w:p w14:paraId="7224160D"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bookmarkStart w:id="190" w:name="_Toc182400399"/>
            <w:bookmarkStart w:id="191" w:name="_Toc183036889"/>
            <w:r w:rsidRPr="00AE0DD1">
              <w:rPr>
                <w:rFonts w:ascii="Times New Roman" w:hAnsi="Times New Roman"/>
                <w:b/>
                <w:sz w:val="24"/>
                <w:szCs w:val="24"/>
              </w:rPr>
              <w:t>5</w:t>
            </w:r>
            <w:bookmarkEnd w:id="190"/>
            <w:bookmarkEnd w:id="191"/>
          </w:p>
        </w:tc>
      </w:tr>
      <w:tr w:rsidR="00C1157F" w:rsidRPr="00AE0DD1" w14:paraId="37703461" w14:textId="77777777" w:rsidTr="009A4CD5">
        <w:tc>
          <w:tcPr>
            <w:tcW w:w="8188" w:type="dxa"/>
          </w:tcPr>
          <w:p w14:paraId="53B32AB4"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b/>
                <w:sz w:val="24"/>
                <w:szCs w:val="24"/>
              </w:rPr>
              <w:t>Objetivo</w:t>
            </w:r>
          </w:p>
        </w:tc>
        <w:tc>
          <w:tcPr>
            <w:tcW w:w="1518" w:type="dxa"/>
          </w:tcPr>
          <w:p w14:paraId="1B7A21D2"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bookmarkStart w:id="192" w:name="_Toc182400400"/>
            <w:bookmarkStart w:id="193" w:name="_Toc183036890"/>
            <w:r w:rsidRPr="00AE0DD1">
              <w:rPr>
                <w:rFonts w:ascii="Times New Roman" w:hAnsi="Times New Roman"/>
                <w:b/>
                <w:sz w:val="24"/>
                <w:szCs w:val="24"/>
              </w:rPr>
              <w:t>6</w:t>
            </w:r>
            <w:bookmarkEnd w:id="192"/>
            <w:bookmarkEnd w:id="193"/>
          </w:p>
        </w:tc>
      </w:tr>
      <w:tr w:rsidR="00C1157F" w:rsidRPr="00AE0DD1" w14:paraId="53F7B6DB" w14:textId="77777777" w:rsidTr="009A4CD5">
        <w:tc>
          <w:tcPr>
            <w:tcW w:w="8188" w:type="dxa"/>
          </w:tcPr>
          <w:p w14:paraId="669644D4"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b/>
                <w:sz w:val="24"/>
                <w:szCs w:val="24"/>
              </w:rPr>
              <w:t>Definições</w:t>
            </w:r>
          </w:p>
        </w:tc>
        <w:tc>
          <w:tcPr>
            <w:tcW w:w="1518" w:type="dxa"/>
          </w:tcPr>
          <w:p w14:paraId="2DDB5FD2"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bookmarkStart w:id="194" w:name="_Toc182400401"/>
            <w:bookmarkStart w:id="195" w:name="_Toc183036891"/>
            <w:r w:rsidRPr="00AE0DD1">
              <w:rPr>
                <w:rFonts w:ascii="Times New Roman" w:hAnsi="Times New Roman"/>
                <w:b/>
                <w:sz w:val="24"/>
                <w:szCs w:val="24"/>
              </w:rPr>
              <w:t>7</w:t>
            </w:r>
            <w:bookmarkEnd w:id="194"/>
            <w:bookmarkEnd w:id="195"/>
          </w:p>
        </w:tc>
      </w:tr>
      <w:tr w:rsidR="00C1157F" w:rsidRPr="00AE0DD1" w14:paraId="1A4A9B54" w14:textId="77777777" w:rsidTr="009A4CD5">
        <w:tc>
          <w:tcPr>
            <w:tcW w:w="8188" w:type="dxa"/>
          </w:tcPr>
          <w:p w14:paraId="612ED8E8" w14:textId="77777777" w:rsidR="00C1157F" w:rsidRPr="00AE0DD1" w:rsidRDefault="00C1157F" w:rsidP="009A4CD5">
            <w:pPr>
              <w:tabs>
                <w:tab w:val="left" w:pos="930"/>
              </w:tabs>
              <w:spacing w:before="120" w:after="120" w:line="240" w:lineRule="auto"/>
              <w:jc w:val="both"/>
              <w:rPr>
                <w:rFonts w:ascii="Times New Roman" w:hAnsi="Times New Roman"/>
                <w:b/>
                <w:sz w:val="24"/>
                <w:szCs w:val="24"/>
              </w:rPr>
            </w:pPr>
            <w:r w:rsidRPr="00AE0DD1">
              <w:rPr>
                <w:rFonts w:ascii="Times New Roman" w:hAnsi="Times New Roman"/>
                <w:b/>
                <w:sz w:val="24"/>
                <w:szCs w:val="24"/>
              </w:rPr>
              <w:t>Requisitos</w:t>
            </w:r>
          </w:p>
        </w:tc>
        <w:tc>
          <w:tcPr>
            <w:tcW w:w="1518" w:type="dxa"/>
          </w:tcPr>
          <w:p w14:paraId="5D4424F4"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AE0DD1" w14:paraId="05976A12" w14:textId="77777777" w:rsidTr="009A4CD5">
        <w:tc>
          <w:tcPr>
            <w:tcW w:w="8188" w:type="dxa"/>
          </w:tcPr>
          <w:p w14:paraId="3B35B491"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Parágrafos de ênfase no relatório do auditor independente</w:t>
            </w:r>
          </w:p>
        </w:tc>
        <w:tc>
          <w:tcPr>
            <w:tcW w:w="1518" w:type="dxa"/>
          </w:tcPr>
          <w:p w14:paraId="165CEA5B"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196" w:name="_Toc182400402"/>
            <w:bookmarkStart w:id="197" w:name="_Toc183036892"/>
            <w:r w:rsidRPr="00AE0DD1">
              <w:rPr>
                <w:rFonts w:ascii="Times New Roman" w:hAnsi="Times New Roman"/>
                <w:sz w:val="24"/>
                <w:szCs w:val="24"/>
              </w:rPr>
              <w:t>8 – 9</w:t>
            </w:r>
            <w:bookmarkEnd w:id="196"/>
            <w:bookmarkEnd w:id="197"/>
          </w:p>
        </w:tc>
      </w:tr>
      <w:tr w:rsidR="00C1157F" w:rsidRPr="00AE0DD1" w14:paraId="17F94DBA" w14:textId="77777777" w:rsidTr="009A4CD5">
        <w:tc>
          <w:tcPr>
            <w:tcW w:w="8188" w:type="dxa"/>
          </w:tcPr>
          <w:p w14:paraId="1CCCF32E"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 xml:space="preserve">Parágrafos de outros assuntos no relatório do auditor independente </w:t>
            </w:r>
          </w:p>
        </w:tc>
        <w:tc>
          <w:tcPr>
            <w:tcW w:w="1518" w:type="dxa"/>
          </w:tcPr>
          <w:p w14:paraId="7D99FFDA"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198" w:name="_Toc182400403"/>
            <w:bookmarkStart w:id="199" w:name="_Toc183036893"/>
            <w:r w:rsidRPr="00AE0DD1">
              <w:rPr>
                <w:rFonts w:ascii="Times New Roman" w:hAnsi="Times New Roman"/>
                <w:sz w:val="24"/>
                <w:szCs w:val="24"/>
              </w:rPr>
              <w:t>10 – 11</w:t>
            </w:r>
            <w:bookmarkEnd w:id="198"/>
            <w:bookmarkEnd w:id="199"/>
          </w:p>
        </w:tc>
      </w:tr>
      <w:tr w:rsidR="00C1157F" w:rsidRPr="00AE0DD1" w14:paraId="383B758D" w14:textId="77777777" w:rsidTr="009A4CD5">
        <w:tc>
          <w:tcPr>
            <w:tcW w:w="8188" w:type="dxa"/>
          </w:tcPr>
          <w:p w14:paraId="5227920A" w14:textId="77777777" w:rsidR="00C1157F" w:rsidRPr="00AE0DD1" w:rsidRDefault="00C1157F" w:rsidP="009A4CD5">
            <w:pPr>
              <w:spacing w:before="120" w:after="120" w:line="240" w:lineRule="auto"/>
              <w:jc w:val="both"/>
              <w:rPr>
                <w:rFonts w:ascii="Times New Roman" w:hAnsi="Times New Roman"/>
                <w:b/>
                <w:sz w:val="24"/>
                <w:szCs w:val="24"/>
              </w:rPr>
            </w:pPr>
            <w:r w:rsidRPr="00AE0DD1">
              <w:rPr>
                <w:rFonts w:ascii="Times New Roman" w:hAnsi="Times New Roman"/>
                <w:sz w:val="24"/>
                <w:szCs w:val="24"/>
              </w:rPr>
              <w:t>Comunicação com os responsáveis pela governança</w:t>
            </w:r>
          </w:p>
        </w:tc>
        <w:tc>
          <w:tcPr>
            <w:tcW w:w="1518" w:type="dxa"/>
          </w:tcPr>
          <w:p w14:paraId="531A6FAF"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200" w:name="_Toc182400404"/>
            <w:bookmarkStart w:id="201" w:name="_Toc183036894"/>
            <w:r w:rsidRPr="00AE0DD1">
              <w:rPr>
                <w:rFonts w:ascii="Times New Roman" w:hAnsi="Times New Roman"/>
                <w:sz w:val="24"/>
                <w:szCs w:val="24"/>
              </w:rPr>
              <w:t>12</w:t>
            </w:r>
            <w:bookmarkEnd w:id="200"/>
            <w:bookmarkEnd w:id="201"/>
          </w:p>
        </w:tc>
      </w:tr>
      <w:tr w:rsidR="00C1157F" w:rsidRPr="00112E58" w14:paraId="52EE54A1" w14:textId="77777777" w:rsidTr="009A4CD5">
        <w:tc>
          <w:tcPr>
            <w:tcW w:w="8188" w:type="dxa"/>
          </w:tcPr>
          <w:p w14:paraId="5C19680E" w14:textId="77777777" w:rsidR="00C1157F" w:rsidRPr="00AE0DD1" w:rsidRDefault="00C1157F" w:rsidP="009A4CD5">
            <w:pPr>
              <w:tabs>
                <w:tab w:val="left" w:pos="930"/>
              </w:tabs>
              <w:spacing w:before="120" w:after="120" w:line="240" w:lineRule="auto"/>
              <w:jc w:val="both"/>
              <w:rPr>
                <w:rFonts w:ascii="Times New Roman" w:hAnsi="Times New Roman"/>
                <w:b/>
                <w:sz w:val="24"/>
                <w:szCs w:val="24"/>
              </w:rPr>
            </w:pPr>
            <w:r w:rsidRPr="00AE0DD1">
              <w:rPr>
                <w:rFonts w:ascii="Times New Roman" w:hAnsi="Times New Roman"/>
                <w:b/>
                <w:sz w:val="24"/>
                <w:szCs w:val="24"/>
              </w:rPr>
              <w:t>Aplicação e outros materiais explicativos</w:t>
            </w:r>
          </w:p>
        </w:tc>
        <w:tc>
          <w:tcPr>
            <w:tcW w:w="1518" w:type="dxa"/>
          </w:tcPr>
          <w:p w14:paraId="55B9C603"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p>
        </w:tc>
      </w:tr>
      <w:tr w:rsidR="00C1157F" w:rsidRPr="00AE0DD1" w14:paraId="3847C7CC" w14:textId="77777777" w:rsidTr="009A4CD5">
        <w:tc>
          <w:tcPr>
            <w:tcW w:w="8188" w:type="dxa"/>
          </w:tcPr>
          <w:p w14:paraId="1C3181C7" w14:textId="77777777" w:rsidR="00C1157F" w:rsidRPr="00AE0DD1" w:rsidRDefault="00C1157F" w:rsidP="009A4CD5">
            <w:pPr>
              <w:spacing w:after="0" w:line="240" w:lineRule="auto"/>
              <w:ind w:right="-20"/>
              <w:jc w:val="both"/>
              <w:rPr>
                <w:rFonts w:ascii="Times New Roman" w:hAnsi="Times New Roman"/>
                <w:sz w:val="24"/>
                <w:szCs w:val="24"/>
              </w:rPr>
            </w:pPr>
            <w:r w:rsidRPr="00AE0DD1">
              <w:rPr>
                <w:rFonts w:ascii="Times New Roman" w:hAnsi="Times New Roman"/>
                <w:bCs/>
                <w:sz w:val="24"/>
                <w:szCs w:val="24"/>
              </w:rPr>
              <w:t>Relação entre parágrafos de ênfase e principais assuntos de auditoria no relatório do auditor independente</w:t>
            </w:r>
          </w:p>
        </w:tc>
        <w:tc>
          <w:tcPr>
            <w:tcW w:w="1518" w:type="dxa"/>
          </w:tcPr>
          <w:p w14:paraId="324C683D"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202" w:name="_Toc182400405"/>
            <w:bookmarkStart w:id="203" w:name="_Toc183036895"/>
            <w:r w:rsidRPr="00AE0DD1">
              <w:rPr>
                <w:rFonts w:ascii="Times New Roman" w:hAnsi="Times New Roman"/>
                <w:sz w:val="24"/>
                <w:szCs w:val="24"/>
              </w:rPr>
              <w:t>A1 – A3</w:t>
            </w:r>
            <w:bookmarkEnd w:id="202"/>
            <w:bookmarkEnd w:id="203"/>
          </w:p>
        </w:tc>
      </w:tr>
      <w:tr w:rsidR="00C1157F" w:rsidRPr="00AE0DD1" w14:paraId="036B9E78" w14:textId="77777777" w:rsidTr="009A4CD5">
        <w:tc>
          <w:tcPr>
            <w:tcW w:w="8188" w:type="dxa"/>
          </w:tcPr>
          <w:p w14:paraId="34C8BC92"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Circunstâncias em que um parágrafo de ênfase pode ser necessário</w:t>
            </w:r>
          </w:p>
        </w:tc>
        <w:tc>
          <w:tcPr>
            <w:tcW w:w="1518" w:type="dxa"/>
          </w:tcPr>
          <w:p w14:paraId="13F6F041"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204" w:name="_Toc182400406"/>
            <w:bookmarkStart w:id="205" w:name="_Toc183036896"/>
            <w:r w:rsidRPr="00AE0DD1">
              <w:rPr>
                <w:rFonts w:ascii="Times New Roman" w:hAnsi="Times New Roman"/>
                <w:sz w:val="24"/>
                <w:szCs w:val="24"/>
              </w:rPr>
              <w:t>A4 – A6</w:t>
            </w:r>
            <w:bookmarkEnd w:id="204"/>
            <w:bookmarkEnd w:id="205"/>
          </w:p>
        </w:tc>
      </w:tr>
      <w:tr w:rsidR="00C1157F" w:rsidRPr="00AE0DD1" w14:paraId="63A761F3" w14:textId="77777777" w:rsidTr="009A4CD5">
        <w:tc>
          <w:tcPr>
            <w:tcW w:w="8188" w:type="dxa"/>
          </w:tcPr>
          <w:p w14:paraId="52AB258E"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 xml:space="preserve">Inclusão de parágrafo de ênfase no relatório do auditor </w:t>
            </w:r>
            <w:r w:rsidRPr="00AE0DD1">
              <w:rPr>
                <w:rFonts w:ascii="Times New Roman" w:hAnsi="Times New Roman"/>
                <w:bCs/>
                <w:sz w:val="24"/>
                <w:szCs w:val="24"/>
              </w:rPr>
              <w:t>independente</w:t>
            </w:r>
          </w:p>
        </w:tc>
        <w:tc>
          <w:tcPr>
            <w:tcW w:w="1518" w:type="dxa"/>
          </w:tcPr>
          <w:p w14:paraId="0ACC88C3"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206" w:name="_Toc182400407"/>
            <w:bookmarkStart w:id="207" w:name="_Toc183036897"/>
            <w:r w:rsidRPr="00AE0DD1">
              <w:rPr>
                <w:rFonts w:ascii="Times New Roman" w:hAnsi="Times New Roman"/>
                <w:sz w:val="24"/>
                <w:szCs w:val="24"/>
              </w:rPr>
              <w:t>A7 – A8</w:t>
            </w:r>
            <w:bookmarkEnd w:id="206"/>
            <w:bookmarkEnd w:id="207"/>
          </w:p>
        </w:tc>
      </w:tr>
      <w:tr w:rsidR="00C1157F" w:rsidRPr="00AE0DD1" w14:paraId="25552E16" w14:textId="77777777" w:rsidTr="009A4CD5">
        <w:tc>
          <w:tcPr>
            <w:tcW w:w="8188" w:type="dxa"/>
          </w:tcPr>
          <w:p w14:paraId="2765A190"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 xml:space="preserve">Parágrafos de outros assuntos no relatório do auditor </w:t>
            </w:r>
            <w:r w:rsidRPr="00AE0DD1">
              <w:rPr>
                <w:rFonts w:ascii="Times New Roman" w:hAnsi="Times New Roman"/>
                <w:bCs/>
                <w:sz w:val="24"/>
                <w:szCs w:val="24"/>
              </w:rPr>
              <w:t>independente</w:t>
            </w:r>
          </w:p>
        </w:tc>
        <w:tc>
          <w:tcPr>
            <w:tcW w:w="1518" w:type="dxa"/>
          </w:tcPr>
          <w:p w14:paraId="00F3D594"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bookmarkStart w:id="208" w:name="_Toc182400408"/>
            <w:bookmarkStart w:id="209" w:name="_Toc183036898"/>
            <w:r w:rsidRPr="00AE0DD1">
              <w:rPr>
                <w:rFonts w:ascii="Times New Roman" w:hAnsi="Times New Roman"/>
                <w:sz w:val="24"/>
                <w:szCs w:val="24"/>
              </w:rPr>
              <w:t>A9 – A15</w:t>
            </w:r>
            <w:bookmarkEnd w:id="208"/>
            <w:bookmarkEnd w:id="209"/>
          </w:p>
        </w:tc>
      </w:tr>
      <w:tr w:rsidR="00C1157F" w:rsidRPr="00AE0DD1" w14:paraId="383AEC61" w14:textId="77777777" w:rsidTr="009A4CD5">
        <w:tc>
          <w:tcPr>
            <w:tcW w:w="8188" w:type="dxa"/>
          </w:tcPr>
          <w:p w14:paraId="4FD5D8FC"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bCs/>
                <w:sz w:val="24"/>
                <w:szCs w:val="24"/>
              </w:rPr>
              <w:t>Localização dos parágrafos de ênfase e parágrafos de outros assuntos no relatório do auditor independente</w:t>
            </w:r>
          </w:p>
        </w:tc>
        <w:tc>
          <w:tcPr>
            <w:tcW w:w="1518" w:type="dxa"/>
          </w:tcPr>
          <w:p w14:paraId="59F21C77"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210" w:name="_Toc182400409"/>
            <w:bookmarkStart w:id="211" w:name="_Toc183036899"/>
            <w:r w:rsidRPr="00AE0DD1">
              <w:rPr>
                <w:rFonts w:ascii="Times New Roman" w:hAnsi="Times New Roman"/>
                <w:sz w:val="24"/>
                <w:szCs w:val="24"/>
              </w:rPr>
              <w:t>A16 – A17</w:t>
            </w:r>
            <w:bookmarkEnd w:id="210"/>
            <w:bookmarkEnd w:id="211"/>
          </w:p>
        </w:tc>
      </w:tr>
      <w:tr w:rsidR="00C1157F" w:rsidRPr="00AE0DD1" w14:paraId="4C2BF1CA" w14:textId="77777777" w:rsidTr="009A4CD5">
        <w:tc>
          <w:tcPr>
            <w:tcW w:w="8188" w:type="dxa"/>
          </w:tcPr>
          <w:p w14:paraId="478B1556" w14:textId="77777777" w:rsidR="00C1157F" w:rsidRPr="00AE0DD1" w:rsidRDefault="00C1157F" w:rsidP="009A4CD5">
            <w:pPr>
              <w:spacing w:before="120" w:after="120" w:line="240" w:lineRule="auto"/>
              <w:jc w:val="both"/>
              <w:rPr>
                <w:rFonts w:ascii="Times New Roman" w:hAnsi="Times New Roman"/>
                <w:sz w:val="24"/>
                <w:szCs w:val="24"/>
              </w:rPr>
            </w:pPr>
            <w:r w:rsidRPr="00AE0DD1">
              <w:rPr>
                <w:rFonts w:ascii="Times New Roman" w:hAnsi="Times New Roman"/>
                <w:sz w:val="24"/>
                <w:szCs w:val="24"/>
              </w:rPr>
              <w:t>Comunicação com os responsáveis pela governança</w:t>
            </w:r>
          </w:p>
        </w:tc>
        <w:tc>
          <w:tcPr>
            <w:tcW w:w="1518" w:type="dxa"/>
          </w:tcPr>
          <w:p w14:paraId="3DBE64C0" w14:textId="77777777" w:rsidR="00C1157F" w:rsidRPr="00AE0DD1" w:rsidRDefault="00C1157F" w:rsidP="009A4CD5">
            <w:pPr>
              <w:tabs>
                <w:tab w:val="left" w:pos="2730"/>
              </w:tabs>
              <w:spacing w:before="60" w:after="60" w:line="240" w:lineRule="auto"/>
              <w:jc w:val="center"/>
              <w:outlineLvl w:val="0"/>
              <w:rPr>
                <w:rFonts w:ascii="Times New Roman" w:hAnsi="Times New Roman"/>
                <w:sz w:val="24"/>
                <w:szCs w:val="24"/>
              </w:rPr>
            </w:pPr>
            <w:bookmarkStart w:id="212" w:name="_Toc182400410"/>
            <w:bookmarkStart w:id="213" w:name="_Toc183036900"/>
            <w:r w:rsidRPr="00AE0DD1">
              <w:rPr>
                <w:rFonts w:ascii="Times New Roman" w:hAnsi="Times New Roman"/>
                <w:sz w:val="24"/>
                <w:szCs w:val="24"/>
              </w:rPr>
              <w:t>A18</w:t>
            </w:r>
            <w:bookmarkEnd w:id="212"/>
            <w:bookmarkEnd w:id="213"/>
          </w:p>
        </w:tc>
      </w:tr>
      <w:tr w:rsidR="00C1157F" w:rsidRPr="00112E58" w14:paraId="33A470AF" w14:textId="77777777" w:rsidTr="009A4CD5">
        <w:tc>
          <w:tcPr>
            <w:tcW w:w="8188" w:type="dxa"/>
          </w:tcPr>
          <w:p w14:paraId="4CE7BCA1" w14:textId="77777777" w:rsidR="00C1157F" w:rsidRPr="00AE0DD1" w:rsidRDefault="00C1157F" w:rsidP="009A4CD5">
            <w:pPr>
              <w:tabs>
                <w:tab w:val="left" w:pos="930"/>
              </w:tabs>
              <w:spacing w:before="120" w:after="120" w:line="240" w:lineRule="auto"/>
              <w:jc w:val="both"/>
              <w:rPr>
                <w:rFonts w:ascii="Times New Roman" w:hAnsi="Times New Roman"/>
                <w:sz w:val="24"/>
                <w:szCs w:val="24"/>
              </w:rPr>
            </w:pPr>
            <w:r w:rsidRPr="00AE0DD1">
              <w:rPr>
                <w:rFonts w:ascii="Times New Roman" w:hAnsi="Times New Roman"/>
                <w:b/>
                <w:sz w:val="24"/>
                <w:szCs w:val="24"/>
              </w:rPr>
              <w:t>Apêndice 1</w:t>
            </w:r>
            <w:r w:rsidRPr="00AE0DD1">
              <w:rPr>
                <w:rFonts w:ascii="Times New Roman" w:hAnsi="Times New Roman"/>
                <w:sz w:val="24"/>
                <w:szCs w:val="24"/>
              </w:rPr>
              <w:t>: Lista de normas de auditoria que contêm exigências para parágrafos de ênfase</w:t>
            </w:r>
          </w:p>
        </w:tc>
        <w:tc>
          <w:tcPr>
            <w:tcW w:w="1518" w:type="dxa"/>
          </w:tcPr>
          <w:p w14:paraId="713C5C0E"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p>
        </w:tc>
      </w:tr>
      <w:tr w:rsidR="00C1157F" w:rsidRPr="00112E58" w14:paraId="29897E49" w14:textId="77777777" w:rsidTr="009A4CD5">
        <w:tc>
          <w:tcPr>
            <w:tcW w:w="8188" w:type="dxa"/>
          </w:tcPr>
          <w:p w14:paraId="4683BD1F" w14:textId="77777777" w:rsidR="00C1157F" w:rsidRPr="00AE0DD1" w:rsidRDefault="00C1157F" w:rsidP="009A4CD5">
            <w:pPr>
              <w:tabs>
                <w:tab w:val="left" w:pos="930"/>
              </w:tabs>
              <w:spacing w:before="120" w:after="120" w:line="240" w:lineRule="auto"/>
              <w:jc w:val="both"/>
              <w:rPr>
                <w:rFonts w:ascii="Times New Roman" w:hAnsi="Times New Roman"/>
                <w:sz w:val="24"/>
                <w:szCs w:val="24"/>
              </w:rPr>
            </w:pPr>
            <w:r w:rsidRPr="00AE0DD1">
              <w:rPr>
                <w:rFonts w:ascii="Times New Roman" w:hAnsi="Times New Roman"/>
                <w:b/>
                <w:sz w:val="24"/>
                <w:szCs w:val="24"/>
              </w:rPr>
              <w:t>Apêndice 2</w:t>
            </w:r>
            <w:r w:rsidRPr="00AE0DD1">
              <w:rPr>
                <w:rFonts w:ascii="Times New Roman" w:hAnsi="Times New Roman"/>
                <w:sz w:val="24"/>
                <w:szCs w:val="24"/>
              </w:rPr>
              <w:t>: Lista de normas de auditoria que contêm exigências para parágrafos de outros assuntos</w:t>
            </w:r>
          </w:p>
        </w:tc>
        <w:tc>
          <w:tcPr>
            <w:tcW w:w="1518" w:type="dxa"/>
          </w:tcPr>
          <w:p w14:paraId="46FB160B"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p>
        </w:tc>
      </w:tr>
      <w:tr w:rsidR="00C1157F" w:rsidRPr="00112E58" w14:paraId="6357C1FF" w14:textId="77777777" w:rsidTr="009A4CD5">
        <w:tc>
          <w:tcPr>
            <w:tcW w:w="8188" w:type="dxa"/>
          </w:tcPr>
          <w:p w14:paraId="1ABE8BA4" w14:textId="77777777" w:rsidR="00C1157F" w:rsidRPr="00AE0DD1" w:rsidRDefault="00C1157F" w:rsidP="009A4CD5">
            <w:pPr>
              <w:tabs>
                <w:tab w:val="left" w:pos="930"/>
              </w:tabs>
              <w:spacing w:before="120" w:after="120" w:line="240" w:lineRule="auto"/>
              <w:jc w:val="both"/>
              <w:rPr>
                <w:rFonts w:ascii="Times New Roman" w:hAnsi="Times New Roman"/>
                <w:sz w:val="24"/>
                <w:szCs w:val="24"/>
              </w:rPr>
            </w:pPr>
            <w:r w:rsidRPr="00AE0DD1">
              <w:rPr>
                <w:rFonts w:ascii="Times New Roman" w:hAnsi="Times New Roman"/>
                <w:b/>
                <w:sz w:val="24"/>
                <w:szCs w:val="24"/>
              </w:rPr>
              <w:t>Apêndice 3</w:t>
            </w:r>
            <w:r w:rsidRPr="00AE0DD1">
              <w:rPr>
                <w:rFonts w:ascii="Times New Roman" w:hAnsi="Times New Roman"/>
                <w:sz w:val="24"/>
                <w:szCs w:val="24"/>
              </w:rPr>
              <w:t>: Exemplo de relatório do auditor que inclui uma seção de “Principais assuntos de auditoria”, um parágrafo de ênfase e um parágrafo de outros assuntos</w:t>
            </w:r>
          </w:p>
        </w:tc>
        <w:tc>
          <w:tcPr>
            <w:tcW w:w="1518" w:type="dxa"/>
          </w:tcPr>
          <w:p w14:paraId="1AFFD33E"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p>
        </w:tc>
      </w:tr>
      <w:tr w:rsidR="00C1157F" w:rsidRPr="00112E58" w14:paraId="3B28B312" w14:textId="77777777" w:rsidTr="009A4CD5">
        <w:tc>
          <w:tcPr>
            <w:tcW w:w="8188" w:type="dxa"/>
          </w:tcPr>
          <w:p w14:paraId="38BA30A0" w14:textId="77777777" w:rsidR="00C1157F" w:rsidRPr="00AE0DD1" w:rsidRDefault="00C1157F" w:rsidP="009A4CD5">
            <w:pPr>
              <w:spacing w:after="0" w:line="240" w:lineRule="auto"/>
              <w:ind w:right="81"/>
              <w:jc w:val="both"/>
              <w:rPr>
                <w:rFonts w:ascii="Times New Roman" w:hAnsi="Times New Roman"/>
                <w:b/>
                <w:sz w:val="24"/>
                <w:szCs w:val="24"/>
              </w:rPr>
            </w:pPr>
            <w:r w:rsidRPr="00AE0DD1">
              <w:rPr>
                <w:rFonts w:ascii="Times New Roman" w:hAnsi="Times New Roman"/>
                <w:b/>
                <w:bCs/>
                <w:sz w:val="24"/>
                <w:szCs w:val="24"/>
              </w:rPr>
              <w:t xml:space="preserve">Apêndice 4: </w:t>
            </w:r>
            <w:r w:rsidRPr="00AE0DD1">
              <w:rPr>
                <w:rFonts w:ascii="Times New Roman" w:hAnsi="Times New Roman"/>
                <w:bCs/>
                <w:sz w:val="24"/>
                <w:szCs w:val="24"/>
              </w:rPr>
              <w:t>Exemplo de relatório do auditor que inclui uma opinião com ressalva devido ao desvio da estrutura de relatório financeiro aplicável e um parágrafo de ênfase</w:t>
            </w:r>
          </w:p>
        </w:tc>
        <w:tc>
          <w:tcPr>
            <w:tcW w:w="1518" w:type="dxa"/>
          </w:tcPr>
          <w:p w14:paraId="59E82D8F" w14:textId="77777777" w:rsidR="00C1157F" w:rsidRPr="00AE0DD1" w:rsidRDefault="00C1157F" w:rsidP="009A4CD5">
            <w:pPr>
              <w:tabs>
                <w:tab w:val="left" w:pos="2730"/>
              </w:tabs>
              <w:spacing w:before="60" w:after="60" w:line="240" w:lineRule="auto"/>
              <w:jc w:val="center"/>
              <w:outlineLvl w:val="0"/>
              <w:rPr>
                <w:rFonts w:ascii="Times New Roman" w:hAnsi="Times New Roman"/>
                <w:b/>
                <w:sz w:val="24"/>
                <w:szCs w:val="24"/>
              </w:rPr>
            </w:pPr>
          </w:p>
        </w:tc>
      </w:tr>
    </w:tbl>
    <w:p w14:paraId="236A9780" w14:textId="77777777" w:rsidR="00C1157F" w:rsidRPr="00233AFE" w:rsidRDefault="00C1157F" w:rsidP="00C1157F">
      <w:pPr>
        <w:tabs>
          <w:tab w:val="left" w:pos="930"/>
        </w:tabs>
        <w:jc w:val="both"/>
      </w:pPr>
    </w:p>
    <w:p w14:paraId="4B42DACC" w14:textId="77777777" w:rsidR="00C1157F" w:rsidRPr="000E590C" w:rsidRDefault="00C1157F" w:rsidP="00C1157F">
      <w:pPr>
        <w:tabs>
          <w:tab w:val="left" w:pos="930"/>
        </w:tabs>
        <w:spacing w:after="0" w:line="240" w:lineRule="auto"/>
        <w:jc w:val="both"/>
        <w:rPr>
          <w:rFonts w:ascii="Times New Roman" w:hAnsi="Times New Roman"/>
          <w:sz w:val="24"/>
          <w:szCs w:val="24"/>
        </w:rPr>
      </w:pPr>
      <w:r w:rsidRPr="000E590C">
        <w:rPr>
          <w:rFonts w:ascii="Times New Roman" w:hAnsi="Times New Roman"/>
          <w:sz w:val="24"/>
          <w:szCs w:val="24"/>
        </w:rPr>
        <w:t xml:space="preserve">Esta </w:t>
      </w:r>
      <w:r>
        <w:rPr>
          <w:rFonts w:ascii="Times New Roman" w:hAnsi="Times New Roman"/>
          <w:sz w:val="24"/>
          <w:szCs w:val="24"/>
        </w:rPr>
        <w:t>n</w:t>
      </w:r>
      <w:r w:rsidRPr="000E590C">
        <w:rPr>
          <w:rFonts w:ascii="Times New Roman" w:hAnsi="Times New Roman"/>
          <w:sz w:val="24"/>
          <w:szCs w:val="24"/>
        </w:rPr>
        <w:t xml:space="preserve">orma deve ser lida em conjunto com a NBC TA 200 – Objetivos Gerais do Auditor Independente e a Condução da Auditoria em Conformidade com Normas de Auditoria. </w:t>
      </w:r>
    </w:p>
    <w:p w14:paraId="5ED0A105" w14:textId="77777777" w:rsidR="00C1157F" w:rsidRDefault="00C1157F" w:rsidP="00C1157F">
      <w:pPr>
        <w:spacing w:after="0" w:line="240" w:lineRule="auto"/>
        <w:jc w:val="both"/>
        <w:rPr>
          <w:rFonts w:ascii="Times New Roman" w:hAnsi="Times New Roman"/>
          <w:sz w:val="24"/>
          <w:szCs w:val="24"/>
        </w:rPr>
      </w:pPr>
    </w:p>
    <w:p w14:paraId="04BE1FA7" w14:textId="77777777" w:rsidR="00C1157F" w:rsidRPr="00233AFE" w:rsidRDefault="00C1157F" w:rsidP="00C1157F">
      <w:pPr>
        <w:spacing w:after="0" w:line="240" w:lineRule="auto"/>
        <w:jc w:val="both"/>
        <w:rPr>
          <w:rFonts w:ascii="Times New Roman" w:hAnsi="Times New Roman"/>
          <w:sz w:val="24"/>
          <w:szCs w:val="24"/>
        </w:rPr>
      </w:pPr>
    </w:p>
    <w:p w14:paraId="0CD0ED30" w14:textId="77777777" w:rsidR="00C1157F" w:rsidRPr="00E602BF" w:rsidRDefault="00C1157F" w:rsidP="00C1157F">
      <w:pPr>
        <w:spacing w:after="0" w:line="240" w:lineRule="auto"/>
        <w:ind w:right="-20"/>
        <w:jc w:val="both"/>
        <w:rPr>
          <w:rFonts w:ascii="Times New Roman" w:eastAsia="Times New Roman" w:hAnsi="Times New Roman"/>
          <w:sz w:val="24"/>
          <w:szCs w:val="24"/>
        </w:rPr>
      </w:pPr>
      <w:r w:rsidRPr="00E602BF">
        <w:rPr>
          <w:rFonts w:ascii="Times New Roman" w:eastAsia="Times New Roman" w:hAnsi="Times New Roman"/>
          <w:b/>
          <w:sz w:val="24"/>
          <w:szCs w:val="24"/>
        </w:rPr>
        <w:t>Introdução</w:t>
      </w:r>
    </w:p>
    <w:p w14:paraId="462801A9" w14:textId="77777777" w:rsidR="00C1157F" w:rsidRPr="00E602BF" w:rsidRDefault="00C1157F" w:rsidP="00C1157F">
      <w:pPr>
        <w:spacing w:after="0" w:line="240" w:lineRule="auto"/>
        <w:jc w:val="both"/>
        <w:rPr>
          <w:rFonts w:ascii="Times New Roman" w:eastAsia="Times New Roman" w:hAnsi="Times New Roman"/>
          <w:sz w:val="24"/>
          <w:szCs w:val="24"/>
        </w:rPr>
      </w:pPr>
    </w:p>
    <w:p w14:paraId="07D48538" w14:textId="77777777" w:rsidR="00C1157F" w:rsidRPr="00E602BF" w:rsidRDefault="00C1157F" w:rsidP="00C1157F">
      <w:pPr>
        <w:spacing w:after="0" w:line="240" w:lineRule="auto"/>
        <w:ind w:right="-20"/>
        <w:jc w:val="both"/>
        <w:rPr>
          <w:rFonts w:ascii="Times New Roman" w:eastAsia="Times New Roman" w:hAnsi="Times New Roman"/>
          <w:sz w:val="24"/>
          <w:szCs w:val="24"/>
        </w:rPr>
      </w:pPr>
      <w:r w:rsidRPr="00E602BF">
        <w:rPr>
          <w:rFonts w:ascii="Times New Roman" w:eastAsia="Times New Roman" w:hAnsi="Times New Roman"/>
          <w:b/>
          <w:sz w:val="24"/>
          <w:szCs w:val="24"/>
        </w:rPr>
        <w:t>Alcance</w:t>
      </w:r>
    </w:p>
    <w:p w14:paraId="7F075A21" w14:textId="77777777" w:rsidR="00C1157F" w:rsidRPr="00E602BF" w:rsidRDefault="00C1157F" w:rsidP="00C1157F">
      <w:pPr>
        <w:spacing w:after="0" w:line="240" w:lineRule="auto"/>
        <w:jc w:val="both"/>
        <w:rPr>
          <w:rFonts w:ascii="Times New Roman" w:hAnsi="Times New Roman"/>
          <w:sz w:val="24"/>
          <w:szCs w:val="24"/>
        </w:rPr>
      </w:pPr>
    </w:p>
    <w:p w14:paraId="5819AB4F" w14:textId="77777777" w:rsidR="00C1157F" w:rsidRPr="00E602BF" w:rsidRDefault="00C1157F">
      <w:pPr>
        <w:pStyle w:val="PargrafodaLista"/>
        <w:widowControl w:val="0"/>
        <w:numPr>
          <w:ilvl w:val="0"/>
          <w:numId w:val="288"/>
        </w:numPr>
        <w:spacing w:after="12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 xml:space="preserve">Esta </w:t>
      </w:r>
      <w:r>
        <w:rPr>
          <w:rFonts w:ascii="Times New Roman" w:hAnsi="Times New Roman"/>
          <w:sz w:val="24"/>
          <w:szCs w:val="24"/>
        </w:rPr>
        <w:t>n</w:t>
      </w:r>
      <w:r w:rsidRPr="00E602BF">
        <w:rPr>
          <w:rFonts w:ascii="Times New Roman" w:hAnsi="Times New Roman"/>
          <w:sz w:val="24"/>
          <w:szCs w:val="24"/>
        </w:rPr>
        <w:t>orma trata de comunicações adicionais incluídas no relatório do auditor</w:t>
      </w:r>
      <w:r>
        <w:rPr>
          <w:rFonts w:ascii="Times New Roman" w:hAnsi="Times New Roman"/>
          <w:sz w:val="24"/>
          <w:szCs w:val="24"/>
        </w:rPr>
        <w:t xml:space="preserve"> independente</w:t>
      </w:r>
      <w:r w:rsidRPr="00E602BF">
        <w:rPr>
          <w:rFonts w:ascii="Times New Roman" w:hAnsi="Times New Roman"/>
          <w:sz w:val="24"/>
          <w:szCs w:val="24"/>
        </w:rPr>
        <w:t>, quando este as considerar necessárias para:</w:t>
      </w:r>
    </w:p>
    <w:p w14:paraId="6BCDD156" w14:textId="77777777" w:rsidR="00C1157F" w:rsidRPr="00E602BF" w:rsidRDefault="00C1157F">
      <w:pPr>
        <w:pStyle w:val="PargrafodaLista"/>
        <w:widowControl w:val="0"/>
        <w:numPr>
          <w:ilvl w:val="1"/>
          <w:numId w:val="288"/>
        </w:numPr>
        <w:spacing w:after="120" w:line="240" w:lineRule="auto"/>
        <w:ind w:left="993" w:right="65" w:hanging="426"/>
        <w:contextualSpacing w:val="0"/>
        <w:jc w:val="both"/>
        <w:rPr>
          <w:rFonts w:ascii="Times New Roman" w:hAnsi="Times New Roman"/>
          <w:sz w:val="24"/>
          <w:szCs w:val="24"/>
        </w:rPr>
      </w:pPr>
      <w:r w:rsidRPr="00E602BF">
        <w:rPr>
          <w:rFonts w:ascii="Times New Roman" w:hAnsi="Times New Roman"/>
          <w:sz w:val="24"/>
          <w:szCs w:val="24"/>
        </w:rPr>
        <w:t>chamar a atenção dos usuários para um assunto ou assuntos apresentados ou divulgados nas demonstrações contábeis, de tal importância que s</w:t>
      </w:r>
      <w:r>
        <w:rPr>
          <w:rFonts w:ascii="Times New Roman" w:hAnsi="Times New Roman"/>
          <w:sz w:val="24"/>
          <w:szCs w:val="24"/>
        </w:rPr>
        <w:t>ejam</w:t>
      </w:r>
      <w:r w:rsidRPr="00E602BF">
        <w:rPr>
          <w:rFonts w:ascii="Times New Roman" w:hAnsi="Times New Roman"/>
          <w:sz w:val="24"/>
          <w:szCs w:val="24"/>
        </w:rPr>
        <w:t xml:space="preserve"> fundamentais para o entendimento das demonstrações contábeis; ou</w:t>
      </w:r>
    </w:p>
    <w:p w14:paraId="51E4AFB3" w14:textId="77777777" w:rsidR="00C1157F" w:rsidRPr="00E602BF" w:rsidRDefault="00C1157F">
      <w:pPr>
        <w:pStyle w:val="PargrafodaLista"/>
        <w:widowControl w:val="0"/>
        <w:numPr>
          <w:ilvl w:val="1"/>
          <w:numId w:val="288"/>
        </w:numPr>
        <w:spacing w:after="0" w:line="240" w:lineRule="auto"/>
        <w:ind w:left="993" w:right="65" w:hanging="426"/>
        <w:contextualSpacing w:val="0"/>
        <w:jc w:val="both"/>
        <w:rPr>
          <w:rFonts w:ascii="Times New Roman" w:hAnsi="Times New Roman"/>
          <w:sz w:val="24"/>
          <w:szCs w:val="24"/>
        </w:rPr>
      </w:pPr>
      <w:r w:rsidRPr="00E602BF">
        <w:rPr>
          <w:rFonts w:ascii="Times New Roman" w:hAnsi="Times New Roman"/>
          <w:sz w:val="24"/>
          <w:szCs w:val="24"/>
        </w:rPr>
        <w:t>chamar a atenção dos usuários para quaisquer assuntos que não os apresentados ou divulgados nas demonstrações contábeis e que s</w:t>
      </w:r>
      <w:r>
        <w:rPr>
          <w:rFonts w:ascii="Times New Roman" w:hAnsi="Times New Roman"/>
          <w:sz w:val="24"/>
          <w:szCs w:val="24"/>
        </w:rPr>
        <w:t>ejam</w:t>
      </w:r>
      <w:r w:rsidRPr="00E602BF">
        <w:rPr>
          <w:rFonts w:ascii="Times New Roman" w:hAnsi="Times New Roman"/>
          <w:sz w:val="24"/>
          <w:szCs w:val="24"/>
        </w:rPr>
        <w:t xml:space="preserve"> relevantes para os usuários entenderem a auditoria, as responsabilidades do auditor ou o seu relatório.</w:t>
      </w:r>
    </w:p>
    <w:p w14:paraId="4D354FC0" w14:textId="77777777" w:rsidR="00C1157F" w:rsidRPr="00E602BF" w:rsidRDefault="00C1157F" w:rsidP="00C1157F">
      <w:pPr>
        <w:pStyle w:val="PargrafodaLista"/>
        <w:ind w:left="1200" w:right="65"/>
        <w:jc w:val="both"/>
        <w:rPr>
          <w:rFonts w:ascii="Times New Roman" w:hAnsi="Times New Roman"/>
          <w:sz w:val="24"/>
          <w:szCs w:val="24"/>
        </w:rPr>
      </w:pPr>
    </w:p>
    <w:p w14:paraId="11415DE8" w14:textId="77777777" w:rsidR="00C1157F" w:rsidRPr="00E602BF" w:rsidRDefault="00C1157F">
      <w:pPr>
        <w:pStyle w:val="PargrafodaLista"/>
        <w:widowControl w:val="0"/>
        <w:numPr>
          <w:ilvl w:val="0"/>
          <w:numId w:val="288"/>
        </w:numPr>
        <w:spacing w:after="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 xml:space="preserve">A NBC TA 701 </w:t>
      </w:r>
      <w:r>
        <w:rPr>
          <w:rFonts w:ascii="Times New Roman" w:hAnsi="Times New Roman"/>
          <w:sz w:val="24"/>
          <w:szCs w:val="24"/>
        </w:rPr>
        <w:t>–</w:t>
      </w:r>
      <w:r w:rsidRPr="00E602BF">
        <w:rPr>
          <w:rFonts w:ascii="Times New Roman" w:hAnsi="Times New Roman"/>
          <w:sz w:val="24"/>
          <w:szCs w:val="24"/>
        </w:rPr>
        <w:t xml:space="preserve"> Comunicação dos Principais Assuntos de Auditoria no Relatório do Auditor Independente estabelece requisitos e fornece orientação quando o auditor determina os principais assuntos de auditoria e os comunica no seu relatório. Quando o auditor inclui </w:t>
      </w:r>
      <w:r>
        <w:rPr>
          <w:rFonts w:ascii="Times New Roman" w:hAnsi="Times New Roman"/>
          <w:sz w:val="24"/>
          <w:szCs w:val="24"/>
        </w:rPr>
        <w:t>a</w:t>
      </w:r>
      <w:r w:rsidRPr="00E602BF">
        <w:rPr>
          <w:rFonts w:ascii="Times New Roman" w:hAnsi="Times New Roman"/>
          <w:sz w:val="24"/>
          <w:szCs w:val="24"/>
        </w:rPr>
        <w:t xml:space="preserve"> seção de “Principais assuntos de auditoria” em seu relatório, esta </w:t>
      </w:r>
      <w:r>
        <w:rPr>
          <w:rFonts w:ascii="Times New Roman" w:hAnsi="Times New Roman"/>
          <w:sz w:val="24"/>
          <w:szCs w:val="24"/>
        </w:rPr>
        <w:t>n</w:t>
      </w:r>
      <w:r w:rsidRPr="00E602BF">
        <w:rPr>
          <w:rFonts w:ascii="Times New Roman" w:hAnsi="Times New Roman"/>
          <w:sz w:val="24"/>
          <w:szCs w:val="24"/>
        </w:rPr>
        <w:t xml:space="preserve">orma trata da relação entre os principais assuntos e qualquer comunicação adicional no relatório do auditor de acordo com esta </w:t>
      </w:r>
      <w:r>
        <w:rPr>
          <w:rFonts w:ascii="Times New Roman" w:hAnsi="Times New Roman"/>
          <w:sz w:val="24"/>
          <w:szCs w:val="24"/>
        </w:rPr>
        <w:t>n</w:t>
      </w:r>
      <w:r w:rsidRPr="00E602BF">
        <w:rPr>
          <w:rFonts w:ascii="Times New Roman" w:hAnsi="Times New Roman"/>
          <w:sz w:val="24"/>
          <w:szCs w:val="24"/>
        </w:rPr>
        <w:t>orma (ver itens A1 a A3).</w:t>
      </w:r>
    </w:p>
    <w:p w14:paraId="13BC4901" w14:textId="77777777" w:rsidR="00C1157F" w:rsidRPr="00745C24" w:rsidRDefault="00C1157F" w:rsidP="00C1157F">
      <w:pPr>
        <w:spacing w:after="0" w:line="240" w:lineRule="auto"/>
        <w:jc w:val="both"/>
        <w:rPr>
          <w:rFonts w:ascii="Times New Roman" w:hAnsi="Times New Roman"/>
          <w:sz w:val="24"/>
          <w:szCs w:val="24"/>
        </w:rPr>
      </w:pPr>
    </w:p>
    <w:p w14:paraId="394955EC" w14:textId="77777777" w:rsidR="00C1157F" w:rsidRPr="00E602BF" w:rsidRDefault="00C1157F">
      <w:pPr>
        <w:pStyle w:val="PargrafodaLista"/>
        <w:widowControl w:val="0"/>
        <w:numPr>
          <w:ilvl w:val="0"/>
          <w:numId w:val="288"/>
        </w:numPr>
        <w:spacing w:after="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 xml:space="preserve">A NBC TA 570 </w:t>
      </w:r>
      <w:r>
        <w:rPr>
          <w:rFonts w:ascii="Times New Roman" w:hAnsi="Times New Roman"/>
          <w:sz w:val="24"/>
          <w:szCs w:val="24"/>
        </w:rPr>
        <w:t>–</w:t>
      </w:r>
      <w:r w:rsidRPr="00E602BF">
        <w:rPr>
          <w:rFonts w:ascii="Times New Roman" w:hAnsi="Times New Roman"/>
          <w:sz w:val="24"/>
          <w:szCs w:val="24"/>
        </w:rPr>
        <w:t xml:space="preserve"> Continuidade Operacional e a NBC TA 720 </w:t>
      </w:r>
      <w:r>
        <w:rPr>
          <w:rFonts w:ascii="Times New Roman" w:hAnsi="Times New Roman"/>
          <w:sz w:val="24"/>
          <w:szCs w:val="24"/>
        </w:rPr>
        <w:t xml:space="preserve">– </w:t>
      </w:r>
      <w:r w:rsidRPr="00E602BF">
        <w:rPr>
          <w:rFonts w:ascii="Times New Roman" w:hAnsi="Times New Roman"/>
          <w:sz w:val="24"/>
          <w:szCs w:val="24"/>
        </w:rPr>
        <w:t xml:space="preserve">Responsabilidade do Auditor em Relação a Outras Informações estabelecem requisitos e fornecem orientação sobre </w:t>
      </w:r>
      <w:r>
        <w:rPr>
          <w:rFonts w:ascii="Times New Roman" w:hAnsi="Times New Roman"/>
          <w:sz w:val="24"/>
          <w:szCs w:val="24"/>
        </w:rPr>
        <w:t xml:space="preserve">a </w:t>
      </w:r>
      <w:r w:rsidRPr="00E602BF">
        <w:rPr>
          <w:rFonts w:ascii="Times New Roman" w:hAnsi="Times New Roman"/>
          <w:sz w:val="24"/>
          <w:szCs w:val="24"/>
        </w:rPr>
        <w:t xml:space="preserve">comunicação no relatório do auditor relacionada com </w:t>
      </w:r>
      <w:r>
        <w:rPr>
          <w:rFonts w:ascii="Times New Roman" w:hAnsi="Times New Roman"/>
          <w:sz w:val="24"/>
          <w:szCs w:val="24"/>
        </w:rPr>
        <w:t xml:space="preserve">a </w:t>
      </w:r>
      <w:r w:rsidRPr="00E602BF">
        <w:rPr>
          <w:rFonts w:ascii="Times New Roman" w:hAnsi="Times New Roman"/>
          <w:sz w:val="24"/>
          <w:szCs w:val="24"/>
        </w:rPr>
        <w:t xml:space="preserve">continuidade operacional e </w:t>
      </w:r>
      <w:r>
        <w:rPr>
          <w:rFonts w:ascii="Times New Roman" w:hAnsi="Times New Roman"/>
          <w:sz w:val="24"/>
          <w:szCs w:val="24"/>
        </w:rPr>
        <w:t xml:space="preserve">as </w:t>
      </w:r>
      <w:r w:rsidRPr="00E602BF">
        <w:rPr>
          <w:rFonts w:ascii="Times New Roman" w:hAnsi="Times New Roman"/>
          <w:sz w:val="24"/>
          <w:szCs w:val="24"/>
        </w:rPr>
        <w:t>outras informações, respectivamente.</w:t>
      </w:r>
    </w:p>
    <w:p w14:paraId="4D721F2B" w14:textId="77777777" w:rsidR="00C1157F" w:rsidRPr="00E602BF" w:rsidRDefault="00C1157F" w:rsidP="00C1157F">
      <w:pPr>
        <w:spacing w:after="0" w:line="240" w:lineRule="auto"/>
        <w:ind w:left="120" w:right="60"/>
        <w:jc w:val="both"/>
        <w:rPr>
          <w:rStyle w:val="tw4winMark"/>
          <w:rFonts w:ascii="Times New Roman" w:hAnsi="Times New Roman" w:cs="Times New Roman"/>
          <w:sz w:val="24"/>
          <w:szCs w:val="24"/>
        </w:rPr>
      </w:pPr>
    </w:p>
    <w:p w14:paraId="2E2285B2" w14:textId="77777777" w:rsidR="00C1157F" w:rsidRPr="00E602BF" w:rsidRDefault="00C1157F" w:rsidP="00C1157F">
      <w:pPr>
        <w:spacing w:after="0" w:line="240" w:lineRule="auto"/>
        <w:ind w:left="480" w:right="59"/>
        <w:jc w:val="both"/>
        <w:rPr>
          <w:rFonts w:ascii="Times New Roman" w:hAnsi="Times New Roman"/>
          <w:sz w:val="24"/>
          <w:szCs w:val="24"/>
        </w:rPr>
      </w:pPr>
    </w:p>
    <w:p w14:paraId="7D6FC5AB" w14:textId="77777777" w:rsidR="00C1157F" w:rsidRPr="00E602BF" w:rsidRDefault="00C1157F">
      <w:pPr>
        <w:pStyle w:val="PargrafodaLista"/>
        <w:widowControl w:val="0"/>
        <w:numPr>
          <w:ilvl w:val="0"/>
          <w:numId w:val="288"/>
        </w:numPr>
        <w:spacing w:after="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 xml:space="preserve">Os Apêndices 1 e 2 identificam as normas de auditoria que contêm exigências específicas para que o auditor inclua parágrafos de ênfase ou parágrafos de outros assuntos no relatório do auditor. Nessas circunstâncias, as exigências nesta </w:t>
      </w:r>
      <w:r>
        <w:rPr>
          <w:rFonts w:ascii="Times New Roman" w:hAnsi="Times New Roman"/>
          <w:sz w:val="24"/>
          <w:szCs w:val="24"/>
        </w:rPr>
        <w:t>n</w:t>
      </w:r>
      <w:r w:rsidRPr="00E602BF">
        <w:rPr>
          <w:rFonts w:ascii="Times New Roman" w:hAnsi="Times New Roman"/>
          <w:sz w:val="24"/>
          <w:szCs w:val="24"/>
        </w:rPr>
        <w:t>orma referentes à forma de tais parágrafos são aplicáveis (ver item A4).</w:t>
      </w:r>
    </w:p>
    <w:p w14:paraId="43FF2051" w14:textId="77777777" w:rsidR="00C1157F" w:rsidRPr="00745C24" w:rsidRDefault="00C1157F" w:rsidP="00C1157F">
      <w:pPr>
        <w:spacing w:after="0" w:line="240" w:lineRule="auto"/>
        <w:jc w:val="both"/>
        <w:rPr>
          <w:rFonts w:ascii="Times New Roman" w:hAnsi="Times New Roman"/>
          <w:sz w:val="24"/>
          <w:szCs w:val="24"/>
        </w:rPr>
      </w:pPr>
    </w:p>
    <w:p w14:paraId="2D878C2F" w14:textId="77777777" w:rsidR="00C1157F" w:rsidRPr="00541FA5" w:rsidRDefault="00C1157F" w:rsidP="00C1157F">
      <w:pPr>
        <w:spacing w:after="0" w:line="240" w:lineRule="auto"/>
        <w:ind w:right="-20"/>
        <w:jc w:val="both"/>
        <w:rPr>
          <w:rFonts w:ascii="Times New Roman" w:hAnsi="Times New Roman"/>
          <w:b/>
          <w:sz w:val="24"/>
          <w:szCs w:val="24"/>
        </w:rPr>
      </w:pPr>
      <w:r w:rsidRPr="00541FA5">
        <w:rPr>
          <w:rFonts w:ascii="Times New Roman" w:hAnsi="Times New Roman"/>
          <w:b/>
          <w:sz w:val="24"/>
          <w:szCs w:val="24"/>
        </w:rPr>
        <w:t>Data de vigência</w:t>
      </w:r>
    </w:p>
    <w:p w14:paraId="4419A8DD" w14:textId="77777777" w:rsidR="00C1157F" w:rsidRPr="00E602BF" w:rsidRDefault="00C1157F" w:rsidP="00C1157F">
      <w:pPr>
        <w:tabs>
          <w:tab w:val="left" w:pos="660"/>
        </w:tabs>
        <w:spacing w:after="0" w:line="240" w:lineRule="auto"/>
        <w:ind w:left="667" w:right="59" w:hanging="547"/>
        <w:jc w:val="both"/>
        <w:rPr>
          <w:rFonts w:ascii="Times New Roman" w:hAnsi="Times New Roman"/>
          <w:sz w:val="24"/>
          <w:szCs w:val="24"/>
        </w:rPr>
      </w:pPr>
    </w:p>
    <w:p w14:paraId="276FEC32" w14:textId="77777777" w:rsidR="00C1157F" w:rsidRPr="00E602BF" w:rsidRDefault="00C1157F">
      <w:pPr>
        <w:pStyle w:val="PargrafodaLista"/>
        <w:widowControl w:val="0"/>
        <w:numPr>
          <w:ilvl w:val="0"/>
          <w:numId w:val="288"/>
        </w:numPr>
        <w:spacing w:after="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 xml:space="preserve">Esta </w:t>
      </w:r>
      <w:r>
        <w:rPr>
          <w:rFonts w:ascii="Times New Roman" w:hAnsi="Times New Roman"/>
          <w:sz w:val="24"/>
          <w:szCs w:val="24"/>
        </w:rPr>
        <w:t>n</w:t>
      </w:r>
      <w:r w:rsidRPr="00E602BF">
        <w:rPr>
          <w:rFonts w:ascii="Times New Roman" w:hAnsi="Times New Roman"/>
          <w:sz w:val="24"/>
          <w:szCs w:val="24"/>
        </w:rPr>
        <w:t>orma é aplicável a auditorias de demonstrações contábeis para períodos que se findam em</w:t>
      </w:r>
      <w:r>
        <w:rPr>
          <w:rFonts w:ascii="Times New Roman" w:hAnsi="Times New Roman"/>
          <w:sz w:val="24"/>
          <w:szCs w:val="24"/>
        </w:rPr>
        <w:t>,</w:t>
      </w:r>
      <w:r w:rsidRPr="00E602BF">
        <w:rPr>
          <w:rFonts w:ascii="Times New Roman" w:hAnsi="Times New Roman"/>
          <w:sz w:val="24"/>
          <w:szCs w:val="24"/>
        </w:rPr>
        <w:t xml:space="preserve"> ou após</w:t>
      </w:r>
      <w:r>
        <w:rPr>
          <w:rFonts w:ascii="Times New Roman" w:hAnsi="Times New Roman"/>
          <w:sz w:val="24"/>
          <w:szCs w:val="24"/>
        </w:rPr>
        <w:t>,</w:t>
      </w:r>
      <w:r w:rsidRPr="00E602BF">
        <w:rPr>
          <w:rFonts w:ascii="Times New Roman" w:hAnsi="Times New Roman"/>
          <w:sz w:val="24"/>
          <w:szCs w:val="24"/>
        </w:rPr>
        <w:t xml:space="preserve"> 31 de dezembro de 2016.</w:t>
      </w:r>
    </w:p>
    <w:p w14:paraId="0BC4FFB3" w14:textId="77777777" w:rsidR="00C1157F" w:rsidRPr="00E602BF" w:rsidRDefault="00C1157F" w:rsidP="00C1157F">
      <w:pPr>
        <w:spacing w:after="0" w:line="240" w:lineRule="auto"/>
        <w:jc w:val="both"/>
        <w:rPr>
          <w:rFonts w:ascii="Times New Roman" w:hAnsi="Times New Roman"/>
          <w:sz w:val="24"/>
          <w:szCs w:val="24"/>
        </w:rPr>
      </w:pPr>
    </w:p>
    <w:p w14:paraId="1F923F16"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Objetivo</w:t>
      </w:r>
    </w:p>
    <w:p w14:paraId="488AE64A" w14:textId="77777777" w:rsidR="00C1157F" w:rsidRPr="00E602BF" w:rsidRDefault="00C1157F" w:rsidP="00C1157F">
      <w:pPr>
        <w:spacing w:after="0" w:line="240" w:lineRule="auto"/>
        <w:jc w:val="both"/>
        <w:rPr>
          <w:rFonts w:ascii="Times New Roman" w:hAnsi="Times New Roman"/>
          <w:sz w:val="24"/>
          <w:szCs w:val="24"/>
        </w:rPr>
      </w:pPr>
    </w:p>
    <w:p w14:paraId="13B180AC" w14:textId="77777777" w:rsidR="00C1157F" w:rsidRPr="00E602BF" w:rsidRDefault="00C1157F">
      <w:pPr>
        <w:pStyle w:val="PargrafodaLista"/>
        <w:widowControl w:val="0"/>
        <w:numPr>
          <w:ilvl w:val="0"/>
          <w:numId w:val="288"/>
        </w:numPr>
        <w:spacing w:after="12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O objetivo do auditor, depois de ter formado opinião sobre as demonstrações contábeis, é chamar a atenção dos usuários, quando necessário, de acordo com o seu julgamento, por meio de comunicação adicional clara no relatório, para:</w:t>
      </w:r>
    </w:p>
    <w:p w14:paraId="1BA20D85" w14:textId="77777777" w:rsidR="00C1157F" w:rsidRPr="00E602BF" w:rsidRDefault="00C1157F" w:rsidP="00C1157F">
      <w:pPr>
        <w:spacing w:after="120" w:line="240" w:lineRule="auto"/>
        <w:ind w:left="993" w:right="69" w:hanging="426"/>
        <w:jc w:val="both"/>
        <w:rPr>
          <w:rFonts w:ascii="Times New Roman" w:hAnsi="Times New Roman"/>
          <w:sz w:val="24"/>
          <w:szCs w:val="24"/>
        </w:rPr>
      </w:pPr>
      <w:r w:rsidRPr="00E602BF">
        <w:rPr>
          <w:rFonts w:ascii="Times New Roman" w:hAnsi="Times New Roman"/>
          <w:sz w:val="24"/>
          <w:szCs w:val="24"/>
        </w:rPr>
        <w:t>(a)</w:t>
      </w:r>
      <w:r w:rsidRPr="00E602BF">
        <w:rPr>
          <w:rFonts w:ascii="Times New Roman" w:hAnsi="Times New Roman"/>
          <w:sz w:val="24"/>
          <w:szCs w:val="24"/>
        </w:rPr>
        <w:tab/>
        <w:t>um assunto que, apesar de apropriadamente apresentado ou divulgado nas demonstrações contábeis, tem tal importância que é fundamental para o entendimento das demonstrações contábeis pelos usuários; ou</w:t>
      </w:r>
    </w:p>
    <w:p w14:paraId="32ED6249" w14:textId="77777777" w:rsidR="00C1157F" w:rsidRPr="00E602BF" w:rsidRDefault="00C1157F" w:rsidP="00C1157F">
      <w:pPr>
        <w:spacing w:after="0" w:line="240" w:lineRule="auto"/>
        <w:ind w:left="993" w:right="69" w:hanging="426"/>
        <w:jc w:val="both"/>
        <w:rPr>
          <w:rFonts w:ascii="Times New Roman" w:hAnsi="Times New Roman"/>
          <w:sz w:val="24"/>
          <w:szCs w:val="24"/>
        </w:rPr>
      </w:pPr>
      <w:r w:rsidRPr="00E602BF">
        <w:rPr>
          <w:rFonts w:ascii="Times New Roman" w:hAnsi="Times New Roman"/>
          <w:sz w:val="24"/>
          <w:szCs w:val="24"/>
        </w:rPr>
        <w:t>(b)</w:t>
      </w:r>
      <w:r w:rsidRPr="00E602BF">
        <w:rPr>
          <w:rFonts w:ascii="Times New Roman" w:hAnsi="Times New Roman"/>
          <w:sz w:val="24"/>
          <w:szCs w:val="24"/>
        </w:rPr>
        <w:tab/>
        <w:t>quando apropriado, qualquer outro assunto que seja relevante para os usuários entenderem a auditoria, as responsabilidades do auditor ou o seu relatório.</w:t>
      </w:r>
    </w:p>
    <w:p w14:paraId="57E0627C" w14:textId="77777777" w:rsidR="00C1157F" w:rsidRPr="00E602BF" w:rsidRDefault="00C1157F" w:rsidP="00C1157F">
      <w:pPr>
        <w:spacing w:after="0" w:line="240" w:lineRule="auto"/>
        <w:ind w:left="120" w:right="-20"/>
        <w:jc w:val="both"/>
        <w:rPr>
          <w:rFonts w:ascii="Times New Roman" w:hAnsi="Times New Roman"/>
          <w:b/>
          <w:sz w:val="24"/>
          <w:szCs w:val="24"/>
        </w:rPr>
      </w:pPr>
    </w:p>
    <w:p w14:paraId="562F1253"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Definições</w:t>
      </w:r>
    </w:p>
    <w:p w14:paraId="66DEEDD7" w14:textId="77777777" w:rsidR="00C1157F" w:rsidRPr="00E602BF" w:rsidRDefault="00C1157F" w:rsidP="00C1157F">
      <w:pPr>
        <w:spacing w:after="0" w:line="240" w:lineRule="auto"/>
        <w:jc w:val="both"/>
        <w:rPr>
          <w:rFonts w:ascii="Times New Roman" w:hAnsi="Times New Roman"/>
          <w:sz w:val="24"/>
          <w:szCs w:val="24"/>
        </w:rPr>
      </w:pPr>
    </w:p>
    <w:p w14:paraId="11573C55" w14:textId="77777777" w:rsidR="00C1157F" w:rsidRPr="00E602BF" w:rsidRDefault="00C1157F">
      <w:pPr>
        <w:pStyle w:val="PargrafodaLista"/>
        <w:widowControl w:val="0"/>
        <w:numPr>
          <w:ilvl w:val="0"/>
          <w:numId w:val="288"/>
        </w:numPr>
        <w:spacing w:after="12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Para fins das normas de auditoria, os termos a seguir possuem os significados a eles atribuídos:</w:t>
      </w:r>
    </w:p>
    <w:p w14:paraId="5AB23995" w14:textId="77777777" w:rsidR="00C1157F" w:rsidRPr="00E602BF" w:rsidRDefault="00C1157F" w:rsidP="00C1157F">
      <w:pPr>
        <w:spacing w:after="120" w:line="240" w:lineRule="auto"/>
        <w:ind w:left="993" w:right="68" w:hanging="426"/>
        <w:jc w:val="both"/>
        <w:rPr>
          <w:rFonts w:ascii="Times New Roman" w:hAnsi="Times New Roman"/>
          <w:sz w:val="24"/>
          <w:szCs w:val="24"/>
        </w:rPr>
      </w:pPr>
      <w:r w:rsidRPr="00E602BF">
        <w:rPr>
          <w:rFonts w:ascii="Times New Roman" w:hAnsi="Times New Roman"/>
          <w:sz w:val="24"/>
          <w:szCs w:val="24"/>
        </w:rPr>
        <w:t>(a)</w:t>
      </w:r>
      <w:r w:rsidRPr="00E602BF">
        <w:rPr>
          <w:rFonts w:ascii="Times New Roman" w:hAnsi="Times New Roman"/>
          <w:sz w:val="24"/>
          <w:szCs w:val="24"/>
        </w:rPr>
        <w:tab/>
      </w:r>
      <w:r w:rsidRPr="00541FA5">
        <w:rPr>
          <w:rFonts w:ascii="Times New Roman" w:hAnsi="Times New Roman"/>
          <w:b/>
          <w:sz w:val="24"/>
          <w:szCs w:val="24"/>
        </w:rPr>
        <w:t>Parágrafo de ênfase</w:t>
      </w:r>
      <w:r w:rsidRPr="00E602BF">
        <w:rPr>
          <w:rFonts w:ascii="Times New Roman" w:hAnsi="Times New Roman"/>
          <w:sz w:val="24"/>
          <w:szCs w:val="24"/>
        </w:rPr>
        <w:t xml:space="preserve"> é o parágrafo incluído no relatório do auditor referente a um assunto </w:t>
      </w:r>
      <w:r w:rsidRPr="00D47A84">
        <w:rPr>
          <w:rFonts w:ascii="Times New Roman" w:hAnsi="Times New Roman"/>
          <w:color w:val="FF0000"/>
          <w:sz w:val="24"/>
          <w:szCs w:val="24"/>
        </w:rPr>
        <w:t>apropriadamente apresentado ou divulgado</w:t>
      </w:r>
      <w:r w:rsidRPr="00E602BF">
        <w:rPr>
          <w:rFonts w:ascii="Times New Roman" w:hAnsi="Times New Roman"/>
          <w:sz w:val="24"/>
          <w:szCs w:val="24"/>
        </w:rPr>
        <w:t xml:space="preserve"> nas demonstrações contábeis que, de acordo com o julgamento do auditor, é de tal importância que é fundamental para o entendimento pelos usuários das demonstrações contábeis.</w:t>
      </w:r>
    </w:p>
    <w:p w14:paraId="0257E585" w14:textId="77777777" w:rsidR="00C1157F" w:rsidRPr="00E602BF" w:rsidRDefault="00C1157F" w:rsidP="00C1157F">
      <w:pPr>
        <w:spacing w:after="0" w:line="240" w:lineRule="auto"/>
        <w:ind w:left="993" w:hanging="426"/>
        <w:jc w:val="both"/>
        <w:rPr>
          <w:rFonts w:ascii="Times New Roman" w:hAnsi="Times New Roman"/>
          <w:sz w:val="24"/>
          <w:szCs w:val="24"/>
        </w:rPr>
      </w:pPr>
      <w:r w:rsidRPr="00E602BF">
        <w:rPr>
          <w:rFonts w:ascii="Times New Roman" w:hAnsi="Times New Roman"/>
          <w:sz w:val="24"/>
          <w:szCs w:val="24"/>
        </w:rPr>
        <w:t>(b)</w:t>
      </w:r>
      <w:r w:rsidRPr="00E602BF">
        <w:rPr>
          <w:rFonts w:ascii="Times New Roman" w:hAnsi="Times New Roman"/>
          <w:sz w:val="24"/>
          <w:szCs w:val="24"/>
        </w:rPr>
        <w:tab/>
      </w:r>
      <w:r w:rsidRPr="00541FA5">
        <w:rPr>
          <w:rFonts w:ascii="Times New Roman" w:hAnsi="Times New Roman"/>
          <w:b/>
          <w:sz w:val="24"/>
          <w:szCs w:val="24"/>
        </w:rPr>
        <w:t>Parágrafo de outros assuntos</w:t>
      </w:r>
      <w:r w:rsidRPr="00E602BF">
        <w:rPr>
          <w:rFonts w:ascii="Times New Roman" w:hAnsi="Times New Roman"/>
          <w:sz w:val="24"/>
          <w:szCs w:val="24"/>
        </w:rPr>
        <w:t xml:space="preserve"> é o parágrafo incluído no relatório do auditor que se refere a um assunto </w:t>
      </w:r>
      <w:r w:rsidRPr="00D47A84">
        <w:rPr>
          <w:rFonts w:ascii="Times New Roman" w:hAnsi="Times New Roman"/>
          <w:b/>
          <w:bCs/>
          <w:color w:val="FF0000"/>
          <w:sz w:val="24"/>
          <w:szCs w:val="24"/>
        </w:rPr>
        <w:t>não</w:t>
      </w:r>
      <w:r w:rsidRPr="00E602BF">
        <w:rPr>
          <w:rFonts w:ascii="Times New Roman" w:hAnsi="Times New Roman"/>
          <w:sz w:val="24"/>
          <w:szCs w:val="24"/>
        </w:rPr>
        <w:t xml:space="preserve"> apresentado ou </w:t>
      </w:r>
      <w:r w:rsidRPr="00D47A84">
        <w:rPr>
          <w:rFonts w:ascii="Times New Roman" w:hAnsi="Times New Roman"/>
          <w:b/>
          <w:bCs/>
          <w:color w:val="FF0000"/>
          <w:sz w:val="24"/>
          <w:szCs w:val="24"/>
        </w:rPr>
        <w:t>não</w:t>
      </w:r>
      <w:r w:rsidRPr="00E602BF">
        <w:rPr>
          <w:rFonts w:ascii="Times New Roman" w:hAnsi="Times New Roman"/>
          <w:sz w:val="24"/>
          <w:szCs w:val="24"/>
        </w:rPr>
        <w:t xml:space="preserve"> divulgado nas demonstrações contábeis e que, de acordo com o julgamento do auditor, é relevante para os usuários entenderem</w:t>
      </w:r>
      <w:r>
        <w:rPr>
          <w:rFonts w:ascii="Times New Roman" w:hAnsi="Times New Roman"/>
          <w:sz w:val="24"/>
          <w:szCs w:val="24"/>
        </w:rPr>
        <w:t xml:space="preserve"> </w:t>
      </w:r>
      <w:r w:rsidRPr="00E602BF">
        <w:rPr>
          <w:rFonts w:ascii="Times New Roman" w:hAnsi="Times New Roman"/>
          <w:sz w:val="24"/>
          <w:szCs w:val="24"/>
        </w:rPr>
        <w:t>a auditoria, as responsabilidades do auditor ou o seu relatório.</w:t>
      </w:r>
      <w:r w:rsidRPr="00E602BF" w:rsidDel="00917FDF">
        <w:rPr>
          <w:rFonts w:ascii="Times New Roman" w:hAnsi="Times New Roman"/>
          <w:sz w:val="24"/>
          <w:szCs w:val="24"/>
        </w:rPr>
        <w:t xml:space="preserve"> </w:t>
      </w:r>
    </w:p>
    <w:p w14:paraId="010CD15F" w14:textId="77777777" w:rsidR="00C1157F" w:rsidRDefault="00C1157F" w:rsidP="00C1157F">
      <w:pPr>
        <w:spacing w:after="0" w:line="240" w:lineRule="auto"/>
        <w:ind w:left="120" w:right="-20"/>
        <w:jc w:val="both"/>
        <w:rPr>
          <w:rFonts w:ascii="Times New Roman" w:hAnsi="Times New Roman"/>
          <w:b/>
          <w:sz w:val="24"/>
          <w:szCs w:val="24"/>
        </w:rPr>
      </w:pPr>
    </w:p>
    <w:p w14:paraId="6055D419" w14:textId="08242F6A" w:rsidR="003F6563" w:rsidRDefault="003F6563" w:rsidP="00C1157F">
      <w:pPr>
        <w:spacing w:after="0" w:line="240" w:lineRule="auto"/>
        <w:ind w:left="120" w:right="-20"/>
        <w:jc w:val="both"/>
        <w:rPr>
          <w:rFonts w:ascii="Times New Roman" w:hAnsi="Times New Roman"/>
          <w:b/>
          <w:sz w:val="24"/>
          <w:szCs w:val="24"/>
        </w:rPr>
      </w:pPr>
      <w:r>
        <w:rPr>
          <w:rFonts w:ascii="Times New Roman" w:hAnsi="Times New Roman"/>
          <w:b/>
          <w:sz w:val="24"/>
          <w:szCs w:val="24"/>
        </w:rPr>
        <w:t>Máximas de Auditoria:</w:t>
      </w:r>
    </w:p>
    <w:p w14:paraId="5C6778E5" w14:textId="73446293" w:rsidR="003F6563" w:rsidRDefault="00E15EC7" w:rsidP="00C1157F">
      <w:pPr>
        <w:spacing w:after="0" w:line="240" w:lineRule="auto"/>
        <w:ind w:left="120" w:right="-20"/>
        <w:jc w:val="both"/>
        <w:rPr>
          <w:rFonts w:ascii="Times New Roman" w:hAnsi="Times New Roman"/>
          <w:bCs/>
          <w:sz w:val="24"/>
          <w:szCs w:val="24"/>
        </w:rPr>
      </w:pPr>
      <w:r w:rsidRPr="00E15EC7">
        <w:rPr>
          <w:rFonts w:ascii="Times New Roman" w:hAnsi="Times New Roman"/>
          <w:bCs/>
          <w:sz w:val="24"/>
          <w:szCs w:val="24"/>
        </w:rPr>
        <w:t>“Trabalho não documento é trabalho não realizado”</w:t>
      </w:r>
    </w:p>
    <w:p w14:paraId="45D59EEA" w14:textId="53147641" w:rsidR="00E15EC7" w:rsidRDefault="00E15EC7" w:rsidP="00C1157F">
      <w:pPr>
        <w:spacing w:after="0" w:line="240" w:lineRule="auto"/>
        <w:ind w:left="120" w:right="-20"/>
        <w:jc w:val="both"/>
        <w:rPr>
          <w:rFonts w:ascii="Times New Roman" w:hAnsi="Times New Roman"/>
          <w:bCs/>
          <w:sz w:val="24"/>
          <w:szCs w:val="24"/>
        </w:rPr>
      </w:pPr>
      <w:r>
        <w:rPr>
          <w:rFonts w:ascii="Times New Roman" w:hAnsi="Times New Roman"/>
          <w:bCs/>
          <w:sz w:val="24"/>
          <w:szCs w:val="24"/>
        </w:rPr>
        <w:t>“O que não está nos autos não está no mundo”</w:t>
      </w:r>
    </w:p>
    <w:p w14:paraId="2C9B386F" w14:textId="4B10D369" w:rsidR="00E15EC7" w:rsidRDefault="00E15EC7" w:rsidP="00C1157F">
      <w:pPr>
        <w:spacing w:after="0" w:line="240" w:lineRule="auto"/>
        <w:ind w:left="120" w:right="-20"/>
        <w:jc w:val="both"/>
        <w:rPr>
          <w:rFonts w:ascii="Times New Roman" w:hAnsi="Times New Roman"/>
          <w:bCs/>
          <w:sz w:val="24"/>
          <w:szCs w:val="24"/>
        </w:rPr>
      </w:pPr>
      <w:r>
        <w:rPr>
          <w:rFonts w:ascii="Times New Roman" w:hAnsi="Times New Roman"/>
          <w:bCs/>
          <w:sz w:val="24"/>
          <w:szCs w:val="24"/>
        </w:rPr>
        <w:t>“O direito não socorre os que dormem”</w:t>
      </w:r>
    </w:p>
    <w:p w14:paraId="7BFA1DDA" w14:textId="04E4783B" w:rsidR="00E15EC7" w:rsidRDefault="00E15EC7" w:rsidP="00C1157F">
      <w:pPr>
        <w:spacing w:after="0" w:line="240" w:lineRule="auto"/>
        <w:ind w:left="120" w:right="-20"/>
        <w:jc w:val="both"/>
        <w:rPr>
          <w:rFonts w:ascii="Times New Roman" w:hAnsi="Times New Roman"/>
          <w:bCs/>
          <w:sz w:val="24"/>
          <w:szCs w:val="24"/>
        </w:rPr>
      </w:pPr>
      <w:r>
        <w:rPr>
          <w:rFonts w:ascii="Times New Roman" w:hAnsi="Times New Roman"/>
          <w:bCs/>
          <w:sz w:val="24"/>
          <w:szCs w:val="24"/>
        </w:rPr>
        <w:t>“Seja bem-vindo”</w:t>
      </w:r>
    </w:p>
    <w:p w14:paraId="2DF81328" w14:textId="3507E215" w:rsidR="00E15EC7" w:rsidRDefault="00E15EC7" w:rsidP="00C1157F">
      <w:pPr>
        <w:spacing w:after="0" w:line="240" w:lineRule="auto"/>
        <w:ind w:left="120" w:right="-20"/>
        <w:jc w:val="both"/>
        <w:rPr>
          <w:rFonts w:ascii="Times New Roman" w:hAnsi="Times New Roman"/>
          <w:bCs/>
          <w:sz w:val="24"/>
          <w:szCs w:val="24"/>
        </w:rPr>
      </w:pPr>
      <w:r>
        <w:rPr>
          <w:rFonts w:ascii="Times New Roman" w:hAnsi="Times New Roman"/>
          <w:bCs/>
          <w:sz w:val="24"/>
          <w:szCs w:val="24"/>
        </w:rPr>
        <w:t>“Eu só vim para ajudar”</w:t>
      </w:r>
    </w:p>
    <w:p w14:paraId="630C5FAD" w14:textId="414AB32B" w:rsidR="00E15EC7" w:rsidRDefault="00E15EC7" w:rsidP="00C1157F">
      <w:pPr>
        <w:spacing w:after="0" w:line="240" w:lineRule="auto"/>
        <w:ind w:left="120" w:right="-20"/>
        <w:jc w:val="both"/>
        <w:rPr>
          <w:rFonts w:ascii="Times New Roman" w:hAnsi="Times New Roman"/>
          <w:bCs/>
          <w:sz w:val="24"/>
          <w:szCs w:val="24"/>
        </w:rPr>
      </w:pPr>
      <w:r>
        <w:rPr>
          <w:rFonts w:ascii="Times New Roman" w:hAnsi="Times New Roman"/>
          <w:bCs/>
          <w:sz w:val="24"/>
          <w:szCs w:val="24"/>
        </w:rPr>
        <w:t>“Auditoria é um processo de opinião, não de certeza”</w:t>
      </w:r>
    </w:p>
    <w:p w14:paraId="43FC56F4" w14:textId="77777777" w:rsidR="00E15EC7" w:rsidRPr="00E15EC7" w:rsidRDefault="00E15EC7" w:rsidP="00C1157F">
      <w:pPr>
        <w:spacing w:after="0" w:line="240" w:lineRule="auto"/>
        <w:ind w:left="120" w:right="-20"/>
        <w:jc w:val="both"/>
        <w:rPr>
          <w:rFonts w:ascii="Times New Roman" w:hAnsi="Times New Roman"/>
          <w:bCs/>
          <w:sz w:val="24"/>
          <w:szCs w:val="24"/>
        </w:rPr>
      </w:pPr>
    </w:p>
    <w:p w14:paraId="6D99FB9A" w14:textId="1D30063D" w:rsidR="00E15EC7" w:rsidRDefault="00550489" w:rsidP="00C1157F">
      <w:pPr>
        <w:spacing w:after="0" w:line="240" w:lineRule="auto"/>
        <w:ind w:left="120" w:right="-20"/>
        <w:jc w:val="both"/>
        <w:rPr>
          <w:rFonts w:ascii="Times New Roman" w:hAnsi="Times New Roman"/>
          <w:b/>
          <w:sz w:val="24"/>
          <w:szCs w:val="24"/>
        </w:rPr>
      </w:pPr>
      <w:r>
        <w:rPr>
          <w:rFonts w:ascii="Times New Roman" w:hAnsi="Times New Roman"/>
          <w:b/>
          <w:sz w:val="24"/>
          <w:szCs w:val="24"/>
        </w:rPr>
        <w:t>gomesf@tcu.gov.br</w:t>
      </w:r>
    </w:p>
    <w:p w14:paraId="148F1152" w14:textId="77777777" w:rsidR="003F6563" w:rsidRDefault="003F6563" w:rsidP="00C1157F">
      <w:pPr>
        <w:spacing w:after="0" w:line="240" w:lineRule="auto"/>
        <w:ind w:left="120" w:right="-20"/>
        <w:jc w:val="both"/>
        <w:rPr>
          <w:rFonts w:ascii="Times New Roman" w:hAnsi="Times New Roman"/>
          <w:b/>
          <w:sz w:val="24"/>
          <w:szCs w:val="24"/>
        </w:rPr>
      </w:pPr>
    </w:p>
    <w:p w14:paraId="1F1B1C07" w14:textId="77777777" w:rsidR="003F6563" w:rsidRDefault="003F6563" w:rsidP="00C1157F">
      <w:pPr>
        <w:spacing w:after="0" w:line="240" w:lineRule="auto"/>
        <w:ind w:left="120" w:right="-20"/>
        <w:jc w:val="both"/>
        <w:rPr>
          <w:rFonts w:ascii="Times New Roman" w:hAnsi="Times New Roman"/>
          <w:b/>
          <w:sz w:val="24"/>
          <w:szCs w:val="24"/>
        </w:rPr>
      </w:pPr>
    </w:p>
    <w:p w14:paraId="4F334A67" w14:textId="77777777" w:rsidR="00E15EC7" w:rsidRDefault="00E15EC7" w:rsidP="00C1157F">
      <w:pPr>
        <w:spacing w:after="0" w:line="240" w:lineRule="auto"/>
        <w:ind w:right="-20"/>
        <w:jc w:val="both"/>
        <w:rPr>
          <w:rFonts w:ascii="Times New Roman" w:hAnsi="Times New Roman"/>
          <w:b/>
          <w:sz w:val="24"/>
          <w:szCs w:val="24"/>
        </w:rPr>
      </w:pPr>
    </w:p>
    <w:p w14:paraId="699EBA35" w14:textId="77777777" w:rsidR="00E15EC7" w:rsidRDefault="00E15EC7">
      <w:pPr>
        <w:rPr>
          <w:rFonts w:ascii="Times New Roman" w:hAnsi="Times New Roman"/>
          <w:b/>
          <w:sz w:val="24"/>
          <w:szCs w:val="24"/>
        </w:rPr>
      </w:pPr>
      <w:r>
        <w:rPr>
          <w:rFonts w:ascii="Times New Roman" w:hAnsi="Times New Roman"/>
          <w:b/>
          <w:sz w:val="24"/>
          <w:szCs w:val="24"/>
        </w:rPr>
        <w:br w:type="page"/>
      </w:r>
    </w:p>
    <w:p w14:paraId="6E330B0A" w14:textId="77777777" w:rsidR="00E15EC7" w:rsidRDefault="00E15EC7" w:rsidP="00C1157F">
      <w:pPr>
        <w:spacing w:after="0" w:line="240" w:lineRule="auto"/>
        <w:ind w:right="-20"/>
        <w:jc w:val="both"/>
        <w:rPr>
          <w:rFonts w:ascii="Times New Roman" w:hAnsi="Times New Roman"/>
          <w:b/>
          <w:sz w:val="24"/>
          <w:szCs w:val="24"/>
        </w:rPr>
      </w:pPr>
    </w:p>
    <w:p w14:paraId="7D758C67" w14:textId="77777777" w:rsidR="00E15EC7" w:rsidRDefault="00E15EC7">
      <w:pPr>
        <w:rPr>
          <w:rFonts w:ascii="Times New Roman" w:hAnsi="Times New Roman"/>
          <w:b/>
          <w:sz w:val="24"/>
          <w:szCs w:val="24"/>
        </w:rPr>
      </w:pPr>
      <w:r>
        <w:rPr>
          <w:rFonts w:ascii="Times New Roman" w:hAnsi="Times New Roman"/>
          <w:b/>
          <w:sz w:val="24"/>
          <w:szCs w:val="24"/>
        </w:rPr>
        <w:br w:type="page"/>
      </w:r>
    </w:p>
    <w:p w14:paraId="63C8E9E0" w14:textId="373B6A9B" w:rsidR="00C1157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Requisitos</w:t>
      </w:r>
    </w:p>
    <w:p w14:paraId="2DC12856" w14:textId="77777777" w:rsidR="00C1157F" w:rsidRDefault="00C1157F" w:rsidP="00C1157F">
      <w:pPr>
        <w:spacing w:after="0" w:line="240" w:lineRule="auto"/>
        <w:jc w:val="both"/>
        <w:rPr>
          <w:rFonts w:ascii="Times New Roman" w:hAnsi="Times New Roman"/>
          <w:sz w:val="24"/>
          <w:szCs w:val="24"/>
        </w:rPr>
      </w:pPr>
    </w:p>
    <w:p w14:paraId="66353C8A" w14:textId="77777777" w:rsidR="00C1157F" w:rsidRPr="00541FA5"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Parágrafos de ênfase no relatório do auditor</w:t>
      </w:r>
      <w:r w:rsidRPr="00541FA5">
        <w:rPr>
          <w:rFonts w:ascii="Times New Roman" w:hAnsi="Times New Roman"/>
          <w:b/>
          <w:sz w:val="24"/>
          <w:szCs w:val="24"/>
        </w:rPr>
        <w:t xml:space="preserve"> </w:t>
      </w:r>
      <w:r w:rsidRPr="00541FA5">
        <w:rPr>
          <w:rFonts w:ascii="Times New Roman" w:hAnsi="Times New Roman"/>
          <w:b/>
          <w:bCs/>
          <w:sz w:val="24"/>
          <w:szCs w:val="24"/>
        </w:rPr>
        <w:t>independente</w:t>
      </w:r>
    </w:p>
    <w:p w14:paraId="2360570C" w14:textId="77777777" w:rsidR="00C1157F" w:rsidRPr="00E602BF" w:rsidRDefault="00C1157F" w:rsidP="00C1157F">
      <w:pPr>
        <w:spacing w:after="0" w:line="240" w:lineRule="auto"/>
        <w:jc w:val="both"/>
        <w:rPr>
          <w:rFonts w:ascii="Times New Roman" w:hAnsi="Times New Roman"/>
          <w:sz w:val="24"/>
          <w:szCs w:val="24"/>
        </w:rPr>
      </w:pPr>
    </w:p>
    <w:p w14:paraId="41F823D4" w14:textId="77777777" w:rsidR="00C1157F" w:rsidRPr="00E602BF" w:rsidRDefault="00C1157F">
      <w:pPr>
        <w:pStyle w:val="PargrafodaLista"/>
        <w:widowControl w:val="0"/>
        <w:numPr>
          <w:ilvl w:val="0"/>
          <w:numId w:val="288"/>
        </w:numPr>
        <w:spacing w:after="12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 xml:space="preserve">Se o auditor considera necessário chamar a atenção dos usuários para um assunto </w:t>
      </w:r>
      <w:r w:rsidRPr="00112E58">
        <w:rPr>
          <w:rFonts w:ascii="Times New Roman" w:hAnsi="Times New Roman"/>
          <w:b/>
          <w:bCs/>
          <w:color w:val="FF0000"/>
          <w:sz w:val="24"/>
          <w:szCs w:val="24"/>
        </w:rPr>
        <w:t>apresentado ou divulgado</w:t>
      </w:r>
      <w:r w:rsidRPr="00E602BF">
        <w:rPr>
          <w:rFonts w:ascii="Times New Roman" w:hAnsi="Times New Roman"/>
          <w:sz w:val="24"/>
          <w:szCs w:val="24"/>
        </w:rPr>
        <w:t xml:space="preserve"> nas demonstrações contábeis que, segundo seu julgamento, é de tal importância que é fundamental para o entendimento pelos usuários das demonstrações contábeis, ele deve incluir parágrafo de ênfase no seu relatório, desde que (ver itens A5 e A6):</w:t>
      </w:r>
    </w:p>
    <w:p w14:paraId="678345E5" w14:textId="77777777" w:rsidR="00C1157F" w:rsidRPr="00E602BF" w:rsidRDefault="00C1157F" w:rsidP="00C1157F">
      <w:pPr>
        <w:spacing w:after="120" w:line="240" w:lineRule="auto"/>
        <w:ind w:left="993" w:right="61" w:hanging="426"/>
        <w:jc w:val="both"/>
        <w:rPr>
          <w:rFonts w:ascii="Times New Roman" w:hAnsi="Times New Roman"/>
          <w:sz w:val="24"/>
          <w:szCs w:val="24"/>
        </w:rPr>
      </w:pPr>
      <w:r w:rsidRPr="00E602BF">
        <w:rPr>
          <w:rFonts w:ascii="Times New Roman" w:hAnsi="Times New Roman"/>
          <w:sz w:val="24"/>
          <w:szCs w:val="24"/>
        </w:rPr>
        <w:t>(a)</w:t>
      </w:r>
      <w:r w:rsidRPr="00E602BF">
        <w:rPr>
          <w:rFonts w:ascii="Times New Roman" w:hAnsi="Times New Roman"/>
          <w:sz w:val="24"/>
          <w:szCs w:val="24"/>
        </w:rPr>
        <w:tab/>
        <w:t>como resultado desse assunto, não fosse exigido que o auditor modificasse a opinião, de acordo com a NBC TA 705</w:t>
      </w:r>
      <w:r>
        <w:rPr>
          <w:rFonts w:ascii="Times New Roman" w:hAnsi="Times New Roman"/>
          <w:sz w:val="24"/>
          <w:szCs w:val="24"/>
        </w:rPr>
        <w:t xml:space="preserve"> </w:t>
      </w:r>
      <w:r w:rsidRPr="00E602BF">
        <w:rPr>
          <w:rFonts w:ascii="Times New Roman" w:hAnsi="Times New Roman"/>
          <w:sz w:val="24"/>
          <w:szCs w:val="24"/>
        </w:rPr>
        <w:t>– Modificações na Opinião do Auditor Independente; e</w:t>
      </w:r>
    </w:p>
    <w:p w14:paraId="321D3FC7" w14:textId="77777777" w:rsidR="00C1157F" w:rsidRPr="00E602BF" w:rsidRDefault="00C1157F" w:rsidP="00C1157F">
      <w:pPr>
        <w:spacing w:after="0" w:line="240" w:lineRule="auto"/>
        <w:ind w:left="993" w:right="68" w:hanging="426"/>
        <w:jc w:val="both"/>
        <w:rPr>
          <w:rFonts w:ascii="Times New Roman" w:hAnsi="Times New Roman"/>
          <w:sz w:val="24"/>
          <w:szCs w:val="24"/>
        </w:rPr>
      </w:pPr>
      <w:r w:rsidRPr="00E602BF">
        <w:rPr>
          <w:rFonts w:ascii="Times New Roman" w:hAnsi="Times New Roman"/>
          <w:sz w:val="24"/>
          <w:szCs w:val="24"/>
        </w:rPr>
        <w:t>(b)</w:t>
      </w:r>
      <w:r w:rsidRPr="00E602BF">
        <w:rPr>
          <w:rFonts w:ascii="Times New Roman" w:hAnsi="Times New Roman"/>
          <w:sz w:val="24"/>
          <w:szCs w:val="24"/>
        </w:rPr>
        <w:tab/>
        <w:t xml:space="preserve">quando a NBC TA 701 se aplica, o assunto não tenha sido determinado como um principal </w:t>
      </w:r>
      <w:r>
        <w:rPr>
          <w:rFonts w:ascii="Times New Roman" w:hAnsi="Times New Roman"/>
          <w:sz w:val="24"/>
          <w:szCs w:val="24"/>
        </w:rPr>
        <w:t xml:space="preserve">assunto de auditoria </w:t>
      </w:r>
      <w:r w:rsidRPr="00E602BF">
        <w:rPr>
          <w:rFonts w:ascii="Times New Roman" w:hAnsi="Times New Roman"/>
          <w:sz w:val="24"/>
          <w:szCs w:val="24"/>
        </w:rPr>
        <w:t>a ser comunicado no relatório do auditor (ver itens A1 a A3).</w:t>
      </w:r>
    </w:p>
    <w:p w14:paraId="27248A1D" w14:textId="77777777" w:rsidR="00C1157F" w:rsidRPr="00E602BF" w:rsidRDefault="00C1157F" w:rsidP="00C1157F">
      <w:pPr>
        <w:spacing w:after="0" w:line="240" w:lineRule="auto"/>
        <w:jc w:val="both"/>
        <w:rPr>
          <w:rFonts w:ascii="Times New Roman" w:hAnsi="Times New Roman"/>
          <w:sz w:val="24"/>
          <w:szCs w:val="24"/>
        </w:rPr>
      </w:pPr>
    </w:p>
    <w:p w14:paraId="3FD345B0" w14:textId="77777777" w:rsidR="00C1157F" w:rsidRPr="00E602BF" w:rsidRDefault="00C1157F">
      <w:pPr>
        <w:pStyle w:val="PargrafodaLista"/>
        <w:widowControl w:val="0"/>
        <w:numPr>
          <w:ilvl w:val="0"/>
          <w:numId w:val="288"/>
        </w:numPr>
        <w:spacing w:after="12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Quando o auditor incluir um parágrafo de ênfase no seu relatório, ele deve:</w:t>
      </w:r>
    </w:p>
    <w:p w14:paraId="272551E6" w14:textId="77777777" w:rsidR="00C1157F" w:rsidRPr="00E602BF" w:rsidRDefault="00C1157F" w:rsidP="00C1157F">
      <w:pPr>
        <w:spacing w:after="120" w:line="240" w:lineRule="auto"/>
        <w:ind w:left="993" w:right="64" w:hanging="426"/>
        <w:jc w:val="both"/>
        <w:rPr>
          <w:rFonts w:ascii="Times New Roman" w:hAnsi="Times New Roman"/>
          <w:sz w:val="24"/>
          <w:szCs w:val="24"/>
        </w:rPr>
      </w:pPr>
      <w:r w:rsidRPr="00E602BF">
        <w:rPr>
          <w:rFonts w:ascii="Times New Roman" w:hAnsi="Times New Roman"/>
          <w:sz w:val="24"/>
          <w:szCs w:val="24"/>
        </w:rPr>
        <w:t>(a)</w:t>
      </w:r>
      <w:r w:rsidRPr="00E602BF">
        <w:rPr>
          <w:rFonts w:ascii="Times New Roman" w:hAnsi="Times New Roman"/>
          <w:sz w:val="24"/>
          <w:szCs w:val="24"/>
        </w:rPr>
        <w:tab/>
        <w:t>incluir o parágrafo em seção separada do relatório do auditor</w:t>
      </w:r>
      <w:r>
        <w:rPr>
          <w:rFonts w:ascii="Times New Roman" w:hAnsi="Times New Roman"/>
          <w:sz w:val="24"/>
          <w:szCs w:val="24"/>
        </w:rPr>
        <w:t>,</w:t>
      </w:r>
      <w:r w:rsidRPr="00E602BF">
        <w:rPr>
          <w:rFonts w:ascii="Times New Roman" w:hAnsi="Times New Roman"/>
          <w:sz w:val="24"/>
          <w:szCs w:val="24"/>
        </w:rPr>
        <w:t xml:space="preserve"> com título apropriado que inclua o termo “Ênfase”;</w:t>
      </w:r>
    </w:p>
    <w:p w14:paraId="5DC399AD" w14:textId="77777777" w:rsidR="00C1157F" w:rsidRPr="00E602BF" w:rsidRDefault="00C1157F" w:rsidP="00C1157F">
      <w:pPr>
        <w:spacing w:after="120" w:line="240" w:lineRule="auto"/>
        <w:ind w:left="992" w:right="62" w:hanging="425"/>
        <w:jc w:val="both"/>
        <w:rPr>
          <w:rFonts w:ascii="Times New Roman" w:hAnsi="Times New Roman"/>
          <w:sz w:val="24"/>
          <w:szCs w:val="24"/>
        </w:rPr>
      </w:pPr>
      <w:r w:rsidRPr="00E602BF">
        <w:rPr>
          <w:rFonts w:ascii="Times New Roman" w:hAnsi="Times New Roman"/>
          <w:sz w:val="24"/>
          <w:szCs w:val="24"/>
        </w:rPr>
        <w:t>(b)</w:t>
      </w:r>
      <w:r w:rsidRPr="00E602BF">
        <w:rPr>
          <w:rFonts w:ascii="Times New Roman" w:hAnsi="Times New Roman"/>
          <w:sz w:val="24"/>
          <w:szCs w:val="24"/>
        </w:rPr>
        <w:tab/>
        <w:t>incluir no parágrafo uma referência clara ao assunto enfatizado e à nota explicativa que descreva de forma completa o assunto nas demonstrações contábeis. Tal parágrafo deve referir-se apenas a informações apresentadas ou divulgadas nas demonstrações contábeis; e</w:t>
      </w:r>
    </w:p>
    <w:p w14:paraId="33EB79BC" w14:textId="77777777" w:rsidR="00C1157F" w:rsidRPr="00E602BF" w:rsidRDefault="00C1157F" w:rsidP="00C1157F">
      <w:pPr>
        <w:spacing w:after="0" w:line="240" w:lineRule="auto"/>
        <w:ind w:left="993" w:right="67" w:hanging="426"/>
        <w:jc w:val="both"/>
        <w:rPr>
          <w:rFonts w:ascii="Times New Roman" w:hAnsi="Times New Roman"/>
          <w:sz w:val="24"/>
          <w:szCs w:val="24"/>
        </w:rPr>
      </w:pPr>
      <w:r w:rsidRPr="00E602BF">
        <w:rPr>
          <w:rFonts w:ascii="Times New Roman" w:hAnsi="Times New Roman"/>
          <w:sz w:val="24"/>
          <w:szCs w:val="24"/>
        </w:rPr>
        <w:t>(c)</w:t>
      </w:r>
      <w:r w:rsidRPr="00E602BF">
        <w:rPr>
          <w:rFonts w:ascii="Times New Roman" w:hAnsi="Times New Roman"/>
          <w:sz w:val="24"/>
          <w:szCs w:val="24"/>
        </w:rPr>
        <w:tab/>
        <w:t>indicar que a opinião do auditor não se modifica no que diz respeito ao assunto enfatizado (ver itens A7</w:t>
      </w:r>
      <w:r>
        <w:rPr>
          <w:rFonts w:ascii="Times New Roman" w:hAnsi="Times New Roman"/>
          <w:sz w:val="24"/>
          <w:szCs w:val="24"/>
        </w:rPr>
        <w:t>,</w:t>
      </w:r>
      <w:r w:rsidRPr="00E602BF">
        <w:rPr>
          <w:rFonts w:ascii="Times New Roman" w:hAnsi="Times New Roman"/>
          <w:sz w:val="24"/>
          <w:szCs w:val="24"/>
        </w:rPr>
        <w:t xml:space="preserve"> A8, A16 e A17).</w:t>
      </w:r>
    </w:p>
    <w:p w14:paraId="6BA9ECBF" w14:textId="77777777" w:rsidR="00C1157F" w:rsidRPr="00E602BF" w:rsidRDefault="00C1157F" w:rsidP="00C1157F">
      <w:pPr>
        <w:spacing w:after="0" w:line="240" w:lineRule="auto"/>
        <w:jc w:val="both"/>
        <w:rPr>
          <w:rFonts w:ascii="Times New Roman" w:hAnsi="Times New Roman"/>
          <w:sz w:val="24"/>
          <w:szCs w:val="24"/>
        </w:rPr>
      </w:pPr>
    </w:p>
    <w:p w14:paraId="70EC5837"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Parágrafos de outros assuntos no relatório do auditor</w:t>
      </w:r>
      <w:r w:rsidRPr="00541FA5">
        <w:rPr>
          <w:rFonts w:ascii="Times New Roman" w:hAnsi="Times New Roman"/>
          <w:b/>
          <w:sz w:val="24"/>
          <w:szCs w:val="24"/>
        </w:rPr>
        <w:t xml:space="preserve"> </w:t>
      </w:r>
      <w:r w:rsidRPr="00541FA5">
        <w:rPr>
          <w:rFonts w:ascii="Times New Roman" w:hAnsi="Times New Roman"/>
          <w:b/>
          <w:bCs/>
          <w:sz w:val="24"/>
          <w:szCs w:val="24"/>
        </w:rPr>
        <w:t>independente</w:t>
      </w:r>
    </w:p>
    <w:p w14:paraId="3601277F" w14:textId="77777777" w:rsidR="00C1157F" w:rsidRPr="00E602BF" w:rsidRDefault="00C1157F" w:rsidP="00C1157F">
      <w:pPr>
        <w:spacing w:after="0" w:line="240" w:lineRule="auto"/>
        <w:jc w:val="both"/>
        <w:rPr>
          <w:rFonts w:ascii="Times New Roman" w:hAnsi="Times New Roman"/>
          <w:sz w:val="24"/>
          <w:szCs w:val="24"/>
        </w:rPr>
      </w:pPr>
    </w:p>
    <w:p w14:paraId="6555142B" w14:textId="77777777" w:rsidR="00C1157F" w:rsidRPr="00E602BF" w:rsidRDefault="00C1157F">
      <w:pPr>
        <w:pStyle w:val="PargrafodaLista"/>
        <w:widowControl w:val="0"/>
        <w:numPr>
          <w:ilvl w:val="0"/>
          <w:numId w:val="288"/>
        </w:numPr>
        <w:spacing w:after="12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Se o auditor considera necessário comunicar outro assunto, não apresentado nem divulgado nas demonstrações contábeis, e que de acordo com seu julgamento é relevante para o entendimento, pelos usuários</w:t>
      </w:r>
      <w:r>
        <w:rPr>
          <w:rFonts w:ascii="Times New Roman" w:hAnsi="Times New Roman"/>
          <w:sz w:val="24"/>
          <w:szCs w:val="24"/>
        </w:rPr>
        <w:t>,</w:t>
      </w:r>
      <w:r w:rsidRPr="00E602BF">
        <w:rPr>
          <w:rFonts w:ascii="Times New Roman" w:hAnsi="Times New Roman"/>
          <w:sz w:val="24"/>
          <w:szCs w:val="24"/>
        </w:rPr>
        <w:t xml:space="preserve"> da auditoria, das responsabilidades do auditor ou do seu relatório, o auditor deve incluir um parágrafo de outros assuntos no seu relatório, desde que:</w:t>
      </w:r>
    </w:p>
    <w:p w14:paraId="0BF39815" w14:textId="77777777" w:rsidR="00C1157F" w:rsidRPr="00E602BF" w:rsidRDefault="00C1157F" w:rsidP="00C1157F">
      <w:pPr>
        <w:spacing w:after="120" w:line="240" w:lineRule="auto"/>
        <w:ind w:left="992" w:right="66" w:hanging="425"/>
        <w:jc w:val="both"/>
        <w:rPr>
          <w:rFonts w:ascii="Times New Roman" w:hAnsi="Times New Roman"/>
          <w:sz w:val="24"/>
          <w:szCs w:val="24"/>
        </w:rPr>
      </w:pPr>
      <w:r w:rsidRPr="00E602BF">
        <w:rPr>
          <w:rFonts w:ascii="Times New Roman" w:hAnsi="Times New Roman"/>
          <w:sz w:val="24"/>
          <w:szCs w:val="24"/>
        </w:rPr>
        <w:t>(a)</w:t>
      </w:r>
      <w:r w:rsidRPr="00E602BF">
        <w:rPr>
          <w:rFonts w:ascii="Times New Roman" w:hAnsi="Times New Roman"/>
          <w:sz w:val="24"/>
          <w:szCs w:val="24"/>
        </w:rPr>
        <w:tab/>
        <w:t>não seja proibido por lei ou regulamento; e</w:t>
      </w:r>
    </w:p>
    <w:p w14:paraId="1B1E04AB" w14:textId="77777777" w:rsidR="00C1157F" w:rsidRPr="00E602BF" w:rsidRDefault="00C1157F" w:rsidP="00C1157F">
      <w:pPr>
        <w:spacing w:after="0" w:line="240" w:lineRule="auto"/>
        <w:ind w:left="992" w:right="-59" w:hanging="425"/>
        <w:jc w:val="both"/>
        <w:rPr>
          <w:rFonts w:ascii="Times New Roman" w:hAnsi="Times New Roman"/>
          <w:sz w:val="24"/>
          <w:szCs w:val="24"/>
        </w:rPr>
      </w:pPr>
      <w:r w:rsidRPr="00E602BF">
        <w:rPr>
          <w:rFonts w:ascii="Times New Roman" w:hAnsi="Times New Roman"/>
          <w:sz w:val="24"/>
          <w:szCs w:val="24"/>
        </w:rPr>
        <w:t>(b)</w:t>
      </w:r>
      <w:r w:rsidRPr="00E602BF">
        <w:rPr>
          <w:rFonts w:ascii="Times New Roman" w:hAnsi="Times New Roman"/>
          <w:sz w:val="24"/>
          <w:szCs w:val="24"/>
        </w:rPr>
        <w:tab/>
        <w:t>quando a NBC TA 701 se aplica, o assunto não tenha sido determinado como um principal assunto de auditoria a ser comunicado no relatório do auditor (ver itens A9 a A14).</w:t>
      </w:r>
    </w:p>
    <w:p w14:paraId="69A5DFF2" w14:textId="77777777" w:rsidR="00C1157F" w:rsidRPr="00E602BF" w:rsidRDefault="00C1157F" w:rsidP="00C1157F">
      <w:pPr>
        <w:spacing w:after="0" w:line="240" w:lineRule="auto"/>
        <w:jc w:val="both"/>
        <w:rPr>
          <w:rFonts w:ascii="Times New Roman" w:hAnsi="Times New Roman"/>
          <w:sz w:val="24"/>
          <w:szCs w:val="24"/>
        </w:rPr>
      </w:pPr>
    </w:p>
    <w:p w14:paraId="1B8D403A" w14:textId="77777777" w:rsidR="00C1157F" w:rsidRPr="00E602BF" w:rsidRDefault="00C1157F">
      <w:pPr>
        <w:pStyle w:val="PargrafodaLista"/>
        <w:widowControl w:val="0"/>
        <w:numPr>
          <w:ilvl w:val="0"/>
          <w:numId w:val="288"/>
        </w:numPr>
        <w:spacing w:after="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O parágrafo de outros assuntos, quando incluído pelo auditor, deve ficar em seção separada do relatório com o título “Outros assuntos” ou outro título apropriado (ver itens A15 a A17).</w:t>
      </w:r>
    </w:p>
    <w:p w14:paraId="14E5A779" w14:textId="77777777" w:rsidR="00C1157F" w:rsidRPr="00E602BF" w:rsidRDefault="00C1157F" w:rsidP="00C1157F">
      <w:pPr>
        <w:spacing w:after="0" w:line="240" w:lineRule="auto"/>
        <w:jc w:val="both"/>
        <w:rPr>
          <w:rFonts w:ascii="Times New Roman" w:hAnsi="Times New Roman"/>
          <w:sz w:val="24"/>
          <w:szCs w:val="24"/>
        </w:rPr>
      </w:pPr>
    </w:p>
    <w:p w14:paraId="49567B7D"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Comunicação com os responsáveis pela governança</w:t>
      </w:r>
    </w:p>
    <w:p w14:paraId="15CC3C89" w14:textId="77777777" w:rsidR="00C1157F" w:rsidRPr="00E602BF" w:rsidRDefault="00C1157F" w:rsidP="00C1157F">
      <w:pPr>
        <w:spacing w:after="0" w:line="240" w:lineRule="auto"/>
        <w:jc w:val="both"/>
        <w:rPr>
          <w:rFonts w:ascii="Times New Roman" w:hAnsi="Times New Roman"/>
          <w:sz w:val="24"/>
          <w:szCs w:val="24"/>
        </w:rPr>
      </w:pPr>
    </w:p>
    <w:p w14:paraId="573B0A3E" w14:textId="77777777" w:rsidR="00C1157F" w:rsidRPr="00E602BF" w:rsidRDefault="00C1157F">
      <w:pPr>
        <w:pStyle w:val="PargrafodaLista"/>
        <w:widowControl w:val="0"/>
        <w:numPr>
          <w:ilvl w:val="0"/>
          <w:numId w:val="288"/>
        </w:numPr>
        <w:spacing w:after="0" w:line="240" w:lineRule="auto"/>
        <w:ind w:left="567" w:right="70" w:hanging="567"/>
        <w:contextualSpacing w:val="0"/>
        <w:jc w:val="both"/>
        <w:rPr>
          <w:rFonts w:ascii="Times New Roman" w:hAnsi="Times New Roman"/>
          <w:sz w:val="24"/>
          <w:szCs w:val="24"/>
        </w:rPr>
      </w:pPr>
      <w:r w:rsidRPr="00E602BF">
        <w:rPr>
          <w:rFonts w:ascii="Times New Roman" w:hAnsi="Times New Roman"/>
          <w:sz w:val="24"/>
          <w:szCs w:val="24"/>
        </w:rPr>
        <w:t>Se o auditor espera incluir um parágrafo de ênfase ou parágrafo de outros assuntos no seu relatório, ele deve comunicar-se com os responsáveis pela governança no que se refere a essa expectativa e à redação proposta desse parágrafo (ver item A18).</w:t>
      </w:r>
    </w:p>
    <w:p w14:paraId="0F04C864" w14:textId="77777777" w:rsidR="00C1157F" w:rsidRDefault="00C1157F" w:rsidP="00C1157F">
      <w:pPr>
        <w:spacing w:after="0" w:line="240" w:lineRule="auto"/>
        <w:jc w:val="both"/>
        <w:rPr>
          <w:rFonts w:ascii="Times New Roman" w:hAnsi="Times New Roman"/>
          <w:sz w:val="24"/>
          <w:szCs w:val="24"/>
        </w:rPr>
      </w:pPr>
    </w:p>
    <w:p w14:paraId="45884BF7" w14:textId="77777777" w:rsidR="00C1157F" w:rsidRDefault="00C1157F" w:rsidP="00C1157F">
      <w:pPr>
        <w:spacing w:after="0" w:line="240" w:lineRule="auto"/>
        <w:jc w:val="both"/>
        <w:rPr>
          <w:rFonts w:ascii="Times New Roman" w:hAnsi="Times New Roman"/>
          <w:sz w:val="24"/>
          <w:szCs w:val="24"/>
        </w:rPr>
      </w:pPr>
    </w:p>
    <w:p w14:paraId="18D71FF2" w14:textId="77777777" w:rsidR="00C1157F" w:rsidRDefault="00C1157F" w:rsidP="00C1157F">
      <w:pPr>
        <w:spacing w:after="0" w:line="240" w:lineRule="auto"/>
        <w:ind w:right="-20"/>
        <w:jc w:val="both"/>
        <w:rPr>
          <w:rFonts w:ascii="Times New Roman" w:hAnsi="Times New Roman"/>
          <w:b/>
          <w:sz w:val="24"/>
          <w:szCs w:val="24"/>
        </w:rPr>
      </w:pPr>
      <w:r>
        <w:rPr>
          <w:rFonts w:ascii="Times New Roman" w:hAnsi="Times New Roman"/>
          <w:b/>
          <w:sz w:val="24"/>
          <w:szCs w:val="24"/>
        </w:rPr>
        <w:t>Vigência</w:t>
      </w:r>
    </w:p>
    <w:p w14:paraId="0FF138E5" w14:textId="77777777" w:rsidR="00C1157F" w:rsidRDefault="00C1157F" w:rsidP="00C1157F">
      <w:pPr>
        <w:autoSpaceDE w:val="0"/>
        <w:autoSpaceDN w:val="0"/>
        <w:adjustRightInd w:val="0"/>
        <w:spacing w:after="0" w:line="240" w:lineRule="auto"/>
        <w:jc w:val="both"/>
        <w:rPr>
          <w:rFonts w:ascii="Times New Roman" w:hAnsi="Times New Roman"/>
          <w:sz w:val="24"/>
          <w:szCs w:val="24"/>
        </w:rPr>
      </w:pPr>
    </w:p>
    <w:p w14:paraId="34206296" w14:textId="77777777" w:rsidR="00C1157F" w:rsidRDefault="00C1157F" w:rsidP="00C1157F">
      <w:pPr>
        <w:spacing w:after="0" w:line="240" w:lineRule="auto"/>
        <w:ind w:left="567"/>
        <w:jc w:val="both"/>
        <w:rPr>
          <w:rFonts w:ascii="Times New Roman" w:hAnsi="Times New Roman"/>
          <w:sz w:val="24"/>
          <w:szCs w:val="24"/>
        </w:rPr>
      </w:pPr>
      <w:r>
        <w:rPr>
          <w:rFonts w:ascii="Times New Roman" w:hAnsi="Times New Roman"/>
          <w:sz w:val="24"/>
          <w:szCs w:val="24"/>
        </w:rPr>
        <w:t>Esta Norma entra em vigor na data de sua publicação, aplicando-se a auditorias de demonstrações contábeis para períodos que se findam em, ou após, 31 de dezembro de 2016, e revoga, a partir de 1º de janeiro de 2017, a Resolução CFC n.º 1.233/2009, publicada no D.O.U., Seção 1, de 4/12/2009, e demais disposições em contrário.</w:t>
      </w:r>
    </w:p>
    <w:p w14:paraId="5972F393" w14:textId="77777777" w:rsidR="00C1157F" w:rsidRDefault="00C1157F" w:rsidP="00C1157F">
      <w:pPr>
        <w:spacing w:after="0" w:line="240" w:lineRule="auto"/>
        <w:jc w:val="both"/>
        <w:rPr>
          <w:rFonts w:ascii="Times New Roman" w:hAnsi="Times New Roman"/>
          <w:sz w:val="24"/>
          <w:szCs w:val="24"/>
        </w:rPr>
      </w:pPr>
    </w:p>
    <w:p w14:paraId="29F73B80" w14:textId="77777777" w:rsidR="00C1157F" w:rsidRDefault="00C1157F" w:rsidP="00C1157F">
      <w:pPr>
        <w:spacing w:after="0" w:line="240" w:lineRule="auto"/>
        <w:jc w:val="both"/>
        <w:rPr>
          <w:rFonts w:ascii="Times New Roman" w:hAnsi="Times New Roman"/>
          <w:sz w:val="24"/>
          <w:szCs w:val="24"/>
        </w:rPr>
      </w:pPr>
    </w:p>
    <w:p w14:paraId="0CB262F6" w14:textId="77777777" w:rsidR="00C1157F" w:rsidRDefault="00C1157F" w:rsidP="00C1157F">
      <w:pPr>
        <w:pStyle w:val="Recuodecorpodetexto2"/>
        <w:spacing w:after="0" w:line="240" w:lineRule="auto"/>
        <w:jc w:val="right"/>
        <w:rPr>
          <w:lang w:val="pt-BR"/>
        </w:rPr>
      </w:pPr>
      <w:r w:rsidRPr="007C2088">
        <w:rPr>
          <w:lang w:val="pt-BR"/>
        </w:rPr>
        <w:t xml:space="preserve">Brasília, </w:t>
      </w:r>
      <w:r>
        <w:rPr>
          <w:lang w:val="pt-BR"/>
        </w:rPr>
        <w:t>17</w:t>
      </w:r>
      <w:r w:rsidRPr="007C2088">
        <w:rPr>
          <w:lang w:val="pt-BR"/>
        </w:rPr>
        <w:t xml:space="preserve"> de </w:t>
      </w:r>
      <w:r>
        <w:rPr>
          <w:lang w:val="pt-BR"/>
        </w:rPr>
        <w:t>junho</w:t>
      </w:r>
      <w:r w:rsidRPr="007C2088">
        <w:rPr>
          <w:lang w:val="pt-BR"/>
        </w:rPr>
        <w:t xml:space="preserve"> de 2016.</w:t>
      </w:r>
    </w:p>
    <w:p w14:paraId="328B3975" w14:textId="77777777" w:rsidR="00C1157F" w:rsidRDefault="00C1157F" w:rsidP="00C1157F">
      <w:pPr>
        <w:spacing w:after="0" w:line="240" w:lineRule="auto"/>
        <w:rPr>
          <w:rFonts w:ascii="Times New Roman" w:hAnsi="Times New Roman"/>
          <w:sz w:val="24"/>
          <w:szCs w:val="24"/>
        </w:rPr>
      </w:pPr>
    </w:p>
    <w:p w14:paraId="2227F8ED" w14:textId="77777777" w:rsidR="00C1157F" w:rsidRDefault="00C1157F" w:rsidP="00C1157F">
      <w:pPr>
        <w:spacing w:after="0" w:line="240" w:lineRule="auto"/>
        <w:rPr>
          <w:rFonts w:ascii="Times New Roman" w:hAnsi="Times New Roman"/>
          <w:sz w:val="24"/>
          <w:szCs w:val="24"/>
        </w:rPr>
      </w:pPr>
    </w:p>
    <w:p w14:paraId="72855125" w14:textId="77777777" w:rsidR="00C1157F" w:rsidRDefault="00C1157F" w:rsidP="00C1157F">
      <w:pPr>
        <w:spacing w:after="0" w:line="240" w:lineRule="auto"/>
        <w:jc w:val="center"/>
        <w:rPr>
          <w:rFonts w:ascii="Times New Roman" w:hAnsi="Times New Roman"/>
          <w:bCs/>
          <w:sz w:val="24"/>
          <w:szCs w:val="24"/>
        </w:rPr>
      </w:pPr>
      <w:r>
        <w:rPr>
          <w:rFonts w:ascii="Times New Roman" w:hAnsi="Times New Roman"/>
          <w:sz w:val="24"/>
          <w:szCs w:val="24"/>
        </w:rPr>
        <w:t xml:space="preserve">Contador </w:t>
      </w:r>
      <w:r>
        <w:rPr>
          <w:rFonts w:ascii="Times New Roman" w:hAnsi="Times New Roman"/>
          <w:b/>
          <w:sz w:val="24"/>
          <w:szCs w:val="24"/>
        </w:rPr>
        <w:t>José Martonio Alves Coelho</w:t>
      </w:r>
    </w:p>
    <w:p w14:paraId="7F86E95B" w14:textId="77777777" w:rsidR="00C1157F" w:rsidRDefault="00C1157F" w:rsidP="00C1157F">
      <w:pPr>
        <w:pStyle w:val="Recuodecorpodetexto2"/>
        <w:spacing w:after="0" w:line="240" w:lineRule="auto"/>
        <w:ind w:left="0"/>
        <w:jc w:val="center"/>
        <w:rPr>
          <w:b/>
          <w:lang w:val="pt-BR"/>
        </w:rPr>
      </w:pPr>
      <w:r w:rsidRPr="007C2088">
        <w:rPr>
          <w:b/>
          <w:lang w:val="pt-BR"/>
        </w:rPr>
        <w:t>Presidente</w:t>
      </w:r>
    </w:p>
    <w:p w14:paraId="75B33E11" w14:textId="77777777" w:rsidR="00C1157F" w:rsidRDefault="00C1157F" w:rsidP="00C1157F">
      <w:pPr>
        <w:rPr>
          <w:rFonts w:ascii="Times New Roman" w:hAnsi="Times New Roman"/>
          <w:b/>
          <w:sz w:val="24"/>
          <w:szCs w:val="24"/>
        </w:rPr>
      </w:pPr>
      <w:r>
        <w:rPr>
          <w:rFonts w:ascii="Times New Roman" w:hAnsi="Times New Roman"/>
          <w:b/>
          <w:sz w:val="24"/>
          <w:szCs w:val="24"/>
        </w:rPr>
        <w:br w:type="page"/>
      </w:r>
    </w:p>
    <w:p w14:paraId="786115AC"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Aplicação e outros materiais explicativos</w:t>
      </w:r>
    </w:p>
    <w:p w14:paraId="3F895F4C" w14:textId="77777777" w:rsidR="00C1157F" w:rsidRPr="00E602BF" w:rsidRDefault="00C1157F" w:rsidP="00C1157F">
      <w:pPr>
        <w:spacing w:after="0" w:line="240" w:lineRule="auto"/>
        <w:jc w:val="both"/>
        <w:rPr>
          <w:rFonts w:ascii="Times New Roman" w:hAnsi="Times New Roman"/>
          <w:sz w:val="24"/>
          <w:szCs w:val="24"/>
        </w:rPr>
      </w:pPr>
    </w:p>
    <w:p w14:paraId="1419AB2C"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bCs/>
          <w:sz w:val="24"/>
          <w:szCs w:val="24"/>
        </w:rPr>
        <w:t>Relação entre parágrafos de ênfase e principais assuntos de auditoria no relatório do auditor</w:t>
      </w:r>
    </w:p>
    <w:p w14:paraId="37C8722E"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(ver itens 2</w:t>
      </w:r>
      <w:r>
        <w:rPr>
          <w:rFonts w:ascii="Times New Roman" w:hAnsi="Times New Roman"/>
          <w:sz w:val="24"/>
          <w:szCs w:val="24"/>
        </w:rPr>
        <w:t xml:space="preserve"> e</w:t>
      </w:r>
      <w:r w:rsidRPr="00E602BF">
        <w:rPr>
          <w:rFonts w:ascii="Times New Roman" w:hAnsi="Times New Roman"/>
          <w:sz w:val="24"/>
          <w:szCs w:val="24"/>
        </w:rPr>
        <w:t xml:space="preserve"> 8(b))</w:t>
      </w:r>
    </w:p>
    <w:p w14:paraId="1FD11539" w14:textId="77777777" w:rsidR="00C1157F" w:rsidRPr="00E602BF" w:rsidRDefault="00C1157F" w:rsidP="00C1157F">
      <w:pPr>
        <w:spacing w:after="0" w:line="240" w:lineRule="auto"/>
        <w:jc w:val="both"/>
        <w:rPr>
          <w:rFonts w:ascii="Times New Roman" w:hAnsi="Times New Roman"/>
          <w:sz w:val="24"/>
          <w:szCs w:val="24"/>
        </w:rPr>
      </w:pPr>
    </w:p>
    <w:p w14:paraId="3327DC43" w14:textId="77777777" w:rsidR="00C1157F" w:rsidRPr="00E602BF" w:rsidRDefault="00C1157F" w:rsidP="00C1157F">
      <w:pPr>
        <w:spacing w:after="0" w:line="240" w:lineRule="auto"/>
        <w:ind w:left="567" w:right="60" w:hanging="567"/>
        <w:jc w:val="both"/>
        <w:rPr>
          <w:rFonts w:ascii="Times New Roman" w:hAnsi="Times New Roman"/>
          <w:sz w:val="24"/>
          <w:szCs w:val="24"/>
        </w:rPr>
      </w:pPr>
      <w:r>
        <w:rPr>
          <w:rFonts w:ascii="Times New Roman" w:hAnsi="Times New Roman"/>
          <w:sz w:val="24"/>
          <w:szCs w:val="24"/>
        </w:rPr>
        <w:t xml:space="preserve">A1.  </w:t>
      </w:r>
      <w:r w:rsidRPr="00E602BF">
        <w:rPr>
          <w:rFonts w:ascii="Times New Roman" w:hAnsi="Times New Roman"/>
          <w:sz w:val="24"/>
          <w:szCs w:val="24"/>
        </w:rPr>
        <w:t>Os principais assuntos de auditoria são definidos na NBC TA 701 como aqueles que, no julgamento profissional do auditor, foram os mais significativos na auditoria das demonstrações contábeis do período corrente. Os principais assuntos de auditoria são selecionados de assuntos comunicados aos responsáveis pela governança, que incluem constatações significativas decorrentes da auditoria das demonstrações contábeis do período corrente (NBC TA 260 – Comunicação com os Responsáveis pela Governança, item</w:t>
      </w:r>
      <w:r w:rsidRPr="00E602BF">
        <w:rPr>
          <w:rFonts w:ascii="Times New Roman" w:hAnsi="Times New Roman"/>
          <w:i/>
          <w:sz w:val="24"/>
          <w:szCs w:val="24"/>
        </w:rPr>
        <w:t xml:space="preserve"> </w:t>
      </w:r>
      <w:r w:rsidRPr="00E602BF">
        <w:rPr>
          <w:rFonts w:ascii="Times New Roman" w:hAnsi="Times New Roman"/>
          <w:sz w:val="24"/>
          <w:szCs w:val="24"/>
        </w:rPr>
        <w:t xml:space="preserve">16). A comunicação dos principais assuntos de auditoria fornece informações adicionais aos usuários previstos para auxiliá-los a entender os assuntos, que, no julgamento profissional do auditor, foram os de maior importância na auditoria, e também pode auxiliá-los a entender a entidade e as áreas nas demonstrações contábeis auditadas que envolveram julgamento significativo da administração. Quando a NBC TA 701 se aplica, o uso de parágrafos de ênfase não substitui </w:t>
      </w:r>
      <w:r>
        <w:rPr>
          <w:rFonts w:ascii="Times New Roman" w:hAnsi="Times New Roman"/>
          <w:sz w:val="24"/>
          <w:szCs w:val="24"/>
        </w:rPr>
        <w:t>a</w:t>
      </w:r>
      <w:r w:rsidRPr="00E602BF">
        <w:rPr>
          <w:rFonts w:ascii="Times New Roman" w:hAnsi="Times New Roman"/>
          <w:sz w:val="24"/>
          <w:szCs w:val="24"/>
        </w:rPr>
        <w:t xml:space="preserve"> descrição de cada um dos principais assuntos de auditoria.</w:t>
      </w:r>
    </w:p>
    <w:p w14:paraId="1B39C4CB" w14:textId="77777777" w:rsidR="00C1157F" w:rsidRPr="00745C24" w:rsidRDefault="00C1157F" w:rsidP="00C1157F">
      <w:pPr>
        <w:spacing w:after="0" w:line="240" w:lineRule="auto"/>
        <w:jc w:val="both"/>
        <w:rPr>
          <w:rFonts w:ascii="Times New Roman" w:hAnsi="Times New Roman"/>
          <w:sz w:val="24"/>
          <w:szCs w:val="24"/>
        </w:rPr>
      </w:pPr>
    </w:p>
    <w:p w14:paraId="123F5A0B"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 xml:space="preserve">A2.   </w:t>
      </w:r>
      <w:r w:rsidRPr="00E602BF">
        <w:rPr>
          <w:rFonts w:ascii="Times New Roman" w:hAnsi="Times New Roman"/>
          <w:sz w:val="24"/>
          <w:szCs w:val="24"/>
        </w:rPr>
        <w:tab/>
        <w:t xml:space="preserve">Assuntos determinados como sendo principais assuntos de auditoria de acordo com a NBC TA 701 podem também ser, de acordo com o julgamento do auditor, fundamentais para o entendimento das demonstrações contábeis pelos usuários. Nesses casos, ao comunicar o assunto como principal assunto de auditoria de acordo com a NBC TA 701, o auditor pode querer destacar ou chamar mais atenção à sua importância relativa. O auditor pode fazer isso apresentando esse assunto de forma mais </w:t>
      </w:r>
      <w:r>
        <w:rPr>
          <w:rFonts w:ascii="Times New Roman" w:hAnsi="Times New Roman"/>
          <w:sz w:val="24"/>
          <w:szCs w:val="24"/>
        </w:rPr>
        <w:t>destacada</w:t>
      </w:r>
      <w:r w:rsidRPr="00E602BF">
        <w:rPr>
          <w:rFonts w:ascii="Times New Roman" w:hAnsi="Times New Roman"/>
          <w:sz w:val="24"/>
          <w:szCs w:val="24"/>
        </w:rPr>
        <w:t xml:space="preserve"> que os outros assuntos na seção “Principais assuntos de auditoria” (por exemplo, como o primeiro assunto), ou incluindo informações adicionais na descrição desse principal assunto de auditoria para indicar sua importância para o entendimento das demonstrações contábeis pelos usuários.</w:t>
      </w:r>
    </w:p>
    <w:p w14:paraId="236E179D" w14:textId="77777777" w:rsidR="00C1157F" w:rsidRPr="00233AFE" w:rsidRDefault="00C1157F" w:rsidP="00C1157F">
      <w:pPr>
        <w:spacing w:after="0" w:line="240" w:lineRule="auto"/>
        <w:jc w:val="both"/>
        <w:rPr>
          <w:rFonts w:ascii="Times New Roman" w:hAnsi="Times New Roman"/>
          <w:sz w:val="24"/>
          <w:szCs w:val="24"/>
        </w:rPr>
      </w:pPr>
    </w:p>
    <w:p w14:paraId="518C9DAD"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A3.</w:t>
      </w:r>
      <w:r w:rsidRPr="00E602BF">
        <w:rPr>
          <w:rFonts w:ascii="Times New Roman" w:hAnsi="Times New Roman"/>
          <w:sz w:val="24"/>
          <w:szCs w:val="24"/>
        </w:rPr>
        <w:tab/>
        <w:t>Pode haver um assunto não determinado como principal assunto de auditoria de acordo com a NBC TA 701 (por exemplo, que não exigiu atenção significativa do auditor), mas que, de acordo com o julgamento do auditor, é fundamental para o entendimento das demonstrações contábeis pelos usuários (por exemplo, evento subsequente). Se o auditor considera necessário chamar a atenção dos usuários para esse assunto, ele é incluído em parágrafo de ênfase no relatório do auditor</w:t>
      </w:r>
      <w:r>
        <w:rPr>
          <w:rFonts w:ascii="Times New Roman" w:hAnsi="Times New Roman"/>
          <w:sz w:val="24"/>
          <w:szCs w:val="24"/>
        </w:rPr>
        <w:t>,</w:t>
      </w:r>
      <w:r w:rsidRPr="00E602BF">
        <w:rPr>
          <w:rFonts w:ascii="Times New Roman" w:hAnsi="Times New Roman"/>
          <w:sz w:val="24"/>
          <w:szCs w:val="24"/>
        </w:rPr>
        <w:t xml:space="preserve"> de acordo com esta </w:t>
      </w:r>
      <w:r>
        <w:rPr>
          <w:rFonts w:ascii="Times New Roman" w:hAnsi="Times New Roman"/>
          <w:sz w:val="24"/>
          <w:szCs w:val="24"/>
        </w:rPr>
        <w:t>n</w:t>
      </w:r>
      <w:r w:rsidRPr="00E602BF">
        <w:rPr>
          <w:rFonts w:ascii="Times New Roman" w:hAnsi="Times New Roman"/>
          <w:sz w:val="24"/>
          <w:szCs w:val="24"/>
        </w:rPr>
        <w:t>orma.</w:t>
      </w:r>
    </w:p>
    <w:p w14:paraId="1A89E62B" w14:textId="77777777" w:rsidR="00C1157F" w:rsidRPr="00745C24" w:rsidRDefault="00C1157F" w:rsidP="00C1157F">
      <w:pPr>
        <w:spacing w:after="0" w:line="240" w:lineRule="auto"/>
        <w:jc w:val="both"/>
        <w:rPr>
          <w:rFonts w:ascii="Times New Roman" w:hAnsi="Times New Roman"/>
          <w:sz w:val="24"/>
          <w:szCs w:val="24"/>
        </w:rPr>
      </w:pPr>
    </w:p>
    <w:p w14:paraId="374FBDD0"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 xml:space="preserve">Circunstâncias em que um parágrafo de ênfase pode ser necessário </w:t>
      </w:r>
      <w:r w:rsidRPr="00E602BF">
        <w:rPr>
          <w:rFonts w:ascii="Times New Roman" w:hAnsi="Times New Roman"/>
          <w:sz w:val="24"/>
          <w:szCs w:val="24"/>
        </w:rPr>
        <w:t>(ver itens 4 e 8)</w:t>
      </w:r>
    </w:p>
    <w:p w14:paraId="0931A544" w14:textId="77777777" w:rsidR="00C1157F" w:rsidRPr="00E602BF" w:rsidRDefault="00C1157F" w:rsidP="00C1157F">
      <w:pPr>
        <w:spacing w:after="0" w:line="240" w:lineRule="auto"/>
        <w:jc w:val="both"/>
        <w:rPr>
          <w:rFonts w:ascii="Times New Roman" w:hAnsi="Times New Roman"/>
          <w:sz w:val="24"/>
          <w:szCs w:val="24"/>
        </w:rPr>
      </w:pPr>
    </w:p>
    <w:p w14:paraId="509DC6DE" w14:textId="77777777" w:rsidR="00C1157F" w:rsidRPr="00E602BF" w:rsidRDefault="00C1157F" w:rsidP="00C1157F">
      <w:pPr>
        <w:spacing w:after="120" w:line="240" w:lineRule="auto"/>
        <w:ind w:left="567" w:right="60" w:hanging="567"/>
        <w:jc w:val="both"/>
        <w:rPr>
          <w:rFonts w:ascii="Times New Roman" w:hAnsi="Times New Roman"/>
          <w:sz w:val="24"/>
          <w:szCs w:val="24"/>
        </w:rPr>
      </w:pPr>
      <w:r w:rsidRPr="00E602BF">
        <w:rPr>
          <w:rFonts w:ascii="Times New Roman" w:hAnsi="Times New Roman"/>
          <w:sz w:val="24"/>
          <w:szCs w:val="24"/>
        </w:rPr>
        <w:t>A4.</w:t>
      </w:r>
      <w:r w:rsidRPr="00E602BF">
        <w:rPr>
          <w:rFonts w:ascii="Times New Roman" w:hAnsi="Times New Roman"/>
          <w:sz w:val="24"/>
          <w:szCs w:val="24"/>
        </w:rPr>
        <w:tab/>
        <w:t>O Apêndice 1 identifica as normas de auditoria que contêm exigências específicas para o auditor incluir parágrafos de ênfase no seu relatório em certas circunstâncias. Essas circunstâncias incluem:</w:t>
      </w:r>
    </w:p>
    <w:p w14:paraId="4FE31015"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 xml:space="preserve">quando </w:t>
      </w:r>
      <w:r>
        <w:rPr>
          <w:rFonts w:ascii="Times New Roman" w:hAnsi="Times New Roman"/>
          <w:sz w:val="24"/>
          <w:szCs w:val="24"/>
        </w:rPr>
        <w:t>a</w:t>
      </w:r>
      <w:r w:rsidRPr="00E602BF">
        <w:rPr>
          <w:rFonts w:ascii="Times New Roman" w:hAnsi="Times New Roman"/>
          <w:sz w:val="24"/>
          <w:szCs w:val="24"/>
        </w:rPr>
        <w:t xml:space="preserve"> estrutura de relatório financeiro aplicável prevista por lei ou regulamento seria inaceitável exceto pelo fato de ser prevista por lei ou regulamento</w:t>
      </w:r>
      <w:r>
        <w:rPr>
          <w:rFonts w:ascii="Times New Roman" w:hAnsi="Times New Roman"/>
          <w:sz w:val="24"/>
          <w:szCs w:val="24"/>
        </w:rPr>
        <w:t>;</w:t>
      </w:r>
    </w:p>
    <w:p w14:paraId="54ECE2E0"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alertar os usuários de que as demonstrações contábeis foram elaboradas de acordo com estrutura de relatório financeiro para propósitos especiais</w:t>
      </w:r>
      <w:r>
        <w:rPr>
          <w:rFonts w:ascii="Times New Roman" w:hAnsi="Times New Roman"/>
          <w:sz w:val="24"/>
          <w:szCs w:val="24"/>
        </w:rPr>
        <w:t>;</w:t>
      </w:r>
    </w:p>
    <w:p w14:paraId="1EC87EC6" w14:textId="77777777" w:rsidR="00C1157F" w:rsidRPr="00E602BF" w:rsidRDefault="00C1157F">
      <w:pPr>
        <w:pStyle w:val="PargrafodaLista"/>
        <w:widowControl w:val="0"/>
        <w:numPr>
          <w:ilvl w:val="0"/>
          <w:numId w:val="289"/>
        </w:numPr>
        <w:spacing w:after="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quando fatos chegam ao conhecimento do auditor após a data do seu relatório e o auditor fornece um relatório novo ou modificado (ou seja, eventos subsequentes) (NBC TA 560 – Eventos Subsequentes, itens 12(b) e 16).</w:t>
      </w:r>
    </w:p>
    <w:p w14:paraId="0CB42BC7" w14:textId="77777777" w:rsidR="00C1157F" w:rsidRPr="00E602BF" w:rsidRDefault="00C1157F" w:rsidP="00C1157F">
      <w:pPr>
        <w:spacing w:after="0" w:line="240" w:lineRule="auto"/>
        <w:jc w:val="both"/>
        <w:rPr>
          <w:rFonts w:ascii="Times New Roman" w:hAnsi="Times New Roman"/>
          <w:sz w:val="24"/>
          <w:szCs w:val="24"/>
        </w:rPr>
      </w:pPr>
    </w:p>
    <w:p w14:paraId="77002D75" w14:textId="77777777" w:rsidR="00C1157F" w:rsidRPr="00E602BF" w:rsidRDefault="00C1157F" w:rsidP="00C1157F">
      <w:pPr>
        <w:spacing w:after="120" w:line="240" w:lineRule="auto"/>
        <w:ind w:left="567" w:right="60" w:hanging="567"/>
        <w:jc w:val="both"/>
        <w:rPr>
          <w:rFonts w:ascii="Times New Roman" w:hAnsi="Times New Roman"/>
          <w:sz w:val="24"/>
          <w:szCs w:val="24"/>
        </w:rPr>
      </w:pPr>
      <w:r w:rsidRPr="00E602BF">
        <w:rPr>
          <w:rFonts w:ascii="Times New Roman" w:hAnsi="Times New Roman"/>
          <w:sz w:val="24"/>
          <w:szCs w:val="24"/>
        </w:rPr>
        <w:t>A5.</w:t>
      </w:r>
      <w:r w:rsidRPr="00E602BF">
        <w:rPr>
          <w:rFonts w:ascii="Times New Roman" w:hAnsi="Times New Roman"/>
          <w:sz w:val="24"/>
          <w:szCs w:val="24"/>
        </w:rPr>
        <w:tab/>
        <w:t>Exemplos de circunstâncias em que o auditor pode considerar necessário incluir um parágrafo de ênfase são:</w:t>
      </w:r>
    </w:p>
    <w:p w14:paraId="5CDCDC3C"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existência de incerteza relativa ao desfecho futuro de litígio excepcional ou ação regulatória;</w:t>
      </w:r>
    </w:p>
    <w:p w14:paraId="1FF9D805"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evento subsequente significativo ocorrido entre a data das demonstrações contábeis e a data do relatório do auditor (NBC TA 560, item 6);</w:t>
      </w:r>
    </w:p>
    <w:p w14:paraId="4EE0F2B6"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aplicação antecipada (quando permitida) de nova norma contábil com efeito relevante sobre as demonstrações contábeis;</w:t>
      </w:r>
    </w:p>
    <w:p w14:paraId="26CC011E" w14:textId="77777777" w:rsidR="00C1157F" w:rsidRPr="00E602BF" w:rsidRDefault="00C1157F">
      <w:pPr>
        <w:pStyle w:val="PargrafodaLista"/>
        <w:widowControl w:val="0"/>
        <w:numPr>
          <w:ilvl w:val="0"/>
          <w:numId w:val="289"/>
        </w:numPr>
        <w:spacing w:after="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grande catástrofe que tenha tido, ou continue a ter, efeito significativo sobre a posição patrimonial e financeira da entidade.</w:t>
      </w:r>
    </w:p>
    <w:p w14:paraId="7B539CEF" w14:textId="77777777" w:rsidR="00C1157F" w:rsidRPr="00E602BF" w:rsidRDefault="00C1157F" w:rsidP="00C1157F">
      <w:pPr>
        <w:spacing w:after="0" w:line="240" w:lineRule="auto"/>
        <w:jc w:val="both"/>
        <w:rPr>
          <w:rFonts w:ascii="Times New Roman" w:hAnsi="Times New Roman"/>
          <w:sz w:val="24"/>
          <w:szCs w:val="24"/>
        </w:rPr>
      </w:pPr>
    </w:p>
    <w:p w14:paraId="51B87023" w14:textId="77777777" w:rsidR="00C1157F" w:rsidRPr="00E602BF" w:rsidRDefault="00C1157F" w:rsidP="00C1157F">
      <w:pPr>
        <w:spacing w:after="0" w:line="240" w:lineRule="auto"/>
        <w:ind w:left="567" w:right="60" w:hanging="567"/>
        <w:jc w:val="both"/>
        <w:rPr>
          <w:rFonts w:ascii="Times New Roman" w:hAnsi="Times New Roman"/>
          <w:sz w:val="24"/>
          <w:szCs w:val="24"/>
        </w:rPr>
      </w:pPr>
      <w:r>
        <w:rPr>
          <w:rFonts w:ascii="Times New Roman" w:hAnsi="Times New Roman"/>
          <w:sz w:val="24"/>
          <w:szCs w:val="24"/>
        </w:rPr>
        <w:t>A6.</w:t>
      </w:r>
      <w:r>
        <w:rPr>
          <w:rFonts w:ascii="Times New Roman" w:hAnsi="Times New Roman"/>
          <w:sz w:val="24"/>
          <w:szCs w:val="24"/>
        </w:rPr>
        <w:tab/>
      </w:r>
      <w:r w:rsidRPr="00E602BF">
        <w:rPr>
          <w:rFonts w:ascii="Times New Roman" w:hAnsi="Times New Roman"/>
          <w:sz w:val="24"/>
          <w:szCs w:val="24"/>
        </w:rPr>
        <w:t>Entretanto, o uso generalizado de parágrafos de ênfase diminui a eficácia da comunicação de tais assuntos pelo auditor.</w:t>
      </w:r>
    </w:p>
    <w:p w14:paraId="2BB2DD89" w14:textId="77777777" w:rsidR="00C1157F" w:rsidRPr="00E602BF" w:rsidRDefault="00C1157F" w:rsidP="00C1157F">
      <w:pPr>
        <w:spacing w:after="0" w:line="240" w:lineRule="auto"/>
        <w:jc w:val="both"/>
        <w:rPr>
          <w:rFonts w:ascii="Times New Roman" w:hAnsi="Times New Roman"/>
          <w:sz w:val="24"/>
          <w:szCs w:val="24"/>
        </w:rPr>
      </w:pPr>
    </w:p>
    <w:p w14:paraId="07E99D0D"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Inclusão de parágrafo de ênfase no relatório do auditor</w:t>
      </w:r>
      <w:r w:rsidRPr="00541FA5">
        <w:rPr>
          <w:rFonts w:ascii="Times New Roman" w:hAnsi="Times New Roman"/>
          <w:b/>
          <w:sz w:val="24"/>
          <w:szCs w:val="24"/>
        </w:rPr>
        <w:t xml:space="preserve"> </w:t>
      </w:r>
      <w:r w:rsidRPr="00541FA5">
        <w:rPr>
          <w:rFonts w:ascii="Times New Roman" w:hAnsi="Times New Roman"/>
          <w:b/>
          <w:bCs/>
          <w:sz w:val="24"/>
          <w:szCs w:val="24"/>
        </w:rPr>
        <w:t>independente</w:t>
      </w:r>
      <w:r w:rsidRPr="00E602BF">
        <w:rPr>
          <w:rFonts w:ascii="Times New Roman" w:hAnsi="Times New Roman"/>
          <w:b/>
          <w:sz w:val="24"/>
          <w:szCs w:val="24"/>
        </w:rPr>
        <w:t xml:space="preserve"> </w:t>
      </w:r>
      <w:r w:rsidRPr="00E602BF">
        <w:rPr>
          <w:rFonts w:ascii="Times New Roman" w:hAnsi="Times New Roman"/>
          <w:sz w:val="24"/>
          <w:szCs w:val="24"/>
        </w:rPr>
        <w:t>(ver item 9)</w:t>
      </w:r>
    </w:p>
    <w:p w14:paraId="283AABC1" w14:textId="77777777" w:rsidR="00C1157F" w:rsidRPr="00E602BF" w:rsidRDefault="00C1157F" w:rsidP="00C1157F">
      <w:pPr>
        <w:spacing w:after="0" w:line="240" w:lineRule="auto"/>
        <w:jc w:val="both"/>
        <w:rPr>
          <w:rFonts w:ascii="Times New Roman" w:hAnsi="Times New Roman"/>
          <w:sz w:val="24"/>
          <w:szCs w:val="24"/>
        </w:rPr>
      </w:pPr>
    </w:p>
    <w:p w14:paraId="6DDBCF25" w14:textId="77777777" w:rsidR="00C1157F" w:rsidRPr="00E602BF" w:rsidRDefault="00C1157F" w:rsidP="00C1157F">
      <w:pPr>
        <w:spacing w:after="120" w:line="240" w:lineRule="auto"/>
        <w:ind w:left="567" w:right="60" w:hanging="567"/>
        <w:jc w:val="both"/>
        <w:rPr>
          <w:rFonts w:ascii="Times New Roman" w:hAnsi="Times New Roman"/>
          <w:sz w:val="24"/>
          <w:szCs w:val="24"/>
        </w:rPr>
      </w:pPr>
      <w:r w:rsidRPr="00E602BF">
        <w:rPr>
          <w:rFonts w:ascii="Times New Roman" w:hAnsi="Times New Roman"/>
          <w:sz w:val="24"/>
          <w:szCs w:val="24"/>
        </w:rPr>
        <w:t>A7.</w:t>
      </w:r>
      <w:r w:rsidRPr="00E602BF">
        <w:rPr>
          <w:rFonts w:ascii="Times New Roman" w:hAnsi="Times New Roman"/>
          <w:sz w:val="24"/>
          <w:szCs w:val="24"/>
        </w:rPr>
        <w:tab/>
        <w:t xml:space="preserve">A inclusão de parágrafo de ênfase no relatório do auditor não afeta a </w:t>
      </w:r>
      <w:r>
        <w:rPr>
          <w:rFonts w:ascii="Times New Roman" w:hAnsi="Times New Roman"/>
          <w:sz w:val="24"/>
          <w:szCs w:val="24"/>
        </w:rPr>
        <w:t xml:space="preserve">sua </w:t>
      </w:r>
      <w:r w:rsidRPr="00E602BF">
        <w:rPr>
          <w:rFonts w:ascii="Times New Roman" w:hAnsi="Times New Roman"/>
          <w:sz w:val="24"/>
          <w:szCs w:val="24"/>
        </w:rPr>
        <w:t>opinião. Um parágrafo de ênfase não substitui:</w:t>
      </w:r>
    </w:p>
    <w:p w14:paraId="24A6BBF3" w14:textId="77777777" w:rsidR="00C1157F" w:rsidRPr="00E602BF" w:rsidRDefault="00C1157F" w:rsidP="00C1157F">
      <w:pPr>
        <w:spacing w:after="120" w:line="240" w:lineRule="auto"/>
        <w:ind w:left="993" w:right="69" w:hanging="426"/>
        <w:jc w:val="both"/>
        <w:rPr>
          <w:rFonts w:ascii="Times New Roman" w:hAnsi="Times New Roman"/>
          <w:sz w:val="24"/>
          <w:szCs w:val="24"/>
        </w:rPr>
      </w:pPr>
      <w:r w:rsidRPr="00E602BF">
        <w:rPr>
          <w:rFonts w:ascii="Times New Roman" w:hAnsi="Times New Roman"/>
          <w:sz w:val="24"/>
          <w:szCs w:val="24"/>
        </w:rPr>
        <w:t>(a)</w:t>
      </w:r>
      <w:r w:rsidRPr="00E602BF">
        <w:rPr>
          <w:rFonts w:ascii="Times New Roman" w:hAnsi="Times New Roman"/>
          <w:sz w:val="24"/>
          <w:szCs w:val="24"/>
        </w:rPr>
        <w:tab/>
        <w:t>uma opinião modificada, de acordo com a NBC TA 705, quando exigido pelas circunstâncias de trabalho de auditoria específico;</w:t>
      </w:r>
    </w:p>
    <w:p w14:paraId="2B851658" w14:textId="77777777" w:rsidR="00C1157F" w:rsidRPr="00E602BF" w:rsidRDefault="00C1157F" w:rsidP="00C1157F">
      <w:pPr>
        <w:spacing w:after="120" w:line="240" w:lineRule="auto"/>
        <w:ind w:left="993" w:right="68" w:hanging="426"/>
        <w:jc w:val="both"/>
        <w:rPr>
          <w:rFonts w:ascii="Times New Roman" w:hAnsi="Times New Roman"/>
          <w:sz w:val="24"/>
          <w:szCs w:val="24"/>
        </w:rPr>
      </w:pPr>
      <w:r w:rsidRPr="00E602BF">
        <w:rPr>
          <w:rFonts w:ascii="Times New Roman" w:hAnsi="Times New Roman"/>
          <w:sz w:val="24"/>
          <w:szCs w:val="24"/>
        </w:rPr>
        <w:t>(b)</w:t>
      </w:r>
      <w:r w:rsidRPr="00E602BF">
        <w:rPr>
          <w:rFonts w:ascii="Times New Roman" w:hAnsi="Times New Roman"/>
          <w:sz w:val="24"/>
          <w:szCs w:val="24"/>
        </w:rPr>
        <w:tab/>
        <w:t>as divulgações nas demonstrações contábeis exigidas da administração de acordo com a estrutura de relatório financeiro aplicável ou que são, de outra forma, necessárias para alcançar uma apresentação adequada; ou</w:t>
      </w:r>
    </w:p>
    <w:p w14:paraId="2BB7093C" w14:textId="77777777" w:rsidR="00C1157F" w:rsidRPr="00E602BF" w:rsidRDefault="00C1157F" w:rsidP="00C1157F">
      <w:pPr>
        <w:spacing w:after="0" w:line="240" w:lineRule="auto"/>
        <w:ind w:left="993" w:right="62" w:hanging="426"/>
        <w:jc w:val="both"/>
        <w:rPr>
          <w:rFonts w:ascii="Times New Roman" w:hAnsi="Times New Roman"/>
          <w:sz w:val="24"/>
          <w:szCs w:val="24"/>
        </w:rPr>
      </w:pPr>
      <w:r w:rsidRPr="00E602BF">
        <w:rPr>
          <w:rFonts w:ascii="Times New Roman" w:hAnsi="Times New Roman"/>
          <w:sz w:val="24"/>
          <w:szCs w:val="24"/>
        </w:rPr>
        <w:t>(c)</w:t>
      </w:r>
      <w:r w:rsidRPr="00E602BF">
        <w:rPr>
          <w:rFonts w:ascii="Times New Roman" w:hAnsi="Times New Roman"/>
          <w:sz w:val="24"/>
          <w:szCs w:val="24"/>
        </w:rPr>
        <w:tab/>
        <w:t xml:space="preserve">a apresentação de relatório de acordo com a NBC TA 570, itens 22 e 23, quando existe incerteza </w:t>
      </w:r>
      <w:r>
        <w:rPr>
          <w:rFonts w:ascii="Times New Roman" w:hAnsi="Times New Roman"/>
          <w:sz w:val="24"/>
          <w:szCs w:val="24"/>
        </w:rPr>
        <w:t>relevante</w:t>
      </w:r>
      <w:r w:rsidRPr="00E602BF">
        <w:rPr>
          <w:rFonts w:ascii="Times New Roman" w:hAnsi="Times New Roman"/>
          <w:sz w:val="24"/>
          <w:szCs w:val="24"/>
        </w:rPr>
        <w:t xml:space="preserve"> em relação a eventos ou condições que podem levantar dúvida significativa quanto à capacidade da entidade de manter sua continuidade operacional.</w:t>
      </w:r>
    </w:p>
    <w:p w14:paraId="27E9FF6A" w14:textId="77777777" w:rsidR="00C1157F" w:rsidRPr="000C4FE1" w:rsidRDefault="00C1157F" w:rsidP="00C1157F">
      <w:pPr>
        <w:spacing w:after="0" w:line="240" w:lineRule="auto"/>
        <w:jc w:val="both"/>
        <w:rPr>
          <w:rFonts w:ascii="Times New Roman" w:hAnsi="Times New Roman"/>
          <w:sz w:val="24"/>
          <w:szCs w:val="24"/>
        </w:rPr>
      </w:pPr>
    </w:p>
    <w:p w14:paraId="56F85D53"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 xml:space="preserve">A8. </w:t>
      </w:r>
      <w:r>
        <w:rPr>
          <w:rFonts w:ascii="Times New Roman" w:hAnsi="Times New Roman"/>
          <w:sz w:val="24"/>
          <w:szCs w:val="24"/>
        </w:rPr>
        <w:tab/>
      </w:r>
      <w:r w:rsidRPr="00E602BF">
        <w:rPr>
          <w:rFonts w:ascii="Times New Roman" w:hAnsi="Times New Roman"/>
          <w:sz w:val="24"/>
          <w:szCs w:val="24"/>
        </w:rPr>
        <w:t>Os itens A16 e A17 fornecem orientação adicional sobre a localização dos parágrafos de ênfase em circunstâncias específicas.</w:t>
      </w:r>
    </w:p>
    <w:p w14:paraId="11210E80" w14:textId="77777777" w:rsidR="00C1157F" w:rsidRPr="00E602BF" w:rsidRDefault="00C1157F" w:rsidP="00C1157F">
      <w:pPr>
        <w:spacing w:after="0" w:line="240" w:lineRule="auto"/>
        <w:jc w:val="both"/>
        <w:rPr>
          <w:rFonts w:ascii="Times New Roman" w:hAnsi="Times New Roman"/>
          <w:sz w:val="24"/>
          <w:szCs w:val="24"/>
        </w:rPr>
      </w:pPr>
    </w:p>
    <w:p w14:paraId="3C35F3B5" w14:textId="77777777" w:rsidR="00C1157F" w:rsidRPr="00E602BF" w:rsidRDefault="00C1157F" w:rsidP="00C1157F">
      <w:pPr>
        <w:spacing w:after="0" w:line="240" w:lineRule="auto"/>
        <w:ind w:right="-20"/>
        <w:jc w:val="both"/>
        <w:rPr>
          <w:rFonts w:ascii="Times New Roman" w:hAnsi="Times New Roman"/>
          <w:b/>
          <w:sz w:val="24"/>
          <w:szCs w:val="24"/>
        </w:rPr>
      </w:pPr>
      <w:r w:rsidRPr="00E602BF">
        <w:rPr>
          <w:rFonts w:ascii="Times New Roman" w:hAnsi="Times New Roman"/>
          <w:b/>
          <w:sz w:val="24"/>
          <w:szCs w:val="24"/>
        </w:rPr>
        <w:t>Parágrafos de outros assuntos no relatório do auditor</w:t>
      </w:r>
      <w:r w:rsidRPr="00541FA5">
        <w:rPr>
          <w:rFonts w:ascii="Times New Roman" w:hAnsi="Times New Roman"/>
          <w:b/>
          <w:sz w:val="24"/>
          <w:szCs w:val="24"/>
        </w:rPr>
        <w:t xml:space="preserve"> </w:t>
      </w:r>
      <w:r w:rsidRPr="00541FA5">
        <w:rPr>
          <w:rFonts w:ascii="Times New Roman" w:hAnsi="Times New Roman"/>
          <w:b/>
          <w:bCs/>
          <w:sz w:val="24"/>
          <w:szCs w:val="24"/>
        </w:rPr>
        <w:t>independente</w:t>
      </w:r>
      <w:r w:rsidRPr="00E602BF">
        <w:rPr>
          <w:rFonts w:ascii="Times New Roman" w:hAnsi="Times New Roman"/>
          <w:b/>
          <w:sz w:val="24"/>
          <w:szCs w:val="24"/>
        </w:rPr>
        <w:t xml:space="preserve"> (ver itens 10 e 11) </w:t>
      </w:r>
    </w:p>
    <w:p w14:paraId="7CD32ADC" w14:textId="77777777" w:rsidR="00C1157F" w:rsidRPr="00C57013" w:rsidRDefault="00C1157F" w:rsidP="00C1157F">
      <w:pPr>
        <w:spacing w:after="0" w:line="240" w:lineRule="auto"/>
        <w:ind w:right="-20"/>
        <w:jc w:val="both"/>
        <w:rPr>
          <w:rFonts w:ascii="Times New Roman" w:hAnsi="Times New Roman"/>
          <w:b/>
          <w:sz w:val="24"/>
          <w:szCs w:val="24"/>
        </w:rPr>
      </w:pPr>
    </w:p>
    <w:p w14:paraId="4C203E65" w14:textId="77777777" w:rsidR="00C1157F" w:rsidRPr="00E602BF" w:rsidRDefault="00C1157F" w:rsidP="00C1157F">
      <w:pPr>
        <w:spacing w:after="0" w:line="240" w:lineRule="auto"/>
        <w:ind w:right="57"/>
        <w:jc w:val="both"/>
        <w:rPr>
          <w:rFonts w:ascii="Times New Roman" w:hAnsi="Times New Roman"/>
          <w:i/>
          <w:sz w:val="24"/>
          <w:szCs w:val="24"/>
        </w:rPr>
      </w:pPr>
      <w:r w:rsidRPr="00E602BF">
        <w:rPr>
          <w:rFonts w:ascii="Times New Roman" w:hAnsi="Times New Roman"/>
          <w:i/>
          <w:sz w:val="24"/>
          <w:szCs w:val="24"/>
        </w:rPr>
        <w:t>Circunstâncias em que parágrafo de outros assuntos pode ser necessário</w:t>
      </w:r>
    </w:p>
    <w:p w14:paraId="0C0687EE" w14:textId="77777777" w:rsidR="00C1157F" w:rsidRPr="00E602BF" w:rsidRDefault="00C1157F" w:rsidP="00C1157F">
      <w:pPr>
        <w:spacing w:after="0" w:line="240" w:lineRule="auto"/>
        <w:ind w:left="667" w:right="57" w:hanging="547"/>
        <w:jc w:val="both"/>
        <w:rPr>
          <w:rFonts w:ascii="Times New Roman" w:hAnsi="Times New Roman"/>
          <w:sz w:val="24"/>
          <w:szCs w:val="24"/>
        </w:rPr>
      </w:pPr>
    </w:p>
    <w:p w14:paraId="719963C4" w14:textId="77777777" w:rsidR="00C1157F" w:rsidRPr="00E602BF" w:rsidRDefault="00C1157F" w:rsidP="00C1157F">
      <w:pPr>
        <w:spacing w:after="0" w:line="240" w:lineRule="auto"/>
        <w:ind w:right="57"/>
        <w:jc w:val="both"/>
        <w:rPr>
          <w:rFonts w:ascii="Times New Roman" w:hAnsi="Times New Roman"/>
          <w:sz w:val="24"/>
          <w:szCs w:val="24"/>
        </w:rPr>
      </w:pPr>
      <w:r w:rsidRPr="00E602BF">
        <w:rPr>
          <w:rFonts w:ascii="Times New Roman" w:hAnsi="Times New Roman"/>
          <w:sz w:val="24"/>
          <w:szCs w:val="24"/>
        </w:rPr>
        <w:t xml:space="preserve">Quando relevante para o entendimento </w:t>
      </w:r>
      <w:r>
        <w:rPr>
          <w:rFonts w:ascii="Times New Roman" w:hAnsi="Times New Roman"/>
          <w:sz w:val="24"/>
          <w:szCs w:val="24"/>
        </w:rPr>
        <w:t xml:space="preserve">da auditoria </w:t>
      </w:r>
      <w:r w:rsidRPr="00E602BF">
        <w:rPr>
          <w:rFonts w:ascii="Times New Roman" w:hAnsi="Times New Roman"/>
          <w:sz w:val="24"/>
          <w:szCs w:val="24"/>
        </w:rPr>
        <w:t xml:space="preserve">pelos usuários </w:t>
      </w:r>
    </w:p>
    <w:p w14:paraId="249539C9" w14:textId="77777777" w:rsidR="00C1157F" w:rsidRPr="00E602BF" w:rsidRDefault="00C1157F" w:rsidP="00C1157F">
      <w:pPr>
        <w:spacing w:after="0" w:line="240" w:lineRule="auto"/>
        <w:ind w:left="667" w:right="57" w:hanging="547"/>
        <w:jc w:val="both"/>
        <w:rPr>
          <w:rFonts w:ascii="Times New Roman" w:hAnsi="Times New Roman"/>
          <w:sz w:val="24"/>
          <w:szCs w:val="24"/>
        </w:rPr>
      </w:pPr>
    </w:p>
    <w:p w14:paraId="0BD696EF" w14:textId="77777777" w:rsidR="00C1157F" w:rsidRPr="00E602BF" w:rsidRDefault="00C1157F" w:rsidP="00C1157F">
      <w:pPr>
        <w:spacing w:after="0" w:line="240" w:lineRule="auto"/>
        <w:ind w:left="567" w:right="60" w:hanging="567"/>
        <w:jc w:val="both"/>
        <w:rPr>
          <w:rFonts w:ascii="Times New Roman" w:hAnsi="Times New Roman"/>
          <w:sz w:val="24"/>
          <w:szCs w:val="24"/>
        </w:rPr>
      </w:pPr>
      <w:r>
        <w:rPr>
          <w:rFonts w:ascii="Times New Roman" w:hAnsi="Times New Roman"/>
          <w:sz w:val="24"/>
          <w:szCs w:val="24"/>
        </w:rPr>
        <w:t xml:space="preserve">A9.  </w:t>
      </w:r>
      <w:r w:rsidRPr="00E602BF">
        <w:rPr>
          <w:rFonts w:ascii="Times New Roman" w:hAnsi="Times New Roman"/>
          <w:sz w:val="24"/>
          <w:szCs w:val="24"/>
        </w:rPr>
        <w:t>A NBC TA 260</w:t>
      </w:r>
      <w:r>
        <w:rPr>
          <w:rFonts w:ascii="Times New Roman" w:hAnsi="Times New Roman"/>
          <w:sz w:val="24"/>
          <w:szCs w:val="24"/>
        </w:rPr>
        <w:t>, item 15,</w:t>
      </w:r>
      <w:r w:rsidRPr="00E602BF">
        <w:rPr>
          <w:rFonts w:ascii="Times New Roman" w:hAnsi="Times New Roman"/>
          <w:sz w:val="24"/>
          <w:szCs w:val="24"/>
        </w:rPr>
        <w:t xml:space="preserve"> exige que o auditor comunique aos responsáveis pela governança  o alcance e a época planejados da auditoria, que inclui a comunicação de riscos significativos identificados pelo auditor. Embora assuntos relacionados com riscos significativos possam ser determinados como principais assuntos de auditoria, é improvável que outros assuntos referentes a planejamento e determinação do alcance (por exemplo, o alcance planejado da auditoria ou a aplicação de materialidade no contexto da auditoria) sejam principais assuntos de auditoria, considerando as definições de principais assuntos de auditoria constantes na NBC TA 701. Contudo, leis ou regulamentos podem exigir que o auditor comunique assuntos referentes a</w:t>
      </w:r>
      <w:r>
        <w:rPr>
          <w:rFonts w:ascii="Times New Roman" w:hAnsi="Times New Roman"/>
          <w:sz w:val="24"/>
          <w:szCs w:val="24"/>
        </w:rPr>
        <w:t>o</w:t>
      </w:r>
      <w:r w:rsidRPr="00E602BF">
        <w:rPr>
          <w:rFonts w:ascii="Times New Roman" w:hAnsi="Times New Roman"/>
          <w:sz w:val="24"/>
          <w:szCs w:val="24"/>
        </w:rPr>
        <w:t xml:space="preserve"> planejamento e </w:t>
      </w:r>
      <w:r>
        <w:rPr>
          <w:rFonts w:ascii="Times New Roman" w:hAnsi="Times New Roman"/>
          <w:sz w:val="24"/>
          <w:szCs w:val="24"/>
        </w:rPr>
        <w:t xml:space="preserve">à </w:t>
      </w:r>
      <w:r w:rsidRPr="00E602BF">
        <w:rPr>
          <w:rFonts w:ascii="Times New Roman" w:hAnsi="Times New Roman"/>
          <w:sz w:val="24"/>
          <w:szCs w:val="24"/>
        </w:rPr>
        <w:t>determinação do alcance no seu relatório, ou o auditor pode considerar necessário comunicá-los em parágrafo de outros assuntos.</w:t>
      </w:r>
    </w:p>
    <w:p w14:paraId="42690A2B" w14:textId="77777777" w:rsidR="00C1157F" w:rsidRPr="00745C24" w:rsidRDefault="00C1157F" w:rsidP="00C1157F">
      <w:pPr>
        <w:spacing w:after="0" w:line="240" w:lineRule="auto"/>
        <w:jc w:val="both"/>
        <w:rPr>
          <w:rFonts w:ascii="Times New Roman" w:hAnsi="Times New Roman"/>
          <w:sz w:val="24"/>
          <w:szCs w:val="24"/>
        </w:rPr>
      </w:pPr>
    </w:p>
    <w:p w14:paraId="52B7E811"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A10.</w:t>
      </w:r>
      <w:r w:rsidRPr="00E602BF">
        <w:rPr>
          <w:rFonts w:ascii="Times New Roman" w:hAnsi="Times New Roman"/>
          <w:sz w:val="24"/>
          <w:szCs w:val="24"/>
        </w:rPr>
        <w:tab/>
        <w:t>Nas raras circunstâncias em que não é possível ao auditor renunciar ao trabalho, embora o possível efeito d</w:t>
      </w:r>
      <w:r>
        <w:rPr>
          <w:rFonts w:ascii="Times New Roman" w:hAnsi="Times New Roman"/>
          <w:sz w:val="24"/>
          <w:szCs w:val="24"/>
        </w:rPr>
        <w:t>a</w:t>
      </w:r>
      <w:r w:rsidRPr="00E602BF">
        <w:rPr>
          <w:rFonts w:ascii="Times New Roman" w:hAnsi="Times New Roman"/>
          <w:sz w:val="24"/>
          <w:szCs w:val="24"/>
        </w:rPr>
        <w:t xml:space="preserve"> incapacidade de obter evidência de auditoria apropriada e suficiente esteja disseminado de forma generalizada, devido </w:t>
      </w:r>
      <w:r>
        <w:rPr>
          <w:rFonts w:ascii="Times New Roman" w:hAnsi="Times New Roman"/>
          <w:sz w:val="24"/>
          <w:szCs w:val="24"/>
        </w:rPr>
        <w:t>à</w:t>
      </w:r>
      <w:r w:rsidRPr="00E602BF">
        <w:rPr>
          <w:rFonts w:ascii="Times New Roman" w:hAnsi="Times New Roman"/>
          <w:sz w:val="24"/>
          <w:szCs w:val="24"/>
        </w:rPr>
        <w:t xml:space="preserve"> limitação </w:t>
      </w:r>
      <w:r>
        <w:rPr>
          <w:rFonts w:ascii="Times New Roman" w:hAnsi="Times New Roman"/>
          <w:sz w:val="24"/>
          <w:szCs w:val="24"/>
        </w:rPr>
        <w:t>a</w:t>
      </w:r>
      <w:r w:rsidRPr="00E602BF">
        <w:rPr>
          <w:rFonts w:ascii="Times New Roman" w:hAnsi="Times New Roman"/>
          <w:sz w:val="24"/>
          <w:szCs w:val="24"/>
        </w:rPr>
        <w:t xml:space="preserve">o alcance da auditoria imposta pela administração (ver item 13(b)(ii) da NBC TA 705 para discussão dessa circunstância), o auditor pode considerar necessário incluir um parágrafo de outros assuntos no seu </w:t>
      </w:r>
      <w:r>
        <w:rPr>
          <w:rFonts w:ascii="Times New Roman" w:hAnsi="Times New Roman"/>
          <w:sz w:val="24"/>
          <w:szCs w:val="24"/>
        </w:rPr>
        <w:t xml:space="preserve">relatório </w:t>
      </w:r>
      <w:r w:rsidRPr="00E602BF">
        <w:rPr>
          <w:rFonts w:ascii="Times New Roman" w:hAnsi="Times New Roman"/>
          <w:sz w:val="24"/>
          <w:szCs w:val="24"/>
        </w:rPr>
        <w:t>para explicar por que não é possível renunciar ao trabalho.</w:t>
      </w:r>
    </w:p>
    <w:p w14:paraId="744EA2D9" w14:textId="77777777" w:rsidR="00C1157F" w:rsidRPr="00E602BF" w:rsidRDefault="00C1157F" w:rsidP="00C1157F">
      <w:pPr>
        <w:spacing w:after="0" w:line="240" w:lineRule="auto"/>
        <w:jc w:val="both"/>
        <w:rPr>
          <w:rFonts w:ascii="Times New Roman" w:hAnsi="Times New Roman"/>
          <w:sz w:val="24"/>
          <w:szCs w:val="24"/>
        </w:rPr>
      </w:pPr>
    </w:p>
    <w:p w14:paraId="07CA5466"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Assuntos relevantes para o entendimento pelos usuários das responsabilidades do auditor ou do seu relatório.</w:t>
      </w:r>
    </w:p>
    <w:p w14:paraId="78148061" w14:textId="77777777" w:rsidR="00C1157F" w:rsidRPr="00E602BF" w:rsidRDefault="00C1157F" w:rsidP="00C1157F">
      <w:pPr>
        <w:spacing w:after="0" w:line="240" w:lineRule="auto"/>
        <w:jc w:val="both"/>
        <w:rPr>
          <w:rFonts w:ascii="Times New Roman" w:hAnsi="Times New Roman"/>
          <w:sz w:val="24"/>
          <w:szCs w:val="24"/>
        </w:rPr>
      </w:pPr>
    </w:p>
    <w:p w14:paraId="458DF356"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A11.</w:t>
      </w:r>
      <w:r w:rsidRPr="00E602BF">
        <w:rPr>
          <w:rFonts w:ascii="Times New Roman" w:hAnsi="Times New Roman"/>
          <w:sz w:val="24"/>
          <w:szCs w:val="24"/>
        </w:rPr>
        <w:tab/>
        <w:t>Lei, regulamento ou prática geralmente aceita pode exigir ou permitir que o auditor detalhe assuntos que forneçam explicação adicional de suas responsabilidades na auditoria das demonstrações contábeis ou do respectivo relatório do auditor. Quando a seção “Outros assuntos” inclui mais de um assunto que, de acordo com o julgamento do auditor, é relevante para os usuários entenderem a auditoria, as responsabilidades do auditor ou o seu relatório, pode ser útil usar subtítulos diferentes para cada assunto.</w:t>
      </w:r>
    </w:p>
    <w:p w14:paraId="71BD0BDF" w14:textId="77777777" w:rsidR="00C1157F" w:rsidRPr="00E56258" w:rsidRDefault="00C1157F" w:rsidP="00C1157F">
      <w:pPr>
        <w:tabs>
          <w:tab w:val="center" w:pos="4252"/>
          <w:tab w:val="right" w:pos="8504"/>
        </w:tabs>
        <w:spacing w:after="0" w:line="240" w:lineRule="auto"/>
        <w:jc w:val="both"/>
        <w:rPr>
          <w:rFonts w:ascii="Times New Roman" w:hAnsi="Times New Roman"/>
          <w:sz w:val="24"/>
          <w:szCs w:val="24"/>
        </w:rPr>
      </w:pPr>
    </w:p>
    <w:p w14:paraId="7C7D5DD9" w14:textId="77777777" w:rsidR="00C1157F" w:rsidRPr="00E602BF" w:rsidRDefault="00C1157F" w:rsidP="00C1157F">
      <w:pPr>
        <w:spacing w:after="0" w:line="240" w:lineRule="auto"/>
        <w:ind w:left="567" w:right="60" w:hanging="567"/>
        <w:jc w:val="both"/>
        <w:rPr>
          <w:rFonts w:ascii="Times New Roman" w:hAnsi="Times New Roman"/>
          <w:sz w:val="24"/>
          <w:szCs w:val="24"/>
        </w:rPr>
      </w:pPr>
      <w:r>
        <w:rPr>
          <w:rFonts w:ascii="Times New Roman" w:hAnsi="Times New Roman"/>
          <w:sz w:val="24"/>
          <w:szCs w:val="24"/>
        </w:rPr>
        <w:t>A12.</w:t>
      </w:r>
      <w:r>
        <w:rPr>
          <w:rFonts w:ascii="Times New Roman" w:hAnsi="Times New Roman"/>
          <w:sz w:val="24"/>
          <w:szCs w:val="24"/>
        </w:rPr>
        <w:tab/>
      </w:r>
      <w:r w:rsidRPr="00E602BF">
        <w:rPr>
          <w:rFonts w:ascii="Times New Roman" w:hAnsi="Times New Roman"/>
          <w:sz w:val="24"/>
          <w:szCs w:val="24"/>
        </w:rPr>
        <w:t>O parágrafo de outros assuntos não trata de circunstâncias em que o auditor</w:t>
      </w:r>
      <w:r>
        <w:rPr>
          <w:rFonts w:ascii="Times New Roman" w:hAnsi="Times New Roman"/>
          <w:sz w:val="24"/>
          <w:szCs w:val="24"/>
        </w:rPr>
        <w:t xml:space="preserve"> </w:t>
      </w:r>
      <w:r w:rsidRPr="00E602BF">
        <w:rPr>
          <w:rFonts w:ascii="Times New Roman" w:hAnsi="Times New Roman"/>
          <w:sz w:val="24"/>
          <w:szCs w:val="24"/>
        </w:rPr>
        <w:t xml:space="preserve">tem outras responsabilidades além da sua responsabilidade segundo as normas de auditoria (ver a seção “Outras responsabilidades de relatório” na NBC TA 700 </w:t>
      </w:r>
      <w:r>
        <w:rPr>
          <w:rFonts w:ascii="Times New Roman" w:hAnsi="Times New Roman"/>
          <w:sz w:val="24"/>
          <w:szCs w:val="24"/>
        </w:rPr>
        <w:t>–</w:t>
      </w:r>
      <w:r w:rsidRPr="00E602BF">
        <w:rPr>
          <w:rFonts w:ascii="Times New Roman" w:hAnsi="Times New Roman"/>
          <w:sz w:val="24"/>
          <w:szCs w:val="24"/>
        </w:rPr>
        <w:t xml:space="preserve"> Formação da Opinião e Emissão do Relatório do Auditor Independente sobre as Demonstrações Contábeis, itens 43 e 44), ou em que o auditor foi solicitado a executar e </w:t>
      </w:r>
      <w:r>
        <w:rPr>
          <w:rFonts w:ascii="Times New Roman" w:hAnsi="Times New Roman"/>
          <w:sz w:val="24"/>
          <w:szCs w:val="24"/>
        </w:rPr>
        <w:t xml:space="preserve">a </w:t>
      </w:r>
      <w:r w:rsidRPr="00E602BF">
        <w:rPr>
          <w:rFonts w:ascii="Times New Roman" w:hAnsi="Times New Roman"/>
          <w:sz w:val="24"/>
          <w:szCs w:val="24"/>
        </w:rPr>
        <w:t>apresentar relatório sobre procedimentos adicionais específicos, ou expressar uma opinião sobre assuntos específicos.</w:t>
      </w:r>
    </w:p>
    <w:p w14:paraId="70864723" w14:textId="77777777" w:rsidR="00C1157F" w:rsidRPr="00E602BF" w:rsidRDefault="00C1157F" w:rsidP="00C1157F">
      <w:pPr>
        <w:tabs>
          <w:tab w:val="center" w:pos="4252"/>
          <w:tab w:val="right" w:pos="8504"/>
        </w:tabs>
        <w:spacing w:after="0" w:line="240" w:lineRule="auto"/>
        <w:jc w:val="both"/>
        <w:rPr>
          <w:rFonts w:ascii="Times New Roman" w:hAnsi="Times New Roman"/>
          <w:sz w:val="24"/>
          <w:szCs w:val="24"/>
        </w:rPr>
      </w:pPr>
    </w:p>
    <w:p w14:paraId="6A640CE9" w14:textId="77777777" w:rsidR="00C1157F" w:rsidRDefault="00C1157F" w:rsidP="00C1157F">
      <w:pPr>
        <w:spacing w:after="0" w:line="240" w:lineRule="auto"/>
        <w:ind w:right="57"/>
        <w:jc w:val="both"/>
        <w:rPr>
          <w:rFonts w:ascii="Times New Roman" w:hAnsi="Times New Roman"/>
          <w:sz w:val="24"/>
          <w:szCs w:val="24"/>
        </w:rPr>
      </w:pPr>
      <w:r w:rsidRPr="00E602BF">
        <w:rPr>
          <w:rFonts w:ascii="Times New Roman" w:hAnsi="Times New Roman"/>
          <w:sz w:val="24"/>
          <w:szCs w:val="24"/>
        </w:rPr>
        <w:t>Emissão de relatório sobre mais de um conjunto de demonstrações contábeis</w:t>
      </w:r>
    </w:p>
    <w:p w14:paraId="1B5048F3" w14:textId="77777777" w:rsidR="00C1157F" w:rsidRDefault="00C1157F" w:rsidP="00C1157F">
      <w:pPr>
        <w:spacing w:after="0" w:line="240" w:lineRule="auto"/>
        <w:ind w:left="567" w:right="60" w:hanging="567"/>
        <w:jc w:val="both"/>
        <w:rPr>
          <w:rFonts w:ascii="Times New Roman" w:hAnsi="Times New Roman"/>
          <w:sz w:val="24"/>
          <w:szCs w:val="24"/>
        </w:rPr>
      </w:pPr>
    </w:p>
    <w:p w14:paraId="720B40E1" w14:textId="77777777" w:rsidR="00C1157F" w:rsidRPr="00E602BF" w:rsidRDefault="00C1157F" w:rsidP="00C1157F">
      <w:pPr>
        <w:spacing w:after="0" w:line="240" w:lineRule="auto"/>
        <w:ind w:left="567" w:right="60" w:hanging="567"/>
        <w:jc w:val="both"/>
        <w:rPr>
          <w:rFonts w:ascii="Times New Roman" w:hAnsi="Times New Roman"/>
          <w:sz w:val="24"/>
          <w:szCs w:val="24"/>
        </w:rPr>
      </w:pPr>
      <w:r>
        <w:rPr>
          <w:rFonts w:ascii="Times New Roman" w:hAnsi="Times New Roman"/>
          <w:sz w:val="24"/>
          <w:szCs w:val="24"/>
        </w:rPr>
        <w:t xml:space="preserve">A13. </w:t>
      </w:r>
      <w:r w:rsidRPr="00E602BF">
        <w:rPr>
          <w:rFonts w:ascii="Times New Roman" w:hAnsi="Times New Roman"/>
          <w:sz w:val="24"/>
          <w:szCs w:val="24"/>
        </w:rPr>
        <w:t xml:space="preserve">A entidade pode elaborar um conjunto de demonstrações contábeis de acordo com uma estrutura de relatório financeiro para fins gerais (por exemplo, práticas contábeis adotadas no Brasil que tomam por base a </w:t>
      </w:r>
      <w:r>
        <w:rPr>
          <w:rFonts w:ascii="Times New Roman" w:hAnsi="Times New Roman"/>
          <w:sz w:val="24"/>
          <w:szCs w:val="24"/>
        </w:rPr>
        <w:t xml:space="preserve">NBC TG ESTRUTURA CONCEITUAL – </w:t>
      </w:r>
      <w:r w:rsidRPr="00E602BF">
        <w:rPr>
          <w:rFonts w:ascii="Times New Roman" w:hAnsi="Times New Roman"/>
          <w:sz w:val="24"/>
          <w:szCs w:val="24"/>
        </w:rPr>
        <w:t xml:space="preserve">Estrutura Conceitual para Elaboração e </w:t>
      </w:r>
      <w:r>
        <w:rPr>
          <w:rFonts w:ascii="Times New Roman" w:hAnsi="Times New Roman"/>
          <w:sz w:val="24"/>
          <w:szCs w:val="24"/>
        </w:rPr>
        <w:t>Divulgação de Relatório Contábil-Financeiro</w:t>
      </w:r>
      <w:r w:rsidRPr="00E602BF">
        <w:rPr>
          <w:rFonts w:ascii="Times New Roman" w:hAnsi="Times New Roman"/>
          <w:sz w:val="24"/>
          <w:szCs w:val="24"/>
        </w:rPr>
        <w:t xml:space="preserve"> aprovada pelo CFC) e outro conjunto de demonstrações de acordo com outra estrutura de relatório financeiro, também, para fins gerais (por exemplo, normas contábeis norte-americanas). A entidade pode contratar o auditor para apresentar relatório de auditoria sobre ambos os conjuntos de demonstrações contábeis. Se o auditor determinou que as estruturas de relatório financeiro são aceitáveis nas respectivas circunstâncias, ele pode incluir um parágrafo de outros assuntos no relatório, referindo-se ao fato de que outro conjunto de demonstrações contábeis foi elaborado pela mesma entidade de acordo com outra estrutura de relatório e que emitiu um relatório de auditoria sobre essas demonstrações contábeis.</w:t>
      </w:r>
    </w:p>
    <w:p w14:paraId="34C4F731" w14:textId="77777777" w:rsidR="00C1157F" w:rsidRPr="00E56258" w:rsidRDefault="00C1157F" w:rsidP="00C1157F">
      <w:pPr>
        <w:tabs>
          <w:tab w:val="center" w:pos="4252"/>
          <w:tab w:val="right" w:pos="8504"/>
        </w:tabs>
        <w:spacing w:after="0" w:line="240" w:lineRule="auto"/>
        <w:jc w:val="both"/>
        <w:rPr>
          <w:rFonts w:ascii="Times New Roman" w:hAnsi="Times New Roman"/>
          <w:sz w:val="24"/>
          <w:szCs w:val="24"/>
        </w:rPr>
      </w:pPr>
    </w:p>
    <w:p w14:paraId="034BEB98"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Restrição à distribuição ou ao uso do relatório do auditor</w:t>
      </w:r>
    </w:p>
    <w:p w14:paraId="1299E310" w14:textId="77777777" w:rsidR="00C1157F" w:rsidRPr="00E602BF" w:rsidRDefault="00C1157F" w:rsidP="00C1157F">
      <w:pPr>
        <w:spacing w:after="0" w:line="240" w:lineRule="auto"/>
        <w:jc w:val="both"/>
        <w:rPr>
          <w:rFonts w:ascii="Times New Roman" w:hAnsi="Times New Roman"/>
          <w:sz w:val="24"/>
          <w:szCs w:val="24"/>
        </w:rPr>
      </w:pPr>
    </w:p>
    <w:p w14:paraId="34A8A32C"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A14.</w:t>
      </w:r>
      <w:r>
        <w:rPr>
          <w:rFonts w:ascii="Times New Roman" w:hAnsi="Times New Roman"/>
          <w:sz w:val="24"/>
          <w:szCs w:val="24"/>
        </w:rPr>
        <w:t xml:space="preserve"> </w:t>
      </w:r>
      <w:r w:rsidRPr="00E602BF">
        <w:rPr>
          <w:rFonts w:ascii="Times New Roman" w:hAnsi="Times New Roman"/>
          <w:sz w:val="24"/>
          <w:szCs w:val="24"/>
        </w:rPr>
        <w:t xml:space="preserve">Demonstrações contábeis elaboradas para uma finalidade específica podem ser elaboradas em conformidade com </w:t>
      </w:r>
      <w:r>
        <w:rPr>
          <w:rFonts w:ascii="Times New Roman" w:hAnsi="Times New Roman"/>
          <w:sz w:val="24"/>
          <w:szCs w:val="24"/>
        </w:rPr>
        <w:t>a</w:t>
      </w:r>
      <w:r w:rsidRPr="00E602BF">
        <w:rPr>
          <w:rFonts w:ascii="Times New Roman" w:hAnsi="Times New Roman"/>
          <w:sz w:val="24"/>
          <w:szCs w:val="24"/>
        </w:rPr>
        <w:t xml:space="preserve"> estrutura de relatório financeiro para fins gerais porque os usuários previstos determinaram que tais demonstrações contábeis atendem às suas necessidades de informação contábil. Como o relatório do auditor destina-se a usuários específicos, o auditor pode considerar necessário nas circunstâncias incluir um parágrafo de outros assuntos, declarando que o relatório do auditor destina-se unicamente aos usuários previstos e não deve ser distribuído ou utilizado por outras partes.</w:t>
      </w:r>
    </w:p>
    <w:p w14:paraId="4488AEF8" w14:textId="77777777" w:rsidR="00C1157F" w:rsidRPr="00E56258" w:rsidRDefault="00C1157F" w:rsidP="00C1157F">
      <w:pPr>
        <w:tabs>
          <w:tab w:val="center" w:pos="4252"/>
          <w:tab w:val="right" w:pos="8504"/>
        </w:tabs>
        <w:spacing w:after="0" w:line="240" w:lineRule="auto"/>
        <w:jc w:val="both"/>
        <w:rPr>
          <w:rFonts w:ascii="Times New Roman" w:hAnsi="Times New Roman"/>
          <w:sz w:val="24"/>
          <w:szCs w:val="24"/>
        </w:rPr>
      </w:pPr>
    </w:p>
    <w:p w14:paraId="4AAD2DB8"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i/>
          <w:sz w:val="24"/>
          <w:szCs w:val="24"/>
        </w:rPr>
        <w:t xml:space="preserve">Inclusão de parágrafo de outros assuntos no relatório do auditor </w:t>
      </w:r>
    </w:p>
    <w:p w14:paraId="70BFCC93" w14:textId="77777777" w:rsidR="00C1157F" w:rsidRPr="00E602BF" w:rsidRDefault="00C1157F" w:rsidP="00C1157F">
      <w:pPr>
        <w:spacing w:after="0" w:line="240" w:lineRule="auto"/>
        <w:jc w:val="both"/>
        <w:rPr>
          <w:rFonts w:ascii="Times New Roman" w:hAnsi="Times New Roman"/>
          <w:sz w:val="24"/>
          <w:szCs w:val="24"/>
        </w:rPr>
      </w:pPr>
    </w:p>
    <w:p w14:paraId="0918105A"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A15</w:t>
      </w:r>
      <w:r>
        <w:rPr>
          <w:rFonts w:ascii="Times New Roman" w:hAnsi="Times New Roman"/>
          <w:sz w:val="24"/>
          <w:szCs w:val="24"/>
        </w:rPr>
        <w:t xml:space="preserve">. </w:t>
      </w:r>
      <w:r w:rsidRPr="00E602BF">
        <w:rPr>
          <w:rFonts w:ascii="Times New Roman" w:hAnsi="Times New Roman"/>
          <w:sz w:val="24"/>
          <w:szCs w:val="24"/>
        </w:rPr>
        <w:t>O conteúdo do parágrafo de outros assuntos reflete claramente que não há exigência de que esse outro assunto seja apresentado e divulgado nas demonstrações contábeis. O parágrafo de outros assuntos não inclui informações que o auditor esteja proibido de fornecer por lei, regulamento ou outras normas profissionais, por exemplo, normas éticas relativas à confidencialidade das informações. O parágrafo de outros assuntos também não inclui informações cujo fornecimento pela administração seja exigido.</w:t>
      </w:r>
    </w:p>
    <w:p w14:paraId="7B38045D" w14:textId="77777777" w:rsidR="00C1157F" w:rsidRPr="00233AFE" w:rsidRDefault="00C1157F" w:rsidP="00C1157F">
      <w:pPr>
        <w:spacing w:after="0" w:line="240" w:lineRule="auto"/>
        <w:jc w:val="both"/>
        <w:rPr>
          <w:rFonts w:ascii="Times New Roman" w:hAnsi="Times New Roman"/>
          <w:sz w:val="24"/>
          <w:szCs w:val="24"/>
        </w:rPr>
      </w:pPr>
    </w:p>
    <w:p w14:paraId="2F0C626A"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bCs/>
          <w:sz w:val="24"/>
          <w:szCs w:val="24"/>
        </w:rPr>
        <w:t>Localização dos parágrafos de ênfase e parágrafos de outros assuntos no relatório do auditor</w:t>
      </w:r>
      <w:r w:rsidRPr="00541FA5">
        <w:rPr>
          <w:rFonts w:ascii="Times New Roman" w:hAnsi="Times New Roman"/>
          <w:b/>
          <w:sz w:val="24"/>
          <w:szCs w:val="24"/>
        </w:rPr>
        <w:t xml:space="preserve"> </w:t>
      </w:r>
      <w:r w:rsidRPr="00541FA5">
        <w:rPr>
          <w:rFonts w:ascii="Times New Roman" w:hAnsi="Times New Roman"/>
          <w:b/>
          <w:bCs/>
          <w:sz w:val="24"/>
          <w:szCs w:val="24"/>
        </w:rPr>
        <w:t>independente</w:t>
      </w:r>
      <w:r w:rsidRPr="00E602BF">
        <w:rPr>
          <w:rFonts w:ascii="Times New Roman" w:hAnsi="Times New Roman"/>
          <w:b/>
          <w:bCs/>
          <w:sz w:val="24"/>
          <w:szCs w:val="24"/>
        </w:rPr>
        <w:t xml:space="preserve"> </w:t>
      </w:r>
      <w:r w:rsidRPr="00BF0DE6">
        <w:rPr>
          <w:rFonts w:ascii="Times New Roman" w:hAnsi="Times New Roman"/>
          <w:bCs/>
          <w:sz w:val="24"/>
          <w:szCs w:val="24"/>
        </w:rPr>
        <w:t>(ver</w:t>
      </w:r>
      <w:r w:rsidRPr="00E602BF">
        <w:rPr>
          <w:rFonts w:ascii="Times New Roman" w:hAnsi="Times New Roman"/>
          <w:sz w:val="24"/>
          <w:szCs w:val="24"/>
        </w:rPr>
        <w:t xml:space="preserve"> itens 9 e 11)</w:t>
      </w:r>
    </w:p>
    <w:p w14:paraId="09285574" w14:textId="77777777" w:rsidR="00C1157F" w:rsidRPr="00E602BF" w:rsidRDefault="00C1157F" w:rsidP="00C1157F">
      <w:pPr>
        <w:spacing w:after="0" w:line="240" w:lineRule="auto"/>
        <w:jc w:val="both"/>
        <w:rPr>
          <w:rFonts w:ascii="Times New Roman" w:hAnsi="Times New Roman"/>
          <w:sz w:val="24"/>
          <w:szCs w:val="24"/>
        </w:rPr>
      </w:pPr>
    </w:p>
    <w:p w14:paraId="6B62E78E" w14:textId="77777777" w:rsidR="00C1157F" w:rsidRPr="00E602BF" w:rsidRDefault="00C1157F" w:rsidP="00C1157F">
      <w:pPr>
        <w:spacing w:after="120" w:line="240" w:lineRule="auto"/>
        <w:ind w:left="567" w:right="60" w:hanging="567"/>
        <w:jc w:val="both"/>
        <w:rPr>
          <w:rFonts w:ascii="Times New Roman" w:hAnsi="Times New Roman"/>
          <w:sz w:val="24"/>
          <w:szCs w:val="24"/>
        </w:rPr>
      </w:pPr>
      <w:r w:rsidRPr="00E602BF">
        <w:rPr>
          <w:rFonts w:ascii="Times New Roman" w:hAnsi="Times New Roman"/>
          <w:sz w:val="24"/>
          <w:szCs w:val="24"/>
        </w:rPr>
        <w:t>A16</w:t>
      </w:r>
      <w:r>
        <w:rPr>
          <w:rFonts w:ascii="Times New Roman" w:hAnsi="Times New Roman"/>
          <w:sz w:val="24"/>
          <w:szCs w:val="24"/>
        </w:rPr>
        <w:t xml:space="preserve">. </w:t>
      </w:r>
      <w:r w:rsidRPr="00E602BF">
        <w:rPr>
          <w:rFonts w:ascii="Times New Roman" w:hAnsi="Times New Roman"/>
          <w:sz w:val="24"/>
          <w:szCs w:val="24"/>
        </w:rPr>
        <w:t>A localização</w:t>
      </w:r>
      <w:r>
        <w:rPr>
          <w:rFonts w:ascii="Times New Roman" w:hAnsi="Times New Roman"/>
          <w:sz w:val="24"/>
          <w:szCs w:val="24"/>
        </w:rPr>
        <w:t xml:space="preserve"> </w:t>
      </w:r>
      <w:r w:rsidRPr="00E602BF">
        <w:rPr>
          <w:rFonts w:ascii="Times New Roman" w:hAnsi="Times New Roman"/>
          <w:sz w:val="24"/>
          <w:szCs w:val="24"/>
        </w:rPr>
        <w:t>do parágrafo de ênfase ou do parágrafo de outros assuntos no relatório do auditor depende da natureza das informações a serem comunicadas e do julgamento do auditor sobre a relevância dessas informações para os usuários previstos em comparação com outros elementos que dev</w:t>
      </w:r>
      <w:r>
        <w:rPr>
          <w:rFonts w:ascii="Times New Roman" w:hAnsi="Times New Roman"/>
          <w:sz w:val="24"/>
          <w:szCs w:val="24"/>
        </w:rPr>
        <w:t>a</w:t>
      </w:r>
      <w:r w:rsidRPr="00E602BF">
        <w:rPr>
          <w:rFonts w:ascii="Times New Roman" w:hAnsi="Times New Roman"/>
          <w:sz w:val="24"/>
          <w:szCs w:val="24"/>
        </w:rPr>
        <w:t>m ser incluídos no relatório, de acordo com a NBC TA 700. Por exemplo:</w:t>
      </w:r>
    </w:p>
    <w:p w14:paraId="4C5A1710" w14:textId="77777777" w:rsidR="00C1157F" w:rsidRPr="00E602BF" w:rsidRDefault="00C1157F" w:rsidP="00C1157F">
      <w:pPr>
        <w:tabs>
          <w:tab w:val="center" w:pos="4252"/>
          <w:tab w:val="right" w:pos="8504"/>
        </w:tabs>
        <w:spacing w:after="120" w:line="240" w:lineRule="auto"/>
        <w:jc w:val="both"/>
        <w:rPr>
          <w:rFonts w:ascii="Times New Roman" w:hAnsi="Times New Roman"/>
          <w:sz w:val="24"/>
          <w:szCs w:val="24"/>
        </w:rPr>
      </w:pPr>
      <w:r w:rsidRPr="00E602BF">
        <w:rPr>
          <w:rFonts w:ascii="Times New Roman" w:hAnsi="Times New Roman"/>
          <w:sz w:val="24"/>
          <w:szCs w:val="24"/>
        </w:rPr>
        <w:t>Parágrafos de Ênfase</w:t>
      </w:r>
    </w:p>
    <w:p w14:paraId="3733B0FB"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 xml:space="preserve">Quando o parágrafo de ênfase se refere à estrutura de relatório financeiro aplicável, incluindo circunstâncias em que o auditor determina que a estrutura de relatório financeiro prescrita por lei ou regulamento seria de outra forma inaceitável (por exemplo, conforme exigido pela NBC TA 210 – </w:t>
      </w:r>
      <w:r w:rsidRPr="00E602BF">
        <w:rPr>
          <w:rFonts w:ascii="Times New Roman" w:hAnsi="Times New Roman"/>
          <w:bCs/>
          <w:sz w:val="24"/>
          <w:szCs w:val="24"/>
        </w:rPr>
        <w:t>Concordância com os Termos do Trabalho de Auditoria</w:t>
      </w:r>
      <w:r w:rsidRPr="00E602BF">
        <w:rPr>
          <w:rFonts w:ascii="Times New Roman" w:hAnsi="Times New Roman"/>
          <w:sz w:val="24"/>
          <w:szCs w:val="24"/>
        </w:rPr>
        <w:t xml:space="preserve">, item 19, e pela NBC TA 800 – </w:t>
      </w:r>
      <w:r w:rsidRPr="00E602BF">
        <w:rPr>
          <w:rFonts w:ascii="Times New Roman" w:hAnsi="Times New Roman"/>
          <w:bCs/>
          <w:sz w:val="24"/>
          <w:szCs w:val="24"/>
        </w:rPr>
        <w:t xml:space="preserve">Considerações Especiais – Auditorias de Demonstrações Contábeis Elaboradas de Acordo com Estruturas Conceituais de Contabilidade para Propósitos Especiais, item </w:t>
      </w:r>
      <w:r w:rsidRPr="00E602BF">
        <w:rPr>
          <w:rFonts w:ascii="Times New Roman" w:hAnsi="Times New Roman"/>
          <w:sz w:val="24"/>
          <w:szCs w:val="24"/>
        </w:rPr>
        <w:t xml:space="preserve">14), o auditor pode considerar necessário incluir o parágrafo imediatamente após a seção “Base para </w:t>
      </w:r>
      <w:r>
        <w:rPr>
          <w:rFonts w:ascii="Times New Roman" w:hAnsi="Times New Roman"/>
          <w:sz w:val="24"/>
          <w:szCs w:val="24"/>
        </w:rPr>
        <w:t>o</w:t>
      </w:r>
      <w:r w:rsidRPr="00E602BF">
        <w:rPr>
          <w:rFonts w:ascii="Times New Roman" w:hAnsi="Times New Roman"/>
          <w:sz w:val="24"/>
          <w:szCs w:val="24"/>
        </w:rPr>
        <w:t>pinião” para fornecer o contexto apropriado à opinião do auditor.</w:t>
      </w:r>
    </w:p>
    <w:p w14:paraId="551963CD" w14:textId="77777777" w:rsidR="00C1157F" w:rsidRPr="00E56258" w:rsidRDefault="00C1157F">
      <w:pPr>
        <w:pStyle w:val="PargrafodaLista"/>
        <w:widowControl w:val="0"/>
        <w:numPr>
          <w:ilvl w:val="0"/>
          <w:numId w:val="289"/>
        </w:numPr>
        <w:spacing w:after="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 xml:space="preserve">Quando </w:t>
      </w:r>
      <w:r>
        <w:rPr>
          <w:rFonts w:ascii="Times New Roman" w:hAnsi="Times New Roman"/>
          <w:sz w:val="24"/>
          <w:szCs w:val="24"/>
        </w:rPr>
        <w:t>a</w:t>
      </w:r>
      <w:r w:rsidRPr="00E602BF">
        <w:rPr>
          <w:rFonts w:ascii="Times New Roman" w:hAnsi="Times New Roman"/>
          <w:sz w:val="24"/>
          <w:szCs w:val="24"/>
        </w:rPr>
        <w:t xml:space="preserve"> seção “Principais assuntos de auditoria” é apresentada no relatório do auditor, um parágrafo de ênfase pode ser apresentado antes ou depois dessa seção, com base no julgamento do auditor quanto a relevância dessas informações incluídas no parágrafo de ênfase. O auditor pode também adicionar algum contexto ao título “Ênfase”, como “Ênfase – Evento subsequente”, para diferenciar o parágrafo de ênfase dos assuntos individuais descritos na seção “Principais </w:t>
      </w:r>
      <w:r>
        <w:rPr>
          <w:rFonts w:ascii="Times New Roman" w:hAnsi="Times New Roman"/>
          <w:sz w:val="24"/>
          <w:szCs w:val="24"/>
        </w:rPr>
        <w:t>a</w:t>
      </w:r>
      <w:r w:rsidRPr="00E602BF">
        <w:rPr>
          <w:rFonts w:ascii="Times New Roman" w:hAnsi="Times New Roman"/>
          <w:sz w:val="24"/>
          <w:szCs w:val="24"/>
        </w:rPr>
        <w:t xml:space="preserve">ssuntos de </w:t>
      </w:r>
      <w:r>
        <w:rPr>
          <w:rFonts w:ascii="Times New Roman" w:hAnsi="Times New Roman"/>
          <w:sz w:val="24"/>
          <w:szCs w:val="24"/>
        </w:rPr>
        <w:t>a</w:t>
      </w:r>
      <w:r w:rsidRPr="00E602BF">
        <w:rPr>
          <w:rFonts w:ascii="Times New Roman" w:hAnsi="Times New Roman"/>
          <w:sz w:val="24"/>
          <w:szCs w:val="24"/>
        </w:rPr>
        <w:t>uditoria”.</w:t>
      </w:r>
    </w:p>
    <w:p w14:paraId="4A16886A" w14:textId="77777777" w:rsidR="00C1157F" w:rsidRDefault="00C1157F" w:rsidP="00C1157F">
      <w:pPr>
        <w:tabs>
          <w:tab w:val="center" w:pos="4252"/>
          <w:tab w:val="right" w:pos="8504"/>
        </w:tabs>
        <w:spacing w:after="0" w:line="240" w:lineRule="auto"/>
        <w:jc w:val="both"/>
        <w:rPr>
          <w:rFonts w:ascii="Times New Roman" w:hAnsi="Times New Roman"/>
          <w:sz w:val="24"/>
          <w:szCs w:val="24"/>
        </w:rPr>
      </w:pPr>
    </w:p>
    <w:p w14:paraId="5D7C1549" w14:textId="77777777" w:rsidR="00C1157F" w:rsidRPr="00E602BF" w:rsidRDefault="00C1157F" w:rsidP="00C1157F">
      <w:pPr>
        <w:tabs>
          <w:tab w:val="center" w:pos="4252"/>
          <w:tab w:val="right" w:pos="8504"/>
        </w:tabs>
        <w:spacing w:after="120" w:line="240" w:lineRule="auto"/>
        <w:jc w:val="both"/>
        <w:rPr>
          <w:rFonts w:ascii="Times New Roman" w:hAnsi="Times New Roman"/>
          <w:sz w:val="24"/>
          <w:szCs w:val="24"/>
        </w:rPr>
      </w:pPr>
      <w:r w:rsidRPr="00E602BF">
        <w:rPr>
          <w:rFonts w:ascii="Times New Roman" w:hAnsi="Times New Roman"/>
          <w:sz w:val="24"/>
          <w:szCs w:val="24"/>
        </w:rPr>
        <w:t xml:space="preserve">Parágrafo de </w:t>
      </w:r>
      <w:r>
        <w:rPr>
          <w:rFonts w:ascii="Times New Roman" w:hAnsi="Times New Roman"/>
          <w:sz w:val="24"/>
          <w:szCs w:val="24"/>
        </w:rPr>
        <w:t>o</w:t>
      </w:r>
      <w:r w:rsidRPr="00E602BF">
        <w:rPr>
          <w:rFonts w:ascii="Times New Roman" w:hAnsi="Times New Roman"/>
          <w:sz w:val="24"/>
          <w:szCs w:val="24"/>
        </w:rPr>
        <w:t xml:space="preserve">utros </w:t>
      </w:r>
      <w:r>
        <w:rPr>
          <w:rFonts w:ascii="Times New Roman" w:hAnsi="Times New Roman"/>
          <w:sz w:val="24"/>
          <w:szCs w:val="24"/>
        </w:rPr>
        <w:t>a</w:t>
      </w:r>
      <w:r w:rsidRPr="00E602BF">
        <w:rPr>
          <w:rFonts w:ascii="Times New Roman" w:hAnsi="Times New Roman"/>
          <w:sz w:val="24"/>
          <w:szCs w:val="24"/>
        </w:rPr>
        <w:t>ssuntos</w:t>
      </w:r>
    </w:p>
    <w:p w14:paraId="7C4975FF"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 xml:space="preserve">Quando </w:t>
      </w:r>
      <w:r>
        <w:rPr>
          <w:rFonts w:ascii="Times New Roman" w:hAnsi="Times New Roman"/>
          <w:sz w:val="24"/>
          <w:szCs w:val="24"/>
        </w:rPr>
        <w:t>a</w:t>
      </w:r>
      <w:r w:rsidRPr="00E602BF">
        <w:rPr>
          <w:rFonts w:ascii="Times New Roman" w:hAnsi="Times New Roman"/>
          <w:sz w:val="24"/>
          <w:szCs w:val="24"/>
        </w:rPr>
        <w:t xml:space="preserve"> seção “Principais assuntos de auditoria” é apresentada no relatório do auditor e um parágrafo de outros assuntos é também considerado necessário, o auditor pode adicionar algum contexto ao título “Outros assuntos”, como “Outros assuntos – Alcance da auditoria”, para diferenciar o parágrafo de outros assuntos dos assuntos individuais descritos na seção “Principais assuntos de auditoria”.</w:t>
      </w:r>
    </w:p>
    <w:p w14:paraId="2940A7BB" w14:textId="77777777" w:rsidR="00C1157F" w:rsidRPr="00E602BF" w:rsidRDefault="00C1157F">
      <w:pPr>
        <w:pStyle w:val="PargrafodaLista"/>
        <w:widowControl w:val="0"/>
        <w:numPr>
          <w:ilvl w:val="0"/>
          <w:numId w:val="289"/>
        </w:numPr>
        <w:spacing w:after="12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 xml:space="preserve">Quando um parágrafo de Outros </w:t>
      </w:r>
      <w:r>
        <w:rPr>
          <w:rFonts w:ascii="Times New Roman" w:hAnsi="Times New Roman"/>
          <w:sz w:val="24"/>
          <w:szCs w:val="24"/>
        </w:rPr>
        <w:t>a</w:t>
      </w:r>
      <w:r w:rsidRPr="00E602BF">
        <w:rPr>
          <w:rFonts w:ascii="Times New Roman" w:hAnsi="Times New Roman"/>
          <w:sz w:val="24"/>
          <w:szCs w:val="24"/>
        </w:rPr>
        <w:t>ssuntos é incluído para chamar a atenção dos usuários para um assunto relativo a outras responsabilidades tratadas no relatório do auditor, o parágrafo pode ser incluído na seção “Relatório sobre outras exigências legais e regulatórias”.</w:t>
      </w:r>
    </w:p>
    <w:p w14:paraId="306F8095" w14:textId="77777777" w:rsidR="00C1157F" w:rsidRPr="00E602BF" w:rsidRDefault="00C1157F">
      <w:pPr>
        <w:pStyle w:val="PargrafodaLista"/>
        <w:widowControl w:val="0"/>
        <w:numPr>
          <w:ilvl w:val="0"/>
          <w:numId w:val="289"/>
        </w:numPr>
        <w:spacing w:after="0" w:line="240" w:lineRule="auto"/>
        <w:ind w:left="851" w:right="69" w:hanging="284"/>
        <w:contextualSpacing w:val="0"/>
        <w:jc w:val="both"/>
        <w:rPr>
          <w:rFonts w:ascii="Times New Roman" w:hAnsi="Times New Roman"/>
          <w:sz w:val="24"/>
          <w:szCs w:val="24"/>
        </w:rPr>
      </w:pPr>
      <w:r w:rsidRPr="00E602BF">
        <w:rPr>
          <w:rFonts w:ascii="Times New Roman" w:hAnsi="Times New Roman"/>
          <w:sz w:val="24"/>
          <w:szCs w:val="24"/>
        </w:rPr>
        <w:t>Quando relevante para todas as responsabilidades do auditor ou para o entendimento do relatório do auditor pelos usuários, o parágrafo de outros assuntos pode ser incluído como seção separada após as seções “Relatório do auditor sobre as demonstrações contábeis”</w:t>
      </w:r>
      <w:r>
        <w:rPr>
          <w:rFonts w:ascii="Times New Roman" w:hAnsi="Times New Roman"/>
          <w:sz w:val="24"/>
          <w:szCs w:val="24"/>
        </w:rPr>
        <w:t xml:space="preserve"> </w:t>
      </w:r>
      <w:r w:rsidRPr="00E602BF">
        <w:rPr>
          <w:rFonts w:ascii="Times New Roman" w:hAnsi="Times New Roman"/>
          <w:sz w:val="24"/>
          <w:szCs w:val="24"/>
        </w:rPr>
        <w:t>e “Relatório sobre outros requisitos legais e regulatórios”.</w:t>
      </w:r>
    </w:p>
    <w:p w14:paraId="40A4B131" w14:textId="77777777" w:rsidR="00C1157F" w:rsidRPr="00B87B07" w:rsidRDefault="00C1157F" w:rsidP="00C1157F">
      <w:pPr>
        <w:tabs>
          <w:tab w:val="center" w:pos="4252"/>
          <w:tab w:val="right" w:pos="8504"/>
        </w:tabs>
        <w:spacing w:after="0" w:line="240" w:lineRule="auto"/>
        <w:jc w:val="both"/>
        <w:rPr>
          <w:rFonts w:ascii="Times New Roman" w:hAnsi="Times New Roman"/>
          <w:sz w:val="24"/>
          <w:szCs w:val="24"/>
        </w:rPr>
      </w:pPr>
    </w:p>
    <w:p w14:paraId="092E6F35"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 xml:space="preserve">A17. </w:t>
      </w:r>
      <w:r w:rsidRPr="00E602BF">
        <w:rPr>
          <w:rFonts w:ascii="Times New Roman" w:hAnsi="Times New Roman"/>
          <w:sz w:val="24"/>
          <w:szCs w:val="24"/>
        </w:rPr>
        <w:tab/>
        <w:t>O Apêndice 3 é um exemplo da interação entre a seção “Principais assuntos de auditoria”, um parágrafo de ênfase e um parágrafo de outros assuntos quando todos estão apresentados no relatório do auditor. O exemplo de relatório no Apêndice 4 inclui um parágrafo de ênfase no relatório do auditor de entidade não listada em bolsa de valores, que contém uma opinião com ressalva e para a qual não foram comunicados os principais assuntos de auditoria.</w:t>
      </w:r>
    </w:p>
    <w:p w14:paraId="556D05E4" w14:textId="77777777" w:rsidR="00C1157F" w:rsidRPr="00E56258" w:rsidRDefault="00C1157F" w:rsidP="00C1157F">
      <w:pPr>
        <w:tabs>
          <w:tab w:val="center" w:pos="4252"/>
          <w:tab w:val="right" w:pos="8504"/>
        </w:tabs>
        <w:spacing w:after="0" w:line="240" w:lineRule="auto"/>
        <w:jc w:val="both"/>
        <w:rPr>
          <w:rFonts w:ascii="Times New Roman" w:hAnsi="Times New Roman"/>
          <w:sz w:val="24"/>
          <w:szCs w:val="24"/>
        </w:rPr>
      </w:pPr>
    </w:p>
    <w:p w14:paraId="5287DA29"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 xml:space="preserve">Comunicação com os responsáveis pela governança </w:t>
      </w:r>
      <w:r w:rsidRPr="00E602BF">
        <w:rPr>
          <w:rFonts w:ascii="Times New Roman" w:hAnsi="Times New Roman"/>
          <w:sz w:val="24"/>
          <w:szCs w:val="24"/>
        </w:rPr>
        <w:t>(ver item 12)</w:t>
      </w:r>
    </w:p>
    <w:p w14:paraId="40C94B09" w14:textId="77777777" w:rsidR="00C1157F" w:rsidRPr="00E602BF" w:rsidRDefault="00C1157F" w:rsidP="00C1157F">
      <w:pPr>
        <w:spacing w:after="0" w:line="240" w:lineRule="auto"/>
        <w:jc w:val="both"/>
        <w:rPr>
          <w:rFonts w:ascii="Times New Roman" w:hAnsi="Times New Roman"/>
          <w:sz w:val="24"/>
          <w:szCs w:val="24"/>
        </w:rPr>
      </w:pPr>
    </w:p>
    <w:p w14:paraId="05506094" w14:textId="77777777" w:rsidR="00C1157F" w:rsidRPr="00E602BF" w:rsidRDefault="00C1157F" w:rsidP="00C1157F">
      <w:pPr>
        <w:spacing w:after="0" w:line="240" w:lineRule="auto"/>
        <w:ind w:left="567" w:right="60" w:hanging="567"/>
        <w:jc w:val="both"/>
        <w:rPr>
          <w:rFonts w:ascii="Times New Roman" w:hAnsi="Times New Roman"/>
          <w:sz w:val="24"/>
          <w:szCs w:val="24"/>
        </w:rPr>
      </w:pPr>
      <w:r w:rsidRPr="00E602BF">
        <w:rPr>
          <w:rFonts w:ascii="Times New Roman" w:hAnsi="Times New Roman"/>
          <w:sz w:val="24"/>
          <w:szCs w:val="24"/>
        </w:rPr>
        <w:t>A18.  A comunicação exigida pelo item 12 possibilita aos responsáveis pela governança tomarem ciência da natureza de quaisquer assuntos específicos que o auditor pretenda destacar no seu relatório e fornece</w:t>
      </w:r>
      <w:r>
        <w:rPr>
          <w:rFonts w:ascii="Times New Roman" w:hAnsi="Times New Roman"/>
          <w:sz w:val="24"/>
          <w:szCs w:val="24"/>
        </w:rPr>
        <w:t>r</w:t>
      </w:r>
      <w:r w:rsidRPr="00E602BF">
        <w:rPr>
          <w:rFonts w:ascii="Times New Roman" w:hAnsi="Times New Roman"/>
          <w:sz w:val="24"/>
          <w:szCs w:val="24"/>
        </w:rPr>
        <w:t>-lhes a oportunidade de obter esclarecimento adicional do auditor, quando necessário.  Quando a inclusão de parágrafo de outros assuntos sobre um assunto específico no relatório do auditor for recorrente em cada trabalho sucessivo, o auditor pode determinar que é desnecessário repetir a comunicação a cada trabalho, a menos que seja de outra forma exigido por lei ou regulamento.</w:t>
      </w:r>
    </w:p>
    <w:p w14:paraId="7795CC1A" w14:textId="77777777" w:rsidR="00C1157F" w:rsidRPr="00E56258" w:rsidRDefault="00C1157F" w:rsidP="00C1157F">
      <w:pPr>
        <w:spacing w:after="0" w:line="240" w:lineRule="auto"/>
        <w:jc w:val="both"/>
        <w:rPr>
          <w:rFonts w:ascii="Times New Roman" w:hAnsi="Times New Roman"/>
          <w:sz w:val="24"/>
          <w:szCs w:val="24"/>
        </w:rPr>
      </w:pPr>
    </w:p>
    <w:p w14:paraId="48C40671" w14:textId="77777777" w:rsidR="00C1157F" w:rsidRPr="00E602BF" w:rsidRDefault="00C1157F" w:rsidP="00C1157F">
      <w:pPr>
        <w:spacing w:after="0" w:line="240" w:lineRule="auto"/>
        <w:ind w:right="81"/>
        <w:jc w:val="both"/>
        <w:rPr>
          <w:rFonts w:ascii="Times New Roman" w:hAnsi="Times New Roman"/>
          <w:sz w:val="24"/>
          <w:szCs w:val="24"/>
        </w:rPr>
      </w:pPr>
      <w:r w:rsidRPr="00E602BF">
        <w:rPr>
          <w:rFonts w:ascii="Times New Roman" w:hAnsi="Times New Roman"/>
          <w:b/>
          <w:sz w:val="24"/>
          <w:szCs w:val="24"/>
        </w:rPr>
        <w:t>Apêndice 1</w:t>
      </w:r>
      <w:r>
        <w:rPr>
          <w:rFonts w:ascii="Times New Roman" w:hAnsi="Times New Roman"/>
          <w:b/>
          <w:sz w:val="24"/>
          <w:szCs w:val="24"/>
        </w:rPr>
        <w:t xml:space="preserve"> </w:t>
      </w:r>
      <w:r w:rsidRPr="00E602BF">
        <w:rPr>
          <w:rFonts w:ascii="Times New Roman" w:hAnsi="Times New Roman"/>
          <w:sz w:val="24"/>
          <w:szCs w:val="24"/>
        </w:rPr>
        <w:t>(ver itens 4 e A4)</w:t>
      </w:r>
    </w:p>
    <w:p w14:paraId="233806C7" w14:textId="77777777" w:rsidR="00C1157F" w:rsidRPr="00E602BF" w:rsidRDefault="00C1157F" w:rsidP="00C1157F">
      <w:pPr>
        <w:spacing w:after="0" w:line="240" w:lineRule="auto"/>
        <w:jc w:val="both"/>
        <w:rPr>
          <w:rFonts w:ascii="Times New Roman" w:hAnsi="Times New Roman"/>
          <w:sz w:val="24"/>
          <w:szCs w:val="24"/>
        </w:rPr>
      </w:pPr>
    </w:p>
    <w:p w14:paraId="3768BF15" w14:textId="77777777" w:rsidR="00C1157F" w:rsidRPr="00E602BF" w:rsidRDefault="00C1157F" w:rsidP="00C1157F">
      <w:pPr>
        <w:spacing w:after="0" w:line="240" w:lineRule="auto"/>
        <w:ind w:right="-59"/>
        <w:jc w:val="both"/>
        <w:rPr>
          <w:rFonts w:ascii="Times New Roman" w:hAnsi="Times New Roman"/>
          <w:b/>
          <w:sz w:val="24"/>
          <w:szCs w:val="24"/>
        </w:rPr>
      </w:pPr>
      <w:r w:rsidRPr="00E602BF">
        <w:rPr>
          <w:rFonts w:ascii="Times New Roman" w:hAnsi="Times New Roman"/>
          <w:b/>
          <w:sz w:val="24"/>
          <w:szCs w:val="24"/>
        </w:rPr>
        <w:t>Lista de normas de auditoria que contêm exigências para parágrafos de ênfase</w:t>
      </w:r>
    </w:p>
    <w:p w14:paraId="48776AB6" w14:textId="77777777" w:rsidR="00C1157F" w:rsidRDefault="00C1157F" w:rsidP="00C1157F">
      <w:pPr>
        <w:spacing w:after="0" w:line="240" w:lineRule="auto"/>
        <w:ind w:right="48"/>
        <w:jc w:val="both"/>
        <w:rPr>
          <w:rFonts w:ascii="Times New Roman" w:hAnsi="Times New Roman"/>
          <w:sz w:val="24"/>
          <w:szCs w:val="24"/>
        </w:rPr>
      </w:pPr>
    </w:p>
    <w:p w14:paraId="2845990B" w14:textId="77777777" w:rsidR="00C1157F" w:rsidRPr="00E602BF" w:rsidRDefault="00C1157F" w:rsidP="00C1157F">
      <w:pPr>
        <w:spacing w:after="0" w:line="240" w:lineRule="auto"/>
        <w:ind w:right="48"/>
        <w:jc w:val="both"/>
        <w:rPr>
          <w:rFonts w:ascii="Times New Roman" w:hAnsi="Times New Roman"/>
          <w:sz w:val="24"/>
          <w:szCs w:val="24"/>
        </w:rPr>
      </w:pPr>
      <w:r w:rsidRPr="00E602BF">
        <w:rPr>
          <w:rFonts w:ascii="Times New Roman" w:hAnsi="Times New Roman"/>
          <w:sz w:val="24"/>
          <w:szCs w:val="24"/>
        </w:rPr>
        <w:t>Este apêndice identifica itens em outras normas de auditoria que requerem do auditor a inclusão de parágrafo de ênfase no seu relatório em certas circunstâncias. A lista a seguir não substitui a consideração das exigências, aplicação relacionada e outros materiais explicativos nas normas de auditoria.</w:t>
      </w:r>
    </w:p>
    <w:p w14:paraId="110CF512" w14:textId="77777777" w:rsidR="00C1157F" w:rsidRPr="00E602BF" w:rsidRDefault="00C1157F" w:rsidP="00C1157F">
      <w:pPr>
        <w:spacing w:after="0" w:line="240" w:lineRule="auto"/>
        <w:jc w:val="both"/>
        <w:rPr>
          <w:rFonts w:ascii="Times New Roman" w:hAnsi="Times New Roman"/>
          <w:sz w:val="24"/>
          <w:szCs w:val="24"/>
        </w:rPr>
      </w:pPr>
    </w:p>
    <w:p w14:paraId="39225E40" w14:textId="77777777" w:rsidR="00C1157F" w:rsidRPr="00B87B07"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sidRPr="00B87B07">
        <w:rPr>
          <w:rFonts w:ascii="Times New Roman" w:hAnsi="Times New Roman"/>
          <w:sz w:val="24"/>
          <w:szCs w:val="24"/>
        </w:rPr>
        <w:t>NBC TA 210 – Concordância com os Termos d</w:t>
      </w:r>
      <w:r>
        <w:rPr>
          <w:rFonts w:ascii="Times New Roman" w:hAnsi="Times New Roman"/>
          <w:sz w:val="24"/>
          <w:szCs w:val="24"/>
        </w:rPr>
        <w:t>o</w:t>
      </w:r>
      <w:r w:rsidRPr="00B87B07">
        <w:rPr>
          <w:rFonts w:ascii="Times New Roman" w:hAnsi="Times New Roman"/>
          <w:sz w:val="24"/>
          <w:szCs w:val="24"/>
        </w:rPr>
        <w:t xml:space="preserve"> Trabalho de Auditoria, item 19(b)</w:t>
      </w:r>
    </w:p>
    <w:p w14:paraId="76868541"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sidRPr="00E602BF">
        <w:rPr>
          <w:rFonts w:ascii="Times New Roman" w:hAnsi="Times New Roman"/>
          <w:sz w:val="24"/>
          <w:szCs w:val="24"/>
        </w:rPr>
        <w:t>NBC TA 560 – Eventos Subsequentes, itens 12(b) e 16</w:t>
      </w:r>
    </w:p>
    <w:p w14:paraId="21B2FDCF" w14:textId="77777777" w:rsidR="00C1157F" w:rsidRPr="00E602BF" w:rsidRDefault="00C1157F">
      <w:pPr>
        <w:pStyle w:val="PargrafodaLista"/>
        <w:widowControl w:val="0"/>
        <w:numPr>
          <w:ilvl w:val="0"/>
          <w:numId w:val="290"/>
        </w:numPr>
        <w:spacing w:after="0" w:line="240" w:lineRule="auto"/>
        <w:ind w:left="284" w:hanging="284"/>
        <w:contextualSpacing w:val="0"/>
        <w:jc w:val="both"/>
        <w:rPr>
          <w:rFonts w:ascii="Times New Roman" w:hAnsi="Times New Roman"/>
          <w:vanish/>
          <w:sz w:val="24"/>
          <w:szCs w:val="24"/>
        </w:rPr>
      </w:pPr>
      <w:r w:rsidRPr="00E602BF">
        <w:rPr>
          <w:rFonts w:ascii="Times New Roman" w:hAnsi="Times New Roman"/>
          <w:sz w:val="24"/>
          <w:szCs w:val="24"/>
        </w:rPr>
        <w:t>NBC TA 800</w:t>
      </w:r>
      <w:r>
        <w:rPr>
          <w:rFonts w:ascii="Times New Roman" w:hAnsi="Times New Roman"/>
          <w:sz w:val="24"/>
          <w:szCs w:val="24"/>
        </w:rPr>
        <w:t xml:space="preserve"> – </w:t>
      </w:r>
      <w:r w:rsidRPr="00E602BF">
        <w:rPr>
          <w:rFonts w:ascii="Times New Roman" w:hAnsi="Times New Roman"/>
          <w:sz w:val="24"/>
          <w:szCs w:val="24"/>
        </w:rPr>
        <w:t>Considerações Especiais – Auditorias de Demonstrações Contábeis Elaboradas de Acordo com Estruturas Conceituais de Contabilidade para Propósitos Especiais, item 14</w:t>
      </w:r>
    </w:p>
    <w:p w14:paraId="6ABFB6F4" w14:textId="77777777" w:rsidR="00C1157F" w:rsidRPr="00E602BF" w:rsidRDefault="00C1157F" w:rsidP="00C1157F">
      <w:pPr>
        <w:spacing w:after="0" w:line="240" w:lineRule="auto"/>
        <w:ind w:right="46"/>
        <w:jc w:val="both"/>
        <w:rPr>
          <w:rFonts w:ascii="Times New Roman" w:hAnsi="Times New Roman"/>
          <w:sz w:val="24"/>
          <w:szCs w:val="24"/>
        </w:rPr>
      </w:pPr>
    </w:p>
    <w:p w14:paraId="57DA96CA" w14:textId="77777777" w:rsidR="00C1157F" w:rsidRPr="00B87B07" w:rsidRDefault="00C1157F" w:rsidP="00C1157F">
      <w:pPr>
        <w:spacing w:after="0" w:line="240" w:lineRule="auto"/>
        <w:jc w:val="both"/>
        <w:rPr>
          <w:rFonts w:ascii="Times New Roman" w:hAnsi="Times New Roman"/>
          <w:sz w:val="24"/>
          <w:szCs w:val="24"/>
        </w:rPr>
      </w:pPr>
    </w:p>
    <w:p w14:paraId="77D7AFA7" w14:textId="77777777" w:rsidR="00C1157F" w:rsidRPr="00E602BF" w:rsidRDefault="00C1157F" w:rsidP="00C1157F">
      <w:pPr>
        <w:spacing w:after="0" w:line="240" w:lineRule="auto"/>
        <w:ind w:right="81"/>
        <w:jc w:val="both"/>
        <w:rPr>
          <w:rFonts w:ascii="Times New Roman" w:hAnsi="Times New Roman"/>
          <w:sz w:val="24"/>
          <w:szCs w:val="24"/>
        </w:rPr>
      </w:pPr>
      <w:r w:rsidRPr="00E602BF">
        <w:rPr>
          <w:rFonts w:ascii="Times New Roman" w:hAnsi="Times New Roman"/>
          <w:b/>
          <w:sz w:val="24"/>
          <w:szCs w:val="24"/>
        </w:rPr>
        <w:t>Apêndice 2</w:t>
      </w:r>
      <w:r>
        <w:rPr>
          <w:rFonts w:ascii="Times New Roman" w:hAnsi="Times New Roman"/>
          <w:b/>
          <w:sz w:val="24"/>
          <w:szCs w:val="24"/>
        </w:rPr>
        <w:t xml:space="preserve"> </w:t>
      </w:r>
      <w:r w:rsidRPr="00E602BF">
        <w:rPr>
          <w:rFonts w:ascii="Times New Roman" w:hAnsi="Times New Roman"/>
          <w:sz w:val="24"/>
          <w:szCs w:val="24"/>
        </w:rPr>
        <w:t>(ver item 4)</w:t>
      </w:r>
    </w:p>
    <w:p w14:paraId="287A8591" w14:textId="77777777" w:rsidR="00C1157F" w:rsidRPr="00E602BF" w:rsidRDefault="00C1157F" w:rsidP="00C1157F">
      <w:pPr>
        <w:spacing w:after="0" w:line="240" w:lineRule="auto"/>
        <w:jc w:val="both"/>
        <w:rPr>
          <w:rFonts w:ascii="Times New Roman" w:hAnsi="Times New Roman"/>
          <w:sz w:val="24"/>
          <w:szCs w:val="24"/>
        </w:rPr>
      </w:pPr>
    </w:p>
    <w:p w14:paraId="7F62D4BA" w14:textId="77777777" w:rsidR="00C1157F" w:rsidRPr="00E602BF" w:rsidRDefault="00C1157F" w:rsidP="00C1157F">
      <w:pPr>
        <w:spacing w:after="0" w:line="240" w:lineRule="auto"/>
        <w:ind w:right="-59"/>
        <w:jc w:val="both"/>
        <w:rPr>
          <w:rFonts w:ascii="Times New Roman" w:hAnsi="Times New Roman"/>
          <w:sz w:val="24"/>
          <w:szCs w:val="24"/>
        </w:rPr>
      </w:pPr>
      <w:r w:rsidRPr="00E602BF">
        <w:rPr>
          <w:rFonts w:ascii="Times New Roman" w:hAnsi="Times New Roman"/>
          <w:b/>
          <w:sz w:val="24"/>
          <w:szCs w:val="24"/>
        </w:rPr>
        <w:t>Lista de normas de auditoria que contêm exigências para parágrafos de outros assuntos</w:t>
      </w:r>
    </w:p>
    <w:p w14:paraId="0D87E799" w14:textId="77777777" w:rsidR="00C1157F" w:rsidRPr="00E602BF" w:rsidRDefault="00C1157F" w:rsidP="00C1157F">
      <w:pPr>
        <w:spacing w:after="0" w:line="240" w:lineRule="auto"/>
        <w:jc w:val="both"/>
        <w:rPr>
          <w:rFonts w:ascii="Times New Roman" w:hAnsi="Times New Roman"/>
          <w:sz w:val="24"/>
          <w:szCs w:val="24"/>
        </w:rPr>
      </w:pPr>
    </w:p>
    <w:p w14:paraId="31CC8E28" w14:textId="77777777" w:rsidR="00C1157F" w:rsidRPr="00E602BF" w:rsidRDefault="00C1157F" w:rsidP="00C1157F">
      <w:pPr>
        <w:spacing w:after="0" w:line="240" w:lineRule="auto"/>
        <w:ind w:right="48"/>
        <w:jc w:val="both"/>
        <w:rPr>
          <w:rFonts w:ascii="Times New Roman" w:hAnsi="Times New Roman"/>
          <w:sz w:val="24"/>
          <w:szCs w:val="24"/>
        </w:rPr>
      </w:pPr>
      <w:r w:rsidRPr="00E602BF">
        <w:rPr>
          <w:rFonts w:ascii="Times New Roman" w:hAnsi="Times New Roman"/>
          <w:sz w:val="24"/>
          <w:szCs w:val="24"/>
        </w:rPr>
        <w:t>Este apêndice identifica itens em outras normas de auditoria que requerem do auditor a inclusão de parágrafo de outros assuntos no seu relatório em certas circunstâncias. A lista a seguir não substitui a consideração das exigências, aplicação relacionada e outros materiais explicativos nas normas de auditoria.</w:t>
      </w:r>
    </w:p>
    <w:p w14:paraId="0F766981" w14:textId="77777777" w:rsidR="00C1157F" w:rsidRPr="00E602BF" w:rsidRDefault="00C1157F" w:rsidP="00C1157F">
      <w:pPr>
        <w:spacing w:after="0" w:line="240" w:lineRule="auto"/>
        <w:ind w:right="48"/>
        <w:jc w:val="both"/>
        <w:rPr>
          <w:rFonts w:ascii="Times New Roman" w:hAnsi="Times New Roman"/>
          <w:sz w:val="24"/>
          <w:szCs w:val="24"/>
        </w:rPr>
      </w:pPr>
    </w:p>
    <w:p w14:paraId="4CBA2C97"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sidRPr="00E602BF">
        <w:rPr>
          <w:rFonts w:ascii="Times New Roman" w:hAnsi="Times New Roman"/>
          <w:sz w:val="24"/>
          <w:szCs w:val="24"/>
        </w:rPr>
        <w:t>NBC TA 560 – Eventos Subsequentes, itens 12(b) e 16</w:t>
      </w:r>
    </w:p>
    <w:p w14:paraId="1D4D7593"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sidRPr="00E602BF">
        <w:rPr>
          <w:rFonts w:ascii="Times New Roman" w:hAnsi="Times New Roman"/>
          <w:sz w:val="24"/>
          <w:szCs w:val="24"/>
        </w:rPr>
        <w:t>NBC TA 710 – Informações Comparativas – Valores Correspondentes e Demonstrações Contábeis Comparativas, itens 13</w:t>
      </w:r>
      <w:r>
        <w:rPr>
          <w:rFonts w:ascii="Times New Roman" w:hAnsi="Times New Roman"/>
          <w:sz w:val="24"/>
          <w:szCs w:val="24"/>
        </w:rPr>
        <w:t>,</w:t>
      </w:r>
      <w:r w:rsidRPr="00E602BF">
        <w:rPr>
          <w:rFonts w:ascii="Times New Roman" w:hAnsi="Times New Roman"/>
          <w:sz w:val="24"/>
          <w:szCs w:val="24"/>
        </w:rPr>
        <w:t xml:space="preserve"> 14, 16</w:t>
      </w:r>
      <w:r>
        <w:rPr>
          <w:rFonts w:ascii="Times New Roman" w:hAnsi="Times New Roman"/>
          <w:sz w:val="24"/>
          <w:szCs w:val="24"/>
        </w:rPr>
        <w:t>,</w:t>
      </w:r>
      <w:r w:rsidRPr="00E602BF">
        <w:rPr>
          <w:rFonts w:ascii="Times New Roman" w:hAnsi="Times New Roman"/>
          <w:sz w:val="24"/>
          <w:szCs w:val="24"/>
        </w:rPr>
        <w:t xml:space="preserve"> 17 e 19</w:t>
      </w:r>
    </w:p>
    <w:p w14:paraId="3FA43E47" w14:textId="77777777" w:rsidR="00C1157F" w:rsidRPr="00E602BF" w:rsidRDefault="00C1157F">
      <w:pPr>
        <w:pStyle w:val="PargrafodaLista"/>
        <w:widowControl w:val="0"/>
        <w:numPr>
          <w:ilvl w:val="0"/>
          <w:numId w:val="290"/>
        </w:numPr>
        <w:spacing w:after="0" w:line="240" w:lineRule="auto"/>
        <w:ind w:left="284" w:hanging="284"/>
        <w:contextualSpacing w:val="0"/>
        <w:jc w:val="both"/>
        <w:rPr>
          <w:rFonts w:ascii="Times New Roman" w:hAnsi="Times New Roman"/>
          <w:sz w:val="24"/>
          <w:szCs w:val="24"/>
        </w:rPr>
      </w:pPr>
      <w:r w:rsidRPr="00E602BF">
        <w:rPr>
          <w:rFonts w:ascii="Times New Roman" w:hAnsi="Times New Roman"/>
          <w:sz w:val="24"/>
          <w:szCs w:val="24"/>
        </w:rPr>
        <w:t>NBC TA 720 – Responsabilidade do Auditor em Relação a Outras Informações</w:t>
      </w:r>
      <w:r>
        <w:rPr>
          <w:rFonts w:ascii="Times New Roman" w:hAnsi="Times New Roman"/>
          <w:sz w:val="24"/>
          <w:szCs w:val="24"/>
        </w:rPr>
        <w:t>,</w:t>
      </w:r>
      <w:r w:rsidRPr="00E602BF">
        <w:rPr>
          <w:rFonts w:ascii="Times New Roman" w:hAnsi="Times New Roman"/>
          <w:sz w:val="24"/>
          <w:szCs w:val="24"/>
        </w:rPr>
        <w:t xml:space="preserve"> item 10(a)</w:t>
      </w:r>
    </w:p>
    <w:p w14:paraId="1AF5F446" w14:textId="77777777" w:rsidR="00C1157F" w:rsidRPr="00B87B07" w:rsidRDefault="00C1157F" w:rsidP="00C1157F">
      <w:pPr>
        <w:spacing w:after="0" w:line="240" w:lineRule="auto"/>
        <w:jc w:val="both"/>
        <w:rPr>
          <w:rFonts w:ascii="Times New Roman" w:hAnsi="Times New Roman"/>
          <w:sz w:val="24"/>
          <w:szCs w:val="24"/>
        </w:rPr>
      </w:pPr>
    </w:p>
    <w:p w14:paraId="68A8EA08" w14:textId="77777777" w:rsidR="00C1157F" w:rsidRPr="00E602BF" w:rsidRDefault="00C1157F" w:rsidP="00C1157F">
      <w:pPr>
        <w:spacing w:after="0" w:line="240" w:lineRule="auto"/>
        <w:ind w:right="101"/>
        <w:jc w:val="both"/>
        <w:rPr>
          <w:rFonts w:ascii="Times New Roman" w:hAnsi="Times New Roman"/>
          <w:sz w:val="24"/>
          <w:szCs w:val="24"/>
        </w:rPr>
      </w:pPr>
      <w:r w:rsidRPr="00E602BF">
        <w:rPr>
          <w:rFonts w:ascii="Times New Roman" w:hAnsi="Times New Roman"/>
          <w:b/>
          <w:sz w:val="24"/>
          <w:szCs w:val="24"/>
        </w:rPr>
        <w:t>Apêndice 3</w:t>
      </w:r>
      <w:r>
        <w:rPr>
          <w:rFonts w:ascii="Times New Roman" w:hAnsi="Times New Roman"/>
          <w:b/>
          <w:sz w:val="24"/>
          <w:szCs w:val="24"/>
        </w:rPr>
        <w:t xml:space="preserve"> </w:t>
      </w:r>
      <w:r w:rsidRPr="00E602BF">
        <w:rPr>
          <w:rFonts w:ascii="Times New Roman" w:hAnsi="Times New Roman"/>
          <w:sz w:val="24"/>
          <w:szCs w:val="24"/>
        </w:rPr>
        <w:t>(ver item A17)</w:t>
      </w:r>
    </w:p>
    <w:p w14:paraId="3327357C" w14:textId="77777777" w:rsidR="00C1157F" w:rsidRPr="00E602BF" w:rsidRDefault="00C1157F" w:rsidP="00C1157F">
      <w:pPr>
        <w:spacing w:after="0" w:line="240" w:lineRule="auto"/>
        <w:jc w:val="both"/>
        <w:rPr>
          <w:rFonts w:ascii="Times New Roman" w:hAnsi="Times New Roman"/>
          <w:sz w:val="24"/>
          <w:szCs w:val="24"/>
        </w:rPr>
      </w:pPr>
    </w:p>
    <w:p w14:paraId="023BA434"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Exemplo de relatório do auditor que inclui uma seção de “Principais assuntos de auditoria”, um parágrafo de ênfase e um parágrafo de outros assuntos</w:t>
      </w:r>
    </w:p>
    <w:p w14:paraId="4516FD50" w14:textId="77777777" w:rsidR="00C1157F" w:rsidRDefault="00C1157F" w:rsidP="00C1157F">
      <w:pPr>
        <w:spacing w:after="0" w:line="240" w:lineRule="auto"/>
        <w:ind w:right="-20"/>
        <w:jc w:val="both"/>
        <w:rPr>
          <w:rFonts w:ascii="Times New Roman" w:hAnsi="Times New Roman"/>
          <w:sz w:val="24"/>
          <w:szCs w:val="24"/>
        </w:rPr>
      </w:pPr>
    </w:p>
    <w:p w14:paraId="1E00B62A" w14:textId="77777777" w:rsidR="00C1157F" w:rsidRPr="00E602BF" w:rsidRDefault="00C1157F" w:rsidP="00C1157F">
      <w:pPr>
        <w:spacing w:after="120" w:line="240" w:lineRule="auto"/>
        <w:ind w:right="-20"/>
        <w:jc w:val="both"/>
        <w:rPr>
          <w:rFonts w:ascii="Times New Roman" w:hAnsi="Times New Roman"/>
          <w:sz w:val="24"/>
          <w:szCs w:val="24"/>
        </w:rPr>
      </w:pPr>
      <w:r w:rsidRPr="00E602BF">
        <w:rPr>
          <w:rFonts w:ascii="Times New Roman" w:hAnsi="Times New Roman"/>
          <w:sz w:val="24"/>
          <w:szCs w:val="24"/>
        </w:rPr>
        <w:t>Para fins des</w:t>
      </w:r>
      <w:r>
        <w:rPr>
          <w:rFonts w:ascii="Times New Roman" w:hAnsi="Times New Roman"/>
          <w:sz w:val="24"/>
          <w:szCs w:val="24"/>
        </w:rPr>
        <w:t>s</w:t>
      </w:r>
      <w:r w:rsidRPr="00E602BF">
        <w:rPr>
          <w:rFonts w:ascii="Times New Roman" w:hAnsi="Times New Roman"/>
          <w:sz w:val="24"/>
          <w:szCs w:val="24"/>
        </w:rPr>
        <w:t xml:space="preserve">e exemplo, são consideradas as seguintes circunstâncias: </w:t>
      </w:r>
    </w:p>
    <w:p w14:paraId="1C593A68"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uditoria d</w:t>
      </w:r>
      <w:r>
        <w:rPr>
          <w:rFonts w:ascii="Times New Roman" w:hAnsi="Times New Roman"/>
          <w:sz w:val="24"/>
          <w:szCs w:val="24"/>
        </w:rPr>
        <w:t>o</w:t>
      </w:r>
      <w:r w:rsidRPr="00E602BF">
        <w:rPr>
          <w:rFonts w:ascii="Times New Roman" w:hAnsi="Times New Roman"/>
          <w:sz w:val="24"/>
          <w:szCs w:val="24"/>
        </w:rPr>
        <w:t xml:space="preserve"> conjunto completo d</w:t>
      </w:r>
      <w:r>
        <w:rPr>
          <w:rFonts w:ascii="Times New Roman" w:hAnsi="Times New Roman"/>
          <w:sz w:val="24"/>
          <w:szCs w:val="24"/>
        </w:rPr>
        <w:t>as</w:t>
      </w:r>
      <w:r w:rsidRPr="00E602BF">
        <w:rPr>
          <w:rFonts w:ascii="Times New Roman" w:hAnsi="Times New Roman"/>
          <w:sz w:val="24"/>
          <w:szCs w:val="24"/>
        </w:rPr>
        <w:t xml:space="preserve"> demonstrações contábeis de entidade listada usando </w:t>
      </w:r>
      <w:r>
        <w:rPr>
          <w:rFonts w:ascii="Times New Roman" w:hAnsi="Times New Roman"/>
          <w:sz w:val="24"/>
          <w:szCs w:val="24"/>
        </w:rPr>
        <w:t>a</w:t>
      </w:r>
      <w:r w:rsidRPr="00E602BF">
        <w:rPr>
          <w:rFonts w:ascii="Times New Roman" w:hAnsi="Times New Roman"/>
          <w:sz w:val="24"/>
          <w:szCs w:val="24"/>
        </w:rPr>
        <w:t xml:space="preserve"> estrutura de apresentação adequada. </w:t>
      </w:r>
      <w:r>
        <w:rPr>
          <w:rFonts w:ascii="Times New Roman" w:hAnsi="Times New Roman"/>
          <w:sz w:val="24"/>
          <w:szCs w:val="24"/>
        </w:rPr>
        <w:t>N</w:t>
      </w:r>
      <w:r w:rsidRPr="00E602BF">
        <w:rPr>
          <w:rFonts w:ascii="Times New Roman" w:hAnsi="Times New Roman"/>
          <w:sz w:val="24"/>
          <w:szCs w:val="24"/>
        </w:rPr>
        <w:t>ão é auditoria de grupo (ou seja, a NBC TA 600 – Considerações Especiais – Auditorias de Demonstrações Contábeis de Grupos, Incluindo o Trabalho dos Auditores dos Componentes não se aplica)</w:t>
      </w:r>
      <w:r>
        <w:rPr>
          <w:rFonts w:ascii="Times New Roman" w:hAnsi="Times New Roman"/>
          <w:sz w:val="24"/>
          <w:szCs w:val="24"/>
        </w:rPr>
        <w:t>;</w:t>
      </w:r>
    </w:p>
    <w:p w14:paraId="262276C2"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s demonstrações contábeis são elaboradas pela administração da entidade de acordo com as práticas contábeis adotadas no Brasil (estrutura para fins gerais)</w:t>
      </w:r>
      <w:r>
        <w:rPr>
          <w:rFonts w:ascii="Times New Roman" w:hAnsi="Times New Roman"/>
          <w:sz w:val="24"/>
          <w:szCs w:val="24"/>
        </w:rPr>
        <w:t>;</w:t>
      </w:r>
    </w:p>
    <w:p w14:paraId="1332B530"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s termos do trabalho de auditoria refletem a descrição da responsabilidade da administração pelas demonstrações contábeis na NBC TA 210</w:t>
      </w:r>
      <w:r>
        <w:rPr>
          <w:rFonts w:ascii="Times New Roman" w:hAnsi="Times New Roman"/>
          <w:sz w:val="24"/>
          <w:szCs w:val="24"/>
        </w:rPr>
        <w:t>;</w:t>
      </w:r>
    </w:p>
    <w:p w14:paraId="1B5DBB92"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 xml:space="preserve"> auditor concluiu que uma opinião não modificada (ou seja, “limpa”) é adequada com base na evidência de auditoria obtida</w:t>
      </w:r>
      <w:r>
        <w:rPr>
          <w:rFonts w:ascii="Times New Roman" w:hAnsi="Times New Roman"/>
          <w:sz w:val="24"/>
          <w:szCs w:val="24"/>
        </w:rPr>
        <w:t>;</w:t>
      </w:r>
    </w:p>
    <w:p w14:paraId="75F18E4D"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hAnsi="Times New Roman"/>
          <w:sz w:val="24"/>
          <w:szCs w:val="24"/>
        </w:rPr>
        <w:t>;</w:t>
      </w:r>
    </w:p>
    <w:p w14:paraId="4EED1E00"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c</w:t>
      </w:r>
      <w:r w:rsidRPr="00E602BF">
        <w:rPr>
          <w:rFonts w:ascii="Times New Roman" w:hAnsi="Times New Roman"/>
          <w:sz w:val="24"/>
          <w:szCs w:val="24"/>
        </w:rPr>
        <w:t xml:space="preserve">om base na evidência de auditoria obtida, o auditor concluiu que não existe incerteza </w:t>
      </w:r>
      <w:r>
        <w:rPr>
          <w:rFonts w:ascii="Times New Roman" w:hAnsi="Times New Roman"/>
          <w:sz w:val="24"/>
          <w:szCs w:val="24"/>
        </w:rPr>
        <w:t>relevante</w:t>
      </w:r>
      <w:r w:rsidRPr="00E602BF">
        <w:rPr>
          <w:rFonts w:ascii="Times New Roman" w:hAnsi="Times New Roman"/>
          <w:sz w:val="24"/>
          <w:szCs w:val="24"/>
        </w:rPr>
        <w:t xml:space="preserve"> em relação a eventos ou </w:t>
      </w:r>
      <w:r>
        <w:rPr>
          <w:rFonts w:ascii="Times New Roman" w:hAnsi="Times New Roman"/>
          <w:sz w:val="24"/>
          <w:szCs w:val="24"/>
        </w:rPr>
        <w:t>condições</w:t>
      </w:r>
      <w:r w:rsidRPr="00E602BF">
        <w:rPr>
          <w:rFonts w:ascii="Times New Roman" w:hAnsi="Times New Roman"/>
          <w:sz w:val="24"/>
          <w:szCs w:val="24"/>
        </w:rPr>
        <w:t xml:space="preserve"> que podem levantar dúvida significativa quanto à capacidade de continuidade operacional da entidade de acordo com a NBC TA 570</w:t>
      </w:r>
      <w:r>
        <w:rPr>
          <w:rFonts w:ascii="Times New Roman" w:hAnsi="Times New Roman"/>
          <w:sz w:val="24"/>
          <w:szCs w:val="24"/>
        </w:rPr>
        <w:t>;</w:t>
      </w:r>
      <w:r w:rsidRPr="00E602BF">
        <w:rPr>
          <w:rFonts w:ascii="Times New Roman" w:hAnsi="Times New Roman"/>
          <w:sz w:val="24"/>
          <w:szCs w:val="24"/>
        </w:rPr>
        <w:t xml:space="preserve"> </w:t>
      </w:r>
    </w:p>
    <w:p w14:paraId="79A4D3EB"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e</w:t>
      </w:r>
      <w:r w:rsidRPr="00E602BF">
        <w:rPr>
          <w:rFonts w:ascii="Times New Roman" w:hAnsi="Times New Roman"/>
          <w:sz w:val="24"/>
          <w:szCs w:val="24"/>
        </w:rPr>
        <w:t xml:space="preserve">ntre a data das demonstrações contábeis e a data do relatório do auditor, ocorreu um incêndio nas instalações </w:t>
      </w:r>
      <w:r>
        <w:rPr>
          <w:rFonts w:ascii="Times New Roman" w:hAnsi="Times New Roman"/>
          <w:sz w:val="24"/>
          <w:szCs w:val="24"/>
        </w:rPr>
        <w:t>fabris</w:t>
      </w:r>
      <w:r w:rsidRPr="00E602BF">
        <w:rPr>
          <w:rFonts w:ascii="Times New Roman" w:hAnsi="Times New Roman"/>
          <w:sz w:val="24"/>
          <w:szCs w:val="24"/>
        </w:rPr>
        <w:t xml:space="preserve"> da entidade, que foi divulgado pela entidade como evento subsequente. De acordo com o julgamento do auditor, o assunto tem tal importância que é fundamental para o entendimento das demonstrações contábeis pelos usuários. O assunto não exigiu uma atenção significativa do auditor na auditoria das demonstrações contábeis no período corrente</w:t>
      </w:r>
      <w:r>
        <w:rPr>
          <w:rFonts w:ascii="Times New Roman" w:hAnsi="Times New Roman"/>
          <w:sz w:val="24"/>
          <w:szCs w:val="24"/>
        </w:rPr>
        <w:t>;</w:t>
      </w:r>
    </w:p>
    <w:p w14:paraId="4362CA1E"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s principais assuntos de auditoria foram comunicados de acordo com a NBC TA 701</w:t>
      </w:r>
      <w:r>
        <w:rPr>
          <w:rFonts w:ascii="Times New Roman" w:hAnsi="Times New Roman"/>
          <w:sz w:val="24"/>
          <w:szCs w:val="24"/>
        </w:rPr>
        <w:t>;</w:t>
      </w:r>
    </w:p>
    <w:p w14:paraId="3FF0C288"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 xml:space="preserve"> auditor obteve todas as outras informações antes da data do seu relatório e não identificou distorção relevante nessas outras informações</w:t>
      </w:r>
      <w:r>
        <w:rPr>
          <w:rFonts w:ascii="Times New Roman" w:hAnsi="Times New Roman"/>
          <w:sz w:val="24"/>
          <w:szCs w:val="24"/>
        </w:rPr>
        <w:t>;</w:t>
      </w:r>
    </w:p>
    <w:p w14:paraId="1263A8E3"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s valores correspondentes estão apresentados e as demonstrações contábeis do período anterior foram examinadas por auditor independente antecessor. O auditor não está proibido por lei ou regulamento de mencionar o relatório do auditor antecessor sobre os valores correspondentes e decidiu fazer isso</w:t>
      </w:r>
      <w:r>
        <w:rPr>
          <w:rFonts w:ascii="Times New Roman" w:hAnsi="Times New Roman"/>
          <w:sz w:val="24"/>
          <w:szCs w:val="24"/>
        </w:rPr>
        <w:t>;</w:t>
      </w:r>
    </w:p>
    <w:p w14:paraId="1452B8E6" w14:textId="77777777" w:rsidR="00C1157F" w:rsidRPr="00E602BF" w:rsidRDefault="00C1157F">
      <w:pPr>
        <w:pStyle w:val="PargrafodaLista"/>
        <w:widowControl w:val="0"/>
        <w:numPr>
          <w:ilvl w:val="0"/>
          <w:numId w:val="290"/>
        </w:numPr>
        <w:spacing w:after="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s pessoas responsáveis pela supervisão das demonstrações contábeis não são aquelas</w:t>
      </w:r>
      <w:r>
        <w:rPr>
          <w:rFonts w:ascii="Times New Roman" w:hAnsi="Times New Roman"/>
          <w:sz w:val="24"/>
          <w:szCs w:val="24"/>
        </w:rPr>
        <w:t xml:space="preserve"> </w:t>
      </w:r>
      <w:r w:rsidRPr="00E602BF">
        <w:rPr>
          <w:rFonts w:ascii="Times New Roman" w:hAnsi="Times New Roman"/>
          <w:sz w:val="24"/>
          <w:szCs w:val="24"/>
        </w:rPr>
        <w:t>responsáveis pela elaboração das demonstrações contábeis.</w:t>
      </w:r>
    </w:p>
    <w:p w14:paraId="448C1E61" w14:textId="77777777" w:rsidR="00C1157F" w:rsidRPr="00E602BF" w:rsidRDefault="00C1157F" w:rsidP="00C1157F">
      <w:pPr>
        <w:spacing w:after="0" w:line="240" w:lineRule="auto"/>
        <w:jc w:val="both"/>
        <w:rPr>
          <w:rFonts w:ascii="Times New Roman" w:hAnsi="Times New Roman"/>
          <w:sz w:val="24"/>
          <w:szCs w:val="24"/>
        </w:rPr>
      </w:pPr>
    </w:p>
    <w:p w14:paraId="4E764C60" w14:textId="77777777" w:rsidR="00C1157F" w:rsidRPr="00B87B07" w:rsidRDefault="00C1157F" w:rsidP="00C1157F">
      <w:pPr>
        <w:spacing w:after="0" w:line="240" w:lineRule="auto"/>
        <w:jc w:val="both"/>
        <w:rPr>
          <w:rFonts w:ascii="Times New Roman" w:hAnsi="Times New Roman"/>
          <w:sz w:val="24"/>
          <w:szCs w:val="24"/>
        </w:rPr>
      </w:pPr>
    </w:p>
    <w:p w14:paraId="2B5CD040"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sz w:val="24"/>
          <w:szCs w:val="24"/>
        </w:rPr>
        <w:t>RELATÓRIO DO AUDITOR INDEPENDENTE SOBRE AS DEMONSTRAÇÕES CONTÁBEIS</w:t>
      </w:r>
      <w:r>
        <w:rPr>
          <w:rFonts w:ascii="Times New Roman" w:hAnsi="Times New Roman"/>
          <w:b/>
          <w:sz w:val="24"/>
          <w:szCs w:val="24"/>
          <w:vertAlign w:val="superscript"/>
        </w:rPr>
        <w:t>(1)</w:t>
      </w:r>
    </w:p>
    <w:p w14:paraId="22ADE4C5" w14:textId="77777777" w:rsidR="00C1157F" w:rsidRPr="00E602BF" w:rsidRDefault="00C1157F" w:rsidP="00C1157F">
      <w:pPr>
        <w:spacing w:after="0" w:line="240" w:lineRule="auto"/>
        <w:jc w:val="both"/>
        <w:rPr>
          <w:rFonts w:ascii="Times New Roman" w:hAnsi="Times New Roman"/>
          <w:sz w:val="24"/>
          <w:szCs w:val="24"/>
        </w:rPr>
      </w:pPr>
    </w:p>
    <w:p w14:paraId="042E11EB"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Aos acionistas da Companhia ABC [ou outro destinatário apropriado]</w:t>
      </w:r>
    </w:p>
    <w:p w14:paraId="76720842" w14:textId="77777777" w:rsidR="00C1157F" w:rsidRPr="00E602BF" w:rsidRDefault="00C1157F" w:rsidP="00C1157F">
      <w:pPr>
        <w:spacing w:after="0" w:line="240" w:lineRule="auto"/>
        <w:jc w:val="both"/>
        <w:rPr>
          <w:rFonts w:ascii="Times New Roman" w:hAnsi="Times New Roman"/>
          <w:sz w:val="24"/>
          <w:szCs w:val="24"/>
        </w:rPr>
      </w:pPr>
    </w:p>
    <w:p w14:paraId="0FB3CC68"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bCs/>
          <w:sz w:val="24"/>
          <w:szCs w:val="24"/>
        </w:rPr>
        <w:t>Opinião</w:t>
      </w:r>
    </w:p>
    <w:p w14:paraId="7FB57224" w14:textId="77777777" w:rsidR="00C1157F" w:rsidRPr="00E602BF" w:rsidRDefault="00C1157F" w:rsidP="00C1157F">
      <w:pPr>
        <w:spacing w:after="0" w:line="240" w:lineRule="auto"/>
        <w:jc w:val="both"/>
        <w:rPr>
          <w:rFonts w:ascii="Times New Roman" w:hAnsi="Times New Roman"/>
          <w:sz w:val="24"/>
          <w:szCs w:val="24"/>
        </w:rPr>
      </w:pPr>
    </w:p>
    <w:p w14:paraId="6EE8D067"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E602BF">
        <w:rPr>
          <w:rFonts w:ascii="Times New Roman" w:hAnsi="Times New Roman"/>
          <w:sz w:val="24"/>
          <w:szCs w:val="24"/>
        </w:rPr>
        <w:t xml:space="preserve"> em 31 de dezembro de 20X1</w:t>
      </w:r>
      <w:r>
        <w:rPr>
          <w:rFonts w:ascii="Times New Roman" w:hAnsi="Times New Roman"/>
          <w:sz w:val="24"/>
          <w:szCs w:val="24"/>
        </w:rPr>
        <w:t>,</w:t>
      </w:r>
      <w:r w:rsidRPr="00E602BF">
        <w:rPr>
          <w:rFonts w:ascii="Times New Roman" w:hAnsi="Times New Roman"/>
          <w:sz w:val="24"/>
          <w:szCs w:val="24"/>
        </w:rPr>
        <w:t xml:space="preserve"> e as respectivas demonstrações</w:t>
      </w:r>
      <w:r>
        <w:rPr>
          <w:rFonts w:ascii="Times New Roman" w:hAnsi="Times New Roman"/>
          <w:sz w:val="24"/>
          <w:szCs w:val="24"/>
        </w:rPr>
        <w:t xml:space="preserve"> </w:t>
      </w:r>
      <w:r w:rsidRPr="00E602BF">
        <w:rPr>
          <w:rFonts w:ascii="Times New Roman" w:hAnsi="Times New Roman"/>
          <w:sz w:val="24"/>
          <w:szCs w:val="24"/>
        </w:rPr>
        <w:t xml:space="preserve">do resultado, do resultado abrangente, das mutações do patrimônio líquido e dos fluxos de caixa para o exercício findo nessa data, bem como as correspondentes notas explicativas, incluindo </w:t>
      </w:r>
      <w:r>
        <w:rPr>
          <w:rFonts w:ascii="Times New Roman" w:hAnsi="Times New Roman"/>
          <w:sz w:val="24"/>
          <w:szCs w:val="24"/>
        </w:rPr>
        <w:t>o</w:t>
      </w:r>
      <w:r w:rsidRPr="00E602BF">
        <w:rPr>
          <w:rFonts w:ascii="Times New Roman" w:hAnsi="Times New Roman"/>
          <w:sz w:val="24"/>
          <w:szCs w:val="24"/>
        </w:rPr>
        <w:t xml:space="preserve"> resumo das principais políticas contábeis.</w:t>
      </w:r>
    </w:p>
    <w:p w14:paraId="748FED09" w14:textId="77777777" w:rsidR="00C1157F" w:rsidRPr="00E602BF" w:rsidRDefault="00C1157F" w:rsidP="00C1157F">
      <w:pPr>
        <w:spacing w:after="0" w:line="240" w:lineRule="auto"/>
        <w:ind w:right="64"/>
        <w:jc w:val="both"/>
        <w:rPr>
          <w:rFonts w:ascii="Times New Roman" w:hAnsi="Times New Roman"/>
          <w:sz w:val="24"/>
          <w:szCs w:val="24"/>
        </w:rPr>
      </w:pPr>
    </w:p>
    <w:p w14:paraId="50856895" w14:textId="77777777" w:rsidR="00C1157F" w:rsidRPr="00E602BF" w:rsidRDefault="00C1157F" w:rsidP="00C1157F">
      <w:pPr>
        <w:spacing w:after="0" w:line="240" w:lineRule="auto"/>
        <w:ind w:right="63"/>
        <w:jc w:val="both"/>
        <w:rPr>
          <w:rFonts w:ascii="Times New Roman" w:hAnsi="Times New Roman"/>
          <w:sz w:val="24"/>
          <w:szCs w:val="24"/>
        </w:rPr>
      </w:pPr>
      <w:r w:rsidRPr="00E602BF">
        <w:rPr>
          <w:rFonts w:ascii="Times New Roman" w:hAnsi="Times New Roman"/>
          <w:sz w:val="24"/>
          <w:szCs w:val="24"/>
        </w:rPr>
        <w:t>Em nossa opinião, as demonstrações contábeis acima referidas apresentam adequadamente, em todos os aspectos relevantes, a posição patrimonial e financeira da Companhia ABC em 31 de dezembro de 20X1, o desempenho de suas operações e os seus fluxos de caixa para o exercício findo nessa data, de acordo com as práticas contábeis adotadas no Brasil.</w:t>
      </w:r>
    </w:p>
    <w:p w14:paraId="2909EEC7" w14:textId="77777777" w:rsidR="00C1157F" w:rsidRPr="00E602BF" w:rsidRDefault="00C1157F" w:rsidP="00C1157F">
      <w:pPr>
        <w:spacing w:after="0" w:line="240" w:lineRule="auto"/>
        <w:jc w:val="both"/>
        <w:rPr>
          <w:rFonts w:ascii="Times New Roman" w:hAnsi="Times New Roman"/>
          <w:sz w:val="24"/>
          <w:szCs w:val="24"/>
        </w:rPr>
      </w:pPr>
    </w:p>
    <w:p w14:paraId="7D1A092D" w14:textId="77777777" w:rsidR="00C1157F" w:rsidRPr="00E602BF" w:rsidRDefault="00C1157F" w:rsidP="00C1157F">
      <w:pPr>
        <w:spacing w:after="0" w:line="240" w:lineRule="auto"/>
        <w:ind w:right="-20"/>
        <w:jc w:val="both"/>
        <w:rPr>
          <w:rFonts w:ascii="Times New Roman" w:hAnsi="Times New Roman"/>
          <w:b/>
          <w:bCs/>
          <w:sz w:val="24"/>
          <w:szCs w:val="24"/>
        </w:rPr>
      </w:pPr>
      <w:r w:rsidRPr="00E602BF">
        <w:rPr>
          <w:rFonts w:ascii="Times New Roman" w:hAnsi="Times New Roman"/>
          <w:b/>
          <w:bCs/>
          <w:sz w:val="24"/>
          <w:szCs w:val="24"/>
        </w:rPr>
        <w:t>Base para opinião</w:t>
      </w:r>
    </w:p>
    <w:p w14:paraId="6ADF0F16" w14:textId="77777777" w:rsidR="00C1157F" w:rsidRPr="00E602BF" w:rsidRDefault="00C1157F" w:rsidP="00C1157F">
      <w:pPr>
        <w:spacing w:after="0" w:line="240" w:lineRule="auto"/>
        <w:jc w:val="both"/>
        <w:rPr>
          <w:rFonts w:ascii="Times New Roman" w:hAnsi="Times New Roman"/>
          <w:sz w:val="24"/>
          <w:szCs w:val="24"/>
        </w:rPr>
      </w:pPr>
    </w:p>
    <w:p w14:paraId="0A52B60F" w14:textId="77777777" w:rsidR="00C1157F" w:rsidRPr="00E602BF" w:rsidRDefault="00C1157F" w:rsidP="00C1157F">
      <w:pPr>
        <w:spacing w:after="0" w:line="240" w:lineRule="auto"/>
        <w:ind w:right="63"/>
        <w:jc w:val="both"/>
        <w:rPr>
          <w:rFonts w:ascii="Times New Roman" w:hAnsi="Times New Roman"/>
          <w:sz w:val="24"/>
          <w:szCs w:val="24"/>
        </w:rPr>
      </w:pPr>
      <w:r w:rsidRPr="00E602BF">
        <w:rPr>
          <w:rFonts w:ascii="Times New Roman" w:hAnsi="Times New Roman"/>
          <w:sz w:val="24"/>
          <w:szCs w:val="24"/>
        </w:rPr>
        <w:t>Nossa auditoria foi conduzida de acordo com as normas brasileiras e internacionais de auditoria. Nossa</w:t>
      </w:r>
      <w:r>
        <w:rPr>
          <w:rFonts w:ascii="Times New Roman" w:hAnsi="Times New Roman"/>
          <w:sz w:val="24"/>
          <w:szCs w:val="24"/>
        </w:rPr>
        <w:t>s</w:t>
      </w:r>
      <w:r w:rsidRPr="00E602BF">
        <w:rPr>
          <w:rFonts w:ascii="Times New Roman" w:hAnsi="Times New Roman"/>
          <w:sz w:val="24"/>
          <w:szCs w:val="24"/>
        </w:rPr>
        <w:t xml:space="preserve"> responsabilidade</w:t>
      </w:r>
      <w:r>
        <w:rPr>
          <w:rFonts w:ascii="Times New Roman" w:hAnsi="Times New Roman"/>
          <w:sz w:val="24"/>
          <w:szCs w:val="24"/>
        </w:rPr>
        <w:t>s</w:t>
      </w:r>
      <w:r w:rsidRPr="00E602BF">
        <w:rPr>
          <w:rFonts w:ascii="Times New Roman" w:hAnsi="Times New Roman"/>
          <w:sz w:val="24"/>
          <w:szCs w:val="24"/>
        </w:rPr>
        <w:t>, em conformidade com tais normas, estão descritas na seção intitulada “Responsabilidade do auditor pela auditoria das demonstrações contábeis”. Somos independentes em relação à companhia</w:t>
      </w:r>
      <w:r>
        <w:rPr>
          <w:rFonts w:ascii="Times New Roman" w:hAnsi="Times New Roman"/>
          <w:sz w:val="24"/>
          <w:szCs w:val="24"/>
        </w:rPr>
        <w:t>,</w:t>
      </w:r>
      <w:r w:rsidRPr="00E602BF">
        <w:rPr>
          <w:rFonts w:ascii="Times New Roman"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E602BF">
        <w:rPr>
          <w:rFonts w:ascii="Times New Roman" w:hAnsi="Times New Roman"/>
          <w:sz w:val="24"/>
          <w:szCs w:val="24"/>
        </w:rPr>
        <w:t xml:space="preserve"> e cumprimos com as demais responsabilidades éticas de acordo com essas normas. Acreditamos que a evidência de auditoria obtida é suficiente e apropriada para fundamentar nossa opinião.</w:t>
      </w:r>
    </w:p>
    <w:p w14:paraId="221F02B1" w14:textId="77777777" w:rsidR="00C1157F" w:rsidRPr="00E602BF" w:rsidRDefault="00C1157F" w:rsidP="00C1157F">
      <w:pPr>
        <w:spacing w:after="0" w:line="240" w:lineRule="auto"/>
        <w:ind w:right="63"/>
        <w:jc w:val="both"/>
        <w:rPr>
          <w:rFonts w:ascii="Times New Roman" w:hAnsi="Times New Roman"/>
          <w:b/>
          <w:sz w:val="24"/>
          <w:szCs w:val="24"/>
        </w:rPr>
      </w:pPr>
    </w:p>
    <w:p w14:paraId="1AB6FE58" w14:textId="77777777" w:rsidR="00C1157F" w:rsidRPr="00E602BF" w:rsidRDefault="00C1157F" w:rsidP="00C1157F">
      <w:pPr>
        <w:spacing w:after="0" w:line="240" w:lineRule="auto"/>
        <w:ind w:right="63"/>
        <w:jc w:val="both"/>
        <w:rPr>
          <w:rFonts w:ascii="Times New Roman" w:hAnsi="Times New Roman"/>
          <w:b/>
          <w:sz w:val="24"/>
          <w:szCs w:val="24"/>
        </w:rPr>
      </w:pPr>
      <w:r w:rsidRPr="00E602BF">
        <w:rPr>
          <w:rFonts w:ascii="Times New Roman" w:hAnsi="Times New Roman"/>
          <w:b/>
          <w:sz w:val="24"/>
          <w:szCs w:val="24"/>
        </w:rPr>
        <w:t>Ênfase</w:t>
      </w:r>
      <w:r>
        <w:rPr>
          <w:rFonts w:ascii="Times New Roman" w:hAnsi="Times New Roman"/>
          <w:b/>
          <w:sz w:val="24"/>
          <w:szCs w:val="24"/>
          <w:vertAlign w:val="superscript"/>
        </w:rPr>
        <w:t>(2)</w:t>
      </w:r>
    </w:p>
    <w:p w14:paraId="794838BA" w14:textId="77777777" w:rsidR="00C1157F" w:rsidRPr="00E602BF" w:rsidRDefault="00C1157F" w:rsidP="00C1157F">
      <w:pPr>
        <w:spacing w:after="0" w:line="240" w:lineRule="auto"/>
        <w:jc w:val="both"/>
        <w:rPr>
          <w:rFonts w:ascii="Times New Roman" w:hAnsi="Times New Roman"/>
          <w:sz w:val="24"/>
          <w:szCs w:val="24"/>
        </w:rPr>
      </w:pPr>
    </w:p>
    <w:p w14:paraId="62B531B4" w14:textId="77777777" w:rsidR="00C1157F" w:rsidRPr="00E602BF" w:rsidRDefault="00C1157F" w:rsidP="00C1157F">
      <w:pPr>
        <w:spacing w:after="0" w:line="240" w:lineRule="auto"/>
        <w:ind w:right="68"/>
        <w:jc w:val="both"/>
        <w:rPr>
          <w:rStyle w:val="tw4winMark"/>
          <w:rFonts w:ascii="Times New Roman" w:hAnsi="Times New Roman" w:cs="Times New Roman"/>
          <w:sz w:val="24"/>
          <w:szCs w:val="24"/>
        </w:rPr>
      </w:pPr>
      <w:r w:rsidRPr="00E602BF">
        <w:rPr>
          <w:rFonts w:ascii="Times New Roman" w:hAnsi="Times New Roman"/>
          <w:sz w:val="24"/>
          <w:szCs w:val="24"/>
        </w:rPr>
        <w:t>Chamamos a atenção para a Nota Explicativa X às demonstrações contábeis, que descreve os efeitos d</w:t>
      </w:r>
      <w:r>
        <w:rPr>
          <w:rFonts w:ascii="Times New Roman" w:hAnsi="Times New Roman"/>
          <w:sz w:val="24"/>
          <w:szCs w:val="24"/>
        </w:rPr>
        <w:t>o</w:t>
      </w:r>
      <w:r w:rsidRPr="00E602BF">
        <w:rPr>
          <w:rFonts w:ascii="Times New Roman" w:hAnsi="Times New Roman"/>
          <w:sz w:val="24"/>
          <w:szCs w:val="24"/>
        </w:rPr>
        <w:t xml:space="preserve"> incêndio nas instalações </w:t>
      </w:r>
      <w:r>
        <w:rPr>
          <w:rFonts w:ascii="Times New Roman" w:hAnsi="Times New Roman"/>
          <w:sz w:val="24"/>
          <w:szCs w:val="24"/>
        </w:rPr>
        <w:t>fabris</w:t>
      </w:r>
      <w:r w:rsidRPr="00E602BF">
        <w:rPr>
          <w:rFonts w:ascii="Times New Roman" w:hAnsi="Times New Roman"/>
          <w:sz w:val="24"/>
          <w:szCs w:val="24"/>
        </w:rPr>
        <w:t xml:space="preserve"> da </w:t>
      </w:r>
      <w:r>
        <w:rPr>
          <w:rFonts w:ascii="Times New Roman" w:hAnsi="Times New Roman"/>
          <w:sz w:val="24"/>
          <w:szCs w:val="24"/>
        </w:rPr>
        <w:t>C</w:t>
      </w:r>
      <w:r w:rsidRPr="00E602BF">
        <w:rPr>
          <w:rFonts w:ascii="Times New Roman" w:hAnsi="Times New Roman"/>
          <w:sz w:val="24"/>
          <w:szCs w:val="24"/>
        </w:rPr>
        <w:t>ompanhia.</w:t>
      </w:r>
    </w:p>
    <w:p w14:paraId="5C40A33A" w14:textId="77777777" w:rsidR="00C1157F" w:rsidRPr="00E602BF" w:rsidRDefault="00C1157F" w:rsidP="00C1157F">
      <w:pPr>
        <w:spacing w:after="0" w:line="240" w:lineRule="auto"/>
        <w:ind w:right="68"/>
        <w:jc w:val="both"/>
        <w:rPr>
          <w:rFonts w:ascii="Times New Roman" w:hAnsi="Times New Roman"/>
          <w:sz w:val="24"/>
          <w:szCs w:val="24"/>
        </w:rPr>
      </w:pPr>
      <w:r w:rsidRPr="00E602BF">
        <w:rPr>
          <w:rFonts w:ascii="Times New Roman" w:hAnsi="Times New Roman"/>
          <w:sz w:val="24"/>
          <w:szCs w:val="24"/>
        </w:rPr>
        <w:t xml:space="preserve"> Nossa opinião não contém ressalva relacionada a esse assunto.</w:t>
      </w:r>
    </w:p>
    <w:p w14:paraId="36C2C3EF" w14:textId="77777777" w:rsidR="00C1157F" w:rsidRPr="00233AFE" w:rsidRDefault="00C1157F" w:rsidP="00C1157F">
      <w:pPr>
        <w:spacing w:after="0" w:line="240" w:lineRule="auto"/>
        <w:jc w:val="both"/>
        <w:rPr>
          <w:rFonts w:ascii="Times New Roman" w:hAnsi="Times New Roman"/>
          <w:sz w:val="24"/>
          <w:szCs w:val="24"/>
        </w:rPr>
      </w:pPr>
    </w:p>
    <w:p w14:paraId="68E375D3" w14:textId="77777777" w:rsidR="00C1157F" w:rsidRPr="00E602BF" w:rsidRDefault="00C1157F" w:rsidP="00C1157F">
      <w:pPr>
        <w:spacing w:after="0" w:line="240" w:lineRule="auto"/>
        <w:ind w:right="63"/>
        <w:jc w:val="both"/>
        <w:rPr>
          <w:rFonts w:ascii="Times New Roman" w:hAnsi="Times New Roman"/>
          <w:b/>
          <w:sz w:val="24"/>
          <w:szCs w:val="24"/>
        </w:rPr>
      </w:pPr>
      <w:r w:rsidRPr="00E602BF">
        <w:rPr>
          <w:rFonts w:ascii="Times New Roman" w:hAnsi="Times New Roman"/>
          <w:b/>
          <w:sz w:val="24"/>
          <w:szCs w:val="24"/>
        </w:rPr>
        <w:t xml:space="preserve">Principais assuntos de auditoria </w:t>
      </w:r>
    </w:p>
    <w:p w14:paraId="792BFCDC" w14:textId="77777777" w:rsidR="00C1157F" w:rsidRPr="00E602BF" w:rsidRDefault="00C1157F" w:rsidP="00C1157F">
      <w:pPr>
        <w:spacing w:after="0" w:line="240" w:lineRule="auto"/>
        <w:ind w:right="63"/>
        <w:jc w:val="both"/>
        <w:rPr>
          <w:rFonts w:ascii="Times New Roman" w:hAnsi="Times New Roman"/>
          <w:sz w:val="24"/>
          <w:szCs w:val="24"/>
        </w:rPr>
      </w:pPr>
    </w:p>
    <w:p w14:paraId="279082A1" w14:textId="77777777" w:rsidR="00C1157F" w:rsidRPr="00E602BF" w:rsidRDefault="00C1157F" w:rsidP="00C1157F">
      <w:pPr>
        <w:spacing w:after="0" w:line="240" w:lineRule="auto"/>
        <w:ind w:right="63"/>
        <w:jc w:val="both"/>
        <w:rPr>
          <w:rFonts w:ascii="Times New Roman" w:hAnsi="Times New Roman"/>
          <w:sz w:val="24"/>
          <w:szCs w:val="24"/>
        </w:rPr>
      </w:pPr>
      <w:r w:rsidRPr="00E602BF">
        <w:rPr>
          <w:rFonts w:ascii="Times New Roman" w:hAnsi="Times New Roman"/>
          <w:sz w:val="24"/>
          <w:szCs w:val="24"/>
        </w:rPr>
        <w:t>Principais assuntos de auditoria são aqueles que em nosso julgamento profissional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w:t>
      </w:r>
    </w:p>
    <w:p w14:paraId="6DF013F5" w14:textId="77777777" w:rsidR="00C1157F" w:rsidRPr="00E602BF" w:rsidRDefault="00C1157F" w:rsidP="00C1157F">
      <w:pPr>
        <w:spacing w:after="0" w:line="240" w:lineRule="auto"/>
        <w:jc w:val="both"/>
        <w:rPr>
          <w:rFonts w:ascii="Times New Roman" w:hAnsi="Times New Roman"/>
          <w:sz w:val="24"/>
          <w:szCs w:val="24"/>
        </w:rPr>
      </w:pPr>
    </w:p>
    <w:p w14:paraId="2E3A840F" w14:textId="77777777" w:rsidR="00C1157F" w:rsidRPr="00074302" w:rsidRDefault="00C1157F" w:rsidP="00C1157F">
      <w:pPr>
        <w:spacing w:after="0" w:line="240" w:lineRule="auto"/>
        <w:ind w:right="-59"/>
        <w:jc w:val="both"/>
        <w:rPr>
          <w:rFonts w:ascii="Times New Roman" w:hAnsi="Times New Roman"/>
          <w:i/>
          <w:sz w:val="24"/>
          <w:szCs w:val="24"/>
        </w:rPr>
      </w:pPr>
      <w:r w:rsidRPr="00074302">
        <w:rPr>
          <w:rFonts w:ascii="Times New Roman" w:hAnsi="Times New Roman"/>
          <w:i/>
          <w:sz w:val="24"/>
          <w:szCs w:val="24"/>
        </w:rPr>
        <w:t>[Descrição de cada um dos principais assuntos de auditoria, de acordo com a NBC TA 701].</w:t>
      </w:r>
    </w:p>
    <w:p w14:paraId="15E8F637" w14:textId="77777777" w:rsidR="00C1157F" w:rsidRPr="00E602BF" w:rsidRDefault="00C1157F" w:rsidP="00C1157F">
      <w:pPr>
        <w:spacing w:after="0" w:line="240" w:lineRule="auto"/>
        <w:jc w:val="both"/>
        <w:rPr>
          <w:rFonts w:ascii="Times New Roman" w:hAnsi="Times New Roman"/>
          <w:sz w:val="24"/>
          <w:szCs w:val="24"/>
        </w:rPr>
      </w:pPr>
    </w:p>
    <w:p w14:paraId="253A4964" w14:textId="77777777" w:rsidR="00C1157F" w:rsidRDefault="00C1157F" w:rsidP="00C1157F">
      <w:pPr>
        <w:spacing w:after="0" w:line="240" w:lineRule="auto"/>
        <w:ind w:right="-20"/>
        <w:jc w:val="both"/>
        <w:rPr>
          <w:rFonts w:ascii="Times New Roman" w:hAnsi="Times New Roman"/>
          <w:b/>
          <w:sz w:val="24"/>
          <w:szCs w:val="24"/>
          <w:u w:color="000000"/>
        </w:rPr>
      </w:pPr>
      <w:r w:rsidRPr="00E602BF">
        <w:rPr>
          <w:rFonts w:ascii="Times New Roman" w:hAnsi="Times New Roman"/>
          <w:b/>
          <w:sz w:val="24"/>
          <w:szCs w:val="24"/>
          <w:u w:color="000000"/>
        </w:rPr>
        <w:t>Outros assuntos</w:t>
      </w:r>
    </w:p>
    <w:p w14:paraId="481E37A7" w14:textId="77777777" w:rsidR="00C1157F" w:rsidRPr="00E602BF" w:rsidRDefault="00C1157F" w:rsidP="00C1157F">
      <w:pPr>
        <w:spacing w:after="0" w:line="240" w:lineRule="auto"/>
        <w:ind w:right="-20"/>
        <w:jc w:val="both"/>
        <w:rPr>
          <w:rFonts w:ascii="Times New Roman" w:hAnsi="Times New Roman"/>
          <w:b/>
          <w:sz w:val="24"/>
          <w:szCs w:val="24"/>
          <w:highlight w:val="yellow"/>
        </w:rPr>
      </w:pPr>
    </w:p>
    <w:p w14:paraId="4A49CF98" w14:textId="77777777" w:rsidR="00C1157F" w:rsidRPr="00E602BF" w:rsidRDefault="00C1157F" w:rsidP="00C1157F">
      <w:pPr>
        <w:spacing w:after="0" w:line="240" w:lineRule="auto"/>
        <w:ind w:right="63"/>
        <w:jc w:val="both"/>
        <w:rPr>
          <w:rFonts w:ascii="Times New Roman" w:hAnsi="Times New Roman"/>
          <w:sz w:val="24"/>
          <w:szCs w:val="24"/>
        </w:rPr>
      </w:pPr>
      <w:r w:rsidRPr="00E602BF">
        <w:rPr>
          <w:rFonts w:ascii="Times New Roman" w:hAnsi="Times New Roman"/>
          <w:sz w:val="24"/>
          <w:szCs w:val="24"/>
        </w:rPr>
        <w:t>As demonstrações contábeis da Companhia ABC para o exercício findo em 31 de dezembro de 20X0 foram examinadas por</w:t>
      </w:r>
      <w:r>
        <w:rPr>
          <w:rFonts w:ascii="Times New Roman" w:hAnsi="Times New Roman"/>
          <w:sz w:val="24"/>
          <w:szCs w:val="24"/>
        </w:rPr>
        <w:t xml:space="preserve"> </w:t>
      </w:r>
      <w:r w:rsidRPr="00E602BF">
        <w:rPr>
          <w:rFonts w:ascii="Times New Roman" w:hAnsi="Times New Roman"/>
          <w:sz w:val="24"/>
          <w:szCs w:val="24"/>
        </w:rPr>
        <w:t>outro auditor independente que emitiu relatório em 31 de março de 20X1</w:t>
      </w:r>
      <w:r>
        <w:rPr>
          <w:rFonts w:ascii="Times New Roman" w:hAnsi="Times New Roman"/>
          <w:sz w:val="24"/>
          <w:szCs w:val="24"/>
        </w:rPr>
        <w:t xml:space="preserve"> </w:t>
      </w:r>
      <w:r w:rsidRPr="00E602BF">
        <w:rPr>
          <w:rFonts w:ascii="Times New Roman" w:hAnsi="Times New Roman"/>
          <w:sz w:val="24"/>
          <w:szCs w:val="24"/>
        </w:rPr>
        <w:t>com opinião sem modificação sobre essas demonstrações contábeis.</w:t>
      </w:r>
    </w:p>
    <w:p w14:paraId="0CADD077" w14:textId="77777777" w:rsidR="00C1157F" w:rsidRPr="00E602BF" w:rsidRDefault="00C1157F" w:rsidP="00C1157F">
      <w:pPr>
        <w:spacing w:after="0" w:line="240" w:lineRule="auto"/>
        <w:jc w:val="both"/>
        <w:rPr>
          <w:rFonts w:ascii="Times New Roman" w:hAnsi="Times New Roman"/>
          <w:sz w:val="24"/>
          <w:szCs w:val="24"/>
        </w:rPr>
      </w:pPr>
    </w:p>
    <w:p w14:paraId="03231B55" w14:textId="77777777" w:rsidR="00C1157F" w:rsidRPr="00CD27C3" w:rsidRDefault="00C1157F" w:rsidP="00C1157F">
      <w:pPr>
        <w:spacing w:after="0" w:line="240" w:lineRule="auto"/>
        <w:ind w:right="-20"/>
        <w:jc w:val="both"/>
        <w:rPr>
          <w:rFonts w:ascii="Times New Roman" w:hAnsi="Times New Roman"/>
          <w:b/>
          <w:bCs/>
          <w:sz w:val="24"/>
          <w:szCs w:val="24"/>
        </w:rPr>
      </w:pPr>
      <w:r w:rsidRPr="00CD27C3">
        <w:rPr>
          <w:rFonts w:ascii="Times New Roman" w:hAnsi="Times New Roman"/>
          <w:b/>
          <w:bCs/>
          <w:sz w:val="24"/>
          <w:szCs w:val="24"/>
        </w:rPr>
        <w:t>Outras informações que acompanham as demonstrações contábeis e o relatório do auditor</w:t>
      </w:r>
    </w:p>
    <w:p w14:paraId="74DC44E5" w14:textId="77777777" w:rsidR="00C1157F" w:rsidRPr="00E602BF" w:rsidRDefault="00C1157F" w:rsidP="00C1157F">
      <w:pPr>
        <w:spacing w:after="0" w:line="240" w:lineRule="auto"/>
        <w:jc w:val="both"/>
        <w:rPr>
          <w:rFonts w:ascii="Times New Roman" w:hAnsi="Times New Roman"/>
          <w:sz w:val="24"/>
          <w:szCs w:val="24"/>
          <w:highlight w:val="yellow"/>
        </w:rPr>
      </w:pPr>
    </w:p>
    <w:p w14:paraId="414C0E2A" w14:textId="77777777" w:rsidR="00C1157F" w:rsidRPr="00CD27C3" w:rsidRDefault="00C1157F" w:rsidP="00C1157F">
      <w:pPr>
        <w:spacing w:after="0" w:line="240" w:lineRule="auto"/>
        <w:ind w:right="-20"/>
        <w:jc w:val="both"/>
        <w:rPr>
          <w:rFonts w:ascii="Times New Roman" w:hAnsi="Times New Roman"/>
          <w:sz w:val="24"/>
          <w:szCs w:val="24"/>
        </w:rPr>
      </w:pPr>
      <w:r w:rsidRPr="00CD27C3">
        <w:rPr>
          <w:rFonts w:ascii="Times New Roman" w:hAnsi="Times New Roman"/>
          <w:sz w:val="24"/>
          <w:szCs w:val="24"/>
        </w:rPr>
        <w:t>[</w:t>
      </w:r>
      <w:r w:rsidRPr="00CD27C3">
        <w:rPr>
          <w:rFonts w:ascii="Times New Roman" w:hAnsi="Times New Roman"/>
          <w:i/>
          <w:sz w:val="24"/>
          <w:szCs w:val="24"/>
        </w:rPr>
        <w:t xml:space="preserve">Apresentação de acordo com </w:t>
      </w:r>
      <w:r>
        <w:rPr>
          <w:rFonts w:ascii="Times New Roman" w:hAnsi="Times New Roman"/>
          <w:i/>
          <w:sz w:val="24"/>
          <w:szCs w:val="24"/>
        </w:rPr>
        <w:t>o</w:t>
      </w:r>
      <w:r w:rsidRPr="00CD27C3">
        <w:rPr>
          <w:rFonts w:ascii="Times New Roman" w:hAnsi="Times New Roman"/>
          <w:i/>
          <w:sz w:val="24"/>
          <w:szCs w:val="24"/>
        </w:rPr>
        <w:t xml:space="preserve"> Exemplo 1 </w:t>
      </w:r>
      <w:r>
        <w:rPr>
          <w:rFonts w:ascii="Times New Roman" w:hAnsi="Times New Roman"/>
          <w:i/>
          <w:sz w:val="24"/>
          <w:szCs w:val="24"/>
        </w:rPr>
        <w:t>d</w:t>
      </w:r>
      <w:r w:rsidRPr="00CD27C3">
        <w:rPr>
          <w:rFonts w:ascii="Times New Roman" w:hAnsi="Times New Roman"/>
          <w:i/>
          <w:sz w:val="24"/>
          <w:szCs w:val="24"/>
        </w:rPr>
        <w:t>o Apêndice 2 da NBC TA 720</w:t>
      </w:r>
      <w:r w:rsidRPr="00CD27C3">
        <w:rPr>
          <w:rFonts w:ascii="Times New Roman" w:hAnsi="Times New Roman"/>
          <w:sz w:val="24"/>
          <w:szCs w:val="24"/>
        </w:rPr>
        <w:t>]</w:t>
      </w:r>
      <w:r>
        <w:rPr>
          <w:rFonts w:ascii="Times New Roman" w:hAnsi="Times New Roman"/>
          <w:sz w:val="24"/>
          <w:szCs w:val="24"/>
        </w:rPr>
        <w:t>.</w:t>
      </w:r>
    </w:p>
    <w:p w14:paraId="1DC82D50" w14:textId="77777777" w:rsidR="00C1157F" w:rsidRPr="00E602BF" w:rsidRDefault="00C1157F" w:rsidP="00C1157F">
      <w:pPr>
        <w:spacing w:after="0" w:line="240" w:lineRule="auto"/>
        <w:ind w:right="-20"/>
        <w:jc w:val="both"/>
        <w:rPr>
          <w:rFonts w:ascii="Times New Roman" w:hAnsi="Times New Roman"/>
          <w:sz w:val="24"/>
          <w:szCs w:val="24"/>
          <w:u w:val="single" w:color="000000"/>
        </w:rPr>
      </w:pPr>
    </w:p>
    <w:p w14:paraId="237F178D" w14:textId="77777777" w:rsidR="00C1157F" w:rsidRPr="00E602BF" w:rsidRDefault="00C1157F" w:rsidP="00C1157F">
      <w:pPr>
        <w:spacing w:after="0" w:line="240" w:lineRule="auto"/>
        <w:ind w:right="-59"/>
        <w:jc w:val="both"/>
        <w:rPr>
          <w:rFonts w:ascii="Times New Roman" w:hAnsi="Times New Roman"/>
          <w:sz w:val="24"/>
          <w:szCs w:val="24"/>
        </w:rPr>
      </w:pPr>
      <w:r w:rsidRPr="00E602BF">
        <w:rPr>
          <w:rFonts w:ascii="Times New Roman" w:hAnsi="Times New Roman"/>
          <w:b/>
          <w:bCs/>
          <w:sz w:val="24"/>
          <w:szCs w:val="24"/>
        </w:rPr>
        <w:t>Responsabilidade</w:t>
      </w:r>
      <w:r>
        <w:rPr>
          <w:rFonts w:ascii="Times New Roman" w:hAnsi="Times New Roman"/>
          <w:b/>
          <w:bCs/>
          <w:sz w:val="24"/>
          <w:szCs w:val="24"/>
        </w:rPr>
        <w:t>s</w:t>
      </w:r>
      <w:r w:rsidRPr="00E602BF">
        <w:rPr>
          <w:rFonts w:ascii="Times New Roman" w:hAnsi="Times New Roman"/>
          <w:b/>
          <w:bCs/>
          <w:sz w:val="24"/>
          <w:szCs w:val="24"/>
        </w:rPr>
        <w:t xml:space="preserve"> da administração e da governança pelas demonstrações contábeis</w:t>
      </w:r>
      <w:r>
        <w:rPr>
          <w:rFonts w:ascii="Times New Roman" w:hAnsi="Times New Roman"/>
          <w:b/>
          <w:bCs/>
          <w:sz w:val="24"/>
          <w:szCs w:val="24"/>
          <w:vertAlign w:val="superscript"/>
        </w:rPr>
        <w:t>(3)</w:t>
      </w:r>
      <w:r w:rsidRPr="00E602BF">
        <w:rPr>
          <w:rFonts w:ascii="Times New Roman" w:hAnsi="Times New Roman"/>
          <w:b/>
          <w:bCs/>
          <w:sz w:val="24"/>
          <w:szCs w:val="24"/>
        </w:rPr>
        <w:t xml:space="preserve"> </w:t>
      </w:r>
    </w:p>
    <w:p w14:paraId="5DB74C9F" w14:textId="77777777" w:rsidR="00C1157F" w:rsidRPr="00B87B07" w:rsidRDefault="00C1157F" w:rsidP="00C1157F">
      <w:pPr>
        <w:spacing w:after="0" w:line="240" w:lineRule="auto"/>
        <w:jc w:val="both"/>
        <w:rPr>
          <w:rFonts w:ascii="Times New Roman" w:hAnsi="Times New Roman"/>
          <w:sz w:val="24"/>
          <w:szCs w:val="24"/>
        </w:rPr>
      </w:pPr>
    </w:p>
    <w:p w14:paraId="5C0345C7" w14:textId="77777777" w:rsidR="00C1157F" w:rsidRPr="00CD27C3" w:rsidRDefault="00C1157F" w:rsidP="00C1157F">
      <w:pPr>
        <w:spacing w:after="0" w:line="240" w:lineRule="auto"/>
        <w:ind w:right="68"/>
        <w:jc w:val="both"/>
        <w:rPr>
          <w:rFonts w:ascii="Times New Roman" w:hAnsi="Times New Roman"/>
          <w:sz w:val="24"/>
          <w:szCs w:val="24"/>
        </w:rPr>
      </w:pPr>
      <w:r w:rsidRPr="00CD27C3">
        <w:rPr>
          <w:rFonts w:ascii="Times New Roman" w:hAnsi="Times New Roman"/>
          <w:sz w:val="24"/>
          <w:szCs w:val="24"/>
        </w:rPr>
        <w:t>[</w:t>
      </w:r>
      <w:r w:rsidRPr="00CD27C3">
        <w:rPr>
          <w:rFonts w:ascii="Times New Roman" w:hAnsi="Times New Roman"/>
          <w:i/>
          <w:sz w:val="24"/>
          <w:szCs w:val="24"/>
        </w:rPr>
        <w:t xml:space="preserve">Apresentação de acordo com o </w:t>
      </w:r>
      <w:r>
        <w:rPr>
          <w:rFonts w:ascii="Times New Roman" w:hAnsi="Times New Roman"/>
          <w:i/>
          <w:sz w:val="24"/>
          <w:szCs w:val="24"/>
        </w:rPr>
        <w:t>E</w:t>
      </w:r>
      <w:r w:rsidRPr="00CD27C3">
        <w:rPr>
          <w:rFonts w:ascii="Times New Roman" w:hAnsi="Times New Roman"/>
          <w:i/>
          <w:sz w:val="24"/>
          <w:szCs w:val="24"/>
        </w:rPr>
        <w:t>xemplo 1 da NBC TA 700</w:t>
      </w:r>
      <w:r w:rsidRPr="00CD27C3">
        <w:rPr>
          <w:rFonts w:ascii="Times New Roman" w:hAnsi="Times New Roman"/>
          <w:sz w:val="24"/>
          <w:szCs w:val="24"/>
        </w:rPr>
        <w:t>]</w:t>
      </w:r>
      <w:r>
        <w:rPr>
          <w:rFonts w:ascii="Times New Roman" w:hAnsi="Times New Roman"/>
          <w:sz w:val="24"/>
          <w:szCs w:val="24"/>
        </w:rPr>
        <w:t>.</w:t>
      </w:r>
    </w:p>
    <w:p w14:paraId="0498D137" w14:textId="77777777" w:rsidR="00C1157F" w:rsidRPr="00E602BF" w:rsidRDefault="00C1157F" w:rsidP="00C1157F">
      <w:pPr>
        <w:spacing w:after="0" w:line="240" w:lineRule="auto"/>
        <w:jc w:val="both"/>
        <w:rPr>
          <w:rFonts w:ascii="Times New Roman" w:hAnsi="Times New Roman"/>
          <w:sz w:val="24"/>
          <w:szCs w:val="24"/>
        </w:rPr>
      </w:pPr>
    </w:p>
    <w:p w14:paraId="759EF05C"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bCs/>
          <w:sz w:val="24"/>
          <w:szCs w:val="24"/>
        </w:rPr>
        <w:t>Responsabilidade</w:t>
      </w:r>
      <w:r>
        <w:rPr>
          <w:rFonts w:ascii="Times New Roman" w:hAnsi="Times New Roman"/>
          <w:b/>
          <w:bCs/>
          <w:sz w:val="24"/>
          <w:szCs w:val="24"/>
        </w:rPr>
        <w:t>s</w:t>
      </w:r>
      <w:r w:rsidRPr="00E602BF">
        <w:rPr>
          <w:rFonts w:ascii="Times New Roman" w:hAnsi="Times New Roman"/>
          <w:b/>
          <w:bCs/>
          <w:sz w:val="24"/>
          <w:szCs w:val="24"/>
        </w:rPr>
        <w:t xml:space="preserve"> do auditor pela auditoria das demonstrações contábeis</w:t>
      </w:r>
    </w:p>
    <w:p w14:paraId="6D780144" w14:textId="77777777" w:rsidR="00C1157F" w:rsidRPr="00E602BF" w:rsidRDefault="00C1157F" w:rsidP="00C1157F">
      <w:pPr>
        <w:spacing w:after="0" w:line="240" w:lineRule="auto"/>
        <w:jc w:val="both"/>
        <w:rPr>
          <w:rFonts w:ascii="Times New Roman" w:hAnsi="Times New Roman"/>
          <w:sz w:val="24"/>
          <w:szCs w:val="24"/>
        </w:rPr>
      </w:pPr>
    </w:p>
    <w:p w14:paraId="2FD573AF"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w:t>
      </w:r>
      <w:r w:rsidRPr="00E602BF">
        <w:rPr>
          <w:rFonts w:ascii="Times New Roman" w:hAnsi="Times New Roman"/>
          <w:i/>
          <w:sz w:val="24"/>
          <w:szCs w:val="24"/>
        </w:rPr>
        <w:t xml:space="preserve">Apresentação de acordo com o </w:t>
      </w:r>
      <w:r>
        <w:rPr>
          <w:rFonts w:ascii="Times New Roman" w:hAnsi="Times New Roman"/>
          <w:i/>
          <w:sz w:val="24"/>
          <w:szCs w:val="24"/>
        </w:rPr>
        <w:t>E</w:t>
      </w:r>
      <w:r w:rsidRPr="00E602BF">
        <w:rPr>
          <w:rFonts w:ascii="Times New Roman" w:hAnsi="Times New Roman"/>
          <w:i/>
          <w:sz w:val="24"/>
          <w:szCs w:val="24"/>
        </w:rPr>
        <w:t>xemplo 1 da NBC TA 700</w:t>
      </w:r>
      <w:r w:rsidRPr="00E602BF">
        <w:rPr>
          <w:rFonts w:ascii="Times New Roman" w:hAnsi="Times New Roman"/>
          <w:sz w:val="24"/>
          <w:szCs w:val="24"/>
        </w:rPr>
        <w:t>]</w:t>
      </w:r>
      <w:r>
        <w:rPr>
          <w:rFonts w:ascii="Times New Roman" w:hAnsi="Times New Roman"/>
          <w:sz w:val="24"/>
          <w:szCs w:val="24"/>
        </w:rPr>
        <w:t>.</w:t>
      </w:r>
    </w:p>
    <w:p w14:paraId="2AC3BC4B" w14:textId="77777777" w:rsidR="00C1157F" w:rsidRPr="00E602BF" w:rsidRDefault="00C1157F" w:rsidP="00C1157F">
      <w:pPr>
        <w:spacing w:after="0" w:line="240" w:lineRule="auto"/>
        <w:jc w:val="both"/>
        <w:rPr>
          <w:rFonts w:ascii="Times New Roman" w:hAnsi="Times New Roman"/>
          <w:sz w:val="24"/>
          <w:szCs w:val="24"/>
        </w:rPr>
      </w:pPr>
    </w:p>
    <w:p w14:paraId="321B5A2B" w14:textId="77777777" w:rsidR="00C1157F" w:rsidRPr="00E602BF" w:rsidRDefault="00C1157F" w:rsidP="00C1157F">
      <w:pPr>
        <w:spacing w:after="0" w:line="240" w:lineRule="auto"/>
        <w:ind w:right="-20"/>
        <w:jc w:val="both"/>
        <w:rPr>
          <w:rFonts w:ascii="Times New Roman" w:hAnsi="Times New Roman"/>
          <w:sz w:val="24"/>
          <w:szCs w:val="24"/>
        </w:rPr>
      </w:pPr>
      <w:r w:rsidRPr="00E602BF" w:rsidDel="00F8777C">
        <w:rPr>
          <w:rFonts w:ascii="Times New Roman" w:hAnsi="Times New Roman"/>
          <w:b/>
          <w:bCs/>
          <w:sz w:val="24"/>
          <w:szCs w:val="24"/>
        </w:rPr>
        <w:t xml:space="preserve"> </w:t>
      </w:r>
      <w:r w:rsidRPr="00E602BF">
        <w:rPr>
          <w:rFonts w:ascii="Times New Roman" w:hAnsi="Times New Roman"/>
          <w:sz w:val="24"/>
          <w:szCs w:val="24"/>
        </w:rPr>
        <w:t>[Local (localidade do escritório de auditoria que emitiu o relatório) e data do relatório do auditor independente]</w:t>
      </w:r>
    </w:p>
    <w:p w14:paraId="5E5F040D"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[Nome do auditor independente (pessoa física ou jurídica)]</w:t>
      </w:r>
    </w:p>
    <w:p w14:paraId="7E2B5E28"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[Nome do profissional (sócio ou responsável técnico, no caso de o auditor ser pessoa jurídica)]</w:t>
      </w:r>
    </w:p>
    <w:p w14:paraId="60C812E6" w14:textId="77777777" w:rsidR="00C1157F" w:rsidRDefault="00C1157F" w:rsidP="00C1157F">
      <w:pPr>
        <w:spacing w:after="0"/>
        <w:jc w:val="both"/>
        <w:rPr>
          <w:rFonts w:ascii="Times New Roman" w:hAnsi="Times New Roman"/>
          <w:sz w:val="24"/>
          <w:szCs w:val="24"/>
        </w:rPr>
      </w:pPr>
      <w:r w:rsidRPr="00E602BF">
        <w:rPr>
          <w:rFonts w:ascii="Times New Roman" w:hAnsi="Times New Roman"/>
          <w:sz w:val="24"/>
          <w:szCs w:val="24"/>
        </w:rPr>
        <w:t>[Número do registro no CRC da firma de auditoria e do profissional que assina o relatório</w:t>
      </w:r>
      <w:r>
        <w:rPr>
          <w:rFonts w:ascii="Times New Roman" w:hAnsi="Times New Roman"/>
          <w:sz w:val="24"/>
          <w:szCs w:val="24"/>
        </w:rPr>
        <w:t xml:space="preserve"> </w:t>
      </w:r>
      <w:r w:rsidRPr="00074D09">
        <w:rPr>
          <w:rFonts w:ascii="Times New Roman" w:hAnsi="Times New Roman"/>
          <w:sz w:val="24"/>
          <w:szCs w:val="24"/>
        </w:rPr>
        <w:t xml:space="preserve">e sua categoria profissional de contador] </w:t>
      </w:r>
      <w:r w:rsidRPr="00074D09">
        <w:rPr>
          <w:rFonts w:ascii="Times New Roman" w:hAnsi="Times New Roman"/>
          <w:color w:val="00B0F0"/>
          <w:sz w:val="16"/>
          <w:szCs w:val="16"/>
        </w:rPr>
        <w:t>(Alterado pela Revisão NBC 11)</w:t>
      </w:r>
    </w:p>
    <w:p w14:paraId="7689F0D2" w14:textId="77777777" w:rsidR="00C1157F" w:rsidRPr="00E602BF" w:rsidRDefault="00C1157F" w:rsidP="00C1157F">
      <w:pPr>
        <w:spacing w:after="0"/>
        <w:jc w:val="both"/>
        <w:rPr>
          <w:rFonts w:ascii="Times New Roman" w:hAnsi="Times New Roman"/>
          <w:sz w:val="24"/>
          <w:szCs w:val="24"/>
        </w:rPr>
      </w:pPr>
      <w:r w:rsidRPr="00E602BF">
        <w:rPr>
          <w:rFonts w:ascii="Times New Roman" w:hAnsi="Times New Roman"/>
          <w:sz w:val="24"/>
          <w:szCs w:val="24"/>
        </w:rPr>
        <w:t>[Assinatura do auditor independente]</w:t>
      </w:r>
    </w:p>
    <w:p w14:paraId="24E89E61" w14:textId="77777777" w:rsidR="00C1157F" w:rsidRPr="00E602BF" w:rsidRDefault="00C1157F" w:rsidP="00C1157F">
      <w:pPr>
        <w:spacing w:after="0" w:line="240" w:lineRule="auto"/>
        <w:ind w:right="-20"/>
        <w:jc w:val="both"/>
        <w:rPr>
          <w:rFonts w:ascii="Times New Roman" w:hAnsi="Times New Roman"/>
          <w:sz w:val="24"/>
          <w:szCs w:val="24"/>
        </w:rPr>
      </w:pPr>
    </w:p>
    <w:p w14:paraId="0B10ACE8" w14:textId="77777777" w:rsidR="00C1157F" w:rsidRPr="00E602BF" w:rsidRDefault="00C1157F" w:rsidP="00C1157F">
      <w:pPr>
        <w:spacing w:after="0" w:line="240" w:lineRule="auto"/>
        <w:jc w:val="both"/>
        <w:rPr>
          <w:rFonts w:ascii="Times New Roman" w:hAnsi="Times New Roman"/>
          <w:sz w:val="24"/>
          <w:szCs w:val="24"/>
        </w:rPr>
      </w:pPr>
    </w:p>
    <w:p w14:paraId="19C60691" w14:textId="77777777" w:rsidR="00C1157F" w:rsidRPr="00074302" w:rsidRDefault="00C1157F" w:rsidP="00C1157F">
      <w:pPr>
        <w:spacing w:after="120" w:line="240" w:lineRule="auto"/>
        <w:ind w:left="284" w:right="74" w:hanging="284"/>
        <w:jc w:val="both"/>
        <w:rPr>
          <w:rFonts w:ascii="Times New Roman" w:hAnsi="Times New Roman"/>
          <w:sz w:val="20"/>
          <w:szCs w:val="20"/>
        </w:rPr>
      </w:pPr>
      <w:r w:rsidRPr="00074302">
        <w:rPr>
          <w:rFonts w:ascii="Times New Roman" w:hAnsi="Times New Roman"/>
          <w:sz w:val="20"/>
          <w:szCs w:val="20"/>
        </w:rPr>
        <w:t xml:space="preserve">(1) </w:t>
      </w:r>
      <w:r>
        <w:rPr>
          <w:rFonts w:ascii="Times New Roman" w:hAnsi="Times New Roman"/>
          <w:sz w:val="20"/>
          <w:szCs w:val="20"/>
        </w:rPr>
        <w:tab/>
      </w:r>
      <w:r w:rsidRPr="00074302">
        <w:rPr>
          <w:rFonts w:ascii="Times New Roman" w:hAnsi="Times New Roman"/>
          <w:sz w:val="20"/>
          <w:szCs w:val="20"/>
        </w:rPr>
        <w:t>No caso do relatório cobrir outros aspectos legais e regulatórios, é necessário incluir um subtítulo para especificar a primeira parte do relatório, “Relatório do auditor sobre as demonstrações contábeis”, e</w:t>
      </w:r>
      <w:r>
        <w:rPr>
          <w:rFonts w:ascii="Times New Roman" w:hAnsi="Times New Roman"/>
          <w:sz w:val="20"/>
          <w:szCs w:val="20"/>
        </w:rPr>
        <w:t>,</w:t>
      </w:r>
      <w:r w:rsidRPr="00074302">
        <w:rPr>
          <w:rFonts w:ascii="Times New Roman" w:hAnsi="Times New Roman"/>
          <w:sz w:val="20"/>
          <w:szCs w:val="20"/>
        </w:rPr>
        <w:t xml:space="preserve"> no final do relatório</w:t>
      </w:r>
      <w:r>
        <w:rPr>
          <w:rFonts w:ascii="Times New Roman" w:hAnsi="Times New Roman"/>
          <w:sz w:val="20"/>
          <w:szCs w:val="20"/>
        </w:rPr>
        <w:t>,</w:t>
      </w:r>
      <w:r w:rsidRPr="00074302">
        <w:rPr>
          <w:rFonts w:ascii="Times New Roman" w:hAnsi="Times New Roman"/>
          <w:sz w:val="20"/>
          <w:szCs w:val="20"/>
        </w:rPr>
        <w:t xml:space="preserve"> outro subtítulo para a segunda parte, “Relatório sobre outros requisitos legais e regulatórios”.</w:t>
      </w:r>
    </w:p>
    <w:p w14:paraId="5CF6AAB0" w14:textId="77777777" w:rsidR="00C1157F" w:rsidRPr="00074302" w:rsidRDefault="00C1157F" w:rsidP="00C1157F">
      <w:pPr>
        <w:spacing w:after="120" w:line="240" w:lineRule="auto"/>
        <w:ind w:left="284" w:right="74" w:hanging="284"/>
        <w:jc w:val="both"/>
        <w:rPr>
          <w:rFonts w:ascii="Times New Roman" w:hAnsi="Times New Roman"/>
          <w:sz w:val="20"/>
          <w:szCs w:val="20"/>
        </w:rPr>
      </w:pPr>
      <w:r w:rsidRPr="00074302">
        <w:rPr>
          <w:rFonts w:ascii="Times New Roman" w:hAnsi="Times New Roman"/>
          <w:sz w:val="20"/>
          <w:szCs w:val="20"/>
        </w:rPr>
        <w:t>(2)</w:t>
      </w:r>
      <w:r w:rsidRPr="00074302">
        <w:rPr>
          <w:rFonts w:ascii="Times New Roman" w:hAnsi="Times New Roman"/>
          <w:sz w:val="20"/>
          <w:szCs w:val="20"/>
        </w:rPr>
        <w:tab/>
        <w:t>Conforme observado no item A16, um parágrafo de ênfase pode ser incluído antes ou após a seção “Principais assuntos de auditoria”, com base no julgamento do auditor sobre a relevância das informações incluídas no parágrafo de ênfase.</w:t>
      </w:r>
    </w:p>
    <w:p w14:paraId="7DFEFCBF" w14:textId="77777777" w:rsidR="00C1157F" w:rsidRPr="00074302" w:rsidRDefault="00C1157F" w:rsidP="00C1157F">
      <w:pPr>
        <w:spacing w:after="0" w:line="240" w:lineRule="auto"/>
        <w:ind w:left="284" w:right="72" w:hanging="284"/>
        <w:jc w:val="both"/>
        <w:rPr>
          <w:rFonts w:ascii="Times New Roman" w:hAnsi="Times New Roman"/>
          <w:sz w:val="20"/>
          <w:szCs w:val="20"/>
        </w:rPr>
      </w:pPr>
      <w:r w:rsidRPr="00074302">
        <w:rPr>
          <w:rFonts w:ascii="Times New Roman" w:hAnsi="Times New Roman"/>
          <w:sz w:val="20"/>
          <w:szCs w:val="20"/>
        </w:rPr>
        <w:t xml:space="preserve">(3) </w:t>
      </w:r>
      <w:r>
        <w:rPr>
          <w:rFonts w:ascii="Times New Roman" w:hAnsi="Times New Roman"/>
          <w:sz w:val="20"/>
          <w:szCs w:val="20"/>
        </w:rPr>
        <w:tab/>
      </w:r>
      <w:r w:rsidRPr="00074302">
        <w:rPr>
          <w:rFonts w:ascii="Times New Roman" w:hAnsi="Times New Roman"/>
          <w:sz w:val="20"/>
          <w:szCs w:val="20"/>
        </w:rPr>
        <w:t xml:space="preserve">Em todos esses exemplos de relatório do auditor, os termos </w:t>
      </w:r>
      <w:r>
        <w:rPr>
          <w:rFonts w:ascii="Times New Roman" w:hAnsi="Times New Roman"/>
          <w:sz w:val="20"/>
          <w:szCs w:val="20"/>
        </w:rPr>
        <w:t>“</w:t>
      </w:r>
      <w:r w:rsidRPr="00074302">
        <w:rPr>
          <w:rFonts w:ascii="Times New Roman" w:hAnsi="Times New Roman"/>
          <w:sz w:val="20"/>
          <w:szCs w:val="20"/>
        </w:rPr>
        <w:t>administração</w:t>
      </w:r>
      <w:r>
        <w:rPr>
          <w:rFonts w:ascii="Times New Roman" w:hAnsi="Times New Roman"/>
          <w:sz w:val="20"/>
          <w:szCs w:val="20"/>
        </w:rPr>
        <w:t>”</w:t>
      </w:r>
      <w:r w:rsidRPr="00074302">
        <w:rPr>
          <w:rFonts w:ascii="Times New Roman" w:hAnsi="Times New Roman"/>
          <w:sz w:val="20"/>
          <w:szCs w:val="20"/>
        </w:rPr>
        <w:t xml:space="preserve"> e </w:t>
      </w:r>
      <w:r>
        <w:rPr>
          <w:rFonts w:ascii="Times New Roman" w:hAnsi="Times New Roman"/>
          <w:sz w:val="20"/>
          <w:szCs w:val="20"/>
        </w:rPr>
        <w:t>“</w:t>
      </w:r>
      <w:r w:rsidRPr="00074302">
        <w:rPr>
          <w:rFonts w:ascii="Times New Roman" w:hAnsi="Times New Roman"/>
          <w:sz w:val="20"/>
          <w:szCs w:val="20"/>
        </w:rPr>
        <w:t>responsáveis pela governança</w:t>
      </w:r>
      <w:r>
        <w:rPr>
          <w:rFonts w:ascii="Times New Roman" w:hAnsi="Times New Roman"/>
          <w:sz w:val="20"/>
          <w:szCs w:val="20"/>
        </w:rPr>
        <w:t>”</w:t>
      </w:r>
      <w:r w:rsidRPr="00074302">
        <w:rPr>
          <w:rFonts w:ascii="Times New Roman" w:hAnsi="Times New Roman"/>
          <w:sz w:val="20"/>
          <w:szCs w:val="20"/>
        </w:rPr>
        <w:t xml:space="preserve"> podem precisar ser substituídos por outros termos mais apropriados </w:t>
      </w:r>
      <w:r>
        <w:rPr>
          <w:rFonts w:ascii="Times New Roman" w:hAnsi="Times New Roman"/>
          <w:sz w:val="20"/>
          <w:szCs w:val="20"/>
        </w:rPr>
        <w:t>a</w:t>
      </w:r>
      <w:r w:rsidRPr="00074302">
        <w:rPr>
          <w:rFonts w:ascii="Times New Roman" w:hAnsi="Times New Roman"/>
          <w:sz w:val="20"/>
          <w:szCs w:val="20"/>
        </w:rPr>
        <w:t xml:space="preserve">o contexto da estrutura legal de determinada jurisdição. </w:t>
      </w:r>
    </w:p>
    <w:p w14:paraId="3A333149" w14:textId="77777777" w:rsidR="00C1157F" w:rsidRDefault="00C1157F" w:rsidP="00C1157F">
      <w:pPr>
        <w:spacing w:after="0" w:line="240" w:lineRule="auto"/>
        <w:jc w:val="both"/>
        <w:rPr>
          <w:rFonts w:ascii="Times New Roman" w:hAnsi="Times New Roman"/>
          <w:sz w:val="24"/>
          <w:szCs w:val="24"/>
        </w:rPr>
      </w:pPr>
    </w:p>
    <w:p w14:paraId="58F687C6" w14:textId="77777777" w:rsidR="00C1157F" w:rsidRPr="00B87B07" w:rsidRDefault="00C1157F" w:rsidP="00C1157F">
      <w:pPr>
        <w:spacing w:after="0" w:line="240" w:lineRule="auto"/>
        <w:jc w:val="both"/>
        <w:rPr>
          <w:rFonts w:ascii="Times New Roman" w:hAnsi="Times New Roman"/>
          <w:sz w:val="24"/>
          <w:szCs w:val="24"/>
        </w:rPr>
      </w:pPr>
    </w:p>
    <w:p w14:paraId="04C390FF" w14:textId="77777777" w:rsidR="00C1157F" w:rsidRPr="00520D37" w:rsidRDefault="00C1157F" w:rsidP="00C1157F">
      <w:pPr>
        <w:spacing w:after="0" w:line="240" w:lineRule="auto"/>
        <w:ind w:right="81"/>
        <w:jc w:val="both"/>
        <w:rPr>
          <w:rFonts w:ascii="Times New Roman" w:hAnsi="Times New Roman"/>
          <w:sz w:val="24"/>
          <w:szCs w:val="24"/>
        </w:rPr>
      </w:pPr>
      <w:r w:rsidRPr="00BF0DE6">
        <w:rPr>
          <w:rFonts w:ascii="Times New Roman" w:hAnsi="Times New Roman"/>
          <w:b/>
          <w:bCs/>
          <w:sz w:val="24"/>
          <w:szCs w:val="24"/>
        </w:rPr>
        <w:t xml:space="preserve">Apêndice 4 </w:t>
      </w:r>
      <w:r w:rsidRPr="00BF0DE6">
        <w:rPr>
          <w:rFonts w:ascii="Times New Roman" w:hAnsi="Times New Roman"/>
          <w:sz w:val="24"/>
          <w:szCs w:val="24"/>
        </w:rPr>
        <w:t>(ver item A8)</w:t>
      </w:r>
    </w:p>
    <w:p w14:paraId="5D9E46D9" w14:textId="77777777" w:rsidR="00C1157F" w:rsidRPr="00E602BF" w:rsidRDefault="00C1157F" w:rsidP="00C1157F">
      <w:pPr>
        <w:spacing w:after="0" w:line="240" w:lineRule="auto"/>
        <w:jc w:val="both"/>
        <w:rPr>
          <w:rFonts w:ascii="Times New Roman" w:hAnsi="Times New Roman"/>
          <w:sz w:val="24"/>
          <w:szCs w:val="24"/>
        </w:rPr>
      </w:pPr>
    </w:p>
    <w:p w14:paraId="1C10E639" w14:textId="77777777" w:rsidR="00C1157F" w:rsidRPr="00E602BF" w:rsidRDefault="00C1157F" w:rsidP="00C1157F">
      <w:pPr>
        <w:spacing w:after="0" w:line="240" w:lineRule="auto"/>
        <w:ind w:right="-59"/>
        <w:jc w:val="both"/>
        <w:rPr>
          <w:rFonts w:ascii="Times New Roman" w:hAnsi="Times New Roman"/>
          <w:b/>
          <w:bCs/>
          <w:sz w:val="24"/>
          <w:szCs w:val="24"/>
        </w:rPr>
      </w:pPr>
      <w:r w:rsidRPr="00E602BF">
        <w:rPr>
          <w:rFonts w:ascii="Times New Roman" w:hAnsi="Times New Roman"/>
          <w:b/>
          <w:bCs/>
          <w:sz w:val="24"/>
          <w:szCs w:val="24"/>
        </w:rPr>
        <w:t>Exemplo de relatório do auditor que inclui uma opinião com ressalva devido a</w:t>
      </w:r>
      <w:r>
        <w:rPr>
          <w:rFonts w:ascii="Times New Roman" w:hAnsi="Times New Roman"/>
          <w:b/>
          <w:bCs/>
          <w:sz w:val="24"/>
          <w:szCs w:val="24"/>
        </w:rPr>
        <w:t>o</w:t>
      </w:r>
      <w:r w:rsidRPr="00E602BF">
        <w:rPr>
          <w:rFonts w:ascii="Times New Roman" w:hAnsi="Times New Roman"/>
          <w:b/>
          <w:bCs/>
          <w:sz w:val="24"/>
          <w:szCs w:val="24"/>
        </w:rPr>
        <w:t xml:space="preserve"> desvio da estrutura de relatório financeiro aplicável e um parágrafo de ênfase</w:t>
      </w:r>
    </w:p>
    <w:p w14:paraId="4F5CE80E" w14:textId="77777777" w:rsidR="00C1157F" w:rsidRDefault="00C1157F" w:rsidP="00C1157F">
      <w:pPr>
        <w:spacing w:after="0" w:line="240" w:lineRule="auto"/>
        <w:ind w:right="-20"/>
        <w:jc w:val="both"/>
        <w:rPr>
          <w:rFonts w:ascii="Times New Roman" w:hAnsi="Times New Roman"/>
          <w:sz w:val="24"/>
          <w:szCs w:val="24"/>
        </w:rPr>
      </w:pPr>
    </w:p>
    <w:p w14:paraId="3A3F48A3" w14:textId="77777777" w:rsidR="00C1157F" w:rsidRPr="00E602BF" w:rsidRDefault="00C1157F" w:rsidP="00C1157F">
      <w:pPr>
        <w:spacing w:after="120" w:line="240" w:lineRule="auto"/>
        <w:ind w:right="-20"/>
        <w:jc w:val="both"/>
        <w:rPr>
          <w:rFonts w:ascii="Times New Roman" w:hAnsi="Times New Roman"/>
          <w:sz w:val="24"/>
          <w:szCs w:val="24"/>
        </w:rPr>
      </w:pPr>
      <w:r w:rsidRPr="00E602BF">
        <w:rPr>
          <w:rFonts w:ascii="Times New Roman" w:hAnsi="Times New Roman"/>
          <w:sz w:val="24"/>
          <w:szCs w:val="24"/>
        </w:rPr>
        <w:t xml:space="preserve">Para fins deste exemplo, são consideradas as seguintes circunstâncias: </w:t>
      </w:r>
    </w:p>
    <w:p w14:paraId="28D2701B"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uditoria d</w:t>
      </w:r>
      <w:r>
        <w:rPr>
          <w:rFonts w:ascii="Times New Roman" w:hAnsi="Times New Roman"/>
          <w:sz w:val="24"/>
          <w:szCs w:val="24"/>
        </w:rPr>
        <w:t>o</w:t>
      </w:r>
      <w:r w:rsidRPr="00E602BF">
        <w:rPr>
          <w:rFonts w:ascii="Times New Roman" w:hAnsi="Times New Roman"/>
          <w:sz w:val="24"/>
          <w:szCs w:val="24"/>
        </w:rPr>
        <w:t xml:space="preserve"> conjunto completo d</w:t>
      </w:r>
      <w:r>
        <w:rPr>
          <w:rFonts w:ascii="Times New Roman" w:hAnsi="Times New Roman"/>
          <w:sz w:val="24"/>
          <w:szCs w:val="24"/>
        </w:rPr>
        <w:t>as</w:t>
      </w:r>
      <w:r w:rsidRPr="00E602BF">
        <w:rPr>
          <w:rFonts w:ascii="Times New Roman" w:hAnsi="Times New Roman"/>
          <w:sz w:val="24"/>
          <w:szCs w:val="24"/>
        </w:rPr>
        <w:t xml:space="preserve"> demonstrações contábeis de entidade não listada  usando a estrutura de apresentação adequada. </w:t>
      </w:r>
      <w:r>
        <w:rPr>
          <w:rFonts w:ascii="Times New Roman" w:hAnsi="Times New Roman"/>
          <w:sz w:val="24"/>
          <w:szCs w:val="24"/>
        </w:rPr>
        <w:t>N</w:t>
      </w:r>
      <w:r w:rsidRPr="00E602BF">
        <w:rPr>
          <w:rFonts w:ascii="Times New Roman" w:hAnsi="Times New Roman"/>
          <w:sz w:val="24"/>
          <w:szCs w:val="24"/>
        </w:rPr>
        <w:t>ão é auditoria de grupo (ou seja, a NBC TA 600 não se aplica)</w:t>
      </w:r>
      <w:r>
        <w:rPr>
          <w:rFonts w:ascii="Times New Roman" w:hAnsi="Times New Roman"/>
          <w:sz w:val="24"/>
          <w:szCs w:val="24"/>
        </w:rPr>
        <w:t>;</w:t>
      </w:r>
    </w:p>
    <w:p w14:paraId="2C237BF3"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s demonstrações contábeis são elaboradas pela administração da entidade de acordo com as práticas contábeis adotadas no Brasil (estrutura para fins gerais)</w:t>
      </w:r>
      <w:r>
        <w:rPr>
          <w:rFonts w:ascii="Times New Roman" w:hAnsi="Times New Roman"/>
          <w:sz w:val="24"/>
          <w:szCs w:val="24"/>
        </w:rPr>
        <w:t>;</w:t>
      </w:r>
    </w:p>
    <w:p w14:paraId="6856DF55"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s termos do trabalho de auditoria refletem a descrição da responsabilidade da administração pelas demonstrações contábeis na NBC TA 210</w:t>
      </w:r>
      <w:r>
        <w:rPr>
          <w:rFonts w:ascii="Times New Roman" w:hAnsi="Times New Roman"/>
          <w:sz w:val="24"/>
          <w:szCs w:val="24"/>
        </w:rPr>
        <w:t>;</w:t>
      </w:r>
    </w:p>
    <w:p w14:paraId="67C2B9B6"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 xml:space="preserve"> desvio da estrutura de relatório financeiro aplicável resultou em opinião com ressalva</w:t>
      </w:r>
      <w:r>
        <w:rPr>
          <w:rFonts w:ascii="Times New Roman" w:hAnsi="Times New Roman"/>
          <w:sz w:val="24"/>
          <w:szCs w:val="24"/>
        </w:rPr>
        <w:t>;</w:t>
      </w:r>
    </w:p>
    <w:p w14:paraId="345B624B" w14:textId="77777777" w:rsidR="00C1157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s exigências éticas relevantes que se aplicam à auditoria compõem o Código de Ética Profissional do Contador e as normas profissionais emitidas pelo Conselho Federal de Contabilidade</w:t>
      </w:r>
      <w:r>
        <w:rPr>
          <w:rFonts w:ascii="Times New Roman" w:hAnsi="Times New Roman"/>
          <w:sz w:val="24"/>
          <w:szCs w:val="24"/>
        </w:rPr>
        <w:t>;</w:t>
      </w:r>
    </w:p>
    <w:p w14:paraId="30D6B5A8" w14:textId="77777777" w:rsidR="00C1157F" w:rsidRPr="00CD27C3"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c</w:t>
      </w:r>
      <w:r w:rsidRPr="00CD27C3">
        <w:rPr>
          <w:rFonts w:ascii="Times New Roman" w:hAnsi="Times New Roman"/>
          <w:sz w:val="24"/>
          <w:szCs w:val="24"/>
        </w:rPr>
        <w:t xml:space="preserve">om base na evidência de auditoria obtida, o auditor concluiu que não existe incerteza </w:t>
      </w:r>
      <w:r>
        <w:rPr>
          <w:rFonts w:ascii="Times New Roman" w:hAnsi="Times New Roman"/>
          <w:sz w:val="24"/>
          <w:szCs w:val="24"/>
        </w:rPr>
        <w:t>relevante</w:t>
      </w:r>
      <w:r w:rsidRPr="00CD27C3">
        <w:rPr>
          <w:rFonts w:ascii="Times New Roman" w:hAnsi="Times New Roman"/>
          <w:sz w:val="24"/>
          <w:szCs w:val="24"/>
        </w:rPr>
        <w:t xml:space="preserve"> em relação a eventos ou </w:t>
      </w:r>
      <w:r>
        <w:rPr>
          <w:rFonts w:ascii="Times New Roman" w:hAnsi="Times New Roman"/>
          <w:sz w:val="24"/>
          <w:szCs w:val="24"/>
        </w:rPr>
        <w:t>condições</w:t>
      </w:r>
      <w:r w:rsidRPr="00CD27C3">
        <w:rPr>
          <w:rFonts w:ascii="Times New Roman" w:hAnsi="Times New Roman"/>
          <w:sz w:val="24"/>
          <w:szCs w:val="24"/>
        </w:rPr>
        <w:t xml:space="preserve"> que podem </w:t>
      </w:r>
      <w:r>
        <w:rPr>
          <w:rFonts w:ascii="Times New Roman" w:hAnsi="Times New Roman"/>
          <w:sz w:val="24"/>
          <w:szCs w:val="24"/>
        </w:rPr>
        <w:t xml:space="preserve">levantar </w:t>
      </w:r>
      <w:r w:rsidRPr="00CD27C3">
        <w:rPr>
          <w:rFonts w:ascii="Times New Roman" w:hAnsi="Times New Roman"/>
          <w:sz w:val="24"/>
          <w:szCs w:val="24"/>
        </w:rPr>
        <w:t>dúvida significativa quanto à capacidade de continuidade operacional da entidade de acordo com a NBC TA 570</w:t>
      </w:r>
      <w:r>
        <w:rPr>
          <w:rFonts w:ascii="Times New Roman" w:hAnsi="Times New Roman"/>
          <w:sz w:val="24"/>
          <w:szCs w:val="24"/>
        </w:rPr>
        <w:t>;</w:t>
      </w:r>
    </w:p>
    <w:p w14:paraId="3803C2C7"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e</w:t>
      </w:r>
      <w:r w:rsidRPr="00E602BF">
        <w:rPr>
          <w:rFonts w:ascii="Times New Roman" w:hAnsi="Times New Roman"/>
          <w:sz w:val="24"/>
          <w:szCs w:val="24"/>
        </w:rPr>
        <w:t xml:space="preserve">ntre a data das demonstrações contábeis e a data do relatório do auditor, ocorreu um incêndio nas instalações </w:t>
      </w:r>
      <w:r>
        <w:rPr>
          <w:rFonts w:ascii="Times New Roman" w:hAnsi="Times New Roman"/>
          <w:sz w:val="24"/>
          <w:szCs w:val="24"/>
        </w:rPr>
        <w:t>fabris</w:t>
      </w:r>
      <w:r w:rsidRPr="00E602BF">
        <w:rPr>
          <w:rFonts w:ascii="Times New Roman" w:hAnsi="Times New Roman"/>
          <w:sz w:val="24"/>
          <w:szCs w:val="24"/>
        </w:rPr>
        <w:t xml:space="preserve"> da entidade, que foi divulgado pela entidade como evento subsequente. De acordo com o julgamento do auditor, o assunto tem tal importância que é fundamental para o entendimento das demonstrações contábeis pelos usuários. O assunto não exigiu uma atenção significativa do auditor na auditoria das demonstrações contábeis no período corrente</w:t>
      </w:r>
      <w:r>
        <w:rPr>
          <w:rFonts w:ascii="Times New Roman" w:hAnsi="Times New Roman"/>
          <w:sz w:val="24"/>
          <w:szCs w:val="24"/>
        </w:rPr>
        <w:t>;</w:t>
      </w:r>
    </w:p>
    <w:p w14:paraId="0354107B"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 xml:space="preserve"> auditor não precisa, e de outra forma não decidiu, comunicar os principais assuntos de auditoria de acordo com a NBC TA 701</w:t>
      </w:r>
      <w:r>
        <w:rPr>
          <w:rFonts w:ascii="Times New Roman" w:hAnsi="Times New Roman"/>
          <w:sz w:val="24"/>
          <w:szCs w:val="24"/>
        </w:rPr>
        <w:t>;</w:t>
      </w:r>
    </w:p>
    <w:p w14:paraId="4B08FD66" w14:textId="77777777" w:rsidR="00C1157F" w:rsidRPr="00E602BF" w:rsidRDefault="00C1157F">
      <w:pPr>
        <w:pStyle w:val="PargrafodaLista"/>
        <w:widowControl w:val="0"/>
        <w:numPr>
          <w:ilvl w:val="0"/>
          <w:numId w:val="290"/>
        </w:numPr>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o</w:t>
      </w:r>
      <w:r w:rsidRPr="00E602BF">
        <w:rPr>
          <w:rFonts w:ascii="Times New Roman" w:hAnsi="Times New Roman"/>
          <w:sz w:val="24"/>
          <w:szCs w:val="24"/>
        </w:rPr>
        <w:t xml:space="preserve"> auditor não obteve nenhuma outra informação antes da data do seu relatório</w:t>
      </w:r>
      <w:r>
        <w:rPr>
          <w:rFonts w:ascii="Times New Roman" w:hAnsi="Times New Roman"/>
          <w:sz w:val="24"/>
          <w:szCs w:val="24"/>
        </w:rPr>
        <w:t>;</w:t>
      </w:r>
    </w:p>
    <w:p w14:paraId="32EE0D2C" w14:textId="77777777" w:rsidR="00C1157F" w:rsidRPr="00E602BF" w:rsidRDefault="00C1157F">
      <w:pPr>
        <w:pStyle w:val="PargrafodaLista"/>
        <w:widowControl w:val="0"/>
        <w:numPr>
          <w:ilvl w:val="0"/>
          <w:numId w:val="290"/>
        </w:numPr>
        <w:spacing w:after="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E602BF">
        <w:rPr>
          <w:rFonts w:ascii="Times New Roman" w:hAnsi="Times New Roman"/>
          <w:sz w:val="24"/>
          <w:szCs w:val="24"/>
        </w:rPr>
        <w:t>s pessoas responsáveis pela supervisão das demonstrações contábeis não são aquelas responsáveis pela elaboração das demonstrações contábeis.</w:t>
      </w:r>
    </w:p>
    <w:p w14:paraId="717C16AA" w14:textId="77777777" w:rsidR="00C1157F" w:rsidRPr="00E602BF" w:rsidRDefault="00C1157F" w:rsidP="00C1157F">
      <w:pPr>
        <w:spacing w:after="0" w:line="240" w:lineRule="auto"/>
        <w:jc w:val="both"/>
        <w:rPr>
          <w:rFonts w:ascii="Times New Roman" w:hAnsi="Times New Roman"/>
          <w:sz w:val="24"/>
          <w:szCs w:val="24"/>
        </w:rPr>
      </w:pPr>
    </w:p>
    <w:p w14:paraId="407E751D" w14:textId="77777777" w:rsidR="00C1157F" w:rsidRPr="00E602BF" w:rsidRDefault="00C1157F" w:rsidP="00C1157F">
      <w:pPr>
        <w:spacing w:after="0" w:line="240" w:lineRule="auto"/>
        <w:jc w:val="both"/>
        <w:rPr>
          <w:rFonts w:ascii="Times New Roman" w:hAnsi="Times New Roman"/>
          <w:sz w:val="24"/>
          <w:szCs w:val="24"/>
        </w:rPr>
      </w:pPr>
    </w:p>
    <w:p w14:paraId="4E5FAF07" w14:textId="77777777" w:rsidR="00C1157F" w:rsidRPr="00E602BF" w:rsidRDefault="00C1157F" w:rsidP="00C1157F">
      <w:pPr>
        <w:spacing w:after="0" w:line="240" w:lineRule="auto"/>
        <w:ind w:right="-59"/>
        <w:jc w:val="both"/>
        <w:rPr>
          <w:rFonts w:ascii="Times New Roman" w:hAnsi="Times New Roman"/>
          <w:sz w:val="24"/>
          <w:szCs w:val="24"/>
        </w:rPr>
      </w:pPr>
      <w:r w:rsidRPr="00E602BF">
        <w:rPr>
          <w:rFonts w:ascii="Times New Roman" w:hAnsi="Times New Roman"/>
          <w:b/>
          <w:bCs/>
          <w:sz w:val="24"/>
          <w:szCs w:val="24"/>
        </w:rPr>
        <w:t>RELATÓRIO DO AUDITOR INDEPENDENTE SOBRE AS DEMONSTRAÇÕES CONTÁBEIS</w:t>
      </w:r>
      <w:r>
        <w:rPr>
          <w:rFonts w:ascii="Times New Roman" w:hAnsi="Times New Roman"/>
          <w:b/>
          <w:bCs/>
          <w:sz w:val="24"/>
          <w:szCs w:val="24"/>
          <w:vertAlign w:val="superscript"/>
        </w:rPr>
        <w:t>(1)</w:t>
      </w:r>
    </w:p>
    <w:p w14:paraId="47CA830C" w14:textId="77777777" w:rsidR="00C1157F" w:rsidRPr="00E602BF" w:rsidRDefault="00C1157F" w:rsidP="00C1157F">
      <w:pPr>
        <w:spacing w:after="0" w:line="240" w:lineRule="auto"/>
        <w:jc w:val="both"/>
        <w:rPr>
          <w:rFonts w:ascii="Times New Roman" w:hAnsi="Times New Roman"/>
          <w:sz w:val="24"/>
          <w:szCs w:val="24"/>
        </w:rPr>
      </w:pPr>
    </w:p>
    <w:p w14:paraId="3F124597" w14:textId="77777777" w:rsidR="00C1157F" w:rsidRPr="00E602BF" w:rsidRDefault="00C1157F" w:rsidP="00C1157F">
      <w:pPr>
        <w:tabs>
          <w:tab w:val="left" w:pos="142"/>
        </w:tabs>
        <w:spacing w:after="0" w:line="240" w:lineRule="auto"/>
        <w:ind w:right="47"/>
        <w:jc w:val="both"/>
        <w:rPr>
          <w:rFonts w:ascii="Times New Roman" w:hAnsi="Times New Roman"/>
          <w:sz w:val="24"/>
          <w:szCs w:val="24"/>
        </w:rPr>
      </w:pPr>
      <w:r w:rsidRPr="00E602BF">
        <w:rPr>
          <w:rFonts w:ascii="Times New Roman" w:hAnsi="Times New Roman"/>
          <w:sz w:val="24"/>
          <w:szCs w:val="24"/>
        </w:rPr>
        <w:t>Aos acionistas da Companhia ABC [ou outro destinatário apropriado]</w:t>
      </w:r>
    </w:p>
    <w:p w14:paraId="3B0490B7" w14:textId="77777777" w:rsidR="00C1157F" w:rsidRPr="00E602BF" w:rsidRDefault="00C1157F" w:rsidP="00C1157F">
      <w:pPr>
        <w:spacing w:after="0" w:line="240" w:lineRule="auto"/>
        <w:jc w:val="both"/>
        <w:rPr>
          <w:rFonts w:ascii="Times New Roman" w:hAnsi="Times New Roman"/>
          <w:sz w:val="24"/>
          <w:szCs w:val="24"/>
        </w:rPr>
      </w:pPr>
    </w:p>
    <w:p w14:paraId="393094AC" w14:textId="77777777" w:rsidR="00C1157F" w:rsidRPr="00E602BF" w:rsidRDefault="00C1157F" w:rsidP="00C1157F">
      <w:pPr>
        <w:spacing w:after="0" w:line="240" w:lineRule="auto"/>
        <w:ind w:right="-59"/>
        <w:jc w:val="both"/>
        <w:rPr>
          <w:rFonts w:ascii="Times New Roman" w:hAnsi="Times New Roman"/>
          <w:b/>
          <w:bCs/>
          <w:sz w:val="24"/>
          <w:szCs w:val="24"/>
        </w:rPr>
      </w:pPr>
      <w:r w:rsidRPr="00E602BF">
        <w:rPr>
          <w:rFonts w:ascii="Times New Roman" w:hAnsi="Times New Roman"/>
          <w:b/>
          <w:bCs/>
          <w:sz w:val="24"/>
          <w:szCs w:val="24"/>
        </w:rPr>
        <w:t>Opinião com ressalva</w:t>
      </w:r>
    </w:p>
    <w:p w14:paraId="17C45C4F" w14:textId="77777777" w:rsidR="00C1157F" w:rsidRPr="00E602BF" w:rsidRDefault="00C1157F" w:rsidP="00C1157F">
      <w:pPr>
        <w:spacing w:after="0" w:line="240" w:lineRule="auto"/>
        <w:jc w:val="both"/>
        <w:rPr>
          <w:rFonts w:ascii="Times New Roman" w:hAnsi="Times New Roman"/>
          <w:sz w:val="24"/>
          <w:szCs w:val="24"/>
        </w:rPr>
      </w:pPr>
    </w:p>
    <w:p w14:paraId="631603A9" w14:textId="77777777" w:rsidR="00C1157F" w:rsidRPr="00E602BF" w:rsidRDefault="00C1157F" w:rsidP="00C1157F">
      <w:pPr>
        <w:spacing w:after="0" w:line="240" w:lineRule="auto"/>
        <w:ind w:right="69"/>
        <w:jc w:val="both"/>
        <w:rPr>
          <w:rFonts w:ascii="Times New Roman" w:hAnsi="Times New Roman"/>
          <w:sz w:val="24"/>
          <w:szCs w:val="24"/>
        </w:rPr>
      </w:pPr>
      <w:r w:rsidRPr="00E602BF">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E602BF">
        <w:rPr>
          <w:rFonts w:ascii="Times New Roman" w:hAnsi="Times New Roman"/>
          <w:sz w:val="24"/>
          <w:szCs w:val="24"/>
        </w:rPr>
        <w:t xml:space="preserve"> em 31 de dezembro de 20X1</w:t>
      </w:r>
      <w:r>
        <w:rPr>
          <w:rFonts w:ascii="Times New Roman" w:hAnsi="Times New Roman"/>
          <w:sz w:val="24"/>
          <w:szCs w:val="24"/>
        </w:rPr>
        <w:t>,</w:t>
      </w:r>
      <w:r w:rsidRPr="00E602BF">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w:t>
      </w:r>
      <w:r>
        <w:rPr>
          <w:rFonts w:ascii="Times New Roman" w:hAnsi="Times New Roman"/>
          <w:sz w:val="24"/>
          <w:szCs w:val="24"/>
        </w:rPr>
        <w:t>o</w:t>
      </w:r>
      <w:r w:rsidRPr="00E602BF">
        <w:rPr>
          <w:rFonts w:ascii="Times New Roman" w:hAnsi="Times New Roman"/>
          <w:sz w:val="24"/>
          <w:szCs w:val="24"/>
        </w:rPr>
        <w:t xml:space="preserve"> resumo das principais políticas contábeis.</w:t>
      </w:r>
    </w:p>
    <w:p w14:paraId="5E9756BD" w14:textId="77777777" w:rsidR="00C1157F" w:rsidRPr="00E602BF" w:rsidRDefault="00C1157F" w:rsidP="00C1157F">
      <w:pPr>
        <w:spacing w:after="0" w:line="240" w:lineRule="auto"/>
        <w:jc w:val="both"/>
        <w:rPr>
          <w:rFonts w:ascii="Times New Roman" w:hAnsi="Times New Roman"/>
          <w:sz w:val="24"/>
          <w:szCs w:val="24"/>
        </w:rPr>
      </w:pPr>
    </w:p>
    <w:p w14:paraId="6EE78386" w14:textId="77777777" w:rsidR="00C1157F" w:rsidRPr="00E602BF" w:rsidRDefault="00C1157F" w:rsidP="00C1157F">
      <w:pPr>
        <w:spacing w:after="0" w:line="240" w:lineRule="auto"/>
        <w:ind w:right="64"/>
        <w:jc w:val="both"/>
        <w:rPr>
          <w:rFonts w:ascii="Times New Roman" w:hAnsi="Times New Roman"/>
          <w:sz w:val="24"/>
          <w:szCs w:val="24"/>
        </w:rPr>
      </w:pPr>
      <w:r w:rsidRPr="00E602BF">
        <w:rPr>
          <w:rFonts w:ascii="Times New Roman" w:hAnsi="Times New Roman"/>
          <w:sz w:val="24"/>
          <w:szCs w:val="24"/>
        </w:rPr>
        <w:t>Em nossa opinião, exceto pelos efeitos do assunto descrito na seção “Base para opinião com ressalva”, as demonstrações contábeis acima referidas apresentam adequadamente, em todos os aspectos relevantes, a posição patrimonial e financeira da Companhia ABC em 31 de dezembro de 20X1, o desempenho de suas operações e os seus fluxos de caixa para o exercício findo nessa data, de acordo com as práticas contábeis adotadas no Brasil.</w:t>
      </w:r>
    </w:p>
    <w:p w14:paraId="42AD96FA" w14:textId="77777777" w:rsidR="00C1157F" w:rsidRPr="00233AFE" w:rsidRDefault="00C1157F" w:rsidP="00C1157F">
      <w:pPr>
        <w:spacing w:after="0" w:line="240" w:lineRule="auto"/>
        <w:jc w:val="both"/>
        <w:rPr>
          <w:rFonts w:ascii="Times New Roman" w:hAnsi="Times New Roman"/>
          <w:sz w:val="24"/>
          <w:szCs w:val="24"/>
        </w:rPr>
      </w:pPr>
    </w:p>
    <w:p w14:paraId="1885D2DC" w14:textId="77777777" w:rsidR="00C1157F" w:rsidRPr="00E602BF" w:rsidRDefault="00C1157F" w:rsidP="00C1157F">
      <w:pPr>
        <w:spacing w:after="0" w:line="240" w:lineRule="auto"/>
        <w:ind w:right="68"/>
        <w:jc w:val="both"/>
        <w:rPr>
          <w:rFonts w:ascii="Times New Roman" w:hAnsi="Times New Roman"/>
          <w:sz w:val="24"/>
          <w:szCs w:val="24"/>
        </w:rPr>
      </w:pPr>
      <w:r w:rsidRPr="00E602BF">
        <w:rPr>
          <w:rFonts w:ascii="Times New Roman" w:hAnsi="Times New Roman"/>
          <w:b/>
          <w:sz w:val="24"/>
          <w:szCs w:val="24"/>
        </w:rPr>
        <w:t>Base para opinião com ressalva</w:t>
      </w:r>
    </w:p>
    <w:p w14:paraId="60F6F3D3" w14:textId="77777777" w:rsidR="00C1157F" w:rsidRPr="00E602BF" w:rsidRDefault="00C1157F" w:rsidP="00C1157F">
      <w:pPr>
        <w:spacing w:after="0" w:line="240" w:lineRule="auto"/>
        <w:jc w:val="both"/>
        <w:rPr>
          <w:rFonts w:ascii="Times New Roman" w:hAnsi="Times New Roman"/>
          <w:sz w:val="24"/>
          <w:szCs w:val="24"/>
        </w:rPr>
      </w:pPr>
    </w:p>
    <w:p w14:paraId="7CF4BE70" w14:textId="77777777" w:rsidR="00C1157F" w:rsidRPr="00E602BF" w:rsidRDefault="00C1157F" w:rsidP="00C1157F">
      <w:pPr>
        <w:spacing w:after="0" w:line="240" w:lineRule="auto"/>
        <w:ind w:right="66"/>
        <w:jc w:val="both"/>
        <w:rPr>
          <w:rStyle w:val="tw4winMark"/>
          <w:rFonts w:ascii="Times New Roman" w:hAnsi="Times New Roman" w:cs="Times New Roman"/>
          <w:sz w:val="24"/>
          <w:szCs w:val="24"/>
        </w:rPr>
      </w:pPr>
      <w:r w:rsidRPr="00E602BF">
        <w:rPr>
          <w:rFonts w:ascii="Times New Roman" w:hAnsi="Times New Roman"/>
          <w:sz w:val="24"/>
          <w:szCs w:val="24"/>
        </w:rPr>
        <w:t xml:space="preserve">As aplicações financeiras da </w:t>
      </w:r>
      <w:r>
        <w:rPr>
          <w:rFonts w:ascii="Times New Roman" w:hAnsi="Times New Roman"/>
          <w:sz w:val="24"/>
          <w:szCs w:val="24"/>
        </w:rPr>
        <w:t>C</w:t>
      </w:r>
      <w:r w:rsidRPr="00E602BF">
        <w:rPr>
          <w:rFonts w:ascii="Times New Roman" w:hAnsi="Times New Roman"/>
          <w:sz w:val="24"/>
          <w:szCs w:val="24"/>
        </w:rPr>
        <w:t xml:space="preserve">ompanhia em títulos e valores mobiliários destinadas à negociação estão apresentadas no balanço patrimonial por $xxx. A administração não ajustou essas aplicações ao valor de mercado na data do balanço, ao invés disso, apresentou tais aplicações pelo valor de custo, o que constitui um desvio em relação às práticas contábeis adotadas no Brasil. Os registros da </w:t>
      </w:r>
      <w:r>
        <w:rPr>
          <w:rFonts w:ascii="Times New Roman" w:hAnsi="Times New Roman"/>
          <w:sz w:val="24"/>
          <w:szCs w:val="24"/>
        </w:rPr>
        <w:t>C</w:t>
      </w:r>
      <w:r w:rsidRPr="00E602BF">
        <w:rPr>
          <w:rFonts w:ascii="Times New Roman" w:hAnsi="Times New Roman"/>
          <w:sz w:val="24"/>
          <w:szCs w:val="24"/>
        </w:rPr>
        <w:t xml:space="preserve">ompanhia indicam que, se a administração tivesse apresentado essas aplicações ao valor de mercado, a </w:t>
      </w:r>
      <w:r>
        <w:rPr>
          <w:rFonts w:ascii="Times New Roman" w:hAnsi="Times New Roman"/>
          <w:sz w:val="24"/>
          <w:szCs w:val="24"/>
        </w:rPr>
        <w:t>C</w:t>
      </w:r>
      <w:r w:rsidRPr="00E602BF">
        <w:rPr>
          <w:rFonts w:ascii="Times New Roman" w:hAnsi="Times New Roman"/>
          <w:sz w:val="24"/>
          <w:szCs w:val="24"/>
        </w:rPr>
        <w:t>ompanhia teria reconhecido a perda não realizada de $xxx na demonstração do resultado do exercício</w:t>
      </w:r>
      <w:r>
        <w:rPr>
          <w:rFonts w:ascii="Times New Roman" w:hAnsi="Times New Roman"/>
          <w:sz w:val="24"/>
          <w:szCs w:val="24"/>
        </w:rPr>
        <w:t xml:space="preserve"> </w:t>
      </w:r>
      <w:r w:rsidRPr="00E602BF">
        <w:rPr>
          <w:rFonts w:ascii="Times New Roman" w:hAnsi="Times New Roman"/>
          <w:sz w:val="24"/>
          <w:szCs w:val="24"/>
        </w:rPr>
        <w:t xml:space="preserve">findo em xxx. </w:t>
      </w:r>
    </w:p>
    <w:p w14:paraId="543AD841" w14:textId="77777777" w:rsidR="00C1157F" w:rsidRPr="00E602BF" w:rsidRDefault="00C1157F" w:rsidP="00C1157F">
      <w:pPr>
        <w:spacing w:after="0" w:line="240" w:lineRule="auto"/>
        <w:ind w:right="66"/>
        <w:jc w:val="both"/>
        <w:rPr>
          <w:rStyle w:val="tw4winMark"/>
          <w:rFonts w:ascii="Times New Roman" w:hAnsi="Times New Roman" w:cs="Times New Roman"/>
          <w:sz w:val="24"/>
          <w:szCs w:val="24"/>
        </w:rPr>
      </w:pPr>
    </w:p>
    <w:p w14:paraId="70872255" w14:textId="77777777" w:rsidR="00C1157F" w:rsidRPr="00E602BF" w:rsidRDefault="00C1157F" w:rsidP="00C1157F">
      <w:pPr>
        <w:spacing w:after="0" w:line="240" w:lineRule="auto"/>
        <w:ind w:right="66"/>
        <w:jc w:val="both"/>
        <w:rPr>
          <w:rFonts w:ascii="Times New Roman" w:hAnsi="Times New Roman"/>
          <w:sz w:val="24"/>
          <w:szCs w:val="24"/>
        </w:rPr>
      </w:pPr>
      <w:r w:rsidRPr="00E602BF">
        <w:rPr>
          <w:rFonts w:ascii="Times New Roman" w:hAnsi="Times New Roman"/>
          <w:sz w:val="24"/>
          <w:szCs w:val="24"/>
        </w:rPr>
        <w:t>O valor contábil das aplicações em títulos e valores mobiliários no balanço patrimonial teria sido reduzido pelo mesmo valor em 31 de dezembro de 20X1 e o imposto de renda, o lucro líquido</w:t>
      </w:r>
      <w:r>
        <w:rPr>
          <w:rFonts w:ascii="Times New Roman" w:hAnsi="Times New Roman"/>
          <w:sz w:val="24"/>
          <w:szCs w:val="24"/>
        </w:rPr>
        <w:t xml:space="preserve"> e</w:t>
      </w:r>
      <w:r w:rsidRPr="00E602BF">
        <w:rPr>
          <w:rFonts w:ascii="Times New Roman" w:hAnsi="Times New Roman"/>
          <w:sz w:val="24"/>
          <w:szCs w:val="24"/>
        </w:rPr>
        <w:t xml:space="preserve"> o patrimônio líquido teriam sido reduzidos em $xxx, $xxx e $xxx, respectivamente.</w:t>
      </w:r>
    </w:p>
    <w:p w14:paraId="0B3D063A" w14:textId="77777777" w:rsidR="00C1157F" w:rsidRPr="00E602BF" w:rsidRDefault="00C1157F" w:rsidP="00C1157F">
      <w:pPr>
        <w:spacing w:after="0" w:line="240" w:lineRule="auto"/>
        <w:jc w:val="both"/>
        <w:rPr>
          <w:rFonts w:ascii="Times New Roman" w:hAnsi="Times New Roman"/>
          <w:sz w:val="24"/>
          <w:szCs w:val="24"/>
        </w:rPr>
      </w:pPr>
    </w:p>
    <w:p w14:paraId="3F248F8D" w14:textId="77777777" w:rsidR="00C1157F" w:rsidRPr="00E602BF" w:rsidRDefault="00C1157F" w:rsidP="00C1157F">
      <w:pPr>
        <w:spacing w:after="0" w:line="240" w:lineRule="auto"/>
        <w:ind w:right="63"/>
        <w:jc w:val="both"/>
        <w:rPr>
          <w:rFonts w:ascii="Times New Roman" w:hAnsi="Times New Roman"/>
          <w:sz w:val="24"/>
          <w:szCs w:val="24"/>
        </w:rPr>
      </w:pPr>
      <w:r w:rsidRPr="00E602BF">
        <w:rPr>
          <w:rFonts w:ascii="Times New Roman" w:hAnsi="Times New Roman"/>
          <w:sz w:val="24"/>
          <w:szCs w:val="24"/>
        </w:rPr>
        <w:t>Noss</w:t>
      </w:r>
      <w:r>
        <w:rPr>
          <w:rFonts w:ascii="Times New Roman" w:hAnsi="Times New Roman"/>
          <w:sz w:val="24"/>
          <w:szCs w:val="24"/>
        </w:rPr>
        <w:t>a</w:t>
      </w:r>
      <w:r w:rsidRPr="00E602BF">
        <w:rPr>
          <w:rFonts w:ascii="Times New Roman" w:hAnsi="Times New Roman"/>
          <w:sz w:val="24"/>
          <w:szCs w:val="24"/>
        </w:rPr>
        <w:t xml:space="preserve"> auditoria foi conduzida de acordo com as normas brasileiras e internacionais de auditoria.</w:t>
      </w:r>
      <w:r w:rsidRPr="00E602BF">
        <w:rPr>
          <w:rFonts w:ascii="Times New Roman" w:hAnsi="Times New Roman"/>
          <w:color w:val="0000FF"/>
          <w:sz w:val="24"/>
          <w:szCs w:val="24"/>
        </w:rPr>
        <w:t xml:space="preserve"> </w:t>
      </w:r>
      <w:r w:rsidRPr="00E602BF">
        <w:rPr>
          <w:rFonts w:ascii="Times New Roman" w:hAnsi="Times New Roman"/>
          <w:sz w:val="24"/>
          <w:szCs w:val="24"/>
        </w:rPr>
        <w:t>Nossas responsabilidades, em conformidade com tais normas, estão descritas na seção intitulada “Responsabilidade do auditor pela auditoria das demonstrações contábeis”.</w:t>
      </w:r>
      <w:r w:rsidRPr="00E602BF">
        <w:rPr>
          <w:rFonts w:ascii="Times New Roman" w:hAnsi="Times New Roman"/>
          <w:color w:val="000000"/>
          <w:sz w:val="24"/>
          <w:szCs w:val="24"/>
        </w:rPr>
        <w:t xml:space="preserve"> </w:t>
      </w:r>
      <w:r w:rsidRPr="00E602BF">
        <w:rPr>
          <w:rFonts w:ascii="Times New Roman" w:hAnsi="Times New Roman"/>
          <w:sz w:val="24"/>
          <w:szCs w:val="24"/>
        </w:rPr>
        <w:t>Somos independentes em relação à Companhia</w:t>
      </w:r>
      <w:r>
        <w:rPr>
          <w:rFonts w:ascii="Times New Roman" w:hAnsi="Times New Roman"/>
          <w:sz w:val="24"/>
          <w:szCs w:val="24"/>
        </w:rPr>
        <w:t>,</w:t>
      </w:r>
      <w:r w:rsidRPr="00E602BF">
        <w:rPr>
          <w:rFonts w:ascii="Times New Roman" w:hAnsi="Times New Roman"/>
          <w:sz w:val="24"/>
          <w:szCs w:val="24"/>
        </w:rPr>
        <w:t xml:space="preserve"> de acordo com o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E602BF">
        <w:rPr>
          <w:rFonts w:ascii="Times New Roman" w:hAnsi="Times New Roman"/>
          <w:sz w:val="24"/>
          <w:szCs w:val="24"/>
        </w:rPr>
        <w:t xml:space="preserve"> e cumprimos com as demais responsabilidades éticas de acordo com essas normas.</w:t>
      </w:r>
      <w:r w:rsidRPr="00E602BF">
        <w:rPr>
          <w:rFonts w:ascii="Times New Roman" w:hAnsi="Times New Roman"/>
          <w:color w:val="000000"/>
          <w:sz w:val="24"/>
          <w:szCs w:val="24"/>
        </w:rPr>
        <w:t xml:space="preserve"> </w:t>
      </w:r>
      <w:r w:rsidRPr="00E602BF">
        <w:rPr>
          <w:rFonts w:ascii="Times New Roman" w:hAnsi="Times New Roman"/>
          <w:sz w:val="24"/>
          <w:szCs w:val="24"/>
        </w:rPr>
        <w:t>Acreditamos que a evidência de auditoria obtida é suficiente e apropriada para fundamentar nossa opinião com ressalva.</w:t>
      </w:r>
    </w:p>
    <w:p w14:paraId="78A3DBB3" w14:textId="77777777" w:rsidR="00C1157F" w:rsidRPr="00E602BF" w:rsidRDefault="00C1157F" w:rsidP="00C1157F">
      <w:pPr>
        <w:spacing w:after="0" w:line="240" w:lineRule="auto"/>
        <w:jc w:val="both"/>
        <w:rPr>
          <w:rFonts w:ascii="Times New Roman" w:hAnsi="Times New Roman"/>
          <w:sz w:val="24"/>
          <w:szCs w:val="24"/>
        </w:rPr>
      </w:pPr>
    </w:p>
    <w:p w14:paraId="41306D2B" w14:textId="77777777" w:rsidR="00C1157F" w:rsidRPr="00E602BF" w:rsidRDefault="00C1157F" w:rsidP="00C1157F">
      <w:pPr>
        <w:spacing w:after="0" w:line="240" w:lineRule="auto"/>
        <w:jc w:val="both"/>
        <w:rPr>
          <w:rFonts w:ascii="Times New Roman" w:hAnsi="Times New Roman"/>
          <w:b/>
          <w:bCs/>
          <w:sz w:val="24"/>
          <w:szCs w:val="24"/>
        </w:rPr>
      </w:pPr>
      <w:r w:rsidRPr="00E602BF">
        <w:rPr>
          <w:rFonts w:ascii="Times New Roman" w:hAnsi="Times New Roman"/>
          <w:b/>
          <w:bCs/>
          <w:sz w:val="24"/>
          <w:szCs w:val="24"/>
        </w:rPr>
        <w:t>Ênfase – efeitos d</w:t>
      </w:r>
      <w:r>
        <w:rPr>
          <w:rFonts w:ascii="Times New Roman" w:hAnsi="Times New Roman"/>
          <w:b/>
          <w:bCs/>
          <w:sz w:val="24"/>
          <w:szCs w:val="24"/>
        </w:rPr>
        <w:t>o</w:t>
      </w:r>
      <w:r w:rsidRPr="00E602BF">
        <w:rPr>
          <w:rFonts w:ascii="Times New Roman" w:hAnsi="Times New Roman"/>
          <w:b/>
          <w:bCs/>
          <w:sz w:val="24"/>
          <w:szCs w:val="24"/>
        </w:rPr>
        <w:t xml:space="preserve"> incêndio</w:t>
      </w:r>
    </w:p>
    <w:p w14:paraId="79D8F04C" w14:textId="77777777" w:rsidR="00C1157F" w:rsidRPr="00E602BF" w:rsidRDefault="00C1157F" w:rsidP="00C1157F">
      <w:pPr>
        <w:spacing w:after="0" w:line="240" w:lineRule="auto"/>
        <w:ind w:right="1177"/>
        <w:jc w:val="both"/>
        <w:rPr>
          <w:rFonts w:ascii="Times New Roman" w:hAnsi="Times New Roman"/>
          <w:b/>
          <w:bCs/>
          <w:sz w:val="24"/>
          <w:szCs w:val="24"/>
        </w:rPr>
      </w:pPr>
    </w:p>
    <w:p w14:paraId="1287801C" w14:textId="77777777" w:rsidR="00C1157F" w:rsidRPr="00E602BF" w:rsidRDefault="00C1157F" w:rsidP="00C1157F">
      <w:pPr>
        <w:spacing w:after="0" w:line="240" w:lineRule="auto"/>
        <w:jc w:val="both"/>
        <w:rPr>
          <w:rFonts w:ascii="Times New Roman" w:hAnsi="Times New Roman"/>
          <w:bCs/>
          <w:sz w:val="24"/>
          <w:szCs w:val="24"/>
        </w:rPr>
      </w:pPr>
      <w:r w:rsidRPr="00E602BF">
        <w:rPr>
          <w:rFonts w:ascii="Times New Roman" w:hAnsi="Times New Roman"/>
          <w:bCs/>
          <w:sz w:val="24"/>
          <w:szCs w:val="24"/>
        </w:rPr>
        <w:t>Chamamos a atenção para a Nota Explicativa X às demonstrações contábeis, que descreve os efeitos d</w:t>
      </w:r>
      <w:r>
        <w:rPr>
          <w:rFonts w:ascii="Times New Roman" w:hAnsi="Times New Roman"/>
          <w:bCs/>
          <w:sz w:val="24"/>
          <w:szCs w:val="24"/>
        </w:rPr>
        <w:t>o</w:t>
      </w:r>
      <w:r w:rsidRPr="00E602BF">
        <w:rPr>
          <w:rFonts w:ascii="Times New Roman" w:hAnsi="Times New Roman"/>
          <w:bCs/>
          <w:sz w:val="24"/>
          <w:szCs w:val="24"/>
        </w:rPr>
        <w:t xml:space="preserve"> incêndio nas instalações </w:t>
      </w:r>
      <w:r>
        <w:rPr>
          <w:rFonts w:ascii="Times New Roman" w:hAnsi="Times New Roman"/>
          <w:bCs/>
          <w:sz w:val="24"/>
          <w:szCs w:val="24"/>
        </w:rPr>
        <w:t>fabris</w:t>
      </w:r>
      <w:r w:rsidRPr="00E602BF">
        <w:rPr>
          <w:rFonts w:ascii="Times New Roman" w:hAnsi="Times New Roman"/>
          <w:bCs/>
          <w:sz w:val="24"/>
          <w:szCs w:val="24"/>
        </w:rPr>
        <w:t xml:space="preserve"> da </w:t>
      </w:r>
      <w:r>
        <w:rPr>
          <w:rFonts w:ascii="Times New Roman" w:hAnsi="Times New Roman"/>
          <w:bCs/>
          <w:sz w:val="24"/>
          <w:szCs w:val="24"/>
        </w:rPr>
        <w:t>C</w:t>
      </w:r>
      <w:r w:rsidRPr="00E602BF">
        <w:rPr>
          <w:rFonts w:ascii="Times New Roman" w:hAnsi="Times New Roman"/>
          <w:bCs/>
          <w:sz w:val="24"/>
          <w:szCs w:val="24"/>
        </w:rPr>
        <w:t>ompanhia. Nossa opinião não contém ressalva relacionada a esse assunto.</w:t>
      </w:r>
    </w:p>
    <w:p w14:paraId="734A663F" w14:textId="77777777" w:rsidR="00C1157F" w:rsidRPr="00C96A95" w:rsidRDefault="00C1157F" w:rsidP="00C1157F">
      <w:pPr>
        <w:spacing w:after="0" w:line="240" w:lineRule="auto"/>
        <w:jc w:val="both"/>
        <w:rPr>
          <w:rFonts w:ascii="Times New Roman" w:hAnsi="Times New Roman"/>
          <w:sz w:val="24"/>
          <w:szCs w:val="24"/>
        </w:rPr>
      </w:pPr>
    </w:p>
    <w:p w14:paraId="084161F2" w14:textId="77777777" w:rsidR="00C1157F" w:rsidRPr="00E602BF" w:rsidRDefault="00C1157F" w:rsidP="00C1157F">
      <w:pPr>
        <w:spacing w:after="0" w:line="240" w:lineRule="auto"/>
        <w:ind w:right="68"/>
        <w:jc w:val="both"/>
        <w:rPr>
          <w:rFonts w:ascii="Times New Roman" w:hAnsi="Times New Roman"/>
          <w:sz w:val="24"/>
          <w:szCs w:val="24"/>
        </w:rPr>
      </w:pPr>
      <w:r w:rsidRPr="00E602BF">
        <w:rPr>
          <w:rFonts w:ascii="Times New Roman" w:hAnsi="Times New Roman"/>
          <w:b/>
          <w:bCs/>
          <w:sz w:val="24"/>
          <w:szCs w:val="24"/>
        </w:rPr>
        <w:t>Responsabilidade</w:t>
      </w:r>
      <w:r>
        <w:rPr>
          <w:rFonts w:ascii="Times New Roman" w:hAnsi="Times New Roman"/>
          <w:b/>
          <w:bCs/>
          <w:sz w:val="24"/>
          <w:szCs w:val="24"/>
        </w:rPr>
        <w:t>s</w:t>
      </w:r>
      <w:r w:rsidRPr="00E602BF">
        <w:rPr>
          <w:rFonts w:ascii="Times New Roman" w:hAnsi="Times New Roman"/>
          <w:b/>
          <w:bCs/>
          <w:sz w:val="24"/>
          <w:szCs w:val="24"/>
        </w:rPr>
        <w:t xml:space="preserve"> da administração e da governança pelas demonstrações contábeis</w:t>
      </w:r>
      <w:r>
        <w:rPr>
          <w:rFonts w:ascii="Times New Roman" w:hAnsi="Times New Roman"/>
          <w:b/>
          <w:bCs/>
          <w:sz w:val="24"/>
          <w:szCs w:val="24"/>
          <w:vertAlign w:val="superscript"/>
        </w:rPr>
        <w:t>(2)</w:t>
      </w:r>
      <w:r w:rsidRPr="00E602BF">
        <w:rPr>
          <w:rFonts w:ascii="Times New Roman" w:hAnsi="Times New Roman"/>
          <w:sz w:val="24"/>
          <w:szCs w:val="24"/>
        </w:rPr>
        <w:t xml:space="preserve"> </w:t>
      </w:r>
    </w:p>
    <w:p w14:paraId="4F57397C" w14:textId="77777777" w:rsidR="00C1157F" w:rsidRPr="00E602BF" w:rsidRDefault="00C1157F" w:rsidP="00C1157F">
      <w:pPr>
        <w:spacing w:after="0" w:line="240" w:lineRule="auto"/>
        <w:ind w:right="8262"/>
        <w:jc w:val="both"/>
        <w:rPr>
          <w:rFonts w:ascii="Times New Roman" w:hAnsi="Times New Roman"/>
          <w:sz w:val="24"/>
          <w:szCs w:val="24"/>
        </w:rPr>
      </w:pPr>
    </w:p>
    <w:p w14:paraId="60452934" w14:textId="77777777" w:rsidR="00C1157F" w:rsidRPr="00E602BF" w:rsidRDefault="00C1157F" w:rsidP="00C1157F">
      <w:pPr>
        <w:spacing w:after="0" w:line="240" w:lineRule="auto"/>
        <w:ind w:right="68"/>
        <w:jc w:val="both"/>
        <w:rPr>
          <w:rFonts w:ascii="Times New Roman" w:hAnsi="Times New Roman"/>
          <w:sz w:val="24"/>
          <w:szCs w:val="24"/>
        </w:rPr>
      </w:pPr>
      <w:r w:rsidRPr="00E602BF">
        <w:rPr>
          <w:rFonts w:ascii="Times New Roman" w:hAnsi="Times New Roman"/>
          <w:sz w:val="24"/>
          <w:szCs w:val="24"/>
        </w:rPr>
        <w:t>[</w:t>
      </w:r>
      <w:r w:rsidRPr="00E602BF">
        <w:rPr>
          <w:rFonts w:ascii="Times New Roman" w:hAnsi="Times New Roman"/>
          <w:i/>
          <w:sz w:val="24"/>
          <w:szCs w:val="24"/>
        </w:rPr>
        <w:t xml:space="preserve">Apresentação de acordo com o </w:t>
      </w:r>
      <w:r>
        <w:rPr>
          <w:rFonts w:ascii="Times New Roman" w:hAnsi="Times New Roman"/>
          <w:i/>
          <w:sz w:val="24"/>
          <w:szCs w:val="24"/>
        </w:rPr>
        <w:t>E</w:t>
      </w:r>
      <w:r w:rsidRPr="00E602BF">
        <w:rPr>
          <w:rFonts w:ascii="Times New Roman" w:hAnsi="Times New Roman"/>
          <w:i/>
          <w:sz w:val="24"/>
          <w:szCs w:val="24"/>
        </w:rPr>
        <w:t>xemplo 1 da NBC TA 700</w:t>
      </w:r>
      <w:r w:rsidRPr="00E602BF">
        <w:rPr>
          <w:rFonts w:ascii="Times New Roman" w:hAnsi="Times New Roman"/>
          <w:sz w:val="24"/>
          <w:szCs w:val="24"/>
        </w:rPr>
        <w:t>]</w:t>
      </w:r>
      <w:r>
        <w:rPr>
          <w:rFonts w:ascii="Times New Roman" w:hAnsi="Times New Roman"/>
          <w:sz w:val="24"/>
          <w:szCs w:val="24"/>
        </w:rPr>
        <w:t>.</w:t>
      </w:r>
    </w:p>
    <w:p w14:paraId="584AA3F4" w14:textId="77777777" w:rsidR="00C1157F" w:rsidRPr="00E602BF" w:rsidRDefault="00C1157F" w:rsidP="00C1157F">
      <w:pPr>
        <w:spacing w:after="0" w:line="240" w:lineRule="auto"/>
        <w:jc w:val="both"/>
        <w:rPr>
          <w:rFonts w:ascii="Times New Roman" w:hAnsi="Times New Roman"/>
          <w:sz w:val="24"/>
          <w:szCs w:val="24"/>
        </w:rPr>
      </w:pPr>
    </w:p>
    <w:p w14:paraId="4280AF57"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b/>
          <w:bCs/>
          <w:sz w:val="24"/>
          <w:szCs w:val="24"/>
        </w:rPr>
        <w:t>Responsabilidade</w:t>
      </w:r>
      <w:r>
        <w:rPr>
          <w:rFonts w:ascii="Times New Roman" w:hAnsi="Times New Roman"/>
          <w:b/>
          <w:bCs/>
          <w:sz w:val="24"/>
          <w:szCs w:val="24"/>
        </w:rPr>
        <w:t>s</w:t>
      </w:r>
      <w:r w:rsidRPr="00E602BF">
        <w:rPr>
          <w:rFonts w:ascii="Times New Roman" w:hAnsi="Times New Roman"/>
          <w:b/>
          <w:bCs/>
          <w:sz w:val="24"/>
          <w:szCs w:val="24"/>
        </w:rPr>
        <w:t xml:space="preserve"> do auditor pela auditoria das demonstrações contábeis</w:t>
      </w:r>
    </w:p>
    <w:p w14:paraId="5DD3856E" w14:textId="77777777" w:rsidR="00C1157F" w:rsidRPr="00E602BF" w:rsidRDefault="00C1157F" w:rsidP="00C1157F">
      <w:pPr>
        <w:spacing w:after="0" w:line="240" w:lineRule="auto"/>
        <w:jc w:val="both"/>
        <w:rPr>
          <w:rFonts w:ascii="Times New Roman" w:hAnsi="Times New Roman"/>
          <w:sz w:val="24"/>
          <w:szCs w:val="24"/>
        </w:rPr>
      </w:pPr>
    </w:p>
    <w:p w14:paraId="16B2AB39"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w:t>
      </w:r>
      <w:r w:rsidRPr="00E602BF">
        <w:rPr>
          <w:rFonts w:ascii="Times New Roman" w:hAnsi="Times New Roman"/>
          <w:i/>
          <w:sz w:val="24"/>
          <w:szCs w:val="24"/>
        </w:rPr>
        <w:t xml:space="preserve">Apresentação de acordo com o </w:t>
      </w:r>
      <w:r>
        <w:rPr>
          <w:rFonts w:ascii="Times New Roman" w:hAnsi="Times New Roman"/>
          <w:i/>
          <w:sz w:val="24"/>
          <w:szCs w:val="24"/>
        </w:rPr>
        <w:t>E</w:t>
      </w:r>
      <w:r w:rsidRPr="00E602BF">
        <w:rPr>
          <w:rFonts w:ascii="Times New Roman" w:hAnsi="Times New Roman"/>
          <w:i/>
          <w:sz w:val="24"/>
          <w:szCs w:val="24"/>
        </w:rPr>
        <w:t>xemplo 1 da NBC TA 700</w:t>
      </w:r>
      <w:r w:rsidRPr="00E602BF">
        <w:rPr>
          <w:rFonts w:ascii="Times New Roman" w:hAnsi="Times New Roman"/>
          <w:sz w:val="24"/>
          <w:szCs w:val="24"/>
        </w:rPr>
        <w:t>]</w:t>
      </w:r>
      <w:r>
        <w:rPr>
          <w:rFonts w:ascii="Times New Roman" w:hAnsi="Times New Roman"/>
          <w:sz w:val="24"/>
          <w:szCs w:val="24"/>
        </w:rPr>
        <w:t>.</w:t>
      </w:r>
    </w:p>
    <w:p w14:paraId="5F5F7083" w14:textId="77777777" w:rsidR="00C1157F" w:rsidRPr="00E602BF" w:rsidRDefault="00C1157F" w:rsidP="00C1157F">
      <w:pPr>
        <w:spacing w:after="0" w:line="240" w:lineRule="auto"/>
        <w:jc w:val="both"/>
        <w:rPr>
          <w:rFonts w:ascii="Times New Roman" w:hAnsi="Times New Roman"/>
          <w:sz w:val="24"/>
          <w:szCs w:val="24"/>
        </w:rPr>
      </w:pPr>
    </w:p>
    <w:p w14:paraId="6B6C4461" w14:textId="77777777" w:rsidR="00C1157F" w:rsidRPr="00E602BF" w:rsidRDefault="00C1157F" w:rsidP="00C1157F">
      <w:pPr>
        <w:spacing w:after="0" w:line="240" w:lineRule="auto"/>
        <w:ind w:right="-20"/>
        <w:jc w:val="both"/>
        <w:rPr>
          <w:rFonts w:ascii="Times New Roman" w:hAnsi="Times New Roman"/>
          <w:sz w:val="24"/>
          <w:szCs w:val="24"/>
        </w:rPr>
      </w:pPr>
    </w:p>
    <w:p w14:paraId="33882191"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[Local (localidade do escritório de auditoria que emitiu o relatório) e data do relatório do auditor independente]</w:t>
      </w:r>
    </w:p>
    <w:p w14:paraId="087C99E9"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[Nome do auditor independente (pessoa física ou jurídica)]</w:t>
      </w:r>
    </w:p>
    <w:p w14:paraId="2F293824" w14:textId="77777777" w:rsidR="00C1157F" w:rsidRPr="00E602BF" w:rsidRDefault="00C1157F" w:rsidP="00C1157F">
      <w:pPr>
        <w:spacing w:after="0" w:line="240" w:lineRule="auto"/>
        <w:ind w:right="-20"/>
        <w:jc w:val="both"/>
        <w:rPr>
          <w:rFonts w:ascii="Times New Roman" w:hAnsi="Times New Roman"/>
          <w:sz w:val="24"/>
          <w:szCs w:val="24"/>
        </w:rPr>
      </w:pPr>
      <w:r w:rsidRPr="00E602BF">
        <w:rPr>
          <w:rFonts w:ascii="Times New Roman" w:hAnsi="Times New Roman"/>
          <w:sz w:val="24"/>
          <w:szCs w:val="24"/>
        </w:rPr>
        <w:t>[Nome do profissional (sócio ou responsável técnico, no caso de o auditor ser pessoa jurídica)]</w:t>
      </w:r>
    </w:p>
    <w:p w14:paraId="5B5B9544" w14:textId="77777777" w:rsidR="00C1157F" w:rsidRDefault="00C1157F" w:rsidP="00C1157F">
      <w:pPr>
        <w:spacing w:after="0"/>
        <w:jc w:val="both"/>
        <w:rPr>
          <w:sz w:val="24"/>
          <w:szCs w:val="24"/>
          <w:lang w:eastAsia="pt-BR"/>
        </w:rPr>
      </w:pPr>
      <w:r w:rsidRPr="00E602BF">
        <w:rPr>
          <w:rFonts w:ascii="Times New Roman" w:hAnsi="Times New Roman"/>
          <w:sz w:val="24"/>
          <w:szCs w:val="24"/>
        </w:rPr>
        <w:t>[Número do registro no CRC da firma de auditoria e do profissional que assina o relatório</w:t>
      </w:r>
      <w:r>
        <w:rPr>
          <w:rFonts w:ascii="Times New Roman" w:hAnsi="Times New Roman"/>
          <w:sz w:val="24"/>
          <w:szCs w:val="24"/>
        </w:rPr>
        <w:t xml:space="preserve"> </w:t>
      </w:r>
      <w:r w:rsidRPr="00112E58">
        <w:t xml:space="preserve">e sua categoria profissional de contador] </w:t>
      </w:r>
      <w:r w:rsidRPr="00112E58">
        <w:rPr>
          <w:color w:val="00B0F0"/>
          <w:sz w:val="20"/>
          <w:szCs w:val="20"/>
        </w:rPr>
        <w:t>(Alterado pela Revisão NBC 11)</w:t>
      </w:r>
    </w:p>
    <w:p w14:paraId="637A49E3" w14:textId="77777777" w:rsidR="00C1157F" w:rsidRPr="00074D09" w:rsidRDefault="00C1157F" w:rsidP="00C1157F">
      <w:pPr>
        <w:spacing w:after="0"/>
        <w:jc w:val="both"/>
        <w:rPr>
          <w:sz w:val="24"/>
          <w:szCs w:val="24"/>
          <w:lang w:eastAsia="pt-BR"/>
        </w:rPr>
      </w:pPr>
      <w:r w:rsidRPr="00E602BF">
        <w:rPr>
          <w:rFonts w:ascii="Times New Roman" w:hAnsi="Times New Roman"/>
          <w:sz w:val="24"/>
          <w:szCs w:val="24"/>
        </w:rPr>
        <w:t>[Assinatura do auditor independente]</w:t>
      </w:r>
    </w:p>
    <w:p w14:paraId="657170CA" w14:textId="77777777" w:rsidR="00C1157F" w:rsidRPr="00E602BF" w:rsidRDefault="00C1157F" w:rsidP="00C1157F">
      <w:pPr>
        <w:spacing w:after="0" w:line="240" w:lineRule="auto"/>
        <w:jc w:val="both"/>
        <w:rPr>
          <w:rFonts w:ascii="Times New Roman" w:hAnsi="Times New Roman"/>
          <w:sz w:val="24"/>
          <w:szCs w:val="24"/>
        </w:rPr>
      </w:pPr>
      <w:r w:rsidRPr="00E602BF" w:rsidDel="00960468">
        <w:rPr>
          <w:rFonts w:ascii="Times New Roman" w:hAnsi="Times New Roman"/>
          <w:sz w:val="24"/>
          <w:szCs w:val="24"/>
        </w:rPr>
        <w:t xml:space="preserve"> </w:t>
      </w:r>
    </w:p>
    <w:p w14:paraId="4C00E1BB" w14:textId="77777777" w:rsidR="00C1157F" w:rsidRPr="00E602BF" w:rsidRDefault="00C1157F" w:rsidP="00C1157F">
      <w:pPr>
        <w:spacing w:after="0" w:line="240" w:lineRule="auto"/>
        <w:jc w:val="both"/>
        <w:rPr>
          <w:rFonts w:ascii="Times New Roman" w:hAnsi="Times New Roman"/>
          <w:sz w:val="24"/>
          <w:szCs w:val="24"/>
        </w:rPr>
      </w:pPr>
    </w:p>
    <w:p w14:paraId="58E08F6F" w14:textId="77777777" w:rsidR="00C1157F" w:rsidRPr="008379E6" w:rsidRDefault="00C1157F" w:rsidP="00C1157F">
      <w:pPr>
        <w:spacing w:after="120" w:line="240" w:lineRule="auto"/>
        <w:ind w:left="284" w:right="74" w:hanging="284"/>
        <w:jc w:val="both"/>
        <w:rPr>
          <w:rFonts w:ascii="Times New Roman" w:hAnsi="Times New Roman"/>
          <w:sz w:val="20"/>
          <w:szCs w:val="20"/>
        </w:rPr>
      </w:pPr>
      <w:r w:rsidRPr="008379E6">
        <w:rPr>
          <w:rFonts w:ascii="Times New Roman" w:hAnsi="Times New Roman"/>
          <w:sz w:val="20"/>
          <w:szCs w:val="20"/>
        </w:rPr>
        <w:t xml:space="preserve">(1) </w:t>
      </w:r>
      <w:r>
        <w:rPr>
          <w:rFonts w:ascii="Times New Roman" w:hAnsi="Times New Roman"/>
          <w:sz w:val="20"/>
          <w:szCs w:val="20"/>
        </w:rPr>
        <w:tab/>
      </w:r>
      <w:r w:rsidRPr="008379E6">
        <w:rPr>
          <w:rFonts w:ascii="Times New Roman" w:hAnsi="Times New Roman"/>
          <w:sz w:val="20"/>
          <w:szCs w:val="20"/>
        </w:rPr>
        <w:t>No caso do relatório cobrir outros aspectos legais e regulatórios, é necessário incluir um subtítulo para especificar a primeira parte do relatório, “Relatório do auditor sobre as demonstrações contábeis”, e</w:t>
      </w:r>
      <w:r>
        <w:rPr>
          <w:rFonts w:ascii="Times New Roman" w:hAnsi="Times New Roman"/>
          <w:sz w:val="20"/>
          <w:szCs w:val="20"/>
        </w:rPr>
        <w:t>,</w:t>
      </w:r>
      <w:r w:rsidRPr="008379E6">
        <w:rPr>
          <w:rFonts w:ascii="Times New Roman" w:hAnsi="Times New Roman"/>
          <w:sz w:val="20"/>
          <w:szCs w:val="20"/>
        </w:rPr>
        <w:t xml:space="preserve"> no final do relatório</w:t>
      </w:r>
      <w:r>
        <w:rPr>
          <w:rFonts w:ascii="Times New Roman" w:hAnsi="Times New Roman"/>
          <w:sz w:val="20"/>
          <w:szCs w:val="20"/>
        </w:rPr>
        <w:t>,</w:t>
      </w:r>
      <w:r w:rsidRPr="008379E6">
        <w:rPr>
          <w:rFonts w:ascii="Times New Roman" w:hAnsi="Times New Roman"/>
          <w:sz w:val="20"/>
          <w:szCs w:val="20"/>
        </w:rPr>
        <w:t xml:space="preserve"> outro subtítulo para a segunda parte, “Relatório sobre outros requisitos legais e regulatórios”. </w:t>
      </w:r>
    </w:p>
    <w:p w14:paraId="39EB809F" w14:textId="77777777" w:rsidR="00C1157F" w:rsidRPr="008379E6" w:rsidRDefault="00C1157F" w:rsidP="00C1157F">
      <w:pPr>
        <w:spacing w:after="0" w:line="240" w:lineRule="auto"/>
        <w:ind w:left="284" w:right="72" w:hanging="284"/>
        <w:jc w:val="both"/>
        <w:rPr>
          <w:rFonts w:ascii="Times New Roman" w:hAnsi="Times New Roman"/>
          <w:sz w:val="20"/>
          <w:szCs w:val="20"/>
        </w:rPr>
      </w:pPr>
      <w:r w:rsidRPr="008379E6">
        <w:rPr>
          <w:rFonts w:ascii="Times New Roman" w:hAnsi="Times New Roman"/>
          <w:sz w:val="20"/>
          <w:szCs w:val="20"/>
        </w:rPr>
        <w:t xml:space="preserve">(2) </w:t>
      </w:r>
      <w:r w:rsidRPr="008379E6">
        <w:rPr>
          <w:rFonts w:ascii="Times New Roman" w:hAnsi="Times New Roman"/>
          <w:sz w:val="20"/>
          <w:szCs w:val="20"/>
        </w:rPr>
        <w:tab/>
        <w:t xml:space="preserve">Em todos esses exemplos de relatório do auditor, os termos </w:t>
      </w:r>
      <w:r>
        <w:rPr>
          <w:rFonts w:ascii="Times New Roman" w:hAnsi="Times New Roman"/>
          <w:sz w:val="20"/>
          <w:szCs w:val="20"/>
        </w:rPr>
        <w:t>“</w:t>
      </w:r>
      <w:r w:rsidRPr="008379E6">
        <w:rPr>
          <w:rFonts w:ascii="Times New Roman" w:hAnsi="Times New Roman"/>
          <w:sz w:val="20"/>
          <w:szCs w:val="20"/>
        </w:rPr>
        <w:t>administração</w:t>
      </w:r>
      <w:r>
        <w:rPr>
          <w:rFonts w:ascii="Times New Roman" w:hAnsi="Times New Roman"/>
          <w:sz w:val="20"/>
          <w:szCs w:val="20"/>
        </w:rPr>
        <w:t>”</w:t>
      </w:r>
      <w:r w:rsidRPr="008379E6">
        <w:rPr>
          <w:rFonts w:ascii="Times New Roman" w:hAnsi="Times New Roman"/>
          <w:sz w:val="20"/>
          <w:szCs w:val="20"/>
        </w:rPr>
        <w:t xml:space="preserve"> e </w:t>
      </w:r>
      <w:r>
        <w:rPr>
          <w:rFonts w:ascii="Times New Roman" w:hAnsi="Times New Roman"/>
          <w:sz w:val="20"/>
          <w:szCs w:val="20"/>
        </w:rPr>
        <w:t>“</w:t>
      </w:r>
      <w:r w:rsidRPr="008379E6">
        <w:rPr>
          <w:rFonts w:ascii="Times New Roman" w:hAnsi="Times New Roman"/>
          <w:sz w:val="20"/>
          <w:szCs w:val="20"/>
        </w:rPr>
        <w:t>responsáveis pela governança</w:t>
      </w:r>
      <w:r>
        <w:rPr>
          <w:rFonts w:ascii="Times New Roman" w:hAnsi="Times New Roman"/>
          <w:sz w:val="20"/>
          <w:szCs w:val="20"/>
        </w:rPr>
        <w:t>”</w:t>
      </w:r>
      <w:r w:rsidRPr="008379E6">
        <w:rPr>
          <w:rFonts w:ascii="Times New Roman" w:hAnsi="Times New Roman"/>
          <w:sz w:val="20"/>
          <w:szCs w:val="20"/>
        </w:rPr>
        <w:t xml:space="preserve"> podem precisar ser substituídos por outros termos mais apropriados no contexto da estrutura legal de determinada jurisdição. </w:t>
      </w:r>
    </w:p>
    <w:p w14:paraId="15E7FAF7" w14:textId="77777777" w:rsidR="00C1157F" w:rsidRPr="00E602BF" w:rsidRDefault="00C1157F" w:rsidP="00C1157F">
      <w:pPr>
        <w:spacing w:after="0" w:line="240" w:lineRule="auto"/>
        <w:jc w:val="both"/>
        <w:rPr>
          <w:rFonts w:ascii="Times New Roman" w:hAnsi="Times New Roman"/>
          <w:sz w:val="24"/>
          <w:szCs w:val="24"/>
        </w:rPr>
      </w:pPr>
    </w:p>
    <w:p w14:paraId="4DA006A8" w14:textId="77777777" w:rsidR="002A7EB0" w:rsidRPr="002A7EB0" w:rsidRDefault="002A7EB0" w:rsidP="002A7EB0"/>
    <w:p w14:paraId="1B393721" w14:textId="7127A58C" w:rsidR="00E75AD0" w:rsidRDefault="00E75AD0" w:rsidP="00D17E06">
      <w:pPr>
        <w:pStyle w:val="Ttulo1"/>
        <w:spacing w:before="0" w:after="120" w:line="240" w:lineRule="auto"/>
        <w:rPr>
          <w:rFonts w:ascii="Times New Roman" w:hAnsi="Times New Roman" w:cs="Times New Roman"/>
          <w:b/>
          <w:bCs/>
          <w:color w:val="auto"/>
          <w:sz w:val="24"/>
          <w:szCs w:val="24"/>
        </w:rPr>
      </w:pPr>
      <w:bookmarkStart w:id="214" w:name="_Toc183036901"/>
      <w:r w:rsidRPr="00D17E06">
        <w:rPr>
          <w:rFonts w:ascii="Times New Roman" w:hAnsi="Times New Roman" w:cs="Times New Roman"/>
          <w:b/>
          <w:bCs/>
          <w:color w:val="auto"/>
          <w:sz w:val="24"/>
          <w:szCs w:val="24"/>
        </w:rPr>
        <w:t>NBC TA 710 (R1)</w:t>
      </w:r>
      <w:bookmarkEnd w:id="214"/>
    </w:p>
    <w:p w14:paraId="51A8FE7F" w14:textId="77777777" w:rsidR="00C1157F" w:rsidRDefault="00C1157F" w:rsidP="00C1157F">
      <w:pPr>
        <w:rPr>
          <w:b/>
          <w:kern w:val="36"/>
        </w:rPr>
      </w:pPr>
      <w:r>
        <w:t>A Resolução CFC n.º 1.329/11 alterou a sigla e a numeração da NBC T 19.27, citada nesta Norma para NBC TG 26.</w:t>
      </w:r>
    </w:p>
    <w:p w14:paraId="5B382354" w14:textId="77777777" w:rsidR="00C1157F" w:rsidRDefault="00C1157F" w:rsidP="00C1157F">
      <w:pPr>
        <w:rPr>
          <w:b/>
          <w:kern w:val="36"/>
          <w:sz w:val="24"/>
          <w:szCs w:val="24"/>
        </w:rPr>
      </w:pPr>
      <w:r>
        <w:rPr>
          <w:b/>
          <w:kern w:val="36"/>
          <w:sz w:val="24"/>
          <w:szCs w:val="24"/>
        </w:rPr>
        <w:t>RESOLUÇÃO CFC Nº. 1.234/09</w:t>
      </w:r>
    </w:p>
    <w:p w14:paraId="13B03B83" w14:textId="77777777" w:rsidR="00C1157F" w:rsidRDefault="00C1157F" w:rsidP="00C1157F"/>
    <w:p w14:paraId="6AE7DCF1" w14:textId="77777777" w:rsidR="00C1157F" w:rsidRDefault="00C1157F" w:rsidP="00C1157F">
      <w:pPr>
        <w:ind w:left="3969"/>
        <w:jc w:val="both"/>
        <w:rPr>
          <w:bCs/>
          <w:i/>
          <w:iCs/>
        </w:rPr>
      </w:pPr>
    </w:p>
    <w:p w14:paraId="5C13E6E9" w14:textId="77777777" w:rsidR="00C1157F" w:rsidRDefault="00C1157F" w:rsidP="00C1157F">
      <w:pPr>
        <w:ind w:left="3969"/>
        <w:jc w:val="both"/>
        <w:rPr>
          <w:i/>
        </w:rPr>
      </w:pPr>
      <w:r>
        <w:rPr>
          <w:bCs/>
          <w:i/>
          <w:iCs/>
        </w:rPr>
        <w:t xml:space="preserve">Aprova a NBC TA </w:t>
      </w:r>
      <w:r>
        <w:rPr>
          <w:i/>
        </w:rPr>
        <w:t>710</w:t>
      </w:r>
      <w:r>
        <w:t xml:space="preserve"> – </w:t>
      </w:r>
      <w:r>
        <w:rPr>
          <w:i/>
        </w:rPr>
        <w:t>Informações Comparativas – Valores Correspondentes e Demonstrações Contábeis Comparativas.</w:t>
      </w:r>
    </w:p>
    <w:p w14:paraId="3F3259DE" w14:textId="77777777" w:rsidR="00C1157F" w:rsidRDefault="00C1157F" w:rsidP="00C1157F">
      <w:pPr>
        <w:spacing w:after="120"/>
        <w:ind w:firstLine="2126"/>
      </w:pPr>
      <w:r>
        <w:rPr>
          <w:bCs/>
        </w:rPr>
        <w:t>O CONSELHO FEDERAL DE CONTABILIDADE</w:t>
      </w:r>
      <w:r>
        <w:t>, no exercício de suas atribuições legais e regimentais,</w:t>
      </w:r>
    </w:p>
    <w:p w14:paraId="09AE7118" w14:textId="77777777" w:rsidR="00C1157F" w:rsidRDefault="00C1157F" w:rsidP="00C1157F">
      <w:pPr>
        <w:spacing w:after="120"/>
        <w:ind w:firstLine="2126"/>
        <w:jc w:val="both"/>
        <w:rPr>
          <w:bCs/>
          <w:color w:val="000000"/>
        </w:rPr>
      </w:pPr>
      <w:r>
        <w:rPr>
          <w:bCs/>
          <w:color w:val="000000"/>
        </w:rPr>
        <w:t>CONSIDERANDO o processo de convergência das Normas Brasileiras de Contabilidade aos padrões internacionais;</w:t>
      </w:r>
    </w:p>
    <w:p w14:paraId="04355839" w14:textId="77777777" w:rsidR="00C1157F" w:rsidRDefault="00C1157F" w:rsidP="00C1157F">
      <w:pPr>
        <w:spacing w:after="120"/>
        <w:ind w:firstLine="2126"/>
        <w:jc w:val="both"/>
        <w:rPr>
          <w:bCs/>
          <w:color w:val="000000"/>
        </w:rPr>
      </w:pPr>
      <w:r>
        <w:rPr>
          <w:bCs/>
          <w:color w:val="000000"/>
        </w:rPr>
        <w:t>CONSIDERANDO que o Conselho Federal de Contabilidade é membro associado da IFAC – Federação Internacional de Contadores;</w:t>
      </w:r>
    </w:p>
    <w:p w14:paraId="0D864685" w14:textId="77777777" w:rsidR="00C1157F" w:rsidRDefault="00C1157F" w:rsidP="00C1157F">
      <w:pPr>
        <w:spacing w:after="120"/>
        <w:ind w:firstLine="2126"/>
        <w:jc w:val="both"/>
        <w:rPr>
          <w:bCs/>
          <w:color w:val="000000"/>
        </w:rPr>
      </w:pPr>
      <w:r>
        <w:rPr>
          <w:bCs/>
          <w:color w:val="000000"/>
        </w:rPr>
        <w:t xml:space="preserve">CONSIDERANDO a Política de Tradução e Reprodução de Normas, emitida pela IFAC em dezembro de 2008; </w:t>
      </w:r>
    </w:p>
    <w:p w14:paraId="734C1E8D" w14:textId="77777777" w:rsidR="00C1157F" w:rsidRDefault="00C1157F" w:rsidP="00C1157F">
      <w:pPr>
        <w:spacing w:after="120"/>
        <w:ind w:firstLine="2126"/>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4A3CF6F1" w14:textId="77777777" w:rsidR="00C1157F" w:rsidRDefault="00C1157F" w:rsidP="00C1157F">
      <w:pPr>
        <w:spacing w:after="120"/>
        <w:ind w:firstLine="2126"/>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1FDA4ECC" w14:textId="77777777" w:rsidR="00C1157F" w:rsidRDefault="00C1157F" w:rsidP="00C1157F">
      <w:pPr>
        <w:ind w:firstLine="2127"/>
        <w:jc w:val="both"/>
        <w:rPr>
          <w:color w:val="000000"/>
        </w:rPr>
      </w:pPr>
      <w:r>
        <w:rPr>
          <w:bCs/>
          <w:color w:val="000000"/>
        </w:rPr>
        <w:t xml:space="preserve">CONSIDERANDO </w:t>
      </w:r>
      <w:r>
        <w:rPr>
          <w:color w:val="000000"/>
        </w:rPr>
        <w:t xml:space="preserve">que a IFAC, conforme cessão de direitos firmado, outorgou aos órgãos tradutores os direitos de realizar a tradução, publicação e distribuição das normas internacionais impressas e em formato eletrônico, </w:t>
      </w:r>
    </w:p>
    <w:p w14:paraId="150DBA62" w14:textId="77777777" w:rsidR="00C1157F" w:rsidRDefault="00C1157F" w:rsidP="00C1157F">
      <w:pPr>
        <w:spacing w:before="120" w:after="120"/>
        <w:ind w:firstLine="2268"/>
        <w:rPr>
          <w:color w:val="000000"/>
        </w:rPr>
      </w:pPr>
      <w:r>
        <w:rPr>
          <w:bCs/>
        </w:rPr>
        <w:t xml:space="preserve">          </w:t>
      </w:r>
    </w:p>
    <w:p w14:paraId="4AB40603" w14:textId="77777777" w:rsidR="00C1157F" w:rsidRDefault="00C1157F" w:rsidP="00C1157F">
      <w:pPr>
        <w:ind w:firstLine="2127"/>
        <w:rPr>
          <w:bCs/>
        </w:rPr>
      </w:pPr>
      <w:r>
        <w:rPr>
          <w:bCs/>
        </w:rPr>
        <w:t xml:space="preserve">RESOLVE: </w:t>
      </w:r>
    </w:p>
    <w:p w14:paraId="775774B5" w14:textId="77777777" w:rsidR="00C1157F" w:rsidRDefault="00C1157F" w:rsidP="00C1157F">
      <w:pPr>
        <w:tabs>
          <w:tab w:val="left" w:pos="1418"/>
        </w:tabs>
        <w:rPr>
          <w:bCs/>
        </w:rPr>
      </w:pPr>
      <w:r>
        <w:rPr>
          <w:bCs/>
        </w:rPr>
        <w:tab/>
      </w:r>
    </w:p>
    <w:p w14:paraId="712538DD" w14:textId="77777777" w:rsidR="00C1157F" w:rsidRDefault="00C1157F" w:rsidP="00C1157F">
      <w:pPr>
        <w:spacing w:after="120"/>
        <w:ind w:firstLine="2126"/>
        <w:jc w:val="both"/>
      </w:pPr>
      <w:r>
        <w:t xml:space="preserve">Art. 1º. Aprovar a NBC TA 710 – “Informações Comparativas – Valores Correspondentes e Demonstrações Contábeis Comparativas”, </w:t>
      </w:r>
      <w:r>
        <w:rPr>
          <w:color w:val="000000"/>
        </w:rPr>
        <w:t>elaborada de acordo com a sua equivalente internacional ISA 710</w:t>
      </w:r>
      <w:r>
        <w:t xml:space="preserve">.  </w:t>
      </w:r>
    </w:p>
    <w:p w14:paraId="3C0372E4" w14:textId="77777777" w:rsidR="00C1157F" w:rsidRDefault="00C1157F" w:rsidP="00C1157F">
      <w:pPr>
        <w:spacing w:after="120"/>
        <w:ind w:firstLine="2126"/>
        <w:jc w:val="both"/>
      </w:pPr>
      <w:r>
        <w:rPr>
          <w:bCs/>
        </w:rPr>
        <w:t>Art. 2º.</w:t>
      </w:r>
      <w:r>
        <w:t xml:space="preserve"> Esta Resolução entra em vigor nos exercícios iniciados em ou após 1º. de janeiro de 2010.</w:t>
      </w:r>
    </w:p>
    <w:p w14:paraId="6B5B715D" w14:textId="77777777" w:rsidR="00C1157F" w:rsidRPr="00AD7F82" w:rsidRDefault="00C1157F" w:rsidP="00C1157F">
      <w:pPr>
        <w:ind w:firstLine="2127"/>
        <w:jc w:val="both"/>
        <w:rPr>
          <w:vanish/>
          <w:specVanish/>
        </w:rPr>
      </w:pPr>
      <w:r>
        <w:t>Art. 3</w:t>
      </w:r>
    </w:p>
    <w:p w14:paraId="2E18E323" w14:textId="77777777" w:rsidR="00C1157F" w:rsidRDefault="00C1157F" w:rsidP="00C1157F">
      <w:pPr>
        <w:ind w:firstLine="2127"/>
        <w:jc w:val="both"/>
      </w:pPr>
      <w:r>
        <w:t>º. Observado o disposto no art. 3º da Resolução CFC nº 1.203/09, ficam revogadas a partir de 1º. de janeiro de 2010 as disposições em contrário nos termos do art. 4º da mesma resolução.</w:t>
      </w:r>
    </w:p>
    <w:p w14:paraId="0BCE945A" w14:textId="77777777" w:rsidR="00C1157F" w:rsidRDefault="00C1157F" w:rsidP="00C1157F">
      <w:pPr>
        <w:ind w:firstLine="2127"/>
      </w:pPr>
    </w:p>
    <w:p w14:paraId="0F1E03FC" w14:textId="77777777" w:rsidR="00C1157F" w:rsidRDefault="00C1157F" w:rsidP="00C1157F">
      <w:pPr>
        <w:pStyle w:val="Recuodecorpodetexto2"/>
        <w:spacing w:after="0" w:line="240" w:lineRule="auto"/>
        <w:ind w:left="0"/>
        <w:jc w:val="right"/>
        <w:rPr>
          <w:lang w:val="pt-BR"/>
        </w:rPr>
      </w:pPr>
    </w:p>
    <w:p w14:paraId="0D8B925F" w14:textId="77777777" w:rsidR="00C1157F" w:rsidRDefault="00C1157F" w:rsidP="00C1157F">
      <w:pPr>
        <w:pStyle w:val="Recuodecorpodetexto2"/>
        <w:spacing w:after="0" w:line="240" w:lineRule="auto"/>
        <w:ind w:left="0"/>
        <w:jc w:val="right"/>
        <w:rPr>
          <w:lang w:val="pt-BR"/>
        </w:rPr>
      </w:pPr>
      <w:r>
        <w:rPr>
          <w:lang w:val="pt-BR"/>
        </w:rPr>
        <w:t>Brasília, 27 de novembro de 2009.</w:t>
      </w:r>
    </w:p>
    <w:p w14:paraId="3E7B065A" w14:textId="77777777" w:rsidR="00C1157F" w:rsidRDefault="00C1157F" w:rsidP="00C1157F">
      <w:pPr>
        <w:ind w:firstLine="1418"/>
      </w:pPr>
    </w:p>
    <w:p w14:paraId="10AF7B3F" w14:textId="77777777" w:rsidR="00C1157F" w:rsidRDefault="00C1157F" w:rsidP="00C1157F"/>
    <w:p w14:paraId="3717DD7B" w14:textId="77777777" w:rsidR="00C1157F" w:rsidRDefault="00C1157F" w:rsidP="00C1157F">
      <w:pPr>
        <w:jc w:val="center"/>
        <w:rPr>
          <w:bCs/>
        </w:rPr>
      </w:pPr>
      <w:r>
        <w:t xml:space="preserve">Contadora </w:t>
      </w:r>
      <w:r>
        <w:rPr>
          <w:b/>
        </w:rPr>
        <w:t>Maria Clara Cavalcante Bugarim</w:t>
      </w:r>
    </w:p>
    <w:p w14:paraId="29987700" w14:textId="77777777" w:rsidR="00C1157F" w:rsidRDefault="00C1157F" w:rsidP="00C1157F">
      <w:pPr>
        <w:pStyle w:val="Recuodecorpodetexto2"/>
        <w:spacing w:after="0" w:line="240" w:lineRule="auto"/>
        <w:ind w:left="0"/>
        <w:jc w:val="center"/>
        <w:rPr>
          <w:lang w:val="pt-BR"/>
        </w:rPr>
      </w:pPr>
      <w:r>
        <w:rPr>
          <w:lang w:val="pt-BR"/>
        </w:rPr>
        <w:t>Presidente</w:t>
      </w:r>
    </w:p>
    <w:p w14:paraId="591A0122" w14:textId="77777777" w:rsidR="00C1157F" w:rsidRDefault="00C1157F" w:rsidP="00C1157F">
      <w:pPr>
        <w:pStyle w:val="Recuodecorpodetexto2"/>
        <w:spacing w:after="0" w:line="240" w:lineRule="auto"/>
        <w:ind w:left="0" w:hanging="5103"/>
        <w:rPr>
          <w:lang w:val="pt-BR"/>
        </w:rPr>
      </w:pPr>
    </w:p>
    <w:p w14:paraId="55AA4FCA" w14:textId="77777777" w:rsidR="00C1157F" w:rsidRDefault="00C1157F" w:rsidP="00C1157F">
      <w:pPr>
        <w:pStyle w:val="Recuodecorpodetexto2"/>
        <w:tabs>
          <w:tab w:val="left" w:pos="0"/>
        </w:tabs>
        <w:spacing w:after="0" w:line="240" w:lineRule="auto"/>
        <w:ind w:left="4820" w:hanging="4820"/>
        <w:rPr>
          <w:lang w:val="pt-BR"/>
        </w:rPr>
      </w:pPr>
      <w:r>
        <w:rPr>
          <w:lang w:val="pt-BR"/>
        </w:rPr>
        <w:t>Ata CFC nº. 931</w:t>
      </w:r>
    </w:p>
    <w:p w14:paraId="01C3DB71" w14:textId="77777777" w:rsidR="00C1157F" w:rsidRDefault="00C1157F" w:rsidP="00C1157F">
      <w:pPr>
        <w:pStyle w:val="Recuodecorpodetexto2"/>
        <w:tabs>
          <w:tab w:val="left" w:pos="0"/>
        </w:tabs>
        <w:spacing w:after="0" w:line="240" w:lineRule="auto"/>
        <w:ind w:left="4820" w:hanging="4820"/>
        <w:rPr>
          <w:lang w:val="pt-BR"/>
        </w:rPr>
      </w:pPr>
    </w:p>
    <w:p w14:paraId="51C63679" w14:textId="77777777" w:rsidR="00C1157F" w:rsidRDefault="00C1157F" w:rsidP="00C1157F">
      <w:pPr>
        <w:pStyle w:val="Recuodecorpodetexto2"/>
        <w:tabs>
          <w:tab w:val="left" w:pos="0"/>
        </w:tabs>
        <w:spacing w:after="0" w:line="240" w:lineRule="auto"/>
        <w:ind w:left="4820" w:hanging="4820"/>
        <w:rPr>
          <w:lang w:val="pt-BR"/>
        </w:rPr>
      </w:pPr>
    </w:p>
    <w:p w14:paraId="3C24912F" w14:textId="77777777" w:rsidR="00C1157F" w:rsidRDefault="00C1157F" w:rsidP="00C1157F">
      <w:pPr>
        <w:pStyle w:val="Recuodecorpodetexto2"/>
        <w:tabs>
          <w:tab w:val="left" w:pos="0"/>
        </w:tabs>
        <w:spacing w:after="0" w:line="240" w:lineRule="auto"/>
        <w:ind w:left="4820" w:hanging="4820"/>
        <w:rPr>
          <w:lang w:val="pt-BR"/>
        </w:rPr>
      </w:pPr>
    </w:p>
    <w:p w14:paraId="4921D0EB" w14:textId="77777777" w:rsidR="00C1157F" w:rsidRPr="00C1157F" w:rsidRDefault="00C1157F" w:rsidP="00C1157F">
      <w:pPr>
        <w:jc w:val="center"/>
        <w:rPr>
          <w:b/>
          <w:bCs/>
        </w:rPr>
      </w:pPr>
      <w:r w:rsidRPr="00C1157F">
        <w:rPr>
          <w:b/>
          <w:bCs/>
        </w:rPr>
        <w:t>NORMAS BRASILEIRAS DE CONTABILIDADE</w:t>
      </w:r>
    </w:p>
    <w:p w14:paraId="315891B4" w14:textId="3C2A605D" w:rsidR="00C1157F" w:rsidRPr="00C1157F" w:rsidRDefault="00C1157F" w:rsidP="00C1157F">
      <w:pPr>
        <w:jc w:val="center"/>
        <w:rPr>
          <w:b/>
          <w:bCs/>
        </w:rPr>
      </w:pPr>
      <w:r w:rsidRPr="00C1157F">
        <w:rPr>
          <w:b/>
          <w:bCs/>
        </w:rPr>
        <w:t>NBC TA 710 – INFORMAÇÕES COMPARATIVAS – VALORES CORRESPONDENTES E DEMONSTRAÇÕES CONTÁBEIS COMPARATIVAS</w:t>
      </w:r>
    </w:p>
    <w:p w14:paraId="2DDA6110" w14:textId="77777777" w:rsidR="00C1157F" w:rsidRDefault="00C1157F" w:rsidP="00C1157F">
      <w:pPr>
        <w:jc w:val="both"/>
      </w:pPr>
    </w:p>
    <w:p w14:paraId="2DCA5EE8" w14:textId="77777777" w:rsidR="00C1157F" w:rsidRPr="00B77DED" w:rsidRDefault="00C1157F" w:rsidP="00C1157F">
      <w:pPr>
        <w:spacing w:before="120" w:after="120"/>
        <w:jc w:val="both"/>
        <w:rPr>
          <w:b/>
        </w:rPr>
      </w:pPr>
      <w:r w:rsidRPr="00B77DED">
        <w:rPr>
          <w:b/>
        </w:rPr>
        <w:t xml:space="preserve">Índice </w:t>
      </w:r>
      <w:r w:rsidRPr="00B77DED">
        <w:rPr>
          <w:b/>
        </w:rPr>
        <w:tab/>
      </w:r>
      <w:r w:rsidRPr="00B77DED">
        <w:rPr>
          <w:b/>
        </w:rPr>
        <w:tab/>
      </w:r>
      <w:r w:rsidRPr="00B77DED">
        <w:rPr>
          <w:b/>
        </w:rPr>
        <w:tab/>
      </w:r>
      <w:r w:rsidRPr="00B77DED">
        <w:rPr>
          <w:b/>
        </w:rPr>
        <w:tab/>
      </w:r>
      <w:r w:rsidRPr="00B77DED">
        <w:rPr>
          <w:b/>
        </w:rPr>
        <w:tab/>
      </w:r>
      <w:r w:rsidRPr="00B77DED">
        <w:rPr>
          <w:b/>
        </w:rPr>
        <w:tab/>
      </w:r>
      <w:r w:rsidRPr="00B77DED">
        <w:rPr>
          <w:b/>
        </w:rPr>
        <w:tab/>
      </w:r>
      <w:r w:rsidRPr="00B77DED">
        <w:rPr>
          <w:b/>
        </w:rPr>
        <w:tab/>
      </w:r>
      <w:r w:rsidRPr="00B77DED">
        <w:rPr>
          <w:b/>
        </w:rPr>
        <w:tab/>
      </w:r>
      <w:r w:rsidRPr="00B77DED">
        <w:rPr>
          <w:b/>
        </w:rPr>
        <w:tab/>
        <w:t>Item</w:t>
      </w:r>
    </w:p>
    <w:p w14:paraId="47A7B7AF" w14:textId="77777777" w:rsidR="00C1157F" w:rsidRPr="00B77DED" w:rsidRDefault="00C1157F" w:rsidP="00C1157F">
      <w:pPr>
        <w:spacing w:before="120" w:after="120"/>
        <w:jc w:val="both"/>
        <w:rPr>
          <w:b/>
        </w:rPr>
      </w:pPr>
    </w:p>
    <w:p w14:paraId="083E8068" w14:textId="77777777" w:rsidR="00C1157F" w:rsidRPr="00B77DED" w:rsidRDefault="00C1157F" w:rsidP="00C1157F">
      <w:pPr>
        <w:spacing w:before="120" w:after="120"/>
        <w:jc w:val="both"/>
      </w:pPr>
      <w:r w:rsidRPr="00B77DED">
        <w:rPr>
          <w:b/>
        </w:rPr>
        <w:t>INTRODUÇÃO</w:t>
      </w:r>
      <w:r w:rsidRPr="00B77DED">
        <w:t xml:space="preserve"> </w:t>
      </w:r>
    </w:p>
    <w:p w14:paraId="60D0C25D" w14:textId="77777777" w:rsidR="00C1157F" w:rsidRPr="00B77DED" w:rsidRDefault="00C1157F" w:rsidP="00C1157F">
      <w:pPr>
        <w:spacing w:before="120" w:after="120"/>
        <w:jc w:val="both"/>
      </w:pPr>
      <w:r w:rsidRPr="00B77DED">
        <w:t xml:space="preserve">Alcance </w:t>
      </w:r>
      <w:r w:rsidRPr="00B77DED">
        <w:tab/>
      </w:r>
      <w:r w:rsidRPr="00B77DED">
        <w:tab/>
      </w:r>
      <w:r w:rsidRPr="00B77DED">
        <w:tab/>
      </w:r>
      <w:r w:rsidRPr="00B77DED">
        <w:tab/>
      </w:r>
      <w:r w:rsidRPr="00B77DED">
        <w:tab/>
      </w:r>
      <w:r w:rsidRPr="00B77DED">
        <w:tab/>
      </w:r>
      <w:r w:rsidRPr="00B77DED">
        <w:tab/>
      </w:r>
      <w:r w:rsidRPr="00B77DED">
        <w:tab/>
      </w:r>
      <w:r w:rsidRPr="00B77DED">
        <w:tab/>
      </w:r>
      <w:r w:rsidRPr="00B77DED">
        <w:tab/>
        <w:t xml:space="preserve">1 </w:t>
      </w:r>
    </w:p>
    <w:p w14:paraId="43BD468C" w14:textId="77777777" w:rsidR="00C1157F" w:rsidRPr="00B77DED" w:rsidRDefault="00C1157F" w:rsidP="00C1157F">
      <w:pPr>
        <w:spacing w:before="120" w:after="120"/>
        <w:jc w:val="both"/>
      </w:pPr>
      <w:r w:rsidRPr="00B77DED">
        <w:t xml:space="preserve">Natureza das informações comparativas </w:t>
      </w:r>
      <w:r w:rsidRPr="00B77DED">
        <w:tab/>
      </w:r>
      <w:r w:rsidRPr="00B77DED">
        <w:tab/>
      </w:r>
      <w:r w:rsidRPr="00B77DED">
        <w:tab/>
      </w:r>
      <w:r w:rsidRPr="00B77DED">
        <w:tab/>
      </w:r>
      <w:r w:rsidRPr="00B77DED">
        <w:tab/>
      </w:r>
      <w:r w:rsidRPr="00B77DED">
        <w:tab/>
        <w:t>2 –</w:t>
      </w:r>
      <w:r w:rsidRPr="00B77DED" w:rsidDel="00DE32F4">
        <w:t xml:space="preserve"> </w:t>
      </w:r>
      <w:r w:rsidRPr="00B77DED">
        <w:t>3</w:t>
      </w:r>
    </w:p>
    <w:p w14:paraId="4F483DC1" w14:textId="77777777" w:rsidR="00C1157F" w:rsidRPr="00B77DED" w:rsidRDefault="00C1157F" w:rsidP="00C1157F">
      <w:pPr>
        <w:spacing w:before="120" w:after="120"/>
        <w:jc w:val="both"/>
      </w:pPr>
      <w:r w:rsidRPr="00B77DED">
        <w:t>Data de vigência</w:t>
      </w:r>
      <w:r w:rsidRPr="00B77DED">
        <w:tab/>
      </w:r>
      <w:r w:rsidRPr="00B77DED">
        <w:tab/>
      </w:r>
      <w:r w:rsidRPr="00B77DED">
        <w:tab/>
      </w:r>
      <w:r w:rsidRPr="00B77DED">
        <w:tab/>
      </w:r>
      <w:r w:rsidRPr="00B77DED">
        <w:tab/>
      </w:r>
      <w:r w:rsidRPr="00B77DED">
        <w:tab/>
      </w:r>
      <w:r w:rsidRPr="00B77DED">
        <w:tab/>
      </w:r>
      <w:r w:rsidRPr="00B77DED">
        <w:tab/>
      </w:r>
      <w:r w:rsidRPr="00B77DED">
        <w:tab/>
        <w:t xml:space="preserve">4 </w:t>
      </w:r>
    </w:p>
    <w:p w14:paraId="2175E73D" w14:textId="77777777" w:rsidR="00C1157F" w:rsidRPr="00B77DED" w:rsidRDefault="00C1157F" w:rsidP="00C1157F">
      <w:pPr>
        <w:spacing w:before="120" w:after="120"/>
        <w:jc w:val="both"/>
      </w:pPr>
      <w:r w:rsidRPr="00B77DED">
        <w:rPr>
          <w:b/>
        </w:rPr>
        <w:t xml:space="preserve">OBJETIVO </w:t>
      </w:r>
      <w:r w:rsidRPr="00B77DED">
        <w:tab/>
      </w:r>
      <w:r w:rsidRPr="00B77DED">
        <w:tab/>
      </w:r>
      <w:r w:rsidRPr="00B77DED">
        <w:tab/>
      </w:r>
      <w:r w:rsidRPr="00B77DED">
        <w:tab/>
      </w:r>
      <w:r w:rsidRPr="00B77DED">
        <w:tab/>
      </w:r>
      <w:r w:rsidRPr="00B77DED">
        <w:tab/>
      </w:r>
      <w:r w:rsidRPr="00B77DED">
        <w:tab/>
      </w:r>
      <w:r>
        <w:tab/>
      </w:r>
      <w:r w:rsidRPr="00B77DED">
        <w:tab/>
      </w:r>
      <w:r w:rsidRPr="00B77DED">
        <w:tab/>
        <w:t xml:space="preserve">5 </w:t>
      </w:r>
    </w:p>
    <w:p w14:paraId="4334C5A2" w14:textId="77777777" w:rsidR="00C1157F" w:rsidRPr="00B77DED" w:rsidRDefault="00C1157F" w:rsidP="00C1157F">
      <w:pPr>
        <w:spacing w:before="120" w:after="120"/>
        <w:jc w:val="both"/>
      </w:pPr>
      <w:r w:rsidRPr="00B77DED">
        <w:rPr>
          <w:b/>
        </w:rPr>
        <w:t>DEFINIÇÕES</w:t>
      </w:r>
      <w:r w:rsidRPr="00B77DED">
        <w:t xml:space="preserve">  </w:t>
      </w:r>
      <w:r w:rsidRPr="00B77DED">
        <w:tab/>
      </w:r>
      <w:r w:rsidRPr="00B77DED">
        <w:tab/>
      </w:r>
      <w:r w:rsidRPr="00B77DED">
        <w:tab/>
      </w:r>
      <w:r w:rsidRPr="00B77DED">
        <w:tab/>
      </w:r>
      <w:r w:rsidRPr="00B77DED">
        <w:tab/>
      </w:r>
      <w:r w:rsidRPr="00B77DED">
        <w:tab/>
      </w:r>
      <w:r w:rsidRPr="00B77DED">
        <w:tab/>
      </w:r>
      <w:r w:rsidRPr="00B77DED">
        <w:tab/>
      </w:r>
      <w:r w:rsidRPr="00B77DED">
        <w:tab/>
        <w:t xml:space="preserve">6 </w:t>
      </w:r>
    </w:p>
    <w:p w14:paraId="5A8EB3B6" w14:textId="77777777" w:rsidR="00C1157F" w:rsidRPr="00B77DED" w:rsidRDefault="00C1157F" w:rsidP="00C1157F">
      <w:pPr>
        <w:spacing w:before="120" w:after="120"/>
        <w:jc w:val="both"/>
        <w:rPr>
          <w:b/>
        </w:rPr>
      </w:pPr>
      <w:r w:rsidRPr="00B77DED">
        <w:rPr>
          <w:b/>
        </w:rPr>
        <w:t xml:space="preserve">REQUISITOS  </w:t>
      </w:r>
    </w:p>
    <w:p w14:paraId="2F91417B" w14:textId="77777777" w:rsidR="00C1157F" w:rsidRPr="00B77DED" w:rsidRDefault="00C1157F" w:rsidP="00C1157F">
      <w:pPr>
        <w:spacing w:before="120" w:after="120"/>
        <w:jc w:val="both"/>
      </w:pPr>
      <w:r w:rsidRPr="00B77DED">
        <w:t xml:space="preserve">Procedimentos de auditoria </w:t>
      </w:r>
      <w:r w:rsidRPr="00B77DED">
        <w:tab/>
      </w:r>
      <w:r w:rsidRPr="00B77DED">
        <w:tab/>
      </w:r>
      <w:r w:rsidRPr="00B77DED">
        <w:tab/>
      </w:r>
      <w:r w:rsidRPr="00B77DED">
        <w:tab/>
      </w:r>
      <w:r w:rsidRPr="00B77DED">
        <w:tab/>
      </w:r>
      <w:r w:rsidRPr="00B77DED">
        <w:tab/>
      </w:r>
      <w:r w:rsidRPr="00B77DED">
        <w:tab/>
      </w:r>
      <w:r w:rsidRPr="00B77DED">
        <w:tab/>
        <w:t>7 –</w:t>
      </w:r>
      <w:r w:rsidRPr="00B77DED" w:rsidDel="00DE32F4">
        <w:t xml:space="preserve"> </w:t>
      </w:r>
      <w:r w:rsidRPr="00B77DED">
        <w:t xml:space="preserve">9 </w:t>
      </w:r>
    </w:p>
    <w:p w14:paraId="7289E8E4" w14:textId="77777777" w:rsidR="00C1157F" w:rsidRPr="00B77DED" w:rsidRDefault="00C1157F" w:rsidP="00C1157F">
      <w:pPr>
        <w:spacing w:before="120" w:after="120"/>
        <w:jc w:val="both"/>
      </w:pPr>
      <w:r w:rsidRPr="00B77DED">
        <w:t>Relatório de auditoria</w:t>
      </w:r>
      <w:r w:rsidRPr="00B77DED">
        <w:tab/>
      </w:r>
      <w:r w:rsidRPr="00B77DED">
        <w:tab/>
      </w:r>
      <w:r w:rsidRPr="00B77DED">
        <w:tab/>
      </w:r>
      <w:r w:rsidRPr="00B77DED">
        <w:tab/>
      </w:r>
      <w:r w:rsidRPr="00B77DED">
        <w:tab/>
      </w:r>
      <w:r w:rsidRPr="00B77DED">
        <w:tab/>
      </w:r>
      <w:r w:rsidRPr="00B77DED">
        <w:tab/>
      </w:r>
      <w:r w:rsidRPr="00B77DED">
        <w:tab/>
        <w:t xml:space="preserve">           10 –</w:t>
      </w:r>
      <w:r w:rsidRPr="00B77DED" w:rsidDel="00DE32F4">
        <w:t xml:space="preserve"> </w:t>
      </w:r>
      <w:r w:rsidRPr="00B77DED">
        <w:t xml:space="preserve">19 </w:t>
      </w:r>
    </w:p>
    <w:p w14:paraId="2FB87188" w14:textId="77777777" w:rsidR="00C1157F" w:rsidRPr="00B77DED" w:rsidRDefault="00C1157F" w:rsidP="00C1157F">
      <w:pPr>
        <w:spacing w:before="120" w:after="120"/>
        <w:jc w:val="both"/>
        <w:rPr>
          <w:b/>
        </w:rPr>
      </w:pPr>
      <w:r w:rsidRPr="00B77DED">
        <w:rPr>
          <w:b/>
        </w:rPr>
        <w:t xml:space="preserve">APLICAÇÃO E OUTROS MATERIAIS EXPLICATIVOS  </w:t>
      </w:r>
    </w:p>
    <w:p w14:paraId="51E84E3D" w14:textId="77777777" w:rsidR="00C1157F" w:rsidRPr="00B77DED" w:rsidRDefault="00C1157F" w:rsidP="00C1157F">
      <w:pPr>
        <w:spacing w:before="120" w:after="120"/>
        <w:jc w:val="both"/>
      </w:pPr>
      <w:r w:rsidRPr="00B77DED">
        <w:t>Procedimentos de auditoria</w:t>
      </w:r>
      <w:r w:rsidRPr="00B77DED">
        <w:tab/>
      </w:r>
      <w:r w:rsidRPr="00B77DED">
        <w:tab/>
      </w:r>
      <w:r w:rsidRPr="00B77DED">
        <w:tab/>
      </w:r>
      <w:r w:rsidRPr="00B77DED">
        <w:tab/>
      </w:r>
      <w:r w:rsidRPr="00B77DED">
        <w:tab/>
      </w:r>
      <w:r w:rsidRPr="00B77DED">
        <w:tab/>
      </w:r>
      <w:r w:rsidRPr="00B77DED">
        <w:tab/>
      </w:r>
      <w:r w:rsidRPr="00B77DED">
        <w:tab/>
        <w:t xml:space="preserve">A1 </w:t>
      </w:r>
    </w:p>
    <w:p w14:paraId="580E6036" w14:textId="77777777" w:rsidR="00C1157F" w:rsidRPr="00B77DED" w:rsidRDefault="00C1157F" w:rsidP="00C1157F">
      <w:pPr>
        <w:spacing w:before="120" w:after="120"/>
        <w:jc w:val="both"/>
      </w:pPr>
      <w:r w:rsidRPr="00B77DED">
        <w:t xml:space="preserve">Relatório de auditoria </w:t>
      </w:r>
      <w:r w:rsidRPr="00B77DED">
        <w:tab/>
      </w:r>
      <w:r w:rsidRPr="00B77DED">
        <w:tab/>
      </w:r>
      <w:r w:rsidRPr="00B77DED">
        <w:tab/>
      </w:r>
      <w:r w:rsidRPr="00B77DED">
        <w:tab/>
      </w:r>
      <w:r w:rsidRPr="00B77DED">
        <w:tab/>
      </w:r>
      <w:r w:rsidRPr="00B77DED">
        <w:tab/>
      </w:r>
      <w:r w:rsidRPr="00B77DED">
        <w:tab/>
      </w:r>
      <w:r w:rsidRPr="00B77DED">
        <w:tab/>
        <w:t>A2 –</w:t>
      </w:r>
      <w:r w:rsidRPr="00B77DED" w:rsidDel="00DE32F4">
        <w:t xml:space="preserve"> </w:t>
      </w:r>
      <w:r w:rsidRPr="00B77DED">
        <w:t xml:space="preserve">A11 </w:t>
      </w:r>
    </w:p>
    <w:p w14:paraId="3A8DE098" w14:textId="77777777" w:rsidR="00C1157F" w:rsidRPr="00B77DED" w:rsidRDefault="00C1157F" w:rsidP="00C1157F">
      <w:pPr>
        <w:spacing w:before="120" w:after="120"/>
        <w:jc w:val="both"/>
      </w:pPr>
    </w:p>
    <w:p w14:paraId="6FEDED0D" w14:textId="77777777" w:rsidR="00C1157F" w:rsidRPr="00B77DED" w:rsidRDefault="00C1157F" w:rsidP="00C1157F">
      <w:pPr>
        <w:spacing w:before="120" w:after="120"/>
        <w:jc w:val="both"/>
      </w:pPr>
      <w:r w:rsidRPr="00B77DED">
        <w:rPr>
          <w:b/>
        </w:rPr>
        <w:t>Apêndice</w:t>
      </w:r>
      <w:r w:rsidRPr="00B77DED">
        <w:t xml:space="preserve">: Exemplos de relatórios dos auditores independentes </w:t>
      </w:r>
    </w:p>
    <w:p w14:paraId="15ABF0A7" w14:textId="77777777" w:rsidR="00C1157F" w:rsidRDefault="00C1157F" w:rsidP="00C1157F">
      <w:pPr>
        <w:jc w:val="both"/>
      </w:pPr>
    </w:p>
    <w:p w14:paraId="003C03EC" w14:textId="77777777" w:rsidR="00C1157F" w:rsidRDefault="00C1157F" w:rsidP="00C1157F">
      <w:pPr>
        <w:jc w:val="both"/>
      </w:pPr>
      <w:r>
        <w:t xml:space="preserve">Esta Norma deve ser lida juntamente com a NBC TA 200 </w:t>
      </w:r>
      <w:r>
        <w:rPr>
          <w:rFonts w:cs="Arial"/>
        </w:rPr>
        <w:t>– Objetivos Gerais do Auditor Independente e a Condução da Auditoria em Conformidade com Normas de Auditoria</w:t>
      </w:r>
      <w:r>
        <w:t xml:space="preserve">. </w:t>
      </w:r>
    </w:p>
    <w:p w14:paraId="196F32A1" w14:textId="77777777" w:rsidR="00C1157F" w:rsidRPr="00C56D66" w:rsidRDefault="00C1157F" w:rsidP="00C1157F">
      <w:pPr>
        <w:jc w:val="both"/>
        <w:rPr>
          <w:sz w:val="28"/>
          <w:szCs w:val="28"/>
        </w:rPr>
      </w:pPr>
      <w:r>
        <w:rPr>
          <w:b/>
        </w:rPr>
        <w:br w:type="page"/>
      </w:r>
      <w:r w:rsidRPr="00C56D66">
        <w:rPr>
          <w:b/>
          <w:sz w:val="28"/>
          <w:szCs w:val="28"/>
        </w:rPr>
        <w:t>Introdução</w:t>
      </w:r>
      <w:r w:rsidRPr="00C56D66">
        <w:rPr>
          <w:sz w:val="28"/>
          <w:szCs w:val="28"/>
        </w:rPr>
        <w:t xml:space="preserve"> </w:t>
      </w:r>
    </w:p>
    <w:p w14:paraId="59F5FF50" w14:textId="77777777" w:rsidR="00C1157F" w:rsidRDefault="00C1157F" w:rsidP="00C1157F">
      <w:pPr>
        <w:jc w:val="both"/>
      </w:pPr>
    </w:p>
    <w:p w14:paraId="4D508A71" w14:textId="77777777" w:rsidR="00C1157F" w:rsidRPr="008A0916" w:rsidRDefault="00C1157F" w:rsidP="00C1157F">
      <w:pPr>
        <w:jc w:val="both"/>
        <w:rPr>
          <w:b/>
        </w:rPr>
      </w:pPr>
      <w:r w:rsidRPr="008A0916">
        <w:rPr>
          <w:b/>
        </w:rPr>
        <w:t xml:space="preserve">Alcance </w:t>
      </w:r>
    </w:p>
    <w:p w14:paraId="25DBF010" w14:textId="77777777" w:rsidR="00C1157F" w:rsidRDefault="00C1157F" w:rsidP="00C1157F">
      <w:pPr>
        <w:jc w:val="both"/>
      </w:pPr>
    </w:p>
    <w:p w14:paraId="01955595" w14:textId="77777777" w:rsidR="00C1157F" w:rsidRDefault="00C1157F" w:rsidP="00C1157F">
      <w:pPr>
        <w:ind w:left="567" w:hanging="567"/>
        <w:jc w:val="both"/>
      </w:pPr>
      <w:r>
        <w:t xml:space="preserve">1. </w:t>
      </w:r>
      <w:r>
        <w:tab/>
        <w:t xml:space="preserve">Esta Norma trata da responsabilidade </w:t>
      </w:r>
      <w:r w:rsidRPr="00D633F8">
        <w:t xml:space="preserve">do auditor independente relacionadas </w:t>
      </w:r>
      <w:r>
        <w:t>às</w:t>
      </w:r>
      <w:r w:rsidRPr="00D633F8">
        <w:t xml:space="preserve"> informações comparativas </w:t>
      </w:r>
      <w:r>
        <w:t>na</w:t>
      </w:r>
      <w:r w:rsidRPr="00D633F8">
        <w:t xml:space="preserve"> auditoria de demonstrações contábeis. Quando as demonstrações contábeis do período anterior foram</w:t>
      </w:r>
      <w:r>
        <w:t xml:space="preserve"> ou não</w:t>
      </w:r>
      <w:r w:rsidRPr="00D633F8">
        <w:t xml:space="preserve"> </w:t>
      </w:r>
      <w:r>
        <w:t xml:space="preserve">auditadas por auditor independente antecessor, os requisitos e a orientação da NBC TA 510 referentes a saldos iniciais também se aplicam. </w:t>
      </w:r>
    </w:p>
    <w:p w14:paraId="5900D858" w14:textId="77777777" w:rsidR="00C1157F" w:rsidRDefault="00C1157F" w:rsidP="00C1157F">
      <w:pPr>
        <w:jc w:val="both"/>
        <w:rPr>
          <w:iCs/>
        </w:rPr>
      </w:pPr>
    </w:p>
    <w:p w14:paraId="1078900C" w14:textId="77777777" w:rsidR="00C1157F" w:rsidRPr="008A0916" w:rsidRDefault="00C1157F" w:rsidP="00C1157F">
      <w:pPr>
        <w:jc w:val="both"/>
        <w:rPr>
          <w:b/>
        </w:rPr>
      </w:pPr>
      <w:r w:rsidRPr="008A0916">
        <w:rPr>
          <w:b/>
          <w:iCs/>
        </w:rPr>
        <w:t xml:space="preserve">Natureza das informações comparativas </w:t>
      </w:r>
    </w:p>
    <w:p w14:paraId="7C3AE6C3" w14:textId="77777777" w:rsidR="00C1157F" w:rsidRDefault="00C1157F" w:rsidP="00C1157F">
      <w:pPr>
        <w:jc w:val="both"/>
      </w:pPr>
    </w:p>
    <w:p w14:paraId="7AB3AED6" w14:textId="77777777" w:rsidR="00C1157F" w:rsidRDefault="00C1157F" w:rsidP="00C1157F">
      <w:pPr>
        <w:ind w:left="567" w:hanging="567"/>
        <w:jc w:val="both"/>
      </w:pPr>
      <w:r w:rsidRPr="00D633F8">
        <w:t xml:space="preserve">2. </w:t>
      </w:r>
      <w:r>
        <w:tab/>
      </w:r>
      <w:r w:rsidRPr="00D633F8">
        <w:t>A natureza das informações comparativas que são apresentadas nas demonstrações contábeis da entidade depende dos requisitos da estrutura de relatório financeiro aplicável. Existem duas abordagens diferentes para a responsabilidade do auditor em relação a relatório referente a essas informações comparativas: valores correspondentes e demonstrações contábeis comparativas. A abordagem a ser adotada é freq</w:t>
      </w:r>
      <w:r>
        <w:t>u</w:t>
      </w:r>
      <w:r w:rsidRPr="00D633F8">
        <w:t>entemente especificada por lei ou regulament</w:t>
      </w:r>
      <w:r>
        <w:t>açã</w:t>
      </w:r>
      <w:r w:rsidRPr="00D633F8">
        <w:t>o, mas também pode ser especificada nos termos do trabalho.</w:t>
      </w:r>
      <w:r w:rsidRPr="002B4D31">
        <w:t xml:space="preserve"> No Brasil,</w:t>
      </w:r>
      <w:r>
        <w:t xml:space="preserve"> o item 42 da</w:t>
      </w:r>
      <w:r w:rsidRPr="002B4D31">
        <w:t xml:space="preserve"> Estrutura Conceitual para Elaboração e Apresentação de Demonstrações Contábeis </w:t>
      </w:r>
      <w:r>
        <w:t>para fins gerais já destaca a importância de que as informações contábeis do ano corrente apresentem as correspondentes informações de períodos anteriores, de forma consistente com</w:t>
      </w:r>
      <w:r w:rsidRPr="002B4D31">
        <w:t xml:space="preserve"> a Lei das Sociedades Anônimas</w:t>
      </w:r>
      <w:r>
        <w:t>,</w:t>
      </w:r>
      <w:r w:rsidRPr="002B4D31">
        <w:t xml:space="preserve"> </w:t>
      </w:r>
      <w:r>
        <w:t xml:space="preserve">que requer a </w:t>
      </w:r>
      <w:r w:rsidRPr="002B4D31">
        <w:t>apresentação dos valores correspondentes do exercício anterior</w:t>
      </w:r>
      <w:r>
        <w:t>. Adicionalmente, o item 38 da NBC TG 26 – Apresentação das Demonstrações Contábeis requer que valores e informações narrativas e descritivas correspondentes ao ano anterior sejam apresentadas quando forem relevantes para a compreensão das demonstrações contábeis do período corrente. D</w:t>
      </w:r>
      <w:r w:rsidRPr="002B4D31">
        <w:t>esta</w:t>
      </w:r>
      <w:r>
        <w:t xml:space="preserve"> forma,</w:t>
      </w:r>
      <w:r w:rsidRPr="002B4D31">
        <w:t xml:space="preserve"> </w:t>
      </w:r>
      <w:r>
        <w:t>as normas de auditoria</w:t>
      </w:r>
      <w:r w:rsidRPr="002B4D31">
        <w:t xml:space="preserve"> que tratam da emissão de relatório</w:t>
      </w:r>
      <w:r>
        <w:t>s</w:t>
      </w:r>
      <w:r w:rsidRPr="002B4D31">
        <w:t xml:space="preserve"> adotam</w:t>
      </w:r>
      <w:r>
        <w:t xml:space="preserve"> a abordagem de valores correspondentes, ou seja, expressando opinião</w:t>
      </w:r>
      <w:r w:rsidRPr="002B4D31">
        <w:t xml:space="preserve"> somente</w:t>
      </w:r>
      <w:r>
        <w:t xml:space="preserve"> sobre</w:t>
      </w:r>
      <w:r w:rsidRPr="002B4D31">
        <w:t xml:space="preserve"> o ano corrente</w:t>
      </w:r>
      <w:r>
        <w:t>, de forma consistente com o enfoque já adotado internacionalmente para demonstrações contábeis elaboradas de acordo com as normas internacionais de relatórios financeiros (IFRS)</w:t>
      </w:r>
      <w:r w:rsidRPr="002B4D31">
        <w:t>.</w:t>
      </w:r>
    </w:p>
    <w:p w14:paraId="5A474C70" w14:textId="77777777" w:rsidR="00C1157F" w:rsidRPr="00D633F8" w:rsidRDefault="00C1157F" w:rsidP="00C1157F">
      <w:pPr>
        <w:ind w:left="567" w:hanging="567"/>
        <w:jc w:val="both"/>
      </w:pPr>
    </w:p>
    <w:p w14:paraId="7C4C58E6" w14:textId="77777777" w:rsidR="00C1157F" w:rsidRPr="00D633F8" w:rsidRDefault="00C1157F" w:rsidP="00C1157F">
      <w:pPr>
        <w:ind w:left="567" w:hanging="567"/>
        <w:jc w:val="both"/>
      </w:pPr>
      <w:r w:rsidRPr="00D633F8">
        <w:t xml:space="preserve">3. </w:t>
      </w:r>
      <w:r>
        <w:tab/>
      </w:r>
      <w:r w:rsidRPr="00D633F8">
        <w:t xml:space="preserve">As diferenças básicas dos </w:t>
      </w:r>
      <w:r>
        <w:t xml:space="preserve">relatórios </w:t>
      </w:r>
      <w:r w:rsidRPr="00D633F8">
        <w:t xml:space="preserve">de auditoria entre as abordagens são: </w:t>
      </w:r>
    </w:p>
    <w:p w14:paraId="17FB6532" w14:textId="77777777" w:rsidR="00C1157F" w:rsidRDefault="00C1157F" w:rsidP="00C1157F">
      <w:pPr>
        <w:ind w:left="1276" w:hanging="425"/>
        <w:jc w:val="both"/>
      </w:pPr>
      <w:r>
        <w:t xml:space="preserve">(a) </w:t>
      </w:r>
      <w:r>
        <w:tab/>
        <w:t xml:space="preserve">para valores correspondentes, a opinião do auditor sobre as demonstrações contábeis refere-se somente ao período corrente; </w:t>
      </w:r>
    </w:p>
    <w:p w14:paraId="2265E989" w14:textId="77777777" w:rsidR="00C1157F" w:rsidRDefault="00C1157F" w:rsidP="00C1157F">
      <w:pPr>
        <w:ind w:left="1276" w:hanging="425"/>
        <w:jc w:val="both"/>
      </w:pPr>
      <w:r>
        <w:t xml:space="preserve">(b) </w:t>
      </w:r>
      <w:r>
        <w:tab/>
        <w:t xml:space="preserve">para demonstrações contábeis comparativas, a opinião do auditor refere-se a cada período para o qual as demonstrações contábeis são apresentadas. </w:t>
      </w:r>
    </w:p>
    <w:p w14:paraId="3ABCF35A" w14:textId="77777777" w:rsidR="00C1157F" w:rsidRDefault="00C1157F" w:rsidP="00C1157F">
      <w:pPr>
        <w:ind w:left="567"/>
        <w:jc w:val="both"/>
      </w:pPr>
    </w:p>
    <w:p w14:paraId="7DD0A194" w14:textId="77777777" w:rsidR="00C1157F" w:rsidRDefault="00C1157F" w:rsidP="00C1157F">
      <w:pPr>
        <w:ind w:left="567"/>
        <w:jc w:val="both"/>
      </w:pPr>
      <w:r>
        <w:t xml:space="preserve">Esta Norma trata separadamente das exigências de apresentação de relatórios de auditoria para cada abordagem. </w:t>
      </w:r>
    </w:p>
    <w:p w14:paraId="47D39B75" w14:textId="77777777" w:rsidR="00C1157F" w:rsidRDefault="00C1157F" w:rsidP="00C1157F">
      <w:pPr>
        <w:ind w:left="567" w:hanging="567"/>
        <w:jc w:val="both"/>
      </w:pPr>
    </w:p>
    <w:p w14:paraId="1BFFB88A" w14:textId="77777777" w:rsidR="00C1157F" w:rsidRPr="008A0916" w:rsidRDefault="00C1157F" w:rsidP="00C1157F">
      <w:pPr>
        <w:ind w:left="567" w:hanging="567"/>
        <w:jc w:val="both"/>
        <w:rPr>
          <w:b/>
        </w:rPr>
      </w:pPr>
      <w:r w:rsidRPr="008A0916">
        <w:rPr>
          <w:b/>
        </w:rPr>
        <w:t xml:space="preserve">Data de vigência </w:t>
      </w:r>
    </w:p>
    <w:p w14:paraId="3C57423A" w14:textId="77777777" w:rsidR="00C1157F" w:rsidRDefault="00C1157F" w:rsidP="00C1157F">
      <w:pPr>
        <w:ind w:left="567" w:hanging="567"/>
        <w:jc w:val="both"/>
      </w:pPr>
    </w:p>
    <w:p w14:paraId="7A947878" w14:textId="77777777" w:rsidR="00C1157F" w:rsidRDefault="00C1157F" w:rsidP="00C1157F">
      <w:pPr>
        <w:ind w:left="567" w:hanging="567"/>
        <w:jc w:val="both"/>
      </w:pPr>
      <w:r>
        <w:t xml:space="preserve">4. </w:t>
      </w:r>
      <w:r>
        <w:tab/>
        <w:t xml:space="preserve">Esta Norma é aplicável a auditorias de demonstrações contábeis para períodos iniciados a partir de 1º. de janeiro de 2010. </w:t>
      </w:r>
    </w:p>
    <w:p w14:paraId="2CDE85C9" w14:textId="77777777" w:rsidR="00C1157F" w:rsidRDefault="00C1157F" w:rsidP="00C1157F">
      <w:pPr>
        <w:ind w:left="567" w:hanging="567"/>
        <w:jc w:val="both"/>
        <w:rPr>
          <w:b/>
          <w:sz w:val="28"/>
          <w:szCs w:val="28"/>
        </w:rPr>
      </w:pPr>
    </w:p>
    <w:p w14:paraId="6FBF42F6" w14:textId="77777777" w:rsidR="00C1157F" w:rsidRPr="00C56D66" w:rsidRDefault="00C1157F" w:rsidP="00C1157F">
      <w:pPr>
        <w:ind w:left="567" w:hanging="567"/>
        <w:jc w:val="both"/>
        <w:rPr>
          <w:b/>
          <w:sz w:val="28"/>
          <w:szCs w:val="28"/>
        </w:rPr>
      </w:pPr>
      <w:r w:rsidRPr="00C56D66">
        <w:rPr>
          <w:b/>
          <w:sz w:val="28"/>
          <w:szCs w:val="28"/>
        </w:rPr>
        <w:t xml:space="preserve">Objetivo </w:t>
      </w:r>
    </w:p>
    <w:p w14:paraId="1778DA7F" w14:textId="77777777" w:rsidR="00C1157F" w:rsidRDefault="00C1157F" w:rsidP="00C1157F">
      <w:pPr>
        <w:ind w:left="567" w:hanging="567"/>
        <w:jc w:val="both"/>
      </w:pPr>
    </w:p>
    <w:p w14:paraId="1262E8D2" w14:textId="77777777" w:rsidR="00C1157F" w:rsidRDefault="00C1157F" w:rsidP="00C1157F">
      <w:pPr>
        <w:ind w:left="567" w:hanging="567"/>
        <w:jc w:val="both"/>
      </w:pPr>
      <w:r>
        <w:t xml:space="preserve">5. </w:t>
      </w:r>
      <w:r>
        <w:tab/>
        <w:t xml:space="preserve">Os objetivos do auditor são: </w:t>
      </w:r>
    </w:p>
    <w:p w14:paraId="778A79FB" w14:textId="77777777" w:rsidR="00C1157F" w:rsidRDefault="00C1157F" w:rsidP="00C1157F">
      <w:pPr>
        <w:ind w:left="1276" w:hanging="425"/>
        <w:jc w:val="both"/>
      </w:pPr>
      <w:r>
        <w:t xml:space="preserve">(a) </w:t>
      </w:r>
      <w:r>
        <w:tab/>
        <w:t xml:space="preserve">obter evidência de auditoria apropriada e suficiente sobre se as informações comparativas incluídas nas demonstrações contábeis foram apresentadas, em todos os aspectos relevantes, de acordo com os requisitos para informações comparativas na estrutura de relatório financeiro aplicável; e </w:t>
      </w:r>
    </w:p>
    <w:p w14:paraId="16768D25" w14:textId="77777777" w:rsidR="00C1157F" w:rsidRDefault="00C1157F" w:rsidP="00C1157F">
      <w:pPr>
        <w:ind w:left="1276" w:hanging="425"/>
        <w:jc w:val="both"/>
      </w:pPr>
      <w:r>
        <w:t xml:space="preserve">(b) </w:t>
      </w:r>
      <w:r>
        <w:tab/>
        <w:t xml:space="preserve">emitir relatório de acordo com as responsabilidades do auditor relacionadas com essa emissão. </w:t>
      </w:r>
    </w:p>
    <w:p w14:paraId="5D117AC3" w14:textId="77777777" w:rsidR="00C1157F" w:rsidRPr="001107F0" w:rsidRDefault="00C1157F" w:rsidP="00C1157F">
      <w:pPr>
        <w:ind w:left="567" w:hanging="567"/>
        <w:jc w:val="both"/>
        <w:rPr>
          <w:b/>
        </w:rPr>
      </w:pPr>
    </w:p>
    <w:p w14:paraId="029F7F22" w14:textId="77777777" w:rsidR="00C1157F" w:rsidRPr="00C56D66" w:rsidRDefault="00C1157F" w:rsidP="00C1157F">
      <w:pPr>
        <w:ind w:left="567" w:hanging="567"/>
        <w:jc w:val="both"/>
        <w:rPr>
          <w:sz w:val="28"/>
          <w:szCs w:val="28"/>
        </w:rPr>
      </w:pPr>
      <w:r w:rsidRPr="00C56D66">
        <w:rPr>
          <w:b/>
          <w:sz w:val="28"/>
          <w:szCs w:val="28"/>
        </w:rPr>
        <w:t>Definições</w:t>
      </w:r>
      <w:r w:rsidRPr="00C56D66">
        <w:rPr>
          <w:sz w:val="28"/>
          <w:szCs w:val="28"/>
        </w:rPr>
        <w:t xml:space="preserve"> </w:t>
      </w:r>
    </w:p>
    <w:p w14:paraId="3BDCEB3B" w14:textId="77777777" w:rsidR="00C1157F" w:rsidRPr="00C56D66" w:rsidRDefault="00C1157F" w:rsidP="00C1157F">
      <w:pPr>
        <w:ind w:left="567" w:hanging="567"/>
        <w:jc w:val="both"/>
        <w:rPr>
          <w:sz w:val="28"/>
          <w:szCs w:val="28"/>
        </w:rPr>
      </w:pPr>
    </w:p>
    <w:p w14:paraId="253912E6" w14:textId="77777777" w:rsidR="00C1157F" w:rsidRDefault="00C1157F" w:rsidP="00C1157F">
      <w:pPr>
        <w:ind w:left="567" w:hanging="567"/>
        <w:jc w:val="both"/>
      </w:pPr>
      <w:r>
        <w:t xml:space="preserve">6. </w:t>
      </w:r>
      <w:r>
        <w:tab/>
        <w:t xml:space="preserve">Para fins das normas de auditoria, os termos a seguir possuem os seguintes significados: </w:t>
      </w:r>
    </w:p>
    <w:p w14:paraId="1996D195" w14:textId="77777777" w:rsidR="00C1157F" w:rsidRDefault="00C1157F" w:rsidP="00C1157F">
      <w:pPr>
        <w:ind w:left="567"/>
        <w:jc w:val="both"/>
        <w:rPr>
          <w:i/>
        </w:rPr>
      </w:pPr>
    </w:p>
    <w:p w14:paraId="49F2F44E" w14:textId="77777777" w:rsidR="00C1157F" w:rsidRDefault="00C1157F" w:rsidP="00C1157F">
      <w:pPr>
        <w:ind w:left="567"/>
        <w:jc w:val="both"/>
      </w:pPr>
      <w:r w:rsidRPr="002B0A60">
        <w:rPr>
          <w:i/>
        </w:rPr>
        <w:t>Informações comparativas</w:t>
      </w:r>
      <w:r>
        <w:t xml:space="preserve"> compreendem os valores e as divulgações incluídas nas demonstrações contábeis referentes a um ou mais períodos anteriores de acordo com a estrutura de relatório financeiro aplicável. </w:t>
      </w:r>
    </w:p>
    <w:p w14:paraId="08933080" w14:textId="77777777" w:rsidR="00C1157F" w:rsidRDefault="00C1157F" w:rsidP="00C1157F">
      <w:pPr>
        <w:ind w:left="567"/>
        <w:jc w:val="both"/>
        <w:rPr>
          <w:i/>
        </w:rPr>
      </w:pPr>
    </w:p>
    <w:p w14:paraId="11B86203" w14:textId="77777777" w:rsidR="00C1157F" w:rsidRDefault="00C1157F" w:rsidP="00C1157F">
      <w:pPr>
        <w:ind w:left="567"/>
        <w:jc w:val="both"/>
      </w:pPr>
      <w:r w:rsidRPr="002B0A60">
        <w:rPr>
          <w:i/>
        </w:rPr>
        <w:t>Valores correspondentes</w:t>
      </w:r>
      <w:r>
        <w:t xml:space="preserve"> são informações comparativas onde os valores e outras divulgações do período anterior são parte integrante das demonstrações contábeis do período corrente e devem ser lidas somente em relação aos valores e outras divulgações relacionados ao período corrente (denominados “valores do período corrente”). O nível de detalhes dos valores e das divulgações correspondentes apresentados é determinado principalmente por sua relevância em relação aos valores do período corrente. </w:t>
      </w:r>
    </w:p>
    <w:p w14:paraId="6994D9D0" w14:textId="77777777" w:rsidR="00C1157F" w:rsidRDefault="00C1157F" w:rsidP="00C1157F">
      <w:pPr>
        <w:ind w:left="567"/>
        <w:jc w:val="both"/>
        <w:rPr>
          <w:i/>
        </w:rPr>
      </w:pPr>
    </w:p>
    <w:p w14:paraId="0E7500C5" w14:textId="77777777" w:rsidR="00C1157F" w:rsidRDefault="00C1157F" w:rsidP="00C1157F">
      <w:pPr>
        <w:ind w:left="567"/>
        <w:jc w:val="both"/>
      </w:pPr>
      <w:r w:rsidRPr="002B0A60">
        <w:rPr>
          <w:i/>
        </w:rPr>
        <w:t>Demonstrações contábeis comparativas</w:t>
      </w:r>
      <w:r>
        <w:t xml:space="preserve"> são informações comparativas onde os valores e outras divulgações do período anterior estão incluídos para fins de comparação com as demonstrações contábeis do período corrente, </w:t>
      </w:r>
      <w:r w:rsidRPr="00B75A92">
        <w:t>mas, se auditadas, são mencionadas na opinião do auditor.</w:t>
      </w:r>
      <w:r>
        <w:t xml:space="preserve"> O nível de informações incluídas nessas demonstrações contábeis comparativas é comparável com o das demonstrações contábeis do período corrente.  </w:t>
      </w:r>
    </w:p>
    <w:p w14:paraId="39AB30E0" w14:textId="77777777" w:rsidR="00C1157F" w:rsidRDefault="00C1157F" w:rsidP="00C1157F">
      <w:pPr>
        <w:ind w:left="567"/>
        <w:jc w:val="both"/>
      </w:pPr>
    </w:p>
    <w:p w14:paraId="777EDAC3" w14:textId="77777777" w:rsidR="00C1157F" w:rsidRDefault="00C1157F" w:rsidP="00C1157F">
      <w:pPr>
        <w:ind w:left="567"/>
        <w:jc w:val="both"/>
      </w:pPr>
      <w:r>
        <w:t xml:space="preserve">Para fins desta norma de auditoria, as referências a “período anterior” devem ser lidas como “períodos anteriores” quando as informações comparativas incluem valores e divulgações para mais de um período. </w:t>
      </w:r>
    </w:p>
    <w:p w14:paraId="589B5F6D" w14:textId="77777777" w:rsidR="00C1157F" w:rsidRDefault="00C1157F" w:rsidP="00C1157F">
      <w:pPr>
        <w:ind w:left="567" w:hanging="567"/>
        <w:jc w:val="both"/>
        <w:rPr>
          <w:b/>
          <w:sz w:val="28"/>
          <w:szCs w:val="28"/>
        </w:rPr>
      </w:pPr>
    </w:p>
    <w:p w14:paraId="5BA8CAB6" w14:textId="77777777" w:rsidR="00C1157F" w:rsidRPr="00C56D66" w:rsidRDefault="00C1157F" w:rsidP="00C1157F">
      <w:pPr>
        <w:ind w:left="567" w:hanging="567"/>
        <w:jc w:val="both"/>
        <w:rPr>
          <w:sz w:val="28"/>
          <w:szCs w:val="28"/>
        </w:rPr>
      </w:pPr>
      <w:r w:rsidRPr="00C56D66">
        <w:rPr>
          <w:b/>
          <w:sz w:val="28"/>
          <w:szCs w:val="28"/>
        </w:rPr>
        <w:t>Requisitos</w:t>
      </w:r>
      <w:r w:rsidRPr="00C56D66">
        <w:rPr>
          <w:sz w:val="28"/>
          <w:szCs w:val="28"/>
        </w:rPr>
        <w:t xml:space="preserve"> </w:t>
      </w:r>
    </w:p>
    <w:p w14:paraId="75759A74" w14:textId="77777777" w:rsidR="00C1157F" w:rsidRDefault="00C1157F" w:rsidP="00C1157F">
      <w:pPr>
        <w:ind w:left="567" w:hanging="567"/>
        <w:jc w:val="both"/>
      </w:pPr>
    </w:p>
    <w:p w14:paraId="3BB35B63" w14:textId="77777777" w:rsidR="00C1157F" w:rsidRPr="008A0916" w:rsidRDefault="00C1157F" w:rsidP="00C1157F">
      <w:pPr>
        <w:ind w:left="567" w:hanging="567"/>
        <w:jc w:val="both"/>
        <w:rPr>
          <w:b/>
        </w:rPr>
      </w:pPr>
      <w:r w:rsidRPr="008A0916">
        <w:rPr>
          <w:b/>
        </w:rPr>
        <w:t xml:space="preserve">Procedimentos de auditoria </w:t>
      </w:r>
    </w:p>
    <w:p w14:paraId="6AC5B98E" w14:textId="77777777" w:rsidR="00C1157F" w:rsidRDefault="00C1157F" w:rsidP="00C1157F">
      <w:pPr>
        <w:ind w:left="567" w:hanging="567"/>
        <w:jc w:val="both"/>
      </w:pPr>
    </w:p>
    <w:p w14:paraId="3E6C7F90" w14:textId="77777777" w:rsidR="00C1157F" w:rsidRDefault="00C1157F" w:rsidP="00C1157F">
      <w:pPr>
        <w:ind w:left="567" w:hanging="567"/>
        <w:jc w:val="both"/>
      </w:pPr>
      <w:r>
        <w:t xml:space="preserve">7. </w:t>
      </w:r>
      <w:r>
        <w:tab/>
        <w:t xml:space="preserve">O auditor deve determinar se as demonstrações contábeis incluem as informações comparativas requeridas pela estrutura de relatório financeiro aplicável e se essas informações estão classificadas adequadamente e, para tanto, o auditor deve avaliar se: </w:t>
      </w:r>
    </w:p>
    <w:p w14:paraId="63667E45" w14:textId="77777777" w:rsidR="00C1157F" w:rsidRDefault="00C1157F" w:rsidP="00C1157F">
      <w:pPr>
        <w:ind w:left="1276" w:hanging="425"/>
        <w:jc w:val="both"/>
      </w:pPr>
      <w:r>
        <w:t xml:space="preserve">(a) </w:t>
      </w:r>
      <w:r>
        <w:tab/>
        <w:t xml:space="preserve">as informações comparativas compreendem os valores e outras divulgações apresentados no período anterior ou, quando apropriado, se foram retificadas; e </w:t>
      </w:r>
    </w:p>
    <w:p w14:paraId="6E06F76D" w14:textId="77777777" w:rsidR="00C1157F" w:rsidRDefault="00C1157F" w:rsidP="00C1157F">
      <w:pPr>
        <w:ind w:left="1276" w:hanging="425"/>
        <w:jc w:val="both"/>
      </w:pPr>
      <w:r>
        <w:t xml:space="preserve">(b) </w:t>
      </w:r>
      <w:r>
        <w:tab/>
        <w:t xml:space="preserve">as políticas contábeis refletidas nas informações comparativas são consistentes com as aplicadas no período corrente ou, se houve mudanças nas políticas contábeis, se essas mudanças foram registradas de maneira apropriada e adequadamente apresentadas e divulgadas. </w:t>
      </w:r>
    </w:p>
    <w:p w14:paraId="1C4F130D" w14:textId="77777777" w:rsidR="00C1157F" w:rsidRDefault="00C1157F" w:rsidP="00C1157F">
      <w:pPr>
        <w:ind w:left="567" w:hanging="567"/>
        <w:jc w:val="both"/>
      </w:pPr>
    </w:p>
    <w:p w14:paraId="209A9658" w14:textId="77777777" w:rsidR="00C1157F" w:rsidRDefault="00C1157F" w:rsidP="00C1157F">
      <w:pPr>
        <w:ind w:left="567" w:hanging="567"/>
        <w:jc w:val="both"/>
      </w:pPr>
      <w:r>
        <w:t xml:space="preserve">8. </w:t>
      </w:r>
      <w:r>
        <w:tab/>
        <w:t xml:space="preserve">Se o auditor toma conhecimento de uma possível distorção relevante nas informações comparativas durante a execução da auditoria do período corrente, o auditor deve executar os procedimentos adicionais de auditoria necessários nas circunstâncias para obter evidência de auditoria apropriada e suficiente para determinar se existe distorção relevante. Se o auditor examinou as demonstrações contábeis do período anterior, ele deve cumprir também os requisitos relevantes da NBC TA 560 – Eventos Subsequentes, itens 14 a 17. Se as demonstrações contábeis do período anterior forem alteradas, o auditor deve determinar que as informações do período anterior apresentadas para fins de comparação correspondem às demonstrações contábeis alteradas. </w:t>
      </w:r>
    </w:p>
    <w:p w14:paraId="65865F6B" w14:textId="77777777" w:rsidR="00C1157F" w:rsidRDefault="00C1157F" w:rsidP="00C1157F">
      <w:pPr>
        <w:ind w:left="567" w:hanging="567"/>
        <w:jc w:val="both"/>
      </w:pPr>
    </w:p>
    <w:p w14:paraId="6F078793" w14:textId="77777777" w:rsidR="00C1157F" w:rsidRPr="001641C3" w:rsidRDefault="00C1157F" w:rsidP="00C1157F">
      <w:pPr>
        <w:ind w:left="567" w:hanging="567"/>
        <w:jc w:val="both"/>
      </w:pPr>
      <w:r>
        <w:t xml:space="preserve">9. </w:t>
      </w:r>
      <w:r>
        <w:tab/>
        <w:t xml:space="preserve">Conforme requerido pela NBC TA 580 – Representações Formais, item 14, o auditor deve solicitar representações formais para todos os períodos mencionados na opinião do auditor independente. O auditor deve obter, também, uma representação formal específica sobre qualquer atualização feita para corrigir distorção relevante nas demonstrações contábeis do período anterior que afeta as informações comparativas </w:t>
      </w:r>
      <w:r w:rsidRPr="001641C3">
        <w:t>(</w:t>
      </w:r>
      <w:r>
        <w:t>v</w:t>
      </w:r>
      <w:r w:rsidRPr="001641C3">
        <w:t xml:space="preserve">er </w:t>
      </w:r>
      <w:r>
        <w:t xml:space="preserve">item </w:t>
      </w:r>
      <w:r w:rsidRPr="001641C3">
        <w:t>A1)</w:t>
      </w:r>
      <w:r>
        <w:t>.</w:t>
      </w:r>
      <w:r w:rsidRPr="001641C3">
        <w:t xml:space="preserve"> </w:t>
      </w:r>
    </w:p>
    <w:p w14:paraId="0EE90E56" w14:textId="77777777" w:rsidR="00C1157F" w:rsidRDefault="00C1157F" w:rsidP="00C1157F">
      <w:pPr>
        <w:ind w:left="567" w:hanging="567"/>
        <w:jc w:val="both"/>
      </w:pPr>
    </w:p>
    <w:p w14:paraId="1DD7BD81" w14:textId="77777777" w:rsidR="00C1157F" w:rsidRPr="008A0916" w:rsidRDefault="00C1157F" w:rsidP="00C1157F">
      <w:pPr>
        <w:ind w:left="567" w:hanging="567"/>
        <w:jc w:val="both"/>
        <w:rPr>
          <w:b/>
        </w:rPr>
      </w:pPr>
      <w:r w:rsidRPr="008A0916">
        <w:rPr>
          <w:b/>
        </w:rPr>
        <w:t xml:space="preserve">Relatório de auditoria </w:t>
      </w:r>
    </w:p>
    <w:p w14:paraId="788DC38B" w14:textId="77777777" w:rsidR="00C1157F" w:rsidRDefault="00C1157F" w:rsidP="00C1157F">
      <w:pPr>
        <w:ind w:left="567" w:hanging="567"/>
        <w:jc w:val="both"/>
      </w:pPr>
    </w:p>
    <w:p w14:paraId="7193A8D9" w14:textId="77777777" w:rsidR="00C1157F" w:rsidRPr="008A0916" w:rsidRDefault="00C1157F" w:rsidP="00C1157F">
      <w:pPr>
        <w:ind w:left="567" w:hanging="567"/>
        <w:jc w:val="both"/>
      </w:pPr>
      <w:r w:rsidRPr="008A0916">
        <w:t xml:space="preserve">Valores correspondentes </w:t>
      </w:r>
    </w:p>
    <w:p w14:paraId="48C188B0" w14:textId="77777777" w:rsidR="00C1157F" w:rsidRDefault="00C1157F" w:rsidP="00C1157F">
      <w:pPr>
        <w:ind w:left="567" w:hanging="567"/>
        <w:jc w:val="both"/>
      </w:pPr>
    </w:p>
    <w:p w14:paraId="43A5AB84" w14:textId="77777777" w:rsidR="00C1157F" w:rsidRPr="00F35B16" w:rsidRDefault="00C1157F" w:rsidP="00C1157F">
      <w:pPr>
        <w:ind w:left="567" w:hanging="567"/>
        <w:jc w:val="both"/>
      </w:pPr>
      <w:r>
        <w:t xml:space="preserve">10. </w:t>
      </w:r>
      <w:r>
        <w:tab/>
        <w:t xml:space="preserve">Quando são apresentados valores correspondentes, a opinião do auditor não deve mencionar os valores correspondentes exceto nas circunstâncias descritas nos itens 11, 12 e 14 </w:t>
      </w:r>
      <w:r w:rsidRPr="00F35B16">
        <w:t>(ver item A2)</w:t>
      </w:r>
      <w:r>
        <w:t>.</w:t>
      </w:r>
      <w:r w:rsidRPr="00F35B16">
        <w:t xml:space="preserve"> </w:t>
      </w:r>
    </w:p>
    <w:p w14:paraId="45B1D027" w14:textId="77777777" w:rsidR="00C1157F" w:rsidRDefault="00C1157F" w:rsidP="00C1157F">
      <w:pPr>
        <w:ind w:left="567" w:hanging="567"/>
        <w:jc w:val="both"/>
      </w:pPr>
    </w:p>
    <w:p w14:paraId="518B42E8" w14:textId="77777777" w:rsidR="00C1157F" w:rsidRDefault="00C1157F" w:rsidP="00C1157F">
      <w:pPr>
        <w:ind w:left="567" w:hanging="567"/>
        <w:jc w:val="both"/>
      </w:pPr>
      <w:r>
        <w:t xml:space="preserve">11. </w:t>
      </w:r>
      <w:r>
        <w:tab/>
        <w:t>Se o relatório do auditor independente no período anterior, conforme emitido anteriormente, incluiu uma opinião com ressalva, adversa ou abstenção de opinião e o assunto que gerou a modificação não está resolvido, o auditor deve incluir modificação na sua opinião sobre as demonstrações contábeis do período corrente. No parágrafo sobre a base para a modificação no relatório</w:t>
      </w:r>
      <w:r w:rsidRPr="0006424B">
        <w:t xml:space="preserve"> do auditor independente, o a</w:t>
      </w:r>
      <w:r>
        <w:t xml:space="preserve">uditor deve: </w:t>
      </w:r>
    </w:p>
    <w:p w14:paraId="669296D8" w14:textId="77777777" w:rsidR="00C1157F" w:rsidRDefault="00C1157F" w:rsidP="00C1157F">
      <w:pPr>
        <w:ind w:left="1276" w:hanging="425"/>
        <w:jc w:val="both"/>
      </w:pPr>
      <w:r>
        <w:t xml:space="preserve">(a) </w:t>
      </w:r>
      <w:r>
        <w:tab/>
        <w:t xml:space="preserve">mencionar os valores do período corrente e os valores correspondentes na descrição do assunto que gerou a modificação quando os efeitos ou possíveis efeitos do assunto sobre os valores do período corrente são relevantes; ou </w:t>
      </w:r>
    </w:p>
    <w:p w14:paraId="20B1D122" w14:textId="77777777" w:rsidR="00C1157F" w:rsidRPr="002839E7" w:rsidRDefault="00C1157F" w:rsidP="00C1157F">
      <w:pPr>
        <w:ind w:left="1276" w:hanging="425"/>
        <w:jc w:val="both"/>
      </w:pPr>
      <w:r>
        <w:t xml:space="preserve">(b) </w:t>
      </w:r>
      <w:r>
        <w:tab/>
        <w:t xml:space="preserve">em outros casos, explicar que a opinião da auditoria contém modificação em decorrência dos efeitos ou possíveis efeitos do assunto não resolvido sobre a comparabilidade dos valores do período corrente e dos valores correspondentes </w:t>
      </w:r>
      <w:r w:rsidRPr="002839E7">
        <w:t>(</w:t>
      </w:r>
      <w:r>
        <w:t>v</w:t>
      </w:r>
      <w:r w:rsidRPr="002839E7">
        <w:t>er itens A3</w:t>
      </w:r>
      <w:r>
        <w:t xml:space="preserve"> a </w:t>
      </w:r>
      <w:r w:rsidRPr="002839E7">
        <w:t>A5)</w:t>
      </w:r>
      <w:r>
        <w:t>.</w:t>
      </w:r>
      <w:r w:rsidRPr="002839E7">
        <w:t xml:space="preserve"> </w:t>
      </w:r>
    </w:p>
    <w:p w14:paraId="60B0D812" w14:textId="77777777" w:rsidR="00C1157F" w:rsidRDefault="00C1157F" w:rsidP="00C1157F">
      <w:pPr>
        <w:ind w:left="567" w:hanging="567"/>
        <w:jc w:val="both"/>
      </w:pPr>
    </w:p>
    <w:p w14:paraId="7B5E18C1" w14:textId="77777777" w:rsidR="00C1157F" w:rsidRPr="001641C3" w:rsidRDefault="00C1157F" w:rsidP="00C1157F">
      <w:pPr>
        <w:ind w:left="567" w:hanging="567"/>
        <w:jc w:val="both"/>
      </w:pPr>
      <w:r>
        <w:t xml:space="preserve">12. </w:t>
      </w:r>
      <w:r>
        <w:tab/>
        <w:t xml:space="preserve">Se o auditor obtém evidência de auditoria de que existe distorção relevante nas demonstrações contábeis do período anterior sobre as quais foi emitida anteriormente uma opinião sem modificação e os valores correspondentes não foram adequadamente ajustados ou não foram feitas divulgações apropriadas, o auditor deve expressar uma opinião com ressalva ou uma opinião adversa no seu relatório sobre as demonstrações contábeis do período corrente. Essa opinião com ressalva ou adversa é sobre o efeito na comparação dos valores correntes com relação aos valores correspondentes nelas incluídos </w:t>
      </w:r>
      <w:r w:rsidRPr="001641C3">
        <w:t>(</w:t>
      </w:r>
      <w:r>
        <w:t>v</w:t>
      </w:r>
      <w:r w:rsidRPr="001641C3">
        <w:t xml:space="preserve">er </w:t>
      </w:r>
      <w:r>
        <w:t xml:space="preserve">item </w:t>
      </w:r>
      <w:r w:rsidRPr="001641C3">
        <w:t>A6)</w:t>
      </w:r>
      <w:r>
        <w:t>.</w:t>
      </w:r>
      <w:r w:rsidRPr="001641C3">
        <w:t xml:space="preserve"> </w:t>
      </w:r>
    </w:p>
    <w:p w14:paraId="63E8ABBB" w14:textId="77777777" w:rsidR="00C1157F" w:rsidRDefault="00C1157F" w:rsidP="00C1157F">
      <w:pPr>
        <w:jc w:val="both"/>
      </w:pPr>
    </w:p>
    <w:p w14:paraId="70111C71" w14:textId="77777777" w:rsidR="00C1157F" w:rsidRDefault="00C1157F" w:rsidP="00C1157F">
      <w:pPr>
        <w:jc w:val="both"/>
      </w:pPr>
      <w:r>
        <w:t xml:space="preserve">Demonstrações contábeis do período anterior auditadas por </w:t>
      </w:r>
      <w:r w:rsidRPr="004422F6">
        <w:t>auditor</w:t>
      </w:r>
      <w:r>
        <w:t xml:space="preserve"> independente antecessor </w:t>
      </w:r>
    </w:p>
    <w:p w14:paraId="5B7D1063" w14:textId="77777777" w:rsidR="00C1157F" w:rsidRDefault="00C1157F" w:rsidP="00C1157F">
      <w:pPr>
        <w:ind w:left="567" w:hanging="567"/>
        <w:jc w:val="both"/>
      </w:pPr>
    </w:p>
    <w:p w14:paraId="67EA912F" w14:textId="77777777" w:rsidR="00C1157F" w:rsidRDefault="00C1157F" w:rsidP="00C1157F">
      <w:pPr>
        <w:ind w:left="567" w:hanging="567"/>
        <w:jc w:val="both"/>
      </w:pPr>
      <w:r>
        <w:t xml:space="preserve">13. </w:t>
      </w:r>
      <w:r>
        <w:tab/>
        <w:t xml:space="preserve">Se as demonstrações contábeis do período anterior foram examinadas por auditor independente antecessor e o auditor atual não está proibido por lei ou regulamento de mencionar o relatório do auditor independente antecessor sobre os valores correspondentes e decide fazer isso, ele deve especificar em um parágrafo de Outros Assuntos no seu relatório de auditoria independente: </w:t>
      </w:r>
    </w:p>
    <w:p w14:paraId="2CD0B581" w14:textId="77777777" w:rsidR="00C1157F" w:rsidRDefault="00C1157F" w:rsidP="00C1157F">
      <w:pPr>
        <w:ind w:left="1276" w:hanging="425"/>
        <w:jc w:val="both"/>
      </w:pPr>
      <w:r>
        <w:t xml:space="preserve">(a) </w:t>
      </w:r>
      <w:r>
        <w:tab/>
        <w:t xml:space="preserve">que as demonstrações contábeis do período anterior foram examinadas por um auditor independente antecessor; </w:t>
      </w:r>
    </w:p>
    <w:p w14:paraId="5DCFF240" w14:textId="77777777" w:rsidR="00C1157F" w:rsidRDefault="00C1157F" w:rsidP="00C1157F">
      <w:pPr>
        <w:ind w:left="1276" w:hanging="425"/>
        <w:jc w:val="both"/>
      </w:pPr>
      <w:r>
        <w:t xml:space="preserve">(b) </w:t>
      </w:r>
      <w:r>
        <w:tab/>
        <w:t xml:space="preserve">o tipo de opinião expressa pelo auditor independente antecessor e, se essa opinião conteve modificação, as razões para a modificação; e </w:t>
      </w:r>
    </w:p>
    <w:p w14:paraId="0D8D59AB" w14:textId="77777777" w:rsidR="00C1157F" w:rsidRDefault="00C1157F" w:rsidP="00C1157F">
      <w:pPr>
        <w:ind w:left="1276" w:hanging="425"/>
        <w:jc w:val="both"/>
      </w:pPr>
      <w:r>
        <w:t xml:space="preserve">(c) </w:t>
      </w:r>
      <w:r>
        <w:tab/>
        <w:t xml:space="preserve">a data desse relatório (ver item A7). </w:t>
      </w:r>
    </w:p>
    <w:p w14:paraId="02B5B57D" w14:textId="77777777" w:rsidR="00C1157F" w:rsidRDefault="00C1157F" w:rsidP="00C1157F">
      <w:pPr>
        <w:ind w:left="567" w:hanging="567"/>
        <w:jc w:val="both"/>
      </w:pPr>
    </w:p>
    <w:p w14:paraId="10003103" w14:textId="77777777" w:rsidR="00C1157F" w:rsidRDefault="00C1157F" w:rsidP="00C1157F">
      <w:pPr>
        <w:ind w:left="567" w:hanging="567"/>
        <w:jc w:val="both"/>
      </w:pPr>
      <w:r>
        <w:t xml:space="preserve">Demonstrações contábeis do período anterior não auditadas </w:t>
      </w:r>
    </w:p>
    <w:p w14:paraId="72650732" w14:textId="77777777" w:rsidR="00C1157F" w:rsidRDefault="00C1157F" w:rsidP="00C1157F">
      <w:pPr>
        <w:ind w:left="567" w:hanging="567"/>
        <w:jc w:val="both"/>
      </w:pPr>
    </w:p>
    <w:p w14:paraId="28D20878" w14:textId="77777777" w:rsidR="00C1157F" w:rsidRDefault="00C1157F" w:rsidP="00C1157F">
      <w:pPr>
        <w:ind w:left="567" w:hanging="567"/>
        <w:jc w:val="both"/>
      </w:pPr>
      <w:r>
        <w:t xml:space="preserve">14. </w:t>
      </w:r>
      <w:r>
        <w:tab/>
        <w:t xml:space="preserve">Se as demonstrações contábeis do período anterior não foram auditadas, o auditor deve especificar </w:t>
      </w:r>
      <w:r w:rsidRPr="00895274">
        <w:t>em um parágrafo de Outros Assuntos</w:t>
      </w:r>
      <w:r>
        <w:t xml:space="preserve"> no relatório do auditor independente que os valores correspondentes não foram auditados. Essa declaração, contudo, não isenta o auditor do requisito de obter evidência de auditoria apropriada e suficiente sobre se os saldos iniciais contêm distorções que afetam de forma relevante as demonstrações contábeis do período corrente (NBC TA 510, item 6). </w:t>
      </w:r>
    </w:p>
    <w:p w14:paraId="1C9BAE73" w14:textId="77777777" w:rsidR="00C1157F" w:rsidRDefault="00C1157F" w:rsidP="00C1157F">
      <w:pPr>
        <w:ind w:left="567" w:hanging="567"/>
        <w:jc w:val="both"/>
      </w:pPr>
    </w:p>
    <w:p w14:paraId="1B8036DD" w14:textId="77777777" w:rsidR="00C1157F" w:rsidRDefault="00C1157F" w:rsidP="00C1157F">
      <w:pPr>
        <w:ind w:left="567" w:hanging="567"/>
        <w:jc w:val="both"/>
      </w:pPr>
      <w:r w:rsidRPr="00B75A92">
        <w:t>Demonstrações contábeis</w:t>
      </w:r>
      <w:r>
        <w:t xml:space="preserve"> </w:t>
      </w:r>
      <w:r w:rsidRPr="00B75A92">
        <w:t xml:space="preserve">comparativas </w:t>
      </w:r>
    </w:p>
    <w:p w14:paraId="20C581E5" w14:textId="77777777" w:rsidR="00C1157F" w:rsidRDefault="00C1157F" w:rsidP="00C1157F">
      <w:pPr>
        <w:ind w:left="567" w:hanging="567"/>
        <w:jc w:val="both"/>
      </w:pPr>
    </w:p>
    <w:p w14:paraId="5414FE37" w14:textId="77777777" w:rsidR="00C1157F" w:rsidRPr="00F35B16" w:rsidRDefault="00C1157F" w:rsidP="00C1157F">
      <w:pPr>
        <w:ind w:left="567" w:hanging="567"/>
        <w:jc w:val="both"/>
      </w:pPr>
      <w:r>
        <w:t xml:space="preserve">15. </w:t>
      </w:r>
      <w:r>
        <w:tab/>
        <w:t xml:space="preserve">Quando são apresentadas demonstrações contábeis comparativas, a opinião do auditor deve referir-se a cada período para o qual as demonstrações contábeis são apresentadas, ou seja, a opinião cobre os dois períodos </w:t>
      </w:r>
      <w:r w:rsidRPr="00F35B16">
        <w:t>(</w:t>
      </w:r>
      <w:r>
        <w:t>ver</w:t>
      </w:r>
      <w:r w:rsidRPr="00F35B16">
        <w:t xml:space="preserve"> itens </w:t>
      </w:r>
      <w:r>
        <w:t xml:space="preserve">2, </w:t>
      </w:r>
      <w:r w:rsidRPr="00F35B16">
        <w:t>A8</w:t>
      </w:r>
      <w:r>
        <w:t xml:space="preserve"> e </w:t>
      </w:r>
      <w:r w:rsidRPr="00F35B16">
        <w:t>A9)</w:t>
      </w:r>
      <w:r>
        <w:t>.</w:t>
      </w:r>
      <w:r w:rsidRPr="00F35B16">
        <w:t xml:space="preserve"> </w:t>
      </w:r>
    </w:p>
    <w:p w14:paraId="44695D85" w14:textId="77777777" w:rsidR="00C1157F" w:rsidRDefault="00C1157F" w:rsidP="00C1157F">
      <w:pPr>
        <w:ind w:left="567" w:hanging="567"/>
        <w:jc w:val="both"/>
      </w:pPr>
    </w:p>
    <w:p w14:paraId="1935937B" w14:textId="77777777" w:rsidR="00C1157F" w:rsidRPr="001641C3" w:rsidRDefault="00C1157F" w:rsidP="00C1157F">
      <w:pPr>
        <w:ind w:left="567" w:hanging="567"/>
        <w:jc w:val="both"/>
      </w:pPr>
      <w:r>
        <w:t xml:space="preserve">16. </w:t>
      </w:r>
      <w:r>
        <w:tab/>
        <w:t xml:space="preserve">Ao emitir relatório sobre demonstrações contábeis cobrindo, também o período anterior, em conexão com a auditoria do período corrente, se a opinião atual (do mesmo auditor) sobre as demonstrações do período anterior for diferente da opinião expressa anteriormente, o auditor deve divulgar as razões substanciais para a opinião diferente em um </w:t>
      </w:r>
      <w:r w:rsidRPr="0094686B">
        <w:t>no pa</w:t>
      </w:r>
      <w:r>
        <w:t xml:space="preserve">rágrafo de Outros Assuntos, de acordo com o item 8 da NBC TA 706 </w:t>
      </w:r>
      <w:r w:rsidRPr="001641C3">
        <w:t>(</w:t>
      </w:r>
      <w:r>
        <w:t xml:space="preserve">ver também item </w:t>
      </w:r>
      <w:r w:rsidRPr="001641C3">
        <w:t>A10</w:t>
      </w:r>
      <w:r>
        <w:t xml:space="preserve"> desta Norma</w:t>
      </w:r>
      <w:r w:rsidRPr="001641C3">
        <w:t>)</w:t>
      </w:r>
      <w:r>
        <w:t>.</w:t>
      </w:r>
      <w:r w:rsidRPr="001641C3">
        <w:t xml:space="preserve"> </w:t>
      </w:r>
    </w:p>
    <w:p w14:paraId="37679932" w14:textId="77777777" w:rsidR="00C1157F" w:rsidRDefault="00C1157F" w:rsidP="00C1157F">
      <w:pPr>
        <w:jc w:val="both"/>
      </w:pPr>
    </w:p>
    <w:p w14:paraId="1C6CDFE5" w14:textId="77777777" w:rsidR="00C1157F" w:rsidRDefault="00C1157F" w:rsidP="00C1157F">
      <w:pPr>
        <w:jc w:val="both"/>
      </w:pPr>
      <w:r>
        <w:t xml:space="preserve">Demonstrações contábeis do período anterior examinadas por auditor independente antecessor; </w:t>
      </w:r>
    </w:p>
    <w:p w14:paraId="17D607AC" w14:textId="77777777" w:rsidR="00C1157F" w:rsidRDefault="00C1157F" w:rsidP="00C1157F">
      <w:pPr>
        <w:ind w:left="567" w:hanging="567"/>
        <w:jc w:val="both"/>
      </w:pPr>
    </w:p>
    <w:p w14:paraId="08F0FCCC" w14:textId="77777777" w:rsidR="00C1157F" w:rsidRDefault="00C1157F" w:rsidP="00C1157F">
      <w:pPr>
        <w:ind w:left="567" w:hanging="567"/>
        <w:jc w:val="both"/>
      </w:pPr>
      <w:r>
        <w:t xml:space="preserve">17. </w:t>
      </w:r>
      <w:r>
        <w:tab/>
        <w:t xml:space="preserve">Se as demonstrações contábeis do período anterior foram auditadas por um </w:t>
      </w:r>
      <w:r w:rsidRPr="0094686B">
        <w:t>a</w:t>
      </w:r>
      <w:r>
        <w:t xml:space="preserve">uditor independente antecessor e, a menos que o relatório desse auditor independente antecessor sobre as demonstrações contábeis do período anterior seja reemitido com as demonstrações contábeis, além de expressar uma opinião sobre as demonstrações contábeis do período corrente, o auditor deve especificar em um parágrafo de Outros Assuntos: </w:t>
      </w:r>
    </w:p>
    <w:p w14:paraId="201ED123" w14:textId="77777777" w:rsidR="00C1157F" w:rsidRDefault="00C1157F" w:rsidP="00C1157F">
      <w:pPr>
        <w:ind w:left="1276" w:hanging="425"/>
        <w:jc w:val="both"/>
      </w:pPr>
      <w:r>
        <w:t xml:space="preserve">(a) </w:t>
      </w:r>
      <w:r>
        <w:tab/>
        <w:t xml:space="preserve">que as demonstrações contábeis do período anterior foram examinadas por auditor independente antecessor; </w:t>
      </w:r>
    </w:p>
    <w:p w14:paraId="5949F9F0" w14:textId="77777777" w:rsidR="00C1157F" w:rsidRDefault="00C1157F" w:rsidP="00C1157F">
      <w:pPr>
        <w:ind w:left="1276" w:hanging="425"/>
        <w:jc w:val="both"/>
      </w:pPr>
      <w:r>
        <w:t xml:space="preserve">(b) </w:t>
      </w:r>
      <w:r>
        <w:tab/>
        <w:t xml:space="preserve">o tipo de opinião expressa pelo auditor independente antecessor e, se a opinião conteve modificação, as razões para a modificação; e </w:t>
      </w:r>
    </w:p>
    <w:p w14:paraId="06065E4F" w14:textId="77777777" w:rsidR="00C1157F" w:rsidRDefault="00C1157F" w:rsidP="00C1157F">
      <w:pPr>
        <w:ind w:left="1276" w:hanging="425"/>
        <w:jc w:val="both"/>
      </w:pPr>
      <w:r>
        <w:t xml:space="preserve">(c) </w:t>
      </w:r>
      <w:r>
        <w:tab/>
        <w:t xml:space="preserve">a data desse relatório. </w:t>
      </w:r>
    </w:p>
    <w:p w14:paraId="3D5CA250" w14:textId="77777777" w:rsidR="00C1157F" w:rsidRDefault="00C1157F" w:rsidP="00C1157F">
      <w:pPr>
        <w:ind w:left="567" w:hanging="567"/>
        <w:jc w:val="both"/>
      </w:pPr>
      <w:r>
        <w:t xml:space="preserve"> </w:t>
      </w:r>
    </w:p>
    <w:p w14:paraId="25CBB7F2" w14:textId="77777777" w:rsidR="00C1157F" w:rsidRPr="001641C3" w:rsidRDefault="00C1157F" w:rsidP="00C1157F">
      <w:pPr>
        <w:ind w:left="567" w:hanging="567"/>
        <w:jc w:val="both"/>
      </w:pPr>
      <w:r>
        <w:t xml:space="preserve">18. </w:t>
      </w:r>
      <w:r>
        <w:tab/>
        <w:t xml:space="preserve">Se o auditor (atual) conclui que existe distorção relevante que afeta as demonstrações contábeis do período anterior sobre as quais o auditor independente antecessor emitiu anteriormente relatório sem modificação, o auditor (atual) deve comunicar a distorção para o nível apropriado da administração e, a menos que todos os responsáveis pela governança estejam envolvidos na administração da entidade (NBC TA 260 – Comunicação com os Responsáveis pela Governança, item 13), para os responsáveis pela governança, e solicitar que o auditor independente antecessor seja informado. Se as demonstrações contábeis do período anterior forem alteradas, e o auditor independente antecessor concordar em emitir novo relatório sobre as demonstrações contábeis alteradas do período anterior, o auditor (atual) deve emitir relatório somente sobre o período corrente </w:t>
      </w:r>
      <w:r w:rsidRPr="001641C3">
        <w:t>(</w:t>
      </w:r>
      <w:r>
        <w:t>ver</w:t>
      </w:r>
      <w:r w:rsidRPr="001641C3">
        <w:t xml:space="preserve"> </w:t>
      </w:r>
      <w:r>
        <w:t xml:space="preserve">item </w:t>
      </w:r>
      <w:r w:rsidRPr="001641C3">
        <w:t>A11)</w:t>
      </w:r>
      <w:r>
        <w:t>.</w:t>
      </w:r>
      <w:r w:rsidRPr="001641C3">
        <w:t xml:space="preserve"> </w:t>
      </w:r>
    </w:p>
    <w:p w14:paraId="135C9370" w14:textId="77777777" w:rsidR="00C1157F" w:rsidRDefault="00C1157F" w:rsidP="00C1157F">
      <w:pPr>
        <w:ind w:left="567" w:hanging="567"/>
        <w:jc w:val="both"/>
      </w:pPr>
    </w:p>
    <w:p w14:paraId="6190DEF7" w14:textId="77777777" w:rsidR="00C1157F" w:rsidRDefault="00C1157F" w:rsidP="00C1157F">
      <w:pPr>
        <w:ind w:left="567" w:hanging="567"/>
        <w:jc w:val="both"/>
      </w:pPr>
      <w:r>
        <w:t xml:space="preserve">Demonstrações contábeis do período anterior não auditadas </w:t>
      </w:r>
    </w:p>
    <w:p w14:paraId="0DC69B2D" w14:textId="77777777" w:rsidR="00C1157F" w:rsidRDefault="00C1157F" w:rsidP="00C1157F">
      <w:pPr>
        <w:ind w:left="567" w:hanging="567"/>
        <w:jc w:val="both"/>
      </w:pPr>
    </w:p>
    <w:p w14:paraId="173BC0FA" w14:textId="77777777" w:rsidR="00C1157F" w:rsidRDefault="00C1157F" w:rsidP="00C1157F">
      <w:pPr>
        <w:ind w:left="567" w:hanging="567"/>
        <w:jc w:val="both"/>
      </w:pPr>
      <w:r>
        <w:t xml:space="preserve">19. </w:t>
      </w:r>
      <w:r>
        <w:tab/>
        <w:t xml:space="preserve">Se as demonstrações contábeis do período anterior não foram auditadas, o auditor deve especificar </w:t>
      </w:r>
      <w:r w:rsidRPr="0094686B">
        <w:t>em um parágrafo</w:t>
      </w:r>
      <w:r>
        <w:t xml:space="preserve"> de Outros Assuntos que as demonstrações contábeis comparativas não foram auditadas. Essa declaração, contudo, não isenta o auditor do requisito de obter evidência de auditoria apropriada e suficiente sobre se os saldos iniciais contêm distorções que afetam de forma relevante as demonstrações contábeis do período corrente (NBC TA 510, item 6). </w:t>
      </w:r>
    </w:p>
    <w:p w14:paraId="6A66F010" w14:textId="77777777" w:rsidR="00C1157F" w:rsidRDefault="00C1157F" w:rsidP="00C1157F">
      <w:pPr>
        <w:ind w:left="567" w:hanging="567"/>
        <w:jc w:val="both"/>
      </w:pPr>
      <w:r>
        <w:t xml:space="preserve"> </w:t>
      </w:r>
    </w:p>
    <w:p w14:paraId="0A148D54" w14:textId="77777777" w:rsidR="00C1157F" w:rsidRDefault="00C1157F" w:rsidP="00C1157F">
      <w:pPr>
        <w:ind w:left="567" w:hanging="567"/>
        <w:jc w:val="both"/>
        <w:rPr>
          <w:b/>
        </w:rPr>
      </w:pPr>
    </w:p>
    <w:p w14:paraId="517E7820" w14:textId="77777777" w:rsidR="00C1157F" w:rsidRPr="001107F0" w:rsidRDefault="00C1157F" w:rsidP="00C1157F">
      <w:pPr>
        <w:ind w:left="567" w:hanging="567"/>
        <w:jc w:val="both"/>
        <w:rPr>
          <w:b/>
        </w:rPr>
      </w:pPr>
    </w:p>
    <w:p w14:paraId="7BD34EB2" w14:textId="77777777" w:rsidR="00C1157F" w:rsidRPr="00C56D66" w:rsidRDefault="00C1157F" w:rsidP="00C1157F">
      <w:pPr>
        <w:ind w:left="567" w:hanging="567"/>
        <w:jc w:val="both"/>
        <w:rPr>
          <w:b/>
          <w:sz w:val="28"/>
          <w:szCs w:val="28"/>
        </w:rPr>
      </w:pPr>
      <w:r w:rsidRPr="00C56D66">
        <w:rPr>
          <w:b/>
          <w:sz w:val="28"/>
          <w:szCs w:val="28"/>
        </w:rPr>
        <w:t xml:space="preserve">Aplicação e outros materiais explicativos </w:t>
      </w:r>
    </w:p>
    <w:p w14:paraId="747EF228" w14:textId="77777777" w:rsidR="00C1157F" w:rsidRDefault="00C1157F" w:rsidP="00C1157F">
      <w:pPr>
        <w:ind w:left="567" w:hanging="567"/>
        <w:jc w:val="both"/>
      </w:pPr>
    </w:p>
    <w:p w14:paraId="451CCD29" w14:textId="77777777" w:rsidR="00C1157F" w:rsidRPr="008A0916" w:rsidRDefault="00C1157F" w:rsidP="00C1157F">
      <w:pPr>
        <w:ind w:left="567" w:hanging="567"/>
        <w:jc w:val="both"/>
        <w:rPr>
          <w:b/>
        </w:rPr>
      </w:pPr>
      <w:r w:rsidRPr="008A0916">
        <w:rPr>
          <w:b/>
        </w:rPr>
        <w:t xml:space="preserve">Procedimentos de auditoria </w:t>
      </w:r>
    </w:p>
    <w:p w14:paraId="7CF775A2" w14:textId="77777777" w:rsidR="00C1157F" w:rsidRDefault="00C1157F" w:rsidP="00C1157F">
      <w:pPr>
        <w:ind w:left="567" w:hanging="567"/>
        <w:jc w:val="both"/>
      </w:pPr>
    </w:p>
    <w:p w14:paraId="3C68BC97" w14:textId="77777777" w:rsidR="00C1157F" w:rsidRDefault="00C1157F" w:rsidP="00C1157F">
      <w:pPr>
        <w:ind w:left="567" w:hanging="567"/>
        <w:jc w:val="both"/>
      </w:pPr>
      <w:r w:rsidRPr="00B75A92">
        <w:t xml:space="preserve">Representações formais </w:t>
      </w:r>
      <w:r>
        <w:t xml:space="preserve">(ver item 9) </w:t>
      </w:r>
    </w:p>
    <w:p w14:paraId="1917C6B2" w14:textId="77777777" w:rsidR="00C1157F" w:rsidRDefault="00C1157F" w:rsidP="00C1157F">
      <w:pPr>
        <w:ind w:left="567" w:hanging="567"/>
        <w:jc w:val="both"/>
      </w:pPr>
    </w:p>
    <w:p w14:paraId="402E6C56" w14:textId="77777777" w:rsidR="00C1157F" w:rsidRDefault="00C1157F" w:rsidP="00C1157F">
      <w:pPr>
        <w:ind w:left="567" w:hanging="567"/>
        <w:jc w:val="both"/>
      </w:pPr>
      <w:r>
        <w:t xml:space="preserve">A1. </w:t>
      </w:r>
      <w:r>
        <w:tab/>
        <w:t xml:space="preserve">No caso de demonstrações contábeis comparativas, são requeridas representações formais para todos os períodos mencionados na opinião do auditor porque a administração precisa reafirmar que as representações formais que fez referentes ao período anterior continuam apropriadas. No caso de valores correspondentes, as representações formais são requeridas somente para o período corrente porque o auditor emite a opinião sobre essas demonstrações contábeis, que incluem os valores correspondentes. Entretanto, o auditor solicita uma representação formal específica sobre qualquer retificação feita para corrigir distorção relevante nas demonstrações contábeis do período anterior que afeta as informações comparativas. </w:t>
      </w:r>
    </w:p>
    <w:p w14:paraId="4FFEF8A2" w14:textId="77777777" w:rsidR="00C1157F" w:rsidRDefault="00C1157F" w:rsidP="00C1157F">
      <w:pPr>
        <w:ind w:left="567" w:hanging="567"/>
        <w:jc w:val="both"/>
      </w:pPr>
    </w:p>
    <w:p w14:paraId="03952D15" w14:textId="77777777" w:rsidR="00C1157F" w:rsidRPr="008A0916" w:rsidRDefault="00C1157F" w:rsidP="00C1157F">
      <w:pPr>
        <w:ind w:left="567" w:hanging="567"/>
        <w:jc w:val="both"/>
        <w:rPr>
          <w:b/>
        </w:rPr>
      </w:pPr>
      <w:r w:rsidRPr="008A0916">
        <w:rPr>
          <w:b/>
        </w:rPr>
        <w:t xml:space="preserve">Relatório de auditoria </w:t>
      </w:r>
    </w:p>
    <w:p w14:paraId="0CEF2406" w14:textId="77777777" w:rsidR="00C1157F" w:rsidRDefault="00C1157F" w:rsidP="00C1157F">
      <w:pPr>
        <w:ind w:left="567" w:hanging="567"/>
        <w:jc w:val="both"/>
      </w:pPr>
    </w:p>
    <w:p w14:paraId="4D459FCB" w14:textId="77777777" w:rsidR="00C1157F" w:rsidRDefault="00C1157F" w:rsidP="00C1157F">
      <w:pPr>
        <w:ind w:left="567" w:hanging="567"/>
        <w:jc w:val="both"/>
      </w:pPr>
      <w:r w:rsidRPr="00B75A92">
        <w:t xml:space="preserve">Valores correspondentes </w:t>
      </w:r>
      <w:r>
        <w:t>n</w:t>
      </w:r>
      <w:r w:rsidRPr="004A1817">
        <w:t>ão mencionados na opinião do auditor</w:t>
      </w:r>
      <w:r w:rsidRPr="00B75A92">
        <w:t xml:space="preserve"> </w:t>
      </w:r>
      <w:r>
        <w:t xml:space="preserve">(ver item 10) </w:t>
      </w:r>
    </w:p>
    <w:p w14:paraId="03100FA2" w14:textId="77777777" w:rsidR="00C1157F" w:rsidRDefault="00C1157F" w:rsidP="00C1157F">
      <w:pPr>
        <w:ind w:left="567" w:hanging="567"/>
        <w:jc w:val="both"/>
      </w:pPr>
    </w:p>
    <w:p w14:paraId="1A346803" w14:textId="77777777" w:rsidR="00C1157F" w:rsidRDefault="00C1157F" w:rsidP="00C1157F">
      <w:pPr>
        <w:ind w:left="567" w:hanging="567"/>
        <w:jc w:val="both"/>
      </w:pPr>
      <w:r>
        <w:t xml:space="preserve">A2. </w:t>
      </w:r>
      <w:r>
        <w:tab/>
        <w:t xml:space="preserve">A opinião do auditor não menciona os valores correspondentes porque o auditor emite uma opinião sobre as demonstrações contábeis como um todo, incluindo os valores correspondentes. </w:t>
      </w:r>
    </w:p>
    <w:p w14:paraId="6786EA5F" w14:textId="77777777" w:rsidR="00C1157F" w:rsidRDefault="00C1157F" w:rsidP="00C1157F">
      <w:pPr>
        <w:jc w:val="both"/>
      </w:pPr>
    </w:p>
    <w:p w14:paraId="3DDA2098" w14:textId="77777777" w:rsidR="00C1157F" w:rsidRDefault="00C1157F" w:rsidP="00C1157F">
      <w:pPr>
        <w:jc w:val="both"/>
      </w:pPr>
      <w:r>
        <w:t xml:space="preserve">Modificação no relatório do auditor independente </w:t>
      </w:r>
      <w:r w:rsidRPr="00EA1D6F">
        <w:t>sobre o período anterior não resolvida</w:t>
      </w:r>
      <w:r>
        <w:t xml:space="preserve"> (ver item 11) </w:t>
      </w:r>
    </w:p>
    <w:p w14:paraId="74213823" w14:textId="77777777" w:rsidR="00C1157F" w:rsidRDefault="00C1157F" w:rsidP="00C1157F">
      <w:pPr>
        <w:ind w:left="567" w:hanging="567"/>
        <w:jc w:val="both"/>
      </w:pPr>
    </w:p>
    <w:p w14:paraId="39739D83" w14:textId="77777777" w:rsidR="00C1157F" w:rsidRDefault="00C1157F" w:rsidP="00C1157F">
      <w:pPr>
        <w:ind w:left="567" w:hanging="567"/>
        <w:jc w:val="both"/>
      </w:pPr>
      <w:r>
        <w:t xml:space="preserve">A3. </w:t>
      </w:r>
      <w:r>
        <w:tab/>
        <w:t xml:space="preserve">Quando o relatório do auditor independente no período anterior, conforme emitido anteriormente, incluiu uma modificação (opinião com ressalva, adversa ou abstenção de opinião) e o assunto que gerou a modificação está resolvido e adequadamente registrado ou apresentado nas demonstrações contábeis de acordo com a estrutura de relatório financeiro aplicável, a opinião do auditor sobre o período corrente não precisa mencionar a modificação anterior. </w:t>
      </w:r>
    </w:p>
    <w:p w14:paraId="236E7BBD" w14:textId="77777777" w:rsidR="00C1157F" w:rsidRDefault="00C1157F" w:rsidP="00C1157F">
      <w:pPr>
        <w:ind w:left="567" w:hanging="567"/>
        <w:jc w:val="both"/>
      </w:pPr>
    </w:p>
    <w:p w14:paraId="608DD0A2" w14:textId="77777777" w:rsidR="00C1157F" w:rsidRDefault="00C1157F" w:rsidP="00C1157F">
      <w:pPr>
        <w:ind w:left="567" w:hanging="567"/>
        <w:jc w:val="both"/>
      </w:pPr>
      <w:r>
        <w:t xml:space="preserve">A4. </w:t>
      </w:r>
      <w:r>
        <w:tab/>
        <w:t>Quando a opinião do auditor sobre o período anterior, conteve modificação conforme expressa anteriormente, o assunto não resolvido que gerou a modificação pode não ser relevante para os valores do período corrente. Contudo, pode ser necessária uma opinião com ressalva, adversa ou abstenção de opinião (conforme aplicável) sobre as demonstrações contábeis do período corrente, em decorrência dos efeitos ou possíveis efeitos do assunto não resolvido sobre a comparabilidade dos valores atuais e valores correspondentes.</w:t>
      </w:r>
    </w:p>
    <w:p w14:paraId="3B89C1ED" w14:textId="77777777" w:rsidR="00C1157F" w:rsidRDefault="00C1157F" w:rsidP="00C1157F">
      <w:pPr>
        <w:ind w:left="567" w:hanging="567"/>
        <w:jc w:val="both"/>
      </w:pPr>
    </w:p>
    <w:p w14:paraId="2EE16A3B" w14:textId="77777777" w:rsidR="00C1157F" w:rsidRDefault="00C1157F" w:rsidP="00C1157F">
      <w:pPr>
        <w:ind w:left="567" w:hanging="567"/>
        <w:jc w:val="both"/>
      </w:pPr>
      <w:r>
        <w:t xml:space="preserve">A5. </w:t>
      </w:r>
      <w:r>
        <w:tab/>
        <w:t xml:space="preserve">Os exemplos ilustrativos A e B do Apêndice apresentam situações em que o relatório do auditor independente sobre o período anterior incluiu uma opinião modificada e o assunto que gerou a modificação não está resolvido. </w:t>
      </w:r>
    </w:p>
    <w:p w14:paraId="18B517B4" w14:textId="77777777" w:rsidR="00C1157F" w:rsidRDefault="00C1157F" w:rsidP="00C1157F">
      <w:pPr>
        <w:ind w:left="567" w:hanging="567"/>
        <w:jc w:val="both"/>
      </w:pPr>
    </w:p>
    <w:p w14:paraId="765B05B1" w14:textId="77777777" w:rsidR="00C1157F" w:rsidRDefault="00C1157F" w:rsidP="00C1157F">
      <w:pPr>
        <w:ind w:left="567" w:hanging="567"/>
        <w:jc w:val="both"/>
      </w:pPr>
      <w:r>
        <w:t xml:space="preserve">Distorção nas demonstrações contábeis de período anterior (ver item 12) </w:t>
      </w:r>
    </w:p>
    <w:p w14:paraId="1CF64513" w14:textId="77777777" w:rsidR="00C1157F" w:rsidRDefault="00C1157F" w:rsidP="00C1157F">
      <w:pPr>
        <w:ind w:left="567" w:hanging="567"/>
        <w:jc w:val="both"/>
      </w:pPr>
    </w:p>
    <w:p w14:paraId="2EC4A16D" w14:textId="77777777" w:rsidR="00C1157F" w:rsidRDefault="00C1157F" w:rsidP="00C1157F">
      <w:pPr>
        <w:ind w:left="567" w:hanging="567"/>
        <w:jc w:val="both"/>
      </w:pPr>
      <w:r>
        <w:t xml:space="preserve">A6. </w:t>
      </w:r>
      <w:r>
        <w:tab/>
        <w:t xml:space="preserve">Quando as demonstrações contábeis do período anterior contendo distorção não foram alteradas e não foi reemitido o relatório do auditor independente, mas os valores correspondentes foram adequadamente retificados ou foram feitas divulgações apropriadas nas demonstrações contábeis do período corrente, o relatório do auditor independente pode incluir um parágrafo de ênfase. Esse parágrafo de ênfase descreve as circunstâncias e menciona, quando relevante, que as divulgações que descrevem totalmente o assunto podem ser encontradas nas demonstrações contábeis (ver NBC TA 706). </w:t>
      </w:r>
    </w:p>
    <w:p w14:paraId="48719CED" w14:textId="77777777" w:rsidR="00C1157F" w:rsidRDefault="00C1157F" w:rsidP="00C1157F">
      <w:pPr>
        <w:jc w:val="both"/>
      </w:pPr>
    </w:p>
    <w:p w14:paraId="499E1121" w14:textId="77777777" w:rsidR="00C1157F" w:rsidRDefault="00C1157F" w:rsidP="00C1157F">
      <w:pPr>
        <w:jc w:val="both"/>
      </w:pPr>
      <w:r>
        <w:t>Demonstrações contábeis do período anterior examina</w:t>
      </w:r>
      <w:r w:rsidRPr="0094686B">
        <w:t>das por</w:t>
      </w:r>
      <w:r>
        <w:t xml:space="preserve"> um</w:t>
      </w:r>
      <w:r w:rsidRPr="0094686B">
        <w:t xml:space="preserve"> audit</w:t>
      </w:r>
      <w:r>
        <w:t xml:space="preserve">or independente antecessor (ver item 13) </w:t>
      </w:r>
    </w:p>
    <w:p w14:paraId="50040172" w14:textId="77777777" w:rsidR="00C1157F" w:rsidRDefault="00C1157F" w:rsidP="00C1157F">
      <w:pPr>
        <w:ind w:left="567" w:hanging="567"/>
        <w:jc w:val="both"/>
      </w:pPr>
    </w:p>
    <w:p w14:paraId="44B83FD1" w14:textId="77777777" w:rsidR="00C1157F" w:rsidRDefault="00C1157F" w:rsidP="00C1157F">
      <w:pPr>
        <w:ind w:left="567" w:hanging="567"/>
        <w:jc w:val="both"/>
      </w:pPr>
      <w:r>
        <w:t xml:space="preserve">A7. </w:t>
      </w:r>
      <w:r>
        <w:tab/>
        <w:t xml:space="preserve">O exemplo ilustrativo C do Apêndice apresenta um relatório do auditor independente quando as demonstrações contábeis do período anterior foram examinadas por um auditor independente antecessor e o auditor (atual) não está proibido por lei ou regulamento de mencionar o relatório do auditor independente antecessor sobre os valores correspondentes. </w:t>
      </w:r>
    </w:p>
    <w:p w14:paraId="6B7500C0" w14:textId="77777777" w:rsidR="00C1157F" w:rsidRDefault="00C1157F" w:rsidP="00C1157F">
      <w:pPr>
        <w:ind w:left="567" w:hanging="567"/>
        <w:jc w:val="both"/>
      </w:pPr>
    </w:p>
    <w:p w14:paraId="02AABF10" w14:textId="77777777" w:rsidR="00C1157F" w:rsidRPr="00CB2D51" w:rsidRDefault="00C1157F" w:rsidP="00C1157F">
      <w:pPr>
        <w:ind w:left="567" w:hanging="567"/>
        <w:jc w:val="both"/>
      </w:pPr>
      <w:r w:rsidRPr="00B75A92">
        <w:t xml:space="preserve">Demonstrações contábeis comparativas </w:t>
      </w:r>
    </w:p>
    <w:p w14:paraId="6B707F48" w14:textId="77777777" w:rsidR="00C1157F" w:rsidRDefault="00C1157F" w:rsidP="00C1157F">
      <w:pPr>
        <w:ind w:left="567" w:hanging="567"/>
        <w:jc w:val="both"/>
      </w:pPr>
      <w:r>
        <w:t xml:space="preserve">Menção na opinião do auditor (ver item 15) </w:t>
      </w:r>
    </w:p>
    <w:p w14:paraId="55CFEF62" w14:textId="77777777" w:rsidR="00C1157F" w:rsidRDefault="00C1157F" w:rsidP="00C1157F">
      <w:pPr>
        <w:ind w:left="567" w:hanging="567"/>
        <w:jc w:val="both"/>
      </w:pPr>
    </w:p>
    <w:p w14:paraId="251F67AF" w14:textId="77777777" w:rsidR="00C1157F" w:rsidRDefault="00C1157F" w:rsidP="00C1157F">
      <w:pPr>
        <w:ind w:left="567" w:hanging="567"/>
        <w:jc w:val="both"/>
      </w:pPr>
      <w:r>
        <w:t xml:space="preserve">A8. </w:t>
      </w:r>
      <w:r>
        <w:tab/>
        <w:t xml:space="preserve">Considerando que o relatório do auditor independente sobre demonstrações contábeis comparativas é aplicado para as demonstrações contábeis de cada um dos períodos apresentados, o auditor pode expressar uma opinião com ressalva, adversa ou abster-se de expressar uma opinião, assim como incluir parágrafo de ênfase relacionado a um ou mais períodos, apesar de expressar uma opinião diferente sobre as demonstrações contábeis do outro período. </w:t>
      </w:r>
    </w:p>
    <w:p w14:paraId="40D95953" w14:textId="77777777" w:rsidR="00C1157F" w:rsidRDefault="00C1157F" w:rsidP="00C1157F">
      <w:pPr>
        <w:ind w:left="567" w:hanging="567"/>
        <w:jc w:val="both"/>
      </w:pPr>
    </w:p>
    <w:p w14:paraId="6D449A32" w14:textId="77777777" w:rsidR="00C1157F" w:rsidRDefault="00C1157F" w:rsidP="00C1157F">
      <w:pPr>
        <w:ind w:left="567" w:hanging="567"/>
        <w:jc w:val="both"/>
      </w:pPr>
      <w:r>
        <w:t xml:space="preserve">A9. </w:t>
      </w:r>
      <w:r>
        <w:tab/>
        <w:t xml:space="preserve">O exemplo ilustrativo D do Apêndice apresenta um relatório do auditor independente quando ele deve emitir relatório sobre as demonstrações contábeis do período corrente e do período anterior em conexão com a auditoria do período corrente. O relatório do período anterior incluiu uma opinião modificada e o assunto que gerou a modificação não está resolvido. </w:t>
      </w:r>
    </w:p>
    <w:p w14:paraId="7BDC5038" w14:textId="77777777" w:rsidR="00C1157F" w:rsidRDefault="00C1157F" w:rsidP="00C1157F">
      <w:pPr>
        <w:jc w:val="both"/>
      </w:pPr>
    </w:p>
    <w:p w14:paraId="4DFE6F73" w14:textId="77777777" w:rsidR="00C1157F" w:rsidRDefault="00C1157F" w:rsidP="00C1157F">
      <w:pPr>
        <w:jc w:val="both"/>
      </w:pPr>
      <w:r>
        <w:t xml:space="preserve">Opinião sobre demonstrações contábeis de períodos anteriores diferente da opinião emitida anteriormente (ver item 16) </w:t>
      </w:r>
    </w:p>
    <w:p w14:paraId="35067967" w14:textId="77777777" w:rsidR="00C1157F" w:rsidRDefault="00C1157F" w:rsidP="00C1157F">
      <w:pPr>
        <w:ind w:left="567" w:hanging="567"/>
        <w:jc w:val="both"/>
      </w:pPr>
    </w:p>
    <w:p w14:paraId="546C2A1A" w14:textId="77777777" w:rsidR="00C1157F" w:rsidRDefault="00C1157F" w:rsidP="00C1157F">
      <w:pPr>
        <w:ind w:left="567" w:hanging="567"/>
        <w:jc w:val="both"/>
      </w:pPr>
      <w:r>
        <w:t xml:space="preserve">A10. </w:t>
      </w:r>
      <w:r>
        <w:tab/>
        <w:t xml:space="preserve">Ao incluir, no relatório atual, opinião sobre as demonstrações contábeis do período anterior em conexão com a auditoria do período corrente, a opinião (do mesmo auditor) sobre as demonstrações contábeis do período anterior pode ser diferente da opinião expressa anteriormente, se o auditor tomar conhecimento de circunstâncias ou eventos que afetam as demonstrações contábeis de período anterior de forma relevante no decurso da auditoria do período corrente. Em algumas jurisdições, o auditor pode ter responsabilidades adicionais estabelecidas para evitar confiança futura no relatório do auditor independente emitido anteriormente sobre as demonstrações contábeis de períodos anteriores (ver itens 14 a 17 da NBC TA 560). </w:t>
      </w:r>
    </w:p>
    <w:p w14:paraId="5497FE70" w14:textId="77777777" w:rsidR="00C1157F" w:rsidRDefault="00C1157F" w:rsidP="00C1157F">
      <w:pPr>
        <w:jc w:val="both"/>
      </w:pPr>
    </w:p>
    <w:p w14:paraId="6608E41B" w14:textId="77777777" w:rsidR="00C1157F" w:rsidRDefault="00C1157F" w:rsidP="00C1157F">
      <w:pPr>
        <w:jc w:val="both"/>
      </w:pPr>
      <w:r>
        <w:t xml:space="preserve">Demonstrações contábeis de períodos anteriores examinadas </w:t>
      </w:r>
      <w:r w:rsidRPr="0094686B">
        <w:t>por um aud</w:t>
      </w:r>
      <w:r>
        <w:t xml:space="preserve">itor independente antecessor (ver item 18) </w:t>
      </w:r>
    </w:p>
    <w:p w14:paraId="7E23BC57" w14:textId="77777777" w:rsidR="00C1157F" w:rsidRDefault="00C1157F" w:rsidP="00C1157F">
      <w:pPr>
        <w:ind w:left="567" w:hanging="567"/>
        <w:jc w:val="both"/>
      </w:pPr>
    </w:p>
    <w:p w14:paraId="3BFD6252" w14:textId="77777777" w:rsidR="00C1157F" w:rsidRDefault="00C1157F" w:rsidP="00C1157F">
      <w:pPr>
        <w:ind w:left="567" w:hanging="567"/>
        <w:jc w:val="both"/>
      </w:pPr>
      <w:r>
        <w:t xml:space="preserve">A11. </w:t>
      </w:r>
      <w:r>
        <w:tab/>
        <w:t xml:space="preserve">O auditor independente antecessor pode não ter condição ou não querer reemitir o relatório de auditoria independente sobre as demonstrações contábeis do período anterior. A inclusão de parágrafo de Outros Assuntos no relatório do auditor independente (atual) pode indicar que o auditor independente antecessor emitiu relatório sobre as demonstrações contábeis do período anterior antes da alteração. Além disso, se o auditor (atual) é contratado e obtém evidência de auditoria apropriada e suficiente para se satisfazer quanto à adequação da alteração, o seu relatório pode, também, incluir o seguinte parágrafo: </w:t>
      </w:r>
    </w:p>
    <w:p w14:paraId="02B1C26D" w14:textId="77777777" w:rsidR="00C1157F" w:rsidRDefault="00C1157F" w:rsidP="00C1157F">
      <w:pPr>
        <w:ind w:left="567"/>
        <w:jc w:val="both"/>
      </w:pPr>
    </w:p>
    <w:p w14:paraId="787C92E1" w14:textId="77777777" w:rsidR="00C1157F" w:rsidRDefault="00C1157F" w:rsidP="00C1157F">
      <w:pPr>
        <w:ind w:left="851"/>
        <w:jc w:val="both"/>
      </w:pPr>
      <w:r>
        <w:t>Como parte de nossos exames das demonstrações contábeis de 20X2, examinamos também os ajustes descritos na Nota Explicativa X que foram efetuados para alterar as demonstrações contábeis de 20X1. Em nossa opinião, tais ajustes são apropriados e foram corretamente efetuados. Não fomos contratados para auditar, revisar ou aplicar quaisquer outros procedimentos sobre as demonstrações contábeis da Companhia referentes ao exercício de 20X1 e, portanto, não expressamos opinião ou qualquer forma de asseguração sobre as demonstrações contábeis de 20X1 tomadas em conjunto.</w:t>
      </w:r>
    </w:p>
    <w:p w14:paraId="5E1BC64A" w14:textId="77777777" w:rsidR="00C1157F" w:rsidRPr="00B77DED" w:rsidRDefault="00C1157F" w:rsidP="00C1157F">
      <w:pPr>
        <w:ind w:left="567" w:hanging="567"/>
        <w:jc w:val="both"/>
        <w:rPr>
          <w:b/>
          <w:sz w:val="28"/>
        </w:rPr>
      </w:pPr>
      <w:r>
        <w:br w:type="page"/>
      </w:r>
      <w:r w:rsidRPr="00B77DED">
        <w:rPr>
          <w:b/>
          <w:sz w:val="28"/>
        </w:rPr>
        <w:t xml:space="preserve">Apêndice </w:t>
      </w:r>
    </w:p>
    <w:p w14:paraId="6A92DBB9" w14:textId="77777777" w:rsidR="00C1157F" w:rsidRDefault="00C1157F" w:rsidP="00C1157F">
      <w:pPr>
        <w:jc w:val="both"/>
      </w:pPr>
    </w:p>
    <w:p w14:paraId="1F04360E" w14:textId="77777777" w:rsidR="00C1157F" w:rsidRPr="008A0916" w:rsidRDefault="00C1157F" w:rsidP="00C1157F">
      <w:pPr>
        <w:jc w:val="both"/>
        <w:rPr>
          <w:b/>
        </w:rPr>
      </w:pPr>
      <w:r w:rsidRPr="008A0916">
        <w:rPr>
          <w:b/>
        </w:rPr>
        <w:t>Exemplos de relatório</w:t>
      </w:r>
      <w:r>
        <w:rPr>
          <w:b/>
        </w:rPr>
        <w:t>s</w:t>
      </w:r>
      <w:r w:rsidRPr="008A0916">
        <w:rPr>
          <w:b/>
        </w:rPr>
        <w:t xml:space="preserve"> dos auditores independentes </w:t>
      </w:r>
    </w:p>
    <w:p w14:paraId="7F9A757F" w14:textId="77777777" w:rsidR="00C1157F" w:rsidRDefault="00C1157F" w:rsidP="00C1157F">
      <w:pPr>
        <w:jc w:val="both"/>
      </w:pPr>
    </w:p>
    <w:p w14:paraId="639A951A" w14:textId="77777777" w:rsidR="00C1157F" w:rsidRDefault="00C1157F" w:rsidP="00C1157F">
      <w:pPr>
        <w:jc w:val="both"/>
      </w:pPr>
    </w:p>
    <w:p w14:paraId="3C56EBF9" w14:textId="77777777" w:rsidR="00C1157F" w:rsidRDefault="00C1157F" w:rsidP="00C1157F">
      <w:pPr>
        <w:jc w:val="both"/>
      </w:pPr>
      <w:r w:rsidRPr="008A0916">
        <w:rPr>
          <w:b/>
        </w:rPr>
        <w:t>Exemplo A – Valores correspondentes</w:t>
      </w:r>
      <w:r>
        <w:t xml:space="preserve"> (ver item A5) </w:t>
      </w:r>
    </w:p>
    <w:p w14:paraId="6DA78E04" w14:textId="77777777" w:rsidR="00C1157F" w:rsidRDefault="00C1157F" w:rsidP="00C1157F">
      <w:pPr>
        <w:ind w:left="1134" w:hanging="425"/>
        <w:jc w:val="both"/>
      </w:pPr>
    </w:p>
    <w:p w14:paraId="50001222" w14:textId="77777777" w:rsidR="00C1157F" w:rsidRDefault="00C1157F" w:rsidP="00C1157F">
      <w:pPr>
        <w:jc w:val="both"/>
      </w:pPr>
      <w:r w:rsidRPr="00370AF8">
        <w:t xml:space="preserve">Modelo de </w:t>
      </w:r>
      <w:r>
        <w:t>relatório</w:t>
      </w:r>
      <w:r w:rsidRPr="00370AF8">
        <w:t xml:space="preserve"> para as circunstâncias descritas no </w:t>
      </w:r>
      <w:r>
        <w:t xml:space="preserve">item 11(a), como segue: </w:t>
      </w:r>
    </w:p>
    <w:p w14:paraId="2DC484BC" w14:textId="77777777" w:rsidR="00C1157F" w:rsidRDefault="00C1157F">
      <w:pPr>
        <w:numPr>
          <w:ilvl w:val="0"/>
          <w:numId w:val="313"/>
        </w:numPr>
        <w:spacing w:after="0" w:line="240" w:lineRule="auto"/>
        <w:ind w:left="567" w:hanging="283"/>
        <w:jc w:val="both"/>
      </w:pPr>
      <w:r>
        <w:t xml:space="preserve">O relatório do auditor independente sobre o período anterior, conforme emitido anteriormente, incluiu uma opinião com ressalva. </w:t>
      </w:r>
    </w:p>
    <w:p w14:paraId="6724E6BA" w14:textId="77777777" w:rsidR="00C1157F" w:rsidRDefault="00C1157F">
      <w:pPr>
        <w:numPr>
          <w:ilvl w:val="0"/>
          <w:numId w:val="313"/>
        </w:numPr>
        <w:spacing w:after="0" w:line="240" w:lineRule="auto"/>
        <w:ind w:left="567" w:hanging="283"/>
        <w:jc w:val="both"/>
      </w:pPr>
      <w:r>
        <w:t xml:space="preserve">O assunto que gerou a modificação não está resolvido. </w:t>
      </w:r>
    </w:p>
    <w:p w14:paraId="0DB463E3" w14:textId="77777777" w:rsidR="00C1157F" w:rsidRDefault="00C1157F">
      <w:pPr>
        <w:numPr>
          <w:ilvl w:val="0"/>
          <w:numId w:val="313"/>
        </w:numPr>
        <w:spacing w:after="0" w:line="240" w:lineRule="auto"/>
        <w:ind w:left="567" w:hanging="283"/>
        <w:jc w:val="both"/>
      </w:pPr>
      <w:r>
        <w:t xml:space="preserve">Os efeitos ou possíveis efeitos do assunto sobre os valores do período corrente são relevantes e requerem uma opinião com modificação referente aos valores do período </w:t>
      </w:r>
      <w:r w:rsidRPr="0062471C">
        <w:t xml:space="preserve">corrente. </w:t>
      </w:r>
    </w:p>
    <w:p w14:paraId="5C68A7AC" w14:textId="77777777" w:rsidR="00C1157F" w:rsidRDefault="00C1157F" w:rsidP="00C1157F">
      <w:pPr>
        <w:jc w:val="both"/>
      </w:pPr>
    </w:p>
    <w:p w14:paraId="35F551C5" w14:textId="77777777" w:rsidR="00C1157F" w:rsidRPr="001315A0" w:rsidRDefault="00C1157F" w:rsidP="00C1157F">
      <w:pPr>
        <w:jc w:val="both"/>
        <w:rPr>
          <w:b/>
        </w:rPr>
      </w:pPr>
      <w:r w:rsidRPr="001315A0">
        <w:rPr>
          <w:b/>
        </w:rPr>
        <w:t>RELATÓRIO DOS AUDITORES INDEPENDENTES</w:t>
      </w:r>
      <w:r w:rsidRPr="00DE32F4">
        <w:rPr>
          <w:sz w:val="20"/>
          <w:szCs w:val="20"/>
        </w:rPr>
        <w:t>(1)</w:t>
      </w:r>
      <w:r w:rsidRPr="00DE32F4">
        <w:rPr>
          <w:b/>
          <w:sz w:val="20"/>
          <w:szCs w:val="20"/>
        </w:rPr>
        <w:t xml:space="preserve"> </w:t>
      </w:r>
      <w:r w:rsidRPr="001315A0">
        <w:rPr>
          <w:b/>
        </w:rPr>
        <w:t xml:space="preserve">SOBRE AS DEMONSTRAÇÕES CONTÁBEIS </w:t>
      </w:r>
    </w:p>
    <w:p w14:paraId="1F4EB5B4" w14:textId="77777777" w:rsidR="00C1157F" w:rsidRDefault="00C1157F" w:rsidP="00C1157F">
      <w:pPr>
        <w:jc w:val="both"/>
      </w:pPr>
    </w:p>
    <w:p w14:paraId="299D8AA4" w14:textId="77777777" w:rsidR="00C1157F" w:rsidRDefault="00C1157F" w:rsidP="00C1157F">
      <w:pPr>
        <w:jc w:val="both"/>
      </w:pPr>
      <w:r>
        <w:t xml:space="preserve">[Destinatário apropriado] </w:t>
      </w:r>
    </w:p>
    <w:p w14:paraId="1BDC7DA9" w14:textId="77777777" w:rsidR="00C1157F" w:rsidRPr="00DE32F4" w:rsidRDefault="00C1157F" w:rsidP="00C1157F">
      <w:pPr>
        <w:jc w:val="both"/>
        <w:rPr>
          <w:sz w:val="20"/>
          <w:szCs w:val="20"/>
        </w:rPr>
      </w:pPr>
      <w:r w:rsidRPr="00DE32F4">
        <w:rPr>
          <w:sz w:val="20"/>
          <w:szCs w:val="20"/>
        </w:rPr>
        <w:t>(2)</w:t>
      </w:r>
    </w:p>
    <w:p w14:paraId="74CD8C31" w14:textId="77777777" w:rsidR="00C1157F" w:rsidRDefault="00C1157F" w:rsidP="00C1157F">
      <w:pPr>
        <w:jc w:val="both"/>
      </w:pPr>
    </w:p>
    <w:p w14:paraId="0C881ECD" w14:textId="77777777" w:rsidR="00C1157F" w:rsidRDefault="00C1157F" w:rsidP="00C1157F">
      <w:pPr>
        <w:jc w:val="both"/>
      </w:pPr>
      <w:r>
        <w:t>Examinamos as demonstrações contábeis da Companhia ABC</w:t>
      </w:r>
      <w:r w:rsidRPr="00DE32F4">
        <w:rPr>
          <w:sz w:val="20"/>
          <w:szCs w:val="20"/>
        </w:rPr>
        <w:t>(3)</w:t>
      </w:r>
      <w:r>
        <w:t>, que compreendem o balanço patrimonial em 31 de dezembro de 20X1</w:t>
      </w:r>
      <w:r w:rsidRPr="00DE32F4">
        <w:rPr>
          <w:sz w:val="20"/>
          <w:szCs w:val="20"/>
        </w:rPr>
        <w:t>(4)</w:t>
      </w:r>
      <w:r>
        <w:t xml:space="preserve"> e as respectivas demonstrações do resultado, das mutações do patrimônio líquido e dos fluxos de caixa</w:t>
      </w:r>
      <w:r w:rsidRPr="00DE32F4">
        <w:rPr>
          <w:sz w:val="20"/>
          <w:szCs w:val="20"/>
        </w:rPr>
        <w:t xml:space="preserve">(5) </w:t>
      </w:r>
      <w:r>
        <w:t xml:space="preserve">para o exercício findo naquela data, assim como o resumo das principais práticas contábeis e demais notas explicativas. </w:t>
      </w:r>
    </w:p>
    <w:p w14:paraId="5D1260A2" w14:textId="77777777" w:rsidR="00C1157F" w:rsidRDefault="00C1157F" w:rsidP="00C1157F">
      <w:pPr>
        <w:jc w:val="both"/>
      </w:pPr>
    </w:p>
    <w:p w14:paraId="25120F9A" w14:textId="77777777" w:rsidR="00C1157F" w:rsidRPr="00DE32F4" w:rsidRDefault="00C1157F" w:rsidP="00C1157F">
      <w:pPr>
        <w:jc w:val="both"/>
        <w:rPr>
          <w:b/>
        </w:rPr>
      </w:pPr>
      <w:r w:rsidRPr="00DE32F4">
        <w:rPr>
          <w:b/>
          <w:iCs/>
        </w:rPr>
        <w:t>Responsabilidade da administração</w:t>
      </w:r>
      <w:r w:rsidRPr="00DE32F4">
        <w:rPr>
          <w:iCs/>
          <w:sz w:val="20"/>
          <w:szCs w:val="20"/>
        </w:rPr>
        <w:t>(6)</w:t>
      </w:r>
      <w:r w:rsidRPr="00DE32F4">
        <w:rPr>
          <w:b/>
          <w:iCs/>
        </w:rPr>
        <w:t xml:space="preserve"> da Companhia sobre as demonstrações contábeis</w:t>
      </w:r>
    </w:p>
    <w:p w14:paraId="40ED5E3D" w14:textId="77777777" w:rsidR="00C1157F" w:rsidRDefault="00C1157F" w:rsidP="00C1157F">
      <w:pPr>
        <w:jc w:val="both"/>
      </w:pPr>
    </w:p>
    <w:p w14:paraId="6D451516" w14:textId="77777777" w:rsidR="00C1157F" w:rsidRDefault="00C1157F" w:rsidP="00C1157F">
      <w:pPr>
        <w:jc w:val="both"/>
      </w:pPr>
      <w:r>
        <w:t xml:space="preserve">A Administração da Companhia é responsável pela elaboração e adequada apresentação dessas demonstrações contábeis de acordo com as </w:t>
      </w:r>
      <w:r w:rsidRPr="00316457">
        <w:t>práticas contábeis adotadas no Brasil</w:t>
      </w:r>
      <w:r>
        <w:t xml:space="preserve"> e pelos controles internos que ela determinou como necessários para permitir a elaboração de demonstrações contábeis livres de distorção relevante, independentemente se causada por fraude ou erro. </w:t>
      </w:r>
    </w:p>
    <w:p w14:paraId="0E46DF69" w14:textId="77777777" w:rsidR="00C1157F" w:rsidRDefault="00C1157F" w:rsidP="00C1157F">
      <w:pPr>
        <w:jc w:val="both"/>
        <w:rPr>
          <w:b/>
          <w:iCs/>
        </w:rPr>
      </w:pPr>
    </w:p>
    <w:p w14:paraId="4FF580B5" w14:textId="77777777" w:rsidR="00C1157F" w:rsidRPr="0047296D" w:rsidRDefault="00C1157F" w:rsidP="00C1157F">
      <w:pPr>
        <w:jc w:val="both"/>
        <w:rPr>
          <w:b/>
        </w:rPr>
      </w:pPr>
      <w:r w:rsidRPr="0047296D">
        <w:rPr>
          <w:b/>
          <w:iCs/>
        </w:rPr>
        <w:t>Responsabilidade dos auditor</w:t>
      </w:r>
      <w:r>
        <w:rPr>
          <w:b/>
          <w:iCs/>
        </w:rPr>
        <w:t>es independentes</w:t>
      </w:r>
      <w:r w:rsidRPr="00DE32F4">
        <w:rPr>
          <w:iCs/>
          <w:sz w:val="20"/>
          <w:szCs w:val="20"/>
        </w:rPr>
        <w:t>(7)</w:t>
      </w:r>
    </w:p>
    <w:p w14:paraId="1857771F" w14:textId="77777777" w:rsidR="00C1157F" w:rsidRDefault="00C1157F" w:rsidP="00C1157F">
      <w:pPr>
        <w:jc w:val="both"/>
      </w:pPr>
    </w:p>
    <w:p w14:paraId="6E81B228" w14:textId="77777777" w:rsidR="00C1157F" w:rsidRDefault="00C1157F" w:rsidP="00C1157F">
      <w:pPr>
        <w:jc w:val="both"/>
      </w:pPr>
      <w:r>
        <w:t>Nossa responsabilidade é a de expressar uma opinião sobre essas demonstrações contábeis com base em nossa auditoria, conduzida de acordo com as normas brasileiras e internacionais de auditoria. Essas normas requerem o cumprimento das exigências éticas pelos auditores e que a auditoria seja planejada e executada com o objetivo de obter segurança razoável de que as demonstrações contábeis estão livres de distorção relevante.</w:t>
      </w:r>
    </w:p>
    <w:p w14:paraId="009C96D4" w14:textId="77777777" w:rsidR="00C1157F" w:rsidRDefault="00C1157F" w:rsidP="00C1157F">
      <w:pPr>
        <w:jc w:val="both"/>
      </w:pPr>
    </w:p>
    <w:p w14:paraId="125304E1" w14:textId="77777777" w:rsidR="00C1157F" w:rsidRDefault="00C1157F" w:rsidP="00C1157F">
      <w:pPr>
        <w:jc w:val="both"/>
      </w:pPr>
      <w:r w:rsidRPr="0094686B">
        <w:t>Uma</w:t>
      </w:r>
      <w:r>
        <w:t xml:space="preserve">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w:t>
      </w:r>
      <w:r w:rsidRPr="007879D0">
        <w:t>, independentemente se causada por fraude ou erro.</w:t>
      </w:r>
      <w:r>
        <w:t xml:space="preserve"> </w:t>
      </w:r>
      <w:r w:rsidRPr="007879D0">
        <w:t>N</w:t>
      </w:r>
      <w:r>
        <w:t>essa avaliação de riscos, o auditor considera os controles internos relevantes para a elaboração e a adequada apresentação das demonstrações contábeis da Companhia para planejar os procedimentos de auditoria que são apropriados nas circunstâncias, mas não para fins de expressar uma opinião sobre a eficácia desses controles internos da Companhia</w:t>
      </w:r>
      <w:r w:rsidRPr="0021328B">
        <w:rPr>
          <w:sz w:val="20"/>
          <w:szCs w:val="20"/>
        </w:rPr>
        <w:t>(8)</w:t>
      </w:r>
      <w:r>
        <w:rPr>
          <w:sz w:val="20"/>
          <w:szCs w:val="20"/>
        </w:rPr>
        <w:t xml:space="preserve">. Uma </w:t>
      </w:r>
      <w:r>
        <w:t xml:space="preserve">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tomadas em conjunto.</w:t>
      </w:r>
    </w:p>
    <w:p w14:paraId="15EEF89E" w14:textId="77777777" w:rsidR="00C1157F" w:rsidRDefault="00C1157F" w:rsidP="00C1157F">
      <w:pPr>
        <w:jc w:val="both"/>
      </w:pPr>
      <w:r>
        <w:t xml:space="preserve"> </w:t>
      </w:r>
    </w:p>
    <w:p w14:paraId="0BC49251" w14:textId="77777777" w:rsidR="00C1157F" w:rsidRDefault="00C1157F" w:rsidP="00C1157F">
      <w:pPr>
        <w:jc w:val="both"/>
      </w:pPr>
      <w:r>
        <w:t xml:space="preserve">Acreditamos que a evidência de auditoria obtida é suficiente e apropriada para fundamentar nossa opinião com ressalva. </w:t>
      </w:r>
    </w:p>
    <w:p w14:paraId="0F2DDF25" w14:textId="77777777" w:rsidR="00C1157F" w:rsidRDefault="00C1157F" w:rsidP="00C1157F">
      <w:pPr>
        <w:jc w:val="both"/>
        <w:rPr>
          <w:b/>
          <w:i/>
          <w:iCs/>
        </w:rPr>
      </w:pPr>
    </w:p>
    <w:p w14:paraId="6DD642A0" w14:textId="77777777" w:rsidR="00C1157F" w:rsidRPr="00DE32F4" w:rsidRDefault="00C1157F" w:rsidP="00C1157F">
      <w:pPr>
        <w:jc w:val="both"/>
        <w:rPr>
          <w:b/>
        </w:rPr>
      </w:pPr>
      <w:r w:rsidRPr="00DE32F4">
        <w:rPr>
          <w:b/>
          <w:iCs/>
        </w:rPr>
        <w:t xml:space="preserve">Base para opinião com ressalva </w:t>
      </w:r>
    </w:p>
    <w:p w14:paraId="4FC6F4D0" w14:textId="77777777" w:rsidR="00C1157F" w:rsidRDefault="00C1157F" w:rsidP="00C1157F">
      <w:pPr>
        <w:jc w:val="both"/>
      </w:pPr>
    </w:p>
    <w:p w14:paraId="1EAABB63" w14:textId="77777777" w:rsidR="00C1157F" w:rsidRDefault="00C1157F" w:rsidP="00C1157F">
      <w:pPr>
        <w:jc w:val="both"/>
      </w:pPr>
      <w:r>
        <w:t xml:space="preserve">Conforme discutido na Nota Explicativa X às demonstrações contábeis, não foi refletida nenhuma depreciação nas demonstrações contábeis, o que constitui desvio </w:t>
      </w:r>
      <w:r w:rsidRPr="009A00B9">
        <w:t>das práticas contábeis adotadas no Brasil. Isso</w:t>
      </w:r>
      <w:r>
        <w:t xml:space="preserve"> é o resultado da decisão tomada pela administração no início do exercício anterior e nos levou a incluir uma ressalva na opinião de auditoria sobre as demonstrações contábeis referentes ao referido exercício. Com base no método linear de depreciação e em taxas anuais de 5% para edifícios e 20% para os equipamentos, o prejuízo do exercício findo em 20X1 deveria ser aumentado em $ xxx ($ em 20X0), enquanto que o imobilizado em 31/12/20X1 deveria ser reduzido em $ xyxy pela depreciação acumulada ($ xxx em 31/12/20X0) e o prejuízo acumulado seria aumentado em $ xyxy em 31/12/20X1 ($ xxx em 20X0). </w:t>
      </w:r>
    </w:p>
    <w:p w14:paraId="16E3870E" w14:textId="77777777" w:rsidR="00C1157F" w:rsidRDefault="00C1157F" w:rsidP="00C1157F">
      <w:pPr>
        <w:jc w:val="both"/>
        <w:rPr>
          <w:b/>
          <w:i/>
          <w:iCs/>
        </w:rPr>
      </w:pPr>
    </w:p>
    <w:p w14:paraId="31C0DF81" w14:textId="77777777" w:rsidR="00C1157F" w:rsidRPr="00DE32F4" w:rsidRDefault="00C1157F" w:rsidP="00C1157F">
      <w:pPr>
        <w:jc w:val="both"/>
        <w:rPr>
          <w:b/>
        </w:rPr>
      </w:pPr>
      <w:r w:rsidRPr="00DE32F4">
        <w:rPr>
          <w:b/>
          <w:iCs/>
        </w:rPr>
        <w:t xml:space="preserve">Opinião com ressalva </w:t>
      </w:r>
    </w:p>
    <w:p w14:paraId="4F4B3346" w14:textId="77777777" w:rsidR="00C1157F" w:rsidRDefault="00C1157F" w:rsidP="00C1157F">
      <w:pPr>
        <w:jc w:val="both"/>
      </w:pPr>
    </w:p>
    <w:p w14:paraId="12FAF55A" w14:textId="77777777" w:rsidR="00C1157F" w:rsidRDefault="00C1157F" w:rsidP="00C1157F">
      <w:pPr>
        <w:jc w:val="both"/>
      </w:pPr>
      <w:r>
        <w:t xml:space="preserve">Em nossa opinião, exceto pelos efeitos do assunto descrito no parágrafo sobre a base para opinião com ressalva, as demonstrações contábeis acima referidas apresentam adequadamente, em todos os aspectos relevantes, a posição patrimonial e financeira da Companhia ABC em 31 de dezembro de 20X1, </w:t>
      </w:r>
      <w:r w:rsidRPr="00BD140D">
        <w:t>o desempenho de suas operações e os seus fl</w:t>
      </w:r>
      <w:r>
        <w:t>uxos de caixa para o exercício findo naquela data, de acordo com as práticas contábeis adotadas no Brasil.</w:t>
      </w:r>
    </w:p>
    <w:p w14:paraId="40A326E8" w14:textId="77777777" w:rsidR="00C1157F" w:rsidRDefault="00C1157F" w:rsidP="00C1157F">
      <w:pPr>
        <w:jc w:val="both"/>
      </w:pPr>
    </w:p>
    <w:p w14:paraId="4E186860" w14:textId="77777777" w:rsidR="00C1157F" w:rsidRDefault="00C1157F" w:rsidP="00C1157F">
      <w:pPr>
        <w:jc w:val="both"/>
      </w:pPr>
    </w:p>
    <w:p w14:paraId="1968F967" w14:textId="77777777" w:rsidR="00C1157F" w:rsidRDefault="00C1157F" w:rsidP="00C1157F">
      <w:pPr>
        <w:jc w:val="both"/>
      </w:pPr>
      <w:r>
        <w:t>[Local (localidade do escritório de auditoria que emitiu o relatório)]</w:t>
      </w:r>
    </w:p>
    <w:p w14:paraId="6B34A5AE" w14:textId="77777777" w:rsidR="00C1157F" w:rsidRDefault="00C1157F" w:rsidP="00C1157F">
      <w:pPr>
        <w:jc w:val="both"/>
      </w:pPr>
      <w:r>
        <w:t>[Data do relatório do auditor independente]</w:t>
      </w:r>
    </w:p>
    <w:p w14:paraId="5DC4E611" w14:textId="77777777" w:rsidR="00C1157F" w:rsidRDefault="00C1157F" w:rsidP="00C1157F">
      <w:pPr>
        <w:jc w:val="both"/>
      </w:pPr>
      <w:r>
        <w:t>[Nome do auditor independente (pessoa física ou jurídica)]</w:t>
      </w:r>
    </w:p>
    <w:p w14:paraId="65BAFCB4" w14:textId="77777777" w:rsidR="00C1157F" w:rsidRDefault="00C1157F" w:rsidP="00C1157F">
      <w:pPr>
        <w:jc w:val="both"/>
      </w:pPr>
      <w:r>
        <w:t>[Nome do profissional (sócio ou responsável técnico, no caso de o auditor ser pessoa jurídica)]</w:t>
      </w:r>
    </w:p>
    <w:p w14:paraId="517D801F" w14:textId="77777777" w:rsidR="00C1157F" w:rsidRDefault="00C1157F" w:rsidP="00C1157F">
      <w:pPr>
        <w:jc w:val="both"/>
      </w:pPr>
      <w:r>
        <w:t>[Números de registro no CRC da firma de auditoria e do profissional que assina o relatório]</w:t>
      </w:r>
    </w:p>
    <w:p w14:paraId="56A91355" w14:textId="77777777" w:rsidR="00C1157F" w:rsidRDefault="00C1157F" w:rsidP="00C1157F">
      <w:pPr>
        <w:jc w:val="both"/>
      </w:pPr>
      <w:r>
        <w:t>[Assinatura do auditor independente]</w:t>
      </w:r>
    </w:p>
    <w:p w14:paraId="2F577733" w14:textId="77777777" w:rsidR="00C1157F" w:rsidRDefault="00C1157F" w:rsidP="00C1157F">
      <w:pPr>
        <w:jc w:val="both"/>
      </w:pPr>
    </w:p>
    <w:p w14:paraId="4984B8C4"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Título no plural em decorrência do uso mais frequente pelas firmas (pessoa jurídica), todavia deve ser adaptado às circunstâncias de auditor pessoa física.</w:t>
      </w:r>
    </w:p>
    <w:p w14:paraId="03B11DDC"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 xml:space="preserve"> No caso do relatório cobrir outros aspectos legais e regulatórios, seria necessário um </w:t>
      </w:r>
      <w:r>
        <w:t>subtítulo</w:t>
      </w:r>
      <w:r w:rsidRPr="00D23CC0">
        <w:t xml:space="preserve"> para especificar que essa primeira parte do relatório refere-se às demonstrações contábeis e após a opinião sobre elas e eventuais parágrafos de ênfase e de outros assuntos, seria incluso outro </w:t>
      </w:r>
      <w:r>
        <w:t>subtítulo.</w:t>
      </w:r>
    </w:p>
    <w:p w14:paraId="3CD32E8E"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No caso de, também, incluir demonstrações consolidadas adaptar o texto, inclusive no que tange a inclusão da expressão “e controlada”.</w:t>
      </w:r>
    </w:p>
    <w:p w14:paraId="0CADC8D1"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 xml:space="preserve">Embora a Estrutura Conceitual para Elaboração e Apresentação de Demonstrações Contábeis utilizada no Brasil determine a apresentação de demonstrações contábeis de forma comparativa e a Lei das Sociedades Anônimas fale em apresentação dos valores correspondentes do exercício anterior, não existe nenhuma determinação legal que estabeleça que o relatório do auditor independente deva incluir também opinião sobre o ano anterior, portanto, esta e as demais </w:t>
      </w:r>
      <w:r>
        <w:t>normas de auditoria</w:t>
      </w:r>
      <w:r w:rsidRPr="00D23CC0">
        <w:t xml:space="preserve"> que tratam da emissão de relatório adotam integralmente o modelo internacional em que o relatório cobre somente o ano corrente.</w:t>
      </w:r>
    </w:p>
    <w:p w14:paraId="01FDBB7E"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 xml:space="preserve"> No caso de incluir outras demonstrações, como</w:t>
      </w:r>
      <w:r>
        <w:t>,</w:t>
      </w:r>
      <w:r w:rsidRPr="00D23CC0">
        <w:t xml:space="preserve"> por exemplo</w:t>
      </w:r>
      <w:r>
        <w:t>,</w:t>
      </w:r>
      <w:r w:rsidRPr="00D23CC0">
        <w:t xml:space="preserve"> a Demonstração do Valor Adicionado, este parágrafo e o da opinião devem ser adaptados para incluir essa outra demonstração</w:t>
      </w:r>
      <w:r>
        <w:t>.</w:t>
      </w:r>
    </w:p>
    <w:p w14:paraId="7E0E81C6"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 xml:space="preserve"> Ou outro termo que seja apropriado no contexto da estrutura legal específica. Para relatórios emitidos no Brasil sobre entidades brasileiras deve ser utilizada essa expressão.</w:t>
      </w:r>
    </w:p>
    <w:p w14:paraId="0D958132"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 xml:space="preserve">Adaptar no caso de auditor pessoa </w:t>
      </w:r>
      <w:r>
        <w:t>física</w:t>
      </w:r>
      <w:r w:rsidRPr="00D23CC0">
        <w:t xml:space="preserve"> ou </w:t>
      </w:r>
      <w:r>
        <w:t>firma</w:t>
      </w:r>
      <w:r w:rsidRPr="00D23CC0">
        <w:t xml:space="preserve"> individual</w:t>
      </w:r>
      <w:r>
        <w:t>.</w:t>
      </w:r>
    </w:p>
    <w:p w14:paraId="3B8A13BC" w14:textId="77777777" w:rsidR="00C1157F" w:rsidRPr="00D23CC0" w:rsidRDefault="00C1157F">
      <w:pPr>
        <w:pStyle w:val="Textodenotaderodap"/>
        <w:numPr>
          <w:ilvl w:val="0"/>
          <w:numId w:val="310"/>
        </w:numPr>
        <w:tabs>
          <w:tab w:val="left" w:pos="284"/>
        </w:tabs>
        <w:suppressAutoHyphens/>
        <w:spacing w:line="240" w:lineRule="exact"/>
        <w:ind w:left="284" w:hanging="284"/>
        <w:jc w:val="both"/>
      </w:pPr>
      <w:r w:rsidRPr="00D23CC0">
        <w:t xml:space="preserve"> Nas circunstâncias em que o auditor também tem a responsabilidade de expressar uma opinião sobre a eficácia dos controles internos em conjunto com a auditoria das demonstrações contábeis, a redação desta sentença seria como segue: “Nessas avaliações de risco, o auditor considera os controles internos relevantes para a </w:t>
      </w:r>
      <w:r>
        <w:t>elaboração</w:t>
      </w:r>
      <w:r w:rsidRPr="00D23CC0">
        <w:t xml:space="preserve"> e </w:t>
      </w:r>
      <w:r>
        <w:t xml:space="preserve">a </w:t>
      </w:r>
      <w:r w:rsidRPr="00D23CC0">
        <w:t>adequada apresentação das demonstrações contábeis da entidade para planejar procedimentos de auditoria que são apropriados nas circunstâncias.</w:t>
      </w:r>
    </w:p>
    <w:p w14:paraId="3B23F275" w14:textId="77777777" w:rsidR="00C1157F" w:rsidRDefault="00C1157F" w:rsidP="00C1157F">
      <w:pPr>
        <w:jc w:val="both"/>
      </w:pPr>
    </w:p>
    <w:p w14:paraId="6D194034" w14:textId="77777777" w:rsidR="00C1157F" w:rsidRDefault="00C1157F" w:rsidP="00C1157F">
      <w:pPr>
        <w:jc w:val="both"/>
      </w:pPr>
    </w:p>
    <w:p w14:paraId="7CC0F297" w14:textId="77777777" w:rsidR="00C1157F" w:rsidRDefault="00C1157F" w:rsidP="00C1157F">
      <w:pPr>
        <w:jc w:val="both"/>
      </w:pPr>
      <w:r w:rsidRPr="008A0916">
        <w:rPr>
          <w:b/>
        </w:rPr>
        <w:t>Exemplo B – Valores correspondentes</w:t>
      </w:r>
      <w:r>
        <w:t xml:space="preserve"> (ver item A5) </w:t>
      </w:r>
    </w:p>
    <w:p w14:paraId="112773AF" w14:textId="77777777" w:rsidR="00C1157F" w:rsidRDefault="00C1157F" w:rsidP="00C1157F">
      <w:pPr>
        <w:jc w:val="both"/>
      </w:pPr>
    </w:p>
    <w:p w14:paraId="318DB88C" w14:textId="77777777" w:rsidR="00C1157F" w:rsidRDefault="00C1157F" w:rsidP="00C1157F">
      <w:pPr>
        <w:jc w:val="both"/>
      </w:pPr>
      <w:r w:rsidRPr="0072647C">
        <w:t xml:space="preserve">Modelo de </w:t>
      </w:r>
      <w:r>
        <w:t xml:space="preserve">relatório para as circunstâncias descritas no item 11(b), como segue: </w:t>
      </w:r>
    </w:p>
    <w:p w14:paraId="24EDA0A3" w14:textId="77777777" w:rsidR="00C1157F" w:rsidRDefault="00C1157F">
      <w:pPr>
        <w:numPr>
          <w:ilvl w:val="0"/>
          <w:numId w:val="313"/>
        </w:numPr>
        <w:spacing w:after="0" w:line="240" w:lineRule="auto"/>
        <w:ind w:left="567" w:hanging="283"/>
        <w:jc w:val="both"/>
      </w:pPr>
      <w:r>
        <w:t xml:space="preserve">O relatório do auditor independente sobre o período anterior, conforme emitido anteriormente, incluiu uma opinião com ressalva. </w:t>
      </w:r>
    </w:p>
    <w:p w14:paraId="4B385585" w14:textId="77777777" w:rsidR="00C1157F" w:rsidRDefault="00C1157F">
      <w:pPr>
        <w:numPr>
          <w:ilvl w:val="0"/>
          <w:numId w:val="313"/>
        </w:numPr>
        <w:spacing w:after="0" w:line="240" w:lineRule="auto"/>
        <w:ind w:left="567" w:hanging="283"/>
        <w:jc w:val="both"/>
      </w:pPr>
      <w:r>
        <w:t xml:space="preserve">O assunto que gerou a modificação não está resolvido. </w:t>
      </w:r>
    </w:p>
    <w:p w14:paraId="4B35B405" w14:textId="77777777" w:rsidR="00C1157F" w:rsidRDefault="00C1157F">
      <w:pPr>
        <w:numPr>
          <w:ilvl w:val="0"/>
          <w:numId w:val="313"/>
        </w:numPr>
        <w:spacing w:after="0" w:line="240" w:lineRule="auto"/>
        <w:ind w:left="567" w:hanging="283"/>
        <w:jc w:val="both"/>
      </w:pPr>
      <w:r>
        <w:t xml:space="preserve">Os efeitos ou possíveis efeitos do assunto sobre os valores do período corrente são irrelevantes, mas requerem uma opinião com modificação do auditor em decorrência dos efeitos ou possíveis efeitos do assunto não resolvido sobre a comparabilidade dos valores do período corrente e valores correspondentes. </w:t>
      </w:r>
    </w:p>
    <w:p w14:paraId="66480273" w14:textId="77777777" w:rsidR="00C1157F" w:rsidRDefault="00C1157F" w:rsidP="00C1157F">
      <w:pPr>
        <w:jc w:val="both"/>
        <w:rPr>
          <w:b/>
        </w:rPr>
      </w:pPr>
    </w:p>
    <w:p w14:paraId="7392DF6C" w14:textId="77777777" w:rsidR="00C1157F" w:rsidRPr="008003B2" w:rsidRDefault="00C1157F" w:rsidP="00C1157F">
      <w:pPr>
        <w:jc w:val="both"/>
        <w:rPr>
          <w:b/>
        </w:rPr>
      </w:pPr>
      <w:r w:rsidRPr="008003B2">
        <w:rPr>
          <w:b/>
        </w:rPr>
        <w:t>RELATÓRIO DOS AUDITORES INDEPENDENTES</w:t>
      </w:r>
      <w:r w:rsidRPr="00DE32F4">
        <w:rPr>
          <w:sz w:val="20"/>
          <w:szCs w:val="20"/>
        </w:rPr>
        <w:t>(1)</w:t>
      </w:r>
      <w:r w:rsidRPr="008003B2">
        <w:rPr>
          <w:b/>
        </w:rPr>
        <w:t xml:space="preserve"> SOBRE AS DEMONSTRAÇOES CONTÁBEIS</w:t>
      </w:r>
    </w:p>
    <w:p w14:paraId="649236C8" w14:textId="77777777" w:rsidR="00C1157F" w:rsidRDefault="00C1157F" w:rsidP="00C1157F">
      <w:pPr>
        <w:jc w:val="both"/>
      </w:pPr>
    </w:p>
    <w:p w14:paraId="584C7CEF" w14:textId="77777777" w:rsidR="00C1157F" w:rsidRDefault="00C1157F" w:rsidP="00C1157F">
      <w:pPr>
        <w:jc w:val="both"/>
      </w:pPr>
      <w:r>
        <w:t xml:space="preserve">[Destinatário apropriado] </w:t>
      </w:r>
    </w:p>
    <w:p w14:paraId="0961B458" w14:textId="77777777" w:rsidR="00C1157F" w:rsidRPr="00DE32F4" w:rsidRDefault="00C1157F" w:rsidP="00C1157F">
      <w:pPr>
        <w:jc w:val="both"/>
        <w:rPr>
          <w:sz w:val="20"/>
          <w:szCs w:val="20"/>
        </w:rPr>
      </w:pPr>
      <w:r w:rsidRPr="00DE32F4">
        <w:rPr>
          <w:sz w:val="20"/>
          <w:szCs w:val="20"/>
        </w:rPr>
        <w:t>(2)</w:t>
      </w:r>
    </w:p>
    <w:p w14:paraId="04504D71" w14:textId="77777777" w:rsidR="00C1157F" w:rsidRDefault="00C1157F" w:rsidP="00C1157F">
      <w:pPr>
        <w:jc w:val="both"/>
      </w:pPr>
    </w:p>
    <w:p w14:paraId="17B7A7BE" w14:textId="77777777" w:rsidR="00C1157F" w:rsidRDefault="00C1157F" w:rsidP="00C1157F">
      <w:pPr>
        <w:jc w:val="both"/>
      </w:pPr>
      <w:r>
        <w:t>Examinamos as demonstrações contábeis da Companhia ABC</w:t>
      </w:r>
      <w:r w:rsidRPr="00DE32F4">
        <w:rPr>
          <w:sz w:val="20"/>
          <w:szCs w:val="20"/>
        </w:rPr>
        <w:t>(3)</w:t>
      </w:r>
      <w:r>
        <w:t>, que compreendem o balanço patrimonial em 31 de dezembro de 20X1</w:t>
      </w:r>
      <w:r w:rsidRPr="00DE32F4">
        <w:rPr>
          <w:sz w:val="20"/>
          <w:szCs w:val="20"/>
        </w:rPr>
        <w:t>(4)</w:t>
      </w:r>
      <w:r>
        <w:t xml:space="preserve"> e as respectivas demonstrações do resultado, das mutações do patrimônio líquido e dos fluxos de caixa</w:t>
      </w:r>
      <w:r w:rsidRPr="00DE32F4">
        <w:rPr>
          <w:sz w:val="20"/>
          <w:szCs w:val="20"/>
        </w:rPr>
        <w:t>(5)</w:t>
      </w:r>
      <w:r>
        <w:t xml:space="preserve"> para o exercício findo naquela data, assim como o resumo das principais práticas contábeis e demais notas explicativas. </w:t>
      </w:r>
    </w:p>
    <w:p w14:paraId="7BAAE6A2" w14:textId="77777777" w:rsidR="00C1157F" w:rsidRDefault="00C1157F" w:rsidP="00C1157F">
      <w:pPr>
        <w:jc w:val="both"/>
      </w:pPr>
    </w:p>
    <w:p w14:paraId="665EC10C" w14:textId="77777777" w:rsidR="00C1157F" w:rsidRPr="00DE32F4" w:rsidRDefault="00C1157F" w:rsidP="00C1157F">
      <w:pPr>
        <w:jc w:val="both"/>
        <w:rPr>
          <w:b/>
        </w:rPr>
      </w:pPr>
      <w:r w:rsidRPr="00DE32F4">
        <w:rPr>
          <w:b/>
          <w:iCs/>
        </w:rPr>
        <w:t>Responsabilidade da administração da Companhia</w:t>
      </w:r>
      <w:r w:rsidRPr="00DE32F4">
        <w:rPr>
          <w:iCs/>
          <w:sz w:val="20"/>
          <w:szCs w:val="20"/>
        </w:rPr>
        <w:t>(6)</w:t>
      </w:r>
      <w:r w:rsidRPr="00DE32F4">
        <w:rPr>
          <w:b/>
          <w:iCs/>
        </w:rPr>
        <w:t xml:space="preserve"> sobre as demonstrações contábeis </w:t>
      </w:r>
    </w:p>
    <w:p w14:paraId="5C20CE49" w14:textId="77777777" w:rsidR="00C1157F" w:rsidRDefault="00C1157F" w:rsidP="00C1157F">
      <w:pPr>
        <w:jc w:val="both"/>
      </w:pPr>
    </w:p>
    <w:p w14:paraId="7196BA0E" w14:textId="77777777" w:rsidR="00C1157F" w:rsidRDefault="00C1157F" w:rsidP="00C1157F">
      <w:pPr>
        <w:jc w:val="both"/>
      </w:pPr>
      <w:r>
        <w:t xml:space="preserve">A Administração da Companhia é responsável pela elaboração e adequada apresentação dessas demonstrações contábeis de acordo com </w:t>
      </w:r>
      <w:r w:rsidRPr="00FC3AED">
        <w:t xml:space="preserve">as </w:t>
      </w:r>
      <w:r>
        <w:t xml:space="preserve">práticas contábeis adotadas no Brasil e pelos controles internos que ela determinou como necessários para permitir a elaboração de demonstrações contábeis livres de distorção relevante, </w:t>
      </w:r>
      <w:r w:rsidRPr="007879D0">
        <w:t xml:space="preserve">independentemente se </w:t>
      </w:r>
      <w:r>
        <w:t xml:space="preserve">causada </w:t>
      </w:r>
      <w:r w:rsidRPr="007879D0">
        <w:t>por fraude ou erro.</w:t>
      </w:r>
    </w:p>
    <w:p w14:paraId="3E6CAEBC" w14:textId="77777777" w:rsidR="00C1157F" w:rsidRDefault="00C1157F" w:rsidP="00C1157F">
      <w:pPr>
        <w:jc w:val="both"/>
        <w:rPr>
          <w:b/>
          <w:iCs/>
        </w:rPr>
      </w:pPr>
    </w:p>
    <w:p w14:paraId="6A7841AE" w14:textId="77777777" w:rsidR="00C1157F" w:rsidRPr="0047296D" w:rsidRDefault="00C1157F" w:rsidP="00C1157F">
      <w:pPr>
        <w:jc w:val="both"/>
        <w:rPr>
          <w:b/>
        </w:rPr>
      </w:pPr>
      <w:r w:rsidRPr="0047296D">
        <w:rPr>
          <w:b/>
          <w:iCs/>
        </w:rPr>
        <w:t>Responsabilidade do</w:t>
      </w:r>
      <w:r>
        <w:rPr>
          <w:b/>
          <w:iCs/>
        </w:rPr>
        <w:t>s</w:t>
      </w:r>
      <w:r w:rsidRPr="0047296D">
        <w:rPr>
          <w:b/>
          <w:iCs/>
        </w:rPr>
        <w:t xml:space="preserve"> auditor</w:t>
      </w:r>
      <w:r>
        <w:rPr>
          <w:b/>
          <w:iCs/>
        </w:rPr>
        <w:t>es independentes</w:t>
      </w:r>
      <w:r w:rsidRPr="00DE32F4">
        <w:rPr>
          <w:iCs/>
          <w:sz w:val="20"/>
          <w:szCs w:val="20"/>
        </w:rPr>
        <w:t>(7)</w:t>
      </w:r>
      <w:r w:rsidRPr="0047296D">
        <w:rPr>
          <w:b/>
          <w:iCs/>
        </w:rPr>
        <w:t xml:space="preserve"> </w:t>
      </w:r>
    </w:p>
    <w:p w14:paraId="227C92D2" w14:textId="77777777" w:rsidR="00C1157F" w:rsidRDefault="00C1157F" w:rsidP="00C1157F">
      <w:pPr>
        <w:jc w:val="both"/>
      </w:pPr>
    </w:p>
    <w:p w14:paraId="20193744" w14:textId="77777777" w:rsidR="00C1157F" w:rsidRDefault="00C1157F" w:rsidP="00C1157F">
      <w:pPr>
        <w:jc w:val="both"/>
      </w:pPr>
      <w:r w:rsidRPr="00FC3AED">
        <w:t>Nossa responsabilidade é a de expressar uma opinião sobre essas demonstraç</w:t>
      </w:r>
      <w:r>
        <w:t>ões contábeis com base em nossa</w:t>
      </w:r>
      <w:r w:rsidRPr="00FC3AED">
        <w:t xml:space="preserve"> </w:t>
      </w:r>
      <w:r>
        <w:t>auditoria, conduzida</w:t>
      </w:r>
      <w:r w:rsidRPr="00FC3AED">
        <w:t xml:space="preserve"> de acordo com</w:t>
      </w:r>
      <w:r>
        <w:t xml:space="preserve"> as n</w:t>
      </w:r>
      <w:r w:rsidRPr="00FC3AED">
        <w:t xml:space="preserve">ormas </w:t>
      </w:r>
      <w:r>
        <w:t>brasileiras e internacionais de a</w:t>
      </w:r>
      <w:r w:rsidRPr="00FC3AED">
        <w:t>uditoria. Essas normas requerem o cumprimento d</w:t>
      </w:r>
      <w:r>
        <w:t>as exigências</w:t>
      </w:r>
      <w:r w:rsidRPr="00FC3AED">
        <w:t xml:space="preserve"> étic</w:t>
      </w:r>
      <w:r>
        <w:t>a</w:t>
      </w:r>
      <w:r w:rsidRPr="00FC3AED">
        <w:t>s pelos auditores e que a auditoria seja planejada e executada com o objetivo de obter segurança razoável de que as demonstrações contábeis estão livres de distorç</w:t>
      </w:r>
      <w:r>
        <w:t>ão</w:t>
      </w:r>
      <w:r w:rsidRPr="00FC3AED">
        <w:t xml:space="preserve"> relevante.</w:t>
      </w:r>
    </w:p>
    <w:p w14:paraId="0269EF4B" w14:textId="77777777" w:rsidR="00C1157F" w:rsidRDefault="00C1157F" w:rsidP="00C1157F">
      <w:pPr>
        <w:jc w:val="both"/>
      </w:pPr>
    </w:p>
    <w:p w14:paraId="350DBD94" w14:textId="77777777" w:rsidR="00C1157F" w:rsidRDefault="00C1157F" w:rsidP="00C1157F">
      <w:pPr>
        <w:jc w:val="both"/>
      </w:pPr>
      <w:r>
        <w:t>Uma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w:t>
      </w:r>
      <w:r w:rsidRPr="007879D0">
        <w:t>, independentemente se causada por fraude ou erro.</w:t>
      </w:r>
      <w:r>
        <w:t xml:space="preserve"> </w:t>
      </w:r>
      <w:r w:rsidRPr="007879D0">
        <w:t>N</w:t>
      </w:r>
      <w:r>
        <w:t>essa avaliação de riscos, o auditor considera os controles internos relevantes para a elaboração e a adequada apresentação das demonstrações contábeis da Companhia para planejar os procedimentos de auditoria que são apropriados nas circunstâncias, mas não para fins de expressar uma opinião sobre a eficácia desses controles internos da Companhia</w:t>
      </w:r>
      <w:r w:rsidRPr="00DE32F4">
        <w:rPr>
          <w:sz w:val="20"/>
          <w:szCs w:val="20"/>
        </w:rPr>
        <w:t>(8).</w:t>
      </w:r>
      <w:r>
        <w:t xml:space="preserve"> Uma 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tomadas em conjunto.</w:t>
      </w:r>
    </w:p>
    <w:p w14:paraId="6B2EAC7C" w14:textId="77777777" w:rsidR="00C1157F" w:rsidRPr="009F5F79" w:rsidRDefault="00C1157F" w:rsidP="00C1157F">
      <w:pPr>
        <w:jc w:val="both"/>
        <w:rPr>
          <w:highlight w:val="yellow"/>
        </w:rPr>
      </w:pPr>
    </w:p>
    <w:p w14:paraId="789BFA18" w14:textId="77777777" w:rsidR="00C1157F" w:rsidRDefault="00C1157F" w:rsidP="00C1157F">
      <w:pPr>
        <w:jc w:val="both"/>
      </w:pPr>
      <w:r>
        <w:t xml:space="preserve">Acreditamos que a evidência de auditoria obtida é suficiente e apropriada para fundamentar nossa opinião com ressalva. </w:t>
      </w:r>
    </w:p>
    <w:p w14:paraId="12D65E09" w14:textId="77777777" w:rsidR="00C1157F" w:rsidRDefault="00C1157F" w:rsidP="00C1157F">
      <w:pPr>
        <w:jc w:val="both"/>
        <w:rPr>
          <w:b/>
          <w:i/>
          <w:iCs/>
        </w:rPr>
      </w:pPr>
    </w:p>
    <w:p w14:paraId="44E247BA" w14:textId="77777777" w:rsidR="00C1157F" w:rsidRPr="00DE32F4" w:rsidRDefault="00C1157F" w:rsidP="00C1157F">
      <w:pPr>
        <w:jc w:val="both"/>
        <w:rPr>
          <w:b/>
        </w:rPr>
      </w:pPr>
      <w:r w:rsidRPr="00DE32F4">
        <w:rPr>
          <w:b/>
          <w:iCs/>
        </w:rPr>
        <w:t xml:space="preserve">Base para opinião com ressalva </w:t>
      </w:r>
    </w:p>
    <w:p w14:paraId="37E676D9" w14:textId="77777777" w:rsidR="00C1157F" w:rsidRDefault="00C1157F" w:rsidP="00C1157F">
      <w:pPr>
        <w:jc w:val="both"/>
      </w:pPr>
    </w:p>
    <w:p w14:paraId="1F6A393A" w14:textId="77777777" w:rsidR="00C1157F" w:rsidRDefault="00C1157F" w:rsidP="00C1157F">
      <w:pPr>
        <w:jc w:val="both"/>
      </w:pPr>
      <w:r>
        <w:t xml:space="preserve">Por termos sido nomeados auditores da Companhia ABC durante o exercício de 20X0, não foi possível acompanhar a contagem física dos estoques no início desse período ou nos satisfazer por meios alternativos quanto a essas quantidades em estoque. Uma vez que os estoques iniciais afetam a determinação dos resultados das operações, não conseguimos determinar se teria havido necessidade de ajustes em relação aos resultados das operações e lucros acumulados iniciais para 20X0. Nossa opinião de auditoria sobre as demonstrações contábeis para o exercício findo em 31 de dezembro de 20X0 conteve modificação. Nossa opinião sobre as demonstrações contábeis do período corrente também incluiu modificação em decorrência do possível efeito desse assunto sobre a comparabilidade dos valores do período corrente e valores correspondentes. </w:t>
      </w:r>
    </w:p>
    <w:p w14:paraId="49222A1B" w14:textId="77777777" w:rsidR="00C1157F" w:rsidRDefault="00C1157F" w:rsidP="00C1157F">
      <w:pPr>
        <w:jc w:val="both"/>
        <w:rPr>
          <w:b/>
          <w:i/>
          <w:iCs/>
        </w:rPr>
      </w:pPr>
    </w:p>
    <w:p w14:paraId="3EB624F3" w14:textId="77777777" w:rsidR="00C1157F" w:rsidRPr="00DE32F4" w:rsidRDefault="00C1157F" w:rsidP="00C1157F">
      <w:pPr>
        <w:jc w:val="both"/>
        <w:rPr>
          <w:b/>
        </w:rPr>
      </w:pPr>
      <w:r w:rsidRPr="00DE32F4">
        <w:rPr>
          <w:b/>
          <w:iCs/>
        </w:rPr>
        <w:t xml:space="preserve">Opinião com ressalva </w:t>
      </w:r>
    </w:p>
    <w:p w14:paraId="6CB461A1" w14:textId="77777777" w:rsidR="00C1157F" w:rsidRDefault="00C1157F" w:rsidP="00C1157F">
      <w:pPr>
        <w:jc w:val="both"/>
      </w:pPr>
    </w:p>
    <w:p w14:paraId="5F125825" w14:textId="77777777" w:rsidR="00C1157F" w:rsidRDefault="00C1157F" w:rsidP="00C1157F">
      <w:pPr>
        <w:jc w:val="both"/>
      </w:pPr>
      <w:r>
        <w:t xml:space="preserve">Em nossa opinião, exceto </w:t>
      </w:r>
      <w:r w:rsidRPr="00A162B9">
        <w:t>pelos possíveis efeitos sobre os valores correspondentes</w:t>
      </w:r>
      <w:r>
        <w:t xml:space="preserve"> do assunto descrito no parágrafo sobre a base para opinião com ressalva, as demonstrações contábeis acima referidas apresentam adequadamente, em todos os aspectos relevantes, a posição patrimonial e financeira da Companhia ABC em 31 de dezembro de 20X1, </w:t>
      </w:r>
      <w:r w:rsidRPr="00BD140D">
        <w:t>o desempenho de suas operações e os seus fl</w:t>
      </w:r>
      <w:r>
        <w:t>uxos de caixa para o exercício findo naquela data, de acordo com as práticas contábeis adotadas no Brasil.</w:t>
      </w:r>
    </w:p>
    <w:p w14:paraId="5DCC6A9E" w14:textId="77777777" w:rsidR="00C1157F" w:rsidRDefault="00C1157F" w:rsidP="00C1157F">
      <w:pPr>
        <w:jc w:val="both"/>
      </w:pPr>
    </w:p>
    <w:p w14:paraId="06230DD0" w14:textId="77777777" w:rsidR="00C1157F" w:rsidRDefault="00C1157F" w:rsidP="00C1157F">
      <w:pPr>
        <w:jc w:val="both"/>
      </w:pPr>
      <w:r>
        <w:t>[Local (localidade do escritório de auditoria que emitiu o relatório)]</w:t>
      </w:r>
    </w:p>
    <w:p w14:paraId="09D592F2" w14:textId="77777777" w:rsidR="00C1157F" w:rsidRDefault="00C1157F" w:rsidP="00C1157F">
      <w:pPr>
        <w:jc w:val="both"/>
      </w:pPr>
      <w:r>
        <w:t>[Data do relatório do auditor independente]</w:t>
      </w:r>
    </w:p>
    <w:p w14:paraId="61731219" w14:textId="77777777" w:rsidR="00C1157F" w:rsidRDefault="00C1157F" w:rsidP="00C1157F">
      <w:pPr>
        <w:jc w:val="both"/>
      </w:pPr>
      <w:r>
        <w:t>[Nome do auditor independente (pessoa física ou jurídica)]</w:t>
      </w:r>
    </w:p>
    <w:p w14:paraId="168A2E2A" w14:textId="77777777" w:rsidR="00C1157F" w:rsidRDefault="00C1157F" w:rsidP="00C1157F">
      <w:pPr>
        <w:jc w:val="both"/>
      </w:pPr>
      <w:r>
        <w:t>[Nome do profissional (sócio ou responsável técnico, no caso de o auditor ser pessoa jurídica)]</w:t>
      </w:r>
    </w:p>
    <w:p w14:paraId="4E19B602" w14:textId="77777777" w:rsidR="00C1157F" w:rsidRDefault="00C1157F" w:rsidP="00C1157F">
      <w:pPr>
        <w:jc w:val="both"/>
      </w:pPr>
      <w:r>
        <w:t>[Números de registro no CRC da firma de auditoria e do profissional que assina o relatório]</w:t>
      </w:r>
    </w:p>
    <w:p w14:paraId="4B683FC5" w14:textId="77777777" w:rsidR="00C1157F" w:rsidRDefault="00C1157F" w:rsidP="00C1157F">
      <w:pPr>
        <w:jc w:val="both"/>
      </w:pPr>
      <w:r>
        <w:t>[Assinatura do auditor independente]</w:t>
      </w:r>
    </w:p>
    <w:p w14:paraId="7963489F" w14:textId="77777777" w:rsidR="00C1157F" w:rsidRDefault="00C1157F" w:rsidP="00C1157F">
      <w:pPr>
        <w:jc w:val="both"/>
      </w:pPr>
    </w:p>
    <w:p w14:paraId="70E5F6B7"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Título no plural em decorrência do uso mais frequente pelas firmas (pessoa jurídica), todavia deve ser adaptado às circunstâncias de auditor pessoa física.</w:t>
      </w:r>
    </w:p>
    <w:p w14:paraId="4136CD88"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 xml:space="preserve"> No caso do relatório cobrir outros aspectos legais e regulatórios, seria necessário um subtítulo para especificar que essa primeira parte do relatório refere-se às demonstrações contábeis e após a opinião sobre elas e eventuais parágrafos de ênfase e de outros assuntos, seria incluso outro subtítulo.</w:t>
      </w:r>
    </w:p>
    <w:p w14:paraId="6E77A867"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No caso de, também, incluir demonstrações consolidadas adaptar o texto, inclusive no que tange a inclusão da expressão “e controlada”.</w:t>
      </w:r>
    </w:p>
    <w:p w14:paraId="7F847AFD"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Embora a Estrutura Conceitual para Elaboração e Apresentação de Demonstrações Contábeis utilizada no Brasil determine a apresentação de demonstrações contábeis de forma comparativa e a Lei das Sociedades Anônimas fale em apresentação dos valores correspondentes do exercício anterior, não existe nenhuma determinação legal que estabeleça que o relatório do auditor independente deva incluir também opinião sobre o ano anterior, portanto, esta e as demais normas de auditoria que tratam da emissão de relatório adotam integralmente o modelo internacional em que o relatório cobre somente o ano corrente.</w:t>
      </w:r>
    </w:p>
    <w:p w14:paraId="186F3A9E"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No caso de incluir outras demonstrações, como, por exemplo, a Demonstração do Valor Adicionado, este parágrafo e o da opinião devem ser adaptados para incluir essa outra demonstração.</w:t>
      </w:r>
    </w:p>
    <w:p w14:paraId="7E2878DD"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Ou outro termo que seja apropriado no contexto da estrutura legal específica. Para relatórios emitidos no Brasil sobre entidades brasileiras deve ser utilizada essa expressão.</w:t>
      </w:r>
    </w:p>
    <w:p w14:paraId="71B1C2B3"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Adaptar no caso de auditor pessoa física ou firma individual.</w:t>
      </w:r>
    </w:p>
    <w:p w14:paraId="4B873627" w14:textId="77777777" w:rsidR="00C1157F" w:rsidRPr="00D269EB" w:rsidRDefault="00C1157F">
      <w:pPr>
        <w:pStyle w:val="Textodenotaderodap"/>
        <w:numPr>
          <w:ilvl w:val="0"/>
          <w:numId w:val="311"/>
        </w:numPr>
        <w:tabs>
          <w:tab w:val="left" w:pos="284"/>
        </w:tabs>
        <w:suppressAutoHyphens/>
        <w:spacing w:line="240" w:lineRule="exact"/>
        <w:ind w:left="284" w:hanging="284"/>
        <w:jc w:val="both"/>
      </w:pPr>
      <w:r w:rsidRPr="00D269EB">
        <w:t>Nas circunstâncias em que o auditor também tem a responsabilidade de expressar uma opinião sobre a eficácia dos controles internos em conjunto com a auditoria das demonstrações contábeis, a redação desta sentença seria como segue: “Nessas avaliações de risco, o auditor considera os controles internos relevantes para a elaboração e a adequada apresentação das demonstrações contábeis da entidade para planejar procedimentos de auditoria que são apropriados nas circunstâncias.</w:t>
      </w:r>
    </w:p>
    <w:p w14:paraId="1D354A04" w14:textId="77777777" w:rsidR="00C1157F" w:rsidRDefault="00C1157F" w:rsidP="00C1157F">
      <w:pPr>
        <w:jc w:val="both"/>
      </w:pPr>
    </w:p>
    <w:p w14:paraId="206538BF" w14:textId="77777777" w:rsidR="00C1157F" w:rsidRDefault="00C1157F" w:rsidP="00C1157F">
      <w:pPr>
        <w:jc w:val="both"/>
      </w:pPr>
    </w:p>
    <w:p w14:paraId="663EC130" w14:textId="77777777" w:rsidR="00C1157F" w:rsidRDefault="00C1157F" w:rsidP="00C1157F">
      <w:pPr>
        <w:jc w:val="both"/>
      </w:pPr>
      <w:r w:rsidRPr="008A0916">
        <w:rPr>
          <w:b/>
        </w:rPr>
        <w:t>Exemplo C – Valores correspondentes</w:t>
      </w:r>
      <w:r>
        <w:t xml:space="preserve"> (ver item A7) </w:t>
      </w:r>
    </w:p>
    <w:p w14:paraId="10864B6C" w14:textId="77777777" w:rsidR="00C1157F" w:rsidRDefault="00C1157F" w:rsidP="00C1157F">
      <w:pPr>
        <w:jc w:val="both"/>
      </w:pPr>
    </w:p>
    <w:p w14:paraId="0B0820D1" w14:textId="77777777" w:rsidR="00C1157F" w:rsidRDefault="00C1157F" w:rsidP="00C1157F">
      <w:pPr>
        <w:jc w:val="both"/>
      </w:pPr>
      <w:r>
        <w:t>Exemplo</w:t>
      </w:r>
      <w:r w:rsidRPr="000808F3">
        <w:t xml:space="preserve"> de </w:t>
      </w:r>
      <w:r>
        <w:t xml:space="preserve">relatório para as circunstâncias descritas no item 13, como segue: </w:t>
      </w:r>
    </w:p>
    <w:p w14:paraId="51DF9657" w14:textId="77777777" w:rsidR="00C1157F" w:rsidRDefault="00C1157F">
      <w:pPr>
        <w:numPr>
          <w:ilvl w:val="0"/>
          <w:numId w:val="313"/>
        </w:numPr>
        <w:spacing w:after="0" w:line="240" w:lineRule="auto"/>
        <w:ind w:left="567" w:hanging="283"/>
        <w:jc w:val="both"/>
      </w:pPr>
      <w:r>
        <w:t xml:space="preserve">As demonstrações contábeis do período anterior foram examinadas por auditor independente antecessor. </w:t>
      </w:r>
    </w:p>
    <w:p w14:paraId="09976C17" w14:textId="77777777" w:rsidR="00C1157F" w:rsidRDefault="00C1157F">
      <w:pPr>
        <w:numPr>
          <w:ilvl w:val="0"/>
          <w:numId w:val="313"/>
        </w:numPr>
        <w:spacing w:after="0" w:line="240" w:lineRule="auto"/>
        <w:ind w:left="567" w:hanging="283"/>
        <w:jc w:val="both"/>
      </w:pPr>
      <w:r>
        <w:t xml:space="preserve">O auditor não está proibido por lei ou regulamento de mencionar o relatório do auditor independente antecessor sobre os valores correspondentes e decide fazer isso. </w:t>
      </w:r>
    </w:p>
    <w:p w14:paraId="111A51BA" w14:textId="77777777" w:rsidR="00C1157F" w:rsidRDefault="00C1157F" w:rsidP="00C1157F">
      <w:pPr>
        <w:jc w:val="both"/>
      </w:pPr>
    </w:p>
    <w:p w14:paraId="39BDF5DB" w14:textId="77777777" w:rsidR="00C1157F" w:rsidRDefault="00C1157F" w:rsidP="00C1157F">
      <w:pPr>
        <w:jc w:val="both"/>
      </w:pPr>
    </w:p>
    <w:p w14:paraId="478DAF9F" w14:textId="77777777" w:rsidR="00C1157F" w:rsidRPr="000A6C62" w:rsidRDefault="00C1157F" w:rsidP="00C1157F">
      <w:pPr>
        <w:jc w:val="both"/>
        <w:rPr>
          <w:b/>
        </w:rPr>
      </w:pPr>
      <w:r w:rsidRPr="000A6C62">
        <w:rPr>
          <w:b/>
        </w:rPr>
        <w:t>RELATÓRIO DOS AUDITORES INDEPENDENTES</w:t>
      </w:r>
      <w:r w:rsidRPr="00D269EB">
        <w:rPr>
          <w:sz w:val="20"/>
          <w:szCs w:val="20"/>
        </w:rPr>
        <w:t>(1)</w:t>
      </w:r>
      <w:r w:rsidRPr="000A6C62">
        <w:rPr>
          <w:b/>
        </w:rPr>
        <w:t xml:space="preserve"> SOBRE AS DEMONSTRAÇÕES CONTÁBEIS</w:t>
      </w:r>
    </w:p>
    <w:p w14:paraId="2197312B" w14:textId="77777777" w:rsidR="00C1157F" w:rsidRDefault="00C1157F" w:rsidP="00C1157F">
      <w:pPr>
        <w:jc w:val="both"/>
      </w:pPr>
    </w:p>
    <w:p w14:paraId="40460042" w14:textId="77777777" w:rsidR="00C1157F" w:rsidRDefault="00C1157F" w:rsidP="00C1157F">
      <w:pPr>
        <w:jc w:val="both"/>
      </w:pPr>
      <w:r>
        <w:t xml:space="preserve">[Destinatário apropriado] </w:t>
      </w:r>
    </w:p>
    <w:p w14:paraId="5884C24F" w14:textId="77777777" w:rsidR="00C1157F" w:rsidRPr="00D269EB" w:rsidRDefault="00C1157F" w:rsidP="00C1157F">
      <w:pPr>
        <w:jc w:val="both"/>
        <w:rPr>
          <w:sz w:val="20"/>
          <w:szCs w:val="20"/>
        </w:rPr>
      </w:pPr>
      <w:r w:rsidRPr="00D269EB">
        <w:rPr>
          <w:sz w:val="20"/>
          <w:szCs w:val="20"/>
        </w:rPr>
        <w:t>(2)</w:t>
      </w:r>
    </w:p>
    <w:p w14:paraId="781F44D6" w14:textId="77777777" w:rsidR="00C1157F" w:rsidRDefault="00C1157F" w:rsidP="00C1157F">
      <w:pPr>
        <w:jc w:val="both"/>
      </w:pPr>
    </w:p>
    <w:p w14:paraId="62A0B469" w14:textId="77777777" w:rsidR="00C1157F" w:rsidRDefault="00C1157F" w:rsidP="00C1157F">
      <w:pPr>
        <w:jc w:val="both"/>
      </w:pPr>
      <w:r>
        <w:t>Examinamos as demonstrações contábeis da Companhia ABC</w:t>
      </w:r>
      <w:r w:rsidRPr="00D269EB">
        <w:rPr>
          <w:sz w:val="20"/>
          <w:szCs w:val="20"/>
        </w:rPr>
        <w:t>(3)</w:t>
      </w:r>
      <w:r>
        <w:t>, que compreendem o balanço patrimonial em 31 de dezembro de 20X1</w:t>
      </w:r>
      <w:r w:rsidRPr="00D269EB">
        <w:rPr>
          <w:sz w:val="20"/>
          <w:szCs w:val="20"/>
        </w:rPr>
        <w:t>(4)</w:t>
      </w:r>
      <w:r>
        <w:t xml:space="preserve"> e as respectivas demonstrações do resultado, das mutações do patrimônio líquido e dos fluxos de caixa</w:t>
      </w:r>
      <w:r w:rsidRPr="00D269EB">
        <w:rPr>
          <w:sz w:val="20"/>
          <w:szCs w:val="20"/>
        </w:rPr>
        <w:t>(5)</w:t>
      </w:r>
      <w:r>
        <w:t xml:space="preserve"> para o exercício findo naquela data, assim como o resumo das principais práticas contábeis e demais notas explicativas. </w:t>
      </w:r>
    </w:p>
    <w:p w14:paraId="4A3604EC" w14:textId="77777777" w:rsidR="00C1157F" w:rsidRDefault="00C1157F" w:rsidP="00C1157F">
      <w:pPr>
        <w:jc w:val="both"/>
        <w:rPr>
          <w:b/>
          <w:i/>
          <w:iCs/>
        </w:rPr>
      </w:pPr>
    </w:p>
    <w:p w14:paraId="1567B757" w14:textId="77777777" w:rsidR="00C1157F" w:rsidRPr="00D269EB" w:rsidRDefault="00C1157F" w:rsidP="00C1157F">
      <w:pPr>
        <w:jc w:val="both"/>
        <w:rPr>
          <w:b/>
        </w:rPr>
      </w:pPr>
      <w:r w:rsidRPr="00D269EB">
        <w:rPr>
          <w:b/>
          <w:iCs/>
        </w:rPr>
        <w:t>Responsabilidade da administração da Companhia</w:t>
      </w:r>
      <w:r w:rsidRPr="00D269EB">
        <w:rPr>
          <w:iCs/>
          <w:sz w:val="20"/>
          <w:szCs w:val="20"/>
        </w:rPr>
        <w:t>(6)</w:t>
      </w:r>
      <w:r w:rsidRPr="00D269EB">
        <w:rPr>
          <w:b/>
          <w:iCs/>
        </w:rPr>
        <w:t xml:space="preserve"> sobre as demonstrações contábeis </w:t>
      </w:r>
    </w:p>
    <w:p w14:paraId="46F143C5" w14:textId="77777777" w:rsidR="00C1157F" w:rsidRDefault="00C1157F" w:rsidP="00C1157F">
      <w:pPr>
        <w:jc w:val="both"/>
      </w:pPr>
    </w:p>
    <w:p w14:paraId="30C1BB21" w14:textId="77777777" w:rsidR="00C1157F" w:rsidRDefault="00C1157F" w:rsidP="00C1157F">
      <w:pPr>
        <w:jc w:val="both"/>
      </w:pPr>
      <w:r>
        <w:t xml:space="preserve">A Administração da Companhia é responsável pela elaboração e adequada apresentação dessas demonstrações contábeis de acordo com </w:t>
      </w:r>
      <w:r w:rsidRPr="00FC3AED">
        <w:t xml:space="preserve">as </w:t>
      </w:r>
      <w:r>
        <w:t xml:space="preserve">práticas contábeis adotadas no Brasil e pelos controles internos que ela determinou como necessários para permitir a elaboração de demonstrações contábeis livres de distorção relevante, </w:t>
      </w:r>
      <w:r w:rsidRPr="007879D0">
        <w:t xml:space="preserve">independentemente se </w:t>
      </w:r>
      <w:r>
        <w:t xml:space="preserve">causada </w:t>
      </w:r>
      <w:r w:rsidRPr="007879D0">
        <w:t>por fraude ou erro.</w:t>
      </w:r>
    </w:p>
    <w:p w14:paraId="13349D4F" w14:textId="77777777" w:rsidR="00C1157F" w:rsidRDefault="00C1157F" w:rsidP="00C1157F">
      <w:pPr>
        <w:jc w:val="both"/>
        <w:rPr>
          <w:b/>
          <w:i/>
          <w:iCs/>
        </w:rPr>
      </w:pPr>
    </w:p>
    <w:p w14:paraId="64839BA4" w14:textId="77777777" w:rsidR="00C1157F" w:rsidRPr="00D269EB" w:rsidRDefault="00C1157F" w:rsidP="00C1157F">
      <w:pPr>
        <w:jc w:val="both"/>
        <w:rPr>
          <w:b/>
        </w:rPr>
      </w:pPr>
      <w:r w:rsidRPr="00D269EB">
        <w:rPr>
          <w:b/>
          <w:iCs/>
        </w:rPr>
        <w:t>Responsabilidade dos auditores independentes</w:t>
      </w:r>
      <w:r w:rsidRPr="00D269EB">
        <w:rPr>
          <w:iCs/>
          <w:sz w:val="20"/>
          <w:szCs w:val="20"/>
        </w:rPr>
        <w:t>(7)</w:t>
      </w:r>
      <w:r w:rsidRPr="00D269EB">
        <w:rPr>
          <w:b/>
          <w:iCs/>
        </w:rPr>
        <w:t xml:space="preserve"> </w:t>
      </w:r>
    </w:p>
    <w:p w14:paraId="27F6C868" w14:textId="77777777" w:rsidR="00C1157F" w:rsidRDefault="00C1157F" w:rsidP="00C1157F">
      <w:pPr>
        <w:jc w:val="both"/>
      </w:pPr>
    </w:p>
    <w:p w14:paraId="417311DA" w14:textId="77777777" w:rsidR="00C1157F" w:rsidRDefault="00C1157F" w:rsidP="00C1157F">
      <w:pPr>
        <w:jc w:val="both"/>
      </w:pPr>
      <w:r w:rsidRPr="00FC3AED">
        <w:t>Nossa responsabilidade é a de expressar uma opinião sobre essas demonstraç</w:t>
      </w:r>
      <w:r>
        <w:t>ões contábeis com base em nossa</w:t>
      </w:r>
      <w:r w:rsidRPr="00FC3AED">
        <w:t xml:space="preserve"> </w:t>
      </w:r>
      <w:r>
        <w:t xml:space="preserve">auditoria, conduzida </w:t>
      </w:r>
      <w:r w:rsidRPr="00FC3AED">
        <w:t>de acordo com</w:t>
      </w:r>
      <w:r>
        <w:t xml:space="preserve"> as n</w:t>
      </w:r>
      <w:r w:rsidRPr="00FC3AED">
        <w:t xml:space="preserve">ormas </w:t>
      </w:r>
      <w:r>
        <w:t>brasileiras e internacionais de a</w:t>
      </w:r>
      <w:r w:rsidRPr="00FC3AED">
        <w:t>uditoria. Essas normas requerem o cumprimento d</w:t>
      </w:r>
      <w:r>
        <w:t>as exigências</w:t>
      </w:r>
      <w:r w:rsidRPr="00FC3AED">
        <w:t xml:space="preserve"> étic</w:t>
      </w:r>
      <w:r>
        <w:t>a</w:t>
      </w:r>
      <w:r w:rsidRPr="00FC3AED">
        <w:t>s pelos auditores e que a auditoria seja planejada e executada com o objetivo de obter segurança razoável de que as demonstrações contábeis estão livres de distorç</w:t>
      </w:r>
      <w:r>
        <w:t>ão</w:t>
      </w:r>
      <w:r w:rsidRPr="00FC3AED">
        <w:t xml:space="preserve"> relevante.</w:t>
      </w:r>
    </w:p>
    <w:p w14:paraId="7680AA63" w14:textId="77777777" w:rsidR="00C1157F" w:rsidRDefault="00C1157F" w:rsidP="00C1157F">
      <w:pPr>
        <w:jc w:val="both"/>
      </w:pPr>
    </w:p>
    <w:p w14:paraId="4115A222" w14:textId="77777777" w:rsidR="00C1157F" w:rsidRDefault="00C1157F" w:rsidP="00C1157F">
      <w:pPr>
        <w:jc w:val="both"/>
      </w:pPr>
      <w:r>
        <w:t>Uma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w:t>
      </w:r>
      <w:r w:rsidRPr="007879D0">
        <w:t>, independentemente se causada por fraude ou erro.</w:t>
      </w:r>
      <w:r>
        <w:t xml:space="preserve"> </w:t>
      </w:r>
      <w:r w:rsidRPr="007879D0">
        <w:t>N</w:t>
      </w:r>
      <w:r>
        <w:t>essa avaliação de riscos, o auditor considera os controles internos relevantes para a elaboração e a adequada apresentação das demonstrações contábeis da Companhia para planejar os procedimentos de auditoria que são apropriados nas circunstâncias, mas não para fins de expressar uma opinião sobre a eficácia desses controles internos da Companhia</w:t>
      </w:r>
      <w:r w:rsidRPr="00D269EB">
        <w:rPr>
          <w:sz w:val="20"/>
          <w:szCs w:val="20"/>
        </w:rPr>
        <w:t>(8)</w:t>
      </w:r>
      <w:r>
        <w:t xml:space="preserve">. Uma 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tomadas em conjunto.</w:t>
      </w:r>
    </w:p>
    <w:p w14:paraId="75F9CA17" w14:textId="77777777" w:rsidR="00C1157F" w:rsidRDefault="00C1157F" w:rsidP="00C1157F">
      <w:pPr>
        <w:jc w:val="both"/>
      </w:pPr>
    </w:p>
    <w:p w14:paraId="0ACAC919" w14:textId="77777777" w:rsidR="00C1157F" w:rsidRDefault="00C1157F" w:rsidP="00C1157F">
      <w:pPr>
        <w:jc w:val="both"/>
      </w:pPr>
      <w:r>
        <w:t>Acreditamos que a evidência de auditoria obtida é suficiente e apropriada para fundamentar nossa opinião.</w:t>
      </w:r>
    </w:p>
    <w:p w14:paraId="2091778F" w14:textId="77777777" w:rsidR="00C1157F" w:rsidRDefault="00C1157F" w:rsidP="00C1157F">
      <w:pPr>
        <w:jc w:val="both"/>
        <w:rPr>
          <w:b/>
          <w:i/>
          <w:iCs/>
        </w:rPr>
      </w:pPr>
    </w:p>
    <w:p w14:paraId="07A47AA0" w14:textId="77777777" w:rsidR="00C1157F" w:rsidRPr="00D269EB" w:rsidRDefault="00C1157F" w:rsidP="00C1157F">
      <w:pPr>
        <w:jc w:val="both"/>
        <w:rPr>
          <w:b/>
        </w:rPr>
      </w:pPr>
      <w:r w:rsidRPr="00D269EB">
        <w:rPr>
          <w:b/>
          <w:iCs/>
        </w:rPr>
        <w:t xml:space="preserve">Opinião </w:t>
      </w:r>
    </w:p>
    <w:p w14:paraId="4C00FF27" w14:textId="77777777" w:rsidR="00C1157F" w:rsidRDefault="00C1157F" w:rsidP="00C1157F">
      <w:pPr>
        <w:jc w:val="both"/>
      </w:pPr>
    </w:p>
    <w:p w14:paraId="5D494964" w14:textId="77777777" w:rsidR="00C1157F" w:rsidRDefault="00C1157F" w:rsidP="00C1157F">
      <w:pPr>
        <w:jc w:val="both"/>
      </w:pPr>
      <w:r>
        <w:t xml:space="preserve">Em nossa opinião, as demonstrações contábeis acima referidas apresentam adequadamente, em todos os aspectos relevantes, a posição patrimonial e financeira da Companhia ABC em 31 de dezembro de 20X1, </w:t>
      </w:r>
      <w:r w:rsidRPr="00BD140D">
        <w:t>o desempenho de suas operações e os seus fl</w:t>
      </w:r>
      <w:r>
        <w:t>uxos de caixa para o exercício findo naquela data, de acordo com as práticas contábeis adotadas no Brasil.</w:t>
      </w:r>
    </w:p>
    <w:p w14:paraId="5F917371" w14:textId="77777777" w:rsidR="00C1157F" w:rsidRDefault="00C1157F" w:rsidP="00C1157F">
      <w:pPr>
        <w:jc w:val="both"/>
        <w:rPr>
          <w:b/>
          <w:i/>
          <w:iCs/>
        </w:rPr>
      </w:pPr>
    </w:p>
    <w:p w14:paraId="6A06A864" w14:textId="77777777" w:rsidR="00C1157F" w:rsidRPr="00D269EB" w:rsidRDefault="00C1157F" w:rsidP="00C1157F">
      <w:pPr>
        <w:jc w:val="both"/>
        <w:rPr>
          <w:b/>
        </w:rPr>
      </w:pPr>
      <w:r w:rsidRPr="00D269EB">
        <w:rPr>
          <w:b/>
          <w:iCs/>
        </w:rPr>
        <w:t>Outros assuntos</w:t>
      </w:r>
    </w:p>
    <w:p w14:paraId="1C76E537" w14:textId="77777777" w:rsidR="00C1157F" w:rsidRDefault="00C1157F" w:rsidP="00C1157F">
      <w:pPr>
        <w:jc w:val="both"/>
      </w:pPr>
    </w:p>
    <w:p w14:paraId="18441D24" w14:textId="77777777" w:rsidR="00C1157F" w:rsidRDefault="00C1157F" w:rsidP="00C1157F">
      <w:pPr>
        <w:jc w:val="both"/>
      </w:pPr>
      <w:r>
        <w:t xml:space="preserve">As demonstrações contábeis da Companhia ABC para o exercício findo em 31 de dezembro de 20X0 foram examinadas por outros auditores independentes que emitiram relatório em 31 de março de 20X1 com uma opinião sem modificação sobre essas demonstrações contábeis. </w:t>
      </w:r>
    </w:p>
    <w:p w14:paraId="081E9D5D" w14:textId="77777777" w:rsidR="00C1157F" w:rsidRDefault="00C1157F" w:rsidP="00C1157F">
      <w:pPr>
        <w:jc w:val="both"/>
      </w:pPr>
    </w:p>
    <w:p w14:paraId="19879D81" w14:textId="77777777" w:rsidR="00C1157F" w:rsidRDefault="00C1157F" w:rsidP="00C1157F">
      <w:pPr>
        <w:jc w:val="both"/>
      </w:pPr>
      <w:r>
        <w:t>[Local (localidade do escritório de auditoria que emitiu o relatório)]</w:t>
      </w:r>
    </w:p>
    <w:p w14:paraId="02B2117E" w14:textId="77777777" w:rsidR="00C1157F" w:rsidRDefault="00C1157F" w:rsidP="00C1157F">
      <w:pPr>
        <w:jc w:val="both"/>
      </w:pPr>
      <w:r>
        <w:t>[Data do relatório do auditor independente]</w:t>
      </w:r>
    </w:p>
    <w:p w14:paraId="0455C806" w14:textId="77777777" w:rsidR="00C1157F" w:rsidRDefault="00C1157F" w:rsidP="00C1157F">
      <w:pPr>
        <w:jc w:val="both"/>
      </w:pPr>
      <w:r>
        <w:t>[Nome do auditor independente (pessoa física ou jurídica)]</w:t>
      </w:r>
    </w:p>
    <w:p w14:paraId="69E738F7" w14:textId="77777777" w:rsidR="00C1157F" w:rsidRDefault="00C1157F" w:rsidP="00C1157F">
      <w:pPr>
        <w:jc w:val="both"/>
      </w:pPr>
      <w:r>
        <w:t>[Nome do profissional (sócio ou responsável técnico, no caso de o auditor ser pessoa jurídica)]</w:t>
      </w:r>
    </w:p>
    <w:p w14:paraId="668141B2" w14:textId="77777777" w:rsidR="00C1157F" w:rsidRDefault="00C1157F" w:rsidP="00C1157F">
      <w:pPr>
        <w:jc w:val="both"/>
      </w:pPr>
      <w:r>
        <w:t>[Números de registro no CRC da firma de auditoria e do profissional que assina o relatório]</w:t>
      </w:r>
    </w:p>
    <w:p w14:paraId="07C242C0" w14:textId="77777777" w:rsidR="00C1157F" w:rsidRDefault="00C1157F" w:rsidP="00C1157F">
      <w:pPr>
        <w:jc w:val="both"/>
      </w:pPr>
      <w:r>
        <w:t>[Assinatura do auditor independente]</w:t>
      </w:r>
    </w:p>
    <w:p w14:paraId="4287879B" w14:textId="77777777" w:rsidR="00C1157F" w:rsidRDefault="00C1157F" w:rsidP="00C1157F">
      <w:pPr>
        <w:jc w:val="both"/>
      </w:pPr>
    </w:p>
    <w:p w14:paraId="646A2690"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Título no plural em decorrência do uso mais frequente pelas firmas (pessoa jurídica), todavia deve ser adaptado às circunstâncias de auditor pessoa física.</w:t>
      </w:r>
    </w:p>
    <w:p w14:paraId="575659AC"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No caso do relatório cobrir outros aspectos legais e regulatórios, seria necessário um subtítulo para especificar que essa primeira parte do relatório refere-se às demonstrações contábeis e após a opinião sobre elas e eventuais parágrafos de ênfase e de outros assuntos, seria incluso outro subtítulo.</w:t>
      </w:r>
    </w:p>
    <w:p w14:paraId="26BB02E3"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No caso de, também, incluir demonstrações consolidadas adaptar o texto, inclusive no que tange a inclusão da expressão “e controlada”.</w:t>
      </w:r>
    </w:p>
    <w:p w14:paraId="6F6A8B6A"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Embora a Estrutura Conceitual para Elaboração e Apresentação de Demonstrações Contábeis utilizada no Brasil determine a apresentação de demonstrações contábeis de forma comparativa e a Lei das Sociedades Anônimas fale em apresentação dos valores correspondentes do exercício anterior, não existe nenhuma determinação legal que estabeleça que o relatório do auditor independente deva incluir também opinião sobre o ano anterior, portanto, esta e as demais normas de auditoria que tratam da emissão de relatório adotam integralmente o modelo internacional em que o relatório cobre somente o ano corrente.</w:t>
      </w:r>
    </w:p>
    <w:p w14:paraId="65735040"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No caso de incluir outras demonstrações, como, por exemplo, a Demonstração do Valor Adicionado, este parágrafo e o da opinião devem ser adaptados para incluir essa outra demonstração.</w:t>
      </w:r>
    </w:p>
    <w:p w14:paraId="13DA9313"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Ou outro termo que seja apropriado no contexto da estrutura legal específica. Para relatórios emitidos no Brasil sobre entidades brasileiras deve ser utilizada essa expressão.</w:t>
      </w:r>
    </w:p>
    <w:p w14:paraId="434901FD"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Adaptar no caso de auditor pessoa física ou firma individual.</w:t>
      </w:r>
    </w:p>
    <w:p w14:paraId="62DE28B1" w14:textId="77777777" w:rsidR="00C1157F" w:rsidRPr="00D269EB" w:rsidRDefault="00C1157F">
      <w:pPr>
        <w:pStyle w:val="Textodenotaderodap"/>
        <w:numPr>
          <w:ilvl w:val="0"/>
          <w:numId w:val="312"/>
        </w:numPr>
        <w:tabs>
          <w:tab w:val="left" w:pos="284"/>
        </w:tabs>
        <w:suppressAutoHyphens/>
        <w:spacing w:line="240" w:lineRule="exact"/>
        <w:ind w:left="284" w:hanging="284"/>
        <w:jc w:val="both"/>
      </w:pPr>
      <w:r w:rsidRPr="00D269EB">
        <w:t>Nas circunstâncias em que o auditor também tem a responsabilidade de expressar uma opinião sobre a eficácia dos controles internos em conjunto com a auditoria das demonstrações contábeis, a redação desta sentença seria como segue: “Nessas avaliações de risco, o auditor considera os controles internos relevantes para a elaboração e a adequada apresentação das demonstrações contábeis da entidade para planejar procedimentos de auditoria que são apropriados nas circunstâncias.</w:t>
      </w:r>
    </w:p>
    <w:p w14:paraId="7FCBE9B6" w14:textId="77777777" w:rsidR="00C1157F" w:rsidRDefault="00C1157F" w:rsidP="00C1157F">
      <w:pPr>
        <w:jc w:val="both"/>
      </w:pPr>
    </w:p>
    <w:p w14:paraId="4CD1DC09" w14:textId="77777777" w:rsidR="00C1157F" w:rsidRDefault="00C1157F" w:rsidP="00C1157F">
      <w:pPr>
        <w:jc w:val="both"/>
      </w:pPr>
    </w:p>
    <w:p w14:paraId="29F314EC" w14:textId="77777777" w:rsidR="00C1157F" w:rsidRDefault="00C1157F" w:rsidP="00C1157F">
      <w:pPr>
        <w:jc w:val="both"/>
      </w:pPr>
      <w:r w:rsidRPr="008A0916">
        <w:rPr>
          <w:b/>
        </w:rPr>
        <w:t>Exemplo D - Demonstrações contábeis comparativas</w:t>
      </w:r>
      <w:r>
        <w:t xml:space="preserve"> (ver item A9) </w:t>
      </w:r>
    </w:p>
    <w:p w14:paraId="6D76586E" w14:textId="77777777" w:rsidR="00C1157F" w:rsidRDefault="00C1157F" w:rsidP="00C1157F">
      <w:pPr>
        <w:jc w:val="both"/>
      </w:pPr>
    </w:p>
    <w:p w14:paraId="702B64BA" w14:textId="77777777" w:rsidR="00C1157F" w:rsidRDefault="00C1157F" w:rsidP="00C1157F">
      <w:pPr>
        <w:jc w:val="both"/>
      </w:pPr>
      <w:r w:rsidRPr="000425D6">
        <w:t xml:space="preserve">Modelo de </w:t>
      </w:r>
      <w:r>
        <w:t xml:space="preserve">relatório para as circunstâncias descritas no item 15, como segue: </w:t>
      </w:r>
    </w:p>
    <w:p w14:paraId="4BC41BA5" w14:textId="77777777" w:rsidR="00C1157F" w:rsidRDefault="00C1157F">
      <w:pPr>
        <w:numPr>
          <w:ilvl w:val="0"/>
          <w:numId w:val="313"/>
        </w:numPr>
        <w:spacing w:after="0" w:line="240" w:lineRule="auto"/>
        <w:ind w:left="567" w:hanging="283"/>
        <w:jc w:val="both"/>
      </w:pPr>
      <w:r>
        <w:t xml:space="preserve">O auditor deve emitir relatório sobre as demonstrações contábeis do período corrente e do período anterior em conexão com a auditoria do período corrente. </w:t>
      </w:r>
    </w:p>
    <w:p w14:paraId="3D656E52" w14:textId="77777777" w:rsidR="00C1157F" w:rsidRDefault="00C1157F">
      <w:pPr>
        <w:numPr>
          <w:ilvl w:val="0"/>
          <w:numId w:val="313"/>
        </w:numPr>
        <w:spacing w:after="0" w:line="240" w:lineRule="auto"/>
        <w:ind w:left="567" w:hanging="283"/>
        <w:jc w:val="both"/>
      </w:pPr>
      <w:r>
        <w:t xml:space="preserve">O relatório do auditor independente sobre o período anterior, conforme emitido anteriormente, incluiu uma opinião com ressalva. </w:t>
      </w:r>
    </w:p>
    <w:p w14:paraId="77461069" w14:textId="77777777" w:rsidR="00C1157F" w:rsidRDefault="00C1157F">
      <w:pPr>
        <w:numPr>
          <w:ilvl w:val="0"/>
          <w:numId w:val="313"/>
        </w:numPr>
        <w:spacing w:after="0" w:line="240" w:lineRule="auto"/>
        <w:ind w:left="567" w:hanging="283"/>
        <w:jc w:val="both"/>
      </w:pPr>
      <w:r>
        <w:t xml:space="preserve">O assunto que gerou a ressalva não está resolvido. </w:t>
      </w:r>
    </w:p>
    <w:p w14:paraId="55F07711" w14:textId="77777777" w:rsidR="00C1157F" w:rsidRDefault="00C1157F">
      <w:pPr>
        <w:numPr>
          <w:ilvl w:val="0"/>
          <w:numId w:val="313"/>
        </w:numPr>
        <w:spacing w:after="0" w:line="240" w:lineRule="auto"/>
        <w:ind w:left="567" w:hanging="283"/>
        <w:jc w:val="both"/>
      </w:pPr>
      <w:r>
        <w:t xml:space="preserve">Os efeitos ou possíveis efeitos do assunto sobre os valores do período corrente são relevantes para as demonstrações contábeis do período corrente e do período anterior e requerem uma modificação na opinião do auditor. </w:t>
      </w:r>
    </w:p>
    <w:p w14:paraId="0514A8D0" w14:textId="77777777" w:rsidR="00C1157F" w:rsidRDefault="00C1157F" w:rsidP="00C1157F">
      <w:pPr>
        <w:jc w:val="both"/>
      </w:pPr>
    </w:p>
    <w:p w14:paraId="049CDAAE" w14:textId="77777777" w:rsidR="00C1157F" w:rsidRDefault="00C1157F" w:rsidP="00C1157F">
      <w:pPr>
        <w:jc w:val="both"/>
      </w:pPr>
    </w:p>
    <w:p w14:paraId="107DF1A6" w14:textId="77777777" w:rsidR="00C1157F" w:rsidRDefault="00C1157F" w:rsidP="00C1157F">
      <w:pPr>
        <w:jc w:val="both"/>
        <w:rPr>
          <w:b/>
        </w:rPr>
      </w:pPr>
      <w:r w:rsidRPr="00ED4C09">
        <w:rPr>
          <w:b/>
        </w:rPr>
        <w:t>RELATÓRIO DOS AUDITORES INDEPENDENTES</w:t>
      </w:r>
      <w:r w:rsidRPr="00D269EB">
        <w:rPr>
          <w:sz w:val="20"/>
          <w:szCs w:val="20"/>
        </w:rPr>
        <w:t>(1)</w:t>
      </w:r>
      <w:r w:rsidRPr="00ED4C09">
        <w:rPr>
          <w:b/>
        </w:rPr>
        <w:t xml:space="preserve"> SOBRE AS DEMONSTRAÇÕES CONTÁBEIS</w:t>
      </w:r>
    </w:p>
    <w:p w14:paraId="4AAC15C4" w14:textId="77777777" w:rsidR="00C1157F" w:rsidRDefault="00C1157F" w:rsidP="00C1157F">
      <w:pPr>
        <w:jc w:val="both"/>
      </w:pPr>
    </w:p>
    <w:p w14:paraId="46CBDD57" w14:textId="77777777" w:rsidR="00C1157F" w:rsidRDefault="00C1157F" w:rsidP="00C1157F">
      <w:pPr>
        <w:jc w:val="both"/>
      </w:pPr>
      <w:r>
        <w:t xml:space="preserve">[Destinatário apropriado] </w:t>
      </w:r>
    </w:p>
    <w:p w14:paraId="15F723FB" w14:textId="77777777" w:rsidR="00C1157F" w:rsidRPr="00D269EB" w:rsidRDefault="00C1157F" w:rsidP="00C1157F">
      <w:pPr>
        <w:jc w:val="both"/>
        <w:rPr>
          <w:rStyle w:val="Refdenotaderodap"/>
          <w:sz w:val="20"/>
          <w:szCs w:val="20"/>
        </w:rPr>
      </w:pPr>
      <w:r w:rsidRPr="00D269EB">
        <w:rPr>
          <w:sz w:val="20"/>
          <w:szCs w:val="20"/>
        </w:rPr>
        <w:t>(2)</w:t>
      </w:r>
    </w:p>
    <w:p w14:paraId="452C11B3" w14:textId="77777777" w:rsidR="00C1157F" w:rsidRDefault="00C1157F" w:rsidP="00C1157F">
      <w:pPr>
        <w:jc w:val="both"/>
      </w:pPr>
    </w:p>
    <w:p w14:paraId="46AFDEBD" w14:textId="77777777" w:rsidR="00C1157F" w:rsidRDefault="00C1157F" w:rsidP="00C1157F">
      <w:pPr>
        <w:jc w:val="both"/>
      </w:pPr>
      <w:r>
        <w:t>Examinamos as demonstrações contábeis da Companhia ABC</w:t>
      </w:r>
      <w:r w:rsidRPr="00D269EB">
        <w:rPr>
          <w:sz w:val="20"/>
          <w:szCs w:val="20"/>
        </w:rPr>
        <w:t>(3)</w:t>
      </w:r>
      <w:r>
        <w:t xml:space="preserve">, que compreendem o balanço patrimonial em 31 de dezembro de </w:t>
      </w:r>
      <w:r w:rsidRPr="00072E20">
        <w:t>20X1</w:t>
      </w:r>
      <w:r>
        <w:t xml:space="preserve"> e 20X0 </w:t>
      </w:r>
      <w:r w:rsidRPr="00072E20">
        <w:t>e as respectivas demonstrações do resultado, das mutações do patrimônio líquido</w:t>
      </w:r>
      <w:r>
        <w:t xml:space="preserve"> e </w:t>
      </w:r>
      <w:r w:rsidRPr="00072E20">
        <w:t>dos fluxos de caixa</w:t>
      </w:r>
      <w:r w:rsidRPr="00D269EB">
        <w:rPr>
          <w:sz w:val="20"/>
          <w:szCs w:val="20"/>
        </w:rPr>
        <w:t>(4)</w:t>
      </w:r>
      <w:r w:rsidRPr="00072E20">
        <w:t xml:space="preserve"> para o exercício findo naquela data, assim como o resumo das principais práticas contábeis e</w:t>
      </w:r>
      <w:r w:rsidRPr="00FC3AED">
        <w:t xml:space="preserve"> </w:t>
      </w:r>
      <w:r>
        <w:t>demais</w:t>
      </w:r>
      <w:r w:rsidRPr="00FC3AED">
        <w:t xml:space="preserve"> notas explicativas</w:t>
      </w:r>
      <w:r>
        <w:t>.</w:t>
      </w:r>
    </w:p>
    <w:p w14:paraId="6400C2EA" w14:textId="77777777" w:rsidR="00C1157F" w:rsidRDefault="00C1157F" w:rsidP="00C1157F">
      <w:pPr>
        <w:jc w:val="both"/>
        <w:rPr>
          <w:b/>
          <w:i/>
          <w:iCs/>
        </w:rPr>
      </w:pPr>
    </w:p>
    <w:p w14:paraId="0C426513" w14:textId="77777777" w:rsidR="00C1157F" w:rsidRPr="00D269EB" w:rsidRDefault="00C1157F" w:rsidP="00C1157F">
      <w:pPr>
        <w:jc w:val="both"/>
        <w:rPr>
          <w:b/>
        </w:rPr>
      </w:pPr>
      <w:r w:rsidRPr="00D269EB">
        <w:rPr>
          <w:b/>
          <w:iCs/>
        </w:rPr>
        <w:t>Responsabilidade da administração da Companhia</w:t>
      </w:r>
      <w:r w:rsidRPr="00FF3B4E">
        <w:rPr>
          <w:iCs/>
          <w:sz w:val="20"/>
          <w:szCs w:val="20"/>
        </w:rPr>
        <w:t>(5)</w:t>
      </w:r>
      <w:r w:rsidRPr="00D269EB">
        <w:rPr>
          <w:b/>
          <w:iCs/>
        </w:rPr>
        <w:t xml:space="preserve"> sobre as demonstrações contábeis </w:t>
      </w:r>
    </w:p>
    <w:p w14:paraId="6A2C4A1D" w14:textId="77777777" w:rsidR="00C1157F" w:rsidRDefault="00C1157F" w:rsidP="00C1157F">
      <w:pPr>
        <w:jc w:val="both"/>
      </w:pPr>
    </w:p>
    <w:p w14:paraId="40242DED" w14:textId="77777777" w:rsidR="00C1157F" w:rsidRDefault="00C1157F" w:rsidP="00C1157F">
      <w:pPr>
        <w:jc w:val="both"/>
      </w:pPr>
      <w:r>
        <w:t xml:space="preserve">A Administração da Companhia é responsável pela elaboração e adequada apresentação dessas demonstrações contábeis de acordo com </w:t>
      </w:r>
      <w:r w:rsidRPr="00FC3AED">
        <w:t xml:space="preserve">as </w:t>
      </w:r>
      <w:r>
        <w:t xml:space="preserve">práticas contábeis adotadas no Brasil e pelos controles internos que ela determinou como necessários para permitir a elaboração de demonstrações contábeis livres de distorção relevante, </w:t>
      </w:r>
      <w:r w:rsidRPr="007879D0">
        <w:t xml:space="preserve">independentemente se </w:t>
      </w:r>
      <w:r>
        <w:t xml:space="preserve">causada </w:t>
      </w:r>
      <w:r w:rsidRPr="007879D0">
        <w:t>por fraude ou erro.</w:t>
      </w:r>
    </w:p>
    <w:p w14:paraId="4702AC72" w14:textId="77777777" w:rsidR="00C1157F" w:rsidRDefault="00C1157F" w:rsidP="00C1157F">
      <w:pPr>
        <w:jc w:val="both"/>
        <w:rPr>
          <w:b/>
          <w:i/>
          <w:iCs/>
        </w:rPr>
      </w:pPr>
    </w:p>
    <w:p w14:paraId="4C9E78F7" w14:textId="77777777" w:rsidR="00C1157F" w:rsidRPr="00D269EB" w:rsidRDefault="00C1157F" w:rsidP="00C1157F">
      <w:pPr>
        <w:jc w:val="both"/>
        <w:rPr>
          <w:b/>
        </w:rPr>
      </w:pPr>
      <w:r w:rsidRPr="00D269EB">
        <w:rPr>
          <w:b/>
          <w:iCs/>
        </w:rPr>
        <w:t>Responsabilidade dos auditores independentes</w:t>
      </w:r>
      <w:r w:rsidRPr="00D269EB">
        <w:rPr>
          <w:iCs/>
          <w:sz w:val="20"/>
          <w:szCs w:val="20"/>
        </w:rPr>
        <w:t>(6)</w:t>
      </w:r>
      <w:r w:rsidRPr="00D269EB">
        <w:rPr>
          <w:b/>
          <w:iCs/>
        </w:rPr>
        <w:t xml:space="preserve"> </w:t>
      </w:r>
    </w:p>
    <w:p w14:paraId="7693769E" w14:textId="77777777" w:rsidR="00C1157F" w:rsidRDefault="00C1157F" w:rsidP="00C1157F">
      <w:pPr>
        <w:jc w:val="both"/>
      </w:pPr>
    </w:p>
    <w:p w14:paraId="123A71E7" w14:textId="77777777" w:rsidR="00C1157F" w:rsidRDefault="00C1157F" w:rsidP="00C1157F">
      <w:pPr>
        <w:jc w:val="both"/>
      </w:pPr>
      <w:r w:rsidRPr="00FC3AED">
        <w:t>Nossa responsabilidade é a de expressar uma opinião sobre essas demonstraç</w:t>
      </w:r>
      <w:r>
        <w:t>ões contábeis com base em nossa</w:t>
      </w:r>
      <w:r w:rsidRPr="00FC3AED">
        <w:t xml:space="preserve"> </w:t>
      </w:r>
      <w:r>
        <w:t xml:space="preserve">auditoria, conduzida </w:t>
      </w:r>
      <w:r w:rsidRPr="00FC3AED">
        <w:t>de acordo com</w:t>
      </w:r>
      <w:r>
        <w:t xml:space="preserve"> as n</w:t>
      </w:r>
      <w:r w:rsidRPr="00FC3AED">
        <w:t xml:space="preserve">ormas </w:t>
      </w:r>
      <w:r>
        <w:t>brasileiras e internacionais de a</w:t>
      </w:r>
      <w:r w:rsidRPr="00FC3AED">
        <w:t>uditoria. Essas normas requerem o cumprimento d</w:t>
      </w:r>
      <w:r>
        <w:t>as exigências</w:t>
      </w:r>
      <w:r w:rsidRPr="00FC3AED">
        <w:t xml:space="preserve"> étic</w:t>
      </w:r>
      <w:r>
        <w:t>a</w:t>
      </w:r>
      <w:r w:rsidRPr="00FC3AED">
        <w:t>s pelos auditores e que a auditoria seja planejada e executada com o objetivo de obter segurança razoável de que as demonstrações contábeis estão livres de distorç</w:t>
      </w:r>
      <w:r>
        <w:t>ão</w:t>
      </w:r>
      <w:r w:rsidRPr="00FC3AED">
        <w:t xml:space="preserve"> relevante.</w:t>
      </w:r>
    </w:p>
    <w:p w14:paraId="673070F9" w14:textId="77777777" w:rsidR="00C1157F" w:rsidRDefault="00C1157F" w:rsidP="00C1157F">
      <w:pPr>
        <w:jc w:val="both"/>
      </w:pPr>
      <w:r>
        <w:t>Uma auditoria envolve a execução de procedimentos selecionados para obtenção de evidência a respeito dos valores e divulgações apresentados nas demonstrações contábeis. Os procedimentos selecionados dependem do julgamento do auditor, incluindo a avaliação dos riscos de distorção relevante nas demonstrações contábeis</w:t>
      </w:r>
      <w:r w:rsidRPr="007879D0">
        <w:t>, independentemente se causada por fraude ou erro.</w:t>
      </w:r>
      <w:r>
        <w:t xml:space="preserve"> </w:t>
      </w:r>
      <w:r w:rsidRPr="007879D0">
        <w:t>N</w:t>
      </w:r>
      <w:r>
        <w:t>essa avaliação de riscos, o auditor considera os controles internos relevantes para a elaboração e a adequada apresentação das demonstrações contábeis da Companhia para planejar os procedimentos de auditoria que são apropriados nas circunstâncias, mas não para fins de expressar uma opinião sobre a eficácia desses controles internos da Companhia</w:t>
      </w:r>
      <w:r w:rsidRPr="00D269EB">
        <w:rPr>
          <w:sz w:val="20"/>
          <w:szCs w:val="20"/>
        </w:rPr>
        <w:t>(7)</w:t>
      </w:r>
      <w:r>
        <w:t xml:space="preserve">. Uma auditoria inclui, também, a avaliação da adequação das </w:t>
      </w:r>
      <w:r w:rsidRPr="00FC3AED">
        <w:t>práticas contábeis</w:t>
      </w:r>
      <w:r>
        <w:t xml:space="preserve"> utilizadas e a razoabilidade das estimativas contábeis feitas pela administração, bem como a avaliação da apresentação das demonstrações contábeis tomadas em conjunto.</w:t>
      </w:r>
    </w:p>
    <w:p w14:paraId="486AFA4A" w14:textId="77777777" w:rsidR="00C1157F" w:rsidRDefault="00C1157F" w:rsidP="00C1157F">
      <w:pPr>
        <w:jc w:val="both"/>
      </w:pPr>
      <w:r>
        <w:t>Acreditamos que a evidência de auditoria obtida é suficiente e apropriada para fundamentar nossa opinião.</w:t>
      </w:r>
    </w:p>
    <w:p w14:paraId="4B10D00F" w14:textId="77777777" w:rsidR="00C1157F" w:rsidRDefault="00C1157F" w:rsidP="00C1157F">
      <w:pPr>
        <w:jc w:val="both"/>
        <w:rPr>
          <w:b/>
          <w:i/>
          <w:iCs/>
        </w:rPr>
      </w:pPr>
    </w:p>
    <w:p w14:paraId="5F0AADDB" w14:textId="77777777" w:rsidR="00C1157F" w:rsidRPr="00D269EB" w:rsidRDefault="00C1157F" w:rsidP="00C1157F">
      <w:pPr>
        <w:jc w:val="both"/>
        <w:rPr>
          <w:b/>
        </w:rPr>
      </w:pPr>
      <w:r w:rsidRPr="00D269EB">
        <w:rPr>
          <w:b/>
          <w:iCs/>
        </w:rPr>
        <w:t xml:space="preserve">Base para opinião com ressalva </w:t>
      </w:r>
    </w:p>
    <w:p w14:paraId="37BCA5AB" w14:textId="77777777" w:rsidR="00C1157F" w:rsidRDefault="00C1157F" w:rsidP="00C1157F">
      <w:pPr>
        <w:jc w:val="both"/>
      </w:pPr>
    </w:p>
    <w:p w14:paraId="5B2C554E" w14:textId="77777777" w:rsidR="00C1157F" w:rsidRDefault="00C1157F" w:rsidP="00C1157F">
      <w:pPr>
        <w:jc w:val="both"/>
      </w:pPr>
      <w:r>
        <w:t xml:space="preserve">Conforme discutido na Nota Explicativa X às demonstrações contábeis, não foi registrada nenhuma depreciação nas demonstrações contábeis, o que constitui desvio </w:t>
      </w:r>
      <w:r w:rsidRPr="00384410">
        <w:t>das práticas contábeis adotadas no Brasil. C</w:t>
      </w:r>
      <w:r>
        <w:t xml:space="preserve">om base no método linear de depreciação e em taxas anuais de 5% para edifícios e 20% para os equipamentos, o prejuízo do exercício findo em 31 de dezembro de 20X1 deveria ser aumentado em $ xxx ($ yyy em 20X0), enquanto que o imobilizado em 31 de dezembro de 20X1 deveria ser reduzido pela depreciação acumulada de $ xyxy ($ xxx em 20X0) e o prejuízo acumulado deveria ser aumentado em $ xyxy em 20X1 e $ xxx em 20X0. </w:t>
      </w:r>
    </w:p>
    <w:p w14:paraId="4ED1766A" w14:textId="77777777" w:rsidR="00C1157F" w:rsidRDefault="00C1157F" w:rsidP="00C1157F">
      <w:pPr>
        <w:jc w:val="both"/>
        <w:rPr>
          <w:b/>
          <w:i/>
          <w:iCs/>
        </w:rPr>
      </w:pPr>
    </w:p>
    <w:p w14:paraId="54B89B9F" w14:textId="77777777" w:rsidR="00C1157F" w:rsidRPr="00D269EB" w:rsidRDefault="00C1157F" w:rsidP="00C1157F">
      <w:pPr>
        <w:jc w:val="both"/>
        <w:rPr>
          <w:b/>
        </w:rPr>
      </w:pPr>
      <w:r w:rsidRPr="00D269EB">
        <w:rPr>
          <w:b/>
          <w:iCs/>
        </w:rPr>
        <w:t xml:space="preserve">Opinião com ressalva </w:t>
      </w:r>
    </w:p>
    <w:p w14:paraId="4936F7CE" w14:textId="77777777" w:rsidR="00C1157F" w:rsidRDefault="00C1157F" w:rsidP="00C1157F">
      <w:pPr>
        <w:jc w:val="both"/>
      </w:pPr>
    </w:p>
    <w:p w14:paraId="5CCD79E4" w14:textId="77777777" w:rsidR="00C1157F" w:rsidRDefault="00C1157F" w:rsidP="00C1157F">
      <w:pPr>
        <w:jc w:val="both"/>
      </w:pPr>
      <w:r>
        <w:t xml:space="preserve">Em nossa opinião, exceto pelos efeitos do assunto descrito no parágrafo sobre a base para opinião com ressalva, as demonstrações contábeis acima referidas apresentam adequadamente, em todos os aspectos relevantes, a posição patrimonial e financeira da Companhia ABC em 31 de dezembro de 20X1 e 20X0, </w:t>
      </w:r>
      <w:r w:rsidRPr="00BD140D">
        <w:t>o desempenho de suas operações e os seus fl</w:t>
      </w:r>
      <w:r>
        <w:t>uxos de caixa para os exercícios findos naquelas datas, de acordo com as práticas contábeis adotadas no Brasil.</w:t>
      </w:r>
    </w:p>
    <w:p w14:paraId="51CA1AC9" w14:textId="77777777" w:rsidR="00C1157F" w:rsidRDefault="00C1157F" w:rsidP="00C1157F">
      <w:pPr>
        <w:jc w:val="both"/>
      </w:pPr>
    </w:p>
    <w:p w14:paraId="51726DA1" w14:textId="77777777" w:rsidR="00C1157F" w:rsidRDefault="00C1157F" w:rsidP="00C1157F">
      <w:pPr>
        <w:jc w:val="both"/>
      </w:pPr>
      <w:r>
        <w:t>[Local (localidade do escritório de auditoria que emitiu o relatório)]</w:t>
      </w:r>
    </w:p>
    <w:p w14:paraId="2DE4A6CF" w14:textId="77777777" w:rsidR="00C1157F" w:rsidRDefault="00C1157F" w:rsidP="00C1157F">
      <w:pPr>
        <w:jc w:val="both"/>
      </w:pPr>
      <w:r>
        <w:t>[Data do relatório do auditor independente]</w:t>
      </w:r>
    </w:p>
    <w:p w14:paraId="37E02D90" w14:textId="77777777" w:rsidR="00C1157F" w:rsidRDefault="00C1157F" w:rsidP="00C1157F">
      <w:pPr>
        <w:jc w:val="both"/>
      </w:pPr>
      <w:r>
        <w:t>[Nome do auditor independente (pessoa física ou jurídica)]</w:t>
      </w:r>
    </w:p>
    <w:p w14:paraId="2E40C967" w14:textId="77777777" w:rsidR="00C1157F" w:rsidRDefault="00C1157F" w:rsidP="00C1157F">
      <w:pPr>
        <w:jc w:val="both"/>
      </w:pPr>
      <w:r>
        <w:t>[Nome do profissional (sócio ou responsável técnico, no caso de o auditor ser pessoa jurídica)]</w:t>
      </w:r>
    </w:p>
    <w:p w14:paraId="067B30F7" w14:textId="77777777" w:rsidR="00C1157F" w:rsidRDefault="00C1157F" w:rsidP="00C1157F">
      <w:pPr>
        <w:jc w:val="both"/>
      </w:pPr>
      <w:r>
        <w:t>[Números de registro no CRC da firma de auditoria e do profissional que assina o relatório]</w:t>
      </w:r>
    </w:p>
    <w:p w14:paraId="3F121E37" w14:textId="77777777" w:rsidR="00C1157F" w:rsidRDefault="00C1157F" w:rsidP="00C1157F">
      <w:pPr>
        <w:jc w:val="both"/>
      </w:pPr>
      <w:r>
        <w:t>[Assinatura do auditor independente]</w:t>
      </w:r>
    </w:p>
    <w:p w14:paraId="351DFD72" w14:textId="77777777" w:rsidR="00C1157F" w:rsidRDefault="00C1157F" w:rsidP="00C1157F"/>
    <w:p w14:paraId="5A90D39B" w14:textId="77777777" w:rsidR="00C1157F" w:rsidRPr="00AF76D9" w:rsidRDefault="00C1157F" w:rsidP="00C1157F">
      <w:pPr>
        <w:pStyle w:val="Textodenotaderodap"/>
        <w:tabs>
          <w:tab w:val="left" w:pos="284"/>
        </w:tabs>
        <w:ind w:left="284" w:hanging="284"/>
      </w:pPr>
      <w:r w:rsidRPr="00AF76D9">
        <w:t xml:space="preserve">(1) </w:t>
      </w:r>
      <w:r w:rsidRPr="00AF76D9">
        <w:tab/>
        <w:t>Título no plural em decorrência do uso mais frequente pelas firmas (pessoa jurídica), todavia deve ser adaptado às circunstâncias de auditor pessoa física.</w:t>
      </w:r>
    </w:p>
    <w:p w14:paraId="0112CF4F" w14:textId="77777777" w:rsidR="00C1157F" w:rsidRPr="00AF76D9" w:rsidRDefault="00C1157F" w:rsidP="00C1157F">
      <w:pPr>
        <w:pStyle w:val="Textodenotaderodap"/>
        <w:tabs>
          <w:tab w:val="left" w:pos="284"/>
        </w:tabs>
        <w:ind w:left="284" w:hanging="284"/>
      </w:pPr>
      <w:r w:rsidRPr="00AF76D9">
        <w:t>(2)</w:t>
      </w:r>
      <w:r>
        <w:t xml:space="preserve"> </w:t>
      </w:r>
      <w:r w:rsidRPr="00AF76D9">
        <w:t xml:space="preserve">No caso do relatório cobrir outros aspectos legais e regulatórios, seria necessário um </w:t>
      </w:r>
      <w:r>
        <w:t>subtítulo</w:t>
      </w:r>
      <w:r w:rsidRPr="00AF76D9">
        <w:t xml:space="preserve"> para especificar que essa primeira parte do relatório refere-se às demonstrações contábeis e após a opinião sobre elas e eventuais parágrafos de ênfase e de outros assuntos, seria incluso outro </w:t>
      </w:r>
      <w:r>
        <w:t>subtítulo.</w:t>
      </w:r>
    </w:p>
    <w:p w14:paraId="49A7AFB0" w14:textId="77777777" w:rsidR="00C1157F" w:rsidRPr="00AF76D9" w:rsidRDefault="00C1157F" w:rsidP="00C1157F">
      <w:pPr>
        <w:pStyle w:val="Textodenotaderodap"/>
        <w:tabs>
          <w:tab w:val="left" w:pos="284"/>
        </w:tabs>
        <w:ind w:left="284" w:hanging="284"/>
      </w:pPr>
      <w:r w:rsidRPr="00AF76D9">
        <w:t xml:space="preserve">(3) </w:t>
      </w:r>
      <w:r w:rsidRPr="00AF76D9">
        <w:tab/>
        <w:t>No caso de, também, incluir demonstrações consolidadas adaptar o texto, inclusive no que tange a inclusão da expressão “e controlada”.</w:t>
      </w:r>
    </w:p>
    <w:p w14:paraId="410BD04D" w14:textId="77777777" w:rsidR="00C1157F" w:rsidRPr="00AF76D9" w:rsidRDefault="00C1157F" w:rsidP="00C1157F">
      <w:pPr>
        <w:pStyle w:val="Textodenotaderodap"/>
        <w:tabs>
          <w:tab w:val="left" w:pos="284"/>
        </w:tabs>
        <w:ind w:left="284" w:hanging="284"/>
      </w:pPr>
      <w:r w:rsidRPr="00AF76D9">
        <w:t>(4)</w:t>
      </w:r>
      <w:r w:rsidRPr="00AF76D9">
        <w:tab/>
        <w:t>No caso de incluir outras demonstrações, como</w:t>
      </w:r>
      <w:r>
        <w:t>,</w:t>
      </w:r>
      <w:r w:rsidRPr="00AF76D9">
        <w:t xml:space="preserve"> por exemplo</w:t>
      </w:r>
      <w:r>
        <w:t>,</w:t>
      </w:r>
      <w:r w:rsidRPr="00AF76D9">
        <w:t xml:space="preserve"> a Demonstração do Valor Adicionado, este parágrafo e o da opinião devem ser adaptados para incluir essa outra demonstração</w:t>
      </w:r>
      <w:r>
        <w:t>.</w:t>
      </w:r>
    </w:p>
    <w:p w14:paraId="7D42E559" w14:textId="77777777" w:rsidR="00C1157F" w:rsidRPr="00AF76D9" w:rsidRDefault="00C1157F" w:rsidP="00C1157F">
      <w:pPr>
        <w:pStyle w:val="Textodenotaderodap"/>
        <w:tabs>
          <w:tab w:val="left" w:pos="284"/>
        </w:tabs>
        <w:ind w:left="284" w:hanging="284"/>
      </w:pPr>
      <w:r w:rsidRPr="00AF76D9">
        <w:t xml:space="preserve">(5) </w:t>
      </w:r>
      <w:r w:rsidRPr="00AF76D9">
        <w:tab/>
        <w:t>Ou outro termo que seja apropriado no contexto da estrutura legal específica. Para relatórios emitidos no Brasil sobre entidades brasileiras deve ser utilizada essa expressão.</w:t>
      </w:r>
    </w:p>
    <w:p w14:paraId="0A657D33" w14:textId="77777777" w:rsidR="00C1157F" w:rsidRPr="00AF76D9" w:rsidRDefault="00C1157F" w:rsidP="00C1157F">
      <w:pPr>
        <w:pStyle w:val="Textodenotaderodap"/>
        <w:tabs>
          <w:tab w:val="left" w:pos="284"/>
        </w:tabs>
        <w:ind w:left="284" w:hanging="284"/>
      </w:pPr>
      <w:r w:rsidRPr="00AF76D9">
        <w:t>(6)</w:t>
      </w:r>
      <w:r w:rsidRPr="00AF76D9">
        <w:tab/>
        <w:t xml:space="preserve">Adaptar no caso de auditor pessoa </w:t>
      </w:r>
      <w:r>
        <w:t>física</w:t>
      </w:r>
      <w:r w:rsidRPr="00AF76D9">
        <w:t xml:space="preserve"> ou </w:t>
      </w:r>
      <w:r>
        <w:t>firma</w:t>
      </w:r>
      <w:r w:rsidRPr="00AF76D9">
        <w:t xml:space="preserve"> individual</w:t>
      </w:r>
      <w:r>
        <w:t>.</w:t>
      </w:r>
    </w:p>
    <w:p w14:paraId="7280B65C" w14:textId="77777777" w:rsidR="00C1157F" w:rsidRDefault="00C1157F" w:rsidP="00C1157F">
      <w:pPr>
        <w:pStyle w:val="Textodenotaderodap"/>
        <w:tabs>
          <w:tab w:val="left" w:pos="284"/>
        </w:tabs>
        <w:ind w:left="284" w:hanging="284"/>
      </w:pPr>
      <w:r w:rsidRPr="00AF76D9">
        <w:t>(7)</w:t>
      </w:r>
      <w:r w:rsidRPr="00AF76D9">
        <w:tab/>
        <w:t>Nas circunstâncias em que o auditor também tem a responsabilidade de expressar uma opinião sobre a</w:t>
      </w:r>
      <w:r w:rsidRPr="00AF76D9">
        <w:rPr>
          <w:i/>
        </w:rPr>
        <w:t xml:space="preserve"> </w:t>
      </w:r>
      <w:r w:rsidRPr="009075C4">
        <w:t>eficácia dos controles internos em conjunto com a auditoria das demonstrações contábeis, a redação desta sentença seria como segue: “Nessas avaliações de risco, o auditor considera os controles internos relevantes para a elaboração e a adequada apresentação das demonstrações contábeis da entidade para planejar procedimentos de auditoria que são apropriados nas circunstâncias.</w:t>
      </w:r>
    </w:p>
    <w:p w14:paraId="1906E432" w14:textId="77777777" w:rsidR="002A7EB0" w:rsidRPr="002A7EB0" w:rsidRDefault="002A7EB0" w:rsidP="002A7EB0"/>
    <w:p w14:paraId="24C04E4D" w14:textId="4509C6DD" w:rsidR="00AE3130" w:rsidRDefault="00AE3130" w:rsidP="00D17E06">
      <w:pPr>
        <w:pStyle w:val="Ttulo1"/>
        <w:spacing w:before="0" w:after="120" w:line="240" w:lineRule="auto"/>
        <w:rPr>
          <w:rFonts w:ascii="Times New Roman" w:hAnsi="Times New Roman" w:cs="Times New Roman"/>
          <w:b/>
          <w:bCs/>
          <w:color w:val="auto"/>
          <w:sz w:val="24"/>
          <w:szCs w:val="24"/>
        </w:rPr>
      </w:pPr>
      <w:bookmarkStart w:id="215" w:name="_Toc183036902"/>
      <w:r w:rsidRPr="00D17E06">
        <w:rPr>
          <w:rFonts w:ascii="Times New Roman" w:hAnsi="Times New Roman" w:cs="Times New Roman"/>
          <w:b/>
          <w:bCs/>
          <w:color w:val="auto"/>
          <w:sz w:val="24"/>
          <w:szCs w:val="24"/>
        </w:rPr>
        <w:t>NBC TA 720</w:t>
      </w:r>
      <w:bookmarkEnd w:id="215"/>
    </w:p>
    <w:p w14:paraId="22FF1317" w14:textId="77777777" w:rsidR="00C1157F" w:rsidRPr="00C1157F" w:rsidRDefault="00C1157F" w:rsidP="00C1157F">
      <w:pPr>
        <w:rPr>
          <w:b/>
          <w:bCs/>
        </w:rPr>
      </w:pPr>
      <w:r w:rsidRPr="00C1157F">
        <w:rPr>
          <w:b/>
          <w:bCs/>
        </w:rPr>
        <w:t>NORMA BRASILEIRA DE CONTABILIDADE, NBC TA 720, DE 19 DE AGOSTO DE 2016</w:t>
      </w:r>
    </w:p>
    <w:p w14:paraId="2E8C179F" w14:textId="77777777" w:rsidR="00C1157F" w:rsidRPr="00331A63" w:rsidRDefault="00C1157F" w:rsidP="00C1157F">
      <w:pPr>
        <w:pStyle w:val="Corpodetexto"/>
      </w:pPr>
    </w:p>
    <w:p w14:paraId="4F73066D" w14:textId="77777777" w:rsidR="00C1157F" w:rsidRPr="005C5F4F" w:rsidRDefault="00C1157F" w:rsidP="00C1157F">
      <w:pPr>
        <w:spacing w:after="0" w:line="240" w:lineRule="auto"/>
        <w:ind w:left="5103"/>
        <w:jc w:val="both"/>
        <w:rPr>
          <w:rFonts w:ascii="Times New Roman" w:hAnsi="Times New Roman"/>
          <w:b/>
          <w:i/>
          <w:sz w:val="24"/>
          <w:szCs w:val="24"/>
        </w:rPr>
      </w:pPr>
      <w:r w:rsidRPr="005C5F4F">
        <w:rPr>
          <w:rFonts w:ascii="Times New Roman" w:hAnsi="Times New Roman"/>
          <w:b/>
          <w:bCs/>
          <w:i/>
          <w:iCs/>
          <w:sz w:val="24"/>
          <w:szCs w:val="24"/>
        </w:rPr>
        <w:t xml:space="preserve">Dá nova redação à NBC TA </w:t>
      </w:r>
      <w:r>
        <w:rPr>
          <w:rFonts w:ascii="Times New Roman" w:hAnsi="Times New Roman"/>
          <w:b/>
          <w:bCs/>
          <w:i/>
          <w:iCs/>
          <w:sz w:val="24"/>
          <w:szCs w:val="24"/>
        </w:rPr>
        <w:t>72</w:t>
      </w:r>
      <w:r w:rsidRPr="005C5F4F">
        <w:rPr>
          <w:rFonts w:ascii="Times New Roman" w:hAnsi="Times New Roman"/>
          <w:b/>
          <w:bCs/>
          <w:i/>
          <w:iCs/>
          <w:sz w:val="24"/>
          <w:szCs w:val="24"/>
        </w:rPr>
        <w:t xml:space="preserve">0 que dispõe sobre a </w:t>
      </w:r>
      <w:r w:rsidRPr="001C292D">
        <w:rPr>
          <w:rFonts w:ascii="Times New Roman" w:hAnsi="Times New Roman"/>
          <w:b/>
          <w:bCs/>
          <w:i/>
          <w:iCs/>
          <w:sz w:val="24"/>
          <w:szCs w:val="24"/>
          <w:highlight w:val="yellow"/>
        </w:rPr>
        <w:t>responsabilidade do auditor em relação a outras informações</w:t>
      </w:r>
      <w:r w:rsidRPr="005C5F4F">
        <w:rPr>
          <w:rFonts w:ascii="Times New Roman" w:hAnsi="Times New Roman"/>
          <w:b/>
          <w:i/>
          <w:sz w:val="24"/>
          <w:szCs w:val="24"/>
        </w:rPr>
        <w:t>.</w:t>
      </w:r>
    </w:p>
    <w:p w14:paraId="0ACA715F" w14:textId="77777777" w:rsidR="00C1157F" w:rsidRPr="005C5F4F" w:rsidRDefault="00C1157F" w:rsidP="00C1157F">
      <w:pPr>
        <w:spacing w:after="0" w:line="240" w:lineRule="auto"/>
        <w:ind w:left="4253"/>
        <w:jc w:val="both"/>
        <w:rPr>
          <w:rFonts w:ascii="Times New Roman" w:hAnsi="Times New Roman"/>
          <w:b/>
          <w:i/>
          <w:sz w:val="24"/>
          <w:szCs w:val="24"/>
        </w:rPr>
      </w:pPr>
    </w:p>
    <w:p w14:paraId="136C00F6" w14:textId="77777777" w:rsidR="00C1157F" w:rsidRPr="005C5F4F" w:rsidRDefault="00C1157F" w:rsidP="00C1157F">
      <w:pPr>
        <w:spacing w:after="0" w:line="240" w:lineRule="auto"/>
        <w:ind w:left="4253"/>
        <w:jc w:val="both"/>
        <w:rPr>
          <w:rFonts w:ascii="Times New Roman" w:hAnsi="Times New Roman"/>
          <w:b/>
          <w:i/>
          <w:sz w:val="24"/>
          <w:szCs w:val="24"/>
        </w:rPr>
      </w:pPr>
    </w:p>
    <w:p w14:paraId="316DA0BB" w14:textId="77777777" w:rsidR="00C1157F" w:rsidRPr="005C5F4F" w:rsidRDefault="00C1157F" w:rsidP="00C1157F">
      <w:pPr>
        <w:spacing w:after="0" w:line="240" w:lineRule="auto"/>
        <w:ind w:firstLine="567"/>
        <w:jc w:val="both"/>
        <w:rPr>
          <w:rFonts w:ascii="Times New Roman" w:hAnsi="Times New Roman"/>
          <w:sz w:val="24"/>
          <w:szCs w:val="24"/>
        </w:rPr>
      </w:pPr>
      <w:r w:rsidRPr="005C5F4F">
        <w:rPr>
          <w:rFonts w:ascii="Times New Roman" w:hAnsi="Times New Roman"/>
          <w:bCs/>
          <w:sz w:val="24"/>
          <w:szCs w:val="24"/>
        </w:rPr>
        <w:t xml:space="preserve">O </w:t>
      </w:r>
      <w:r w:rsidRPr="005C5F4F">
        <w:rPr>
          <w:rFonts w:ascii="Times New Roman" w:hAnsi="Times New Roman"/>
          <w:b/>
          <w:bCs/>
          <w:sz w:val="24"/>
          <w:szCs w:val="24"/>
        </w:rPr>
        <w:t>CONSELHO FEDERAL DE CONTABILIDADE</w:t>
      </w:r>
      <w:r w:rsidRPr="005C5F4F">
        <w:rPr>
          <w:rFonts w:ascii="Times New Roman" w:hAnsi="Times New Roman"/>
          <w:sz w:val="24"/>
          <w:szCs w:val="24"/>
        </w:rPr>
        <w:t xml:space="preserve">,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w:t>
      </w:r>
      <w:r>
        <w:rPr>
          <w:rFonts w:ascii="Times New Roman" w:hAnsi="Times New Roman"/>
          <w:sz w:val="24"/>
          <w:szCs w:val="24"/>
        </w:rPr>
        <w:t>A</w:t>
      </w:r>
      <w:r w:rsidRPr="005C5F4F">
        <w:rPr>
          <w:rFonts w:ascii="Times New Roman" w:hAnsi="Times New Roman"/>
          <w:sz w:val="24"/>
          <w:szCs w:val="24"/>
        </w:rPr>
        <w:t>rt. 6º do Decreto-Lei n.º 9.295/</w:t>
      </w:r>
      <w:r>
        <w:rPr>
          <w:rFonts w:ascii="Times New Roman" w:hAnsi="Times New Roman"/>
          <w:sz w:val="24"/>
          <w:szCs w:val="24"/>
        </w:rPr>
        <w:t>19</w:t>
      </w:r>
      <w:r w:rsidRPr="005C5F4F">
        <w:rPr>
          <w:rFonts w:ascii="Times New Roman" w:hAnsi="Times New Roman"/>
          <w:sz w:val="24"/>
          <w:szCs w:val="24"/>
        </w:rPr>
        <w:t>46, alterado pela Lei n.º 12.249/</w:t>
      </w:r>
      <w:r>
        <w:rPr>
          <w:rFonts w:ascii="Times New Roman" w:hAnsi="Times New Roman"/>
          <w:sz w:val="24"/>
          <w:szCs w:val="24"/>
        </w:rPr>
        <w:t>20</w:t>
      </w:r>
      <w:r w:rsidRPr="005C5F4F">
        <w:rPr>
          <w:rFonts w:ascii="Times New Roman" w:hAnsi="Times New Roman"/>
          <w:sz w:val="24"/>
          <w:szCs w:val="24"/>
        </w:rPr>
        <w:t>10, faz saber que foi aprovada em seu Plenário a seguinte Norma Brasileira de Contabilidade (NBC),</w:t>
      </w:r>
      <w:r w:rsidRPr="005C5F4F">
        <w:rPr>
          <w:rFonts w:ascii="Times New Roman" w:hAnsi="Times New Roman"/>
          <w:color w:val="000000"/>
          <w:sz w:val="24"/>
          <w:szCs w:val="24"/>
        </w:rPr>
        <w:t xml:space="preserve"> elaborada de </w:t>
      </w:r>
      <w:r w:rsidRPr="00156E08">
        <w:rPr>
          <w:rFonts w:ascii="Times New Roman" w:hAnsi="Times New Roman"/>
          <w:color w:val="000000"/>
          <w:sz w:val="24"/>
          <w:szCs w:val="24"/>
        </w:rPr>
        <w:t>acordo com a sua equivalente internacional ISA 720 da IFAC</w:t>
      </w:r>
      <w:r w:rsidRPr="00156E08">
        <w:rPr>
          <w:rFonts w:ascii="Times New Roman" w:hAnsi="Times New Roman"/>
          <w:sz w:val="24"/>
          <w:szCs w:val="24"/>
        </w:rPr>
        <w:t>:</w:t>
      </w:r>
    </w:p>
    <w:p w14:paraId="23B43ACF" w14:textId="77777777" w:rsidR="00C1157F" w:rsidRPr="00C1157F" w:rsidRDefault="00C1157F" w:rsidP="00C1157F">
      <w:pPr>
        <w:jc w:val="center"/>
        <w:rPr>
          <w:b/>
          <w:bCs/>
        </w:rPr>
      </w:pPr>
      <w:r w:rsidRPr="00C1157F">
        <w:rPr>
          <w:b/>
          <w:bCs/>
        </w:rPr>
        <w:t>NBC TA 720 – RESPONSABILIDADES DO AUDITOR EM RELAÇÃO A OUTRAS INFORMAÇÕES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1"/>
        <w:gridCol w:w="1383"/>
      </w:tblGrid>
      <w:tr w:rsidR="00C1157F" w:rsidRPr="00B17484" w14:paraId="649AEAD2" w14:textId="77777777" w:rsidTr="00C1157F">
        <w:tc>
          <w:tcPr>
            <w:tcW w:w="7111" w:type="dxa"/>
          </w:tcPr>
          <w:p w14:paraId="55A91523" w14:textId="77777777" w:rsidR="00C1157F" w:rsidRPr="00B17484" w:rsidRDefault="00C1157F" w:rsidP="009A4CD5">
            <w:pPr>
              <w:spacing w:before="60" w:after="60" w:line="240" w:lineRule="auto"/>
              <w:jc w:val="both"/>
              <w:rPr>
                <w:rFonts w:ascii="Times New Roman" w:hAnsi="Times New Roman"/>
                <w:b/>
                <w:sz w:val="24"/>
                <w:szCs w:val="24"/>
              </w:rPr>
            </w:pPr>
            <w:r w:rsidRPr="00B17484">
              <w:rPr>
                <w:rFonts w:ascii="Times New Roman" w:hAnsi="Times New Roman"/>
                <w:b/>
                <w:sz w:val="24"/>
                <w:szCs w:val="24"/>
              </w:rPr>
              <w:t>Súmula</w:t>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r w:rsidRPr="00B17484">
              <w:rPr>
                <w:rFonts w:ascii="Times New Roman" w:hAnsi="Times New Roman"/>
                <w:b/>
                <w:sz w:val="24"/>
                <w:szCs w:val="24"/>
              </w:rPr>
              <w:tab/>
            </w:r>
          </w:p>
        </w:tc>
        <w:tc>
          <w:tcPr>
            <w:tcW w:w="1383" w:type="dxa"/>
          </w:tcPr>
          <w:p w14:paraId="529CCE15" w14:textId="77777777" w:rsidR="00C1157F" w:rsidRPr="00B17484" w:rsidRDefault="00C1157F" w:rsidP="009A4CD5">
            <w:pPr>
              <w:tabs>
                <w:tab w:val="left" w:pos="2730"/>
              </w:tabs>
              <w:spacing w:before="60" w:after="60" w:line="240" w:lineRule="auto"/>
              <w:jc w:val="center"/>
              <w:outlineLvl w:val="0"/>
              <w:rPr>
                <w:rFonts w:ascii="Times New Roman" w:hAnsi="Times New Roman"/>
                <w:b/>
                <w:sz w:val="24"/>
                <w:szCs w:val="24"/>
              </w:rPr>
            </w:pPr>
            <w:bookmarkStart w:id="216" w:name="_Toc182400413"/>
            <w:bookmarkStart w:id="217" w:name="_Toc183036903"/>
            <w:r w:rsidRPr="00B17484">
              <w:rPr>
                <w:rFonts w:ascii="Times New Roman" w:hAnsi="Times New Roman"/>
                <w:b/>
                <w:sz w:val="24"/>
                <w:szCs w:val="24"/>
              </w:rPr>
              <w:t>Item</w:t>
            </w:r>
            <w:bookmarkEnd w:id="216"/>
            <w:bookmarkEnd w:id="217"/>
          </w:p>
        </w:tc>
      </w:tr>
      <w:tr w:rsidR="00C1157F" w:rsidRPr="00B17484" w14:paraId="01D670BD" w14:textId="77777777" w:rsidTr="00C1157F">
        <w:tc>
          <w:tcPr>
            <w:tcW w:w="7111" w:type="dxa"/>
          </w:tcPr>
          <w:p w14:paraId="262F6969" w14:textId="77777777" w:rsidR="00C1157F" w:rsidRPr="00B17484" w:rsidRDefault="00C1157F" w:rsidP="009A4CD5">
            <w:pPr>
              <w:spacing w:before="60" w:after="60" w:line="240" w:lineRule="auto"/>
              <w:jc w:val="both"/>
              <w:rPr>
                <w:rFonts w:ascii="Times New Roman" w:hAnsi="Times New Roman"/>
                <w:b/>
                <w:sz w:val="24"/>
                <w:szCs w:val="24"/>
              </w:rPr>
            </w:pPr>
            <w:r w:rsidRPr="00B17484">
              <w:rPr>
                <w:rFonts w:ascii="Times New Roman" w:hAnsi="Times New Roman"/>
                <w:b/>
                <w:sz w:val="24"/>
                <w:szCs w:val="24"/>
              </w:rPr>
              <w:t>Introdução</w:t>
            </w:r>
          </w:p>
        </w:tc>
        <w:tc>
          <w:tcPr>
            <w:tcW w:w="1383" w:type="dxa"/>
          </w:tcPr>
          <w:p w14:paraId="03EBA2F0"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B17484" w14:paraId="59D563FC" w14:textId="77777777" w:rsidTr="00C1157F">
        <w:tc>
          <w:tcPr>
            <w:tcW w:w="7111" w:type="dxa"/>
          </w:tcPr>
          <w:p w14:paraId="1AAFA1D5"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Alcance</w:t>
            </w:r>
          </w:p>
        </w:tc>
        <w:tc>
          <w:tcPr>
            <w:tcW w:w="1383" w:type="dxa"/>
          </w:tcPr>
          <w:p w14:paraId="5EE0316F"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18" w:name="_Toc182400414"/>
            <w:bookmarkStart w:id="219" w:name="_Toc183036904"/>
            <w:r w:rsidRPr="00B17484">
              <w:rPr>
                <w:rFonts w:ascii="Times New Roman" w:hAnsi="Times New Roman"/>
                <w:sz w:val="24"/>
                <w:szCs w:val="24"/>
              </w:rPr>
              <w:t xml:space="preserve">1 </w:t>
            </w:r>
            <w:r w:rsidRPr="00B17484">
              <w:rPr>
                <w:rFonts w:ascii="Times New Roman" w:hAnsi="Times New Roman"/>
                <w:iCs/>
                <w:sz w:val="24"/>
                <w:szCs w:val="24"/>
              </w:rPr>
              <w:t>–</w:t>
            </w:r>
            <w:r w:rsidRPr="00B17484">
              <w:rPr>
                <w:rFonts w:ascii="Times New Roman" w:hAnsi="Times New Roman"/>
                <w:sz w:val="24"/>
                <w:szCs w:val="24"/>
              </w:rPr>
              <w:t xml:space="preserve"> 9</w:t>
            </w:r>
            <w:bookmarkEnd w:id="218"/>
            <w:bookmarkEnd w:id="219"/>
          </w:p>
        </w:tc>
      </w:tr>
      <w:tr w:rsidR="00C1157F" w:rsidRPr="00B17484" w14:paraId="1AD6A203" w14:textId="77777777" w:rsidTr="00C1157F">
        <w:tc>
          <w:tcPr>
            <w:tcW w:w="7111" w:type="dxa"/>
          </w:tcPr>
          <w:p w14:paraId="6A69B3A1"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Data de vigência</w:t>
            </w:r>
          </w:p>
        </w:tc>
        <w:tc>
          <w:tcPr>
            <w:tcW w:w="1383" w:type="dxa"/>
          </w:tcPr>
          <w:p w14:paraId="741D15B4"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20" w:name="_Toc182400415"/>
            <w:bookmarkStart w:id="221" w:name="_Toc183036905"/>
            <w:r w:rsidRPr="00B17484">
              <w:rPr>
                <w:rFonts w:ascii="Times New Roman" w:hAnsi="Times New Roman"/>
                <w:sz w:val="24"/>
                <w:szCs w:val="24"/>
              </w:rPr>
              <w:t>10</w:t>
            </w:r>
            <w:bookmarkEnd w:id="220"/>
            <w:bookmarkEnd w:id="221"/>
          </w:p>
        </w:tc>
      </w:tr>
      <w:tr w:rsidR="00C1157F" w:rsidRPr="00B17484" w14:paraId="337CD86D" w14:textId="77777777" w:rsidTr="00C1157F">
        <w:tc>
          <w:tcPr>
            <w:tcW w:w="7111" w:type="dxa"/>
          </w:tcPr>
          <w:p w14:paraId="37121E3D" w14:textId="77777777" w:rsidR="00C1157F" w:rsidRPr="00B17484" w:rsidRDefault="00C1157F" w:rsidP="009A4CD5">
            <w:pPr>
              <w:spacing w:before="60" w:after="60" w:line="240" w:lineRule="auto"/>
              <w:jc w:val="both"/>
              <w:rPr>
                <w:rFonts w:ascii="Times New Roman" w:hAnsi="Times New Roman"/>
                <w:b/>
                <w:sz w:val="24"/>
                <w:szCs w:val="24"/>
              </w:rPr>
            </w:pPr>
            <w:r w:rsidRPr="00B17484">
              <w:rPr>
                <w:rFonts w:ascii="Times New Roman" w:hAnsi="Times New Roman"/>
                <w:b/>
                <w:sz w:val="24"/>
                <w:szCs w:val="24"/>
              </w:rPr>
              <w:t>Objetivo</w:t>
            </w:r>
          </w:p>
        </w:tc>
        <w:tc>
          <w:tcPr>
            <w:tcW w:w="1383" w:type="dxa"/>
          </w:tcPr>
          <w:p w14:paraId="4D1ED922"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22" w:name="_Toc182400416"/>
            <w:bookmarkStart w:id="223" w:name="_Toc183036906"/>
            <w:r w:rsidRPr="00B17484">
              <w:rPr>
                <w:rFonts w:ascii="Times New Roman" w:hAnsi="Times New Roman"/>
                <w:sz w:val="24"/>
                <w:szCs w:val="24"/>
              </w:rPr>
              <w:t>11</w:t>
            </w:r>
            <w:bookmarkEnd w:id="222"/>
            <w:bookmarkEnd w:id="223"/>
          </w:p>
        </w:tc>
      </w:tr>
      <w:tr w:rsidR="00C1157F" w:rsidRPr="00B17484" w14:paraId="432E7632" w14:textId="77777777" w:rsidTr="00C1157F">
        <w:tc>
          <w:tcPr>
            <w:tcW w:w="7111" w:type="dxa"/>
          </w:tcPr>
          <w:p w14:paraId="578796BA" w14:textId="77777777" w:rsidR="00C1157F" w:rsidRPr="00B17484" w:rsidRDefault="00C1157F" w:rsidP="009A4CD5">
            <w:pPr>
              <w:spacing w:before="60" w:after="60" w:line="240" w:lineRule="auto"/>
              <w:jc w:val="both"/>
              <w:rPr>
                <w:rFonts w:ascii="Times New Roman" w:hAnsi="Times New Roman"/>
                <w:b/>
                <w:sz w:val="24"/>
                <w:szCs w:val="24"/>
              </w:rPr>
            </w:pPr>
            <w:r w:rsidRPr="00B17484">
              <w:rPr>
                <w:rFonts w:ascii="Times New Roman" w:hAnsi="Times New Roman"/>
                <w:b/>
                <w:sz w:val="24"/>
                <w:szCs w:val="24"/>
              </w:rPr>
              <w:t>Definições</w:t>
            </w:r>
          </w:p>
        </w:tc>
        <w:tc>
          <w:tcPr>
            <w:tcW w:w="1383" w:type="dxa"/>
          </w:tcPr>
          <w:p w14:paraId="07AE4234"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24" w:name="_Toc182400417"/>
            <w:bookmarkStart w:id="225" w:name="_Toc183036907"/>
            <w:r w:rsidRPr="00B17484">
              <w:rPr>
                <w:rFonts w:ascii="Times New Roman" w:hAnsi="Times New Roman"/>
                <w:sz w:val="24"/>
                <w:szCs w:val="24"/>
              </w:rPr>
              <w:t>12</w:t>
            </w:r>
            <w:bookmarkEnd w:id="224"/>
            <w:bookmarkEnd w:id="225"/>
          </w:p>
        </w:tc>
      </w:tr>
      <w:tr w:rsidR="00C1157F" w:rsidRPr="00B17484" w14:paraId="31F3EF8F" w14:textId="77777777" w:rsidTr="00C1157F">
        <w:tc>
          <w:tcPr>
            <w:tcW w:w="7111" w:type="dxa"/>
          </w:tcPr>
          <w:p w14:paraId="68792392" w14:textId="77777777" w:rsidR="00C1157F" w:rsidRPr="00B17484" w:rsidRDefault="00C1157F" w:rsidP="009A4CD5">
            <w:pPr>
              <w:spacing w:before="60" w:after="60" w:line="240" w:lineRule="auto"/>
              <w:jc w:val="both"/>
              <w:rPr>
                <w:rFonts w:ascii="Times New Roman" w:hAnsi="Times New Roman"/>
                <w:b/>
                <w:sz w:val="24"/>
                <w:szCs w:val="24"/>
              </w:rPr>
            </w:pPr>
            <w:r w:rsidRPr="00B17484">
              <w:rPr>
                <w:rFonts w:ascii="Times New Roman" w:hAnsi="Times New Roman"/>
                <w:b/>
                <w:sz w:val="24"/>
                <w:szCs w:val="24"/>
              </w:rPr>
              <w:t>Requisitos</w:t>
            </w:r>
          </w:p>
        </w:tc>
        <w:tc>
          <w:tcPr>
            <w:tcW w:w="1383" w:type="dxa"/>
          </w:tcPr>
          <w:p w14:paraId="0A5675DA"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B17484" w14:paraId="7CA56504" w14:textId="77777777" w:rsidTr="00C1157F">
        <w:tc>
          <w:tcPr>
            <w:tcW w:w="7111" w:type="dxa"/>
          </w:tcPr>
          <w:p w14:paraId="7639FFBC"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Obtenção das outras informações</w:t>
            </w:r>
          </w:p>
        </w:tc>
        <w:tc>
          <w:tcPr>
            <w:tcW w:w="1383" w:type="dxa"/>
          </w:tcPr>
          <w:p w14:paraId="2A14D7BE"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26" w:name="_Toc182400418"/>
            <w:bookmarkStart w:id="227" w:name="_Toc183036908"/>
            <w:r w:rsidRPr="00B17484">
              <w:rPr>
                <w:rFonts w:ascii="Times New Roman" w:hAnsi="Times New Roman"/>
                <w:sz w:val="24"/>
                <w:szCs w:val="24"/>
              </w:rPr>
              <w:t>13</w:t>
            </w:r>
            <w:bookmarkEnd w:id="226"/>
            <w:bookmarkEnd w:id="227"/>
          </w:p>
        </w:tc>
      </w:tr>
      <w:tr w:rsidR="00C1157F" w:rsidRPr="00B17484" w14:paraId="67371110" w14:textId="77777777" w:rsidTr="00C1157F">
        <w:tc>
          <w:tcPr>
            <w:tcW w:w="7111" w:type="dxa"/>
          </w:tcPr>
          <w:p w14:paraId="70215837"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Leitura e consideração das outras informações</w:t>
            </w:r>
          </w:p>
        </w:tc>
        <w:tc>
          <w:tcPr>
            <w:tcW w:w="1383" w:type="dxa"/>
          </w:tcPr>
          <w:p w14:paraId="4A42294B"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28" w:name="_Toc182400419"/>
            <w:bookmarkStart w:id="229" w:name="_Toc183036909"/>
            <w:r w:rsidRPr="00B17484">
              <w:rPr>
                <w:rFonts w:ascii="Times New Roman" w:hAnsi="Times New Roman"/>
                <w:sz w:val="24"/>
                <w:szCs w:val="24"/>
              </w:rPr>
              <w:t>14 – 15</w:t>
            </w:r>
            <w:bookmarkEnd w:id="228"/>
            <w:bookmarkEnd w:id="229"/>
          </w:p>
        </w:tc>
      </w:tr>
      <w:tr w:rsidR="00C1157F" w:rsidRPr="00B17484" w14:paraId="38CB10CE" w14:textId="77777777" w:rsidTr="00C1157F">
        <w:tc>
          <w:tcPr>
            <w:tcW w:w="7111" w:type="dxa"/>
          </w:tcPr>
          <w:p w14:paraId="46968574"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Resposta quando parece existir inconsistência relevante ou quando outras informações parecem apresentar distorções relevantes</w:t>
            </w:r>
          </w:p>
        </w:tc>
        <w:tc>
          <w:tcPr>
            <w:tcW w:w="1383" w:type="dxa"/>
          </w:tcPr>
          <w:p w14:paraId="178A8989"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30" w:name="_Toc182400420"/>
            <w:bookmarkStart w:id="231" w:name="_Toc183036910"/>
            <w:r w:rsidRPr="00B17484">
              <w:rPr>
                <w:rFonts w:ascii="Times New Roman" w:hAnsi="Times New Roman"/>
                <w:sz w:val="24"/>
                <w:szCs w:val="24"/>
              </w:rPr>
              <w:t>16</w:t>
            </w:r>
            <w:bookmarkEnd w:id="230"/>
            <w:bookmarkEnd w:id="231"/>
          </w:p>
        </w:tc>
      </w:tr>
      <w:tr w:rsidR="00C1157F" w:rsidRPr="00B17484" w14:paraId="0B23B1A5" w14:textId="77777777" w:rsidTr="00C1157F">
        <w:tc>
          <w:tcPr>
            <w:tcW w:w="7111" w:type="dxa"/>
          </w:tcPr>
          <w:p w14:paraId="615085FA"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Resposta quando o auditor concluir que existe distorção relevante nas outras informações</w:t>
            </w:r>
          </w:p>
        </w:tc>
        <w:tc>
          <w:tcPr>
            <w:tcW w:w="1383" w:type="dxa"/>
          </w:tcPr>
          <w:p w14:paraId="6930AB2C"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32" w:name="_Toc182400421"/>
            <w:bookmarkStart w:id="233" w:name="_Toc183036911"/>
            <w:r w:rsidRPr="00B17484">
              <w:rPr>
                <w:rFonts w:ascii="Times New Roman" w:hAnsi="Times New Roman"/>
                <w:sz w:val="24"/>
                <w:szCs w:val="24"/>
              </w:rPr>
              <w:t>17 – 19</w:t>
            </w:r>
            <w:bookmarkEnd w:id="232"/>
            <w:bookmarkEnd w:id="233"/>
          </w:p>
        </w:tc>
      </w:tr>
      <w:tr w:rsidR="00C1157F" w:rsidRPr="00B17484" w14:paraId="3D7E209C" w14:textId="77777777" w:rsidTr="00C1157F">
        <w:tc>
          <w:tcPr>
            <w:tcW w:w="7111" w:type="dxa"/>
          </w:tcPr>
          <w:p w14:paraId="7362C7AD"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Resposta quando existe distorção relevante nas demonstrações contábeis ou o entendimento do auditor sobre a entidade e seu ambiente precisa ser atualizado</w:t>
            </w:r>
          </w:p>
        </w:tc>
        <w:tc>
          <w:tcPr>
            <w:tcW w:w="1383" w:type="dxa"/>
          </w:tcPr>
          <w:p w14:paraId="2F9335A7"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34" w:name="_Toc182400422"/>
            <w:bookmarkStart w:id="235" w:name="_Toc183036912"/>
            <w:r w:rsidRPr="00B17484">
              <w:rPr>
                <w:rFonts w:ascii="Times New Roman" w:hAnsi="Times New Roman"/>
                <w:sz w:val="24"/>
                <w:szCs w:val="24"/>
              </w:rPr>
              <w:t>20</w:t>
            </w:r>
            <w:bookmarkEnd w:id="234"/>
            <w:bookmarkEnd w:id="235"/>
          </w:p>
        </w:tc>
      </w:tr>
      <w:tr w:rsidR="00C1157F" w:rsidRPr="00B17484" w14:paraId="2263B0B5" w14:textId="77777777" w:rsidTr="00C1157F">
        <w:tc>
          <w:tcPr>
            <w:tcW w:w="7111" w:type="dxa"/>
          </w:tcPr>
          <w:p w14:paraId="2AB5CB74"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Relatório</w:t>
            </w:r>
          </w:p>
        </w:tc>
        <w:tc>
          <w:tcPr>
            <w:tcW w:w="1383" w:type="dxa"/>
          </w:tcPr>
          <w:p w14:paraId="1B4ADF42"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36" w:name="_Toc182400423"/>
            <w:bookmarkStart w:id="237" w:name="_Toc183036913"/>
            <w:r w:rsidRPr="00B17484">
              <w:rPr>
                <w:rFonts w:ascii="Times New Roman" w:hAnsi="Times New Roman"/>
                <w:sz w:val="24"/>
                <w:szCs w:val="24"/>
              </w:rPr>
              <w:t xml:space="preserve">21 </w:t>
            </w:r>
            <w:r w:rsidRPr="00B17484">
              <w:rPr>
                <w:rFonts w:ascii="Times New Roman" w:hAnsi="Times New Roman"/>
                <w:iCs/>
                <w:sz w:val="24"/>
                <w:szCs w:val="24"/>
              </w:rPr>
              <w:t>–</w:t>
            </w:r>
            <w:r w:rsidRPr="00B17484">
              <w:rPr>
                <w:rFonts w:ascii="Times New Roman" w:hAnsi="Times New Roman"/>
                <w:sz w:val="24"/>
                <w:szCs w:val="24"/>
              </w:rPr>
              <w:t xml:space="preserve"> 24</w:t>
            </w:r>
            <w:bookmarkEnd w:id="236"/>
            <w:bookmarkEnd w:id="237"/>
          </w:p>
        </w:tc>
      </w:tr>
      <w:tr w:rsidR="00C1157F" w:rsidRPr="00B17484" w14:paraId="63EEEC16" w14:textId="77777777" w:rsidTr="00C1157F">
        <w:tc>
          <w:tcPr>
            <w:tcW w:w="7111" w:type="dxa"/>
          </w:tcPr>
          <w:p w14:paraId="657EDF67"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Documentação</w:t>
            </w:r>
          </w:p>
        </w:tc>
        <w:tc>
          <w:tcPr>
            <w:tcW w:w="1383" w:type="dxa"/>
          </w:tcPr>
          <w:p w14:paraId="4F4D4F7A"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38" w:name="_Toc182400424"/>
            <w:bookmarkStart w:id="239" w:name="_Toc183036914"/>
            <w:r w:rsidRPr="00B17484">
              <w:rPr>
                <w:rFonts w:ascii="Times New Roman" w:hAnsi="Times New Roman"/>
                <w:sz w:val="24"/>
                <w:szCs w:val="24"/>
              </w:rPr>
              <w:t>25</w:t>
            </w:r>
            <w:bookmarkEnd w:id="238"/>
            <w:bookmarkEnd w:id="239"/>
          </w:p>
        </w:tc>
      </w:tr>
      <w:tr w:rsidR="00C1157F" w:rsidRPr="00120193" w14:paraId="6E624B72" w14:textId="77777777" w:rsidTr="00C1157F">
        <w:tc>
          <w:tcPr>
            <w:tcW w:w="7111" w:type="dxa"/>
          </w:tcPr>
          <w:p w14:paraId="5FE3EFFE" w14:textId="77777777" w:rsidR="00C1157F" w:rsidRPr="00B17484" w:rsidRDefault="00C1157F" w:rsidP="009A4CD5">
            <w:pPr>
              <w:spacing w:before="60" w:after="60" w:line="240" w:lineRule="auto"/>
              <w:jc w:val="both"/>
              <w:rPr>
                <w:rFonts w:ascii="Times New Roman" w:hAnsi="Times New Roman"/>
                <w:b/>
                <w:sz w:val="24"/>
                <w:szCs w:val="24"/>
              </w:rPr>
            </w:pPr>
            <w:r w:rsidRPr="00B17484">
              <w:rPr>
                <w:rFonts w:ascii="Times New Roman" w:hAnsi="Times New Roman"/>
                <w:b/>
                <w:sz w:val="24"/>
                <w:szCs w:val="24"/>
              </w:rPr>
              <w:t>Aplicação e outros materiais explicativos</w:t>
            </w:r>
          </w:p>
        </w:tc>
        <w:tc>
          <w:tcPr>
            <w:tcW w:w="1383" w:type="dxa"/>
          </w:tcPr>
          <w:p w14:paraId="467AC19C"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B17484" w14:paraId="0474B863" w14:textId="77777777" w:rsidTr="00C1157F">
        <w:tc>
          <w:tcPr>
            <w:tcW w:w="7111" w:type="dxa"/>
          </w:tcPr>
          <w:p w14:paraId="4BF54315"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Definições</w:t>
            </w:r>
          </w:p>
        </w:tc>
        <w:tc>
          <w:tcPr>
            <w:tcW w:w="1383" w:type="dxa"/>
          </w:tcPr>
          <w:p w14:paraId="1B1B6169"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40" w:name="_Toc182400425"/>
            <w:bookmarkStart w:id="241" w:name="_Toc183036915"/>
            <w:r w:rsidRPr="00B17484">
              <w:rPr>
                <w:rFonts w:ascii="Times New Roman" w:hAnsi="Times New Roman"/>
                <w:sz w:val="24"/>
                <w:szCs w:val="24"/>
              </w:rPr>
              <w:t xml:space="preserve">A1 </w:t>
            </w:r>
            <w:r w:rsidRPr="00B17484">
              <w:rPr>
                <w:rFonts w:ascii="Times New Roman" w:hAnsi="Times New Roman"/>
                <w:iCs/>
                <w:sz w:val="24"/>
                <w:szCs w:val="24"/>
              </w:rPr>
              <w:t>–</w:t>
            </w:r>
            <w:r w:rsidRPr="00B17484">
              <w:rPr>
                <w:rFonts w:ascii="Times New Roman" w:hAnsi="Times New Roman"/>
                <w:sz w:val="24"/>
                <w:szCs w:val="24"/>
              </w:rPr>
              <w:t xml:space="preserve"> A10</w:t>
            </w:r>
            <w:bookmarkEnd w:id="240"/>
            <w:bookmarkEnd w:id="241"/>
          </w:p>
        </w:tc>
      </w:tr>
      <w:tr w:rsidR="00C1157F" w:rsidRPr="00B17484" w14:paraId="542B028A" w14:textId="77777777" w:rsidTr="00C1157F">
        <w:tc>
          <w:tcPr>
            <w:tcW w:w="7111" w:type="dxa"/>
          </w:tcPr>
          <w:p w14:paraId="0CD26D22"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Obtenção das outras informações</w:t>
            </w:r>
          </w:p>
        </w:tc>
        <w:tc>
          <w:tcPr>
            <w:tcW w:w="1383" w:type="dxa"/>
          </w:tcPr>
          <w:p w14:paraId="7FB1698B"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42" w:name="_Toc182400426"/>
            <w:bookmarkStart w:id="243" w:name="_Toc183036916"/>
            <w:r w:rsidRPr="00B17484">
              <w:rPr>
                <w:rFonts w:ascii="Times New Roman" w:hAnsi="Times New Roman"/>
                <w:sz w:val="24"/>
                <w:szCs w:val="24"/>
              </w:rPr>
              <w:t>A11 – A22</w:t>
            </w:r>
            <w:bookmarkEnd w:id="242"/>
            <w:bookmarkEnd w:id="243"/>
          </w:p>
        </w:tc>
      </w:tr>
      <w:tr w:rsidR="00C1157F" w:rsidRPr="00B17484" w14:paraId="341455EA" w14:textId="77777777" w:rsidTr="00C1157F">
        <w:tc>
          <w:tcPr>
            <w:tcW w:w="7111" w:type="dxa"/>
          </w:tcPr>
          <w:p w14:paraId="110D4A84"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Leitura e consideração das outras informações</w:t>
            </w:r>
          </w:p>
        </w:tc>
        <w:tc>
          <w:tcPr>
            <w:tcW w:w="1383" w:type="dxa"/>
          </w:tcPr>
          <w:p w14:paraId="45F07063"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44" w:name="_Toc182400427"/>
            <w:bookmarkStart w:id="245" w:name="_Toc183036917"/>
            <w:r w:rsidRPr="00B17484">
              <w:rPr>
                <w:rFonts w:ascii="Times New Roman" w:hAnsi="Times New Roman"/>
                <w:sz w:val="24"/>
                <w:szCs w:val="24"/>
              </w:rPr>
              <w:t>A23 – A38</w:t>
            </w:r>
            <w:bookmarkEnd w:id="244"/>
            <w:bookmarkEnd w:id="245"/>
          </w:p>
        </w:tc>
      </w:tr>
      <w:tr w:rsidR="00C1157F" w:rsidRPr="00B17484" w14:paraId="30DCAFDC" w14:textId="77777777" w:rsidTr="00C1157F">
        <w:tc>
          <w:tcPr>
            <w:tcW w:w="7111" w:type="dxa"/>
          </w:tcPr>
          <w:p w14:paraId="0B30C495"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Resposta quando parece existir inconsistência relevante ou quando outras informações parecem apresentar distorções relevantes</w:t>
            </w:r>
          </w:p>
        </w:tc>
        <w:tc>
          <w:tcPr>
            <w:tcW w:w="1383" w:type="dxa"/>
          </w:tcPr>
          <w:p w14:paraId="68F2420C"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46" w:name="_Toc182400428"/>
            <w:bookmarkStart w:id="247" w:name="_Toc183036918"/>
            <w:r w:rsidRPr="00B17484">
              <w:rPr>
                <w:rFonts w:ascii="Times New Roman" w:hAnsi="Times New Roman"/>
                <w:sz w:val="24"/>
                <w:szCs w:val="24"/>
              </w:rPr>
              <w:t>A39 – A43</w:t>
            </w:r>
            <w:bookmarkEnd w:id="246"/>
            <w:bookmarkEnd w:id="247"/>
          </w:p>
        </w:tc>
      </w:tr>
      <w:tr w:rsidR="00C1157F" w:rsidRPr="00B17484" w14:paraId="46FAAEF9" w14:textId="77777777" w:rsidTr="00C1157F">
        <w:tc>
          <w:tcPr>
            <w:tcW w:w="7111" w:type="dxa"/>
          </w:tcPr>
          <w:p w14:paraId="1D535B2C"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Resposta quando o auditor conclui que existe distorção relevante nas outras informações</w:t>
            </w:r>
          </w:p>
        </w:tc>
        <w:tc>
          <w:tcPr>
            <w:tcW w:w="1383" w:type="dxa"/>
          </w:tcPr>
          <w:p w14:paraId="21DD6F11"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48" w:name="_Toc182400429"/>
            <w:bookmarkStart w:id="249" w:name="_Toc183036919"/>
            <w:r w:rsidRPr="00B17484">
              <w:rPr>
                <w:rFonts w:ascii="Times New Roman" w:hAnsi="Times New Roman"/>
                <w:sz w:val="24"/>
                <w:szCs w:val="24"/>
              </w:rPr>
              <w:t>A44 – A50</w:t>
            </w:r>
            <w:bookmarkEnd w:id="248"/>
            <w:bookmarkEnd w:id="249"/>
          </w:p>
        </w:tc>
      </w:tr>
      <w:tr w:rsidR="00C1157F" w:rsidRPr="00B17484" w14:paraId="0DF7FD83" w14:textId="77777777" w:rsidTr="00C1157F">
        <w:tc>
          <w:tcPr>
            <w:tcW w:w="7111" w:type="dxa"/>
          </w:tcPr>
          <w:p w14:paraId="1A177175"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Resposta quando existe distorção relevante nas demonstrações contábeis ou o entendimento do auditor da entidade e de seu ambiente precisa ser atualizado</w:t>
            </w:r>
          </w:p>
        </w:tc>
        <w:tc>
          <w:tcPr>
            <w:tcW w:w="1383" w:type="dxa"/>
          </w:tcPr>
          <w:p w14:paraId="106857AB"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50" w:name="_Toc182400430"/>
            <w:bookmarkStart w:id="251" w:name="_Toc183036920"/>
            <w:r w:rsidRPr="00B17484">
              <w:rPr>
                <w:rFonts w:ascii="Times New Roman" w:hAnsi="Times New Roman"/>
                <w:sz w:val="24"/>
                <w:szCs w:val="24"/>
              </w:rPr>
              <w:t>A51</w:t>
            </w:r>
            <w:bookmarkEnd w:id="250"/>
            <w:bookmarkEnd w:id="251"/>
          </w:p>
        </w:tc>
      </w:tr>
      <w:tr w:rsidR="00C1157F" w:rsidRPr="00B17484" w14:paraId="32D9C4F1" w14:textId="77777777" w:rsidTr="00C1157F">
        <w:tc>
          <w:tcPr>
            <w:tcW w:w="7111" w:type="dxa"/>
          </w:tcPr>
          <w:p w14:paraId="7DC53B84" w14:textId="77777777" w:rsidR="00C1157F" w:rsidRPr="00B17484" w:rsidRDefault="00C1157F" w:rsidP="009A4CD5">
            <w:pPr>
              <w:spacing w:before="60" w:after="60" w:line="240" w:lineRule="auto"/>
              <w:jc w:val="both"/>
              <w:rPr>
                <w:rFonts w:ascii="Times New Roman" w:hAnsi="Times New Roman"/>
                <w:sz w:val="24"/>
                <w:szCs w:val="24"/>
              </w:rPr>
            </w:pPr>
            <w:r w:rsidRPr="00B17484">
              <w:rPr>
                <w:rFonts w:ascii="Times New Roman" w:hAnsi="Times New Roman"/>
                <w:sz w:val="24"/>
                <w:szCs w:val="24"/>
              </w:rPr>
              <w:t>Relatório</w:t>
            </w:r>
          </w:p>
        </w:tc>
        <w:tc>
          <w:tcPr>
            <w:tcW w:w="1383" w:type="dxa"/>
          </w:tcPr>
          <w:p w14:paraId="1289283F"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bookmarkStart w:id="252" w:name="_Toc182400431"/>
            <w:bookmarkStart w:id="253" w:name="_Toc183036921"/>
            <w:r w:rsidRPr="00B17484">
              <w:rPr>
                <w:rFonts w:ascii="Times New Roman" w:hAnsi="Times New Roman"/>
                <w:sz w:val="24"/>
                <w:szCs w:val="24"/>
              </w:rPr>
              <w:t>A52 – A59</w:t>
            </w:r>
            <w:bookmarkEnd w:id="252"/>
            <w:bookmarkEnd w:id="253"/>
          </w:p>
        </w:tc>
      </w:tr>
      <w:tr w:rsidR="00C1157F" w:rsidRPr="00120193" w14:paraId="098403ED" w14:textId="77777777" w:rsidTr="00C1157F">
        <w:tc>
          <w:tcPr>
            <w:tcW w:w="7111" w:type="dxa"/>
          </w:tcPr>
          <w:p w14:paraId="67651309" w14:textId="77777777" w:rsidR="00C1157F" w:rsidRPr="00B17484" w:rsidRDefault="00C1157F" w:rsidP="009A4CD5">
            <w:pPr>
              <w:spacing w:before="120" w:after="120" w:line="240" w:lineRule="auto"/>
              <w:jc w:val="both"/>
              <w:rPr>
                <w:rFonts w:ascii="Times New Roman" w:hAnsi="Times New Roman"/>
                <w:sz w:val="24"/>
                <w:szCs w:val="24"/>
              </w:rPr>
            </w:pPr>
            <w:r w:rsidRPr="00B17484">
              <w:rPr>
                <w:rFonts w:ascii="Times New Roman" w:hAnsi="Times New Roman"/>
                <w:sz w:val="24"/>
                <w:szCs w:val="24"/>
              </w:rPr>
              <w:t>Apêndice 1: Exemplos de valores ou outros itens que podem ser incluídos nas outras informações</w:t>
            </w:r>
          </w:p>
        </w:tc>
        <w:tc>
          <w:tcPr>
            <w:tcW w:w="1383" w:type="dxa"/>
          </w:tcPr>
          <w:p w14:paraId="2B983708"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p>
        </w:tc>
      </w:tr>
      <w:tr w:rsidR="00C1157F" w:rsidRPr="00B17484" w14:paraId="5A079FFD" w14:textId="77777777" w:rsidTr="00C1157F">
        <w:tc>
          <w:tcPr>
            <w:tcW w:w="7111" w:type="dxa"/>
          </w:tcPr>
          <w:p w14:paraId="289762A8" w14:textId="77777777" w:rsidR="00C1157F" w:rsidRPr="00B17484" w:rsidRDefault="00C1157F" w:rsidP="009A4CD5">
            <w:pPr>
              <w:spacing w:before="120" w:after="120" w:line="240" w:lineRule="auto"/>
              <w:jc w:val="both"/>
              <w:rPr>
                <w:rFonts w:ascii="Times New Roman" w:hAnsi="Times New Roman"/>
                <w:sz w:val="24"/>
                <w:szCs w:val="24"/>
              </w:rPr>
            </w:pPr>
            <w:r w:rsidRPr="00B17484">
              <w:rPr>
                <w:rFonts w:ascii="Times New Roman" w:hAnsi="Times New Roman"/>
                <w:sz w:val="24"/>
                <w:szCs w:val="24"/>
              </w:rPr>
              <w:t>Apêndice 2: Exemplos de relatórios do auditor independente relacionados com as outras informações</w:t>
            </w:r>
          </w:p>
        </w:tc>
        <w:tc>
          <w:tcPr>
            <w:tcW w:w="1383" w:type="dxa"/>
          </w:tcPr>
          <w:p w14:paraId="52B08C6A" w14:textId="77777777" w:rsidR="00C1157F" w:rsidRPr="00B17484" w:rsidRDefault="00C1157F" w:rsidP="009A4CD5">
            <w:pPr>
              <w:tabs>
                <w:tab w:val="left" w:pos="2730"/>
              </w:tabs>
              <w:spacing w:before="60" w:after="60" w:line="240" w:lineRule="auto"/>
              <w:jc w:val="center"/>
              <w:outlineLvl w:val="0"/>
              <w:rPr>
                <w:rFonts w:ascii="Times New Roman" w:hAnsi="Times New Roman"/>
                <w:sz w:val="24"/>
                <w:szCs w:val="24"/>
              </w:rPr>
            </w:pPr>
          </w:p>
        </w:tc>
      </w:tr>
    </w:tbl>
    <w:p w14:paraId="78BA1099" w14:textId="77777777" w:rsidR="00C1157F" w:rsidRPr="002018BD" w:rsidRDefault="00C1157F" w:rsidP="00C1157F">
      <w:pPr>
        <w:tabs>
          <w:tab w:val="left" w:pos="930"/>
        </w:tabs>
        <w:spacing w:after="0" w:line="240" w:lineRule="auto"/>
        <w:jc w:val="both"/>
        <w:rPr>
          <w:rFonts w:ascii="Times New Roman" w:hAnsi="Times New Roman"/>
          <w:sz w:val="24"/>
          <w:szCs w:val="24"/>
        </w:rPr>
      </w:pPr>
      <w:r w:rsidRPr="002018BD">
        <w:rPr>
          <w:rFonts w:ascii="Times New Roman" w:hAnsi="Times New Roman"/>
          <w:sz w:val="24"/>
          <w:szCs w:val="24"/>
        </w:rPr>
        <w:t xml:space="preserve">Esta norma deve ser lida em conjunto com a NBC TA 200 – Objetivos Gerais do Auditor Independente e a Condução da Auditoria em Conformidade com Normas de Auditoria. </w:t>
      </w:r>
    </w:p>
    <w:p w14:paraId="151BB219" w14:textId="77777777" w:rsidR="00C1157F" w:rsidRDefault="00C1157F" w:rsidP="00C1157F">
      <w:pPr>
        <w:spacing w:after="0" w:line="240" w:lineRule="auto"/>
        <w:jc w:val="both"/>
        <w:rPr>
          <w:rFonts w:ascii="Times New Roman" w:hAnsi="Times New Roman"/>
          <w:sz w:val="24"/>
          <w:szCs w:val="24"/>
        </w:rPr>
      </w:pPr>
    </w:p>
    <w:p w14:paraId="628C2DF0" w14:textId="77777777" w:rsidR="00C1157F" w:rsidRDefault="00C1157F" w:rsidP="00C1157F">
      <w:pPr>
        <w:spacing w:after="0" w:line="240" w:lineRule="auto"/>
        <w:jc w:val="both"/>
        <w:rPr>
          <w:rFonts w:ascii="Times New Roman" w:hAnsi="Times New Roman"/>
          <w:sz w:val="24"/>
          <w:szCs w:val="24"/>
        </w:rPr>
      </w:pPr>
    </w:p>
    <w:p w14:paraId="36CB4D9E" w14:textId="77777777" w:rsidR="00C1157F" w:rsidRPr="002F59F3" w:rsidRDefault="00C1157F" w:rsidP="00C1157F">
      <w:pPr>
        <w:spacing w:after="0" w:line="240" w:lineRule="auto"/>
        <w:jc w:val="both"/>
        <w:rPr>
          <w:rFonts w:ascii="Times New Roman" w:hAnsi="Times New Roman"/>
          <w:sz w:val="24"/>
          <w:szCs w:val="24"/>
        </w:rPr>
      </w:pPr>
    </w:p>
    <w:p w14:paraId="306D82C9" w14:textId="77777777" w:rsidR="00C1157F" w:rsidRPr="00D05518" w:rsidRDefault="00C1157F" w:rsidP="00C1157F">
      <w:pPr>
        <w:spacing w:after="0" w:line="240" w:lineRule="auto"/>
        <w:jc w:val="both"/>
        <w:rPr>
          <w:rFonts w:ascii="Times New Roman" w:hAnsi="Times New Roman"/>
          <w:sz w:val="24"/>
          <w:szCs w:val="24"/>
        </w:rPr>
      </w:pPr>
      <w:r w:rsidRPr="00D05518">
        <w:rPr>
          <w:rFonts w:ascii="Times New Roman" w:hAnsi="Times New Roman"/>
          <w:b/>
          <w:sz w:val="24"/>
          <w:szCs w:val="24"/>
        </w:rPr>
        <w:t>Introdução</w:t>
      </w:r>
    </w:p>
    <w:p w14:paraId="743F316F" w14:textId="77777777" w:rsidR="00C1157F" w:rsidRDefault="00C1157F" w:rsidP="00C1157F">
      <w:pPr>
        <w:spacing w:after="0" w:line="240" w:lineRule="auto"/>
        <w:jc w:val="both"/>
        <w:rPr>
          <w:rFonts w:ascii="Times New Roman" w:hAnsi="Times New Roman"/>
          <w:sz w:val="24"/>
          <w:szCs w:val="24"/>
        </w:rPr>
      </w:pPr>
    </w:p>
    <w:p w14:paraId="3758560D" w14:textId="77777777" w:rsidR="00C1157F" w:rsidRPr="00D05518" w:rsidRDefault="00C1157F" w:rsidP="00C1157F">
      <w:pPr>
        <w:spacing w:after="0" w:line="240" w:lineRule="auto"/>
        <w:jc w:val="both"/>
        <w:rPr>
          <w:rFonts w:ascii="Times New Roman" w:hAnsi="Times New Roman"/>
          <w:sz w:val="24"/>
          <w:szCs w:val="24"/>
        </w:rPr>
      </w:pPr>
      <w:r w:rsidRPr="00D05518">
        <w:rPr>
          <w:rFonts w:ascii="Times New Roman" w:hAnsi="Times New Roman"/>
          <w:b/>
          <w:sz w:val="24"/>
          <w:szCs w:val="24"/>
        </w:rPr>
        <w:t>Alcance</w:t>
      </w:r>
    </w:p>
    <w:p w14:paraId="52EA0BC2" w14:textId="77777777" w:rsidR="00C1157F" w:rsidRPr="00D05518" w:rsidRDefault="00C1157F" w:rsidP="00C1157F">
      <w:pPr>
        <w:spacing w:after="0" w:line="240" w:lineRule="auto"/>
        <w:jc w:val="both"/>
        <w:rPr>
          <w:rFonts w:ascii="Times New Roman" w:hAnsi="Times New Roman"/>
          <w:sz w:val="24"/>
          <w:szCs w:val="24"/>
        </w:rPr>
      </w:pPr>
    </w:p>
    <w:p w14:paraId="77D205E9"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Pr>
          <w:rFonts w:ascii="Times New Roman" w:hAnsi="Times New Roman"/>
          <w:sz w:val="24"/>
          <w:szCs w:val="24"/>
        </w:rPr>
        <w:t>1.</w:t>
      </w:r>
      <w:r>
        <w:rPr>
          <w:rFonts w:ascii="Times New Roman" w:hAnsi="Times New Roman"/>
          <w:sz w:val="24"/>
          <w:szCs w:val="24"/>
        </w:rPr>
        <w:tab/>
      </w:r>
      <w:r w:rsidRPr="00D05518">
        <w:rPr>
          <w:rFonts w:ascii="Times New Roman" w:hAnsi="Times New Roman"/>
          <w:sz w:val="24"/>
          <w:szCs w:val="24"/>
        </w:rPr>
        <w:t xml:space="preserve">Esta </w:t>
      </w:r>
      <w:r>
        <w:rPr>
          <w:rFonts w:ascii="Times New Roman" w:hAnsi="Times New Roman"/>
          <w:sz w:val="24"/>
          <w:szCs w:val="24"/>
        </w:rPr>
        <w:t>norma</w:t>
      </w:r>
      <w:r w:rsidRPr="00D05518">
        <w:rPr>
          <w:rFonts w:ascii="Times New Roman" w:hAnsi="Times New Roman"/>
          <w:sz w:val="24"/>
          <w:szCs w:val="24"/>
        </w:rPr>
        <w:t xml:space="preserve"> trata das responsabilidades do auditor relacionadas com as outras informações, sejam elas </w:t>
      </w:r>
      <w:r w:rsidRPr="00B7094C">
        <w:rPr>
          <w:rFonts w:ascii="Times New Roman" w:hAnsi="Times New Roman"/>
          <w:sz w:val="24"/>
          <w:szCs w:val="24"/>
          <w:highlight w:val="yellow"/>
        </w:rPr>
        <w:t>financeiras ou não financeiras</w:t>
      </w:r>
      <w:r w:rsidRPr="00D05518">
        <w:rPr>
          <w:rFonts w:ascii="Times New Roman" w:hAnsi="Times New Roman"/>
          <w:sz w:val="24"/>
          <w:szCs w:val="24"/>
        </w:rPr>
        <w:t xml:space="preserve"> (que não as demonstrações contábeis e o relatório do auditor independente sobre as demonstrações contábeis), incluídas no </w:t>
      </w:r>
      <w:r w:rsidRPr="00B7094C">
        <w:rPr>
          <w:rFonts w:ascii="Times New Roman" w:hAnsi="Times New Roman"/>
          <w:sz w:val="24"/>
          <w:szCs w:val="24"/>
          <w:highlight w:val="yellow"/>
        </w:rPr>
        <w:t>relatório anual da entidade</w:t>
      </w:r>
      <w:r w:rsidRPr="00D05518">
        <w:rPr>
          <w:rFonts w:ascii="Times New Roman" w:hAnsi="Times New Roman"/>
          <w:sz w:val="24"/>
          <w:szCs w:val="24"/>
        </w:rPr>
        <w:t>.</w:t>
      </w:r>
      <w:r w:rsidRPr="00D05518">
        <w:rPr>
          <w:rFonts w:ascii="Times New Roman" w:eastAsia="Arial" w:hAnsi="Times New Roman"/>
          <w:sz w:val="24"/>
          <w:szCs w:val="24"/>
        </w:rPr>
        <w:t xml:space="preserve"> O relatório anual d</w:t>
      </w:r>
      <w:r>
        <w:rPr>
          <w:rFonts w:ascii="Times New Roman" w:eastAsia="Arial" w:hAnsi="Times New Roman"/>
          <w:sz w:val="24"/>
          <w:szCs w:val="24"/>
        </w:rPr>
        <w:t>a</w:t>
      </w:r>
      <w:r w:rsidRPr="00D05518">
        <w:rPr>
          <w:rFonts w:ascii="Times New Roman" w:eastAsia="Arial" w:hAnsi="Times New Roman"/>
          <w:sz w:val="24"/>
          <w:szCs w:val="24"/>
        </w:rPr>
        <w:t xml:space="preserve"> entidade pode ser um único documento ou um conjunto de documentos que servem à mesma finalidade.</w:t>
      </w:r>
    </w:p>
    <w:p w14:paraId="4F39C630" w14:textId="77777777" w:rsidR="00C1157F" w:rsidRPr="00D05518" w:rsidRDefault="00C1157F" w:rsidP="00C1157F">
      <w:pPr>
        <w:pStyle w:val="PargrafodaLista"/>
        <w:jc w:val="both"/>
        <w:rPr>
          <w:rFonts w:ascii="Times New Roman" w:eastAsia="Arial" w:hAnsi="Times New Roman"/>
          <w:sz w:val="24"/>
          <w:szCs w:val="24"/>
        </w:rPr>
      </w:pPr>
    </w:p>
    <w:p w14:paraId="7674F3BB" w14:textId="77777777" w:rsidR="00C1157F" w:rsidRPr="00D05518" w:rsidRDefault="00C1157F" w:rsidP="00C1157F">
      <w:pPr>
        <w:spacing w:after="0" w:line="240" w:lineRule="auto"/>
        <w:ind w:left="567" w:hanging="567"/>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ab/>
      </w:r>
      <w:r w:rsidRPr="00D05518">
        <w:rPr>
          <w:rFonts w:ascii="Times New Roman" w:hAnsi="Times New Roman"/>
          <w:sz w:val="24"/>
          <w:szCs w:val="24"/>
        </w:rPr>
        <w:t xml:space="preserve">Esta </w:t>
      </w:r>
      <w:r>
        <w:rPr>
          <w:rFonts w:ascii="Times New Roman" w:hAnsi="Times New Roman"/>
          <w:sz w:val="24"/>
          <w:szCs w:val="24"/>
        </w:rPr>
        <w:t>norma</w:t>
      </w:r>
      <w:r w:rsidRPr="00D05518">
        <w:rPr>
          <w:rFonts w:ascii="Times New Roman" w:hAnsi="Times New Roman"/>
          <w:sz w:val="24"/>
          <w:szCs w:val="24"/>
        </w:rPr>
        <w:t xml:space="preserve"> foi redigida no contexto d</w:t>
      </w:r>
      <w:r>
        <w:rPr>
          <w:rFonts w:ascii="Times New Roman" w:hAnsi="Times New Roman"/>
          <w:sz w:val="24"/>
          <w:szCs w:val="24"/>
        </w:rPr>
        <w:t>a</w:t>
      </w:r>
      <w:r w:rsidRPr="00D05518">
        <w:rPr>
          <w:rFonts w:ascii="Times New Roman" w:hAnsi="Times New Roman"/>
          <w:sz w:val="24"/>
          <w:szCs w:val="24"/>
        </w:rPr>
        <w:t xml:space="preserve"> auditoria de demonstrações contábeis por auditor independente. Portanto, os objetivos do auditor nesta </w:t>
      </w:r>
      <w:r>
        <w:rPr>
          <w:rFonts w:ascii="Times New Roman" w:hAnsi="Times New Roman"/>
          <w:sz w:val="24"/>
          <w:szCs w:val="24"/>
        </w:rPr>
        <w:t>norma</w:t>
      </w:r>
      <w:r w:rsidRPr="00D05518">
        <w:rPr>
          <w:rFonts w:ascii="Times New Roman" w:hAnsi="Times New Roman"/>
          <w:sz w:val="24"/>
          <w:szCs w:val="24"/>
        </w:rPr>
        <w:t xml:space="preserve"> devem ser compreendidos no contexto dos objetivos gerais do auditor</w:t>
      </w:r>
      <w:r>
        <w:rPr>
          <w:rFonts w:ascii="Times New Roman" w:hAnsi="Times New Roman"/>
          <w:sz w:val="24"/>
          <w:szCs w:val="24"/>
        </w:rPr>
        <w:t>,</w:t>
      </w:r>
      <w:r w:rsidRPr="00D05518">
        <w:rPr>
          <w:rFonts w:ascii="Times New Roman" w:hAnsi="Times New Roman"/>
          <w:sz w:val="24"/>
          <w:szCs w:val="24"/>
        </w:rPr>
        <w:t xml:space="preserve"> conforme apresentados no item 11 da NBC TA 200</w:t>
      </w:r>
      <w:r>
        <w:rPr>
          <w:rFonts w:ascii="Times New Roman" w:hAnsi="Times New Roman"/>
          <w:sz w:val="24"/>
          <w:szCs w:val="24"/>
        </w:rPr>
        <w:t>.</w:t>
      </w:r>
      <w:r w:rsidRPr="00D05518">
        <w:rPr>
          <w:rFonts w:ascii="Times New Roman" w:hAnsi="Times New Roman"/>
          <w:sz w:val="24"/>
          <w:szCs w:val="24"/>
        </w:rPr>
        <w:t xml:space="preserve"> Os requisitos das normas de auditoria (NBC</w:t>
      </w:r>
      <w:r>
        <w:rPr>
          <w:rFonts w:ascii="Times New Roman" w:hAnsi="Times New Roman"/>
          <w:sz w:val="24"/>
          <w:szCs w:val="24"/>
        </w:rPr>
        <w:t>s</w:t>
      </w:r>
      <w:r w:rsidRPr="00D05518">
        <w:rPr>
          <w:rFonts w:ascii="Times New Roman" w:hAnsi="Times New Roman"/>
          <w:sz w:val="24"/>
          <w:szCs w:val="24"/>
        </w:rPr>
        <w:t xml:space="preserve"> TA) visam permitir que o auditor alcance os objetivos especificados nas normas de auditoria (NBC</w:t>
      </w:r>
      <w:r>
        <w:rPr>
          <w:rFonts w:ascii="Times New Roman" w:hAnsi="Times New Roman"/>
          <w:sz w:val="24"/>
          <w:szCs w:val="24"/>
        </w:rPr>
        <w:t>s</w:t>
      </w:r>
      <w:r w:rsidRPr="00D05518">
        <w:rPr>
          <w:rFonts w:ascii="Times New Roman" w:hAnsi="Times New Roman"/>
          <w:sz w:val="24"/>
          <w:szCs w:val="24"/>
        </w:rPr>
        <w:t xml:space="preserve"> TA) e, portanto, os objetivos gerais do auditor. A opinião do auditor sobre as demonstrações contábeis não cobrem as outras informações</w:t>
      </w:r>
      <w:r>
        <w:rPr>
          <w:rFonts w:ascii="Times New Roman" w:hAnsi="Times New Roman"/>
          <w:sz w:val="24"/>
          <w:szCs w:val="24"/>
        </w:rPr>
        <w:t>,</w:t>
      </w:r>
      <w:r w:rsidRPr="00D05518">
        <w:rPr>
          <w:rFonts w:ascii="Times New Roman" w:hAnsi="Times New Roman"/>
          <w:sz w:val="24"/>
          <w:szCs w:val="24"/>
        </w:rPr>
        <w:t xml:space="preserve"> e esta </w:t>
      </w:r>
      <w:r>
        <w:rPr>
          <w:rFonts w:ascii="Times New Roman" w:hAnsi="Times New Roman"/>
          <w:sz w:val="24"/>
          <w:szCs w:val="24"/>
        </w:rPr>
        <w:t>norma</w:t>
      </w:r>
      <w:r w:rsidRPr="00D05518">
        <w:rPr>
          <w:rFonts w:ascii="Times New Roman" w:hAnsi="Times New Roman"/>
          <w:sz w:val="24"/>
          <w:szCs w:val="24"/>
        </w:rPr>
        <w:t xml:space="preserve"> também não requer que o auditor obtenha evidência de auditoria além daquela exigida para formar uma opinião sobre as demonstrações contábeis.</w:t>
      </w:r>
    </w:p>
    <w:p w14:paraId="7FB73408" w14:textId="77777777" w:rsidR="00C1157F" w:rsidRPr="00D05518" w:rsidRDefault="00C1157F" w:rsidP="00C1157F">
      <w:pPr>
        <w:pStyle w:val="PargrafodaLista"/>
        <w:jc w:val="both"/>
        <w:rPr>
          <w:rFonts w:ascii="Times New Roman" w:hAnsi="Times New Roman"/>
          <w:sz w:val="24"/>
          <w:szCs w:val="24"/>
        </w:rPr>
      </w:pPr>
    </w:p>
    <w:p w14:paraId="325414B6" w14:textId="77777777" w:rsidR="00C1157F" w:rsidRPr="00D05518" w:rsidRDefault="00C1157F" w:rsidP="00C1157F">
      <w:pPr>
        <w:spacing w:after="0" w:line="240" w:lineRule="auto"/>
        <w:ind w:left="567" w:hanging="567"/>
        <w:jc w:val="both"/>
        <w:rPr>
          <w:rFonts w:ascii="Times New Roman" w:hAnsi="Times New Roman"/>
          <w:sz w:val="24"/>
          <w:szCs w:val="24"/>
        </w:rPr>
      </w:pPr>
      <w:r>
        <w:rPr>
          <w:rFonts w:ascii="Times New Roman" w:hAnsi="Times New Roman"/>
          <w:sz w:val="24"/>
          <w:szCs w:val="24"/>
        </w:rPr>
        <w:t xml:space="preserve">3. </w:t>
      </w:r>
      <w:r>
        <w:rPr>
          <w:rFonts w:ascii="Times New Roman" w:hAnsi="Times New Roman"/>
          <w:sz w:val="24"/>
          <w:szCs w:val="24"/>
        </w:rPr>
        <w:tab/>
      </w:r>
      <w:r w:rsidRPr="00D05518">
        <w:rPr>
          <w:rFonts w:ascii="Times New Roman" w:hAnsi="Times New Roman"/>
          <w:sz w:val="24"/>
          <w:szCs w:val="24"/>
        </w:rPr>
        <w:t xml:space="preserve">Esta </w:t>
      </w:r>
      <w:r>
        <w:rPr>
          <w:rFonts w:ascii="Times New Roman" w:hAnsi="Times New Roman"/>
          <w:sz w:val="24"/>
          <w:szCs w:val="24"/>
        </w:rPr>
        <w:t>norma</w:t>
      </w:r>
      <w:r w:rsidRPr="00D05518">
        <w:rPr>
          <w:rFonts w:ascii="Times New Roman" w:hAnsi="Times New Roman"/>
          <w:sz w:val="24"/>
          <w:szCs w:val="24"/>
        </w:rPr>
        <w:t xml:space="preserve"> requer que o auditor leia e considere as outras informações porque as outras informações que apresentam inconsistência relevante com as demonstrações contábeis ou com o conhecimento do auditor obtido na auditoria podem indicar que há distorção relevante das demonstrações contábeis ou que existe distorção relevante das outras informações</w:t>
      </w:r>
      <w:r>
        <w:rPr>
          <w:rFonts w:ascii="Times New Roman" w:hAnsi="Times New Roman"/>
          <w:sz w:val="24"/>
          <w:szCs w:val="24"/>
        </w:rPr>
        <w:t>, o</w:t>
      </w:r>
      <w:r w:rsidRPr="00D05518">
        <w:rPr>
          <w:rFonts w:ascii="Times New Roman" w:hAnsi="Times New Roman"/>
          <w:sz w:val="24"/>
          <w:szCs w:val="24"/>
        </w:rPr>
        <w:t xml:space="preserve"> que pode prejudicar a credibilidade das demonstrações contábeis e do relatório do auditor independente sobre as demonstrações contábeis. Essas distorções relevantes também podem, de maneira inapropriada, influenciar as decisões econômicas dos usuários para os quais o relatório do auditor independente é elaborado.</w:t>
      </w:r>
    </w:p>
    <w:p w14:paraId="5EAB630E" w14:textId="77777777" w:rsidR="00C1157F" w:rsidRPr="00D05518" w:rsidRDefault="00C1157F" w:rsidP="00C1157F">
      <w:pPr>
        <w:pStyle w:val="PargrafodaLista"/>
        <w:jc w:val="both"/>
        <w:rPr>
          <w:rFonts w:ascii="Times New Roman" w:hAnsi="Times New Roman"/>
          <w:sz w:val="24"/>
          <w:szCs w:val="24"/>
        </w:rPr>
      </w:pPr>
    </w:p>
    <w:p w14:paraId="7004013A" w14:textId="13360D72" w:rsidR="00C1157F" w:rsidRPr="00D05518" w:rsidRDefault="00C1157F" w:rsidP="00C1157F">
      <w:pPr>
        <w:spacing w:after="0" w:line="240" w:lineRule="auto"/>
        <w:ind w:left="567" w:hanging="567"/>
        <w:jc w:val="both"/>
        <w:rPr>
          <w:rFonts w:ascii="Times New Roman" w:hAnsi="Times New Roman"/>
          <w:sz w:val="24"/>
          <w:szCs w:val="24"/>
        </w:rPr>
      </w:pPr>
      <w:r w:rsidRPr="00D251C9">
        <w:rPr>
          <w:noProof/>
          <w:lang w:eastAsia="pt-BR"/>
        </w:rPr>
        <mc:AlternateContent>
          <mc:Choice Requires="wps">
            <w:drawing>
              <wp:anchor distT="0" distB="0" distL="114300" distR="114300" simplePos="0" relativeHeight="251658282" behindDoc="1" locked="0" layoutInCell="1" allowOverlap="1" wp14:anchorId="1D66A4BE" wp14:editId="50EC4594">
                <wp:simplePos x="0" y="0"/>
                <wp:positionH relativeFrom="page">
                  <wp:posOffset>5923280</wp:posOffset>
                </wp:positionH>
                <wp:positionV relativeFrom="paragraph">
                  <wp:posOffset>106680</wp:posOffset>
                </wp:positionV>
                <wp:extent cx="6350" cy="12065"/>
                <wp:effectExtent l="0" t="0" r="0" b="0"/>
                <wp:wrapNone/>
                <wp:docPr id="73" name="Caixa de Texto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 cy="1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1884D" w14:textId="77777777" w:rsidR="00C1157F" w:rsidRDefault="00C1157F" w:rsidP="00C1157F">
                            <w:pPr>
                              <w:spacing w:before="3"/>
                              <w:ind w:right="-43"/>
                              <w:rPr>
                                <w:rFonts w:ascii="ZWAdobeF" w:eastAsia="ZWAdobeF" w:hAnsi="ZWAdobeF" w:cs="ZWAdobeF"/>
                                <w:sz w:val="2"/>
                                <w:szCs w:val="2"/>
                              </w:rPr>
                            </w:pPr>
                            <w:r>
                              <w:rPr>
                                <w:rFonts w:ascii="ZWAdobeF" w:eastAsia="ZWAdobeF" w:hAnsi="ZWAdobeF" w:cs="ZWAdobeF"/>
                                <w:sz w:val="2"/>
                                <w:szCs w:val="2"/>
                              </w:rPr>
                              <w:t>14F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6A4BE" id="Caixa de Texto 73" o:spid="_x0000_s1038" type="#_x0000_t202" style="position:absolute;left:0;text-align:left;margin-left:466.4pt;margin-top:8.4pt;width:.5pt;height:.95pt;z-index:-25165819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" filled="f" stroked="f">
                <v:textbox inset="0,0,0,0">
                  <w:txbxContent>
                    <w:p w14:paraId="5321884D" w14:textId="77777777" w:rsidR="00C1157F" w:rsidRDefault="00C1157F" w:rsidP="00C1157F">
                      <w:pPr>
                        <w:spacing w:before="3"/>
                        <w:ind w:right="-43"/>
                        <w:rPr>
                          <w:rFonts w:ascii="ZWAdobeF" w:eastAsia="ZWAdobeF" w:hAnsi="ZWAdobeF" w:cs="ZWAdobeF"/>
                          <w:sz w:val="2"/>
                          <w:szCs w:val="2"/>
                        </w:rPr>
                      </w:pPr>
                      <w:r>
                        <w:rPr>
                          <w:rFonts w:ascii="ZWAdobeF" w:eastAsia="ZWAdobeF" w:hAnsi="ZWAdobeF" w:cs="ZWAdobeF"/>
                          <w:sz w:val="2"/>
                          <w:szCs w:val="2"/>
                        </w:rPr>
                        <w:t>14F</w:t>
                      </w:r>
                    </w:p>
                  </w:txbxContent>
                </v:textbox>
                <w10:wrap anchorx="page"/>
              </v:shape>
            </w:pict>
          </mc:Fallback>
        </mc:AlternateContent>
      </w:r>
      <w:r>
        <w:rPr>
          <w:rFonts w:ascii="Times New Roman" w:hAnsi="Times New Roman"/>
          <w:sz w:val="24"/>
          <w:szCs w:val="24"/>
        </w:rPr>
        <w:t xml:space="preserve">4. </w:t>
      </w:r>
      <w:r>
        <w:rPr>
          <w:rFonts w:ascii="Times New Roman" w:hAnsi="Times New Roman"/>
          <w:sz w:val="24"/>
          <w:szCs w:val="24"/>
        </w:rPr>
        <w:tab/>
      </w:r>
      <w:r w:rsidRPr="00D05518">
        <w:rPr>
          <w:rFonts w:ascii="Times New Roman" w:hAnsi="Times New Roman"/>
          <w:sz w:val="24"/>
          <w:szCs w:val="24"/>
        </w:rPr>
        <w:t xml:space="preserve">Esta </w:t>
      </w:r>
      <w:r>
        <w:rPr>
          <w:rFonts w:ascii="Times New Roman" w:hAnsi="Times New Roman"/>
          <w:sz w:val="24"/>
          <w:szCs w:val="24"/>
        </w:rPr>
        <w:t>norma</w:t>
      </w:r>
      <w:r w:rsidRPr="00D05518">
        <w:rPr>
          <w:rFonts w:ascii="Times New Roman" w:hAnsi="Times New Roman"/>
          <w:sz w:val="24"/>
          <w:szCs w:val="24"/>
        </w:rPr>
        <w:t xml:space="preserve"> também pode auxiliar o auditor no cumprimento dos requisitos éticos relevantes (NBC PG 100</w:t>
      </w:r>
      <w:r>
        <w:rPr>
          <w:rFonts w:ascii="Times New Roman" w:hAnsi="Times New Roman"/>
          <w:sz w:val="24"/>
          <w:szCs w:val="24"/>
        </w:rPr>
        <w:t>,</w:t>
      </w:r>
      <w:r w:rsidRPr="00D05518">
        <w:rPr>
          <w:rFonts w:ascii="Times New Roman" w:hAnsi="Times New Roman"/>
          <w:sz w:val="24"/>
          <w:szCs w:val="24"/>
        </w:rPr>
        <w:t xml:space="preserve"> item 110.2)</w:t>
      </w:r>
      <w:r>
        <w:rPr>
          <w:rFonts w:ascii="Times New Roman" w:hAnsi="Times New Roman"/>
          <w:sz w:val="24"/>
          <w:szCs w:val="24"/>
        </w:rPr>
        <w:t xml:space="preserve">, </w:t>
      </w:r>
      <w:r w:rsidRPr="00D05518">
        <w:rPr>
          <w:rFonts w:ascii="Times New Roman" w:hAnsi="Times New Roman"/>
          <w:sz w:val="24"/>
          <w:szCs w:val="24"/>
        </w:rPr>
        <w:t xml:space="preserve">que requerem que o auditor evite estar, conscientemente, associado com informações que, segundo ele, contêm declaração relevantemente falsa ou enganosa ou declarações ou informações fornecidas de maneira </w:t>
      </w:r>
      <w:r>
        <w:rPr>
          <w:rFonts w:ascii="Times New Roman" w:hAnsi="Times New Roman"/>
          <w:sz w:val="24"/>
          <w:szCs w:val="24"/>
        </w:rPr>
        <w:t>imprudente</w:t>
      </w:r>
      <w:r w:rsidRPr="00D05518">
        <w:rPr>
          <w:rFonts w:ascii="Times New Roman" w:hAnsi="Times New Roman"/>
          <w:sz w:val="24"/>
          <w:szCs w:val="24"/>
        </w:rPr>
        <w:t>, ou omitem ou ocultam informações que dev</w:t>
      </w:r>
      <w:r>
        <w:rPr>
          <w:rFonts w:ascii="Times New Roman" w:hAnsi="Times New Roman"/>
          <w:sz w:val="24"/>
          <w:szCs w:val="24"/>
        </w:rPr>
        <w:t>a</w:t>
      </w:r>
      <w:r w:rsidRPr="00D05518">
        <w:rPr>
          <w:rFonts w:ascii="Times New Roman" w:hAnsi="Times New Roman"/>
          <w:sz w:val="24"/>
          <w:szCs w:val="24"/>
        </w:rPr>
        <w:t>m ser incluídas nos casos em que essa omissão ou ocultação se</w:t>
      </w:r>
      <w:r>
        <w:rPr>
          <w:rFonts w:ascii="Times New Roman" w:hAnsi="Times New Roman"/>
          <w:sz w:val="24"/>
          <w:szCs w:val="24"/>
        </w:rPr>
        <w:t>ja</w:t>
      </w:r>
      <w:r w:rsidRPr="00D05518">
        <w:rPr>
          <w:rFonts w:ascii="Times New Roman" w:hAnsi="Times New Roman"/>
          <w:sz w:val="24"/>
          <w:szCs w:val="24"/>
        </w:rPr>
        <w:t xml:space="preserve"> enganosa.</w:t>
      </w:r>
      <w:r>
        <w:rPr>
          <w:rFonts w:ascii="Times New Roman" w:hAnsi="Times New Roman"/>
          <w:sz w:val="24"/>
          <w:szCs w:val="24"/>
        </w:rPr>
        <w:t xml:space="preserve"> </w:t>
      </w:r>
      <w:r w:rsidRPr="00D05518">
        <w:rPr>
          <w:rFonts w:ascii="Times New Roman" w:hAnsi="Times New Roman"/>
          <w:sz w:val="24"/>
          <w:szCs w:val="24"/>
        </w:rPr>
        <w:t xml:space="preserve"> </w:t>
      </w:r>
    </w:p>
    <w:p w14:paraId="64AFF28C" w14:textId="77777777" w:rsidR="00C1157F" w:rsidRPr="00D05518" w:rsidRDefault="00C1157F" w:rsidP="00C1157F">
      <w:pPr>
        <w:tabs>
          <w:tab w:val="left" w:pos="640"/>
        </w:tabs>
        <w:spacing w:after="0" w:line="240" w:lineRule="auto"/>
        <w:jc w:val="both"/>
        <w:rPr>
          <w:rFonts w:ascii="Times New Roman" w:eastAsia="Arial" w:hAnsi="Times New Roman"/>
          <w:sz w:val="24"/>
          <w:szCs w:val="24"/>
        </w:rPr>
      </w:pPr>
    </w:p>
    <w:p w14:paraId="4CF8D507"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5.</w:t>
      </w:r>
      <w:r>
        <w:rPr>
          <w:rFonts w:ascii="Times New Roman" w:eastAsia="Arial" w:hAnsi="Times New Roman"/>
          <w:sz w:val="24"/>
          <w:szCs w:val="24"/>
        </w:rPr>
        <w:t xml:space="preserve"> </w:t>
      </w:r>
      <w:r w:rsidRPr="00D05518">
        <w:rPr>
          <w:rFonts w:ascii="Times New Roman" w:eastAsia="Arial" w:hAnsi="Times New Roman"/>
          <w:sz w:val="24"/>
          <w:szCs w:val="24"/>
        </w:rPr>
        <w:tab/>
        <w:t xml:space="preserve">Outras informações podem incluir valores ou outros itens que devem ser os mesmos que os valores ou outros itens das demonstrações contábeis e outros valores ou itens dos quais o auditor obteve conhecimento na auditoria ou devem resumi-los ou fornecer detalhes adicionais </w:t>
      </w:r>
      <w:r>
        <w:rPr>
          <w:rFonts w:ascii="Times New Roman" w:eastAsia="Arial" w:hAnsi="Times New Roman"/>
          <w:sz w:val="24"/>
          <w:szCs w:val="24"/>
        </w:rPr>
        <w:t>referentes a eles</w:t>
      </w:r>
      <w:r w:rsidRPr="00D05518">
        <w:rPr>
          <w:rFonts w:ascii="Times New Roman" w:eastAsia="Arial" w:hAnsi="Times New Roman"/>
          <w:sz w:val="24"/>
          <w:szCs w:val="24"/>
        </w:rPr>
        <w:t>. Outras informações também podem incluir outras questões.</w:t>
      </w:r>
    </w:p>
    <w:p w14:paraId="0111442A" w14:textId="77777777" w:rsidR="00C1157F" w:rsidRPr="00D05518" w:rsidRDefault="00C1157F" w:rsidP="00C1157F">
      <w:pPr>
        <w:tabs>
          <w:tab w:val="left" w:pos="640"/>
        </w:tabs>
        <w:spacing w:after="0" w:line="240" w:lineRule="auto"/>
        <w:jc w:val="both"/>
        <w:rPr>
          <w:rFonts w:ascii="Times New Roman" w:eastAsia="Arial" w:hAnsi="Times New Roman"/>
          <w:sz w:val="24"/>
          <w:szCs w:val="24"/>
        </w:rPr>
      </w:pPr>
    </w:p>
    <w:p w14:paraId="0E70B1D6"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6.</w:t>
      </w:r>
      <w:r>
        <w:rPr>
          <w:rFonts w:ascii="Times New Roman" w:eastAsia="Arial" w:hAnsi="Times New Roman"/>
          <w:sz w:val="24"/>
          <w:szCs w:val="24"/>
        </w:rPr>
        <w:t xml:space="preserve"> </w:t>
      </w:r>
      <w:r w:rsidRPr="00D05518">
        <w:rPr>
          <w:rFonts w:ascii="Times New Roman" w:eastAsia="Arial" w:hAnsi="Times New Roman"/>
          <w:sz w:val="24"/>
          <w:szCs w:val="24"/>
        </w:rPr>
        <w:t xml:space="preserve"> </w:t>
      </w:r>
      <w:r w:rsidRPr="00D05518">
        <w:rPr>
          <w:rFonts w:ascii="Times New Roman" w:eastAsia="Arial" w:hAnsi="Times New Roman"/>
          <w:sz w:val="24"/>
          <w:szCs w:val="24"/>
        </w:rPr>
        <w:tab/>
        <w:t>As responsabilidades do auditor</w:t>
      </w:r>
      <w:r>
        <w:rPr>
          <w:rFonts w:ascii="Times New Roman" w:eastAsia="Arial" w:hAnsi="Times New Roman"/>
          <w:sz w:val="24"/>
          <w:szCs w:val="24"/>
        </w:rPr>
        <w:t>,</w:t>
      </w:r>
      <w:r w:rsidRPr="00D05518">
        <w:rPr>
          <w:rFonts w:ascii="Times New Roman" w:eastAsia="Arial" w:hAnsi="Times New Roman"/>
          <w:sz w:val="24"/>
          <w:szCs w:val="24"/>
        </w:rPr>
        <w:t xml:space="preserve"> relacionadas com as outras informações (que não as responsabilidades de apresentação de relatório aplicáveis)</w:t>
      </w:r>
      <w:r>
        <w:rPr>
          <w:rFonts w:ascii="Times New Roman" w:eastAsia="Arial" w:hAnsi="Times New Roman"/>
          <w:sz w:val="24"/>
          <w:szCs w:val="24"/>
        </w:rPr>
        <w:t>,</w:t>
      </w:r>
      <w:r w:rsidRPr="00D05518">
        <w:rPr>
          <w:rFonts w:ascii="Times New Roman" w:eastAsia="Arial" w:hAnsi="Times New Roman"/>
          <w:sz w:val="24"/>
          <w:szCs w:val="24"/>
        </w:rPr>
        <w:t xml:space="preserve"> se aplicam independentemente se as outras informações foram obtidas pelo auditor antes ou depois da data do seu relatório.</w:t>
      </w:r>
    </w:p>
    <w:p w14:paraId="14632986" w14:textId="77777777" w:rsidR="00C1157F" w:rsidRDefault="00C1157F" w:rsidP="00C1157F">
      <w:pPr>
        <w:spacing w:after="0" w:line="240" w:lineRule="auto"/>
        <w:ind w:left="567" w:hanging="567"/>
        <w:jc w:val="both"/>
        <w:rPr>
          <w:rFonts w:ascii="Times New Roman" w:eastAsia="Arial" w:hAnsi="Times New Roman"/>
          <w:sz w:val="24"/>
          <w:szCs w:val="24"/>
        </w:rPr>
      </w:pPr>
    </w:p>
    <w:p w14:paraId="3B3CC34C" w14:textId="77777777" w:rsidR="00C1157F" w:rsidRPr="00D05518" w:rsidRDefault="00C1157F" w:rsidP="00C1157F">
      <w:pPr>
        <w:spacing w:after="12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7.</w:t>
      </w:r>
      <w:r w:rsidRPr="00D05518">
        <w:rPr>
          <w:rFonts w:ascii="Times New Roman" w:eastAsia="Arial" w:hAnsi="Times New Roman"/>
          <w:sz w:val="24"/>
          <w:szCs w:val="24"/>
        </w:rPr>
        <w:tab/>
        <w:t xml:space="preserve">Esta </w:t>
      </w:r>
      <w:r>
        <w:rPr>
          <w:rFonts w:ascii="Times New Roman" w:eastAsia="Arial" w:hAnsi="Times New Roman"/>
          <w:sz w:val="24"/>
          <w:szCs w:val="24"/>
        </w:rPr>
        <w:t>norma</w:t>
      </w:r>
      <w:r w:rsidRPr="00D05518">
        <w:rPr>
          <w:rFonts w:ascii="Times New Roman" w:eastAsia="Arial" w:hAnsi="Times New Roman"/>
          <w:sz w:val="24"/>
          <w:szCs w:val="24"/>
        </w:rPr>
        <w:t xml:space="preserve"> não se aplica a:</w:t>
      </w:r>
    </w:p>
    <w:p w14:paraId="251D12FD"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(a)</w:t>
      </w:r>
      <w:r>
        <w:rPr>
          <w:rFonts w:ascii="Times New Roman" w:eastAsia="Arial" w:hAnsi="Times New Roman"/>
          <w:sz w:val="24"/>
          <w:szCs w:val="24"/>
        </w:rPr>
        <w:t xml:space="preserve"> </w:t>
      </w:r>
      <w:r>
        <w:rPr>
          <w:rFonts w:ascii="Times New Roman" w:eastAsia="Arial" w:hAnsi="Times New Roman"/>
          <w:sz w:val="24"/>
          <w:szCs w:val="24"/>
        </w:rPr>
        <w:tab/>
        <w:t>d</w:t>
      </w:r>
      <w:r w:rsidRPr="00D05518">
        <w:rPr>
          <w:rFonts w:ascii="Times New Roman" w:eastAsia="Arial" w:hAnsi="Times New Roman"/>
          <w:sz w:val="24"/>
          <w:szCs w:val="24"/>
        </w:rPr>
        <w:t>ivulgações preliminares de informações financeiras; ou</w:t>
      </w:r>
    </w:p>
    <w:p w14:paraId="676E43EE" w14:textId="77777777" w:rsidR="00C1157F" w:rsidRPr="00D05518" w:rsidRDefault="00C1157F" w:rsidP="00C1157F">
      <w:pPr>
        <w:spacing w:after="0" w:line="240" w:lineRule="auto"/>
        <w:ind w:left="993" w:hanging="426"/>
        <w:jc w:val="both"/>
        <w:rPr>
          <w:rFonts w:ascii="Times New Roman" w:eastAsia="Arial" w:hAnsi="Times New Roman"/>
          <w:sz w:val="24"/>
          <w:szCs w:val="24"/>
        </w:rPr>
      </w:pPr>
      <w:r>
        <w:rPr>
          <w:rFonts w:ascii="Times New Roman" w:eastAsia="Arial" w:hAnsi="Times New Roman"/>
          <w:sz w:val="24"/>
          <w:szCs w:val="24"/>
        </w:rPr>
        <w:t xml:space="preserve">(b) </w:t>
      </w:r>
      <w:r>
        <w:rPr>
          <w:rFonts w:ascii="Times New Roman" w:eastAsia="Arial" w:hAnsi="Times New Roman"/>
          <w:sz w:val="24"/>
          <w:szCs w:val="24"/>
        </w:rPr>
        <w:tab/>
        <w:t>d</w:t>
      </w:r>
      <w:r w:rsidRPr="00D05518">
        <w:rPr>
          <w:rFonts w:ascii="Times New Roman" w:eastAsia="Arial" w:hAnsi="Times New Roman"/>
          <w:sz w:val="24"/>
          <w:szCs w:val="24"/>
        </w:rPr>
        <w:t>ocumentos de oferta de títulos, incluindo prospectos.</w:t>
      </w:r>
    </w:p>
    <w:p w14:paraId="0C31015E" w14:textId="77777777" w:rsidR="00C1157F" w:rsidRPr="00D05518" w:rsidRDefault="00C1157F" w:rsidP="00C1157F">
      <w:pPr>
        <w:spacing w:after="0" w:line="240" w:lineRule="auto"/>
        <w:jc w:val="both"/>
        <w:rPr>
          <w:rFonts w:ascii="Times New Roman" w:hAnsi="Times New Roman"/>
          <w:sz w:val="24"/>
          <w:szCs w:val="24"/>
        </w:rPr>
      </w:pPr>
    </w:p>
    <w:p w14:paraId="4F0E28F2"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8.</w:t>
      </w:r>
      <w:r w:rsidRPr="00D05518">
        <w:rPr>
          <w:rFonts w:ascii="Times New Roman" w:eastAsia="Arial" w:hAnsi="Times New Roman"/>
          <w:sz w:val="24"/>
          <w:szCs w:val="24"/>
        </w:rPr>
        <w:tab/>
        <w:t xml:space="preserve">As responsabilidades do auditor nos termos desta </w:t>
      </w:r>
      <w:r>
        <w:rPr>
          <w:rFonts w:ascii="Times New Roman" w:eastAsia="Arial" w:hAnsi="Times New Roman"/>
          <w:sz w:val="24"/>
          <w:szCs w:val="24"/>
        </w:rPr>
        <w:t>norma</w:t>
      </w:r>
      <w:r w:rsidRPr="00D05518">
        <w:rPr>
          <w:rFonts w:ascii="Times New Roman" w:eastAsia="Arial" w:hAnsi="Times New Roman"/>
          <w:sz w:val="24"/>
          <w:szCs w:val="24"/>
        </w:rPr>
        <w:t xml:space="preserve"> não constituem trabalho de asseguração sobre outras informações nem impõem obrigação ao auditor de obter asseguração sobre as outras informações.</w:t>
      </w:r>
    </w:p>
    <w:p w14:paraId="6D45B5C9" w14:textId="77777777" w:rsidR="00C1157F" w:rsidRPr="00D05518" w:rsidRDefault="00C1157F" w:rsidP="00C1157F">
      <w:pPr>
        <w:spacing w:after="0" w:line="240" w:lineRule="auto"/>
        <w:jc w:val="both"/>
        <w:rPr>
          <w:rFonts w:ascii="Times New Roman" w:hAnsi="Times New Roman"/>
          <w:sz w:val="24"/>
          <w:szCs w:val="24"/>
        </w:rPr>
      </w:pPr>
    </w:p>
    <w:p w14:paraId="265BD31C" w14:textId="77777777" w:rsidR="00C1157F" w:rsidRPr="00D05518" w:rsidRDefault="00C1157F" w:rsidP="00C1157F">
      <w:pPr>
        <w:spacing w:after="0" w:line="240" w:lineRule="auto"/>
        <w:ind w:left="567" w:hanging="567"/>
        <w:jc w:val="both"/>
        <w:rPr>
          <w:rFonts w:ascii="Times New Roman" w:hAnsi="Times New Roman"/>
          <w:sz w:val="24"/>
          <w:szCs w:val="24"/>
        </w:rPr>
      </w:pPr>
      <w:r w:rsidRPr="00D05518">
        <w:rPr>
          <w:rFonts w:ascii="Times New Roman" w:hAnsi="Times New Roman"/>
          <w:sz w:val="24"/>
          <w:szCs w:val="24"/>
        </w:rPr>
        <w:t>9.</w:t>
      </w:r>
      <w:r>
        <w:rPr>
          <w:rFonts w:ascii="Times New Roman" w:hAnsi="Times New Roman"/>
          <w:sz w:val="24"/>
          <w:szCs w:val="24"/>
        </w:rPr>
        <w:tab/>
      </w:r>
      <w:r w:rsidRPr="00D05518">
        <w:rPr>
          <w:rFonts w:ascii="Times New Roman" w:hAnsi="Times New Roman"/>
          <w:sz w:val="24"/>
          <w:szCs w:val="24"/>
        </w:rPr>
        <w:t xml:space="preserve">Leis ou regulamentos podem impor obrigações adicionais ao auditor em relação a outras informações que vão além do alcance desta </w:t>
      </w:r>
      <w:r>
        <w:rPr>
          <w:rFonts w:ascii="Times New Roman" w:hAnsi="Times New Roman"/>
          <w:sz w:val="24"/>
          <w:szCs w:val="24"/>
        </w:rPr>
        <w:t>norma</w:t>
      </w:r>
      <w:r w:rsidRPr="00D05518">
        <w:rPr>
          <w:rFonts w:ascii="Times New Roman" w:hAnsi="Times New Roman"/>
          <w:sz w:val="24"/>
          <w:szCs w:val="24"/>
        </w:rPr>
        <w:t>.</w:t>
      </w:r>
    </w:p>
    <w:p w14:paraId="2BBEB303" w14:textId="77777777" w:rsidR="00C1157F" w:rsidRDefault="00C1157F" w:rsidP="00C1157F">
      <w:pPr>
        <w:spacing w:after="0" w:line="240" w:lineRule="auto"/>
        <w:jc w:val="both"/>
        <w:rPr>
          <w:rFonts w:ascii="Times New Roman" w:hAnsi="Times New Roman"/>
          <w:sz w:val="24"/>
          <w:szCs w:val="24"/>
        </w:rPr>
      </w:pPr>
    </w:p>
    <w:p w14:paraId="4DE64BC3"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Data de vigência</w:t>
      </w:r>
    </w:p>
    <w:p w14:paraId="16F5513B" w14:textId="77777777" w:rsidR="00C1157F" w:rsidRPr="00D05518" w:rsidRDefault="00C1157F" w:rsidP="00C1157F">
      <w:pPr>
        <w:spacing w:after="0" w:line="240" w:lineRule="auto"/>
        <w:jc w:val="both"/>
        <w:rPr>
          <w:rFonts w:ascii="Times New Roman" w:hAnsi="Times New Roman"/>
          <w:sz w:val="24"/>
          <w:szCs w:val="24"/>
        </w:rPr>
      </w:pPr>
    </w:p>
    <w:p w14:paraId="5C3A12A8" w14:textId="77777777" w:rsidR="00C1157F" w:rsidRPr="00D05518" w:rsidRDefault="00C1157F" w:rsidP="00C1157F">
      <w:pPr>
        <w:spacing w:after="0" w:line="240" w:lineRule="auto"/>
        <w:ind w:left="567" w:hanging="567"/>
        <w:jc w:val="both"/>
        <w:rPr>
          <w:rFonts w:ascii="Times New Roman" w:hAnsi="Times New Roman"/>
          <w:sz w:val="24"/>
          <w:szCs w:val="24"/>
        </w:rPr>
      </w:pPr>
      <w:r w:rsidRPr="00D05518">
        <w:rPr>
          <w:rFonts w:ascii="Times New Roman" w:eastAsia="Arial" w:hAnsi="Times New Roman"/>
          <w:sz w:val="24"/>
          <w:szCs w:val="24"/>
        </w:rPr>
        <w:t>10.</w:t>
      </w:r>
      <w:r w:rsidRPr="00D05518">
        <w:rPr>
          <w:rFonts w:ascii="Times New Roman" w:eastAsia="Arial" w:hAnsi="Times New Roman"/>
          <w:sz w:val="24"/>
          <w:szCs w:val="24"/>
        </w:rPr>
        <w:tab/>
        <w:t xml:space="preserve">Esta </w:t>
      </w:r>
      <w:r>
        <w:rPr>
          <w:rFonts w:ascii="Times New Roman" w:eastAsia="Arial" w:hAnsi="Times New Roman"/>
          <w:sz w:val="24"/>
          <w:szCs w:val="24"/>
        </w:rPr>
        <w:t>norma</w:t>
      </w:r>
      <w:r w:rsidRPr="00D05518">
        <w:rPr>
          <w:rFonts w:ascii="Times New Roman" w:eastAsia="Arial" w:hAnsi="Times New Roman"/>
          <w:sz w:val="24"/>
          <w:szCs w:val="24"/>
        </w:rPr>
        <w:t xml:space="preserve"> é aplicável à auditoria de demonstrações contábeis para períodos que se findam em</w:t>
      </w:r>
      <w:r>
        <w:rPr>
          <w:rFonts w:ascii="Times New Roman" w:eastAsia="Arial" w:hAnsi="Times New Roman"/>
          <w:sz w:val="24"/>
          <w:szCs w:val="24"/>
        </w:rPr>
        <w:t>,</w:t>
      </w:r>
      <w:r w:rsidRPr="00D05518">
        <w:rPr>
          <w:rFonts w:ascii="Times New Roman" w:eastAsia="Arial" w:hAnsi="Times New Roman"/>
          <w:sz w:val="24"/>
          <w:szCs w:val="24"/>
        </w:rPr>
        <w:t xml:space="preserve"> ou após</w:t>
      </w:r>
      <w:r>
        <w:rPr>
          <w:rFonts w:ascii="Times New Roman" w:eastAsia="Arial" w:hAnsi="Times New Roman"/>
          <w:sz w:val="24"/>
          <w:szCs w:val="24"/>
        </w:rPr>
        <w:t>,</w:t>
      </w:r>
      <w:r w:rsidRPr="00D05518">
        <w:rPr>
          <w:rFonts w:ascii="Times New Roman" w:eastAsia="Arial" w:hAnsi="Times New Roman"/>
          <w:sz w:val="24"/>
          <w:szCs w:val="24"/>
        </w:rPr>
        <w:t xml:space="preserve"> 31 de dezembro de 2016.</w:t>
      </w:r>
    </w:p>
    <w:p w14:paraId="3AEAA926" w14:textId="77777777" w:rsidR="00C1157F" w:rsidRDefault="00C1157F" w:rsidP="00C1157F">
      <w:pPr>
        <w:tabs>
          <w:tab w:val="left" w:pos="270"/>
        </w:tabs>
        <w:spacing w:after="0" w:line="240" w:lineRule="auto"/>
        <w:jc w:val="both"/>
        <w:rPr>
          <w:rFonts w:ascii="Times New Roman" w:hAnsi="Times New Roman"/>
          <w:sz w:val="24"/>
          <w:szCs w:val="24"/>
        </w:rPr>
      </w:pPr>
    </w:p>
    <w:p w14:paraId="5767E2C8"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Objetivo</w:t>
      </w:r>
    </w:p>
    <w:p w14:paraId="4773F38A" w14:textId="77777777" w:rsidR="00C1157F" w:rsidRPr="00D05518" w:rsidRDefault="00C1157F" w:rsidP="00C1157F">
      <w:pPr>
        <w:spacing w:after="0" w:line="240" w:lineRule="auto"/>
        <w:jc w:val="both"/>
        <w:rPr>
          <w:rFonts w:ascii="Times New Roman" w:hAnsi="Times New Roman"/>
          <w:sz w:val="24"/>
          <w:szCs w:val="24"/>
        </w:rPr>
      </w:pPr>
    </w:p>
    <w:p w14:paraId="4652C9A7" w14:textId="77777777" w:rsidR="00C1157F" w:rsidRPr="00D05518" w:rsidRDefault="00C1157F" w:rsidP="00C1157F">
      <w:pPr>
        <w:spacing w:after="12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11.</w:t>
      </w:r>
      <w:r w:rsidRPr="00D05518">
        <w:rPr>
          <w:rFonts w:ascii="Times New Roman" w:eastAsia="Arial" w:hAnsi="Times New Roman"/>
          <w:sz w:val="24"/>
          <w:szCs w:val="24"/>
        </w:rPr>
        <w:tab/>
        <w:t>Os objetivos do auditor, após ter lido as outras informações, são:</w:t>
      </w:r>
    </w:p>
    <w:p w14:paraId="710EE14F" w14:textId="77777777" w:rsidR="00C1157F" w:rsidRPr="00D05518" w:rsidRDefault="00C1157F">
      <w:pPr>
        <w:pStyle w:val="PargrafodaLista"/>
        <w:widowControl w:val="0"/>
        <w:numPr>
          <w:ilvl w:val="0"/>
          <w:numId w:val="295"/>
        </w:numPr>
        <w:spacing w:after="120" w:line="240" w:lineRule="auto"/>
        <w:ind w:left="1134" w:hanging="567"/>
        <w:contextualSpacing w:val="0"/>
        <w:jc w:val="both"/>
        <w:rPr>
          <w:rFonts w:ascii="Times New Roman" w:eastAsia="Arial" w:hAnsi="Times New Roman"/>
          <w:sz w:val="24"/>
          <w:szCs w:val="24"/>
        </w:rPr>
      </w:pPr>
      <w:r>
        <w:rPr>
          <w:rFonts w:ascii="Times New Roman" w:eastAsia="Arial" w:hAnsi="Times New Roman"/>
          <w:sz w:val="24"/>
          <w:szCs w:val="24"/>
        </w:rPr>
        <w:t>c</w:t>
      </w:r>
      <w:r w:rsidRPr="00D05518">
        <w:rPr>
          <w:rFonts w:ascii="Times New Roman" w:eastAsia="Arial" w:hAnsi="Times New Roman"/>
          <w:sz w:val="24"/>
          <w:szCs w:val="24"/>
        </w:rPr>
        <w:t>onsiderar se há inconsistência relevante entre as outras informações e as demonstrações contábeis;</w:t>
      </w:r>
    </w:p>
    <w:p w14:paraId="62E68524" w14:textId="77777777" w:rsidR="00C1157F" w:rsidRPr="00D05518" w:rsidRDefault="00C1157F" w:rsidP="00C1157F">
      <w:pPr>
        <w:spacing w:after="120" w:line="240" w:lineRule="auto"/>
        <w:ind w:left="1134" w:hanging="567"/>
        <w:jc w:val="both"/>
        <w:rPr>
          <w:rFonts w:ascii="Times New Roman" w:eastAsia="Arial" w:hAnsi="Times New Roman"/>
          <w:sz w:val="24"/>
          <w:szCs w:val="24"/>
        </w:rPr>
      </w:pPr>
      <w:r w:rsidRPr="00D05518">
        <w:rPr>
          <w:rFonts w:ascii="Times New Roman" w:eastAsia="Arial" w:hAnsi="Times New Roman"/>
          <w:sz w:val="24"/>
          <w:szCs w:val="24"/>
        </w:rPr>
        <w:t>(b)</w:t>
      </w:r>
      <w:r w:rsidRPr="00D05518">
        <w:rPr>
          <w:rFonts w:ascii="Times New Roman" w:eastAsia="Arial" w:hAnsi="Times New Roman"/>
          <w:sz w:val="24"/>
          <w:szCs w:val="24"/>
        </w:rPr>
        <w:tab/>
      </w:r>
      <w:r>
        <w:rPr>
          <w:rFonts w:ascii="Times New Roman" w:eastAsia="Arial" w:hAnsi="Times New Roman"/>
          <w:sz w:val="24"/>
          <w:szCs w:val="24"/>
        </w:rPr>
        <w:t>c</w:t>
      </w:r>
      <w:r w:rsidRPr="00D05518">
        <w:rPr>
          <w:rFonts w:ascii="Times New Roman" w:eastAsia="Arial" w:hAnsi="Times New Roman"/>
          <w:sz w:val="24"/>
          <w:szCs w:val="24"/>
        </w:rPr>
        <w:t>onsiderar se há inconsistência relevante entre as outras informações e o</w:t>
      </w:r>
      <w:r>
        <w:rPr>
          <w:rFonts w:ascii="Times New Roman" w:eastAsia="Arial" w:hAnsi="Times New Roman"/>
          <w:sz w:val="24"/>
          <w:szCs w:val="24"/>
        </w:rPr>
        <w:t xml:space="preserve"> </w:t>
      </w:r>
      <w:r w:rsidRPr="00D05518">
        <w:rPr>
          <w:rFonts w:ascii="Times New Roman" w:eastAsia="Arial" w:hAnsi="Times New Roman"/>
          <w:sz w:val="24"/>
          <w:szCs w:val="24"/>
        </w:rPr>
        <w:t>seu conhecimento obtido na auditoria;</w:t>
      </w:r>
    </w:p>
    <w:p w14:paraId="408E9038" w14:textId="77777777" w:rsidR="00C1157F" w:rsidRPr="00D05518" w:rsidRDefault="00C1157F" w:rsidP="00C1157F">
      <w:pPr>
        <w:spacing w:after="120" w:line="240" w:lineRule="auto"/>
        <w:ind w:left="1134" w:hanging="567"/>
        <w:jc w:val="both"/>
        <w:rPr>
          <w:rFonts w:ascii="Times New Roman" w:eastAsia="Arial" w:hAnsi="Times New Roman"/>
          <w:sz w:val="24"/>
          <w:szCs w:val="24"/>
        </w:rPr>
      </w:pPr>
      <w:r w:rsidRPr="00D05518">
        <w:rPr>
          <w:rFonts w:ascii="Times New Roman" w:eastAsia="Arial" w:hAnsi="Times New Roman"/>
          <w:sz w:val="24"/>
          <w:szCs w:val="24"/>
        </w:rPr>
        <w:t>(c)</w:t>
      </w:r>
      <w:r w:rsidRPr="00D05518">
        <w:rPr>
          <w:rFonts w:ascii="Times New Roman" w:eastAsia="Arial" w:hAnsi="Times New Roman"/>
          <w:sz w:val="24"/>
          <w:szCs w:val="24"/>
        </w:rPr>
        <w:tab/>
      </w:r>
      <w:r>
        <w:rPr>
          <w:rFonts w:ascii="Times New Roman" w:eastAsia="Arial" w:hAnsi="Times New Roman"/>
          <w:sz w:val="24"/>
          <w:szCs w:val="24"/>
        </w:rPr>
        <w:t>r</w:t>
      </w:r>
      <w:r w:rsidRPr="00D05518">
        <w:rPr>
          <w:rFonts w:ascii="Times New Roman" w:eastAsia="Arial" w:hAnsi="Times New Roman"/>
          <w:sz w:val="24"/>
          <w:szCs w:val="24"/>
        </w:rPr>
        <w:t>esponder apropriadamente quando</w:t>
      </w:r>
      <w:r>
        <w:rPr>
          <w:rFonts w:ascii="Times New Roman" w:eastAsia="Arial" w:hAnsi="Times New Roman"/>
          <w:sz w:val="24"/>
          <w:szCs w:val="24"/>
        </w:rPr>
        <w:t xml:space="preserve"> </w:t>
      </w:r>
      <w:r w:rsidRPr="00D05518">
        <w:rPr>
          <w:rFonts w:ascii="Times New Roman" w:eastAsia="Arial" w:hAnsi="Times New Roman"/>
          <w:sz w:val="24"/>
          <w:szCs w:val="24"/>
        </w:rPr>
        <w:t>identifica</w:t>
      </w:r>
      <w:r>
        <w:rPr>
          <w:rFonts w:ascii="Times New Roman" w:eastAsia="Arial" w:hAnsi="Times New Roman"/>
          <w:sz w:val="24"/>
          <w:szCs w:val="24"/>
        </w:rPr>
        <w:t>r</w:t>
      </w:r>
      <w:r w:rsidRPr="00D05518">
        <w:rPr>
          <w:rFonts w:ascii="Times New Roman" w:eastAsia="Arial" w:hAnsi="Times New Roman"/>
          <w:sz w:val="24"/>
          <w:szCs w:val="24"/>
        </w:rPr>
        <w:t xml:space="preserve"> a existência de inconsistências relevantes ou quando</w:t>
      </w:r>
      <w:r>
        <w:rPr>
          <w:rFonts w:ascii="Times New Roman" w:eastAsia="Arial" w:hAnsi="Times New Roman"/>
          <w:sz w:val="24"/>
          <w:szCs w:val="24"/>
        </w:rPr>
        <w:t>,</w:t>
      </w:r>
      <w:r w:rsidRPr="00D05518">
        <w:rPr>
          <w:rFonts w:ascii="Times New Roman" w:eastAsia="Arial" w:hAnsi="Times New Roman"/>
          <w:sz w:val="24"/>
          <w:szCs w:val="24"/>
        </w:rPr>
        <w:t xml:space="preserve"> de outra forma</w:t>
      </w:r>
      <w:r>
        <w:rPr>
          <w:rFonts w:ascii="Times New Roman" w:eastAsia="Arial" w:hAnsi="Times New Roman"/>
          <w:sz w:val="24"/>
          <w:szCs w:val="24"/>
        </w:rPr>
        <w:t>,</w:t>
      </w:r>
      <w:r w:rsidRPr="00D05518">
        <w:rPr>
          <w:rFonts w:ascii="Times New Roman" w:eastAsia="Arial" w:hAnsi="Times New Roman"/>
          <w:sz w:val="24"/>
          <w:szCs w:val="24"/>
        </w:rPr>
        <w:t xml:space="preserve"> toma</w:t>
      </w:r>
      <w:r>
        <w:rPr>
          <w:rFonts w:ascii="Times New Roman" w:eastAsia="Arial" w:hAnsi="Times New Roman"/>
          <w:sz w:val="24"/>
          <w:szCs w:val="24"/>
        </w:rPr>
        <w:t>r</w:t>
      </w:r>
      <w:r w:rsidRPr="00D05518">
        <w:rPr>
          <w:rFonts w:ascii="Times New Roman" w:eastAsia="Arial" w:hAnsi="Times New Roman"/>
          <w:sz w:val="24"/>
          <w:szCs w:val="24"/>
        </w:rPr>
        <w:t xml:space="preserve"> conhecimento de que as outras informações parecem apresentar distorções relevantes; e</w:t>
      </w:r>
    </w:p>
    <w:p w14:paraId="383F7B87" w14:textId="77777777" w:rsidR="00C1157F" w:rsidRPr="00D05518" w:rsidRDefault="00C1157F" w:rsidP="00C1157F">
      <w:pPr>
        <w:tabs>
          <w:tab w:val="left" w:pos="1180"/>
        </w:tabs>
        <w:spacing w:after="0" w:line="240" w:lineRule="auto"/>
        <w:ind w:left="1134" w:hanging="567"/>
        <w:jc w:val="both"/>
        <w:rPr>
          <w:rFonts w:ascii="Times New Roman" w:eastAsia="Arial" w:hAnsi="Times New Roman"/>
          <w:sz w:val="24"/>
          <w:szCs w:val="24"/>
        </w:rPr>
      </w:pPr>
      <w:r w:rsidRPr="00D05518">
        <w:rPr>
          <w:rFonts w:ascii="Times New Roman" w:eastAsia="Arial" w:hAnsi="Times New Roman"/>
          <w:sz w:val="24"/>
          <w:szCs w:val="24"/>
        </w:rPr>
        <w:t>(d)</w:t>
      </w:r>
      <w:r w:rsidRPr="00D05518">
        <w:rPr>
          <w:rFonts w:ascii="Times New Roman" w:eastAsia="Arial" w:hAnsi="Times New Roman"/>
          <w:sz w:val="24"/>
          <w:szCs w:val="24"/>
        </w:rPr>
        <w:tab/>
      </w:r>
      <w:r>
        <w:rPr>
          <w:rFonts w:ascii="Times New Roman" w:eastAsia="Arial" w:hAnsi="Times New Roman"/>
          <w:sz w:val="24"/>
          <w:szCs w:val="24"/>
        </w:rPr>
        <w:t>a</w:t>
      </w:r>
      <w:r w:rsidRPr="00D05518">
        <w:rPr>
          <w:rFonts w:ascii="Times New Roman" w:eastAsia="Arial" w:hAnsi="Times New Roman"/>
          <w:sz w:val="24"/>
          <w:szCs w:val="24"/>
        </w:rPr>
        <w:t xml:space="preserve">presentar o relatório de acordo com esta </w:t>
      </w:r>
      <w:r>
        <w:rPr>
          <w:rFonts w:ascii="Times New Roman" w:eastAsia="Arial" w:hAnsi="Times New Roman"/>
          <w:sz w:val="24"/>
          <w:szCs w:val="24"/>
        </w:rPr>
        <w:t>norma</w:t>
      </w:r>
      <w:r w:rsidRPr="00D05518">
        <w:rPr>
          <w:rFonts w:ascii="Times New Roman" w:eastAsia="Arial" w:hAnsi="Times New Roman"/>
          <w:sz w:val="24"/>
          <w:szCs w:val="24"/>
        </w:rPr>
        <w:t>.</w:t>
      </w:r>
    </w:p>
    <w:p w14:paraId="7672B2F2"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2947E401"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Definições</w:t>
      </w:r>
    </w:p>
    <w:p w14:paraId="4602B807" w14:textId="77777777" w:rsidR="00C1157F" w:rsidRPr="00D05518" w:rsidRDefault="00C1157F" w:rsidP="00C1157F">
      <w:pPr>
        <w:spacing w:after="0" w:line="240" w:lineRule="auto"/>
        <w:jc w:val="both"/>
        <w:rPr>
          <w:rFonts w:ascii="Times New Roman" w:hAnsi="Times New Roman"/>
          <w:sz w:val="24"/>
          <w:szCs w:val="24"/>
        </w:rPr>
      </w:pPr>
    </w:p>
    <w:p w14:paraId="715AD130" w14:textId="77777777" w:rsidR="00C1157F" w:rsidRPr="00D05518" w:rsidRDefault="00C1157F" w:rsidP="00C1157F">
      <w:pPr>
        <w:spacing w:after="12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12.</w:t>
      </w:r>
      <w:r w:rsidRPr="00D05518">
        <w:rPr>
          <w:rFonts w:ascii="Times New Roman" w:eastAsia="Arial" w:hAnsi="Times New Roman"/>
          <w:sz w:val="24"/>
          <w:szCs w:val="24"/>
        </w:rPr>
        <w:tab/>
        <w:t>Para fins das normas de auditoria, os termos abaixo têm os seguintes</w:t>
      </w:r>
      <w:r>
        <w:rPr>
          <w:rFonts w:ascii="Times New Roman" w:eastAsia="Arial" w:hAnsi="Times New Roman"/>
          <w:sz w:val="24"/>
          <w:szCs w:val="24"/>
        </w:rPr>
        <w:t xml:space="preserve"> </w:t>
      </w:r>
      <w:r w:rsidRPr="00D05518">
        <w:rPr>
          <w:rFonts w:ascii="Times New Roman" w:eastAsia="Arial" w:hAnsi="Times New Roman"/>
          <w:sz w:val="24"/>
          <w:szCs w:val="24"/>
        </w:rPr>
        <w:t>significados:</w:t>
      </w:r>
    </w:p>
    <w:p w14:paraId="441806D0" w14:textId="77777777" w:rsidR="00C1157F" w:rsidRPr="00D05518" w:rsidRDefault="00C1157F">
      <w:pPr>
        <w:pStyle w:val="PargrafodaLista"/>
        <w:widowControl w:val="0"/>
        <w:numPr>
          <w:ilvl w:val="0"/>
          <w:numId w:val="291"/>
        </w:numPr>
        <w:spacing w:after="120" w:line="240" w:lineRule="auto"/>
        <w:ind w:left="993" w:hanging="426"/>
        <w:contextualSpacing w:val="0"/>
        <w:jc w:val="both"/>
        <w:rPr>
          <w:rFonts w:ascii="Times New Roman" w:eastAsia="Arial" w:hAnsi="Times New Roman"/>
          <w:sz w:val="24"/>
          <w:szCs w:val="24"/>
        </w:rPr>
      </w:pPr>
      <w:r w:rsidRPr="008C266D">
        <w:rPr>
          <w:rFonts w:ascii="Times New Roman" w:eastAsia="Arial" w:hAnsi="Times New Roman"/>
          <w:b/>
          <w:sz w:val="24"/>
          <w:szCs w:val="24"/>
        </w:rPr>
        <w:t>Relatório anual</w:t>
      </w:r>
      <w:r w:rsidRPr="00D05518">
        <w:rPr>
          <w:rFonts w:ascii="Times New Roman" w:eastAsia="Arial" w:hAnsi="Times New Roman"/>
          <w:sz w:val="24"/>
          <w:szCs w:val="24"/>
        </w:rPr>
        <w:t xml:space="preserve"> –</w:t>
      </w:r>
      <w:r w:rsidRPr="00D05518">
        <w:rPr>
          <w:rFonts w:ascii="Times New Roman" w:hAnsi="Times New Roman"/>
          <w:sz w:val="24"/>
          <w:szCs w:val="24"/>
        </w:rPr>
        <w:t xml:space="preserve"> Um documento, ou um conjunto de documentos</w:t>
      </w:r>
      <w:r w:rsidRPr="00D05518">
        <w:rPr>
          <w:rFonts w:ascii="Times New Roman" w:eastAsia="Arial" w:hAnsi="Times New Roman"/>
          <w:sz w:val="24"/>
          <w:szCs w:val="24"/>
        </w:rPr>
        <w:t>, geralmente elaborado anualmente pela administração ou pelos responsáveis pela governança de acordo com leis, regulamentos ou práticas, cuja finalidade é a de fornecer para os proprietários (ou partes interessadas semelhantes) informações sobre as operações da entidade e sobre os resultados financeiros e a posição patrimonial e financeira da entidade</w:t>
      </w:r>
      <w:r>
        <w:rPr>
          <w:rFonts w:ascii="Times New Roman" w:eastAsia="Arial" w:hAnsi="Times New Roman"/>
          <w:sz w:val="24"/>
          <w:szCs w:val="24"/>
        </w:rPr>
        <w:t>,</w:t>
      </w:r>
      <w:r w:rsidRPr="00D05518">
        <w:rPr>
          <w:rFonts w:ascii="Times New Roman" w:eastAsia="Arial" w:hAnsi="Times New Roman"/>
          <w:sz w:val="24"/>
          <w:szCs w:val="24"/>
        </w:rPr>
        <w:t xml:space="preserve"> conforme apresentadas nas demonstrações contábeis. </w:t>
      </w:r>
      <w:r>
        <w:rPr>
          <w:rFonts w:ascii="Times New Roman" w:eastAsia="Arial" w:hAnsi="Times New Roman"/>
          <w:sz w:val="24"/>
          <w:szCs w:val="24"/>
        </w:rPr>
        <w:t>O</w:t>
      </w:r>
      <w:r w:rsidRPr="00D05518">
        <w:rPr>
          <w:rFonts w:ascii="Times New Roman" w:eastAsia="Arial" w:hAnsi="Times New Roman"/>
          <w:sz w:val="24"/>
          <w:szCs w:val="24"/>
        </w:rPr>
        <w:t xml:space="preserve"> relatório anual contém ou acompanha as demonstrações contábeis e o relatório do auditor sobre as demonstrações contábeis e</w:t>
      </w:r>
      <w:r>
        <w:rPr>
          <w:rFonts w:ascii="Times New Roman" w:eastAsia="Arial" w:hAnsi="Times New Roman"/>
          <w:sz w:val="24"/>
          <w:szCs w:val="24"/>
        </w:rPr>
        <w:t>,</w:t>
      </w:r>
      <w:r w:rsidRPr="00D05518">
        <w:rPr>
          <w:rFonts w:ascii="Times New Roman" w:eastAsia="Arial" w:hAnsi="Times New Roman"/>
          <w:sz w:val="24"/>
          <w:szCs w:val="24"/>
        </w:rPr>
        <w:t xml:space="preserve"> geralmente</w:t>
      </w:r>
      <w:r>
        <w:rPr>
          <w:rFonts w:ascii="Times New Roman" w:eastAsia="Arial" w:hAnsi="Times New Roman"/>
          <w:sz w:val="24"/>
          <w:szCs w:val="24"/>
        </w:rPr>
        <w:t>,</w:t>
      </w:r>
      <w:r w:rsidRPr="00D05518">
        <w:rPr>
          <w:rFonts w:ascii="Times New Roman" w:eastAsia="Arial" w:hAnsi="Times New Roman"/>
          <w:sz w:val="24"/>
          <w:szCs w:val="24"/>
        </w:rPr>
        <w:t xml:space="preserve"> inclui informações sobre o desenvolvimento da entidade, sua perspectiva futura e os riscos e as incertezas, uma declaração do órgão administrativo da entidade e relatórios sobre questões de governança (ver itens A1 a A5).</w:t>
      </w:r>
    </w:p>
    <w:p w14:paraId="68CA3473" w14:textId="77777777" w:rsidR="00C1157F" w:rsidRPr="00D05518" w:rsidRDefault="00C1157F">
      <w:pPr>
        <w:pStyle w:val="PargrafodaLista"/>
        <w:widowControl w:val="0"/>
        <w:numPr>
          <w:ilvl w:val="0"/>
          <w:numId w:val="291"/>
        </w:numPr>
        <w:spacing w:after="120" w:line="240" w:lineRule="auto"/>
        <w:ind w:left="993" w:hanging="426"/>
        <w:contextualSpacing w:val="0"/>
        <w:jc w:val="both"/>
        <w:rPr>
          <w:rFonts w:ascii="Times New Roman" w:eastAsia="Arial" w:hAnsi="Times New Roman"/>
          <w:sz w:val="24"/>
          <w:szCs w:val="24"/>
        </w:rPr>
      </w:pPr>
      <w:r w:rsidRPr="008C266D">
        <w:rPr>
          <w:rFonts w:ascii="Times New Roman" w:eastAsia="Arial" w:hAnsi="Times New Roman"/>
          <w:b/>
          <w:sz w:val="24"/>
          <w:szCs w:val="24"/>
        </w:rPr>
        <w:t>Distorção das outras informações</w:t>
      </w:r>
      <w:r w:rsidRPr="00D05518">
        <w:rPr>
          <w:rFonts w:ascii="Times New Roman" w:eastAsia="Arial" w:hAnsi="Times New Roman"/>
          <w:sz w:val="24"/>
          <w:szCs w:val="24"/>
        </w:rPr>
        <w:t xml:space="preserve"> – Existe distorção das outras informações quando elas estão apresentadas de maneira incorreta ou são</w:t>
      </w:r>
      <w:r>
        <w:rPr>
          <w:rFonts w:ascii="Times New Roman" w:eastAsia="Arial" w:hAnsi="Times New Roman"/>
          <w:sz w:val="24"/>
          <w:szCs w:val="24"/>
        </w:rPr>
        <w:t>,</w:t>
      </w:r>
      <w:r w:rsidRPr="00D05518">
        <w:rPr>
          <w:rFonts w:ascii="Times New Roman" w:eastAsia="Arial" w:hAnsi="Times New Roman"/>
          <w:sz w:val="24"/>
          <w:szCs w:val="24"/>
        </w:rPr>
        <w:t xml:space="preserve"> de outra forma</w:t>
      </w:r>
      <w:r>
        <w:rPr>
          <w:rFonts w:ascii="Times New Roman" w:eastAsia="Arial" w:hAnsi="Times New Roman"/>
          <w:sz w:val="24"/>
          <w:szCs w:val="24"/>
        </w:rPr>
        <w:t>,</w:t>
      </w:r>
      <w:r w:rsidRPr="00D05518">
        <w:rPr>
          <w:rFonts w:ascii="Times New Roman" w:eastAsia="Arial" w:hAnsi="Times New Roman"/>
          <w:sz w:val="24"/>
          <w:szCs w:val="24"/>
        </w:rPr>
        <w:t xml:space="preserve"> enganosas (inclusive porque </w:t>
      </w:r>
      <w:r w:rsidRPr="00B7094C">
        <w:rPr>
          <w:rFonts w:ascii="Times New Roman" w:eastAsia="Arial" w:hAnsi="Times New Roman"/>
          <w:sz w:val="24"/>
          <w:szCs w:val="24"/>
          <w:highlight w:val="red"/>
        </w:rPr>
        <w:t>omitem ou ocultam</w:t>
      </w:r>
      <w:r w:rsidRPr="00D05518">
        <w:rPr>
          <w:rFonts w:ascii="Times New Roman" w:eastAsia="Arial" w:hAnsi="Times New Roman"/>
          <w:sz w:val="24"/>
          <w:szCs w:val="24"/>
        </w:rPr>
        <w:t xml:space="preserve"> informações necessárias para </w:t>
      </w:r>
      <w:r>
        <w:rPr>
          <w:rFonts w:ascii="Times New Roman" w:eastAsia="Arial" w:hAnsi="Times New Roman"/>
          <w:sz w:val="24"/>
          <w:szCs w:val="24"/>
        </w:rPr>
        <w:t xml:space="preserve">o </w:t>
      </w:r>
      <w:r w:rsidRPr="00D05518">
        <w:rPr>
          <w:rFonts w:ascii="Times New Roman" w:eastAsia="Arial" w:hAnsi="Times New Roman"/>
          <w:sz w:val="24"/>
          <w:szCs w:val="24"/>
        </w:rPr>
        <w:t>entendimento adequado de questão divulgada nas outras informações) (ver itens A6 e A7).</w:t>
      </w:r>
    </w:p>
    <w:p w14:paraId="304B0648" w14:textId="77777777" w:rsidR="00C1157F" w:rsidRPr="00D05518" w:rsidRDefault="00C1157F">
      <w:pPr>
        <w:pStyle w:val="PargrafodaLista"/>
        <w:widowControl w:val="0"/>
        <w:numPr>
          <w:ilvl w:val="0"/>
          <w:numId w:val="291"/>
        </w:numPr>
        <w:spacing w:after="0" w:line="240" w:lineRule="auto"/>
        <w:ind w:left="993" w:hanging="426"/>
        <w:contextualSpacing w:val="0"/>
        <w:jc w:val="both"/>
        <w:rPr>
          <w:rFonts w:ascii="Times New Roman" w:eastAsia="Arial" w:hAnsi="Times New Roman"/>
          <w:sz w:val="24"/>
          <w:szCs w:val="24"/>
        </w:rPr>
      </w:pPr>
      <w:r w:rsidRPr="008C266D">
        <w:rPr>
          <w:rFonts w:ascii="Times New Roman" w:eastAsia="Arial" w:hAnsi="Times New Roman"/>
          <w:b/>
          <w:sz w:val="24"/>
          <w:szCs w:val="24"/>
        </w:rPr>
        <w:t>Outras informações</w:t>
      </w:r>
      <w:r w:rsidRPr="00D05518">
        <w:rPr>
          <w:rFonts w:ascii="Times New Roman" w:eastAsia="Arial" w:hAnsi="Times New Roman"/>
          <w:sz w:val="24"/>
          <w:szCs w:val="24"/>
        </w:rPr>
        <w:t xml:space="preserve"> – Informações </w:t>
      </w:r>
      <w:r w:rsidRPr="00B7094C">
        <w:rPr>
          <w:rFonts w:ascii="Times New Roman" w:eastAsia="Arial" w:hAnsi="Times New Roman"/>
          <w:sz w:val="24"/>
          <w:szCs w:val="24"/>
          <w:highlight w:val="yellow"/>
        </w:rPr>
        <w:t>financeiras e não financeiras</w:t>
      </w:r>
      <w:r w:rsidRPr="00D05518">
        <w:rPr>
          <w:rFonts w:ascii="Times New Roman" w:eastAsia="Arial" w:hAnsi="Times New Roman"/>
          <w:sz w:val="24"/>
          <w:szCs w:val="24"/>
        </w:rPr>
        <w:t xml:space="preserve"> (que não as demonstrações contábeis e o relatório do auditor sobre as demonstrações contábeis) incluídas no relatório anual d</w:t>
      </w:r>
      <w:r>
        <w:rPr>
          <w:rFonts w:ascii="Times New Roman" w:eastAsia="Arial" w:hAnsi="Times New Roman"/>
          <w:sz w:val="24"/>
          <w:szCs w:val="24"/>
        </w:rPr>
        <w:t>a</w:t>
      </w:r>
      <w:r w:rsidRPr="00D05518">
        <w:rPr>
          <w:rFonts w:ascii="Times New Roman" w:eastAsia="Arial" w:hAnsi="Times New Roman"/>
          <w:sz w:val="24"/>
          <w:szCs w:val="24"/>
        </w:rPr>
        <w:t xml:space="preserve"> entidade (ver itens A8 a A10).</w:t>
      </w:r>
    </w:p>
    <w:p w14:paraId="493CBE37" w14:textId="77777777" w:rsidR="00C1157F" w:rsidRDefault="00C1157F" w:rsidP="00C1157F">
      <w:pPr>
        <w:spacing w:after="0" w:line="240" w:lineRule="auto"/>
        <w:jc w:val="both"/>
        <w:rPr>
          <w:rFonts w:ascii="Times New Roman" w:hAnsi="Times New Roman"/>
          <w:sz w:val="24"/>
          <w:szCs w:val="24"/>
        </w:rPr>
      </w:pPr>
    </w:p>
    <w:p w14:paraId="3A5A1774" w14:textId="77777777" w:rsidR="00C1157F" w:rsidRPr="00D05518" w:rsidRDefault="00C1157F" w:rsidP="00C1157F">
      <w:pPr>
        <w:spacing w:after="0" w:line="240" w:lineRule="auto"/>
        <w:jc w:val="both"/>
        <w:rPr>
          <w:rFonts w:ascii="Times New Roman" w:hAnsi="Times New Roman"/>
          <w:sz w:val="24"/>
          <w:szCs w:val="24"/>
        </w:rPr>
      </w:pPr>
      <w:r w:rsidRPr="00D05518">
        <w:rPr>
          <w:rFonts w:ascii="Times New Roman" w:hAnsi="Times New Roman"/>
          <w:b/>
          <w:sz w:val="24"/>
          <w:szCs w:val="24"/>
        </w:rPr>
        <w:t>Requisitos</w:t>
      </w:r>
    </w:p>
    <w:p w14:paraId="2D427DF4" w14:textId="77777777" w:rsidR="00C1157F" w:rsidRPr="00D05518" w:rsidRDefault="00C1157F" w:rsidP="00C1157F">
      <w:pPr>
        <w:spacing w:after="0" w:line="240" w:lineRule="auto"/>
        <w:jc w:val="both"/>
        <w:rPr>
          <w:rFonts w:ascii="Times New Roman" w:hAnsi="Times New Roman"/>
          <w:sz w:val="24"/>
          <w:szCs w:val="24"/>
        </w:rPr>
      </w:pPr>
    </w:p>
    <w:p w14:paraId="6AE6D80C" w14:textId="77777777" w:rsidR="00C1157F" w:rsidRPr="00D05518" w:rsidRDefault="00C1157F" w:rsidP="00C1157F">
      <w:pPr>
        <w:spacing w:after="0" w:line="240" w:lineRule="auto"/>
        <w:jc w:val="both"/>
        <w:rPr>
          <w:rFonts w:ascii="Times New Roman" w:hAnsi="Times New Roman"/>
          <w:sz w:val="24"/>
          <w:szCs w:val="24"/>
        </w:rPr>
      </w:pPr>
      <w:r w:rsidRPr="00D05518">
        <w:rPr>
          <w:rFonts w:ascii="Times New Roman" w:eastAsia="Arial" w:hAnsi="Times New Roman"/>
          <w:b/>
          <w:bCs/>
          <w:sz w:val="24"/>
          <w:szCs w:val="24"/>
        </w:rPr>
        <w:t>Obtenção das outras informações</w:t>
      </w:r>
    </w:p>
    <w:p w14:paraId="34FB3F78" w14:textId="77777777" w:rsidR="00C1157F" w:rsidRPr="00D05518" w:rsidRDefault="00C1157F" w:rsidP="00C1157F">
      <w:pPr>
        <w:spacing w:after="0" w:line="240" w:lineRule="auto"/>
        <w:jc w:val="both"/>
        <w:rPr>
          <w:rFonts w:ascii="Times New Roman" w:hAnsi="Times New Roman"/>
          <w:sz w:val="24"/>
          <w:szCs w:val="24"/>
        </w:rPr>
      </w:pPr>
    </w:p>
    <w:p w14:paraId="25BEA2DB" w14:textId="77777777" w:rsidR="00C1157F" w:rsidRPr="00D05518" w:rsidRDefault="00C1157F" w:rsidP="00C1157F">
      <w:pPr>
        <w:spacing w:after="12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13.</w:t>
      </w:r>
      <w:r w:rsidRPr="00D05518">
        <w:rPr>
          <w:rFonts w:ascii="Times New Roman" w:eastAsia="Arial" w:hAnsi="Times New Roman"/>
          <w:sz w:val="24"/>
          <w:szCs w:val="24"/>
        </w:rPr>
        <w:tab/>
        <w:t>O auditor deve (ver itens A11 a A22):</w:t>
      </w:r>
    </w:p>
    <w:p w14:paraId="1D7A713F" w14:textId="77777777" w:rsidR="00C1157F" w:rsidRPr="00D05518" w:rsidRDefault="00C1157F">
      <w:pPr>
        <w:pStyle w:val="PargrafodaLista"/>
        <w:widowControl w:val="0"/>
        <w:numPr>
          <w:ilvl w:val="0"/>
          <w:numId w:val="292"/>
        </w:numPr>
        <w:spacing w:after="120" w:line="240" w:lineRule="auto"/>
        <w:ind w:left="993" w:hanging="426"/>
        <w:contextualSpacing w:val="0"/>
        <w:jc w:val="both"/>
        <w:rPr>
          <w:rFonts w:ascii="Times New Roman" w:eastAsia="Arial" w:hAnsi="Times New Roman"/>
          <w:sz w:val="24"/>
          <w:szCs w:val="24"/>
        </w:rPr>
      </w:pPr>
      <w:r>
        <w:rPr>
          <w:rFonts w:ascii="Times New Roman" w:eastAsia="Arial" w:hAnsi="Times New Roman"/>
          <w:sz w:val="24"/>
          <w:szCs w:val="24"/>
        </w:rPr>
        <w:t>d</w:t>
      </w:r>
      <w:r w:rsidRPr="00D05518">
        <w:rPr>
          <w:rFonts w:ascii="Times New Roman" w:eastAsia="Arial" w:hAnsi="Times New Roman"/>
          <w:sz w:val="24"/>
          <w:szCs w:val="24"/>
        </w:rPr>
        <w:t>eterminar, por meio de discussão com a administração, qua</w:t>
      </w:r>
      <w:r>
        <w:rPr>
          <w:rFonts w:ascii="Times New Roman" w:eastAsia="Arial" w:hAnsi="Times New Roman"/>
          <w:sz w:val="24"/>
          <w:szCs w:val="24"/>
        </w:rPr>
        <w:t>is</w:t>
      </w:r>
      <w:r w:rsidRPr="00D05518">
        <w:rPr>
          <w:rFonts w:ascii="Times New Roman" w:eastAsia="Arial" w:hAnsi="Times New Roman"/>
          <w:sz w:val="24"/>
          <w:szCs w:val="24"/>
        </w:rPr>
        <w:t xml:space="preserve"> documento</w:t>
      </w:r>
      <w:r>
        <w:rPr>
          <w:rFonts w:ascii="Times New Roman" w:eastAsia="Arial" w:hAnsi="Times New Roman"/>
          <w:sz w:val="24"/>
          <w:szCs w:val="24"/>
        </w:rPr>
        <w:t>s</w:t>
      </w:r>
      <w:r w:rsidRPr="00D05518">
        <w:rPr>
          <w:rFonts w:ascii="Times New Roman" w:eastAsia="Arial" w:hAnsi="Times New Roman"/>
          <w:sz w:val="24"/>
          <w:szCs w:val="24"/>
        </w:rPr>
        <w:t xml:space="preserve"> compõe</w:t>
      </w:r>
      <w:r>
        <w:rPr>
          <w:rFonts w:ascii="Times New Roman" w:eastAsia="Arial" w:hAnsi="Times New Roman"/>
          <w:sz w:val="24"/>
          <w:szCs w:val="24"/>
        </w:rPr>
        <w:t>m</w:t>
      </w:r>
      <w:r w:rsidRPr="00D05518">
        <w:rPr>
          <w:rFonts w:ascii="Times New Roman" w:eastAsia="Arial" w:hAnsi="Times New Roman"/>
          <w:sz w:val="24"/>
          <w:szCs w:val="24"/>
        </w:rPr>
        <w:t xml:space="preserve"> o relatório anual e a maneira e a data planejadas pela entidade para a emissão desse</w:t>
      </w:r>
      <w:r>
        <w:rPr>
          <w:rFonts w:ascii="Times New Roman" w:eastAsia="Arial" w:hAnsi="Times New Roman"/>
          <w:sz w:val="24"/>
          <w:szCs w:val="24"/>
        </w:rPr>
        <w:t>s</w:t>
      </w:r>
      <w:r w:rsidRPr="00D05518">
        <w:rPr>
          <w:rFonts w:ascii="Times New Roman" w:eastAsia="Arial" w:hAnsi="Times New Roman"/>
          <w:sz w:val="24"/>
          <w:szCs w:val="24"/>
        </w:rPr>
        <w:t xml:space="preserve"> documento</w:t>
      </w:r>
      <w:r>
        <w:rPr>
          <w:rFonts w:ascii="Times New Roman" w:eastAsia="Arial" w:hAnsi="Times New Roman"/>
          <w:sz w:val="24"/>
          <w:szCs w:val="24"/>
        </w:rPr>
        <w:t>s</w:t>
      </w:r>
      <w:r w:rsidRPr="00D05518">
        <w:rPr>
          <w:rFonts w:ascii="Times New Roman" w:eastAsia="Arial" w:hAnsi="Times New Roman"/>
          <w:sz w:val="24"/>
          <w:szCs w:val="24"/>
        </w:rPr>
        <w:t>;</w:t>
      </w:r>
    </w:p>
    <w:p w14:paraId="7D572E83" w14:textId="77777777" w:rsidR="00C1157F" w:rsidRPr="00D05518" w:rsidRDefault="00C1157F">
      <w:pPr>
        <w:pStyle w:val="PargrafodaLista"/>
        <w:widowControl w:val="0"/>
        <w:numPr>
          <w:ilvl w:val="0"/>
          <w:numId w:val="292"/>
        </w:numPr>
        <w:spacing w:after="120" w:line="240" w:lineRule="auto"/>
        <w:ind w:left="993" w:hanging="426"/>
        <w:contextualSpacing w:val="0"/>
        <w:jc w:val="both"/>
        <w:rPr>
          <w:rFonts w:ascii="Times New Roman" w:eastAsia="Arial" w:hAnsi="Times New Roman"/>
          <w:sz w:val="24"/>
          <w:szCs w:val="24"/>
        </w:rPr>
      </w:pPr>
      <w:r>
        <w:rPr>
          <w:rFonts w:ascii="Times New Roman" w:eastAsia="Arial" w:hAnsi="Times New Roman"/>
          <w:sz w:val="24"/>
          <w:szCs w:val="24"/>
        </w:rPr>
        <w:t>e</w:t>
      </w:r>
      <w:r w:rsidRPr="00D05518">
        <w:rPr>
          <w:rFonts w:ascii="Times New Roman" w:eastAsia="Arial" w:hAnsi="Times New Roman"/>
          <w:sz w:val="24"/>
          <w:szCs w:val="24"/>
        </w:rPr>
        <w:t>stabelecer entendimentos apropriados com a administração para obter tempestivamente, e</w:t>
      </w:r>
      <w:r>
        <w:rPr>
          <w:rFonts w:ascii="Times New Roman" w:eastAsia="Arial" w:hAnsi="Times New Roman"/>
          <w:sz w:val="24"/>
          <w:szCs w:val="24"/>
        </w:rPr>
        <w:t>,</w:t>
      </w:r>
      <w:r w:rsidRPr="00D05518">
        <w:rPr>
          <w:rFonts w:ascii="Times New Roman" w:eastAsia="Arial" w:hAnsi="Times New Roman"/>
          <w:sz w:val="24"/>
          <w:szCs w:val="24"/>
        </w:rPr>
        <w:t xml:space="preserve"> se possível, antes da data do seu relatório, a versão final do</w:t>
      </w:r>
      <w:r>
        <w:rPr>
          <w:rFonts w:ascii="Times New Roman" w:eastAsia="Arial" w:hAnsi="Times New Roman"/>
          <w:sz w:val="24"/>
          <w:szCs w:val="24"/>
        </w:rPr>
        <w:t>s</w:t>
      </w:r>
      <w:r w:rsidRPr="00D05518">
        <w:rPr>
          <w:rFonts w:ascii="Times New Roman" w:eastAsia="Arial" w:hAnsi="Times New Roman"/>
          <w:sz w:val="24"/>
          <w:szCs w:val="24"/>
        </w:rPr>
        <w:t xml:space="preserve"> documento</w:t>
      </w:r>
      <w:r>
        <w:rPr>
          <w:rFonts w:ascii="Times New Roman" w:eastAsia="Arial" w:hAnsi="Times New Roman"/>
          <w:sz w:val="24"/>
          <w:szCs w:val="24"/>
        </w:rPr>
        <w:t>s</w:t>
      </w:r>
      <w:r w:rsidRPr="00D05518">
        <w:rPr>
          <w:rFonts w:ascii="Times New Roman" w:eastAsia="Arial" w:hAnsi="Times New Roman"/>
          <w:sz w:val="24"/>
          <w:szCs w:val="24"/>
        </w:rPr>
        <w:t xml:space="preserve"> que faça</w:t>
      </w:r>
      <w:r>
        <w:rPr>
          <w:rFonts w:ascii="Times New Roman" w:eastAsia="Arial" w:hAnsi="Times New Roman"/>
          <w:sz w:val="24"/>
          <w:szCs w:val="24"/>
        </w:rPr>
        <w:t>m</w:t>
      </w:r>
      <w:r w:rsidRPr="00D05518">
        <w:rPr>
          <w:rFonts w:ascii="Times New Roman" w:eastAsia="Arial" w:hAnsi="Times New Roman"/>
          <w:sz w:val="24"/>
          <w:szCs w:val="24"/>
        </w:rPr>
        <w:t xml:space="preserve"> parte</w:t>
      </w:r>
      <w:r>
        <w:rPr>
          <w:rFonts w:ascii="Times New Roman" w:eastAsia="Arial" w:hAnsi="Times New Roman"/>
          <w:sz w:val="24"/>
          <w:szCs w:val="24"/>
        </w:rPr>
        <w:t xml:space="preserve"> </w:t>
      </w:r>
      <w:r w:rsidRPr="00D05518">
        <w:rPr>
          <w:rFonts w:ascii="Times New Roman" w:eastAsia="Arial" w:hAnsi="Times New Roman"/>
          <w:sz w:val="24"/>
          <w:szCs w:val="24"/>
        </w:rPr>
        <w:t>do relatório anual; e</w:t>
      </w:r>
    </w:p>
    <w:p w14:paraId="14A05360" w14:textId="77777777" w:rsidR="00C1157F" w:rsidRPr="00D05518" w:rsidRDefault="00C1157F" w:rsidP="00C1157F">
      <w:pPr>
        <w:spacing w:after="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(c)</w:t>
      </w:r>
      <w:r w:rsidRPr="00D05518">
        <w:rPr>
          <w:rFonts w:ascii="Times New Roman" w:eastAsia="Arial" w:hAnsi="Times New Roman"/>
          <w:sz w:val="24"/>
          <w:szCs w:val="24"/>
        </w:rPr>
        <w:tab/>
      </w:r>
      <w:r>
        <w:rPr>
          <w:rFonts w:ascii="Times New Roman" w:eastAsia="Arial" w:hAnsi="Times New Roman"/>
          <w:sz w:val="24"/>
          <w:szCs w:val="24"/>
        </w:rPr>
        <w:t>q</w:t>
      </w:r>
      <w:r w:rsidRPr="00D05518">
        <w:rPr>
          <w:rFonts w:ascii="Times New Roman" w:eastAsia="Arial" w:hAnsi="Times New Roman"/>
          <w:sz w:val="24"/>
          <w:szCs w:val="24"/>
        </w:rPr>
        <w:t xml:space="preserve">uando alguns ou todos os documentos determinados </w:t>
      </w:r>
      <w:r>
        <w:rPr>
          <w:rFonts w:ascii="Times New Roman" w:eastAsia="Arial" w:hAnsi="Times New Roman"/>
          <w:sz w:val="24"/>
          <w:szCs w:val="24"/>
        </w:rPr>
        <w:t>na alínea</w:t>
      </w:r>
      <w:r w:rsidRPr="00D05518">
        <w:rPr>
          <w:rFonts w:ascii="Times New Roman" w:eastAsia="Arial" w:hAnsi="Times New Roman"/>
          <w:sz w:val="24"/>
          <w:szCs w:val="24"/>
        </w:rPr>
        <w:t xml:space="preserve"> (a) não estiverem disponíveis até a data do relatório do auditor, solicitar à administração o fornecimento de uma </w:t>
      </w:r>
      <w:r>
        <w:rPr>
          <w:rFonts w:ascii="Times New Roman" w:eastAsia="Arial" w:hAnsi="Times New Roman"/>
          <w:sz w:val="24"/>
          <w:szCs w:val="24"/>
        </w:rPr>
        <w:t xml:space="preserve">representação </w:t>
      </w:r>
      <w:r w:rsidRPr="00D05518">
        <w:rPr>
          <w:rFonts w:ascii="Times New Roman" w:eastAsia="Arial" w:hAnsi="Times New Roman"/>
          <w:sz w:val="24"/>
          <w:szCs w:val="24"/>
        </w:rPr>
        <w:t>por escrito de que a versão final do</w:t>
      </w:r>
      <w:r>
        <w:rPr>
          <w:rFonts w:ascii="Times New Roman" w:eastAsia="Arial" w:hAnsi="Times New Roman"/>
          <w:sz w:val="24"/>
          <w:szCs w:val="24"/>
        </w:rPr>
        <w:t>s</w:t>
      </w:r>
      <w:r w:rsidRPr="00D05518">
        <w:rPr>
          <w:rFonts w:ascii="Times New Roman" w:eastAsia="Arial" w:hAnsi="Times New Roman"/>
          <w:sz w:val="24"/>
          <w:szCs w:val="24"/>
        </w:rPr>
        <w:t xml:space="preserve"> documento</w:t>
      </w:r>
      <w:r>
        <w:rPr>
          <w:rFonts w:ascii="Times New Roman" w:eastAsia="Arial" w:hAnsi="Times New Roman"/>
          <w:sz w:val="24"/>
          <w:szCs w:val="24"/>
        </w:rPr>
        <w:t>s</w:t>
      </w:r>
      <w:r w:rsidRPr="00D05518">
        <w:rPr>
          <w:rFonts w:ascii="Times New Roman" w:eastAsia="Arial" w:hAnsi="Times New Roman"/>
          <w:sz w:val="24"/>
          <w:szCs w:val="24"/>
        </w:rPr>
        <w:t xml:space="preserve"> será fornecida para o auditor quando estiver disponível e antes da sua emissão pela entidade, de forma que o auditor possa concluir os procedimentos exigidos por esta </w:t>
      </w:r>
      <w:r>
        <w:rPr>
          <w:rFonts w:ascii="Times New Roman" w:eastAsia="Arial" w:hAnsi="Times New Roman"/>
          <w:sz w:val="24"/>
          <w:szCs w:val="24"/>
        </w:rPr>
        <w:t>norma</w:t>
      </w:r>
      <w:r w:rsidRPr="00D05518">
        <w:rPr>
          <w:rFonts w:ascii="Times New Roman" w:eastAsia="Arial" w:hAnsi="Times New Roman"/>
          <w:sz w:val="24"/>
          <w:szCs w:val="24"/>
        </w:rPr>
        <w:t xml:space="preserve"> (ver item A22).</w:t>
      </w:r>
    </w:p>
    <w:p w14:paraId="65AB400C"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75C4F2B5"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Leitura e consideração das outras informações</w:t>
      </w:r>
    </w:p>
    <w:p w14:paraId="1FA00E9B" w14:textId="77777777" w:rsidR="00C1157F" w:rsidRPr="00D05518" w:rsidRDefault="00C1157F" w:rsidP="00C1157F">
      <w:pPr>
        <w:spacing w:after="0" w:line="240" w:lineRule="auto"/>
        <w:jc w:val="both"/>
        <w:rPr>
          <w:rFonts w:ascii="Times New Roman" w:hAnsi="Times New Roman"/>
          <w:sz w:val="24"/>
          <w:szCs w:val="24"/>
        </w:rPr>
      </w:pPr>
    </w:p>
    <w:p w14:paraId="5A5D05BB"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eastAsia="Arial" w:hAnsi="Times New Roman"/>
          <w:sz w:val="24"/>
          <w:szCs w:val="24"/>
        </w:rPr>
        <w:t>14.</w:t>
      </w:r>
      <w:r w:rsidRPr="00D05518">
        <w:rPr>
          <w:rFonts w:ascii="Times New Roman" w:eastAsia="Arial" w:hAnsi="Times New Roman"/>
          <w:sz w:val="24"/>
          <w:szCs w:val="24"/>
        </w:rPr>
        <w:tab/>
        <w:t>O auditor deve ler as outras informações e, ao fazê-lo, ele deve (ver itens A23 e A24):</w:t>
      </w:r>
    </w:p>
    <w:p w14:paraId="3DB1C454" w14:textId="77777777" w:rsidR="00C1157F" w:rsidRPr="00D05518" w:rsidRDefault="00C1157F">
      <w:pPr>
        <w:pStyle w:val="PargrafodaLista"/>
        <w:widowControl w:val="0"/>
        <w:numPr>
          <w:ilvl w:val="0"/>
          <w:numId w:val="293"/>
        </w:numPr>
        <w:spacing w:after="120" w:line="240" w:lineRule="auto"/>
        <w:ind w:left="993" w:hanging="426"/>
        <w:contextualSpacing w:val="0"/>
        <w:jc w:val="both"/>
        <w:rPr>
          <w:rFonts w:ascii="Times New Roman" w:eastAsia="Arial" w:hAnsi="Times New Roman"/>
          <w:sz w:val="24"/>
          <w:szCs w:val="24"/>
        </w:rPr>
      </w:pPr>
      <w:r>
        <w:rPr>
          <w:rFonts w:ascii="Times New Roman" w:eastAsia="Arial" w:hAnsi="Times New Roman"/>
          <w:sz w:val="24"/>
          <w:szCs w:val="24"/>
        </w:rPr>
        <w:t>c</w:t>
      </w:r>
      <w:r w:rsidRPr="00D05518">
        <w:rPr>
          <w:rFonts w:ascii="Times New Roman" w:eastAsia="Arial" w:hAnsi="Times New Roman"/>
          <w:sz w:val="24"/>
          <w:szCs w:val="24"/>
        </w:rPr>
        <w:t xml:space="preserve">onsiderar se há </w:t>
      </w:r>
      <w:r w:rsidRPr="00B7094C">
        <w:rPr>
          <w:rFonts w:ascii="Times New Roman" w:eastAsia="Arial" w:hAnsi="Times New Roman"/>
          <w:sz w:val="24"/>
          <w:szCs w:val="24"/>
          <w:highlight w:val="red"/>
        </w:rPr>
        <w:t>inconsistência</w:t>
      </w:r>
      <w:r w:rsidRPr="00D05518">
        <w:rPr>
          <w:rFonts w:ascii="Times New Roman" w:eastAsia="Arial" w:hAnsi="Times New Roman"/>
          <w:sz w:val="24"/>
          <w:szCs w:val="24"/>
        </w:rPr>
        <w:t xml:space="preserve"> relevante entre as outras informações e as demonstrações contábeis. Como base para essa consideração, o auditor deve, para avaliar sua consistência, comparar os valores ou outros itens selecionados das outras informações (que devem ser os mesmos que os valores ou outros itens das demonstrações contábeis, de forma resumida ou fornecendo detalhes adicionais a respeito </w:t>
      </w:r>
      <w:r>
        <w:rPr>
          <w:rFonts w:ascii="Times New Roman" w:eastAsia="Arial" w:hAnsi="Times New Roman"/>
          <w:sz w:val="24"/>
          <w:szCs w:val="24"/>
        </w:rPr>
        <w:t>deles</w:t>
      </w:r>
      <w:r w:rsidRPr="00D05518">
        <w:rPr>
          <w:rFonts w:ascii="Times New Roman" w:eastAsia="Arial" w:hAnsi="Times New Roman"/>
          <w:sz w:val="24"/>
          <w:szCs w:val="24"/>
        </w:rPr>
        <w:t>) com os valores ou outros itens das demonstrações contábeis (ver itens A25 a A29); e</w:t>
      </w:r>
    </w:p>
    <w:p w14:paraId="67C5ABD8" w14:textId="77777777" w:rsidR="00C1157F" w:rsidRPr="00D05518" w:rsidRDefault="00C1157F">
      <w:pPr>
        <w:pStyle w:val="PargrafodaLista"/>
        <w:widowControl w:val="0"/>
        <w:numPr>
          <w:ilvl w:val="0"/>
          <w:numId w:val="293"/>
        </w:numPr>
        <w:spacing w:after="0" w:line="240" w:lineRule="auto"/>
        <w:ind w:left="993" w:hanging="426"/>
        <w:contextualSpacing w:val="0"/>
        <w:jc w:val="both"/>
        <w:rPr>
          <w:rFonts w:ascii="Times New Roman" w:eastAsia="Arial" w:hAnsi="Times New Roman"/>
          <w:sz w:val="24"/>
          <w:szCs w:val="24"/>
        </w:rPr>
      </w:pPr>
      <w:r>
        <w:rPr>
          <w:rFonts w:ascii="Times New Roman" w:eastAsia="Arial" w:hAnsi="Times New Roman"/>
          <w:sz w:val="24"/>
          <w:szCs w:val="24"/>
        </w:rPr>
        <w:t>c</w:t>
      </w:r>
      <w:r w:rsidRPr="00D05518">
        <w:rPr>
          <w:rFonts w:ascii="Times New Roman" w:eastAsia="Arial" w:hAnsi="Times New Roman"/>
          <w:sz w:val="24"/>
          <w:szCs w:val="24"/>
        </w:rPr>
        <w:t xml:space="preserve">onsiderar se há </w:t>
      </w:r>
      <w:r w:rsidRPr="00B7094C">
        <w:rPr>
          <w:rFonts w:ascii="Times New Roman" w:eastAsia="Arial" w:hAnsi="Times New Roman"/>
          <w:sz w:val="24"/>
          <w:szCs w:val="24"/>
          <w:highlight w:val="red"/>
        </w:rPr>
        <w:t>inconsistência</w:t>
      </w:r>
      <w:r w:rsidRPr="00D05518">
        <w:rPr>
          <w:rFonts w:ascii="Times New Roman" w:eastAsia="Arial" w:hAnsi="Times New Roman"/>
          <w:sz w:val="24"/>
          <w:szCs w:val="24"/>
        </w:rPr>
        <w:t xml:space="preserve"> relevante entre as outras informações e o conhecimento do auditor obtido na auditoria no contexto da evidência de auditoria obtida e das conclusões alcançadas na auditoria (ver itens A30 a A36).</w:t>
      </w:r>
    </w:p>
    <w:p w14:paraId="255E7BCD" w14:textId="77777777" w:rsidR="00C1157F" w:rsidRPr="00D05518" w:rsidRDefault="00C1157F" w:rsidP="00C1157F">
      <w:pPr>
        <w:spacing w:after="0" w:line="240" w:lineRule="auto"/>
        <w:jc w:val="both"/>
        <w:rPr>
          <w:rFonts w:ascii="Times New Roman" w:hAnsi="Times New Roman"/>
          <w:sz w:val="24"/>
          <w:szCs w:val="24"/>
        </w:rPr>
      </w:pPr>
    </w:p>
    <w:p w14:paraId="34C02464"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15.</w:t>
      </w:r>
      <w:r>
        <w:rPr>
          <w:rFonts w:ascii="Times New Roman" w:eastAsia="Arial" w:hAnsi="Times New Roman"/>
          <w:sz w:val="24"/>
          <w:szCs w:val="24"/>
        </w:rPr>
        <w:t xml:space="preserve"> </w:t>
      </w:r>
      <w:r>
        <w:rPr>
          <w:rFonts w:ascii="Times New Roman" w:eastAsia="Arial" w:hAnsi="Times New Roman"/>
          <w:sz w:val="24"/>
          <w:szCs w:val="24"/>
        </w:rPr>
        <w:tab/>
      </w:r>
      <w:r w:rsidRPr="00D05518">
        <w:rPr>
          <w:rFonts w:ascii="Times New Roman" w:eastAsia="Arial" w:hAnsi="Times New Roman"/>
          <w:sz w:val="24"/>
          <w:szCs w:val="24"/>
        </w:rPr>
        <w:t xml:space="preserve">Enquanto </w:t>
      </w:r>
      <w:r>
        <w:rPr>
          <w:rFonts w:ascii="Times New Roman" w:eastAsia="Arial" w:hAnsi="Times New Roman"/>
          <w:sz w:val="24"/>
          <w:szCs w:val="24"/>
        </w:rPr>
        <w:t>analisa</w:t>
      </w:r>
      <w:r w:rsidRPr="00D05518">
        <w:rPr>
          <w:rFonts w:ascii="Times New Roman" w:eastAsia="Arial" w:hAnsi="Times New Roman"/>
          <w:sz w:val="24"/>
          <w:szCs w:val="24"/>
        </w:rPr>
        <w:t xml:space="preserve"> as outras informações</w:t>
      </w:r>
      <w:r>
        <w:rPr>
          <w:rFonts w:ascii="Times New Roman" w:eastAsia="Arial" w:hAnsi="Times New Roman"/>
          <w:sz w:val="24"/>
          <w:szCs w:val="24"/>
        </w:rPr>
        <w:t>,</w:t>
      </w:r>
      <w:r w:rsidRPr="00D05518">
        <w:rPr>
          <w:rFonts w:ascii="Times New Roman" w:eastAsia="Arial" w:hAnsi="Times New Roman"/>
          <w:sz w:val="24"/>
          <w:szCs w:val="24"/>
        </w:rPr>
        <w:t xml:space="preserve"> de acordo com o item 14, o auditor deve ficar atento a </w:t>
      </w:r>
      <w:r w:rsidRPr="00B7094C">
        <w:rPr>
          <w:rFonts w:ascii="Times New Roman" w:eastAsia="Arial" w:hAnsi="Times New Roman"/>
          <w:sz w:val="24"/>
          <w:szCs w:val="24"/>
          <w:highlight w:val="red"/>
        </w:rPr>
        <w:t xml:space="preserve">indícios </w:t>
      </w:r>
      <w:r w:rsidRPr="00D05518">
        <w:rPr>
          <w:rFonts w:ascii="Times New Roman" w:eastAsia="Arial" w:hAnsi="Times New Roman"/>
          <w:sz w:val="24"/>
          <w:szCs w:val="24"/>
        </w:rPr>
        <w:t xml:space="preserve">de que as outras informações </w:t>
      </w:r>
      <w:r w:rsidRPr="00B7094C">
        <w:rPr>
          <w:rFonts w:ascii="Times New Roman" w:eastAsia="Arial" w:hAnsi="Times New Roman"/>
          <w:sz w:val="24"/>
          <w:szCs w:val="24"/>
          <w:highlight w:val="red"/>
        </w:rPr>
        <w:t xml:space="preserve">não relacionadas </w:t>
      </w:r>
      <w:r w:rsidRPr="00D05518">
        <w:rPr>
          <w:rFonts w:ascii="Times New Roman" w:eastAsia="Arial" w:hAnsi="Times New Roman"/>
          <w:sz w:val="24"/>
          <w:szCs w:val="24"/>
        </w:rPr>
        <w:t>com as demonstrações contábeis, ou o conhecimento do auditor obtido na auditoria pare</w:t>
      </w:r>
      <w:r>
        <w:rPr>
          <w:rFonts w:ascii="Times New Roman" w:eastAsia="Arial" w:hAnsi="Times New Roman"/>
          <w:sz w:val="24"/>
          <w:szCs w:val="24"/>
        </w:rPr>
        <w:t>ça</w:t>
      </w:r>
      <w:r w:rsidRPr="00D05518">
        <w:rPr>
          <w:rFonts w:ascii="Times New Roman" w:eastAsia="Arial" w:hAnsi="Times New Roman"/>
          <w:sz w:val="24"/>
          <w:szCs w:val="24"/>
        </w:rPr>
        <w:t xml:space="preserve">m apresentar distorções relevantes (ver itens A24, A37 e A38). </w:t>
      </w:r>
    </w:p>
    <w:p w14:paraId="4A40DDA7"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35843AE4"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Resposta quando parece existir inconsistência relevante ou quando outras informações parecem apresentar distorções relevantes</w:t>
      </w:r>
    </w:p>
    <w:p w14:paraId="2CD413E5" w14:textId="77777777" w:rsidR="00C1157F" w:rsidRPr="00D05518" w:rsidRDefault="00C1157F" w:rsidP="00C1157F">
      <w:pPr>
        <w:spacing w:after="0" w:line="240" w:lineRule="auto"/>
        <w:jc w:val="both"/>
        <w:rPr>
          <w:rFonts w:ascii="Times New Roman" w:hAnsi="Times New Roman"/>
          <w:sz w:val="24"/>
          <w:szCs w:val="24"/>
        </w:rPr>
      </w:pPr>
    </w:p>
    <w:p w14:paraId="5F0C1494"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eastAsia="Arial" w:hAnsi="Times New Roman"/>
          <w:sz w:val="24"/>
          <w:szCs w:val="24"/>
        </w:rPr>
        <w:t>16.</w:t>
      </w:r>
      <w:r>
        <w:rPr>
          <w:rFonts w:ascii="Times New Roman" w:eastAsia="Arial" w:hAnsi="Times New Roman"/>
          <w:sz w:val="24"/>
          <w:szCs w:val="24"/>
        </w:rPr>
        <w:t xml:space="preserve"> </w:t>
      </w:r>
      <w:r>
        <w:rPr>
          <w:rFonts w:ascii="Times New Roman" w:eastAsia="Arial" w:hAnsi="Times New Roman"/>
          <w:sz w:val="24"/>
          <w:szCs w:val="24"/>
        </w:rPr>
        <w:tab/>
      </w:r>
      <w:r w:rsidRPr="00D05518">
        <w:rPr>
          <w:rFonts w:ascii="Times New Roman" w:eastAsia="Arial" w:hAnsi="Times New Roman"/>
          <w:sz w:val="24"/>
          <w:szCs w:val="24"/>
        </w:rPr>
        <w:t xml:space="preserve">Se o auditor identificar que </w:t>
      </w:r>
      <w:r w:rsidRPr="00B7094C">
        <w:rPr>
          <w:rFonts w:ascii="Times New Roman" w:eastAsia="Arial" w:hAnsi="Times New Roman"/>
          <w:sz w:val="24"/>
          <w:szCs w:val="24"/>
          <w:highlight w:val="yellow"/>
        </w:rPr>
        <w:t>parece</w:t>
      </w:r>
      <w:r w:rsidRPr="00D05518">
        <w:rPr>
          <w:rFonts w:ascii="Times New Roman" w:eastAsia="Arial" w:hAnsi="Times New Roman"/>
          <w:sz w:val="24"/>
          <w:szCs w:val="24"/>
        </w:rPr>
        <w:t xml:space="preserve"> existir </w:t>
      </w:r>
      <w:r w:rsidRPr="00B7094C">
        <w:rPr>
          <w:rFonts w:ascii="Times New Roman" w:eastAsia="Arial" w:hAnsi="Times New Roman"/>
          <w:sz w:val="24"/>
          <w:szCs w:val="24"/>
          <w:highlight w:val="red"/>
        </w:rPr>
        <w:t>inconsistência relevante</w:t>
      </w:r>
      <w:r w:rsidRPr="00D05518">
        <w:rPr>
          <w:rFonts w:ascii="Times New Roman" w:eastAsia="Arial" w:hAnsi="Times New Roman"/>
          <w:sz w:val="24"/>
          <w:szCs w:val="24"/>
        </w:rPr>
        <w:t xml:space="preserve"> (ou tomar conhecimento de que as outras informações parecem apresentar distorção relevante), o auditor </w:t>
      </w:r>
      <w:r w:rsidRPr="00555531">
        <w:rPr>
          <w:rFonts w:ascii="Times New Roman" w:eastAsia="Arial" w:hAnsi="Times New Roman"/>
          <w:sz w:val="24"/>
          <w:szCs w:val="24"/>
          <w:highlight w:val="red"/>
        </w:rPr>
        <w:t>deve</w:t>
      </w:r>
      <w:r w:rsidRPr="00D05518">
        <w:rPr>
          <w:rFonts w:ascii="Times New Roman" w:eastAsia="Arial" w:hAnsi="Times New Roman"/>
          <w:sz w:val="24"/>
          <w:szCs w:val="24"/>
        </w:rPr>
        <w:t xml:space="preserve"> discutir a questão com a administração e, se necessário, realizar outros procedimentos para concluir se (ver itens A39 a A43):</w:t>
      </w:r>
    </w:p>
    <w:p w14:paraId="6D7E4A2E"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(a)</w:t>
      </w:r>
      <w:r w:rsidRPr="00D05518">
        <w:rPr>
          <w:rFonts w:ascii="Times New Roman" w:eastAsia="Arial" w:hAnsi="Times New Roman"/>
          <w:sz w:val="24"/>
          <w:szCs w:val="24"/>
        </w:rPr>
        <w:tab/>
      </w:r>
      <w:r>
        <w:rPr>
          <w:rFonts w:ascii="Times New Roman" w:eastAsia="Arial" w:hAnsi="Times New Roman"/>
          <w:sz w:val="24"/>
          <w:szCs w:val="24"/>
        </w:rPr>
        <w:t>e</w:t>
      </w:r>
      <w:r w:rsidRPr="00D05518">
        <w:rPr>
          <w:rFonts w:ascii="Times New Roman" w:eastAsia="Arial" w:hAnsi="Times New Roman"/>
          <w:sz w:val="24"/>
          <w:szCs w:val="24"/>
        </w:rPr>
        <w:t xml:space="preserve">xiste distorção relevante </w:t>
      </w:r>
      <w:r>
        <w:rPr>
          <w:rFonts w:ascii="Times New Roman" w:eastAsia="Arial" w:hAnsi="Times New Roman"/>
          <w:sz w:val="24"/>
          <w:szCs w:val="24"/>
        </w:rPr>
        <w:t>n</w:t>
      </w:r>
      <w:r w:rsidRPr="00D05518">
        <w:rPr>
          <w:rFonts w:ascii="Times New Roman" w:eastAsia="Arial" w:hAnsi="Times New Roman"/>
          <w:sz w:val="24"/>
          <w:szCs w:val="24"/>
        </w:rPr>
        <w:t>as outras informações;</w:t>
      </w:r>
    </w:p>
    <w:p w14:paraId="20F0AD71"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(b)</w:t>
      </w:r>
      <w:r w:rsidRPr="00D05518">
        <w:rPr>
          <w:rFonts w:ascii="Times New Roman" w:eastAsia="Arial" w:hAnsi="Times New Roman"/>
          <w:sz w:val="24"/>
          <w:szCs w:val="24"/>
        </w:rPr>
        <w:tab/>
      </w:r>
      <w:r>
        <w:rPr>
          <w:rFonts w:ascii="Times New Roman" w:eastAsia="Arial" w:hAnsi="Times New Roman"/>
          <w:sz w:val="24"/>
          <w:szCs w:val="24"/>
        </w:rPr>
        <w:t>e</w:t>
      </w:r>
      <w:r w:rsidRPr="00D05518">
        <w:rPr>
          <w:rFonts w:ascii="Times New Roman" w:eastAsia="Arial" w:hAnsi="Times New Roman"/>
          <w:sz w:val="24"/>
          <w:szCs w:val="24"/>
        </w:rPr>
        <w:t xml:space="preserve">xiste distorção relevante </w:t>
      </w:r>
      <w:r>
        <w:rPr>
          <w:rFonts w:ascii="Times New Roman" w:eastAsia="Arial" w:hAnsi="Times New Roman"/>
          <w:sz w:val="24"/>
          <w:szCs w:val="24"/>
        </w:rPr>
        <w:t>n</w:t>
      </w:r>
      <w:r w:rsidRPr="00D05518">
        <w:rPr>
          <w:rFonts w:ascii="Times New Roman" w:eastAsia="Arial" w:hAnsi="Times New Roman"/>
          <w:sz w:val="24"/>
          <w:szCs w:val="24"/>
        </w:rPr>
        <w:t>as demonstrações contábeis; ou</w:t>
      </w:r>
    </w:p>
    <w:p w14:paraId="4C3A7CBA" w14:textId="77777777" w:rsidR="00C1157F" w:rsidRPr="00D05518" w:rsidRDefault="00C1157F" w:rsidP="00C1157F">
      <w:pPr>
        <w:spacing w:after="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(c)</w:t>
      </w:r>
      <w:r w:rsidRPr="00D05518">
        <w:rPr>
          <w:rFonts w:ascii="Times New Roman" w:eastAsia="Arial" w:hAnsi="Times New Roman"/>
          <w:sz w:val="24"/>
          <w:szCs w:val="24"/>
        </w:rPr>
        <w:tab/>
      </w:r>
      <w:r>
        <w:rPr>
          <w:rFonts w:ascii="Times New Roman" w:eastAsia="Arial" w:hAnsi="Times New Roman"/>
          <w:sz w:val="24"/>
          <w:szCs w:val="24"/>
        </w:rPr>
        <w:t>o</w:t>
      </w:r>
      <w:r w:rsidRPr="00D05518">
        <w:rPr>
          <w:rFonts w:ascii="Times New Roman" w:eastAsia="Arial" w:hAnsi="Times New Roman"/>
          <w:sz w:val="24"/>
          <w:szCs w:val="24"/>
        </w:rPr>
        <w:t xml:space="preserve"> entendimento do auditor sobre a entidade e seu ambiente precisa ser atualizado.</w:t>
      </w:r>
    </w:p>
    <w:p w14:paraId="7ACFB9A4" w14:textId="77777777" w:rsidR="00C1157F" w:rsidRDefault="00C1157F" w:rsidP="00C1157F">
      <w:pPr>
        <w:tabs>
          <w:tab w:val="left" w:pos="270"/>
        </w:tabs>
        <w:spacing w:after="0" w:line="240" w:lineRule="auto"/>
        <w:jc w:val="both"/>
        <w:rPr>
          <w:rFonts w:ascii="Times New Roman" w:hAnsi="Times New Roman"/>
          <w:sz w:val="24"/>
          <w:szCs w:val="24"/>
        </w:rPr>
      </w:pPr>
    </w:p>
    <w:p w14:paraId="0E11D320"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Resposta quando o auditor concluir que existe distorção relevante nas outras informações</w:t>
      </w:r>
    </w:p>
    <w:p w14:paraId="5CDD208E" w14:textId="77777777" w:rsidR="00C1157F" w:rsidRPr="00D05518" w:rsidRDefault="00C1157F" w:rsidP="00C1157F">
      <w:pPr>
        <w:spacing w:after="0" w:line="240" w:lineRule="auto"/>
        <w:jc w:val="both"/>
        <w:rPr>
          <w:rFonts w:ascii="Times New Roman" w:hAnsi="Times New Roman"/>
          <w:sz w:val="24"/>
          <w:szCs w:val="24"/>
        </w:rPr>
      </w:pPr>
    </w:p>
    <w:p w14:paraId="2A36CEB0"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17 </w:t>
      </w:r>
      <w:r>
        <w:rPr>
          <w:rFonts w:ascii="Times New Roman" w:hAnsi="Times New Roman"/>
          <w:sz w:val="24"/>
          <w:szCs w:val="24"/>
        </w:rPr>
        <w:tab/>
      </w:r>
      <w:r w:rsidRPr="00D05518">
        <w:rPr>
          <w:rFonts w:ascii="Times New Roman" w:hAnsi="Times New Roman"/>
          <w:sz w:val="24"/>
          <w:szCs w:val="24"/>
        </w:rPr>
        <w:t xml:space="preserve">Se o auditor concluir que existe distorção relevante nas outras informações, o auditor deve </w:t>
      </w:r>
      <w:r w:rsidRPr="00B7094C">
        <w:rPr>
          <w:rFonts w:ascii="Times New Roman" w:hAnsi="Times New Roman"/>
          <w:sz w:val="24"/>
          <w:szCs w:val="24"/>
          <w:highlight w:val="yellow"/>
        </w:rPr>
        <w:t>requerer à administração a sua correção</w:t>
      </w:r>
      <w:r w:rsidRPr="00D05518">
        <w:rPr>
          <w:rFonts w:ascii="Times New Roman" w:hAnsi="Times New Roman"/>
          <w:sz w:val="24"/>
          <w:szCs w:val="24"/>
        </w:rPr>
        <w:t xml:space="preserve">. Se </w:t>
      </w:r>
      <w:r>
        <w:rPr>
          <w:rFonts w:ascii="Times New Roman" w:hAnsi="Times New Roman"/>
          <w:sz w:val="24"/>
          <w:szCs w:val="24"/>
        </w:rPr>
        <w:t xml:space="preserve">a </w:t>
      </w:r>
      <w:r w:rsidRPr="00D05518">
        <w:rPr>
          <w:rFonts w:ascii="Times New Roman" w:hAnsi="Times New Roman"/>
          <w:sz w:val="24"/>
          <w:szCs w:val="24"/>
        </w:rPr>
        <w:t>administração:</w:t>
      </w:r>
    </w:p>
    <w:p w14:paraId="13A40D62" w14:textId="77777777" w:rsidR="00C1157F" w:rsidRPr="00D05518" w:rsidRDefault="00C1157F">
      <w:pPr>
        <w:pStyle w:val="Corpodetexto"/>
        <w:widowControl w:val="0"/>
        <w:numPr>
          <w:ilvl w:val="0"/>
          <w:numId w:val="296"/>
        </w:numPr>
        <w:autoSpaceDE/>
        <w:autoSpaceDN/>
        <w:adjustRightInd/>
        <w:spacing w:after="120"/>
        <w:ind w:left="993" w:hanging="426"/>
        <w:rPr>
          <w:rFonts w:ascii="Times New Roman" w:hAnsi="Times New Roman"/>
          <w:sz w:val="24"/>
          <w:szCs w:val="24"/>
        </w:rPr>
      </w:pPr>
      <w:r>
        <w:rPr>
          <w:rFonts w:ascii="Times New Roman" w:hAnsi="Times New Roman"/>
          <w:sz w:val="24"/>
          <w:szCs w:val="24"/>
        </w:rPr>
        <w:t>c</w:t>
      </w:r>
      <w:r w:rsidRPr="00D05518">
        <w:rPr>
          <w:rFonts w:ascii="Times New Roman" w:hAnsi="Times New Roman"/>
          <w:sz w:val="24"/>
          <w:szCs w:val="24"/>
        </w:rPr>
        <w:t xml:space="preserve">oncordar em fazer a correção, o auditor deve verificar </w:t>
      </w:r>
      <w:r>
        <w:rPr>
          <w:rFonts w:ascii="Times New Roman" w:hAnsi="Times New Roman"/>
          <w:sz w:val="24"/>
          <w:szCs w:val="24"/>
        </w:rPr>
        <w:t>s</w:t>
      </w:r>
      <w:r w:rsidRPr="00D05518">
        <w:rPr>
          <w:rFonts w:ascii="Times New Roman" w:hAnsi="Times New Roman"/>
          <w:sz w:val="24"/>
          <w:szCs w:val="24"/>
        </w:rPr>
        <w:t>e a correção foi feita; ou</w:t>
      </w:r>
    </w:p>
    <w:p w14:paraId="17A21B1B" w14:textId="77777777" w:rsidR="00C1157F" w:rsidRPr="00D05518" w:rsidRDefault="00C1157F">
      <w:pPr>
        <w:pStyle w:val="Corpodetexto"/>
        <w:widowControl w:val="0"/>
        <w:numPr>
          <w:ilvl w:val="0"/>
          <w:numId w:val="296"/>
        </w:numPr>
        <w:autoSpaceDE/>
        <w:autoSpaceDN/>
        <w:adjustRightInd/>
        <w:ind w:left="993" w:hanging="426"/>
        <w:rPr>
          <w:rFonts w:ascii="Times New Roman" w:hAnsi="Times New Roman"/>
          <w:sz w:val="24"/>
          <w:szCs w:val="24"/>
        </w:rPr>
      </w:pPr>
      <w:r>
        <w:rPr>
          <w:rFonts w:ascii="Times New Roman" w:hAnsi="Times New Roman"/>
          <w:sz w:val="24"/>
          <w:szCs w:val="24"/>
        </w:rPr>
        <w:t>r</w:t>
      </w:r>
      <w:r w:rsidRPr="00D05518">
        <w:rPr>
          <w:rFonts w:ascii="Times New Roman" w:hAnsi="Times New Roman"/>
          <w:sz w:val="24"/>
          <w:szCs w:val="24"/>
        </w:rPr>
        <w:t>ecusar em fazer a correção, o auditor deve comunicar o assunto aos responsáveis pela governança e solicitar a sua correção.</w:t>
      </w:r>
    </w:p>
    <w:p w14:paraId="40F69E9E" w14:textId="77777777" w:rsidR="00C1157F" w:rsidRPr="00D05518" w:rsidRDefault="00C1157F" w:rsidP="00C1157F">
      <w:pPr>
        <w:spacing w:after="0" w:line="240" w:lineRule="auto"/>
        <w:jc w:val="both"/>
        <w:rPr>
          <w:rFonts w:ascii="Times New Roman" w:eastAsia="Arial" w:hAnsi="Times New Roman"/>
          <w:sz w:val="24"/>
          <w:szCs w:val="24"/>
        </w:rPr>
      </w:pPr>
    </w:p>
    <w:p w14:paraId="502FFBFF"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18.</w:t>
      </w:r>
      <w:r>
        <w:rPr>
          <w:rFonts w:ascii="Times New Roman" w:hAnsi="Times New Roman"/>
          <w:sz w:val="24"/>
          <w:szCs w:val="24"/>
        </w:rPr>
        <w:tab/>
      </w:r>
      <w:r w:rsidRPr="00D05518">
        <w:rPr>
          <w:rFonts w:ascii="Times New Roman" w:hAnsi="Times New Roman"/>
          <w:sz w:val="24"/>
          <w:szCs w:val="24"/>
        </w:rPr>
        <w:t xml:space="preserve">Se o auditor concluir que </w:t>
      </w:r>
      <w:r>
        <w:rPr>
          <w:rFonts w:ascii="Times New Roman" w:hAnsi="Times New Roman"/>
          <w:sz w:val="24"/>
          <w:szCs w:val="24"/>
        </w:rPr>
        <w:t>existe</w:t>
      </w:r>
      <w:r w:rsidRPr="00D05518">
        <w:rPr>
          <w:rFonts w:ascii="Times New Roman" w:hAnsi="Times New Roman"/>
          <w:sz w:val="24"/>
          <w:szCs w:val="24"/>
        </w:rPr>
        <w:t xml:space="preserve"> distorção relevante </w:t>
      </w:r>
      <w:r>
        <w:rPr>
          <w:rFonts w:ascii="Times New Roman" w:hAnsi="Times New Roman"/>
          <w:sz w:val="24"/>
          <w:szCs w:val="24"/>
        </w:rPr>
        <w:t>nas</w:t>
      </w:r>
      <w:r w:rsidRPr="00D05518">
        <w:rPr>
          <w:rFonts w:ascii="Times New Roman" w:hAnsi="Times New Roman"/>
          <w:sz w:val="24"/>
          <w:szCs w:val="24"/>
        </w:rPr>
        <w:t xml:space="preserve"> outras informações obtidas </w:t>
      </w:r>
      <w:r w:rsidRPr="00B7094C">
        <w:rPr>
          <w:rFonts w:ascii="Times New Roman" w:hAnsi="Times New Roman"/>
          <w:sz w:val="24"/>
          <w:szCs w:val="24"/>
          <w:highlight w:val="yellow"/>
        </w:rPr>
        <w:t>antes da data do seu relatório</w:t>
      </w:r>
      <w:r w:rsidRPr="00D05518">
        <w:rPr>
          <w:rFonts w:ascii="Times New Roman" w:hAnsi="Times New Roman"/>
          <w:sz w:val="24"/>
          <w:szCs w:val="24"/>
        </w:rPr>
        <w:t>, e essas outras informações não for</w:t>
      </w:r>
      <w:r>
        <w:rPr>
          <w:rFonts w:ascii="Times New Roman" w:hAnsi="Times New Roman"/>
          <w:sz w:val="24"/>
          <w:szCs w:val="24"/>
        </w:rPr>
        <w:t>a</w:t>
      </w:r>
      <w:r w:rsidRPr="00D05518">
        <w:rPr>
          <w:rFonts w:ascii="Times New Roman" w:hAnsi="Times New Roman"/>
          <w:sz w:val="24"/>
          <w:szCs w:val="24"/>
        </w:rPr>
        <w:t>m corrigidas depois de comunicadas aos responsáveis pela governança, o auditor deve tomar ações apropriadas, que incluem (ver item A44):</w:t>
      </w:r>
    </w:p>
    <w:p w14:paraId="5BE3555A" w14:textId="77777777" w:rsidR="00C1157F" w:rsidRPr="00D05518" w:rsidRDefault="00C1157F" w:rsidP="00C1157F">
      <w:pPr>
        <w:pStyle w:val="Corpodetexto"/>
        <w:spacing w:after="120"/>
        <w:ind w:left="993" w:hanging="426"/>
        <w:rPr>
          <w:rFonts w:ascii="Times New Roman" w:hAnsi="Times New Roman"/>
          <w:sz w:val="24"/>
          <w:szCs w:val="24"/>
        </w:rPr>
      </w:pPr>
      <w:r w:rsidRPr="00D05518">
        <w:rPr>
          <w:rFonts w:ascii="Times New Roman" w:hAnsi="Times New Roman"/>
          <w:sz w:val="24"/>
          <w:szCs w:val="24"/>
        </w:rPr>
        <w:t>(a)</w:t>
      </w:r>
      <w:r>
        <w:rPr>
          <w:rFonts w:ascii="Times New Roman" w:hAnsi="Times New Roman"/>
          <w:sz w:val="24"/>
          <w:szCs w:val="24"/>
        </w:rPr>
        <w:tab/>
        <w:t>c</w:t>
      </w:r>
      <w:r w:rsidRPr="00D05518">
        <w:rPr>
          <w:rFonts w:ascii="Times New Roman" w:hAnsi="Times New Roman"/>
          <w:sz w:val="24"/>
          <w:szCs w:val="24"/>
        </w:rPr>
        <w:t xml:space="preserve">onsiderar as implicações no seu </w:t>
      </w:r>
      <w:commentRangeStart w:id="254"/>
      <w:r w:rsidRPr="00D05518">
        <w:rPr>
          <w:rFonts w:ascii="Times New Roman" w:hAnsi="Times New Roman"/>
          <w:sz w:val="24"/>
          <w:szCs w:val="24"/>
        </w:rPr>
        <w:t xml:space="preserve">relatório </w:t>
      </w:r>
      <w:commentRangeEnd w:id="254"/>
      <w:r>
        <w:rPr>
          <w:rStyle w:val="Refdecomentrio"/>
          <w:rFonts w:ascii="Calibri" w:eastAsia="Calibri" w:hAnsi="Calibri"/>
        </w:rPr>
        <w:commentReference w:id="254"/>
      </w:r>
      <w:r w:rsidRPr="00D05518">
        <w:rPr>
          <w:rFonts w:ascii="Times New Roman" w:hAnsi="Times New Roman"/>
          <w:sz w:val="24"/>
          <w:szCs w:val="24"/>
        </w:rPr>
        <w:t>e comunicar aos responsáveis pela governança sobre como planeja endereçar essa distorção relevante em seu relatório (ver item 22(e)(ii) ou item A45)</w:t>
      </w:r>
      <w:r>
        <w:rPr>
          <w:rFonts w:ascii="Times New Roman" w:hAnsi="Times New Roman"/>
          <w:sz w:val="24"/>
          <w:szCs w:val="24"/>
        </w:rPr>
        <w:t>; ou</w:t>
      </w:r>
    </w:p>
    <w:p w14:paraId="3B4E573B" w14:textId="77777777" w:rsidR="00C1157F" w:rsidRPr="00D05518" w:rsidRDefault="00C1157F" w:rsidP="00C1157F">
      <w:pPr>
        <w:pStyle w:val="Corpodetexto"/>
        <w:ind w:left="993" w:hanging="426"/>
        <w:rPr>
          <w:rFonts w:ascii="Times New Roman" w:hAnsi="Times New Roman"/>
          <w:sz w:val="24"/>
          <w:szCs w:val="24"/>
        </w:rPr>
      </w:pPr>
      <w:r w:rsidRPr="00D05518">
        <w:rPr>
          <w:rFonts w:ascii="Times New Roman" w:hAnsi="Times New Roman"/>
          <w:sz w:val="24"/>
          <w:szCs w:val="24"/>
        </w:rPr>
        <w:t xml:space="preserve">b) </w:t>
      </w:r>
      <w:r>
        <w:rPr>
          <w:rFonts w:ascii="Times New Roman" w:hAnsi="Times New Roman"/>
          <w:sz w:val="24"/>
          <w:szCs w:val="24"/>
        </w:rPr>
        <w:tab/>
      </w:r>
      <w:r w:rsidRPr="00B7094C">
        <w:rPr>
          <w:rFonts w:ascii="Times New Roman" w:hAnsi="Times New Roman"/>
          <w:sz w:val="24"/>
          <w:szCs w:val="24"/>
          <w:highlight w:val="yellow"/>
        </w:rPr>
        <w:t>se retirar do trabalho</w:t>
      </w:r>
      <w:r w:rsidRPr="00D05518">
        <w:rPr>
          <w:rFonts w:ascii="Times New Roman" w:hAnsi="Times New Roman"/>
          <w:sz w:val="24"/>
          <w:szCs w:val="24"/>
        </w:rPr>
        <w:t>, quando permitido por lei ou regulamento aplicáve</w:t>
      </w:r>
      <w:r>
        <w:rPr>
          <w:rFonts w:ascii="Times New Roman" w:hAnsi="Times New Roman"/>
          <w:sz w:val="24"/>
          <w:szCs w:val="24"/>
        </w:rPr>
        <w:t>l</w:t>
      </w:r>
      <w:r w:rsidRPr="00D05518">
        <w:rPr>
          <w:rFonts w:ascii="Times New Roman" w:hAnsi="Times New Roman"/>
          <w:sz w:val="24"/>
          <w:szCs w:val="24"/>
        </w:rPr>
        <w:t xml:space="preserve"> (ver itens A46</w:t>
      </w:r>
      <w:r>
        <w:rPr>
          <w:rFonts w:ascii="Times New Roman" w:hAnsi="Times New Roman"/>
          <w:sz w:val="24"/>
          <w:szCs w:val="24"/>
        </w:rPr>
        <w:t xml:space="preserve"> e </w:t>
      </w:r>
      <w:r w:rsidRPr="00D05518">
        <w:rPr>
          <w:rFonts w:ascii="Times New Roman" w:hAnsi="Times New Roman"/>
          <w:sz w:val="24"/>
          <w:szCs w:val="24"/>
        </w:rPr>
        <w:t>A47).</w:t>
      </w:r>
    </w:p>
    <w:p w14:paraId="47753DBD" w14:textId="77777777" w:rsidR="00C1157F" w:rsidRDefault="00C1157F" w:rsidP="00C1157F">
      <w:pPr>
        <w:spacing w:after="0" w:line="240" w:lineRule="auto"/>
        <w:ind w:left="567" w:hanging="567"/>
        <w:jc w:val="both"/>
        <w:rPr>
          <w:rFonts w:ascii="Times New Roman" w:hAnsi="Times New Roman"/>
          <w:sz w:val="24"/>
          <w:szCs w:val="24"/>
        </w:rPr>
      </w:pPr>
    </w:p>
    <w:p w14:paraId="77CE4430"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19. </w:t>
      </w:r>
      <w:r>
        <w:rPr>
          <w:rFonts w:ascii="Times New Roman" w:hAnsi="Times New Roman"/>
          <w:sz w:val="24"/>
          <w:szCs w:val="24"/>
        </w:rPr>
        <w:tab/>
      </w:r>
      <w:r w:rsidRPr="00D05518">
        <w:rPr>
          <w:rFonts w:ascii="Times New Roman" w:hAnsi="Times New Roman"/>
          <w:sz w:val="24"/>
          <w:szCs w:val="24"/>
        </w:rPr>
        <w:t xml:space="preserve">Se o auditor concluir que </w:t>
      </w:r>
      <w:r>
        <w:rPr>
          <w:rFonts w:ascii="Times New Roman" w:hAnsi="Times New Roman"/>
          <w:sz w:val="24"/>
          <w:szCs w:val="24"/>
        </w:rPr>
        <w:t>existe</w:t>
      </w:r>
      <w:r w:rsidRPr="00D05518">
        <w:rPr>
          <w:rFonts w:ascii="Times New Roman" w:hAnsi="Times New Roman"/>
          <w:sz w:val="24"/>
          <w:szCs w:val="24"/>
        </w:rPr>
        <w:t xml:space="preserve"> distorção relevante nas outras informações obtidas após a data do seu relatório, ele deve:</w:t>
      </w:r>
    </w:p>
    <w:p w14:paraId="3F1ADF0C" w14:textId="77777777" w:rsidR="00C1157F" w:rsidRPr="00D05518" w:rsidRDefault="00C1157F" w:rsidP="00C1157F">
      <w:pPr>
        <w:pStyle w:val="Corpodetexto"/>
        <w:spacing w:after="120"/>
        <w:ind w:left="993" w:hanging="426"/>
        <w:rPr>
          <w:rFonts w:ascii="Times New Roman" w:hAnsi="Times New Roman"/>
          <w:sz w:val="24"/>
          <w:szCs w:val="24"/>
        </w:rPr>
      </w:pPr>
      <w:r w:rsidRPr="00D05518">
        <w:rPr>
          <w:rFonts w:ascii="Times New Roman" w:hAnsi="Times New Roman"/>
          <w:sz w:val="24"/>
          <w:szCs w:val="24"/>
        </w:rPr>
        <w:t xml:space="preserve">(a) </w:t>
      </w:r>
      <w:r>
        <w:rPr>
          <w:rFonts w:ascii="Times New Roman" w:hAnsi="Times New Roman"/>
          <w:sz w:val="24"/>
          <w:szCs w:val="24"/>
        </w:rPr>
        <w:tab/>
        <w:t>e</w:t>
      </w:r>
      <w:r w:rsidRPr="00D05518">
        <w:rPr>
          <w:rFonts w:ascii="Times New Roman" w:hAnsi="Times New Roman"/>
          <w:sz w:val="24"/>
          <w:szCs w:val="24"/>
        </w:rPr>
        <w:t>xecutar procedimentos necessários às circunstâncias, se as outras informações tiverem sido corrigidas (ver item A48);</w:t>
      </w:r>
      <w:r>
        <w:rPr>
          <w:rFonts w:ascii="Times New Roman" w:hAnsi="Times New Roman"/>
          <w:sz w:val="24"/>
          <w:szCs w:val="24"/>
        </w:rPr>
        <w:t xml:space="preserve"> ou</w:t>
      </w:r>
    </w:p>
    <w:p w14:paraId="04EBA1B6" w14:textId="77777777" w:rsidR="00C1157F" w:rsidRPr="00D05518" w:rsidRDefault="00C1157F" w:rsidP="00C1157F">
      <w:pPr>
        <w:pStyle w:val="Corpodetexto"/>
        <w:ind w:left="993" w:hanging="426"/>
        <w:rPr>
          <w:rFonts w:ascii="Times New Roman" w:hAnsi="Times New Roman"/>
          <w:sz w:val="24"/>
          <w:szCs w:val="24"/>
        </w:rPr>
      </w:pPr>
      <w:r w:rsidRPr="00D05518">
        <w:rPr>
          <w:rFonts w:ascii="Times New Roman" w:hAnsi="Times New Roman"/>
          <w:sz w:val="24"/>
          <w:szCs w:val="24"/>
        </w:rPr>
        <w:t xml:space="preserve">(b) </w:t>
      </w:r>
      <w:r>
        <w:rPr>
          <w:rFonts w:ascii="Times New Roman" w:hAnsi="Times New Roman"/>
          <w:sz w:val="24"/>
          <w:szCs w:val="24"/>
        </w:rPr>
        <w:tab/>
        <w:t>t</w:t>
      </w:r>
      <w:r w:rsidRPr="00D05518">
        <w:rPr>
          <w:rFonts w:ascii="Times New Roman" w:hAnsi="Times New Roman"/>
          <w:sz w:val="24"/>
          <w:szCs w:val="24"/>
        </w:rPr>
        <w:t>omar ação apropriada considerando os seus direitos e obrigações</w:t>
      </w:r>
      <w:r>
        <w:rPr>
          <w:rFonts w:ascii="Times New Roman" w:hAnsi="Times New Roman"/>
          <w:sz w:val="24"/>
          <w:szCs w:val="24"/>
        </w:rPr>
        <w:t>,</w:t>
      </w:r>
      <w:r w:rsidRPr="00D05518">
        <w:rPr>
          <w:rFonts w:ascii="Times New Roman" w:hAnsi="Times New Roman"/>
          <w:sz w:val="24"/>
          <w:szCs w:val="24"/>
        </w:rPr>
        <w:t xml:space="preserve"> para</w:t>
      </w:r>
      <w:r>
        <w:rPr>
          <w:rFonts w:ascii="Times New Roman" w:hAnsi="Times New Roman"/>
          <w:sz w:val="24"/>
          <w:szCs w:val="24"/>
        </w:rPr>
        <w:t>,</w:t>
      </w:r>
      <w:r w:rsidRPr="00D05518">
        <w:rPr>
          <w:rFonts w:ascii="Times New Roman" w:hAnsi="Times New Roman"/>
          <w:sz w:val="24"/>
          <w:szCs w:val="24"/>
        </w:rPr>
        <w:t xml:space="preserve"> apropriadamente</w:t>
      </w:r>
      <w:r>
        <w:rPr>
          <w:rFonts w:ascii="Times New Roman" w:hAnsi="Times New Roman"/>
          <w:sz w:val="24"/>
          <w:szCs w:val="24"/>
        </w:rPr>
        <w:t>,</w:t>
      </w:r>
      <w:r w:rsidRPr="00D05518">
        <w:rPr>
          <w:rFonts w:ascii="Times New Roman" w:hAnsi="Times New Roman"/>
          <w:sz w:val="24"/>
          <w:szCs w:val="24"/>
        </w:rPr>
        <w:t xml:space="preserve"> levar ao conhecimento </w:t>
      </w:r>
      <w:r w:rsidRPr="0043709B">
        <w:rPr>
          <w:rFonts w:ascii="Times New Roman" w:hAnsi="Times New Roman"/>
          <w:sz w:val="24"/>
          <w:szCs w:val="24"/>
          <w:highlight w:val="yellow"/>
        </w:rPr>
        <w:t>dos usuários do seu relatório</w:t>
      </w:r>
      <w:r w:rsidRPr="00D05518">
        <w:rPr>
          <w:rFonts w:ascii="Times New Roman" w:hAnsi="Times New Roman"/>
          <w:sz w:val="24"/>
          <w:szCs w:val="24"/>
        </w:rPr>
        <w:t>, se as outras informações não tiverem sido</w:t>
      </w:r>
      <w:r>
        <w:rPr>
          <w:rFonts w:ascii="Times New Roman" w:hAnsi="Times New Roman"/>
          <w:sz w:val="24"/>
          <w:szCs w:val="24"/>
        </w:rPr>
        <w:t xml:space="preserve"> </w:t>
      </w:r>
      <w:r w:rsidRPr="00D05518">
        <w:rPr>
          <w:rFonts w:ascii="Times New Roman" w:hAnsi="Times New Roman"/>
          <w:sz w:val="24"/>
          <w:szCs w:val="24"/>
        </w:rPr>
        <w:t>corrigidas após a comunicação aos responsáveis pela governança (ver itens A49</w:t>
      </w:r>
      <w:r>
        <w:rPr>
          <w:rFonts w:ascii="Times New Roman" w:hAnsi="Times New Roman"/>
          <w:sz w:val="24"/>
          <w:szCs w:val="24"/>
        </w:rPr>
        <w:t xml:space="preserve"> e </w:t>
      </w:r>
      <w:r w:rsidRPr="00D05518">
        <w:rPr>
          <w:rFonts w:ascii="Times New Roman" w:hAnsi="Times New Roman"/>
          <w:sz w:val="24"/>
          <w:szCs w:val="24"/>
        </w:rPr>
        <w:t>A50)</w:t>
      </w:r>
      <w:r>
        <w:rPr>
          <w:rFonts w:ascii="Times New Roman" w:hAnsi="Times New Roman"/>
          <w:sz w:val="24"/>
          <w:szCs w:val="24"/>
        </w:rPr>
        <w:t xml:space="preserve">. </w:t>
      </w:r>
    </w:p>
    <w:p w14:paraId="5EA76821" w14:textId="77777777" w:rsidR="00C1157F" w:rsidRPr="001117D0" w:rsidRDefault="00C1157F" w:rsidP="00C1157F">
      <w:pPr>
        <w:pStyle w:val="List1"/>
        <w:numPr>
          <w:ilvl w:val="0"/>
          <w:numId w:val="0"/>
        </w:numPr>
        <w:spacing w:before="0" w:line="240" w:lineRule="auto"/>
        <w:jc w:val="both"/>
        <w:rPr>
          <w:sz w:val="24"/>
          <w:lang w:val="pt-BR"/>
        </w:rPr>
      </w:pPr>
    </w:p>
    <w:p w14:paraId="5752AFD9" w14:textId="77777777" w:rsidR="00C1157F" w:rsidRPr="00D05518" w:rsidRDefault="00C1157F" w:rsidP="00C1157F">
      <w:pPr>
        <w:pStyle w:val="List1"/>
        <w:numPr>
          <w:ilvl w:val="0"/>
          <w:numId w:val="0"/>
        </w:numPr>
        <w:spacing w:before="0" w:line="240" w:lineRule="auto"/>
        <w:jc w:val="both"/>
        <w:rPr>
          <w:b/>
          <w:sz w:val="24"/>
          <w:lang w:val="pt-BR"/>
        </w:rPr>
      </w:pPr>
      <w:r w:rsidRPr="00D05518">
        <w:rPr>
          <w:b/>
          <w:sz w:val="24"/>
          <w:lang w:val="pt-BR"/>
        </w:rPr>
        <w:t>Resposta quando exist</w:t>
      </w:r>
      <w:r>
        <w:rPr>
          <w:b/>
          <w:sz w:val="24"/>
          <w:lang w:val="pt-BR"/>
        </w:rPr>
        <w:t xml:space="preserve">e </w:t>
      </w:r>
      <w:r w:rsidRPr="00D05518">
        <w:rPr>
          <w:b/>
          <w:sz w:val="24"/>
          <w:lang w:val="pt-BR"/>
        </w:rPr>
        <w:t>distorção relevante nas demonstrações contábeis ou o entendimento do auditor sobre a entidade e seu ambiente precisa ser atualizado</w:t>
      </w:r>
    </w:p>
    <w:p w14:paraId="1A310D52" w14:textId="77777777" w:rsidR="00C1157F" w:rsidRDefault="00C1157F" w:rsidP="00C1157F">
      <w:pPr>
        <w:spacing w:after="0" w:line="240" w:lineRule="auto"/>
        <w:ind w:left="567" w:hanging="567"/>
        <w:jc w:val="both"/>
        <w:rPr>
          <w:rFonts w:ascii="Times New Roman" w:hAnsi="Times New Roman"/>
          <w:sz w:val="24"/>
          <w:szCs w:val="24"/>
        </w:rPr>
      </w:pPr>
    </w:p>
    <w:p w14:paraId="66D8D56F" w14:textId="77777777" w:rsidR="00C1157F" w:rsidRPr="00D05518" w:rsidRDefault="00C1157F" w:rsidP="00C1157F">
      <w:pPr>
        <w:spacing w:after="0" w:line="240" w:lineRule="auto"/>
        <w:ind w:left="567" w:hanging="567"/>
        <w:jc w:val="both"/>
        <w:rPr>
          <w:rFonts w:ascii="Times New Roman" w:hAnsi="Times New Roman"/>
          <w:sz w:val="24"/>
          <w:szCs w:val="24"/>
        </w:rPr>
      </w:pPr>
      <w:r w:rsidRPr="00D05518">
        <w:rPr>
          <w:rFonts w:ascii="Times New Roman" w:hAnsi="Times New Roman"/>
          <w:sz w:val="24"/>
          <w:szCs w:val="24"/>
        </w:rPr>
        <w:t>20.</w:t>
      </w:r>
      <w:r>
        <w:rPr>
          <w:rFonts w:ascii="Times New Roman" w:hAnsi="Times New Roman"/>
          <w:sz w:val="24"/>
          <w:szCs w:val="24"/>
        </w:rPr>
        <w:tab/>
      </w:r>
      <w:r w:rsidRPr="00D05518">
        <w:rPr>
          <w:rFonts w:ascii="Times New Roman" w:hAnsi="Times New Roman"/>
          <w:sz w:val="24"/>
          <w:szCs w:val="24"/>
        </w:rPr>
        <w:t>Se, como resultado de procedimentos executados</w:t>
      </w:r>
      <w:r>
        <w:rPr>
          <w:rFonts w:ascii="Times New Roman" w:hAnsi="Times New Roman"/>
          <w:sz w:val="24"/>
          <w:szCs w:val="24"/>
        </w:rPr>
        <w:t>,</w:t>
      </w:r>
      <w:r w:rsidRPr="00D05518">
        <w:rPr>
          <w:rFonts w:ascii="Times New Roman" w:hAnsi="Times New Roman"/>
          <w:sz w:val="24"/>
          <w:szCs w:val="24"/>
        </w:rPr>
        <w:t xml:space="preserve"> conforme itens 14</w:t>
      </w:r>
      <w:r>
        <w:rPr>
          <w:rFonts w:ascii="Times New Roman" w:hAnsi="Times New Roman"/>
          <w:sz w:val="24"/>
          <w:szCs w:val="24"/>
        </w:rPr>
        <w:t xml:space="preserve"> e </w:t>
      </w:r>
      <w:r w:rsidRPr="00D05518">
        <w:rPr>
          <w:rFonts w:ascii="Times New Roman" w:hAnsi="Times New Roman"/>
          <w:sz w:val="24"/>
          <w:szCs w:val="24"/>
        </w:rPr>
        <w:t xml:space="preserve">15, o auditor concluir que existe </w:t>
      </w:r>
      <w:r w:rsidRPr="0043709B">
        <w:rPr>
          <w:rFonts w:ascii="Times New Roman" w:hAnsi="Times New Roman"/>
          <w:sz w:val="24"/>
          <w:szCs w:val="24"/>
          <w:highlight w:val="red"/>
        </w:rPr>
        <w:t>distorção relevante</w:t>
      </w:r>
      <w:r w:rsidRPr="00D05518">
        <w:rPr>
          <w:rFonts w:ascii="Times New Roman" w:hAnsi="Times New Roman"/>
          <w:sz w:val="24"/>
          <w:szCs w:val="24"/>
        </w:rPr>
        <w:t xml:space="preserve"> ou que o seu entendimento sobre a entidade e seu ambiente precisa ser atualizado, ele deve </w:t>
      </w:r>
      <w:r w:rsidRPr="0043709B">
        <w:rPr>
          <w:rFonts w:ascii="Times New Roman" w:hAnsi="Times New Roman"/>
          <w:sz w:val="24"/>
          <w:szCs w:val="24"/>
          <w:highlight w:val="yellow"/>
        </w:rPr>
        <w:t>responder apropriadamente</w:t>
      </w:r>
      <w:r w:rsidRPr="00D05518">
        <w:rPr>
          <w:rFonts w:ascii="Times New Roman" w:hAnsi="Times New Roman"/>
          <w:sz w:val="24"/>
          <w:szCs w:val="24"/>
        </w:rPr>
        <w:t xml:space="preserve"> de acordo com outras normas de auditoria (ver item A51)</w:t>
      </w:r>
      <w:r>
        <w:rPr>
          <w:rFonts w:ascii="Times New Roman" w:hAnsi="Times New Roman"/>
          <w:sz w:val="24"/>
          <w:szCs w:val="24"/>
        </w:rPr>
        <w:t>.</w:t>
      </w:r>
    </w:p>
    <w:p w14:paraId="2780EA94" w14:textId="77777777" w:rsidR="00C1157F" w:rsidRPr="00D05518" w:rsidRDefault="00C1157F" w:rsidP="00C1157F">
      <w:pPr>
        <w:pStyle w:val="Corpodetexto"/>
        <w:rPr>
          <w:rFonts w:ascii="Times New Roman" w:hAnsi="Times New Roman"/>
          <w:sz w:val="24"/>
          <w:szCs w:val="24"/>
        </w:rPr>
      </w:pPr>
    </w:p>
    <w:p w14:paraId="17B3EEC8"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Relatório</w:t>
      </w:r>
    </w:p>
    <w:p w14:paraId="6CDC3F47" w14:textId="77777777" w:rsidR="00C1157F" w:rsidRDefault="00C1157F" w:rsidP="00C1157F">
      <w:pPr>
        <w:spacing w:after="0" w:line="240" w:lineRule="auto"/>
        <w:ind w:left="567" w:hanging="567"/>
        <w:jc w:val="both"/>
        <w:rPr>
          <w:rFonts w:ascii="Times New Roman" w:hAnsi="Times New Roman"/>
          <w:sz w:val="24"/>
          <w:szCs w:val="24"/>
        </w:rPr>
      </w:pPr>
    </w:p>
    <w:p w14:paraId="587471B7"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21. </w:t>
      </w:r>
      <w:r>
        <w:rPr>
          <w:rFonts w:ascii="Times New Roman" w:hAnsi="Times New Roman"/>
          <w:sz w:val="24"/>
          <w:szCs w:val="24"/>
        </w:rPr>
        <w:tab/>
      </w:r>
      <w:r w:rsidRPr="00D05518">
        <w:rPr>
          <w:rFonts w:ascii="Times New Roman" w:hAnsi="Times New Roman"/>
          <w:sz w:val="24"/>
          <w:szCs w:val="24"/>
        </w:rPr>
        <w:t xml:space="preserve">O auditor deve incluir no seu relatório uma seção separada com o título </w:t>
      </w:r>
      <w:r>
        <w:rPr>
          <w:rFonts w:ascii="Times New Roman" w:hAnsi="Times New Roman"/>
          <w:sz w:val="24"/>
          <w:szCs w:val="24"/>
        </w:rPr>
        <w:t>“</w:t>
      </w:r>
      <w:r w:rsidRPr="0043709B">
        <w:rPr>
          <w:rFonts w:ascii="Times New Roman" w:hAnsi="Times New Roman"/>
          <w:sz w:val="24"/>
          <w:szCs w:val="24"/>
          <w:highlight w:val="yellow"/>
        </w:rPr>
        <w:t>Outras informações</w:t>
      </w:r>
      <w:r>
        <w:rPr>
          <w:rFonts w:ascii="Times New Roman" w:hAnsi="Times New Roman"/>
          <w:sz w:val="24"/>
          <w:szCs w:val="24"/>
        </w:rPr>
        <w:t>”</w:t>
      </w:r>
      <w:r w:rsidRPr="00D05518">
        <w:rPr>
          <w:rFonts w:ascii="Times New Roman" w:hAnsi="Times New Roman"/>
          <w:sz w:val="24"/>
          <w:szCs w:val="24"/>
        </w:rPr>
        <w:t xml:space="preserve">, ou </w:t>
      </w:r>
      <w:r w:rsidRPr="0043709B">
        <w:rPr>
          <w:rFonts w:ascii="Times New Roman" w:hAnsi="Times New Roman"/>
          <w:sz w:val="24"/>
          <w:szCs w:val="24"/>
          <w:highlight w:val="yellow"/>
        </w:rPr>
        <w:t>outro título apropriado</w:t>
      </w:r>
      <w:r w:rsidRPr="00D05518">
        <w:rPr>
          <w:rFonts w:ascii="Times New Roman" w:hAnsi="Times New Roman"/>
          <w:sz w:val="24"/>
          <w:szCs w:val="24"/>
        </w:rPr>
        <w:t>, quando, na data do seu relatório:</w:t>
      </w:r>
    </w:p>
    <w:p w14:paraId="063B5B1E" w14:textId="77777777" w:rsidR="00C1157F" w:rsidRPr="00D05518" w:rsidRDefault="00C1157F">
      <w:pPr>
        <w:pStyle w:val="Corpodetexto"/>
        <w:widowControl w:val="0"/>
        <w:numPr>
          <w:ilvl w:val="0"/>
          <w:numId w:val="298"/>
        </w:numPr>
        <w:autoSpaceDE/>
        <w:autoSpaceDN/>
        <w:adjustRightInd/>
        <w:spacing w:after="120"/>
        <w:ind w:left="993" w:hanging="426"/>
        <w:rPr>
          <w:rFonts w:ascii="Times New Roman" w:hAnsi="Times New Roman"/>
          <w:sz w:val="24"/>
          <w:szCs w:val="24"/>
        </w:rPr>
      </w:pPr>
      <w:r>
        <w:rPr>
          <w:rFonts w:ascii="Times New Roman" w:hAnsi="Times New Roman"/>
          <w:sz w:val="24"/>
          <w:szCs w:val="24"/>
        </w:rPr>
        <w:t>n</w:t>
      </w:r>
      <w:r w:rsidRPr="00D05518">
        <w:rPr>
          <w:rFonts w:ascii="Times New Roman" w:hAnsi="Times New Roman"/>
          <w:sz w:val="24"/>
          <w:szCs w:val="24"/>
        </w:rPr>
        <w:t>a auditoria das demonstrações contábeis de entidade listada, o auditor obteve ou espera obter a</w:t>
      </w:r>
      <w:r>
        <w:rPr>
          <w:rFonts w:ascii="Times New Roman" w:hAnsi="Times New Roman"/>
          <w:sz w:val="24"/>
          <w:szCs w:val="24"/>
        </w:rPr>
        <w:t>s</w:t>
      </w:r>
      <w:r w:rsidRPr="00D05518">
        <w:rPr>
          <w:rFonts w:ascii="Times New Roman" w:hAnsi="Times New Roman"/>
          <w:sz w:val="24"/>
          <w:szCs w:val="24"/>
        </w:rPr>
        <w:t xml:space="preserve"> outra</w:t>
      </w:r>
      <w:r>
        <w:rPr>
          <w:rFonts w:ascii="Times New Roman" w:hAnsi="Times New Roman"/>
          <w:sz w:val="24"/>
          <w:szCs w:val="24"/>
        </w:rPr>
        <w:t>s</w:t>
      </w:r>
      <w:r w:rsidRPr="00D05518">
        <w:rPr>
          <w:rFonts w:ascii="Times New Roman" w:hAnsi="Times New Roman"/>
          <w:sz w:val="24"/>
          <w:szCs w:val="24"/>
        </w:rPr>
        <w:t xml:space="preserve"> informaç</w:t>
      </w:r>
      <w:r>
        <w:rPr>
          <w:rFonts w:ascii="Times New Roman" w:hAnsi="Times New Roman"/>
          <w:sz w:val="24"/>
          <w:szCs w:val="24"/>
        </w:rPr>
        <w:t>ões</w:t>
      </w:r>
      <w:r w:rsidRPr="00D05518">
        <w:rPr>
          <w:rFonts w:ascii="Times New Roman" w:hAnsi="Times New Roman"/>
          <w:sz w:val="24"/>
          <w:szCs w:val="24"/>
        </w:rPr>
        <w:t>; ou</w:t>
      </w:r>
    </w:p>
    <w:p w14:paraId="2E233503" w14:textId="77777777" w:rsidR="00C1157F" w:rsidRPr="00D05518" w:rsidRDefault="00C1157F">
      <w:pPr>
        <w:pStyle w:val="Corpodetexto"/>
        <w:widowControl w:val="0"/>
        <w:numPr>
          <w:ilvl w:val="0"/>
          <w:numId w:val="298"/>
        </w:numPr>
        <w:autoSpaceDE/>
        <w:autoSpaceDN/>
        <w:adjustRightInd/>
        <w:ind w:left="993" w:hanging="426"/>
        <w:rPr>
          <w:rFonts w:ascii="Times New Roman" w:hAnsi="Times New Roman"/>
          <w:sz w:val="24"/>
          <w:szCs w:val="24"/>
        </w:rPr>
      </w:pPr>
      <w:r>
        <w:rPr>
          <w:rFonts w:ascii="Times New Roman" w:hAnsi="Times New Roman"/>
          <w:sz w:val="24"/>
          <w:szCs w:val="24"/>
        </w:rPr>
        <w:t>n</w:t>
      </w:r>
      <w:r w:rsidRPr="00D05518">
        <w:rPr>
          <w:rFonts w:ascii="Times New Roman" w:hAnsi="Times New Roman"/>
          <w:sz w:val="24"/>
          <w:szCs w:val="24"/>
        </w:rPr>
        <w:t xml:space="preserve">a auditoria de demonstrações contábeis de uma entidade </w:t>
      </w:r>
      <w:r w:rsidRPr="0043709B">
        <w:rPr>
          <w:rFonts w:ascii="Times New Roman" w:hAnsi="Times New Roman"/>
          <w:sz w:val="24"/>
          <w:szCs w:val="24"/>
          <w:highlight w:val="yellow"/>
        </w:rPr>
        <w:t>não listada</w:t>
      </w:r>
      <w:r w:rsidRPr="00D05518">
        <w:rPr>
          <w:rFonts w:ascii="Times New Roman" w:hAnsi="Times New Roman"/>
          <w:sz w:val="24"/>
          <w:szCs w:val="24"/>
        </w:rPr>
        <w:t>, o auditor obteve alguma ou todas as outras informações (ver item A52)</w:t>
      </w:r>
      <w:r>
        <w:rPr>
          <w:rFonts w:ascii="Times New Roman" w:hAnsi="Times New Roman"/>
          <w:sz w:val="24"/>
          <w:szCs w:val="24"/>
        </w:rPr>
        <w:t>.</w:t>
      </w:r>
    </w:p>
    <w:p w14:paraId="17B586E3" w14:textId="77777777" w:rsidR="00C1157F" w:rsidRPr="00D05518" w:rsidRDefault="00C1157F" w:rsidP="00C1157F">
      <w:pPr>
        <w:pStyle w:val="Corpodetexto"/>
        <w:rPr>
          <w:rFonts w:ascii="Times New Roman" w:hAnsi="Times New Roman"/>
          <w:sz w:val="24"/>
          <w:szCs w:val="24"/>
        </w:rPr>
      </w:pPr>
    </w:p>
    <w:p w14:paraId="2A04814B"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22. </w:t>
      </w:r>
      <w:r>
        <w:rPr>
          <w:rFonts w:ascii="Times New Roman" w:hAnsi="Times New Roman"/>
          <w:sz w:val="24"/>
          <w:szCs w:val="24"/>
        </w:rPr>
        <w:tab/>
      </w:r>
      <w:r w:rsidRPr="00D05518">
        <w:rPr>
          <w:rFonts w:ascii="Times New Roman" w:hAnsi="Times New Roman"/>
          <w:sz w:val="24"/>
          <w:szCs w:val="24"/>
        </w:rPr>
        <w:t xml:space="preserve">Quando for requerido incluir a seção de Outras </w:t>
      </w:r>
      <w:r>
        <w:rPr>
          <w:rFonts w:ascii="Times New Roman" w:hAnsi="Times New Roman"/>
          <w:sz w:val="24"/>
          <w:szCs w:val="24"/>
        </w:rPr>
        <w:t>i</w:t>
      </w:r>
      <w:r w:rsidRPr="00D05518">
        <w:rPr>
          <w:rFonts w:ascii="Times New Roman" w:hAnsi="Times New Roman"/>
          <w:sz w:val="24"/>
          <w:szCs w:val="24"/>
        </w:rPr>
        <w:t>nformações no relatório do auditor</w:t>
      </w:r>
      <w:r>
        <w:rPr>
          <w:rFonts w:ascii="Times New Roman" w:hAnsi="Times New Roman"/>
          <w:sz w:val="24"/>
          <w:szCs w:val="24"/>
        </w:rPr>
        <w:t>,</w:t>
      </w:r>
      <w:r w:rsidRPr="00D05518">
        <w:rPr>
          <w:rFonts w:ascii="Times New Roman" w:hAnsi="Times New Roman"/>
          <w:sz w:val="24"/>
          <w:szCs w:val="24"/>
        </w:rPr>
        <w:t xml:space="preserve"> de acordo com o item 21, essa seção deve incluir (ver item A53):</w:t>
      </w:r>
    </w:p>
    <w:p w14:paraId="09E0D106" w14:textId="77777777" w:rsidR="00C1157F" w:rsidRPr="00D05518" w:rsidRDefault="00C1157F" w:rsidP="00C1157F">
      <w:pPr>
        <w:pStyle w:val="Corpodetexto"/>
        <w:spacing w:after="120"/>
        <w:ind w:left="993" w:hanging="426"/>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ab/>
        <w:t>d</w:t>
      </w:r>
      <w:r w:rsidRPr="00D05518">
        <w:rPr>
          <w:rFonts w:ascii="Times New Roman" w:hAnsi="Times New Roman"/>
          <w:sz w:val="24"/>
          <w:szCs w:val="24"/>
        </w:rPr>
        <w:t>eclaração que a administração é responsável por essas outras informações;</w:t>
      </w:r>
    </w:p>
    <w:p w14:paraId="10BF7E31" w14:textId="77777777" w:rsidR="00C1157F" w:rsidRPr="00D05518" w:rsidRDefault="00C1157F" w:rsidP="00C1157F">
      <w:pPr>
        <w:pStyle w:val="Corpodetexto"/>
        <w:spacing w:after="120"/>
        <w:ind w:left="993" w:hanging="426"/>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b/>
        <w:t>i</w:t>
      </w:r>
      <w:r w:rsidRPr="00D05518">
        <w:rPr>
          <w:rFonts w:ascii="Times New Roman" w:hAnsi="Times New Roman"/>
          <w:sz w:val="24"/>
          <w:szCs w:val="24"/>
        </w:rPr>
        <w:t>dentificação que:</w:t>
      </w:r>
    </w:p>
    <w:p w14:paraId="1D58DB52" w14:textId="77777777" w:rsidR="00C1157F" w:rsidRPr="00D05518" w:rsidRDefault="00C1157F" w:rsidP="00C1157F">
      <w:pPr>
        <w:pStyle w:val="Corpodetexto"/>
        <w:spacing w:after="120"/>
        <w:ind w:left="1418" w:hanging="425"/>
        <w:rPr>
          <w:rFonts w:ascii="Times New Roman" w:hAnsi="Times New Roman"/>
          <w:sz w:val="24"/>
          <w:szCs w:val="24"/>
        </w:rPr>
      </w:pPr>
      <w:r w:rsidRPr="00D05518">
        <w:rPr>
          <w:rFonts w:ascii="Times New Roman" w:hAnsi="Times New Roman"/>
          <w:sz w:val="24"/>
          <w:szCs w:val="24"/>
        </w:rPr>
        <w:t xml:space="preserve">(i) </w:t>
      </w:r>
      <w:r>
        <w:rPr>
          <w:rFonts w:ascii="Times New Roman" w:hAnsi="Times New Roman"/>
          <w:sz w:val="24"/>
          <w:szCs w:val="24"/>
        </w:rPr>
        <w:tab/>
        <w:t>o</w:t>
      </w:r>
      <w:r w:rsidRPr="00D05518">
        <w:rPr>
          <w:rFonts w:ascii="Times New Roman" w:hAnsi="Times New Roman"/>
          <w:sz w:val="24"/>
          <w:szCs w:val="24"/>
        </w:rPr>
        <w:t xml:space="preserve">utras </w:t>
      </w:r>
      <w:r>
        <w:rPr>
          <w:rFonts w:ascii="Times New Roman" w:hAnsi="Times New Roman"/>
          <w:sz w:val="24"/>
          <w:szCs w:val="24"/>
        </w:rPr>
        <w:t>i</w:t>
      </w:r>
      <w:r w:rsidRPr="00D05518">
        <w:rPr>
          <w:rFonts w:ascii="Times New Roman" w:hAnsi="Times New Roman"/>
          <w:sz w:val="24"/>
          <w:szCs w:val="24"/>
        </w:rPr>
        <w:t xml:space="preserve">nformações, se houver, foram obtidas pelo auditor </w:t>
      </w:r>
      <w:r w:rsidRPr="0043709B">
        <w:rPr>
          <w:rFonts w:ascii="Times New Roman" w:hAnsi="Times New Roman"/>
          <w:sz w:val="24"/>
          <w:szCs w:val="24"/>
          <w:highlight w:val="yellow"/>
        </w:rPr>
        <w:t>antes da data do seu relatório</w:t>
      </w:r>
      <w:r>
        <w:rPr>
          <w:rFonts w:ascii="Times New Roman" w:hAnsi="Times New Roman"/>
          <w:sz w:val="24"/>
          <w:szCs w:val="24"/>
        </w:rPr>
        <w:t>;</w:t>
      </w:r>
      <w:r w:rsidRPr="00D05518">
        <w:rPr>
          <w:rFonts w:ascii="Times New Roman" w:hAnsi="Times New Roman"/>
          <w:sz w:val="24"/>
          <w:szCs w:val="24"/>
        </w:rPr>
        <w:t xml:space="preserve"> e</w:t>
      </w:r>
    </w:p>
    <w:p w14:paraId="74E29122" w14:textId="77777777" w:rsidR="00C1157F" w:rsidRPr="00D05518" w:rsidRDefault="00C1157F" w:rsidP="00C1157F">
      <w:pPr>
        <w:pStyle w:val="Corpodetexto"/>
        <w:spacing w:after="120"/>
        <w:ind w:left="1418" w:hanging="425"/>
        <w:rPr>
          <w:rFonts w:ascii="Times New Roman" w:hAnsi="Times New Roman"/>
          <w:sz w:val="24"/>
          <w:szCs w:val="24"/>
        </w:rPr>
      </w:pPr>
      <w:r w:rsidRPr="00D05518">
        <w:rPr>
          <w:rFonts w:ascii="Times New Roman" w:hAnsi="Times New Roman"/>
          <w:sz w:val="24"/>
          <w:szCs w:val="24"/>
        </w:rPr>
        <w:t xml:space="preserve">(ii) </w:t>
      </w:r>
      <w:r>
        <w:rPr>
          <w:rFonts w:ascii="Times New Roman" w:hAnsi="Times New Roman"/>
          <w:sz w:val="24"/>
          <w:szCs w:val="24"/>
        </w:rPr>
        <w:tab/>
        <w:t>p</w:t>
      </w:r>
      <w:r w:rsidRPr="00D05518">
        <w:rPr>
          <w:rFonts w:ascii="Times New Roman" w:hAnsi="Times New Roman"/>
          <w:sz w:val="24"/>
          <w:szCs w:val="24"/>
        </w:rPr>
        <w:t xml:space="preserve">ara a auditoria de demonstrações contábeis de entidade listada, for esperado que outras informações, se houver, sejam obtidas </w:t>
      </w:r>
      <w:r w:rsidRPr="0043709B">
        <w:rPr>
          <w:rFonts w:ascii="Times New Roman" w:hAnsi="Times New Roman"/>
          <w:sz w:val="24"/>
          <w:szCs w:val="24"/>
          <w:highlight w:val="yellow"/>
        </w:rPr>
        <w:t>após a data do relatório do auditor</w:t>
      </w:r>
      <w:r>
        <w:rPr>
          <w:rFonts w:ascii="Times New Roman" w:hAnsi="Times New Roman"/>
          <w:sz w:val="24"/>
          <w:szCs w:val="24"/>
        </w:rPr>
        <w:t>;</w:t>
      </w:r>
    </w:p>
    <w:p w14:paraId="32E6B5F8" w14:textId="77777777" w:rsidR="00C1157F" w:rsidRPr="00D05518" w:rsidRDefault="00C1157F" w:rsidP="00C1157F">
      <w:pPr>
        <w:pStyle w:val="Corpodetexto"/>
        <w:spacing w:after="120"/>
        <w:ind w:left="993" w:hanging="426"/>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b/>
        <w:t>d</w:t>
      </w:r>
      <w:r w:rsidRPr="00D05518">
        <w:rPr>
          <w:rFonts w:ascii="Times New Roman" w:hAnsi="Times New Roman"/>
          <w:sz w:val="24"/>
          <w:szCs w:val="24"/>
        </w:rPr>
        <w:t xml:space="preserve">eclaração que a opinião do auditor </w:t>
      </w:r>
      <w:r w:rsidRPr="0043709B">
        <w:rPr>
          <w:rFonts w:ascii="Times New Roman" w:hAnsi="Times New Roman"/>
          <w:sz w:val="24"/>
          <w:szCs w:val="24"/>
          <w:highlight w:val="yellow"/>
        </w:rPr>
        <w:t>não abrange</w:t>
      </w:r>
      <w:r w:rsidRPr="00D05518">
        <w:rPr>
          <w:rFonts w:ascii="Times New Roman" w:hAnsi="Times New Roman"/>
          <w:sz w:val="24"/>
          <w:szCs w:val="24"/>
        </w:rPr>
        <w:t xml:space="preserve"> as </w:t>
      </w:r>
      <w:r>
        <w:rPr>
          <w:rFonts w:ascii="Times New Roman" w:hAnsi="Times New Roman"/>
          <w:sz w:val="24"/>
          <w:szCs w:val="24"/>
        </w:rPr>
        <w:t>o</w:t>
      </w:r>
      <w:r w:rsidRPr="00D05518">
        <w:rPr>
          <w:rFonts w:ascii="Times New Roman" w:hAnsi="Times New Roman"/>
          <w:sz w:val="24"/>
          <w:szCs w:val="24"/>
        </w:rPr>
        <w:t xml:space="preserve">utras </w:t>
      </w:r>
      <w:r>
        <w:rPr>
          <w:rFonts w:ascii="Times New Roman" w:hAnsi="Times New Roman"/>
          <w:sz w:val="24"/>
          <w:szCs w:val="24"/>
        </w:rPr>
        <w:t>i</w:t>
      </w:r>
      <w:r w:rsidRPr="00D05518">
        <w:rPr>
          <w:rFonts w:ascii="Times New Roman" w:hAnsi="Times New Roman"/>
          <w:sz w:val="24"/>
          <w:szCs w:val="24"/>
        </w:rPr>
        <w:t xml:space="preserve">nformações e, consequentemente, que o auditor </w:t>
      </w:r>
      <w:r w:rsidRPr="0043709B">
        <w:rPr>
          <w:rFonts w:ascii="Times New Roman" w:hAnsi="Times New Roman"/>
          <w:sz w:val="24"/>
          <w:szCs w:val="24"/>
          <w:highlight w:val="red"/>
        </w:rPr>
        <w:t>não expressa</w:t>
      </w:r>
      <w:r w:rsidRPr="00D05518">
        <w:rPr>
          <w:rFonts w:ascii="Times New Roman" w:hAnsi="Times New Roman"/>
          <w:sz w:val="24"/>
          <w:szCs w:val="24"/>
        </w:rPr>
        <w:t xml:space="preserve"> (ou não irá expressar) uma opinião ou qualquer outra forma de conclusão de auditoria </w:t>
      </w:r>
      <w:r w:rsidRPr="0043709B">
        <w:rPr>
          <w:rFonts w:ascii="Times New Roman" w:hAnsi="Times New Roman"/>
          <w:sz w:val="24"/>
          <w:szCs w:val="24"/>
          <w:highlight w:val="yellow"/>
        </w:rPr>
        <w:t>sobre essas</w:t>
      </w:r>
      <w:r w:rsidRPr="00D05518">
        <w:rPr>
          <w:rFonts w:ascii="Times New Roman" w:hAnsi="Times New Roman"/>
          <w:sz w:val="24"/>
          <w:szCs w:val="24"/>
        </w:rPr>
        <w:t xml:space="preserve"> outras informações;</w:t>
      </w:r>
    </w:p>
    <w:p w14:paraId="57DFC53B" w14:textId="77777777" w:rsidR="00C1157F" w:rsidRPr="00D05518" w:rsidRDefault="00C1157F" w:rsidP="00C1157F">
      <w:pPr>
        <w:pStyle w:val="Corpodetexto"/>
        <w:spacing w:after="120"/>
        <w:ind w:left="993" w:hanging="426"/>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b/>
        <w:t>d</w:t>
      </w:r>
      <w:r w:rsidRPr="00D05518">
        <w:rPr>
          <w:rFonts w:ascii="Times New Roman" w:hAnsi="Times New Roman"/>
          <w:sz w:val="24"/>
          <w:szCs w:val="24"/>
        </w:rPr>
        <w:t>escrição das responsabilidades do auditor relacionadas à leitura, consideração e apresentação no relatório das outras informações</w:t>
      </w:r>
      <w:r>
        <w:rPr>
          <w:rFonts w:ascii="Times New Roman" w:hAnsi="Times New Roman"/>
          <w:sz w:val="24"/>
          <w:szCs w:val="24"/>
        </w:rPr>
        <w:t>,</w:t>
      </w:r>
      <w:r w:rsidRPr="00D05518">
        <w:rPr>
          <w:rFonts w:ascii="Times New Roman" w:hAnsi="Times New Roman"/>
          <w:sz w:val="24"/>
          <w:szCs w:val="24"/>
        </w:rPr>
        <w:t xml:space="preserve"> conforme requerido por esta </w:t>
      </w:r>
      <w:r>
        <w:rPr>
          <w:rFonts w:ascii="Times New Roman" w:hAnsi="Times New Roman"/>
          <w:sz w:val="24"/>
          <w:szCs w:val="24"/>
        </w:rPr>
        <w:t>norma</w:t>
      </w:r>
      <w:r w:rsidRPr="00D05518">
        <w:rPr>
          <w:rFonts w:ascii="Times New Roman" w:hAnsi="Times New Roman"/>
          <w:sz w:val="24"/>
          <w:szCs w:val="24"/>
        </w:rPr>
        <w:t xml:space="preserve">; e </w:t>
      </w:r>
    </w:p>
    <w:p w14:paraId="3E9E55FB" w14:textId="77777777" w:rsidR="00C1157F" w:rsidRPr="00D05518" w:rsidRDefault="00C1157F" w:rsidP="00C1157F">
      <w:pPr>
        <w:pStyle w:val="Corpodetexto"/>
        <w:spacing w:after="120"/>
        <w:ind w:left="993" w:hanging="426"/>
        <w:rPr>
          <w:rFonts w:ascii="Times New Roman" w:hAnsi="Times New Roman"/>
          <w:sz w:val="24"/>
          <w:szCs w:val="24"/>
        </w:rPr>
      </w:pPr>
      <w:r>
        <w:rPr>
          <w:rFonts w:ascii="Times New Roman" w:hAnsi="Times New Roman"/>
          <w:sz w:val="24"/>
          <w:szCs w:val="24"/>
        </w:rPr>
        <w:t xml:space="preserve">(e) </w:t>
      </w:r>
      <w:r>
        <w:rPr>
          <w:rFonts w:ascii="Times New Roman" w:hAnsi="Times New Roman"/>
          <w:sz w:val="24"/>
          <w:szCs w:val="24"/>
        </w:rPr>
        <w:tab/>
        <w:t>q</w:t>
      </w:r>
      <w:r w:rsidRPr="00D05518">
        <w:rPr>
          <w:rFonts w:ascii="Times New Roman" w:hAnsi="Times New Roman"/>
          <w:sz w:val="24"/>
          <w:szCs w:val="24"/>
        </w:rPr>
        <w:t xml:space="preserve">uando as outras informações forem obtidas </w:t>
      </w:r>
      <w:r w:rsidRPr="0043709B">
        <w:rPr>
          <w:rFonts w:ascii="Times New Roman" w:hAnsi="Times New Roman"/>
          <w:sz w:val="24"/>
          <w:szCs w:val="24"/>
          <w:highlight w:val="yellow"/>
        </w:rPr>
        <w:t>antes da data do relatório</w:t>
      </w:r>
      <w:r w:rsidRPr="00D05518">
        <w:rPr>
          <w:rFonts w:ascii="Times New Roman" w:hAnsi="Times New Roman"/>
          <w:sz w:val="24"/>
          <w:szCs w:val="24"/>
        </w:rPr>
        <w:t xml:space="preserve"> do auditor:</w:t>
      </w:r>
    </w:p>
    <w:p w14:paraId="5B554716" w14:textId="77777777" w:rsidR="00C1157F" w:rsidRPr="00D05518" w:rsidRDefault="00C1157F">
      <w:pPr>
        <w:pStyle w:val="PargrafodaLista"/>
        <w:numPr>
          <w:ilvl w:val="0"/>
          <w:numId w:val="351"/>
        </w:numPr>
        <w:ind w:left="1134" w:hanging="11"/>
      </w:pPr>
      <w:r>
        <w:t>d</w:t>
      </w:r>
      <w:r w:rsidRPr="00D05518">
        <w:t xml:space="preserve">eclaração que o auditor </w:t>
      </w:r>
      <w:r w:rsidRPr="00C24CA4">
        <w:rPr>
          <w:highlight w:val="red"/>
        </w:rPr>
        <w:t>não</w:t>
      </w:r>
      <w:r w:rsidRPr="00D05518">
        <w:t xml:space="preserve"> tem nada a relatar; ou </w:t>
      </w:r>
    </w:p>
    <w:p w14:paraId="71950D14" w14:textId="77777777" w:rsidR="00C1157F" w:rsidRPr="00D05518" w:rsidRDefault="00C1157F">
      <w:pPr>
        <w:pStyle w:val="PargrafodaLista"/>
        <w:numPr>
          <w:ilvl w:val="0"/>
          <w:numId w:val="351"/>
        </w:numPr>
        <w:ind w:left="1134" w:hanging="11"/>
      </w:pPr>
      <w:r>
        <w:t>d</w:t>
      </w:r>
      <w:r w:rsidRPr="00D05518">
        <w:t xml:space="preserve">eclaração que </w:t>
      </w:r>
      <w:r>
        <w:t>descreva</w:t>
      </w:r>
      <w:r w:rsidRPr="00D05518">
        <w:t xml:space="preserve"> a distorção relevante não corrigida nas outras informações, se o auditor concluir que existe distorção relevante não corrigida nessas</w:t>
      </w:r>
      <w:r>
        <w:t xml:space="preserve"> </w:t>
      </w:r>
      <w:r w:rsidRPr="00D05518">
        <w:t>outras informações.</w:t>
      </w:r>
    </w:p>
    <w:p w14:paraId="7E239C4B" w14:textId="77777777" w:rsidR="00C1157F" w:rsidRDefault="00C1157F" w:rsidP="00C1157F">
      <w:pPr>
        <w:spacing w:after="0" w:line="240" w:lineRule="auto"/>
        <w:ind w:left="567" w:hanging="567"/>
        <w:jc w:val="both"/>
        <w:rPr>
          <w:rFonts w:ascii="Times New Roman" w:hAnsi="Times New Roman"/>
          <w:sz w:val="24"/>
          <w:szCs w:val="24"/>
        </w:rPr>
      </w:pPr>
    </w:p>
    <w:p w14:paraId="372FD5F8" w14:textId="77777777" w:rsidR="00C1157F" w:rsidRPr="00D05518" w:rsidRDefault="00C1157F" w:rsidP="00C1157F">
      <w:pPr>
        <w:spacing w:after="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23. </w:t>
      </w:r>
      <w:r>
        <w:rPr>
          <w:rFonts w:ascii="Times New Roman" w:hAnsi="Times New Roman"/>
          <w:sz w:val="24"/>
          <w:szCs w:val="24"/>
        </w:rPr>
        <w:tab/>
      </w:r>
      <w:r w:rsidRPr="00D05518">
        <w:rPr>
          <w:rFonts w:ascii="Times New Roman" w:hAnsi="Times New Roman"/>
          <w:sz w:val="24"/>
          <w:szCs w:val="24"/>
        </w:rPr>
        <w:t>Quando o auditor expressar</w:t>
      </w:r>
      <w:r>
        <w:rPr>
          <w:rFonts w:ascii="Times New Roman" w:hAnsi="Times New Roman"/>
          <w:sz w:val="24"/>
          <w:szCs w:val="24"/>
        </w:rPr>
        <w:t xml:space="preserve"> </w:t>
      </w:r>
      <w:r w:rsidRPr="00D05518">
        <w:rPr>
          <w:rFonts w:ascii="Times New Roman" w:hAnsi="Times New Roman"/>
          <w:sz w:val="24"/>
          <w:szCs w:val="24"/>
        </w:rPr>
        <w:t>opinião modificada ou</w:t>
      </w:r>
      <w:r>
        <w:rPr>
          <w:rFonts w:ascii="Times New Roman" w:hAnsi="Times New Roman"/>
          <w:sz w:val="24"/>
          <w:szCs w:val="24"/>
        </w:rPr>
        <w:t xml:space="preserve"> </w:t>
      </w:r>
      <w:r w:rsidRPr="00D05518">
        <w:rPr>
          <w:rFonts w:ascii="Times New Roman" w:hAnsi="Times New Roman"/>
          <w:sz w:val="24"/>
          <w:szCs w:val="24"/>
        </w:rPr>
        <w:t>opinião adversa de acordo com a NBC TA 705</w:t>
      </w:r>
      <w:r>
        <w:rPr>
          <w:rFonts w:ascii="Times New Roman" w:hAnsi="Times New Roman"/>
          <w:sz w:val="24"/>
          <w:szCs w:val="24"/>
        </w:rPr>
        <w:t xml:space="preserve"> </w:t>
      </w:r>
      <w:r w:rsidRPr="00D05518">
        <w:rPr>
          <w:rFonts w:ascii="Times New Roman" w:hAnsi="Times New Roman"/>
          <w:sz w:val="24"/>
          <w:szCs w:val="24"/>
        </w:rPr>
        <w:t>– Modificações na Opinião do Auditor Independente, ele deve considerar as implicações do assunto que deu origem a essa modificação para a declaração requerida no item 22(e) (ver itens A54</w:t>
      </w:r>
      <w:r>
        <w:rPr>
          <w:rFonts w:ascii="Times New Roman" w:hAnsi="Times New Roman"/>
          <w:sz w:val="24"/>
          <w:szCs w:val="24"/>
        </w:rPr>
        <w:t xml:space="preserve"> a </w:t>
      </w:r>
      <w:r w:rsidRPr="00D05518">
        <w:rPr>
          <w:rFonts w:ascii="Times New Roman" w:hAnsi="Times New Roman"/>
          <w:sz w:val="24"/>
          <w:szCs w:val="24"/>
        </w:rPr>
        <w:t>A58).</w:t>
      </w:r>
    </w:p>
    <w:p w14:paraId="41305426" w14:textId="77777777" w:rsidR="00C1157F" w:rsidRDefault="00C1157F" w:rsidP="00C1157F">
      <w:pPr>
        <w:pStyle w:val="Corpodetexto"/>
        <w:rPr>
          <w:rFonts w:ascii="Times New Roman" w:hAnsi="Times New Roman"/>
          <w:b/>
          <w:bCs/>
          <w:iCs/>
          <w:color w:val="4F81BD"/>
          <w:sz w:val="24"/>
          <w:szCs w:val="24"/>
        </w:rPr>
      </w:pPr>
    </w:p>
    <w:p w14:paraId="76191376" w14:textId="77777777" w:rsidR="00C1157F" w:rsidRPr="00192102" w:rsidRDefault="00C1157F" w:rsidP="00C1157F">
      <w:pPr>
        <w:pStyle w:val="Corpodetexto"/>
        <w:rPr>
          <w:rFonts w:ascii="Times New Roman" w:hAnsi="Times New Roman"/>
          <w:bCs/>
          <w:i/>
          <w:iCs/>
          <w:sz w:val="24"/>
          <w:szCs w:val="24"/>
        </w:rPr>
      </w:pPr>
      <w:r w:rsidRPr="00192102">
        <w:rPr>
          <w:rFonts w:ascii="Times New Roman" w:hAnsi="Times New Roman"/>
          <w:bCs/>
          <w:i/>
          <w:iCs/>
          <w:sz w:val="24"/>
          <w:szCs w:val="24"/>
        </w:rPr>
        <w:t>Apresentação do relatório conforme lei ou regulamento</w:t>
      </w:r>
    </w:p>
    <w:p w14:paraId="3B0C9805" w14:textId="77777777" w:rsidR="00C1157F" w:rsidRPr="00D05518" w:rsidRDefault="00C1157F" w:rsidP="00C1157F">
      <w:pPr>
        <w:pStyle w:val="Corpodetexto"/>
        <w:rPr>
          <w:rFonts w:ascii="Times New Roman" w:hAnsi="Times New Roman"/>
          <w:sz w:val="24"/>
          <w:szCs w:val="24"/>
        </w:rPr>
      </w:pPr>
    </w:p>
    <w:p w14:paraId="6D30BEEC"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24. </w:t>
      </w:r>
      <w:r>
        <w:rPr>
          <w:rFonts w:ascii="Times New Roman" w:hAnsi="Times New Roman"/>
          <w:sz w:val="24"/>
          <w:szCs w:val="24"/>
        </w:rPr>
        <w:tab/>
      </w:r>
      <w:r w:rsidRPr="00D05518">
        <w:rPr>
          <w:rFonts w:ascii="Times New Roman" w:hAnsi="Times New Roman"/>
          <w:sz w:val="24"/>
          <w:szCs w:val="24"/>
        </w:rPr>
        <w:t>Se o auditor é requerido por lei ou regulamento de jurisdição espec</w:t>
      </w:r>
      <w:r>
        <w:rPr>
          <w:rFonts w:ascii="Times New Roman" w:hAnsi="Times New Roman"/>
          <w:sz w:val="24"/>
          <w:szCs w:val="24"/>
        </w:rPr>
        <w:t>í</w:t>
      </w:r>
      <w:r w:rsidRPr="00D05518">
        <w:rPr>
          <w:rFonts w:ascii="Times New Roman" w:hAnsi="Times New Roman"/>
          <w:sz w:val="24"/>
          <w:szCs w:val="24"/>
        </w:rPr>
        <w:t>fica a se referir a outras informações no seu relatório</w:t>
      </w:r>
      <w:r>
        <w:rPr>
          <w:rFonts w:ascii="Times New Roman" w:hAnsi="Times New Roman"/>
          <w:sz w:val="24"/>
          <w:szCs w:val="24"/>
        </w:rPr>
        <w:t>,</w:t>
      </w:r>
      <w:r w:rsidRPr="00D05518">
        <w:rPr>
          <w:rFonts w:ascii="Times New Roman" w:hAnsi="Times New Roman"/>
          <w:sz w:val="24"/>
          <w:szCs w:val="24"/>
        </w:rPr>
        <w:t xml:space="preserve"> utilizando modelo específico ou texto padrão, o relatório do auditor deve fazer referência </w:t>
      </w:r>
      <w:r>
        <w:rPr>
          <w:rFonts w:ascii="Times New Roman" w:hAnsi="Times New Roman"/>
          <w:sz w:val="24"/>
          <w:szCs w:val="24"/>
        </w:rPr>
        <w:t>às</w:t>
      </w:r>
      <w:r w:rsidRPr="00D05518">
        <w:rPr>
          <w:rFonts w:ascii="Times New Roman" w:hAnsi="Times New Roman"/>
          <w:sz w:val="24"/>
          <w:szCs w:val="24"/>
        </w:rPr>
        <w:t xml:space="preserve"> normas de auditoria (NBC</w:t>
      </w:r>
      <w:r>
        <w:rPr>
          <w:rFonts w:ascii="Times New Roman" w:hAnsi="Times New Roman"/>
          <w:sz w:val="24"/>
          <w:szCs w:val="24"/>
        </w:rPr>
        <w:t>s</w:t>
      </w:r>
      <w:r w:rsidRPr="00D05518">
        <w:rPr>
          <w:rFonts w:ascii="Times New Roman" w:hAnsi="Times New Roman"/>
          <w:sz w:val="24"/>
          <w:szCs w:val="24"/>
        </w:rPr>
        <w:t xml:space="preserve"> T</w:t>
      </w:r>
      <w:r>
        <w:rPr>
          <w:rFonts w:ascii="Times New Roman" w:hAnsi="Times New Roman"/>
          <w:sz w:val="24"/>
          <w:szCs w:val="24"/>
        </w:rPr>
        <w:t>A</w:t>
      </w:r>
      <w:r w:rsidRPr="00D05518">
        <w:rPr>
          <w:rFonts w:ascii="Times New Roman" w:hAnsi="Times New Roman"/>
          <w:sz w:val="24"/>
          <w:szCs w:val="24"/>
        </w:rPr>
        <w:t>) somente se o seu relatório incluir, no mínimo</w:t>
      </w:r>
      <w:r>
        <w:rPr>
          <w:rFonts w:ascii="Times New Roman" w:hAnsi="Times New Roman"/>
          <w:sz w:val="24"/>
          <w:szCs w:val="24"/>
        </w:rPr>
        <w:t xml:space="preserve"> (ver item A59)</w:t>
      </w:r>
      <w:r w:rsidRPr="00D05518">
        <w:rPr>
          <w:rFonts w:ascii="Times New Roman" w:hAnsi="Times New Roman"/>
          <w:sz w:val="24"/>
          <w:szCs w:val="24"/>
        </w:rPr>
        <w:t>:</w:t>
      </w:r>
    </w:p>
    <w:p w14:paraId="02194C0A" w14:textId="77777777" w:rsidR="00C1157F" w:rsidRPr="00D05518" w:rsidRDefault="00C1157F" w:rsidP="00C1157F">
      <w:pPr>
        <w:pStyle w:val="Corpodetexto"/>
        <w:spacing w:after="120"/>
        <w:ind w:left="993" w:hanging="426"/>
        <w:rPr>
          <w:rFonts w:ascii="Times New Roman" w:hAnsi="Times New Roman"/>
          <w:sz w:val="24"/>
          <w:szCs w:val="24"/>
        </w:rPr>
      </w:pPr>
      <w:r w:rsidRPr="00D05518">
        <w:rPr>
          <w:rFonts w:ascii="Times New Roman" w:hAnsi="Times New Roman"/>
          <w:sz w:val="24"/>
          <w:szCs w:val="24"/>
        </w:rPr>
        <w:t xml:space="preserve">(a) </w:t>
      </w:r>
      <w:r>
        <w:rPr>
          <w:rFonts w:ascii="Times New Roman" w:hAnsi="Times New Roman"/>
          <w:sz w:val="24"/>
          <w:szCs w:val="24"/>
        </w:rPr>
        <w:tab/>
        <w:t>i</w:t>
      </w:r>
      <w:r w:rsidRPr="00D05518">
        <w:rPr>
          <w:rFonts w:ascii="Times New Roman" w:hAnsi="Times New Roman"/>
          <w:sz w:val="24"/>
          <w:szCs w:val="24"/>
        </w:rPr>
        <w:t>dentificação das outras informações</w:t>
      </w:r>
      <w:r>
        <w:rPr>
          <w:rFonts w:ascii="Times New Roman" w:hAnsi="Times New Roman"/>
          <w:sz w:val="24"/>
          <w:szCs w:val="24"/>
        </w:rPr>
        <w:t xml:space="preserve"> </w:t>
      </w:r>
      <w:r w:rsidRPr="00D05518">
        <w:rPr>
          <w:rFonts w:ascii="Times New Roman" w:hAnsi="Times New Roman"/>
          <w:sz w:val="24"/>
          <w:szCs w:val="24"/>
        </w:rPr>
        <w:t>obtidas pelo auditor antes da data do seu relatório;</w:t>
      </w:r>
    </w:p>
    <w:p w14:paraId="1F86C91E" w14:textId="77777777" w:rsidR="00C1157F" w:rsidRPr="00D05518" w:rsidRDefault="00C1157F" w:rsidP="00C1157F">
      <w:pPr>
        <w:pStyle w:val="Corpodetexto"/>
        <w:spacing w:after="120"/>
        <w:ind w:left="993" w:hanging="426"/>
        <w:rPr>
          <w:rFonts w:ascii="Times New Roman" w:hAnsi="Times New Roman"/>
          <w:sz w:val="24"/>
          <w:szCs w:val="24"/>
        </w:rPr>
      </w:pPr>
      <w:r w:rsidRPr="00D05518">
        <w:rPr>
          <w:rFonts w:ascii="Times New Roman" w:hAnsi="Times New Roman"/>
          <w:sz w:val="24"/>
          <w:szCs w:val="24"/>
        </w:rPr>
        <w:t xml:space="preserve">(b) </w:t>
      </w:r>
      <w:r>
        <w:rPr>
          <w:rFonts w:ascii="Times New Roman" w:hAnsi="Times New Roman"/>
          <w:sz w:val="24"/>
          <w:szCs w:val="24"/>
        </w:rPr>
        <w:tab/>
        <w:t>d</w:t>
      </w:r>
      <w:r w:rsidRPr="00D05518">
        <w:rPr>
          <w:rFonts w:ascii="Times New Roman" w:hAnsi="Times New Roman"/>
          <w:sz w:val="24"/>
          <w:szCs w:val="24"/>
        </w:rPr>
        <w:t>escrição das responsabilidades do auditor em relação às outras informações</w:t>
      </w:r>
      <w:r>
        <w:rPr>
          <w:rFonts w:ascii="Times New Roman" w:hAnsi="Times New Roman"/>
          <w:sz w:val="24"/>
          <w:szCs w:val="24"/>
        </w:rPr>
        <w:t>;</w:t>
      </w:r>
      <w:r w:rsidRPr="00D05518">
        <w:rPr>
          <w:rFonts w:ascii="Times New Roman" w:hAnsi="Times New Roman"/>
          <w:sz w:val="24"/>
          <w:szCs w:val="24"/>
        </w:rPr>
        <w:t xml:space="preserve"> e</w:t>
      </w:r>
    </w:p>
    <w:p w14:paraId="10DE4132" w14:textId="77777777" w:rsidR="00C1157F" w:rsidRPr="00D05518" w:rsidRDefault="00C1157F" w:rsidP="00C1157F">
      <w:pPr>
        <w:pStyle w:val="Corpodetexto"/>
        <w:ind w:left="993" w:hanging="426"/>
        <w:rPr>
          <w:rFonts w:ascii="Times New Roman" w:hAnsi="Times New Roman"/>
          <w:sz w:val="24"/>
          <w:szCs w:val="24"/>
        </w:rPr>
      </w:pPr>
      <w:r w:rsidRPr="00D05518">
        <w:rPr>
          <w:rFonts w:ascii="Times New Roman" w:hAnsi="Times New Roman"/>
          <w:sz w:val="24"/>
          <w:szCs w:val="24"/>
        </w:rPr>
        <w:t xml:space="preserve">(c) </w:t>
      </w:r>
      <w:r>
        <w:rPr>
          <w:rFonts w:ascii="Times New Roman" w:hAnsi="Times New Roman"/>
          <w:sz w:val="24"/>
          <w:szCs w:val="24"/>
        </w:rPr>
        <w:tab/>
        <w:t>d</w:t>
      </w:r>
      <w:r w:rsidRPr="00D05518">
        <w:rPr>
          <w:rFonts w:ascii="Times New Roman" w:hAnsi="Times New Roman"/>
          <w:sz w:val="24"/>
          <w:szCs w:val="24"/>
        </w:rPr>
        <w:t>eclaração explícita endereçando o resultado do trabalho do auditor para es</w:t>
      </w:r>
      <w:r>
        <w:rPr>
          <w:rFonts w:ascii="Times New Roman" w:hAnsi="Times New Roman"/>
          <w:sz w:val="24"/>
          <w:szCs w:val="24"/>
        </w:rPr>
        <w:t>s</w:t>
      </w:r>
      <w:r w:rsidRPr="00D05518">
        <w:rPr>
          <w:rFonts w:ascii="Times New Roman" w:hAnsi="Times New Roman"/>
          <w:sz w:val="24"/>
          <w:szCs w:val="24"/>
        </w:rPr>
        <w:t>e propósito.</w:t>
      </w:r>
    </w:p>
    <w:p w14:paraId="3977D59C" w14:textId="77777777" w:rsidR="00C1157F" w:rsidRPr="00D05518" w:rsidRDefault="00C1157F" w:rsidP="00C1157F">
      <w:pPr>
        <w:pStyle w:val="Corpodetexto"/>
        <w:rPr>
          <w:rFonts w:ascii="Times New Roman" w:hAnsi="Times New Roman"/>
          <w:sz w:val="24"/>
          <w:szCs w:val="24"/>
        </w:rPr>
      </w:pPr>
    </w:p>
    <w:p w14:paraId="454A8F39"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Documentação</w:t>
      </w:r>
    </w:p>
    <w:p w14:paraId="58655778" w14:textId="77777777" w:rsidR="00C1157F" w:rsidRPr="000E5A91" w:rsidRDefault="00C1157F" w:rsidP="00C1157F">
      <w:pPr>
        <w:spacing w:after="0" w:line="240" w:lineRule="auto"/>
      </w:pPr>
    </w:p>
    <w:p w14:paraId="42D987A9" w14:textId="77777777" w:rsidR="00C1157F" w:rsidRPr="00D05518" w:rsidRDefault="00C1157F" w:rsidP="00C1157F">
      <w:pPr>
        <w:spacing w:after="120" w:line="240" w:lineRule="auto"/>
        <w:ind w:left="567" w:hanging="567"/>
        <w:jc w:val="both"/>
        <w:rPr>
          <w:rFonts w:ascii="Times New Roman" w:hAnsi="Times New Roman"/>
          <w:sz w:val="24"/>
          <w:szCs w:val="24"/>
        </w:rPr>
      </w:pPr>
      <w:r w:rsidRPr="00D05518">
        <w:rPr>
          <w:rFonts w:ascii="Times New Roman" w:hAnsi="Times New Roman"/>
          <w:sz w:val="24"/>
          <w:szCs w:val="24"/>
        </w:rPr>
        <w:t xml:space="preserve">25. </w:t>
      </w:r>
      <w:r>
        <w:rPr>
          <w:rFonts w:ascii="Times New Roman" w:hAnsi="Times New Roman"/>
          <w:sz w:val="24"/>
          <w:szCs w:val="24"/>
        </w:rPr>
        <w:tab/>
      </w:r>
      <w:r w:rsidRPr="00D05518">
        <w:rPr>
          <w:rFonts w:ascii="Times New Roman" w:hAnsi="Times New Roman"/>
          <w:sz w:val="24"/>
          <w:szCs w:val="24"/>
        </w:rPr>
        <w:t>No endereçamento dos requisitos da NBC TA 230 – Documentação de Auditoria</w:t>
      </w:r>
      <w:r>
        <w:rPr>
          <w:rFonts w:ascii="Times New Roman" w:hAnsi="Times New Roman"/>
          <w:sz w:val="24"/>
          <w:szCs w:val="24"/>
        </w:rPr>
        <w:t>,</w:t>
      </w:r>
      <w:r w:rsidRPr="00D05518">
        <w:rPr>
          <w:rFonts w:ascii="Times New Roman" w:hAnsi="Times New Roman"/>
          <w:sz w:val="24"/>
          <w:szCs w:val="24"/>
        </w:rPr>
        <w:t xml:space="preserve"> itens 8 a 11, aplicáveis a esta norma, o auditor </w:t>
      </w:r>
      <w:r w:rsidRPr="0043709B">
        <w:rPr>
          <w:rFonts w:ascii="Times New Roman" w:hAnsi="Times New Roman"/>
          <w:sz w:val="24"/>
          <w:szCs w:val="24"/>
          <w:highlight w:val="yellow"/>
        </w:rPr>
        <w:t>deve incluir</w:t>
      </w:r>
      <w:r>
        <w:rPr>
          <w:rFonts w:ascii="Times New Roman" w:hAnsi="Times New Roman"/>
          <w:sz w:val="24"/>
          <w:szCs w:val="24"/>
        </w:rPr>
        <w:t>,</w:t>
      </w:r>
      <w:r w:rsidRPr="00D05518">
        <w:rPr>
          <w:rFonts w:ascii="Times New Roman" w:hAnsi="Times New Roman"/>
          <w:sz w:val="24"/>
          <w:szCs w:val="24"/>
        </w:rPr>
        <w:t xml:space="preserve"> em sua documentação de auditoria:</w:t>
      </w:r>
    </w:p>
    <w:p w14:paraId="2E363BE8" w14:textId="77777777" w:rsidR="00C1157F" w:rsidRPr="00D05518" w:rsidRDefault="00C1157F" w:rsidP="00C1157F">
      <w:pPr>
        <w:pStyle w:val="Corpodetexto"/>
        <w:spacing w:after="120"/>
        <w:ind w:left="993" w:hanging="426"/>
        <w:rPr>
          <w:rFonts w:ascii="Times New Roman" w:hAnsi="Times New Roman"/>
          <w:sz w:val="24"/>
          <w:szCs w:val="24"/>
        </w:rPr>
      </w:pPr>
      <w:r w:rsidRPr="00D05518">
        <w:rPr>
          <w:rFonts w:ascii="Times New Roman" w:hAnsi="Times New Roman"/>
          <w:sz w:val="24"/>
          <w:szCs w:val="24"/>
        </w:rPr>
        <w:t xml:space="preserve">(a) </w:t>
      </w:r>
      <w:r>
        <w:rPr>
          <w:rFonts w:ascii="Times New Roman" w:hAnsi="Times New Roman"/>
          <w:sz w:val="24"/>
          <w:szCs w:val="24"/>
        </w:rPr>
        <w:tab/>
        <w:t>d</w:t>
      </w:r>
      <w:r w:rsidRPr="00D05518">
        <w:rPr>
          <w:rFonts w:ascii="Times New Roman" w:hAnsi="Times New Roman"/>
          <w:sz w:val="24"/>
          <w:szCs w:val="24"/>
        </w:rPr>
        <w:t xml:space="preserve">ocumentação dos procedimentos executados nos termos desta </w:t>
      </w:r>
      <w:r>
        <w:rPr>
          <w:rFonts w:ascii="Times New Roman" w:hAnsi="Times New Roman"/>
          <w:sz w:val="24"/>
          <w:szCs w:val="24"/>
        </w:rPr>
        <w:t>norma</w:t>
      </w:r>
      <w:r w:rsidRPr="00D05518">
        <w:rPr>
          <w:rFonts w:ascii="Times New Roman" w:hAnsi="Times New Roman"/>
          <w:sz w:val="24"/>
          <w:szCs w:val="24"/>
        </w:rPr>
        <w:t>; e</w:t>
      </w:r>
    </w:p>
    <w:p w14:paraId="71A50121" w14:textId="77777777" w:rsidR="00C1157F" w:rsidRPr="00B373BE" w:rsidRDefault="00C1157F" w:rsidP="00C1157F">
      <w:pPr>
        <w:pStyle w:val="Corpodetexto"/>
        <w:ind w:left="993" w:hanging="426"/>
        <w:rPr>
          <w:rFonts w:ascii="Times New Roman" w:hAnsi="Times New Roman"/>
          <w:sz w:val="24"/>
          <w:szCs w:val="24"/>
        </w:rPr>
      </w:pPr>
      <w:r w:rsidRPr="00D05518">
        <w:rPr>
          <w:rFonts w:ascii="Times New Roman" w:hAnsi="Times New Roman"/>
          <w:sz w:val="24"/>
          <w:szCs w:val="24"/>
        </w:rPr>
        <w:t xml:space="preserve">(b) </w:t>
      </w:r>
      <w:r>
        <w:rPr>
          <w:rFonts w:ascii="Times New Roman" w:hAnsi="Times New Roman"/>
          <w:sz w:val="24"/>
          <w:szCs w:val="24"/>
        </w:rPr>
        <w:tab/>
        <w:t>a</w:t>
      </w:r>
      <w:r w:rsidRPr="00D05518">
        <w:rPr>
          <w:rFonts w:ascii="Times New Roman" w:hAnsi="Times New Roman"/>
          <w:sz w:val="24"/>
          <w:szCs w:val="24"/>
        </w:rPr>
        <w:t xml:space="preserve"> versão final das outras informações em que o auditor executou os trabalhos requeridos </w:t>
      </w:r>
      <w:r w:rsidRPr="00B373BE">
        <w:rPr>
          <w:rFonts w:ascii="Times New Roman" w:hAnsi="Times New Roman"/>
          <w:sz w:val="24"/>
          <w:szCs w:val="24"/>
        </w:rPr>
        <w:t>nos termos desta norma.</w:t>
      </w:r>
    </w:p>
    <w:p w14:paraId="622944A0" w14:textId="77777777" w:rsidR="00C1157F" w:rsidRPr="00B373BE" w:rsidRDefault="00C1157F" w:rsidP="00C1157F">
      <w:pPr>
        <w:spacing w:after="0" w:line="240" w:lineRule="auto"/>
        <w:jc w:val="both"/>
        <w:rPr>
          <w:rFonts w:ascii="Times New Roman" w:hAnsi="Times New Roman"/>
          <w:sz w:val="24"/>
          <w:szCs w:val="24"/>
        </w:rPr>
      </w:pPr>
    </w:p>
    <w:p w14:paraId="643A8EDB" w14:textId="77777777" w:rsidR="00C1157F" w:rsidRPr="00B373BE" w:rsidRDefault="00C1157F" w:rsidP="00C1157F">
      <w:pPr>
        <w:autoSpaceDE w:val="0"/>
        <w:autoSpaceDN w:val="0"/>
        <w:adjustRightInd w:val="0"/>
        <w:spacing w:after="0" w:line="240" w:lineRule="auto"/>
        <w:jc w:val="both"/>
        <w:rPr>
          <w:rFonts w:ascii="Times New Roman" w:hAnsi="Times New Roman"/>
          <w:b/>
          <w:sz w:val="24"/>
          <w:szCs w:val="24"/>
        </w:rPr>
      </w:pPr>
      <w:r w:rsidRPr="00B373BE">
        <w:rPr>
          <w:rFonts w:ascii="Times New Roman" w:hAnsi="Times New Roman"/>
          <w:b/>
          <w:sz w:val="24"/>
          <w:szCs w:val="24"/>
        </w:rPr>
        <w:t>Vigência</w:t>
      </w:r>
    </w:p>
    <w:p w14:paraId="35875481" w14:textId="77777777" w:rsidR="00C1157F" w:rsidRPr="00B373BE" w:rsidRDefault="00C1157F" w:rsidP="00C1157F">
      <w:pPr>
        <w:autoSpaceDE w:val="0"/>
        <w:autoSpaceDN w:val="0"/>
        <w:adjustRightInd w:val="0"/>
        <w:spacing w:after="0" w:line="240" w:lineRule="auto"/>
        <w:jc w:val="both"/>
        <w:rPr>
          <w:rFonts w:ascii="Times New Roman" w:hAnsi="Times New Roman"/>
          <w:sz w:val="24"/>
          <w:szCs w:val="24"/>
        </w:rPr>
      </w:pPr>
    </w:p>
    <w:p w14:paraId="23C1B6C0" w14:textId="77777777" w:rsidR="00C1157F" w:rsidRPr="00B373BE" w:rsidRDefault="00C1157F" w:rsidP="00C1157F">
      <w:pPr>
        <w:spacing w:after="0" w:line="240" w:lineRule="auto"/>
        <w:ind w:left="567"/>
        <w:jc w:val="both"/>
        <w:rPr>
          <w:rFonts w:ascii="Times New Roman" w:hAnsi="Times New Roman"/>
          <w:sz w:val="24"/>
          <w:szCs w:val="24"/>
        </w:rPr>
      </w:pPr>
      <w:r w:rsidRPr="00B373BE">
        <w:rPr>
          <w:rFonts w:ascii="Times New Roman" w:hAnsi="Times New Roman"/>
          <w:sz w:val="24"/>
          <w:szCs w:val="24"/>
        </w:rPr>
        <w:t>Esta Norma entra em vigor na data de sua publicação, aplicando-se às auditorias de demonstrações contábeis para períodos que se findam em, ou após, 31 de dezembro de 2016, e revoga, a partir de 1º de janeiro de 2017, a Resolução CFC n.º 1.235/2009, publicada no D.O.U., Seção 1, de 4/12/2009.</w:t>
      </w:r>
    </w:p>
    <w:p w14:paraId="598CAE14" w14:textId="77777777" w:rsidR="00C1157F" w:rsidRPr="00B373BE" w:rsidRDefault="00C1157F" w:rsidP="00C1157F">
      <w:pPr>
        <w:spacing w:after="0" w:line="240" w:lineRule="auto"/>
        <w:jc w:val="both"/>
        <w:rPr>
          <w:rFonts w:ascii="Times New Roman" w:hAnsi="Times New Roman"/>
          <w:sz w:val="24"/>
          <w:szCs w:val="24"/>
        </w:rPr>
      </w:pPr>
    </w:p>
    <w:p w14:paraId="04FF164D" w14:textId="77777777" w:rsidR="00C1157F" w:rsidRPr="00B373BE" w:rsidRDefault="00C1157F" w:rsidP="00C1157F">
      <w:pPr>
        <w:spacing w:after="0" w:line="240" w:lineRule="auto"/>
        <w:jc w:val="both"/>
        <w:rPr>
          <w:rFonts w:ascii="Times New Roman" w:hAnsi="Times New Roman"/>
          <w:sz w:val="24"/>
          <w:szCs w:val="24"/>
        </w:rPr>
      </w:pPr>
    </w:p>
    <w:p w14:paraId="49074411" w14:textId="77777777" w:rsidR="00C1157F" w:rsidRPr="001117D0" w:rsidRDefault="00C1157F" w:rsidP="00C1157F">
      <w:pPr>
        <w:pStyle w:val="Recuodecorpodetexto2"/>
        <w:spacing w:after="0" w:line="240" w:lineRule="auto"/>
        <w:jc w:val="right"/>
        <w:rPr>
          <w:lang w:val="pt-BR"/>
        </w:rPr>
      </w:pPr>
      <w:r w:rsidRPr="00B373BE">
        <w:rPr>
          <w:lang w:val="pt-BR"/>
        </w:rPr>
        <w:t>Brasília, 19 de agosto de 2016.</w:t>
      </w:r>
    </w:p>
    <w:p w14:paraId="36CB0D94" w14:textId="77777777" w:rsidR="00C1157F" w:rsidRPr="001117D0" w:rsidRDefault="00C1157F" w:rsidP="00C1157F">
      <w:pPr>
        <w:spacing w:after="0" w:line="240" w:lineRule="auto"/>
        <w:rPr>
          <w:rFonts w:ascii="Times New Roman" w:hAnsi="Times New Roman"/>
          <w:sz w:val="24"/>
          <w:szCs w:val="24"/>
        </w:rPr>
      </w:pPr>
    </w:p>
    <w:p w14:paraId="26D4B298" w14:textId="77777777" w:rsidR="00C1157F" w:rsidRPr="001117D0" w:rsidRDefault="00C1157F" w:rsidP="00C1157F">
      <w:pPr>
        <w:spacing w:after="0" w:line="240" w:lineRule="auto"/>
        <w:rPr>
          <w:rFonts w:ascii="Times New Roman" w:hAnsi="Times New Roman"/>
          <w:sz w:val="24"/>
          <w:szCs w:val="24"/>
        </w:rPr>
      </w:pPr>
    </w:p>
    <w:p w14:paraId="48D4442A" w14:textId="77777777" w:rsidR="00C1157F" w:rsidRPr="001117D0" w:rsidRDefault="00C1157F" w:rsidP="00C1157F">
      <w:pPr>
        <w:spacing w:after="0" w:line="240" w:lineRule="auto"/>
        <w:jc w:val="center"/>
        <w:rPr>
          <w:rFonts w:ascii="Times New Roman" w:hAnsi="Times New Roman"/>
          <w:bCs/>
          <w:sz w:val="24"/>
          <w:szCs w:val="24"/>
        </w:rPr>
      </w:pPr>
      <w:r w:rsidRPr="001117D0">
        <w:rPr>
          <w:rFonts w:ascii="Times New Roman" w:hAnsi="Times New Roman"/>
          <w:sz w:val="24"/>
          <w:szCs w:val="24"/>
        </w:rPr>
        <w:t xml:space="preserve">Contador </w:t>
      </w:r>
      <w:r w:rsidRPr="001117D0">
        <w:rPr>
          <w:rFonts w:ascii="Times New Roman" w:hAnsi="Times New Roman"/>
          <w:b/>
          <w:sz w:val="24"/>
          <w:szCs w:val="24"/>
        </w:rPr>
        <w:t>José Martonio Alves Coelho</w:t>
      </w:r>
    </w:p>
    <w:p w14:paraId="1247DC06" w14:textId="77777777" w:rsidR="00C1157F" w:rsidRPr="006D1DD6" w:rsidRDefault="00C1157F" w:rsidP="00C1157F">
      <w:pPr>
        <w:pStyle w:val="Recuodecorpodetexto2"/>
        <w:spacing w:after="0" w:line="240" w:lineRule="auto"/>
        <w:ind w:left="0"/>
        <w:jc w:val="center"/>
        <w:rPr>
          <w:lang w:val="pt-BR"/>
        </w:rPr>
      </w:pPr>
      <w:r w:rsidRPr="001117D0">
        <w:rPr>
          <w:b/>
          <w:lang w:val="pt-BR"/>
        </w:rPr>
        <w:t>Presidente</w:t>
      </w:r>
    </w:p>
    <w:p w14:paraId="69D080B5" w14:textId="77777777" w:rsidR="00C1157F" w:rsidRDefault="00C1157F" w:rsidP="00C1157F">
      <w:pPr>
        <w:spacing w:after="0" w:line="240" w:lineRule="auto"/>
        <w:jc w:val="both"/>
        <w:rPr>
          <w:rFonts w:ascii="Times New Roman" w:hAnsi="Times New Roman"/>
          <w:sz w:val="24"/>
          <w:szCs w:val="24"/>
        </w:rPr>
      </w:pPr>
    </w:p>
    <w:p w14:paraId="7EE6983C" w14:textId="77777777" w:rsidR="00C1157F" w:rsidRDefault="00C1157F" w:rsidP="00C1157F">
      <w:pPr>
        <w:spacing w:after="0" w:line="240" w:lineRule="auto"/>
        <w:jc w:val="both"/>
        <w:rPr>
          <w:rFonts w:ascii="Times New Roman" w:hAnsi="Times New Roman"/>
          <w:sz w:val="24"/>
          <w:szCs w:val="24"/>
        </w:rPr>
      </w:pPr>
    </w:p>
    <w:p w14:paraId="6F6B38FE" w14:textId="77777777" w:rsidR="00C1157F" w:rsidRPr="00D05518" w:rsidRDefault="00C1157F" w:rsidP="00C1157F">
      <w:pPr>
        <w:spacing w:after="0" w:line="240" w:lineRule="auto"/>
        <w:jc w:val="both"/>
        <w:rPr>
          <w:rFonts w:ascii="Times New Roman" w:hAnsi="Times New Roman"/>
          <w:sz w:val="24"/>
          <w:szCs w:val="24"/>
        </w:rPr>
      </w:pPr>
      <w:r w:rsidRPr="00D05518">
        <w:rPr>
          <w:rFonts w:ascii="Times New Roman" w:hAnsi="Times New Roman"/>
          <w:b/>
          <w:sz w:val="24"/>
          <w:szCs w:val="24"/>
        </w:rPr>
        <w:t>Aplicação e outros materiais explicativos</w:t>
      </w:r>
    </w:p>
    <w:p w14:paraId="7F766A92" w14:textId="77777777" w:rsidR="00C1157F" w:rsidRPr="00D05518" w:rsidRDefault="00C1157F" w:rsidP="00C1157F">
      <w:pPr>
        <w:spacing w:after="0" w:line="240" w:lineRule="auto"/>
        <w:jc w:val="both"/>
        <w:rPr>
          <w:rFonts w:ascii="Times New Roman" w:hAnsi="Times New Roman"/>
          <w:sz w:val="24"/>
          <w:szCs w:val="24"/>
        </w:rPr>
      </w:pPr>
    </w:p>
    <w:p w14:paraId="7CE35E71"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Definições</w:t>
      </w:r>
    </w:p>
    <w:p w14:paraId="39AB1B8C" w14:textId="77777777" w:rsidR="00C1157F" w:rsidRPr="00D05518" w:rsidRDefault="00C1157F" w:rsidP="00C1157F">
      <w:pPr>
        <w:spacing w:after="0" w:line="240" w:lineRule="auto"/>
        <w:jc w:val="both"/>
        <w:rPr>
          <w:rFonts w:ascii="Times New Roman" w:hAnsi="Times New Roman"/>
          <w:sz w:val="24"/>
          <w:szCs w:val="24"/>
        </w:rPr>
      </w:pPr>
    </w:p>
    <w:p w14:paraId="744CA57E"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i/>
          <w:sz w:val="24"/>
          <w:szCs w:val="24"/>
        </w:rPr>
        <w:t xml:space="preserve">Relatório Anual </w:t>
      </w:r>
      <w:r w:rsidRPr="00D05518">
        <w:rPr>
          <w:rFonts w:ascii="Times New Roman" w:eastAsia="Arial" w:hAnsi="Times New Roman"/>
          <w:sz w:val="24"/>
          <w:szCs w:val="24"/>
        </w:rPr>
        <w:t>(ver item 12(a))</w:t>
      </w:r>
    </w:p>
    <w:p w14:paraId="3B75D899" w14:textId="77777777" w:rsidR="00C1157F" w:rsidRPr="00D05518" w:rsidRDefault="00C1157F" w:rsidP="00C1157F">
      <w:pPr>
        <w:spacing w:after="0" w:line="240" w:lineRule="auto"/>
        <w:jc w:val="both"/>
        <w:rPr>
          <w:rFonts w:ascii="Times New Roman" w:hAnsi="Times New Roman"/>
          <w:sz w:val="24"/>
          <w:szCs w:val="24"/>
        </w:rPr>
      </w:pPr>
    </w:p>
    <w:p w14:paraId="330328F2"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A1.</w:t>
      </w:r>
      <w:r w:rsidRPr="00D05518">
        <w:rPr>
          <w:rFonts w:ascii="Times New Roman" w:eastAsia="Arial" w:hAnsi="Times New Roman"/>
          <w:sz w:val="24"/>
          <w:szCs w:val="24"/>
        </w:rPr>
        <w:tab/>
        <w:t>Leis, regulamentos ou práticas podem definir o conteúdo d</w:t>
      </w:r>
      <w:r>
        <w:rPr>
          <w:rFonts w:ascii="Times New Roman" w:eastAsia="Arial" w:hAnsi="Times New Roman"/>
          <w:sz w:val="24"/>
          <w:szCs w:val="24"/>
        </w:rPr>
        <w:t>o</w:t>
      </w:r>
      <w:r w:rsidRPr="00D05518">
        <w:rPr>
          <w:rFonts w:ascii="Times New Roman" w:eastAsia="Arial" w:hAnsi="Times New Roman"/>
          <w:sz w:val="24"/>
          <w:szCs w:val="24"/>
        </w:rPr>
        <w:t xml:space="preserve"> relatório anual, e o nome pelo qual ele deve ser denominado, para entidades em jurisdições específicas</w:t>
      </w:r>
      <w:r>
        <w:rPr>
          <w:rFonts w:ascii="Times New Roman" w:eastAsia="Arial" w:hAnsi="Times New Roman"/>
          <w:sz w:val="24"/>
          <w:szCs w:val="24"/>
        </w:rPr>
        <w:t>.</w:t>
      </w:r>
      <w:r w:rsidRPr="00D05518">
        <w:rPr>
          <w:rFonts w:ascii="Times New Roman" w:eastAsia="Arial" w:hAnsi="Times New Roman"/>
          <w:sz w:val="24"/>
          <w:szCs w:val="24"/>
        </w:rPr>
        <w:t xml:space="preserve"> </w:t>
      </w:r>
      <w:r>
        <w:rPr>
          <w:rFonts w:ascii="Times New Roman" w:eastAsia="Arial" w:hAnsi="Times New Roman"/>
          <w:sz w:val="24"/>
          <w:szCs w:val="24"/>
        </w:rPr>
        <w:t>E</w:t>
      </w:r>
      <w:r w:rsidRPr="00D05518">
        <w:rPr>
          <w:rFonts w:ascii="Times New Roman" w:eastAsia="Arial" w:hAnsi="Times New Roman"/>
          <w:sz w:val="24"/>
          <w:szCs w:val="24"/>
        </w:rPr>
        <w:t>ntretanto</w:t>
      </w:r>
      <w:r>
        <w:rPr>
          <w:rFonts w:ascii="Times New Roman" w:eastAsia="Arial" w:hAnsi="Times New Roman"/>
          <w:sz w:val="24"/>
          <w:szCs w:val="24"/>
        </w:rPr>
        <w:t>,</w:t>
      </w:r>
      <w:r w:rsidRPr="00D05518">
        <w:rPr>
          <w:rFonts w:ascii="Times New Roman" w:eastAsia="Arial" w:hAnsi="Times New Roman"/>
          <w:sz w:val="24"/>
          <w:szCs w:val="24"/>
        </w:rPr>
        <w:t xml:space="preserve"> o conteúdo e o nome podem variar de uma jurisdição para outra.</w:t>
      </w:r>
    </w:p>
    <w:p w14:paraId="1B468AB5"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7C43FD78" w14:textId="77777777" w:rsidR="00C1157F" w:rsidRPr="00D05518" w:rsidRDefault="00C1157F" w:rsidP="00C1157F">
      <w:pPr>
        <w:spacing w:after="0" w:line="240" w:lineRule="auto"/>
        <w:ind w:left="567" w:hanging="567"/>
        <w:jc w:val="both"/>
        <w:rPr>
          <w:rFonts w:ascii="Times New Roman" w:eastAsia="Arial" w:hAnsi="Times New Roman"/>
          <w:sz w:val="24"/>
          <w:szCs w:val="24"/>
        </w:rPr>
      </w:pPr>
      <w:r w:rsidRPr="00D05518">
        <w:rPr>
          <w:rFonts w:ascii="Times New Roman" w:hAnsi="Times New Roman"/>
          <w:sz w:val="24"/>
          <w:szCs w:val="24"/>
        </w:rPr>
        <w:t>A2.</w:t>
      </w:r>
      <w:r>
        <w:rPr>
          <w:rFonts w:ascii="Times New Roman" w:hAnsi="Times New Roman"/>
          <w:sz w:val="24"/>
          <w:szCs w:val="24"/>
        </w:rPr>
        <w:t xml:space="preserve"> </w:t>
      </w:r>
      <w:r>
        <w:rPr>
          <w:rFonts w:ascii="Times New Roman" w:hAnsi="Times New Roman"/>
          <w:sz w:val="24"/>
          <w:szCs w:val="24"/>
        </w:rPr>
        <w:tab/>
        <w:t>O</w:t>
      </w:r>
      <w:r w:rsidRPr="00D05518">
        <w:rPr>
          <w:rFonts w:ascii="Times New Roman" w:hAnsi="Times New Roman"/>
          <w:sz w:val="24"/>
          <w:szCs w:val="24"/>
        </w:rPr>
        <w:t xml:space="preserve"> relatório anual é</w:t>
      </w:r>
      <w:r>
        <w:rPr>
          <w:rFonts w:ascii="Times New Roman" w:hAnsi="Times New Roman"/>
          <w:sz w:val="24"/>
          <w:szCs w:val="24"/>
        </w:rPr>
        <w:t>,</w:t>
      </w:r>
      <w:r w:rsidRPr="00D05518">
        <w:rPr>
          <w:rFonts w:ascii="Times New Roman" w:hAnsi="Times New Roman"/>
          <w:sz w:val="24"/>
          <w:szCs w:val="24"/>
        </w:rPr>
        <w:t xml:space="preserve"> geralmente</w:t>
      </w:r>
      <w:r>
        <w:rPr>
          <w:rFonts w:ascii="Times New Roman" w:hAnsi="Times New Roman"/>
          <w:sz w:val="24"/>
          <w:szCs w:val="24"/>
        </w:rPr>
        <w:t>,</w:t>
      </w:r>
      <w:r w:rsidRPr="00D05518">
        <w:rPr>
          <w:rFonts w:ascii="Times New Roman" w:hAnsi="Times New Roman"/>
          <w:sz w:val="24"/>
          <w:szCs w:val="24"/>
        </w:rPr>
        <w:t xml:space="preserve"> </w:t>
      </w:r>
      <w:r>
        <w:rPr>
          <w:rFonts w:ascii="Times New Roman" w:hAnsi="Times New Roman"/>
          <w:sz w:val="24"/>
          <w:szCs w:val="24"/>
        </w:rPr>
        <w:t>elabo</w:t>
      </w:r>
      <w:r w:rsidRPr="00D05518">
        <w:rPr>
          <w:rFonts w:ascii="Times New Roman" w:hAnsi="Times New Roman"/>
          <w:sz w:val="24"/>
          <w:szCs w:val="24"/>
        </w:rPr>
        <w:t xml:space="preserve">rado em base anual. Entretanto, quando as demonstrações contábeis que estão sendo auditadas são elaboradas para um período menor ou maior do que um ano, </w:t>
      </w:r>
      <w:r>
        <w:rPr>
          <w:rFonts w:ascii="Times New Roman" w:hAnsi="Times New Roman"/>
          <w:sz w:val="24"/>
          <w:szCs w:val="24"/>
        </w:rPr>
        <w:t>o</w:t>
      </w:r>
      <w:r w:rsidRPr="00D05518">
        <w:rPr>
          <w:rFonts w:ascii="Times New Roman" w:hAnsi="Times New Roman"/>
          <w:sz w:val="24"/>
          <w:szCs w:val="24"/>
        </w:rPr>
        <w:t xml:space="preserve"> relatório anual também pode ser elaborado cobrindo o mesmo período que as demonstrações contábeis.</w:t>
      </w:r>
    </w:p>
    <w:p w14:paraId="575FDBE1" w14:textId="77777777" w:rsidR="00C1157F" w:rsidRPr="00A865DA" w:rsidRDefault="00C1157F" w:rsidP="00C1157F">
      <w:pPr>
        <w:spacing w:after="0" w:line="240" w:lineRule="auto"/>
        <w:jc w:val="both"/>
        <w:rPr>
          <w:rFonts w:ascii="Times New Roman" w:hAnsi="Times New Roman"/>
          <w:sz w:val="24"/>
          <w:szCs w:val="24"/>
        </w:rPr>
      </w:pPr>
    </w:p>
    <w:p w14:paraId="1383272D" w14:textId="77777777" w:rsidR="00C1157F" w:rsidRPr="00D05518" w:rsidRDefault="00C1157F" w:rsidP="00C1157F">
      <w:pPr>
        <w:spacing w:after="120" w:line="240" w:lineRule="auto"/>
        <w:ind w:left="567" w:hanging="567"/>
        <w:jc w:val="both"/>
        <w:rPr>
          <w:rFonts w:ascii="Times New Roman" w:eastAsia="Arial" w:hAnsi="Times New Roman"/>
          <w:sz w:val="24"/>
          <w:szCs w:val="24"/>
        </w:rPr>
      </w:pPr>
      <w:r w:rsidRPr="00D05518">
        <w:rPr>
          <w:rFonts w:ascii="Times New Roman" w:eastAsia="Arial" w:hAnsi="Times New Roman"/>
          <w:sz w:val="24"/>
          <w:szCs w:val="24"/>
        </w:rPr>
        <w:t>A3.</w:t>
      </w:r>
      <w:r>
        <w:rPr>
          <w:rFonts w:ascii="Times New Roman" w:eastAsia="Arial" w:hAnsi="Times New Roman"/>
          <w:sz w:val="24"/>
          <w:szCs w:val="24"/>
        </w:rPr>
        <w:t xml:space="preserve"> </w:t>
      </w:r>
      <w:r>
        <w:rPr>
          <w:rFonts w:ascii="Times New Roman" w:eastAsia="Arial" w:hAnsi="Times New Roman"/>
          <w:sz w:val="24"/>
          <w:szCs w:val="24"/>
        </w:rPr>
        <w:tab/>
      </w:r>
      <w:r w:rsidRPr="00D05518">
        <w:rPr>
          <w:rFonts w:ascii="Times New Roman" w:eastAsia="Arial" w:hAnsi="Times New Roman"/>
          <w:sz w:val="24"/>
          <w:szCs w:val="24"/>
        </w:rPr>
        <w:t>Em alguns casos, o relatório anual d</w:t>
      </w:r>
      <w:r>
        <w:rPr>
          <w:rFonts w:ascii="Times New Roman" w:eastAsia="Arial" w:hAnsi="Times New Roman"/>
          <w:sz w:val="24"/>
          <w:szCs w:val="24"/>
        </w:rPr>
        <w:t>a</w:t>
      </w:r>
      <w:r w:rsidRPr="00D05518">
        <w:rPr>
          <w:rFonts w:ascii="Times New Roman" w:eastAsia="Arial" w:hAnsi="Times New Roman"/>
          <w:sz w:val="24"/>
          <w:szCs w:val="24"/>
        </w:rPr>
        <w:t xml:space="preserve"> entidade pode ser um único documento e ser chamado de “relatório anual” ou de outro nome. Em outros casos,</w:t>
      </w:r>
      <w:r>
        <w:rPr>
          <w:rFonts w:ascii="Times New Roman" w:eastAsia="Arial" w:hAnsi="Times New Roman"/>
          <w:sz w:val="24"/>
          <w:szCs w:val="24"/>
        </w:rPr>
        <w:t xml:space="preserve"> </w:t>
      </w:r>
      <w:r w:rsidRPr="00D05518">
        <w:rPr>
          <w:rFonts w:ascii="Times New Roman" w:eastAsia="Arial" w:hAnsi="Times New Roman"/>
          <w:sz w:val="24"/>
          <w:szCs w:val="24"/>
        </w:rPr>
        <w:t>leis,</w:t>
      </w:r>
      <w:r>
        <w:rPr>
          <w:rFonts w:ascii="Times New Roman" w:eastAsia="Arial" w:hAnsi="Times New Roman"/>
          <w:sz w:val="24"/>
          <w:szCs w:val="24"/>
        </w:rPr>
        <w:t xml:space="preserve"> </w:t>
      </w:r>
      <w:r w:rsidRPr="00D05518">
        <w:rPr>
          <w:rFonts w:ascii="Times New Roman" w:eastAsia="Arial" w:hAnsi="Times New Roman"/>
          <w:sz w:val="24"/>
          <w:szCs w:val="24"/>
        </w:rPr>
        <w:t>regulamentos ou</w:t>
      </w:r>
      <w:r>
        <w:rPr>
          <w:rFonts w:ascii="Times New Roman" w:eastAsia="Arial" w:hAnsi="Times New Roman"/>
          <w:sz w:val="24"/>
          <w:szCs w:val="24"/>
        </w:rPr>
        <w:t xml:space="preserve"> </w:t>
      </w:r>
      <w:r w:rsidRPr="00D05518">
        <w:rPr>
          <w:rFonts w:ascii="Times New Roman" w:eastAsia="Arial" w:hAnsi="Times New Roman"/>
          <w:sz w:val="24"/>
          <w:szCs w:val="24"/>
        </w:rPr>
        <w:t>práticas podem exigir que a entidade apresente para os proprietários (ou partes interessadas semelhantes) informações sobre as operações da entidade e sobre os resultados financeiros e a posição patrimonial e financeira da entidade</w:t>
      </w:r>
      <w:r>
        <w:rPr>
          <w:rFonts w:ascii="Times New Roman" w:eastAsia="Arial" w:hAnsi="Times New Roman"/>
          <w:sz w:val="24"/>
          <w:szCs w:val="24"/>
        </w:rPr>
        <w:t>,</w:t>
      </w:r>
      <w:r w:rsidRPr="00D05518">
        <w:rPr>
          <w:rFonts w:ascii="Times New Roman" w:eastAsia="Arial" w:hAnsi="Times New Roman"/>
          <w:sz w:val="24"/>
          <w:szCs w:val="24"/>
        </w:rPr>
        <w:t xml:space="preserve"> conforme apresentadas nas demonstrações contábeis (por exemplo, relatório anual)</w:t>
      </w:r>
      <w:r>
        <w:rPr>
          <w:rFonts w:ascii="Times New Roman" w:eastAsia="Arial" w:hAnsi="Times New Roman"/>
          <w:sz w:val="24"/>
          <w:szCs w:val="24"/>
        </w:rPr>
        <w:t>,</w:t>
      </w:r>
      <w:r w:rsidRPr="00D05518">
        <w:rPr>
          <w:rFonts w:ascii="Times New Roman" w:eastAsia="Arial" w:hAnsi="Times New Roman"/>
          <w:sz w:val="24"/>
          <w:szCs w:val="24"/>
        </w:rPr>
        <w:t xml:space="preserve"> por meio de um único documento ou por dois ou mais documentos separados que, em conjunto, servem à mesma finalidade. Por exemplo, dependendo d</w:t>
      </w:r>
      <w:r>
        <w:rPr>
          <w:rFonts w:ascii="Times New Roman" w:eastAsia="Arial" w:hAnsi="Times New Roman"/>
          <w:sz w:val="24"/>
          <w:szCs w:val="24"/>
        </w:rPr>
        <w:t>e</w:t>
      </w:r>
      <w:r w:rsidRPr="00D05518">
        <w:rPr>
          <w:rFonts w:ascii="Times New Roman" w:eastAsia="Arial" w:hAnsi="Times New Roman"/>
          <w:sz w:val="24"/>
          <w:szCs w:val="24"/>
        </w:rPr>
        <w:t xml:space="preserve"> leis,</w:t>
      </w:r>
      <w:r>
        <w:rPr>
          <w:rFonts w:ascii="Times New Roman" w:eastAsia="Arial" w:hAnsi="Times New Roman"/>
          <w:sz w:val="24"/>
          <w:szCs w:val="24"/>
        </w:rPr>
        <w:t xml:space="preserve"> </w:t>
      </w:r>
      <w:r w:rsidRPr="00D05518">
        <w:rPr>
          <w:rFonts w:ascii="Times New Roman" w:eastAsia="Arial" w:hAnsi="Times New Roman"/>
          <w:sz w:val="24"/>
          <w:szCs w:val="24"/>
        </w:rPr>
        <w:t>regulamentos ou</w:t>
      </w:r>
      <w:r>
        <w:rPr>
          <w:rFonts w:ascii="Times New Roman" w:eastAsia="Arial" w:hAnsi="Times New Roman"/>
          <w:sz w:val="24"/>
          <w:szCs w:val="24"/>
        </w:rPr>
        <w:t xml:space="preserve"> </w:t>
      </w:r>
      <w:r w:rsidRPr="00D05518">
        <w:rPr>
          <w:rFonts w:ascii="Times New Roman" w:eastAsia="Arial" w:hAnsi="Times New Roman"/>
          <w:sz w:val="24"/>
          <w:szCs w:val="24"/>
        </w:rPr>
        <w:t>práticas em jurisdição específica, um ou mais dos documentos a seguir podem fazer parte do relatório anual:</w:t>
      </w:r>
    </w:p>
    <w:p w14:paraId="2982940F"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sidRPr="00866297">
        <w:rPr>
          <w:rFonts w:ascii="Times New Roman" w:eastAsia="Arial" w:hAnsi="Times New Roman"/>
          <w:sz w:val="24"/>
          <w:szCs w:val="24"/>
        </w:rPr>
        <w:t xml:space="preserve">relatório da administração, comentário da administração, ou relatório de </w:t>
      </w:r>
      <w:r w:rsidRPr="00866297">
        <w:rPr>
          <w:rFonts w:ascii="Times New Roman" w:hAnsi="Times New Roman"/>
          <w:sz w:val="24"/>
          <w:szCs w:val="24"/>
        </w:rPr>
        <w:t>revisão operacional e financeira ou relatórios de natureza semelhante dos responsáveis pela governança (por exemplo, relatório da diretoria)</w:t>
      </w:r>
      <w:r>
        <w:rPr>
          <w:rFonts w:ascii="Times New Roman" w:hAnsi="Times New Roman"/>
          <w:sz w:val="24"/>
          <w:szCs w:val="24"/>
        </w:rPr>
        <w:t>;</w:t>
      </w:r>
    </w:p>
    <w:p w14:paraId="1176CB75"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sidRPr="00D05518">
        <w:rPr>
          <w:rFonts w:ascii="Times New Roman" w:hAnsi="Times New Roman"/>
          <w:sz w:val="24"/>
          <w:szCs w:val="24"/>
        </w:rPr>
        <w:t>mensagem do presidente</w:t>
      </w:r>
      <w:r>
        <w:rPr>
          <w:rFonts w:ascii="Times New Roman" w:hAnsi="Times New Roman"/>
          <w:sz w:val="24"/>
          <w:szCs w:val="24"/>
        </w:rPr>
        <w:t>;</w:t>
      </w:r>
    </w:p>
    <w:p w14:paraId="15681056"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sidRPr="00D05518">
        <w:rPr>
          <w:rFonts w:ascii="Times New Roman" w:hAnsi="Times New Roman"/>
          <w:sz w:val="24"/>
          <w:szCs w:val="24"/>
        </w:rPr>
        <w:t>mensagem da governança corporativa</w:t>
      </w:r>
      <w:r>
        <w:rPr>
          <w:rFonts w:ascii="Times New Roman" w:hAnsi="Times New Roman"/>
          <w:sz w:val="24"/>
          <w:szCs w:val="24"/>
        </w:rPr>
        <w:t>;</w:t>
      </w:r>
    </w:p>
    <w:p w14:paraId="54477BFF" w14:textId="77777777" w:rsidR="00C1157F" w:rsidRPr="00D05518" w:rsidRDefault="00C1157F">
      <w:pPr>
        <w:pStyle w:val="PargrafodaLista"/>
        <w:widowControl w:val="0"/>
        <w:numPr>
          <w:ilvl w:val="0"/>
          <w:numId w:val="299"/>
        </w:numPr>
        <w:spacing w:after="0" w:line="240" w:lineRule="auto"/>
        <w:ind w:left="851" w:hanging="284"/>
        <w:contextualSpacing w:val="0"/>
        <w:jc w:val="both"/>
        <w:rPr>
          <w:rFonts w:ascii="Times New Roman" w:eastAsia="Arial" w:hAnsi="Times New Roman"/>
          <w:sz w:val="24"/>
          <w:szCs w:val="24"/>
        </w:rPr>
      </w:pPr>
      <w:r w:rsidRPr="00D05518">
        <w:rPr>
          <w:rFonts w:ascii="Times New Roman" w:hAnsi="Times New Roman"/>
          <w:sz w:val="24"/>
          <w:szCs w:val="24"/>
        </w:rPr>
        <w:t>relatórios de controle interno e de avaliação de risco.</w:t>
      </w:r>
    </w:p>
    <w:p w14:paraId="556CCDC9"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A1F844A" w14:textId="77777777" w:rsidR="00C1157F" w:rsidRDefault="00C1157F" w:rsidP="00C1157F">
      <w:pPr>
        <w:spacing w:after="0" w:line="240" w:lineRule="auto"/>
        <w:ind w:left="567" w:hanging="567"/>
        <w:jc w:val="both"/>
        <w:rPr>
          <w:rFonts w:ascii="Times New Roman" w:hAnsi="Times New Roman"/>
          <w:sz w:val="24"/>
          <w:szCs w:val="24"/>
        </w:rPr>
      </w:pPr>
      <w:r>
        <w:rPr>
          <w:rFonts w:ascii="Times New Roman" w:hAnsi="Times New Roman"/>
          <w:sz w:val="24"/>
          <w:szCs w:val="24"/>
        </w:rPr>
        <w:t>A4.</w:t>
      </w:r>
      <w:r>
        <w:rPr>
          <w:rFonts w:ascii="Times New Roman" w:hAnsi="Times New Roman"/>
          <w:sz w:val="24"/>
          <w:szCs w:val="24"/>
        </w:rPr>
        <w:tab/>
        <w:t>O</w:t>
      </w:r>
      <w:r w:rsidRPr="00D05518">
        <w:rPr>
          <w:rFonts w:ascii="Times New Roman" w:hAnsi="Times New Roman"/>
          <w:sz w:val="24"/>
          <w:szCs w:val="24"/>
        </w:rPr>
        <w:t xml:space="preserve"> relatório anual pode ser disponibilizado aos usuários em documento físico ou documento eletrônico disponível no sítio eletrônico da entidade. </w:t>
      </w:r>
      <w:r>
        <w:rPr>
          <w:rFonts w:ascii="Times New Roman" w:hAnsi="Times New Roman"/>
          <w:sz w:val="24"/>
          <w:szCs w:val="24"/>
        </w:rPr>
        <w:t>O</w:t>
      </w:r>
      <w:r w:rsidRPr="00D05518">
        <w:rPr>
          <w:rFonts w:ascii="Times New Roman" w:hAnsi="Times New Roman"/>
          <w:sz w:val="24"/>
          <w:szCs w:val="24"/>
        </w:rPr>
        <w:t xml:space="preserve"> documento (ou a combinação de documentos) pode atender a definição de</w:t>
      </w:r>
      <w:r>
        <w:rPr>
          <w:rFonts w:ascii="Times New Roman" w:hAnsi="Times New Roman"/>
          <w:sz w:val="24"/>
          <w:szCs w:val="24"/>
        </w:rPr>
        <w:t xml:space="preserve"> </w:t>
      </w:r>
      <w:r w:rsidRPr="00D05518">
        <w:rPr>
          <w:rFonts w:ascii="Times New Roman" w:hAnsi="Times New Roman"/>
          <w:sz w:val="24"/>
          <w:szCs w:val="24"/>
        </w:rPr>
        <w:t>relatório anual, independente da forma em que</w:t>
      </w:r>
      <w:r>
        <w:rPr>
          <w:rFonts w:ascii="Times New Roman" w:hAnsi="Times New Roman"/>
          <w:sz w:val="24"/>
          <w:szCs w:val="24"/>
        </w:rPr>
        <w:t xml:space="preserve"> </w:t>
      </w:r>
      <w:r w:rsidRPr="00D05518">
        <w:rPr>
          <w:rFonts w:ascii="Times New Roman" w:hAnsi="Times New Roman"/>
          <w:sz w:val="24"/>
          <w:szCs w:val="24"/>
        </w:rPr>
        <w:t xml:space="preserve">é disponibilizado aos usuários. </w:t>
      </w:r>
    </w:p>
    <w:p w14:paraId="3622F6C8" w14:textId="77777777" w:rsidR="00C1157F" w:rsidRPr="00D05518" w:rsidRDefault="00C1157F" w:rsidP="00C1157F">
      <w:pPr>
        <w:spacing w:after="0" w:line="240" w:lineRule="auto"/>
        <w:ind w:left="567" w:hanging="567"/>
        <w:jc w:val="both"/>
        <w:rPr>
          <w:rFonts w:ascii="Times New Roman" w:hAnsi="Times New Roman"/>
          <w:sz w:val="24"/>
          <w:szCs w:val="24"/>
        </w:rPr>
      </w:pPr>
    </w:p>
    <w:p w14:paraId="76621FB5"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sz w:val="24"/>
          <w:szCs w:val="24"/>
          <w:lang w:val="pt-BR"/>
        </w:rPr>
      </w:pPr>
      <w:r>
        <w:rPr>
          <w:sz w:val="24"/>
          <w:szCs w:val="24"/>
          <w:lang w:val="pt-BR"/>
        </w:rPr>
        <w:t>A5.</w:t>
      </w:r>
      <w:r>
        <w:rPr>
          <w:sz w:val="24"/>
          <w:szCs w:val="24"/>
          <w:lang w:val="pt-BR"/>
        </w:rPr>
        <w:tab/>
        <w:t>O</w:t>
      </w:r>
      <w:r w:rsidRPr="00D05518">
        <w:rPr>
          <w:sz w:val="24"/>
          <w:szCs w:val="24"/>
          <w:lang w:val="pt-BR"/>
        </w:rPr>
        <w:t xml:space="preserve"> relatório anual é diferente em natureza, propósito e conteúdo de outros relatórios, como</w:t>
      </w:r>
      <w:r>
        <w:rPr>
          <w:sz w:val="24"/>
          <w:szCs w:val="24"/>
          <w:lang w:val="pt-BR"/>
        </w:rPr>
        <w:t>,</w:t>
      </w:r>
      <w:r w:rsidRPr="00D05518">
        <w:rPr>
          <w:sz w:val="24"/>
          <w:szCs w:val="24"/>
          <w:lang w:val="pt-BR"/>
        </w:rPr>
        <w:t xml:space="preserve"> por exemplo, </w:t>
      </w:r>
      <w:r>
        <w:rPr>
          <w:sz w:val="24"/>
          <w:szCs w:val="24"/>
          <w:lang w:val="pt-BR"/>
        </w:rPr>
        <w:t>o</w:t>
      </w:r>
      <w:r w:rsidRPr="00D05518">
        <w:rPr>
          <w:sz w:val="24"/>
          <w:szCs w:val="24"/>
          <w:lang w:val="pt-BR"/>
        </w:rPr>
        <w:t xml:space="preserve"> relatório </w:t>
      </w:r>
      <w:r>
        <w:rPr>
          <w:sz w:val="24"/>
          <w:szCs w:val="24"/>
          <w:lang w:val="pt-BR"/>
        </w:rPr>
        <w:t>elabo</w:t>
      </w:r>
      <w:r w:rsidRPr="00D05518">
        <w:rPr>
          <w:sz w:val="24"/>
          <w:szCs w:val="24"/>
          <w:lang w:val="pt-BR"/>
        </w:rPr>
        <w:t xml:space="preserve">rado para atender </w:t>
      </w:r>
      <w:r>
        <w:rPr>
          <w:sz w:val="24"/>
          <w:szCs w:val="24"/>
          <w:lang w:val="pt-BR"/>
        </w:rPr>
        <w:t xml:space="preserve">à </w:t>
      </w:r>
      <w:r w:rsidRPr="00D05518">
        <w:rPr>
          <w:sz w:val="24"/>
          <w:szCs w:val="24"/>
          <w:lang w:val="pt-BR"/>
        </w:rPr>
        <w:t>necessidade de informação de grupo específico de partes interessadas</w:t>
      </w:r>
      <w:r>
        <w:rPr>
          <w:sz w:val="24"/>
          <w:szCs w:val="24"/>
          <w:lang w:val="pt-BR"/>
        </w:rPr>
        <w:t xml:space="preserve"> </w:t>
      </w:r>
      <w:r w:rsidRPr="00D05518">
        <w:rPr>
          <w:sz w:val="24"/>
          <w:szCs w:val="24"/>
          <w:lang w:val="pt-BR"/>
        </w:rPr>
        <w:t xml:space="preserve">ou </w:t>
      </w:r>
      <w:r>
        <w:rPr>
          <w:sz w:val="24"/>
          <w:szCs w:val="24"/>
          <w:lang w:val="pt-BR"/>
        </w:rPr>
        <w:t>o</w:t>
      </w:r>
      <w:r w:rsidRPr="00D05518">
        <w:rPr>
          <w:sz w:val="24"/>
          <w:szCs w:val="24"/>
          <w:lang w:val="pt-BR"/>
        </w:rPr>
        <w:t xml:space="preserve"> relatório </w:t>
      </w:r>
      <w:r>
        <w:rPr>
          <w:sz w:val="24"/>
          <w:szCs w:val="24"/>
          <w:lang w:val="pt-BR"/>
        </w:rPr>
        <w:t>elabo</w:t>
      </w:r>
      <w:r w:rsidRPr="00D05518">
        <w:rPr>
          <w:sz w:val="24"/>
          <w:szCs w:val="24"/>
          <w:lang w:val="pt-BR"/>
        </w:rPr>
        <w:t>rado para cumprir com objetivo regulatório específico (mesmo quando tal relatório tenha divulgação pública). Exemplos de relatórios que, quando emitidos como documento individual, não são tipicamente parte d</w:t>
      </w:r>
      <w:r>
        <w:rPr>
          <w:sz w:val="24"/>
          <w:szCs w:val="24"/>
          <w:lang w:val="pt-BR"/>
        </w:rPr>
        <w:t>a</w:t>
      </w:r>
      <w:r w:rsidRPr="00D05518">
        <w:rPr>
          <w:sz w:val="24"/>
          <w:szCs w:val="24"/>
          <w:lang w:val="pt-BR"/>
        </w:rPr>
        <w:t xml:space="preserve"> combinação de documentos que compreendem </w:t>
      </w:r>
      <w:r>
        <w:rPr>
          <w:sz w:val="24"/>
          <w:szCs w:val="24"/>
          <w:lang w:val="pt-BR"/>
        </w:rPr>
        <w:t>o</w:t>
      </w:r>
      <w:r w:rsidRPr="00D05518">
        <w:rPr>
          <w:sz w:val="24"/>
          <w:szCs w:val="24"/>
          <w:lang w:val="pt-BR"/>
        </w:rPr>
        <w:t xml:space="preserve"> relatório anual (sujeito a leis, regulamentos ou práticas), e que, portanto, não são outras informações no alcance desta </w:t>
      </w:r>
      <w:r>
        <w:rPr>
          <w:sz w:val="24"/>
          <w:szCs w:val="24"/>
          <w:lang w:val="pt-BR"/>
        </w:rPr>
        <w:t>norma</w:t>
      </w:r>
      <w:r w:rsidRPr="00D05518">
        <w:rPr>
          <w:sz w:val="24"/>
          <w:szCs w:val="24"/>
          <w:lang w:val="pt-BR"/>
        </w:rPr>
        <w:t>, incluem:</w:t>
      </w:r>
    </w:p>
    <w:p w14:paraId="2D6766C7"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 xml:space="preserve">elatório separado de indústria ou regulatório (por exemplo, relatório de adequação de capital), tal como os </w:t>
      </w:r>
      <w:r>
        <w:rPr>
          <w:rFonts w:ascii="Times New Roman" w:hAnsi="Times New Roman"/>
          <w:sz w:val="24"/>
        </w:rPr>
        <w:t>elabo</w:t>
      </w:r>
      <w:r w:rsidRPr="00866297">
        <w:rPr>
          <w:rFonts w:ascii="Times New Roman" w:hAnsi="Times New Roman"/>
          <w:sz w:val="24"/>
        </w:rPr>
        <w:t>rados pelos</w:t>
      </w:r>
      <w:r>
        <w:rPr>
          <w:rFonts w:ascii="Times New Roman" w:hAnsi="Times New Roman"/>
          <w:sz w:val="24"/>
        </w:rPr>
        <w:t xml:space="preserve"> </w:t>
      </w:r>
      <w:r w:rsidRPr="00866297">
        <w:rPr>
          <w:rFonts w:ascii="Times New Roman" w:hAnsi="Times New Roman"/>
          <w:sz w:val="24"/>
        </w:rPr>
        <w:t>bancos, seguradoras e planos de pensão</w:t>
      </w:r>
      <w:r>
        <w:rPr>
          <w:rFonts w:ascii="Times New Roman" w:hAnsi="Times New Roman"/>
          <w:sz w:val="24"/>
        </w:rPr>
        <w:t>;</w:t>
      </w:r>
    </w:p>
    <w:p w14:paraId="72DEBC3A"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elatórios de responsabilidade social corporativa</w:t>
      </w:r>
      <w:r>
        <w:rPr>
          <w:rFonts w:ascii="Times New Roman" w:hAnsi="Times New Roman"/>
          <w:sz w:val="24"/>
        </w:rPr>
        <w:t>;</w:t>
      </w:r>
    </w:p>
    <w:p w14:paraId="65E7F866"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elatórios de sustentabilidade</w:t>
      </w:r>
      <w:r>
        <w:rPr>
          <w:rFonts w:ascii="Times New Roman" w:hAnsi="Times New Roman"/>
          <w:sz w:val="24"/>
        </w:rPr>
        <w:t>;</w:t>
      </w:r>
    </w:p>
    <w:p w14:paraId="0F3160A9"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elatórios de diversidade e igualdade</w:t>
      </w:r>
      <w:r>
        <w:rPr>
          <w:rFonts w:ascii="Times New Roman" w:hAnsi="Times New Roman"/>
          <w:sz w:val="24"/>
        </w:rPr>
        <w:t>;</w:t>
      </w:r>
    </w:p>
    <w:p w14:paraId="7455F3AE"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elatórios de responsabilidade pelo produto</w:t>
      </w:r>
      <w:r>
        <w:rPr>
          <w:rFonts w:ascii="Times New Roman" w:hAnsi="Times New Roman"/>
          <w:sz w:val="24"/>
        </w:rPr>
        <w:t>;</w:t>
      </w:r>
    </w:p>
    <w:p w14:paraId="20725492" w14:textId="77777777" w:rsidR="00C1157F" w:rsidRPr="00866297" w:rsidRDefault="00C1157F">
      <w:pPr>
        <w:pStyle w:val="PargrafodaLista"/>
        <w:widowControl w:val="0"/>
        <w:numPr>
          <w:ilvl w:val="0"/>
          <w:numId w:val="299"/>
        </w:numPr>
        <w:spacing w:after="12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elatórios de práticas trabalhistas e condições de trabalho</w:t>
      </w:r>
      <w:r>
        <w:rPr>
          <w:rFonts w:ascii="Times New Roman" w:hAnsi="Times New Roman"/>
          <w:sz w:val="24"/>
        </w:rPr>
        <w:t>;</w:t>
      </w:r>
    </w:p>
    <w:p w14:paraId="5D233057" w14:textId="77777777" w:rsidR="00C1157F" w:rsidRPr="00866297" w:rsidRDefault="00C1157F">
      <w:pPr>
        <w:pStyle w:val="PargrafodaLista"/>
        <w:widowControl w:val="0"/>
        <w:numPr>
          <w:ilvl w:val="0"/>
          <w:numId w:val="299"/>
        </w:numPr>
        <w:spacing w:after="0" w:line="240" w:lineRule="auto"/>
        <w:ind w:left="851" w:hanging="284"/>
        <w:contextualSpacing w:val="0"/>
        <w:jc w:val="both"/>
        <w:rPr>
          <w:rFonts w:ascii="Times New Roman" w:hAnsi="Times New Roman"/>
          <w:sz w:val="24"/>
        </w:rPr>
      </w:pPr>
      <w:r>
        <w:rPr>
          <w:rFonts w:ascii="Times New Roman" w:hAnsi="Times New Roman"/>
          <w:sz w:val="24"/>
        </w:rPr>
        <w:t>r</w:t>
      </w:r>
      <w:r w:rsidRPr="00866297">
        <w:rPr>
          <w:rFonts w:ascii="Times New Roman" w:hAnsi="Times New Roman"/>
          <w:sz w:val="24"/>
        </w:rPr>
        <w:t>elatórios de direitos humanos.</w:t>
      </w:r>
    </w:p>
    <w:p w14:paraId="2A026880" w14:textId="77777777" w:rsidR="00C1157F" w:rsidRPr="00866297" w:rsidRDefault="00C1157F" w:rsidP="00C1157F">
      <w:pPr>
        <w:tabs>
          <w:tab w:val="left" w:pos="270"/>
        </w:tabs>
        <w:spacing w:after="0" w:line="240" w:lineRule="auto"/>
        <w:jc w:val="both"/>
        <w:rPr>
          <w:rFonts w:ascii="Times New Roman" w:hAnsi="Times New Roman"/>
          <w:sz w:val="24"/>
          <w:szCs w:val="24"/>
        </w:rPr>
      </w:pPr>
    </w:p>
    <w:p w14:paraId="396FC9BF"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Distorção das outras informações (ver item 12(b))</w:t>
      </w:r>
    </w:p>
    <w:p w14:paraId="109B76A9" w14:textId="77777777" w:rsidR="00C1157F" w:rsidRPr="00D05518" w:rsidRDefault="00C1157F" w:rsidP="00C1157F">
      <w:pPr>
        <w:spacing w:after="0" w:line="240" w:lineRule="auto"/>
        <w:jc w:val="both"/>
        <w:rPr>
          <w:rFonts w:ascii="Times New Roman" w:hAnsi="Times New Roman"/>
          <w:sz w:val="24"/>
          <w:szCs w:val="24"/>
        </w:rPr>
      </w:pPr>
    </w:p>
    <w:p w14:paraId="3723F5CE"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A6.</w:t>
      </w:r>
      <w:r w:rsidRPr="00D05518">
        <w:rPr>
          <w:rFonts w:eastAsia="Arial"/>
          <w:sz w:val="24"/>
          <w:szCs w:val="24"/>
          <w:lang w:val="pt-BR"/>
        </w:rPr>
        <w:tab/>
        <w:t xml:space="preserve">Quando uma questão em particular é divulgada </w:t>
      </w:r>
      <w:r>
        <w:rPr>
          <w:rFonts w:eastAsia="Arial"/>
          <w:sz w:val="24"/>
          <w:szCs w:val="24"/>
          <w:lang w:val="pt-BR"/>
        </w:rPr>
        <w:t>em</w:t>
      </w:r>
      <w:r w:rsidRPr="00D05518">
        <w:rPr>
          <w:rFonts w:eastAsia="Arial"/>
          <w:sz w:val="24"/>
          <w:szCs w:val="24"/>
          <w:lang w:val="pt-BR"/>
        </w:rPr>
        <w:t xml:space="preserve"> </w:t>
      </w:r>
      <w:r>
        <w:rPr>
          <w:rFonts w:eastAsia="Arial"/>
          <w:sz w:val="24"/>
          <w:szCs w:val="24"/>
          <w:lang w:val="pt-BR"/>
        </w:rPr>
        <w:t>O</w:t>
      </w:r>
      <w:r w:rsidRPr="00D05518">
        <w:rPr>
          <w:rFonts w:eastAsia="Arial"/>
          <w:sz w:val="24"/>
          <w:szCs w:val="24"/>
          <w:lang w:val="pt-BR"/>
        </w:rPr>
        <w:t xml:space="preserve">utras </w:t>
      </w:r>
      <w:r>
        <w:rPr>
          <w:rFonts w:eastAsia="Arial"/>
          <w:sz w:val="24"/>
          <w:szCs w:val="24"/>
          <w:lang w:val="pt-BR"/>
        </w:rPr>
        <w:t>i</w:t>
      </w:r>
      <w:r w:rsidRPr="00D05518">
        <w:rPr>
          <w:rFonts w:eastAsia="Arial"/>
          <w:sz w:val="24"/>
          <w:szCs w:val="24"/>
          <w:lang w:val="pt-BR"/>
        </w:rPr>
        <w:t xml:space="preserve">nformações, as outras informações podem omitir ou ocultar as informações necessárias para </w:t>
      </w:r>
      <w:r>
        <w:rPr>
          <w:rFonts w:eastAsia="Arial"/>
          <w:sz w:val="24"/>
          <w:szCs w:val="24"/>
          <w:lang w:val="pt-BR"/>
        </w:rPr>
        <w:t>o</w:t>
      </w:r>
      <w:r w:rsidRPr="00D05518">
        <w:rPr>
          <w:rFonts w:eastAsia="Arial"/>
          <w:sz w:val="24"/>
          <w:szCs w:val="24"/>
          <w:lang w:val="pt-BR"/>
        </w:rPr>
        <w:t xml:space="preserve"> entendimento correto dessa questão. Por exemplo, se as outras informações pretendem tratar dos indicadores</w:t>
      </w:r>
      <w:r>
        <w:rPr>
          <w:rFonts w:eastAsia="Arial"/>
          <w:sz w:val="24"/>
          <w:szCs w:val="24"/>
          <w:lang w:val="pt-BR"/>
        </w:rPr>
        <w:t>-</w:t>
      </w:r>
      <w:r w:rsidRPr="00D05518">
        <w:rPr>
          <w:rFonts w:eastAsia="Arial"/>
          <w:sz w:val="24"/>
          <w:szCs w:val="24"/>
          <w:lang w:val="pt-BR"/>
        </w:rPr>
        <w:t>chave de desempenho usados pela administração</w:t>
      </w:r>
      <w:r>
        <w:rPr>
          <w:rFonts w:eastAsia="Arial"/>
          <w:sz w:val="24"/>
          <w:szCs w:val="24"/>
          <w:lang w:val="pt-BR"/>
        </w:rPr>
        <w:t>,</w:t>
      </w:r>
      <w:r w:rsidRPr="00D05518">
        <w:rPr>
          <w:rFonts w:eastAsia="Arial"/>
          <w:sz w:val="24"/>
          <w:szCs w:val="24"/>
          <w:lang w:val="pt-BR"/>
        </w:rPr>
        <w:t xml:space="preserve"> então, a omissão d</w:t>
      </w:r>
      <w:r>
        <w:rPr>
          <w:rFonts w:eastAsia="Arial"/>
          <w:sz w:val="24"/>
          <w:szCs w:val="24"/>
          <w:lang w:val="pt-BR"/>
        </w:rPr>
        <w:t>o</w:t>
      </w:r>
      <w:r w:rsidRPr="00D05518">
        <w:rPr>
          <w:rFonts w:eastAsia="Arial"/>
          <w:sz w:val="24"/>
          <w:szCs w:val="24"/>
          <w:lang w:val="pt-BR"/>
        </w:rPr>
        <w:t xml:space="preserve"> indicador</w:t>
      </w:r>
      <w:r>
        <w:rPr>
          <w:rFonts w:eastAsia="Arial"/>
          <w:sz w:val="24"/>
          <w:szCs w:val="24"/>
          <w:lang w:val="pt-BR"/>
        </w:rPr>
        <w:t>-</w:t>
      </w:r>
      <w:r w:rsidRPr="00D05518">
        <w:rPr>
          <w:rFonts w:eastAsia="Arial"/>
          <w:sz w:val="24"/>
          <w:szCs w:val="24"/>
          <w:lang w:val="pt-BR"/>
        </w:rPr>
        <w:t>chave de desempenho usado pela administração pode indicar que as outras informações são enganosas.</w:t>
      </w:r>
    </w:p>
    <w:p w14:paraId="7999B374"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8865E42"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A7.</w:t>
      </w:r>
      <w:r w:rsidRPr="00D05518">
        <w:rPr>
          <w:rFonts w:eastAsia="Arial"/>
          <w:sz w:val="24"/>
          <w:szCs w:val="24"/>
          <w:lang w:val="pt-BR"/>
        </w:rPr>
        <w:tab/>
        <w:t xml:space="preserve">O conceito de relevância pode ser discutido </w:t>
      </w:r>
      <w:r>
        <w:rPr>
          <w:rFonts w:eastAsia="Arial"/>
          <w:sz w:val="24"/>
          <w:szCs w:val="24"/>
          <w:lang w:val="pt-BR"/>
        </w:rPr>
        <w:t>n</w:t>
      </w:r>
      <w:r w:rsidRPr="00D05518">
        <w:rPr>
          <w:rFonts w:eastAsia="Arial"/>
          <w:sz w:val="24"/>
          <w:szCs w:val="24"/>
          <w:lang w:val="pt-BR"/>
        </w:rPr>
        <w:t xml:space="preserve">a estrutura aplicável às </w:t>
      </w:r>
      <w:r>
        <w:rPr>
          <w:rFonts w:eastAsia="Arial"/>
          <w:sz w:val="24"/>
          <w:szCs w:val="24"/>
          <w:lang w:val="pt-BR"/>
        </w:rPr>
        <w:t>o</w:t>
      </w:r>
      <w:r w:rsidRPr="00D05518">
        <w:rPr>
          <w:rFonts w:eastAsia="Arial"/>
          <w:sz w:val="24"/>
          <w:szCs w:val="24"/>
          <w:lang w:val="pt-BR"/>
        </w:rPr>
        <w:t xml:space="preserve">utras informações e, nesse caso, essa estrutura pode fornecer um quadro de referência para o auditor no julgamento de relevância nos termos desta </w:t>
      </w:r>
      <w:r>
        <w:rPr>
          <w:rFonts w:eastAsia="Arial"/>
          <w:sz w:val="24"/>
          <w:szCs w:val="24"/>
          <w:lang w:val="pt-BR"/>
        </w:rPr>
        <w:t>norma</w:t>
      </w:r>
      <w:r w:rsidRPr="00D05518">
        <w:rPr>
          <w:rFonts w:eastAsia="Arial"/>
          <w:sz w:val="24"/>
          <w:szCs w:val="24"/>
          <w:lang w:val="pt-BR"/>
        </w:rPr>
        <w:t xml:space="preserve">. Em muitos casos, entretanto, pode não haver nenhuma estrutura aplicável que inclua </w:t>
      </w:r>
      <w:r>
        <w:rPr>
          <w:rFonts w:eastAsia="Arial"/>
          <w:sz w:val="24"/>
          <w:szCs w:val="24"/>
          <w:lang w:val="pt-BR"/>
        </w:rPr>
        <w:t>a</w:t>
      </w:r>
      <w:r w:rsidRPr="00D05518">
        <w:rPr>
          <w:rFonts w:eastAsia="Arial"/>
          <w:sz w:val="24"/>
          <w:szCs w:val="24"/>
          <w:lang w:val="pt-BR"/>
        </w:rPr>
        <w:t xml:space="preserve"> discussão do conceito de relevância aplicável às outras informações. Nesses casos, as seguintes características fornecem ao auditor um quadro de referência para determinar se </w:t>
      </w:r>
      <w:r>
        <w:rPr>
          <w:rFonts w:eastAsia="Arial"/>
          <w:sz w:val="24"/>
          <w:szCs w:val="24"/>
          <w:lang w:val="pt-BR"/>
        </w:rPr>
        <w:t>a</w:t>
      </w:r>
      <w:r w:rsidRPr="00D05518">
        <w:rPr>
          <w:rFonts w:eastAsia="Arial"/>
          <w:sz w:val="24"/>
          <w:szCs w:val="24"/>
          <w:lang w:val="pt-BR"/>
        </w:rPr>
        <w:t xml:space="preserve"> distorção das outras informações é relevante:</w:t>
      </w:r>
    </w:p>
    <w:p w14:paraId="75DAB9DA"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sidRPr="00D05518">
        <w:rPr>
          <w:rFonts w:ascii="Times New Roman" w:eastAsia="Arial" w:hAnsi="Times New Roman"/>
          <w:sz w:val="24"/>
          <w:szCs w:val="24"/>
        </w:rPr>
        <w:t>A relevância é considerada no</w:t>
      </w:r>
      <w:r>
        <w:rPr>
          <w:rFonts w:ascii="Times New Roman" w:eastAsia="Arial" w:hAnsi="Times New Roman"/>
          <w:sz w:val="24"/>
          <w:szCs w:val="24"/>
        </w:rPr>
        <w:t xml:space="preserve"> </w:t>
      </w:r>
      <w:r w:rsidRPr="00D05518">
        <w:rPr>
          <w:rFonts w:ascii="Times New Roman" w:eastAsia="Arial" w:hAnsi="Times New Roman"/>
          <w:sz w:val="24"/>
          <w:szCs w:val="24"/>
        </w:rPr>
        <w:t>contexto das necessidades comuns de informação dos usuários como grupo. Espera-se que os usuários das outras informações sejam os mesmos das demonstrações contábeis e que esses usuários</w:t>
      </w:r>
      <w:r>
        <w:rPr>
          <w:rFonts w:ascii="Times New Roman" w:eastAsia="Arial" w:hAnsi="Times New Roman"/>
          <w:sz w:val="24"/>
          <w:szCs w:val="24"/>
        </w:rPr>
        <w:t xml:space="preserve"> </w:t>
      </w:r>
      <w:r w:rsidRPr="00D05518">
        <w:rPr>
          <w:rFonts w:ascii="Times New Roman" w:eastAsia="Arial" w:hAnsi="Times New Roman"/>
          <w:sz w:val="24"/>
          <w:szCs w:val="24"/>
        </w:rPr>
        <w:t>leiam as outras informações para fornecer contexto para as demonstrações contábeis.</w:t>
      </w:r>
    </w:p>
    <w:p w14:paraId="6318E305"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sidRPr="00D05518">
        <w:rPr>
          <w:rFonts w:ascii="Times New Roman" w:eastAsia="Arial" w:hAnsi="Times New Roman"/>
          <w:sz w:val="24"/>
          <w:szCs w:val="24"/>
        </w:rPr>
        <w:t>Julgamentos quanto à relevância levam em consideração as circunstâncias espec</w:t>
      </w:r>
      <w:r>
        <w:rPr>
          <w:rFonts w:ascii="Times New Roman" w:eastAsia="Arial" w:hAnsi="Times New Roman"/>
          <w:sz w:val="24"/>
          <w:szCs w:val="24"/>
        </w:rPr>
        <w:t>í</w:t>
      </w:r>
      <w:r w:rsidRPr="00D05518">
        <w:rPr>
          <w:rFonts w:ascii="Times New Roman" w:eastAsia="Arial" w:hAnsi="Times New Roman"/>
          <w:sz w:val="24"/>
          <w:szCs w:val="24"/>
        </w:rPr>
        <w:t>ficas da distorção, considerando se os usuários seriam influenciados pelo efeito da distorção não corrigida. Nem toda distorção influencia as decisões econômicas dos usuários.</w:t>
      </w:r>
    </w:p>
    <w:p w14:paraId="4CCA1659" w14:textId="77777777" w:rsidR="00C1157F" w:rsidRPr="00D05518" w:rsidRDefault="00C1157F">
      <w:pPr>
        <w:pStyle w:val="PargrafodaLista"/>
        <w:widowControl w:val="0"/>
        <w:numPr>
          <w:ilvl w:val="0"/>
          <w:numId w:val="299"/>
        </w:numPr>
        <w:spacing w:after="0" w:line="240" w:lineRule="auto"/>
        <w:ind w:left="851" w:hanging="284"/>
        <w:contextualSpacing w:val="0"/>
        <w:jc w:val="both"/>
        <w:rPr>
          <w:rFonts w:ascii="Times New Roman" w:eastAsia="Arial" w:hAnsi="Times New Roman"/>
          <w:sz w:val="24"/>
          <w:szCs w:val="24"/>
        </w:rPr>
      </w:pPr>
      <w:r w:rsidRPr="00D05518">
        <w:rPr>
          <w:rFonts w:ascii="Times New Roman" w:eastAsia="Arial" w:hAnsi="Times New Roman"/>
          <w:sz w:val="24"/>
          <w:szCs w:val="24"/>
        </w:rPr>
        <w:t>Julgamentos quanto à relevância envolvem tanto considerações qualitativas como quantitativas. Assim, esses julgamentos podem levar em consideração a natureza ou a magnitude dos itens tratados nas outras informações no contexto do relatório anual da entidade.</w:t>
      </w:r>
    </w:p>
    <w:p w14:paraId="7FC844DF"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1071879"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Outras informações (ver item 12(c))</w:t>
      </w:r>
    </w:p>
    <w:p w14:paraId="48429E5E" w14:textId="77777777" w:rsidR="00C1157F" w:rsidRPr="00D05518" w:rsidRDefault="00C1157F" w:rsidP="00C1157F">
      <w:pPr>
        <w:spacing w:after="0" w:line="240" w:lineRule="auto"/>
        <w:jc w:val="both"/>
        <w:rPr>
          <w:rFonts w:ascii="Times New Roman" w:hAnsi="Times New Roman"/>
          <w:sz w:val="24"/>
          <w:szCs w:val="24"/>
        </w:rPr>
      </w:pPr>
    </w:p>
    <w:p w14:paraId="3EC24FC5"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A8.</w:t>
      </w:r>
      <w:r w:rsidRPr="00D05518">
        <w:rPr>
          <w:rFonts w:eastAsia="Arial"/>
          <w:sz w:val="24"/>
          <w:szCs w:val="24"/>
          <w:lang w:val="pt-BR"/>
        </w:rPr>
        <w:tab/>
        <w:t>O Apêndice 1 contém exemplos de valores ou outros itens que podem ser incluídos nas outras informações.</w:t>
      </w:r>
    </w:p>
    <w:p w14:paraId="3F7B0751" w14:textId="77777777" w:rsidR="00C1157F" w:rsidRPr="00D05518" w:rsidRDefault="00C1157F" w:rsidP="00C1157F">
      <w:pPr>
        <w:spacing w:after="0" w:line="240" w:lineRule="auto"/>
        <w:jc w:val="both"/>
        <w:rPr>
          <w:rFonts w:ascii="Times New Roman" w:hAnsi="Times New Roman"/>
          <w:sz w:val="24"/>
          <w:szCs w:val="24"/>
        </w:rPr>
      </w:pPr>
    </w:p>
    <w:p w14:paraId="6DD48497"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A9.</w:t>
      </w:r>
      <w:r w:rsidRPr="00D05518">
        <w:rPr>
          <w:rFonts w:eastAsia="Arial"/>
          <w:sz w:val="24"/>
          <w:szCs w:val="24"/>
          <w:lang w:val="pt-BR"/>
        </w:rPr>
        <w:tab/>
        <w:t>Em alguns casos, a estrutura de relatório financeiro aplicável pode exigir divulgações específicas, mas permite que elas sejam feitas fora das demonstrações contábeis (</w:t>
      </w:r>
      <w:r>
        <w:rPr>
          <w:rFonts w:eastAsia="Arial"/>
          <w:sz w:val="24"/>
          <w:szCs w:val="24"/>
          <w:lang w:val="pt-BR"/>
        </w:rPr>
        <w:t>p</w:t>
      </w:r>
      <w:r w:rsidRPr="00D05518">
        <w:rPr>
          <w:rFonts w:eastAsia="Arial"/>
          <w:sz w:val="24"/>
          <w:szCs w:val="24"/>
          <w:lang w:val="pt-BR"/>
        </w:rPr>
        <w:t xml:space="preserve">or exemplo, </w:t>
      </w:r>
      <w:r>
        <w:rPr>
          <w:rFonts w:eastAsia="Arial"/>
          <w:sz w:val="24"/>
          <w:szCs w:val="24"/>
          <w:lang w:val="pt-BR"/>
        </w:rPr>
        <w:t>a NBC TG</w:t>
      </w:r>
      <w:r w:rsidRPr="00D05518">
        <w:rPr>
          <w:rFonts w:eastAsia="Arial"/>
          <w:sz w:val="24"/>
          <w:szCs w:val="24"/>
          <w:lang w:val="pt-BR"/>
        </w:rPr>
        <w:t xml:space="preserve"> 40</w:t>
      </w:r>
      <w:r>
        <w:rPr>
          <w:rFonts w:eastAsia="Arial"/>
          <w:sz w:val="24"/>
          <w:szCs w:val="24"/>
          <w:lang w:val="pt-BR"/>
        </w:rPr>
        <w:t xml:space="preserve"> </w:t>
      </w:r>
      <w:r w:rsidRPr="00D05518">
        <w:rPr>
          <w:rFonts w:eastAsia="Arial"/>
          <w:sz w:val="24"/>
          <w:szCs w:val="24"/>
          <w:lang w:val="pt-BR"/>
        </w:rPr>
        <w:t>– Instrumentos Financeiros: Evidenciação permite que certas divulgações exigidas</w:t>
      </w:r>
      <w:r>
        <w:rPr>
          <w:rFonts w:eastAsia="Arial"/>
          <w:sz w:val="24"/>
          <w:szCs w:val="24"/>
          <w:lang w:val="pt-BR"/>
        </w:rPr>
        <w:t xml:space="preserve"> </w:t>
      </w:r>
      <w:r w:rsidRPr="00D05518">
        <w:rPr>
          <w:rFonts w:eastAsia="Arial"/>
          <w:sz w:val="24"/>
          <w:szCs w:val="24"/>
          <w:lang w:val="pt-BR"/>
        </w:rPr>
        <w:t xml:space="preserve">pelas práticas contábeis adotadas no Brasil sejam incluídas nas demonstrações contábeis ou incorporadas nessas demonstrações contábeis por referências cruzadas para alguma outra demonstração, tal como o comentário da administração ou o relatório de risco, que estão disponíveis aos usuários nos mesmos termos e na mesma data das demonstrações contábeis). Como essas divulgações são exigidas pela estrutura de relatório financeiro aplicável, elas são parte das demonstrações contábeis. Portanto, elas não constituem outras informações para fins desta </w:t>
      </w:r>
      <w:r>
        <w:rPr>
          <w:rFonts w:eastAsia="Arial"/>
          <w:sz w:val="24"/>
          <w:szCs w:val="24"/>
          <w:lang w:val="pt-BR"/>
        </w:rPr>
        <w:t>norma</w:t>
      </w:r>
      <w:r w:rsidRPr="00D05518">
        <w:rPr>
          <w:rFonts w:eastAsia="Arial"/>
          <w:sz w:val="24"/>
          <w:szCs w:val="24"/>
          <w:lang w:val="pt-BR"/>
        </w:rPr>
        <w:t>.</w:t>
      </w:r>
    </w:p>
    <w:p w14:paraId="0CEF90B7" w14:textId="77777777" w:rsidR="00C1157F" w:rsidRPr="00D05518" w:rsidRDefault="00C1157F" w:rsidP="00C1157F">
      <w:pPr>
        <w:spacing w:after="0" w:line="240" w:lineRule="auto"/>
        <w:jc w:val="both"/>
        <w:rPr>
          <w:rFonts w:ascii="Times New Roman" w:hAnsi="Times New Roman"/>
          <w:sz w:val="24"/>
          <w:szCs w:val="24"/>
        </w:rPr>
      </w:pPr>
    </w:p>
    <w:p w14:paraId="5D8F79B2" w14:textId="77777777" w:rsidR="00C1157F" w:rsidRPr="00D05518" w:rsidRDefault="00C1157F" w:rsidP="00C1157F">
      <w:pPr>
        <w:pStyle w:val="IFACNumberAndLetter"/>
        <w:numPr>
          <w:ilvl w:val="0"/>
          <w:numId w:val="0"/>
        </w:numPr>
        <w:tabs>
          <w:tab w:val="clear" w:pos="720"/>
        </w:tabs>
        <w:spacing w:before="0" w:line="240" w:lineRule="auto"/>
        <w:ind w:left="567" w:hanging="567"/>
        <w:rPr>
          <w:sz w:val="24"/>
          <w:szCs w:val="24"/>
          <w:lang w:val="pt-BR"/>
        </w:rPr>
      </w:pPr>
      <w:r w:rsidRPr="00D05518">
        <w:rPr>
          <w:rFonts w:eastAsia="Arial"/>
          <w:sz w:val="24"/>
          <w:szCs w:val="24"/>
          <w:lang w:val="pt-BR"/>
        </w:rPr>
        <w:t>A10.</w:t>
      </w:r>
      <w:r w:rsidRPr="00D05518">
        <w:rPr>
          <w:rFonts w:eastAsia="Arial"/>
          <w:sz w:val="24"/>
          <w:szCs w:val="24"/>
          <w:lang w:val="pt-BR"/>
        </w:rPr>
        <w:tab/>
        <w:t>Relatórios de taxonomia (</w:t>
      </w:r>
      <w:r w:rsidRPr="00D05518">
        <w:rPr>
          <w:rFonts w:eastAsia="Arial"/>
          <w:i/>
          <w:sz w:val="24"/>
          <w:szCs w:val="24"/>
          <w:lang w:val="pt-BR"/>
        </w:rPr>
        <w:t>eXtensible Business Reporting Language</w:t>
      </w:r>
      <w:r>
        <w:rPr>
          <w:rFonts w:eastAsia="Arial"/>
          <w:sz w:val="24"/>
          <w:szCs w:val="24"/>
          <w:lang w:val="pt-BR"/>
        </w:rPr>
        <w:t>-</w:t>
      </w:r>
      <w:r w:rsidRPr="00D05518">
        <w:rPr>
          <w:rFonts w:eastAsia="Arial"/>
          <w:sz w:val="24"/>
          <w:szCs w:val="24"/>
          <w:lang w:val="pt-BR"/>
        </w:rPr>
        <w:t>XBRL) não representam outras informações</w:t>
      </w:r>
      <w:r>
        <w:rPr>
          <w:rFonts w:eastAsia="Arial"/>
          <w:sz w:val="24"/>
          <w:szCs w:val="24"/>
          <w:lang w:val="pt-BR"/>
        </w:rPr>
        <w:t>,</w:t>
      </w:r>
      <w:r w:rsidRPr="00D05518">
        <w:rPr>
          <w:rFonts w:eastAsia="Arial"/>
          <w:sz w:val="24"/>
          <w:szCs w:val="24"/>
          <w:lang w:val="pt-BR"/>
        </w:rPr>
        <w:t xml:space="preserve"> conforme definidas nesta </w:t>
      </w:r>
      <w:r>
        <w:rPr>
          <w:rFonts w:eastAsia="Arial"/>
          <w:sz w:val="24"/>
          <w:szCs w:val="24"/>
          <w:lang w:val="pt-BR"/>
        </w:rPr>
        <w:t>norma</w:t>
      </w:r>
      <w:r w:rsidRPr="00D05518">
        <w:rPr>
          <w:rFonts w:eastAsia="Arial"/>
          <w:sz w:val="24"/>
          <w:szCs w:val="24"/>
          <w:lang w:val="pt-BR"/>
        </w:rPr>
        <w:t>.</w:t>
      </w:r>
    </w:p>
    <w:p w14:paraId="01A81B07"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Obtenção das outras informações (ver item 13)</w:t>
      </w:r>
    </w:p>
    <w:p w14:paraId="29218DBF" w14:textId="77777777" w:rsidR="00C1157F" w:rsidRPr="00D05518" w:rsidRDefault="00C1157F" w:rsidP="00C1157F">
      <w:pPr>
        <w:spacing w:after="0" w:line="240" w:lineRule="auto"/>
        <w:jc w:val="both"/>
        <w:rPr>
          <w:rFonts w:ascii="Times New Roman" w:hAnsi="Times New Roman"/>
          <w:sz w:val="24"/>
          <w:szCs w:val="24"/>
        </w:rPr>
      </w:pPr>
    </w:p>
    <w:p w14:paraId="0747A6B1"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A11.</w:t>
      </w:r>
      <w:r w:rsidRPr="00D05518">
        <w:rPr>
          <w:rFonts w:eastAsia="Arial"/>
          <w:sz w:val="24"/>
          <w:szCs w:val="24"/>
          <w:lang w:val="pt-BR"/>
        </w:rPr>
        <w:tab/>
        <w:t>A determinação dos documentos que são ou compõem o relatório anual é geralmente evidente com base nas leis, regulamentos ou práticas. Em muitos casos, a administração ou os responsáveis pela governança podem ter emitido, como fazem habitualmente, um pacote de documentos que, conjuntamente, compõem o relatório anual ou podem ter se comprometido a fazê-lo. Em alguns casos, entretanto, pode não ser evidente quais documentos são ou compõem o relatório anual. Nesses casos, a data e a finalidade dos documentos (e para quem eles são emitidos) são questões que podem ser relevantes para a determinação, pelo auditor, de quais documentos são ou compõem o relatório anual.</w:t>
      </w:r>
    </w:p>
    <w:p w14:paraId="62D28C28"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257D766"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A12.</w:t>
      </w:r>
      <w:r>
        <w:rPr>
          <w:rFonts w:eastAsia="Arial"/>
          <w:sz w:val="24"/>
          <w:szCs w:val="24"/>
          <w:lang w:val="pt-BR"/>
        </w:rPr>
        <w:t xml:space="preserve"> </w:t>
      </w:r>
      <w:r>
        <w:rPr>
          <w:rFonts w:eastAsia="Arial"/>
          <w:sz w:val="24"/>
          <w:szCs w:val="24"/>
          <w:lang w:val="pt-BR"/>
        </w:rPr>
        <w:tab/>
      </w:r>
      <w:r w:rsidRPr="00D05518">
        <w:rPr>
          <w:rFonts w:eastAsia="Arial"/>
          <w:sz w:val="24"/>
          <w:szCs w:val="24"/>
          <w:lang w:val="pt-BR"/>
        </w:rPr>
        <w:t>Quando o relatório anual é traduzido para outros idiomas</w:t>
      </w:r>
      <w:r>
        <w:rPr>
          <w:rFonts w:eastAsia="Arial"/>
          <w:sz w:val="24"/>
          <w:szCs w:val="24"/>
          <w:lang w:val="pt-BR"/>
        </w:rPr>
        <w:t>,</w:t>
      </w:r>
      <w:r w:rsidRPr="00D05518">
        <w:rPr>
          <w:rFonts w:eastAsia="Arial"/>
          <w:sz w:val="24"/>
          <w:szCs w:val="24"/>
          <w:lang w:val="pt-BR"/>
        </w:rPr>
        <w:t xml:space="preserve"> nos termos d</w:t>
      </w:r>
      <w:r>
        <w:rPr>
          <w:rFonts w:eastAsia="Arial"/>
          <w:sz w:val="24"/>
          <w:szCs w:val="24"/>
          <w:lang w:val="pt-BR"/>
        </w:rPr>
        <w:t>e</w:t>
      </w:r>
      <w:r w:rsidRPr="00D05518">
        <w:rPr>
          <w:rFonts w:eastAsia="Arial"/>
          <w:sz w:val="24"/>
          <w:szCs w:val="24"/>
          <w:lang w:val="pt-BR"/>
        </w:rPr>
        <w:t xml:space="preserve"> lei ou de regulamento (como pode ocorrer quando </w:t>
      </w:r>
      <w:r>
        <w:rPr>
          <w:rFonts w:eastAsia="Arial"/>
          <w:sz w:val="24"/>
          <w:szCs w:val="24"/>
          <w:lang w:val="pt-BR"/>
        </w:rPr>
        <w:t>a</w:t>
      </w:r>
      <w:r w:rsidRPr="00D05518">
        <w:rPr>
          <w:rFonts w:eastAsia="Arial"/>
          <w:sz w:val="24"/>
          <w:szCs w:val="24"/>
          <w:lang w:val="pt-BR"/>
        </w:rPr>
        <w:t xml:space="preserve"> jurisdição tem mais de um idioma oficial)</w:t>
      </w:r>
      <w:r>
        <w:rPr>
          <w:rFonts w:eastAsia="Arial"/>
          <w:sz w:val="24"/>
          <w:szCs w:val="24"/>
          <w:lang w:val="pt-BR"/>
        </w:rPr>
        <w:t>,</w:t>
      </w:r>
      <w:r w:rsidRPr="00D05518">
        <w:rPr>
          <w:rFonts w:eastAsia="Arial"/>
          <w:sz w:val="24"/>
          <w:szCs w:val="24"/>
          <w:lang w:val="pt-BR"/>
        </w:rPr>
        <w:t xml:space="preserve"> ou quando múltiplos “relatórios anuais” são elaborados nos termos de legislação diferente (por exemplo, quando </w:t>
      </w:r>
      <w:r>
        <w:rPr>
          <w:rFonts w:eastAsia="Arial"/>
          <w:sz w:val="24"/>
          <w:szCs w:val="24"/>
          <w:lang w:val="pt-BR"/>
        </w:rPr>
        <w:t>a</w:t>
      </w:r>
      <w:r w:rsidRPr="00D05518">
        <w:rPr>
          <w:rFonts w:eastAsia="Arial"/>
          <w:sz w:val="24"/>
          <w:szCs w:val="24"/>
          <w:lang w:val="pt-BR"/>
        </w:rPr>
        <w:t xml:space="preserve"> entidade é listada em mais de uma jurisdição), deve-se considerar se um ou mais do que um dos “relatórios anuais” são parte das outras informações.</w:t>
      </w:r>
      <w:r>
        <w:rPr>
          <w:rFonts w:eastAsia="Arial"/>
          <w:sz w:val="24"/>
          <w:szCs w:val="24"/>
          <w:lang w:val="pt-BR"/>
        </w:rPr>
        <w:t xml:space="preserve"> </w:t>
      </w:r>
      <w:r w:rsidRPr="00D05518">
        <w:rPr>
          <w:rFonts w:eastAsia="Arial"/>
          <w:sz w:val="24"/>
          <w:szCs w:val="24"/>
          <w:lang w:val="pt-BR"/>
        </w:rPr>
        <w:t>Lei ou regulamento local pode fornecer orientação adicional a esse respeito.</w:t>
      </w:r>
    </w:p>
    <w:p w14:paraId="3EEF45C3"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7C541E48"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A13.</w:t>
      </w:r>
      <w:r w:rsidRPr="00D05518">
        <w:rPr>
          <w:rFonts w:eastAsia="Arial"/>
          <w:sz w:val="24"/>
          <w:szCs w:val="24"/>
          <w:lang w:val="pt-BR"/>
        </w:rPr>
        <w:tab/>
        <w:t>A administração, ou os responsáveis pela governança, é responsável pela elaboração do relatório anual. O auditor pode comunicar à administração ou aos responsáveis pela governança:</w:t>
      </w:r>
    </w:p>
    <w:p w14:paraId="421AA532"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Pr>
          <w:rFonts w:ascii="Times New Roman" w:eastAsia="Symbol" w:hAnsi="Times New Roman"/>
          <w:sz w:val="24"/>
          <w:szCs w:val="24"/>
        </w:rPr>
        <w:t>s</w:t>
      </w:r>
      <w:r w:rsidRPr="00D05518">
        <w:rPr>
          <w:rFonts w:ascii="Times New Roman" w:eastAsia="Symbol" w:hAnsi="Times New Roman"/>
          <w:sz w:val="24"/>
          <w:szCs w:val="24"/>
        </w:rPr>
        <w:t xml:space="preserve">uas </w:t>
      </w:r>
      <w:r w:rsidRPr="00D05518">
        <w:rPr>
          <w:rFonts w:ascii="Times New Roman" w:eastAsia="Arial" w:hAnsi="Times New Roman"/>
          <w:sz w:val="24"/>
          <w:szCs w:val="24"/>
        </w:rPr>
        <w:t>expectativas com relação à obtenção da versão final do relatório anual (incluindo a</w:t>
      </w:r>
      <w:r>
        <w:rPr>
          <w:rFonts w:ascii="Times New Roman" w:eastAsia="Arial" w:hAnsi="Times New Roman"/>
          <w:sz w:val="24"/>
          <w:szCs w:val="24"/>
        </w:rPr>
        <w:t xml:space="preserve"> </w:t>
      </w:r>
      <w:r w:rsidRPr="00D05518">
        <w:rPr>
          <w:rFonts w:ascii="Times New Roman" w:hAnsi="Times New Roman"/>
          <w:sz w:val="24"/>
          <w:szCs w:val="24"/>
        </w:rPr>
        <w:t xml:space="preserve">combinação de documentos que juntos </w:t>
      </w:r>
      <w:r w:rsidRPr="00D05518">
        <w:rPr>
          <w:rFonts w:ascii="Times New Roman" w:eastAsia="Arial" w:hAnsi="Times New Roman"/>
          <w:sz w:val="24"/>
          <w:szCs w:val="24"/>
        </w:rPr>
        <w:t>compõem o relatório anual) de forma tempestiva antes da data do seu relatório</w:t>
      </w:r>
      <w:r>
        <w:rPr>
          <w:rFonts w:ascii="Times New Roman" w:eastAsia="Arial" w:hAnsi="Times New Roman"/>
          <w:sz w:val="24"/>
          <w:szCs w:val="24"/>
        </w:rPr>
        <w:t xml:space="preserve">, </w:t>
      </w:r>
      <w:r w:rsidRPr="00D05518">
        <w:rPr>
          <w:rFonts w:ascii="Times New Roman" w:eastAsia="Arial" w:hAnsi="Times New Roman"/>
          <w:sz w:val="24"/>
          <w:szCs w:val="24"/>
        </w:rPr>
        <w:t xml:space="preserve">de </w:t>
      </w:r>
      <w:r>
        <w:rPr>
          <w:rFonts w:ascii="Times New Roman" w:eastAsia="Arial" w:hAnsi="Times New Roman"/>
          <w:sz w:val="24"/>
          <w:szCs w:val="24"/>
        </w:rPr>
        <w:t>modo</w:t>
      </w:r>
      <w:r w:rsidRPr="00D05518">
        <w:rPr>
          <w:rFonts w:ascii="Times New Roman" w:eastAsia="Arial" w:hAnsi="Times New Roman"/>
          <w:sz w:val="24"/>
          <w:szCs w:val="24"/>
        </w:rPr>
        <w:t xml:space="preserve"> que o auditor possa concluir os procedimentos exigidos por esta </w:t>
      </w:r>
      <w:r>
        <w:rPr>
          <w:rFonts w:ascii="Times New Roman" w:eastAsia="Arial" w:hAnsi="Times New Roman"/>
          <w:sz w:val="24"/>
          <w:szCs w:val="24"/>
        </w:rPr>
        <w:t>norma</w:t>
      </w:r>
      <w:r w:rsidRPr="00D05518">
        <w:rPr>
          <w:rFonts w:ascii="Times New Roman" w:eastAsia="Arial" w:hAnsi="Times New Roman"/>
          <w:sz w:val="24"/>
          <w:szCs w:val="24"/>
        </w:rPr>
        <w:t xml:space="preserve"> antes da data do seu relatório ou, se isso não for possível, tão logo quanto praticável e, em qualquer caso, antes da emissão dessas informações pela entidade</w:t>
      </w:r>
      <w:r>
        <w:rPr>
          <w:rFonts w:ascii="Times New Roman" w:eastAsia="Arial" w:hAnsi="Times New Roman"/>
          <w:sz w:val="24"/>
          <w:szCs w:val="24"/>
        </w:rPr>
        <w:t>;</w:t>
      </w:r>
    </w:p>
    <w:p w14:paraId="13403E84" w14:textId="77777777" w:rsidR="00C1157F" w:rsidRPr="00D05518" w:rsidRDefault="00C1157F">
      <w:pPr>
        <w:pStyle w:val="PargrafodaLista"/>
        <w:widowControl w:val="0"/>
        <w:numPr>
          <w:ilvl w:val="0"/>
          <w:numId w:val="299"/>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D05518">
        <w:rPr>
          <w:rFonts w:ascii="Times New Roman" w:eastAsia="Arial" w:hAnsi="Times New Roman"/>
          <w:sz w:val="24"/>
          <w:szCs w:val="24"/>
        </w:rPr>
        <w:t>s possíveis implicações quando as outras informações são obtidas após a data do seu relatório.</w:t>
      </w:r>
    </w:p>
    <w:p w14:paraId="22AB0F25"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770B2F8"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A14.</w:t>
      </w:r>
      <w:r>
        <w:rPr>
          <w:rFonts w:eastAsia="Arial"/>
          <w:sz w:val="24"/>
          <w:szCs w:val="24"/>
          <w:lang w:val="pt-BR"/>
        </w:rPr>
        <w:tab/>
      </w:r>
      <w:r w:rsidRPr="00D05518">
        <w:rPr>
          <w:rFonts w:eastAsia="Arial"/>
          <w:sz w:val="24"/>
          <w:szCs w:val="24"/>
          <w:lang w:val="pt-BR"/>
        </w:rPr>
        <w:t>As comunicações mencionadas no item A13 podem ser particularmente apropriadas, por exemplo:</w:t>
      </w:r>
    </w:p>
    <w:p w14:paraId="598E943B"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na</w:t>
      </w:r>
      <w:r w:rsidRPr="00D05518">
        <w:rPr>
          <w:rFonts w:ascii="Times New Roman" w:eastAsia="Arial" w:hAnsi="Times New Roman"/>
          <w:sz w:val="24"/>
          <w:szCs w:val="24"/>
        </w:rPr>
        <w:t xml:space="preserve"> contratação inicial de auditoria</w:t>
      </w:r>
      <w:r>
        <w:rPr>
          <w:rFonts w:ascii="Times New Roman" w:eastAsia="Arial" w:hAnsi="Times New Roman"/>
          <w:sz w:val="24"/>
          <w:szCs w:val="24"/>
        </w:rPr>
        <w:t>;</w:t>
      </w:r>
    </w:p>
    <w:p w14:paraId="4DD987DB"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q</w:t>
      </w:r>
      <w:r w:rsidRPr="00D05518">
        <w:rPr>
          <w:rFonts w:ascii="Times New Roman" w:eastAsia="Arial" w:hAnsi="Times New Roman"/>
          <w:sz w:val="24"/>
          <w:szCs w:val="24"/>
        </w:rPr>
        <w:t>uando tiver havido mudança na administração ou nos responsáveis pela governança</w:t>
      </w:r>
      <w:r>
        <w:rPr>
          <w:rFonts w:ascii="Times New Roman" w:eastAsia="Arial" w:hAnsi="Times New Roman"/>
          <w:sz w:val="24"/>
          <w:szCs w:val="24"/>
        </w:rPr>
        <w:t>;</w:t>
      </w:r>
    </w:p>
    <w:p w14:paraId="2D3DB008" w14:textId="77777777" w:rsidR="00C1157F" w:rsidRPr="00D05518" w:rsidRDefault="00C1157F">
      <w:pPr>
        <w:pStyle w:val="PargrafodaLista"/>
        <w:widowControl w:val="0"/>
        <w:numPr>
          <w:ilvl w:val="0"/>
          <w:numId w:val="299"/>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q</w:t>
      </w:r>
      <w:r w:rsidRPr="00D05518">
        <w:rPr>
          <w:rFonts w:ascii="Times New Roman" w:eastAsia="Arial" w:hAnsi="Times New Roman"/>
          <w:sz w:val="24"/>
          <w:szCs w:val="24"/>
        </w:rPr>
        <w:t>uando se espera que as outras informações sejam obtidas após a data do relatório do auditor.</w:t>
      </w:r>
    </w:p>
    <w:p w14:paraId="3296E3B8"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1AAE840"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A15.</w:t>
      </w:r>
      <w:r w:rsidRPr="00D05518">
        <w:rPr>
          <w:rFonts w:eastAsia="Arial"/>
          <w:sz w:val="24"/>
          <w:szCs w:val="24"/>
          <w:lang w:val="pt-BR"/>
        </w:rPr>
        <w:tab/>
        <w:t>Quando os responsáveis pela governança forem os aprovadores</w:t>
      </w:r>
      <w:r>
        <w:rPr>
          <w:rFonts w:eastAsia="Arial"/>
          <w:sz w:val="24"/>
          <w:szCs w:val="24"/>
          <w:lang w:val="pt-BR"/>
        </w:rPr>
        <w:t xml:space="preserve"> </w:t>
      </w:r>
      <w:r w:rsidRPr="00D05518">
        <w:rPr>
          <w:rFonts w:eastAsia="Arial"/>
          <w:sz w:val="24"/>
          <w:szCs w:val="24"/>
          <w:lang w:val="pt-BR"/>
        </w:rPr>
        <w:t>das outras informações antes da sua emissão pela entidade, a versão final dessas outras informações é aquela que foi aprovada para emissão pelos responsáveis pela governança.</w:t>
      </w:r>
    </w:p>
    <w:p w14:paraId="749CDA5B"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071BF9B"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A16.</w:t>
      </w:r>
      <w:r w:rsidRPr="00D05518">
        <w:rPr>
          <w:rFonts w:eastAsia="Arial"/>
          <w:sz w:val="24"/>
          <w:szCs w:val="24"/>
          <w:lang w:val="pt-BR"/>
        </w:rPr>
        <w:tab/>
        <w:t>Em alguns casos, o relatório anual da entidade pode ser um único documento a ser divulgado, de acordo com leis ou regulamentos ou com a prática de apresentação de relatório da entidade, pouco depois</w:t>
      </w:r>
      <w:r>
        <w:rPr>
          <w:rFonts w:eastAsia="Arial"/>
          <w:sz w:val="24"/>
          <w:szCs w:val="24"/>
          <w:lang w:val="pt-BR"/>
        </w:rPr>
        <w:t xml:space="preserve"> </w:t>
      </w:r>
      <w:r w:rsidRPr="00D05518">
        <w:rPr>
          <w:rFonts w:eastAsia="Arial"/>
          <w:sz w:val="24"/>
          <w:szCs w:val="24"/>
          <w:lang w:val="pt-BR"/>
        </w:rPr>
        <w:t>do período de apresentação d</w:t>
      </w:r>
      <w:r>
        <w:rPr>
          <w:rFonts w:eastAsia="Arial"/>
          <w:sz w:val="24"/>
          <w:szCs w:val="24"/>
          <w:lang w:val="pt-BR"/>
        </w:rPr>
        <w:t>o</w:t>
      </w:r>
      <w:r w:rsidRPr="00D05518">
        <w:rPr>
          <w:rFonts w:eastAsia="Arial"/>
          <w:sz w:val="24"/>
          <w:szCs w:val="24"/>
          <w:lang w:val="pt-BR"/>
        </w:rPr>
        <w:t xml:space="preserve"> relatório financeiro da entidade</w:t>
      </w:r>
      <w:r>
        <w:rPr>
          <w:rFonts w:eastAsia="Arial"/>
          <w:sz w:val="24"/>
          <w:szCs w:val="24"/>
          <w:lang w:val="pt-BR"/>
        </w:rPr>
        <w:t>,</w:t>
      </w:r>
      <w:r w:rsidRPr="00D05518">
        <w:rPr>
          <w:rFonts w:eastAsia="Arial"/>
          <w:sz w:val="24"/>
          <w:szCs w:val="24"/>
          <w:lang w:val="pt-BR"/>
        </w:rPr>
        <w:t xml:space="preserve"> de modo que ele esteja disponível para o auditor antes da data do seu relatório</w:t>
      </w:r>
      <w:r>
        <w:rPr>
          <w:rFonts w:eastAsia="Arial"/>
          <w:sz w:val="24"/>
          <w:szCs w:val="24"/>
          <w:lang w:val="pt-BR"/>
        </w:rPr>
        <w:t>.</w:t>
      </w:r>
      <w:r w:rsidRPr="00D05518">
        <w:rPr>
          <w:rFonts w:eastAsia="Arial"/>
          <w:sz w:val="24"/>
          <w:szCs w:val="24"/>
          <w:lang w:val="pt-BR"/>
        </w:rPr>
        <w:t xml:space="preserve"> Em outros casos, a divulgação desse documento pode não ser exigida até tempos depois ou em momento escolhido pela entidade. Pode também haver circunstâncias em que o relatório anual da entidade é um conjunto de documentos, sendo cada um deles sujeito a diferentes requisitos ou práticas de apresentação de relatório pela entidade com relação à data de sua divulgação. </w:t>
      </w:r>
    </w:p>
    <w:p w14:paraId="66D08289"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82CAAD1"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A17.</w:t>
      </w:r>
      <w:r w:rsidRPr="00D05518">
        <w:rPr>
          <w:rFonts w:eastAsia="Arial"/>
          <w:sz w:val="24"/>
          <w:szCs w:val="24"/>
          <w:lang w:val="pt-BR"/>
        </w:rPr>
        <w:tab/>
        <w:t xml:space="preserve">Pode haver circunstâncias em que, na data do relatório do auditor, a entidade esteja considerando o desenvolvimento de documento que pode ser parte do relatório anual da entidade (por exemplo, relatório voluntário para partes interessadas), mas a administração não pode confirmar para o auditor a finalidade ou a data desse documento. Se o auditor não pode assegurar a finalidade ou a data desse documento, o documento não é considerado </w:t>
      </w:r>
      <w:r>
        <w:rPr>
          <w:rFonts w:eastAsia="Arial"/>
          <w:sz w:val="24"/>
          <w:szCs w:val="24"/>
          <w:lang w:val="pt-BR"/>
        </w:rPr>
        <w:t>o</w:t>
      </w:r>
      <w:r w:rsidRPr="00D05518">
        <w:rPr>
          <w:rFonts w:eastAsia="Arial"/>
          <w:sz w:val="24"/>
          <w:szCs w:val="24"/>
          <w:lang w:val="pt-BR"/>
        </w:rPr>
        <w:t xml:space="preserve">utras </w:t>
      </w:r>
      <w:r>
        <w:rPr>
          <w:rFonts w:eastAsia="Arial"/>
          <w:sz w:val="24"/>
          <w:szCs w:val="24"/>
          <w:lang w:val="pt-BR"/>
        </w:rPr>
        <w:t>i</w:t>
      </w:r>
      <w:r w:rsidRPr="00D05518">
        <w:rPr>
          <w:rFonts w:eastAsia="Arial"/>
          <w:sz w:val="24"/>
          <w:szCs w:val="24"/>
          <w:lang w:val="pt-BR"/>
        </w:rPr>
        <w:t xml:space="preserve">nformações para fins desta </w:t>
      </w:r>
      <w:r>
        <w:rPr>
          <w:rFonts w:eastAsia="Arial"/>
          <w:sz w:val="24"/>
          <w:szCs w:val="24"/>
          <w:lang w:val="pt-BR"/>
        </w:rPr>
        <w:t>norma</w:t>
      </w:r>
      <w:r w:rsidRPr="00D05518">
        <w:rPr>
          <w:rFonts w:eastAsia="Arial"/>
          <w:sz w:val="24"/>
          <w:szCs w:val="24"/>
          <w:lang w:val="pt-BR"/>
        </w:rPr>
        <w:t xml:space="preserve">. </w:t>
      </w:r>
    </w:p>
    <w:p w14:paraId="14A20718" w14:textId="77777777" w:rsidR="00C1157F" w:rsidRPr="00D05518" w:rsidRDefault="00C1157F" w:rsidP="00C1157F">
      <w:pPr>
        <w:spacing w:after="0" w:line="240" w:lineRule="auto"/>
        <w:jc w:val="both"/>
        <w:rPr>
          <w:rFonts w:ascii="Times New Roman" w:hAnsi="Times New Roman"/>
          <w:sz w:val="24"/>
          <w:szCs w:val="24"/>
        </w:rPr>
      </w:pPr>
    </w:p>
    <w:p w14:paraId="26F6DE2A"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A18.</w:t>
      </w:r>
      <w:r w:rsidRPr="00D05518">
        <w:rPr>
          <w:rFonts w:eastAsia="Arial"/>
          <w:sz w:val="24"/>
          <w:szCs w:val="24"/>
          <w:lang w:val="pt-BR"/>
        </w:rPr>
        <w:tab/>
        <w:t>A obtenção das outras informações de forma tempestiva</w:t>
      </w:r>
      <w:r>
        <w:rPr>
          <w:rFonts w:eastAsia="Arial"/>
          <w:sz w:val="24"/>
          <w:szCs w:val="24"/>
          <w:lang w:val="pt-BR"/>
        </w:rPr>
        <w:t>,</w:t>
      </w:r>
      <w:r w:rsidRPr="00D05518">
        <w:rPr>
          <w:rFonts w:eastAsia="Arial"/>
          <w:sz w:val="24"/>
          <w:szCs w:val="24"/>
          <w:lang w:val="pt-BR"/>
        </w:rPr>
        <w:t xml:space="preserve"> antes da data do relatório do auditor</w:t>
      </w:r>
      <w:r>
        <w:rPr>
          <w:rFonts w:eastAsia="Arial"/>
          <w:sz w:val="24"/>
          <w:szCs w:val="24"/>
          <w:lang w:val="pt-BR"/>
        </w:rPr>
        <w:t>,</w:t>
      </w:r>
      <w:r w:rsidRPr="00D05518">
        <w:rPr>
          <w:rFonts w:eastAsia="Arial"/>
          <w:sz w:val="24"/>
          <w:szCs w:val="24"/>
          <w:lang w:val="pt-BR"/>
        </w:rPr>
        <w:t xml:space="preserve"> permite que quaisquer revisões que sejam consideradas necessárias sejam feitas nas demonstrações contábeis, no relatório do auditor ou nas outras informações antes de suas emissões.</w:t>
      </w:r>
      <w:r>
        <w:rPr>
          <w:rFonts w:eastAsia="Arial"/>
          <w:sz w:val="24"/>
          <w:szCs w:val="24"/>
          <w:lang w:val="pt-BR"/>
        </w:rPr>
        <w:t xml:space="preserve"> </w:t>
      </w:r>
      <w:r w:rsidRPr="00D05518">
        <w:rPr>
          <w:rFonts w:eastAsia="Arial"/>
          <w:sz w:val="24"/>
          <w:szCs w:val="24"/>
          <w:lang w:val="pt-BR"/>
        </w:rPr>
        <w:t xml:space="preserve">A carta de contratação de auditoria (NBC TA 210 </w:t>
      </w:r>
      <w:r>
        <w:rPr>
          <w:rFonts w:eastAsia="Arial"/>
          <w:sz w:val="24"/>
          <w:szCs w:val="24"/>
          <w:lang w:val="pt-BR"/>
        </w:rPr>
        <w:t>–</w:t>
      </w:r>
      <w:r w:rsidRPr="00D05518">
        <w:rPr>
          <w:rFonts w:eastAsia="Arial"/>
          <w:sz w:val="24"/>
          <w:szCs w:val="24"/>
          <w:lang w:val="pt-BR"/>
        </w:rPr>
        <w:t xml:space="preserve"> Concordância com os Termos do Trabalho de Auditoria</w:t>
      </w:r>
      <w:r>
        <w:rPr>
          <w:rFonts w:eastAsia="Arial"/>
          <w:sz w:val="24"/>
          <w:szCs w:val="24"/>
          <w:lang w:val="pt-BR"/>
        </w:rPr>
        <w:t>,</w:t>
      </w:r>
      <w:r w:rsidRPr="00D05518">
        <w:rPr>
          <w:rFonts w:eastAsia="Arial"/>
          <w:sz w:val="24"/>
          <w:szCs w:val="24"/>
          <w:lang w:val="pt-BR"/>
        </w:rPr>
        <w:t xml:space="preserve"> item A2</w:t>
      </w:r>
      <w:r>
        <w:rPr>
          <w:rFonts w:eastAsia="Arial"/>
          <w:sz w:val="24"/>
          <w:szCs w:val="24"/>
          <w:lang w:val="pt-BR"/>
        </w:rPr>
        <w:t>4</w:t>
      </w:r>
      <w:r w:rsidRPr="00D05518">
        <w:rPr>
          <w:rFonts w:eastAsia="Arial"/>
          <w:sz w:val="24"/>
          <w:szCs w:val="24"/>
          <w:lang w:val="pt-BR"/>
        </w:rPr>
        <w:t>) pode fazer referência a acordo</w:t>
      </w:r>
      <w:r>
        <w:rPr>
          <w:rFonts w:eastAsia="Arial"/>
          <w:sz w:val="24"/>
          <w:szCs w:val="24"/>
          <w:lang w:val="pt-BR"/>
        </w:rPr>
        <w:t xml:space="preserve"> </w:t>
      </w:r>
      <w:r w:rsidRPr="00D05518">
        <w:rPr>
          <w:rFonts w:eastAsia="Arial"/>
          <w:sz w:val="24"/>
          <w:szCs w:val="24"/>
          <w:lang w:val="pt-BR"/>
        </w:rPr>
        <w:t xml:space="preserve">com a administração para disponibilizar para o auditor as outras informações de maneira tempestiva e, se possível, antes da data do relatório do auditor. </w:t>
      </w:r>
    </w:p>
    <w:p w14:paraId="67B5BECE"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265E4F7"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A19.</w:t>
      </w:r>
      <w:r w:rsidRPr="00D05518">
        <w:rPr>
          <w:rFonts w:eastAsia="Arial"/>
          <w:sz w:val="24"/>
          <w:szCs w:val="24"/>
          <w:lang w:val="pt-BR"/>
        </w:rPr>
        <w:tab/>
        <w:t xml:space="preserve">Quando as outras informações são disponibilizadas para os usuários somente </w:t>
      </w:r>
      <w:r>
        <w:rPr>
          <w:rFonts w:eastAsia="Arial"/>
          <w:sz w:val="24"/>
          <w:szCs w:val="24"/>
          <w:lang w:val="pt-BR"/>
        </w:rPr>
        <w:t>por meio</w:t>
      </w:r>
      <w:r w:rsidRPr="00D05518">
        <w:rPr>
          <w:rFonts w:eastAsia="Arial"/>
          <w:sz w:val="24"/>
          <w:szCs w:val="24"/>
          <w:lang w:val="pt-BR"/>
        </w:rPr>
        <w:t xml:space="preserve"> do sítio eletrônico da entidade, a versão das outras informações obtida da entidade, em vez de diretamente do seu sítio eletrônico, é o documento relevante no qual o auditor realiza os procedimentos de acordo com esta </w:t>
      </w:r>
      <w:r>
        <w:rPr>
          <w:rFonts w:eastAsia="Arial"/>
          <w:sz w:val="24"/>
          <w:szCs w:val="24"/>
          <w:lang w:val="pt-BR"/>
        </w:rPr>
        <w:t>norma</w:t>
      </w:r>
      <w:r w:rsidRPr="00D05518">
        <w:rPr>
          <w:rFonts w:eastAsia="Arial"/>
          <w:sz w:val="24"/>
          <w:szCs w:val="24"/>
          <w:lang w:val="pt-BR"/>
        </w:rPr>
        <w:t>. O auditor não tem nenhuma responsabilidade</w:t>
      </w:r>
      <w:r>
        <w:rPr>
          <w:rFonts w:eastAsia="Arial"/>
          <w:sz w:val="24"/>
          <w:szCs w:val="24"/>
          <w:lang w:val="pt-BR"/>
        </w:rPr>
        <w:t>,</w:t>
      </w:r>
      <w:r w:rsidRPr="00D05518">
        <w:rPr>
          <w:rFonts w:eastAsia="Arial"/>
          <w:sz w:val="24"/>
          <w:szCs w:val="24"/>
          <w:lang w:val="pt-BR"/>
        </w:rPr>
        <w:t xml:space="preserve"> nos termos desta </w:t>
      </w:r>
      <w:r>
        <w:rPr>
          <w:rFonts w:eastAsia="Arial"/>
          <w:sz w:val="24"/>
          <w:szCs w:val="24"/>
          <w:lang w:val="pt-BR"/>
        </w:rPr>
        <w:t>norma,</w:t>
      </w:r>
      <w:r w:rsidRPr="00D05518">
        <w:rPr>
          <w:rFonts w:eastAsia="Arial"/>
          <w:sz w:val="24"/>
          <w:szCs w:val="24"/>
          <w:lang w:val="pt-BR"/>
        </w:rPr>
        <w:t xml:space="preserve"> de procurar outras informações, incluindo outras informações que podem estar no sítio eletrônico da entidade, nem de realizar quaisquer procedimentos para confirmar que as outras informações estão apresentadas de forma apropriada nesse sítio</w:t>
      </w:r>
      <w:r w:rsidRPr="00D05518">
        <w:rPr>
          <w:rFonts w:eastAsia="Arial"/>
          <w:i/>
          <w:sz w:val="24"/>
          <w:szCs w:val="24"/>
          <w:lang w:val="pt-BR"/>
        </w:rPr>
        <w:t xml:space="preserve"> </w:t>
      </w:r>
      <w:r w:rsidRPr="00D05518">
        <w:rPr>
          <w:rFonts w:eastAsia="Arial"/>
          <w:sz w:val="24"/>
          <w:szCs w:val="24"/>
          <w:lang w:val="pt-BR"/>
        </w:rPr>
        <w:t xml:space="preserve">da entidade ou que, de outra forma, foram transmitidas ou apresentadas eletronicamente de forma apropriada. </w:t>
      </w:r>
    </w:p>
    <w:p w14:paraId="5A0DA26F" w14:textId="77777777" w:rsidR="00C1157F" w:rsidRPr="00D05518" w:rsidRDefault="00C1157F" w:rsidP="00C1157F">
      <w:pPr>
        <w:spacing w:after="0" w:line="240" w:lineRule="auto"/>
        <w:jc w:val="both"/>
        <w:rPr>
          <w:rFonts w:ascii="Times New Roman" w:hAnsi="Times New Roman"/>
          <w:sz w:val="24"/>
          <w:szCs w:val="24"/>
        </w:rPr>
      </w:pPr>
    </w:p>
    <w:p w14:paraId="581D59D5"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A20.</w:t>
      </w:r>
      <w:r w:rsidRPr="00D05518">
        <w:rPr>
          <w:rFonts w:eastAsia="Arial"/>
          <w:sz w:val="24"/>
          <w:szCs w:val="24"/>
          <w:lang w:val="pt-BR"/>
        </w:rPr>
        <w:tab/>
        <w:t>O auditor não está impedido de datar ou emitir o seu relatório</w:t>
      </w:r>
      <w:r>
        <w:rPr>
          <w:rFonts w:eastAsia="Arial"/>
          <w:sz w:val="24"/>
          <w:szCs w:val="24"/>
          <w:lang w:val="pt-BR"/>
        </w:rPr>
        <w:t>,</w:t>
      </w:r>
      <w:r w:rsidRPr="00D05518">
        <w:rPr>
          <w:rFonts w:eastAsia="Arial"/>
          <w:sz w:val="24"/>
          <w:szCs w:val="24"/>
          <w:lang w:val="pt-BR"/>
        </w:rPr>
        <w:t xml:space="preserve"> se ele não tiver obtido algumas das outras informações ou todas elas.</w:t>
      </w:r>
    </w:p>
    <w:p w14:paraId="790C3497"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44A7A7E"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A21.</w:t>
      </w:r>
      <w:r w:rsidRPr="00D05518">
        <w:rPr>
          <w:rFonts w:eastAsia="Arial"/>
          <w:sz w:val="24"/>
          <w:szCs w:val="24"/>
          <w:lang w:val="pt-BR"/>
        </w:rPr>
        <w:tab/>
        <w:t>Quando as outras informações são obtidas após a data do seu relatório</w:t>
      </w:r>
      <w:r>
        <w:rPr>
          <w:rFonts w:eastAsia="Arial"/>
          <w:sz w:val="24"/>
          <w:szCs w:val="24"/>
          <w:lang w:val="pt-BR"/>
        </w:rPr>
        <w:t>,</w:t>
      </w:r>
      <w:r w:rsidRPr="00D05518">
        <w:rPr>
          <w:rFonts w:eastAsia="Arial"/>
          <w:sz w:val="24"/>
          <w:szCs w:val="24"/>
          <w:lang w:val="pt-BR"/>
        </w:rPr>
        <w:t xml:space="preserve"> de acordo com os itens 6 e 7 da NBC TA 560 – Eventos Subsequentes</w:t>
      </w:r>
      <w:r>
        <w:rPr>
          <w:rFonts w:eastAsia="Arial"/>
          <w:sz w:val="24"/>
          <w:szCs w:val="24"/>
          <w:lang w:val="pt-BR"/>
        </w:rPr>
        <w:t xml:space="preserve">, </w:t>
      </w:r>
      <w:r w:rsidRPr="00D05518">
        <w:rPr>
          <w:rFonts w:eastAsia="Arial"/>
          <w:sz w:val="24"/>
          <w:szCs w:val="24"/>
          <w:lang w:val="pt-BR"/>
        </w:rPr>
        <w:t>o auditor não tem que atualizar os procedimentos realizados</w:t>
      </w:r>
      <w:r>
        <w:rPr>
          <w:rFonts w:eastAsia="Arial"/>
          <w:sz w:val="24"/>
          <w:szCs w:val="24"/>
          <w:lang w:val="pt-BR"/>
        </w:rPr>
        <w:t>.</w:t>
      </w:r>
    </w:p>
    <w:p w14:paraId="184A1482"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D0185CE"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A22.</w:t>
      </w:r>
      <w:r>
        <w:rPr>
          <w:rFonts w:eastAsia="Arial"/>
          <w:sz w:val="24"/>
          <w:szCs w:val="24"/>
          <w:lang w:val="pt-BR"/>
        </w:rPr>
        <w:t xml:space="preserve"> </w:t>
      </w:r>
      <w:r w:rsidRPr="00D05518">
        <w:rPr>
          <w:rFonts w:eastAsia="Arial"/>
          <w:sz w:val="24"/>
          <w:szCs w:val="24"/>
          <w:lang w:val="pt-BR"/>
        </w:rPr>
        <w:t>A NBC TA 580 – Representações Formais estabelece requisitos e fornece orientação sobre o uso de representações formais. A representação formal exigida</w:t>
      </w:r>
      <w:r>
        <w:rPr>
          <w:rFonts w:eastAsia="Arial"/>
          <w:sz w:val="24"/>
          <w:szCs w:val="24"/>
          <w:lang w:val="pt-BR"/>
        </w:rPr>
        <w:t>,</w:t>
      </w:r>
      <w:r w:rsidRPr="00D05518">
        <w:rPr>
          <w:rFonts w:eastAsia="Arial"/>
          <w:sz w:val="24"/>
          <w:szCs w:val="24"/>
          <w:lang w:val="pt-BR"/>
        </w:rPr>
        <w:t xml:space="preserve"> conforme o item 13(c)</w:t>
      </w:r>
      <w:r>
        <w:rPr>
          <w:rFonts w:eastAsia="Arial"/>
          <w:sz w:val="24"/>
          <w:szCs w:val="24"/>
          <w:lang w:val="pt-BR"/>
        </w:rPr>
        <w:t>,</w:t>
      </w:r>
      <w:r w:rsidRPr="00D05518">
        <w:rPr>
          <w:rFonts w:eastAsia="Arial"/>
          <w:sz w:val="24"/>
          <w:szCs w:val="24"/>
          <w:lang w:val="pt-BR"/>
        </w:rPr>
        <w:t xml:space="preserve"> referente às outras informações que estarão disponíveis somente após a data do relatório do auditor</w:t>
      </w:r>
      <w:r>
        <w:rPr>
          <w:rFonts w:eastAsia="Arial"/>
          <w:sz w:val="24"/>
          <w:szCs w:val="24"/>
          <w:lang w:val="pt-BR"/>
        </w:rPr>
        <w:t>,</w:t>
      </w:r>
      <w:r w:rsidRPr="00D05518">
        <w:rPr>
          <w:rFonts w:eastAsia="Arial"/>
          <w:sz w:val="24"/>
          <w:szCs w:val="24"/>
          <w:lang w:val="pt-BR"/>
        </w:rPr>
        <w:t xml:space="preserve"> visa apoiar a capacidade do auditor de concluir os procedimentos exigidos por esta </w:t>
      </w:r>
      <w:r>
        <w:rPr>
          <w:rFonts w:eastAsia="Arial"/>
          <w:sz w:val="24"/>
          <w:szCs w:val="24"/>
          <w:lang w:val="pt-BR"/>
        </w:rPr>
        <w:t>norma</w:t>
      </w:r>
      <w:r w:rsidRPr="00D05518">
        <w:rPr>
          <w:rFonts w:eastAsia="Arial"/>
          <w:sz w:val="24"/>
          <w:szCs w:val="24"/>
          <w:lang w:val="pt-BR"/>
        </w:rPr>
        <w:t xml:space="preserve"> com relação a essas informações.</w:t>
      </w:r>
      <w:r>
        <w:rPr>
          <w:rFonts w:eastAsia="Arial"/>
          <w:sz w:val="24"/>
          <w:szCs w:val="24"/>
          <w:lang w:val="pt-BR"/>
        </w:rPr>
        <w:t xml:space="preserve"> </w:t>
      </w:r>
      <w:r w:rsidRPr="00D05518">
        <w:rPr>
          <w:rFonts w:eastAsia="Arial"/>
          <w:sz w:val="24"/>
          <w:szCs w:val="24"/>
          <w:lang w:val="pt-BR"/>
        </w:rPr>
        <w:t xml:space="preserve">Além disso, o auditor pode considerar útil solicitar outras representações formais, </w:t>
      </w:r>
      <w:r>
        <w:rPr>
          <w:rFonts w:eastAsia="Arial"/>
          <w:sz w:val="24"/>
          <w:szCs w:val="24"/>
          <w:lang w:val="pt-BR"/>
        </w:rPr>
        <w:t xml:space="preserve">como, </w:t>
      </w:r>
      <w:r w:rsidRPr="00D05518">
        <w:rPr>
          <w:rFonts w:eastAsia="Arial"/>
          <w:sz w:val="24"/>
          <w:szCs w:val="24"/>
          <w:lang w:val="pt-BR"/>
        </w:rPr>
        <w:t>por exemplo, de que:</w:t>
      </w:r>
    </w:p>
    <w:p w14:paraId="6E773415"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D05518">
        <w:rPr>
          <w:rFonts w:ascii="Times New Roman" w:eastAsia="Arial" w:hAnsi="Times New Roman"/>
          <w:sz w:val="24"/>
          <w:szCs w:val="24"/>
        </w:rPr>
        <w:t xml:space="preserve"> administração informou </w:t>
      </w:r>
      <w:r>
        <w:rPr>
          <w:rFonts w:ascii="Times New Roman" w:eastAsia="Arial" w:hAnsi="Times New Roman"/>
          <w:sz w:val="24"/>
          <w:szCs w:val="24"/>
        </w:rPr>
        <w:t>a</w:t>
      </w:r>
      <w:r w:rsidRPr="00D05518">
        <w:rPr>
          <w:rFonts w:ascii="Times New Roman" w:eastAsia="Arial" w:hAnsi="Times New Roman"/>
          <w:sz w:val="24"/>
          <w:szCs w:val="24"/>
        </w:rPr>
        <w:t>o auditor sobre todos os documentos que ela espera emitir que podem conter outras informações;</w:t>
      </w:r>
    </w:p>
    <w:p w14:paraId="6E15FA65" w14:textId="77777777" w:rsidR="00C1157F" w:rsidRPr="00D05518" w:rsidRDefault="00C1157F">
      <w:pPr>
        <w:pStyle w:val="PargrafodaLista"/>
        <w:widowControl w:val="0"/>
        <w:numPr>
          <w:ilvl w:val="0"/>
          <w:numId w:val="299"/>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D05518">
        <w:rPr>
          <w:rFonts w:ascii="Times New Roman" w:eastAsia="Arial" w:hAnsi="Times New Roman"/>
          <w:sz w:val="24"/>
          <w:szCs w:val="24"/>
        </w:rPr>
        <w:t>s demonstrações contábeis e as outras informações obtidas pelo auditor antes da data do seu relatório</w:t>
      </w:r>
      <w:r>
        <w:rPr>
          <w:rFonts w:ascii="Times New Roman" w:eastAsia="Arial" w:hAnsi="Times New Roman"/>
          <w:sz w:val="24"/>
          <w:szCs w:val="24"/>
        </w:rPr>
        <w:t xml:space="preserve"> </w:t>
      </w:r>
      <w:r w:rsidRPr="00D05518">
        <w:rPr>
          <w:rFonts w:ascii="Times New Roman" w:eastAsia="Arial" w:hAnsi="Times New Roman"/>
          <w:sz w:val="24"/>
          <w:szCs w:val="24"/>
        </w:rPr>
        <w:t>são consistentes entre si e as outras informações não contêm nenhuma distorção relevante; e</w:t>
      </w:r>
    </w:p>
    <w:p w14:paraId="5C33DCC4" w14:textId="77777777" w:rsidR="00C1157F" w:rsidRPr="00D05518" w:rsidRDefault="00C1157F">
      <w:pPr>
        <w:pStyle w:val="PargrafodaLista"/>
        <w:widowControl w:val="0"/>
        <w:numPr>
          <w:ilvl w:val="0"/>
          <w:numId w:val="299"/>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D05518">
        <w:rPr>
          <w:rFonts w:ascii="Times New Roman" w:eastAsia="Arial" w:hAnsi="Times New Roman"/>
          <w:sz w:val="24"/>
          <w:szCs w:val="24"/>
        </w:rPr>
        <w:t>om relação às outras informações que não foram obtidas pelo auditor antes da data do seu relatório, a administração pretende elaborar e emitir essas outras informações e</w:t>
      </w:r>
      <w:r>
        <w:rPr>
          <w:rFonts w:ascii="Times New Roman" w:eastAsia="Arial" w:hAnsi="Times New Roman"/>
          <w:sz w:val="24"/>
          <w:szCs w:val="24"/>
        </w:rPr>
        <w:t xml:space="preserve"> </w:t>
      </w:r>
      <w:r w:rsidRPr="00D05518">
        <w:rPr>
          <w:rFonts w:ascii="Times New Roman" w:eastAsia="Arial" w:hAnsi="Times New Roman"/>
          <w:sz w:val="24"/>
          <w:szCs w:val="24"/>
        </w:rPr>
        <w:t>a data esperada dessa emissão.</w:t>
      </w:r>
    </w:p>
    <w:p w14:paraId="4CA93095"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1B994C1"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Leitura e consideração das outras informações (ver itens 14 e 15)</w:t>
      </w:r>
    </w:p>
    <w:p w14:paraId="178C74AD" w14:textId="77777777" w:rsidR="00C1157F" w:rsidRPr="00D05518" w:rsidRDefault="00C1157F" w:rsidP="00C1157F">
      <w:pPr>
        <w:spacing w:after="0" w:line="240" w:lineRule="auto"/>
        <w:jc w:val="both"/>
        <w:rPr>
          <w:rFonts w:ascii="Times New Roman" w:hAnsi="Times New Roman"/>
          <w:sz w:val="24"/>
          <w:szCs w:val="24"/>
        </w:rPr>
      </w:pPr>
    </w:p>
    <w:p w14:paraId="0264CC0C" w14:textId="77777777" w:rsidR="00C1157F"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A23.</w:t>
      </w:r>
      <w:r w:rsidRPr="00D05518">
        <w:rPr>
          <w:rFonts w:eastAsia="Arial"/>
          <w:sz w:val="24"/>
          <w:szCs w:val="24"/>
          <w:lang w:val="pt-BR"/>
        </w:rPr>
        <w:tab/>
      </w:r>
      <w:r w:rsidRPr="000E5A91">
        <w:rPr>
          <w:sz w:val="24"/>
          <w:szCs w:val="24"/>
          <w:lang w:val="pt-BR"/>
        </w:rPr>
        <w:t>Segundo</w:t>
      </w:r>
      <w:r w:rsidRPr="00D05518">
        <w:rPr>
          <w:rFonts w:eastAsia="Arial"/>
          <w:sz w:val="24"/>
          <w:szCs w:val="24"/>
          <w:lang w:val="pt-BR"/>
        </w:rPr>
        <w:t xml:space="preserve"> a NBC TA 200, item 15, o auditor deve planejar e realizar a auditoria com ceticismo profissional. Manter o ceticismo profissional ao ler e considerar as outras informações inclui, por exemplo, reconhecer que a administração pode estar excessivamente otimista sobre o sucesso de seus planos e estar atento a informações que podem estar inconsistentes com:</w:t>
      </w:r>
    </w:p>
    <w:p w14:paraId="6FF48880" w14:textId="77777777" w:rsidR="00C1157F" w:rsidRDefault="00C1157F" w:rsidP="00C1157F">
      <w:pPr>
        <w:spacing w:after="120" w:line="240" w:lineRule="auto"/>
        <w:ind w:left="993" w:hanging="426"/>
        <w:jc w:val="both"/>
        <w:rPr>
          <w:rFonts w:ascii="Times New Roman" w:eastAsia="Arial" w:hAnsi="Times New Roman"/>
          <w:sz w:val="24"/>
          <w:szCs w:val="24"/>
        </w:rPr>
      </w:pPr>
      <w:r>
        <w:rPr>
          <w:rFonts w:ascii="Times New Roman" w:eastAsia="Arial" w:hAnsi="Times New Roman"/>
          <w:sz w:val="24"/>
          <w:szCs w:val="24"/>
        </w:rPr>
        <w:t xml:space="preserve">(a) </w:t>
      </w:r>
      <w:r>
        <w:rPr>
          <w:rFonts w:ascii="Times New Roman" w:eastAsia="Arial" w:hAnsi="Times New Roman"/>
          <w:sz w:val="24"/>
          <w:szCs w:val="24"/>
        </w:rPr>
        <w:tab/>
        <w:t>a</w:t>
      </w:r>
      <w:r w:rsidRPr="00D05518">
        <w:rPr>
          <w:rFonts w:ascii="Times New Roman" w:eastAsia="Arial" w:hAnsi="Times New Roman"/>
          <w:sz w:val="24"/>
          <w:szCs w:val="24"/>
        </w:rPr>
        <w:t xml:space="preserve">s demonstrações contábeis; ou </w:t>
      </w:r>
    </w:p>
    <w:p w14:paraId="132593C9" w14:textId="77777777" w:rsidR="00C1157F" w:rsidRPr="00D05518" w:rsidRDefault="00C1157F" w:rsidP="00C1157F">
      <w:pPr>
        <w:spacing w:after="0" w:line="240" w:lineRule="auto"/>
        <w:ind w:left="993" w:hanging="426"/>
        <w:jc w:val="both"/>
        <w:rPr>
          <w:rFonts w:ascii="Times New Roman" w:eastAsia="Arial" w:hAnsi="Times New Roman"/>
          <w:sz w:val="24"/>
          <w:szCs w:val="24"/>
        </w:rPr>
      </w:pPr>
      <w:r>
        <w:rPr>
          <w:rFonts w:ascii="Times New Roman" w:eastAsia="Arial" w:hAnsi="Times New Roman"/>
          <w:sz w:val="24"/>
          <w:szCs w:val="24"/>
        </w:rPr>
        <w:t xml:space="preserve">(b) </w:t>
      </w:r>
      <w:r>
        <w:rPr>
          <w:rFonts w:ascii="Times New Roman" w:eastAsia="Arial" w:hAnsi="Times New Roman"/>
          <w:sz w:val="24"/>
          <w:szCs w:val="24"/>
        </w:rPr>
        <w:tab/>
        <w:t>o</w:t>
      </w:r>
      <w:r w:rsidRPr="00D05518">
        <w:rPr>
          <w:rFonts w:ascii="Times New Roman" w:eastAsia="Arial" w:hAnsi="Times New Roman"/>
          <w:sz w:val="24"/>
          <w:szCs w:val="24"/>
        </w:rPr>
        <w:t xml:space="preserve"> conhecimento do auditor obtido na auditoria.</w:t>
      </w:r>
    </w:p>
    <w:p w14:paraId="23A34530"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9A1FAA2"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 xml:space="preserve">A24. </w:t>
      </w:r>
      <w:r w:rsidRPr="00D05518">
        <w:rPr>
          <w:rFonts w:eastAsia="Arial"/>
          <w:sz w:val="24"/>
          <w:szCs w:val="24"/>
          <w:lang w:val="pt-BR"/>
        </w:rPr>
        <w:tab/>
        <w:t xml:space="preserve">Segundo a NBC TA 220 </w:t>
      </w:r>
      <w:r>
        <w:rPr>
          <w:rFonts w:eastAsia="Arial"/>
          <w:sz w:val="24"/>
          <w:szCs w:val="24"/>
          <w:lang w:val="pt-BR"/>
        </w:rPr>
        <w:t xml:space="preserve">– </w:t>
      </w:r>
      <w:r w:rsidRPr="00D05518">
        <w:rPr>
          <w:rStyle w:val="st"/>
          <w:sz w:val="24"/>
          <w:szCs w:val="24"/>
          <w:lang w:val="pt-BR"/>
        </w:rPr>
        <w:t>Controle de Qualidade da Auditoria de Demonstrações Contábeis, item 15</w:t>
      </w:r>
      <w:r w:rsidRPr="00D05518">
        <w:rPr>
          <w:rFonts w:eastAsia="Arial"/>
          <w:sz w:val="24"/>
          <w:szCs w:val="24"/>
          <w:lang w:val="pt-BR"/>
        </w:rPr>
        <w:t>(a), o sócio encarregado</w:t>
      </w:r>
      <w:r>
        <w:rPr>
          <w:rFonts w:eastAsia="Arial"/>
          <w:sz w:val="24"/>
          <w:szCs w:val="24"/>
          <w:lang w:val="pt-BR"/>
        </w:rPr>
        <w:t xml:space="preserve"> </w:t>
      </w:r>
      <w:r w:rsidRPr="00D05518">
        <w:rPr>
          <w:rFonts w:eastAsia="Arial"/>
          <w:sz w:val="24"/>
          <w:szCs w:val="24"/>
          <w:lang w:val="pt-BR"/>
        </w:rPr>
        <w:t xml:space="preserve">deve assumir responsabilidade pela direção, supervisão e execução do trabalho de auditoria de acordo com as normas profissionais e os requisitos legais e regulatórios aplicáveis. No contexto desta </w:t>
      </w:r>
      <w:r>
        <w:rPr>
          <w:rFonts w:eastAsia="Arial"/>
          <w:sz w:val="24"/>
          <w:szCs w:val="24"/>
          <w:lang w:val="pt-BR"/>
        </w:rPr>
        <w:t>norma</w:t>
      </w:r>
      <w:r w:rsidRPr="00D05518">
        <w:rPr>
          <w:rFonts w:eastAsia="Arial"/>
          <w:sz w:val="24"/>
          <w:szCs w:val="24"/>
          <w:lang w:val="pt-BR"/>
        </w:rPr>
        <w:t>, fatores que podem ser levados em consideração para determinar os membros apropriados da equipe de trabalho para tratar dos requisitos dos itens 14 e 15 incluem:</w:t>
      </w:r>
    </w:p>
    <w:p w14:paraId="6618FB88" w14:textId="77777777" w:rsidR="00C1157F" w:rsidRPr="00D05518" w:rsidRDefault="00C1157F">
      <w:pPr>
        <w:pStyle w:val="PargrafodaLista"/>
        <w:widowControl w:val="0"/>
        <w:numPr>
          <w:ilvl w:val="0"/>
          <w:numId w:val="294"/>
        </w:numPr>
        <w:spacing w:after="120" w:line="240" w:lineRule="auto"/>
        <w:ind w:left="851" w:hanging="284"/>
        <w:contextualSpacing w:val="0"/>
        <w:jc w:val="both"/>
        <w:rPr>
          <w:rFonts w:ascii="Times New Roman" w:eastAsia="Symbol" w:hAnsi="Times New Roman"/>
          <w:sz w:val="24"/>
          <w:szCs w:val="24"/>
        </w:rPr>
      </w:pPr>
      <w:r>
        <w:rPr>
          <w:rFonts w:ascii="Times New Roman" w:eastAsia="Symbol" w:hAnsi="Times New Roman"/>
          <w:sz w:val="24"/>
          <w:szCs w:val="24"/>
        </w:rPr>
        <w:t>a</w:t>
      </w:r>
      <w:r w:rsidRPr="00D05518">
        <w:rPr>
          <w:rFonts w:ascii="Times New Roman" w:eastAsia="Symbol" w:hAnsi="Times New Roman"/>
          <w:sz w:val="24"/>
          <w:szCs w:val="24"/>
        </w:rPr>
        <w:t xml:space="preserve"> experiência relativa dos membros da equipe de trabalho</w:t>
      </w:r>
      <w:r>
        <w:rPr>
          <w:rFonts w:ascii="Times New Roman" w:eastAsia="Symbol" w:hAnsi="Times New Roman"/>
          <w:sz w:val="24"/>
          <w:szCs w:val="24"/>
        </w:rPr>
        <w:t>;</w:t>
      </w:r>
    </w:p>
    <w:p w14:paraId="677672B6" w14:textId="77777777" w:rsidR="00C1157F" w:rsidRPr="00D05518" w:rsidRDefault="00C1157F">
      <w:pPr>
        <w:pStyle w:val="PargrafodaLista"/>
        <w:widowControl w:val="0"/>
        <w:numPr>
          <w:ilvl w:val="0"/>
          <w:numId w:val="29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s</w:t>
      </w:r>
      <w:r w:rsidRPr="00D05518">
        <w:rPr>
          <w:rFonts w:ascii="Times New Roman" w:eastAsia="Arial" w:hAnsi="Times New Roman"/>
          <w:sz w:val="24"/>
          <w:szCs w:val="24"/>
        </w:rPr>
        <w:t>e os membros da equipe de trabalho a serem incumbidos das tarefas têm conhecimento relevante obtido na auditoria para identificar inconsistências entre as outras informações e esse conhecimento</w:t>
      </w:r>
      <w:r>
        <w:rPr>
          <w:rFonts w:ascii="Times New Roman" w:eastAsia="Arial" w:hAnsi="Times New Roman"/>
          <w:sz w:val="24"/>
          <w:szCs w:val="24"/>
        </w:rPr>
        <w:t>;</w:t>
      </w:r>
    </w:p>
    <w:p w14:paraId="461B95F2" w14:textId="77777777" w:rsidR="00C1157F" w:rsidRPr="00D05518" w:rsidRDefault="00C1157F">
      <w:pPr>
        <w:pStyle w:val="PargrafodaLista"/>
        <w:widowControl w:val="0"/>
        <w:numPr>
          <w:ilvl w:val="0"/>
          <w:numId w:val="29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D05518">
        <w:rPr>
          <w:rFonts w:ascii="Times New Roman" w:eastAsia="Arial" w:hAnsi="Times New Roman"/>
          <w:sz w:val="24"/>
          <w:szCs w:val="24"/>
        </w:rPr>
        <w:t xml:space="preserve"> nível de julgamento envolvido no tratamento dos requisitos dos itens 14 e 15.</w:t>
      </w:r>
      <w:r>
        <w:rPr>
          <w:rFonts w:ascii="Times New Roman" w:eastAsia="Arial" w:hAnsi="Times New Roman"/>
          <w:sz w:val="24"/>
          <w:szCs w:val="24"/>
        </w:rPr>
        <w:t xml:space="preserve"> </w:t>
      </w:r>
      <w:r w:rsidRPr="00D05518">
        <w:rPr>
          <w:rFonts w:ascii="Times New Roman" w:eastAsia="Arial" w:hAnsi="Times New Roman"/>
          <w:sz w:val="24"/>
          <w:szCs w:val="24"/>
        </w:rPr>
        <w:t>Por exemplo, os procedimentos para avaliar a consistência dos valores nas outras informações</w:t>
      </w:r>
      <w:r>
        <w:rPr>
          <w:rFonts w:ascii="Times New Roman" w:eastAsia="Arial" w:hAnsi="Times New Roman"/>
          <w:sz w:val="24"/>
          <w:szCs w:val="24"/>
        </w:rPr>
        <w:t>,</w:t>
      </w:r>
      <w:r w:rsidRPr="00D05518">
        <w:rPr>
          <w:rFonts w:ascii="Times New Roman" w:eastAsia="Arial" w:hAnsi="Times New Roman"/>
          <w:sz w:val="24"/>
          <w:szCs w:val="24"/>
        </w:rPr>
        <w:t xml:space="preserve"> que devem ser os mesmos valores das demonstrações contábeis</w:t>
      </w:r>
      <w:r>
        <w:rPr>
          <w:rFonts w:ascii="Times New Roman" w:eastAsia="Arial" w:hAnsi="Times New Roman"/>
          <w:sz w:val="24"/>
          <w:szCs w:val="24"/>
        </w:rPr>
        <w:t>,</w:t>
      </w:r>
      <w:r w:rsidRPr="00D05518">
        <w:rPr>
          <w:rFonts w:ascii="Times New Roman" w:eastAsia="Arial" w:hAnsi="Times New Roman"/>
          <w:sz w:val="24"/>
          <w:szCs w:val="24"/>
        </w:rPr>
        <w:t xml:space="preserve"> podem ser realizados por membros menos experientes da equipe de trabalho</w:t>
      </w:r>
      <w:r>
        <w:rPr>
          <w:rFonts w:ascii="Times New Roman" w:eastAsia="Arial" w:hAnsi="Times New Roman"/>
          <w:sz w:val="24"/>
          <w:szCs w:val="24"/>
        </w:rPr>
        <w:t>;</w:t>
      </w:r>
    </w:p>
    <w:p w14:paraId="2B5438FC" w14:textId="77777777" w:rsidR="00C1157F" w:rsidRPr="00D05518" w:rsidRDefault="00C1157F">
      <w:pPr>
        <w:pStyle w:val="PargrafodaLista"/>
        <w:widowControl w:val="0"/>
        <w:numPr>
          <w:ilvl w:val="0"/>
          <w:numId w:val="294"/>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s</w:t>
      </w:r>
      <w:r w:rsidRPr="00D05518">
        <w:rPr>
          <w:rFonts w:ascii="Times New Roman" w:eastAsia="Arial" w:hAnsi="Times New Roman"/>
          <w:sz w:val="24"/>
          <w:szCs w:val="24"/>
        </w:rPr>
        <w:t>e, no caso de auditoria de grupo, é necessário fazer indagações a</w:t>
      </w:r>
      <w:r>
        <w:rPr>
          <w:rFonts w:ascii="Times New Roman" w:eastAsia="Arial" w:hAnsi="Times New Roman"/>
          <w:sz w:val="24"/>
          <w:szCs w:val="24"/>
        </w:rPr>
        <w:t>o</w:t>
      </w:r>
      <w:r w:rsidRPr="00D05518">
        <w:rPr>
          <w:rFonts w:ascii="Times New Roman" w:eastAsia="Arial" w:hAnsi="Times New Roman"/>
          <w:sz w:val="24"/>
          <w:szCs w:val="24"/>
        </w:rPr>
        <w:t xml:space="preserve"> auditor de componente no tratamento das outras informações relacionadas com esse componente.</w:t>
      </w:r>
    </w:p>
    <w:p w14:paraId="591AEDBE" w14:textId="77777777" w:rsidR="00C1157F" w:rsidRPr="000E5A91" w:rsidRDefault="00C1157F" w:rsidP="00C1157F">
      <w:pPr>
        <w:spacing w:after="0" w:line="240" w:lineRule="auto"/>
        <w:jc w:val="both"/>
        <w:rPr>
          <w:rFonts w:ascii="Times New Roman" w:hAnsi="Times New Roman"/>
          <w:sz w:val="24"/>
          <w:szCs w:val="24"/>
        </w:rPr>
      </w:pPr>
    </w:p>
    <w:p w14:paraId="791F75D3"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Considerar se há inconsistência relevante entre as outras informações e as demonstrações contábeis (ver item 14(a))</w:t>
      </w:r>
    </w:p>
    <w:p w14:paraId="46F81DC2" w14:textId="77777777" w:rsidR="00C1157F" w:rsidRPr="00D05518" w:rsidRDefault="00C1157F" w:rsidP="00C1157F">
      <w:pPr>
        <w:spacing w:after="0" w:line="240" w:lineRule="auto"/>
        <w:jc w:val="both"/>
        <w:rPr>
          <w:rFonts w:ascii="Times New Roman" w:hAnsi="Times New Roman"/>
          <w:sz w:val="24"/>
          <w:szCs w:val="24"/>
        </w:rPr>
      </w:pPr>
    </w:p>
    <w:p w14:paraId="379A69ED"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A25.</w:t>
      </w:r>
      <w:r w:rsidRPr="00D05518">
        <w:rPr>
          <w:rFonts w:eastAsia="Arial"/>
          <w:sz w:val="24"/>
          <w:szCs w:val="24"/>
          <w:lang w:val="pt-BR"/>
        </w:rPr>
        <w:tab/>
        <w:t>As outras informações podem incluir valores ou outros itens que devem ser os mesmos que os valores ou outros itens das demonstrações contábeis ou devem resumi-los ou fornecer detalhes adicionais a respeito deles. Exemplos desses valores ou outros itens podem incluir:</w:t>
      </w:r>
    </w:p>
    <w:p w14:paraId="39DE89C1" w14:textId="77777777" w:rsidR="00C1157F" w:rsidRPr="006326D8" w:rsidRDefault="00C1157F">
      <w:pPr>
        <w:pStyle w:val="PargrafodaLista"/>
        <w:widowControl w:val="0"/>
        <w:numPr>
          <w:ilvl w:val="0"/>
          <w:numId w:val="300"/>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t</w:t>
      </w:r>
      <w:r w:rsidRPr="006326D8">
        <w:rPr>
          <w:rFonts w:ascii="Times New Roman" w:eastAsia="Arial" w:hAnsi="Times New Roman"/>
          <w:sz w:val="24"/>
          <w:szCs w:val="24"/>
        </w:rPr>
        <w:t>abelas, quadros ou gráficos contendo extratos das demonstrações contábeis</w:t>
      </w:r>
      <w:r>
        <w:rPr>
          <w:rFonts w:ascii="Times New Roman" w:eastAsia="Arial" w:hAnsi="Times New Roman"/>
          <w:sz w:val="24"/>
          <w:szCs w:val="24"/>
        </w:rPr>
        <w:t>;</w:t>
      </w:r>
    </w:p>
    <w:p w14:paraId="29579718" w14:textId="77777777" w:rsidR="00C1157F" w:rsidRPr="00D05518" w:rsidRDefault="00C1157F">
      <w:pPr>
        <w:pStyle w:val="PargrafodaLista"/>
        <w:widowControl w:val="0"/>
        <w:numPr>
          <w:ilvl w:val="0"/>
          <w:numId w:val="300"/>
        </w:numPr>
        <w:spacing w:after="120" w:line="240" w:lineRule="auto"/>
        <w:ind w:left="851" w:hanging="284"/>
        <w:contextualSpacing w:val="0"/>
        <w:jc w:val="both"/>
        <w:rPr>
          <w:rFonts w:ascii="Times New Roman" w:eastAsia="Arial" w:hAnsi="Times New Roman"/>
          <w:sz w:val="24"/>
          <w:szCs w:val="24"/>
        </w:rPr>
      </w:pPr>
      <w:r w:rsidRPr="00D05518">
        <w:rPr>
          <w:rFonts w:ascii="Times New Roman" w:eastAsia="Arial" w:hAnsi="Times New Roman"/>
          <w:sz w:val="24"/>
          <w:szCs w:val="24"/>
        </w:rPr>
        <w:t>divulgação que forne</w:t>
      </w:r>
      <w:r>
        <w:rPr>
          <w:rFonts w:ascii="Times New Roman" w:eastAsia="Arial" w:hAnsi="Times New Roman"/>
          <w:sz w:val="24"/>
          <w:szCs w:val="24"/>
        </w:rPr>
        <w:t>ça</w:t>
      </w:r>
      <w:r w:rsidRPr="00D05518">
        <w:rPr>
          <w:rFonts w:ascii="Times New Roman" w:eastAsia="Arial" w:hAnsi="Times New Roman"/>
          <w:sz w:val="24"/>
          <w:szCs w:val="24"/>
        </w:rPr>
        <w:t xml:space="preserve"> detalhes adicionais sobre o balanço ou conta apresentada nas demonstrações contábeis</w:t>
      </w:r>
      <w:r>
        <w:rPr>
          <w:rFonts w:ascii="Times New Roman" w:eastAsia="Arial" w:hAnsi="Times New Roman"/>
          <w:sz w:val="24"/>
          <w:szCs w:val="24"/>
        </w:rPr>
        <w:t>,</w:t>
      </w:r>
      <w:r w:rsidRPr="00D05518">
        <w:rPr>
          <w:rFonts w:ascii="Times New Roman" w:eastAsia="Arial" w:hAnsi="Times New Roman"/>
          <w:sz w:val="24"/>
          <w:szCs w:val="24"/>
        </w:rPr>
        <w:t xml:space="preserve"> como, por exemplo, “A receita de 20X1 inclui XXX milhões do produto X e YYY milhões do produto Y”</w:t>
      </w:r>
      <w:r>
        <w:rPr>
          <w:rFonts w:ascii="Times New Roman" w:eastAsia="Arial" w:hAnsi="Times New Roman"/>
          <w:sz w:val="24"/>
          <w:szCs w:val="24"/>
        </w:rPr>
        <w:t>;</w:t>
      </w:r>
    </w:p>
    <w:p w14:paraId="204C2F5D" w14:textId="77777777" w:rsidR="00C1157F" w:rsidRPr="00D05518" w:rsidRDefault="00C1157F">
      <w:pPr>
        <w:pStyle w:val="PargrafodaLista"/>
        <w:widowControl w:val="0"/>
        <w:numPr>
          <w:ilvl w:val="0"/>
          <w:numId w:val="300"/>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D05518">
        <w:rPr>
          <w:rFonts w:ascii="Times New Roman" w:eastAsia="Arial" w:hAnsi="Times New Roman"/>
          <w:sz w:val="24"/>
          <w:szCs w:val="24"/>
        </w:rPr>
        <w:t>escrições de rubricas da demonstração de resultado</w:t>
      </w:r>
      <w:r>
        <w:rPr>
          <w:rFonts w:ascii="Times New Roman" w:eastAsia="Arial" w:hAnsi="Times New Roman"/>
          <w:sz w:val="24"/>
          <w:szCs w:val="24"/>
        </w:rPr>
        <w:t xml:space="preserve">, </w:t>
      </w:r>
      <w:r w:rsidRPr="00D05518">
        <w:rPr>
          <w:rFonts w:ascii="Times New Roman" w:eastAsia="Arial" w:hAnsi="Times New Roman"/>
          <w:sz w:val="24"/>
          <w:szCs w:val="24"/>
        </w:rPr>
        <w:t xml:space="preserve">como, por exemplo, “A despesa total com pesquisa e desenvolvimento foi de XXX em 20X1”. </w:t>
      </w:r>
    </w:p>
    <w:p w14:paraId="25C1CCBE"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6D85337" w14:textId="77777777" w:rsidR="00C1157F"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A26.</w:t>
      </w:r>
      <w:r>
        <w:rPr>
          <w:rFonts w:eastAsia="Arial"/>
          <w:sz w:val="24"/>
          <w:szCs w:val="24"/>
          <w:lang w:val="pt-BR"/>
        </w:rPr>
        <w:t xml:space="preserve"> </w:t>
      </w:r>
      <w:r>
        <w:rPr>
          <w:rFonts w:eastAsia="Arial"/>
          <w:sz w:val="24"/>
          <w:szCs w:val="24"/>
          <w:lang w:val="pt-BR"/>
        </w:rPr>
        <w:tab/>
      </w:r>
      <w:r w:rsidRPr="00D05518">
        <w:rPr>
          <w:rFonts w:eastAsia="Arial"/>
          <w:sz w:val="24"/>
          <w:szCs w:val="24"/>
          <w:lang w:val="pt-BR"/>
        </w:rPr>
        <w:t>Ao avaliar a consistência dos valores ou outros itens selecionados das outras informações com as demonstrações contábeis, o auditor não é exigido a comparar todos os valores ou outros itens das outras informações,</w:t>
      </w:r>
      <w:r>
        <w:rPr>
          <w:rFonts w:eastAsia="Arial"/>
          <w:sz w:val="24"/>
          <w:szCs w:val="24"/>
          <w:lang w:val="pt-BR"/>
        </w:rPr>
        <w:t xml:space="preserve"> </w:t>
      </w:r>
      <w:r w:rsidRPr="00D05518">
        <w:rPr>
          <w:rFonts w:eastAsia="Arial"/>
          <w:sz w:val="24"/>
          <w:szCs w:val="24"/>
          <w:lang w:val="pt-BR"/>
        </w:rPr>
        <w:t xml:space="preserve">que devem ser os mesmos, de forma resumida ou de forma mais detalhada, com os valores ou outros itens das demonstrações contábeis. </w:t>
      </w:r>
    </w:p>
    <w:p w14:paraId="03FD35AF" w14:textId="77777777" w:rsidR="00C1157F" w:rsidRPr="00D05518" w:rsidRDefault="00C1157F" w:rsidP="00C1157F">
      <w:pPr>
        <w:pStyle w:val="IFACNumberAndLetter"/>
        <w:numPr>
          <w:ilvl w:val="0"/>
          <w:numId w:val="0"/>
        </w:numPr>
        <w:tabs>
          <w:tab w:val="clear" w:pos="720"/>
        </w:tabs>
        <w:spacing w:before="0" w:line="240" w:lineRule="auto"/>
        <w:ind w:left="567" w:hanging="567"/>
        <w:rPr>
          <w:sz w:val="24"/>
          <w:szCs w:val="24"/>
          <w:lang w:val="pt-BR"/>
        </w:rPr>
      </w:pPr>
    </w:p>
    <w:p w14:paraId="24011FBE"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A27.</w:t>
      </w:r>
      <w:r w:rsidRPr="00D05518">
        <w:rPr>
          <w:rFonts w:eastAsia="Arial"/>
          <w:sz w:val="24"/>
          <w:szCs w:val="24"/>
          <w:lang w:val="pt-BR"/>
        </w:rPr>
        <w:tab/>
        <w:t>Selecionar os valores ou outros itens para comparação é uma questão de julgamento profissional. Fatores relevantes para esse julgamento incluem:</w:t>
      </w:r>
    </w:p>
    <w:p w14:paraId="5A2B7318" w14:textId="77777777" w:rsidR="00C1157F" w:rsidRPr="006326D8" w:rsidRDefault="00C1157F">
      <w:pPr>
        <w:pStyle w:val="PargrafodaLista"/>
        <w:widowControl w:val="0"/>
        <w:numPr>
          <w:ilvl w:val="0"/>
          <w:numId w:val="301"/>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6326D8">
        <w:rPr>
          <w:rFonts w:ascii="Times New Roman" w:eastAsia="Arial" w:hAnsi="Times New Roman"/>
          <w:sz w:val="24"/>
          <w:szCs w:val="24"/>
        </w:rPr>
        <w:t xml:space="preserve"> importância do valor ou do outro item no contexto no qual ele é apresentado, que pode afetar a importância que os usuários dariam ao valor ou </w:t>
      </w:r>
      <w:r>
        <w:rPr>
          <w:rFonts w:ascii="Times New Roman" w:eastAsia="Arial" w:hAnsi="Times New Roman"/>
          <w:sz w:val="24"/>
          <w:szCs w:val="24"/>
        </w:rPr>
        <w:t xml:space="preserve">ao </w:t>
      </w:r>
      <w:r w:rsidRPr="006326D8">
        <w:rPr>
          <w:rFonts w:ascii="Times New Roman" w:eastAsia="Arial" w:hAnsi="Times New Roman"/>
          <w:sz w:val="24"/>
          <w:szCs w:val="24"/>
        </w:rPr>
        <w:t>outro item (por exemplo, indicador ou valor</w:t>
      </w:r>
      <w:r>
        <w:rPr>
          <w:rFonts w:ascii="Times New Roman" w:eastAsia="Arial" w:hAnsi="Times New Roman"/>
          <w:sz w:val="24"/>
          <w:szCs w:val="24"/>
        </w:rPr>
        <w:t>-</w:t>
      </w:r>
      <w:r w:rsidRPr="006326D8">
        <w:rPr>
          <w:rFonts w:ascii="Times New Roman" w:eastAsia="Arial" w:hAnsi="Times New Roman"/>
          <w:sz w:val="24"/>
          <w:szCs w:val="24"/>
        </w:rPr>
        <w:t>chave)</w:t>
      </w:r>
      <w:r>
        <w:rPr>
          <w:rFonts w:ascii="Times New Roman" w:eastAsia="Arial" w:hAnsi="Times New Roman"/>
          <w:sz w:val="24"/>
          <w:szCs w:val="24"/>
        </w:rPr>
        <w:t>;</w:t>
      </w:r>
    </w:p>
    <w:p w14:paraId="4FEB4CF7" w14:textId="77777777" w:rsidR="00C1157F" w:rsidRPr="006326D8" w:rsidRDefault="00C1157F">
      <w:pPr>
        <w:pStyle w:val="PargrafodaLista"/>
        <w:widowControl w:val="0"/>
        <w:numPr>
          <w:ilvl w:val="0"/>
          <w:numId w:val="301"/>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s</w:t>
      </w:r>
      <w:r w:rsidRPr="006326D8">
        <w:rPr>
          <w:rFonts w:ascii="Times New Roman" w:eastAsia="Arial" w:hAnsi="Times New Roman"/>
          <w:sz w:val="24"/>
          <w:szCs w:val="24"/>
        </w:rPr>
        <w:t xml:space="preserve">e quantitativo, o tamanho relativo do valor comparado com contas ou itens das demonstrações contábeis ou </w:t>
      </w:r>
      <w:r>
        <w:rPr>
          <w:rFonts w:ascii="Times New Roman" w:eastAsia="Arial" w:hAnsi="Times New Roman"/>
          <w:sz w:val="24"/>
          <w:szCs w:val="24"/>
        </w:rPr>
        <w:t xml:space="preserve">com </w:t>
      </w:r>
      <w:r w:rsidRPr="006326D8">
        <w:rPr>
          <w:rFonts w:ascii="Times New Roman" w:eastAsia="Arial" w:hAnsi="Times New Roman"/>
          <w:sz w:val="24"/>
          <w:szCs w:val="24"/>
        </w:rPr>
        <w:t>as outras informações com as quais eles se relacionam</w:t>
      </w:r>
      <w:r>
        <w:rPr>
          <w:rFonts w:ascii="Times New Roman" w:eastAsia="Arial" w:hAnsi="Times New Roman"/>
          <w:sz w:val="24"/>
          <w:szCs w:val="24"/>
        </w:rPr>
        <w:t>;</w:t>
      </w:r>
      <w:r w:rsidRPr="006326D8">
        <w:rPr>
          <w:rFonts w:ascii="Times New Roman" w:eastAsia="Arial" w:hAnsi="Times New Roman"/>
          <w:sz w:val="24"/>
          <w:szCs w:val="24"/>
        </w:rPr>
        <w:t xml:space="preserve"> </w:t>
      </w:r>
      <w:r>
        <w:rPr>
          <w:rFonts w:ascii="Times New Roman" w:eastAsia="Arial" w:hAnsi="Times New Roman"/>
          <w:sz w:val="24"/>
          <w:szCs w:val="24"/>
        </w:rPr>
        <w:t>e</w:t>
      </w:r>
    </w:p>
    <w:p w14:paraId="10F47321" w14:textId="77777777" w:rsidR="00C1157F" w:rsidRPr="006326D8" w:rsidRDefault="00C1157F">
      <w:pPr>
        <w:pStyle w:val="PargrafodaLista"/>
        <w:widowControl w:val="0"/>
        <w:numPr>
          <w:ilvl w:val="0"/>
          <w:numId w:val="301"/>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6326D8">
        <w:rPr>
          <w:rFonts w:ascii="Times New Roman" w:eastAsia="Arial" w:hAnsi="Times New Roman"/>
          <w:sz w:val="24"/>
          <w:szCs w:val="24"/>
        </w:rPr>
        <w:t xml:space="preserve"> sensibilidade do valor ou outro item em particular das outras informações, como</w:t>
      </w:r>
      <w:r>
        <w:rPr>
          <w:rFonts w:ascii="Times New Roman" w:eastAsia="Arial" w:hAnsi="Times New Roman"/>
          <w:sz w:val="24"/>
          <w:szCs w:val="24"/>
        </w:rPr>
        <w:t>,</w:t>
      </w:r>
      <w:r w:rsidRPr="006326D8">
        <w:rPr>
          <w:rFonts w:ascii="Times New Roman" w:eastAsia="Arial" w:hAnsi="Times New Roman"/>
          <w:sz w:val="24"/>
          <w:szCs w:val="24"/>
        </w:rPr>
        <w:t xml:space="preserve"> por exemplo, pagamentos </w:t>
      </w:r>
      <w:r>
        <w:rPr>
          <w:rFonts w:ascii="Times New Roman" w:eastAsia="Arial" w:hAnsi="Times New Roman"/>
          <w:sz w:val="24"/>
          <w:szCs w:val="24"/>
        </w:rPr>
        <w:t>baseados</w:t>
      </w:r>
      <w:r w:rsidRPr="006326D8">
        <w:rPr>
          <w:rFonts w:ascii="Times New Roman" w:eastAsia="Arial" w:hAnsi="Times New Roman"/>
          <w:sz w:val="24"/>
          <w:szCs w:val="24"/>
        </w:rPr>
        <w:t xml:space="preserve"> em ações para a alta administração.</w:t>
      </w:r>
    </w:p>
    <w:p w14:paraId="0CF172D6"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25CF37E9"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 xml:space="preserve">A28. </w:t>
      </w:r>
      <w:r w:rsidRPr="00D05518">
        <w:rPr>
          <w:rFonts w:eastAsia="Arial"/>
          <w:sz w:val="24"/>
          <w:szCs w:val="24"/>
          <w:lang w:val="pt-BR"/>
        </w:rPr>
        <w:tab/>
        <w:t xml:space="preserve">Determinar a natureza e a extensão dos procedimentos para tratar do requisito no item 14(a) é questão de julgamento profissional, reconhecendo que as responsabilidades do auditor nos termos desta </w:t>
      </w:r>
      <w:r>
        <w:rPr>
          <w:rFonts w:eastAsia="Arial"/>
          <w:sz w:val="24"/>
          <w:szCs w:val="24"/>
          <w:lang w:val="pt-BR"/>
        </w:rPr>
        <w:t>norma</w:t>
      </w:r>
      <w:r w:rsidRPr="00D05518">
        <w:rPr>
          <w:rFonts w:eastAsia="Arial"/>
          <w:sz w:val="24"/>
          <w:szCs w:val="24"/>
          <w:lang w:val="pt-BR"/>
        </w:rPr>
        <w:t xml:space="preserve"> não constituem trabalho de asseguração sobre as outras informações nem impõem obrigação de obter asseguração sobre as outras informações. Exemplos desses procedimentos incluem:</w:t>
      </w:r>
      <w:r>
        <w:rPr>
          <w:rFonts w:eastAsia="Arial"/>
          <w:sz w:val="24"/>
          <w:szCs w:val="24"/>
          <w:lang w:val="pt-BR"/>
        </w:rPr>
        <w:t xml:space="preserve"> </w:t>
      </w:r>
    </w:p>
    <w:p w14:paraId="19A0BA04" w14:textId="77777777" w:rsidR="00C1157F" w:rsidRPr="006326D8" w:rsidRDefault="00C1157F">
      <w:pPr>
        <w:pStyle w:val="PargrafodaLista"/>
        <w:widowControl w:val="0"/>
        <w:numPr>
          <w:ilvl w:val="0"/>
          <w:numId w:val="302"/>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p</w:t>
      </w:r>
      <w:r w:rsidRPr="006326D8">
        <w:rPr>
          <w:rFonts w:ascii="Times New Roman" w:eastAsia="Arial" w:hAnsi="Times New Roman"/>
          <w:sz w:val="24"/>
          <w:szCs w:val="24"/>
        </w:rPr>
        <w:t>ara informações que devem ser as mesmas que as informações nas demonstrações contábeis, comparar as informações com as demonstrações contábeis</w:t>
      </w:r>
      <w:r>
        <w:rPr>
          <w:rFonts w:ascii="Times New Roman" w:eastAsia="Arial" w:hAnsi="Times New Roman"/>
          <w:sz w:val="24"/>
          <w:szCs w:val="24"/>
        </w:rPr>
        <w:t>;</w:t>
      </w:r>
    </w:p>
    <w:p w14:paraId="460CF329" w14:textId="77777777" w:rsidR="00C1157F" w:rsidRPr="006326D8" w:rsidRDefault="00C1157F">
      <w:pPr>
        <w:pStyle w:val="PargrafodaLista"/>
        <w:widowControl w:val="0"/>
        <w:numPr>
          <w:ilvl w:val="0"/>
          <w:numId w:val="302"/>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p</w:t>
      </w:r>
      <w:r w:rsidRPr="006326D8">
        <w:rPr>
          <w:rFonts w:ascii="Times New Roman" w:eastAsia="Arial" w:hAnsi="Times New Roman"/>
          <w:sz w:val="24"/>
          <w:szCs w:val="24"/>
        </w:rPr>
        <w:t>ara as informações que devem transmitir o mesmo significado que as divulgações nas demonstrações contábeis, comparar os termos utilizados e considerar a importância das diferenças do texto utilizado e se essas diferenças implicam significados diferentes</w:t>
      </w:r>
      <w:r>
        <w:rPr>
          <w:rFonts w:ascii="Times New Roman" w:eastAsia="Arial" w:hAnsi="Times New Roman"/>
          <w:sz w:val="24"/>
          <w:szCs w:val="24"/>
        </w:rPr>
        <w:t>;</w:t>
      </w:r>
    </w:p>
    <w:p w14:paraId="79D93F36" w14:textId="77777777" w:rsidR="00C1157F" w:rsidRPr="006326D8" w:rsidRDefault="00C1157F">
      <w:pPr>
        <w:pStyle w:val="PargrafodaLista"/>
        <w:widowControl w:val="0"/>
        <w:numPr>
          <w:ilvl w:val="0"/>
          <w:numId w:val="302"/>
        </w:numPr>
        <w:tabs>
          <w:tab w:val="left" w:pos="1180"/>
        </w:tabs>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6326D8">
        <w:rPr>
          <w:rFonts w:ascii="Times New Roman" w:eastAsia="Arial" w:hAnsi="Times New Roman"/>
          <w:sz w:val="24"/>
          <w:szCs w:val="24"/>
        </w:rPr>
        <w:t xml:space="preserve">bter </w:t>
      </w:r>
      <w:r>
        <w:rPr>
          <w:rFonts w:ascii="Times New Roman" w:eastAsia="Arial" w:hAnsi="Times New Roman"/>
          <w:sz w:val="24"/>
          <w:szCs w:val="24"/>
        </w:rPr>
        <w:t>a</w:t>
      </w:r>
      <w:r w:rsidRPr="006326D8">
        <w:rPr>
          <w:rFonts w:ascii="Times New Roman" w:eastAsia="Arial" w:hAnsi="Times New Roman"/>
          <w:sz w:val="24"/>
          <w:szCs w:val="24"/>
        </w:rPr>
        <w:t xml:space="preserve"> conciliação entre </w:t>
      </w:r>
      <w:r>
        <w:rPr>
          <w:rFonts w:ascii="Times New Roman" w:eastAsia="Arial" w:hAnsi="Times New Roman"/>
          <w:sz w:val="24"/>
          <w:szCs w:val="24"/>
        </w:rPr>
        <w:t>o</w:t>
      </w:r>
      <w:r w:rsidRPr="006326D8">
        <w:rPr>
          <w:rFonts w:ascii="Times New Roman" w:eastAsia="Arial" w:hAnsi="Times New Roman"/>
          <w:sz w:val="24"/>
          <w:szCs w:val="24"/>
        </w:rPr>
        <w:t xml:space="preserve"> valor das outras informações e </w:t>
      </w:r>
      <w:r>
        <w:rPr>
          <w:rFonts w:ascii="Times New Roman" w:eastAsia="Arial" w:hAnsi="Times New Roman"/>
          <w:sz w:val="24"/>
          <w:szCs w:val="24"/>
        </w:rPr>
        <w:t xml:space="preserve">o </w:t>
      </w:r>
      <w:r w:rsidRPr="006326D8">
        <w:rPr>
          <w:rFonts w:ascii="Times New Roman" w:eastAsia="Arial" w:hAnsi="Times New Roman"/>
          <w:sz w:val="24"/>
          <w:szCs w:val="24"/>
        </w:rPr>
        <w:t xml:space="preserve">das demonstrações contábeis </w:t>
      </w:r>
      <w:r>
        <w:rPr>
          <w:rFonts w:ascii="Times New Roman" w:eastAsia="Arial" w:hAnsi="Times New Roman"/>
          <w:sz w:val="24"/>
          <w:szCs w:val="24"/>
        </w:rPr>
        <w:t xml:space="preserve">na </w:t>
      </w:r>
      <w:r w:rsidRPr="006326D8">
        <w:rPr>
          <w:rFonts w:ascii="Times New Roman" w:eastAsia="Arial" w:hAnsi="Times New Roman"/>
          <w:sz w:val="24"/>
          <w:szCs w:val="24"/>
        </w:rPr>
        <w:t>administração e:</w:t>
      </w:r>
    </w:p>
    <w:p w14:paraId="1E5AFA39" w14:textId="77777777" w:rsidR="00C1157F" w:rsidRPr="00D05518" w:rsidRDefault="00C1157F">
      <w:pPr>
        <w:pStyle w:val="PargrafodaLista"/>
        <w:widowControl w:val="0"/>
        <w:numPr>
          <w:ilvl w:val="0"/>
          <w:numId w:val="303"/>
        </w:numPr>
        <w:tabs>
          <w:tab w:val="left" w:pos="1740"/>
        </w:tabs>
        <w:spacing w:after="120" w:line="240" w:lineRule="auto"/>
        <w:ind w:left="1134" w:hanging="283"/>
        <w:contextualSpacing w:val="0"/>
        <w:jc w:val="both"/>
        <w:rPr>
          <w:rFonts w:ascii="Times New Roman" w:eastAsia="Arial" w:hAnsi="Times New Roman"/>
          <w:sz w:val="24"/>
          <w:szCs w:val="24"/>
        </w:rPr>
      </w:pPr>
      <w:r>
        <w:rPr>
          <w:rFonts w:ascii="Times New Roman" w:eastAsia="Arial" w:hAnsi="Times New Roman"/>
          <w:sz w:val="24"/>
          <w:szCs w:val="24"/>
        </w:rPr>
        <w:t>c</w:t>
      </w:r>
      <w:r w:rsidRPr="00D05518">
        <w:rPr>
          <w:rFonts w:ascii="Times New Roman" w:eastAsia="Arial" w:hAnsi="Times New Roman"/>
          <w:sz w:val="24"/>
          <w:szCs w:val="24"/>
        </w:rPr>
        <w:t>omparar itens na conciliação das demonstrações contábeis e das outras informações; e</w:t>
      </w:r>
    </w:p>
    <w:p w14:paraId="233E1D13" w14:textId="77777777" w:rsidR="00C1157F" w:rsidRPr="00D05518" w:rsidRDefault="00C1157F">
      <w:pPr>
        <w:pStyle w:val="PargrafodaLista"/>
        <w:widowControl w:val="0"/>
        <w:numPr>
          <w:ilvl w:val="0"/>
          <w:numId w:val="303"/>
        </w:numPr>
        <w:tabs>
          <w:tab w:val="left" w:pos="1740"/>
        </w:tabs>
        <w:spacing w:after="0" w:line="240" w:lineRule="auto"/>
        <w:ind w:left="1134" w:hanging="283"/>
        <w:contextualSpacing w:val="0"/>
        <w:jc w:val="both"/>
        <w:rPr>
          <w:rFonts w:ascii="Times New Roman" w:eastAsia="Arial" w:hAnsi="Times New Roman"/>
          <w:sz w:val="24"/>
          <w:szCs w:val="24"/>
        </w:rPr>
      </w:pPr>
      <w:r>
        <w:rPr>
          <w:rFonts w:ascii="Times New Roman" w:eastAsia="Arial" w:hAnsi="Times New Roman"/>
          <w:sz w:val="24"/>
          <w:szCs w:val="24"/>
        </w:rPr>
        <w:t>v</w:t>
      </w:r>
      <w:r w:rsidRPr="00D05518">
        <w:rPr>
          <w:rFonts w:ascii="Times New Roman" w:eastAsia="Arial" w:hAnsi="Times New Roman"/>
          <w:sz w:val="24"/>
          <w:szCs w:val="24"/>
        </w:rPr>
        <w:t>erificar se os cálculos na conciliação são aritmeticamente precisos.</w:t>
      </w:r>
    </w:p>
    <w:p w14:paraId="20EE1681" w14:textId="77777777" w:rsidR="00C1157F" w:rsidRPr="000E5A91" w:rsidRDefault="00C1157F" w:rsidP="00C1157F">
      <w:pPr>
        <w:spacing w:after="0" w:line="240" w:lineRule="auto"/>
        <w:jc w:val="both"/>
        <w:rPr>
          <w:rFonts w:ascii="Times New Roman" w:hAnsi="Times New Roman"/>
          <w:sz w:val="24"/>
          <w:szCs w:val="24"/>
        </w:rPr>
      </w:pPr>
    </w:p>
    <w:p w14:paraId="68E219F8"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A29.</w:t>
      </w:r>
      <w:r w:rsidRPr="00D05518">
        <w:rPr>
          <w:rFonts w:eastAsia="Arial"/>
          <w:sz w:val="24"/>
          <w:szCs w:val="24"/>
          <w:lang w:val="pt-BR"/>
        </w:rPr>
        <w:tab/>
        <w:t>Avaliar a consistência dos valores ou outros itens selecionados das outras informações com as demonstrações contábeis inclui, quando relevante</w:t>
      </w:r>
      <w:r>
        <w:rPr>
          <w:rFonts w:eastAsia="Arial"/>
          <w:sz w:val="24"/>
          <w:szCs w:val="24"/>
          <w:lang w:val="pt-BR"/>
        </w:rPr>
        <w:t>,</w:t>
      </w:r>
      <w:r w:rsidRPr="00D05518">
        <w:rPr>
          <w:rFonts w:eastAsia="Arial"/>
          <w:sz w:val="24"/>
          <w:szCs w:val="24"/>
          <w:lang w:val="pt-BR"/>
        </w:rPr>
        <w:t xml:space="preserve"> dada a natureza das outras informações, a maneira de sua apresentação comparada com as demonstrações contábeis.</w:t>
      </w:r>
    </w:p>
    <w:p w14:paraId="450B2765" w14:textId="77777777" w:rsidR="00C1157F" w:rsidRPr="000E5A91" w:rsidRDefault="00C1157F" w:rsidP="00C1157F">
      <w:pPr>
        <w:spacing w:after="0" w:line="240" w:lineRule="auto"/>
        <w:jc w:val="both"/>
        <w:rPr>
          <w:rFonts w:ascii="Times New Roman" w:hAnsi="Times New Roman"/>
          <w:sz w:val="24"/>
          <w:szCs w:val="24"/>
        </w:rPr>
      </w:pPr>
    </w:p>
    <w:p w14:paraId="57F32189"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Considerar se há inconsistência relevante entre as outras informações e o conhecimento do auditor obtido na auditoria (ver item 14(b))</w:t>
      </w:r>
    </w:p>
    <w:p w14:paraId="255A686D" w14:textId="77777777" w:rsidR="00C1157F" w:rsidRPr="00D05518" w:rsidRDefault="00C1157F" w:rsidP="00C1157F">
      <w:pPr>
        <w:spacing w:after="0" w:line="240" w:lineRule="auto"/>
        <w:jc w:val="both"/>
        <w:rPr>
          <w:rFonts w:ascii="Times New Roman" w:hAnsi="Times New Roman"/>
          <w:sz w:val="24"/>
          <w:szCs w:val="24"/>
        </w:rPr>
      </w:pPr>
    </w:p>
    <w:p w14:paraId="1864E768"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A30.</w:t>
      </w:r>
      <w:r w:rsidRPr="00D05518">
        <w:rPr>
          <w:rFonts w:eastAsia="Arial"/>
          <w:sz w:val="24"/>
          <w:szCs w:val="24"/>
          <w:lang w:val="pt-BR"/>
        </w:rPr>
        <w:tab/>
      </w:r>
      <w:r w:rsidRPr="000E5A91">
        <w:rPr>
          <w:sz w:val="24"/>
          <w:szCs w:val="24"/>
          <w:lang w:val="pt-BR"/>
        </w:rPr>
        <w:t>As</w:t>
      </w:r>
      <w:r w:rsidRPr="00D05518">
        <w:rPr>
          <w:rFonts w:eastAsia="Arial"/>
          <w:sz w:val="24"/>
          <w:szCs w:val="24"/>
          <w:lang w:val="pt-BR"/>
        </w:rPr>
        <w:t xml:space="preserve"> outras informações podem incluir valores ou itens que estão relacionados com o conhecimento do auditor obtido na auditoria (outros que não aqueles do item 14(a)). Exemplos desses valores ou itens podem incluir:</w:t>
      </w:r>
    </w:p>
    <w:p w14:paraId="720E3108"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sidRPr="006326D8">
        <w:rPr>
          <w:rFonts w:ascii="Times New Roman" w:eastAsia="Arial" w:hAnsi="Times New Roman"/>
          <w:sz w:val="24"/>
          <w:szCs w:val="24"/>
        </w:rPr>
        <w:t>divulgação das unidades produzidas ou tabela resumindo essa produção por região geográfica</w:t>
      </w:r>
      <w:r>
        <w:rPr>
          <w:rFonts w:ascii="Times New Roman" w:eastAsia="Arial" w:hAnsi="Times New Roman"/>
          <w:sz w:val="24"/>
          <w:szCs w:val="24"/>
        </w:rPr>
        <w:t>;</w:t>
      </w:r>
    </w:p>
    <w:p w14:paraId="257BFF36" w14:textId="77777777" w:rsidR="00C1157F" w:rsidRPr="006326D8" w:rsidRDefault="00C1157F">
      <w:pPr>
        <w:pStyle w:val="PargrafodaLista"/>
        <w:widowControl w:val="0"/>
        <w:numPr>
          <w:ilvl w:val="0"/>
          <w:numId w:val="304"/>
        </w:numPr>
        <w:tabs>
          <w:tab w:val="left" w:pos="1140"/>
        </w:tabs>
        <w:spacing w:after="120" w:line="240" w:lineRule="auto"/>
        <w:ind w:left="851" w:hanging="284"/>
        <w:contextualSpacing w:val="0"/>
        <w:jc w:val="both"/>
        <w:rPr>
          <w:rFonts w:ascii="Times New Roman" w:eastAsia="Arial" w:hAnsi="Times New Roman"/>
          <w:sz w:val="24"/>
          <w:szCs w:val="24"/>
        </w:rPr>
      </w:pPr>
      <w:r w:rsidRPr="006326D8">
        <w:rPr>
          <w:rFonts w:ascii="Times New Roman" w:eastAsia="Arial" w:hAnsi="Times New Roman"/>
          <w:sz w:val="24"/>
          <w:szCs w:val="24"/>
        </w:rPr>
        <w:t>declaração de que “A companhia introduziu o produto X e o produto Y durante o exercício”</w:t>
      </w:r>
      <w:r>
        <w:rPr>
          <w:rFonts w:ascii="Times New Roman" w:eastAsia="Arial" w:hAnsi="Times New Roman"/>
          <w:sz w:val="24"/>
          <w:szCs w:val="24"/>
        </w:rPr>
        <w:t>;</w:t>
      </w:r>
    </w:p>
    <w:p w14:paraId="20FA8579" w14:textId="77777777" w:rsidR="00C1157F" w:rsidRPr="006326D8" w:rsidRDefault="00C1157F">
      <w:pPr>
        <w:pStyle w:val="PargrafodaLista"/>
        <w:widowControl w:val="0"/>
        <w:numPr>
          <w:ilvl w:val="0"/>
          <w:numId w:val="304"/>
        </w:numPr>
        <w:spacing w:after="0" w:line="240" w:lineRule="auto"/>
        <w:ind w:left="851" w:hanging="284"/>
        <w:contextualSpacing w:val="0"/>
        <w:jc w:val="both"/>
        <w:rPr>
          <w:rFonts w:ascii="Times New Roman" w:eastAsia="Arial" w:hAnsi="Times New Roman"/>
          <w:sz w:val="24"/>
          <w:szCs w:val="24"/>
        </w:rPr>
      </w:pPr>
      <w:r w:rsidRPr="006326D8">
        <w:rPr>
          <w:rFonts w:ascii="Times New Roman" w:eastAsia="Arial" w:hAnsi="Times New Roman"/>
          <w:sz w:val="24"/>
          <w:szCs w:val="24"/>
        </w:rPr>
        <w:t>resumo dos locais das principais operações da entidade</w:t>
      </w:r>
      <w:r>
        <w:rPr>
          <w:rFonts w:ascii="Times New Roman" w:eastAsia="Arial" w:hAnsi="Times New Roman"/>
          <w:sz w:val="24"/>
          <w:szCs w:val="24"/>
        </w:rPr>
        <w:t>,</w:t>
      </w:r>
      <w:r w:rsidRPr="006326D8">
        <w:rPr>
          <w:rFonts w:ascii="Times New Roman" w:eastAsia="Arial" w:hAnsi="Times New Roman"/>
          <w:sz w:val="24"/>
          <w:szCs w:val="24"/>
        </w:rPr>
        <w:t xml:space="preserve"> como, por exemplo, “o principal centro de operações da entidade é no país X e também há operações nos países Y e Z”.</w:t>
      </w:r>
    </w:p>
    <w:p w14:paraId="45DF380A"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F75C39B"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A31.</w:t>
      </w:r>
      <w:r w:rsidRPr="00D05518">
        <w:rPr>
          <w:rFonts w:eastAsia="Arial"/>
          <w:sz w:val="24"/>
          <w:szCs w:val="24"/>
          <w:lang w:val="pt-BR"/>
        </w:rPr>
        <w:tab/>
        <w:t>O conhecimento do auditor obtido na auditoria inclui o seu entendimento</w:t>
      </w:r>
      <w:r>
        <w:rPr>
          <w:rFonts w:eastAsia="Arial"/>
          <w:sz w:val="24"/>
          <w:szCs w:val="24"/>
          <w:lang w:val="pt-BR"/>
        </w:rPr>
        <w:t xml:space="preserve"> a respeito </w:t>
      </w:r>
      <w:r w:rsidRPr="00D05518">
        <w:rPr>
          <w:rFonts w:eastAsia="Arial"/>
          <w:sz w:val="24"/>
          <w:szCs w:val="24"/>
          <w:lang w:val="pt-BR"/>
        </w:rPr>
        <w:t xml:space="preserve">da entidade e do seu ambiente, incluindo os controles internos da entidade, obtido de acordo com os itens 11 e 12 da NBC TA 315 </w:t>
      </w:r>
      <w:r>
        <w:rPr>
          <w:rFonts w:eastAsia="Arial"/>
          <w:sz w:val="24"/>
          <w:szCs w:val="24"/>
          <w:lang w:val="pt-BR"/>
        </w:rPr>
        <w:t>–</w:t>
      </w:r>
      <w:r w:rsidRPr="00D05518">
        <w:rPr>
          <w:rFonts w:eastAsia="Arial"/>
          <w:sz w:val="24"/>
          <w:szCs w:val="24"/>
          <w:lang w:val="pt-BR"/>
        </w:rPr>
        <w:t xml:space="preserve"> </w:t>
      </w:r>
      <w:r w:rsidRPr="00D05518">
        <w:rPr>
          <w:sz w:val="24"/>
          <w:szCs w:val="24"/>
          <w:lang w:val="pt-BR"/>
        </w:rPr>
        <w:t>Identificação e Avaliação dos Riscos de Distorção Relevante por meio do Entendimento da Entidade e do seu Ambiente</w:t>
      </w:r>
      <w:r>
        <w:rPr>
          <w:sz w:val="24"/>
          <w:szCs w:val="24"/>
          <w:lang w:val="pt-BR"/>
        </w:rPr>
        <w:t>.</w:t>
      </w:r>
      <w:r w:rsidRPr="00D05518">
        <w:rPr>
          <w:sz w:val="24"/>
          <w:szCs w:val="24"/>
          <w:lang w:val="pt-BR"/>
        </w:rPr>
        <w:t xml:space="preserve"> </w:t>
      </w:r>
      <w:r w:rsidRPr="00D05518">
        <w:rPr>
          <w:rFonts w:eastAsia="Arial"/>
          <w:sz w:val="24"/>
          <w:szCs w:val="24"/>
          <w:lang w:val="pt-BR"/>
        </w:rPr>
        <w:t>A NBC TA 315</w:t>
      </w:r>
      <w:r>
        <w:rPr>
          <w:rFonts w:eastAsia="Arial"/>
          <w:sz w:val="24"/>
          <w:szCs w:val="24"/>
          <w:lang w:val="pt-BR"/>
        </w:rPr>
        <w:t xml:space="preserve"> </w:t>
      </w:r>
      <w:r w:rsidRPr="00D05518">
        <w:rPr>
          <w:rFonts w:eastAsia="Arial"/>
          <w:sz w:val="24"/>
          <w:szCs w:val="24"/>
          <w:lang w:val="pt-BR"/>
        </w:rPr>
        <w:t xml:space="preserve">estabelece o entendimento exigido do auditor, que inclui questões como a obtenção de entendimento: </w:t>
      </w:r>
    </w:p>
    <w:p w14:paraId="03DDE156"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(a)</w:t>
      </w:r>
      <w:r w:rsidRPr="00D05518">
        <w:rPr>
          <w:rFonts w:ascii="Times New Roman" w:eastAsia="Arial" w:hAnsi="Times New Roman"/>
          <w:sz w:val="24"/>
          <w:szCs w:val="24"/>
        </w:rPr>
        <w:tab/>
      </w:r>
      <w:r>
        <w:rPr>
          <w:rFonts w:ascii="Times New Roman" w:eastAsia="Arial" w:hAnsi="Times New Roman"/>
          <w:sz w:val="24"/>
          <w:szCs w:val="24"/>
        </w:rPr>
        <w:t>de f</w:t>
      </w:r>
      <w:r w:rsidRPr="00D05518">
        <w:rPr>
          <w:rFonts w:ascii="Times New Roman" w:eastAsia="Arial" w:hAnsi="Times New Roman"/>
          <w:sz w:val="24"/>
          <w:szCs w:val="24"/>
        </w:rPr>
        <w:t xml:space="preserve">atores do setor de atividades, regulamentares e outros fatores externos relevantes; </w:t>
      </w:r>
    </w:p>
    <w:p w14:paraId="721A536A"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(b)</w:t>
      </w:r>
      <w:r w:rsidRPr="00D05518">
        <w:rPr>
          <w:rFonts w:ascii="Times New Roman" w:eastAsia="Arial" w:hAnsi="Times New Roman"/>
          <w:sz w:val="24"/>
          <w:szCs w:val="24"/>
        </w:rPr>
        <w:tab/>
      </w:r>
      <w:r>
        <w:rPr>
          <w:rFonts w:ascii="Times New Roman" w:eastAsia="Arial" w:hAnsi="Times New Roman"/>
          <w:sz w:val="24"/>
          <w:szCs w:val="24"/>
        </w:rPr>
        <w:t>da</w:t>
      </w:r>
      <w:r w:rsidRPr="00D05518">
        <w:rPr>
          <w:rFonts w:ascii="Times New Roman" w:eastAsia="Arial" w:hAnsi="Times New Roman"/>
          <w:sz w:val="24"/>
          <w:szCs w:val="24"/>
        </w:rPr>
        <w:t xml:space="preserve"> natureza da entidade;</w:t>
      </w:r>
    </w:p>
    <w:p w14:paraId="76FF0C08"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(c)</w:t>
      </w:r>
      <w:r w:rsidRPr="00D05518">
        <w:rPr>
          <w:rFonts w:ascii="Times New Roman" w:eastAsia="Arial" w:hAnsi="Times New Roman"/>
          <w:sz w:val="24"/>
          <w:szCs w:val="24"/>
        </w:rPr>
        <w:tab/>
      </w:r>
      <w:r>
        <w:rPr>
          <w:rFonts w:ascii="Times New Roman" w:eastAsia="Arial" w:hAnsi="Times New Roman"/>
          <w:sz w:val="24"/>
          <w:szCs w:val="24"/>
        </w:rPr>
        <w:t>da</w:t>
      </w:r>
      <w:r w:rsidRPr="00D05518">
        <w:rPr>
          <w:rFonts w:ascii="Times New Roman" w:eastAsia="Arial" w:hAnsi="Times New Roman"/>
          <w:sz w:val="24"/>
          <w:szCs w:val="24"/>
        </w:rPr>
        <w:t xml:space="preserve"> seleção e aplicação das políticas contábeis da entidade; </w:t>
      </w:r>
    </w:p>
    <w:p w14:paraId="317D78EE"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(d)</w:t>
      </w:r>
      <w:r w:rsidRPr="00D05518">
        <w:rPr>
          <w:rFonts w:ascii="Times New Roman" w:eastAsia="Arial" w:hAnsi="Times New Roman"/>
          <w:sz w:val="24"/>
          <w:szCs w:val="24"/>
        </w:rPr>
        <w:tab/>
      </w:r>
      <w:r>
        <w:rPr>
          <w:rFonts w:ascii="Times New Roman" w:eastAsia="Arial" w:hAnsi="Times New Roman"/>
          <w:sz w:val="24"/>
          <w:szCs w:val="24"/>
        </w:rPr>
        <w:t>do</w:t>
      </w:r>
      <w:r w:rsidRPr="00D05518">
        <w:rPr>
          <w:rFonts w:ascii="Times New Roman" w:eastAsia="Arial" w:hAnsi="Times New Roman"/>
          <w:sz w:val="24"/>
          <w:szCs w:val="24"/>
        </w:rPr>
        <w:t>s objetivos e estratégias da entidade;</w:t>
      </w:r>
    </w:p>
    <w:p w14:paraId="35951D33" w14:textId="77777777" w:rsidR="00C1157F" w:rsidRPr="00D05518" w:rsidRDefault="00C1157F" w:rsidP="00C1157F">
      <w:pPr>
        <w:spacing w:after="120" w:line="240" w:lineRule="auto"/>
        <w:ind w:left="993" w:hanging="426"/>
        <w:jc w:val="both"/>
        <w:rPr>
          <w:rFonts w:ascii="Times New Roman" w:eastAsia="Arial" w:hAnsi="Times New Roman"/>
          <w:sz w:val="24"/>
          <w:szCs w:val="24"/>
        </w:rPr>
      </w:pPr>
      <w:r w:rsidRPr="00D05518">
        <w:rPr>
          <w:rFonts w:ascii="Times New Roman" w:eastAsia="Arial" w:hAnsi="Times New Roman"/>
          <w:sz w:val="24"/>
          <w:szCs w:val="24"/>
        </w:rPr>
        <w:t xml:space="preserve">(e) </w:t>
      </w:r>
      <w:r w:rsidRPr="00D05518">
        <w:rPr>
          <w:rFonts w:ascii="Times New Roman" w:eastAsia="Arial" w:hAnsi="Times New Roman"/>
          <w:sz w:val="24"/>
          <w:szCs w:val="24"/>
        </w:rPr>
        <w:tab/>
      </w:r>
      <w:r>
        <w:rPr>
          <w:rFonts w:ascii="Times New Roman" w:eastAsia="Arial" w:hAnsi="Times New Roman"/>
          <w:sz w:val="24"/>
          <w:szCs w:val="24"/>
        </w:rPr>
        <w:t>da</w:t>
      </w:r>
      <w:r w:rsidRPr="00D05518">
        <w:rPr>
          <w:rFonts w:ascii="Times New Roman" w:eastAsia="Arial" w:hAnsi="Times New Roman"/>
          <w:sz w:val="24"/>
          <w:szCs w:val="24"/>
        </w:rPr>
        <w:t xml:space="preserve"> mensuração e revisão do desempenho financeiro da entidade; e </w:t>
      </w:r>
    </w:p>
    <w:p w14:paraId="348E0618" w14:textId="77777777" w:rsidR="00C1157F" w:rsidRPr="00D05518" w:rsidRDefault="00C1157F" w:rsidP="00C1157F">
      <w:pPr>
        <w:spacing w:after="0" w:line="240" w:lineRule="auto"/>
        <w:ind w:left="993" w:hanging="426"/>
        <w:jc w:val="both"/>
        <w:rPr>
          <w:rFonts w:ascii="Times New Roman" w:eastAsia="Arial" w:hAnsi="Times New Roman"/>
          <w:sz w:val="24"/>
          <w:szCs w:val="24"/>
        </w:rPr>
      </w:pPr>
      <w:r>
        <w:rPr>
          <w:rFonts w:ascii="Times New Roman" w:eastAsia="Arial" w:hAnsi="Times New Roman"/>
          <w:sz w:val="24"/>
          <w:szCs w:val="24"/>
        </w:rPr>
        <w:t xml:space="preserve">(f) </w:t>
      </w:r>
      <w:r>
        <w:rPr>
          <w:rFonts w:ascii="Times New Roman" w:eastAsia="Arial" w:hAnsi="Times New Roman"/>
          <w:sz w:val="24"/>
          <w:szCs w:val="24"/>
        </w:rPr>
        <w:tab/>
        <w:t>do</w:t>
      </w:r>
      <w:r w:rsidRPr="00D05518">
        <w:rPr>
          <w:rFonts w:ascii="Times New Roman" w:eastAsia="Arial" w:hAnsi="Times New Roman"/>
          <w:sz w:val="24"/>
          <w:szCs w:val="24"/>
        </w:rPr>
        <w:t>s controles internos da entidade.</w:t>
      </w:r>
    </w:p>
    <w:p w14:paraId="478C9505"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773DB389"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A32.</w:t>
      </w:r>
      <w:r w:rsidRPr="00D05518">
        <w:rPr>
          <w:rFonts w:eastAsia="Arial"/>
          <w:sz w:val="24"/>
          <w:szCs w:val="24"/>
          <w:lang w:val="pt-BR"/>
        </w:rPr>
        <w:tab/>
        <w:t>O conhecimento do auditor obtido na auditoria também pode incluir questões que são prospectivas por natureza.</w:t>
      </w:r>
      <w:r>
        <w:rPr>
          <w:rFonts w:eastAsia="Arial"/>
          <w:sz w:val="24"/>
          <w:szCs w:val="24"/>
          <w:lang w:val="pt-BR"/>
        </w:rPr>
        <w:t xml:space="preserve"> </w:t>
      </w:r>
      <w:r w:rsidRPr="00D05518">
        <w:rPr>
          <w:rFonts w:eastAsia="Arial"/>
          <w:sz w:val="24"/>
          <w:szCs w:val="24"/>
          <w:lang w:val="pt-BR"/>
        </w:rPr>
        <w:t xml:space="preserve">Essas questões podem incluir, por exemplo, prospecções comerciais e fluxos de caixa futuros que o auditor considerou ao avaliar as premissas usadas pela administração na realização de testes de recuperabilidade </w:t>
      </w:r>
      <w:r w:rsidRPr="00D05518">
        <w:rPr>
          <w:rFonts w:eastAsia="Arial"/>
          <w:i/>
          <w:sz w:val="24"/>
          <w:szCs w:val="24"/>
          <w:lang w:val="pt-BR"/>
        </w:rPr>
        <w:t>(impairment)</w:t>
      </w:r>
      <w:r w:rsidRPr="00D05518">
        <w:rPr>
          <w:rFonts w:eastAsia="Arial"/>
          <w:sz w:val="24"/>
          <w:szCs w:val="24"/>
          <w:lang w:val="pt-BR"/>
        </w:rPr>
        <w:t xml:space="preserve"> dos ativos intangíveis, como o ágio, por exemplo, ou ao analisar a avaliação da administração da capacidade da entidade de manter sua continuidade operacional.</w:t>
      </w:r>
    </w:p>
    <w:p w14:paraId="151D7CFE" w14:textId="77777777" w:rsidR="00C1157F" w:rsidRPr="000E5A91" w:rsidRDefault="00C1157F" w:rsidP="00C1157F">
      <w:pPr>
        <w:spacing w:after="0" w:line="240" w:lineRule="auto"/>
        <w:jc w:val="both"/>
        <w:rPr>
          <w:rFonts w:ascii="Times New Roman" w:hAnsi="Times New Roman"/>
          <w:sz w:val="24"/>
          <w:szCs w:val="24"/>
        </w:rPr>
      </w:pPr>
    </w:p>
    <w:p w14:paraId="2750D73E"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A33.</w:t>
      </w:r>
      <w:r w:rsidRPr="00D05518">
        <w:rPr>
          <w:rFonts w:eastAsia="Arial"/>
          <w:sz w:val="24"/>
          <w:szCs w:val="24"/>
          <w:lang w:val="pt-BR"/>
        </w:rPr>
        <w:tab/>
        <w:t xml:space="preserve">Ao considerar se há inconsistência relevante entre as outras informações e o conhecimento do auditor obtido na auditoria, o auditor pode se concentrar naquelas questões das outras informações que são tão importantes </w:t>
      </w:r>
      <w:r>
        <w:rPr>
          <w:rFonts w:eastAsia="Arial"/>
          <w:sz w:val="24"/>
          <w:szCs w:val="24"/>
          <w:lang w:val="pt-BR"/>
        </w:rPr>
        <w:t xml:space="preserve">ao ponto de </w:t>
      </w:r>
      <w:r w:rsidRPr="00D05518">
        <w:rPr>
          <w:rFonts w:eastAsia="Arial"/>
          <w:sz w:val="24"/>
          <w:szCs w:val="24"/>
          <w:lang w:val="pt-BR"/>
        </w:rPr>
        <w:t>que uma distorção das outras informações em relação a essa questão pode ser relevante.</w:t>
      </w:r>
    </w:p>
    <w:p w14:paraId="635E3D7D" w14:textId="77777777" w:rsidR="00C1157F" w:rsidRPr="000E5A91" w:rsidRDefault="00C1157F" w:rsidP="00C1157F">
      <w:pPr>
        <w:spacing w:after="0" w:line="240" w:lineRule="auto"/>
        <w:jc w:val="both"/>
        <w:rPr>
          <w:rFonts w:ascii="Times New Roman" w:hAnsi="Times New Roman"/>
          <w:sz w:val="24"/>
          <w:szCs w:val="24"/>
        </w:rPr>
      </w:pPr>
    </w:p>
    <w:p w14:paraId="3169C7B1"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A34.</w:t>
      </w:r>
      <w:r w:rsidRPr="00D05518">
        <w:rPr>
          <w:rFonts w:eastAsia="Arial"/>
          <w:sz w:val="24"/>
          <w:szCs w:val="24"/>
          <w:lang w:val="pt-BR"/>
        </w:rPr>
        <w:tab/>
        <w:t>Com relação a muitas questões das outras informações, a lembrança do auditor sobre a evidência de auditoria obtida e as conclusões alcançadas na auditoria podem ser suficientes para permitir que ele considere se há inconsistência relevante entre as outras informações e o conhecimento do auditor obtido na auditoria. Quanto mais experiente e mais familiarizado com os aspectos</w:t>
      </w:r>
      <w:r>
        <w:rPr>
          <w:rFonts w:eastAsia="Arial"/>
          <w:sz w:val="24"/>
          <w:szCs w:val="24"/>
          <w:lang w:val="pt-BR"/>
        </w:rPr>
        <w:t>-</w:t>
      </w:r>
      <w:r w:rsidRPr="00D05518">
        <w:rPr>
          <w:rFonts w:eastAsia="Arial"/>
          <w:sz w:val="24"/>
          <w:szCs w:val="24"/>
          <w:lang w:val="pt-BR"/>
        </w:rPr>
        <w:t>chave da auditoria o auditor estiver, maior é a probabilidade de que a lembrança do auditor das questões relevantes seja suficiente. Por exemplo, o auditor pode estar apto a considerar se há inconsistência relevante entre as outras informações e o conhecimento do auditor</w:t>
      </w:r>
      <w:r>
        <w:rPr>
          <w:rFonts w:eastAsia="Arial"/>
          <w:sz w:val="24"/>
          <w:szCs w:val="24"/>
          <w:lang w:val="pt-BR"/>
        </w:rPr>
        <w:t>,</w:t>
      </w:r>
      <w:r w:rsidRPr="00D05518">
        <w:rPr>
          <w:rFonts w:eastAsia="Arial"/>
          <w:sz w:val="24"/>
          <w:szCs w:val="24"/>
          <w:lang w:val="pt-BR"/>
        </w:rPr>
        <w:t xml:space="preserve"> obtido na auditoria</w:t>
      </w:r>
      <w:r>
        <w:rPr>
          <w:rFonts w:eastAsia="Arial"/>
          <w:sz w:val="24"/>
          <w:szCs w:val="24"/>
          <w:lang w:val="pt-BR"/>
        </w:rPr>
        <w:t>,</w:t>
      </w:r>
      <w:r w:rsidRPr="00D05518">
        <w:rPr>
          <w:rFonts w:eastAsia="Arial"/>
          <w:sz w:val="24"/>
          <w:szCs w:val="24"/>
          <w:lang w:val="pt-BR"/>
        </w:rPr>
        <w:t xml:space="preserve"> com base na lembrança do auditor de discussões mantidas com a administração ou com os responsáveis pela governança ou de descobertas a partir de procedimentos conduzidos durante a auditoria</w:t>
      </w:r>
      <w:r>
        <w:rPr>
          <w:rFonts w:eastAsia="Arial"/>
          <w:sz w:val="24"/>
          <w:szCs w:val="24"/>
          <w:lang w:val="pt-BR"/>
        </w:rPr>
        <w:t>,</w:t>
      </w:r>
      <w:r w:rsidRPr="00D05518">
        <w:rPr>
          <w:rFonts w:eastAsia="Arial"/>
          <w:sz w:val="24"/>
          <w:szCs w:val="24"/>
          <w:lang w:val="pt-BR"/>
        </w:rPr>
        <w:t xml:space="preserve"> como, por exemplo, a leitura das atas da reunião do conselho de administração, sem precisar tomar medidas adicionais.</w:t>
      </w:r>
    </w:p>
    <w:p w14:paraId="421E9EA1"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2BB84B59"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 xml:space="preserve">A35. O auditor pode determinar que a referência à documentação de auditoria relevante ou </w:t>
      </w:r>
      <w:r>
        <w:rPr>
          <w:rFonts w:eastAsia="Arial"/>
          <w:sz w:val="24"/>
          <w:szCs w:val="24"/>
          <w:lang w:val="pt-BR"/>
        </w:rPr>
        <w:t>a</w:t>
      </w:r>
      <w:r w:rsidRPr="00D05518">
        <w:rPr>
          <w:rFonts w:eastAsia="Arial"/>
          <w:sz w:val="24"/>
          <w:szCs w:val="24"/>
          <w:lang w:val="pt-BR"/>
        </w:rPr>
        <w:t xml:space="preserve"> indagações aos membros relevantes da equipe de trabalho ou aos auditores de componentes relevantes seja apropriada como base para a consideração do auditor quanto à existência de inconsistência relevante. Por exemplo:</w:t>
      </w:r>
    </w:p>
    <w:p w14:paraId="582F6C66"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sidRPr="006326D8">
        <w:rPr>
          <w:rFonts w:ascii="Times New Roman" w:eastAsia="Arial" w:hAnsi="Times New Roman"/>
          <w:sz w:val="24"/>
          <w:szCs w:val="24"/>
        </w:rPr>
        <w:t xml:space="preserve">Quando as outras informações descrevem a descontinuação planejada de importante linha de produto e, embora o auditor esteja ciente da descontinuação planejada, o auditor </w:t>
      </w:r>
      <w:r>
        <w:rPr>
          <w:rFonts w:ascii="Times New Roman" w:eastAsia="Arial" w:hAnsi="Times New Roman"/>
          <w:sz w:val="24"/>
          <w:szCs w:val="24"/>
        </w:rPr>
        <w:t>puder</w:t>
      </w:r>
      <w:r w:rsidRPr="006326D8">
        <w:rPr>
          <w:rFonts w:ascii="Times New Roman" w:eastAsia="Arial" w:hAnsi="Times New Roman"/>
          <w:sz w:val="24"/>
          <w:szCs w:val="24"/>
        </w:rPr>
        <w:t xml:space="preserve"> fazer indagações ao membro relevante da equipe de trabalho que realizou os procedimentos de auditoria nessa área para apoiar a consideração do auditor quanto a se a descrição é relevantemente inconsistente com o conhecimento do auditor obtido durante a auditoria.</w:t>
      </w:r>
    </w:p>
    <w:p w14:paraId="2E5E6171" w14:textId="77777777" w:rsidR="00C1157F" w:rsidRPr="006326D8" w:rsidRDefault="00C1157F">
      <w:pPr>
        <w:pStyle w:val="PargrafodaLista"/>
        <w:widowControl w:val="0"/>
        <w:numPr>
          <w:ilvl w:val="0"/>
          <w:numId w:val="304"/>
        </w:numPr>
        <w:spacing w:after="0" w:line="240" w:lineRule="auto"/>
        <w:ind w:left="851" w:hanging="284"/>
        <w:contextualSpacing w:val="0"/>
        <w:jc w:val="both"/>
        <w:rPr>
          <w:rFonts w:ascii="Times New Roman" w:eastAsia="Arial" w:hAnsi="Times New Roman"/>
          <w:sz w:val="24"/>
          <w:szCs w:val="24"/>
        </w:rPr>
      </w:pPr>
      <w:r w:rsidRPr="006326D8">
        <w:rPr>
          <w:rFonts w:ascii="Times New Roman" w:eastAsia="Arial" w:hAnsi="Times New Roman"/>
          <w:sz w:val="24"/>
          <w:szCs w:val="24"/>
        </w:rPr>
        <w:t>Quando as outras informações descrevem detalhes importantes de processo judicial tratado na auditoria, mas o auditor não consegue se lembrar deles adequadamente, pode ser necessário remeter à documentação de auditoria na qual esses detalhes estão resumidos, para apoiar a lembrança do auditor.</w:t>
      </w:r>
    </w:p>
    <w:p w14:paraId="75CD0477" w14:textId="77777777" w:rsidR="00C1157F" w:rsidRPr="000E5A91" w:rsidRDefault="00C1157F" w:rsidP="00C1157F">
      <w:pPr>
        <w:spacing w:after="0" w:line="240" w:lineRule="auto"/>
        <w:jc w:val="both"/>
        <w:rPr>
          <w:rFonts w:ascii="Times New Roman" w:hAnsi="Times New Roman"/>
          <w:sz w:val="24"/>
          <w:szCs w:val="24"/>
        </w:rPr>
      </w:pPr>
    </w:p>
    <w:p w14:paraId="55312FF5"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A36.</w:t>
      </w:r>
      <w:r w:rsidRPr="00D05518">
        <w:rPr>
          <w:rFonts w:eastAsia="Arial"/>
          <w:sz w:val="24"/>
          <w:szCs w:val="24"/>
          <w:lang w:val="pt-BR"/>
        </w:rPr>
        <w:tab/>
      </w:r>
      <w:r w:rsidRPr="000E5A91">
        <w:rPr>
          <w:sz w:val="24"/>
          <w:szCs w:val="24"/>
          <w:lang w:val="pt-BR"/>
        </w:rPr>
        <w:t>Se</w:t>
      </w:r>
      <w:r w:rsidRPr="00D05518">
        <w:rPr>
          <w:rFonts w:eastAsia="Arial"/>
          <w:sz w:val="24"/>
          <w:szCs w:val="24"/>
          <w:lang w:val="pt-BR"/>
        </w:rPr>
        <w:t xml:space="preserve"> o auditor </w:t>
      </w:r>
      <w:r>
        <w:rPr>
          <w:rFonts w:eastAsia="Arial"/>
          <w:sz w:val="24"/>
          <w:szCs w:val="24"/>
          <w:lang w:val="pt-BR"/>
        </w:rPr>
        <w:t>vai</w:t>
      </w:r>
      <w:r w:rsidRPr="00D05518">
        <w:rPr>
          <w:rFonts w:eastAsia="Arial"/>
          <w:sz w:val="24"/>
          <w:szCs w:val="24"/>
          <w:lang w:val="pt-BR"/>
        </w:rPr>
        <w:t xml:space="preserve"> remeter à documentação de auditoria relevante, ou indagar </w:t>
      </w:r>
      <w:r>
        <w:rPr>
          <w:rFonts w:eastAsia="Arial"/>
          <w:sz w:val="24"/>
          <w:szCs w:val="24"/>
          <w:lang w:val="pt-BR"/>
        </w:rPr>
        <w:t>a</w:t>
      </w:r>
      <w:r w:rsidRPr="00D05518">
        <w:rPr>
          <w:rFonts w:eastAsia="Arial"/>
          <w:sz w:val="24"/>
          <w:szCs w:val="24"/>
          <w:lang w:val="pt-BR"/>
        </w:rPr>
        <w:t xml:space="preserve">os membros relevantes da equipe de trabalho ou </w:t>
      </w:r>
      <w:r>
        <w:rPr>
          <w:rFonts w:eastAsia="Arial"/>
          <w:sz w:val="24"/>
          <w:szCs w:val="24"/>
          <w:lang w:val="pt-BR"/>
        </w:rPr>
        <w:t>a</w:t>
      </w:r>
      <w:r w:rsidRPr="00D05518">
        <w:rPr>
          <w:rFonts w:eastAsia="Arial"/>
          <w:sz w:val="24"/>
          <w:szCs w:val="24"/>
          <w:lang w:val="pt-BR"/>
        </w:rPr>
        <w:t>os auditores de componentes relevantes, e em qual extensão, é questão de julgamento profissional. Entretanto, pode não ser necessário ao auditor referir-se à documentação de auditoria relevante nem fazer indagações aos membros relevantes da equipe de trabalho ou aos auditores de componentes relevantes sobre qualquer questão incluída nas outras informações.</w:t>
      </w:r>
    </w:p>
    <w:p w14:paraId="5B09A50A"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C0D6513"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Permanecer atento a outros indícios de que as outras informações parecem apresentar distorção relevante (ver item 15)</w:t>
      </w:r>
    </w:p>
    <w:p w14:paraId="48EB47B8" w14:textId="77777777" w:rsidR="00C1157F" w:rsidRPr="00D05518" w:rsidRDefault="00C1157F" w:rsidP="00C1157F">
      <w:pPr>
        <w:spacing w:after="0" w:line="240" w:lineRule="auto"/>
        <w:jc w:val="both"/>
        <w:rPr>
          <w:rFonts w:ascii="Times New Roman" w:hAnsi="Times New Roman"/>
          <w:sz w:val="24"/>
          <w:szCs w:val="24"/>
        </w:rPr>
      </w:pPr>
    </w:p>
    <w:p w14:paraId="052B3211" w14:textId="77777777" w:rsidR="00C1157F"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A37.</w:t>
      </w:r>
      <w:r w:rsidRPr="00D05518">
        <w:rPr>
          <w:rFonts w:eastAsia="Arial"/>
          <w:sz w:val="24"/>
          <w:szCs w:val="24"/>
          <w:lang w:val="pt-BR"/>
        </w:rPr>
        <w:tab/>
        <w:t xml:space="preserve">As outras informações podem incluir </w:t>
      </w:r>
      <w:r>
        <w:rPr>
          <w:rFonts w:eastAsia="Arial"/>
          <w:sz w:val="24"/>
          <w:szCs w:val="24"/>
          <w:lang w:val="pt-BR"/>
        </w:rPr>
        <w:t>a</w:t>
      </w:r>
      <w:r w:rsidRPr="00D05518">
        <w:rPr>
          <w:rFonts w:eastAsia="Arial"/>
          <w:sz w:val="24"/>
          <w:szCs w:val="24"/>
          <w:lang w:val="pt-BR"/>
        </w:rPr>
        <w:t xml:space="preserve"> discussão de questões que não estão relacionadas com as demonstrações contábeis e também podem ir além do conhecimento do auditor obtido na auditoria. Por exemplo, as outras informações podem incluir declarações sobre as emissões de gases do efeito estufa da entidade.</w:t>
      </w:r>
    </w:p>
    <w:p w14:paraId="652C6FF2" w14:textId="77777777" w:rsidR="00C1157F" w:rsidRPr="00D05518" w:rsidRDefault="00C1157F" w:rsidP="00C1157F">
      <w:pPr>
        <w:pStyle w:val="IFACNumberAndLetter"/>
        <w:numPr>
          <w:ilvl w:val="0"/>
          <w:numId w:val="0"/>
        </w:numPr>
        <w:tabs>
          <w:tab w:val="clear" w:pos="720"/>
        </w:tabs>
        <w:spacing w:before="0" w:line="240" w:lineRule="auto"/>
        <w:ind w:left="567" w:hanging="567"/>
        <w:rPr>
          <w:sz w:val="24"/>
          <w:szCs w:val="24"/>
          <w:lang w:val="pt-BR"/>
        </w:rPr>
      </w:pPr>
    </w:p>
    <w:p w14:paraId="74CF7279"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A38.</w:t>
      </w:r>
      <w:r w:rsidRPr="00D05518">
        <w:rPr>
          <w:rFonts w:eastAsia="Arial"/>
          <w:sz w:val="24"/>
          <w:szCs w:val="24"/>
          <w:lang w:val="pt-BR"/>
        </w:rPr>
        <w:tab/>
        <w:t>Permanecer atento a outros indícios de que as outras informações não relacionadas com as demonstrações contábeis ou com o conhecimento do auditor obtido na auditoria parecem apresentar distorção relevante ajuda o auditor a cumprir com os requisitos éticos relevantes</w:t>
      </w:r>
      <w:r>
        <w:rPr>
          <w:rFonts w:eastAsia="Arial"/>
          <w:sz w:val="24"/>
          <w:szCs w:val="24"/>
          <w:lang w:val="pt-BR"/>
        </w:rPr>
        <w:t>,</w:t>
      </w:r>
      <w:r w:rsidRPr="00D05518">
        <w:rPr>
          <w:rFonts w:eastAsia="Arial"/>
          <w:sz w:val="24"/>
          <w:szCs w:val="24"/>
          <w:lang w:val="pt-BR"/>
        </w:rPr>
        <w:t xml:space="preserve"> que requerem que o auditor evite estar, conscientemente, associado com as outras informações que, segundo acredita o auditor, contêm declaração relevantemente falsa ou enganosa ou declaração fornecida de forma </w:t>
      </w:r>
      <w:r w:rsidRPr="0071291A">
        <w:rPr>
          <w:rFonts w:eastAsia="Arial"/>
          <w:sz w:val="24"/>
          <w:szCs w:val="24"/>
          <w:lang w:val="pt-BR"/>
        </w:rPr>
        <w:t>imprudente</w:t>
      </w:r>
      <w:r w:rsidRPr="00D05518">
        <w:rPr>
          <w:rFonts w:eastAsia="Arial"/>
          <w:sz w:val="24"/>
          <w:szCs w:val="24"/>
          <w:lang w:val="pt-BR"/>
        </w:rPr>
        <w:t>, ou omitem ou ocultam informações necessárias de forma que as outras informações sejam enganosas (</w:t>
      </w:r>
      <w:r>
        <w:rPr>
          <w:rFonts w:eastAsia="Arial"/>
          <w:sz w:val="24"/>
          <w:szCs w:val="24"/>
          <w:lang w:val="pt-BR"/>
        </w:rPr>
        <w:t xml:space="preserve">ver </w:t>
      </w:r>
      <w:r w:rsidRPr="00D05518">
        <w:rPr>
          <w:rFonts w:eastAsia="Arial"/>
          <w:sz w:val="24"/>
          <w:szCs w:val="24"/>
          <w:lang w:val="pt-BR"/>
        </w:rPr>
        <w:t>NBC PG 100</w:t>
      </w:r>
      <w:r>
        <w:rPr>
          <w:rFonts w:eastAsia="Arial"/>
          <w:sz w:val="24"/>
          <w:szCs w:val="24"/>
          <w:lang w:val="pt-BR"/>
        </w:rPr>
        <w:t>,</w:t>
      </w:r>
      <w:r w:rsidRPr="00D05518">
        <w:rPr>
          <w:rFonts w:eastAsia="Arial"/>
          <w:sz w:val="24"/>
          <w:szCs w:val="24"/>
          <w:lang w:val="pt-BR"/>
        </w:rPr>
        <w:t xml:space="preserve"> item 110.2)</w:t>
      </w:r>
      <w:r>
        <w:rPr>
          <w:rFonts w:eastAsia="Arial"/>
          <w:sz w:val="24"/>
          <w:szCs w:val="24"/>
          <w:lang w:val="pt-BR"/>
        </w:rPr>
        <w:t>.</w:t>
      </w:r>
      <w:r w:rsidRPr="00D05518">
        <w:rPr>
          <w:rFonts w:eastAsia="Arial"/>
          <w:sz w:val="24"/>
          <w:szCs w:val="24"/>
          <w:lang w:val="pt-BR"/>
        </w:rPr>
        <w:t xml:space="preserve"> Permanecer atento a outros indícios de que as outras informações parecem apresentar distorção relevante pode</w:t>
      </w:r>
      <w:r>
        <w:rPr>
          <w:rFonts w:eastAsia="Arial"/>
          <w:sz w:val="24"/>
          <w:szCs w:val="24"/>
          <w:lang w:val="pt-BR"/>
        </w:rPr>
        <w:t>,</w:t>
      </w:r>
      <w:r w:rsidRPr="00D05518">
        <w:rPr>
          <w:rFonts w:eastAsia="Arial"/>
          <w:sz w:val="24"/>
          <w:szCs w:val="24"/>
          <w:lang w:val="pt-BR"/>
        </w:rPr>
        <w:t xml:space="preserve"> potencialmente</w:t>
      </w:r>
      <w:r>
        <w:rPr>
          <w:rFonts w:eastAsia="Arial"/>
          <w:sz w:val="24"/>
          <w:szCs w:val="24"/>
          <w:lang w:val="pt-BR"/>
        </w:rPr>
        <w:t>,</w:t>
      </w:r>
      <w:r w:rsidRPr="00D05518">
        <w:rPr>
          <w:rFonts w:eastAsia="Arial"/>
          <w:sz w:val="24"/>
          <w:szCs w:val="24"/>
          <w:lang w:val="pt-BR"/>
        </w:rPr>
        <w:t xml:space="preserve"> resultar na identificação, por parte do auditor, de questões como:</w:t>
      </w:r>
    </w:p>
    <w:p w14:paraId="55678ACF"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326D8">
        <w:rPr>
          <w:rFonts w:ascii="Times New Roman" w:eastAsia="Arial" w:hAnsi="Times New Roman"/>
          <w:sz w:val="24"/>
          <w:szCs w:val="24"/>
        </w:rPr>
        <w:t>iferenças entre as outras informações e o conhecimento geral, além do conhecimento obtido na auditoria, do membro da equipe de trabalho que lê as outras informações e leva o auditor a acreditar que as outras informações parecem apresentar distorção relevante; ou</w:t>
      </w:r>
    </w:p>
    <w:p w14:paraId="004514F9" w14:textId="77777777" w:rsidR="00C1157F" w:rsidRPr="006326D8" w:rsidRDefault="00C1157F">
      <w:pPr>
        <w:pStyle w:val="PargrafodaLista"/>
        <w:widowControl w:val="0"/>
        <w:numPr>
          <w:ilvl w:val="0"/>
          <w:numId w:val="304"/>
        </w:numPr>
        <w:spacing w:after="0" w:line="240" w:lineRule="auto"/>
        <w:ind w:left="851" w:hanging="284"/>
        <w:contextualSpacing w:val="0"/>
        <w:jc w:val="both"/>
        <w:rPr>
          <w:rFonts w:ascii="Times New Roman" w:eastAsia="Arial" w:hAnsi="Times New Roman"/>
          <w:sz w:val="24"/>
          <w:szCs w:val="24"/>
        </w:rPr>
      </w:pPr>
      <w:r w:rsidRPr="006326D8">
        <w:rPr>
          <w:rFonts w:ascii="Times New Roman" w:eastAsia="Arial" w:hAnsi="Times New Roman"/>
          <w:sz w:val="24"/>
          <w:szCs w:val="24"/>
        </w:rPr>
        <w:t>inconsistência interna nas outras informações</w:t>
      </w:r>
      <w:r>
        <w:rPr>
          <w:rFonts w:ascii="Times New Roman" w:eastAsia="Arial" w:hAnsi="Times New Roman"/>
          <w:sz w:val="24"/>
          <w:szCs w:val="24"/>
        </w:rPr>
        <w:t>,</w:t>
      </w:r>
      <w:r w:rsidRPr="006326D8">
        <w:rPr>
          <w:rFonts w:ascii="Times New Roman" w:eastAsia="Arial" w:hAnsi="Times New Roman"/>
          <w:sz w:val="24"/>
          <w:szCs w:val="24"/>
        </w:rPr>
        <w:t xml:space="preserve"> que leva o auditor a acreditar que as outras informações parecem apresentar distorção relevante.</w:t>
      </w:r>
    </w:p>
    <w:p w14:paraId="75424BE7"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0B66C6A6"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Resposta quando parece existir inconsistência relevante ou quando outras informações parecem apresentar distorções relevantes (ver item 16)</w:t>
      </w:r>
    </w:p>
    <w:p w14:paraId="00DF7532" w14:textId="77777777" w:rsidR="00C1157F" w:rsidRPr="00D05518" w:rsidRDefault="00C1157F" w:rsidP="00C1157F">
      <w:pPr>
        <w:spacing w:after="0" w:line="240" w:lineRule="auto"/>
        <w:jc w:val="both"/>
        <w:rPr>
          <w:rFonts w:ascii="Times New Roman" w:hAnsi="Times New Roman"/>
          <w:sz w:val="24"/>
          <w:szCs w:val="24"/>
        </w:rPr>
      </w:pPr>
    </w:p>
    <w:p w14:paraId="179FBD0F"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A39.</w:t>
      </w:r>
      <w:r w:rsidRPr="00D05518">
        <w:rPr>
          <w:rFonts w:eastAsia="Arial"/>
          <w:sz w:val="24"/>
          <w:szCs w:val="24"/>
          <w:lang w:val="pt-BR"/>
        </w:rPr>
        <w:tab/>
        <w:t>A discussão do auditor com a administração sobre inconsistência relevante (ou outras informações que parecem apresentar distorção relevante) pode incluir a solicitação à administração de fornecimento de suporte para a base das declarações da administração nas outras informações. Com base em informações ou explicações adicionais da administração, o auditor pode ficar satisfeito que as outras informações não apresentam distorção relevante. Por exemplo, as explicações da administração podem indicar base razoável e suficiente para diferenças válidas de julgamento.</w:t>
      </w:r>
    </w:p>
    <w:p w14:paraId="66249D46"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25B26DF2"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A40.</w:t>
      </w:r>
      <w:r w:rsidRPr="00D05518">
        <w:rPr>
          <w:rFonts w:eastAsia="Arial"/>
          <w:sz w:val="24"/>
          <w:szCs w:val="24"/>
          <w:lang w:val="pt-BR"/>
        </w:rPr>
        <w:tab/>
        <w:t xml:space="preserve">Por outro lado, a discussão com a administração pode fornecer informações adicionais que servem de base para a conclusão do auditor de que existe distorção relevante </w:t>
      </w:r>
      <w:r>
        <w:rPr>
          <w:rFonts w:eastAsia="Arial"/>
          <w:sz w:val="24"/>
          <w:szCs w:val="24"/>
          <w:lang w:val="pt-BR"/>
        </w:rPr>
        <w:t>n</w:t>
      </w:r>
      <w:r w:rsidRPr="00D05518">
        <w:rPr>
          <w:rFonts w:eastAsia="Arial"/>
          <w:sz w:val="24"/>
          <w:szCs w:val="24"/>
          <w:lang w:val="pt-BR"/>
        </w:rPr>
        <w:t xml:space="preserve">as outras informações. </w:t>
      </w:r>
    </w:p>
    <w:p w14:paraId="4930A119"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9A12128"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A41.</w:t>
      </w:r>
      <w:r w:rsidRPr="00D05518">
        <w:rPr>
          <w:rFonts w:eastAsia="Arial"/>
          <w:sz w:val="24"/>
          <w:szCs w:val="24"/>
          <w:lang w:val="pt-BR"/>
        </w:rPr>
        <w:tab/>
        <w:t>Pode ser mais difícil para o auditor questionar a administração em questões de julgamento do que em questões de natureza mais fatual. Entretanto, pode haver circunstâncias em que o auditor conclui que as outras informações contêm declaração que não é consistente com as demonstrações contábeis ou com o conhecimento do auditor obtido na auditoria. Essas circunstâncias podem levantar dúvidas sobre as outras informações, as demonstrações contábeis ou o conhecimento do auditor obtido na auditoria.</w:t>
      </w:r>
    </w:p>
    <w:p w14:paraId="6581FD01"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6D40AC5"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A42.</w:t>
      </w:r>
      <w:r w:rsidRPr="00D05518">
        <w:rPr>
          <w:rFonts w:eastAsia="Arial"/>
          <w:sz w:val="24"/>
          <w:szCs w:val="24"/>
          <w:lang w:val="pt-BR"/>
        </w:rPr>
        <w:tab/>
        <w:t>Como há vasta gama de distorções relevantes possíveis das outras informações, a natureza e a extensão dos outros procedimentos que o auditor pode realizar para concluir se existe distorção relevante das outras informações são questões de julgamento profissional do auditor nas circunstâncias.</w:t>
      </w:r>
    </w:p>
    <w:p w14:paraId="4FAE07A0"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26759B8"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A43.</w:t>
      </w:r>
      <w:r w:rsidRPr="00D05518">
        <w:rPr>
          <w:rFonts w:eastAsia="Arial"/>
          <w:sz w:val="24"/>
          <w:szCs w:val="24"/>
          <w:lang w:val="pt-BR"/>
        </w:rPr>
        <w:tab/>
        <w:t>Quando o assunto não está relacionado com as demonstrações contábeis ou com o conhecimento do auditor obtido na auditoria, ele pode não estar apto a avaliar por completo as respostas da administração às suas indagações.</w:t>
      </w:r>
      <w:r>
        <w:rPr>
          <w:rFonts w:eastAsia="Arial"/>
          <w:sz w:val="24"/>
          <w:szCs w:val="24"/>
          <w:lang w:val="pt-BR"/>
        </w:rPr>
        <w:t xml:space="preserve"> </w:t>
      </w:r>
      <w:r w:rsidRPr="00D05518">
        <w:rPr>
          <w:rFonts w:eastAsia="Arial"/>
          <w:sz w:val="24"/>
          <w:szCs w:val="24"/>
          <w:lang w:val="pt-BR"/>
        </w:rPr>
        <w:t xml:space="preserve">Não obstante, com base em informações ou explicações adicionais da administração, ou após </w:t>
      </w:r>
      <w:r>
        <w:rPr>
          <w:rFonts w:eastAsia="Arial"/>
          <w:sz w:val="24"/>
          <w:szCs w:val="24"/>
          <w:lang w:val="pt-BR"/>
        </w:rPr>
        <w:t>alterações</w:t>
      </w:r>
      <w:r w:rsidRPr="00D05518">
        <w:rPr>
          <w:rFonts w:eastAsia="Arial"/>
          <w:sz w:val="24"/>
          <w:szCs w:val="24"/>
          <w:lang w:val="pt-BR"/>
        </w:rPr>
        <w:t xml:space="preserve"> feitas pela administração nas outras informações, o auditor pode ficar satisfeito</w:t>
      </w:r>
      <w:r>
        <w:rPr>
          <w:rFonts w:eastAsia="Arial"/>
          <w:sz w:val="24"/>
          <w:szCs w:val="24"/>
          <w:lang w:val="pt-BR"/>
        </w:rPr>
        <w:t xml:space="preserve"> de </w:t>
      </w:r>
      <w:r w:rsidRPr="00D05518">
        <w:rPr>
          <w:rFonts w:eastAsia="Arial"/>
          <w:sz w:val="24"/>
          <w:szCs w:val="24"/>
          <w:lang w:val="pt-BR"/>
        </w:rPr>
        <w:t xml:space="preserve">que </w:t>
      </w:r>
      <w:r>
        <w:rPr>
          <w:rFonts w:eastAsia="Arial"/>
          <w:sz w:val="24"/>
          <w:szCs w:val="24"/>
          <w:lang w:val="pt-BR"/>
        </w:rPr>
        <w:t>a</w:t>
      </w:r>
      <w:r w:rsidRPr="00D05518">
        <w:rPr>
          <w:rFonts w:eastAsia="Arial"/>
          <w:sz w:val="24"/>
          <w:szCs w:val="24"/>
          <w:lang w:val="pt-BR"/>
        </w:rPr>
        <w:t xml:space="preserve"> inconsistência relevante não mais pareça existir ou que as outras informações não mais pareçam apresentar distorção relevante.</w:t>
      </w:r>
      <w:r>
        <w:rPr>
          <w:rFonts w:eastAsia="Arial"/>
          <w:sz w:val="24"/>
          <w:szCs w:val="24"/>
          <w:lang w:val="pt-BR"/>
        </w:rPr>
        <w:t xml:space="preserve"> </w:t>
      </w:r>
      <w:r w:rsidRPr="00D05518">
        <w:rPr>
          <w:rFonts w:eastAsia="Arial"/>
          <w:sz w:val="24"/>
          <w:szCs w:val="24"/>
          <w:lang w:val="pt-BR"/>
        </w:rPr>
        <w:t xml:space="preserve">Quando o auditor não está apto a concluir que </w:t>
      </w:r>
      <w:r>
        <w:rPr>
          <w:rFonts w:eastAsia="Arial"/>
          <w:sz w:val="24"/>
          <w:szCs w:val="24"/>
          <w:lang w:val="pt-BR"/>
        </w:rPr>
        <w:t>a</w:t>
      </w:r>
      <w:r w:rsidRPr="00D05518">
        <w:rPr>
          <w:rFonts w:eastAsia="Arial"/>
          <w:sz w:val="24"/>
          <w:szCs w:val="24"/>
          <w:lang w:val="pt-BR"/>
        </w:rPr>
        <w:t xml:space="preserve"> inconsistência relevante não mais pareça existir ou que as outras informações não mais pareçam apresentar distorção relevante, ele pode solicitar que a administração consulte um terceiro qualificado (por exemplo, perito da administração ou consultor jurídico). Em alguns casos, após considerar as respostas da consulta da administração, o auditor pode não estar apto a concluir se existe distorção relevante </w:t>
      </w:r>
      <w:r>
        <w:rPr>
          <w:rFonts w:eastAsia="Arial"/>
          <w:sz w:val="24"/>
          <w:szCs w:val="24"/>
          <w:lang w:val="pt-BR"/>
        </w:rPr>
        <w:t>n</w:t>
      </w:r>
      <w:r w:rsidRPr="00D05518">
        <w:rPr>
          <w:rFonts w:eastAsia="Arial"/>
          <w:sz w:val="24"/>
          <w:szCs w:val="24"/>
          <w:lang w:val="pt-BR"/>
        </w:rPr>
        <w:t>as outras informações ou não. As medidas que o auditor pode tomar incluem uma ou mais das que seguem:</w:t>
      </w:r>
    </w:p>
    <w:p w14:paraId="31E9C475"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6326D8">
        <w:rPr>
          <w:rFonts w:ascii="Times New Roman" w:eastAsia="Arial" w:hAnsi="Times New Roman"/>
          <w:sz w:val="24"/>
          <w:szCs w:val="24"/>
        </w:rPr>
        <w:t>bter aconselhamento com o seu assessor jurídico;</w:t>
      </w:r>
    </w:p>
    <w:p w14:paraId="70228375"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6326D8">
        <w:rPr>
          <w:rFonts w:ascii="Times New Roman" w:eastAsia="Arial" w:hAnsi="Times New Roman"/>
          <w:sz w:val="24"/>
          <w:szCs w:val="24"/>
        </w:rPr>
        <w:t>onsiderar as implicações para o relatório do auditor</w:t>
      </w:r>
      <w:r>
        <w:rPr>
          <w:rFonts w:ascii="Times New Roman" w:eastAsia="Arial" w:hAnsi="Times New Roman"/>
          <w:sz w:val="24"/>
          <w:szCs w:val="24"/>
        </w:rPr>
        <w:t>,</w:t>
      </w:r>
      <w:r w:rsidRPr="006326D8">
        <w:rPr>
          <w:rFonts w:ascii="Times New Roman" w:eastAsia="Arial" w:hAnsi="Times New Roman"/>
          <w:sz w:val="24"/>
          <w:szCs w:val="24"/>
        </w:rPr>
        <w:t xml:space="preserve"> por exemplo, se deve descrever as circunstâncias em que há limitação imposta pela administração; ou</w:t>
      </w:r>
    </w:p>
    <w:p w14:paraId="771A203A" w14:textId="77777777" w:rsidR="00C1157F" w:rsidRPr="006326D8" w:rsidRDefault="00C1157F">
      <w:pPr>
        <w:pStyle w:val="PargrafodaLista"/>
        <w:widowControl w:val="0"/>
        <w:numPr>
          <w:ilvl w:val="0"/>
          <w:numId w:val="304"/>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r</w:t>
      </w:r>
      <w:r w:rsidRPr="006326D8">
        <w:rPr>
          <w:rFonts w:ascii="Times New Roman" w:eastAsia="Arial" w:hAnsi="Times New Roman"/>
          <w:sz w:val="24"/>
          <w:szCs w:val="24"/>
        </w:rPr>
        <w:t xml:space="preserve">etirar-se da auditoria quando for possível de acordo com lei ou regulamento aplicável. </w:t>
      </w:r>
    </w:p>
    <w:p w14:paraId="405353AC"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57BDB809"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Resposta quando o auditor conclui que existe distorção relevante nas outras informações</w:t>
      </w:r>
    </w:p>
    <w:p w14:paraId="244A2735" w14:textId="77777777" w:rsidR="00C1157F" w:rsidRPr="00D05518" w:rsidRDefault="00C1157F" w:rsidP="00C1157F">
      <w:pPr>
        <w:spacing w:after="0" w:line="240" w:lineRule="auto"/>
        <w:jc w:val="both"/>
        <w:rPr>
          <w:rFonts w:ascii="Times New Roman" w:eastAsia="Arial" w:hAnsi="Times New Roman"/>
          <w:i/>
          <w:sz w:val="24"/>
          <w:szCs w:val="24"/>
        </w:rPr>
      </w:pPr>
    </w:p>
    <w:p w14:paraId="4BCEF259"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i/>
          <w:sz w:val="24"/>
          <w:szCs w:val="24"/>
        </w:rPr>
        <w:t>Resposta quando o auditor conclui que existe distorção relevante nas outras informações obtidas antes da data do relatório do auditor independente</w:t>
      </w:r>
      <w:r w:rsidRPr="00D05518">
        <w:rPr>
          <w:rFonts w:ascii="Times New Roman" w:eastAsia="Arial" w:hAnsi="Times New Roman"/>
          <w:sz w:val="24"/>
          <w:szCs w:val="24"/>
        </w:rPr>
        <w:t xml:space="preserve"> (ver item 18)</w:t>
      </w:r>
    </w:p>
    <w:p w14:paraId="5D340EDB" w14:textId="77777777" w:rsidR="00C1157F" w:rsidRPr="00D05518" w:rsidRDefault="00C1157F" w:rsidP="00C1157F">
      <w:pPr>
        <w:spacing w:after="0" w:line="240" w:lineRule="auto"/>
        <w:jc w:val="both"/>
        <w:rPr>
          <w:rFonts w:ascii="Times New Roman" w:hAnsi="Times New Roman"/>
          <w:sz w:val="24"/>
          <w:szCs w:val="24"/>
        </w:rPr>
      </w:pPr>
    </w:p>
    <w:p w14:paraId="312ACF30"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A44.</w:t>
      </w:r>
      <w:r w:rsidRPr="00D05518">
        <w:rPr>
          <w:rFonts w:eastAsia="Arial"/>
          <w:sz w:val="24"/>
          <w:szCs w:val="24"/>
          <w:lang w:val="pt-BR"/>
        </w:rPr>
        <w:tab/>
        <w:t>As medidas que o auditor toma se as outras informações não são corrigidas após a comunicação aos responsáveis pela governança são questão de</w:t>
      </w:r>
      <w:r>
        <w:rPr>
          <w:rFonts w:eastAsia="Arial"/>
          <w:sz w:val="24"/>
          <w:szCs w:val="24"/>
          <w:lang w:val="pt-BR"/>
        </w:rPr>
        <w:t xml:space="preserve"> </w:t>
      </w:r>
      <w:r w:rsidRPr="00D05518">
        <w:rPr>
          <w:rFonts w:eastAsia="Arial"/>
          <w:sz w:val="24"/>
          <w:szCs w:val="24"/>
          <w:lang w:val="pt-BR"/>
        </w:rPr>
        <w:t>julgamento profissional. O auditor pode levar em conta se o raciocínio apresentado pela administração e pelos responsáveis pela governança para a não realização da correção levanta dúvidas quanto à integridade ou honestidade da administração ou dos responsáveis pela governança, como por exemplo, quando o auditor suspeita d</w:t>
      </w:r>
      <w:r>
        <w:rPr>
          <w:rFonts w:eastAsia="Arial"/>
          <w:sz w:val="24"/>
          <w:szCs w:val="24"/>
          <w:lang w:val="pt-BR"/>
        </w:rPr>
        <w:t>a</w:t>
      </w:r>
      <w:r w:rsidRPr="00D05518">
        <w:rPr>
          <w:rFonts w:eastAsia="Arial"/>
          <w:sz w:val="24"/>
          <w:szCs w:val="24"/>
          <w:lang w:val="pt-BR"/>
        </w:rPr>
        <w:t xml:space="preserve"> intenção de enganar. O auditor também pode considerar apropriado buscar assessoria jurídica. Em alguns casos, o auditor pode ser forçado por lei, regulamento ou outras normas profissionais a comunicar a questão a</w:t>
      </w:r>
      <w:r>
        <w:rPr>
          <w:rFonts w:eastAsia="Arial"/>
          <w:sz w:val="24"/>
          <w:szCs w:val="24"/>
          <w:lang w:val="pt-BR"/>
        </w:rPr>
        <w:t>o</w:t>
      </w:r>
      <w:r w:rsidRPr="00D05518">
        <w:rPr>
          <w:rFonts w:eastAsia="Arial"/>
          <w:sz w:val="24"/>
          <w:szCs w:val="24"/>
          <w:lang w:val="pt-BR"/>
        </w:rPr>
        <w:t xml:space="preserve"> órgão regulador ou órgão profissional competente.</w:t>
      </w:r>
    </w:p>
    <w:p w14:paraId="525B1FEE" w14:textId="77777777" w:rsidR="00C1157F" w:rsidRPr="00D05518" w:rsidRDefault="00C1157F" w:rsidP="00C1157F">
      <w:pPr>
        <w:spacing w:after="0" w:line="240" w:lineRule="auto"/>
        <w:jc w:val="both"/>
        <w:rPr>
          <w:rFonts w:ascii="Times New Roman" w:hAnsi="Times New Roman"/>
          <w:sz w:val="24"/>
          <w:szCs w:val="24"/>
        </w:rPr>
      </w:pPr>
    </w:p>
    <w:p w14:paraId="0CE4CFD8"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sz w:val="24"/>
          <w:szCs w:val="24"/>
        </w:rPr>
        <w:t>Implicaç</w:t>
      </w:r>
      <w:r>
        <w:rPr>
          <w:rFonts w:ascii="Times New Roman" w:eastAsia="Arial" w:hAnsi="Times New Roman"/>
          <w:sz w:val="24"/>
          <w:szCs w:val="24"/>
        </w:rPr>
        <w:t>ão</w:t>
      </w:r>
      <w:r w:rsidRPr="00D05518">
        <w:rPr>
          <w:rFonts w:ascii="Times New Roman" w:eastAsia="Arial" w:hAnsi="Times New Roman"/>
          <w:sz w:val="24"/>
          <w:szCs w:val="24"/>
        </w:rPr>
        <w:t xml:space="preserve"> na apresentação de relatório (ver item 18(a))</w:t>
      </w:r>
    </w:p>
    <w:p w14:paraId="410657E7"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2B6708DE"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A45.</w:t>
      </w:r>
      <w:r w:rsidRPr="00D05518">
        <w:rPr>
          <w:rFonts w:eastAsia="Arial"/>
          <w:sz w:val="24"/>
          <w:szCs w:val="24"/>
          <w:lang w:val="pt-BR"/>
        </w:rPr>
        <w:tab/>
        <w:t xml:space="preserve">Em raras circunstâncias, </w:t>
      </w:r>
      <w:r>
        <w:rPr>
          <w:rFonts w:eastAsia="Arial"/>
          <w:sz w:val="24"/>
          <w:szCs w:val="24"/>
          <w:lang w:val="pt-BR"/>
        </w:rPr>
        <w:t>a</w:t>
      </w:r>
      <w:r w:rsidRPr="00D05518">
        <w:rPr>
          <w:rFonts w:eastAsia="Arial"/>
          <w:sz w:val="24"/>
          <w:szCs w:val="24"/>
          <w:lang w:val="pt-BR"/>
        </w:rPr>
        <w:t xml:space="preserve"> abstenção de opinião sobre as demonstrações contábeis pode ser apropriada quando a recusa de corrigir a distorção relevante das outras informações levanta tamanha dúvida quanto à integridade da administração e dos responsáveis pela governança que coloca em questão a confiabilidade da evidência de auditoria em geral.</w:t>
      </w:r>
    </w:p>
    <w:p w14:paraId="2ACBFF39"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F0AE7A0"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sz w:val="24"/>
          <w:szCs w:val="24"/>
        </w:rPr>
        <w:t>Retirada do trabalho (ver item 18(b))</w:t>
      </w:r>
    </w:p>
    <w:p w14:paraId="1064CEA1" w14:textId="77777777" w:rsidR="00C1157F" w:rsidRPr="00D05518" w:rsidRDefault="00C1157F" w:rsidP="00C1157F">
      <w:pPr>
        <w:spacing w:after="0" w:line="240" w:lineRule="auto"/>
        <w:jc w:val="both"/>
        <w:rPr>
          <w:rFonts w:ascii="Times New Roman" w:hAnsi="Times New Roman"/>
          <w:sz w:val="24"/>
          <w:szCs w:val="24"/>
        </w:rPr>
      </w:pPr>
    </w:p>
    <w:p w14:paraId="0657A061"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A46.</w:t>
      </w:r>
      <w:r w:rsidRPr="00D05518">
        <w:rPr>
          <w:rFonts w:eastAsia="Arial"/>
          <w:sz w:val="24"/>
          <w:szCs w:val="24"/>
          <w:lang w:val="pt-BR"/>
        </w:rPr>
        <w:tab/>
        <w:t>Retirar-se do trabalho</w:t>
      </w:r>
      <w:r>
        <w:rPr>
          <w:rFonts w:eastAsia="Arial"/>
          <w:sz w:val="24"/>
          <w:szCs w:val="24"/>
          <w:lang w:val="pt-BR"/>
        </w:rPr>
        <w:t>,</w:t>
      </w:r>
      <w:r w:rsidRPr="00D05518">
        <w:rPr>
          <w:rFonts w:eastAsia="Arial"/>
          <w:sz w:val="24"/>
          <w:szCs w:val="24"/>
          <w:lang w:val="pt-BR"/>
        </w:rPr>
        <w:t xml:space="preserve"> quando</w:t>
      </w:r>
      <w:r>
        <w:rPr>
          <w:rFonts w:eastAsia="Arial"/>
          <w:sz w:val="24"/>
          <w:szCs w:val="24"/>
          <w:lang w:val="pt-BR"/>
        </w:rPr>
        <w:t xml:space="preserve"> </w:t>
      </w:r>
      <w:r w:rsidRPr="00D05518">
        <w:rPr>
          <w:rFonts w:eastAsia="Arial"/>
          <w:sz w:val="24"/>
          <w:szCs w:val="24"/>
          <w:lang w:val="pt-BR"/>
        </w:rPr>
        <w:t>for possível nos termos da lei ou do regulamento aplicável</w:t>
      </w:r>
      <w:r>
        <w:rPr>
          <w:rFonts w:eastAsia="Arial"/>
          <w:sz w:val="24"/>
          <w:szCs w:val="24"/>
          <w:lang w:val="pt-BR"/>
        </w:rPr>
        <w:t>,</w:t>
      </w:r>
      <w:r w:rsidRPr="00D05518">
        <w:rPr>
          <w:rFonts w:eastAsia="Arial"/>
          <w:sz w:val="24"/>
          <w:szCs w:val="24"/>
          <w:lang w:val="pt-BR"/>
        </w:rPr>
        <w:t xml:space="preserve"> pode ser apropriado quando as circunstâncias em torno da recusa de corrigir a distorção relevante das outras informações levantam tamanha dúvida quanto à integridade da administração e dos responsáveis pela governança que coloca em questão a confiabilidade das </w:t>
      </w:r>
      <w:r>
        <w:rPr>
          <w:rFonts w:eastAsia="Arial"/>
          <w:sz w:val="24"/>
          <w:szCs w:val="24"/>
          <w:lang w:val="pt-BR"/>
        </w:rPr>
        <w:t>representações</w:t>
      </w:r>
      <w:r w:rsidRPr="00D05518">
        <w:rPr>
          <w:rFonts w:eastAsia="Arial"/>
          <w:sz w:val="24"/>
          <w:szCs w:val="24"/>
          <w:lang w:val="pt-BR"/>
        </w:rPr>
        <w:t xml:space="preserve"> obtidas deles durante a auditoria.</w:t>
      </w:r>
    </w:p>
    <w:p w14:paraId="6AB04AF4"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083868CE"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sz w:val="24"/>
          <w:szCs w:val="24"/>
        </w:rPr>
        <w:t>Considerações específicas para entidades do setor público (ver item 18(b))</w:t>
      </w:r>
    </w:p>
    <w:p w14:paraId="77196B78" w14:textId="77777777" w:rsidR="00C1157F" w:rsidRPr="00D05518" w:rsidRDefault="00C1157F" w:rsidP="00C1157F">
      <w:pPr>
        <w:spacing w:after="0" w:line="240" w:lineRule="auto"/>
        <w:jc w:val="both"/>
        <w:rPr>
          <w:rFonts w:ascii="Times New Roman" w:hAnsi="Times New Roman"/>
          <w:sz w:val="24"/>
          <w:szCs w:val="24"/>
        </w:rPr>
      </w:pPr>
    </w:p>
    <w:p w14:paraId="253CC31F"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A47.</w:t>
      </w:r>
      <w:r w:rsidRPr="00D05518">
        <w:rPr>
          <w:rFonts w:eastAsia="Arial"/>
          <w:sz w:val="24"/>
          <w:szCs w:val="24"/>
          <w:lang w:val="pt-BR"/>
        </w:rPr>
        <w:tab/>
        <w:t>No setor público, a retirada do trabalho pode não ser possível. Nesses casos, o auditor pode emitir um relatório para os legisladores fornecendo detalhes sobre a questão ou pode tomar outras medidas apropriadas.</w:t>
      </w:r>
    </w:p>
    <w:p w14:paraId="27163EBA"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B711D78"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Resposta quando o auditor conclui que existe distorção relevante nas outras informações obtidas após a data do relatório do auditor (ver item 19)</w:t>
      </w:r>
    </w:p>
    <w:p w14:paraId="5D844B66" w14:textId="77777777" w:rsidR="00C1157F" w:rsidRPr="00D05518" w:rsidRDefault="00C1157F" w:rsidP="00C1157F">
      <w:pPr>
        <w:spacing w:after="0" w:line="240" w:lineRule="auto"/>
        <w:jc w:val="both"/>
        <w:rPr>
          <w:rFonts w:ascii="Times New Roman" w:hAnsi="Times New Roman"/>
          <w:sz w:val="24"/>
          <w:szCs w:val="24"/>
        </w:rPr>
      </w:pPr>
    </w:p>
    <w:p w14:paraId="374D7AD8"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A48.</w:t>
      </w:r>
      <w:r w:rsidRPr="00D05518">
        <w:rPr>
          <w:rFonts w:eastAsia="Arial"/>
          <w:sz w:val="24"/>
          <w:szCs w:val="24"/>
          <w:lang w:val="pt-BR"/>
        </w:rPr>
        <w:tab/>
        <w:t>Se o auditor concluir que existe distorção relevante nas outras informações obtidas</w:t>
      </w:r>
      <w:r>
        <w:rPr>
          <w:rFonts w:eastAsia="Arial"/>
          <w:sz w:val="24"/>
          <w:szCs w:val="24"/>
          <w:lang w:val="pt-BR"/>
        </w:rPr>
        <w:t>,</w:t>
      </w:r>
      <w:r w:rsidRPr="00D05518">
        <w:rPr>
          <w:rFonts w:eastAsia="Arial"/>
          <w:sz w:val="24"/>
          <w:szCs w:val="24"/>
          <w:lang w:val="pt-BR"/>
        </w:rPr>
        <w:t xml:space="preserve"> após a data do seu relatório</w:t>
      </w:r>
      <w:r>
        <w:rPr>
          <w:rFonts w:eastAsia="Arial"/>
          <w:sz w:val="24"/>
          <w:szCs w:val="24"/>
          <w:lang w:val="pt-BR"/>
        </w:rPr>
        <w:t>,</w:t>
      </w:r>
      <w:r w:rsidRPr="00D05518">
        <w:rPr>
          <w:rFonts w:eastAsia="Arial"/>
          <w:sz w:val="24"/>
          <w:szCs w:val="24"/>
          <w:lang w:val="pt-BR"/>
        </w:rPr>
        <w:t xml:space="preserve"> e que essa distorção relevante foi corrigida, os procedimentos necessários do auditor nas circunstâncias incluem a determinação de que a correção foi feita (de acordo com o item 17(a)) e podem incluir a revisão dos passos seguidos pela administração para comunicar àqueles que receberam as outras informações, se previamente emitidas, para informá-los sobre a revisão.</w:t>
      </w:r>
    </w:p>
    <w:p w14:paraId="326E94CD"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574F3844"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A49.</w:t>
      </w:r>
      <w:r w:rsidRPr="00D05518">
        <w:rPr>
          <w:rFonts w:eastAsia="Arial"/>
          <w:sz w:val="24"/>
          <w:szCs w:val="24"/>
          <w:lang w:val="pt-BR"/>
        </w:rPr>
        <w:tab/>
        <w:t>Se os responsáveis pela governança não concordarem em revisar as outras informações, tomar as medidas apropriadas para fazer com que a distorção não corrigida seja levada, de maneira apropriada, à atenção dos usuários para os quais o relatório do auditor é elaborado requer o exercício de julgamento profissional e pode ser afetado por lei ou regulamento relevante na jurisdição. Da mesma forma, o auditor pode considerar apropriado buscar assessoria jurídica quanto aos direitos e obrigações legais do auditor.</w:t>
      </w:r>
    </w:p>
    <w:p w14:paraId="152E6099" w14:textId="77777777" w:rsidR="00C1157F" w:rsidRPr="00A865DA" w:rsidRDefault="00C1157F" w:rsidP="00C1157F">
      <w:pPr>
        <w:spacing w:after="0" w:line="240" w:lineRule="auto"/>
        <w:jc w:val="both"/>
        <w:rPr>
          <w:rFonts w:ascii="Times New Roman" w:hAnsi="Times New Roman"/>
          <w:sz w:val="24"/>
          <w:szCs w:val="24"/>
        </w:rPr>
      </w:pPr>
    </w:p>
    <w:p w14:paraId="2F3C8388"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A50.</w:t>
      </w:r>
      <w:r w:rsidRPr="00D05518">
        <w:rPr>
          <w:rFonts w:eastAsia="Arial"/>
          <w:sz w:val="24"/>
          <w:szCs w:val="24"/>
          <w:lang w:val="pt-BR"/>
        </w:rPr>
        <w:tab/>
      </w:r>
      <w:r w:rsidRPr="000E5A91">
        <w:rPr>
          <w:sz w:val="24"/>
          <w:szCs w:val="24"/>
          <w:lang w:val="pt-BR"/>
        </w:rPr>
        <w:t>Quando</w:t>
      </w:r>
      <w:r w:rsidRPr="00D05518">
        <w:rPr>
          <w:rFonts w:eastAsia="Arial"/>
          <w:sz w:val="24"/>
          <w:szCs w:val="24"/>
          <w:lang w:val="pt-BR"/>
        </w:rPr>
        <w:t xml:space="preserve"> </w:t>
      </w:r>
      <w:r>
        <w:rPr>
          <w:rFonts w:eastAsia="Arial"/>
          <w:sz w:val="24"/>
          <w:szCs w:val="24"/>
          <w:lang w:val="pt-BR"/>
        </w:rPr>
        <w:t>a</w:t>
      </w:r>
      <w:r w:rsidRPr="00D05518">
        <w:rPr>
          <w:rFonts w:eastAsia="Arial"/>
          <w:sz w:val="24"/>
          <w:szCs w:val="24"/>
          <w:lang w:val="pt-BR"/>
        </w:rPr>
        <w:t xml:space="preserve"> distorção relevante das outras informações continua sem ser corrigida, as medidas apropriadas que o auditor pode tomar para fazer com que a distorção relevante não corrigida seja levada, de maneira apropriada, à atenção dos usuários para os quais o relatório do auditor é elaborado, quando permitido por lei ou regulamento, incluem, por exemplo:</w:t>
      </w:r>
    </w:p>
    <w:p w14:paraId="3F8EC9DB"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f</w:t>
      </w:r>
      <w:r w:rsidRPr="006326D8">
        <w:rPr>
          <w:rFonts w:ascii="Times New Roman" w:eastAsia="Arial" w:hAnsi="Times New Roman"/>
          <w:sz w:val="24"/>
          <w:szCs w:val="24"/>
        </w:rPr>
        <w:t>ornecer para a administração relatório do auditor</w:t>
      </w:r>
      <w:r>
        <w:rPr>
          <w:rFonts w:ascii="Times New Roman" w:eastAsia="Arial" w:hAnsi="Times New Roman"/>
          <w:sz w:val="24"/>
          <w:szCs w:val="24"/>
        </w:rPr>
        <w:t xml:space="preserve"> </w:t>
      </w:r>
      <w:r w:rsidRPr="006326D8">
        <w:rPr>
          <w:rFonts w:ascii="Times New Roman" w:eastAsia="Arial" w:hAnsi="Times New Roman"/>
          <w:sz w:val="24"/>
          <w:szCs w:val="24"/>
        </w:rPr>
        <w:t>novo ou alterado, incluindo uma seção modificada de acordo com o item 22, e solicitar à administração o fornecimento desse relatório do auditor novo ou alterado para os usuários para os quais o relatório do auditor</w:t>
      </w:r>
      <w:r>
        <w:rPr>
          <w:rFonts w:ascii="Times New Roman" w:eastAsia="Arial" w:hAnsi="Times New Roman"/>
          <w:sz w:val="24"/>
          <w:szCs w:val="24"/>
        </w:rPr>
        <w:t xml:space="preserve"> </w:t>
      </w:r>
      <w:r w:rsidRPr="006326D8">
        <w:rPr>
          <w:rFonts w:ascii="Times New Roman" w:eastAsia="Arial" w:hAnsi="Times New Roman"/>
          <w:sz w:val="24"/>
          <w:szCs w:val="24"/>
        </w:rPr>
        <w:t>é elaborado. Ao fazer isso, o auditor pode precisar considerar o efeito, se houver, na data do seu relatório novo ou alterado</w:t>
      </w:r>
      <w:r>
        <w:rPr>
          <w:rFonts w:ascii="Times New Roman" w:eastAsia="Arial" w:hAnsi="Times New Roman"/>
          <w:sz w:val="24"/>
          <w:szCs w:val="24"/>
        </w:rPr>
        <w:t>,</w:t>
      </w:r>
      <w:r w:rsidRPr="006326D8">
        <w:rPr>
          <w:rFonts w:ascii="Times New Roman" w:eastAsia="Arial" w:hAnsi="Times New Roman"/>
          <w:sz w:val="24"/>
          <w:szCs w:val="24"/>
        </w:rPr>
        <w:t xml:space="preserve"> devido aos requisitos das normas de auditoria ou da lei ou do regulamento aplicável. O auditor também pode revisar os passos seguidos pela administração para fornecer o</w:t>
      </w:r>
      <w:r>
        <w:rPr>
          <w:rFonts w:ascii="Times New Roman" w:eastAsia="Arial" w:hAnsi="Times New Roman"/>
          <w:sz w:val="24"/>
          <w:szCs w:val="24"/>
        </w:rPr>
        <w:t xml:space="preserve"> </w:t>
      </w:r>
      <w:r w:rsidRPr="006326D8">
        <w:rPr>
          <w:rFonts w:ascii="Times New Roman" w:eastAsia="Arial" w:hAnsi="Times New Roman"/>
          <w:sz w:val="24"/>
          <w:szCs w:val="24"/>
        </w:rPr>
        <w:t>relatório do auditor novo ou alterado para esses usuários;</w:t>
      </w:r>
    </w:p>
    <w:p w14:paraId="63E29B0B"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l</w:t>
      </w:r>
      <w:r w:rsidRPr="006326D8">
        <w:rPr>
          <w:rFonts w:ascii="Times New Roman" w:eastAsia="Arial" w:hAnsi="Times New Roman"/>
          <w:sz w:val="24"/>
          <w:szCs w:val="24"/>
        </w:rPr>
        <w:t>evar a distorção relevante das outras informações à atenção dos usuários para os quais o seu relatório é elaborado (por exemplo, tratando da questão em assembleia geral dos acionistas);</w:t>
      </w:r>
    </w:p>
    <w:p w14:paraId="0762CF97"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6326D8">
        <w:rPr>
          <w:rFonts w:ascii="Times New Roman" w:eastAsia="Arial" w:hAnsi="Times New Roman"/>
          <w:sz w:val="24"/>
          <w:szCs w:val="24"/>
        </w:rPr>
        <w:t>omunicar a</w:t>
      </w:r>
      <w:r>
        <w:rPr>
          <w:rFonts w:ascii="Times New Roman" w:eastAsia="Arial" w:hAnsi="Times New Roman"/>
          <w:sz w:val="24"/>
          <w:szCs w:val="24"/>
        </w:rPr>
        <w:t>o</w:t>
      </w:r>
      <w:r w:rsidRPr="006326D8">
        <w:rPr>
          <w:rFonts w:ascii="Times New Roman" w:eastAsia="Arial" w:hAnsi="Times New Roman"/>
          <w:sz w:val="24"/>
          <w:szCs w:val="24"/>
        </w:rPr>
        <w:t xml:space="preserve"> órgão regulador ou órgão profissional competente sobre a distorção relevante não corrigida; ou</w:t>
      </w:r>
    </w:p>
    <w:p w14:paraId="74C2781E" w14:textId="77777777" w:rsidR="00C1157F" w:rsidRPr="006326D8" w:rsidRDefault="00C1157F">
      <w:pPr>
        <w:pStyle w:val="PargrafodaLista"/>
        <w:widowControl w:val="0"/>
        <w:numPr>
          <w:ilvl w:val="0"/>
          <w:numId w:val="304"/>
        </w:numPr>
        <w:spacing w:after="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6326D8">
        <w:rPr>
          <w:rFonts w:ascii="Times New Roman" w:eastAsia="Arial" w:hAnsi="Times New Roman"/>
          <w:sz w:val="24"/>
          <w:szCs w:val="24"/>
        </w:rPr>
        <w:t>onsiderar as implicações para a continuação do trabalho (ver também item A46).</w:t>
      </w:r>
    </w:p>
    <w:p w14:paraId="638713CD"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500F97E2"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Resposta quando existe distorção relevante nas demonstrações contábeis ou o entendimento do auditor da entidade e de seu ambiente precisa ser atualizado (ver item 20)</w:t>
      </w:r>
    </w:p>
    <w:p w14:paraId="01428EF9" w14:textId="77777777" w:rsidR="00C1157F" w:rsidRPr="00D05518" w:rsidRDefault="00C1157F" w:rsidP="00C1157F">
      <w:pPr>
        <w:spacing w:after="0" w:line="240" w:lineRule="auto"/>
        <w:jc w:val="both"/>
        <w:rPr>
          <w:rFonts w:ascii="Times New Roman" w:hAnsi="Times New Roman"/>
          <w:sz w:val="24"/>
          <w:szCs w:val="24"/>
        </w:rPr>
      </w:pPr>
    </w:p>
    <w:p w14:paraId="7173A013" w14:textId="77777777" w:rsidR="00C1157F" w:rsidRPr="00D05518" w:rsidRDefault="00C1157F" w:rsidP="00C1157F">
      <w:pPr>
        <w:pStyle w:val="IFACNumberAndLetter"/>
        <w:numPr>
          <w:ilvl w:val="0"/>
          <w:numId w:val="0"/>
        </w:numPr>
        <w:tabs>
          <w:tab w:val="clear" w:pos="720"/>
        </w:tabs>
        <w:spacing w:before="0" w:after="120" w:line="240" w:lineRule="auto"/>
        <w:ind w:left="567" w:hanging="567"/>
        <w:rPr>
          <w:rFonts w:eastAsia="Arial"/>
          <w:sz w:val="24"/>
          <w:szCs w:val="24"/>
          <w:lang w:val="pt-BR"/>
        </w:rPr>
      </w:pPr>
      <w:r w:rsidRPr="00D05518">
        <w:rPr>
          <w:rFonts w:eastAsia="Arial"/>
          <w:sz w:val="24"/>
          <w:szCs w:val="24"/>
          <w:lang w:val="pt-BR"/>
        </w:rPr>
        <w:t>A51.</w:t>
      </w:r>
      <w:r w:rsidRPr="00D05518">
        <w:rPr>
          <w:rFonts w:eastAsia="Arial"/>
          <w:sz w:val="24"/>
          <w:szCs w:val="24"/>
          <w:lang w:val="pt-BR"/>
        </w:rPr>
        <w:tab/>
        <w:t>Ao ler as outras informações, o auditor pode tomar conhecimento de novas informações que têm implicações para:</w:t>
      </w:r>
    </w:p>
    <w:p w14:paraId="7BD0ECE4" w14:textId="77777777"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6326D8">
        <w:rPr>
          <w:rFonts w:ascii="Times New Roman" w:eastAsia="Arial" w:hAnsi="Times New Roman"/>
          <w:sz w:val="24"/>
          <w:szCs w:val="24"/>
        </w:rPr>
        <w:t xml:space="preserve"> entendimento do auditor da entidade e de seu ambiente que pode, portanto, indicar a necessidade de revisão da avaliação de risco do auditor (NBC TA 315, itens 11, 31 e A1)</w:t>
      </w:r>
      <w:r>
        <w:rPr>
          <w:rFonts w:ascii="Times New Roman" w:eastAsia="Arial" w:hAnsi="Times New Roman"/>
          <w:sz w:val="24"/>
          <w:szCs w:val="24"/>
        </w:rPr>
        <w:t>;</w:t>
      </w:r>
    </w:p>
    <w:p w14:paraId="191CD31A" w14:textId="69E8ADC6" w:rsidR="00C1157F" w:rsidRPr="006326D8" w:rsidRDefault="00C1157F">
      <w:pPr>
        <w:pStyle w:val="PargrafodaLista"/>
        <w:widowControl w:val="0"/>
        <w:numPr>
          <w:ilvl w:val="0"/>
          <w:numId w:val="304"/>
        </w:numPr>
        <w:spacing w:after="120" w:line="240" w:lineRule="auto"/>
        <w:ind w:left="851" w:hanging="284"/>
        <w:contextualSpacing w:val="0"/>
        <w:jc w:val="both"/>
        <w:rPr>
          <w:rFonts w:ascii="Times New Roman" w:eastAsia="Arial" w:hAnsi="Times New Roman"/>
          <w:sz w:val="24"/>
          <w:szCs w:val="24"/>
        </w:rPr>
      </w:pPr>
      <w:r w:rsidRPr="00D251C9">
        <w:rPr>
          <w:noProof/>
        </w:rPr>
        <mc:AlternateContent>
          <mc:Choice Requires="wps">
            <w:drawing>
              <wp:anchor distT="0" distB="0" distL="114300" distR="114300" simplePos="0" relativeHeight="251658283" behindDoc="1" locked="0" layoutInCell="1" allowOverlap="1" wp14:anchorId="05CAE0DF" wp14:editId="51C0BB92">
                <wp:simplePos x="0" y="0"/>
                <wp:positionH relativeFrom="page">
                  <wp:posOffset>5267960</wp:posOffset>
                </wp:positionH>
                <wp:positionV relativeFrom="paragraph">
                  <wp:posOffset>137795</wp:posOffset>
                </wp:positionV>
                <wp:extent cx="6350" cy="12065"/>
                <wp:effectExtent l="0" t="0" r="0" b="0"/>
                <wp:wrapNone/>
                <wp:docPr id="72" name="Caixa de Texto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 cy="1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E55B3" w14:textId="77777777" w:rsidR="00C1157F" w:rsidRDefault="00C1157F" w:rsidP="00C1157F">
                            <w:pPr>
                              <w:spacing w:before="3"/>
                              <w:ind w:right="-43"/>
                              <w:rPr>
                                <w:rFonts w:ascii="ZWAdobeF" w:eastAsia="ZWAdobeF" w:hAnsi="ZWAdobeF" w:cs="ZWAdobeF"/>
                                <w:sz w:val="2"/>
                                <w:szCs w:val="2"/>
                              </w:rPr>
                            </w:pPr>
                            <w:r>
                              <w:rPr>
                                <w:rFonts w:ascii="ZWAdobeF" w:eastAsia="ZWAdobeF" w:hAnsi="ZWAdobeF" w:cs="ZWAdobeF"/>
                                <w:sz w:val="2"/>
                                <w:szCs w:val="2"/>
                              </w:rPr>
                              <w:t>23F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AE0DF" id="Caixa de Texto 72" o:spid="_x0000_s1039" type="#_x0000_t202" style="position:absolute;left:0;text-align:left;margin-left:414.8pt;margin-top:10.85pt;width:.5pt;height:.95pt;z-index:-25165819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" filled="f" stroked="f">
                <v:textbox inset="0,0,0,0">
                  <w:txbxContent>
                    <w:p w14:paraId="13CE55B3" w14:textId="77777777" w:rsidR="00C1157F" w:rsidRDefault="00C1157F" w:rsidP="00C1157F">
                      <w:pPr>
                        <w:spacing w:before="3"/>
                        <w:ind w:right="-43"/>
                        <w:rPr>
                          <w:rFonts w:ascii="ZWAdobeF" w:eastAsia="ZWAdobeF" w:hAnsi="ZWAdobeF" w:cs="ZWAdobeF"/>
                          <w:sz w:val="2"/>
                          <w:szCs w:val="2"/>
                        </w:rPr>
                      </w:pPr>
                      <w:r>
                        <w:rPr>
                          <w:rFonts w:ascii="ZWAdobeF" w:eastAsia="ZWAdobeF" w:hAnsi="ZWAdobeF" w:cs="ZWAdobeF"/>
                          <w:sz w:val="2"/>
                          <w:szCs w:val="2"/>
                        </w:rPr>
                        <w:t>23F</w:t>
                      </w:r>
                    </w:p>
                  </w:txbxContent>
                </v:textbox>
                <w10:wrap anchorx="page"/>
              </v:shape>
            </w:pict>
          </mc:Fallback>
        </mc:AlternateContent>
      </w:r>
      <w:r>
        <w:rPr>
          <w:rFonts w:ascii="Times New Roman" w:eastAsia="Arial" w:hAnsi="Times New Roman"/>
          <w:sz w:val="24"/>
          <w:szCs w:val="24"/>
        </w:rPr>
        <w:t>a</w:t>
      </w:r>
      <w:r w:rsidRPr="006326D8">
        <w:rPr>
          <w:rFonts w:ascii="Times New Roman" w:eastAsia="Arial" w:hAnsi="Times New Roman"/>
          <w:sz w:val="24"/>
          <w:szCs w:val="24"/>
        </w:rPr>
        <w:t xml:space="preserve"> responsabilidade do auditor para avaliar o efeito das distorções identificadas na auditoria e das distorções não corrigidas, se houver, nas demonstrações contábeis (NBC TA 450 </w:t>
      </w:r>
      <w:r>
        <w:rPr>
          <w:rFonts w:ascii="Times New Roman" w:eastAsia="Arial" w:hAnsi="Times New Roman"/>
          <w:sz w:val="24"/>
          <w:szCs w:val="24"/>
        </w:rPr>
        <w:t xml:space="preserve">– </w:t>
      </w:r>
      <w:r w:rsidRPr="00FA35EB">
        <w:rPr>
          <w:rFonts w:ascii="Times New Roman" w:eastAsia="Arial" w:hAnsi="Times New Roman"/>
          <w:sz w:val="24"/>
          <w:szCs w:val="24"/>
        </w:rPr>
        <w:t>Avaliação das Distorções Identificadas durante a Auditoria);</w:t>
      </w:r>
      <w:r>
        <w:rPr>
          <w:rFonts w:ascii="Times New Roman" w:eastAsia="Arial" w:hAnsi="Times New Roman"/>
          <w:sz w:val="24"/>
          <w:szCs w:val="24"/>
        </w:rPr>
        <w:t xml:space="preserve"> e</w:t>
      </w:r>
    </w:p>
    <w:p w14:paraId="01DB520F" w14:textId="77777777" w:rsidR="00C1157F" w:rsidRPr="006326D8" w:rsidRDefault="00C1157F">
      <w:pPr>
        <w:pStyle w:val="PargrafodaLista"/>
        <w:widowControl w:val="0"/>
        <w:numPr>
          <w:ilvl w:val="0"/>
          <w:numId w:val="304"/>
        </w:numPr>
        <w:spacing w:after="0" w:line="240" w:lineRule="auto"/>
        <w:ind w:left="851" w:hanging="284"/>
        <w:contextualSpacing w:val="0"/>
        <w:jc w:val="both"/>
        <w:rPr>
          <w:rFonts w:ascii="Times New Roman" w:eastAsia="ZWAdobeF" w:hAnsi="Times New Roman"/>
          <w:sz w:val="24"/>
          <w:szCs w:val="24"/>
        </w:rPr>
      </w:pPr>
      <w:r>
        <w:rPr>
          <w:rFonts w:ascii="Times New Roman" w:eastAsia="Arial" w:hAnsi="Times New Roman"/>
          <w:sz w:val="24"/>
          <w:szCs w:val="24"/>
        </w:rPr>
        <w:t>a</w:t>
      </w:r>
      <w:r w:rsidRPr="006326D8">
        <w:rPr>
          <w:rFonts w:ascii="Times New Roman" w:eastAsia="Arial" w:hAnsi="Times New Roman"/>
          <w:sz w:val="24"/>
          <w:szCs w:val="24"/>
        </w:rPr>
        <w:t>s responsabilidades do auditor relacionadas com eventos subsequentes</w:t>
      </w:r>
      <w:r>
        <w:rPr>
          <w:rFonts w:ascii="Times New Roman" w:eastAsia="Arial" w:hAnsi="Times New Roman"/>
          <w:sz w:val="24"/>
          <w:szCs w:val="24"/>
        </w:rPr>
        <w:t xml:space="preserve"> </w:t>
      </w:r>
      <w:r w:rsidRPr="006326D8">
        <w:rPr>
          <w:rFonts w:ascii="Times New Roman" w:eastAsia="Arial" w:hAnsi="Times New Roman"/>
          <w:sz w:val="24"/>
          <w:szCs w:val="24"/>
        </w:rPr>
        <w:t>(NBC TA 560, itens 10 e 14)</w:t>
      </w:r>
      <w:r>
        <w:rPr>
          <w:rFonts w:ascii="Times New Roman" w:eastAsia="Arial" w:hAnsi="Times New Roman"/>
          <w:sz w:val="24"/>
          <w:szCs w:val="24"/>
        </w:rPr>
        <w:t>.</w:t>
      </w:r>
    </w:p>
    <w:p w14:paraId="55E7B31C"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34CF12B7"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Relatório (ver itens 21 a 24)</w:t>
      </w:r>
    </w:p>
    <w:p w14:paraId="070DC349" w14:textId="77777777" w:rsidR="00C1157F" w:rsidRPr="00D05518" w:rsidRDefault="00C1157F" w:rsidP="00C1157F">
      <w:pPr>
        <w:spacing w:after="0" w:line="240" w:lineRule="auto"/>
        <w:jc w:val="both"/>
        <w:rPr>
          <w:rFonts w:ascii="Times New Roman" w:hAnsi="Times New Roman"/>
          <w:sz w:val="24"/>
          <w:szCs w:val="24"/>
        </w:rPr>
      </w:pPr>
    </w:p>
    <w:p w14:paraId="360981F7"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A52.</w:t>
      </w:r>
      <w:r w:rsidRPr="00D05518">
        <w:rPr>
          <w:rFonts w:eastAsia="Arial"/>
          <w:sz w:val="24"/>
          <w:szCs w:val="24"/>
          <w:lang w:val="pt-BR"/>
        </w:rPr>
        <w:tab/>
        <w:t xml:space="preserve">Para </w:t>
      </w:r>
      <w:r>
        <w:rPr>
          <w:rFonts w:eastAsia="Arial"/>
          <w:sz w:val="24"/>
          <w:szCs w:val="24"/>
          <w:lang w:val="pt-BR"/>
        </w:rPr>
        <w:t xml:space="preserve">a </w:t>
      </w:r>
      <w:r w:rsidRPr="00D05518">
        <w:rPr>
          <w:rFonts w:eastAsia="Arial"/>
          <w:sz w:val="24"/>
          <w:szCs w:val="24"/>
          <w:lang w:val="pt-BR"/>
        </w:rPr>
        <w:t xml:space="preserve">auditoria das demonstrações contábeis de outra entidade que não entidade listada, o auditor pode considerar que a identificação no seu relatório das outras informações que ele espera obter após a data do seu relatório </w:t>
      </w:r>
      <w:r>
        <w:rPr>
          <w:rFonts w:eastAsia="Arial"/>
          <w:sz w:val="24"/>
          <w:szCs w:val="24"/>
          <w:lang w:val="pt-BR"/>
        </w:rPr>
        <w:t>é</w:t>
      </w:r>
      <w:r w:rsidRPr="00D05518">
        <w:rPr>
          <w:rFonts w:eastAsia="Arial"/>
          <w:sz w:val="24"/>
          <w:szCs w:val="24"/>
          <w:lang w:val="pt-BR"/>
        </w:rPr>
        <w:t xml:space="preserve"> apropriada para fornecer transparência adicional sobre as outras informações que estão sujeitas às responsabilidades do auditor nos termos desta </w:t>
      </w:r>
      <w:r>
        <w:rPr>
          <w:rFonts w:eastAsia="Arial"/>
          <w:sz w:val="24"/>
          <w:szCs w:val="24"/>
          <w:lang w:val="pt-BR"/>
        </w:rPr>
        <w:t>norma</w:t>
      </w:r>
      <w:r w:rsidRPr="00D05518">
        <w:rPr>
          <w:rFonts w:eastAsia="Arial"/>
          <w:sz w:val="24"/>
          <w:szCs w:val="24"/>
          <w:lang w:val="pt-BR"/>
        </w:rPr>
        <w:t>. O auditor pode considerar apropriado fazê-lo, por exemplo, quando a administração puder representar para o auditor que essas outras informações serão emitidas após a data do relatório do auditor.</w:t>
      </w:r>
    </w:p>
    <w:p w14:paraId="25CBAE48" w14:textId="77777777" w:rsidR="00C1157F" w:rsidRPr="00D05518" w:rsidRDefault="00C1157F" w:rsidP="00C1157F">
      <w:pPr>
        <w:tabs>
          <w:tab w:val="left" w:pos="460"/>
        </w:tabs>
        <w:spacing w:after="0" w:line="240" w:lineRule="auto"/>
        <w:jc w:val="both"/>
        <w:rPr>
          <w:rFonts w:ascii="Times New Roman" w:hAnsi="Times New Roman"/>
          <w:sz w:val="24"/>
          <w:szCs w:val="24"/>
        </w:rPr>
      </w:pPr>
    </w:p>
    <w:p w14:paraId="11E9D9EC"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Exemplos ilustrativos (ver itens 21 e 22)</w:t>
      </w:r>
    </w:p>
    <w:p w14:paraId="5359FD70" w14:textId="77777777" w:rsidR="00C1157F" w:rsidRPr="00D05518" w:rsidRDefault="00C1157F" w:rsidP="00C1157F">
      <w:pPr>
        <w:spacing w:after="0" w:line="240" w:lineRule="auto"/>
        <w:jc w:val="both"/>
        <w:rPr>
          <w:rFonts w:ascii="Times New Roman" w:hAnsi="Times New Roman"/>
          <w:sz w:val="24"/>
          <w:szCs w:val="24"/>
        </w:rPr>
      </w:pPr>
    </w:p>
    <w:p w14:paraId="3E5C8F33"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A53.</w:t>
      </w:r>
      <w:r w:rsidRPr="00D05518">
        <w:rPr>
          <w:rFonts w:eastAsia="Arial"/>
          <w:sz w:val="24"/>
          <w:szCs w:val="24"/>
          <w:lang w:val="pt-BR"/>
        </w:rPr>
        <w:tab/>
        <w:t xml:space="preserve">Exemplos ilustrativos da seção </w:t>
      </w:r>
      <w:r>
        <w:rPr>
          <w:rFonts w:eastAsia="Arial"/>
          <w:sz w:val="24"/>
          <w:szCs w:val="24"/>
          <w:lang w:val="pt-BR"/>
        </w:rPr>
        <w:t>“</w:t>
      </w:r>
      <w:r w:rsidRPr="00D05518">
        <w:rPr>
          <w:rFonts w:eastAsia="Arial"/>
          <w:sz w:val="24"/>
          <w:szCs w:val="24"/>
          <w:lang w:val="pt-BR"/>
        </w:rPr>
        <w:t xml:space="preserve">Outras </w:t>
      </w:r>
      <w:r>
        <w:rPr>
          <w:rFonts w:eastAsia="Arial"/>
          <w:sz w:val="24"/>
          <w:szCs w:val="24"/>
          <w:lang w:val="pt-BR"/>
        </w:rPr>
        <w:t>i</w:t>
      </w:r>
      <w:r w:rsidRPr="00D05518">
        <w:rPr>
          <w:rFonts w:eastAsia="Arial"/>
          <w:sz w:val="24"/>
          <w:szCs w:val="24"/>
          <w:lang w:val="pt-BR"/>
        </w:rPr>
        <w:t>nformações</w:t>
      </w:r>
      <w:r>
        <w:rPr>
          <w:rFonts w:eastAsia="Arial"/>
          <w:sz w:val="24"/>
          <w:szCs w:val="24"/>
          <w:lang w:val="pt-BR"/>
        </w:rPr>
        <w:t>”</w:t>
      </w:r>
      <w:r w:rsidRPr="00D05518">
        <w:rPr>
          <w:rFonts w:eastAsia="Arial"/>
          <w:sz w:val="24"/>
          <w:szCs w:val="24"/>
          <w:lang w:val="pt-BR"/>
        </w:rPr>
        <w:t xml:space="preserve"> do relatório do auditor</w:t>
      </w:r>
      <w:r>
        <w:rPr>
          <w:rFonts w:eastAsia="Arial"/>
          <w:sz w:val="24"/>
          <w:szCs w:val="24"/>
          <w:lang w:val="pt-BR"/>
        </w:rPr>
        <w:t xml:space="preserve"> </w:t>
      </w:r>
      <w:r w:rsidRPr="00D05518">
        <w:rPr>
          <w:rFonts w:eastAsia="Arial"/>
          <w:sz w:val="24"/>
          <w:szCs w:val="24"/>
          <w:lang w:val="pt-BR"/>
        </w:rPr>
        <w:t>estão incluídos no Apêndice 2</w:t>
      </w:r>
      <w:r>
        <w:rPr>
          <w:rFonts w:eastAsia="Arial"/>
          <w:sz w:val="24"/>
          <w:szCs w:val="24"/>
          <w:lang w:val="pt-BR"/>
        </w:rPr>
        <w:t>.</w:t>
      </w:r>
      <w:r w:rsidRPr="00D05518">
        <w:rPr>
          <w:rFonts w:eastAsia="Arial"/>
          <w:sz w:val="24"/>
          <w:szCs w:val="24"/>
          <w:lang w:val="pt-BR"/>
        </w:rPr>
        <w:t xml:space="preserve"> </w:t>
      </w:r>
    </w:p>
    <w:p w14:paraId="7FEE6560" w14:textId="77777777" w:rsidR="00C1157F" w:rsidRPr="00D05518" w:rsidRDefault="00C1157F" w:rsidP="00C1157F">
      <w:pPr>
        <w:spacing w:after="0" w:line="240" w:lineRule="auto"/>
        <w:jc w:val="both"/>
        <w:rPr>
          <w:rFonts w:ascii="Times New Roman" w:eastAsia="Arial" w:hAnsi="Times New Roman"/>
          <w:sz w:val="24"/>
          <w:szCs w:val="24"/>
        </w:rPr>
      </w:pPr>
    </w:p>
    <w:p w14:paraId="77B40982"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Implicações para o relatório quando a opinião do auditor sobre as demonstrações contábeis contém ressalva ou é adversa (ver item 23)</w:t>
      </w:r>
    </w:p>
    <w:p w14:paraId="50DDC752" w14:textId="77777777" w:rsidR="00C1157F" w:rsidRPr="00D05518" w:rsidRDefault="00C1157F" w:rsidP="00C1157F">
      <w:pPr>
        <w:spacing w:after="0" w:line="240" w:lineRule="auto"/>
        <w:jc w:val="both"/>
        <w:rPr>
          <w:rFonts w:ascii="Times New Roman" w:hAnsi="Times New Roman"/>
          <w:sz w:val="24"/>
          <w:szCs w:val="24"/>
        </w:rPr>
      </w:pPr>
    </w:p>
    <w:p w14:paraId="673481CF"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A54.</w:t>
      </w:r>
      <w:r w:rsidRPr="00D05518">
        <w:rPr>
          <w:rFonts w:eastAsia="Arial"/>
          <w:sz w:val="24"/>
          <w:szCs w:val="24"/>
          <w:lang w:val="pt-BR"/>
        </w:rPr>
        <w:tab/>
        <w:t>Uma opinião com ressalva ou adversa do auditor sobre as demonstrações contábeis pode não ter impacto na declaração exigida pelo item 22(e) se a questão com relação a qual a opinião do auditor foi modificada não é incluída ou</w:t>
      </w:r>
      <w:r>
        <w:rPr>
          <w:rFonts w:eastAsia="Arial"/>
          <w:sz w:val="24"/>
          <w:szCs w:val="24"/>
          <w:lang w:val="pt-BR"/>
        </w:rPr>
        <w:t>,</w:t>
      </w:r>
      <w:r w:rsidRPr="00D05518">
        <w:rPr>
          <w:rFonts w:eastAsia="Arial"/>
          <w:sz w:val="24"/>
          <w:szCs w:val="24"/>
          <w:lang w:val="pt-BR"/>
        </w:rPr>
        <w:t xml:space="preserve"> de outra forma</w:t>
      </w:r>
      <w:r>
        <w:rPr>
          <w:rFonts w:eastAsia="Arial"/>
          <w:sz w:val="24"/>
          <w:szCs w:val="24"/>
          <w:lang w:val="pt-BR"/>
        </w:rPr>
        <w:t>,</w:t>
      </w:r>
      <w:r w:rsidRPr="00D05518">
        <w:rPr>
          <w:rFonts w:eastAsia="Arial"/>
          <w:sz w:val="24"/>
          <w:szCs w:val="24"/>
          <w:lang w:val="pt-BR"/>
        </w:rPr>
        <w:t xml:space="preserve"> tratada nas outras informações</w:t>
      </w:r>
      <w:r>
        <w:rPr>
          <w:rFonts w:eastAsia="Arial"/>
          <w:sz w:val="24"/>
          <w:szCs w:val="24"/>
          <w:lang w:val="pt-BR"/>
        </w:rPr>
        <w:t>,</w:t>
      </w:r>
      <w:r w:rsidRPr="00D05518">
        <w:rPr>
          <w:rFonts w:eastAsia="Arial"/>
          <w:sz w:val="24"/>
          <w:szCs w:val="24"/>
          <w:lang w:val="pt-BR"/>
        </w:rPr>
        <w:t xml:space="preserve"> e a questão não afeta nenhuma parte das outras informações. Por exemplo, uma opinião com ressalva sobre as demonstrações contábeis devido à não divulgação da remuneração do pessoal-chave da administração, conforme exigida pela estrutura de relatório financeiro aplicável, pode não ter implicações para o relatório nos termos desta </w:t>
      </w:r>
      <w:r>
        <w:rPr>
          <w:rFonts w:eastAsia="Arial"/>
          <w:sz w:val="24"/>
          <w:szCs w:val="24"/>
          <w:lang w:val="pt-BR"/>
        </w:rPr>
        <w:t>norma</w:t>
      </w:r>
      <w:r w:rsidRPr="00D05518">
        <w:rPr>
          <w:rFonts w:eastAsia="Arial"/>
          <w:sz w:val="24"/>
          <w:szCs w:val="24"/>
          <w:lang w:val="pt-BR"/>
        </w:rPr>
        <w:t>. Em outras circunstâncias, pode haver implicações para esse relatório, conforme descrito nos itens A55 a A58.</w:t>
      </w:r>
    </w:p>
    <w:p w14:paraId="6464C70D"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09352A4C"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Opinião com ressalva devido à distorção relevante nas demonstrações contábeis</w:t>
      </w:r>
    </w:p>
    <w:p w14:paraId="57A460A7" w14:textId="77777777" w:rsidR="00C1157F" w:rsidRPr="00D05518" w:rsidRDefault="00C1157F" w:rsidP="00C1157F">
      <w:pPr>
        <w:spacing w:after="0" w:line="240" w:lineRule="auto"/>
        <w:jc w:val="both"/>
        <w:rPr>
          <w:rFonts w:ascii="Times New Roman" w:hAnsi="Times New Roman"/>
          <w:sz w:val="24"/>
          <w:szCs w:val="24"/>
        </w:rPr>
      </w:pPr>
    </w:p>
    <w:p w14:paraId="581CC59A"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A55.</w:t>
      </w:r>
      <w:r w:rsidRPr="00D05518">
        <w:rPr>
          <w:rFonts w:eastAsia="Arial"/>
          <w:sz w:val="24"/>
          <w:szCs w:val="24"/>
          <w:lang w:val="pt-BR"/>
        </w:rPr>
        <w:tab/>
        <w:t xml:space="preserve">Nas circunstâncias em que a opinião do auditor é qualificada, pode-se considerar se as outras informações também apresentam distorção relevante pela mesma questão que deu origem à opinião com ressalva sobre as demonstrações contábeis ou por questões relacionados com ela. </w:t>
      </w:r>
    </w:p>
    <w:p w14:paraId="62D5841A"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3439CD83"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Opinião com ressalva devido à limitação de alcance</w:t>
      </w:r>
    </w:p>
    <w:p w14:paraId="288DDBEE" w14:textId="77777777" w:rsidR="00C1157F" w:rsidRPr="00D05518" w:rsidRDefault="00C1157F" w:rsidP="00C1157F">
      <w:pPr>
        <w:spacing w:after="0" w:line="240" w:lineRule="auto"/>
        <w:jc w:val="both"/>
        <w:rPr>
          <w:rFonts w:ascii="Times New Roman" w:hAnsi="Times New Roman"/>
          <w:sz w:val="24"/>
          <w:szCs w:val="24"/>
        </w:rPr>
      </w:pPr>
    </w:p>
    <w:p w14:paraId="653AFBEC"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A56.</w:t>
      </w:r>
      <w:r w:rsidRPr="00D05518">
        <w:rPr>
          <w:rFonts w:eastAsia="Arial"/>
          <w:sz w:val="24"/>
          <w:szCs w:val="24"/>
          <w:lang w:val="pt-BR"/>
        </w:rPr>
        <w:tab/>
        <w:t>Quando há limitação de alcance com relação a item relevante nas demonstrações contábe</w:t>
      </w:r>
      <w:r w:rsidRPr="000E5A91">
        <w:rPr>
          <w:sz w:val="24"/>
          <w:szCs w:val="24"/>
          <w:lang w:val="pt-BR"/>
        </w:rPr>
        <w:t>i</w:t>
      </w:r>
      <w:r w:rsidRPr="00D05518">
        <w:rPr>
          <w:rFonts w:eastAsia="Arial"/>
          <w:sz w:val="24"/>
          <w:szCs w:val="24"/>
          <w:lang w:val="pt-BR"/>
        </w:rPr>
        <w:t xml:space="preserve">s, o auditor não </w:t>
      </w:r>
      <w:r>
        <w:rPr>
          <w:rFonts w:eastAsia="Arial"/>
          <w:sz w:val="24"/>
          <w:szCs w:val="24"/>
          <w:lang w:val="pt-BR"/>
        </w:rPr>
        <w:t>obtém</w:t>
      </w:r>
      <w:r w:rsidRPr="00D05518">
        <w:rPr>
          <w:rFonts w:eastAsia="Arial"/>
          <w:sz w:val="24"/>
          <w:szCs w:val="24"/>
          <w:lang w:val="pt-BR"/>
        </w:rPr>
        <w:t xml:space="preserve"> evidência de auditoria suficiente e apropriada sobre essa questão. Nessas circunstâncias, o auditor pode não estar apto a concluir se os valores ou outros itens das outras informações relacionados com essa questão resultam em distorção relevante das outras informações ou não. Portanto, o auditor pode precisar modificar a declaração exigida pelo item 22(e) para se referir </w:t>
      </w:r>
      <w:r>
        <w:rPr>
          <w:rFonts w:eastAsia="Arial"/>
          <w:sz w:val="24"/>
          <w:szCs w:val="24"/>
          <w:lang w:val="pt-BR"/>
        </w:rPr>
        <w:t>a</w:t>
      </w:r>
      <w:r w:rsidRPr="00D05518">
        <w:rPr>
          <w:rFonts w:eastAsia="Arial"/>
          <w:sz w:val="24"/>
          <w:szCs w:val="24"/>
          <w:lang w:val="pt-BR"/>
        </w:rPr>
        <w:t xml:space="preserve"> sua incapacidade de considerar a descrição da administração da questão nas outras informações com relação a qual a opinião do auditor sobre as demonstrações contábeis contém ressalva, conforme explicado na seção “Base para opinião com ressalva”. Não obstante, o auditor tem que relatar qualquer distorção relevante não corrigida das outras informações que foram identificadas. </w:t>
      </w:r>
    </w:p>
    <w:p w14:paraId="22DF6AFF"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70187F71"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Opinião adversa</w:t>
      </w:r>
    </w:p>
    <w:p w14:paraId="76DE04D7" w14:textId="77777777" w:rsidR="00C1157F" w:rsidRPr="00D05518" w:rsidRDefault="00C1157F" w:rsidP="00C1157F">
      <w:pPr>
        <w:spacing w:after="0" w:line="240" w:lineRule="auto"/>
        <w:jc w:val="both"/>
        <w:rPr>
          <w:rFonts w:ascii="Times New Roman" w:hAnsi="Times New Roman"/>
          <w:sz w:val="24"/>
          <w:szCs w:val="24"/>
        </w:rPr>
      </w:pPr>
    </w:p>
    <w:p w14:paraId="3E6C906F"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 xml:space="preserve">A57. </w:t>
      </w:r>
      <w:r>
        <w:rPr>
          <w:rFonts w:eastAsia="Arial"/>
          <w:sz w:val="24"/>
          <w:szCs w:val="24"/>
          <w:lang w:val="pt-BR"/>
        </w:rPr>
        <w:tab/>
      </w:r>
      <w:r w:rsidRPr="00D05518">
        <w:rPr>
          <w:rFonts w:eastAsia="Arial"/>
          <w:sz w:val="24"/>
          <w:szCs w:val="24"/>
          <w:lang w:val="pt-BR"/>
        </w:rPr>
        <w:t>Uma opinião adversa sobre as demonstrações contábeis</w:t>
      </w:r>
      <w:r>
        <w:rPr>
          <w:rFonts w:eastAsia="Arial"/>
          <w:sz w:val="24"/>
          <w:szCs w:val="24"/>
          <w:lang w:val="pt-BR"/>
        </w:rPr>
        <w:t>,</w:t>
      </w:r>
      <w:r w:rsidRPr="00D05518">
        <w:rPr>
          <w:rFonts w:eastAsia="Arial"/>
          <w:sz w:val="24"/>
          <w:szCs w:val="24"/>
          <w:lang w:val="pt-BR"/>
        </w:rPr>
        <w:t xml:space="preserve"> relacionada com uma ou mais questões descritas na seção “Base para opinião adversa”</w:t>
      </w:r>
      <w:r>
        <w:rPr>
          <w:rFonts w:eastAsia="Arial"/>
          <w:sz w:val="24"/>
          <w:szCs w:val="24"/>
          <w:lang w:val="pt-BR"/>
        </w:rPr>
        <w:t>,</w:t>
      </w:r>
      <w:r w:rsidRPr="00D05518">
        <w:rPr>
          <w:rFonts w:eastAsia="Arial"/>
          <w:sz w:val="24"/>
          <w:szCs w:val="24"/>
          <w:lang w:val="pt-BR"/>
        </w:rPr>
        <w:t xml:space="preserve"> não justifica a omissão de relatar distorções relevantes das outras informações que o auditor identificou no seu relatório de acordo com o item 22(e)(ii). Quando uma opinião adversa foi expressa sobre as demonstrações contábeis, o auditor pode precisar modificar, de maneira apropriada, a declaração exigida pelo item 22(e), por exemplo, para indicar que valores ou itens das outras informações apresentam distorção relevante pela mesma questão</w:t>
      </w:r>
      <w:r>
        <w:rPr>
          <w:rFonts w:eastAsia="Arial"/>
          <w:sz w:val="24"/>
          <w:szCs w:val="24"/>
          <w:lang w:val="pt-BR"/>
        </w:rPr>
        <w:t xml:space="preserve"> </w:t>
      </w:r>
      <w:r w:rsidRPr="00D05518">
        <w:rPr>
          <w:rFonts w:eastAsia="Arial"/>
          <w:sz w:val="24"/>
          <w:szCs w:val="24"/>
          <w:lang w:val="pt-BR"/>
        </w:rPr>
        <w:t>que deu origem à opinião adversa sobre as demonstrações contábeis ou por questão relacionada com ela.</w:t>
      </w:r>
    </w:p>
    <w:p w14:paraId="65EDD48E"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70002A71"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Abstenção de opinião</w:t>
      </w:r>
    </w:p>
    <w:p w14:paraId="51692F9B" w14:textId="77777777" w:rsidR="00C1157F" w:rsidRPr="00D05518" w:rsidRDefault="00C1157F" w:rsidP="00C1157F">
      <w:pPr>
        <w:spacing w:after="0" w:line="240" w:lineRule="auto"/>
        <w:jc w:val="both"/>
        <w:rPr>
          <w:rFonts w:ascii="Times New Roman" w:hAnsi="Times New Roman"/>
          <w:sz w:val="24"/>
          <w:szCs w:val="24"/>
        </w:rPr>
      </w:pPr>
    </w:p>
    <w:p w14:paraId="4B541F34"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 xml:space="preserve">A58. </w:t>
      </w:r>
      <w:r>
        <w:rPr>
          <w:rFonts w:eastAsia="Arial"/>
          <w:sz w:val="24"/>
          <w:szCs w:val="24"/>
          <w:lang w:val="pt-BR"/>
        </w:rPr>
        <w:tab/>
      </w:r>
      <w:r w:rsidRPr="00D05518">
        <w:rPr>
          <w:rFonts w:eastAsia="Arial"/>
          <w:sz w:val="24"/>
          <w:szCs w:val="24"/>
          <w:lang w:val="pt-BR"/>
        </w:rPr>
        <w:t>Quando o auditor se abstém de opinar sobre as demonstrações contábeis, fornecer detalhes adicionais sobre a auditoria, incluindo uma seção para tratar das outras informações, pode obscurecer a abstenção de opinião sobre as demonstrações contábeis como um todo. Portanto, nessas circunstâncias, conforme exigido pela NBC TA 705</w:t>
      </w:r>
      <w:r>
        <w:rPr>
          <w:rFonts w:eastAsia="Arial"/>
          <w:sz w:val="24"/>
          <w:szCs w:val="24"/>
          <w:lang w:val="pt-BR"/>
        </w:rPr>
        <w:t>,</w:t>
      </w:r>
      <w:r w:rsidRPr="00D05518">
        <w:rPr>
          <w:rFonts w:eastAsia="Arial"/>
          <w:sz w:val="24"/>
          <w:szCs w:val="24"/>
          <w:lang w:val="pt-BR"/>
        </w:rPr>
        <w:t xml:space="preserve"> o relatório do auditor</w:t>
      </w:r>
      <w:r>
        <w:rPr>
          <w:rFonts w:eastAsia="Arial"/>
          <w:sz w:val="24"/>
          <w:szCs w:val="24"/>
          <w:lang w:val="pt-BR"/>
        </w:rPr>
        <w:t xml:space="preserve"> </w:t>
      </w:r>
      <w:r w:rsidRPr="00D05518">
        <w:rPr>
          <w:rFonts w:eastAsia="Arial"/>
          <w:sz w:val="24"/>
          <w:szCs w:val="24"/>
          <w:lang w:val="pt-BR"/>
        </w:rPr>
        <w:t xml:space="preserve">não </w:t>
      </w:r>
      <w:r>
        <w:rPr>
          <w:rFonts w:eastAsia="Arial"/>
          <w:sz w:val="24"/>
          <w:szCs w:val="24"/>
          <w:lang w:val="pt-BR"/>
        </w:rPr>
        <w:t xml:space="preserve">deve </w:t>
      </w:r>
      <w:r w:rsidRPr="00D05518">
        <w:rPr>
          <w:rFonts w:eastAsia="Arial"/>
          <w:sz w:val="24"/>
          <w:szCs w:val="24"/>
          <w:lang w:val="pt-BR"/>
        </w:rPr>
        <w:t>inclui</w:t>
      </w:r>
      <w:r>
        <w:rPr>
          <w:rFonts w:eastAsia="Arial"/>
          <w:sz w:val="24"/>
          <w:szCs w:val="24"/>
          <w:lang w:val="pt-BR"/>
        </w:rPr>
        <w:t>r</w:t>
      </w:r>
      <w:r w:rsidRPr="00D05518">
        <w:rPr>
          <w:rFonts w:eastAsia="Arial"/>
          <w:sz w:val="24"/>
          <w:szCs w:val="24"/>
          <w:lang w:val="pt-BR"/>
        </w:rPr>
        <w:t xml:space="preserve"> uma seção tratando dos requisitos de apresentação de relatório nos termos desta </w:t>
      </w:r>
      <w:r>
        <w:rPr>
          <w:rFonts w:eastAsia="Arial"/>
          <w:sz w:val="24"/>
          <w:szCs w:val="24"/>
          <w:lang w:val="pt-BR"/>
        </w:rPr>
        <w:t>norma</w:t>
      </w:r>
      <w:r w:rsidRPr="00D05518">
        <w:rPr>
          <w:rFonts w:eastAsia="Arial"/>
          <w:sz w:val="24"/>
          <w:szCs w:val="24"/>
          <w:lang w:val="pt-BR"/>
        </w:rPr>
        <w:t>.</w:t>
      </w:r>
    </w:p>
    <w:p w14:paraId="753DFC2F"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66007F4C"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Apresentação de relatório previsto por lei ou regulamento (ver item 24)</w:t>
      </w:r>
    </w:p>
    <w:p w14:paraId="3C2079ED" w14:textId="77777777" w:rsidR="00C1157F" w:rsidRPr="00D05518" w:rsidRDefault="00C1157F" w:rsidP="00C1157F">
      <w:pPr>
        <w:spacing w:after="0" w:line="240" w:lineRule="auto"/>
        <w:jc w:val="both"/>
        <w:rPr>
          <w:rFonts w:ascii="Times New Roman" w:hAnsi="Times New Roman"/>
          <w:sz w:val="24"/>
          <w:szCs w:val="24"/>
        </w:rPr>
      </w:pPr>
    </w:p>
    <w:p w14:paraId="44F2417A" w14:textId="77777777" w:rsidR="00C1157F" w:rsidRPr="00D05518" w:rsidRDefault="00C1157F" w:rsidP="00C1157F">
      <w:pPr>
        <w:pStyle w:val="IFACNumberAndLetter"/>
        <w:numPr>
          <w:ilvl w:val="0"/>
          <w:numId w:val="0"/>
        </w:numPr>
        <w:tabs>
          <w:tab w:val="clear" w:pos="720"/>
        </w:tabs>
        <w:spacing w:before="0" w:line="240" w:lineRule="auto"/>
        <w:ind w:left="567" w:hanging="567"/>
        <w:rPr>
          <w:rFonts w:eastAsia="Arial"/>
          <w:sz w:val="24"/>
          <w:szCs w:val="24"/>
          <w:lang w:val="pt-BR"/>
        </w:rPr>
      </w:pPr>
      <w:r w:rsidRPr="00D05518">
        <w:rPr>
          <w:rFonts w:eastAsia="Arial"/>
          <w:sz w:val="24"/>
          <w:szCs w:val="24"/>
          <w:lang w:val="pt-BR"/>
        </w:rPr>
        <w:t>A59.</w:t>
      </w:r>
      <w:r w:rsidRPr="00D05518">
        <w:rPr>
          <w:rFonts w:eastAsia="Arial"/>
          <w:sz w:val="24"/>
          <w:szCs w:val="24"/>
          <w:lang w:val="pt-BR"/>
        </w:rPr>
        <w:tab/>
        <w:t>A NBC TA 200</w:t>
      </w:r>
      <w:r>
        <w:rPr>
          <w:rFonts w:eastAsia="Arial"/>
          <w:sz w:val="24"/>
          <w:szCs w:val="24"/>
          <w:lang w:val="pt-BR"/>
        </w:rPr>
        <w:t>, item A57</w:t>
      </w:r>
      <w:r w:rsidRPr="00D05518">
        <w:rPr>
          <w:rFonts w:eastAsia="Arial"/>
          <w:sz w:val="24"/>
          <w:szCs w:val="24"/>
          <w:lang w:val="pt-BR"/>
        </w:rPr>
        <w:t xml:space="preserve">, explica que o auditor pode ter que cumprir com requisitos legais ou regulatórios além das normas de auditoria. Nesse caso, o auditor pode ser obrigado a usar formato ou texto específico no seu relatório diferente daquele descrito nesta </w:t>
      </w:r>
      <w:r>
        <w:rPr>
          <w:rFonts w:eastAsia="Arial"/>
          <w:sz w:val="24"/>
          <w:szCs w:val="24"/>
          <w:lang w:val="pt-BR"/>
        </w:rPr>
        <w:t>norma</w:t>
      </w:r>
      <w:r w:rsidRPr="00D05518">
        <w:rPr>
          <w:rFonts w:eastAsia="Arial"/>
          <w:sz w:val="24"/>
          <w:szCs w:val="24"/>
          <w:lang w:val="pt-BR"/>
        </w:rPr>
        <w:t>. A consistência no relatório do auditor</w:t>
      </w:r>
      <w:r>
        <w:rPr>
          <w:rFonts w:eastAsia="Arial"/>
          <w:sz w:val="24"/>
          <w:szCs w:val="24"/>
          <w:lang w:val="pt-BR"/>
        </w:rPr>
        <w:t>,</w:t>
      </w:r>
      <w:r w:rsidRPr="00D05518">
        <w:rPr>
          <w:rFonts w:eastAsia="Arial"/>
          <w:sz w:val="24"/>
          <w:szCs w:val="24"/>
          <w:lang w:val="pt-BR"/>
        </w:rPr>
        <w:t xml:space="preserve"> quando a auditoria for conduzida de acordo com as normas de auditoria, proporciona credibilidade no mercado global ao tornar essas auditorias, conduzidas de acordo com normas reconhecidas mundialmente, mais prontamente identificáveis. Quando as diferenças entre os requisitos legais ou regulatórios de apresentação de relatório com relação às outras informações e esta </w:t>
      </w:r>
      <w:r>
        <w:rPr>
          <w:rFonts w:eastAsia="Arial"/>
          <w:sz w:val="24"/>
          <w:szCs w:val="24"/>
          <w:lang w:val="pt-BR"/>
        </w:rPr>
        <w:t>norma</w:t>
      </w:r>
      <w:r w:rsidRPr="00D05518">
        <w:rPr>
          <w:rFonts w:eastAsia="Arial"/>
          <w:sz w:val="24"/>
          <w:szCs w:val="24"/>
          <w:lang w:val="pt-BR"/>
        </w:rPr>
        <w:t xml:space="preserve"> referem-se somente ao formato e ao texto do relatório do auditor</w:t>
      </w:r>
      <w:r>
        <w:rPr>
          <w:rFonts w:eastAsia="Arial"/>
          <w:sz w:val="24"/>
          <w:szCs w:val="24"/>
          <w:lang w:val="pt-BR"/>
        </w:rPr>
        <w:t xml:space="preserve"> </w:t>
      </w:r>
      <w:r w:rsidRPr="00D05518">
        <w:rPr>
          <w:rFonts w:eastAsia="Arial"/>
          <w:sz w:val="24"/>
          <w:szCs w:val="24"/>
          <w:lang w:val="pt-BR"/>
        </w:rPr>
        <w:t>e quando, no mínimo, cada um dos elementos identificados no item 24 está incluído no relatório do auditor</w:t>
      </w:r>
      <w:r>
        <w:rPr>
          <w:rFonts w:eastAsia="Arial"/>
          <w:sz w:val="24"/>
          <w:szCs w:val="24"/>
          <w:lang w:val="pt-BR"/>
        </w:rPr>
        <w:t>,</w:t>
      </w:r>
      <w:r w:rsidRPr="00D05518">
        <w:rPr>
          <w:rFonts w:eastAsia="Arial"/>
          <w:sz w:val="24"/>
          <w:szCs w:val="24"/>
          <w:lang w:val="pt-BR"/>
        </w:rPr>
        <w:t xml:space="preserve"> o relatório do auditor</w:t>
      </w:r>
      <w:r>
        <w:rPr>
          <w:rFonts w:eastAsia="Arial"/>
          <w:sz w:val="24"/>
          <w:szCs w:val="24"/>
          <w:lang w:val="pt-BR"/>
        </w:rPr>
        <w:t xml:space="preserve"> </w:t>
      </w:r>
      <w:r w:rsidRPr="00D05518">
        <w:rPr>
          <w:rFonts w:eastAsia="Arial"/>
          <w:sz w:val="24"/>
          <w:szCs w:val="24"/>
          <w:lang w:val="pt-BR"/>
        </w:rPr>
        <w:t>pode fazer referência</w:t>
      </w:r>
      <w:r w:rsidRPr="000143F0">
        <w:rPr>
          <w:rFonts w:eastAsia="Arial"/>
          <w:sz w:val="24"/>
          <w:szCs w:val="24"/>
          <w:lang w:val="pt-BR"/>
        </w:rPr>
        <w:t xml:space="preserve"> às normas de auditoria</w:t>
      </w:r>
      <w:r w:rsidRPr="00D05518">
        <w:rPr>
          <w:rFonts w:eastAsia="Arial"/>
          <w:sz w:val="24"/>
          <w:szCs w:val="24"/>
          <w:lang w:val="pt-BR"/>
        </w:rPr>
        <w:t xml:space="preserve">. Consequentemente, nessas circunstâncias, considera-se que o auditor cumpriu com os requisitos desta </w:t>
      </w:r>
      <w:r>
        <w:rPr>
          <w:rFonts w:eastAsia="Arial"/>
          <w:sz w:val="24"/>
          <w:szCs w:val="24"/>
          <w:lang w:val="pt-BR"/>
        </w:rPr>
        <w:t>norma</w:t>
      </w:r>
      <w:r w:rsidRPr="00D05518">
        <w:rPr>
          <w:rFonts w:eastAsia="Arial"/>
          <w:sz w:val="24"/>
          <w:szCs w:val="24"/>
          <w:lang w:val="pt-BR"/>
        </w:rPr>
        <w:t>, mesmo quando o formato e o texto usados no seu relatório são especificados pelos requisitos legais ou regulatórios de apresentação de relatório.</w:t>
      </w:r>
    </w:p>
    <w:p w14:paraId="1CC6D0FF" w14:textId="77777777" w:rsidR="00C1157F" w:rsidRDefault="00C1157F" w:rsidP="00C1157F">
      <w:pPr>
        <w:tabs>
          <w:tab w:val="left" w:pos="270"/>
        </w:tabs>
        <w:spacing w:after="0" w:line="240" w:lineRule="auto"/>
        <w:jc w:val="both"/>
        <w:rPr>
          <w:rFonts w:ascii="Times New Roman" w:hAnsi="Times New Roman"/>
          <w:sz w:val="24"/>
          <w:szCs w:val="24"/>
        </w:rPr>
      </w:pPr>
    </w:p>
    <w:p w14:paraId="124C7ACA"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1B0F5B0C"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Apêndice 1</w:t>
      </w:r>
      <w:r>
        <w:rPr>
          <w:rFonts w:ascii="Times New Roman" w:eastAsia="Arial" w:hAnsi="Times New Roman"/>
          <w:b/>
          <w:bCs/>
          <w:sz w:val="24"/>
          <w:szCs w:val="24"/>
        </w:rPr>
        <w:t xml:space="preserve"> </w:t>
      </w:r>
      <w:r w:rsidRPr="00D05518">
        <w:rPr>
          <w:rFonts w:ascii="Times New Roman" w:eastAsia="Arial" w:hAnsi="Times New Roman"/>
          <w:sz w:val="24"/>
          <w:szCs w:val="24"/>
        </w:rPr>
        <w:t xml:space="preserve">(ver itens 14 </w:t>
      </w:r>
      <w:r>
        <w:rPr>
          <w:rFonts w:ascii="Times New Roman" w:eastAsia="Arial" w:hAnsi="Times New Roman"/>
          <w:sz w:val="24"/>
          <w:szCs w:val="24"/>
        </w:rPr>
        <w:t xml:space="preserve">e </w:t>
      </w:r>
      <w:r w:rsidRPr="00D05518">
        <w:rPr>
          <w:rFonts w:ascii="Times New Roman" w:eastAsia="Arial" w:hAnsi="Times New Roman"/>
          <w:sz w:val="24"/>
          <w:szCs w:val="24"/>
        </w:rPr>
        <w:t>A8)</w:t>
      </w:r>
    </w:p>
    <w:p w14:paraId="37248FA9" w14:textId="77777777" w:rsidR="00C1157F" w:rsidRPr="00D05518" w:rsidRDefault="00C1157F" w:rsidP="00C1157F">
      <w:pPr>
        <w:spacing w:after="0" w:line="240" w:lineRule="auto"/>
        <w:jc w:val="both"/>
        <w:rPr>
          <w:rFonts w:ascii="Times New Roman" w:hAnsi="Times New Roman"/>
          <w:sz w:val="24"/>
          <w:szCs w:val="24"/>
        </w:rPr>
      </w:pPr>
    </w:p>
    <w:p w14:paraId="10A817FF" w14:textId="77777777" w:rsidR="00C1157F" w:rsidRPr="00D05518" w:rsidRDefault="00C1157F" w:rsidP="00C1157F">
      <w:pPr>
        <w:spacing w:after="0" w:line="240" w:lineRule="auto"/>
        <w:jc w:val="both"/>
        <w:rPr>
          <w:rFonts w:ascii="Times New Roman" w:hAnsi="Times New Roman"/>
          <w:sz w:val="24"/>
          <w:szCs w:val="24"/>
        </w:rPr>
      </w:pPr>
    </w:p>
    <w:p w14:paraId="1BAD3DB2"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Exemplos de valores ou outros itens que podem ser incluídos nas outras informações</w:t>
      </w:r>
    </w:p>
    <w:p w14:paraId="6024A802" w14:textId="77777777" w:rsidR="00C1157F" w:rsidRPr="00D05518" w:rsidRDefault="00C1157F" w:rsidP="00C1157F">
      <w:pPr>
        <w:spacing w:after="0" w:line="240" w:lineRule="auto"/>
        <w:jc w:val="both"/>
        <w:rPr>
          <w:rFonts w:ascii="Times New Roman" w:hAnsi="Times New Roman"/>
          <w:sz w:val="24"/>
          <w:szCs w:val="24"/>
        </w:rPr>
      </w:pPr>
    </w:p>
    <w:p w14:paraId="794E4677"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sz w:val="24"/>
          <w:szCs w:val="24"/>
        </w:rPr>
        <w:t>Exemplos de valores ou outros itens que podem ser incluídos nas outras informações estão apresentados abaixo. Essa lista não pretende ser completa.</w:t>
      </w:r>
    </w:p>
    <w:p w14:paraId="4AF23918" w14:textId="77777777" w:rsidR="00C1157F" w:rsidRPr="00D05518" w:rsidRDefault="00C1157F" w:rsidP="00C1157F">
      <w:pPr>
        <w:tabs>
          <w:tab w:val="left" w:pos="270"/>
        </w:tabs>
        <w:spacing w:after="0" w:line="240" w:lineRule="auto"/>
        <w:jc w:val="both"/>
        <w:rPr>
          <w:rFonts w:ascii="Times New Roman" w:hAnsi="Times New Roman"/>
          <w:sz w:val="24"/>
          <w:szCs w:val="24"/>
        </w:rPr>
      </w:pPr>
    </w:p>
    <w:p w14:paraId="49851CEB" w14:textId="77777777" w:rsidR="00C1157F" w:rsidRPr="00D05518" w:rsidRDefault="00C1157F" w:rsidP="00C1157F">
      <w:pPr>
        <w:spacing w:after="0" w:line="240" w:lineRule="auto"/>
        <w:jc w:val="both"/>
        <w:rPr>
          <w:rFonts w:ascii="Times New Roman" w:eastAsia="Arial" w:hAnsi="Times New Roman"/>
          <w:sz w:val="24"/>
          <w:szCs w:val="24"/>
        </w:rPr>
      </w:pPr>
      <w:r w:rsidRPr="00D05518">
        <w:rPr>
          <w:rFonts w:ascii="Times New Roman" w:eastAsia="Arial" w:hAnsi="Times New Roman"/>
          <w:b/>
          <w:bCs/>
          <w:sz w:val="24"/>
          <w:szCs w:val="24"/>
        </w:rPr>
        <w:t>Valores</w:t>
      </w:r>
    </w:p>
    <w:p w14:paraId="12B33CFD" w14:textId="77777777" w:rsidR="00C1157F" w:rsidRPr="00D05518" w:rsidRDefault="00C1157F" w:rsidP="00C1157F">
      <w:pPr>
        <w:spacing w:after="0" w:line="240" w:lineRule="auto"/>
        <w:jc w:val="both"/>
        <w:rPr>
          <w:rFonts w:ascii="Times New Roman" w:hAnsi="Times New Roman"/>
          <w:sz w:val="24"/>
          <w:szCs w:val="24"/>
        </w:rPr>
      </w:pPr>
    </w:p>
    <w:p w14:paraId="013772AE" w14:textId="77777777" w:rsidR="00C1157F" w:rsidRPr="00654BCE" w:rsidRDefault="00C1157F">
      <w:pPr>
        <w:pStyle w:val="PargrafodaLista"/>
        <w:widowControl w:val="0"/>
        <w:numPr>
          <w:ilvl w:val="0"/>
          <w:numId w:val="304"/>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i</w:t>
      </w:r>
      <w:r w:rsidRPr="00654BCE">
        <w:rPr>
          <w:rFonts w:ascii="Times New Roman" w:eastAsia="Arial" w:hAnsi="Times New Roman"/>
          <w:sz w:val="24"/>
          <w:szCs w:val="24"/>
        </w:rPr>
        <w:t>tens resum</w:t>
      </w:r>
      <w:r>
        <w:rPr>
          <w:rFonts w:ascii="Times New Roman" w:eastAsia="Arial" w:hAnsi="Times New Roman"/>
          <w:sz w:val="24"/>
          <w:szCs w:val="24"/>
        </w:rPr>
        <w:t>id</w:t>
      </w:r>
      <w:r w:rsidRPr="00654BCE">
        <w:rPr>
          <w:rFonts w:ascii="Times New Roman" w:eastAsia="Arial" w:hAnsi="Times New Roman"/>
          <w:sz w:val="24"/>
          <w:szCs w:val="24"/>
        </w:rPr>
        <w:t>o</w:t>
      </w:r>
      <w:r>
        <w:rPr>
          <w:rFonts w:ascii="Times New Roman" w:eastAsia="Arial" w:hAnsi="Times New Roman"/>
          <w:sz w:val="24"/>
          <w:szCs w:val="24"/>
        </w:rPr>
        <w:t>s</w:t>
      </w:r>
      <w:r w:rsidRPr="00654BCE">
        <w:rPr>
          <w:rFonts w:ascii="Times New Roman" w:eastAsia="Arial" w:hAnsi="Times New Roman"/>
          <w:sz w:val="24"/>
          <w:szCs w:val="24"/>
        </w:rPr>
        <w:t xml:space="preserve"> das principais rubricas de resultado</w:t>
      </w:r>
      <w:r>
        <w:rPr>
          <w:rFonts w:ascii="Times New Roman" w:eastAsia="Arial" w:hAnsi="Times New Roman"/>
          <w:sz w:val="24"/>
          <w:szCs w:val="24"/>
        </w:rPr>
        <w:t>,</w:t>
      </w:r>
      <w:r w:rsidRPr="00654BCE">
        <w:rPr>
          <w:rFonts w:ascii="Times New Roman" w:eastAsia="Arial" w:hAnsi="Times New Roman"/>
          <w:sz w:val="24"/>
          <w:szCs w:val="24"/>
        </w:rPr>
        <w:t xml:space="preserve"> como, por exemplo, lucro líquido, lucro por ação, receita de vendas e outras receitas operacionais e despesa de compras e outras despesas operacionais</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47373C9A" w14:textId="77777777" w:rsidR="00C1157F" w:rsidRPr="00654BCE" w:rsidRDefault="00C1157F">
      <w:pPr>
        <w:pStyle w:val="PargrafodaLista"/>
        <w:widowControl w:val="0"/>
        <w:numPr>
          <w:ilvl w:val="0"/>
          <w:numId w:val="304"/>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ados operacionais selecionados</w:t>
      </w:r>
      <w:r>
        <w:rPr>
          <w:rFonts w:ascii="Times New Roman" w:eastAsia="Arial" w:hAnsi="Times New Roman"/>
          <w:sz w:val="24"/>
          <w:szCs w:val="24"/>
        </w:rPr>
        <w:t>,</w:t>
      </w:r>
      <w:r w:rsidRPr="00654BCE">
        <w:rPr>
          <w:rFonts w:ascii="Times New Roman" w:eastAsia="Arial" w:hAnsi="Times New Roman"/>
          <w:sz w:val="24"/>
          <w:szCs w:val="24"/>
        </w:rPr>
        <w:t xml:space="preserve"> como, por exemplo, receita de operações continuadas por principal área de operações, ou vendas por segmento geográfico ou linha de produto</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2D1CAD0D" w14:textId="77777777" w:rsidR="00C1157F" w:rsidRPr="00654BCE" w:rsidRDefault="00C1157F">
      <w:pPr>
        <w:pStyle w:val="PargrafodaLista"/>
        <w:widowControl w:val="0"/>
        <w:numPr>
          <w:ilvl w:val="0"/>
          <w:numId w:val="304"/>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i</w:t>
      </w:r>
      <w:r w:rsidRPr="00654BCE">
        <w:rPr>
          <w:rFonts w:ascii="Times New Roman" w:eastAsia="Arial" w:hAnsi="Times New Roman"/>
          <w:sz w:val="24"/>
          <w:szCs w:val="24"/>
        </w:rPr>
        <w:t>tens especiais</w:t>
      </w:r>
      <w:r>
        <w:rPr>
          <w:rFonts w:ascii="Times New Roman" w:eastAsia="Arial" w:hAnsi="Times New Roman"/>
          <w:sz w:val="24"/>
          <w:szCs w:val="24"/>
        </w:rPr>
        <w:t>,</w:t>
      </w:r>
      <w:r w:rsidRPr="00654BCE">
        <w:rPr>
          <w:rFonts w:ascii="Times New Roman" w:eastAsia="Arial" w:hAnsi="Times New Roman"/>
          <w:sz w:val="24"/>
          <w:szCs w:val="24"/>
        </w:rPr>
        <w:t xml:space="preserve"> como, por exemplo, vendas de ativos, provisões para litígios, redução ao valor recuperável de ativos </w:t>
      </w:r>
      <w:r w:rsidRPr="00654BCE">
        <w:rPr>
          <w:rFonts w:ascii="Times New Roman" w:eastAsia="Arial" w:hAnsi="Times New Roman"/>
          <w:i/>
          <w:sz w:val="24"/>
          <w:szCs w:val="24"/>
        </w:rPr>
        <w:t>(impairment)</w:t>
      </w:r>
      <w:r w:rsidRPr="00654BCE">
        <w:rPr>
          <w:rFonts w:ascii="Times New Roman" w:eastAsia="Arial" w:hAnsi="Times New Roman"/>
          <w:sz w:val="24"/>
          <w:szCs w:val="24"/>
        </w:rPr>
        <w:t>, ajustes fiscais, provisões para recuperação ambiental e despesas de reestruturação e reorganização</w:t>
      </w:r>
      <w:r>
        <w:rPr>
          <w:rFonts w:ascii="Times New Roman" w:eastAsia="Arial" w:hAnsi="Times New Roman"/>
          <w:sz w:val="24"/>
          <w:szCs w:val="24"/>
        </w:rPr>
        <w:t>;</w:t>
      </w:r>
    </w:p>
    <w:p w14:paraId="40278724" w14:textId="77777777" w:rsidR="00C1157F" w:rsidRPr="00654BCE" w:rsidRDefault="00C1157F">
      <w:pPr>
        <w:pStyle w:val="PargrafodaLista"/>
        <w:widowControl w:val="0"/>
        <w:numPr>
          <w:ilvl w:val="0"/>
          <w:numId w:val="304"/>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i</w:t>
      </w:r>
      <w:r w:rsidRPr="00654BCE">
        <w:rPr>
          <w:rFonts w:ascii="Times New Roman" w:eastAsia="Arial" w:hAnsi="Times New Roman"/>
          <w:sz w:val="24"/>
          <w:szCs w:val="24"/>
        </w:rPr>
        <w:t>nformações sobre liquidez e recursos de capital</w:t>
      </w:r>
      <w:r>
        <w:rPr>
          <w:rFonts w:ascii="Times New Roman" w:eastAsia="Arial" w:hAnsi="Times New Roman"/>
          <w:sz w:val="24"/>
          <w:szCs w:val="24"/>
        </w:rPr>
        <w:t>,</w:t>
      </w:r>
      <w:r w:rsidRPr="00654BCE">
        <w:rPr>
          <w:rFonts w:ascii="Times New Roman" w:eastAsia="Arial" w:hAnsi="Times New Roman"/>
          <w:sz w:val="24"/>
          <w:szCs w:val="24"/>
        </w:rPr>
        <w:t xml:space="preserve"> como, por exemplo, caixa, equivalentes de caixa e títulos e valores mobiliários</w:t>
      </w:r>
      <w:r w:rsidRPr="00654BCE">
        <w:rPr>
          <w:rFonts w:ascii="Times New Roman" w:hAnsi="Times New Roman"/>
          <w:sz w:val="24"/>
          <w:szCs w:val="24"/>
        </w:rPr>
        <w:t>,</w:t>
      </w:r>
      <w:r w:rsidRPr="00654BCE">
        <w:rPr>
          <w:rFonts w:ascii="Times New Roman" w:eastAsia="Arial" w:hAnsi="Times New Roman"/>
          <w:sz w:val="24"/>
          <w:szCs w:val="24"/>
        </w:rPr>
        <w:t xml:space="preserve"> dividendos; e dívida, arrendamento financeiro e obrigações com os acionistas minoritários</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47784B7E" w14:textId="77777777" w:rsidR="00C1157F" w:rsidRPr="00654BCE" w:rsidRDefault="00C1157F">
      <w:pPr>
        <w:pStyle w:val="PargrafodaLista"/>
        <w:widowControl w:val="0"/>
        <w:numPr>
          <w:ilvl w:val="0"/>
          <w:numId w:val="305"/>
        </w:numPr>
        <w:tabs>
          <w:tab w:val="left" w:pos="640"/>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espesas de capital por segmento ou divisão</w:t>
      </w:r>
      <w:r>
        <w:rPr>
          <w:rFonts w:ascii="Times New Roman" w:eastAsia="Arial" w:hAnsi="Times New Roman"/>
          <w:sz w:val="24"/>
          <w:szCs w:val="24"/>
        </w:rPr>
        <w:t>;</w:t>
      </w:r>
    </w:p>
    <w:p w14:paraId="6CF4EB53" w14:textId="77777777" w:rsidR="00C1157F" w:rsidRPr="00D05518" w:rsidRDefault="00C1157F">
      <w:pPr>
        <w:pStyle w:val="PargrafodaLista"/>
        <w:widowControl w:val="0"/>
        <w:numPr>
          <w:ilvl w:val="0"/>
          <w:numId w:val="305"/>
        </w:numPr>
        <w:tabs>
          <w:tab w:val="left" w:pos="640"/>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v</w:t>
      </w:r>
      <w:r w:rsidRPr="00D05518">
        <w:rPr>
          <w:rFonts w:ascii="Times New Roman" w:eastAsia="Arial" w:hAnsi="Times New Roman"/>
          <w:sz w:val="24"/>
          <w:szCs w:val="24"/>
        </w:rPr>
        <w:t>alores envolvidos em acordos fora do balanço patrimonial e os respectivos efeitos fin</w:t>
      </w:r>
      <w:r>
        <w:rPr>
          <w:rFonts w:ascii="Times New Roman" w:eastAsia="Arial" w:hAnsi="Times New Roman"/>
          <w:sz w:val="24"/>
          <w:szCs w:val="24"/>
        </w:rPr>
        <w:t xml:space="preserve">anceiros </w:t>
      </w:r>
      <w:r w:rsidRPr="00D05518">
        <w:rPr>
          <w:rFonts w:ascii="Times New Roman" w:eastAsia="Arial" w:hAnsi="Times New Roman"/>
          <w:sz w:val="24"/>
          <w:szCs w:val="24"/>
        </w:rPr>
        <w:t>desses acordos</w:t>
      </w:r>
      <w:r>
        <w:rPr>
          <w:rFonts w:ascii="Times New Roman" w:eastAsia="Arial" w:hAnsi="Times New Roman"/>
          <w:sz w:val="24"/>
          <w:szCs w:val="24"/>
        </w:rPr>
        <w:t>;</w:t>
      </w:r>
      <w:r w:rsidRPr="00D05518">
        <w:rPr>
          <w:rFonts w:ascii="Times New Roman" w:eastAsia="Arial" w:hAnsi="Times New Roman"/>
          <w:sz w:val="24"/>
          <w:szCs w:val="24"/>
        </w:rPr>
        <w:t xml:space="preserve"> </w:t>
      </w:r>
    </w:p>
    <w:p w14:paraId="0AF4C518" w14:textId="77777777" w:rsidR="00C1157F" w:rsidRPr="00D05518" w:rsidRDefault="00C1157F">
      <w:pPr>
        <w:pStyle w:val="PargrafodaLista"/>
        <w:widowControl w:val="0"/>
        <w:numPr>
          <w:ilvl w:val="0"/>
          <w:numId w:val="305"/>
        </w:numPr>
        <w:tabs>
          <w:tab w:val="left" w:pos="640"/>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v</w:t>
      </w:r>
      <w:r w:rsidRPr="00D05518">
        <w:rPr>
          <w:rFonts w:ascii="Times New Roman" w:eastAsia="Arial" w:hAnsi="Times New Roman"/>
          <w:sz w:val="24"/>
          <w:szCs w:val="24"/>
        </w:rPr>
        <w:t>alores envolvidos em garantias, obrigações contratuais, processos judiciais ou ações ambientais e outras contingências</w:t>
      </w:r>
      <w:r>
        <w:rPr>
          <w:rFonts w:ascii="Times New Roman" w:eastAsia="Arial" w:hAnsi="Times New Roman"/>
          <w:sz w:val="24"/>
          <w:szCs w:val="24"/>
        </w:rPr>
        <w:t>;</w:t>
      </w:r>
      <w:r w:rsidRPr="00D05518">
        <w:rPr>
          <w:rFonts w:ascii="Times New Roman" w:eastAsia="Arial" w:hAnsi="Times New Roman"/>
          <w:sz w:val="24"/>
          <w:szCs w:val="24"/>
        </w:rPr>
        <w:t xml:space="preserve"> </w:t>
      </w:r>
    </w:p>
    <w:p w14:paraId="6B39D998" w14:textId="77777777" w:rsidR="00C1157F" w:rsidRPr="00D05518" w:rsidRDefault="00C1157F">
      <w:pPr>
        <w:pStyle w:val="PargrafodaLista"/>
        <w:widowControl w:val="0"/>
        <w:numPr>
          <w:ilvl w:val="0"/>
          <w:numId w:val="305"/>
        </w:numPr>
        <w:tabs>
          <w:tab w:val="left" w:pos="640"/>
        </w:tabs>
        <w:spacing w:after="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mensurações</w:t>
      </w:r>
      <w:r w:rsidRPr="00D05518">
        <w:rPr>
          <w:rFonts w:ascii="Times New Roman" w:eastAsia="Arial" w:hAnsi="Times New Roman"/>
          <w:sz w:val="24"/>
          <w:szCs w:val="24"/>
        </w:rPr>
        <w:t xml:space="preserve"> ou indicadores financeiros</w:t>
      </w:r>
      <w:r>
        <w:rPr>
          <w:rFonts w:ascii="Times New Roman" w:eastAsia="Arial" w:hAnsi="Times New Roman"/>
          <w:sz w:val="24"/>
          <w:szCs w:val="24"/>
        </w:rPr>
        <w:t>,</w:t>
      </w:r>
      <w:r w:rsidRPr="00D05518">
        <w:rPr>
          <w:rFonts w:ascii="Times New Roman" w:eastAsia="Arial" w:hAnsi="Times New Roman"/>
          <w:sz w:val="24"/>
          <w:szCs w:val="24"/>
        </w:rPr>
        <w:t xml:space="preserve"> como, por exemplo, margem bruta, retorno sobre o capital médio utilizado, retorno sobre o patrimônio líquido médio, índice de liquidez corrente, índice de cobertura de juros e índice de endividamento.</w:t>
      </w:r>
      <w:r>
        <w:rPr>
          <w:rFonts w:ascii="Times New Roman" w:eastAsia="Arial" w:hAnsi="Times New Roman"/>
          <w:sz w:val="24"/>
          <w:szCs w:val="24"/>
        </w:rPr>
        <w:t xml:space="preserve"> </w:t>
      </w:r>
      <w:r w:rsidRPr="00D05518">
        <w:rPr>
          <w:rFonts w:ascii="Times New Roman" w:eastAsia="Arial" w:hAnsi="Times New Roman"/>
          <w:sz w:val="24"/>
          <w:szCs w:val="24"/>
        </w:rPr>
        <w:t>Alguns desses valores podem ser diretamente conciliáveis com as demonstrações contábeis.</w:t>
      </w:r>
    </w:p>
    <w:p w14:paraId="255D9F0C" w14:textId="77777777" w:rsidR="00C1157F" w:rsidRPr="00D05518" w:rsidRDefault="00C1157F" w:rsidP="00C1157F">
      <w:pPr>
        <w:spacing w:after="0" w:line="240" w:lineRule="auto"/>
        <w:jc w:val="both"/>
        <w:rPr>
          <w:rFonts w:ascii="Times New Roman" w:eastAsia="Arial" w:hAnsi="Times New Roman"/>
          <w:b/>
          <w:bCs/>
          <w:sz w:val="24"/>
          <w:szCs w:val="24"/>
        </w:rPr>
      </w:pPr>
    </w:p>
    <w:p w14:paraId="13AB4888" w14:textId="77777777" w:rsidR="00C1157F" w:rsidRPr="00C24CA4" w:rsidRDefault="00C1157F" w:rsidP="00C24CA4">
      <w:pPr>
        <w:rPr>
          <w:rFonts w:ascii="Times New Roman" w:hAnsi="Times New Roman" w:cs="Times New Roman"/>
          <w:b/>
          <w:bCs/>
          <w:sz w:val="24"/>
          <w:szCs w:val="24"/>
        </w:rPr>
      </w:pPr>
      <w:r w:rsidRPr="00C24CA4">
        <w:rPr>
          <w:rFonts w:ascii="Times New Roman" w:hAnsi="Times New Roman" w:cs="Times New Roman"/>
          <w:b/>
          <w:bCs/>
          <w:sz w:val="24"/>
          <w:szCs w:val="24"/>
        </w:rPr>
        <w:t>Outros itens</w:t>
      </w:r>
    </w:p>
    <w:p w14:paraId="2D0A5396" w14:textId="77777777" w:rsidR="00C1157F" w:rsidRPr="00D05518" w:rsidRDefault="00C1157F" w:rsidP="00C1157F">
      <w:pPr>
        <w:spacing w:after="0" w:line="240" w:lineRule="auto"/>
        <w:jc w:val="both"/>
        <w:rPr>
          <w:rFonts w:ascii="Times New Roman" w:hAnsi="Times New Roman"/>
          <w:sz w:val="24"/>
          <w:szCs w:val="24"/>
        </w:rPr>
      </w:pPr>
    </w:p>
    <w:p w14:paraId="00357498"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e</w:t>
      </w:r>
      <w:r w:rsidRPr="00654BCE">
        <w:rPr>
          <w:rFonts w:ascii="Times New Roman" w:eastAsia="Arial" w:hAnsi="Times New Roman"/>
          <w:sz w:val="24"/>
          <w:szCs w:val="24"/>
        </w:rPr>
        <w:t>xplicações sobre as estimativas contábeis críticas e premissas relacionadas</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1DC68931"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i</w:t>
      </w:r>
      <w:r w:rsidRPr="00654BCE">
        <w:rPr>
          <w:rFonts w:ascii="Times New Roman" w:eastAsia="Arial" w:hAnsi="Times New Roman"/>
          <w:sz w:val="24"/>
          <w:szCs w:val="24"/>
        </w:rPr>
        <w:t>dentificação das partes relacionadas e descriç</w:t>
      </w:r>
      <w:r>
        <w:rPr>
          <w:rFonts w:ascii="Times New Roman" w:eastAsia="Arial" w:hAnsi="Times New Roman"/>
          <w:sz w:val="24"/>
          <w:szCs w:val="24"/>
        </w:rPr>
        <w:t>ão</w:t>
      </w:r>
      <w:r w:rsidRPr="00654BCE">
        <w:rPr>
          <w:rFonts w:ascii="Times New Roman" w:eastAsia="Arial" w:hAnsi="Times New Roman"/>
          <w:sz w:val="24"/>
          <w:szCs w:val="24"/>
        </w:rPr>
        <w:t xml:space="preserve"> das transações</w:t>
      </w:r>
      <w:r>
        <w:rPr>
          <w:rFonts w:ascii="Times New Roman" w:eastAsia="Arial" w:hAnsi="Times New Roman"/>
          <w:sz w:val="24"/>
          <w:szCs w:val="24"/>
        </w:rPr>
        <w:t xml:space="preserve"> </w:t>
      </w:r>
      <w:r w:rsidRPr="00654BCE">
        <w:rPr>
          <w:rFonts w:ascii="Times New Roman" w:eastAsia="Arial" w:hAnsi="Times New Roman"/>
          <w:sz w:val="24"/>
          <w:szCs w:val="24"/>
        </w:rPr>
        <w:t>com elas</w:t>
      </w:r>
      <w:r>
        <w:rPr>
          <w:rFonts w:ascii="Times New Roman" w:eastAsia="Arial" w:hAnsi="Times New Roman"/>
          <w:sz w:val="24"/>
          <w:szCs w:val="24"/>
        </w:rPr>
        <w:t xml:space="preserve"> realizadas;</w:t>
      </w:r>
      <w:r w:rsidRPr="00654BCE">
        <w:rPr>
          <w:rFonts w:ascii="Times New Roman" w:eastAsia="Arial" w:hAnsi="Times New Roman"/>
          <w:sz w:val="24"/>
          <w:szCs w:val="24"/>
        </w:rPr>
        <w:t xml:space="preserve"> </w:t>
      </w:r>
    </w:p>
    <w:p w14:paraId="6489E974"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654BCE">
        <w:rPr>
          <w:rFonts w:ascii="Times New Roman" w:eastAsia="Arial" w:hAnsi="Times New Roman"/>
          <w:sz w:val="24"/>
          <w:szCs w:val="24"/>
        </w:rPr>
        <w:t xml:space="preserve">rticulação das políticas ou abordagem da entidade para gerenciar riscos de mercadorias </w:t>
      </w:r>
      <w:r w:rsidRPr="00654BCE">
        <w:rPr>
          <w:rFonts w:ascii="Times New Roman" w:eastAsia="Arial" w:hAnsi="Times New Roman"/>
          <w:i/>
          <w:sz w:val="24"/>
          <w:szCs w:val="24"/>
        </w:rPr>
        <w:t>(commodity)</w:t>
      </w:r>
      <w:r w:rsidRPr="00654BCE">
        <w:rPr>
          <w:rFonts w:ascii="Times New Roman" w:eastAsia="Arial" w:hAnsi="Times New Roman"/>
          <w:sz w:val="24"/>
          <w:szCs w:val="24"/>
        </w:rPr>
        <w:t>, de variação cambial ou de taxa de juros</w:t>
      </w:r>
      <w:r>
        <w:rPr>
          <w:rFonts w:ascii="Times New Roman" w:eastAsia="Arial" w:hAnsi="Times New Roman"/>
          <w:sz w:val="24"/>
          <w:szCs w:val="24"/>
        </w:rPr>
        <w:t>,</w:t>
      </w:r>
      <w:r w:rsidRPr="00654BCE">
        <w:rPr>
          <w:rFonts w:ascii="Times New Roman" w:eastAsia="Arial" w:hAnsi="Times New Roman"/>
          <w:sz w:val="24"/>
          <w:szCs w:val="24"/>
        </w:rPr>
        <w:t xml:space="preserve"> como, por exemplo, por meio do uso de contratos a termo, </w:t>
      </w:r>
      <w:r w:rsidRPr="00654BCE">
        <w:rPr>
          <w:rFonts w:ascii="Times New Roman" w:eastAsia="Arial" w:hAnsi="Times New Roman"/>
          <w:i/>
          <w:sz w:val="24"/>
          <w:szCs w:val="24"/>
        </w:rPr>
        <w:t>swaps</w:t>
      </w:r>
      <w:r w:rsidRPr="00654BCE">
        <w:rPr>
          <w:rFonts w:ascii="Times New Roman" w:eastAsia="Arial" w:hAnsi="Times New Roman"/>
          <w:sz w:val="24"/>
          <w:szCs w:val="24"/>
        </w:rPr>
        <w:t xml:space="preserve"> de taxa de juros ou outros instrumentos financeiros</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19CDE866"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escrição da natureza dos acordos fora do balanço patrimonial</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0B59620E"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escriç</w:t>
      </w:r>
      <w:r>
        <w:rPr>
          <w:rFonts w:ascii="Times New Roman" w:eastAsia="Arial" w:hAnsi="Times New Roman"/>
          <w:sz w:val="24"/>
          <w:szCs w:val="24"/>
        </w:rPr>
        <w:t>ão</w:t>
      </w:r>
      <w:r w:rsidRPr="00654BCE">
        <w:rPr>
          <w:rFonts w:ascii="Times New Roman" w:eastAsia="Arial" w:hAnsi="Times New Roman"/>
          <w:sz w:val="24"/>
          <w:szCs w:val="24"/>
        </w:rPr>
        <w:t xml:space="preserve"> de garantias, indenizações, obrigações contratuais, processos de litígio ou de responsabilidade ambiental, e outras contingências, incluindo as avaliações qualitativas das respectivas exposições pela administração da entidade</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7F13741F"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escriç</w:t>
      </w:r>
      <w:r>
        <w:rPr>
          <w:rFonts w:ascii="Times New Roman" w:eastAsia="Arial" w:hAnsi="Times New Roman"/>
          <w:sz w:val="24"/>
          <w:szCs w:val="24"/>
        </w:rPr>
        <w:t>ão</w:t>
      </w:r>
      <w:r w:rsidRPr="00654BCE">
        <w:rPr>
          <w:rFonts w:ascii="Times New Roman" w:eastAsia="Arial" w:hAnsi="Times New Roman"/>
          <w:sz w:val="24"/>
          <w:szCs w:val="24"/>
        </w:rPr>
        <w:t xml:space="preserve"> de mudanças em requisitos legais ou regulatórios</w:t>
      </w:r>
      <w:r>
        <w:rPr>
          <w:rFonts w:ascii="Times New Roman" w:eastAsia="Arial" w:hAnsi="Times New Roman"/>
          <w:sz w:val="24"/>
          <w:szCs w:val="24"/>
        </w:rPr>
        <w:t>,</w:t>
      </w:r>
      <w:r w:rsidRPr="00654BCE">
        <w:rPr>
          <w:rFonts w:ascii="Times New Roman" w:eastAsia="Arial" w:hAnsi="Times New Roman"/>
          <w:sz w:val="24"/>
          <w:szCs w:val="24"/>
        </w:rPr>
        <w:t xml:space="preserve"> como, por exemplo, novos regulamentos fiscais ou ambientais que afetaram de forma significativa as operações ou a posição fiscal da entidade ou que terão impacto significativo nas perspectivas financeiras futuras da entidade</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285ABC94"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654BCE">
        <w:rPr>
          <w:rFonts w:ascii="Times New Roman" w:eastAsia="Arial" w:hAnsi="Times New Roman"/>
          <w:sz w:val="24"/>
          <w:szCs w:val="24"/>
        </w:rPr>
        <w:t>s avaliações qualitativas da administração dos impactos das novas normas de relatório financeiro que entraram em vigor durante o período, ou que entrarão em vigor no período seguinte, nos resultados financeiros, na posição patrimonial e financeira e nos fluxos de caixa da entidade</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3C014239"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escriç</w:t>
      </w:r>
      <w:r>
        <w:rPr>
          <w:rFonts w:ascii="Times New Roman" w:eastAsia="Arial" w:hAnsi="Times New Roman"/>
          <w:sz w:val="24"/>
          <w:szCs w:val="24"/>
        </w:rPr>
        <w:t>ão</w:t>
      </w:r>
      <w:r w:rsidRPr="00654BCE">
        <w:rPr>
          <w:rFonts w:ascii="Times New Roman" w:eastAsia="Arial" w:hAnsi="Times New Roman"/>
          <w:sz w:val="24"/>
          <w:szCs w:val="24"/>
        </w:rPr>
        <w:t xml:space="preserve"> gera</w:t>
      </w:r>
      <w:r>
        <w:rPr>
          <w:rFonts w:ascii="Times New Roman" w:eastAsia="Arial" w:hAnsi="Times New Roman"/>
          <w:sz w:val="24"/>
          <w:szCs w:val="24"/>
        </w:rPr>
        <w:t>l</w:t>
      </w:r>
      <w:r w:rsidRPr="00654BCE">
        <w:rPr>
          <w:rFonts w:ascii="Times New Roman" w:eastAsia="Arial" w:hAnsi="Times New Roman"/>
          <w:sz w:val="24"/>
          <w:szCs w:val="24"/>
        </w:rPr>
        <w:t xml:space="preserve"> do ambiente de negócios e</w:t>
      </w:r>
      <w:r>
        <w:rPr>
          <w:rFonts w:ascii="Times New Roman" w:eastAsia="Arial" w:hAnsi="Times New Roman"/>
          <w:sz w:val="24"/>
          <w:szCs w:val="24"/>
        </w:rPr>
        <w:t xml:space="preserve"> </w:t>
      </w:r>
      <w:r w:rsidRPr="00654BCE">
        <w:rPr>
          <w:rFonts w:ascii="Times New Roman" w:eastAsia="Arial" w:hAnsi="Times New Roman"/>
          <w:sz w:val="24"/>
          <w:szCs w:val="24"/>
        </w:rPr>
        <w:t>perspectiva</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175650FD"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v</w:t>
      </w:r>
      <w:r w:rsidRPr="00654BCE">
        <w:rPr>
          <w:rFonts w:ascii="Times New Roman" w:eastAsia="Arial" w:hAnsi="Times New Roman"/>
          <w:sz w:val="24"/>
          <w:szCs w:val="24"/>
        </w:rPr>
        <w:t>isão geral da estratégia</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656DA9F0" w14:textId="77777777" w:rsidR="00C1157F" w:rsidRPr="00654BCE" w:rsidRDefault="00C1157F">
      <w:pPr>
        <w:pStyle w:val="PargrafodaLista"/>
        <w:widowControl w:val="0"/>
        <w:numPr>
          <w:ilvl w:val="0"/>
          <w:numId w:val="305"/>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d</w:t>
      </w:r>
      <w:r w:rsidRPr="00654BCE">
        <w:rPr>
          <w:rFonts w:ascii="Times New Roman" w:eastAsia="Arial" w:hAnsi="Times New Roman"/>
          <w:sz w:val="24"/>
          <w:szCs w:val="24"/>
        </w:rPr>
        <w:t>escriç</w:t>
      </w:r>
      <w:r>
        <w:rPr>
          <w:rFonts w:ascii="Times New Roman" w:eastAsia="Arial" w:hAnsi="Times New Roman"/>
          <w:sz w:val="24"/>
          <w:szCs w:val="24"/>
        </w:rPr>
        <w:t>ão</w:t>
      </w:r>
      <w:r w:rsidRPr="00654BCE">
        <w:rPr>
          <w:rFonts w:ascii="Times New Roman" w:eastAsia="Arial" w:hAnsi="Times New Roman"/>
          <w:sz w:val="24"/>
          <w:szCs w:val="24"/>
        </w:rPr>
        <w:t xml:space="preserve"> de tendências nos preços de mercado das principais mercadorias </w:t>
      </w:r>
      <w:r w:rsidRPr="00654BCE">
        <w:rPr>
          <w:rFonts w:ascii="Times New Roman" w:eastAsia="Arial" w:hAnsi="Times New Roman"/>
          <w:i/>
          <w:sz w:val="24"/>
          <w:szCs w:val="24"/>
        </w:rPr>
        <w:t>(commodities)</w:t>
      </w:r>
      <w:r w:rsidRPr="00654BCE">
        <w:rPr>
          <w:rFonts w:ascii="Times New Roman" w:eastAsia="Arial" w:hAnsi="Times New Roman"/>
          <w:sz w:val="24"/>
          <w:szCs w:val="24"/>
        </w:rPr>
        <w:t xml:space="preserve"> ou matérias-primas</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3B1D4696" w14:textId="77777777" w:rsidR="00C1157F" w:rsidRPr="00654BCE" w:rsidRDefault="00C1157F">
      <w:pPr>
        <w:pStyle w:val="PargrafodaLista"/>
        <w:widowControl w:val="0"/>
        <w:numPr>
          <w:ilvl w:val="0"/>
          <w:numId w:val="305"/>
        </w:numPr>
        <w:tabs>
          <w:tab w:val="left" w:pos="284"/>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654BCE">
        <w:rPr>
          <w:rFonts w:ascii="Times New Roman" w:eastAsia="Arial" w:hAnsi="Times New Roman"/>
          <w:sz w:val="24"/>
          <w:szCs w:val="24"/>
        </w:rPr>
        <w:t>ontrastes de circunstâncias de fornecimento, demanda e reg</w:t>
      </w:r>
      <w:r>
        <w:rPr>
          <w:rFonts w:ascii="Times New Roman" w:eastAsia="Arial" w:hAnsi="Times New Roman"/>
          <w:sz w:val="24"/>
          <w:szCs w:val="24"/>
        </w:rPr>
        <w:t xml:space="preserve">ulatória entre as regiões </w:t>
      </w:r>
      <w:r w:rsidRPr="00654BCE">
        <w:rPr>
          <w:rFonts w:ascii="Times New Roman" w:eastAsia="Arial" w:hAnsi="Times New Roman"/>
          <w:sz w:val="24"/>
          <w:szCs w:val="24"/>
        </w:rPr>
        <w:t>geográficas</w:t>
      </w:r>
      <w:r>
        <w:rPr>
          <w:rFonts w:ascii="Times New Roman" w:eastAsia="Arial" w:hAnsi="Times New Roman"/>
          <w:sz w:val="24"/>
          <w:szCs w:val="24"/>
        </w:rPr>
        <w:t>;</w:t>
      </w:r>
      <w:r w:rsidRPr="00654BCE">
        <w:rPr>
          <w:rFonts w:ascii="Times New Roman" w:eastAsia="Arial" w:hAnsi="Times New Roman"/>
          <w:sz w:val="24"/>
          <w:szCs w:val="24"/>
        </w:rPr>
        <w:t xml:space="preserve"> </w:t>
      </w:r>
    </w:p>
    <w:p w14:paraId="6D29BFA2" w14:textId="77777777" w:rsidR="00C1157F" w:rsidRPr="00654BCE" w:rsidRDefault="00C1157F">
      <w:pPr>
        <w:pStyle w:val="PargrafodaLista"/>
        <w:widowControl w:val="0"/>
        <w:numPr>
          <w:ilvl w:val="0"/>
          <w:numId w:val="305"/>
        </w:numPr>
        <w:tabs>
          <w:tab w:val="left" w:pos="284"/>
        </w:tabs>
        <w:spacing w:after="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e</w:t>
      </w:r>
      <w:r w:rsidRPr="00654BCE">
        <w:rPr>
          <w:rFonts w:ascii="Times New Roman" w:eastAsia="Arial" w:hAnsi="Times New Roman"/>
          <w:sz w:val="24"/>
          <w:szCs w:val="24"/>
        </w:rPr>
        <w:t>xplicações de fatores específicos que influenciam a rentabilidade da entidade em</w:t>
      </w:r>
      <w:r>
        <w:rPr>
          <w:rFonts w:ascii="Times New Roman" w:eastAsia="Arial" w:hAnsi="Times New Roman"/>
          <w:sz w:val="24"/>
          <w:szCs w:val="24"/>
        </w:rPr>
        <w:t xml:space="preserve"> </w:t>
      </w:r>
      <w:r w:rsidRPr="00654BCE">
        <w:rPr>
          <w:rFonts w:ascii="Times New Roman" w:eastAsia="Arial" w:hAnsi="Times New Roman"/>
          <w:sz w:val="24"/>
          <w:szCs w:val="24"/>
        </w:rPr>
        <w:t xml:space="preserve">segmentos específicos. </w:t>
      </w:r>
    </w:p>
    <w:p w14:paraId="75A98D34" w14:textId="77777777" w:rsidR="00C1157F" w:rsidRPr="00D05518" w:rsidRDefault="00C1157F" w:rsidP="00C1157F">
      <w:pPr>
        <w:spacing w:after="0" w:line="240" w:lineRule="auto"/>
        <w:jc w:val="both"/>
        <w:rPr>
          <w:rFonts w:ascii="Times New Roman" w:hAnsi="Times New Roman"/>
          <w:sz w:val="24"/>
          <w:szCs w:val="24"/>
        </w:rPr>
      </w:pPr>
    </w:p>
    <w:p w14:paraId="049AFEB4" w14:textId="77777777" w:rsidR="00C1157F" w:rsidRPr="00D05518" w:rsidRDefault="00C1157F" w:rsidP="00C1157F">
      <w:pPr>
        <w:spacing w:after="0" w:line="240" w:lineRule="auto"/>
        <w:jc w:val="both"/>
        <w:rPr>
          <w:rFonts w:ascii="Times New Roman" w:eastAsia="Arial" w:hAnsi="Times New Roman"/>
          <w:b/>
          <w:bCs/>
          <w:sz w:val="24"/>
          <w:szCs w:val="24"/>
        </w:rPr>
      </w:pPr>
    </w:p>
    <w:p w14:paraId="4929E7C7"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 xml:space="preserve">Apêndice 2 </w:t>
      </w:r>
      <w:r w:rsidRPr="0001013E">
        <w:rPr>
          <w:rFonts w:ascii="Times New Roman" w:eastAsia="Arial" w:hAnsi="Times New Roman"/>
          <w:sz w:val="24"/>
          <w:szCs w:val="24"/>
        </w:rPr>
        <w:t>(ver itens 21</w:t>
      </w:r>
      <w:r>
        <w:rPr>
          <w:rFonts w:ascii="Times New Roman" w:eastAsia="Arial" w:hAnsi="Times New Roman"/>
          <w:sz w:val="24"/>
          <w:szCs w:val="24"/>
        </w:rPr>
        <w:t>,</w:t>
      </w:r>
      <w:r w:rsidRPr="0001013E">
        <w:rPr>
          <w:rFonts w:ascii="Times New Roman" w:eastAsia="Arial" w:hAnsi="Times New Roman"/>
          <w:sz w:val="24"/>
          <w:szCs w:val="24"/>
        </w:rPr>
        <w:t xml:space="preserve"> 22</w:t>
      </w:r>
      <w:r>
        <w:rPr>
          <w:rFonts w:ascii="Times New Roman" w:eastAsia="Arial" w:hAnsi="Times New Roman"/>
          <w:sz w:val="24"/>
          <w:szCs w:val="24"/>
        </w:rPr>
        <w:t xml:space="preserve"> e</w:t>
      </w:r>
      <w:r w:rsidRPr="0001013E">
        <w:rPr>
          <w:rFonts w:ascii="Times New Roman" w:eastAsia="Arial" w:hAnsi="Times New Roman"/>
          <w:sz w:val="24"/>
          <w:szCs w:val="24"/>
        </w:rPr>
        <w:t xml:space="preserve"> A53)</w:t>
      </w:r>
    </w:p>
    <w:p w14:paraId="67AD9375" w14:textId="77777777" w:rsidR="00C1157F" w:rsidRPr="0001013E" w:rsidRDefault="00C1157F" w:rsidP="00C1157F">
      <w:pPr>
        <w:spacing w:after="0" w:line="240" w:lineRule="auto"/>
        <w:jc w:val="both"/>
        <w:rPr>
          <w:rFonts w:ascii="Times New Roman" w:hAnsi="Times New Roman"/>
          <w:sz w:val="24"/>
          <w:szCs w:val="24"/>
        </w:rPr>
      </w:pPr>
    </w:p>
    <w:p w14:paraId="08FEEB5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 xml:space="preserve">Exemplos de relatórios do auditor independente relacionados com as outras informações </w:t>
      </w:r>
    </w:p>
    <w:p w14:paraId="36980BED" w14:textId="77777777" w:rsidR="00C1157F" w:rsidRPr="004327E8" w:rsidRDefault="00C1157F" w:rsidP="00C1157F">
      <w:pPr>
        <w:spacing w:after="0" w:line="240" w:lineRule="auto"/>
        <w:jc w:val="both"/>
        <w:rPr>
          <w:rFonts w:ascii="Times New Roman" w:hAnsi="Times New Roman"/>
          <w:sz w:val="24"/>
          <w:szCs w:val="24"/>
        </w:rPr>
      </w:pPr>
    </w:p>
    <w:p w14:paraId="020E6555"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Exemplo 1: Relatório do auditor independente de entidade, listada ou não, contendo opinião não modificada. O auditor obteve todas as outras informações antes da data do seu relatório</w:t>
      </w:r>
      <w:r>
        <w:rPr>
          <w:rFonts w:ascii="Times New Roman" w:hAnsi="Times New Roman"/>
          <w:sz w:val="24"/>
        </w:rPr>
        <w:t xml:space="preserve"> </w:t>
      </w:r>
      <w:r w:rsidRPr="004327E8">
        <w:rPr>
          <w:rFonts w:ascii="Times New Roman" w:hAnsi="Times New Roman"/>
          <w:sz w:val="24"/>
        </w:rPr>
        <w:t>e não</w:t>
      </w:r>
      <w:r>
        <w:rPr>
          <w:rFonts w:ascii="Times New Roman" w:hAnsi="Times New Roman"/>
          <w:sz w:val="24"/>
        </w:rPr>
        <w:t xml:space="preserve"> </w:t>
      </w:r>
      <w:r w:rsidRPr="004327E8">
        <w:rPr>
          <w:rFonts w:ascii="Times New Roman" w:hAnsi="Times New Roman"/>
          <w:sz w:val="24"/>
        </w:rPr>
        <w:t xml:space="preserve">identificou distorção relevante </w:t>
      </w:r>
      <w:r>
        <w:rPr>
          <w:rFonts w:ascii="Times New Roman" w:hAnsi="Times New Roman"/>
          <w:sz w:val="24"/>
        </w:rPr>
        <w:t>n</w:t>
      </w:r>
      <w:r w:rsidRPr="004327E8">
        <w:rPr>
          <w:rFonts w:ascii="Times New Roman" w:hAnsi="Times New Roman"/>
          <w:sz w:val="24"/>
        </w:rPr>
        <w:t>as outras informações.</w:t>
      </w:r>
    </w:p>
    <w:p w14:paraId="7D52265F" w14:textId="77777777" w:rsidR="00C1157F" w:rsidRPr="004327E8" w:rsidRDefault="00C1157F" w:rsidP="00C1157F">
      <w:pPr>
        <w:spacing w:after="0" w:line="240" w:lineRule="auto"/>
        <w:jc w:val="both"/>
        <w:rPr>
          <w:rFonts w:ascii="Times New Roman" w:hAnsi="Times New Roman"/>
          <w:sz w:val="24"/>
          <w:szCs w:val="24"/>
        </w:rPr>
      </w:pPr>
    </w:p>
    <w:p w14:paraId="53970911"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 xml:space="preserve">Exemplo 2: Relatório do auditor independente de entidade listada, contendo opinião não modificada. O auditor obteve parte das outras informações antes da data do seu relatório e não identificou distorção relevante </w:t>
      </w:r>
      <w:r>
        <w:rPr>
          <w:rFonts w:ascii="Times New Roman" w:hAnsi="Times New Roman"/>
          <w:sz w:val="24"/>
        </w:rPr>
        <w:t>n</w:t>
      </w:r>
      <w:r w:rsidRPr="004327E8">
        <w:rPr>
          <w:rFonts w:ascii="Times New Roman" w:hAnsi="Times New Roman"/>
          <w:sz w:val="24"/>
        </w:rPr>
        <w:t>essas outras informações e espera obter o restante das outras informações após a data do seu relatório.</w:t>
      </w:r>
    </w:p>
    <w:p w14:paraId="6443BA00" w14:textId="77777777" w:rsidR="00C1157F" w:rsidRPr="004327E8" w:rsidRDefault="00C1157F" w:rsidP="00C1157F">
      <w:pPr>
        <w:spacing w:after="0" w:line="240" w:lineRule="auto"/>
        <w:jc w:val="both"/>
        <w:rPr>
          <w:rFonts w:ascii="Times New Roman" w:hAnsi="Times New Roman"/>
          <w:sz w:val="24"/>
          <w:szCs w:val="24"/>
        </w:rPr>
      </w:pPr>
    </w:p>
    <w:p w14:paraId="15437043"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 xml:space="preserve">Exemplo 3: Relatório do auditor independente de entidade não listada, contendo opinião não modificada. O auditor obteve parte das outras informações antes da data do seu relatório e não identificou distorção relevante </w:t>
      </w:r>
      <w:r>
        <w:rPr>
          <w:rFonts w:ascii="Times New Roman" w:hAnsi="Times New Roman"/>
          <w:sz w:val="24"/>
        </w:rPr>
        <w:t>n</w:t>
      </w:r>
      <w:r w:rsidRPr="004327E8">
        <w:rPr>
          <w:rFonts w:ascii="Times New Roman" w:hAnsi="Times New Roman"/>
          <w:sz w:val="24"/>
        </w:rPr>
        <w:t>essas outras informações e espera obter o restante das outras informações após a data do seu relatório.</w:t>
      </w:r>
    </w:p>
    <w:p w14:paraId="57368125" w14:textId="77777777" w:rsidR="00C1157F" w:rsidRPr="004327E8" w:rsidRDefault="00C1157F" w:rsidP="00C1157F">
      <w:pPr>
        <w:spacing w:after="0" w:line="240" w:lineRule="auto"/>
        <w:jc w:val="both"/>
        <w:rPr>
          <w:rFonts w:ascii="Times New Roman" w:hAnsi="Times New Roman"/>
          <w:sz w:val="24"/>
          <w:szCs w:val="24"/>
        </w:rPr>
      </w:pPr>
    </w:p>
    <w:p w14:paraId="61055B3B"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Exemplo 4: Relatório do auditor independente de entidade listada, contendo opinião não modificada. O auditor não obteve nenhuma outra informação antes da data do seu relatório, mas espera obter as outras informações após a data do seu relatório.</w:t>
      </w:r>
    </w:p>
    <w:p w14:paraId="2589CAC4" w14:textId="77777777" w:rsidR="00C1157F" w:rsidRPr="004327E8" w:rsidRDefault="00C1157F" w:rsidP="00C1157F">
      <w:pPr>
        <w:tabs>
          <w:tab w:val="left" w:pos="640"/>
        </w:tabs>
        <w:spacing w:after="0" w:line="240" w:lineRule="auto"/>
        <w:jc w:val="both"/>
        <w:rPr>
          <w:rFonts w:ascii="Times New Roman" w:eastAsia="Arial" w:hAnsi="Times New Roman"/>
          <w:sz w:val="24"/>
          <w:szCs w:val="24"/>
        </w:rPr>
      </w:pPr>
    </w:p>
    <w:p w14:paraId="32347CFF"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Exemplo 5: Relatório do auditor independente de entidade,</w:t>
      </w:r>
      <w:r>
        <w:rPr>
          <w:rFonts w:ascii="Times New Roman" w:hAnsi="Times New Roman"/>
          <w:sz w:val="24"/>
        </w:rPr>
        <w:t xml:space="preserve"> </w:t>
      </w:r>
      <w:r w:rsidRPr="004327E8">
        <w:rPr>
          <w:rFonts w:ascii="Times New Roman" w:hAnsi="Times New Roman"/>
          <w:sz w:val="24"/>
        </w:rPr>
        <w:t xml:space="preserve">listada ou não, contendo opinião não modificada. O auditor obteve todas as outras informações antes da data do seu relatório e concluiu que existe distorção relevante </w:t>
      </w:r>
      <w:r>
        <w:rPr>
          <w:rFonts w:ascii="Times New Roman" w:hAnsi="Times New Roman"/>
          <w:sz w:val="24"/>
        </w:rPr>
        <w:t>n</w:t>
      </w:r>
      <w:r w:rsidRPr="004327E8">
        <w:rPr>
          <w:rFonts w:ascii="Times New Roman" w:hAnsi="Times New Roman"/>
          <w:sz w:val="24"/>
        </w:rPr>
        <w:t>as outras informações.</w:t>
      </w:r>
    </w:p>
    <w:p w14:paraId="22AC1A88" w14:textId="77777777" w:rsidR="00C1157F" w:rsidRPr="004327E8" w:rsidRDefault="00C1157F" w:rsidP="00C1157F">
      <w:pPr>
        <w:spacing w:after="0" w:line="240" w:lineRule="auto"/>
        <w:jc w:val="both"/>
        <w:rPr>
          <w:rFonts w:ascii="Times New Roman" w:hAnsi="Times New Roman"/>
          <w:sz w:val="24"/>
          <w:szCs w:val="24"/>
        </w:rPr>
      </w:pPr>
    </w:p>
    <w:p w14:paraId="3F82895B"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Exemplo 6: Relatório do auditor independente de entidade, listada ou não, contendo opinião com ressalva.</w:t>
      </w:r>
      <w:r>
        <w:rPr>
          <w:rFonts w:ascii="Times New Roman" w:hAnsi="Times New Roman"/>
          <w:sz w:val="24"/>
        </w:rPr>
        <w:t xml:space="preserve"> </w:t>
      </w:r>
      <w:r w:rsidRPr="004327E8">
        <w:rPr>
          <w:rFonts w:ascii="Times New Roman" w:hAnsi="Times New Roman"/>
          <w:sz w:val="24"/>
        </w:rPr>
        <w:t>O auditor obteve todas as outras informações antes da data do seu relatório e há limitação ao alcance com relação a item relevante nas demonstrações contábeis consolidadas que também afeta as outras informações.</w:t>
      </w:r>
    </w:p>
    <w:p w14:paraId="0DDC3982" w14:textId="77777777" w:rsidR="00C1157F" w:rsidRPr="004327E8" w:rsidRDefault="00C1157F" w:rsidP="00C1157F">
      <w:pPr>
        <w:spacing w:after="0" w:line="240" w:lineRule="auto"/>
        <w:jc w:val="both"/>
        <w:rPr>
          <w:rFonts w:ascii="Times New Roman" w:hAnsi="Times New Roman"/>
          <w:sz w:val="24"/>
          <w:szCs w:val="24"/>
        </w:rPr>
      </w:pPr>
    </w:p>
    <w:p w14:paraId="5496F4B6" w14:textId="77777777" w:rsidR="00C1157F" w:rsidRPr="004327E8"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4327E8">
        <w:rPr>
          <w:rFonts w:ascii="Times New Roman" w:hAnsi="Times New Roman"/>
          <w:sz w:val="24"/>
        </w:rPr>
        <w:t>Exemplo 7: Relatório do auditor independente de entidade, listada ou não, contendo opinião adversa. O auditor obteve todas as outras informações antes da data do seu relatório e a opinião adversa sobre as demonstrações contábeis consolidadas também afeta as outras informações.</w:t>
      </w:r>
    </w:p>
    <w:p w14:paraId="3E36C4B5" w14:textId="77777777" w:rsidR="00C1157F" w:rsidRPr="004327E8" w:rsidRDefault="00C1157F" w:rsidP="00C1157F">
      <w:pPr>
        <w:spacing w:after="0" w:line="240" w:lineRule="auto"/>
        <w:jc w:val="both"/>
        <w:rPr>
          <w:rFonts w:ascii="Times New Roman" w:hAnsi="Times New Roman"/>
          <w:sz w:val="24"/>
          <w:szCs w:val="24"/>
        </w:rPr>
      </w:pPr>
    </w:p>
    <w:p w14:paraId="56251E62" w14:textId="77777777" w:rsidR="00C1157F" w:rsidRPr="0001013E" w:rsidRDefault="00C1157F" w:rsidP="00C1157F">
      <w:pPr>
        <w:spacing w:after="0" w:line="240" w:lineRule="auto"/>
        <w:jc w:val="both"/>
        <w:rPr>
          <w:rFonts w:ascii="Times New Roman" w:eastAsia="Arial" w:hAnsi="Times New Roman"/>
          <w:b/>
          <w:bCs/>
          <w:sz w:val="24"/>
          <w:szCs w:val="24"/>
        </w:rPr>
      </w:pPr>
    </w:p>
    <w:p w14:paraId="690B6C24" w14:textId="77777777" w:rsidR="00C1157F" w:rsidRPr="0001013E" w:rsidRDefault="00C1157F" w:rsidP="00C1157F">
      <w:pPr>
        <w:tabs>
          <w:tab w:val="left" w:pos="640"/>
        </w:tabs>
        <w:spacing w:after="0" w:line="240" w:lineRule="auto"/>
        <w:jc w:val="both"/>
        <w:rPr>
          <w:rFonts w:ascii="Times New Roman" w:eastAsia="Arial" w:hAnsi="Times New Roman"/>
          <w:b/>
          <w:sz w:val="24"/>
          <w:szCs w:val="24"/>
        </w:rPr>
      </w:pPr>
      <w:r w:rsidRPr="0001013E">
        <w:rPr>
          <w:rFonts w:ascii="Times New Roman" w:eastAsia="Arial" w:hAnsi="Times New Roman"/>
          <w:b/>
          <w:sz w:val="24"/>
          <w:szCs w:val="24"/>
        </w:rPr>
        <w:t>Exemplo 1 – Relatório do auditor independente de entidade, listada ou não, contendo opinião não modificada. O auditor obteve todas as outras informações antes da data do seu relatório</w:t>
      </w:r>
      <w:r>
        <w:rPr>
          <w:rFonts w:ascii="Times New Roman" w:eastAsia="Arial" w:hAnsi="Times New Roman"/>
          <w:b/>
          <w:sz w:val="24"/>
          <w:szCs w:val="24"/>
        </w:rPr>
        <w:t xml:space="preserve"> </w:t>
      </w:r>
      <w:r w:rsidRPr="0001013E">
        <w:rPr>
          <w:rFonts w:ascii="Times New Roman" w:eastAsia="Arial" w:hAnsi="Times New Roman"/>
          <w:b/>
          <w:sz w:val="24"/>
          <w:szCs w:val="24"/>
        </w:rPr>
        <w:t>e não</w:t>
      </w:r>
      <w:r>
        <w:rPr>
          <w:rFonts w:ascii="Times New Roman" w:eastAsia="Arial" w:hAnsi="Times New Roman"/>
          <w:b/>
          <w:sz w:val="24"/>
          <w:szCs w:val="24"/>
        </w:rPr>
        <w:t xml:space="preserve"> </w:t>
      </w:r>
      <w:r w:rsidRPr="0001013E">
        <w:rPr>
          <w:rFonts w:ascii="Times New Roman" w:eastAsia="Arial" w:hAnsi="Times New Roman"/>
          <w:b/>
          <w:sz w:val="24"/>
          <w:szCs w:val="24"/>
        </w:rPr>
        <w:t xml:space="preserve">identificou distorção relevante </w:t>
      </w:r>
      <w:r>
        <w:rPr>
          <w:rFonts w:ascii="Times New Roman" w:eastAsia="Arial" w:hAnsi="Times New Roman"/>
          <w:b/>
          <w:sz w:val="24"/>
          <w:szCs w:val="24"/>
        </w:rPr>
        <w:t>n</w:t>
      </w:r>
      <w:r w:rsidRPr="0001013E">
        <w:rPr>
          <w:rFonts w:ascii="Times New Roman" w:eastAsia="Arial" w:hAnsi="Times New Roman"/>
          <w:b/>
          <w:sz w:val="24"/>
          <w:szCs w:val="24"/>
        </w:rPr>
        <w:t>as outras informações.</w:t>
      </w:r>
    </w:p>
    <w:p w14:paraId="76409969"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274A4669" w14:textId="77777777" w:rsidR="00C1157F" w:rsidRPr="0001013E" w:rsidRDefault="00C1157F" w:rsidP="00C1157F">
      <w:pPr>
        <w:spacing w:after="0" w:line="240" w:lineRule="auto"/>
        <w:jc w:val="both"/>
        <w:rPr>
          <w:rFonts w:ascii="Times New Roman" w:eastAsia="Arial" w:hAnsi="Times New Roman"/>
          <w:sz w:val="24"/>
          <w:szCs w:val="24"/>
        </w:rPr>
      </w:pPr>
    </w:p>
    <w:p w14:paraId="677BE7F5"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Para fins deste exemplo, são consideradas as seguintes circunstâncias: </w:t>
      </w:r>
    </w:p>
    <w:p w14:paraId="177E9C97"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sidRPr="002106BA">
        <w:rPr>
          <w:rFonts w:ascii="Times New Roman" w:eastAsia="Arial" w:hAnsi="Times New Roman"/>
          <w:sz w:val="24"/>
          <w:szCs w:val="24"/>
        </w:rPr>
        <w:t>auditoria do conjunto completo de demonstrações contábeis de entidade, listada ou não, usando a estrutura de apresentação adequada. Não é auditoria de grupo (ou seja, a NBC TA 600 não se aplica);</w:t>
      </w:r>
    </w:p>
    <w:p w14:paraId="6F4A069F"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as demonstrações contábeis são elaboradas pela administração da entidade de acordo com as práticas contábeis adotadas no Brasil (estrutura para fins gerais);</w:t>
      </w:r>
    </w:p>
    <w:p w14:paraId="05ED03B1"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os termos do trabalho de auditoria refletem a descrição da responsabilidade da administração pelas demonstrações contábeis na NBC TA 210;</w:t>
      </w:r>
    </w:p>
    <w:p w14:paraId="70B34F93"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o auditor concluiu que uma opinião não modificada (ou seja, “limpa”) é adequada com base na evidência de auditoria obtida;</w:t>
      </w:r>
    </w:p>
    <w:p w14:paraId="2A00B609"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as exigências éticas relevantes que se aplicam à auditoria compõem o Código de Ética Profissional do Contador e as normas profissionais emitidas pelo Conselho Federal de Contabilidade;</w:t>
      </w:r>
    </w:p>
    <w:p w14:paraId="78544604"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 xml:space="preserve">com base na evidência de auditoria obtida, o auditor concluiu que não existe incerteza relevante em relação a eventos ou condições que podem levantar dúvida significativa em relação à capacidade de continuidade operacional da entidade de acordo com a NBC TA 570 – Continuidade Operacional; </w:t>
      </w:r>
    </w:p>
    <w:p w14:paraId="540F03FC"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 xml:space="preserve">os principais assuntos de auditoria foram comunicados de acordo com a NBC TA 701 </w:t>
      </w:r>
      <w:r>
        <w:rPr>
          <w:rFonts w:eastAsia="Arial"/>
          <w:sz w:val="24"/>
          <w:szCs w:val="24"/>
        </w:rPr>
        <w:t xml:space="preserve">– </w:t>
      </w:r>
      <w:r w:rsidRPr="002106BA">
        <w:rPr>
          <w:rFonts w:ascii="Times New Roman" w:hAnsi="Times New Roman"/>
          <w:sz w:val="24"/>
        </w:rPr>
        <w:t>Comunicação dos Principais Assuntos de Auditoria no Relatório do Auditor Independente;</w:t>
      </w:r>
    </w:p>
    <w:p w14:paraId="5F18B030" w14:textId="77777777" w:rsidR="00C1157F" w:rsidRPr="002106BA" w:rsidRDefault="00C1157F">
      <w:pPr>
        <w:pStyle w:val="PargrafodaLista"/>
        <w:widowControl w:val="0"/>
        <w:numPr>
          <w:ilvl w:val="0"/>
          <w:numId w:val="307"/>
        </w:numPr>
        <w:spacing w:after="120" w:line="240" w:lineRule="auto"/>
        <w:ind w:left="284" w:hanging="284"/>
        <w:contextualSpacing w:val="0"/>
        <w:jc w:val="both"/>
        <w:rPr>
          <w:rFonts w:ascii="Times New Roman" w:hAnsi="Times New Roman"/>
          <w:sz w:val="24"/>
        </w:rPr>
      </w:pPr>
      <w:r w:rsidRPr="002106BA">
        <w:rPr>
          <w:rFonts w:ascii="Times New Roman" w:hAnsi="Times New Roman"/>
          <w:sz w:val="24"/>
        </w:rPr>
        <w:t>o auditor obteve todas as outras informações antes da data do seu relatório e não identificou distorção relevante nessas outras informações;</w:t>
      </w:r>
    </w:p>
    <w:p w14:paraId="512C12E1" w14:textId="77777777" w:rsidR="00C1157F" w:rsidRPr="002106BA" w:rsidRDefault="00C1157F">
      <w:pPr>
        <w:pStyle w:val="PargrafodaLista"/>
        <w:widowControl w:val="0"/>
        <w:numPr>
          <w:ilvl w:val="0"/>
          <w:numId w:val="307"/>
        </w:numPr>
        <w:spacing w:after="0" w:line="240" w:lineRule="auto"/>
        <w:ind w:left="284" w:hanging="284"/>
        <w:contextualSpacing w:val="0"/>
        <w:jc w:val="both"/>
        <w:rPr>
          <w:rFonts w:ascii="Times New Roman" w:hAnsi="Times New Roman"/>
          <w:sz w:val="24"/>
        </w:rPr>
      </w:pPr>
      <w:r w:rsidRPr="002106BA">
        <w:rPr>
          <w:rFonts w:ascii="Times New Roman" w:hAnsi="Times New Roman"/>
          <w:sz w:val="24"/>
        </w:rPr>
        <w:t>as pessoas responsáveis pela supervisão das demonstrações contábeis não são aquelas responsáveis pela elaboração das demonstrações contábeis.</w:t>
      </w:r>
    </w:p>
    <w:p w14:paraId="22DD1BBB" w14:textId="77777777" w:rsidR="00C1157F" w:rsidRPr="002D5FEF" w:rsidRDefault="00C1157F" w:rsidP="00C1157F">
      <w:pPr>
        <w:tabs>
          <w:tab w:val="left" w:pos="640"/>
        </w:tabs>
        <w:spacing w:after="0" w:line="240" w:lineRule="auto"/>
        <w:jc w:val="both"/>
        <w:rPr>
          <w:rFonts w:ascii="Times New Roman" w:eastAsia="Arial" w:hAnsi="Times New Roman"/>
          <w:spacing w:val="3"/>
          <w:sz w:val="24"/>
          <w:szCs w:val="24"/>
        </w:rPr>
      </w:pPr>
    </w:p>
    <w:p w14:paraId="177D8E2E" w14:textId="77777777" w:rsidR="00C1157F" w:rsidRPr="002D5FEF" w:rsidRDefault="00C1157F" w:rsidP="00C1157F">
      <w:pPr>
        <w:spacing w:after="0" w:line="240" w:lineRule="auto"/>
        <w:jc w:val="both"/>
        <w:rPr>
          <w:rFonts w:ascii="Times New Roman" w:eastAsia="Arial" w:hAnsi="Times New Roman"/>
          <w:b/>
          <w:bCs/>
          <w:spacing w:val="3"/>
          <w:sz w:val="24"/>
          <w:szCs w:val="24"/>
        </w:rPr>
      </w:pPr>
    </w:p>
    <w:p w14:paraId="46C44BDC" w14:textId="77777777" w:rsidR="00C1157F" w:rsidRPr="0001013E" w:rsidRDefault="00C1157F" w:rsidP="00C1157F">
      <w:pPr>
        <w:spacing w:after="0" w:line="240" w:lineRule="auto"/>
        <w:jc w:val="both"/>
        <w:rPr>
          <w:rFonts w:ascii="Times New Roman" w:eastAsia="Arial" w:hAnsi="Times New Roman"/>
          <w:sz w:val="24"/>
          <w:szCs w:val="24"/>
        </w:rPr>
      </w:pPr>
      <w:r w:rsidRPr="00F214BB">
        <w:rPr>
          <w:rFonts w:ascii="Times New Roman" w:eastAsia="Arial" w:hAnsi="Times New Roman"/>
          <w:b/>
          <w:bCs/>
          <w:spacing w:val="3"/>
          <w:sz w:val="24"/>
          <w:szCs w:val="24"/>
        </w:rPr>
        <w:t>RELATÓRIO DO AUDITOR INDE</w:t>
      </w:r>
      <w:r>
        <w:rPr>
          <w:rFonts w:ascii="Times New Roman" w:eastAsia="Arial" w:hAnsi="Times New Roman"/>
          <w:b/>
          <w:bCs/>
          <w:sz w:val="24"/>
          <w:szCs w:val="24"/>
        </w:rPr>
        <w:t>P</w:t>
      </w:r>
      <w:r w:rsidRPr="0001013E">
        <w:rPr>
          <w:rFonts w:ascii="Times New Roman" w:eastAsia="Arial" w:hAnsi="Times New Roman"/>
          <w:b/>
          <w:bCs/>
          <w:sz w:val="24"/>
          <w:szCs w:val="24"/>
        </w:rPr>
        <w:t>ENDENTE SOBRE AS DEMONSTRAÇÕES CONTÁBEIS</w:t>
      </w:r>
      <w:r w:rsidRPr="00E73AB2">
        <w:rPr>
          <w:rFonts w:ascii="Times New Roman" w:eastAsia="Arial" w:hAnsi="Times New Roman"/>
          <w:b/>
          <w:bCs/>
          <w:sz w:val="24"/>
          <w:szCs w:val="24"/>
          <w:vertAlign w:val="superscript"/>
        </w:rPr>
        <w:t>(</w:t>
      </w:r>
      <w:r w:rsidRPr="0001013E">
        <w:rPr>
          <w:rFonts w:ascii="Times New Roman" w:eastAsia="Arial" w:hAnsi="Times New Roman"/>
          <w:b/>
          <w:bCs/>
          <w:sz w:val="24"/>
          <w:szCs w:val="24"/>
          <w:vertAlign w:val="superscript"/>
        </w:rPr>
        <w:t>1</w:t>
      </w:r>
      <w:r>
        <w:rPr>
          <w:rFonts w:ascii="Times New Roman" w:eastAsia="Arial" w:hAnsi="Times New Roman"/>
          <w:b/>
          <w:bCs/>
          <w:sz w:val="24"/>
          <w:szCs w:val="24"/>
          <w:vertAlign w:val="superscript"/>
        </w:rPr>
        <w:t>)</w:t>
      </w:r>
    </w:p>
    <w:p w14:paraId="739F05E5" w14:textId="77777777" w:rsidR="00C1157F" w:rsidRPr="0001013E" w:rsidRDefault="00C1157F" w:rsidP="00C1157F">
      <w:pPr>
        <w:spacing w:after="0" w:line="240" w:lineRule="auto"/>
        <w:jc w:val="both"/>
        <w:rPr>
          <w:rFonts w:ascii="Times New Roman" w:hAnsi="Times New Roman"/>
          <w:sz w:val="24"/>
          <w:szCs w:val="24"/>
        </w:rPr>
      </w:pPr>
    </w:p>
    <w:p w14:paraId="36B20D44"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67B3B2E8" w14:textId="77777777" w:rsidR="00C1157F" w:rsidRPr="0001013E" w:rsidRDefault="00C1157F" w:rsidP="00C1157F">
      <w:pPr>
        <w:spacing w:after="0" w:line="240" w:lineRule="auto"/>
        <w:jc w:val="both"/>
        <w:rPr>
          <w:rFonts w:ascii="Times New Roman" w:eastAsia="Arial" w:hAnsi="Times New Roman"/>
          <w:sz w:val="24"/>
          <w:szCs w:val="24"/>
        </w:rPr>
      </w:pPr>
    </w:p>
    <w:p w14:paraId="73E359E0" w14:textId="77777777" w:rsidR="00C1157F" w:rsidRPr="0001013E" w:rsidRDefault="00C1157F" w:rsidP="00C1157F">
      <w:pPr>
        <w:spacing w:after="0" w:line="240" w:lineRule="auto"/>
        <w:jc w:val="both"/>
        <w:rPr>
          <w:rFonts w:ascii="Times New Roman" w:eastAsia="Arial" w:hAnsi="Times New Roman"/>
          <w:b/>
          <w:bCs/>
          <w:sz w:val="24"/>
          <w:szCs w:val="24"/>
        </w:rPr>
      </w:pPr>
    </w:p>
    <w:p w14:paraId="73FBE048" w14:textId="77777777" w:rsidR="00C1157F" w:rsidRPr="0001013E" w:rsidRDefault="00C1157F" w:rsidP="00C1157F">
      <w:pPr>
        <w:spacing w:after="0" w:line="240" w:lineRule="auto"/>
        <w:jc w:val="both"/>
        <w:rPr>
          <w:rFonts w:ascii="Times New Roman" w:eastAsia="Arial" w:hAnsi="Times New Roman"/>
          <w:b/>
          <w:bCs/>
          <w:sz w:val="24"/>
          <w:szCs w:val="24"/>
        </w:rPr>
      </w:pPr>
      <w:r w:rsidRPr="0001013E">
        <w:rPr>
          <w:rFonts w:ascii="Times New Roman" w:eastAsia="Arial" w:hAnsi="Times New Roman"/>
          <w:b/>
          <w:bCs/>
          <w:sz w:val="24"/>
          <w:szCs w:val="24"/>
        </w:rPr>
        <w:t>Opinião</w:t>
      </w:r>
    </w:p>
    <w:p w14:paraId="20D81861" w14:textId="77777777" w:rsidR="00C1157F" w:rsidRPr="0001013E" w:rsidRDefault="00C1157F" w:rsidP="00C1157F">
      <w:pPr>
        <w:spacing w:after="0" w:line="240" w:lineRule="auto"/>
        <w:jc w:val="both"/>
        <w:rPr>
          <w:rFonts w:ascii="Times New Roman" w:hAnsi="Times New Roman"/>
          <w:sz w:val="24"/>
          <w:szCs w:val="24"/>
        </w:rPr>
      </w:pPr>
    </w:p>
    <w:p w14:paraId="1D2BFC36" w14:textId="77777777" w:rsidR="00C1157F" w:rsidRPr="0001013E" w:rsidRDefault="00C1157F" w:rsidP="00C1157F">
      <w:pPr>
        <w:pStyle w:val="Corpodetexto"/>
        <w:rPr>
          <w:rFonts w:ascii="Times New Roman" w:hAnsi="Times New Roman"/>
          <w:sz w:val="24"/>
          <w:szCs w:val="24"/>
        </w:rPr>
      </w:pPr>
      <w:r w:rsidRPr="0001013E">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3B775538" w14:textId="77777777" w:rsidR="00C1157F" w:rsidRPr="0001013E" w:rsidRDefault="00C1157F" w:rsidP="00C1157F">
      <w:pPr>
        <w:spacing w:after="0" w:line="240" w:lineRule="auto"/>
        <w:jc w:val="both"/>
        <w:rPr>
          <w:rFonts w:ascii="Times New Roman" w:hAnsi="Times New Roman"/>
          <w:sz w:val="24"/>
          <w:szCs w:val="24"/>
        </w:rPr>
      </w:pPr>
    </w:p>
    <w:p w14:paraId="6C0D289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sz w:val="24"/>
          <w:szCs w:val="24"/>
        </w:rPr>
        <w:t xml:space="preserve">Em nossa opinião, as demonstrações contábeis acima referidas apresentam adequadamente, em todos os aspectos relevantes, a posição patrimonial e financeira da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w:t>
      </w:r>
      <w:r w:rsidRPr="0001013E">
        <w:rPr>
          <w:rFonts w:ascii="Times New Roman" w:hAnsi="Times New Roman"/>
          <w:sz w:val="24"/>
          <w:szCs w:val="24"/>
        </w:rPr>
        <w:t xml:space="preserve"> em 31 de dezembro de 20X1, o desempenho de suas operações e os seus fluxos de caixa para o exercício findo nessa data, de acordo com as práticas contábeis adotadas no Brasil.</w:t>
      </w:r>
    </w:p>
    <w:p w14:paraId="4FDC4F73" w14:textId="77777777" w:rsidR="00C1157F" w:rsidRPr="0001013E" w:rsidRDefault="00C1157F" w:rsidP="00C1157F">
      <w:pPr>
        <w:spacing w:after="0" w:line="240" w:lineRule="auto"/>
        <w:jc w:val="both"/>
        <w:rPr>
          <w:rFonts w:ascii="Times New Roman" w:eastAsia="Arial" w:hAnsi="Times New Roman"/>
          <w:b/>
          <w:bCs/>
          <w:sz w:val="24"/>
          <w:szCs w:val="24"/>
        </w:rPr>
      </w:pPr>
    </w:p>
    <w:p w14:paraId="51E0DA0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w:t>
      </w:r>
    </w:p>
    <w:p w14:paraId="3A180911" w14:textId="77777777" w:rsidR="00C1157F" w:rsidRPr="0001013E" w:rsidRDefault="00C1157F" w:rsidP="00C1157F">
      <w:pPr>
        <w:spacing w:after="0" w:line="240" w:lineRule="auto"/>
        <w:jc w:val="both"/>
        <w:rPr>
          <w:rFonts w:ascii="Times New Roman" w:hAnsi="Times New Roman"/>
          <w:sz w:val="24"/>
          <w:szCs w:val="24"/>
        </w:rPr>
      </w:pPr>
    </w:p>
    <w:p w14:paraId="4720AD90"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hAnsi="Times New Roman"/>
          <w:sz w:val="24"/>
          <w:szCs w:val="24"/>
        </w:rPr>
        <w:t>,</w:t>
      </w:r>
      <w:r w:rsidRPr="0001013E">
        <w:rPr>
          <w:rFonts w:ascii="Times New Roman" w:hAnsi="Times New Roman"/>
          <w:sz w:val="24"/>
          <w:szCs w:val="24"/>
        </w:rPr>
        <w:t xml:space="preserve"> intitulada “Responsabilidade</w:t>
      </w:r>
      <w:r>
        <w:rPr>
          <w:rFonts w:ascii="Times New Roman" w:hAnsi="Times New Roman"/>
          <w:sz w:val="24"/>
          <w:szCs w:val="24"/>
        </w:rPr>
        <w:t>s</w:t>
      </w:r>
      <w:r w:rsidRPr="0001013E">
        <w:rPr>
          <w:rFonts w:ascii="Times New Roman" w:hAnsi="Times New Roman"/>
          <w:sz w:val="24"/>
          <w:szCs w:val="24"/>
        </w:rPr>
        <w:t xml:space="preserve"> do auditor pela auditoria das demonstrações contábeis”. Somos independentes em relação à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w:t>
      </w:r>
      <w:r w:rsidRPr="0001013E">
        <w:rPr>
          <w:rFonts w:ascii="Times New Roman"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01013E">
        <w:rPr>
          <w:rFonts w:ascii="Times New Roman" w:hAnsi="Times New Roman"/>
          <w:sz w:val="24"/>
          <w:szCs w:val="24"/>
        </w:rPr>
        <w:t xml:space="preserve"> e cumprimos com as demais responsabilidades éticas de acordo com essas normas. Acreditamos que a evidência de auditoria obtida é suficiente e apropriada para fundamentar nossa opinião.</w:t>
      </w:r>
    </w:p>
    <w:p w14:paraId="4BAF45BA" w14:textId="77777777" w:rsidR="00C1157F" w:rsidRPr="0001013E" w:rsidRDefault="00C1157F" w:rsidP="00C1157F">
      <w:pPr>
        <w:spacing w:after="0" w:line="240" w:lineRule="auto"/>
        <w:jc w:val="both"/>
        <w:rPr>
          <w:rFonts w:ascii="Times New Roman" w:hAnsi="Times New Roman"/>
          <w:sz w:val="24"/>
          <w:szCs w:val="24"/>
        </w:rPr>
      </w:pPr>
    </w:p>
    <w:p w14:paraId="1E12D74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b/>
          <w:bCs/>
          <w:sz w:val="24"/>
          <w:szCs w:val="24"/>
        </w:rPr>
        <w:t>Principais assuntos de auditoria</w:t>
      </w:r>
      <w:r w:rsidRPr="00E73AB2">
        <w:rPr>
          <w:rFonts w:ascii="Times New Roman" w:hAnsi="Times New Roman"/>
          <w:b/>
          <w:bCs/>
          <w:sz w:val="24"/>
          <w:szCs w:val="24"/>
          <w:vertAlign w:val="superscript"/>
        </w:rPr>
        <w:t>(</w:t>
      </w:r>
      <w:r w:rsidRPr="00E73AB2">
        <w:rPr>
          <w:rFonts w:ascii="Times New Roman" w:eastAsia="Arial" w:hAnsi="Times New Roman"/>
          <w:sz w:val="24"/>
          <w:szCs w:val="24"/>
          <w:vertAlign w:val="superscript"/>
        </w:rPr>
        <w:t>2</w:t>
      </w:r>
      <w:r>
        <w:rPr>
          <w:rFonts w:ascii="Times New Roman" w:eastAsia="Arial" w:hAnsi="Times New Roman"/>
          <w:sz w:val="24"/>
          <w:szCs w:val="24"/>
          <w:vertAlign w:val="superscript"/>
        </w:rPr>
        <w:t>)</w:t>
      </w:r>
    </w:p>
    <w:p w14:paraId="53DA5992" w14:textId="77777777" w:rsidR="00C1157F" w:rsidRPr="0001013E" w:rsidRDefault="00C1157F" w:rsidP="00C1157F">
      <w:pPr>
        <w:spacing w:after="0" w:line="240" w:lineRule="auto"/>
        <w:jc w:val="both"/>
        <w:rPr>
          <w:rFonts w:ascii="Times New Roman" w:hAnsi="Times New Roman"/>
          <w:sz w:val="24"/>
          <w:szCs w:val="24"/>
        </w:rPr>
      </w:pPr>
    </w:p>
    <w:p w14:paraId="7AAB2382"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Principais assuntos de auditoria são aqueles que, em nosso julgamento profissional,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w:t>
      </w:r>
    </w:p>
    <w:p w14:paraId="127E1A88" w14:textId="77777777" w:rsidR="00C1157F" w:rsidRPr="0001013E" w:rsidRDefault="00C1157F" w:rsidP="00C1157F">
      <w:pPr>
        <w:spacing w:after="0" w:line="240" w:lineRule="auto"/>
        <w:jc w:val="both"/>
        <w:rPr>
          <w:rFonts w:ascii="Times New Roman" w:eastAsia="Arial" w:hAnsi="Times New Roman"/>
          <w:sz w:val="24"/>
          <w:szCs w:val="24"/>
        </w:rPr>
      </w:pPr>
    </w:p>
    <w:p w14:paraId="0ACC80E4" w14:textId="77777777" w:rsidR="00C1157F" w:rsidRPr="0001013E" w:rsidRDefault="00C1157F" w:rsidP="00C1157F">
      <w:pPr>
        <w:spacing w:after="0" w:line="240" w:lineRule="auto"/>
        <w:jc w:val="both"/>
        <w:rPr>
          <w:rFonts w:ascii="Times New Roman" w:eastAsia="Arial" w:hAnsi="Times New Roman"/>
          <w:i/>
          <w:sz w:val="24"/>
          <w:szCs w:val="24"/>
        </w:rPr>
      </w:pPr>
      <w:r w:rsidRPr="0001013E">
        <w:rPr>
          <w:rFonts w:ascii="Times New Roman" w:eastAsia="Arial" w:hAnsi="Times New Roman"/>
          <w:i/>
          <w:iCs/>
          <w:sz w:val="24"/>
          <w:szCs w:val="24"/>
        </w:rPr>
        <w:t>(Descrição de cada um dos principais assuntos de auditoria, de acordo com a NBC TA 701)</w:t>
      </w:r>
      <w:r>
        <w:rPr>
          <w:rFonts w:ascii="Times New Roman" w:eastAsia="Arial" w:hAnsi="Times New Roman"/>
          <w:i/>
          <w:iCs/>
          <w:sz w:val="24"/>
          <w:szCs w:val="24"/>
        </w:rPr>
        <w:t>.</w:t>
      </w:r>
    </w:p>
    <w:p w14:paraId="6279681E" w14:textId="77777777" w:rsidR="00C1157F" w:rsidRPr="0001013E" w:rsidRDefault="00C1157F" w:rsidP="00C1157F">
      <w:pPr>
        <w:spacing w:after="0" w:line="240" w:lineRule="auto"/>
        <w:jc w:val="both"/>
        <w:rPr>
          <w:rFonts w:ascii="Times New Roman" w:eastAsia="Arial" w:hAnsi="Times New Roman"/>
          <w:b/>
          <w:bCs/>
          <w:sz w:val="24"/>
          <w:szCs w:val="24"/>
        </w:rPr>
      </w:pPr>
    </w:p>
    <w:p w14:paraId="669C371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 xml:space="preserve">Outras informações que acompanham as demonstrações contábeis e o relatório do auditor </w:t>
      </w:r>
    </w:p>
    <w:p w14:paraId="11F95DCC" w14:textId="77777777" w:rsidR="00C1157F" w:rsidRPr="0001013E" w:rsidRDefault="00C1157F" w:rsidP="00C1157F">
      <w:pPr>
        <w:spacing w:after="0" w:line="240" w:lineRule="auto"/>
        <w:jc w:val="both"/>
        <w:rPr>
          <w:rFonts w:ascii="Times New Roman" w:hAnsi="Times New Roman"/>
          <w:sz w:val="24"/>
          <w:szCs w:val="24"/>
        </w:rPr>
      </w:pPr>
    </w:p>
    <w:p w14:paraId="26900DB0" w14:textId="77777777" w:rsidR="00C1157F"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 administração</w:t>
      </w:r>
      <w:r w:rsidRPr="00A97727">
        <w:rPr>
          <w:rFonts w:ascii="Times New Roman" w:eastAsia="Arial" w:hAnsi="Times New Roman"/>
          <w:sz w:val="24"/>
          <w:szCs w:val="24"/>
          <w:vertAlign w:val="superscript"/>
        </w:rPr>
        <w:t>(3)</w:t>
      </w:r>
      <w:r w:rsidRPr="0001013E">
        <w:rPr>
          <w:rFonts w:ascii="Times New Roman" w:eastAsia="Arial" w:hAnsi="Times New Roman"/>
          <w:sz w:val="24"/>
          <w:szCs w:val="24"/>
        </w:rPr>
        <w:t xml:space="preserve"> da </w:t>
      </w:r>
      <w:r>
        <w:rPr>
          <w:rFonts w:ascii="Times New Roman" w:eastAsia="Arial" w:hAnsi="Times New Roman"/>
          <w:sz w:val="24"/>
          <w:szCs w:val="24"/>
        </w:rPr>
        <w:t>c</w:t>
      </w:r>
      <w:r w:rsidRPr="0001013E">
        <w:rPr>
          <w:rFonts w:ascii="Times New Roman" w:eastAsia="Arial" w:hAnsi="Times New Roman"/>
          <w:sz w:val="24"/>
          <w:szCs w:val="24"/>
        </w:rPr>
        <w:t xml:space="preserve">ompanhia é responsável por essas outras informações que compreendem 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dministração</w:t>
      </w:r>
      <w:r w:rsidRPr="00E73AB2">
        <w:rPr>
          <w:rFonts w:ascii="Times New Roman" w:eastAsia="Arial" w:hAnsi="Times New Roman"/>
          <w:sz w:val="24"/>
          <w:szCs w:val="24"/>
          <w:vertAlign w:val="superscript"/>
        </w:rPr>
        <w:t>(4</w:t>
      </w:r>
      <w:r>
        <w:rPr>
          <w:rFonts w:ascii="Times New Roman" w:eastAsia="Arial" w:hAnsi="Times New Roman"/>
          <w:sz w:val="24"/>
          <w:szCs w:val="24"/>
          <w:vertAlign w:val="superscript"/>
        </w:rPr>
        <w:t>)</w:t>
      </w:r>
      <w:r w:rsidRPr="0001013E">
        <w:rPr>
          <w:rFonts w:ascii="Times New Roman" w:eastAsia="Arial" w:hAnsi="Times New Roman"/>
          <w:sz w:val="24"/>
          <w:szCs w:val="24"/>
        </w:rPr>
        <w:t xml:space="preserve">. </w:t>
      </w:r>
    </w:p>
    <w:p w14:paraId="7F69E3B6" w14:textId="77777777" w:rsidR="00C1157F" w:rsidRDefault="00C1157F" w:rsidP="00C1157F">
      <w:pPr>
        <w:spacing w:after="0" w:line="240" w:lineRule="auto"/>
        <w:jc w:val="both"/>
        <w:rPr>
          <w:rFonts w:ascii="Times New Roman" w:eastAsia="Arial" w:hAnsi="Times New Roman"/>
          <w:sz w:val="24"/>
          <w:szCs w:val="24"/>
        </w:rPr>
      </w:pPr>
    </w:p>
    <w:p w14:paraId="1C51C7F6" w14:textId="77777777" w:rsidR="00C1157F"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Nossa opinião sobre as demonstrações contábeis não abrange 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 xml:space="preserve">dministração e não expressamos qualquer forma de conclusão de auditoria sobre esse relatório. </w:t>
      </w:r>
    </w:p>
    <w:p w14:paraId="0870F22D" w14:textId="77777777" w:rsidR="00C1157F" w:rsidRPr="0001013E" w:rsidRDefault="00C1157F" w:rsidP="00C1157F">
      <w:pPr>
        <w:spacing w:after="0" w:line="240" w:lineRule="auto"/>
        <w:jc w:val="both"/>
        <w:rPr>
          <w:rFonts w:ascii="Times New Roman" w:eastAsia="Arial" w:hAnsi="Times New Roman"/>
          <w:sz w:val="24"/>
          <w:szCs w:val="24"/>
        </w:rPr>
      </w:pPr>
    </w:p>
    <w:p w14:paraId="70075899"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Em conexão com a auditoria das demonstrações contábeis, nossa responsabilidade é a de ler 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 xml:space="preserve">dministração e, ao fazê-lo, considerar se esse relatório está, de forma relevante, inconsistente com as demonstrações contábeis ou com </w:t>
      </w:r>
      <w:r>
        <w:rPr>
          <w:rFonts w:ascii="Times New Roman" w:eastAsia="Arial" w:hAnsi="Times New Roman"/>
          <w:sz w:val="24"/>
          <w:szCs w:val="24"/>
        </w:rPr>
        <w:t xml:space="preserve">o </w:t>
      </w:r>
      <w:r w:rsidRPr="0001013E">
        <w:rPr>
          <w:rFonts w:ascii="Times New Roman" w:eastAsia="Arial" w:hAnsi="Times New Roman"/>
          <w:sz w:val="24"/>
          <w:szCs w:val="24"/>
        </w:rPr>
        <w:t xml:space="preserve">nosso conhecimento obtido na auditoria ou, de outra forma, aparenta estar distorcido de forma relevante. Se, com base no trabalho realizado, concluirmos que há distorção relevante no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dministração</w:t>
      </w:r>
      <w:r>
        <w:rPr>
          <w:rFonts w:ascii="Times New Roman" w:eastAsia="Arial" w:hAnsi="Times New Roman"/>
          <w:sz w:val="24"/>
          <w:szCs w:val="24"/>
        </w:rPr>
        <w:t>,</w:t>
      </w:r>
      <w:r w:rsidRPr="0001013E">
        <w:rPr>
          <w:rFonts w:ascii="Times New Roman" w:eastAsia="Arial" w:hAnsi="Times New Roman"/>
          <w:sz w:val="24"/>
          <w:szCs w:val="24"/>
        </w:rPr>
        <w:t xml:space="preserve"> somos requeridos a comunicar esse fato. Não temos nada a relatar a este respeito.</w:t>
      </w:r>
    </w:p>
    <w:p w14:paraId="64DEE4E2" w14:textId="77777777" w:rsidR="00C1157F" w:rsidRPr="0001013E" w:rsidRDefault="00C1157F" w:rsidP="00C1157F">
      <w:pPr>
        <w:spacing w:after="0" w:line="240" w:lineRule="auto"/>
        <w:jc w:val="both"/>
        <w:rPr>
          <w:rFonts w:ascii="Times New Roman" w:eastAsia="Arial" w:hAnsi="Times New Roman"/>
          <w:b/>
          <w:bCs/>
          <w:sz w:val="24"/>
          <w:szCs w:val="24"/>
        </w:rPr>
      </w:pPr>
    </w:p>
    <w:p w14:paraId="55FFA35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e da governança pelas demonstrações </w:t>
      </w:r>
      <w:r w:rsidRPr="00A97727">
        <w:rPr>
          <w:rFonts w:ascii="Times New Roman" w:eastAsia="Arial" w:hAnsi="Times New Roman"/>
          <w:b/>
          <w:bCs/>
          <w:sz w:val="24"/>
          <w:szCs w:val="24"/>
        </w:rPr>
        <w:t>contábeis</w:t>
      </w:r>
      <w:r w:rsidRPr="00A97727">
        <w:rPr>
          <w:rFonts w:ascii="Times New Roman" w:eastAsia="Arial" w:hAnsi="Times New Roman"/>
          <w:b/>
          <w:bCs/>
          <w:sz w:val="24"/>
          <w:szCs w:val="24"/>
          <w:vertAlign w:val="superscript"/>
        </w:rPr>
        <w:t>(</w:t>
      </w:r>
      <w:r w:rsidRPr="00A97727">
        <w:rPr>
          <w:rFonts w:ascii="Times New Roman" w:eastAsia="Arial" w:hAnsi="Times New Roman"/>
          <w:sz w:val="24"/>
          <w:szCs w:val="24"/>
          <w:vertAlign w:val="superscript"/>
        </w:rPr>
        <w:t>3</w:t>
      </w:r>
      <w:r>
        <w:rPr>
          <w:rFonts w:ascii="Times New Roman" w:eastAsia="Arial" w:hAnsi="Times New Roman"/>
          <w:sz w:val="24"/>
          <w:szCs w:val="24"/>
          <w:vertAlign w:val="superscript"/>
        </w:rPr>
        <w:t>)</w:t>
      </w:r>
    </w:p>
    <w:p w14:paraId="4B2945DF" w14:textId="77777777" w:rsidR="00C1157F" w:rsidRPr="0001013E" w:rsidRDefault="00C1157F" w:rsidP="00C1157F">
      <w:pPr>
        <w:spacing w:after="0" w:line="240" w:lineRule="auto"/>
        <w:jc w:val="both"/>
        <w:rPr>
          <w:rFonts w:ascii="Times New Roman" w:hAnsi="Times New Roman"/>
          <w:sz w:val="24"/>
          <w:szCs w:val="24"/>
        </w:rPr>
      </w:pPr>
    </w:p>
    <w:p w14:paraId="096A67F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5223FE92" w14:textId="77777777" w:rsidR="00C1157F" w:rsidRPr="0001013E" w:rsidRDefault="00C1157F" w:rsidP="00C1157F">
      <w:pPr>
        <w:spacing w:after="0" w:line="240" w:lineRule="auto"/>
        <w:jc w:val="both"/>
        <w:rPr>
          <w:rFonts w:ascii="Times New Roman" w:eastAsia="Arial" w:hAnsi="Times New Roman"/>
          <w:b/>
          <w:bCs/>
          <w:sz w:val="24"/>
          <w:szCs w:val="24"/>
        </w:rPr>
      </w:pPr>
    </w:p>
    <w:p w14:paraId="49EA0094"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p>
    <w:p w14:paraId="312509EE" w14:textId="77777777" w:rsidR="00C1157F" w:rsidRPr="0001013E" w:rsidRDefault="00C1157F" w:rsidP="00C1157F">
      <w:pPr>
        <w:spacing w:after="0" w:line="240" w:lineRule="auto"/>
        <w:jc w:val="both"/>
        <w:rPr>
          <w:rFonts w:ascii="Times New Roman" w:hAnsi="Times New Roman"/>
          <w:sz w:val="24"/>
          <w:szCs w:val="24"/>
        </w:rPr>
      </w:pPr>
    </w:p>
    <w:p w14:paraId="74FAB2F8"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50B0C72F" w14:textId="77777777" w:rsidR="00C1157F" w:rsidRPr="0001013E" w:rsidRDefault="00C1157F" w:rsidP="00C1157F">
      <w:pPr>
        <w:spacing w:after="0" w:line="240" w:lineRule="auto"/>
        <w:jc w:val="both"/>
        <w:rPr>
          <w:rFonts w:ascii="Times New Roman" w:hAnsi="Times New Roman"/>
          <w:sz w:val="24"/>
          <w:szCs w:val="24"/>
        </w:rPr>
      </w:pPr>
    </w:p>
    <w:p w14:paraId="28D62FEA"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3BF8F5AE"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58F5ED99"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6DA8FB2B"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06B892BE"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71E228B6" w14:textId="77777777" w:rsidR="00C1157F" w:rsidRPr="0001013E" w:rsidRDefault="00C1157F" w:rsidP="00C1157F">
      <w:pPr>
        <w:spacing w:after="0" w:line="240" w:lineRule="auto"/>
        <w:jc w:val="both"/>
        <w:rPr>
          <w:rFonts w:ascii="Times New Roman" w:hAnsi="Times New Roman"/>
          <w:sz w:val="24"/>
          <w:szCs w:val="24"/>
        </w:rPr>
      </w:pPr>
    </w:p>
    <w:p w14:paraId="0C40B5F9" w14:textId="77777777" w:rsidR="00C1157F" w:rsidRPr="0001013E" w:rsidRDefault="00C1157F" w:rsidP="00C1157F">
      <w:pPr>
        <w:spacing w:after="0" w:line="240" w:lineRule="auto"/>
        <w:jc w:val="both"/>
        <w:rPr>
          <w:rFonts w:ascii="Times New Roman" w:hAnsi="Times New Roman"/>
          <w:sz w:val="24"/>
          <w:szCs w:val="24"/>
        </w:rPr>
      </w:pPr>
    </w:p>
    <w:p w14:paraId="2991BBA5"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E73AB2">
        <w:rPr>
          <w:rFonts w:ascii="Times New Roman" w:hAnsi="Times New Roman"/>
          <w:sz w:val="20"/>
          <w:szCs w:val="20"/>
          <w:vertAlign w:val="superscript"/>
        </w:rPr>
        <w:t>(1)</w:t>
      </w:r>
      <w:r w:rsidRPr="004327E8">
        <w:rPr>
          <w:rFonts w:ascii="Times New Roman" w:hAnsi="Times New Roman"/>
          <w:sz w:val="20"/>
          <w:szCs w:val="20"/>
        </w:rPr>
        <w:t xml:space="preserve"> </w:t>
      </w:r>
      <w:r>
        <w:rPr>
          <w:rFonts w:ascii="Times New Roman" w:hAnsi="Times New Roman"/>
          <w:sz w:val="20"/>
          <w:szCs w:val="20"/>
        </w:rPr>
        <w:tab/>
      </w:r>
      <w:r w:rsidRPr="004327E8">
        <w:rPr>
          <w:rFonts w:ascii="Times New Roman" w:eastAsia="Arial" w:hAnsi="Times New Roman"/>
          <w:sz w:val="20"/>
          <w:szCs w:val="20"/>
        </w:rPr>
        <w:t>No caso d</w:t>
      </w:r>
      <w:r>
        <w:rPr>
          <w:rFonts w:ascii="Times New Roman" w:eastAsia="Arial" w:hAnsi="Times New Roman"/>
          <w:sz w:val="20"/>
          <w:szCs w:val="20"/>
        </w:rPr>
        <w:t xml:space="preserve">e </w:t>
      </w:r>
      <w:r w:rsidRPr="004327E8">
        <w:rPr>
          <w:rFonts w:ascii="Times New Roman" w:eastAsia="Arial" w:hAnsi="Times New Roman"/>
          <w:sz w:val="20"/>
          <w:szCs w:val="20"/>
        </w:rPr>
        <w:t>o relatório cobrir outros aspectos legais e regulatórios, é necessário incluir subtítulo para especificar a primeira parte do relatório, “Relatório do auditor sobre as demonstrações contábeis”, e</w:t>
      </w:r>
      <w:r>
        <w:rPr>
          <w:rFonts w:ascii="Times New Roman" w:eastAsia="Arial" w:hAnsi="Times New Roman"/>
          <w:sz w:val="20"/>
          <w:szCs w:val="20"/>
        </w:rPr>
        <w:t>,</w:t>
      </w:r>
      <w:r w:rsidRPr="004327E8">
        <w:rPr>
          <w:rFonts w:ascii="Times New Roman" w:eastAsia="Arial" w:hAnsi="Times New Roman"/>
          <w:sz w:val="20"/>
          <w:szCs w:val="20"/>
        </w:rPr>
        <w:t xml:space="preserve"> no final do relatório</w:t>
      </w:r>
      <w:r>
        <w:rPr>
          <w:rFonts w:ascii="Times New Roman" w:eastAsia="Arial" w:hAnsi="Times New Roman"/>
          <w:sz w:val="20"/>
          <w:szCs w:val="20"/>
        </w:rPr>
        <w:t>,</w:t>
      </w:r>
      <w:r w:rsidRPr="004327E8">
        <w:rPr>
          <w:rFonts w:ascii="Times New Roman" w:eastAsia="Arial" w:hAnsi="Times New Roman"/>
          <w:sz w:val="20"/>
          <w:szCs w:val="20"/>
        </w:rPr>
        <w:t xml:space="preserve"> outro subtítulo para a segunda parte, “Relatório sobre outros requisitos legais e regulatórios”</w:t>
      </w:r>
      <w:r>
        <w:rPr>
          <w:rFonts w:ascii="Times New Roman" w:eastAsia="Arial" w:hAnsi="Times New Roman"/>
          <w:sz w:val="20"/>
          <w:szCs w:val="20"/>
        </w:rPr>
        <w:t>.</w:t>
      </w:r>
    </w:p>
    <w:p w14:paraId="56D86688"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E73AB2">
        <w:rPr>
          <w:rFonts w:ascii="Times New Roman" w:eastAsia="Arial" w:hAnsi="Times New Roman"/>
          <w:sz w:val="20"/>
          <w:szCs w:val="20"/>
          <w:vertAlign w:val="superscript"/>
        </w:rPr>
        <w:t>(2)</w:t>
      </w:r>
      <w:r w:rsidRPr="004327E8">
        <w:rPr>
          <w:rFonts w:ascii="Times New Roman" w:eastAsia="Arial" w:hAnsi="Times New Roman"/>
          <w:sz w:val="20"/>
          <w:szCs w:val="20"/>
        </w:rPr>
        <w:t xml:space="preserve"> </w:t>
      </w:r>
      <w:r>
        <w:rPr>
          <w:rFonts w:ascii="Times New Roman" w:eastAsia="Arial" w:hAnsi="Times New Roman"/>
          <w:sz w:val="20"/>
          <w:szCs w:val="20"/>
        </w:rPr>
        <w:tab/>
      </w:r>
      <w:r w:rsidRPr="004327E8">
        <w:rPr>
          <w:rFonts w:ascii="Times New Roman" w:eastAsia="Arial" w:hAnsi="Times New Roman"/>
          <w:sz w:val="20"/>
          <w:szCs w:val="20"/>
        </w:rPr>
        <w:t xml:space="preserve">A seção “Principais </w:t>
      </w:r>
      <w:r>
        <w:rPr>
          <w:rFonts w:ascii="Times New Roman" w:eastAsia="Arial" w:hAnsi="Times New Roman"/>
          <w:sz w:val="20"/>
          <w:szCs w:val="20"/>
        </w:rPr>
        <w:t>a</w:t>
      </w:r>
      <w:r w:rsidRPr="004327E8">
        <w:rPr>
          <w:rFonts w:ascii="Times New Roman" w:eastAsia="Arial" w:hAnsi="Times New Roman"/>
          <w:sz w:val="20"/>
          <w:szCs w:val="20"/>
        </w:rPr>
        <w:t xml:space="preserve">ssuntos de </w:t>
      </w:r>
      <w:r>
        <w:rPr>
          <w:rFonts w:ascii="Times New Roman" w:eastAsia="Arial" w:hAnsi="Times New Roman"/>
          <w:sz w:val="20"/>
          <w:szCs w:val="20"/>
        </w:rPr>
        <w:t>a</w:t>
      </w:r>
      <w:r w:rsidRPr="004327E8">
        <w:rPr>
          <w:rFonts w:ascii="Times New Roman" w:eastAsia="Arial" w:hAnsi="Times New Roman"/>
          <w:sz w:val="20"/>
          <w:szCs w:val="20"/>
        </w:rPr>
        <w:t xml:space="preserve">uditoria” é exigida somente para entidades listadas. </w:t>
      </w:r>
    </w:p>
    <w:p w14:paraId="46E25515"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E73AB2">
        <w:rPr>
          <w:rFonts w:ascii="Times New Roman" w:eastAsia="Arial" w:hAnsi="Times New Roman"/>
          <w:sz w:val="20"/>
          <w:szCs w:val="20"/>
          <w:vertAlign w:val="superscript"/>
        </w:rPr>
        <w:t>(3)</w:t>
      </w:r>
      <w:r w:rsidRPr="004327E8">
        <w:rPr>
          <w:rFonts w:ascii="Times New Roman" w:eastAsia="Arial" w:hAnsi="Times New Roman"/>
          <w:sz w:val="20"/>
          <w:szCs w:val="20"/>
        </w:rPr>
        <w:t xml:space="preserve"> </w:t>
      </w:r>
      <w:r>
        <w:rPr>
          <w:rFonts w:ascii="Times New Roman" w:eastAsia="Arial" w:hAnsi="Times New Roman"/>
          <w:sz w:val="20"/>
          <w:szCs w:val="20"/>
        </w:rPr>
        <w:tab/>
      </w:r>
      <w:r w:rsidRPr="004327E8">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4327E8">
        <w:rPr>
          <w:rFonts w:ascii="Times New Roman" w:eastAsia="Arial" w:hAnsi="Times New Roman"/>
          <w:sz w:val="20"/>
          <w:szCs w:val="20"/>
        </w:rPr>
        <w:t>administração</w:t>
      </w:r>
      <w:r>
        <w:rPr>
          <w:rFonts w:ascii="Times New Roman" w:eastAsia="Arial" w:hAnsi="Times New Roman"/>
          <w:sz w:val="20"/>
          <w:szCs w:val="20"/>
        </w:rPr>
        <w:t>”</w:t>
      </w:r>
      <w:r w:rsidRPr="004327E8">
        <w:rPr>
          <w:rFonts w:ascii="Times New Roman" w:eastAsia="Arial" w:hAnsi="Times New Roman"/>
          <w:sz w:val="20"/>
          <w:szCs w:val="20"/>
        </w:rPr>
        <w:t xml:space="preserve"> e </w:t>
      </w:r>
      <w:r>
        <w:rPr>
          <w:rFonts w:ascii="Times New Roman" w:eastAsia="Arial" w:hAnsi="Times New Roman"/>
          <w:sz w:val="20"/>
          <w:szCs w:val="20"/>
        </w:rPr>
        <w:t>“</w:t>
      </w:r>
      <w:r w:rsidRPr="004327E8">
        <w:rPr>
          <w:rFonts w:ascii="Times New Roman" w:eastAsia="Arial" w:hAnsi="Times New Roman"/>
          <w:sz w:val="20"/>
          <w:szCs w:val="20"/>
        </w:rPr>
        <w:t>responsáveis pela</w:t>
      </w:r>
      <w:r w:rsidRPr="004327E8">
        <w:rPr>
          <w:rFonts w:ascii="Times New Roman" w:eastAsia="Arial" w:hAnsi="Times New Roman"/>
          <w:spacing w:val="17"/>
          <w:sz w:val="20"/>
          <w:szCs w:val="20"/>
        </w:rPr>
        <w:t xml:space="preserve"> </w:t>
      </w:r>
      <w:r w:rsidRPr="004327E8">
        <w:rPr>
          <w:rFonts w:ascii="Times New Roman" w:eastAsia="Arial" w:hAnsi="Times New Roman"/>
          <w:sz w:val="20"/>
          <w:szCs w:val="20"/>
        </w:rPr>
        <w:t>governança</w:t>
      </w:r>
      <w:r>
        <w:rPr>
          <w:rFonts w:ascii="Times New Roman" w:eastAsia="Arial" w:hAnsi="Times New Roman"/>
          <w:sz w:val="20"/>
          <w:szCs w:val="20"/>
        </w:rPr>
        <w:t>”</w:t>
      </w:r>
      <w:r w:rsidRPr="004327E8">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4327E8">
        <w:rPr>
          <w:rFonts w:ascii="Times New Roman" w:eastAsia="Arial" w:hAnsi="Times New Roman"/>
          <w:sz w:val="20"/>
          <w:szCs w:val="20"/>
        </w:rPr>
        <w:t>o contexto da estrutura legal</w:t>
      </w:r>
      <w:r w:rsidRPr="004327E8">
        <w:rPr>
          <w:rFonts w:ascii="Times New Roman" w:eastAsia="Arial" w:hAnsi="Times New Roman"/>
          <w:spacing w:val="-1"/>
          <w:sz w:val="20"/>
          <w:szCs w:val="20"/>
        </w:rPr>
        <w:t xml:space="preserve"> de determinada </w:t>
      </w:r>
      <w:r w:rsidRPr="004327E8">
        <w:rPr>
          <w:rFonts w:ascii="Times New Roman" w:eastAsia="Arial" w:hAnsi="Times New Roman"/>
          <w:sz w:val="20"/>
          <w:szCs w:val="20"/>
        </w:rPr>
        <w:t>jurisdição.</w:t>
      </w:r>
    </w:p>
    <w:p w14:paraId="73E6F31F" w14:textId="77777777" w:rsidR="00C1157F" w:rsidRPr="008A0DB0" w:rsidRDefault="00C1157F" w:rsidP="00C1157F">
      <w:pPr>
        <w:spacing w:after="0" w:line="240" w:lineRule="auto"/>
        <w:ind w:left="284" w:hanging="284"/>
        <w:jc w:val="both"/>
        <w:rPr>
          <w:rFonts w:ascii="Times New Roman" w:hAnsi="Times New Roman"/>
          <w:sz w:val="20"/>
          <w:szCs w:val="20"/>
        </w:rPr>
      </w:pPr>
      <w:r w:rsidRPr="00E73AB2">
        <w:rPr>
          <w:rFonts w:ascii="Times New Roman" w:hAnsi="Times New Roman"/>
          <w:sz w:val="20"/>
          <w:szCs w:val="20"/>
          <w:vertAlign w:val="superscript"/>
        </w:rPr>
        <w:t>(4)</w:t>
      </w:r>
      <w:r w:rsidRPr="00E73AB2">
        <w:rPr>
          <w:rFonts w:ascii="Times New Roman" w:hAnsi="Times New Roman"/>
          <w:sz w:val="20"/>
          <w:szCs w:val="20"/>
        </w:rPr>
        <w:t xml:space="preserve"> </w:t>
      </w:r>
      <w:r w:rsidRPr="00E73AB2">
        <w:rPr>
          <w:rFonts w:ascii="Times New Roman" w:hAnsi="Times New Roman"/>
          <w:sz w:val="20"/>
          <w:szCs w:val="20"/>
        </w:rPr>
        <w:tab/>
        <w:t xml:space="preserve">Nos termos da legislação societária brasileira, o Relatório da Administração é divulgado em conjunto com as demonstrações contábeis. </w:t>
      </w:r>
      <w:r w:rsidRPr="008A0DB0">
        <w:rPr>
          <w:rFonts w:ascii="Times New Roman" w:hAnsi="Times New Roman"/>
          <w:sz w:val="20"/>
          <w:szCs w:val="20"/>
        </w:rPr>
        <w:t xml:space="preserve">No </w:t>
      </w:r>
      <w:r w:rsidRPr="00F16729">
        <w:rPr>
          <w:rFonts w:ascii="Times New Roman" w:hAnsi="Times New Roman"/>
          <w:sz w:val="20"/>
          <w:szCs w:val="20"/>
        </w:rPr>
        <w:t>entanto, podem existir</w:t>
      </w:r>
      <w:r w:rsidRPr="008A0DB0">
        <w:rPr>
          <w:rFonts w:ascii="Times New Roman" w:hAnsi="Times New Roman"/>
          <w:sz w:val="20"/>
          <w:szCs w:val="20"/>
        </w:rPr>
        <w:t xml:space="preserve"> outros relatórios divulgados em conjunto com as demonstrações contábeis. Nesses casos, a redação do parágrafo acima deve ser alterada para incluir o nome dos relatórios que acompanham as demonstrações contábeis. </w:t>
      </w:r>
    </w:p>
    <w:p w14:paraId="7E09ED0F" w14:textId="77777777" w:rsidR="00C1157F" w:rsidRPr="0001013E" w:rsidRDefault="00C1157F" w:rsidP="00C1157F">
      <w:pPr>
        <w:spacing w:after="0" w:line="240" w:lineRule="auto"/>
        <w:jc w:val="both"/>
        <w:rPr>
          <w:rFonts w:ascii="Times New Roman" w:eastAsia="Arial" w:hAnsi="Times New Roman"/>
          <w:sz w:val="24"/>
          <w:szCs w:val="24"/>
        </w:rPr>
      </w:pPr>
    </w:p>
    <w:p w14:paraId="5DD861F1" w14:textId="77777777" w:rsidR="00C1157F" w:rsidRPr="0001013E" w:rsidRDefault="00C1157F" w:rsidP="00C1157F">
      <w:pPr>
        <w:pStyle w:val="Textodenotaderodap"/>
        <w:jc w:val="both"/>
        <w:rPr>
          <w:sz w:val="24"/>
          <w:szCs w:val="24"/>
        </w:rPr>
      </w:pPr>
    </w:p>
    <w:p w14:paraId="51324061" w14:textId="77777777" w:rsidR="00C1157F" w:rsidRDefault="00C1157F" w:rsidP="00C1157F">
      <w:pPr>
        <w:tabs>
          <w:tab w:val="left" w:pos="640"/>
        </w:tabs>
        <w:spacing w:after="0" w:line="240" w:lineRule="auto"/>
        <w:jc w:val="both"/>
        <w:rPr>
          <w:rFonts w:ascii="Times New Roman" w:eastAsia="Arial" w:hAnsi="Times New Roman"/>
          <w:b/>
          <w:sz w:val="24"/>
          <w:szCs w:val="24"/>
        </w:rPr>
      </w:pPr>
      <w:r w:rsidRPr="004327E8">
        <w:rPr>
          <w:rFonts w:ascii="Times New Roman" w:eastAsia="Arial" w:hAnsi="Times New Roman"/>
          <w:b/>
          <w:sz w:val="24"/>
          <w:szCs w:val="24"/>
        </w:rPr>
        <w:t xml:space="preserve">Exemplo 2 – Relatório do auditor independente de entidade listada, contendo opinião não modificada. O auditor obteve parte das outras informações antes da data do seu relatório, e não identificou distorção relevante </w:t>
      </w:r>
      <w:r>
        <w:rPr>
          <w:rFonts w:ascii="Times New Roman" w:eastAsia="Arial" w:hAnsi="Times New Roman"/>
          <w:b/>
          <w:sz w:val="24"/>
          <w:szCs w:val="24"/>
        </w:rPr>
        <w:t>n</w:t>
      </w:r>
      <w:r w:rsidRPr="004327E8">
        <w:rPr>
          <w:rFonts w:ascii="Times New Roman" w:eastAsia="Arial" w:hAnsi="Times New Roman"/>
          <w:b/>
          <w:sz w:val="24"/>
          <w:szCs w:val="24"/>
        </w:rPr>
        <w:t>essas outras informações e espera obter o restante das outras informações após a data do seu relatório.</w:t>
      </w:r>
    </w:p>
    <w:p w14:paraId="0FDC9D50" w14:textId="77777777" w:rsidR="00C1157F" w:rsidRPr="004327E8" w:rsidRDefault="00C1157F" w:rsidP="00C1157F">
      <w:pPr>
        <w:tabs>
          <w:tab w:val="left" w:pos="640"/>
        </w:tabs>
        <w:spacing w:after="0" w:line="240" w:lineRule="auto"/>
        <w:jc w:val="both"/>
        <w:rPr>
          <w:rFonts w:ascii="Times New Roman" w:eastAsia="Arial" w:hAnsi="Times New Roman"/>
          <w:b/>
          <w:sz w:val="24"/>
          <w:szCs w:val="24"/>
        </w:rPr>
      </w:pPr>
    </w:p>
    <w:p w14:paraId="1D8BB1E6"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Para fins deste exemplo</w:t>
      </w:r>
      <w:r>
        <w:rPr>
          <w:rFonts w:ascii="Times New Roman" w:eastAsia="Arial" w:hAnsi="Times New Roman"/>
          <w:sz w:val="24"/>
          <w:szCs w:val="24"/>
        </w:rPr>
        <w:t>,</w:t>
      </w:r>
      <w:r w:rsidRPr="0001013E">
        <w:rPr>
          <w:rFonts w:ascii="Times New Roman" w:eastAsia="Arial" w:hAnsi="Times New Roman"/>
          <w:sz w:val="24"/>
          <w:szCs w:val="24"/>
        </w:rPr>
        <w:t xml:space="preserve"> são consideradas as seguintes circunstâncias: </w:t>
      </w:r>
    </w:p>
    <w:p w14:paraId="13348200" w14:textId="77777777" w:rsidR="00C1157F" w:rsidRPr="004327E8"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4327E8">
        <w:rPr>
          <w:rFonts w:ascii="Times New Roman" w:hAnsi="Times New Roman"/>
          <w:sz w:val="24"/>
          <w:szCs w:val="24"/>
        </w:rPr>
        <w:t>uditoria do conjunto completo de demonstrações contábeis de</w:t>
      </w:r>
      <w:r>
        <w:rPr>
          <w:rFonts w:ascii="Times New Roman" w:hAnsi="Times New Roman"/>
          <w:sz w:val="24"/>
          <w:szCs w:val="24"/>
        </w:rPr>
        <w:t xml:space="preserve"> </w:t>
      </w:r>
      <w:r w:rsidRPr="004327E8">
        <w:rPr>
          <w:rFonts w:ascii="Times New Roman" w:hAnsi="Times New Roman"/>
          <w:sz w:val="24"/>
          <w:szCs w:val="24"/>
        </w:rPr>
        <w:t>entidade listada, usando a estrutura de apresentação adequada. Não é auditoria de grupo (ou seja, a NBC TA 600 não se aplica)</w:t>
      </w:r>
      <w:r>
        <w:rPr>
          <w:rFonts w:ascii="Times New Roman" w:hAnsi="Times New Roman"/>
          <w:sz w:val="24"/>
          <w:szCs w:val="24"/>
        </w:rPr>
        <w:t>;</w:t>
      </w:r>
    </w:p>
    <w:p w14:paraId="606BEB60"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sidRPr="0012771F">
        <w:rPr>
          <w:rFonts w:ascii="Times New Roman" w:eastAsia="Arial" w:hAnsi="Times New Roman"/>
          <w:sz w:val="24"/>
          <w:szCs w:val="24"/>
        </w:rPr>
        <w:t>as demonstrações contábeis são elaboradas pela administração da entidade de acordo com as práticas contábeis adotadas no Brasil (estrutura para fins gerais);</w:t>
      </w:r>
    </w:p>
    <w:p w14:paraId="2731B69D"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sidRPr="0012771F">
        <w:rPr>
          <w:rFonts w:ascii="Times New Roman" w:eastAsia="Arial" w:hAnsi="Times New Roman"/>
          <w:sz w:val="24"/>
          <w:szCs w:val="24"/>
        </w:rPr>
        <w:t>os termos do trabalho de auditoria refletem a descrição da responsabilidade da administração pelas demonstrações contábeis na NBC TA 210;</w:t>
      </w:r>
    </w:p>
    <w:p w14:paraId="39377EBA" w14:textId="77777777" w:rsidR="00C1157F" w:rsidRPr="0012771F"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sidRPr="0012771F">
        <w:rPr>
          <w:rFonts w:ascii="Times New Roman" w:eastAsia="Arial" w:hAnsi="Times New Roman"/>
          <w:sz w:val="24"/>
          <w:szCs w:val="24"/>
        </w:rPr>
        <w:t>auditor concluiu que uma opinião não modificada (ou seja, “limpa”) é adequada com base na evidência de auditoria obtida;</w:t>
      </w:r>
    </w:p>
    <w:p w14:paraId="2105694F"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sidRPr="0012771F">
        <w:rPr>
          <w:rFonts w:ascii="Times New Roman" w:eastAsia="Arial" w:hAnsi="Times New Roman"/>
          <w:sz w:val="24"/>
          <w:szCs w:val="24"/>
        </w:rPr>
        <w:t>as exigências éticas relevantes que se aplicam à auditoria compõem o Código de Ética Profissional do Contador e as normas profissionais emitidas pelo Conselho Federal de Contabilidade;</w:t>
      </w:r>
    </w:p>
    <w:p w14:paraId="67A5B6F7"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01013E">
        <w:rPr>
          <w:rFonts w:ascii="Times New Roman" w:eastAsia="Arial" w:hAnsi="Times New Roman"/>
          <w:sz w:val="24"/>
          <w:szCs w:val="24"/>
        </w:rPr>
        <w:t xml:space="preserve">om base na evidência de auditoria obtida, o auditor concluiu que não existe incerteza </w:t>
      </w:r>
      <w:r>
        <w:rPr>
          <w:rFonts w:ascii="Times New Roman" w:eastAsia="Arial" w:hAnsi="Times New Roman"/>
          <w:sz w:val="24"/>
          <w:szCs w:val="24"/>
        </w:rPr>
        <w:t>relevante</w:t>
      </w:r>
      <w:r w:rsidRPr="0001013E">
        <w:rPr>
          <w:rFonts w:ascii="Times New Roman" w:eastAsia="Arial" w:hAnsi="Times New Roman"/>
          <w:sz w:val="24"/>
          <w:szCs w:val="24"/>
        </w:rPr>
        <w:t xml:space="preserve"> em relação a eventos ou </w:t>
      </w:r>
      <w:r>
        <w:rPr>
          <w:rFonts w:ascii="Times New Roman" w:eastAsia="Arial" w:hAnsi="Times New Roman"/>
          <w:sz w:val="24"/>
          <w:szCs w:val="24"/>
        </w:rPr>
        <w:t>condições</w:t>
      </w:r>
      <w:r w:rsidRPr="0001013E">
        <w:rPr>
          <w:rFonts w:ascii="Times New Roman" w:eastAsia="Arial" w:hAnsi="Times New Roman"/>
          <w:sz w:val="24"/>
          <w:szCs w:val="24"/>
        </w:rPr>
        <w:t xml:space="preserve"> que podem </w:t>
      </w:r>
      <w:r>
        <w:rPr>
          <w:rFonts w:ascii="Times New Roman" w:eastAsia="Arial" w:hAnsi="Times New Roman"/>
          <w:sz w:val="24"/>
          <w:szCs w:val="24"/>
        </w:rPr>
        <w:t>levantar</w:t>
      </w:r>
      <w:r w:rsidRPr="0001013E">
        <w:rPr>
          <w:rFonts w:ascii="Times New Roman" w:eastAsia="Arial" w:hAnsi="Times New Roman"/>
          <w:sz w:val="24"/>
          <w:szCs w:val="24"/>
        </w:rPr>
        <w:t xml:space="preserve"> dúvida significativa em relação à capacidade de continuidade operacional da entidade de acordo com a NBC TA 570</w:t>
      </w:r>
      <w:r>
        <w:rPr>
          <w:rFonts w:ascii="Times New Roman" w:eastAsia="Arial" w:hAnsi="Times New Roman"/>
          <w:sz w:val="24"/>
          <w:szCs w:val="24"/>
        </w:rPr>
        <w:t>;</w:t>
      </w:r>
      <w:r w:rsidRPr="0001013E">
        <w:rPr>
          <w:rFonts w:ascii="Times New Roman" w:eastAsia="Arial" w:hAnsi="Times New Roman"/>
          <w:sz w:val="24"/>
          <w:szCs w:val="24"/>
        </w:rPr>
        <w:t xml:space="preserve"> </w:t>
      </w:r>
    </w:p>
    <w:p w14:paraId="5B691591"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sidRPr="0012771F">
        <w:rPr>
          <w:rFonts w:ascii="Times New Roman" w:eastAsia="Arial" w:hAnsi="Times New Roman"/>
          <w:sz w:val="24"/>
          <w:szCs w:val="24"/>
        </w:rPr>
        <w:t>os principais assuntos de auditoria foram comunicados de acordo com a NBC TA 701;</w:t>
      </w:r>
    </w:p>
    <w:p w14:paraId="696D54D5" w14:textId="77777777" w:rsidR="00C1157F" w:rsidRPr="0001013E" w:rsidRDefault="00C1157F">
      <w:pPr>
        <w:pStyle w:val="PargrafodaLista"/>
        <w:widowControl w:val="0"/>
        <w:numPr>
          <w:ilvl w:val="0"/>
          <w:numId w:val="307"/>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01013E">
        <w:rPr>
          <w:rFonts w:ascii="Times New Roman" w:eastAsia="Arial" w:hAnsi="Times New Roman"/>
          <w:sz w:val="24"/>
          <w:szCs w:val="24"/>
        </w:rPr>
        <w:t xml:space="preserve"> auditor obteve parte das outras informações antes da data do seu relatório, não identificou distorção relevante dessas outras informações e espera obter o restante das outras informações após a data do seu relatório</w:t>
      </w:r>
      <w:r>
        <w:rPr>
          <w:rFonts w:ascii="Times New Roman" w:eastAsia="Arial" w:hAnsi="Times New Roman"/>
          <w:sz w:val="24"/>
          <w:szCs w:val="24"/>
        </w:rPr>
        <w:t>;</w:t>
      </w:r>
    </w:p>
    <w:p w14:paraId="225C6492" w14:textId="77777777" w:rsidR="00C1157F" w:rsidRPr="0001013E" w:rsidRDefault="00C1157F">
      <w:pPr>
        <w:pStyle w:val="PargrafodaLista"/>
        <w:widowControl w:val="0"/>
        <w:numPr>
          <w:ilvl w:val="0"/>
          <w:numId w:val="307"/>
        </w:numPr>
        <w:spacing w:after="0" w:line="240" w:lineRule="auto"/>
        <w:ind w:left="284" w:hanging="284"/>
        <w:contextualSpacing w:val="0"/>
        <w:jc w:val="both"/>
        <w:rPr>
          <w:rFonts w:ascii="Times New Roman" w:eastAsia="Arial" w:hAnsi="Times New Roman"/>
          <w:sz w:val="24"/>
          <w:szCs w:val="24"/>
        </w:rPr>
      </w:pPr>
      <w:r w:rsidRPr="0012771F">
        <w:rPr>
          <w:rFonts w:ascii="Times New Roman" w:eastAsia="Arial" w:hAnsi="Times New Roman"/>
          <w:sz w:val="24"/>
          <w:szCs w:val="24"/>
        </w:rPr>
        <w:t>as pessoas responsáveis pela supervisão das demonstrações contábeis não são aquelas responsáveis pela elaboração das demonstrações contábeis.</w:t>
      </w:r>
    </w:p>
    <w:p w14:paraId="4D8AEBD0" w14:textId="77777777" w:rsidR="00C1157F" w:rsidRPr="0001013E" w:rsidRDefault="00C1157F" w:rsidP="00C1157F">
      <w:pPr>
        <w:tabs>
          <w:tab w:val="left" w:pos="640"/>
        </w:tabs>
        <w:spacing w:after="0" w:line="240" w:lineRule="auto"/>
        <w:jc w:val="both"/>
        <w:rPr>
          <w:rFonts w:ascii="Times New Roman" w:eastAsia="Arial" w:hAnsi="Times New Roman"/>
          <w:sz w:val="24"/>
          <w:szCs w:val="24"/>
        </w:rPr>
      </w:pPr>
    </w:p>
    <w:p w14:paraId="65855BEF" w14:textId="77777777" w:rsidR="00C1157F" w:rsidRPr="0001013E" w:rsidRDefault="00C1157F" w:rsidP="00C1157F">
      <w:pPr>
        <w:spacing w:after="0" w:line="240" w:lineRule="auto"/>
        <w:jc w:val="both"/>
        <w:rPr>
          <w:rFonts w:ascii="Times New Roman" w:hAnsi="Times New Roman"/>
          <w:sz w:val="24"/>
          <w:szCs w:val="24"/>
        </w:rPr>
      </w:pPr>
    </w:p>
    <w:p w14:paraId="4824C3B4"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RELATÓRIO DO AUDITOR INDEPENDENTE SOBRE AS DEMONSTRAÇÕES CONTÁBEIS</w:t>
      </w:r>
      <w:r w:rsidRPr="00E73AB2">
        <w:rPr>
          <w:rFonts w:ascii="Times New Roman" w:eastAsia="Arial" w:hAnsi="Times New Roman"/>
          <w:b/>
          <w:bCs/>
          <w:sz w:val="24"/>
          <w:szCs w:val="24"/>
          <w:vertAlign w:val="superscript"/>
        </w:rPr>
        <w:t>(1</w:t>
      </w:r>
      <w:r>
        <w:rPr>
          <w:rFonts w:ascii="Times New Roman" w:eastAsia="Arial" w:hAnsi="Times New Roman"/>
          <w:b/>
          <w:bCs/>
          <w:sz w:val="24"/>
          <w:szCs w:val="24"/>
          <w:vertAlign w:val="superscript"/>
        </w:rPr>
        <w:t>)</w:t>
      </w:r>
    </w:p>
    <w:p w14:paraId="4574AF1A" w14:textId="77777777" w:rsidR="00C1157F" w:rsidRPr="0001013E" w:rsidRDefault="00C1157F" w:rsidP="00C1157F">
      <w:pPr>
        <w:spacing w:after="0" w:line="240" w:lineRule="auto"/>
        <w:jc w:val="both"/>
        <w:rPr>
          <w:rFonts w:ascii="Times New Roman" w:hAnsi="Times New Roman"/>
          <w:sz w:val="24"/>
          <w:szCs w:val="24"/>
        </w:rPr>
      </w:pPr>
    </w:p>
    <w:p w14:paraId="286E42B3"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2901A718" w14:textId="77777777" w:rsidR="00C1157F" w:rsidRPr="0001013E" w:rsidRDefault="00C1157F" w:rsidP="00C1157F">
      <w:pPr>
        <w:spacing w:after="0" w:line="240" w:lineRule="auto"/>
        <w:jc w:val="both"/>
        <w:rPr>
          <w:rFonts w:ascii="Times New Roman" w:hAnsi="Times New Roman"/>
          <w:sz w:val="24"/>
          <w:szCs w:val="24"/>
        </w:rPr>
      </w:pPr>
    </w:p>
    <w:p w14:paraId="3F7403EF" w14:textId="77777777" w:rsidR="00C1157F" w:rsidRPr="0012771F" w:rsidRDefault="00C1157F" w:rsidP="00C1157F">
      <w:pPr>
        <w:spacing w:after="0" w:line="240" w:lineRule="auto"/>
        <w:jc w:val="both"/>
        <w:rPr>
          <w:rFonts w:ascii="Times New Roman" w:hAnsi="Times New Roman"/>
          <w:b/>
          <w:sz w:val="24"/>
          <w:szCs w:val="24"/>
        </w:rPr>
      </w:pPr>
      <w:r w:rsidRPr="0012771F">
        <w:rPr>
          <w:rFonts w:ascii="Times New Roman" w:hAnsi="Times New Roman"/>
          <w:b/>
          <w:sz w:val="24"/>
          <w:szCs w:val="24"/>
        </w:rPr>
        <w:t>Opinião</w:t>
      </w:r>
    </w:p>
    <w:p w14:paraId="60C7B4D9" w14:textId="77777777" w:rsidR="00C1157F" w:rsidRPr="0001013E" w:rsidRDefault="00C1157F" w:rsidP="00C1157F">
      <w:pPr>
        <w:spacing w:after="0" w:line="240" w:lineRule="auto"/>
        <w:jc w:val="both"/>
        <w:rPr>
          <w:rFonts w:ascii="Times New Roman" w:hAnsi="Times New Roman"/>
          <w:sz w:val="24"/>
          <w:szCs w:val="24"/>
        </w:rPr>
      </w:pPr>
    </w:p>
    <w:p w14:paraId="6871DE8B" w14:textId="77777777" w:rsidR="00C1157F" w:rsidRPr="0001013E" w:rsidRDefault="00C1157F" w:rsidP="00C1157F">
      <w:pPr>
        <w:pStyle w:val="Corpodetexto"/>
        <w:rPr>
          <w:rFonts w:ascii="Times New Roman" w:hAnsi="Times New Roman"/>
          <w:sz w:val="24"/>
          <w:szCs w:val="24"/>
        </w:rPr>
      </w:pPr>
      <w:r w:rsidRPr="0001013E">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7373620B" w14:textId="77777777" w:rsidR="00C1157F" w:rsidRPr="0001013E" w:rsidRDefault="00C1157F" w:rsidP="00C1157F">
      <w:pPr>
        <w:spacing w:after="0" w:line="240" w:lineRule="auto"/>
        <w:jc w:val="both"/>
        <w:rPr>
          <w:rFonts w:ascii="Times New Roman" w:hAnsi="Times New Roman"/>
          <w:sz w:val="24"/>
          <w:szCs w:val="24"/>
        </w:rPr>
      </w:pPr>
    </w:p>
    <w:p w14:paraId="2C854140"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nossa opinião, as demonstrações contábeis acima referidas apresentam adequadamente, em todos os aspectos relevantes, a posição patrimonial e financeira da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w:t>
      </w:r>
      <w:r w:rsidRPr="0001013E">
        <w:rPr>
          <w:rFonts w:ascii="Times New Roman" w:hAnsi="Times New Roman"/>
          <w:sz w:val="24"/>
          <w:szCs w:val="24"/>
        </w:rPr>
        <w:t xml:space="preserve"> em 31 de dezembro de 20X1, o desempenho de suas operações e os seus fluxos de caixa para o exercício findo nessa data, de acordo com as práticas contábeis adotadas no Brasil.</w:t>
      </w:r>
    </w:p>
    <w:p w14:paraId="0F24F478" w14:textId="77777777" w:rsidR="00C1157F" w:rsidRPr="0001013E" w:rsidRDefault="00C1157F" w:rsidP="00C1157F">
      <w:pPr>
        <w:spacing w:after="0" w:line="240" w:lineRule="auto"/>
        <w:jc w:val="both"/>
        <w:rPr>
          <w:rFonts w:ascii="Times New Roman" w:hAnsi="Times New Roman"/>
          <w:sz w:val="24"/>
          <w:szCs w:val="24"/>
        </w:rPr>
      </w:pPr>
    </w:p>
    <w:p w14:paraId="17C34642"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w:t>
      </w:r>
    </w:p>
    <w:p w14:paraId="396B2154" w14:textId="77777777" w:rsidR="00C1157F" w:rsidRPr="0001013E" w:rsidRDefault="00C1157F" w:rsidP="00C1157F">
      <w:pPr>
        <w:spacing w:after="0" w:line="240" w:lineRule="auto"/>
        <w:jc w:val="both"/>
        <w:rPr>
          <w:rFonts w:ascii="Times New Roman" w:hAnsi="Times New Roman"/>
          <w:sz w:val="24"/>
          <w:szCs w:val="24"/>
        </w:rPr>
      </w:pPr>
    </w:p>
    <w:p w14:paraId="5DEA54B4"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eastAsia="Arial" w:hAnsi="Times New Roman"/>
          <w:sz w:val="24"/>
          <w:szCs w:val="24"/>
        </w:rPr>
        <w:t>,</w:t>
      </w:r>
      <w:r w:rsidRPr="0001013E">
        <w:rPr>
          <w:rFonts w:ascii="Times New Roman" w:eastAsia="Arial" w:hAnsi="Times New Roman"/>
          <w:sz w:val="24"/>
          <w:szCs w:val="24"/>
        </w:rPr>
        <w:t xml:space="preserve"> intitulada “</w:t>
      </w:r>
      <w:r w:rsidRPr="0001013E">
        <w:rPr>
          <w:rFonts w:ascii="Times New Roman" w:eastAsia="Arial" w:hAnsi="Times New Roman"/>
          <w:bCs/>
          <w:iCs/>
          <w:sz w:val="24"/>
          <w:szCs w:val="24"/>
        </w:rPr>
        <w:t>Responsabilidade</w:t>
      </w:r>
      <w:r>
        <w:rPr>
          <w:rFonts w:ascii="Times New Roman" w:eastAsia="Arial" w:hAnsi="Times New Roman"/>
          <w:bCs/>
          <w:iCs/>
          <w:sz w:val="24"/>
          <w:szCs w:val="24"/>
        </w:rPr>
        <w:t>s</w:t>
      </w:r>
      <w:r w:rsidRPr="0001013E">
        <w:rPr>
          <w:rFonts w:ascii="Times New Roman" w:eastAsia="Arial" w:hAnsi="Times New Roman"/>
          <w:bCs/>
          <w:iCs/>
          <w:sz w:val="24"/>
          <w:szCs w:val="24"/>
        </w:rPr>
        <w:t xml:space="preserve"> do auditor pela auditoria das demonstrações contábeis”</w:t>
      </w:r>
      <w:r w:rsidRPr="0001013E">
        <w:rPr>
          <w:rFonts w:ascii="Times New Roman" w:eastAsia="Arial" w:hAnsi="Times New Roman"/>
          <w:i/>
          <w:iCs/>
          <w:sz w:val="24"/>
          <w:szCs w:val="24"/>
        </w:rPr>
        <w:t xml:space="preserve">. </w:t>
      </w:r>
      <w:r w:rsidRPr="0001013E">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01013E">
        <w:rPr>
          <w:rFonts w:ascii="Times New Roman" w:eastAsia="Arial" w:hAnsi="Times New Roman"/>
          <w:sz w:val="24"/>
          <w:szCs w:val="24"/>
        </w:rPr>
        <w:t>ompanhia</w:t>
      </w:r>
      <w:r>
        <w:rPr>
          <w:rFonts w:ascii="Times New Roman" w:eastAsia="Arial" w:hAnsi="Times New Roman"/>
          <w:sz w:val="24"/>
          <w:szCs w:val="24"/>
        </w:rPr>
        <w:t>,</w:t>
      </w:r>
      <w:r w:rsidRPr="0001013E">
        <w:rPr>
          <w:rFonts w:ascii="Times New Roman" w:eastAsia="Arial" w:hAnsi="Times New Roman"/>
          <w:sz w:val="24"/>
          <w:szCs w:val="24"/>
        </w:rPr>
        <w:t xml:space="preserve"> de acordo com os princípios éticos relevantes previstos no Código de Ética Profissional do Contador</w:t>
      </w:r>
      <w:r>
        <w:rPr>
          <w:rFonts w:ascii="Times New Roman" w:eastAsia="Arial" w:hAnsi="Times New Roman"/>
          <w:sz w:val="24"/>
          <w:szCs w:val="24"/>
        </w:rPr>
        <w:t xml:space="preserve"> </w:t>
      </w:r>
      <w:r w:rsidRPr="0001013E">
        <w:rPr>
          <w:rFonts w:ascii="Times New Roman" w:eastAsia="Arial" w:hAnsi="Times New Roman"/>
          <w:sz w:val="24"/>
          <w:szCs w:val="24"/>
        </w:rPr>
        <w:t>e nas normas profissionais emitidas pelo Conselho Federal de Contabilidade</w:t>
      </w:r>
      <w:r>
        <w:rPr>
          <w:rFonts w:ascii="Times New Roman" w:eastAsia="Arial" w:hAnsi="Times New Roman"/>
          <w:sz w:val="24"/>
          <w:szCs w:val="24"/>
        </w:rPr>
        <w:t>,</w:t>
      </w:r>
      <w:r w:rsidRPr="0001013E">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w:t>
      </w:r>
    </w:p>
    <w:p w14:paraId="01C05848" w14:textId="77777777" w:rsidR="00C1157F" w:rsidRPr="0001013E" w:rsidRDefault="00C1157F" w:rsidP="00C1157F">
      <w:pPr>
        <w:spacing w:after="0" w:line="240" w:lineRule="auto"/>
        <w:jc w:val="both"/>
        <w:rPr>
          <w:rFonts w:ascii="Times New Roman" w:eastAsia="Arial" w:hAnsi="Times New Roman"/>
          <w:b/>
          <w:bCs/>
          <w:sz w:val="24"/>
          <w:szCs w:val="24"/>
        </w:rPr>
      </w:pPr>
    </w:p>
    <w:p w14:paraId="4B07824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Principais assuntos de auditoria</w:t>
      </w:r>
    </w:p>
    <w:p w14:paraId="7A1E63AB" w14:textId="77777777" w:rsidR="00C1157F" w:rsidRPr="0001013E" w:rsidRDefault="00C1157F" w:rsidP="00C1157F">
      <w:pPr>
        <w:spacing w:after="0" w:line="240" w:lineRule="auto"/>
        <w:jc w:val="both"/>
        <w:rPr>
          <w:rFonts w:ascii="Times New Roman" w:hAnsi="Times New Roman"/>
          <w:sz w:val="24"/>
          <w:szCs w:val="24"/>
        </w:rPr>
      </w:pPr>
    </w:p>
    <w:p w14:paraId="7AE28197"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Principais assuntos de auditoria são aqueles que</w:t>
      </w:r>
      <w:r>
        <w:rPr>
          <w:rFonts w:ascii="Times New Roman" w:eastAsia="Arial" w:hAnsi="Times New Roman"/>
          <w:sz w:val="24"/>
          <w:szCs w:val="24"/>
        </w:rPr>
        <w:t>,</w:t>
      </w:r>
      <w:r w:rsidRPr="0001013E">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01013E">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w:t>
      </w:r>
    </w:p>
    <w:p w14:paraId="5E928267" w14:textId="77777777" w:rsidR="00C1157F" w:rsidRPr="0001013E" w:rsidRDefault="00C1157F" w:rsidP="00C1157F">
      <w:pPr>
        <w:spacing w:after="0" w:line="240" w:lineRule="auto"/>
        <w:jc w:val="both"/>
        <w:rPr>
          <w:rFonts w:ascii="Times New Roman" w:eastAsia="Arial" w:hAnsi="Times New Roman"/>
          <w:sz w:val="24"/>
          <w:szCs w:val="24"/>
        </w:rPr>
      </w:pPr>
    </w:p>
    <w:p w14:paraId="35A18FB2" w14:textId="77777777" w:rsidR="00C1157F" w:rsidRPr="0001013E" w:rsidRDefault="00C1157F" w:rsidP="00C1157F">
      <w:pPr>
        <w:spacing w:after="0" w:line="240" w:lineRule="auto"/>
        <w:jc w:val="both"/>
        <w:rPr>
          <w:rFonts w:ascii="Times New Roman" w:eastAsia="Arial" w:hAnsi="Times New Roman"/>
          <w:i/>
          <w:sz w:val="24"/>
          <w:szCs w:val="24"/>
        </w:rPr>
      </w:pPr>
      <w:r w:rsidRPr="0001013E">
        <w:rPr>
          <w:rFonts w:ascii="Times New Roman" w:eastAsia="Arial" w:hAnsi="Times New Roman"/>
          <w:i/>
          <w:sz w:val="24"/>
          <w:szCs w:val="24"/>
        </w:rPr>
        <w:t>(Descrição de cada um dos principais assuntos de auditoria, de acordo com a NBC TA 701)</w:t>
      </w:r>
      <w:r>
        <w:rPr>
          <w:rFonts w:ascii="Times New Roman" w:eastAsia="Arial" w:hAnsi="Times New Roman"/>
          <w:i/>
          <w:sz w:val="24"/>
          <w:szCs w:val="24"/>
        </w:rPr>
        <w:t>.</w:t>
      </w:r>
    </w:p>
    <w:p w14:paraId="1212772F" w14:textId="77777777" w:rsidR="00C1157F" w:rsidRDefault="00C1157F" w:rsidP="00C1157F">
      <w:pPr>
        <w:spacing w:after="0" w:line="240" w:lineRule="auto"/>
        <w:jc w:val="both"/>
        <w:rPr>
          <w:rFonts w:ascii="Times New Roman" w:eastAsia="Arial" w:hAnsi="Times New Roman"/>
          <w:b/>
          <w:bCs/>
          <w:sz w:val="24"/>
          <w:szCs w:val="24"/>
        </w:rPr>
      </w:pPr>
    </w:p>
    <w:p w14:paraId="6972FF8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Outras informações que acompanham as demonstrações contábeis e o relatório do auditor</w:t>
      </w:r>
    </w:p>
    <w:p w14:paraId="7BC25D8C" w14:textId="77777777" w:rsidR="00C1157F" w:rsidRPr="0001013E" w:rsidRDefault="00C1157F" w:rsidP="00C1157F">
      <w:pPr>
        <w:spacing w:after="0" w:line="240" w:lineRule="auto"/>
        <w:jc w:val="both"/>
        <w:rPr>
          <w:rFonts w:ascii="Times New Roman" w:hAnsi="Times New Roman"/>
          <w:sz w:val="24"/>
          <w:szCs w:val="24"/>
        </w:rPr>
      </w:pPr>
    </w:p>
    <w:p w14:paraId="6A8BACD5" w14:textId="77777777" w:rsidR="00C1157F"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 administração</w:t>
      </w:r>
      <w:r w:rsidRPr="00E73AB2">
        <w:rPr>
          <w:rFonts w:ascii="Times New Roman" w:eastAsia="Arial" w:hAnsi="Times New Roman"/>
          <w:sz w:val="24"/>
          <w:szCs w:val="24"/>
          <w:vertAlign w:val="superscript"/>
        </w:rPr>
        <w:t>(2)</w:t>
      </w:r>
      <w:r w:rsidRPr="0001013E">
        <w:rPr>
          <w:rFonts w:ascii="Times New Roman" w:eastAsia="Arial" w:hAnsi="Times New Roman"/>
          <w:sz w:val="24"/>
          <w:szCs w:val="24"/>
        </w:rPr>
        <w:t xml:space="preserve"> da </w:t>
      </w:r>
      <w:r>
        <w:rPr>
          <w:rFonts w:ascii="Times New Roman" w:eastAsia="Arial" w:hAnsi="Times New Roman"/>
          <w:sz w:val="24"/>
          <w:szCs w:val="24"/>
        </w:rPr>
        <w:t>c</w:t>
      </w:r>
      <w:r w:rsidRPr="0001013E">
        <w:rPr>
          <w:rFonts w:ascii="Times New Roman" w:eastAsia="Arial" w:hAnsi="Times New Roman"/>
          <w:sz w:val="24"/>
          <w:szCs w:val="24"/>
        </w:rPr>
        <w:t>ompanhia é responsável por essas outras informações</w:t>
      </w:r>
      <w:r>
        <w:rPr>
          <w:rFonts w:ascii="Times New Roman" w:eastAsia="Arial" w:hAnsi="Times New Roman"/>
          <w:sz w:val="24"/>
          <w:szCs w:val="24"/>
        </w:rPr>
        <w:t>,</w:t>
      </w:r>
      <w:r w:rsidRPr="0001013E">
        <w:rPr>
          <w:rFonts w:ascii="Times New Roman" w:eastAsia="Arial" w:hAnsi="Times New Roman"/>
          <w:sz w:val="24"/>
          <w:szCs w:val="24"/>
        </w:rPr>
        <w:t xml:space="preserve"> que compreendem 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dministração</w:t>
      </w:r>
      <w:r w:rsidRPr="00E73AB2">
        <w:rPr>
          <w:rFonts w:ascii="Times New Roman" w:eastAsia="Arial" w:hAnsi="Times New Roman"/>
          <w:sz w:val="24"/>
          <w:szCs w:val="24"/>
          <w:vertAlign w:val="superscript"/>
        </w:rPr>
        <w:t>(3)</w:t>
      </w:r>
      <w:r w:rsidRPr="0001013E">
        <w:rPr>
          <w:rFonts w:ascii="Times New Roman" w:eastAsia="Arial" w:hAnsi="Times New Roman"/>
          <w:sz w:val="24"/>
          <w:szCs w:val="24"/>
        </w:rPr>
        <w:t xml:space="preserve">, obtido antes da data deste relatório, e também o </w:t>
      </w:r>
      <w:r>
        <w:rPr>
          <w:rFonts w:ascii="Times New Roman" w:eastAsia="Arial" w:hAnsi="Times New Roman"/>
          <w:sz w:val="24"/>
          <w:szCs w:val="24"/>
        </w:rPr>
        <w:t>R</w:t>
      </w:r>
      <w:r w:rsidRPr="0001013E">
        <w:rPr>
          <w:rFonts w:ascii="Times New Roman" w:eastAsia="Arial" w:hAnsi="Times New Roman"/>
          <w:sz w:val="24"/>
          <w:szCs w:val="24"/>
        </w:rPr>
        <w:t xml:space="preserve">elatório Y, que deve ser disponibilizado após a data desse relatório. </w:t>
      </w:r>
    </w:p>
    <w:p w14:paraId="0B7253A7" w14:textId="77777777" w:rsidR="00C1157F" w:rsidRDefault="00C1157F" w:rsidP="00C1157F">
      <w:pPr>
        <w:spacing w:after="0" w:line="240" w:lineRule="auto"/>
        <w:jc w:val="both"/>
        <w:rPr>
          <w:rFonts w:ascii="Times New Roman" w:eastAsia="Arial" w:hAnsi="Times New Roman"/>
          <w:sz w:val="24"/>
          <w:szCs w:val="24"/>
        </w:rPr>
      </w:pPr>
    </w:p>
    <w:p w14:paraId="3BFFF334" w14:textId="77777777" w:rsidR="00C1157F"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Nossa opinião sobre as demonstrações contábeis não abrange 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 xml:space="preserve">dministração e o </w:t>
      </w:r>
      <w:r>
        <w:rPr>
          <w:rFonts w:ascii="Times New Roman" w:eastAsia="Arial" w:hAnsi="Times New Roman"/>
          <w:sz w:val="24"/>
          <w:szCs w:val="24"/>
        </w:rPr>
        <w:t>R</w:t>
      </w:r>
      <w:r w:rsidRPr="0001013E">
        <w:rPr>
          <w:rFonts w:ascii="Times New Roman" w:eastAsia="Arial" w:hAnsi="Times New Roman"/>
          <w:sz w:val="24"/>
          <w:szCs w:val="24"/>
        </w:rPr>
        <w:t xml:space="preserve">elatório Y e não expressamos ou expressaremos qualquer forma de conclusão de auditoria sobre esses relatórios. </w:t>
      </w:r>
    </w:p>
    <w:p w14:paraId="6521DAF2" w14:textId="77777777" w:rsidR="00C1157F" w:rsidRPr="0001013E" w:rsidRDefault="00C1157F" w:rsidP="00C1157F">
      <w:pPr>
        <w:spacing w:after="0" w:line="240" w:lineRule="auto"/>
        <w:jc w:val="both"/>
        <w:rPr>
          <w:rFonts w:ascii="Times New Roman" w:eastAsia="Arial" w:hAnsi="Times New Roman"/>
          <w:sz w:val="24"/>
          <w:szCs w:val="24"/>
        </w:rPr>
      </w:pPr>
    </w:p>
    <w:p w14:paraId="5ED95393" w14:textId="77777777" w:rsidR="00C1157F"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Em conexão com a auditoria das demonstrações contábeis, nossa responsabilidade é a de ler as outras informações identificadas acima e, ao fazê-lo, considerar se essas outras informações estão, de forma relevante, inconsistentes com as demonstrações contábeis ou com </w:t>
      </w:r>
      <w:r>
        <w:rPr>
          <w:rFonts w:ascii="Times New Roman" w:eastAsia="Arial" w:hAnsi="Times New Roman"/>
          <w:sz w:val="24"/>
          <w:szCs w:val="24"/>
        </w:rPr>
        <w:t xml:space="preserve">o </w:t>
      </w:r>
      <w:r w:rsidRPr="0001013E">
        <w:rPr>
          <w:rFonts w:ascii="Times New Roman" w:eastAsia="Arial" w:hAnsi="Times New Roman"/>
          <w:sz w:val="24"/>
          <w:szCs w:val="24"/>
        </w:rPr>
        <w:t xml:space="preserve">nosso conhecimento obtido na auditoria ou, de outra forma, aparentam estar distorcidas de forma relevante. </w:t>
      </w:r>
    </w:p>
    <w:p w14:paraId="52680A30" w14:textId="77777777" w:rsidR="00C1157F" w:rsidRDefault="00C1157F" w:rsidP="00C1157F">
      <w:pPr>
        <w:spacing w:after="0" w:line="240" w:lineRule="auto"/>
        <w:jc w:val="both"/>
        <w:rPr>
          <w:rFonts w:ascii="Times New Roman" w:eastAsia="Arial" w:hAnsi="Times New Roman"/>
          <w:sz w:val="24"/>
          <w:szCs w:val="24"/>
        </w:rPr>
      </w:pPr>
    </w:p>
    <w:p w14:paraId="7C5BC0D4"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Se, com base no trabalho realizado, concluirmos que há distorção relevante nas outras informações obtidas antes da data deste relatório</w:t>
      </w:r>
      <w:r>
        <w:rPr>
          <w:rFonts w:ascii="Times New Roman" w:eastAsia="Arial" w:hAnsi="Times New Roman"/>
          <w:sz w:val="24"/>
          <w:szCs w:val="24"/>
        </w:rPr>
        <w:t>,</w:t>
      </w:r>
      <w:r w:rsidRPr="0001013E">
        <w:rPr>
          <w:rFonts w:ascii="Times New Roman" w:eastAsia="Arial" w:hAnsi="Times New Roman"/>
          <w:sz w:val="24"/>
          <w:szCs w:val="24"/>
        </w:rPr>
        <w:t xml:space="preserve"> somos requeridos a comunicar esse fato. Não temos nada a relatar a este respeito.</w:t>
      </w:r>
    </w:p>
    <w:p w14:paraId="67018CB5" w14:textId="77777777" w:rsidR="00C1157F" w:rsidRPr="0001013E" w:rsidRDefault="00C1157F" w:rsidP="00C1157F">
      <w:pPr>
        <w:spacing w:after="0" w:line="240" w:lineRule="auto"/>
        <w:jc w:val="both"/>
        <w:rPr>
          <w:rFonts w:ascii="Times New Roman" w:eastAsia="Arial" w:hAnsi="Times New Roman"/>
          <w:sz w:val="24"/>
          <w:szCs w:val="24"/>
        </w:rPr>
      </w:pPr>
    </w:p>
    <w:p w14:paraId="417FFA28"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[Se</w:t>
      </w:r>
      <w:r>
        <w:rPr>
          <w:rFonts w:ascii="Times New Roman" w:eastAsia="Arial" w:hAnsi="Times New Roman"/>
          <w:sz w:val="24"/>
          <w:szCs w:val="24"/>
        </w:rPr>
        <w:t>,</w:t>
      </w:r>
      <w:r w:rsidRPr="0001013E">
        <w:rPr>
          <w:rFonts w:ascii="Times New Roman" w:eastAsia="Arial" w:hAnsi="Times New Roman"/>
          <w:sz w:val="24"/>
          <w:szCs w:val="24"/>
        </w:rPr>
        <w:t xml:space="preserve"> quando lermos o </w:t>
      </w:r>
      <w:r>
        <w:rPr>
          <w:rFonts w:ascii="Times New Roman" w:eastAsia="Arial" w:hAnsi="Times New Roman"/>
          <w:sz w:val="24"/>
          <w:szCs w:val="24"/>
        </w:rPr>
        <w:t>R</w:t>
      </w:r>
      <w:r w:rsidRPr="0001013E">
        <w:rPr>
          <w:rFonts w:ascii="Times New Roman" w:eastAsia="Arial" w:hAnsi="Times New Roman"/>
          <w:sz w:val="24"/>
          <w:szCs w:val="24"/>
        </w:rPr>
        <w:t>elatório Y, nós concluirmos que há distorção relevante nesse relatório, temos que comunicar a questão aos responsáveis pela governança e [</w:t>
      </w:r>
      <w:r w:rsidRPr="00692145">
        <w:rPr>
          <w:rFonts w:ascii="Times New Roman" w:eastAsia="Arial" w:hAnsi="Times New Roman"/>
          <w:i/>
          <w:sz w:val="24"/>
          <w:szCs w:val="24"/>
        </w:rPr>
        <w:t>descreva as medidas aplicáveis na jurisdição]</w:t>
      </w:r>
      <w:r w:rsidRPr="0001013E">
        <w:rPr>
          <w:rFonts w:ascii="Times New Roman" w:eastAsia="Arial" w:hAnsi="Times New Roman"/>
          <w:sz w:val="24"/>
          <w:szCs w:val="24"/>
        </w:rPr>
        <w:t>]</w:t>
      </w:r>
      <w:r w:rsidRPr="00E73AB2">
        <w:rPr>
          <w:rFonts w:ascii="Times New Roman" w:eastAsia="Arial" w:hAnsi="Times New Roman"/>
          <w:sz w:val="24"/>
          <w:szCs w:val="24"/>
          <w:vertAlign w:val="superscript"/>
        </w:rPr>
        <w:t xml:space="preserve">(4) </w:t>
      </w:r>
      <w:r>
        <w:rPr>
          <w:rFonts w:ascii="Times New Roman" w:eastAsia="Arial" w:hAnsi="Times New Roman"/>
          <w:sz w:val="24"/>
          <w:szCs w:val="24"/>
        </w:rPr>
        <w:t>.</w:t>
      </w:r>
    </w:p>
    <w:p w14:paraId="65ACBAC7" w14:textId="77777777" w:rsidR="00C1157F" w:rsidRPr="0001013E" w:rsidRDefault="00C1157F" w:rsidP="00C1157F">
      <w:pPr>
        <w:spacing w:after="0" w:line="240" w:lineRule="auto"/>
        <w:jc w:val="both"/>
        <w:rPr>
          <w:rFonts w:ascii="Times New Roman" w:eastAsia="Arial" w:hAnsi="Times New Roman"/>
          <w:b/>
          <w:bCs/>
          <w:sz w:val="24"/>
          <w:szCs w:val="24"/>
        </w:rPr>
      </w:pPr>
    </w:p>
    <w:p w14:paraId="2E8653D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e da governança pelas demonstrações </w:t>
      </w:r>
      <w:r w:rsidRPr="00A97727">
        <w:rPr>
          <w:rFonts w:ascii="Times New Roman" w:eastAsia="Arial" w:hAnsi="Times New Roman"/>
          <w:b/>
          <w:bCs/>
          <w:sz w:val="24"/>
          <w:szCs w:val="24"/>
        </w:rPr>
        <w:t>contábeis</w:t>
      </w:r>
      <w:r w:rsidRPr="00A97727">
        <w:rPr>
          <w:rFonts w:ascii="Times New Roman" w:eastAsia="Arial" w:hAnsi="Times New Roman"/>
          <w:b/>
          <w:bCs/>
          <w:sz w:val="24"/>
          <w:szCs w:val="24"/>
          <w:vertAlign w:val="superscript"/>
        </w:rPr>
        <w:t>(</w:t>
      </w:r>
      <w:r w:rsidRPr="00A97727">
        <w:rPr>
          <w:rFonts w:ascii="Times New Roman" w:eastAsia="Arial" w:hAnsi="Times New Roman"/>
          <w:sz w:val="24"/>
          <w:szCs w:val="24"/>
          <w:vertAlign w:val="superscript"/>
        </w:rPr>
        <w:t>2</w:t>
      </w:r>
      <w:r>
        <w:rPr>
          <w:rFonts w:ascii="Times New Roman" w:eastAsia="Arial" w:hAnsi="Times New Roman"/>
          <w:sz w:val="24"/>
          <w:szCs w:val="24"/>
          <w:vertAlign w:val="superscript"/>
        </w:rPr>
        <w:t>)</w:t>
      </w:r>
    </w:p>
    <w:p w14:paraId="724C0A84" w14:textId="77777777" w:rsidR="00C1157F" w:rsidRPr="0001013E" w:rsidRDefault="00C1157F" w:rsidP="00C1157F">
      <w:pPr>
        <w:spacing w:after="0" w:line="240" w:lineRule="auto"/>
        <w:jc w:val="both"/>
        <w:rPr>
          <w:rFonts w:ascii="Times New Roman" w:hAnsi="Times New Roman"/>
          <w:sz w:val="24"/>
          <w:szCs w:val="24"/>
        </w:rPr>
      </w:pPr>
    </w:p>
    <w:p w14:paraId="6A3C63DC"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29CFDD25" w14:textId="77777777" w:rsidR="00C1157F" w:rsidRPr="0001013E" w:rsidRDefault="00C1157F" w:rsidP="00C1157F">
      <w:pPr>
        <w:tabs>
          <w:tab w:val="left" w:pos="460"/>
        </w:tabs>
        <w:spacing w:after="0" w:line="240" w:lineRule="auto"/>
        <w:jc w:val="both"/>
        <w:rPr>
          <w:rFonts w:ascii="Times New Roman" w:eastAsia="Arial" w:hAnsi="Times New Roman"/>
          <w:b/>
          <w:bCs/>
          <w:sz w:val="24"/>
          <w:szCs w:val="24"/>
        </w:rPr>
      </w:pPr>
    </w:p>
    <w:p w14:paraId="26638F56"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p>
    <w:p w14:paraId="547EA73D" w14:textId="77777777" w:rsidR="00C1157F" w:rsidRPr="0001013E" w:rsidRDefault="00C1157F" w:rsidP="00C1157F">
      <w:pPr>
        <w:spacing w:after="0" w:line="240" w:lineRule="auto"/>
        <w:jc w:val="both"/>
        <w:rPr>
          <w:rFonts w:ascii="Times New Roman" w:hAnsi="Times New Roman"/>
          <w:sz w:val="24"/>
          <w:szCs w:val="24"/>
        </w:rPr>
      </w:pPr>
    </w:p>
    <w:p w14:paraId="19E2B69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43F0">
        <w:rPr>
          <w:rFonts w:ascii="Times New Roman" w:eastAsia="Arial" w:hAnsi="Times New Roman"/>
          <w:i/>
          <w:sz w:val="24"/>
          <w:szCs w:val="24"/>
        </w:rPr>
        <w:t>Apresentação de relatório de acordo com o</w:t>
      </w:r>
      <w:r>
        <w:rPr>
          <w:rFonts w:ascii="Times New Roman" w:eastAsia="Arial" w:hAnsi="Times New Roman"/>
          <w:i/>
          <w:sz w:val="24"/>
          <w:szCs w:val="24"/>
        </w:rPr>
        <w:t xml:space="preserve"> E</w:t>
      </w:r>
      <w:r w:rsidRPr="000143F0">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29827F44" w14:textId="77777777" w:rsidR="00C1157F" w:rsidRPr="0001013E" w:rsidRDefault="00C1157F" w:rsidP="00C1157F">
      <w:pPr>
        <w:spacing w:after="0" w:line="240" w:lineRule="auto"/>
        <w:jc w:val="both"/>
        <w:rPr>
          <w:rFonts w:ascii="Times New Roman" w:hAnsi="Times New Roman"/>
          <w:sz w:val="24"/>
          <w:szCs w:val="24"/>
        </w:rPr>
      </w:pPr>
    </w:p>
    <w:p w14:paraId="0E591C16" w14:textId="77777777" w:rsidR="00C1157F" w:rsidRPr="0001013E" w:rsidRDefault="00C1157F" w:rsidP="00C1157F">
      <w:pPr>
        <w:spacing w:after="0" w:line="240" w:lineRule="auto"/>
        <w:jc w:val="both"/>
        <w:rPr>
          <w:rFonts w:ascii="Times New Roman" w:hAnsi="Times New Roman"/>
          <w:sz w:val="24"/>
          <w:szCs w:val="24"/>
        </w:rPr>
      </w:pPr>
    </w:p>
    <w:p w14:paraId="0B973D4E"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44178D7C"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569BB812"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2EF16534"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7DC44D7C"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6EDD86D4" w14:textId="77777777" w:rsidR="00C1157F" w:rsidRPr="0001013E" w:rsidRDefault="00C1157F" w:rsidP="00C1157F">
      <w:pPr>
        <w:spacing w:after="0" w:line="240" w:lineRule="auto"/>
        <w:jc w:val="both"/>
        <w:rPr>
          <w:rFonts w:ascii="Times New Roman" w:hAnsi="Times New Roman"/>
          <w:sz w:val="24"/>
          <w:szCs w:val="24"/>
        </w:rPr>
      </w:pPr>
    </w:p>
    <w:p w14:paraId="438A6BBA" w14:textId="77777777" w:rsidR="00C1157F" w:rsidRPr="0001013E" w:rsidRDefault="00C1157F" w:rsidP="00C1157F">
      <w:pPr>
        <w:spacing w:after="0" w:line="240" w:lineRule="auto"/>
        <w:jc w:val="both"/>
        <w:rPr>
          <w:rFonts w:ascii="Times New Roman" w:hAnsi="Times New Roman"/>
          <w:sz w:val="24"/>
          <w:szCs w:val="24"/>
        </w:rPr>
      </w:pPr>
    </w:p>
    <w:p w14:paraId="30538A06"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3E6FCB">
        <w:rPr>
          <w:rFonts w:ascii="Times New Roman" w:hAnsi="Times New Roman"/>
          <w:sz w:val="20"/>
          <w:szCs w:val="20"/>
          <w:vertAlign w:val="superscript"/>
        </w:rPr>
        <w:t>(1)</w:t>
      </w:r>
      <w:r w:rsidRPr="004327E8">
        <w:rPr>
          <w:rFonts w:ascii="Times New Roman" w:hAnsi="Times New Roman"/>
          <w:sz w:val="20"/>
          <w:szCs w:val="20"/>
        </w:rPr>
        <w:t xml:space="preserve"> </w:t>
      </w:r>
      <w:r>
        <w:rPr>
          <w:rFonts w:ascii="Times New Roman" w:hAnsi="Times New Roman"/>
          <w:sz w:val="20"/>
          <w:szCs w:val="20"/>
        </w:rPr>
        <w:tab/>
      </w:r>
      <w:r w:rsidRPr="004327E8">
        <w:rPr>
          <w:rFonts w:ascii="Times New Roman" w:eastAsia="Arial" w:hAnsi="Times New Roman"/>
          <w:sz w:val="20"/>
          <w:szCs w:val="20"/>
        </w:rPr>
        <w:t>No caso d</w:t>
      </w:r>
      <w:r>
        <w:rPr>
          <w:rFonts w:ascii="Times New Roman" w:eastAsia="Arial" w:hAnsi="Times New Roman"/>
          <w:sz w:val="20"/>
          <w:szCs w:val="20"/>
        </w:rPr>
        <w:t xml:space="preserve">e </w:t>
      </w:r>
      <w:r w:rsidRPr="004327E8">
        <w:rPr>
          <w:rFonts w:ascii="Times New Roman" w:eastAsia="Arial" w:hAnsi="Times New Roman"/>
          <w:sz w:val="20"/>
          <w:szCs w:val="20"/>
        </w:rPr>
        <w:t>o relatório cobrir outros aspectos legais e regulatórios, é necessário incluir subtítulo para especificar a primeira parte do relatório, “Relatório do auditor sobre as demonstrações contábeis”, e</w:t>
      </w:r>
      <w:r>
        <w:rPr>
          <w:rFonts w:ascii="Times New Roman" w:eastAsia="Arial" w:hAnsi="Times New Roman"/>
          <w:sz w:val="20"/>
          <w:szCs w:val="20"/>
        </w:rPr>
        <w:t>,</w:t>
      </w:r>
      <w:r w:rsidRPr="004327E8">
        <w:rPr>
          <w:rFonts w:ascii="Times New Roman" w:eastAsia="Arial" w:hAnsi="Times New Roman"/>
          <w:sz w:val="20"/>
          <w:szCs w:val="20"/>
        </w:rPr>
        <w:t xml:space="preserve"> no final do relatório</w:t>
      </w:r>
      <w:r>
        <w:rPr>
          <w:rFonts w:ascii="Times New Roman" w:eastAsia="Arial" w:hAnsi="Times New Roman"/>
          <w:sz w:val="20"/>
          <w:szCs w:val="20"/>
        </w:rPr>
        <w:t>,</w:t>
      </w:r>
      <w:r w:rsidRPr="004327E8">
        <w:rPr>
          <w:rFonts w:ascii="Times New Roman" w:eastAsia="Arial" w:hAnsi="Times New Roman"/>
          <w:sz w:val="20"/>
          <w:szCs w:val="20"/>
        </w:rPr>
        <w:t xml:space="preserve"> outro subtítulo para a segunda parte, “Relatório sobre outros requisitos legais e regulatórios”</w:t>
      </w:r>
      <w:r>
        <w:rPr>
          <w:rFonts w:ascii="Times New Roman" w:eastAsia="Arial" w:hAnsi="Times New Roman"/>
          <w:sz w:val="20"/>
          <w:szCs w:val="20"/>
        </w:rPr>
        <w:t>.</w:t>
      </w:r>
    </w:p>
    <w:p w14:paraId="0FE2DEA6"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3E6FCB">
        <w:rPr>
          <w:rFonts w:ascii="Times New Roman" w:eastAsia="Arial" w:hAnsi="Times New Roman"/>
          <w:sz w:val="20"/>
          <w:szCs w:val="20"/>
          <w:vertAlign w:val="superscript"/>
        </w:rPr>
        <w:t>(2)</w:t>
      </w:r>
      <w:r w:rsidRPr="004327E8">
        <w:rPr>
          <w:rFonts w:ascii="Times New Roman" w:eastAsia="Arial" w:hAnsi="Times New Roman"/>
          <w:sz w:val="20"/>
          <w:szCs w:val="20"/>
        </w:rPr>
        <w:t xml:space="preserve"> </w:t>
      </w:r>
      <w:r>
        <w:rPr>
          <w:rFonts w:ascii="Times New Roman" w:eastAsia="Arial" w:hAnsi="Times New Roman"/>
          <w:sz w:val="20"/>
          <w:szCs w:val="20"/>
        </w:rPr>
        <w:tab/>
      </w:r>
      <w:r w:rsidRPr="004327E8">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4327E8">
        <w:rPr>
          <w:rFonts w:ascii="Times New Roman" w:eastAsia="Arial" w:hAnsi="Times New Roman"/>
          <w:sz w:val="20"/>
          <w:szCs w:val="20"/>
        </w:rPr>
        <w:t>administração</w:t>
      </w:r>
      <w:r>
        <w:rPr>
          <w:rFonts w:ascii="Times New Roman" w:eastAsia="Arial" w:hAnsi="Times New Roman"/>
          <w:sz w:val="20"/>
          <w:szCs w:val="20"/>
        </w:rPr>
        <w:t>”</w:t>
      </w:r>
      <w:r w:rsidRPr="004327E8">
        <w:rPr>
          <w:rFonts w:ascii="Times New Roman" w:eastAsia="Arial" w:hAnsi="Times New Roman"/>
          <w:sz w:val="20"/>
          <w:szCs w:val="20"/>
        </w:rPr>
        <w:t xml:space="preserve"> e </w:t>
      </w:r>
      <w:r>
        <w:rPr>
          <w:rFonts w:ascii="Times New Roman" w:eastAsia="Arial" w:hAnsi="Times New Roman"/>
          <w:sz w:val="20"/>
          <w:szCs w:val="20"/>
        </w:rPr>
        <w:t>“</w:t>
      </w:r>
      <w:r w:rsidRPr="004327E8">
        <w:rPr>
          <w:rFonts w:ascii="Times New Roman" w:eastAsia="Arial" w:hAnsi="Times New Roman"/>
          <w:sz w:val="20"/>
          <w:szCs w:val="20"/>
        </w:rPr>
        <w:t>responsáveis pela</w:t>
      </w:r>
      <w:r w:rsidRPr="004327E8">
        <w:rPr>
          <w:rFonts w:ascii="Times New Roman" w:eastAsia="Arial" w:hAnsi="Times New Roman"/>
          <w:spacing w:val="17"/>
          <w:sz w:val="20"/>
          <w:szCs w:val="20"/>
        </w:rPr>
        <w:t xml:space="preserve"> </w:t>
      </w:r>
      <w:r w:rsidRPr="004327E8">
        <w:rPr>
          <w:rFonts w:ascii="Times New Roman" w:eastAsia="Arial" w:hAnsi="Times New Roman"/>
          <w:sz w:val="20"/>
          <w:szCs w:val="20"/>
        </w:rPr>
        <w:t>governança</w:t>
      </w:r>
      <w:r>
        <w:rPr>
          <w:rFonts w:ascii="Times New Roman" w:eastAsia="Arial" w:hAnsi="Times New Roman"/>
          <w:sz w:val="20"/>
          <w:szCs w:val="20"/>
        </w:rPr>
        <w:t>”</w:t>
      </w:r>
      <w:r w:rsidRPr="004327E8">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4327E8">
        <w:rPr>
          <w:rFonts w:ascii="Times New Roman" w:eastAsia="Arial" w:hAnsi="Times New Roman"/>
          <w:sz w:val="20"/>
          <w:szCs w:val="20"/>
        </w:rPr>
        <w:t>o contexto da estrutura legal</w:t>
      </w:r>
      <w:r w:rsidRPr="004327E8">
        <w:rPr>
          <w:rFonts w:ascii="Times New Roman" w:eastAsia="Arial" w:hAnsi="Times New Roman"/>
          <w:spacing w:val="-1"/>
          <w:sz w:val="20"/>
          <w:szCs w:val="20"/>
        </w:rPr>
        <w:t xml:space="preserve"> de determinada </w:t>
      </w:r>
      <w:r w:rsidRPr="004327E8">
        <w:rPr>
          <w:rFonts w:ascii="Times New Roman" w:eastAsia="Arial" w:hAnsi="Times New Roman"/>
          <w:sz w:val="20"/>
          <w:szCs w:val="20"/>
        </w:rPr>
        <w:t>jurisdição.</w:t>
      </w:r>
    </w:p>
    <w:p w14:paraId="0D845150" w14:textId="77777777" w:rsidR="00C1157F" w:rsidRPr="004327E8" w:rsidRDefault="00C1157F" w:rsidP="00C1157F">
      <w:pPr>
        <w:pStyle w:val="Textodenotaderodap"/>
        <w:tabs>
          <w:tab w:val="left" w:pos="284"/>
        </w:tabs>
        <w:spacing w:after="120"/>
        <w:ind w:left="284" w:hanging="284"/>
        <w:jc w:val="both"/>
      </w:pPr>
      <w:r w:rsidRPr="003E6FCB">
        <w:rPr>
          <w:vertAlign w:val="superscript"/>
        </w:rPr>
        <w:t>(3)</w:t>
      </w:r>
      <w:r w:rsidRPr="004327E8">
        <w:t xml:space="preserve"> </w:t>
      </w:r>
      <w:r>
        <w:tab/>
      </w:r>
      <w:r w:rsidRPr="004327E8">
        <w:t xml:space="preserve">Nos termos da legislação societária brasileira, o </w:t>
      </w:r>
      <w:r>
        <w:t>R</w:t>
      </w:r>
      <w:r w:rsidRPr="004327E8">
        <w:t xml:space="preserve">elatório da </w:t>
      </w:r>
      <w:r>
        <w:t>A</w:t>
      </w:r>
      <w:r w:rsidRPr="004327E8">
        <w:t xml:space="preserve">dministração é divulgado em conjunto com as demonstrações contábeis. No entanto, podem existir outros relatórios divulgados em conjunto com as demonstrações contábeis. Nesses casos, a redação do parágrafo acima deve ser alterada para incluir o nome dos relatórios que acompanham as demonstrações contábeis. </w:t>
      </w:r>
    </w:p>
    <w:p w14:paraId="283016B9" w14:textId="77777777" w:rsidR="00C1157F" w:rsidRPr="004327E8" w:rsidRDefault="00C1157F" w:rsidP="00C1157F">
      <w:pPr>
        <w:pStyle w:val="Textodenotaderodap"/>
        <w:ind w:left="284" w:hanging="284"/>
        <w:jc w:val="both"/>
      </w:pPr>
      <w:r w:rsidRPr="003E6FCB">
        <w:rPr>
          <w:vertAlign w:val="superscript"/>
        </w:rPr>
        <w:t>(4)</w:t>
      </w:r>
      <w:r w:rsidRPr="004327E8">
        <w:t xml:space="preserve"> </w:t>
      </w:r>
      <w:r>
        <w:tab/>
      </w:r>
      <w:r w:rsidRPr="004327E8">
        <w:t>Esse parágrafo adicional pode ser útil quando o auditor</w:t>
      </w:r>
      <w:r>
        <w:t xml:space="preserve"> </w:t>
      </w:r>
      <w:r w:rsidRPr="004327E8">
        <w:t>tiver identificado distorção relevante não corrigida</w:t>
      </w:r>
      <w:r>
        <w:t xml:space="preserve"> n</w:t>
      </w:r>
      <w:r w:rsidRPr="004327E8">
        <w:t>as outras informações obtidas após a data do seu relatório e tem obrigação legal de tomar medida específica em resposta.</w:t>
      </w:r>
    </w:p>
    <w:p w14:paraId="57E47492" w14:textId="77777777" w:rsidR="00C1157F" w:rsidRDefault="00C1157F" w:rsidP="00C1157F">
      <w:pPr>
        <w:tabs>
          <w:tab w:val="left" w:pos="640"/>
        </w:tabs>
        <w:spacing w:after="0" w:line="240" w:lineRule="auto"/>
        <w:jc w:val="both"/>
        <w:rPr>
          <w:rFonts w:ascii="Times New Roman" w:eastAsia="Arial" w:hAnsi="Times New Roman"/>
          <w:b/>
          <w:sz w:val="24"/>
          <w:szCs w:val="24"/>
        </w:rPr>
      </w:pPr>
    </w:p>
    <w:p w14:paraId="7258FC2C" w14:textId="77777777" w:rsidR="00C1157F" w:rsidRDefault="00C1157F" w:rsidP="00C1157F">
      <w:pPr>
        <w:tabs>
          <w:tab w:val="left" w:pos="640"/>
        </w:tabs>
        <w:spacing w:after="0" w:line="240" w:lineRule="auto"/>
        <w:jc w:val="both"/>
        <w:rPr>
          <w:rFonts w:ascii="Times New Roman" w:eastAsia="Arial" w:hAnsi="Times New Roman"/>
          <w:b/>
          <w:sz w:val="24"/>
          <w:szCs w:val="24"/>
        </w:rPr>
      </w:pPr>
    </w:p>
    <w:p w14:paraId="5ACF1CD8" w14:textId="77777777" w:rsidR="00C1157F" w:rsidRPr="004327E8" w:rsidRDefault="00C1157F" w:rsidP="00C1157F">
      <w:pPr>
        <w:tabs>
          <w:tab w:val="left" w:pos="640"/>
        </w:tabs>
        <w:spacing w:after="0" w:line="240" w:lineRule="auto"/>
        <w:jc w:val="both"/>
        <w:rPr>
          <w:rFonts w:ascii="Times New Roman" w:eastAsia="Arial" w:hAnsi="Times New Roman"/>
          <w:b/>
          <w:sz w:val="24"/>
          <w:szCs w:val="24"/>
        </w:rPr>
      </w:pPr>
      <w:r w:rsidRPr="004327E8">
        <w:rPr>
          <w:rFonts w:ascii="Times New Roman" w:eastAsia="Arial" w:hAnsi="Times New Roman"/>
          <w:b/>
          <w:sz w:val="24"/>
          <w:szCs w:val="24"/>
        </w:rPr>
        <w:t xml:space="preserve">Exemplo 3 – Relatório do auditor independente de entidade não listada, contendo opinião não modificada. O auditor obteve parte das outras informações antes da data do seu relatório, e não identificou distorção relevante </w:t>
      </w:r>
      <w:r>
        <w:rPr>
          <w:rFonts w:ascii="Times New Roman" w:eastAsia="Arial" w:hAnsi="Times New Roman"/>
          <w:b/>
          <w:sz w:val="24"/>
          <w:szCs w:val="24"/>
        </w:rPr>
        <w:t>n</w:t>
      </w:r>
      <w:r w:rsidRPr="004327E8">
        <w:rPr>
          <w:rFonts w:ascii="Times New Roman" w:eastAsia="Arial" w:hAnsi="Times New Roman"/>
          <w:b/>
          <w:sz w:val="24"/>
          <w:szCs w:val="24"/>
        </w:rPr>
        <w:t>essas outras informações e espera obter o restante das outras informações após a data do seu relatório.</w:t>
      </w:r>
    </w:p>
    <w:p w14:paraId="569263DB" w14:textId="77777777" w:rsidR="00C1157F" w:rsidRPr="0001013E" w:rsidRDefault="00C1157F" w:rsidP="00C1157F">
      <w:pPr>
        <w:spacing w:after="0" w:line="240" w:lineRule="auto"/>
        <w:jc w:val="both"/>
        <w:rPr>
          <w:rFonts w:ascii="Times New Roman" w:hAnsi="Times New Roman"/>
          <w:sz w:val="24"/>
          <w:szCs w:val="24"/>
        </w:rPr>
      </w:pPr>
    </w:p>
    <w:p w14:paraId="490DBD26"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Para fins deste exemplo, são consideradas as seguintes circunstâncias: </w:t>
      </w:r>
    </w:p>
    <w:p w14:paraId="2F1E268F" w14:textId="77777777" w:rsidR="00C1157F" w:rsidRPr="0001013E" w:rsidRDefault="00C1157F">
      <w:pPr>
        <w:pStyle w:val="TableBullet1"/>
        <w:numPr>
          <w:ilvl w:val="0"/>
          <w:numId w:val="308"/>
        </w:numPr>
        <w:tabs>
          <w:tab w:val="clear" w:pos="547"/>
        </w:tabs>
        <w:spacing w:before="0" w:after="120" w:line="240" w:lineRule="auto"/>
        <w:ind w:left="284" w:hanging="284"/>
        <w:jc w:val="both"/>
        <w:rPr>
          <w:sz w:val="24"/>
          <w:lang w:val="pt-BR"/>
        </w:rPr>
      </w:pPr>
      <w:r>
        <w:rPr>
          <w:sz w:val="24"/>
          <w:lang w:val="pt-BR"/>
        </w:rPr>
        <w:t>a</w:t>
      </w:r>
      <w:r w:rsidRPr="0001013E">
        <w:rPr>
          <w:sz w:val="24"/>
          <w:lang w:val="pt-BR"/>
        </w:rPr>
        <w:t>uditoria do conjunto completo de demonstrações contábeis de entidade não listada, usando a estrutura de apresentação adequada. Não é auditoria de grupo (ou seja, a NBC TA 600 não se aplica)</w:t>
      </w:r>
      <w:r>
        <w:rPr>
          <w:sz w:val="24"/>
          <w:lang w:val="pt-BR"/>
        </w:rPr>
        <w:t>;</w:t>
      </w:r>
    </w:p>
    <w:p w14:paraId="32BA07ED" w14:textId="77777777" w:rsidR="00C1157F" w:rsidRPr="0001013E" w:rsidRDefault="00C1157F">
      <w:pPr>
        <w:pStyle w:val="TableBullet1"/>
        <w:numPr>
          <w:ilvl w:val="0"/>
          <w:numId w:val="308"/>
        </w:numPr>
        <w:tabs>
          <w:tab w:val="clear" w:pos="547"/>
        </w:tabs>
        <w:spacing w:before="0" w:after="120" w:line="240" w:lineRule="auto"/>
        <w:ind w:left="284" w:hanging="284"/>
        <w:jc w:val="both"/>
        <w:rPr>
          <w:sz w:val="24"/>
          <w:lang w:val="pt-BR"/>
        </w:rPr>
      </w:pPr>
      <w:r>
        <w:rPr>
          <w:sz w:val="24"/>
          <w:lang w:val="pt-BR"/>
        </w:rPr>
        <w:t>a</w:t>
      </w:r>
      <w:r w:rsidRPr="0001013E">
        <w:rPr>
          <w:sz w:val="24"/>
          <w:lang w:val="pt-BR"/>
        </w:rPr>
        <w:t>s demonstrações contábeis são elaboradas pela administração da entidade de acordo com as práticas contábeis adotadas no Brasil (estrutura para fins gerais)</w:t>
      </w:r>
      <w:r>
        <w:rPr>
          <w:sz w:val="24"/>
          <w:lang w:val="pt-BR"/>
        </w:rPr>
        <w:t>;</w:t>
      </w:r>
    </w:p>
    <w:p w14:paraId="25CEEFFB" w14:textId="77777777" w:rsidR="00C1157F" w:rsidRPr="0001013E" w:rsidRDefault="00C1157F">
      <w:pPr>
        <w:pStyle w:val="TableBullet1"/>
        <w:numPr>
          <w:ilvl w:val="0"/>
          <w:numId w:val="308"/>
        </w:numPr>
        <w:tabs>
          <w:tab w:val="clear" w:pos="547"/>
        </w:tabs>
        <w:spacing w:before="0" w:after="120" w:line="240" w:lineRule="auto"/>
        <w:ind w:left="284" w:hanging="284"/>
        <w:jc w:val="both"/>
        <w:rPr>
          <w:rFonts w:eastAsia="Symbol"/>
          <w:sz w:val="24"/>
          <w:lang w:val="pt-BR"/>
        </w:rPr>
      </w:pPr>
      <w:r>
        <w:rPr>
          <w:rFonts w:eastAsia="Arial"/>
          <w:sz w:val="24"/>
          <w:lang w:val="pt-BR"/>
        </w:rPr>
        <w:t>o</w:t>
      </w:r>
      <w:r w:rsidRPr="0001013E">
        <w:rPr>
          <w:rFonts w:eastAsia="Arial"/>
          <w:sz w:val="24"/>
          <w:lang w:val="pt-BR"/>
        </w:rPr>
        <w:t>s termos do trabalho de auditoria refletem a descrição da responsabilidade da administração pelas demonstrações contábeis na NBC TA 210</w:t>
      </w:r>
      <w:r>
        <w:rPr>
          <w:rFonts w:eastAsia="Arial"/>
          <w:sz w:val="24"/>
          <w:lang w:val="pt-BR"/>
        </w:rPr>
        <w:t>;</w:t>
      </w:r>
    </w:p>
    <w:p w14:paraId="0ED944B5" w14:textId="77777777" w:rsidR="00C1157F" w:rsidRPr="0001013E" w:rsidRDefault="00C1157F">
      <w:pPr>
        <w:pStyle w:val="TableBullet1"/>
        <w:numPr>
          <w:ilvl w:val="0"/>
          <w:numId w:val="308"/>
        </w:numPr>
        <w:tabs>
          <w:tab w:val="clear" w:pos="547"/>
        </w:tabs>
        <w:spacing w:before="0" w:after="120" w:line="240" w:lineRule="auto"/>
        <w:ind w:left="284" w:hanging="284"/>
        <w:jc w:val="both"/>
        <w:rPr>
          <w:rFonts w:eastAsia="Arial"/>
          <w:sz w:val="24"/>
          <w:lang w:val="pt-BR"/>
        </w:rPr>
      </w:pPr>
      <w:r>
        <w:rPr>
          <w:rFonts w:eastAsia="Arial"/>
          <w:sz w:val="24"/>
          <w:lang w:val="pt-BR"/>
        </w:rPr>
        <w:t>o</w:t>
      </w:r>
      <w:r w:rsidRPr="0001013E">
        <w:rPr>
          <w:rFonts w:eastAsia="Arial"/>
          <w:sz w:val="24"/>
          <w:lang w:val="pt-BR"/>
        </w:rPr>
        <w:t xml:space="preserve"> auditor concluiu que uma opinião não modificada (ou seja, “limpa”) é adequada com base na evidência de auditoria obtida</w:t>
      </w:r>
      <w:r>
        <w:rPr>
          <w:rFonts w:eastAsia="Arial"/>
          <w:sz w:val="24"/>
          <w:lang w:val="pt-BR"/>
        </w:rPr>
        <w:t>;</w:t>
      </w:r>
    </w:p>
    <w:p w14:paraId="402D8309" w14:textId="77777777" w:rsidR="00C1157F" w:rsidRPr="0001013E" w:rsidRDefault="00C1157F">
      <w:pPr>
        <w:pStyle w:val="TableBullet1"/>
        <w:numPr>
          <w:ilvl w:val="0"/>
          <w:numId w:val="308"/>
        </w:numPr>
        <w:tabs>
          <w:tab w:val="clear" w:pos="547"/>
        </w:tabs>
        <w:spacing w:before="0" w:after="120" w:line="240" w:lineRule="auto"/>
        <w:ind w:left="284" w:hanging="284"/>
        <w:jc w:val="both"/>
        <w:rPr>
          <w:rFonts w:eastAsia="Arial"/>
          <w:sz w:val="24"/>
          <w:lang w:val="pt-BR"/>
        </w:rPr>
      </w:pPr>
      <w:r>
        <w:rPr>
          <w:rFonts w:eastAsia="Arial"/>
          <w:spacing w:val="-3"/>
          <w:sz w:val="24"/>
          <w:lang w:val="pt-BR"/>
        </w:rPr>
        <w:t>a</w:t>
      </w:r>
      <w:r w:rsidRPr="0001013E">
        <w:rPr>
          <w:rFonts w:eastAsia="Arial"/>
          <w:spacing w:val="-3"/>
          <w:sz w:val="24"/>
          <w:lang w:val="pt-BR"/>
        </w:rPr>
        <w:t>s exigências éticas relevantes que se aplicam à a</w:t>
      </w:r>
      <w:r w:rsidRPr="0001013E">
        <w:rPr>
          <w:rFonts w:eastAsia="Arial"/>
          <w:sz w:val="24"/>
          <w:lang w:val="pt-BR"/>
        </w:rPr>
        <w:t>uditoria compõem o Código de Ética Profissional do Contador e as normas profissionais emitidas pelo Conselho Federal de Contabilidade</w:t>
      </w:r>
      <w:r>
        <w:rPr>
          <w:rFonts w:eastAsia="Arial"/>
          <w:sz w:val="24"/>
          <w:lang w:val="pt-BR"/>
        </w:rPr>
        <w:t>;</w:t>
      </w:r>
    </w:p>
    <w:p w14:paraId="2D08BB59" w14:textId="77777777" w:rsidR="00C1157F" w:rsidRPr="0001013E" w:rsidRDefault="00C1157F">
      <w:pPr>
        <w:pStyle w:val="PargrafodaLista"/>
        <w:widowControl w:val="0"/>
        <w:numPr>
          <w:ilvl w:val="0"/>
          <w:numId w:val="308"/>
        </w:numPr>
        <w:tabs>
          <w:tab w:val="left" w:pos="640"/>
        </w:tabs>
        <w:spacing w:after="120" w:line="240" w:lineRule="auto"/>
        <w:ind w:left="284" w:hanging="284"/>
        <w:contextualSpacing w:val="0"/>
        <w:jc w:val="both"/>
        <w:rPr>
          <w:rFonts w:ascii="Times New Roman" w:eastAsia="Arial" w:hAnsi="Times New Roman"/>
          <w:spacing w:val="-4"/>
          <w:sz w:val="24"/>
          <w:szCs w:val="24"/>
        </w:rPr>
      </w:pPr>
      <w:r>
        <w:rPr>
          <w:rFonts w:ascii="Times New Roman" w:eastAsia="Arial" w:hAnsi="Times New Roman"/>
          <w:spacing w:val="-4"/>
          <w:sz w:val="24"/>
          <w:szCs w:val="24"/>
        </w:rPr>
        <w:t>c</w:t>
      </w:r>
      <w:r w:rsidRPr="0001013E">
        <w:rPr>
          <w:rFonts w:ascii="Times New Roman" w:eastAsia="Arial" w:hAnsi="Times New Roman"/>
          <w:spacing w:val="-4"/>
          <w:sz w:val="24"/>
          <w:szCs w:val="24"/>
        </w:rPr>
        <w:t xml:space="preserve">om base na evidência de auditoria obtida, o auditor concluiu que não existe incerteza </w:t>
      </w:r>
      <w:r>
        <w:rPr>
          <w:rFonts w:ascii="Times New Roman" w:eastAsia="Arial" w:hAnsi="Times New Roman"/>
          <w:spacing w:val="-4"/>
          <w:sz w:val="24"/>
          <w:szCs w:val="24"/>
        </w:rPr>
        <w:t>relevante</w:t>
      </w:r>
      <w:r w:rsidRPr="0001013E">
        <w:rPr>
          <w:rFonts w:ascii="Times New Roman" w:eastAsia="Arial" w:hAnsi="Times New Roman"/>
          <w:spacing w:val="-4"/>
          <w:sz w:val="24"/>
          <w:szCs w:val="24"/>
        </w:rPr>
        <w:t xml:space="preserve"> em relação a eventos ou </w:t>
      </w:r>
      <w:r>
        <w:rPr>
          <w:rFonts w:ascii="Times New Roman" w:eastAsia="Arial" w:hAnsi="Times New Roman"/>
          <w:spacing w:val="-4"/>
          <w:sz w:val="24"/>
          <w:szCs w:val="24"/>
        </w:rPr>
        <w:t>condições</w:t>
      </w:r>
      <w:r w:rsidRPr="0001013E">
        <w:rPr>
          <w:rFonts w:ascii="Times New Roman" w:eastAsia="Arial" w:hAnsi="Times New Roman"/>
          <w:spacing w:val="-4"/>
          <w:sz w:val="24"/>
          <w:szCs w:val="24"/>
        </w:rPr>
        <w:t xml:space="preserve"> que podem </w:t>
      </w:r>
      <w:r>
        <w:rPr>
          <w:rFonts w:ascii="Times New Roman" w:eastAsia="Arial" w:hAnsi="Times New Roman"/>
          <w:spacing w:val="-4"/>
          <w:sz w:val="24"/>
          <w:szCs w:val="24"/>
        </w:rPr>
        <w:t>levantar</w:t>
      </w:r>
      <w:r w:rsidRPr="0001013E">
        <w:rPr>
          <w:rFonts w:ascii="Times New Roman" w:eastAsia="Arial" w:hAnsi="Times New Roman"/>
          <w:spacing w:val="-4"/>
          <w:sz w:val="24"/>
          <w:szCs w:val="24"/>
        </w:rPr>
        <w:t xml:space="preserve"> dúvida significativa em relação à</w:t>
      </w:r>
      <w:r>
        <w:rPr>
          <w:rFonts w:ascii="Times New Roman" w:eastAsia="Arial" w:hAnsi="Times New Roman"/>
          <w:spacing w:val="-4"/>
          <w:sz w:val="24"/>
          <w:szCs w:val="24"/>
        </w:rPr>
        <w:t xml:space="preserve"> </w:t>
      </w:r>
      <w:r w:rsidRPr="0001013E">
        <w:rPr>
          <w:rFonts w:ascii="Times New Roman" w:eastAsia="Arial" w:hAnsi="Times New Roman"/>
          <w:spacing w:val="-4"/>
          <w:sz w:val="24"/>
          <w:szCs w:val="24"/>
        </w:rPr>
        <w:t>capacidade de continuidade operacional da entidade de acordo com a NBC TA 570</w:t>
      </w:r>
      <w:r>
        <w:rPr>
          <w:rFonts w:ascii="Times New Roman" w:eastAsia="Arial" w:hAnsi="Times New Roman"/>
          <w:spacing w:val="-4"/>
          <w:sz w:val="24"/>
          <w:szCs w:val="24"/>
        </w:rPr>
        <w:t>;</w:t>
      </w:r>
      <w:r w:rsidRPr="0001013E">
        <w:rPr>
          <w:rFonts w:ascii="Times New Roman" w:eastAsia="Arial" w:hAnsi="Times New Roman"/>
          <w:spacing w:val="-4"/>
          <w:sz w:val="24"/>
          <w:szCs w:val="24"/>
        </w:rPr>
        <w:t xml:space="preserve"> </w:t>
      </w:r>
    </w:p>
    <w:p w14:paraId="43081F52" w14:textId="77777777" w:rsidR="00C1157F" w:rsidRPr="0001013E" w:rsidRDefault="00C1157F">
      <w:pPr>
        <w:pStyle w:val="PargrafodaLista"/>
        <w:widowControl w:val="0"/>
        <w:numPr>
          <w:ilvl w:val="0"/>
          <w:numId w:val="308"/>
        </w:numPr>
        <w:tabs>
          <w:tab w:val="left" w:pos="640"/>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01013E">
        <w:rPr>
          <w:rFonts w:ascii="Times New Roman" w:eastAsia="Arial" w:hAnsi="Times New Roman"/>
          <w:sz w:val="24"/>
          <w:szCs w:val="24"/>
        </w:rPr>
        <w:t xml:space="preserve"> auditor não precisa, e de outra forma não decidiu, comunicar os principais assuntos de auditoria de acordo com a NBC TA 701</w:t>
      </w:r>
      <w:r>
        <w:rPr>
          <w:rFonts w:ascii="Times New Roman" w:eastAsia="Arial" w:hAnsi="Times New Roman"/>
          <w:sz w:val="24"/>
          <w:szCs w:val="24"/>
        </w:rPr>
        <w:t>;</w:t>
      </w:r>
    </w:p>
    <w:p w14:paraId="29A66C66" w14:textId="77777777" w:rsidR="00C1157F" w:rsidRPr="0001013E" w:rsidRDefault="00C1157F">
      <w:pPr>
        <w:pStyle w:val="PargrafodaLista"/>
        <w:widowControl w:val="0"/>
        <w:numPr>
          <w:ilvl w:val="0"/>
          <w:numId w:val="308"/>
        </w:numPr>
        <w:tabs>
          <w:tab w:val="left" w:pos="640"/>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01013E">
        <w:rPr>
          <w:rFonts w:ascii="Times New Roman" w:eastAsia="Arial" w:hAnsi="Times New Roman"/>
          <w:sz w:val="24"/>
          <w:szCs w:val="24"/>
        </w:rPr>
        <w:t xml:space="preserve"> auditor obteve parte das outras informações antes da data do seu relatório, não identificou distorção relevante </w:t>
      </w:r>
      <w:r>
        <w:rPr>
          <w:rFonts w:ascii="Times New Roman" w:eastAsia="Arial" w:hAnsi="Times New Roman"/>
          <w:sz w:val="24"/>
          <w:szCs w:val="24"/>
        </w:rPr>
        <w:t>n</w:t>
      </w:r>
      <w:r w:rsidRPr="0001013E">
        <w:rPr>
          <w:rFonts w:ascii="Times New Roman" w:eastAsia="Arial" w:hAnsi="Times New Roman"/>
          <w:sz w:val="24"/>
          <w:szCs w:val="24"/>
        </w:rPr>
        <w:t>essas outras informações e espera obter o restante das outras informações após a data do seu relatório</w:t>
      </w:r>
      <w:r>
        <w:rPr>
          <w:rFonts w:ascii="Times New Roman" w:eastAsia="Arial" w:hAnsi="Times New Roman"/>
          <w:sz w:val="24"/>
          <w:szCs w:val="24"/>
        </w:rPr>
        <w:t>;</w:t>
      </w:r>
    </w:p>
    <w:p w14:paraId="70995633" w14:textId="77777777" w:rsidR="00C1157F" w:rsidRPr="0001013E" w:rsidRDefault="00C1157F">
      <w:pPr>
        <w:pStyle w:val="PargrafodaLista"/>
        <w:widowControl w:val="0"/>
        <w:numPr>
          <w:ilvl w:val="0"/>
          <w:numId w:val="308"/>
        </w:numPr>
        <w:tabs>
          <w:tab w:val="left" w:pos="640"/>
        </w:tabs>
        <w:spacing w:after="12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01013E">
        <w:rPr>
          <w:rFonts w:ascii="Times New Roman" w:hAnsi="Times New Roman"/>
          <w:sz w:val="24"/>
          <w:szCs w:val="24"/>
        </w:rPr>
        <w:t>s pessoas responsáveis pela supervisão das demonstrações contábeis não são aquelas responsáveis pela elaboração das demonstrações contábeis</w:t>
      </w:r>
      <w:r>
        <w:rPr>
          <w:rFonts w:ascii="Times New Roman" w:hAnsi="Times New Roman"/>
          <w:sz w:val="24"/>
          <w:szCs w:val="24"/>
        </w:rPr>
        <w:t>;</w:t>
      </w:r>
    </w:p>
    <w:p w14:paraId="458CD7DD" w14:textId="77777777" w:rsidR="00C1157F" w:rsidRPr="0001013E" w:rsidRDefault="00C1157F">
      <w:pPr>
        <w:pStyle w:val="PargrafodaLista"/>
        <w:widowControl w:val="0"/>
        <w:numPr>
          <w:ilvl w:val="0"/>
          <w:numId w:val="308"/>
        </w:numPr>
        <w:tabs>
          <w:tab w:val="left" w:pos="640"/>
        </w:tabs>
        <w:spacing w:after="0" w:line="240" w:lineRule="auto"/>
        <w:ind w:left="284" w:hanging="284"/>
        <w:contextualSpacing w:val="0"/>
        <w:jc w:val="both"/>
        <w:rPr>
          <w:rFonts w:ascii="Times New Roman" w:hAnsi="Times New Roman"/>
          <w:spacing w:val="-4"/>
          <w:sz w:val="24"/>
          <w:szCs w:val="24"/>
        </w:rPr>
      </w:pPr>
      <w:r>
        <w:rPr>
          <w:rFonts w:ascii="Times New Roman" w:hAnsi="Times New Roman"/>
          <w:spacing w:val="-3"/>
          <w:sz w:val="24"/>
          <w:szCs w:val="24"/>
        </w:rPr>
        <w:t>o</w:t>
      </w:r>
      <w:r w:rsidRPr="0001013E">
        <w:rPr>
          <w:rFonts w:ascii="Times New Roman" w:hAnsi="Times New Roman"/>
          <w:spacing w:val="-3"/>
          <w:sz w:val="24"/>
          <w:szCs w:val="24"/>
        </w:rPr>
        <w:t xml:space="preserve"> </w:t>
      </w:r>
      <w:r w:rsidRPr="0001013E">
        <w:rPr>
          <w:rFonts w:ascii="Times New Roman" w:hAnsi="Times New Roman"/>
          <w:spacing w:val="-5"/>
          <w:sz w:val="24"/>
          <w:szCs w:val="24"/>
        </w:rPr>
        <w:t>auditor</w:t>
      </w:r>
      <w:r w:rsidRPr="0001013E">
        <w:rPr>
          <w:rFonts w:ascii="Times New Roman" w:hAnsi="Times New Roman"/>
          <w:spacing w:val="-7"/>
          <w:sz w:val="24"/>
          <w:szCs w:val="24"/>
        </w:rPr>
        <w:t xml:space="preserve"> não tem outras responsabilidades relativas à emissão de relatório do auditor de acordo com a lei </w:t>
      </w:r>
      <w:r w:rsidRPr="0001013E">
        <w:rPr>
          <w:rFonts w:ascii="Times New Roman" w:hAnsi="Times New Roman"/>
          <w:spacing w:val="-4"/>
          <w:sz w:val="24"/>
          <w:szCs w:val="24"/>
        </w:rPr>
        <w:t>local.</w:t>
      </w:r>
    </w:p>
    <w:p w14:paraId="47422482" w14:textId="77777777" w:rsidR="00C1157F" w:rsidRPr="0001013E" w:rsidRDefault="00C1157F" w:rsidP="00C1157F">
      <w:pPr>
        <w:tabs>
          <w:tab w:val="left" w:pos="640"/>
        </w:tabs>
        <w:spacing w:after="0" w:line="240" w:lineRule="auto"/>
        <w:jc w:val="both"/>
        <w:rPr>
          <w:rFonts w:ascii="Times New Roman" w:eastAsia="Arial" w:hAnsi="Times New Roman"/>
          <w:sz w:val="24"/>
          <w:szCs w:val="24"/>
        </w:rPr>
      </w:pPr>
    </w:p>
    <w:p w14:paraId="4F7F664B" w14:textId="77777777" w:rsidR="00C1157F" w:rsidRPr="0001013E" w:rsidRDefault="00C1157F" w:rsidP="00C1157F">
      <w:pPr>
        <w:spacing w:after="0" w:line="240" w:lineRule="auto"/>
        <w:jc w:val="both"/>
        <w:rPr>
          <w:rFonts w:ascii="Times New Roman" w:eastAsia="Arial" w:hAnsi="Times New Roman"/>
          <w:b/>
          <w:bCs/>
          <w:sz w:val="24"/>
          <w:szCs w:val="24"/>
          <w:highlight w:val="green"/>
        </w:rPr>
      </w:pPr>
    </w:p>
    <w:p w14:paraId="658427A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RELATÓRIO DO AUDITOR INDEPENDENTE SOBRE AS DEMONSTRAÇÕES CONTÁBEIS</w:t>
      </w:r>
    </w:p>
    <w:p w14:paraId="19F14A45" w14:textId="77777777" w:rsidR="00C1157F" w:rsidRPr="0001013E" w:rsidRDefault="00C1157F" w:rsidP="00C1157F">
      <w:pPr>
        <w:spacing w:after="0" w:line="240" w:lineRule="auto"/>
        <w:jc w:val="both"/>
        <w:rPr>
          <w:rFonts w:ascii="Times New Roman" w:hAnsi="Times New Roman"/>
          <w:sz w:val="24"/>
          <w:szCs w:val="24"/>
        </w:rPr>
      </w:pPr>
    </w:p>
    <w:p w14:paraId="58BAF96E"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17FFCBED" w14:textId="77777777" w:rsidR="00C1157F" w:rsidRPr="0001013E" w:rsidRDefault="00C1157F" w:rsidP="00C1157F">
      <w:pPr>
        <w:spacing w:after="0" w:line="240" w:lineRule="auto"/>
        <w:jc w:val="both"/>
        <w:rPr>
          <w:rFonts w:ascii="Times New Roman" w:hAnsi="Times New Roman"/>
          <w:sz w:val="24"/>
          <w:szCs w:val="24"/>
        </w:rPr>
      </w:pPr>
    </w:p>
    <w:p w14:paraId="4B3F0A34" w14:textId="77777777" w:rsidR="00C1157F" w:rsidRPr="0012771F" w:rsidRDefault="00C1157F" w:rsidP="00C1157F">
      <w:pPr>
        <w:spacing w:after="0" w:line="240" w:lineRule="auto"/>
        <w:jc w:val="both"/>
        <w:rPr>
          <w:rFonts w:ascii="Times New Roman" w:eastAsia="Arial" w:hAnsi="Times New Roman"/>
          <w:b/>
          <w:sz w:val="24"/>
          <w:szCs w:val="24"/>
        </w:rPr>
      </w:pPr>
      <w:r w:rsidRPr="00A97727">
        <w:rPr>
          <w:rFonts w:ascii="Times New Roman" w:eastAsia="Arial" w:hAnsi="Times New Roman"/>
          <w:b/>
          <w:sz w:val="24"/>
          <w:szCs w:val="24"/>
        </w:rPr>
        <w:t>Opinião</w:t>
      </w:r>
    </w:p>
    <w:p w14:paraId="4C775531" w14:textId="77777777" w:rsidR="00C1157F" w:rsidRPr="0001013E" w:rsidRDefault="00C1157F" w:rsidP="00C1157F">
      <w:pPr>
        <w:spacing w:after="0" w:line="240" w:lineRule="auto"/>
        <w:jc w:val="both"/>
        <w:rPr>
          <w:rFonts w:ascii="Times New Roman" w:hAnsi="Times New Roman"/>
          <w:sz w:val="24"/>
          <w:szCs w:val="24"/>
        </w:rPr>
      </w:pPr>
    </w:p>
    <w:p w14:paraId="190C0CA6" w14:textId="77777777" w:rsidR="00C1157F" w:rsidRPr="0001013E" w:rsidRDefault="00C1157F" w:rsidP="00C1157F">
      <w:pPr>
        <w:pStyle w:val="Corpodetexto"/>
        <w:rPr>
          <w:rFonts w:ascii="Times New Roman" w:hAnsi="Times New Roman"/>
          <w:sz w:val="24"/>
          <w:szCs w:val="24"/>
        </w:rPr>
      </w:pPr>
      <w:r w:rsidRPr="0001013E">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7E4DF998" w14:textId="77777777" w:rsidR="00C1157F" w:rsidRPr="0001013E" w:rsidRDefault="00C1157F" w:rsidP="00C1157F">
      <w:pPr>
        <w:pStyle w:val="Corpodetexto"/>
        <w:rPr>
          <w:rFonts w:ascii="Times New Roman" w:hAnsi="Times New Roman"/>
          <w:sz w:val="24"/>
          <w:szCs w:val="24"/>
        </w:rPr>
      </w:pPr>
    </w:p>
    <w:p w14:paraId="106D2C64"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nossa opinião, as demonstrações contábeis acima referidas apresentam adequadamente, em todos os aspectos relevantes, a posição patrimonial e financeira da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w:t>
      </w:r>
      <w:r w:rsidRPr="0001013E">
        <w:rPr>
          <w:rFonts w:ascii="Times New Roman" w:hAnsi="Times New Roman"/>
          <w:sz w:val="24"/>
          <w:szCs w:val="24"/>
        </w:rPr>
        <w:t xml:space="preserve"> em 31 de dezembro de 20X1, o desempenho de suas operações e os seus fluxos de caixa para o exercício findo nessa data, de acordo com as práticas contábeis adotadas no Brasil.</w:t>
      </w:r>
    </w:p>
    <w:p w14:paraId="474CA8A8"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62EF14F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w:t>
      </w:r>
    </w:p>
    <w:p w14:paraId="09032836" w14:textId="77777777" w:rsidR="00C1157F" w:rsidRPr="0001013E" w:rsidRDefault="00C1157F" w:rsidP="00C1157F">
      <w:pPr>
        <w:spacing w:after="0" w:line="240" w:lineRule="auto"/>
        <w:jc w:val="both"/>
        <w:rPr>
          <w:rFonts w:ascii="Times New Roman" w:hAnsi="Times New Roman"/>
          <w:sz w:val="24"/>
          <w:szCs w:val="24"/>
        </w:rPr>
      </w:pPr>
    </w:p>
    <w:p w14:paraId="592A5E1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eastAsia="Arial" w:hAnsi="Times New Roman"/>
          <w:sz w:val="24"/>
          <w:szCs w:val="24"/>
        </w:rPr>
        <w:t>,</w:t>
      </w:r>
      <w:r w:rsidRPr="0001013E">
        <w:rPr>
          <w:rFonts w:ascii="Times New Roman" w:eastAsia="Arial" w:hAnsi="Times New Roman"/>
          <w:sz w:val="24"/>
          <w:szCs w:val="24"/>
        </w:rPr>
        <w:t xml:space="preserve"> intitulada “</w:t>
      </w:r>
      <w:r w:rsidRPr="0001013E">
        <w:rPr>
          <w:rFonts w:ascii="Times New Roman" w:eastAsia="Arial" w:hAnsi="Times New Roman"/>
          <w:bCs/>
          <w:iCs/>
          <w:sz w:val="24"/>
          <w:szCs w:val="24"/>
        </w:rPr>
        <w:t>Responsabilidade</w:t>
      </w:r>
      <w:r>
        <w:rPr>
          <w:rFonts w:ascii="Times New Roman" w:eastAsia="Arial" w:hAnsi="Times New Roman"/>
          <w:bCs/>
          <w:iCs/>
          <w:sz w:val="24"/>
          <w:szCs w:val="24"/>
        </w:rPr>
        <w:t>s</w:t>
      </w:r>
      <w:r w:rsidRPr="0001013E">
        <w:rPr>
          <w:rFonts w:ascii="Times New Roman" w:eastAsia="Arial" w:hAnsi="Times New Roman"/>
          <w:bCs/>
          <w:iCs/>
          <w:sz w:val="24"/>
          <w:szCs w:val="24"/>
        </w:rPr>
        <w:t xml:space="preserve"> do auditor pela auditoria das demonstrações contábeis”</w:t>
      </w:r>
      <w:r w:rsidRPr="0001013E">
        <w:rPr>
          <w:rFonts w:ascii="Times New Roman" w:eastAsia="Arial" w:hAnsi="Times New Roman"/>
          <w:i/>
          <w:iCs/>
          <w:sz w:val="24"/>
          <w:szCs w:val="24"/>
        </w:rPr>
        <w:t xml:space="preserve">. </w:t>
      </w:r>
      <w:r w:rsidRPr="0001013E">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01013E">
        <w:rPr>
          <w:rFonts w:ascii="Times New Roman" w:eastAsia="Arial" w:hAnsi="Times New Roman"/>
          <w:sz w:val="24"/>
          <w:szCs w:val="24"/>
        </w:rPr>
        <w:t>ompanhia</w:t>
      </w:r>
      <w:r>
        <w:rPr>
          <w:rFonts w:ascii="Times New Roman" w:eastAsia="Arial" w:hAnsi="Times New Roman"/>
          <w:sz w:val="24"/>
          <w:szCs w:val="24"/>
        </w:rPr>
        <w:t>,</w:t>
      </w:r>
      <w:r w:rsidRPr="0001013E">
        <w:rPr>
          <w:rFonts w:ascii="Times New Roman" w:eastAsia="Arial"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eastAsia="Arial" w:hAnsi="Times New Roman"/>
          <w:sz w:val="24"/>
          <w:szCs w:val="24"/>
        </w:rPr>
        <w:t>,</w:t>
      </w:r>
      <w:r w:rsidRPr="0001013E">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w:t>
      </w:r>
    </w:p>
    <w:p w14:paraId="49691E61"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60BF50A5"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Outras informações que acompanham as demonstrações contábeis e o relatório do auditor</w:t>
      </w:r>
    </w:p>
    <w:p w14:paraId="2685A8E1" w14:textId="77777777" w:rsidR="00C1157F" w:rsidRPr="0001013E" w:rsidRDefault="00C1157F" w:rsidP="00C1157F">
      <w:pPr>
        <w:spacing w:after="0" w:line="240" w:lineRule="auto"/>
        <w:jc w:val="both"/>
        <w:rPr>
          <w:rFonts w:ascii="Times New Roman" w:hAnsi="Times New Roman"/>
          <w:sz w:val="24"/>
          <w:szCs w:val="24"/>
        </w:rPr>
      </w:pPr>
    </w:p>
    <w:p w14:paraId="70AC7888"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 administração</w:t>
      </w:r>
      <w:r w:rsidRPr="007B6033">
        <w:rPr>
          <w:rFonts w:ascii="Times New Roman" w:hAnsi="Times New Roman"/>
          <w:sz w:val="24"/>
          <w:szCs w:val="24"/>
          <w:vertAlign w:val="superscript"/>
        </w:rPr>
        <w:t>(</w:t>
      </w:r>
      <w:r w:rsidRPr="0001013E">
        <w:rPr>
          <w:rFonts w:ascii="Times New Roman" w:hAnsi="Times New Roman"/>
          <w:sz w:val="24"/>
          <w:szCs w:val="24"/>
          <w:vertAlign w:val="superscript"/>
        </w:rPr>
        <w:t>1</w:t>
      </w:r>
      <w:r>
        <w:rPr>
          <w:rFonts w:ascii="Times New Roman" w:hAnsi="Times New Roman"/>
          <w:sz w:val="24"/>
          <w:szCs w:val="24"/>
          <w:vertAlign w:val="superscript"/>
        </w:rPr>
        <w:t>)</w:t>
      </w:r>
      <w:r w:rsidRPr="0001013E">
        <w:rPr>
          <w:rFonts w:ascii="Times New Roman" w:hAnsi="Times New Roman"/>
          <w:sz w:val="24"/>
          <w:szCs w:val="24"/>
        </w:rPr>
        <w:t xml:space="preserve"> da </w:t>
      </w:r>
      <w:r>
        <w:rPr>
          <w:rFonts w:ascii="Times New Roman" w:hAnsi="Times New Roman"/>
          <w:sz w:val="24"/>
          <w:szCs w:val="24"/>
        </w:rPr>
        <w:t>c</w:t>
      </w:r>
      <w:r w:rsidRPr="0001013E">
        <w:rPr>
          <w:rFonts w:ascii="Times New Roman" w:hAnsi="Times New Roman"/>
          <w:sz w:val="24"/>
          <w:szCs w:val="24"/>
        </w:rPr>
        <w:t xml:space="preserve">ompanhia é responsável por essas outras informações obtidas até a data deste relatório, que compreendem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sidRPr="007B6033">
        <w:rPr>
          <w:rFonts w:ascii="Times New Roman" w:hAnsi="Times New Roman"/>
          <w:sz w:val="24"/>
          <w:szCs w:val="24"/>
          <w:vertAlign w:val="superscript"/>
        </w:rPr>
        <w:t>(</w:t>
      </w:r>
      <w:r w:rsidRPr="0001013E">
        <w:rPr>
          <w:rFonts w:ascii="Times New Roman" w:hAnsi="Times New Roman"/>
          <w:sz w:val="24"/>
          <w:szCs w:val="24"/>
          <w:vertAlign w:val="superscript"/>
        </w:rPr>
        <w:t>2</w:t>
      </w:r>
      <w:r>
        <w:rPr>
          <w:rFonts w:ascii="Times New Roman" w:hAnsi="Times New Roman"/>
          <w:sz w:val="24"/>
          <w:szCs w:val="24"/>
          <w:vertAlign w:val="superscript"/>
        </w:rPr>
        <w:t>)</w:t>
      </w:r>
      <w:r w:rsidRPr="0001013E">
        <w:rPr>
          <w:rFonts w:ascii="Times New Roman" w:hAnsi="Times New Roman"/>
          <w:sz w:val="24"/>
          <w:szCs w:val="24"/>
        </w:rPr>
        <w:t xml:space="preserve">. </w:t>
      </w:r>
    </w:p>
    <w:p w14:paraId="2398ED79" w14:textId="77777777" w:rsidR="00C1157F" w:rsidRDefault="00C1157F" w:rsidP="00C1157F">
      <w:pPr>
        <w:spacing w:after="0" w:line="240" w:lineRule="auto"/>
        <w:jc w:val="both"/>
        <w:rPr>
          <w:rFonts w:ascii="Times New Roman" w:hAnsi="Times New Roman"/>
          <w:sz w:val="24"/>
          <w:szCs w:val="24"/>
        </w:rPr>
      </w:pPr>
    </w:p>
    <w:p w14:paraId="3CDAFC5F"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Nossa opinião sobre as demonstrações contábeis não abrange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não expressamos qualquer forma de conclusão de auditoria sobre esse relatório. </w:t>
      </w:r>
    </w:p>
    <w:p w14:paraId="381091F1" w14:textId="77777777" w:rsidR="00C1157F" w:rsidRPr="0001013E" w:rsidRDefault="00C1157F" w:rsidP="00C1157F">
      <w:pPr>
        <w:spacing w:after="0" w:line="240" w:lineRule="auto"/>
        <w:jc w:val="both"/>
        <w:rPr>
          <w:rFonts w:ascii="Times New Roman" w:hAnsi="Times New Roman"/>
          <w:sz w:val="24"/>
          <w:szCs w:val="24"/>
        </w:rPr>
      </w:pPr>
    </w:p>
    <w:p w14:paraId="6EBBA4B0"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conexão com a auditoria das demonstrações contábeis, nossa responsabilidade é a de ler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ao fazê-lo, considerar se esse relatório está, de forma relevante, inconsistente com as demonstrações contábeis ou com </w:t>
      </w:r>
      <w:r>
        <w:rPr>
          <w:rFonts w:ascii="Times New Roman" w:hAnsi="Times New Roman"/>
          <w:sz w:val="24"/>
          <w:szCs w:val="24"/>
        </w:rPr>
        <w:t xml:space="preserve">o </w:t>
      </w:r>
      <w:r w:rsidRPr="0001013E">
        <w:rPr>
          <w:rFonts w:ascii="Times New Roman" w:hAnsi="Times New Roman"/>
          <w:sz w:val="24"/>
          <w:szCs w:val="24"/>
        </w:rPr>
        <w:t xml:space="preserve">nosso conhecimento obtido na auditoria ou, de outra forma, aparenta estar distorcido de forma relevante. </w:t>
      </w:r>
    </w:p>
    <w:p w14:paraId="2FA9E17C" w14:textId="77777777" w:rsidR="00C1157F" w:rsidRDefault="00C1157F" w:rsidP="00C1157F">
      <w:pPr>
        <w:spacing w:after="0" w:line="240" w:lineRule="auto"/>
        <w:jc w:val="both"/>
        <w:rPr>
          <w:rFonts w:ascii="Times New Roman" w:hAnsi="Times New Roman"/>
          <w:sz w:val="24"/>
          <w:szCs w:val="24"/>
        </w:rPr>
      </w:pPr>
    </w:p>
    <w:p w14:paraId="233C1B1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sz w:val="24"/>
          <w:szCs w:val="24"/>
        </w:rPr>
        <w:t xml:space="preserve">Se, com base no trabalho realizado, concluirmos que há distorção relevante no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 obtido antes da data deste relatório</w:t>
      </w:r>
      <w:r>
        <w:rPr>
          <w:rFonts w:ascii="Times New Roman" w:hAnsi="Times New Roman"/>
          <w:sz w:val="24"/>
          <w:szCs w:val="24"/>
        </w:rPr>
        <w:t>,</w:t>
      </w:r>
      <w:r w:rsidRPr="0001013E">
        <w:rPr>
          <w:rFonts w:ascii="Times New Roman" w:hAnsi="Times New Roman"/>
          <w:sz w:val="24"/>
          <w:szCs w:val="24"/>
        </w:rPr>
        <w:t xml:space="preserve"> somos requeridos a comunicar esse fato. Não temos nada a relatar a este respeito.</w:t>
      </w:r>
    </w:p>
    <w:p w14:paraId="53E8921B"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1C39F199"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e da governança pelas demonstrações </w:t>
      </w:r>
      <w:r w:rsidRPr="00A97727">
        <w:rPr>
          <w:rFonts w:ascii="Times New Roman" w:eastAsia="Arial" w:hAnsi="Times New Roman"/>
          <w:b/>
          <w:bCs/>
          <w:sz w:val="24"/>
          <w:szCs w:val="24"/>
        </w:rPr>
        <w:t>contábeis</w:t>
      </w:r>
      <w:r w:rsidRPr="00A97727">
        <w:rPr>
          <w:rFonts w:ascii="Times New Roman" w:eastAsia="Arial" w:hAnsi="Times New Roman"/>
          <w:b/>
          <w:bCs/>
          <w:sz w:val="24"/>
          <w:szCs w:val="24"/>
          <w:vertAlign w:val="superscript"/>
        </w:rPr>
        <w:t>(</w:t>
      </w:r>
      <w:r w:rsidRPr="00A97727">
        <w:rPr>
          <w:rFonts w:ascii="Times New Roman" w:eastAsia="Arial" w:hAnsi="Times New Roman"/>
          <w:sz w:val="24"/>
          <w:szCs w:val="24"/>
          <w:vertAlign w:val="superscript"/>
        </w:rPr>
        <w:t>1</w:t>
      </w:r>
      <w:r>
        <w:rPr>
          <w:rFonts w:ascii="Times New Roman" w:eastAsia="Arial" w:hAnsi="Times New Roman"/>
          <w:sz w:val="24"/>
          <w:szCs w:val="24"/>
          <w:vertAlign w:val="superscript"/>
        </w:rPr>
        <w:t>)</w:t>
      </w:r>
    </w:p>
    <w:p w14:paraId="75F6419C" w14:textId="77777777" w:rsidR="00C1157F" w:rsidRPr="0001013E" w:rsidRDefault="00C1157F" w:rsidP="00C1157F">
      <w:pPr>
        <w:spacing w:after="0" w:line="240" w:lineRule="auto"/>
        <w:jc w:val="both"/>
        <w:rPr>
          <w:rFonts w:ascii="Times New Roman" w:hAnsi="Times New Roman"/>
          <w:sz w:val="24"/>
          <w:szCs w:val="24"/>
        </w:rPr>
      </w:pPr>
    </w:p>
    <w:p w14:paraId="0340055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4A1ABF30" w14:textId="77777777" w:rsidR="00C1157F" w:rsidRPr="0001013E" w:rsidRDefault="00C1157F" w:rsidP="00C1157F">
      <w:pPr>
        <w:spacing w:after="0" w:line="240" w:lineRule="auto"/>
        <w:jc w:val="both"/>
        <w:rPr>
          <w:rFonts w:ascii="Times New Roman" w:hAnsi="Times New Roman"/>
          <w:sz w:val="24"/>
          <w:szCs w:val="24"/>
        </w:rPr>
      </w:pPr>
    </w:p>
    <w:p w14:paraId="7F257EA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p>
    <w:p w14:paraId="5C7A0625" w14:textId="77777777" w:rsidR="00C1157F" w:rsidRPr="0001013E" w:rsidRDefault="00C1157F" w:rsidP="00C1157F">
      <w:pPr>
        <w:spacing w:after="0" w:line="240" w:lineRule="auto"/>
        <w:jc w:val="both"/>
        <w:rPr>
          <w:rFonts w:ascii="Times New Roman" w:hAnsi="Times New Roman"/>
          <w:sz w:val="24"/>
          <w:szCs w:val="24"/>
        </w:rPr>
      </w:pPr>
    </w:p>
    <w:p w14:paraId="504A9BF9"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594E73D3" w14:textId="77777777" w:rsidR="00C1157F" w:rsidRPr="0001013E" w:rsidRDefault="00C1157F" w:rsidP="00C1157F">
      <w:pPr>
        <w:spacing w:after="0" w:line="240" w:lineRule="auto"/>
        <w:jc w:val="both"/>
        <w:rPr>
          <w:rFonts w:ascii="Times New Roman" w:hAnsi="Times New Roman"/>
          <w:sz w:val="24"/>
          <w:szCs w:val="24"/>
        </w:rPr>
      </w:pPr>
      <w:r w:rsidRPr="0001013E" w:rsidDel="00DC0B41">
        <w:rPr>
          <w:rFonts w:ascii="Times New Roman" w:eastAsia="Arial" w:hAnsi="Times New Roman"/>
          <w:sz w:val="24"/>
          <w:szCs w:val="24"/>
        </w:rPr>
        <w:t xml:space="preserve"> </w:t>
      </w:r>
    </w:p>
    <w:p w14:paraId="31BE53B9"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6D9EB386"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7C5A1B47"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27D57FE2"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4497DC24"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10E51F28" w14:textId="77777777" w:rsidR="00C1157F" w:rsidRPr="0001013E" w:rsidRDefault="00C1157F" w:rsidP="00C1157F">
      <w:pPr>
        <w:spacing w:after="0" w:line="240" w:lineRule="auto"/>
        <w:jc w:val="both"/>
        <w:rPr>
          <w:rFonts w:ascii="Times New Roman" w:hAnsi="Times New Roman"/>
          <w:sz w:val="24"/>
          <w:szCs w:val="24"/>
        </w:rPr>
      </w:pPr>
    </w:p>
    <w:p w14:paraId="40E8FF59" w14:textId="77777777" w:rsidR="00C1157F" w:rsidRPr="0001013E" w:rsidRDefault="00C1157F" w:rsidP="00C1157F">
      <w:pPr>
        <w:spacing w:after="0" w:line="240" w:lineRule="auto"/>
        <w:jc w:val="both"/>
        <w:rPr>
          <w:rFonts w:ascii="Times New Roman" w:hAnsi="Times New Roman"/>
          <w:sz w:val="24"/>
          <w:szCs w:val="24"/>
        </w:rPr>
      </w:pPr>
    </w:p>
    <w:p w14:paraId="4598CD8D"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3E6FCB">
        <w:rPr>
          <w:rFonts w:ascii="Times New Roman" w:eastAsia="Arial" w:hAnsi="Times New Roman"/>
          <w:sz w:val="20"/>
          <w:szCs w:val="20"/>
          <w:vertAlign w:val="superscript"/>
        </w:rPr>
        <w:t>(1)</w:t>
      </w:r>
      <w:r w:rsidRPr="004327E8">
        <w:rPr>
          <w:rFonts w:ascii="Times New Roman" w:eastAsia="Arial" w:hAnsi="Times New Roman"/>
          <w:sz w:val="20"/>
          <w:szCs w:val="20"/>
        </w:rPr>
        <w:t xml:space="preserve"> </w:t>
      </w:r>
      <w:r>
        <w:rPr>
          <w:rFonts w:ascii="Times New Roman" w:eastAsia="Arial" w:hAnsi="Times New Roman"/>
          <w:sz w:val="20"/>
          <w:szCs w:val="20"/>
        </w:rPr>
        <w:tab/>
      </w:r>
      <w:r w:rsidRPr="004327E8">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4327E8">
        <w:rPr>
          <w:rFonts w:ascii="Times New Roman" w:eastAsia="Arial" w:hAnsi="Times New Roman"/>
          <w:sz w:val="20"/>
          <w:szCs w:val="20"/>
        </w:rPr>
        <w:t>administração</w:t>
      </w:r>
      <w:r>
        <w:rPr>
          <w:rFonts w:ascii="Times New Roman" w:eastAsia="Arial" w:hAnsi="Times New Roman"/>
          <w:sz w:val="20"/>
          <w:szCs w:val="20"/>
        </w:rPr>
        <w:t>”</w:t>
      </w:r>
      <w:r w:rsidRPr="004327E8">
        <w:rPr>
          <w:rFonts w:ascii="Times New Roman" w:eastAsia="Arial" w:hAnsi="Times New Roman"/>
          <w:sz w:val="20"/>
          <w:szCs w:val="20"/>
        </w:rPr>
        <w:t xml:space="preserve"> e </w:t>
      </w:r>
      <w:r>
        <w:rPr>
          <w:rFonts w:ascii="Times New Roman" w:eastAsia="Arial" w:hAnsi="Times New Roman"/>
          <w:sz w:val="20"/>
          <w:szCs w:val="20"/>
        </w:rPr>
        <w:t>“</w:t>
      </w:r>
      <w:r w:rsidRPr="004327E8">
        <w:rPr>
          <w:rFonts w:ascii="Times New Roman" w:eastAsia="Arial" w:hAnsi="Times New Roman"/>
          <w:sz w:val="20"/>
          <w:szCs w:val="20"/>
        </w:rPr>
        <w:t>responsáveis pela</w:t>
      </w:r>
      <w:r w:rsidRPr="004327E8">
        <w:rPr>
          <w:rFonts w:ascii="Times New Roman" w:eastAsia="Arial" w:hAnsi="Times New Roman"/>
          <w:spacing w:val="17"/>
          <w:sz w:val="20"/>
          <w:szCs w:val="20"/>
        </w:rPr>
        <w:t xml:space="preserve"> </w:t>
      </w:r>
      <w:r w:rsidRPr="004327E8">
        <w:rPr>
          <w:rFonts w:ascii="Times New Roman" w:eastAsia="Arial" w:hAnsi="Times New Roman"/>
          <w:sz w:val="20"/>
          <w:szCs w:val="20"/>
        </w:rPr>
        <w:t>governança</w:t>
      </w:r>
      <w:r>
        <w:rPr>
          <w:rFonts w:ascii="Times New Roman" w:eastAsia="Arial" w:hAnsi="Times New Roman"/>
          <w:sz w:val="20"/>
          <w:szCs w:val="20"/>
        </w:rPr>
        <w:t>”</w:t>
      </w:r>
      <w:r w:rsidRPr="004327E8">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4327E8">
        <w:rPr>
          <w:rFonts w:ascii="Times New Roman" w:eastAsia="Arial" w:hAnsi="Times New Roman"/>
          <w:sz w:val="20"/>
          <w:szCs w:val="20"/>
        </w:rPr>
        <w:t>o contexto da estrutura legal</w:t>
      </w:r>
      <w:r w:rsidRPr="004327E8">
        <w:rPr>
          <w:rFonts w:ascii="Times New Roman" w:eastAsia="Arial" w:hAnsi="Times New Roman"/>
          <w:spacing w:val="-1"/>
          <w:sz w:val="20"/>
          <w:szCs w:val="20"/>
        </w:rPr>
        <w:t xml:space="preserve"> de determinada </w:t>
      </w:r>
      <w:r w:rsidRPr="004327E8">
        <w:rPr>
          <w:rFonts w:ascii="Times New Roman" w:eastAsia="Arial" w:hAnsi="Times New Roman"/>
          <w:sz w:val="20"/>
          <w:szCs w:val="20"/>
        </w:rPr>
        <w:t>jurisdição.</w:t>
      </w:r>
    </w:p>
    <w:p w14:paraId="12127A5C" w14:textId="77777777" w:rsidR="00C1157F" w:rsidRPr="0001013E" w:rsidRDefault="00C1157F" w:rsidP="00C1157F">
      <w:pPr>
        <w:pStyle w:val="Textodenotaderodap"/>
        <w:ind w:left="284" w:hanging="284"/>
        <w:jc w:val="both"/>
        <w:rPr>
          <w:sz w:val="24"/>
          <w:szCs w:val="24"/>
        </w:rPr>
      </w:pPr>
      <w:r w:rsidRPr="003E6FCB">
        <w:rPr>
          <w:vertAlign w:val="superscript"/>
        </w:rPr>
        <w:t>(2)</w:t>
      </w:r>
      <w:r w:rsidRPr="004327E8">
        <w:t xml:space="preserve"> </w:t>
      </w:r>
      <w:r>
        <w:tab/>
      </w:r>
      <w:r w:rsidRPr="004327E8">
        <w:t xml:space="preserve">Nos termos da legislação societária brasileira, o </w:t>
      </w:r>
      <w:r>
        <w:t>R</w:t>
      </w:r>
      <w:r w:rsidRPr="004327E8">
        <w:t xml:space="preserve">elatório da </w:t>
      </w:r>
      <w:r>
        <w:t>A</w:t>
      </w:r>
      <w:r w:rsidRPr="004327E8">
        <w:t>dministração é divulgado em conjunto com as demonstrações contábeis. No entanto, podem existir outros relatórios divulgados em conjunto com as demonstrações contábeis. Nesses casos, a redação do parágrafo acima deve ser alterada para incluir o nome dos relatórios que acompanham as demonstrações contábeis.</w:t>
      </w:r>
      <w:r w:rsidRPr="0001013E">
        <w:rPr>
          <w:sz w:val="24"/>
          <w:szCs w:val="24"/>
        </w:rPr>
        <w:t xml:space="preserve"> </w:t>
      </w:r>
    </w:p>
    <w:p w14:paraId="69ECD09E" w14:textId="77777777" w:rsidR="00C1157F" w:rsidRPr="0001013E" w:rsidRDefault="00C1157F" w:rsidP="00C1157F">
      <w:pPr>
        <w:spacing w:after="0" w:line="240" w:lineRule="auto"/>
        <w:jc w:val="both"/>
        <w:rPr>
          <w:rFonts w:ascii="Times New Roman" w:hAnsi="Times New Roman"/>
          <w:sz w:val="24"/>
          <w:szCs w:val="24"/>
        </w:rPr>
      </w:pPr>
    </w:p>
    <w:p w14:paraId="3D0C3C41"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197050F3" w14:textId="77777777" w:rsidR="00C1157F" w:rsidRPr="004327E8" w:rsidRDefault="00C1157F" w:rsidP="00C1157F">
      <w:pPr>
        <w:tabs>
          <w:tab w:val="left" w:pos="640"/>
        </w:tabs>
        <w:spacing w:after="0" w:line="240" w:lineRule="auto"/>
        <w:jc w:val="both"/>
        <w:rPr>
          <w:rFonts w:ascii="Times New Roman" w:eastAsia="Arial" w:hAnsi="Times New Roman"/>
          <w:b/>
          <w:sz w:val="24"/>
          <w:szCs w:val="24"/>
        </w:rPr>
      </w:pPr>
      <w:r w:rsidRPr="004327E8">
        <w:rPr>
          <w:rFonts w:ascii="Times New Roman" w:eastAsia="Arial" w:hAnsi="Times New Roman"/>
          <w:b/>
          <w:sz w:val="24"/>
          <w:szCs w:val="24"/>
        </w:rPr>
        <w:t>Exemplo 4 – Relatório do auditor independente de entidade listada, contendo opinião não modificada. O auditor não obteve nenhuma outra informação antes da data do seu relatório, mas espera obter as outras informações após a data do seu relatório.</w:t>
      </w:r>
    </w:p>
    <w:p w14:paraId="04DE2AC3" w14:textId="77777777" w:rsidR="00C1157F" w:rsidRPr="0001013E" w:rsidRDefault="00C1157F" w:rsidP="00C1157F">
      <w:pPr>
        <w:spacing w:after="0" w:line="240" w:lineRule="auto"/>
        <w:jc w:val="both"/>
        <w:rPr>
          <w:rFonts w:ascii="Times New Roman" w:hAnsi="Times New Roman"/>
          <w:sz w:val="24"/>
          <w:szCs w:val="24"/>
        </w:rPr>
      </w:pPr>
    </w:p>
    <w:p w14:paraId="5A1B1BF5" w14:textId="77777777" w:rsidR="00C1157F" w:rsidRPr="0001013E" w:rsidRDefault="00C1157F" w:rsidP="00C1157F">
      <w:pPr>
        <w:spacing w:after="0" w:line="240" w:lineRule="auto"/>
        <w:jc w:val="both"/>
        <w:rPr>
          <w:rFonts w:ascii="Times New Roman" w:hAnsi="Times New Roman"/>
          <w:sz w:val="24"/>
          <w:szCs w:val="24"/>
        </w:rPr>
      </w:pPr>
    </w:p>
    <w:p w14:paraId="5D0C6AC8"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Para fins deste exemplo, são consideradas as seguintes circunstâncias: </w:t>
      </w:r>
    </w:p>
    <w:p w14:paraId="40696042"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4327E8">
        <w:rPr>
          <w:rFonts w:ascii="Times New Roman" w:hAnsi="Times New Roman"/>
          <w:sz w:val="24"/>
          <w:szCs w:val="24"/>
        </w:rPr>
        <w:t>uditoria do conjunto completo de demonstrações contábeis de entidade listada, usando a estrutura de apresentação adequada. Não é auditoria de grupo (ou seja, a NBC TA 600 não se aplica)</w:t>
      </w:r>
      <w:r>
        <w:rPr>
          <w:rFonts w:ascii="Times New Roman" w:hAnsi="Times New Roman"/>
          <w:sz w:val="24"/>
          <w:szCs w:val="24"/>
        </w:rPr>
        <w:t>;</w:t>
      </w:r>
    </w:p>
    <w:p w14:paraId="259EA982"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pacing w:val="-3"/>
          <w:sz w:val="24"/>
          <w:szCs w:val="24"/>
        </w:rPr>
        <w:t>a</w:t>
      </w:r>
      <w:r w:rsidRPr="004327E8">
        <w:rPr>
          <w:rFonts w:ascii="Times New Roman" w:hAnsi="Times New Roman"/>
          <w:spacing w:val="-3"/>
          <w:sz w:val="24"/>
          <w:szCs w:val="24"/>
        </w:rPr>
        <w:t xml:space="preserve">s demonstrações contábeis são elaboradas pela administração da </w:t>
      </w:r>
      <w:r w:rsidRPr="004327E8">
        <w:rPr>
          <w:rFonts w:ascii="Times New Roman" w:hAnsi="Times New Roman"/>
          <w:spacing w:val="-4"/>
          <w:sz w:val="24"/>
          <w:szCs w:val="24"/>
        </w:rPr>
        <w:t>entidade de acordo com as práticas contábeis adotadas no Brasil</w:t>
      </w:r>
      <w:r w:rsidRPr="004327E8">
        <w:rPr>
          <w:rFonts w:ascii="Times New Roman" w:hAnsi="Times New Roman"/>
          <w:spacing w:val="35"/>
          <w:sz w:val="24"/>
          <w:szCs w:val="24"/>
        </w:rPr>
        <w:t xml:space="preserve"> </w:t>
      </w:r>
      <w:r w:rsidRPr="004327E8">
        <w:rPr>
          <w:rFonts w:ascii="Times New Roman" w:hAnsi="Times New Roman"/>
          <w:sz w:val="24"/>
          <w:szCs w:val="24"/>
        </w:rPr>
        <w:t>(estrutura para fins gerais</w:t>
      </w:r>
      <w:r w:rsidRPr="004327E8">
        <w:rPr>
          <w:rFonts w:ascii="Times New Roman" w:hAnsi="Times New Roman"/>
          <w:spacing w:val="-4"/>
          <w:sz w:val="24"/>
          <w:szCs w:val="24"/>
        </w:rPr>
        <w:t>)</w:t>
      </w:r>
      <w:r>
        <w:rPr>
          <w:rFonts w:ascii="Times New Roman" w:hAnsi="Times New Roman"/>
          <w:spacing w:val="-4"/>
          <w:sz w:val="24"/>
          <w:szCs w:val="24"/>
        </w:rPr>
        <w:t>;</w:t>
      </w:r>
    </w:p>
    <w:p w14:paraId="52D9986C"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pacing w:val="-3"/>
          <w:sz w:val="24"/>
          <w:szCs w:val="24"/>
        </w:rPr>
        <w:t>o</w:t>
      </w:r>
      <w:r w:rsidRPr="004327E8">
        <w:rPr>
          <w:rFonts w:ascii="Times New Roman" w:eastAsia="Arial" w:hAnsi="Times New Roman"/>
          <w:spacing w:val="-3"/>
          <w:sz w:val="24"/>
          <w:szCs w:val="24"/>
        </w:rPr>
        <w:t>s termos do trabalho de auditoria refletem a descrição da responsabilidade da administração pelas demonstrações contábeis na NBC TA 210</w:t>
      </w:r>
      <w:r>
        <w:rPr>
          <w:rFonts w:ascii="Times New Roman" w:eastAsia="Arial" w:hAnsi="Times New Roman"/>
          <w:spacing w:val="-3"/>
          <w:sz w:val="24"/>
          <w:szCs w:val="24"/>
        </w:rPr>
        <w:t>;</w:t>
      </w:r>
    </w:p>
    <w:p w14:paraId="00B949EB"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pacing w:val="-3"/>
          <w:sz w:val="24"/>
          <w:szCs w:val="24"/>
        </w:rPr>
        <w:t>o</w:t>
      </w:r>
      <w:r w:rsidRPr="004327E8">
        <w:rPr>
          <w:rFonts w:ascii="Times New Roman" w:eastAsia="Arial" w:hAnsi="Times New Roman"/>
          <w:spacing w:val="-3"/>
          <w:sz w:val="24"/>
          <w:szCs w:val="24"/>
        </w:rPr>
        <w:t xml:space="preserve"> </w:t>
      </w:r>
      <w:r w:rsidRPr="004327E8">
        <w:rPr>
          <w:rFonts w:ascii="Times New Roman" w:eastAsia="Arial" w:hAnsi="Times New Roman"/>
          <w:spacing w:val="-5"/>
          <w:sz w:val="24"/>
          <w:szCs w:val="24"/>
        </w:rPr>
        <w:t xml:space="preserve">auditor </w:t>
      </w:r>
      <w:r w:rsidRPr="004327E8">
        <w:rPr>
          <w:rFonts w:ascii="Times New Roman" w:eastAsia="Arial" w:hAnsi="Times New Roman"/>
          <w:spacing w:val="-4"/>
          <w:sz w:val="24"/>
          <w:szCs w:val="24"/>
        </w:rPr>
        <w:t>concluiu que uma opinião não modificada (ou seja,</w:t>
      </w:r>
      <w:r w:rsidRPr="004327E8">
        <w:rPr>
          <w:rFonts w:ascii="Times New Roman" w:eastAsia="Arial" w:hAnsi="Times New Roman"/>
          <w:spacing w:val="34"/>
          <w:sz w:val="24"/>
          <w:szCs w:val="24"/>
        </w:rPr>
        <w:t xml:space="preserve"> </w:t>
      </w:r>
      <w:r w:rsidRPr="004327E8">
        <w:rPr>
          <w:rFonts w:ascii="Times New Roman" w:eastAsia="Arial" w:hAnsi="Times New Roman"/>
          <w:spacing w:val="-4"/>
          <w:sz w:val="24"/>
          <w:szCs w:val="24"/>
        </w:rPr>
        <w:t>“limpa”)</w:t>
      </w:r>
      <w:r w:rsidRPr="004327E8">
        <w:rPr>
          <w:rFonts w:ascii="Times New Roman" w:eastAsia="Arial" w:hAnsi="Times New Roman"/>
          <w:spacing w:val="35"/>
          <w:sz w:val="24"/>
          <w:szCs w:val="24"/>
        </w:rPr>
        <w:t xml:space="preserve"> </w:t>
      </w:r>
      <w:r w:rsidRPr="000143F0">
        <w:rPr>
          <w:rFonts w:ascii="Times New Roman" w:eastAsia="Arial" w:hAnsi="Times New Roman"/>
          <w:spacing w:val="-3"/>
          <w:sz w:val="24"/>
          <w:szCs w:val="24"/>
        </w:rPr>
        <w:t>é adequada com base</w:t>
      </w:r>
      <w:r w:rsidRPr="004327E8">
        <w:rPr>
          <w:rFonts w:ascii="Times New Roman" w:eastAsia="Arial" w:hAnsi="Times New Roman"/>
          <w:spacing w:val="-5"/>
          <w:sz w:val="24"/>
          <w:szCs w:val="24"/>
        </w:rPr>
        <w:t xml:space="preserve"> na evidência de </w:t>
      </w:r>
      <w:r w:rsidRPr="004327E8">
        <w:rPr>
          <w:rFonts w:ascii="Times New Roman" w:eastAsia="Arial" w:hAnsi="Times New Roman"/>
          <w:spacing w:val="-4"/>
          <w:sz w:val="24"/>
          <w:szCs w:val="24"/>
        </w:rPr>
        <w:t>auditoria</w:t>
      </w:r>
      <w:r w:rsidRPr="004327E8">
        <w:rPr>
          <w:rFonts w:ascii="Times New Roman" w:eastAsia="Arial" w:hAnsi="Times New Roman"/>
          <w:spacing w:val="-8"/>
          <w:sz w:val="24"/>
          <w:szCs w:val="24"/>
        </w:rPr>
        <w:t xml:space="preserve"> </w:t>
      </w:r>
      <w:r w:rsidRPr="004327E8">
        <w:rPr>
          <w:rFonts w:ascii="Times New Roman" w:eastAsia="Arial" w:hAnsi="Times New Roman"/>
          <w:spacing w:val="-4"/>
          <w:sz w:val="24"/>
          <w:szCs w:val="24"/>
        </w:rPr>
        <w:t>obtida</w:t>
      </w:r>
      <w:r>
        <w:rPr>
          <w:rFonts w:ascii="Times New Roman" w:eastAsia="Arial" w:hAnsi="Times New Roman"/>
          <w:spacing w:val="-4"/>
          <w:sz w:val="24"/>
          <w:szCs w:val="24"/>
        </w:rPr>
        <w:t>;</w:t>
      </w:r>
    </w:p>
    <w:p w14:paraId="5F557850"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pacing w:val="-3"/>
          <w:sz w:val="24"/>
          <w:szCs w:val="24"/>
        </w:rPr>
        <w:t>a</w:t>
      </w:r>
      <w:r w:rsidRPr="004327E8">
        <w:rPr>
          <w:rFonts w:ascii="Times New Roman" w:eastAsia="Arial" w:hAnsi="Times New Roman"/>
          <w:spacing w:val="-3"/>
          <w:sz w:val="24"/>
          <w:szCs w:val="24"/>
        </w:rPr>
        <w:t>s exigências éticas relevantes que se aplicam à a</w:t>
      </w:r>
      <w:r w:rsidRPr="004327E8">
        <w:rPr>
          <w:rFonts w:ascii="Times New Roman" w:eastAsia="Arial" w:hAnsi="Times New Roman"/>
          <w:spacing w:val="-4"/>
          <w:sz w:val="24"/>
          <w:szCs w:val="24"/>
        </w:rPr>
        <w:t>uditoria compõem o Código de Ética Profissional do Contador e as normas profissionais emitidas pelo Conselho Federal de Contabilidade</w:t>
      </w:r>
      <w:r>
        <w:rPr>
          <w:rFonts w:ascii="Times New Roman" w:eastAsia="Arial" w:hAnsi="Times New Roman"/>
          <w:spacing w:val="-4"/>
          <w:sz w:val="24"/>
          <w:szCs w:val="24"/>
        </w:rPr>
        <w:t>;</w:t>
      </w:r>
    </w:p>
    <w:p w14:paraId="6CF57AE4"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4327E8">
        <w:rPr>
          <w:rFonts w:ascii="Times New Roman" w:eastAsia="Arial" w:hAnsi="Times New Roman"/>
          <w:sz w:val="24"/>
          <w:szCs w:val="24"/>
        </w:rPr>
        <w:t xml:space="preserve">om base na evidência de auditoria obtida, o auditor concluiu que não existe incerteza </w:t>
      </w:r>
      <w:r>
        <w:rPr>
          <w:rFonts w:ascii="Times New Roman" w:eastAsia="Arial" w:hAnsi="Times New Roman"/>
          <w:sz w:val="24"/>
          <w:szCs w:val="24"/>
        </w:rPr>
        <w:t>relevante</w:t>
      </w:r>
      <w:r w:rsidRPr="004327E8">
        <w:rPr>
          <w:rFonts w:ascii="Times New Roman" w:eastAsia="Arial" w:hAnsi="Times New Roman"/>
          <w:sz w:val="24"/>
          <w:szCs w:val="24"/>
        </w:rPr>
        <w:t xml:space="preserve"> em relação a eventos ou </w:t>
      </w:r>
      <w:r>
        <w:rPr>
          <w:rFonts w:ascii="Times New Roman" w:eastAsia="Arial" w:hAnsi="Times New Roman"/>
          <w:sz w:val="24"/>
          <w:szCs w:val="24"/>
        </w:rPr>
        <w:t>condições</w:t>
      </w:r>
      <w:r w:rsidRPr="004327E8">
        <w:rPr>
          <w:rFonts w:ascii="Times New Roman" w:eastAsia="Arial" w:hAnsi="Times New Roman"/>
          <w:sz w:val="24"/>
          <w:szCs w:val="24"/>
        </w:rPr>
        <w:t xml:space="preserve"> que podem </w:t>
      </w:r>
      <w:r>
        <w:rPr>
          <w:rFonts w:ascii="Times New Roman" w:eastAsia="Arial" w:hAnsi="Times New Roman"/>
          <w:sz w:val="24"/>
          <w:szCs w:val="24"/>
        </w:rPr>
        <w:t>levantar</w:t>
      </w:r>
      <w:r w:rsidRPr="004327E8">
        <w:rPr>
          <w:rFonts w:ascii="Times New Roman" w:eastAsia="Arial" w:hAnsi="Times New Roman"/>
          <w:sz w:val="24"/>
          <w:szCs w:val="24"/>
        </w:rPr>
        <w:t xml:space="preserve"> dúvida significativa em relação à capacidade de continuidade operacional da entidade de acordo com a NBC TA 570</w:t>
      </w:r>
      <w:r>
        <w:rPr>
          <w:rFonts w:ascii="Times New Roman" w:eastAsia="Arial" w:hAnsi="Times New Roman"/>
          <w:sz w:val="24"/>
          <w:szCs w:val="24"/>
        </w:rPr>
        <w:t>;</w:t>
      </w:r>
      <w:r w:rsidRPr="004327E8">
        <w:rPr>
          <w:rFonts w:ascii="Times New Roman" w:eastAsia="Arial" w:hAnsi="Times New Roman"/>
          <w:sz w:val="24"/>
          <w:szCs w:val="24"/>
        </w:rPr>
        <w:t xml:space="preserve"> </w:t>
      </w:r>
    </w:p>
    <w:p w14:paraId="20785C5D" w14:textId="77777777" w:rsidR="00C1157F" w:rsidRPr="004327E8" w:rsidRDefault="00C1157F">
      <w:pPr>
        <w:pStyle w:val="PargrafodaLista"/>
        <w:widowControl w:val="0"/>
        <w:numPr>
          <w:ilvl w:val="0"/>
          <w:numId w:val="309"/>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o</w:t>
      </w:r>
      <w:r w:rsidRPr="004327E8">
        <w:rPr>
          <w:rFonts w:ascii="Times New Roman" w:hAnsi="Times New Roman"/>
          <w:sz w:val="24"/>
          <w:szCs w:val="24"/>
        </w:rPr>
        <w:t>s principais assuntos de auditoria foram comunicados de acordo com a NBC TA</w:t>
      </w:r>
      <w:r w:rsidRPr="004327E8">
        <w:rPr>
          <w:rFonts w:ascii="Times New Roman" w:hAnsi="Times New Roman"/>
          <w:spacing w:val="-8"/>
          <w:sz w:val="24"/>
          <w:szCs w:val="24"/>
        </w:rPr>
        <w:t xml:space="preserve"> </w:t>
      </w:r>
      <w:r w:rsidRPr="004327E8">
        <w:rPr>
          <w:rFonts w:ascii="Times New Roman" w:hAnsi="Times New Roman"/>
          <w:sz w:val="24"/>
          <w:szCs w:val="24"/>
        </w:rPr>
        <w:t>701</w:t>
      </w:r>
      <w:r>
        <w:rPr>
          <w:rFonts w:ascii="Times New Roman" w:hAnsi="Times New Roman"/>
          <w:sz w:val="24"/>
          <w:szCs w:val="24"/>
        </w:rPr>
        <w:t>;</w:t>
      </w:r>
    </w:p>
    <w:p w14:paraId="447C260A" w14:textId="77777777" w:rsidR="00C1157F" w:rsidRPr="004327E8" w:rsidRDefault="00C1157F">
      <w:pPr>
        <w:pStyle w:val="PargrafodaLista"/>
        <w:widowControl w:val="0"/>
        <w:numPr>
          <w:ilvl w:val="0"/>
          <w:numId w:val="309"/>
        </w:numPr>
        <w:tabs>
          <w:tab w:val="left" w:pos="640"/>
        </w:tabs>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 xml:space="preserve">o </w:t>
      </w:r>
      <w:r w:rsidRPr="004327E8">
        <w:rPr>
          <w:rFonts w:ascii="Times New Roman" w:eastAsia="Arial" w:hAnsi="Times New Roman"/>
          <w:sz w:val="24"/>
          <w:szCs w:val="24"/>
        </w:rPr>
        <w:t>auditor não obteve nenhuma das outras informações antes da data do seu relatório, mas espera obter as outras informações após a data do seu relatório</w:t>
      </w:r>
      <w:r>
        <w:rPr>
          <w:rFonts w:ascii="Times New Roman" w:eastAsia="Arial" w:hAnsi="Times New Roman"/>
          <w:sz w:val="24"/>
          <w:szCs w:val="24"/>
        </w:rPr>
        <w:t>;</w:t>
      </w:r>
    </w:p>
    <w:p w14:paraId="69CC27B2" w14:textId="77777777" w:rsidR="00C1157F" w:rsidRPr="004327E8" w:rsidRDefault="00C1157F">
      <w:pPr>
        <w:pStyle w:val="PargrafodaLista"/>
        <w:widowControl w:val="0"/>
        <w:numPr>
          <w:ilvl w:val="0"/>
          <w:numId w:val="309"/>
        </w:numPr>
        <w:tabs>
          <w:tab w:val="left" w:pos="640"/>
        </w:tabs>
        <w:spacing w:after="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4327E8">
        <w:rPr>
          <w:rFonts w:ascii="Times New Roman" w:hAnsi="Times New Roman"/>
          <w:sz w:val="24"/>
          <w:szCs w:val="24"/>
        </w:rPr>
        <w:t>s pessoas</w:t>
      </w:r>
      <w:r w:rsidRPr="004327E8">
        <w:rPr>
          <w:rFonts w:ascii="Times New Roman" w:hAnsi="Times New Roman"/>
          <w:spacing w:val="21"/>
          <w:sz w:val="24"/>
          <w:szCs w:val="24"/>
        </w:rPr>
        <w:t xml:space="preserve"> </w:t>
      </w:r>
      <w:r w:rsidRPr="004327E8">
        <w:rPr>
          <w:rFonts w:ascii="Times New Roman" w:hAnsi="Times New Roman"/>
          <w:sz w:val="24"/>
          <w:szCs w:val="24"/>
        </w:rPr>
        <w:t>responsáveis pela supervisão das demonstrações contábeis não são aquelas responsáveis pela elaboração das demonstrações contábeis</w:t>
      </w:r>
      <w:r>
        <w:rPr>
          <w:rFonts w:ascii="Times New Roman" w:hAnsi="Times New Roman"/>
          <w:sz w:val="24"/>
          <w:szCs w:val="24"/>
        </w:rPr>
        <w:t>.</w:t>
      </w:r>
    </w:p>
    <w:p w14:paraId="581BBE3D" w14:textId="77777777" w:rsidR="00C1157F" w:rsidRPr="0001013E" w:rsidRDefault="00C1157F" w:rsidP="00C1157F">
      <w:pPr>
        <w:pStyle w:val="PargrafodaLista"/>
        <w:tabs>
          <w:tab w:val="left" w:pos="640"/>
        </w:tabs>
        <w:jc w:val="both"/>
        <w:rPr>
          <w:rFonts w:ascii="Times New Roman" w:eastAsia="Arial" w:hAnsi="Times New Roman"/>
          <w:sz w:val="24"/>
          <w:szCs w:val="24"/>
        </w:rPr>
      </w:pPr>
    </w:p>
    <w:p w14:paraId="3B5E1D8D" w14:textId="77777777" w:rsidR="00C1157F" w:rsidRPr="0001013E" w:rsidRDefault="00C1157F" w:rsidP="00C1157F">
      <w:pPr>
        <w:tabs>
          <w:tab w:val="left" w:pos="640"/>
        </w:tabs>
        <w:spacing w:after="0" w:line="240" w:lineRule="auto"/>
        <w:jc w:val="both"/>
        <w:rPr>
          <w:rFonts w:ascii="Times New Roman" w:eastAsia="Arial" w:hAnsi="Times New Roman"/>
          <w:sz w:val="24"/>
          <w:szCs w:val="24"/>
          <w:u w:val="single" w:color="000000"/>
        </w:rPr>
      </w:pPr>
    </w:p>
    <w:p w14:paraId="24A07993"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RELATÓRIO DO AUDITOR INDEPENDENTE SOBRE AS DEMONSTRAÇÕES CONTÁBEIS</w:t>
      </w:r>
      <w:r w:rsidRPr="005A67AE">
        <w:rPr>
          <w:rFonts w:ascii="Times New Roman" w:eastAsia="Arial" w:hAnsi="Times New Roman"/>
          <w:b/>
          <w:bCs/>
          <w:sz w:val="24"/>
          <w:szCs w:val="24"/>
          <w:vertAlign w:val="superscript"/>
        </w:rPr>
        <w:t>(1)</w:t>
      </w:r>
    </w:p>
    <w:p w14:paraId="3B64BD97" w14:textId="77777777" w:rsidR="00C1157F" w:rsidRPr="0001013E" w:rsidRDefault="00C1157F" w:rsidP="00C1157F">
      <w:pPr>
        <w:spacing w:after="0" w:line="240" w:lineRule="auto"/>
        <w:jc w:val="both"/>
        <w:rPr>
          <w:rFonts w:ascii="Times New Roman" w:hAnsi="Times New Roman"/>
          <w:sz w:val="24"/>
          <w:szCs w:val="24"/>
        </w:rPr>
      </w:pPr>
    </w:p>
    <w:p w14:paraId="22CA24B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3FF07387" w14:textId="77777777" w:rsidR="00C1157F" w:rsidRPr="0001013E" w:rsidRDefault="00C1157F" w:rsidP="00C1157F">
      <w:pPr>
        <w:spacing w:after="0" w:line="240" w:lineRule="auto"/>
        <w:jc w:val="both"/>
        <w:rPr>
          <w:rFonts w:ascii="Times New Roman" w:hAnsi="Times New Roman"/>
          <w:sz w:val="24"/>
          <w:szCs w:val="24"/>
        </w:rPr>
      </w:pPr>
    </w:p>
    <w:p w14:paraId="068CC81B" w14:textId="77777777" w:rsidR="00C1157F" w:rsidRPr="0012771F" w:rsidRDefault="00C1157F" w:rsidP="00C1157F">
      <w:pPr>
        <w:spacing w:after="0" w:line="240" w:lineRule="auto"/>
        <w:jc w:val="both"/>
        <w:rPr>
          <w:rFonts w:ascii="Times New Roman" w:eastAsia="Arial" w:hAnsi="Times New Roman"/>
          <w:b/>
          <w:sz w:val="24"/>
          <w:szCs w:val="24"/>
        </w:rPr>
      </w:pPr>
      <w:r w:rsidRPr="00A97727">
        <w:rPr>
          <w:rFonts w:ascii="Times New Roman" w:eastAsia="Arial" w:hAnsi="Times New Roman"/>
          <w:b/>
          <w:sz w:val="24"/>
          <w:szCs w:val="24"/>
        </w:rPr>
        <w:t>Opinião</w:t>
      </w:r>
    </w:p>
    <w:p w14:paraId="61E560EA" w14:textId="77777777" w:rsidR="00C1157F" w:rsidRPr="0001013E" w:rsidRDefault="00C1157F" w:rsidP="00C1157F">
      <w:pPr>
        <w:spacing w:after="0" w:line="240" w:lineRule="auto"/>
        <w:jc w:val="both"/>
        <w:rPr>
          <w:rFonts w:ascii="Times New Roman" w:hAnsi="Times New Roman"/>
          <w:sz w:val="24"/>
          <w:szCs w:val="24"/>
        </w:rPr>
      </w:pPr>
    </w:p>
    <w:p w14:paraId="37C3D82F" w14:textId="77777777" w:rsidR="00C1157F" w:rsidRPr="0001013E" w:rsidRDefault="00C1157F" w:rsidP="00C1157F">
      <w:pPr>
        <w:pStyle w:val="Corpodetexto"/>
        <w:rPr>
          <w:rFonts w:ascii="Times New Roman" w:hAnsi="Times New Roman"/>
          <w:sz w:val="24"/>
          <w:szCs w:val="24"/>
        </w:rPr>
      </w:pPr>
      <w:r w:rsidRPr="0001013E">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6F49617B" w14:textId="77777777" w:rsidR="00C1157F" w:rsidRPr="0001013E" w:rsidRDefault="00C1157F" w:rsidP="00C1157F">
      <w:pPr>
        <w:spacing w:after="0" w:line="240" w:lineRule="auto"/>
        <w:jc w:val="both"/>
        <w:rPr>
          <w:rFonts w:ascii="Times New Roman" w:hAnsi="Times New Roman"/>
          <w:sz w:val="24"/>
          <w:szCs w:val="24"/>
        </w:rPr>
      </w:pPr>
    </w:p>
    <w:p w14:paraId="6D2DA6CA"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nossa opinião, as demonstrações contábeis acima referidas apresentam adequadamente, em todos os aspectos relevantes, a posição patrimonial e financeira da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w:t>
      </w:r>
      <w:r w:rsidRPr="0001013E">
        <w:rPr>
          <w:rFonts w:ascii="Times New Roman" w:hAnsi="Times New Roman"/>
          <w:sz w:val="24"/>
          <w:szCs w:val="24"/>
        </w:rPr>
        <w:t xml:space="preserve"> em 31 de dezembro de 20X1, o desempenho de suas operações e os seus fluxos de caixa para o exercício findo nessa data, de acordo com as práticas contábeis adotadas no Brasil.</w:t>
      </w:r>
    </w:p>
    <w:p w14:paraId="0B647E02" w14:textId="77777777" w:rsidR="00C1157F" w:rsidRPr="0001013E" w:rsidRDefault="00C1157F" w:rsidP="00C1157F">
      <w:pPr>
        <w:tabs>
          <w:tab w:val="left" w:pos="480"/>
        </w:tabs>
        <w:spacing w:after="0" w:line="240" w:lineRule="auto"/>
        <w:jc w:val="both"/>
        <w:rPr>
          <w:rFonts w:ascii="Times New Roman" w:eastAsia="Arial" w:hAnsi="Times New Roman"/>
          <w:sz w:val="24"/>
          <w:szCs w:val="24"/>
          <w:u w:val="single" w:color="000000"/>
        </w:rPr>
      </w:pPr>
    </w:p>
    <w:p w14:paraId="2942D87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w:t>
      </w:r>
    </w:p>
    <w:p w14:paraId="0477EB03" w14:textId="77777777" w:rsidR="00C1157F" w:rsidRPr="0001013E" w:rsidRDefault="00C1157F" w:rsidP="00C1157F">
      <w:pPr>
        <w:spacing w:after="0" w:line="240" w:lineRule="auto"/>
        <w:jc w:val="both"/>
        <w:rPr>
          <w:rFonts w:ascii="Times New Roman" w:hAnsi="Times New Roman"/>
          <w:sz w:val="24"/>
          <w:szCs w:val="24"/>
        </w:rPr>
      </w:pPr>
    </w:p>
    <w:p w14:paraId="077F7D07"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eastAsia="Arial" w:hAnsi="Times New Roman"/>
          <w:sz w:val="24"/>
          <w:szCs w:val="24"/>
        </w:rPr>
        <w:t>,</w:t>
      </w:r>
      <w:r w:rsidRPr="0001013E">
        <w:rPr>
          <w:rFonts w:ascii="Times New Roman" w:eastAsia="Arial" w:hAnsi="Times New Roman"/>
          <w:sz w:val="24"/>
          <w:szCs w:val="24"/>
        </w:rPr>
        <w:t xml:space="preserve"> intitulada “</w:t>
      </w:r>
      <w:r w:rsidRPr="0001013E">
        <w:rPr>
          <w:rFonts w:ascii="Times New Roman" w:eastAsia="Arial" w:hAnsi="Times New Roman"/>
          <w:bCs/>
          <w:iCs/>
          <w:sz w:val="24"/>
          <w:szCs w:val="24"/>
        </w:rPr>
        <w:t>Responsabilidade</w:t>
      </w:r>
      <w:r>
        <w:rPr>
          <w:rFonts w:ascii="Times New Roman" w:eastAsia="Arial" w:hAnsi="Times New Roman"/>
          <w:bCs/>
          <w:iCs/>
          <w:sz w:val="24"/>
          <w:szCs w:val="24"/>
        </w:rPr>
        <w:t>s</w:t>
      </w:r>
      <w:r w:rsidRPr="0001013E">
        <w:rPr>
          <w:rFonts w:ascii="Times New Roman" w:eastAsia="Arial" w:hAnsi="Times New Roman"/>
          <w:bCs/>
          <w:iCs/>
          <w:sz w:val="24"/>
          <w:szCs w:val="24"/>
        </w:rPr>
        <w:t xml:space="preserve"> do auditor pela auditoria das demonstrações contábeis”</w:t>
      </w:r>
      <w:r w:rsidRPr="0001013E">
        <w:rPr>
          <w:rFonts w:ascii="Times New Roman" w:eastAsia="Arial" w:hAnsi="Times New Roman"/>
          <w:i/>
          <w:iCs/>
          <w:sz w:val="24"/>
          <w:szCs w:val="24"/>
        </w:rPr>
        <w:t xml:space="preserve">. </w:t>
      </w:r>
      <w:r w:rsidRPr="0001013E">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01013E">
        <w:rPr>
          <w:rFonts w:ascii="Times New Roman" w:eastAsia="Arial" w:hAnsi="Times New Roman"/>
          <w:sz w:val="24"/>
          <w:szCs w:val="24"/>
        </w:rPr>
        <w:t>ompanhia</w:t>
      </w:r>
      <w:r>
        <w:rPr>
          <w:rFonts w:ascii="Times New Roman" w:eastAsia="Arial" w:hAnsi="Times New Roman"/>
          <w:sz w:val="24"/>
          <w:szCs w:val="24"/>
        </w:rPr>
        <w:t>,</w:t>
      </w:r>
      <w:r w:rsidRPr="0001013E">
        <w:rPr>
          <w:rFonts w:ascii="Times New Roman" w:eastAsia="Arial"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eastAsia="Arial" w:hAnsi="Times New Roman"/>
          <w:sz w:val="24"/>
          <w:szCs w:val="24"/>
        </w:rPr>
        <w:t>,</w:t>
      </w:r>
      <w:r w:rsidRPr="0001013E">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w:t>
      </w:r>
    </w:p>
    <w:p w14:paraId="40EC2C17"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3F64513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Principais assuntos de auditoria</w:t>
      </w:r>
    </w:p>
    <w:p w14:paraId="068B6852" w14:textId="77777777" w:rsidR="00C1157F" w:rsidRPr="0001013E" w:rsidRDefault="00C1157F" w:rsidP="00C1157F">
      <w:pPr>
        <w:spacing w:after="0" w:line="240" w:lineRule="auto"/>
        <w:jc w:val="both"/>
        <w:rPr>
          <w:rFonts w:ascii="Times New Roman" w:hAnsi="Times New Roman"/>
          <w:sz w:val="24"/>
          <w:szCs w:val="24"/>
        </w:rPr>
      </w:pPr>
    </w:p>
    <w:p w14:paraId="2D2DC903"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Principais assuntos de auditoria são aqueles que</w:t>
      </w:r>
      <w:r>
        <w:rPr>
          <w:rFonts w:ascii="Times New Roman" w:eastAsia="Arial" w:hAnsi="Times New Roman"/>
          <w:sz w:val="24"/>
          <w:szCs w:val="24"/>
        </w:rPr>
        <w:t>,</w:t>
      </w:r>
      <w:r w:rsidRPr="0001013E">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01013E">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w:t>
      </w:r>
    </w:p>
    <w:p w14:paraId="50854CE8" w14:textId="77777777" w:rsidR="00C1157F" w:rsidRPr="0001013E" w:rsidRDefault="00C1157F" w:rsidP="00C1157F">
      <w:pPr>
        <w:spacing w:after="0" w:line="240" w:lineRule="auto"/>
        <w:jc w:val="both"/>
        <w:rPr>
          <w:rFonts w:ascii="Times New Roman" w:eastAsia="Arial" w:hAnsi="Times New Roman"/>
          <w:i/>
          <w:iCs/>
          <w:sz w:val="24"/>
          <w:szCs w:val="24"/>
        </w:rPr>
      </w:pPr>
    </w:p>
    <w:p w14:paraId="24E451CD" w14:textId="77777777" w:rsidR="00C1157F" w:rsidRPr="0001013E" w:rsidRDefault="00C1157F" w:rsidP="00C1157F">
      <w:pPr>
        <w:spacing w:after="0" w:line="240" w:lineRule="auto"/>
        <w:jc w:val="both"/>
        <w:rPr>
          <w:rFonts w:ascii="Times New Roman" w:eastAsia="Arial" w:hAnsi="Times New Roman"/>
          <w:i/>
          <w:iCs/>
          <w:sz w:val="24"/>
          <w:szCs w:val="24"/>
        </w:rPr>
      </w:pPr>
      <w:r w:rsidRPr="0001013E">
        <w:rPr>
          <w:rFonts w:ascii="Times New Roman" w:eastAsia="Arial" w:hAnsi="Times New Roman"/>
          <w:i/>
          <w:iCs/>
          <w:sz w:val="24"/>
          <w:szCs w:val="24"/>
        </w:rPr>
        <w:t>(Descrição de cada um dos principais assuntos de auditoria, de acordo com a NBC TA 701)</w:t>
      </w:r>
      <w:r>
        <w:rPr>
          <w:rFonts w:ascii="Times New Roman" w:eastAsia="Arial" w:hAnsi="Times New Roman"/>
          <w:i/>
          <w:iCs/>
          <w:sz w:val="24"/>
          <w:szCs w:val="24"/>
        </w:rPr>
        <w:t>.</w:t>
      </w:r>
    </w:p>
    <w:p w14:paraId="6622E011"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62FAC7A9"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Outras informações que acompanham as demonstrações contábeis e o relatório do auditor</w:t>
      </w:r>
    </w:p>
    <w:p w14:paraId="49CA9648" w14:textId="77777777" w:rsidR="00C1157F" w:rsidRPr="0001013E" w:rsidRDefault="00C1157F" w:rsidP="00C1157F">
      <w:pPr>
        <w:spacing w:after="0" w:line="240" w:lineRule="auto"/>
        <w:jc w:val="both"/>
        <w:rPr>
          <w:rFonts w:ascii="Times New Roman" w:hAnsi="Times New Roman"/>
          <w:sz w:val="24"/>
          <w:szCs w:val="24"/>
        </w:rPr>
      </w:pPr>
    </w:p>
    <w:p w14:paraId="7BF4139B"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 administração</w:t>
      </w:r>
      <w:r w:rsidRPr="005A67AE">
        <w:rPr>
          <w:rFonts w:ascii="Times New Roman" w:hAnsi="Times New Roman"/>
          <w:sz w:val="24"/>
          <w:szCs w:val="24"/>
          <w:vertAlign w:val="superscript"/>
        </w:rPr>
        <w:t>(2)</w:t>
      </w:r>
      <w:r w:rsidRPr="0001013E">
        <w:rPr>
          <w:rFonts w:ascii="Times New Roman" w:hAnsi="Times New Roman"/>
          <w:sz w:val="24"/>
          <w:szCs w:val="24"/>
        </w:rPr>
        <w:t xml:space="preserve"> da </w:t>
      </w:r>
      <w:r>
        <w:rPr>
          <w:rFonts w:ascii="Times New Roman" w:hAnsi="Times New Roman"/>
          <w:sz w:val="24"/>
          <w:szCs w:val="24"/>
        </w:rPr>
        <w:t>c</w:t>
      </w:r>
      <w:r w:rsidRPr="0001013E">
        <w:rPr>
          <w:rFonts w:ascii="Times New Roman" w:hAnsi="Times New Roman"/>
          <w:sz w:val="24"/>
          <w:szCs w:val="24"/>
        </w:rPr>
        <w:t xml:space="preserve">ompanhia é responsável por essas outras informações que compreendem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sidRPr="005A67AE">
        <w:rPr>
          <w:rFonts w:ascii="Times New Roman" w:hAnsi="Times New Roman"/>
          <w:sz w:val="24"/>
          <w:szCs w:val="24"/>
          <w:vertAlign w:val="superscript"/>
        </w:rPr>
        <w:t>(3)</w:t>
      </w:r>
      <w:r w:rsidRPr="0001013E">
        <w:rPr>
          <w:rFonts w:ascii="Times New Roman" w:hAnsi="Times New Roman"/>
          <w:sz w:val="24"/>
          <w:szCs w:val="24"/>
        </w:rPr>
        <w:t xml:space="preserve">, cuja expectativa de recebimento é posterior à data deste relatório. </w:t>
      </w:r>
    </w:p>
    <w:p w14:paraId="5DA11E23" w14:textId="77777777" w:rsidR="00C1157F" w:rsidRDefault="00C1157F" w:rsidP="00C1157F">
      <w:pPr>
        <w:spacing w:after="0" w:line="240" w:lineRule="auto"/>
        <w:jc w:val="both"/>
        <w:rPr>
          <w:rFonts w:ascii="Times New Roman" w:hAnsi="Times New Roman"/>
          <w:sz w:val="24"/>
          <w:szCs w:val="24"/>
        </w:rPr>
      </w:pPr>
    </w:p>
    <w:p w14:paraId="090E163C"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Nossa opinião sobre as demonstrações contábeis não abrange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não expressaremos qualquer forma de conclusão de auditoria sobre esse relatório. </w:t>
      </w:r>
    </w:p>
    <w:p w14:paraId="7C77B663" w14:textId="77777777" w:rsidR="00C1157F" w:rsidRPr="0001013E" w:rsidRDefault="00C1157F" w:rsidP="00C1157F">
      <w:pPr>
        <w:spacing w:after="0" w:line="240" w:lineRule="auto"/>
        <w:jc w:val="both"/>
        <w:rPr>
          <w:rFonts w:ascii="Times New Roman" w:hAnsi="Times New Roman"/>
          <w:sz w:val="24"/>
          <w:szCs w:val="24"/>
        </w:rPr>
      </w:pPr>
    </w:p>
    <w:p w14:paraId="179CF5D2"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conexão com a auditoria das demonstrações contábeis, nossa responsabilidade é a de ler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Pr>
          <w:rFonts w:ascii="Times New Roman" w:hAnsi="Times New Roman"/>
          <w:sz w:val="24"/>
          <w:szCs w:val="24"/>
        </w:rPr>
        <w:t>,</w:t>
      </w:r>
      <w:r w:rsidRPr="0001013E">
        <w:rPr>
          <w:rFonts w:ascii="Times New Roman" w:hAnsi="Times New Roman"/>
          <w:sz w:val="24"/>
          <w:szCs w:val="24"/>
        </w:rPr>
        <w:t xml:space="preserve"> quando ele nos for disponibilizado</w:t>
      </w:r>
      <w:r>
        <w:rPr>
          <w:rFonts w:ascii="Times New Roman" w:hAnsi="Times New Roman"/>
          <w:sz w:val="24"/>
          <w:szCs w:val="24"/>
        </w:rPr>
        <w:t>,</w:t>
      </w:r>
      <w:r w:rsidRPr="0001013E">
        <w:rPr>
          <w:rFonts w:ascii="Times New Roman" w:hAnsi="Times New Roman"/>
          <w:sz w:val="24"/>
          <w:szCs w:val="24"/>
        </w:rPr>
        <w:t xml:space="preserve"> e, ao fazê-lo, considerar se esse relatório está, de forma relevante, inconsistente com as demonstrações contábeis ou com </w:t>
      </w:r>
      <w:r>
        <w:rPr>
          <w:rFonts w:ascii="Times New Roman" w:hAnsi="Times New Roman"/>
          <w:sz w:val="24"/>
          <w:szCs w:val="24"/>
        </w:rPr>
        <w:t xml:space="preserve">o </w:t>
      </w:r>
      <w:r w:rsidRPr="0001013E">
        <w:rPr>
          <w:rFonts w:ascii="Times New Roman" w:hAnsi="Times New Roman"/>
          <w:sz w:val="24"/>
          <w:szCs w:val="24"/>
        </w:rPr>
        <w:t xml:space="preserve">nosso conhecimento obtido na auditoria ou, de outra forma, aparenta estar distorcido de forma relevante. </w:t>
      </w:r>
    </w:p>
    <w:p w14:paraId="7B8F2485" w14:textId="77777777" w:rsidR="00C1157F" w:rsidRPr="0001013E" w:rsidRDefault="00C1157F" w:rsidP="00C1157F">
      <w:pPr>
        <w:spacing w:after="0" w:line="240" w:lineRule="auto"/>
        <w:jc w:val="both"/>
        <w:rPr>
          <w:rFonts w:ascii="Times New Roman" w:eastAsia="Arial" w:hAnsi="Times New Roman"/>
          <w:sz w:val="24"/>
          <w:szCs w:val="24"/>
        </w:rPr>
      </w:pPr>
    </w:p>
    <w:p w14:paraId="3D78FB1A"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[Se</w:t>
      </w:r>
      <w:r>
        <w:rPr>
          <w:rFonts w:ascii="Times New Roman" w:eastAsia="Arial" w:hAnsi="Times New Roman"/>
          <w:sz w:val="24"/>
          <w:szCs w:val="24"/>
        </w:rPr>
        <w:t>,</w:t>
      </w:r>
      <w:r w:rsidRPr="0001013E">
        <w:rPr>
          <w:rFonts w:ascii="Times New Roman" w:eastAsia="Arial" w:hAnsi="Times New Roman"/>
          <w:sz w:val="24"/>
          <w:szCs w:val="24"/>
        </w:rPr>
        <w:t xml:space="preserve"> quando lermos o </w:t>
      </w:r>
      <w:r>
        <w:rPr>
          <w:rFonts w:ascii="Times New Roman" w:eastAsia="Arial" w:hAnsi="Times New Roman"/>
          <w:sz w:val="24"/>
          <w:szCs w:val="24"/>
        </w:rPr>
        <w:t>R</w:t>
      </w:r>
      <w:r w:rsidRPr="0001013E">
        <w:rPr>
          <w:rFonts w:ascii="Times New Roman" w:eastAsia="Arial" w:hAnsi="Times New Roman"/>
          <w:sz w:val="24"/>
          <w:szCs w:val="24"/>
        </w:rPr>
        <w:t xml:space="preserve">elatório </w:t>
      </w:r>
      <w:r>
        <w:rPr>
          <w:rFonts w:ascii="Times New Roman" w:eastAsia="Arial" w:hAnsi="Times New Roman"/>
          <w:sz w:val="24"/>
          <w:szCs w:val="24"/>
        </w:rPr>
        <w:t>da Administração</w:t>
      </w:r>
      <w:r w:rsidRPr="0001013E">
        <w:rPr>
          <w:rFonts w:ascii="Times New Roman" w:eastAsia="Arial" w:hAnsi="Times New Roman"/>
          <w:sz w:val="24"/>
          <w:szCs w:val="24"/>
        </w:rPr>
        <w:t>, nós concluirmos que há distorção relevante nesse relatório, temos que comunicar a questão aos responsáveis pela governança e [</w:t>
      </w:r>
      <w:r w:rsidRPr="00692145">
        <w:rPr>
          <w:rFonts w:ascii="Times New Roman" w:eastAsia="Arial" w:hAnsi="Times New Roman"/>
          <w:i/>
          <w:sz w:val="24"/>
          <w:szCs w:val="24"/>
        </w:rPr>
        <w:t>descreva as medidas aplicáveis na jurisdição</w:t>
      </w:r>
      <w:r w:rsidRPr="0001013E">
        <w:rPr>
          <w:rFonts w:ascii="Times New Roman" w:eastAsia="Arial" w:hAnsi="Times New Roman"/>
          <w:sz w:val="24"/>
          <w:szCs w:val="24"/>
        </w:rPr>
        <w:t>]]</w:t>
      </w:r>
      <w:r w:rsidRPr="00F16729">
        <w:rPr>
          <w:rFonts w:ascii="Times New Roman" w:eastAsia="Arial" w:hAnsi="Times New Roman"/>
          <w:sz w:val="24"/>
          <w:szCs w:val="24"/>
          <w:vertAlign w:val="superscript"/>
        </w:rPr>
        <w:t>(4)</w:t>
      </w:r>
      <w:r w:rsidRPr="0001013E">
        <w:rPr>
          <w:rFonts w:ascii="Times New Roman" w:eastAsia="Arial" w:hAnsi="Times New Roman"/>
          <w:sz w:val="24"/>
          <w:szCs w:val="24"/>
        </w:rPr>
        <w:t xml:space="preserve"> </w:t>
      </w:r>
      <w:r>
        <w:rPr>
          <w:rFonts w:ascii="Times New Roman" w:eastAsia="Arial" w:hAnsi="Times New Roman"/>
          <w:sz w:val="24"/>
          <w:szCs w:val="24"/>
        </w:rPr>
        <w:t>.</w:t>
      </w:r>
    </w:p>
    <w:p w14:paraId="6545E6CA"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45B3C52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da governança pelas demonstrações </w:t>
      </w:r>
      <w:r w:rsidRPr="00A97727">
        <w:rPr>
          <w:rFonts w:ascii="Times New Roman" w:eastAsia="Arial" w:hAnsi="Times New Roman"/>
          <w:b/>
          <w:bCs/>
          <w:sz w:val="24"/>
          <w:szCs w:val="24"/>
        </w:rPr>
        <w:t>contábeis</w:t>
      </w:r>
      <w:r w:rsidRPr="00A97727">
        <w:rPr>
          <w:rFonts w:ascii="Times New Roman" w:eastAsia="Arial" w:hAnsi="Times New Roman"/>
          <w:b/>
          <w:bCs/>
          <w:sz w:val="24"/>
          <w:szCs w:val="24"/>
          <w:vertAlign w:val="superscript"/>
        </w:rPr>
        <w:t>(</w:t>
      </w:r>
      <w:r w:rsidRPr="00A97727">
        <w:rPr>
          <w:rFonts w:ascii="Times New Roman" w:eastAsia="Arial" w:hAnsi="Times New Roman"/>
          <w:sz w:val="24"/>
          <w:szCs w:val="24"/>
          <w:vertAlign w:val="superscript"/>
        </w:rPr>
        <w:t>2</w:t>
      </w:r>
      <w:r>
        <w:rPr>
          <w:rFonts w:ascii="Times New Roman" w:eastAsia="Arial" w:hAnsi="Times New Roman"/>
          <w:sz w:val="24"/>
          <w:szCs w:val="24"/>
          <w:vertAlign w:val="superscript"/>
        </w:rPr>
        <w:t>)</w:t>
      </w:r>
    </w:p>
    <w:p w14:paraId="1C9E2C20" w14:textId="77777777" w:rsidR="00C1157F" w:rsidRPr="0001013E" w:rsidRDefault="00C1157F" w:rsidP="00C1157F">
      <w:pPr>
        <w:spacing w:after="0" w:line="240" w:lineRule="auto"/>
        <w:jc w:val="both"/>
        <w:rPr>
          <w:rFonts w:ascii="Times New Roman" w:hAnsi="Times New Roman"/>
          <w:sz w:val="24"/>
          <w:szCs w:val="24"/>
        </w:rPr>
      </w:pPr>
    </w:p>
    <w:p w14:paraId="7B0F96B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20171666" w14:textId="77777777" w:rsidR="00C1157F" w:rsidRPr="0001013E" w:rsidRDefault="00C1157F" w:rsidP="00C1157F">
      <w:pPr>
        <w:spacing w:after="0" w:line="240" w:lineRule="auto"/>
        <w:jc w:val="both"/>
        <w:rPr>
          <w:rFonts w:ascii="Times New Roman" w:hAnsi="Times New Roman"/>
          <w:sz w:val="24"/>
          <w:szCs w:val="24"/>
        </w:rPr>
      </w:pPr>
    </w:p>
    <w:p w14:paraId="30C30805"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p>
    <w:p w14:paraId="45176DCD" w14:textId="77777777" w:rsidR="00C1157F" w:rsidRDefault="00C1157F" w:rsidP="00C1157F">
      <w:pPr>
        <w:spacing w:after="0" w:line="240" w:lineRule="auto"/>
        <w:jc w:val="both"/>
        <w:rPr>
          <w:rFonts w:ascii="Times New Roman" w:eastAsia="Arial" w:hAnsi="Times New Roman"/>
          <w:sz w:val="24"/>
          <w:szCs w:val="24"/>
        </w:rPr>
      </w:pPr>
    </w:p>
    <w:p w14:paraId="2EDC1DFA"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4D76C4C1" w14:textId="77777777" w:rsidR="00C1157F" w:rsidRDefault="00C1157F" w:rsidP="00C1157F">
      <w:pPr>
        <w:spacing w:after="0" w:line="240" w:lineRule="auto"/>
        <w:jc w:val="both"/>
        <w:rPr>
          <w:rFonts w:ascii="Times New Roman" w:hAnsi="Times New Roman"/>
          <w:sz w:val="24"/>
          <w:szCs w:val="24"/>
        </w:rPr>
      </w:pPr>
    </w:p>
    <w:p w14:paraId="6066FE26" w14:textId="77777777" w:rsidR="00C1157F" w:rsidRDefault="00C1157F" w:rsidP="00C1157F">
      <w:pPr>
        <w:spacing w:after="0" w:line="240" w:lineRule="auto"/>
        <w:jc w:val="both"/>
        <w:rPr>
          <w:rFonts w:ascii="Times New Roman" w:hAnsi="Times New Roman"/>
          <w:sz w:val="24"/>
          <w:szCs w:val="24"/>
        </w:rPr>
      </w:pPr>
    </w:p>
    <w:p w14:paraId="6A30D011"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6DAB1B54"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584448B8"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4EA6A790"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6A772EA7"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7945B9B8" w14:textId="77777777" w:rsidR="00C1157F" w:rsidRPr="0001013E" w:rsidRDefault="00C1157F" w:rsidP="00C1157F">
      <w:pPr>
        <w:spacing w:after="0" w:line="240" w:lineRule="auto"/>
        <w:jc w:val="both"/>
        <w:rPr>
          <w:rFonts w:ascii="Times New Roman" w:hAnsi="Times New Roman"/>
          <w:sz w:val="24"/>
          <w:szCs w:val="24"/>
        </w:rPr>
      </w:pPr>
    </w:p>
    <w:p w14:paraId="02F2CE1F" w14:textId="77777777" w:rsidR="00C1157F" w:rsidRPr="0001013E" w:rsidRDefault="00C1157F" w:rsidP="00C1157F">
      <w:pPr>
        <w:spacing w:after="0" w:line="240" w:lineRule="auto"/>
        <w:jc w:val="both"/>
        <w:rPr>
          <w:rFonts w:ascii="Times New Roman" w:hAnsi="Times New Roman"/>
          <w:sz w:val="24"/>
          <w:szCs w:val="24"/>
        </w:rPr>
      </w:pPr>
    </w:p>
    <w:p w14:paraId="37DA1B8F"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F16729">
        <w:rPr>
          <w:rFonts w:ascii="Times New Roman" w:hAnsi="Times New Roman"/>
          <w:sz w:val="20"/>
          <w:szCs w:val="20"/>
          <w:vertAlign w:val="superscript"/>
        </w:rPr>
        <w:t>(1)</w:t>
      </w:r>
      <w:r w:rsidRPr="004327E8">
        <w:rPr>
          <w:rFonts w:ascii="Times New Roman" w:hAnsi="Times New Roman"/>
          <w:sz w:val="20"/>
          <w:szCs w:val="20"/>
        </w:rPr>
        <w:t xml:space="preserve"> </w:t>
      </w:r>
      <w:r>
        <w:rPr>
          <w:rFonts w:ascii="Times New Roman" w:hAnsi="Times New Roman"/>
          <w:sz w:val="20"/>
          <w:szCs w:val="20"/>
        </w:rPr>
        <w:tab/>
      </w:r>
      <w:r w:rsidRPr="004327E8">
        <w:rPr>
          <w:rFonts w:ascii="Times New Roman" w:eastAsia="Arial" w:hAnsi="Times New Roman"/>
          <w:sz w:val="20"/>
          <w:szCs w:val="20"/>
        </w:rPr>
        <w:t>No caso d</w:t>
      </w:r>
      <w:r>
        <w:rPr>
          <w:rFonts w:ascii="Times New Roman" w:eastAsia="Arial" w:hAnsi="Times New Roman"/>
          <w:sz w:val="20"/>
          <w:szCs w:val="20"/>
        </w:rPr>
        <w:t xml:space="preserve">e </w:t>
      </w:r>
      <w:r w:rsidRPr="004327E8">
        <w:rPr>
          <w:rFonts w:ascii="Times New Roman" w:eastAsia="Arial" w:hAnsi="Times New Roman"/>
          <w:sz w:val="20"/>
          <w:szCs w:val="20"/>
        </w:rPr>
        <w:t>o relatório cobrir outros aspectos legais e regulatórios, é necessário incluir subtítulo para especificar a primeira parte do relatório, “Relatório do auditor sobre as demonstrações contábeis”, e</w:t>
      </w:r>
      <w:r>
        <w:rPr>
          <w:rFonts w:ascii="Times New Roman" w:eastAsia="Arial" w:hAnsi="Times New Roman"/>
          <w:sz w:val="20"/>
          <w:szCs w:val="20"/>
        </w:rPr>
        <w:t>,</w:t>
      </w:r>
      <w:r w:rsidRPr="004327E8">
        <w:rPr>
          <w:rFonts w:ascii="Times New Roman" w:eastAsia="Arial" w:hAnsi="Times New Roman"/>
          <w:sz w:val="20"/>
          <w:szCs w:val="20"/>
        </w:rPr>
        <w:t xml:space="preserve"> no final do relatório</w:t>
      </w:r>
      <w:r>
        <w:rPr>
          <w:rFonts w:ascii="Times New Roman" w:eastAsia="Arial" w:hAnsi="Times New Roman"/>
          <w:sz w:val="20"/>
          <w:szCs w:val="20"/>
        </w:rPr>
        <w:t>,</w:t>
      </w:r>
      <w:r w:rsidRPr="004327E8">
        <w:rPr>
          <w:rFonts w:ascii="Times New Roman" w:eastAsia="Arial" w:hAnsi="Times New Roman"/>
          <w:sz w:val="20"/>
          <w:szCs w:val="20"/>
        </w:rPr>
        <w:t xml:space="preserve"> outro subtítulo para a segunda parte, “Relatório sobre outros requisitos legais e regulatórios”</w:t>
      </w:r>
      <w:r>
        <w:rPr>
          <w:rFonts w:ascii="Times New Roman" w:eastAsia="Arial" w:hAnsi="Times New Roman"/>
          <w:sz w:val="20"/>
          <w:szCs w:val="20"/>
        </w:rPr>
        <w:t>.</w:t>
      </w:r>
    </w:p>
    <w:p w14:paraId="455FFB71" w14:textId="77777777" w:rsidR="00C1157F" w:rsidRPr="004327E8" w:rsidRDefault="00C1157F" w:rsidP="00C1157F">
      <w:pPr>
        <w:spacing w:after="120" w:line="240" w:lineRule="auto"/>
        <w:ind w:left="284" w:hanging="284"/>
        <w:jc w:val="both"/>
        <w:rPr>
          <w:rFonts w:ascii="Times New Roman" w:eastAsia="Arial" w:hAnsi="Times New Roman"/>
          <w:sz w:val="20"/>
          <w:szCs w:val="20"/>
        </w:rPr>
      </w:pPr>
      <w:r w:rsidRPr="00F16729">
        <w:rPr>
          <w:rFonts w:ascii="Times New Roman" w:eastAsia="Arial" w:hAnsi="Times New Roman"/>
          <w:sz w:val="20"/>
          <w:szCs w:val="20"/>
          <w:vertAlign w:val="superscript"/>
        </w:rPr>
        <w:t>(2)</w:t>
      </w:r>
      <w:r w:rsidRPr="004327E8">
        <w:rPr>
          <w:rFonts w:ascii="Times New Roman" w:eastAsia="Arial" w:hAnsi="Times New Roman"/>
          <w:sz w:val="20"/>
          <w:szCs w:val="20"/>
        </w:rPr>
        <w:t xml:space="preserve"> </w:t>
      </w:r>
      <w:r>
        <w:rPr>
          <w:rFonts w:ascii="Times New Roman" w:eastAsia="Arial" w:hAnsi="Times New Roman"/>
          <w:sz w:val="20"/>
          <w:szCs w:val="20"/>
        </w:rPr>
        <w:tab/>
      </w:r>
      <w:r w:rsidRPr="004327E8">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4327E8">
        <w:rPr>
          <w:rFonts w:ascii="Times New Roman" w:eastAsia="Arial" w:hAnsi="Times New Roman"/>
          <w:sz w:val="20"/>
          <w:szCs w:val="20"/>
        </w:rPr>
        <w:t>administração</w:t>
      </w:r>
      <w:r>
        <w:rPr>
          <w:rFonts w:ascii="Times New Roman" w:eastAsia="Arial" w:hAnsi="Times New Roman"/>
          <w:sz w:val="20"/>
          <w:szCs w:val="20"/>
        </w:rPr>
        <w:t>”</w:t>
      </w:r>
      <w:r w:rsidRPr="004327E8">
        <w:rPr>
          <w:rFonts w:ascii="Times New Roman" w:eastAsia="Arial" w:hAnsi="Times New Roman"/>
          <w:sz w:val="20"/>
          <w:szCs w:val="20"/>
        </w:rPr>
        <w:t xml:space="preserve"> e </w:t>
      </w:r>
      <w:r>
        <w:rPr>
          <w:rFonts w:ascii="Times New Roman" w:eastAsia="Arial" w:hAnsi="Times New Roman"/>
          <w:sz w:val="20"/>
          <w:szCs w:val="20"/>
        </w:rPr>
        <w:t>“</w:t>
      </w:r>
      <w:r w:rsidRPr="004327E8">
        <w:rPr>
          <w:rFonts w:ascii="Times New Roman" w:eastAsia="Arial" w:hAnsi="Times New Roman"/>
          <w:sz w:val="20"/>
          <w:szCs w:val="20"/>
        </w:rPr>
        <w:t>responsáveis pela</w:t>
      </w:r>
      <w:r w:rsidRPr="004327E8">
        <w:rPr>
          <w:rFonts w:ascii="Times New Roman" w:eastAsia="Arial" w:hAnsi="Times New Roman"/>
          <w:spacing w:val="17"/>
          <w:sz w:val="20"/>
          <w:szCs w:val="20"/>
        </w:rPr>
        <w:t xml:space="preserve"> </w:t>
      </w:r>
      <w:r w:rsidRPr="004327E8">
        <w:rPr>
          <w:rFonts w:ascii="Times New Roman" w:eastAsia="Arial" w:hAnsi="Times New Roman"/>
          <w:sz w:val="20"/>
          <w:szCs w:val="20"/>
        </w:rPr>
        <w:t>governança</w:t>
      </w:r>
      <w:r>
        <w:rPr>
          <w:rFonts w:ascii="Times New Roman" w:eastAsia="Arial" w:hAnsi="Times New Roman"/>
          <w:sz w:val="20"/>
          <w:szCs w:val="20"/>
        </w:rPr>
        <w:t>”</w:t>
      </w:r>
      <w:r w:rsidRPr="004327E8">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4327E8">
        <w:rPr>
          <w:rFonts w:ascii="Times New Roman" w:eastAsia="Arial" w:hAnsi="Times New Roman"/>
          <w:sz w:val="20"/>
          <w:szCs w:val="20"/>
        </w:rPr>
        <w:t>o contexto da estrutura legal</w:t>
      </w:r>
      <w:r w:rsidRPr="004327E8">
        <w:rPr>
          <w:rFonts w:ascii="Times New Roman" w:eastAsia="Arial" w:hAnsi="Times New Roman"/>
          <w:spacing w:val="-1"/>
          <w:sz w:val="20"/>
          <w:szCs w:val="20"/>
        </w:rPr>
        <w:t xml:space="preserve"> de determinada </w:t>
      </w:r>
      <w:r w:rsidRPr="004327E8">
        <w:rPr>
          <w:rFonts w:ascii="Times New Roman" w:eastAsia="Arial" w:hAnsi="Times New Roman"/>
          <w:sz w:val="20"/>
          <w:szCs w:val="20"/>
        </w:rPr>
        <w:t>jurisdição.</w:t>
      </w:r>
    </w:p>
    <w:p w14:paraId="0E3DFB44" w14:textId="77777777" w:rsidR="00C1157F" w:rsidRPr="004327E8" w:rsidRDefault="00C1157F" w:rsidP="00C1157F">
      <w:pPr>
        <w:pStyle w:val="Textodenotaderodap"/>
        <w:spacing w:after="120"/>
        <w:ind w:left="284" w:hanging="284"/>
        <w:jc w:val="both"/>
      </w:pPr>
      <w:r w:rsidRPr="00F16729">
        <w:rPr>
          <w:vertAlign w:val="superscript"/>
        </w:rPr>
        <w:t>(3)</w:t>
      </w:r>
      <w:r w:rsidRPr="004327E8">
        <w:t xml:space="preserve"> </w:t>
      </w:r>
      <w:r>
        <w:tab/>
      </w:r>
      <w:r w:rsidRPr="004327E8">
        <w:t xml:space="preserve">Nos termos da legislação societária brasileira, o </w:t>
      </w:r>
      <w:r>
        <w:t>R</w:t>
      </w:r>
      <w:r w:rsidRPr="004327E8">
        <w:t xml:space="preserve">elatório da </w:t>
      </w:r>
      <w:r>
        <w:t>A</w:t>
      </w:r>
      <w:r w:rsidRPr="004327E8">
        <w:t xml:space="preserve">dministração é divulgado em conjunto com as demonstrações contábeis. No entanto, podem existir outros relatórios divulgados em conjunto com as demonstrações contábeis. Nesses casos, a redação do parágrafo acima deve ser alterada para incluir o nome dos relatórios que acompanham as demonstrações contábeis. </w:t>
      </w:r>
    </w:p>
    <w:p w14:paraId="7ADD11AD" w14:textId="77777777" w:rsidR="00C1157F" w:rsidRPr="004327E8" w:rsidRDefault="00C1157F" w:rsidP="00C1157F">
      <w:pPr>
        <w:pStyle w:val="Textodenotaderodap"/>
        <w:ind w:left="284" w:hanging="284"/>
        <w:jc w:val="both"/>
      </w:pPr>
      <w:r w:rsidRPr="00F16729">
        <w:rPr>
          <w:vertAlign w:val="superscript"/>
        </w:rPr>
        <w:t>(4)</w:t>
      </w:r>
      <w:r w:rsidRPr="004327E8">
        <w:t xml:space="preserve"> </w:t>
      </w:r>
      <w:r>
        <w:tab/>
      </w:r>
      <w:r w:rsidRPr="004327E8">
        <w:t>Esse parágrafo adicional pode ser útil quando o auditor tiver identificado distorção relevante não corrigida das outras informações obtidas após a data do seu relatório e tem obrigação legal de tomar medida específica em resposta.</w:t>
      </w:r>
    </w:p>
    <w:p w14:paraId="0DFC1FF9" w14:textId="77777777" w:rsidR="00C1157F" w:rsidRPr="0001013E" w:rsidRDefault="00C1157F" w:rsidP="00C1157F">
      <w:pPr>
        <w:tabs>
          <w:tab w:val="left" w:pos="460"/>
        </w:tabs>
        <w:spacing w:after="0" w:line="240" w:lineRule="auto"/>
        <w:jc w:val="both"/>
        <w:rPr>
          <w:rFonts w:ascii="Times New Roman" w:eastAsia="Arial" w:hAnsi="Times New Roman"/>
          <w:sz w:val="24"/>
          <w:szCs w:val="24"/>
          <w:u w:val="single" w:color="000000"/>
        </w:rPr>
      </w:pPr>
    </w:p>
    <w:p w14:paraId="1C634C55" w14:textId="77777777" w:rsidR="00C1157F" w:rsidRPr="0001013E" w:rsidRDefault="00C1157F" w:rsidP="00C1157F">
      <w:pPr>
        <w:spacing w:after="0" w:line="240" w:lineRule="auto"/>
        <w:jc w:val="both"/>
        <w:rPr>
          <w:rFonts w:ascii="Times New Roman" w:eastAsia="Arial" w:hAnsi="Times New Roman"/>
          <w:sz w:val="24"/>
          <w:szCs w:val="24"/>
          <w:u w:val="single" w:color="000000"/>
        </w:rPr>
      </w:pPr>
    </w:p>
    <w:p w14:paraId="28740730" w14:textId="77777777" w:rsidR="00C1157F" w:rsidRPr="004327E8" w:rsidRDefault="00C1157F" w:rsidP="00C1157F">
      <w:pPr>
        <w:tabs>
          <w:tab w:val="left" w:pos="640"/>
        </w:tabs>
        <w:spacing w:after="0" w:line="240" w:lineRule="auto"/>
        <w:jc w:val="both"/>
        <w:rPr>
          <w:rFonts w:ascii="Times New Roman" w:eastAsia="Arial" w:hAnsi="Times New Roman"/>
          <w:b/>
          <w:sz w:val="24"/>
          <w:szCs w:val="24"/>
        </w:rPr>
      </w:pPr>
      <w:r w:rsidRPr="004327E8">
        <w:rPr>
          <w:rFonts w:ascii="Times New Roman" w:eastAsia="Arial" w:hAnsi="Times New Roman"/>
          <w:b/>
          <w:sz w:val="24"/>
          <w:szCs w:val="24"/>
        </w:rPr>
        <w:t>Exemplo 5 – Relatório do auditor independente de entidade,</w:t>
      </w:r>
      <w:r>
        <w:rPr>
          <w:rFonts w:ascii="Times New Roman" w:eastAsia="Arial" w:hAnsi="Times New Roman"/>
          <w:b/>
          <w:sz w:val="24"/>
          <w:szCs w:val="24"/>
        </w:rPr>
        <w:t xml:space="preserve"> </w:t>
      </w:r>
      <w:r w:rsidRPr="004327E8">
        <w:rPr>
          <w:rFonts w:ascii="Times New Roman" w:eastAsia="Arial" w:hAnsi="Times New Roman"/>
          <w:b/>
          <w:sz w:val="24"/>
          <w:szCs w:val="24"/>
        </w:rPr>
        <w:t xml:space="preserve">listada ou não, contendo opinião não modificada. O auditor obteve todas as outras informações antes da data do seu relatório e concluiu que existe distorção relevante </w:t>
      </w:r>
      <w:r>
        <w:rPr>
          <w:rFonts w:ascii="Times New Roman" w:eastAsia="Arial" w:hAnsi="Times New Roman"/>
          <w:b/>
          <w:sz w:val="24"/>
          <w:szCs w:val="24"/>
        </w:rPr>
        <w:t>n</w:t>
      </w:r>
      <w:r w:rsidRPr="004327E8">
        <w:rPr>
          <w:rFonts w:ascii="Times New Roman" w:eastAsia="Arial" w:hAnsi="Times New Roman"/>
          <w:b/>
          <w:sz w:val="24"/>
          <w:szCs w:val="24"/>
        </w:rPr>
        <w:t>as outras informações.</w:t>
      </w:r>
    </w:p>
    <w:p w14:paraId="064479A8" w14:textId="77777777" w:rsidR="00C1157F" w:rsidRDefault="00C1157F" w:rsidP="00C1157F">
      <w:pPr>
        <w:spacing w:after="0" w:line="240" w:lineRule="auto"/>
        <w:jc w:val="both"/>
        <w:rPr>
          <w:rFonts w:ascii="Times New Roman" w:eastAsia="Arial" w:hAnsi="Times New Roman"/>
          <w:sz w:val="24"/>
          <w:szCs w:val="24"/>
        </w:rPr>
      </w:pPr>
    </w:p>
    <w:p w14:paraId="0BFBE4DF"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Para fins deste exemplo, são consideradas as seguintes circunstâncias: </w:t>
      </w:r>
    </w:p>
    <w:p w14:paraId="5987F363"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1013E">
        <w:rPr>
          <w:rFonts w:ascii="Times New Roman" w:hAnsi="Times New Roman"/>
          <w:sz w:val="24"/>
          <w:szCs w:val="24"/>
        </w:rPr>
        <w:t>uditoria do conjunto completo de demonstrações contábeis de</w:t>
      </w:r>
      <w:r>
        <w:rPr>
          <w:rFonts w:ascii="Times New Roman" w:hAnsi="Times New Roman"/>
          <w:sz w:val="24"/>
          <w:szCs w:val="24"/>
        </w:rPr>
        <w:t xml:space="preserve"> </w:t>
      </w:r>
      <w:r w:rsidRPr="0001013E">
        <w:rPr>
          <w:rFonts w:ascii="Times New Roman" w:hAnsi="Times New Roman"/>
          <w:sz w:val="24"/>
          <w:szCs w:val="24"/>
        </w:rPr>
        <w:t>entidade, listada ou não, usando a estrutura de apresentação adequada. Não é auditoria de grupo (ou seja, a NBC TA 600 não se aplica).</w:t>
      </w:r>
    </w:p>
    <w:p w14:paraId="4F90F588"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hAnsi="Times New Roman"/>
          <w:spacing w:val="-4"/>
          <w:sz w:val="24"/>
          <w:szCs w:val="24"/>
        </w:rPr>
      </w:pPr>
      <w:r>
        <w:rPr>
          <w:rFonts w:ascii="Times New Roman" w:hAnsi="Times New Roman"/>
          <w:spacing w:val="-3"/>
          <w:sz w:val="24"/>
          <w:szCs w:val="24"/>
        </w:rPr>
        <w:t>a</w:t>
      </w:r>
      <w:r w:rsidRPr="0001013E">
        <w:rPr>
          <w:rFonts w:ascii="Times New Roman" w:hAnsi="Times New Roman"/>
          <w:spacing w:val="-3"/>
          <w:sz w:val="24"/>
          <w:szCs w:val="24"/>
        </w:rPr>
        <w:t xml:space="preserve">s demonstrações contábeis são elaboradas pela administração da </w:t>
      </w:r>
      <w:r w:rsidRPr="0001013E">
        <w:rPr>
          <w:rFonts w:ascii="Times New Roman" w:hAnsi="Times New Roman"/>
          <w:spacing w:val="-4"/>
          <w:sz w:val="24"/>
          <w:szCs w:val="24"/>
        </w:rPr>
        <w:t>entidade de acordo com as práticas contábeis adotadas no Brasil</w:t>
      </w:r>
      <w:r w:rsidRPr="0001013E">
        <w:rPr>
          <w:rFonts w:ascii="Times New Roman" w:hAnsi="Times New Roman"/>
          <w:spacing w:val="35"/>
          <w:sz w:val="24"/>
          <w:szCs w:val="24"/>
        </w:rPr>
        <w:t xml:space="preserve"> </w:t>
      </w:r>
      <w:r w:rsidRPr="0001013E">
        <w:rPr>
          <w:rFonts w:ascii="Times New Roman" w:hAnsi="Times New Roman"/>
          <w:sz w:val="24"/>
          <w:szCs w:val="24"/>
        </w:rPr>
        <w:t>(estrutura para fins gerais</w:t>
      </w:r>
      <w:r w:rsidRPr="0001013E">
        <w:rPr>
          <w:rFonts w:ascii="Times New Roman" w:hAnsi="Times New Roman"/>
          <w:spacing w:val="-4"/>
          <w:sz w:val="24"/>
          <w:szCs w:val="24"/>
        </w:rPr>
        <w:t>)</w:t>
      </w:r>
      <w:r>
        <w:rPr>
          <w:rFonts w:ascii="Times New Roman" w:hAnsi="Times New Roman"/>
          <w:spacing w:val="-4"/>
          <w:sz w:val="24"/>
          <w:szCs w:val="24"/>
        </w:rPr>
        <w:t>;</w:t>
      </w:r>
    </w:p>
    <w:p w14:paraId="072830B6"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3"/>
          <w:sz w:val="24"/>
          <w:szCs w:val="24"/>
        </w:rPr>
      </w:pPr>
      <w:r>
        <w:rPr>
          <w:rFonts w:ascii="Times New Roman" w:hAnsi="Times New Roman"/>
          <w:sz w:val="24"/>
          <w:szCs w:val="24"/>
        </w:rPr>
        <w:t>o</w:t>
      </w:r>
      <w:r w:rsidRPr="004327E8">
        <w:rPr>
          <w:rFonts w:ascii="Times New Roman" w:hAnsi="Times New Roman"/>
          <w:sz w:val="24"/>
          <w:szCs w:val="24"/>
        </w:rPr>
        <w:t>s</w:t>
      </w:r>
      <w:r w:rsidRPr="0001013E">
        <w:rPr>
          <w:rFonts w:ascii="Times New Roman" w:eastAsia="Arial" w:hAnsi="Times New Roman"/>
          <w:spacing w:val="-3"/>
          <w:sz w:val="24"/>
          <w:szCs w:val="24"/>
        </w:rPr>
        <w:t xml:space="preserve"> termos do trabalho de auditoria refletem a descrição da responsabilidade da administração pelas demonstrações contábeis na NBC TA 210</w:t>
      </w:r>
      <w:r>
        <w:rPr>
          <w:rFonts w:ascii="Times New Roman" w:eastAsia="Arial" w:hAnsi="Times New Roman"/>
          <w:spacing w:val="-3"/>
          <w:sz w:val="24"/>
          <w:szCs w:val="24"/>
        </w:rPr>
        <w:t>;</w:t>
      </w:r>
    </w:p>
    <w:p w14:paraId="2BE1627A"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4"/>
          <w:sz w:val="24"/>
          <w:szCs w:val="24"/>
        </w:rPr>
      </w:pPr>
      <w:r>
        <w:rPr>
          <w:rFonts w:ascii="Times New Roman" w:eastAsia="Arial" w:hAnsi="Times New Roman"/>
          <w:spacing w:val="-3"/>
          <w:sz w:val="24"/>
          <w:szCs w:val="24"/>
        </w:rPr>
        <w:t>o</w:t>
      </w:r>
      <w:r w:rsidRPr="0001013E">
        <w:rPr>
          <w:rFonts w:ascii="Times New Roman" w:eastAsia="Arial" w:hAnsi="Times New Roman"/>
          <w:spacing w:val="-3"/>
          <w:sz w:val="24"/>
          <w:szCs w:val="24"/>
        </w:rPr>
        <w:t xml:space="preserve"> </w:t>
      </w:r>
      <w:r w:rsidRPr="0001013E">
        <w:rPr>
          <w:rFonts w:ascii="Times New Roman" w:eastAsia="Arial" w:hAnsi="Times New Roman"/>
          <w:spacing w:val="-5"/>
          <w:sz w:val="24"/>
          <w:szCs w:val="24"/>
        </w:rPr>
        <w:t xml:space="preserve">auditor </w:t>
      </w:r>
      <w:r w:rsidRPr="0001013E">
        <w:rPr>
          <w:rFonts w:ascii="Times New Roman" w:eastAsia="Arial" w:hAnsi="Times New Roman"/>
          <w:spacing w:val="-4"/>
          <w:sz w:val="24"/>
          <w:szCs w:val="24"/>
        </w:rPr>
        <w:t>concluiu que uma opinião não modificada (ou seja,</w:t>
      </w:r>
      <w:r w:rsidRPr="0001013E">
        <w:rPr>
          <w:rFonts w:ascii="Times New Roman" w:eastAsia="Arial" w:hAnsi="Times New Roman"/>
          <w:spacing w:val="34"/>
          <w:sz w:val="24"/>
          <w:szCs w:val="24"/>
        </w:rPr>
        <w:t xml:space="preserve"> </w:t>
      </w:r>
      <w:r w:rsidRPr="0001013E">
        <w:rPr>
          <w:rFonts w:ascii="Times New Roman" w:eastAsia="Arial" w:hAnsi="Times New Roman"/>
          <w:spacing w:val="-4"/>
          <w:sz w:val="24"/>
          <w:szCs w:val="24"/>
        </w:rPr>
        <w:t>“limpa”)</w:t>
      </w:r>
      <w:r w:rsidRPr="0001013E">
        <w:rPr>
          <w:rFonts w:ascii="Times New Roman" w:eastAsia="Arial" w:hAnsi="Times New Roman"/>
          <w:spacing w:val="35"/>
          <w:sz w:val="24"/>
          <w:szCs w:val="24"/>
        </w:rPr>
        <w:t xml:space="preserve"> </w:t>
      </w:r>
      <w:r w:rsidRPr="000143F0">
        <w:rPr>
          <w:rFonts w:ascii="Times New Roman" w:eastAsia="Arial" w:hAnsi="Times New Roman"/>
          <w:spacing w:val="-3"/>
          <w:sz w:val="24"/>
          <w:szCs w:val="24"/>
        </w:rPr>
        <w:t>é adequada com base</w:t>
      </w:r>
      <w:r w:rsidRPr="0001013E">
        <w:rPr>
          <w:rFonts w:ascii="Times New Roman" w:eastAsia="Arial" w:hAnsi="Times New Roman"/>
          <w:spacing w:val="-5"/>
          <w:sz w:val="24"/>
          <w:szCs w:val="24"/>
        </w:rPr>
        <w:t xml:space="preserve"> na evidência de </w:t>
      </w:r>
      <w:r w:rsidRPr="0001013E">
        <w:rPr>
          <w:rFonts w:ascii="Times New Roman" w:eastAsia="Arial" w:hAnsi="Times New Roman"/>
          <w:spacing w:val="-4"/>
          <w:sz w:val="24"/>
          <w:szCs w:val="24"/>
        </w:rPr>
        <w:t>auditoria</w:t>
      </w:r>
      <w:r w:rsidRPr="0001013E">
        <w:rPr>
          <w:rFonts w:ascii="Times New Roman" w:eastAsia="Arial" w:hAnsi="Times New Roman"/>
          <w:spacing w:val="-8"/>
          <w:sz w:val="24"/>
          <w:szCs w:val="24"/>
        </w:rPr>
        <w:t xml:space="preserve"> </w:t>
      </w:r>
      <w:r w:rsidRPr="0001013E">
        <w:rPr>
          <w:rFonts w:ascii="Times New Roman" w:eastAsia="Arial" w:hAnsi="Times New Roman"/>
          <w:spacing w:val="-4"/>
          <w:sz w:val="24"/>
          <w:szCs w:val="24"/>
        </w:rPr>
        <w:t>obtida</w:t>
      </w:r>
      <w:r>
        <w:rPr>
          <w:rFonts w:ascii="Times New Roman" w:eastAsia="Arial" w:hAnsi="Times New Roman"/>
          <w:spacing w:val="-4"/>
          <w:sz w:val="24"/>
          <w:szCs w:val="24"/>
        </w:rPr>
        <w:t>;</w:t>
      </w:r>
    </w:p>
    <w:p w14:paraId="008BAA2E"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4"/>
          <w:sz w:val="24"/>
          <w:szCs w:val="24"/>
        </w:rPr>
      </w:pPr>
      <w:r>
        <w:rPr>
          <w:rFonts w:ascii="Times New Roman" w:eastAsia="Arial" w:hAnsi="Times New Roman"/>
          <w:spacing w:val="-3"/>
          <w:sz w:val="24"/>
          <w:szCs w:val="24"/>
        </w:rPr>
        <w:t>a</w:t>
      </w:r>
      <w:r w:rsidRPr="0001013E">
        <w:rPr>
          <w:rFonts w:ascii="Times New Roman" w:eastAsia="Arial" w:hAnsi="Times New Roman"/>
          <w:spacing w:val="-3"/>
          <w:sz w:val="24"/>
          <w:szCs w:val="24"/>
        </w:rPr>
        <w:t>s exigências éticas relevantes que se aplicam à a</w:t>
      </w:r>
      <w:r w:rsidRPr="0001013E">
        <w:rPr>
          <w:rFonts w:ascii="Times New Roman" w:eastAsia="Arial" w:hAnsi="Times New Roman"/>
          <w:spacing w:val="-4"/>
          <w:sz w:val="24"/>
          <w:szCs w:val="24"/>
        </w:rPr>
        <w:t>uditoria compõem o Código de Ética Profissional do Contador</w:t>
      </w:r>
      <w:r>
        <w:rPr>
          <w:rFonts w:ascii="Times New Roman" w:eastAsia="Arial" w:hAnsi="Times New Roman"/>
          <w:spacing w:val="-4"/>
          <w:sz w:val="24"/>
          <w:szCs w:val="24"/>
        </w:rPr>
        <w:t xml:space="preserve"> </w:t>
      </w:r>
      <w:r w:rsidRPr="0001013E">
        <w:rPr>
          <w:rFonts w:ascii="Times New Roman" w:eastAsia="Arial" w:hAnsi="Times New Roman"/>
          <w:spacing w:val="-4"/>
          <w:sz w:val="24"/>
          <w:szCs w:val="24"/>
        </w:rPr>
        <w:t>e as normas profissionais emitidas pelo Conselho Federal de Contabilidade</w:t>
      </w:r>
      <w:r>
        <w:rPr>
          <w:rFonts w:ascii="Times New Roman" w:eastAsia="Arial" w:hAnsi="Times New Roman"/>
          <w:spacing w:val="-4"/>
          <w:sz w:val="24"/>
          <w:szCs w:val="24"/>
        </w:rPr>
        <w:t>;</w:t>
      </w:r>
    </w:p>
    <w:p w14:paraId="090C619C"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01013E">
        <w:rPr>
          <w:rFonts w:ascii="Times New Roman" w:eastAsia="Arial" w:hAnsi="Times New Roman"/>
          <w:sz w:val="24"/>
          <w:szCs w:val="24"/>
        </w:rPr>
        <w:t xml:space="preserve">om base na evidência de auditoria obtida, o auditor concluiu que não existe incerteza </w:t>
      </w:r>
      <w:r>
        <w:rPr>
          <w:rFonts w:ascii="Times New Roman" w:eastAsia="Arial" w:hAnsi="Times New Roman"/>
          <w:sz w:val="24"/>
          <w:szCs w:val="24"/>
        </w:rPr>
        <w:t>relevante</w:t>
      </w:r>
      <w:r w:rsidRPr="0001013E">
        <w:rPr>
          <w:rFonts w:ascii="Times New Roman" w:eastAsia="Arial" w:hAnsi="Times New Roman"/>
          <w:sz w:val="24"/>
          <w:szCs w:val="24"/>
        </w:rPr>
        <w:t xml:space="preserve"> em relação a eventos ou </w:t>
      </w:r>
      <w:r>
        <w:rPr>
          <w:rFonts w:ascii="Times New Roman" w:eastAsia="Arial" w:hAnsi="Times New Roman"/>
          <w:sz w:val="24"/>
          <w:szCs w:val="24"/>
        </w:rPr>
        <w:t>condições</w:t>
      </w:r>
      <w:r w:rsidRPr="0001013E">
        <w:rPr>
          <w:rFonts w:ascii="Times New Roman" w:eastAsia="Arial" w:hAnsi="Times New Roman"/>
          <w:sz w:val="24"/>
          <w:szCs w:val="24"/>
        </w:rPr>
        <w:t xml:space="preserve"> que podem </w:t>
      </w:r>
      <w:r>
        <w:rPr>
          <w:rFonts w:ascii="Times New Roman" w:eastAsia="Arial" w:hAnsi="Times New Roman"/>
          <w:sz w:val="24"/>
          <w:szCs w:val="24"/>
        </w:rPr>
        <w:t>levantar</w:t>
      </w:r>
      <w:r w:rsidRPr="0001013E">
        <w:rPr>
          <w:rFonts w:ascii="Times New Roman" w:eastAsia="Arial" w:hAnsi="Times New Roman"/>
          <w:sz w:val="24"/>
          <w:szCs w:val="24"/>
        </w:rPr>
        <w:t xml:space="preserve"> dúvida significativa em relação à capacidade de continuidade operacional da entidade de acordo com a NBC TA 570</w:t>
      </w:r>
      <w:r>
        <w:rPr>
          <w:rFonts w:ascii="Times New Roman" w:eastAsia="Arial" w:hAnsi="Times New Roman"/>
          <w:sz w:val="24"/>
          <w:szCs w:val="24"/>
        </w:rPr>
        <w:t>;</w:t>
      </w:r>
    </w:p>
    <w:p w14:paraId="3B09484F" w14:textId="77777777" w:rsidR="00C1157F" w:rsidRPr="004327E8"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rPr>
      </w:pPr>
      <w:r>
        <w:rPr>
          <w:rFonts w:ascii="Times New Roman" w:hAnsi="Times New Roman"/>
          <w:sz w:val="24"/>
        </w:rPr>
        <w:t>o</w:t>
      </w:r>
      <w:r w:rsidRPr="004327E8">
        <w:rPr>
          <w:rFonts w:ascii="Times New Roman" w:hAnsi="Times New Roman"/>
          <w:sz w:val="24"/>
        </w:rPr>
        <w:t>s principais assuntos de auditoria foram comunicados de acordo com a NBC TA</w:t>
      </w:r>
      <w:r w:rsidRPr="004327E8">
        <w:rPr>
          <w:rFonts w:ascii="Times New Roman" w:hAnsi="Times New Roman"/>
          <w:spacing w:val="-8"/>
          <w:sz w:val="24"/>
        </w:rPr>
        <w:t xml:space="preserve"> </w:t>
      </w:r>
      <w:r w:rsidRPr="004327E8">
        <w:rPr>
          <w:rFonts w:ascii="Times New Roman" w:hAnsi="Times New Roman"/>
          <w:sz w:val="24"/>
        </w:rPr>
        <w:t>701</w:t>
      </w:r>
      <w:r>
        <w:rPr>
          <w:rFonts w:ascii="Times New Roman" w:hAnsi="Times New Roman"/>
          <w:sz w:val="24"/>
        </w:rPr>
        <w:t>;</w:t>
      </w:r>
    </w:p>
    <w:p w14:paraId="6E27CB3C"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01013E">
        <w:rPr>
          <w:rFonts w:ascii="Times New Roman" w:eastAsia="Arial" w:hAnsi="Times New Roman"/>
          <w:sz w:val="24"/>
          <w:szCs w:val="24"/>
        </w:rPr>
        <w:t xml:space="preserve"> auditor obteve todas as outras informações antes da data do seu relatório e concluiu que existe distorção relevante </w:t>
      </w:r>
      <w:r>
        <w:rPr>
          <w:rFonts w:ascii="Times New Roman" w:eastAsia="Arial" w:hAnsi="Times New Roman"/>
          <w:sz w:val="24"/>
          <w:szCs w:val="24"/>
        </w:rPr>
        <w:t>n</w:t>
      </w:r>
      <w:r w:rsidRPr="0001013E">
        <w:rPr>
          <w:rFonts w:ascii="Times New Roman" w:eastAsia="Arial" w:hAnsi="Times New Roman"/>
          <w:sz w:val="24"/>
          <w:szCs w:val="24"/>
        </w:rPr>
        <w:t>as outras informações</w:t>
      </w:r>
      <w:r>
        <w:rPr>
          <w:rFonts w:ascii="Times New Roman" w:eastAsia="Arial" w:hAnsi="Times New Roman"/>
          <w:sz w:val="24"/>
          <w:szCs w:val="24"/>
        </w:rPr>
        <w:t>;</w:t>
      </w:r>
    </w:p>
    <w:p w14:paraId="07ACBEBA" w14:textId="77777777" w:rsidR="00C1157F" w:rsidRPr="0001013E" w:rsidRDefault="00C1157F">
      <w:pPr>
        <w:pStyle w:val="PargrafodaLista"/>
        <w:widowControl w:val="0"/>
        <w:numPr>
          <w:ilvl w:val="0"/>
          <w:numId w:val="306"/>
        </w:numPr>
        <w:spacing w:after="0" w:line="240" w:lineRule="auto"/>
        <w:ind w:left="284" w:hanging="284"/>
        <w:contextualSpacing w:val="0"/>
        <w:jc w:val="both"/>
        <w:rPr>
          <w:rFonts w:ascii="Times New Roman" w:hAnsi="Times New Roman"/>
          <w:sz w:val="24"/>
          <w:szCs w:val="24"/>
        </w:rPr>
      </w:pPr>
      <w:r>
        <w:rPr>
          <w:rFonts w:ascii="Times New Roman" w:hAnsi="Times New Roman"/>
          <w:sz w:val="24"/>
          <w:szCs w:val="24"/>
        </w:rPr>
        <w:t>a</w:t>
      </w:r>
      <w:r w:rsidRPr="0001013E">
        <w:rPr>
          <w:rFonts w:ascii="Times New Roman" w:hAnsi="Times New Roman"/>
          <w:sz w:val="24"/>
          <w:szCs w:val="24"/>
        </w:rPr>
        <w:t>s pessoas</w:t>
      </w:r>
      <w:r w:rsidRPr="0001013E">
        <w:rPr>
          <w:rFonts w:ascii="Times New Roman" w:hAnsi="Times New Roman"/>
          <w:spacing w:val="21"/>
          <w:sz w:val="24"/>
          <w:szCs w:val="24"/>
        </w:rPr>
        <w:t xml:space="preserve"> </w:t>
      </w:r>
      <w:r w:rsidRPr="0001013E">
        <w:rPr>
          <w:rFonts w:ascii="Times New Roman" w:hAnsi="Times New Roman"/>
          <w:sz w:val="24"/>
          <w:szCs w:val="24"/>
        </w:rPr>
        <w:t>responsáveis pela supervisão das demonstrações contábeis não são aquelas responsáveis pela elaboração das demonstrações contábeis.</w:t>
      </w:r>
    </w:p>
    <w:p w14:paraId="091D97DA" w14:textId="77777777" w:rsidR="00C1157F" w:rsidRPr="0001013E" w:rsidRDefault="00C1157F" w:rsidP="00C1157F">
      <w:pPr>
        <w:tabs>
          <w:tab w:val="left" w:pos="640"/>
        </w:tabs>
        <w:spacing w:after="0" w:line="240" w:lineRule="auto"/>
        <w:jc w:val="both"/>
        <w:rPr>
          <w:rFonts w:ascii="Times New Roman" w:eastAsia="Arial" w:hAnsi="Times New Roman"/>
          <w:sz w:val="24"/>
          <w:szCs w:val="24"/>
        </w:rPr>
      </w:pPr>
    </w:p>
    <w:p w14:paraId="4F57351A" w14:textId="77777777" w:rsidR="00C1157F" w:rsidRPr="0001013E" w:rsidRDefault="00C1157F" w:rsidP="00C1157F">
      <w:pPr>
        <w:tabs>
          <w:tab w:val="left" w:pos="640"/>
        </w:tabs>
        <w:spacing w:after="0" w:line="240" w:lineRule="auto"/>
        <w:jc w:val="both"/>
        <w:rPr>
          <w:rFonts w:ascii="Times New Roman" w:eastAsia="Arial" w:hAnsi="Times New Roman"/>
          <w:b/>
          <w:bCs/>
          <w:sz w:val="24"/>
          <w:szCs w:val="24"/>
        </w:rPr>
      </w:pPr>
      <w:r w:rsidRPr="0001013E">
        <w:rPr>
          <w:rFonts w:ascii="Times New Roman" w:eastAsia="Symbol" w:hAnsi="Times New Roman"/>
          <w:sz w:val="24"/>
          <w:szCs w:val="24"/>
        </w:rPr>
        <w:tab/>
      </w:r>
    </w:p>
    <w:p w14:paraId="5F9CF50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RELATÓRIO DO AUDITOR INDEPENDENTE SOBRE AS DEMONSTRAÇÕES CONTÁBEIS</w:t>
      </w:r>
    </w:p>
    <w:p w14:paraId="23719598" w14:textId="77777777" w:rsidR="00C1157F" w:rsidRPr="0001013E" w:rsidRDefault="00C1157F" w:rsidP="00C1157F">
      <w:pPr>
        <w:spacing w:after="0" w:line="240" w:lineRule="auto"/>
        <w:jc w:val="both"/>
        <w:rPr>
          <w:rFonts w:ascii="Times New Roman" w:hAnsi="Times New Roman"/>
          <w:sz w:val="24"/>
          <w:szCs w:val="24"/>
        </w:rPr>
      </w:pPr>
    </w:p>
    <w:p w14:paraId="57849F97"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15EB469D" w14:textId="77777777" w:rsidR="00C1157F" w:rsidRPr="0001013E" w:rsidRDefault="00C1157F" w:rsidP="00C1157F">
      <w:pPr>
        <w:spacing w:after="0" w:line="240" w:lineRule="auto"/>
        <w:jc w:val="both"/>
        <w:rPr>
          <w:rFonts w:ascii="Times New Roman" w:hAnsi="Times New Roman"/>
          <w:sz w:val="24"/>
          <w:szCs w:val="24"/>
        </w:rPr>
      </w:pPr>
    </w:p>
    <w:p w14:paraId="7E00B7F1" w14:textId="77777777" w:rsidR="00C1157F" w:rsidRPr="0012771F" w:rsidRDefault="00C1157F" w:rsidP="00C1157F">
      <w:pPr>
        <w:spacing w:after="0" w:line="240" w:lineRule="auto"/>
        <w:jc w:val="both"/>
        <w:rPr>
          <w:rFonts w:ascii="Times New Roman" w:eastAsia="Arial" w:hAnsi="Times New Roman"/>
          <w:b/>
          <w:sz w:val="24"/>
          <w:szCs w:val="24"/>
        </w:rPr>
      </w:pPr>
      <w:r w:rsidRPr="00A97727">
        <w:rPr>
          <w:rFonts w:ascii="Times New Roman" w:eastAsia="Arial" w:hAnsi="Times New Roman"/>
          <w:b/>
          <w:sz w:val="24"/>
          <w:szCs w:val="24"/>
        </w:rPr>
        <w:t>Opinião</w:t>
      </w:r>
    </w:p>
    <w:p w14:paraId="7C9DA09E" w14:textId="77777777" w:rsidR="00C1157F" w:rsidRPr="0001013E" w:rsidRDefault="00C1157F" w:rsidP="00C1157F">
      <w:pPr>
        <w:spacing w:after="0" w:line="240" w:lineRule="auto"/>
        <w:jc w:val="both"/>
        <w:rPr>
          <w:rFonts w:ascii="Times New Roman" w:hAnsi="Times New Roman"/>
          <w:sz w:val="24"/>
          <w:szCs w:val="24"/>
        </w:rPr>
      </w:pPr>
    </w:p>
    <w:p w14:paraId="4627C835" w14:textId="77777777" w:rsidR="00C1157F" w:rsidRPr="0001013E" w:rsidRDefault="00C1157F" w:rsidP="00C1157F">
      <w:pPr>
        <w:pStyle w:val="Corpodetexto"/>
        <w:rPr>
          <w:rFonts w:ascii="Times New Roman" w:hAnsi="Times New Roman"/>
          <w:sz w:val="24"/>
          <w:szCs w:val="24"/>
        </w:rPr>
      </w:pPr>
      <w:r w:rsidRPr="0001013E">
        <w:rPr>
          <w:rFonts w:ascii="Times New Roman" w:hAnsi="Times New Roman"/>
          <w:sz w:val="24"/>
          <w:szCs w:val="24"/>
        </w:rPr>
        <w:t>Examinamos as demonstrações contábeis da Companhia ABC (Companhia) que compreendem o balanço patrimonial</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7F386800" w14:textId="77777777" w:rsidR="00C1157F" w:rsidRPr="0001013E" w:rsidRDefault="00C1157F" w:rsidP="00C1157F">
      <w:pPr>
        <w:spacing w:after="0" w:line="240" w:lineRule="auto"/>
        <w:jc w:val="both"/>
        <w:rPr>
          <w:rFonts w:ascii="Times New Roman" w:hAnsi="Times New Roman"/>
          <w:sz w:val="24"/>
          <w:szCs w:val="24"/>
        </w:rPr>
      </w:pPr>
    </w:p>
    <w:p w14:paraId="31FAC488"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nossa opinião, as demonstrações contábeis acima referidas apresentam adequadamente, em todos os aspectos relevantes, a posição patrimonial e financeira da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w:t>
      </w:r>
      <w:r w:rsidRPr="0001013E">
        <w:rPr>
          <w:rFonts w:ascii="Times New Roman" w:hAnsi="Times New Roman"/>
          <w:sz w:val="24"/>
          <w:szCs w:val="24"/>
        </w:rPr>
        <w:t xml:space="preserve"> em 31 de dezembro de 20X1, o desempenho de suas operações e os seus fluxos de caixa para o exercício findo nessa data, de acordo com as práticas contábeis adotadas no Brasil.</w:t>
      </w:r>
    </w:p>
    <w:p w14:paraId="7C526B0C" w14:textId="77777777" w:rsidR="00C1157F" w:rsidRPr="0001013E" w:rsidRDefault="00C1157F" w:rsidP="00C1157F">
      <w:pPr>
        <w:spacing w:after="0" w:line="240" w:lineRule="auto"/>
        <w:jc w:val="both"/>
        <w:rPr>
          <w:rFonts w:ascii="Times New Roman" w:eastAsia="Arial" w:hAnsi="Times New Roman"/>
          <w:b/>
          <w:bCs/>
          <w:sz w:val="24"/>
          <w:szCs w:val="24"/>
        </w:rPr>
      </w:pPr>
    </w:p>
    <w:p w14:paraId="00E19CCE"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w:t>
      </w:r>
    </w:p>
    <w:p w14:paraId="6A493E9C" w14:textId="77777777" w:rsidR="00C1157F" w:rsidRPr="0001013E" w:rsidRDefault="00C1157F" w:rsidP="00C1157F">
      <w:pPr>
        <w:spacing w:after="0" w:line="240" w:lineRule="auto"/>
        <w:jc w:val="both"/>
        <w:rPr>
          <w:rFonts w:ascii="Times New Roman" w:hAnsi="Times New Roman"/>
          <w:sz w:val="24"/>
          <w:szCs w:val="24"/>
        </w:rPr>
      </w:pPr>
    </w:p>
    <w:p w14:paraId="16F3D439"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eastAsia="Arial" w:hAnsi="Times New Roman"/>
          <w:sz w:val="24"/>
          <w:szCs w:val="24"/>
        </w:rPr>
        <w:t>,</w:t>
      </w:r>
      <w:r w:rsidRPr="0001013E">
        <w:rPr>
          <w:rFonts w:ascii="Times New Roman" w:eastAsia="Arial" w:hAnsi="Times New Roman"/>
          <w:sz w:val="24"/>
          <w:szCs w:val="24"/>
        </w:rPr>
        <w:t xml:space="preserve"> intitulada “</w:t>
      </w:r>
      <w:r w:rsidRPr="0001013E">
        <w:rPr>
          <w:rFonts w:ascii="Times New Roman" w:eastAsia="Arial" w:hAnsi="Times New Roman"/>
          <w:bCs/>
          <w:iCs/>
          <w:sz w:val="24"/>
          <w:szCs w:val="24"/>
        </w:rPr>
        <w:t>Responsabilidade</w:t>
      </w:r>
      <w:r>
        <w:rPr>
          <w:rFonts w:ascii="Times New Roman" w:eastAsia="Arial" w:hAnsi="Times New Roman"/>
          <w:bCs/>
          <w:iCs/>
          <w:sz w:val="24"/>
          <w:szCs w:val="24"/>
        </w:rPr>
        <w:t>s</w:t>
      </w:r>
      <w:r w:rsidRPr="0001013E">
        <w:rPr>
          <w:rFonts w:ascii="Times New Roman" w:eastAsia="Arial" w:hAnsi="Times New Roman"/>
          <w:bCs/>
          <w:iCs/>
          <w:sz w:val="24"/>
          <w:szCs w:val="24"/>
        </w:rPr>
        <w:t xml:space="preserve"> do auditor pela auditoria das demonstrações contábeis”</w:t>
      </w:r>
      <w:r w:rsidRPr="0001013E">
        <w:rPr>
          <w:rFonts w:ascii="Times New Roman" w:eastAsia="Arial" w:hAnsi="Times New Roman"/>
          <w:i/>
          <w:iCs/>
          <w:sz w:val="24"/>
          <w:szCs w:val="24"/>
        </w:rPr>
        <w:t xml:space="preserve">. </w:t>
      </w:r>
      <w:r w:rsidRPr="0001013E">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01013E">
        <w:rPr>
          <w:rFonts w:ascii="Times New Roman" w:eastAsia="Arial" w:hAnsi="Times New Roman"/>
          <w:sz w:val="24"/>
          <w:szCs w:val="24"/>
        </w:rPr>
        <w:t>ompanhia</w:t>
      </w:r>
      <w:r>
        <w:rPr>
          <w:rFonts w:ascii="Times New Roman" w:eastAsia="Arial" w:hAnsi="Times New Roman"/>
          <w:sz w:val="24"/>
          <w:szCs w:val="24"/>
        </w:rPr>
        <w:t>,</w:t>
      </w:r>
      <w:r w:rsidRPr="0001013E">
        <w:rPr>
          <w:rFonts w:ascii="Times New Roman" w:eastAsia="Arial"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eastAsia="Arial" w:hAnsi="Times New Roman"/>
          <w:sz w:val="24"/>
          <w:szCs w:val="24"/>
        </w:rPr>
        <w:t>,</w:t>
      </w:r>
      <w:r w:rsidRPr="0001013E">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 </w:t>
      </w:r>
    </w:p>
    <w:p w14:paraId="23213CB7" w14:textId="77777777" w:rsidR="00C1157F" w:rsidRPr="0001013E" w:rsidRDefault="00C1157F" w:rsidP="00C1157F">
      <w:pPr>
        <w:spacing w:after="0" w:line="240" w:lineRule="auto"/>
        <w:jc w:val="both"/>
        <w:rPr>
          <w:rFonts w:ascii="Times New Roman" w:eastAsia="Arial" w:hAnsi="Times New Roman"/>
          <w:b/>
          <w:bCs/>
          <w:sz w:val="24"/>
          <w:szCs w:val="24"/>
        </w:rPr>
      </w:pPr>
    </w:p>
    <w:p w14:paraId="4D23003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Outras informações que acompanham as demonstrações contábeis e o relatório do auditor</w:t>
      </w:r>
    </w:p>
    <w:p w14:paraId="52CB04C2" w14:textId="77777777" w:rsidR="00C1157F" w:rsidRPr="0001013E" w:rsidRDefault="00C1157F" w:rsidP="00C1157F">
      <w:pPr>
        <w:spacing w:after="0" w:line="240" w:lineRule="auto"/>
        <w:jc w:val="both"/>
        <w:rPr>
          <w:rFonts w:ascii="Times New Roman" w:hAnsi="Times New Roman"/>
          <w:sz w:val="24"/>
          <w:szCs w:val="24"/>
        </w:rPr>
      </w:pPr>
    </w:p>
    <w:p w14:paraId="51825FB7"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 administração</w:t>
      </w:r>
      <w:r w:rsidRPr="005A67AE">
        <w:rPr>
          <w:rFonts w:ascii="Times New Roman" w:hAnsi="Times New Roman"/>
          <w:sz w:val="24"/>
          <w:szCs w:val="24"/>
          <w:vertAlign w:val="superscript"/>
        </w:rPr>
        <w:t>(1)</w:t>
      </w:r>
      <w:r w:rsidRPr="0001013E">
        <w:rPr>
          <w:rFonts w:ascii="Times New Roman" w:hAnsi="Times New Roman"/>
          <w:sz w:val="24"/>
          <w:szCs w:val="24"/>
        </w:rPr>
        <w:t xml:space="preserve"> da </w:t>
      </w:r>
      <w:r>
        <w:rPr>
          <w:rFonts w:ascii="Times New Roman" w:hAnsi="Times New Roman"/>
          <w:sz w:val="24"/>
          <w:szCs w:val="24"/>
        </w:rPr>
        <w:t>c</w:t>
      </w:r>
      <w:r w:rsidRPr="0001013E">
        <w:rPr>
          <w:rFonts w:ascii="Times New Roman" w:hAnsi="Times New Roman"/>
          <w:sz w:val="24"/>
          <w:szCs w:val="24"/>
        </w:rPr>
        <w:t xml:space="preserve">ompanhia é responsável por essas outras informações que compreendem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sidRPr="005A67AE">
        <w:rPr>
          <w:rFonts w:ascii="Times New Roman" w:hAnsi="Times New Roman"/>
          <w:sz w:val="24"/>
          <w:szCs w:val="24"/>
          <w:vertAlign w:val="superscript"/>
        </w:rPr>
        <w:t>(2)</w:t>
      </w:r>
      <w:r w:rsidRPr="0001013E">
        <w:rPr>
          <w:rFonts w:ascii="Times New Roman" w:hAnsi="Times New Roman"/>
          <w:sz w:val="24"/>
          <w:szCs w:val="24"/>
        </w:rPr>
        <w:t xml:space="preserve">. </w:t>
      </w:r>
    </w:p>
    <w:p w14:paraId="119ED623" w14:textId="77777777" w:rsidR="00C1157F" w:rsidRDefault="00C1157F" w:rsidP="00C1157F">
      <w:pPr>
        <w:spacing w:after="0" w:line="240" w:lineRule="auto"/>
        <w:jc w:val="both"/>
        <w:rPr>
          <w:rFonts w:ascii="Times New Roman" w:hAnsi="Times New Roman"/>
          <w:sz w:val="24"/>
          <w:szCs w:val="24"/>
        </w:rPr>
      </w:pPr>
    </w:p>
    <w:p w14:paraId="1589AA59"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Nossa opinião sobre as demonstrações contábeis não abrange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não expressamos qualquer forma de conclusão de auditoria sobre esse relatório. </w:t>
      </w:r>
    </w:p>
    <w:p w14:paraId="5D58E38F" w14:textId="77777777" w:rsidR="00C1157F" w:rsidRPr="0001013E" w:rsidRDefault="00C1157F" w:rsidP="00C1157F">
      <w:pPr>
        <w:spacing w:after="0" w:line="240" w:lineRule="auto"/>
        <w:jc w:val="both"/>
        <w:rPr>
          <w:rFonts w:ascii="Times New Roman" w:hAnsi="Times New Roman"/>
          <w:sz w:val="24"/>
          <w:szCs w:val="24"/>
        </w:rPr>
      </w:pPr>
    </w:p>
    <w:p w14:paraId="361ECCE0"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conexão com a auditoria das demonstrações contábeis, nossa responsabilidade é a de ler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ao fazê-lo, considerar se esse relatório está, de forma relevante, inconsistente com as demonstrações contábeis ou com </w:t>
      </w:r>
      <w:r>
        <w:rPr>
          <w:rFonts w:ascii="Times New Roman" w:hAnsi="Times New Roman"/>
          <w:sz w:val="24"/>
          <w:szCs w:val="24"/>
        </w:rPr>
        <w:t xml:space="preserve">o </w:t>
      </w:r>
      <w:r w:rsidRPr="0001013E">
        <w:rPr>
          <w:rFonts w:ascii="Times New Roman" w:hAnsi="Times New Roman"/>
          <w:sz w:val="24"/>
          <w:szCs w:val="24"/>
        </w:rPr>
        <w:t xml:space="preserve">nosso conhecimento obtido na auditoria ou, de outra forma, aparenta estar distorcido de forma relevante. </w:t>
      </w:r>
    </w:p>
    <w:p w14:paraId="56A684BE" w14:textId="77777777" w:rsidR="00C1157F" w:rsidRDefault="00C1157F" w:rsidP="00C1157F">
      <w:pPr>
        <w:spacing w:after="0" w:line="240" w:lineRule="auto"/>
        <w:jc w:val="both"/>
        <w:rPr>
          <w:rFonts w:ascii="Times New Roman" w:hAnsi="Times New Roman"/>
          <w:sz w:val="24"/>
          <w:szCs w:val="24"/>
        </w:rPr>
      </w:pPr>
    </w:p>
    <w:p w14:paraId="4D3F3EE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sz w:val="24"/>
          <w:szCs w:val="24"/>
        </w:rPr>
        <w:t xml:space="preserve">Se, com base no trabalho realizado, concluirmos que há distorção relevante no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Pr>
          <w:rFonts w:ascii="Times New Roman" w:hAnsi="Times New Roman"/>
          <w:sz w:val="24"/>
          <w:szCs w:val="24"/>
        </w:rPr>
        <w:t>,</w:t>
      </w:r>
      <w:r w:rsidRPr="0001013E">
        <w:rPr>
          <w:rFonts w:ascii="Times New Roman" w:hAnsi="Times New Roman"/>
          <w:sz w:val="24"/>
          <w:szCs w:val="24"/>
        </w:rPr>
        <w:t xml:space="preserve"> somos requeridos a comunicar esse fato. </w:t>
      </w:r>
      <w:r>
        <w:rPr>
          <w:rFonts w:ascii="Times New Roman" w:hAnsi="Times New Roman"/>
          <w:sz w:val="24"/>
          <w:szCs w:val="24"/>
        </w:rPr>
        <w:t xml:space="preserve">Como descrito abaixo, concluímos que existe </w:t>
      </w:r>
      <w:r w:rsidRPr="0001013E">
        <w:rPr>
          <w:rFonts w:ascii="Times New Roman" w:hAnsi="Times New Roman"/>
          <w:sz w:val="24"/>
          <w:szCs w:val="24"/>
        </w:rPr>
        <w:t>a</w:t>
      </w:r>
      <w:r w:rsidRPr="0001013E">
        <w:rPr>
          <w:rFonts w:ascii="Times New Roman" w:eastAsia="Arial" w:hAnsi="Times New Roman"/>
          <w:sz w:val="24"/>
          <w:szCs w:val="24"/>
        </w:rPr>
        <w:t xml:space="preserve"> seguinte distorção relevante nas outras informações.</w:t>
      </w:r>
    </w:p>
    <w:p w14:paraId="0E5DABAB" w14:textId="77777777" w:rsidR="00C1157F" w:rsidRPr="0001013E" w:rsidRDefault="00C1157F" w:rsidP="00C1157F">
      <w:pPr>
        <w:spacing w:after="0" w:line="240" w:lineRule="auto"/>
        <w:jc w:val="both"/>
        <w:rPr>
          <w:rFonts w:ascii="Times New Roman" w:eastAsia="Arial" w:hAnsi="Times New Roman"/>
          <w:sz w:val="24"/>
          <w:szCs w:val="24"/>
        </w:rPr>
      </w:pPr>
    </w:p>
    <w:p w14:paraId="3A8F80FC"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 xml:space="preserve">Descrição da distorção relevante </w:t>
      </w:r>
      <w:r>
        <w:rPr>
          <w:rFonts w:ascii="Times New Roman" w:eastAsia="Arial" w:hAnsi="Times New Roman"/>
          <w:i/>
          <w:sz w:val="24"/>
          <w:szCs w:val="24"/>
        </w:rPr>
        <w:t>n</w:t>
      </w:r>
      <w:r w:rsidRPr="0001013E">
        <w:rPr>
          <w:rFonts w:ascii="Times New Roman" w:eastAsia="Arial" w:hAnsi="Times New Roman"/>
          <w:i/>
          <w:sz w:val="24"/>
          <w:szCs w:val="24"/>
        </w:rPr>
        <w:t>as outras informações</w:t>
      </w:r>
      <w:r w:rsidRPr="0001013E">
        <w:rPr>
          <w:rFonts w:ascii="Times New Roman" w:eastAsia="Arial" w:hAnsi="Times New Roman"/>
          <w:sz w:val="24"/>
          <w:szCs w:val="24"/>
        </w:rPr>
        <w:t>]</w:t>
      </w:r>
      <w:r>
        <w:rPr>
          <w:rFonts w:ascii="Times New Roman" w:eastAsia="Arial" w:hAnsi="Times New Roman"/>
          <w:sz w:val="24"/>
          <w:szCs w:val="24"/>
        </w:rPr>
        <w:t>.</w:t>
      </w:r>
    </w:p>
    <w:p w14:paraId="2E54106D" w14:textId="77777777" w:rsidR="00C1157F" w:rsidRDefault="00C1157F" w:rsidP="00C1157F">
      <w:pPr>
        <w:spacing w:after="0" w:line="240" w:lineRule="auto"/>
        <w:jc w:val="both"/>
        <w:rPr>
          <w:rFonts w:ascii="Times New Roman" w:eastAsia="Arial" w:hAnsi="Times New Roman"/>
          <w:b/>
          <w:sz w:val="24"/>
          <w:szCs w:val="24"/>
        </w:rPr>
      </w:pPr>
    </w:p>
    <w:p w14:paraId="6A06E702"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sz w:val="24"/>
          <w:szCs w:val="24"/>
        </w:rPr>
        <w:t>Principais assuntos de auditoria</w:t>
      </w:r>
      <w:r w:rsidRPr="005A67AE">
        <w:rPr>
          <w:rFonts w:ascii="Times New Roman" w:eastAsia="Arial" w:hAnsi="Times New Roman"/>
          <w:b/>
          <w:sz w:val="24"/>
          <w:szCs w:val="24"/>
          <w:vertAlign w:val="superscript"/>
        </w:rPr>
        <w:t>(</w:t>
      </w:r>
      <w:r w:rsidRPr="005A67AE">
        <w:rPr>
          <w:rFonts w:ascii="Times New Roman" w:eastAsia="Arial" w:hAnsi="Times New Roman"/>
          <w:sz w:val="24"/>
          <w:szCs w:val="24"/>
          <w:vertAlign w:val="superscript"/>
        </w:rPr>
        <w:t>3)</w:t>
      </w:r>
    </w:p>
    <w:p w14:paraId="25D92786" w14:textId="77777777" w:rsidR="00C1157F" w:rsidRPr="0001013E" w:rsidRDefault="00C1157F" w:rsidP="00C1157F">
      <w:pPr>
        <w:spacing w:after="0" w:line="240" w:lineRule="auto"/>
        <w:jc w:val="both"/>
        <w:rPr>
          <w:rFonts w:ascii="Times New Roman" w:hAnsi="Times New Roman"/>
          <w:sz w:val="24"/>
          <w:szCs w:val="24"/>
        </w:rPr>
      </w:pPr>
    </w:p>
    <w:p w14:paraId="16CDF375"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Principais assuntos de auditoria são aqueles que, em nosso julgamento profissional,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w:t>
      </w:r>
    </w:p>
    <w:p w14:paraId="760196AF" w14:textId="77777777" w:rsidR="00C1157F" w:rsidRPr="0001013E" w:rsidRDefault="00C1157F" w:rsidP="00C1157F">
      <w:pPr>
        <w:spacing w:after="0" w:line="240" w:lineRule="auto"/>
        <w:jc w:val="both"/>
        <w:rPr>
          <w:rFonts w:ascii="Times New Roman" w:eastAsia="Arial" w:hAnsi="Times New Roman"/>
          <w:i/>
          <w:iCs/>
          <w:sz w:val="24"/>
          <w:szCs w:val="24"/>
        </w:rPr>
      </w:pPr>
    </w:p>
    <w:p w14:paraId="35FEA6D8" w14:textId="77777777" w:rsidR="00C1157F" w:rsidRPr="0001013E" w:rsidRDefault="00C1157F" w:rsidP="00C1157F">
      <w:pPr>
        <w:spacing w:after="0" w:line="240" w:lineRule="auto"/>
        <w:jc w:val="both"/>
        <w:rPr>
          <w:rFonts w:ascii="Times New Roman" w:eastAsia="Arial" w:hAnsi="Times New Roman"/>
          <w:i/>
          <w:iCs/>
          <w:sz w:val="24"/>
          <w:szCs w:val="24"/>
        </w:rPr>
      </w:pPr>
      <w:r w:rsidRPr="0001013E">
        <w:rPr>
          <w:rFonts w:ascii="Times New Roman" w:eastAsia="Arial" w:hAnsi="Times New Roman"/>
          <w:i/>
          <w:iCs/>
          <w:sz w:val="24"/>
          <w:szCs w:val="24"/>
        </w:rPr>
        <w:t>(Descrição de cada um dos principais assuntos de auditoria, de acordo com a NBC TA 701)</w:t>
      </w:r>
      <w:r>
        <w:rPr>
          <w:rFonts w:ascii="Times New Roman" w:eastAsia="Arial" w:hAnsi="Times New Roman"/>
          <w:i/>
          <w:iCs/>
          <w:sz w:val="24"/>
          <w:szCs w:val="24"/>
        </w:rPr>
        <w:t>.</w:t>
      </w:r>
    </w:p>
    <w:p w14:paraId="05537C45" w14:textId="77777777" w:rsidR="00C1157F" w:rsidRPr="0001013E" w:rsidRDefault="00C1157F" w:rsidP="00C1157F">
      <w:pPr>
        <w:spacing w:after="0" w:line="240" w:lineRule="auto"/>
        <w:jc w:val="both"/>
        <w:rPr>
          <w:rFonts w:ascii="Times New Roman" w:eastAsia="Arial" w:hAnsi="Times New Roman"/>
          <w:b/>
          <w:bCs/>
          <w:sz w:val="24"/>
          <w:szCs w:val="24"/>
        </w:rPr>
      </w:pPr>
    </w:p>
    <w:p w14:paraId="6ED327B3" w14:textId="77777777" w:rsidR="00C1157F" w:rsidRPr="0001013E" w:rsidRDefault="00C1157F" w:rsidP="00C1157F">
      <w:pPr>
        <w:spacing w:after="0" w:line="240" w:lineRule="auto"/>
        <w:jc w:val="both"/>
        <w:rPr>
          <w:rFonts w:ascii="Times New Roman" w:eastAsia="Arial" w:hAnsi="Times New Roman"/>
          <w:sz w:val="24"/>
          <w:szCs w:val="24"/>
          <w:vertAlign w:val="superscript"/>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e da governança pelas demonstrações </w:t>
      </w:r>
      <w:r w:rsidRPr="00A97727">
        <w:rPr>
          <w:rFonts w:ascii="Times New Roman" w:eastAsia="Arial" w:hAnsi="Times New Roman"/>
          <w:b/>
          <w:bCs/>
          <w:sz w:val="24"/>
          <w:szCs w:val="24"/>
        </w:rPr>
        <w:t>contábeis</w:t>
      </w:r>
      <w:r w:rsidRPr="00A97727">
        <w:rPr>
          <w:rFonts w:ascii="Times New Roman" w:eastAsia="Arial" w:hAnsi="Times New Roman"/>
          <w:b/>
          <w:bCs/>
          <w:sz w:val="24"/>
          <w:szCs w:val="24"/>
          <w:vertAlign w:val="superscript"/>
        </w:rPr>
        <w:t>(</w:t>
      </w:r>
      <w:r w:rsidRPr="00A97727">
        <w:rPr>
          <w:rFonts w:ascii="Times New Roman" w:eastAsia="Arial" w:hAnsi="Times New Roman"/>
          <w:sz w:val="24"/>
          <w:szCs w:val="24"/>
          <w:vertAlign w:val="superscript"/>
        </w:rPr>
        <w:t>1</w:t>
      </w:r>
      <w:r>
        <w:rPr>
          <w:rFonts w:ascii="Times New Roman" w:eastAsia="Arial" w:hAnsi="Times New Roman"/>
          <w:sz w:val="24"/>
          <w:szCs w:val="24"/>
          <w:vertAlign w:val="superscript"/>
        </w:rPr>
        <w:t>)</w:t>
      </w:r>
    </w:p>
    <w:p w14:paraId="35A6E68E" w14:textId="77777777" w:rsidR="00C1157F" w:rsidRPr="0001013E" w:rsidRDefault="00C1157F" w:rsidP="00C1157F">
      <w:pPr>
        <w:spacing w:after="0" w:line="240" w:lineRule="auto"/>
        <w:jc w:val="both"/>
        <w:rPr>
          <w:rFonts w:ascii="Times New Roman" w:eastAsia="Arial" w:hAnsi="Times New Roman"/>
          <w:sz w:val="24"/>
          <w:szCs w:val="24"/>
        </w:rPr>
      </w:pPr>
    </w:p>
    <w:p w14:paraId="5EE7980C"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75C0E29E" w14:textId="77777777" w:rsidR="00C1157F" w:rsidRPr="0001013E" w:rsidRDefault="00C1157F" w:rsidP="00C1157F">
      <w:pPr>
        <w:spacing w:after="0" w:line="240" w:lineRule="auto"/>
        <w:jc w:val="both"/>
        <w:rPr>
          <w:rFonts w:ascii="Times New Roman" w:eastAsia="Arial" w:hAnsi="Times New Roman"/>
          <w:b/>
          <w:bCs/>
          <w:sz w:val="24"/>
          <w:szCs w:val="24"/>
        </w:rPr>
      </w:pPr>
    </w:p>
    <w:p w14:paraId="03C2B493"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p>
    <w:p w14:paraId="5F96118A" w14:textId="77777777" w:rsidR="00C1157F" w:rsidRPr="0001013E" w:rsidRDefault="00C1157F" w:rsidP="00C1157F">
      <w:pPr>
        <w:spacing w:after="0" w:line="240" w:lineRule="auto"/>
        <w:jc w:val="both"/>
        <w:rPr>
          <w:rFonts w:ascii="Times New Roman" w:hAnsi="Times New Roman"/>
          <w:sz w:val="24"/>
          <w:szCs w:val="24"/>
        </w:rPr>
      </w:pPr>
    </w:p>
    <w:p w14:paraId="1B2BC66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Apresentação de</w:t>
      </w:r>
      <w:r>
        <w:rPr>
          <w:rFonts w:ascii="Times New Roman" w:eastAsia="Arial" w:hAnsi="Times New Roman"/>
          <w:i/>
          <w:sz w:val="24"/>
          <w:szCs w:val="24"/>
        </w:rPr>
        <w:t xml:space="preserve"> </w:t>
      </w:r>
      <w:r w:rsidRPr="0001013E">
        <w:rPr>
          <w:rFonts w:ascii="Times New Roman" w:eastAsia="Arial" w:hAnsi="Times New Roman"/>
          <w:i/>
          <w:sz w:val="24"/>
          <w:szCs w:val="24"/>
        </w:rPr>
        <w:t xml:space="preserve">acordo com o </w:t>
      </w:r>
      <w:r>
        <w:rPr>
          <w:rFonts w:ascii="Times New Roman" w:eastAsia="Arial" w:hAnsi="Times New Roman"/>
          <w:i/>
          <w:sz w:val="24"/>
          <w:szCs w:val="24"/>
        </w:rPr>
        <w:t>E</w:t>
      </w:r>
      <w:r w:rsidRPr="0001013E">
        <w:rPr>
          <w:rFonts w:ascii="Times New Roman" w:eastAsia="Arial" w:hAnsi="Times New Roman"/>
          <w:i/>
          <w:sz w:val="24"/>
          <w:szCs w:val="24"/>
        </w:rPr>
        <w:t>xemplo 1 da NBC TA 700</w:t>
      </w:r>
      <w:r w:rsidRPr="0001013E">
        <w:rPr>
          <w:rFonts w:ascii="Times New Roman" w:eastAsia="Arial" w:hAnsi="Times New Roman"/>
          <w:sz w:val="24"/>
          <w:szCs w:val="24"/>
        </w:rPr>
        <w:t>]</w:t>
      </w:r>
      <w:r>
        <w:rPr>
          <w:rFonts w:ascii="Times New Roman" w:eastAsia="Arial" w:hAnsi="Times New Roman"/>
          <w:sz w:val="24"/>
          <w:szCs w:val="24"/>
        </w:rPr>
        <w:t>.</w:t>
      </w:r>
    </w:p>
    <w:p w14:paraId="796847FE" w14:textId="77777777" w:rsidR="00C1157F" w:rsidRPr="0001013E" w:rsidRDefault="00C1157F" w:rsidP="00C1157F">
      <w:pPr>
        <w:spacing w:after="0" w:line="240" w:lineRule="auto"/>
        <w:jc w:val="both"/>
        <w:rPr>
          <w:rFonts w:ascii="Times New Roman" w:hAnsi="Times New Roman"/>
          <w:sz w:val="24"/>
          <w:szCs w:val="24"/>
        </w:rPr>
      </w:pPr>
    </w:p>
    <w:p w14:paraId="309ED9E7"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591A4BDB"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60DD01B3"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19971482"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53FA88F5"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4D64EEA7" w14:textId="77777777" w:rsidR="00C1157F" w:rsidRPr="0001013E" w:rsidRDefault="00C1157F" w:rsidP="00C1157F">
      <w:pPr>
        <w:spacing w:after="0" w:line="240" w:lineRule="auto"/>
        <w:jc w:val="both"/>
        <w:rPr>
          <w:rFonts w:ascii="Times New Roman" w:hAnsi="Times New Roman"/>
          <w:sz w:val="24"/>
          <w:szCs w:val="24"/>
        </w:rPr>
      </w:pPr>
    </w:p>
    <w:p w14:paraId="342459BB" w14:textId="77777777" w:rsidR="00C1157F" w:rsidRPr="0001013E" w:rsidRDefault="00C1157F" w:rsidP="00C1157F">
      <w:pPr>
        <w:spacing w:after="0" w:line="240" w:lineRule="auto"/>
        <w:jc w:val="both"/>
        <w:rPr>
          <w:rFonts w:ascii="Times New Roman" w:eastAsia="Arial" w:hAnsi="Times New Roman"/>
          <w:sz w:val="24"/>
          <w:szCs w:val="24"/>
        </w:rPr>
      </w:pPr>
    </w:p>
    <w:p w14:paraId="71932556" w14:textId="77777777" w:rsidR="00C1157F" w:rsidRDefault="00C1157F" w:rsidP="00C1157F">
      <w:pPr>
        <w:spacing w:after="120" w:line="240" w:lineRule="auto"/>
        <w:ind w:left="284" w:hanging="284"/>
        <w:jc w:val="both"/>
        <w:rPr>
          <w:rFonts w:ascii="Times New Roman" w:eastAsia="Arial" w:hAnsi="Times New Roman"/>
          <w:sz w:val="20"/>
          <w:szCs w:val="20"/>
        </w:rPr>
      </w:pPr>
      <w:r w:rsidRPr="005A67AE">
        <w:rPr>
          <w:rFonts w:ascii="Times New Roman" w:eastAsia="Arial" w:hAnsi="Times New Roman"/>
          <w:sz w:val="20"/>
          <w:szCs w:val="20"/>
          <w:vertAlign w:val="superscript"/>
        </w:rPr>
        <w:t>(1)</w:t>
      </w:r>
      <w:r w:rsidRPr="00052A48">
        <w:rPr>
          <w:rFonts w:ascii="Times New Roman" w:eastAsia="Arial" w:hAnsi="Times New Roman"/>
          <w:sz w:val="20"/>
          <w:szCs w:val="20"/>
        </w:rPr>
        <w:t xml:space="preserve"> </w:t>
      </w:r>
      <w:r>
        <w:rPr>
          <w:rFonts w:ascii="Times New Roman" w:eastAsia="Arial" w:hAnsi="Times New Roman"/>
          <w:sz w:val="20"/>
          <w:szCs w:val="20"/>
        </w:rPr>
        <w:tab/>
      </w:r>
      <w:r w:rsidRPr="00052A48">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052A48">
        <w:rPr>
          <w:rFonts w:ascii="Times New Roman" w:eastAsia="Arial" w:hAnsi="Times New Roman"/>
          <w:sz w:val="20"/>
          <w:szCs w:val="20"/>
        </w:rPr>
        <w:t>administração</w:t>
      </w:r>
      <w:r>
        <w:rPr>
          <w:rFonts w:ascii="Times New Roman" w:eastAsia="Arial" w:hAnsi="Times New Roman"/>
          <w:sz w:val="20"/>
          <w:szCs w:val="20"/>
        </w:rPr>
        <w:t>”</w:t>
      </w:r>
      <w:r w:rsidRPr="00052A48">
        <w:rPr>
          <w:rFonts w:ascii="Times New Roman" w:eastAsia="Arial" w:hAnsi="Times New Roman"/>
          <w:sz w:val="20"/>
          <w:szCs w:val="20"/>
        </w:rPr>
        <w:t xml:space="preserve"> e </w:t>
      </w:r>
      <w:r>
        <w:rPr>
          <w:rFonts w:ascii="Times New Roman" w:eastAsia="Arial" w:hAnsi="Times New Roman"/>
          <w:sz w:val="20"/>
          <w:szCs w:val="20"/>
        </w:rPr>
        <w:t>“</w:t>
      </w:r>
      <w:r w:rsidRPr="00052A48">
        <w:rPr>
          <w:rFonts w:ascii="Times New Roman" w:eastAsia="Arial" w:hAnsi="Times New Roman"/>
          <w:sz w:val="20"/>
          <w:szCs w:val="20"/>
        </w:rPr>
        <w:t>responsáveis pela</w:t>
      </w:r>
      <w:r w:rsidRPr="00052A48">
        <w:rPr>
          <w:rFonts w:ascii="Times New Roman" w:eastAsia="Arial" w:hAnsi="Times New Roman"/>
          <w:spacing w:val="17"/>
          <w:sz w:val="20"/>
          <w:szCs w:val="20"/>
        </w:rPr>
        <w:t xml:space="preserve"> </w:t>
      </w:r>
      <w:r w:rsidRPr="00052A48">
        <w:rPr>
          <w:rFonts w:ascii="Times New Roman" w:eastAsia="Arial" w:hAnsi="Times New Roman"/>
          <w:sz w:val="20"/>
          <w:szCs w:val="20"/>
        </w:rPr>
        <w:t>governança</w:t>
      </w:r>
      <w:r>
        <w:rPr>
          <w:rFonts w:ascii="Times New Roman" w:eastAsia="Arial" w:hAnsi="Times New Roman"/>
          <w:sz w:val="20"/>
          <w:szCs w:val="20"/>
        </w:rPr>
        <w:t>”</w:t>
      </w:r>
      <w:r w:rsidRPr="00052A48">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052A48">
        <w:rPr>
          <w:rFonts w:ascii="Times New Roman" w:eastAsia="Arial" w:hAnsi="Times New Roman"/>
          <w:sz w:val="20"/>
          <w:szCs w:val="20"/>
        </w:rPr>
        <w:t>o contexto da estrutura legal</w:t>
      </w:r>
      <w:r w:rsidRPr="00052A48">
        <w:rPr>
          <w:rFonts w:ascii="Times New Roman" w:eastAsia="Arial" w:hAnsi="Times New Roman"/>
          <w:spacing w:val="-1"/>
          <w:sz w:val="20"/>
          <w:szCs w:val="20"/>
        </w:rPr>
        <w:t xml:space="preserve"> de determinada </w:t>
      </w:r>
      <w:r w:rsidRPr="00052A48">
        <w:rPr>
          <w:rFonts w:ascii="Times New Roman" w:eastAsia="Arial" w:hAnsi="Times New Roman"/>
          <w:sz w:val="20"/>
          <w:szCs w:val="20"/>
        </w:rPr>
        <w:t>jurisdição.</w:t>
      </w:r>
    </w:p>
    <w:p w14:paraId="350C3C3E" w14:textId="77777777" w:rsidR="00C1157F" w:rsidRDefault="00C1157F" w:rsidP="00C1157F">
      <w:pPr>
        <w:pStyle w:val="Textodenotaderodap"/>
        <w:spacing w:after="120"/>
        <w:ind w:left="284" w:hanging="284"/>
        <w:jc w:val="both"/>
      </w:pPr>
      <w:r w:rsidRPr="005A67AE">
        <w:rPr>
          <w:vertAlign w:val="superscript"/>
        </w:rPr>
        <w:t>(2)</w:t>
      </w:r>
      <w:r w:rsidRPr="00052A48">
        <w:t xml:space="preserve"> </w:t>
      </w:r>
      <w:r>
        <w:tab/>
      </w:r>
      <w:r w:rsidRPr="00052A48">
        <w:t xml:space="preserve">Nos termos da legislação societária brasileira, o </w:t>
      </w:r>
      <w:r>
        <w:t>R</w:t>
      </w:r>
      <w:r w:rsidRPr="00052A48">
        <w:t xml:space="preserve">elatório da </w:t>
      </w:r>
      <w:r>
        <w:t>A</w:t>
      </w:r>
      <w:r w:rsidRPr="00052A48">
        <w:t xml:space="preserve">dministração é divulgado em conjunto com as demonstrações contábeis. No entanto, podem existir outros relatórios divulgados em conjunto com as demonstrações contábeis. Nesses casos, a redação do parágrafo acima deve ser alterada para incluir o nome dos relatórios que acompanham as demonstrações contábeis. </w:t>
      </w:r>
    </w:p>
    <w:p w14:paraId="316FF4DC" w14:textId="77777777" w:rsidR="00C1157F" w:rsidRPr="00052A48" w:rsidRDefault="00C1157F" w:rsidP="00C1157F">
      <w:pPr>
        <w:spacing w:after="0" w:line="240" w:lineRule="auto"/>
        <w:ind w:left="284" w:hanging="284"/>
        <w:jc w:val="both"/>
        <w:rPr>
          <w:rFonts w:ascii="Times New Roman" w:eastAsia="Arial" w:hAnsi="Times New Roman"/>
          <w:sz w:val="20"/>
          <w:szCs w:val="20"/>
        </w:rPr>
      </w:pPr>
      <w:r w:rsidRPr="005A67AE">
        <w:rPr>
          <w:rFonts w:ascii="Times New Roman" w:eastAsia="Arial" w:hAnsi="Times New Roman"/>
          <w:sz w:val="20"/>
          <w:szCs w:val="20"/>
          <w:vertAlign w:val="superscript"/>
        </w:rPr>
        <w:t>(3)</w:t>
      </w:r>
      <w:r w:rsidRPr="00052A48">
        <w:rPr>
          <w:rFonts w:ascii="Times New Roman" w:eastAsia="Arial" w:hAnsi="Times New Roman"/>
          <w:sz w:val="20"/>
          <w:szCs w:val="20"/>
        </w:rPr>
        <w:t xml:space="preserve"> </w:t>
      </w:r>
      <w:r>
        <w:rPr>
          <w:rFonts w:ascii="Times New Roman" w:eastAsia="Arial" w:hAnsi="Times New Roman"/>
          <w:sz w:val="20"/>
          <w:szCs w:val="20"/>
        </w:rPr>
        <w:tab/>
      </w:r>
      <w:r w:rsidRPr="00052A48">
        <w:rPr>
          <w:rFonts w:ascii="Times New Roman" w:eastAsia="Arial" w:hAnsi="Times New Roman"/>
          <w:sz w:val="20"/>
          <w:szCs w:val="20"/>
        </w:rPr>
        <w:t xml:space="preserve">A seção “Principais </w:t>
      </w:r>
      <w:r>
        <w:rPr>
          <w:rFonts w:ascii="Times New Roman" w:eastAsia="Arial" w:hAnsi="Times New Roman"/>
          <w:sz w:val="20"/>
          <w:szCs w:val="20"/>
        </w:rPr>
        <w:t>a</w:t>
      </w:r>
      <w:r w:rsidRPr="00052A48">
        <w:rPr>
          <w:rFonts w:ascii="Times New Roman" w:eastAsia="Arial" w:hAnsi="Times New Roman"/>
          <w:sz w:val="20"/>
          <w:szCs w:val="20"/>
        </w:rPr>
        <w:t xml:space="preserve">ssuntos de </w:t>
      </w:r>
      <w:r>
        <w:rPr>
          <w:rFonts w:ascii="Times New Roman" w:eastAsia="Arial" w:hAnsi="Times New Roman"/>
          <w:sz w:val="20"/>
          <w:szCs w:val="20"/>
        </w:rPr>
        <w:t>a</w:t>
      </w:r>
      <w:r w:rsidRPr="00052A48">
        <w:rPr>
          <w:rFonts w:ascii="Times New Roman" w:eastAsia="Arial" w:hAnsi="Times New Roman"/>
          <w:sz w:val="20"/>
          <w:szCs w:val="20"/>
        </w:rPr>
        <w:t xml:space="preserve">uditoria” é exigida somente para entidades listadas. </w:t>
      </w:r>
    </w:p>
    <w:p w14:paraId="2F1169B3" w14:textId="77777777" w:rsidR="00C1157F" w:rsidRPr="0001013E" w:rsidRDefault="00C1157F" w:rsidP="00C1157F">
      <w:pPr>
        <w:spacing w:after="0" w:line="240" w:lineRule="auto"/>
        <w:jc w:val="both"/>
        <w:rPr>
          <w:rFonts w:ascii="Times New Roman" w:eastAsia="Arial" w:hAnsi="Times New Roman"/>
          <w:sz w:val="24"/>
          <w:szCs w:val="24"/>
          <w:u w:val="single"/>
        </w:rPr>
      </w:pPr>
    </w:p>
    <w:p w14:paraId="4A10C055" w14:textId="77777777" w:rsidR="00C1157F" w:rsidRPr="0001013E" w:rsidRDefault="00C1157F" w:rsidP="00C1157F">
      <w:pPr>
        <w:spacing w:after="0" w:line="240" w:lineRule="auto"/>
        <w:jc w:val="both"/>
        <w:rPr>
          <w:rFonts w:ascii="Times New Roman" w:eastAsia="Arial" w:hAnsi="Times New Roman"/>
          <w:sz w:val="24"/>
          <w:szCs w:val="24"/>
          <w:u w:val="single"/>
        </w:rPr>
      </w:pPr>
    </w:p>
    <w:p w14:paraId="7FAF6194" w14:textId="77777777" w:rsidR="00C1157F" w:rsidRPr="00052A48" w:rsidRDefault="00C1157F" w:rsidP="00C1157F">
      <w:pPr>
        <w:tabs>
          <w:tab w:val="left" w:pos="640"/>
        </w:tabs>
        <w:spacing w:after="0" w:line="240" w:lineRule="auto"/>
        <w:jc w:val="both"/>
        <w:rPr>
          <w:rFonts w:ascii="Times New Roman" w:eastAsia="Arial" w:hAnsi="Times New Roman"/>
          <w:b/>
          <w:sz w:val="24"/>
          <w:szCs w:val="24"/>
        </w:rPr>
      </w:pPr>
      <w:r w:rsidRPr="00052A48">
        <w:rPr>
          <w:rFonts w:ascii="Times New Roman" w:eastAsia="Arial" w:hAnsi="Times New Roman"/>
          <w:b/>
          <w:sz w:val="24"/>
          <w:szCs w:val="24"/>
        </w:rPr>
        <w:t>Exemplo 6 – Relatório do auditor independente de entidade, listada ou não, contendo opinião com ressalva.</w:t>
      </w:r>
      <w:r>
        <w:rPr>
          <w:rFonts w:ascii="Times New Roman" w:eastAsia="Arial" w:hAnsi="Times New Roman"/>
          <w:b/>
          <w:sz w:val="24"/>
          <w:szCs w:val="24"/>
        </w:rPr>
        <w:t xml:space="preserve"> </w:t>
      </w:r>
      <w:r w:rsidRPr="00052A48">
        <w:rPr>
          <w:rFonts w:ascii="Times New Roman" w:eastAsia="Arial" w:hAnsi="Times New Roman"/>
          <w:b/>
          <w:sz w:val="24"/>
          <w:szCs w:val="24"/>
        </w:rPr>
        <w:t>O auditor obteve todas as outras informações antes da data do seu relatório e há limitação ao alcance com relação a item relevante nas demonstrações contábeis consolidadas que também afeta as outras informações.</w:t>
      </w:r>
    </w:p>
    <w:p w14:paraId="063F6FC4" w14:textId="77777777" w:rsidR="00C1157F" w:rsidRDefault="00C1157F" w:rsidP="00C1157F">
      <w:pPr>
        <w:spacing w:after="0" w:line="240" w:lineRule="auto"/>
        <w:jc w:val="both"/>
        <w:rPr>
          <w:rFonts w:ascii="Times New Roman" w:eastAsia="Arial" w:hAnsi="Times New Roman"/>
          <w:sz w:val="24"/>
          <w:szCs w:val="24"/>
        </w:rPr>
      </w:pPr>
    </w:p>
    <w:p w14:paraId="4AAF7590"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Para fins deste exemplo, são consideradas as seguintes circunstâncias: </w:t>
      </w:r>
    </w:p>
    <w:p w14:paraId="483DFA77"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1013E">
        <w:rPr>
          <w:rFonts w:ascii="Times New Roman" w:hAnsi="Times New Roman"/>
          <w:sz w:val="24"/>
          <w:szCs w:val="24"/>
        </w:rPr>
        <w:t>uditoria do conjunto completo de demonstrações contábeis consolidadas de</w:t>
      </w:r>
      <w:r>
        <w:rPr>
          <w:rFonts w:ascii="Times New Roman" w:hAnsi="Times New Roman"/>
          <w:sz w:val="24"/>
          <w:szCs w:val="24"/>
        </w:rPr>
        <w:t xml:space="preserve"> </w:t>
      </w:r>
      <w:r w:rsidRPr="0001013E">
        <w:rPr>
          <w:rFonts w:ascii="Times New Roman" w:hAnsi="Times New Roman"/>
          <w:sz w:val="24"/>
          <w:szCs w:val="24"/>
        </w:rPr>
        <w:t>entidade,</w:t>
      </w:r>
      <w:r>
        <w:rPr>
          <w:rFonts w:ascii="Times New Roman" w:hAnsi="Times New Roman"/>
          <w:sz w:val="24"/>
          <w:szCs w:val="24"/>
        </w:rPr>
        <w:t xml:space="preserve"> </w:t>
      </w:r>
      <w:r w:rsidRPr="0001013E">
        <w:rPr>
          <w:rFonts w:ascii="Times New Roman" w:hAnsi="Times New Roman"/>
          <w:sz w:val="24"/>
          <w:szCs w:val="24"/>
        </w:rPr>
        <w:t xml:space="preserve">listada ou não, usando a estrutura de apresentação adequada. </w:t>
      </w:r>
      <w:r>
        <w:rPr>
          <w:rFonts w:ascii="Times New Roman" w:hAnsi="Times New Roman"/>
          <w:sz w:val="24"/>
          <w:szCs w:val="24"/>
        </w:rPr>
        <w:t>É</w:t>
      </w:r>
      <w:r w:rsidRPr="0001013E">
        <w:rPr>
          <w:rFonts w:ascii="Times New Roman" w:hAnsi="Times New Roman"/>
          <w:sz w:val="24"/>
          <w:szCs w:val="24"/>
        </w:rPr>
        <w:t xml:space="preserve"> auditoria de grupo (ou seja, a NBC TA 600 se aplica)</w:t>
      </w:r>
      <w:r>
        <w:rPr>
          <w:rFonts w:ascii="Times New Roman" w:hAnsi="Times New Roman"/>
          <w:sz w:val="24"/>
          <w:szCs w:val="24"/>
        </w:rPr>
        <w:t>;</w:t>
      </w:r>
    </w:p>
    <w:p w14:paraId="0CBE8951"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pacing w:val="-3"/>
          <w:sz w:val="24"/>
          <w:szCs w:val="24"/>
        </w:rPr>
        <w:t>a</w:t>
      </w:r>
      <w:r w:rsidRPr="0001013E">
        <w:rPr>
          <w:rFonts w:ascii="Times New Roman" w:hAnsi="Times New Roman"/>
          <w:spacing w:val="-3"/>
          <w:sz w:val="24"/>
          <w:szCs w:val="24"/>
        </w:rPr>
        <w:t>s demonstrações contábeis consolidadas são elaboradas pela administração da entidade de acordo com as práticas contábeis adotadas no Brasil (estrutura para fins gerais)</w:t>
      </w:r>
      <w:r>
        <w:rPr>
          <w:rFonts w:ascii="Times New Roman" w:hAnsi="Times New Roman"/>
          <w:spacing w:val="-3"/>
          <w:sz w:val="24"/>
          <w:szCs w:val="24"/>
        </w:rPr>
        <w:t>;</w:t>
      </w:r>
    </w:p>
    <w:p w14:paraId="04A692FD"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3"/>
          <w:sz w:val="24"/>
          <w:szCs w:val="24"/>
        </w:rPr>
      </w:pPr>
      <w:r>
        <w:rPr>
          <w:rFonts w:ascii="Times New Roman" w:hAnsi="Times New Roman"/>
          <w:sz w:val="24"/>
          <w:szCs w:val="24"/>
        </w:rPr>
        <w:t>o</w:t>
      </w:r>
      <w:r w:rsidRPr="00023B84">
        <w:rPr>
          <w:rFonts w:ascii="Times New Roman" w:hAnsi="Times New Roman"/>
          <w:sz w:val="24"/>
          <w:szCs w:val="24"/>
        </w:rPr>
        <w:t>s</w:t>
      </w:r>
      <w:r w:rsidRPr="0001013E">
        <w:rPr>
          <w:rFonts w:ascii="Times New Roman" w:eastAsia="Arial" w:hAnsi="Times New Roman"/>
          <w:spacing w:val="-3"/>
          <w:sz w:val="24"/>
          <w:szCs w:val="24"/>
        </w:rPr>
        <w:t xml:space="preserve"> termos do trabalho de auditoria refletem a descrição da responsabilidade da administração pelas demonstrações contábeis consolidadas na NBC TA 210</w:t>
      </w:r>
      <w:r>
        <w:rPr>
          <w:rFonts w:ascii="Times New Roman" w:eastAsia="Arial" w:hAnsi="Times New Roman"/>
          <w:spacing w:val="-3"/>
          <w:sz w:val="24"/>
          <w:szCs w:val="24"/>
        </w:rPr>
        <w:t>;</w:t>
      </w:r>
    </w:p>
    <w:p w14:paraId="0561ADFC"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3"/>
          <w:sz w:val="24"/>
          <w:szCs w:val="24"/>
        </w:rPr>
      </w:pPr>
      <w:r>
        <w:rPr>
          <w:rFonts w:ascii="Times New Roman" w:eastAsia="Arial" w:hAnsi="Times New Roman"/>
          <w:spacing w:val="-3"/>
          <w:sz w:val="24"/>
          <w:szCs w:val="24"/>
        </w:rPr>
        <w:t>o</w:t>
      </w:r>
      <w:r w:rsidRPr="0001013E">
        <w:rPr>
          <w:rFonts w:ascii="Times New Roman" w:eastAsia="Arial" w:hAnsi="Times New Roman"/>
          <w:spacing w:val="-3"/>
          <w:sz w:val="24"/>
          <w:szCs w:val="24"/>
        </w:rPr>
        <w:t xml:space="preserve"> auditor não conseguiu obter evidência de auditoria apropriada e suficiente sobre investimento em coligada no exterior. Os possíveis efeitos da impossibilidade de obter evidência de auditoria apropriada e suficiente são considerados relevantes, mas não generalizados nas demonstrações contábeis consolidadas (ou seja, uma opinião com ressalva é apropriada)</w:t>
      </w:r>
      <w:r>
        <w:rPr>
          <w:rFonts w:ascii="Times New Roman" w:eastAsia="Arial" w:hAnsi="Times New Roman"/>
          <w:spacing w:val="-3"/>
          <w:sz w:val="24"/>
          <w:szCs w:val="24"/>
        </w:rPr>
        <w:t>;</w:t>
      </w:r>
    </w:p>
    <w:p w14:paraId="0F5C4742"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3"/>
          <w:sz w:val="24"/>
          <w:szCs w:val="24"/>
        </w:rPr>
      </w:pPr>
      <w:r>
        <w:rPr>
          <w:rFonts w:ascii="Times New Roman" w:eastAsia="Arial" w:hAnsi="Times New Roman"/>
          <w:spacing w:val="-3"/>
          <w:sz w:val="24"/>
          <w:szCs w:val="24"/>
        </w:rPr>
        <w:t>a</w:t>
      </w:r>
      <w:r w:rsidRPr="0001013E">
        <w:rPr>
          <w:rFonts w:ascii="Times New Roman" w:eastAsia="Arial" w:hAnsi="Times New Roman"/>
          <w:spacing w:val="-3"/>
          <w:sz w:val="24"/>
          <w:szCs w:val="24"/>
        </w:rPr>
        <w:t>s exigências éticas relevantes que se aplicam à a</w:t>
      </w:r>
      <w:r w:rsidRPr="0001013E">
        <w:rPr>
          <w:rFonts w:ascii="Times New Roman" w:eastAsia="Arial" w:hAnsi="Times New Roman"/>
          <w:spacing w:val="-4"/>
          <w:sz w:val="24"/>
          <w:szCs w:val="24"/>
        </w:rPr>
        <w:t>uditoria compõem o Código de Ética Profissional do Contador e as normas profissionais emitidas pelo Conselho Federal de Contabilidade</w:t>
      </w:r>
      <w:r>
        <w:rPr>
          <w:rFonts w:ascii="Times New Roman" w:eastAsia="Arial" w:hAnsi="Times New Roman"/>
          <w:spacing w:val="-4"/>
          <w:sz w:val="24"/>
          <w:szCs w:val="24"/>
        </w:rPr>
        <w:t>;</w:t>
      </w:r>
    </w:p>
    <w:p w14:paraId="622676FB"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c</w:t>
      </w:r>
      <w:r w:rsidRPr="0001013E">
        <w:rPr>
          <w:rFonts w:ascii="Times New Roman" w:eastAsia="Arial" w:hAnsi="Times New Roman"/>
          <w:sz w:val="24"/>
          <w:szCs w:val="24"/>
        </w:rPr>
        <w:t xml:space="preserve">om base na evidência de auditoria obtida, o auditor concluiu que não existe incerteza </w:t>
      </w:r>
      <w:r>
        <w:rPr>
          <w:rFonts w:ascii="Times New Roman" w:eastAsia="Arial" w:hAnsi="Times New Roman"/>
          <w:sz w:val="24"/>
          <w:szCs w:val="24"/>
        </w:rPr>
        <w:t>relevante</w:t>
      </w:r>
      <w:r w:rsidRPr="0001013E">
        <w:rPr>
          <w:rFonts w:ascii="Times New Roman" w:eastAsia="Arial" w:hAnsi="Times New Roman"/>
          <w:sz w:val="24"/>
          <w:szCs w:val="24"/>
        </w:rPr>
        <w:t xml:space="preserve"> em relação a eventos ou </w:t>
      </w:r>
      <w:r>
        <w:rPr>
          <w:rFonts w:ascii="Times New Roman" w:eastAsia="Arial" w:hAnsi="Times New Roman"/>
          <w:sz w:val="24"/>
          <w:szCs w:val="24"/>
        </w:rPr>
        <w:t>condições</w:t>
      </w:r>
      <w:r w:rsidRPr="0001013E">
        <w:rPr>
          <w:rFonts w:ascii="Times New Roman" w:eastAsia="Arial" w:hAnsi="Times New Roman"/>
          <w:sz w:val="24"/>
          <w:szCs w:val="24"/>
        </w:rPr>
        <w:t xml:space="preserve"> que podem </w:t>
      </w:r>
      <w:r>
        <w:rPr>
          <w:rFonts w:ascii="Times New Roman" w:eastAsia="Arial" w:hAnsi="Times New Roman"/>
          <w:sz w:val="24"/>
          <w:szCs w:val="24"/>
        </w:rPr>
        <w:t xml:space="preserve">levantar </w:t>
      </w:r>
      <w:r w:rsidRPr="0001013E">
        <w:rPr>
          <w:rFonts w:ascii="Times New Roman" w:eastAsia="Arial" w:hAnsi="Times New Roman"/>
          <w:sz w:val="24"/>
          <w:szCs w:val="24"/>
        </w:rPr>
        <w:t>dúvida significativa em relação à capacidade de continuidade operacional da entidade de acordo com a NBC TA 570</w:t>
      </w:r>
      <w:r>
        <w:rPr>
          <w:rFonts w:ascii="Times New Roman" w:eastAsia="Arial" w:hAnsi="Times New Roman"/>
          <w:sz w:val="24"/>
          <w:szCs w:val="24"/>
        </w:rPr>
        <w:t>;</w:t>
      </w:r>
    </w:p>
    <w:p w14:paraId="78AF6A60"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Symbol" w:hAnsi="Times New Roman"/>
          <w:sz w:val="24"/>
          <w:szCs w:val="24"/>
        </w:rPr>
        <w:t>o</w:t>
      </w:r>
      <w:r w:rsidRPr="0001013E">
        <w:rPr>
          <w:rFonts w:ascii="Times New Roman" w:eastAsia="Symbol" w:hAnsi="Times New Roman"/>
          <w:sz w:val="24"/>
          <w:szCs w:val="24"/>
        </w:rPr>
        <w:t>s principais assuntos de auditoria foram comunicados de acordo com a NBC TA 701</w:t>
      </w:r>
      <w:r>
        <w:rPr>
          <w:rFonts w:ascii="Times New Roman" w:eastAsia="Symbol" w:hAnsi="Times New Roman"/>
          <w:sz w:val="24"/>
          <w:szCs w:val="24"/>
        </w:rPr>
        <w:t>;</w:t>
      </w:r>
    </w:p>
    <w:p w14:paraId="7C90D3FE"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01013E">
        <w:rPr>
          <w:rFonts w:ascii="Times New Roman" w:eastAsia="Arial" w:hAnsi="Times New Roman"/>
          <w:sz w:val="24"/>
          <w:szCs w:val="24"/>
        </w:rPr>
        <w:t xml:space="preserve"> auditor obteve todas as outras informações antes da data do relatório do auditor </w:t>
      </w:r>
      <w:r w:rsidRPr="00023B84">
        <w:rPr>
          <w:rFonts w:ascii="Times New Roman" w:hAnsi="Times New Roman"/>
          <w:sz w:val="24"/>
          <w:szCs w:val="24"/>
        </w:rPr>
        <w:t>independente</w:t>
      </w:r>
      <w:r w:rsidRPr="0001013E">
        <w:rPr>
          <w:rFonts w:ascii="Times New Roman" w:eastAsia="Arial" w:hAnsi="Times New Roman"/>
          <w:sz w:val="24"/>
          <w:szCs w:val="24"/>
        </w:rPr>
        <w:t xml:space="preserve"> e o assunto que deu origem à opinião com ressalva sobre as demonstrações contábeis consolidadas também afeta outras informações</w:t>
      </w:r>
      <w:r>
        <w:rPr>
          <w:rFonts w:ascii="Times New Roman" w:eastAsia="Arial" w:hAnsi="Times New Roman"/>
          <w:sz w:val="24"/>
          <w:szCs w:val="24"/>
        </w:rPr>
        <w:t>;</w:t>
      </w:r>
    </w:p>
    <w:p w14:paraId="5B219F7F" w14:textId="77777777" w:rsidR="00C1157F" w:rsidRPr="0001013E" w:rsidRDefault="00C1157F">
      <w:pPr>
        <w:pStyle w:val="PargrafodaLista"/>
        <w:widowControl w:val="0"/>
        <w:numPr>
          <w:ilvl w:val="0"/>
          <w:numId w:val="306"/>
        </w:numPr>
        <w:spacing w:after="0" w:line="240" w:lineRule="auto"/>
        <w:ind w:left="284" w:hanging="284"/>
        <w:contextualSpacing w:val="0"/>
        <w:jc w:val="both"/>
        <w:rPr>
          <w:rFonts w:ascii="Times New Roman" w:hAnsi="Times New Roman"/>
          <w:spacing w:val="-4"/>
          <w:sz w:val="24"/>
          <w:szCs w:val="24"/>
        </w:rPr>
      </w:pPr>
      <w:r>
        <w:rPr>
          <w:rFonts w:ascii="Times New Roman" w:hAnsi="Times New Roman"/>
          <w:spacing w:val="-4"/>
          <w:sz w:val="24"/>
          <w:szCs w:val="24"/>
        </w:rPr>
        <w:t>a</w:t>
      </w:r>
      <w:r w:rsidRPr="0001013E">
        <w:rPr>
          <w:rFonts w:ascii="Times New Roman" w:hAnsi="Times New Roman"/>
          <w:spacing w:val="-4"/>
          <w:sz w:val="24"/>
          <w:szCs w:val="24"/>
        </w:rPr>
        <w:t>s pessoas responsáveis pela supervisão das demonstrações contábeis consolidadas não são aquelas responsáveis pela elaboração das demonstrações contábeis consolidadas.</w:t>
      </w:r>
    </w:p>
    <w:p w14:paraId="33F0BE74" w14:textId="77777777" w:rsidR="00C1157F" w:rsidRPr="0001013E" w:rsidRDefault="00C1157F" w:rsidP="00C1157F">
      <w:pPr>
        <w:tabs>
          <w:tab w:val="left" w:pos="640"/>
        </w:tabs>
        <w:spacing w:after="0" w:line="240" w:lineRule="auto"/>
        <w:jc w:val="both"/>
        <w:rPr>
          <w:rFonts w:ascii="Times New Roman" w:eastAsia="Arial" w:hAnsi="Times New Roman"/>
          <w:sz w:val="24"/>
          <w:szCs w:val="24"/>
        </w:rPr>
      </w:pPr>
    </w:p>
    <w:p w14:paraId="35C73086" w14:textId="77777777" w:rsidR="00C1157F" w:rsidRPr="0001013E" w:rsidRDefault="00C1157F" w:rsidP="00C1157F">
      <w:pPr>
        <w:spacing w:after="0" w:line="240" w:lineRule="auto"/>
        <w:jc w:val="both"/>
        <w:rPr>
          <w:rFonts w:ascii="Times New Roman" w:eastAsia="Arial" w:hAnsi="Times New Roman"/>
          <w:b/>
          <w:bCs/>
          <w:sz w:val="24"/>
          <w:szCs w:val="24"/>
        </w:rPr>
      </w:pPr>
    </w:p>
    <w:p w14:paraId="359D49F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RELATÓRIO DO AUDITOR INDEPENDENTE SOBRE AS DEMONSTRAÇÕES CONTÁBEIS</w:t>
      </w:r>
      <w:r>
        <w:rPr>
          <w:rFonts w:ascii="Times New Roman" w:eastAsia="Arial" w:hAnsi="Times New Roman"/>
          <w:b/>
          <w:bCs/>
          <w:sz w:val="24"/>
          <w:szCs w:val="24"/>
        </w:rPr>
        <w:t xml:space="preserve"> CONSOLIDADAS</w:t>
      </w:r>
    </w:p>
    <w:p w14:paraId="6E2C496C" w14:textId="77777777" w:rsidR="00C1157F" w:rsidRPr="0001013E" w:rsidRDefault="00C1157F" w:rsidP="00C1157F">
      <w:pPr>
        <w:spacing w:after="0" w:line="240" w:lineRule="auto"/>
        <w:jc w:val="both"/>
        <w:rPr>
          <w:rFonts w:ascii="Times New Roman" w:hAnsi="Times New Roman"/>
          <w:sz w:val="24"/>
          <w:szCs w:val="24"/>
        </w:rPr>
      </w:pPr>
    </w:p>
    <w:p w14:paraId="34099E42"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700924B6" w14:textId="77777777" w:rsidR="00C1157F" w:rsidRPr="0001013E" w:rsidRDefault="00C1157F" w:rsidP="00C1157F">
      <w:pPr>
        <w:spacing w:after="0" w:line="240" w:lineRule="auto"/>
        <w:jc w:val="both"/>
        <w:rPr>
          <w:rFonts w:ascii="Times New Roman" w:hAnsi="Times New Roman"/>
          <w:sz w:val="24"/>
          <w:szCs w:val="24"/>
        </w:rPr>
      </w:pPr>
    </w:p>
    <w:p w14:paraId="29D2590C"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Opinião com ressalva</w:t>
      </w:r>
    </w:p>
    <w:p w14:paraId="05AEEFD0" w14:textId="77777777" w:rsidR="00C1157F" w:rsidRPr="0001013E" w:rsidRDefault="00C1157F" w:rsidP="00C1157F">
      <w:pPr>
        <w:spacing w:after="0" w:line="240" w:lineRule="auto"/>
        <w:jc w:val="both"/>
        <w:rPr>
          <w:rFonts w:ascii="Times New Roman" w:hAnsi="Times New Roman"/>
          <w:sz w:val="24"/>
          <w:szCs w:val="24"/>
        </w:rPr>
      </w:pPr>
    </w:p>
    <w:p w14:paraId="2332B8DC" w14:textId="77777777" w:rsidR="00C1157F" w:rsidRPr="0001013E" w:rsidRDefault="00C1157F" w:rsidP="00C1157F">
      <w:pPr>
        <w:pStyle w:val="Corpodetexto"/>
        <w:rPr>
          <w:rFonts w:ascii="Times New Roman" w:hAnsi="Times New Roman"/>
          <w:sz w:val="24"/>
          <w:szCs w:val="24"/>
        </w:rPr>
      </w:pPr>
      <w:r w:rsidRPr="0001013E">
        <w:rPr>
          <w:rFonts w:ascii="Times New Roman" w:hAnsi="Times New Roman"/>
          <w:sz w:val="24"/>
          <w:szCs w:val="24"/>
        </w:rPr>
        <w:t>Examinamos as demonstrações contábeis consolidadas da Companhia ABC (Companhia) e suas controladas que compreendem o balanço patrimonial consolidado</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consolidadas do resultado, do resultado abrangente, das mutações do patrimônio líquido e dos fluxos de caixa para o exercício findo nessa data, bem como as correspondentes notas explicativas, incluindo o resumo das principais políticas contábeis.</w:t>
      </w:r>
      <w:r>
        <w:rPr>
          <w:rFonts w:ascii="Times New Roman" w:hAnsi="Times New Roman"/>
          <w:sz w:val="24"/>
          <w:szCs w:val="24"/>
        </w:rPr>
        <w:t xml:space="preserve"> </w:t>
      </w:r>
    </w:p>
    <w:p w14:paraId="6BEA8F89" w14:textId="77777777" w:rsidR="00C1157F" w:rsidRPr="0001013E" w:rsidRDefault="00C1157F" w:rsidP="00C1157F">
      <w:pPr>
        <w:spacing w:after="0" w:line="240" w:lineRule="auto"/>
        <w:jc w:val="both"/>
        <w:rPr>
          <w:rFonts w:ascii="Times New Roman" w:eastAsia="Arial" w:hAnsi="Times New Roman"/>
          <w:sz w:val="24"/>
          <w:szCs w:val="24"/>
        </w:rPr>
      </w:pPr>
    </w:p>
    <w:p w14:paraId="20915CC7"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eastAsia="Arial" w:hAnsi="Times New Roman"/>
          <w:sz w:val="24"/>
          <w:szCs w:val="24"/>
        </w:rPr>
        <w:t>Em nossa opinião, exceto pelos possíveis efeitos do assunto descrito na seção a seguir</w:t>
      </w:r>
      <w:r>
        <w:rPr>
          <w:rFonts w:ascii="Times New Roman" w:eastAsia="Arial" w:hAnsi="Times New Roman"/>
          <w:sz w:val="24"/>
          <w:szCs w:val="24"/>
        </w:rPr>
        <w:t>,</w:t>
      </w:r>
      <w:r w:rsidRPr="0001013E">
        <w:rPr>
          <w:rFonts w:ascii="Times New Roman" w:eastAsia="Arial" w:hAnsi="Times New Roman"/>
          <w:sz w:val="24"/>
          <w:szCs w:val="24"/>
        </w:rPr>
        <w:t xml:space="preserve"> intitulada “Base para opinião com ressalva”, </w:t>
      </w:r>
      <w:r w:rsidRPr="0001013E">
        <w:rPr>
          <w:rFonts w:ascii="Times New Roman" w:hAnsi="Times New Roman"/>
          <w:sz w:val="24"/>
          <w:szCs w:val="24"/>
        </w:rPr>
        <w:t xml:space="preserve">as demonstrações contábeis consolidadas acima referidas apresentam adequadamente, em todos os aspectos relevantes, a posição patrimonial e financeira da </w:t>
      </w:r>
      <w:r>
        <w:rPr>
          <w:rFonts w:ascii="Times New Roman" w:hAnsi="Times New Roman"/>
          <w:sz w:val="24"/>
          <w:szCs w:val="24"/>
        </w:rPr>
        <w:t>c</w:t>
      </w:r>
      <w:r w:rsidRPr="0001013E">
        <w:rPr>
          <w:rFonts w:ascii="Times New Roman" w:hAnsi="Times New Roman"/>
          <w:sz w:val="24"/>
          <w:szCs w:val="24"/>
        </w:rPr>
        <w:t>ompanhia e suas controladas</w:t>
      </w:r>
      <w:r>
        <w:rPr>
          <w:rFonts w:ascii="Times New Roman" w:hAnsi="Times New Roman"/>
          <w:sz w:val="24"/>
          <w:szCs w:val="24"/>
        </w:rPr>
        <w:t>,</w:t>
      </w:r>
      <w:r w:rsidRPr="0001013E">
        <w:rPr>
          <w:rFonts w:ascii="Times New Roman" w:hAnsi="Times New Roman"/>
          <w:sz w:val="24"/>
          <w:szCs w:val="24"/>
        </w:rPr>
        <w:t xml:space="preserve"> em 31 de dezembro de 20X1, o desempenho consolidado de suas operações e os seus fluxos de caixa consolidados para o exercício findo nessa data, de acordo com as práticas contábeis adotadas no Brasil.</w:t>
      </w:r>
    </w:p>
    <w:p w14:paraId="03A10840" w14:textId="77777777" w:rsidR="00C1157F" w:rsidRPr="0001013E" w:rsidRDefault="00C1157F" w:rsidP="00C1157F">
      <w:pPr>
        <w:spacing w:after="0" w:line="240" w:lineRule="auto"/>
        <w:jc w:val="both"/>
        <w:rPr>
          <w:rFonts w:ascii="Times New Roman" w:eastAsia="Arial" w:hAnsi="Times New Roman"/>
          <w:b/>
          <w:bCs/>
          <w:sz w:val="24"/>
          <w:szCs w:val="24"/>
        </w:rPr>
      </w:pPr>
    </w:p>
    <w:p w14:paraId="53C63D7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 com ressalva</w:t>
      </w:r>
    </w:p>
    <w:p w14:paraId="772FE8BF" w14:textId="77777777" w:rsidR="00C1157F" w:rsidRPr="0001013E" w:rsidRDefault="00C1157F" w:rsidP="00C1157F">
      <w:pPr>
        <w:spacing w:after="0" w:line="240" w:lineRule="auto"/>
        <w:jc w:val="both"/>
        <w:rPr>
          <w:rFonts w:ascii="Times New Roman" w:hAnsi="Times New Roman"/>
          <w:sz w:val="24"/>
          <w:szCs w:val="24"/>
        </w:rPr>
      </w:pPr>
    </w:p>
    <w:p w14:paraId="0400D948"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O investimento da </w:t>
      </w:r>
      <w:r>
        <w:rPr>
          <w:rFonts w:ascii="Times New Roman" w:eastAsia="Arial" w:hAnsi="Times New Roman"/>
          <w:sz w:val="24"/>
          <w:szCs w:val="24"/>
        </w:rPr>
        <w:t>c</w:t>
      </w:r>
      <w:r w:rsidRPr="0001013E">
        <w:rPr>
          <w:rFonts w:ascii="Times New Roman" w:eastAsia="Arial" w:hAnsi="Times New Roman"/>
          <w:sz w:val="24"/>
          <w:szCs w:val="24"/>
        </w:rPr>
        <w:t xml:space="preserve">ompanhia na </w:t>
      </w:r>
      <w:r>
        <w:rPr>
          <w:rFonts w:ascii="Times New Roman" w:eastAsia="Arial" w:hAnsi="Times New Roman"/>
          <w:sz w:val="24"/>
          <w:szCs w:val="24"/>
        </w:rPr>
        <w:t>e</w:t>
      </w:r>
      <w:r w:rsidRPr="0001013E">
        <w:rPr>
          <w:rFonts w:ascii="Times New Roman" w:eastAsia="Arial" w:hAnsi="Times New Roman"/>
          <w:sz w:val="24"/>
          <w:szCs w:val="24"/>
        </w:rPr>
        <w:t>mpresa XYZ, uma coligada estrangeira adquirida durante o exercício e contabilizada pelo método da equivalência patrimonial, está registrado por $ xxx no balanço patrimonial consolidado</w:t>
      </w:r>
      <w:r>
        <w:rPr>
          <w:rFonts w:ascii="Times New Roman" w:eastAsia="Arial" w:hAnsi="Times New Roman"/>
          <w:sz w:val="24"/>
          <w:szCs w:val="24"/>
        </w:rPr>
        <w:t>,</w:t>
      </w:r>
      <w:r w:rsidRPr="0001013E">
        <w:rPr>
          <w:rFonts w:ascii="Times New Roman" w:eastAsia="Arial" w:hAnsi="Times New Roman"/>
          <w:sz w:val="24"/>
          <w:szCs w:val="24"/>
        </w:rPr>
        <w:t xml:space="preserve"> em 31 de dezembro de 20X1, e a participação da </w:t>
      </w:r>
      <w:r>
        <w:rPr>
          <w:rFonts w:ascii="Times New Roman" w:eastAsia="Arial" w:hAnsi="Times New Roman"/>
          <w:sz w:val="24"/>
          <w:szCs w:val="24"/>
        </w:rPr>
        <w:t>c</w:t>
      </w:r>
      <w:r w:rsidRPr="0001013E">
        <w:rPr>
          <w:rFonts w:ascii="Times New Roman" w:eastAsia="Arial" w:hAnsi="Times New Roman"/>
          <w:sz w:val="24"/>
          <w:szCs w:val="24"/>
        </w:rPr>
        <w:t xml:space="preserve">ompanhia no lucro líquido da </w:t>
      </w:r>
      <w:r>
        <w:rPr>
          <w:rFonts w:ascii="Times New Roman" w:eastAsia="Arial" w:hAnsi="Times New Roman"/>
          <w:sz w:val="24"/>
          <w:szCs w:val="24"/>
        </w:rPr>
        <w:t>e</w:t>
      </w:r>
      <w:r w:rsidRPr="0001013E">
        <w:rPr>
          <w:rFonts w:ascii="Times New Roman" w:eastAsia="Arial" w:hAnsi="Times New Roman"/>
          <w:sz w:val="24"/>
          <w:szCs w:val="24"/>
        </w:rPr>
        <w:t>mpresa XYZ de $ xxx está incluída no resultado do exercício</w:t>
      </w:r>
      <w:r>
        <w:rPr>
          <w:rFonts w:ascii="Times New Roman" w:eastAsia="Arial" w:hAnsi="Times New Roman"/>
          <w:sz w:val="24"/>
          <w:szCs w:val="24"/>
        </w:rPr>
        <w:t>,</w:t>
      </w:r>
      <w:r w:rsidRPr="0001013E">
        <w:rPr>
          <w:rFonts w:ascii="Times New Roman" w:eastAsia="Arial" w:hAnsi="Times New Roman"/>
          <w:sz w:val="24"/>
          <w:szCs w:val="24"/>
        </w:rPr>
        <w:t xml:space="preserve"> findo em 31 de dezembro de 20X1 da </w:t>
      </w:r>
      <w:r>
        <w:rPr>
          <w:rFonts w:ascii="Times New Roman" w:eastAsia="Arial" w:hAnsi="Times New Roman"/>
          <w:sz w:val="24"/>
          <w:szCs w:val="24"/>
        </w:rPr>
        <w:t>c</w:t>
      </w:r>
      <w:r w:rsidRPr="0001013E">
        <w:rPr>
          <w:rFonts w:ascii="Times New Roman" w:eastAsia="Arial" w:hAnsi="Times New Roman"/>
          <w:sz w:val="24"/>
          <w:szCs w:val="24"/>
        </w:rPr>
        <w:t xml:space="preserve">ompanhia. Não foi possível obter evidência de auditoria apropriada e suficiente sobre o valor contábil do investimento da </w:t>
      </w:r>
      <w:r>
        <w:rPr>
          <w:rFonts w:ascii="Times New Roman" w:eastAsia="Arial" w:hAnsi="Times New Roman"/>
          <w:sz w:val="24"/>
          <w:szCs w:val="24"/>
        </w:rPr>
        <w:t>c</w:t>
      </w:r>
      <w:r w:rsidRPr="0001013E">
        <w:rPr>
          <w:rFonts w:ascii="Times New Roman" w:eastAsia="Arial" w:hAnsi="Times New Roman"/>
          <w:sz w:val="24"/>
          <w:szCs w:val="24"/>
        </w:rPr>
        <w:t xml:space="preserve">ompanhia na </w:t>
      </w:r>
      <w:r>
        <w:rPr>
          <w:rFonts w:ascii="Times New Roman" w:eastAsia="Arial" w:hAnsi="Times New Roman"/>
          <w:sz w:val="24"/>
          <w:szCs w:val="24"/>
        </w:rPr>
        <w:t>e</w:t>
      </w:r>
      <w:r w:rsidRPr="0001013E">
        <w:rPr>
          <w:rFonts w:ascii="Times New Roman" w:eastAsia="Arial" w:hAnsi="Times New Roman"/>
          <w:sz w:val="24"/>
          <w:szCs w:val="24"/>
        </w:rPr>
        <w:t>mpresa XYZ</w:t>
      </w:r>
      <w:r>
        <w:rPr>
          <w:rFonts w:ascii="Times New Roman" w:eastAsia="Arial" w:hAnsi="Times New Roman"/>
          <w:sz w:val="24"/>
          <w:szCs w:val="24"/>
        </w:rPr>
        <w:t>,</w:t>
      </w:r>
      <w:r w:rsidRPr="0001013E">
        <w:rPr>
          <w:rFonts w:ascii="Times New Roman" w:eastAsia="Arial" w:hAnsi="Times New Roman"/>
          <w:sz w:val="24"/>
          <w:szCs w:val="24"/>
        </w:rPr>
        <w:t xml:space="preserve"> em 31 de dezembro de 20X1</w:t>
      </w:r>
      <w:r>
        <w:rPr>
          <w:rFonts w:ascii="Times New Roman" w:eastAsia="Arial" w:hAnsi="Times New Roman"/>
          <w:sz w:val="24"/>
          <w:szCs w:val="24"/>
        </w:rPr>
        <w:t>,</w:t>
      </w:r>
      <w:r w:rsidRPr="0001013E">
        <w:rPr>
          <w:rFonts w:ascii="Times New Roman" w:eastAsia="Arial" w:hAnsi="Times New Roman"/>
          <w:sz w:val="24"/>
          <w:szCs w:val="24"/>
        </w:rPr>
        <w:t xml:space="preserve"> e da participação dela no lucro líquido da investida XYZ em razão de não termos tido acesso às informações contábeis, à administração e aos auditores da </w:t>
      </w:r>
      <w:r>
        <w:rPr>
          <w:rFonts w:ascii="Times New Roman" w:eastAsia="Arial" w:hAnsi="Times New Roman"/>
          <w:sz w:val="24"/>
          <w:szCs w:val="24"/>
        </w:rPr>
        <w:t>e</w:t>
      </w:r>
      <w:r w:rsidRPr="0001013E">
        <w:rPr>
          <w:rFonts w:ascii="Times New Roman" w:eastAsia="Arial" w:hAnsi="Times New Roman"/>
          <w:sz w:val="24"/>
          <w:szCs w:val="24"/>
        </w:rPr>
        <w:t>mpresa XYZ. Consequentemente, não foi possível determinar se havia necessidade de ajustar esses valores.</w:t>
      </w:r>
    </w:p>
    <w:p w14:paraId="2F9C563B" w14:textId="77777777" w:rsidR="00C1157F" w:rsidRPr="0001013E" w:rsidRDefault="00C1157F" w:rsidP="00C1157F">
      <w:pPr>
        <w:spacing w:after="0" w:line="240" w:lineRule="auto"/>
        <w:jc w:val="both"/>
        <w:rPr>
          <w:rFonts w:ascii="Times New Roman" w:hAnsi="Times New Roman"/>
          <w:sz w:val="24"/>
          <w:szCs w:val="24"/>
        </w:rPr>
      </w:pPr>
    </w:p>
    <w:p w14:paraId="1BA4DC5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eastAsia="Arial" w:hAnsi="Times New Roman"/>
          <w:sz w:val="24"/>
          <w:szCs w:val="24"/>
        </w:rPr>
        <w:t>,</w:t>
      </w:r>
      <w:r w:rsidRPr="0001013E">
        <w:rPr>
          <w:rFonts w:ascii="Times New Roman" w:eastAsia="Arial" w:hAnsi="Times New Roman"/>
          <w:sz w:val="24"/>
          <w:szCs w:val="24"/>
        </w:rPr>
        <w:t xml:space="preserve"> intitulada “</w:t>
      </w:r>
      <w:r w:rsidRPr="0001013E">
        <w:rPr>
          <w:rFonts w:ascii="Times New Roman" w:eastAsia="Arial" w:hAnsi="Times New Roman"/>
          <w:bCs/>
          <w:iCs/>
          <w:sz w:val="24"/>
          <w:szCs w:val="24"/>
        </w:rPr>
        <w:t>Responsabilidade</w:t>
      </w:r>
      <w:r>
        <w:rPr>
          <w:rFonts w:ascii="Times New Roman" w:eastAsia="Arial" w:hAnsi="Times New Roman"/>
          <w:bCs/>
          <w:iCs/>
          <w:sz w:val="24"/>
          <w:szCs w:val="24"/>
        </w:rPr>
        <w:t>s</w:t>
      </w:r>
      <w:r w:rsidRPr="0001013E">
        <w:rPr>
          <w:rFonts w:ascii="Times New Roman" w:eastAsia="Arial" w:hAnsi="Times New Roman"/>
          <w:bCs/>
          <w:iCs/>
          <w:sz w:val="24"/>
          <w:szCs w:val="24"/>
        </w:rPr>
        <w:t xml:space="preserve"> do auditor pela auditoria das demonstrações contábeis”</w:t>
      </w:r>
      <w:r w:rsidRPr="0001013E">
        <w:rPr>
          <w:rFonts w:ascii="Times New Roman" w:eastAsia="Arial" w:hAnsi="Times New Roman"/>
          <w:i/>
          <w:iCs/>
          <w:sz w:val="24"/>
          <w:szCs w:val="24"/>
        </w:rPr>
        <w:t xml:space="preserve">. </w:t>
      </w:r>
      <w:r w:rsidRPr="0001013E">
        <w:rPr>
          <w:rFonts w:ascii="Times New Roman" w:eastAsia="Arial" w:hAnsi="Times New Roman"/>
          <w:sz w:val="24"/>
          <w:szCs w:val="24"/>
        </w:rPr>
        <w:t xml:space="preserve">Somos independentes em relação à </w:t>
      </w:r>
      <w:r>
        <w:rPr>
          <w:rFonts w:ascii="Times New Roman" w:eastAsia="Arial" w:hAnsi="Times New Roman"/>
          <w:sz w:val="24"/>
          <w:szCs w:val="24"/>
        </w:rPr>
        <w:t>c</w:t>
      </w:r>
      <w:r w:rsidRPr="0001013E">
        <w:rPr>
          <w:rFonts w:ascii="Times New Roman" w:eastAsia="Arial" w:hAnsi="Times New Roman"/>
          <w:sz w:val="24"/>
          <w:szCs w:val="24"/>
        </w:rPr>
        <w:t xml:space="preserve">ompanhia </w:t>
      </w:r>
      <w:r>
        <w:rPr>
          <w:rFonts w:ascii="Times New Roman" w:eastAsia="Arial" w:hAnsi="Times New Roman"/>
          <w:sz w:val="24"/>
          <w:szCs w:val="24"/>
        </w:rPr>
        <w:t xml:space="preserve">e suas controladas, </w:t>
      </w:r>
      <w:r w:rsidRPr="0001013E">
        <w:rPr>
          <w:rFonts w:ascii="Times New Roman" w:eastAsia="Arial" w:hAnsi="Times New Roman"/>
          <w:sz w:val="24"/>
          <w:szCs w:val="24"/>
        </w:rPr>
        <w:t>de acordo com os princípios éticos relevantes previstos no Código de Ética Profissional do Contador e nas normas profissionais emitidas pelo Conselho Federal de Contabilidade</w:t>
      </w:r>
      <w:r>
        <w:rPr>
          <w:rFonts w:ascii="Times New Roman" w:eastAsia="Arial" w:hAnsi="Times New Roman"/>
          <w:sz w:val="24"/>
          <w:szCs w:val="24"/>
        </w:rPr>
        <w:t>,</w:t>
      </w:r>
      <w:r w:rsidRPr="0001013E">
        <w:rPr>
          <w:rFonts w:ascii="Times New Roman" w:eastAsia="Arial" w:hAnsi="Times New Roman"/>
          <w:sz w:val="24"/>
          <w:szCs w:val="24"/>
        </w:rPr>
        <w:t xml:space="preserve"> e cumprimos com as demais responsabilidades éticas de acordo com essas normas. Acreditamos que a evidência de auditoria obtida é suficiente e apropriada para fundamentar nossa opinião com ressalva.</w:t>
      </w:r>
      <w:r>
        <w:rPr>
          <w:rFonts w:ascii="Times New Roman" w:eastAsia="Arial" w:hAnsi="Times New Roman"/>
          <w:sz w:val="24"/>
          <w:szCs w:val="24"/>
        </w:rPr>
        <w:t xml:space="preserve"> </w:t>
      </w:r>
    </w:p>
    <w:p w14:paraId="1EA4E2D3" w14:textId="77777777" w:rsidR="00C1157F" w:rsidRPr="0001013E" w:rsidRDefault="00C1157F" w:rsidP="00C1157F">
      <w:pPr>
        <w:spacing w:after="0" w:line="240" w:lineRule="auto"/>
        <w:jc w:val="both"/>
        <w:rPr>
          <w:rFonts w:ascii="Times New Roman" w:eastAsia="Arial" w:hAnsi="Times New Roman"/>
          <w:b/>
          <w:bCs/>
          <w:sz w:val="24"/>
          <w:szCs w:val="24"/>
        </w:rPr>
      </w:pPr>
    </w:p>
    <w:p w14:paraId="369E727F"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Outras informações que acompanham as demonstrações contábeis consolidadas e o relatório do auditor</w:t>
      </w:r>
    </w:p>
    <w:p w14:paraId="779B54AA" w14:textId="77777777" w:rsidR="00C1157F" w:rsidRPr="0001013E" w:rsidRDefault="00C1157F" w:rsidP="00C1157F">
      <w:pPr>
        <w:spacing w:after="0" w:line="240" w:lineRule="auto"/>
        <w:jc w:val="both"/>
        <w:rPr>
          <w:rFonts w:ascii="Times New Roman" w:hAnsi="Times New Roman"/>
          <w:sz w:val="24"/>
          <w:szCs w:val="24"/>
        </w:rPr>
      </w:pPr>
    </w:p>
    <w:p w14:paraId="1D0BF87E"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 administração</w:t>
      </w:r>
      <w:r w:rsidRPr="005A67AE">
        <w:rPr>
          <w:rFonts w:ascii="Times New Roman" w:hAnsi="Times New Roman"/>
          <w:sz w:val="24"/>
          <w:szCs w:val="24"/>
          <w:vertAlign w:val="superscript"/>
        </w:rPr>
        <w:t>(1)</w:t>
      </w:r>
      <w:r w:rsidRPr="0001013E">
        <w:rPr>
          <w:rFonts w:ascii="Times New Roman" w:hAnsi="Times New Roman"/>
          <w:sz w:val="24"/>
          <w:szCs w:val="24"/>
        </w:rPr>
        <w:t xml:space="preserve"> da </w:t>
      </w:r>
      <w:r>
        <w:rPr>
          <w:rFonts w:ascii="Times New Roman" w:hAnsi="Times New Roman"/>
          <w:sz w:val="24"/>
          <w:szCs w:val="24"/>
        </w:rPr>
        <w:t>c</w:t>
      </w:r>
      <w:r w:rsidRPr="0001013E">
        <w:rPr>
          <w:rFonts w:ascii="Times New Roman" w:hAnsi="Times New Roman"/>
          <w:sz w:val="24"/>
          <w:szCs w:val="24"/>
        </w:rPr>
        <w:t xml:space="preserve">ompanhia é responsável por essas outras informações que compreendem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sidRPr="005A67AE">
        <w:rPr>
          <w:rFonts w:ascii="Times New Roman" w:hAnsi="Times New Roman"/>
          <w:sz w:val="24"/>
          <w:szCs w:val="24"/>
          <w:vertAlign w:val="superscript"/>
        </w:rPr>
        <w:t>(2)</w:t>
      </w:r>
      <w:r w:rsidRPr="0001013E">
        <w:rPr>
          <w:rFonts w:ascii="Times New Roman" w:hAnsi="Times New Roman"/>
          <w:sz w:val="24"/>
          <w:szCs w:val="24"/>
        </w:rPr>
        <w:t xml:space="preserve">. </w:t>
      </w:r>
    </w:p>
    <w:p w14:paraId="6F48C1A1" w14:textId="77777777" w:rsidR="00C1157F" w:rsidRDefault="00C1157F" w:rsidP="00C1157F">
      <w:pPr>
        <w:spacing w:after="0" w:line="240" w:lineRule="auto"/>
        <w:jc w:val="both"/>
        <w:rPr>
          <w:rFonts w:ascii="Times New Roman" w:hAnsi="Times New Roman"/>
          <w:sz w:val="24"/>
          <w:szCs w:val="24"/>
        </w:rPr>
      </w:pPr>
    </w:p>
    <w:p w14:paraId="55391EBF"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Nossa opinião sobre as demonstrações contábeis consolidadas não abrange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não expressamos qualquer forma de conclusão de auditoria sobre esse relatório. </w:t>
      </w:r>
    </w:p>
    <w:p w14:paraId="0B5D568A" w14:textId="77777777" w:rsidR="00C1157F" w:rsidRPr="0001013E" w:rsidRDefault="00C1157F" w:rsidP="00C1157F">
      <w:pPr>
        <w:spacing w:after="0" w:line="240" w:lineRule="auto"/>
        <w:jc w:val="both"/>
        <w:rPr>
          <w:rFonts w:ascii="Times New Roman" w:hAnsi="Times New Roman"/>
          <w:sz w:val="24"/>
          <w:szCs w:val="24"/>
        </w:rPr>
      </w:pPr>
    </w:p>
    <w:p w14:paraId="16CD94BF"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Em conexão com a auditoria das demonstrações contábeis consolidadas, nossa responsabilidade é a de ler o Relatório da Administração e, ao fazê-lo, considerar se esse relatório está, de forma relevante, inconsistente com as demonstrações contábeis ou com </w:t>
      </w:r>
      <w:r>
        <w:rPr>
          <w:rFonts w:ascii="Times New Roman" w:hAnsi="Times New Roman"/>
          <w:sz w:val="24"/>
          <w:szCs w:val="24"/>
        </w:rPr>
        <w:t xml:space="preserve">o </w:t>
      </w:r>
      <w:r w:rsidRPr="0001013E">
        <w:rPr>
          <w:rFonts w:ascii="Times New Roman" w:hAnsi="Times New Roman"/>
          <w:sz w:val="24"/>
          <w:szCs w:val="24"/>
        </w:rPr>
        <w:t xml:space="preserve">nosso conhecimento obtido na auditoria ou, de outra forma, aparenta estar distorcido de forma relevante. </w:t>
      </w:r>
    </w:p>
    <w:p w14:paraId="67D02818" w14:textId="77777777" w:rsidR="00C1157F" w:rsidRDefault="00C1157F" w:rsidP="00C1157F">
      <w:pPr>
        <w:spacing w:after="0" w:line="240" w:lineRule="auto"/>
        <w:jc w:val="both"/>
        <w:rPr>
          <w:rFonts w:ascii="Times New Roman" w:hAnsi="Times New Roman"/>
          <w:sz w:val="24"/>
          <w:szCs w:val="24"/>
        </w:rPr>
      </w:pPr>
    </w:p>
    <w:p w14:paraId="379F1036"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sz w:val="24"/>
          <w:szCs w:val="24"/>
        </w:rPr>
        <w:t xml:space="preserve">Se, com base no trabalho realizado, concluirmos que há distorção relevante no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Pr>
          <w:rFonts w:ascii="Times New Roman" w:hAnsi="Times New Roman"/>
          <w:sz w:val="24"/>
          <w:szCs w:val="24"/>
        </w:rPr>
        <w:t>,</w:t>
      </w:r>
      <w:r w:rsidRPr="0001013E">
        <w:rPr>
          <w:rFonts w:ascii="Times New Roman" w:hAnsi="Times New Roman"/>
          <w:sz w:val="24"/>
          <w:szCs w:val="24"/>
        </w:rPr>
        <w:t xml:space="preserve"> somos requeridos a comunicar esse fato.</w:t>
      </w:r>
      <w:r>
        <w:rPr>
          <w:rFonts w:ascii="Times New Roman" w:hAnsi="Times New Roman"/>
          <w:sz w:val="24"/>
          <w:szCs w:val="24"/>
        </w:rPr>
        <w:t xml:space="preserve"> </w:t>
      </w:r>
      <w:r w:rsidRPr="0001013E">
        <w:rPr>
          <w:rFonts w:ascii="Times New Roman" w:eastAsia="Arial" w:hAnsi="Times New Roman"/>
          <w:sz w:val="24"/>
          <w:szCs w:val="24"/>
        </w:rPr>
        <w:t xml:space="preserve">Conforme descrito na seção “Base para opinião com ressalva” acima, não foi possível obter evidência de auditoria apropriada e suficiente sobre o valor contábil do investimento da </w:t>
      </w:r>
      <w:r>
        <w:rPr>
          <w:rFonts w:ascii="Times New Roman" w:eastAsia="Arial" w:hAnsi="Times New Roman"/>
          <w:sz w:val="24"/>
          <w:szCs w:val="24"/>
        </w:rPr>
        <w:t>c</w:t>
      </w:r>
      <w:r w:rsidRPr="0001013E">
        <w:rPr>
          <w:rFonts w:ascii="Times New Roman" w:eastAsia="Arial" w:hAnsi="Times New Roman"/>
          <w:sz w:val="24"/>
          <w:szCs w:val="24"/>
        </w:rPr>
        <w:t xml:space="preserve">ompanhia na </w:t>
      </w:r>
      <w:r>
        <w:rPr>
          <w:rFonts w:ascii="Times New Roman" w:eastAsia="Arial" w:hAnsi="Times New Roman"/>
          <w:sz w:val="24"/>
          <w:szCs w:val="24"/>
        </w:rPr>
        <w:t>e</w:t>
      </w:r>
      <w:r w:rsidRPr="0001013E">
        <w:rPr>
          <w:rFonts w:ascii="Times New Roman" w:eastAsia="Arial" w:hAnsi="Times New Roman"/>
          <w:sz w:val="24"/>
          <w:szCs w:val="24"/>
        </w:rPr>
        <w:t>mpresa XYZ</w:t>
      </w:r>
      <w:r>
        <w:rPr>
          <w:rFonts w:ascii="Times New Roman" w:eastAsia="Arial" w:hAnsi="Times New Roman"/>
          <w:sz w:val="24"/>
          <w:szCs w:val="24"/>
        </w:rPr>
        <w:t>,</w:t>
      </w:r>
      <w:r w:rsidRPr="0001013E">
        <w:rPr>
          <w:rFonts w:ascii="Times New Roman" w:eastAsia="Arial" w:hAnsi="Times New Roman"/>
          <w:sz w:val="24"/>
          <w:szCs w:val="24"/>
        </w:rPr>
        <w:t xml:space="preserve"> em 31 de dezembro de 20X1</w:t>
      </w:r>
      <w:r>
        <w:rPr>
          <w:rFonts w:ascii="Times New Roman" w:eastAsia="Arial" w:hAnsi="Times New Roman"/>
          <w:sz w:val="24"/>
          <w:szCs w:val="24"/>
        </w:rPr>
        <w:t>,</w:t>
      </w:r>
      <w:r w:rsidRPr="0001013E">
        <w:rPr>
          <w:rFonts w:ascii="Times New Roman" w:eastAsia="Arial" w:hAnsi="Times New Roman"/>
          <w:sz w:val="24"/>
          <w:szCs w:val="24"/>
        </w:rPr>
        <w:t xml:space="preserve"> e da participação dela no lucro líquido da investida XYZ. Portanto, não foi possível concluir se as outras informações apresentam distorção relevante</w:t>
      </w:r>
      <w:r>
        <w:rPr>
          <w:rFonts w:ascii="Times New Roman" w:eastAsia="Arial" w:hAnsi="Times New Roman"/>
          <w:sz w:val="24"/>
          <w:szCs w:val="24"/>
        </w:rPr>
        <w:t>,</w:t>
      </w:r>
      <w:r w:rsidRPr="0001013E">
        <w:rPr>
          <w:rFonts w:ascii="Times New Roman" w:eastAsia="Arial" w:hAnsi="Times New Roman"/>
          <w:sz w:val="24"/>
          <w:szCs w:val="24"/>
        </w:rPr>
        <w:t xml:space="preserve"> ou não</w:t>
      </w:r>
      <w:r>
        <w:rPr>
          <w:rFonts w:ascii="Times New Roman" w:eastAsia="Arial" w:hAnsi="Times New Roman"/>
          <w:sz w:val="24"/>
          <w:szCs w:val="24"/>
        </w:rPr>
        <w:t>,</w:t>
      </w:r>
      <w:r w:rsidRPr="0001013E">
        <w:rPr>
          <w:rFonts w:ascii="Times New Roman" w:eastAsia="Arial" w:hAnsi="Times New Roman"/>
          <w:sz w:val="24"/>
          <w:szCs w:val="24"/>
        </w:rPr>
        <w:t xml:space="preserve"> com relação a esse assunto.</w:t>
      </w:r>
    </w:p>
    <w:p w14:paraId="6C3DCC3E" w14:textId="77777777" w:rsidR="00C1157F" w:rsidRPr="0001013E" w:rsidRDefault="00C1157F" w:rsidP="00C1157F">
      <w:pPr>
        <w:spacing w:after="0" w:line="240" w:lineRule="auto"/>
        <w:jc w:val="both"/>
        <w:rPr>
          <w:rFonts w:ascii="Times New Roman" w:eastAsia="Arial" w:hAnsi="Times New Roman"/>
          <w:b/>
          <w:bCs/>
          <w:sz w:val="24"/>
          <w:szCs w:val="24"/>
        </w:rPr>
      </w:pPr>
    </w:p>
    <w:p w14:paraId="19D1648E"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sz w:val="24"/>
          <w:szCs w:val="24"/>
        </w:rPr>
        <w:t>Principais assuntos de auditoria</w:t>
      </w:r>
      <w:r w:rsidRPr="005A67AE">
        <w:rPr>
          <w:rFonts w:ascii="Times New Roman" w:eastAsia="Arial" w:hAnsi="Times New Roman"/>
          <w:b/>
          <w:sz w:val="24"/>
          <w:szCs w:val="24"/>
          <w:vertAlign w:val="superscript"/>
        </w:rPr>
        <w:t>(</w:t>
      </w:r>
      <w:r w:rsidRPr="005A67AE">
        <w:rPr>
          <w:rFonts w:ascii="Times New Roman" w:eastAsia="Arial" w:hAnsi="Times New Roman"/>
          <w:sz w:val="24"/>
          <w:szCs w:val="24"/>
          <w:vertAlign w:val="superscript"/>
        </w:rPr>
        <w:t>3)</w:t>
      </w:r>
    </w:p>
    <w:p w14:paraId="110B6325" w14:textId="77777777" w:rsidR="00C1157F" w:rsidRPr="0001013E" w:rsidRDefault="00C1157F" w:rsidP="00C1157F">
      <w:pPr>
        <w:spacing w:after="0" w:line="240" w:lineRule="auto"/>
        <w:jc w:val="both"/>
        <w:rPr>
          <w:rFonts w:ascii="Times New Roman" w:hAnsi="Times New Roman"/>
          <w:sz w:val="24"/>
          <w:szCs w:val="24"/>
        </w:rPr>
      </w:pPr>
    </w:p>
    <w:p w14:paraId="7CE747D2"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Principais assuntos de auditoria são aqueles que</w:t>
      </w:r>
      <w:r>
        <w:rPr>
          <w:rFonts w:ascii="Times New Roman" w:eastAsia="Arial" w:hAnsi="Times New Roman"/>
          <w:sz w:val="24"/>
          <w:szCs w:val="24"/>
        </w:rPr>
        <w:t>,</w:t>
      </w:r>
      <w:r w:rsidRPr="0001013E">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01013E">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consolidadas como um todo e na formação de nossa opinião sobre essas demonstrações contábeis consolidadas e, portanto, não expressamos uma opinião separada sobre esses assuntos.</w:t>
      </w:r>
      <w:r>
        <w:rPr>
          <w:rFonts w:ascii="Times New Roman" w:eastAsia="Arial" w:hAnsi="Times New Roman"/>
          <w:sz w:val="24"/>
          <w:szCs w:val="24"/>
        </w:rPr>
        <w:t xml:space="preserve"> </w:t>
      </w:r>
      <w:r w:rsidRPr="0001013E">
        <w:rPr>
          <w:rFonts w:ascii="Times New Roman" w:eastAsia="Arial" w:hAnsi="Times New Roman"/>
          <w:sz w:val="24"/>
          <w:szCs w:val="24"/>
        </w:rPr>
        <w:t xml:space="preserve">Além do assunto descrito na seção “Base para opinião com ressalva”, determinamos que os assuntos descritos abaixo são os principais assuntos de auditoria a serem comunicados em nosso relatório. </w:t>
      </w:r>
    </w:p>
    <w:p w14:paraId="4FBB4B22" w14:textId="77777777" w:rsidR="00C1157F" w:rsidRPr="0001013E" w:rsidRDefault="00C1157F" w:rsidP="00C1157F">
      <w:pPr>
        <w:spacing w:after="0" w:line="240" w:lineRule="auto"/>
        <w:jc w:val="both"/>
        <w:rPr>
          <w:rFonts w:ascii="Times New Roman" w:hAnsi="Times New Roman"/>
          <w:sz w:val="24"/>
          <w:szCs w:val="24"/>
        </w:rPr>
      </w:pPr>
    </w:p>
    <w:p w14:paraId="5F3E3D54"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Descrição de cada um dos principais assuntos de auditoria de acordo com a NBC TA 701</w:t>
      </w:r>
      <w:r w:rsidRPr="0001013E">
        <w:rPr>
          <w:rFonts w:ascii="Times New Roman" w:eastAsia="Arial" w:hAnsi="Times New Roman"/>
          <w:sz w:val="24"/>
          <w:szCs w:val="24"/>
        </w:rPr>
        <w:t>]</w:t>
      </w:r>
      <w:r>
        <w:rPr>
          <w:rFonts w:ascii="Times New Roman" w:eastAsia="Arial" w:hAnsi="Times New Roman"/>
          <w:sz w:val="24"/>
          <w:szCs w:val="24"/>
        </w:rPr>
        <w:t>.</w:t>
      </w:r>
    </w:p>
    <w:p w14:paraId="71C3A185" w14:textId="77777777" w:rsidR="00C1157F" w:rsidRPr="0001013E" w:rsidRDefault="00C1157F" w:rsidP="00C1157F">
      <w:pPr>
        <w:spacing w:after="0" w:line="240" w:lineRule="auto"/>
        <w:jc w:val="both"/>
        <w:rPr>
          <w:rFonts w:ascii="Times New Roman" w:eastAsia="Arial" w:hAnsi="Times New Roman"/>
          <w:b/>
          <w:bCs/>
          <w:sz w:val="24"/>
          <w:szCs w:val="24"/>
        </w:rPr>
      </w:pPr>
    </w:p>
    <w:p w14:paraId="79185BA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e da governança pelas demonstrações </w:t>
      </w:r>
      <w:r w:rsidRPr="00A97727">
        <w:rPr>
          <w:rFonts w:ascii="Times New Roman" w:eastAsia="Arial" w:hAnsi="Times New Roman"/>
          <w:b/>
          <w:bCs/>
          <w:sz w:val="24"/>
          <w:szCs w:val="24"/>
        </w:rPr>
        <w:t>contábeis</w:t>
      </w:r>
      <w:r>
        <w:rPr>
          <w:rFonts w:ascii="Times New Roman" w:eastAsia="Arial" w:hAnsi="Times New Roman"/>
          <w:b/>
          <w:bCs/>
          <w:sz w:val="24"/>
          <w:szCs w:val="24"/>
        </w:rPr>
        <w:t xml:space="preserve"> consolidadas</w:t>
      </w:r>
      <w:r w:rsidRPr="00A97727">
        <w:rPr>
          <w:rFonts w:ascii="Times New Roman" w:eastAsia="Arial" w:hAnsi="Times New Roman"/>
          <w:b/>
          <w:bCs/>
          <w:sz w:val="24"/>
          <w:szCs w:val="24"/>
          <w:vertAlign w:val="superscript"/>
        </w:rPr>
        <w:t>(</w:t>
      </w:r>
      <w:r w:rsidRPr="00A97727">
        <w:rPr>
          <w:rFonts w:ascii="Times New Roman" w:eastAsia="Arial" w:hAnsi="Times New Roman"/>
          <w:sz w:val="24"/>
          <w:szCs w:val="24"/>
          <w:vertAlign w:val="superscript"/>
        </w:rPr>
        <w:t>1</w:t>
      </w:r>
      <w:r>
        <w:rPr>
          <w:rFonts w:ascii="Times New Roman" w:eastAsia="Arial" w:hAnsi="Times New Roman"/>
          <w:sz w:val="24"/>
          <w:szCs w:val="24"/>
          <w:vertAlign w:val="superscript"/>
        </w:rPr>
        <w:t>)</w:t>
      </w:r>
    </w:p>
    <w:p w14:paraId="36803A7B" w14:textId="77777777" w:rsidR="00C1157F" w:rsidRPr="0001013E" w:rsidRDefault="00C1157F" w:rsidP="00C1157F">
      <w:pPr>
        <w:spacing w:after="0" w:line="240" w:lineRule="auto"/>
        <w:jc w:val="both"/>
        <w:rPr>
          <w:rFonts w:ascii="Times New Roman" w:hAnsi="Times New Roman"/>
          <w:sz w:val="24"/>
          <w:szCs w:val="24"/>
        </w:rPr>
      </w:pPr>
    </w:p>
    <w:p w14:paraId="7050586C"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01013E">
        <w:rPr>
          <w:rFonts w:ascii="Times New Roman" w:eastAsia="Arial" w:hAnsi="Times New Roman"/>
          <w:i/>
          <w:sz w:val="24"/>
          <w:szCs w:val="24"/>
        </w:rPr>
        <w:t>xemplo 2 da NBC TA 700</w:t>
      </w:r>
      <w:r w:rsidRPr="0001013E">
        <w:rPr>
          <w:rFonts w:ascii="Times New Roman" w:eastAsia="Arial" w:hAnsi="Times New Roman"/>
          <w:sz w:val="24"/>
          <w:szCs w:val="24"/>
        </w:rPr>
        <w:t>]</w:t>
      </w:r>
      <w:r>
        <w:rPr>
          <w:rFonts w:ascii="Times New Roman" w:eastAsia="Arial" w:hAnsi="Times New Roman"/>
          <w:sz w:val="24"/>
          <w:szCs w:val="24"/>
        </w:rPr>
        <w:t>.</w:t>
      </w:r>
    </w:p>
    <w:p w14:paraId="555D1BF9" w14:textId="77777777" w:rsidR="00C1157F" w:rsidRPr="0001013E" w:rsidRDefault="00C1157F" w:rsidP="00C1157F">
      <w:pPr>
        <w:spacing w:after="0" w:line="240" w:lineRule="auto"/>
        <w:jc w:val="both"/>
        <w:rPr>
          <w:rFonts w:ascii="Times New Roman" w:hAnsi="Times New Roman"/>
          <w:sz w:val="24"/>
          <w:szCs w:val="24"/>
        </w:rPr>
      </w:pPr>
    </w:p>
    <w:p w14:paraId="7006F94B"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r>
        <w:rPr>
          <w:rFonts w:ascii="Times New Roman" w:eastAsia="Arial" w:hAnsi="Times New Roman"/>
          <w:b/>
          <w:bCs/>
          <w:sz w:val="24"/>
          <w:szCs w:val="24"/>
        </w:rPr>
        <w:t xml:space="preserve"> consolidadas</w:t>
      </w:r>
    </w:p>
    <w:p w14:paraId="5696AA48" w14:textId="77777777" w:rsidR="00C1157F" w:rsidRPr="0001013E" w:rsidRDefault="00C1157F" w:rsidP="00C1157F">
      <w:pPr>
        <w:spacing w:after="0" w:line="240" w:lineRule="auto"/>
        <w:jc w:val="both"/>
        <w:rPr>
          <w:rFonts w:ascii="Times New Roman" w:hAnsi="Times New Roman"/>
          <w:sz w:val="24"/>
          <w:szCs w:val="24"/>
        </w:rPr>
      </w:pPr>
    </w:p>
    <w:p w14:paraId="6D0F65B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01013E">
        <w:rPr>
          <w:rFonts w:ascii="Times New Roman" w:eastAsia="Arial" w:hAnsi="Times New Roman"/>
          <w:i/>
          <w:sz w:val="24"/>
          <w:szCs w:val="24"/>
        </w:rPr>
        <w:t>xemplo 2 da NBC TA 700</w:t>
      </w:r>
      <w:r w:rsidRPr="0001013E">
        <w:rPr>
          <w:rFonts w:ascii="Times New Roman" w:eastAsia="Arial" w:hAnsi="Times New Roman"/>
          <w:sz w:val="24"/>
          <w:szCs w:val="24"/>
        </w:rPr>
        <w:t>]</w:t>
      </w:r>
      <w:r>
        <w:rPr>
          <w:rFonts w:ascii="Times New Roman" w:eastAsia="Arial" w:hAnsi="Times New Roman"/>
          <w:sz w:val="24"/>
          <w:szCs w:val="24"/>
        </w:rPr>
        <w:t>.</w:t>
      </w:r>
    </w:p>
    <w:p w14:paraId="02BD39D4" w14:textId="77777777" w:rsidR="00C1157F" w:rsidRPr="0001013E" w:rsidRDefault="00C1157F" w:rsidP="00C1157F">
      <w:pPr>
        <w:spacing w:after="0" w:line="240" w:lineRule="auto"/>
        <w:jc w:val="both"/>
        <w:rPr>
          <w:rFonts w:ascii="Times New Roman" w:hAnsi="Times New Roman"/>
          <w:sz w:val="24"/>
          <w:szCs w:val="24"/>
        </w:rPr>
      </w:pPr>
    </w:p>
    <w:p w14:paraId="30603DAD"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772AF083"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4559BA31"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1E48B328"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660DD8B3"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3C3F3CB2" w14:textId="77777777" w:rsidR="00C1157F" w:rsidRPr="0001013E" w:rsidRDefault="00C1157F" w:rsidP="00C1157F">
      <w:pPr>
        <w:spacing w:after="0" w:line="240" w:lineRule="auto"/>
        <w:jc w:val="both"/>
        <w:rPr>
          <w:rFonts w:ascii="Times New Roman" w:eastAsia="Arial" w:hAnsi="Times New Roman"/>
          <w:sz w:val="24"/>
          <w:szCs w:val="24"/>
        </w:rPr>
      </w:pPr>
    </w:p>
    <w:p w14:paraId="61084131" w14:textId="77777777" w:rsidR="00C1157F" w:rsidRPr="0001013E" w:rsidRDefault="00C1157F" w:rsidP="00C1157F">
      <w:pPr>
        <w:spacing w:after="0" w:line="240" w:lineRule="auto"/>
        <w:jc w:val="both"/>
        <w:rPr>
          <w:rFonts w:ascii="Times New Roman" w:hAnsi="Times New Roman"/>
          <w:sz w:val="24"/>
          <w:szCs w:val="24"/>
        </w:rPr>
      </w:pPr>
    </w:p>
    <w:p w14:paraId="14B9EE6A" w14:textId="77777777" w:rsidR="00C1157F" w:rsidRPr="00023B84" w:rsidRDefault="00C1157F" w:rsidP="00C1157F">
      <w:pPr>
        <w:spacing w:after="120" w:line="240" w:lineRule="auto"/>
        <w:ind w:left="284" w:hanging="284"/>
        <w:jc w:val="both"/>
        <w:rPr>
          <w:rFonts w:ascii="Times New Roman" w:eastAsia="Arial" w:hAnsi="Times New Roman"/>
          <w:sz w:val="20"/>
          <w:szCs w:val="20"/>
        </w:rPr>
      </w:pPr>
      <w:r w:rsidRPr="005A67AE">
        <w:rPr>
          <w:rFonts w:ascii="Times New Roman" w:eastAsia="Arial" w:hAnsi="Times New Roman"/>
          <w:sz w:val="20"/>
          <w:szCs w:val="20"/>
          <w:vertAlign w:val="superscript"/>
        </w:rPr>
        <w:t>(1)</w:t>
      </w:r>
      <w:r w:rsidRPr="00023B84">
        <w:rPr>
          <w:rFonts w:ascii="Times New Roman" w:eastAsia="Arial" w:hAnsi="Times New Roman"/>
          <w:sz w:val="20"/>
          <w:szCs w:val="20"/>
        </w:rPr>
        <w:t xml:space="preserve"> </w:t>
      </w:r>
      <w:r>
        <w:rPr>
          <w:rFonts w:ascii="Times New Roman" w:eastAsia="Arial" w:hAnsi="Times New Roman"/>
          <w:sz w:val="20"/>
          <w:szCs w:val="20"/>
        </w:rPr>
        <w:tab/>
      </w:r>
      <w:r w:rsidRPr="00023B84">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023B84">
        <w:rPr>
          <w:rFonts w:ascii="Times New Roman" w:eastAsia="Arial" w:hAnsi="Times New Roman"/>
          <w:sz w:val="20"/>
          <w:szCs w:val="20"/>
        </w:rPr>
        <w:t>administração</w:t>
      </w:r>
      <w:r>
        <w:rPr>
          <w:rFonts w:ascii="Times New Roman" w:eastAsia="Arial" w:hAnsi="Times New Roman"/>
          <w:sz w:val="20"/>
          <w:szCs w:val="20"/>
        </w:rPr>
        <w:t>”</w:t>
      </w:r>
      <w:r w:rsidRPr="00023B84">
        <w:rPr>
          <w:rFonts w:ascii="Times New Roman" w:eastAsia="Arial" w:hAnsi="Times New Roman"/>
          <w:sz w:val="20"/>
          <w:szCs w:val="20"/>
        </w:rPr>
        <w:t xml:space="preserve"> e </w:t>
      </w:r>
      <w:r>
        <w:rPr>
          <w:rFonts w:ascii="Times New Roman" w:eastAsia="Arial" w:hAnsi="Times New Roman"/>
          <w:sz w:val="20"/>
          <w:szCs w:val="20"/>
        </w:rPr>
        <w:t>“</w:t>
      </w:r>
      <w:r w:rsidRPr="00023B84">
        <w:rPr>
          <w:rFonts w:ascii="Times New Roman" w:eastAsia="Arial" w:hAnsi="Times New Roman"/>
          <w:sz w:val="20"/>
          <w:szCs w:val="20"/>
        </w:rPr>
        <w:t>responsáveis pela</w:t>
      </w:r>
      <w:r w:rsidRPr="00023B84">
        <w:rPr>
          <w:rFonts w:ascii="Times New Roman" w:eastAsia="Arial" w:hAnsi="Times New Roman"/>
          <w:spacing w:val="17"/>
          <w:sz w:val="20"/>
          <w:szCs w:val="20"/>
        </w:rPr>
        <w:t xml:space="preserve"> </w:t>
      </w:r>
      <w:r w:rsidRPr="00023B84">
        <w:rPr>
          <w:rFonts w:ascii="Times New Roman" w:eastAsia="Arial" w:hAnsi="Times New Roman"/>
          <w:sz w:val="20"/>
          <w:szCs w:val="20"/>
        </w:rPr>
        <w:t>governança</w:t>
      </w:r>
      <w:r>
        <w:rPr>
          <w:rFonts w:ascii="Times New Roman" w:eastAsia="Arial" w:hAnsi="Times New Roman"/>
          <w:sz w:val="20"/>
          <w:szCs w:val="20"/>
        </w:rPr>
        <w:t>”</w:t>
      </w:r>
      <w:r w:rsidRPr="00023B84">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023B84">
        <w:rPr>
          <w:rFonts w:ascii="Times New Roman" w:eastAsia="Arial" w:hAnsi="Times New Roman"/>
          <w:sz w:val="20"/>
          <w:szCs w:val="20"/>
        </w:rPr>
        <w:t>o contexto da estrutura legal</w:t>
      </w:r>
      <w:r w:rsidRPr="00023B84">
        <w:rPr>
          <w:rFonts w:ascii="Times New Roman" w:eastAsia="Arial" w:hAnsi="Times New Roman"/>
          <w:spacing w:val="-1"/>
          <w:sz w:val="20"/>
          <w:szCs w:val="20"/>
        </w:rPr>
        <w:t xml:space="preserve"> de determinada </w:t>
      </w:r>
      <w:r w:rsidRPr="00023B84">
        <w:rPr>
          <w:rFonts w:ascii="Times New Roman" w:eastAsia="Arial" w:hAnsi="Times New Roman"/>
          <w:sz w:val="20"/>
          <w:szCs w:val="20"/>
        </w:rPr>
        <w:t>jurisdição.</w:t>
      </w:r>
    </w:p>
    <w:p w14:paraId="3BFC046B" w14:textId="77777777" w:rsidR="00C1157F" w:rsidRPr="00023B84" w:rsidRDefault="00C1157F" w:rsidP="00C1157F">
      <w:pPr>
        <w:pStyle w:val="Textodenotaderodap"/>
        <w:spacing w:after="120"/>
        <w:ind w:left="284" w:hanging="284"/>
        <w:jc w:val="both"/>
      </w:pPr>
      <w:r w:rsidRPr="005A67AE">
        <w:rPr>
          <w:vertAlign w:val="superscript"/>
        </w:rPr>
        <w:t>(2)</w:t>
      </w:r>
      <w:r w:rsidRPr="00023B84">
        <w:t xml:space="preserve"> </w:t>
      </w:r>
      <w:r>
        <w:tab/>
      </w:r>
      <w:r w:rsidRPr="00023B84">
        <w:t xml:space="preserve">Nos termos da legislação societária brasileira, o </w:t>
      </w:r>
      <w:r>
        <w:t>R</w:t>
      </w:r>
      <w:r w:rsidRPr="00023B84">
        <w:t xml:space="preserve">elatório da </w:t>
      </w:r>
      <w:r>
        <w:t>A</w:t>
      </w:r>
      <w:r w:rsidRPr="00023B84">
        <w:t xml:space="preserve">dministração é divulgado em conjunto com as demonstrações contábeis. No entanto, podem existir outros relatórios divulgados em conjunto com as demonstrações contábeis. Nesses casos, a redação do parágrafo acima deve ser alterada para incluir o nome dos relatórios que acompanham as demonstrações contábeis. </w:t>
      </w:r>
    </w:p>
    <w:p w14:paraId="4E424148" w14:textId="77777777" w:rsidR="00C1157F" w:rsidRPr="00023B84" w:rsidRDefault="00C1157F" w:rsidP="00C1157F">
      <w:pPr>
        <w:tabs>
          <w:tab w:val="left" w:pos="284"/>
        </w:tabs>
        <w:spacing w:after="0" w:line="240" w:lineRule="auto"/>
        <w:ind w:left="284" w:hanging="284"/>
        <w:jc w:val="both"/>
        <w:rPr>
          <w:rFonts w:ascii="Times New Roman" w:eastAsia="Arial" w:hAnsi="Times New Roman"/>
          <w:sz w:val="20"/>
          <w:szCs w:val="20"/>
        </w:rPr>
      </w:pPr>
      <w:r w:rsidRPr="005A67AE">
        <w:rPr>
          <w:rFonts w:ascii="Times New Roman" w:eastAsia="Arial" w:hAnsi="Times New Roman"/>
          <w:sz w:val="20"/>
          <w:szCs w:val="20"/>
          <w:vertAlign w:val="superscript"/>
        </w:rPr>
        <w:t>(3)</w:t>
      </w:r>
      <w:r w:rsidRPr="00023B84">
        <w:rPr>
          <w:rFonts w:ascii="Times New Roman" w:eastAsia="Arial" w:hAnsi="Times New Roman"/>
          <w:sz w:val="20"/>
          <w:szCs w:val="20"/>
        </w:rPr>
        <w:t xml:space="preserve"> </w:t>
      </w:r>
      <w:r>
        <w:rPr>
          <w:rFonts w:ascii="Times New Roman" w:eastAsia="Arial" w:hAnsi="Times New Roman"/>
          <w:sz w:val="20"/>
          <w:szCs w:val="20"/>
        </w:rPr>
        <w:tab/>
      </w:r>
      <w:r w:rsidRPr="00023B84">
        <w:rPr>
          <w:rFonts w:ascii="Times New Roman" w:eastAsia="Arial" w:hAnsi="Times New Roman"/>
          <w:sz w:val="20"/>
          <w:szCs w:val="20"/>
        </w:rPr>
        <w:t xml:space="preserve">A seção “Principais </w:t>
      </w:r>
      <w:r>
        <w:rPr>
          <w:rFonts w:ascii="Times New Roman" w:eastAsia="Arial" w:hAnsi="Times New Roman"/>
          <w:sz w:val="20"/>
          <w:szCs w:val="20"/>
        </w:rPr>
        <w:t>a</w:t>
      </w:r>
      <w:r w:rsidRPr="00023B84">
        <w:rPr>
          <w:rFonts w:ascii="Times New Roman" w:eastAsia="Arial" w:hAnsi="Times New Roman"/>
          <w:sz w:val="20"/>
          <w:szCs w:val="20"/>
        </w:rPr>
        <w:t xml:space="preserve">ssuntos de </w:t>
      </w:r>
      <w:r>
        <w:rPr>
          <w:rFonts w:ascii="Times New Roman" w:eastAsia="Arial" w:hAnsi="Times New Roman"/>
          <w:sz w:val="20"/>
          <w:szCs w:val="20"/>
        </w:rPr>
        <w:t>a</w:t>
      </w:r>
      <w:r w:rsidRPr="00023B84">
        <w:rPr>
          <w:rFonts w:ascii="Times New Roman" w:eastAsia="Arial" w:hAnsi="Times New Roman"/>
          <w:sz w:val="20"/>
          <w:szCs w:val="20"/>
        </w:rPr>
        <w:t xml:space="preserve">uditoria” é exigida somente para entidades listadas. </w:t>
      </w:r>
    </w:p>
    <w:p w14:paraId="5ECF3AC6" w14:textId="77777777" w:rsidR="00C1157F" w:rsidRPr="0001013E" w:rsidRDefault="00C1157F" w:rsidP="00C1157F">
      <w:pPr>
        <w:spacing w:after="0" w:line="240" w:lineRule="auto"/>
        <w:jc w:val="both"/>
        <w:rPr>
          <w:rFonts w:ascii="Times New Roman" w:eastAsia="Arial" w:hAnsi="Times New Roman"/>
          <w:sz w:val="24"/>
          <w:szCs w:val="24"/>
        </w:rPr>
      </w:pPr>
    </w:p>
    <w:p w14:paraId="4F0EB30B" w14:textId="77777777" w:rsidR="00C1157F" w:rsidRDefault="00C1157F" w:rsidP="00C1157F">
      <w:pPr>
        <w:tabs>
          <w:tab w:val="left" w:pos="480"/>
        </w:tabs>
        <w:spacing w:after="0" w:line="240" w:lineRule="auto"/>
        <w:jc w:val="both"/>
        <w:rPr>
          <w:rFonts w:ascii="Times New Roman" w:eastAsia="Arial" w:hAnsi="Times New Roman"/>
          <w:b/>
          <w:bCs/>
          <w:sz w:val="24"/>
          <w:szCs w:val="24"/>
        </w:rPr>
      </w:pPr>
    </w:p>
    <w:p w14:paraId="01F7832B" w14:textId="77777777" w:rsidR="00C1157F" w:rsidRPr="00023B84" w:rsidRDefault="00C1157F" w:rsidP="00C1157F">
      <w:pPr>
        <w:tabs>
          <w:tab w:val="left" w:pos="640"/>
        </w:tabs>
        <w:spacing w:after="0" w:line="240" w:lineRule="auto"/>
        <w:jc w:val="both"/>
        <w:rPr>
          <w:rFonts w:ascii="Times New Roman" w:eastAsia="Arial" w:hAnsi="Times New Roman"/>
          <w:b/>
          <w:sz w:val="24"/>
          <w:szCs w:val="24"/>
        </w:rPr>
      </w:pPr>
      <w:r w:rsidRPr="00023B84">
        <w:rPr>
          <w:rFonts w:ascii="Times New Roman" w:eastAsia="Arial" w:hAnsi="Times New Roman"/>
          <w:b/>
          <w:sz w:val="24"/>
          <w:szCs w:val="24"/>
        </w:rPr>
        <w:t xml:space="preserve">Exemplo 7 </w:t>
      </w:r>
      <w:r>
        <w:rPr>
          <w:rFonts w:ascii="Times New Roman" w:eastAsia="Arial" w:hAnsi="Times New Roman"/>
          <w:b/>
          <w:sz w:val="24"/>
          <w:szCs w:val="24"/>
        </w:rPr>
        <w:t xml:space="preserve">– </w:t>
      </w:r>
      <w:r w:rsidRPr="00023B84">
        <w:rPr>
          <w:rFonts w:ascii="Times New Roman" w:eastAsia="Arial" w:hAnsi="Times New Roman"/>
          <w:b/>
          <w:sz w:val="24"/>
          <w:szCs w:val="24"/>
        </w:rPr>
        <w:t>Relatório do auditor independente de entidade, listada ou não, contendo opinião adversa. O auditor obteve todas as outras informações antes da data do seu relatório e a opinião adversa sobre as demonstrações contábeis consolidadas também afeta as outras informações.</w:t>
      </w:r>
    </w:p>
    <w:p w14:paraId="0F6FB7C1" w14:textId="77777777" w:rsidR="00C1157F" w:rsidRPr="0001013E" w:rsidRDefault="00C1157F" w:rsidP="00C1157F">
      <w:pPr>
        <w:spacing w:after="0" w:line="240" w:lineRule="auto"/>
        <w:jc w:val="both"/>
        <w:rPr>
          <w:rFonts w:ascii="Times New Roman" w:eastAsia="Arial" w:hAnsi="Times New Roman"/>
          <w:sz w:val="24"/>
          <w:szCs w:val="24"/>
        </w:rPr>
      </w:pPr>
    </w:p>
    <w:p w14:paraId="4BE92442" w14:textId="77777777" w:rsidR="00C1157F" w:rsidRPr="0001013E" w:rsidRDefault="00C1157F" w:rsidP="00C1157F">
      <w:pPr>
        <w:spacing w:after="12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Para fins deste exemplo, são consideradas as seguintes circunstâncias: </w:t>
      </w:r>
    </w:p>
    <w:p w14:paraId="4A20CAD9"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a</w:t>
      </w:r>
      <w:r w:rsidRPr="0001013E">
        <w:rPr>
          <w:rFonts w:ascii="Times New Roman" w:hAnsi="Times New Roman"/>
          <w:sz w:val="24"/>
          <w:szCs w:val="24"/>
        </w:rPr>
        <w:t>uditoria do conjunto completo de demonstrações contábeis consolidadas</w:t>
      </w:r>
      <w:r>
        <w:rPr>
          <w:rFonts w:ascii="Times New Roman" w:hAnsi="Times New Roman"/>
          <w:sz w:val="24"/>
          <w:szCs w:val="24"/>
        </w:rPr>
        <w:t xml:space="preserve"> de entidade, listada</w:t>
      </w:r>
      <w:r w:rsidRPr="0001013E">
        <w:rPr>
          <w:rFonts w:ascii="Times New Roman" w:hAnsi="Times New Roman"/>
          <w:sz w:val="24"/>
          <w:szCs w:val="24"/>
        </w:rPr>
        <w:t xml:space="preserve"> ou não, usando a estrutura de apresentação adequada. </w:t>
      </w:r>
      <w:r>
        <w:rPr>
          <w:rFonts w:ascii="Times New Roman" w:hAnsi="Times New Roman"/>
          <w:sz w:val="24"/>
          <w:szCs w:val="24"/>
        </w:rPr>
        <w:t>É</w:t>
      </w:r>
      <w:r w:rsidRPr="0001013E">
        <w:rPr>
          <w:rFonts w:ascii="Times New Roman" w:hAnsi="Times New Roman"/>
          <w:sz w:val="24"/>
          <w:szCs w:val="24"/>
        </w:rPr>
        <w:t xml:space="preserve"> auditoria de grupo (ou seja, a NBC TA 600 se aplica)</w:t>
      </w:r>
      <w:r>
        <w:rPr>
          <w:rFonts w:ascii="Times New Roman" w:hAnsi="Times New Roman"/>
          <w:sz w:val="24"/>
          <w:szCs w:val="24"/>
        </w:rPr>
        <w:t>;</w:t>
      </w:r>
    </w:p>
    <w:p w14:paraId="6712BC9F"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pacing w:val="-3"/>
          <w:sz w:val="24"/>
          <w:szCs w:val="24"/>
        </w:rPr>
        <w:t>a</w:t>
      </w:r>
      <w:r w:rsidRPr="0001013E">
        <w:rPr>
          <w:rFonts w:ascii="Times New Roman" w:hAnsi="Times New Roman"/>
          <w:spacing w:val="-3"/>
          <w:sz w:val="24"/>
          <w:szCs w:val="24"/>
        </w:rPr>
        <w:t>s demonstrações contábeis consolidadas são elaboradas pela administração da entidade de acordo com as práticas contábeis adotadas no Brasil (estrutura para fins gerais)</w:t>
      </w:r>
      <w:r>
        <w:rPr>
          <w:rFonts w:ascii="Times New Roman" w:hAnsi="Times New Roman"/>
          <w:spacing w:val="-3"/>
          <w:sz w:val="24"/>
          <w:szCs w:val="24"/>
        </w:rPr>
        <w:t>;</w:t>
      </w:r>
    </w:p>
    <w:p w14:paraId="54DB1F24"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3"/>
          <w:sz w:val="24"/>
          <w:szCs w:val="24"/>
        </w:rPr>
      </w:pPr>
      <w:r>
        <w:rPr>
          <w:rFonts w:ascii="Times New Roman" w:eastAsia="Arial" w:hAnsi="Times New Roman"/>
          <w:spacing w:val="-3"/>
          <w:sz w:val="24"/>
          <w:szCs w:val="24"/>
        </w:rPr>
        <w:t>o</w:t>
      </w:r>
      <w:r w:rsidRPr="0001013E">
        <w:rPr>
          <w:rFonts w:ascii="Times New Roman" w:eastAsia="Arial" w:hAnsi="Times New Roman"/>
          <w:spacing w:val="-3"/>
          <w:sz w:val="24"/>
          <w:szCs w:val="24"/>
        </w:rPr>
        <w:t>s termos do trabalho de auditoria refletem a descrição da responsabilidade da administração pelas demonstrações contábeis consolidadas na NBC TA 210</w:t>
      </w:r>
      <w:r>
        <w:rPr>
          <w:rFonts w:ascii="Times New Roman" w:eastAsia="Arial" w:hAnsi="Times New Roman"/>
          <w:spacing w:val="-3"/>
          <w:sz w:val="24"/>
          <w:szCs w:val="24"/>
        </w:rPr>
        <w:t>;</w:t>
      </w:r>
    </w:p>
    <w:p w14:paraId="754679D2"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a</w:t>
      </w:r>
      <w:r w:rsidRPr="0001013E">
        <w:rPr>
          <w:rFonts w:ascii="Times New Roman" w:eastAsia="Arial" w:hAnsi="Times New Roman"/>
          <w:sz w:val="24"/>
          <w:szCs w:val="24"/>
        </w:rPr>
        <w:t>s demonstrações contábeis consolidadas apresentam distorções relevantes devido à não consolidação de</w:t>
      </w:r>
      <w:r>
        <w:rPr>
          <w:rFonts w:ascii="Times New Roman" w:eastAsia="Arial" w:hAnsi="Times New Roman"/>
          <w:sz w:val="24"/>
          <w:szCs w:val="24"/>
        </w:rPr>
        <w:t xml:space="preserve"> </w:t>
      </w:r>
      <w:r w:rsidRPr="0001013E">
        <w:rPr>
          <w:rFonts w:ascii="Times New Roman" w:eastAsia="Arial" w:hAnsi="Times New Roman"/>
          <w:sz w:val="24"/>
          <w:szCs w:val="24"/>
        </w:rPr>
        <w:t>controlada. A distorção é considerada relevante e generalizada</w:t>
      </w:r>
      <w:r>
        <w:rPr>
          <w:rFonts w:ascii="Times New Roman" w:eastAsia="Arial" w:hAnsi="Times New Roman"/>
          <w:sz w:val="24"/>
          <w:szCs w:val="24"/>
        </w:rPr>
        <w:t xml:space="preserve"> </w:t>
      </w:r>
      <w:r w:rsidRPr="0001013E">
        <w:rPr>
          <w:rFonts w:ascii="Times New Roman" w:eastAsia="Arial" w:hAnsi="Times New Roman"/>
          <w:sz w:val="24"/>
          <w:szCs w:val="24"/>
        </w:rPr>
        <w:t>nas demonstrações contábeis. Os efeitos da distorção nas demonstrações contábeis consolidadas não foram determinados por não ser praticável fazê-lo (ou seja, uma opinião adversa é apropriada)</w:t>
      </w:r>
      <w:r>
        <w:rPr>
          <w:rFonts w:ascii="Times New Roman" w:eastAsia="Arial" w:hAnsi="Times New Roman"/>
          <w:sz w:val="24"/>
          <w:szCs w:val="24"/>
        </w:rPr>
        <w:t>;</w:t>
      </w:r>
    </w:p>
    <w:p w14:paraId="2BBC7403"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pacing w:val="-3"/>
          <w:sz w:val="24"/>
          <w:szCs w:val="24"/>
        </w:rPr>
      </w:pPr>
      <w:r>
        <w:rPr>
          <w:rFonts w:ascii="Times New Roman" w:eastAsia="Arial" w:hAnsi="Times New Roman"/>
          <w:spacing w:val="-3"/>
          <w:sz w:val="24"/>
          <w:szCs w:val="24"/>
        </w:rPr>
        <w:t>a</w:t>
      </w:r>
      <w:r w:rsidRPr="0001013E">
        <w:rPr>
          <w:rFonts w:ascii="Times New Roman" w:eastAsia="Arial" w:hAnsi="Times New Roman"/>
          <w:spacing w:val="-3"/>
          <w:sz w:val="24"/>
          <w:szCs w:val="24"/>
        </w:rPr>
        <w:t>s exigências éticas relevantes que se aplicam à a</w:t>
      </w:r>
      <w:r w:rsidRPr="0001013E">
        <w:rPr>
          <w:rFonts w:ascii="Times New Roman" w:eastAsia="Arial" w:hAnsi="Times New Roman"/>
          <w:spacing w:val="-4"/>
          <w:sz w:val="24"/>
          <w:szCs w:val="24"/>
        </w:rPr>
        <w:t>uditoria compõem o Código de Ética Profissional do Contador e as normas profissionais emitidas pelo Conselho Federal de Contabilidade</w:t>
      </w:r>
      <w:r>
        <w:rPr>
          <w:rFonts w:ascii="Times New Roman" w:eastAsia="Arial" w:hAnsi="Times New Roman"/>
          <w:spacing w:val="-3"/>
          <w:sz w:val="24"/>
          <w:szCs w:val="24"/>
        </w:rPr>
        <w:t>;</w:t>
      </w:r>
    </w:p>
    <w:p w14:paraId="77BB6157"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hAnsi="Times New Roman"/>
          <w:sz w:val="24"/>
          <w:szCs w:val="24"/>
        </w:rPr>
        <w:t>c</w:t>
      </w:r>
      <w:r w:rsidRPr="00023B84">
        <w:rPr>
          <w:rFonts w:ascii="Times New Roman" w:hAnsi="Times New Roman"/>
          <w:sz w:val="24"/>
          <w:szCs w:val="24"/>
        </w:rPr>
        <w:t>om</w:t>
      </w:r>
      <w:r w:rsidRPr="0001013E">
        <w:rPr>
          <w:rFonts w:ascii="Times New Roman" w:eastAsia="Arial" w:hAnsi="Times New Roman"/>
          <w:sz w:val="24"/>
          <w:szCs w:val="24"/>
        </w:rPr>
        <w:t xml:space="preserve"> base na evidência de auditoria obtida, o auditor concluiu que não existe incerteza </w:t>
      </w:r>
      <w:r>
        <w:rPr>
          <w:rFonts w:ascii="Times New Roman" w:eastAsia="Arial" w:hAnsi="Times New Roman"/>
          <w:sz w:val="24"/>
          <w:szCs w:val="24"/>
        </w:rPr>
        <w:t>relevante</w:t>
      </w:r>
      <w:r w:rsidRPr="0001013E">
        <w:rPr>
          <w:rFonts w:ascii="Times New Roman" w:eastAsia="Arial" w:hAnsi="Times New Roman"/>
          <w:sz w:val="24"/>
          <w:szCs w:val="24"/>
        </w:rPr>
        <w:t xml:space="preserve"> em relação a eventos ou </w:t>
      </w:r>
      <w:r>
        <w:rPr>
          <w:rFonts w:ascii="Times New Roman" w:eastAsia="Arial" w:hAnsi="Times New Roman"/>
          <w:sz w:val="24"/>
          <w:szCs w:val="24"/>
        </w:rPr>
        <w:t>condições</w:t>
      </w:r>
      <w:r w:rsidRPr="0001013E">
        <w:rPr>
          <w:rFonts w:ascii="Times New Roman" w:eastAsia="Arial" w:hAnsi="Times New Roman"/>
          <w:sz w:val="24"/>
          <w:szCs w:val="24"/>
        </w:rPr>
        <w:t xml:space="preserve"> que podem </w:t>
      </w:r>
      <w:r>
        <w:rPr>
          <w:rFonts w:ascii="Times New Roman" w:eastAsia="Arial" w:hAnsi="Times New Roman"/>
          <w:sz w:val="24"/>
          <w:szCs w:val="24"/>
        </w:rPr>
        <w:t>levantar</w:t>
      </w:r>
      <w:r w:rsidRPr="0001013E">
        <w:rPr>
          <w:rFonts w:ascii="Times New Roman" w:eastAsia="Arial" w:hAnsi="Times New Roman"/>
          <w:sz w:val="24"/>
          <w:szCs w:val="24"/>
        </w:rPr>
        <w:t xml:space="preserve"> dúvida significativa em relação à capacidade de continuidade operacional da entidade de acordo com a NBC TA 570</w:t>
      </w:r>
      <w:r>
        <w:rPr>
          <w:rFonts w:ascii="Times New Roman" w:eastAsia="Arial" w:hAnsi="Times New Roman"/>
          <w:sz w:val="24"/>
          <w:szCs w:val="24"/>
        </w:rPr>
        <w:t>;</w:t>
      </w:r>
    </w:p>
    <w:p w14:paraId="6A924708"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Symbol" w:hAnsi="Times New Roman"/>
          <w:sz w:val="24"/>
          <w:szCs w:val="24"/>
        </w:rPr>
      </w:pPr>
      <w:r>
        <w:rPr>
          <w:rFonts w:ascii="Times New Roman" w:hAnsi="Times New Roman"/>
          <w:sz w:val="24"/>
          <w:szCs w:val="24"/>
        </w:rPr>
        <w:t>o</w:t>
      </w:r>
      <w:r w:rsidRPr="00023B84">
        <w:rPr>
          <w:rFonts w:ascii="Times New Roman" w:hAnsi="Times New Roman"/>
          <w:sz w:val="24"/>
          <w:szCs w:val="24"/>
        </w:rPr>
        <w:t>s</w:t>
      </w:r>
      <w:r w:rsidRPr="0001013E">
        <w:rPr>
          <w:rFonts w:ascii="Times New Roman" w:eastAsia="Symbol" w:hAnsi="Times New Roman"/>
          <w:sz w:val="24"/>
          <w:szCs w:val="24"/>
        </w:rPr>
        <w:t xml:space="preserve"> principais assuntos de auditoria foram comunicados de acordo com a NBC TA 701</w:t>
      </w:r>
      <w:r>
        <w:rPr>
          <w:rFonts w:ascii="Times New Roman" w:eastAsia="Symbol" w:hAnsi="Times New Roman"/>
          <w:sz w:val="24"/>
          <w:szCs w:val="24"/>
        </w:rPr>
        <w:t>;</w:t>
      </w:r>
    </w:p>
    <w:p w14:paraId="08BBE4A3" w14:textId="77777777" w:rsidR="00C1157F" w:rsidRPr="0001013E" w:rsidRDefault="00C1157F">
      <w:pPr>
        <w:pStyle w:val="PargrafodaLista"/>
        <w:widowControl w:val="0"/>
        <w:numPr>
          <w:ilvl w:val="0"/>
          <w:numId w:val="306"/>
        </w:numPr>
        <w:spacing w:after="120" w:line="240" w:lineRule="auto"/>
        <w:ind w:left="284" w:hanging="284"/>
        <w:contextualSpacing w:val="0"/>
        <w:jc w:val="both"/>
        <w:rPr>
          <w:rFonts w:ascii="Times New Roman" w:eastAsia="Arial" w:hAnsi="Times New Roman"/>
          <w:sz w:val="24"/>
          <w:szCs w:val="24"/>
        </w:rPr>
      </w:pPr>
      <w:r>
        <w:rPr>
          <w:rFonts w:ascii="Times New Roman" w:eastAsia="Arial" w:hAnsi="Times New Roman"/>
          <w:sz w:val="24"/>
          <w:szCs w:val="24"/>
        </w:rPr>
        <w:t>o</w:t>
      </w:r>
      <w:r w:rsidRPr="0001013E">
        <w:rPr>
          <w:rFonts w:ascii="Times New Roman" w:eastAsia="Arial" w:hAnsi="Times New Roman"/>
          <w:sz w:val="24"/>
          <w:szCs w:val="24"/>
        </w:rPr>
        <w:t xml:space="preserve"> auditor obteve todas as outras informações antes da data do relatório do auditor independente e o assunto que deu origem à opinião adversa sobre as demonstrações contábeis consolidadas também impacta as outras informações</w:t>
      </w:r>
      <w:r>
        <w:rPr>
          <w:rFonts w:ascii="Times New Roman" w:eastAsia="Arial" w:hAnsi="Times New Roman"/>
          <w:sz w:val="24"/>
          <w:szCs w:val="24"/>
        </w:rPr>
        <w:t>;</w:t>
      </w:r>
    </w:p>
    <w:p w14:paraId="2B3EF5D1" w14:textId="77777777" w:rsidR="00C1157F" w:rsidRPr="0001013E" w:rsidRDefault="00C1157F">
      <w:pPr>
        <w:pStyle w:val="PargrafodaLista"/>
        <w:widowControl w:val="0"/>
        <w:numPr>
          <w:ilvl w:val="0"/>
          <w:numId w:val="306"/>
        </w:numPr>
        <w:spacing w:after="0" w:line="240" w:lineRule="auto"/>
        <w:ind w:left="284" w:hanging="284"/>
        <w:contextualSpacing w:val="0"/>
        <w:jc w:val="both"/>
        <w:rPr>
          <w:rFonts w:ascii="Times New Roman" w:hAnsi="Times New Roman"/>
          <w:spacing w:val="-4"/>
          <w:sz w:val="24"/>
          <w:szCs w:val="24"/>
        </w:rPr>
      </w:pPr>
      <w:r>
        <w:rPr>
          <w:rFonts w:ascii="Times New Roman" w:hAnsi="Times New Roman"/>
          <w:spacing w:val="-4"/>
          <w:sz w:val="24"/>
          <w:szCs w:val="24"/>
        </w:rPr>
        <w:t>a</w:t>
      </w:r>
      <w:r w:rsidRPr="0001013E">
        <w:rPr>
          <w:rFonts w:ascii="Times New Roman" w:hAnsi="Times New Roman"/>
          <w:spacing w:val="-4"/>
          <w:sz w:val="24"/>
          <w:szCs w:val="24"/>
        </w:rPr>
        <w:t>s pessoas responsáveis pela supervisão das demonstrações contábeis consolidadas não são aquelas responsáveis pela elaboração das demonstrações contábeis consolidadas.</w:t>
      </w:r>
    </w:p>
    <w:p w14:paraId="29691A09" w14:textId="77777777" w:rsidR="00C1157F" w:rsidRPr="0001013E" w:rsidRDefault="00C1157F" w:rsidP="00C1157F">
      <w:pPr>
        <w:tabs>
          <w:tab w:val="left" w:pos="640"/>
        </w:tabs>
        <w:spacing w:after="0" w:line="240" w:lineRule="auto"/>
        <w:jc w:val="both"/>
        <w:rPr>
          <w:rFonts w:ascii="Times New Roman" w:eastAsia="Arial" w:hAnsi="Times New Roman"/>
          <w:sz w:val="24"/>
          <w:szCs w:val="24"/>
        </w:rPr>
      </w:pPr>
    </w:p>
    <w:p w14:paraId="40188D35" w14:textId="77777777" w:rsidR="00C1157F" w:rsidRPr="0001013E" w:rsidRDefault="00C1157F" w:rsidP="00C1157F">
      <w:pPr>
        <w:spacing w:after="0" w:line="240" w:lineRule="auto"/>
        <w:jc w:val="both"/>
        <w:rPr>
          <w:rFonts w:ascii="Times New Roman" w:eastAsia="Arial" w:hAnsi="Times New Roman"/>
          <w:b/>
          <w:bCs/>
          <w:sz w:val="24"/>
          <w:szCs w:val="24"/>
        </w:rPr>
      </w:pPr>
    </w:p>
    <w:p w14:paraId="08EDFE1A"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RELATÓRIO DO AUDITOR INDEPENDENTE SOBRE AS DEMONSTRAÇÕES CONTÁBEIS</w:t>
      </w:r>
      <w:r>
        <w:rPr>
          <w:rFonts w:ascii="Times New Roman" w:eastAsia="Arial" w:hAnsi="Times New Roman"/>
          <w:b/>
          <w:bCs/>
          <w:sz w:val="24"/>
          <w:szCs w:val="24"/>
        </w:rPr>
        <w:t xml:space="preserve"> CONSOLIDADAS</w:t>
      </w:r>
    </w:p>
    <w:p w14:paraId="2D39E8BD" w14:textId="77777777" w:rsidR="00C1157F" w:rsidRPr="0001013E" w:rsidRDefault="00C1157F" w:rsidP="00C1157F">
      <w:pPr>
        <w:spacing w:after="0" w:line="240" w:lineRule="auto"/>
        <w:jc w:val="both"/>
        <w:rPr>
          <w:rFonts w:ascii="Times New Roman" w:hAnsi="Times New Roman"/>
          <w:sz w:val="24"/>
          <w:szCs w:val="24"/>
        </w:rPr>
      </w:pPr>
    </w:p>
    <w:p w14:paraId="21A26477"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Aos acionistas da Companhia ABC [ou outro destinatário apropriado]</w:t>
      </w:r>
    </w:p>
    <w:p w14:paraId="6DF4FFD8" w14:textId="77777777" w:rsidR="00C1157F" w:rsidRDefault="00C1157F" w:rsidP="00C1157F">
      <w:pPr>
        <w:spacing w:after="0" w:line="240" w:lineRule="auto"/>
        <w:jc w:val="both"/>
        <w:rPr>
          <w:rFonts w:ascii="Times New Roman" w:eastAsia="Arial" w:hAnsi="Times New Roman"/>
          <w:b/>
          <w:bCs/>
          <w:sz w:val="24"/>
          <w:szCs w:val="24"/>
        </w:rPr>
      </w:pPr>
    </w:p>
    <w:p w14:paraId="6B0800C5"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Opinião adversa</w:t>
      </w:r>
    </w:p>
    <w:p w14:paraId="2D1276C9" w14:textId="77777777" w:rsidR="00C1157F" w:rsidRPr="0001013E" w:rsidRDefault="00C1157F" w:rsidP="00C1157F">
      <w:pPr>
        <w:spacing w:after="0" w:line="240" w:lineRule="auto"/>
        <w:jc w:val="both"/>
        <w:rPr>
          <w:rFonts w:ascii="Times New Roman" w:hAnsi="Times New Roman"/>
          <w:sz w:val="24"/>
          <w:szCs w:val="24"/>
        </w:rPr>
      </w:pPr>
    </w:p>
    <w:p w14:paraId="3863C22E"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Examinamos as demonstrações contábeis consolidadas da Companhia ABC (Companhia) e suas controladas que compreendem o balanço patrimonial consolidado</w:t>
      </w:r>
      <w:r>
        <w:rPr>
          <w:rFonts w:ascii="Times New Roman" w:hAnsi="Times New Roman"/>
          <w:sz w:val="24"/>
          <w:szCs w:val="24"/>
        </w:rPr>
        <w:t>,</w:t>
      </w:r>
      <w:r w:rsidRPr="0001013E">
        <w:rPr>
          <w:rFonts w:ascii="Times New Roman" w:hAnsi="Times New Roman"/>
          <w:sz w:val="24"/>
          <w:szCs w:val="24"/>
        </w:rPr>
        <w:t xml:space="preserve"> em 31 de dezembro de 20X1</w:t>
      </w:r>
      <w:r>
        <w:rPr>
          <w:rFonts w:ascii="Times New Roman" w:hAnsi="Times New Roman"/>
          <w:sz w:val="24"/>
          <w:szCs w:val="24"/>
        </w:rPr>
        <w:t>,</w:t>
      </w:r>
      <w:r w:rsidRPr="0001013E">
        <w:rPr>
          <w:rFonts w:ascii="Times New Roman" w:hAnsi="Times New Roman"/>
          <w:sz w:val="24"/>
          <w:szCs w:val="24"/>
        </w:rPr>
        <w:t xml:space="preserve"> e as respectivas demonstrações consolidadas do resultado, do resultado abrangente, das mutações do patrimônio líquido e dos fluxos de caixa para o exercício findo nessa data, bem como as correspondentes notas explicativas, incluindo o resumo das principais políticas contábeis.</w:t>
      </w:r>
    </w:p>
    <w:p w14:paraId="661D2B49" w14:textId="77777777" w:rsidR="00C1157F" w:rsidRPr="0001013E" w:rsidRDefault="00C1157F" w:rsidP="00C1157F">
      <w:pPr>
        <w:spacing w:after="0" w:line="240" w:lineRule="auto"/>
        <w:jc w:val="both"/>
        <w:rPr>
          <w:rFonts w:ascii="Times New Roman" w:hAnsi="Times New Roman"/>
          <w:sz w:val="24"/>
          <w:szCs w:val="24"/>
        </w:rPr>
      </w:pPr>
    </w:p>
    <w:p w14:paraId="081281CA"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Em nossa opinião, devido à importância do assunto discutido n</w:t>
      </w:r>
      <w:r>
        <w:rPr>
          <w:rFonts w:ascii="Times New Roman" w:eastAsia="Arial" w:hAnsi="Times New Roman"/>
          <w:sz w:val="24"/>
          <w:szCs w:val="24"/>
        </w:rPr>
        <w:t>a seção</w:t>
      </w:r>
      <w:r w:rsidRPr="0001013E">
        <w:rPr>
          <w:rFonts w:ascii="Times New Roman" w:eastAsia="Arial" w:hAnsi="Times New Roman"/>
          <w:sz w:val="24"/>
          <w:szCs w:val="24"/>
        </w:rPr>
        <w:t xml:space="preserve"> a seguir</w:t>
      </w:r>
      <w:r>
        <w:rPr>
          <w:rFonts w:ascii="Times New Roman" w:eastAsia="Arial" w:hAnsi="Times New Roman"/>
          <w:sz w:val="24"/>
          <w:szCs w:val="24"/>
        </w:rPr>
        <w:t>,</w:t>
      </w:r>
      <w:r w:rsidRPr="0001013E">
        <w:rPr>
          <w:rFonts w:ascii="Times New Roman" w:eastAsia="Arial" w:hAnsi="Times New Roman"/>
          <w:sz w:val="24"/>
          <w:szCs w:val="24"/>
        </w:rPr>
        <w:t xml:space="preserve"> intitulad</w:t>
      </w:r>
      <w:r>
        <w:rPr>
          <w:rFonts w:ascii="Times New Roman" w:eastAsia="Arial" w:hAnsi="Times New Roman"/>
          <w:sz w:val="24"/>
          <w:szCs w:val="24"/>
        </w:rPr>
        <w:t>a</w:t>
      </w:r>
      <w:r w:rsidRPr="0001013E">
        <w:rPr>
          <w:rFonts w:ascii="Times New Roman" w:eastAsia="Arial" w:hAnsi="Times New Roman"/>
          <w:sz w:val="24"/>
          <w:szCs w:val="24"/>
        </w:rPr>
        <w:t xml:space="preserve"> “Base para opinião adversa”, as demonstrações contábeis consolidadas acima referidas não apresentam adequadamente, em todos os aspectos relevantes, a posição patrimonial e financeira</w:t>
      </w:r>
      <w:r>
        <w:rPr>
          <w:rFonts w:ascii="Times New Roman" w:eastAsia="Arial" w:hAnsi="Times New Roman"/>
          <w:sz w:val="24"/>
          <w:szCs w:val="24"/>
        </w:rPr>
        <w:t xml:space="preserve"> </w:t>
      </w:r>
      <w:r w:rsidRPr="0001013E">
        <w:rPr>
          <w:rFonts w:ascii="Times New Roman" w:eastAsia="Arial" w:hAnsi="Times New Roman"/>
          <w:sz w:val="24"/>
          <w:szCs w:val="24"/>
        </w:rPr>
        <w:t xml:space="preserve">da </w:t>
      </w:r>
      <w:r>
        <w:rPr>
          <w:rFonts w:ascii="Times New Roman" w:eastAsia="Arial" w:hAnsi="Times New Roman"/>
          <w:sz w:val="24"/>
          <w:szCs w:val="24"/>
        </w:rPr>
        <w:t>c</w:t>
      </w:r>
      <w:r w:rsidRPr="0001013E">
        <w:rPr>
          <w:rFonts w:ascii="Times New Roman" w:eastAsia="Arial" w:hAnsi="Times New Roman"/>
          <w:sz w:val="24"/>
          <w:szCs w:val="24"/>
        </w:rPr>
        <w:t>ompanhia e suas controladas</w:t>
      </w:r>
      <w:r>
        <w:rPr>
          <w:rFonts w:ascii="Times New Roman" w:eastAsia="Arial" w:hAnsi="Times New Roman"/>
          <w:sz w:val="24"/>
          <w:szCs w:val="24"/>
        </w:rPr>
        <w:t>,</w:t>
      </w:r>
      <w:r w:rsidRPr="0001013E">
        <w:rPr>
          <w:rFonts w:ascii="Times New Roman" w:eastAsia="Arial" w:hAnsi="Times New Roman"/>
          <w:sz w:val="24"/>
          <w:szCs w:val="24"/>
        </w:rPr>
        <w:t xml:space="preserve"> em 31 de dezembro de 20X1</w:t>
      </w:r>
      <w:r>
        <w:rPr>
          <w:rFonts w:ascii="Times New Roman" w:eastAsia="Arial" w:hAnsi="Times New Roman"/>
          <w:sz w:val="24"/>
          <w:szCs w:val="24"/>
        </w:rPr>
        <w:t>,</w:t>
      </w:r>
      <w:r w:rsidRPr="0001013E">
        <w:rPr>
          <w:rFonts w:ascii="Times New Roman" w:eastAsia="Arial" w:hAnsi="Times New Roman"/>
          <w:sz w:val="24"/>
          <w:szCs w:val="24"/>
        </w:rPr>
        <w:t xml:space="preserve"> e o desempenho consolidado de suas operações e os seus fluxos de caixa consolidados para o exercício findo nessa</w:t>
      </w:r>
      <w:r>
        <w:rPr>
          <w:rFonts w:ascii="Times New Roman" w:eastAsia="Arial" w:hAnsi="Times New Roman"/>
          <w:sz w:val="24"/>
          <w:szCs w:val="24"/>
        </w:rPr>
        <w:t xml:space="preserve"> </w:t>
      </w:r>
      <w:r w:rsidRPr="0001013E">
        <w:rPr>
          <w:rFonts w:ascii="Times New Roman" w:eastAsia="Arial" w:hAnsi="Times New Roman"/>
          <w:sz w:val="24"/>
          <w:szCs w:val="24"/>
        </w:rPr>
        <w:t>data, de acordo com as práticas contábeis adotadas no Brasil.</w:t>
      </w:r>
    </w:p>
    <w:p w14:paraId="4909D5EF" w14:textId="77777777" w:rsidR="00C1157F" w:rsidRPr="0001013E" w:rsidRDefault="00C1157F" w:rsidP="00C1157F">
      <w:pPr>
        <w:spacing w:after="0" w:line="240" w:lineRule="auto"/>
        <w:jc w:val="both"/>
        <w:rPr>
          <w:rFonts w:ascii="Times New Roman" w:eastAsia="Arial" w:hAnsi="Times New Roman"/>
          <w:b/>
          <w:bCs/>
          <w:sz w:val="24"/>
          <w:szCs w:val="24"/>
        </w:rPr>
      </w:pPr>
    </w:p>
    <w:p w14:paraId="19610A78"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Base para opinião adversa</w:t>
      </w:r>
    </w:p>
    <w:p w14:paraId="3ADB4C80" w14:textId="77777777" w:rsidR="00C1157F" w:rsidRPr="0001013E" w:rsidRDefault="00C1157F" w:rsidP="00C1157F">
      <w:pPr>
        <w:spacing w:after="0" w:line="240" w:lineRule="auto"/>
        <w:jc w:val="both"/>
        <w:rPr>
          <w:rFonts w:ascii="Times New Roman" w:eastAsia="Arial" w:hAnsi="Times New Roman"/>
          <w:sz w:val="24"/>
          <w:szCs w:val="24"/>
        </w:rPr>
      </w:pPr>
    </w:p>
    <w:p w14:paraId="0A12991A"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 xml:space="preserve">Conforme explicado na Nota X, a </w:t>
      </w:r>
      <w:r>
        <w:rPr>
          <w:rFonts w:ascii="Times New Roman" w:eastAsia="Arial" w:hAnsi="Times New Roman"/>
          <w:sz w:val="24"/>
          <w:szCs w:val="24"/>
        </w:rPr>
        <w:t>c</w:t>
      </w:r>
      <w:r w:rsidRPr="0001013E">
        <w:rPr>
          <w:rFonts w:ascii="Times New Roman" w:eastAsia="Arial" w:hAnsi="Times New Roman"/>
          <w:sz w:val="24"/>
          <w:szCs w:val="24"/>
        </w:rPr>
        <w:t xml:space="preserve">ompanhia não consolidou a controlada XYZ, adquirida durante 20X1, devido </w:t>
      </w:r>
      <w:r>
        <w:rPr>
          <w:rFonts w:ascii="Times New Roman" w:eastAsia="Arial" w:hAnsi="Times New Roman"/>
          <w:sz w:val="24"/>
          <w:szCs w:val="24"/>
        </w:rPr>
        <w:t xml:space="preserve">ao fato de </w:t>
      </w:r>
      <w:r w:rsidRPr="0001013E">
        <w:rPr>
          <w:rFonts w:ascii="Times New Roman" w:eastAsia="Arial" w:hAnsi="Times New Roman"/>
          <w:sz w:val="24"/>
          <w:szCs w:val="24"/>
        </w:rPr>
        <w:t>não ter sido possível determinar os valores justos de certos ativos e passivos relevantes dessa controlada na data da aquisição.</w:t>
      </w:r>
      <w:r>
        <w:rPr>
          <w:rFonts w:ascii="Times New Roman" w:eastAsia="Arial" w:hAnsi="Times New Roman"/>
          <w:sz w:val="24"/>
          <w:szCs w:val="24"/>
        </w:rPr>
        <w:t xml:space="preserve"> </w:t>
      </w:r>
      <w:r w:rsidRPr="0001013E">
        <w:rPr>
          <w:rFonts w:ascii="Times New Roman" w:eastAsia="Arial" w:hAnsi="Times New Roman"/>
          <w:sz w:val="24"/>
          <w:szCs w:val="24"/>
        </w:rPr>
        <w:t>Esse investimento, portanto, está contabilizado com base no custo.</w:t>
      </w:r>
      <w:r>
        <w:rPr>
          <w:rFonts w:ascii="Times New Roman" w:eastAsia="Arial" w:hAnsi="Times New Roman"/>
          <w:sz w:val="24"/>
          <w:szCs w:val="24"/>
        </w:rPr>
        <w:t xml:space="preserve"> </w:t>
      </w:r>
      <w:r w:rsidRPr="0001013E">
        <w:rPr>
          <w:rFonts w:ascii="Times New Roman" w:eastAsia="Arial" w:hAnsi="Times New Roman"/>
          <w:sz w:val="24"/>
          <w:szCs w:val="24"/>
        </w:rPr>
        <w:t>De acordo com as práticas contábeis adotadas no Brasil, a controlada deveria ter sido consolidada. Se a controlada XYZ tivesse sido consolidada, muitos elementos nas demonstrações contábeis consolidadas</w:t>
      </w:r>
      <w:r>
        <w:rPr>
          <w:rFonts w:ascii="Times New Roman" w:eastAsia="Arial" w:hAnsi="Times New Roman"/>
          <w:sz w:val="24"/>
          <w:szCs w:val="24"/>
        </w:rPr>
        <w:t>,</w:t>
      </w:r>
      <w:r w:rsidRPr="0001013E">
        <w:rPr>
          <w:rFonts w:ascii="Times New Roman" w:eastAsia="Arial" w:hAnsi="Times New Roman"/>
          <w:sz w:val="24"/>
          <w:szCs w:val="24"/>
        </w:rPr>
        <w:t xml:space="preserve"> acima referidas</w:t>
      </w:r>
      <w:r>
        <w:rPr>
          <w:rFonts w:ascii="Times New Roman" w:eastAsia="Arial" w:hAnsi="Times New Roman"/>
          <w:sz w:val="24"/>
          <w:szCs w:val="24"/>
        </w:rPr>
        <w:t>,</w:t>
      </w:r>
      <w:r w:rsidRPr="0001013E">
        <w:rPr>
          <w:rFonts w:ascii="Times New Roman" w:eastAsia="Arial" w:hAnsi="Times New Roman"/>
          <w:sz w:val="24"/>
          <w:szCs w:val="24"/>
        </w:rPr>
        <w:t xml:space="preserve"> teriam sido afetados de forma relevante.</w:t>
      </w:r>
      <w:r>
        <w:rPr>
          <w:rFonts w:ascii="Times New Roman" w:eastAsia="Arial" w:hAnsi="Times New Roman"/>
          <w:sz w:val="24"/>
          <w:szCs w:val="24"/>
        </w:rPr>
        <w:t xml:space="preserve"> </w:t>
      </w:r>
      <w:r w:rsidRPr="0001013E">
        <w:rPr>
          <w:rFonts w:ascii="Times New Roman" w:eastAsia="Arial" w:hAnsi="Times New Roman"/>
          <w:sz w:val="24"/>
          <w:szCs w:val="24"/>
        </w:rPr>
        <w:t xml:space="preserve">Os efeitos da não consolidação </w:t>
      </w:r>
      <w:r>
        <w:rPr>
          <w:rFonts w:ascii="Times New Roman" w:eastAsia="Arial" w:hAnsi="Times New Roman"/>
          <w:sz w:val="24"/>
          <w:szCs w:val="24"/>
        </w:rPr>
        <w:t>n</w:t>
      </w:r>
      <w:r w:rsidRPr="0001013E">
        <w:rPr>
          <w:rFonts w:ascii="Times New Roman" w:eastAsia="Arial" w:hAnsi="Times New Roman"/>
          <w:sz w:val="24"/>
          <w:szCs w:val="24"/>
        </w:rPr>
        <w:t>as demonstrações contábeis consolidadas não foram determinados.</w:t>
      </w:r>
    </w:p>
    <w:p w14:paraId="068842AE" w14:textId="77777777" w:rsidR="00C1157F" w:rsidRPr="0001013E" w:rsidRDefault="00C1157F" w:rsidP="00C1157F">
      <w:pPr>
        <w:spacing w:after="0" w:line="240" w:lineRule="auto"/>
        <w:jc w:val="both"/>
        <w:rPr>
          <w:rFonts w:ascii="Times New Roman" w:eastAsia="Arial" w:hAnsi="Times New Roman"/>
          <w:sz w:val="24"/>
          <w:szCs w:val="24"/>
        </w:rPr>
      </w:pPr>
    </w:p>
    <w:p w14:paraId="3472C495"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sz w:val="24"/>
          <w:szCs w:val="24"/>
        </w:rPr>
        <w:t>Nossa auditoria foi conduzida de acordo com as normas brasileiras e internacionais de auditoria. Nossas responsabilidades, em conformidade com tais normas, estão descritas na seção a seguir</w:t>
      </w:r>
      <w:r>
        <w:rPr>
          <w:rFonts w:ascii="Times New Roman" w:hAnsi="Times New Roman"/>
          <w:sz w:val="24"/>
          <w:szCs w:val="24"/>
        </w:rPr>
        <w:t>,</w:t>
      </w:r>
      <w:r w:rsidRPr="0001013E">
        <w:rPr>
          <w:rFonts w:ascii="Times New Roman" w:hAnsi="Times New Roman"/>
          <w:sz w:val="24"/>
          <w:szCs w:val="24"/>
        </w:rPr>
        <w:t xml:space="preserve"> intitulada “Responsabilidade</w:t>
      </w:r>
      <w:r>
        <w:rPr>
          <w:rFonts w:ascii="Times New Roman" w:hAnsi="Times New Roman"/>
          <w:sz w:val="24"/>
          <w:szCs w:val="24"/>
        </w:rPr>
        <w:t>s</w:t>
      </w:r>
      <w:r w:rsidRPr="0001013E">
        <w:rPr>
          <w:rFonts w:ascii="Times New Roman" w:hAnsi="Times New Roman"/>
          <w:sz w:val="24"/>
          <w:szCs w:val="24"/>
        </w:rPr>
        <w:t xml:space="preserve"> do auditor pela auditoria das demonstrações contábeis”. Somos independentes em relação à </w:t>
      </w:r>
      <w:r>
        <w:rPr>
          <w:rFonts w:ascii="Times New Roman" w:hAnsi="Times New Roman"/>
          <w:sz w:val="24"/>
          <w:szCs w:val="24"/>
        </w:rPr>
        <w:t>c</w:t>
      </w:r>
      <w:r w:rsidRPr="0001013E">
        <w:rPr>
          <w:rFonts w:ascii="Times New Roman" w:hAnsi="Times New Roman"/>
          <w:sz w:val="24"/>
          <w:szCs w:val="24"/>
        </w:rPr>
        <w:t>ompanhia</w:t>
      </w:r>
      <w:r>
        <w:rPr>
          <w:rFonts w:ascii="Times New Roman" w:hAnsi="Times New Roman"/>
          <w:sz w:val="24"/>
          <w:szCs w:val="24"/>
        </w:rPr>
        <w:t xml:space="preserve"> e suas controladas,</w:t>
      </w:r>
      <w:r w:rsidRPr="0001013E">
        <w:rPr>
          <w:rFonts w:ascii="Times New Roman" w:hAnsi="Times New Roman"/>
          <w:sz w:val="24"/>
          <w:szCs w:val="24"/>
        </w:rPr>
        <w:t xml:space="preserve"> de acordo com os princípios éticos relevantes previstos no Código de Ética Profissional do Contador e nas normas profissionais emitidas pelo Conselho Federal de Contabilidade</w:t>
      </w:r>
      <w:r>
        <w:rPr>
          <w:rFonts w:ascii="Times New Roman" w:hAnsi="Times New Roman"/>
          <w:sz w:val="24"/>
          <w:szCs w:val="24"/>
        </w:rPr>
        <w:t>,</w:t>
      </w:r>
      <w:r w:rsidRPr="0001013E">
        <w:rPr>
          <w:rFonts w:ascii="Times New Roman" w:hAnsi="Times New Roman"/>
          <w:sz w:val="24"/>
          <w:szCs w:val="24"/>
        </w:rPr>
        <w:t xml:space="preserve"> e cumprimos com as demais responsabilidades éticas de acordo com essas normas.</w:t>
      </w:r>
      <w:r>
        <w:rPr>
          <w:rFonts w:ascii="Times New Roman" w:hAnsi="Times New Roman"/>
          <w:sz w:val="24"/>
          <w:szCs w:val="24"/>
        </w:rPr>
        <w:t xml:space="preserve"> </w:t>
      </w:r>
      <w:r w:rsidRPr="0001013E">
        <w:rPr>
          <w:rFonts w:ascii="Times New Roman" w:eastAsia="Arial" w:hAnsi="Times New Roman"/>
          <w:sz w:val="24"/>
          <w:szCs w:val="24"/>
        </w:rPr>
        <w:t>Acreditamos que a evidência de auditoria obtida é suficiente e apropriada para fundamentar nossa opinião adversa.</w:t>
      </w:r>
    </w:p>
    <w:p w14:paraId="31EC6AE3" w14:textId="77777777" w:rsidR="00C1157F" w:rsidRPr="0001013E" w:rsidRDefault="00C1157F" w:rsidP="00C1157F">
      <w:pPr>
        <w:spacing w:after="0" w:line="240" w:lineRule="auto"/>
        <w:jc w:val="both"/>
        <w:rPr>
          <w:rFonts w:ascii="Times New Roman" w:eastAsia="Arial" w:hAnsi="Times New Roman"/>
          <w:b/>
          <w:bCs/>
          <w:sz w:val="24"/>
          <w:szCs w:val="24"/>
        </w:rPr>
      </w:pPr>
    </w:p>
    <w:p w14:paraId="55CD4960"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Outras informações que acompanham as demonstrações contábeis consolidadas e o relatório do auditor</w:t>
      </w:r>
    </w:p>
    <w:p w14:paraId="3F84C995" w14:textId="77777777" w:rsidR="00C1157F" w:rsidRPr="0001013E" w:rsidRDefault="00C1157F" w:rsidP="00C1157F">
      <w:pPr>
        <w:spacing w:after="0" w:line="240" w:lineRule="auto"/>
        <w:jc w:val="both"/>
        <w:rPr>
          <w:rFonts w:ascii="Times New Roman" w:hAnsi="Times New Roman"/>
          <w:sz w:val="24"/>
          <w:szCs w:val="24"/>
        </w:rPr>
      </w:pPr>
    </w:p>
    <w:p w14:paraId="64362D92"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 administração</w:t>
      </w:r>
      <w:r w:rsidRPr="00A3069C">
        <w:rPr>
          <w:rFonts w:ascii="Times New Roman" w:hAnsi="Times New Roman"/>
          <w:sz w:val="24"/>
          <w:szCs w:val="24"/>
          <w:vertAlign w:val="superscript"/>
        </w:rPr>
        <w:t>(1)</w:t>
      </w:r>
      <w:r w:rsidRPr="0001013E">
        <w:rPr>
          <w:rFonts w:ascii="Times New Roman" w:hAnsi="Times New Roman"/>
          <w:sz w:val="24"/>
          <w:szCs w:val="24"/>
        </w:rPr>
        <w:t xml:space="preserve"> da </w:t>
      </w:r>
      <w:r>
        <w:rPr>
          <w:rFonts w:ascii="Times New Roman" w:hAnsi="Times New Roman"/>
          <w:sz w:val="24"/>
          <w:szCs w:val="24"/>
        </w:rPr>
        <w:t>c</w:t>
      </w:r>
      <w:r w:rsidRPr="0001013E">
        <w:rPr>
          <w:rFonts w:ascii="Times New Roman" w:hAnsi="Times New Roman"/>
          <w:sz w:val="24"/>
          <w:szCs w:val="24"/>
        </w:rPr>
        <w:t xml:space="preserve">ompanhia é responsável por essas outras informações que compreendem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sidRPr="00A3069C">
        <w:rPr>
          <w:rFonts w:ascii="Times New Roman" w:hAnsi="Times New Roman"/>
          <w:sz w:val="24"/>
          <w:szCs w:val="24"/>
          <w:vertAlign w:val="superscript"/>
        </w:rPr>
        <w:t>(2)</w:t>
      </w:r>
      <w:r w:rsidRPr="0001013E">
        <w:rPr>
          <w:rFonts w:ascii="Times New Roman" w:hAnsi="Times New Roman"/>
          <w:sz w:val="24"/>
          <w:szCs w:val="24"/>
        </w:rPr>
        <w:t xml:space="preserve">. </w:t>
      </w:r>
    </w:p>
    <w:p w14:paraId="0D7F2F15" w14:textId="77777777" w:rsidR="00C1157F" w:rsidRDefault="00C1157F" w:rsidP="00C1157F">
      <w:pPr>
        <w:spacing w:after="0" w:line="240" w:lineRule="auto"/>
        <w:jc w:val="both"/>
        <w:rPr>
          <w:rFonts w:ascii="Times New Roman" w:hAnsi="Times New Roman"/>
          <w:sz w:val="24"/>
          <w:szCs w:val="24"/>
        </w:rPr>
      </w:pPr>
    </w:p>
    <w:p w14:paraId="633DE177" w14:textId="77777777" w:rsidR="00C1157F"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 xml:space="preserve">Nossa opinião sobre as demonstrações contábeis consolidadas não abrange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não expressamos qualquer forma de conclusão de auditoria sobre esse relatório. </w:t>
      </w:r>
    </w:p>
    <w:p w14:paraId="57FF6BD8" w14:textId="77777777" w:rsidR="00C1157F" w:rsidRPr="0001013E" w:rsidRDefault="00C1157F" w:rsidP="00C1157F">
      <w:pPr>
        <w:spacing w:after="0" w:line="240" w:lineRule="auto"/>
        <w:jc w:val="both"/>
        <w:rPr>
          <w:rFonts w:ascii="Times New Roman" w:hAnsi="Times New Roman"/>
          <w:sz w:val="24"/>
          <w:szCs w:val="24"/>
        </w:rPr>
      </w:pPr>
    </w:p>
    <w:p w14:paraId="7CD92098"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hAnsi="Times New Roman"/>
          <w:sz w:val="24"/>
          <w:szCs w:val="24"/>
        </w:rPr>
        <w:t xml:space="preserve">Em conexão com a auditoria das demonstrações contábeis consolidadas, nossa responsabilidade é a de ler 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 xml:space="preserve">dministração e, ao fazê-lo, considerar se esse relatório está, de forma relevante, inconsistente com as demonstrações contábeis ou com </w:t>
      </w:r>
      <w:r>
        <w:rPr>
          <w:rFonts w:ascii="Times New Roman" w:hAnsi="Times New Roman"/>
          <w:sz w:val="24"/>
          <w:szCs w:val="24"/>
        </w:rPr>
        <w:t xml:space="preserve">o </w:t>
      </w:r>
      <w:r w:rsidRPr="0001013E">
        <w:rPr>
          <w:rFonts w:ascii="Times New Roman" w:hAnsi="Times New Roman"/>
          <w:sz w:val="24"/>
          <w:szCs w:val="24"/>
        </w:rPr>
        <w:t>nosso conhecimento obtido na auditoria ou, de outra forma, aparenta estar distorcido de forma relevante.</w:t>
      </w:r>
      <w:r w:rsidRPr="0001013E">
        <w:rPr>
          <w:rFonts w:ascii="Times New Roman" w:eastAsia="Arial" w:hAnsi="Times New Roman"/>
          <w:sz w:val="24"/>
          <w:szCs w:val="24"/>
        </w:rPr>
        <w:t xml:space="preserve"> </w:t>
      </w:r>
      <w:r w:rsidRPr="0001013E">
        <w:rPr>
          <w:rFonts w:ascii="Times New Roman" w:hAnsi="Times New Roman"/>
          <w:sz w:val="24"/>
          <w:szCs w:val="24"/>
        </w:rPr>
        <w:t xml:space="preserve">Se, com base no trabalho realizado, concluirmos que há uma distorção relevante no </w:t>
      </w:r>
      <w:r>
        <w:rPr>
          <w:rFonts w:ascii="Times New Roman" w:hAnsi="Times New Roman"/>
          <w:sz w:val="24"/>
          <w:szCs w:val="24"/>
        </w:rPr>
        <w:t>R</w:t>
      </w:r>
      <w:r w:rsidRPr="0001013E">
        <w:rPr>
          <w:rFonts w:ascii="Times New Roman" w:hAnsi="Times New Roman"/>
          <w:sz w:val="24"/>
          <w:szCs w:val="24"/>
        </w:rPr>
        <w:t xml:space="preserve">elatório da </w:t>
      </w:r>
      <w:r>
        <w:rPr>
          <w:rFonts w:ascii="Times New Roman" w:hAnsi="Times New Roman"/>
          <w:sz w:val="24"/>
          <w:szCs w:val="24"/>
        </w:rPr>
        <w:t>A</w:t>
      </w:r>
      <w:r w:rsidRPr="0001013E">
        <w:rPr>
          <w:rFonts w:ascii="Times New Roman" w:hAnsi="Times New Roman"/>
          <w:sz w:val="24"/>
          <w:szCs w:val="24"/>
        </w:rPr>
        <w:t>dministração</w:t>
      </w:r>
      <w:r>
        <w:rPr>
          <w:rFonts w:ascii="Times New Roman" w:hAnsi="Times New Roman"/>
          <w:sz w:val="24"/>
          <w:szCs w:val="24"/>
        </w:rPr>
        <w:t>,</w:t>
      </w:r>
      <w:r w:rsidRPr="0001013E">
        <w:rPr>
          <w:rFonts w:ascii="Times New Roman" w:hAnsi="Times New Roman"/>
          <w:sz w:val="24"/>
          <w:szCs w:val="24"/>
        </w:rPr>
        <w:t xml:space="preserve"> somos requeridos a comunicar esse fato.</w:t>
      </w:r>
      <w:r>
        <w:rPr>
          <w:rFonts w:ascii="Times New Roman" w:hAnsi="Times New Roman"/>
          <w:sz w:val="24"/>
          <w:szCs w:val="24"/>
        </w:rPr>
        <w:t xml:space="preserve"> </w:t>
      </w:r>
      <w:r w:rsidRPr="0001013E">
        <w:rPr>
          <w:rFonts w:ascii="Times New Roman" w:eastAsia="Arial" w:hAnsi="Times New Roman"/>
          <w:sz w:val="24"/>
          <w:szCs w:val="24"/>
        </w:rPr>
        <w:t xml:space="preserve">Como descrito na seção “Base para opinião adversa” acima, a </w:t>
      </w:r>
      <w:r>
        <w:rPr>
          <w:rFonts w:ascii="Times New Roman" w:eastAsia="Arial" w:hAnsi="Times New Roman"/>
          <w:sz w:val="24"/>
          <w:szCs w:val="24"/>
        </w:rPr>
        <w:t>c</w:t>
      </w:r>
      <w:r w:rsidRPr="0001013E">
        <w:rPr>
          <w:rFonts w:ascii="Times New Roman" w:eastAsia="Arial" w:hAnsi="Times New Roman"/>
          <w:sz w:val="24"/>
          <w:szCs w:val="24"/>
        </w:rPr>
        <w:t>ompanhia deveria ter consolidado a controlada XYZ e contabilizado a aquisição com base em valores provisórios. Concluímos que as outras informações apresentam distorção relevante</w:t>
      </w:r>
      <w:r>
        <w:rPr>
          <w:rFonts w:ascii="Times New Roman" w:eastAsia="Arial" w:hAnsi="Times New Roman"/>
          <w:sz w:val="24"/>
          <w:szCs w:val="24"/>
        </w:rPr>
        <w:t>,</w:t>
      </w:r>
      <w:r w:rsidRPr="0001013E">
        <w:rPr>
          <w:rFonts w:ascii="Times New Roman" w:eastAsia="Arial" w:hAnsi="Times New Roman"/>
          <w:sz w:val="24"/>
          <w:szCs w:val="24"/>
        </w:rPr>
        <w:t xml:space="preserve"> pela mesma razão</w:t>
      </w:r>
      <w:r>
        <w:rPr>
          <w:rFonts w:ascii="Times New Roman" w:eastAsia="Arial" w:hAnsi="Times New Roman"/>
          <w:sz w:val="24"/>
          <w:szCs w:val="24"/>
        </w:rPr>
        <w:t>,</w:t>
      </w:r>
      <w:r w:rsidRPr="0001013E">
        <w:rPr>
          <w:rFonts w:ascii="Times New Roman" w:eastAsia="Arial" w:hAnsi="Times New Roman"/>
          <w:sz w:val="24"/>
          <w:szCs w:val="24"/>
        </w:rPr>
        <w:t xml:space="preserve"> com relação aos valores ou outros itens no </w:t>
      </w:r>
      <w:r>
        <w:rPr>
          <w:rFonts w:ascii="Times New Roman" w:eastAsia="Arial" w:hAnsi="Times New Roman"/>
          <w:sz w:val="24"/>
          <w:szCs w:val="24"/>
        </w:rPr>
        <w:t>r</w:t>
      </w:r>
      <w:r w:rsidRPr="0001013E">
        <w:rPr>
          <w:rFonts w:ascii="Times New Roman" w:eastAsia="Arial" w:hAnsi="Times New Roman"/>
          <w:sz w:val="24"/>
          <w:szCs w:val="24"/>
        </w:rPr>
        <w:t xml:space="preserve">elatório da </w:t>
      </w:r>
      <w:r>
        <w:rPr>
          <w:rFonts w:ascii="Times New Roman" w:eastAsia="Arial" w:hAnsi="Times New Roman"/>
          <w:sz w:val="24"/>
          <w:szCs w:val="24"/>
        </w:rPr>
        <w:t>a</w:t>
      </w:r>
      <w:r w:rsidRPr="0001013E">
        <w:rPr>
          <w:rFonts w:ascii="Times New Roman" w:eastAsia="Arial" w:hAnsi="Times New Roman"/>
          <w:sz w:val="24"/>
          <w:szCs w:val="24"/>
        </w:rPr>
        <w:t>dministração impactados pela não consolidação da controlada XYZ.</w:t>
      </w:r>
    </w:p>
    <w:p w14:paraId="30C47356" w14:textId="77777777" w:rsidR="00C1157F" w:rsidRPr="0001013E" w:rsidRDefault="00C1157F" w:rsidP="00C1157F">
      <w:pPr>
        <w:spacing w:after="0" w:line="240" w:lineRule="auto"/>
        <w:jc w:val="both"/>
        <w:rPr>
          <w:rFonts w:ascii="Times New Roman" w:eastAsia="Arial" w:hAnsi="Times New Roman"/>
          <w:b/>
          <w:bCs/>
          <w:sz w:val="24"/>
          <w:szCs w:val="24"/>
        </w:rPr>
      </w:pPr>
    </w:p>
    <w:p w14:paraId="7B89777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sz w:val="24"/>
          <w:szCs w:val="24"/>
        </w:rPr>
        <w:t>Principais assuntos de auditoria</w:t>
      </w:r>
      <w:r w:rsidRPr="00A3069C">
        <w:rPr>
          <w:rFonts w:ascii="Times New Roman" w:eastAsia="Arial" w:hAnsi="Times New Roman"/>
          <w:b/>
          <w:sz w:val="24"/>
          <w:szCs w:val="24"/>
          <w:vertAlign w:val="superscript"/>
        </w:rPr>
        <w:t>(</w:t>
      </w:r>
      <w:r w:rsidRPr="00A3069C">
        <w:rPr>
          <w:rFonts w:ascii="Times New Roman" w:eastAsia="Arial" w:hAnsi="Times New Roman"/>
          <w:sz w:val="24"/>
          <w:szCs w:val="24"/>
          <w:vertAlign w:val="superscript"/>
        </w:rPr>
        <w:t>3)</w:t>
      </w:r>
    </w:p>
    <w:p w14:paraId="63BA0107" w14:textId="77777777" w:rsidR="00C1157F" w:rsidRPr="0001013E" w:rsidRDefault="00C1157F" w:rsidP="00C1157F">
      <w:pPr>
        <w:spacing w:after="0" w:line="240" w:lineRule="auto"/>
        <w:jc w:val="both"/>
        <w:rPr>
          <w:rFonts w:ascii="Times New Roman" w:hAnsi="Times New Roman"/>
          <w:sz w:val="24"/>
          <w:szCs w:val="24"/>
        </w:rPr>
      </w:pPr>
    </w:p>
    <w:p w14:paraId="71C644E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Principais assuntos de auditoria são aqueles que</w:t>
      </w:r>
      <w:r>
        <w:rPr>
          <w:rFonts w:ascii="Times New Roman" w:eastAsia="Arial" w:hAnsi="Times New Roman"/>
          <w:sz w:val="24"/>
          <w:szCs w:val="24"/>
        </w:rPr>
        <w:t>,</w:t>
      </w:r>
      <w:r w:rsidRPr="0001013E">
        <w:rPr>
          <w:rFonts w:ascii="Times New Roman" w:eastAsia="Arial" w:hAnsi="Times New Roman"/>
          <w:sz w:val="24"/>
          <w:szCs w:val="24"/>
        </w:rPr>
        <w:t xml:space="preserve"> em nosso julgamento profissional</w:t>
      </w:r>
      <w:r>
        <w:rPr>
          <w:rFonts w:ascii="Times New Roman" w:eastAsia="Arial" w:hAnsi="Times New Roman"/>
          <w:sz w:val="24"/>
          <w:szCs w:val="24"/>
        </w:rPr>
        <w:t>,</w:t>
      </w:r>
      <w:r w:rsidRPr="0001013E">
        <w:rPr>
          <w:rFonts w:ascii="Times New Roman" w:eastAsia="Arial" w:hAnsi="Times New Roman"/>
          <w:sz w:val="24"/>
          <w:szCs w:val="24"/>
        </w:rPr>
        <w:t xml:space="preserve"> foram os mais significativos em nossa auditoria do exercício corrente. Esses assuntos foram tratados no contexto de nossa auditoria das demonstrações contábeis consolidadas como um todo e na formação de nossa opinião sobre essas demonstrações contábeis consolidadas e, portanto, não expressamos uma opinião separada sobre esses assuntos. Além do assunto descrito na seção “Base para opinião adversa”, determinamos que os assuntos descritos abaixo são os principais assuntos de auditoria a serem comunicados em nosso relatório.</w:t>
      </w:r>
    </w:p>
    <w:p w14:paraId="5E4D55AF" w14:textId="77777777" w:rsidR="00C1157F" w:rsidRPr="0001013E" w:rsidRDefault="00C1157F" w:rsidP="00C1157F">
      <w:pPr>
        <w:spacing w:after="0" w:line="240" w:lineRule="auto"/>
        <w:jc w:val="both"/>
        <w:rPr>
          <w:rFonts w:ascii="Times New Roman" w:hAnsi="Times New Roman"/>
          <w:sz w:val="24"/>
          <w:szCs w:val="24"/>
        </w:rPr>
      </w:pPr>
    </w:p>
    <w:p w14:paraId="57DD14C8"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Descrição de cada um dos principais assuntos de auditoria de acordo com a NBC TA 701</w:t>
      </w:r>
      <w:r w:rsidRPr="0001013E">
        <w:rPr>
          <w:rFonts w:ascii="Times New Roman" w:eastAsia="Arial" w:hAnsi="Times New Roman"/>
          <w:sz w:val="24"/>
          <w:szCs w:val="24"/>
        </w:rPr>
        <w:t>]</w:t>
      </w:r>
      <w:r>
        <w:rPr>
          <w:rFonts w:ascii="Times New Roman" w:eastAsia="Arial" w:hAnsi="Times New Roman"/>
          <w:sz w:val="24"/>
          <w:szCs w:val="24"/>
        </w:rPr>
        <w:t>.</w:t>
      </w:r>
    </w:p>
    <w:p w14:paraId="5773204F" w14:textId="77777777" w:rsidR="00C1157F" w:rsidRPr="0001013E" w:rsidRDefault="00C1157F" w:rsidP="00C1157F">
      <w:pPr>
        <w:spacing w:after="0" w:line="240" w:lineRule="auto"/>
        <w:jc w:val="both"/>
        <w:rPr>
          <w:rFonts w:ascii="Times New Roman" w:eastAsia="Arial" w:hAnsi="Times New Roman"/>
          <w:b/>
          <w:bCs/>
          <w:sz w:val="24"/>
          <w:szCs w:val="24"/>
        </w:rPr>
      </w:pPr>
    </w:p>
    <w:p w14:paraId="76AB66DD"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da administração e da governança pelas demonstrações </w:t>
      </w:r>
      <w:r w:rsidRPr="00A97727">
        <w:rPr>
          <w:rFonts w:ascii="Times New Roman" w:eastAsia="Arial" w:hAnsi="Times New Roman"/>
          <w:b/>
          <w:bCs/>
          <w:sz w:val="24"/>
          <w:szCs w:val="24"/>
        </w:rPr>
        <w:t>contábeis</w:t>
      </w:r>
      <w:r>
        <w:rPr>
          <w:rFonts w:ascii="Times New Roman" w:eastAsia="Arial" w:hAnsi="Times New Roman"/>
          <w:b/>
          <w:bCs/>
          <w:sz w:val="24"/>
          <w:szCs w:val="24"/>
        </w:rPr>
        <w:t xml:space="preserve"> consolidadas</w:t>
      </w:r>
      <w:r w:rsidRPr="00A97727">
        <w:rPr>
          <w:rFonts w:ascii="Times New Roman" w:eastAsia="Arial" w:hAnsi="Times New Roman"/>
          <w:b/>
          <w:bCs/>
          <w:sz w:val="24"/>
          <w:szCs w:val="24"/>
          <w:vertAlign w:val="superscript"/>
        </w:rPr>
        <w:t>(1</w:t>
      </w:r>
      <w:r>
        <w:rPr>
          <w:rFonts w:ascii="Times New Roman" w:eastAsia="Arial" w:hAnsi="Times New Roman"/>
          <w:b/>
          <w:bCs/>
          <w:sz w:val="24"/>
          <w:szCs w:val="24"/>
          <w:vertAlign w:val="superscript"/>
        </w:rPr>
        <w:t>)</w:t>
      </w:r>
    </w:p>
    <w:p w14:paraId="28962944" w14:textId="77777777" w:rsidR="00C1157F" w:rsidRPr="0001013E" w:rsidRDefault="00C1157F" w:rsidP="00C1157F">
      <w:pPr>
        <w:spacing w:after="0" w:line="240" w:lineRule="auto"/>
        <w:jc w:val="both"/>
        <w:rPr>
          <w:rFonts w:ascii="Times New Roman" w:hAnsi="Times New Roman"/>
          <w:sz w:val="24"/>
          <w:szCs w:val="24"/>
        </w:rPr>
      </w:pPr>
    </w:p>
    <w:p w14:paraId="23B9EEA5"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01013E">
        <w:rPr>
          <w:rFonts w:ascii="Times New Roman" w:eastAsia="Arial" w:hAnsi="Times New Roman"/>
          <w:i/>
          <w:sz w:val="24"/>
          <w:szCs w:val="24"/>
        </w:rPr>
        <w:t>xemplo 2 da NBC TA 700</w:t>
      </w:r>
      <w:r w:rsidRPr="0001013E">
        <w:rPr>
          <w:rFonts w:ascii="Times New Roman" w:eastAsia="Arial" w:hAnsi="Times New Roman"/>
          <w:sz w:val="24"/>
          <w:szCs w:val="24"/>
        </w:rPr>
        <w:t>]</w:t>
      </w:r>
      <w:r>
        <w:rPr>
          <w:rFonts w:ascii="Times New Roman" w:eastAsia="Arial" w:hAnsi="Times New Roman"/>
          <w:sz w:val="24"/>
          <w:szCs w:val="24"/>
        </w:rPr>
        <w:t>.</w:t>
      </w:r>
    </w:p>
    <w:p w14:paraId="2F04FAB9" w14:textId="77777777" w:rsidR="00C1157F" w:rsidRPr="0001013E" w:rsidRDefault="00C1157F" w:rsidP="00C1157F">
      <w:pPr>
        <w:spacing w:after="0" w:line="240" w:lineRule="auto"/>
        <w:jc w:val="both"/>
        <w:rPr>
          <w:rFonts w:ascii="Times New Roman" w:hAnsi="Times New Roman"/>
          <w:sz w:val="24"/>
          <w:szCs w:val="24"/>
        </w:rPr>
      </w:pPr>
    </w:p>
    <w:p w14:paraId="6D134952"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b/>
          <w:bCs/>
          <w:sz w:val="24"/>
          <w:szCs w:val="24"/>
        </w:rPr>
        <w:t>Responsabilidade</w:t>
      </w:r>
      <w:r>
        <w:rPr>
          <w:rFonts w:ascii="Times New Roman" w:eastAsia="Arial" w:hAnsi="Times New Roman"/>
          <w:b/>
          <w:bCs/>
          <w:sz w:val="24"/>
          <w:szCs w:val="24"/>
        </w:rPr>
        <w:t>s</w:t>
      </w:r>
      <w:r w:rsidRPr="0001013E">
        <w:rPr>
          <w:rFonts w:ascii="Times New Roman" w:eastAsia="Arial" w:hAnsi="Times New Roman"/>
          <w:b/>
          <w:bCs/>
          <w:sz w:val="24"/>
          <w:szCs w:val="24"/>
        </w:rPr>
        <w:t xml:space="preserve"> do auditor pela auditoria das demonstrações contábeis</w:t>
      </w:r>
      <w:r>
        <w:rPr>
          <w:rFonts w:ascii="Times New Roman" w:eastAsia="Arial" w:hAnsi="Times New Roman"/>
          <w:b/>
          <w:bCs/>
          <w:sz w:val="24"/>
          <w:szCs w:val="24"/>
        </w:rPr>
        <w:t xml:space="preserve"> consolidadas</w:t>
      </w:r>
    </w:p>
    <w:p w14:paraId="17F0BEE2" w14:textId="77777777" w:rsidR="00C1157F" w:rsidRPr="0001013E" w:rsidRDefault="00C1157F" w:rsidP="00C1157F">
      <w:pPr>
        <w:spacing w:after="0" w:line="240" w:lineRule="auto"/>
        <w:jc w:val="both"/>
        <w:rPr>
          <w:rFonts w:ascii="Times New Roman" w:hAnsi="Times New Roman"/>
          <w:sz w:val="24"/>
          <w:szCs w:val="24"/>
        </w:rPr>
      </w:pPr>
    </w:p>
    <w:p w14:paraId="09D7B3C1" w14:textId="77777777" w:rsidR="00C1157F" w:rsidRPr="0001013E" w:rsidRDefault="00C1157F" w:rsidP="00C1157F">
      <w:pPr>
        <w:spacing w:after="0" w:line="240" w:lineRule="auto"/>
        <w:jc w:val="both"/>
        <w:rPr>
          <w:rFonts w:ascii="Times New Roman" w:eastAsia="Arial" w:hAnsi="Times New Roman"/>
          <w:sz w:val="24"/>
          <w:szCs w:val="24"/>
        </w:rPr>
      </w:pPr>
      <w:r w:rsidRPr="0001013E">
        <w:rPr>
          <w:rFonts w:ascii="Times New Roman" w:eastAsia="Arial" w:hAnsi="Times New Roman"/>
          <w:sz w:val="24"/>
          <w:szCs w:val="24"/>
        </w:rPr>
        <w:t>[</w:t>
      </w:r>
      <w:r w:rsidRPr="0001013E">
        <w:rPr>
          <w:rFonts w:ascii="Times New Roman" w:eastAsia="Arial" w:hAnsi="Times New Roman"/>
          <w:i/>
          <w:sz w:val="24"/>
          <w:szCs w:val="24"/>
        </w:rPr>
        <w:t xml:space="preserve">Apresentação de acordo com o </w:t>
      </w:r>
      <w:r>
        <w:rPr>
          <w:rFonts w:ascii="Times New Roman" w:eastAsia="Arial" w:hAnsi="Times New Roman"/>
          <w:i/>
          <w:sz w:val="24"/>
          <w:szCs w:val="24"/>
        </w:rPr>
        <w:t>E</w:t>
      </w:r>
      <w:r w:rsidRPr="0001013E">
        <w:rPr>
          <w:rFonts w:ascii="Times New Roman" w:eastAsia="Arial" w:hAnsi="Times New Roman"/>
          <w:i/>
          <w:sz w:val="24"/>
          <w:szCs w:val="24"/>
        </w:rPr>
        <w:t>xemplo 2 da NBC TA 700</w:t>
      </w:r>
      <w:r w:rsidRPr="0001013E">
        <w:rPr>
          <w:rFonts w:ascii="Times New Roman" w:eastAsia="Arial" w:hAnsi="Times New Roman"/>
          <w:sz w:val="24"/>
          <w:szCs w:val="24"/>
        </w:rPr>
        <w:t>]</w:t>
      </w:r>
      <w:r>
        <w:rPr>
          <w:rFonts w:ascii="Times New Roman" w:eastAsia="Arial" w:hAnsi="Times New Roman"/>
          <w:sz w:val="24"/>
          <w:szCs w:val="24"/>
        </w:rPr>
        <w:t>.</w:t>
      </w:r>
    </w:p>
    <w:p w14:paraId="3317A9D0" w14:textId="77777777" w:rsidR="00C1157F" w:rsidRPr="0001013E" w:rsidRDefault="00C1157F" w:rsidP="00C1157F">
      <w:pPr>
        <w:spacing w:after="0" w:line="240" w:lineRule="auto"/>
        <w:jc w:val="both"/>
        <w:rPr>
          <w:rFonts w:ascii="Times New Roman" w:hAnsi="Times New Roman"/>
          <w:sz w:val="24"/>
          <w:szCs w:val="24"/>
        </w:rPr>
      </w:pPr>
    </w:p>
    <w:p w14:paraId="2DDA5AF8"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[Local (localidade do escritório de auditoria que emitiu o relatório) e data do relatório do auditor independente]</w:t>
      </w:r>
    </w:p>
    <w:p w14:paraId="2CE09DBC"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auditor independente (pessoa física ou jurídica)]</w:t>
      </w:r>
    </w:p>
    <w:p w14:paraId="400FED45"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[Nome do profissional (sócio ou responsável técnico, no caso de o auditor ser pessoa jurídica)]</w:t>
      </w:r>
    </w:p>
    <w:p w14:paraId="3E0E3DD8"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[Números de registro no CRC da firma de auditoria e do profissional que assina o relatório]</w:t>
      </w:r>
    </w:p>
    <w:p w14:paraId="43674FC6" w14:textId="77777777" w:rsidR="00C1157F" w:rsidRPr="0001013E" w:rsidRDefault="00C1157F" w:rsidP="00C1157F">
      <w:pPr>
        <w:spacing w:after="0" w:line="240" w:lineRule="auto"/>
        <w:jc w:val="both"/>
        <w:rPr>
          <w:rFonts w:ascii="Times New Roman" w:hAnsi="Times New Roman"/>
          <w:sz w:val="24"/>
          <w:szCs w:val="24"/>
        </w:rPr>
      </w:pPr>
      <w:r w:rsidRPr="0001013E">
        <w:rPr>
          <w:rFonts w:ascii="Times New Roman" w:hAnsi="Times New Roman"/>
          <w:sz w:val="24"/>
          <w:szCs w:val="24"/>
        </w:rPr>
        <w:t>[Assinatura do auditor independente]</w:t>
      </w:r>
    </w:p>
    <w:p w14:paraId="6D6C43A2" w14:textId="77777777" w:rsidR="00C1157F" w:rsidRDefault="00C1157F" w:rsidP="00C1157F">
      <w:pPr>
        <w:spacing w:after="0" w:line="240" w:lineRule="auto"/>
        <w:jc w:val="both"/>
        <w:rPr>
          <w:rFonts w:ascii="Times New Roman" w:eastAsia="Arial" w:hAnsi="Times New Roman"/>
          <w:sz w:val="24"/>
          <w:szCs w:val="24"/>
        </w:rPr>
      </w:pPr>
    </w:p>
    <w:p w14:paraId="6D6B7C7C" w14:textId="77777777" w:rsidR="00C1157F" w:rsidRPr="0001013E" w:rsidRDefault="00C1157F" w:rsidP="00C1157F">
      <w:pPr>
        <w:spacing w:after="0" w:line="240" w:lineRule="auto"/>
        <w:jc w:val="both"/>
        <w:rPr>
          <w:rFonts w:ascii="Times New Roman" w:eastAsia="Arial" w:hAnsi="Times New Roman"/>
          <w:sz w:val="24"/>
          <w:szCs w:val="24"/>
        </w:rPr>
      </w:pPr>
    </w:p>
    <w:p w14:paraId="4F938AC5" w14:textId="77777777" w:rsidR="00C1157F" w:rsidRPr="00023B84" w:rsidRDefault="00C1157F" w:rsidP="00C1157F">
      <w:pPr>
        <w:spacing w:after="120" w:line="240" w:lineRule="auto"/>
        <w:ind w:left="284" w:hanging="284"/>
        <w:jc w:val="both"/>
        <w:rPr>
          <w:rFonts w:ascii="Times New Roman" w:eastAsia="Arial" w:hAnsi="Times New Roman"/>
          <w:sz w:val="20"/>
          <w:szCs w:val="20"/>
        </w:rPr>
      </w:pPr>
      <w:r w:rsidRPr="00A3069C">
        <w:rPr>
          <w:rFonts w:ascii="Times New Roman" w:eastAsia="Arial" w:hAnsi="Times New Roman"/>
          <w:sz w:val="20"/>
          <w:szCs w:val="20"/>
          <w:vertAlign w:val="superscript"/>
        </w:rPr>
        <w:t>(1)</w:t>
      </w:r>
      <w:r w:rsidRPr="00023B84">
        <w:rPr>
          <w:rFonts w:ascii="Times New Roman" w:eastAsia="Arial" w:hAnsi="Times New Roman"/>
          <w:sz w:val="20"/>
          <w:szCs w:val="20"/>
        </w:rPr>
        <w:t xml:space="preserve"> </w:t>
      </w:r>
      <w:r>
        <w:rPr>
          <w:rFonts w:ascii="Times New Roman" w:eastAsia="Arial" w:hAnsi="Times New Roman"/>
          <w:sz w:val="20"/>
          <w:szCs w:val="20"/>
        </w:rPr>
        <w:tab/>
      </w:r>
      <w:r w:rsidRPr="00023B84">
        <w:rPr>
          <w:rFonts w:ascii="Times New Roman" w:eastAsia="Arial" w:hAnsi="Times New Roman"/>
          <w:sz w:val="20"/>
          <w:szCs w:val="20"/>
        </w:rPr>
        <w:t xml:space="preserve">Em todos esses exemplos de relatório do auditor, os termos </w:t>
      </w:r>
      <w:r>
        <w:rPr>
          <w:rFonts w:ascii="Times New Roman" w:eastAsia="Arial" w:hAnsi="Times New Roman"/>
          <w:sz w:val="20"/>
          <w:szCs w:val="20"/>
        </w:rPr>
        <w:t>“</w:t>
      </w:r>
      <w:r w:rsidRPr="00023B84">
        <w:rPr>
          <w:rFonts w:ascii="Times New Roman" w:eastAsia="Arial" w:hAnsi="Times New Roman"/>
          <w:sz w:val="20"/>
          <w:szCs w:val="20"/>
        </w:rPr>
        <w:t>administração</w:t>
      </w:r>
      <w:r>
        <w:rPr>
          <w:rFonts w:ascii="Times New Roman" w:eastAsia="Arial" w:hAnsi="Times New Roman"/>
          <w:sz w:val="20"/>
          <w:szCs w:val="20"/>
        </w:rPr>
        <w:t>”</w:t>
      </w:r>
      <w:r w:rsidRPr="00023B84">
        <w:rPr>
          <w:rFonts w:ascii="Times New Roman" w:eastAsia="Arial" w:hAnsi="Times New Roman"/>
          <w:sz w:val="20"/>
          <w:szCs w:val="20"/>
        </w:rPr>
        <w:t xml:space="preserve"> e </w:t>
      </w:r>
      <w:r>
        <w:rPr>
          <w:rFonts w:ascii="Times New Roman" w:eastAsia="Arial" w:hAnsi="Times New Roman"/>
          <w:sz w:val="20"/>
          <w:szCs w:val="20"/>
        </w:rPr>
        <w:t>“</w:t>
      </w:r>
      <w:r w:rsidRPr="00023B84">
        <w:rPr>
          <w:rFonts w:ascii="Times New Roman" w:eastAsia="Arial" w:hAnsi="Times New Roman"/>
          <w:sz w:val="20"/>
          <w:szCs w:val="20"/>
        </w:rPr>
        <w:t>responsáveis pela</w:t>
      </w:r>
      <w:r w:rsidRPr="00023B84">
        <w:rPr>
          <w:rFonts w:ascii="Times New Roman" w:eastAsia="Arial" w:hAnsi="Times New Roman"/>
          <w:spacing w:val="17"/>
          <w:sz w:val="20"/>
          <w:szCs w:val="20"/>
        </w:rPr>
        <w:t xml:space="preserve"> </w:t>
      </w:r>
      <w:r w:rsidRPr="00023B84">
        <w:rPr>
          <w:rFonts w:ascii="Times New Roman" w:eastAsia="Arial" w:hAnsi="Times New Roman"/>
          <w:sz w:val="20"/>
          <w:szCs w:val="20"/>
        </w:rPr>
        <w:t>governança</w:t>
      </w:r>
      <w:r>
        <w:rPr>
          <w:rFonts w:ascii="Times New Roman" w:eastAsia="Arial" w:hAnsi="Times New Roman"/>
          <w:sz w:val="20"/>
          <w:szCs w:val="20"/>
        </w:rPr>
        <w:t>”</w:t>
      </w:r>
      <w:r w:rsidRPr="00023B84">
        <w:rPr>
          <w:rFonts w:ascii="Times New Roman" w:eastAsia="Arial" w:hAnsi="Times New Roman"/>
          <w:sz w:val="20"/>
          <w:szCs w:val="20"/>
        </w:rPr>
        <w:t xml:space="preserve"> podem precisar ser substituídos por outros termos mais apropriados </w:t>
      </w:r>
      <w:r>
        <w:rPr>
          <w:rFonts w:ascii="Times New Roman" w:eastAsia="Arial" w:hAnsi="Times New Roman"/>
          <w:sz w:val="20"/>
          <w:szCs w:val="20"/>
        </w:rPr>
        <w:t>a</w:t>
      </w:r>
      <w:r w:rsidRPr="00023B84">
        <w:rPr>
          <w:rFonts w:ascii="Times New Roman" w:eastAsia="Arial" w:hAnsi="Times New Roman"/>
          <w:sz w:val="20"/>
          <w:szCs w:val="20"/>
        </w:rPr>
        <w:t>o contexto da estrutura legal</w:t>
      </w:r>
      <w:r w:rsidRPr="00023B84">
        <w:rPr>
          <w:rFonts w:ascii="Times New Roman" w:eastAsia="Arial" w:hAnsi="Times New Roman"/>
          <w:spacing w:val="-1"/>
          <w:sz w:val="20"/>
          <w:szCs w:val="20"/>
        </w:rPr>
        <w:t xml:space="preserve"> de determinada </w:t>
      </w:r>
      <w:r w:rsidRPr="00023B84">
        <w:rPr>
          <w:rFonts w:ascii="Times New Roman" w:eastAsia="Arial" w:hAnsi="Times New Roman"/>
          <w:sz w:val="20"/>
          <w:szCs w:val="20"/>
        </w:rPr>
        <w:t>jurisdição.</w:t>
      </w:r>
    </w:p>
    <w:p w14:paraId="6A3F8CCB" w14:textId="77777777" w:rsidR="00C1157F" w:rsidRPr="00023B84" w:rsidRDefault="00C1157F" w:rsidP="00C1157F">
      <w:pPr>
        <w:pStyle w:val="Textodenotaderodap"/>
        <w:spacing w:after="120"/>
        <w:ind w:left="284" w:hanging="284"/>
        <w:jc w:val="both"/>
      </w:pPr>
      <w:r w:rsidRPr="00A3069C">
        <w:rPr>
          <w:vertAlign w:val="superscript"/>
        </w:rPr>
        <w:t>(2)</w:t>
      </w:r>
      <w:r w:rsidRPr="00023B84">
        <w:t xml:space="preserve"> </w:t>
      </w:r>
      <w:r>
        <w:tab/>
      </w:r>
      <w:r w:rsidRPr="00023B84">
        <w:t xml:space="preserve">Nos termos da legislação societária brasileira, o </w:t>
      </w:r>
      <w:r>
        <w:t>R</w:t>
      </w:r>
      <w:r w:rsidRPr="00023B84">
        <w:t xml:space="preserve">elatório da </w:t>
      </w:r>
      <w:r>
        <w:t>A</w:t>
      </w:r>
      <w:r w:rsidRPr="00023B84">
        <w:t xml:space="preserve">dministração é divulgado em conjunto com as demonstrações contábeis. No entanto, podem existir outros relatórios divulgados em conjunto com as demonstrações contábeis. Nesses casos, a redação do parágrafo acima deve ser alterada para incluir o nome dos relatórios que acompanham as demonstrações contábeis. </w:t>
      </w:r>
    </w:p>
    <w:p w14:paraId="230930CC" w14:textId="77777777" w:rsidR="00C1157F" w:rsidRPr="0001013E" w:rsidRDefault="00C1157F" w:rsidP="00C1157F">
      <w:pPr>
        <w:spacing w:after="0" w:line="240" w:lineRule="auto"/>
        <w:ind w:left="284" w:hanging="284"/>
        <w:jc w:val="both"/>
        <w:rPr>
          <w:rFonts w:ascii="Times New Roman" w:hAnsi="Times New Roman"/>
          <w:sz w:val="24"/>
          <w:szCs w:val="24"/>
        </w:rPr>
      </w:pPr>
      <w:r w:rsidRPr="00A3069C">
        <w:rPr>
          <w:rFonts w:ascii="Times New Roman" w:eastAsia="Arial" w:hAnsi="Times New Roman"/>
          <w:sz w:val="20"/>
          <w:szCs w:val="20"/>
          <w:vertAlign w:val="superscript"/>
        </w:rPr>
        <w:t>(3)</w:t>
      </w:r>
      <w:r w:rsidRPr="00023B84">
        <w:rPr>
          <w:rFonts w:ascii="Times New Roman" w:eastAsia="Arial" w:hAnsi="Times New Roman"/>
          <w:sz w:val="20"/>
          <w:szCs w:val="20"/>
        </w:rPr>
        <w:t xml:space="preserve"> </w:t>
      </w:r>
      <w:r>
        <w:rPr>
          <w:rFonts w:ascii="Times New Roman" w:eastAsia="Arial" w:hAnsi="Times New Roman"/>
          <w:sz w:val="20"/>
          <w:szCs w:val="20"/>
        </w:rPr>
        <w:tab/>
      </w:r>
      <w:r w:rsidRPr="00023B84">
        <w:rPr>
          <w:rFonts w:ascii="Times New Roman" w:eastAsia="Arial" w:hAnsi="Times New Roman"/>
          <w:sz w:val="20"/>
          <w:szCs w:val="20"/>
        </w:rPr>
        <w:t xml:space="preserve">A seção “Principais </w:t>
      </w:r>
      <w:r>
        <w:rPr>
          <w:rFonts w:ascii="Times New Roman" w:eastAsia="Arial" w:hAnsi="Times New Roman"/>
          <w:sz w:val="20"/>
          <w:szCs w:val="20"/>
        </w:rPr>
        <w:t>a</w:t>
      </w:r>
      <w:r w:rsidRPr="00023B84">
        <w:rPr>
          <w:rFonts w:ascii="Times New Roman" w:eastAsia="Arial" w:hAnsi="Times New Roman"/>
          <w:sz w:val="20"/>
          <w:szCs w:val="20"/>
        </w:rPr>
        <w:t xml:space="preserve">ssuntos de </w:t>
      </w:r>
      <w:r>
        <w:rPr>
          <w:rFonts w:ascii="Times New Roman" w:eastAsia="Arial" w:hAnsi="Times New Roman"/>
          <w:sz w:val="20"/>
          <w:szCs w:val="20"/>
        </w:rPr>
        <w:t>a</w:t>
      </w:r>
      <w:r w:rsidRPr="00023B84">
        <w:rPr>
          <w:rFonts w:ascii="Times New Roman" w:eastAsia="Arial" w:hAnsi="Times New Roman"/>
          <w:sz w:val="20"/>
          <w:szCs w:val="20"/>
        </w:rPr>
        <w:t xml:space="preserve">uditoria” é exigida somente para entidades listadas. </w:t>
      </w:r>
    </w:p>
    <w:p w14:paraId="32A1CEE9" w14:textId="77777777" w:rsidR="00C1157F" w:rsidRPr="00D05518" w:rsidRDefault="00C1157F" w:rsidP="00C1157F">
      <w:pPr>
        <w:spacing w:after="0" w:line="240" w:lineRule="auto"/>
        <w:jc w:val="both"/>
        <w:rPr>
          <w:rFonts w:ascii="Times New Roman" w:hAnsi="Times New Roman"/>
          <w:sz w:val="24"/>
          <w:szCs w:val="24"/>
        </w:rPr>
      </w:pPr>
    </w:p>
    <w:p w14:paraId="048BA175" w14:textId="77777777" w:rsidR="00C1157F" w:rsidRPr="00D05518" w:rsidRDefault="00C1157F" w:rsidP="00C1157F">
      <w:pPr>
        <w:spacing w:after="0" w:line="240" w:lineRule="auto"/>
        <w:jc w:val="both"/>
        <w:rPr>
          <w:rFonts w:ascii="Times New Roman" w:hAnsi="Times New Roman"/>
          <w:sz w:val="24"/>
          <w:szCs w:val="24"/>
        </w:rPr>
      </w:pPr>
    </w:p>
    <w:p w14:paraId="231ED6EA" w14:textId="77777777" w:rsidR="002A7EB0" w:rsidRPr="002A7EB0" w:rsidRDefault="002A7EB0" w:rsidP="002A7EB0"/>
    <w:p w14:paraId="757D21FF" w14:textId="7A7B2D7A" w:rsidR="00AE3130" w:rsidRDefault="00AE3130" w:rsidP="00D17E06">
      <w:pPr>
        <w:pStyle w:val="Ttulo1"/>
        <w:spacing w:before="0" w:after="120" w:line="240" w:lineRule="auto"/>
        <w:rPr>
          <w:rFonts w:ascii="Times New Roman" w:hAnsi="Times New Roman" w:cs="Times New Roman"/>
          <w:b/>
          <w:bCs/>
          <w:color w:val="auto"/>
          <w:sz w:val="24"/>
          <w:szCs w:val="24"/>
        </w:rPr>
      </w:pPr>
      <w:bookmarkStart w:id="255" w:name="_Toc183036922"/>
      <w:r w:rsidRPr="00D17E06">
        <w:rPr>
          <w:rFonts w:ascii="Times New Roman" w:hAnsi="Times New Roman" w:cs="Times New Roman"/>
          <w:b/>
          <w:bCs/>
          <w:color w:val="auto"/>
          <w:sz w:val="24"/>
          <w:szCs w:val="24"/>
        </w:rPr>
        <w:t xml:space="preserve">NBC TA </w:t>
      </w:r>
      <w:r w:rsidR="00D17E06" w:rsidRPr="00D17E06">
        <w:rPr>
          <w:rFonts w:ascii="Times New Roman" w:hAnsi="Times New Roman" w:cs="Times New Roman"/>
          <w:b/>
          <w:bCs/>
          <w:color w:val="auto"/>
          <w:sz w:val="24"/>
          <w:szCs w:val="24"/>
        </w:rPr>
        <w:t>80</w:t>
      </w:r>
      <w:r w:rsidRPr="00D17E06">
        <w:rPr>
          <w:rFonts w:ascii="Times New Roman" w:hAnsi="Times New Roman" w:cs="Times New Roman"/>
          <w:b/>
          <w:bCs/>
          <w:color w:val="auto"/>
          <w:sz w:val="24"/>
          <w:szCs w:val="24"/>
        </w:rPr>
        <w:t>0</w:t>
      </w:r>
      <w:bookmarkEnd w:id="255"/>
    </w:p>
    <w:p w14:paraId="2DCB6602" w14:textId="77777777" w:rsidR="00C1157F" w:rsidRPr="00C1157F" w:rsidRDefault="00C1157F" w:rsidP="00C1157F">
      <w:pPr>
        <w:rPr>
          <w:b/>
          <w:bCs/>
        </w:rPr>
      </w:pPr>
      <w:r w:rsidRPr="00C1157F">
        <w:rPr>
          <w:b/>
          <w:bCs/>
        </w:rPr>
        <w:t>NORMA BRASILEIRA DE CONTABILIDADE, NBC TA 800, DE 17 DE FEVEREIRO DE 2017</w:t>
      </w:r>
    </w:p>
    <w:p w14:paraId="6F152C19" w14:textId="77777777" w:rsidR="00C1157F" w:rsidRPr="0099041D" w:rsidRDefault="00C1157F" w:rsidP="00C1157F">
      <w:pPr>
        <w:widowControl w:val="0"/>
        <w:spacing w:before="171"/>
        <w:ind w:left="667"/>
        <w:rPr>
          <w:rFonts w:ascii="Arial" w:eastAsia="Arial" w:hAnsi="Arial"/>
          <w:sz w:val="20"/>
          <w:szCs w:val="20"/>
        </w:rPr>
      </w:pPr>
    </w:p>
    <w:p w14:paraId="1A499EF7" w14:textId="77777777" w:rsidR="00C1157F" w:rsidRPr="00752210" w:rsidRDefault="00C1157F" w:rsidP="00C1157F">
      <w:pPr>
        <w:widowControl w:val="0"/>
        <w:ind w:left="4678"/>
        <w:jc w:val="both"/>
        <w:rPr>
          <w:rFonts w:eastAsia="Calibri"/>
          <w:b/>
          <w:i/>
        </w:rPr>
      </w:pPr>
      <w:r w:rsidRPr="0099041D">
        <w:rPr>
          <w:rFonts w:eastAsia="Calibri"/>
          <w:b/>
          <w:bCs/>
          <w:i/>
          <w:iCs/>
        </w:rPr>
        <w:t xml:space="preserve">Dá nova redação à NBC TA </w:t>
      </w:r>
      <w:r>
        <w:rPr>
          <w:rFonts w:eastAsia="Calibri"/>
          <w:b/>
          <w:bCs/>
          <w:i/>
          <w:iCs/>
        </w:rPr>
        <w:t>8</w:t>
      </w:r>
      <w:r w:rsidRPr="0099041D">
        <w:rPr>
          <w:rFonts w:eastAsia="Calibri"/>
          <w:b/>
          <w:bCs/>
          <w:i/>
          <w:iCs/>
        </w:rPr>
        <w:t xml:space="preserve">00 que dispõe sobre </w:t>
      </w:r>
      <w:r w:rsidRPr="00752210">
        <w:rPr>
          <w:b/>
          <w:i/>
        </w:rPr>
        <w:t xml:space="preserve">auditorias de demonstrações contábeis elaboradas de acordo com </w:t>
      </w:r>
      <w:r>
        <w:rPr>
          <w:b/>
          <w:i/>
        </w:rPr>
        <w:t xml:space="preserve">as </w:t>
      </w:r>
      <w:r w:rsidRPr="00752210">
        <w:rPr>
          <w:b/>
          <w:i/>
        </w:rPr>
        <w:t xml:space="preserve">estruturas conceituais de contabilidade </w:t>
      </w:r>
      <w:r w:rsidRPr="0079689C">
        <w:rPr>
          <w:b/>
          <w:i/>
          <w:highlight w:val="yellow"/>
        </w:rPr>
        <w:t>para propósitos especiais</w:t>
      </w:r>
      <w:r w:rsidRPr="00752210">
        <w:rPr>
          <w:rFonts w:eastAsia="Calibri"/>
          <w:b/>
          <w:i/>
        </w:rPr>
        <w:t>.</w:t>
      </w:r>
    </w:p>
    <w:p w14:paraId="15642228" w14:textId="77777777" w:rsidR="00C1157F" w:rsidRPr="0099041D" w:rsidRDefault="00C1157F" w:rsidP="00C1157F">
      <w:pPr>
        <w:widowControl w:val="0"/>
        <w:ind w:left="4253"/>
        <w:jc w:val="both"/>
        <w:rPr>
          <w:rFonts w:eastAsia="Calibri"/>
          <w:b/>
          <w:i/>
        </w:rPr>
      </w:pPr>
    </w:p>
    <w:p w14:paraId="3D7F0364" w14:textId="77777777" w:rsidR="00C1157F" w:rsidRPr="0099041D" w:rsidRDefault="00C1157F" w:rsidP="00C1157F">
      <w:pPr>
        <w:widowControl w:val="0"/>
        <w:ind w:left="4253"/>
        <w:jc w:val="both"/>
        <w:rPr>
          <w:rFonts w:eastAsia="Calibri"/>
          <w:b/>
          <w:i/>
        </w:rPr>
      </w:pPr>
    </w:p>
    <w:p w14:paraId="4CB1E945" w14:textId="77777777" w:rsidR="00C1157F" w:rsidRPr="0099041D" w:rsidRDefault="00C1157F" w:rsidP="00C1157F">
      <w:pPr>
        <w:widowControl w:val="0"/>
        <w:ind w:firstLine="567"/>
        <w:jc w:val="both"/>
        <w:rPr>
          <w:rFonts w:eastAsia="Calibri"/>
        </w:rPr>
      </w:pPr>
      <w:r w:rsidRPr="0099041D">
        <w:rPr>
          <w:rFonts w:eastAsia="Calibri"/>
          <w:bCs/>
        </w:rPr>
        <w:t xml:space="preserve">O </w:t>
      </w:r>
      <w:r w:rsidRPr="0099041D">
        <w:rPr>
          <w:rFonts w:eastAsia="Calibri"/>
          <w:b/>
          <w:bCs/>
        </w:rPr>
        <w:t>CONSELHO FEDERAL DE CONTABILIDADE</w:t>
      </w:r>
      <w:r w:rsidRPr="0099041D">
        <w:rPr>
          <w:rFonts w:eastAsia="Calibri"/>
        </w:rPr>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w:t>
      </w:r>
      <w:r w:rsidRPr="0099041D">
        <w:rPr>
          <w:rFonts w:eastAsia="Calibri"/>
          <w:color w:val="000000"/>
        </w:rPr>
        <w:t xml:space="preserve"> elaborada de acordo com a sua equivalente internacional ISA </w:t>
      </w:r>
      <w:r>
        <w:rPr>
          <w:rFonts w:eastAsia="Calibri"/>
          <w:color w:val="000000"/>
        </w:rPr>
        <w:t>8</w:t>
      </w:r>
      <w:r w:rsidRPr="0099041D">
        <w:rPr>
          <w:rFonts w:eastAsia="Calibri"/>
          <w:color w:val="000000"/>
        </w:rPr>
        <w:t>00 da IFAC</w:t>
      </w:r>
      <w:r w:rsidRPr="0099041D">
        <w:rPr>
          <w:rFonts w:eastAsia="Calibri"/>
        </w:rPr>
        <w:t>:</w:t>
      </w:r>
    </w:p>
    <w:p w14:paraId="4D680052" w14:textId="77777777" w:rsidR="00C1157F" w:rsidRDefault="00C1157F" w:rsidP="00C1157F">
      <w:pPr>
        <w:jc w:val="center"/>
        <w:rPr>
          <w:b/>
        </w:rPr>
      </w:pPr>
    </w:p>
    <w:p w14:paraId="29E12AE6" w14:textId="77777777" w:rsidR="00C1157F" w:rsidRPr="00B16328" w:rsidRDefault="00C1157F" w:rsidP="00C1157F">
      <w:pPr>
        <w:jc w:val="center"/>
        <w:rPr>
          <w:b/>
        </w:rPr>
      </w:pPr>
      <w:r w:rsidRPr="00B16328">
        <w:rPr>
          <w:b/>
        </w:rPr>
        <w:t xml:space="preserve">NBC TA 800 – CONSIDERAÇÕES ESPECIAIS – AUDITORIAS DE DEMONSTRAÇÕES CONTÁBEIS ELABORADAS DE ACORDO COM </w:t>
      </w:r>
      <w:r>
        <w:rPr>
          <w:b/>
        </w:rPr>
        <w:t xml:space="preserve">AS </w:t>
      </w:r>
      <w:r w:rsidRPr="00B16328">
        <w:rPr>
          <w:b/>
        </w:rPr>
        <w:t>ESTRUTURAS CONCEITUAIS DE CONTABILIDADE PARA PROPÓSITOS ESPECIAIS</w:t>
      </w:r>
    </w:p>
    <w:p w14:paraId="3E377C9E" w14:textId="77777777" w:rsidR="00C1157F" w:rsidRDefault="00C1157F" w:rsidP="00C1157F">
      <w:pPr>
        <w:jc w:val="both"/>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1417"/>
      </w:tblGrid>
      <w:tr w:rsidR="00C1157F" w14:paraId="4609C702" w14:textId="77777777" w:rsidTr="009A4CD5">
        <w:tc>
          <w:tcPr>
            <w:tcW w:w="8222" w:type="dxa"/>
          </w:tcPr>
          <w:p w14:paraId="71B482AD" w14:textId="77777777" w:rsidR="00C1157F" w:rsidRPr="0030725C" w:rsidRDefault="00C1157F" w:rsidP="009A4CD5">
            <w:pPr>
              <w:spacing w:before="60" w:after="60" w:line="276" w:lineRule="auto"/>
              <w:jc w:val="both"/>
            </w:pPr>
            <w:r w:rsidRPr="0030725C">
              <w:rPr>
                <w:b/>
              </w:rPr>
              <w:t>Sumário</w:t>
            </w:r>
          </w:p>
        </w:tc>
        <w:tc>
          <w:tcPr>
            <w:tcW w:w="1417" w:type="dxa"/>
          </w:tcPr>
          <w:p w14:paraId="3506196A" w14:textId="77777777" w:rsidR="00C1157F" w:rsidRPr="0030725C" w:rsidRDefault="00C1157F" w:rsidP="009A4CD5">
            <w:pPr>
              <w:spacing w:before="60" w:after="60" w:line="276" w:lineRule="auto"/>
              <w:jc w:val="center"/>
              <w:rPr>
                <w:b/>
              </w:rPr>
            </w:pPr>
            <w:r w:rsidRPr="0030725C">
              <w:rPr>
                <w:b/>
              </w:rPr>
              <w:t>Item</w:t>
            </w:r>
          </w:p>
        </w:tc>
      </w:tr>
      <w:tr w:rsidR="00C1157F" w14:paraId="51239E5B" w14:textId="77777777" w:rsidTr="009A4CD5">
        <w:tc>
          <w:tcPr>
            <w:tcW w:w="8222" w:type="dxa"/>
          </w:tcPr>
          <w:p w14:paraId="002466DB" w14:textId="77777777" w:rsidR="00C1157F" w:rsidRPr="0030725C" w:rsidRDefault="00C1157F" w:rsidP="009A4CD5">
            <w:pPr>
              <w:spacing w:before="60" w:after="60" w:line="276" w:lineRule="auto"/>
              <w:jc w:val="both"/>
            </w:pPr>
            <w:r w:rsidRPr="0030725C">
              <w:rPr>
                <w:b/>
              </w:rPr>
              <w:t>INTRODUÇÃO</w:t>
            </w:r>
          </w:p>
        </w:tc>
        <w:tc>
          <w:tcPr>
            <w:tcW w:w="1417" w:type="dxa"/>
          </w:tcPr>
          <w:p w14:paraId="0F8A8BD8" w14:textId="77777777" w:rsidR="00C1157F" w:rsidRPr="0030725C" w:rsidRDefault="00C1157F" w:rsidP="009A4CD5">
            <w:pPr>
              <w:spacing w:before="60" w:after="60" w:line="276" w:lineRule="auto"/>
              <w:jc w:val="center"/>
            </w:pPr>
          </w:p>
        </w:tc>
      </w:tr>
      <w:tr w:rsidR="00C1157F" w14:paraId="6C2CBD1F" w14:textId="77777777" w:rsidTr="009A4CD5">
        <w:tc>
          <w:tcPr>
            <w:tcW w:w="8222" w:type="dxa"/>
          </w:tcPr>
          <w:p w14:paraId="5E7EFCCD" w14:textId="77777777" w:rsidR="00C1157F" w:rsidRPr="0030725C" w:rsidRDefault="00C1157F" w:rsidP="009A4CD5">
            <w:pPr>
              <w:spacing w:before="60" w:after="60" w:line="276" w:lineRule="auto"/>
              <w:jc w:val="both"/>
            </w:pPr>
            <w:r w:rsidRPr="0030725C">
              <w:t>Alcance</w:t>
            </w:r>
          </w:p>
        </w:tc>
        <w:tc>
          <w:tcPr>
            <w:tcW w:w="1417" w:type="dxa"/>
          </w:tcPr>
          <w:p w14:paraId="48B53E88" w14:textId="77777777" w:rsidR="00C1157F" w:rsidRPr="0030725C" w:rsidRDefault="00C1157F" w:rsidP="009A4CD5">
            <w:pPr>
              <w:spacing w:before="60" w:after="60" w:line="276" w:lineRule="auto"/>
              <w:jc w:val="center"/>
            </w:pPr>
            <w:r w:rsidRPr="0030725C">
              <w:t>1 – 3</w:t>
            </w:r>
          </w:p>
        </w:tc>
      </w:tr>
      <w:tr w:rsidR="00C1157F" w14:paraId="6F90DE8C" w14:textId="77777777" w:rsidTr="009A4CD5">
        <w:tc>
          <w:tcPr>
            <w:tcW w:w="8222" w:type="dxa"/>
          </w:tcPr>
          <w:p w14:paraId="0B6046AD" w14:textId="77777777" w:rsidR="00C1157F" w:rsidRPr="0030725C" w:rsidRDefault="00C1157F" w:rsidP="009A4CD5">
            <w:pPr>
              <w:spacing w:before="60" w:after="60" w:line="276" w:lineRule="auto"/>
              <w:jc w:val="both"/>
            </w:pPr>
            <w:r w:rsidRPr="0030725C">
              <w:t>Data de vigência</w:t>
            </w:r>
          </w:p>
        </w:tc>
        <w:tc>
          <w:tcPr>
            <w:tcW w:w="1417" w:type="dxa"/>
          </w:tcPr>
          <w:p w14:paraId="07840A6E" w14:textId="77777777" w:rsidR="00C1157F" w:rsidRPr="0030725C" w:rsidRDefault="00C1157F" w:rsidP="009A4CD5">
            <w:pPr>
              <w:spacing w:before="60" w:after="60" w:line="276" w:lineRule="auto"/>
              <w:jc w:val="center"/>
            </w:pPr>
            <w:r w:rsidRPr="0030725C">
              <w:t>4</w:t>
            </w:r>
          </w:p>
        </w:tc>
      </w:tr>
      <w:tr w:rsidR="00C1157F" w14:paraId="481E8624" w14:textId="77777777" w:rsidTr="009A4CD5">
        <w:tc>
          <w:tcPr>
            <w:tcW w:w="8222" w:type="dxa"/>
          </w:tcPr>
          <w:p w14:paraId="23B690BB" w14:textId="77777777" w:rsidR="00C1157F" w:rsidRPr="0030725C" w:rsidRDefault="00C1157F" w:rsidP="009A4CD5">
            <w:pPr>
              <w:spacing w:before="60" w:after="60" w:line="276" w:lineRule="auto"/>
              <w:jc w:val="both"/>
            </w:pPr>
            <w:r w:rsidRPr="0030725C">
              <w:rPr>
                <w:b/>
              </w:rPr>
              <w:t>OBJETIVO</w:t>
            </w:r>
          </w:p>
        </w:tc>
        <w:tc>
          <w:tcPr>
            <w:tcW w:w="1417" w:type="dxa"/>
          </w:tcPr>
          <w:p w14:paraId="2DDB10C1" w14:textId="77777777" w:rsidR="00C1157F" w:rsidRPr="0030725C" w:rsidRDefault="00C1157F" w:rsidP="009A4CD5">
            <w:pPr>
              <w:spacing w:before="60" w:after="60" w:line="276" w:lineRule="auto"/>
              <w:jc w:val="center"/>
              <w:rPr>
                <w:b/>
              </w:rPr>
            </w:pPr>
            <w:r w:rsidRPr="0030725C">
              <w:rPr>
                <w:b/>
              </w:rPr>
              <w:t>5</w:t>
            </w:r>
          </w:p>
        </w:tc>
      </w:tr>
      <w:tr w:rsidR="00C1157F" w14:paraId="7422AE94" w14:textId="77777777" w:rsidTr="009A4CD5">
        <w:tc>
          <w:tcPr>
            <w:tcW w:w="8222" w:type="dxa"/>
          </w:tcPr>
          <w:p w14:paraId="560CFE99" w14:textId="77777777" w:rsidR="00C1157F" w:rsidRPr="0030725C" w:rsidRDefault="00C1157F" w:rsidP="009A4CD5">
            <w:pPr>
              <w:spacing w:before="60" w:after="60" w:line="276" w:lineRule="auto"/>
              <w:jc w:val="both"/>
            </w:pPr>
            <w:r w:rsidRPr="0030725C">
              <w:rPr>
                <w:b/>
              </w:rPr>
              <w:t>DEFINIÇÕES</w:t>
            </w:r>
          </w:p>
        </w:tc>
        <w:tc>
          <w:tcPr>
            <w:tcW w:w="1417" w:type="dxa"/>
          </w:tcPr>
          <w:p w14:paraId="4B902686" w14:textId="77777777" w:rsidR="00C1157F" w:rsidRPr="0030725C" w:rsidRDefault="00C1157F" w:rsidP="009A4CD5">
            <w:pPr>
              <w:spacing w:before="60" w:after="60" w:line="276" w:lineRule="auto"/>
              <w:jc w:val="center"/>
              <w:rPr>
                <w:b/>
              </w:rPr>
            </w:pPr>
            <w:r w:rsidRPr="0030725C">
              <w:rPr>
                <w:b/>
              </w:rPr>
              <w:t>6 – 7</w:t>
            </w:r>
          </w:p>
        </w:tc>
      </w:tr>
      <w:tr w:rsidR="00C1157F" w14:paraId="764F8C8E" w14:textId="77777777" w:rsidTr="009A4CD5">
        <w:tc>
          <w:tcPr>
            <w:tcW w:w="8222" w:type="dxa"/>
          </w:tcPr>
          <w:p w14:paraId="7190640A" w14:textId="77777777" w:rsidR="00C1157F" w:rsidRPr="0030725C" w:rsidRDefault="00C1157F" w:rsidP="009A4CD5">
            <w:pPr>
              <w:spacing w:before="60" w:after="60" w:line="276" w:lineRule="auto"/>
              <w:jc w:val="both"/>
            </w:pPr>
            <w:r w:rsidRPr="0030725C">
              <w:rPr>
                <w:b/>
              </w:rPr>
              <w:t>REQUISITOS</w:t>
            </w:r>
          </w:p>
        </w:tc>
        <w:tc>
          <w:tcPr>
            <w:tcW w:w="1417" w:type="dxa"/>
          </w:tcPr>
          <w:p w14:paraId="4B5AD2A3" w14:textId="77777777" w:rsidR="00C1157F" w:rsidRPr="0030725C" w:rsidRDefault="00C1157F" w:rsidP="009A4CD5">
            <w:pPr>
              <w:spacing w:before="60" w:after="60" w:line="276" w:lineRule="auto"/>
              <w:jc w:val="center"/>
            </w:pPr>
          </w:p>
        </w:tc>
      </w:tr>
      <w:tr w:rsidR="00C1157F" w14:paraId="3FBAF473" w14:textId="77777777" w:rsidTr="009A4CD5">
        <w:tc>
          <w:tcPr>
            <w:tcW w:w="8222" w:type="dxa"/>
          </w:tcPr>
          <w:p w14:paraId="64D01F84" w14:textId="77777777" w:rsidR="00C1157F" w:rsidRPr="0030725C" w:rsidRDefault="00C1157F" w:rsidP="009A4CD5">
            <w:pPr>
              <w:spacing w:before="60" w:after="60" w:line="276" w:lineRule="auto"/>
              <w:jc w:val="both"/>
            </w:pPr>
            <w:r w:rsidRPr="0030725C">
              <w:t>Considerações ao aceitar o trabalho</w:t>
            </w:r>
          </w:p>
        </w:tc>
        <w:tc>
          <w:tcPr>
            <w:tcW w:w="1417" w:type="dxa"/>
          </w:tcPr>
          <w:p w14:paraId="1F55F594" w14:textId="77777777" w:rsidR="00C1157F" w:rsidRPr="0030725C" w:rsidRDefault="00C1157F" w:rsidP="009A4CD5">
            <w:pPr>
              <w:spacing w:before="60" w:after="60" w:line="276" w:lineRule="auto"/>
              <w:jc w:val="center"/>
            </w:pPr>
            <w:r w:rsidRPr="0030725C">
              <w:t>8</w:t>
            </w:r>
          </w:p>
        </w:tc>
      </w:tr>
      <w:tr w:rsidR="00C1157F" w14:paraId="181E3817" w14:textId="77777777" w:rsidTr="009A4CD5">
        <w:tc>
          <w:tcPr>
            <w:tcW w:w="8222" w:type="dxa"/>
          </w:tcPr>
          <w:p w14:paraId="0240B6C6" w14:textId="77777777" w:rsidR="00C1157F" w:rsidRPr="0030725C" w:rsidRDefault="00C1157F" w:rsidP="009A4CD5">
            <w:pPr>
              <w:spacing w:before="60" w:after="60" w:line="276" w:lineRule="auto"/>
              <w:jc w:val="both"/>
            </w:pPr>
            <w:r w:rsidRPr="0030725C">
              <w:t>Considerações ao planejar e executar a auditoria</w:t>
            </w:r>
          </w:p>
        </w:tc>
        <w:tc>
          <w:tcPr>
            <w:tcW w:w="1417" w:type="dxa"/>
          </w:tcPr>
          <w:p w14:paraId="07B078FD" w14:textId="77777777" w:rsidR="00C1157F" w:rsidRPr="0030725C" w:rsidRDefault="00C1157F" w:rsidP="009A4CD5">
            <w:pPr>
              <w:spacing w:before="60" w:after="60" w:line="276" w:lineRule="auto"/>
              <w:jc w:val="center"/>
            </w:pPr>
            <w:r w:rsidRPr="0030725C">
              <w:t>9 – 10</w:t>
            </w:r>
          </w:p>
        </w:tc>
      </w:tr>
      <w:tr w:rsidR="00C1157F" w14:paraId="3476710E" w14:textId="77777777" w:rsidTr="009A4CD5">
        <w:tc>
          <w:tcPr>
            <w:tcW w:w="8222" w:type="dxa"/>
          </w:tcPr>
          <w:p w14:paraId="5A5A7AF9" w14:textId="77777777" w:rsidR="00C1157F" w:rsidRPr="0030725C" w:rsidRDefault="00C1157F" w:rsidP="009A4CD5">
            <w:pPr>
              <w:spacing w:before="60" w:after="60" w:line="276" w:lineRule="auto"/>
              <w:jc w:val="both"/>
            </w:pPr>
            <w:r w:rsidRPr="0030725C">
              <w:t>Formação de opinião e comunicação das considerações</w:t>
            </w:r>
          </w:p>
        </w:tc>
        <w:tc>
          <w:tcPr>
            <w:tcW w:w="1417" w:type="dxa"/>
          </w:tcPr>
          <w:p w14:paraId="5C2C8EFD" w14:textId="77777777" w:rsidR="00C1157F" w:rsidRPr="0030725C" w:rsidRDefault="00C1157F" w:rsidP="009A4CD5">
            <w:pPr>
              <w:spacing w:before="60" w:after="60" w:line="276" w:lineRule="auto"/>
              <w:jc w:val="center"/>
            </w:pPr>
            <w:r w:rsidRPr="0030725C">
              <w:t>11 – 14</w:t>
            </w:r>
          </w:p>
        </w:tc>
      </w:tr>
      <w:tr w:rsidR="00C1157F" w:rsidRPr="004B1E0D" w14:paraId="4D906B69" w14:textId="77777777" w:rsidTr="009A4CD5">
        <w:tc>
          <w:tcPr>
            <w:tcW w:w="8222" w:type="dxa"/>
          </w:tcPr>
          <w:p w14:paraId="3EDBE434" w14:textId="77777777" w:rsidR="00C1157F" w:rsidRPr="0030725C" w:rsidRDefault="00C1157F" w:rsidP="009A4CD5">
            <w:pPr>
              <w:spacing w:before="60" w:after="60" w:line="276" w:lineRule="auto"/>
              <w:jc w:val="both"/>
            </w:pPr>
            <w:r w:rsidRPr="0030725C">
              <w:rPr>
                <w:b/>
              </w:rPr>
              <w:t>APLICAÇÃO E OUTROS MATERIAIS EXPLICATIVOS</w:t>
            </w:r>
          </w:p>
        </w:tc>
        <w:tc>
          <w:tcPr>
            <w:tcW w:w="1417" w:type="dxa"/>
          </w:tcPr>
          <w:p w14:paraId="14CE689F" w14:textId="77777777" w:rsidR="00C1157F" w:rsidRPr="0030725C" w:rsidRDefault="00C1157F" w:rsidP="009A4CD5">
            <w:pPr>
              <w:spacing w:before="60" w:after="60" w:line="276" w:lineRule="auto"/>
              <w:jc w:val="center"/>
            </w:pPr>
          </w:p>
        </w:tc>
      </w:tr>
      <w:tr w:rsidR="00C1157F" w14:paraId="1B433C09" w14:textId="77777777" w:rsidTr="009A4CD5">
        <w:tc>
          <w:tcPr>
            <w:tcW w:w="8222" w:type="dxa"/>
          </w:tcPr>
          <w:p w14:paraId="38757835" w14:textId="77777777" w:rsidR="00C1157F" w:rsidRPr="0030725C" w:rsidRDefault="00C1157F" w:rsidP="009A4CD5">
            <w:pPr>
              <w:spacing w:before="60" w:after="60" w:line="276" w:lineRule="auto"/>
              <w:jc w:val="both"/>
            </w:pPr>
            <w:r w:rsidRPr="0030725C">
              <w:t>Definição da estrutura conceitual para propósitos especiais</w:t>
            </w:r>
          </w:p>
        </w:tc>
        <w:tc>
          <w:tcPr>
            <w:tcW w:w="1417" w:type="dxa"/>
          </w:tcPr>
          <w:p w14:paraId="0D9153A9" w14:textId="77777777" w:rsidR="00C1157F" w:rsidRPr="0030725C" w:rsidRDefault="00C1157F" w:rsidP="009A4CD5">
            <w:pPr>
              <w:spacing w:before="60" w:after="60" w:line="276" w:lineRule="auto"/>
              <w:jc w:val="center"/>
            </w:pPr>
            <w:r w:rsidRPr="0030725C">
              <w:t>A1 – A4</w:t>
            </w:r>
          </w:p>
        </w:tc>
      </w:tr>
      <w:tr w:rsidR="00C1157F" w14:paraId="0C778F6F" w14:textId="77777777" w:rsidTr="009A4CD5">
        <w:tc>
          <w:tcPr>
            <w:tcW w:w="8222" w:type="dxa"/>
          </w:tcPr>
          <w:p w14:paraId="7D62DD3D" w14:textId="77777777" w:rsidR="00C1157F" w:rsidRPr="0030725C" w:rsidRDefault="00C1157F" w:rsidP="009A4CD5">
            <w:pPr>
              <w:spacing w:before="60" w:after="60" w:line="276" w:lineRule="auto"/>
              <w:jc w:val="both"/>
            </w:pPr>
            <w:r w:rsidRPr="0030725C">
              <w:t>Considerações ao aceitar o trabalho</w:t>
            </w:r>
          </w:p>
        </w:tc>
        <w:tc>
          <w:tcPr>
            <w:tcW w:w="1417" w:type="dxa"/>
          </w:tcPr>
          <w:p w14:paraId="54CE614C" w14:textId="77777777" w:rsidR="00C1157F" w:rsidRPr="0030725C" w:rsidRDefault="00C1157F" w:rsidP="009A4CD5">
            <w:pPr>
              <w:spacing w:before="60" w:after="60" w:line="276" w:lineRule="auto"/>
              <w:jc w:val="center"/>
            </w:pPr>
            <w:r w:rsidRPr="0030725C">
              <w:t>A5 – A8</w:t>
            </w:r>
          </w:p>
        </w:tc>
      </w:tr>
      <w:tr w:rsidR="00C1157F" w14:paraId="586D309F" w14:textId="77777777" w:rsidTr="009A4CD5">
        <w:tc>
          <w:tcPr>
            <w:tcW w:w="8222" w:type="dxa"/>
          </w:tcPr>
          <w:p w14:paraId="61C63B3C" w14:textId="77777777" w:rsidR="00C1157F" w:rsidRPr="0030725C" w:rsidRDefault="00C1157F" w:rsidP="009A4CD5">
            <w:pPr>
              <w:spacing w:before="60" w:after="60" w:line="276" w:lineRule="auto"/>
              <w:jc w:val="both"/>
            </w:pPr>
            <w:r w:rsidRPr="0030725C">
              <w:t>Considerações ao planejar e executar a auditoria</w:t>
            </w:r>
          </w:p>
        </w:tc>
        <w:tc>
          <w:tcPr>
            <w:tcW w:w="1417" w:type="dxa"/>
          </w:tcPr>
          <w:p w14:paraId="0CDB698E" w14:textId="77777777" w:rsidR="00C1157F" w:rsidRPr="0030725C" w:rsidRDefault="00C1157F" w:rsidP="009A4CD5">
            <w:pPr>
              <w:spacing w:before="60" w:after="60" w:line="276" w:lineRule="auto"/>
              <w:jc w:val="center"/>
            </w:pPr>
            <w:r w:rsidRPr="0030725C">
              <w:t>A9 – A12</w:t>
            </w:r>
          </w:p>
        </w:tc>
      </w:tr>
      <w:tr w:rsidR="00C1157F" w14:paraId="576C98DF" w14:textId="77777777" w:rsidTr="009A4CD5">
        <w:tc>
          <w:tcPr>
            <w:tcW w:w="8222" w:type="dxa"/>
          </w:tcPr>
          <w:p w14:paraId="6FEF1AE7" w14:textId="77777777" w:rsidR="00C1157F" w:rsidRPr="0030725C" w:rsidRDefault="00C1157F" w:rsidP="009A4CD5">
            <w:pPr>
              <w:spacing w:before="60" w:after="60" w:line="276" w:lineRule="auto"/>
              <w:jc w:val="both"/>
            </w:pPr>
            <w:r w:rsidRPr="0030725C">
              <w:t>Formação de opinião e comunicação das considerações</w:t>
            </w:r>
          </w:p>
        </w:tc>
        <w:tc>
          <w:tcPr>
            <w:tcW w:w="1417" w:type="dxa"/>
          </w:tcPr>
          <w:p w14:paraId="42E7F346" w14:textId="77777777" w:rsidR="00C1157F" w:rsidRPr="0030725C" w:rsidRDefault="00C1157F" w:rsidP="009A4CD5">
            <w:pPr>
              <w:spacing w:before="60" w:after="60" w:line="276" w:lineRule="auto"/>
              <w:jc w:val="center"/>
            </w:pPr>
            <w:r w:rsidRPr="0030725C">
              <w:t>A13 – A21</w:t>
            </w:r>
          </w:p>
        </w:tc>
      </w:tr>
      <w:tr w:rsidR="00C1157F" w:rsidRPr="004B1E0D" w14:paraId="285AAC6D" w14:textId="77777777" w:rsidTr="009A4CD5">
        <w:tc>
          <w:tcPr>
            <w:tcW w:w="8222" w:type="dxa"/>
          </w:tcPr>
          <w:p w14:paraId="7C31980C" w14:textId="77777777" w:rsidR="00C1157F" w:rsidRPr="0030725C" w:rsidRDefault="00C1157F" w:rsidP="009A4CD5">
            <w:pPr>
              <w:spacing w:before="60" w:after="60" w:line="276" w:lineRule="auto"/>
              <w:jc w:val="both"/>
            </w:pPr>
            <w:r w:rsidRPr="0030725C">
              <w:rPr>
                <w:b/>
              </w:rPr>
              <w:t>Apêndice</w:t>
            </w:r>
            <w:r w:rsidRPr="0030725C">
              <w:t>: Exemplos de relatórios do auditor independente sobre demonstrações contábeis para propósitos especiais</w:t>
            </w:r>
          </w:p>
        </w:tc>
        <w:tc>
          <w:tcPr>
            <w:tcW w:w="1417" w:type="dxa"/>
          </w:tcPr>
          <w:p w14:paraId="15A2F9ED" w14:textId="77777777" w:rsidR="00C1157F" w:rsidRPr="0030725C" w:rsidRDefault="00C1157F" w:rsidP="009A4CD5">
            <w:pPr>
              <w:spacing w:before="60" w:after="60" w:line="276" w:lineRule="auto"/>
              <w:jc w:val="center"/>
            </w:pPr>
          </w:p>
        </w:tc>
      </w:tr>
    </w:tbl>
    <w:p w14:paraId="39959555" w14:textId="77777777" w:rsidR="00C1157F" w:rsidRDefault="00C1157F" w:rsidP="00C1157F">
      <w:pPr>
        <w:jc w:val="both"/>
      </w:pPr>
    </w:p>
    <w:p w14:paraId="3A8EBF83" w14:textId="77777777" w:rsidR="00C1157F" w:rsidRPr="00B16328" w:rsidRDefault="00C1157F" w:rsidP="00C1157F">
      <w:pPr>
        <w:jc w:val="both"/>
      </w:pPr>
      <w:r w:rsidRPr="00B16328">
        <w:t xml:space="preserve">Esta </w:t>
      </w:r>
      <w:r>
        <w:t>n</w:t>
      </w:r>
      <w:r w:rsidRPr="00B16328">
        <w:t>orma deve ser lida juntamente com a NBC TA 200 – Objetivos Gerais do Auditor Independente e a Condução da Auditoria em Conformidade com Normas de Auditoria.</w:t>
      </w:r>
    </w:p>
    <w:p w14:paraId="1155D212" w14:textId="77777777" w:rsidR="00C1157F" w:rsidRDefault="00C1157F" w:rsidP="00C1157F">
      <w:pPr>
        <w:jc w:val="both"/>
      </w:pPr>
    </w:p>
    <w:p w14:paraId="2468A8F9" w14:textId="77777777" w:rsidR="00C1157F" w:rsidRDefault="00C1157F" w:rsidP="00C1157F">
      <w:pPr>
        <w:jc w:val="both"/>
      </w:pPr>
    </w:p>
    <w:p w14:paraId="5E272748" w14:textId="77777777" w:rsidR="00C1157F" w:rsidRPr="00B16328" w:rsidRDefault="00C1157F" w:rsidP="00C1157F">
      <w:pPr>
        <w:jc w:val="both"/>
        <w:rPr>
          <w:b/>
        </w:rPr>
      </w:pPr>
      <w:r w:rsidRPr="00B16328">
        <w:rPr>
          <w:b/>
        </w:rPr>
        <w:t>Introdução</w:t>
      </w:r>
    </w:p>
    <w:p w14:paraId="1F1AD24B" w14:textId="77777777" w:rsidR="00C1157F" w:rsidRPr="00AA04F8" w:rsidRDefault="00C1157F" w:rsidP="00C1157F">
      <w:pPr>
        <w:jc w:val="both"/>
      </w:pPr>
    </w:p>
    <w:p w14:paraId="6302589E" w14:textId="77777777" w:rsidR="00C1157F" w:rsidRPr="00B16328" w:rsidRDefault="00C1157F" w:rsidP="00C1157F">
      <w:pPr>
        <w:jc w:val="both"/>
        <w:rPr>
          <w:b/>
        </w:rPr>
      </w:pPr>
      <w:r w:rsidRPr="00B16328">
        <w:rPr>
          <w:b/>
        </w:rPr>
        <w:t>Alcance</w:t>
      </w:r>
    </w:p>
    <w:p w14:paraId="6C0E8947" w14:textId="77777777" w:rsidR="00C1157F" w:rsidRPr="00B16328" w:rsidRDefault="00C1157F" w:rsidP="00C1157F">
      <w:pPr>
        <w:jc w:val="both"/>
      </w:pPr>
    </w:p>
    <w:p w14:paraId="04B54782" w14:textId="77777777" w:rsidR="00C1157F" w:rsidRPr="00B16328" w:rsidRDefault="00C1157F" w:rsidP="00C1157F">
      <w:pPr>
        <w:ind w:left="567" w:hanging="567"/>
        <w:jc w:val="both"/>
      </w:pPr>
      <w:r w:rsidRPr="00B16328">
        <w:t xml:space="preserve">1. </w:t>
      </w:r>
      <w:r w:rsidRPr="00B16328">
        <w:tab/>
        <w:t>As normas de auditoria (NBC</w:t>
      </w:r>
      <w:r>
        <w:t>s</w:t>
      </w:r>
      <w:r w:rsidRPr="00B16328">
        <w:t xml:space="preserve"> TA) da série 200-700 se aplicam à auditoria de demonstrações contábeis. A NBC TA 800 trata das considerações especiais na aplicação dessas normas à auditoria de demonstrações contábeis elaboradas de acordo com</w:t>
      </w:r>
      <w:r>
        <w:t xml:space="preserve"> as </w:t>
      </w:r>
      <w:r w:rsidRPr="00B16328">
        <w:t>estruturas conceituais de contabilidade para propósitos especiais.</w:t>
      </w:r>
    </w:p>
    <w:p w14:paraId="3984EA1E" w14:textId="77777777" w:rsidR="00C1157F" w:rsidRPr="00B16328" w:rsidRDefault="00C1157F" w:rsidP="00C1157F">
      <w:pPr>
        <w:jc w:val="both"/>
      </w:pPr>
    </w:p>
    <w:p w14:paraId="3B165AF6" w14:textId="77777777" w:rsidR="00C1157F" w:rsidRPr="00B16328" w:rsidRDefault="00C1157F" w:rsidP="00C1157F">
      <w:pPr>
        <w:ind w:left="567" w:hanging="567"/>
        <w:jc w:val="both"/>
      </w:pPr>
      <w:r w:rsidRPr="00B16328">
        <w:t>2.</w:t>
      </w:r>
      <w:r w:rsidRPr="00B16328">
        <w:tab/>
        <w:t xml:space="preserve">Esta </w:t>
      </w:r>
      <w:r>
        <w:t>n</w:t>
      </w:r>
      <w:r w:rsidRPr="00B16328">
        <w:t>orma foi escrita no contexto d</w:t>
      </w:r>
      <w:r>
        <w:t xml:space="preserve">o </w:t>
      </w:r>
      <w:r w:rsidRPr="00B16328">
        <w:t xml:space="preserve">conjunto completo de demonstrações contábeis elaboradas de acordo com a estrutura para propósitos especiais. A NBC TA 805 </w:t>
      </w:r>
      <w:r>
        <w:t xml:space="preserve">– </w:t>
      </w:r>
      <w:r w:rsidRPr="00B16328">
        <w:t>Considerações Especiais – Auditoria de Quadros Isolados das Demonstrações Contábeis e de Elementos, Contas ou Itens Específicos das Demonstrações Contábeis trata das considerações especiais para a auditoria de quadros isolados das demonstrações contábeis e de elementos, contas ou itens específicos das demonstrações contábeis.</w:t>
      </w:r>
    </w:p>
    <w:p w14:paraId="63AC75F1" w14:textId="77777777" w:rsidR="00C1157F" w:rsidRPr="00B16328" w:rsidRDefault="00C1157F" w:rsidP="00C1157F">
      <w:pPr>
        <w:jc w:val="both"/>
      </w:pPr>
    </w:p>
    <w:p w14:paraId="6A3591F0" w14:textId="77777777" w:rsidR="00C1157F" w:rsidRPr="00B16328" w:rsidRDefault="00C1157F" w:rsidP="00C1157F">
      <w:pPr>
        <w:ind w:left="567" w:hanging="567"/>
        <w:jc w:val="both"/>
      </w:pPr>
      <w:r w:rsidRPr="00B16328">
        <w:t>3.</w:t>
      </w:r>
      <w:r w:rsidRPr="00B16328">
        <w:tab/>
        <w:t xml:space="preserve">Esta </w:t>
      </w:r>
      <w:r>
        <w:t>n</w:t>
      </w:r>
      <w:r w:rsidRPr="00B16328">
        <w:t>orma não suprime os requisitos das outras normas de auditoria nem pretende tratar de todas as considerações especiais que podem ser relevantes nas circunstâncias do trabalho.</w:t>
      </w:r>
    </w:p>
    <w:p w14:paraId="242C99E7" w14:textId="77777777" w:rsidR="00C1157F" w:rsidRPr="00B16328" w:rsidRDefault="00C1157F" w:rsidP="00C1157F">
      <w:pPr>
        <w:jc w:val="both"/>
      </w:pPr>
    </w:p>
    <w:p w14:paraId="5E18F41B" w14:textId="77777777" w:rsidR="00C1157F" w:rsidRPr="00B16328" w:rsidRDefault="00C1157F" w:rsidP="00C1157F">
      <w:pPr>
        <w:jc w:val="both"/>
        <w:rPr>
          <w:b/>
        </w:rPr>
      </w:pPr>
      <w:r w:rsidRPr="00B16328">
        <w:rPr>
          <w:b/>
        </w:rPr>
        <w:t>Data de vigência</w:t>
      </w:r>
    </w:p>
    <w:p w14:paraId="7E598AB1" w14:textId="77777777" w:rsidR="00C1157F" w:rsidRPr="00B16328" w:rsidRDefault="00C1157F" w:rsidP="00C1157F">
      <w:pPr>
        <w:jc w:val="both"/>
      </w:pPr>
    </w:p>
    <w:p w14:paraId="4C2AB52A" w14:textId="77777777" w:rsidR="00C1157F" w:rsidRPr="00B16328" w:rsidRDefault="00C1157F" w:rsidP="00C1157F">
      <w:pPr>
        <w:ind w:left="567" w:hanging="567"/>
        <w:jc w:val="both"/>
      </w:pPr>
      <w:r w:rsidRPr="00B16328">
        <w:t>4.</w:t>
      </w:r>
      <w:r w:rsidRPr="00B16328">
        <w:tab/>
      </w:r>
      <w:r w:rsidRPr="00320C50">
        <w:t xml:space="preserve">Esta norma deve ser aplicada, a partir de sua publicação, na auditoria de demonstrações contábeis elaboradas de acordo com </w:t>
      </w:r>
      <w:r>
        <w:t xml:space="preserve">as </w:t>
      </w:r>
      <w:r w:rsidRPr="00320C50">
        <w:t>estruturas conceituais de contabilidade para propósitos especiais de períodos findos em, ou após, 31 de dezembro de 2016.</w:t>
      </w:r>
    </w:p>
    <w:p w14:paraId="1D74F8AE" w14:textId="77777777" w:rsidR="00C1157F" w:rsidRDefault="00C1157F" w:rsidP="00C1157F">
      <w:pPr>
        <w:jc w:val="both"/>
        <w:rPr>
          <w:b/>
        </w:rPr>
      </w:pPr>
    </w:p>
    <w:p w14:paraId="2B74FEAF" w14:textId="77777777" w:rsidR="00C1157F" w:rsidRPr="00B16328" w:rsidRDefault="00C1157F" w:rsidP="00C1157F">
      <w:pPr>
        <w:jc w:val="both"/>
        <w:rPr>
          <w:b/>
        </w:rPr>
      </w:pPr>
      <w:r w:rsidRPr="00B16328">
        <w:rPr>
          <w:b/>
        </w:rPr>
        <w:t>Objetivo</w:t>
      </w:r>
    </w:p>
    <w:p w14:paraId="425B4063" w14:textId="77777777" w:rsidR="00C1157F" w:rsidRPr="00B16328" w:rsidRDefault="00C1157F" w:rsidP="00C1157F">
      <w:pPr>
        <w:jc w:val="both"/>
      </w:pPr>
    </w:p>
    <w:p w14:paraId="41C1F460" w14:textId="77777777" w:rsidR="00C1157F" w:rsidRPr="00B16328" w:rsidRDefault="00C1157F" w:rsidP="00C1157F">
      <w:pPr>
        <w:spacing w:after="120"/>
        <w:ind w:left="567" w:hanging="567"/>
        <w:jc w:val="both"/>
      </w:pPr>
      <w:r w:rsidRPr="00B16328">
        <w:t>5.</w:t>
      </w:r>
      <w:r w:rsidRPr="00B16328">
        <w:tab/>
        <w:t>O objetivo do auditor, ao aplicar as normas de auditoria no exame de demonstrações contábeis elaboradas de acordo com a estrutura de relatório financeiro para propósitos especiais, é tratar apropriadamente as considerações especiais que são relevantes para:</w:t>
      </w:r>
    </w:p>
    <w:p w14:paraId="48C8DB9E" w14:textId="77777777" w:rsidR="00C1157F" w:rsidRPr="00B16328" w:rsidRDefault="00C1157F" w:rsidP="00C1157F">
      <w:pPr>
        <w:spacing w:after="120"/>
        <w:ind w:left="993" w:hanging="426"/>
        <w:jc w:val="both"/>
      </w:pPr>
      <w:r w:rsidRPr="00B16328">
        <w:t xml:space="preserve">(a) </w:t>
      </w:r>
      <w:r w:rsidRPr="00B16328">
        <w:tab/>
      </w:r>
      <w:r>
        <w:t xml:space="preserve">a </w:t>
      </w:r>
      <w:r w:rsidRPr="00B16328">
        <w:t>aceitação do trabalho;</w:t>
      </w:r>
    </w:p>
    <w:p w14:paraId="5C9E26F2" w14:textId="77777777" w:rsidR="00C1157F" w:rsidRPr="00B16328" w:rsidRDefault="00C1157F" w:rsidP="00C1157F">
      <w:pPr>
        <w:spacing w:after="120"/>
        <w:ind w:left="993" w:hanging="426"/>
        <w:jc w:val="both"/>
      </w:pPr>
      <w:r w:rsidRPr="00B16328">
        <w:t xml:space="preserve">(b) </w:t>
      </w:r>
      <w:r w:rsidRPr="00B16328">
        <w:tab/>
      </w:r>
      <w:r>
        <w:t xml:space="preserve">o </w:t>
      </w:r>
      <w:r w:rsidRPr="00B16328">
        <w:t xml:space="preserve">planejamento e </w:t>
      </w:r>
      <w:r>
        <w:t xml:space="preserve">a </w:t>
      </w:r>
      <w:r w:rsidRPr="00B16328">
        <w:t>execução do referido trabalho; e</w:t>
      </w:r>
    </w:p>
    <w:p w14:paraId="3A48F6FE" w14:textId="77777777" w:rsidR="00C1157F" w:rsidRPr="00B16328" w:rsidRDefault="00C1157F" w:rsidP="00C1157F">
      <w:pPr>
        <w:ind w:left="993" w:hanging="426"/>
        <w:jc w:val="both"/>
      </w:pPr>
      <w:r w:rsidRPr="00B16328">
        <w:t xml:space="preserve">(c) </w:t>
      </w:r>
      <w:r w:rsidRPr="00B16328">
        <w:tab/>
      </w:r>
      <w:r>
        <w:t xml:space="preserve">a </w:t>
      </w:r>
      <w:r w:rsidRPr="00B16328">
        <w:t xml:space="preserve">formação da opinião e </w:t>
      </w:r>
      <w:r>
        <w:t xml:space="preserve">a </w:t>
      </w:r>
      <w:r w:rsidRPr="00B16328">
        <w:t>emissão do relatório do auditor independente sobre as demonstrações contábeis.</w:t>
      </w:r>
    </w:p>
    <w:p w14:paraId="1C384964" w14:textId="77777777" w:rsidR="00C1157F" w:rsidRPr="00B16328" w:rsidRDefault="00C1157F" w:rsidP="00C1157F">
      <w:pPr>
        <w:jc w:val="both"/>
      </w:pPr>
    </w:p>
    <w:p w14:paraId="36643002" w14:textId="77777777" w:rsidR="00C1157F" w:rsidRPr="00B16328" w:rsidRDefault="00C1157F" w:rsidP="00C1157F">
      <w:pPr>
        <w:jc w:val="both"/>
        <w:rPr>
          <w:b/>
        </w:rPr>
      </w:pPr>
      <w:r w:rsidRPr="00B16328">
        <w:rPr>
          <w:b/>
        </w:rPr>
        <w:t>Definições</w:t>
      </w:r>
    </w:p>
    <w:p w14:paraId="3C929CC9" w14:textId="77777777" w:rsidR="00C1157F" w:rsidRPr="00B16328" w:rsidRDefault="00C1157F" w:rsidP="00C1157F">
      <w:pPr>
        <w:jc w:val="both"/>
      </w:pPr>
    </w:p>
    <w:p w14:paraId="5F959F9D" w14:textId="77777777" w:rsidR="00C1157F" w:rsidRPr="00B16328" w:rsidRDefault="00C1157F" w:rsidP="00C1157F">
      <w:pPr>
        <w:spacing w:after="120"/>
        <w:ind w:left="567" w:hanging="567"/>
        <w:jc w:val="both"/>
      </w:pPr>
      <w:r w:rsidRPr="00B16328">
        <w:t>6.</w:t>
      </w:r>
      <w:r w:rsidRPr="00B16328">
        <w:tab/>
        <w:t>Para fins das normas de auditoria, os termos a seguir possuem os seguintes significados a eles atribuídos:</w:t>
      </w:r>
    </w:p>
    <w:p w14:paraId="0A1926A6" w14:textId="77777777" w:rsidR="00C1157F" w:rsidRDefault="00C1157F" w:rsidP="00C1157F">
      <w:pPr>
        <w:spacing w:after="120"/>
        <w:ind w:left="993" w:hanging="426"/>
        <w:jc w:val="both"/>
      </w:pPr>
      <w:r>
        <w:t>(a)</w:t>
      </w:r>
      <w:r>
        <w:tab/>
      </w:r>
      <w:r w:rsidRPr="00DE6811">
        <w:t xml:space="preserve">Demonstrações contábeis para propósitos </w:t>
      </w:r>
      <w:r w:rsidRPr="00DB120D">
        <w:rPr>
          <w:highlight w:val="yellow"/>
        </w:rPr>
        <w:t>especiais</w:t>
      </w:r>
      <w:r w:rsidRPr="00B16328">
        <w:t xml:space="preserve"> são demonstrações contábeis elaboradas de acordo com a estrutura conceitual para propósitos </w:t>
      </w:r>
      <w:r w:rsidRPr="00DB120D">
        <w:rPr>
          <w:highlight w:val="yellow"/>
        </w:rPr>
        <w:t>especiais</w:t>
      </w:r>
      <w:r w:rsidRPr="00B16328">
        <w:t xml:space="preserve"> (ver item A4).</w:t>
      </w:r>
    </w:p>
    <w:p w14:paraId="01EC7544" w14:textId="77777777" w:rsidR="00C1157F" w:rsidRDefault="00C1157F" w:rsidP="00C1157F">
      <w:pPr>
        <w:ind w:left="993" w:hanging="426"/>
        <w:jc w:val="both"/>
      </w:pPr>
      <w:r>
        <w:t>(b)</w:t>
      </w:r>
      <w:r>
        <w:tab/>
      </w:r>
      <w:r w:rsidRPr="00DE6811">
        <w:t xml:space="preserve">Estrutura conceitual para propósitos </w:t>
      </w:r>
      <w:r w:rsidRPr="00DB120D">
        <w:rPr>
          <w:highlight w:val="yellow"/>
        </w:rPr>
        <w:t>especiais</w:t>
      </w:r>
      <w:r w:rsidRPr="00DE6811">
        <w:t xml:space="preserve"> </w:t>
      </w:r>
      <w:r w:rsidRPr="00B16328">
        <w:t xml:space="preserve">é a estrutura de relatório financeiro elaborada para satisfazer </w:t>
      </w:r>
      <w:r>
        <w:t>às</w:t>
      </w:r>
      <w:r w:rsidRPr="00B16328">
        <w:t xml:space="preserve"> necessidades de informações contábeis de usuários </w:t>
      </w:r>
      <w:r w:rsidRPr="00E87FA0">
        <w:rPr>
          <w:highlight w:val="yellow"/>
        </w:rPr>
        <w:t>específicos</w:t>
      </w:r>
      <w:r w:rsidRPr="00B16328">
        <w:t xml:space="preserve">. A estrutura de relatório financeiro pode ser uma estrutura de </w:t>
      </w:r>
      <w:r w:rsidRPr="00EE5E12">
        <w:rPr>
          <w:highlight w:val="cyan"/>
        </w:rPr>
        <w:t>apresentação adequad</w:t>
      </w:r>
      <w:r w:rsidRPr="00B16328">
        <w:t xml:space="preserve">a ou uma estrutura de </w:t>
      </w:r>
      <w:r w:rsidRPr="00EE5E12">
        <w:rPr>
          <w:highlight w:val="cyan"/>
        </w:rPr>
        <w:t xml:space="preserve">conformidade </w:t>
      </w:r>
      <w:r w:rsidRPr="00B16328">
        <w:t xml:space="preserve">(ver itens </w:t>
      </w:r>
      <w:commentRangeStart w:id="256"/>
      <w:r w:rsidRPr="00B16328">
        <w:t xml:space="preserve">A1 a A4 </w:t>
      </w:r>
      <w:commentRangeEnd w:id="256"/>
      <w:r>
        <w:rPr>
          <w:rStyle w:val="Refdecomentrio"/>
        </w:rPr>
        <w:commentReference w:id="256"/>
      </w:r>
      <w:r w:rsidRPr="00B16328">
        <w:t xml:space="preserve">desta </w:t>
      </w:r>
      <w:r>
        <w:t>n</w:t>
      </w:r>
      <w:r w:rsidRPr="00B16328">
        <w:t xml:space="preserve">orma e </w:t>
      </w:r>
      <w:commentRangeStart w:id="257"/>
      <w:r w:rsidRPr="00F031A1">
        <w:rPr>
          <w:highlight w:val="yellow"/>
        </w:rPr>
        <w:t>item 13(a) da NBC TA 200</w:t>
      </w:r>
      <w:commentRangeEnd w:id="257"/>
      <w:r>
        <w:rPr>
          <w:rStyle w:val="Refdecomentrio"/>
        </w:rPr>
        <w:commentReference w:id="257"/>
      </w:r>
      <w:r w:rsidRPr="00B16328">
        <w:t>).</w:t>
      </w:r>
    </w:p>
    <w:p w14:paraId="675B65B4" w14:textId="77777777" w:rsidR="00C1157F" w:rsidRPr="00B16328" w:rsidRDefault="00C1157F" w:rsidP="00C1157F">
      <w:pPr>
        <w:jc w:val="both"/>
      </w:pPr>
    </w:p>
    <w:p w14:paraId="3859867B" w14:textId="77777777" w:rsidR="00C1157F" w:rsidRPr="00B16328" w:rsidRDefault="00C1157F" w:rsidP="00C1157F">
      <w:pPr>
        <w:ind w:left="567" w:hanging="567"/>
        <w:jc w:val="both"/>
      </w:pPr>
      <w:r w:rsidRPr="00B16328">
        <w:t>7.</w:t>
      </w:r>
      <w:r w:rsidRPr="00B16328">
        <w:tab/>
        <w:t xml:space="preserve">A referência a “demonstrações contábeis” nesta </w:t>
      </w:r>
      <w:r>
        <w:t>n</w:t>
      </w:r>
      <w:r w:rsidRPr="00B16328">
        <w:t xml:space="preserve">orma significa “conjunto completo de demonstrações contábeis para propósitos </w:t>
      </w:r>
      <w:r w:rsidRPr="00D85731">
        <w:rPr>
          <w:highlight w:val="yellow"/>
        </w:rPr>
        <w:t>especiais</w:t>
      </w:r>
      <w:r>
        <w:t>”</w:t>
      </w:r>
      <w:r w:rsidRPr="00600D75">
        <w:t>.</w:t>
      </w:r>
      <w:r w:rsidRPr="00B16328">
        <w:t xml:space="preserve"> Os requisitos da estrutura de relatório financeiro aplicável determinam a apresentação, a estrutura e o conteúdo das demonstrações contábeis e o que constitui um conjunto completo de demonstrações contábeis. A referência a “demonstrações contábeis para propósitos especiais” inclui as divulgações relacionadas.</w:t>
      </w:r>
    </w:p>
    <w:p w14:paraId="5D88F03A" w14:textId="77777777" w:rsidR="00C1157F" w:rsidRPr="00AA04F8" w:rsidRDefault="00C1157F" w:rsidP="00C1157F">
      <w:pPr>
        <w:jc w:val="both"/>
      </w:pPr>
    </w:p>
    <w:p w14:paraId="6974CF36" w14:textId="77777777" w:rsidR="00C1157F" w:rsidRPr="00B16328" w:rsidRDefault="00C1157F" w:rsidP="00C1157F">
      <w:pPr>
        <w:jc w:val="both"/>
        <w:rPr>
          <w:b/>
        </w:rPr>
      </w:pPr>
      <w:r w:rsidRPr="00B16328">
        <w:rPr>
          <w:b/>
        </w:rPr>
        <w:t>Requisitos</w:t>
      </w:r>
    </w:p>
    <w:p w14:paraId="413E4B45" w14:textId="77777777" w:rsidR="00C1157F" w:rsidRPr="00B16328" w:rsidRDefault="00C1157F" w:rsidP="00C1157F">
      <w:pPr>
        <w:jc w:val="both"/>
      </w:pPr>
    </w:p>
    <w:p w14:paraId="0DDA6B30" w14:textId="77777777" w:rsidR="00C1157F" w:rsidRPr="00B16328" w:rsidRDefault="00C1157F" w:rsidP="00C1157F">
      <w:pPr>
        <w:jc w:val="both"/>
        <w:rPr>
          <w:b/>
        </w:rPr>
      </w:pPr>
      <w:r w:rsidRPr="00B16328">
        <w:rPr>
          <w:b/>
        </w:rPr>
        <w:t>Considerações ao aceitar o trabalho</w:t>
      </w:r>
    </w:p>
    <w:p w14:paraId="0F4ED11B" w14:textId="77777777" w:rsidR="00C1157F" w:rsidRPr="00B16328" w:rsidRDefault="00C1157F" w:rsidP="00C1157F">
      <w:pPr>
        <w:jc w:val="both"/>
      </w:pPr>
    </w:p>
    <w:p w14:paraId="5DB8A2EB" w14:textId="77777777" w:rsidR="00C1157F" w:rsidRPr="008B3F32" w:rsidRDefault="00C1157F" w:rsidP="00C1157F">
      <w:pPr>
        <w:jc w:val="both"/>
        <w:rPr>
          <w:i/>
        </w:rPr>
      </w:pPr>
      <w:r w:rsidRPr="008B3F32">
        <w:rPr>
          <w:i/>
        </w:rPr>
        <w:t>Aceitabilidade da estrutura de relatório financeiro</w:t>
      </w:r>
    </w:p>
    <w:p w14:paraId="0F4EEE5C" w14:textId="77777777" w:rsidR="00C1157F" w:rsidRPr="00B16328" w:rsidRDefault="00C1157F" w:rsidP="00C1157F">
      <w:pPr>
        <w:jc w:val="both"/>
      </w:pPr>
    </w:p>
    <w:p w14:paraId="621B02DB" w14:textId="77777777" w:rsidR="00C1157F" w:rsidRPr="00B16328" w:rsidRDefault="00C1157F" w:rsidP="00C1157F">
      <w:pPr>
        <w:spacing w:after="120"/>
        <w:ind w:left="567" w:hanging="567"/>
        <w:jc w:val="both"/>
      </w:pPr>
      <w:r w:rsidRPr="00B16328">
        <w:t>8.</w:t>
      </w:r>
      <w:r w:rsidRPr="00B16328">
        <w:tab/>
        <w:t xml:space="preserve">A </w:t>
      </w:r>
      <w:r w:rsidRPr="00D85731">
        <w:rPr>
          <w:highlight w:val="yellow"/>
        </w:rPr>
        <w:t>NBC TA 210</w:t>
      </w:r>
      <w:r w:rsidRPr="00B16328">
        <w:t xml:space="preserve"> </w:t>
      </w:r>
      <w:r>
        <w:t xml:space="preserve">– </w:t>
      </w:r>
      <w:r w:rsidRPr="00B16328">
        <w:t xml:space="preserve">Concordância com os </w:t>
      </w:r>
      <w:r w:rsidRPr="00D85731">
        <w:rPr>
          <w:highlight w:val="yellow"/>
        </w:rPr>
        <w:t>Termos do Trabalho de Auditoria</w:t>
      </w:r>
      <w:r w:rsidRPr="00B16328">
        <w:t xml:space="preserve">, item 6(a), requer que o auditor determine a aceitabilidade da estrutura de relatório financeiro aplicada na elaboração das demonstrações contábeis. Na auditoria de demonstrações contábeis para propósitos </w:t>
      </w:r>
      <w:r w:rsidRPr="00237A0C">
        <w:rPr>
          <w:highlight w:val="yellow"/>
        </w:rPr>
        <w:t>especiais</w:t>
      </w:r>
      <w:r w:rsidRPr="00B16328">
        <w:t>, o auditor deve obter entendimento sobre (ver itens A5 a A8):</w:t>
      </w:r>
    </w:p>
    <w:p w14:paraId="414977AE" w14:textId="77777777" w:rsidR="00C1157F" w:rsidRPr="00B16328" w:rsidRDefault="00C1157F" w:rsidP="00C1157F">
      <w:pPr>
        <w:spacing w:after="120"/>
        <w:ind w:left="993" w:hanging="426"/>
        <w:jc w:val="both"/>
      </w:pPr>
      <w:r w:rsidRPr="00B16328">
        <w:t>(a)</w:t>
      </w:r>
      <w:r w:rsidRPr="00B16328">
        <w:tab/>
        <w:t xml:space="preserve">o </w:t>
      </w:r>
      <w:r w:rsidRPr="00237A0C">
        <w:rPr>
          <w:highlight w:val="yellow"/>
        </w:rPr>
        <w:t>objetivo</w:t>
      </w:r>
      <w:r w:rsidRPr="00B16328">
        <w:t xml:space="preserve"> para o qual são elaboradas as demonstrações contábeis;</w:t>
      </w:r>
    </w:p>
    <w:p w14:paraId="3A812C2C" w14:textId="77777777" w:rsidR="00C1157F" w:rsidRPr="00B16328" w:rsidRDefault="00C1157F" w:rsidP="00C1157F">
      <w:pPr>
        <w:spacing w:after="120"/>
        <w:ind w:left="993" w:hanging="426"/>
        <w:jc w:val="both"/>
      </w:pPr>
      <w:r w:rsidRPr="00B16328">
        <w:t>(b)</w:t>
      </w:r>
      <w:r w:rsidRPr="00B16328">
        <w:tab/>
        <w:t xml:space="preserve">os usuários </w:t>
      </w:r>
      <w:r w:rsidRPr="00237A0C">
        <w:rPr>
          <w:highlight w:val="yellow"/>
        </w:rPr>
        <w:t>previstos</w:t>
      </w:r>
      <w:r w:rsidRPr="00B16328">
        <w:t>; e</w:t>
      </w:r>
    </w:p>
    <w:p w14:paraId="08886549" w14:textId="77777777" w:rsidR="00C1157F" w:rsidRPr="00B16328" w:rsidRDefault="00C1157F" w:rsidP="00C1157F">
      <w:pPr>
        <w:ind w:left="993" w:hanging="426"/>
        <w:jc w:val="both"/>
      </w:pPr>
      <w:r w:rsidRPr="00B16328">
        <w:t>(c)</w:t>
      </w:r>
      <w:r w:rsidRPr="00B16328">
        <w:tab/>
        <w:t xml:space="preserve">as providências tomadas pela administração para determinar que a estrutura de relatório financeiro aplicável </w:t>
      </w:r>
      <w:r w:rsidRPr="00237A0C">
        <w:rPr>
          <w:highlight w:val="yellow"/>
        </w:rPr>
        <w:t>é aceitável</w:t>
      </w:r>
      <w:r w:rsidRPr="00B16328">
        <w:t xml:space="preserve"> nas circunstâncias.</w:t>
      </w:r>
    </w:p>
    <w:p w14:paraId="73A25811" w14:textId="77777777" w:rsidR="00C1157F" w:rsidRPr="00B16328" w:rsidRDefault="00C1157F" w:rsidP="00C1157F">
      <w:pPr>
        <w:jc w:val="both"/>
      </w:pPr>
    </w:p>
    <w:p w14:paraId="36196702" w14:textId="77777777" w:rsidR="00C1157F" w:rsidRPr="00B16328" w:rsidRDefault="00C1157F" w:rsidP="00C1157F">
      <w:pPr>
        <w:jc w:val="both"/>
        <w:rPr>
          <w:b/>
        </w:rPr>
      </w:pPr>
      <w:r w:rsidRPr="00B16328">
        <w:rPr>
          <w:b/>
        </w:rPr>
        <w:t>Considerações ao planejar e executar a auditoria</w:t>
      </w:r>
    </w:p>
    <w:p w14:paraId="079181AF" w14:textId="77777777" w:rsidR="00C1157F" w:rsidRPr="00B16328" w:rsidRDefault="00C1157F" w:rsidP="00C1157F">
      <w:pPr>
        <w:jc w:val="both"/>
      </w:pPr>
    </w:p>
    <w:p w14:paraId="7428D4C3" w14:textId="77777777" w:rsidR="00C1157F" w:rsidRPr="00B16328" w:rsidRDefault="00C1157F" w:rsidP="00C1157F">
      <w:pPr>
        <w:ind w:left="567" w:hanging="567"/>
        <w:jc w:val="both"/>
      </w:pPr>
      <w:r w:rsidRPr="00B16328">
        <w:t>9.</w:t>
      </w:r>
      <w:r w:rsidRPr="00B16328">
        <w:tab/>
        <w:t xml:space="preserve">A NBC TA 200, item 18, requer que o auditor cumpra as normas de auditoria relevantes para a auditoria. Ao planejar e executar uma auditoria de demonstrações contábeis para propósitos especiais, o auditor deve determinar se a aplicação das normas de auditoria </w:t>
      </w:r>
      <w:r w:rsidRPr="00237A0C">
        <w:rPr>
          <w:highlight w:val="yellow"/>
        </w:rPr>
        <w:t>requer consideração especial nas circunstâncias do trabalho</w:t>
      </w:r>
      <w:r w:rsidRPr="00B16328">
        <w:t xml:space="preserve"> (ver itens A9 a A12).</w:t>
      </w:r>
    </w:p>
    <w:p w14:paraId="5D7733E6" w14:textId="77777777" w:rsidR="00C1157F" w:rsidRPr="00B16328" w:rsidRDefault="00C1157F" w:rsidP="00C1157F">
      <w:pPr>
        <w:jc w:val="both"/>
      </w:pPr>
    </w:p>
    <w:p w14:paraId="410EF085" w14:textId="77777777" w:rsidR="00C1157F" w:rsidRPr="00B16328" w:rsidRDefault="00C1157F" w:rsidP="00C1157F">
      <w:pPr>
        <w:ind w:left="567" w:hanging="567"/>
        <w:jc w:val="both"/>
      </w:pPr>
      <w:r w:rsidRPr="00B16328">
        <w:t>10.</w:t>
      </w:r>
      <w:r w:rsidRPr="00B16328">
        <w:tab/>
        <w:t xml:space="preserve">A </w:t>
      </w:r>
      <w:r w:rsidRPr="00237A0C">
        <w:rPr>
          <w:highlight w:val="yellow"/>
        </w:rPr>
        <w:t>NBC TA 315</w:t>
      </w:r>
      <w:r w:rsidRPr="00B16328">
        <w:t xml:space="preserve"> </w:t>
      </w:r>
      <w:r>
        <w:t xml:space="preserve">– </w:t>
      </w:r>
      <w:r w:rsidRPr="00B16328">
        <w:t xml:space="preserve">Identificação e Avaliação dos Riscos de Distorção Relevante por Meio do Entendimento da Entidade e do seu Ambiente, item 11(c), requer que o auditor </w:t>
      </w:r>
      <w:r w:rsidRPr="00237A0C">
        <w:rPr>
          <w:highlight w:val="yellow"/>
        </w:rPr>
        <w:t>obtenha entendimen</w:t>
      </w:r>
      <w:r w:rsidRPr="00CC4B06">
        <w:rPr>
          <w:highlight w:val="yellow"/>
        </w:rPr>
        <w:t>to</w:t>
      </w:r>
      <w:r w:rsidRPr="00B16328">
        <w:t xml:space="preserve"> da seleção e aplicação de práticas contábeis da entidade. No caso de demonstrações contábeis elaboradas de acordo com as </w:t>
      </w:r>
      <w:r w:rsidRPr="00237A0C">
        <w:rPr>
          <w:highlight w:val="yellow"/>
        </w:rPr>
        <w:t>cláusulas do contrato</w:t>
      </w:r>
      <w:r w:rsidRPr="00B16328">
        <w:t xml:space="preserve">, o auditor deve obter entendimento sobre as </w:t>
      </w:r>
      <w:r w:rsidRPr="00237A0C">
        <w:rPr>
          <w:highlight w:val="cyan"/>
        </w:rPr>
        <w:t>interpretações significativas</w:t>
      </w:r>
      <w:r w:rsidRPr="00B16328">
        <w:t xml:space="preserve"> do contrato firmado pela administração na elaboração dessas demonstrações contábeis. </w:t>
      </w:r>
      <w:r w:rsidRPr="00237A0C">
        <w:rPr>
          <w:highlight w:val="cyan"/>
        </w:rPr>
        <w:t>A interpretação é significativa quando a adoção de outra interpretação razoável teria produzido diferença relevante nas informações apresentadas nas demonstrações contábeis.</w:t>
      </w:r>
    </w:p>
    <w:p w14:paraId="752E02B8" w14:textId="77777777" w:rsidR="00C1157F" w:rsidRPr="00B16328" w:rsidRDefault="00C1157F" w:rsidP="00C1157F">
      <w:pPr>
        <w:jc w:val="both"/>
      </w:pPr>
    </w:p>
    <w:p w14:paraId="012B35F9" w14:textId="77777777" w:rsidR="00C1157F" w:rsidRPr="00B16328" w:rsidRDefault="00C1157F" w:rsidP="00C1157F">
      <w:pPr>
        <w:jc w:val="both"/>
        <w:rPr>
          <w:b/>
        </w:rPr>
      </w:pPr>
      <w:r w:rsidRPr="00B16328">
        <w:rPr>
          <w:b/>
        </w:rPr>
        <w:t>Formação de opinião e comunicação das considerações</w:t>
      </w:r>
    </w:p>
    <w:p w14:paraId="71C23EF0" w14:textId="77777777" w:rsidR="00C1157F" w:rsidRPr="00B16328" w:rsidRDefault="00C1157F" w:rsidP="00C1157F">
      <w:pPr>
        <w:jc w:val="both"/>
      </w:pPr>
    </w:p>
    <w:p w14:paraId="43F560D8" w14:textId="77777777" w:rsidR="00C1157F" w:rsidRPr="00B16328" w:rsidRDefault="00C1157F" w:rsidP="00C1157F">
      <w:pPr>
        <w:ind w:left="567" w:hanging="567"/>
        <w:jc w:val="both"/>
      </w:pPr>
      <w:r w:rsidRPr="00B16328">
        <w:t>11.</w:t>
      </w:r>
      <w:r w:rsidRPr="00B16328">
        <w:tab/>
        <w:t xml:space="preserve">Na formação da opinião e emissão do relatório do auditor independente sobre demonstrações contábeis para propósitos especiais, o auditor deve aplicar os requisitos da </w:t>
      </w:r>
      <w:r w:rsidRPr="00237A0C">
        <w:rPr>
          <w:highlight w:val="cyan"/>
        </w:rPr>
        <w:t>NBC TA 700</w:t>
      </w:r>
      <w:r w:rsidRPr="00B16328">
        <w:t xml:space="preserve"> </w:t>
      </w:r>
      <w:r>
        <w:t xml:space="preserve">– </w:t>
      </w:r>
      <w:r w:rsidRPr="00B16328">
        <w:t>Formação da Opinião e Emissão do Relatório do Auditor Independente sobre as Demonstrações Contábeis (ver ite</w:t>
      </w:r>
      <w:r>
        <w:t>ns</w:t>
      </w:r>
      <w:r w:rsidRPr="00B16328">
        <w:t xml:space="preserve"> A13 a A19).</w:t>
      </w:r>
    </w:p>
    <w:p w14:paraId="379113D0" w14:textId="77777777" w:rsidR="00C1157F" w:rsidRPr="00B16328" w:rsidRDefault="00C1157F" w:rsidP="00C1157F">
      <w:pPr>
        <w:jc w:val="both"/>
      </w:pPr>
    </w:p>
    <w:p w14:paraId="53B1E821" w14:textId="77777777" w:rsidR="00C1157F" w:rsidRPr="00B16328" w:rsidRDefault="00C1157F" w:rsidP="00C1157F">
      <w:pPr>
        <w:jc w:val="both"/>
        <w:rPr>
          <w:i/>
        </w:rPr>
      </w:pPr>
      <w:r w:rsidRPr="00B16328">
        <w:rPr>
          <w:i/>
        </w:rPr>
        <w:t>Descrição da estrutura de relatório financeiro aplicável</w:t>
      </w:r>
    </w:p>
    <w:p w14:paraId="6B232476" w14:textId="77777777" w:rsidR="00C1157F" w:rsidRPr="00B16328" w:rsidRDefault="00C1157F" w:rsidP="00C1157F">
      <w:pPr>
        <w:jc w:val="both"/>
      </w:pPr>
    </w:p>
    <w:p w14:paraId="3E3AA0FA" w14:textId="77777777" w:rsidR="00C1157F" w:rsidRPr="00B16328" w:rsidRDefault="00C1157F" w:rsidP="00C1157F">
      <w:pPr>
        <w:ind w:left="567" w:hanging="567"/>
        <w:jc w:val="both"/>
      </w:pPr>
      <w:r w:rsidRPr="00B16328">
        <w:t>12.</w:t>
      </w:r>
      <w:r w:rsidRPr="00B16328">
        <w:tab/>
        <w:t>A NBC TA 700, item 15, requer que o auditor avalie se as demonstrações contábeis fazem referência ou descrevem</w:t>
      </w:r>
      <w:r>
        <w:t>,</w:t>
      </w:r>
      <w:r w:rsidRPr="00B16328">
        <w:t xml:space="preserve"> adequadamente</w:t>
      </w:r>
      <w:r>
        <w:t>,</w:t>
      </w:r>
      <w:r w:rsidRPr="00B16328">
        <w:t xml:space="preserve"> a estrutura de relatório financeiro aplicável. No caso de demonstrações contábeis elaboradas de acordo com as cláusulas d</w:t>
      </w:r>
      <w:r>
        <w:t>o</w:t>
      </w:r>
      <w:r w:rsidRPr="00B16328">
        <w:t xml:space="preserve"> contrato, o auditor deve avaliar se as demonstrações contábeis descrevem</w:t>
      </w:r>
      <w:r>
        <w:t>,</w:t>
      </w:r>
      <w:r w:rsidRPr="00B16328">
        <w:t xml:space="preserve"> adequadamente</w:t>
      </w:r>
      <w:r>
        <w:t>,</w:t>
      </w:r>
      <w:r w:rsidRPr="00B16328">
        <w:t xml:space="preserve"> as interpretações significativas do contrato sobre o qual estão baseadas as demonstrações contábeis.</w:t>
      </w:r>
    </w:p>
    <w:p w14:paraId="6A3E760D" w14:textId="77777777" w:rsidR="00C1157F" w:rsidRPr="00B16328" w:rsidRDefault="00C1157F" w:rsidP="00C1157F">
      <w:pPr>
        <w:jc w:val="both"/>
      </w:pPr>
    </w:p>
    <w:p w14:paraId="7943CBC0" w14:textId="77777777" w:rsidR="00C1157F" w:rsidRPr="00B16328" w:rsidRDefault="00C1157F" w:rsidP="00C1157F">
      <w:pPr>
        <w:spacing w:after="120"/>
        <w:ind w:left="567" w:hanging="567"/>
        <w:jc w:val="both"/>
      </w:pPr>
      <w:r w:rsidRPr="00B16328">
        <w:t>13.</w:t>
      </w:r>
      <w:r w:rsidRPr="00B16328">
        <w:tab/>
        <w:t>A NBC TA 700 trata da forma e do conteúdo do relatório do auditor independente, incluindo a ordenação específica para certos elementos. No caso d</w:t>
      </w:r>
      <w:r>
        <w:t>o</w:t>
      </w:r>
      <w:r w:rsidRPr="00B16328">
        <w:t xml:space="preserve"> relatório de auditoria sobre demonstrações contábeis para propósitos </w:t>
      </w:r>
      <w:r w:rsidRPr="00CC4B06">
        <w:rPr>
          <w:highlight w:val="yellow"/>
        </w:rPr>
        <w:t>especiais</w:t>
      </w:r>
      <w:r w:rsidRPr="00B16328">
        <w:t>:</w:t>
      </w:r>
    </w:p>
    <w:p w14:paraId="38EC8EB2" w14:textId="77777777" w:rsidR="00C1157F" w:rsidRPr="00B16328" w:rsidRDefault="00C1157F" w:rsidP="00C1157F">
      <w:pPr>
        <w:spacing w:after="120"/>
        <w:ind w:left="993" w:hanging="426"/>
        <w:jc w:val="both"/>
      </w:pPr>
      <w:r w:rsidRPr="00B16328">
        <w:t>(a)</w:t>
      </w:r>
      <w:r w:rsidRPr="00B16328">
        <w:tab/>
        <w:t>o relatório do auditor independente também deve descrever o objetivo para o qual foram elaboradas as demonstrações contábeis e, se necessário, os usuários previstos, ou referir-se à nota explicativa nas demonstrações contábeis para propósitos especiais que contém essas informações; e</w:t>
      </w:r>
    </w:p>
    <w:p w14:paraId="662B0593" w14:textId="77777777" w:rsidR="00C1157F" w:rsidRPr="00B16328" w:rsidRDefault="00C1157F" w:rsidP="00C1157F">
      <w:pPr>
        <w:ind w:left="993" w:hanging="426"/>
        <w:jc w:val="both"/>
      </w:pPr>
      <w:r w:rsidRPr="00B16328">
        <w:t>(b)</w:t>
      </w:r>
      <w:r w:rsidRPr="00B16328">
        <w:tab/>
        <w:t>se a administração tem opção de estruturas de relatórios financeiros na elaboração dessas demonstrações contábeis, a explicação da responsabilidade da administração (ou outro termo que é apropriado no contexto da estrutura legal na jurisdição específica) pelas demonstrações contábeis também deve fazer referência à sua responsabilidade por determinar que a estrutura de relatório financeiro é aceitável nas circunstâncias.</w:t>
      </w:r>
    </w:p>
    <w:p w14:paraId="1B81BA1D" w14:textId="77777777" w:rsidR="00C1157F" w:rsidRPr="00B16328" w:rsidRDefault="00C1157F" w:rsidP="00C1157F">
      <w:pPr>
        <w:jc w:val="both"/>
      </w:pPr>
    </w:p>
    <w:p w14:paraId="5ACD989D" w14:textId="77777777" w:rsidR="00C1157F" w:rsidRPr="00B16328" w:rsidRDefault="00C1157F" w:rsidP="00C1157F">
      <w:pPr>
        <w:jc w:val="both"/>
        <w:rPr>
          <w:i/>
        </w:rPr>
      </w:pPr>
      <w:r w:rsidRPr="00CC4B06">
        <w:rPr>
          <w:i/>
          <w:highlight w:val="red"/>
        </w:rPr>
        <w:t>Alerta</w:t>
      </w:r>
      <w:r w:rsidRPr="00B16328">
        <w:rPr>
          <w:i/>
        </w:rPr>
        <w:t xml:space="preserve"> aos leitores de que as demonstrações contábeis foram elaboradas de acordo com a estrutura de relatório financeiro para propósitos </w:t>
      </w:r>
      <w:r w:rsidRPr="00CC4B06">
        <w:rPr>
          <w:i/>
          <w:highlight w:val="yellow"/>
        </w:rPr>
        <w:t>especiais</w:t>
      </w:r>
    </w:p>
    <w:p w14:paraId="1C64B413" w14:textId="77777777" w:rsidR="00C1157F" w:rsidRPr="00B16328" w:rsidRDefault="00C1157F" w:rsidP="00C1157F">
      <w:pPr>
        <w:jc w:val="both"/>
      </w:pPr>
    </w:p>
    <w:p w14:paraId="5E5D0C1A" w14:textId="77777777" w:rsidR="00C1157F" w:rsidRPr="00B16328" w:rsidRDefault="00C1157F" w:rsidP="00C1157F">
      <w:pPr>
        <w:ind w:left="567" w:hanging="567"/>
        <w:jc w:val="both"/>
      </w:pPr>
      <w:r w:rsidRPr="00B16328">
        <w:t>14.</w:t>
      </w:r>
      <w:r w:rsidRPr="00B16328">
        <w:tab/>
        <w:t xml:space="preserve">O relatório do auditor independente sobre demonstrações contábeis para propósitos </w:t>
      </w:r>
      <w:r w:rsidRPr="00073956">
        <w:rPr>
          <w:highlight w:val="yellow"/>
        </w:rPr>
        <w:t>especiais</w:t>
      </w:r>
      <w:r w:rsidRPr="00B16328">
        <w:t xml:space="preserve"> </w:t>
      </w:r>
      <w:r w:rsidRPr="00073956">
        <w:rPr>
          <w:highlight w:val="red"/>
        </w:rPr>
        <w:t xml:space="preserve">deve </w:t>
      </w:r>
      <w:r w:rsidRPr="00073956">
        <w:rPr>
          <w:highlight w:val="yellow"/>
        </w:rPr>
        <w:t>incluir um parágrafo de ênfase</w:t>
      </w:r>
      <w:r>
        <w:t>,</w:t>
      </w:r>
      <w:r w:rsidRPr="00B16328">
        <w:t xml:space="preserve"> alertando os usuários desse relatório de que as demonstrações contábeis foram elaboradas de acordo com a estrutura de relatório financeiro para propósitos especiais e que, consequentemente, as demonstrações contábeis podem não ser adequadas para outro fim (ver itens A20 e A21).</w:t>
      </w:r>
    </w:p>
    <w:p w14:paraId="32A61B10" w14:textId="77777777" w:rsidR="00C1157F" w:rsidRDefault="00C1157F" w:rsidP="00C1157F">
      <w:pPr>
        <w:rPr>
          <w:b/>
        </w:rPr>
      </w:pPr>
    </w:p>
    <w:p w14:paraId="2968F195" w14:textId="77777777" w:rsidR="00C1157F" w:rsidRPr="0099041D" w:rsidRDefault="00C1157F" w:rsidP="00C1157F">
      <w:pPr>
        <w:widowControl w:val="0"/>
        <w:autoSpaceDE w:val="0"/>
        <w:autoSpaceDN w:val="0"/>
        <w:adjustRightInd w:val="0"/>
        <w:jc w:val="both"/>
        <w:rPr>
          <w:rFonts w:eastAsia="Calibri"/>
          <w:b/>
        </w:rPr>
      </w:pPr>
      <w:r w:rsidRPr="0099041D">
        <w:rPr>
          <w:rFonts w:eastAsia="Calibri"/>
          <w:b/>
        </w:rPr>
        <w:t>Vigência</w:t>
      </w:r>
    </w:p>
    <w:p w14:paraId="3A08A085" w14:textId="77777777" w:rsidR="00C1157F" w:rsidRPr="0099041D" w:rsidRDefault="00C1157F" w:rsidP="00C1157F">
      <w:pPr>
        <w:widowControl w:val="0"/>
        <w:autoSpaceDE w:val="0"/>
        <w:autoSpaceDN w:val="0"/>
        <w:adjustRightInd w:val="0"/>
        <w:jc w:val="both"/>
        <w:rPr>
          <w:rFonts w:eastAsia="Calibri"/>
        </w:rPr>
      </w:pPr>
    </w:p>
    <w:p w14:paraId="7802DB6A" w14:textId="77777777" w:rsidR="00C1157F" w:rsidRPr="0099041D" w:rsidRDefault="00C1157F" w:rsidP="00C1157F">
      <w:pPr>
        <w:ind w:left="567"/>
        <w:jc w:val="both"/>
        <w:rPr>
          <w:rFonts w:eastAsia="Calibri"/>
        </w:rPr>
      </w:pPr>
      <w:r w:rsidRPr="00320C50">
        <w:t xml:space="preserve">Esta norma deve ser aplicada, a partir de sua publicação, na auditoria de demonstrações contábeis elaboradas de acordo com </w:t>
      </w:r>
      <w:r>
        <w:t xml:space="preserve">as </w:t>
      </w:r>
      <w:r w:rsidRPr="00320C50">
        <w:t xml:space="preserve">estruturas conceituais de contabilidade para propósitos especiais de períodos findos em, </w:t>
      </w:r>
      <w:r>
        <w:t>ou após, 31 de dezembro de 2016, e revoga</w:t>
      </w:r>
      <w:r w:rsidRPr="0099041D">
        <w:rPr>
          <w:rFonts w:eastAsia="Calibri"/>
        </w:rPr>
        <w:t xml:space="preserve"> a Resolução CFC n.º 1.23</w:t>
      </w:r>
      <w:r>
        <w:rPr>
          <w:rFonts w:eastAsia="Calibri"/>
        </w:rPr>
        <w:t>6</w:t>
      </w:r>
      <w:r w:rsidRPr="0099041D">
        <w:rPr>
          <w:rFonts w:eastAsia="Calibri"/>
        </w:rPr>
        <w:t>/2009, publicada no DOU, Seção 1, de 4/12/2009</w:t>
      </w:r>
      <w:r>
        <w:rPr>
          <w:rFonts w:eastAsia="Calibri"/>
        </w:rPr>
        <w:t>.</w:t>
      </w:r>
    </w:p>
    <w:p w14:paraId="20A86E31" w14:textId="77777777" w:rsidR="00C1157F" w:rsidRPr="0099041D" w:rsidRDefault="00C1157F" w:rsidP="00C1157F">
      <w:pPr>
        <w:widowControl w:val="0"/>
        <w:jc w:val="both"/>
        <w:rPr>
          <w:rFonts w:eastAsia="Calibri"/>
        </w:rPr>
      </w:pPr>
    </w:p>
    <w:p w14:paraId="78980ADD" w14:textId="77777777" w:rsidR="00C1157F" w:rsidRPr="0099041D" w:rsidRDefault="00C1157F" w:rsidP="00C1157F">
      <w:pPr>
        <w:ind w:left="283"/>
        <w:jc w:val="right"/>
        <w:rPr>
          <w:lang w:eastAsia="pt-BR"/>
        </w:rPr>
      </w:pPr>
      <w:r w:rsidRPr="0099041D">
        <w:rPr>
          <w:lang w:eastAsia="pt-BR"/>
        </w:rPr>
        <w:t xml:space="preserve">Brasília, 17 de </w:t>
      </w:r>
      <w:r>
        <w:rPr>
          <w:lang w:eastAsia="pt-BR"/>
        </w:rPr>
        <w:t>fevereiro</w:t>
      </w:r>
      <w:r w:rsidRPr="0099041D">
        <w:rPr>
          <w:lang w:eastAsia="pt-BR"/>
        </w:rPr>
        <w:t xml:space="preserve"> de 201</w:t>
      </w:r>
      <w:r>
        <w:rPr>
          <w:lang w:eastAsia="pt-BR"/>
        </w:rPr>
        <w:t>7</w:t>
      </w:r>
      <w:r w:rsidRPr="0099041D">
        <w:rPr>
          <w:lang w:eastAsia="pt-BR"/>
        </w:rPr>
        <w:t>.</w:t>
      </w:r>
    </w:p>
    <w:p w14:paraId="7BE5C1E8" w14:textId="77777777" w:rsidR="00C1157F" w:rsidRPr="0099041D" w:rsidRDefault="00C1157F" w:rsidP="00C1157F">
      <w:pPr>
        <w:widowControl w:val="0"/>
        <w:rPr>
          <w:rFonts w:eastAsia="Calibri"/>
        </w:rPr>
      </w:pPr>
    </w:p>
    <w:p w14:paraId="384CEAC7" w14:textId="77777777" w:rsidR="00C1157F" w:rsidRPr="0099041D" w:rsidRDefault="00C1157F" w:rsidP="00C1157F">
      <w:pPr>
        <w:widowControl w:val="0"/>
        <w:rPr>
          <w:rFonts w:eastAsia="Calibri"/>
        </w:rPr>
      </w:pPr>
    </w:p>
    <w:p w14:paraId="79D793C1" w14:textId="77777777" w:rsidR="00C1157F" w:rsidRPr="00E23E3B" w:rsidRDefault="00C1157F" w:rsidP="00C1157F">
      <w:pPr>
        <w:widowControl w:val="0"/>
        <w:jc w:val="center"/>
        <w:rPr>
          <w:rFonts w:eastAsia="Calibri"/>
          <w:bCs/>
        </w:rPr>
      </w:pPr>
      <w:r w:rsidRPr="0099041D">
        <w:rPr>
          <w:rFonts w:eastAsia="Calibri"/>
        </w:rPr>
        <w:t xml:space="preserve">Contador </w:t>
      </w:r>
      <w:r w:rsidRPr="000B38D0">
        <w:rPr>
          <w:rFonts w:eastAsia="Calibri"/>
        </w:rPr>
        <w:t>José Martonio Alves Coelho</w:t>
      </w:r>
    </w:p>
    <w:p w14:paraId="5E4C4D8B" w14:textId="77777777" w:rsidR="00C1157F" w:rsidRPr="00E23E3B" w:rsidRDefault="00C1157F" w:rsidP="00C1157F">
      <w:pPr>
        <w:jc w:val="center"/>
        <w:rPr>
          <w:lang w:eastAsia="pt-BR"/>
        </w:rPr>
      </w:pPr>
      <w:r w:rsidRPr="000B38D0">
        <w:rPr>
          <w:lang w:eastAsia="pt-BR"/>
        </w:rPr>
        <w:t>Presidente</w:t>
      </w:r>
    </w:p>
    <w:p w14:paraId="3047C635" w14:textId="77777777" w:rsidR="00C1157F" w:rsidRPr="008D0676" w:rsidRDefault="00C1157F" w:rsidP="00C1157F">
      <w:pPr>
        <w:ind w:left="567" w:hanging="567"/>
        <w:jc w:val="both"/>
        <w:rPr>
          <w:rFonts w:eastAsia="Calibri"/>
          <w:b/>
        </w:rPr>
      </w:pPr>
      <w:r w:rsidRPr="008D0676">
        <w:rPr>
          <w:rFonts w:eastAsia="Calibri"/>
        </w:rPr>
        <w:t>Ata CFC n.º 1.02</w:t>
      </w:r>
      <w:r>
        <w:rPr>
          <w:rFonts w:eastAsia="Calibri"/>
        </w:rPr>
        <w:t>6</w:t>
      </w:r>
      <w:r w:rsidRPr="008D0676">
        <w:rPr>
          <w:rFonts w:eastAsia="Calibri"/>
        </w:rPr>
        <w:t>.</w:t>
      </w:r>
    </w:p>
    <w:p w14:paraId="4C8BAAA2" w14:textId="77777777" w:rsidR="00C1157F" w:rsidRDefault="00C1157F" w:rsidP="00C1157F">
      <w:pPr>
        <w:rPr>
          <w:b/>
        </w:rPr>
      </w:pPr>
    </w:p>
    <w:p w14:paraId="251DD85A" w14:textId="77777777" w:rsidR="00C1157F" w:rsidRDefault="00C1157F" w:rsidP="00C1157F">
      <w:pPr>
        <w:rPr>
          <w:b/>
        </w:rPr>
      </w:pPr>
    </w:p>
    <w:p w14:paraId="0501C3D3" w14:textId="77777777" w:rsidR="00C1157F" w:rsidRPr="00B16328" w:rsidRDefault="00C1157F" w:rsidP="00C1157F">
      <w:pPr>
        <w:rPr>
          <w:b/>
        </w:rPr>
      </w:pPr>
      <w:r w:rsidRPr="00B16328">
        <w:rPr>
          <w:b/>
        </w:rPr>
        <w:t>Aplicação e outros materiais explicativos</w:t>
      </w:r>
    </w:p>
    <w:p w14:paraId="2FC221F0" w14:textId="77777777" w:rsidR="00C1157F" w:rsidRPr="00223305" w:rsidRDefault="00C1157F" w:rsidP="00C1157F">
      <w:pPr>
        <w:jc w:val="both"/>
      </w:pPr>
    </w:p>
    <w:p w14:paraId="459CB513" w14:textId="77777777" w:rsidR="00C1157F" w:rsidRPr="00B16328" w:rsidRDefault="00C1157F" w:rsidP="00C1157F">
      <w:pPr>
        <w:jc w:val="both"/>
        <w:rPr>
          <w:b/>
        </w:rPr>
      </w:pPr>
      <w:r w:rsidRPr="00B16328">
        <w:rPr>
          <w:b/>
        </w:rPr>
        <w:t>Definição d</w:t>
      </w:r>
      <w:r>
        <w:rPr>
          <w:b/>
        </w:rPr>
        <w:t>a</w:t>
      </w:r>
      <w:r w:rsidRPr="00B16328">
        <w:rPr>
          <w:b/>
        </w:rPr>
        <w:t xml:space="preserve"> estrutura conceitual para propósitos especiais </w:t>
      </w:r>
      <w:r w:rsidRPr="008B3F32">
        <w:t>(ver item 6)</w:t>
      </w:r>
    </w:p>
    <w:p w14:paraId="27DB7F48" w14:textId="77777777" w:rsidR="00C1157F" w:rsidRPr="00B16328" w:rsidRDefault="00C1157F" w:rsidP="00C1157F">
      <w:pPr>
        <w:jc w:val="both"/>
      </w:pPr>
    </w:p>
    <w:p w14:paraId="2AAEBDC8" w14:textId="77777777" w:rsidR="00C1157F" w:rsidRPr="00B16328" w:rsidRDefault="00C1157F" w:rsidP="00C1157F">
      <w:pPr>
        <w:spacing w:after="120"/>
        <w:ind w:left="567" w:hanging="567"/>
        <w:jc w:val="both"/>
      </w:pPr>
      <w:r w:rsidRPr="00B16328">
        <w:t>A1.</w:t>
      </w:r>
      <w:r w:rsidRPr="00B16328">
        <w:tab/>
        <w:t>Exemplos de estruturas conceituais para propósitos especiais são:</w:t>
      </w:r>
    </w:p>
    <w:p w14:paraId="0CB36638" w14:textId="77777777" w:rsidR="00C1157F" w:rsidRPr="00B16328" w:rsidRDefault="00C1157F">
      <w:pPr>
        <w:pStyle w:val="PargrafodaLista"/>
        <w:numPr>
          <w:ilvl w:val="0"/>
          <w:numId w:val="316"/>
        </w:numPr>
        <w:spacing w:after="120" w:line="240" w:lineRule="auto"/>
        <w:ind w:left="851" w:hanging="284"/>
        <w:contextualSpacing w:val="0"/>
        <w:jc w:val="both"/>
      </w:pPr>
      <w:r w:rsidRPr="00B16328">
        <w:t>base contábil fiscal para um conjunto de demonstrações contábeis para acompanhar a declaração de imposto de renda da entidade;</w:t>
      </w:r>
    </w:p>
    <w:p w14:paraId="59652D89" w14:textId="77777777" w:rsidR="00C1157F" w:rsidRPr="00B16328" w:rsidRDefault="00C1157F">
      <w:pPr>
        <w:pStyle w:val="PargrafodaLista"/>
        <w:numPr>
          <w:ilvl w:val="0"/>
          <w:numId w:val="316"/>
        </w:numPr>
        <w:spacing w:after="120" w:line="240" w:lineRule="auto"/>
        <w:ind w:left="851" w:hanging="284"/>
        <w:contextualSpacing w:val="0"/>
        <w:jc w:val="both"/>
      </w:pPr>
      <w:r w:rsidRPr="00B16328">
        <w:t xml:space="preserve">base contábil de recebimentos e pagamentos (regime de caixa) para elaboração de informações sobre o fluxo de caixa, que a entidade pode precisar elaborar para </w:t>
      </w:r>
      <w:r w:rsidRPr="00EE5E12">
        <w:rPr>
          <w:highlight w:val="yellow"/>
        </w:rPr>
        <w:t>credores</w:t>
      </w:r>
      <w:r w:rsidRPr="00B16328">
        <w:t>;</w:t>
      </w:r>
    </w:p>
    <w:p w14:paraId="1990CDA5" w14:textId="77777777" w:rsidR="00C1157F" w:rsidRPr="00B16328" w:rsidRDefault="00C1157F">
      <w:pPr>
        <w:pStyle w:val="PargrafodaLista"/>
        <w:numPr>
          <w:ilvl w:val="0"/>
          <w:numId w:val="316"/>
        </w:numPr>
        <w:spacing w:after="120" w:line="240" w:lineRule="auto"/>
        <w:ind w:left="851" w:hanging="284"/>
        <w:contextualSpacing w:val="0"/>
        <w:jc w:val="both"/>
      </w:pPr>
      <w:r w:rsidRPr="00B16328">
        <w:t xml:space="preserve">disposições para elaboração de relatórios contábeis para atender </w:t>
      </w:r>
      <w:r>
        <w:t>a</w:t>
      </w:r>
      <w:r w:rsidRPr="00B16328">
        <w:t xml:space="preserve">os requisitos estabelecidos por </w:t>
      </w:r>
      <w:commentRangeStart w:id="258"/>
      <w:r w:rsidRPr="00EE5E12">
        <w:rPr>
          <w:highlight w:val="yellow"/>
        </w:rPr>
        <w:t>agência ou órgão regulador</w:t>
      </w:r>
      <w:commentRangeEnd w:id="258"/>
      <w:r>
        <w:rPr>
          <w:rStyle w:val="Refdecomentrio"/>
        </w:rPr>
        <w:commentReference w:id="258"/>
      </w:r>
      <w:r w:rsidRPr="00B16328">
        <w:t>; ou</w:t>
      </w:r>
    </w:p>
    <w:p w14:paraId="632DE37E" w14:textId="77777777" w:rsidR="00C1157F" w:rsidRPr="00B16328" w:rsidRDefault="00C1157F">
      <w:pPr>
        <w:pStyle w:val="PargrafodaLista"/>
        <w:numPr>
          <w:ilvl w:val="0"/>
          <w:numId w:val="316"/>
        </w:numPr>
        <w:spacing w:after="120" w:line="240" w:lineRule="auto"/>
        <w:ind w:left="851" w:hanging="284"/>
        <w:jc w:val="both"/>
      </w:pPr>
      <w:r w:rsidRPr="00E315B5">
        <w:rPr>
          <w:highlight w:val="yellow"/>
        </w:rPr>
        <w:t>cláusulas do contrato</w:t>
      </w:r>
      <w:r w:rsidRPr="00B16328">
        <w:t xml:space="preserve"> para elaboração de relatórios contábeis, como contrato para emissão de títulos, contrato de empréstimo ou contrato de subvenção para projeto.</w:t>
      </w:r>
    </w:p>
    <w:p w14:paraId="727D4D95" w14:textId="77777777" w:rsidR="00C1157F" w:rsidRPr="00B16328" w:rsidRDefault="00C1157F" w:rsidP="00C1157F">
      <w:pPr>
        <w:jc w:val="both"/>
      </w:pPr>
    </w:p>
    <w:p w14:paraId="4C165426" w14:textId="77777777" w:rsidR="00C1157F" w:rsidRPr="00B16328" w:rsidRDefault="00C1157F" w:rsidP="00C1157F">
      <w:pPr>
        <w:ind w:left="567" w:hanging="567"/>
        <w:jc w:val="both"/>
      </w:pPr>
      <w:r w:rsidRPr="00B16328">
        <w:t>A2.</w:t>
      </w:r>
      <w:r w:rsidRPr="00B16328">
        <w:tab/>
        <w:t xml:space="preserve">Pode haver circunstâncias em que a estrutura conceitual para propósitos </w:t>
      </w:r>
      <w:r w:rsidRPr="00E315B5">
        <w:rPr>
          <w:highlight w:val="yellow"/>
        </w:rPr>
        <w:t>especiais</w:t>
      </w:r>
      <w:r w:rsidRPr="00B16328">
        <w:t xml:space="preserve"> </w:t>
      </w:r>
      <w:r>
        <w:t>seja</w:t>
      </w:r>
      <w:r w:rsidRPr="00B16328">
        <w:t xml:space="preserve"> baseada na estrutura de relatório financeiro estabelecida por organização normativa autorizada ou reconhecida ou, ainda, por lei ou regulamento, mas não cumpre todos os requisitos dessa estrutura de relatório financeiro. Um exemplo é o </w:t>
      </w:r>
      <w:r w:rsidRPr="00E315B5">
        <w:rPr>
          <w:highlight w:val="yellow"/>
        </w:rPr>
        <w:t>contrato</w:t>
      </w:r>
      <w:r w:rsidRPr="00B16328">
        <w:t xml:space="preserve"> que requer que as demonstrações contábeis sejam elaboradas de acordo com a </w:t>
      </w:r>
      <w:r w:rsidRPr="00E315B5">
        <w:rPr>
          <w:highlight w:val="green"/>
        </w:rPr>
        <w:t>maioria</w:t>
      </w:r>
      <w:r w:rsidRPr="00B16328">
        <w:t xml:space="preserve"> das normas de contabilidade da jurisdição, mas não todas. Quando isso é aceitável nas circunstâncias do trabalho, não é apropriado que a descrição da estrutura de relatório financeiro aplicável nas demonstrações contábeis para propósitos especiais implique a </w:t>
      </w:r>
      <w:r w:rsidRPr="00E315B5">
        <w:rPr>
          <w:highlight w:val="yellow"/>
        </w:rPr>
        <w:t>total</w:t>
      </w:r>
      <w:r w:rsidRPr="00B16328">
        <w:t xml:space="preserve"> conformidade com a estrutura de relatório financeiro estabelecida pela organização normativa autorizada ou reconhecida ou, ainda, por lei ou regulamento. No exemplo acima, a descrição da estrutura de relatório financeiro aplicável pode referir-se às </w:t>
      </w:r>
      <w:r w:rsidRPr="00E315B5">
        <w:rPr>
          <w:highlight w:val="yellow"/>
        </w:rPr>
        <w:t>cláusulas do contrato</w:t>
      </w:r>
      <w:r w:rsidRPr="00B16328">
        <w:t xml:space="preserve"> para elaboração de relatórios ou demonstrações contábeis, em vez de fazer qualquer referência às normas de contabilidade da Jurisdição X.</w:t>
      </w:r>
    </w:p>
    <w:p w14:paraId="0FA71BEF" w14:textId="77777777" w:rsidR="00C1157F" w:rsidRPr="00B16328" w:rsidRDefault="00C1157F" w:rsidP="00C1157F">
      <w:pPr>
        <w:jc w:val="both"/>
      </w:pPr>
    </w:p>
    <w:p w14:paraId="18E76968" w14:textId="77777777" w:rsidR="00C1157F" w:rsidRPr="00B16328" w:rsidRDefault="00C1157F" w:rsidP="00C1157F">
      <w:pPr>
        <w:ind w:left="567" w:hanging="567"/>
        <w:jc w:val="both"/>
      </w:pPr>
      <w:r w:rsidRPr="00B16328">
        <w:t>A3.</w:t>
      </w:r>
      <w:r w:rsidRPr="00B16328">
        <w:tab/>
        <w:t xml:space="preserve">Nas circunstâncias descritas no item A2, a estrutura de relatório financeiro para propósitos </w:t>
      </w:r>
      <w:r w:rsidRPr="00E315B5">
        <w:rPr>
          <w:highlight w:val="yellow"/>
        </w:rPr>
        <w:t>especiais</w:t>
      </w:r>
      <w:r w:rsidRPr="00B16328">
        <w:t xml:space="preserve"> pode </w:t>
      </w:r>
      <w:r w:rsidRPr="00F031A1">
        <w:rPr>
          <w:highlight w:val="red"/>
        </w:rPr>
        <w:t>não</w:t>
      </w:r>
      <w:r w:rsidRPr="00B16328">
        <w:t xml:space="preserve"> ser a estrutura de apresentação adequada</w:t>
      </w:r>
      <w:r>
        <w:t>,</w:t>
      </w:r>
      <w:r w:rsidRPr="00B16328">
        <w:t xml:space="preserve"> mesmo que a estrutura de relatório financeiro sobre a qual está baseada seja uma estrutura de apresentação adequada. Isso ocorre porque a estrutura de relatório financeiro para propósitos </w:t>
      </w:r>
      <w:r w:rsidRPr="00F031A1">
        <w:rPr>
          <w:highlight w:val="yellow"/>
        </w:rPr>
        <w:t>especiais</w:t>
      </w:r>
      <w:r w:rsidRPr="00B16328">
        <w:t xml:space="preserve"> pode não cumprir </w:t>
      </w:r>
      <w:r w:rsidRPr="00F031A1">
        <w:rPr>
          <w:highlight w:val="red"/>
        </w:rPr>
        <w:t>todos</w:t>
      </w:r>
      <w:r w:rsidRPr="00B16328">
        <w:t xml:space="preserve"> os requisitos da estrutura de relatório financeiro estabelecida pela </w:t>
      </w:r>
      <w:r w:rsidRPr="00F031A1">
        <w:rPr>
          <w:highlight w:val="yellow"/>
        </w:rPr>
        <w:t>organização normativa autorizada ou reconhecida</w:t>
      </w:r>
      <w:r w:rsidRPr="00B16328">
        <w:t xml:space="preserve"> ou, ainda, por lei ou regulamento que são necessários para possibilitar a apresentação adequada das demonstrações contábeis.</w:t>
      </w:r>
    </w:p>
    <w:p w14:paraId="00C37C7F" w14:textId="77777777" w:rsidR="00C1157F" w:rsidRPr="00B16328" w:rsidRDefault="00C1157F" w:rsidP="00C1157F">
      <w:pPr>
        <w:jc w:val="both"/>
      </w:pPr>
    </w:p>
    <w:p w14:paraId="668BD313" w14:textId="77777777" w:rsidR="00C1157F" w:rsidRPr="00B16328" w:rsidRDefault="00C1157F" w:rsidP="00C1157F">
      <w:pPr>
        <w:ind w:left="567" w:hanging="567"/>
        <w:jc w:val="both"/>
      </w:pPr>
      <w:r w:rsidRPr="00B16328">
        <w:t>A4.</w:t>
      </w:r>
      <w:r w:rsidRPr="00B16328">
        <w:tab/>
        <w:t xml:space="preserve">As demonstrações contábeis elaboradas de acordo com a estrutura de relatório financeiro para propósitos </w:t>
      </w:r>
      <w:r w:rsidRPr="00F031A1">
        <w:rPr>
          <w:highlight w:val="yellow"/>
        </w:rPr>
        <w:t>especiais</w:t>
      </w:r>
      <w:r w:rsidRPr="00B16328">
        <w:t xml:space="preserve"> podem ser as </w:t>
      </w:r>
      <w:r w:rsidRPr="00F031A1">
        <w:rPr>
          <w:highlight w:val="green"/>
        </w:rPr>
        <w:t>únicas</w:t>
      </w:r>
      <w:r w:rsidRPr="00B16328">
        <w:t xml:space="preserve"> demonstrações contábeis que a entidade elabora. Nessas circunstâncias, essas demonstrações contábeis podem ser usadas por usuários que não aqueles para quem a estrutura de relatório financeiro foi elaborada. Apesar da ampla distribuição das demonstrações contábeis nessas circunstâncias, as demonstrações contábeis ainda são consideradas demonstrações contábeis para propósitos </w:t>
      </w:r>
      <w:r w:rsidRPr="00F031A1">
        <w:rPr>
          <w:highlight w:val="yellow"/>
        </w:rPr>
        <w:t>especiais</w:t>
      </w:r>
      <w:r w:rsidRPr="00B16328">
        <w:t xml:space="preserve"> para fins das normas de auditoria. Os requisitos dos itens 13 e 14 foram elaborados para evitar mal-entendidos sobre o objetivo para o qual são elaboradas as demonstrações contábeis. As divulgações compreendem informações explicativas ou descritivas, requeridas, permitidas expressamente ou de outra forma pela estrutura de relatório financeiro aplicável, incluídas em um </w:t>
      </w:r>
      <w:r w:rsidRPr="00F031A1">
        <w:rPr>
          <w:highlight w:val="yellow"/>
        </w:rPr>
        <w:t>quadro</w:t>
      </w:r>
      <w:r w:rsidRPr="00B16328">
        <w:t xml:space="preserve"> das demonstrações contábeis, ou nas notas explicativas, ou incorporadas por referência cruzada (</w:t>
      </w:r>
      <w:commentRangeStart w:id="259"/>
      <w:r w:rsidRPr="00F031A1">
        <w:rPr>
          <w:highlight w:val="yellow"/>
        </w:rPr>
        <w:t>item 13(f) da NBC TA 200</w:t>
      </w:r>
      <w:commentRangeEnd w:id="259"/>
      <w:r>
        <w:rPr>
          <w:rStyle w:val="Refdecomentrio"/>
        </w:rPr>
        <w:commentReference w:id="259"/>
      </w:r>
      <w:r w:rsidRPr="00B16328">
        <w:t>).</w:t>
      </w:r>
    </w:p>
    <w:p w14:paraId="1D2D6FEC" w14:textId="77777777" w:rsidR="00C1157F" w:rsidRPr="00B16328" w:rsidRDefault="00C1157F" w:rsidP="00C1157F">
      <w:pPr>
        <w:jc w:val="both"/>
      </w:pPr>
    </w:p>
    <w:p w14:paraId="732B84E0" w14:textId="77777777" w:rsidR="00C1157F" w:rsidRPr="00B16328" w:rsidRDefault="00C1157F" w:rsidP="00C1157F">
      <w:pPr>
        <w:jc w:val="both"/>
        <w:rPr>
          <w:b/>
        </w:rPr>
      </w:pPr>
      <w:r w:rsidRPr="00B16328">
        <w:rPr>
          <w:b/>
        </w:rPr>
        <w:t>Considerações ao aceitar o trabalho</w:t>
      </w:r>
    </w:p>
    <w:p w14:paraId="679584E7" w14:textId="77777777" w:rsidR="00C1157F" w:rsidRPr="00B16328" w:rsidRDefault="00C1157F" w:rsidP="00C1157F">
      <w:pPr>
        <w:jc w:val="both"/>
      </w:pPr>
    </w:p>
    <w:p w14:paraId="6E1871C0" w14:textId="77777777" w:rsidR="00C1157F" w:rsidRPr="00B16328" w:rsidRDefault="00C1157F" w:rsidP="00C1157F">
      <w:pPr>
        <w:jc w:val="both"/>
        <w:rPr>
          <w:i/>
        </w:rPr>
      </w:pPr>
      <w:r w:rsidRPr="00B16328">
        <w:rPr>
          <w:i/>
        </w:rPr>
        <w:t xml:space="preserve">Aceitabilidade da estrutura de relatório financeiro </w:t>
      </w:r>
      <w:r w:rsidRPr="008B3F32">
        <w:t>(ver item 8)</w:t>
      </w:r>
    </w:p>
    <w:p w14:paraId="3AD0B8CE" w14:textId="77777777" w:rsidR="00C1157F" w:rsidRPr="00B16328" w:rsidRDefault="00C1157F" w:rsidP="00C1157F">
      <w:pPr>
        <w:jc w:val="both"/>
      </w:pPr>
    </w:p>
    <w:p w14:paraId="744E7998" w14:textId="77777777" w:rsidR="00C1157F" w:rsidRPr="00B16328" w:rsidRDefault="00C1157F" w:rsidP="00C1157F">
      <w:pPr>
        <w:ind w:left="567" w:hanging="567"/>
        <w:jc w:val="both"/>
      </w:pPr>
      <w:r w:rsidRPr="00B16328">
        <w:t>A5.</w:t>
      </w:r>
      <w:r w:rsidRPr="00B16328">
        <w:tab/>
        <w:t xml:space="preserve">No caso de demonstrações contábeis para propósitos especiais, as necessidades de informações contábeis dos usuários previstos são um fator-chave na determinação da aceitabilidade da estrutura de relatório financeiro aplicada na elaboração das demonstrações contábeis. </w:t>
      </w:r>
    </w:p>
    <w:p w14:paraId="019BB65B" w14:textId="77777777" w:rsidR="00C1157F" w:rsidRPr="00B16328" w:rsidRDefault="00C1157F" w:rsidP="00C1157F">
      <w:pPr>
        <w:jc w:val="both"/>
      </w:pPr>
    </w:p>
    <w:p w14:paraId="4DAF7788" w14:textId="77777777" w:rsidR="00C1157F" w:rsidRPr="00B16328" w:rsidRDefault="00C1157F" w:rsidP="00C1157F">
      <w:pPr>
        <w:ind w:left="567" w:hanging="567"/>
        <w:jc w:val="both"/>
      </w:pPr>
      <w:r w:rsidRPr="00B16328">
        <w:t>A6.</w:t>
      </w:r>
      <w:r w:rsidRPr="00B16328">
        <w:tab/>
        <w:t xml:space="preserve">A estrutura de relatório financeiro aplicável pode abranger as normas de contabilidade estabelecidas por organização normativa autorizada ou reconhecida para promulgar normas para demonstrações contábeis para propósitos especiais. Nesse caso, essas normas </w:t>
      </w:r>
      <w:r>
        <w:t>devem ser</w:t>
      </w:r>
      <w:r w:rsidRPr="00B16328">
        <w:t xml:space="preserve"> consideradas aceitáveis para esse fim</w:t>
      </w:r>
      <w:r>
        <w:t>,</w:t>
      </w:r>
      <w:r w:rsidRPr="00B16328">
        <w:t xml:space="preserve"> se a organização segu</w:t>
      </w:r>
      <w:r>
        <w:t>ir</w:t>
      </w:r>
      <w:r w:rsidRPr="00B16328">
        <w:t xml:space="preserve"> </w:t>
      </w:r>
      <w:r>
        <w:t>o</w:t>
      </w:r>
      <w:r w:rsidRPr="00B16328">
        <w:t xml:space="preserve"> processo aprovado e transparente envolvendo a deliberação e </w:t>
      </w:r>
      <w:r>
        <w:t xml:space="preserve">a </w:t>
      </w:r>
      <w:r w:rsidRPr="00B16328">
        <w:t>consideração dos pontos de vista de partes interessadas (</w:t>
      </w:r>
      <w:r w:rsidRPr="00600D75">
        <w:rPr>
          <w:i/>
        </w:rPr>
        <w:t>stakeholders</w:t>
      </w:r>
      <w:r w:rsidRPr="00B16328">
        <w:t>) relevantes. Em algumas jurisdições, lei ou regulamento</w:t>
      </w:r>
      <w:r>
        <w:t>,</w:t>
      </w:r>
      <w:r w:rsidRPr="00B16328">
        <w:t xml:space="preserve"> pode</w:t>
      </w:r>
      <w:r>
        <w:t>-se</w:t>
      </w:r>
      <w:r w:rsidRPr="00B16328">
        <w:t xml:space="preserve"> determinar a estrutura de relatório financeiro a ser usada na elaboração de demonstrações contábeis para propósitos especiais de determinado tipo de entidade. Por exemplo, uma agência reguladora pode estabelecer disposições para elaboração de relatórios contábeis para cumprir os requisitos dessa agência reguladora. Na ausência de indicações em contrário, presume-se que essa estrutura de relatório financeiro é aceitável para as demonstrações contábeis para propósitos especiais elaboradas por essa entidade.</w:t>
      </w:r>
    </w:p>
    <w:p w14:paraId="5F897845" w14:textId="77777777" w:rsidR="00C1157F" w:rsidRPr="00B16328" w:rsidRDefault="00C1157F" w:rsidP="00C1157F">
      <w:pPr>
        <w:jc w:val="both"/>
      </w:pPr>
    </w:p>
    <w:p w14:paraId="37D7C888" w14:textId="77777777" w:rsidR="00C1157F" w:rsidRPr="00B16328" w:rsidRDefault="00C1157F" w:rsidP="00C1157F">
      <w:pPr>
        <w:ind w:left="567" w:hanging="567"/>
        <w:jc w:val="both"/>
      </w:pPr>
      <w:r w:rsidRPr="00B16328">
        <w:t>A7.</w:t>
      </w:r>
      <w:r w:rsidRPr="00B16328">
        <w:tab/>
        <w:t>Quando as normas de contabilidade mencionadas no item A6 são complementadas por requisitos legislativos ou regulatórios, a NBC TA 210 requer que o auditor determine se existem quaisquer conflitos entre as normas de contabilidade e os requisitos adicionais e prevê as medidas a serem tomadas pelo auditor no caso de haver conflitos (item 18 da NBC TA 210).</w:t>
      </w:r>
    </w:p>
    <w:p w14:paraId="6C34DE99" w14:textId="77777777" w:rsidR="00C1157F" w:rsidRPr="00B16328" w:rsidRDefault="00C1157F" w:rsidP="00C1157F">
      <w:pPr>
        <w:jc w:val="both"/>
      </w:pPr>
    </w:p>
    <w:p w14:paraId="434C8194" w14:textId="77777777" w:rsidR="00C1157F" w:rsidRPr="00B16328" w:rsidRDefault="00C1157F" w:rsidP="00C1157F">
      <w:pPr>
        <w:ind w:left="567" w:hanging="567"/>
        <w:jc w:val="both"/>
      </w:pPr>
      <w:r w:rsidRPr="00B16328">
        <w:t>A8.</w:t>
      </w:r>
      <w:r w:rsidRPr="00B16328">
        <w:tab/>
        <w:t>A estrutura de relatório financeiro aplicável pode abranger as cláusulas d</w:t>
      </w:r>
      <w:r>
        <w:t>o</w:t>
      </w:r>
      <w:r w:rsidRPr="00B16328">
        <w:t xml:space="preserve"> contrato para elaboração de relatórios contábeis, ou fontes que não sejam aquelas descritas nos itens A6 e A7. Nesse caso, a aceitabilidade da estrutura de relatório financeiro nas circunstâncias do trabalho é determinada</w:t>
      </w:r>
      <w:r>
        <w:t>,</w:t>
      </w:r>
      <w:r w:rsidRPr="00B16328">
        <w:t xml:space="preserve"> considerando-se se a estrutura apresenta atributos normalmente constantes em estruturas de relatórios financeiros aceitáveis, conforme descrito no Apêndice 2 da NBC TA 210. No caso da estrutura de relatório financeiro para propósitos especiais, a importância relativa, para um trabalho específico, de cada atributo normalmente constante da estrutura de relatórios financeiros aceitáveis, é uma questão de julgamento profissional. Por exemplo, com o objetivo de estabelecer o valor patrimonial de entidade na data de sua venda, o vendedor e o comprador podem ter chegado a</w:t>
      </w:r>
      <w:r>
        <w:t>o</w:t>
      </w:r>
      <w:r w:rsidRPr="00B16328">
        <w:t xml:space="preserve"> entendimento comum de que estimativas muito prudentes de provisões para créditos de liquidação duvidosa são apropriadas para suas necessidades, mesmo que essas informações não sejam neutras quando comparadas com informações elaboradas de acordo com a estrutura de relatório financeiro para fins gerais.</w:t>
      </w:r>
    </w:p>
    <w:p w14:paraId="6913D71E" w14:textId="77777777" w:rsidR="00C1157F" w:rsidRPr="00B16328" w:rsidRDefault="00C1157F" w:rsidP="00C1157F">
      <w:pPr>
        <w:jc w:val="both"/>
      </w:pPr>
    </w:p>
    <w:p w14:paraId="39307743" w14:textId="77777777" w:rsidR="00C1157F" w:rsidRPr="00B16328" w:rsidRDefault="00C1157F" w:rsidP="00C1157F">
      <w:pPr>
        <w:jc w:val="both"/>
        <w:rPr>
          <w:b/>
        </w:rPr>
      </w:pPr>
      <w:r w:rsidRPr="00B16328">
        <w:rPr>
          <w:b/>
        </w:rPr>
        <w:t xml:space="preserve">Considerações ao planejar e executar a auditoria </w:t>
      </w:r>
      <w:r w:rsidRPr="008B3F32">
        <w:t xml:space="preserve">(ver item 9) </w:t>
      </w:r>
    </w:p>
    <w:p w14:paraId="135C0542" w14:textId="77777777" w:rsidR="00C1157F" w:rsidRPr="00B16328" w:rsidRDefault="00C1157F" w:rsidP="00C1157F">
      <w:pPr>
        <w:jc w:val="both"/>
      </w:pPr>
    </w:p>
    <w:p w14:paraId="4C426621" w14:textId="77777777" w:rsidR="00C1157F" w:rsidRPr="00B16328" w:rsidRDefault="00C1157F" w:rsidP="00C1157F">
      <w:pPr>
        <w:ind w:left="567" w:hanging="567"/>
        <w:jc w:val="both"/>
      </w:pPr>
      <w:r w:rsidRPr="00B16328">
        <w:t>A9.</w:t>
      </w:r>
      <w:r w:rsidRPr="00B16328">
        <w:tab/>
        <w:t>A NBC TA 200 requer que o auditor cumpra (a) as exigências éticas relevantes, incluindo aquelas pertinentes à independência, relacionadas com trabalhos de auditoria de demonstrações contábeis</w:t>
      </w:r>
      <w:r>
        <w:t>;</w:t>
      </w:r>
      <w:r w:rsidRPr="00B16328">
        <w:t xml:space="preserve"> e (b) todas as normas de auditoria relevantes para a auditoria. Além disso, requer que o auditor cumpra todos os requisitos de uma NBC TA, a menos que, nas circunstâncias da auditoria, a norma como um todo não seja relevante ou os requisitos não sejam relevantes por estarem condicionados e a condição não existe. Em circunstâncias excepcionais, o auditor pode julgar necessário deixar de seguir requisito relevante de uma NBC TA realizando procedimentos alternativos para alcançar o objetivo do referido requisito (itens 14, 18, 22 e 23 da NBC TA 200).</w:t>
      </w:r>
    </w:p>
    <w:p w14:paraId="2A54DFD3" w14:textId="77777777" w:rsidR="00C1157F" w:rsidRPr="00B16328" w:rsidRDefault="00C1157F" w:rsidP="00C1157F">
      <w:pPr>
        <w:jc w:val="both"/>
      </w:pPr>
    </w:p>
    <w:p w14:paraId="151B6158" w14:textId="77777777" w:rsidR="00C1157F" w:rsidRPr="00B16328" w:rsidRDefault="00C1157F" w:rsidP="00C1157F">
      <w:pPr>
        <w:ind w:left="567" w:hanging="567"/>
        <w:jc w:val="both"/>
      </w:pPr>
      <w:r w:rsidRPr="00B16328">
        <w:t>A10.</w:t>
      </w:r>
      <w:r w:rsidRPr="00B16328">
        <w:tab/>
        <w:t>A aplicação de alguns dos requisitos das normas de auditoria na auditoria de demonstrações contábeis para propósitos especiais pode requerer consideração especial pelo auditor. Por exemplo, na NBC TA 320</w:t>
      </w:r>
      <w:r>
        <w:t xml:space="preserve"> – </w:t>
      </w:r>
      <w:r w:rsidRPr="00B16328">
        <w:t xml:space="preserve">Materialidade no Planejamento e na Execução da Auditoria, </w:t>
      </w:r>
      <w:r>
        <w:t xml:space="preserve">item 2, </w:t>
      </w:r>
      <w:r w:rsidRPr="00B16328">
        <w:t xml:space="preserve">julgamentos sobre quais assuntos são relevantes para os usuários das demonstrações contábeis </w:t>
      </w:r>
      <w:r>
        <w:t>devem ser</w:t>
      </w:r>
      <w:r w:rsidRPr="00B16328">
        <w:t xml:space="preserve"> baseados em considerações sobre as necessidades de informações contábeis comuns a uma gama de usuários. Entretanto, no caso de auditoria de demonstrações contábeis para propósitos especiais, esses julgamentos </w:t>
      </w:r>
      <w:r>
        <w:t>devem ser</w:t>
      </w:r>
      <w:r w:rsidRPr="00B16328">
        <w:t xml:space="preserve"> baseados em considerações sobre as necessidades de informações contábeis dos usuários previstos.</w:t>
      </w:r>
    </w:p>
    <w:p w14:paraId="56722F94" w14:textId="77777777" w:rsidR="00C1157F" w:rsidRPr="00B16328" w:rsidRDefault="00C1157F" w:rsidP="00C1157F">
      <w:pPr>
        <w:jc w:val="both"/>
      </w:pPr>
    </w:p>
    <w:p w14:paraId="75982CF6" w14:textId="77777777" w:rsidR="00C1157F" w:rsidRPr="00B16328" w:rsidRDefault="00C1157F" w:rsidP="00C1157F">
      <w:pPr>
        <w:ind w:left="567" w:hanging="567"/>
        <w:jc w:val="both"/>
      </w:pPr>
      <w:r w:rsidRPr="00B16328">
        <w:t>A11.</w:t>
      </w:r>
      <w:r w:rsidRPr="00B16328">
        <w:tab/>
        <w:t>No caso de demonstrações contábeis para propósitos especiais, como as elaboradas de acordo com os requisitos d</w:t>
      </w:r>
      <w:r>
        <w:t>o</w:t>
      </w:r>
      <w:r w:rsidRPr="00B16328">
        <w:t xml:space="preserve"> contrato, a administração</w:t>
      </w:r>
      <w:r>
        <w:t>,</w:t>
      </w:r>
      <w:r w:rsidRPr="00B16328">
        <w:t xml:space="preserve"> juntamente com os usuários previstos</w:t>
      </w:r>
      <w:r>
        <w:t>,</w:t>
      </w:r>
      <w:r w:rsidRPr="00B16328">
        <w:t xml:space="preserve"> podem estabelecer um limite mínimo, abaixo do qual as distorções identificadas durante a auditoria não </w:t>
      </w:r>
      <w:r>
        <w:t xml:space="preserve">devem </w:t>
      </w:r>
      <w:r w:rsidRPr="00B16328">
        <w:t>ser corrigidas ou de outra forma ajustadas. A existência desse limite não isenta o auditor do requisito de determinar a materialidade de acordo com a NBC TA 320</w:t>
      </w:r>
      <w:r>
        <w:t>,</w:t>
      </w:r>
      <w:r w:rsidRPr="00B16328">
        <w:t xml:space="preserve"> no planejamento e na execução da auditoria de demonstrações contábeis para propósitos especiais.</w:t>
      </w:r>
    </w:p>
    <w:p w14:paraId="6A01BE4B" w14:textId="77777777" w:rsidR="00C1157F" w:rsidRPr="00B16328" w:rsidRDefault="00C1157F" w:rsidP="00C1157F">
      <w:pPr>
        <w:jc w:val="both"/>
      </w:pPr>
    </w:p>
    <w:p w14:paraId="5FEE36DC" w14:textId="77777777" w:rsidR="00C1157F" w:rsidRPr="00B16328" w:rsidRDefault="00C1157F" w:rsidP="00C1157F">
      <w:pPr>
        <w:ind w:left="567" w:hanging="567"/>
        <w:jc w:val="both"/>
      </w:pPr>
      <w:r w:rsidRPr="00B16328">
        <w:t>A12.</w:t>
      </w:r>
      <w:r w:rsidRPr="00B16328">
        <w:tab/>
        <w:t xml:space="preserve">A NBC TA 260 </w:t>
      </w:r>
      <w:r>
        <w:t xml:space="preserve">– </w:t>
      </w:r>
      <w:r w:rsidRPr="00B16328">
        <w:t>Comunicação com os Responsáveis pela Governança requer que o auditor determine as pessoas apropriadas dentro da estrutura de governança da entidade com as quais deve se comunicar.</w:t>
      </w:r>
      <w:r>
        <w:t xml:space="preserve"> </w:t>
      </w:r>
      <w:r w:rsidRPr="00B16328">
        <w:t>A NBC TA 260, item A8</w:t>
      </w:r>
      <w:r>
        <w:t>,</w:t>
      </w:r>
      <w:r w:rsidRPr="00B16328">
        <w:t xml:space="preserve"> observa que, em alguns casos, todos os responsáveis pela governança estão envolvidos na administração da entidade, e a aplicação dos requisitos de comunicação são modificados para reconhecer essa posição. Quando </w:t>
      </w:r>
      <w:r>
        <w:t>o</w:t>
      </w:r>
      <w:r w:rsidRPr="00B16328">
        <w:t xml:space="preserve"> conjunto completo de demonstrações contábeis para fins gerais também é elaborado pela entidade, as pessoas responsáveis pela supervisão da elaboração das demonstrações contábeis para propósitos especiais podem não ser responsáveis pela supervisão da elaboração das demonstrações contábeis para fins gerais. </w:t>
      </w:r>
    </w:p>
    <w:p w14:paraId="50BB7A2D" w14:textId="77777777" w:rsidR="00C1157F" w:rsidRPr="00B16328" w:rsidRDefault="00C1157F" w:rsidP="00C1157F">
      <w:pPr>
        <w:jc w:val="both"/>
      </w:pPr>
    </w:p>
    <w:p w14:paraId="434AEB89" w14:textId="77777777" w:rsidR="00C1157F" w:rsidRPr="00AF1D09" w:rsidRDefault="00C1157F" w:rsidP="00C1157F">
      <w:pPr>
        <w:jc w:val="both"/>
      </w:pPr>
      <w:r w:rsidRPr="00B16328">
        <w:rPr>
          <w:b/>
        </w:rPr>
        <w:t xml:space="preserve">Formação de opinião e comunicação das considerações </w:t>
      </w:r>
      <w:r w:rsidRPr="00AF1D09">
        <w:t>(ver item 11)</w:t>
      </w:r>
    </w:p>
    <w:p w14:paraId="2C3AC2C8" w14:textId="77777777" w:rsidR="00C1157F" w:rsidRPr="00B16328" w:rsidRDefault="00C1157F" w:rsidP="00C1157F">
      <w:pPr>
        <w:jc w:val="both"/>
      </w:pPr>
    </w:p>
    <w:p w14:paraId="654F4E97" w14:textId="77777777" w:rsidR="00C1157F" w:rsidRPr="00B16328" w:rsidRDefault="00C1157F" w:rsidP="00C1157F">
      <w:pPr>
        <w:ind w:left="567" w:hanging="567"/>
        <w:jc w:val="both"/>
      </w:pPr>
      <w:r w:rsidRPr="00B16328">
        <w:t>A13.</w:t>
      </w:r>
      <w:r w:rsidRPr="00B16328">
        <w:tab/>
        <w:t xml:space="preserve">O Apêndice desta </w:t>
      </w:r>
      <w:r>
        <w:t>n</w:t>
      </w:r>
      <w:r w:rsidRPr="00B16328">
        <w:t xml:space="preserve">orma contém exemplos de relatórios do auditor independente sobre demonstrações contábeis para propósitos especiais. Outros exemplos de relatórios do auditor podem ser relevantes para relatórios emitidos sobre demonstrações contábeis para propósitos especiais (ver, por exemplo, os </w:t>
      </w:r>
      <w:r>
        <w:t>a</w:t>
      </w:r>
      <w:r w:rsidRPr="00B16328">
        <w:t>pêndices das NBC TA 700, NBC TA 705, NBC TA 570, NBC TA 720 e NBC TA 706</w:t>
      </w:r>
      <w:r>
        <w:t>)</w:t>
      </w:r>
      <w:r w:rsidRPr="00B16328">
        <w:t>.</w:t>
      </w:r>
    </w:p>
    <w:p w14:paraId="2E86F230" w14:textId="77777777" w:rsidR="00C1157F" w:rsidRPr="00B16328" w:rsidRDefault="00C1157F" w:rsidP="00C1157F">
      <w:pPr>
        <w:jc w:val="both"/>
      </w:pPr>
    </w:p>
    <w:p w14:paraId="0A05F488" w14:textId="77777777" w:rsidR="00C1157F" w:rsidRPr="00B16328" w:rsidRDefault="00C1157F" w:rsidP="00C1157F">
      <w:pPr>
        <w:jc w:val="both"/>
        <w:rPr>
          <w:i/>
        </w:rPr>
      </w:pPr>
      <w:r w:rsidRPr="00B16328">
        <w:rPr>
          <w:i/>
        </w:rPr>
        <w:t xml:space="preserve">Aplicação da NBC TA 700 para relatórios emitidos sobre demonstrações contábeis para propósitos especiais </w:t>
      </w:r>
    </w:p>
    <w:p w14:paraId="2182B7C3" w14:textId="77777777" w:rsidR="00C1157F" w:rsidRPr="00B16328" w:rsidRDefault="00C1157F" w:rsidP="00C1157F">
      <w:pPr>
        <w:jc w:val="both"/>
      </w:pPr>
    </w:p>
    <w:p w14:paraId="2ED069B7" w14:textId="77777777" w:rsidR="00C1157F" w:rsidRPr="00B16328" w:rsidRDefault="00C1157F" w:rsidP="00C1157F">
      <w:pPr>
        <w:ind w:left="567" w:hanging="567"/>
        <w:jc w:val="both"/>
      </w:pPr>
      <w:r w:rsidRPr="00B16328">
        <w:t>A14.</w:t>
      </w:r>
      <w:r>
        <w:tab/>
      </w:r>
      <w:r w:rsidRPr="00B16328">
        <w:t xml:space="preserve">O item 11 explica que o auditor é requerido a aplicar a NBC TA 700 na formação da opinião e </w:t>
      </w:r>
      <w:r>
        <w:t xml:space="preserve">na </w:t>
      </w:r>
      <w:r w:rsidRPr="00B16328">
        <w:t>emissão de relatório do auditor sobre demonstrações contábeis para propósitos especiais. Ao fazer isso, o auditor também deve aplicar os requisitos de relatórios financeiros das outras normas de auditoria e pode achar úteis as considerações especiais tratadas nos itens A15 a A19.</w:t>
      </w:r>
    </w:p>
    <w:p w14:paraId="0C745BF6" w14:textId="77777777" w:rsidR="00C1157F" w:rsidRPr="00B16328" w:rsidRDefault="00C1157F" w:rsidP="00C1157F">
      <w:pPr>
        <w:jc w:val="both"/>
      </w:pPr>
    </w:p>
    <w:p w14:paraId="66F8B4F8" w14:textId="77777777" w:rsidR="00C1157F" w:rsidRPr="008B3F32" w:rsidRDefault="00C1157F" w:rsidP="00C1157F">
      <w:pPr>
        <w:jc w:val="both"/>
      </w:pPr>
      <w:r w:rsidRPr="008B3F32">
        <w:t>Continuidade operacional</w:t>
      </w:r>
    </w:p>
    <w:p w14:paraId="6E438EAB" w14:textId="77777777" w:rsidR="00C1157F" w:rsidRPr="00B16328" w:rsidRDefault="00C1157F" w:rsidP="00C1157F">
      <w:pPr>
        <w:jc w:val="both"/>
      </w:pPr>
    </w:p>
    <w:p w14:paraId="30C52AA3" w14:textId="77777777" w:rsidR="00C1157F" w:rsidRPr="00B16328" w:rsidRDefault="00C1157F" w:rsidP="00C1157F">
      <w:pPr>
        <w:ind w:left="567" w:hanging="567"/>
        <w:jc w:val="both"/>
      </w:pPr>
      <w:r w:rsidRPr="00B16328">
        <w:t>A15.</w:t>
      </w:r>
      <w:r>
        <w:tab/>
      </w:r>
      <w:r w:rsidRPr="00B16328">
        <w:t>As demonstrações contábeis para propósitos especiais podem</w:t>
      </w:r>
      <w:r>
        <w:t>,</w:t>
      </w:r>
      <w:r w:rsidRPr="00B16328">
        <w:t xml:space="preserve"> ou não</w:t>
      </w:r>
      <w:r>
        <w:t>,</w:t>
      </w:r>
      <w:r w:rsidRPr="00B16328">
        <w:t xml:space="preserve"> ser elaboradas de acordo com a estrutura de relatório financeiro para a qual a base contábil de continuidade operacional é relevante (por exemplo, em </w:t>
      </w:r>
      <w:r w:rsidRPr="00673FF5">
        <w:t>algumas</w:t>
      </w:r>
      <w:r w:rsidRPr="00B16328">
        <w:t xml:space="preserve"> </w:t>
      </w:r>
      <w:r w:rsidRPr="00673FF5">
        <w:t>jurisdições</w:t>
      </w:r>
      <w:r w:rsidRPr="00B16328">
        <w:t>, a base contábil de continuidade operacional não é relevante para algumas demonstrações contábeis elaboradas para fins fiscais (NBC TA 570, item 2)</w:t>
      </w:r>
      <w:r>
        <w:t>)</w:t>
      </w:r>
      <w:r w:rsidRPr="00B16328">
        <w:t>. Dependendo da estrutura de relatório financeiro aplicável utilizada na elaboração das demonstrações contábeis para propósitos especiais, a descrição no relatório do auditor independente das responsabilidades da administração (ver NBC TA 700, itens 34(b) e A48)</w:t>
      </w:r>
      <w:r>
        <w:t>,</w:t>
      </w:r>
      <w:r w:rsidRPr="00B16328">
        <w:t xml:space="preserve"> em relação à continuidade operacional</w:t>
      </w:r>
      <w:r>
        <w:t>,</w:t>
      </w:r>
      <w:r w:rsidRPr="00B16328">
        <w:t xml:space="preserve"> podem precisar ser adaptadas conforme necessário. A descrição no relatório das responsabilidades do auditor (ver NBC TA 700, item 39(b)(iv)) também pode precisar ser adaptada, conforme necessário, dependendo de como a NBC TA 570 se aplicar nas circunstâncias do trabalho.</w:t>
      </w:r>
    </w:p>
    <w:p w14:paraId="17017414" w14:textId="77777777" w:rsidR="00C1157F" w:rsidRPr="00B16328" w:rsidRDefault="00C1157F" w:rsidP="00C1157F">
      <w:pPr>
        <w:jc w:val="both"/>
      </w:pPr>
    </w:p>
    <w:p w14:paraId="2DCED3F8" w14:textId="77777777" w:rsidR="00C1157F" w:rsidRPr="008B3F32" w:rsidRDefault="00C1157F" w:rsidP="00C1157F">
      <w:pPr>
        <w:jc w:val="both"/>
      </w:pPr>
      <w:r w:rsidRPr="008B3F32">
        <w:t>Principais assuntos de auditoria</w:t>
      </w:r>
    </w:p>
    <w:p w14:paraId="72A6AD7A" w14:textId="77777777" w:rsidR="00C1157F" w:rsidRPr="00B16328" w:rsidRDefault="00C1157F" w:rsidP="00C1157F">
      <w:pPr>
        <w:jc w:val="both"/>
      </w:pPr>
    </w:p>
    <w:p w14:paraId="7F5A2018" w14:textId="77777777" w:rsidR="00C1157F" w:rsidRPr="00B16328" w:rsidRDefault="00C1157F" w:rsidP="00C1157F">
      <w:pPr>
        <w:ind w:left="567" w:hanging="567"/>
        <w:jc w:val="both"/>
      </w:pPr>
      <w:r w:rsidRPr="00B16328">
        <w:t>A16.</w:t>
      </w:r>
      <w:r>
        <w:tab/>
      </w:r>
      <w:r w:rsidRPr="00B16328">
        <w:t xml:space="preserve">A NBC TA 700 requer que o auditor comunique os principais assuntos de auditoria de acordo com a NBC TA 701 </w:t>
      </w:r>
      <w:r>
        <w:t xml:space="preserve">– </w:t>
      </w:r>
      <w:r w:rsidRPr="00B16328">
        <w:t>Comunicação dos Principais Assuntos de Auditoria no Relatório do Auditor Independente, para auditorias de conjuntos completos de demonstrações contábeis para fins gerais de entidades listadas. Para auditorias de demonstrações contábeis para propósitos especiais, a NBC TA 701 somente se aplica quando a comunicação dos principais assuntos de auditoria é exigida por lei ou regulamento ou quando o auditor</w:t>
      </w:r>
      <w:r>
        <w:t>,</w:t>
      </w:r>
      <w:r w:rsidRPr="00B16328">
        <w:t xml:space="preserve"> de outra forma</w:t>
      </w:r>
      <w:r>
        <w:t>,</w:t>
      </w:r>
      <w:r w:rsidRPr="00B16328">
        <w:t xml:space="preserve"> decide comunicar os principais assuntos de auditoria. Quando os principais assuntos de auditoria são comunicados no relatório do auditor independente sobre demonstrações contábeis para propósitos especiais, a NBC TA 701 se aplica em sua totalidade (NBC TA 700, item 31).</w:t>
      </w:r>
    </w:p>
    <w:p w14:paraId="3F8E45CF" w14:textId="77777777" w:rsidR="00C1157F" w:rsidRPr="00B16328" w:rsidRDefault="00C1157F" w:rsidP="00C1157F">
      <w:pPr>
        <w:jc w:val="both"/>
      </w:pPr>
    </w:p>
    <w:p w14:paraId="5018F13D" w14:textId="77777777" w:rsidR="00C1157F" w:rsidRPr="008B3F32" w:rsidRDefault="00C1157F" w:rsidP="00C1157F">
      <w:pPr>
        <w:jc w:val="both"/>
      </w:pPr>
      <w:r w:rsidRPr="008B3F32">
        <w:t>Outras informações</w:t>
      </w:r>
    </w:p>
    <w:p w14:paraId="67EB7F3C" w14:textId="77777777" w:rsidR="00C1157F" w:rsidRPr="00B16328" w:rsidRDefault="00C1157F" w:rsidP="00C1157F">
      <w:pPr>
        <w:jc w:val="both"/>
      </w:pPr>
    </w:p>
    <w:p w14:paraId="507D04FA" w14:textId="77777777" w:rsidR="00C1157F" w:rsidRPr="00B16328" w:rsidRDefault="00C1157F" w:rsidP="00C1157F">
      <w:pPr>
        <w:ind w:left="567" w:hanging="567"/>
        <w:jc w:val="both"/>
      </w:pPr>
      <w:r w:rsidRPr="00B16328">
        <w:t>A17.</w:t>
      </w:r>
      <w:r>
        <w:tab/>
      </w:r>
      <w:r w:rsidRPr="00B16328">
        <w:t xml:space="preserve">A NBC TA 720 </w:t>
      </w:r>
      <w:r>
        <w:t xml:space="preserve">– </w:t>
      </w:r>
      <w:r w:rsidRPr="00B16328">
        <w:t xml:space="preserve">Responsabilidade do Auditor em Relação a Outras Informações trata das responsabilidades do auditor em relação a outras informações. No contexto desta </w:t>
      </w:r>
      <w:r>
        <w:t>n</w:t>
      </w:r>
      <w:r w:rsidRPr="00B16328">
        <w:t>orma, relatórios que contêm ou acompanham as demonstrações contábeis para propósitos especiais – cujo propósito é fornecer aos proprietários (ou partes interessadas semelhantes) informações sobre assuntos apresentados nas demonstrações contábeis para propósitos especiais – são considerados relatórios anuais para fins da NBC TA 720. No caso de demonstrações contábeis elaboradas de acordo com a estrutura conceitual de contabilidade para propósitos especiais, o termo “partes interessadas semelhantes” inclui os usuários específicos cujas necessidades de informações contábeis são atendidas pelo desenho da estrutura conceitual de contabilidade para propósitos especiais. Quando o auditor determina que a entidade planeja emitir esse tipo de relatório, os requisitos da NBC TA 720 se aplicam à auditoria das demonstrações contábeis para propósitos especiais.</w:t>
      </w:r>
    </w:p>
    <w:p w14:paraId="6734BF0A" w14:textId="77777777" w:rsidR="00C1157F" w:rsidRPr="00B16328" w:rsidRDefault="00C1157F" w:rsidP="00C1157F">
      <w:pPr>
        <w:jc w:val="both"/>
      </w:pPr>
    </w:p>
    <w:p w14:paraId="6D91C2C3" w14:textId="77777777" w:rsidR="00C1157F" w:rsidRPr="008B3F32" w:rsidRDefault="00C1157F" w:rsidP="00C1157F">
      <w:pPr>
        <w:jc w:val="both"/>
      </w:pPr>
      <w:r w:rsidRPr="008B3F32">
        <w:t>Nome do sócio ou responsável técnico</w:t>
      </w:r>
    </w:p>
    <w:p w14:paraId="0BE9B4C5" w14:textId="77777777" w:rsidR="00C1157F" w:rsidRPr="00B16328" w:rsidRDefault="00C1157F" w:rsidP="00C1157F">
      <w:pPr>
        <w:jc w:val="both"/>
      </w:pPr>
    </w:p>
    <w:p w14:paraId="1FC89BD8" w14:textId="77777777" w:rsidR="00C1157F" w:rsidRPr="00B16328" w:rsidRDefault="00C1157F" w:rsidP="00C1157F">
      <w:pPr>
        <w:ind w:left="567" w:hanging="567"/>
        <w:jc w:val="both"/>
      </w:pPr>
      <w:r w:rsidRPr="00B16328">
        <w:t>A18.</w:t>
      </w:r>
      <w:r>
        <w:tab/>
      </w:r>
      <w:r w:rsidRPr="00B16328">
        <w:t>Os requisitos da NBC TA 700 para que o auditor inclua o nome do sócio ou responsável técnico no relatório do auditor independente</w:t>
      </w:r>
      <w:r>
        <w:t>,</w:t>
      </w:r>
      <w:r w:rsidRPr="00B16328">
        <w:t xml:space="preserve"> também</w:t>
      </w:r>
      <w:r>
        <w:t>,</w:t>
      </w:r>
      <w:r w:rsidRPr="00B16328">
        <w:t xml:space="preserve"> se aplicam a auditorias de demonstrações contábeis para propósitos especiais.</w:t>
      </w:r>
    </w:p>
    <w:p w14:paraId="6E0F82BC" w14:textId="77777777" w:rsidR="00C1157F" w:rsidRPr="00B16328" w:rsidRDefault="00C1157F" w:rsidP="00C1157F">
      <w:pPr>
        <w:jc w:val="both"/>
      </w:pPr>
    </w:p>
    <w:p w14:paraId="64175B42" w14:textId="77777777" w:rsidR="00C1157F" w:rsidRPr="00B16328" w:rsidRDefault="00C1157F" w:rsidP="00C1157F">
      <w:pPr>
        <w:jc w:val="both"/>
        <w:rPr>
          <w:i/>
        </w:rPr>
      </w:pPr>
      <w:r w:rsidRPr="00B16328">
        <w:rPr>
          <w:i/>
        </w:rPr>
        <w:t xml:space="preserve">Inclusão de referência no relatório do auditor independente sobre o conjunto completo de demonstrações contábeis para fins gerais </w:t>
      </w:r>
    </w:p>
    <w:p w14:paraId="6F14E1A5" w14:textId="77777777" w:rsidR="00C1157F" w:rsidRPr="00B16328" w:rsidRDefault="00C1157F" w:rsidP="00C1157F">
      <w:pPr>
        <w:jc w:val="both"/>
      </w:pPr>
    </w:p>
    <w:p w14:paraId="0F215BA6" w14:textId="77777777" w:rsidR="00C1157F" w:rsidRPr="00B16328" w:rsidRDefault="00C1157F" w:rsidP="00C1157F">
      <w:pPr>
        <w:ind w:left="567" w:hanging="567"/>
        <w:jc w:val="both"/>
      </w:pPr>
      <w:r w:rsidRPr="00B16328">
        <w:t>A19.</w:t>
      </w:r>
      <w:r>
        <w:tab/>
      </w:r>
      <w:r w:rsidRPr="00B16328">
        <w:t xml:space="preserve">O auditor pode considerar apropriado incluir parágrafo de outros assuntos em seu relatório sobre as demonstrações contábeis para propósitos especiais, referindo-se ao relatório do auditor sobre o conjunto completo de demonstrações contábeis para fins gerais ou a assuntos nele relatados (ver NBC TA 706, itens 10 e 11). Por exemplo, o auditor pode considerar apropriado, no seu relatório sobre as demonstrações contábeis para propósitos especiais, referir-se </w:t>
      </w:r>
      <w:r>
        <w:t>à</w:t>
      </w:r>
      <w:r w:rsidRPr="00B16328">
        <w:t xml:space="preserve"> seção “Incerteza relevante relacionada com a continuidade operacional” incluída no relatório do auditor sobre </w:t>
      </w:r>
      <w:r>
        <w:t>o</w:t>
      </w:r>
      <w:r w:rsidRPr="00B16328">
        <w:t xml:space="preserve"> conjunto completo de demonstrações contábeis para fins gerais.</w:t>
      </w:r>
    </w:p>
    <w:p w14:paraId="0DC5A794" w14:textId="77777777" w:rsidR="00C1157F" w:rsidRPr="00B16328" w:rsidRDefault="00C1157F" w:rsidP="00C1157F">
      <w:pPr>
        <w:jc w:val="both"/>
      </w:pPr>
    </w:p>
    <w:p w14:paraId="72BA9C0C" w14:textId="77777777" w:rsidR="00C1157F" w:rsidRPr="00B16328" w:rsidRDefault="00C1157F" w:rsidP="00C1157F">
      <w:pPr>
        <w:jc w:val="both"/>
        <w:rPr>
          <w:i/>
        </w:rPr>
      </w:pPr>
      <w:r w:rsidRPr="00B16328">
        <w:rPr>
          <w:i/>
        </w:rPr>
        <w:t xml:space="preserve">Alerta aos leitores de que as demonstrações contábeis foram elaboradas de acordo com a estrutura de relatório financeiro para propósitos especiais </w:t>
      </w:r>
      <w:r w:rsidRPr="008B3F32">
        <w:t>(ver item 14)</w:t>
      </w:r>
    </w:p>
    <w:p w14:paraId="7C017CE7" w14:textId="77777777" w:rsidR="00C1157F" w:rsidRPr="00B16328" w:rsidRDefault="00C1157F" w:rsidP="00C1157F">
      <w:pPr>
        <w:jc w:val="both"/>
      </w:pPr>
    </w:p>
    <w:p w14:paraId="6021B68F" w14:textId="77777777" w:rsidR="00C1157F" w:rsidRPr="00B16328" w:rsidRDefault="00C1157F" w:rsidP="00C1157F">
      <w:pPr>
        <w:ind w:left="567" w:hanging="567"/>
        <w:jc w:val="both"/>
      </w:pPr>
      <w:r w:rsidRPr="00B16328">
        <w:t>A20.</w:t>
      </w:r>
      <w:r w:rsidRPr="00B16328">
        <w:tab/>
        <w:t>As demonstrações contábeis para propósitos especiais podem ser usadas para fins que não aqueles para os quais foram elaboradas. Por exemplo, uma agência reguladora pode requerer que certas entidades disponibilizem as demonstrações contábeis para propósitos especiais em registro público. Para evitar mal-entendidos, o auditor alerta os usuários do relatório do auditor</w:t>
      </w:r>
      <w:r>
        <w:t>,</w:t>
      </w:r>
      <w:r w:rsidRPr="00B16328">
        <w:t xml:space="preserve"> incluindo um parágrafo de ênfase para explicar que as demonstrações contábeis foram elaboradas de acordo com a estrutura de relatório financeiro para propósitos especiais e, portanto, podem não ser adequadas para outro fim. A NBC TA 706 requer que esse parágrafo seja </w:t>
      </w:r>
      <w:r>
        <w:t>inserido</w:t>
      </w:r>
      <w:r w:rsidRPr="00B16328">
        <w:t xml:space="preserve"> em seção separada do relatório do auditor com título apropriado que inclua o termo “</w:t>
      </w:r>
      <w:r>
        <w:t>ê</w:t>
      </w:r>
      <w:r w:rsidRPr="00B16328">
        <w:t>nfase” (</w:t>
      </w:r>
      <w:r>
        <w:t>v</w:t>
      </w:r>
      <w:r w:rsidRPr="00B16328">
        <w:t>er item 9(a) da NBC TA 706).</w:t>
      </w:r>
    </w:p>
    <w:p w14:paraId="0865638B" w14:textId="77777777" w:rsidR="00C1157F" w:rsidRPr="00B16328" w:rsidRDefault="00C1157F" w:rsidP="00C1157F">
      <w:pPr>
        <w:jc w:val="both"/>
      </w:pPr>
    </w:p>
    <w:p w14:paraId="34A88BEF" w14:textId="77777777" w:rsidR="00C1157F" w:rsidRPr="00B16328" w:rsidRDefault="00C1157F" w:rsidP="00C1157F">
      <w:pPr>
        <w:jc w:val="both"/>
        <w:rPr>
          <w:i/>
        </w:rPr>
      </w:pPr>
      <w:r w:rsidRPr="00B16328">
        <w:rPr>
          <w:i/>
        </w:rPr>
        <w:t xml:space="preserve">Restrição sobre distribuição ou uso </w:t>
      </w:r>
      <w:r w:rsidRPr="008B3F32">
        <w:t>(ver item 14)</w:t>
      </w:r>
    </w:p>
    <w:p w14:paraId="410D31C1" w14:textId="77777777" w:rsidR="00C1157F" w:rsidRPr="00B16328" w:rsidRDefault="00C1157F" w:rsidP="00C1157F">
      <w:pPr>
        <w:jc w:val="both"/>
      </w:pPr>
    </w:p>
    <w:p w14:paraId="323AA277" w14:textId="77777777" w:rsidR="00C1157F" w:rsidRPr="00B16328" w:rsidRDefault="00C1157F" w:rsidP="00C1157F">
      <w:pPr>
        <w:ind w:left="567" w:hanging="567"/>
        <w:jc w:val="both"/>
      </w:pPr>
      <w:r w:rsidRPr="00B16328">
        <w:t>A21.</w:t>
      </w:r>
      <w:r w:rsidRPr="00B16328">
        <w:tab/>
        <w:t xml:space="preserve">Além do alerta requerido pelo item 14, o auditor pode considerar apropriado indicar que o seu relatório tem como finalidade somente usuários específicos. Dependendo da lei ou do regulamento </w:t>
      </w:r>
      <w:r w:rsidRPr="00673FF5">
        <w:t>da jurisdição específica</w:t>
      </w:r>
      <w:r w:rsidRPr="00B16328">
        <w:t>, isso pode ser feito restringindo-se a distribuição ou o uso do relatório do auditor independente. Nessas circunstâncias, o parágrafo mencionado no item 14 pode ser ampliado para incluir esses outros assuntos e o seu título modificado. Es</w:t>
      </w:r>
      <w:r>
        <w:t>s</w:t>
      </w:r>
      <w:r w:rsidRPr="00B16328">
        <w:t xml:space="preserve">e é o caso </w:t>
      </w:r>
      <w:r>
        <w:t>d</w:t>
      </w:r>
      <w:r w:rsidRPr="00B16328">
        <w:t xml:space="preserve">o Brasil (ver exemplos no Apêndice desta </w:t>
      </w:r>
      <w:r>
        <w:t>n</w:t>
      </w:r>
      <w:r w:rsidRPr="00B16328">
        <w:t>orma).</w:t>
      </w:r>
    </w:p>
    <w:p w14:paraId="0E77718C" w14:textId="77777777" w:rsidR="00C1157F" w:rsidRPr="00B16328" w:rsidRDefault="00C1157F" w:rsidP="00C1157F">
      <w:pPr>
        <w:jc w:val="both"/>
      </w:pPr>
    </w:p>
    <w:p w14:paraId="174BB1D2" w14:textId="77777777" w:rsidR="00C1157F" w:rsidRPr="00B16328" w:rsidRDefault="00C1157F" w:rsidP="00C1157F">
      <w:pPr>
        <w:jc w:val="both"/>
      </w:pPr>
    </w:p>
    <w:p w14:paraId="4DF19456" w14:textId="77777777" w:rsidR="00C1157F" w:rsidRPr="00F169BA" w:rsidRDefault="00C1157F" w:rsidP="00C1157F">
      <w:pPr>
        <w:jc w:val="both"/>
      </w:pPr>
      <w:r w:rsidRPr="00B16328">
        <w:rPr>
          <w:b/>
        </w:rPr>
        <w:t xml:space="preserve">Apêndice </w:t>
      </w:r>
      <w:r w:rsidRPr="00F169BA">
        <w:t>(ver item A14)</w:t>
      </w:r>
    </w:p>
    <w:p w14:paraId="47D49948" w14:textId="77777777" w:rsidR="00C1157F" w:rsidRPr="00414054" w:rsidRDefault="00C1157F" w:rsidP="00C1157F">
      <w:pPr>
        <w:jc w:val="both"/>
      </w:pPr>
    </w:p>
    <w:p w14:paraId="42094A87" w14:textId="77777777" w:rsidR="00C1157F" w:rsidRPr="00B16328" w:rsidRDefault="00C1157F" w:rsidP="00C1157F">
      <w:pPr>
        <w:jc w:val="both"/>
        <w:rPr>
          <w:b/>
        </w:rPr>
      </w:pPr>
      <w:r w:rsidRPr="00B16328">
        <w:rPr>
          <w:b/>
        </w:rPr>
        <w:t xml:space="preserve">Exemplos de relatórios do auditor independente sobre demonstrações contábeis para propósitos </w:t>
      </w:r>
      <w:r w:rsidRPr="00073956">
        <w:rPr>
          <w:b/>
          <w:highlight w:val="yellow"/>
        </w:rPr>
        <w:t>especiais</w:t>
      </w:r>
    </w:p>
    <w:p w14:paraId="797D020B" w14:textId="77777777" w:rsidR="00C1157F" w:rsidRPr="00B16328" w:rsidRDefault="00C1157F" w:rsidP="00C1157F">
      <w:pPr>
        <w:jc w:val="both"/>
      </w:pPr>
    </w:p>
    <w:p w14:paraId="4BC45A81" w14:textId="77777777" w:rsidR="00C1157F" w:rsidRPr="00C2088F" w:rsidRDefault="00C1157F">
      <w:pPr>
        <w:pStyle w:val="PargrafodaLista"/>
        <w:numPr>
          <w:ilvl w:val="0"/>
          <w:numId w:val="317"/>
        </w:numPr>
        <w:spacing w:after="0" w:line="240" w:lineRule="auto"/>
        <w:ind w:left="284" w:hanging="284"/>
        <w:jc w:val="both"/>
      </w:pPr>
      <w:r w:rsidRPr="004B1E0D">
        <w:rPr>
          <w:b/>
          <w:highlight w:val="yellow"/>
        </w:rPr>
        <w:t>Exemplo 1</w:t>
      </w:r>
      <w:r w:rsidRPr="00C2088F">
        <w:t xml:space="preserve">: Relatório do auditor independente sobre </w:t>
      </w:r>
      <w:r>
        <w:t>o</w:t>
      </w:r>
      <w:r w:rsidRPr="00C2088F">
        <w:t xml:space="preserve"> conjunto completo de demonstrações contábeis d</w:t>
      </w:r>
      <w:r>
        <w:t>e</w:t>
      </w:r>
      <w:r w:rsidRPr="00C2088F">
        <w:t xml:space="preserve"> </w:t>
      </w:r>
      <w:r w:rsidRPr="00073956">
        <w:rPr>
          <w:highlight w:val="cyan"/>
        </w:rPr>
        <w:t>entidade não listada</w:t>
      </w:r>
      <w:r>
        <w:t>,</w:t>
      </w:r>
      <w:r w:rsidRPr="00C2088F">
        <w:t xml:space="preserve"> elaboradas de acordo com as </w:t>
      </w:r>
      <w:r w:rsidRPr="00073956">
        <w:rPr>
          <w:highlight w:val="cyan"/>
        </w:rPr>
        <w:t>cláusulas do contrato</w:t>
      </w:r>
      <w:r w:rsidRPr="00C2088F">
        <w:t xml:space="preserve"> estabelecendo diretrizes para elaboração de relatórios contábeis (para fins deste exemplo, estrutura de conformidade).</w:t>
      </w:r>
    </w:p>
    <w:p w14:paraId="46D0E01A" w14:textId="77777777" w:rsidR="00C1157F" w:rsidRPr="00B16328" w:rsidRDefault="00C1157F" w:rsidP="00C1157F">
      <w:pPr>
        <w:ind w:left="284" w:hanging="284"/>
        <w:jc w:val="both"/>
      </w:pPr>
    </w:p>
    <w:p w14:paraId="56322C19" w14:textId="77777777" w:rsidR="00C1157F" w:rsidRPr="00C2088F" w:rsidRDefault="00C1157F">
      <w:pPr>
        <w:pStyle w:val="PargrafodaLista"/>
        <w:numPr>
          <w:ilvl w:val="0"/>
          <w:numId w:val="318"/>
        </w:numPr>
        <w:spacing w:after="0" w:line="240" w:lineRule="auto"/>
        <w:ind w:left="284" w:hanging="284"/>
        <w:jc w:val="both"/>
      </w:pPr>
      <w:r w:rsidRPr="004B1E0D">
        <w:rPr>
          <w:b/>
          <w:highlight w:val="yellow"/>
        </w:rPr>
        <w:t>Exemplo 2</w:t>
      </w:r>
      <w:r w:rsidRPr="00C2088F">
        <w:t xml:space="preserve">: Relatório do auditor independente sobre </w:t>
      </w:r>
      <w:r>
        <w:t>o</w:t>
      </w:r>
      <w:r w:rsidRPr="00C2088F">
        <w:t xml:space="preserve"> conjunto completo de demonstrações contábeis d</w:t>
      </w:r>
      <w:r>
        <w:t>e</w:t>
      </w:r>
      <w:r w:rsidRPr="00C2088F">
        <w:t xml:space="preserve"> entidade não listada</w:t>
      </w:r>
      <w:r>
        <w:t>,</w:t>
      </w:r>
      <w:r w:rsidRPr="00C2088F">
        <w:t xml:space="preserve"> elaboradas de acordo com </w:t>
      </w:r>
      <w:r w:rsidRPr="00073956">
        <w:rPr>
          <w:highlight w:val="cyan"/>
        </w:rPr>
        <w:t>base contábil fiscal na Jurisdição X</w:t>
      </w:r>
      <w:r w:rsidRPr="00C2088F">
        <w:t xml:space="preserve"> (para fins deste exemplo, estrutura de conformidade).</w:t>
      </w:r>
    </w:p>
    <w:p w14:paraId="5DD28F13" w14:textId="77777777" w:rsidR="00C1157F" w:rsidRPr="00B16328" w:rsidRDefault="00C1157F" w:rsidP="00C1157F">
      <w:pPr>
        <w:ind w:left="284" w:hanging="284"/>
        <w:jc w:val="both"/>
      </w:pPr>
    </w:p>
    <w:p w14:paraId="71C7BD7E" w14:textId="77777777" w:rsidR="00C1157F" w:rsidRPr="00C2088F" w:rsidRDefault="00C1157F">
      <w:pPr>
        <w:pStyle w:val="PargrafodaLista"/>
        <w:numPr>
          <w:ilvl w:val="0"/>
          <w:numId w:val="319"/>
        </w:numPr>
        <w:spacing w:after="0" w:line="240" w:lineRule="auto"/>
        <w:ind w:left="284" w:hanging="284"/>
        <w:jc w:val="both"/>
      </w:pPr>
      <w:r w:rsidRPr="004B1E0D">
        <w:rPr>
          <w:b/>
          <w:highlight w:val="yellow"/>
        </w:rPr>
        <w:t>Exemplo 3</w:t>
      </w:r>
      <w:r w:rsidRPr="00C2088F">
        <w:t xml:space="preserve">: Relatório do auditor independente sobre </w:t>
      </w:r>
      <w:r>
        <w:t>o</w:t>
      </w:r>
      <w:r w:rsidRPr="00C2088F">
        <w:t xml:space="preserve"> conjunto completo de demonstrações contábeis d</w:t>
      </w:r>
      <w:r>
        <w:t>e</w:t>
      </w:r>
      <w:r w:rsidRPr="00C2088F">
        <w:t xml:space="preserve"> entidade listada</w:t>
      </w:r>
      <w:r>
        <w:t>,</w:t>
      </w:r>
      <w:r w:rsidRPr="00C2088F">
        <w:t xml:space="preserve"> elaboradas de acordo com as disposições para elaboração de relatórios contábeis estabelecidas por </w:t>
      </w:r>
      <w:r w:rsidRPr="00073956">
        <w:rPr>
          <w:highlight w:val="cyan"/>
        </w:rPr>
        <w:t>agência reguladora</w:t>
      </w:r>
      <w:r w:rsidRPr="00C2088F">
        <w:t xml:space="preserve"> (para fins deste exemplo, estrutura de apresentação adequada).</w:t>
      </w:r>
    </w:p>
    <w:p w14:paraId="16BD72B4" w14:textId="77777777" w:rsidR="00C1157F" w:rsidRPr="00B16328" w:rsidRDefault="00C1157F" w:rsidP="00C1157F">
      <w:pPr>
        <w:jc w:val="both"/>
      </w:pPr>
    </w:p>
    <w:p w14:paraId="7CE61477" w14:textId="77777777" w:rsidR="00C1157F" w:rsidRDefault="00C1157F" w:rsidP="00C1157F">
      <w:pPr>
        <w:jc w:val="both"/>
      </w:pPr>
    </w:p>
    <w:p w14:paraId="21AC1876" w14:textId="77777777" w:rsidR="00C1157F" w:rsidRPr="00B16328" w:rsidRDefault="00C1157F" w:rsidP="00C1157F">
      <w:pPr>
        <w:jc w:val="both"/>
        <w:rPr>
          <w:b/>
        </w:rPr>
      </w:pPr>
      <w:r w:rsidRPr="00B16328">
        <w:rPr>
          <w:b/>
        </w:rPr>
        <w:t xml:space="preserve">Exemplo 1: Relatório do auditor independente sobre </w:t>
      </w:r>
      <w:r>
        <w:rPr>
          <w:b/>
        </w:rPr>
        <w:t>o</w:t>
      </w:r>
      <w:r w:rsidRPr="00B16328">
        <w:rPr>
          <w:b/>
        </w:rPr>
        <w:t xml:space="preserve"> conjunto completo de demonstrações contábeis d</w:t>
      </w:r>
      <w:r>
        <w:rPr>
          <w:b/>
        </w:rPr>
        <w:t>e</w:t>
      </w:r>
      <w:r w:rsidRPr="00B16328">
        <w:rPr>
          <w:b/>
        </w:rPr>
        <w:t xml:space="preserve"> entidade não listada</w:t>
      </w:r>
      <w:r>
        <w:rPr>
          <w:b/>
        </w:rPr>
        <w:t>,</w:t>
      </w:r>
      <w:r w:rsidRPr="00B16328">
        <w:rPr>
          <w:b/>
        </w:rPr>
        <w:t xml:space="preserve"> elaboradas de acordo com as cláusulas d</w:t>
      </w:r>
      <w:r>
        <w:rPr>
          <w:b/>
        </w:rPr>
        <w:t>o</w:t>
      </w:r>
      <w:r w:rsidRPr="00B16328">
        <w:rPr>
          <w:b/>
        </w:rPr>
        <w:t xml:space="preserve"> contrato estabelecendo diretrizes para elaboração de relatórios contábeis (para fins deste exemplo, estrutura de conformidade).</w:t>
      </w:r>
    </w:p>
    <w:p w14:paraId="62332AD3" w14:textId="77777777" w:rsidR="00C1157F" w:rsidRPr="00B16328" w:rsidRDefault="00C1157F" w:rsidP="00C1157F">
      <w:pPr>
        <w:jc w:val="both"/>
      </w:pPr>
    </w:p>
    <w:p w14:paraId="5FFED730" w14:textId="77777777" w:rsidR="00C1157F" w:rsidRPr="00B16328" w:rsidRDefault="00C1157F" w:rsidP="00C1157F">
      <w:pPr>
        <w:spacing w:after="120"/>
        <w:jc w:val="both"/>
      </w:pPr>
      <w:r w:rsidRPr="00B16328">
        <w:t>Para fins deste exemplo, são consideradas as seguintes circunstâncias:</w:t>
      </w:r>
    </w:p>
    <w:p w14:paraId="4E9233EA"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As demonstrações contábeis foram elaboradas pela administração da entidade</w:t>
      </w:r>
      <w:r>
        <w:t>,</w:t>
      </w:r>
      <w:r w:rsidRPr="00B16328">
        <w:t xml:space="preserve"> de acordo com as </w:t>
      </w:r>
      <w:r w:rsidRPr="00314996">
        <w:rPr>
          <w:highlight w:val="cyan"/>
        </w:rPr>
        <w:t>cláusulas do contrato</w:t>
      </w:r>
      <w:r>
        <w:t>,</w:t>
      </w:r>
      <w:r w:rsidRPr="00B16328">
        <w:t xml:space="preserve"> estabelecendo diretrizes para elaboração de relatórios contábeis (ou seja, estrutura de relatório financeiro para propósitos especiais). A administração </w:t>
      </w:r>
      <w:r w:rsidRPr="00314996">
        <w:rPr>
          <w:highlight w:val="cyan"/>
        </w:rPr>
        <w:t>não</w:t>
      </w:r>
      <w:r w:rsidRPr="00B16328">
        <w:t xml:space="preserve"> pode escolher a estrutura de relatórios financeiros.</w:t>
      </w:r>
    </w:p>
    <w:p w14:paraId="59DE6BED"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A estrutura de relatório financeiro aplicável é uma estrutura de </w:t>
      </w:r>
      <w:r w:rsidRPr="00314996">
        <w:rPr>
          <w:highlight w:val="cyan"/>
        </w:rPr>
        <w:t>conformidade</w:t>
      </w:r>
      <w:r w:rsidRPr="00B16328">
        <w:t>.</w:t>
      </w:r>
    </w:p>
    <w:p w14:paraId="44DF4DB8" w14:textId="77777777" w:rsidR="00C1157F" w:rsidRPr="00B16328" w:rsidRDefault="00C1157F">
      <w:pPr>
        <w:pStyle w:val="PargrafodaLista"/>
        <w:numPr>
          <w:ilvl w:val="0"/>
          <w:numId w:val="314"/>
        </w:numPr>
        <w:spacing w:after="120" w:line="240" w:lineRule="auto"/>
        <w:ind w:left="284" w:hanging="284"/>
        <w:contextualSpacing w:val="0"/>
        <w:jc w:val="both"/>
      </w:pPr>
      <w:r w:rsidRPr="00314996">
        <w:rPr>
          <w:highlight w:val="cyan"/>
        </w:rPr>
        <w:t xml:space="preserve">Não </w:t>
      </w:r>
      <w:r w:rsidRPr="00B16328">
        <w:t xml:space="preserve">foi emitido relatório do auditor independente sobre o conjunto completo de demonstrações contábeis para fins </w:t>
      </w:r>
      <w:r w:rsidRPr="00314996">
        <w:rPr>
          <w:highlight w:val="cyan"/>
        </w:rPr>
        <w:t>gerais</w:t>
      </w:r>
      <w:r w:rsidRPr="00B16328">
        <w:t>.</w:t>
      </w:r>
    </w:p>
    <w:p w14:paraId="45B577E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Os termos do trabalho de auditoria refletem a descrição da responsabilidade da administração pelas demonstrações contábeis na NBC TA 210.</w:t>
      </w:r>
    </w:p>
    <w:p w14:paraId="5DC53CD2"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O auditor concluiu que uma </w:t>
      </w:r>
      <w:r w:rsidRPr="00314996">
        <w:rPr>
          <w:highlight w:val="cyan"/>
        </w:rPr>
        <w:t>opinião não modificada</w:t>
      </w:r>
      <w:r w:rsidRPr="00B16328">
        <w:t xml:space="preserve"> (ou seja, “limpa”) é adequada com base na evidência de auditoria obtida.</w:t>
      </w:r>
    </w:p>
    <w:p w14:paraId="72BB19B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As exigências éticas relevantes que se aplicam à auditoria compõem o Código de Ética Profissional do Contador e as normas profissionais emitidas pelo Conselho Federal de Contabilidade.</w:t>
      </w:r>
    </w:p>
    <w:p w14:paraId="0ED6114B"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Com base na evidência de auditoria obtida, o auditor concluiu que </w:t>
      </w:r>
      <w:r w:rsidRPr="00314996">
        <w:rPr>
          <w:highlight w:val="cyan"/>
        </w:rPr>
        <w:t>não</w:t>
      </w:r>
      <w:r w:rsidRPr="00B16328">
        <w:t xml:space="preserve"> existe incerteza relevante em relação a eventos ou condições que podem levantar dúvida significativa em relação à capacidade de </w:t>
      </w:r>
      <w:r w:rsidRPr="00314996">
        <w:rPr>
          <w:highlight w:val="cyan"/>
        </w:rPr>
        <w:t>continuidade operacional</w:t>
      </w:r>
      <w:r w:rsidRPr="00B16328">
        <w:t xml:space="preserve"> da entidade de acordo com a NBC TA 570.</w:t>
      </w:r>
    </w:p>
    <w:p w14:paraId="45622A4F"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A distribuição e o uso do relatório do auditor independente estão </w:t>
      </w:r>
      <w:r w:rsidRPr="00314996">
        <w:rPr>
          <w:highlight w:val="cyan"/>
        </w:rPr>
        <w:t>restritos</w:t>
      </w:r>
      <w:r w:rsidRPr="00B16328">
        <w:t>.</w:t>
      </w:r>
    </w:p>
    <w:p w14:paraId="61FDFE26"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O auditor </w:t>
      </w:r>
      <w:r w:rsidRPr="00314996">
        <w:rPr>
          <w:highlight w:val="cyan"/>
        </w:rPr>
        <w:t xml:space="preserve">não </w:t>
      </w:r>
      <w:r>
        <w:t xml:space="preserve">é requerido e, adicionalmente, </w:t>
      </w:r>
      <w:r w:rsidRPr="00B16328">
        <w:t>decidiu</w:t>
      </w:r>
      <w:r>
        <w:t xml:space="preserve"> </w:t>
      </w:r>
      <w:r w:rsidRPr="00314996">
        <w:rPr>
          <w:highlight w:val="cyan"/>
        </w:rPr>
        <w:t xml:space="preserve">não </w:t>
      </w:r>
      <w:r w:rsidRPr="00B16328">
        <w:t>comunicar os principais assuntos de auditoria de acordo com a NBC TA 701.</w:t>
      </w:r>
    </w:p>
    <w:p w14:paraId="680BF5C2"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 auditor determinou que não há outras informações (ou seja, os requisitos da NBC TA 720 não se aplicam).</w:t>
      </w:r>
    </w:p>
    <w:p w14:paraId="2DDFFA48" w14:textId="77777777" w:rsidR="00C1157F" w:rsidRPr="00B16328" w:rsidRDefault="00C1157F">
      <w:pPr>
        <w:pStyle w:val="PargrafodaLista"/>
        <w:numPr>
          <w:ilvl w:val="0"/>
          <w:numId w:val="314"/>
        </w:numPr>
        <w:spacing w:after="0" w:line="240" w:lineRule="auto"/>
        <w:ind w:left="284" w:hanging="284"/>
        <w:contextualSpacing w:val="0"/>
        <w:jc w:val="both"/>
      </w:pPr>
      <w:r w:rsidRPr="00B16328">
        <w:t>As pessoas responsáveis pela supervisão do processo de relatórios financeiros não são aquelas responsáveis pela elaboração das demonstrações contábeis.</w:t>
      </w:r>
    </w:p>
    <w:p w14:paraId="049157BA" w14:textId="77777777" w:rsidR="00C1157F" w:rsidRPr="00B16328" w:rsidRDefault="00C1157F" w:rsidP="00C1157F">
      <w:pPr>
        <w:jc w:val="both"/>
      </w:pPr>
    </w:p>
    <w:p w14:paraId="56DF3D8E" w14:textId="77777777" w:rsidR="00C1157F" w:rsidRPr="00B16328" w:rsidRDefault="00C1157F" w:rsidP="00C1157F">
      <w:pPr>
        <w:jc w:val="both"/>
      </w:pPr>
    </w:p>
    <w:p w14:paraId="4D495943" w14:textId="77777777" w:rsidR="00C1157F" w:rsidRPr="00B16328" w:rsidRDefault="00C1157F" w:rsidP="00C1157F">
      <w:pPr>
        <w:jc w:val="both"/>
        <w:rPr>
          <w:b/>
        </w:rPr>
      </w:pPr>
      <w:r w:rsidRPr="00B16328">
        <w:rPr>
          <w:b/>
        </w:rPr>
        <w:t>RELATÓRIO DO AUDITOR INDEPENDENTE</w:t>
      </w:r>
    </w:p>
    <w:p w14:paraId="11F22FAB" w14:textId="77777777" w:rsidR="00C1157F" w:rsidRPr="00B16328" w:rsidRDefault="00C1157F" w:rsidP="00C1157F">
      <w:pPr>
        <w:jc w:val="both"/>
      </w:pPr>
    </w:p>
    <w:p w14:paraId="131B5BCF" w14:textId="77777777" w:rsidR="00C1157F" w:rsidRPr="00B16328" w:rsidRDefault="00C1157F" w:rsidP="00C1157F">
      <w:pPr>
        <w:jc w:val="both"/>
      </w:pPr>
      <w:r>
        <w:t>(</w:t>
      </w:r>
      <w:r w:rsidRPr="00B16328">
        <w:t>Destinatário apropriado</w:t>
      </w:r>
      <w:r>
        <w:t>)</w:t>
      </w:r>
    </w:p>
    <w:p w14:paraId="1B9DDFE1" w14:textId="77777777" w:rsidR="00C1157F" w:rsidRPr="00B16328" w:rsidRDefault="00C1157F" w:rsidP="00C1157F">
      <w:pPr>
        <w:jc w:val="both"/>
      </w:pPr>
    </w:p>
    <w:p w14:paraId="12A27FC0" w14:textId="77777777" w:rsidR="00C1157F" w:rsidRPr="00B16328" w:rsidRDefault="00C1157F" w:rsidP="00C1157F">
      <w:pPr>
        <w:jc w:val="both"/>
        <w:rPr>
          <w:b/>
        </w:rPr>
      </w:pPr>
      <w:r w:rsidRPr="00B16328">
        <w:rPr>
          <w:b/>
        </w:rPr>
        <w:t>Opinião</w:t>
      </w:r>
    </w:p>
    <w:p w14:paraId="7F0BA763" w14:textId="77777777" w:rsidR="00C1157F" w:rsidRPr="00B16328" w:rsidRDefault="00C1157F" w:rsidP="00C1157F">
      <w:pPr>
        <w:jc w:val="both"/>
      </w:pPr>
    </w:p>
    <w:p w14:paraId="7D217B78" w14:textId="77777777" w:rsidR="00C1157F" w:rsidRPr="00B16328" w:rsidRDefault="00C1157F" w:rsidP="00C1157F">
      <w:pPr>
        <w:jc w:val="both"/>
      </w:pPr>
      <w:r w:rsidRPr="00B16328">
        <w:t>Examinamos as demonstrações contábeis da Companhia ABC (</w:t>
      </w:r>
      <w:r>
        <w:t>c</w:t>
      </w:r>
      <w:r w:rsidRPr="00B16328">
        <w:t xml:space="preserve">ompanhia), que compreendem o balanço patrimonial em 31 de dezembro de 20X1 e as respectivas demonstrações do resultado, das mutações do patrimônio líquido e dos fluxos de caixa para o exercício findo nessa data, bem como as correspondentes notas explicativas, incluindo o resumo das principais políticas contábeis. </w:t>
      </w:r>
    </w:p>
    <w:p w14:paraId="088AAA33" w14:textId="77777777" w:rsidR="00C1157F" w:rsidRPr="00B16328" w:rsidRDefault="00C1157F" w:rsidP="00C1157F">
      <w:pPr>
        <w:jc w:val="both"/>
      </w:pPr>
    </w:p>
    <w:p w14:paraId="4AB026E4" w14:textId="77777777" w:rsidR="00C1157F" w:rsidRPr="00B16328" w:rsidRDefault="00C1157F" w:rsidP="00C1157F">
      <w:pPr>
        <w:jc w:val="both"/>
      </w:pPr>
      <w:r w:rsidRPr="00B16328">
        <w:t xml:space="preserve">Em nossa opinião, as demonstrações contábeis da </w:t>
      </w:r>
      <w:r>
        <w:t>c</w:t>
      </w:r>
      <w:r w:rsidRPr="00B16328">
        <w:t xml:space="preserve">ompanhia acima referidas para o exercício findo em 31 de dezembro de 20X1 foram elaboradas, em todos os aspectos relevantes, de acordo com as </w:t>
      </w:r>
      <w:r w:rsidRPr="00314996">
        <w:rPr>
          <w:highlight w:val="cyan"/>
        </w:rPr>
        <w:t>cláusulas da Seção Z do contrato com data de 1º de janeiro de 20X1</w:t>
      </w:r>
      <w:r w:rsidRPr="00B16328">
        <w:t xml:space="preserve"> entre a </w:t>
      </w:r>
      <w:r>
        <w:t>c</w:t>
      </w:r>
      <w:r w:rsidRPr="00B16328">
        <w:t xml:space="preserve">ompanhia e a Companhia DEF (“contrato”). </w:t>
      </w:r>
    </w:p>
    <w:p w14:paraId="62D0D3CA" w14:textId="77777777" w:rsidR="00C1157F" w:rsidRPr="00B16328" w:rsidRDefault="00C1157F" w:rsidP="00C1157F">
      <w:pPr>
        <w:jc w:val="both"/>
      </w:pPr>
    </w:p>
    <w:p w14:paraId="0059D9DB" w14:textId="77777777" w:rsidR="00C1157F" w:rsidRPr="00B16328" w:rsidRDefault="00C1157F" w:rsidP="00C1157F">
      <w:pPr>
        <w:jc w:val="both"/>
        <w:rPr>
          <w:b/>
        </w:rPr>
      </w:pPr>
      <w:r w:rsidRPr="00B16328">
        <w:rPr>
          <w:b/>
        </w:rPr>
        <w:t>Base para opinião</w:t>
      </w:r>
    </w:p>
    <w:p w14:paraId="12076880" w14:textId="77777777" w:rsidR="00C1157F" w:rsidRPr="00B16328" w:rsidRDefault="00C1157F" w:rsidP="00C1157F">
      <w:pPr>
        <w:jc w:val="both"/>
      </w:pPr>
    </w:p>
    <w:p w14:paraId="4140A3FC" w14:textId="77777777" w:rsidR="00C1157F" w:rsidRPr="00B16328" w:rsidRDefault="00C1157F" w:rsidP="00C1157F">
      <w:pPr>
        <w:jc w:val="both"/>
      </w:pPr>
      <w:r w:rsidRPr="00B16328">
        <w:t>Nossa auditoria foi conduzida de acordo com as normas brasileiras e internacionais de auditoria. Nossas responsabilidades, em conformidade com tais normas, estão descritas na seção a seguir</w:t>
      </w:r>
      <w:r>
        <w:t>,</w:t>
      </w:r>
      <w:r w:rsidRPr="00B16328">
        <w:t xml:space="preserve"> intitulada “Responsabilidades do auditor pela auditoria das demonstrações contábeis”. Somos independentes em relação à </w:t>
      </w:r>
      <w:r>
        <w:t>c</w:t>
      </w:r>
      <w:r w:rsidRPr="00B16328">
        <w:t>ompanhia</w:t>
      </w:r>
      <w:r>
        <w:t>,</w:t>
      </w:r>
      <w:r w:rsidRPr="00B16328">
        <w:t xml:space="preserve"> de acordo com os princípios éticos </w:t>
      </w:r>
      <w:r w:rsidRPr="00673FF5">
        <w:t>relevantes</w:t>
      </w:r>
      <w:r w:rsidRPr="00B16328">
        <w:t xml:space="preserve">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 </w:t>
      </w:r>
    </w:p>
    <w:p w14:paraId="67DFC634" w14:textId="77777777" w:rsidR="00C1157F" w:rsidRPr="00B16328" w:rsidRDefault="00C1157F" w:rsidP="00C1157F">
      <w:pPr>
        <w:jc w:val="both"/>
      </w:pPr>
    </w:p>
    <w:p w14:paraId="0EC3AC22" w14:textId="77777777" w:rsidR="00C1157F" w:rsidRPr="00B16328" w:rsidRDefault="00C1157F" w:rsidP="00C1157F">
      <w:pPr>
        <w:jc w:val="both"/>
        <w:rPr>
          <w:b/>
        </w:rPr>
      </w:pPr>
      <w:r w:rsidRPr="00036E25">
        <w:rPr>
          <w:b/>
          <w:highlight w:val="yellow"/>
        </w:rPr>
        <w:t>Ênfase – Base de elaboração e apresentação das demonstrações contábeis e restrição sobre distribuição ou uso</w:t>
      </w:r>
    </w:p>
    <w:p w14:paraId="03AF55C5" w14:textId="77777777" w:rsidR="00C1157F" w:rsidRPr="00B16328" w:rsidRDefault="00C1157F" w:rsidP="00C1157F">
      <w:pPr>
        <w:jc w:val="both"/>
      </w:pPr>
    </w:p>
    <w:p w14:paraId="787A09A1" w14:textId="77777777" w:rsidR="00C1157F" w:rsidRPr="00B16328" w:rsidRDefault="00C1157F" w:rsidP="00C1157F">
      <w:pPr>
        <w:jc w:val="both"/>
      </w:pPr>
      <w:r w:rsidRPr="00B16328">
        <w:t xml:space="preserve">Chamamos a atenção para a nota explicativa X às demonstrações contábeis, que descreve a base contábil dessas demonstrações contábeis, elaboradas para auxiliar a </w:t>
      </w:r>
      <w:r>
        <w:t>c</w:t>
      </w:r>
      <w:r w:rsidRPr="00B16328">
        <w:t xml:space="preserve">ompanhia no cumprimento das cláusulas para elaboração de relatórios contábeis do contrato acima mencionado. Consequentemente, as demonstrações contábeis </w:t>
      </w:r>
      <w:r w:rsidRPr="00036E25">
        <w:rPr>
          <w:highlight w:val="red"/>
        </w:rPr>
        <w:t>podem não</w:t>
      </w:r>
      <w:r w:rsidRPr="00B16328">
        <w:t xml:space="preserve"> servir para outras finalidades. Nosso relatório destina-se</w:t>
      </w:r>
      <w:r>
        <w:t>,</w:t>
      </w:r>
      <w:r w:rsidRPr="00B16328">
        <w:t xml:space="preserve"> </w:t>
      </w:r>
      <w:r w:rsidRPr="00036E25">
        <w:rPr>
          <w:highlight w:val="cyan"/>
        </w:rPr>
        <w:t>exclusivamente</w:t>
      </w:r>
      <w:r>
        <w:t>,</w:t>
      </w:r>
      <w:r w:rsidRPr="00B16328">
        <w:t xml:space="preserve"> para utilização e informação da administração da </w:t>
      </w:r>
      <w:r>
        <w:t>c</w:t>
      </w:r>
      <w:r w:rsidRPr="00B16328">
        <w:t xml:space="preserve">ompanhia e da Companhia DEF e </w:t>
      </w:r>
      <w:r w:rsidRPr="00036E25">
        <w:rPr>
          <w:highlight w:val="red"/>
        </w:rPr>
        <w:t>não deve</w:t>
      </w:r>
      <w:r w:rsidRPr="00B16328">
        <w:t xml:space="preserve"> ser distribuído ou utilizado por outras partes que não essas </w:t>
      </w:r>
      <w:r>
        <w:t>c</w:t>
      </w:r>
      <w:r w:rsidRPr="00B16328">
        <w:t>ompanhias. Nossa opinião não está modificada em relação a esse assunto.</w:t>
      </w:r>
    </w:p>
    <w:p w14:paraId="7CD065FD" w14:textId="77777777" w:rsidR="00C1157F" w:rsidRPr="00B16328" w:rsidRDefault="00C1157F" w:rsidP="00C1157F">
      <w:pPr>
        <w:jc w:val="both"/>
      </w:pPr>
    </w:p>
    <w:p w14:paraId="61E58887" w14:textId="77777777" w:rsidR="00C1157F" w:rsidRPr="00B16328" w:rsidRDefault="00C1157F" w:rsidP="00C1157F">
      <w:pPr>
        <w:jc w:val="both"/>
        <w:rPr>
          <w:b/>
        </w:rPr>
      </w:pPr>
      <w:r w:rsidRPr="00B16328">
        <w:rPr>
          <w:b/>
        </w:rPr>
        <w:t>Responsabilidades da administração e da governança pelas demonstrações contábeis</w:t>
      </w:r>
      <w:r w:rsidRPr="00B16328">
        <w:rPr>
          <w:b/>
          <w:vertAlign w:val="superscript"/>
        </w:rPr>
        <w:t>(1)</w:t>
      </w:r>
    </w:p>
    <w:p w14:paraId="3DB3995B" w14:textId="77777777" w:rsidR="00C1157F" w:rsidRPr="00B16328" w:rsidRDefault="00C1157F" w:rsidP="00C1157F">
      <w:pPr>
        <w:jc w:val="both"/>
      </w:pPr>
    </w:p>
    <w:p w14:paraId="2E0F0AA2" w14:textId="77777777" w:rsidR="00C1157F" w:rsidRPr="00B16328" w:rsidRDefault="00C1157F" w:rsidP="00C1157F">
      <w:pPr>
        <w:jc w:val="both"/>
      </w:pPr>
      <w:r w:rsidRPr="00B16328">
        <w:t xml:space="preserve">A administração é responsável pela elaboração dessas das demonstrações contábeis de acordo com as </w:t>
      </w:r>
      <w:r w:rsidRPr="00036E25">
        <w:rPr>
          <w:highlight w:val="yellow"/>
        </w:rPr>
        <w:t>cláusulas da Seção Z</w:t>
      </w:r>
      <w:r w:rsidRPr="00B16328">
        <w:t xml:space="preserve"> e pelos controles internos que ela determinou como necessários para permitir a elaboração de demonstrações contábeis livres de distorção relevante, independentemente se causada por fraude ou erro.</w:t>
      </w:r>
    </w:p>
    <w:p w14:paraId="1217A2C6" w14:textId="77777777" w:rsidR="00C1157F" w:rsidRPr="00B16328" w:rsidRDefault="00C1157F" w:rsidP="00C1157F">
      <w:pPr>
        <w:jc w:val="both"/>
      </w:pPr>
    </w:p>
    <w:p w14:paraId="2FCC4911" w14:textId="77777777" w:rsidR="00C1157F" w:rsidRPr="00B16328" w:rsidRDefault="00C1157F" w:rsidP="00C1157F">
      <w:pPr>
        <w:jc w:val="both"/>
      </w:pPr>
      <w:r w:rsidRPr="00B16328">
        <w:t xml:space="preserve">Na elaboração das demonstrações contábeis, a administração é responsável pela avaliação da capacidade de a </w:t>
      </w:r>
      <w:r>
        <w:t>c</w:t>
      </w:r>
      <w:r w:rsidRPr="00B16328">
        <w:t>ompanhia continuar operando, divulgando, quando aplicável, os assuntos relacionados com a sua continuidade operacional e o uso dessa base contábil na elaboração das demonstrações contábeis</w:t>
      </w:r>
      <w:r>
        <w:t>,</w:t>
      </w:r>
      <w:r w:rsidRPr="00B16328">
        <w:t xml:space="preserve"> a não ser que a administração pretenda liquidar a </w:t>
      </w:r>
      <w:r>
        <w:t>c</w:t>
      </w:r>
      <w:r w:rsidRPr="00B16328">
        <w:t>ompanhia ou cessar suas operações, ou não tenha nenhuma alternativa realista para evitar o encerramento das operações.</w:t>
      </w:r>
    </w:p>
    <w:p w14:paraId="4B1BE16C" w14:textId="77777777" w:rsidR="00C1157F" w:rsidRPr="00B16328" w:rsidRDefault="00C1157F" w:rsidP="00C1157F">
      <w:pPr>
        <w:jc w:val="both"/>
      </w:pPr>
    </w:p>
    <w:p w14:paraId="07A3DAAF" w14:textId="77777777" w:rsidR="00C1157F" w:rsidRPr="00B16328" w:rsidRDefault="00C1157F" w:rsidP="00C1157F">
      <w:pPr>
        <w:jc w:val="both"/>
      </w:pPr>
      <w:r w:rsidRPr="00B16328">
        <w:t xml:space="preserve">Os responsáveis pela governança da </w:t>
      </w:r>
      <w:r>
        <w:t>c</w:t>
      </w:r>
      <w:r w:rsidRPr="00B16328">
        <w:t>ompanhia são aqueles com responsabilidade pela supervisão do processo de elaboração das demonstrações contábeis.</w:t>
      </w:r>
    </w:p>
    <w:p w14:paraId="34091503" w14:textId="77777777" w:rsidR="00C1157F" w:rsidRPr="00B16328" w:rsidRDefault="00C1157F" w:rsidP="00C1157F">
      <w:pPr>
        <w:jc w:val="both"/>
      </w:pPr>
    </w:p>
    <w:p w14:paraId="5B77D8B9" w14:textId="77777777" w:rsidR="00C1157F" w:rsidRPr="00B16328" w:rsidRDefault="00C1157F" w:rsidP="00C1157F">
      <w:pPr>
        <w:jc w:val="both"/>
        <w:rPr>
          <w:b/>
        </w:rPr>
      </w:pPr>
      <w:r w:rsidRPr="00B16328">
        <w:rPr>
          <w:b/>
        </w:rPr>
        <w:t>Responsabilidades do auditor pela auditoria das demonstrações contábeis</w:t>
      </w:r>
    </w:p>
    <w:p w14:paraId="1FC219BC" w14:textId="77777777" w:rsidR="00C1157F" w:rsidRPr="00B16328" w:rsidRDefault="00C1157F" w:rsidP="00C1157F">
      <w:pPr>
        <w:jc w:val="both"/>
      </w:pPr>
    </w:p>
    <w:p w14:paraId="746203AE" w14:textId="77777777" w:rsidR="00C1157F" w:rsidRPr="00B16328" w:rsidRDefault="00C1157F" w:rsidP="00C1157F">
      <w:pPr>
        <w:jc w:val="both"/>
      </w:pPr>
      <w:r w:rsidRPr="00B16328">
        <w:t xml:space="preserve">Nossos objetivos são obter </w:t>
      </w:r>
      <w:r w:rsidRPr="00036E25">
        <w:rPr>
          <w:highlight w:val="yellow"/>
        </w:rPr>
        <w:t>segurança razoável</w:t>
      </w:r>
      <w:r w:rsidRPr="00B16328">
        <w:t xml:space="preserve"> de que as demonstrações contábeis tomadas em conjunto estão livres de distorção relevante, independentemente se causada por fraude ou erro, e emitir relatório de auditoria contendo nossa opinião. Segurança razoável é um alto nível de segurança, mas</w:t>
      </w:r>
      <w:r>
        <w:t>,</w:t>
      </w:r>
      <w:r w:rsidRPr="00B16328">
        <w:t xml:space="preserve"> não</w:t>
      </w:r>
      <w:r>
        <w:t>,</w:t>
      </w:r>
      <w:r w:rsidRPr="00B16328">
        <w:t xml:space="preserve"> a garantia de que a auditoria realizada de acordo com as normas brasileiras e internacionais de auditoria sempre detectam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contábeis.</w:t>
      </w:r>
    </w:p>
    <w:p w14:paraId="6F3427DD" w14:textId="77777777" w:rsidR="00C1157F" w:rsidRPr="00B16328" w:rsidRDefault="00C1157F" w:rsidP="00C1157F">
      <w:pPr>
        <w:jc w:val="both"/>
      </w:pPr>
    </w:p>
    <w:p w14:paraId="3EEA3AA7" w14:textId="77777777" w:rsidR="00C1157F" w:rsidRPr="00B16328" w:rsidRDefault="00C1157F" w:rsidP="00C1157F">
      <w:pPr>
        <w:spacing w:after="120"/>
        <w:jc w:val="both"/>
      </w:pPr>
      <w:r w:rsidRPr="00B16328">
        <w:t>Como parte de uma auditoria</w:t>
      </w:r>
      <w:r>
        <w:t>,</w:t>
      </w:r>
      <w:r w:rsidRPr="00B16328">
        <w:t xml:space="preserve"> de acordo com as normas brasileiras e internacionais de auditoria, exercemos julgamento profissional e mantemos ceticismo profissional ao longo da auditoria. Além disso:</w:t>
      </w:r>
    </w:p>
    <w:p w14:paraId="3AD8EBC4" w14:textId="77777777" w:rsidR="00C1157F" w:rsidRPr="00C2088F" w:rsidRDefault="00C1157F">
      <w:pPr>
        <w:pStyle w:val="PargrafodaLista"/>
        <w:numPr>
          <w:ilvl w:val="1"/>
          <w:numId w:val="323"/>
        </w:numPr>
        <w:spacing w:after="120" w:line="240" w:lineRule="auto"/>
        <w:ind w:left="284" w:hanging="284"/>
        <w:contextualSpacing w:val="0"/>
        <w:jc w:val="both"/>
      </w:pPr>
      <w:r w:rsidRPr="00C2088F">
        <w:t>Identificamos e avaliamos os riscos de distorção relevante nas demonstrações contábeis, independentemente se causada por fraude ou erro</w:t>
      </w:r>
      <w:r>
        <w:t>;</w:t>
      </w:r>
      <w:r w:rsidRPr="00C2088F">
        <w:t xml:space="preserve"> planejamos e executamos procedimentos de auditoria em resposta a tais riscos</w:t>
      </w:r>
      <w:r>
        <w:t>;</w:t>
      </w:r>
      <w:r w:rsidRPr="00C2088F">
        <w:t xml:space="preserve"> </w:t>
      </w:r>
      <w:r>
        <w:t>e</w:t>
      </w:r>
      <w:r w:rsidRPr="00C2088F">
        <w:t xml:space="preserve">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2ED9828A" w14:textId="77777777" w:rsidR="00C1157F" w:rsidRPr="00C2088F" w:rsidRDefault="00C1157F">
      <w:pPr>
        <w:pStyle w:val="PargrafodaLista"/>
        <w:numPr>
          <w:ilvl w:val="1"/>
          <w:numId w:val="322"/>
        </w:numPr>
        <w:spacing w:after="120" w:line="240" w:lineRule="auto"/>
        <w:ind w:left="284" w:hanging="284"/>
        <w:contextualSpacing w:val="0"/>
        <w:jc w:val="both"/>
      </w:pPr>
      <w:r w:rsidRPr="00C2088F">
        <w:t>Obtemos entendimento dos controles internos relevantes para a auditoria para planejarmos procedimentos de auditoria apropriados nas circunstâncias, mas</w:t>
      </w:r>
      <w:r>
        <w:t>,</w:t>
      </w:r>
      <w:r w:rsidRPr="00C2088F">
        <w:t xml:space="preserve"> não</w:t>
      </w:r>
      <w:r>
        <w:t>,</w:t>
      </w:r>
      <w:r w:rsidRPr="00C2088F">
        <w:t xml:space="preserve"> com o objetivo de expressarmos opinião sobre a eficácia dos controles internos da </w:t>
      </w:r>
      <w:r>
        <w:t>c</w:t>
      </w:r>
      <w:r w:rsidRPr="00C2088F">
        <w:t>ompanhia</w:t>
      </w:r>
      <w:r w:rsidRPr="00C2088F">
        <w:rPr>
          <w:vertAlign w:val="superscript"/>
        </w:rPr>
        <w:t>(2)</w:t>
      </w:r>
      <w:r w:rsidRPr="00C2088F">
        <w:t>.</w:t>
      </w:r>
    </w:p>
    <w:p w14:paraId="6971B4C8" w14:textId="77777777" w:rsidR="00C1157F" w:rsidRPr="00C2088F" w:rsidRDefault="00C1157F">
      <w:pPr>
        <w:pStyle w:val="PargrafodaLista"/>
        <w:numPr>
          <w:ilvl w:val="1"/>
          <w:numId w:val="321"/>
        </w:numPr>
        <w:spacing w:after="120" w:line="240" w:lineRule="auto"/>
        <w:ind w:left="284" w:hanging="284"/>
        <w:contextualSpacing w:val="0"/>
        <w:jc w:val="both"/>
      </w:pPr>
      <w:r w:rsidRPr="00C2088F">
        <w:t>Avaliamos a adequação das políticas contábeis utilizadas e a razoabilidade das estimativas contábeis e das respectivas divulgações feitas pela administração.</w:t>
      </w:r>
    </w:p>
    <w:p w14:paraId="4A3155E4" w14:textId="77777777" w:rsidR="00C1157F" w:rsidRPr="00C2088F" w:rsidRDefault="00C1157F">
      <w:pPr>
        <w:pStyle w:val="PargrafodaLista"/>
        <w:numPr>
          <w:ilvl w:val="1"/>
          <w:numId w:val="320"/>
        </w:numPr>
        <w:spacing w:after="0" w:line="240" w:lineRule="auto"/>
        <w:ind w:left="284" w:hanging="284"/>
        <w:jc w:val="both"/>
      </w:pPr>
      <w:r w:rsidRPr="00C2088F">
        <w:t>Concluímos sobre a adequação do uso, pela administração, da base contábil de continuidade operacional e, com base nas evidências de auditoria obtidas, se existe incerteza</w:t>
      </w:r>
      <w:r>
        <w:t xml:space="preserve"> </w:t>
      </w:r>
      <w:r w:rsidRPr="00C2088F">
        <w:t xml:space="preserve">relevante em relação a eventos ou condições que possam levantar dúvida significativa em relação à capacidade de continuidade operacional da </w:t>
      </w:r>
      <w:r>
        <w:t>c</w:t>
      </w:r>
      <w:r w:rsidRPr="00C2088F">
        <w:t xml:space="preserve">ompanhia. Se concluirmos que existe incerteza relevante,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w:t>
      </w:r>
      <w:r>
        <w:t>c</w:t>
      </w:r>
      <w:r w:rsidRPr="00C2088F">
        <w:t>ompanhia a não mais se manter em continuidade operacional.</w:t>
      </w:r>
    </w:p>
    <w:p w14:paraId="61B8E19F" w14:textId="77777777" w:rsidR="00C1157F" w:rsidRPr="00B16328" w:rsidRDefault="00C1157F" w:rsidP="00C1157F">
      <w:pPr>
        <w:jc w:val="both"/>
      </w:pPr>
    </w:p>
    <w:p w14:paraId="0CB469C8" w14:textId="77777777" w:rsidR="00C1157F" w:rsidRPr="00B16328" w:rsidRDefault="00C1157F" w:rsidP="00C1157F">
      <w:pPr>
        <w:jc w:val="both"/>
      </w:pPr>
      <w:r w:rsidRPr="00B16328">
        <w:t>Comunicamo-nos com os responsáveis pela governança a respeito, entre outros aspectos, do alcance planejado, da época da auditoria e das constatações significativas de auditoria, inclusive as eventuais deficiências significativas nos controles internos que identificamos durante nossos trabalhos.</w:t>
      </w:r>
    </w:p>
    <w:p w14:paraId="004AC90B" w14:textId="77777777" w:rsidR="00C1157F" w:rsidRPr="00B16328" w:rsidRDefault="00C1157F" w:rsidP="00C1157F">
      <w:pPr>
        <w:jc w:val="both"/>
      </w:pPr>
    </w:p>
    <w:p w14:paraId="500F64FD" w14:textId="77777777" w:rsidR="00C1157F" w:rsidRPr="00B16328" w:rsidRDefault="00C1157F" w:rsidP="00C1157F">
      <w:pPr>
        <w:jc w:val="both"/>
      </w:pPr>
      <w:r w:rsidRPr="00B16328">
        <w:t xml:space="preserve">[Local (localidade do escritório de auditoria que emitiu o relatório) e data do relatório do auditor independente] </w:t>
      </w:r>
    </w:p>
    <w:p w14:paraId="79A22E60" w14:textId="77777777" w:rsidR="00C1157F" w:rsidRPr="00B16328" w:rsidRDefault="00C1157F" w:rsidP="00C1157F">
      <w:pPr>
        <w:jc w:val="both"/>
      </w:pPr>
      <w:r w:rsidRPr="00B16328">
        <w:t xml:space="preserve">[Nome do auditor independente (pessoa física </w:t>
      </w:r>
      <w:r w:rsidRPr="00600D75">
        <w:t>ou jurídica</w:t>
      </w:r>
      <w:r>
        <w:t>)</w:t>
      </w:r>
      <w:r w:rsidRPr="00600D75">
        <w:t>]</w:t>
      </w:r>
      <w:r w:rsidRPr="00B16328">
        <w:t xml:space="preserve"> </w:t>
      </w:r>
    </w:p>
    <w:p w14:paraId="5DDA19C0" w14:textId="77777777" w:rsidR="00C1157F" w:rsidRPr="00B16328" w:rsidRDefault="00C1157F" w:rsidP="00C1157F">
      <w:pPr>
        <w:jc w:val="both"/>
      </w:pPr>
      <w:r w:rsidRPr="00B16328">
        <w:t>[Nome do profissional (sócio ou responsável técnico, no caso de o auditor ser pessoa jurídica)]</w:t>
      </w:r>
    </w:p>
    <w:p w14:paraId="131AC4C7" w14:textId="77777777" w:rsidR="00C1157F" w:rsidRDefault="00C1157F" w:rsidP="00C1157F">
      <w:pPr>
        <w:jc w:val="both"/>
        <w:rPr>
          <w:lang w:eastAsia="pt-BR"/>
        </w:rPr>
      </w:pPr>
      <w:r w:rsidRPr="00B16328">
        <w:t>[Números de registro no CRC da firma de auditoria e do profissional que assina o relatório</w:t>
      </w:r>
      <w:r>
        <w:t xml:space="preserve"> </w:t>
      </w:r>
      <w:r w:rsidRPr="00A13C35">
        <w:t>e sua categoria profissional de contador]</w:t>
      </w:r>
      <w:r w:rsidRPr="004B1E0D">
        <w:t xml:space="preserve"> </w:t>
      </w:r>
      <w:r w:rsidRPr="004B1E0D">
        <w:rPr>
          <w:color w:val="00B0F0"/>
          <w:sz w:val="20"/>
          <w:szCs w:val="20"/>
        </w:rPr>
        <w:t>(Alterado pela Revisão NBC 11)</w:t>
      </w:r>
    </w:p>
    <w:p w14:paraId="04FBBA99" w14:textId="77777777" w:rsidR="00C1157F" w:rsidRDefault="00C1157F" w:rsidP="00C1157F">
      <w:pPr>
        <w:jc w:val="both"/>
        <w:rPr>
          <w:lang w:eastAsia="pt-BR"/>
        </w:rPr>
      </w:pPr>
      <w:r>
        <w:t>[Assinatura do auditor independente]</w:t>
      </w:r>
    </w:p>
    <w:p w14:paraId="48322AD1" w14:textId="77777777" w:rsidR="00C1157F" w:rsidRDefault="00C1157F" w:rsidP="00C1157F">
      <w:pPr>
        <w:jc w:val="both"/>
        <w:rPr>
          <w:vertAlign w:val="superscript"/>
        </w:rPr>
      </w:pPr>
    </w:p>
    <w:p w14:paraId="47A16659" w14:textId="77777777" w:rsidR="00C1157F" w:rsidRDefault="00C1157F" w:rsidP="00C1157F">
      <w:pPr>
        <w:jc w:val="both"/>
        <w:rPr>
          <w:vertAlign w:val="superscript"/>
        </w:rPr>
      </w:pPr>
    </w:p>
    <w:p w14:paraId="15E036AE" w14:textId="77777777" w:rsidR="00C1157F" w:rsidRPr="00C11306" w:rsidRDefault="00C1157F" w:rsidP="00C1157F">
      <w:pPr>
        <w:jc w:val="both"/>
        <w:rPr>
          <w:sz w:val="20"/>
          <w:szCs w:val="20"/>
        </w:rPr>
      </w:pPr>
      <w:r w:rsidRPr="00F169BA">
        <w:rPr>
          <w:vertAlign w:val="superscript"/>
        </w:rPr>
        <w:t>(1)</w:t>
      </w:r>
      <w:r w:rsidRPr="00C11306">
        <w:rPr>
          <w:sz w:val="20"/>
          <w:szCs w:val="20"/>
        </w:rPr>
        <w:t xml:space="preserve"> </w:t>
      </w:r>
      <w:r>
        <w:rPr>
          <w:sz w:val="20"/>
          <w:szCs w:val="20"/>
        </w:rPr>
        <w:tab/>
      </w:r>
      <w:r w:rsidRPr="00C11306">
        <w:rPr>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559E7C96" w14:textId="77777777" w:rsidR="00C1157F" w:rsidRPr="00C11306" w:rsidRDefault="00C1157F" w:rsidP="00C1157F">
      <w:pPr>
        <w:ind w:left="284" w:hanging="284"/>
        <w:jc w:val="both"/>
        <w:rPr>
          <w:sz w:val="20"/>
          <w:szCs w:val="20"/>
        </w:rPr>
      </w:pPr>
      <w:r w:rsidRPr="00F169BA">
        <w:rPr>
          <w:vertAlign w:val="superscript"/>
        </w:rPr>
        <w:t>(2)</w:t>
      </w:r>
      <w:r w:rsidRPr="00F169BA">
        <w:rPr>
          <w:sz w:val="20"/>
          <w:szCs w:val="20"/>
        </w:rPr>
        <w:t xml:space="preserve"> </w:t>
      </w:r>
      <w:r w:rsidRPr="00F169BA">
        <w:rPr>
          <w:sz w:val="20"/>
          <w:szCs w:val="20"/>
        </w:rPr>
        <w:tab/>
      </w:r>
      <w:r w:rsidRPr="00C11306">
        <w:rPr>
          <w:sz w:val="20"/>
          <w:szCs w:val="20"/>
        </w:rPr>
        <w:t>Essa sentença deve ser modificada, conforme adequado, nas circunstâncias em que o auditor também tem a responsabilidade de expressar uma opinião sobre a eficácia dos controles internos em conjunto com a auditoria das demonstrações contábeis.</w:t>
      </w:r>
    </w:p>
    <w:p w14:paraId="3C1E7C5B" w14:textId="77777777" w:rsidR="00C1157F" w:rsidRPr="00B16328" w:rsidRDefault="00C1157F" w:rsidP="00C1157F">
      <w:pPr>
        <w:jc w:val="both"/>
      </w:pPr>
    </w:p>
    <w:p w14:paraId="78957E2E" w14:textId="77777777" w:rsidR="00C1157F" w:rsidRPr="00B16328" w:rsidRDefault="00C1157F" w:rsidP="00C1157F">
      <w:pPr>
        <w:jc w:val="both"/>
      </w:pPr>
    </w:p>
    <w:p w14:paraId="1A16A3B9" w14:textId="77777777" w:rsidR="00C1157F" w:rsidRPr="00B16328" w:rsidRDefault="00C1157F" w:rsidP="00C1157F">
      <w:pPr>
        <w:jc w:val="both"/>
        <w:rPr>
          <w:b/>
        </w:rPr>
      </w:pPr>
      <w:r w:rsidRPr="00B16328">
        <w:rPr>
          <w:b/>
        </w:rPr>
        <w:t xml:space="preserve">Exemplo 2: Relatório do auditor independente sobre </w:t>
      </w:r>
      <w:r>
        <w:rPr>
          <w:b/>
        </w:rPr>
        <w:t>o</w:t>
      </w:r>
      <w:r w:rsidRPr="00B16328">
        <w:rPr>
          <w:b/>
        </w:rPr>
        <w:t xml:space="preserve"> conjunto completo de demonstrações contábeis d</w:t>
      </w:r>
      <w:r>
        <w:rPr>
          <w:b/>
        </w:rPr>
        <w:t>e</w:t>
      </w:r>
      <w:r w:rsidRPr="00B16328">
        <w:rPr>
          <w:b/>
        </w:rPr>
        <w:t xml:space="preserve"> entidade não listada</w:t>
      </w:r>
      <w:r>
        <w:rPr>
          <w:b/>
        </w:rPr>
        <w:t>,</w:t>
      </w:r>
      <w:r w:rsidRPr="00B16328">
        <w:rPr>
          <w:b/>
        </w:rPr>
        <w:t xml:space="preserve"> elaboradas de acordo com </w:t>
      </w:r>
      <w:r w:rsidRPr="00B871DF">
        <w:rPr>
          <w:b/>
          <w:highlight w:val="yellow"/>
        </w:rPr>
        <w:t>base contábil fiscal</w:t>
      </w:r>
      <w:r w:rsidRPr="00B16328">
        <w:rPr>
          <w:b/>
        </w:rPr>
        <w:t xml:space="preserve"> na Jurisdição X (para fins deste exemplo, estrutura de conformidade).</w:t>
      </w:r>
    </w:p>
    <w:p w14:paraId="7193B12B" w14:textId="77777777" w:rsidR="00C1157F" w:rsidRPr="00B16328" w:rsidRDefault="00C1157F" w:rsidP="00C1157F">
      <w:pPr>
        <w:jc w:val="both"/>
      </w:pPr>
    </w:p>
    <w:p w14:paraId="4A00AAF8" w14:textId="77777777" w:rsidR="00C1157F" w:rsidRPr="00B16328" w:rsidRDefault="00C1157F" w:rsidP="00C1157F">
      <w:pPr>
        <w:spacing w:after="120"/>
        <w:jc w:val="both"/>
      </w:pPr>
      <w:r w:rsidRPr="00B16328">
        <w:t>Para fins deste exemplo, são consideradas as seguintes circunstâncias:</w:t>
      </w:r>
    </w:p>
    <w:p w14:paraId="16ABB8C0"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Auditoria d</w:t>
      </w:r>
      <w:r>
        <w:t>o</w:t>
      </w:r>
      <w:r w:rsidRPr="00B16328">
        <w:t xml:space="preserve"> conjunto completo de demonstrações contábeis elaboradas pela administração da </w:t>
      </w:r>
      <w:r>
        <w:t>sociedade</w:t>
      </w:r>
      <w:r w:rsidRPr="00B16328">
        <w:t xml:space="preserve"> de acordo com a base contábil fiscal na Jurisdição X (ou seja, estrutura conceitual para propósitos especiais) para auxiliar os proprietários da </w:t>
      </w:r>
      <w:r>
        <w:t>sociedade</w:t>
      </w:r>
      <w:r w:rsidRPr="00B16328">
        <w:t xml:space="preserve"> na elaboração de suas declarações de imposto de renda individuais. A administração não pode escolher a estrutura de relatórios financeiros.</w:t>
      </w:r>
    </w:p>
    <w:p w14:paraId="54DB4A42"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 estrutura de relatório financeiro aplicável é uma estrutura de conformidade.</w:t>
      </w:r>
    </w:p>
    <w:p w14:paraId="7BBC9BC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Os termos do trabalho de auditoria refletem a descrição da responsabilidade da administração pelas demonstrações contábeis na NBC TA 210.</w:t>
      </w:r>
    </w:p>
    <w:p w14:paraId="0DB0AD96"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 auditor concluiu que uma opinião não modificada (ou seja, “limpa”) é adequada com base na evidência de auditoria obtida.</w:t>
      </w:r>
    </w:p>
    <w:p w14:paraId="4DFFFEE0"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As exigências éticas relevantes que se aplicam à auditoria compõem o Código de Ética Profissional do Contador e as normas profissionais emitidas pelo Conselho Federal de Contabilidade.</w:t>
      </w:r>
    </w:p>
    <w:p w14:paraId="70E1B7BB"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Com base na evidência de auditoria obtida, o auditor concluiu que não existe incerteza relevante em relação a eventos ou condições que podem levantar dúvida significativa em relação à capacidade de continuidade operacional da entidade de acordo com a NBC TA 570.</w:t>
      </w:r>
    </w:p>
    <w:p w14:paraId="1E527167"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A distribuição do relatório do auditor independente </w:t>
      </w:r>
      <w:r w:rsidRPr="00507A5C">
        <w:rPr>
          <w:highlight w:val="red"/>
        </w:rPr>
        <w:t>está</w:t>
      </w:r>
      <w:r w:rsidRPr="00B16328">
        <w:t xml:space="preserve"> restrita.</w:t>
      </w:r>
    </w:p>
    <w:p w14:paraId="5BD5489E" w14:textId="77777777" w:rsidR="00C1157F" w:rsidRPr="00B16328" w:rsidRDefault="00C1157F" w:rsidP="00C1157F">
      <w:pPr>
        <w:pStyle w:val="PargrafodaLista"/>
      </w:pPr>
      <w:r w:rsidRPr="00B16328">
        <w:t xml:space="preserve">O auditor não </w:t>
      </w:r>
      <w:r>
        <w:t xml:space="preserve">é requerido e, adicionalmente, </w:t>
      </w:r>
      <w:r w:rsidRPr="00B16328">
        <w:t>decidiu</w:t>
      </w:r>
      <w:r>
        <w:t xml:space="preserve"> </w:t>
      </w:r>
      <w:r w:rsidRPr="002B11C6">
        <w:rPr>
          <w:highlight w:val="yellow"/>
        </w:rPr>
        <w:t>não</w:t>
      </w:r>
      <w:r w:rsidRPr="00B16328">
        <w:t xml:space="preserve"> comunicar os principais assuntos de auditoria de acordo com a NBC TA 701.</w:t>
      </w:r>
    </w:p>
    <w:p w14:paraId="204FCB30"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 auditor determinou que não há outras informações (ou seja, os requisitos da NBC TA 720 não se aplicam).</w:t>
      </w:r>
    </w:p>
    <w:p w14:paraId="3032B898" w14:textId="77777777" w:rsidR="00C1157F" w:rsidRPr="00B16328" w:rsidRDefault="00C1157F">
      <w:pPr>
        <w:pStyle w:val="PargrafodaLista"/>
        <w:numPr>
          <w:ilvl w:val="0"/>
          <w:numId w:val="314"/>
        </w:numPr>
        <w:spacing w:after="0" w:line="240" w:lineRule="auto"/>
        <w:ind w:left="284" w:hanging="284"/>
        <w:contextualSpacing w:val="0"/>
        <w:jc w:val="both"/>
      </w:pPr>
      <w:r w:rsidRPr="00B16328">
        <w:t>As pessoas responsáveis pela supervisão das demonstrações contábeis não são aquelas responsáveis pela elaboração das demonstrações contábeis.</w:t>
      </w:r>
    </w:p>
    <w:p w14:paraId="24E075FD" w14:textId="77777777" w:rsidR="00C1157F" w:rsidRDefault="00C1157F" w:rsidP="00C1157F">
      <w:pPr>
        <w:jc w:val="both"/>
      </w:pPr>
    </w:p>
    <w:p w14:paraId="521B2B6C" w14:textId="77777777" w:rsidR="00C1157F" w:rsidRPr="00B16328" w:rsidRDefault="00C1157F" w:rsidP="00C1157F">
      <w:pPr>
        <w:jc w:val="both"/>
      </w:pPr>
    </w:p>
    <w:p w14:paraId="775DB722" w14:textId="77777777" w:rsidR="00C1157F" w:rsidRPr="00B16328" w:rsidRDefault="00C1157F" w:rsidP="00C1157F">
      <w:pPr>
        <w:jc w:val="both"/>
        <w:rPr>
          <w:b/>
        </w:rPr>
      </w:pPr>
      <w:r w:rsidRPr="00B16328">
        <w:rPr>
          <w:b/>
        </w:rPr>
        <w:t>RELATÓRIO DO AUDITOR INDEPENDENTE</w:t>
      </w:r>
    </w:p>
    <w:p w14:paraId="61477894" w14:textId="77777777" w:rsidR="00C1157F" w:rsidRPr="00B16328" w:rsidRDefault="00C1157F" w:rsidP="00C1157F">
      <w:pPr>
        <w:jc w:val="both"/>
      </w:pPr>
    </w:p>
    <w:p w14:paraId="0DE9AEE5" w14:textId="77777777" w:rsidR="00C1157F" w:rsidRPr="00B16328" w:rsidRDefault="00C1157F" w:rsidP="00C1157F">
      <w:pPr>
        <w:jc w:val="both"/>
      </w:pPr>
      <w:r>
        <w:t>(</w:t>
      </w:r>
      <w:r w:rsidRPr="00B16328">
        <w:t>Destinatário apropriado</w:t>
      </w:r>
      <w:r>
        <w:t>)</w:t>
      </w:r>
    </w:p>
    <w:p w14:paraId="58E73499" w14:textId="77777777" w:rsidR="00C1157F" w:rsidRPr="00B16328" w:rsidRDefault="00C1157F" w:rsidP="00C1157F">
      <w:pPr>
        <w:jc w:val="both"/>
      </w:pPr>
    </w:p>
    <w:p w14:paraId="38D9AE45" w14:textId="77777777" w:rsidR="00C1157F" w:rsidRPr="00B16328" w:rsidRDefault="00C1157F" w:rsidP="00C1157F">
      <w:pPr>
        <w:jc w:val="both"/>
        <w:rPr>
          <w:b/>
        </w:rPr>
      </w:pPr>
      <w:r w:rsidRPr="00B16328">
        <w:rPr>
          <w:b/>
        </w:rPr>
        <w:t>Opinião</w:t>
      </w:r>
    </w:p>
    <w:p w14:paraId="11FF5AFF" w14:textId="77777777" w:rsidR="00C1157F" w:rsidRPr="00B16328" w:rsidRDefault="00C1157F" w:rsidP="00C1157F">
      <w:pPr>
        <w:jc w:val="both"/>
      </w:pPr>
    </w:p>
    <w:p w14:paraId="0C529885" w14:textId="77777777" w:rsidR="00C1157F" w:rsidRPr="00B16328" w:rsidRDefault="00C1157F" w:rsidP="00C1157F">
      <w:pPr>
        <w:jc w:val="both"/>
      </w:pPr>
      <w:r w:rsidRPr="00B16328">
        <w:t>Examinamos as demonstrações contábeis da Sociedade ABC (</w:t>
      </w:r>
      <w:r>
        <w:t>s</w:t>
      </w:r>
      <w:r w:rsidRPr="00B16328">
        <w:t xml:space="preserve">ociedade), que compreendem o balanço patrimonial em 31 de dezembro de 20X1 e a respectiva demonstração do resultado para o exercício findo nessa data, bem como as correspondentes notas explicativas, incluindo o resumo das principais políticas contábeis. </w:t>
      </w:r>
    </w:p>
    <w:p w14:paraId="57B1DC6A" w14:textId="77777777" w:rsidR="00C1157F" w:rsidRPr="00B16328" w:rsidRDefault="00C1157F" w:rsidP="00C1157F">
      <w:pPr>
        <w:jc w:val="both"/>
      </w:pPr>
    </w:p>
    <w:p w14:paraId="5D61ADE4" w14:textId="77777777" w:rsidR="00C1157F" w:rsidRPr="00B16328" w:rsidRDefault="00C1157F" w:rsidP="00C1157F">
      <w:pPr>
        <w:jc w:val="both"/>
      </w:pPr>
      <w:r w:rsidRPr="00B16328">
        <w:t xml:space="preserve">Em nossa opinião, as demonstrações contábeis da </w:t>
      </w:r>
      <w:r>
        <w:t>s</w:t>
      </w:r>
      <w:r w:rsidRPr="00B16328">
        <w:t xml:space="preserve">ociedade acima referidas para o exercício findo em 31 de dezembro de 20X1 foram elaboradas, em todos os aspectos relevantes, de acordo com </w:t>
      </w:r>
      <w:r>
        <w:t>(</w:t>
      </w:r>
      <w:r w:rsidRPr="00B16328">
        <w:t>descrever a legislação do imposto de renda aplicável</w:t>
      </w:r>
      <w:r>
        <w:t>)</w:t>
      </w:r>
      <w:r w:rsidRPr="00B16328">
        <w:t xml:space="preserve"> </w:t>
      </w:r>
      <w:r w:rsidRPr="00673FF5">
        <w:t>na Jurisdição</w:t>
      </w:r>
      <w:r w:rsidRPr="00B16328">
        <w:t xml:space="preserve"> X.</w:t>
      </w:r>
    </w:p>
    <w:p w14:paraId="0758E670" w14:textId="77777777" w:rsidR="00C1157F" w:rsidRPr="00B16328" w:rsidRDefault="00C1157F" w:rsidP="00C1157F">
      <w:pPr>
        <w:jc w:val="both"/>
      </w:pPr>
    </w:p>
    <w:p w14:paraId="788D0BA9" w14:textId="77777777" w:rsidR="00C1157F" w:rsidRPr="00B16328" w:rsidRDefault="00C1157F" w:rsidP="00C1157F">
      <w:pPr>
        <w:jc w:val="both"/>
        <w:rPr>
          <w:b/>
        </w:rPr>
      </w:pPr>
      <w:r w:rsidRPr="00B16328">
        <w:rPr>
          <w:b/>
        </w:rPr>
        <w:t>Base para opinião</w:t>
      </w:r>
    </w:p>
    <w:p w14:paraId="56053C58" w14:textId="77777777" w:rsidR="00C1157F" w:rsidRPr="00B16328" w:rsidRDefault="00C1157F" w:rsidP="00C1157F">
      <w:pPr>
        <w:jc w:val="both"/>
      </w:pPr>
    </w:p>
    <w:p w14:paraId="21E8CFD1" w14:textId="77777777" w:rsidR="00C1157F" w:rsidRPr="00B16328" w:rsidRDefault="00C1157F" w:rsidP="00C1157F">
      <w:pPr>
        <w:jc w:val="both"/>
      </w:pPr>
      <w:r w:rsidRPr="00B16328">
        <w:t>Nossa auditoria foi conduzida de acordo com as normas brasileiras e internacionais de auditoria. Nossas responsabilidades, em conformidade com tais normas, estão descritas na seção a seguir</w:t>
      </w:r>
      <w:r>
        <w:t>,</w:t>
      </w:r>
      <w:r w:rsidRPr="00B16328">
        <w:t xml:space="preserve"> intitulada “Responsabilidades do auditor pela auditoria das demonstrações contábeis”. Somos independentes em relação à </w:t>
      </w:r>
      <w:r>
        <w:t>sociedade</w:t>
      </w:r>
      <w:r w:rsidRPr="00B16328">
        <w:t xml:space="preserve">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w:t>
      </w:r>
    </w:p>
    <w:p w14:paraId="7B794237" w14:textId="77777777" w:rsidR="00C1157F" w:rsidRPr="00B16328" w:rsidRDefault="00C1157F" w:rsidP="00C1157F">
      <w:pPr>
        <w:jc w:val="both"/>
      </w:pPr>
    </w:p>
    <w:p w14:paraId="75EE2825" w14:textId="77777777" w:rsidR="00C1157F" w:rsidRPr="00B16328" w:rsidRDefault="00C1157F" w:rsidP="00C1157F">
      <w:pPr>
        <w:jc w:val="both"/>
        <w:rPr>
          <w:b/>
        </w:rPr>
      </w:pPr>
      <w:r w:rsidRPr="00B871DF">
        <w:rPr>
          <w:b/>
          <w:highlight w:val="yellow"/>
        </w:rPr>
        <w:t>Ênfase – Base de elaboração e apresentação das demonstrações contábeis e restrição sobre distribuição</w:t>
      </w:r>
    </w:p>
    <w:p w14:paraId="4C87107F" w14:textId="77777777" w:rsidR="00C1157F" w:rsidRPr="00B16328" w:rsidRDefault="00C1157F" w:rsidP="00C1157F">
      <w:pPr>
        <w:jc w:val="both"/>
      </w:pPr>
    </w:p>
    <w:p w14:paraId="7490B81E" w14:textId="77777777" w:rsidR="00C1157F" w:rsidRPr="00B16328" w:rsidRDefault="00C1157F" w:rsidP="00C1157F">
      <w:pPr>
        <w:jc w:val="both"/>
      </w:pPr>
      <w:r w:rsidRPr="00B16328">
        <w:t xml:space="preserve">Chamamos a atenção para a nota explicativa X às demonstrações contábeis, que descreve a base contábil dessas demonstrações contábeis, elaboradas para auxiliar os proprietários da </w:t>
      </w:r>
      <w:r>
        <w:t>s</w:t>
      </w:r>
      <w:r w:rsidRPr="00B16328">
        <w:t xml:space="preserve">ociedade na </w:t>
      </w:r>
      <w:r>
        <w:t>elabo</w:t>
      </w:r>
      <w:r w:rsidRPr="00B16328">
        <w:t xml:space="preserve">ração de suas declarações de imposto de renda individuais. Consequentemente, as demonstrações contábeis podem não servir para outras finalidades. Nosso relatório destina-se exclusivamente para utilização e informação da </w:t>
      </w:r>
      <w:r>
        <w:t>s</w:t>
      </w:r>
      <w:r w:rsidRPr="00B16328">
        <w:t xml:space="preserve">ociedade e de seus proprietários e não deve ser distribuído para outras partes que não a </w:t>
      </w:r>
      <w:r>
        <w:t>s</w:t>
      </w:r>
      <w:r w:rsidRPr="00B16328">
        <w:t>ociedade ou seus proprietários. Nossa opinião não está modificada em relação a esse assunto.</w:t>
      </w:r>
    </w:p>
    <w:p w14:paraId="6EF44AE3" w14:textId="77777777" w:rsidR="00C1157F" w:rsidRPr="00B16328" w:rsidRDefault="00C1157F" w:rsidP="00C1157F">
      <w:pPr>
        <w:jc w:val="both"/>
      </w:pPr>
    </w:p>
    <w:p w14:paraId="2CE9C733" w14:textId="77777777" w:rsidR="00C1157F" w:rsidRPr="00B16328" w:rsidRDefault="00C1157F" w:rsidP="00C1157F">
      <w:pPr>
        <w:jc w:val="both"/>
        <w:rPr>
          <w:b/>
        </w:rPr>
      </w:pPr>
      <w:r w:rsidRPr="00B16328">
        <w:rPr>
          <w:b/>
        </w:rPr>
        <w:t>Responsabilidades da administração e da governança pelas demonstrações contábeis</w:t>
      </w:r>
      <w:r w:rsidRPr="00E8660B">
        <w:rPr>
          <w:b/>
          <w:vertAlign w:val="superscript"/>
        </w:rPr>
        <w:t>(1)</w:t>
      </w:r>
    </w:p>
    <w:p w14:paraId="1F8BB630" w14:textId="77777777" w:rsidR="00C1157F" w:rsidRPr="00B16328" w:rsidRDefault="00C1157F" w:rsidP="00C1157F">
      <w:pPr>
        <w:jc w:val="both"/>
      </w:pPr>
    </w:p>
    <w:p w14:paraId="4DD90DED" w14:textId="77777777" w:rsidR="00C1157F" w:rsidRPr="00B16328" w:rsidRDefault="00C1157F" w:rsidP="00C1157F">
      <w:pPr>
        <w:jc w:val="both"/>
      </w:pPr>
      <w:r w:rsidRPr="00B16328">
        <w:t>A administração é responsável pela elaboração das demonstrações contábeis</w:t>
      </w:r>
      <w:r>
        <w:t>,</w:t>
      </w:r>
      <w:r w:rsidRPr="00B16328">
        <w:t xml:space="preserve"> de acordo com a base contábil fiscal </w:t>
      </w:r>
      <w:r w:rsidRPr="00673FF5">
        <w:t>na Jurisdição</w:t>
      </w:r>
      <w:r w:rsidRPr="00B16328">
        <w:t xml:space="preserve"> X</w:t>
      </w:r>
      <w:r>
        <w:t>,</w:t>
      </w:r>
      <w:r w:rsidRPr="00B16328">
        <w:t xml:space="preserve"> e pelos controles internos que ela determinou como necessários para permitir a elaboração de demonstrações contábeis livres de distorção relevante, independentemente se causada por fraude ou erro.</w:t>
      </w:r>
    </w:p>
    <w:p w14:paraId="1AF829AC" w14:textId="77777777" w:rsidR="00C1157F" w:rsidRPr="00B16328" w:rsidRDefault="00C1157F" w:rsidP="00C1157F">
      <w:pPr>
        <w:jc w:val="both"/>
      </w:pPr>
    </w:p>
    <w:p w14:paraId="3D636687" w14:textId="77777777" w:rsidR="00C1157F" w:rsidRPr="00B16328" w:rsidRDefault="00C1157F" w:rsidP="00C1157F">
      <w:pPr>
        <w:jc w:val="both"/>
      </w:pPr>
      <w:r w:rsidRPr="00B16328">
        <w:t xml:space="preserve">Na elaboração das demonstrações contábeis, a administração é responsável pela avaliação da capacidade de a </w:t>
      </w:r>
      <w:r>
        <w:t>s</w:t>
      </w:r>
      <w:r w:rsidRPr="00B16328">
        <w:t>ociedade continuar operando, divulgando, quando aplicável, os assuntos relacionados com a sua continuidade operacional e o uso dessa base contábil na elaboração das demonstrações contábeis</w:t>
      </w:r>
      <w:r>
        <w:t>,</w:t>
      </w:r>
      <w:r w:rsidRPr="00B16328">
        <w:t xml:space="preserve"> a não ser que a administração pretenda liquidar a </w:t>
      </w:r>
      <w:r>
        <w:t>s</w:t>
      </w:r>
      <w:r w:rsidRPr="00B16328">
        <w:t>ociedade ou cessar suas operações, ou não tenha nenhuma alternativa realista para evitar o encerramento das operações.</w:t>
      </w:r>
    </w:p>
    <w:p w14:paraId="296127FB" w14:textId="77777777" w:rsidR="00C1157F" w:rsidRPr="00B16328" w:rsidRDefault="00C1157F" w:rsidP="00C1157F">
      <w:pPr>
        <w:jc w:val="both"/>
      </w:pPr>
    </w:p>
    <w:p w14:paraId="0F4780FC" w14:textId="77777777" w:rsidR="00C1157F" w:rsidRPr="00B16328" w:rsidRDefault="00C1157F" w:rsidP="00C1157F">
      <w:pPr>
        <w:jc w:val="both"/>
      </w:pPr>
      <w:r w:rsidRPr="00B16328">
        <w:t xml:space="preserve">Os responsáveis pela governança da </w:t>
      </w:r>
      <w:r>
        <w:t>s</w:t>
      </w:r>
      <w:r w:rsidRPr="00B16328">
        <w:t>ociedade são aqueles com responsabilidade pela supervisão do processo de elaboração das demonstrações contábeis.</w:t>
      </w:r>
    </w:p>
    <w:p w14:paraId="452BEAE2" w14:textId="77777777" w:rsidR="00C1157F" w:rsidRPr="00B16328" w:rsidRDefault="00C1157F" w:rsidP="00C1157F">
      <w:pPr>
        <w:jc w:val="both"/>
      </w:pPr>
    </w:p>
    <w:p w14:paraId="40DEC7CD" w14:textId="77777777" w:rsidR="00C1157F" w:rsidRPr="00B16328" w:rsidRDefault="00C1157F" w:rsidP="00C1157F">
      <w:pPr>
        <w:jc w:val="both"/>
        <w:rPr>
          <w:b/>
        </w:rPr>
      </w:pPr>
      <w:r w:rsidRPr="00B16328">
        <w:rPr>
          <w:b/>
        </w:rPr>
        <w:t>Responsabilidades do auditor pela auditoria das demonstrações contábeis</w:t>
      </w:r>
    </w:p>
    <w:p w14:paraId="3DA3EC4C" w14:textId="77777777" w:rsidR="00C1157F" w:rsidRPr="00B16328" w:rsidRDefault="00C1157F" w:rsidP="00C1157F">
      <w:pPr>
        <w:jc w:val="both"/>
      </w:pPr>
    </w:p>
    <w:p w14:paraId="54ACFDDE" w14:textId="77777777" w:rsidR="00C1157F" w:rsidRPr="00B16328" w:rsidRDefault="00C1157F" w:rsidP="00C1157F">
      <w:pPr>
        <w:jc w:val="both"/>
      </w:pPr>
      <w:r w:rsidRPr="00B16328">
        <w:t>Nossos objetivos são obter segurança razoável de que as demonstrações contábeis, tomadas em conjunto, estão livres de distorção relevante, independentemente se causada por fraude ou erro, e emitir relatório de auditoria contendo nossa opinião. Segurança razoável é um alto nível de segurança, mas</w:t>
      </w:r>
      <w:r>
        <w:t>,</w:t>
      </w:r>
      <w:r w:rsidRPr="00B16328">
        <w:t xml:space="preserve"> não</w:t>
      </w:r>
      <w:r>
        <w:t>,</w:t>
      </w:r>
      <w:r w:rsidRPr="00B16328">
        <w:t xml:space="preserve"> a garantia de que a auditoria realizada de acordo com as normas brasileiras e internacionais de auditoria sempre detectam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contábeis. </w:t>
      </w:r>
    </w:p>
    <w:p w14:paraId="0B941AD3" w14:textId="77777777" w:rsidR="00C1157F" w:rsidRPr="00B16328" w:rsidRDefault="00C1157F" w:rsidP="00C1157F">
      <w:pPr>
        <w:jc w:val="both"/>
      </w:pPr>
    </w:p>
    <w:p w14:paraId="4BD5B6B7" w14:textId="77777777" w:rsidR="00C1157F" w:rsidRPr="00B16328" w:rsidRDefault="00C1157F" w:rsidP="00C1157F">
      <w:pPr>
        <w:spacing w:after="120"/>
        <w:jc w:val="both"/>
      </w:pPr>
      <w:r w:rsidRPr="00B16328">
        <w:t>Como parte de uma auditoria</w:t>
      </w:r>
      <w:r>
        <w:t>,</w:t>
      </w:r>
      <w:r w:rsidRPr="00B16328">
        <w:t xml:space="preserve"> de acordo com as normas brasileiras e internacionais de auditoria, exercemos julgamento profissional e mantemos ceticismo profissional ao</w:t>
      </w:r>
      <w:r>
        <w:t xml:space="preserve"> longo da auditoria. Além disso</w:t>
      </w:r>
      <w:r w:rsidRPr="00B16328">
        <w:t>:</w:t>
      </w:r>
    </w:p>
    <w:p w14:paraId="60CF6ECF" w14:textId="77777777" w:rsidR="00C1157F" w:rsidRPr="00C2088F" w:rsidRDefault="00C1157F">
      <w:pPr>
        <w:pStyle w:val="PargrafodaLista"/>
        <w:numPr>
          <w:ilvl w:val="1"/>
          <w:numId w:val="327"/>
        </w:numPr>
        <w:spacing w:after="120" w:line="240" w:lineRule="auto"/>
        <w:ind w:left="284" w:hanging="284"/>
        <w:contextualSpacing w:val="0"/>
        <w:jc w:val="both"/>
      </w:pPr>
      <w:r w:rsidRPr="00C2088F">
        <w:t>Identificamos e avaliamos os riscos de distorção relevante nas demonstrações contábeis, independentemente se causada por fraude ou erro</w:t>
      </w:r>
      <w:r>
        <w:t>;</w:t>
      </w:r>
      <w:r w:rsidRPr="00C2088F">
        <w:t xml:space="preserve"> planejamos e executamos procedimentos de auditoria em resposta a tais riscos</w:t>
      </w:r>
      <w:r>
        <w:t>;</w:t>
      </w:r>
      <w:r w:rsidRPr="00C2088F">
        <w:t xml:space="preserve"> </w:t>
      </w:r>
      <w:r>
        <w:t>e</w:t>
      </w:r>
      <w:r w:rsidRPr="00C2088F">
        <w:t xml:space="preserve">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10DADD5C" w14:textId="77777777" w:rsidR="00C1157F" w:rsidRPr="00C2088F" w:rsidRDefault="00C1157F">
      <w:pPr>
        <w:pStyle w:val="PargrafodaLista"/>
        <w:numPr>
          <w:ilvl w:val="1"/>
          <w:numId w:val="326"/>
        </w:numPr>
        <w:spacing w:after="120" w:line="240" w:lineRule="auto"/>
        <w:ind w:left="284" w:hanging="284"/>
        <w:contextualSpacing w:val="0"/>
        <w:jc w:val="both"/>
      </w:pPr>
      <w:r w:rsidRPr="00C2088F">
        <w:t>Obtemos entendimento dos controles internos relevantes para a auditoria para planejarmos procedimentos de auditoria apropriados nas circunstâncias, mas</w:t>
      </w:r>
      <w:r>
        <w:t>,</w:t>
      </w:r>
      <w:r w:rsidRPr="00C2088F">
        <w:t xml:space="preserve"> não</w:t>
      </w:r>
      <w:r>
        <w:t>,</w:t>
      </w:r>
      <w:r w:rsidRPr="00C2088F">
        <w:t xml:space="preserve"> com o objetivo de expressarmos opinião sobre a eficácia dos controles internos da </w:t>
      </w:r>
      <w:r>
        <w:t>s</w:t>
      </w:r>
      <w:r w:rsidRPr="00C2088F">
        <w:t>ociedade</w:t>
      </w:r>
      <w:r>
        <w:t>;</w:t>
      </w:r>
      <w:r w:rsidRPr="00E8660B">
        <w:rPr>
          <w:vertAlign w:val="superscript"/>
        </w:rPr>
        <w:t>(2)</w:t>
      </w:r>
    </w:p>
    <w:p w14:paraId="376AC3F3" w14:textId="77777777" w:rsidR="00C1157F" w:rsidRPr="00C2088F" w:rsidRDefault="00C1157F">
      <w:pPr>
        <w:pStyle w:val="PargrafodaLista"/>
        <w:numPr>
          <w:ilvl w:val="1"/>
          <w:numId w:val="325"/>
        </w:numPr>
        <w:spacing w:after="120" w:line="240" w:lineRule="auto"/>
        <w:ind w:left="284" w:hanging="284"/>
        <w:contextualSpacing w:val="0"/>
        <w:jc w:val="both"/>
      </w:pPr>
      <w:r w:rsidRPr="00C2088F">
        <w:t xml:space="preserve">Concluímos sobre a adequação do uso, pela administração, da base contábil de continuidade operacional e, com base nas evidências de auditoria obtidas, se existe incerteza relevante em relação a eventos ou condições que possam levantar dúvida significativa em relação à capacidade de continuidade operacional da </w:t>
      </w:r>
      <w:r>
        <w:t>s</w:t>
      </w:r>
      <w:r w:rsidRPr="00C2088F">
        <w:t>ociedade. Se concluirmos que existe incerteza relevante, devemos chamar atenção em nosso relatório de auditoria para as respectivas divulgações nas demonstrações contábeis ou incluir modificação em nossa opinião, se as divulgações forem inadequada</w:t>
      </w:r>
      <w:r>
        <w:t>s</w:t>
      </w:r>
      <w:r w:rsidRPr="00C2088F">
        <w:t xml:space="preserve">. Nossas conclusões estão fundamentadas nas evidências de auditoria obtidas até a data de nosso relatório. Todavia, eventos ou condições futuras podem levar a </w:t>
      </w:r>
      <w:r>
        <w:t>s</w:t>
      </w:r>
      <w:r w:rsidRPr="00C2088F">
        <w:t>ociedade a não mais se manter em continuidade operacional.</w:t>
      </w:r>
    </w:p>
    <w:p w14:paraId="15EC1D98" w14:textId="77777777" w:rsidR="00C1157F" w:rsidRPr="00C2088F" w:rsidRDefault="00C1157F">
      <w:pPr>
        <w:pStyle w:val="PargrafodaLista"/>
        <w:numPr>
          <w:ilvl w:val="1"/>
          <w:numId w:val="324"/>
        </w:numPr>
        <w:spacing w:after="0" w:line="240" w:lineRule="auto"/>
        <w:ind w:left="284" w:hanging="284"/>
        <w:jc w:val="both"/>
      </w:pPr>
      <w:r w:rsidRPr="00C2088F">
        <w:t>Avaliamos a adequação das políticas contábeis utilizadas e a razoabilidade das estimativas contábeis e das respectivas divulgações feitas pela administração.</w:t>
      </w:r>
    </w:p>
    <w:p w14:paraId="1E37FB4E" w14:textId="77777777" w:rsidR="00C1157F" w:rsidRPr="00B16328" w:rsidRDefault="00C1157F" w:rsidP="00C1157F">
      <w:pPr>
        <w:jc w:val="both"/>
      </w:pPr>
    </w:p>
    <w:p w14:paraId="64B0A3D2" w14:textId="77777777" w:rsidR="00C1157F" w:rsidRPr="00B16328" w:rsidRDefault="00C1157F" w:rsidP="00C1157F">
      <w:pPr>
        <w:jc w:val="both"/>
      </w:pPr>
      <w:r w:rsidRPr="00B16328">
        <w:t>Comunicamo-nos com os responsáveis pela governança a respeito, entre outros aspectos, do alcance planejado, da época da auditoria e das constatações significativas de auditoria, inclusive as eventuais deficiências significativas nos controles internos que identificamos durante nossos trabalhos.</w:t>
      </w:r>
    </w:p>
    <w:p w14:paraId="678989E0" w14:textId="77777777" w:rsidR="00C1157F" w:rsidRPr="00B16328" w:rsidRDefault="00C1157F" w:rsidP="00C1157F">
      <w:pPr>
        <w:jc w:val="both"/>
      </w:pPr>
    </w:p>
    <w:p w14:paraId="227B475E" w14:textId="77777777" w:rsidR="00C1157F" w:rsidRPr="00B16328" w:rsidRDefault="00C1157F" w:rsidP="00C1157F">
      <w:pPr>
        <w:jc w:val="both"/>
      </w:pPr>
      <w:r w:rsidRPr="00B16328">
        <w:t xml:space="preserve">[Local (localidade do escritório de auditoria que emitiu o relatório) e data do relatório do auditor independente] </w:t>
      </w:r>
    </w:p>
    <w:p w14:paraId="6E6DB7B0" w14:textId="77777777" w:rsidR="00C1157F" w:rsidRPr="00B16328" w:rsidRDefault="00C1157F" w:rsidP="00C1157F">
      <w:pPr>
        <w:jc w:val="both"/>
      </w:pPr>
      <w:r w:rsidRPr="00B16328">
        <w:t xml:space="preserve">[Nome do auditor independente (pessoa física ou </w:t>
      </w:r>
      <w:r w:rsidRPr="00600D75">
        <w:t>jurídica</w:t>
      </w:r>
      <w:r>
        <w:t>)</w:t>
      </w:r>
      <w:r w:rsidRPr="00600D75">
        <w:t>]</w:t>
      </w:r>
      <w:r w:rsidRPr="00B16328">
        <w:t xml:space="preserve"> </w:t>
      </w:r>
    </w:p>
    <w:p w14:paraId="022CD347" w14:textId="77777777" w:rsidR="00C1157F" w:rsidRPr="00B16328" w:rsidRDefault="00C1157F" w:rsidP="00C1157F">
      <w:pPr>
        <w:jc w:val="both"/>
      </w:pPr>
      <w:r w:rsidRPr="00B16328">
        <w:t>[Nome do profissional (sócio ou responsável técnico, no caso de o auditor ser pessoa jurídica)]</w:t>
      </w:r>
    </w:p>
    <w:p w14:paraId="0CB1F37C" w14:textId="77777777" w:rsidR="00C1157F" w:rsidRDefault="00C1157F" w:rsidP="00C1157F">
      <w:pPr>
        <w:jc w:val="both"/>
        <w:rPr>
          <w:lang w:eastAsia="pt-BR"/>
        </w:rPr>
      </w:pPr>
      <w:r w:rsidRPr="00B16328">
        <w:t>[Números de registro no CRC da firma de auditoria e do profissional que assina o relatório</w:t>
      </w:r>
      <w:r w:rsidRPr="004B1E0D">
        <w:t xml:space="preserve">e sua categoria profissional de contador] </w:t>
      </w:r>
      <w:r w:rsidRPr="004B1E0D">
        <w:rPr>
          <w:color w:val="00B0F0"/>
          <w:sz w:val="20"/>
          <w:szCs w:val="20"/>
        </w:rPr>
        <w:t>(Alterado pela Revisão NBC 11)</w:t>
      </w:r>
    </w:p>
    <w:p w14:paraId="21D6815E" w14:textId="77777777" w:rsidR="00C1157F" w:rsidRDefault="00C1157F" w:rsidP="00C1157F">
      <w:pPr>
        <w:jc w:val="both"/>
        <w:rPr>
          <w:lang w:eastAsia="pt-BR"/>
        </w:rPr>
      </w:pPr>
      <w:r>
        <w:t>[Assinatura do auditor independente]</w:t>
      </w:r>
    </w:p>
    <w:p w14:paraId="3D2DA8CA" w14:textId="77777777" w:rsidR="00C1157F" w:rsidRDefault="00C1157F" w:rsidP="00C1157F">
      <w:pPr>
        <w:jc w:val="both"/>
      </w:pPr>
    </w:p>
    <w:p w14:paraId="1BB11A13" w14:textId="77777777" w:rsidR="00C1157F" w:rsidRPr="00B16328" w:rsidRDefault="00C1157F" w:rsidP="00C1157F">
      <w:pPr>
        <w:jc w:val="both"/>
      </w:pPr>
    </w:p>
    <w:p w14:paraId="74420E09" w14:textId="77777777" w:rsidR="00C1157F" w:rsidRPr="00C11306" w:rsidRDefault="00C1157F" w:rsidP="00C1157F">
      <w:pPr>
        <w:spacing w:after="120"/>
        <w:ind w:left="284" w:hanging="284"/>
        <w:jc w:val="both"/>
        <w:rPr>
          <w:sz w:val="20"/>
          <w:szCs w:val="20"/>
        </w:rPr>
      </w:pPr>
      <w:r w:rsidRPr="00F169BA">
        <w:rPr>
          <w:vertAlign w:val="superscript"/>
        </w:rPr>
        <w:t>(1)</w:t>
      </w:r>
      <w:r w:rsidRPr="00C11306">
        <w:rPr>
          <w:sz w:val="20"/>
          <w:szCs w:val="20"/>
        </w:rPr>
        <w:t xml:space="preserve"> </w:t>
      </w:r>
      <w:r>
        <w:rPr>
          <w:sz w:val="20"/>
          <w:szCs w:val="20"/>
        </w:rPr>
        <w:tab/>
      </w:r>
      <w:r w:rsidRPr="00C11306">
        <w:rPr>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252165E2" w14:textId="77777777" w:rsidR="00C1157F" w:rsidRPr="00C11306" w:rsidRDefault="00C1157F" w:rsidP="00C1157F">
      <w:pPr>
        <w:ind w:left="284" w:hanging="284"/>
        <w:jc w:val="both"/>
        <w:rPr>
          <w:sz w:val="20"/>
          <w:szCs w:val="20"/>
        </w:rPr>
      </w:pPr>
      <w:r w:rsidRPr="00F169BA">
        <w:rPr>
          <w:vertAlign w:val="superscript"/>
        </w:rPr>
        <w:t>(2)</w:t>
      </w:r>
      <w:r w:rsidRPr="00C11306">
        <w:rPr>
          <w:sz w:val="20"/>
          <w:szCs w:val="20"/>
        </w:rPr>
        <w:t xml:space="preserve"> </w:t>
      </w:r>
      <w:r>
        <w:rPr>
          <w:sz w:val="20"/>
          <w:szCs w:val="20"/>
        </w:rPr>
        <w:tab/>
      </w:r>
      <w:r w:rsidRPr="00C11306">
        <w:rPr>
          <w:sz w:val="20"/>
          <w:szCs w:val="20"/>
        </w:rPr>
        <w:t>Essa sentença deve ser modificada, conforme adequado, nas circunstâncias em que o auditor também tem a responsabilidade de expressar uma opinião sobre a eficácia dos controles internos em conjunto com a auditoria das demonstrações contábeis.</w:t>
      </w:r>
    </w:p>
    <w:p w14:paraId="0D4E5743" w14:textId="77777777" w:rsidR="00C1157F" w:rsidRPr="00B16328" w:rsidRDefault="00C1157F" w:rsidP="00C1157F">
      <w:pPr>
        <w:jc w:val="both"/>
      </w:pPr>
    </w:p>
    <w:p w14:paraId="117655BF" w14:textId="77777777" w:rsidR="00C1157F" w:rsidRPr="00B16328" w:rsidRDefault="00C1157F" w:rsidP="00C1157F">
      <w:pPr>
        <w:jc w:val="both"/>
      </w:pPr>
    </w:p>
    <w:p w14:paraId="03C440E7" w14:textId="77777777" w:rsidR="00C1157F" w:rsidRPr="00B16328" w:rsidRDefault="00C1157F" w:rsidP="00C1157F">
      <w:pPr>
        <w:jc w:val="both"/>
        <w:rPr>
          <w:b/>
        </w:rPr>
      </w:pPr>
      <w:r w:rsidRPr="00B16328">
        <w:rPr>
          <w:b/>
        </w:rPr>
        <w:t xml:space="preserve">Exemplo 3: Relatório do auditor independente sobre </w:t>
      </w:r>
      <w:r>
        <w:rPr>
          <w:b/>
        </w:rPr>
        <w:t>o</w:t>
      </w:r>
      <w:r w:rsidRPr="00B16328">
        <w:rPr>
          <w:b/>
        </w:rPr>
        <w:t xml:space="preserve"> conjunto completo de demonstrações contábeis d</w:t>
      </w:r>
      <w:r>
        <w:rPr>
          <w:b/>
        </w:rPr>
        <w:t>e</w:t>
      </w:r>
      <w:r w:rsidRPr="00B16328">
        <w:rPr>
          <w:b/>
        </w:rPr>
        <w:t xml:space="preserve"> entidade listada, elaboradas de acordo com as disposições para elaboração de relatórios contábeis estabelecidas por agência reguladora (para fins deste exemplo, estrutura de apresentação adequada).</w:t>
      </w:r>
    </w:p>
    <w:p w14:paraId="1AFAA075" w14:textId="77777777" w:rsidR="00C1157F" w:rsidRPr="00B16328" w:rsidRDefault="00C1157F" w:rsidP="00C1157F">
      <w:pPr>
        <w:jc w:val="both"/>
      </w:pPr>
    </w:p>
    <w:p w14:paraId="1BEA675F" w14:textId="77777777" w:rsidR="00C1157F" w:rsidRPr="00B16328" w:rsidRDefault="00C1157F" w:rsidP="00C1157F">
      <w:pPr>
        <w:spacing w:after="120"/>
        <w:jc w:val="both"/>
      </w:pPr>
      <w:r w:rsidRPr="00B16328">
        <w:t>Para fins deste exemplo, são consideradas as seguintes circunstâncias:</w:t>
      </w:r>
    </w:p>
    <w:p w14:paraId="0A8C6A3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Auditoria d</w:t>
      </w:r>
      <w:r>
        <w:t>o</w:t>
      </w:r>
      <w:r w:rsidRPr="00B16328">
        <w:t xml:space="preserve"> conjunto completo de demonstrações contábeis de entidade listada que foram elaboradas pela administração da entidade de acordo com as disposições para elaboração de relatórios contábeis estabelecidas por agência reguladora (ou seja, estrutura de relatório financeiro para propósitos especiais) para cumprir os requisitos da referida agência reguladora. A administração não pode escolher outras estruturas.</w:t>
      </w:r>
    </w:p>
    <w:p w14:paraId="47D2F35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 estrutura de relatório financeiro aplicável é uma estrutura de apresentação adequada.</w:t>
      </w:r>
    </w:p>
    <w:p w14:paraId="02CDBE5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Os termos do trabalho de auditoria refletem a descrição da responsabilidade da administração pelas demonstrações contábeis na NBC TA 210.</w:t>
      </w:r>
    </w:p>
    <w:p w14:paraId="2A0B43B4"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O auditor concluiu que uma opinião não modificada (ou seja, “limpa”) é adequada com base na evidência de auditoria obtida.</w:t>
      </w:r>
    </w:p>
    <w:p w14:paraId="0D312A29"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As exigências éticas relevantes que se aplicam à auditoria compõem o Código de Ética Profissional do Contador e as normas profissionais emitidas pelo Conselho Federal de Contabilidade.</w:t>
      </w:r>
    </w:p>
    <w:p w14:paraId="322B223D" w14:textId="77777777" w:rsidR="00C1157F" w:rsidRPr="00507A5C" w:rsidRDefault="00C1157F">
      <w:pPr>
        <w:pStyle w:val="PargrafodaLista"/>
        <w:numPr>
          <w:ilvl w:val="0"/>
          <w:numId w:val="314"/>
        </w:numPr>
        <w:spacing w:after="120" w:line="240" w:lineRule="auto"/>
        <w:ind w:left="284" w:hanging="284"/>
        <w:contextualSpacing w:val="0"/>
        <w:jc w:val="both"/>
        <w:rPr>
          <w:highlight w:val="magenta"/>
        </w:rPr>
      </w:pPr>
      <w:r w:rsidRPr="00507A5C">
        <w:rPr>
          <w:highlight w:val="magenta"/>
        </w:rPr>
        <w:t xml:space="preserve">Com base na evidência de auditoria obtida, o auditor concluiu que existe incerteza relevante em relação a eventos ou condições que podem levantar dúvida significativa em relação à capacidade de continuidade operacional da entidade de acordo com a </w:t>
      </w:r>
      <w:r w:rsidRPr="00507A5C">
        <w:rPr>
          <w:highlight w:val="yellow"/>
        </w:rPr>
        <w:t>NBC TA 570</w:t>
      </w:r>
      <w:r w:rsidRPr="00507A5C">
        <w:rPr>
          <w:highlight w:val="magenta"/>
        </w:rPr>
        <w:t>. A divulgação da incerteza relevante nas demonstrações contábeis é adequada.</w:t>
      </w:r>
    </w:p>
    <w:p w14:paraId="3BCD529B"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A distribuição e o uso do relatório do auditor independente </w:t>
      </w:r>
      <w:r w:rsidRPr="00507A5C">
        <w:rPr>
          <w:highlight w:val="red"/>
        </w:rPr>
        <w:t>não</w:t>
      </w:r>
      <w:r w:rsidRPr="00B16328">
        <w:t xml:space="preserve"> estão restritos.</w:t>
      </w:r>
    </w:p>
    <w:p w14:paraId="4EE6D2FC" w14:textId="77777777" w:rsidR="00C1157F" w:rsidRPr="00B16328" w:rsidRDefault="00C1157F">
      <w:pPr>
        <w:pStyle w:val="PargrafodaLista"/>
        <w:numPr>
          <w:ilvl w:val="0"/>
          <w:numId w:val="314"/>
        </w:numPr>
        <w:spacing w:after="120" w:line="240" w:lineRule="auto"/>
        <w:ind w:left="284" w:hanging="284"/>
        <w:contextualSpacing w:val="0"/>
        <w:jc w:val="both"/>
      </w:pPr>
      <w:r w:rsidRPr="00B16328">
        <w:t xml:space="preserve">O auditor é requerido pelo regulador a comunicar os </w:t>
      </w:r>
      <w:r w:rsidRPr="00507A5C">
        <w:rPr>
          <w:highlight w:val="yellow"/>
        </w:rPr>
        <w:t>principais assuntos de auditoria</w:t>
      </w:r>
      <w:r w:rsidRPr="00B16328">
        <w:t>, de acordo com a NBC TA 701.</w:t>
      </w:r>
    </w:p>
    <w:p w14:paraId="0838DCC0" w14:textId="77777777" w:rsidR="00C1157F" w:rsidRPr="00B16328" w:rsidRDefault="00C1157F">
      <w:pPr>
        <w:pStyle w:val="PargrafodaLista"/>
        <w:numPr>
          <w:ilvl w:val="0"/>
          <w:numId w:val="315"/>
        </w:numPr>
        <w:spacing w:after="120" w:line="240" w:lineRule="auto"/>
        <w:ind w:left="284" w:hanging="284"/>
        <w:contextualSpacing w:val="0"/>
        <w:jc w:val="both"/>
      </w:pPr>
      <w:r w:rsidRPr="00B16328">
        <w:t>O auditor determinou que não há outras informações (ou seja, os requisitos da NBC TA 720 não se aplicam).</w:t>
      </w:r>
    </w:p>
    <w:p w14:paraId="08796501" w14:textId="77777777" w:rsidR="00C1157F" w:rsidRPr="00B16328" w:rsidRDefault="00C1157F">
      <w:pPr>
        <w:pStyle w:val="PargrafodaLista"/>
        <w:numPr>
          <w:ilvl w:val="0"/>
          <w:numId w:val="315"/>
        </w:numPr>
        <w:spacing w:after="0" w:line="240" w:lineRule="auto"/>
        <w:ind w:left="284" w:hanging="284"/>
        <w:contextualSpacing w:val="0"/>
        <w:jc w:val="both"/>
      </w:pPr>
      <w:r w:rsidRPr="00B16328">
        <w:t>As pessoas responsáveis pela supervisão das demonstrações contábeis não são aquelas responsáveis pela elaboração das demonstrações contábeis.</w:t>
      </w:r>
    </w:p>
    <w:p w14:paraId="34249422" w14:textId="77777777" w:rsidR="00C1157F" w:rsidRDefault="00C1157F" w:rsidP="00C1157F">
      <w:pPr>
        <w:jc w:val="both"/>
      </w:pPr>
    </w:p>
    <w:p w14:paraId="7A539BBD" w14:textId="77777777" w:rsidR="00C1157F" w:rsidRPr="00B16328" w:rsidRDefault="00C1157F" w:rsidP="00C1157F">
      <w:pPr>
        <w:jc w:val="both"/>
      </w:pPr>
    </w:p>
    <w:p w14:paraId="748A951F" w14:textId="77777777" w:rsidR="00C1157F" w:rsidRPr="00B16328" w:rsidRDefault="00C1157F" w:rsidP="00C1157F">
      <w:pPr>
        <w:jc w:val="both"/>
        <w:rPr>
          <w:b/>
        </w:rPr>
      </w:pPr>
      <w:r w:rsidRPr="00B16328">
        <w:rPr>
          <w:b/>
        </w:rPr>
        <w:t>RELATÓRIO DO AUDITOR INDEPENDENTE</w:t>
      </w:r>
    </w:p>
    <w:p w14:paraId="0387C305" w14:textId="77777777" w:rsidR="00C1157F" w:rsidRPr="00B16328" w:rsidRDefault="00C1157F" w:rsidP="00C1157F">
      <w:pPr>
        <w:jc w:val="both"/>
      </w:pPr>
    </w:p>
    <w:p w14:paraId="0A515AEE" w14:textId="77777777" w:rsidR="00C1157F" w:rsidRPr="00B16328" w:rsidRDefault="00C1157F" w:rsidP="00C1157F">
      <w:pPr>
        <w:jc w:val="both"/>
      </w:pPr>
      <w:r w:rsidRPr="00B16328">
        <w:t xml:space="preserve">Aos acionistas da Companhia ABC </w:t>
      </w:r>
      <w:r>
        <w:t>(</w:t>
      </w:r>
      <w:r w:rsidRPr="00B16328">
        <w:t>ou outro destinatário apropriado</w:t>
      </w:r>
      <w:r>
        <w:t>)</w:t>
      </w:r>
    </w:p>
    <w:p w14:paraId="6E1A1435" w14:textId="77777777" w:rsidR="00C1157F" w:rsidRPr="00B16328" w:rsidRDefault="00C1157F" w:rsidP="00C1157F">
      <w:pPr>
        <w:jc w:val="both"/>
      </w:pPr>
    </w:p>
    <w:p w14:paraId="7986147C" w14:textId="77777777" w:rsidR="00C1157F" w:rsidRPr="00B16328" w:rsidRDefault="00C1157F" w:rsidP="00C1157F">
      <w:pPr>
        <w:jc w:val="both"/>
        <w:rPr>
          <w:b/>
        </w:rPr>
      </w:pPr>
      <w:r w:rsidRPr="00B16328">
        <w:rPr>
          <w:b/>
        </w:rPr>
        <w:t>Opinião</w:t>
      </w:r>
    </w:p>
    <w:p w14:paraId="27CCD428" w14:textId="77777777" w:rsidR="00C1157F" w:rsidRPr="00B16328" w:rsidRDefault="00C1157F" w:rsidP="00C1157F">
      <w:pPr>
        <w:jc w:val="both"/>
      </w:pPr>
    </w:p>
    <w:p w14:paraId="77F3C6CA" w14:textId="77777777" w:rsidR="00C1157F" w:rsidRPr="00B16328" w:rsidRDefault="00C1157F" w:rsidP="00C1157F">
      <w:pPr>
        <w:jc w:val="both"/>
      </w:pPr>
      <w:r w:rsidRPr="00B16328">
        <w:t>Examinamos as demonstrações contábeis da Companhia ABC (</w:t>
      </w:r>
      <w:r>
        <w:t>c</w:t>
      </w:r>
      <w:r w:rsidRPr="00B16328">
        <w:t xml:space="preserve">ompanhia), que compreendem o balanço patrimonial em 31 de dezembro de 20X1 e as respectivas demonstrações do resultado, das mutações do patrimônio líquido e dos fluxos de caixa para o exercício findo nessa data, bem como as correspondentes notas explicativas, incluindo o resumo das principais políticas contábeis. </w:t>
      </w:r>
    </w:p>
    <w:p w14:paraId="5E1E1F6E" w14:textId="77777777" w:rsidR="00C1157F" w:rsidRPr="00B16328" w:rsidRDefault="00C1157F" w:rsidP="00C1157F">
      <w:pPr>
        <w:jc w:val="both"/>
      </w:pPr>
    </w:p>
    <w:p w14:paraId="44A8961A" w14:textId="77777777" w:rsidR="00C1157F" w:rsidRPr="00B16328" w:rsidRDefault="00C1157F" w:rsidP="00C1157F">
      <w:pPr>
        <w:jc w:val="both"/>
      </w:pPr>
      <w:r w:rsidRPr="00B16328">
        <w:t xml:space="preserve">Em nossa opinião, as demonstrações contábeis acima referidas apresentam adequadamente, em todos os aspectos relevantes, a posição patrimonial e financeira da </w:t>
      </w:r>
      <w:r>
        <w:t>c</w:t>
      </w:r>
      <w:r w:rsidRPr="00B16328">
        <w:t xml:space="preserve">ompanhia em 31 de dezembro de 20X1, o desempenho de suas operações e os seus fluxos de caixa para o exercício findo nessa data, de acordo com as disposições para elaboração de relatórios financeiros da Seção Y do Regulamento Z do </w:t>
      </w:r>
      <w:r>
        <w:t>ó</w:t>
      </w:r>
      <w:r w:rsidRPr="00B16328">
        <w:t>rgão regulador (nome) (ou nome da agência reguladora).</w:t>
      </w:r>
    </w:p>
    <w:p w14:paraId="129346CE" w14:textId="77777777" w:rsidR="00C1157F" w:rsidRPr="00B16328" w:rsidRDefault="00C1157F" w:rsidP="00C1157F">
      <w:pPr>
        <w:jc w:val="both"/>
      </w:pPr>
    </w:p>
    <w:p w14:paraId="370FFAC5" w14:textId="77777777" w:rsidR="00C1157F" w:rsidRPr="00B16328" w:rsidRDefault="00C1157F" w:rsidP="00C1157F">
      <w:pPr>
        <w:jc w:val="both"/>
        <w:rPr>
          <w:b/>
        </w:rPr>
      </w:pPr>
      <w:r w:rsidRPr="00B16328">
        <w:rPr>
          <w:b/>
        </w:rPr>
        <w:t>Base para opinião</w:t>
      </w:r>
    </w:p>
    <w:p w14:paraId="7B14184D" w14:textId="77777777" w:rsidR="00C1157F" w:rsidRPr="00B16328" w:rsidRDefault="00C1157F" w:rsidP="00C1157F">
      <w:pPr>
        <w:jc w:val="both"/>
      </w:pPr>
    </w:p>
    <w:p w14:paraId="4CF53FC7" w14:textId="77777777" w:rsidR="00C1157F" w:rsidRPr="00B16328" w:rsidRDefault="00C1157F" w:rsidP="00C1157F">
      <w:pPr>
        <w:jc w:val="both"/>
      </w:pPr>
      <w:r w:rsidRPr="00B16328">
        <w:t>Nossa auditoria foi conduzida de acordo com as normas brasileiras e internacionais de auditoria. Nossas responsabilidades, em conformidade com tais normas, estão descritas na seção a seguir</w:t>
      </w:r>
      <w:r>
        <w:t>,</w:t>
      </w:r>
      <w:r w:rsidRPr="00B16328">
        <w:t xml:space="preserve"> intitulada “Responsabilidades do auditor pela auditoria das demonstrações contábeis”. Somos independentes em relação à </w:t>
      </w:r>
      <w:r>
        <w:t>c</w:t>
      </w:r>
      <w:r w:rsidRPr="00B16328">
        <w:t>ompanhia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w:t>
      </w:r>
    </w:p>
    <w:p w14:paraId="779C8E3B" w14:textId="77777777" w:rsidR="00C1157F" w:rsidRPr="00B16328" w:rsidRDefault="00C1157F" w:rsidP="00C1157F">
      <w:pPr>
        <w:jc w:val="both"/>
      </w:pPr>
    </w:p>
    <w:p w14:paraId="4C095E93" w14:textId="77777777" w:rsidR="00C1157F" w:rsidRPr="00B16328" w:rsidRDefault="00C1157F" w:rsidP="00C1157F">
      <w:pPr>
        <w:jc w:val="both"/>
        <w:rPr>
          <w:b/>
        </w:rPr>
      </w:pPr>
      <w:r w:rsidRPr="00B871DF">
        <w:rPr>
          <w:b/>
          <w:highlight w:val="yellow"/>
        </w:rPr>
        <w:t>Ênfase – Base contábil de elaboração das demonstrações contábeis</w:t>
      </w:r>
      <w:r w:rsidRPr="00B16328">
        <w:rPr>
          <w:b/>
        </w:rPr>
        <w:t xml:space="preserve"> </w:t>
      </w:r>
    </w:p>
    <w:p w14:paraId="1E7E1209" w14:textId="77777777" w:rsidR="00C1157F" w:rsidRPr="00B16328" w:rsidRDefault="00C1157F" w:rsidP="00C1157F">
      <w:pPr>
        <w:jc w:val="both"/>
      </w:pPr>
    </w:p>
    <w:p w14:paraId="65869492" w14:textId="77777777" w:rsidR="00C1157F" w:rsidRPr="00B16328" w:rsidRDefault="00C1157F" w:rsidP="00C1157F">
      <w:pPr>
        <w:jc w:val="both"/>
      </w:pPr>
      <w:r w:rsidRPr="00507A5C">
        <w:rPr>
          <w:highlight w:val="cyan"/>
        </w:rPr>
        <w:t>Chamamos a atenção</w:t>
      </w:r>
      <w:r w:rsidRPr="00B16328">
        <w:t xml:space="preserve"> para a nota explicativa X às demonstrações contábeis, que descreve a base de elaboração dessas demonstrações contábeis, que foram elaboradas para auxiliar a </w:t>
      </w:r>
      <w:r>
        <w:t>c</w:t>
      </w:r>
      <w:r w:rsidRPr="00B16328">
        <w:t xml:space="preserve">ompanhia a cumprir os requisitos da agência reguladora (nome). Consequentemente, as demonstrações contábeis </w:t>
      </w:r>
      <w:r w:rsidRPr="00B871DF">
        <w:rPr>
          <w:highlight w:val="cyan"/>
        </w:rPr>
        <w:t>podem não</w:t>
      </w:r>
      <w:r w:rsidRPr="00B16328">
        <w:t xml:space="preserve"> ser adequadas para outros fins. Nossa opinião não está modificada com relação a esse assunto.</w:t>
      </w:r>
    </w:p>
    <w:p w14:paraId="76FE92CE" w14:textId="77777777" w:rsidR="00C1157F" w:rsidRPr="00B16328" w:rsidRDefault="00C1157F" w:rsidP="00C1157F">
      <w:pPr>
        <w:jc w:val="both"/>
      </w:pPr>
    </w:p>
    <w:p w14:paraId="1F52ED03" w14:textId="77777777" w:rsidR="00C1157F" w:rsidRPr="00B16328" w:rsidRDefault="00C1157F" w:rsidP="00C1157F">
      <w:pPr>
        <w:jc w:val="both"/>
        <w:rPr>
          <w:b/>
        </w:rPr>
      </w:pPr>
      <w:r w:rsidRPr="00507A5C">
        <w:rPr>
          <w:b/>
          <w:highlight w:val="magenta"/>
        </w:rPr>
        <w:t>Incerteza relevante relacionada com a continuidade operacional</w:t>
      </w:r>
    </w:p>
    <w:p w14:paraId="4B5B4F73" w14:textId="77777777" w:rsidR="00C1157F" w:rsidRPr="00B16328" w:rsidRDefault="00C1157F" w:rsidP="00C1157F">
      <w:pPr>
        <w:jc w:val="both"/>
      </w:pPr>
    </w:p>
    <w:p w14:paraId="0903D3EF" w14:textId="77777777" w:rsidR="00C1157F" w:rsidRPr="00B16328" w:rsidRDefault="00C1157F" w:rsidP="00C1157F">
      <w:pPr>
        <w:jc w:val="both"/>
      </w:pPr>
      <w:r w:rsidRPr="00B16328">
        <w:t xml:space="preserve">Chamamos a atenção para a </w:t>
      </w:r>
      <w:r>
        <w:t>N</w:t>
      </w:r>
      <w:r w:rsidRPr="00B16328">
        <w:t xml:space="preserve">ota </w:t>
      </w:r>
      <w:r>
        <w:t>E</w:t>
      </w:r>
      <w:r w:rsidRPr="00B16328">
        <w:t xml:space="preserve">xplicativa 6 às demonstrações contábeis, que indica que a </w:t>
      </w:r>
      <w:r>
        <w:t>c</w:t>
      </w:r>
      <w:r w:rsidRPr="00B16328">
        <w:t xml:space="preserve">ompanhia incorreu </w:t>
      </w:r>
      <w:r>
        <w:t>no</w:t>
      </w:r>
      <w:r w:rsidRPr="00B16328">
        <w:t xml:space="preserve"> prejuízo de ZZZ mil durante o exercício findo em 31 de dezembro de 20X1 e, nessa data, o passivo circulante da </w:t>
      </w:r>
      <w:r>
        <w:t>c</w:t>
      </w:r>
      <w:r w:rsidRPr="00B16328">
        <w:t xml:space="preserve">ompanhia excedeu o total do ativo em YYY mil. Conforme apresentado na Nota </w:t>
      </w:r>
      <w:r>
        <w:t>Explicativa</w:t>
      </w:r>
      <w:r w:rsidRPr="00B16328">
        <w:t xml:space="preserve"> 6, esses eventos ou condições, juntamente com outros assuntos descritos na Nota</w:t>
      </w:r>
      <w:r>
        <w:t xml:space="preserve"> Explicativa</w:t>
      </w:r>
      <w:r w:rsidRPr="00B16328">
        <w:t xml:space="preserve"> 6, indicam a existência de incerteza relevante que pode levantar dúvida significativa quanto à capacidade de continuidade operacional da </w:t>
      </w:r>
      <w:r>
        <w:t>c</w:t>
      </w:r>
      <w:r w:rsidRPr="00B16328">
        <w:t>ompanhia. Nossa opinião não está modificada em relação a esse assunto.</w:t>
      </w:r>
    </w:p>
    <w:p w14:paraId="72E6338A" w14:textId="77777777" w:rsidR="00C1157F" w:rsidRPr="00B16328" w:rsidRDefault="00C1157F" w:rsidP="00C1157F">
      <w:pPr>
        <w:jc w:val="both"/>
      </w:pPr>
    </w:p>
    <w:p w14:paraId="04542C6C" w14:textId="77777777" w:rsidR="00C1157F" w:rsidRPr="00B16328" w:rsidRDefault="00C1157F" w:rsidP="00C1157F">
      <w:pPr>
        <w:jc w:val="both"/>
        <w:rPr>
          <w:b/>
        </w:rPr>
      </w:pPr>
      <w:r w:rsidRPr="00B16328">
        <w:rPr>
          <w:b/>
        </w:rPr>
        <w:t>Principais assuntos de auditoria</w:t>
      </w:r>
    </w:p>
    <w:p w14:paraId="2C38E54E" w14:textId="77777777" w:rsidR="00C1157F" w:rsidRPr="00B16328" w:rsidRDefault="00C1157F" w:rsidP="00C1157F">
      <w:pPr>
        <w:jc w:val="both"/>
      </w:pPr>
    </w:p>
    <w:p w14:paraId="1DC1B269" w14:textId="77777777" w:rsidR="00C1157F" w:rsidRPr="00B16328" w:rsidRDefault="00C1157F" w:rsidP="00C1157F">
      <w:pPr>
        <w:jc w:val="both"/>
      </w:pPr>
      <w:r w:rsidRPr="00B16328">
        <w:t>Principais assuntos de auditoria são aqueles que, em nosso julgamento profissional, foram os mais significativos em nossa auditoria do exercício corrente. Esses assuntos foram tratados no contexto de nossa auditoria das demonstrações contábeis como um todo e na formação de nossa opinião sobre essas demonstrações contábeis e, portanto, não expressamos uma opinião separada sobre esses assuntos. Além do assunto descrito na seção “Incerteza relevante relacionada com a continuidade operacional” acima, determinamos que os assuntos descritos abaixo são os principais assuntos de auditoria a serem comunicados em nosso relatório.</w:t>
      </w:r>
    </w:p>
    <w:p w14:paraId="2AE62E27" w14:textId="77777777" w:rsidR="00C1157F" w:rsidRPr="00B16328" w:rsidRDefault="00C1157F" w:rsidP="00C1157F">
      <w:pPr>
        <w:jc w:val="both"/>
      </w:pPr>
    </w:p>
    <w:p w14:paraId="5B8556FF" w14:textId="77777777" w:rsidR="00C1157F" w:rsidRPr="00B16328" w:rsidRDefault="00C1157F" w:rsidP="00C1157F">
      <w:pPr>
        <w:jc w:val="both"/>
      </w:pPr>
      <w:r>
        <w:t>(</w:t>
      </w:r>
      <w:r w:rsidRPr="00B16328">
        <w:t>Descrição de cada um dos principais assuntos de auditoria de acordo com a NBC TA 701</w:t>
      </w:r>
      <w:r>
        <w:t>).</w:t>
      </w:r>
    </w:p>
    <w:p w14:paraId="256763C2" w14:textId="77777777" w:rsidR="00C1157F" w:rsidRPr="00B16328" w:rsidRDefault="00C1157F" w:rsidP="00C1157F">
      <w:pPr>
        <w:jc w:val="both"/>
      </w:pPr>
    </w:p>
    <w:p w14:paraId="0A6ACB44" w14:textId="77777777" w:rsidR="00C1157F" w:rsidRPr="00B16328" w:rsidRDefault="00C1157F" w:rsidP="00C1157F">
      <w:pPr>
        <w:jc w:val="both"/>
        <w:rPr>
          <w:b/>
        </w:rPr>
      </w:pPr>
      <w:commentRangeStart w:id="260"/>
      <w:r w:rsidRPr="00507A5C">
        <w:rPr>
          <w:b/>
          <w:highlight w:val="red"/>
        </w:rPr>
        <w:t>Outros assuntos</w:t>
      </w:r>
      <w:commentRangeEnd w:id="260"/>
      <w:r>
        <w:rPr>
          <w:rStyle w:val="Refdecomentrio"/>
        </w:rPr>
        <w:commentReference w:id="260"/>
      </w:r>
    </w:p>
    <w:p w14:paraId="3E04B59D" w14:textId="77777777" w:rsidR="00C1157F" w:rsidRPr="00B16328" w:rsidRDefault="00C1157F" w:rsidP="00C1157F">
      <w:pPr>
        <w:jc w:val="both"/>
      </w:pPr>
    </w:p>
    <w:p w14:paraId="55B80D91" w14:textId="77777777" w:rsidR="00C1157F" w:rsidRPr="00B16328" w:rsidRDefault="00C1157F" w:rsidP="00C1157F">
      <w:pPr>
        <w:jc w:val="both"/>
      </w:pPr>
      <w:r w:rsidRPr="00B16328">
        <w:t xml:space="preserve">A </w:t>
      </w:r>
      <w:r>
        <w:t>c</w:t>
      </w:r>
      <w:r w:rsidRPr="00B16328">
        <w:t xml:space="preserve">ompanhia </w:t>
      </w:r>
      <w:r>
        <w:t>elabo</w:t>
      </w:r>
      <w:r w:rsidRPr="00B16328">
        <w:t>rou um conjunto de demonstrações contábeis separado para o exercício findo em 31 de dezembro de 20X1</w:t>
      </w:r>
      <w:r>
        <w:t>,</w:t>
      </w:r>
      <w:r w:rsidRPr="00B16328">
        <w:t xml:space="preserve"> de acordo com as práticas contábeis adotadas no Brasil, sobre o qual emitimos relatório de auditoria independente </w:t>
      </w:r>
      <w:r w:rsidRPr="00507A5C">
        <w:rPr>
          <w:highlight w:val="yellow"/>
        </w:rPr>
        <w:t>separado</w:t>
      </w:r>
      <w:r w:rsidRPr="00B16328">
        <w:t xml:space="preserve"> para os acionistas da </w:t>
      </w:r>
      <w:r>
        <w:t>c</w:t>
      </w:r>
      <w:r w:rsidRPr="00B16328">
        <w:t>ompanhia com data de 31 de março de 20X2.</w:t>
      </w:r>
    </w:p>
    <w:p w14:paraId="10ED6319" w14:textId="77777777" w:rsidR="00C1157F" w:rsidRPr="00B16328" w:rsidRDefault="00C1157F" w:rsidP="00C1157F">
      <w:pPr>
        <w:jc w:val="both"/>
      </w:pPr>
    </w:p>
    <w:p w14:paraId="7DFF6D60" w14:textId="77777777" w:rsidR="00C1157F" w:rsidRPr="00B16328" w:rsidRDefault="00C1157F" w:rsidP="00C1157F">
      <w:pPr>
        <w:jc w:val="both"/>
        <w:rPr>
          <w:b/>
        </w:rPr>
      </w:pPr>
      <w:r w:rsidRPr="00B16328">
        <w:rPr>
          <w:b/>
        </w:rPr>
        <w:t>Responsabilidades da administração e da governança pelas demonstrações contábeis</w:t>
      </w:r>
      <w:r w:rsidRPr="00E8660B">
        <w:rPr>
          <w:b/>
          <w:vertAlign w:val="superscript"/>
        </w:rPr>
        <w:t>(1)</w:t>
      </w:r>
    </w:p>
    <w:p w14:paraId="4B13FE06" w14:textId="77777777" w:rsidR="00C1157F" w:rsidRPr="00B16328" w:rsidRDefault="00C1157F" w:rsidP="00C1157F">
      <w:pPr>
        <w:jc w:val="both"/>
      </w:pPr>
    </w:p>
    <w:p w14:paraId="590519A6" w14:textId="77777777" w:rsidR="00C1157F" w:rsidRPr="00B16328" w:rsidRDefault="00C1157F" w:rsidP="00C1157F">
      <w:pPr>
        <w:jc w:val="both"/>
      </w:pPr>
      <w:r w:rsidRPr="00B16328">
        <w:t>A administração é responsável pela elaboração e adequada apresentação das demonstrações contábeis</w:t>
      </w:r>
      <w:r>
        <w:t>,</w:t>
      </w:r>
      <w:r w:rsidRPr="00B16328">
        <w:t xml:space="preserve"> de acordo com as disposições para elaboração de relatórios contábeis da Seção Y do Regulamento Z do órgão </w:t>
      </w:r>
      <w:r>
        <w:t>r</w:t>
      </w:r>
      <w:r w:rsidRPr="00B16328">
        <w:t>egulador (nome)</w:t>
      </w:r>
      <w:r w:rsidRPr="00E8660B">
        <w:rPr>
          <w:vertAlign w:val="superscript"/>
        </w:rPr>
        <w:t>(2)</w:t>
      </w:r>
      <w:r>
        <w:t>,</w:t>
      </w:r>
      <w:r w:rsidRPr="00B16328">
        <w:t xml:space="preserve"> e pelos controles internos que ela determinou como necessários para permitir a elaboração de demonstrações contábeis livres de distorção relevante, independentemente se causada por fraude ou erro.</w:t>
      </w:r>
    </w:p>
    <w:p w14:paraId="33B5DD9B" w14:textId="77777777" w:rsidR="00C1157F" w:rsidRPr="00B16328" w:rsidRDefault="00C1157F" w:rsidP="00C1157F">
      <w:pPr>
        <w:jc w:val="both"/>
      </w:pPr>
    </w:p>
    <w:p w14:paraId="63035727" w14:textId="77777777" w:rsidR="00C1157F" w:rsidRPr="00B16328" w:rsidRDefault="00C1157F" w:rsidP="00C1157F">
      <w:pPr>
        <w:jc w:val="both"/>
      </w:pPr>
      <w:r w:rsidRPr="00B16328">
        <w:t xml:space="preserve">Na elaboração das demonstrações contábeis, a administração é responsável pela avaliação da capacidade de a </w:t>
      </w:r>
      <w:r>
        <w:t>c</w:t>
      </w:r>
      <w:r w:rsidRPr="00B16328">
        <w:t>ompanhia continuar operando, divulgando, quando aplicável, os assuntos relacionados com a sua continuidade operacional e o uso dessa base contábil na elaboração das demonstrações contábeis</w:t>
      </w:r>
      <w:r>
        <w:t>,</w:t>
      </w:r>
      <w:r w:rsidRPr="00B16328">
        <w:t xml:space="preserve"> a não ser que a administração pretenda liquidar a </w:t>
      </w:r>
      <w:r>
        <w:t>c</w:t>
      </w:r>
      <w:r w:rsidRPr="00B16328">
        <w:t>ompanhia ou cessar suas operações, ou não tenha nenhuma alternativa realista para evitar o encerramento das operações.</w:t>
      </w:r>
    </w:p>
    <w:p w14:paraId="123356D3" w14:textId="77777777" w:rsidR="00C1157F" w:rsidRPr="00B16328" w:rsidRDefault="00C1157F" w:rsidP="00C1157F">
      <w:pPr>
        <w:jc w:val="both"/>
      </w:pPr>
    </w:p>
    <w:p w14:paraId="5696A675" w14:textId="77777777" w:rsidR="00C1157F" w:rsidRPr="00B16328" w:rsidRDefault="00C1157F" w:rsidP="00C1157F">
      <w:pPr>
        <w:jc w:val="both"/>
      </w:pPr>
      <w:r w:rsidRPr="00B16328">
        <w:t xml:space="preserve">Os responsáveis pela governança da </w:t>
      </w:r>
      <w:r>
        <w:t>c</w:t>
      </w:r>
      <w:r w:rsidRPr="00B16328">
        <w:t>ompanhia são aqueles com responsabilidade pela supervisão do processo de elaboração das demonstrações contábeis.</w:t>
      </w:r>
    </w:p>
    <w:p w14:paraId="6C7CAD1E" w14:textId="77777777" w:rsidR="00C1157F" w:rsidRPr="00B16328" w:rsidRDefault="00C1157F" w:rsidP="00C1157F">
      <w:pPr>
        <w:jc w:val="both"/>
      </w:pPr>
    </w:p>
    <w:p w14:paraId="060A5735" w14:textId="77777777" w:rsidR="00C1157F" w:rsidRPr="00B16328" w:rsidRDefault="00C1157F" w:rsidP="00C1157F">
      <w:pPr>
        <w:jc w:val="both"/>
        <w:rPr>
          <w:b/>
        </w:rPr>
      </w:pPr>
      <w:r w:rsidRPr="00B16328">
        <w:rPr>
          <w:b/>
        </w:rPr>
        <w:t>Responsabilidades do auditor pela auditoria das demonstrações contábeis</w:t>
      </w:r>
    </w:p>
    <w:p w14:paraId="55C030BE" w14:textId="77777777" w:rsidR="00C1157F" w:rsidRPr="00B16328" w:rsidRDefault="00C1157F" w:rsidP="00C1157F">
      <w:pPr>
        <w:jc w:val="both"/>
      </w:pPr>
    </w:p>
    <w:p w14:paraId="491AD478" w14:textId="77777777" w:rsidR="00C1157F" w:rsidRPr="00B16328" w:rsidRDefault="00C1157F" w:rsidP="00C1157F">
      <w:pPr>
        <w:jc w:val="both"/>
      </w:pPr>
      <w:r w:rsidRPr="00B16328">
        <w:t>Nossos objetivos são obter segurança razoável de que as demonstrações contábeis tomadas em conjunto estão livres de distorção relevante, independentemente se causada por fraude ou erro, e emitir relatório de auditoria contendo nossa opinião. Segurança razoável é um alto nível de segurança, mas</w:t>
      </w:r>
      <w:r>
        <w:t>,</w:t>
      </w:r>
      <w:r w:rsidRPr="00B16328">
        <w:t xml:space="preserve"> não</w:t>
      </w:r>
      <w:r>
        <w:t>,</w:t>
      </w:r>
      <w:r w:rsidRPr="00B16328">
        <w:t xml:space="preserve"> a garantia de que a auditoria realizada de acordo com as normas brasileiras e internacionais de auditoria sempre detectam eventuais distorções relevantes existentes. As distorções podem ser decorrentes de fraude ou erro e são consideradas relevantes quando, individualmente ou em conjunto, possam influenciar, dentro de uma perspectiva razoável, as decisões econômicas dos usuários tomadas com base nas referidas demonstrações contábeis.</w:t>
      </w:r>
    </w:p>
    <w:p w14:paraId="2555EB91" w14:textId="77777777" w:rsidR="00C1157F" w:rsidRPr="00B16328" w:rsidRDefault="00C1157F" w:rsidP="00C1157F">
      <w:pPr>
        <w:jc w:val="both"/>
      </w:pPr>
    </w:p>
    <w:p w14:paraId="6C3AE9B2" w14:textId="77777777" w:rsidR="00C1157F" w:rsidRPr="00B16328" w:rsidRDefault="00C1157F" w:rsidP="00C1157F">
      <w:pPr>
        <w:spacing w:after="120"/>
        <w:jc w:val="both"/>
      </w:pPr>
      <w:r w:rsidRPr="00B16328">
        <w:t>Como parte de uma auditoria</w:t>
      </w:r>
      <w:r>
        <w:t>,</w:t>
      </w:r>
      <w:r w:rsidRPr="00B16328">
        <w:t xml:space="preserve"> de acordo com as normas brasileiras e internacionais de auditoria, exercemos julgamento profissional e mantemos ceticismo profissional ao longo da auditoria. Além disso:</w:t>
      </w:r>
    </w:p>
    <w:p w14:paraId="2B245191" w14:textId="77777777" w:rsidR="00C1157F" w:rsidRPr="00C2088F" w:rsidRDefault="00C1157F">
      <w:pPr>
        <w:pStyle w:val="PargrafodaLista"/>
        <w:numPr>
          <w:ilvl w:val="1"/>
          <w:numId w:val="328"/>
        </w:numPr>
        <w:spacing w:after="120" w:line="240" w:lineRule="auto"/>
        <w:ind w:left="284" w:hanging="284"/>
        <w:contextualSpacing w:val="0"/>
        <w:jc w:val="both"/>
      </w:pPr>
      <w:r w:rsidRPr="00C2088F">
        <w:t>Identificamos e avaliamos os riscos de distorção relevante nas demonstrações contábeis, independentemente se causada por fraude ou erro</w:t>
      </w:r>
      <w:r>
        <w:t>;</w:t>
      </w:r>
      <w:r w:rsidRPr="00C2088F">
        <w:t xml:space="preserve"> planejamos e executamos procedimentos de auditoria em resposta a tais riscos</w:t>
      </w:r>
      <w:r>
        <w:t>;</w:t>
      </w:r>
      <w:r w:rsidRPr="00C2088F">
        <w:t xml:space="preserve"> </w:t>
      </w:r>
      <w:r>
        <w:t>e</w:t>
      </w:r>
      <w:r w:rsidRPr="00C2088F">
        <w:t xml:space="preserve">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2B5A03EA" w14:textId="77777777" w:rsidR="00C1157F" w:rsidRPr="00C2088F" w:rsidRDefault="00C1157F">
      <w:pPr>
        <w:pStyle w:val="PargrafodaLista"/>
        <w:numPr>
          <w:ilvl w:val="1"/>
          <w:numId w:val="329"/>
        </w:numPr>
        <w:spacing w:after="120" w:line="240" w:lineRule="auto"/>
        <w:ind w:left="284" w:hanging="284"/>
        <w:contextualSpacing w:val="0"/>
        <w:jc w:val="both"/>
      </w:pPr>
      <w:r w:rsidRPr="00C2088F">
        <w:t>Obtemos entendimento dos controles internos relevantes para a auditoria para planejarmos procedimentos de auditoria apropriados nas circunstâncias, mas</w:t>
      </w:r>
      <w:r>
        <w:t>,</w:t>
      </w:r>
      <w:r w:rsidRPr="00C2088F">
        <w:t xml:space="preserve"> não</w:t>
      </w:r>
      <w:r>
        <w:t>,</w:t>
      </w:r>
      <w:r w:rsidRPr="00C2088F">
        <w:t xml:space="preserve"> com o objetivo de expressarmos opinião sobre a eficácia dos controles internos da </w:t>
      </w:r>
      <w:r>
        <w:t>c</w:t>
      </w:r>
      <w:r w:rsidRPr="00C2088F">
        <w:t>ompanhia</w:t>
      </w:r>
      <w:r w:rsidRPr="00E8660B">
        <w:rPr>
          <w:vertAlign w:val="superscript"/>
        </w:rPr>
        <w:t>(3)</w:t>
      </w:r>
      <w:r w:rsidRPr="00C2088F">
        <w:t>.</w:t>
      </w:r>
    </w:p>
    <w:p w14:paraId="3754F27D" w14:textId="77777777" w:rsidR="00C1157F" w:rsidRPr="00C2088F" w:rsidRDefault="00C1157F">
      <w:pPr>
        <w:pStyle w:val="PargrafodaLista"/>
        <w:numPr>
          <w:ilvl w:val="1"/>
          <w:numId w:val="330"/>
        </w:numPr>
        <w:spacing w:after="120" w:line="240" w:lineRule="auto"/>
        <w:ind w:left="284" w:hanging="284"/>
        <w:contextualSpacing w:val="0"/>
        <w:jc w:val="both"/>
      </w:pPr>
      <w:r w:rsidRPr="00C2088F">
        <w:t>Avaliamos a adequação das políticas contábeis utilizadas e a razoabilidade das estimativas contábeis e respectivas divulgações feitas pela administração</w:t>
      </w:r>
      <w:r>
        <w:t>.</w:t>
      </w:r>
    </w:p>
    <w:p w14:paraId="50E76E04" w14:textId="77777777" w:rsidR="00C1157F" w:rsidRPr="00C2088F" w:rsidRDefault="00C1157F">
      <w:pPr>
        <w:pStyle w:val="PargrafodaLista"/>
        <w:numPr>
          <w:ilvl w:val="1"/>
          <w:numId w:val="331"/>
        </w:numPr>
        <w:spacing w:after="120" w:line="240" w:lineRule="auto"/>
        <w:ind w:left="284" w:hanging="284"/>
        <w:contextualSpacing w:val="0"/>
        <w:jc w:val="both"/>
      </w:pPr>
      <w:r w:rsidRPr="00C2088F">
        <w:t xml:space="preserve">Concluímos sobre a adequação do uso, pela administração, da base contábil de continuidade operacional e, com base nas evidências de auditoria obtidas, se existe incerteza relevante em relação a eventos ou condições que possam levantar dúvida significativa em relação à capacidade de continuidade operacional da </w:t>
      </w:r>
      <w:r>
        <w:t>c</w:t>
      </w:r>
      <w:r w:rsidRPr="00C2088F">
        <w:t xml:space="preserve">ompanhia. Se concluirmos que existe incerteza relevante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w:t>
      </w:r>
      <w:r>
        <w:t>c</w:t>
      </w:r>
      <w:r w:rsidRPr="00C2088F">
        <w:t xml:space="preserve">ompanhia a não mais se manter em continuidade operacional. </w:t>
      </w:r>
    </w:p>
    <w:p w14:paraId="597469AA" w14:textId="77777777" w:rsidR="00C1157F" w:rsidRPr="00C2088F" w:rsidRDefault="00C1157F">
      <w:pPr>
        <w:pStyle w:val="PargrafodaLista"/>
        <w:numPr>
          <w:ilvl w:val="1"/>
          <w:numId w:val="332"/>
        </w:numPr>
        <w:spacing w:after="0" w:line="240" w:lineRule="auto"/>
        <w:ind w:left="284" w:hanging="284"/>
        <w:jc w:val="both"/>
      </w:pPr>
      <w:r w:rsidRPr="00C2088F">
        <w:t xml:space="preserve">Avaliamos a apresentação geral, a estrutura e o conteúdo das demonstrações contábeis, inclusive as divulgações e se as demonstrações contábeis representam as correspondentes transações e os eventos de maneira compatível com o objetivo de apresentação adequada. </w:t>
      </w:r>
    </w:p>
    <w:p w14:paraId="62069345" w14:textId="77777777" w:rsidR="00C1157F" w:rsidRPr="00B16328" w:rsidRDefault="00C1157F" w:rsidP="00C1157F">
      <w:pPr>
        <w:jc w:val="both"/>
      </w:pPr>
    </w:p>
    <w:p w14:paraId="314CA937" w14:textId="77777777" w:rsidR="00C1157F" w:rsidRPr="00B16328" w:rsidRDefault="00C1157F" w:rsidP="00C1157F">
      <w:pPr>
        <w:jc w:val="both"/>
      </w:pPr>
      <w:r w:rsidRPr="00B16328">
        <w:t>Comunicamo-nos com os responsáveis pela governança a respeito, entre outros aspectos, do alcance planejado, da época da auditoria e das constatações significativas de auditoria, inclusive as eventuais deficiências significativas nos controles internos que identificamos durante nossos trabalhos.</w:t>
      </w:r>
    </w:p>
    <w:p w14:paraId="65047314" w14:textId="77777777" w:rsidR="00C1157F" w:rsidRPr="00B16328" w:rsidRDefault="00C1157F" w:rsidP="00C1157F">
      <w:pPr>
        <w:jc w:val="both"/>
      </w:pPr>
    </w:p>
    <w:p w14:paraId="76BFA6C5" w14:textId="77777777" w:rsidR="00C1157F" w:rsidRPr="00B16328" w:rsidRDefault="00C1157F" w:rsidP="00C1157F">
      <w:pPr>
        <w:jc w:val="both"/>
      </w:pPr>
      <w:r w:rsidRPr="00B16328">
        <w:t>Fornecemos também aos responsáveis pela governança declaração de que cumprimos com as exigências éticas relevantes, incluindo os requisitos aplicáveis de independência e comunicamos todos os eventuais relacionamentos ou assuntos que poderiam afetar consideravelmente nossa independência, incluindo, quando aplicável, as respectivas salvaguardas.</w:t>
      </w:r>
    </w:p>
    <w:p w14:paraId="316DD1F9" w14:textId="77777777" w:rsidR="00C1157F" w:rsidRPr="00B16328" w:rsidRDefault="00C1157F" w:rsidP="00C1157F">
      <w:pPr>
        <w:jc w:val="both"/>
      </w:pPr>
    </w:p>
    <w:p w14:paraId="5D1D016A" w14:textId="77777777" w:rsidR="00C1157F" w:rsidRPr="00B16328" w:rsidRDefault="00C1157F" w:rsidP="00C1157F">
      <w:pPr>
        <w:jc w:val="both"/>
      </w:pPr>
      <w:r w:rsidRPr="00B16328">
        <w:t>Dos assuntos que foram objeto de comunicação com os responsáveis pela governança, determinamos aqueles que foram considerados como mais significativos na auditoria das demonstrações contábeis do exercício corrente, e que, dessa maneira constituem os principais assuntos de auditoria. Descrevemos esses assuntos em nosso relatório de auditoria, a menos que lei ou regulamento tenha proibido divulgação pública do assunto, ou quando, em circunstâncias extremamente raras, determinarmos que o assunto não deve ser comunicado em nosso relatório porque as consequências adversas de tal comunicação podem, dentro de uma perspectiva razoável, superar os benefícios da comunicação para o interesse público.</w:t>
      </w:r>
    </w:p>
    <w:p w14:paraId="3CCC360B" w14:textId="77777777" w:rsidR="00C1157F" w:rsidRPr="00B16328" w:rsidRDefault="00C1157F" w:rsidP="00C1157F">
      <w:pPr>
        <w:jc w:val="both"/>
      </w:pPr>
    </w:p>
    <w:p w14:paraId="01422B7A" w14:textId="77777777" w:rsidR="00C1157F" w:rsidRPr="00B16328" w:rsidRDefault="00C1157F" w:rsidP="00C1157F">
      <w:pPr>
        <w:jc w:val="both"/>
      </w:pPr>
      <w:r w:rsidRPr="00B16328">
        <w:t>[Local (localidade do escritório de auditoria que emitiu o relatório) e data do relatório do auditor independente]</w:t>
      </w:r>
    </w:p>
    <w:p w14:paraId="628A94E0" w14:textId="77777777" w:rsidR="00C1157F" w:rsidRPr="00B16328" w:rsidRDefault="00C1157F" w:rsidP="00C1157F">
      <w:pPr>
        <w:jc w:val="both"/>
      </w:pPr>
      <w:r w:rsidRPr="00B16328">
        <w:t>[Nome do auditor independente (pessoa física ou jurídica)]</w:t>
      </w:r>
    </w:p>
    <w:p w14:paraId="797E3FFF" w14:textId="77777777" w:rsidR="00C1157F" w:rsidRPr="00B16328" w:rsidRDefault="00C1157F" w:rsidP="00C1157F">
      <w:pPr>
        <w:jc w:val="both"/>
      </w:pPr>
      <w:r w:rsidRPr="00B16328">
        <w:t>[Nome do profissional (sócio ou responsável técnico, no caso de o auditor ser pessoa jurídica)]</w:t>
      </w:r>
    </w:p>
    <w:p w14:paraId="7B6A1125" w14:textId="77777777" w:rsidR="00C1157F" w:rsidRDefault="00C1157F" w:rsidP="00C1157F">
      <w:pPr>
        <w:jc w:val="both"/>
        <w:rPr>
          <w:lang w:eastAsia="pt-BR"/>
        </w:rPr>
      </w:pPr>
      <w:r w:rsidRPr="00B16328">
        <w:t>[Números de registro no CRC da firma de auditoria e do profissional que assina o relatório</w:t>
      </w:r>
      <w:r>
        <w:t xml:space="preserve"> </w:t>
      </w:r>
      <w:r w:rsidRPr="004B1E0D">
        <w:t xml:space="preserve">e sua categoria profissional de contador] </w:t>
      </w:r>
      <w:r w:rsidRPr="004B1E0D">
        <w:rPr>
          <w:color w:val="00B0F0"/>
          <w:sz w:val="20"/>
          <w:szCs w:val="20"/>
        </w:rPr>
        <w:t>(Alterado pela Revisão NBC 11)</w:t>
      </w:r>
    </w:p>
    <w:p w14:paraId="2F20ADDB" w14:textId="77777777" w:rsidR="00C1157F" w:rsidRDefault="00C1157F" w:rsidP="00C1157F">
      <w:pPr>
        <w:jc w:val="both"/>
        <w:rPr>
          <w:lang w:eastAsia="pt-BR"/>
        </w:rPr>
      </w:pPr>
      <w:r>
        <w:t>[Assinatura do auditor independente]</w:t>
      </w:r>
    </w:p>
    <w:p w14:paraId="13BA7650" w14:textId="77777777" w:rsidR="00C1157F" w:rsidRDefault="00C1157F" w:rsidP="00C1157F">
      <w:pPr>
        <w:jc w:val="both"/>
      </w:pPr>
    </w:p>
    <w:p w14:paraId="7359A709" w14:textId="77777777" w:rsidR="00C1157F" w:rsidRPr="00F169BA" w:rsidRDefault="00C1157F" w:rsidP="00C1157F">
      <w:pPr>
        <w:jc w:val="both"/>
      </w:pPr>
    </w:p>
    <w:p w14:paraId="516A0B84" w14:textId="77777777" w:rsidR="00C1157F" w:rsidRPr="00C11306" w:rsidRDefault="00C1157F" w:rsidP="00C1157F">
      <w:pPr>
        <w:tabs>
          <w:tab w:val="left" w:pos="284"/>
        </w:tabs>
        <w:spacing w:after="120"/>
        <w:ind w:left="284" w:hanging="284"/>
        <w:jc w:val="both"/>
        <w:rPr>
          <w:sz w:val="20"/>
          <w:szCs w:val="20"/>
        </w:rPr>
      </w:pPr>
      <w:r w:rsidRPr="00F169BA">
        <w:rPr>
          <w:vertAlign w:val="superscript"/>
        </w:rPr>
        <w:t>(1)</w:t>
      </w:r>
      <w:r w:rsidRPr="00C11306">
        <w:rPr>
          <w:sz w:val="20"/>
          <w:szCs w:val="20"/>
        </w:rPr>
        <w:t xml:space="preserve"> </w:t>
      </w:r>
      <w:r>
        <w:rPr>
          <w:sz w:val="20"/>
          <w:szCs w:val="20"/>
        </w:rPr>
        <w:tab/>
      </w:r>
      <w:r w:rsidRPr="00C11306">
        <w:rPr>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6C489B8B" w14:textId="77777777" w:rsidR="00C1157F" w:rsidRPr="00C11306" w:rsidRDefault="00C1157F" w:rsidP="00C1157F">
      <w:pPr>
        <w:tabs>
          <w:tab w:val="left" w:pos="284"/>
        </w:tabs>
        <w:spacing w:after="120"/>
        <w:ind w:left="284" w:hanging="284"/>
        <w:jc w:val="both"/>
        <w:rPr>
          <w:sz w:val="20"/>
          <w:szCs w:val="20"/>
        </w:rPr>
      </w:pPr>
      <w:r w:rsidRPr="00F169BA">
        <w:rPr>
          <w:vertAlign w:val="superscript"/>
        </w:rPr>
        <w:t>(2)</w:t>
      </w:r>
      <w:r w:rsidRPr="00C11306">
        <w:rPr>
          <w:sz w:val="20"/>
          <w:szCs w:val="20"/>
        </w:rPr>
        <w:t xml:space="preserve"> </w:t>
      </w:r>
      <w:r>
        <w:rPr>
          <w:sz w:val="20"/>
          <w:szCs w:val="20"/>
        </w:rPr>
        <w:tab/>
      </w:r>
      <w:r w:rsidRPr="00C11306">
        <w:rPr>
          <w:sz w:val="20"/>
          <w:szCs w:val="20"/>
        </w:rPr>
        <w:t>Quando a responsabilidade da administração é elaborar demonstrações contábeis que forneçam uma visão verdadeira e justa, esta afirmação pode ser: “A administração é responsável pela elaboração e adequada apresentação de demonstrações contábeis de acordo com as disposições para elaboração de relatórios financeiros da Seção Y do Regulamento Z, e para isso....”</w:t>
      </w:r>
    </w:p>
    <w:p w14:paraId="38842679" w14:textId="77777777" w:rsidR="00C1157F" w:rsidRPr="00C11306" w:rsidRDefault="00C1157F" w:rsidP="00C1157F">
      <w:pPr>
        <w:tabs>
          <w:tab w:val="left" w:pos="284"/>
        </w:tabs>
        <w:ind w:left="284" w:hanging="284"/>
        <w:jc w:val="both"/>
        <w:rPr>
          <w:sz w:val="20"/>
          <w:szCs w:val="20"/>
        </w:rPr>
      </w:pPr>
      <w:r w:rsidRPr="00F169BA">
        <w:rPr>
          <w:vertAlign w:val="superscript"/>
        </w:rPr>
        <w:t>(3)</w:t>
      </w:r>
      <w:r w:rsidRPr="00C11306">
        <w:rPr>
          <w:sz w:val="20"/>
          <w:szCs w:val="20"/>
        </w:rPr>
        <w:t xml:space="preserve"> </w:t>
      </w:r>
      <w:r>
        <w:rPr>
          <w:sz w:val="20"/>
          <w:szCs w:val="20"/>
        </w:rPr>
        <w:tab/>
      </w:r>
      <w:r w:rsidRPr="00C11306">
        <w:rPr>
          <w:sz w:val="20"/>
          <w:szCs w:val="20"/>
        </w:rPr>
        <w:t>Essa sentença deve ser modificada, conforme adequado, nas circunstâncias em que o auditor também tem a responsabilidade de expressar uma opinião sobre a eficácia dos controles internos em conjunto com a auditoria das demonstrações contábeis.</w:t>
      </w:r>
    </w:p>
    <w:p w14:paraId="40C4B6EA" w14:textId="77777777" w:rsidR="00C1157F" w:rsidRPr="00B16328" w:rsidRDefault="00C1157F" w:rsidP="00C1157F">
      <w:pPr>
        <w:jc w:val="both"/>
      </w:pPr>
    </w:p>
    <w:p w14:paraId="55AA095F" w14:textId="77777777" w:rsidR="00C1157F" w:rsidRPr="00B16328" w:rsidRDefault="00C1157F" w:rsidP="00C1157F">
      <w:pPr>
        <w:jc w:val="both"/>
      </w:pPr>
    </w:p>
    <w:p w14:paraId="628C8CFE" w14:textId="77777777" w:rsidR="002A7EB0" w:rsidRPr="002A7EB0" w:rsidRDefault="002A7EB0" w:rsidP="002A7EB0"/>
    <w:p w14:paraId="04B4BCEC" w14:textId="65480B4C" w:rsidR="00AE3130" w:rsidRDefault="00D17E06" w:rsidP="00D17E06">
      <w:pPr>
        <w:pStyle w:val="Ttulo1"/>
        <w:spacing w:before="0" w:after="120" w:line="240" w:lineRule="auto"/>
        <w:rPr>
          <w:rFonts w:ascii="Times New Roman" w:hAnsi="Times New Roman" w:cs="Times New Roman"/>
          <w:b/>
          <w:bCs/>
          <w:color w:val="auto"/>
          <w:sz w:val="24"/>
          <w:szCs w:val="24"/>
        </w:rPr>
      </w:pPr>
      <w:bookmarkStart w:id="261" w:name="_Toc183036923"/>
      <w:r w:rsidRPr="00D17E06">
        <w:rPr>
          <w:rFonts w:ascii="Times New Roman" w:hAnsi="Times New Roman" w:cs="Times New Roman"/>
          <w:b/>
          <w:bCs/>
          <w:color w:val="auto"/>
          <w:sz w:val="24"/>
          <w:szCs w:val="24"/>
        </w:rPr>
        <w:t>NBC TA 805</w:t>
      </w:r>
      <w:bookmarkEnd w:id="261"/>
    </w:p>
    <w:p w14:paraId="4C7DC233" w14:textId="77777777" w:rsidR="00C1157F" w:rsidRPr="00950D7B" w:rsidRDefault="00C1157F" w:rsidP="00C1157F">
      <w:pPr>
        <w:jc w:val="both"/>
        <w:rPr>
          <w:b/>
        </w:rPr>
      </w:pPr>
      <w:r w:rsidRPr="00950D7B">
        <w:rPr>
          <w:b/>
        </w:rPr>
        <w:t>NORMA BRASILEIRA DE CONTABILIDADE</w:t>
      </w:r>
      <w:r>
        <w:rPr>
          <w:b/>
        </w:rPr>
        <w:t>,</w:t>
      </w:r>
      <w:r w:rsidRPr="00950D7B">
        <w:rPr>
          <w:b/>
        </w:rPr>
        <w:t xml:space="preserve"> NBC TA 80</w:t>
      </w:r>
      <w:r>
        <w:rPr>
          <w:b/>
        </w:rPr>
        <w:t>5</w:t>
      </w:r>
      <w:r w:rsidRPr="00950D7B">
        <w:rPr>
          <w:b/>
        </w:rPr>
        <w:t>, DE 17 DE FEVEREIRO DE 201</w:t>
      </w:r>
      <w:r>
        <w:rPr>
          <w:b/>
        </w:rPr>
        <w:t>7</w:t>
      </w:r>
    </w:p>
    <w:p w14:paraId="0F900D46" w14:textId="77777777" w:rsidR="00C1157F" w:rsidRPr="00950D7B" w:rsidRDefault="00C1157F" w:rsidP="00C1157F">
      <w:pPr>
        <w:jc w:val="center"/>
        <w:rPr>
          <w:b/>
        </w:rPr>
      </w:pPr>
    </w:p>
    <w:p w14:paraId="2459FBBE" w14:textId="77777777" w:rsidR="00C1157F" w:rsidRPr="00950D7B" w:rsidRDefault="00C1157F" w:rsidP="00C1157F">
      <w:pPr>
        <w:ind w:left="5103"/>
        <w:jc w:val="both"/>
        <w:rPr>
          <w:b/>
        </w:rPr>
      </w:pPr>
      <w:r w:rsidRPr="00950D7B">
        <w:rPr>
          <w:b/>
          <w:i/>
        </w:rPr>
        <w:t>Dá nova redação à NBC TA 80</w:t>
      </w:r>
      <w:r>
        <w:rPr>
          <w:b/>
          <w:i/>
        </w:rPr>
        <w:t>5</w:t>
      </w:r>
      <w:r w:rsidRPr="00950D7B">
        <w:rPr>
          <w:b/>
          <w:i/>
        </w:rPr>
        <w:t xml:space="preserve"> que dispõe sobre </w:t>
      </w:r>
      <w:r>
        <w:rPr>
          <w:b/>
          <w:i/>
        </w:rPr>
        <w:t xml:space="preserve">a </w:t>
      </w:r>
      <w:r w:rsidRPr="00950D7B">
        <w:rPr>
          <w:b/>
          <w:i/>
        </w:rPr>
        <w:t xml:space="preserve">auditoria de quadros isolados das demonstrações contábeis e de </w:t>
      </w:r>
      <w:r w:rsidRPr="000753F1">
        <w:rPr>
          <w:b/>
          <w:i/>
          <w:highlight w:val="yellow"/>
        </w:rPr>
        <w:t>elementos</w:t>
      </w:r>
      <w:r w:rsidRPr="00950D7B">
        <w:rPr>
          <w:b/>
          <w:i/>
        </w:rPr>
        <w:t xml:space="preserve">, </w:t>
      </w:r>
      <w:r w:rsidRPr="000753F1">
        <w:rPr>
          <w:b/>
          <w:i/>
          <w:highlight w:val="yellow"/>
        </w:rPr>
        <w:t xml:space="preserve">contas </w:t>
      </w:r>
      <w:r w:rsidRPr="00950D7B">
        <w:rPr>
          <w:b/>
          <w:i/>
        </w:rPr>
        <w:t xml:space="preserve">ou </w:t>
      </w:r>
      <w:r w:rsidRPr="000753F1">
        <w:rPr>
          <w:b/>
          <w:i/>
          <w:highlight w:val="yellow"/>
        </w:rPr>
        <w:t xml:space="preserve">itens específicos </w:t>
      </w:r>
      <w:r w:rsidRPr="00950D7B">
        <w:rPr>
          <w:b/>
          <w:i/>
        </w:rPr>
        <w:t>das demonstrações contábeis</w:t>
      </w:r>
      <w:r>
        <w:rPr>
          <w:b/>
          <w:i/>
        </w:rPr>
        <w:t>.</w:t>
      </w:r>
    </w:p>
    <w:p w14:paraId="2B1B5C2D" w14:textId="77777777" w:rsidR="00C1157F" w:rsidRPr="00950D7B" w:rsidRDefault="00C1157F" w:rsidP="00C1157F">
      <w:pPr>
        <w:jc w:val="center"/>
        <w:rPr>
          <w:b/>
        </w:rPr>
      </w:pPr>
    </w:p>
    <w:p w14:paraId="53ABEE02" w14:textId="77777777" w:rsidR="00C1157F" w:rsidRPr="00950D7B" w:rsidRDefault="00C1157F" w:rsidP="00C1157F">
      <w:pPr>
        <w:jc w:val="center"/>
        <w:rPr>
          <w:b/>
        </w:rPr>
      </w:pPr>
    </w:p>
    <w:p w14:paraId="05D69D65" w14:textId="77777777" w:rsidR="00C1157F" w:rsidRPr="00950D7B" w:rsidRDefault="00C1157F" w:rsidP="00C1157F">
      <w:pPr>
        <w:ind w:firstLine="1134"/>
        <w:jc w:val="both"/>
      </w:pPr>
      <w:r w:rsidRPr="00950D7B">
        <w:t xml:space="preserve">O </w:t>
      </w:r>
      <w:r w:rsidRPr="00781805">
        <w:rPr>
          <w:b/>
        </w:rPr>
        <w:t>CONSELHO FEDERAL DE CONTABILIDADE</w:t>
      </w:r>
      <w:r w:rsidRPr="00950D7B">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 elaborada de acordo com a sua equivalente internacional ISA 80</w:t>
      </w:r>
      <w:r>
        <w:t>5</w:t>
      </w:r>
      <w:r w:rsidRPr="00950D7B">
        <w:t xml:space="preserve"> da IFAC:</w:t>
      </w:r>
    </w:p>
    <w:p w14:paraId="1560D6EE" w14:textId="77777777" w:rsidR="00C1157F" w:rsidRDefault="00C1157F" w:rsidP="00C1157F">
      <w:pPr>
        <w:jc w:val="center"/>
        <w:rPr>
          <w:b/>
        </w:rPr>
      </w:pPr>
    </w:p>
    <w:p w14:paraId="3F221485" w14:textId="77777777" w:rsidR="00C1157F" w:rsidRDefault="00C1157F" w:rsidP="00C1157F">
      <w:pPr>
        <w:jc w:val="center"/>
        <w:rPr>
          <w:b/>
        </w:rPr>
      </w:pPr>
    </w:p>
    <w:p w14:paraId="197A04AA" w14:textId="77777777" w:rsidR="00C1157F" w:rsidRPr="001E4519" w:rsidRDefault="00C1157F" w:rsidP="00C1157F">
      <w:pPr>
        <w:jc w:val="center"/>
        <w:rPr>
          <w:b/>
        </w:rPr>
      </w:pPr>
      <w:r w:rsidRPr="001E4519">
        <w:rPr>
          <w:b/>
        </w:rPr>
        <w:t>NBC TA 805 – CONSIDERAÇÕES ESPECIAIS – AUDITORIA DE QUADROS ISOLADOS DAS DEMONSTRAÇÕES CONTÁBEIS E DE ELEMENTOS, CONTAS OU ITENS ESPECÍFICOS DAS DEMONSTRAÇÕES CONTÁBEIS</w:t>
      </w:r>
    </w:p>
    <w:p w14:paraId="7911B922" w14:textId="77777777" w:rsidR="00C1157F" w:rsidRPr="001E4519" w:rsidRDefault="00C1157F" w:rsidP="00C1157F">
      <w:pPr>
        <w:jc w:val="both"/>
      </w:pPr>
    </w:p>
    <w:p w14:paraId="37F84337" w14:textId="77777777" w:rsidR="00C1157F" w:rsidRDefault="00C1157F" w:rsidP="00C1157F">
      <w:pPr>
        <w:jc w:val="both"/>
      </w:pPr>
    </w:p>
    <w:tbl>
      <w:tblPr>
        <w:tblW w:w="97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1490"/>
      </w:tblGrid>
      <w:tr w:rsidR="00C1157F" w:rsidRPr="00575EFD" w14:paraId="25CADD49" w14:textId="77777777" w:rsidTr="009A4CD5">
        <w:tc>
          <w:tcPr>
            <w:tcW w:w="8222" w:type="dxa"/>
          </w:tcPr>
          <w:p w14:paraId="4A37642E" w14:textId="77777777" w:rsidR="00C1157F" w:rsidRPr="003A5F94" w:rsidRDefault="00C1157F" w:rsidP="009A4CD5">
            <w:pPr>
              <w:spacing w:before="60" w:after="60"/>
              <w:jc w:val="both"/>
              <w:rPr>
                <w:b/>
              </w:rPr>
            </w:pPr>
            <w:r w:rsidRPr="003A5F94">
              <w:rPr>
                <w:b/>
              </w:rPr>
              <w:t>Sumário</w:t>
            </w:r>
          </w:p>
        </w:tc>
        <w:tc>
          <w:tcPr>
            <w:tcW w:w="1490" w:type="dxa"/>
          </w:tcPr>
          <w:p w14:paraId="4A0B1253" w14:textId="77777777" w:rsidR="00C1157F" w:rsidRPr="003A5F94" w:rsidRDefault="00C1157F" w:rsidP="009A4CD5">
            <w:pPr>
              <w:spacing w:before="60" w:after="60"/>
              <w:jc w:val="center"/>
              <w:rPr>
                <w:b/>
              </w:rPr>
            </w:pPr>
            <w:r w:rsidRPr="003A5F94">
              <w:rPr>
                <w:b/>
              </w:rPr>
              <w:t>Item</w:t>
            </w:r>
          </w:p>
        </w:tc>
      </w:tr>
      <w:tr w:rsidR="00C1157F" w:rsidRPr="00575EFD" w14:paraId="4412A8C7" w14:textId="77777777" w:rsidTr="009A4CD5">
        <w:tc>
          <w:tcPr>
            <w:tcW w:w="8222" w:type="dxa"/>
          </w:tcPr>
          <w:p w14:paraId="7297F8E8" w14:textId="77777777" w:rsidR="00C1157F" w:rsidRPr="003A5F94" w:rsidRDefault="00C1157F" w:rsidP="009A4CD5">
            <w:pPr>
              <w:spacing w:before="60" w:after="60"/>
              <w:jc w:val="both"/>
              <w:rPr>
                <w:b/>
              </w:rPr>
            </w:pPr>
            <w:r w:rsidRPr="003A5F94">
              <w:rPr>
                <w:b/>
              </w:rPr>
              <w:t>INTRODUÇÃO</w:t>
            </w:r>
          </w:p>
        </w:tc>
        <w:tc>
          <w:tcPr>
            <w:tcW w:w="1490" w:type="dxa"/>
          </w:tcPr>
          <w:p w14:paraId="4B34CFBF" w14:textId="77777777" w:rsidR="00C1157F" w:rsidRPr="003A5F94" w:rsidRDefault="00C1157F" w:rsidP="009A4CD5">
            <w:pPr>
              <w:spacing w:before="60" w:after="60"/>
              <w:jc w:val="center"/>
            </w:pPr>
          </w:p>
        </w:tc>
      </w:tr>
      <w:tr w:rsidR="00C1157F" w:rsidRPr="00575EFD" w14:paraId="552F7F68" w14:textId="77777777" w:rsidTr="009A4CD5">
        <w:tc>
          <w:tcPr>
            <w:tcW w:w="8222" w:type="dxa"/>
          </w:tcPr>
          <w:p w14:paraId="1AE1C4B2" w14:textId="77777777" w:rsidR="00C1157F" w:rsidRPr="003A5F94" w:rsidRDefault="00C1157F" w:rsidP="009A4CD5">
            <w:pPr>
              <w:spacing w:before="60" w:after="60"/>
              <w:jc w:val="both"/>
            </w:pPr>
            <w:r w:rsidRPr="003A5F94">
              <w:t>Alcance</w:t>
            </w:r>
          </w:p>
        </w:tc>
        <w:tc>
          <w:tcPr>
            <w:tcW w:w="1490" w:type="dxa"/>
          </w:tcPr>
          <w:p w14:paraId="62439171" w14:textId="77777777" w:rsidR="00C1157F" w:rsidRPr="003A5F94" w:rsidRDefault="00C1157F" w:rsidP="009A4CD5">
            <w:pPr>
              <w:spacing w:before="60" w:after="60"/>
              <w:jc w:val="center"/>
            </w:pPr>
            <w:r w:rsidRPr="003A5F94">
              <w:t>1 – 3</w:t>
            </w:r>
          </w:p>
        </w:tc>
      </w:tr>
      <w:tr w:rsidR="00C1157F" w:rsidRPr="00575EFD" w14:paraId="11FC72CF" w14:textId="77777777" w:rsidTr="009A4CD5">
        <w:tc>
          <w:tcPr>
            <w:tcW w:w="8222" w:type="dxa"/>
          </w:tcPr>
          <w:p w14:paraId="1A378D14" w14:textId="77777777" w:rsidR="00C1157F" w:rsidRPr="003A5F94" w:rsidRDefault="00C1157F" w:rsidP="009A4CD5">
            <w:pPr>
              <w:spacing w:before="60" w:after="60"/>
              <w:jc w:val="both"/>
            </w:pPr>
            <w:r w:rsidRPr="003A5F94">
              <w:t>Data de vigência</w:t>
            </w:r>
          </w:p>
        </w:tc>
        <w:tc>
          <w:tcPr>
            <w:tcW w:w="1490" w:type="dxa"/>
          </w:tcPr>
          <w:p w14:paraId="602BF901" w14:textId="77777777" w:rsidR="00C1157F" w:rsidRPr="003A5F94" w:rsidRDefault="00C1157F" w:rsidP="009A4CD5">
            <w:pPr>
              <w:spacing w:before="60" w:after="60"/>
              <w:jc w:val="center"/>
            </w:pPr>
            <w:r w:rsidRPr="003A5F94">
              <w:t>4</w:t>
            </w:r>
          </w:p>
        </w:tc>
      </w:tr>
      <w:tr w:rsidR="00C1157F" w:rsidRPr="00575EFD" w14:paraId="0BFE1F21" w14:textId="77777777" w:rsidTr="009A4CD5">
        <w:tc>
          <w:tcPr>
            <w:tcW w:w="8222" w:type="dxa"/>
          </w:tcPr>
          <w:p w14:paraId="1CCD21B4" w14:textId="77777777" w:rsidR="00C1157F" w:rsidRPr="003A5F94" w:rsidRDefault="00C1157F" w:rsidP="009A4CD5">
            <w:pPr>
              <w:spacing w:before="60" w:after="60"/>
              <w:jc w:val="both"/>
              <w:rPr>
                <w:b/>
              </w:rPr>
            </w:pPr>
            <w:r w:rsidRPr="003A5F94">
              <w:rPr>
                <w:b/>
              </w:rPr>
              <w:t>OBJETIVO</w:t>
            </w:r>
          </w:p>
        </w:tc>
        <w:tc>
          <w:tcPr>
            <w:tcW w:w="1490" w:type="dxa"/>
          </w:tcPr>
          <w:p w14:paraId="0492BA34" w14:textId="77777777" w:rsidR="00C1157F" w:rsidRPr="003A5F94" w:rsidRDefault="00C1157F" w:rsidP="009A4CD5">
            <w:pPr>
              <w:spacing w:before="60" w:after="60"/>
              <w:jc w:val="center"/>
              <w:rPr>
                <w:b/>
              </w:rPr>
            </w:pPr>
            <w:r w:rsidRPr="003A5F94">
              <w:rPr>
                <w:b/>
              </w:rPr>
              <w:t>5</w:t>
            </w:r>
          </w:p>
        </w:tc>
      </w:tr>
      <w:tr w:rsidR="00C1157F" w:rsidRPr="00575EFD" w14:paraId="7E20B561" w14:textId="77777777" w:rsidTr="009A4CD5">
        <w:tc>
          <w:tcPr>
            <w:tcW w:w="8222" w:type="dxa"/>
          </w:tcPr>
          <w:p w14:paraId="2EFCFE58" w14:textId="77777777" w:rsidR="00C1157F" w:rsidRPr="003A5F94" w:rsidRDefault="00C1157F" w:rsidP="009A4CD5">
            <w:pPr>
              <w:spacing w:before="60" w:after="60"/>
              <w:jc w:val="both"/>
            </w:pPr>
            <w:r w:rsidRPr="003A5F94">
              <w:rPr>
                <w:b/>
              </w:rPr>
              <w:t>DEFINIÇÕES</w:t>
            </w:r>
          </w:p>
        </w:tc>
        <w:tc>
          <w:tcPr>
            <w:tcW w:w="1490" w:type="dxa"/>
          </w:tcPr>
          <w:p w14:paraId="3AB64924" w14:textId="77777777" w:rsidR="00C1157F" w:rsidRPr="003A5F94" w:rsidRDefault="00C1157F" w:rsidP="009A4CD5">
            <w:pPr>
              <w:spacing w:before="60" w:after="60"/>
              <w:jc w:val="center"/>
              <w:rPr>
                <w:b/>
              </w:rPr>
            </w:pPr>
            <w:r w:rsidRPr="003A5F94">
              <w:rPr>
                <w:b/>
              </w:rPr>
              <w:t>6</w:t>
            </w:r>
          </w:p>
        </w:tc>
      </w:tr>
      <w:tr w:rsidR="00C1157F" w:rsidRPr="00575EFD" w14:paraId="64BCDFDA" w14:textId="77777777" w:rsidTr="009A4CD5">
        <w:tc>
          <w:tcPr>
            <w:tcW w:w="8222" w:type="dxa"/>
          </w:tcPr>
          <w:p w14:paraId="47DB3922" w14:textId="77777777" w:rsidR="00C1157F" w:rsidRPr="003A5F94" w:rsidRDefault="00C1157F" w:rsidP="009A4CD5">
            <w:pPr>
              <w:spacing w:before="60" w:after="60"/>
              <w:jc w:val="both"/>
              <w:rPr>
                <w:b/>
              </w:rPr>
            </w:pPr>
            <w:r w:rsidRPr="003A5F94">
              <w:rPr>
                <w:b/>
              </w:rPr>
              <w:t>REQUISITOS</w:t>
            </w:r>
          </w:p>
        </w:tc>
        <w:tc>
          <w:tcPr>
            <w:tcW w:w="1490" w:type="dxa"/>
          </w:tcPr>
          <w:p w14:paraId="402BA099" w14:textId="77777777" w:rsidR="00C1157F" w:rsidRPr="003A5F94" w:rsidRDefault="00C1157F" w:rsidP="009A4CD5">
            <w:pPr>
              <w:spacing w:before="60" w:after="60"/>
              <w:jc w:val="center"/>
            </w:pPr>
          </w:p>
        </w:tc>
      </w:tr>
      <w:tr w:rsidR="00C1157F" w:rsidRPr="00575EFD" w14:paraId="63927C3A" w14:textId="77777777" w:rsidTr="009A4CD5">
        <w:tc>
          <w:tcPr>
            <w:tcW w:w="8222" w:type="dxa"/>
          </w:tcPr>
          <w:p w14:paraId="3CE498F8" w14:textId="77777777" w:rsidR="00C1157F" w:rsidRPr="003A5F94" w:rsidRDefault="00C1157F" w:rsidP="009A4CD5">
            <w:pPr>
              <w:spacing w:before="60" w:after="60"/>
              <w:jc w:val="both"/>
            </w:pPr>
            <w:r w:rsidRPr="003A5F94">
              <w:t>Considerações ao aceitar o trabalho</w:t>
            </w:r>
          </w:p>
        </w:tc>
        <w:tc>
          <w:tcPr>
            <w:tcW w:w="1490" w:type="dxa"/>
          </w:tcPr>
          <w:p w14:paraId="28CD35B7" w14:textId="77777777" w:rsidR="00C1157F" w:rsidRPr="003A5F94" w:rsidRDefault="00C1157F" w:rsidP="009A4CD5">
            <w:pPr>
              <w:spacing w:before="60" w:after="60"/>
              <w:jc w:val="center"/>
            </w:pPr>
            <w:r w:rsidRPr="003A5F94">
              <w:t>7 – 9</w:t>
            </w:r>
          </w:p>
        </w:tc>
      </w:tr>
      <w:tr w:rsidR="00C1157F" w:rsidRPr="00575EFD" w14:paraId="3A399231" w14:textId="77777777" w:rsidTr="009A4CD5">
        <w:tc>
          <w:tcPr>
            <w:tcW w:w="8222" w:type="dxa"/>
          </w:tcPr>
          <w:p w14:paraId="05B4B99B" w14:textId="77777777" w:rsidR="00C1157F" w:rsidRPr="003A5F94" w:rsidRDefault="00C1157F" w:rsidP="009A4CD5">
            <w:pPr>
              <w:spacing w:before="60" w:after="60"/>
              <w:jc w:val="both"/>
            </w:pPr>
            <w:r w:rsidRPr="003A5F94">
              <w:t>Considerações ao planejar e executar a auditoria</w:t>
            </w:r>
          </w:p>
        </w:tc>
        <w:tc>
          <w:tcPr>
            <w:tcW w:w="1490" w:type="dxa"/>
          </w:tcPr>
          <w:p w14:paraId="01411E71" w14:textId="77777777" w:rsidR="00C1157F" w:rsidRPr="003A5F94" w:rsidRDefault="00C1157F" w:rsidP="009A4CD5">
            <w:pPr>
              <w:spacing w:before="60" w:after="60"/>
              <w:jc w:val="center"/>
            </w:pPr>
            <w:r w:rsidRPr="003A5F94">
              <w:t>10</w:t>
            </w:r>
          </w:p>
        </w:tc>
      </w:tr>
      <w:tr w:rsidR="00C1157F" w:rsidRPr="00575EFD" w14:paraId="7267949B" w14:textId="77777777" w:rsidTr="009A4CD5">
        <w:tc>
          <w:tcPr>
            <w:tcW w:w="8222" w:type="dxa"/>
          </w:tcPr>
          <w:p w14:paraId="4DAA4408" w14:textId="77777777" w:rsidR="00C1157F" w:rsidRPr="003A5F94" w:rsidRDefault="00C1157F" w:rsidP="009A4CD5">
            <w:pPr>
              <w:spacing w:before="60" w:after="60"/>
              <w:jc w:val="both"/>
            </w:pPr>
            <w:r w:rsidRPr="003A5F94">
              <w:t>Formação de opinião e considerações sobre o relatório</w:t>
            </w:r>
          </w:p>
        </w:tc>
        <w:tc>
          <w:tcPr>
            <w:tcW w:w="1490" w:type="dxa"/>
          </w:tcPr>
          <w:p w14:paraId="1800D13B" w14:textId="77777777" w:rsidR="00C1157F" w:rsidRPr="003A5F94" w:rsidRDefault="00C1157F" w:rsidP="009A4CD5">
            <w:pPr>
              <w:spacing w:before="60" w:after="60"/>
              <w:jc w:val="center"/>
            </w:pPr>
            <w:r w:rsidRPr="003A5F94">
              <w:t>11 – 17</w:t>
            </w:r>
          </w:p>
        </w:tc>
      </w:tr>
      <w:tr w:rsidR="00C1157F" w:rsidRPr="007956F1" w14:paraId="181A78AF" w14:textId="77777777" w:rsidTr="009A4CD5">
        <w:tc>
          <w:tcPr>
            <w:tcW w:w="8222" w:type="dxa"/>
          </w:tcPr>
          <w:p w14:paraId="0ABCE5CA" w14:textId="77777777" w:rsidR="00C1157F" w:rsidRPr="003A5F94" w:rsidRDefault="00C1157F" w:rsidP="009A4CD5">
            <w:pPr>
              <w:spacing w:before="60" w:after="60"/>
              <w:jc w:val="both"/>
              <w:rPr>
                <w:b/>
              </w:rPr>
            </w:pPr>
            <w:r w:rsidRPr="003A5F94">
              <w:rPr>
                <w:b/>
              </w:rPr>
              <w:t>APLICAÇÃO E OUTROS MATERIAIS EXPLICATIVOS</w:t>
            </w:r>
          </w:p>
        </w:tc>
        <w:tc>
          <w:tcPr>
            <w:tcW w:w="1490" w:type="dxa"/>
          </w:tcPr>
          <w:p w14:paraId="0BC82405" w14:textId="77777777" w:rsidR="00C1157F" w:rsidRPr="003A5F94" w:rsidRDefault="00C1157F" w:rsidP="009A4CD5">
            <w:pPr>
              <w:spacing w:before="60" w:after="60"/>
              <w:jc w:val="center"/>
            </w:pPr>
          </w:p>
        </w:tc>
      </w:tr>
      <w:tr w:rsidR="00C1157F" w:rsidRPr="00575EFD" w14:paraId="0C146087" w14:textId="77777777" w:rsidTr="009A4CD5">
        <w:tc>
          <w:tcPr>
            <w:tcW w:w="8222" w:type="dxa"/>
          </w:tcPr>
          <w:p w14:paraId="4A949323" w14:textId="77777777" w:rsidR="00C1157F" w:rsidRPr="003A5F94" w:rsidRDefault="00C1157F" w:rsidP="009A4CD5">
            <w:pPr>
              <w:spacing w:before="60" w:after="60"/>
              <w:jc w:val="both"/>
            </w:pPr>
            <w:r w:rsidRPr="003A5F94">
              <w:t>Alcance</w:t>
            </w:r>
          </w:p>
        </w:tc>
        <w:tc>
          <w:tcPr>
            <w:tcW w:w="1490" w:type="dxa"/>
          </w:tcPr>
          <w:p w14:paraId="40DD7D15" w14:textId="77777777" w:rsidR="00C1157F" w:rsidRPr="003A5F94" w:rsidRDefault="00C1157F" w:rsidP="009A4CD5">
            <w:pPr>
              <w:spacing w:before="60" w:after="60"/>
              <w:jc w:val="center"/>
            </w:pPr>
            <w:r w:rsidRPr="003A5F94">
              <w:t>A1 – A4</w:t>
            </w:r>
          </w:p>
        </w:tc>
      </w:tr>
      <w:tr w:rsidR="00C1157F" w:rsidRPr="00575EFD" w14:paraId="617FD073" w14:textId="77777777" w:rsidTr="009A4CD5">
        <w:tc>
          <w:tcPr>
            <w:tcW w:w="8222" w:type="dxa"/>
          </w:tcPr>
          <w:p w14:paraId="04C7E2FA" w14:textId="77777777" w:rsidR="00C1157F" w:rsidRPr="003A5F94" w:rsidRDefault="00C1157F" w:rsidP="009A4CD5">
            <w:pPr>
              <w:spacing w:before="60" w:after="60"/>
              <w:jc w:val="both"/>
            </w:pPr>
            <w:r w:rsidRPr="003A5F94">
              <w:t>Considerações ao aceitar o trabalho</w:t>
            </w:r>
          </w:p>
        </w:tc>
        <w:tc>
          <w:tcPr>
            <w:tcW w:w="1490" w:type="dxa"/>
          </w:tcPr>
          <w:p w14:paraId="035B52B0" w14:textId="77777777" w:rsidR="00C1157F" w:rsidRPr="003A5F94" w:rsidRDefault="00C1157F" w:rsidP="009A4CD5">
            <w:pPr>
              <w:spacing w:before="60" w:after="60"/>
              <w:jc w:val="center"/>
            </w:pPr>
            <w:r w:rsidRPr="003A5F94">
              <w:t>A5 – A9</w:t>
            </w:r>
          </w:p>
        </w:tc>
      </w:tr>
      <w:tr w:rsidR="00C1157F" w:rsidRPr="00575EFD" w14:paraId="5E732B97" w14:textId="77777777" w:rsidTr="009A4CD5">
        <w:tc>
          <w:tcPr>
            <w:tcW w:w="8222" w:type="dxa"/>
          </w:tcPr>
          <w:p w14:paraId="7F6CB38D" w14:textId="77777777" w:rsidR="00C1157F" w:rsidRPr="003A5F94" w:rsidRDefault="00C1157F" w:rsidP="009A4CD5">
            <w:pPr>
              <w:spacing w:before="60" w:after="60"/>
              <w:jc w:val="both"/>
            </w:pPr>
            <w:r w:rsidRPr="003A5F94">
              <w:t>Considerações ao planejar e executar a auditoria</w:t>
            </w:r>
          </w:p>
        </w:tc>
        <w:tc>
          <w:tcPr>
            <w:tcW w:w="1490" w:type="dxa"/>
          </w:tcPr>
          <w:p w14:paraId="08311805" w14:textId="77777777" w:rsidR="00C1157F" w:rsidRPr="003A5F94" w:rsidRDefault="00C1157F" w:rsidP="009A4CD5">
            <w:pPr>
              <w:spacing w:before="60" w:after="60"/>
              <w:jc w:val="center"/>
            </w:pPr>
            <w:r w:rsidRPr="003A5F94">
              <w:t>A10 – A15</w:t>
            </w:r>
          </w:p>
        </w:tc>
      </w:tr>
      <w:tr w:rsidR="00C1157F" w:rsidRPr="00575EFD" w14:paraId="6841ECE0" w14:textId="77777777" w:rsidTr="009A4CD5">
        <w:tc>
          <w:tcPr>
            <w:tcW w:w="8222" w:type="dxa"/>
          </w:tcPr>
          <w:p w14:paraId="035C2D68" w14:textId="77777777" w:rsidR="00C1157F" w:rsidRPr="003A5F94" w:rsidRDefault="00C1157F" w:rsidP="009A4CD5">
            <w:pPr>
              <w:spacing w:before="60" w:after="60"/>
              <w:jc w:val="both"/>
            </w:pPr>
            <w:r w:rsidRPr="003A5F94">
              <w:t>Formação de opinião e considerações sobre o relatório</w:t>
            </w:r>
          </w:p>
        </w:tc>
        <w:tc>
          <w:tcPr>
            <w:tcW w:w="1490" w:type="dxa"/>
          </w:tcPr>
          <w:p w14:paraId="02469154" w14:textId="77777777" w:rsidR="00C1157F" w:rsidRPr="003A5F94" w:rsidRDefault="00C1157F" w:rsidP="009A4CD5">
            <w:pPr>
              <w:spacing w:before="60" w:after="60"/>
              <w:jc w:val="center"/>
            </w:pPr>
            <w:r w:rsidRPr="003A5F94">
              <w:t>A16 – A28</w:t>
            </w:r>
          </w:p>
        </w:tc>
      </w:tr>
      <w:tr w:rsidR="00C1157F" w:rsidRPr="007956F1" w14:paraId="29FBAB7C" w14:textId="77777777" w:rsidTr="009A4CD5">
        <w:tc>
          <w:tcPr>
            <w:tcW w:w="8222" w:type="dxa"/>
          </w:tcPr>
          <w:p w14:paraId="44293168" w14:textId="77777777" w:rsidR="00C1157F" w:rsidRPr="003A5F94" w:rsidRDefault="00C1157F" w:rsidP="009A4CD5">
            <w:pPr>
              <w:spacing w:before="60" w:after="60"/>
              <w:jc w:val="both"/>
            </w:pPr>
            <w:r w:rsidRPr="003A5F94">
              <w:rPr>
                <w:b/>
              </w:rPr>
              <w:t>Apêndice 1</w:t>
            </w:r>
            <w:r w:rsidRPr="003A5F94">
              <w:t>: Exemplos de elementos, contas ou itens específicos das demonstrações contábeis</w:t>
            </w:r>
          </w:p>
        </w:tc>
        <w:tc>
          <w:tcPr>
            <w:tcW w:w="1490" w:type="dxa"/>
          </w:tcPr>
          <w:p w14:paraId="7B594010" w14:textId="77777777" w:rsidR="00C1157F" w:rsidRPr="003A5F94" w:rsidRDefault="00C1157F" w:rsidP="009A4CD5">
            <w:pPr>
              <w:spacing w:before="60" w:after="60"/>
              <w:jc w:val="center"/>
            </w:pPr>
          </w:p>
        </w:tc>
      </w:tr>
      <w:tr w:rsidR="00C1157F" w:rsidRPr="007956F1" w14:paraId="37D9787B" w14:textId="77777777" w:rsidTr="009A4CD5">
        <w:tc>
          <w:tcPr>
            <w:tcW w:w="8222" w:type="dxa"/>
          </w:tcPr>
          <w:p w14:paraId="36EE8FAF" w14:textId="77777777" w:rsidR="00C1157F" w:rsidRPr="003A5F94" w:rsidRDefault="00C1157F" w:rsidP="009A4CD5">
            <w:pPr>
              <w:spacing w:before="60" w:after="60"/>
              <w:jc w:val="both"/>
            </w:pPr>
            <w:r w:rsidRPr="003A5F94">
              <w:rPr>
                <w:b/>
              </w:rPr>
              <w:t>Apêndice 2</w:t>
            </w:r>
            <w:r w:rsidRPr="003A5F94">
              <w:t>: Exemplos de relatório dos auditores independentes sobre quadros isolados das demonstrações contábeis e sobre elementos específicos das demonstrações contábeis</w:t>
            </w:r>
          </w:p>
        </w:tc>
        <w:tc>
          <w:tcPr>
            <w:tcW w:w="1490" w:type="dxa"/>
          </w:tcPr>
          <w:p w14:paraId="790B0C08" w14:textId="77777777" w:rsidR="00C1157F" w:rsidRPr="003A5F94" w:rsidRDefault="00C1157F" w:rsidP="009A4CD5">
            <w:pPr>
              <w:spacing w:before="60" w:after="60"/>
              <w:jc w:val="center"/>
            </w:pPr>
          </w:p>
        </w:tc>
      </w:tr>
    </w:tbl>
    <w:p w14:paraId="2CEFDDFA" w14:textId="77777777" w:rsidR="00C1157F" w:rsidRDefault="00C1157F" w:rsidP="00C1157F">
      <w:pPr>
        <w:jc w:val="both"/>
      </w:pPr>
    </w:p>
    <w:p w14:paraId="09238AC1" w14:textId="77777777" w:rsidR="00C1157F" w:rsidRPr="001E4519" w:rsidRDefault="00C1157F" w:rsidP="00C1157F">
      <w:pPr>
        <w:jc w:val="both"/>
      </w:pPr>
      <w:r w:rsidRPr="001E4519">
        <w:t xml:space="preserve">Esta </w:t>
      </w:r>
      <w:r>
        <w:t>n</w:t>
      </w:r>
      <w:r w:rsidRPr="001E4519">
        <w:t>orma deve ser lida juntamente com a NBC TA 200 – Objetivos Gerais do Auditor Independente e a Condução da Auditoria em Confor</w:t>
      </w:r>
      <w:r>
        <w:t>midade com Normas de Auditoria.</w:t>
      </w:r>
    </w:p>
    <w:p w14:paraId="338EB3CE" w14:textId="77777777" w:rsidR="00C1157F" w:rsidRDefault="00C1157F" w:rsidP="00C1157F">
      <w:pPr>
        <w:jc w:val="both"/>
      </w:pPr>
    </w:p>
    <w:p w14:paraId="0494A754" w14:textId="77777777" w:rsidR="00C1157F" w:rsidRPr="001E4519" w:rsidRDefault="00C1157F" w:rsidP="00C1157F">
      <w:pPr>
        <w:jc w:val="both"/>
      </w:pPr>
    </w:p>
    <w:p w14:paraId="55E3EB8D" w14:textId="77777777" w:rsidR="00C1157F" w:rsidRPr="001E4519" w:rsidRDefault="00C1157F" w:rsidP="00C1157F">
      <w:pPr>
        <w:jc w:val="both"/>
        <w:rPr>
          <w:b/>
        </w:rPr>
      </w:pPr>
      <w:r w:rsidRPr="001E4519">
        <w:rPr>
          <w:b/>
        </w:rPr>
        <w:t>Introdução</w:t>
      </w:r>
    </w:p>
    <w:p w14:paraId="23D0563E" w14:textId="77777777" w:rsidR="00C1157F" w:rsidRPr="00575EFD" w:rsidRDefault="00C1157F" w:rsidP="00C1157F">
      <w:pPr>
        <w:jc w:val="both"/>
      </w:pPr>
    </w:p>
    <w:p w14:paraId="0A895015" w14:textId="77777777" w:rsidR="00C1157F" w:rsidRPr="001E4519" w:rsidRDefault="00C1157F" w:rsidP="00C1157F">
      <w:pPr>
        <w:jc w:val="both"/>
        <w:rPr>
          <w:b/>
        </w:rPr>
      </w:pPr>
      <w:r w:rsidRPr="001E4519">
        <w:rPr>
          <w:b/>
        </w:rPr>
        <w:t>Alcance</w:t>
      </w:r>
    </w:p>
    <w:p w14:paraId="50D1FB03" w14:textId="77777777" w:rsidR="00C1157F" w:rsidRPr="001E4519" w:rsidRDefault="00C1157F" w:rsidP="00C1157F">
      <w:pPr>
        <w:jc w:val="both"/>
      </w:pPr>
    </w:p>
    <w:p w14:paraId="22978393" w14:textId="77777777" w:rsidR="00C1157F" w:rsidRPr="001E4519" w:rsidRDefault="00C1157F" w:rsidP="00C1157F">
      <w:pPr>
        <w:ind w:left="567" w:hanging="567"/>
        <w:jc w:val="both"/>
      </w:pPr>
      <w:r w:rsidRPr="001E4519">
        <w:t>1.</w:t>
      </w:r>
      <w:r w:rsidRPr="001E4519">
        <w:tab/>
        <w:t>As normas de auditoria (</w:t>
      </w:r>
      <w:r>
        <w:t>NBCs TA</w:t>
      </w:r>
      <w:r w:rsidRPr="001E4519">
        <w:t>) da série 200-700 se aplicam à auditoria de demonstrações contábeis e devem ser adaptadas</w:t>
      </w:r>
      <w:r>
        <w:t>,</w:t>
      </w:r>
      <w:r w:rsidRPr="001E4519">
        <w:t xml:space="preserve"> conforme necessário nas circunstâncias</w:t>
      </w:r>
      <w:r>
        <w:t>,</w:t>
      </w:r>
      <w:r w:rsidRPr="001E4519">
        <w:t xml:space="preserve"> quando aplicadas a auditorias de outras informações financeiras históricas. Esta norma trata das considerações especiais para a auditoria de quadros isolados d</w:t>
      </w:r>
      <w:r>
        <w:t>a</w:t>
      </w:r>
      <w:r w:rsidRPr="001E4519">
        <w:t xml:space="preserve"> demonstração contábil ou de elemento, conta ou item específico d</w:t>
      </w:r>
      <w:r>
        <w:t>a</w:t>
      </w:r>
      <w:r w:rsidRPr="001E4519">
        <w:t xml:space="preserve"> demonstração contábil. Os quadros isolados das demonstrações contábeis e os elementos, as contas ou os itens específicos das demonstrações contábeis podem ser elaborados de acordo com a estrutura conceitual para fins gerais ou </w:t>
      </w:r>
      <w:r w:rsidRPr="00DC7836">
        <w:rPr>
          <w:highlight w:val="yellow"/>
        </w:rPr>
        <w:t>propósitos especiais</w:t>
      </w:r>
      <w:r w:rsidRPr="001E4519">
        <w:t>. No caso de serem elaborados de acordo com a estrutura conceitual de contabilidade para propósitos especiais, a NBC TA 800</w:t>
      </w:r>
      <w:r>
        <w:t xml:space="preserve"> – </w:t>
      </w:r>
      <w:r w:rsidRPr="001E4519">
        <w:t xml:space="preserve">Considerações Especiais – Auditorias de Demonstrações Contábeis Elaboradas de Acordo com </w:t>
      </w:r>
      <w:r>
        <w:t xml:space="preserve">as </w:t>
      </w:r>
      <w:r w:rsidRPr="001E4519">
        <w:t>Estruturas Conceituais de Contabilidade para Propósitos Especiais também se aplica à auditoria (ver itens A1 a A4).</w:t>
      </w:r>
    </w:p>
    <w:p w14:paraId="299F5DF1" w14:textId="77777777" w:rsidR="00C1157F" w:rsidRPr="001E4519" w:rsidRDefault="00C1157F" w:rsidP="00C1157F">
      <w:pPr>
        <w:jc w:val="both"/>
      </w:pPr>
    </w:p>
    <w:p w14:paraId="61E3C196" w14:textId="77777777" w:rsidR="00C1157F" w:rsidRPr="001E4519" w:rsidRDefault="00C1157F" w:rsidP="00C1157F">
      <w:pPr>
        <w:ind w:left="567" w:hanging="567"/>
        <w:jc w:val="both"/>
      </w:pPr>
      <w:r w:rsidRPr="001E4519">
        <w:t>2.</w:t>
      </w:r>
      <w:r w:rsidRPr="001E4519">
        <w:tab/>
        <w:t xml:space="preserve">Esta </w:t>
      </w:r>
      <w:r>
        <w:t>n</w:t>
      </w:r>
      <w:r w:rsidRPr="001E4519">
        <w:t>orma não se aplica ao relatório de auditor</w:t>
      </w:r>
      <w:r>
        <w:t>ia</w:t>
      </w:r>
      <w:r w:rsidRPr="001E4519">
        <w:t xml:space="preserve"> de </w:t>
      </w:r>
      <w:r w:rsidRPr="00DC7836">
        <w:rPr>
          <w:highlight w:val="yellow"/>
        </w:rPr>
        <w:t>componente</w:t>
      </w:r>
      <w:r w:rsidRPr="001E4519">
        <w:t>, emitido como resultado do exame das informações contábeis d</w:t>
      </w:r>
      <w:r>
        <w:t>e</w:t>
      </w:r>
      <w:r w:rsidRPr="001E4519">
        <w:t xml:space="preserve"> componente d</w:t>
      </w:r>
      <w:r>
        <w:t>e</w:t>
      </w:r>
      <w:r w:rsidRPr="001E4519">
        <w:t xml:space="preserve"> grupo de empresas, por solicitação da equipe de trabalho do grupo para fins de auditoria de demonstrações contábeis do grupo (ver NBC TA 600 – Considerações Especiais – Auditorias de Demonstrações Contábeis de Grupos, Incluindo o Trabalho dos Auditores dos Componentes).</w:t>
      </w:r>
    </w:p>
    <w:p w14:paraId="79868BED" w14:textId="77777777" w:rsidR="00C1157F" w:rsidRPr="001E4519" w:rsidRDefault="00C1157F" w:rsidP="00C1157F">
      <w:pPr>
        <w:jc w:val="both"/>
      </w:pPr>
    </w:p>
    <w:p w14:paraId="39B30DA4" w14:textId="77777777" w:rsidR="00C1157F" w:rsidRPr="001E4519" w:rsidRDefault="00C1157F" w:rsidP="00C1157F">
      <w:pPr>
        <w:ind w:left="567" w:hanging="567"/>
        <w:jc w:val="both"/>
      </w:pPr>
      <w:r w:rsidRPr="001E4519">
        <w:t>3.</w:t>
      </w:r>
      <w:r w:rsidRPr="001E4519">
        <w:tab/>
        <w:t xml:space="preserve">Esta </w:t>
      </w:r>
      <w:r>
        <w:t>n</w:t>
      </w:r>
      <w:r w:rsidRPr="001E4519">
        <w:t>orma não suprime os requisitos das outras normas de auditoria nem pretende tratar de todas as considerações especiais que podem ser relevantes nas circunstâncias do trabalho.</w:t>
      </w:r>
    </w:p>
    <w:p w14:paraId="251F20E0" w14:textId="77777777" w:rsidR="00C1157F" w:rsidRPr="001E4519" w:rsidRDefault="00C1157F" w:rsidP="00C1157F">
      <w:pPr>
        <w:jc w:val="both"/>
      </w:pPr>
    </w:p>
    <w:p w14:paraId="363CF21D" w14:textId="77777777" w:rsidR="00C1157F" w:rsidRPr="001E4519" w:rsidRDefault="00C1157F" w:rsidP="00C1157F">
      <w:pPr>
        <w:jc w:val="both"/>
        <w:rPr>
          <w:b/>
        </w:rPr>
      </w:pPr>
      <w:r w:rsidRPr="001E4519">
        <w:rPr>
          <w:b/>
        </w:rPr>
        <w:t>Data de vigência</w:t>
      </w:r>
    </w:p>
    <w:p w14:paraId="5B2119FA" w14:textId="77777777" w:rsidR="00C1157F" w:rsidRPr="001E4519" w:rsidRDefault="00C1157F" w:rsidP="00C1157F">
      <w:pPr>
        <w:jc w:val="both"/>
      </w:pPr>
    </w:p>
    <w:p w14:paraId="1FEE64B0" w14:textId="77777777" w:rsidR="00C1157F" w:rsidRPr="00B50BA7" w:rsidRDefault="00C1157F" w:rsidP="00C1157F">
      <w:pPr>
        <w:keepNext/>
        <w:keepLines/>
        <w:autoSpaceDE w:val="0"/>
        <w:autoSpaceDN w:val="0"/>
        <w:adjustRightInd w:val="0"/>
        <w:ind w:left="567" w:hanging="567"/>
        <w:jc w:val="both"/>
        <w:rPr>
          <w:b/>
          <w:bCs/>
          <w:color w:val="FF0000"/>
          <w:sz w:val="20"/>
          <w:szCs w:val="20"/>
        </w:rPr>
      </w:pPr>
      <w:r w:rsidRPr="001E4519">
        <w:t>4.</w:t>
      </w:r>
      <w:r>
        <w:tab/>
      </w:r>
      <w:r w:rsidRPr="00B50BA7">
        <w:t>Esta norma deve ser aplicada, a partir de sua publicação,</w:t>
      </w:r>
      <w:r>
        <w:t xml:space="preserve"> na auditoria</w:t>
      </w:r>
      <w:r w:rsidRPr="00B50BA7">
        <w:t xml:space="preserve"> de quadros isolados das demonstrações contábeis ou de elementos, contas ou itens específicos das demonstrações contábeis de períodos findos em, ou após, 31 de dezembro de 2016.</w:t>
      </w:r>
    </w:p>
    <w:p w14:paraId="179977C0" w14:textId="77777777" w:rsidR="00C1157F" w:rsidRPr="001E4519" w:rsidRDefault="00C1157F" w:rsidP="00C1157F">
      <w:pPr>
        <w:ind w:left="567" w:hanging="567"/>
        <w:jc w:val="both"/>
      </w:pPr>
    </w:p>
    <w:p w14:paraId="7593C2FC" w14:textId="77777777" w:rsidR="00C1157F" w:rsidRPr="001E4519" w:rsidRDefault="00C1157F" w:rsidP="00C1157F">
      <w:pPr>
        <w:jc w:val="both"/>
        <w:rPr>
          <w:b/>
        </w:rPr>
      </w:pPr>
      <w:r w:rsidRPr="001E4519">
        <w:rPr>
          <w:b/>
        </w:rPr>
        <w:t>Objetivo</w:t>
      </w:r>
    </w:p>
    <w:p w14:paraId="40AC2D44" w14:textId="77777777" w:rsidR="00C1157F" w:rsidRPr="001E4519" w:rsidRDefault="00C1157F" w:rsidP="00C1157F">
      <w:pPr>
        <w:jc w:val="both"/>
      </w:pPr>
    </w:p>
    <w:p w14:paraId="28515CF3" w14:textId="77777777" w:rsidR="00C1157F" w:rsidRPr="001E4519" w:rsidRDefault="00C1157F" w:rsidP="00C1157F">
      <w:pPr>
        <w:spacing w:after="120"/>
        <w:ind w:left="567" w:hanging="567"/>
        <w:jc w:val="both"/>
      </w:pPr>
      <w:r w:rsidRPr="001E4519">
        <w:t>5.</w:t>
      </w:r>
      <w:r w:rsidRPr="001E4519">
        <w:tab/>
        <w:t>O objetivo do auditor, ao aplicar as normas de auditoria na auditoria de quadros isolados das demonstrações contábeis ou de elementos, contas ou itens específicos das demonstrações contábeis, é tratar</w:t>
      </w:r>
      <w:r>
        <w:t>,</w:t>
      </w:r>
      <w:r w:rsidRPr="001E4519">
        <w:t xml:space="preserve"> adequadamente</w:t>
      </w:r>
      <w:r>
        <w:t>,</w:t>
      </w:r>
      <w:r w:rsidRPr="001E4519">
        <w:t xml:space="preserve"> as considerações especiais que são relevantes para:</w:t>
      </w:r>
    </w:p>
    <w:p w14:paraId="5467A88C" w14:textId="77777777" w:rsidR="00C1157F" w:rsidRPr="001E4519" w:rsidRDefault="00C1157F" w:rsidP="00C1157F">
      <w:pPr>
        <w:spacing w:after="120"/>
        <w:ind w:left="993" w:hanging="426"/>
        <w:jc w:val="both"/>
      </w:pPr>
      <w:r w:rsidRPr="001E4519">
        <w:t>(a)</w:t>
      </w:r>
      <w:r w:rsidRPr="001E4519">
        <w:tab/>
        <w:t>a aceitação do trabalho;</w:t>
      </w:r>
    </w:p>
    <w:p w14:paraId="27B9EDA2" w14:textId="77777777" w:rsidR="00C1157F" w:rsidRPr="001E4519" w:rsidRDefault="00C1157F" w:rsidP="00C1157F">
      <w:pPr>
        <w:spacing w:after="120"/>
        <w:ind w:left="993" w:hanging="426"/>
        <w:jc w:val="both"/>
      </w:pPr>
      <w:r w:rsidRPr="001E4519">
        <w:t>(b)</w:t>
      </w:r>
      <w:r w:rsidRPr="001E4519">
        <w:tab/>
        <w:t>o planejamento e a execução do referido trabalho; e</w:t>
      </w:r>
    </w:p>
    <w:p w14:paraId="22DE3379" w14:textId="77777777" w:rsidR="00C1157F" w:rsidRPr="001E4519" w:rsidRDefault="00C1157F" w:rsidP="00C1157F">
      <w:pPr>
        <w:ind w:left="993" w:hanging="426"/>
        <w:jc w:val="both"/>
      </w:pPr>
      <w:r w:rsidRPr="001E4519">
        <w:t>(c)</w:t>
      </w:r>
      <w:r w:rsidRPr="001E4519">
        <w:tab/>
        <w:t>a formação da opinião e emissão do relatório do auditor independente sobre quadros isolados das demonstrações contábeis ou sobre elementos, contas ou itens específicos das demonstrações contábeis.</w:t>
      </w:r>
    </w:p>
    <w:p w14:paraId="416977B5" w14:textId="77777777" w:rsidR="00C1157F" w:rsidRPr="001E4519" w:rsidRDefault="00C1157F" w:rsidP="00C1157F">
      <w:pPr>
        <w:jc w:val="both"/>
      </w:pPr>
    </w:p>
    <w:p w14:paraId="062230ED" w14:textId="77777777" w:rsidR="00C1157F" w:rsidRPr="001E4519" w:rsidRDefault="00C1157F" w:rsidP="00C1157F">
      <w:pPr>
        <w:jc w:val="both"/>
        <w:rPr>
          <w:b/>
        </w:rPr>
      </w:pPr>
      <w:r w:rsidRPr="001E4519">
        <w:rPr>
          <w:b/>
        </w:rPr>
        <w:t>Definições</w:t>
      </w:r>
    </w:p>
    <w:p w14:paraId="68BBA33A" w14:textId="77777777" w:rsidR="00C1157F" w:rsidRPr="001E4519" w:rsidRDefault="00C1157F" w:rsidP="00C1157F">
      <w:pPr>
        <w:jc w:val="both"/>
      </w:pPr>
    </w:p>
    <w:p w14:paraId="0171CB94" w14:textId="77777777" w:rsidR="00C1157F" w:rsidRPr="001E4519" w:rsidRDefault="00C1157F" w:rsidP="00C1157F">
      <w:pPr>
        <w:spacing w:after="120"/>
        <w:ind w:left="567" w:hanging="567"/>
        <w:jc w:val="both"/>
      </w:pPr>
      <w:r w:rsidRPr="001E4519">
        <w:t>6.</w:t>
      </w:r>
      <w:r w:rsidRPr="001E4519">
        <w:tab/>
        <w:t xml:space="preserve">Para fins desta </w:t>
      </w:r>
      <w:r>
        <w:t>n</w:t>
      </w:r>
      <w:r w:rsidRPr="001E4519">
        <w:t>orma, a referência a:</w:t>
      </w:r>
    </w:p>
    <w:p w14:paraId="059BA8A3" w14:textId="77777777" w:rsidR="00C1157F" w:rsidRPr="00357446" w:rsidRDefault="00C1157F">
      <w:pPr>
        <w:pStyle w:val="PargrafodaLista"/>
        <w:numPr>
          <w:ilvl w:val="0"/>
          <w:numId w:val="336"/>
        </w:numPr>
        <w:spacing w:after="120" w:line="240" w:lineRule="auto"/>
        <w:ind w:left="992" w:hanging="425"/>
        <w:contextualSpacing w:val="0"/>
        <w:jc w:val="both"/>
      </w:pPr>
      <w:r w:rsidRPr="00357446">
        <w:t xml:space="preserve">“Elementos das demonstrações contábeis” ou “elementos” significam “elementos, contas ou itens específicos das demonstrações contábeis” </w:t>
      </w:r>
      <w:r w:rsidRPr="00962F53">
        <w:t>(</w:t>
      </w:r>
      <w:r>
        <w:t>p</w:t>
      </w:r>
      <w:r w:rsidRPr="00962F53">
        <w:t xml:space="preserve">ara maior informação sobre “elementos” ver item 4.2 e seguintes da </w:t>
      </w:r>
      <w:r w:rsidRPr="00357446">
        <w:t xml:space="preserve">NBC TG ESTRUTURA CONCEITUAL </w:t>
      </w:r>
      <w:r>
        <w:t xml:space="preserve">– </w:t>
      </w:r>
      <w:r w:rsidRPr="00962F53">
        <w:t>Estrutura Conceitual para Elaboração e Divulgação de Relatório Contábil-Financeiro, aprovada pelo</w:t>
      </w:r>
      <w:r>
        <w:t xml:space="preserve"> Conselho Federal de Contabilidade</w:t>
      </w:r>
      <w:r w:rsidRPr="00962F53">
        <w:t xml:space="preserve"> </w:t>
      </w:r>
      <w:r>
        <w:t>(</w:t>
      </w:r>
      <w:r w:rsidRPr="00962F53">
        <w:t>CFC</w:t>
      </w:r>
      <w:r>
        <w:t>)</w:t>
      </w:r>
      <w:r w:rsidRPr="00962F53">
        <w:t>. O item 4.2 da Estrutura exemplifica da seguinte forma: “elementos diretamente relacionados à mensuração da posição patrimonial e financeira no balanço são os ativos, os passivos e o patrimônio líquido. Os elementos diretamente relacionados com a mensuração do desempenho na demonstração do resultado são as receitas e as despesas” e assim por diante, para os demais elementos).</w:t>
      </w:r>
    </w:p>
    <w:p w14:paraId="3FA12DB6" w14:textId="77777777" w:rsidR="00C1157F" w:rsidRDefault="00C1157F">
      <w:pPr>
        <w:pStyle w:val="PargrafodaLista"/>
        <w:numPr>
          <w:ilvl w:val="0"/>
          <w:numId w:val="336"/>
        </w:numPr>
        <w:spacing w:after="120" w:line="240" w:lineRule="auto"/>
        <w:ind w:left="993" w:hanging="426"/>
        <w:contextualSpacing w:val="0"/>
        <w:jc w:val="both"/>
      </w:pPr>
      <w:r w:rsidRPr="00357446">
        <w:t>A expressão “práticas contábeis adotadas no Brasil” está definida no item 7 da NBC TG 26</w:t>
      </w:r>
      <w:r>
        <w:t xml:space="preserve"> – </w:t>
      </w:r>
      <w:r w:rsidRPr="00357446">
        <w:t xml:space="preserve">Apresentação das Demonstrações Contábeis, da seguinte forma: Práticas contábeis brasileiras compreendem a legislação societária brasileira, as Normas Brasileiras de Contabilidade emitidas pelo </w:t>
      </w:r>
      <w:r>
        <w:t>CFC</w:t>
      </w:r>
      <w:r w:rsidRPr="00357446">
        <w:t xml:space="preserve">, os pronunciamentos, as interpretações e as orientações emitidos </w:t>
      </w:r>
      <w:r>
        <w:t>pelo Comitê de Pronunciamentos Contábeis</w:t>
      </w:r>
      <w:r w:rsidRPr="00357446">
        <w:t xml:space="preserve"> </w:t>
      </w:r>
      <w:r>
        <w:t>(</w:t>
      </w:r>
      <w:r w:rsidRPr="00357446">
        <w:t>CPC</w:t>
      </w:r>
      <w:r>
        <w:t>)</w:t>
      </w:r>
      <w:r w:rsidRPr="00357446">
        <w:t xml:space="preserve"> e homologados pelos órgãos reguladores, e práticas adotadas pelas entidades em assuntos não regulados, desde que atendam à NBC TG ESTRUTURA CONCEITUAL</w:t>
      </w:r>
      <w:r>
        <w:t>,</w:t>
      </w:r>
      <w:r w:rsidRPr="00357446">
        <w:t xml:space="preserve"> emitida pelo CFC e, por conseguinte, em consonância com as normas contábeis internacionais</w:t>
      </w:r>
      <w:r>
        <w:t>. A</w:t>
      </w:r>
      <w:r w:rsidRPr="00357446">
        <w:t xml:space="preserve"> expressão “normas internacionais de relatório financeiro” significa as normas internacionais de contabilidade (IFRS) emitidas pelo Conselho de Normas Internacionais de Contabilidade (I</w:t>
      </w:r>
      <w:r>
        <w:t>asb</w:t>
      </w:r>
      <w:r w:rsidRPr="00357446">
        <w:t>).</w:t>
      </w:r>
    </w:p>
    <w:p w14:paraId="256382CE" w14:textId="77777777" w:rsidR="00C1157F" w:rsidRPr="00B50BA7" w:rsidRDefault="00C1157F">
      <w:pPr>
        <w:pStyle w:val="PargrafodaLista"/>
        <w:numPr>
          <w:ilvl w:val="0"/>
          <w:numId w:val="336"/>
        </w:numPr>
        <w:spacing w:after="0" w:line="240" w:lineRule="auto"/>
        <w:ind w:left="993" w:hanging="426"/>
        <w:jc w:val="both"/>
      </w:pPr>
      <w:r w:rsidRPr="00357446">
        <w:t xml:space="preserve">Quadros isolados das demonstrações contábeis ou elementos específicos das demonstrações contábeis incluem as respectivas divulgações (ver item A2). </w:t>
      </w:r>
    </w:p>
    <w:p w14:paraId="759DF1B3" w14:textId="77777777" w:rsidR="00C1157F" w:rsidRPr="00357446" w:rsidRDefault="00C1157F" w:rsidP="00C1157F">
      <w:pPr>
        <w:jc w:val="both"/>
      </w:pPr>
    </w:p>
    <w:p w14:paraId="474E4A33" w14:textId="77777777" w:rsidR="00C1157F" w:rsidRPr="001E4519" w:rsidRDefault="00C1157F" w:rsidP="00C1157F">
      <w:pPr>
        <w:jc w:val="both"/>
        <w:rPr>
          <w:b/>
        </w:rPr>
      </w:pPr>
      <w:r w:rsidRPr="001E4519">
        <w:rPr>
          <w:b/>
        </w:rPr>
        <w:t>Requisitos</w:t>
      </w:r>
    </w:p>
    <w:p w14:paraId="21816F34" w14:textId="77777777" w:rsidR="00C1157F" w:rsidRPr="00357446" w:rsidRDefault="00C1157F" w:rsidP="00C1157F">
      <w:pPr>
        <w:jc w:val="both"/>
      </w:pPr>
    </w:p>
    <w:p w14:paraId="7D93EE36" w14:textId="77777777" w:rsidR="00C1157F" w:rsidRPr="001E4519" w:rsidRDefault="00C1157F" w:rsidP="00C1157F">
      <w:pPr>
        <w:jc w:val="both"/>
        <w:rPr>
          <w:b/>
        </w:rPr>
      </w:pPr>
      <w:r w:rsidRPr="001E4519">
        <w:rPr>
          <w:b/>
        </w:rPr>
        <w:t>Considerações ao aceitar o trabalho</w:t>
      </w:r>
    </w:p>
    <w:p w14:paraId="2F268308" w14:textId="77777777" w:rsidR="00C1157F" w:rsidRPr="001E4519" w:rsidRDefault="00C1157F" w:rsidP="00C1157F">
      <w:pPr>
        <w:jc w:val="both"/>
      </w:pPr>
    </w:p>
    <w:p w14:paraId="737D95A8" w14:textId="77777777" w:rsidR="00C1157F" w:rsidRPr="001E4519" w:rsidRDefault="00C1157F" w:rsidP="00C1157F">
      <w:pPr>
        <w:jc w:val="both"/>
        <w:rPr>
          <w:i/>
        </w:rPr>
      </w:pPr>
      <w:r w:rsidRPr="001E4519">
        <w:rPr>
          <w:i/>
        </w:rPr>
        <w:t>Aplicação das normas de auditoria</w:t>
      </w:r>
    </w:p>
    <w:p w14:paraId="33E3405F" w14:textId="77777777" w:rsidR="00C1157F" w:rsidRPr="001E4519" w:rsidRDefault="00C1157F" w:rsidP="00C1157F">
      <w:pPr>
        <w:jc w:val="both"/>
      </w:pPr>
    </w:p>
    <w:p w14:paraId="30295D8C" w14:textId="77777777" w:rsidR="00C1157F" w:rsidRPr="001E4519" w:rsidRDefault="00C1157F" w:rsidP="00C1157F">
      <w:pPr>
        <w:ind w:left="567" w:hanging="567"/>
        <w:jc w:val="both"/>
      </w:pPr>
      <w:r w:rsidRPr="001E4519">
        <w:t>7.</w:t>
      </w:r>
      <w:r w:rsidRPr="001E4519">
        <w:tab/>
        <w:t>O item 18 da NBC TA 200 requer que o auditor cumpra as normas de auditoria relevantes para a auditoria. No caso de auditoria de quadros isolados das demonstrações contábeis ou de elementos específicos das demonstrações contábeis, es</w:t>
      </w:r>
      <w:r>
        <w:t>s</w:t>
      </w:r>
      <w:r w:rsidRPr="001E4519">
        <w:t>e requisito se aplica independentemente de o auditor também ter sido contratado para auditar o conjunto completo de demonstrações contábeis. Se o auditor não tiver sido também contratado para auditar o conjunto completo de demonstrações contábeis, o auditor deve determinar se a auditoria de quadros isolados das demonstrações contábeis ou de elementos específicos das demonstrações contábeis de acordo com as normas de auditoria é praticável (ver itens A5 e A6).</w:t>
      </w:r>
    </w:p>
    <w:p w14:paraId="3DF67FF4" w14:textId="77777777" w:rsidR="00C1157F" w:rsidRPr="001E4519" w:rsidRDefault="00C1157F" w:rsidP="00C1157F">
      <w:pPr>
        <w:jc w:val="both"/>
      </w:pPr>
    </w:p>
    <w:p w14:paraId="3497810B" w14:textId="77777777" w:rsidR="00C1157F" w:rsidRPr="001E4519" w:rsidRDefault="00C1157F" w:rsidP="00C1157F">
      <w:pPr>
        <w:jc w:val="both"/>
        <w:rPr>
          <w:i/>
        </w:rPr>
      </w:pPr>
      <w:r w:rsidRPr="001E4519">
        <w:rPr>
          <w:i/>
        </w:rPr>
        <w:t>Aceitação da estrutura de relatório financeiro</w:t>
      </w:r>
    </w:p>
    <w:p w14:paraId="333E4ED3" w14:textId="77777777" w:rsidR="00C1157F" w:rsidRPr="001E4519" w:rsidRDefault="00C1157F" w:rsidP="00C1157F">
      <w:pPr>
        <w:jc w:val="both"/>
      </w:pPr>
    </w:p>
    <w:p w14:paraId="7862C798" w14:textId="77777777" w:rsidR="00C1157F" w:rsidRPr="001E4519" w:rsidRDefault="00C1157F" w:rsidP="00C1157F">
      <w:pPr>
        <w:ind w:left="567" w:hanging="567"/>
        <w:jc w:val="both"/>
      </w:pPr>
      <w:r w:rsidRPr="001E4519">
        <w:t>8.</w:t>
      </w:r>
      <w:r w:rsidRPr="001E4519">
        <w:tab/>
        <w:t>O item 6(a) da NBC TA 210 requer que o auditor determine se é aceitável a estrutura de relatório financeiro aplicada na elaboração das demonstrações contábeis. No caso de auditoria de quadros isolados das demonstrações contábeis ou de elementos específicos das demonstrações contábeis, isso deve incluir se a aplicação da estrutura de relatório financeiro resultará na apresentação que fornece divulgações adequadas para permitir que os usuários previstos entendam as informações contidas nos elementos ou quadros isolados dessas demonstrações contábeis, assim como o efeito de transações e eventos relevantes sobre esses quadros isolados ou elementos (ver item A7).</w:t>
      </w:r>
    </w:p>
    <w:p w14:paraId="00901559" w14:textId="77777777" w:rsidR="00C1157F" w:rsidRPr="001E4519" w:rsidRDefault="00C1157F" w:rsidP="00C1157F">
      <w:pPr>
        <w:jc w:val="both"/>
      </w:pPr>
    </w:p>
    <w:p w14:paraId="328FA603" w14:textId="77777777" w:rsidR="00C1157F" w:rsidRPr="001E4519" w:rsidRDefault="00C1157F" w:rsidP="00C1157F">
      <w:pPr>
        <w:jc w:val="both"/>
        <w:rPr>
          <w:i/>
        </w:rPr>
      </w:pPr>
      <w:r w:rsidRPr="001E4519">
        <w:rPr>
          <w:i/>
        </w:rPr>
        <w:t>Forma da opinião</w:t>
      </w:r>
    </w:p>
    <w:p w14:paraId="4BE0A126" w14:textId="77777777" w:rsidR="00C1157F" w:rsidRPr="001E4519" w:rsidRDefault="00C1157F" w:rsidP="00C1157F">
      <w:pPr>
        <w:jc w:val="both"/>
      </w:pPr>
    </w:p>
    <w:p w14:paraId="03930EE7" w14:textId="77777777" w:rsidR="00C1157F" w:rsidRPr="001E4519" w:rsidRDefault="00C1157F" w:rsidP="00C1157F">
      <w:pPr>
        <w:ind w:left="567" w:hanging="567"/>
        <w:jc w:val="both"/>
      </w:pPr>
      <w:r w:rsidRPr="001E4519">
        <w:t>9.</w:t>
      </w:r>
      <w:r w:rsidRPr="001E4519">
        <w:tab/>
        <w:t>O item 10(e) da NBC TA 210 requer que os termos do trabalho de auditoria contratados incluam a forma esperada dos relatórios a serem emitidos pelo auditor. No caso de auditoria de quadros isolados das demonstrações contábeis ou de elementos específicos das demonstrações contábeis, o auditor deve considerar se a forma esperada da opinião é apropriada nas circunstâncias (ver itens A8 e A9).</w:t>
      </w:r>
    </w:p>
    <w:p w14:paraId="3BAF78DA" w14:textId="77777777" w:rsidR="00C1157F" w:rsidRPr="001E4519" w:rsidRDefault="00C1157F" w:rsidP="00C1157F">
      <w:pPr>
        <w:jc w:val="both"/>
      </w:pPr>
    </w:p>
    <w:p w14:paraId="55BC213B" w14:textId="77777777" w:rsidR="00C1157F" w:rsidRPr="001E4519" w:rsidRDefault="00C1157F" w:rsidP="00C1157F">
      <w:pPr>
        <w:jc w:val="both"/>
        <w:rPr>
          <w:b/>
        </w:rPr>
      </w:pPr>
      <w:r w:rsidRPr="001E4519">
        <w:rPr>
          <w:b/>
        </w:rPr>
        <w:t>Considerações ao planejar e executar a auditoria</w:t>
      </w:r>
    </w:p>
    <w:p w14:paraId="2D53ACB3" w14:textId="77777777" w:rsidR="00C1157F" w:rsidRPr="001E4519" w:rsidRDefault="00C1157F" w:rsidP="00C1157F">
      <w:pPr>
        <w:jc w:val="both"/>
      </w:pPr>
    </w:p>
    <w:p w14:paraId="7E1527D0" w14:textId="77777777" w:rsidR="00C1157F" w:rsidRPr="001E4519" w:rsidRDefault="00C1157F" w:rsidP="00C1157F">
      <w:pPr>
        <w:ind w:left="567" w:hanging="567"/>
        <w:jc w:val="both"/>
      </w:pPr>
      <w:r w:rsidRPr="001E4519">
        <w:t>10.</w:t>
      </w:r>
      <w:r w:rsidRPr="001E4519">
        <w:tab/>
        <w:t>A NBC TA 200 estabelece que as normas de auditoria são escritas no contexto de auditoria de demonstrações contábeis e devem ser adaptadas</w:t>
      </w:r>
      <w:r>
        <w:t>,</w:t>
      </w:r>
      <w:r w:rsidRPr="001E4519">
        <w:t xml:space="preserve"> conforme necessário nas circunstâncias</w:t>
      </w:r>
      <w:r>
        <w:t>,</w:t>
      </w:r>
      <w:r w:rsidRPr="001E4519">
        <w:t xml:space="preserve"> quando aplicadas a auditoria de outras informações financeiras históricas (ver itens 2 e 13(f), este último que explica que o termo “demonstrações contábeis” normalmente refere-se ao conjunto completo de demonstrações contábeis, conforme determinado pelos requisitos da estrutura de relatório financeiro aplicável). Ao planejar e executar a auditoria de quadros isolados das demonstrações contábeis ou de elementos específicos das demonstrações contábeis, o auditor deve adaptar todas as normas de auditoria </w:t>
      </w:r>
      <w:r w:rsidRPr="0078181B">
        <w:t>relevantes</w:t>
      </w:r>
      <w:r w:rsidRPr="001E4519">
        <w:t xml:space="preserve"> para a auditoria, conforme necessário nas circunstâncias do trabalho (ver itens A10 a A15).</w:t>
      </w:r>
    </w:p>
    <w:p w14:paraId="0CA56022" w14:textId="77777777" w:rsidR="00C1157F" w:rsidRPr="001E4519" w:rsidRDefault="00C1157F" w:rsidP="00C1157F">
      <w:pPr>
        <w:jc w:val="both"/>
      </w:pPr>
    </w:p>
    <w:p w14:paraId="3F65BEB6" w14:textId="77777777" w:rsidR="00C1157F" w:rsidRPr="001E4519" w:rsidRDefault="00C1157F" w:rsidP="00C1157F">
      <w:pPr>
        <w:jc w:val="both"/>
        <w:rPr>
          <w:b/>
        </w:rPr>
      </w:pPr>
      <w:r w:rsidRPr="001E4519">
        <w:rPr>
          <w:b/>
        </w:rPr>
        <w:t>Formação de opinião e considerações sobre o relatório</w:t>
      </w:r>
    </w:p>
    <w:p w14:paraId="3D521519" w14:textId="77777777" w:rsidR="00C1157F" w:rsidRPr="001E4519" w:rsidRDefault="00C1157F" w:rsidP="00C1157F">
      <w:pPr>
        <w:jc w:val="both"/>
      </w:pPr>
    </w:p>
    <w:p w14:paraId="110036C7" w14:textId="77777777" w:rsidR="00C1157F" w:rsidRPr="001E4519" w:rsidRDefault="00C1157F" w:rsidP="00C1157F">
      <w:pPr>
        <w:ind w:left="567" w:hanging="567"/>
        <w:jc w:val="both"/>
      </w:pPr>
      <w:r w:rsidRPr="001E4519">
        <w:t>11.</w:t>
      </w:r>
      <w:r w:rsidRPr="001E4519">
        <w:tab/>
        <w:t>Ao formar uma opinião e emitir o seu relatório sobre quadros isolados das demonstrações contábeis ou sobre elementos específicos das demonstrações contábeis, o auditor deve aplicar os requisitos da NBC TA 700 e, quando aplicável, da NBC TA 800, adaptados conforme necessário nas circunstâncias do trabalho (ver itens A16 a A22).</w:t>
      </w:r>
    </w:p>
    <w:p w14:paraId="504229D6" w14:textId="77777777" w:rsidR="00C1157F" w:rsidRPr="001E4519" w:rsidRDefault="00C1157F" w:rsidP="00C1157F">
      <w:pPr>
        <w:jc w:val="both"/>
      </w:pPr>
    </w:p>
    <w:p w14:paraId="154BE3C4" w14:textId="77777777" w:rsidR="00C1157F" w:rsidRPr="001E4519" w:rsidRDefault="00C1157F" w:rsidP="00C1157F">
      <w:pPr>
        <w:jc w:val="both"/>
        <w:rPr>
          <w:i/>
        </w:rPr>
      </w:pPr>
      <w:r w:rsidRPr="001E4519">
        <w:rPr>
          <w:i/>
        </w:rPr>
        <w:t>Emissão do relatório do auditor independente sobre o conjunto completo de demonstrações contábeis da entidade e sobre quadros isolados das demonstrações contábeis ou sobre elementos específicos dessas demonstrações contábeis</w:t>
      </w:r>
    </w:p>
    <w:p w14:paraId="1B6D94B2" w14:textId="77777777" w:rsidR="00C1157F" w:rsidRPr="001E4519" w:rsidRDefault="00C1157F" w:rsidP="00C1157F">
      <w:pPr>
        <w:jc w:val="both"/>
      </w:pPr>
    </w:p>
    <w:p w14:paraId="55EE36DF" w14:textId="77777777" w:rsidR="00C1157F" w:rsidRPr="001E4519" w:rsidRDefault="00C1157F" w:rsidP="00C1157F">
      <w:pPr>
        <w:ind w:left="567" w:hanging="567"/>
        <w:jc w:val="both"/>
      </w:pPr>
      <w:r w:rsidRPr="001E4519">
        <w:t>12.</w:t>
      </w:r>
      <w:r w:rsidRPr="001E4519">
        <w:tab/>
        <w:t>Se o auditor assume um trabalho para emitir o seu relatório sobre quadros isolados das demonstrações contábeis ou sobre elementos específicos das demonstrações contábeis juntamente com o trabalho para emitir relatório de auditoria independente sobre o conjunto completo de demonstrações contábeis da entidade, o auditor deve expressar uma opinião separada para cada trabalho.</w:t>
      </w:r>
    </w:p>
    <w:p w14:paraId="2EBBEA6B" w14:textId="77777777" w:rsidR="00C1157F" w:rsidRPr="001E4519" w:rsidRDefault="00C1157F" w:rsidP="00C1157F">
      <w:pPr>
        <w:jc w:val="both"/>
      </w:pPr>
    </w:p>
    <w:p w14:paraId="7A1CE9CD" w14:textId="77777777" w:rsidR="00C1157F" w:rsidRPr="001E4519" w:rsidRDefault="00C1157F" w:rsidP="00C1157F">
      <w:pPr>
        <w:ind w:left="567" w:hanging="567"/>
        <w:jc w:val="both"/>
      </w:pPr>
      <w:r w:rsidRPr="001E4519">
        <w:t>13.</w:t>
      </w:r>
      <w:r w:rsidRPr="001E4519">
        <w:tab/>
        <w:t>Os quadros isolados auditados das demonstrações contábeis ou os elementos específicos auditados das demonstrações contábeis podem ser publicados juntamente com o conjunto completo de demonstrações contábeis auditadas. Se o auditor conclui que a apresentação dos quadros isolados das demonstrações contábeis ou elementos específicos das demonstrações contábeis não se diferencia suficientemente da apresentação do conjunto completo de demonstrações contábeis, o auditor deve solicitar que a administração retifique a situação. Observados os itens 15 e 16, o auditor também deve diferenciar a opinião sobre os quadros isolados das demonstrações contábeis ou sobre os elementos específicos das demonstrações contábeis da opinião sobre o conjunto completo de demonstrações contábeis. O auditor não deve emitir o relatório de auditoria independente contendo sua opinião sobre os quadros isolados das demonstrações contábeis ou sobre os elementos específicos das demonstrações contábeis até estar satisfeito com a diferenciação.</w:t>
      </w:r>
    </w:p>
    <w:p w14:paraId="424262FF" w14:textId="77777777" w:rsidR="00C1157F" w:rsidRPr="001E4519" w:rsidRDefault="00C1157F" w:rsidP="00C1157F">
      <w:pPr>
        <w:jc w:val="both"/>
      </w:pPr>
    </w:p>
    <w:p w14:paraId="07DC9E7E" w14:textId="77777777" w:rsidR="00C1157F" w:rsidRPr="00781805" w:rsidRDefault="00C1157F" w:rsidP="00C1157F">
      <w:pPr>
        <w:jc w:val="both"/>
      </w:pPr>
      <w:r w:rsidRPr="00781805">
        <w:t>Consideração das implicações de certos assuntos incluídos no relatório do auditor independente sobre o conjunto completo de demonstrações contábeis da entidade para a auditoria de quadros isolados da demonstração contábil ou de elemento específico da demonstração contábil e para o relatório do auditor independente</w:t>
      </w:r>
      <w:r>
        <w:t xml:space="preserve"> sobre essa auditoria</w:t>
      </w:r>
    </w:p>
    <w:p w14:paraId="35B8F0AF" w14:textId="77777777" w:rsidR="00C1157F" w:rsidRPr="001E4519" w:rsidRDefault="00C1157F" w:rsidP="00C1157F">
      <w:pPr>
        <w:jc w:val="both"/>
        <w:rPr>
          <w:i/>
        </w:rPr>
      </w:pPr>
    </w:p>
    <w:p w14:paraId="12F64A29" w14:textId="77777777" w:rsidR="00C1157F" w:rsidRPr="001E4519" w:rsidRDefault="00C1157F" w:rsidP="00C1157F">
      <w:pPr>
        <w:spacing w:after="120"/>
        <w:ind w:left="567" w:hanging="567"/>
        <w:jc w:val="both"/>
      </w:pPr>
      <w:r w:rsidRPr="001E4519">
        <w:t>14.</w:t>
      </w:r>
      <w:r w:rsidRPr="001E4519">
        <w:tab/>
        <w:t>Se o relatório do auditor independente sobre o conjunto completo de demonstrações contábeis da entidade inclui:</w:t>
      </w:r>
    </w:p>
    <w:p w14:paraId="0D87BF8B" w14:textId="77777777" w:rsidR="00C1157F" w:rsidRPr="001E4519" w:rsidRDefault="00C1157F" w:rsidP="00C1157F">
      <w:pPr>
        <w:spacing w:after="120"/>
        <w:ind w:left="993" w:hanging="426"/>
        <w:jc w:val="both"/>
      </w:pPr>
      <w:r w:rsidRPr="001E4519">
        <w:t>(a)</w:t>
      </w:r>
      <w:r w:rsidRPr="001E4519">
        <w:tab/>
        <w:t>uma opinião modificada, de acordo com a NBC TA 705;</w:t>
      </w:r>
    </w:p>
    <w:p w14:paraId="2BCBF743" w14:textId="77777777" w:rsidR="00C1157F" w:rsidRPr="001E4519" w:rsidRDefault="00C1157F" w:rsidP="00C1157F">
      <w:pPr>
        <w:spacing w:after="120"/>
        <w:ind w:left="993" w:hanging="426"/>
        <w:jc w:val="both"/>
      </w:pPr>
      <w:r w:rsidRPr="001E4519">
        <w:t>(b)</w:t>
      </w:r>
      <w:r w:rsidRPr="001E4519">
        <w:tab/>
        <w:t>um parágrafo de ênfase ou parágrafo de outros assuntos, de acordo com a NBC TA 706;</w:t>
      </w:r>
    </w:p>
    <w:p w14:paraId="4AD98EEB" w14:textId="77777777" w:rsidR="00C1157F" w:rsidRPr="001E4519" w:rsidRDefault="00C1157F" w:rsidP="00C1157F">
      <w:pPr>
        <w:spacing w:after="120"/>
        <w:ind w:left="993" w:hanging="426"/>
        <w:jc w:val="both"/>
      </w:pPr>
      <w:r w:rsidRPr="001E4519">
        <w:t>(c)</w:t>
      </w:r>
      <w:r w:rsidRPr="001E4519">
        <w:tab/>
        <w:t>uma seção sobre “incerteza relevante relacionada com a continuidade operacional”, de acordo com o item 22 da NBC TA 570;</w:t>
      </w:r>
    </w:p>
    <w:p w14:paraId="174CB573" w14:textId="77777777" w:rsidR="00C1157F" w:rsidRPr="001E4519" w:rsidRDefault="00C1157F" w:rsidP="00C1157F">
      <w:pPr>
        <w:spacing w:after="120"/>
        <w:ind w:left="993" w:hanging="426"/>
        <w:jc w:val="both"/>
      </w:pPr>
      <w:r w:rsidRPr="001E4519">
        <w:t>(d)</w:t>
      </w:r>
      <w:r>
        <w:tab/>
        <w:t xml:space="preserve">a </w:t>
      </w:r>
      <w:r w:rsidRPr="001E4519">
        <w:t>comunicação dos principais assuntos de auditoria, de acordo com o item 13 da NBC TA 701; ou</w:t>
      </w:r>
    </w:p>
    <w:p w14:paraId="74D9BBB7" w14:textId="77777777" w:rsidR="00C1157F" w:rsidRPr="001E4519" w:rsidRDefault="00C1157F" w:rsidP="00C1157F">
      <w:pPr>
        <w:spacing w:after="120"/>
        <w:ind w:left="992" w:hanging="425"/>
        <w:jc w:val="both"/>
      </w:pPr>
      <w:r w:rsidRPr="001E4519">
        <w:t>(e)</w:t>
      </w:r>
      <w:r w:rsidRPr="001E4519">
        <w:tab/>
        <w:t>uma declaração que descreve distorção relevante não corrigida nas outras informações, de acordo com o item 22(e)(ii) da NBC TA 720</w:t>
      </w:r>
      <w:r>
        <w:t>,</w:t>
      </w:r>
    </w:p>
    <w:p w14:paraId="60034B7F" w14:textId="77777777" w:rsidR="00C1157F" w:rsidRPr="001E4519" w:rsidRDefault="00C1157F" w:rsidP="00C1157F">
      <w:pPr>
        <w:ind w:left="567"/>
        <w:jc w:val="both"/>
      </w:pPr>
      <w:r w:rsidRPr="00FB0020">
        <w:t>o auditor deve considerar</w:t>
      </w:r>
      <w:r w:rsidRPr="001E4519">
        <w:t xml:space="preserve"> as implicações desses assuntos, se houver, para a auditoria de quadros isolados ou elementos específicos d</w:t>
      </w:r>
      <w:r>
        <w:t>as</w:t>
      </w:r>
      <w:r w:rsidRPr="001E4519">
        <w:t xml:space="preserve"> demonstrações contábeis e para o relatório do auditor sobre eles (ver ite</w:t>
      </w:r>
      <w:r>
        <w:t>ns</w:t>
      </w:r>
      <w:r w:rsidRPr="001E4519">
        <w:t xml:space="preserve"> A23 </w:t>
      </w:r>
      <w:r>
        <w:t>a</w:t>
      </w:r>
      <w:r w:rsidRPr="001E4519">
        <w:t xml:space="preserve"> A27).</w:t>
      </w:r>
    </w:p>
    <w:p w14:paraId="79743641" w14:textId="77777777" w:rsidR="00C1157F" w:rsidRPr="001E4519" w:rsidRDefault="00C1157F" w:rsidP="00C1157F">
      <w:pPr>
        <w:jc w:val="both"/>
      </w:pPr>
    </w:p>
    <w:p w14:paraId="7A5243C3" w14:textId="77777777" w:rsidR="00C1157F" w:rsidRPr="001E4519" w:rsidRDefault="00C1157F" w:rsidP="00C1157F">
      <w:pPr>
        <w:jc w:val="both"/>
        <w:rPr>
          <w:i/>
        </w:rPr>
      </w:pPr>
      <w:r w:rsidRPr="001E4519">
        <w:rPr>
          <w:i/>
        </w:rPr>
        <w:t>Opinião adversa ou abstenção de opinião no relatório do auditor independente sobre o conjunto completo de demonstrações contábeis da entidade</w:t>
      </w:r>
    </w:p>
    <w:p w14:paraId="40FE7C43" w14:textId="77777777" w:rsidR="00C1157F" w:rsidRPr="001E4519" w:rsidRDefault="00C1157F" w:rsidP="00C1157F">
      <w:pPr>
        <w:jc w:val="both"/>
      </w:pPr>
    </w:p>
    <w:p w14:paraId="7DF1E9E2" w14:textId="77777777" w:rsidR="00C1157F" w:rsidRPr="001E4519" w:rsidRDefault="00C1157F" w:rsidP="00C1157F">
      <w:pPr>
        <w:ind w:left="567" w:hanging="567"/>
        <w:jc w:val="both"/>
      </w:pPr>
      <w:r w:rsidRPr="001E4519">
        <w:t>15.</w:t>
      </w:r>
      <w:r w:rsidRPr="001E4519">
        <w:tab/>
        <w:t>Se o auditor conclui</w:t>
      </w:r>
      <w:r>
        <w:t>r</w:t>
      </w:r>
      <w:r w:rsidRPr="001E4519">
        <w:t xml:space="preserve"> que é necessário expressar opinião adversa ou abster-se de expressar opinião sobre o conjunto completo de demonstrações contábeis da entidade como um todo, o item 15 da NBC TA 705 não permite que o auditor inclua no mesmo relatório uma opinião sem modificações sobre quadros isolados das demonstrações contábeis que fazem parte dessas demonstrações contábeis ou sobre elementos específicos dessas demonstrações contábeis. Isso ocorre porque uma opinião sem modificações contradiz a opinião adversa ou a abstenção de opinião sobre o conjunto completo de demonstrações contábeis da entidade como um todo (ver item A28).</w:t>
      </w:r>
    </w:p>
    <w:p w14:paraId="44A6713F" w14:textId="77777777" w:rsidR="00C1157F" w:rsidRPr="001E4519" w:rsidRDefault="00C1157F" w:rsidP="00C1157F">
      <w:pPr>
        <w:jc w:val="both"/>
      </w:pPr>
    </w:p>
    <w:p w14:paraId="40535853" w14:textId="77777777" w:rsidR="00C1157F" w:rsidRPr="001E4519" w:rsidRDefault="00C1157F" w:rsidP="00C1157F">
      <w:pPr>
        <w:spacing w:after="120"/>
        <w:ind w:left="567" w:hanging="567"/>
        <w:jc w:val="both"/>
      </w:pPr>
      <w:r w:rsidRPr="001E4519">
        <w:t>16.</w:t>
      </w:r>
      <w:r w:rsidRPr="001E4519">
        <w:tab/>
        <w:t>Se o auditor conclui</w:t>
      </w:r>
      <w:r>
        <w:t>r</w:t>
      </w:r>
      <w:r w:rsidRPr="001E4519">
        <w:t xml:space="preserve"> que é necessário expressar uma opinião adversa ou abster-se de expressar uma opinião sobre o conjunto completo de demonstrações contábeis como um todo, mas no contexto da auditoria separada d</w:t>
      </w:r>
      <w:r>
        <w:t>e</w:t>
      </w:r>
      <w:r w:rsidRPr="001E4519">
        <w:t xml:space="preserve"> elemento específico dessas demonstrações contábeis, o auditor, mesmo assim, considera</w:t>
      </w:r>
      <w:r>
        <w:t>r</w:t>
      </w:r>
      <w:r w:rsidRPr="001E4519">
        <w:t xml:space="preserve"> apropriado expressar uma opinião sem modificações sobre esse elemento, o auditor deve fazê-lo somente se:</w:t>
      </w:r>
    </w:p>
    <w:p w14:paraId="58704B35" w14:textId="77777777" w:rsidR="00C1157F" w:rsidRPr="001E4519" w:rsidRDefault="00C1157F" w:rsidP="00C1157F">
      <w:pPr>
        <w:spacing w:after="120"/>
        <w:ind w:left="993" w:hanging="426"/>
        <w:jc w:val="both"/>
      </w:pPr>
      <w:r w:rsidRPr="001E4519">
        <w:t>(a)</w:t>
      </w:r>
      <w:r w:rsidRPr="001E4519">
        <w:tab/>
        <w:t>o auditor não estiver proibido por lei ou regulamento de fazê-lo;</w:t>
      </w:r>
    </w:p>
    <w:p w14:paraId="67020F09" w14:textId="77777777" w:rsidR="00C1157F" w:rsidRPr="001E4519" w:rsidRDefault="00C1157F" w:rsidP="00C1157F">
      <w:pPr>
        <w:spacing w:after="120"/>
        <w:ind w:left="993" w:hanging="426"/>
        <w:jc w:val="both"/>
      </w:pPr>
      <w:r w:rsidRPr="001E4519">
        <w:t>(b)</w:t>
      </w:r>
      <w:r w:rsidRPr="001E4519">
        <w:tab/>
        <w:t>essa opinião é expressa em outro relatório do auditor independente que não é publicado juntamente com o seu relatório sobre o conjunto completo das demonstrações contábeis, que contém opinião adversa ou com abstenção de opinião; e</w:t>
      </w:r>
    </w:p>
    <w:p w14:paraId="5507C3DB" w14:textId="77777777" w:rsidR="00C1157F" w:rsidRPr="001E4519" w:rsidRDefault="00C1157F" w:rsidP="00C1157F">
      <w:pPr>
        <w:ind w:left="993" w:hanging="426"/>
        <w:jc w:val="both"/>
      </w:pPr>
      <w:r w:rsidRPr="001E4519">
        <w:t>(c)</w:t>
      </w:r>
      <w:r w:rsidRPr="001E4519">
        <w:tab/>
        <w:t>o elemento não constitui parte importante do conjunto completo de demonstrações contábeis da entidade.</w:t>
      </w:r>
    </w:p>
    <w:p w14:paraId="25F17E81" w14:textId="77777777" w:rsidR="00C1157F" w:rsidRPr="001E4519" w:rsidRDefault="00C1157F" w:rsidP="00C1157F">
      <w:pPr>
        <w:jc w:val="both"/>
      </w:pPr>
    </w:p>
    <w:p w14:paraId="3C8EDB74" w14:textId="77777777" w:rsidR="00C1157F" w:rsidRPr="001E4519" w:rsidRDefault="00C1157F" w:rsidP="00C1157F">
      <w:pPr>
        <w:ind w:left="567" w:hanging="567"/>
        <w:jc w:val="both"/>
      </w:pPr>
      <w:r w:rsidRPr="001E4519">
        <w:t>17.</w:t>
      </w:r>
      <w:r w:rsidRPr="001E4519">
        <w:tab/>
      </w:r>
      <w:r w:rsidRPr="00FE37B4">
        <w:rPr>
          <w:highlight w:val="yellow"/>
        </w:rPr>
        <w:t>O auditor não deve expressar uma opinião sem modificações sobre quadros isolados do conjunto completo de demonstrações contábeis se ele expressou opinião adversa ou absteve-se de expressar opinião sobre o conjunto completo de demonstrações contábeis como um todo</w:t>
      </w:r>
      <w:r w:rsidRPr="001E4519">
        <w:t>. Esse é o caso de se ter um relatório específico sobre um quadro específico (por exemplo, balanço patrimonial). Nessa situação, mesmo que o relatório do auditor independente sobre o balanço patrimonial (isoladamente) não seja publicado juntamente com o relatório de auditoria independente que contém opinião adversa ou abstenção de opinião sobre o conjunto completo</w:t>
      </w:r>
      <w:r>
        <w:t xml:space="preserve">, o auditor </w:t>
      </w:r>
      <w:r w:rsidRPr="001E4519">
        <w:t xml:space="preserve">considera que os quadros isolados das demonstrações contábeis </w:t>
      </w:r>
      <w:r w:rsidRPr="00FE37B4">
        <w:rPr>
          <w:highlight w:val="yellow"/>
        </w:rPr>
        <w:t>constituem parte importante</w:t>
      </w:r>
      <w:r w:rsidRPr="001E4519">
        <w:t xml:space="preserve"> dessas demonstrações contábeis.</w:t>
      </w:r>
    </w:p>
    <w:p w14:paraId="4F85BAA5" w14:textId="77777777" w:rsidR="00C1157F" w:rsidRDefault="00C1157F" w:rsidP="00C1157F">
      <w:pPr>
        <w:jc w:val="both"/>
      </w:pPr>
    </w:p>
    <w:p w14:paraId="58562D0C" w14:textId="77777777" w:rsidR="00C1157F" w:rsidRDefault="00C1157F" w:rsidP="00C1157F">
      <w:pPr>
        <w:jc w:val="both"/>
      </w:pPr>
    </w:p>
    <w:p w14:paraId="7D0B0EC8" w14:textId="77777777" w:rsidR="00C1157F" w:rsidRPr="00950D7B" w:rsidRDefault="00C1157F" w:rsidP="00C1157F">
      <w:pPr>
        <w:jc w:val="both"/>
        <w:rPr>
          <w:b/>
        </w:rPr>
      </w:pPr>
      <w:r w:rsidRPr="00950D7B">
        <w:rPr>
          <w:b/>
        </w:rPr>
        <w:t>Vigência</w:t>
      </w:r>
    </w:p>
    <w:p w14:paraId="2C42FE4D" w14:textId="77777777" w:rsidR="00C1157F" w:rsidRPr="00950D7B" w:rsidRDefault="00C1157F" w:rsidP="00C1157F">
      <w:pPr>
        <w:jc w:val="both"/>
      </w:pPr>
    </w:p>
    <w:p w14:paraId="21229C54" w14:textId="77777777" w:rsidR="00C1157F" w:rsidRPr="00950D7B" w:rsidRDefault="00C1157F" w:rsidP="00C1157F">
      <w:pPr>
        <w:ind w:left="567"/>
        <w:jc w:val="both"/>
      </w:pPr>
      <w:r w:rsidRPr="00E25579">
        <w:t>Esta norma deve ser aplicada, a partir de sua publicação, na auditoria de quadros isolados das demonstrações contábeis ou de elementos, contas ou itens específicos das demonstrações contábeis de períodos findos em, ou após, 31 de dezembro de 2016</w:t>
      </w:r>
      <w:r w:rsidRPr="00950D7B">
        <w:t>, e revoga a Resolução CFC n.º 1.23</w:t>
      </w:r>
      <w:r>
        <w:t>7</w:t>
      </w:r>
      <w:r w:rsidRPr="00950D7B">
        <w:t>/2009, publicada no DOU, Seção 1, de 4/12/2009.</w:t>
      </w:r>
    </w:p>
    <w:p w14:paraId="47D3F983" w14:textId="77777777" w:rsidR="00C1157F" w:rsidRPr="00950D7B" w:rsidRDefault="00C1157F" w:rsidP="00C1157F">
      <w:pPr>
        <w:jc w:val="both"/>
      </w:pPr>
    </w:p>
    <w:p w14:paraId="2A17FCDE" w14:textId="77777777" w:rsidR="00C1157F" w:rsidRPr="00950D7B" w:rsidRDefault="00C1157F" w:rsidP="00C1157F">
      <w:pPr>
        <w:jc w:val="both"/>
      </w:pPr>
    </w:p>
    <w:p w14:paraId="754CA829" w14:textId="77777777" w:rsidR="00C1157F" w:rsidRPr="00950D7B" w:rsidRDefault="00C1157F" w:rsidP="00C1157F">
      <w:pPr>
        <w:jc w:val="right"/>
      </w:pPr>
      <w:r w:rsidRPr="00950D7B">
        <w:t>Brasília, 17 de fevereiro de 2017.</w:t>
      </w:r>
    </w:p>
    <w:p w14:paraId="18DC3318" w14:textId="77777777" w:rsidR="00C1157F" w:rsidRPr="00950D7B" w:rsidRDefault="00C1157F" w:rsidP="00C1157F">
      <w:pPr>
        <w:jc w:val="both"/>
      </w:pPr>
    </w:p>
    <w:p w14:paraId="52A0DF7B" w14:textId="77777777" w:rsidR="00C1157F" w:rsidRPr="00950D7B" w:rsidRDefault="00C1157F" w:rsidP="00C1157F">
      <w:pPr>
        <w:jc w:val="both"/>
      </w:pPr>
    </w:p>
    <w:p w14:paraId="00AA61A1" w14:textId="77777777" w:rsidR="00C1157F" w:rsidRPr="00781805" w:rsidRDefault="00C1157F" w:rsidP="00C1157F">
      <w:pPr>
        <w:jc w:val="center"/>
      </w:pPr>
      <w:r w:rsidRPr="00950D7B">
        <w:t xml:space="preserve">Contador </w:t>
      </w:r>
      <w:r w:rsidRPr="00781805">
        <w:t>José Martonio Alves Coelho</w:t>
      </w:r>
    </w:p>
    <w:p w14:paraId="23701F34" w14:textId="77777777" w:rsidR="00C1157F" w:rsidRPr="00950D7B" w:rsidRDefault="00C1157F" w:rsidP="00C1157F">
      <w:pPr>
        <w:jc w:val="center"/>
        <w:rPr>
          <w:b/>
        </w:rPr>
      </w:pPr>
      <w:r w:rsidRPr="00781805">
        <w:t>Presidente</w:t>
      </w:r>
    </w:p>
    <w:p w14:paraId="1F69CCD5" w14:textId="77777777" w:rsidR="00C1157F" w:rsidRPr="00950D7B" w:rsidRDefault="00C1157F" w:rsidP="00C1157F">
      <w:pPr>
        <w:jc w:val="both"/>
      </w:pPr>
    </w:p>
    <w:p w14:paraId="38E3DC89" w14:textId="77777777" w:rsidR="00C1157F" w:rsidRPr="00950D7B" w:rsidRDefault="00C1157F" w:rsidP="00C1157F">
      <w:pPr>
        <w:jc w:val="both"/>
      </w:pPr>
      <w:r w:rsidRPr="00950D7B">
        <w:t>Ata CFC n.º 1.026.</w:t>
      </w:r>
    </w:p>
    <w:p w14:paraId="18904B1A" w14:textId="77777777" w:rsidR="00C1157F" w:rsidRDefault="00C1157F" w:rsidP="00C1157F">
      <w:pPr>
        <w:jc w:val="both"/>
      </w:pPr>
    </w:p>
    <w:p w14:paraId="729DDFA3" w14:textId="77777777" w:rsidR="00C1157F" w:rsidRPr="001E4519" w:rsidRDefault="00C1157F" w:rsidP="00C1157F">
      <w:pPr>
        <w:jc w:val="both"/>
      </w:pPr>
    </w:p>
    <w:p w14:paraId="2D995D16" w14:textId="77777777" w:rsidR="00C1157F" w:rsidRPr="001E4519" w:rsidRDefault="00C1157F" w:rsidP="00C1157F">
      <w:pPr>
        <w:jc w:val="both"/>
        <w:rPr>
          <w:b/>
        </w:rPr>
      </w:pPr>
      <w:r w:rsidRPr="001E4519">
        <w:rPr>
          <w:b/>
        </w:rPr>
        <w:t>Aplicação e outros materiais explicativos</w:t>
      </w:r>
    </w:p>
    <w:p w14:paraId="6F94EBFB" w14:textId="77777777" w:rsidR="00C1157F" w:rsidRPr="001E4519" w:rsidRDefault="00C1157F" w:rsidP="00C1157F">
      <w:pPr>
        <w:jc w:val="both"/>
      </w:pPr>
    </w:p>
    <w:p w14:paraId="3F2DF7F7" w14:textId="77777777" w:rsidR="00C1157F" w:rsidRPr="001E4519" w:rsidRDefault="00C1157F" w:rsidP="00C1157F">
      <w:pPr>
        <w:jc w:val="both"/>
        <w:rPr>
          <w:b/>
        </w:rPr>
      </w:pPr>
      <w:r w:rsidRPr="001E4519">
        <w:rPr>
          <w:b/>
        </w:rPr>
        <w:t xml:space="preserve">Alcance </w:t>
      </w:r>
      <w:r w:rsidRPr="00781805">
        <w:t>(ver itens 1 e 6(c))</w:t>
      </w:r>
    </w:p>
    <w:p w14:paraId="618E9B44" w14:textId="77777777" w:rsidR="00C1157F" w:rsidRPr="001E4519" w:rsidRDefault="00C1157F" w:rsidP="00C1157F">
      <w:pPr>
        <w:jc w:val="both"/>
      </w:pPr>
    </w:p>
    <w:p w14:paraId="36E7660E" w14:textId="77777777" w:rsidR="00C1157F" w:rsidRPr="001E4519" w:rsidRDefault="00C1157F" w:rsidP="00C1157F">
      <w:pPr>
        <w:ind w:left="567" w:hanging="567"/>
        <w:jc w:val="both"/>
      </w:pPr>
      <w:r w:rsidRPr="001E4519">
        <w:t>A1.</w:t>
      </w:r>
      <w:r w:rsidRPr="001E4519">
        <w:tab/>
        <w:t xml:space="preserve">O item 13(g) da NBC TA 200 define “informações contábeis históricas” como sendo informações expressas em termos financeiros em relação </w:t>
      </w:r>
      <w:r>
        <w:t>à</w:t>
      </w:r>
      <w:r w:rsidRPr="001E4519">
        <w:t xml:space="preserve"> entidade específica, derivadas principalmente do sistema contábil da entidade, a respeito de eventos econômicos ocorridos em períodos passados ou de condições ou circunstâncias econômicas em determinada data no passado.</w:t>
      </w:r>
    </w:p>
    <w:p w14:paraId="66430592" w14:textId="77777777" w:rsidR="00C1157F" w:rsidRPr="001E4519" w:rsidRDefault="00C1157F" w:rsidP="00C1157F">
      <w:pPr>
        <w:jc w:val="both"/>
      </w:pPr>
    </w:p>
    <w:p w14:paraId="34398DC1" w14:textId="77777777" w:rsidR="00C1157F" w:rsidRPr="001E4519" w:rsidRDefault="00C1157F" w:rsidP="00C1157F">
      <w:pPr>
        <w:ind w:left="567" w:hanging="567"/>
        <w:jc w:val="both"/>
      </w:pPr>
      <w:r w:rsidRPr="001E4519">
        <w:t>A2.</w:t>
      </w:r>
      <w:r w:rsidRPr="001E4519">
        <w:tab/>
        <w:t>O item 13(f) da NBC TA 200 define o termo “demonstrações contábeis” como a representação estruturada de informações financeiras históricas, incluindo divulgações, com a finalidade de informar os recursos econômicos ou as obrigações da entidade em determinada data no tempo ou as mutações de tais recursos ou obrigações durante um período de tempo em conformidade com a estrutura de relatório financeiro. O termo “demonstrações contábeis” refere-se</w:t>
      </w:r>
      <w:r>
        <w:t>,</w:t>
      </w:r>
      <w:r w:rsidRPr="001E4519">
        <w:t xml:space="preserve"> normalmente</w:t>
      </w:r>
      <w:r>
        <w:t>,</w:t>
      </w:r>
      <w:r w:rsidRPr="001E4519">
        <w:t xml:space="preserve"> ao conjunto completo de demonstrações contábeis como determinado pela estrutura de relatório financeiro aplicável, mas também pode referir-se a quadros isolados d</w:t>
      </w:r>
      <w:r>
        <w:t>a</w:t>
      </w:r>
      <w:r w:rsidRPr="001E4519">
        <w:t xml:space="preserve"> demonstração contábil. As divulgações compreendem informações explicativas ou descritivas, requeridas, permitidas expressamente ou de outra forma pela estrutura de relatório financeiro aplicável, incluídas em um quadro das demonstrações contábeis, ou nas notas explicativas, ou incorporadas por referência cruzada (ver item 13(f) da NBC TA 200)</w:t>
      </w:r>
      <w:r>
        <w:t>.</w:t>
      </w:r>
      <w:r w:rsidRPr="001E4519">
        <w:t xml:space="preserve"> Conforme observado no item 6(c), a referência a quadros isolados d</w:t>
      </w:r>
      <w:r>
        <w:t>a</w:t>
      </w:r>
      <w:r w:rsidRPr="001E4519">
        <w:t xml:space="preserve"> demonstração contábil ou a elemento específico d</w:t>
      </w:r>
      <w:r>
        <w:t>a</w:t>
      </w:r>
      <w:r w:rsidRPr="001E4519">
        <w:t xml:space="preserve"> demonstração contábil inclui as respectivas divulgações.</w:t>
      </w:r>
    </w:p>
    <w:p w14:paraId="1EFFE52E" w14:textId="77777777" w:rsidR="00C1157F" w:rsidRPr="001E4519" w:rsidRDefault="00C1157F" w:rsidP="00C1157F">
      <w:pPr>
        <w:jc w:val="both"/>
      </w:pPr>
    </w:p>
    <w:p w14:paraId="5A07D4CD" w14:textId="77777777" w:rsidR="00C1157F" w:rsidRPr="001E4519" w:rsidRDefault="00C1157F" w:rsidP="00C1157F">
      <w:pPr>
        <w:ind w:left="567" w:hanging="567"/>
        <w:jc w:val="both"/>
      </w:pPr>
      <w:r w:rsidRPr="001E4519">
        <w:t>A3.</w:t>
      </w:r>
      <w:r w:rsidRPr="001E4519">
        <w:tab/>
        <w:t>As normas de auditoria são escritas no contexto da auditoria d</w:t>
      </w:r>
      <w:r>
        <w:t>as</w:t>
      </w:r>
      <w:r w:rsidRPr="001E4519">
        <w:t xml:space="preserve"> demonstrações contábeis (ver item 2 da NBC TA 200) e devem ser adaptadas conforme necessário nas circunstâncias quando aplicadas a auditorias de outras informações financeiras históricas, como quadros isolados das demonstrações contábeis ou elementos específicos das demonstrações contábeis, e esta </w:t>
      </w:r>
      <w:r>
        <w:t>n</w:t>
      </w:r>
      <w:r w:rsidRPr="001E4519">
        <w:t xml:space="preserve">orma auxilia nesse aspecto. O </w:t>
      </w:r>
      <w:r>
        <w:t>A</w:t>
      </w:r>
      <w:r w:rsidRPr="001E4519">
        <w:t>pêndice 1 apresenta uma lista de exemplos dessas informações contábeis históricas.</w:t>
      </w:r>
    </w:p>
    <w:p w14:paraId="797B9410" w14:textId="77777777" w:rsidR="00C1157F" w:rsidRPr="001E4519" w:rsidRDefault="00C1157F" w:rsidP="00C1157F">
      <w:pPr>
        <w:jc w:val="both"/>
      </w:pPr>
    </w:p>
    <w:p w14:paraId="14EC109E" w14:textId="77777777" w:rsidR="00C1157F" w:rsidRPr="001E4519" w:rsidRDefault="00C1157F" w:rsidP="00C1157F">
      <w:pPr>
        <w:ind w:left="567" w:hanging="567"/>
        <w:jc w:val="both"/>
      </w:pPr>
      <w:r w:rsidRPr="001E4519">
        <w:t>A4.</w:t>
      </w:r>
      <w:r w:rsidRPr="001E4519">
        <w:tab/>
        <w:t>O trabalho de asseguração razoável que não seja auditoria de informações financeiras históricas é realizado de acordo com a NBC TO 3000 específica para informações não históricas.</w:t>
      </w:r>
    </w:p>
    <w:p w14:paraId="3F4638F8" w14:textId="77777777" w:rsidR="00C1157F" w:rsidRPr="00357446" w:rsidRDefault="00C1157F" w:rsidP="00C1157F">
      <w:pPr>
        <w:jc w:val="both"/>
      </w:pPr>
    </w:p>
    <w:p w14:paraId="04044515" w14:textId="77777777" w:rsidR="00C1157F" w:rsidRPr="001E4519" w:rsidRDefault="00C1157F" w:rsidP="00C1157F">
      <w:pPr>
        <w:jc w:val="both"/>
        <w:rPr>
          <w:b/>
        </w:rPr>
      </w:pPr>
      <w:r w:rsidRPr="001E4519">
        <w:rPr>
          <w:b/>
        </w:rPr>
        <w:t>Considerações ao aceitar o trabalho</w:t>
      </w:r>
    </w:p>
    <w:p w14:paraId="32DAF8F1" w14:textId="77777777" w:rsidR="00C1157F" w:rsidRPr="001E4519" w:rsidRDefault="00C1157F" w:rsidP="00C1157F">
      <w:pPr>
        <w:jc w:val="both"/>
      </w:pPr>
    </w:p>
    <w:p w14:paraId="158D05E0" w14:textId="77777777" w:rsidR="00C1157F" w:rsidRPr="001E4519" w:rsidRDefault="00C1157F" w:rsidP="00C1157F">
      <w:pPr>
        <w:jc w:val="both"/>
        <w:rPr>
          <w:i/>
        </w:rPr>
      </w:pPr>
      <w:r w:rsidRPr="001E4519">
        <w:rPr>
          <w:i/>
        </w:rPr>
        <w:t xml:space="preserve">Aplicação das normas de auditoria </w:t>
      </w:r>
      <w:r w:rsidRPr="00781805">
        <w:t>(ver item 7)</w:t>
      </w:r>
    </w:p>
    <w:p w14:paraId="5E27316C" w14:textId="77777777" w:rsidR="00C1157F" w:rsidRPr="001E4519" w:rsidRDefault="00C1157F" w:rsidP="00C1157F">
      <w:pPr>
        <w:jc w:val="both"/>
      </w:pPr>
    </w:p>
    <w:p w14:paraId="209FEE47" w14:textId="77777777" w:rsidR="00C1157F" w:rsidRPr="001E4519" w:rsidRDefault="00C1157F" w:rsidP="00C1157F">
      <w:pPr>
        <w:ind w:left="567" w:hanging="567"/>
        <w:jc w:val="both"/>
      </w:pPr>
      <w:r w:rsidRPr="001E4519">
        <w:t>A5.</w:t>
      </w:r>
      <w:r w:rsidRPr="001E4519">
        <w:tab/>
        <w:t>A NBC TA 200 requer que o auditor cumpra (a) as exigências éticas relevantes, incluindo aquelas pertinentes à independência, relacionadas com trabalhos de auditoria d</w:t>
      </w:r>
      <w:r>
        <w:t>as</w:t>
      </w:r>
      <w:r w:rsidRPr="001E4519">
        <w:t xml:space="preserve"> demonstrações contábeis, e (b) todas as normas de auditoria relevantes para a auditoria. Além disso, requer que o auditor cumpra todos os requisitos d</w:t>
      </w:r>
      <w:r>
        <w:t>a</w:t>
      </w:r>
      <w:r w:rsidRPr="001E4519">
        <w:t xml:space="preserve"> norma, a menos que, nas circunstâncias da auditoria, a norma inteira não seja relevante ou os requisitos não sejam relevantes por serem condicionados e a condição não exista. Em circunstâncias excepcionais, o auditor pode julgar necessário deixar de seguir requisito relevante d</w:t>
      </w:r>
      <w:r>
        <w:t>a</w:t>
      </w:r>
      <w:r w:rsidRPr="001E4519">
        <w:t xml:space="preserve"> norma, realizando procedimentos alternativos para alcançar o objetivo do referido requisito (ver itens 14, 18, 22 e 23 da NBC TA 200).</w:t>
      </w:r>
    </w:p>
    <w:p w14:paraId="3284DECE" w14:textId="77777777" w:rsidR="00C1157F" w:rsidRPr="001E4519" w:rsidRDefault="00C1157F" w:rsidP="00C1157F">
      <w:pPr>
        <w:jc w:val="both"/>
      </w:pPr>
    </w:p>
    <w:p w14:paraId="2E64437A" w14:textId="77777777" w:rsidR="00C1157F" w:rsidRPr="001E4519" w:rsidRDefault="00C1157F" w:rsidP="00C1157F">
      <w:pPr>
        <w:ind w:left="567" w:hanging="567"/>
        <w:jc w:val="both"/>
      </w:pPr>
      <w:r w:rsidRPr="001E4519">
        <w:t>A6.</w:t>
      </w:r>
      <w:r w:rsidRPr="001E4519">
        <w:tab/>
        <w:t>O cumprimento dos requisitos de normas de auditoria relevantes para a auditoria de quadros isolados das demonstrações contábeis ou de elementos específicos das demonstrações contábeis pode não ser praticável quando o auditor não foi também contratado para auditar o conjunto completo de demonstrações contábeis. Nesses casos, o auditor</w:t>
      </w:r>
      <w:r>
        <w:t>,</w:t>
      </w:r>
      <w:r w:rsidRPr="001E4519">
        <w:t xml:space="preserve"> frequentemente</w:t>
      </w:r>
      <w:r>
        <w:t>,</w:t>
      </w:r>
      <w:r w:rsidRPr="001E4519">
        <w:t xml:space="preserve"> não tem o mesmo entendimento da entidade e de seu ambiente, incluindo seu controle interno, que o auditor que audita também o conjunto completo de demonstrações contábeis da entidade. O auditor também não tem a evidência de auditoria sobre a qualidade geral dos registros contábeis ou de outras informações contábeis que seria obtida na auditoria do conjunto completo de demonstrações contábeis da entidade. Consequentemente, o auditor pode precisar de evidência adicional para corroborar a evidência de auditoria obtida dos registros contábeis. No caso de auditoria de elemento específico d</w:t>
      </w:r>
      <w:r>
        <w:t>a</w:t>
      </w:r>
      <w:r w:rsidRPr="001E4519">
        <w:t xml:space="preserve"> demonstração contábil, certas normas de auditoria requerem trabalho de auditoria que pode ser desproporcional ao elemento que está sendo auditado. Por exemplo, embora os requisitos da NBC TA 570 sejam provavelmente relevantes nas circunstâncias da auditoria do demonstrativo de contas a receber, o cumprimento desses requisitos pode não ser praticável por causa do esforço de auditoria necessário. Se o auditor conclui</w:t>
      </w:r>
      <w:r>
        <w:t>r</w:t>
      </w:r>
      <w:r w:rsidRPr="001E4519">
        <w:t xml:space="preserve"> que a auditoria de quadros isolados das demonstrações contábeis ou de elementos específicos das demonstrações contábeis de acordo com as normas de auditoria pode não ser praticável, o auditor pode discutir com a administração se outro tipo de trabalho poderia ser mais adequado.</w:t>
      </w:r>
    </w:p>
    <w:p w14:paraId="577D7377" w14:textId="77777777" w:rsidR="00C1157F" w:rsidRPr="001E4519" w:rsidRDefault="00C1157F" w:rsidP="00C1157F">
      <w:pPr>
        <w:jc w:val="both"/>
      </w:pPr>
    </w:p>
    <w:p w14:paraId="02C37566" w14:textId="77777777" w:rsidR="00C1157F" w:rsidRPr="001E4519" w:rsidRDefault="00C1157F" w:rsidP="00C1157F">
      <w:pPr>
        <w:jc w:val="both"/>
        <w:rPr>
          <w:i/>
        </w:rPr>
      </w:pPr>
      <w:r w:rsidRPr="001E4519">
        <w:rPr>
          <w:i/>
        </w:rPr>
        <w:t xml:space="preserve">Aceitabilidade da estrutura de relatório financeiro </w:t>
      </w:r>
      <w:r w:rsidRPr="00781805">
        <w:t>(ver item 8)</w:t>
      </w:r>
    </w:p>
    <w:p w14:paraId="1F7B8361" w14:textId="77777777" w:rsidR="00C1157F" w:rsidRPr="001E4519" w:rsidRDefault="00C1157F" w:rsidP="00C1157F">
      <w:pPr>
        <w:jc w:val="both"/>
        <w:rPr>
          <w:i/>
        </w:rPr>
      </w:pPr>
    </w:p>
    <w:p w14:paraId="606BD1FE" w14:textId="77777777" w:rsidR="00C1157F" w:rsidRPr="001E4519" w:rsidRDefault="00C1157F" w:rsidP="00C1157F">
      <w:pPr>
        <w:ind w:left="567" w:hanging="567"/>
        <w:jc w:val="both"/>
      </w:pPr>
      <w:r w:rsidRPr="001E4519">
        <w:t>A7.</w:t>
      </w:r>
      <w:r w:rsidRPr="001E4519">
        <w:tab/>
        <w:t>Os quadros isolados ou os elementos específicos das demonstrações contábeis podem ser elaborados de acordo com a estrutura de relatório financeiro aplicável</w:t>
      </w:r>
      <w:r>
        <w:t>,</w:t>
      </w:r>
      <w:r w:rsidRPr="001E4519">
        <w:t xml:space="preserve"> que é baseada na estrutura de relatório financeiro estabelecida por organização normativa autorizada ou reconhecida para a elaboração do conjunto completo de demonstrações contábeis (por exemplo, práticas contábeis adotadas no Brasil como as emitidas pelo CFC ou IFRS do I</w:t>
      </w:r>
      <w:r>
        <w:t>asb</w:t>
      </w:r>
      <w:r w:rsidRPr="001E4519">
        <w:t>). Nesse caso, a determinação da aceitabilidade da estrutura aplicável pode envolver considerar se essa estrutura inclui todos os requisitos da estrutura sobre a qual está baseada e que sejam relevantes para a apresentação de quadros isolados das demonstrações contábeis ou de elementos específicos das demonstrações contábeis que fornecem divulgações adequadas.</w:t>
      </w:r>
    </w:p>
    <w:p w14:paraId="2363DF22" w14:textId="77777777" w:rsidR="00C1157F" w:rsidRPr="001E4519" w:rsidRDefault="00C1157F" w:rsidP="00C1157F">
      <w:pPr>
        <w:jc w:val="both"/>
      </w:pPr>
    </w:p>
    <w:p w14:paraId="4973D75E" w14:textId="77777777" w:rsidR="00C1157F" w:rsidRPr="001E4519" w:rsidRDefault="00C1157F" w:rsidP="00C1157F">
      <w:pPr>
        <w:jc w:val="both"/>
        <w:rPr>
          <w:i/>
        </w:rPr>
      </w:pPr>
      <w:r w:rsidRPr="001E4519">
        <w:rPr>
          <w:i/>
        </w:rPr>
        <w:t xml:space="preserve">Forma da opinião </w:t>
      </w:r>
      <w:r w:rsidRPr="00781805">
        <w:t>(ver item 9)</w:t>
      </w:r>
    </w:p>
    <w:p w14:paraId="7C1A1DF1" w14:textId="77777777" w:rsidR="00C1157F" w:rsidRPr="001E4519" w:rsidRDefault="00C1157F" w:rsidP="00C1157F">
      <w:pPr>
        <w:jc w:val="both"/>
        <w:rPr>
          <w:i/>
        </w:rPr>
      </w:pPr>
    </w:p>
    <w:p w14:paraId="10FB9CDE" w14:textId="77777777" w:rsidR="00C1157F" w:rsidRPr="001E4519" w:rsidRDefault="00C1157F" w:rsidP="00C1157F">
      <w:pPr>
        <w:spacing w:after="120"/>
        <w:ind w:left="567" w:hanging="567"/>
        <w:jc w:val="both"/>
      </w:pPr>
      <w:r w:rsidRPr="001E4519">
        <w:t>A8.</w:t>
      </w:r>
      <w:r w:rsidRPr="001E4519">
        <w:tab/>
        <w:t>A forma da opinião a ser expressa pelo auditor depende da estrutura de relatório financeiro aplicável e de quaisquer leis ou regulamentos aplicáveis (ver item 8 da NBC TA 200). De acordo com a NBC TA 700, itens 25 e 26:</w:t>
      </w:r>
    </w:p>
    <w:p w14:paraId="1FBD9CEF" w14:textId="77777777" w:rsidR="00C1157F" w:rsidRPr="001E4519" w:rsidRDefault="00C1157F" w:rsidP="00C1157F">
      <w:pPr>
        <w:spacing w:after="120"/>
        <w:ind w:left="993" w:hanging="426"/>
        <w:jc w:val="both"/>
      </w:pPr>
      <w:r w:rsidRPr="001E4519">
        <w:t>(a)</w:t>
      </w:r>
      <w:r w:rsidRPr="001E4519">
        <w:tab/>
        <w:t>ao expressar uma opinião sem modificações sobre o conjunto completo de demonstrações contábeis elaboradas de acordo com a estrutura de apresentação adequada, a opinião do auditor deve, a menos que requerido de outra forma por lei ou regulamento, usar uma das seguintes frases:</w:t>
      </w:r>
    </w:p>
    <w:p w14:paraId="483A3DB6" w14:textId="77777777" w:rsidR="00C1157F" w:rsidRPr="001E4519" w:rsidRDefault="00C1157F" w:rsidP="00C1157F">
      <w:pPr>
        <w:spacing w:after="120"/>
        <w:ind w:left="1418" w:hanging="425"/>
        <w:jc w:val="both"/>
      </w:pPr>
      <w:r w:rsidRPr="001E4519">
        <w:t>(i)</w:t>
      </w:r>
      <w:r w:rsidRPr="001E4519">
        <w:tab/>
        <w:t xml:space="preserve">“as demonstrações contábeis apresentam adequadamente, em todos os aspectos </w:t>
      </w:r>
      <w:r w:rsidRPr="00FB0020">
        <w:t>relevantes,... de acordo</w:t>
      </w:r>
      <w:r w:rsidRPr="001E4519">
        <w:t xml:space="preserve"> com [a estrutura de relatório financeiro aplicável]” como utilizado no Brasil; ou</w:t>
      </w:r>
    </w:p>
    <w:p w14:paraId="7D5E547E" w14:textId="77777777" w:rsidR="00C1157F" w:rsidRPr="001E4519" w:rsidRDefault="00C1157F" w:rsidP="00C1157F">
      <w:pPr>
        <w:spacing w:after="120"/>
        <w:ind w:left="1418" w:hanging="425"/>
        <w:jc w:val="both"/>
      </w:pPr>
      <w:r w:rsidRPr="001E4519">
        <w:t>(ii)</w:t>
      </w:r>
      <w:r>
        <w:tab/>
      </w:r>
      <w:r w:rsidRPr="001E4519">
        <w:t>“as demonstrações contábeis apresentam uma visão verdadeira e justa de acordo com [a estrutura de relatório financeiro aplicável]”</w:t>
      </w:r>
      <w:r w:rsidRPr="00B50BA7">
        <w:t>;</w:t>
      </w:r>
      <w:r w:rsidRPr="001E4519">
        <w:t xml:space="preserve"> e</w:t>
      </w:r>
    </w:p>
    <w:p w14:paraId="26DC5CC3" w14:textId="77777777" w:rsidR="00C1157F" w:rsidRPr="001E4519" w:rsidRDefault="00C1157F" w:rsidP="00C1157F">
      <w:pPr>
        <w:ind w:left="993" w:hanging="426"/>
        <w:jc w:val="both"/>
      </w:pPr>
      <w:r w:rsidRPr="001E4519">
        <w:t>(b)</w:t>
      </w:r>
      <w:r w:rsidRPr="001E4519">
        <w:tab/>
        <w:t>ao expressar uma opinião sem modificações sobre o conjunto completo de demonstrações contábeis elaboradas de acordo com a estrutura de conformidade, a opinião do auditor afirma que as demonstrações contábeis são elaboradas, em todos os aspectos relevantes, de acordo com [a estrutura de relatório financeiro aplicável].</w:t>
      </w:r>
    </w:p>
    <w:p w14:paraId="6EDF6966" w14:textId="77777777" w:rsidR="00C1157F" w:rsidRPr="001E4519" w:rsidRDefault="00C1157F" w:rsidP="00C1157F">
      <w:pPr>
        <w:jc w:val="both"/>
      </w:pPr>
    </w:p>
    <w:p w14:paraId="0BDB4F9D" w14:textId="77777777" w:rsidR="00C1157F" w:rsidRPr="001E4519" w:rsidRDefault="00C1157F" w:rsidP="00C1157F">
      <w:pPr>
        <w:spacing w:after="120"/>
        <w:ind w:left="567" w:hanging="567"/>
        <w:jc w:val="both"/>
      </w:pPr>
      <w:r w:rsidRPr="001E4519">
        <w:t>A9.</w:t>
      </w:r>
      <w:r w:rsidRPr="001E4519">
        <w:tab/>
        <w:t xml:space="preserve">No caso de quadros isolados das demonstrações contábeis ou de elementos específicos das demonstrações contábeis, a estrutura de relatório financeiro aplicável pode não tratar explicitamente da apresentação das demonstrações contábeis ou do elemento específico das demonstrações contábeis. Esse pode ser o caso quando a estrutura de relatório financeiro aplicável é baseada na estrutura de relatório financeiro estabelecida por organização normativa autorizada ou reconhecida para a elaboração do conjunto completo de demonstrações contábeis (por exemplo, </w:t>
      </w:r>
      <w:r w:rsidRPr="0078181B">
        <w:t>IFRS</w:t>
      </w:r>
      <w:r w:rsidRPr="001E4519">
        <w:t>). O auditor, portanto,</w:t>
      </w:r>
      <w:r>
        <w:t xml:space="preserve"> deve</w:t>
      </w:r>
      <w:r w:rsidRPr="001E4519">
        <w:t xml:space="preserve"> considera</w:t>
      </w:r>
      <w:r>
        <w:t>r</w:t>
      </w:r>
      <w:r w:rsidRPr="001E4519">
        <w:t xml:space="preserve"> se a forma esperada da opinião é apropriada</w:t>
      </w:r>
      <w:r>
        <w:t>,</w:t>
      </w:r>
      <w:r w:rsidRPr="001E4519">
        <w:t xml:space="preserve"> considerando a estrutura de relatório financeiro aplicável. Os fatores que podem afetar a consideração do auditor sobre usar as frases “apresenta adequadamente, em todos os aspectos relevantes” ou “apresenta uma visão verdadeira e justa” na opinião do auditor incluem:</w:t>
      </w:r>
    </w:p>
    <w:p w14:paraId="778A00B1" w14:textId="77777777" w:rsidR="00C1157F" w:rsidRPr="00357446" w:rsidRDefault="00C1157F">
      <w:pPr>
        <w:pStyle w:val="PargrafodaLista"/>
        <w:numPr>
          <w:ilvl w:val="0"/>
          <w:numId w:val="337"/>
        </w:numPr>
        <w:spacing w:after="120" w:line="240" w:lineRule="auto"/>
        <w:ind w:left="851" w:hanging="284"/>
        <w:contextualSpacing w:val="0"/>
        <w:jc w:val="both"/>
      </w:pPr>
      <w:r w:rsidRPr="00357446">
        <w:t>se a estrutura de relatório financeiro aplicável está explícita ou implicitamente restrita à elaboração do conjunto completo de demonstrações contábeis;</w:t>
      </w:r>
    </w:p>
    <w:p w14:paraId="04496B29" w14:textId="77777777" w:rsidR="00C1157F" w:rsidRPr="00357446" w:rsidRDefault="00C1157F">
      <w:pPr>
        <w:pStyle w:val="PargrafodaLista"/>
        <w:numPr>
          <w:ilvl w:val="0"/>
          <w:numId w:val="337"/>
        </w:numPr>
        <w:spacing w:after="120" w:line="240" w:lineRule="auto"/>
        <w:ind w:left="851" w:hanging="284"/>
        <w:contextualSpacing w:val="0"/>
        <w:jc w:val="both"/>
      </w:pPr>
      <w:r w:rsidRPr="00357446">
        <w:t>se os quadros isolados das demonstrações contábeis ou elementos específicos das demonstrações contábeis:</w:t>
      </w:r>
    </w:p>
    <w:p w14:paraId="0FA0A3E4" w14:textId="77777777" w:rsidR="00C1157F" w:rsidRPr="001E4519" w:rsidRDefault="00C1157F" w:rsidP="00C1157F">
      <w:pPr>
        <w:spacing w:after="120"/>
        <w:ind w:left="1134" w:hanging="283"/>
        <w:jc w:val="both"/>
      </w:pPr>
      <w:r w:rsidRPr="001E4519">
        <w:t>o</w:t>
      </w:r>
      <w:r w:rsidRPr="001E4519">
        <w:tab/>
        <w:t>cumprem totalmente com esses requisitos da estrutura aplicável para as demonstrações contábeis específicas ou o elemento específico, e a apresentação das demonstrações contábeis ou do elemento específico das demonstrações contábeis inclui as respectivas divulgações;</w:t>
      </w:r>
    </w:p>
    <w:p w14:paraId="20BC2ACF" w14:textId="77777777" w:rsidR="00C1157F" w:rsidRPr="001E4519" w:rsidRDefault="00C1157F" w:rsidP="00C1157F">
      <w:pPr>
        <w:spacing w:after="120"/>
        <w:ind w:left="1134" w:hanging="283"/>
        <w:jc w:val="both"/>
      </w:pPr>
      <w:r w:rsidRPr="001E4519">
        <w:t>o</w:t>
      </w:r>
      <w:r w:rsidRPr="001E4519">
        <w:tab/>
      </w:r>
      <w:r>
        <w:t xml:space="preserve">fornecem, </w:t>
      </w:r>
      <w:r w:rsidRPr="001E4519">
        <w:t>se necessário para alcançar a apresentação adequada, divulgações além daquelas especificamente requeridas pela estrutura ou, em circunstâncias excepcionais, deixa</w:t>
      </w:r>
      <w:r>
        <w:t>m</w:t>
      </w:r>
      <w:r w:rsidRPr="001E4519">
        <w:t xml:space="preserve"> de seguir um requisito da estrutura.</w:t>
      </w:r>
    </w:p>
    <w:p w14:paraId="6DC31DE4" w14:textId="77777777" w:rsidR="00C1157F" w:rsidRPr="001E4519" w:rsidRDefault="00C1157F" w:rsidP="00C1157F">
      <w:pPr>
        <w:ind w:left="567"/>
        <w:jc w:val="both"/>
      </w:pPr>
      <w:r w:rsidRPr="001E4519">
        <w:t>A decisão do auditor</w:t>
      </w:r>
      <w:r>
        <w:t>,</w:t>
      </w:r>
      <w:r w:rsidRPr="001E4519">
        <w:t xml:space="preserve"> quanto à forma esperada da opinião</w:t>
      </w:r>
      <w:r>
        <w:t>,</w:t>
      </w:r>
      <w:r w:rsidRPr="001E4519">
        <w:t xml:space="preserve"> é uma questão de julgamento profissional. Ela pode ser afetada se o uso das frases “apresenta adequadamente, em todos os aspectos relevantes” ou “apresenta uma visão verdadeira e justa”, na opinião do auditor sobre quadros isolados das demonstrações contábeis ou sobre elementos específicos das demonstrações contábeis elaboradas de acordo com a estrutura de apresentação adequada, é geralmente aceito </w:t>
      </w:r>
      <w:r w:rsidRPr="0078181B">
        <w:t>na jurisdição específica</w:t>
      </w:r>
      <w:r w:rsidRPr="001E4519">
        <w:t>.</w:t>
      </w:r>
    </w:p>
    <w:p w14:paraId="715E93BC" w14:textId="77777777" w:rsidR="00C1157F" w:rsidRPr="001E4519" w:rsidRDefault="00C1157F" w:rsidP="00C1157F">
      <w:pPr>
        <w:jc w:val="both"/>
      </w:pPr>
    </w:p>
    <w:p w14:paraId="54568051" w14:textId="77777777" w:rsidR="00C1157F" w:rsidRPr="001E4519" w:rsidRDefault="00C1157F" w:rsidP="00C1157F">
      <w:pPr>
        <w:jc w:val="both"/>
        <w:rPr>
          <w:b/>
        </w:rPr>
      </w:pPr>
      <w:r w:rsidRPr="001E4519">
        <w:rPr>
          <w:b/>
        </w:rPr>
        <w:t xml:space="preserve">Considerações ao planejar e executar a auditoria </w:t>
      </w:r>
      <w:r w:rsidRPr="00781805">
        <w:t>(ver item 10)</w:t>
      </w:r>
    </w:p>
    <w:p w14:paraId="1585885B" w14:textId="77777777" w:rsidR="00C1157F" w:rsidRPr="001E4519" w:rsidRDefault="00C1157F" w:rsidP="00C1157F">
      <w:pPr>
        <w:jc w:val="both"/>
      </w:pPr>
    </w:p>
    <w:p w14:paraId="3ECCD83C" w14:textId="77777777" w:rsidR="00C1157F" w:rsidRPr="001E4519" w:rsidRDefault="00C1157F" w:rsidP="00C1157F">
      <w:pPr>
        <w:ind w:left="567" w:hanging="567"/>
        <w:jc w:val="both"/>
      </w:pPr>
      <w:r w:rsidRPr="001E4519">
        <w:t>A10.</w:t>
      </w:r>
      <w:r w:rsidRPr="001E4519">
        <w:tab/>
        <w:t>A relevância de cada norma de auditoria deve ser cuidadosamente considerada. Mesmo quando somente um elemento específico da demonstração contábil é o objeto da auditoria, as normas de auditoria, como NBC TA 240, NBC TA 550 e NBC TA 570</w:t>
      </w:r>
      <w:r>
        <w:t>,</w:t>
      </w:r>
      <w:r w:rsidRPr="001E4519">
        <w:t xml:space="preserve"> são, em princípio, relevantes. Isso ocorre porque o elemento poderia apresentar distorções em decorrência de fraude, do efeito de transações com partes relacionadas ou da aplicação incorreta da base contábil de continuidade operacional</w:t>
      </w:r>
      <w:r>
        <w:t>,</w:t>
      </w:r>
      <w:r w:rsidRPr="001E4519">
        <w:t xml:space="preserve"> segundo a estrutura de relatório financeiro aplicável.</w:t>
      </w:r>
    </w:p>
    <w:p w14:paraId="53905315" w14:textId="77777777" w:rsidR="00C1157F" w:rsidRPr="001E4519" w:rsidRDefault="00C1157F" w:rsidP="00C1157F">
      <w:pPr>
        <w:jc w:val="both"/>
      </w:pPr>
    </w:p>
    <w:p w14:paraId="62D02BF0" w14:textId="77777777" w:rsidR="00C1157F" w:rsidRPr="001E4519" w:rsidRDefault="00C1157F" w:rsidP="00C1157F">
      <w:pPr>
        <w:ind w:left="567" w:hanging="567"/>
        <w:jc w:val="both"/>
      </w:pPr>
      <w:r>
        <w:t>A11.</w:t>
      </w:r>
      <w:r>
        <w:tab/>
      </w:r>
      <w:r w:rsidRPr="001E4519">
        <w:t xml:space="preserve">O item 11 da NBC TA 260 – Comunicação com os Responsáveis pela Governança requer que o auditor determine as pessoas apropriadas dentro da estrutura de governança da entidade com as quais deve se comunicar. A NBC TA 260 observa que, em alguns casos, todos os responsáveis pela governança estão envolvidos na administração da entidade, e a aplicação dos requisitos de comunicação são modificados para reconhecer essa posição (ver itens 10(b), 13, A1(terceiro </w:t>
      </w:r>
      <w:r>
        <w:t>marcador</w:t>
      </w:r>
      <w:r w:rsidRPr="001E4519">
        <w:t xml:space="preserve">), A2 e A8 da NBC TA 260). Quando </w:t>
      </w:r>
      <w:r>
        <w:t>o</w:t>
      </w:r>
      <w:r w:rsidRPr="001E4519">
        <w:t xml:space="preserve"> conjunto completo de demonstrações contábeis também é elaborado pela entidade, as pessoas responsáveis pela supervisão da elaboração dos quadros isolados d</w:t>
      </w:r>
      <w:r>
        <w:t>a</w:t>
      </w:r>
      <w:r w:rsidRPr="001E4519">
        <w:t xml:space="preserve"> demonstração contábil ou do elemento podem não ser as mesmas responsáveis pela supervisão da elaboração do conjunto completo de demonstrações contábeis.</w:t>
      </w:r>
    </w:p>
    <w:p w14:paraId="673271D3" w14:textId="77777777" w:rsidR="00C1157F" w:rsidRPr="001E4519" w:rsidRDefault="00C1157F" w:rsidP="00C1157F">
      <w:pPr>
        <w:jc w:val="both"/>
      </w:pPr>
    </w:p>
    <w:p w14:paraId="15458B1D" w14:textId="77777777" w:rsidR="00C1157F" w:rsidRPr="001E4519" w:rsidRDefault="00C1157F" w:rsidP="00C1157F">
      <w:pPr>
        <w:ind w:left="567" w:hanging="567"/>
        <w:jc w:val="both"/>
      </w:pPr>
      <w:r w:rsidRPr="001E4519">
        <w:t>A12.</w:t>
      </w:r>
      <w:r w:rsidRPr="001E4519">
        <w:tab/>
        <w:t>Além disso, as normas de auditoria são escritas no contexto de auditoria d</w:t>
      </w:r>
      <w:r>
        <w:t>as</w:t>
      </w:r>
      <w:r w:rsidRPr="001E4519">
        <w:t xml:space="preserve"> demonstrações contábeis e devem ser adaptadas</w:t>
      </w:r>
      <w:r>
        <w:t>,</w:t>
      </w:r>
      <w:r w:rsidRPr="001E4519">
        <w:t xml:space="preserve"> conforme necessário nas circunstâncias</w:t>
      </w:r>
      <w:r>
        <w:t>,</w:t>
      </w:r>
      <w:r w:rsidRPr="001E4519">
        <w:t xml:space="preserve"> quando aplicadas </w:t>
      </w:r>
      <w:r>
        <w:t>à</w:t>
      </w:r>
      <w:r w:rsidRPr="001E4519">
        <w:t xml:space="preserve"> auditoria de quadros isolados das demonstrações contábeis ou de elementos específicos das demonstrações contábeis (ver item 2 da NBC TA 200). Por exemplo, as representações formais da administração sobre o conjunto completo de demonstrações contábeis seriam substituídas por representações formais sobre a apresentação das demonstrações contábeis ou dos elementos de acordo com a estrutura de relatório financeiro aplicável.</w:t>
      </w:r>
    </w:p>
    <w:p w14:paraId="27F69ABF" w14:textId="77777777" w:rsidR="00C1157F" w:rsidRPr="001E4519" w:rsidRDefault="00C1157F" w:rsidP="00C1157F">
      <w:pPr>
        <w:jc w:val="both"/>
      </w:pPr>
    </w:p>
    <w:p w14:paraId="3A9B689B" w14:textId="77777777" w:rsidR="00C1157F" w:rsidRPr="001E4519" w:rsidRDefault="00C1157F" w:rsidP="00C1157F">
      <w:pPr>
        <w:ind w:left="567" w:hanging="567"/>
        <w:jc w:val="both"/>
      </w:pPr>
      <w:r w:rsidRPr="001E4519">
        <w:t>A13.</w:t>
      </w:r>
      <w:r w:rsidRPr="001E4519">
        <w:tab/>
        <w:t>Assuntos incluídos no relatório do auditor independente sobre o conjunto completo de demonstrações contábeis podem ter implicações para a auditoria de quadros isolados d</w:t>
      </w:r>
      <w:r>
        <w:t>a</w:t>
      </w:r>
      <w:r w:rsidRPr="001E4519">
        <w:t xml:space="preserve"> demonstração contábil ou d</w:t>
      </w:r>
      <w:r>
        <w:t>o</w:t>
      </w:r>
      <w:r w:rsidRPr="001E4519">
        <w:t xml:space="preserve"> elemento d</w:t>
      </w:r>
      <w:r>
        <w:t>a</w:t>
      </w:r>
      <w:r w:rsidRPr="001E4519">
        <w:t xml:space="preserve"> demonstração contábil (ver item 14). Ao planejar e executar a auditoria de quadros isolados das demonstrações contábeis ou d</w:t>
      </w:r>
      <w:r>
        <w:t>e</w:t>
      </w:r>
      <w:r w:rsidRPr="001E4519">
        <w:t xml:space="preserve"> elemento específico das demonstrações contábeis juntamente com a auditoria do conjunto completo de demonstrações contábeis da entidade, o auditor pode conseguir usar evidência de auditoria obtida como parte da auditoria do conjunto completo de demonstrações contábeis da entidade na auditoria das demonstrações contábeis ou dos elementos. As normas de auditoria, contudo, requerem que o auditor planeje e execute a auditoria das demonstrações contábeis ou dos elementos para obter evidência de auditoria suficiente e apropriada para servir de base para sua opinião sobre as demonstrações contábeis ou sobre os elementos.</w:t>
      </w:r>
    </w:p>
    <w:p w14:paraId="7708C644" w14:textId="77777777" w:rsidR="00C1157F" w:rsidRPr="001E4519" w:rsidRDefault="00C1157F" w:rsidP="00C1157F">
      <w:pPr>
        <w:jc w:val="both"/>
      </w:pPr>
    </w:p>
    <w:p w14:paraId="26AB153E" w14:textId="77777777" w:rsidR="00C1157F" w:rsidRPr="001E4519" w:rsidRDefault="00C1157F" w:rsidP="00C1157F">
      <w:pPr>
        <w:ind w:left="567" w:hanging="567"/>
        <w:jc w:val="both"/>
      </w:pPr>
      <w:r w:rsidRPr="001E4519">
        <w:t>A14.</w:t>
      </w:r>
      <w:r w:rsidRPr="001E4519">
        <w:tab/>
        <w:t>Há uma inter-relação entre as demonstrações contábeis individuais que compreendem o conjunto completo de demonstrações contábeis e muitos dos elementos específicos dessas demonstrações contábeis, incluindo as respectivas divulgações. Dessa forma, ao examinar quadros isolados das demonstrações contábeis ou elementos específicos das demonstrações contábeis, o auditor pode não conseguir considerar as demonstrações contábeis ou os elementos isoladamente. Consequentemente, o auditor independente pode ter que realizar procedimentos relacionados com itens inter-relacionados para atingir o objetivo da auditoria.</w:t>
      </w:r>
    </w:p>
    <w:p w14:paraId="0C5AACCA" w14:textId="77777777" w:rsidR="00C1157F" w:rsidRPr="001E4519" w:rsidRDefault="00C1157F" w:rsidP="00C1157F">
      <w:pPr>
        <w:jc w:val="both"/>
      </w:pPr>
    </w:p>
    <w:p w14:paraId="0DA37CE1" w14:textId="77777777" w:rsidR="00C1157F" w:rsidRPr="001E4519" w:rsidRDefault="00C1157F" w:rsidP="00C1157F">
      <w:pPr>
        <w:ind w:left="567" w:hanging="567"/>
        <w:jc w:val="both"/>
      </w:pPr>
      <w:r w:rsidRPr="001E4519">
        <w:t>A15.</w:t>
      </w:r>
      <w:r w:rsidRPr="001E4519">
        <w:tab/>
        <w:t>Além disso, a materialidade determinada para um quadro isolado das demonstrações contábeis ou um elemento específico das demonstrações contábeis pode ser inferior que a materialidade determinada para o conjunto completo de demonstrações contábeis da entidade. Isso afeta a natureza, a época e a extensão dos procedimentos de auditoria e a avaliação de distorções não corrigidas.</w:t>
      </w:r>
    </w:p>
    <w:p w14:paraId="53FA7FC1" w14:textId="77777777" w:rsidR="00C1157F" w:rsidRPr="001E4519" w:rsidRDefault="00C1157F" w:rsidP="00C1157F">
      <w:pPr>
        <w:jc w:val="both"/>
      </w:pPr>
    </w:p>
    <w:p w14:paraId="4C03FBE9" w14:textId="77777777" w:rsidR="00C1157F" w:rsidRPr="001E4519" w:rsidRDefault="00C1157F" w:rsidP="00C1157F">
      <w:pPr>
        <w:jc w:val="both"/>
        <w:rPr>
          <w:b/>
        </w:rPr>
      </w:pPr>
      <w:r w:rsidRPr="001E4519">
        <w:rPr>
          <w:b/>
        </w:rPr>
        <w:t xml:space="preserve">Formação de opinião e considerações sobre o relatório </w:t>
      </w:r>
      <w:r w:rsidRPr="00781805">
        <w:t>(ver item 11)</w:t>
      </w:r>
    </w:p>
    <w:p w14:paraId="4FE3E998" w14:textId="77777777" w:rsidR="00C1157F" w:rsidRPr="001E4519" w:rsidRDefault="00C1157F" w:rsidP="00C1157F">
      <w:pPr>
        <w:jc w:val="both"/>
      </w:pPr>
    </w:p>
    <w:p w14:paraId="75853EC9" w14:textId="77777777" w:rsidR="00C1157F" w:rsidRPr="001E4519" w:rsidRDefault="00C1157F" w:rsidP="00C1157F">
      <w:pPr>
        <w:ind w:left="567" w:hanging="567"/>
        <w:jc w:val="both"/>
      </w:pPr>
      <w:r w:rsidRPr="001E4519">
        <w:t>A16.</w:t>
      </w:r>
      <w:r w:rsidRPr="001E4519">
        <w:tab/>
        <w:t>O item 13(e) da NBC TA 700 requer que o auditor, ao formar uma opinião, avalie se as demonstrações contábeis fornecem divulgações adequadas para permitir que os usuários previstos entendam o efeito de transações e eventos relevantes sobre as informações transmitidas nas demonstrações contábeis. No caso de quadros isolados das demonstrações contábeis ou de elementos específicos dessas demonstrações, é importante que as demonstrações isoladas ou os elementos, considerando os requisitos da estrutura de relatório financeiro aplicável, forneçam divulgações adequadas para permitir que os usuários previstos entendam as informações transmitidas nelas ou nos elementos, assim como o efeito de transações e eventos relevantes sobre tais informações.</w:t>
      </w:r>
    </w:p>
    <w:p w14:paraId="13C6ABAB" w14:textId="77777777" w:rsidR="00C1157F" w:rsidRPr="001E4519" w:rsidRDefault="00C1157F" w:rsidP="00C1157F">
      <w:pPr>
        <w:jc w:val="both"/>
      </w:pPr>
    </w:p>
    <w:p w14:paraId="47B48255" w14:textId="77777777" w:rsidR="00C1157F" w:rsidRPr="001E4519" w:rsidRDefault="00C1157F" w:rsidP="00C1157F">
      <w:pPr>
        <w:ind w:left="567" w:hanging="567"/>
        <w:jc w:val="both"/>
      </w:pPr>
      <w:r w:rsidRPr="001E4519">
        <w:t>A17.</w:t>
      </w:r>
      <w:r w:rsidRPr="001E4519">
        <w:tab/>
        <w:t xml:space="preserve">O </w:t>
      </w:r>
      <w:r>
        <w:t>A</w:t>
      </w:r>
      <w:r w:rsidRPr="001E4519">
        <w:t>pêndice 2 contém exemplos de relatório do auditor independente sobre quadros isolados das demonstrações contábeis e sobre elementos específicos das demonstrações contábeis. Outros exemplos de relatório do auditor podem ser relevantes para relatórios emitidos sobre quadros isolados d</w:t>
      </w:r>
      <w:r>
        <w:t>a</w:t>
      </w:r>
      <w:r w:rsidRPr="001E4519">
        <w:t xml:space="preserve"> demonstração contábil ou sobre elemento específico d</w:t>
      </w:r>
      <w:r>
        <w:t>a</w:t>
      </w:r>
      <w:r w:rsidRPr="001E4519">
        <w:t xml:space="preserve"> demonstração contábil (ver, por exemplo, os </w:t>
      </w:r>
      <w:r>
        <w:t>a</w:t>
      </w:r>
      <w:r w:rsidRPr="001E4519">
        <w:t>pêndices das NBC TA 700, NBC TA 705, NBC TA 570, NBC TA 720 e NBC TA 706).</w:t>
      </w:r>
    </w:p>
    <w:p w14:paraId="72F8CE18" w14:textId="77777777" w:rsidR="00C1157F" w:rsidRPr="001E4519" w:rsidRDefault="00C1157F" w:rsidP="00C1157F">
      <w:pPr>
        <w:jc w:val="both"/>
      </w:pPr>
    </w:p>
    <w:p w14:paraId="4E07590B" w14:textId="77777777" w:rsidR="00C1157F" w:rsidRPr="001E4519" w:rsidRDefault="00C1157F" w:rsidP="00C1157F">
      <w:pPr>
        <w:jc w:val="both"/>
        <w:rPr>
          <w:i/>
        </w:rPr>
      </w:pPr>
      <w:r w:rsidRPr="001E4519">
        <w:rPr>
          <w:i/>
        </w:rPr>
        <w:t>Aplicação da NBC TA 700 para relatórios emitidos sobre quadros isolados d</w:t>
      </w:r>
      <w:r>
        <w:rPr>
          <w:i/>
        </w:rPr>
        <w:t>a</w:t>
      </w:r>
      <w:r w:rsidRPr="001E4519">
        <w:rPr>
          <w:i/>
        </w:rPr>
        <w:t xml:space="preserve"> demonstração contábil ou sobre elemento específico d</w:t>
      </w:r>
      <w:r>
        <w:rPr>
          <w:i/>
        </w:rPr>
        <w:t>a</w:t>
      </w:r>
      <w:r w:rsidRPr="001E4519">
        <w:rPr>
          <w:i/>
        </w:rPr>
        <w:t xml:space="preserve"> demonstração contábil</w:t>
      </w:r>
    </w:p>
    <w:p w14:paraId="0AEFCB3F" w14:textId="77777777" w:rsidR="00C1157F" w:rsidRPr="001E4519" w:rsidRDefault="00C1157F" w:rsidP="00C1157F">
      <w:pPr>
        <w:jc w:val="both"/>
      </w:pPr>
    </w:p>
    <w:p w14:paraId="2C54F7F8" w14:textId="77777777" w:rsidR="00C1157F" w:rsidRPr="001E4519" w:rsidRDefault="00C1157F" w:rsidP="00C1157F">
      <w:pPr>
        <w:ind w:left="567" w:hanging="567"/>
        <w:jc w:val="both"/>
      </w:pPr>
      <w:r>
        <w:t>A18.</w:t>
      </w:r>
      <w:r>
        <w:tab/>
      </w:r>
      <w:r w:rsidRPr="001E4519">
        <w:t xml:space="preserve">O item 11 explica que o auditor deve aplicar os requisitos da NBC TA 700, adaptados conforme necessário nas circunstâncias do trabalho, ao formar uma opinião e emitir o seu relatório sobre quadros isolados ou sobre elementos específicos das demonstrações contábeis. Ao fazer isso, o auditor também deve aplicar os requisitos de relatórios financeiros das outras </w:t>
      </w:r>
      <w:r>
        <w:t>n</w:t>
      </w:r>
      <w:r w:rsidRPr="001E4519">
        <w:t>ormas, adaptados conforme necessário nas circunstâncias do trabalho e pode achar úteis as considerações tratadas nos itens A19 a A21.</w:t>
      </w:r>
    </w:p>
    <w:p w14:paraId="52B9B4E4" w14:textId="77777777" w:rsidR="00C1157F" w:rsidRPr="001E4519" w:rsidRDefault="00C1157F" w:rsidP="00C1157F">
      <w:pPr>
        <w:jc w:val="both"/>
      </w:pPr>
    </w:p>
    <w:p w14:paraId="395D79D4" w14:textId="77777777" w:rsidR="00C1157F" w:rsidRPr="001E4519" w:rsidRDefault="00C1157F" w:rsidP="00C1157F">
      <w:pPr>
        <w:jc w:val="both"/>
      </w:pPr>
      <w:r w:rsidRPr="001E4519">
        <w:t>Continuidade operacional</w:t>
      </w:r>
    </w:p>
    <w:p w14:paraId="52177C2D" w14:textId="77777777" w:rsidR="00C1157F" w:rsidRPr="001E4519" w:rsidRDefault="00C1157F" w:rsidP="00C1157F">
      <w:pPr>
        <w:jc w:val="both"/>
      </w:pPr>
    </w:p>
    <w:p w14:paraId="6A03B318" w14:textId="77777777" w:rsidR="00C1157F" w:rsidRPr="001E4519" w:rsidRDefault="00C1157F" w:rsidP="00C1157F">
      <w:pPr>
        <w:ind w:left="567" w:hanging="567"/>
        <w:jc w:val="both"/>
      </w:pPr>
      <w:r>
        <w:t>A19.</w:t>
      </w:r>
      <w:r>
        <w:tab/>
      </w:r>
      <w:r w:rsidRPr="001E4519">
        <w:t>Dependendo da estrutura de relatório financeiro aplicável utilizada na elaboração dos quadros isolados das demonstrações contábeis ou dos elementos específicos das demonstrações contábeis, a descrição no relatório do auditor independente das responsabilidades da administração em relação à continuidade operacional pode precisar ser adaptada conforme necessário (ver itens 34(b) e A48 da NBC TA 700). A descrição no relatório do auditor independente das suas responsabilidades também pode precisar ser adaptada, conforme necessário, dependendo de como a NBC TA 570 se aplica nas circunstâncias do trabalho (ver item 39(b)(iv) da NBC TA 700).</w:t>
      </w:r>
    </w:p>
    <w:p w14:paraId="2AFA9D60" w14:textId="77777777" w:rsidR="00C1157F" w:rsidRPr="001E4519" w:rsidRDefault="00C1157F" w:rsidP="00C1157F">
      <w:pPr>
        <w:jc w:val="both"/>
      </w:pPr>
    </w:p>
    <w:p w14:paraId="6B7436CD" w14:textId="77777777" w:rsidR="00C1157F" w:rsidRPr="001E4519" w:rsidRDefault="00C1157F" w:rsidP="00C1157F">
      <w:pPr>
        <w:jc w:val="both"/>
      </w:pPr>
      <w:r w:rsidRPr="001E4519">
        <w:t>Principais assuntos de auditoria</w:t>
      </w:r>
    </w:p>
    <w:p w14:paraId="646748E3" w14:textId="77777777" w:rsidR="00C1157F" w:rsidRPr="001E4519" w:rsidRDefault="00C1157F" w:rsidP="00C1157F">
      <w:pPr>
        <w:jc w:val="both"/>
      </w:pPr>
    </w:p>
    <w:p w14:paraId="69641463" w14:textId="77777777" w:rsidR="00C1157F" w:rsidRPr="001E4519" w:rsidRDefault="00C1157F" w:rsidP="00C1157F">
      <w:pPr>
        <w:ind w:left="567" w:hanging="567"/>
        <w:jc w:val="both"/>
      </w:pPr>
      <w:r>
        <w:t>A20.</w:t>
      </w:r>
      <w:r>
        <w:tab/>
      </w:r>
      <w:r w:rsidRPr="001E4519">
        <w:t>O item 30 da NBC TA 700 requer que o auditor comunique os principais assuntos de auditoria de acordo com a NBC TA 701 – Comunicação dos Principais Assuntos de Auditoria no Relatório do Auditor Independente, para auditorias de conjuntos completos de demonstrações contábeis para fins gerais de entidades listadas. Para auditorias de quadros isolados das demonstrações contábeis ou de elementos específicos das demonstrações contábeis, a NBC TA 701 somente se aplica quando a comunicação dos principais assuntos de auditoria é exigida por lei ou regulamento ou quando o auditor</w:t>
      </w:r>
      <w:r>
        <w:t>,</w:t>
      </w:r>
      <w:r w:rsidRPr="001E4519">
        <w:t xml:space="preserve"> de outra forma</w:t>
      </w:r>
      <w:r>
        <w:t>,</w:t>
      </w:r>
      <w:r w:rsidRPr="001E4519">
        <w:t xml:space="preserve"> decide comunicar os principais assuntos de auditoria. Quando os principais assuntos de auditoria são comunicados no relatório do auditor independente sobre quadros isolados das demonstrações contábeis ou sobre elementos específicos das demonstrações contábeis, a NBC TA 701 se aplica em sua totalidade (ver item 31 da NBC TA 700).</w:t>
      </w:r>
    </w:p>
    <w:p w14:paraId="3F6F17B2" w14:textId="77777777" w:rsidR="00C1157F" w:rsidRPr="001E4519" w:rsidRDefault="00C1157F" w:rsidP="00C1157F">
      <w:pPr>
        <w:jc w:val="both"/>
      </w:pPr>
    </w:p>
    <w:p w14:paraId="23ECD990" w14:textId="77777777" w:rsidR="00C1157F" w:rsidRPr="001E4519" w:rsidRDefault="00C1157F" w:rsidP="00C1157F">
      <w:pPr>
        <w:jc w:val="both"/>
      </w:pPr>
      <w:r w:rsidRPr="001E4519">
        <w:t>Outras informações</w:t>
      </w:r>
    </w:p>
    <w:p w14:paraId="5063313E" w14:textId="77777777" w:rsidR="00C1157F" w:rsidRPr="001E4519" w:rsidRDefault="00C1157F" w:rsidP="00C1157F">
      <w:pPr>
        <w:jc w:val="both"/>
      </w:pPr>
    </w:p>
    <w:p w14:paraId="0864FFC1" w14:textId="77777777" w:rsidR="00C1157F" w:rsidRPr="001E4519" w:rsidRDefault="00C1157F" w:rsidP="00C1157F">
      <w:pPr>
        <w:ind w:left="567" w:hanging="567"/>
        <w:jc w:val="both"/>
      </w:pPr>
      <w:r>
        <w:t>A21.</w:t>
      </w:r>
      <w:r>
        <w:tab/>
      </w:r>
      <w:r w:rsidRPr="001E4519">
        <w:t xml:space="preserve">A NBC TA 720 trata das responsabilidades do auditor em relação a outras informações. No contexto desta </w:t>
      </w:r>
      <w:r>
        <w:t>n</w:t>
      </w:r>
      <w:r w:rsidRPr="001E4519">
        <w:t>orma, relatórios que contêm ou acompanham os quadros isolados das demonstrações contábeis ou os elementos específicos das demonstrações contábeis – cujo propósito é fornecer aos proprietários (ou partes interessadas semelhantes) informações sobre assuntos apresentados nos quadros isolados das demonstrações contábeis ou nos elementos específicos das demonstrações contábeis – são considerados relatórios anuais para fins da NBC TA 720. Quando o auditor determina que a entidade planeja emitir esse tipo de relatório, os requisitos da NBC TA 720 se aplicam à auditoria dos quadros isolados das demonstrações contábeis ou dos elementos específicos das demonstrações contábeis.</w:t>
      </w:r>
    </w:p>
    <w:p w14:paraId="25B435A1" w14:textId="77777777" w:rsidR="00C1157F" w:rsidRPr="001E4519" w:rsidRDefault="00C1157F" w:rsidP="00C1157F">
      <w:pPr>
        <w:jc w:val="both"/>
      </w:pPr>
    </w:p>
    <w:p w14:paraId="0D7A22E7" w14:textId="77777777" w:rsidR="00C1157F" w:rsidRPr="001E4519" w:rsidRDefault="00C1157F" w:rsidP="00C1157F">
      <w:pPr>
        <w:jc w:val="both"/>
      </w:pPr>
      <w:r w:rsidRPr="001E4519">
        <w:t>Nome do sócio ou responsável técnico</w:t>
      </w:r>
    </w:p>
    <w:p w14:paraId="2199C15A" w14:textId="77777777" w:rsidR="00C1157F" w:rsidRPr="001E4519" w:rsidRDefault="00C1157F" w:rsidP="00C1157F">
      <w:pPr>
        <w:jc w:val="both"/>
      </w:pPr>
    </w:p>
    <w:p w14:paraId="229B4D79" w14:textId="77777777" w:rsidR="00C1157F" w:rsidRPr="001E4519" w:rsidRDefault="00C1157F" w:rsidP="00C1157F">
      <w:pPr>
        <w:ind w:left="567" w:hanging="567"/>
        <w:jc w:val="both"/>
      </w:pPr>
      <w:r w:rsidRPr="001E4519">
        <w:t>A22.</w:t>
      </w:r>
      <w:r>
        <w:tab/>
      </w:r>
      <w:r w:rsidRPr="001E4519">
        <w:t>Os requisitos da NBC TA 700</w:t>
      </w:r>
      <w:r>
        <w:t>,</w:t>
      </w:r>
      <w:r w:rsidRPr="001E4519">
        <w:t xml:space="preserve"> para que o auditor inclua o nome do sócio ou responsável técnico no relatório do auditor independente</w:t>
      </w:r>
      <w:r>
        <w:t>,</w:t>
      </w:r>
      <w:r w:rsidRPr="001E4519">
        <w:t xml:space="preserve"> também se aplicam a auditorias de quadros isolados das demonstrações contábeis ou de elementos específicos das demonstrações contábeis.</w:t>
      </w:r>
    </w:p>
    <w:p w14:paraId="3AF7E224" w14:textId="77777777" w:rsidR="00C1157F" w:rsidRPr="001E4519" w:rsidRDefault="00C1157F" w:rsidP="00C1157F">
      <w:pPr>
        <w:jc w:val="both"/>
      </w:pPr>
    </w:p>
    <w:p w14:paraId="52AB47FC" w14:textId="77777777" w:rsidR="00C1157F" w:rsidRPr="001E4519" w:rsidRDefault="00C1157F" w:rsidP="00C1157F">
      <w:pPr>
        <w:jc w:val="both"/>
        <w:rPr>
          <w:i/>
        </w:rPr>
      </w:pPr>
      <w:r w:rsidRPr="001E4519">
        <w:rPr>
          <w:i/>
        </w:rPr>
        <w:t xml:space="preserve">Emissão do relatório do auditor sobre o conjunto completo de demonstrações contábeis da entidade e sobre quadros isolados das demonstrações contábeis ou sobre elementos específicos dessas demonstrações contábeis </w:t>
      </w:r>
      <w:r w:rsidRPr="001246B6">
        <w:t>(ver item 14)</w:t>
      </w:r>
    </w:p>
    <w:p w14:paraId="0FF55E46" w14:textId="77777777" w:rsidR="00C1157F" w:rsidRPr="001E4519" w:rsidRDefault="00C1157F" w:rsidP="00C1157F">
      <w:pPr>
        <w:jc w:val="both"/>
      </w:pPr>
    </w:p>
    <w:p w14:paraId="532E6118" w14:textId="77777777" w:rsidR="00C1157F" w:rsidRDefault="00C1157F" w:rsidP="00C1157F">
      <w:pPr>
        <w:jc w:val="both"/>
      </w:pPr>
      <w:r w:rsidRPr="001E4519">
        <w:t>Consideração das implicações de certos assuntos incluídos no relatório do auditor sobre o conjunto completo de demonstrações contábeis da entidade para a auditoria de quadros isolados d</w:t>
      </w:r>
      <w:r>
        <w:t>a</w:t>
      </w:r>
      <w:r w:rsidRPr="001E4519">
        <w:t xml:space="preserve"> demonstração contábil ou d</w:t>
      </w:r>
      <w:r>
        <w:t>e</w:t>
      </w:r>
      <w:r w:rsidRPr="001E4519">
        <w:t xml:space="preserve"> elemento específico d</w:t>
      </w:r>
      <w:r>
        <w:t>a</w:t>
      </w:r>
      <w:r w:rsidRPr="001E4519">
        <w:t xml:space="preserve"> demonstração contábil e para o relatório do auditor independente sobre esses quadros isolados ou elementos específicos</w:t>
      </w:r>
    </w:p>
    <w:p w14:paraId="354FC25E" w14:textId="77777777" w:rsidR="00C1157F" w:rsidRPr="001E4519" w:rsidRDefault="00C1157F" w:rsidP="00C1157F">
      <w:pPr>
        <w:jc w:val="both"/>
      </w:pPr>
    </w:p>
    <w:p w14:paraId="4FE05229" w14:textId="77777777" w:rsidR="00C1157F" w:rsidRPr="001E4519" w:rsidRDefault="00C1157F" w:rsidP="00C1157F">
      <w:pPr>
        <w:ind w:left="567" w:hanging="567"/>
        <w:jc w:val="both"/>
      </w:pPr>
      <w:r w:rsidRPr="001E4519">
        <w:t>A23.</w:t>
      </w:r>
      <w:r>
        <w:tab/>
      </w:r>
      <w:r w:rsidRPr="001E4519">
        <w:t>O item 14 requer que o auditor considere as implicações, se houver, de certos assuntos incluídos no relatório do auditor independente sobre o conjunto completo de demonstrações contábeis da entidade para a auditoria dos quadros isolados d</w:t>
      </w:r>
      <w:r>
        <w:t>a</w:t>
      </w:r>
      <w:r w:rsidRPr="001E4519">
        <w:t xml:space="preserve"> demonstração contábil ou d</w:t>
      </w:r>
      <w:r>
        <w:t>o</w:t>
      </w:r>
      <w:r w:rsidRPr="001E4519">
        <w:t xml:space="preserve"> elemento específico d</w:t>
      </w:r>
      <w:r>
        <w:t>a</w:t>
      </w:r>
      <w:r w:rsidRPr="001E4519">
        <w:t xml:space="preserve"> demonstração contábil e para o relatório dos auditores independentes sobre eles. A consideração sobre se um assunto incluído no relatório do auditor independente sobre o conjunto completo de demonstrações contábeis é relevante no contexto d</w:t>
      </w:r>
      <w:r>
        <w:t>o</w:t>
      </w:r>
      <w:r w:rsidRPr="001E4519">
        <w:t xml:space="preserve"> trabalho para emitir relatório sobre quadros isolados das demonstrações contábeis ou sobre elementos específicos das demonstrações contábeis envolve julgamento profissional.</w:t>
      </w:r>
    </w:p>
    <w:p w14:paraId="6BBCC9B5" w14:textId="77777777" w:rsidR="00C1157F" w:rsidRPr="001E4519" w:rsidRDefault="00C1157F" w:rsidP="00C1157F">
      <w:pPr>
        <w:jc w:val="both"/>
      </w:pPr>
    </w:p>
    <w:p w14:paraId="4493044A" w14:textId="77777777" w:rsidR="00C1157F" w:rsidRPr="001E4519" w:rsidRDefault="00C1157F" w:rsidP="00C1157F">
      <w:pPr>
        <w:spacing w:after="120"/>
        <w:ind w:left="567" w:hanging="567"/>
        <w:jc w:val="both"/>
      </w:pPr>
      <w:r w:rsidRPr="001E4519">
        <w:t>A24.</w:t>
      </w:r>
      <w:r>
        <w:tab/>
      </w:r>
      <w:r w:rsidRPr="001E4519">
        <w:t>Fatores que podem ser relevantes ao considerar essas implicações incluem:</w:t>
      </w:r>
    </w:p>
    <w:p w14:paraId="57185523" w14:textId="77777777" w:rsidR="00C1157F" w:rsidRPr="00753ABA" w:rsidRDefault="00C1157F">
      <w:pPr>
        <w:pStyle w:val="PargrafodaLista"/>
        <w:numPr>
          <w:ilvl w:val="1"/>
          <w:numId w:val="338"/>
        </w:numPr>
        <w:spacing w:after="120" w:line="240" w:lineRule="auto"/>
        <w:ind w:left="851" w:hanging="284"/>
        <w:contextualSpacing w:val="0"/>
        <w:jc w:val="both"/>
      </w:pPr>
      <w:r>
        <w:t>a</w:t>
      </w:r>
      <w:r w:rsidRPr="00753ABA">
        <w:t xml:space="preserve"> natureza dos assuntos que estão descritos no relatório do auditor independente sobre o conjunto completo de demonstrações contábeis e até que ponto eles se relacionam com o que está incluído nos quadros isolados das demonstrações contábeis ou nos elementos específicos das demonstrações contábeis</w:t>
      </w:r>
      <w:r>
        <w:t>;</w:t>
      </w:r>
    </w:p>
    <w:p w14:paraId="5B86F9C7" w14:textId="77777777" w:rsidR="00C1157F" w:rsidRPr="00753ABA" w:rsidRDefault="00C1157F">
      <w:pPr>
        <w:pStyle w:val="PargrafodaLista"/>
        <w:numPr>
          <w:ilvl w:val="1"/>
          <w:numId w:val="338"/>
        </w:numPr>
        <w:spacing w:after="120" w:line="240" w:lineRule="auto"/>
        <w:ind w:left="851" w:hanging="284"/>
        <w:contextualSpacing w:val="0"/>
        <w:jc w:val="both"/>
      </w:pPr>
      <w:r>
        <w:t>a</w:t>
      </w:r>
      <w:r w:rsidRPr="00753ABA">
        <w:t xml:space="preserve"> abrangência dos assuntos descritos no relatório do auditor independente sobre o conjunto completo de demonstrações contábeis</w:t>
      </w:r>
      <w:r>
        <w:t>;</w:t>
      </w:r>
    </w:p>
    <w:p w14:paraId="64292DDE" w14:textId="77777777" w:rsidR="00C1157F" w:rsidRPr="00753ABA" w:rsidRDefault="00C1157F">
      <w:pPr>
        <w:pStyle w:val="PargrafodaLista"/>
        <w:numPr>
          <w:ilvl w:val="1"/>
          <w:numId w:val="338"/>
        </w:numPr>
        <w:spacing w:after="120" w:line="240" w:lineRule="auto"/>
        <w:ind w:left="851" w:hanging="284"/>
        <w:contextualSpacing w:val="0"/>
        <w:jc w:val="both"/>
      </w:pPr>
      <w:r>
        <w:t>a</w:t>
      </w:r>
      <w:r w:rsidRPr="00753ABA">
        <w:t xml:space="preserve"> natureza e </w:t>
      </w:r>
      <w:r>
        <w:t xml:space="preserve">a </w:t>
      </w:r>
      <w:r w:rsidRPr="00753ABA">
        <w:t>extensão das diferenças entre as estruturas de relatório financeiro aplicáveis</w:t>
      </w:r>
      <w:r>
        <w:t>;</w:t>
      </w:r>
    </w:p>
    <w:p w14:paraId="1AD1910A" w14:textId="77777777" w:rsidR="00C1157F" w:rsidRPr="00753ABA" w:rsidRDefault="00C1157F">
      <w:pPr>
        <w:pStyle w:val="PargrafodaLista"/>
        <w:numPr>
          <w:ilvl w:val="1"/>
          <w:numId w:val="338"/>
        </w:numPr>
        <w:spacing w:after="120" w:line="240" w:lineRule="auto"/>
        <w:ind w:left="851" w:hanging="284"/>
        <w:contextualSpacing w:val="0"/>
        <w:jc w:val="both"/>
      </w:pPr>
      <w:r>
        <w:t>a</w:t>
      </w:r>
      <w:r w:rsidRPr="00753ABA">
        <w:t xml:space="preserve"> extensão da diferença entre os períodos cobertos pelo conjunto completo de demonstrações contábeis em comparação com os períodos</w:t>
      </w:r>
      <w:r>
        <w:t>,</w:t>
      </w:r>
      <w:r w:rsidRPr="00753ABA">
        <w:t xml:space="preserve"> ou as datas dos quadros isolados das demonstrações contábeis</w:t>
      </w:r>
      <w:r>
        <w:t>,</w:t>
      </w:r>
      <w:r w:rsidRPr="00753ABA">
        <w:t xml:space="preserve"> ou dos elementos específicos das demonstrações contábeis</w:t>
      </w:r>
      <w:r>
        <w:t>;</w:t>
      </w:r>
    </w:p>
    <w:p w14:paraId="74B5FBFB" w14:textId="77777777" w:rsidR="00C1157F" w:rsidRPr="00753ABA" w:rsidRDefault="00C1157F">
      <w:pPr>
        <w:pStyle w:val="PargrafodaLista"/>
        <w:numPr>
          <w:ilvl w:val="1"/>
          <w:numId w:val="338"/>
        </w:numPr>
        <w:spacing w:after="0" w:line="240" w:lineRule="auto"/>
        <w:ind w:left="851" w:hanging="284"/>
        <w:contextualSpacing w:val="0"/>
        <w:jc w:val="both"/>
      </w:pPr>
      <w:r>
        <w:t>o</w:t>
      </w:r>
      <w:r w:rsidRPr="00753ABA">
        <w:t xml:space="preserve"> tempo decorrido desde a data do relatório do auditor independente sobre o conjunto completo de demonstrações contábeis.</w:t>
      </w:r>
    </w:p>
    <w:p w14:paraId="0490B3BD" w14:textId="77777777" w:rsidR="00C1157F" w:rsidRPr="001E4519" w:rsidRDefault="00C1157F" w:rsidP="00C1157F">
      <w:pPr>
        <w:jc w:val="both"/>
      </w:pPr>
    </w:p>
    <w:p w14:paraId="3E4C0E56" w14:textId="77777777" w:rsidR="00C1157F" w:rsidRPr="001E4519" w:rsidRDefault="00C1157F" w:rsidP="00C1157F">
      <w:pPr>
        <w:ind w:left="567" w:hanging="567"/>
        <w:jc w:val="both"/>
      </w:pPr>
      <w:r w:rsidRPr="001E4519">
        <w:t>A25.</w:t>
      </w:r>
      <w:r>
        <w:tab/>
      </w:r>
      <w:r w:rsidRPr="001E4519">
        <w:t xml:space="preserve">Por exemplo, no caso em que há uma ressalva na opinião do auditor em relação às contas a receber no relatório do auditor independente sobre o conjunto completo de demonstrações contábeis, e um quadro isolado da demonstração contábil inclui as contas a receber, ou um elemento específico da demonstração contábil refere-se às contas a receber, é provável que haja implicações para a auditoria. Por outro lado, se a ressalva na opinião do auditor sobre o conjunto completo de demonstrações contábeis refere-se à classificação de dívida </w:t>
      </w:r>
      <w:r>
        <w:t>em</w:t>
      </w:r>
      <w:r w:rsidRPr="001E4519">
        <w:t xml:space="preserve"> longo prazo, é menos provável que haja implicações para a auditoria da demonstração do resultado, ou se o elemento específico da demonstração contábil referir-se às contas a receber.</w:t>
      </w:r>
    </w:p>
    <w:p w14:paraId="06CEC752" w14:textId="77777777" w:rsidR="00C1157F" w:rsidRPr="001E4519" w:rsidRDefault="00C1157F" w:rsidP="00C1157F">
      <w:pPr>
        <w:jc w:val="both"/>
      </w:pPr>
    </w:p>
    <w:p w14:paraId="45C1529B" w14:textId="77777777" w:rsidR="00C1157F" w:rsidRPr="001E4519" w:rsidRDefault="00C1157F" w:rsidP="00C1157F">
      <w:pPr>
        <w:ind w:left="567" w:hanging="567"/>
        <w:jc w:val="both"/>
      </w:pPr>
      <w:r w:rsidRPr="001E4519">
        <w:t>A26.</w:t>
      </w:r>
      <w:r>
        <w:tab/>
      </w:r>
      <w:r w:rsidRPr="001E4519">
        <w:t>Os principais assuntos de auditoria que são comunicados no relatório do auditor independente sobre o conjunto completo de demonstrações contábeis pode ter implicações para a auditoria dos quadros isolados d</w:t>
      </w:r>
      <w:r>
        <w:t>a</w:t>
      </w:r>
      <w:r w:rsidRPr="001E4519">
        <w:t xml:space="preserve"> demonstração contábil ou d</w:t>
      </w:r>
      <w:r>
        <w:t>o</w:t>
      </w:r>
      <w:r w:rsidRPr="001E4519">
        <w:t xml:space="preserve"> elemento específico d</w:t>
      </w:r>
      <w:r>
        <w:t>a</w:t>
      </w:r>
      <w:r w:rsidRPr="001E4519">
        <w:t xml:space="preserve"> demonstração contábil. As informações incluídas na seção “Principais assuntos de auditoria” sobre como o assunto foi tratado na auditoria do conjunto completo de demonstrações contábeis podem ser úteis para o auditor determinar como tratar o assunto quando ele for relevante para a auditoria de quadros isolados das demonstrações contábeis ou de elementos específicos das demonstrações contábeis.</w:t>
      </w:r>
    </w:p>
    <w:p w14:paraId="248AD888" w14:textId="77777777" w:rsidR="00C1157F" w:rsidRPr="001E4519" w:rsidRDefault="00C1157F" w:rsidP="00C1157F">
      <w:pPr>
        <w:jc w:val="both"/>
      </w:pPr>
    </w:p>
    <w:p w14:paraId="7DA1932C" w14:textId="77777777" w:rsidR="00C1157F" w:rsidRPr="001E4519" w:rsidRDefault="00C1157F" w:rsidP="00C1157F">
      <w:pPr>
        <w:jc w:val="both"/>
      </w:pPr>
      <w:r w:rsidRPr="001E4519">
        <w:t>Inclusão de referência ao relatório do auditor sobre o conjunto completo d</w:t>
      </w:r>
      <w:r>
        <w:t>e</w:t>
      </w:r>
      <w:r w:rsidRPr="001E4519">
        <w:t xml:space="preserve"> demonstrações contábeis</w:t>
      </w:r>
    </w:p>
    <w:p w14:paraId="3A9800E9" w14:textId="77777777" w:rsidR="00C1157F" w:rsidRPr="001E4519" w:rsidRDefault="00C1157F" w:rsidP="00C1157F">
      <w:pPr>
        <w:jc w:val="both"/>
      </w:pPr>
    </w:p>
    <w:p w14:paraId="7467C348" w14:textId="77777777" w:rsidR="00C1157F" w:rsidRPr="001E4519" w:rsidRDefault="00C1157F" w:rsidP="00C1157F">
      <w:pPr>
        <w:ind w:left="567" w:hanging="567"/>
        <w:jc w:val="both"/>
      </w:pPr>
      <w:r w:rsidRPr="001E4519">
        <w:t>A27.</w:t>
      </w:r>
      <w:r w:rsidRPr="001E4519">
        <w:tab/>
        <w:t>Mesmo quando certos assuntos incluídos no relatório do auditor independente sobre o conjunto completo de demonstrações contábeis não têm implicações para a auditoria de quadros isolados d</w:t>
      </w:r>
      <w:r>
        <w:t>a</w:t>
      </w:r>
      <w:r w:rsidRPr="001E4519">
        <w:t xml:space="preserve"> demonstração contábil ou d</w:t>
      </w:r>
      <w:r>
        <w:t>o</w:t>
      </w:r>
      <w:r w:rsidRPr="001E4519">
        <w:t xml:space="preserve"> elemento d</w:t>
      </w:r>
      <w:r>
        <w:t>a</w:t>
      </w:r>
      <w:r w:rsidRPr="001E4519">
        <w:t xml:space="preserve"> demonstração contábil ou para o relatório do auditor independente sobre eles, o auditor pode considerar apropriado referir-se ao assunto no parágrafo de outros assuntos no relatório de auditoria independente sobre o quadro isolado d</w:t>
      </w:r>
      <w:r>
        <w:t>a</w:t>
      </w:r>
      <w:r w:rsidRPr="001E4519">
        <w:t xml:space="preserve"> demonstração contábil ou sobre o elemento específico d</w:t>
      </w:r>
      <w:r>
        <w:t>a</w:t>
      </w:r>
      <w:r w:rsidRPr="001E4519">
        <w:t xml:space="preserve"> demonstração contábil (ver itens 10 e 11 da NBC TA 706). Por exemplo, o auditor pode considerar apropriado, no relatório do auditor independente sobre quadros isolados das demonstrações contábeis ou sobre elementos específicos das demonstrações contábeis, referir-se </w:t>
      </w:r>
      <w:r>
        <w:t>à</w:t>
      </w:r>
      <w:r w:rsidRPr="001E4519">
        <w:t xml:space="preserve"> seção de “Incerteza relevante relacionada com continuidade operacional” incluída no relatório do auditor independente sobre </w:t>
      </w:r>
      <w:r>
        <w:t>o</w:t>
      </w:r>
      <w:r w:rsidRPr="001E4519">
        <w:t xml:space="preserve"> conjunto completo de demonstrações contábeis.</w:t>
      </w:r>
    </w:p>
    <w:p w14:paraId="4BBB9CCA" w14:textId="77777777" w:rsidR="00C1157F" w:rsidRPr="001E4519" w:rsidRDefault="00C1157F" w:rsidP="00C1157F">
      <w:pPr>
        <w:jc w:val="both"/>
      </w:pPr>
    </w:p>
    <w:p w14:paraId="777AC021" w14:textId="77777777" w:rsidR="00C1157F" w:rsidRPr="001E4519" w:rsidRDefault="00C1157F" w:rsidP="00C1157F">
      <w:pPr>
        <w:jc w:val="both"/>
      </w:pPr>
      <w:r w:rsidRPr="001E4519">
        <w:t>Opinião adversa ou abstenção de opinião no relatório do auditor independente sobre o conjunto completo de demonstrações contábeis da entidade (ver item 15)</w:t>
      </w:r>
    </w:p>
    <w:p w14:paraId="3B29AE85" w14:textId="77777777" w:rsidR="00C1157F" w:rsidRPr="001E4519" w:rsidRDefault="00C1157F" w:rsidP="00C1157F">
      <w:pPr>
        <w:jc w:val="both"/>
      </w:pPr>
    </w:p>
    <w:p w14:paraId="4918F9F6" w14:textId="77777777" w:rsidR="00C1157F" w:rsidRPr="001E4519" w:rsidRDefault="00C1157F" w:rsidP="00C1157F">
      <w:pPr>
        <w:ind w:left="567" w:hanging="567"/>
        <w:jc w:val="both"/>
      </w:pPr>
      <w:r w:rsidRPr="001E4519">
        <w:t>A28.</w:t>
      </w:r>
      <w:r w:rsidRPr="001E4519">
        <w:tab/>
        <w:t>No relatório do auditor independente sobre o conjunto completo de demonstrações contábeis da entidade, a expressão de abstenção de opinião com relação aos resultados das operações e fluxos de caixa, quando relevante, e de opinião sem modificações com relação à posição patrimonial e financeira é permitida desde que a abstenção de opinião esteja sendo emitida somente sobre os resultados das operações e fluxos de caixa e</w:t>
      </w:r>
      <w:r>
        <w:t>,</w:t>
      </w:r>
      <w:r w:rsidRPr="001E4519">
        <w:t xml:space="preserve"> não</w:t>
      </w:r>
      <w:r>
        <w:t>,</w:t>
      </w:r>
      <w:r w:rsidRPr="001E4519">
        <w:t xml:space="preserve"> sobre as demonstrações contábeis como um todo (NBC TA 510, item A8, e NBC TA 705, item A16).</w:t>
      </w:r>
    </w:p>
    <w:p w14:paraId="5E3A1D72" w14:textId="77777777" w:rsidR="00C1157F" w:rsidRDefault="00C1157F" w:rsidP="00C1157F">
      <w:pPr>
        <w:jc w:val="both"/>
      </w:pPr>
    </w:p>
    <w:p w14:paraId="76887866" w14:textId="77777777" w:rsidR="00C1157F" w:rsidRPr="001E4519" w:rsidRDefault="00C1157F" w:rsidP="00C1157F">
      <w:pPr>
        <w:jc w:val="both"/>
      </w:pPr>
    </w:p>
    <w:p w14:paraId="6C7FE706" w14:textId="77777777" w:rsidR="00C1157F" w:rsidRPr="001E4519" w:rsidRDefault="00C1157F" w:rsidP="00C1157F">
      <w:pPr>
        <w:jc w:val="both"/>
        <w:rPr>
          <w:b/>
        </w:rPr>
      </w:pPr>
      <w:r w:rsidRPr="001E4519">
        <w:rPr>
          <w:b/>
        </w:rPr>
        <w:t xml:space="preserve">Apêndice 1 </w:t>
      </w:r>
      <w:r w:rsidRPr="00781805">
        <w:t>(ver item A3)</w:t>
      </w:r>
    </w:p>
    <w:p w14:paraId="01CEC8B2" w14:textId="77777777" w:rsidR="00C1157F" w:rsidRPr="00753ABA" w:rsidRDefault="00C1157F" w:rsidP="00C1157F">
      <w:pPr>
        <w:jc w:val="both"/>
      </w:pPr>
    </w:p>
    <w:p w14:paraId="74F5FD59" w14:textId="77777777" w:rsidR="00C1157F" w:rsidRPr="001E4519" w:rsidRDefault="00C1157F" w:rsidP="00C1157F">
      <w:pPr>
        <w:spacing w:after="120"/>
        <w:jc w:val="both"/>
        <w:rPr>
          <w:b/>
        </w:rPr>
      </w:pPr>
      <w:r w:rsidRPr="001E4519">
        <w:rPr>
          <w:b/>
        </w:rPr>
        <w:t xml:space="preserve">Exemplos de </w:t>
      </w:r>
      <w:r w:rsidRPr="00FE37B4">
        <w:rPr>
          <w:b/>
          <w:highlight w:val="yellow"/>
        </w:rPr>
        <w:t>elementos, contas ou itens específicos</w:t>
      </w:r>
      <w:r w:rsidRPr="001E4519">
        <w:rPr>
          <w:b/>
        </w:rPr>
        <w:t xml:space="preserve"> das demonstrações contábeis:</w:t>
      </w:r>
    </w:p>
    <w:p w14:paraId="1C053161" w14:textId="77777777" w:rsidR="00C1157F" w:rsidRPr="00067927" w:rsidRDefault="00C1157F">
      <w:pPr>
        <w:pStyle w:val="PargrafodaLista"/>
        <w:numPr>
          <w:ilvl w:val="0"/>
          <w:numId w:val="333"/>
        </w:numPr>
        <w:spacing w:after="120" w:line="240" w:lineRule="auto"/>
        <w:ind w:left="284" w:hanging="284"/>
        <w:contextualSpacing w:val="0"/>
        <w:jc w:val="both"/>
        <w:rPr>
          <w:highlight w:val="yellow"/>
        </w:rPr>
      </w:pPr>
      <w:r w:rsidRPr="00067927">
        <w:rPr>
          <w:highlight w:val="yellow"/>
        </w:rPr>
        <w:t>contas a receber, provisão para créditos de liquidação duvidosa, estoques, provisão para benefícios de plano de previdência privada, valor registrado de ativos intangíveis identificados, ou o passivo por reclamações “incorridas, mas não reportadas” na carteira de seguros, incluindo as respectivas notas explicativas;</w:t>
      </w:r>
    </w:p>
    <w:p w14:paraId="0E440BF7" w14:textId="77777777" w:rsidR="00C1157F" w:rsidRPr="00067927" w:rsidRDefault="00C1157F">
      <w:pPr>
        <w:pStyle w:val="PargrafodaLista"/>
        <w:numPr>
          <w:ilvl w:val="0"/>
          <w:numId w:val="333"/>
        </w:numPr>
        <w:spacing w:after="120" w:line="240" w:lineRule="auto"/>
        <w:ind w:left="284" w:hanging="284"/>
        <w:contextualSpacing w:val="0"/>
        <w:jc w:val="both"/>
        <w:rPr>
          <w:highlight w:val="yellow"/>
        </w:rPr>
      </w:pPr>
      <w:r w:rsidRPr="00067927">
        <w:rPr>
          <w:highlight w:val="yellow"/>
        </w:rPr>
        <w:t>demonstrativo de ativos e receita do plano de previdência privada administrados externamente, incluindo as respectivas notas explicativas;</w:t>
      </w:r>
    </w:p>
    <w:p w14:paraId="638BBF45" w14:textId="77777777" w:rsidR="00C1157F" w:rsidRPr="00067927" w:rsidRDefault="00C1157F">
      <w:pPr>
        <w:pStyle w:val="PargrafodaLista"/>
        <w:numPr>
          <w:ilvl w:val="0"/>
          <w:numId w:val="333"/>
        </w:numPr>
        <w:spacing w:after="120" w:line="240" w:lineRule="auto"/>
        <w:ind w:left="284" w:hanging="284"/>
        <w:contextualSpacing w:val="0"/>
        <w:jc w:val="both"/>
        <w:rPr>
          <w:highlight w:val="yellow"/>
        </w:rPr>
      </w:pPr>
      <w:r w:rsidRPr="00067927">
        <w:rPr>
          <w:highlight w:val="yellow"/>
        </w:rPr>
        <w:t>demonstrativo de ativos tangíveis líquidos, incluindo as respectivas notas explicativas;</w:t>
      </w:r>
    </w:p>
    <w:p w14:paraId="0335B148" w14:textId="77777777" w:rsidR="00C1157F" w:rsidRPr="00067927" w:rsidRDefault="00C1157F">
      <w:pPr>
        <w:pStyle w:val="PargrafodaLista"/>
        <w:numPr>
          <w:ilvl w:val="0"/>
          <w:numId w:val="333"/>
        </w:numPr>
        <w:spacing w:after="120" w:line="240" w:lineRule="auto"/>
        <w:ind w:left="284" w:hanging="284"/>
        <w:contextualSpacing w:val="0"/>
        <w:jc w:val="both"/>
        <w:rPr>
          <w:highlight w:val="yellow"/>
        </w:rPr>
      </w:pPr>
      <w:r w:rsidRPr="00067927">
        <w:rPr>
          <w:highlight w:val="yellow"/>
        </w:rPr>
        <w:t>demonstrativo de desembolsos em relação a imóvel arrendado, incluindo as notas explicativas;</w:t>
      </w:r>
    </w:p>
    <w:p w14:paraId="3DDECA42" w14:textId="77777777" w:rsidR="00C1157F" w:rsidRPr="00067927" w:rsidRDefault="00C1157F">
      <w:pPr>
        <w:pStyle w:val="PargrafodaLista"/>
        <w:numPr>
          <w:ilvl w:val="0"/>
          <w:numId w:val="333"/>
        </w:numPr>
        <w:spacing w:after="0" w:line="240" w:lineRule="auto"/>
        <w:ind w:left="284" w:hanging="284"/>
        <w:contextualSpacing w:val="0"/>
        <w:jc w:val="both"/>
        <w:rPr>
          <w:highlight w:val="yellow"/>
        </w:rPr>
      </w:pPr>
      <w:r w:rsidRPr="00067927">
        <w:rPr>
          <w:highlight w:val="yellow"/>
        </w:rPr>
        <w:t>demonstrativo de participação nos lucros ou bônus a empregados, incluindo as notas explicativas.</w:t>
      </w:r>
    </w:p>
    <w:p w14:paraId="27021B2D" w14:textId="77777777" w:rsidR="00C1157F" w:rsidRPr="001E4519" w:rsidRDefault="00C1157F" w:rsidP="00C1157F">
      <w:pPr>
        <w:jc w:val="both"/>
      </w:pPr>
    </w:p>
    <w:p w14:paraId="16D9459F" w14:textId="77777777" w:rsidR="00C1157F" w:rsidRPr="001E4519" w:rsidRDefault="00C1157F" w:rsidP="00C1157F">
      <w:pPr>
        <w:jc w:val="both"/>
        <w:rPr>
          <w:b/>
        </w:rPr>
      </w:pPr>
      <w:r w:rsidRPr="001E4519">
        <w:rPr>
          <w:b/>
        </w:rPr>
        <w:t>Apêndice 2 (</w:t>
      </w:r>
      <w:r w:rsidRPr="00781805">
        <w:t>ver item A17)</w:t>
      </w:r>
    </w:p>
    <w:p w14:paraId="2850A80D" w14:textId="77777777" w:rsidR="00C1157F" w:rsidRPr="001E4519" w:rsidRDefault="00C1157F" w:rsidP="00C1157F">
      <w:pPr>
        <w:jc w:val="both"/>
      </w:pPr>
    </w:p>
    <w:p w14:paraId="394BB28C" w14:textId="77777777" w:rsidR="00C1157F" w:rsidRPr="001E4519" w:rsidRDefault="00C1157F" w:rsidP="00C1157F">
      <w:pPr>
        <w:spacing w:after="120"/>
        <w:jc w:val="both"/>
      </w:pPr>
      <w:r w:rsidRPr="001E4519">
        <w:t>Exemplos de relatório do auditor independente sobre quadros isolados das demonstrações contábeis e sobre elementos específicos das demonstrações contábeis:</w:t>
      </w:r>
    </w:p>
    <w:p w14:paraId="280D64B3" w14:textId="77777777" w:rsidR="00C1157F" w:rsidRDefault="00C1157F">
      <w:pPr>
        <w:pStyle w:val="PargrafodaLista"/>
        <w:numPr>
          <w:ilvl w:val="0"/>
          <w:numId w:val="333"/>
        </w:numPr>
        <w:spacing w:after="120" w:line="240" w:lineRule="auto"/>
        <w:ind w:left="284" w:hanging="284"/>
        <w:contextualSpacing w:val="0"/>
        <w:jc w:val="both"/>
      </w:pPr>
      <w:r w:rsidRPr="001E4519">
        <w:rPr>
          <w:b/>
        </w:rPr>
        <w:t>Exemplo 1</w:t>
      </w:r>
      <w:r w:rsidRPr="001E4519">
        <w:t>: Relatório do auditor independente sobre quadros isolados das demonstrações contábeis d</w:t>
      </w:r>
      <w:r>
        <w:t>e</w:t>
      </w:r>
      <w:r w:rsidRPr="001E4519">
        <w:t xml:space="preserve"> entidade não listada</w:t>
      </w:r>
      <w:r>
        <w:t>,</w:t>
      </w:r>
      <w:r w:rsidRPr="001E4519">
        <w:t xml:space="preserve"> elaborados de acordo com a estrutura conceitual de contabilidade para propósitos gerais (para fins deste exemplo, estrutura de apresentação adequada</w:t>
      </w:r>
      <w:r>
        <w:t>)</w:t>
      </w:r>
      <w:r w:rsidRPr="001E4519">
        <w:t>.</w:t>
      </w:r>
    </w:p>
    <w:p w14:paraId="24DCF794" w14:textId="77777777" w:rsidR="00C1157F" w:rsidRDefault="00C1157F">
      <w:pPr>
        <w:pStyle w:val="PargrafodaLista"/>
        <w:numPr>
          <w:ilvl w:val="0"/>
          <w:numId w:val="333"/>
        </w:numPr>
        <w:spacing w:after="120" w:line="240" w:lineRule="auto"/>
        <w:ind w:left="284" w:hanging="284"/>
        <w:contextualSpacing w:val="0"/>
        <w:jc w:val="both"/>
      </w:pPr>
      <w:r w:rsidRPr="001E4519">
        <w:rPr>
          <w:b/>
        </w:rPr>
        <w:t>Exemplo 2</w:t>
      </w:r>
      <w:r w:rsidRPr="001E4519">
        <w:t>: Relatório do auditor independente sobre quadros isolados das demonstrações contábeis d</w:t>
      </w:r>
      <w:r>
        <w:t>e</w:t>
      </w:r>
      <w:r w:rsidRPr="001E4519">
        <w:t xml:space="preserve"> entidade não listada</w:t>
      </w:r>
      <w:r>
        <w:t>,</w:t>
      </w:r>
      <w:r w:rsidRPr="001E4519">
        <w:t xml:space="preserve"> elaborados de acordo com a estrutura conceitual de contabilidade para propósitos especiais (para fins deste exemplo, estrutura de apresentação adequada</w:t>
      </w:r>
      <w:r>
        <w:t>)</w:t>
      </w:r>
      <w:r w:rsidRPr="001E4519">
        <w:t>.</w:t>
      </w:r>
    </w:p>
    <w:p w14:paraId="4C12A65B" w14:textId="77777777" w:rsidR="00C1157F" w:rsidRDefault="00C1157F">
      <w:pPr>
        <w:pStyle w:val="PargrafodaLista"/>
        <w:numPr>
          <w:ilvl w:val="0"/>
          <w:numId w:val="333"/>
        </w:numPr>
        <w:spacing w:after="0" w:line="240" w:lineRule="auto"/>
        <w:ind w:left="284" w:hanging="284"/>
        <w:contextualSpacing w:val="0"/>
        <w:jc w:val="both"/>
      </w:pPr>
      <w:r w:rsidRPr="001E4519">
        <w:rPr>
          <w:b/>
        </w:rPr>
        <w:t>Exemplo 3</w:t>
      </w:r>
      <w:r w:rsidRPr="001E4519">
        <w:t>: Relatório do auditor independente sobre elemento específico das demonstrações contábeis d</w:t>
      </w:r>
      <w:r>
        <w:t>e</w:t>
      </w:r>
      <w:r w:rsidRPr="001E4519">
        <w:t xml:space="preserve"> entidade listada</w:t>
      </w:r>
      <w:r>
        <w:t>,</w:t>
      </w:r>
      <w:r w:rsidRPr="001E4519">
        <w:t xml:space="preserve"> elaborado de acordo com a estrutura conceitual de contabilidade para propósitos especiais (para fins deste exemplo, estrutura de conformidade).</w:t>
      </w:r>
    </w:p>
    <w:p w14:paraId="0284D6BE" w14:textId="77777777" w:rsidR="00C1157F" w:rsidRPr="001E4519" w:rsidRDefault="00C1157F" w:rsidP="00C1157F">
      <w:pPr>
        <w:jc w:val="both"/>
      </w:pPr>
    </w:p>
    <w:p w14:paraId="3D2ED6CB" w14:textId="77777777" w:rsidR="00C1157F" w:rsidRPr="001E4519" w:rsidRDefault="00C1157F" w:rsidP="00C1157F">
      <w:pPr>
        <w:jc w:val="both"/>
      </w:pPr>
    </w:p>
    <w:p w14:paraId="48F30430" w14:textId="77777777" w:rsidR="00C1157F" w:rsidRPr="001E4519" w:rsidRDefault="00C1157F" w:rsidP="00C1157F">
      <w:pPr>
        <w:jc w:val="both"/>
        <w:rPr>
          <w:b/>
        </w:rPr>
      </w:pPr>
      <w:r w:rsidRPr="001E4519">
        <w:rPr>
          <w:b/>
        </w:rPr>
        <w:t>Exemplo 1: Relatório do auditor independente sobre quadros isolados das demonstrações contábeis d</w:t>
      </w:r>
      <w:r>
        <w:rPr>
          <w:b/>
        </w:rPr>
        <w:t>e</w:t>
      </w:r>
      <w:r w:rsidRPr="001E4519">
        <w:rPr>
          <w:b/>
        </w:rPr>
        <w:t xml:space="preserve"> entidade não listada</w:t>
      </w:r>
      <w:r>
        <w:rPr>
          <w:b/>
        </w:rPr>
        <w:t>,</w:t>
      </w:r>
      <w:r w:rsidRPr="001E4519">
        <w:rPr>
          <w:b/>
        </w:rPr>
        <w:t xml:space="preserve"> elaborados de acordo com a estrutura conceitual de contabilidade para propósitos gerais (para fins deste exemplo, estrutura de apresentação adequada</w:t>
      </w:r>
      <w:r>
        <w:rPr>
          <w:b/>
        </w:rPr>
        <w:t>)</w:t>
      </w:r>
      <w:r w:rsidRPr="001E4519">
        <w:rPr>
          <w:b/>
        </w:rPr>
        <w:t>.</w:t>
      </w:r>
    </w:p>
    <w:p w14:paraId="2DF47922" w14:textId="77777777" w:rsidR="00C1157F" w:rsidRPr="001E4519" w:rsidRDefault="00C1157F" w:rsidP="00C1157F">
      <w:pPr>
        <w:jc w:val="both"/>
      </w:pPr>
    </w:p>
    <w:p w14:paraId="16D7E313" w14:textId="77777777" w:rsidR="00C1157F" w:rsidRPr="001E4519" w:rsidRDefault="00C1157F" w:rsidP="00C1157F">
      <w:pPr>
        <w:spacing w:after="120"/>
        <w:jc w:val="both"/>
      </w:pPr>
      <w:r w:rsidRPr="001E4519">
        <w:t xml:space="preserve">Para fins deste exemplo, são consideradas as seguintes </w:t>
      </w:r>
      <w:r w:rsidRPr="006E796E">
        <w:rPr>
          <w:highlight w:val="yellow"/>
        </w:rPr>
        <w:t>circunstâncias</w:t>
      </w:r>
      <w:r w:rsidRPr="001E4519">
        <w:t>:</w:t>
      </w:r>
    </w:p>
    <w:p w14:paraId="732EFB95"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Auditoria do balanço patrimonial (ou seja, quadro isolado das demonstrações contábeis) d</w:t>
      </w:r>
      <w:r>
        <w:t>e</w:t>
      </w:r>
      <w:r w:rsidRPr="001E4519">
        <w:t xml:space="preserve"> entidade não listada.</w:t>
      </w:r>
    </w:p>
    <w:p w14:paraId="6C767F5C"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 xml:space="preserve">O balanço patrimonial foi elaborado pela administração da entidade de acordo com os requisitos da estrutura de relatório financeiro </w:t>
      </w:r>
      <w:r w:rsidRPr="0078181B">
        <w:t>na Jurisdição</w:t>
      </w:r>
      <w:r w:rsidRPr="001E4519">
        <w:t xml:space="preserve"> X relevantes para a elaboração de balanços patrimoniais.</w:t>
      </w:r>
    </w:p>
    <w:p w14:paraId="1900CC8F"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Os termos do trabalho de auditoria refletem a descrição da responsabilidade da administração pelas demonstrações contábeis na NBC TA 210.</w:t>
      </w:r>
    </w:p>
    <w:p w14:paraId="4EB43F39"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A estrutura de relatório financeiro aplicável é a estrutura de apresentação adequada elaborada para satisfazer as necessidades de informações financeiras comuns de ampla gama de usuários.</w:t>
      </w:r>
    </w:p>
    <w:p w14:paraId="73EA4D2A"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 xml:space="preserve">O auditor determinou ser apropriado o uso da frase “apresenta adequadamente, em todos os aspectos relevantes” na </w:t>
      </w:r>
      <w:r w:rsidRPr="000753F1">
        <w:rPr>
          <w:highlight w:val="yellow"/>
        </w:rPr>
        <w:t>opinião</w:t>
      </w:r>
      <w:r w:rsidRPr="001E4519">
        <w:t xml:space="preserve"> do auditor.</w:t>
      </w:r>
    </w:p>
    <w:p w14:paraId="7E9F2DD4"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As exigências éticas relevantes que se aplicam à auditoria compõem o Código de Ética Profissional do Contador e as normas profissionais emitidas pelo</w:t>
      </w:r>
      <w:r>
        <w:t xml:space="preserve"> CFC</w:t>
      </w:r>
      <w:r w:rsidRPr="001E4519">
        <w:t>.</w:t>
      </w:r>
    </w:p>
    <w:p w14:paraId="3BAE1BAC"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 xml:space="preserve">Com base na evidência de auditoria obtida, o auditor concluiu que existe incerteza relevante em relação a eventos ou condições </w:t>
      </w:r>
      <w:r w:rsidRPr="006E796E">
        <w:rPr>
          <w:highlight w:val="yellow"/>
        </w:rPr>
        <w:t>que podem levantar dúvida significativa em relação à capacidade de continuidade operacional da entidade de acordo com a NBC TA 570</w:t>
      </w:r>
      <w:r w:rsidRPr="001E4519">
        <w:t>. A divulgação da incerteza relevante nos quadros isolados das demonstrações contábeis é adequada.</w:t>
      </w:r>
    </w:p>
    <w:p w14:paraId="2168607D"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 xml:space="preserve">O auditor não </w:t>
      </w:r>
      <w:r>
        <w:t xml:space="preserve">é requerido e, adicionalmente, </w:t>
      </w:r>
      <w:r w:rsidRPr="001E4519">
        <w:t>decidiu</w:t>
      </w:r>
      <w:r>
        <w:t xml:space="preserve"> não</w:t>
      </w:r>
      <w:r w:rsidRPr="001E4519">
        <w:t xml:space="preserve"> comunicar os principais assuntos de auditoria de acordo com a </w:t>
      </w:r>
      <w:r w:rsidRPr="000753F1">
        <w:rPr>
          <w:highlight w:val="yellow"/>
        </w:rPr>
        <w:t>NBC TA 701</w:t>
      </w:r>
      <w:r w:rsidRPr="001E4519">
        <w:t xml:space="preserve"> no contexto da auditoria do balanço patrimonial.</w:t>
      </w:r>
    </w:p>
    <w:p w14:paraId="3C4A6E6E" w14:textId="77777777" w:rsidR="00C1157F" w:rsidRDefault="00C1157F">
      <w:pPr>
        <w:pStyle w:val="PargrafodaLista"/>
        <w:numPr>
          <w:ilvl w:val="0"/>
          <w:numId w:val="334"/>
        </w:numPr>
        <w:tabs>
          <w:tab w:val="left" w:pos="-2410"/>
        </w:tabs>
        <w:spacing w:after="120" w:line="240" w:lineRule="auto"/>
        <w:ind w:left="284" w:hanging="284"/>
        <w:contextualSpacing w:val="0"/>
        <w:jc w:val="both"/>
      </w:pPr>
      <w:r w:rsidRPr="001E4519">
        <w:t xml:space="preserve">O auditor determinou que não há outras informações (ou seja, os requisitos da </w:t>
      </w:r>
      <w:r w:rsidRPr="000753F1">
        <w:rPr>
          <w:highlight w:val="yellow"/>
        </w:rPr>
        <w:t>NBC TA 720</w:t>
      </w:r>
      <w:r w:rsidRPr="001E4519">
        <w:t xml:space="preserve"> não se aplicam).</w:t>
      </w:r>
    </w:p>
    <w:p w14:paraId="0E7B55B2" w14:textId="77777777" w:rsidR="00C1157F" w:rsidRDefault="00C1157F">
      <w:pPr>
        <w:pStyle w:val="PargrafodaLista"/>
        <w:numPr>
          <w:ilvl w:val="0"/>
          <w:numId w:val="334"/>
        </w:numPr>
        <w:tabs>
          <w:tab w:val="left" w:pos="-2410"/>
        </w:tabs>
        <w:spacing w:after="0" w:line="240" w:lineRule="auto"/>
        <w:ind w:left="284" w:hanging="284"/>
        <w:contextualSpacing w:val="0"/>
        <w:jc w:val="both"/>
      </w:pPr>
      <w:r w:rsidRPr="001E4519">
        <w:t>As pessoas responsáveis pela supervisão das demonstrações contábeis não são aquelas responsáveis pela elaboração das demonstrações contábeis.</w:t>
      </w:r>
    </w:p>
    <w:p w14:paraId="2C933813" w14:textId="77777777" w:rsidR="00C1157F" w:rsidRDefault="00C1157F" w:rsidP="00C1157F">
      <w:pPr>
        <w:jc w:val="both"/>
      </w:pPr>
    </w:p>
    <w:p w14:paraId="26DB0366" w14:textId="77777777" w:rsidR="00C1157F" w:rsidRPr="001E4519" w:rsidRDefault="00C1157F" w:rsidP="00C1157F">
      <w:pPr>
        <w:jc w:val="both"/>
      </w:pPr>
    </w:p>
    <w:p w14:paraId="3B1E395F" w14:textId="77777777" w:rsidR="00C1157F" w:rsidRPr="001E4519" w:rsidRDefault="00C1157F" w:rsidP="00C1157F">
      <w:pPr>
        <w:jc w:val="both"/>
        <w:rPr>
          <w:b/>
        </w:rPr>
      </w:pPr>
      <w:r w:rsidRPr="001E4519">
        <w:rPr>
          <w:b/>
        </w:rPr>
        <w:t>RELATÓRIO DO AUDITOR INDEPENDENTE</w:t>
      </w:r>
    </w:p>
    <w:p w14:paraId="118BB8C6" w14:textId="77777777" w:rsidR="00C1157F" w:rsidRPr="001E4519" w:rsidRDefault="00C1157F" w:rsidP="00C1157F">
      <w:pPr>
        <w:jc w:val="both"/>
      </w:pPr>
    </w:p>
    <w:p w14:paraId="383C2D71" w14:textId="77777777" w:rsidR="00C1157F" w:rsidRPr="001E4519" w:rsidRDefault="00C1157F" w:rsidP="00C1157F">
      <w:pPr>
        <w:jc w:val="both"/>
      </w:pPr>
      <w:r>
        <w:t>(</w:t>
      </w:r>
      <w:r w:rsidRPr="001E4519">
        <w:t>Destinatário apropriado</w:t>
      </w:r>
      <w:r>
        <w:t>)</w:t>
      </w:r>
    </w:p>
    <w:p w14:paraId="77A813A6" w14:textId="77777777" w:rsidR="00C1157F" w:rsidRPr="001E4519" w:rsidRDefault="00C1157F" w:rsidP="00C1157F">
      <w:pPr>
        <w:jc w:val="both"/>
      </w:pPr>
    </w:p>
    <w:p w14:paraId="0606D213" w14:textId="77777777" w:rsidR="00C1157F" w:rsidRPr="001E4519" w:rsidRDefault="00C1157F" w:rsidP="00C1157F">
      <w:pPr>
        <w:jc w:val="both"/>
        <w:rPr>
          <w:b/>
        </w:rPr>
      </w:pPr>
      <w:r w:rsidRPr="001E4519">
        <w:rPr>
          <w:b/>
        </w:rPr>
        <w:t>Opinião</w:t>
      </w:r>
    </w:p>
    <w:p w14:paraId="4EB5E5AA" w14:textId="77777777" w:rsidR="00C1157F" w:rsidRPr="001E4519" w:rsidRDefault="00C1157F" w:rsidP="00C1157F">
      <w:pPr>
        <w:jc w:val="both"/>
      </w:pPr>
    </w:p>
    <w:p w14:paraId="33387E87" w14:textId="77777777" w:rsidR="00C1157F" w:rsidRPr="001E4519" w:rsidRDefault="00C1157F" w:rsidP="00C1157F">
      <w:pPr>
        <w:jc w:val="both"/>
      </w:pPr>
      <w:r w:rsidRPr="001E4519">
        <w:t xml:space="preserve">Examinamos </w:t>
      </w:r>
      <w:r w:rsidRPr="007956F1">
        <w:rPr>
          <w:highlight w:val="yellow"/>
        </w:rPr>
        <w:t>o balanço patrimonial</w:t>
      </w:r>
      <w:r w:rsidRPr="001E4519">
        <w:t xml:space="preserve"> da Companhia ABC (</w:t>
      </w:r>
      <w:r>
        <w:t>c</w:t>
      </w:r>
      <w:r w:rsidRPr="001E4519">
        <w:t>ompanhia)</w:t>
      </w:r>
      <w:r>
        <w:t>,</w:t>
      </w:r>
      <w:r w:rsidRPr="001E4519">
        <w:t xml:space="preserve"> em 31 de dezembro de 20X1</w:t>
      </w:r>
      <w:r>
        <w:t>, e</w:t>
      </w:r>
      <w:r w:rsidRPr="001E4519">
        <w:t xml:space="preserve"> </w:t>
      </w:r>
      <w:r w:rsidRPr="007956F1">
        <w:rPr>
          <w:highlight w:val="yellow"/>
        </w:rPr>
        <w:t>as correspondentes notas explicativas</w:t>
      </w:r>
      <w:r w:rsidRPr="001E4519">
        <w:t>, incluindo o resumo das principais políticas contábeis (em conjunto “demonstração contábil”).</w:t>
      </w:r>
    </w:p>
    <w:p w14:paraId="195ADDBB" w14:textId="77777777" w:rsidR="00C1157F" w:rsidRPr="001E4519" w:rsidRDefault="00C1157F" w:rsidP="00C1157F">
      <w:pPr>
        <w:jc w:val="both"/>
      </w:pPr>
    </w:p>
    <w:p w14:paraId="4DF91CDC" w14:textId="77777777" w:rsidR="00C1157F" w:rsidRPr="001E4519" w:rsidRDefault="00C1157F" w:rsidP="00C1157F">
      <w:pPr>
        <w:jc w:val="both"/>
      </w:pPr>
      <w:r w:rsidRPr="001E4519">
        <w:t xml:space="preserve">Em nossa opinião, </w:t>
      </w:r>
      <w:r w:rsidRPr="007956F1">
        <w:rPr>
          <w:highlight w:val="yellow"/>
        </w:rPr>
        <w:t>a</w:t>
      </w:r>
      <w:r w:rsidRPr="001E4519">
        <w:t xml:space="preserve"> demonstração contábil acima referida </w:t>
      </w:r>
      <w:r w:rsidRPr="000753F1">
        <w:rPr>
          <w:highlight w:val="green"/>
        </w:rPr>
        <w:t>apresenta, adequadamente</w:t>
      </w:r>
      <w:r w:rsidRPr="001E4519">
        <w:t xml:space="preserve">, em todos os aspectos relevantes, a posição patrimonial e financeira da </w:t>
      </w:r>
      <w:r>
        <w:t>c</w:t>
      </w:r>
      <w:r w:rsidRPr="001E4519">
        <w:t xml:space="preserve">ompanhia em 31 de dezembro de 20X1 de acordo com os requisitos da estrutura de relatório financeiro </w:t>
      </w:r>
      <w:r w:rsidRPr="0078181B">
        <w:t>na Jurisdição</w:t>
      </w:r>
      <w:r w:rsidRPr="001E4519">
        <w:t xml:space="preserve"> X relevantes para a elaboração dessa demonstração contábil</w:t>
      </w:r>
      <w:r w:rsidRPr="001E4519">
        <w:rPr>
          <w:color w:val="0000FF"/>
        </w:rPr>
        <w:t>.</w:t>
      </w:r>
    </w:p>
    <w:p w14:paraId="68D4FA2A" w14:textId="77777777" w:rsidR="00C1157F" w:rsidRDefault="00C1157F" w:rsidP="00C1157F">
      <w:pPr>
        <w:jc w:val="both"/>
        <w:rPr>
          <w:b/>
        </w:rPr>
      </w:pPr>
    </w:p>
    <w:p w14:paraId="4D8DF9B8" w14:textId="77777777" w:rsidR="00C1157F" w:rsidRPr="001E4519" w:rsidRDefault="00C1157F" w:rsidP="00C1157F">
      <w:pPr>
        <w:jc w:val="both"/>
        <w:rPr>
          <w:b/>
        </w:rPr>
      </w:pPr>
      <w:r w:rsidRPr="001E4519">
        <w:rPr>
          <w:b/>
        </w:rPr>
        <w:t>Base para opinião</w:t>
      </w:r>
    </w:p>
    <w:p w14:paraId="5AB1E73A" w14:textId="77777777" w:rsidR="00C1157F" w:rsidRPr="001E4519" w:rsidRDefault="00C1157F" w:rsidP="00C1157F">
      <w:pPr>
        <w:jc w:val="both"/>
      </w:pPr>
    </w:p>
    <w:p w14:paraId="76007EAC" w14:textId="77777777" w:rsidR="00C1157F" w:rsidRPr="001E4519" w:rsidRDefault="00C1157F" w:rsidP="00C1157F">
      <w:pPr>
        <w:jc w:val="both"/>
      </w:pPr>
      <w:r w:rsidRPr="001E4519">
        <w:t>Nossa auditoria foi conduzida de acordo com as normas brasileiras e internacionais de auditoria. Nossas responsabilidades em conformidade com tais normas, estão descritas na seção a seguir</w:t>
      </w:r>
      <w:r>
        <w:t>,</w:t>
      </w:r>
      <w:r w:rsidRPr="001E4519">
        <w:t xml:space="preserve"> intitulada “Responsabilidades do auditor pela auditoria da demonstração contábil”. Somos independentes em relação à </w:t>
      </w:r>
      <w:r>
        <w:t>c</w:t>
      </w:r>
      <w:r w:rsidRPr="001E4519">
        <w:t>ompanhia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w:t>
      </w:r>
    </w:p>
    <w:p w14:paraId="0C088E30" w14:textId="77777777" w:rsidR="00C1157F" w:rsidRPr="001E4519" w:rsidRDefault="00C1157F" w:rsidP="00C1157F">
      <w:pPr>
        <w:jc w:val="both"/>
      </w:pPr>
    </w:p>
    <w:p w14:paraId="3F438B19" w14:textId="77777777" w:rsidR="00C1157F" w:rsidRPr="001E4519" w:rsidRDefault="00C1157F" w:rsidP="00C1157F">
      <w:pPr>
        <w:jc w:val="both"/>
        <w:rPr>
          <w:b/>
        </w:rPr>
      </w:pPr>
      <w:commentRangeStart w:id="262"/>
      <w:r w:rsidRPr="001E4519">
        <w:rPr>
          <w:b/>
        </w:rPr>
        <w:t>Incerteza relevante relacionada com a continuidade operacional</w:t>
      </w:r>
      <w:commentRangeEnd w:id="262"/>
      <w:r>
        <w:rPr>
          <w:rStyle w:val="Refdecomentrio"/>
        </w:rPr>
        <w:commentReference w:id="262"/>
      </w:r>
    </w:p>
    <w:p w14:paraId="1D3C18BF" w14:textId="77777777" w:rsidR="00C1157F" w:rsidRPr="001E4519" w:rsidRDefault="00C1157F" w:rsidP="00C1157F">
      <w:pPr>
        <w:jc w:val="both"/>
      </w:pPr>
    </w:p>
    <w:p w14:paraId="258E28FC" w14:textId="77777777" w:rsidR="00C1157F" w:rsidRPr="001E4519" w:rsidRDefault="00C1157F" w:rsidP="00C1157F">
      <w:pPr>
        <w:jc w:val="both"/>
      </w:pPr>
      <w:r w:rsidRPr="007956F1">
        <w:rPr>
          <w:highlight w:val="yellow"/>
        </w:rPr>
        <w:t>Chamamos a atenção para a Nota Explicativa 6</w:t>
      </w:r>
      <w:r w:rsidRPr="001E4519">
        <w:t xml:space="preserve"> à demonstração contábil, que indica que a </w:t>
      </w:r>
      <w:r>
        <w:t>c</w:t>
      </w:r>
      <w:r w:rsidRPr="001E4519">
        <w:t xml:space="preserve">ompanhia incorreu </w:t>
      </w:r>
      <w:r>
        <w:t>no</w:t>
      </w:r>
      <w:r w:rsidRPr="001E4519">
        <w:t xml:space="preserve"> prejuízo líquido de ZZZ mil durante o exercício findo em 31 de dezembro de 20X1 e, nessa data, o passivo circulante da </w:t>
      </w:r>
      <w:r>
        <w:t>c</w:t>
      </w:r>
      <w:r w:rsidRPr="001E4519">
        <w:t>ompanhia excedeu o total do ativo em YYY mil. Conforme apresentado na Nota</w:t>
      </w:r>
      <w:r>
        <w:t xml:space="preserve"> Explicativa</w:t>
      </w:r>
      <w:r w:rsidRPr="001E4519">
        <w:t xml:space="preserve"> 6, esses eventos ou condições, juntamente com outros assuntos descritos na Nota </w:t>
      </w:r>
      <w:r>
        <w:t xml:space="preserve">Explicativa </w:t>
      </w:r>
      <w:r w:rsidRPr="001E4519">
        <w:t xml:space="preserve">6, indicam a existência de incerteza relevante que pode levantar dúvida significativa quanto à capacidade de continuidade operacional da </w:t>
      </w:r>
      <w:r>
        <w:t>c</w:t>
      </w:r>
      <w:r w:rsidRPr="001E4519">
        <w:t>ompanhia. Nossa opinião não está modificada em relação a esse assunto.</w:t>
      </w:r>
    </w:p>
    <w:p w14:paraId="59C71DF7" w14:textId="77777777" w:rsidR="00C1157F" w:rsidRPr="001E4519" w:rsidRDefault="00C1157F" w:rsidP="00C1157F">
      <w:pPr>
        <w:jc w:val="both"/>
      </w:pPr>
    </w:p>
    <w:p w14:paraId="46D58571" w14:textId="77777777" w:rsidR="00C1157F" w:rsidRPr="001E4519" w:rsidRDefault="00C1157F" w:rsidP="00C1157F">
      <w:pPr>
        <w:jc w:val="both"/>
        <w:rPr>
          <w:b/>
        </w:rPr>
      </w:pPr>
      <w:r w:rsidRPr="001E4519">
        <w:rPr>
          <w:b/>
        </w:rPr>
        <w:t>Responsabilidades da administração e da governança pela demonstração contábil</w:t>
      </w:r>
      <w:r w:rsidRPr="00753ABA">
        <w:rPr>
          <w:b/>
          <w:vertAlign w:val="superscript"/>
        </w:rPr>
        <w:t>(1)</w:t>
      </w:r>
    </w:p>
    <w:p w14:paraId="086D0B6F" w14:textId="77777777" w:rsidR="00C1157F" w:rsidRPr="001E4519" w:rsidRDefault="00C1157F" w:rsidP="00C1157F">
      <w:pPr>
        <w:jc w:val="both"/>
      </w:pPr>
    </w:p>
    <w:p w14:paraId="5A5C4A75" w14:textId="77777777" w:rsidR="00C1157F" w:rsidRPr="001E4519" w:rsidRDefault="00C1157F" w:rsidP="00C1157F">
      <w:pPr>
        <w:jc w:val="both"/>
      </w:pPr>
      <w:r w:rsidRPr="001E4519">
        <w:t>A administração é responsável pela elaboração e adequada apresentação da demonstração contábil</w:t>
      </w:r>
      <w:r>
        <w:t>,</w:t>
      </w:r>
      <w:r w:rsidRPr="001E4519">
        <w:t xml:space="preserve"> de acordo com os requisitos da estrutura de relatório financeiro </w:t>
      </w:r>
      <w:r w:rsidRPr="0078181B">
        <w:t>na Jurisdição</w:t>
      </w:r>
      <w:r w:rsidRPr="001E4519">
        <w:t xml:space="preserve"> X relevantes para a elaboração dessa demonstração contábil e pelos controles internos que ela determinou como necessários para permitir a elaboração d</w:t>
      </w:r>
      <w:r>
        <w:t>a</w:t>
      </w:r>
      <w:r w:rsidRPr="001E4519">
        <w:t xml:space="preserve"> demonstração contábil livre de distorção relevante, independentemente se causada por fraude ou erro.</w:t>
      </w:r>
    </w:p>
    <w:p w14:paraId="21A15FFE" w14:textId="77777777" w:rsidR="00C1157F" w:rsidRPr="001E4519" w:rsidRDefault="00C1157F" w:rsidP="00C1157F">
      <w:pPr>
        <w:jc w:val="both"/>
      </w:pPr>
    </w:p>
    <w:p w14:paraId="46EC65EB" w14:textId="77777777" w:rsidR="00C1157F" w:rsidRPr="001E4519" w:rsidRDefault="00C1157F" w:rsidP="00C1157F">
      <w:pPr>
        <w:jc w:val="both"/>
      </w:pPr>
      <w:r w:rsidRPr="001E4519">
        <w:t>Na elaboração da demonstração contábil, a administração é responsável pela avaliação da capacidade d</w:t>
      </w:r>
      <w:r>
        <w:t xml:space="preserve">e </w:t>
      </w:r>
      <w:r w:rsidRPr="001E4519">
        <w:t xml:space="preserve">a </w:t>
      </w:r>
      <w:r>
        <w:t>c</w:t>
      </w:r>
      <w:r w:rsidRPr="001E4519">
        <w:t>ompanhia continuar operando</w:t>
      </w:r>
      <w:r>
        <w:t xml:space="preserve"> e</w:t>
      </w:r>
      <w:r w:rsidRPr="001E4519">
        <w:t xml:space="preserve"> divulgando, conforme aplicável, os assuntos relacionados com a sua continuidade operacional e o uso dessa base contábil na elaboração das demonstrações contábeis</w:t>
      </w:r>
      <w:r>
        <w:t>,</w:t>
      </w:r>
      <w:r w:rsidRPr="001E4519">
        <w:t xml:space="preserve"> a não ser que a administração pretenda liquidar a </w:t>
      </w:r>
      <w:r>
        <w:t>c</w:t>
      </w:r>
      <w:r w:rsidRPr="001E4519">
        <w:t>ompanhia ou cessar suas operações, ou não tenha nenhuma alternativa realista para evitar o encerramento das operações.</w:t>
      </w:r>
    </w:p>
    <w:p w14:paraId="760ECF9F" w14:textId="77777777" w:rsidR="00C1157F" w:rsidRPr="001E4519" w:rsidRDefault="00C1157F" w:rsidP="00C1157F">
      <w:pPr>
        <w:jc w:val="both"/>
      </w:pPr>
    </w:p>
    <w:p w14:paraId="313FEC24" w14:textId="77777777" w:rsidR="00C1157F" w:rsidRPr="001E4519" w:rsidRDefault="00C1157F" w:rsidP="00C1157F">
      <w:pPr>
        <w:jc w:val="both"/>
      </w:pPr>
      <w:r w:rsidRPr="001E4519">
        <w:t>Os responsáveis pela governança são aqueles com responsabilidade pela supervisão do processo de elaboração da demonstração contábil.</w:t>
      </w:r>
    </w:p>
    <w:p w14:paraId="7C52F1C6" w14:textId="77777777" w:rsidR="00C1157F" w:rsidRPr="001E4519" w:rsidRDefault="00C1157F" w:rsidP="00C1157F">
      <w:pPr>
        <w:jc w:val="both"/>
      </w:pPr>
    </w:p>
    <w:p w14:paraId="15122AD3" w14:textId="77777777" w:rsidR="00C1157F" w:rsidRPr="001E4519" w:rsidRDefault="00C1157F" w:rsidP="00C1157F">
      <w:pPr>
        <w:jc w:val="both"/>
        <w:rPr>
          <w:b/>
        </w:rPr>
      </w:pPr>
      <w:r w:rsidRPr="001E4519">
        <w:rPr>
          <w:b/>
        </w:rPr>
        <w:t>Responsabilidades do auditor pela auditoria da demonstração contábil</w:t>
      </w:r>
    </w:p>
    <w:p w14:paraId="750197B9" w14:textId="77777777" w:rsidR="00C1157F" w:rsidRPr="001E4519" w:rsidRDefault="00C1157F" w:rsidP="00C1157F">
      <w:pPr>
        <w:jc w:val="both"/>
      </w:pPr>
    </w:p>
    <w:p w14:paraId="59268174" w14:textId="77777777" w:rsidR="00C1157F" w:rsidRPr="001E4519" w:rsidRDefault="00C1157F" w:rsidP="00C1157F">
      <w:pPr>
        <w:jc w:val="both"/>
      </w:pPr>
      <w:r w:rsidRPr="001E4519">
        <w:t>Nossos objetivos são obter segurança razoável de que a demonstração contábil tomada em conjunto est</w:t>
      </w:r>
      <w:r>
        <w:t>eja</w:t>
      </w:r>
      <w:r w:rsidRPr="001E4519">
        <w:t xml:space="preserve"> livre de distorção relevante, independentemente se causada por fraude ou erro, e emitir relatório de auditoria contendo nossa opinião. Segurança razoável é um alto nível de segurança, mas</w:t>
      </w:r>
      <w:r>
        <w:t>,</w:t>
      </w:r>
      <w:r w:rsidRPr="001E4519">
        <w:t xml:space="preserve"> não</w:t>
      </w:r>
      <w:r>
        <w:t>,</w:t>
      </w:r>
      <w:r w:rsidRPr="001E4519">
        <w:t xml:space="preserve"> a garantia de que a auditoria realizada de acordo com as normas brasileiras e internacionais de auditoria sempre detectam as eventuais distorções relevantes existentes. As distorções podem ser decorrentes de fraude ou erro e são consideradas relevantes quando, individualmente ou em conjunto, possam influenciar, dentro d</w:t>
      </w:r>
      <w:r>
        <w:t>e uma</w:t>
      </w:r>
      <w:r w:rsidRPr="001E4519">
        <w:t xml:space="preserve"> perspectiva razoável, as decisões econômicas dos usuários tomadas com base na referida demonstração contábil.</w:t>
      </w:r>
    </w:p>
    <w:p w14:paraId="354112B0" w14:textId="77777777" w:rsidR="00C1157F" w:rsidRPr="001E4519" w:rsidRDefault="00C1157F" w:rsidP="00C1157F">
      <w:pPr>
        <w:jc w:val="both"/>
      </w:pPr>
    </w:p>
    <w:p w14:paraId="1C76B1B9" w14:textId="77777777" w:rsidR="00C1157F" w:rsidRPr="001E4519" w:rsidRDefault="00C1157F" w:rsidP="00C1157F">
      <w:pPr>
        <w:spacing w:after="120"/>
        <w:jc w:val="both"/>
      </w:pPr>
      <w:r w:rsidRPr="001E4519">
        <w:t>Como parte d</w:t>
      </w:r>
      <w:r>
        <w:t>a</w:t>
      </w:r>
      <w:r w:rsidRPr="001E4519">
        <w:t xml:space="preserve"> auditoria</w:t>
      </w:r>
      <w:r>
        <w:t>,</w:t>
      </w:r>
      <w:r w:rsidRPr="001E4519">
        <w:t xml:space="preserve"> de acordo com as normas brasileiras e internacionais de auditoria, exercemos julgamento profissional e mantemos ceticismo profissional ao longo da auditoria. Além disso:</w:t>
      </w:r>
    </w:p>
    <w:p w14:paraId="108CBA23" w14:textId="77777777" w:rsidR="00C1157F" w:rsidRPr="00753ABA" w:rsidRDefault="00C1157F">
      <w:pPr>
        <w:pStyle w:val="PargrafodaLista"/>
        <w:numPr>
          <w:ilvl w:val="1"/>
          <w:numId w:val="339"/>
        </w:numPr>
        <w:spacing w:after="120" w:line="240" w:lineRule="auto"/>
        <w:ind w:left="284" w:hanging="284"/>
        <w:contextualSpacing w:val="0"/>
        <w:jc w:val="both"/>
      </w:pPr>
      <w:r w:rsidRPr="00753ABA">
        <w:t>Identificamos e avaliamos os riscos de distorção relevante na demonstração contábil, independentemente de se causada por fraude ou erro</w:t>
      </w:r>
      <w:r>
        <w:t>;</w:t>
      </w:r>
      <w:r w:rsidRPr="00753ABA">
        <w:t xml:space="preserve"> planejamos e executamos procedimentos de auditoria em resposta a tais riscos</w:t>
      </w:r>
      <w:r>
        <w:t>;</w:t>
      </w:r>
      <w:r w:rsidRPr="00753ABA">
        <w:t xml:space="preserve"> </w:t>
      </w:r>
      <w:r>
        <w:t>e</w:t>
      </w:r>
      <w:r w:rsidRPr="00753ABA">
        <w:t xml:space="preserve">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01CD7F79" w14:textId="77777777" w:rsidR="00C1157F" w:rsidRPr="00753ABA" w:rsidRDefault="00C1157F">
      <w:pPr>
        <w:pStyle w:val="PargrafodaLista"/>
        <w:numPr>
          <w:ilvl w:val="1"/>
          <w:numId w:val="339"/>
        </w:numPr>
        <w:spacing w:after="120" w:line="240" w:lineRule="auto"/>
        <w:ind w:left="284" w:hanging="284"/>
        <w:contextualSpacing w:val="0"/>
        <w:jc w:val="both"/>
      </w:pPr>
      <w:r w:rsidRPr="00753ABA">
        <w:t>Obtemos entendimento dos controles internos relevantes para a auditoria para planejarmos procedimentos de auditoria apropriados nas circunstâncias, mas</w:t>
      </w:r>
      <w:r>
        <w:t>,</w:t>
      </w:r>
      <w:r w:rsidRPr="00753ABA">
        <w:t xml:space="preserve"> não</w:t>
      </w:r>
      <w:r>
        <w:t>,</w:t>
      </w:r>
      <w:r w:rsidRPr="00753ABA">
        <w:t xml:space="preserve"> com o objetivo de expressarmos opinião sobre a eficácia dos controles internos da </w:t>
      </w:r>
      <w:r>
        <w:t>c</w:t>
      </w:r>
      <w:r w:rsidRPr="00753ABA">
        <w:t>ompanhia.</w:t>
      </w:r>
      <w:r w:rsidRPr="00753ABA">
        <w:rPr>
          <w:vertAlign w:val="superscript"/>
        </w:rPr>
        <w:t>(2)</w:t>
      </w:r>
    </w:p>
    <w:p w14:paraId="43A0059F" w14:textId="77777777" w:rsidR="00C1157F" w:rsidRPr="00753ABA" w:rsidRDefault="00C1157F">
      <w:pPr>
        <w:pStyle w:val="PargrafodaLista"/>
        <w:numPr>
          <w:ilvl w:val="1"/>
          <w:numId w:val="339"/>
        </w:numPr>
        <w:spacing w:after="120" w:line="240" w:lineRule="auto"/>
        <w:ind w:left="284" w:hanging="284"/>
        <w:contextualSpacing w:val="0"/>
        <w:jc w:val="both"/>
      </w:pPr>
      <w:r w:rsidRPr="00753ABA">
        <w:t>Avaliamos a adequação das políticas contábeis utilizadas e a razoabilidade das estimativas contábeis, se houver, e respectivas divulgações feitas pela administração.</w:t>
      </w:r>
    </w:p>
    <w:p w14:paraId="6D04753C" w14:textId="77777777" w:rsidR="00C1157F" w:rsidRPr="00753ABA" w:rsidRDefault="00C1157F">
      <w:pPr>
        <w:pStyle w:val="PargrafodaLista"/>
        <w:numPr>
          <w:ilvl w:val="1"/>
          <w:numId w:val="339"/>
        </w:numPr>
        <w:spacing w:after="120" w:line="240" w:lineRule="auto"/>
        <w:ind w:left="284" w:hanging="284"/>
        <w:contextualSpacing w:val="0"/>
        <w:jc w:val="both"/>
      </w:pPr>
      <w:r w:rsidRPr="00753ABA">
        <w:t xml:space="preserve">Concluímos sobre a adequação do uso, pela administração, da base contábil de continuidade operacional e, com base nas evidências de auditoria obtidas, se existe incerteza relevante em relação a eventos ou condições que possam levantar dúvida significativa em relação à capacidade de continuidade operacional da </w:t>
      </w:r>
      <w:r>
        <w:t>c</w:t>
      </w:r>
      <w:r w:rsidRPr="00753ABA">
        <w:t>ompanhia. Se concluirmos que existe incerteza relevante</w:t>
      </w:r>
      <w:r>
        <w:t>,</w:t>
      </w:r>
      <w:r w:rsidRPr="00753ABA">
        <w:t xml:space="preserve">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w:t>
      </w:r>
      <w:r>
        <w:t>c</w:t>
      </w:r>
      <w:r w:rsidRPr="00753ABA">
        <w:t>ompanhia a não mais se manter em continuidade operacional.</w:t>
      </w:r>
    </w:p>
    <w:p w14:paraId="5F1272C9" w14:textId="77777777" w:rsidR="00C1157F" w:rsidRPr="00753ABA" w:rsidRDefault="00C1157F">
      <w:pPr>
        <w:pStyle w:val="PargrafodaLista"/>
        <w:numPr>
          <w:ilvl w:val="1"/>
          <w:numId w:val="339"/>
        </w:numPr>
        <w:spacing w:after="0" w:line="240" w:lineRule="auto"/>
        <w:ind w:left="284" w:hanging="284"/>
        <w:contextualSpacing w:val="0"/>
        <w:jc w:val="both"/>
      </w:pPr>
      <w:r w:rsidRPr="00753ABA">
        <w:t>Avaliamos a apresentação geral, a estrutura e o conteúdo da demonstração contábil, inclusive as divulgações e se a demonstração contábil representa as correspondentes transações e os eventos de maneira compatível com o objetivo de apresentação adequada.</w:t>
      </w:r>
    </w:p>
    <w:p w14:paraId="61CA69C0" w14:textId="77777777" w:rsidR="00C1157F" w:rsidRPr="001E4519" w:rsidRDefault="00C1157F" w:rsidP="00C1157F">
      <w:pPr>
        <w:jc w:val="both"/>
      </w:pPr>
    </w:p>
    <w:p w14:paraId="2D47D7B2" w14:textId="77777777" w:rsidR="00C1157F" w:rsidRPr="001E4519" w:rsidRDefault="00C1157F" w:rsidP="00C1157F">
      <w:pPr>
        <w:jc w:val="both"/>
      </w:pPr>
      <w:r w:rsidRPr="001E4519">
        <w:t>Comunicamo-nos com os responsáveis pela governança a respeito,</w:t>
      </w:r>
      <w:r>
        <w:t xml:space="preserve"> </w:t>
      </w:r>
      <w:r w:rsidRPr="001E4519">
        <w:t>entre outros aspectos, do alcance planejado, da época da auditoria e das constatações significativas de auditoria, inclusive as eventuais deficiências significativas nos controles internos que identificamos durante nossos trabalhos.</w:t>
      </w:r>
    </w:p>
    <w:p w14:paraId="382AA58D" w14:textId="77777777" w:rsidR="00C1157F" w:rsidRPr="001E4519" w:rsidRDefault="00C1157F" w:rsidP="00C1157F">
      <w:pPr>
        <w:jc w:val="both"/>
      </w:pPr>
    </w:p>
    <w:p w14:paraId="571DDC8D" w14:textId="77777777" w:rsidR="00C1157F" w:rsidRPr="001E4519" w:rsidRDefault="00C1157F" w:rsidP="00C1157F">
      <w:pPr>
        <w:jc w:val="both"/>
      </w:pPr>
      <w:r w:rsidRPr="001E4519">
        <w:t xml:space="preserve">[Local (localidade do escritório de auditoria que emitiu o relatório) e data do relatório do auditor independente] </w:t>
      </w:r>
    </w:p>
    <w:p w14:paraId="2FA2EE42" w14:textId="77777777" w:rsidR="00C1157F" w:rsidRPr="001E4519" w:rsidRDefault="00C1157F" w:rsidP="00C1157F">
      <w:pPr>
        <w:jc w:val="both"/>
      </w:pPr>
      <w:r w:rsidRPr="001E4519">
        <w:t xml:space="preserve">[Nome do auditor independente (pessoa </w:t>
      </w:r>
      <w:r w:rsidRPr="00F30E40">
        <w:t xml:space="preserve">física </w:t>
      </w:r>
      <w:r w:rsidRPr="00FB0020">
        <w:t>ou jurídica</w:t>
      </w:r>
      <w:r>
        <w:t>)</w:t>
      </w:r>
      <w:r w:rsidRPr="00FB0020">
        <w:t>]</w:t>
      </w:r>
      <w:r w:rsidRPr="001E4519">
        <w:t xml:space="preserve"> </w:t>
      </w:r>
    </w:p>
    <w:p w14:paraId="189B1612" w14:textId="77777777" w:rsidR="00C1157F" w:rsidRPr="001E4519" w:rsidRDefault="00C1157F" w:rsidP="00C1157F">
      <w:pPr>
        <w:jc w:val="both"/>
      </w:pPr>
      <w:r w:rsidRPr="001E4519">
        <w:t>[Nome do profissional (sócio ou responsável técnico, no caso de o auditor ser pessoa jurídica)]</w:t>
      </w:r>
    </w:p>
    <w:p w14:paraId="10AA7DF1" w14:textId="77777777" w:rsidR="00C1157F" w:rsidRPr="001E4519" w:rsidRDefault="00C1157F" w:rsidP="00C1157F">
      <w:pPr>
        <w:jc w:val="both"/>
      </w:pPr>
      <w:r w:rsidRPr="001E4519">
        <w:t>[Números de registro no CRC da firma de auditoria e do profissional que assina o relatório]</w:t>
      </w:r>
    </w:p>
    <w:p w14:paraId="77AE5260" w14:textId="77777777" w:rsidR="00C1157F" w:rsidRPr="001E4519" w:rsidRDefault="00C1157F" w:rsidP="00C1157F">
      <w:pPr>
        <w:jc w:val="both"/>
      </w:pPr>
      <w:r w:rsidRPr="001E4519">
        <w:t>[Assinatura do auditor independente]</w:t>
      </w:r>
    </w:p>
    <w:p w14:paraId="759B262E" w14:textId="77777777" w:rsidR="00C1157F" w:rsidRPr="001E4519" w:rsidRDefault="00C1157F" w:rsidP="00C1157F">
      <w:pPr>
        <w:jc w:val="both"/>
      </w:pPr>
    </w:p>
    <w:p w14:paraId="5C14B5E9" w14:textId="77777777" w:rsidR="00C1157F" w:rsidRPr="001E4519" w:rsidRDefault="00C1157F" w:rsidP="00C1157F">
      <w:pPr>
        <w:jc w:val="both"/>
      </w:pPr>
    </w:p>
    <w:p w14:paraId="21938795" w14:textId="77777777" w:rsidR="00C1157F" w:rsidRPr="00712E0F" w:rsidRDefault="00C1157F" w:rsidP="00C1157F">
      <w:pPr>
        <w:spacing w:after="120"/>
        <w:ind w:left="284" w:hanging="284"/>
        <w:jc w:val="both"/>
        <w:rPr>
          <w:sz w:val="20"/>
          <w:szCs w:val="20"/>
        </w:rPr>
      </w:pPr>
      <w:r w:rsidRPr="00712E0F">
        <w:rPr>
          <w:sz w:val="20"/>
          <w:szCs w:val="20"/>
          <w:vertAlign w:val="superscript"/>
        </w:rPr>
        <w:t>(1)</w:t>
      </w:r>
      <w:r w:rsidRPr="00712E0F">
        <w:rPr>
          <w:sz w:val="20"/>
          <w:szCs w:val="20"/>
        </w:rPr>
        <w:t xml:space="preserve"> </w:t>
      </w:r>
      <w:r>
        <w:rPr>
          <w:sz w:val="20"/>
          <w:szCs w:val="20"/>
        </w:rPr>
        <w:tab/>
      </w:r>
      <w:r w:rsidRPr="00712E0F">
        <w:rPr>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33C53419" w14:textId="77777777" w:rsidR="00C1157F" w:rsidRPr="00C56114" w:rsidRDefault="00C1157F" w:rsidP="00C1157F">
      <w:pPr>
        <w:ind w:left="284" w:hanging="284"/>
        <w:jc w:val="both"/>
        <w:rPr>
          <w:sz w:val="20"/>
          <w:szCs w:val="20"/>
        </w:rPr>
      </w:pPr>
      <w:r w:rsidRPr="00712E0F">
        <w:rPr>
          <w:sz w:val="20"/>
          <w:szCs w:val="20"/>
          <w:vertAlign w:val="superscript"/>
        </w:rPr>
        <w:t>(2)</w:t>
      </w:r>
      <w:r w:rsidRPr="00712E0F">
        <w:rPr>
          <w:sz w:val="20"/>
          <w:szCs w:val="20"/>
        </w:rPr>
        <w:t xml:space="preserve"> </w:t>
      </w:r>
      <w:r>
        <w:rPr>
          <w:sz w:val="20"/>
          <w:szCs w:val="20"/>
        </w:rPr>
        <w:tab/>
      </w:r>
      <w:r w:rsidRPr="00712E0F">
        <w:rPr>
          <w:sz w:val="20"/>
          <w:szCs w:val="20"/>
        </w:rPr>
        <w:t>Essa sentença deve ser modificada, conforme adequado, nas circunstâncias em que o auditor também tem a responsabilidade de expressar uma opinião sobre a eficácia dos controles internos em conjunto com a auditoria da demonstração contábil</w:t>
      </w:r>
      <w:r>
        <w:rPr>
          <w:sz w:val="20"/>
          <w:szCs w:val="20"/>
        </w:rPr>
        <w:t>.</w:t>
      </w:r>
    </w:p>
    <w:p w14:paraId="2F6C7C2C" w14:textId="77777777" w:rsidR="00C1157F" w:rsidRDefault="00C1157F" w:rsidP="00C1157F">
      <w:pPr>
        <w:jc w:val="both"/>
      </w:pPr>
    </w:p>
    <w:p w14:paraId="6FE47CB2" w14:textId="77777777" w:rsidR="00C1157F" w:rsidRPr="001E4519" w:rsidRDefault="00C1157F" w:rsidP="00C1157F">
      <w:pPr>
        <w:jc w:val="both"/>
      </w:pPr>
    </w:p>
    <w:p w14:paraId="2B90BB44" w14:textId="77777777" w:rsidR="00C1157F" w:rsidRPr="001E4519" w:rsidRDefault="00C1157F" w:rsidP="00C1157F">
      <w:pPr>
        <w:jc w:val="both"/>
        <w:rPr>
          <w:b/>
        </w:rPr>
      </w:pPr>
      <w:r w:rsidRPr="001E4519">
        <w:rPr>
          <w:b/>
        </w:rPr>
        <w:t xml:space="preserve">Exemplo 2: Relatório do </w:t>
      </w:r>
      <w:r w:rsidRPr="002D41E2">
        <w:rPr>
          <w:b/>
          <w:highlight w:val="yellow"/>
        </w:rPr>
        <w:t>auditor independente</w:t>
      </w:r>
      <w:r w:rsidRPr="001E4519">
        <w:rPr>
          <w:b/>
        </w:rPr>
        <w:t xml:space="preserve"> sobre quadros isolados das demonstrações contábeis d</w:t>
      </w:r>
      <w:r>
        <w:rPr>
          <w:b/>
        </w:rPr>
        <w:t>e</w:t>
      </w:r>
      <w:r w:rsidRPr="001E4519">
        <w:rPr>
          <w:b/>
        </w:rPr>
        <w:t xml:space="preserve"> entidade não listada</w:t>
      </w:r>
      <w:r>
        <w:rPr>
          <w:b/>
        </w:rPr>
        <w:t>,</w:t>
      </w:r>
      <w:r w:rsidRPr="001E4519">
        <w:rPr>
          <w:b/>
        </w:rPr>
        <w:t xml:space="preserve"> elaborados de acordo com a estrutura conceitual de contabilidade para propósitos especiais (para fins deste exemplo, estrutura de apresentação adequada</w:t>
      </w:r>
      <w:r>
        <w:rPr>
          <w:b/>
        </w:rPr>
        <w:t>)</w:t>
      </w:r>
      <w:r w:rsidRPr="001E4519">
        <w:rPr>
          <w:b/>
        </w:rPr>
        <w:t>.</w:t>
      </w:r>
    </w:p>
    <w:p w14:paraId="6A6CEA41" w14:textId="77777777" w:rsidR="00C1157F" w:rsidRPr="001E4519" w:rsidRDefault="00C1157F" w:rsidP="00C1157F">
      <w:pPr>
        <w:jc w:val="both"/>
      </w:pPr>
    </w:p>
    <w:p w14:paraId="6F63B58C" w14:textId="77777777" w:rsidR="00C1157F" w:rsidRPr="001E4519" w:rsidRDefault="00C1157F" w:rsidP="00C1157F">
      <w:pPr>
        <w:spacing w:after="120"/>
        <w:jc w:val="both"/>
      </w:pPr>
      <w:r w:rsidRPr="001E4519">
        <w:t>Para fins deste exemplo, são considerad</w:t>
      </w:r>
      <w:r>
        <w:t>as as seguintes circunstâncias:</w:t>
      </w:r>
    </w:p>
    <w:p w14:paraId="5F38B850"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Auditoria de </w:t>
      </w:r>
      <w:r w:rsidRPr="002D41E2">
        <w:rPr>
          <w:highlight w:val="yellow"/>
        </w:rPr>
        <w:t>demonstração de recebimentos e pagamentos</w:t>
      </w:r>
      <w:r w:rsidRPr="001E4519">
        <w:t xml:space="preserve"> (ou seja, </w:t>
      </w:r>
      <w:r w:rsidRPr="002D41E2">
        <w:rPr>
          <w:highlight w:val="yellow"/>
        </w:rPr>
        <w:t>quadro isolado</w:t>
      </w:r>
      <w:r w:rsidRPr="001E4519">
        <w:t xml:space="preserve"> das demonstrações contábeis) d</w:t>
      </w:r>
      <w:r>
        <w:t>e</w:t>
      </w:r>
      <w:r w:rsidRPr="001E4519">
        <w:t xml:space="preserve"> entidade não listada.</w:t>
      </w:r>
    </w:p>
    <w:p w14:paraId="1E03CA07"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O relatório do auditor independente sobre </w:t>
      </w:r>
      <w:r>
        <w:t>o</w:t>
      </w:r>
      <w:r w:rsidRPr="001E4519">
        <w:t xml:space="preserve"> conjunto completo de demonstrações contábeis não foi emitido.</w:t>
      </w:r>
    </w:p>
    <w:p w14:paraId="126A36C7"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A demonstração contábil foi elaborada pela administração de acordo com a base contábil de </w:t>
      </w:r>
      <w:r w:rsidRPr="002D41E2">
        <w:rPr>
          <w:highlight w:val="yellow"/>
        </w:rPr>
        <w:t>recebimentos e pagamentos para responder à solicitação de informações sobre fluxo de caixa recebido de credor</w:t>
      </w:r>
      <w:r w:rsidRPr="001E4519">
        <w:t>. A administração pode escolher a estrutura de relatórios financeiros.</w:t>
      </w:r>
    </w:p>
    <w:p w14:paraId="0FC427AB"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A estrutura de relatório financeiro aplicável é a estrutura de apresentação adequada elaborada para satisfazer as necessidades de informações financeiras de usuários específicos (</w:t>
      </w:r>
      <w:r>
        <w:t>a</w:t>
      </w:r>
      <w:r w:rsidRPr="001E4519">
        <w:t xml:space="preserve"> NBC TA 800 contém requisitos e orientações sobre a forma e o conteúdo das demonstrações contábeis elaboradas de acordo com a estrutura conceitual para propósitos especiais).</w:t>
      </w:r>
    </w:p>
    <w:p w14:paraId="73328783"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O auditor concluiu que uma opinião não modificada (ou seja, “limpa”) é adequada com base na evidência de auditoria obtida.</w:t>
      </w:r>
    </w:p>
    <w:p w14:paraId="748595DC"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O auditor determinou ser adequado o uso da frase “apresenta adequadamente, em todos os aspectos relevantes,” na opinião do auditor.</w:t>
      </w:r>
    </w:p>
    <w:p w14:paraId="43D32111"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As exigências éticas relevantes que se aplicam à auditoria compõem o Código de Ética Profissional do Contador e as normas profissionais emitidas pelo</w:t>
      </w:r>
      <w:r>
        <w:t xml:space="preserve"> CFC</w:t>
      </w:r>
      <w:r w:rsidRPr="001E4519">
        <w:t>.</w:t>
      </w:r>
    </w:p>
    <w:p w14:paraId="15A864AB"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A distribuição do relatório do auditor independente </w:t>
      </w:r>
      <w:r w:rsidRPr="00240F9E">
        <w:rPr>
          <w:highlight w:val="yellow"/>
        </w:rPr>
        <w:t>não está restrita</w:t>
      </w:r>
      <w:r w:rsidRPr="001E4519">
        <w:t>.</w:t>
      </w:r>
    </w:p>
    <w:p w14:paraId="782A9F47"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Com base na evidência de auditoria obtida, o auditor concluiu que não existe incerteza relevante em relação a eventos ou condições que podem levantar dúvida significativa em relação à capacidade de continuidade operacional da entidade de acordo com a NBC TA 570.</w:t>
      </w:r>
    </w:p>
    <w:p w14:paraId="162D589D"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O auditor </w:t>
      </w:r>
      <w:r w:rsidRPr="002D41E2">
        <w:rPr>
          <w:highlight w:val="yellow"/>
        </w:rPr>
        <w:t>não é requerido</w:t>
      </w:r>
      <w:r>
        <w:t xml:space="preserve"> e, adicionalmente, </w:t>
      </w:r>
      <w:r w:rsidRPr="001E4519">
        <w:t>decidiu</w:t>
      </w:r>
      <w:r>
        <w:t xml:space="preserve"> não</w:t>
      </w:r>
      <w:r w:rsidRPr="001E4519">
        <w:t xml:space="preserve"> comunicar os principais assuntos de auditoria de acordo com a NBC TA 701 no contexto da auditoria da demonstração de recebimentos e pagamentos.</w:t>
      </w:r>
    </w:p>
    <w:p w14:paraId="64AD2F36"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O auditor determinou que não há outras informações (ou seja, os requisitos da NBC TA 720 não se aplicam).</w:t>
      </w:r>
    </w:p>
    <w:p w14:paraId="62F922F3" w14:textId="77777777" w:rsidR="00C1157F" w:rsidRPr="001E4519" w:rsidRDefault="00C1157F">
      <w:pPr>
        <w:pStyle w:val="PargrafodaLista"/>
        <w:numPr>
          <w:ilvl w:val="0"/>
          <w:numId w:val="335"/>
        </w:numPr>
        <w:spacing w:after="0" w:line="240" w:lineRule="auto"/>
        <w:ind w:left="284" w:hanging="284"/>
        <w:contextualSpacing w:val="0"/>
        <w:jc w:val="both"/>
      </w:pPr>
      <w:r w:rsidRPr="001E4519">
        <w:t>A administração é responsável pela elaboração da demonstração contábil e pela supervisão do processo de apresentação de relatórios financeiros para a elaboração dessa demonstração contábil.</w:t>
      </w:r>
    </w:p>
    <w:p w14:paraId="0ABEB98B" w14:textId="77777777" w:rsidR="00C1157F" w:rsidRDefault="00C1157F" w:rsidP="00C1157F">
      <w:pPr>
        <w:jc w:val="both"/>
      </w:pPr>
    </w:p>
    <w:p w14:paraId="51E0C73C" w14:textId="77777777" w:rsidR="00C1157F" w:rsidRPr="001E4519" w:rsidRDefault="00C1157F" w:rsidP="00C1157F">
      <w:pPr>
        <w:jc w:val="both"/>
      </w:pPr>
    </w:p>
    <w:p w14:paraId="37483C69" w14:textId="77777777" w:rsidR="00C1157F" w:rsidRPr="001E4519" w:rsidRDefault="00C1157F" w:rsidP="00C1157F">
      <w:pPr>
        <w:jc w:val="both"/>
        <w:rPr>
          <w:b/>
        </w:rPr>
      </w:pPr>
      <w:r w:rsidRPr="001E4519">
        <w:rPr>
          <w:b/>
        </w:rPr>
        <w:t>RELATÓRIO DO AUDITOR INDEPENDENTE</w:t>
      </w:r>
    </w:p>
    <w:p w14:paraId="69426C65" w14:textId="77777777" w:rsidR="00C1157F" w:rsidRPr="001E4519" w:rsidRDefault="00C1157F" w:rsidP="00C1157F">
      <w:pPr>
        <w:jc w:val="both"/>
      </w:pPr>
    </w:p>
    <w:p w14:paraId="3445603E" w14:textId="77777777" w:rsidR="00C1157F" w:rsidRPr="001E4519" w:rsidRDefault="00C1157F" w:rsidP="00C1157F">
      <w:pPr>
        <w:jc w:val="both"/>
      </w:pPr>
      <w:r>
        <w:t>(</w:t>
      </w:r>
      <w:r w:rsidRPr="001E4519">
        <w:t>Destinatário apropriado</w:t>
      </w:r>
      <w:r>
        <w:t>)</w:t>
      </w:r>
    </w:p>
    <w:p w14:paraId="648A0689" w14:textId="77777777" w:rsidR="00C1157F" w:rsidRPr="001E4519" w:rsidRDefault="00C1157F" w:rsidP="00C1157F">
      <w:pPr>
        <w:jc w:val="both"/>
      </w:pPr>
    </w:p>
    <w:p w14:paraId="1E2991B5" w14:textId="77777777" w:rsidR="00C1157F" w:rsidRPr="001E4519" w:rsidRDefault="00C1157F" w:rsidP="00C1157F">
      <w:pPr>
        <w:jc w:val="both"/>
        <w:rPr>
          <w:b/>
        </w:rPr>
      </w:pPr>
      <w:r w:rsidRPr="001E4519">
        <w:rPr>
          <w:b/>
        </w:rPr>
        <w:t>Opinião</w:t>
      </w:r>
    </w:p>
    <w:p w14:paraId="3BC7A1B9" w14:textId="77777777" w:rsidR="00C1157F" w:rsidRPr="001E4519" w:rsidRDefault="00C1157F" w:rsidP="00C1157F">
      <w:pPr>
        <w:jc w:val="both"/>
      </w:pPr>
    </w:p>
    <w:p w14:paraId="74940F4B" w14:textId="77777777" w:rsidR="00C1157F" w:rsidRPr="001E4519" w:rsidRDefault="00C1157F" w:rsidP="00C1157F">
      <w:pPr>
        <w:jc w:val="both"/>
      </w:pPr>
      <w:r w:rsidRPr="001E4519">
        <w:t xml:space="preserve">Examinamos a </w:t>
      </w:r>
      <w:r w:rsidRPr="002D41E2">
        <w:rPr>
          <w:highlight w:val="yellow"/>
        </w:rPr>
        <w:t>demonstração de recebimentos e pagamentos</w:t>
      </w:r>
      <w:r w:rsidRPr="001E4519">
        <w:t xml:space="preserve"> da Companhia ABC (</w:t>
      </w:r>
      <w:r>
        <w:t>c</w:t>
      </w:r>
      <w:r w:rsidRPr="001E4519">
        <w:t>ompanhia) para o exercício findo em 31 de dezembro de 20X1, bem como as correspondentes notas explicativas, incluindo o resumo das principais políticas contábeis (em conjunto “demonstração contábil”).</w:t>
      </w:r>
    </w:p>
    <w:p w14:paraId="6F1BAF52" w14:textId="77777777" w:rsidR="00C1157F" w:rsidRPr="001E4519" w:rsidRDefault="00C1157F" w:rsidP="00C1157F">
      <w:pPr>
        <w:jc w:val="both"/>
      </w:pPr>
    </w:p>
    <w:p w14:paraId="1421DF64" w14:textId="77777777" w:rsidR="00C1157F" w:rsidRDefault="00C1157F" w:rsidP="00C1157F">
      <w:pPr>
        <w:jc w:val="both"/>
      </w:pPr>
      <w:r w:rsidRPr="001E4519">
        <w:t xml:space="preserve">Em nossa opinião, a demonstração contábil acima referida </w:t>
      </w:r>
      <w:r w:rsidRPr="002D41E2">
        <w:rPr>
          <w:highlight w:val="yellow"/>
        </w:rPr>
        <w:t>apresenta adequadamente</w:t>
      </w:r>
      <w:r w:rsidRPr="001E4519">
        <w:t xml:space="preserve">, em todos os aspectos relevantes, os recebimentos e pagamentos da </w:t>
      </w:r>
      <w:r>
        <w:t>c</w:t>
      </w:r>
      <w:r w:rsidRPr="001E4519">
        <w:t>ompanhia para o exercício findo em 31 de dezembro de 20X1 de acordo com a base contábil de recebimentos e pagamentos descrita na nota explicativa X.</w:t>
      </w:r>
    </w:p>
    <w:p w14:paraId="7283C9E1" w14:textId="77777777" w:rsidR="00C1157F" w:rsidRPr="001E4519" w:rsidRDefault="00C1157F" w:rsidP="00C1157F">
      <w:pPr>
        <w:jc w:val="both"/>
      </w:pPr>
    </w:p>
    <w:p w14:paraId="44E4B2AD" w14:textId="77777777" w:rsidR="00C1157F" w:rsidRPr="001E4519" w:rsidRDefault="00C1157F" w:rsidP="00C1157F">
      <w:pPr>
        <w:jc w:val="both"/>
        <w:rPr>
          <w:b/>
        </w:rPr>
      </w:pPr>
      <w:r w:rsidRPr="001E4519">
        <w:rPr>
          <w:b/>
        </w:rPr>
        <w:t>Base para opinião</w:t>
      </w:r>
    </w:p>
    <w:p w14:paraId="14A76D18" w14:textId="77777777" w:rsidR="00C1157F" w:rsidRPr="001E4519" w:rsidRDefault="00C1157F" w:rsidP="00C1157F">
      <w:pPr>
        <w:jc w:val="both"/>
      </w:pPr>
    </w:p>
    <w:p w14:paraId="7610E7D0" w14:textId="77777777" w:rsidR="00C1157F" w:rsidRPr="001E4519" w:rsidRDefault="00C1157F" w:rsidP="00C1157F">
      <w:pPr>
        <w:jc w:val="both"/>
      </w:pPr>
      <w:r w:rsidRPr="001E4519">
        <w:t>Nossa auditoria foi conduzida de acordo com as normas brasileiras e internacionais de auditoria. Nossas responsabilidades em conformidade com tais normas estão descritas na seção a seguir</w:t>
      </w:r>
      <w:r>
        <w:t>,</w:t>
      </w:r>
      <w:r w:rsidRPr="001E4519">
        <w:t xml:space="preserve"> intitulada “Responsabilidades do auditor pela auditoria da demonstração contábil”. Somos independentes em relação à </w:t>
      </w:r>
      <w:r>
        <w:t>c</w:t>
      </w:r>
      <w:r w:rsidRPr="001E4519">
        <w:t>ompanhia de acordo com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w:t>
      </w:r>
    </w:p>
    <w:p w14:paraId="019A1C50" w14:textId="77777777" w:rsidR="00C1157F" w:rsidRPr="001E4519" w:rsidRDefault="00C1157F" w:rsidP="00C1157F">
      <w:pPr>
        <w:jc w:val="both"/>
      </w:pPr>
    </w:p>
    <w:p w14:paraId="103CE562" w14:textId="77777777" w:rsidR="00C1157F" w:rsidRPr="001E4519" w:rsidRDefault="00C1157F" w:rsidP="00C1157F">
      <w:pPr>
        <w:jc w:val="both"/>
        <w:rPr>
          <w:b/>
        </w:rPr>
      </w:pPr>
      <w:r w:rsidRPr="001E4519">
        <w:rPr>
          <w:b/>
        </w:rPr>
        <w:t>Ênfase – Base de elaboração da demonstração contábil</w:t>
      </w:r>
    </w:p>
    <w:p w14:paraId="0B389C8D" w14:textId="77777777" w:rsidR="00C1157F" w:rsidRPr="001E4519" w:rsidRDefault="00C1157F" w:rsidP="00C1157F">
      <w:pPr>
        <w:jc w:val="both"/>
      </w:pPr>
    </w:p>
    <w:p w14:paraId="15DA71D4" w14:textId="77777777" w:rsidR="00C1157F" w:rsidRPr="001E4519" w:rsidRDefault="00C1157F" w:rsidP="00C1157F">
      <w:pPr>
        <w:jc w:val="both"/>
      </w:pPr>
      <w:r w:rsidRPr="001E4519">
        <w:t>Chamamos a atenção para a nota explicativa X à demonstração contábil, que descreve sua base de elaboração. A demonstração contábil foi elaborada para fornecer informações para o credor XYZ. Consequentemente, a demonstração contábil pode não ser adequada para outras finalidades. Nossa opinião não está modificada em relação a esse assunto.</w:t>
      </w:r>
    </w:p>
    <w:p w14:paraId="784D8E5E" w14:textId="77777777" w:rsidR="00C1157F" w:rsidRPr="001E4519" w:rsidRDefault="00C1157F" w:rsidP="00C1157F">
      <w:pPr>
        <w:jc w:val="both"/>
      </w:pPr>
    </w:p>
    <w:p w14:paraId="525BA51F" w14:textId="77777777" w:rsidR="00C1157F" w:rsidRPr="001E4519" w:rsidRDefault="00C1157F" w:rsidP="00C1157F">
      <w:pPr>
        <w:jc w:val="both"/>
        <w:rPr>
          <w:b/>
        </w:rPr>
      </w:pPr>
      <w:r w:rsidRPr="001E4519">
        <w:rPr>
          <w:b/>
        </w:rPr>
        <w:t>Responsabilidades da administração e da governança pela demonstração contábil</w:t>
      </w:r>
      <w:r w:rsidRPr="00753ABA">
        <w:rPr>
          <w:b/>
          <w:vertAlign w:val="superscript"/>
        </w:rPr>
        <w:t>(1)</w:t>
      </w:r>
    </w:p>
    <w:p w14:paraId="20DA66F6" w14:textId="77777777" w:rsidR="00C1157F" w:rsidRPr="001E4519" w:rsidRDefault="00C1157F" w:rsidP="00C1157F">
      <w:pPr>
        <w:jc w:val="both"/>
      </w:pPr>
    </w:p>
    <w:p w14:paraId="75ACB6E4" w14:textId="77777777" w:rsidR="00C1157F" w:rsidRPr="001E4519" w:rsidRDefault="00C1157F" w:rsidP="00C1157F">
      <w:pPr>
        <w:jc w:val="both"/>
      </w:pPr>
      <w:r w:rsidRPr="001E4519">
        <w:t>A administração é responsável pela elaboração e adequada apresentação da demonstração contábil de acordo com a base contábil de recebimentos e pagamentos descrita na nota explicativa X.</w:t>
      </w:r>
      <w:r w:rsidRPr="001E4519">
        <w:rPr>
          <w:color w:val="0000FF"/>
        </w:rPr>
        <w:t xml:space="preserve"> </w:t>
      </w:r>
      <w:r w:rsidRPr="001E4519">
        <w:t>Isso inclui determinar que a base contábil de recebimentos e pagamentos é uma base aceitável para a elaboração da demonstração contábil nas circunstâncias, assim como para os controles internos que a administração determinou serem necessários para permitir a elaboração da demonstração contábil livre de distorção relevante, independentemente se causada por fraude ou erro.</w:t>
      </w:r>
    </w:p>
    <w:p w14:paraId="7DF14CA0" w14:textId="77777777" w:rsidR="00C1157F" w:rsidRPr="001E4519" w:rsidRDefault="00C1157F" w:rsidP="00C1157F">
      <w:pPr>
        <w:jc w:val="both"/>
      </w:pPr>
    </w:p>
    <w:p w14:paraId="2D158372" w14:textId="77777777" w:rsidR="00C1157F" w:rsidRPr="001E4519" w:rsidRDefault="00C1157F" w:rsidP="00C1157F">
      <w:pPr>
        <w:jc w:val="both"/>
      </w:pPr>
      <w:r w:rsidRPr="001E4519">
        <w:t>Na elaboração da demonstração contábil, a administração é responsável pela avaliação da capacidade d</w:t>
      </w:r>
      <w:r>
        <w:t>e a</w:t>
      </w:r>
      <w:r w:rsidRPr="001E4519">
        <w:t xml:space="preserve"> </w:t>
      </w:r>
      <w:r>
        <w:t>c</w:t>
      </w:r>
      <w:r w:rsidRPr="001E4519">
        <w:t>ompanhia continuar operando</w:t>
      </w:r>
      <w:r>
        <w:t xml:space="preserve"> e</w:t>
      </w:r>
      <w:r w:rsidRPr="001E4519">
        <w:t xml:space="preserve"> divulgando, quando aplicável, os assuntos relacionados com a sua continuidade operacional e o uso dessa base contábil na elaboração da demonstração contábil</w:t>
      </w:r>
      <w:r>
        <w:t>,</w:t>
      </w:r>
      <w:r w:rsidRPr="001E4519">
        <w:t xml:space="preserve"> a não ser que a administração pretenda liquidar a </w:t>
      </w:r>
      <w:r>
        <w:t>c</w:t>
      </w:r>
      <w:r w:rsidRPr="001E4519">
        <w:t>ompanhia ou cessar suas operações, ou não tenha nenhuma alternativa realista para evitar o encerramento das operações.</w:t>
      </w:r>
    </w:p>
    <w:p w14:paraId="2D6086DB" w14:textId="77777777" w:rsidR="00C1157F" w:rsidRPr="001E4519" w:rsidRDefault="00C1157F" w:rsidP="00C1157F">
      <w:pPr>
        <w:jc w:val="both"/>
      </w:pPr>
    </w:p>
    <w:p w14:paraId="6B223C40" w14:textId="77777777" w:rsidR="00C1157F" w:rsidRPr="001E4519" w:rsidRDefault="00C1157F" w:rsidP="00C1157F">
      <w:pPr>
        <w:jc w:val="both"/>
        <w:rPr>
          <w:b/>
        </w:rPr>
      </w:pPr>
      <w:r w:rsidRPr="001E4519">
        <w:rPr>
          <w:b/>
        </w:rPr>
        <w:t>Responsabilidades do auditor pela auditoria da demonstração contábil</w:t>
      </w:r>
    </w:p>
    <w:p w14:paraId="1B6E4209" w14:textId="77777777" w:rsidR="00C1157F" w:rsidRPr="001E4519" w:rsidRDefault="00C1157F" w:rsidP="00C1157F">
      <w:pPr>
        <w:jc w:val="both"/>
      </w:pPr>
    </w:p>
    <w:p w14:paraId="6FE82490" w14:textId="77777777" w:rsidR="00C1157F" w:rsidRPr="001E4519" w:rsidRDefault="00C1157F" w:rsidP="00C1157F">
      <w:pPr>
        <w:jc w:val="both"/>
      </w:pPr>
      <w:r w:rsidRPr="001E4519">
        <w:t>Nossos objetivos são obter segurança razoável de que a demonstração contábil tomada em conjunto est</w:t>
      </w:r>
      <w:r>
        <w:t>eja</w:t>
      </w:r>
      <w:r w:rsidRPr="001E4519">
        <w:t xml:space="preserve"> livre de distorção relevante, independentemente se causada por fraude ou erro, e emitir relatório de auditoria contendo nossa opinião. Segurança razoável é um alto nível de segurança, mas</w:t>
      </w:r>
      <w:r>
        <w:t>,</w:t>
      </w:r>
      <w:r w:rsidRPr="001E4519">
        <w:t xml:space="preserve"> não</w:t>
      </w:r>
      <w:r>
        <w:t>,</w:t>
      </w:r>
      <w:r w:rsidRPr="001E4519">
        <w:t xml:space="preserve"> a garantia de que uma auditoria realizada de acordo com as normas brasileiras e internacionais de auditoria sempre detecta as eventuais distorções relevantes existentes. As distorções podem ser decorrentes de fraude ou erro e são consideradas relevantes quando, individualmente ou em conjunto, possam influenciar, dentro d</w:t>
      </w:r>
      <w:r>
        <w:t>e uma</w:t>
      </w:r>
      <w:r w:rsidRPr="001E4519">
        <w:t xml:space="preserve"> perspectiva razoável, as decisões econômicas dos usuários tomadas com base na referida demonstração contábil.</w:t>
      </w:r>
    </w:p>
    <w:p w14:paraId="37CFAB96" w14:textId="77777777" w:rsidR="00C1157F" w:rsidRPr="001E4519" w:rsidRDefault="00C1157F" w:rsidP="00C1157F">
      <w:pPr>
        <w:jc w:val="both"/>
      </w:pPr>
    </w:p>
    <w:p w14:paraId="34F67C53" w14:textId="77777777" w:rsidR="00C1157F" w:rsidRPr="001E4519" w:rsidRDefault="00C1157F" w:rsidP="00C1157F">
      <w:pPr>
        <w:spacing w:after="120"/>
        <w:jc w:val="both"/>
      </w:pPr>
      <w:r w:rsidRPr="001E4519">
        <w:t>Como parte d</w:t>
      </w:r>
      <w:r>
        <w:t>a</w:t>
      </w:r>
      <w:r w:rsidRPr="001E4519">
        <w:t xml:space="preserve"> auditoria</w:t>
      </w:r>
      <w:r>
        <w:t>,</w:t>
      </w:r>
      <w:r w:rsidRPr="001E4519">
        <w:t xml:space="preserve"> de acordo com as normas brasileiras e internacionais de auditoria, exercemos julgamento profissional e mantemos ceticismo profissional ao longo da auditoria. Além disso:</w:t>
      </w:r>
    </w:p>
    <w:p w14:paraId="6F0C4607" w14:textId="77777777" w:rsidR="00C1157F" w:rsidRPr="00753ABA" w:rsidRDefault="00C1157F">
      <w:pPr>
        <w:pStyle w:val="PargrafodaLista"/>
        <w:numPr>
          <w:ilvl w:val="1"/>
          <w:numId w:val="340"/>
        </w:numPr>
        <w:spacing w:after="120" w:line="240" w:lineRule="auto"/>
        <w:ind w:left="284" w:hanging="284"/>
        <w:contextualSpacing w:val="0"/>
        <w:jc w:val="both"/>
      </w:pPr>
      <w:r w:rsidRPr="00753ABA">
        <w:t>Identificamos e avaliamos os riscos de distorção relevante na demonstração contábil, independentemente se causada por fraude ou erro</w:t>
      </w:r>
      <w:r>
        <w:t>;</w:t>
      </w:r>
      <w:r w:rsidRPr="00753ABA">
        <w:t xml:space="preserve"> planejamos e executamos procedimentos de auditoria em resposta a tais riscos</w:t>
      </w:r>
      <w:r>
        <w:t>;</w:t>
      </w:r>
      <w:r w:rsidRPr="00753ABA">
        <w:t xml:space="preserve"> </w:t>
      </w:r>
      <w:r>
        <w:t>e</w:t>
      </w:r>
      <w:r w:rsidRPr="00753ABA">
        <w:t xml:space="preserve">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44E77E7E" w14:textId="77777777" w:rsidR="00C1157F" w:rsidRPr="00753ABA" w:rsidRDefault="00C1157F">
      <w:pPr>
        <w:pStyle w:val="PargrafodaLista"/>
        <w:numPr>
          <w:ilvl w:val="1"/>
          <w:numId w:val="340"/>
        </w:numPr>
        <w:spacing w:after="120" w:line="240" w:lineRule="auto"/>
        <w:ind w:left="284" w:hanging="284"/>
        <w:contextualSpacing w:val="0"/>
        <w:jc w:val="both"/>
      </w:pPr>
      <w:r w:rsidRPr="00753ABA">
        <w:t>Obtemos entendimento dos controles internos relevantes para a auditoria para planejarmos procedimentos de auditoria apropriados nas circunstâncias, mas</w:t>
      </w:r>
      <w:r>
        <w:t>,</w:t>
      </w:r>
      <w:r w:rsidRPr="00753ABA">
        <w:t xml:space="preserve"> não</w:t>
      </w:r>
      <w:r>
        <w:t>,</w:t>
      </w:r>
      <w:r w:rsidRPr="00753ABA">
        <w:t xml:space="preserve"> com o objetivo de expressarmos opinião sobre a eficácia dos controles internos da </w:t>
      </w:r>
      <w:r>
        <w:t>c</w:t>
      </w:r>
      <w:r w:rsidRPr="00753ABA">
        <w:t>ompanhia.</w:t>
      </w:r>
      <w:r w:rsidRPr="006E4C39">
        <w:rPr>
          <w:vertAlign w:val="superscript"/>
        </w:rPr>
        <w:t>(2)</w:t>
      </w:r>
    </w:p>
    <w:p w14:paraId="7FEC7CAA" w14:textId="77777777" w:rsidR="00C1157F" w:rsidRPr="00753ABA" w:rsidRDefault="00C1157F">
      <w:pPr>
        <w:pStyle w:val="PargrafodaLista"/>
        <w:numPr>
          <w:ilvl w:val="1"/>
          <w:numId w:val="340"/>
        </w:numPr>
        <w:spacing w:after="120" w:line="240" w:lineRule="auto"/>
        <w:ind w:left="284" w:hanging="284"/>
        <w:contextualSpacing w:val="0"/>
        <w:jc w:val="both"/>
      </w:pPr>
      <w:r w:rsidRPr="00753ABA">
        <w:t xml:space="preserve">Concluímos sobre a adequação do uso, pela administração, da base contábil de continuidade operacional e, com base nas evidências de auditoria obtidas, se existe incerteza relevante em relação a eventos ou condições que possam levantar dúvida significativa em relação à capacidade de continuidade operacional da </w:t>
      </w:r>
      <w:r>
        <w:t>c</w:t>
      </w:r>
      <w:r w:rsidRPr="00753ABA">
        <w:t xml:space="preserve">ompanhia. Se concluirmos que existe incerteza relevante, devemos chamar atenção em nosso relatório de auditoria para as respectivas divulgações nas demonstrações contábeis ou incluir modificação em nossa opinião, se as divulgações forem inadequadas. Nossas conclusões estão fundamentadas nas evidências de auditoria obtidas até a data de nosso relatório. Todavia, eventos ou condições futuras podem levar a </w:t>
      </w:r>
      <w:r>
        <w:t>c</w:t>
      </w:r>
      <w:r w:rsidRPr="00753ABA">
        <w:t>ompanhia a não mais se manter em continuidade operacional.</w:t>
      </w:r>
    </w:p>
    <w:p w14:paraId="2E777E3E" w14:textId="77777777" w:rsidR="00C1157F" w:rsidRPr="00753ABA" w:rsidRDefault="00C1157F">
      <w:pPr>
        <w:pStyle w:val="PargrafodaLista"/>
        <w:numPr>
          <w:ilvl w:val="1"/>
          <w:numId w:val="340"/>
        </w:numPr>
        <w:spacing w:after="120" w:line="240" w:lineRule="auto"/>
        <w:ind w:left="284" w:hanging="284"/>
        <w:contextualSpacing w:val="0"/>
        <w:jc w:val="both"/>
      </w:pPr>
      <w:r w:rsidRPr="00753ABA">
        <w:t>Avaliamos a adequação das políticas contábeis utilizadas e a razoabilidade das estimativas contábeis, se houver, e das respectivas divulgações feitas pela administração.</w:t>
      </w:r>
    </w:p>
    <w:p w14:paraId="3932ED5C" w14:textId="77777777" w:rsidR="00C1157F" w:rsidRPr="00753ABA" w:rsidRDefault="00C1157F">
      <w:pPr>
        <w:pStyle w:val="PargrafodaLista"/>
        <w:numPr>
          <w:ilvl w:val="1"/>
          <w:numId w:val="340"/>
        </w:numPr>
        <w:spacing w:after="0" w:line="240" w:lineRule="auto"/>
        <w:ind w:left="284" w:hanging="284"/>
        <w:contextualSpacing w:val="0"/>
        <w:jc w:val="both"/>
      </w:pPr>
      <w:r w:rsidRPr="00753ABA">
        <w:t>Avaliamos a apresentação geral, a estrutura e o conteúdo da demonstração contábil, inclusive as divulgações e se a demonstração contábil representa as correspondentes transações e os eventos de maneira compatível com o objetivo de apresentação adequada.</w:t>
      </w:r>
    </w:p>
    <w:p w14:paraId="71C8BE48" w14:textId="77777777" w:rsidR="00C1157F" w:rsidRPr="001E4519" w:rsidRDefault="00C1157F" w:rsidP="00C1157F">
      <w:pPr>
        <w:jc w:val="both"/>
      </w:pPr>
    </w:p>
    <w:p w14:paraId="3D38C485" w14:textId="77777777" w:rsidR="00C1157F" w:rsidRPr="001E4519" w:rsidRDefault="00C1157F" w:rsidP="00C1157F">
      <w:pPr>
        <w:jc w:val="both"/>
      </w:pPr>
      <w:r w:rsidRPr="001E4519">
        <w:t>Comunicamo-nos com os responsáveis pela governança a respeito, entre outros aspectos, do alcance planejado, da época da auditoria e das constatações significativas de auditoria, inclusive as eventuais deficiências significativas nos controles internos que identificamos durante nossos trabalhos.</w:t>
      </w:r>
    </w:p>
    <w:p w14:paraId="45D7FF9A" w14:textId="77777777" w:rsidR="00C1157F" w:rsidRPr="001E4519" w:rsidRDefault="00C1157F" w:rsidP="00C1157F">
      <w:pPr>
        <w:jc w:val="both"/>
      </w:pPr>
    </w:p>
    <w:p w14:paraId="0A759642" w14:textId="77777777" w:rsidR="00C1157F" w:rsidRPr="001E4519" w:rsidRDefault="00C1157F" w:rsidP="00C1157F">
      <w:pPr>
        <w:jc w:val="both"/>
      </w:pPr>
      <w:r w:rsidRPr="001E4519">
        <w:t>[Local (localidade do escritório de auditoria que emitiu o relatório) e data do relatório do auditor independente]</w:t>
      </w:r>
    </w:p>
    <w:p w14:paraId="5C121740" w14:textId="77777777" w:rsidR="00C1157F" w:rsidRPr="001E4519" w:rsidRDefault="00C1157F" w:rsidP="00C1157F">
      <w:pPr>
        <w:jc w:val="both"/>
      </w:pPr>
      <w:r w:rsidRPr="001E4519">
        <w:t xml:space="preserve">[Nome do auditor independente (pessoa física ou </w:t>
      </w:r>
      <w:r w:rsidRPr="00FB0020">
        <w:t>jurídica</w:t>
      </w:r>
      <w:r>
        <w:t>)</w:t>
      </w:r>
      <w:r w:rsidRPr="00FB0020">
        <w:t>]</w:t>
      </w:r>
    </w:p>
    <w:p w14:paraId="3D12D1B6" w14:textId="77777777" w:rsidR="00C1157F" w:rsidRPr="001E4519" w:rsidRDefault="00C1157F" w:rsidP="00C1157F">
      <w:pPr>
        <w:jc w:val="both"/>
      </w:pPr>
      <w:r w:rsidRPr="001E4519">
        <w:t>[Nome do profissional (sócio ou responsável técnico, no caso de o auditor ser pessoa jurídica)]</w:t>
      </w:r>
    </w:p>
    <w:p w14:paraId="1603F655" w14:textId="77777777" w:rsidR="00C1157F" w:rsidRPr="001E4519" w:rsidRDefault="00C1157F" w:rsidP="00C1157F">
      <w:pPr>
        <w:jc w:val="both"/>
      </w:pPr>
      <w:r w:rsidRPr="001E4519">
        <w:t>[Números de registro no CRC da firma de auditoria e do profissional que assina o relatório]</w:t>
      </w:r>
    </w:p>
    <w:p w14:paraId="310DCBBC" w14:textId="77777777" w:rsidR="00C1157F" w:rsidRPr="001E4519" w:rsidRDefault="00C1157F" w:rsidP="00C1157F">
      <w:pPr>
        <w:jc w:val="both"/>
      </w:pPr>
      <w:r w:rsidRPr="001E4519">
        <w:t>[Assinatura do auditor independente]</w:t>
      </w:r>
    </w:p>
    <w:p w14:paraId="794DAF41" w14:textId="77777777" w:rsidR="00C1157F" w:rsidRDefault="00C1157F" w:rsidP="00C1157F">
      <w:pPr>
        <w:jc w:val="both"/>
      </w:pPr>
    </w:p>
    <w:p w14:paraId="34494727" w14:textId="77777777" w:rsidR="00C1157F" w:rsidRPr="001E4519" w:rsidRDefault="00C1157F" w:rsidP="00C1157F">
      <w:pPr>
        <w:jc w:val="both"/>
      </w:pPr>
    </w:p>
    <w:p w14:paraId="7A3B646D" w14:textId="77777777" w:rsidR="00C1157F" w:rsidRPr="00712E0F" w:rsidRDefault="00C1157F" w:rsidP="00C1157F">
      <w:pPr>
        <w:spacing w:after="120"/>
        <w:ind w:left="284" w:hanging="284"/>
        <w:jc w:val="both"/>
        <w:rPr>
          <w:sz w:val="20"/>
          <w:szCs w:val="20"/>
        </w:rPr>
      </w:pPr>
      <w:r w:rsidRPr="00712E0F">
        <w:rPr>
          <w:sz w:val="20"/>
          <w:szCs w:val="20"/>
          <w:vertAlign w:val="superscript"/>
        </w:rPr>
        <w:t>(1)</w:t>
      </w:r>
      <w:r w:rsidRPr="00712E0F">
        <w:rPr>
          <w:sz w:val="20"/>
          <w:szCs w:val="20"/>
        </w:rPr>
        <w:t xml:space="preserve"> </w:t>
      </w:r>
      <w:r>
        <w:rPr>
          <w:sz w:val="20"/>
          <w:szCs w:val="20"/>
        </w:rPr>
        <w:tab/>
      </w:r>
      <w:r w:rsidRPr="00712E0F">
        <w:rPr>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5388B1D1" w14:textId="77777777" w:rsidR="00C1157F" w:rsidRPr="00712E0F" w:rsidRDefault="00C1157F" w:rsidP="00C1157F">
      <w:pPr>
        <w:ind w:left="284" w:hanging="284"/>
        <w:jc w:val="both"/>
        <w:rPr>
          <w:sz w:val="20"/>
          <w:szCs w:val="20"/>
        </w:rPr>
      </w:pPr>
      <w:r w:rsidRPr="00712E0F">
        <w:rPr>
          <w:sz w:val="20"/>
          <w:szCs w:val="20"/>
          <w:vertAlign w:val="superscript"/>
        </w:rPr>
        <w:t>(2)</w:t>
      </w:r>
      <w:r w:rsidRPr="00712E0F">
        <w:rPr>
          <w:sz w:val="20"/>
          <w:szCs w:val="20"/>
        </w:rPr>
        <w:t xml:space="preserve"> </w:t>
      </w:r>
      <w:r>
        <w:rPr>
          <w:sz w:val="20"/>
          <w:szCs w:val="20"/>
        </w:rPr>
        <w:tab/>
      </w:r>
      <w:r w:rsidRPr="00712E0F">
        <w:rPr>
          <w:sz w:val="20"/>
          <w:szCs w:val="20"/>
        </w:rPr>
        <w:t>Essa sentença deve ser modificada, conforme adequado, nas circunstâncias em que o auditor também tem a responsabilidade de expressar uma opinião sobre a eficácia dos controles internos em conjunto com a auditoria da demonstração contábil.</w:t>
      </w:r>
    </w:p>
    <w:p w14:paraId="3E1A8175" w14:textId="77777777" w:rsidR="00C1157F" w:rsidRPr="001E4519" w:rsidRDefault="00C1157F" w:rsidP="00C1157F">
      <w:pPr>
        <w:jc w:val="both"/>
      </w:pPr>
    </w:p>
    <w:p w14:paraId="19E539E0" w14:textId="77777777" w:rsidR="00C1157F" w:rsidRPr="001E4519" w:rsidRDefault="00C1157F" w:rsidP="00C1157F">
      <w:pPr>
        <w:jc w:val="both"/>
      </w:pPr>
    </w:p>
    <w:p w14:paraId="09EA0E16" w14:textId="77777777" w:rsidR="00C1157F" w:rsidRPr="001E4519" w:rsidRDefault="00C1157F" w:rsidP="00C1157F">
      <w:pPr>
        <w:jc w:val="both"/>
        <w:rPr>
          <w:b/>
        </w:rPr>
      </w:pPr>
      <w:r w:rsidRPr="001E4519">
        <w:rPr>
          <w:b/>
        </w:rPr>
        <w:t>Exemplo 3: Relatório do auditor independente sobre elemento específico das demonstrações contábeis d</w:t>
      </w:r>
      <w:r>
        <w:rPr>
          <w:b/>
        </w:rPr>
        <w:t>e</w:t>
      </w:r>
      <w:r w:rsidRPr="001E4519">
        <w:rPr>
          <w:b/>
        </w:rPr>
        <w:t xml:space="preserve"> entidade listada</w:t>
      </w:r>
      <w:r>
        <w:rPr>
          <w:b/>
        </w:rPr>
        <w:t>,</w:t>
      </w:r>
      <w:r w:rsidRPr="001E4519">
        <w:rPr>
          <w:b/>
        </w:rPr>
        <w:t xml:space="preserve"> elaborado de acordo com a estrutura conceitual de contabilidade para propósitos especiais (para fins deste exemplo, estrutura de conformidade).</w:t>
      </w:r>
    </w:p>
    <w:p w14:paraId="732B0EF2" w14:textId="77777777" w:rsidR="00C1157F" w:rsidRPr="001E4519" w:rsidRDefault="00C1157F" w:rsidP="00C1157F">
      <w:pPr>
        <w:jc w:val="both"/>
      </w:pPr>
    </w:p>
    <w:p w14:paraId="55E95984" w14:textId="77777777" w:rsidR="00C1157F" w:rsidRPr="001E4519" w:rsidRDefault="00C1157F" w:rsidP="00C1157F">
      <w:pPr>
        <w:spacing w:after="120"/>
        <w:jc w:val="both"/>
      </w:pPr>
      <w:r w:rsidRPr="001E4519">
        <w:t>Para fins deste exemplo, são consideradas as seguintes circunstâncias:</w:t>
      </w:r>
    </w:p>
    <w:p w14:paraId="741C03AD"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Auditoria d</w:t>
      </w:r>
      <w:r>
        <w:t>o</w:t>
      </w:r>
      <w:r w:rsidRPr="001E4519">
        <w:t xml:space="preserve"> </w:t>
      </w:r>
      <w:r w:rsidRPr="002D41E2">
        <w:rPr>
          <w:highlight w:val="yellow"/>
        </w:rPr>
        <w:t>demonstrativo de contas a receber</w:t>
      </w:r>
      <w:r w:rsidRPr="001E4519">
        <w:t xml:space="preserve"> (ou seja, elemento</w:t>
      </w:r>
      <w:r>
        <w:t>s</w:t>
      </w:r>
      <w:r w:rsidRPr="001E4519">
        <w:t>, conta</w:t>
      </w:r>
      <w:r>
        <w:t>s</w:t>
      </w:r>
      <w:r w:rsidRPr="001E4519">
        <w:t xml:space="preserve"> ou ite</w:t>
      </w:r>
      <w:r>
        <w:t>ns</w:t>
      </w:r>
      <w:r w:rsidRPr="001E4519">
        <w:t xml:space="preserve"> específicos das demonstrações contábeis).</w:t>
      </w:r>
    </w:p>
    <w:p w14:paraId="71C6052C"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A informação contábil foi elaborada pela administração da entidade de acordo com </w:t>
      </w:r>
      <w:r w:rsidRPr="00240F9E">
        <w:rPr>
          <w:highlight w:val="yellow"/>
        </w:rPr>
        <w:t>as disposições para a elaboração de relatórios financeiros estabelecidas por agência reguladora para cumprir os requisitos da referida agência reguladora</w:t>
      </w:r>
      <w:r w:rsidRPr="001E4519">
        <w:t>. A administração não pode escolher a estrutura de relatórios financeiros.</w:t>
      </w:r>
    </w:p>
    <w:p w14:paraId="54C1569B"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A estrutura de relatório financeiro aplicável é a estrutura de conformidade elaborada para satisfazer as necessidades de informações financeiras de usuários específicos</w:t>
      </w:r>
      <w:r>
        <w:t xml:space="preserve"> </w:t>
      </w:r>
      <w:r w:rsidRPr="001E4519">
        <w:t>(a NBC TA 800 contém requisitos e orientações sobre a forma e o conteúdo das demonstrações contábeis elaboradas de acordo com a estrutura conceitual para propósitos especiais).</w:t>
      </w:r>
    </w:p>
    <w:p w14:paraId="18244843"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Os termos do trabalho de auditoria refletem a descrição da responsabilidade da administração pelas demonstrações contábeis na NBC TA 210</w:t>
      </w:r>
      <w:r>
        <w:t>.</w:t>
      </w:r>
    </w:p>
    <w:p w14:paraId="42F4DE8C"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O auditor concluiu que uma opinião não modificada (ou seja, “limpa”) é adequada com base na evidência de auditoria obtida.</w:t>
      </w:r>
    </w:p>
    <w:p w14:paraId="470A8124"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As exigências éticas relevantes que se aplicam à auditoria compõem o Código de Ética Profissional do Contador e as normas profissionais emitidas pelo </w:t>
      </w:r>
      <w:r>
        <w:t>CFC</w:t>
      </w:r>
      <w:r w:rsidRPr="001E4519">
        <w:t>.</w:t>
      </w:r>
    </w:p>
    <w:p w14:paraId="79092B93" w14:textId="77777777" w:rsidR="00C1157F" w:rsidRPr="001E4519" w:rsidRDefault="00C1157F">
      <w:pPr>
        <w:pStyle w:val="PargrafodaLista"/>
        <w:numPr>
          <w:ilvl w:val="0"/>
          <w:numId w:val="335"/>
        </w:numPr>
        <w:spacing w:after="120" w:line="240" w:lineRule="auto"/>
        <w:ind w:left="284" w:hanging="284"/>
        <w:contextualSpacing w:val="0"/>
        <w:jc w:val="both"/>
      </w:pPr>
      <w:r w:rsidRPr="00240F9E">
        <w:rPr>
          <w:highlight w:val="yellow"/>
        </w:rPr>
        <w:t>A distribuição do relatório do auditor independente é restrita</w:t>
      </w:r>
      <w:r w:rsidRPr="001E4519">
        <w:t>.</w:t>
      </w:r>
    </w:p>
    <w:p w14:paraId="6FD99D03"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Com base na evidência de auditoria obtida, o auditor concluiu que não existe incerteza relevante em relação a eventos ou condições que podem levantar dúvida significativa em relação à capacidade de continuidade operacional da entidade de acordo com a NBC TA 570.</w:t>
      </w:r>
    </w:p>
    <w:p w14:paraId="0A696A9D"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 xml:space="preserve">O auditor não </w:t>
      </w:r>
      <w:r>
        <w:t xml:space="preserve">é requerido e, adicionalmente, </w:t>
      </w:r>
      <w:r w:rsidRPr="001E4519">
        <w:t>decidiu</w:t>
      </w:r>
      <w:r>
        <w:t xml:space="preserve"> não</w:t>
      </w:r>
      <w:r w:rsidRPr="001E4519">
        <w:t xml:space="preserve"> comunicar os principais assuntos de auditoria de acordo com a NBC TA 701 no contexto da auditoria do demonstrativo de contas a receber.</w:t>
      </w:r>
    </w:p>
    <w:p w14:paraId="092BB984" w14:textId="77777777" w:rsidR="00C1157F" w:rsidRPr="001E4519" w:rsidRDefault="00C1157F">
      <w:pPr>
        <w:pStyle w:val="PargrafodaLista"/>
        <w:numPr>
          <w:ilvl w:val="0"/>
          <w:numId w:val="335"/>
        </w:numPr>
        <w:spacing w:after="120" w:line="240" w:lineRule="auto"/>
        <w:ind w:left="284" w:hanging="284"/>
        <w:contextualSpacing w:val="0"/>
        <w:jc w:val="both"/>
      </w:pPr>
      <w:r w:rsidRPr="001E4519">
        <w:t>O auditor determinou que não há outras informações (ou seja, os requisitos da NBC TA 720 não se aplicam).</w:t>
      </w:r>
    </w:p>
    <w:p w14:paraId="6D78C46F" w14:textId="77777777" w:rsidR="00C1157F" w:rsidRPr="001E4519" w:rsidRDefault="00C1157F">
      <w:pPr>
        <w:pStyle w:val="PargrafodaLista"/>
        <w:numPr>
          <w:ilvl w:val="0"/>
          <w:numId w:val="335"/>
        </w:numPr>
        <w:spacing w:after="0" w:line="240" w:lineRule="auto"/>
        <w:ind w:left="284" w:hanging="284"/>
        <w:contextualSpacing w:val="0"/>
        <w:jc w:val="both"/>
      </w:pPr>
      <w:r w:rsidRPr="001E4519">
        <w:t>As pessoas responsáveis pela supervisão da demonstração contábil não são aquelas responsáveis pela elaboração da demonstração contábil.</w:t>
      </w:r>
    </w:p>
    <w:p w14:paraId="4D14BB1A" w14:textId="77777777" w:rsidR="00C1157F" w:rsidRDefault="00C1157F" w:rsidP="00C1157F">
      <w:pPr>
        <w:jc w:val="both"/>
      </w:pPr>
    </w:p>
    <w:p w14:paraId="2F5ABA20" w14:textId="77777777" w:rsidR="00C1157F" w:rsidRPr="001E4519" w:rsidRDefault="00C1157F" w:rsidP="00C1157F">
      <w:pPr>
        <w:jc w:val="both"/>
      </w:pPr>
    </w:p>
    <w:p w14:paraId="46A323C2" w14:textId="77777777" w:rsidR="00C1157F" w:rsidRPr="007C65D6" w:rsidRDefault="00C1157F" w:rsidP="00C1157F">
      <w:pPr>
        <w:jc w:val="both"/>
        <w:rPr>
          <w:b/>
        </w:rPr>
      </w:pPr>
      <w:r w:rsidRPr="007C65D6">
        <w:rPr>
          <w:b/>
        </w:rPr>
        <w:t xml:space="preserve">RELATÓRIO </w:t>
      </w:r>
      <w:r w:rsidRPr="00FB0020">
        <w:rPr>
          <w:b/>
        </w:rPr>
        <w:t>DO AUDITOR INDEPENDENTE</w:t>
      </w:r>
    </w:p>
    <w:p w14:paraId="7B9FA3E9" w14:textId="77777777" w:rsidR="00C1157F" w:rsidRPr="006E4C39" w:rsidRDefault="00C1157F" w:rsidP="00C1157F">
      <w:pPr>
        <w:jc w:val="both"/>
        <w:rPr>
          <w:highlight w:val="red"/>
        </w:rPr>
      </w:pPr>
    </w:p>
    <w:p w14:paraId="36602B10" w14:textId="77777777" w:rsidR="00C1157F" w:rsidRPr="001E4519" w:rsidRDefault="00C1157F" w:rsidP="00C1157F">
      <w:pPr>
        <w:jc w:val="both"/>
      </w:pPr>
      <w:r>
        <w:t>(</w:t>
      </w:r>
      <w:r w:rsidRPr="00FB0020">
        <w:t>Aos acionistas da Companhia</w:t>
      </w:r>
      <w:r w:rsidRPr="001E4519">
        <w:t xml:space="preserve"> ABC ou destinatário apropriado</w:t>
      </w:r>
      <w:r>
        <w:t>)</w:t>
      </w:r>
    </w:p>
    <w:p w14:paraId="2260E3C0" w14:textId="77777777" w:rsidR="00C1157F" w:rsidRPr="001E4519" w:rsidRDefault="00C1157F" w:rsidP="00C1157F">
      <w:pPr>
        <w:jc w:val="both"/>
      </w:pPr>
    </w:p>
    <w:p w14:paraId="7A0DF58B" w14:textId="77777777" w:rsidR="00C1157F" w:rsidRPr="001E4519" w:rsidRDefault="00C1157F" w:rsidP="00C1157F">
      <w:pPr>
        <w:jc w:val="both"/>
        <w:rPr>
          <w:b/>
        </w:rPr>
      </w:pPr>
      <w:r>
        <w:rPr>
          <w:b/>
        </w:rPr>
        <w:t>Opinião</w:t>
      </w:r>
    </w:p>
    <w:p w14:paraId="0491C990" w14:textId="77777777" w:rsidR="00C1157F" w:rsidRPr="001E4519" w:rsidRDefault="00C1157F" w:rsidP="00C1157F">
      <w:pPr>
        <w:jc w:val="both"/>
      </w:pPr>
    </w:p>
    <w:p w14:paraId="67EE5AB9" w14:textId="77777777" w:rsidR="00C1157F" w:rsidRPr="001E4519" w:rsidRDefault="00C1157F" w:rsidP="00C1157F">
      <w:pPr>
        <w:jc w:val="both"/>
      </w:pPr>
      <w:r w:rsidRPr="001E4519">
        <w:t>Examinamos o demonstrativo de contas a receber da Companhia ABC (</w:t>
      </w:r>
      <w:r>
        <w:t>c</w:t>
      </w:r>
      <w:r w:rsidRPr="001E4519">
        <w:t>ompanhia) para o exercício findo em 31 de dezembro de 20X1 (demonstrativo).</w:t>
      </w:r>
    </w:p>
    <w:p w14:paraId="3E1B5B00" w14:textId="77777777" w:rsidR="00C1157F" w:rsidRPr="001E4519" w:rsidRDefault="00C1157F" w:rsidP="00C1157F">
      <w:pPr>
        <w:jc w:val="both"/>
      </w:pPr>
    </w:p>
    <w:p w14:paraId="3A7EE924" w14:textId="77777777" w:rsidR="00C1157F" w:rsidRPr="001E4519" w:rsidRDefault="00C1157F" w:rsidP="00C1157F">
      <w:pPr>
        <w:jc w:val="both"/>
      </w:pPr>
      <w:r w:rsidRPr="001E4519">
        <w:t xml:space="preserve">Em nossa opinião, as informações financeiras no demonstrativo da </w:t>
      </w:r>
      <w:r>
        <w:t>c</w:t>
      </w:r>
      <w:r w:rsidRPr="001E4519">
        <w:t>ompanhia em 31 de dezembro de 20X1 foram elaboradas, em todos os aspectos relevantes, de acordo com [descrever as disposições para elaboração de relatórios financeiros estabelecidas pela agência reguladora].</w:t>
      </w:r>
    </w:p>
    <w:p w14:paraId="31C2D143" w14:textId="77777777" w:rsidR="00C1157F" w:rsidRPr="001E4519" w:rsidRDefault="00C1157F" w:rsidP="00C1157F">
      <w:pPr>
        <w:jc w:val="both"/>
      </w:pPr>
    </w:p>
    <w:p w14:paraId="19E2C03F" w14:textId="77777777" w:rsidR="00C1157F" w:rsidRPr="001E4519" w:rsidRDefault="00C1157F" w:rsidP="00C1157F">
      <w:pPr>
        <w:jc w:val="both"/>
        <w:rPr>
          <w:b/>
        </w:rPr>
      </w:pPr>
      <w:r w:rsidRPr="001E4519">
        <w:rPr>
          <w:b/>
        </w:rPr>
        <w:t>Base para opinião</w:t>
      </w:r>
    </w:p>
    <w:p w14:paraId="2AF6009D" w14:textId="77777777" w:rsidR="00C1157F" w:rsidRPr="001E4519" w:rsidRDefault="00C1157F" w:rsidP="00C1157F">
      <w:pPr>
        <w:jc w:val="both"/>
      </w:pPr>
    </w:p>
    <w:p w14:paraId="3A8244B4" w14:textId="77777777" w:rsidR="00C1157F" w:rsidRPr="001E4519" w:rsidRDefault="00C1157F" w:rsidP="00C1157F">
      <w:pPr>
        <w:jc w:val="both"/>
      </w:pPr>
      <w:r w:rsidRPr="001E4519">
        <w:t>Nossa auditoria foi conduzida de acordo com as normas brasileiras e internacionais de auditoria. Nossas responsabilidades em conformidade com tais normas estão descritas na seção a seguir</w:t>
      </w:r>
      <w:r>
        <w:t>,</w:t>
      </w:r>
      <w:r w:rsidRPr="001E4519">
        <w:t xml:space="preserve"> intitulada “Responsabilidades do auditor pela auditoria do demonstrativo”. Somos independentes em relação à </w:t>
      </w:r>
      <w:r>
        <w:t>c</w:t>
      </w:r>
      <w:r w:rsidRPr="001E4519">
        <w:t>ompanhia de acordo com os princípios éticos relevantes previstos no Código de Ética Profissional do Contador e nas normas profissionais emitidas pelo Conselho Federal de Contabilidade e cumprimos com as demais responsabilidades éticas de acordo com essas normas. Acreditamos que a evidência de auditoria obtida é suficiente e apropriada para fundamentar nossa opinião.</w:t>
      </w:r>
    </w:p>
    <w:p w14:paraId="329273AD" w14:textId="77777777" w:rsidR="00C1157F" w:rsidRPr="001E4519" w:rsidRDefault="00C1157F" w:rsidP="00C1157F">
      <w:pPr>
        <w:jc w:val="both"/>
      </w:pPr>
    </w:p>
    <w:p w14:paraId="376C75DC" w14:textId="77777777" w:rsidR="00C1157F" w:rsidRPr="001E4519" w:rsidRDefault="00C1157F" w:rsidP="00C1157F">
      <w:pPr>
        <w:jc w:val="both"/>
        <w:rPr>
          <w:b/>
        </w:rPr>
      </w:pPr>
      <w:r w:rsidRPr="001E4519">
        <w:rPr>
          <w:b/>
        </w:rPr>
        <w:t>Ênfase</w:t>
      </w:r>
      <w:r>
        <w:rPr>
          <w:b/>
        </w:rPr>
        <w:t xml:space="preserve"> – </w:t>
      </w:r>
      <w:r w:rsidRPr="001E4519">
        <w:rPr>
          <w:b/>
        </w:rPr>
        <w:t xml:space="preserve">Base de elaboração do demonstrativo e </w:t>
      </w:r>
      <w:r w:rsidRPr="00240F9E">
        <w:rPr>
          <w:b/>
          <w:highlight w:val="yellow"/>
        </w:rPr>
        <w:t>restrição sobre distribuição</w:t>
      </w:r>
    </w:p>
    <w:p w14:paraId="56F253BC" w14:textId="77777777" w:rsidR="00C1157F" w:rsidRPr="001E4519" w:rsidRDefault="00C1157F" w:rsidP="00C1157F">
      <w:pPr>
        <w:jc w:val="both"/>
      </w:pPr>
    </w:p>
    <w:p w14:paraId="298332D5" w14:textId="77777777" w:rsidR="00C1157F" w:rsidRPr="001E4519" w:rsidRDefault="00C1157F" w:rsidP="00C1157F">
      <w:pPr>
        <w:jc w:val="both"/>
      </w:pPr>
      <w:r w:rsidRPr="001E4519">
        <w:t xml:space="preserve">Chamamos a atenção para a nota explicativa X ao demonstrativo, que descreve sua base de elaboração. O demonstrativo foi elaborado para auxiliar a </w:t>
      </w:r>
      <w:r>
        <w:t>c</w:t>
      </w:r>
      <w:r w:rsidRPr="001E4519">
        <w:t xml:space="preserve">ompanhia a cumprir os requisitos da agência reguladora DEF. Consequentemente, o </w:t>
      </w:r>
      <w:r w:rsidRPr="00240F9E">
        <w:rPr>
          <w:highlight w:val="green"/>
        </w:rPr>
        <w:t>demonstrativo pode não ser adequado para outras finalidades</w:t>
      </w:r>
      <w:r w:rsidRPr="001E4519">
        <w:t>. Nosso relatório destina-se</w:t>
      </w:r>
      <w:r>
        <w:t>,</w:t>
      </w:r>
      <w:r w:rsidRPr="001E4519">
        <w:t xml:space="preserve"> </w:t>
      </w:r>
      <w:r w:rsidRPr="00240F9E">
        <w:rPr>
          <w:highlight w:val="green"/>
        </w:rPr>
        <w:t>exclusivamente</w:t>
      </w:r>
      <w:r>
        <w:t>,</w:t>
      </w:r>
      <w:r w:rsidRPr="001E4519">
        <w:t xml:space="preserve"> para a utilização e informação da </w:t>
      </w:r>
      <w:r>
        <w:t>c</w:t>
      </w:r>
      <w:r w:rsidRPr="001E4519">
        <w:t xml:space="preserve">ompanhia e para a agência reguladora DEF e não deve ser distribuído ou utilizado por outras partes </w:t>
      </w:r>
      <w:r w:rsidRPr="00240F9E">
        <w:rPr>
          <w:highlight w:val="green"/>
        </w:rPr>
        <w:t>além da companhia ou da agência reguladora DEF</w:t>
      </w:r>
      <w:r w:rsidRPr="001E4519">
        <w:t>. Nossa opinião não está modificada em relação a esse assunto.</w:t>
      </w:r>
    </w:p>
    <w:p w14:paraId="2941DF8F" w14:textId="77777777" w:rsidR="00C1157F" w:rsidRPr="001E4519" w:rsidRDefault="00C1157F" w:rsidP="00C1157F">
      <w:pPr>
        <w:jc w:val="both"/>
      </w:pPr>
    </w:p>
    <w:p w14:paraId="5F2A440B" w14:textId="77777777" w:rsidR="00C1157F" w:rsidRPr="001E4519" w:rsidRDefault="00C1157F" w:rsidP="00C1157F">
      <w:pPr>
        <w:jc w:val="both"/>
      </w:pPr>
      <w:r w:rsidRPr="001E4519">
        <w:rPr>
          <w:b/>
        </w:rPr>
        <w:t>Responsabilidades da administração e da governança pelo demonstrativo</w:t>
      </w:r>
      <w:r w:rsidRPr="006E4C39">
        <w:rPr>
          <w:b/>
          <w:vertAlign w:val="superscript"/>
        </w:rPr>
        <w:t>(1)</w:t>
      </w:r>
    </w:p>
    <w:p w14:paraId="738144B1" w14:textId="77777777" w:rsidR="00C1157F" w:rsidRPr="001E4519" w:rsidRDefault="00C1157F" w:rsidP="00C1157F">
      <w:pPr>
        <w:jc w:val="both"/>
      </w:pPr>
    </w:p>
    <w:p w14:paraId="41352D51" w14:textId="77777777" w:rsidR="00C1157F" w:rsidRPr="001E4519" w:rsidRDefault="00C1157F" w:rsidP="00C1157F">
      <w:pPr>
        <w:jc w:val="both"/>
      </w:pPr>
      <w:r w:rsidRPr="001E4519">
        <w:t xml:space="preserve">A administração da </w:t>
      </w:r>
      <w:r>
        <w:t>c</w:t>
      </w:r>
      <w:r w:rsidRPr="001E4519">
        <w:t>ompanhia é responsável pela elaboração do demonstrativo de acordo com [descrever as disposições para elaboração de relatórios financeiros estabelecidas pela agência reguladora], e pelos controles internos que ela determinou serem necessários para permitir a sua elaboração livre de distorção relevante, independentemente se causada por fraude ou erro.</w:t>
      </w:r>
    </w:p>
    <w:p w14:paraId="30184F5F" w14:textId="77777777" w:rsidR="00C1157F" w:rsidRPr="001E4519" w:rsidRDefault="00C1157F" w:rsidP="00C1157F">
      <w:pPr>
        <w:jc w:val="both"/>
      </w:pPr>
    </w:p>
    <w:p w14:paraId="2FA9CC46" w14:textId="77777777" w:rsidR="00C1157F" w:rsidRPr="001E4519" w:rsidRDefault="00C1157F" w:rsidP="00C1157F">
      <w:pPr>
        <w:jc w:val="both"/>
      </w:pPr>
      <w:r w:rsidRPr="001E4519">
        <w:t xml:space="preserve">Na elaboração do demonstrativo, a administração é responsável pela avaliação da capacidade de a </w:t>
      </w:r>
      <w:r>
        <w:t>c</w:t>
      </w:r>
      <w:r w:rsidRPr="001E4519">
        <w:t>ompanhia continuar operando</w:t>
      </w:r>
      <w:r>
        <w:t xml:space="preserve"> e</w:t>
      </w:r>
      <w:r w:rsidRPr="001E4519">
        <w:t xml:space="preserve"> divulgando, quando aplicável, os assuntos relacionados com a sua continuidade operacional e o uso dessa base contábil na elaboração do demonstrativo, a não ser que a administração pretenda liquidar a </w:t>
      </w:r>
      <w:r>
        <w:t>c</w:t>
      </w:r>
      <w:r w:rsidRPr="001E4519">
        <w:t>ompanhia ou cessar suas operações, ou não tenha nenhuma alternativa realista para evitar o encerramento das operações.</w:t>
      </w:r>
    </w:p>
    <w:p w14:paraId="200E6E53" w14:textId="77777777" w:rsidR="00C1157F" w:rsidRPr="001E4519" w:rsidRDefault="00C1157F" w:rsidP="00C1157F">
      <w:pPr>
        <w:jc w:val="both"/>
      </w:pPr>
    </w:p>
    <w:p w14:paraId="64AB3846" w14:textId="77777777" w:rsidR="00C1157F" w:rsidRPr="001E4519" w:rsidRDefault="00C1157F" w:rsidP="00C1157F">
      <w:pPr>
        <w:jc w:val="both"/>
      </w:pPr>
      <w:r w:rsidRPr="001E4519">
        <w:t>Os responsáveis pela governança são aqueles com responsabilidade pela supervisão do processo de elaboração das demonstrações contábeis.</w:t>
      </w:r>
    </w:p>
    <w:p w14:paraId="179AB245" w14:textId="77777777" w:rsidR="00C1157F" w:rsidRPr="001E4519" w:rsidRDefault="00C1157F" w:rsidP="00C1157F">
      <w:pPr>
        <w:jc w:val="both"/>
      </w:pPr>
    </w:p>
    <w:p w14:paraId="24B5B691" w14:textId="77777777" w:rsidR="00C1157F" w:rsidRPr="001E4519" w:rsidRDefault="00C1157F" w:rsidP="00C1157F">
      <w:pPr>
        <w:jc w:val="both"/>
        <w:rPr>
          <w:b/>
        </w:rPr>
      </w:pPr>
      <w:r w:rsidRPr="001E4519">
        <w:rPr>
          <w:b/>
        </w:rPr>
        <w:t>Responsabilidades do auditor pela auditoria do demonstrativo</w:t>
      </w:r>
    </w:p>
    <w:p w14:paraId="6A29A6AD" w14:textId="77777777" w:rsidR="00C1157F" w:rsidRPr="001E4519" w:rsidRDefault="00C1157F" w:rsidP="00C1157F">
      <w:pPr>
        <w:jc w:val="both"/>
      </w:pPr>
    </w:p>
    <w:p w14:paraId="5AEC180F" w14:textId="77777777" w:rsidR="00C1157F" w:rsidRPr="001E4519" w:rsidRDefault="00C1157F" w:rsidP="00C1157F">
      <w:pPr>
        <w:jc w:val="both"/>
      </w:pPr>
      <w:r w:rsidRPr="001E4519">
        <w:t>Nossos objetivos são obter segurança razoável de que o demonstrativo est</w:t>
      </w:r>
      <w:r>
        <w:t>eja</w:t>
      </w:r>
      <w:r w:rsidRPr="001E4519">
        <w:t xml:space="preserve"> livre de distorção relevante, independentemente de se causada por fraude ou erro, e emitir um relatório de auditoria contendo a nossa opinião. Segurança razoável é um alto nível de segurança, mas</w:t>
      </w:r>
      <w:r>
        <w:t>,</w:t>
      </w:r>
      <w:r w:rsidRPr="001E4519">
        <w:t xml:space="preserve"> não</w:t>
      </w:r>
      <w:r>
        <w:t>,</w:t>
      </w:r>
      <w:r w:rsidRPr="001E4519">
        <w:t xml:space="preserve"> a garantia de que uma auditoria conduzida de acordo com as normas brasileiras e internacionais de auditoria sempre detecta as eventuais distorções relevantes existentes. As distorções podem ser decorrentes de fraude ou erro e são consideradas relevantes quando, individualmente ou em conjunto, possam influenciar, dentro d</w:t>
      </w:r>
      <w:r>
        <w:t>a</w:t>
      </w:r>
      <w:r w:rsidRPr="001E4519">
        <w:t xml:space="preserve"> perspectiva razoável, as decisões econômicas de usuários tomadas com base no referido demonstrativo.</w:t>
      </w:r>
    </w:p>
    <w:p w14:paraId="2E63CFCB" w14:textId="77777777" w:rsidR="00C1157F" w:rsidRPr="001E4519" w:rsidRDefault="00C1157F" w:rsidP="00C1157F">
      <w:pPr>
        <w:jc w:val="both"/>
      </w:pPr>
    </w:p>
    <w:p w14:paraId="46275824" w14:textId="77777777" w:rsidR="00C1157F" w:rsidRPr="001E4519" w:rsidRDefault="00C1157F" w:rsidP="00C1157F">
      <w:pPr>
        <w:spacing w:after="120"/>
        <w:jc w:val="both"/>
      </w:pPr>
      <w:r w:rsidRPr="001E4519">
        <w:t>Como parte d</w:t>
      </w:r>
      <w:r>
        <w:t>a</w:t>
      </w:r>
      <w:r w:rsidRPr="001E4519">
        <w:t xml:space="preserve"> auditoria</w:t>
      </w:r>
      <w:r>
        <w:t>,</w:t>
      </w:r>
      <w:r w:rsidRPr="001E4519">
        <w:t xml:space="preserve"> de acordo com as normas brasileiras e internacionais de auditoria, exercemos julgamento profissional e mantemos ceticismo profissional ao longo da auditoria. Além disso:</w:t>
      </w:r>
    </w:p>
    <w:p w14:paraId="6E6D3C29" w14:textId="77777777" w:rsidR="00C1157F" w:rsidRPr="006E4C39" w:rsidRDefault="00C1157F">
      <w:pPr>
        <w:pStyle w:val="PargrafodaLista"/>
        <w:numPr>
          <w:ilvl w:val="1"/>
          <w:numId w:val="337"/>
        </w:numPr>
        <w:spacing w:after="120" w:line="240" w:lineRule="auto"/>
        <w:ind w:left="284" w:hanging="284"/>
        <w:contextualSpacing w:val="0"/>
        <w:jc w:val="both"/>
      </w:pPr>
      <w:r w:rsidRPr="006E4C39">
        <w:t>Identificamos e avaliamos os riscos de distorção relevante no demonstrativo, independentemente de se causada por fraude ou erro</w:t>
      </w:r>
      <w:r>
        <w:t>;</w:t>
      </w:r>
      <w:r w:rsidRPr="006E4C39">
        <w:t xml:space="preserve"> planejamos e executamos procedimentos de auditoria em resposta a tais riscos</w:t>
      </w:r>
      <w:r>
        <w:t>;</w:t>
      </w:r>
      <w:r w:rsidRPr="006E4C39">
        <w:t xml:space="preserve"> </w:t>
      </w:r>
      <w:r>
        <w:t>e</w:t>
      </w:r>
      <w:r w:rsidRPr="006E4C39">
        <w:t xml:space="preserve"> obtemos evidência de auditoria apropriada e suficiente para fundamentar nossa opinião. O risco de não detecção de distorção relevante resultante de fraude é maior do que o proveniente de erro, já que a fraude pode envolver o ato de burlar os controles internos, conluio, falsificação, omissão ou representações falsas intencionais.</w:t>
      </w:r>
    </w:p>
    <w:p w14:paraId="6FA9DDFD" w14:textId="77777777" w:rsidR="00C1157F" w:rsidRPr="006E4C39" w:rsidRDefault="00C1157F">
      <w:pPr>
        <w:pStyle w:val="PargrafodaLista"/>
        <w:numPr>
          <w:ilvl w:val="1"/>
          <w:numId w:val="337"/>
        </w:numPr>
        <w:spacing w:after="120" w:line="240" w:lineRule="auto"/>
        <w:ind w:left="284" w:hanging="284"/>
        <w:contextualSpacing w:val="0"/>
        <w:jc w:val="both"/>
      </w:pPr>
      <w:r w:rsidRPr="006E4C39">
        <w:t>Obtemos entendimento dos controles internos relevantes para a auditoria para planejarmos procedimentos de auditoria apropriados nas circunstâncias, mas</w:t>
      </w:r>
      <w:r>
        <w:t>,</w:t>
      </w:r>
      <w:r w:rsidRPr="006E4C39">
        <w:t xml:space="preserve"> não</w:t>
      </w:r>
      <w:r>
        <w:t>,</w:t>
      </w:r>
      <w:r w:rsidRPr="006E4C39">
        <w:t xml:space="preserve"> com o objetivo de expressarmos opinião sobre a eficácia dos controles internos da </w:t>
      </w:r>
      <w:r>
        <w:t>c</w:t>
      </w:r>
      <w:r w:rsidRPr="006E4C39">
        <w:t>ompanhia.</w:t>
      </w:r>
      <w:r w:rsidRPr="006E4C39">
        <w:rPr>
          <w:vertAlign w:val="superscript"/>
        </w:rPr>
        <w:t>(2)</w:t>
      </w:r>
    </w:p>
    <w:p w14:paraId="62B61EBB" w14:textId="77777777" w:rsidR="00C1157F" w:rsidRPr="006E4C39" w:rsidRDefault="00C1157F">
      <w:pPr>
        <w:pStyle w:val="PargrafodaLista"/>
        <w:numPr>
          <w:ilvl w:val="1"/>
          <w:numId w:val="337"/>
        </w:numPr>
        <w:spacing w:after="120" w:line="240" w:lineRule="auto"/>
        <w:ind w:left="284" w:hanging="284"/>
        <w:contextualSpacing w:val="0"/>
        <w:jc w:val="both"/>
      </w:pPr>
      <w:r w:rsidRPr="006E4C39">
        <w:t xml:space="preserve">Concluímos sobre a adequação do uso, pela administração, da base contábil de continuidade operacional e, com base nas evidências de auditoria obtidas, se existe incerteza relevante em relação a eventos ou condições que possam levantar dúvida significativa em relação à capacidade de continuidade operacional da </w:t>
      </w:r>
      <w:r>
        <w:t>c</w:t>
      </w:r>
      <w:r w:rsidRPr="006E4C39">
        <w:t xml:space="preserve">ompanhia. Se concluirmos que existe incerteza relevante, devemos chamar atenção em nosso relatório de auditoria para as respectivas divulgações no demonstrativo ou incluir modificação em nossa opinião, se as divulgações forem inadequadas. Nossas conclusões estão fundamentadas nas evidências de auditoria obtidas até a data de nosso relatório. Todavia, eventos ou condições futuras podem levar a </w:t>
      </w:r>
      <w:r>
        <w:t>c</w:t>
      </w:r>
      <w:r w:rsidRPr="006E4C39">
        <w:t>ompanhia a não mais se manter em continuidade operacional.</w:t>
      </w:r>
    </w:p>
    <w:p w14:paraId="7FC5D474" w14:textId="77777777" w:rsidR="00C1157F" w:rsidRPr="006E4C39" w:rsidRDefault="00C1157F">
      <w:pPr>
        <w:pStyle w:val="PargrafodaLista"/>
        <w:numPr>
          <w:ilvl w:val="1"/>
          <w:numId w:val="337"/>
        </w:numPr>
        <w:spacing w:after="0" w:line="240" w:lineRule="auto"/>
        <w:ind w:left="284" w:hanging="284"/>
        <w:contextualSpacing w:val="0"/>
        <w:jc w:val="both"/>
      </w:pPr>
      <w:r w:rsidRPr="006E4C39">
        <w:t>Avaliamos a adequação das políticas contábeis utilizadas e a razoabilidade das estimativas contábeis, se houver, e das respectivas divulgações feitas pela administração.</w:t>
      </w:r>
    </w:p>
    <w:p w14:paraId="63747540" w14:textId="77777777" w:rsidR="00C1157F" w:rsidRPr="001E4519" w:rsidRDefault="00C1157F" w:rsidP="00C1157F">
      <w:pPr>
        <w:jc w:val="both"/>
      </w:pPr>
    </w:p>
    <w:p w14:paraId="05C3160F" w14:textId="77777777" w:rsidR="00C1157F" w:rsidRPr="001E4519" w:rsidRDefault="00C1157F" w:rsidP="00C1157F">
      <w:pPr>
        <w:jc w:val="both"/>
      </w:pPr>
      <w:r w:rsidRPr="001E4519">
        <w:t>Comunicamo-nos com os responsáveis pela governança a respeito, entre outros aspectos, do alcance planejado, da época da auditoria e das constatações significativas de auditoria, inclusive as eventuais deficiências significativas nos controles internos que identificamos durante nossos trabalhos.</w:t>
      </w:r>
    </w:p>
    <w:p w14:paraId="2831EFF4" w14:textId="77777777" w:rsidR="00C1157F" w:rsidRPr="001E4519" w:rsidRDefault="00C1157F" w:rsidP="00C1157F">
      <w:pPr>
        <w:jc w:val="both"/>
      </w:pPr>
    </w:p>
    <w:p w14:paraId="1ECF2774" w14:textId="77777777" w:rsidR="00C1157F" w:rsidRPr="001E4519" w:rsidRDefault="00C1157F" w:rsidP="00C1157F">
      <w:pPr>
        <w:jc w:val="both"/>
      </w:pPr>
      <w:r w:rsidRPr="001E4519">
        <w:t>Fornecemos também aos responsáveis pela governança declaração de que cumprimos com as exigências éticas relevantes, incluindo os requisitos aplicáveis de independência e comunicamos todos os eventuais relacionamentos ou assuntos que poderiam afetar consideravelmente nossa independência, incluindo, quando aplicável, as respectivas salvaguardas.</w:t>
      </w:r>
    </w:p>
    <w:p w14:paraId="0C294F61" w14:textId="77777777" w:rsidR="00C1157F" w:rsidRPr="001E4519" w:rsidRDefault="00C1157F" w:rsidP="00C1157F">
      <w:pPr>
        <w:jc w:val="both"/>
      </w:pPr>
    </w:p>
    <w:p w14:paraId="27D70598" w14:textId="77777777" w:rsidR="00C1157F" w:rsidRPr="001E4519" w:rsidRDefault="00C1157F" w:rsidP="00C1157F">
      <w:pPr>
        <w:jc w:val="both"/>
      </w:pPr>
      <w:r w:rsidRPr="001E4519">
        <w:t xml:space="preserve">[Local (localidade do escritório de auditoria que emitiu o relatório) e data do relatório do auditor independente] </w:t>
      </w:r>
    </w:p>
    <w:p w14:paraId="7EFE6B63" w14:textId="77777777" w:rsidR="00C1157F" w:rsidRPr="001E4519" w:rsidRDefault="00C1157F" w:rsidP="00C1157F">
      <w:pPr>
        <w:jc w:val="both"/>
      </w:pPr>
      <w:r w:rsidRPr="001E4519">
        <w:t>[Nome do auditor independente (pessoa física ou jurídica</w:t>
      </w:r>
      <w:r>
        <w:t>)</w:t>
      </w:r>
      <w:r w:rsidRPr="001E4519">
        <w:t>]</w:t>
      </w:r>
    </w:p>
    <w:p w14:paraId="016AA6A3" w14:textId="77777777" w:rsidR="00C1157F" w:rsidRPr="001E4519" w:rsidRDefault="00C1157F" w:rsidP="00C1157F">
      <w:pPr>
        <w:jc w:val="both"/>
      </w:pPr>
      <w:r w:rsidRPr="001E4519">
        <w:t>[Nome do profissional (sócio ou responsável técnico, no caso de o auditor ser pessoa jurídica)]</w:t>
      </w:r>
    </w:p>
    <w:p w14:paraId="73875D74" w14:textId="77777777" w:rsidR="00C1157F" w:rsidRPr="001E4519" w:rsidRDefault="00C1157F" w:rsidP="00C1157F">
      <w:pPr>
        <w:jc w:val="both"/>
      </w:pPr>
      <w:r w:rsidRPr="001E4519">
        <w:t>[Números de registro no CRC da firma de auditoria e do profissional que assina o relatório]</w:t>
      </w:r>
    </w:p>
    <w:p w14:paraId="2B192BB8" w14:textId="77777777" w:rsidR="00C1157F" w:rsidRPr="001E4519" w:rsidRDefault="00C1157F" w:rsidP="00C1157F">
      <w:pPr>
        <w:jc w:val="both"/>
      </w:pPr>
      <w:r w:rsidRPr="001E4519">
        <w:t>[Assinatura do auditor independente]</w:t>
      </w:r>
    </w:p>
    <w:p w14:paraId="7FAF0B88" w14:textId="77777777" w:rsidR="00C1157F" w:rsidRPr="001E4519" w:rsidRDefault="00C1157F" w:rsidP="00C1157F">
      <w:pPr>
        <w:jc w:val="both"/>
      </w:pPr>
    </w:p>
    <w:p w14:paraId="795A4A80" w14:textId="77777777" w:rsidR="00C1157F" w:rsidRPr="00712E0F" w:rsidRDefault="00C1157F" w:rsidP="00C1157F">
      <w:pPr>
        <w:spacing w:after="120"/>
        <w:ind w:left="284" w:hanging="284"/>
        <w:jc w:val="both"/>
        <w:rPr>
          <w:sz w:val="20"/>
          <w:szCs w:val="20"/>
        </w:rPr>
      </w:pPr>
      <w:r w:rsidRPr="00712E0F">
        <w:rPr>
          <w:sz w:val="20"/>
          <w:szCs w:val="20"/>
          <w:vertAlign w:val="superscript"/>
        </w:rPr>
        <w:t>(1)</w:t>
      </w:r>
      <w:r w:rsidRPr="00712E0F">
        <w:rPr>
          <w:sz w:val="20"/>
          <w:szCs w:val="20"/>
        </w:rPr>
        <w:t xml:space="preserve"> </w:t>
      </w:r>
      <w:r>
        <w:rPr>
          <w:sz w:val="20"/>
          <w:szCs w:val="20"/>
        </w:rPr>
        <w:tab/>
      </w:r>
      <w:r w:rsidRPr="00712E0F">
        <w:rPr>
          <w:sz w:val="20"/>
          <w:szCs w:val="20"/>
        </w:rPr>
        <w:t>Em todos esses exemplos de relatório do auditor, os termos “administração” e “responsáveis pela governança” podem precisar ser substituídos por outros termos mais apropriados ao contexto da estrutura legal de determinada jurisdição.</w:t>
      </w:r>
    </w:p>
    <w:p w14:paraId="17E9187F" w14:textId="77777777" w:rsidR="00C1157F" w:rsidRPr="00712E0F" w:rsidRDefault="00C1157F" w:rsidP="00C1157F">
      <w:pPr>
        <w:ind w:left="284" w:hanging="284"/>
        <w:jc w:val="both"/>
        <w:rPr>
          <w:sz w:val="20"/>
          <w:szCs w:val="20"/>
        </w:rPr>
      </w:pPr>
      <w:r w:rsidRPr="00712E0F">
        <w:rPr>
          <w:sz w:val="20"/>
          <w:szCs w:val="20"/>
          <w:vertAlign w:val="superscript"/>
        </w:rPr>
        <w:t>(2)</w:t>
      </w:r>
      <w:r w:rsidRPr="00712E0F">
        <w:rPr>
          <w:sz w:val="20"/>
          <w:szCs w:val="20"/>
        </w:rPr>
        <w:t xml:space="preserve"> </w:t>
      </w:r>
      <w:r>
        <w:rPr>
          <w:sz w:val="20"/>
          <w:szCs w:val="20"/>
        </w:rPr>
        <w:tab/>
      </w:r>
      <w:r w:rsidRPr="00712E0F">
        <w:rPr>
          <w:sz w:val="20"/>
          <w:szCs w:val="20"/>
        </w:rPr>
        <w:t>Essa sentença deve ser modificada, conforme adequado, nas circunstâncias em que o auditor também tem a responsabilidade de expressar uma opinião sobre a eficácia dos controles internos em conjunto com a auditoria do demonstrativo.</w:t>
      </w:r>
    </w:p>
    <w:p w14:paraId="645D8DB0" w14:textId="77777777" w:rsidR="00C1157F" w:rsidRPr="001E4519" w:rsidRDefault="00C1157F" w:rsidP="00C1157F">
      <w:pPr>
        <w:jc w:val="both"/>
      </w:pPr>
    </w:p>
    <w:p w14:paraId="741172B3" w14:textId="77777777" w:rsidR="00C1157F" w:rsidRPr="001E4519" w:rsidRDefault="00C1157F" w:rsidP="00C1157F">
      <w:pPr>
        <w:jc w:val="both"/>
      </w:pPr>
    </w:p>
    <w:p w14:paraId="17E655ED" w14:textId="77777777" w:rsidR="002A7EB0" w:rsidRPr="002A7EB0" w:rsidRDefault="002A7EB0" w:rsidP="002A7EB0"/>
    <w:p w14:paraId="6B364000" w14:textId="08D1BDBF" w:rsidR="00D17E06" w:rsidRDefault="00D17E06" w:rsidP="00D17E06">
      <w:pPr>
        <w:pStyle w:val="Ttulo1"/>
        <w:spacing w:before="0" w:after="120" w:line="240" w:lineRule="auto"/>
        <w:rPr>
          <w:rFonts w:ascii="Times New Roman" w:hAnsi="Times New Roman" w:cs="Times New Roman"/>
          <w:b/>
          <w:bCs/>
          <w:color w:val="auto"/>
          <w:sz w:val="24"/>
          <w:szCs w:val="24"/>
        </w:rPr>
      </w:pPr>
      <w:bookmarkStart w:id="263" w:name="_Toc183036924"/>
      <w:r w:rsidRPr="00D17E06">
        <w:rPr>
          <w:rFonts w:ascii="Times New Roman" w:hAnsi="Times New Roman" w:cs="Times New Roman"/>
          <w:b/>
          <w:bCs/>
          <w:color w:val="auto"/>
          <w:sz w:val="24"/>
          <w:szCs w:val="24"/>
        </w:rPr>
        <w:t>NBC TA 810</w:t>
      </w:r>
      <w:bookmarkEnd w:id="263"/>
    </w:p>
    <w:p w14:paraId="6E7F6814" w14:textId="77777777" w:rsidR="00CA6010" w:rsidRPr="00BB7C4B" w:rsidRDefault="00CA6010" w:rsidP="00CA6010">
      <w:pPr>
        <w:jc w:val="both"/>
        <w:rPr>
          <w:b/>
        </w:rPr>
      </w:pPr>
      <w:r w:rsidRPr="00BB7C4B">
        <w:rPr>
          <w:b/>
        </w:rPr>
        <w:t>NORMA BRASILEIRA DE CONTABILIDADE</w:t>
      </w:r>
      <w:r>
        <w:rPr>
          <w:b/>
        </w:rPr>
        <w:t>,</w:t>
      </w:r>
      <w:r w:rsidRPr="00BB7C4B">
        <w:rPr>
          <w:b/>
        </w:rPr>
        <w:t xml:space="preserve"> NBC TA 8</w:t>
      </w:r>
      <w:r>
        <w:rPr>
          <w:b/>
        </w:rPr>
        <w:t>10</w:t>
      </w:r>
      <w:r w:rsidRPr="00BB7C4B">
        <w:rPr>
          <w:b/>
        </w:rPr>
        <w:t>, DE 17 DE FEVEREIRO DE 201</w:t>
      </w:r>
      <w:r>
        <w:rPr>
          <w:b/>
        </w:rPr>
        <w:t>7</w:t>
      </w:r>
    </w:p>
    <w:p w14:paraId="28C8C8F8" w14:textId="77777777" w:rsidR="00CA6010" w:rsidRPr="00BB7C4B" w:rsidRDefault="00CA6010" w:rsidP="00CA6010">
      <w:pPr>
        <w:jc w:val="both"/>
        <w:rPr>
          <w:b/>
        </w:rPr>
      </w:pPr>
    </w:p>
    <w:p w14:paraId="39D295C1" w14:textId="77777777" w:rsidR="00CA6010" w:rsidRPr="00BB7C4B" w:rsidRDefault="00CA6010" w:rsidP="00CA6010">
      <w:pPr>
        <w:ind w:left="5387"/>
        <w:jc w:val="both"/>
        <w:rPr>
          <w:b/>
          <w:i/>
        </w:rPr>
      </w:pPr>
      <w:r w:rsidRPr="00BB7C4B">
        <w:rPr>
          <w:b/>
          <w:i/>
        </w:rPr>
        <w:t>Dá nova redação à NBC TA 8</w:t>
      </w:r>
      <w:r>
        <w:rPr>
          <w:b/>
          <w:i/>
        </w:rPr>
        <w:t>10</w:t>
      </w:r>
      <w:r w:rsidRPr="00BB7C4B">
        <w:rPr>
          <w:b/>
          <w:i/>
        </w:rPr>
        <w:t xml:space="preserve"> que dispõe sobre trabalhos para a emissão de relatório sobre demonstrações contábeis </w:t>
      </w:r>
      <w:r w:rsidRPr="00240F9E">
        <w:rPr>
          <w:b/>
          <w:i/>
          <w:highlight w:val="yellow"/>
        </w:rPr>
        <w:t>condensadas</w:t>
      </w:r>
      <w:r w:rsidRPr="00BB7C4B">
        <w:rPr>
          <w:b/>
          <w:i/>
        </w:rPr>
        <w:t>.</w:t>
      </w:r>
    </w:p>
    <w:p w14:paraId="5EC7E7C6" w14:textId="77777777" w:rsidR="00CA6010" w:rsidRPr="00BB7C4B" w:rsidRDefault="00CA6010" w:rsidP="00CA6010">
      <w:pPr>
        <w:jc w:val="both"/>
        <w:rPr>
          <w:b/>
        </w:rPr>
      </w:pPr>
    </w:p>
    <w:p w14:paraId="36138EE4" w14:textId="77777777" w:rsidR="00CA6010" w:rsidRPr="00BB7C4B" w:rsidRDefault="00CA6010" w:rsidP="00CA6010">
      <w:pPr>
        <w:ind w:firstLine="1134"/>
        <w:jc w:val="both"/>
      </w:pPr>
      <w:r w:rsidRPr="00BB7C4B">
        <w:t xml:space="preserve">O </w:t>
      </w:r>
      <w:r w:rsidRPr="00654182">
        <w:rPr>
          <w:b/>
        </w:rPr>
        <w:t>CONSELHO FEDERAL DE CONTABILIDADE</w:t>
      </w:r>
      <w:r w:rsidRPr="00BB7C4B">
        <w:t>,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 elaborada de acordo com a sua equivalente internacional ISA 8</w:t>
      </w:r>
      <w:r>
        <w:t>10</w:t>
      </w:r>
      <w:r w:rsidRPr="00BB7C4B">
        <w:t xml:space="preserve"> da IFAC:</w:t>
      </w:r>
    </w:p>
    <w:p w14:paraId="275D9340" w14:textId="77777777" w:rsidR="00CA6010" w:rsidRDefault="00CA6010" w:rsidP="00CA6010">
      <w:pPr>
        <w:jc w:val="center"/>
        <w:rPr>
          <w:b/>
        </w:rPr>
      </w:pPr>
    </w:p>
    <w:p w14:paraId="4BE6D099" w14:textId="77777777" w:rsidR="00CA6010" w:rsidRDefault="00CA6010" w:rsidP="00CA6010">
      <w:pPr>
        <w:jc w:val="center"/>
        <w:rPr>
          <w:b/>
        </w:rPr>
      </w:pPr>
    </w:p>
    <w:p w14:paraId="70DD48F5" w14:textId="77777777" w:rsidR="00CA6010" w:rsidRPr="003C04E1" w:rsidRDefault="00CA6010" w:rsidP="00CA6010">
      <w:pPr>
        <w:jc w:val="center"/>
        <w:rPr>
          <w:b/>
        </w:rPr>
      </w:pPr>
      <w:r w:rsidRPr="003C04E1">
        <w:rPr>
          <w:b/>
        </w:rPr>
        <w:t>NBC TA 810 – TRABALHOS PARA A EMISSÃO DE RELATÓRIO SOBRE DEMONSTRAÇÕES CONTÁBEIS CONDENSADAS</w:t>
      </w:r>
    </w:p>
    <w:p w14:paraId="7444D4DD" w14:textId="77777777" w:rsidR="00CA6010" w:rsidRDefault="00CA6010" w:rsidP="00CA6010">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0"/>
        <w:gridCol w:w="1402"/>
      </w:tblGrid>
      <w:tr w:rsidR="00CA6010" w14:paraId="05BC0D6B" w14:textId="77777777" w:rsidTr="009A4CD5">
        <w:tc>
          <w:tcPr>
            <w:tcW w:w="8330" w:type="dxa"/>
          </w:tcPr>
          <w:p w14:paraId="0FA717DA" w14:textId="77777777" w:rsidR="00CA6010" w:rsidRPr="000F08FB" w:rsidRDefault="00CA6010" w:rsidP="009A4CD5">
            <w:pPr>
              <w:spacing w:before="60" w:after="60"/>
              <w:jc w:val="both"/>
            </w:pPr>
            <w:r w:rsidRPr="001A3437">
              <w:rPr>
                <w:b/>
              </w:rPr>
              <w:t>Sumário</w:t>
            </w:r>
          </w:p>
        </w:tc>
        <w:tc>
          <w:tcPr>
            <w:tcW w:w="1417" w:type="dxa"/>
          </w:tcPr>
          <w:p w14:paraId="184AB986" w14:textId="77777777" w:rsidR="00CA6010" w:rsidRPr="001A3437" w:rsidRDefault="00CA6010" w:rsidP="009A4CD5">
            <w:pPr>
              <w:spacing w:before="60" w:after="60"/>
              <w:jc w:val="center"/>
              <w:rPr>
                <w:b/>
              </w:rPr>
            </w:pPr>
            <w:r w:rsidRPr="001A3437">
              <w:rPr>
                <w:b/>
              </w:rPr>
              <w:t>Item</w:t>
            </w:r>
          </w:p>
        </w:tc>
      </w:tr>
      <w:tr w:rsidR="00CA6010" w14:paraId="24486962" w14:textId="77777777" w:rsidTr="009A4CD5">
        <w:tc>
          <w:tcPr>
            <w:tcW w:w="8330" w:type="dxa"/>
          </w:tcPr>
          <w:p w14:paraId="1A5B7D24" w14:textId="77777777" w:rsidR="00CA6010" w:rsidRPr="001A3437" w:rsidRDefault="00CA6010" w:rsidP="009A4CD5">
            <w:pPr>
              <w:spacing w:before="60" w:after="60"/>
              <w:jc w:val="both"/>
              <w:rPr>
                <w:b/>
              </w:rPr>
            </w:pPr>
            <w:r w:rsidRPr="001A3437">
              <w:rPr>
                <w:b/>
              </w:rPr>
              <w:t>INTRODUÇÃO</w:t>
            </w:r>
          </w:p>
        </w:tc>
        <w:tc>
          <w:tcPr>
            <w:tcW w:w="1417" w:type="dxa"/>
          </w:tcPr>
          <w:p w14:paraId="42DC9B8E" w14:textId="77777777" w:rsidR="00CA6010" w:rsidRPr="001A3437" w:rsidRDefault="00CA6010" w:rsidP="009A4CD5">
            <w:pPr>
              <w:spacing w:before="60" w:after="60"/>
              <w:jc w:val="center"/>
            </w:pPr>
          </w:p>
        </w:tc>
      </w:tr>
      <w:tr w:rsidR="00CA6010" w14:paraId="333E22AC" w14:textId="77777777" w:rsidTr="009A4CD5">
        <w:tc>
          <w:tcPr>
            <w:tcW w:w="8330" w:type="dxa"/>
          </w:tcPr>
          <w:p w14:paraId="08FFA36E" w14:textId="77777777" w:rsidR="00CA6010" w:rsidRPr="000F08FB" w:rsidRDefault="00CA6010" w:rsidP="009A4CD5">
            <w:pPr>
              <w:spacing w:before="60" w:after="60"/>
              <w:jc w:val="both"/>
            </w:pPr>
            <w:r w:rsidRPr="001A3437">
              <w:t>Alcance</w:t>
            </w:r>
          </w:p>
        </w:tc>
        <w:tc>
          <w:tcPr>
            <w:tcW w:w="1417" w:type="dxa"/>
          </w:tcPr>
          <w:p w14:paraId="522D69BC" w14:textId="77777777" w:rsidR="00CA6010" w:rsidRPr="001A3437" w:rsidRDefault="00CA6010" w:rsidP="009A4CD5">
            <w:pPr>
              <w:spacing w:before="60" w:after="60"/>
              <w:jc w:val="center"/>
            </w:pPr>
            <w:r w:rsidRPr="001A3437">
              <w:t>1</w:t>
            </w:r>
          </w:p>
        </w:tc>
      </w:tr>
      <w:tr w:rsidR="00CA6010" w14:paraId="25410460" w14:textId="77777777" w:rsidTr="009A4CD5">
        <w:tc>
          <w:tcPr>
            <w:tcW w:w="8330" w:type="dxa"/>
          </w:tcPr>
          <w:p w14:paraId="71C4DDFF" w14:textId="77777777" w:rsidR="00CA6010" w:rsidRPr="000F08FB" w:rsidRDefault="00CA6010" w:rsidP="009A4CD5">
            <w:pPr>
              <w:spacing w:before="60" w:after="60"/>
              <w:jc w:val="both"/>
            </w:pPr>
            <w:r w:rsidRPr="001A3437">
              <w:t>Data de vigência</w:t>
            </w:r>
          </w:p>
        </w:tc>
        <w:tc>
          <w:tcPr>
            <w:tcW w:w="1417" w:type="dxa"/>
          </w:tcPr>
          <w:p w14:paraId="288584B6" w14:textId="77777777" w:rsidR="00CA6010" w:rsidRPr="001A3437" w:rsidRDefault="00CA6010" w:rsidP="009A4CD5">
            <w:pPr>
              <w:spacing w:before="60" w:after="60"/>
              <w:jc w:val="center"/>
            </w:pPr>
            <w:r w:rsidRPr="001A3437">
              <w:t>2</w:t>
            </w:r>
          </w:p>
        </w:tc>
      </w:tr>
      <w:tr w:rsidR="00CA6010" w14:paraId="28F7DD36" w14:textId="77777777" w:rsidTr="009A4CD5">
        <w:tc>
          <w:tcPr>
            <w:tcW w:w="8330" w:type="dxa"/>
          </w:tcPr>
          <w:p w14:paraId="4A518A93" w14:textId="77777777" w:rsidR="00CA6010" w:rsidRPr="000F08FB" w:rsidRDefault="00CA6010" w:rsidP="009A4CD5">
            <w:pPr>
              <w:spacing w:before="60" w:after="60"/>
              <w:jc w:val="both"/>
            </w:pPr>
            <w:r w:rsidRPr="001A3437">
              <w:rPr>
                <w:b/>
              </w:rPr>
              <w:t>OBJETIVO</w:t>
            </w:r>
          </w:p>
        </w:tc>
        <w:tc>
          <w:tcPr>
            <w:tcW w:w="1417" w:type="dxa"/>
          </w:tcPr>
          <w:p w14:paraId="353E0FFB" w14:textId="77777777" w:rsidR="00CA6010" w:rsidRPr="001A3437" w:rsidRDefault="00CA6010" w:rsidP="009A4CD5">
            <w:pPr>
              <w:spacing w:before="60" w:after="60"/>
              <w:jc w:val="center"/>
              <w:rPr>
                <w:b/>
              </w:rPr>
            </w:pPr>
            <w:r w:rsidRPr="001A3437">
              <w:rPr>
                <w:b/>
              </w:rPr>
              <w:t>3</w:t>
            </w:r>
          </w:p>
        </w:tc>
      </w:tr>
      <w:tr w:rsidR="00CA6010" w14:paraId="48D1EB0B" w14:textId="77777777" w:rsidTr="009A4CD5">
        <w:tc>
          <w:tcPr>
            <w:tcW w:w="8330" w:type="dxa"/>
          </w:tcPr>
          <w:p w14:paraId="47EE2FF7" w14:textId="77777777" w:rsidR="00CA6010" w:rsidRPr="000F08FB" w:rsidRDefault="00CA6010" w:rsidP="009A4CD5">
            <w:pPr>
              <w:spacing w:before="60" w:after="60"/>
              <w:jc w:val="both"/>
            </w:pPr>
            <w:r w:rsidRPr="001A3437">
              <w:rPr>
                <w:b/>
              </w:rPr>
              <w:t>DEFINIÇÕES</w:t>
            </w:r>
          </w:p>
        </w:tc>
        <w:tc>
          <w:tcPr>
            <w:tcW w:w="1417" w:type="dxa"/>
          </w:tcPr>
          <w:p w14:paraId="17B2FE49" w14:textId="77777777" w:rsidR="00CA6010" w:rsidRPr="001A3437" w:rsidRDefault="00CA6010" w:rsidP="009A4CD5">
            <w:pPr>
              <w:spacing w:before="60" w:after="60"/>
              <w:jc w:val="center"/>
              <w:rPr>
                <w:b/>
              </w:rPr>
            </w:pPr>
            <w:r w:rsidRPr="001A3437">
              <w:rPr>
                <w:b/>
              </w:rPr>
              <w:t>4</w:t>
            </w:r>
          </w:p>
        </w:tc>
      </w:tr>
      <w:tr w:rsidR="00CA6010" w14:paraId="406F686B" w14:textId="77777777" w:rsidTr="009A4CD5">
        <w:tc>
          <w:tcPr>
            <w:tcW w:w="8330" w:type="dxa"/>
          </w:tcPr>
          <w:p w14:paraId="3832EB80" w14:textId="77777777" w:rsidR="00CA6010" w:rsidRPr="001A3437" w:rsidRDefault="00CA6010" w:rsidP="009A4CD5">
            <w:pPr>
              <w:spacing w:before="60" w:after="60"/>
              <w:jc w:val="both"/>
              <w:rPr>
                <w:b/>
              </w:rPr>
            </w:pPr>
            <w:r w:rsidRPr="001A3437">
              <w:rPr>
                <w:b/>
              </w:rPr>
              <w:t>REQUISITOS</w:t>
            </w:r>
          </w:p>
        </w:tc>
        <w:tc>
          <w:tcPr>
            <w:tcW w:w="1417" w:type="dxa"/>
          </w:tcPr>
          <w:p w14:paraId="14815390" w14:textId="77777777" w:rsidR="00CA6010" w:rsidRPr="001A3437" w:rsidRDefault="00CA6010" w:rsidP="009A4CD5">
            <w:pPr>
              <w:spacing w:before="60" w:after="60"/>
              <w:jc w:val="center"/>
            </w:pPr>
          </w:p>
        </w:tc>
      </w:tr>
      <w:tr w:rsidR="00CA6010" w14:paraId="570F944F" w14:textId="77777777" w:rsidTr="009A4CD5">
        <w:tc>
          <w:tcPr>
            <w:tcW w:w="8330" w:type="dxa"/>
          </w:tcPr>
          <w:p w14:paraId="0D05B80D" w14:textId="77777777" w:rsidR="00CA6010" w:rsidRPr="000F08FB" w:rsidRDefault="00CA6010" w:rsidP="009A4CD5">
            <w:pPr>
              <w:spacing w:before="60" w:after="60"/>
              <w:jc w:val="both"/>
            </w:pPr>
            <w:r w:rsidRPr="001A3437">
              <w:t>Aceitação do trabalho</w:t>
            </w:r>
          </w:p>
        </w:tc>
        <w:tc>
          <w:tcPr>
            <w:tcW w:w="1417" w:type="dxa"/>
          </w:tcPr>
          <w:p w14:paraId="2F7282C5" w14:textId="77777777" w:rsidR="00CA6010" w:rsidRPr="001A3437" w:rsidRDefault="00CA6010" w:rsidP="009A4CD5">
            <w:pPr>
              <w:spacing w:before="60" w:after="60"/>
              <w:jc w:val="center"/>
            </w:pPr>
            <w:r w:rsidRPr="001A3437">
              <w:t>5 – 7</w:t>
            </w:r>
          </w:p>
        </w:tc>
      </w:tr>
      <w:tr w:rsidR="00CA6010" w14:paraId="29C72CD8" w14:textId="77777777" w:rsidTr="009A4CD5">
        <w:tc>
          <w:tcPr>
            <w:tcW w:w="8330" w:type="dxa"/>
          </w:tcPr>
          <w:p w14:paraId="0BB98540" w14:textId="77777777" w:rsidR="00CA6010" w:rsidRPr="000F08FB" w:rsidRDefault="00CA6010" w:rsidP="009A4CD5">
            <w:pPr>
              <w:spacing w:before="60" w:after="60"/>
              <w:jc w:val="both"/>
            </w:pPr>
            <w:r w:rsidRPr="001A3437">
              <w:t>Natureza dos procedimentos</w:t>
            </w:r>
          </w:p>
        </w:tc>
        <w:tc>
          <w:tcPr>
            <w:tcW w:w="1417" w:type="dxa"/>
          </w:tcPr>
          <w:p w14:paraId="6739A6F7" w14:textId="77777777" w:rsidR="00CA6010" w:rsidRPr="001A3437" w:rsidRDefault="00CA6010" w:rsidP="009A4CD5">
            <w:pPr>
              <w:spacing w:before="60" w:after="60"/>
              <w:jc w:val="center"/>
            </w:pPr>
            <w:r w:rsidRPr="001A3437">
              <w:t>8</w:t>
            </w:r>
          </w:p>
        </w:tc>
      </w:tr>
      <w:tr w:rsidR="00CA6010" w14:paraId="3A8278E6" w14:textId="77777777" w:rsidTr="009A4CD5">
        <w:tc>
          <w:tcPr>
            <w:tcW w:w="8330" w:type="dxa"/>
          </w:tcPr>
          <w:p w14:paraId="59102F83" w14:textId="77777777" w:rsidR="00CA6010" w:rsidRPr="000F08FB" w:rsidRDefault="00CA6010" w:rsidP="009A4CD5">
            <w:pPr>
              <w:spacing w:before="60" w:after="60"/>
              <w:jc w:val="both"/>
            </w:pPr>
            <w:r w:rsidRPr="001A3437">
              <w:t>Forma da opinião</w:t>
            </w:r>
          </w:p>
        </w:tc>
        <w:tc>
          <w:tcPr>
            <w:tcW w:w="1417" w:type="dxa"/>
          </w:tcPr>
          <w:p w14:paraId="5CFB94A5" w14:textId="77777777" w:rsidR="00CA6010" w:rsidRPr="001A3437" w:rsidRDefault="00CA6010" w:rsidP="009A4CD5">
            <w:pPr>
              <w:spacing w:before="60" w:after="60"/>
              <w:jc w:val="center"/>
            </w:pPr>
            <w:r w:rsidRPr="001A3437">
              <w:t>9 – 11</w:t>
            </w:r>
          </w:p>
        </w:tc>
      </w:tr>
      <w:tr w:rsidR="00CA6010" w14:paraId="3AE7AC21" w14:textId="77777777" w:rsidTr="009A4CD5">
        <w:tc>
          <w:tcPr>
            <w:tcW w:w="8330" w:type="dxa"/>
          </w:tcPr>
          <w:p w14:paraId="3A64EC2B" w14:textId="77777777" w:rsidR="00CA6010" w:rsidRPr="001A3437" w:rsidRDefault="00CA6010" w:rsidP="009A4CD5">
            <w:pPr>
              <w:spacing w:before="60" w:after="60"/>
              <w:jc w:val="both"/>
            </w:pPr>
            <w:r w:rsidRPr="001A3437">
              <w:t>Época do trabalho e eventos subsequentes à data do relatório do auditor independente sobre as demonstrações contábeis auditadas</w:t>
            </w:r>
          </w:p>
        </w:tc>
        <w:tc>
          <w:tcPr>
            <w:tcW w:w="1417" w:type="dxa"/>
          </w:tcPr>
          <w:p w14:paraId="4CC4F494" w14:textId="77777777" w:rsidR="00CA6010" w:rsidRPr="001A3437" w:rsidRDefault="00CA6010" w:rsidP="009A4CD5">
            <w:pPr>
              <w:spacing w:before="60" w:after="60"/>
              <w:jc w:val="center"/>
            </w:pPr>
            <w:r w:rsidRPr="001A3437">
              <w:t>12 – 13</w:t>
            </w:r>
          </w:p>
        </w:tc>
      </w:tr>
      <w:tr w:rsidR="00CA6010" w14:paraId="469BDF0C" w14:textId="77777777" w:rsidTr="009A4CD5">
        <w:tc>
          <w:tcPr>
            <w:tcW w:w="8330" w:type="dxa"/>
          </w:tcPr>
          <w:p w14:paraId="64C34A13" w14:textId="77777777" w:rsidR="00CA6010" w:rsidRPr="001A3437" w:rsidRDefault="00CA6010" w:rsidP="009A4CD5">
            <w:pPr>
              <w:spacing w:before="60" w:after="60"/>
              <w:jc w:val="both"/>
            </w:pPr>
            <w:r w:rsidRPr="001A3437">
              <w:t>Informações em documentos que contenham demonstrações contábeis condensadas</w:t>
            </w:r>
          </w:p>
        </w:tc>
        <w:tc>
          <w:tcPr>
            <w:tcW w:w="1417" w:type="dxa"/>
          </w:tcPr>
          <w:p w14:paraId="32FD9DCF" w14:textId="77777777" w:rsidR="00CA6010" w:rsidRPr="001A3437" w:rsidRDefault="00CA6010" w:rsidP="009A4CD5">
            <w:pPr>
              <w:spacing w:before="60" w:after="60"/>
              <w:jc w:val="center"/>
            </w:pPr>
            <w:r w:rsidRPr="001A3437">
              <w:t>14 – 15</w:t>
            </w:r>
          </w:p>
        </w:tc>
      </w:tr>
      <w:tr w:rsidR="00CA6010" w14:paraId="30F8FB77" w14:textId="77777777" w:rsidTr="009A4CD5">
        <w:tc>
          <w:tcPr>
            <w:tcW w:w="8330" w:type="dxa"/>
          </w:tcPr>
          <w:p w14:paraId="64C8A8D2" w14:textId="77777777" w:rsidR="00CA6010" w:rsidRPr="001A3437" w:rsidRDefault="00CA6010" w:rsidP="009A4CD5">
            <w:pPr>
              <w:spacing w:before="60" w:after="60"/>
              <w:jc w:val="both"/>
            </w:pPr>
            <w:r w:rsidRPr="001A3437">
              <w:t>Relatório do auditor independente sobre demonstrações contábeis condensadas</w:t>
            </w:r>
          </w:p>
        </w:tc>
        <w:tc>
          <w:tcPr>
            <w:tcW w:w="1417" w:type="dxa"/>
          </w:tcPr>
          <w:p w14:paraId="01017BDA" w14:textId="77777777" w:rsidR="00CA6010" w:rsidRPr="001A3437" w:rsidRDefault="00CA6010" w:rsidP="009A4CD5">
            <w:pPr>
              <w:spacing w:before="60" w:after="60"/>
              <w:jc w:val="center"/>
            </w:pPr>
            <w:r w:rsidRPr="001A3437">
              <w:t>16 – 21</w:t>
            </w:r>
          </w:p>
        </w:tc>
      </w:tr>
      <w:tr w:rsidR="00CA6010" w14:paraId="12C5FACD" w14:textId="77777777" w:rsidTr="009A4CD5">
        <w:tc>
          <w:tcPr>
            <w:tcW w:w="8330" w:type="dxa"/>
          </w:tcPr>
          <w:p w14:paraId="5AD3D095" w14:textId="77777777" w:rsidR="00CA6010" w:rsidRPr="001A3437" w:rsidRDefault="00CA6010" w:rsidP="009A4CD5">
            <w:pPr>
              <w:spacing w:before="60" w:after="60"/>
              <w:jc w:val="both"/>
            </w:pPr>
            <w:r w:rsidRPr="001A3437">
              <w:t>Restrição sobre distribuição, ou uso, ou alerta aos leitores para a base de apresentação das demonstrações contábeis condensadas</w:t>
            </w:r>
          </w:p>
        </w:tc>
        <w:tc>
          <w:tcPr>
            <w:tcW w:w="1417" w:type="dxa"/>
          </w:tcPr>
          <w:p w14:paraId="0AF5CCFF" w14:textId="77777777" w:rsidR="00CA6010" w:rsidRPr="001A3437" w:rsidRDefault="00CA6010" w:rsidP="009A4CD5">
            <w:pPr>
              <w:spacing w:before="60" w:after="60"/>
              <w:jc w:val="center"/>
            </w:pPr>
            <w:r w:rsidRPr="001A3437">
              <w:t>22</w:t>
            </w:r>
          </w:p>
        </w:tc>
      </w:tr>
      <w:tr w:rsidR="00CA6010" w14:paraId="5CB5B38C" w14:textId="77777777" w:rsidTr="009A4CD5">
        <w:tc>
          <w:tcPr>
            <w:tcW w:w="8330" w:type="dxa"/>
          </w:tcPr>
          <w:p w14:paraId="50334BBC" w14:textId="77777777" w:rsidR="00CA6010" w:rsidRPr="000F08FB" w:rsidRDefault="00CA6010" w:rsidP="009A4CD5">
            <w:pPr>
              <w:tabs>
                <w:tab w:val="left" w:pos="720"/>
                <w:tab w:val="left" w:pos="1440"/>
                <w:tab w:val="left" w:pos="2160"/>
                <w:tab w:val="left" w:pos="2880"/>
                <w:tab w:val="left" w:pos="3600"/>
                <w:tab w:val="left" w:pos="4320"/>
                <w:tab w:val="left" w:pos="6566"/>
              </w:tabs>
              <w:spacing w:before="60" w:after="60"/>
              <w:jc w:val="both"/>
            </w:pPr>
            <w:r w:rsidRPr="001A3437">
              <w:t>Informações comparativas</w:t>
            </w:r>
          </w:p>
        </w:tc>
        <w:tc>
          <w:tcPr>
            <w:tcW w:w="1417" w:type="dxa"/>
          </w:tcPr>
          <w:p w14:paraId="5AED4D27" w14:textId="77777777" w:rsidR="00CA6010" w:rsidRPr="001A3437" w:rsidRDefault="00CA6010" w:rsidP="009A4CD5">
            <w:pPr>
              <w:spacing w:before="60" w:after="60"/>
              <w:jc w:val="center"/>
            </w:pPr>
            <w:r w:rsidRPr="001A3437">
              <w:t>23 – 24</w:t>
            </w:r>
          </w:p>
        </w:tc>
      </w:tr>
      <w:tr w:rsidR="00CA6010" w14:paraId="15F4D9C2" w14:textId="77777777" w:rsidTr="009A4CD5">
        <w:tc>
          <w:tcPr>
            <w:tcW w:w="8330" w:type="dxa"/>
          </w:tcPr>
          <w:p w14:paraId="41B5EEA8" w14:textId="77777777" w:rsidR="00CA6010" w:rsidRPr="001A3437" w:rsidRDefault="00CA6010" w:rsidP="009A4CD5">
            <w:pPr>
              <w:spacing w:before="60" w:after="60"/>
              <w:jc w:val="both"/>
            </w:pPr>
            <w:r w:rsidRPr="001A3437">
              <w:t>Informações suplementares não auditadas apresentadas com as demonstrações contábeis condensadas</w:t>
            </w:r>
          </w:p>
        </w:tc>
        <w:tc>
          <w:tcPr>
            <w:tcW w:w="1417" w:type="dxa"/>
          </w:tcPr>
          <w:p w14:paraId="7B9172FA" w14:textId="77777777" w:rsidR="00CA6010" w:rsidRPr="001A3437" w:rsidRDefault="00CA6010" w:rsidP="009A4CD5">
            <w:pPr>
              <w:spacing w:before="60" w:after="60"/>
              <w:jc w:val="center"/>
            </w:pPr>
            <w:r w:rsidRPr="001A3437">
              <w:t>25</w:t>
            </w:r>
          </w:p>
        </w:tc>
      </w:tr>
      <w:tr w:rsidR="00CA6010" w14:paraId="7056C0FA" w14:textId="77777777" w:rsidTr="009A4CD5">
        <w:tc>
          <w:tcPr>
            <w:tcW w:w="8330" w:type="dxa"/>
          </w:tcPr>
          <w:p w14:paraId="6D52A18B" w14:textId="77777777" w:rsidR="00CA6010" w:rsidRPr="001A3437" w:rsidRDefault="00CA6010" w:rsidP="009A4CD5">
            <w:pPr>
              <w:spacing w:before="60" w:after="60"/>
              <w:jc w:val="both"/>
            </w:pPr>
            <w:r w:rsidRPr="001A3437">
              <w:t>Associação do auditor (com informações condensadas)</w:t>
            </w:r>
          </w:p>
        </w:tc>
        <w:tc>
          <w:tcPr>
            <w:tcW w:w="1417" w:type="dxa"/>
          </w:tcPr>
          <w:p w14:paraId="160C48EF" w14:textId="77777777" w:rsidR="00CA6010" w:rsidRPr="001A3437" w:rsidRDefault="00CA6010" w:rsidP="009A4CD5">
            <w:pPr>
              <w:spacing w:before="60" w:after="60"/>
              <w:jc w:val="center"/>
            </w:pPr>
            <w:r w:rsidRPr="001A3437">
              <w:t>26 – 27</w:t>
            </w:r>
          </w:p>
        </w:tc>
      </w:tr>
      <w:tr w:rsidR="00CA6010" w:rsidRPr="001060F8" w14:paraId="6C3DF8CE" w14:textId="77777777" w:rsidTr="009A4CD5">
        <w:tc>
          <w:tcPr>
            <w:tcW w:w="8330" w:type="dxa"/>
          </w:tcPr>
          <w:p w14:paraId="4B3633F3" w14:textId="77777777" w:rsidR="00CA6010" w:rsidRPr="001A3437" w:rsidRDefault="00CA6010" w:rsidP="009A4CD5">
            <w:pPr>
              <w:spacing w:before="60" w:after="60"/>
              <w:jc w:val="both"/>
              <w:rPr>
                <w:b/>
              </w:rPr>
            </w:pPr>
            <w:r w:rsidRPr="001A3437">
              <w:rPr>
                <w:b/>
              </w:rPr>
              <w:t>APLICAÇÃO E OUTROS MATERIAIS EXPLICATIVOS</w:t>
            </w:r>
          </w:p>
        </w:tc>
        <w:tc>
          <w:tcPr>
            <w:tcW w:w="1417" w:type="dxa"/>
          </w:tcPr>
          <w:p w14:paraId="7973D84D" w14:textId="77777777" w:rsidR="00CA6010" w:rsidRPr="001A3437" w:rsidRDefault="00CA6010" w:rsidP="009A4CD5">
            <w:pPr>
              <w:spacing w:before="60" w:after="60"/>
              <w:jc w:val="center"/>
            </w:pPr>
          </w:p>
        </w:tc>
      </w:tr>
      <w:tr w:rsidR="00CA6010" w14:paraId="0C79F8CA" w14:textId="77777777" w:rsidTr="009A4CD5">
        <w:tc>
          <w:tcPr>
            <w:tcW w:w="8330" w:type="dxa"/>
          </w:tcPr>
          <w:p w14:paraId="207EFA56" w14:textId="77777777" w:rsidR="00CA6010" w:rsidRPr="000F08FB" w:rsidRDefault="00CA6010" w:rsidP="009A4CD5">
            <w:pPr>
              <w:spacing w:before="60" w:after="60"/>
              <w:jc w:val="both"/>
            </w:pPr>
            <w:r w:rsidRPr="001A3437">
              <w:t>Aceitação do trabalho</w:t>
            </w:r>
          </w:p>
        </w:tc>
        <w:tc>
          <w:tcPr>
            <w:tcW w:w="1417" w:type="dxa"/>
          </w:tcPr>
          <w:p w14:paraId="425686B0" w14:textId="77777777" w:rsidR="00CA6010" w:rsidRPr="001A3437" w:rsidRDefault="00CA6010" w:rsidP="009A4CD5">
            <w:pPr>
              <w:spacing w:before="60" w:after="60"/>
              <w:jc w:val="center"/>
            </w:pPr>
            <w:r w:rsidRPr="001A3437">
              <w:t>A1 – A7</w:t>
            </w:r>
          </w:p>
        </w:tc>
      </w:tr>
      <w:tr w:rsidR="00CA6010" w14:paraId="1B525884" w14:textId="77777777" w:rsidTr="009A4CD5">
        <w:tc>
          <w:tcPr>
            <w:tcW w:w="8330" w:type="dxa"/>
          </w:tcPr>
          <w:p w14:paraId="3E4A119C" w14:textId="77777777" w:rsidR="00CA6010" w:rsidRPr="001A3437" w:rsidRDefault="00CA6010" w:rsidP="009A4CD5">
            <w:pPr>
              <w:spacing w:before="60" w:after="60"/>
              <w:jc w:val="both"/>
            </w:pPr>
            <w:r w:rsidRPr="001A3437">
              <w:t>Avaliação da disponibilização das demonstrações contábeis auditadas</w:t>
            </w:r>
          </w:p>
        </w:tc>
        <w:tc>
          <w:tcPr>
            <w:tcW w:w="1417" w:type="dxa"/>
          </w:tcPr>
          <w:p w14:paraId="3A92584D" w14:textId="77777777" w:rsidR="00CA6010" w:rsidRPr="001A3437" w:rsidRDefault="00CA6010" w:rsidP="009A4CD5">
            <w:pPr>
              <w:spacing w:before="60" w:after="60"/>
              <w:jc w:val="center"/>
            </w:pPr>
            <w:r w:rsidRPr="001A3437">
              <w:t>A8</w:t>
            </w:r>
          </w:p>
        </w:tc>
      </w:tr>
      <w:tr w:rsidR="00CA6010" w14:paraId="11D5BDBE" w14:textId="77777777" w:rsidTr="009A4CD5">
        <w:tc>
          <w:tcPr>
            <w:tcW w:w="8330" w:type="dxa"/>
          </w:tcPr>
          <w:p w14:paraId="411A91ED" w14:textId="77777777" w:rsidR="00CA6010" w:rsidRPr="000F08FB" w:rsidRDefault="00CA6010" w:rsidP="009A4CD5">
            <w:pPr>
              <w:spacing w:before="60" w:after="60"/>
              <w:jc w:val="both"/>
            </w:pPr>
            <w:r w:rsidRPr="001A3437">
              <w:t>Forma da opinião</w:t>
            </w:r>
          </w:p>
        </w:tc>
        <w:tc>
          <w:tcPr>
            <w:tcW w:w="1417" w:type="dxa"/>
          </w:tcPr>
          <w:p w14:paraId="335D0000" w14:textId="77777777" w:rsidR="00CA6010" w:rsidRPr="001A3437" w:rsidRDefault="00CA6010" w:rsidP="009A4CD5">
            <w:pPr>
              <w:spacing w:before="60" w:after="60"/>
              <w:jc w:val="center"/>
            </w:pPr>
            <w:r w:rsidRPr="001A3437">
              <w:t>A9</w:t>
            </w:r>
          </w:p>
        </w:tc>
      </w:tr>
      <w:tr w:rsidR="00CA6010" w14:paraId="0CF5F8C4" w14:textId="77777777" w:rsidTr="009A4CD5">
        <w:tc>
          <w:tcPr>
            <w:tcW w:w="8330" w:type="dxa"/>
          </w:tcPr>
          <w:p w14:paraId="4FDCEF46" w14:textId="77777777" w:rsidR="00CA6010" w:rsidRPr="001A3437" w:rsidRDefault="00CA6010" w:rsidP="009A4CD5">
            <w:pPr>
              <w:spacing w:before="60" w:after="60"/>
              <w:jc w:val="both"/>
            </w:pPr>
            <w:r w:rsidRPr="001A3437">
              <w:t>Época do trabalho e eventos subsequentes à data do relatório do auditor independente sobre as demonstrações contábeis auditadas</w:t>
            </w:r>
          </w:p>
        </w:tc>
        <w:tc>
          <w:tcPr>
            <w:tcW w:w="1417" w:type="dxa"/>
          </w:tcPr>
          <w:p w14:paraId="69D434AE" w14:textId="77777777" w:rsidR="00CA6010" w:rsidRPr="001A3437" w:rsidRDefault="00CA6010" w:rsidP="009A4CD5">
            <w:pPr>
              <w:spacing w:before="60" w:after="60"/>
              <w:jc w:val="center"/>
            </w:pPr>
            <w:r w:rsidRPr="001A3437">
              <w:t>A10</w:t>
            </w:r>
          </w:p>
        </w:tc>
      </w:tr>
      <w:tr w:rsidR="00CA6010" w14:paraId="60018452" w14:textId="77777777" w:rsidTr="009A4CD5">
        <w:tc>
          <w:tcPr>
            <w:tcW w:w="8330" w:type="dxa"/>
          </w:tcPr>
          <w:p w14:paraId="53552CDA" w14:textId="77777777" w:rsidR="00CA6010" w:rsidRPr="001A3437" w:rsidRDefault="00CA6010" w:rsidP="009A4CD5">
            <w:pPr>
              <w:spacing w:before="60" w:after="60"/>
              <w:jc w:val="both"/>
            </w:pPr>
            <w:r w:rsidRPr="001A3437">
              <w:t>Informações em documentos que contenham demonstrações contábeis condensadas</w:t>
            </w:r>
          </w:p>
        </w:tc>
        <w:tc>
          <w:tcPr>
            <w:tcW w:w="1417" w:type="dxa"/>
          </w:tcPr>
          <w:p w14:paraId="05A68323" w14:textId="77777777" w:rsidR="00CA6010" w:rsidRPr="001A3437" w:rsidRDefault="00CA6010" w:rsidP="009A4CD5">
            <w:pPr>
              <w:spacing w:before="60" w:after="60"/>
              <w:jc w:val="center"/>
            </w:pPr>
            <w:r w:rsidRPr="001A3437">
              <w:t>A11 – A16</w:t>
            </w:r>
          </w:p>
        </w:tc>
      </w:tr>
      <w:tr w:rsidR="00CA6010" w14:paraId="7265D460" w14:textId="77777777" w:rsidTr="009A4CD5">
        <w:tc>
          <w:tcPr>
            <w:tcW w:w="8330" w:type="dxa"/>
          </w:tcPr>
          <w:p w14:paraId="353E16E1" w14:textId="77777777" w:rsidR="00CA6010" w:rsidRPr="001A3437" w:rsidRDefault="00CA6010" w:rsidP="009A4CD5">
            <w:pPr>
              <w:spacing w:before="60" w:after="60"/>
              <w:jc w:val="both"/>
            </w:pPr>
            <w:r w:rsidRPr="001A3437">
              <w:t>Relatório do auditor independente sobre demonstrações contábeis condensadas</w:t>
            </w:r>
          </w:p>
        </w:tc>
        <w:tc>
          <w:tcPr>
            <w:tcW w:w="1417" w:type="dxa"/>
          </w:tcPr>
          <w:p w14:paraId="2A008E74" w14:textId="77777777" w:rsidR="00CA6010" w:rsidRPr="001A3437" w:rsidRDefault="00CA6010" w:rsidP="009A4CD5">
            <w:pPr>
              <w:spacing w:before="60" w:after="60"/>
              <w:jc w:val="center"/>
            </w:pPr>
            <w:r w:rsidRPr="001A3437">
              <w:t>A17 – A23</w:t>
            </w:r>
          </w:p>
        </w:tc>
      </w:tr>
      <w:tr w:rsidR="00CA6010" w14:paraId="5DA733BB" w14:textId="77777777" w:rsidTr="009A4CD5">
        <w:tc>
          <w:tcPr>
            <w:tcW w:w="8330" w:type="dxa"/>
          </w:tcPr>
          <w:p w14:paraId="479157B8" w14:textId="77777777" w:rsidR="00CA6010" w:rsidRPr="000F08FB" w:rsidRDefault="00CA6010" w:rsidP="009A4CD5">
            <w:pPr>
              <w:spacing w:before="60" w:after="60"/>
              <w:jc w:val="both"/>
            </w:pPr>
            <w:r w:rsidRPr="001A3437">
              <w:t>Informações comparativas</w:t>
            </w:r>
          </w:p>
        </w:tc>
        <w:tc>
          <w:tcPr>
            <w:tcW w:w="1417" w:type="dxa"/>
          </w:tcPr>
          <w:p w14:paraId="2DDEF69A" w14:textId="77777777" w:rsidR="00CA6010" w:rsidRPr="001A3437" w:rsidRDefault="00CA6010" w:rsidP="009A4CD5">
            <w:pPr>
              <w:spacing w:before="60" w:after="60"/>
              <w:jc w:val="center"/>
            </w:pPr>
            <w:r w:rsidRPr="001A3437">
              <w:t>A24 – A25</w:t>
            </w:r>
          </w:p>
        </w:tc>
      </w:tr>
      <w:tr w:rsidR="00CA6010" w14:paraId="1DA12D71" w14:textId="77777777" w:rsidTr="009A4CD5">
        <w:tc>
          <w:tcPr>
            <w:tcW w:w="8330" w:type="dxa"/>
          </w:tcPr>
          <w:p w14:paraId="72787934" w14:textId="77777777" w:rsidR="00CA6010" w:rsidRPr="001A3437" w:rsidRDefault="00CA6010" w:rsidP="009A4CD5">
            <w:pPr>
              <w:spacing w:before="60" w:after="60"/>
              <w:jc w:val="both"/>
            </w:pPr>
            <w:r w:rsidRPr="001A3437">
              <w:t>Informações suplementares não auditadas apresentadas com as demonstrações contábeis condensadas</w:t>
            </w:r>
          </w:p>
        </w:tc>
        <w:tc>
          <w:tcPr>
            <w:tcW w:w="1417" w:type="dxa"/>
          </w:tcPr>
          <w:p w14:paraId="12CEABCA" w14:textId="77777777" w:rsidR="00CA6010" w:rsidRPr="001A3437" w:rsidRDefault="00CA6010" w:rsidP="009A4CD5">
            <w:pPr>
              <w:spacing w:before="60" w:after="60"/>
              <w:jc w:val="center"/>
            </w:pPr>
            <w:r w:rsidRPr="001A3437">
              <w:t>A26</w:t>
            </w:r>
          </w:p>
        </w:tc>
      </w:tr>
      <w:tr w:rsidR="00CA6010" w14:paraId="7524CD4A" w14:textId="77777777" w:rsidTr="009A4CD5">
        <w:tc>
          <w:tcPr>
            <w:tcW w:w="8330" w:type="dxa"/>
          </w:tcPr>
          <w:p w14:paraId="4B58FF59" w14:textId="77777777" w:rsidR="00CA6010" w:rsidRPr="001A3437" w:rsidRDefault="00CA6010" w:rsidP="009A4CD5">
            <w:pPr>
              <w:spacing w:before="60" w:after="60"/>
              <w:jc w:val="both"/>
            </w:pPr>
            <w:r w:rsidRPr="001A3437">
              <w:t>Associação do auditor (com informações condensadas)</w:t>
            </w:r>
          </w:p>
        </w:tc>
        <w:tc>
          <w:tcPr>
            <w:tcW w:w="1417" w:type="dxa"/>
          </w:tcPr>
          <w:p w14:paraId="3048D51F" w14:textId="77777777" w:rsidR="00CA6010" w:rsidRPr="001A3437" w:rsidRDefault="00CA6010" w:rsidP="009A4CD5">
            <w:pPr>
              <w:spacing w:before="60" w:after="60"/>
              <w:jc w:val="center"/>
            </w:pPr>
            <w:r w:rsidRPr="001A3437">
              <w:t>A27</w:t>
            </w:r>
          </w:p>
        </w:tc>
      </w:tr>
      <w:tr w:rsidR="00CA6010" w:rsidRPr="001060F8" w14:paraId="20982916" w14:textId="77777777" w:rsidTr="009A4CD5">
        <w:tc>
          <w:tcPr>
            <w:tcW w:w="8330" w:type="dxa"/>
          </w:tcPr>
          <w:p w14:paraId="1FE49795" w14:textId="77777777" w:rsidR="00CA6010" w:rsidRPr="001A3437" w:rsidRDefault="00CA6010" w:rsidP="009A4CD5">
            <w:pPr>
              <w:spacing w:before="60" w:after="60"/>
              <w:jc w:val="both"/>
            </w:pPr>
            <w:r w:rsidRPr="001A3437">
              <w:rPr>
                <w:b/>
              </w:rPr>
              <w:t>Apêndice</w:t>
            </w:r>
            <w:r w:rsidRPr="001A3437">
              <w:t>: Exemplos de relatórios do auditor independente sobre demonstrações contábeis condensadas</w:t>
            </w:r>
          </w:p>
        </w:tc>
        <w:tc>
          <w:tcPr>
            <w:tcW w:w="1417" w:type="dxa"/>
          </w:tcPr>
          <w:p w14:paraId="1F97E0CF" w14:textId="77777777" w:rsidR="00CA6010" w:rsidRPr="001A3437" w:rsidRDefault="00CA6010" w:rsidP="009A4CD5">
            <w:pPr>
              <w:spacing w:before="60" w:after="60"/>
              <w:jc w:val="center"/>
            </w:pPr>
          </w:p>
        </w:tc>
      </w:tr>
    </w:tbl>
    <w:p w14:paraId="086CFA33" w14:textId="77777777" w:rsidR="00CA6010" w:rsidRDefault="00CA6010" w:rsidP="00CA6010">
      <w:pPr>
        <w:tabs>
          <w:tab w:val="left" w:pos="8025"/>
        </w:tabs>
        <w:jc w:val="both"/>
      </w:pPr>
      <w:r>
        <w:tab/>
      </w:r>
    </w:p>
    <w:p w14:paraId="57C73BC3" w14:textId="77777777" w:rsidR="00CA6010" w:rsidRPr="003C04E1" w:rsidRDefault="00CA6010" w:rsidP="00CA6010">
      <w:pPr>
        <w:jc w:val="both"/>
      </w:pPr>
      <w:r w:rsidRPr="003C04E1">
        <w:t xml:space="preserve">Esta </w:t>
      </w:r>
      <w:r>
        <w:t>n</w:t>
      </w:r>
      <w:r w:rsidRPr="003C04E1">
        <w:t>orma deve ser lida juntamente com a NBC TA 200 – Objetivos Gerais do Auditor Independente e a Condução da Auditoria em Conformidade com Normas de Auditoria.</w:t>
      </w:r>
    </w:p>
    <w:p w14:paraId="114C7B63" w14:textId="77777777" w:rsidR="00CA6010" w:rsidRPr="003C04E1" w:rsidRDefault="00CA6010" w:rsidP="00CA6010">
      <w:pPr>
        <w:jc w:val="both"/>
      </w:pPr>
    </w:p>
    <w:p w14:paraId="3E264CBF" w14:textId="77777777" w:rsidR="00CA6010" w:rsidRPr="003C04E1" w:rsidRDefault="00CA6010" w:rsidP="00CA6010">
      <w:pPr>
        <w:jc w:val="both"/>
        <w:rPr>
          <w:b/>
        </w:rPr>
      </w:pPr>
      <w:r w:rsidRPr="003C04E1">
        <w:rPr>
          <w:b/>
        </w:rPr>
        <w:t>Introdução</w:t>
      </w:r>
    </w:p>
    <w:p w14:paraId="5E5B15AC" w14:textId="77777777" w:rsidR="00CA6010" w:rsidRPr="003C04E1" w:rsidRDefault="00CA6010" w:rsidP="00CA6010">
      <w:pPr>
        <w:jc w:val="both"/>
      </w:pPr>
    </w:p>
    <w:p w14:paraId="675B62F7" w14:textId="77777777" w:rsidR="00CA6010" w:rsidRPr="003C04E1" w:rsidRDefault="00CA6010" w:rsidP="00CA6010">
      <w:pPr>
        <w:jc w:val="both"/>
        <w:rPr>
          <w:b/>
        </w:rPr>
      </w:pPr>
      <w:r w:rsidRPr="003C04E1">
        <w:rPr>
          <w:b/>
        </w:rPr>
        <w:t>Alcance</w:t>
      </w:r>
    </w:p>
    <w:p w14:paraId="37F084C2" w14:textId="77777777" w:rsidR="00CA6010" w:rsidRPr="003C04E1" w:rsidRDefault="00CA6010" w:rsidP="00CA6010">
      <w:pPr>
        <w:jc w:val="both"/>
      </w:pPr>
    </w:p>
    <w:p w14:paraId="2121D6F4" w14:textId="77777777" w:rsidR="00CA6010" w:rsidRPr="003C04E1" w:rsidRDefault="00CA6010" w:rsidP="00CA6010">
      <w:pPr>
        <w:ind w:left="567" w:hanging="567"/>
        <w:jc w:val="both"/>
      </w:pPr>
      <w:r w:rsidRPr="003C04E1">
        <w:t>1.</w:t>
      </w:r>
      <w:r w:rsidRPr="003C04E1">
        <w:tab/>
        <w:t xml:space="preserve">Esta </w:t>
      </w:r>
      <w:r>
        <w:t>n</w:t>
      </w:r>
      <w:r w:rsidRPr="003C04E1">
        <w:t xml:space="preserve">orma trata das responsabilidades do auditor independente relacionadas com </w:t>
      </w:r>
      <w:r>
        <w:t>o</w:t>
      </w:r>
      <w:r w:rsidRPr="003C04E1">
        <w:t xml:space="preserve"> trabalho para a emissão de relatório sobre demonstrações contábeis condensadas derivadas de demonstrações contábeis auditadas de acordo com as normas de auditoria pelo mesmo auditor.</w:t>
      </w:r>
    </w:p>
    <w:p w14:paraId="2A400544" w14:textId="77777777" w:rsidR="00CA6010" w:rsidRPr="003C04E1" w:rsidRDefault="00CA6010" w:rsidP="00CA6010">
      <w:pPr>
        <w:jc w:val="both"/>
      </w:pPr>
    </w:p>
    <w:p w14:paraId="7516C523" w14:textId="77777777" w:rsidR="00CA6010" w:rsidRPr="003C04E1" w:rsidRDefault="00CA6010" w:rsidP="00CA6010">
      <w:pPr>
        <w:jc w:val="both"/>
        <w:rPr>
          <w:b/>
        </w:rPr>
      </w:pPr>
      <w:r w:rsidRPr="003C04E1">
        <w:rPr>
          <w:b/>
        </w:rPr>
        <w:t>Data de vigência</w:t>
      </w:r>
    </w:p>
    <w:p w14:paraId="0595BBD7" w14:textId="77777777" w:rsidR="00CA6010" w:rsidRDefault="00CA6010" w:rsidP="00CA6010">
      <w:pPr>
        <w:ind w:left="567" w:hanging="567"/>
        <w:jc w:val="both"/>
      </w:pPr>
    </w:p>
    <w:p w14:paraId="5C53DEC7" w14:textId="77777777" w:rsidR="00CA6010" w:rsidRPr="003C04E1" w:rsidRDefault="00CA6010" w:rsidP="00CA6010">
      <w:pPr>
        <w:ind w:left="567" w:hanging="567"/>
        <w:jc w:val="both"/>
      </w:pPr>
      <w:r w:rsidRPr="003C04E1">
        <w:t>2.</w:t>
      </w:r>
      <w:r w:rsidRPr="003C04E1">
        <w:tab/>
      </w:r>
      <w:r w:rsidRPr="00065F37">
        <w:t>Esta norma deve ser aplicada, a partir de sua publicação, nos trabalhos para a emissão de relatório sobre demonstrações contábeis condensadas de períodos findos em, ou após, 31 de dezembro de 2016.</w:t>
      </w:r>
    </w:p>
    <w:p w14:paraId="18965090" w14:textId="77777777" w:rsidR="00CA6010" w:rsidRDefault="00CA6010" w:rsidP="00CA6010">
      <w:pPr>
        <w:jc w:val="both"/>
        <w:rPr>
          <w:b/>
        </w:rPr>
      </w:pPr>
    </w:p>
    <w:p w14:paraId="599D56BD" w14:textId="77777777" w:rsidR="00CA6010" w:rsidRPr="003C04E1" w:rsidRDefault="00CA6010" w:rsidP="00CA6010">
      <w:pPr>
        <w:jc w:val="both"/>
        <w:rPr>
          <w:b/>
        </w:rPr>
      </w:pPr>
      <w:r w:rsidRPr="003C04E1">
        <w:rPr>
          <w:b/>
        </w:rPr>
        <w:t>Objetivo</w:t>
      </w:r>
    </w:p>
    <w:p w14:paraId="041573DF" w14:textId="77777777" w:rsidR="00CA6010" w:rsidRPr="003C04E1" w:rsidRDefault="00CA6010" w:rsidP="00CA6010">
      <w:pPr>
        <w:jc w:val="both"/>
      </w:pPr>
    </w:p>
    <w:p w14:paraId="460AD202" w14:textId="77777777" w:rsidR="00CA6010" w:rsidRPr="003C04E1" w:rsidRDefault="00CA6010" w:rsidP="00CA6010">
      <w:pPr>
        <w:spacing w:after="120"/>
        <w:ind w:left="567" w:hanging="567"/>
        <w:jc w:val="both"/>
      </w:pPr>
      <w:r w:rsidRPr="003C04E1">
        <w:t>3.</w:t>
      </w:r>
      <w:r w:rsidRPr="003C04E1">
        <w:tab/>
        <w:t>Os objetivos do auditor são:</w:t>
      </w:r>
    </w:p>
    <w:p w14:paraId="28275FB5" w14:textId="77777777" w:rsidR="00CA6010" w:rsidRPr="003C04E1" w:rsidRDefault="00CA6010" w:rsidP="00CA6010">
      <w:pPr>
        <w:spacing w:after="120"/>
        <w:ind w:left="993" w:hanging="426"/>
        <w:jc w:val="both"/>
      </w:pPr>
      <w:r w:rsidRPr="003C04E1">
        <w:t>(a)</w:t>
      </w:r>
      <w:r w:rsidRPr="003C04E1">
        <w:tab/>
        <w:t>determinar se é apropriado aceitar o trabalho de emissão de relatório de auditoria independente sobre demonstrações contábeis condensadas; e</w:t>
      </w:r>
    </w:p>
    <w:p w14:paraId="098F7973" w14:textId="77777777" w:rsidR="00CA6010" w:rsidRPr="003C04E1" w:rsidRDefault="00CA6010" w:rsidP="00CA6010">
      <w:pPr>
        <w:spacing w:after="120"/>
        <w:ind w:left="993" w:hanging="426"/>
        <w:jc w:val="both"/>
      </w:pPr>
      <w:r w:rsidRPr="003C04E1">
        <w:t>(b)</w:t>
      </w:r>
      <w:r w:rsidRPr="003C04E1">
        <w:tab/>
        <w:t>se contratado para emitir relatório sobre demonstrações contábeis condensadas:</w:t>
      </w:r>
    </w:p>
    <w:p w14:paraId="6032EA52" w14:textId="77777777" w:rsidR="00CA6010" w:rsidRPr="003C04E1" w:rsidRDefault="00CA6010" w:rsidP="00CA6010">
      <w:pPr>
        <w:spacing w:after="120"/>
        <w:ind w:left="1418" w:hanging="425"/>
        <w:jc w:val="both"/>
      </w:pPr>
      <w:r w:rsidRPr="003C04E1">
        <w:t>(i)</w:t>
      </w:r>
      <w:r w:rsidRPr="003C04E1">
        <w:tab/>
        <w:t xml:space="preserve">formar uma opinião sobre demonstrações contábeis condensadas com base na avaliação das conclusões </w:t>
      </w:r>
      <w:r>
        <w:t xml:space="preserve">alcançadas </w:t>
      </w:r>
      <w:r w:rsidRPr="003C04E1">
        <w:t>pela evidência de auditoria obtida; e</w:t>
      </w:r>
    </w:p>
    <w:p w14:paraId="1C5438D0" w14:textId="77777777" w:rsidR="00CA6010" w:rsidRPr="003C04E1" w:rsidRDefault="00CA6010" w:rsidP="00CA6010">
      <w:pPr>
        <w:ind w:left="1418" w:hanging="425"/>
        <w:jc w:val="both"/>
      </w:pPr>
      <w:r w:rsidRPr="003C04E1">
        <w:t>(ii)</w:t>
      </w:r>
      <w:r w:rsidRPr="003C04E1">
        <w:tab/>
        <w:t>expressar claramente essa opinião por meio de relatório por escrito que também descreve a base para a referida opinião.</w:t>
      </w:r>
    </w:p>
    <w:p w14:paraId="6614420D" w14:textId="77777777" w:rsidR="00CA6010" w:rsidRPr="003C04E1" w:rsidRDefault="00CA6010" w:rsidP="00CA6010">
      <w:pPr>
        <w:jc w:val="both"/>
      </w:pPr>
    </w:p>
    <w:p w14:paraId="3236D94B" w14:textId="77777777" w:rsidR="00CA6010" w:rsidRPr="003C04E1" w:rsidRDefault="00CA6010" w:rsidP="00CA6010">
      <w:pPr>
        <w:jc w:val="both"/>
        <w:rPr>
          <w:b/>
        </w:rPr>
      </w:pPr>
      <w:r w:rsidRPr="003C04E1">
        <w:rPr>
          <w:b/>
        </w:rPr>
        <w:t>Definições</w:t>
      </w:r>
    </w:p>
    <w:p w14:paraId="7D3AF3A6" w14:textId="77777777" w:rsidR="00CA6010" w:rsidRPr="003C04E1" w:rsidRDefault="00CA6010" w:rsidP="00CA6010">
      <w:pPr>
        <w:jc w:val="both"/>
      </w:pPr>
    </w:p>
    <w:p w14:paraId="59A22C9A" w14:textId="77777777" w:rsidR="00CA6010" w:rsidRPr="003C04E1" w:rsidRDefault="00CA6010" w:rsidP="00CA6010">
      <w:pPr>
        <w:spacing w:after="120"/>
        <w:ind w:left="567" w:hanging="567"/>
        <w:jc w:val="both"/>
      </w:pPr>
      <w:r w:rsidRPr="003C04E1">
        <w:t>4.</w:t>
      </w:r>
      <w:r w:rsidRPr="003C04E1">
        <w:tab/>
        <w:t>Para fins das normas de auditoria, os termos a seguir possuem os seguintes significados:</w:t>
      </w:r>
    </w:p>
    <w:p w14:paraId="3D95EF2E" w14:textId="77777777" w:rsidR="00CA6010" w:rsidRPr="003C04E1" w:rsidRDefault="00CA6010" w:rsidP="00CA6010">
      <w:pPr>
        <w:spacing w:after="120"/>
        <w:ind w:left="993" w:hanging="426"/>
        <w:jc w:val="both"/>
      </w:pPr>
      <w:r>
        <w:t xml:space="preserve">(a) </w:t>
      </w:r>
      <w:r>
        <w:tab/>
      </w:r>
      <w:r w:rsidRPr="003C04E1">
        <w:t>Critérios aplicados são os critérios aplicados pela administração na elaboração das demonstrações contábeis condensadas.</w:t>
      </w:r>
    </w:p>
    <w:p w14:paraId="3C058C61" w14:textId="77777777" w:rsidR="00CA6010" w:rsidRPr="003C04E1" w:rsidRDefault="00CA6010" w:rsidP="00CA6010">
      <w:pPr>
        <w:spacing w:after="120"/>
        <w:ind w:left="993" w:hanging="426"/>
        <w:jc w:val="both"/>
      </w:pPr>
      <w:r>
        <w:t xml:space="preserve">(b) </w:t>
      </w:r>
      <w:r>
        <w:tab/>
      </w:r>
      <w:r w:rsidRPr="003C04E1">
        <w:t>Demonstrações contábeis auditadas são aquelas demonstrações (completas) que foram auditadas (item 13(f) da NBC TA 2</w:t>
      </w:r>
      <w:r>
        <w:t>0</w:t>
      </w:r>
      <w:r w:rsidRPr="003C04E1">
        <w:t>0) pelo auditor de acordo com as normas de auditoria e das quais são derivadas as demonstrações contábeis condensadas.</w:t>
      </w:r>
    </w:p>
    <w:p w14:paraId="3BE748D2" w14:textId="77777777" w:rsidR="00CA6010" w:rsidRPr="003C04E1" w:rsidRDefault="00CA6010" w:rsidP="00CA6010">
      <w:pPr>
        <w:ind w:left="993" w:hanging="426"/>
        <w:jc w:val="both"/>
      </w:pPr>
      <w:r>
        <w:t xml:space="preserve">(c) </w:t>
      </w:r>
      <w:r>
        <w:tab/>
      </w:r>
      <w:r w:rsidRPr="003C04E1">
        <w:t xml:space="preserve">Demonstrações contábeis condensadas são informações contábeis históricas </w:t>
      </w:r>
      <w:r w:rsidRPr="001060F8">
        <w:rPr>
          <w:highlight w:val="yellow"/>
        </w:rPr>
        <w:t>derivadas de demonstrações contábeis (completas)</w:t>
      </w:r>
      <w:r w:rsidRPr="003C04E1">
        <w:t xml:space="preserve">, porém </w:t>
      </w:r>
      <w:r w:rsidRPr="00440831">
        <w:rPr>
          <w:highlight w:val="red"/>
        </w:rPr>
        <w:t>menos</w:t>
      </w:r>
      <w:r w:rsidRPr="003C04E1">
        <w:t xml:space="preserve"> detalhadas do que essas últimas. Todavia, continuam a fornecer uma representação estruturada </w:t>
      </w:r>
      <w:r w:rsidRPr="000330EA">
        <w:t>consistente</w:t>
      </w:r>
      <w:r w:rsidRPr="003C04E1">
        <w:t xml:space="preserve"> com aquela fornecida pelas demonstrações contábeis completas da entidade</w:t>
      </w:r>
      <w:r>
        <w:t>,</w:t>
      </w:r>
      <w:r w:rsidRPr="003C04E1">
        <w:t xml:space="preserve"> contendo os recursos econômicos ou obrigações em determinado momento ou as modificações ocorridas durante um período de tempo (</w:t>
      </w:r>
      <w:commentRangeStart w:id="264"/>
      <w:r w:rsidRPr="003C04E1">
        <w:t>ver item 13(f) da NBC TA 200</w:t>
      </w:r>
      <w:commentRangeEnd w:id="264"/>
      <w:r>
        <w:rPr>
          <w:rStyle w:val="Refdecomentrio"/>
          <w:lang w:eastAsia="pt-BR"/>
        </w:rPr>
        <w:commentReference w:id="264"/>
      </w:r>
      <w:r w:rsidRPr="003C04E1">
        <w:t xml:space="preserve">). Diferentes </w:t>
      </w:r>
      <w:r w:rsidRPr="000330EA">
        <w:t>jurisdições</w:t>
      </w:r>
      <w:r w:rsidRPr="003C04E1">
        <w:t xml:space="preserve"> podem utilizar terminologia diferente para descrever essas informações contábeis históricas.</w:t>
      </w:r>
    </w:p>
    <w:p w14:paraId="32E16320" w14:textId="77777777" w:rsidR="00CA6010" w:rsidRPr="003C04E1" w:rsidRDefault="00CA6010" w:rsidP="00CA6010">
      <w:pPr>
        <w:jc w:val="both"/>
      </w:pPr>
    </w:p>
    <w:p w14:paraId="0BA49D5E" w14:textId="77777777" w:rsidR="00CA6010" w:rsidRPr="003C04E1" w:rsidRDefault="00CA6010" w:rsidP="00CA6010">
      <w:pPr>
        <w:jc w:val="both"/>
        <w:rPr>
          <w:b/>
        </w:rPr>
      </w:pPr>
      <w:r w:rsidRPr="003C04E1">
        <w:rPr>
          <w:b/>
        </w:rPr>
        <w:t>Requisitos</w:t>
      </w:r>
    </w:p>
    <w:p w14:paraId="4535D15A" w14:textId="77777777" w:rsidR="00CA6010" w:rsidRPr="003C04E1" w:rsidRDefault="00CA6010" w:rsidP="00CA6010">
      <w:pPr>
        <w:jc w:val="both"/>
      </w:pPr>
    </w:p>
    <w:p w14:paraId="3CAD37FF" w14:textId="77777777" w:rsidR="00CA6010" w:rsidRPr="003C04E1" w:rsidRDefault="00CA6010" w:rsidP="00CA6010">
      <w:pPr>
        <w:jc w:val="both"/>
        <w:rPr>
          <w:b/>
        </w:rPr>
      </w:pPr>
      <w:r w:rsidRPr="003C04E1">
        <w:rPr>
          <w:b/>
        </w:rPr>
        <w:t>Aceitação do trabalho</w:t>
      </w:r>
    </w:p>
    <w:p w14:paraId="5C4A045B" w14:textId="77777777" w:rsidR="00CA6010" w:rsidRPr="003C04E1" w:rsidRDefault="00CA6010" w:rsidP="00CA6010">
      <w:pPr>
        <w:jc w:val="both"/>
      </w:pPr>
    </w:p>
    <w:p w14:paraId="1E960548" w14:textId="77777777" w:rsidR="00CA6010" w:rsidRPr="003C04E1" w:rsidRDefault="00CA6010" w:rsidP="00CA6010">
      <w:pPr>
        <w:ind w:left="567" w:hanging="567"/>
        <w:jc w:val="both"/>
      </w:pPr>
      <w:r w:rsidRPr="003C04E1">
        <w:t>5.</w:t>
      </w:r>
      <w:r w:rsidRPr="003C04E1">
        <w:tab/>
        <w:t xml:space="preserve">O auditor somente deve aceitar um trabalho para emitir relatório de auditoria independente sobre demonstrações contábeis condensadas de acordo com esta </w:t>
      </w:r>
      <w:r>
        <w:t>n</w:t>
      </w:r>
      <w:r w:rsidRPr="003C04E1">
        <w:t>orma quando ele também tiver sido contratado para conduzir a auditoria, de acordo com as normas de auditoria, das demonstrações contábeis (completas) que serviram de base ou das quais foram derivadas as demonstrações contábeis condensadas (ver item A1).</w:t>
      </w:r>
    </w:p>
    <w:p w14:paraId="7C55560C" w14:textId="77777777" w:rsidR="00CA6010" w:rsidRPr="003C04E1" w:rsidRDefault="00CA6010" w:rsidP="00CA6010">
      <w:pPr>
        <w:jc w:val="both"/>
      </w:pPr>
    </w:p>
    <w:p w14:paraId="70D301B8" w14:textId="77777777" w:rsidR="00CA6010" w:rsidRPr="003C04E1" w:rsidRDefault="00CA6010" w:rsidP="00CA6010">
      <w:pPr>
        <w:spacing w:after="120"/>
        <w:ind w:left="567" w:hanging="567"/>
        <w:jc w:val="both"/>
      </w:pPr>
      <w:r w:rsidRPr="003C04E1">
        <w:t>6.</w:t>
      </w:r>
      <w:r w:rsidRPr="003C04E1">
        <w:tab/>
        <w:t xml:space="preserve">Antes de aceitar </w:t>
      </w:r>
      <w:r>
        <w:t>o</w:t>
      </w:r>
      <w:r w:rsidRPr="003C04E1">
        <w:t xml:space="preserve"> trabalho para emitir relatório de auditoria independente sobre demonstrações contábeis condensadas, o auditor deve (ver item A2):</w:t>
      </w:r>
    </w:p>
    <w:p w14:paraId="69F5D751" w14:textId="77777777" w:rsidR="00CA6010" w:rsidRPr="003C04E1" w:rsidRDefault="00CA6010" w:rsidP="00CA6010">
      <w:pPr>
        <w:spacing w:after="120"/>
        <w:ind w:left="993" w:hanging="426"/>
        <w:jc w:val="both"/>
      </w:pPr>
      <w:r w:rsidRPr="003C04E1">
        <w:t>(a)</w:t>
      </w:r>
      <w:r w:rsidRPr="003C04E1">
        <w:tab/>
        <w:t>determinar se os critérios aplicados são aceitáveis (ver itens A3 a A7);</w:t>
      </w:r>
    </w:p>
    <w:p w14:paraId="175238C9" w14:textId="77777777" w:rsidR="00CA6010" w:rsidRPr="003C04E1" w:rsidRDefault="00CA6010" w:rsidP="00CA6010">
      <w:pPr>
        <w:spacing w:after="120"/>
        <w:ind w:left="993" w:hanging="426"/>
        <w:jc w:val="both"/>
      </w:pPr>
      <w:r w:rsidRPr="003C04E1">
        <w:t>(b)</w:t>
      </w:r>
      <w:r w:rsidRPr="003C04E1">
        <w:tab/>
        <w:t>obter a concordância da administração de que ela reconhece e entende sua responsabilidade:</w:t>
      </w:r>
    </w:p>
    <w:p w14:paraId="4859423F" w14:textId="77777777" w:rsidR="00CA6010" w:rsidRPr="003C04E1" w:rsidRDefault="00CA6010" w:rsidP="00CA6010">
      <w:pPr>
        <w:spacing w:after="120"/>
        <w:ind w:left="1418" w:hanging="425"/>
        <w:jc w:val="both"/>
      </w:pPr>
      <w:r w:rsidRPr="003C04E1">
        <w:t>(i)</w:t>
      </w:r>
      <w:r w:rsidRPr="003C04E1">
        <w:tab/>
        <w:t>pela elaboração das demonstrações contábeis condensadas de acordo com os critérios aplicados;</w:t>
      </w:r>
    </w:p>
    <w:p w14:paraId="234F52D0" w14:textId="77777777" w:rsidR="00CA6010" w:rsidRPr="003C04E1" w:rsidRDefault="00CA6010" w:rsidP="00CA6010">
      <w:pPr>
        <w:spacing w:after="120"/>
        <w:ind w:left="1418" w:hanging="425"/>
        <w:jc w:val="both"/>
      </w:pPr>
      <w:r w:rsidRPr="003C04E1">
        <w:t>(ii)</w:t>
      </w:r>
      <w:r w:rsidRPr="003C04E1">
        <w:tab/>
        <w:t>por fazer com que as demonstrações contábeis auditadas estejam disponíveis aos usuários previstos das demonstrações contábeis condensadas sem qualquer dificuldade indevida (ou, se lei ou regulamento determine que as demonstrações contábeis auditadas não precisam ser disponibilizadas aos usuários previstos das demonstrações contábeis condensadas e estabelece critérios para a elaboração das demonstrações contábeis condensadas, a lei ou o regulamento deve ser mencionado nas demonstrações contábeis condensadas); e</w:t>
      </w:r>
    </w:p>
    <w:p w14:paraId="3528CCEE" w14:textId="77777777" w:rsidR="00CA6010" w:rsidRPr="003C04E1" w:rsidRDefault="00CA6010" w:rsidP="00CA6010">
      <w:pPr>
        <w:spacing w:after="120"/>
        <w:ind w:left="1418" w:hanging="425"/>
        <w:jc w:val="both"/>
      </w:pPr>
      <w:r w:rsidRPr="003C04E1">
        <w:t>(iii)</w:t>
      </w:r>
      <w:r w:rsidRPr="003C04E1">
        <w:tab/>
        <w:t>por incluir o relatório do auditor independente sobre as demonstrações contábeis condensadas em qualquer documento que contenha as demonstrações contábeis condensadas e indique que o auditor emitiu relatório sobre elas;</w:t>
      </w:r>
    </w:p>
    <w:p w14:paraId="794A985B" w14:textId="77777777" w:rsidR="00CA6010" w:rsidRPr="003C04E1" w:rsidRDefault="00CA6010" w:rsidP="00CA6010">
      <w:pPr>
        <w:ind w:left="993" w:hanging="426"/>
        <w:jc w:val="both"/>
      </w:pPr>
      <w:r w:rsidRPr="003C04E1">
        <w:t>(c)</w:t>
      </w:r>
      <w:r w:rsidRPr="003C04E1">
        <w:tab/>
        <w:t>obter concordância da administração sobre a forma da opinião a ser expressa sobre as demonstrações contábeis condensadas (ver itens 9 a 11).</w:t>
      </w:r>
    </w:p>
    <w:p w14:paraId="3DC3C95A" w14:textId="77777777" w:rsidR="00CA6010" w:rsidRPr="003C04E1" w:rsidRDefault="00CA6010" w:rsidP="00CA6010">
      <w:pPr>
        <w:jc w:val="both"/>
      </w:pPr>
    </w:p>
    <w:p w14:paraId="1B1069EC" w14:textId="77777777" w:rsidR="00CA6010" w:rsidRPr="003C04E1" w:rsidRDefault="00CA6010" w:rsidP="00CA6010">
      <w:pPr>
        <w:ind w:left="567" w:hanging="567"/>
        <w:jc w:val="both"/>
      </w:pPr>
      <w:r w:rsidRPr="003C04E1">
        <w:t>7.</w:t>
      </w:r>
      <w:r w:rsidRPr="003C04E1">
        <w:tab/>
        <w:t>Se o auditor conclui</w:t>
      </w:r>
      <w:r>
        <w:t>r</w:t>
      </w:r>
      <w:r w:rsidRPr="003C04E1">
        <w:t xml:space="preserve"> que os critérios aplicados são inaceitáveis ou não consegue obter a concordância da administração especificada no item 6(b), o auditor não deve aceitar o trabalho para emitir relatório de auditoria independente sobre demonstrações contábeis condensadas, a menos que requerido por lei ou regulamento. O trabalho de auditoria conduzido de acordo com essa lei ou esse regulamento não cumpre esta </w:t>
      </w:r>
      <w:r>
        <w:t>n</w:t>
      </w:r>
      <w:r w:rsidRPr="003C04E1">
        <w:t xml:space="preserve">orma. Consequentemente, o relatório do auditor independente sobre as demonstrações contábeis condensadas não deve indicar que o trabalho foi conduzido de acordo com esta </w:t>
      </w:r>
      <w:r>
        <w:t>n</w:t>
      </w:r>
      <w:r w:rsidRPr="003C04E1">
        <w:t>orma. O auditor deve incluir referência apropriada sobre esse fato nos termos da contratação. O auditor deve determinar, também, o efeito que isso pode ter sobre o trabalho de auditoria das demonstrações contábeis das quais são derivadas as demonstrações contábeis condensadas.</w:t>
      </w:r>
    </w:p>
    <w:p w14:paraId="5FBC4F9C" w14:textId="77777777" w:rsidR="00CA6010" w:rsidRPr="003C04E1" w:rsidRDefault="00CA6010" w:rsidP="00CA6010">
      <w:pPr>
        <w:jc w:val="both"/>
        <w:rPr>
          <w:b/>
        </w:rPr>
      </w:pPr>
    </w:p>
    <w:p w14:paraId="5646FB72" w14:textId="77777777" w:rsidR="00CA6010" w:rsidRPr="003C04E1" w:rsidRDefault="00CA6010" w:rsidP="00CA6010">
      <w:pPr>
        <w:jc w:val="both"/>
        <w:rPr>
          <w:b/>
        </w:rPr>
      </w:pPr>
      <w:r w:rsidRPr="003C04E1">
        <w:rPr>
          <w:b/>
        </w:rPr>
        <w:t>Natureza dos procedimentos</w:t>
      </w:r>
    </w:p>
    <w:p w14:paraId="7C293434" w14:textId="77777777" w:rsidR="00CA6010" w:rsidRPr="003C04E1" w:rsidRDefault="00CA6010" w:rsidP="00CA6010">
      <w:pPr>
        <w:jc w:val="both"/>
      </w:pPr>
    </w:p>
    <w:p w14:paraId="53C4AF64" w14:textId="77777777" w:rsidR="00CA6010" w:rsidRPr="003C04E1" w:rsidRDefault="00CA6010" w:rsidP="00CA6010">
      <w:pPr>
        <w:spacing w:after="120"/>
        <w:ind w:left="567" w:hanging="567"/>
        <w:jc w:val="both"/>
      </w:pPr>
      <w:r w:rsidRPr="003C04E1">
        <w:t>8.</w:t>
      </w:r>
      <w:r w:rsidRPr="003C04E1">
        <w:tab/>
        <w:t>O auditor deve executar os seguintes procedimentos e quaisquer outros procedimentos que ele considerar necessário para fundamentar sua opinião sobre as demonstrações contábeis condensadas:</w:t>
      </w:r>
    </w:p>
    <w:p w14:paraId="3B897CF3" w14:textId="77777777" w:rsidR="00CA6010" w:rsidRPr="003C04E1" w:rsidRDefault="00CA6010" w:rsidP="00CA6010">
      <w:pPr>
        <w:spacing w:after="120"/>
        <w:ind w:left="993" w:hanging="426"/>
        <w:jc w:val="both"/>
      </w:pPr>
      <w:r w:rsidRPr="003C04E1">
        <w:t>(a)</w:t>
      </w:r>
      <w:r w:rsidRPr="003C04E1">
        <w:tab/>
        <w:t>avaliar se as demonstrações contábeis condensadas divulgam sua natureza condensada e identificam adequadamente as demonstrações contábeis auditadas;</w:t>
      </w:r>
    </w:p>
    <w:p w14:paraId="248B4627" w14:textId="77777777" w:rsidR="00CA6010" w:rsidRPr="003C04E1" w:rsidRDefault="00CA6010" w:rsidP="00CA6010">
      <w:pPr>
        <w:spacing w:after="120"/>
        <w:ind w:left="993" w:hanging="426"/>
        <w:jc w:val="both"/>
      </w:pPr>
      <w:r w:rsidRPr="003C04E1">
        <w:t>(b)</w:t>
      </w:r>
      <w:r w:rsidRPr="003C04E1">
        <w:tab/>
        <w:t>quando as demonstrações contábeis condensadas não estão acompanhadas das demonstrações contábeis auditadas, avaliar se elas descrevem claramente:</w:t>
      </w:r>
    </w:p>
    <w:p w14:paraId="0E0F11C6" w14:textId="77777777" w:rsidR="00CA6010" w:rsidRPr="003C04E1" w:rsidRDefault="00CA6010" w:rsidP="00CA6010">
      <w:pPr>
        <w:spacing w:after="120"/>
        <w:ind w:left="1418" w:hanging="425"/>
        <w:jc w:val="both"/>
      </w:pPr>
      <w:r w:rsidRPr="003C04E1">
        <w:t>(i)</w:t>
      </w:r>
      <w:r w:rsidRPr="003C04E1">
        <w:tab/>
        <w:t>quem disponibilizou ou onde foram disponibilizadas as demonstrações contábeis auditadas; ou</w:t>
      </w:r>
    </w:p>
    <w:p w14:paraId="732996F8" w14:textId="77777777" w:rsidR="00CA6010" w:rsidRPr="003C04E1" w:rsidRDefault="00CA6010" w:rsidP="00CA6010">
      <w:pPr>
        <w:spacing w:after="120"/>
        <w:ind w:left="1418" w:hanging="425"/>
        <w:jc w:val="both"/>
      </w:pPr>
      <w:r w:rsidRPr="003C04E1">
        <w:t>(ii)</w:t>
      </w:r>
      <w:r w:rsidRPr="003C04E1">
        <w:tab/>
        <w:t>a lei ou o regulamento que especifica que as demonstrações contábeis auditadas não precisam ser disponibilizadas aos usuários previstos das demonstrações contábeis condensadas e estabelece os critérios para a elaboração das demonstrações contábeis condensadas;</w:t>
      </w:r>
    </w:p>
    <w:p w14:paraId="1D919138" w14:textId="77777777" w:rsidR="00CA6010" w:rsidRPr="003C04E1" w:rsidRDefault="00CA6010" w:rsidP="00CA6010">
      <w:pPr>
        <w:spacing w:after="120"/>
        <w:ind w:left="993" w:hanging="426"/>
        <w:jc w:val="both"/>
      </w:pPr>
      <w:r w:rsidRPr="003C04E1">
        <w:t>(c)</w:t>
      </w:r>
      <w:r w:rsidRPr="003C04E1">
        <w:tab/>
        <w:t>avaliar se as demonstrações contábeis condensadas divulgam adequadamente os critérios aplicados;</w:t>
      </w:r>
    </w:p>
    <w:p w14:paraId="747CE530" w14:textId="77777777" w:rsidR="00CA6010" w:rsidRPr="003C04E1" w:rsidRDefault="00CA6010" w:rsidP="00CA6010">
      <w:pPr>
        <w:spacing w:after="120"/>
        <w:ind w:left="993" w:hanging="426"/>
        <w:jc w:val="both"/>
      </w:pPr>
      <w:r w:rsidRPr="003C04E1">
        <w:t>(d)</w:t>
      </w:r>
      <w:r w:rsidRPr="003C04E1">
        <w:tab/>
        <w:t>comparar as demonstrações contábeis condensadas com as respectivas informações nas demonstrações contábeis auditadas para determinar se as demonstrações contábeis condensadas correspondem às respectivas informações nas demonstrações contábeis auditadas ou podem ser refeitas a partir delas;</w:t>
      </w:r>
    </w:p>
    <w:p w14:paraId="76714617" w14:textId="77777777" w:rsidR="00CA6010" w:rsidRPr="003C04E1" w:rsidRDefault="00CA6010" w:rsidP="00CA6010">
      <w:pPr>
        <w:spacing w:after="120"/>
        <w:ind w:left="993" w:hanging="426"/>
        <w:jc w:val="both"/>
      </w:pPr>
      <w:r w:rsidRPr="003C04E1">
        <w:t>(e)</w:t>
      </w:r>
      <w:r w:rsidRPr="003C04E1">
        <w:tab/>
        <w:t>avaliar se as demonstrações contábeis condensadas foram elaboradas de acordo com os critérios aplicados;</w:t>
      </w:r>
    </w:p>
    <w:p w14:paraId="729AD0AC" w14:textId="77777777" w:rsidR="00CA6010" w:rsidRPr="003C04E1" w:rsidRDefault="00CA6010" w:rsidP="00CA6010">
      <w:pPr>
        <w:spacing w:after="120"/>
        <w:ind w:left="993" w:hanging="426"/>
        <w:jc w:val="both"/>
      </w:pPr>
      <w:r w:rsidRPr="003C04E1">
        <w:t>(f)</w:t>
      </w:r>
      <w:r w:rsidRPr="003C04E1">
        <w:tab/>
        <w:t>avaliar, considerando o objetivo das demonstrações contábeis condensadas, se essas demonstrações contêm as informações necessárias e se elas estão em nível de agregação apropriado, de modo a não serem enganosas nas circunstâncias;</w:t>
      </w:r>
    </w:p>
    <w:p w14:paraId="38443B1D" w14:textId="77777777" w:rsidR="00CA6010" w:rsidRPr="003C04E1" w:rsidRDefault="00CA6010" w:rsidP="00CA6010">
      <w:pPr>
        <w:ind w:left="993" w:hanging="426"/>
        <w:jc w:val="both"/>
      </w:pPr>
      <w:r w:rsidRPr="003C04E1">
        <w:t>(g)</w:t>
      </w:r>
      <w:r w:rsidRPr="003C04E1">
        <w:tab/>
        <w:t>avaliar se as demonstrações contábeis auditadas estão disponíveis para os usuários previstos das demonstrações contábeis condensadas sem qualquer dificuldade indevida, a menos que lei ou regulamento determine que elas não precisam ser disponibilizadas e estabeleça os critérios para a elaboração das demonstrações contábeis condensadas (ver item A8).</w:t>
      </w:r>
    </w:p>
    <w:p w14:paraId="2C9C9F47" w14:textId="77777777" w:rsidR="00CA6010" w:rsidRPr="003C04E1" w:rsidRDefault="00CA6010" w:rsidP="00CA6010">
      <w:pPr>
        <w:jc w:val="both"/>
      </w:pPr>
    </w:p>
    <w:p w14:paraId="0F97352C" w14:textId="77777777" w:rsidR="00CA6010" w:rsidRPr="003C04E1" w:rsidRDefault="00CA6010" w:rsidP="00CA6010">
      <w:pPr>
        <w:jc w:val="both"/>
        <w:rPr>
          <w:b/>
        </w:rPr>
      </w:pPr>
      <w:r w:rsidRPr="003C04E1">
        <w:rPr>
          <w:b/>
        </w:rPr>
        <w:t>Forma da opinião</w:t>
      </w:r>
    </w:p>
    <w:p w14:paraId="36DF8C50" w14:textId="77777777" w:rsidR="00CA6010" w:rsidRPr="003C04E1" w:rsidRDefault="00CA6010" w:rsidP="00CA6010">
      <w:pPr>
        <w:jc w:val="both"/>
      </w:pPr>
    </w:p>
    <w:p w14:paraId="39169CCC" w14:textId="77777777" w:rsidR="00CA6010" w:rsidRPr="003C04E1" w:rsidRDefault="00CA6010" w:rsidP="00CA6010">
      <w:pPr>
        <w:spacing w:after="120"/>
        <w:ind w:left="567" w:hanging="567"/>
        <w:jc w:val="both"/>
      </w:pPr>
      <w:r w:rsidRPr="003C04E1">
        <w:t>9.</w:t>
      </w:r>
      <w:r w:rsidRPr="003C04E1">
        <w:tab/>
        <w:t>Quando o auditor conclui</w:t>
      </w:r>
      <w:r>
        <w:t>r</w:t>
      </w:r>
      <w:r w:rsidRPr="003C04E1">
        <w:t xml:space="preserve"> que </w:t>
      </w:r>
      <w:r>
        <w:t>um</w:t>
      </w:r>
      <w:r w:rsidRPr="003C04E1">
        <w:t>a opinião sem modificações sobre as demonstrações contábeis condensadas é adequada, a opinião do auditor deve, a menos que de outra forma requerido por lei ou regulamento, usar uma das seguintes frases (ver item A9):</w:t>
      </w:r>
    </w:p>
    <w:p w14:paraId="338A1FBE" w14:textId="77777777" w:rsidR="00CA6010" w:rsidRPr="003C04E1" w:rsidRDefault="00CA6010" w:rsidP="00CA6010">
      <w:pPr>
        <w:spacing w:after="120"/>
        <w:ind w:left="993" w:hanging="426"/>
        <w:jc w:val="both"/>
      </w:pPr>
      <w:r w:rsidRPr="003C04E1">
        <w:t>(a)</w:t>
      </w:r>
      <w:r w:rsidRPr="003C04E1">
        <w:tab/>
        <w:t xml:space="preserve">“as demonstrações contábeis condensadas são </w:t>
      </w:r>
      <w:r w:rsidRPr="000330EA">
        <w:t>consistentes</w:t>
      </w:r>
      <w:r w:rsidRPr="003C04E1">
        <w:t>, em todos os aspectos relevantes, com as demonstrações contábeis auditadas, de acordo com (os critérios aplicados)”, que é a forma recomendada no Brasil; ou</w:t>
      </w:r>
    </w:p>
    <w:p w14:paraId="54F08980" w14:textId="77777777" w:rsidR="00CA6010" w:rsidRPr="003C04E1" w:rsidRDefault="00CA6010" w:rsidP="00CA6010">
      <w:pPr>
        <w:ind w:left="993" w:hanging="426"/>
        <w:jc w:val="both"/>
      </w:pPr>
      <w:r w:rsidRPr="003C04E1">
        <w:t>(b)</w:t>
      </w:r>
      <w:r w:rsidRPr="003C04E1">
        <w:tab/>
        <w:t xml:space="preserve">“as demonstrações contábeis condensadas </w:t>
      </w:r>
      <w:r w:rsidRPr="00240F9E">
        <w:rPr>
          <w:highlight w:val="yellow"/>
        </w:rPr>
        <w:t>são um resumo adequado</w:t>
      </w:r>
      <w:r w:rsidRPr="003C04E1">
        <w:t xml:space="preserve"> das demonstrações contábeis auditadas, de acordo com (os critérios aplicados)”.</w:t>
      </w:r>
    </w:p>
    <w:p w14:paraId="2AD7C64C" w14:textId="77777777" w:rsidR="00CA6010" w:rsidRPr="003C04E1" w:rsidRDefault="00CA6010" w:rsidP="00CA6010">
      <w:pPr>
        <w:jc w:val="both"/>
      </w:pPr>
    </w:p>
    <w:p w14:paraId="32DF206F" w14:textId="77777777" w:rsidR="00CA6010" w:rsidRPr="003C04E1" w:rsidRDefault="00CA6010" w:rsidP="00CA6010">
      <w:pPr>
        <w:spacing w:after="120"/>
        <w:ind w:left="567" w:hanging="567"/>
        <w:jc w:val="both"/>
      </w:pPr>
      <w:r w:rsidRPr="003C04E1">
        <w:t>10.</w:t>
      </w:r>
      <w:r w:rsidRPr="003C04E1">
        <w:tab/>
        <w:t>Se lei ou regulamento determina</w:t>
      </w:r>
      <w:r>
        <w:t>r</w:t>
      </w:r>
      <w:r w:rsidRPr="003C04E1">
        <w:t xml:space="preserve"> que o texto da opinião sobre as demonstrações contábeis condensadas tenha termos diferentes dos descritos no item 9, o auditor deve:</w:t>
      </w:r>
    </w:p>
    <w:p w14:paraId="34EC1F76" w14:textId="77777777" w:rsidR="00CA6010" w:rsidRPr="003C04E1" w:rsidRDefault="00CA6010" w:rsidP="00CA6010">
      <w:pPr>
        <w:spacing w:after="120"/>
        <w:ind w:left="993" w:hanging="426"/>
        <w:jc w:val="both"/>
      </w:pPr>
      <w:r w:rsidRPr="003C04E1">
        <w:t>(a)</w:t>
      </w:r>
      <w:r w:rsidRPr="003C04E1">
        <w:tab/>
        <w:t>aplicar os procedimentos descritos no item 8 e quaisquer procedimentos adicionais necessários para permitir que ele expresse a opinião na forma requerida; e</w:t>
      </w:r>
    </w:p>
    <w:p w14:paraId="617FC33D" w14:textId="77777777" w:rsidR="00CA6010" w:rsidRPr="003C04E1" w:rsidRDefault="00CA6010" w:rsidP="00CA6010">
      <w:pPr>
        <w:ind w:left="993" w:hanging="426"/>
        <w:jc w:val="both"/>
      </w:pPr>
      <w:r w:rsidRPr="003C04E1">
        <w:t>(b)</w:t>
      </w:r>
      <w:r w:rsidRPr="003C04E1">
        <w:tab/>
        <w:t>avaliar se os usuários das demonstrações contábeis condensadas poderiam não entender a opinião do auditor sobre as demonstrações contábeis condensadas e, em caso positivo, se uma explicação adicional no seu relatório de auditoria independente sobre as demonstrações contábeis condensadas pode reduzir possíveis mal-entendidos.</w:t>
      </w:r>
    </w:p>
    <w:p w14:paraId="7D71DF09" w14:textId="77777777" w:rsidR="00CA6010" w:rsidRPr="003C04E1" w:rsidRDefault="00CA6010" w:rsidP="00CA6010">
      <w:pPr>
        <w:jc w:val="both"/>
      </w:pPr>
    </w:p>
    <w:p w14:paraId="14866158" w14:textId="77777777" w:rsidR="00CA6010" w:rsidRPr="003C04E1" w:rsidRDefault="00CA6010" w:rsidP="00CA6010">
      <w:pPr>
        <w:ind w:left="567" w:hanging="567"/>
        <w:jc w:val="both"/>
      </w:pPr>
      <w:r w:rsidRPr="003C04E1">
        <w:t>11.</w:t>
      </w:r>
      <w:r w:rsidRPr="003C04E1">
        <w:tab/>
        <w:t>Se, no caso do item 10(b), o auditor conclui</w:t>
      </w:r>
      <w:r>
        <w:t>r</w:t>
      </w:r>
      <w:r w:rsidRPr="003C04E1">
        <w:t xml:space="preserve"> que explicação adicional no seu relatório sobre as demonstrações contábeis condensadas não pode reduzir possíveis mal-entendidos, o auditor não deve aceitar o trabalho de auditoria, a menos que requerido por lei ou regulamento. O trabalho de auditoria conduzido de acordo com essa lei ou esse regulamento não cumpre esta </w:t>
      </w:r>
      <w:r>
        <w:t>n</w:t>
      </w:r>
      <w:r w:rsidRPr="003C04E1">
        <w:t xml:space="preserve">orma. Consequentemente, o relatório do auditor independente sobre demonstrações contábeis condensadas não deve indicar que o trabalho foi conduzido de acordo com esta </w:t>
      </w:r>
      <w:r>
        <w:t>n</w:t>
      </w:r>
      <w:r w:rsidRPr="003C04E1">
        <w:t>orma.</w:t>
      </w:r>
    </w:p>
    <w:p w14:paraId="0251373A" w14:textId="77777777" w:rsidR="00CA6010" w:rsidRPr="003C04E1" w:rsidRDefault="00CA6010" w:rsidP="00CA6010">
      <w:pPr>
        <w:jc w:val="both"/>
      </w:pPr>
    </w:p>
    <w:p w14:paraId="00C05FC6" w14:textId="77777777" w:rsidR="00CA6010" w:rsidRPr="003C04E1" w:rsidRDefault="00CA6010" w:rsidP="00CA6010">
      <w:pPr>
        <w:jc w:val="both"/>
        <w:rPr>
          <w:b/>
        </w:rPr>
      </w:pPr>
      <w:r w:rsidRPr="003C04E1">
        <w:rPr>
          <w:b/>
        </w:rPr>
        <w:t>Época do trabalho e eventos subsequentes à data do relatório do auditor independente sobre as demonstrações contábeis auditadas</w:t>
      </w:r>
    </w:p>
    <w:p w14:paraId="6F26EF25" w14:textId="77777777" w:rsidR="00CA6010" w:rsidRPr="003C04E1" w:rsidRDefault="00CA6010" w:rsidP="00CA6010">
      <w:pPr>
        <w:jc w:val="both"/>
      </w:pPr>
    </w:p>
    <w:p w14:paraId="43B14277" w14:textId="77777777" w:rsidR="00CA6010" w:rsidRPr="003C04E1" w:rsidRDefault="00CA6010" w:rsidP="00CA6010">
      <w:pPr>
        <w:ind w:left="567" w:hanging="567"/>
        <w:jc w:val="both"/>
      </w:pPr>
      <w:r w:rsidRPr="003C04E1">
        <w:t>12.</w:t>
      </w:r>
      <w:r w:rsidRPr="003C04E1">
        <w:tab/>
        <w:t>O relatório do auditor independente sobre demonstrações contábeis condensadas pode ter data posterior à data do relatório do auditor independente sobre as demonstrações contábeis auditadas (completas). Nesses casos, o relatório do auditor independente sobre demonstrações contábeis condensadas deve afirmar que elas não refletem os efeitos de eventos que ocorreram após a data do relatório sobre as demonstrações contábeis auditadas (completas) (ver item A10).</w:t>
      </w:r>
    </w:p>
    <w:p w14:paraId="024FA8C6" w14:textId="77777777" w:rsidR="00CA6010" w:rsidRPr="003C04E1" w:rsidRDefault="00CA6010" w:rsidP="00CA6010">
      <w:pPr>
        <w:jc w:val="both"/>
      </w:pPr>
    </w:p>
    <w:p w14:paraId="450A69BA" w14:textId="77777777" w:rsidR="00CA6010" w:rsidRPr="003C04E1" w:rsidRDefault="00CA6010" w:rsidP="00CA6010">
      <w:pPr>
        <w:ind w:left="567" w:hanging="567"/>
        <w:jc w:val="both"/>
      </w:pPr>
      <w:r w:rsidRPr="003C04E1">
        <w:t>13.</w:t>
      </w:r>
      <w:r w:rsidRPr="003C04E1">
        <w:tab/>
        <w:t>O auditor pode tomar conhecimento de fatos que existiam na data do seu relatório sobre as demonstrações contábeis auditadas, mas sobre os quais ele não tinha conhecimento anteriormente. Nesses casos, o auditor não deve emitir seu relatório sobre as demonstrações contábeis condensadas até que ele conclua sobre esses fatos em relação às demonstrações contábeis auditadas de acordo com a NBC TA 560.</w:t>
      </w:r>
    </w:p>
    <w:p w14:paraId="3B86EE72" w14:textId="77777777" w:rsidR="00CA6010" w:rsidRPr="003C04E1" w:rsidRDefault="00CA6010" w:rsidP="00CA6010">
      <w:pPr>
        <w:jc w:val="both"/>
      </w:pPr>
    </w:p>
    <w:p w14:paraId="42766F25" w14:textId="77777777" w:rsidR="00CA6010" w:rsidRPr="003C04E1" w:rsidRDefault="00CA6010" w:rsidP="00CA6010">
      <w:pPr>
        <w:jc w:val="both"/>
        <w:rPr>
          <w:b/>
        </w:rPr>
      </w:pPr>
      <w:r w:rsidRPr="003C04E1">
        <w:rPr>
          <w:b/>
        </w:rPr>
        <w:t>Informações em documentos que cont</w:t>
      </w:r>
      <w:r>
        <w:rPr>
          <w:b/>
        </w:rPr>
        <w:t>enham</w:t>
      </w:r>
      <w:r w:rsidRPr="003C04E1">
        <w:rPr>
          <w:b/>
        </w:rPr>
        <w:t xml:space="preserve"> demonstrações contábeis</w:t>
      </w:r>
      <w:r w:rsidRPr="003C04E1">
        <w:t xml:space="preserve"> </w:t>
      </w:r>
      <w:r w:rsidRPr="003C04E1">
        <w:rPr>
          <w:b/>
        </w:rPr>
        <w:t>condensadas</w:t>
      </w:r>
    </w:p>
    <w:p w14:paraId="5492AF37" w14:textId="77777777" w:rsidR="00CA6010" w:rsidRPr="003C04E1" w:rsidRDefault="00CA6010" w:rsidP="00CA6010">
      <w:pPr>
        <w:jc w:val="both"/>
      </w:pPr>
    </w:p>
    <w:p w14:paraId="1A58A37B" w14:textId="77777777" w:rsidR="00CA6010" w:rsidRPr="003C04E1" w:rsidRDefault="00CA6010" w:rsidP="00CA6010">
      <w:pPr>
        <w:ind w:left="567" w:hanging="567"/>
        <w:jc w:val="both"/>
      </w:pPr>
      <w:r w:rsidRPr="003C04E1">
        <w:t xml:space="preserve">14. </w:t>
      </w:r>
      <w:r>
        <w:tab/>
      </w:r>
      <w:r w:rsidRPr="003C04E1">
        <w:t xml:space="preserve">O auditor deve ler as informações incluídas no documento que contenha demonstrações contábeis condensadas e o seu relatório para identificar </w:t>
      </w:r>
      <w:r w:rsidRPr="000330EA">
        <w:t>inconsistências</w:t>
      </w:r>
      <w:r w:rsidRPr="003C04E1">
        <w:t xml:space="preserve"> relevantes, se houver,</w:t>
      </w:r>
      <w:r>
        <w:t xml:space="preserve"> </w:t>
      </w:r>
      <w:r w:rsidRPr="003C04E1">
        <w:t xml:space="preserve">e considerar se existe </w:t>
      </w:r>
      <w:r w:rsidRPr="000330EA">
        <w:t>inconsistência</w:t>
      </w:r>
      <w:r w:rsidRPr="003C04E1">
        <w:t xml:space="preserve"> relevante entre essas informações e as demonstrações contábeis condensadas.</w:t>
      </w:r>
    </w:p>
    <w:p w14:paraId="558458A2" w14:textId="77777777" w:rsidR="00CA6010" w:rsidRPr="003C04E1" w:rsidRDefault="00CA6010" w:rsidP="00CA6010">
      <w:pPr>
        <w:jc w:val="both"/>
      </w:pPr>
    </w:p>
    <w:p w14:paraId="51492C79" w14:textId="77777777" w:rsidR="00CA6010" w:rsidRPr="003C04E1" w:rsidRDefault="00CA6010" w:rsidP="00CA6010">
      <w:pPr>
        <w:ind w:left="567" w:hanging="567"/>
        <w:jc w:val="both"/>
      </w:pPr>
      <w:r w:rsidRPr="003C04E1">
        <w:t xml:space="preserve">15. </w:t>
      </w:r>
      <w:r w:rsidRPr="003C04E1">
        <w:tab/>
        <w:t>Se o auditor identificar inconsistência relevante, o auditor deve discutir o assunto com a administração e determinar se as demonstrações contábeis condensadas ou as informações incluídas no documento que contém demonstrações contábeis condensadas e o seu relatório precisam ser revisadas. Se o auditor determinar que as informações precisam ser revisadas e a administração se recusar a revisá-las conforme necessário, o auditor deve tomar as medidas apropriadas nas circunstâncias, incluindo considerar as implicações para o seu relatório do auditor independente sobre as demonstrações contábeis condensadas (ver itens A11 a A16).</w:t>
      </w:r>
    </w:p>
    <w:p w14:paraId="7F3BEDD4" w14:textId="77777777" w:rsidR="00CA6010" w:rsidRPr="003C04E1" w:rsidRDefault="00CA6010" w:rsidP="00CA6010">
      <w:pPr>
        <w:jc w:val="both"/>
      </w:pPr>
    </w:p>
    <w:p w14:paraId="391FCFFB" w14:textId="77777777" w:rsidR="00CA6010" w:rsidRPr="003C04E1" w:rsidRDefault="00CA6010" w:rsidP="00CA6010">
      <w:pPr>
        <w:jc w:val="both"/>
        <w:rPr>
          <w:b/>
        </w:rPr>
      </w:pPr>
      <w:r w:rsidRPr="003C04E1">
        <w:rPr>
          <w:b/>
        </w:rPr>
        <w:t>Relatório do auditor independente sobre demonstrações contábeis condensadas</w:t>
      </w:r>
    </w:p>
    <w:p w14:paraId="147AB4AA" w14:textId="77777777" w:rsidR="00CA6010" w:rsidRPr="003C04E1" w:rsidRDefault="00CA6010" w:rsidP="00CA6010">
      <w:pPr>
        <w:jc w:val="both"/>
      </w:pPr>
    </w:p>
    <w:p w14:paraId="4271A77D" w14:textId="77777777" w:rsidR="00CA6010" w:rsidRPr="00014661" w:rsidRDefault="00CA6010" w:rsidP="00CA6010">
      <w:pPr>
        <w:jc w:val="both"/>
        <w:rPr>
          <w:i/>
        </w:rPr>
      </w:pPr>
      <w:r w:rsidRPr="00A12780">
        <w:rPr>
          <w:i/>
        </w:rPr>
        <w:t>Elementos do relatório do auditor independente</w:t>
      </w:r>
    </w:p>
    <w:p w14:paraId="1D333610" w14:textId="77777777" w:rsidR="00CA6010" w:rsidRPr="003C04E1" w:rsidRDefault="00CA6010" w:rsidP="00CA6010">
      <w:pPr>
        <w:jc w:val="both"/>
      </w:pPr>
    </w:p>
    <w:p w14:paraId="50ADBA82" w14:textId="77777777" w:rsidR="00CA6010" w:rsidRPr="003C04E1" w:rsidRDefault="00CA6010" w:rsidP="00CA6010">
      <w:pPr>
        <w:spacing w:after="120"/>
        <w:ind w:left="567" w:hanging="567"/>
        <w:jc w:val="both"/>
      </w:pPr>
      <w:r w:rsidRPr="003C04E1">
        <w:t>16.</w:t>
      </w:r>
      <w:r w:rsidRPr="003C04E1">
        <w:tab/>
        <w:t>O relatório do auditor independente sobre demonstrações contábeis condensadas deve incluir os elementos do item A23. Os itens 19 e 20 que tratam dos relatórios com modificações sobre as demonstrações auditadas (completas) requerem inclusão de outros elementos no relatório além dos abaixo listados:</w:t>
      </w:r>
    </w:p>
    <w:p w14:paraId="33D8FDFF" w14:textId="77777777" w:rsidR="00CA6010" w:rsidRPr="003C04E1" w:rsidRDefault="00CA6010">
      <w:pPr>
        <w:pStyle w:val="PargrafodaLista"/>
        <w:numPr>
          <w:ilvl w:val="0"/>
          <w:numId w:val="341"/>
        </w:numPr>
        <w:spacing w:after="120" w:line="240" w:lineRule="auto"/>
        <w:ind w:left="993" w:hanging="426"/>
        <w:contextualSpacing w:val="0"/>
        <w:jc w:val="both"/>
      </w:pPr>
      <w:r w:rsidRPr="003C04E1">
        <w:t xml:space="preserve">título indicando claramente que é o relatório do auditor independente (ver item </w:t>
      </w:r>
      <w:r>
        <w:t>A</w:t>
      </w:r>
      <w:r w:rsidRPr="003C04E1">
        <w:t>17);</w:t>
      </w:r>
    </w:p>
    <w:p w14:paraId="2694E147" w14:textId="77777777" w:rsidR="00CA6010" w:rsidRPr="003C04E1" w:rsidRDefault="00CA6010">
      <w:pPr>
        <w:pStyle w:val="PargrafodaLista"/>
        <w:numPr>
          <w:ilvl w:val="0"/>
          <w:numId w:val="341"/>
        </w:numPr>
        <w:spacing w:after="120" w:line="240" w:lineRule="auto"/>
        <w:ind w:left="993" w:hanging="426"/>
        <w:contextualSpacing w:val="0"/>
        <w:jc w:val="both"/>
      </w:pPr>
      <w:r w:rsidRPr="003C04E1">
        <w:t xml:space="preserve">destinatário (ver item </w:t>
      </w:r>
      <w:r>
        <w:t>A</w:t>
      </w:r>
      <w:r w:rsidRPr="003C04E1">
        <w:t>18);</w:t>
      </w:r>
    </w:p>
    <w:p w14:paraId="389318C4" w14:textId="77777777" w:rsidR="00CA6010" w:rsidRPr="003C04E1" w:rsidRDefault="00CA6010">
      <w:pPr>
        <w:pStyle w:val="PargrafodaLista"/>
        <w:numPr>
          <w:ilvl w:val="0"/>
          <w:numId w:val="341"/>
        </w:numPr>
        <w:spacing w:after="120" w:line="240" w:lineRule="auto"/>
        <w:ind w:left="993" w:hanging="426"/>
        <w:contextualSpacing w:val="0"/>
        <w:jc w:val="both"/>
      </w:pPr>
      <w:r w:rsidRPr="003C04E1">
        <w:t>identificação das demonstrações contábeis condensadas sobre as quais o auditor está emitindo relatório, incluindo o título de cada demonstração incluída nas demonstrações contábeis condensadas (ver item A19);</w:t>
      </w:r>
    </w:p>
    <w:p w14:paraId="7E29E4FA" w14:textId="77777777" w:rsidR="00CA6010" w:rsidRPr="003C04E1" w:rsidRDefault="00CA6010">
      <w:pPr>
        <w:pStyle w:val="PargrafodaLista"/>
        <w:numPr>
          <w:ilvl w:val="0"/>
          <w:numId w:val="341"/>
        </w:numPr>
        <w:spacing w:after="120" w:line="240" w:lineRule="auto"/>
        <w:ind w:left="993" w:hanging="426"/>
        <w:contextualSpacing w:val="0"/>
        <w:jc w:val="both"/>
      </w:pPr>
      <w:r w:rsidRPr="003C04E1">
        <w:t>identificação das demonstrações contábeis auditadas;</w:t>
      </w:r>
    </w:p>
    <w:p w14:paraId="2842397E" w14:textId="77777777" w:rsidR="00CA6010" w:rsidRPr="003C04E1" w:rsidRDefault="00CA6010">
      <w:pPr>
        <w:pStyle w:val="PargrafodaLista"/>
        <w:numPr>
          <w:ilvl w:val="0"/>
          <w:numId w:val="341"/>
        </w:numPr>
        <w:spacing w:after="120" w:line="240" w:lineRule="auto"/>
        <w:ind w:left="993" w:hanging="426"/>
        <w:contextualSpacing w:val="0"/>
        <w:jc w:val="both"/>
      </w:pPr>
      <w:r w:rsidRPr="003C04E1">
        <w:t xml:space="preserve">observado o item 20, expressão clara </w:t>
      </w:r>
      <w:r>
        <w:t>da</w:t>
      </w:r>
      <w:r w:rsidRPr="003C04E1">
        <w:t xml:space="preserve"> opinião (ver itens 9 a 11);</w:t>
      </w:r>
    </w:p>
    <w:p w14:paraId="0FA45531"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declaração indicando que as demonstrações contábeis condensadas não contemplam todas as divulgações requeridas pela estrutura de relatório financeiro aplicada na elaboração das demonstrações contábeis auditadas e que a leitura das demonstrações contábeis condensadas e do respectivo relatório do auditor</w:t>
      </w:r>
      <w:r>
        <w:t xml:space="preserve"> </w:t>
      </w:r>
      <w:r w:rsidRPr="003C04E1">
        <w:t>não substitui a leitura das demonstrações contábeis auditadas (completas) e do respectivo relatório do auditor;</w:t>
      </w:r>
    </w:p>
    <w:p w14:paraId="2E64F80B"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quando aplicável, a demonstração requerida pelo item 12</w:t>
      </w:r>
      <w:r>
        <w:t>;</w:t>
      </w:r>
    </w:p>
    <w:p w14:paraId="728C7D28"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referência ao relatório do auditor sobre as demonstrações contábeis auditadas, a data desse relatório e, observados os itens 19 e 20, o fato de que a opinião sem modificações foi expressa sobre as demonstrações contábeis auditadas;</w:t>
      </w:r>
    </w:p>
    <w:p w14:paraId="12AA6C75"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descrição da responsabilidade da administração pelas demonstrações contábeis condensadas, explicando que a administração é responsável pela elaboração das demonstrações contábeis condensadas de acordo com os critérios aplicados</w:t>
      </w:r>
      <w:r>
        <w:t>;</w:t>
      </w:r>
    </w:p>
    <w:p w14:paraId="2F0F80F9"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 xml:space="preserve">declaração de que o auditor é responsável por expressar opinião, com base nos procedimentos conduzidos de acordo com esta </w:t>
      </w:r>
      <w:r>
        <w:t>n</w:t>
      </w:r>
      <w:r w:rsidRPr="003C04E1">
        <w:t xml:space="preserve">orma, sobre se as demonstrações contábeis condensadas são </w:t>
      </w:r>
      <w:r w:rsidRPr="000330EA">
        <w:t>consistentes</w:t>
      </w:r>
      <w:r w:rsidRPr="003C04E1">
        <w:t xml:space="preserve">, em todos os aspectos relevantes </w:t>
      </w:r>
      <w:r>
        <w:t>(</w:t>
      </w:r>
      <w:r w:rsidRPr="003C04E1">
        <w:t>ou são um resumo adequado</w:t>
      </w:r>
      <w:r>
        <w:t>)</w:t>
      </w:r>
      <w:r w:rsidRPr="003C04E1">
        <w:t>, com as demonstrações contábeis auditadas;</w:t>
      </w:r>
    </w:p>
    <w:p w14:paraId="00D39A57"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registro da firma de auditoria e do profissional no</w:t>
      </w:r>
      <w:r>
        <w:t xml:space="preserve"> Conselho Regional de Contabilidade</w:t>
      </w:r>
      <w:r w:rsidRPr="003C04E1">
        <w:t xml:space="preserve"> </w:t>
      </w:r>
      <w:r>
        <w:t>(</w:t>
      </w:r>
      <w:r w:rsidRPr="003C04E1">
        <w:t>CRC</w:t>
      </w:r>
      <w:r>
        <w:t>)</w:t>
      </w:r>
      <w:r w:rsidRPr="003C04E1">
        <w:t xml:space="preserve"> e assinatura do auditor;</w:t>
      </w:r>
    </w:p>
    <w:p w14:paraId="50D4B2D4" w14:textId="77777777" w:rsidR="00CA6010" w:rsidRPr="003C04E1" w:rsidRDefault="00CA6010">
      <w:pPr>
        <w:pStyle w:val="PargrafodaLista"/>
        <w:numPr>
          <w:ilvl w:val="0"/>
          <w:numId w:val="341"/>
        </w:numPr>
        <w:spacing w:after="120" w:line="240" w:lineRule="auto"/>
        <w:ind w:left="992" w:hanging="425"/>
        <w:contextualSpacing w:val="0"/>
        <w:jc w:val="both"/>
      </w:pPr>
      <w:r w:rsidRPr="003C04E1">
        <w:t>endereço do auditor;</w:t>
      </w:r>
    </w:p>
    <w:p w14:paraId="0ADD43D7" w14:textId="77777777" w:rsidR="00CA6010" w:rsidRPr="003C04E1" w:rsidRDefault="00CA6010">
      <w:pPr>
        <w:pStyle w:val="PargrafodaLista"/>
        <w:numPr>
          <w:ilvl w:val="0"/>
          <w:numId w:val="341"/>
        </w:numPr>
        <w:spacing w:after="0" w:line="240" w:lineRule="auto"/>
        <w:ind w:left="993" w:hanging="426"/>
        <w:contextualSpacing w:val="0"/>
        <w:jc w:val="both"/>
      </w:pPr>
      <w:r w:rsidRPr="003C04E1">
        <w:t>data do relatório do auditor (ver item A20).</w:t>
      </w:r>
    </w:p>
    <w:p w14:paraId="65803F5B" w14:textId="77777777" w:rsidR="00CA6010" w:rsidRPr="003C04E1" w:rsidRDefault="00CA6010" w:rsidP="00CA6010">
      <w:pPr>
        <w:jc w:val="both"/>
      </w:pPr>
    </w:p>
    <w:p w14:paraId="040B855E" w14:textId="77777777" w:rsidR="00CA6010" w:rsidRPr="003C04E1" w:rsidRDefault="00CA6010" w:rsidP="00CA6010">
      <w:pPr>
        <w:ind w:left="567" w:hanging="567"/>
        <w:jc w:val="both"/>
      </w:pPr>
      <w:r w:rsidRPr="003C04E1">
        <w:t>17.</w:t>
      </w:r>
      <w:r w:rsidRPr="003C04E1">
        <w:tab/>
        <w:t>Se o destinatário das demonstrações contábeis condensadas não é o mesmo que o destinatário do relatório de auditoria independente sobre as demonstrações contábeis auditadas (completas), o auditor deve avaliar a adequação de utilizar um destinatário diferente (ver item A18).</w:t>
      </w:r>
    </w:p>
    <w:p w14:paraId="49080B90" w14:textId="77777777" w:rsidR="00CA6010" w:rsidRPr="003C04E1" w:rsidRDefault="00CA6010" w:rsidP="00CA6010">
      <w:pPr>
        <w:jc w:val="both"/>
      </w:pPr>
    </w:p>
    <w:p w14:paraId="54B077CA" w14:textId="77777777" w:rsidR="00CA6010" w:rsidRPr="003C04E1" w:rsidRDefault="00CA6010" w:rsidP="00CA6010">
      <w:pPr>
        <w:spacing w:after="120"/>
        <w:ind w:left="567" w:hanging="567"/>
        <w:jc w:val="both"/>
      </w:pPr>
      <w:r w:rsidRPr="003C04E1">
        <w:t>18.</w:t>
      </w:r>
      <w:r w:rsidRPr="003C04E1">
        <w:tab/>
        <w:t>O auditor não deve datar o seu relatório sobre as demonstrações contábeis condensadas antes (ver item A20):</w:t>
      </w:r>
    </w:p>
    <w:p w14:paraId="10F0707B" w14:textId="77777777" w:rsidR="00CA6010" w:rsidRPr="003C04E1" w:rsidRDefault="00CA6010" w:rsidP="00CA6010">
      <w:pPr>
        <w:spacing w:after="120"/>
        <w:ind w:left="993" w:hanging="426"/>
        <w:jc w:val="both"/>
      </w:pPr>
      <w:r w:rsidRPr="003C04E1">
        <w:t>(a)</w:t>
      </w:r>
      <w:r w:rsidRPr="003C04E1">
        <w:tab/>
        <w:t>da data em que o auditor obteve evidência de auditoria apropriada e suficiente para servir de base para a opinião, incluindo evidência que as demonstrações contábeis condensadas foram elaboradas e as pessoas com autoridade reconhecida afirmaram que assumem a responsabilidade sobre essas demonstrações contábeis; e</w:t>
      </w:r>
    </w:p>
    <w:p w14:paraId="7317C7F7" w14:textId="77777777" w:rsidR="00CA6010" w:rsidRPr="003C04E1" w:rsidRDefault="00CA6010" w:rsidP="00CA6010">
      <w:pPr>
        <w:ind w:left="993" w:hanging="426"/>
        <w:jc w:val="both"/>
      </w:pPr>
      <w:r w:rsidRPr="003C04E1">
        <w:t>(b)</w:t>
      </w:r>
      <w:r w:rsidRPr="003C04E1">
        <w:tab/>
        <w:t>da data do relatório do auditor independente sobre as demonstrações contábeis auditadas.</w:t>
      </w:r>
    </w:p>
    <w:p w14:paraId="725F5227" w14:textId="77777777" w:rsidR="00CA6010" w:rsidRPr="003C04E1" w:rsidRDefault="00CA6010" w:rsidP="00CA6010">
      <w:pPr>
        <w:jc w:val="both"/>
      </w:pPr>
    </w:p>
    <w:p w14:paraId="4DDF9316" w14:textId="77777777" w:rsidR="00CA6010" w:rsidRPr="003C04E1" w:rsidRDefault="00CA6010" w:rsidP="00CA6010">
      <w:pPr>
        <w:jc w:val="both"/>
      </w:pPr>
      <w:r w:rsidRPr="00A12780">
        <w:rPr>
          <w:i/>
        </w:rPr>
        <w:t>Referência ao relatório do auditor independente sobre as demonstrações contábeis auditadas</w:t>
      </w:r>
      <w:r w:rsidRPr="003C04E1">
        <w:t xml:space="preserve"> (ver item A23).</w:t>
      </w:r>
    </w:p>
    <w:p w14:paraId="151A82A5" w14:textId="77777777" w:rsidR="00CA6010" w:rsidRPr="003C04E1" w:rsidRDefault="00CA6010" w:rsidP="00CA6010">
      <w:pPr>
        <w:jc w:val="both"/>
      </w:pPr>
    </w:p>
    <w:p w14:paraId="3512AAA4" w14:textId="77777777" w:rsidR="00CA6010" w:rsidRPr="003C04E1" w:rsidRDefault="00CA6010" w:rsidP="00CA6010">
      <w:pPr>
        <w:spacing w:after="120"/>
        <w:ind w:left="567" w:hanging="567"/>
        <w:jc w:val="both"/>
      </w:pPr>
      <w:r w:rsidRPr="003C04E1">
        <w:t>19.</w:t>
      </w:r>
      <w:r w:rsidRPr="003C04E1">
        <w:tab/>
        <w:t>Quando o relatório do auditor independente sobre as demonstrações contábeis auditadas inclui</w:t>
      </w:r>
      <w:r>
        <w:t>r</w:t>
      </w:r>
      <w:r w:rsidRPr="003C04E1">
        <w:t>:</w:t>
      </w:r>
    </w:p>
    <w:p w14:paraId="28291FFC" w14:textId="77777777" w:rsidR="00CA6010" w:rsidRPr="003C04E1" w:rsidRDefault="00CA6010" w:rsidP="00CA6010">
      <w:pPr>
        <w:spacing w:after="120"/>
        <w:ind w:left="993" w:hanging="426"/>
        <w:jc w:val="both"/>
      </w:pPr>
      <w:r w:rsidRPr="003C04E1">
        <w:t xml:space="preserve">(a) </w:t>
      </w:r>
      <w:r w:rsidRPr="003C04E1">
        <w:tab/>
        <w:t>opinião com ressalva de acordo com a NBC TA 705;</w:t>
      </w:r>
    </w:p>
    <w:p w14:paraId="4CBCC82F" w14:textId="77777777" w:rsidR="00CA6010" w:rsidRPr="003C04E1" w:rsidRDefault="00CA6010" w:rsidP="00CA6010">
      <w:pPr>
        <w:spacing w:after="120"/>
        <w:ind w:left="993" w:hanging="426"/>
        <w:jc w:val="both"/>
      </w:pPr>
      <w:r w:rsidRPr="003C04E1">
        <w:t xml:space="preserve">(b) </w:t>
      </w:r>
      <w:r w:rsidRPr="003C04E1">
        <w:tab/>
        <w:t>parágrafo de ênfase ou parágrafo de outros assuntos de acordo com a NBC TA 706;</w:t>
      </w:r>
    </w:p>
    <w:p w14:paraId="0158916A" w14:textId="77777777" w:rsidR="00CA6010" w:rsidRPr="003C04E1" w:rsidRDefault="00CA6010" w:rsidP="00CA6010">
      <w:pPr>
        <w:spacing w:after="120"/>
        <w:ind w:left="993" w:hanging="426"/>
        <w:jc w:val="both"/>
      </w:pPr>
      <w:r w:rsidRPr="003C04E1">
        <w:t xml:space="preserve">(c) </w:t>
      </w:r>
      <w:r w:rsidRPr="003C04E1">
        <w:tab/>
        <w:t>seção “Incerteza relevante relacionada com a continuidade operacional”, de acordo com a NBC TA 570</w:t>
      </w:r>
      <w:r>
        <w:t>, item 22</w:t>
      </w:r>
      <w:r w:rsidRPr="003C04E1">
        <w:t>;</w:t>
      </w:r>
    </w:p>
    <w:p w14:paraId="3DCF36EC" w14:textId="77777777" w:rsidR="00CA6010" w:rsidRPr="003C04E1" w:rsidRDefault="00CA6010" w:rsidP="00CA6010">
      <w:pPr>
        <w:spacing w:after="120"/>
        <w:ind w:left="993" w:hanging="426"/>
        <w:jc w:val="both"/>
      </w:pPr>
      <w:r w:rsidRPr="003C04E1">
        <w:t xml:space="preserve">(d) </w:t>
      </w:r>
      <w:r w:rsidRPr="003C04E1">
        <w:tab/>
        <w:t>comunicação dos principais assuntos de auditoria, de acordo com a NBC TA 701; ou</w:t>
      </w:r>
    </w:p>
    <w:p w14:paraId="517AC40A" w14:textId="77777777" w:rsidR="00CA6010" w:rsidRPr="003C04E1" w:rsidRDefault="00CA6010" w:rsidP="00CA6010">
      <w:pPr>
        <w:spacing w:after="120"/>
        <w:ind w:left="993" w:hanging="426"/>
        <w:jc w:val="both"/>
      </w:pPr>
      <w:r w:rsidRPr="003C04E1">
        <w:t xml:space="preserve">(e) </w:t>
      </w:r>
      <w:r w:rsidRPr="003C04E1">
        <w:tab/>
        <w:t>declaração que descreve distorção relevante não corrigida das outras informações, de acordo com</w:t>
      </w:r>
      <w:r>
        <w:t xml:space="preserve"> </w:t>
      </w:r>
      <w:r w:rsidRPr="003C04E1">
        <w:t>a NBC TA 720;</w:t>
      </w:r>
    </w:p>
    <w:p w14:paraId="6DBFA3CC" w14:textId="77777777" w:rsidR="00CA6010" w:rsidRPr="003C04E1" w:rsidRDefault="00CA6010" w:rsidP="00CA6010">
      <w:pPr>
        <w:spacing w:after="120"/>
        <w:ind w:left="567"/>
        <w:jc w:val="both"/>
      </w:pPr>
      <w:r w:rsidRPr="003C04E1">
        <w:t xml:space="preserve">o auditor está satisfeito de que as demonstrações contábeis condensadas são </w:t>
      </w:r>
      <w:r w:rsidRPr="000330EA">
        <w:t>consistentes</w:t>
      </w:r>
      <w:r w:rsidRPr="003C04E1">
        <w:t>, em todos os aspectos relevantes, com as demonstrações contábeis auditadas ou são um resumo adequado das demonstrações contábeis auditadas, de acordo com os critérios aplicados, o relatório do auditor independente sobre as demonstrações contábeis condensadas deve, além dos elementos do item 16:</w:t>
      </w:r>
    </w:p>
    <w:p w14:paraId="6BFBC616" w14:textId="77777777" w:rsidR="00CA6010" w:rsidRPr="003C04E1" w:rsidRDefault="00CA6010" w:rsidP="00CA6010">
      <w:pPr>
        <w:spacing w:after="120"/>
        <w:ind w:left="993" w:hanging="426"/>
        <w:jc w:val="both"/>
      </w:pPr>
      <w:r w:rsidRPr="003C04E1">
        <w:t xml:space="preserve">(i) </w:t>
      </w:r>
      <w:r w:rsidRPr="003C04E1">
        <w:tab/>
        <w:t>afirmar que o relatório do auditor independente sobre as demonstrações contábeis auditadas (completas)</w:t>
      </w:r>
      <w:r>
        <w:t xml:space="preserve"> </w:t>
      </w:r>
      <w:r w:rsidRPr="003C04E1">
        <w:t>inclui opinião com ressalva, parágrafo de ênfase,</w:t>
      </w:r>
      <w:r>
        <w:t xml:space="preserve"> </w:t>
      </w:r>
      <w:r w:rsidRPr="003C04E1">
        <w:t>parágrafo de outros assuntos, seção “Incerteza relevante relacionada com a continuidade operacional”, comunicação dos principais assuntos de auditoria ou declaração que descreve distorção relevante não corrigida das outras informações (ver item A21); e</w:t>
      </w:r>
    </w:p>
    <w:p w14:paraId="34EB394C" w14:textId="77777777" w:rsidR="00CA6010" w:rsidRPr="003C04E1" w:rsidRDefault="00CA6010" w:rsidP="00CA6010">
      <w:pPr>
        <w:tabs>
          <w:tab w:val="left" w:pos="1419"/>
        </w:tabs>
        <w:spacing w:after="120"/>
        <w:ind w:left="993" w:hanging="426"/>
        <w:jc w:val="both"/>
      </w:pPr>
      <w:r w:rsidRPr="003C04E1">
        <w:t xml:space="preserve">(ii) </w:t>
      </w:r>
      <w:r w:rsidRPr="003C04E1">
        <w:tab/>
        <w:t>descrever (ver item A22):</w:t>
      </w:r>
    </w:p>
    <w:p w14:paraId="3F01E377" w14:textId="77777777" w:rsidR="00CA6010" w:rsidRPr="003C04E1" w:rsidRDefault="00CA6010" w:rsidP="00CA6010">
      <w:pPr>
        <w:spacing w:after="120"/>
        <w:ind w:left="1418" w:hanging="425"/>
        <w:jc w:val="both"/>
      </w:pPr>
      <w:r>
        <w:t>a.</w:t>
      </w:r>
      <w:r w:rsidRPr="003C04E1">
        <w:tab/>
        <w:t>a base para a opinião com ressalva sobre as demonstrações contábeis auditadas e o respectivo efeito, se houver, sobre as demonstrações contábeis condensadas;</w:t>
      </w:r>
    </w:p>
    <w:p w14:paraId="46801150" w14:textId="77777777" w:rsidR="00CA6010" w:rsidRPr="003C04E1" w:rsidRDefault="00CA6010" w:rsidP="00CA6010">
      <w:pPr>
        <w:spacing w:after="120"/>
        <w:ind w:left="1418" w:hanging="425"/>
        <w:jc w:val="both"/>
      </w:pPr>
      <w:r>
        <w:t>b.</w:t>
      </w:r>
      <w:r w:rsidRPr="003C04E1">
        <w:tab/>
        <w:t>o assunto mencionado no parágrafo de ênfase, no parágrafo de outros assuntos ou na seção “Incerteza relevante relacionada com a continuidade operacional” no relatório do auditor sobre as demonstrações contábeis auditadas; e os respectivos efeitos, se houver, sobre as demonstrações contábeis condensadas; ou</w:t>
      </w:r>
    </w:p>
    <w:p w14:paraId="3A251609" w14:textId="77777777" w:rsidR="00CA6010" w:rsidRPr="003C04E1" w:rsidRDefault="00CA6010" w:rsidP="00CA6010">
      <w:pPr>
        <w:ind w:left="1418" w:hanging="425"/>
        <w:jc w:val="both"/>
      </w:pPr>
      <w:r>
        <w:t xml:space="preserve">c. </w:t>
      </w:r>
      <w:r>
        <w:tab/>
      </w:r>
      <w:r w:rsidRPr="003C04E1">
        <w:t>a distorção relevante não corrigida das outras informações e os respectivos efeitos, se houver, sobre as</w:t>
      </w:r>
      <w:r>
        <w:t xml:space="preserve"> </w:t>
      </w:r>
      <w:r w:rsidRPr="003C04E1">
        <w:t>informações incluídas no documento que contém demonstrações contábeis condensadas e o respectivo relatório do auditor (ver item A15).</w:t>
      </w:r>
    </w:p>
    <w:p w14:paraId="3BCB274B" w14:textId="77777777" w:rsidR="00CA6010" w:rsidRPr="003C04E1" w:rsidRDefault="00CA6010" w:rsidP="00CA6010">
      <w:pPr>
        <w:jc w:val="both"/>
      </w:pPr>
    </w:p>
    <w:p w14:paraId="7BAF41C8" w14:textId="77777777" w:rsidR="00CA6010" w:rsidRPr="003C04E1" w:rsidRDefault="00CA6010" w:rsidP="00CA6010">
      <w:pPr>
        <w:spacing w:after="120"/>
        <w:ind w:left="567" w:hanging="567"/>
        <w:jc w:val="both"/>
      </w:pPr>
      <w:r w:rsidRPr="003C04E1">
        <w:t>20.</w:t>
      </w:r>
      <w:r w:rsidRPr="003C04E1">
        <w:tab/>
        <w:t>Quando o relatório do auditor independente sobre as demonstrações contábeis auditadas contém opinião adversa ou abstenção de opinião, o relatório do auditor independente sobre as demonstrações contábeis condensadas deve, além dos elementos do item 16:</w:t>
      </w:r>
    </w:p>
    <w:p w14:paraId="0D7B982F" w14:textId="77777777" w:rsidR="00CA6010" w:rsidRPr="003C04E1" w:rsidRDefault="00CA6010" w:rsidP="00CA6010">
      <w:pPr>
        <w:spacing w:after="120"/>
        <w:ind w:left="993" w:hanging="426"/>
        <w:jc w:val="both"/>
      </w:pPr>
      <w:r w:rsidRPr="003C04E1">
        <w:t>(a)</w:t>
      </w:r>
      <w:r w:rsidRPr="003C04E1">
        <w:tab/>
        <w:t>afirmar que o relatório do auditor independente sobre as demonstrações contábeis auditadas contém opinião adversa ou abstenção de opinião;</w:t>
      </w:r>
    </w:p>
    <w:p w14:paraId="598A06BC" w14:textId="77777777" w:rsidR="00CA6010" w:rsidRPr="003C04E1" w:rsidRDefault="00CA6010" w:rsidP="00CA6010">
      <w:pPr>
        <w:spacing w:after="120"/>
        <w:ind w:left="993" w:hanging="426"/>
        <w:jc w:val="both"/>
      </w:pPr>
      <w:r w:rsidRPr="003C04E1">
        <w:t>(b)</w:t>
      </w:r>
      <w:r w:rsidRPr="003C04E1">
        <w:tab/>
        <w:t>descrever a base para a opinião adversa ou para a abstenção de opinião; e</w:t>
      </w:r>
    </w:p>
    <w:p w14:paraId="1F3134F6" w14:textId="77777777" w:rsidR="00CA6010" w:rsidRPr="003C04E1" w:rsidRDefault="00CA6010" w:rsidP="00CA6010">
      <w:pPr>
        <w:ind w:left="993" w:hanging="426"/>
        <w:jc w:val="both"/>
      </w:pPr>
      <w:r w:rsidRPr="003C04E1">
        <w:t>(c)</w:t>
      </w:r>
      <w:r w:rsidRPr="003C04E1">
        <w:tab/>
        <w:t>afirmar que, em decorrência da opinião adversa ou abstenção de opinião sobre as demonstrações contábeis auditadas, é inapropriado expressar uma opinião sobre as demonstrações contábeis condensadas (ver item A23).</w:t>
      </w:r>
    </w:p>
    <w:p w14:paraId="3DC992F7" w14:textId="77777777" w:rsidR="00CA6010" w:rsidRPr="003C04E1" w:rsidRDefault="00CA6010" w:rsidP="00CA6010">
      <w:pPr>
        <w:jc w:val="both"/>
      </w:pPr>
    </w:p>
    <w:p w14:paraId="7917E026" w14:textId="77777777" w:rsidR="00CA6010" w:rsidRPr="00014661" w:rsidRDefault="00CA6010" w:rsidP="00CA6010">
      <w:pPr>
        <w:jc w:val="both"/>
        <w:rPr>
          <w:i/>
        </w:rPr>
      </w:pPr>
      <w:r w:rsidRPr="00A12780">
        <w:rPr>
          <w:i/>
        </w:rPr>
        <w:t>Opinião com modificação sobre demonstrações contábeis condensadas</w:t>
      </w:r>
    </w:p>
    <w:p w14:paraId="23FF0A84" w14:textId="77777777" w:rsidR="00CA6010" w:rsidRPr="00014661" w:rsidRDefault="00CA6010" w:rsidP="00CA6010">
      <w:pPr>
        <w:jc w:val="both"/>
      </w:pPr>
    </w:p>
    <w:p w14:paraId="0A433569" w14:textId="77777777" w:rsidR="00CA6010" w:rsidRPr="003C04E1" w:rsidRDefault="00CA6010" w:rsidP="00CA6010">
      <w:pPr>
        <w:ind w:left="567" w:hanging="567"/>
        <w:jc w:val="both"/>
      </w:pPr>
      <w:r w:rsidRPr="003C04E1">
        <w:t>21.</w:t>
      </w:r>
      <w:r w:rsidRPr="003C04E1">
        <w:tab/>
        <w:t xml:space="preserve">Se as demonstrações contábeis condensadas não são </w:t>
      </w:r>
      <w:r w:rsidRPr="000330EA">
        <w:t>consistentes</w:t>
      </w:r>
      <w:r w:rsidRPr="003C04E1">
        <w:t>, em todos os aspectos relevantes, com as demonstrações contábeis auditadas (completas) ou não são um resumo adequado dessas demonstrações contábeis auditadas, de acordo com os critérios aplicados, e a administração não concorda em fazer as modificações necessárias, o auditor deve expressar uma opinião adversa sobre as demonstrações contábeis condensadas (ver item A23).</w:t>
      </w:r>
    </w:p>
    <w:p w14:paraId="4F64AD3F" w14:textId="77777777" w:rsidR="00CA6010" w:rsidRPr="003C04E1" w:rsidRDefault="00CA6010" w:rsidP="00CA6010">
      <w:pPr>
        <w:jc w:val="both"/>
      </w:pPr>
    </w:p>
    <w:p w14:paraId="64573B40" w14:textId="77777777" w:rsidR="00CA6010" w:rsidRPr="003C04E1" w:rsidRDefault="00CA6010" w:rsidP="00CA6010">
      <w:pPr>
        <w:jc w:val="both"/>
        <w:rPr>
          <w:b/>
        </w:rPr>
      </w:pPr>
      <w:r w:rsidRPr="003C04E1">
        <w:rPr>
          <w:b/>
        </w:rPr>
        <w:t>Restrição sobre distribuição</w:t>
      </w:r>
      <w:r>
        <w:rPr>
          <w:b/>
        </w:rPr>
        <w:t>,</w:t>
      </w:r>
      <w:r w:rsidRPr="003C04E1">
        <w:rPr>
          <w:b/>
        </w:rPr>
        <w:t xml:space="preserve"> ou uso</w:t>
      </w:r>
      <w:r>
        <w:rPr>
          <w:b/>
        </w:rPr>
        <w:t>,</w:t>
      </w:r>
      <w:r w:rsidRPr="003C04E1">
        <w:rPr>
          <w:b/>
        </w:rPr>
        <w:t xml:space="preserve"> ou alerta aos leitores para a base de apresentação das demonstrações contábeis condensadas</w:t>
      </w:r>
    </w:p>
    <w:p w14:paraId="0188FFA3" w14:textId="77777777" w:rsidR="00CA6010" w:rsidRPr="003C04E1" w:rsidRDefault="00CA6010" w:rsidP="00CA6010">
      <w:pPr>
        <w:jc w:val="both"/>
      </w:pPr>
    </w:p>
    <w:p w14:paraId="7FC3CD94" w14:textId="77777777" w:rsidR="00CA6010" w:rsidRPr="003C04E1" w:rsidRDefault="00CA6010" w:rsidP="00CA6010">
      <w:pPr>
        <w:ind w:left="567" w:hanging="567"/>
        <w:jc w:val="both"/>
      </w:pPr>
      <w:r w:rsidRPr="003C04E1">
        <w:t xml:space="preserve">22. </w:t>
      </w:r>
      <w:r>
        <w:tab/>
      </w:r>
      <w:r w:rsidRPr="003C04E1">
        <w:t>No caso de haver restrição sobre a distribuição ou o uso do relatório do auditor independente sobre as demonstrações contábeis auditadas (</w:t>
      </w:r>
      <w:r w:rsidRPr="008E0D67">
        <w:rPr>
          <w:highlight w:val="yellow"/>
        </w:rPr>
        <w:t>completas</w:t>
      </w:r>
      <w:r w:rsidRPr="003C04E1">
        <w:t xml:space="preserve">) ou um alerta aos leitores no relatório do auditor independente sobre essas demonstrações de que elas foram elaboradas de acordo com a estrutura conceitual de contabilidade para </w:t>
      </w:r>
      <w:r w:rsidRPr="00FB1B0E">
        <w:rPr>
          <w:highlight w:val="yellow"/>
        </w:rPr>
        <w:t>propósitos especiais</w:t>
      </w:r>
      <w:r w:rsidRPr="003C04E1">
        <w:t xml:space="preserve">, o auditor deve incluir restrição similar ou alerta semelhante no seu relatório sobre as demonstrações contábeis </w:t>
      </w:r>
      <w:r w:rsidRPr="00FB1B0E">
        <w:rPr>
          <w:highlight w:val="yellow"/>
        </w:rPr>
        <w:t>condensadas</w:t>
      </w:r>
      <w:r w:rsidRPr="003C04E1">
        <w:t>.</w:t>
      </w:r>
    </w:p>
    <w:p w14:paraId="15B29DE8" w14:textId="77777777" w:rsidR="00CA6010" w:rsidRPr="003C04E1" w:rsidRDefault="00CA6010" w:rsidP="00CA6010">
      <w:pPr>
        <w:jc w:val="both"/>
      </w:pPr>
    </w:p>
    <w:p w14:paraId="006084F5" w14:textId="77777777" w:rsidR="00CA6010" w:rsidRPr="003C04E1" w:rsidRDefault="00CA6010" w:rsidP="00CA6010">
      <w:pPr>
        <w:jc w:val="both"/>
        <w:rPr>
          <w:b/>
        </w:rPr>
      </w:pPr>
      <w:r w:rsidRPr="003C04E1">
        <w:rPr>
          <w:b/>
        </w:rPr>
        <w:t>Informações comparativas</w:t>
      </w:r>
    </w:p>
    <w:p w14:paraId="11D95CE9" w14:textId="77777777" w:rsidR="00CA6010" w:rsidRPr="003C04E1" w:rsidRDefault="00CA6010" w:rsidP="00CA6010">
      <w:pPr>
        <w:jc w:val="both"/>
      </w:pPr>
    </w:p>
    <w:p w14:paraId="5ACE0912" w14:textId="77777777" w:rsidR="00CA6010" w:rsidRPr="003C04E1" w:rsidRDefault="00CA6010" w:rsidP="00CA6010">
      <w:pPr>
        <w:ind w:left="567" w:hanging="567"/>
        <w:jc w:val="both"/>
      </w:pPr>
      <w:r w:rsidRPr="003C04E1">
        <w:t>23.</w:t>
      </w:r>
      <w:r w:rsidRPr="003C04E1">
        <w:tab/>
        <w:t>Se as demonstrações contábeis auditadas contêm informações comparativas, mas as demonstrações contábeis condensadas não, o auditor deve determinar se essa omissão é razoável nas circunstâncias do trabalho. O auditor deve determinar o efeito d</w:t>
      </w:r>
      <w:r>
        <w:t>a</w:t>
      </w:r>
      <w:r w:rsidRPr="003C04E1">
        <w:t xml:space="preserve"> omissão não razoável sobre o seu relatório sobre as demonstrações contábeis condensadas (ver item A24).</w:t>
      </w:r>
    </w:p>
    <w:p w14:paraId="2D3EE91D" w14:textId="77777777" w:rsidR="00CA6010" w:rsidRPr="003C04E1" w:rsidRDefault="00CA6010" w:rsidP="00CA6010">
      <w:pPr>
        <w:jc w:val="both"/>
      </w:pPr>
    </w:p>
    <w:p w14:paraId="6181C6F7" w14:textId="77777777" w:rsidR="00CA6010" w:rsidRPr="003C04E1" w:rsidRDefault="00CA6010" w:rsidP="00CA6010">
      <w:pPr>
        <w:ind w:left="567" w:hanging="567"/>
        <w:jc w:val="both"/>
      </w:pPr>
      <w:r w:rsidRPr="003C04E1">
        <w:t>24.</w:t>
      </w:r>
      <w:r w:rsidRPr="003C04E1">
        <w:tab/>
        <w:t>Se as demonstrações contábeis condensadas contêm informações comparativas sobre as quais o relatório foi emitido por outro auditor, o relatório do auditor independente sobre demonstrações contábeis condensadas também deve conter os assuntos que a NBC TA 710 requer que o auditor inclua no relatório do auditor independente sobre as demonstrações contábeis auditadas (completas) (ver item A25 e a NBC TA 710 que trata de informações comparativas).</w:t>
      </w:r>
    </w:p>
    <w:p w14:paraId="4ABACBDE" w14:textId="77777777" w:rsidR="00CA6010" w:rsidRPr="003C04E1" w:rsidRDefault="00CA6010" w:rsidP="00CA6010">
      <w:pPr>
        <w:jc w:val="both"/>
      </w:pPr>
    </w:p>
    <w:p w14:paraId="7B2BF131" w14:textId="77777777" w:rsidR="00CA6010" w:rsidRPr="003C04E1" w:rsidRDefault="00CA6010" w:rsidP="00CA6010">
      <w:pPr>
        <w:jc w:val="both"/>
        <w:rPr>
          <w:b/>
        </w:rPr>
      </w:pPr>
      <w:r w:rsidRPr="003C04E1">
        <w:rPr>
          <w:b/>
        </w:rPr>
        <w:t>Informações suplementares não auditadas apresentadas com as demonstrações contábeis condensadas</w:t>
      </w:r>
    </w:p>
    <w:p w14:paraId="5FD0D411" w14:textId="77777777" w:rsidR="00CA6010" w:rsidRPr="003C04E1" w:rsidRDefault="00CA6010" w:rsidP="00CA6010">
      <w:pPr>
        <w:jc w:val="both"/>
      </w:pPr>
    </w:p>
    <w:p w14:paraId="69648656" w14:textId="77777777" w:rsidR="00CA6010" w:rsidRPr="003C04E1" w:rsidRDefault="00CA6010" w:rsidP="00CA6010">
      <w:pPr>
        <w:ind w:left="567" w:hanging="567"/>
        <w:jc w:val="both"/>
      </w:pPr>
      <w:r w:rsidRPr="003C04E1">
        <w:t>25.</w:t>
      </w:r>
      <w:r w:rsidRPr="003C04E1">
        <w:tab/>
        <w:t>O auditor deve avaliar se as informações suplementares não auditadas, apresentadas com as demonstrações contábeis condensadas, estão claramente diferenciadas das demonstrações contábeis condensadas. Se o auditor conclui</w:t>
      </w:r>
      <w:r>
        <w:t>r</w:t>
      </w:r>
      <w:r w:rsidRPr="003C04E1">
        <w:t xml:space="preserve"> que a apresentação pela entidade, das informações suplementares não auditadas, não está claramente diferenciada das demonstrações contábeis condensadas, o auditor deve pedir que a administração altere a forma de apresentação das informações suplementares não auditadas. No caso de recusa da administração, o auditor deve explicar no seu relatório sobre as demonstrações contábeis condensadas que essas informações não estão cobertas por esse relatório (ver item A26).</w:t>
      </w:r>
    </w:p>
    <w:p w14:paraId="50827C3D" w14:textId="77777777" w:rsidR="00CA6010" w:rsidRPr="003C04E1" w:rsidRDefault="00CA6010" w:rsidP="00CA6010">
      <w:pPr>
        <w:jc w:val="both"/>
      </w:pPr>
    </w:p>
    <w:p w14:paraId="38E518B0" w14:textId="77777777" w:rsidR="00CA6010" w:rsidRPr="003C04E1" w:rsidRDefault="00CA6010" w:rsidP="00CA6010">
      <w:pPr>
        <w:jc w:val="both"/>
        <w:rPr>
          <w:b/>
        </w:rPr>
      </w:pPr>
      <w:r w:rsidRPr="003C04E1">
        <w:rPr>
          <w:b/>
        </w:rPr>
        <w:t>Associação do auditor (com informações condensadas)</w:t>
      </w:r>
    </w:p>
    <w:p w14:paraId="47F0DA53" w14:textId="77777777" w:rsidR="00CA6010" w:rsidRPr="003C04E1" w:rsidRDefault="00CA6010" w:rsidP="00CA6010">
      <w:pPr>
        <w:jc w:val="both"/>
      </w:pPr>
    </w:p>
    <w:p w14:paraId="7DF47971" w14:textId="77777777" w:rsidR="00CA6010" w:rsidRPr="003C04E1" w:rsidRDefault="00CA6010" w:rsidP="00CA6010">
      <w:pPr>
        <w:ind w:left="567" w:hanging="567"/>
        <w:jc w:val="both"/>
      </w:pPr>
      <w:r w:rsidRPr="003C04E1">
        <w:t>26.</w:t>
      </w:r>
      <w:r w:rsidRPr="003C04E1">
        <w:tab/>
        <w:t>Se o auditor tomar conhecimento que a entidade planeja incluir afirmação de que ele emitiu relatório sobre as demonstrações contábeis condensadas em documento que contenha essas demonstrações contábeis condensadas, mas não planeja incluir o respectivo relatório do auditor independente, o auditor deve requerer que a administração inclua, também, o seu relatório no documento. Se a administração não o fizer, o auditor deve determinar e tomar outras medidas apropriadas para evitar que a administração faça uma associação inadequada do auditor com as demonstrações contábeis condensadas nesse documento (ver item A27).</w:t>
      </w:r>
    </w:p>
    <w:p w14:paraId="26E3D558" w14:textId="77777777" w:rsidR="00CA6010" w:rsidRPr="003C04E1" w:rsidRDefault="00CA6010" w:rsidP="00CA6010">
      <w:pPr>
        <w:jc w:val="both"/>
      </w:pPr>
    </w:p>
    <w:p w14:paraId="0D7C5D06" w14:textId="77777777" w:rsidR="00CA6010" w:rsidRPr="003C04E1" w:rsidRDefault="00CA6010" w:rsidP="00CA6010">
      <w:pPr>
        <w:spacing w:after="120"/>
        <w:ind w:left="567" w:hanging="567"/>
        <w:jc w:val="both"/>
      </w:pPr>
      <w:r w:rsidRPr="003C04E1">
        <w:t>27.</w:t>
      </w:r>
      <w:r w:rsidRPr="003C04E1">
        <w:tab/>
        <w:t>O auditor pode ser contratado para emitir relatório sobre as demonstrações contábeis d</w:t>
      </w:r>
      <w:r>
        <w:t>a</w:t>
      </w:r>
      <w:r w:rsidRPr="003C04E1">
        <w:t xml:space="preserve"> entidade e não ser contratado para emitir relatório sobre demonstrações contábeis condensadas. Se, nesse caso, o auditor tomar conhecimento que a entidade planeja fazer uma declaração em documento que se refere ao auditor e ao fato que as demonstrações contábeis condensadas são derivadas das demonstrações contábeis (completas) auditadas pelo auditor, o auditor deve estar satisfeito que:</w:t>
      </w:r>
    </w:p>
    <w:p w14:paraId="770970AA" w14:textId="77777777" w:rsidR="00CA6010" w:rsidRPr="003C04E1" w:rsidRDefault="00CA6010" w:rsidP="00CA6010">
      <w:pPr>
        <w:spacing w:after="120"/>
        <w:ind w:left="993" w:hanging="426"/>
        <w:jc w:val="both"/>
      </w:pPr>
      <w:r w:rsidRPr="003C04E1">
        <w:t>(a)</w:t>
      </w:r>
      <w:r w:rsidRPr="003C04E1">
        <w:tab/>
        <w:t>a referência ao auditor foi feita no contexto do relatório do auditor independente sobre as demonstrações contábeis auditadas; e</w:t>
      </w:r>
    </w:p>
    <w:p w14:paraId="40342085" w14:textId="77777777" w:rsidR="00CA6010" w:rsidRPr="003C04E1" w:rsidRDefault="00CA6010" w:rsidP="00CA6010">
      <w:pPr>
        <w:spacing w:after="120"/>
        <w:ind w:left="993" w:hanging="426"/>
        <w:jc w:val="both"/>
      </w:pPr>
      <w:r w:rsidRPr="003C04E1">
        <w:t>(b)</w:t>
      </w:r>
      <w:r w:rsidRPr="003C04E1">
        <w:tab/>
        <w:t>a declaração não propicia a impressão de que o auditor emitiu relatório sobre as demonstrações contábeis condensadas.</w:t>
      </w:r>
    </w:p>
    <w:p w14:paraId="2AD06469" w14:textId="77777777" w:rsidR="00CA6010" w:rsidRPr="003C04E1" w:rsidRDefault="00CA6010" w:rsidP="00CA6010">
      <w:pPr>
        <w:ind w:left="567"/>
        <w:jc w:val="both"/>
      </w:pPr>
      <w:r w:rsidRPr="003C04E1">
        <w:t>Se as alíneas (a) ou (b) não forem atendid</w:t>
      </w:r>
      <w:r>
        <w:t>a</w:t>
      </w:r>
      <w:r w:rsidRPr="003C04E1">
        <w:t>s, o auditor deve solicitar que a administração altere a declaração para que sejam atendidos, ou não faça referência ao auditor no documento. Alternativamente, a entidade pode contratar o auditor para emitir relatório sobre as demonstrações contábeis condensadas e incluir o respectivo relatório do auditor independente no documento. Se a administração não alterar a declaração, não excluir a referência ao auditor ou não incluir o relatório do auditor independente sobre as demonstrações contábeis condensadas no documento que contenha essas demonstrações, o auditor deve informar à administração que discorda da referência a ele, assim como deve determinar e tomar outras medidas apropriadas para evitar que a administração faça referência inapropriada ao auditor (ver item A27).</w:t>
      </w:r>
    </w:p>
    <w:p w14:paraId="17A8DEAC" w14:textId="77777777" w:rsidR="00CA6010" w:rsidRDefault="00CA6010" w:rsidP="00CA6010">
      <w:pPr>
        <w:jc w:val="both"/>
      </w:pPr>
    </w:p>
    <w:p w14:paraId="44732DBF" w14:textId="77777777" w:rsidR="00CA6010" w:rsidRPr="00BB7C4B" w:rsidRDefault="00CA6010" w:rsidP="00CA6010">
      <w:pPr>
        <w:jc w:val="both"/>
        <w:rPr>
          <w:b/>
        </w:rPr>
      </w:pPr>
      <w:r w:rsidRPr="00BB7C4B">
        <w:rPr>
          <w:b/>
        </w:rPr>
        <w:t>Vigência</w:t>
      </w:r>
    </w:p>
    <w:p w14:paraId="11AEDA3F" w14:textId="77777777" w:rsidR="00CA6010" w:rsidRPr="00BB7C4B" w:rsidRDefault="00CA6010" w:rsidP="00CA6010">
      <w:pPr>
        <w:jc w:val="both"/>
      </w:pPr>
    </w:p>
    <w:p w14:paraId="7BF75EE7" w14:textId="77777777" w:rsidR="00CA6010" w:rsidRPr="00BB7C4B" w:rsidRDefault="00CA6010" w:rsidP="00CA6010">
      <w:pPr>
        <w:ind w:left="567"/>
        <w:jc w:val="both"/>
      </w:pPr>
      <w:r w:rsidRPr="00BB7C4B">
        <w:t>Esta norma deve ser aplicada, a partir de sua publicação, nos trabalhos para a emissão de relatório sobre demonstrações contábeis condensadas de períodos findos em, ou após, 31 de dezembro de 2016, e revoga a Resolução CFC n.º 1.23</w:t>
      </w:r>
      <w:r>
        <w:t>8</w:t>
      </w:r>
      <w:r w:rsidRPr="00BB7C4B">
        <w:t>/2009, publicada no DOU, Seção 1, de 4/12/2009.</w:t>
      </w:r>
    </w:p>
    <w:p w14:paraId="5C00B0B6" w14:textId="77777777" w:rsidR="00CA6010" w:rsidRPr="00BB7C4B" w:rsidRDefault="00CA6010" w:rsidP="00CA6010">
      <w:pPr>
        <w:jc w:val="both"/>
      </w:pPr>
    </w:p>
    <w:p w14:paraId="21882C6E" w14:textId="77777777" w:rsidR="00CA6010" w:rsidRPr="00BB7C4B" w:rsidRDefault="00CA6010" w:rsidP="00CA6010">
      <w:pPr>
        <w:jc w:val="both"/>
      </w:pPr>
    </w:p>
    <w:p w14:paraId="001D4A89" w14:textId="77777777" w:rsidR="00CA6010" w:rsidRPr="00BB7C4B" w:rsidRDefault="00CA6010" w:rsidP="00CA6010">
      <w:pPr>
        <w:jc w:val="right"/>
      </w:pPr>
      <w:r w:rsidRPr="00BB7C4B">
        <w:t>Brasília, 17 de fevereiro de 2017.</w:t>
      </w:r>
    </w:p>
    <w:p w14:paraId="7EC123B0" w14:textId="77777777" w:rsidR="00CA6010" w:rsidRPr="00BB7C4B" w:rsidRDefault="00CA6010" w:rsidP="00CA6010">
      <w:pPr>
        <w:jc w:val="both"/>
      </w:pPr>
    </w:p>
    <w:p w14:paraId="52830070" w14:textId="77777777" w:rsidR="00CA6010" w:rsidRPr="00BB7C4B" w:rsidRDefault="00CA6010" w:rsidP="00CA6010">
      <w:pPr>
        <w:jc w:val="both"/>
      </w:pPr>
    </w:p>
    <w:p w14:paraId="06B4A753" w14:textId="77777777" w:rsidR="00CA6010" w:rsidRPr="00266124" w:rsidRDefault="00CA6010" w:rsidP="00CA6010">
      <w:pPr>
        <w:jc w:val="center"/>
      </w:pPr>
      <w:r w:rsidRPr="00BB7C4B">
        <w:t xml:space="preserve">Contador </w:t>
      </w:r>
      <w:r w:rsidRPr="00266124">
        <w:t>José Martonio Alves Coelho</w:t>
      </w:r>
    </w:p>
    <w:p w14:paraId="5B83DE70" w14:textId="77777777" w:rsidR="00CA6010" w:rsidRPr="00BB7C4B" w:rsidRDefault="00CA6010" w:rsidP="00CA6010">
      <w:pPr>
        <w:jc w:val="center"/>
        <w:rPr>
          <w:b/>
        </w:rPr>
      </w:pPr>
      <w:r w:rsidRPr="00266124">
        <w:t>Presidente</w:t>
      </w:r>
    </w:p>
    <w:p w14:paraId="6CF94CDF" w14:textId="77777777" w:rsidR="00CA6010" w:rsidRPr="00BB7C4B" w:rsidRDefault="00CA6010" w:rsidP="00CA6010">
      <w:pPr>
        <w:jc w:val="both"/>
      </w:pPr>
    </w:p>
    <w:p w14:paraId="3306ED37" w14:textId="77777777" w:rsidR="00CA6010" w:rsidRPr="00BB7C4B" w:rsidRDefault="00CA6010" w:rsidP="00CA6010">
      <w:pPr>
        <w:jc w:val="both"/>
      </w:pPr>
      <w:r w:rsidRPr="00BB7C4B">
        <w:t>Ata CFC n.º 1.026.</w:t>
      </w:r>
    </w:p>
    <w:p w14:paraId="2BC72788" w14:textId="77777777" w:rsidR="00CA6010" w:rsidRPr="003C04E1" w:rsidRDefault="00CA6010" w:rsidP="00CA6010">
      <w:pPr>
        <w:jc w:val="both"/>
      </w:pPr>
    </w:p>
    <w:p w14:paraId="12444A00" w14:textId="77777777" w:rsidR="00CA6010" w:rsidRPr="003C04E1" w:rsidRDefault="00CA6010" w:rsidP="00CA6010">
      <w:pPr>
        <w:jc w:val="both"/>
      </w:pPr>
    </w:p>
    <w:p w14:paraId="60D7A150" w14:textId="77777777" w:rsidR="00CA6010" w:rsidRPr="003C04E1" w:rsidRDefault="00CA6010" w:rsidP="00CA6010">
      <w:pPr>
        <w:jc w:val="both"/>
        <w:rPr>
          <w:b/>
        </w:rPr>
      </w:pPr>
      <w:r w:rsidRPr="003C04E1">
        <w:rPr>
          <w:b/>
        </w:rPr>
        <w:t>Aplicação e outros materiais explicativos</w:t>
      </w:r>
    </w:p>
    <w:p w14:paraId="4B54668F" w14:textId="77777777" w:rsidR="00CA6010" w:rsidRPr="003C04E1" w:rsidRDefault="00CA6010" w:rsidP="00CA6010">
      <w:pPr>
        <w:jc w:val="both"/>
      </w:pPr>
    </w:p>
    <w:p w14:paraId="7FEF5662" w14:textId="77777777" w:rsidR="00CA6010" w:rsidRPr="003C04E1" w:rsidRDefault="00CA6010" w:rsidP="00CA6010">
      <w:pPr>
        <w:jc w:val="both"/>
        <w:rPr>
          <w:b/>
        </w:rPr>
      </w:pPr>
      <w:r w:rsidRPr="003C04E1">
        <w:rPr>
          <w:b/>
        </w:rPr>
        <w:t xml:space="preserve">Aceitação do trabalho </w:t>
      </w:r>
      <w:r w:rsidRPr="00266124">
        <w:t>(ver itens 5 e 6)</w:t>
      </w:r>
    </w:p>
    <w:p w14:paraId="1BD1F706" w14:textId="77777777" w:rsidR="00CA6010" w:rsidRPr="00047D32" w:rsidRDefault="00CA6010" w:rsidP="00CA6010">
      <w:pPr>
        <w:jc w:val="both"/>
      </w:pPr>
    </w:p>
    <w:p w14:paraId="60FE59C0" w14:textId="77777777" w:rsidR="00CA6010" w:rsidRPr="003C04E1" w:rsidRDefault="00CA6010" w:rsidP="00CA6010">
      <w:pPr>
        <w:ind w:left="567" w:hanging="567"/>
        <w:jc w:val="both"/>
      </w:pPr>
      <w:r w:rsidRPr="003C04E1">
        <w:t>A1.</w:t>
      </w:r>
      <w:r w:rsidRPr="003C04E1">
        <w:tab/>
        <w:t xml:space="preserve">A auditoria das demonstrações contábeis de que derivaram as demonstrações contábeis condensadas fornece ao auditor o conhecimento necessário para desempenhar suas responsabilidades em relação às demonstrações contábeis condensadas de acordo com esta </w:t>
      </w:r>
      <w:r>
        <w:t>n</w:t>
      </w:r>
      <w:r w:rsidRPr="003C04E1">
        <w:t xml:space="preserve">orma. A aplicação desta </w:t>
      </w:r>
      <w:r>
        <w:t>n</w:t>
      </w:r>
      <w:r w:rsidRPr="003C04E1">
        <w:t>orma não fornece evidência de auditoria apropriada e suficiente para servir de base para a opinião sobre as demonstrações contábeis condensadas se o auditor não tiver auditado também as demonstrações contábeis de que derivaram as demonstrações contábeis condensadas.</w:t>
      </w:r>
    </w:p>
    <w:p w14:paraId="18C5F9E9" w14:textId="77777777" w:rsidR="00CA6010" w:rsidRPr="003C04E1" w:rsidRDefault="00CA6010" w:rsidP="00CA6010">
      <w:pPr>
        <w:jc w:val="both"/>
      </w:pPr>
    </w:p>
    <w:p w14:paraId="7E112D57" w14:textId="77777777" w:rsidR="00CA6010" w:rsidRPr="003C04E1" w:rsidRDefault="00CA6010" w:rsidP="00CA6010">
      <w:pPr>
        <w:ind w:left="567" w:hanging="567"/>
        <w:jc w:val="both"/>
      </w:pPr>
      <w:r w:rsidRPr="003C04E1">
        <w:t>A2.</w:t>
      </w:r>
      <w:r w:rsidRPr="003C04E1">
        <w:tab/>
        <w:t>A concordância da administração com os assuntos descritos no item 6 pode ser evidenciada por sua aceitação por escrito dos termos da contratação.</w:t>
      </w:r>
    </w:p>
    <w:p w14:paraId="740570AB" w14:textId="77777777" w:rsidR="00CA6010" w:rsidRDefault="00CA6010" w:rsidP="00CA6010">
      <w:pPr>
        <w:jc w:val="both"/>
      </w:pPr>
    </w:p>
    <w:p w14:paraId="0FC038F3" w14:textId="77777777" w:rsidR="00CA6010" w:rsidRPr="003C04E1" w:rsidRDefault="00CA6010" w:rsidP="00CA6010">
      <w:pPr>
        <w:jc w:val="both"/>
      </w:pPr>
      <w:r w:rsidRPr="00A12780">
        <w:rPr>
          <w:i/>
        </w:rPr>
        <w:t>Critérios</w:t>
      </w:r>
      <w:r w:rsidRPr="003C04E1">
        <w:t xml:space="preserve"> (ver item 6(a))</w:t>
      </w:r>
    </w:p>
    <w:p w14:paraId="5C557A3F" w14:textId="77777777" w:rsidR="00CA6010" w:rsidRPr="003C04E1" w:rsidRDefault="00CA6010" w:rsidP="00CA6010">
      <w:pPr>
        <w:jc w:val="both"/>
      </w:pPr>
    </w:p>
    <w:p w14:paraId="563FB706" w14:textId="77777777" w:rsidR="00CA6010" w:rsidRPr="003C04E1" w:rsidRDefault="00CA6010" w:rsidP="00CA6010">
      <w:pPr>
        <w:ind w:left="567" w:hanging="567"/>
        <w:jc w:val="both"/>
      </w:pPr>
      <w:r w:rsidRPr="003C04E1">
        <w:t>A3.</w:t>
      </w:r>
      <w:r w:rsidRPr="003C04E1">
        <w:tab/>
        <w:t xml:space="preserve">A elaboração de demonstrações contábeis condensadas requer que a administração determine as informações que precisam ser refletidas nas demonstrações contábeis condensadas de modo que elas sejam </w:t>
      </w:r>
      <w:r w:rsidRPr="000330EA">
        <w:t>consistentes</w:t>
      </w:r>
      <w:r w:rsidRPr="003C04E1">
        <w:t>, em todos os aspectos relevantes, representando um resumo adequado das demonstrações contábeis auditadas. Pelo fato das demonstrações contábeis condensadas, por sua natureza, conterem informações agregadas e divulgações não detalhadas, há risco maior de que elas não contenham as informações necessárias para que não sejam enganosas nas circunstâncias. Esse risco aumenta quando não existem critérios estabelecidos para a elaboração de demonstrações contábeis condensadas.</w:t>
      </w:r>
    </w:p>
    <w:p w14:paraId="655D4FD9" w14:textId="77777777" w:rsidR="00CA6010" w:rsidRPr="003C04E1" w:rsidRDefault="00CA6010" w:rsidP="00CA6010">
      <w:pPr>
        <w:jc w:val="both"/>
      </w:pPr>
    </w:p>
    <w:p w14:paraId="47CD1C89" w14:textId="77777777" w:rsidR="00CA6010" w:rsidRPr="003C04E1" w:rsidRDefault="00CA6010" w:rsidP="00CA6010">
      <w:pPr>
        <w:spacing w:after="120"/>
        <w:ind w:left="567" w:hanging="567"/>
        <w:jc w:val="both"/>
      </w:pPr>
      <w:r w:rsidRPr="003C04E1">
        <w:t>A4.</w:t>
      </w:r>
      <w:r w:rsidRPr="003C04E1">
        <w:tab/>
        <w:t>Os fatores que podem afetar a determinação do auditor sobre a aceitabilidade dos critérios aplicados incluem:</w:t>
      </w:r>
    </w:p>
    <w:p w14:paraId="22CC9268" w14:textId="77777777" w:rsidR="00CA6010" w:rsidRPr="00804F05" w:rsidRDefault="00CA6010">
      <w:pPr>
        <w:pStyle w:val="PargrafodaLista"/>
        <w:numPr>
          <w:ilvl w:val="0"/>
          <w:numId w:val="347"/>
        </w:numPr>
        <w:spacing w:after="120" w:line="240" w:lineRule="auto"/>
        <w:ind w:left="851" w:hanging="284"/>
        <w:contextualSpacing w:val="0"/>
        <w:jc w:val="both"/>
      </w:pPr>
      <w:r w:rsidRPr="00804F05">
        <w:t>natureza da entidade;</w:t>
      </w:r>
    </w:p>
    <w:p w14:paraId="1D196312" w14:textId="77777777" w:rsidR="00CA6010" w:rsidRPr="00804F05" w:rsidRDefault="00CA6010">
      <w:pPr>
        <w:pStyle w:val="PargrafodaLista"/>
        <w:numPr>
          <w:ilvl w:val="0"/>
          <w:numId w:val="347"/>
        </w:numPr>
        <w:spacing w:after="120" w:line="240" w:lineRule="auto"/>
        <w:ind w:left="851" w:hanging="284"/>
        <w:contextualSpacing w:val="0"/>
        <w:jc w:val="both"/>
      </w:pPr>
      <w:r w:rsidRPr="00804F05">
        <w:t>objetivo das demonstrações contábeis condensadas;</w:t>
      </w:r>
    </w:p>
    <w:p w14:paraId="71FA615C" w14:textId="77777777" w:rsidR="00CA6010" w:rsidRPr="00804F05" w:rsidRDefault="00CA6010">
      <w:pPr>
        <w:pStyle w:val="PargrafodaLista"/>
        <w:numPr>
          <w:ilvl w:val="0"/>
          <w:numId w:val="347"/>
        </w:numPr>
        <w:spacing w:after="120" w:line="240" w:lineRule="auto"/>
        <w:ind w:left="851" w:hanging="284"/>
        <w:contextualSpacing w:val="0"/>
        <w:jc w:val="both"/>
      </w:pPr>
      <w:r w:rsidRPr="00804F05">
        <w:t>necessidade de informação dos usuários previstos das demonstrações contábeis condensadas; e</w:t>
      </w:r>
    </w:p>
    <w:p w14:paraId="2D75ECA0" w14:textId="77777777" w:rsidR="00CA6010" w:rsidRPr="00804F05" w:rsidRDefault="00CA6010">
      <w:pPr>
        <w:pStyle w:val="PargrafodaLista"/>
        <w:numPr>
          <w:ilvl w:val="0"/>
          <w:numId w:val="347"/>
        </w:numPr>
        <w:spacing w:after="0" w:line="240" w:lineRule="auto"/>
        <w:ind w:left="851" w:hanging="284"/>
        <w:jc w:val="both"/>
      </w:pPr>
      <w:r w:rsidRPr="00804F05">
        <w:t>se os critérios a serem aplicados resultam em demonstrações contábeis condensadas que não sejam enganosas nas circunstâncias.</w:t>
      </w:r>
    </w:p>
    <w:p w14:paraId="200386AD" w14:textId="77777777" w:rsidR="00CA6010" w:rsidRPr="003C04E1" w:rsidRDefault="00CA6010" w:rsidP="00CA6010">
      <w:pPr>
        <w:jc w:val="both"/>
      </w:pPr>
    </w:p>
    <w:p w14:paraId="42525870" w14:textId="77777777" w:rsidR="00CA6010" w:rsidRPr="003C04E1" w:rsidRDefault="00CA6010" w:rsidP="00CA6010">
      <w:pPr>
        <w:ind w:left="567" w:hanging="567"/>
        <w:jc w:val="both"/>
      </w:pPr>
      <w:r w:rsidRPr="003C04E1">
        <w:t>A5.</w:t>
      </w:r>
      <w:r w:rsidRPr="003C04E1">
        <w:tab/>
        <w:t>Os critérios para a elaboração das demonstrações contábeis condensadas podem ser estabelecidos por organização normativa autorizada ou reconhecida, ou ainda por lei ou regulamento. Da mesma forma que nas demonstrações contábeis (completas), conforme explicado na NBC TA 210, itens A3, A8 e A9, o auditor pode presumir que esses critérios são aceitáveis. No Brasil, ainda não existe critério estabelecido a es</w:t>
      </w:r>
      <w:r>
        <w:t>s</w:t>
      </w:r>
      <w:r w:rsidRPr="003C04E1">
        <w:t>e respeito.</w:t>
      </w:r>
    </w:p>
    <w:p w14:paraId="6C17A65D" w14:textId="77777777" w:rsidR="00CA6010" w:rsidRPr="003C04E1" w:rsidRDefault="00CA6010" w:rsidP="00CA6010">
      <w:pPr>
        <w:jc w:val="both"/>
      </w:pPr>
    </w:p>
    <w:p w14:paraId="62562A48" w14:textId="77777777" w:rsidR="00CA6010" w:rsidRPr="003C04E1" w:rsidRDefault="00CA6010" w:rsidP="00CA6010">
      <w:pPr>
        <w:spacing w:after="120"/>
        <w:ind w:left="567" w:hanging="567"/>
        <w:jc w:val="both"/>
      </w:pPr>
      <w:r w:rsidRPr="003C04E1">
        <w:t>A6.</w:t>
      </w:r>
      <w:r w:rsidRPr="003C04E1">
        <w:tab/>
        <w:t>Quando não existem critérios estabelecidos para a elaboração de demonstrações contábeis condensadas, os critérios podem ser desenvolvidos pela administração, por exemplo, com base na prática em setor específico. Os critérios que são aceitáveis nas circunstâncias resultam em demonstrações contábeis condensadas que:</w:t>
      </w:r>
    </w:p>
    <w:p w14:paraId="1EA0E699" w14:textId="77777777" w:rsidR="00CA6010" w:rsidRPr="003C04E1" w:rsidRDefault="00CA6010" w:rsidP="00CA6010">
      <w:pPr>
        <w:spacing w:after="120"/>
        <w:ind w:left="993" w:hanging="426"/>
        <w:jc w:val="both"/>
      </w:pPr>
      <w:r w:rsidRPr="003C04E1">
        <w:t>(a)</w:t>
      </w:r>
      <w:r w:rsidRPr="003C04E1">
        <w:tab/>
        <w:t>divulguem adequadamente sua natureza condensada e identifiquem as demonstrações contábeis auditadas (completas);</w:t>
      </w:r>
    </w:p>
    <w:p w14:paraId="1DBB3847" w14:textId="77777777" w:rsidR="00CA6010" w:rsidRPr="003C04E1" w:rsidRDefault="00CA6010" w:rsidP="00CA6010">
      <w:pPr>
        <w:spacing w:after="120"/>
        <w:ind w:left="993" w:hanging="426"/>
        <w:jc w:val="both"/>
      </w:pPr>
      <w:r w:rsidRPr="003C04E1">
        <w:t>(b)</w:t>
      </w:r>
      <w:r w:rsidRPr="003C04E1">
        <w:tab/>
        <w:t>descrev</w:t>
      </w:r>
      <w:r>
        <w:t>a</w:t>
      </w:r>
      <w:r w:rsidRPr="003C04E1">
        <w:t>m claramente quem disponibilizou ou de onde foram disponibilizadas as demonstrações contábeis auditadas, assim como se a lei ou o regulamento prevê que as demonstrações contábeis auditadas não precisam ser disponibilizadas aos usuários previstos das demonstrações contábeis condensadas e estabelece os critérios para a elaboração dessas demonstrações contábeis condensadas, a referida lei ou o referido regulamento</w:t>
      </w:r>
      <w:r>
        <w:t>;</w:t>
      </w:r>
    </w:p>
    <w:p w14:paraId="326AB437" w14:textId="77777777" w:rsidR="00CA6010" w:rsidRPr="003C04E1" w:rsidRDefault="00CA6010" w:rsidP="00CA6010">
      <w:pPr>
        <w:spacing w:after="120"/>
        <w:ind w:left="993" w:hanging="426"/>
        <w:jc w:val="both"/>
      </w:pPr>
      <w:r w:rsidRPr="003C04E1">
        <w:t>(c)</w:t>
      </w:r>
      <w:r w:rsidRPr="003C04E1">
        <w:tab/>
        <w:t>divulguem adequadamente os critérios aplicados;</w:t>
      </w:r>
    </w:p>
    <w:p w14:paraId="42907334" w14:textId="77777777" w:rsidR="00CA6010" w:rsidRPr="003C04E1" w:rsidRDefault="00CA6010" w:rsidP="00CA6010">
      <w:pPr>
        <w:spacing w:after="120"/>
        <w:ind w:left="993" w:hanging="426"/>
        <w:jc w:val="both"/>
      </w:pPr>
      <w:r w:rsidRPr="003C04E1">
        <w:t>(d)</w:t>
      </w:r>
      <w:r w:rsidRPr="003C04E1">
        <w:tab/>
        <w:t>correspond</w:t>
      </w:r>
      <w:r>
        <w:t>a</w:t>
      </w:r>
      <w:r w:rsidRPr="003C04E1">
        <w:t>m às respectivas informações nas demonstrações contábeis auditadas ou podem ser refeitas a partir delas; e</w:t>
      </w:r>
    </w:p>
    <w:p w14:paraId="3AA067D6" w14:textId="77777777" w:rsidR="00CA6010" w:rsidRPr="003C04E1" w:rsidRDefault="00CA6010" w:rsidP="00CA6010">
      <w:pPr>
        <w:ind w:left="993" w:hanging="426"/>
        <w:jc w:val="both"/>
      </w:pPr>
      <w:r w:rsidRPr="003C04E1">
        <w:t>(e)</w:t>
      </w:r>
      <w:r w:rsidRPr="003C04E1">
        <w:tab/>
        <w:t>considerando o objetivo das demonstrações contábeis condensadas, contenham as informações necessárias e est</w:t>
      </w:r>
      <w:r>
        <w:t>ejam</w:t>
      </w:r>
      <w:r w:rsidRPr="003C04E1">
        <w:t xml:space="preserve"> em nível de agregação apropriado, de modo a não serem enganosas nas circunstâncias.</w:t>
      </w:r>
    </w:p>
    <w:p w14:paraId="36BC3D55" w14:textId="77777777" w:rsidR="00CA6010" w:rsidRPr="003C04E1" w:rsidRDefault="00CA6010" w:rsidP="00CA6010">
      <w:pPr>
        <w:jc w:val="both"/>
      </w:pPr>
    </w:p>
    <w:p w14:paraId="6E89AF62" w14:textId="77777777" w:rsidR="00CA6010" w:rsidRPr="003C04E1" w:rsidRDefault="00CA6010" w:rsidP="00CA6010">
      <w:pPr>
        <w:ind w:left="567" w:hanging="567"/>
        <w:jc w:val="both"/>
      </w:pPr>
      <w:r w:rsidRPr="003C04E1">
        <w:t>A7.</w:t>
      </w:r>
      <w:r w:rsidRPr="003C04E1">
        <w:tab/>
        <w:t>A adequada divulgação da natureza resumida das demonstrações contábeis condensadas e a identificação das demonstrações contábeis auditadas, conforme mencionad</w:t>
      </w:r>
      <w:r>
        <w:t>o</w:t>
      </w:r>
      <w:r w:rsidRPr="003C04E1">
        <w:t xml:space="preserve"> no item A6(a), pode ser fornecida, por exemplo, por título como “Demonstrações contábeis condensadas elaboradas a partir das demonstrações contábeis auditadas para o exercício findo em 31 de dezembro de 20X1”.</w:t>
      </w:r>
    </w:p>
    <w:p w14:paraId="331A23B6" w14:textId="77777777" w:rsidR="00CA6010" w:rsidRPr="003C04E1" w:rsidRDefault="00CA6010" w:rsidP="00CA6010">
      <w:pPr>
        <w:jc w:val="both"/>
      </w:pPr>
    </w:p>
    <w:p w14:paraId="0CD8C02E" w14:textId="77777777" w:rsidR="00CA6010" w:rsidRPr="00266124" w:rsidRDefault="00CA6010" w:rsidP="00CA6010">
      <w:pPr>
        <w:jc w:val="both"/>
      </w:pPr>
      <w:r w:rsidRPr="003C04E1">
        <w:rPr>
          <w:b/>
        </w:rPr>
        <w:t xml:space="preserve">Avaliação da disponibilização das demonstrações contábeis auditadas </w:t>
      </w:r>
      <w:r w:rsidRPr="00266124">
        <w:t>(ver item 8(g))</w:t>
      </w:r>
    </w:p>
    <w:p w14:paraId="72516DFD" w14:textId="77777777" w:rsidR="00CA6010" w:rsidRPr="003C04E1" w:rsidRDefault="00CA6010" w:rsidP="00CA6010">
      <w:pPr>
        <w:jc w:val="both"/>
      </w:pPr>
    </w:p>
    <w:p w14:paraId="38F5757A" w14:textId="77777777" w:rsidR="00CA6010" w:rsidRPr="003C04E1" w:rsidRDefault="00CA6010" w:rsidP="00CA6010">
      <w:pPr>
        <w:spacing w:after="120"/>
        <w:ind w:left="567" w:hanging="567"/>
        <w:jc w:val="both"/>
      </w:pPr>
      <w:r w:rsidRPr="003C04E1">
        <w:t>A8.</w:t>
      </w:r>
      <w:r w:rsidRPr="003C04E1">
        <w:tab/>
        <w:t>A avaliação do auditor sobre se as demonstrações contábeis auditadas estão disponíveis aos usuários previstos das demonstrações contábeis condensadas sem qualquer dificuldade indevida é afetada por fatores como:</w:t>
      </w:r>
    </w:p>
    <w:p w14:paraId="3BA898D2" w14:textId="77777777" w:rsidR="00CA6010" w:rsidRPr="00804F05" w:rsidRDefault="00CA6010">
      <w:pPr>
        <w:pStyle w:val="PargrafodaLista"/>
        <w:numPr>
          <w:ilvl w:val="0"/>
          <w:numId w:val="348"/>
        </w:numPr>
        <w:spacing w:after="120" w:line="240" w:lineRule="auto"/>
        <w:ind w:left="851" w:hanging="284"/>
        <w:contextualSpacing w:val="0"/>
        <w:jc w:val="both"/>
      </w:pPr>
      <w:r w:rsidRPr="00804F05">
        <w:t>se as demonstrações contábeis condensadas descrevem claramente quem disponibilizou ou onde foram disponibilizadas as demonstrações contábeis auditadas;</w:t>
      </w:r>
    </w:p>
    <w:p w14:paraId="4DFB7F6A" w14:textId="77777777" w:rsidR="00CA6010" w:rsidRPr="00804F05" w:rsidRDefault="00CA6010">
      <w:pPr>
        <w:pStyle w:val="PargrafodaLista"/>
        <w:numPr>
          <w:ilvl w:val="0"/>
          <w:numId w:val="348"/>
        </w:numPr>
        <w:spacing w:after="120" w:line="240" w:lineRule="auto"/>
        <w:ind w:left="851" w:hanging="284"/>
        <w:contextualSpacing w:val="0"/>
        <w:jc w:val="both"/>
      </w:pPr>
      <w:r w:rsidRPr="00804F05">
        <w:t>se as demonstrações contábeis auditadas estão em registro público; ou</w:t>
      </w:r>
    </w:p>
    <w:p w14:paraId="4453D827" w14:textId="77777777" w:rsidR="00CA6010" w:rsidRPr="00804F05" w:rsidRDefault="00CA6010">
      <w:pPr>
        <w:pStyle w:val="PargrafodaLista"/>
        <w:numPr>
          <w:ilvl w:val="0"/>
          <w:numId w:val="348"/>
        </w:numPr>
        <w:spacing w:after="0" w:line="240" w:lineRule="auto"/>
        <w:ind w:left="851" w:hanging="284"/>
        <w:jc w:val="both"/>
      </w:pPr>
      <w:r w:rsidRPr="00804F05">
        <w:t xml:space="preserve">se a administração estabeleceu </w:t>
      </w:r>
      <w:r>
        <w:t>o</w:t>
      </w:r>
      <w:r w:rsidRPr="00804F05">
        <w:t xml:space="preserve"> processo pelo qual os usuários previstos das demonstrações contábeis condensadas podem ter pronto acesso às demonstrações contábeis auditadas.</w:t>
      </w:r>
    </w:p>
    <w:p w14:paraId="5F98376B" w14:textId="77777777" w:rsidR="00CA6010" w:rsidRPr="003C04E1" w:rsidRDefault="00CA6010" w:rsidP="00CA6010">
      <w:pPr>
        <w:jc w:val="both"/>
      </w:pPr>
    </w:p>
    <w:p w14:paraId="6D92E93F" w14:textId="77777777" w:rsidR="00CA6010" w:rsidRPr="003C04E1" w:rsidRDefault="00CA6010" w:rsidP="00CA6010">
      <w:pPr>
        <w:jc w:val="both"/>
        <w:rPr>
          <w:b/>
        </w:rPr>
      </w:pPr>
      <w:r w:rsidRPr="003C04E1">
        <w:rPr>
          <w:b/>
        </w:rPr>
        <w:t xml:space="preserve">Forma da opinião </w:t>
      </w:r>
      <w:r w:rsidRPr="00266124">
        <w:t>(ver item 9)</w:t>
      </w:r>
    </w:p>
    <w:p w14:paraId="380B0CE0" w14:textId="77777777" w:rsidR="00CA6010" w:rsidRPr="003C04E1" w:rsidRDefault="00CA6010" w:rsidP="00CA6010">
      <w:pPr>
        <w:jc w:val="both"/>
      </w:pPr>
    </w:p>
    <w:p w14:paraId="1AF9B1F0" w14:textId="77777777" w:rsidR="00CA6010" w:rsidRPr="003C04E1" w:rsidRDefault="00CA6010" w:rsidP="00CA6010">
      <w:pPr>
        <w:ind w:left="567" w:hanging="567"/>
        <w:jc w:val="both"/>
      </w:pPr>
      <w:r w:rsidRPr="003C04E1">
        <w:t>A9.</w:t>
      </w:r>
      <w:r w:rsidRPr="003C04E1">
        <w:tab/>
        <w:t>A conclusão de que a opinião sem modificações sobre as demonstrações contábeis condensadas é adequada, baseada na avaliação da evidência obtida mediante a execução dos procedimentos do item 8, permite ao auditor expressar uma opinião contendo uma das frases do item 9. A decisão do auditor sobre qual das frases utilizar pode ser afetada pela prática geralmente aceita na jurisdição específica.</w:t>
      </w:r>
    </w:p>
    <w:p w14:paraId="782BFF61" w14:textId="77777777" w:rsidR="00CA6010" w:rsidRPr="003C04E1" w:rsidRDefault="00CA6010" w:rsidP="00CA6010">
      <w:pPr>
        <w:jc w:val="both"/>
      </w:pPr>
    </w:p>
    <w:p w14:paraId="4AF1191C" w14:textId="77777777" w:rsidR="00CA6010" w:rsidRPr="00266124" w:rsidRDefault="00CA6010" w:rsidP="00CA6010">
      <w:pPr>
        <w:jc w:val="both"/>
      </w:pPr>
      <w:r w:rsidRPr="003C04E1">
        <w:rPr>
          <w:b/>
        </w:rPr>
        <w:t xml:space="preserve">Época do trabalho e eventos subsequentes à data do relatório do auditor independente sobre as demonstrações contábeis auditadas </w:t>
      </w:r>
      <w:r w:rsidRPr="00266124">
        <w:t>(ver item 12)</w:t>
      </w:r>
    </w:p>
    <w:p w14:paraId="1E5D1E2A" w14:textId="77777777" w:rsidR="00CA6010" w:rsidRPr="003C04E1" w:rsidRDefault="00CA6010" w:rsidP="00CA6010">
      <w:pPr>
        <w:jc w:val="both"/>
      </w:pPr>
    </w:p>
    <w:p w14:paraId="755B06AC" w14:textId="77777777" w:rsidR="00CA6010" w:rsidRPr="003C04E1" w:rsidRDefault="00CA6010" w:rsidP="00CA6010">
      <w:pPr>
        <w:ind w:left="567" w:hanging="567"/>
        <w:jc w:val="both"/>
      </w:pPr>
      <w:r w:rsidRPr="003C04E1">
        <w:t>A10.</w:t>
      </w:r>
      <w:r w:rsidRPr="003C04E1">
        <w:tab/>
        <w:t>Os procedimentos descritos no item 8 são frequentemente executados durante ou imediatamente após a auditoria das demonstrações contábeis. Quando o auditor emite relatório sobre as demonstrações contábeis condensadas após a conclusão da auditoria das demonstrações contábeis, o auditor não precisa obter evidência adicional de auditoria sobre as demonstrações contábeis auditadas, ou emitir relatório sobre os efeitos de eventos que ocorreram após a data do relatório do auditor independente sobre as demonstrações contábeis auditadas uma vez que demonstrações contábeis condensadas derivam das demonstrações contábeis auditadas e não são uma atualização d</w:t>
      </w:r>
      <w:r>
        <w:t>el</w:t>
      </w:r>
      <w:r w:rsidRPr="003C04E1">
        <w:t>as.</w:t>
      </w:r>
    </w:p>
    <w:p w14:paraId="401BF762" w14:textId="77777777" w:rsidR="00CA6010" w:rsidRPr="003C04E1" w:rsidRDefault="00CA6010" w:rsidP="00CA6010">
      <w:pPr>
        <w:jc w:val="both"/>
      </w:pPr>
    </w:p>
    <w:p w14:paraId="0BEE5108" w14:textId="77777777" w:rsidR="00CA6010" w:rsidRPr="003C04E1" w:rsidRDefault="00CA6010" w:rsidP="00CA6010">
      <w:pPr>
        <w:jc w:val="both"/>
      </w:pPr>
      <w:r w:rsidRPr="00A12780">
        <w:rPr>
          <w:b/>
        </w:rPr>
        <w:t>Informações em documentos que contenham demonstrações contábeis condensadas</w:t>
      </w:r>
      <w:r w:rsidRPr="003C04E1">
        <w:t xml:space="preserve"> (ver itens 14 e 15)</w:t>
      </w:r>
    </w:p>
    <w:p w14:paraId="50A75EFF" w14:textId="77777777" w:rsidR="00CA6010" w:rsidRPr="003C04E1" w:rsidRDefault="00CA6010" w:rsidP="00CA6010">
      <w:pPr>
        <w:jc w:val="both"/>
      </w:pPr>
    </w:p>
    <w:p w14:paraId="3FF4343A" w14:textId="77777777" w:rsidR="00CA6010" w:rsidRPr="003C04E1" w:rsidRDefault="00CA6010" w:rsidP="00CA6010">
      <w:pPr>
        <w:ind w:left="567" w:hanging="567"/>
        <w:jc w:val="both"/>
      </w:pPr>
      <w:r w:rsidRPr="003C04E1">
        <w:t>A11. A NBC TA 720 trata das responsabilidades do auditor relacionadas com as outras informações na auditoria de demonstrações contábeis.</w:t>
      </w:r>
      <w:r>
        <w:t xml:space="preserve"> </w:t>
      </w:r>
      <w:r w:rsidRPr="003C04E1">
        <w:t>No contexto da NBC TA 720, outras informações são informações financeiras ou não financeiras (que não as demonstrações contábeis e o respectivo relatório do auditor) incluídas no relatório anual d</w:t>
      </w:r>
      <w:r>
        <w:t>a</w:t>
      </w:r>
      <w:r w:rsidRPr="003C04E1">
        <w:t xml:space="preserve"> entidade.</w:t>
      </w:r>
      <w:r>
        <w:t xml:space="preserve"> O</w:t>
      </w:r>
      <w:r w:rsidRPr="003C04E1">
        <w:t xml:space="preserve"> relatório anual contém ou acompanha as demonstrações contábeis e o respectivo relatório do auditor.</w:t>
      </w:r>
    </w:p>
    <w:p w14:paraId="16847BE0" w14:textId="77777777" w:rsidR="00CA6010" w:rsidRPr="003C04E1" w:rsidRDefault="00CA6010" w:rsidP="00CA6010">
      <w:pPr>
        <w:jc w:val="both"/>
      </w:pPr>
    </w:p>
    <w:p w14:paraId="7390FBF1" w14:textId="77777777" w:rsidR="00CA6010" w:rsidRPr="003C04E1" w:rsidRDefault="00CA6010" w:rsidP="00CA6010">
      <w:pPr>
        <w:spacing w:after="120"/>
        <w:ind w:left="567" w:hanging="567"/>
        <w:jc w:val="both"/>
      </w:pPr>
      <w:r w:rsidRPr="003C04E1">
        <w:t xml:space="preserve">A12. </w:t>
      </w:r>
      <w:r>
        <w:tab/>
      </w:r>
      <w:r w:rsidRPr="003C04E1">
        <w:t>Por outro lado, os itens 14 e 15 tratam das responsabilidades do auditor em relação a outras informações incluídas em documento que também contém as demonstrações contábeis condensadas e o respectivo relatório do auditor.</w:t>
      </w:r>
      <w:r>
        <w:t xml:space="preserve"> </w:t>
      </w:r>
      <w:r w:rsidRPr="003C04E1">
        <w:t>Essas informações podem incluir:</w:t>
      </w:r>
    </w:p>
    <w:p w14:paraId="1C1E35E7" w14:textId="77777777" w:rsidR="00CA6010" w:rsidRPr="00804F05" w:rsidRDefault="00CA6010">
      <w:pPr>
        <w:pStyle w:val="PargrafodaLista"/>
        <w:numPr>
          <w:ilvl w:val="0"/>
          <w:numId w:val="349"/>
        </w:numPr>
        <w:spacing w:after="120" w:line="240" w:lineRule="auto"/>
        <w:ind w:left="851" w:hanging="284"/>
        <w:contextualSpacing w:val="0"/>
        <w:jc w:val="both"/>
      </w:pPr>
      <w:r w:rsidRPr="00804F05">
        <w:t xml:space="preserve">alguns ou todos os assuntos tratados nas outras informações incluídas no relatório anual (por exemplo, quando as demonstrações contábeis condensadas e o respectivo relatório do auditor estão incluídos </w:t>
      </w:r>
      <w:r>
        <w:t>no</w:t>
      </w:r>
      <w:r w:rsidRPr="00804F05">
        <w:t xml:space="preserve"> relatório anual condensado); ou</w:t>
      </w:r>
    </w:p>
    <w:p w14:paraId="4E06A161" w14:textId="77777777" w:rsidR="00CA6010" w:rsidRPr="00804F05" w:rsidRDefault="00CA6010">
      <w:pPr>
        <w:pStyle w:val="PargrafodaLista"/>
        <w:numPr>
          <w:ilvl w:val="0"/>
          <w:numId w:val="349"/>
        </w:numPr>
        <w:spacing w:after="0" w:line="240" w:lineRule="auto"/>
        <w:ind w:left="851" w:hanging="284"/>
        <w:jc w:val="both"/>
      </w:pPr>
      <w:r w:rsidRPr="00804F05">
        <w:t>assuntos que não são tratados nas outras informações incluídas no relatório anual.</w:t>
      </w:r>
    </w:p>
    <w:p w14:paraId="6F69E47F" w14:textId="77777777" w:rsidR="00CA6010" w:rsidRPr="003C04E1" w:rsidRDefault="00CA6010" w:rsidP="00CA6010">
      <w:pPr>
        <w:jc w:val="both"/>
      </w:pPr>
    </w:p>
    <w:p w14:paraId="4C6FC94F" w14:textId="77777777" w:rsidR="00CA6010" w:rsidRPr="003C04E1" w:rsidRDefault="00CA6010" w:rsidP="00CA6010">
      <w:pPr>
        <w:ind w:left="567" w:hanging="567"/>
        <w:jc w:val="both"/>
      </w:pPr>
      <w:r>
        <w:t xml:space="preserve">A13. </w:t>
      </w:r>
      <w:r>
        <w:tab/>
      </w:r>
      <w:r w:rsidRPr="003C04E1">
        <w:t xml:space="preserve">Ao ler as informações incluídas em documento que contenha as demonstrações contábeis condensadas e o respectivo relatório do auditor, o auditor pode tomar conhecimento de que essas informações são enganosas e </w:t>
      </w:r>
      <w:r>
        <w:t xml:space="preserve">pode </w:t>
      </w:r>
      <w:r w:rsidRPr="003C04E1">
        <w:t xml:space="preserve">precisar tomar medidas apropriadas. As exigências éticas </w:t>
      </w:r>
      <w:r w:rsidRPr="000330EA">
        <w:t>relevantes</w:t>
      </w:r>
      <w:r w:rsidRPr="003C04E1">
        <w:t xml:space="preserve"> requerem que o auditor evite estar conscientemente associado com informações que ele acredita conter declaração relevantemente falsa ou enganosa ou declarações ou informações fornecidas de maneira leviana, ou que omitem ou ocultam informações que devem ser incluídas nos casos em que essa omissão ou ocultação seria enganosa</w:t>
      </w:r>
      <w:r>
        <w:t xml:space="preserve"> (ver item 110.2 da NBC PG 100)</w:t>
      </w:r>
      <w:r w:rsidRPr="003C04E1">
        <w:t>.</w:t>
      </w:r>
    </w:p>
    <w:p w14:paraId="778AA833" w14:textId="77777777" w:rsidR="00CA6010" w:rsidRPr="003C04E1" w:rsidRDefault="00CA6010" w:rsidP="00CA6010">
      <w:pPr>
        <w:jc w:val="both"/>
      </w:pPr>
    </w:p>
    <w:p w14:paraId="1D6397D4" w14:textId="77777777" w:rsidR="00CA6010" w:rsidRPr="00014661" w:rsidRDefault="00CA6010" w:rsidP="00CA6010">
      <w:pPr>
        <w:jc w:val="both"/>
        <w:rPr>
          <w:i/>
        </w:rPr>
      </w:pPr>
      <w:r w:rsidRPr="00014661">
        <w:rPr>
          <w:i/>
        </w:rPr>
        <w:t>Informações em documento que contém demonstrações contábeis condensadas que tratam de alguns ou todos os assuntos tratados nas outras informações incluídas no relatório anual</w:t>
      </w:r>
    </w:p>
    <w:p w14:paraId="10C457B1" w14:textId="77777777" w:rsidR="00CA6010" w:rsidRPr="003C04E1" w:rsidRDefault="00CA6010" w:rsidP="00CA6010">
      <w:pPr>
        <w:tabs>
          <w:tab w:val="left" w:pos="5948"/>
        </w:tabs>
        <w:jc w:val="both"/>
      </w:pPr>
    </w:p>
    <w:p w14:paraId="5764D334" w14:textId="77777777" w:rsidR="00CA6010" w:rsidRPr="003C04E1" w:rsidRDefault="00CA6010" w:rsidP="00CA6010">
      <w:pPr>
        <w:ind w:left="567" w:hanging="567"/>
        <w:jc w:val="both"/>
      </w:pPr>
      <w:r>
        <w:t>A14.</w:t>
      </w:r>
      <w:r>
        <w:tab/>
      </w:r>
      <w:r w:rsidRPr="003C04E1">
        <w:t>Quando informações incluídas em documento que contém demonstrações contábeis condensadas e o respectivo relatório do auditor tratam de alguns ou todos os assuntos abordados nas outras informações incluídas no relatório anual, o trabalho conduzido em relação àquelas outras informações de acordo com a NBC TA 720 pode ser adequado para fins dos itens 14 e 15.</w:t>
      </w:r>
    </w:p>
    <w:p w14:paraId="52074AAE" w14:textId="77777777" w:rsidR="00CA6010" w:rsidRPr="003C04E1" w:rsidRDefault="00CA6010" w:rsidP="00CA6010">
      <w:pPr>
        <w:jc w:val="both"/>
      </w:pPr>
    </w:p>
    <w:p w14:paraId="7CC8D86A" w14:textId="77777777" w:rsidR="00CA6010" w:rsidRPr="003C04E1" w:rsidRDefault="00CA6010" w:rsidP="00CA6010">
      <w:pPr>
        <w:ind w:left="567" w:hanging="567"/>
        <w:jc w:val="both"/>
      </w:pPr>
      <w:r w:rsidRPr="003C04E1">
        <w:t xml:space="preserve">A15. </w:t>
      </w:r>
      <w:r>
        <w:tab/>
      </w:r>
      <w:r w:rsidRPr="003C04E1">
        <w:t>Quando distorção relevante não corrigida em outras informações fo</w:t>
      </w:r>
      <w:r>
        <w:t>r</w:t>
      </w:r>
      <w:r w:rsidRPr="003C04E1">
        <w:t xml:space="preserve"> identificada no relatório do auditor sobre as demonstrações contábeis auditadas e essa distorção relevante não corrigida est</w:t>
      </w:r>
      <w:r>
        <w:t>iver</w:t>
      </w:r>
      <w:r w:rsidRPr="003C04E1">
        <w:t xml:space="preserve"> relacionada com um assunto tratado nas informações em documento que contenha demonstrações contábeis condensadas e o respectivo relatório do auditor, pode existir </w:t>
      </w:r>
      <w:r w:rsidRPr="000330EA">
        <w:t>inconsistência</w:t>
      </w:r>
      <w:r w:rsidRPr="003C04E1">
        <w:t xml:space="preserve"> relevante entre as demonstrações contábeis condensadas e essas informações ou essas informações podem ser enganosas.</w:t>
      </w:r>
    </w:p>
    <w:p w14:paraId="4023473B" w14:textId="77777777" w:rsidR="00CA6010" w:rsidRPr="003C04E1" w:rsidRDefault="00CA6010" w:rsidP="00CA6010">
      <w:pPr>
        <w:jc w:val="both"/>
      </w:pPr>
    </w:p>
    <w:p w14:paraId="24706B7E" w14:textId="77777777" w:rsidR="00CA6010" w:rsidRPr="00014661" w:rsidRDefault="00CA6010" w:rsidP="00CA6010">
      <w:pPr>
        <w:jc w:val="both"/>
        <w:rPr>
          <w:i/>
        </w:rPr>
      </w:pPr>
      <w:r w:rsidRPr="00A12780">
        <w:rPr>
          <w:i/>
        </w:rPr>
        <w:t>Informações em documento que contém demonstrações contábeis condensadas que tratam de assuntos não tratados nas outras informações incluídas no relatório anual</w:t>
      </w:r>
    </w:p>
    <w:p w14:paraId="07D87813" w14:textId="77777777" w:rsidR="00CA6010" w:rsidRPr="003C04E1" w:rsidRDefault="00CA6010" w:rsidP="00CA6010">
      <w:pPr>
        <w:jc w:val="both"/>
      </w:pPr>
    </w:p>
    <w:p w14:paraId="16832654" w14:textId="77777777" w:rsidR="00CA6010" w:rsidRPr="003C04E1" w:rsidRDefault="00CA6010" w:rsidP="00CA6010">
      <w:pPr>
        <w:ind w:left="567" w:hanging="567"/>
        <w:jc w:val="both"/>
      </w:pPr>
      <w:r w:rsidRPr="003C04E1">
        <w:t xml:space="preserve">A16. </w:t>
      </w:r>
      <w:r>
        <w:tab/>
      </w:r>
      <w:r w:rsidRPr="003C04E1">
        <w:t>A NBC TA</w:t>
      </w:r>
      <w:r>
        <w:t xml:space="preserve"> </w:t>
      </w:r>
      <w:r w:rsidRPr="003C04E1">
        <w:t>720, adaptada conforme necessário nas circunstâncias, pode ser útil para o auditor na determinação das medidas apropriadas para responder à recusa da administração em fazer as revisões necessárias das informações, incluindo a consideração das implicações para o seu relatório sobre as demonstrações contábeis condensadas.</w:t>
      </w:r>
    </w:p>
    <w:p w14:paraId="40622B8C" w14:textId="77777777" w:rsidR="00CA6010" w:rsidRPr="003C04E1" w:rsidRDefault="00CA6010" w:rsidP="00CA6010">
      <w:pPr>
        <w:jc w:val="both"/>
      </w:pPr>
    </w:p>
    <w:p w14:paraId="112D7B32" w14:textId="77777777" w:rsidR="00CA6010" w:rsidRPr="003C04E1" w:rsidRDefault="00CA6010" w:rsidP="00CA6010">
      <w:pPr>
        <w:jc w:val="both"/>
        <w:rPr>
          <w:b/>
        </w:rPr>
      </w:pPr>
      <w:r w:rsidRPr="003C04E1">
        <w:rPr>
          <w:b/>
        </w:rPr>
        <w:t>Relatório do auditor independente sobre demonstrações contábeis condensadas</w:t>
      </w:r>
    </w:p>
    <w:p w14:paraId="18DBDEC5" w14:textId="77777777" w:rsidR="00CA6010" w:rsidRDefault="00CA6010" w:rsidP="00CA6010">
      <w:pPr>
        <w:jc w:val="both"/>
      </w:pPr>
    </w:p>
    <w:p w14:paraId="45FDE87C" w14:textId="77777777" w:rsidR="00CA6010" w:rsidRPr="00014661" w:rsidRDefault="00CA6010" w:rsidP="00CA6010">
      <w:pPr>
        <w:jc w:val="both"/>
        <w:rPr>
          <w:i/>
        </w:rPr>
      </w:pPr>
      <w:r w:rsidRPr="00A12780">
        <w:rPr>
          <w:i/>
        </w:rPr>
        <w:t>Elementos do relatório do auditor</w:t>
      </w:r>
    </w:p>
    <w:p w14:paraId="38CCAA60" w14:textId="77777777" w:rsidR="00CA6010" w:rsidRDefault="00CA6010" w:rsidP="00CA6010">
      <w:pPr>
        <w:jc w:val="both"/>
      </w:pPr>
    </w:p>
    <w:p w14:paraId="1EB0E9BD" w14:textId="77777777" w:rsidR="00CA6010" w:rsidRPr="003C04E1" w:rsidRDefault="00CA6010" w:rsidP="00CA6010">
      <w:pPr>
        <w:jc w:val="both"/>
      </w:pPr>
      <w:r w:rsidRPr="003C04E1">
        <w:t>Título (ver item 16(a))</w:t>
      </w:r>
    </w:p>
    <w:p w14:paraId="0403A85E" w14:textId="77777777" w:rsidR="00CA6010" w:rsidRPr="003C04E1" w:rsidRDefault="00CA6010" w:rsidP="00CA6010">
      <w:pPr>
        <w:jc w:val="both"/>
      </w:pPr>
    </w:p>
    <w:p w14:paraId="1B5ED42D" w14:textId="77777777" w:rsidR="00CA6010" w:rsidRPr="003C04E1" w:rsidRDefault="00CA6010" w:rsidP="00CA6010">
      <w:pPr>
        <w:ind w:left="567" w:hanging="567"/>
        <w:jc w:val="both"/>
      </w:pPr>
      <w:r w:rsidRPr="003C04E1">
        <w:t>A17.</w:t>
      </w:r>
      <w:r w:rsidRPr="003C04E1">
        <w:tab/>
        <w:t>O título</w:t>
      </w:r>
      <w:r>
        <w:t>,</w:t>
      </w:r>
      <w:r w:rsidRPr="003C04E1">
        <w:t xml:space="preserve"> indicando que o relatório é o relatório do auditor independente, por exemplo, “Relatório do auditor independente”, afirma que o auditor satisfez todas as exigências éticas relevantes relativas à independência. Isso diferencia o relatório do auditor independente dos relatórios emitidos por outros.</w:t>
      </w:r>
    </w:p>
    <w:p w14:paraId="1FFE7467" w14:textId="77777777" w:rsidR="00CA6010" w:rsidRPr="003C04E1" w:rsidRDefault="00CA6010" w:rsidP="00CA6010">
      <w:pPr>
        <w:jc w:val="both"/>
      </w:pPr>
    </w:p>
    <w:p w14:paraId="7FC453C7" w14:textId="77777777" w:rsidR="00CA6010" w:rsidRPr="003C04E1" w:rsidRDefault="00CA6010" w:rsidP="00CA6010">
      <w:pPr>
        <w:jc w:val="both"/>
      </w:pPr>
      <w:r w:rsidRPr="003C04E1">
        <w:t>Destinatário (ver itens 16(b) e 17)</w:t>
      </w:r>
    </w:p>
    <w:p w14:paraId="29CEFA9F" w14:textId="77777777" w:rsidR="00CA6010" w:rsidRPr="003C04E1" w:rsidRDefault="00CA6010" w:rsidP="00CA6010">
      <w:pPr>
        <w:jc w:val="both"/>
      </w:pPr>
    </w:p>
    <w:p w14:paraId="04716D06" w14:textId="77777777" w:rsidR="00CA6010" w:rsidRPr="003C04E1" w:rsidRDefault="00CA6010" w:rsidP="00CA6010">
      <w:pPr>
        <w:ind w:left="567" w:hanging="567"/>
        <w:jc w:val="both"/>
      </w:pPr>
      <w:r w:rsidRPr="003C04E1">
        <w:t>A18.</w:t>
      </w:r>
      <w:r w:rsidRPr="003C04E1">
        <w:tab/>
        <w:t>Os fatores que podem afetar a avaliação do auditor sobre a adequação do destinatário das demonstrações contábeis condensadas incluem os termos da contratação, a natureza da entidade e o objetivo das demonstrações contábeis condensadas.</w:t>
      </w:r>
    </w:p>
    <w:p w14:paraId="0E7028B1" w14:textId="77777777" w:rsidR="00CA6010" w:rsidRPr="003C04E1" w:rsidRDefault="00CA6010" w:rsidP="00CA6010">
      <w:pPr>
        <w:jc w:val="both"/>
      </w:pPr>
    </w:p>
    <w:p w14:paraId="7FD5D9E6" w14:textId="77777777" w:rsidR="00CA6010" w:rsidRPr="003C04E1" w:rsidRDefault="00CA6010" w:rsidP="00CA6010">
      <w:pPr>
        <w:jc w:val="both"/>
      </w:pPr>
      <w:r w:rsidRPr="003C04E1">
        <w:t>Identificação das demonstrações contábeis condensadas (ver item 16(c))</w:t>
      </w:r>
    </w:p>
    <w:p w14:paraId="4A155752" w14:textId="77777777" w:rsidR="00CA6010" w:rsidRPr="003C04E1" w:rsidRDefault="00CA6010" w:rsidP="00CA6010">
      <w:pPr>
        <w:jc w:val="both"/>
      </w:pPr>
    </w:p>
    <w:p w14:paraId="2FC3CDEA" w14:textId="77777777" w:rsidR="00CA6010" w:rsidRPr="003C04E1" w:rsidRDefault="00CA6010" w:rsidP="00CA6010">
      <w:pPr>
        <w:ind w:left="567" w:hanging="567"/>
        <w:jc w:val="both"/>
      </w:pPr>
      <w:r w:rsidRPr="003C04E1">
        <w:t>A19.</w:t>
      </w:r>
      <w:r w:rsidRPr="003C04E1">
        <w:tab/>
        <w:t>Quando o auditor está ciente de que as demonstrações contábeis condensadas serão incluídas em documento que contenha outras informações que não as demonstrações contábeis condensadas e o respectivo relatório do auditor, o auditor pode, se a forma de apresentação permitir, considerar identificar os números das páginas em que estão apresentadas as demonstrações contábeis condensadas. Isso ajuda os usuários a identificarem as demonstrações contábeis condensadas às quais se refere o relatório do auditor.</w:t>
      </w:r>
    </w:p>
    <w:p w14:paraId="05BF5DC8" w14:textId="77777777" w:rsidR="00CA6010" w:rsidRPr="003C04E1" w:rsidRDefault="00CA6010" w:rsidP="00CA6010">
      <w:pPr>
        <w:jc w:val="both"/>
      </w:pPr>
    </w:p>
    <w:p w14:paraId="197D77FB" w14:textId="77777777" w:rsidR="00CA6010" w:rsidRPr="003C04E1" w:rsidRDefault="00CA6010" w:rsidP="00CA6010">
      <w:pPr>
        <w:jc w:val="both"/>
      </w:pPr>
      <w:r w:rsidRPr="003C04E1">
        <w:t>Data do relatório do auditor independente (ver itens 16(m) e 18)</w:t>
      </w:r>
    </w:p>
    <w:p w14:paraId="7D70A61B" w14:textId="77777777" w:rsidR="00CA6010" w:rsidRPr="003C04E1" w:rsidRDefault="00CA6010" w:rsidP="00CA6010">
      <w:pPr>
        <w:jc w:val="both"/>
      </w:pPr>
    </w:p>
    <w:p w14:paraId="65A1566A" w14:textId="77777777" w:rsidR="00CA6010" w:rsidRPr="003C04E1" w:rsidRDefault="00CA6010" w:rsidP="00CA6010">
      <w:pPr>
        <w:ind w:left="567" w:hanging="567"/>
        <w:jc w:val="both"/>
      </w:pPr>
      <w:r w:rsidRPr="003C04E1">
        <w:t>A20.</w:t>
      </w:r>
      <w:r w:rsidRPr="003C04E1">
        <w:tab/>
        <w:t>A pessoa ou as pessoas com autoridade reconhecida para concluir que as demonstrações contábeis condensadas foram elaboradas e assumam responsabilidade por elas, depende dos termos da contratação, da natureza da entidade e do objetivo das demonstrações contábeis condensadas.</w:t>
      </w:r>
    </w:p>
    <w:p w14:paraId="797CFD0B" w14:textId="77777777" w:rsidR="00CA6010" w:rsidRPr="003C04E1" w:rsidRDefault="00CA6010" w:rsidP="00CA6010">
      <w:pPr>
        <w:jc w:val="both"/>
      </w:pPr>
    </w:p>
    <w:p w14:paraId="4B047559" w14:textId="77777777" w:rsidR="00CA6010" w:rsidRPr="003C04E1" w:rsidRDefault="00CA6010" w:rsidP="00CA6010">
      <w:pPr>
        <w:jc w:val="both"/>
      </w:pPr>
      <w:r w:rsidRPr="003C04E1">
        <w:t>Referência ao relatório do auditor independente sobre as demonstrações contábeis auditadas (ver item 19)</w:t>
      </w:r>
    </w:p>
    <w:p w14:paraId="0516B5F8" w14:textId="77777777" w:rsidR="00CA6010" w:rsidRPr="003C04E1" w:rsidRDefault="00CA6010" w:rsidP="00CA6010">
      <w:pPr>
        <w:jc w:val="both"/>
      </w:pPr>
    </w:p>
    <w:p w14:paraId="534FAE61" w14:textId="77777777" w:rsidR="00CA6010" w:rsidRPr="003C04E1" w:rsidRDefault="00CA6010" w:rsidP="00CA6010">
      <w:pPr>
        <w:ind w:left="567" w:hanging="567"/>
        <w:jc w:val="both"/>
      </w:pPr>
      <w:r w:rsidRPr="003C04E1">
        <w:t xml:space="preserve">A21. </w:t>
      </w:r>
      <w:r>
        <w:tab/>
      </w:r>
      <w:r w:rsidRPr="003C04E1">
        <w:t>O item 19(i) requer que o auditor inclua uma declaração no seu relatório sobre as demonstrações contábeis condensadas quando o relatório do auditor sobre as demonstrações contábeis auditadas incluir a comunicação de um ou mais principais assuntos de auditoria descritos de acordo com a NBC TA 701</w:t>
      </w:r>
      <w:r>
        <w:t>, item 13</w:t>
      </w:r>
      <w:r w:rsidRPr="003C04E1">
        <w:t>. Contudo, o auditor não é requerido a descrever cada um dos principais assuntos de auditoria no seu relatório sobre as demonstrações contábeis condensadas.</w:t>
      </w:r>
    </w:p>
    <w:p w14:paraId="32E19D6D" w14:textId="77777777" w:rsidR="00CA6010" w:rsidRPr="003C04E1" w:rsidRDefault="00CA6010" w:rsidP="00CA6010">
      <w:pPr>
        <w:jc w:val="both"/>
      </w:pPr>
    </w:p>
    <w:p w14:paraId="14611E71" w14:textId="77777777" w:rsidR="00CA6010" w:rsidRPr="003C04E1" w:rsidRDefault="00CA6010" w:rsidP="00CA6010">
      <w:pPr>
        <w:ind w:left="567" w:hanging="567"/>
        <w:jc w:val="both"/>
      </w:pPr>
      <w:r w:rsidRPr="003C04E1">
        <w:t xml:space="preserve">A22. </w:t>
      </w:r>
      <w:r>
        <w:tab/>
      </w:r>
      <w:r w:rsidRPr="003C04E1">
        <w:t>As declarações e descrições requeridas pelo item 19 têm a finalidade de chamar a atenção desses assuntos e não substituem a leitura do relatório do auditor sobre as demonstrações contábeis auditadas. As descrições requeridas têm a finalidade de transmitir a natureza dos assuntos, não sendo necessário repetir na íntegra o texto correspondente no relatório do auditor sobre as demonstrações contábeis auditadas.</w:t>
      </w:r>
    </w:p>
    <w:p w14:paraId="6CD97F3C" w14:textId="77777777" w:rsidR="00CA6010" w:rsidRPr="003C04E1" w:rsidRDefault="00CA6010" w:rsidP="00CA6010">
      <w:pPr>
        <w:jc w:val="both"/>
      </w:pPr>
    </w:p>
    <w:p w14:paraId="6EF304C0" w14:textId="77777777" w:rsidR="00CA6010" w:rsidRPr="003C04E1" w:rsidRDefault="00CA6010" w:rsidP="00CA6010">
      <w:pPr>
        <w:jc w:val="both"/>
      </w:pPr>
      <w:r w:rsidRPr="003C04E1">
        <w:t>Exemplos (ver itens 16 e 19 a 21)</w:t>
      </w:r>
    </w:p>
    <w:p w14:paraId="7C0A1F93" w14:textId="77777777" w:rsidR="00CA6010" w:rsidRPr="003C04E1" w:rsidRDefault="00CA6010" w:rsidP="00CA6010">
      <w:pPr>
        <w:jc w:val="both"/>
      </w:pPr>
    </w:p>
    <w:p w14:paraId="2B6A44E9" w14:textId="77777777" w:rsidR="00CA6010" w:rsidRPr="003C04E1" w:rsidRDefault="00CA6010" w:rsidP="00CA6010">
      <w:pPr>
        <w:spacing w:after="120"/>
        <w:ind w:left="567" w:hanging="567"/>
        <w:jc w:val="both"/>
      </w:pPr>
      <w:r w:rsidRPr="003C04E1">
        <w:t>A23.</w:t>
      </w:r>
      <w:r w:rsidRPr="003C04E1">
        <w:tab/>
        <w:t xml:space="preserve">O Apêndice desta </w:t>
      </w:r>
      <w:r>
        <w:t>n</w:t>
      </w:r>
      <w:r w:rsidRPr="003C04E1">
        <w:t>orma contém exemplos de relatórios dos auditores independentes sobre demonstrações contábeis condensadas:</w:t>
      </w:r>
    </w:p>
    <w:p w14:paraId="26E277E3" w14:textId="77777777" w:rsidR="00CA6010" w:rsidRPr="003C04E1" w:rsidRDefault="00CA6010" w:rsidP="00CA6010">
      <w:pPr>
        <w:spacing w:after="120"/>
        <w:ind w:left="993" w:hanging="426"/>
        <w:jc w:val="both"/>
      </w:pPr>
      <w:r w:rsidRPr="003C04E1">
        <w:t>(a)</w:t>
      </w:r>
      <w:r w:rsidRPr="003C04E1">
        <w:tab/>
        <w:t>com opinião sem modificação;</w:t>
      </w:r>
    </w:p>
    <w:p w14:paraId="591DFFC1" w14:textId="77777777" w:rsidR="00CA6010" w:rsidRPr="003C04E1" w:rsidRDefault="00CA6010" w:rsidP="00CA6010">
      <w:pPr>
        <w:spacing w:after="120"/>
        <w:ind w:left="993" w:hanging="426"/>
        <w:jc w:val="both"/>
      </w:pPr>
      <w:r w:rsidRPr="003C04E1">
        <w:t>(b)</w:t>
      </w:r>
      <w:r w:rsidRPr="003C04E1">
        <w:tab/>
        <w:t>que derivam de demonstrações contábeis auditadas sobre as quais o auditor emitiu opiniões modificadas;</w:t>
      </w:r>
    </w:p>
    <w:p w14:paraId="6EE9631B" w14:textId="77777777" w:rsidR="00CA6010" w:rsidRPr="003C04E1" w:rsidRDefault="00CA6010" w:rsidP="00CA6010">
      <w:pPr>
        <w:spacing w:after="120"/>
        <w:ind w:left="993" w:hanging="426"/>
        <w:jc w:val="both"/>
      </w:pPr>
      <w:r w:rsidRPr="003C04E1">
        <w:t>(c)</w:t>
      </w:r>
      <w:r w:rsidRPr="003C04E1">
        <w:tab/>
        <w:t>com opinião com modificação;</w:t>
      </w:r>
    </w:p>
    <w:p w14:paraId="0A8BF467" w14:textId="77777777" w:rsidR="00CA6010" w:rsidRPr="003C04E1" w:rsidRDefault="00CA6010" w:rsidP="00CA6010">
      <w:pPr>
        <w:spacing w:after="120"/>
        <w:ind w:left="993" w:hanging="426"/>
        <w:jc w:val="both"/>
      </w:pPr>
      <w:r w:rsidRPr="003C04E1">
        <w:t>(d)</w:t>
      </w:r>
      <w:r w:rsidRPr="003C04E1">
        <w:tab/>
        <w:t>que derivam de demonstrações contábeis auditadas cujo respectivo relatório do auditor inclui declaração que descreve distorção relevante não corrigida das outras informações de acordo com a NBC TA 720; e</w:t>
      </w:r>
    </w:p>
    <w:p w14:paraId="362BD4FB" w14:textId="77777777" w:rsidR="00CA6010" w:rsidRPr="003C04E1" w:rsidRDefault="00CA6010" w:rsidP="00CA6010">
      <w:pPr>
        <w:ind w:left="993" w:hanging="426"/>
        <w:jc w:val="both"/>
      </w:pPr>
      <w:r w:rsidRPr="003C04E1">
        <w:t>(e)</w:t>
      </w:r>
      <w:r w:rsidRPr="003C04E1">
        <w:tab/>
        <w:t>que derivam de demonstrações contábeis auditadas cujo respectivo relatório do auditor inclui uma seção “Incerteza relevante relacionada com a continuidade operacional” e a comunicação de outros principais assuntos de auditoria.</w:t>
      </w:r>
    </w:p>
    <w:p w14:paraId="4A96788D" w14:textId="77777777" w:rsidR="00CA6010" w:rsidRPr="003C04E1" w:rsidRDefault="00CA6010" w:rsidP="00CA6010">
      <w:pPr>
        <w:jc w:val="both"/>
      </w:pPr>
    </w:p>
    <w:p w14:paraId="099B8B1F" w14:textId="77777777" w:rsidR="00CA6010" w:rsidRPr="003C04E1" w:rsidRDefault="00CA6010" w:rsidP="00CA6010">
      <w:pPr>
        <w:jc w:val="both"/>
        <w:rPr>
          <w:b/>
        </w:rPr>
      </w:pPr>
      <w:r w:rsidRPr="003C04E1">
        <w:rPr>
          <w:b/>
        </w:rPr>
        <w:t xml:space="preserve">Informações comparativas </w:t>
      </w:r>
      <w:r w:rsidRPr="00266124">
        <w:t>(ver itens 23 e 24)</w:t>
      </w:r>
    </w:p>
    <w:p w14:paraId="2F34EC32" w14:textId="77777777" w:rsidR="00CA6010" w:rsidRPr="003C04E1" w:rsidRDefault="00CA6010" w:rsidP="00CA6010">
      <w:pPr>
        <w:jc w:val="both"/>
      </w:pPr>
    </w:p>
    <w:p w14:paraId="1C55FC07" w14:textId="77777777" w:rsidR="00CA6010" w:rsidRPr="003C04E1" w:rsidRDefault="00CA6010" w:rsidP="00CA6010">
      <w:pPr>
        <w:ind w:left="567" w:hanging="567"/>
        <w:jc w:val="both"/>
      </w:pPr>
      <w:r w:rsidRPr="003C04E1">
        <w:t>A24.</w:t>
      </w:r>
      <w:r w:rsidRPr="003C04E1">
        <w:tab/>
        <w:t>Se as demonstrações contábeis auditadas contêm informações comparativas, pressupõe-se que as demonstrações contábeis condensadas também contenham informações comparativas. As informações comparativas nas demonstrações contábeis auditadas podem ser consideradas valores correspondentes ou informações financeiras comparativas. A NBC TA 710 descreve como essa diferença afeta o relatório do auditor independente sobre as demonstrações contábeis, incluindo especificamente referência aos outros auditores que auditaram as demonstrações contábeis para o período anterior.</w:t>
      </w:r>
    </w:p>
    <w:p w14:paraId="29B2656C" w14:textId="77777777" w:rsidR="00CA6010" w:rsidRPr="003C04E1" w:rsidRDefault="00CA6010" w:rsidP="00CA6010">
      <w:pPr>
        <w:jc w:val="both"/>
      </w:pPr>
    </w:p>
    <w:p w14:paraId="3BE9A1A6" w14:textId="77777777" w:rsidR="00CA6010" w:rsidRPr="003C04E1" w:rsidRDefault="00CA6010" w:rsidP="00CA6010">
      <w:pPr>
        <w:ind w:left="567" w:hanging="567"/>
        <w:jc w:val="both"/>
      </w:pPr>
      <w:r w:rsidRPr="003C04E1">
        <w:t>A25.</w:t>
      </w:r>
      <w:r w:rsidRPr="003C04E1">
        <w:tab/>
        <w:t>As circunstâncias que podem afetar a determinação do auditor sobre se a omissão de informações comparativas é razoável, incluem a natureza e o objetivo das demonstrações contábeis condensadas, os critérios aplicados e as necessidades de informação dos usuários previstos das demonstrações contábeis condensadas.</w:t>
      </w:r>
    </w:p>
    <w:p w14:paraId="0CEB26BD" w14:textId="77777777" w:rsidR="00CA6010" w:rsidRPr="003C04E1" w:rsidRDefault="00CA6010" w:rsidP="00CA6010">
      <w:pPr>
        <w:jc w:val="both"/>
      </w:pPr>
    </w:p>
    <w:p w14:paraId="3439D470" w14:textId="77777777" w:rsidR="00CA6010" w:rsidRPr="003C04E1" w:rsidRDefault="00CA6010" w:rsidP="00CA6010">
      <w:pPr>
        <w:jc w:val="both"/>
        <w:rPr>
          <w:b/>
        </w:rPr>
      </w:pPr>
      <w:r w:rsidRPr="003C04E1">
        <w:rPr>
          <w:b/>
        </w:rPr>
        <w:t xml:space="preserve">Informações suplementares não auditadas apresentadas com as demonstrações contábeis condensadas </w:t>
      </w:r>
      <w:r w:rsidRPr="00266124">
        <w:t>(ver item 25)</w:t>
      </w:r>
    </w:p>
    <w:p w14:paraId="299793DF" w14:textId="77777777" w:rsidR="00CA6010" w:rsidRPr="00D164A9" w:rsidRDefault="00CA6010" w:rsidP="00CA6010">
      <w:pPr>
        <w:jc w:val="both"/>
      </w:pPr>
    </w:p>
    <w:p w14:paraId="37109AEB" w14:textId="77777777" w:rsidR="00CA6010" w:rsidRPr="003C04E1" w:rsidRDefault="00CA6010" w:rsidP="00CA6010">
      <w:pPr>
        <w:ind w:left="567" w:hanging="567"/>
        <w:jc w:val="both"/>
      </w:pPr>
      <w:r w:rsidRPr="003C04E1">
        <w:t>A26.</w:t>
      </w:r>
      <w:r w:rsidRPr="003C04E1">
        <w:tab/>
        <w:t>A NBC TA 700, itens 53 e 54, contém requisitos e orientação a serem aplicados quando as informações suplementares não auditadas são apresentadas com as demonstrações auditadas que, adaptando-se conforme necessário nas circunstâncias, podem ser úteis na aplicação do requisito do item 25.</w:t>
      </w:r>
    </w:p>
    <w:p w14:paraId="1313F919" w14:textId="77777777" w:rsidR="00CA6010" w:rsidRPr="003C04E1" w:rsidRDefault="00CA6010" w:rsidP="00CA6010">
      <w:pPr>
        <w:jc w:val="both"/>
      </w:pPr>
    </w:p>
    <w:p w14:paraId="0047F1C1" w14:textId="77777777" w:rsidR="00CA6010" w:rsidRPr="003C04E1" w:rsidRDefault="00CA6010" w:rsidP="00CA6010">
      <w:pPr>
        <w:jc w:val="both"/>
        <w:rPr>
          <w:b/>
        </w:rPr>
      </w:pPr>
      <w:r w:rsidRPr="003C04E1">
        <w:rPr>
          <w:b/>
        </w:rPr>
        <w:t xml:space="preserve">Associação do auditor (com informações condensadas) </w:t>
      </w:r>
      <w:r w:rsidRPr="00266124">
        <w:t>(ver itens 26 e 27)</w:t>
      </w:r>
    </w:p>
    <w:p w14:paraId="63121908" w14:textId="77777777" w:rsidR="00CA6010" w:rsidRPr="003C04E1" w:rsidRDefault="00CA6010" w:rsidP="00CA6010">
      <w:pPr>
        <w:jc w:val="both"/>
      </w:pPr>
    </w:p>
    <w:p w14:paraId="48573048" w14:textId="77777777" w:rsidR="00CA6010" w:rsidRPr="003C04E1" w:rsidRDefault="00CA6010" w:rsidP="00CA6010">
      <w:pPr>
        <w:ind w:left="567" w:hanging="567"/>
        <w:jc w:val="both"/>
      </w:pPr>
      <w:r w:rsidRPr="003C04E1">
        <w:t>A27.</w:t>
      </w:r>
      <w:r w:rsidRPr="003C04E1">
        <w:tab/>
        <w:t>Outras ações apropriadas que o auditor pode tomar quando a administração não toma as medidas solicitadas incluem informar os usuários previstos e outros usuários conhecidos sobre a referência inapropriada ao auditor. O curso de ação do auditor depende dos seus direitos e obrigações legais. Consequentemente, o auditor independente pode considerar apropriado buscar assessoria legal.</w:t>
      </w:r>
    </w:p>
    <w:p w14:paraId="53E4235B" w14:textId="77777777" w:rsidR="00CA6010" w:rsidRDefault="00CA6010" w:rsidP="00CA6010">
      <w:pPr>
        <w:jc w:val="both"/>
      </w:pPr>
    </w:p>
    <w:p w14:paraId="722D34CB" w14:textId="77777777" w:rsidR="00CA6010" w:rsidRPr="003C04E1" w:rsidRDefault="00CA6010" w:rsidP="00CA6010">
      <w:pPr>
        <w:jc w:val="both"/>
      </w:pPr>
    </w:p>
    <w:p w14:paraId="4B4F4EAD" w14:textId="77777777" w:rsidR="00CA6010" w:rsidRPr="003C04E1" w:rsidRDefault="00CA6010" w:rsidP="00CA6010">
      <w:pPr>
        <w:jc w:val="both"/>
        <w:rPr>
          <w:b/>
        </w:rPr>
      </w:pPr>
      <w:r w:rsidRPr="003C04E1">
        <w:rPr>
          <w:b/>
        </w:rPr>
        <w:t xml:space="preserve">Apêndice </w:t>
      </w:r>
      <w:r w:rsidRPr="00266124">
        <w:t>(ver item A23)</w:t>
      </w:r>
    </w:p>
    <w:p w14:paraId="3C8A114C" w14:textId="77777777" w:rsidR="00CA6010" w:rsidRPr="003C04E1" w:rsidRDefault="00CA6010" w:rsidP="00CA6010">
      <w:pPr>
        <w:jc w:val="both"/>
      </w:pPr>
    </w:p>
    <w:p w14:paraId="17C67145" w14:textId="77777777" w:rsidR="00CA6010" w:rsidRPr="003C04E1" w:rsidRDefault="00CA6010" w:rsidP="00CA6010">
      <w:pPr>
        <w:jc w:val="both"/>
        <w:rPr>
          <w:b/>
        </w:rPr>
      </w:pPr>
      <w:r w:rsidRPr="003C04E1">
        <w:rPr>
          <w:b/>
        </w:rPr>
        <w:t>Exemplos de relatórios do auditor independente sobre demonstrações contábeis condensadas</w:t>
      </w:r>
    </w:p>
    <w:p w14:paraId="32F423AF" w14:textId="77777777" w:rsidR="00CA6010" w:rsidRPr="003C04E1" w:rsidRDefault="00CA6010" w:rsidP="00CA6010">
      <w:pPr>
        <w:jc w:val="both"/>
      </w:pPr>
    </w:p>
    <w:p w14:paraId="5B09AC37" w14:textId="77777777" w:rsidR="00CA6010" w:rsidRPr="00804F05" w:rsidRDefault="00CA6010">
      <w:pPr>
        <w:pStyle w:val="PargrafodaLista"/>
        <w:numPr>
          <w:ilvl w:val="0"/>
          <w:numId w:val="350"/>
        </w:numPr>
        <w:spacing w:after="0" w:line="240" w:lineRule="auto"/>
        <w:ind w:left="284" w:hanging="284"/>
        <w:jc w:val="both"/>
      </w:pPr>
      <w:r w:rsidRPr="00804F05">
        <w:rPr>
          <w:b/>
        </w:rPr>
        <w:t>Exemplo 1</w:t>
      </w:r>
      <w:r w:rsidRPr="00804F05">
        <w:t xml:space="preserve">: Relatório do auditor independente sobre demonstrações contábeis condensadas elaboradas de acordo com </w:t>
      </w:r>
      <w:r>
        <w:t xml:space="preserve">os </w:t>
      </w:r>
      <w:r w:rsidRPr="00804F05">
        <w:t xml:space="preserve">critérios estabelecidos. Uma opinião sem modificação foi expressa sobre as demonstrações contábeis auditadas (completas). O relatório do auditor independente sobre as demonstrações contábeis condensadas tem data </w:t>
      </w:r>
      <w:r w:rsidRPr="00D05669">
        <w:rPr>
          <w:highlight w:val="yellow"/>
        </w:rPr>
        <w:t>posterior à</w:t>
      </w:r>
      <w:r w:rsidRPr="00804F05">
        <w:t xml:space="preserve"> data do seu relatório sobre as demonstrações contábeis auditadas que derivaram as demonstrações contábeis condensadas. O relatório do auditor independente sobre as demonstrações contábeis auditadas inclui uma seção “Incerteza relevante relacionada com a continuidade operacional” e a comunicação de outros principais assuntos de auditoria.</w:t>
      </w:r>
    </w:p>
    <w:p w14:paraId="1D20AA4D" w14:textId="77777777" w:rsidR="00CA6010" w:rsidRPr="003C04E1" w:rsidRDefault="00CA6010" w:rsidP="00CA6010">
      <w:pPr>
        <w:jc w:val="both"/>
      </w:pPr>
    </w:p>
    <w:p w14:paraId="09320A2B" w14:textId="77777777" w:rsidR="00CA6010" w:rsidRPr="003C04E1" w:rsidRDefault="00CA6010">
      <w:pPr>
        <w:pStyle w:val="PargrafodaLista"/>
        <w:numPr>
          <w:ilvl w:val="0"/>
          <w:numId w:val="350"/>
        </w:numPr>
        <w:spacing w:after="0" w:line="240" w:lineRule="auto"/>
        <w:ind w:left="284" w:hanging="284"/>
        <w:jc w:val="both"/>
      </w:pPr>
      <w:r w:rsidRPr="003C04E1">
        <w:rPr>
          <w:b/>
        </w:rPr>
        <w:t>Exemplo 2</w:t>
      </w:r>
      <w:r w:rsidRPr="003C04E1">
        <w:t>: Relatório do auditor independente sobre demonstrações contábeis condensadas elaboradas de acordo com critérios desenvolvidos pela administração e adequadamente divulgados nas demonstrações contábeis condensadas. O auditor determinou que os critérios aplicados são aceitáveis nas circunstâncias. Uma opinião sem modificação foi expressa sobre as demonstrações contábeis auditadas. O relatório do auditor independente sobre as demonstrações contábeis condensadas tem a mesma data que o relatório do auditor independente sobre as demonstrações contábeis das quais as demonstrações contábeis condensadas derivam.</w:t>
      </w:r>
      <w:r>
        <w:t xml:space="preserve"> </w:t>
      </w:r>
      <w:r w:rsidRPr="003C04E1">
        <w:t>O relatório do auditor independente sobre as demonstrações contábeis auditadas inclui uma declaração que descreve distorção relevante não corrigida das outras informações.</w:t>
      </w:r>
      <w:r>
        <w:t xml:space="preserve"> </w:t>
      </w:r>
      <w:r w:rsidRPr="003C04E1">
        <w:t>As outras informações às quais essa distorção relevante não corrigida está relacionada também são informações incluídas em documento que contém as demonstrações contábeis condensadas e o respectivo relatório do auditor independente.</w:t>
      </w:r>
    </w:p>
    <w:p w14:paraId="5FBCBDF4" w14:textId="77777777" w:rsidR="00CA6010" w:rsidRPr="003C04E1" w:rsidRDefault="00CA6010" w:rsidP="00CA6010">
      <w:pPr>
        <w:jc w:val="both"/>
      </w:pPr>
    </w:p>
    <w:p w14:paraId="66D02B88" w14:textId="77777777" w:rsidR="00CA6010" w:rsidRPr="003C04E1" w:rsidRDefault="00CA6010">
      <w:pPr>
        <w:pStyle w:val="PargrafodaLista"/>
        <w:numPr>
          <w:ilvl w:val="0"/>
          <w:numId w:val="350"/>
        </w:numPr>
        <w:spacing w:after="0" w:line="240" w:lineRule="auto"/>
        <w:ind w:left="284" w:hanging="284"/>
        <w:jc w:val="both"/>
      </w:pPr>
      <w:r w:rsidRPr="003C04E1">
        <w:rPr>
          <w:b/>
        </w:rPr>
        <w:t>Exemplo 3</w:t>
      </w:r>
      <w:r w:rsidRPr="003C04E1">
        <w:t>: Relatório do auditor independente sobre demonstrações contábeis condensadas elaboradas de acordo com critérios desenvolvidos pela administração e adequadamente divulgados nas demonstrações contábeis condensadas. O auditor determinou que os critérios aplicados são aceitáveis nas circunstâncias. Uma opinião com ressalva foi expressa sobre as demonstrações contábeis auditadas. O relatório do auditor independente sobre as demonstrações contábeis condensadas tem a mesma data que o relatório do auditor independente sobre as demonstrações contábeis das quais as demonstrações contábeis condensadas derivam.</w:t>
      </w:r>
    </w:p>
    <w:p w14:paraId="5B22DDD7" w14:textId="77777777" w:rsidR="00CA6010" w:rsidRPr="003C04E1" w:rsidRDefault="00CA6010" w:rsidP="00CA6010">
      <w:pPr>
        <w:jc w:val="both"/>
      </w:pPr>
    </w:p>
    <w:p w14:paraId="63A56E59" w14:textId="77777777" w:rsidR="00CA6010" w:rsidRPr="003C04E1" w:rsidRDefault="00CA6010">
      <w:pPr>
        <w:pStyle w:val="PargrafodaLista"/>
        <w:numPr>
          <w:ilvl w:val="0"/>
          <w:numId w:val="350"/>
        </w:numPr>
        <w:spacing w:after="0" w:line="240" w:lineRule="auto"/>
        <w:ind w:left="284" w:hanging="284"/>
        <w:contextualSpacing w:val="0"/>
        <w:jc w:val="both"/>
      </w:pPr>
      <w:r w:rsidRPr="003C04E1">
        <w:rPr>
          <w:b/>
        </w:rPr>
        <w:t>Exemplo 4</w:t>
      </w:r>
      <w:r w:rsidRPr="003C04E1">
        <w:t>: Relatório do auditor independente sobre demonstrações contábeis condensadas elaboradas de acordo com critérios desenvolvidos pela administração e adequadamente divulgados nas demonstrações contábeis condensadas. O auditor determinou que os critérios aplicados são aceitáveis nas circunstâncias. Uma opinião adversa foi expressa sobre as demonstrações contábeis auditadas. O relatório do auditor independente sobre as demonstrações contábeis condensadas tem a mesma data que o relatório do auditor independente sobre as demonstrações contábeis que derivaram as demonstrações contábeis condensadas.</w:t>
      </w:r>
    </w:p>
    <w:p w14:paraId="5C874617" w14:textId="77777777" w:rsidR="00CA6010" w:rsidRPr="003C04E1" w:rsidRDefault="00CA6010" w:rsidP="00CA6010">
      <w:pPr>
        <w:jc w:val="both"/>
      </w:pPr>
    </w:p>
    <w:p w14:paraId="4C98C090" w14:textId="77777777" w:rsidR="00CA6010" w:rsidRPr="003C04E1" w:rsidRDefault="00CA6010">
      <w:pPr>
        <w:pStyle w:val="PargrafodaLista"/>
        <w:numPr>
          <w:ilvl w:val="0"/>
          <w:numId w:val="350"/>
        </w:numPr>
        <w:spacing w:after="0" w:line="240" w:lineRule="auto"/>
        <w:ind w:left="284" w:hanging="284"/>
        <w:jc w:val="both"/>
      </w:pPr>
      <w:r w:rsidRPr="003C04E1">
        <w:rPr>
          <w:b/>
        </w:rPr>
        <w:t>Exemplo 5</w:t>
      </w:r>
      <w:r w:rsidRPr="003C04E1">
        <w:t>: Relatório do auditor independente sobre demonstrações contábeis condensadas elaboradas de acordo com critérios estabelecidos. Uma opinião sem modificação foi expressa sobre as demonstrações contábeis auditadas. O auditor conclui que não é possível expressar uma opinião sem modificação sobre as demonstrações contábeis condensadas. O relatório do auditor independente sobre as demonstrações contábeis condensadas tem a mesma data que o relatório do auditor independente sobre as demonstrações contábeis das quais as demonstrações contábeis condensadas derivam.</w:t>
      </w:r>
    </w:p>
    <w:p w14:paraId="1B2036D9" w14:textId="77777777" w:rsidR="00CA6010" w:rsidRDefault="00CA6010" w:rsidP="00CA6010">
      <w:pPr>
        <w:jc w:val="both"/>
      </w:pPr>
    </w:p>
    <w:p w14:paraId="3DE4D0D7" w14:textId="77777777" w:rsidR="00CA6010" w:rsidRDefault="00CA6010" w:rsidP="00CA6010">
      <w:pPr>
        <w:jc w:val="both"/>
      </w:pPr>
    </w:p>
    <w:p w14:paraId="0E2C8FD1" w14:textId="77777777" w:rsidR="00CA6010" w:rsidRDefault="00CA6010" w:rsidP="00CA6010">
      <w:pPr>
        <w:spacing w:after="120"/>
        <w:jc w:val="both"/>
      </w:pPr>
      <w:r w:rsidRPr="003C04E1">
        <w:rPr>
          <w:b/>
        </w:rPr>
        <w:t>Exemplo 1</w:t>
      </w:r>
      <w:r w:rsidRPr="003C04E1">
        <w:t>: As circunstâncias incluem o seguinte:</w:t>
      </w:r>
    </w:p>
    <w:p w14:paraId="5E95F1E2" w14:textId="77777777" w:rsidR="00CA6010" w:rsidRPr="00F60009" w:rsidRDefault="00CA6010">
      <w:pPr>
        <w:pStyle w:val="PargrafodaLista"/>
        <w:numPr>
          <w:ilvl w:val="0"/>
          <w:numId w:val="350"/>
        </w:numPr>
        <w:spacing w:after="120" w:line="240" w:lineRule="auto"/>
        <w:ind w:left="284" w:hanging="284"/>
        <w:contextualSpacing w:val="0"/>
        <w:jc w:val="both"/>
      </w:pPr>
      <w:r w:rsidRPr="00F60009">
        <w:t>Opinião sem modificação foi expressa sobre as demonstrações contábeis auditadas de entidade listada.</w:t>
      </w:r>
    </w:p>
    <w:p w14:paraId="396D4458" w14:textId="77777777" w:rsidR="00CA6010" w:rsidRPr="00F60009" w:rsidRDefault="00CA6010">
      <w:pPr>
        <w:pStyle w:val="PargrafodaLista"/>
        <w:numPr>
          <w:ilvl w:val="0"/>
          <w:numId w:val="350"/>
        </w:numPr>
        <w:spacing w:after="120" w:line="240" w:lineRule="auto"/>
        <w:ind w:left="284" w:hanging="284"/>
        <w:contextualSpacing w:val="0"/>
        <w:jc w:val="both"/>
      </w:pPr>
      <w:r w:rsidRPr="00F60009">
        <w:t>Foram estabelecidos critérios para a elaboração de demonstrações contábeis condensadas.</w:t>
      </w:r>
    </w:p>
    <w:p w14:paraId="2FE3A442" w14:textId="77777777" w:rsidR="00CA6010" w:rsidRPr="00F60009" w:rsidRDefault="00CA6010">
      <w:pPr>
        <w:pStyle w:val="PargrafodaLista"/>
        <w:numPr>
          <w:ilvl w:val="0"/>
          <w:numId w:val="350"/>
        </w:numPr>
        <w:spacing w:after="120" w:line="240" w:lineRule="auto"/>
        <w:ind w:left="284" w:hanging="284"/>
        <w:contextualSpacing w:val="0"/>
        <w:jc w:val="both"/>
      </w:pPr>
      <w:r w:rsidRPr="00F60009">
        <w:t>O relatório do auditor independente sobre as demonstrações contábeis condensadas tem data posterior à data do relatório sobre as demonstrações contábeis auditadas que derivaram as demonstrações contábeis condensadas.</w:t>
      </w:r>
    </w:p>
    <w:p w14:paraId="4B214BF9" w14:textId="77777777" w:rsidR="00CA6010" w:rsidRPr="00F60009" w:rsidRDefault="00CA6010">
      <w:pPr>
        <w:pStyle w:val="PargrafodaLista"/>
        <w:numPr>
          <w:ilvl w:val="0"/>
          <w:numId w:val="350"/>
        </w:numPr>
        <w:spacing w:after="120" w:line="240" w:lineRule="auto"/>
        <w:ind w:left="284" w:hanging="284"/>
        <w:contextualSpacing w:val="0"/>
        <w:jc w:val="both"/>
      </w:pPr>
      <w:r w:rsidRPr="00F60009">
        <w:t>O relatório do auditor independente sobre as demonstrações contábeis auditadas inclui uma seção “Incerteza relevante relacionada com a continuidade operacional”.</w:t>
      </w:r>
    </w:p>
    <w:p w14:paraId="576C5AAF" w14:textId="77777777" w:rsidR="00CA6010" w:rsidRPr="00F60009" w:rsidRDefault="00CA6010">
      <w:pPr>
        <w:pStyle w:val="PargrafodaLista"/>
        <w:numPr>
          <w:ilvl w:val="0"/>
          <w:numId w:val="350"/>
        </w:numPr>
        <w:spacing w:after="0" w:line="240" w:lineRule="auto"/>
        <w:ind w:left="284" w:hanging="284"/>
        <w:jc w:val="both"/>
      </w:pPr>
      <w:r w:rsidRPr="00F60009">
        <w:t xml:space="preserve">O relatório do auditor independente sobre as demonstrações contábeis auditadas </w:t>
      </w:r>
      <w:r w:rsidRPr="00D05669">
        <w:rPr>
          <w:highlight w:val="green"/>
        </w:rPr>
        <w:t>inclui</w:t>
      </w:r>
      <w:r w:rsidRPr="00F60009">
        <w:t xml:space="preserve"> a comunicação de outros principais assuntos de auditoria. Como explicado no item 15 da NBC TA 701, uma incerteza relevante relacionada com a </w:t>
      </w:r>
      <w:r w:rsidRPr="00D05669">
        <w:rPr>
          <w:highlight w:val="green"/>
        </w:rPr>
        <w:t>continuidade operacional</w:t>
      </w:r>
      <w:r w:rsidRPr="00F60009">
        <w:t xml:space="preserve"> é, por natureza, um principal assunto de auditoria, mas, de acordo com o item 22 da NBC TA 570, deve ser comunicado em seção </w:t>
      </w:r>
      <w:r w:rsidRPr="00D05669">
        <w:rPr>
          <w:highlight w:val="green"/>
        </w:rPr>
        <w:t>separada</w:t>
      </w:r>
      <w:r w:rsidRPr="00F60009">
        <w:t xml:space="preserve"> do relatório do auditor.</w:t>
      </w:r>
    </w:p>
    <w:p w14:paraId="72DFD37F" w14:textId="77777777" w:rsidR="00CA6010" w:rsidRPr="003C04E1" w:rsidRDefault="00CA6010" w:rsidP="00CA6010">
      <w:pPr>
        <w:jc w:val="both"/>
      </w:pPr>
    </w:p>
    <w:p w14:paraId="0FC1ACDF" w14:textId="77777777" w:rsidR="00CA6010" w:rsidRPr="003C04E1" w:rsidRDefault="00CA6010" w:rsidP="00CA6010">
      <w:pPr>
        <w:jc w:val="both"/>
        <w:rPr>
          <w:b/>
        </w:rPr>
      </w:pPr>
      <w:r w:rsidRPr="003C04E1">
        <w:rPr>
          <w:b/>
        </w:rPr>
        <w:t>RELATÓRIO DO AUDITOR INDEPENDENTE SOBRE AS DEMONSTRAÇÕES CONTÁBEIS CONDENSADAS</w:t>
      </w:r>
    </w:p>
    <w:p w14:paraId="141192B3" w14:textId="77777777" w:rsidR="00CA6010" w:rsidRPr="003C04E1" w:rsidRDefault="00CA6010" w:rsidP="00CA6010">
      <w:pPr>
        <w:jc w:val="both"/>
      </w:pPr>
    </w:p>
    <w:p w14:paraId="01358C89" w14:textId="77777777" w:rsidR="00CA6010" w:rsidRPr="003C04E1" w:rsidRDefault="00CA6010" w:rsidP="00CA6010">
      <w:pPr>
        <w:jc w:val="both"/>
      </w:pPr>
      <w:r>
        <w:t>(</w:t>
      </w:r>
      <w:r w:rsidRPr="003C04E1">
        <w:t>Destinatário apropriado</w:t>
      </w:r>
      <w:r>
        <w:t>)</w:t>
      </w:r>
    </w:p>
    <w:p w14:paraId="7E5D1D63" w14:textId="77777777" w:rsidR="00CA6010" w:rsidRPr="003C04E1" w:rsidRDefault="00CA6010" w:rsidP="00CA6010">
      <w:pPr>
        <w:jc w:val="both"/>
      </w:pPr>
    </w:p>
    <w:p w14:paraId="553D52F4" w14:textId="77777777" w:rsidR="00CA6010" w:rsidRPr="003C04E1" w:rsidRDefault="00CA6010" w:rsidP="00CA6010">
      <w:pPr>
        <w:jc w:val="both"/>
        <w:rPr>
          <w:b/>
        </w:rPr>
      </w:pPr>
      <w:r w:rsidRPr="003C04E1">
        <w:rPr>
          <w:b/>
        </w:rPr>
        <w:t>Opinião</w:t>
      </w:r>
    </w:p>
    <w:p w14:paraId="2CA446EA" w14:textId="77777777" w:rsidR="00CA6010" w:rsidRPr="003C04E1" w:rsidRDefault="00CA6010" w:rsidP="00CA6010">
      <w:pPr>
        <w:jc w:val="both"/>
      </w:pPr>
    </w:p>
    <w:p w14:paraId="3541448B" w14:textId="77777777" w:rsidR="00CA6010" w:rsidRPr="003C04E1" w:rsidRDefault="00CA6010" w:rsidP="00CA6010">
      <w:pPr>
        <w:jc w:val="both"/>
      </w:pPr>
      <w:r w:rsidRPr="003C04E1">
        <w:t xml:space="preserve">As demonstrações contábeis </w:t>
      </w:r>
      <w:r w:rsidRPr="00D05669">
        <w:rPr>
          <w:highlight w:val="yellow"/>
        </w:rPr>
        <w:t>condensadas</w:t>
      </w:r>
      <w:r w:rsidRPr="003C04E1">
        <w:t>, que compreendem o balanço patrimonial condensado</w:t>
      </w:r>
      <w:r>
        <w:t>,</w:t>
      </w:r>
      <w:r w:rsidRPr="003C04E1">
        <w:t xml:space="preserve"> em 31 de dezembro de 20X1</w:t>
      </w:r>
      <w:r>
        <w:t>,</w:t>
      </w:r>
      <w:r w:rsidRPr="003C04E1">
        <w:t xml:space="preserve"> e as respectivas demonstrações </w:t>
      </w:r>
      <w:r w:rsidRPr="00D05669">
        <w:rPr>
          <w:highlight w:val="yellow"/>
        </w:rPr>
        <w:t>condensadas</w:t>
      </w:r>
      <w:r w:rsidRPr="003C04E1">
        <w:t xml:space="preserve"> do resultado, das mutações do patrimônio líquido e dos fluxos de caixa para o exercício findo nessa data, assim como as respectivas notas explicativas, são derivadas das demonstrações contábeis auditadas da Companhia ABC para o exercício findo em 31 de dezembro de 20X1.</w:t>
      </w:r>
    </w:p>
    <w:p w14:paraId="23EF518E" w14:textId="77777777" w:rsidR="00CA6010" w:rsidRPr="003C04E1" w:rsidRDefault="00CA6010" w:rsidP="00CA6010">
      <w:pPr>
        <w:jc w:val="both"/>
      </w:pPr>
    </w:p>
    <w:p w14:paraId="2F186BE2" w14:textId="77777777" w:rsidR="00CA6010" w:rsidRPr="003C04E1" w:rsidRDefault="00CA6010" w:rsidP="00CA6010">
      <w:pPr>
        <w:jc w:val="both"/>
      </w:pPr>
      <w:r w:rsidRPr="003C04E1">
        <w:t xml:space="preserve">Em nossa opinião, as demonstrações contábeis condensadas acima referidas são </w:t>
      </w:r>
      <w:r w:rsidRPr="00D05669">
        <w:rPr>
          <w:highlight w:val="yellow"/>
        </w:rPr>
        <w:t>consistentes</w:t>
      </w:r>
      <w:r w:rsidRPr="00A80762">
        <w:rPr>
          <w:vertAlign w:val="superscript"/>
        </w:rPr>
        <w:t>(1)</w:t>
      </w:r>
      <w:r w:rsidRPr="003C04E1">
        <w:t xml:space="preserve">, em todos os aspectos relevantes, com as demonstrações contábeis auditadas de acordo com </w:t>
      </w:r>
      <w:r>
        <w:t>(</w:t>
      </w:r>
      <w:r w:rsidRPr="003C04E1">
        <w:t>descrever os critérios estabelecidos</w:t>
      </w:r>
      <w:r>
        <w:t>)</w:t>
      </w:r>
      <w:r w:rsidRPr="003C04E1">
        <w:t>.</w:t>
      </w:r>
    </w:p>
    <w:p w14:paraId="56EF98E3" w14:textId="77777777" w:rsidR="00CA6010" w:rsidRPr="003C04E1" w:rsidRDefault="00CA6010" w:rsidP="00CA6010">
      <w:pPr>
        <w:jc w:val="both"/>
      </w:pPr>
    </w:p>
    <w:p w14:paraId="40C929DC" w14:textId="77777777" w:rsidR="00CA6010" w:rsidRPr="003C04E1" w:rsidRDefault="00CA6010" w:rsidP="00CA6010">
      <w:pPr>
        <w:jc w:val="both"/>
        <w:rPr>
          <w:b/>
        </w:rPr>
      </w:pPr>
      <w:r w:rsidRPr="003C04E1">
        <w:rPr>
          <w:b/>
        </w:rPr>
        <w:t>Demonstrações contábeis condensadas</w:t>
      </w:r>
    </w:p>
    <w:p w14:paraId="0057BE42" w14:textId="77777777" w:rsidR="00CA6010" w:rsidRPr="003C04E1" w:rsidRDefault="00CA6010" w:rsidP="00CA6010">
      <w:pPr>
        <w:jc w:val="both"/>
      </w:pPr>
    </w:p>
    <w:p w14:paraId="412A9B94" w14:textId="77777777" w:rsidR="00CA6010" w:rsidRPr="003C04E1" w:rsidRDefault="00CA6010" w:rsidP="00CA6010">
      <w:pPr>
        <w:jc w:val="both"/>
      </w:pPr>
      <w:r w:rsidRPr="003C04E1">
        <w:t>As demonstrações contábeis condensadas não contemplam todas as divulgações requeridas pelas práticas contábeis adotadas no Brasil</w:t>
      </w:r>
      <w:r w:rsidRPr="00A80762">
        <w:rPr>
          <w:vertAlign w:val="superscript"/>
        </w:rPr>
        <w:t>(2)</w:t>
      </w:r>
      <w:r w:rsidRPr="003C04E1">
        <w:t>. Portanto, a leitura das demonstrações contábeis condensadas e o respectivo relatório do auditor independente não substitu</w:t>
      </w:r>
      <w:r>
        <w:t>em</w:t>
      </w:r>
      <w:r w:rsidRPr="003C04E1">
        <w:t xml:space="preserve"> a leitura das demonstrações contábeis auditadas e o respectivo relatório do auditor independente. As demonstrações contábeis condensadas e as demonstrações contábeis auditadas não refletem os efeitos de eventos que ocorreram </w:t>
      </w:r>
      <w:r w:rsidRPr="00726AB4">
        <w:rPr>
          <w:highlight w:val="yellow"/>
        </w:rPr>
        <w:t>após a data do nosso relatório</w:t>
      </w:r>
      <w:r w:rsidRPr="003C04E1">
        <w:t xml:space="preserve"> sobre as demonstrações contábeis auditadas.</w:t>
      </w:r>
    </w:p>
    <w:p w14:paraId="1A9F600D" w14:textId="77777777" w:rsidR="00CA6010" w:rsidRPr="003C04E1" w:rsidRDefault="00CA6010" w:rsidP="00CA6010">
      <w:pPr>
        <w:jc w:val="both"/>
      </w:pPr>
    </w:p>
    <w:p w14:paraId="6F348812" w14:textId="77777777" w:rsidR="00CA6010" w:rsidRPr="003C04E1" w:rsidRDefault="00CA6010" w:rsidP="00CA6010">
      <w:pPr>
        <w:jc w:val="both"/>
        <w:rPr>
          <w:b/>
        </w:rPr>
      </w:pPr>
      <w:r w:rsidRPr="003C04E1">
        <w:rPr>
          <w:b/>
        </w:rPr>
        <w:t>Demonstrações contábeis auditadas e respectivo relatório do auditor</w:t>
      </w:r>
    </w:p>
    <w:p w14:paraId="4D5500F7" w14:textId="77777777" w:rsidR="00CA6010" w:rsidRPr="003C04E1" w:rsidRDefault="00CA6010" w:rsidP="00CA6010">
      <w:pPr>
        <w:jc w:val="both"/>
      </w:pPr>
    </w:p>
    <w:p w14:paraId="5112E942" w14:textId="77777777" w:rsidR="00CA6010" w:rsidRPr="003C04E1" w:rsidRDefault="00CA6010" w:rsidP="00CA6010">
      <w:pPr>
        <w:spacing w:after="120"/>
        <w:jc w:val="both"/>
      </w:pPr>
      <w:r w:rsidRPr="003C04E1">
        <w:t>Expressamos opinião de auditoria sem modificação sobre as demonstrações contábeis auditadas em nosso relatório com data de 15 de fevereiro de 20X2. Esse relatório também inclui:</w:t>
      </w:r>
    </w:p>
    <w:p w14:paraId="5D8B6789" w14:textId="77777777" w:rsidR="00CA6010" w:rsidRPr="003C04E1" w:rsidRDefault="00CA6010">
      <w:pPr>
        <w:pStyle w:val="PargrafodaLista"/>
        <w:numPr>
          <w:ilvl w:val="0"/>
          <w:numId w:val="350"/>
        </w:numPr>
        <w:spacing w:after="120" w:line="240" w:lineRule="auto"/>
        <w:ind w:left="284" w:hanging="284"/>
        <w:contextualSpacing w:val="0"/>
        <w:jc w:val="both"/>
      </w:pPr>
      <w:r>
        <w:t>A</w:t>
      </w:r>
      <w:r w:rsidRPr="003C04E1">
        <w:t xml:space="preserve"> seção “Incerteza relevante relacionada com a continuidade operacional” que chama a atenção para a Nota</w:t>
      </w:r>
      <w:r>
        <w:t xml:space="preserve"> Explicativa</w:t>
      </w:r>
      <w:r w:rsidRPr="003C04E1">
        <w:t xml:space="preserve"> 6 às demonstrações contábeis auditadas, que indica </w:t>
      </w:r>
      <w:r>
        <w:t xml:space="preserve">que </w:t>
      </w:r>
      <w:r w:rsidRPr="003C04E1">
        <w:t xml:space="preserve">a </w:t>
      </w:r>
      <w:r>
        <w:t>c</w:t>
      </w:r>
      <w:r w:rsidRPr="003C04E1">
        <w:t xml:space="preserve">ompanhia incorreu no prejuízo de $ ZZZ mil durante o exercício findo em 31 de dezembro de 20X1 e, nessa data, o passivo circulante da </w:t>
      </w:r>
      <w:r>
        <w:t>c</w:t>
      </w:r>
      <w:r w:rsidRPr="003C04E1">
        <w:t>ompanhia excedeu o total do ativo em $ YYY mil. Esses eventos ou condições, juntamente com outros assuntos descritos na Nota</w:t>
      </w:r>
      <w:r>
        <w:t xml:space="preserve"> Explicativa</w:t>
      </w:r>
      <w:r w:rsidRPr="003C04E1">
        <w:t xml:space="preserve"> 6,</w:t>
      </w:r>
      <w:r>
        <w:t xml:space="preserve"> </w:t>
      </w:r>
      <w:r w:rsidRPr="003C04E1">
        <w:t xml:space="preserve">às demonstrações contábeis auditadas indicam a existência de incerteza relevante que pode levantar dúvida significativa quanto à capacidade de continuidade operacional da </w:t>
      </w:r>
      <w:r>
        <w:t>c</w:t>
      </w:r>
      <w:r w:rsidRPr="003C04E1">
        <w:t>ompanhia.</w:t>
      </w:r>
      <w:r>
        <w:t xml:space="preserve"> </w:t>
      </w:r>
      <w:r w:rsidRPr="003C04E1">
        <w:t>Esses assuntos são tratados na Nota</w:t>
      </w:r>
      <w:r>
        <w:t xml:space="preserve"> Explicativa</w:t>
      </w:r>
      <w:r w:rsidRPr="003C04E1">
        <w:t xml:space="preserve"> 5 às demonstrações contábeis condensadas.</w:t>
      </w:r>
    </w:p>
    <w:p w14:paraId="480FD573" w14:textId="77777777" w:rsidR="00CA6010" w:rsidRPr="003C04E1" w:rsidRDefault="00CA6010">
      <w:pPr>
        <w:pStyle w:val="PargrafodaLista"/>
        <w:numPr>
          <w:ilvl w:val="0"/>
          <w:numId w:val="350"/>
        </w:numPr>
        <w:spacing w:after="0" w:line="240" w:lineRule="auto"/>
        <w:ind w:left="284" w:hanging="284"/>
        <w:contextualSpacing w:val="0"/>
        <w:jc w:val="both"/>
      </w:pPr>
      <w:r w:rsidRPr="003C04E1">
        <w:t>A comunicação de outros principais assuntos de auditoria</w:t>
      </w:r>
      <w:r w:rsidRPr="00A80762">
        <w:rPr>
          <w:vertAlign w:val="superscript"/>
        </w:rPr>
        <w:t>(3)</w:t>
      </w:r>
      <w:r w:rsidRPr="003C04E1">
        <w:t xml:space="preserve">. </w:t>
      </w:r>
      <w:r>
        <w:t>(</w:t>
      </w:r>
      <w:r w:rsidRPr="003C04E1">
        <w:t>Os principais assuntos de auditoria são aqueles que, no nosso julgamento profissional, foram mais relevantes na nossa auditoria das demonstrações contábeis do período atual.</w:t>
      </w:r>
      <w:r>
        <w:t>)</w:t>
      </w:r>
      <w:r w:rsidRPr="00A80762">
        <w:rPr>
          <w:vertAlign w:val="superscript"/>
        </w:rPr>
        <w:t>(4)</w:t>
      </w:r>
    </w:p>
    <w:p w14:paraId="227C7F16" w14:textId="77777777" w:rsidR="00CA6010" w:rsidRPr="003C04E1" w:rsidRDefault="00CA6010" w:rsidP="00CA6010">
      <w:pPr>
        <w:jc w:val="both"/>
      </w:pPr>
    </w:p>
    <w:p w14:paraId="1D242E75" w14:textId="77777777" w:rsidR="00CA6010" w:rsidRPr="003C04E1" w:rsidRDefault="00CA6010" w:rsidP="00CA6010">
      <w:pPr>
        <w:jc w:val="both"/>
        <w:rPr>
          <w:b/>
        </w:rPr>
      </w:pPr>
      <w:r w:rsidRPr="003C04E1">
        <w:rPr>
          <w:b/>
        </w:rPr>
        <w:t xml:space="preserve">Responsabilidade da administração da </w:t>
      </w:r>
      <w:r>
        <w:rPr>
          <w:b/>
        </w:rPr>
        <w:t>c</w:t>
      </w:r>
      <w:r w:rsidRPr="003C04E1">
        <w:rPr>
          <w:b/>
        </w:rPr>
        <w:t>ompanhia sobre as demonstrações contábeis condensadas</w:t>
      </w:r>
      <w:r w:rsidRPr="00A80762">
        <w:rPr>
          <w:vertAlign w:val="superscript"/>
        </w:rPr>
        <w:t>(5)</w:t>
      </w:r>
    </w:p>
    <w:p w14:paraId="10171294" w14:textId="77777777" w:rsidR="00CA6010" w:rsidRPr="003C04E1" w:rsidRDefault="00CA6010" w:rsidP="00CA6010">
      <w:pPr>
        <w:jc w:val="both"/>
      </w:pPr>
    </w:p>
    <w:p w14:paraId="60306399" w14:textId="77777777" w:rsidR="00CA6010" w:rsidRPr="003C04E1" w:rsidRDefault="00CA6010" w:rsidP="00CA6010">
      <w:pPr>
        <w:jc w:val="both"/>
      </w:pPr>
      <w:r w:rsidRPr="003C04E1">
        <w:t xml:space="preserve">A administração da </w:t>
      </w:r>
      <w:r>
        <w:t>c</w:t>
      </w:r>
      <w:r w:rsidRPr="003C04E1">
        <w:t xml:space="preserve">ompanhia é responsável pela elaboração das demonstrações contábeis condensadas, de acordo com </w:t>
      </w:r>
      <w:r>
        <w:t>(</w:t>
      </w:r>
      <w:r w:rsidRPr="003C04E1">
        <w:t>descrever os critérios estabelecidos</w:t>
      </w:r>
      <w:r>
        <w:t>)</w:t>
      </w:r>
      <w:r w:rsidRPr="003C04E1">
        <w:t>.</w:t>
      </w:r>
    </w:p>
    <w:p w14:paraId="3B69C863" w14:textId="77777777" w:rsidR="00CA6010" w:rsidRPr="003C04E1" w:rsidRDefault="00CA6010" w:rsidP="00CA6010">
      <w:pPr>
        <w:jc w:val="both"/>
      </w:pPr>
    </w:p>
    <w:p w14:paraId="643955B4" w14:textId="77777777" w:rsidR="00CA6010" w:rsidRPr="003C04E1" w:rsidRDefault="00CA6010" w:rsidP="00CA6010">
      <w:pPr>
        <w:jc w:val="both"/>
        <w:rPr>
          <w:b/>
        </w:rPr>
      </w:pPr>
      <w:r w:rsidRPr="003C04E1">
        <w:rPr>
          <w:b/>
        </w:rPr>
        <w:t>Responsabilidade do auditor</w:t>
      </w:r>
    </w:p>
    <w:p w14:paraId="0699CF22" w14:textId="77777777" w:rsidR="00CA6010" w:rsidRPr="003C04E1" w:rsidRDefault="00CA6010" w:rsidP="00CA6010">
      <w:pPr>
        <w:jc w:val="both"/>
      </w:pPr>
    </w:p>
    <w:p w14:paraId="55ABFEAD" w14:textId="77777777" w:rsidR="00CA6010" w:rsidRPr="003C04E1" w:rsidRDefault="00CA6010" w:rsidP="00CA6010">
      <w:pPr>
        <w:jc w:val="both"/>
      </w:pPr>
      <w:r w:rsidRPr="003C04E1">
        <w:t xml:space="preserve">Nossa responsabilidade é a de expressar uma opinião sobre se essas demonstrações contábeis condensadas são </w:t>
      </w:r>
      <w:r w:rsidRPr="007B37AF">
        <w:t>consistentes</w:t>
      </w:r>
      <w:r w:rsidRPr="003C04E1">
        <w:t>, em todos os aspectos relevantes, com as demonstrações contábeis auditadas com base em nossos procedimentos, que foram conduzidos de acordo com a NBC TA 810 – Trabalhos para a Emissão de Relatório sobre Demonstrações Contábeis Condensadas.</w:t>
      </w:r>
    </w:p>
    <w:p w14:paraId="42561CF2" w14:textId="77777777" w:rsidR="00CA6010" w:rsidRPr="003C04E1" w:rsidRDefault="00CA6010" w:rsidP="00CA6010">
      <w:pPr>
        <w:jc w:val="both"/>
      </w:pPr>
    </w:p>
    <w:p w14:paraId="7CA1518B" w14:textId="77777777" w:rsidR="00CA6010" w:rsidRPr="003C04E1" w:rsidRDefault="00CA6010" w:rsidP="00CA6010">
      <w:pPr>
        <w:jc w:val="both"/>
      </w:pPr>
      <w:r w:rsidRPr="003C04E1">
        <w:t>[Local (localidade do escritório de auditoria que emitiu o relatório) e data do relatório do auditor independente]</w:t>
      </w:r>
    </w:p>
    <w:p w14:paraId="53C23556" w14:textId="77777777" w:rsidR="00CA6010" w:rsidRPr="003C04E1" w:rsidRDefault="00CA6010" w:rsidP="00CA6010">
      <w:pPr>
        <w:jc w:val="both"/>
      </w:pPr>
      <w:r w:rsidRPr="003C04E1">
        <w:t>[Nome do auditor independente (pessoa física ou jurídica</w:t>
      </w:r>
      <w:r>
        <w:t>)</w:t>
      </w:r>
      <w:r w:rsidRPr="003C04E1">
        <w:t>]</w:t>
      </w:r>
    </w:p>
    <w:p w14:paraId="5C84F730" w14:textId="77777777" w:rsidR="00CA6010" w:rsidRPr="003C04E1" w:rsidRDefault="00CA6010" w:rsidP="00CA6010">
      <w:pPr>
        <w:jc w:val="both"/>
      </w:pPr>
      <w:r w:rsidRPr="003C04E1">
        <w:t>[Nome do profissional (sócio ou responsável técnico, no caso de o auditor ser pessoa jurídica)]</w:t>
      </w:r>
    </w:p>
    <w:p w14:paraId="740BC932" w14:textId="77777777" w:rsidR="00CA6010" w:rsidRPr="003C04E1" w:rsidRDefault="00CA6010" w:rsidP="00CA6010">
      <w:pPr>
        <w:jc w:val="both"/>
      </w:pPr>
      <w:r w:rsidRPr="003C04E1">
        <w:t>[Número de registro no CRC</w:t>
      </w:r>
      <w:r>
        <w:t xml:space="preserve"> </w:t>
      </w:r>
      <w:r w:rsidRPr="003C04E1">
        <w:t>da firma de auditoria e do profissional que assina o relatório]</w:t>
      </w:r>
    </w:p>
    <w:p w14:paraId="03327E6D" w14:textId="77777777" w:rsidR="00CA6010" w:rsidRPr="003C04E1" w:rsidRDefault="00CA6010" w:rsidP="00CA6010">
      <w:pPr>
        <w:jc w:val="both"/>
      </w:pPr>
      <w:r w:rsidRPr="003C04E1">
        <w:t>[Assinatura do auditor independente]</w:t>
      </w:r>
    </w:p>
    <w:p w14:paraId="4328C76E" w14:textId="77777777" w:rsidR="00CA6010" w:rsidRPr="003C04E1" w:rsidRDefault="00CA6010" w:rsidP="00CA6010">
      <w:pPr>
        <w:jc w:val="both"/>
      </w:pPr>
    </w:p>
    <w:p w14:paraId="0E77AAC5" w14:textId="77777777" w:rsidR="00CA6010" w:rsidRPr="00F60009" w:rsidRDefault="00CA6010">
      <w:pPr>
        <w:pStyle w:val="PargrafodaLista"/>
        <w:numPr>
          <w:ilvl w:val="0"/>
          <w:numId w:val="342"/>
        </w:numPr>
        <w:spacing w:after="120" w:line="240" w:lineRule="auto"/>
        <w:ind w:left="284" w:hanging="284"/>
        <w:contextualSpacing w:val="0"/>
        <w:jc w:val="both"/>
        <w:rPr>
          <w:sz w:val="20"/>
          <w:szCs w:val="20"/>
        </w:rPr>
      </w:pPr>
      <w:r w:rsidRPr="00F60009">
        <w:rPr>
          <w:sz w:val="20"/>
          <w:szCs w:val="20"/>
        </w:rPr>
        <w:t xml:space="preserve">Alternativamente, em vez de assegurar a </w:t>
      </w:r>
      <w:r w:rsidRPr="007B37AF">
        <w:rPr>
          <w:sz w:val="20"/>
          <w:szCs w:val="20"/>
        </w:rPr>
        <w:t>consistência</w:t>
      </w:r>
      <w:r w:rsidRPr="00F60009">
        <w:rPr>
          <w:sz w:val="20"/>
          <w:szCs w:val="20"/>
        </w:rPr>
        <w:t>, pode ser assegurado que as demonstrações condensadas representam um resumo adequado das demonstrações auditadas.</w:t>
      </w:r>
    </w:p>
    <w:p w14:paraId="1FDF0FF3" w14:textId="77777777" w:rsidR="00CA6010" w:rsidRPr="00F60009" w:rsidRDefault="00CA6010">
      <w:pPr>
        <w:pStyle w:val="PargrafodaLista"/>
        <w:numPr>
          <w:ilvl w:val="0"/>
          <w:numId w:val="342"/>
        </w:numPr>
        <w:spacing w:after="120" w:line="240" w:lineRule="auto"/>
        <w:ind w:left="284" w:hanging="284"/>
        <w:contextualSpacing w:val="0"/>
        <w:jc w:val="both"/>
        <w:rPr>
          <w:sz w:val="20"/>
          <w:szCs w:val="20"/>
        </w:rPr>
      </w:pPr>
      <w:r w:rsidRPr="00F60009">
        <w:rPr>
          <w:sz w:val="20"/>
          <w:szCs w:val="20"/>
        </w:rPr>
        <w:t>Descrever a estrutura de relatório financeiro aplicada na elaboração das demonstrações contábeis auditadas.</w:t>
      </w:r>
    </w:p>
    <w:p w14:paraId="4B73A296" w14:textId="77777777" w:rsidR="00CA6010" w:rsidRPr="00F60009" w:rsidRDefault="00CA6010">
      <w:pPr>
        <w:pStyle w:val="PargrafodaLista"/>
        <w:numPr>
          <w:ilvl w:val="0"/>
          <w:numId w:val="342"/>
        </w:numPr>
        <w:spacing w:after="120" w:line="240" w:lineRule="auto"/>
        <w:ind w:left="284" w:hanging="284"/>
        <w:contextualSpacing w:val="0"/>
        <w:jc w:val="both"/>
        <w:rPr>
          <w:sz w:val="20"/>
          <w:szCs w:val="20"/>
        </w:rPr>
      </w:pPr>
      <w:r w:rsidRPr="00F60009">
        <w:rPr>
          <w:sz w:val="20"/>
          <w:szCs w:val="20"/>
        </w:rPr>
        <w:t>Nas circunstâncias em que não existe incerteza relevante relacionada com a continuidade operacional, não seria necessário incluir a palavra “outros” na declaração sobre a comunicação dos principais assuntos de auditoria.</w:t>
      </w:r>
    </w:p>
    <w:p w14:paraId="2E312F02" w14:textId="77777777" w:rsidR="00CA6010" w:rsidRPr="00F60009" w:rsidRDefault="00CA6010">
      <w:pPr>
        <w:pStyle w:val="PargrafodaLista"/>
        <w:numPr>
          <w:ilvl w:val="0"/>
          <w:numId w:val="342"/>
        </w:numPr>
        <w:spacing w:after="120" w:line="240" w:lineRule="auto"/>
        <w:ind w:left="284" w:hanging="284"/>
        <w:contextualSpacing w:val="0"/>
        <w:jc w:val="both"/>
        <w:rPr>
          <w:sz w:val="20"/>
          <w:szCs w:val="20"/>
        </w:rPr>
      </w:pPr>
      <w:r w:rsidRPr="00F60009">
        <w:rPr>
          <w:sz w:val="20"/>
          <w:szCs w:val="20"/>
        </w:rPr>
        <w:t>O auditor pode incluir explicações adicionais sobre os principais assuntos de auditoria, se considerá-las úteis para os usuários do relatório do auditor sobre as</w:t>
      </w:r>
      <w:r>
        <w:rPr>
          <w:sz w:val="20"/>
          <w:szCs w:val="20"/>
        </w:rPr>
        <w:t xml:space="preserve"> </w:t>
      </w:r>
      <w:r w:rsidRPr="00F60009">
        <w:rPr>
          <w:sz w:val="20"/>
          <w:szCs w:val="20"/>
        </w:rPr>
        <w:t>demonstrações contábeis condensadas.</w:t>
      </w:r>
    </w:p>
    <w:p w14:paraId="2FE52363" w14:textId="77777777" w:rsidR="00CA6010" w:rsidRPr="00F60009" w:rsidRDefault="00CA6010">
      <w:pPr>
        <w:pStyle w:val="PargrafodaLista"/>
        <w:numPr>
          <w:ilvl w:val="0"/>
          <w:numId w:val="342"/>
        </w:numPr>
        <w:spacing w:after="0" w:line="240" w:lineRule="auto"/>
        <w:ind w:left="284" w:hanging="284"/>
        <w:contextualSpacing w:val="0"/>
        <w:jc w:val="both"/>
        <w:rPr>
          <w:sz w:val="20"/>
          <w:szCs w:val="20"/>
        </w:rPr>
      </w:pPr>
      <w:r w:rsidRPr="00F60009">
        <w:rPr>
          <w:sz w:val="20"/>
          <w:szCs w:val="20"/>
        </w:rPr>
        <w:t>Ou outro título que seja apropriado no contexto da estrutura legal aplicável.</w:t>
      </w:r>
    </w:p>
    <w:p w14:paraId="048B67A2" w14:textId="77777777" w:rsidR="00CA6010" w:rsidRDefault="00CA6010" w:rsidP="00CA6010">
      <w:pPr>
        <w:jc w:val="both"/>
      </w:pPr>
    </w:p>
    <w:p w14:paraId="73135D15" w14:textId="77777777" w:rsidR="00CA6010" w:rsidRPr="003C04E1" w:rsidRDefault="00CA6010" w:rsidP="00CA6010">
      <w:pPr>
        <w:jc w:val="both"/>
      </w:pPr>
    </w:p>
    <w:p w14:paraId="48E6E76A" w14:textId="77777777" w:rsidR="00CA6010" w:rsidRDefault="00CA6010" w:rsidP="00CA6010">
      <w:pPr>
        <w:spacing w:after="120"/>
        <w:jc w:val="both"/>
      </w:pPr>
      <w:r w:rsidRPr="003C04E1">
        <w:rPr>
          <w:b/>
        </w:rPr>
        <w:t>Exemplo 2</w:t>
      </w:r>
      <w:r w:rsidRPr="003C04E1">
        <w:t>: As circunstâncias incluem o seguinte:</w:t>
      </w:r>
    </w:p>
    <w:p w14:paraId="5D489FDA"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Uma opinião sem modificação foi expressa sobre as demonstrações contábeis auditadas.</w:t>
      </w:r>
    </w:p>
    <w:p w14:paraId="46295FF0"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 xml:space="preserve">Os critérios são desenvolvidos pela administração e adequadamente divulgados na </w:t>
      </w:r>
      <w:r>
        <w:t>N</w:t>
      </w:r>
      <w:r w:rsidRPr="003C04E1">
        <w:t xml:space="preserve">ota </w:t>
      </w:r>
      <w:r>
        <w:t>E</w:t>
      </w:r>
      <w:r w:rsidRPr="003C04E1">
        <w:t>xplicativa X. O auditor determinou que os critérios aplicados são aceitáveis nas circunstâncias.</w:t>
      </w:r>
    </w:p>
    <w:p w14:paraId="3C5249B0"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O relatório do auditor independente sobre as demonstrações contábeis condensadas tem a mesma data que o relatório do auditor independente sobre as demonstrações contábeis das quais as demonstrações contábeis condensadas derivam.</w:t>
      </w:r>
    </w:p>
    <w:p w14:paraId="3BE1B410" w14:textId="77777777" w:rsidR="00CA6010" w:rsidRPr="003C04E1" w:rsidRDefault="00CA6010">
      <w:pPr>
        <w:pStyle w:val="PargrafodaLista"/>
        <w:numPr>
          <w:ilvl w:val="0"/>
          <w:numId w:val="350"/>
        </w:numPr>
        <w:spacing w:after="0" w:line="240" w:lineRule="auto"/>
        <w:ind w:left="284" w:hanging="284"/>
        <w:jc w:val="both"/>
      </w:pPr>
      <w:r w:rsidRPr="003C04E1">
        <w:t>O relatório do auditor independente sobre as demonstrações contábeis auditadas inclui uma declaração que descreve distorção relevante não corrigida das outras informações.</w:t>
      </w:r>
      <w:r>
        <w:t xml:space="preserve"> </w:t>
      </w:r>
      <w:r w:rsidRPr="003C04E1">
        <w:t xml:space="preserve">As outras informações às quais essa distorção relevante não corrigida está relacionada também são informações incluídas </w:t>
      </w:r>
      <w:r>
        <w:t>no</w:t>
      </w:r>
      <w:r w:rsidRPr="003C04E1">
        <w:t xml:space="preserve"> documento que contém demonstrações contábeis condensadas e o respectivo relatório do auditor independente.</w:t>
      </w:r>
    </w:p>
    <w:p w14:paraId="5CC59C75" w14:textId="77777777" w:rsidR="00CA6010" w:rsidRPr="003C04E1" w:rsidRDefault="00CA6010" w:rsidP="00CA6010">
      <w:pPr>
        <w:jc w:val="both"/>
      </w:pPr>
    </w:p>
    <w:p w14:paraId="24101BC2" w14:textId="77777777" w:rsidR="00CA6010" w:rsidRPr="003C04E1" w:rsidRDefault="00CA6010" w:rsidP="00CA6010">
      <w:pPr>
        <w:jc w:val="both"/>
      </w:pPr>
      <w:r w:rsidRPr="00A80762">
        <w:rPr>
          <w:b/>
        </w:rPr>
        <w:t>RELATÓRIO DO AUDITOR INDEPENDENTE SOBRE AS DEMONSTRAÇÕES CONTÁBEIS CONDENSADAS</w:t>
      </w:r>
    </w:p>
    <w:p w14:paraId="1905A07E" w14:textId="77777777" w:rsidR="00CA6010" w:rsidRPr="003C04E1" w:rsidRDefault="00CA6010" w:rsidP="00CA6010">
      <w:pPr>
        <w:jc w:val="both"/>
      </w:pPr>
    </w:p>
    <w:p w14:paraId="07EAD266" w14:textId="77777777" w:rsidR="00CA6010" w:rsidRPr="003C04E1" w:rsidRDefault="00CA6010" w:rsidP="00CA6010">
      <w:pPr>
        <w:jc w:val="both"/>
      </w:pPr>
      <w:r>
        <w:t>(</w:t>
      </w:r>
      <w:r w:rsidRPr="003C04E1">
        <w:t>Destinatário apropriado</w:t>
      </w:r>
      <w:r>
        <w:t>)</w:t>
      </w:r>
    </w:p>
    <w:p w14:paraId="5696579D" w14:textId="77777777" w:rsidR="00CA6010" w:rsidRPr="003C04E1" w:rsidRDefault="00CA6010" w:rsidP="00CA6010">
      <w:pPr>
        <w:jc w:val="both"/>
      </w:pPr>
    </w:p>
    <w:p w14:paraId="60AC0397" w14:textId="77777777" w:rsidR="00CA6010" w:rsidRPr="003C04E1" w:rsidRDefault="00CA6010" w:rsidP="00CA6010">
      <w:pPr>
        <w:jc w:val="both"/>
        <w:rPr>
          <w:b/>
        </w:rPr>
      </w:pPr>
      <w:r w:rsidRPr="003C04E1">
        <w:rPr>
          <w:b/>
        </w:rPr>
        <w:t>Opinião</w:t>
      </w:r>
    </w:p>
    <w:p w14:paraId="4212A4BA" w14:textId="77777777" w:rsidR="00CA6010" w:rsidRPr="003C04E1" w:rsidRDefault="00CA6010" w:rsidP="00CA6010">
      <w:pPr>
        <w:jc w:val="both"/>
      </w:pPr>
    </w:p>
    <w:p w14:paraId="60464A7C" w14:textId="77777777" w:rsidR="00CA6010" w:rsidRPr="003C04E1" w:rsidRDefault="00CA6010" w:rsidP="00CA6010">
      <w:pPr>
        <w:jc w:val="both"/>
      </w:pPr>
      <w:r w:rsidRPr="003C04E1">
        <w:t>As demonstrações contábeis condensadas, que compreendem o balanço patrimonial condensado</w:t>
      </w:r>
      <w:r>
        <w:t>,</w:t>
      </w:r>
      <w:r w:rsidRPr="003C04E1">
        <w:t xml:space="preserve"> em 31 de dezembro de 20X1</w:t>
      </w:r>
      <w:r>
        <w:t>,</w:t>
      </w:r>
      <w:r w:rsidRPr="003C04E1">
        <w:t xml:space="preserve"> e as respectivas demonstrações condensadas do resultado, das mutações do patrimônio líquido e dos fluxos de caixa para o exercício findo nessa data, assim como as respectivas notas explicativas, são derivadas das demonstrações contábeis auditadas da Companhia ABC para o exercício findo em 31 de dezembro de 20X1.</w:t>
      </w:r>
    </w:p>
    <w:p w14:paraId="03A46BDD" w14:textId="77777777" w:rsidR="00CA6010" w:rsidRPr="003C04E1" w:rsidRDefault="00CA6010" w:rsidP="00CA6010">
      <w:pPr>
        <w:jc w:val="both"/>
      </w:pPr>
    </w:p>
    <w:p w14:paraId="55CAB794" w14:textId="77777777" w:rsidR="00CA6010" w:rsidRPr="003C04E1" w:rsidRDefault="00CA6010" w:rsidP="00CA6010">
      <w:pPr>
        <w:jc w:val="both"/>
      </w:pPr>
      <w:r w:rsidRPr="003C04E1">
        <w:t>Em nossa opinião, as demonstrações contábeis condensadas acima referidas</w:t>
      </w:r>
      <w:r>
        <w:t xml:space="preserve"> </w:t>
      </w:r>
      <w:r w:rsidRPr="003C04E1">
        <w:t xml:space="preserve">são </w:t>
      </w:r>
      <w:r w:rsidRPr="007B37AF">
        <w:t>consistentes</w:t>
      </w:r>
      <w:r w:rsidRPr="00A80762">
        <w:rPr>
          <w:vertAlign w:val="superscript"/>
        </w:rPr>
        <w:t>(1)</w:t>
      </w:r>
      <w:r w:rsidRPr="003C04E1">
        <w:t>, em todos os aspectos relevantes, com as demonstrações contábeis auditadas de acordo com a base descrita na Nota Explicativa X.</w:t>
      </w:r>
    </w:p>
    <w:p w14:paraId="5CF18EBE" w14:textId="77777777" w:rsidR="00CA6010" w:rsidRPr="003C04E1" w:rsidRDefault="00CA6010" w:rsidP="00CA6010">
      <w:pPr>
        <w:jc w:val="both"/>
      </w:pPr>
    </w:p>
    <w:p w14:paraId="39FDF108" w14:textId="77777777" w:rsidR="00CA6010" w:rsidRPr="003C04E1" w:rsidRDefault="00CA6010" w:rsidP="00CA6010">
      <w:pPr>
        <w:jc w:val="both"/>
        <w:rPr>
          <w:b/>
        </w:rPr>
      </w:pPr>
      <w:r w:rsidRPr="003C04E1">
        <w:rPr>
          <w:b/>
        </w:rPr>
        <w:t>Demonstrações contábeis condensadas</w:t>
      </w:r>
    </w:p>
    <w:p w14:paraId="5E1489DC" w14:textId="77777777" w:rsidR="00CA6010" w:rsidRPr="003C04E1" w:rsidRDefault="00CA6010" w:rsidP="00CA6010">
      <w:pPr>
        <w:jc w:val="both"/>
      </w:pPr>
    </w:p>
    <w:p w14:paraId="54F9A17A" w14:textId="77777777" w:rsidR="00CA6010" w:rsidRPr="003C04E1" w:rsidRDefault="00CA6010" w:rsidP="00CA6010">
      <w:pPr>
        <w:jc w:val="both"/>
      </w:pPr>
      <w:r w:rsidRPr="003C04E1">
        <w:t>As demonstrações contábeis condensadas não contemplam todas as divulgações requeridas pelas práticas contábeis adotadas no Brasil</w:t>
      </w:r>
      <w:r w:rsidRPr="00A80762">
        <w:rPr>
          <w:vertAlign w:val="superscript"/>
        </w:rPr>
        <w:t>(2)</w:t>
      </w:r>
      <w:r w:rsidRPr="003C04E1">
        <w:t>. Portanto, a leitura das demonstrações contábeis condensadas e o respectivo relatório do auditor independente não substitu</w:t>
      </w:r>
      <w:r>
        <w:t>em</w:t>
      </w:r>
      <w:r w:rsidRPr="003C04E1">
        <w:t xml:space="preserve"> a leitura das demonstrações contábeis auditadas e o respectivo relatório do auditor independente.</w:t>
      </w:r>
    </w:p>
    <w:p w14:paraId="07B49606" w14:textId="77777777" w:rsidR="00CA6010" w:rsidRPr="003C04E1" w:rsidRDefault="00CA6010" w:rsidP="00CA6010">
      <w:pPr>
        <w:jc w:val="both"/>
      </w:pPr>
    </w:p>
    <w:p w14:paraId="35EC0958" w14:textId="77777777" w:rsidR="00CA6010" w:rsidRPr="003C04E1" w:rsidRDefault="00CA6010" w:rsidP="00CA6010">
      <w:pPr>
        <w:jc w:val="both"/>
        <w:rPr>
          <w:b/>
        </w:rPr>
      </w:pPr>
      <w:r w:rsidRPr="003C04E1">
        <w:rPr>
          <w:b/>
        </w:rPr>
        <w:t>Demonstrações contábeis auditadas e respectivo relatório do auditor</w:t>
      </w:r>
    </w:p>
    <w:p w14:paraId="3B2F5268" w14:textId="77777777" w:rsidR="00CA6010" w:rsidRPr="003C04E1" w:rsidRDefault="00CA6010" w:rsidP="00CA6010">
      <w:pPr>
        <w:jc w:val="both"/>
      </w:pPr>
    </w:p>
    <w:p w14:paraId="217926AA" w14:textId="77777777" w:rsidR="00CA6010" w:rsidRDefault="00CA6010" w:rsidP="00CA6010">
      <w:pPr>
        <w:jc w:val="both"/>
      </w:pPr>
      <w:r w:rsidRPr="003C04E1">
        <w:t xml:space="preserve">Expressamos opinião de auditoria sem modificação sobre as demonstrações contábeis auditadas em nosso relatório com data de 15 de fevereiro de 20X2. </w:t>
      </w:r>
      <w:r>
        <w:t>(</w:t>
      </w:r>
      <w:r w:rsidRPr="003C04E1">
        <w:t>As demonstrações contábeis auditadas estão incluídas no Relatório Anual de 20X1. O relatório do auditor independente sobre as demonstrações contábeis auditadas inclui uma declaração que descreve distorção relevante não corrigida das outras informações, especificamente na Análise Gerencial da Administração, contida no Relatório Anual.</w:t>
      </w:r>
      <w:r>
        <w:t xml:space="preserve"> </w:t>
      </w:r>
      <w:r w:rsidRPr="003C04E1">
        <w:t>A Análise Gerencial da Administração e a distorção relevante não corrigida das outras informações nela incluída também estão contidas no Relatório Anual Condensado de 20X1</w:t>
      </w:r>
      <w:r>
        <w:t>).</w:t>
      </w:r>
    </w:p>
    <w:p w14:paraId="3FCD1B27" w14:textId="77777777" w:rsidR="00CA6010" w:rsidRPr="003C04E1" w:rsidRDefault="00CA6010" w:rsidP="00CA6010">
      <w:pPr>
        <w:jc w:val="both"/>
      </w:pPr>
    </w:p>
    <w:p w14:paraId="3A978760" w14:textId="77777777" w:rsidR="00CA6010" w:rsidRPr="003C04E1" w:rsidRDefault="00CA6010" w:rsidP="00CA6010">
      <w:pPr>
        <w:jc w:val="both"/>
      </w:pPr>
      <w:r>
        <w:t>(</w:t>
      </w:r>
      <w:r w:rsidRPr="003C04E1">
        <w:t>Descrever a distorção relevante não corrigida das outras informações</w:t>
      </w:r>
      <w:r>
        <w:t>)</w:t>
      </w:r>
      <w:r w:rsidRPr="003C04E1">
        <w:t>.</w:t>
      </w:r>
    </w:p>
    <w:p w14:paraId="62315067" w14:textId="77777777" w:rsidR="00CA6010" w:rsidRPr="003C04E1" w:rsidRDefault="00CA6010" w:rsidP="00CA6010">
      <w:pPr>
        <w:jc w:val="both"/>
      </w:pPr>
    </w:p>
    <w:p w14:paraId="18E67A27" w14:textId="77777777" w:rsidR="00CA6010" w:rsidRPr="003C04E1" w:rsidRDefault="00CA6010" w:rsidP="00CA6010">
      <w:pPr>
        <w:jc w:val="both"/>
        <w:rPr>
          <w:b/>
        </w:rPr>
      </w:pPr>
      <w:r w:rsidRPr="003C04E1">
        <w:rPr>
          <w:b/>
        </w:rPr>
        <w:t xml:space="preserve">Responsabilidade da administração da </w:t>
      </w:r>
      <w:r>
        <w:rPr>
          <w:b/>
        </w:rPr>
        <w:t>c</w:t>
      </w:r>
      <w:r w:rsidRPr="003C04E1">
        <w:rPr>
          <w:b/>
        </w:rPr>
        <w:t>ompanhia sobre as demonstrações contábeis condensadas</w:t>
      </w:r>
      <w:r w:rsidRPr="00A80762">
        <w:rPr>
          <w:b/>
          <w:vertAlign w:val="superscript"/>
        </w:rPr>
        <w:t>(3)</w:t>
      </w:r>
    </w:p>
    <w:p w14:paraId="5CE8F1DF" w14:textId="77777777" w:rsidR="00CA6010" w:rsidRPr="003C04E1" w:rsidRDefault="00CA6010" w:rsidP="00CA6010">
      <w:pPr>
        <w:jc w:val="both"/>
      </w:pPr>
    </w:p>
    <w:p w14:paraId="6F93F1B1" w14:textId="77777777" w:rsidR="00CA6010" w:rsidRPr="003C04E1" w:rsidRDefault="00CA6010" w:rsidP="00CA6010">
      <w:pPr>
        <w:jc w:val="both"/>
      </w:pPr>
      <w:r w:rsidRPr="003C04E1">
        <w:t xml:space="preserve">A administração da </w:t>
      </w:r>
      <w:r>
        <w:t>c</w:t>
      </w:r>
      <w:r w:rsidRPr="003C04E1">
        <w:t xml:space="preserve">ompanhia é responsável pela elaboração das demonstrações contábeis condensadas, de acordo com a base descrita na </w:t>
      </w:r>
      <w:r>
        <w:t>N</w:t>
      </w:r>
      <w:r w:rsidRPr="003C04E1">
        <w:t xml:space="preserve">ota </w:t>
      </w:r>
      <w:r>
        <w:t>E</w:t>
      </w:r>
      <w:r w:rsidRPr="003C04E1">
        <w:t>xplicativa X.</w:t>
      </w:r>
    </w:p>
    <w:p w14:paraId="19AC12E8" w14:textId="77777777" w:rsidR="00CA6010" w:rsidRPr="003C04E1" w:rsidRDefault="00CA6010" w:rsidP="00CA6010">
      <w:pPr>
        <w:jc w:val="both"/>
      </w:pPr>
    </w:p>
    <w:p w14:paraId="795E0EA4" w14:textId="77777777" w:rsidR="00CA6010" w:rsidRPr="003C04E1" w:rsidRDefault="00CA6010" w:rsidP="00CA6010">
      <w:pPr>
        <w:jc w:val="both"/>
        <w:rPr>
          <w:b/>
        </w:rPr>
      </w:pPr>
      <w:r w:rsidRPr="003C04E1">
        <w:rPr>
          <w:b/>
        </w:rPr>
        <w:t>Responsabilidade do auditor</w:t>
      </w:r>
    </w:p>
    <w:p w14:paraId="2864AAE8" w14:textId="77777777" w:rsidR="00CA6010" w:rsidRPr="003C04E1" w:rsidRDefault="00CA6010" w:rsidP="00CA6010">
      <w:pPr>
        <w:jc w:val="both"/>
        <w:rPr>
          <w:b/>
        </w:rPr>
      </w:pPr>
    </w:p>
    <w:p w14:paraId="38FD4D8A" w14:textId="77777777" w:rsidR="00CA6010" w:rsidRPr="003C04E1" w:rsidRDefault="00CA6010" w:rsidP="00CA6010">
      <w:pPr>
        <w:jc w:val="both"/>
      </w:pPr>
      <w:r w:rsidRPr="003C04E1">
        <w:t xml:space="preserve">Nossa responsabilidade é a de expressar uma opinião sobre se essas demonstrações contábeis condensadas são </w:t>
      </w:r>
      <w:r w:rsidRPr="007B37AF">
        <w:t>consistentes</w:t>
      </w:r>
      <w:r w:rsidRPr="003C04E1">
        <w:t>, em todos os aspectos relevantes, com as demonstrações contábeis auditadas com base em nossos procedimentos, que foram conduzidos de acordo com a NBC TA 810 – Trabalhos para a Emissão de Relatório sobre Demonstrações Contábeis Condensadas.</w:t>
      </w:r>
    </w:p>
    <w:p w14:paraId="68947701" w14:textId="77777777" w:rsidR="00CA6010" w:rsidRPr="003C04E1" w:rsidRDefault="00CA6010" w:rsidP="00CA6010">
      <w:pPr>
        <w:jc w:val="both"/>
      </w:pPr>
    </w:p>
    <w:p w14:paraId="22A65355" w14:textId="77777777" w:rsidR="00CA6010" w:rsidRPr="003C04E1" w:rsidRDefault="00CA6010" w:rsidP="00CA6010">
      <w:pPr>
        <w:jc w:val="both"/>
      </w:pPr>
      <w:r w:rsidRPr="003C04E1">
        <w:t>[Local (localidade do escritório de auditoria que emitiu o relatório) e data do relatório do auditor independente]</w:t>
      </w:r>
    </w:p>
    <w:p w14:paraId="61D7A1EB" w14:textId="77777777" w:rsidR="00CA6010" w:rsidRPr="003C04E1" w:rsidRDefault="00CA6010" w:rsidP="00CA6010">
      <w:pPr>
        <w:jc w:val="both"/>
      </w:pPr>
      <w:r w:rsidRPr="003C04E1">
        <w:t>[Nome do auditor independente (pessoa física ou jurídica</w:t>
      </w:r>
      <w:r>
        <w:t>)</w:t>
      </w:r>
      <w:r w:rsidRPr="003C04E1">
        <w:t>]</w:t>
      </w:r>
    </w:p>
    <w:p w14:paraId="286B9D7F" w14:textId="77777777" w:rsidR="00CA6010" w:rsidRPr="003C04E1" w:rsidRDefault="00CA6010" w:rsidP="00CA6010">
      <w:pPr>
        <w:jc w:val="both"/>
      </w:pPr>
      <w:r w:rsidRPr="003C04E1">
        <w:t>[Nome do profissional (sócio ou responsável técnico, no caso de o auditor ser pessoa jurídica)]</w:t>
      </w:r>
    </w:p>
    <w:p w14:paraId="4385E4E8" w14:textId="77777777" w:rsidR="00CA6010" w:rsidRPr="003C04E1" w:rsidRDefault="00CA6010" w:rsidP="00CA6010">
      <w:pPr>
        <w:jc w:val="both"/>
      </w:pPr>
      <w:r w:rsidRPr="003C04E1">
        <w:t>[Número de registro no CRC</w:t>
      </w:r>
      <w:r>
        <w:t xml:space="preserve"> </w:t>
      </w:r>
      <w:r w:rsidRPr="003C04E1">
        <w:t>da firma de auditoria e do profissional que assina o relatório]</w:t>
      </w:r>
    </w:p>
    <w:p w14:paraId="02AB74F9" w14:textId="77777777" w:rsidR="00CA6010" w:rsidRPr="003C04E1" w:rsidRDefault="00CA6010" w:rsidP="00CA6010">
      <w:pPr>
        <w:jc w:val="both"/>
      </w:pPr>
      <w:r w:rsidRPr="003C04E1">
        <w:t>[Assinatura do auditor independente]</w:t>
      </w:r>
    </w:p>
    <w:p w14:paraId="06B31C06" w14:textId="77777777" w:rsidR="00CA6010" w:rsidRPr="003C04E1" w:rsidRDefault="00CA6010" w:rsidP="00CA6010">
      <w:pPr>
        <w:jc w:val="both"/>
      </w:pPr>
    </w:p>
    <w:p w14:paraId="2046C210" w14:textId="77777777" w:rsidR="00CA6010" w:rsidRPr="00F60009" w:rsidRDefault="00CA6010">
      <w:pPr>
        <w:pStyle w:val="PargrafodaLista"/>
        <w:numPr>
          <w:ilvl w:val="0"/>
          <w:numId w:val="343"/>
        </w:numPr>
        <w:spacing w:after="120" w:line="240" w:lineRule="auto"/>
        <w:ind w:left="284" w:hanging="284"/>
        <w:contextualSpacing w:val="0"/>
        <w:jc w:val="both"/>
        <w:rPr>
          <w:sz w:val="20"/>
          <w:szCs w:val="20"/>
        </w:rPr>
      </w:pPr>
      <w:r w:rsidRPr="00F60009">
        <w:rPr>
          <w:sz w:val="20"/>
          <w:szCs w:val="20"/>
        </w:rPr>
        <w:t>Alternativamente, em vez de assegurar a consistência, pode ser assegurado que as demonstrações condensadas representam um resumo adequado das demonstrações auditadas.</w:t>
      </w:r>
    </w:p>
    <w:p w14:paraId="558FACE7" w14:textId="77777777" w:rsidR="00CA6010" w:rsidRPr="00F60009" w:rsidRDefault="00CA6010">
      <w:pPr>
        <w:pStyle w:val="PargrafodaLista"/>
        <w:numPr>
          <w:ilvl w:val="0"/>
          <w:numId w:val="343"/>
        </w:numPr>
        <w:spacing w:after="120" w:line="240" w:lineRule="auto"/>
        <w:ind w:left="284" w:hanging="284"/>
        <w:contextualSpacing w:val="0"/>
        <w:jc w:val="both"/>
        <w:rPr>
          <w:sz w:val="20"/>
          <w:szCs w:val="20"/>
        </w:rPr>
      </w:pPr>
      <w:r w:rsidRPr="00F60009">
        <w:rPr>
          <w:sz w:val="20"/>
          <w:szCs w:val="20"/>
        </w:rPr>
        <w:t>Descrever a estrutura de relatório financeiro aplicada na elaboração das demonstrações contábeis auditadas.</w:t>
      </w:r>
    </w:p>
    <w:p w14:paraId="03E9075B" w14:textId="77777777" w:rsidR="00CA6010" w:rsidRPr="00F60009" w:rsidRDefault="00CA6010">
      <w:pPr>
        <w:pStyle w:val="PargrafodaLista"/>
        <w:numPr>
          <w:ilvl w:val="0"/>
          <w:numId w:val="343"/>
        </w:numPr>
        <w:spacing w:after="0" w:line="240" w:lineRule="auto"/>
        <w:ind w:left="284" w:hanging="284"/>
        <w:contextualSpacing w:val="0"/>
        <w:jc w:val="both"/>
        <w:rPr>
          <w:sz w:val="20"/>
          <w:szCs w:val="20"/>
        </w:rPr>
      </w:pPr>
      <w:r w:rsidRPr="00F60009">
        <w:rPr>
          <w:sz w:val="20"/>
          <w:szCs w:val="20"/>
        </w:rPr>
        <w:t>Ou outro título que seja apropriado no contexto da estrutura legal aplicável.</w:t>
      </w:r>
    </w:p>
    <w:p w14:paraId="1DCBD95F" w14:textId="77777777" w:rsidR="00CA6010" w:rsidRDefault="00CA6010" w:rsidP="00CA6010">
      <w:pPr>
        <w:jc w:val="both"/>
      </w:pPr>
    </w:p>
    <w:p w14:paraId="305EC48A" w14:textId="77777777" w:rsidR="00CA6010" w:rsidRPr="003C04E1" w:rsidRDefault="00CA6010" w:rsidP="00CA6010">
      <w:pPr>
        <w:jc w:val="both"/>
      </w:pPr>
    </w:p>
    <w:p w14:paraId="3EA6B05C" w14:textId="77777777" w:rsidR="00CA6010" w:rsidRDefault="00CA6010" w:rsidP="00CA6010">
      <w:pPr>
        <w:spacing w:after="120"/>
        <w:jc w:val="both"/>
      </w:pPr>
      <w:r w:rsidRPr="003C04E1">
        <w:rPr>
          <w:b/>
        </w:rPr>
        <w:t>Exemplo 3</w:t>
      </w:r>
      <w:r w:rsidRPr="003C04E1">
        <w:t>: As circunstâncias incluem o seguinte:</w:t>
      </w:r>
    </w:p>
    <w:p w14:paraId="1BC8852D"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Uma opinião com ressalva foi expressa sobre as demonstrações contábeis auditadas.</w:t>
      </w:r>
    </w:p>
    <w:p w14:paraId="76A9DB52"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 xml:space="preserve">Os critérios são desenvolvidos pela administração e adequadamente divulgados na </w:t>
      </w:r>
      <w:r>
        <w:t>N</w:t>
      </w:r>
      <w:r w:rsidRPr="003C04E1">
        <w:t xml:space="preserve">ota </w:t>
      </w:r>
      <w:r>
        <w:t>E</w:t>
      </w:r>
      <w:r w:rsidRPr="003C04E1">
        <w:t>xplicativa X. O auditor determinou que os critérios aplicados são aceitáveis nas circunstâncias.</w:t>
      </w:r>
    </w:p>
    <w:p w14:paraId="6D4FE008" w14:textId="77777777" w:rsidR="00CA6010" w:rsidRPr="003C04E1" w:rsidRDefault="00CA6010">
      <w:pPr>
        <w:pStyle w:val="PargrafodaLista"/>
        <w:numPr>
          <w:ilvl w:val="0"/>
          <w:numId w:val="350"/>
        </w:numPr>
        <w:spacing w:after="0" w:line="240" w:lineRule="auto"/>
        <w:ind w:left="284" w:hanging="284"/>
        <w:jc w:val="both"/>
      </w:pPr>
      <w:r w:rsidRPr="003C04E1">
        <w:t>O relatório do auditor independente sobre as demonstrações contábeis condensadas tem a mesma data que o relatório do auditor independente sobre as demonstrações contábeis das quais as demonstrações contábeis condensadas derivam.</w:t>
      </w:r>
    </w:p>
    <w:p w14:paraId="2C528DDD" w14:textId="77777777" w:rsidR="00CA6010" w:rsidRPr="003C04E1" w:rsidRDefault="00CA6010" w:rsidP="00CA6010">
      <w:pPr>
        <w:jc w:val="both"/>
      </w:pPr>
    </w:p>
    <w:p w14:paraId="761933F8" w14:textId="77777777" w:rsidR="00CA6010" w:rsidRPr="001172D5" w:rsidRDefault="00CA6010" w:rsidP="00CA6010">
      <w:pPr>
        <w:jc w:val="both"/>
        <w:rPr>
          <w:b/>
        </w:rPr>
      </w:pPr>
      <w:r w:rsidRPr="00A80762">
        <w:rPr>
          <w:b/>
        </w:rPr>
        <w:t xml:space="preserve">RELATÓRIO DO AUDITOR INDEPENDENTE SOBRE AS DEMONSTRAÇÕES CONTÁBEIS </w:t>
      </w:r>
      <w:r w:rsidRPr="001172D5">
        <w:rPr>
          <w:b/>
        </w:rPr>
        <w:t>CONDENSADAS</w:t>
      </w:r>
    </w:p>
    <w:p w14:paraId="3FEBA562" w14:textId="77777777" w:rsidR="00CA6010" w:rsidRPr="003C04E1" w:rsidRDefault="00CA6010" w:rsidP="00CA6010">
      <w:pPr>
        <w:jc w:val="both"/>
      </w:pPr>
    </w:p>
    <w:p w14:paraId="4E3476D8" w14:textId="77777777" w:rsidR="00CA6010" w:rsidRPr="003C04E1" w:rsidRDefault="00CA6010" w:rsidP="00CA6010">
      <w:pPr>
        <w:jc w:val="both"/>
      </w:pPr>
      <w:r>
        <w:t>(</w:t>
      </w:r>
      <w:r w:rsidRPr="003C04E1">
        <w:t>Destinatário apropriado</w:t>
      </w:r>
      <w:r>
        <w:t>)</w:t>
      </w:r>
    </w:p>
    <w:p w14:paraId="4DC018EE" w14:textId="77777777" w:rsidR="00CA6010" w:rsidRPr="003C04E1" w:rsidRDefault="00CA6010" w:rsidP="00CA6010">
      <w:pPr>
        <w:jc w:val="both"/>
      </w:pPr>
    </w:p>
    <w:p w14:paraId="5D8941D8" w14:textId="77777777" w:rsidR="00CA6010" w:rsidRPr="003C04E1" w:rsidRDefault="00CA6010" w:rsidP="00CA6010">
      <w:pPr>
        <w:jc w:val="both"/>
        <w:rPr>
          <w:b/>
        </w:rPr>
      </w:pPr>
      <w:r w:rsidRPr="003C04E1">
        <w:rPr>
          <w:b/>
        </w:rPr>
        <w:t>Opinião</w:t>
      </w:r>
    </w:p>
    <w:p w14:paraId="75AFDE12" w14:textId="77777777" w:rsidR="00CA6010" w:rsidRPr="003C04E1" w:rsidRDefault="00CA6010" w:rsidP="00CA6010">
      <w:pPr>
        <w:jc w:val="both"/>
      </w:pPr>
    </w:p>
    <w:p w14:paraId="76E75A3D" w14:textId="77777777" w:rsidR="00CA6010" w:rsidRDefault="00CA6010" w:rsidP="00CA6010">
      <w:pPr>
        <w:jc w:val="both"/>
      </w:pPr>
      <w:r w:rsidRPr="003C04E1">
        <w:t>As demonstrações contábeis condensadas, que compreendem o balanço patrimonial condensado</w:t>
      </w:r>
      <w:r>
        <w:t>,</w:t>
      </w:r>
      <w:r w:rsidRPr="003C04E1">
        <w:t xml:space="preserve"> em 31 de dezembro de 20X1</w:t>
      </w:r>
      <w:r>
        <w:t>,</w:t>
      </w:r>
      <w:r w:rsidRPr="003C04E1">
        <w:t xml:space="preserve"> e as respectivas demonstrações condensadas do resultado, das mutações do patrimônio líquido e dos fluxos de caixa para o exercício findo nessa data, assim como as respectivas notas explicativas, são derivadas das demonstrações contábeis auditadas da Companhia ABC (</w:t>
      </w:r>
      <w:r>
        <w:t>c</w:t>
      </w:r>
      <w:r w:rsidRPr="003C04E1">
        <w:t>ompanhia) para o exercício findo em 31 de dezembro de 20X1. Expressamos opinião com ressalva sobre essas demonstrações contábeis completas em nosso relatório com data de 15 de fevereiro de 20X2</w:t>
      </w:r>
      <w:r w:rsidRPr="00A80762">
        <w:rPr>
          <w:vertAlign w:val="superscript"/>
        </w:rPr>
        <w:t>(1)</w:t>
      </w:r>
      <w:r>
        <w:t>.</w:t>
      </w:r>
    </w:p>
    <w:p w14:paraId="247DC030" w14:textId="77777777" w:rsidR="00CA6010" w:rsidRPr="003C04E1" w:rsidRDefault="00CA6010" w:rsidP="00CA6010">
      <w:pPr>
        <w:jc w:val="both"/>
      </w:pPr>
    </w:p>
    <w:p w14:paraId="0742A5D1" w14:textId="77777777" w:rsidR="00CA6010" w:rsidRPr="003C04E1" w:rsidRDefault="00CA6010" w:rsidP="00CA6010">
      <w:pPr>
        <w:jc w:val="both"/>
      </w:pPr>
      <w:r w:rsidRPr="003C04E1">
        <w:t>Em nossa opinião, as demonstrações contábeis condensadas acima referidas</w:t>
      </w:r>
      <w:r>
        <w:t xml:space="preserve"> </w:t>
      </w:r>
      <w:r w:rsidRPr="003C04E1">
        <w:t xml:space="preserve">são </w:t>
      </w:r>
      <w:r w:rsidRPr="007B37AF">
        <w:t>consistentes</w:t>
      </w:r>
      <w:r w:rsidRPr="00A80762">
        <w:rPr>
          <w:vertAlign w:val="superscript"/>
        </w:rPr>
        <w:t>(2)</w:t>
      </w:r>
      <w:r w:rsidRPr="003C04E1">
        <w:t xml:space="preserve">, em todos os aspectos relevantes, com as demonstrações contábeis auditadas de acordo com a base descrita na </w:t>
      </w:r>
      <w:r>
        <w:t>N</w:t>
      </w:r>
      <w:r w:rsidRPr="003C04E1">
        <w:t xml:space="preserve">ota </w:t>
      </w:r>
      <w:r>
        <w:t>E</w:t>
      </w:r>
      <w:r w:rsidRPr="003C04E1">
        <w:t xml:space="preserve">xplicativa X. Entretanto, as demonstrações contábeis condensadas apresentam distorções equivalentes às distorções apresentadas pelas demonstrações contábeis completas auditadas da </w:t>
      </w:r>
      <w:r>
        <w:t>c</w:t>
      </w:r>
      <w:r w:rsidRPr="003C04E1">
        <w:t>ompanhia para o exercício findo em 31 de dezembro de 20X1.</w:t>
      </w:r>
    </w:p>
    <w:p w14:paraId="22DFF521" w14:textId="77777777" w:rsidR="00CA6010" w:rsidRPr="003C04E1" w:rsidRDefault="00CA6010" w:rsidP="00CA6010">
      <w:pPr>
        <w:jc w:val="both"/>
      </w:pPr>
    </w:p>
    <w:p w14:paraId="04CBC14B" w14:textId="77777777" w:rsidR="00CA6010" w:rsidRPr="003C04E1" w:rsidRDefault="00CA6010" w:rsidP="00CA6010">
      <w:pPr>
        <w:jc w:val="both"/>
        <w:rPr>
          <w:b/>
        </w:rPr>
      </w:pPr>
      <w:r w:rsidRPr="003C04E1">
        <w:rPr>
          <w:b/>
        </w:rPr>
        <w:t>Demonstrações contábeis condensadas</w:t>
      </w:r>
    </w:p>
    <w:p w14:paraId="17C3069B" w14:textId="77777777" w:rsidR="00CA6010" w:rsidRPr="003C04E1" w:rsidRDefault="00CA6010" w:rsidP="00CA6010">
      <w:pPr>
        <w:jc w:val="both"/>
      </w:pPr>
    </w:p>
    <w:p w14:paraId="2FE1302B" w14:textId="77777777" w:rsidR="00CA6010" w:rsidRPr="003C04E1" w:rsidRDefault="00CA6010" w:rsidP="00CA6010">
      <w:pPr>
        <w:jc w:val="both"/>
      </w:pPr>
      <w:r w:rsidRPr="003C04E1">
        <w:t>As demonstrações contábeis condensadas não contemplam todas as divulgações requeridas pelas práticas contábeis adotadas no Brasil</w:t>
      </w:r>
      <w:r w:rsidRPr="00A80762">
        <w:rPr>
          <w:vertAlign w:val="superscript"/>
        </w:rPr>
        <w:t>(3)</w:t>
      </w:r>
      <w:r w:rsidRPr="003C04E1">
        <w:t>. Portanto, a leitura das demonstrações contábeis condensadas e o respectivo relatório do auditor independente não substitu</w:t>
      </w:r>
      <w:r>
        <w:t>em</w:t>
      </w:r>
      <w:r w:rsidRPr="003C04E1">
        <w:t xml:space="preserve"> a leitura das demonstrações contábeis auditadas e o respectivo relatório do auditor independente.</w:t>
      </w:r>
    </w:p>
    <w:p w14:paraId="6D019C83" w14:textId="77777777" w:rsidR="00CA6010" w:rsidRPr="003C04E1" w:rsidRDefault="00CA6010" w:rsidP="00CA6010">
      <w:pPr>
        <w:jc w:val="both"/>
      </w:pPr>
    </w:p>
    <w:p w14:paraId="71DE44F3" w14:textId="77777777" w:rsidR="00CA6010" w:rsidRPr="003C04E1" w:rsidRDefault="00CA6010" w:rsidP="00CA6010">
      <w:pPr>
        <w:jc w:val="both"/>
        <w:rPr>
          <w:b/>
        </w:rPr>
      </w:pPr>
      <w:r w:rsidRPr="003C04E1">
        <w:rPr>
          <w:b/>
        </w:rPr>
        <w:t>Demonstrações contábeis auditadas</w:t>
      </w:r>
      <w:r>
        <w:rPr>
          <w:b/>
        </w:rPr>
        <w:t xml:space="preserve"> e respectivo relatório do auditor</w:t>
      </w:r>
    </w:p>
    <w:p w14:paraId="770805C0" w14:textId="77777777" w:rsidR="00CA6010" w:rsidRPr="003C04E1" w:rsidRDefault="00CA6010" w:rsidP="00CA6010">
      <w:pPr>
        <w:jc w:val="both"/>
      </w:pPr>
    </w:p>
    <w:p w14:paraId="09D1911D" w14:textId="77777777" w:rsidR="00CA6010" w:rsidRPr="003C04E1" w:rsidRDefault="00CA6010" w:rsidP="00CA6010">
      <w:pPr>
        <w:jc w:val="both"/>
      </w:pPr>
      <w:r w:rsidRPr="003C04E1">
        <w:t>Expressamos opinião com ressalva sobre as demonstrações contábeis auditadas em nosso relatório com data de 15 de fevereiro de 20X2. Nossa opinião com ressalva está baseada no fato d</w:t>
      </w:r>
      <w:r>
        <w:t xml:space="preserve">e </w:t>
      </w:r>
      <w:r w:rsidRPr="003C04E1">
        <w:t xml:space="preserve">a administração não ter avaliado os estoques pelo menor valor entre o custo e o valor líquido de realização, mas somente pelo custo, o que constitui um desvio das práticas contábeis adotadas no Brasil. Os registros da </w:t>
      </w:r>
      <w:r>
        <w:t>c</w:t>
      </w:r>
      <w:r w:rsidRPr="003C04E1">
        <w:t>ompanhia indicam que, se a administração tivesse avaliado os estoques pelo menor valor entre o custo e o valor líquido de realização, teria sido necessária a provisão no valor de $</w:t>
      </w:r>
      <w:r>
        <w:t xml:space="preserve"> </w:t>
      </w:r>
      <w:r w:rsidRPr="003C04E1">
        <w:t>xxx para reduzir os estoques ao valor líquido de realização. Consequentemente, o custo dos produtos vendidos teria sido aumentado em $</w:t>
      </w:r>
      <w:r>
        <w:t xml:space="preserve"> </w:t>
      </w:r>
      <w:r w:rsidRPr="003C04E1">
        <w:t>xxx, enquanto que o lucro líquido e o patrimônio líquido teriam sido reduzidos em $</w:t>
      </w:r>
      <w:r>
        <w:t xml:space="preserve"> </w:t>
      </w:r>
      <w:r w:rsidRPr="003C04E1">
        <w:t>xxx e $</w:t>
      </w:r>
      <w:r>
        <w:t xml:space="preserve"> </w:t>
      </w:r>
      <w:r w:rsidRPr="003C04E1">
        <w:t>xxx, respectivamente, após os efeitos tributários.</w:t>
      </w:r>
    </w:p>
    <w:p w14:paraId="47B8AA7A" w14:textId="77777777" w:rsidR="00CA6010" w:rsidRPr="003C04E1" w:rsidRDefault="00CA6010" w:rsidP="00CA6010">
      <w:pPr>
        <w:jc w:val="both"/>
      </w:pPr>
    </w:p>
    <w:p w14:paraId="1270D2DB" w14:textId="77777777" w:rsidR="00CA6010" w:rsidRPr="003C04E1" w:rsidRDefault="00CA6010" w:rsidP="00CA6010">
      <w:pPr>
        <w:jc w:val="both"/>
        <w:rPr>
          <w:b/>
        </w:rPr>
      </w:pPr>
      <w:r w:rsidRPr="003C04E1">
        <w:rPr>
          <w:b/>
        </w:rPr>
        <w:t xml:space="preserve">Responsabilidade da administração da </w:t>
      </w:r>
      <w:r>
        <w:rPr>
          <w:b/>
        </w:rPr>
        <w:t>c</w:t>
      </w:r>
      <w:r w:rsidRPr="003C04E1">
        <w:rPr>
          <w:b/>
        </w:rPr>
        <w:t>ompanhia sobre as demonstrações contábeis condensadas</w:t>
      </w:r>
      <w:r w:rsidRPr="00A80762">
        <w:rPr>
          <w:b/>
          <w:vertAlign w:val="superscript"/>
        </w:rPr>
        <w:t>(4)</w:t>
      </w:r>
    </w:p>
    <w:p w14:paraId="0D55C872" w14:textId="77777777" w:rsidR="00CA6010" w:rsidRPr="003C04E1" w:rsidRDefault="00CA6010" w:rsidP="00CA6010">
      <w:pPr>
        <w:jc w:val="both"/>
      </w:pPr>
    </w:p>
    <w:p w14:paraId="2EF76953" w14:textId="77777777" w:rsidR="00CA6010" w:rsidRPr="003C04E1" w:rsidRDefault="00CA6010" w:rsidP="00CA6010">
      <w:pPr>
        <w:jc w:val="both"/>
      </w:pPr>
      <w:r w:rsidRPr="003C04E1">
        <w:t xml:space="preserve">A administração da </w:t>
      </w:r>
      <w:r>
        <w:t>c</w:t>
      </w:r>
      <w:r w:rsidRPr="003C04E1">
        <w:t xml:space="preserve">ompanhia é responsável pela elaboração das demonstrações contábeis condensadas, de acordo com a base descrita na </w:t>
      </w:r>
      <w:r>
        <w:t>N</w:t>
      </w:r>
      <w:r w:rsidRPr="003C04E1">
        <w:t xml:space="preserve">ota </w:t>
      </w:r>
      <w:r>
        <w:t>E</w:t>
      </w:r>
      <w:r w:rsidRPr="003C04E1">
        <w:t>xplicativa X.</w:t>
      </w:r>
    </w:p>
    <w:p w14:paraId="6490598F" w14:textId="77777777" w:rsidR="00CA6010" w:rsidRPr="003C04E1" w:rsidRDefault="00CA6010" w:rsidP="00CA6010">
      <w:pPr>
        <w:jc w:val="both"/>
      </w:pPr>
    </w:p>
    <w:p w14:paraId="10C8BCF0" w14:textId="77777777" w:rsidR="00CA6010" w:rsidRPr="003C04E1" w:rsidRDefault="00CA6010" w:rsidP="00CA6010">
      <w:pPr>
        <w:jc w:val="both"/>
        <w:rPr>
          <w:b/>
        </w:rPr>
      </w:pPr>
      <w:r w:rsidRPr="003C04E1">
        <w:rPr>
          <w:b/>
        </w:rPr>
        <w:t>Responsabilidade do auditor</w:t>
      </w:r>
    </w:p>
    <w:p w14:paraId="0004EB94" w14:textId="77777777" w:rsidR="00CA6010" w:rsidRPr="003C04E1" w:rsidRDefault="00CA6010" w:rsidP="00CA6010">
      <w:pPr>
        <w:jc w:val="both"/>
      </w:pPr>
    </w:p>
    <w:p w14:paraId="57CE3C92" w14:textId="77777777" w:rsidR="00CA6010" w:rsidRPr="003C04E1" w:rsidRDefault="00CA6010" w:rsidP="00CA6010">
      <w:pPr>
        <w:jc w:val="both"/>
      </w:pPr>
      <w:r w:rsidRPr="003C04E1">
        <w:t xml:space="preserve">Nossa responsabilidade é a de expressar uma opinião sobre se essas demonstrações contábeis condensadas são </w:t>
      </w:r>
      <w:r w:rsidRPr="007B37AF">
        <w:t>consistentes</w:t>
      </w:r>
      <w:r w:rsidRPr="003C04E1">
        <w:t>, em todos os aspectos relevantes, com as demonstrações contábeis auditadas com base em nossos procedimentos, que foram conduzidos de acordo com a NBC TA 810 – Trabalhos para a Emissão de Relatório sobre Demonstrações Contábeis Condensadas.</w:t>
      </w:r>
    </w:p>
    <w:p w14:paraId="1DF68289" w14:textId="77777777" w:rsidR="00CA6010" w:rsidRPr="003C04E1" w:rsidRDefault="00CA6010" w:rsidP="00CA6010">
      <w:pPr>
        <w:jc w:val="both"/>
      </w:pPr>
    </w:p>
    <w:p w14:paraId="14FA8CC7" w14:textId="77777777" w:rsidR="00CA6010" w:rsidRPr="003C04E1" w:rsidRDefault="00CA6010" w:rsidP="00CA6010">
      <w:pPr>
        <w:jc w:val="both"/>
      </w:pPr>
      <w:r w:rsidRPr="003C04E1">
        <w:t>[Local (localidade do escritório de auditoria que emitiu o relatório) e data do relatório do auditor independente]</w:t>
      </w:r>
    </w:p>
    <w:p w14:paraId="6AF75AF3" w14:textId="77777777" w:rsidR="00CA6010" w:rsidRPr="003C04E1" w:rsidRDefault="00CA6010" w:rsidP="00CA6010">
      <w:pPr>
        <w:jc w:val="both"/>
      </w:pPr>
      <w:r w:rsidRPr="003C04E1">
        <w:t>[Nome do auditor independente (pessoa física ou jurídica</w:t>
      </w:r>
      <w:r>
        <w:t>)</w:t>
      </w:r>
      <w:r w:rsidRPr="003C04E1">
        <w:t>]</w:t>
      </w:r>
    </w:p>
    <w:p w14:paraId="2E690002" w14:textId="77777777" w:rsidR="00CA6010" w:rsidRPr="003C04E1" w:rsidRDefault="00CA6010" w:rsidP="00CA6010">
      <w:pPr>
        <w:jc w:val="both"/>
      </w:pPr>
      <w:r w:rsidRPr="003C04E1">
        <w:t>[Nome do profissional (sócio ou responsável técnico, no caso de o auditor ser pessoa jurídica)]</w:t>
      </w:r>
    </w:p>
    <w:p w14:paraId="0D321D94" w14:textId="77777777" w:rsidR="00CA6010" w:rsidRPr="003C04E1" w:rsidRDefault="00CA6010" w:rsidP="00CA6010">
      <w:pPr>
        <w:jc w:val="both"/>
      </w:pPr>
      <w:r w:rsidRPr="003C04E1">
        <w:t>[Número de registro no CRC</w:t>
      </w:r>
      <w:r>
        <w:t xml:space="preserve"> </w:t>
      </w:r>
      <w:r w:rsidRPr="003C04E1">
        <w:t>da firma de auditoria e do profissional que assina o relatório]</w:t>
      </w:r>
    </w:p>
    <w:p w14:paraId="56A569DE" w14:textId="77777777" w:rsidR="00CA6010" w:rsidRPr="003C04E1" w:rsidRDefault="00CA6010" w:rsidP="00CA6010">
      <w:pPr>
        <w:jc w:val="both"/>
      </w:pPr>
      <w:r w:rsidRPr="003C04E1">
        <w:t>[Assinatura do auditor independente]</w:t>
      </w:r>
    </w:p>
    <w:p w14:paraId="22DB3ED8" w14:textId="77777777" w:rsidR="00CA6010" w:rsidRPr="003C04E1" w:rsidRDefault="00CA6010" w:rsidP="00CA6010">
      <w:pPr>
        <w:jc w:val="both"/>
      </w:pPr>
    </w:p>
    <w:p w14:paraId="5006AC19" w14:textId="77777777" w:rsidR="00CA6010" w:rsidRPr="00F60009" w:rsidRDefault="00CA6010">
      <w:pPr>
        <w:pStyle w:val="PargrafodaLista"/>
        <w:numPr>
          <w:ilvl w:val="0"/>
          <w:numId w:val="344"/>
        </w:numPr>
        <w:spacing w:after="120" w:line="240" w:lineRule="auto"/>
        <w:ind w:left="284" w:hanging="284"/>
        <w:contextualSpacing w:val="0"/>
        <w:jc w:val="both"/>
        <w:rPr>
          <w:sz w:val="20"/>
          <w:szCs w:val="20"/>
        </w:rPr>
      </w:pPr>
      <w:r w:rsidRPr="00F60009">
        <w:rPr>
          <w:sz w:val="20"/>
          <w:szCs w:val="20"/>
        </w:rPr>
        <w:t>Essa referência à opinião com ressalva no relatório do auditor independente sobre as demonstrações contábeis auditadas no parágrafo de opinião auxilia os usuários a entenderem que, embora o auditor tenha expressado uma opinião sem modificação sobre as demonstrações contábeis condensadas, as demonstrações contábeis condensadas refletem as demonstrações contábeis auditadas que apresentam distorção relevante.</w:t>
      </w:r>
    </w:p>
    <w:p w14:paraId="2B052DCD" w14:textId="77777777" w:rsidR="00CA6010" w:rsidRPr="00F60009" w:rsidRDefault="00CA6010">
      <w:pPr>
        <w:pStyle w:val="PargrafodaLista"/>
        <w:numPr>
          <w:ilvl w:val="0"/>
          <w:numId w:val="344"/>
        </w:numPr>
        <w:spacing w:after="120" w:line="240" w:lineRule="auto"/>
        <w:ind w:left="284" w:hanging="284"/>
        <w:contextualSpacing w:val="0"/>
        <w:jc w:val="both"/>
        <w:rPr>
          <w:sz w:val="20"/>
          <w:szCs w:val="20"/>
        </w:rPr>
      </w:pPr>
      <w:r w:rsidRPr="00F60009">
        <w:rPr>
          <w:sz w:val="20"/>
          <w:szCs w:val="20"/>
        </w:rPr>
        <w:t xml:space="preserve">Alternativamente, em vez de assegurar a </w:t>
      </w:r>
      <w:r w:rsidRPr="007B37AF">
        <w:rPr>
          <w:sz w:val="20"/>
          <w:szCs w:val="20"/>
        </w:rPr>
        <w:t>consistência</w:t>
      </w:r>
      <w:r w:rsidRPr="00F60009">
        <w:rPr>
          <w:sz w:val="20"/>
          <w:szCs w:val="20"/>
        </w:rPr>
        <w:t>, pode ser assegurado que as demonstrações condensadas representam um resumo adequado das demonstrações</w:t>
      </w:r>
      <w:r>
        <w:rPr>
          <w:sz w:val="20"/>
          <w:szCs w:val="20"/>
        </w:rPr>
        <w:t xml:space="preserve"> contábeis</w:t>
      </w:r>
      <w:r w:rsidRPr="00F60009">
        <w:rPr>
          <w:sz w:val="20"/>
          <w:szCs w:val="20"/>
        </w:rPr>
        <w:t xml:space="preserve"> auditadas.</w:t>
      </w:r>
    </w:p>
    <w:p w14:paraId="00BAC879" w14:textId="77777777" w:rsidR="00CA6010" w:rsidRPr="00F60009" w:rsidRDefault="00CA6010">
      <w:pPr>
        <w:pStyle w:val="PargrafodaLista"/>
        <w:numPr>
          <w:ilvl w:val="0"/>
          <w:numId w:val="344"/>
        </w:numPr>
        <w:spacing w:after="120" w:line="240" w:lineRule="auto"/>
        <w:ind w:left="284" w:hanging="284"/>
        <w:contextualSpacing w:val="0"/>
        <w:jc w:val="both"/>
        <w:rPr>
          <w:sz w:val="20"/>
          <w:szCs w:val="20"/>
        </w:rPr>
      </w:pPr>
      <w:r w:rsidRPr="00F60009">
        <w:rPr>
          <w:sz w:val="20"/>
          <w:szCs w:val="20"/>
        </w:rPr>
        <w:t>Descrever a estrutura de relatório financeiro aplicada na elaboração das demonstrações contábeis auditadas.</w:t>
      </w:r>
    </w:p>
    <w:p w14:paraId="18A989E0" w14:textId="77777777" w:rsidR="00CA6010" w:rsidRPr="00F60009" w:rsidRDefault="00CA6010">
      <w:pPr>
        <w:pStyle w:val="PargrafodaLista"/>
        <w:numPr>
          <w:ilvl w:val="0"/>
          <w:numId w:val="344"/>
        </w:numPr>
        <w:spacing w:after="0" w:line="240" w:lineRule="auto"/>
        <w:ind w:left="284" w:hanging="284"/>
        <w:contextualSpacing w:val="0"/>
        <w:jc w:val="both"/>
        <w:rPr>
          <w:sz w:val="20"/>
          <w:szCs w:val="20"/>
        </w:rPr>
      </w:pPr>
      <w:r w:rsidRPr="00F60009">
        <w:rPr>
          <w:sz w:val="20"/>
          <w:szCs w:val="20"/>
        </w:rPr>
        <w:t>Ou outro título que seja apropriado no contexto da estrutura legal aplicável.</w:t>
      </w:r>
    </w:p>
    <w:p w14:paraId="3B1B0788" w14:textId="77777777" w:rsidR="00CA6010" w:rsidRDefault="00CA6010" w:rsidP="00CA6010">
      <w:pPr>
        <w:jc w:val="both"/>
      </w:pPr>
    </w:p>
    <w:p w14:paraId="16FCB161" w14:textId="77777777" w:rsidR="00CA6010" w:rsidRPr="003C04E1" w:rsidRDefault="00CA6010" w:rsidP="00CA6010">
      <w:pPr>
        <w:jc w:val="both"/>
      </w:pPr>
    </w:p>
    <w:p w14:paraId="772DA49C" w14:textId="77777777" w:rsidR="00CA6010" w:rsidRPr="003C04E1" w:rsidRDefault="00CA6010" w:rsidP="00CA6010">
      <w:pPr>
        <w:jc w:val="both"/>
      </w:pPr>
      <w:r w:rsidRPr="003C04E1">
        <w:rPr>
          <w:b/>
        </w:rPr>
        <w:t>Exemplo 4</w:t>
      </w:r>
      <w:r w:rsidRPr="003C04E1">
        <w:t>: As circunstâncias incluem o seguinte:</w:t>
      </w:r>
    </w:p>
    <w:p w14:paraId="2D10F4BA" w14:textId="77777777" w:rsidR="00CA6010" w:rsidRPr="003C04E1" w:rsidRDefault="00CA6010" w:rsidP="00CA6010">
      <w:pPr>
        <w:jc w:val="both"/>
      </w:pPr>
    </w:p>
    <w:p w14:paraId="7E894760"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Uma opinião adversa foi expressa sobre as demonstrações contábeis auditadas.</w:t>
      </w:r>
    </w:p>
    <w:p w14:paraId="73843CD6"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 xml:space="preserve">Os critérios são desenvolvidos pela administração e adequadamente divulgados na </w:t>
      </w:r>
      <w:r>
        <w:t>N</w:t>
      </w:r>
      <w:r w:rsidRPr="003C04E1">
        <w:t xml:space="preserve">ota </w:t>
      </w:r>
      <w:r>
        <w:t>E</w:t>
      </w:r>
      <w:r w:rsidRPr="003C04E1">
        <w:t>xplicativa X. O auditor determinou que os critérios aplicados são aceitáveis nas circunstâncias.</w:t>
      </w:r>
    </w:p>
    <w:p w14:paraId="331ECD76" w14:textId="77777777" w:rsidR="00CA6010" w:rsidRPr="003C04E1" w:rsidRDefault="00CA6010">
      <w:pPr>
        <w:pStyle w:val="PargrafodaLista"/>
        <w:numPr>
          <w:ilvl w:val="0"/>
          <w:numId w:val="350"/>
        </w:numPr>
        <w:spacing w:after="0" w:line="240" w:lineRule="auto"/>
        <w:ind w:left="284" w:hanging="284"/>
        <w:jc w:val="both"/>
      </w:pPr>
      <w:r w:rsidRPr="003C04E1">
        <w:t>O relatório do auditor independente sobre as demonstrações contábeis condensadas tem a mesma data que o relatório do auditor independente sobre as demonstrações contábeis das quais as demonstrações contábeis condensadas derivam.</w:t>
      </w:r>
    </w:p>
    <w:p w14:paraId="3FBCFB1D" w14:textId="77777777" w:rsidR="00CA6010" w:rsidRPr="003C04E1" w:rsidRDefault="00CA6010" w:rsidP="00CA6010">
      <w:pPr>
        <w:jc w:val="both"/>
      </w:pPr>
    </w:p>
    <w:p w14:paraId="4FFA59CE" w14:textId="77777777" w:rsidR="00CA6010" w:rsidRPr="001172D5" w:rsidRDefault="00CA6010" w:rsidP="00CA6010">
      <w:pPr>
        <w:jc w:val="both"/>
        <w:rPr>
          <w:b/>
        </w:rPr>
      </w:pPr>
      <w:r w:rsidRPr="00A80762">
        <w:rPr>
          <w:b/>
        </w:rPr>
        <w:t xml:space="preserve">RELATÓRIO DO AUDITOR INDEPENDENTE SOBRE AS DEMONSTRAÇÕES CONTÁBEIS </w:t>
      </w:r>
      <w:r w:rsidRPr="001172D5">
        <w:rPr>
          <w:b/>
        </w:rPr>
        <w:t>CONDENSADAS</w:t>
      </w:r>
    </w:p>
    <w:p w14:paraId="52541E9C" w14:textId="77777777" w:rsidR="00CA6010" w:rsidRPr="003C04E1" w:rsidRDefault="00CA6010" w:rsidP="00CA6010">
      <w:pPr>
        <w:jc w:val="both"/>
      </w:pPr>
    </w:p>
    <w:p w14:paraId="00271A4C" w14:textId="77777777" w:rsidR="00CA6010" w:rsidRPr="003C04E1" w:rsidRDefault="00CA6010" w:rsidP="00CA6010">
      <w:pPr>
        <w:jc w:val="both"/>
      </w:pPr>
      <w:r>
        <w:t>(</w:t>
      </w:r>
      <w:r w:rsidRPr="003C04E1">
        <w:t>Destinatário apropriado</w:t>
      </w:r>
      <w:r>
        <w:t>)</w:t>
      </w:r>
    </w:p>
    <w:p w14:paraId="77287DFE" w14:textId="77777777" w:rsidR="00CA6010" w:rsidRPr="003C04E1" w:rsidRDefault="00CA6010" w:rsidP="00CA6010">
      <w:pPr>
        <w:jc w:val="both"/>
      </w:pPr>
    </w:p>
    <w:p w14:paraId="677675CE" w14:textId="77777777" w:rsidR="00CA6010" w:rsidRPr="003C04E1" w:rsidRDefault="00CA6010" w:rsidP="00CA6010">
      <w:pPr>
        <w:jc w:val="both"/>
        <w:rPr>
          <w:b/>
        </w:rPr>
      </w:pPr>
      <w:r w:rsidRPr="003C04E1">
        <w:rPr>
          <w:b/>
        </w:rPr>
        <w:t>Abstenção de opinião</w:t>
      </w:r>
    </w:p>
    <w:p w14:paraId="469243B7" w14:textId="77777777" w:rsidR="00CA6010" w:rsidRPr="003C04E1" w:rsidRDefault="00CA6010" w:rsidP="00CA6010">
      <w:pPr>
        <w:jc w:val="both"/>
      </w:pPr>
    </w:p>
    <w:p w14:paraId="743CA230" w14:textId="77777777" w:rsidR="00CA6010" w:rsidRPr="003C04E1" w:rsidRDefault="00CA6010" w:rsidP="00CA6010">
      <w:pPr>
        <w:jc w:val="both"/>
      </w:pPr>
      <w:r w:rsidRPr="003C04E1">
        <w:t>As demonstrações contábeis condensadas, que compreendem o balanço patrimonial condensado</w:t>
      </w:r>
      <w:r>
        <w:t>,</w:t>
      </w:r>
      <w:r w:rsidRPr="003C04E1">
        <w:t xml:space="preserve"> em 31 de dezembro de 20X1</w:t>
      </w:r>
      <w:r>
        <w:t>,</w:t>
      </w:r>
      <w:r w:rsidRPr="003C04E1">
        <w:t xml:space="preserve"> e as respectivas demonstrações condensadas do resultado, das mutações do patrimônio líquido e dos fluxos de caixa para o exercício findo nessa data, assim como as respectivas notas explicativas, são derivadas das demonstrações contábeis auditadas da Companhia ABC para o exercício findo em 31 de dezembro de 20X1.</w:t>
      </w:r>
    </w:p>
    <w:p w14:paraId="5526FC0E" w14:textId="77777777" w:rsidR="00CA6010" w:rsidRPr="003C04E1" w:rsidRDefault="00CA6010" w:rsidP="00CA6010">
      <w:pPr>
        <w:jc w:val="both"/>
      </w:pPr>
    </w:p>
    <w:p w14:paraId="53A07F39" w14:textId="77777777" w:rsidR="00CA6010" w:rsidRPr="003C04E1" w:rsidRDefault="00CA6010" w:rsidP="00CA6010">
      <w:pPr>
        <w:jc w:val="both"/>
      </w:pPr>
      <w:r w:rsidRPr="003C04E1">
        <w:t>Em decorrência da opinião adversa sobre as demonstrações contábeis auditadas referida</w:t>
      </w:r>
      <w:r>
        <w:t>s</w:t>
      </w:r>
      <w:r w:rsidRPr="003C04E1">
        <w:t xml:space="preserve"> abaixo na seção “Demonstrações contábeis auditadas e respectivo relatório do auditor”, não é apropriado expressar uma opinião sobre as referidas demonstrações contábeis condensadas.</w:t>
      </w:r>
    </w:p>
    <w:p w14:paraId="4F3D9B40" w14:textId="77777777" w:rsidR="00CA6010" w:rsidRPr="003C04E1" w:rsidRDefault="00CA6010" w:rsidP="00CA6010">
      <w:pPr>
        <w:jc w:val="both"/>
      </w:pPr>
    </w:p>
    <w:p w14:paraId="0979D586" w14:textId="77777777" w:rsidR="00CA6010" w:rsidRPr="003C04E1" w:rsidRDefault="00CA6010" w:rsidP="00CA6010">
      <w:pPr>
        <w:jc w:val="both"/>
        <w:rPr>
          <w:b/>
        </w:rPr>
      </w:pPr>
      <w:r w:rsidRPr="003C04E1">
        <w:rPr>
          <w:b/>
        </w:rPr>
        <w:t>Demonstrações contábeis condensadas</w:t>
      </w:r>
    </w:p>
    <w:p w14:paraId="22011F0B" w14:textId="77777777" w:rsidR="00CA6010" w:rsidRPr="003C04E1" w:rsidRDefault="00CA6010" w:rsidP="00CA6010">
      <w:pPr>
        <w:jc w:val="both"/>
      </w:pPr>
    </w:p>
    <w:p w14:paraId="2010A6AA" w14:textId="77777777" w:rsidR="00CA6010" w:rsidRPr="003C04E1" w:rsidRDefault="00CA6010" w:rsidP="00CA6010">
      <w:pPr>
        <w:jc w:val="both"/>
      </w:pPr>
      <w:r w:rsidRPr="003C04E1">
        <w:t>As demonstrações contábeis condensadas não contemplam todas as divulgações requeridas pelas práticas contábeis adotadas no Brasil</w:t>
      </w:r>
      <w:r w:rsidRPr="00A80762">
        <w:rPr>
          <w:vertAlign w:val="superscript"/>
        </w:rPr>
        <w:t>(1)</w:t>
      </w:r>
      <w:r w:rsidRPr="003C04E1">
        <w:t>. Portanto, a leitura das demonstrações contábeis condensadas e o respectivo relatório do auditor independente não substitu</w:t>
      </w:r>
      <w:r>
        <w:t>em</w:t>
      </w:r>
      <w:r w:rsidRPr="003C04E1">
        <w:t xml:space="preserve"> a leitura das demonstrações contábeis auditadas e o respectivo relatório do auditor independente.</w:t>
      </w:r>
    </w:p>
    <w:p w14:paraId="39D68E0B" w14:textId="77777777" w:rsidR="00CA6010" w:rsidRPr="003C04E1" w:rsidRDefault="00CA6010" w:rsidP="00CA6010">
      <w:pPr>
        <w:jc w:val="both"/>
      </w:pPr>
    </w:p>
    <w:p w14:paraId="7713FE01" w14:textId="77777777" w:rsidR="00CA6010" w:rsidRPr="003C04E1" w:rsidRDefault="00CA6010" w:rsidP="00CA6010">
      <w:pPr>
        <w:jc w:val="both"/>
        <w:rPr>
          <w:b/>
        </w:rPr>
      </w:pPr>
      <w:r w:rsidRPr="003C04E1">
        <w:rPr>
          <w:b/>
        </w:rPr>
        <w:t>Demonstrações contábeis auditadas</w:t>
      </w:r>
      <w:r>
        <w:rPr>
          <w:b/>
        </w:rPr>
        <w:t xml:space="preserve"> e respectivo relatório do auditor</w:t>
      </w:r>
    </w:p>
    <w:p w14:paraId="55046D8A" w14:textId="77777777" w:rsidR="00CA6010" w:rsidRPr="003C04E1" w:rsidRDefault="00CA6010" w:rsidP="00CA6010">
      <w:pPr>
        <w:jc w:val="both"/>
      </w:pPr>
    </w:p>
    <w:p w14:paraId="25EB26AB" w14:textId="77777777" w:rsidR="00CA6010" w:rsidRPr="003C04E1" w:rsidRDefault="00CA6010" w:rsidP="00CA6010">
      <w:pPr>
        <w:jc w:val="both"/>
      </w:pPr>
      <w:r w:rsidRPr="003C04E1">
        <w:t xml:space="preserve">Em nosso relatório com data de 15 de fevereiro de 20X2, expressamos uma opinião adversa sobre as demonstrações contábeis auditadas da </w:t>
      </w:r>
      <w:r>
        <w:t>c</w:t>
      </w:r>
      <w:r w:rsidRPr="003C04E1">
        <w:t xml:space="preserve">ompanhia para o exercício findo em 31 de dezembro de 20X1. A base para nossa opinião adversa foi </w:t>
      </w:r>
      <w:r>
        <w:t>(</w:t>
      </w:r>
      <w:r w:rsidRPr="003C04E1">
        <w:t>descrever a base para a opinião de auditoria adversa</w:t>
      </w:r>
      <w:r>
        <w:t>)</w:t>
      </w:r>
      <w:r w:rsidRPr="003C04E1">
        <w:t>.</w:t>
      </w:r>
    </w:p>
    <w:p w14:paraId="4937384D" w14:textId="77777777" w:rsidR="00CA6010" w:rsidRPr="003C04E1" w:rsidRDefault="00CA6010" w:rsidP="00CA6010">
      <w:pPr>
        <w:jc w:val="both"/>
      </w:pPr>
    </w:p>
    <w:p w14:paraId="6677B511" w14:textId="77777777" w:rsidR="00CA6010" w:rsidRPr="003C04E1" w:rsidRDefault="00CA6010" w:rsidP="00CA6010">
      <w:pPr>
        <w:jc w:val="both"/>
        <w:rPr>
          <w:b/>
        </w:rPr>
      </w:pPr>
      <w:r w:rsidRPr="003C04E1">
        <w:rPr>
          <w:b/>
        </w:rPr>
        <w:t xml:space="preserve">Responsabilidade da administração da </w:t>
      </w:r>
      <w:r>
        <w:rPr>
          <w:b/>
        </w:rPr>
        <w:t>c</w:t>
      </w:r>
      <w:r w:rsidRPr="003C04E1">
        <w:rPr>
          <w:b/>
        </w:rPr>
        <w:t>ompanhia sobre as demonstrações contábeis condensadas</w:t>
      </w:r>
      <w:r w:rsidRPr="00A80762">
        <w:rPr>
          <w:b/>
          <w:vertAlign w:val="superscript"/>
        </w:rPr>
        <w:t>(2)</w:t>
      </w:r>
    </w:p>
    <w:p w14:paraId="196A37E0" w14:textId="77777777" w:rsidR="00CA6010" w:rsidRPr="003C04E1" w:rsidRDefault="00CA6010" w:rsidP="00CA6010">
      <w:pPr>
        <w:jc w:val="both"/>
      </w:pPr>
    </w:p>
    <w:p w14:paraId="1AEE5907" w14:textId="77777777" w:rsidR="00CA6010" w:rsidRPr="003C04E1" w:rsidRDefault="00CA6010" w:rsidP="00CA6010">
      <w:pPr>
        <w:jc w:val="both"/>
      </w:pPr>
      <w:r w:rsidRPr="003C04E1">
        <w:t xml:space="preserve">A administração da </w:t>
      </w:r>
      <w:r>
        <w:t>c</w:t>
      </w:r>
      <w:r w:rsidRPr="003C04E1">
        <w:t xml:space="preserve">ompanhia é responsável pela elaboração das demonstrações contábeis condensadas, de acordo com a base descrita na </w:t>
      </w:r>
      <w:r>
        <w:t>N</w:t>
      </w:r>
      <w:r w:rsidRPr="003C04E1">
        <w:t xml:space="preserve">ota </w:t>
      </w:r>
      <w:r>
        <w:t>E</w:t>
      </w:r>
      <w:r w:rsidRPr="003C04E1">
        <w:t>xplicativa X.</w:t>
      </w:r>
    </w:p>
    <w:p w14:paraId="44DA346A" w14:textId="77777777" w:rsidR="00CA6010" w:rsidRPr="003C04E1" w:rsidRDefault="00CA6010" w:rsidP="00CA6010">
      <w:pPr>
        <w:tabs>
          <w:tab w:val="left" w:pos="1050"/>
        </w:tabs>
        <w:jc w:val="both"/>
      </w:pPr>
    </w:p>
    <w:p w14:paraId="02199C4E" w14:textId="77777777" w:rsidR="00CA6010" w:rsidRPr="003C04E1" w:rsidRDefault="00CA6010" w:rsidP="00CA6010">
      <w:pPr>
        <w:jc w:val="both"/>
        <w:rPr>
          <w:b/>
        </w:rPr>
      </w:pPr>
      <w:r w:rsidRPr="003C04E1">
        <w:rPr>
          <w:b/>
        </w:rPr>
        <w:t>Responsabilidade do auditor</w:t>
      </w:r>
    </w:p>
    <w:p w14:paraId="2B8E0EFD" w14:textId="77777777" w:rsidR="00CA6010" w:rsidRPr="003C04E1" w:rsidRDefault="00CA6010" w:rsidP="00CA6010">
      <w:pPr>
        <w:jc w:val="both"/>
      </w:pPr>
    </w:p>
    <w:p w14:paraId="03E1D1AA" w14:textId="77777777" w:rsidR="00CA6010" w:rsidRPr="003C04E1" w:rsidRDefault="00CA6010" w:rsidP="00CA6010">
      <w:pPr>
        <w:jc w:val="both"/>
      </w:pPr>
      <w:r w:rsidRPr="003C04E1">
        <w:t xml:space="preserve">Nossa responsabilidade é a de expressar uma opinião sobre se essas demonstrações contábeis condensadas são </w:t>
      </w:r>
      <w:r w:rsidRPr="007B37AF">
        <w:t>consistentes</w:t>
      </w:r>
      <w:r w:rsidRPr="00A80762">
        <w:rPr>
          <w:vertAlign w:val="superscript"/>
        </w:rPr>
        <w:t>(3)</w:t>
      </w:r>
      <w:r w:rsidRPr="003C04E1">
        <w:t>, em todos os aspectos relevantes, com as demonstrações contábeis auditadas, com base em nossos procedimentos, que foram conduzidos de acordo com a NBC TA 810 – Trabalhos para a Emissão de Relatório sobre Demonstrações Contábeis Condensadas.</w:t>
      </w:r>
    </w:p>
    <w:p w14:paraId="09351165" w14:textId="77777777" w:rsidR="00CA6010" w:rsidRPr="003C04E1" w:rsidRDefault="00CA6010" w:rsidP="00CA6010">
      <w:pPr>
        <w:tabs>
          <w:tab w:val="left" w:pos="1065"/>
        </w:tabs>
        <w:jc w:val="both"/>
      </w:pPr>
    </w:p>
    <w:p w14:paraId="53E910BA" w14:textId="77777777" w:rsidR="00CA6010" w:rsidRPr="003C04E1" w:rsidRDefault="00CA6010" w:rsidP="00CA6010">
      <w:pPr>
        <w:jc w:val="both"/>
      </w:pPr>
      <w:r w:rsidRPr="003C04E1">
        <w:t>[Local (localidade do escritório de auditoria que emitiu o relatório) e data do relatório do auditor independente]</w:t>
      </w:r>
    </w:p>
    <w:p w14:paraId="2F33A2E3" w14:textId="77777777" w:rsidR="00CA6010" w:rsidRPr="003C04E1" w:rsidRDefault="00CA6010" w:rsidP="00CA6010">
      <w:pPr>
        <w:jc w:val="both"/>
      </w:pPr>
      <w:r w:rsidRPr="003C04E1">
        <w:t>[Nome do auditor independente (pessoa física ou jurídica</w:t>
      </w:r>
      <w:r>
        <w:t>)</w:t>
      </w:r>
      <w:r w:rsidRPr="003C04E1">
        <w:t>]</w:t>
      </w:r>
    </w:p>
    <w:p w14:paraId="6AFCA6D8" w14:textId="77777777" w:rsidR="00CA6010" w:rsidRPr="003C04E1" w:rsidRDefault="00CA6010" w:rsidP="00CA6010">
      <w:pPr>
        <w:jc w:val="both"/>
      </w:pPr>
      <w:r w:rsidRPr="003C04E1">
        <w:t>[Nome do profissional (sócio ou responsável técnico, no caso de o auditor ser pessoa jurídica)]</w:t>
      </w:r>
    </w:p>
    <w:p w14:paraId="79999823" w14:textId="77777777" w:rsidR="00CA6010" w:rsidRPr="003C04E1" w:rsidRDefault="00CA6010" w:rsidP="00CA6010">
      <w:pPr>
        <w:jc w:val="both"/>
      </w:pPr>
      <w:r w:rsidRPr="003C04E1">
        <w:t>[Número de registro no CRC</w:t>
      </w:r>
      <w:r>
        <w:t xml:space="preserve"> </w:t>
      </w:r>
      <w:r w:rsidRPr="003C04E1">
        <w:t>da firma de auditoria e do profissional que assina o relatório]</w:t>
      </w:r>
    </w:p>
    <w:p w14:paraId="146E77AB" w14:textId="77777777" w:rsidR="00CA6010" w:rsidRPr="003C04E1" w:rsidRDefault="00CA6010" w:rsidP="00CA6010">
      <w:pPr>
        <w:jc w:val="both"/>
      </w:pPr>
      <w:r w:rsidRPr="003C04E1">
        <w:t>[Assinatura do auditor independente]</w:t>
      </w:r>
    </w:p>
    <w:p w14:paraId="6CF1A5D2" w14:textId="77777777" w:rsidR="00CA6010" w:rsidRPr="001172D5" w:rsidRDefault="00CA6010" w:rsidP="00CA6010">
      <w:pPr>
        <w:ind w:left="567" w:hanging="567"/>
        <w:jc w:val="both"/>
      </w:pPr>
    </w:p>
    <w:p w14:paraId="0D736D2B" w14:textId="77777777" w:rsidR="00CA6010" w:rsidRPr="00F60009" w:rsidRDefault="00CA6010">
      <w:pPr>
        <w:pStyle w:val="PargrafodaLista"/>
        <w:numPr>
          <w:ilvl w:val="0"/>
          <w:numId w:val="345"/>
        </w:numPr>
        <w:spacing w:after="120" w:line="240" w:lineRule="auto"/>
        <w:ind w:left="284" w:hanging="284"/>
        <w:contextualSpacing w:val="0"/>
        <w:jc w:val="both"/>
        <w:rPr>
          <w:sz w:val="20"/>
          <w:szCs w:val="20"/>
        </w:rPr>
      </w:pPr>
      <w:r w:rsidRPr="00F60009">
        <w:rPr>
          <w:sz w:val="20"/>
          <w:szCs w:val="20"/>
        </w:rPr>
        <w:t>Descrever a estrutura de relatório financeiro aplicada na elaboração das demonstrações contábeis auditadas.</w:t>
      </w:r>
    </w:p>
    <w:p w14:paraId="202FB21C" w14:textId="77777777" w:rsidR="00CA6010" w:rsidRPr="00F60009" w:rsidRDefault="00CA6010">
      <w:pPr>
        <w:pStyle w:val="PargrafodaLista"/>
        <w:numPr>
          <w:ilvl w:val="0"/>
          <w:numId w:val="345"/>
        </w:numPr>
        <w:spacing w:after="120" w:line="240" w:lineRule="auto"/>
        <w:ind w:left="284" w:hanging="284"/>
        <w:contextualSpacing w:val="0"/>
        <w:jc w:val="both"/>
        <w:rPr>
          <w:sz w:val="20"/>
          <w:szCs w:val="20"/>
        </w:rPr>
      </w:pPr>
      <w:r w:rsidRPr="00F60009">
        <w:rPr>
          <w:sz w:val="20"/>
          <w:szCs w:val="20"/>
        </w:rPr>
        <w:t>Ou outro título que seja apropriado no contexto da estrutura legal aplicável.</w:t>
      </w:r>
    </w:p>
    <w:p w14:paraId="60D0AB72" w14:textId="77777777" w:rsidR="00CA6010" w:rsidRPr="00F60009" w:rsidRDefault="00CA6010">
      <w:pPr>
        <w:pStyle w:val="PargrafodaLista"/>
        <w:numPr>
          <w:ilvl w:val="0"/>
          <w:numId w:val="345"/>
        </w:numPr>
        <w:spacing w:after="0" w:line="240" w:lineRule="auto"/>
        <w:ind w:left="284" w:hanging="284"/>
        <w:contextualSpacing w:val="0"/>
        <w:jc w:val="both"/>
        <w:rPr>
          <w:sz w:val="20"/>
          <w:szCs w:val="20"/>
        </w:rPr>
      </w:pPr>
      <w:r w:rsidRPr="00F60009">
        <w:rPr>
          <w:sz w:val="20"/>
          <w:szCs w:val="20"/>
        </w:rPr>
        <w:t xml:space="preserve">Alternativamente, em vez de assegurar a </w:t>
      </w:r>
      <w:r w:rsidRPr="007B37AF">
        <w:rPr>
          <w:sz w:val="20"/>
          <w:szCs w:val="20"/>
        </w:rPr>
        <w:t>consistência</w:t>
      </w:r>
      <w:r w:rsidRPr="00F60009">
        <w:rPr>
          <w:sz w:val="20"/>
          <w:szCs w:val="20"/>
        </w:rPr>
        <w:t>, pode ser assegurado que as demonstrações condensadas representam um resumo adequado das demonstrações auditadas.</w:t>
      </w:r>
    </w:p>
    <w:p w14:paraId="404E14FF" w14:textId="77777777" w:rsidR="00CA6010" w:rsidRDefault="00CA6010" w:rsidP="00CA6010">
      <w:pPr>
        <w:jc w:val="both"/>
      </w:pPr>
    </w:p>
    <w:p w14:paraId="0E8859A6" w14:textId="77777777" w:rsidR="00CA6010" w:rsidRPr="003C04E1" w:rsidRDefault="00CA6010" w:rsidP="00CA6010">
      <w:pPr>
        <w:jc w:val="both"/>
      </w:pPr>
    </w:p>
    <w:p w14:paraId="1FE3F512" w14:textId="77777777" w:rsidR="00CA6010" w:rsidRDefault="00CA6010" w:rsidP="00CA6010">
      <w:pPr>
        <w:spacing w:after="120"/>
        <w:jc w:val="both"/>
      </w:pPr>
      <w:r w:rsidRPr="003C04E1">
        <w:rPr>
          <w:b/>
        </w:rPr>
        <w:t>Exemplo 5</w:t>
      </w:r>
      <w:r w:rsidRPr="003C04E1">
        <w:t>: As circunstâncias incluem o seguinte:</w:t>
      </w:r>
    </w:p>
    <w:p w14:paraId="073D7D1F"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Uma opinião sem modificações foi expressa sobre as demonstrações contábeis auditadas.</w:t>
      </w:r>
    </w:p>
    <w:p w14:paraId="5CF5CFF9"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Existem critérios estabelecidos para a elaboração de demonstrações contábeis condensadas.</w:t>
      </w:r>
    </w:p>
    <w:p w14:paraId="5D3868C2" w14:textId="77777777" w:rsidR="00CA6010" w:rsidRPr="003C04E1" w:rsidRDefault="00CA6010">
      <w:pPr>
        <w:pStyle w:val="PargrafodaLista"/>
        <w:numPr>
          <w:ilvl w:val="0"/>
          <w:numId w:val="350"/>
        </w:numPr>
        <w:spacing w:after="120" w:line="240" w:lineRule="auto"/>
        <w:ind w:left="284" w:hanging="284"/>
        <w:contextualSpacing w:val="0"/>
        <w:jc w:val="both"/>
      </w:pPr>
      <w:r w:rsidRPr="003C04E1">
        <w:t>O auditor conclui que não é possível expressar uma opinião sem modificação sobre as demonstrações contábeis condensadas.</w:t>
      </w:r>
    </w:p>
    <w:p w14:paraId="5817CA7E" w14:textId="77777777" w:rsidR="00CA6010" w:rsidRPr="003C04E1" w:rsidRDefault="00CA6010">
      <w:pPr>
        <w:pStyle w:val="PargrafodaLista"/>
        <w:numPr>
          <w:ilvl w:val="0"/>
          <w:numId w:val="350"/>
        </w:numPr>
        <w:spacing w:after="0" w:line="240" w:lineRule="auto"/>
        <w:ind w:left="284" w:hanging="284"/>
        <w:jc w:val="both"/>
      </w:pPr>
      <w:r w:rsidRPr="003C04E1">
        <w:t>O relatório do auditor independente sobre as demonstrações contábeis condensadas tem a mesma data que o relatório do auditor independente sobre as demonstrações contábeis das quais as demonstrações contábeis condensadas derivam.</w:t>
      </w:r>
    </w:p>
    <w:p w14:paraId="23C032D2" w14:textId="77777777" w:rsidR="00CA6010" w:rsidRPr="003C04E1" w:rsidRDefault="00CA6010" w:rsidP="00CA6010">
      <w:pPr>
        <w:jc w:val="both"/>
      </w:pPr>
    </w:p>
    <w:p w14:paraId="1F6A5D1C" w14:textId="77777777" w:rsidR="00CA6010" w:rsidRPr="001172D5" w:rsidRDefault="00CA6010" w:rsidP="00CA6010">
      <w:pPr>
        <w:jc w:val="both"/>
        <w:rPr>
          <w:b/>
        </w:rPr>
      </w:pPr>
      <w:r w:rsidRPr="00A80762">
        <w:rPr>
          <w:b/>
        </w:rPr>
        <w:t xml:space="preserve">RELATÓRIO DO AUDITOR INDEPENDENTE SOBRE AS DEMONSTRAÇÕES CONTÁBEIS </w:t>
      </w:r>
      <w:r w:rsidRPr="001172D5">
        <w:rPr>
          <w:b/>
        </w:rPr>
        <w:t>CONDENSADAS</w:t>
      </w:r>
    </w:p>
    <w:p w14:paraId="4E82C533" w14:textId="77777777" w:rsidR="00CA6010" w:rsidRPr="003C04E1" w:rsidRDefault="00CA6010" w:rsidP="00CA6010">
      <w:pPr>
        <w:jc w:val="both"/>
      </w:pPr>
    </w:p>
    <w:p w14:paraId="09D4210E" w14:textId="77777777" w:rsidR="00CA6010" w:rsidRPr="003C04E1" w:rsidRDefault="00CA6010" w:rsidP="00CA6010">
      <w:pPr>
        <w:jc w:val="both"/>
      </w:pPr>
      <w:r>
        <w:t>(Destinatário apropriado)</w:t>
      </w:r>
    </w:p>
    <w:p w14:paraId="2A04BC4D" w14:textId="77777777" w:rsidR="00CA6010" w:rsidRPr="003C04E1" w:rsidRDefault="00CA6010" w:rsidP="00CA6010">
      <w:pPr>
        <w:jc w:val="both"/>
      </w:pPr>
    </w:p>
    <w:p w14:paraId="12B8A1E1" w14:textId="77777777" w:rsidR="00CA6010" w:rsidRPr="003C04E1" w:rsidRDefault="00CA6010" w:rsidP="00CA6010">
      <w:pPr>
        <w:jc w:val="both"/>
        <w:rPr>
          <w:b/>
        </w:rPr>
      </w:pPr>
      <w:r w:rsidRPr="003C04E1">
        <w:rPr>
          <w:b/>
        </w:rPr>
        <w:t>Opinião adversa</w:t>
      </w:r>
    </w:p>
    <w:p w14:paraId="5026E84A" w14:textId="77777777" w:rsidR="00CA6010" w:rsidRPr="003C04E1" w:rsidRDefault="00CA6010" w:rsidP="00CA6010">
      <w:pPr>
        <w:jc w:val="both"/>
      </w:pPr>
    </w:p>
    <w:p w14:paraId="7FAA3785" w14:textId="77777777" w:rsidR="00CA6010" w:rsidRDefault="00CA6010" w:rsidP="00CA6010">
      <w:pPr>
        <w:jc w:val="both"/>
      </w:pPr>
      <w:r w:rsidRPr="003C04E1">
        <w:t>As demonstrações contábeis condensadas, que compreendem o balanço patrimonial condensado</w:t>
      </w:r>
      <w:r>
        <w:t>,</w:t>
      </w:r>
      <w:r w:rsidRPr="003C04E1">
        <w:t xml:space="preserve"> em 31 de dezembro de 20X1</w:t>
      </w:r>
      <w:r>
        <w:t>,</w:t>
      </w:r>
      <w:r w:rsidRPr="003C04E1">
        <w:t xml:space="preserve"> e as respectivas demonstrações condensadas do resultado, das mutações do patrimônio líquido e dos fluxos de caixa para o exercício findo naquela data, assim como as respectivas notas explicativas, são derivadas das demonstrações contábeis</w:t>
      </w:r>
      <w:r>
        <w:t xml:space="preserve"> </w:t>
      </w:r>
      <w:r w:rsidRPr="003C04E1">
        <w:t>auditadas da Companhia ABC para o exercício findo em 31 de dezembro de 20X1.</w:t>
      </w:r>
    </w:p>
    <w:p w14:paraId="4020E4F3" w14:textId="77777777" w:rsidR="00CA6010" w:rsidRPr="003C04E1" w:rsidRDefault="00CA6010" w:rsidP="00CA6010">
      <w:pPr>
        <w:jc w:val="both"/>
      </w:pPr>
    </w:p>
    <w:p w14:paraId="48FC0D07" w14:textId="77777777" w:rsidR="00CA6010" w:rsidRPr="003C04E1" w:rsidRDefault="00CA6010" w:rsidP="00CA6010">
      <w:pPr>
        <w:jc w:val="both"/>
      </w:pPr>
      <w:r w:rsidRPr="003C04E1">
        <w:t>Em nossa opinião, devido à importância do assunto mencionado na seção</w:t>
      </w:r>
      <w:r>
        <w:t xml:space="preserve"> </w:t>
      </w:r>
      <w:r w:rsidRPr="003C04E1">
        <w:t xml:space="preserve">“Base para opinião adversa”, as demonstrações contábeis </w:t>
      </w:r>
      <w:r w:rsidRPr="00240F9E">
        <w:rPr>
          <w:highlight w:val="yellow"/>
        </w:rPr>
        <w:t>condensadas</w:t>
      </w:r>
      <w:r w:rsidRPr="003C04E1">
        <w:t xml:space="preserve"> acima referidas</w:t>
      </w:r>
      <w:r>
        <w:t xml:space="preserve"> </w:t>
      </w:r>
      <w:r w:rsidRPr="003C04E1">
        <w:t xml:space="preserve">não são </w:t>
      </w:r>
      <w:r w:rsidRPr="007B37AF">
        <w:t>consistentes</w:t>
      </w:r>
      <w:r w:rsidRPr="00A80762">
        <w:rPr>
          <w:vertAlign w:val="superscript"/>
        </w:rPr>
        <w:t>(1)</w:t>
      </w:r>
      <w:r w:rsidRPr="003C04E1">
        <w:t xml:space="preserve"> com as demonstrações contábeis auditadas da Companhia ABC para o exercício findo em 31 de dezembro de 20X1, de acordo com </w:t>
      </w:r>
      <w:r>
        <w:t>(</w:t>
      </w:r>
      <w:r w:rsidRPr="003C04E1">
        <w:t>descrever os critérios estabelecidos</w:t>
      </w:r>
      <w:r>
        <w:t>)</w:t>
      </w:r>
      <w:r w:rsidRPr="003C04E1">
        <w:t>.</w:t>
      </w:r>
    </w:p>
    <w:p w14:paraId="088C9BB7" w14:textId="77777777" w:rsidR="00CA6010" w:rsidRPr="003C04E1" w:rsidRDefault="00CA6010" w:rsidP="00CA6010">
      <w:pPr>
        <w:jc w:val="both"/>
      </w:pPr>
    </w:p>
    <w:p w14:paraId="153E6A9D" w14:textId="77777777" w:rsidR="00CA6010" w:rsidRPr="003C04E1" w:rsidRDefault="00CA6010" w:rsidP="00CA6010">
      <w:pPr>
        <w:jc w:val="both"/>
        <w:rPr>
          <w:b/>
        </w:rPr>
      </w:pPr>
      <w:r w:rsidRPr="003C04E1">
        <w:rPr>
          <w:b/>
        </w:rPr>
        <w:t>Base para opinião adversa</w:t>
      </w:r>
    </w:p>
    <w:p w14:paraId="168CC62E" w14:textId="77777777" w:rsidR="00CA6010" w:rsidRPr="003C04E1" w:rsidRDefault="00CA6010" w:rsidP="00CA6010">
      <w:pPr>
        <w:jc w:val="both"/>
      </w:pPr>
    </w:p>
    <w:p w14:paraId="319B8E94" w14:textId="77777777" w:rsidR="00CA6010" w:rsidRPr="003C04E1" w:rsidRDefault="00CA6010" w:rsidP="00CA6010">
      <w:pPr>
        <w:jc w:val="both"/>
      </w:pPr>
      <w:r>
        <w:t>(</w:t>
      </w:r>
      <w:r w:rsidRPr="003C04E1">
        <w:t xml:space="preserve">Descrever o assunto que gerou a falta de </w:t>
      </w:r>
      <w:r w:rsidRPr="007B37AF">
        <w:t>consistência</w:t>
      </w:r>
      <w:r w:rsidRPr="003C04E1">
        <w:t xml:space="preserve"> das demonstrações contábeis condensadas, em todos os aspectos relevantes, com as demonstrações contábeis auditadas, de acordo com os critérios aplicados</w:t>
      </w:r>
      <w:r>
        <w:t>).</w:t>
      </w:r>
    </w:p>
    <w:p w14:paraId="37B9A2A0" w14:textId="77777777" w:rsidR="00CA6010" w:rsidRDefault="00CA6010" w:rsidP="00CA6010">
      <w:pPr>
        <w:jc w:val="both"/>
        <w:rPr>
          <w:b/>
        </w:rPr>
      </w:pPr>
    </w:p>
    <w:p w14:paraId="67A0AC50" w14:textId="77777777" w:rsidR="00CA6010" w:rsidRPr="003C04E1" w:rsidRDefault="00CA6010" w:rsidP="00CA6010">
      <w:pPr>
        <w:jc w:val="both"/>
        <w:rPr>
          <w:b/>
        </w:rPr>
      </w:pPr>
      <w:r w:rsidRPr="003C04E1">
        <w:rPr>
          <w:b/>
        </w:rPr>
        <w:t>Demonstrações contábeis condensadas</w:t>
      </w:r>
    </w:p>
    <w:p w14:paraId="19FF7140" w14:textId="77777777" w:rsidR="00CA6010" w:rsidRDefault="00CA6010" w:rsidP="00CA6010">
      <w:pPr>
        <w:jc w:val="both"/>
      </w:pPr>
    </w:p>
    <w:p w14:paraId="77A86536" w14:textId="77777777" w:rsidR="00CA6010" w:rsidRPr="003C04E1" w:rsidRDefault="00CA6010" w:rsidP="00CA6010">
      <w:pPr>
        <w:jc w:val="both"/>
      </w:pPr>
      <w:r w:rsidRPr="00240F9E">
        <w:rPr>
          <w:highlight w:val="red"/>
        </w:rPr>
        <w:t>As demonstrações contábeis condensadas não contemplam todas as divulgações</w:t>
      </w:r>
      <w:r w:rsidRPr="003C04E1">
        <w:t xml:space="preserve"> requeridas pelas práticas contábeis adotadas no Brasil</w:t>
      </w:r>
      <w:r w:rsidRPr="00A80762">
        <w:rPr>
          <w:vertAlign w:val="superscript"/>
        </w:rPr>
        <w:t>(2)</w:t>
      </w:r>
      <w:r w:rsidRPr="003C04E1">
        <w:t>. Portanto, a leitura das demonstrações contábeis condensadas e o respectivo relatório do auditor independente não substitu</w:t>
      </w:r>
      <w:r>
        <w:t>em</w:t>
      </w:r>
      <w:r w:rsidRPr="003C04E1">
        <w:t xml:space="preserve"> a leitura das demonstrações contábeis auditadas e o respectivo relatório do auditor independente.</w:t>
      </w:r>
    </w:p>
    <w:p w14:paraId="123FB4F7" w14:textId="77777777" w:rsidR="00CA6010" w:rsidRDefault="00CA6010" w:rsidP="00CA6010">
      <w:pPr>
        <w:jc w:val="both"/>
        <w:rPr>
          <w:b/>
        </w:rPr>
      </w:pPr>
    </w:p>
    <w:p w14:paraId="310E3462" w14:textId="77777777" w:rsidR="00CA6010" w:rsidRPr="003C04E1" w:rsidRDefault="00CA6010" w:rsidP="00CA6010">
      <w:pPr>
        <w:jc w:val="both"/>
        <w:rPr>
          <w:b/>
        </w:rPr>
      </w:pPr>
      <w:r>
        <w:rPr>
          <w:b/>
        </w:rPr>
        <w:t xml:space="preserve">Demonstrações </w:t>
      </w:r>
      <w:r w:rsidRPr="003C04E1">
        <w:rPr>
          <w:b/>
        </w:rPr>
        <w:t>contábeis auditadas e respectivo relatório do auditor</w:t>
      </w:r>
    </w:p>
    <w:p w14:paraId="08FC667A" w14:textId="77777777" w:rsidR="00CA6010" w:rsidRDefault="00CA6010" w:rsidP="00CA6010">
      <w:pPr>
        <w:jc w:val="both"/>
      </w:pPr>
    </w:p>
    <w:p w14:paraId="55F405C0" w14:textId="77777777" w:rsidR="00CA6010" w:rsidRPr="003C04E1" w:rsidRDefault="00CA6010" w:rsidP="00CA6010">
      <w:pPr>
        <w:jc w:val="both"/>
      </w:pPr>
      <w:r w:rsidRPr="003C04E1">
        <w:t>Expressamos opinião de auditoria sem modificação sobre as demonstrações contábeis auditadas em nosso relatório com data de 15 de fevereiro de 20X2.</w:t>
      </w:r>
    </w:p>
    <w:p w14:paraId="0D8D6FC5" w14:textId="77777777" w:rsidR="00CA6010" w:rsidRDefault="00CA6010" w:rsidP="00CA6010">
      <w:pPr>
        <w:jc w:val="both"/>
        <w:rPr>
          <w:b/>
        </w:rPr>
      </w:pPr>
    </w:p>
    <w:p w14:paraId="060583F4" w14:textId="77777777" w:rsidR="00CA6010" w:rsidRPr="003C04E1" w:rsidRDefault="00CA6010" w:rsidP="00CA6010">
      <w:pPr>
        <w:jc w:val="both"/>
        <w:rPr>
          <w:b/>
        </w:rPr>
      </w:pPr>
      <w:r w:rsidRPr="003C04E1">
        <w:rPr>
          <w:b/>
        </w:rPr>
        <w:t xml:space="preserve">Responsabilidade da administração da </w:t>
      </w:r>
      <w:r>
        <w:rPr>
          <w:b/>
        </w:rPr>
        <w:t>c</w:t>
      </w:r>
      <w:r w:rsidRPr="003C04E1">
        <w:rPr>
          <w:b/>
        </w:rPr>
        <w:t>ompanhia sobre as demonstrações contábeis condensadas</w:t>
      </w:r>
      <w:r w:rsidRPr="00A80762">
        <w:rPr>
          <w:b/>
          <w:vertAlign w:val="superscript"/>
        </w:rPr>
        <w:t>(3)</w:t>
      </w:r>
    </w:p>
    <w:p w14:paraId="1CA3E1A3" w14:textId="77777777" w:rsidR="00CA6010" w:rsidRDefault="00CA6010" w:rsidP="00CA6010">
      <w:pPr>
        <w:jc w:val="both"/>
      </w:pPr>
    </w:p>
    <w:p w14:paraId="5613F451" w14:textId="77777777" w:rsidR="00CA6010" w:rsidRPr="003C04E1" w:rsidRDefault="00CA6010" w:rsidP="00CA6010">
      <w:pPr>
        <w:jc w:val="both"/>
      </w:pPr>
      <w:r w:rsidRPr="003C04E1">
        <w:t xml:space="preserve">A administração da </w:t>
      </w:r>
      <w:r>
        <w:t>c</w:t>
      </w:r>
      <w:r w:rsidRPr="003C04E1">
        <w:t xml:space="preserve">ompanhia é responsável pela elaboração das demonstrações contábeis condensadas, de acordo com </w:t>
      </w:r>
      <w:r>
        <w:t>(</w:t>
      </w:r>
      <w:r w:rsidRPr="003C04E1">
        <w:t>descrever os critérios estabelecidos</w:t>
      </w:r>
      <w:r>
        <w:t>)</w:t>
      </w:r>
      <w:r w:rsidRPr="003C04E1">
        <w:t>.</w:t>
      </w:r>
    </w:p>
    <w:p w14:paraId="5690B9EA" w14:textId="77777777" w:rsidR="00CA6010" w:rsidRPr="003C04E1" w:rsidRDefault="00CA6010" w:rsidP="00CA6010">
      <w:pPr>
        <w:jc w:val="both"/>
      </w:pPr>
    </w:p>
    <w:p w14:paraId="093934D5" w14:textId="77777777" w:rsidR="00CA6010" w:rsidRPr="003C04E1" w:rsidRDefault="00CA6010" w:rsidP="00CA6010">
      <w:pPr>
        <w:jc w:val="both"/>
        <w:rPr>
          <w:b/>
        </w:rPr>
      </w:pPr>
      <w:r w:rsidRPr="003C04E1">
        <w:rPr>
          <w:b/>
        </w:rPr>
        <w:t>Responsabilidade do auditor</w:t>
      </w:r>
    </w:p>
    <w:p w14:paraId="72AC754A" w14:textId="77777777" w:rsidR="00CA6010" w:rsidRPr="003C04E1" w:rsidRDefault="00CA6010" w:rsidP="00CA6010">
      <w:pPr>
        <w:jc w:val="both"/>
      </w:pPr>
    </w:p>
    <w:p w14:paraId="5D1C94A3" w14:textId="77777777" w:rsidR="00CA6010" w:rsidRPr="003C04E1" w:rsidRDefault="00CA6010" w:rsidP="00CA6010">
      <w:pPr>
        <w:jc w:val="both"/>
      </w:pPr>
      <w:r w:rsidRPr="003C04E1">
        <w:t xml:space="preserve">Nossa responsabilidade é a de expressar uma opinião sobre se essas demonstrações contábeis condensadas são </w:t>
      </w:r>
      <w:r w:rsidRPr="007B37AF">
        <w:t>consistentes</w:t>
      </w:r>
      <w:r w:rsidRPr="003C04E1">
        <w:t>, em todos os aspectos relevantes, com as demonstrações contábeis auditadas com base em nossos procedimentos, que foram conduzidos de acordo com a NBC TA 810 – Trabalhos para a Emissão de Relatório sobre Demonstrações Contábeis Condensadas.</w:t>
      </w:r>
    </w:p>
    <w:p w14:paraId="2C7F1BB1" w14:textId="77777777" w:rsidR="00CA6010" w:rsidRPr="003C04E1" w:rsidRDefault="00CA6010" w:rsidP="00CA6010">
      <w:pPr>
        <w:jc w:val="both"/>
      </w:pPr>
    </w:p>
    <w:p w14:paraId="23560D0D" w14:textId="77777777" w:rsidR="00CA6010" w:rsidRPr="003C04E1" w:rsidRDefault="00CA6010" w:rsidP="00CA6010">
      <w:pPr>
        <w:jc w:val="both"/>
      </w:pPr>
      <w:r w:rsidRPr="003C04E1">
        <w:t>[Local (localidade do escritório de auditoria que emitiu o relatório) e data do relatório do auditor independente]</w:t>
      </w:r>
    </w:p>
    <w:p w14:paraId="373F6498" w14:textId="77777777" w:rsidR="00CA6010" w:rsidRPr="003C04E1" w:rsidRDefault="00CA6010" w:rsidP="00CA6010">
      <w:pPr>
        <w:jc w:val="both"/>
      </w:pPr>
      <w:r w:rsidRPr="003C04E1">
        <w:t>[Nome do auditor independente (pessoa física ou jurídica</w:t>
      </w:r>
      <w:r>
        <w:t>)</w:t>
      </w:r>
      <w:r w:rsidRPr="003C04E1">
        <w:t>]</w:t>
      </w:r>
    </w:p>
    <w:p w14:paraId="1602EFE4" w14:textId="77777777" w:rsidR="00CA6010" w:rsidRPr="003C04E1" w:rsidRDefault="00CA6010" w:rsidP="00CA6010">
      <w:pPr>
        <w:jc w:val="both"/>
      </w:pPr>
      <w:r w:rsidRPr="003C04E1">
        <w:t>[Nome do profissional (sócio ou responsável técnico, no caso de o auditor ser pessoa jurídica)]</w:t>
      </w:r>
    </w:p>
    <w:p w14:paraId="09B9BB0C" w14:textId="77777777" w:rsidR="00CA6010" w:rsidRPr="003C04E1" w:rsidRDefault="00CA6010" w:rsidP="00CA6010">
      <w:pPr>
        <w:jc w:val="both"/>
      </w:pPr>
      <w:r w:rsidRPr="003C04E1">
        <w:t>[Número de registro no CRC</w:t>
      </w:r>
      <w:r>
        <w:t xml:space="preserve"> </w:t>
      </w:r>
      <w:r w:rsidRPr="003C04E1">
        <w:t>da firma de auditoria e do profissional que assina o relatório]</w:t>
      </w:r>
    </w:p>
    <w:p w14:paraId="35497E32" w14:textId="77777777" w:rsidR="00CA6010" w:rsidRDefault="00CA6010" w:rsidP="00CA6010">
      <w:pPr>
        <w:jc w:val="both"/>
      </w:pPr>
      <w:r w:rsidRPr="003C04E1">
        <w:t>[Assinatura do auditor independente]</w:t>
      </w:r>
    </w:p>
    <w:p w14:paraId="5F7B1EE7" w14:textId="77777777" w:rsidR="00CA6010" w:rsidRPr="003C04E1" w:rsidRDefault="00CA6010" w:rsidP="00CA6010">
      <w:pPr>
        <w:jc w:val="both"/>
      </w:pPr>
    </w:p>
    <w:p w14:paraId="115D5C7D" w14:textId="77777777" w:rsidR="00CA6010" w:rsidRPr="00F60009" w:rsidRDefault="00CA6010">
      <w:pPr>
        <w:pStyle w:val="PargrafodaLista"/>
        <w:numPr>
          <w:ilvl w:val="0"/>
          <w:numId w:val="346"/>
        </w:numPr>
        <w:spacing w:after="120" w:line="240" w:lineRule="auto"/>
        <w:ind w:left="284" w:hanging="284"/>
        <w:contextualSpacing w:val="0"/>
        <w:jc w:val="both"/>
        <w:rPr>
          <w:sz w:val="20"/>
          <w:szCs w:val="20"/>
        </w:rPr>
      </w:pPr>
      <w:r w:rsidRPr="00F60009">
        <w:rPr>
          <w:sz w:val="20"/>
          <w:szCs w:val="20"/>
        </w:rPr>
        <w:t xml:space="preserve">Alternativamente, em vez de assegurar a </w:t>
      </w:r>
      <w:r w:rsidRPr="007B37AF">
        <w:rPr>
          <w:sz w:val="20"/>
          <w:szCs w:val="20"/>
        </w:rPr>
        <w:t>consistência</w:t>
      </w:r>
      <w:r w:rsidRPr="00F60009">
        <w:rPr>
          <w:sz w:val="20"/>
          <w:szCs w:val="20"/>
        </w:rPr>
        <w:t>, pode ser assegurado que as demonstrações condensadas representam um resumo adequado das demonstrações auditadas.</w:t>
      </w:r>
    </w:p>
    <w:p w14:paraId="45B1CF59" w14:textId="77777777" w:rsidR="00CA6010" w:rsidRPr="00F60009" w:rsidRDefault="00CA6010">
      <w:pPr>
        <w:pStyle w:val="PargrafodaLista"/>
        <w:numPr>
          <w:ilvl w:val="0"/>
          <w:numId w:val="346"/>
        </w:numPr>
        <w:spacing w:after="120" w:line="240" w:lineRule="auto"/>
        <w:ind w:left="284" w:hanging="284"/>
        <w:contextualSpacing w:val="0"/>
        <w:jc w:val="both"/>
        <w:rPr>
          <w:sz w:val="20"/>
          <w:szCs w:val="20"/>
        </w:rPr>
      </w:pPr>
      <w:r w:rsidRPr="00F60009">
        <w:rPr>
          <w:sz w:val="20"/>
          <w:szCs w:val="20"/>
        </w:rPr>
        <w:t>Descrever a estrutura de relatório financeiro aplicada na elaboração das demonstrações contábeis auditadas.</w:t>
      </w:r>
    </w:p>
    <w:p w14:paraId="516C5C0D" w14:textId="77777777" w:rsidR="00CA6010" w:rsidRPr="00D528D1" w:rsidRDefault="00CA6010">
      <w:pPr>
        <w:pStyle w:val="PargrafodaLista"/>
        <w:numPr>
          <w:ilvl w:val="0"/>
          <w:numId w:val="346"/>
        </w:numPr>
        <w:spacing w:after="0" w:line="240" w:lineRule="auto"/>
        <w:ind w:left="360" w:hanging="284"/>
        <w:contextualSpacing w:val="0"/>
        <w:jc w:val="both"/>
      </w:pPr>
      <w:r w:rsidRPr="00D528D1">
        <w:rPr>
          <w:sz w:val="20"/>
          <w:szCs w:val="20"/>
        </w:rPr>
        <w:t>Ou outro título que seja apropriado no contexto da estrutura legal aplicável.</w:t>
      </w:r>
    </w:p>
    <w:p w14:paraId="71690740" w14:textId="52165B51" w:rsidR="002A7EB0" w:rsidRDefault="002A7EB0" w:rsidP="002A7EB0"/>
    <w:p w14:paraId="3EBA0586" w14:textId="0172AA05" w:rsidR="001C5A5E" w:rsidRDefault="001C5A5E" w:rsidP="002A7EB0"/>
    <w:p w14:paraId="0C9C66AF" w14:textId="1DA470F4" w:rsidR="001C5A5E" w:rsidRDefault="001C5A5E" w:rsidP="001C5A5E">
      <w:pPr>
        <w:pStyle w:val="Ttulo1"/>
        <w:spacing w:before="0" w:after="120" w:line="240" w:lineRule="auto"/>
        <w:rPr>
          <w:rFonts w:ascii="Times New Roman" w:hAnsi="Times New Roman" w:cs="Times New Roman"/>
          <w:b/>
          <w:bCs/>
          <w:color w:val="auto"/>
          <w:sz w:val="24"/>
          <w:szCs w:val="24"/>
        </w:rPr>
      </w:pPr>
      <w:bookmarkStart w:id="265" w:name="_Toc183036925"/>
      <w:r w:rsidRPr="00D17E06">
        <w:rPr>
          <w:rFonts w:ascii="Times New Roman" w:hAnsi="Times New Roman" w:cs="Times New Roman"/>
          <w:b/>
          <w:bCs/>
          <w:color w:val="auto"/>
          <w:sz w:val="24"/>
          <w:szCs w:val="24"/>
        </w:rPr>
        <w:t xml:space="preserve">NBC </w:t>
      </w:r>
      <w:r>
        <w:rPr>
          <w:rFonts w:ascii="Times New Roman" w:hAnsi="Times New Roman" w:cs="Times New Roman"/>
          <w:b/>
          <w:bCs/>
          <w:color w:val="auto"/>
          <w:sz w:val="24"/>
          <w:szCs w:val="24"/>
        </w:rPr>
        <w:t>TR</w:t>
      </w:r>
      <w:r w:rsidRPr="00D17E06">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2400</w:t>
      </w:r>
      <w:bookmarkEnd w:id="265"/>
    </w:p>
    <w:p w14:paraId="7B5567BA" w14:textId="77777777" w:rsidR="001C5A5E" w:rsidRDefault="001C5A5E" w:rsidP="001C5A5E">
      <w:r>
        <w:t>NORMA BRASILEIRA DE CONTABILIDADE – NBC TR 2400, DE 25 DE OUTUBRO DE 2013</w:t>
      </w:r>
    </w:p>
    <w:p w14:paraId="16794528" w14:textId="77777777" w:rsidR="001C5A5E" w:rsidRDefault="001C5A5E" w:rsidP="001C5A5E"/>
    <w:p w14:paraId="455EC94D" w14:textId="77777777" w:rsidR="001C5A5E" w:rsidRDefault="001C5A5E" w:rsidP="001C5A5E">
      <w:r>
        <w:t>Dispõe sobre trabalhos de revisão de demonstrações contábeis.</w:t>
      </w:r>
    </w:p>
    <w:p w14:paraId="605D6A89" w14:textId="77777777" w:rsidR="001C5A5E" w:rsidRDefault="001C5A5E" w:rsidP="001C5A5E"/>
    <w:p w14:paraId="7ACCE242" w14:textId="77777777" w:rsidR="001C5A5E" w:rsidRDefault="001C5A5E" w:rsidP="001C5A5E"/>
    <w:p w14:paraId="2110EBAC" w14:textId="77777777" w:rsidR="001C5A5E" w:rsidRDefault="001C5A5E" w:rsidP="001C5A5E">
      <w:r>
        <w:t>O CONSELHO FEDERAL DE CONTABILIDADE, considerando o processo de convergência das Normas Brasileiras de Contabilidade aos padrões internacionais e que, mediante acordo firmado com a IFAC que autorizou, no Brasil, o CFC e o IBRACON – Instituto dos Auditores Independentes do Brasil,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9.295/46, alterado pela Lei n.º 12.249/10, faz saber que foi aprovada em seu Plenário a seguinte Norma Brasileira de Contabilidade (NBC), elaborada de acordo com a sua equivalente internacional ISRE 2400 da IFAC:</w:t>
      </w:r>
    </w:p>
    <w:p w14:paraId="212DFC54" w14:textId="77777777" w:rsidR="001C5A5E" w:rsidRDefault="001C5A5E" w:rsidP="001C5A5E"/>
    <w:p w14:paraId="7C35E9FE" w14:textId="77777777" w:rsidR="001C5A5E" w:rsidRDefault="001C5A5E" w:rsidP="001C5A5E"/>
    <w:p w14:paraId="3B5EC06A" w14:textId="77777777" w:rsidR="001C5A5E" w:rsidRDefault="001C5A5E" w:rsidP="001C5A5E"/>
    <w:p w14:paraId="3D088830" w14:textId="77777777" w:rsidR="001C5A5E" w:rsidRDefault="001C5A5E" w:rsidP="001C5A5E">
      <w:r>
        <w:t>NBC TR 2400 – TRABALHOS DE REVISÃO DE DEMONSTRAÇÕES CONTÁBEIS</w:t>
      </w:r>
    </w:p>
    <w:p w14:paraId="0B5D5F93" w14:textId="77777777" w:rsidR="001C5A5E" w:rsidRDefault="001C5A5E" w:rsidP="001C5A5E"/>
    <w:p w14:paraId="18283E7B" w14:textId="77777777" w:rsidR="001C5A5E" w:rsidRDefault="001C5A5E" w:rsidP="001C5A5E"/>
    <w:p w14:paraId="5AF1B160" w14:textId="77777777" w:rsidR="001C5A5E" w:rsidRDefault="001C5A5E" w:rsidP="001C5A5E">
      <w:r>
        <w:t xml:space="preserve">Sumário                                                  </w:t>
      </w:r>
      <w:r>
        <w:tab/>
      </w:r>
      <w:r>
        <w:tab/>
      </w:r>
      <w:r>
        <w:tab/>
      </w:r>
      <w:r>
        <w:tab/>
      </w:r>
      <w:r>
        <w:tab/>
      </w:r>
      <w:r>
        <w:tab/>
        <w:t>Item</w:t>
      </w:r>
    </w:p>
    <w:p w14:paraId="052E8EAA" w14:textId="77777777" w:rsidR="001C5A5E" w:rsidRDefault="001C5A5E" w:rsidP="001C5A5E">
      <w:r>
        <w:t xml:space="preserve">Introdução                                                        </w:t>
      </w:r>
      <w:r>
        <w:tab/>
      </w:r>
    </w:p>
    <w:p w14:paraId="6623BA9D" w14:textId="77777777" w:rsidR="001C5A5E" w:rsidRDefault="001C5A5E" w:rsidP="001C5A5E">
      <w:r>
        <w:t xml:space="preserve">Alcance                                                           </w:t>
      </w:r>
      <w:r>
        <w:tab/>
      </w:r>
      <w:r>
        <w:tab/>
      </w:r>
      <w:r>
        <w:tab/>
      </w:r>
      <w:r>
        <w:tab/>
      </w:r>
      <w:r>
        <w:tab/>
      </w:r>
      <w:r>
        <w:tab/>
        <w:t>1 – 4</w:t>
      </w:r>
    </w:p>
    <w:p w14:paraId="03BB1558" w14:textId="77777777" w:rsidR="001C5A5E" w:rsidRDefault="001C5A5E" w:rsidP="001C5A5E">
      <w:r>
        <w:t xml:space="preserve">Trabalho de revisão das demonstrações contábeis históricas                                                        </w:t>
      </w:r>
      <w:r>
        <w:tab/>
        <w:t>5 – 8</w:t>
      </w:r>
    </w:p>
    <w:p w14:paraId="3B2E918F" w14:textId="77777777" w:rsidR="001C5A5E" w:rsidRDefault="001C5A5E" w:rsidP="001C5A5E">
      <w:r>
        <w:t>Autoridade</w:t>
      </w:r>
      <w:r>
        <w:tab/>
      </w:r>
      <w:r>
        <w:tab/>
      </w:r>
      <w:r>
        <w:tab/>
      </w:r>
      <w:r>
        <w:tab/>
      </w:r>
      <w:r>
        <w:tab/>
      </w:r>
      <w:r>
        <w:tab/>
        <w:t>9 – 13</w:t>
      </w:r>
    </w:p>
    <w:p w14:paraId="0492E475" w14:textId="77777777" w:rsidR="001C5A5E" w:rsidRDefault="001C5A5E" w:rsidP="001C5A5E">
      <w:r>
        <w:t xml:space="preserve">Objetivo                                                        </w:t>
      </w:r>
      <w:r>
        <w:tab/>
      </w:r>
      <w:r>
        <w:tab/>
      </w:r>
      <w:r>
        <w:tab/>
      </w:r>
      <w:r>
        <w:tab/>
      </w:r>
      <w:r>
        <w:tab/>
      </w:r>
      <w:r>
        <w:tab/>
        <w:t>14 – 15</w:t>
      </w:r>
    </w:p>
    <w:p w14:paraId="12531740" w14:textId="77777777" w:rsidR="001C5A5E" w:rsidRDefault="001C5A5E" w:rsidP="001C5A5E">
      <w:r>
        <w:t xml:space="preserve">Definições                                                      </w:t>
      </w:r>
      <w:r>
        <w:tab/>
      </w:r>
      <w:r>
        <w:tab/>
      </w:r>
      <w:r>
        <w:tab/>
      </w:r>
      <w:r>
        <w:tab/>
      </w:r>
      <w:r>
        <w:tab/>
      </w:r>
      <w:r>
        <w:tab/>
        <w:t>16 – 17</w:t>
      </w:r>
    </w:p>
    <w:p w14:paraId="18AFB550" w14:textId="77777777" w:rsidR="001C5A5E" w:rsidRDefault="001C5A5E" w:rsidP="001C5A5E">
      <w:r>
        <w:t>Requisitos</w:t>
      </w:r>
      <w:r>
        <w:tab/>
      </w:r>
    </w:p>
    <w:p w14:paraId="27CB8758" w14:textId="77777777" w:rsidR="001C5A5E" w:rsidRDefault="001C5A5E" w:rsidP="001C5A5E">
      <w:r>
        <w:t xml:space="preserve">Condução do trabalho de revisão </w:t>
      </w:r>
      <w:r>
        <w:tab/>
        <w:t>18 – 20</w:t>
      </w:r>
    </w:p>
    <w:p w14:paraId="4614072C" w14:textId="77777777" w:rsidR="001C5A5E" w:rsidRDefault="001C5A5E" w:rsidP="001C5A5E">
      <w:r>
        <w:t xml:space="preserve">Requisitos éticos                                               </w:t>
      </w:r>
      <w:r>
        <w:tab/>
      </w:r>
      <w:r>
        <w:tab/>
      </w:r>
      <w:r>
        <w:tab/>
      </w:r>
      <w:r>
        <w:tab/>
      </w:r>
      <w:r>
        <w:tab/>
      </w:r>
      <w:r>
        <w:tab/>
        <w:t>21</w:t>
      </w:r>
    </w:p>
    <w:p w14:paraId="0963F269" w14:textId="77777777" w:rsidR="001C5A5E" w:rsidRDefault="001C5A5E" w:rsidP="001C5A5E">
      <w:r>
        <w:t xml:space="preserve">Ceticismo profissional e julgamento profissional </w:t>
      </w:r>
      <w:r>
        <w:tab/>
      </w:r>
      <w:r>
        <w:tab/>
      </w:r>
      <w:r>
        <w:tab/>
      </w:r>
      <w:r>
        <w:tab/>
      </w:r>
      <w:r>
        <w:tab/>
      </w:r>
      <w:r>
        <w:tab/>
        <w:t>22 – 23</w:t>
      </w:r>
    </w:p>
    <w:p w14:paraId="5A576E4D" w14:textId="77777777" w:rsidR="001C5A5E" w:rsidRDefault="001C5A5E" w:rsidP="001C5A5E">
      <w:r>
        <w:t xml:space="preserve">Controle de qualidade no nível do trabalho         </w:t>
      </w:r>
      <w:r>
        <w:tab/>
      </w:r>
      <w:r>
        <w:tab/>
      </w:r>
      <w:r>
        <w:tab/>
      </w:r>
      <w:r>
        <w:tab/>
      </w:r>
      <w:r>
        <w:tab/>
      </w:r>
      <w:r>
        <w:tab/>
        <w:t>24 – 28</w:t>
      </w:r>
    </w:p>
    <w:p w14:paraId="672F56BD" w14:textId="77777777" w:rsidR="001C5A5E" w:rsidRDefault="001C5A5E" w:rsidP="001C5A5E">
      <w:r>
        <w:t xml:space="preserve">Aceitação e continuidade de relacionamento com clientes e de trabalhos de revisão                         </w:t>
      </w:r>
      <w:r>
        <w:tab/>
        <w:t>29 – 41</w:t>
      </w:r>
    </w:p>
    <w:p w14:paraId="1E1F778A" w14:textId="77777777" w:rsidR="001C5A5E" w:rsidRDefault="001C5A5E" w:rsidP="001C5A5E">
      <w:r>
        <w:t>Comunicação com a administração e com os responsáveis pela governança</w:t>
      </w:r>
      <w:r>
        <w:tab/>
        <w:t>42</w:t>
      </w:r>
    </w:p>
    <w:p w14:paraId="3839ABAC" w14:textId="77777777" w:rsidR="001C5A5E" w:rsidRDefault="001C5A5E" w:rsidP="001C5A5E">
      <w:r>
        <w:t>Execução do trabalho</w:t>
      </w:r>
      <w:r>
        <w:tab/>
        <w:t>43 – 57</w:t>
      </w:r>
    </w:p>
    <w:p w14:paraId="177BA45A" w14:textId="77777777" w:rsidR="001C5A5E" w:rsidRDefault="001C5A5E" w:rsidP="001C5A5E">
      <w:r>
        <w:t>Eventos subsequentes</w:t>
      </w:r>
      <w:r>
        <w:tab/>
        <w:t>58 – 60</w:t>
      </w:r>
    </w:p>
    <w:p w14:paraId="7D5CD361" w14:textId="77777777" w:rsidR="001C5A5E" w:rsidRDefault="001C5A5E" w:rsidP="001C5A5E">
      <w:r>
        <w:t>Representações formais</w:t>
      </w:r>
      <w:r>
        <w:tab/>
        <w:t>61 – 65</w:t>
      </w:r>
    </w:p>
    <w:p w14:paraId="6D262367" w14:textId="77777777" w:rsidR="001C5A5E" w:rsidRDefault="001C5A5E" w:rsidP="001C5A5E">
      <w:r>
        <w:t>Avaliação das evidências obtidas nos procedimentos executados</w:t>
      </w:r>
      <w:r>
        <w:tab/>
        <w:t>66 – 68</w:t>
      </w:r>
    </w:p>
    <w:p w14:paraId="6B29074C" w14:textId="77777777" w:rsidR="001C5A5E" w:rsidRDefault="001C5A5E" w:rsidP="001C5A5E">
      <w:r>
        <w:t>Formação da conclusão do auditor sobre as demonstrações contábeis</w:t>
      </w:r>
      <w:r>
        <w:tab/>
        <w:t>69 – 85</w:t>
      </w:r>
    </w:p>
    <w:p w14:paraId="2009E992" w14:textId="77777777" w:rsidR="001C5A5E" w:rsidRDefault="001C5A5E" w:rsidP="001C5A5E">
      <w:r>
        <w:t>Relatório de revisão</w:t>
      </w:r>
      <w:r>
        <w:tab/>
        <w:t>86 – 92</w:t>
      </w:r>
    </w:p>
    <w:p w14:paraId="37523C5D" w14:textId="77777777" w:rsidR="001C5A5E" w:rsidRDefault="001C5A5E" w:rsidP="001C5A5E">
      <w:r>
        <w:t>Documentação</w:t>
      </w:r>
      <w:r>
        <w:tab/>
        <w:t>93 – 96</w:t>
      </w:r>
    </w:p>
    <w:p w14:paraId="68E289B5" w14:textId="77777777" w:rsidR="001C5A5E" w:rsidRDefault="001C5A5E" w:rsidP="001C5A5E">
      <w:r>
        <w:t>Vigência</w:t>
      </w:r>
      <w:r>
        <w:tab/>
        <w:t>97</w:t>
      </w:r>
    </w:p>
    <w:p w14:paraId="55C9E15C" w14:textId="77777777" w:rsidR="001C5A5E" w:rsidRDefault="001C5A5E" w:rsidP="001C5A5E">
      <w:r>
        <w:t>Aplicação e outros materiais explicativos</w:t>
      </w:r>
      <w:r>
        <w:tab/>
      </w:r>
    </w:p>
    <w:p w14:paraId="3CD762E2" w14:textId="77777777" w:rsidR="001C5A5E" w:rsidRDefault="001C5A5E" w:rsidP="001C5A5E">
      <w:r>
        <w:t>Alcance</w:t>
      </w:r>
      <w:r>
        <w:tab/>
        <w:t>A1 – A5</w:t>
      </w:r>
    </w:p>
    <w:p w14:paraId="2DF9577D" w14:textId="77777777" w:rsidR="001C5A5E" w:rsidRDefault="001C5A5E" w:rsidP="001C5A5E">
      <w:r>
        <w:t>Trabalho de revisão das demonstrações contábeis históricas</w:t>
      </w:r>
      <w:r>
        <w:tab/>
        <w:t>A6 – A7</w:t>
      </w:r>
    </w:p>
    <w:p w14:paraId="519E12A7" w14:textId="77777777" w:rsidR="001C5A5E" w:rsidRDefault="001C5A5E" w:rsidP="001C5A5E">
      <w:r>
        <w:t>Objetivo</w:t>
      </w:r>
      <w:r>
        <w:tab/>
        <w:t>A8 – A10</w:t>
      </w:r>
    </w:p>
    <w:p w14:paraId="383E6C02" w14:textId="77777777" w:rsidR="001C5A5E" w:rsidRDefault="001C5A5E" w:rsidP="001C5A5E">
      <w:r>
        <w:t>Definições</w:t>
      </w:r>
      <w:r>
        <w:tab/>
        <w:t>A11 – A13</w:t>
      </w:r>
    </w:p>
    <w:p w14:paraId="4DC24C50" w14:textId="77777777" w:rsidR="001C5A5E" w:rsidRDefault="001C5A5E" w:rsidP="001C5A5E">
      <w:r>
        <w:t>Condução do trabalho de revisão</w:t>
      </w:r>
      <w:r>
        <w:tab/>
        <w:t>A14</w:t>
      </w:r>
    </w:p>
    <w:p w14:paraId="31F66CC2" w14:textId="77777777" w:rsidR="001C5A5E" w:rsidRDefault="001C5A5E" w:rsidP="001C5A5E">
      <w:r>
        <w:t>Requisitos éticos</w:t>
      </w:r>
      <w:r>
        <w:tab/>
        <w:t>A15 – A16</w:t>
      </w:r>
    </w:p>
    <w:p w14:paraId="55B72432" w14:textId="77777777" w:rsidR="001C5A5E" w:rsidRDefault="001C5A5E" w:rsidP="001C5A5E">
      <w:r>
        <w:t>Ceticismo profissional e julgamento profissional</w:t>
      </w:r>
      <w:r>
        <w:tab/>
        <w:t>A17 – A25</w:t>
      </w:r>
    </w:p>
    <w:p w14:paraId="6DF46435" w14:textId="77777777" w:rsidR="001C5A5E" w:rsidRDefault="001C5A5E" w:rsidP="001C5A5E">
      <w:r>
        <w:t>Controle de qualidade no nível do trabalho</w:t>
      </w:r>
      <w:r>
        <w:tab/>
        <w:t>A26 – A33</w:t>
      </w:r>
    </w:p>
    <w:p w14:paraId="53B5417C" w14:textId="77777777" w:rsidR="001C5A5E" w:rsidRDefault="001C5A5E" w:rsidP="001C5A5E">
      <w:r>
        <w:t>Aceitação e continuidade do relacionamento com clientes e de trabalhos de revisão</w:t>
      </w:r>
      <w:r>
        <w:tab/>
        <w:t>A34 – A62</w:t>
      </w:r>
    </w:p>
    <w:p w14:paraId="6B9E122D" w14:textId="77777777" w:rsidR="001C5A5E" w:rsidRDefault="001C5A5E" w:rsidP="001C5A5E">
      <w:r>
        <w:t>Comunicação com a administração e com os responsáveis pela governança</w:t>
      </w:r>
      <w:r>
        <w:tab/>
        <w:t>A63 – A69</w:t>
      </w:r>
    </w:p>
    <w:p w14:paraId="2A2C4A46" w14:textId="77777777" w:rsidR="001C5A5E" w:rsidRDefault="001C5A5E" w:rsidP="001C5A5E">
      <w:r>
        <w:t>Execução do trabalho</w:t>
      </w:r>
      <w:r>
        <w:tab/>
        <w:t>A70 – A99</w:t>
      </w:r>
    </w:p>
    <w:p w14:paraId="002A3813" w14:textId="77777777" w:rsidR="001C5A5E" w:rsidRDefault="001C5A5E" w:rsidP="001C5A5E">
      <w:r>
        <w:t>Representações formais</w:t>
      </w:r>
      <w:r>
        <w:tab/>
        <w:t>A100 – A102</w:t>
      </w:r>
    </w:p>
    <w:p w14:paraId="6EB5DFCE" w14:textId="77777777" w:rsidR="001C5A5E" w:rsidRDefault="001C5A5E" w:rsidP="001C5A5E">
      <w:r>
        <w:t>Avaliação das evidências obtidas nos procedimentos executados</w:t>
      </w:r>
      <w:r>
        <w:tab/>
        <w:t>A103 – A105</w:t>
      </w:r>
    </w:p>
    <w:p w14:paraId="5257D6CD" w14:textId="77777777" w:rsidR="001C5A5E" w:rsidRDefault="001C5A5E" w:rsidP="001C5A5E">
      <w:r>
        <w:t>Formação da conclusão do auditor sobre as demonstrações contábeis</w:t>
      </w:r>
      <w:r>
        <w:tab/>
        <w:t>A106 – A117</w:t>
      </w:r>
    </w:p>
    <w:p w14:paraId="0ED84D2B" w14:textId="77777777" w:rsidR="001C5A5E" w:rsidRDefault="001C5A5E" w:rsidP="001C5A5E">
      <w:r>
        <w:t>Relatório de revisão</w:t>
      </w:r>
      <w:r>
        <w:tab/>
        <w:t>A118 – A144</w:t>
      </w:r>
    </w:p>
    <w:p w14:paraId="1B15242B" w14:textId="77777777" w:rsidR="001C5A5E" w:rsidRDefault="001C5A5E" w:rsidP="001C5A5E">
      <w:r>
        <w:t>Documentação</w:t>
      </w:r>
      <w:r>
        <w:tab/>
        <w:t>A145</w:t>
      </w:r>
    </w:p>
    <w:p w14:paraId="15194C48" w14:textId="77777777" w:rsidR="001C5A5E" w:rsidRDefault="001C5A5E" w:rsidP="001C5A5E">
      <w:r>
        <w:t>Apêndice I – Exemplo ilustrativo de carta de contração para trabalho de revisão de demonstrações contábeis</w:t>
      </w:r>
      <w:r>
        <w:tab/>
      </w:r>
    </w:p>
    <w:p w14:paraId="069024A6" w14:textId="77777777" w:rsidR="001C5A5E" w:rsidRDefault="001C5A5E" w:rsidP="001C5A5E">
      <w:r>
        <w:t>Apêndice II – Exemplos ilustrativos de relatórios de revisão</w:t>
      </w:r>
      <w:r>
        <w:tab/>
      </w:r>
    </w:p>
    <w:p w14:paraId="62DABA83" w14:textId="77777777" w:rsidR="001C5A5E" w:rsidRDefault="001C5A5E" w:rsidP="001C5A5E"/>
    <w:p w14:paraId="7C3214FE" w14:textId="77777777" w:rsidR="001C5A5E" w:rsidRDefault="001C5A5E" w:rsidP="001C5A5E"/>
    <w:p w14:paraId="285C5993" w14:textId="77777777" w:rsidR="001C5A5E" w:rsidRDefault="001C5A5E" w:rsidP="001C5A5E">
      <w:r>
        <w:tab/>
      </w:r>
    </w:p>
    <w:p w14:paraId="79E51545" w14:textId="77777777" w:rsidR="001C5A5E" w:rsidRDefault="001C5A5E" w:rsidP="001C5A5E">
      <w:r>
        <w:t>Introdução</w:t>
      </w:r>
    </w:p>
    <w:p w14:paraId="646DF319" w14:textId="77777777" w:rsidR="001C5A5E" w:rsidRDefault="001C5A5E" w:rsidP="001C5A5E"/>
    <w:p w14:paraId="6913E9CF" w14:textId="77777777" w:rsidR="001C5A5E" w:rsidRDefault="001C5A5E" w:rsidP="001C5A5E">
      <w:r>
        <w:t xml:space="preserve">Alcance </w:t>
      </w:r>
    </w:p>
    <w:p w14:paraId="3BFDA156" w14:textId="77777777" w:rsidR="001C5A5E" w:rsidRDefault="001C5A5E" w:rsidP="001C5A5E"/>
    <w:p w14:paraId="0C2332BE" w14:textId="77777777" w:rsidR="001C5A5E" w:rsidRDefault="001C5A5E" w:rsidP="001C5A5E">
      <w:r>
        <w:t xml:space="preserve">1. </w:t>
      </w:r>
      <w:r>
        <w:tab/>
        <w:t>Esta Norma trata da (ver item A1):</w:t>
      </w:r>
    </w:p>
    <w:p w14:paraId="3D5E55FA" w14:textId="77777777" w:rsidR="001C5A5E" w:rsidRDefault="001C5A5E" w:rsidP="001C5A5E">
      <w:r>
        <w:t xml:space="preserve">(a) </w:t>
      </w:r>
      <w:r>
        <w:tab/>
        <w:t>responsabilidade do auditor, quando contratado para realizar revisão de demonstrações contábeis históricas, quando ele não for o auditor das demonstrações contábeis da entidade; e</w:t>
      </w:r>
    </w:p>
    <w:p w14:paraId="67151F13" w14:textId="77777777" w:rsidR="001C5A5E" w:rsidRDefault="001C5A5E" w:rsidP="001C5A5E">
      <w:r>
        <w:t xml:space="preserve">(b) </w:t>
      </w:r>
      <w:r>
        <w:tab/>
        <w:t>forma e conteúdo do relatório do auditor sobre as demonstrações contábeis.</w:t>
      </w:r>
    </w:p>
    <w:p w14:paraId="30561224" w14:textId="77777777" w:rsidR="001C5A5E" w:rsidRDefault="001C5A5E" w:rsidP="001C5A5E"/>
    <w:p w14:paraId="7102BAAE" w14:textId="77777777" w:rsidR="001C5A5E" w:rsidRDefault="001C5A5E" w:rsidP="001C5A5E">
      <w:r>
        <w:t xml:space="preserve">2. </w:t>
      </w:r>
      <w:r>
        <w:tab/>
        <w:t xml:space="preserve">Esta Norma não trata da revisão das demonstrações contábeis da entidade ou das informações contábeis intermediárias, realizadas pelo próprio auditor independente da entidade, que, portanto, tem sob sua responsabilidade a auditoria das demonstrações contábeis da entidade (ver item A2). </w:t>
      </w:r>
    </w:p>
    <w:p w14:paraId="10C0899E" w14:textId="77777777" w:rsidR="001C5A5E" w:rsidRDefault="001C5A5E" w:rsidP="001C5A5E"/>
    <w:p w14:paraId="456C3529" w14:textId="77777777" w:rsidR="001C5A5E" w:rsidRDefault="001C5A5E" w:rsidP="001C5A5E">
      <w:r>
        <w:t xml:space="preserve">3. </w:t>
      </w:r>
      <w:r>
        <w:tab/>
        <w:t>Esta Norma deve ser aplicada, com as devidas adaptações, às revisões de outras informações contábeis de natureza histórica. Trabalhos de asseguração limitada que não sejam revisões de informação contábil histórica são executados de acordo com a NBC TO 3000, considerando, também a NBC PA 01.</w:t>
      </w:r>
    </w:p>
    <w:p w14:paraId="634039AA" w14:textId="77777777" w:rsidR="001C5A5E" w:rsidRDefault="001C5A5E" w:rsidP="001C5A5E"/>
    <w:p w14:paraId="31F10B72" w14:textId="77777777" w:rsidR="001C5A5E" w:rsidRDefault="001C5A5E" w:rsidP="001C5A5E">
      <w:r>
        <w:t>4.</w:t>
      </w:r>
      <w:r>
        <w:tab/>
        <w:t xml:space="preserve">Os sistemas de controle de qualidade, as políticas e os procedimentos são de responsabilidade do auditor independente (firma ou pessoa física). A NBC PA 01 aplica-se aos trabalhos de revisão das demonstrações contábeis. As disposições desta Norma relacionadas com o controle de qualidade no nível dos trabalhos individuais de revisão são baseadas no pressuposto de que a firma de auditoria está sujeita a uma Norma ou requisitos que são pelo menos tão exigentes quanto a NBC PA 01 (ver itens A3 a A5). </w:t>
      </w:r>
    </w:p>
    <w:p w14:paraId="0750E258" w14:textId="77777777" w:rsidR="001C5A5E" w:rsidRDefault="001C5A5E" w:rsidP="001C5A5E"/>
    <w:p w14:paraId="4507F9D9" w14:textId="77777777" w:rsidR="001C5A5E" w:rsidRDefault="001C5A5E" w:rsidP="001C5A5E">
      <w:r>
        <w:t>Trabalho de revisão das demonstrações contábeis históricas</w:t>
      </w:r>
    </w:p>
    <w:p w14:paraId="5E08D64B" w14:textId="77777777" w:rsidR="001C5A5E" w:rsidRDefault="001C5A5E" w:rsidP="001C5A5E"/>
    <w:p w14:paraId="1411DAA2" w14:textId="77777777" w:rsidR="001C5A5E" w:rsidRDefault="001C5A5E" w:rsidP="001C5A5E">
      <w:r>
        <w:t xml:space="preserve">5. </w:t>
      </w:r>
      <w:r>
        <w:tab/>
        <w:t>A revisão das demonstrações contábeis históricas é um serviço de asseguração limitada, como descrito na NBC TA ESTRUTURA CONCEITUAL – Estrutura Conceitual para Trabalhos de Asseguração (ver itens A6 e A7).</w:t>
      </w:r>
    </w:p>
    <w:p w14:paraId="0BFD3519" w14:textId="77777777" w:rsidR="001C5A5E" w:rsidRDefault="001C5A5E" w:rsidP="001C5A5E"/>
    <w:p w14:paraId="0BEAB50F" w14:textId="77777777" w:rsidR="001C5A5E" w:rsidRDefault="001C5A5E" w:rsidP="001C5A5E">
      <w:r>
        <w:t xml:space="preserve">6. </w:t>
      </w:r>
      <w:r>
        <w:tab/>
        <w:t xml:space="preserve">Na revisão de demonstrações contábeis, o auditor expressa uma conclusão que tem como objetivo aumentar o grau de confiança dos usuários previstos sobre a elaboração das demonstrações contábeis da entidade, de acordo com a estrutura de relatório financeiro aplicável. A conclusão do auditor é baseada na obtenção de segurança limitada. O relatório do auditor inclui uma descrição da natureza do trabalho de revisão, para que os leitores do relatório sejam capazes de entender a conclusão. </w:t>
      </w:r>
    </w:p>
    <w:p w14:paraId="4630C409" w14:textId="77777777" w:rsidR="001C5A5E" w:rsidRDefault="001C5A5E" w:rsidP="001C5A5E"/>
    <w:p w14:paraId="57DD60F7" w14:textId="77777777" w:rsidR="001C5A5E" w:rsidRDefault="001C5A5E" w:rsidP="001C5A5E">
      <w:r>
        <w:t xml:space="preserve">7. </w:t>
      </w:r>
      <w:r>
        <w:tab/>
        <w:t>O auditor executa principalmente indagações e aplica procedimentos analíticos para obter evidências apropriadas e suficientes, como base para expressar uma conclusão de conformidade com os requisitos desta Norma sobre as demonstrações contábeis como um todo.</w:t>
      </w:r>
    </w:p>
    <w:p w14:paraId="62DDB972" w14:textId="77777777" w:rsidR="001C5A5E" w:rsidRDefault="001C5A5E" w:rsidP="001C5A5E"/>
    <w:p w14:paraId="6F2042D2" w14:textId="77777777" w:rsidR="001C5A5E" w:rsidRDefault="001C5A5E" w:rsidP="001C5A5E">
      <w:r>
        <w:t xml:space="preserve">8. </w:t>
      </w:r>
      <w:r>
        <w:tab/>
        <w:t xml:space="preserve">Se o auditor tomar conhecimento de assunto que o faça acreditar que as demonstrações contábeis possam apresentar distorções relevantes, ele desenvolve e executa procedimentos adicionais, considerados necessários nas circunstâncias, para poder concluir sobre as demonstrações contábeis de acordo com esta Norma. </w:t>
      </w:r>
    </w:p>
    <w:p w14:paraId="43B06E85" w14:textId="77777777" w:rsidR="001C5A5E" w:rsidRDefault="001C5A5E" w:rsidP="001C5A5E"/>
    <w:p w14:paraId="628CC473" w14:textId="77777777" w:rsidR="001C5A5E" w:rsidRDefault="001C5A5E" w:rsidP="001C5A5E">
      <w:r>
        <w:t xml:space="preserve">Autoridade </w:t>
      </w:r>
    </w:p>
    <w:p w14:paraId="4D594B57" w14:textId="77777777" w:rsidR="001C5A5E" w:rsidRDefault="001C5A5E" w:rsidP="001C5A5E"/>
    <w:p w14:paraId="75AC2118" w14:textId="77777777" w:rsidR="001C5A5E" w:rsidRDefault="001C5A5E" w:rsidP="001C5A5E">
      <w:r>
        <w:t xml:space="preserve">9. </w:t>
      </w:r>
      <w:r>
        <w:tab/>
        <w:t xml:space="preserve">Esta Norma contém os objetivos do auditor em segui-la, fornecendo o contexto onde os requisitos estão definidos e se destinam a auxiliar o auditor na compreensão do que precisa ser realizado nos trabalhos de revisão. </w:t>
      </w:r>
    </w:p>
    <w:p w14:paraId="677E8369" w14:textId="77777777" w:rsidR="001C5A5E" w:rsidRDefault="001C5A5E" w:rsidP="001C5A5E"/>
    <w:p w14:paraId="7B845059" w14:textId="77777777" w:rsidR="001C5A5E" w:rsidRDefault="001C5A5E" w:rsidP="001C5A5E">
      <w:r>
        <w:t xml:space="preserve">10. </w:t>
      </w:r>
      <w:r>
        <w:tab/>
        <w:t xml:space="preserve">Os requisitos são expressos usando o verbo deve, denotando obrigação em sua aplicação. Eles são estabelecidos para permitir ao auditor alcançar os objetivos desejados. </w:t>
      </w:r>
    </w:p>
    <w:p w14:paraId="1E0B542E" w14:textId="77777777" w:rsidR="001C5A5E" w:rsidRDefault="001C5A5E" w:rsidP="001C5A5E"/>
    <w:p w14:paraId="33A92747" w14:textId="77777777" w:rsidR="001C5A5E" w:rsidRDefault="001C5A5E" w:rsidP="001C5A5E">
      <w:r>
        <w:t xml:space="preserve">11. </w:t>
      </w:r>
      <w:r>
        <w:tab/>
        <w:t>Adicionalmente, esta Norma contém material introdutório, definições e, no final, a parte com outros materiais explicativos que suplementa a primeira parte da Norma com informações para a sua aplicação, fornecendo contexto para sua adequada compreensão e aplicação.</w:t>
      </w:r>
    </w:p>
    <w:p w14:paraId="7B549BF7" w14:textId="77777777" w:rsidR="001C5A5E" w:rsidRDefault="001C5A5E" w:rsidP="001C5A5E"/>
    <w:p w14:paraId="77F05660" w14:textId="77777777" w:rsidR="001C5A5E" w:rsidRDefault="001C5A5E" w:rsidP="001C5A5E">
      <w:r>
        <w:t xml:space="preserve">12. </w:t>
      </w:r>
      <w:r>
        <w:tab/>
        <w:t xml:space="preserve">A parte suplementar da Norma apresenta também explicações e informações sobre os assuntos tratados, sobre os requisitos e orientações para a sua execução. Embora tal orientação em si não imponha uma obrigação, ela é relevante para a correta aplicação dos requisitos. </w:t>
      </w:r>
    </w:p>
    <w:p w14:paraId="5A2EA69F" w14:textId="77777777" w:rsidR="001C5A5E" w:rsidRDefault="001C5A5E" w:rsidP="001C5A5E"/>
    <w:p w14:paraId="4ABB0471" w14:textId="77777777" w:rsidR="001C5A5E" w:rsidRDefault="001C5A5E" w:rsidP="001C5A5E">
      <w:r>
        <w:t xml:space="preserve">13. </w:t>
      </w:r>
      <w:r>
        <w:tab/>
        <w:t>Esta Norma é aplicável para revisões de demonstrações contábeis, conforme definido no item 97.</w:t>
      </w:r>
    </w:p>
    <w:p w14:paraId="03A6455C" w14:textId="77777777" w:rsidR="001C5A5E" w:rsidRDefault="001C5A5E" w:rsidP="001C5A5E"/>
    <w:p w14:paraId="1CBF99E3" w14:textId="77777777" w:rsidR="001C5A5E" w:rsidRDefault="001C5A5E" w:rsidP="001C5A5E">
      <w:r>
        <w:t>Objetivo</w:t>
      </w:r>
    </w:p>
    <w:p w14:paraId="7D7F6D88" w14:textId="77777777" w:rsidR="001C5A5E" w:rsidRDefault="001C5A5E" w:rsidP="001C5A5E"/>
    <w:p w14:paraId="1C99F2F8" w14:textId="77777777" w:rsidR="001C5A5E" w:rsidRDefault="001C5A5E" w:rsidP="001C5A5E">
      <w:r>
        <w:t>14.</w:t>
      </w:r>
      <w:r>
        <w:tab/>
        <w:t>Os objetivos do auditor na revisão das demonstrações contábeis executadas de acordo com esta Norma são:</w:t>
      </w:r>
    </w:p>
    <w:p w14:paraId="590AD19C" w14:textId="77777777" w:rsidR="001C5A5E" w:rsidRDefault="001C5A5E" w:rsidP="001C5A5E">
      <w:r>
        <w:t>(a) obter segurança limitada, principalmente mediante indagações e aplicação de procedimentos analíticos sobre se as demonstrações contábeis como um todo estão livres de distorções, permitindo assim que o auditor expresse uma conclusão se algum fato chegou ao seu conhecimento que o leve a acreditar que as demonstrações contábeis não estão elaboradas, em todos os aspectos relevantes, de acordo com a estrutura de relatório financeiro aplicável; e</w:t>
      </w:r>
    </w:p>
    <w:p w14:paraId="0F182C62" w14:textId="77777777" w:rsidR="001C5A5E" w:rsidRDefault="001C5A5E" w:rsidP="001C5A5E">
      <w:r>
        <w:t xml:space="preserve">(b) </w:t>
      </w:r>
      <w:r>
        <w:tab/>
        <w:t>emita seu relatório sobre as demonstrações contábeis como um todo da forma requerida por esta Norma.</w:t>
      </w:r>
    </w:p>
    <w:p w14:paraId="2D6B75DB" w14:textId="77777777" w:rsidR="001C5A5E" w:rsidRDefault="001C5A5E" w:rsidP="001C5A5E"/>
    <w:p w14:paraId="0E952CA0" w14:textId="77777777" w:rsidR="001C5A5E" w:rsidRDefault="001C5A5E" w:rsidP="001C5A5E">
      <w:r>
        <w:t xml:space="preserve">15. </w:t>
      </w:r>
      <w:r>
        <w:tab/>
        <w:t>Em todos os casos em que não possa ser obtido o nível desejado de segurança limitada e uma conclusão com ressalva no relatório do auditor seja insuficiente nas circunstâncias, esta Norma requer que o auditor se abstenha de apresentar conclusão no seu relatório ou se retire do trabalho, se for o caso, desde que tal decisão seja possível de acordo com lei ou regulamento aplicável (ver itens A8 a A10, A115 e A116).</w:t>
      </w:r>
    </w:p>
    <w:p w14:paraId="0BDDB658" w14:textId="77777777" w:rsidR="001C5A5E" w:rsidRDefault="001C5A5E" w:rsidP="001C5A5E"/>
    <w:p w14:paraId="53A8F4A2" w14:textId="77777777" w:rsidR="001C5A5E" w:rsidRDefault="001C5A5E" w:rsidP="001C5A5E">
      <w:r>
        <w:t>Definições</w:t>
      </w:r>
    </w:p>
    <w:p w14:paraId="13BDBA34" w14:textId="77777777" w:rsidR="001C5A5E" w:rsidRDefault="001C5A5E" w:rsidP="001C5A5E"/>
    <w:p w14:paraId="709D1E13" w14:textId="77777777" w:rsidR="001C5A5E" w:rsidRDefault="001C5A5E" w:rsidP="001C5A5E">
      <w:r>
        <w:t xml:space="preserve">16. </w:t>
      </w:r>
      <w:r>
        <w:tab/>
        <w:t xml:space="preserve">Os principais termos e expressões são normalmente explicados no glossário de termos ou no sumário de palavras-chave, todavia, no caso das normas brasileiras (NBCs) não foi feita tal publicação. Dessa forma, para ajudar na sua aplicação de forma consistente e na sua interpretação, os principais termos e expressões utilizados nesta Norma estão a seguir explicados ou, quando já foram definidos na Norma que trata dos objetivos da auditoria independente (NBC TA 200) ou em outras normas de auditoria, é feita referência à respectiva Norma. Por exemplo, os termos "administração" e "responsáveis pela governança", utilizados ao longo desta Norma, estão definidos na NBC TA 260, que trata das comunicações com os responsáveis pela governança (ver itens A11 e A12). </w:t>
      </w:r>
    </w:p>
    <w:p w14:paraId="5697C027" w14:textId="77777777" w:rsidR="001C5A5E" w:rsidRDefault="001C5A5E" w:rsidP="001C5A5E"/>
    <w:p w14:paraId="16B37EBF" w14:textId="77777777" w:rsidR="001C5A5E" w:rsidRDefault="001C5A5E" w:rsidP="001C5A5E">
      <w:r>
        <w:t xml:space="preserve">17. </w:t>
      </w:r>
      <w:r>
        <w:tab/>
        <w:t>Para os fins desta Norma, as expressões em itálico apresentadas a seguir têm os seguintes significados:</w:t>
      </w:r>
    </w:p>
    <w:p w14:paraId="7F123269" w14:textId="77777777" w:rsidR="001C5A5E" w:rsidRDefault="001C5A5E" w:rsidP="001C5A5E">
      <w:r>
        <w:t>Procedimentos analíticos são avaliações de informações financeiras por meio da análise de relações plausíveis entre dados financeiros e não financeiros. Os procedimentos analíticos também englobam a necessária investigação de flutuações ou relações identificadas que são inconsistentes com outras informações pertinentes ou que diferem dos valores esperados de forma significativa.</w:t>
      </w:r>
    </w:p>
    <w:p w14:paraId="7824DBDB" w14:textId="77777777" w:rsidR="001C5A5E" w:rsidRDefault="001C5A5E" w:rsidP="001C5A5E">
      <w:r>
        <w:t>Risco do trabalho é o risco de que o auditor expresse uma conclusão inadequada quando as demonstrações contábeis apresentem distorções.</w:t>
      </w:r>
    </w:p>
    <w:p w14:paraId="3913482F" w14:textId="77777777" w:rsidR="001C5A5E" w:rsidRDefault="001C5A5E" w:rsidP="001C5A5E">
      <w:r>
        <w:t xml:space="preserve">Demonstrações contábeis para fins gerais são demonstrações contábeis elaboradas de acordo com a estrutura de relatório financeiro para fins gerais. </w:t>
      </w:r>
    </w:p>
    <w:p w14:paraId="33C51502" w14:textId="77777777" w:rsidR="001C5A5E" w:rsidRDefault="001C5A5E" w:rsidP="001C5A5E">
      <w:r>
        <w:t>Estrutura de relatório financeiro para fins gerais é uma estrutura projetada para atender as necessidades financeiras comuns de ampla gama de usuários. A estrutura de relatório financeiro pode ser uma estrutura de apresentação adequada ou uma estrutura de conformidade, conforme definido no item 13 da NBC TA 200.</w:t>
      </w:r>
    </w:p>
    <w:p w14:paraId="2AC3B0B7" w14:textId="77777777" w:rsidR="001C5A5E" w:rsidRDefault="001C5A5E" w:rsidP="001C5A5E">
      <w:r>
        <w:t>Consulta consiste na busca de informações de pessoas da própria entidade ou externas a ela que conhecem determinado assunto.</w:t>
      </w:r>
    </w:p>
    <w:p w14:paraId="305F1ECB" w14:textId="77777777" w:rsidR="001C5A5E" w:rsidRDefault="001C5A5E" w:rsidP="001C5A5E">
      <w:r>
        <w:t>Asseguração limitada é fornecida quando o nível de segurança obtido é limitado, ou seja, o risco do trabalho é reduzido a um nível aceitável nas circunstâncias do trabalho, permitindo ao auditor expressar uma conclusão de acordo com esta Norma, mas esse risco é maior do que no trabalho de asseguração razoável. A combinação da natureza, época e extensão de procedimentos de coleta de evidências é, pelo menos, suficiente para o auditor obter um nível significativo de segurança. Para ser significativo, é provável que o nível de segurança obtido pelo auditor aumente o nível de confiança dos usuários previstos das demonstrações contábeis (ver item A13).</w:t>
      </w:r>
    </w:p>
    <w:p w14:paraId="4C2D2212" w14:textId="77777777" w:rsidR="001C5A5E" w:rsidRDefault="001C5A5E" w:rsidP="001C5A5E">
      <w:r>
        <w:t>Auditor inclui o sócio do trabalho ou outros membros da equipe de trabalho, ou, conforme o caso, da firma de auditoria. Quando esta Norma expressamente pretende que um requisito ou responsabilidade seja atribuído ao sócio do trabalho, a Norma utiliza a expressão "sócio do trabalho”, em vez de “auditor”. "Sócio do trabalho" e "firma" devem ser lidos como se referindo aos seus equivalentes do setor público, se for o caso.</w:t>
      </w:r>
    </w:p>
    <w:p w14:paraId="7A80DB96" w14:textId="77777777" w:rsidR="001C5A5E" w:rsidRDefault="001C5A5E" w:rsidP="001C5A5E">
      <w:r>
        <w:t xml:space="preserve">Julgamento profissional é a aplicação de treinamento, conhecimento e experiência aplicáveis, dentro do contexto fornecido pelas normas de contabilidade, auditoria e ética na tomada de decisões sobre os cursos de ação que são apropriados nas circunstâncias do trabalho de revisão. </w:t>
      </w:r>
    </w:p>
    <w:p w14:paraId="3C74FB89" w14:textId="77777777" w:rsidR="001C5A5E" w:rsidRDefault="001C5A5E" w:rsidP="001C5A5E">
      <w:r>
        <w:t>Requisitos éticos aplicáveis são os requisitos aos quais a equipe de trabalho está sujeita quando realizar trabalhos de revisão. Esses requisitos normalmente compreendem o Código de Ética Profissional do Contador do CFC e as Normas Brasileiras de Contabilidade Profissionais, em conjunto com outros requisitos de órgãos reguladores, quando forem mais restritivos.</w:t>
      </w:r>
    </w:p>
    <w:p w14:paraId="6EE27BED" w14:textId="77777777" w:rsidR="001C5A5E" w:rsidRDefault="001C5A5E" w:rsidP="001C5A5E">
      <w:r>
        <w:t>Demonstrações contábeis para fins especiais são demonstrações elaboradas de acordo com uma estrutura conceitual de propósito especial para atender objetivos específicos.</w:t>
      </w:r>
    </w:p>
    <w:p w14:paraId="01B9260B" w14:textId="77777777" w:rsidR="001C5A5E" w:rsidRDefault="001C5A5E" w:rsidP="001C5A5E">
      <w:r>
        <w:t>Estrutura de relatórios financeiros de propósitos especiais é o conjunto de regras projetado para atender as necessidades de informações financeiras de usuários específicos. Essa estrutura também pode ser de apresentação adequada ou de conformidade (ver definição no item 13 da NBC TA 200).</w:t>
      </w:r>
    </w:p>
    <w:p w14:paraId="36F519B0" w14:textId="77777777" w:rsidR="001C5A5E" w:rsidRDefault="001C5A5E" w:rsidP="001C5A5E"/>
    <w:p w14:paraId="73E7366D" w14:textId="77777777" w:rsidR="001C5A5E" w:rsidRDefault="001C5A5E" w:rsidP="001C5A5E">
      <w:r>
        <w:t>Requisitos</w:t>
      </w:r>
    </w:p>
    <w:p w14:paraId="081FDB01" w14:textId="77777777" w:rsidR="001C5A5E" w:rsidRDefault="001C5A5E" w:rsidP="001C5A5E"/>
    <w:p w14:paraId="49215BF3" w14:textId="77777777" w:rsidR="001C5A5E" w:rsidRDefault="001C5A5E" w:rsidP="001C5A5E">
      <w:r>
        <w:t xml:space="preserve">Condução do trabalho de revisão </w:t>
      </w:r>
    </w:p>
    <w:p w14:paraId="1FD16806" w14:textId="77777777" w:rsidR="001C5A5E" w:rsidRDefault="001C5A5E" w:rsidP="001C5A5E"/>
    <w:p w14:paraId="3F90737D" w14:textId="77777777" w:rsidR="001C5A5E" w:rsidRDefault="001C5A5E" w:rsidP="001C5A5E">
      <w:r>
        <w:t xml:space="preserve">18. </w:t>
      </w:r>
      <w:r>
        <w:tab/>
        <w:t>O auditor deve ter entendimento de todo o texto desta Norma, contendo informações sobre a sua aplicação e outros materiais explicativos, de forma a tornar compreensíveis seus objetivos e aplicar apropriadamente seus requisitos (ver item A14).</w:t>
      </w:r>
    </w:p>
    <w:p w14:paraId="23AB5CED" w14:textId="77777777" w:rsidR="001C5A5E" w:rsidRDefault="001C5A5E" w:rsidP="001C5A5E"/>
    <w:p w14:paraId="0018B3C3" w14:textId="77777777" w:rsidR="001C5A5E" w:rsidRDefault="001C5A5E" w:rsidP="001C5A5E">
      <w:r>
        <w:t>Cumprimento dos requisitos pertinentes</w:t>
      </w:r>
    </w:p>
    <w:p w14:paraId="4EB4F424" w14:textId="77777777" w:rsidR="001C5A5E" w:rsidRDefault="001C5A5E" w:rsidP="001C5A5E"/>
    <w:p w14:paraId="0F06DAAE" w14:textId="77777777" w:rsidR="001C5A5E" w:rsidRDefault="001C5A5E" w:rsidP="001C5A5E">
      <w:r>
        <w:t xml:space="preserve">19. </w:t>
      </w:r>
      <w:r>
        <w:tab/>
        <w:t>O auditor deve cumprir cada requisito desta Norma, a menos que a exigência não seja aplicável para a revisão. O requisito é aplicável para o trabalho quando as circunstâncias abordadas por ele existem.</w:t>
      </w:r>
    </w:p>
    <w:p w14:paraId="14FFFEE9" w14:textId="77777777" w:rsidR="001C5A5E" w:rsidRDefault="001C5A5E" w:rsidP="001C5A5E"/>
    <w:p w14:paraId="3BE2DEE0" w14:textId="77777777" w:rsidR="001C5A5E" w:rsidRDefault="001C5A5E" w:rsidP="001C5A5E">
      <w:r>
        <w:t xml:space="preserve">20. </w:t>
      </w:r>
      <w:r>
        <w:tab/>
        <w:t>O auditor não pode declarar o cumprimento desta Norma no seu relatório de revisão, a menos que ele tenha cumprido com todos os requisitos que sejam aplicáveis nas circunstâncias do trabalho de revisão.</w:t>
      </w:r>
    </w:p>
    <w:p w14:paraId="098D13FD" w14:textId="77777777" w:rsidR="001C5A5E" w:rsidRDefault="001C5A5E" w:rsidP="001C5A5E"/>
    <w:p w14:paraId="044497DF" w14:textId="77777777" w:rsidR="001C5A5E" w:rsidRDefault="001C5A5E" w:rsidP="001C5A5E">
      <w:r>
        <w:t>Requisitos éticos</w:t>
      </w:r>
    </w:p>
    <w:p w14:paraId="5682FA03" w14:textId="77777777" w:rsidR="001C5A5E" w:rsidRDefault="001C5A5E" w:rsidP="001C5A5E"/>
    <w:p w14:paraId="79BE212C" w14:textId="77777777" w:rsidR="001C5A5E" w:rsidRDefault="001C5A5E" w:rsidP="001C5A5E">
      <w:r>
        <w:t xml:space="preserve">21. </w:t>
      </w:r>
      <w:r>
        <w:tab/>
        <w:t>O auditor deve cumprir as exigências éticas aplicáveis, incluindo aquelas pertinentes à independência (ver itens A15 e A16).</w:t>
      </w:r>
    </w:p>
    <w:p w14:paraId="0E0B9E42" w14:textId="77777777" w:rsidR="001C5A5E" w:rsidRDefault="001C5A5E" w:rsidP="001C5A5E"/>
    <w:p w14:paraId="6EC2F475" w14:textId="77777777" w:rsidR="001C5A5E" w:rsidRDefault="001C5A5E" w:rsidP="001C5A5E">
      <w:r>
        <w:t>Ceticismo profissional e julgamento profissional</w:t>
      </w:r>
    </w:p>
    <w:p w14:paraId="48292C55" w14:textId="77777777" w:rsidR="001C5A5E" w:rsidRDefault="001C5A5E" w:rsidP="001C5A5E"/>
    <w:p w14:paraId="6E968E38" w14:textId="77777777" w:rsidR="001C5A5E" w:rsidRDefault="001C5A5E" w:rsidP="001C5A5E">
      <w:r>
        <w:t xml:space="preserve">22. </w:t>
      </w:r>
      <w:r>
        <w:tab/>
        <w:t>O auditor deve planejar e executar o trabalho com ceticismo profissional, reconhecendo que podem existir circunstâncias que causam distorções relevantes às demonstrações contábeis (ver itens A17 a A20).</w:t>
      </w:r>
    </w:p>
    <w:p w14:paraId="20DAF647" w14:textId="77777777" w:rsidR="001C5A5E" w:rsidRDefault="001C5A5E" w:rsidP="001C5A5E"/>
    <w:p w14:paraId="0B26C60E" w14:textId="77777777" w:rsidR="001C5A5E" w:rsidRDefault="001C5A5E" w:rsidP="001C5A5E">
      <w:r>
        <w:t xml:space="preserve">23. </w:t>
      </w:r>
      <w:r>
        <w:tab/>
        <w:t>O auditor deve exercer julgamento profissional na condução do trabalho de revisão (ver itens A21 a A25).</w:t>
      </w:r>
    </w:p>
    <w:p w14:paraId="6988CCC4" w14:textId="77777777" w:rsidR="001C5A5E" w:rsidRDefault="001C5A5E" w:rsidP="001C5A5E"/>
    <w:p w14:paraId="4024788F" w14:textId="77777777" w:rsidR="001C5A5E" w:rsidRDefault="001C5A5E" w:rsidP="001C5A5E">
      <w:r>
        <w:t>Controle de qualidade no nível do trabalho</w:t>
      </w:r>
    </w:p>
    <w:p w14:paraId="5231DB5E" w14:textId="77777777" w:rsidR="001C5A5E" w:rsidRDefault="001C5A5E" w:rsidP="001C5A5E"/>
    <w:p w14:paraId="5DB981AF" w14:textId="77777777" w:rsidR="001C5A5E" w:rsidRDefault="001C5A5E" w:rsidP="001C5A5E">
      <w:r>
        <w:t xml:space="preserve">24. </w:t>
      </w:r>
      <w:r>
        <w:tab/>
        <w:t>O sócio do trabalho deve possuir competência e habilidades técnicas em trabalhos de asseguração e em relatórios financeiros, apropriadas às circunstâncias do trabalho (ver item A26).</w:t>
      </w:r>
    </w:p>
    <w:p w14:paraId="30B0FCED" w14:textId="77777777" w:rsidR="001C5A5E" w:rsidRDefault="001C5A5E" w:rsidP="001C5A5E"/>
    <w:p w14:paraId="10E3EE96" w14:textId="77777777" w:rsidR="001C5A5E" w:rsidRDefault="001C5A5E" w:rsidP="001C5A5E">
      <w:r>
        <w:t xml:space="preserve">25. </w:t>
      </w:r>
      <w:r>
        <w:tab/>
        <w:t>O sócio do trabalho deve assumir a responsabilidade pela (ver itens A27 a A30):</w:t>
      </w:r>
    </w:p>
    <w:p w14:paraId="1344A5D8" w14:textId="77777777" w:rsidR="001C5A5E" w:rsidRDefault="001C5A5E" w:rsidP="001C5A5E">
      <w:r>
        <w:t xml:space="preserve">(a) </w:t>
      </w:r>
      <w:r>
        <w:tab/>
        <w:t>qualidade de cada trabalho de revisão a ele atribuído;</w:t>
      </w:r>
    </w:p>
    <w:p w14:paraId="4B9B0F88" w14:textId="77777777" w:rsidR="001C5A5E" w:rsidRDefault="001C5A5E" w:rsidP="001C5A5E">
      <w:r>
        <w:t xml:space="preserve">(b) </w:t>
      </w:r>
      <w:r>
        <w:tab/>
        <w:t>direção, planejamento, supervisão e execução da revisão do trabalho, em conformidade com as normas técnicas e exigências legais e regulamentares (ver item A31);</w:t>
      </w:r>
    </w:p>
    <w:p w14:paraId="16AFB9DD" w14:textId="77777777" w:rsidR="001C5A5E" w:rsidRDefault="001C5A5E" w:rsidP="001C5A5E">
      <w:r>
        <w:t xml:space="preserve">(c) </w:t>
      </w:r>
      <w:r>
        <w:tab/>
        <w:t>emissão de relatório de revisão apropriado às circunstâncias; e</w:t>
      </w:r>
    </w:p>
    <w:p w14:paraId="6E7A0483" w14:textId="77777777" w:rsidR="001C5A5E" w:rsidRDefault="001C5A5E" w:rsidP="001C5A5E">
      <w:r>
        <w:t xml:space="preserve">(d) </w:t>
      </w:r>
      <w:r>
        <w:tab/>
        <w:t>observância do controle de qualidade na execução do trabalho, incluindo os seguintes aspectos:</w:t>
      </w:r>
    </w:p>
    <w:p w14:paraId="5A0BFC64" w14:textId="77777777" w:rsidR="001C5A5E" w:rsidRDefault="001C5A5E" w:rsidP="001C5A5E">
      <w:r>
        <w:t xml:space="preserve">(i) </w:t>
      </w:r>
      <w:r>
        <w:tab/>
        <w:t>estar convencido de que foram seguidos procedimentos apropriados em relação à aceitação e continuidade do relacionamento com clientes e de trabalhos, e que conclusões são apropriadas, inclusive considerando a existência de informações que levariam o sócio do trabalho a concluir que a administração não tem integridade suficiente (ver itens A32 e A33);</w:t>
      </w:r>
    </w:p>
    <w:p w14:paraId="18DE6A43" w14:textId="77777777" w:rsidR="001C5A5E" w:rsidRDefault="001C5A5E" w:rsidP="001C5A5E">
      <w:r>
        <w:t xml:space="preserve">(ii) </w:t>
      </w:r>
      <w:r>
        <w:tab/>
        <w:t>estar convencido de que a equipe de trabalho possui coletivamente competência e capacidade apropriadas, incluindo habilidades técnicas e conhecimentos em trabalhos de asseguração e na emissão de relatórios financeiros para:</w:t>
      </w:r>
    </w:p>
    <w:p w14:paraId="279F4F54" w14:textId="77777777" w:rsidR="001C5A5E" w:rsidRDefault="001C5A5E" w:rsidP="001C5A5E">
      <w:r>
        <w:t xml:space="preserve">a. </w:t>
      </w:r>
      <w:r>
        <w:tab/>
        <w:t>executar o trabalho de revisão de acordo com as normas profissionais aplicáveis e os requisitos legais e regulamentares; e</w:t>
      </w:r>
    </w:p>
    <w:p w14:paraId="25B30BD4" w14:textId="77777777" w:rsidR="001C5A5E" w:rsidRDefault="001C5A5E" w:rsidP="001C5A5E">
      <w:r>
        <w:t xml:space="preserve">b. </w:t>
      </w:r>
      <w:r>
        <w:tab/>
        <w:t xml:space="preserve">emitir o relatório que seja apropriado nas circunstâncias; e </w:t>
      </w:r>
    </w:p>
    <w:p w14:paraId="60D99456" w14:textId="77777777" w:rsidR="001C5A5E" w:rsidRDefault="001C5A5E" w:rsidP="001C5A5E">
      <w:r>
        <w:t>(iii) assumir a responsabilidade pela apropriada documentação do trabalho que está sendo mantida.</w:t>
      </w:r>
    </w:p>
    <w:p w14:paraId="161C9CA8" w14:textId="77777777" w:rsidR="001C5A5E" w:rsidRDefault="001C5A5E" w:rsidP="001C5A5E"/>
    <w:p w14:paraId="62B2A4B5" w14:textId="77777777" w:rsidR="001C5A5E" w:rsidRDefault="001C5A5E" w:rsidP="001C5A5E">
      <w:r>
        <w:t>Considerações relevantes após a aceitação do trabalho</w:t>
      </w:r>
    </w:p>
    <w:p w14:paraId="7A659F1F" w14:textId="77777777" w:rsidR="001C5A5E" w:rsidRDefault="001C5A5E" w:rsidP="001C5A5E"/>
    <w:p w14:paraId="279673A1" w14:textId="77777777" w:rsidR="001C5A5E" w:rsidRDefault="001C5A5E" w:rsidP="001C5A5E">
      <w:r>
        <w:t xml:space="preserve">26. </w:t>
      </w:r>
      <w:r>
        <w:tab/>
        <w:t>Se o sócio do trabalho vier a obter informações, que se estivessem disponíveis anteriormente causariam a recusa do trabalho, ele deve comunicá-la imediatamente à direção da firma de auditoria, de modo que ele e a direção da firma de auditoria possam tomar as medidas necessárias.</w:t>
      </w:r>
    </w:p>
    <w:p w14:paraId="51DEBBA2" w14:textId="77777777" w:rsidR="001C5A5E" w:rsidRDefault="001C5A5E" w:rsidP="001C5A5E"/>
    <w:p w14:paraId="68D10F04" w14:textId="77777777" w:rsidR="001C5A5E" w:rsidRDefault="001C5A5E" w:rsidP="001C5A5E">
      <w:r>
        <w:t xml:space="preserve">Cumprimento dos requisitos éticos </w:t>
      </w:r>
    </w:p>
    <w:p w14:paraId="3739EC23" w14:textId="77777777" w:rsidR="001C5A5E" w:rsidRDefault="001C5A5E" w:rsidP="001C5A5E"/>
    <w:p w14:paraId="4424D2D5" w14:textId="77777777" w:rsidR="001C5A5E" w:rsidRDefault="001C5A5E" w:rsidP="001C5A5E">
      <w:r>
        <w:t xml:space="preserve">27. </w:t>
      </w:r>
      <w:r>
        <w:tab/>
        <w:t>Durante todo o trabalho de revisão, o sócio responsável pelo trabalho deve permanecer alerta, mediante observação e indagações, conforme necessário, para identificar situações de não conformidade com os requisitos éticos, por parte de membros da equipe de trabalho. Se assuntos dessa natureza chegarem ao conhecimento do sócio, seja pelo sistema de controle de qualidade da firma ou de outra forma, indicando que membros da equipe de trabalho não cumpriram com os requisitos éticos pertinentes, o sócio responsável pelo trabalho, em consulta com os outros pares na firma, determinará a ação apropriada.</w:t>
      </w:r>
    </w:p>
    <w:p w14:paraId="53B9003B" w14:textId="77777777" w:rsidR="001C5A5E" w:rsidRDefault="001C5A5E" w:rsidP="001C5A5E"/>
    <w:p w14:paraId="7B4AC2E1" w14:textId="77777777" w:rsidR="001C5A5E" w:rsidRDefault="001C5A5E" w:rsidP="001C5A5E">
      <w:r>
        <w:t>Monitoramento</w:t>
      </w:r>
    </w:p>
    <w:p w14:paraId="7E231DB5" w14:textId="77777777" w:rsidR="001C5A5E" w:rsidRDefault="001C5A5E" w:rsidP="001C5A5E"/>
    <w:p w14:paraId="24379F38" w14:textId="77777777" w:rsidR="001C5A5E" w:rsidRDefault="001C5A5E" w:rsidP="001C5A5E">
      <w:r>
        <w:t xml:space="preserve">28. </w:t>
      </w:r>
      <w:r>
        <w:tab/>
        <w:t>Um sistema eficaz de controle de qualidade de firma inclui um processo de monitoramento projetado para fornecer segurança razoável de que as políticas da firma e os procedimentos relativos ao sistema de controle de qualidade são pertinentes, adequados e operam de forma eficaz. O sócio do trabalho deve considerar os resultados do processo de monitoramento do controle de qualidade da firma, como evidenciado na última informação divulgada pela firma sobre esse monitoramento e, se for o caso, as informações existentes sobre deficiências observadas em outras firmas da rede, que poderiam afetar os trabalhos de revisão.</w:t>
      </w:r>
    </w:p>
    <w:p w14:paraId="04E3E191" w14:textId="77777777" w:rsidR="001C5A5E" w:rsidRDefault="001C5A5E" w:rsidP="001C5A5E"/>
    <w:p w14:paraId="35513053" w14:textId="77777777" w:rsidR="001C5A5E" w:rsidRDefault="001C5A5E" w:rsidP="001C5A5E">
      <w:r>
        <w:t>Aceitação e continuidade do relacionamento com clientes e de trabalhos de revisão</w:t>
      </w:r>
    </w:p>
    <w:p w14:paraId="06B79FEC" w14:textId="77777777" w:rsidR="001C5A5E" w:rsidRDefault="001C5A5E" w:rsidP="001C5A5E"/>
    <w:p w14:paraId="4D7EC3F3" w14:textId="77777777" w:rsidR="001C5A5E" w:rsidRDefault="001C5A5E" w:rsidP="001C5A5E">
      <w:r>
        <w:t>Fatores que afetam a aceitação e continuidade do relacionamento com clientes e de trabalhos de revisão</w:t>
      </w:r>
    </w:p>
    <w:p w14:paraId="1330295B" w14:textId="77777777" w:rsidR="001C5A5E" w:rsidRDefault="001C5A5E" w:rsidP="001C5A5E"/>
    <w:p w14:paraId="39AF4700" w14:textId="77777777" w:rsidR="001C5A5E" w:rsidRDefault="001C5A5E" w:rsidP="001C5A5E">
      <w:r>
        <w:t xml:space="preserve">29. </w:t>
      </w:r>
      <w:r>
        <w:tab/>
        <w:t>A menos que exigido por lei ou regulamento, o auditor não deve aceitar um trabalho de revisão caso (ver itens A34 e A35):</w:t>
      </w:r>
    </w:p>
    <w:p w14:paraId="144394A8" w14:textId="77777777" w:rsidR="001C5A5E" w:rsidRDefault="001C5A5E" w:rsidP="001C5A5E">
      <w:r>
        <w:t xml:space="preserve">(a) </w:t>
      </w:r>
      <w:r>
        <w:tab/>
        <w:t>ele não esteja satisfeito:</w:t>
      </w:r>
    </w:p>
    <w:p w14:paraId="7FAAB9B5" w14:textId="77777777" w:rsidR="001C5A5E" w:rsidRDefault="001C5A5E" w:rsidP="001C5A5E">
      <w:r>
        <w:t xml:space="preserve">(i) </w:t>
      </w:r>
      <w:r>
        <w:tab/>
        <w:t>de que há propósito racional para o trabalho (ver item A36); ou</w:t>
      </w:r>
    </w:p>
    <w:p w14:paraId="53A35C4C" w14:textId="77777777" w:rsidR="001C5A5E" w:rsidRDefault="001C5A5E" w:rsidP="001C5A5E">
      <w:r>
        <w:t xml:space="preserve">(ii) </w:t>
      </w:r>
      <w:r>
        <w:tab/>
        <w:t>de que o trabalho de revisão seria apropriado às circunstâncias (ver item A37);</w:t>
      </w:r>
    </w:p>
    <w:p w14:paraId="3D18C014" w14:textId="77777777" w:rsidR="001C5A5E" w:rsidRDefault="001C5A5E" w:rsidP="001C5A5E">
      <w:r>
        <w:t xml:space="preserve">(b) </w:t>
      </w:r>
      <w:r>
        <w:tab/>
        <w:t>ele tem razão para acreditar que os requisitos éticos pertinentes, incluindo independência, não serão satisfeitos;</w:t>
      </w:r>
    </w:p>
    <w:p w14:paraId="798D8B64" w14:textId="77777777" w:rsidR="001C5A5E" w:rsidRDefault="001C5A5E" w:rsidP="001C5A5E">
      <w:r>
        <w:t xml:space="preserve">(c) </w:t>
      </w:r>
      <w:r>
        <w:tab/>
        <w:t>seu entendimento preliminar das circunstâncias do trabalho indica que é provável que as informações necessárias para executar a revisão não estão disponíveis ou são pouco confiáveis (ver item A38);</w:t>
      </w:r>
    </w:p>
    <w:p w14:paraId="46296A26" w14:textId="77777777" w:rsidR="001C5A5E" w:rsidRDefault="001C5A5E" w:rsidP="001C5A5E">
      <w:r>
        <w:t xml:space="preserve">(d) </w:t>
      </w:r>
      <w:r>
        <w:tab/>
        <w:t>ele tem motivos para duvidar da integridade da administração de tal forma que possa afetar o desempenho apropriado da revisão (ver item A37(b)); ou</w:t>
      </w:r>
    </w:p>
    <w:p w14:paraId="3DDA0028" w14:textId="77777777" w:rsidR="001C5A5E" w:rsidRDefault="001C5A5E" w:rsidP="001C5A5E">
      <w:r>
        <w:t xml:space="preserve">(e) </w:t>
      </w:r>
      <w:r>
        <w:tab/>
        <w:t>a administração ou os responsáveis pela governança impõem uma limitação no alcance do trabalho de revisão proposto, de tal forma que o auditor acredite que a limitação resultará na abstenção de conclusão sobre a revisão das demonstrações contábeis.</w:t>
      </w:r>
    </w:p>
    <w:p w14:paraId="6F44DBE4" w14:textId="77777777" w:rsidR="001C5A5E" w:rsidRDefault="001C5A5E" w:rsidP="001C5A5E"/>
    <w:p w14:paraId="3FB4A01B" w14:textId="77777777" w:rsidR="001C5A5E" w:rsidRDefault="001C5A5E" w:rsidP="001C5A5E">
      <w:r>
        <w:t xml:space="preserve">Precondições para a aceitação do trabalho de revisão </w:t>
      </w:r>
    </w:p>
    <w:p w14:paraId="0F6F0367" w14:textId="77777777" w:rsidR="001C5A5E" w:rsidRDefault="001C5A5E" w:rsidP="001C5A5E"/>
    <w:p w14:paraId="30E246DC" w14:textId="77777777" w:rsidR="001C5A5E" w:rsidRDefault="001C5A5E" w:rsidP="001C5A5E">
      <w:r>
        <w:t xml:space="preserve">30. </w:t>
      </w:r>
      <w:r>
        <w:tab/>
        <w:t>Antes de aceitar o trabalho de revisão, o auditor deve (ver item A39):</w:t>
      </w:r>
    </w:p>
    <w:p w14:paraId="73C5217D" w14:textId="77777777" w:rsidR="001C5A5E" w:rsidRDefault="001C5A5E" w:rsidP="001C5A5E">
      <w:r>
        <w:t xml:space="preserve">(a) </w:t>
      </w:r>
      <w:r>
        <w:tab/>
        <w:t>determinar se a estrutura de relatório financeiro aplicada na elaboração das demonstrações contábeis é aceitável, incluindo, no caso de demonstrações para fins especiais, a obtenção de compreensão da finalidade para a qual elas foram elaboradas de forma a atender os usuários previstos (ver itens A40 a A46); e</w:t>
      </w:r>
    </w:p>
    <w:p w14:paraId="6CA2A1C2" w14:textId="77777777" w:rsidR="001C5A5E" w:rsidRDefault="001C5A5E" w:rsidP="001C5A5E">
      <w:r>
        <w:t xml:space="preserve">(b) </w:t>
      </w:r>
      <w:r>
        <w:tab/>
        <w:t>obter a concordância da administração que ela reconhece e compreende as suas responsabilidades (ver itens A47 a A50):</w:t>
      </w:r>
    </w:p>
    <w:p w14:paraId="3624784D" w14:textId="77777777" w:rsidR="001C5A5E" w:rsidRDefault="001C5A5E" w:rsidP="001C5A5E">
      <w:r>
        <w:t xml:space="preserve">(i) </w:t>
      </w:r>
      <w:r>
        <w:tab/>
        <w:t>pela elaboração das demonstrações contábeis de acordo com a estrutura de relatório financeiro aplicável, incluindo, se for o caso, sua adequada apresentação;</w:t>
      </w:r>
    </w:p>
    <w:p w14:paraId="3028004F" w14:textId="77777777" w:rsidR="001C5A5E" w:rsidRDefault="001C5A5E" w:rsidP="001C5A5E">
      <w:r>
        <w:t xml:space="preserve">(ii) </w:t>
      </w:r>
      <w:r>
        <w:tab/>
        <w:t>pelos controles internos que ela determinou como necessários para permitir a elaboração de demonstrações contábeis livres de distorção relevante, decorrentes de fraudes ou erros; e</w:t>
      </w:r>
    </w:p>
    <w:p w14:paraId="09A0A47A" w14:textId="77777777" w:rsidR="001C5A5E" w:rsidRDefault="001C5A5E" w:rsidP="001C5A5E">
      <w:r>
        <w:t xml:space="preserve">(iii) </w:t>
      </w:r>
      <w:r>
        <w:tab/>
        <w:t>por proporcionar ao auditor:</w:t>
      </w:r>
    </w:p>
    <w:p w14:paraId="72D2A4A0" w14:textId="77777777" w:rsidR="001C5A5E" w:rsidRDefault="001C5A5E" w:rsidP="001C5A5E">
      <w:r>
        <w:t xml:space="preserve">a. </w:t>
      </w:r>
      <w:r>
        <w:tab/>
        <w:t>acesso a todas as informações de que a administração está ciente de que são relevantes para a elaboração das demonstrações contábeis, tais como registros, documentação e outros assuntos;</w:t>
      </w:r>
    </w:p>
    <w:p w14:paraId="160272D5" w14:textId="77777777" w:rsidR="001C5A5E" w:rsidRDefault="001C5A5E" w:rsidP="001C5A5E">
      <w:r>
        <w:t xml:space="preserve">b. </w:t>
      </w:r>
      <w:r>
        <w:tab/>
        <w:t>informação adicional sobre os assuntos que o auditor possa solicitar da administração para o propósito da revisão;</w:t>
      </w:r>
    </w:p>
    <w:p w14:paraId="76FC0DA6" w14:textId="77777777" w:rsidR="001C5A5E" w:rsidRDefault="001C5A5E" w:rsidP="001C5A5E">
      <w:r>
        <w:t xml:space="preserve">c. </w:t>
      </w:r>
      <w:r>
        <w:tab/>
        <w:t>acesso irrestrito aos indivíduos da entidade quando o auditor determinar a necessidade de obtenção de evidências junto a eles.</w:t>
      </w:r>
    </w:p>
    <w:p w14:paraId="3EA482F4" w14:textId="77777777" w:rsidR="001C5A5E" w:rsidRDefault="001C5A5E" w:rsidP="001C5A5E"/>
    <w:p w14:paraId="4840A8FA" w14:textId="77777777" w:rsidR="001C5A5E" w:rsidRDefault="001C5A5E" w:rsidP="001C5A5E">
      <w:r>
        <w:t xml:space="preserve">31. </w:t>
      </w:r>
      <w:r>
        <w:tab/>
        <w:t>Se o auditor não estiver satisfeito com qualquer um dos assuntos acima referidos como condições prévias para aceitar o trabalho de revisão, ele deve discutir o assunto com a administração ou com os responsáveis pela governança. Se as mudanças não puderem ser feitas para satisfazer o auditor quanto a esses assuntos, ele não deve aceitar o trabalho proposto, a menos que exigido por lei ou regulamento. No caso em que o trabalho seja aceito em decorrência de lei ou regulamento, o trabalho que vier a ser executado não está de acordo com esta Norma e, portanto, o auditor não deve incluir qualquer referência no relatório como tendo sido conduzido de acordo com esta Norma de revisão.</w:t>
      </w:r>
    </w:p>
    <w:p w14:paraId="739F4C98" w14:textId="77777777" w:rsidR="001C5A5E" w:rsidRDefault="001C5A5E" w:rsidP="001C5A5E"/>
    <w:p w14:paraId="414A51E3" w14:textId="77777777" w:rsidR="001C5A5E" w:rsidRDefault="001C5A5E" w:rsidP="001C5A5E">
      <w:r>
        <w:t xml:space="preserve">32. </w:t>
      </w:r>
      <w:r>
        <w:tab/>
        <w:t>Se após o trabalho ter sido aceito, o auditor concluir que não está satisfeito com qualquer uma das precondições anteriormente referidas, ele deve discutir o assunto com a administração ou com os responsáveis pela governança, e determinará:</w:t>
      </w:r>
    </w:p>
    <w:p w14:paraId="5B34563E" w14:textId="77777777" w:rsidR="001C5A5E" w:rsidRDefault="001C5A5E" w:rsidP="001C5A5E">
      <w:r>
        <w:t xml:space="preserve">(a) </w:t>
      </w:r>
      <w:r>
        <w:tab/>
        <w:t>se o assunto pode ser resolvido;</w:t>
      </w:r>
    </w:p>
    <w:p w14:paraId="01DD6E21" w14:textId="77777777" w:rsidR="001C5A5E" w:rsidRDefault="001C5A5E" w:rsidP="001C5A5E">
      <w:r>
        <w:t xml:space="preserve">(b) </w:t>
      </w:r>
      <w:r>
        <w:tab/>
        <w:t>se é apropriado dar continuidade ao trabalho; e</w:t>
      </w:r>
    </w:p>
    <w:p w14:paraId="26D6A728" w14:textId="77777777" w:rsidR="001C5A5E" w:rsidRDefault="001C5A5E" w:rsidP="001C5A5E">
      <w:r>
        <w:t xml:space="preserve">(c) </w:t>
      </w:r>
      <w:r>
        <w:tab/>
        <w:t>se, em caso afirmativo da situação (b), como comunicar o assunto no relatório do auditor.</w:t>
      </w:r>
    </w:p>
    <w:p w14:paraId="13D761BC" w14:textId="77777777" w:rsidR="001C5A5E" w:rsidRDefault="001C5A5E" w:rsidP="001C5A5E"/>
    <w:p w14:paraId="48CD1641" w14:textId="77777777" w:rsidR="001C5A5E" w:rsidRDefault="001C5A5E" w:rsidP="001C5A5E">
      <w:r>
        <w:t>Considerações adicionais quando a formulação do relatório do auditor é exigida por lei ou regulamento</w:t>
      </w:r>
    </w:p>
    <w:p w14:paraId="7EDB94D9" w14:textId="77777777" w:rsidR="001C5A5E" w:rsidRDefault="001C5A5E" w:rsidP="001C5A5E"/>
    <w:p w14:paraId="48EA55D9" w14:textId="77777777" w:rsidR="001C5A5E" w:rsidRDefault="001C5A5E" w:rsidP="001C5A5E">
      <w:r>
        <w:t xml:space="preserve">33. </w:t>
      </w:r>
      <w:r>
        <w:tab/>
        <w:t>O relatório do auditor emitido para a revisão deve fazer referência a esta Norma somente se o relatório estiver em conformidade com os requisitos do item 86.</w:t>
      </w:r>
    </w:p>
    <w:p w14:paraId="60EC39FA" w14:textId="77777777" w:rsidR="001C5A5E" w:rsidRDefault="001C5A5E" w:rsidP="001C5A5E"/>
    <w:p w14:paraId="617904FC" w14:textId="77777777" w:rsidR="001C5A5E" w:rsidRDefault="001C5A5E" w:rsidP="001C5A5E">
      <w:r>
        <w:t xml:space="preserve">34. </w:t>
      </w:r>
      <w:r>
        <w:tab/>
        <w:t>Em alguns casos, quando a revisão é feita nos termos da lei ou regulamentação específica, a lei ou a regulamentação pertinente podem prescrever o formato ou a redação do relatório do auditor em uma forma ou em termos que são significativamente diferentes dos requisitos desta Norma. Nestas circunstâncias, o auditor deve avaliar se os usuários podem entender mal a asseguração obtida a partir da revisão das demonstrações contábeis e, em caso afirmativo, se a explicação adicional no relatório do auditor pode reduzir possíveis mal-entendidos (ver itens A51 e A142).</w:t>
      </w:r>
    </w:p>
    <w:p w14:paraId="7AC1173A" w14:textId="77777777" w:rsidR="001C5A5E" w:rsidRDefault="001C5A5E" w:rsidP="001C5A5E"/>
    <w:p w14:paraId="5CA50A8C" w14:textId="77777777" w:rsidR="001C5A5E" w:rsidRDefault="001C5A5E" w:rsidP="001C5A5E">
      <w:r>
        <w:t xml:space="preserve">35. </w:t>
      </w:r>
      <w:r>
        <w:tab/>
        <w:t>Se o auditor concluir que uma explicação adicional no relatório do auditor não pode reduzir possíveis mal-entendidos, o auditor não deve aceitar o trabalho de revisão, a menos que exigido por lei ou regulamento. Uma revisão realizada de acordo com essa lei ou regulamento não está de acordo com esta Norma. Desse modo, o auditor não inclui qualquer referência no seu relatório sobre a revisão como tendo sido conduzida de acordo com esta Norma (ver itens A51 e A142).</w:t>
      </w:r>
    </w:p>
    <w:p w14:paraId="42928E14" w14:textId="77777777" w:rsidR="001C5A5E" w:rsidRDefault="001C5A5E" w:rsidP="001C5A5E"/>
    <w:p w14:paraId="0B615A5A" w14:textId="77777777" w:rsidR="001C5A5E" w:rsidRDefault="001C5A5E" w:rsidP="001C5A5E">
      <w:r>
        <w:t>Concordância com os termos do trabalho</w:t>
      </w:r>
    </w:p>
    <w:p w14:paraId="30D3F44E" w14:textId="77777777" w:rsidR="001C5A5E" w:rsidRDefault="001C5A5E" w:rsidP="001C5A5E"/>
    <w:p w14:paraId="4E50245C" w14:textId="77777777" w:rsidR="001C5A5E" w:rsidRDefault="001C5A5E" w:rsidP="001C5A5E">
      <w:r>
        <w:t xml:space="preserve">36. </w:t>
      </w:r>
      <w:r>
        <w:tab/>
        <w:t>O auditor deve acertar os termos do trabalho com a administração ou com os responsáveis pela governança, conforme o caso, antes de executar o trabalho.</w:t>
      </w:r>
    </w:p>
    <w:p w14:paraId="738FB6F5" w14:textId="77777777" w:rsidR="001C5A5E" w:rsidRDefault="001C5A5E" w:rsidP="001C5A5E"/>
    <w:p w14:paraId="6B6AD787" w14:textId="77777777" w:rsidR="001C5A5E" w:rsidRDefault="001C5A5E" w:rsidP="001C5A5E">
      <w:r>
        <w:t xml:space="preserve">37. </w:t>
      </w:r>
      <w:r>
        <w:tab/>
        <w:t>Os termos acordados do trabalho devem ser registrados na carta de contratação ou outra forma apropriada de acordo escrito, que deve incluir (ver itens A52 a A54 e A56):</w:t>
      </w:r>
    </w:p>
    <w:p w14:paraId="7CDB4010" w14:textId="77777777" w:rsidR="001C5A5E" w:rsidRDefault="001C5A5E" w:rsidP="001C5A5E">
      <w:r>
        <w:t xml:space="preserve">(a) </w:t>
      </w:r>
      <w:r>
        <w:tab/>
        <w:t>a utilização prevista e a distribuição das demonstrações contábeis, assim como quaisquer restrições ao uso ou distribuição, quando aplicável;</w:t>
      </w:r>
    </w:p>
    <w:p w14:paraId="0235A6EB" w14:textId="77777777" w:rsidR="001C5A5E" w:rsidRDefault="001C5A5E" w:rsidP="001C5A5E">
      <w:r>
        <w:t xml:space="preserve">(b) </w:t>
      </w:r>
      <w:r>
        <w:tab/>
        <w:t>a identificação da estrutura de relatório financeiro aplicável;</w:t>
      </w:r>
    </w:p>
    <w:p w14:paraId="5F5137A5" w14:textId="77777777" w:rsidR="001C5A5E" w:rsidRDefault="001C5A5E" w:rsidP="001C5A5E">
      <w:r>
        <w:t xml:space="preserve">(c) </w:t>
      </w:r>
      <w:r>
        <w:tab/>
        <w:t>o objetivo e o alcance do trabalho de revisão;</w:t>
      </w:r>
    </w:p>
    <w:p w14:paraId="49D0B093" w14:textId="77777777" w:rsidR="001C5A5E" w:rsidRDefault="001C5A5E" w:rsidP="001C5A5E">
      <w:r>
        <w:t xml:space="preserve">(d) </w:t>
      </w:r>
      <w:r>
        <w:tab/>
        <w:t>as responsabilidades do auditor;</w:t>
      </w:r>
    </w:p>
    <w:p w14:paraId="6612DD01" w14:textId="77777777" w:rsidR="001C5A5E" w:rsidRDefault="001C5A5E" w:rsidP="001C5A5E">
      <w:r>
        <w:t xml:space="preserve">(e) </w:t>
      </w:r>
      <w:r>
        <w:tab/>
        <w:t>as responsabilidades da administração, incluindo aquelas constantes no item 30(b) (ver itens A47 a A50 e A55);</w:t>
      </w:r>
    </w:p>
    <w:p w14:paraId="7CB554E3" w14:textId="77777777" w:rsidR="001C5A5E" w:rsidRDefault="001C5A5E" w:rsidP="001C5A5E">
      <w:r>
        <w:t xml:space="preserve">(f) </w:t>
      </w:r>
      <w:r>
        <w:tab/>
        <w:t>a declaração de que o trabalho não é uma auditoria e que o auditor não vai expressar uma opinião de auditoria sobre as demonstrações contábeis; e</w:t>
      </w:r>
    </w:p>
    <w:p w14:paraId="53868D63" w14:textId="77777777" w:rsidR="001C5A5E" w:rsidRDefault="001C5A5E" w:rsidP="001C5A5E">
      <w:r>
        <w:t xml:space="preserve">(g) </w:t>
      </w:r>
      <w:r>
        <w:tab/>
        <w:t>a referência à forma esperada e ao conteúdo do relatório a ser emitido pelo auditor, incluindo declaração de que pode haver circunstâncias em que o relatório pode ser diferente de sua forma e conteúdo esperado.</w:t>
      </w:r>
    </w:p>
    <w:p w14:paraId="6BEAF1CB" w14:textId="77777777" w:rsidR="001C5A5E" w:rsidRDefault="001C5A5E" w:rsidP="001C5A5E"/>
    <w:p w14:paraId="2F4AE8FD" w14:textId="77777777" w:rsidR="001C5A5E" w:rsidRDefault="001C5A5E" w:rsidP="001C5A5E">
      <w:r>
        <w:t>Trabalhos recorrentes</w:t>
      </w:r>
    </w:p>
    <w:p w14:paraId="67D90FA5" w14:textId="77777777" w:rsidR="001C5A5E" w:rsidRDefault="001C5A5E" w:rsidP="001C5A5E"/>
    <w:p w14:paraId="0D3A0FB3" w14:textId="77777777" w:rsidR="001C5A5E" w:rsidRDefault="001C5A5E" w:rsidP="001C5A5E">
      <w:r>
        <w:t xml:space="preserve">38. </w:t>
      </w:r>
      <w:r>
        <w:tab/>
        <w:t xml:space="preserve">Nos trabalhos recorrentes de revisão, o auditor deve avaliar se as circunstâncias, incluindo alterações nas considerações de aceitação do trabalho, exigem que os termos sejam revistos, e se há a necessidade de lembrar a administração ou os responsáveis pela governança, conforme o caso, dos termos existentes (ver item A57). </w:t>
      </w:r>
    </w:p>
    <w:p w14:paraId="077908F1" w14:textId="77777777" w:rsidR="001C5A5E" w:rsidRDefault="001C5A5E" w:rsidP="001C5A5E"/>
    <w:p w14:paraId="4958C0E5" w14:textId="77777777" w:rsidR="001C5A5E" w:rsidRDefault="001C5A5E" w:rsidP="001C5A5E">
      <w:r>
        <w:t>Aceitação de mudança nos termos do trabalho de revisão</w:t>
      </w:r>
    </w:p>
    <w:p w14:paraId="6CECE5A2" w14:textId="77777777" w:rsidR="001C5A5E" w:rsidRDefault="001C5A5E" w:rsidP="001C5A5E"/>
    <w:p w14:paraId="57326CE3" w14:textId="77777777" w:rsidR="001C5A5E" w:rsidRDefault="001C5A5E" w:rsidP="001C5A5E">
      <w:r>
        <w:t xml:space="preserve">39. </w:t>
      </w:r>
      <w:r>
        <w:tab/>
        <w:t>O auditor não deve concordar com uma mudança nos termos do trabalho quando não há justificativa razoável para fazê-la (ver itens A58 a A60).</w:t>
      </w:r>
    </w:p>
    <w:p w14:paraId="4488362D" w14:textId="77777777" w:rsidR="001C5A5E" w:rsidRDefault="001C5A5E" w:rsidP="001C5A5E"/>
    <w:p w14:paraId="389343E6" w14:textId="77777777" w:rsidR="001C5A5E" w:rsidRDefault="001C5A5E" w:rsidP="001C5A5E">
      <w:r>
        <w:t xml:space="preserve">40. </w:t>
      </w:r>
      <w:r>
        <w:tab/>
        <w:t>Se, antes de completar o trabalho de revisão, o auditor for solicitado para mudar o trabalho para um trabalho onde nenhuma asseguração é obtida, o auditor deve determinar se há justificativa razoável para fazer tal mudança (ver itens A61 e A62).</w:t>
      </w:r>
    </w:p>
    <w:p w14:paraId="04A0A972" w14:textId="77777777" w:rsidR="001C5A5E" w:rsidRDefault="001C5A5E" w:rsidP="001C5A5E"/>
    <w:p w14:paraId="22913A8E" w14:textId="77777777" w:rsidR="001C5A5E" w:rsidRDefault="001C5A5E" w:rsidP="001C5A5E">
      <w:r>
        <w:t xml:space="preserve">41. </w:t>
      </w:r>
      <w:r>
        <w:tab/>
        <w:t>Se os termos do trabalho forem alterados durante o curso do trabalho, o auditor e a administração ou os responsáveis pela governança devem, conforme o caso, concordar e registrar os novos termos do trabalho na carta de contratação ou outra forma adequada de acordo por escrito.</w:t>
      </w:r>
    </w:p>
    <w:p w14:paraId="38801FA5" w14:textId="77777777" w:rsidR="001C5A5E" w:rsidRDefault="001C5A5E" w:rsidP="001C5A5E"/>
    <w:p w14:paraId="264AD06A" w14:textId="77777777" w:rsidR="001C5A5E" w:rsidRDefault="001C5A5E" w:rsidP="001C5A5E">
      <w:r>
        <w:t>Comunicação com a administração e com os responsáveis pela governança</w:t>
      </w:r>
    </w:p>
    <w:p w14:paraId="1F2A3353" w14:textId="77777777" w:rsidR="001C5A5E" w:rsidRDefault="001C5A5E" w:rsidP="001C5A5E"/>
    <w:p w14:paraId="30FFAF33" w14:textId="77777777" w:rsidR="001C5A5E" w:rsidRDefault="001C5A5E" w:rsidP="001C5A5E">
      <w:r>
        <w:t xml:space="preserve">42. </w:t>
      </w:r>
      <w:r>
        <w:tab/>
        <w:t>O auditor deve comunicar à administração ou aos responsáveis pela governança, como apropriado, em tempo hábil durante o curso do trabalho de revisão, todos os assuntos relativos à revisão, que no seu julgamento profissional são de importância suficiente para merecer a atenção da administração ou dos responsáveis pela governança, conforme o caso (ver itens A63 a A69).</w:t>
      </w:r>
    </w:p>
    <w:p w14:paraId="5BF10C45" w14:textId="77777777" w:rsidR="001C5A5E" w:rsidRDefault="001C5A5E" w:rsidP="001C5A5E"/>
    <w:p w14:paraId="49709D9D" w14:textId="77777777" w:rsidR="001C5A5E" w:rsidRDefault="001C5A5E" w:rsidP="001C5A5E">
      <w:r>
        <w:t>Execução do trabalho</w:t>
      </w:r>
    </w:p>
    <w:p w14:paraId="005B751E" w14:textId="77777777" w:rsidR="001C5A5E" w:rsidRDefault="001C5A5E" w:rsidP="001C5A5E"/>
    <w:p w14:paraId="4FA8B4A6" w14:textId="77777777" w:rsidR="001C5A5E" w:rsidRDefault="001C5A5E" w:rsidP="001C5A5E">
      <w:r>
        <w:t>Materialidade na revisão das demonstrações contábeis</w:t>
      </w:r>
    </w:p>
    <w:p w14:paraId="1627195A" w14:textId="77777777" w:rsidR="001C5A5E" w:rsidRDefault="001C5A5E" w:rsidP="001C5A5E"/>
    <w:p w14:paraId="750459C6" w14:textId="77777777" w:rsidR="001C5A5E" w:rsidRDefault="001C5A5E" w:rsidP="001C5A5E">
      <w:r>
        <w:t xml:space="preserve">43. </w:t>
      </w:r>
      <w:r>
        <w:tab/>
        <w:t>O auditor deve determinar a materialidade para as demonstrações contábeis como um todo, aplicando-a na determinação dos procedimentos de revisão e na avaliação dos resultados obtidos com esses procedimentos (ver itens A70 a A73).</w:t>
      </w:r>
    </w:p>
    <w:p w14:paraId="42F4F717" w14:textId="77777777" w:rsidR="001C5A5E" w:rsidRDefault="001C5A5E" w:rsidP="001C5A5E"/>
    <w:p w14:paraId="4AB8186D" w14:textId="77777777" w:rsidR="001C5A5E" w:rsidRDefault="001C5A5E" w:rsidP="001C5A5E">
      <w:r>
        <w:t xml:space="preserve">44. </w:t>
      </w:r>
      <w:r>
        <w:tab/>
        <w:t>O auditor deve rever a materialidade para as demonstrações contábeis como um todo, no caso de tomar conhecimento de informações durante a revisão que teriam causado a determinação de valor diferente para a materialidade (ver item A74).</w:t>
      </w:r>
    </w:p>
    <w:p w14:paraId="138DFD18" w14:textId="77777777" w:rsidR="001C5A5E" w:rsidRDefault="001C5A5E" w:rsidP="001C5A5E"/>
    <w:p w14:paraId="49333FFC" w14:textId="77777777" w:rsidR="001C5A5E" w:rsidRDefault="001C5A5E" w:rsidP="001C5A5E">
      <w:r>
        <w:t>Entendimento do auditor</w:t>
      </w:r>
    </w:p>
    <w:p w14:paraId="4E2A7E36" w14:textId="77777777" w:rsidR="001C5A5E" w:rsidRDefault="001C5A5E" w:rsidP="001C5A5E"/>
    <w:p w14:paraId="4F38CB63" w14:textId="77777777" w:rsidR="001C5A5E" w:rsidRDefault="001C5A5E" w:rsidP="001C5A5E">
      <w:r>
        <w:t xml:space="preserve">45. </w:t>
      </w:r>
      <w:r>
        <w:tab/>
        <w:t>O auditor deve obter entendimento da entidade, de seu ambiente e da estrutura de relatório financeiro aplicável, para identificar as áreas nas demonstrações contábeis onde distorções relevantes possam surgir e, assim, proporcionar uma base para determinar procedimentos para lidar com essas áreas (ver itens A75 a A77).</w:t>
      </w:r>
    </w:p>
    <w:p w14:paraId="50DF72C6" w14:textId="77777777" w:rsidR="001C5A5E" w:rsidRDefault="001C5A5E" w:rsidP="001C5A5E"/>
    <w:p w14:paraId="2742FFA8" w14:textId="77777777" w:rsidR="001C5A5E" w:rsidRDefault="001C5A5E" w:rsidP="001C5A5E">
      <w:r>
        <w:t xml:space="preserve">46. </w:t>
      </w:r>
      <w:r>
        <w:tab/>
        <w:t>O entendimento do auditor deve incluir os seguintes aspectos (ver itens A78, A87 e A89):</w:t>
      </w:r>
    </w:p>
    <w:p w14:paraId="50568ED2" w14:textId="77777777" w:rsidR="001C5A5E" w:rsidRDefault="001C5A5E" w:rsidP="001C5A5E">
      <w:r>
        <w:t xml:space="preserve">(a) </w:t>
      </w:r>
      <w:r>
        <w:tab/>
        <w:t>indústria, reguladores e outros fatores externos relevantes, incluindo a estrutura de relatório financeiro aplicável;</w:t>
      </w:r>
    </w:p>
    <w:p w14:paraId="23B1F05F" w14:textId="77777777" w:rsidR="001C5A5E" w:rsidRDefault="001C5A5E" w:rsidP="001C5A5E">
      <w:r>
        <w:t xml:space="preserve">(b) </w:t>
      </w:r>
      <w:r>
        <w:tab/>
        <w:t>natureza da entidade, incluindo:</w:t>
      </w:r>
    </w:p>
    <w:p w14:paraId="7C5F3D6E" w14:textId="77777777" w:rsidR="001C5A5E" w:rsidRDefault="001C5A5E" w:rsidP="001C5A5E">
      <w:r>
        <w:t xml:space="preserve">(i) </w:t>
      </w:r>
      <w:r>
        <w:tab/>
        <w:t>suas operações;</w:t>
      </w:r>
    </w:p>
    <w:p w14:paraId="6CC4ABC1" w14:textId="77777777" w:rsidR="001C5A5E" w:rsidRDefault="001C5A5E" w:rsidP="001C5A5E">
      <w:r>
        <w:t xml:space="preserve">(ii) </w:t>
      </w:r>
      <w:r>
        <w:tab/>
        <w:t>a sua propriedade e estrutura de governança;</w:t>
      </w:r>
    </w:p>
    <w:p w14:paraId="4FFE02A0" w14:textId="77777777" w:rsidR="001C5A5E" w:rsidRDefault="001C5A5E" w:rsidP="001C5A5E">
      <w:r>
        <w:t xml:space="preserve">(iii) </w:t>
      </w:r>
      <w:r>
        <w:tab/>
        <w:t>os tipos de investimentos que a entidade está fazendo e planeja fazer;</w:t>
      </w:r>
    </w:p>
    <w:p w14:paraId="5EB7832C" w14:textId="77777777" w:rsidR="001C5A5E" w:rsidRDefault="001C5A5E" w:rsidP="001C5A5E">
      <w:r>
        <w:t xml:space="preserve">(iv) </w:t>
      </w:r>
      <w:r>
        <w:tab/>
        <w:t>a maneira que a entidade é estruturada e como é financiada; e</w:t>
      </w:r>
    </w:p>
    <w:p w14:paraId="41302107" w14:textId="77777777" w:rsidR="001C5A5E" w:rsidRDefault="001C5A5E" w:rsidP="001C5A5E">
      <w:r>
        <w:t xml:space="preserve">(v) </w:t>
      </w:r>
      <w:r>
        <w:tab/>
        <w:t>os objetivos e estratégias da entidade;</w:t>
      </w:r>
    </w:p>
    <w:p w14:paraId="6E6FCE8D" w14:textId="77777777" w:rsidR="001C5A5E" w:rsidRDefault="001C5A5E" w:rsidP="001C5A5E">
      <w:r>
        <w:t xml:space="preserve">(c) </w:t>
      </w:r>
      <w:r>
        <w:tab/>
        <w:t>sistemas e registros contábeis da entidade; e</w:t>
      </w:r>
    </w:p>
    <w:p w14:paraId="5253DC3A" w14:textId="77777777" w:rsidR="001C5A5E" w:rsidRDefault="001C5A5E" w:rsidP="001C5A5E">
      <w:r>
        <w:t xml:space="preserve">(d) </w:t>
      </w:r>
      <w:r>
        <w:tab/>
        <w:t>escolha da entidade e aplicação de políticas contábeis.</w:t>
      </w:r>
    </w:p>
    <w:p w14:paraId="76347136" w14:textId="77777777" w:rsidR="001C5A5E" w:rsidRDefault="001C5A5E" w:rsidP="001C5A5E"/>
    <w:p w14:paraId="54E82425" w14:textId="77777777" w:rsidR="001C5A5E" w:rsidRDefault="001C5A5E" w:rsidP="001C5A5E">
      <w:r>
        <w:t>Planejamento e execução dos procedimentos de revisão</w:t>
      </w:r>
    </w:p>
    <w:p w14:paraId="68BF7F46" w14:textId="77777777" w:rsidR="001C5A5E" w:rsidRDefault="001C5A5E" w:rsidP="001C5A5E"/>
    <w:p w14:paraId="1582867C" w14:textId="77777777" w:rsidR="001C5A5E" w:rsidRDefault="001C5A5E" w:rsidP="001C5A5E">
      <w:r>
        <w:t xml:space="preserve">47. </w:t>
      </w:r>
      <w:r>
        <w:tab/>
        <w:t>Na obtenção de evidências apropriadas e suficientes como base para uma conclusão sobre as demonstrações contábeis como um todo, o auditor deve determinar e executar as necessárias indagações e aplicar os procedimentos analíticos (ver itens A79 a A83, A87 e A89):</w:t>
      </w:r>
    </w:p>
    <w:p w14:paraId="4B6E05A8" w14:textId="77777777" w:rsidR="001C5A5E" w:rsidRDefault="001C5A5E" w:rsidP="001C5A5E">
      <w:r>
        <w:t xml:space="preserve">(a) </w:t>
      </w:r>
      <w:r>
        <w:tab/>
        <w:t>para abranger todos os itens relevantes das demonstrações contábeis, incluindo divulgações; e</w:t>
      </w:r>
    </w:p>
    <w:p w14:paraId="56DBEA3A" w14:textId="77777777" w:rsidR="001C5A5E" w:rsidRDefault="001C5A5E" w:rsidP="001C5A5E">
      <w:r>
        <w:t xml:space="preserve">(b) </w:t>
      </w:r>
      <w:r>
        <w:tab/>
        <w:t>para se concentrar em áreas das demonstrações contábeis onde distorções relevantes são suscetíveis de surgir.</w:t>
      </w:r>
    </w:p>
    <w:p w14:paraId="4DB59800" w14:textId="77777777" w:rsidR="001C5A5E" w:rsidRDefault="001C5A5E" w:rsidP="001C5A5E"/>
    <w:p w14:paraId="4A95052D" w14:textId="77777777" w:rsidR="001C5A5E" w:rsidRDefault="001C5A5E" w:rsidP="001C5A5E">
      <w:r>
        <w:t xml:space="preserve">48. </w:t>
      </w:r>
      <w:r>
        <w:tab/>
        <w:t xml:space="preserve">As indagações do auditor à administração e outros dentro da entidade, conforme o caso, incluem o seguinte (ver itens A84 a A87): </w:t>
      </w:r>
    </w:p>
    <w:p w14:paraId="51F46CA2" w14:textId="77777777" w:rsidR="001C5A5E" w:rsidRDefault="001C5A5E" w:rsidP="001C5A5E">
      <w:r>
        <w:t xml:space="preserve">48. </w:t>
      </w:r>
      <w:r>
        <w:tab/>
        <w:t xml:space="preserve">As indagações do auditor à administração e outros dentro da entidade, conforme o caso, incluem o seguinte (ver itens de A84 a A88) (Alterado pela Revisão NBC 3): </w:t>
      </w:r>
    </w:p>
    <w:p w14:paraId="28F86229" w14:textId="77777777" w:rsidR="001C5A5E" w:rsidRDefault="001C5A5E" w:rsidP="001C5A5E"/>
    <w:p w14:paraId="5BDA9A88" w14:textId="77777777" w:rsidR="001C5A5E" w:rsidRDefault="001C5A5E" w:rsidP="001C5A5E"/>
    <w:p w14:paraId="6C6732DD" w14:textId="77777777" w:rsidR="001C5A5E" w:rsidRDefault="001C5A5E" w:rsidP="001C5A5E">
      <w:r>
        <w:t xml:space="preserve">(a) </w:t>
      </w:r>
      <w:r>
        <w:tab/>
        <w:t>como a administração faz as estimativas contábeis requeridas pela estrutura de relatório financeiro aplicável;</w:t>
      </w:r>
    </w:p>
    <w:p w14:paraId="4E1731DC" w14:textId="77777777" w:rsidR="001C5A5E" w:rsidRDefault="001C5A5E" w:rsidP="001C5A5E">
      <w:r>
        <w:t xml:space="preserve">(b) </w:t>
      </w:r>
      <w:r>
        <w:tab/>
        <w:t>a identificação das partes relacionadas e transações com elas, incluindo o propósito dessas transações;</w:t>
      </w:r>
    </w:p>
    <w:p w14:paraId="6AE09C36" w14:textId="77777777" w:rsidR="001C5A5E" w:rsidRDefault="001C5A5E" w:rsidP="001C5A5E">
      <w:r>
        <w:t xml:space="preserve">(c) </w:t>
      </w:r>
      <w:r>
        <w:tab/>
        <w:t>se existem transações significativas, não usuais ou complexas, eventos ou assuntos que têm afetado ou possam afetar as demonstrações contábeis da entidade, incluindo:</w:t>
      </w:r>
    </w:p>
    <w:p w14:paraId="45D5B4E9" w14:textId="77777777" w:rsidR="001C5A5E" w:rsidRDefault="001C5A5E" w:rsidP="001C5A5E">
      <w:r>
        <w:t xml:space="preserve">(i) </w:t>
      </w:r>
      <w:r>
        <w:tab/>
        <w:t>mudanças significativas nas atividades de negócios da entidade ou em suas operações;</w:t>
      </w:r>
    </w:p>
    <w:p w14:paraId="328A1AB3" w14:textId="77777777" w:rsidR="001C5A5E" w:rsidRDefault="001C5A5E" w:rsidP="001C5A5E">
      <w:r>
        <w:t xml:space="preserve">(ii) </w:t>
      </w:r>
      <w:r>
        <w:tab/>
        <w:t>alterações significativas dos termos dos contratos que afetam materialmente as demonstrações contábeis da entidade, incluindo termos de contratos de financiamento ou cláusulas contratuais contendo condições ou índices a serem observadas;</w:t>
      </w:r>
    </w:p>
    <w:p w14:paraId="772F0683" w14:textId="77777777" w:rsidR="001C5A5E" w:rsidRDefault="001C5A5E" w:rsidP="001C5A5E">
      <w:r>
        <w:t>(iii) lançamentos significativos ou outros ajustes às demonstrações contábeis;</w:t>
      </w:r>
    </w:p>
    <w:p w14:paraId="6219C659" w14:textId="77777777" w:rsidR="001C5A5E" w:rsidRDefault="001C5A5E" w:rsidP="001C5A5E">
      <w:r>
        <w:t xml:space="preserve">(iv) </w:t>
      </w:r>
      <w:r>
        <w:tab/>
        <w:t>operações significativas ocorridas ou reconhecidas perto do fim do exercício ou do período sob revisão;</w:t>
      </w:r>
    </w:p>
    <w:p w14:paraId="11DB40CB" w14:textId="77777777" w:rsidR="001C5A5E" w:rsidRDefault="001C5A5E" w:rsidP="001C5A5E">
      <w:r>
        <w:t xml:space="preserve">(v) </w:t>
      </w:r>
      <w:r>
        <w:tab/>
        <w:t>status de quaisquer distorções não corrigidas identificadas durante trabalhos anteriores; e</w:t>
      </w:r>
    </w:p>
    <w:p w14:paraId="235153E9" w14:textId="77777777" w:rsidR="001C5A5E" w:rsidRDefault="001C5A5E" w:rsidP="001C5A5E">
      <w:r>
        <w:t xml:space="preserve">(vi) </w:t>
      </w:r>
      <w:r>
        <w:tab/>
        <w:t xml:space="preserve">efeitos ou possíveis implicações para a entidade, de transações ou relações com partes relacionadas; </w:t>
      </w:r>
    </w:p>
    <w:p w14:paraId="020CD2E9" w14:textId="77777777" w:rsidR="001C5A5E" w:rsidRDefault="001C5A5E" w:rsidP="001C5A5E">
      <w:r>
        <w:t xml:space="preserve">(d) </w:t>
      </w:r>
      <w:r>
        <w:tab/>
        <w:t>a efetiva existência, suspeita ou alegação de:</w:t>
      </w:r>
    </w:p>
    <w:p w14:paraId="4103F023" w14:textId="77777777" w:rsidR="001C5A5E" w:rsidRDefault="001C5A5E" w:rsidP="001C5A5E">
      <w:r>
        <w:t xml:space="preserve">(i) </w:t>
      </w:r>
      <w:r>
        <w:tab/>
        <w:t>fraudes ou atos ilícitos que afetem a entidade; e</w:t>
      </w:r>
    </w:p>
    <w:p w14:paraId="4F205119" w14:textId="77777777" w:rsidR="001C5A5E" w:rsidRDefault="001C5A5E" w:rsidP="001C5A5E">
      <w:r>
        <w:t xml:space="preserve">(ii) </w:t>
      </w:r>
      <w:r>
        <w:tab/>
        <w:t>o não cumprimento das disposições de leis e regulamentos, que são geralmente reconhecidos como tendo efeito direto sobre a determinação de valores e divulgações relevantes nas demonstrações contábeis, como a legislação e a regulamentação tributária e previdenciária;</w:t>
      </w:r>
    </w:p>
    <w:p w14:paraId="25D40985" w14:textId="77777777" w:rsidR="001C5A5E" w:rsidRDefault="001C5A5E" w:rsidP="001C5A5E">
      <w:r>
        <w:t xml:space="preserve">(e) </w:t>
      </w:r>
      <w:r>
        <w:tab/>
        <w:t>se a administração identificou e considerou os eventos ocorridos entre a data das demonstrações contábeis e a data do relatório do auditor que requerem ajuste ou divulgação nas demonstrações contábeis;</w:t>
      </w:r>
    </w:p>
    <w:p w14:paraId="527DFA33" w14:textId="77777777" w:rsidR="001C5A5E" w:rsidRDefault="001C5A5E" w:rsidP="001C5A5E">
      <w:r>
        <w:t xml:space="preserve">(f) </w:t>
      </w:r>
      <w:r>
        <w:tab/>
        <w:t>a base utilizada pela administração para avaliar a capacidade da entidade de continuar operando (ver item A88);</w:t>
      </w:r>
    </w:p>
    <w:p w14:paraId="45F449EC" w14:textId="77777777" w:rsidR="001C5A5E" w:rsidRDefault="001C5A5E" w:rsidP="001C5A5E">
      <w:r>
        <w:t xml:space="preserve">(g) </w:t>
      </w:r>
      <w:r>
        <w:tab/>
        <w:t>se existem eventos ou condições que possam gerar dúvidas sobre a capacidade da entidade continuar operando;</w:t>
      </w:r>
    </w:p>
    <w:p w14:paraId="47C4C2F1" w14:textId="77777777" w:rsidR="001C5A5E" w:rsidRDefault="001C5A5E" w:rsidP="001C5A5E">
      <w:r>
        <w:t xml:space="preserve">(h) </w:t>
      </w:r>
      <w:r>
        <w:tab/>
        <w:t>compromissos, obrigações contratuais ou contingências relevantes que afetaram ou possam afetar de forma relevante as demonstrações contábeis da entidade, incluindo as divulgações; e</w:t>
      </w:r>
    </w:p>
    <w:p w14:paraId="62777A14" w14:textId="77777777" w:rsidR="001C5A5E" w:rsidRDefault="001C5A5E" w:rsidP="001C5A5E">
      <w:r>
        <w:t xml:space="preserve">(i) </w:t>
      </w:r>
      <w:r>
        <w:tab/>
        <w:t>transações não monetárias relevantes ou transações sem qualquer contraprestação no exercício ou período considerado.</w:t>
      </w:r>
    </w:p>
    <w:p w14:paraId="1C934C00" w14:textId="77777777" w:rsidR="001C5A5E" w:rsidRDefault="001C5A5E" w:rsidP="001C5A5E"/>
    <w:p w14:paraId="59D763B5" w14:textId="77777777" w:rsidR="001C5A5E" w:rsidRDefault="001C5A5E" w:rsidP="001C5A5E">
      <w:r>
        <w:t xml:space="preserve">49. </w:t>
      </w:r>
      <w:r>
        <w:tab/>
        <w:t>Na determinação de procedimentos analíticos, o auditor deve considerar se os dados do sistema de contabilidade da entidade e registros contábeis são adequados para a finalidade de executar esses procedimentos analíticos (ver itens A89 a A91).</w:t>
      </w:r>
    </w:p>
    <w:p w14:paraId="3718EA13" w14:textId="77777777" w:rsidR="001C5A5E" w:rsidRDefault="001C5A5E" w:rsidP="001C5A5E"/>
    <w:p w14:paraId="51D8B424" w14:textId="77777777" w:rsidR="001C5A5E" w:rsidRDefault="001C5A5E" w:rsidP="001C5A5E">
      <w:r>
        <w:t>Procedimentos para tratar circunstâncias específicas com partes relacionadas</w:t>
      </w:r>
    </w:p>
    <w:p w14:paraId="0183AFBC" w14:textId="77777777" w:rsidR="001C5A5E" w:rsidRDefault="001C5A5E" w:rsidP="001C5A5E"/>
    <w:p w14:paraId="33F96CEE" w14:textId="77777777" w:rsidR="001C5A5E" w:rsidRDefault="001C5A5E" w:rsidP="001C5A5E">
      <w:r>
        <w:t xml:space="preserve">50. </w:t>
      </w:r>
      <w:r>
        <w:tab/>
        <w:t>Durante a revisão, o auditor deve estar alerta para acordos ou informações que possam indicar a existência de relacionamento com partes relacionadas ou transações que a administração não tenha anteriormente identificado ou divulgado para o auditor.</w:t>
      </w:r>
    </w:p>
    <w:p w14:paraId="02D4B1B2" w14:textId="77777777" w:rsidR="001C5A5E" w:rsidRDefault="001C5A5E" w:rsidP="001C5A5E"/>
    <w:p w14:paraId="34B1A05E" w14:textId="77777777" w:rsidR="001C5A5E" w:rsidRDefault="001C5A5E" w:rsidP="001C5A5E">
      <w:r>
        <w:t xml:space="preserve">51. </w:t>
      </w:r>
      <w:r>
        <w:tab/>
        <w:t>Se o auditor, durante a execução da revisão, identificar transações significativas fora do curso normal de negócios da entidade, ele deve indagar à administração sobre:</w:t>
      </w:r>
    </w:p>
    <w:p w14:paraId="1D61F5CE" w14:textId="77777777" w:rsidR="001C5A5E" w:rsidRDefault="001C5A5E" w:rsidP="001C5A5E">
      <w:r>
        <w:t xml:space="preserve">(a) </w:t>
      </w:r>
      <w:r>
        <w:tab/>
        <w:t>a natureza dessas transações;</w:t>
      </w:r>
    </w:p>
    <w:p w14:paraId="521FA2C9" w14:textId="77777777" w:rsidR="001C5A5E" w:rsidRDefault="001C5A5E" w:rsidP="001C5A5E">
      <w:r>
        <w:t xml:space="preserve">(b) </w:t>
      </w:r>
      <w:r>
        <w:tab/>
        <w:t>se partes relacionadas podem estar envolvidas; e</w:t>
      </w:r>
    </w:p>
    <w:p w14:paraId="22B4CB08" w14:textId="77777777" w:rsidR="001C5A5E" w:rsidRDefault="001C5A5E" w:rsidP="001C5A5E">
      <w:r>
        <w:t xml:space="preserve">(c) </w:t>
      </w:r>
      <w:r>
        <w:tab/>
        <w:t>os fundamentos do negócio (ou falta deles) nas referidas transações.</w:t>
      </w:r>
    </w:p>
    <w:p w14:paraId="0CDDB126" w14:textId="77777777" w:rsidR="001C5A5E" w:rsidRDefault="001C5A5E" w:rsidP="001C5A5E">
      <w:r>
        <w:tab/>
      </w:r>
    </w:p>
    <w:p w14:paraId="2FE1BDF8" w14:textId="77777777" w:rsidR="001C5A5E" w:rsidRDefault="001C5A5E" w:rsidP="001C5A5E">
      <w:r>
        <w:t>Fraude e não conformidade com leis e regulamentos</w:t>
      </w:r>
    </w:p>
    <w:p w14:paraId="0241B1A8" w14:textId="77777777" w:rsidR="001C5A5E" w:rsidRDefault="001C5A5E" w:rsidP="001C5A5E"/>
    <w:p w14:paraId="2D49365A" w14:textId="77777777" w:rsidR="001C5A5E" w:rsidRDefault="001C5A5E" w:rsidP="001C5A5E">
      <w:r>
        <w:t xml:space="preserve">52. </w:t>
      </w:r>
      <w:r>
        <w:tab/>
        <w:t>Quando há indicação da efetiva existência ou da suspeita de fraude ou não conformidade com leis ou regulamentos na entidade, o auditor deve:</w:t>
      </w:r>
    </w:p>
    <w:p w14:paraId="6CB6D6A3" w14:textId="77777777" w:rsidR="001C5A5E" w:rsidRDefault="001C5A5E" w:rsidP="001C5A5E">
      <w:r>
        <w:t xml:space="preserve">(a) </w:t>
      </w:r>
      <w:r>
        <w:tab/>
        <w:t>comunicar o assunto para o nível apropriado da alta administração ou para os responsáveis pela governança, conforme o caso;</w:t>
      </w:r>
    </w:p>
    <w:p w14:paraId="3D55280C" w14:textId="77777777" w:rsidR="001C5A5E" w:rsidRDefault="001C5A5E" w:rsidP="001C5A5E">
      <w:r>
        <w:t xml:space="preserve">(b) </w:t>
      </w:r>
      <w:r>
        <w:tab/>
        <w:t>solicitar à administração a avaliação do efeito, se houver, sobre as demonstrações contábeis;</w:t>
      </w:r>
    </w:p>
    <w:p w14:paraId="06EE1F84" w14:textId="77777777" w:rsidR="001C5A5E" w:rsidRDefault="001C5A5E" w:rsidP="001C5A5E">
      <w:r>
        <w:t xml:space="preserve">(c) </w:t>
      </w:r>
      <w:r>
        <w:tab/>
        <w:t>considerar o efeito, se houver, do resultado da avaliação da administração em relação à fraude ou não conformidade com leis ou regulamentos, que chegaram ao conhecimento do auditor para a sua conclusão sobre as demonstrações contábeis e sobre o seu relatório; e</w:t>
      </w:r>
    </w:p>
    <w:p w14:paraId="783BC58B" w14:textId="77777777" w:rsidR="001C5A5E" w:rsidRDefault="001C5A5E" w:rsidP="001C5A5E">
      <w:r>
        <w:t xml:space="preserve">(d) </w:t>
      </w:r>
      <w:r>
        <w:tab/>
        <w:t>determinar a existência de responsabilidade de reportar a ocorrência ou suspeita de fraudes ou atos ilegais a partes fora da entidade (ver item A92).</w:t>
      </w:r>
    </w:p>
    <w:p w14:paraId="28166759" w14:textId="77777777" w:rsidR="001C5A5E" w:rsidRDefault="001C5A5E" w:rsidP="001C5A5E"/>
    <w:p w14:paraId="7E8792ED" w14:textId="77777777" w:rsidR="001C5A5E" w:rsidRDefault="001C5A5E" w:rsidP="001C5A5E">
      <w:r>
        <w:t xml:space="preserve">52. </w:t>
      </w:r>
      <w:r>
        <w:tab/>
        <w:t xml:space="preserve">Quando há indicação da efetiva existência ou da suspeita de fraude ou não conformidade com leis e regulamentos na entidade, o auditor deve: </w:t>
      </w:r>
    </w:p>
    <w:p w14:paraId="321C86E2" w14:textId="77777777" w:rsidR="001C5A5E" w:rsidRDefault="001C5A5E" w:rsidP="001C5A5E">
      <w:r>
        <w:t>(a)</w:t>
      </w:r>
      <w:r>
        <w:tab/>
        <w:t xml:space="preserve">comunicar o assunto, salvo se proibido por lei ou regulamento, para o nível apropriado da administração ou para os responsáveis pela governança, conforme o caso (ver item A93); </w:t>
      </w:r>
    </w:p>
    <w:p w14:paraId="0B6F5E74" w14:textId="77777777" w:rsidR="001C5A5E" w:rsidRDefault="001C5A5E" w:rsidP="001C5A5E">
      <w:r>
        <w:t>(b)</w:t>
      </w:r>
      <w:r>
        <w:tab/>
        <w:t xml:space="preserve">solicitar à administração a avaliação do efeito, se houver, sobre as demonstrações contábeis; </w:t>
      </w:r>
    </w:p>
    <w:p w14:paraId="4A872D28" w14:textId="77777777" w:rsidR="001C5A5E" w:rsidRDefault="001C5A5E" w:rsidP="001C5A5E">
      <w:r>
        <w:t>(c)</w:t>
      </w:r>
      <w:r>
        <w:tab/>
        <w:t xml:space="preserve">considerar o efeito, se houver, da avaliação da administração dos efeitos de fraude ou não conformidade identificada ou suspeita de fraude ou não conformidade com leis e regulamentos, comunicados ao auditor na sua conclusão sobre as demonstrações contábeis e sobre o seu relatório; e </w:t>
      </w:r>
    </w:p>
    <w:p w14:paraId="3EDC2708" w14:textId="77777777" w:rsidR="001C5A5E" w:rsidRDefault="001C5A5E" w:rsidP="001C5A5E">
      <w:r>
        <w:t>(d)</w:t>
      </w:r>
      <w:r>
        <w:tab/>
        <w:t xml:space="preserve">determinar se leis, regulamentos ou requisitos éticos relevantes (ver itens de A94 a A98): </w:t>
      </w:r>
    </w:p>
    <w:p w14:paraId="1ED22D08" w14:textId="77777777" w:rsidR="001C5A5E" w:rsidRDefault="001C5A5E" w:rsidP="001C5A5E">
      <w:r>
        <w:t>(i)</w:t>
      </w:r>
      <w:r>
        <w:tab/>
        <w:t>exigem que o auditor comunique à autoridade competente externa à entidade;</w:t>
      </w:r>
    </w:p>
    <w:p w14:paraId="00165E8E" w14:textId="77777777" w:rsidR="001C5A5E" w:rsidRDefault="001C5A5E" w:rsidP="001C5A5E">
      <w:r>
        <w:t>(ii)</w:t>
      </w:r>
      <w:r>
        <w:tab/>
        <w:t xml:space="preserve">estabelecem responsabilidades, segundo as quais a comunicação à autoridade competente externa à entidade pode ser apropriada nas circunstâncias. </w:t>
      </w:r>
    </w:p>
    <w:p w14:paraId="75362E79" w14:textId="77777777" w:rsidR="001C5A5E" w:rsidRDefault="001C5A5E" w:rsidP="001C5A5E"/>
    <w:p w14:paraId="3AA1BD56" w14:textId="77777777" w:rsidR="001C5A5E" w:rsidRDefault="001C5A5E" w:rsidP="001C5A5E">
      <w:r>
        <w:t>No Brasil, as regras de comunicação de não conformidade ou suspeita de não conformidade a autoridades externas à entidade se aplicam somente nos casos em que a legislação expressamente estabelece dita obrigação, como ocorre, por exemplo, quanto à obrigação do auditor de comunicar suspeita ou a ocorrência de não conformidade com leis e regulamentos, conforme determinado por órgãos reguladores para determinados segmentos regulados, tais como o Banco Central do Brasil e a Comissão de Valores Mobiliários, ou ainda em decorrência do disposto na Resolução CFC n.º 1.530/2017, que dispõe sobre os procedimentos a serem observados pelos profissionais e organizações contábeis, com relação às obrigações previstas na Lei n.º 9.613/1998 (sobre "lavagem" de dinheiro). Em todos os outros casos, o auditor continua obrigado ao dever profissional de confidencialidade das informações do cliente (ver item A6 da NBC TA 250).</w:t>
      </w:r>
    </w:p>
    <w:p w14:paraId="69E96A93" w14:textId="77777777" w:rsidR="001C5A5E" w:rsidRDefault="001C5A5E" w:rsidP="001C5A5E"/>
    <w:p w14:paraId="3AAA7D8B" w14:textId="77777777" w:rsidR="001C5A5E" w:rsidRDefault="001C5A5E" w:rsidP="001C5A5E">
      <w:r>
        <w:t>Planejamento e execução de procedimentos (ver itens 47 e 55)</w:t>
      </w:r>
    </w:p>
    <w:p w14:paraId="399F05CD" w14:textId="77777777" w:rsidR="001C5A5E" w:rsidRDefault="001C5A5E" w:rsidP="001C5A5E"/>
    <w:p w14:paraId="24AE6E2E" w14:textId="77777777" w:rsidR="001C5A5E" w:rsidRDefault="001C5A5E" w:rsidP="001C5A5E">
      <w:r>
        <w:t>Indagações (ver itens de 46 a 48) (Alterado pela Revisão NBC 3)</w:t>
      </w:r>
    </w:p>
    <w:p w14:paraId="52C592FB" w14:textId="77777777" w:rsidR="001C5A5E" w:rsidRDefault="001C5A5E" w:rsidP="001C5A5E"/>
    <w:p w14:paraId="00A490D6" w14:textId="77777777" w:rsidR="001C5A5E" w:rsidRDefault="001C5A5E" w:rsidP="001C5A5E"/>
    <w:p w14:paraId="44551990" w14:textId="77777777" w:rsidR="001C5A5E" w:rsidRDefault="001C5A5E" w:rsidP="001C5A5E">
      <w:r>
        <w:t>Continuidade operacional</w:t>
      </w:r>
    </w:p>
    <w:p w14:paraId="0FC28F85" w14:textId="77777777" w:rsidR="001C5A5E" w:rsidRDefault="001C5A5E" w:rsidP="001C5A5E"/>
    <w:p w14:paraId="360896F7" w14:textId="77777777" w:rsidR="001C5A5E" w:rsidRDefault="001C5A5E" w:rsidP="001C5A5E">
      <w:r>
        <w:t xml:space="preserve">53. </w:t>
      </w:r>
      <w:r>
        <w:tab/>
        <w:t>A revisão de demonstrações contábeis inclui a consideração da capacidade da entidade em continuar operando. Ao considerar a avaliação da administração sobre a capacidade da entidade em continuar operando, o auditor deve abranger o período que é utilizado pela administração para fazer a sua avaliação, conforme exigido pela estrutura de relatório financeiro aplicável, ou ainda, por lei ou regulamento, quando um período mais longo é especificado.</w:t>
      </w:r>
    </w:p>
    <w:p w14:paraId="02945DAC" w14:textId="77777777" w:rsidR="001C5A5E" w:rsidRDefault="001C5A5E" w:rsidP="001C5A5E"/>
    <w:p w14:paraId="10DA3E18" w14:textId="77777777" w:rsidR="001C5A5E" w:rsidRDefault="001C5A5E" w:rsidP="001C5A5E">
      <w:r>
        <w:t xml:space="preserve">54. </w:t>
      </w:r>
      <w:r>
        <w:tab/>
        <w:t>Se, durante a execução da revisão, o auditor tomar conhecimento de eventos ou condições que possam lançar dúvidas significativas sobre a capacidade da entidade em continuar operando, o auditor deve (ver item A93):</w:t>
      </w:r>
    </w:p>
    <w:p w14:paraId="1F8CD173" w14:textId="77777777" w:rsidR="001C5A5E" w:rsidRDefault="001C5A5E" w:rsidP="001C5A5E">
      <w:r>
        <w:t xml:space="preserve">(a) </w:t>
      </w:r>
      <w:r>
        <w:tab/>
        <w:t>indagar à administração sobre os planos e futuras ações que afetam a capacidade da entidade em continuar operando e sobre a viabilidade desses planos, assim como, também, se a administração acredita que o resultado desses planos melhorará a situação em relação à capacidade da entidade para prosseguir em continuidade;</w:t>
      </w:r>
    </w:p>
    <w:p w14:paraId="784BF221" w14:textId="77777777" w:rsidR="001C5A5E" w:rsidRDefault="001C5A5E" w:rsidP="001C5A5E">
      <w:r>
        <w:t xml:space="preserve">(b) </w:t>
      </w:r>
      <w:r>
        <w:tab/>
        <w:t>avaliar os resultados dessas indagações para considerar se as respostas da administração fornecem base suficiente para:</w:t>
      </w:r>
    </w:p>
    <w:p w14:paraId="1494D586" w14:textId="77777777" w:rsidR="001C5A5E" w:rsidRDefault="001C5A5E" w:rsidP="001C5A5E">
      <w:r>
        <w:t xml:space="preserve">(i) </w:t>
      </w:r>
      <w:r>
        <w:tab/>
        <w:t>continuar a apresentar as demonstrações contábeis com base nas práticas contábeis aplicáveis para empresas em continuidade operacional se a estrutura de relatório financeiro aplicável inclui a assunção de continuidade operacional da entidade; ou</w:t>
      </w:r>
    </w:p>
    <w:p w14:paraId="2CD04122" w14:textId="77777777" w:rsidR="001C5A5E" w:rsidRDefault="001C5A5E" w:rsidP="001C5A5E">
      <w:r>
        <w:t xml:space="preserve">(ii) </w:t>
      </w:r>
      <w:r>
        <w:tab/>
        <w:t>concluir se as demonstrações contábeis apresentam distorções relevantes ou são, de outra forma, enganosas sobre a capacidade da entidade de continuar operando; e</w:t>
      </w:r>
    </w:p>
    <w:p w14:paraId="4C5F8BD2" w14:textId="77777777" w:rsidR="001C5A5E" w:rsidRDefault="001C5A5E" w:rsidP="001C5A5E">
      <w:r>
        <w:t xml:space="preserve">(c) </w:t>
      </w:r>
      <w:r>
        <w:tab/>
        <w:t>considerar as respostas da administração, tendo em conta todas as informações pertinentes de que o auditor tem conhecimento, como resultado da revisão.</w:t>
      </w:r>
    </w:p>
    <w:p w14:paraId="0883C24C" w14:textId="77777777" w:rsidR="001C5A5E" w:rsidRDefault="001C5A5E" w:rsidP="001C5A5E"/>
    <w:p w14:paraId="41C18A44" w14:textId="77777777" w:rsidR="001C5A5E" w:rsidRDefault="001C5A5E" w:rsidP="001C5A5E">
      <w:r>
        <w:t xml:space="preserve">Uso do trabalho realizado por outros </w:t>
      </w:r>
    </w:p>
    <w:p w14:paraId="38E2366F" w14:textId="77777777" w:rsidR="001C5A5E" w:rsidRDefault="001C5A5E" w:rsidP="001C5A5E"/>
    <w:p w14:paraId="594F1118" w14:textId="77777777" w:rsidR="001C5A5E" w:rsidRDefault="001C5A5E" w:rsidP="001C5A5E">
      <w:r>
        <w:t xml:space="preserve">55. </w:t>
      </w:r>
      <w:r>
        <w:tab/>
        <w:t>Ao executar a revisão, pode ser necessário que o auditor use o trabalho realizado por outros auditores ou o trabalho de indivíduo ou organização com especialização em campo que não seja contabilidade ou em trabalhos de asseguração. Se o auditor utiliza o trabalho realizado por outro auditor ou especialista no curso da execução da revisão, ele deve tomar medidas apropriadas para estar convencido de que o trabalho realizado é adequado para os seus propósitos (ver item A80).</w:t>
      </w:r>
    </w:p>
    <w:p w14:paraId="494FBE94" w14:textId="77777777" w:rsidR="001C5A5E" w:rsidRDefault="001C5A5E" w:rsidP="001C5A5E"/>
    <w:p w14:paraId="134F0D15" w14:textId="77777777" w:rsidR="001C5A5E" w:rsidRDefault="001C5A5E" w:rsidP="001C5A5E">
      <w:r>
        <w:t>Conciliação das demonstrações contábeis com os registros contábeis</w:t>
      </w:r>
    </w:p>
    <w:p w14:paraId="5AB5A5E2" w14:textId="77777777" w:rsidR="001C5A5E" w:rsidRDefault="001C5A5E" w:rsidP="001C5A5E"/>
    <w:p w14:paraId="05A9C558" w14:textId="77777777" w:rsidR="001C5A5E" w:rsidRDefault="001C5A5E" w:rsidP="001C5A5E">
      <w:r>
        <w:t xml:space="preserve">56. </w:t>
      </w:r>
      <w:r>
        <w:tab/>
        <w:t>O auditor deve obter evidência de que as demonstrações contábeis estão de acordo com os registros contábeis da entidade ou estão conciliadas com esses registros (ver item A94).</w:t>
      </w:r>
    </w:p>
    <w:p w14:paraId="5D046635" w14:textId="77777777" w:rsidR="001C5A5E" w:rsidRDefault="001C5A5E" w:rsidP="001C5A5E"/>
    <w:p w14:paraId="0CD1E3A9" w14:textId="77777777" w:rsidR="001C5A5E" w:rsidRDefault="001C5A5E" w:rsidP="001C5A5E">
      <w:r>
        <w:t>Procedimentos adicionais quando o auditor toma conhecimento de que as demonstrações contábeis podem estar distorcidas de forma relevante</w:t>
      </w:r>
    </w:p>
    <w:p w14:paraId="6B178D27" w14:textId="77777777" w:rsidR="001C5A5E" w:rsidRDefault="001C5A5E" w:rsidP="001C5A5E"/>
    <w:p w14:paraId="018F0B4E" w14:textId="77777777" w:rsidR="001C5A5E" w:rsidRDefault="001C5A5E" w:rsidP="001C5A5E">
      <w:r>
        <w:t xml:space="preserve">57. </w:t>
      </w:r>
      <w:r>
        <w:tab/>
        <w:t>Se o auditor tomar conhecimento de assunto que o leve a acreditar que as demonstrações contábeis podem conter distorções relevantes, ele deve planejar e executar procedimentos adicionais suficientes para permitir que o auditor (ver itens A95 a A99):</w:t>
      </w:r>
    </w:p>
    <w:p w14:paraId="67B165CF" w14:textId="77777777" w:rsidR="001C5A5E" w:rsidRDefault="001C5A5E" w:rsidP="001C5A5E">
      <w:r>
        <w:t xml:space="preserve">(a) </w:t>
      </w:r>
      <w:r>
        <w:tab/>
        <w:t>conclua se o assunto não é suscetível de causar distorções relevantes nas demonstrações contábeis como um todo; ou</w:t>
      </w:r>
    </w:p>
    <w:p w14:paraId="1B9B9211" w14:textId="77777777" w:rsidR="001C5A5E" w:rsidRDefault="001C5A5E" w:rsidP="001C5A5E">
      <w:r>
        <w:t xml:space="preserve">(b) </w:t>
      </w:r>
      <w:r>
        <w:tab/>
        <w:t>determine se o assunto faz com que as demonstrações contábeis como um todo contenham distorções relevantes.</w:t>
      </w:r>
    </w:p>
    <w:p w14:paraId="3A3F4947" w14:textId="77777777" w:rsidR="001C5A5E" w:rsidRDefault="001C5A5E" w:rsidP="001C5A5E"/>
    <w:p w14:paraId="28EAFDFD" w14:textId="77777777" w:rsidR="001C5A5E" w:rsidRDefault="001C5A5E" w:rsidP="001C5A5E">
      <w:r>
        <w:t>Eventos subsequentes</w:t>
      </w:r>
    </w:p>
    <w:p w14:paraId="5A1E9A8A" w14:textId="77777777" w:rsidR="001C5A5E" w:rsidRDefault="001C5A5E" w:rsidP="001C5A5E"/>
    <w:p w14:paraId="631B92D9" w14:textId="77777777" w:rsidR="001C5A5E" w:rsidRDefault="001C5A5E" w:rsidP="001C5A5E">
      <w:r>
        <w:t xml:space="preserve">58. </w:t>
      </w:r>
      <w:r>
        <w:tab/>
        <w:t>Se o auditor tomar conhecimento de eventos ocorridos entre a data das demonstrações contábeis e a data do seu relatório que requeiram ajuste ou divulgação, ele deve solicitar à administração a correção de tais distorções.</w:t>
      </w:r>
    </w:p>
    <w:p w14:paraId="33DD6C32" w14:textId="77777777" w:rsidR="001C5A5E" w:rsidRDefault="001C5A5E" w:rsidP="001C5A5E"/>
    <w:p w14:paraId="508C7A14" w14:textId="77777777" w:rsidR="001C5A5E" w:rsidRDefault="001C5A5E" w:rsidP="001C5A5E">
      <w:r>
        <w:t xml:space="preserve">59. </w:t>
      </w:r>
      <w:r>
        <w:tab/>
        <w:t>O auditor não tem obrigação de executar quaisquer procedimentos em relação às demonstrações contábeis após a data do seu relatório. No entanto, se, após a data do relatório, mas antes da data de divulgação das demonstrações contábeis, ele tomar conhecimento de fato que poderia causar alterações no relatório se fosse conhecido antes da emissão do relatório, o auditor deve:</w:t>
      </w:r>
    </w:p>
    <w:p w14:paraId="383428C8" w14:textId="77777777" w:rsidR="001C5A5E" w:rsidRDefault="001C5A5E" w:rsidP="001C5A5E">
      <w:r>
        <w:t xml:space="preserve">(a) </w:t>
      </w:r>
      <w:r>
        <w:tab/>
        <w:t>discutir o assunto com a administração ou com os responsáveis pela governança, como apropriado;</w:t>
      </w:r>
    </w:p>
    <w:p w14:paraId="440D607D" w14:textId="77777777" w:rsidR="001C5A5E" w:rsidRDefault="001C5A5E" w:rsidP="001C5A5E">
      <w:r>
        <w:t xml:space="preserve">(b) </w:t>
      </w:r>
      <w:r>
        <w:tab/>
        <w:t>determinar se as demonstrações contábeis precisam ser alteradas; e</w:t>
      </w:r>
    </w:p>
    <w:p w14:paraId="503B8176" w14:textId="77777777" w:rsidR="001C5A5E" w:rsidRDefault="001C5A5E" w:rsidP="001C5A5E">
      <w:r>
        <w:t xml:space="preserve">(c) </w:t>
      </w:r>
      <w:r>
        <w:tab/>
        <w:t>se for o caso, questionar a forma como a administração pretende tratar o assunto nas demonstrações contábeis.</w:t>
      </w:r>
    </w:p>
    <w:p w14:paraId="15E274D8" w14:textId="77777777" w:rsidR="001C5A5E" w:rsidRDefault="001C5A5E" w:rsidP="001C5A5E"/>
    <w:p w14:paraId="2BA9484E" w14:textId="77777777" w:rsidR="001C5A5E" w:rsidRDefault="001C5A5E" w:rsidP="001C5A5E">
      <w:r>
        <w:t xml:space="preserve">60. </w:t>
      </w:r>
      <w:r>
        <w:tab/>
        <w:t xml:space="preserve">Se a administração não alterar as demonstrações contábeis nas circunstâncias em que o auditor acredita que precisam ser alteradas e o relatório de revisão já foi entregue à entidade, o auditor deve notificar a administração e os responsáveis pela governança para não divulgarem as demonstrações contábeis a terceiros antes de serem feitas as alterações necessárias. Se as demonstrações contábeis forem, no entanto, posteriormente divulgadas sem as alterações necessárias, o auditor deve tomar as medidas necessárias para procurar evitar o uso por terceiros daquele relatório de revisão. </w:t>
      </w:r>
    </w:p>
    <w:p w14:paraId="184796E7" w14:textId="77777777" w:rsidR="001C5A5E" w:rsidRDefault="001C5A5E" w:rsidP="001C5A5E"/>
    <w:p w14:paraId="0D74E919" w14:textId="77777777" w:rsidR="001C5A5E" w:rsidRDefault="001C5A5E" w:rsidP="001C5A5E">
      <w:r>
        <w:t>Representações formais</w:t>
      </w:r>
    </w:p>
    <w:p w14:paraId="591F1B01" w14:textId="77777777" w:rsidR="001C5A5E" w:rsidRDefault="001C5A5E" w:rsidP="001C5A5E"/>
    <w:p w14:paraId="195BD4AD" w14:textId="77777777" w:rsidR="001C5A5E" w:rsidRDefault="001C5A5E" w:rsidP="001C5A5E">
      <w:r>
        <w:t xml:space="preserve">61. </w:t>
      </w:r>
      <w:r>
        <w:tab/>
        <w:t>O auditor deve solicitar à administração o fornecimento de representações formais, declarando que a administração cumpriu com as suas responsabilidades descritas nos termos acordados na contratação do trabalho de revisão. A representação formal deve incluir as seguintes declarações (ver itens A100 a A102):</w:t>
      </w:r>
    </w:p>
    <w:p w14:paraId="72FAA61E" w14:textId="77777777" w:rsidR="001C5A5E" w:rsidRDefault="001C5A5E" w:rsidP="001C5A5E">
      <w:r>
        <w:t xml:space="preserve">(a) </w:t>
      </w:r>
      <w:r>
        <w:tab/>
        <w:t>a administração cumpriu sua responsabilidade pela elaboração das demonstrações contábeis, de acordo com a estrutura de relatório financeiro aplicável, incluindo, quando pertinente, sua adequada apresentação e que forneceu ou deu acesso ao auditor a todas as informações como acordado nos termos da contratação do trabalho de revisão; e</w:t>
      </w:r>
    </w:p>
    <w:p w14:paraId="14C3D2B9" w14:textId="77777777" w:rsidR="001C5A5E" w:rsidRDefault="001C5A5E" w:rsidP="001C5A5E">
      <w:r>
        <w:t xml:space="preserve">(b) </w:t>
      </w:r>
      <w:r>
        <w:tab/>
        <w:t>todas as transações foram registradas e estão refletidas nas demonstrações contábeis.</w:t>
      </w:r>
    </w:p>
    <w:p w14:paraId="3777C692" w14:textId="77777777" w:rsidR="001C5A5E" w:rsidRDefault="001C5A5E" w:rsidP="001C5A5E">
      <w:r>
        <w:t>Se lei ou regulamento exige que a administração faça, por escrito, declarações públicas sobre as suas responsabilidades e o auditor decidir que tais declarações fornecem algumas ou todas as representações requeridas pelas alíneas (a) e (b) deste item, os assuntos abrangidos por tais declarações não precisam ser incluídos na representação formal.</w:t>
      </w:r>
    </w:p>
    <w:p w14:paraId="09098DD5" w14:textId="77777777" w:rsidR="001C5A5E" w:rsidRDefault="001C5A5E" w:rsidP="001C5A5E"/>
    <w:p w14:paraId="4E92E019" w14:textId="77777777" w:rsidR="001C5A5E" w:rsidRDefault="001C5A5E" w:rsidP="001C5A5E">
      <w:r>
        <w:t xml:space="preserve">62. </w:t>
      </w:r>
      <w:r>
        <w:tab/>
        <w:t>O auditor deve também solicitar representações formais sobre os seguintes assuntos que a administração revelou a ele (ver item A101):</w:t>
      </w:r>
    </w:p>
    <w:p w14:paraId="73ABF000" w14:textId="77777777" w:rsidR="001C5A5E" w:rsidRDefault="001C5A5E" w:rsidP="001C5A5E">
      <w:r>
        <w:t xml:space="preserve">(a) </w:t>
      </w:r>
      <w:r>
        <w:tab/>
        <w:t>a identificação das partes relacionadas da entidade e todos os relacionamentos e transações com essas partes relacionadas de que a administração tem conhecimento;</w:t>
      </w:r>
    </w:p>
    <w:p w14:paraId="262336CC" w14:textId="77777777" w:rsidR="001C5A5E" w:rsidRDefault="001C5A5E" w:rsidP="001C5A5E">
      <w:r>
        <w:t xml:space="preserve">(b) </w:t>
      </w:r>
      <w:r>
        <w:tab/>
        <w:t>os fatos significativos relacionados a fraudes ocorridas ou suspeitas de fraude conhecidas pela administração, que possam ter afetado a entidade;</w:t>
      </w:r>
    </w:p>
    <w:p w14:paraId="2FFA0142" w14:textId="77777777" w:rsidR="001C5A5E" w:rsidRDefault="001C5A5E" w:rsidP="001C5A5E">
      <w:r>
        <w:t xml:space="preserve">(c) </w:t>
      </w:r>
      <w:r>
        <w:tab/>
        <w:t>as efetivas ou possíveis não conformidades com leis e regulamentos que sejam conhecidas pela administração, cujos efeitos possam afetar as demonstrações contábeis da entidade;</w:t>
      </w:r>
    </w:p>
    <w:p w14:paraId="250F0FF4" w14:textId="77777777" w:rsidR="001C5A5E" w:rsidRDefault="001C5A5E" w:rsidP="001C5A5E">
      <w:r>
        <w:t xml:space="preserve">(d) </w:t>
      </w:r>
      <w:r>
        <w:tab/>
        <w:t>todas as informações pertinentes ao uso do pressuposto de continuidade operacional na elaboração das demonstrações contábeis;</w:t>
      </w:r>
    </w:p>
    <w:p w14:paraId="4DE3C859" w14:textId="77777777" w:rsidR="001C5A5E" w:rsidRDefault="001C5A5E" w:rsidP="001C5A5E">
      <w:r>
        <w:t xml:space="preserve">(e) </w:t>
      </w:r>
      <w:r>
        <w:tab/>
        <w:t>que todos os eventos que ocorreram após a data das demonstrações contábeis, para os quais a estrutura de relatório financeiro aplicável requer ajuste ou divulgação, foram ajustados ou divulgados;</w:t>
      </w:r>
    </w:p>
    <w:p w14:paraId="3689EDD4" w14:textId="77777777" w:rsidR="001C5A5E" w:rsidRDefault="001C5A5E" w:rsidP="001C5A5E">
      <w:r>
        <w:t xml:space="preserve">(f) </w:t>
      </w:r>
      <w:r>
        <w:tab/>
        <w:t>que todos os compromissos e obrigações contratuais ou contingências que afetaram ou podem afetar as demonstrações contábeis da entidade foram divulgados nas demonstrações contábeis; e</w:t>
      </w:r>
    </w:p>
    <w:p w14:paraId="64759C47" w14:textId="77777777" w:rsidR="001C5A5E" w:rsidRDefault="001C5A5E" w:rsidP="001C5A5E">
      <w:r>
        <w:t xml:space="preserve">(g) </w:t>
      </w:r>
      <w:r>
        <w:tab/>
        <w:t>transações não monetárias ou transações sem qualquer contraprestação realizadas pela entidade durante o período abrangido pelas demonstrações contábeis foram levadas em consideração.</w:t>
      </w:r>
    </w:p>
    <w:p w14:paraId="0EF94DD3" w14:textId="77777777" w:rsidR="001C5A5E" w:rsidRDefault="001C5A5E" w:rsidP="001C5A5E"/>
    <w:p w14:paraId="0D2B5F10" w14:textId="77777777" w:rsidR="001C5A5E" w:rsidRDefault="001C5A5E" w:rsidP="001C5A5E">
      <w:r>
        <w:t xml:space="preserve">63. </w:t>
      </w:r>
      <w:r>
        <w:tab/>
        <w:t>Se a administração não fornecer uma ou mais das representações formais solicitadas, o auditor deve (ver item A100):</w:t>
      </w:r>
    </w:p>
    <w:p w14:paraId="53EAA042" w14:textId="77777777" w:rsidR="001C5A5E" w:rsidRDefault="001C5A5E" w:rsidP="001C5A5E">
      <w:r>
        <w:t xml:space="preserve">(a) </w:t>
      </w:r>
      <w:r>
        <w:tab/>
        <w:t>discutir o assunto com a administração e os responsáveis pela governança, quando apropriado;</w:t>
      </w:r>
    </w:p>
    <w:p w14:paraId="6B12EDB3" w14:textId="77777777" w:rsidR="001C5A5E" w:rsidRDefault="001C5A5E" w:rsidP="001C5A5E">
      <w:r>
        <w:t xml:space="preserve">(b) </w:t>
      </w:r>
      <w:r>
        <w:tab/>
        <w:t>reavaliar a integridade da administração e avaliar o efeito que isso pode ter sobre a confiabilidade das representações (verbais ou escritas) e da evidência, em geral; e</w:t>
      </w:r>
    </w:p>
    <w:p w14:paraId="5035D12E" w14:textId="77777777" w:rsidR="001C5A5E" w:rsidRDefault="001C5A5E" w:rsidP="001C5A5E">
      <w:r>
        <w:t xml:space="preserve">(c) </w:t>
      </w:r>
      <w:r>
        <w:tab/>
        <w:t xml:space="preserve">tomar medidas apropriadas, inclusive determinar o possível efeito sobre a conclusão em seu relatório de revisão de acordo com esta Norma. </w:t>
      </w:r>
    </w:p>
    <w:p w14:paraId="3BA6B3F1" w14:textId="77777777" w:rsidR="001C5A5E" w:rsidRDefault="001C5A5E" w:rsidP="001C5A5E"/>
    <w:p w14:paraId="0552036A" w14:textId="77777777" w:rsidR="001C5A5E" w:rsidRDefault="001C5A5E" w:rsidP="001C5A5E">
      <w:r>
        <w:t xml:space="preserve">64. </w:t>
      </w:r>
      <w:r>
        <w:tab/>
        <w:t>O auditor deve se abster de apresentar conclusão sobre as demonstrações contábeis ou retirar-se do trabalho, se a retirada for legalmente possível, conforme o caso, se:</w:t>
      </w:r>
    </w:p>
    <w:p w14:paraId="3659AB56" w14:textId="77777777" w:rsidR="001C5A5E" w:rsidRDefault="001C5A5E" w:rsidP="001C5A5E">
      <w:r>
        <w:t xml:space="preserve">(a) </w:t>
      </w:r>
      <w:r>
        <w:tab/>
        <w:t>o auditor concluir que há dúvida suficiente sobre a integridade da administração, de tal forma que as representações formais não sejam confiáveis; ou</w:t>
      </w:r>
    </w:p>
    <w:p w14:paraId="290ED411" w14:textId="77777777" w:rsidR="001C5A5E" w:rsidRDefault="001C5A5E" w:rsidP="001C5A5E">
      <w:r>
        <w:t xml:space="preserve">(b) </w:t>
      </w:r>
      <w:r>
        <w:tab/>
        <w:t>a administração não fornecer as representações necessárias, exigidas pelo item 61.</w:t>
      </w:r>
    </w:p>
    <w:p w14:paraId="38EA5124" w14:textId="77777777" w:rsidR="001C5A5E" w:rsidRDefault="001C5A5E" w:rsidP="001C5A5E"/>
    <w:p w14:paraId="10379810" w14:textId="77777777" w:rsidR="001C5A5E" w:rsidRDefault="001C5A5E" w:rsidP="001C5A5E">
      <w:r>
        <w:t>Data das representações formais e período abrangido</w:t>
      </w:r>
    </w:p>
    <w:p w14:paraId="3FD16A51" w14:textId="77777777" w:rsidR="001C5A5E" w:rsidRDefault="001C5A5E" w:rsidP="001C5A5E"/>
    <w:p w14:paraId="5FE86A5C" w14:textId="77777777" w:rsidR="001C5A5E" w:rsidRDefault="001C5A5E" w:rsidP="001C5A5E">
      <w:r>
        <w:t xml:space="preserve">65. </w:t>
      </w:r>
      <w:r>
        <w:tab/>
        <w:t>A data das representações formais deve ser tão próxima quanto possível, mas não depois da data do relatório do auditor. As representações formais devem ser para todas as demonstrações contábeis e todos os períodos referidos no relatório do auditor.</w:t>
      </w:r>
    </w:p>
    <w:p w14:paraId="72452974" w14:textId="77777777" w:rsidR="001C5A5E" w:rsidRDefault="001C5A5E" w:rsidP="001C5A5E"/>
    <w:p w14:paraId="625445C5" w14:textId="77777777" w:rsidR="001C5A5E" w:rsidRDefault="001C5A5E" w:rsidP="001C5A5E">
      <w:r>
        <w:t>Avaliação das evidências obtidas nos procedimentos executados</w:t>
      </w:r>
    </w:p>
    <w:p w14:paraId="56056F81" w14:textId="77777777" w:rsidR="001C5A5E" w:rsidRDefault="001C5A5E" w:rsidP="001C5A5E"/>
    <w:p w14:paraId="29939902" w14:textId="77777777" w:rsidR="001C5A5E" w:rsidRDefault="001C5A5E" w:rsidP="001C5A5E">
      <w:r>
        <w:t xml:space="preserve">66. </w:t>
      </w:r>
      <w:r>
        <w:tab/>
        <w:t>O auditor deve avaliar se evidências apropriadas e suficientes foram obtidas com os procedimentos executados e, caso contrário, o auditor deve executar outros procedimentos julgados necessários nas circunstâncias, para ser capaz de formar sua conclusão sobre as demonstrações contábeis (ver item A103).</w:t>
      </w:r>
    </w:p>
    <w:p w14:paraId="1E619FD8" w14:textId="77777777" w:rsidR="001C5A5E" w:rsidRDefault="001C5A5E" w:rsidP="001C5A5E"/>
    <w:p w14:paraId="223DEB33" w14:textId="77777777" w:rsidR="001C5A5E" w:rsidRDefault="001C5A5E" w:rsidP="001C5A5E">
      <w:r>
        <w:t xml:space="preserve">67. </w:t>
      </w:r>
      <w:r>
        <w:tab/>
        <w:t xml:space="preserve">Se o auditor não for capaz de obter evidência apropriada e suficiente para formar sua conclusão, o auditor deve discutir com a administração e com os responsáveis pela governança, quando apropriado, os efeitos que tais limitações têm sobre o alcance da revisão (ver itens A104 e A105). </w:t>
      </w:r>
    </w:p>
    <w:p w14:paraId="3C74D32D" w14:textId="77777777" w:rsidR="001C5A5E" w:rsidRDefault="001C5A5E" w:rsidP="001C5A5E"/>
    <w:p w14:paraId="68D64268" w14:textId="77777777" w:rsidR="001C5A5E" w:rsidRDefault="001C5A5E" w:rsidP="001C5A5E">
      <w:r>
        <w:t>Avaliação do efeito sobre o relatório do auditor</w:t>
      </w:r>
    </w:p>
    <w:p w14:paraId="7EBE808B" w14:textId="77777777" w:rsidR="001C5A5E" w:rsidRDefault="001C5A5E" w:rsidP="001C5A5E"/>
    <w:p w14:paraId="6D5662DB" w14:textId="77777777" w:rsidR="001C5A5E" w:rsidRDefault="001C5A5E" w:rsidP="001C5A5E">
      <w:r>
        <w:t xml:space="preserve">68. </w:t>
      </w:r>
      <w:r>
        <w:tab/>
        <w:t>O auditor deve avaliar as evidências obtidas a partir dos procedimentos executados para determinar o efeito sobre o seu relatório de revisão (ver item A103).</w:t>
      </w:r>
    </w:p>
    <w:p w14:paraId="261B7042" w14:textId="77777777" w:rsidR="001C5A5E" w:rsidRDefault="001C5A5E" w:rsidP="001C5A5E"/>
    <w:p w14:paraId="05AE61D5" w14:textId="77777777" w:rsidR="001C5A5E" w:rsidRDefault="001C5A5E" w:rsidP="001C5A5E">
      <w:r>
        <w:t>Formação da conclusão do auditor sobre as demonstrações contábeis</w:t>
      </w:r>
    </w:p>
    <w:p w14:paraId="0DEBD14B" w14:textId="77777777" w:rsidR="001C5A5E" w:rsidRDefault="001C5A5E" w:rsidP="001C5A5E"/>
    <w:p w14:paraId="2AC8E478" w14:textId="77777777" w:rsidR="001C5A5E" w:rsidRDefault="001C5A5E" w:rsidP="001C5A5E">
      <w:r>
        <w:t>Consideração da estrutura de relatório financeiro aplicável à elaboração das demonstrações contábeis</w:t>
      </w:r>
    </w:p>
    <w:p w14:paraId="77F1883D" w14:textId="77777777" w:rsidR="001C5A5E" w:rsidRDefault="001C5A5E" w:rsidP="001C5A5E"/>
    <w:p w14:paraId="0804724B" w14:textId="77777777" w:rsidR="001C5A5E" w:rsidRDefault="001C5A5E" w:rsidP="001C5A5E">
      <w:r>
        <w:t xml:space="preserve">69. </w:t>
      </w:r>
      <w:r>
        <w:tab/>
        <w:t>Na formação da conclusão sobre as demonstrações contábeis, o auditor deve:</w:t>
      </w:r>
    </w:p>
    <w:p w14:paraId="2DA14A8A" w14:textId="77777777" w:rsidR="001C5A5E" w:rsidRDefault="001C5A5E" w:rsidP="001C5A5E">
      <w:r>
        <w:t xml:space="preserve">(a) </w:t>
      </w:r>
      <w:r>
        <w:tab/>
        <w:t>avaliar se as demonstrações contábeis fazem referência adequada ou descrevem a estrutura de relatório financeiro aplicável (ver itens A106 e A107);</w:t>
      </w:r>
    </w:p>
    <w:p w14:paraId="1FB558D1" w14:textId="77777777" w:rsidR="001C5A5E" w:rsidRDefault="001C5A5E" w:rsidP="001C5A5E">
      <w:r>
        <w:t xml:space="preserve">(b) </w:t>
      </w:r>
      <w:r>
        <w:tab/>
        <w:t>no contexto dos requisitos da estrutura de relatório financeiro aplicável e os resultados dos procedimentos executados, considerar os seguintes aspectos:</w:t>
      </w:r>
    </w:p>
    <w:p w14:paraId="0B1D04C0" w14:textId="77777777" w:rsidR="001C5A5E" w:rsidRDefault="001C5A5E" w:rsidP="001C5A5E">
      <w:r>
        <w:t xml:space="preserve">(i) </w:t>
      </w:r>
      <w:r>
        <w:tab/>
        <w:t>se é apropriada a terminologia utilizada nas demonstrações contábeis, incluindo o título de cada demonstração;</w:t>
      </w:r>
    </w:p>
    <w:p w14:paraId="734BDD6A" w14:textId="77777777" w:rsidR="001C5A5E" w:rsidRDefault="001C5A5E" w:rsidP="001C5A5E">
      <w:r>
        <w:t xml:space="preserve">(ii) </w:t>
      </w:r>
      <w:r>
        <w:tab/>
        <w:t>se as demonstrações contábeis divulgam adequadamente as principais práticas contábeis selecionadas e aplicadas;</w:t>
      </w:r>
    </w:p>
    <w:p w14:paraId="407A1708" w14:textId="77777777" w:rsidR="001C5A5E" w:rsidRDefault="001C5A5E" w:rsidP="001C5A5E">
      <w:r>
        <w:t>(iii) se as práticas contábeis selecionadas e aplicadas estão de acordo com a estrutura de relatório financeiro e são apropriadas;</w:t>
      </w:r>
    </w:p>
    <w:p w14:paraId="26D25A8F" w14:textId="77777777" w:rsidR="001C5A5E" w:rsidRDefault="001C5A5E" w:rsidP="001C5A5E">
      <w:r>
        <w:t xml:space="preserve">(iv) </w:t>
      </w:r>
      <w:r>
        <w:tab/>
        <w:t>se as estimativas contábeis feitas pela administração parecem razoáveis;</w:t>
      </w:r>
    </w:p>
    <w:p w14:paraId="6EE8F2D1" w14:textId="77777777" w:rsidR="001C5A5E" w:rsidRDefault="001C5A5E" w:rsidP="001C5A5E">
      <w:r>
        <w:t xml:space="preserve">(v) </w:t>
      </w:r>
      <w:r>
        <w:tab/>
        <w:t>se as informações apresentadas nas demonstrações contábeis parecem pertinentes, confiáveis, comparáveis e compreensíveis; e</w:t>
      </w:r>
    </w:p>
    <w:p w14:paraId="79B83814" w14:textId="77777777" w:rsidR="001C5A5E" w:rsidRDefault="001C5A5E" w:rsidP="001C5A5E">
      <w:r>
        <w:t xml:space="preserve"> (vi) se as demonstrações contábeis fornecem divulgações adequadas para permitir que os usuários previstos entendam os efeitos das transações e dos eventos relevantes sobre as informações transmitidas nas demonstrações contábeis (ver itens A108 a A110).</w:t>
      </w:r>
    </w:p>
    <w:p w14:paraId="2B4C56B8" w14:textId="77777777" w:rsidR="001C5A5E" w:rsidRDefault="001C5A5E" w:rsidP="001C5A5E"/>
    <w:p w14:paraId="2AA7A9A3" w14:textId="77777777" w:rsidR="001C5A5E" w:rsidRDefault="001C5A5E" w:rsidP="001C5A5E">
      <w:r>
        <w:t xml:space="preserve">70. </w:t>
      </w:r>
      <w:r>
        <w:tab/>
        <w:t>O auditor deve considerar o impacto:</w:t>
      </w:r>
    </w:p>
    <w:p w14:paraId="7D238F0E" w14:textId="77777777" w:rsidR="001C5A5E" w:rsidRDefault="001C5A5E" w:rsidP="001C5A5E">
      <w:r>
        <w:t xml:space="preserve">(a) </w:t>
      </w:r>
      <w:r>
        <w:tab/>
        <w:t>de distorções identificadas durante a revisão do período corrente e do período anterior que não foram corrigidas sobre as demonstrações contábeis como um todo; e</w:t>
      </w:r>
    </w:p>
    <w:p w14:paraId="5833F8CE" w14:textId="77777777" w:rsidR="001C5A5E" w:rsidRDefault="001C5A5E" w:rsidP="001C5A5E">
      <w:r>
        <w:t xml:space="preserve">(b) </w:t>
      </w:r>
      <w:r>
        <w:tab/>
        <w:t>dos aspectos qualitativos das práticas contábeis da entidade, incluindo indicadores de possível tendenciosidade nos julgamentos da administração (ver itens A111 e A112).</w:t>
      </w:r>
    </w:p>
    <w:p w14:paraId="5CDCE641" w14:textId="77777777" w:rsidR="001C5A5E" w:rsidRDefault="001C5A5E" w:rsidP="001C5A5E"/>
    <w:p w14:paraId="217A2947" w14:textId="77777777" w:rsidR="001C5A5E" w:rsidRDefault="001C5A5E" w:rsidP="001C5A5E">
      <w:r>
        <w:t xml:space="preserve">71. </w:t>
      </w:r>
      <w:r>
        <w:tab/>
        <w:t>Se as demonstrações contábeis forem elaboradas no contexto da estrutura de apresentação adequada, as considerações do auditor devem também incluir (ver item A109):</w:t>
      </w:r>
    </w:p>
    <w:p w14:paraId="668E3E37" w14:textId="77777777" w:rsidR="001C5A5E" w:rsidRDefault="001C5A5E" w:rsidP="001C5A5E">
      <w:r>
        <w:t xml:space="preserve">(a) </w:t>
      </w:r>
      <w:r>
        <w:tab/>
        <w:t>a apresentação geral, a estrutura e o conteúdo das demonstrações contábeis de acordo com a estrutura de relatório financeiro aplicável;</w:t>
      </w:r>
    </w:p>
    <w:p w14:paraId="79F5B15F" w14:textId="77777777" w:rsidR="001C5A5E" w:rsidRDefault="001C5A5E" w:rsidP="001C5A5E">
      <w:r>
        <w:t xml:space="preserve">(b) </w:t>
      </w:r>
      <w:r>
        <w:tab/>
        <w:t>se as demonstrações contábeis, incluindo as notas explicativas, parecem apresentar as transações e eventos, de forma que atinja uma apresentação adequada ou dê uma visão verdadeira e justa, conforme o caso, no contexto das demonstrações contábeis como um todo.</w:t>
      </w:r>
    </w:p>
    <w:p w14:paraId="61A29135" w14:textId="77777777" w:rsidR="001C5A5E" w:rsidRDefault="001C5A5E" w:rsidP="001C5A5E"/>
    <w:p w14:paraId="34A9764C" w14:textId="77777777" w:rsidR="001C5A5E" w:rsidRDefault="001C5A5E" w:rsidP="001C5A5E">
      <w:r>
        <w:t>Formato da conclusão</w:t>
      </w:r>
    </w:p>
    <w:p w14:paraId="642C057E" w14:textId="77777777" w:rsidR="001C5A5E" w:rsidRDefault="001C5A5E" w:rsidP="001C5A5E"/>
    <w:p w14:paraId="07DBA258" w14:textId="77777777" w:rsidR="001C5A5E" w:rsidRDefault="001C5A5E" w:rsidP="001C5A5E">
      <w:r>
        <w:t xml:space="preserve">72. </w:t>
      </w:r>
      <w:r>
        <w:tab/>
        <w:t>A conclusão do auditor sobre as demonstrações contábeis, independentemente se contém ou não contém modificação, deve ser expressa na forma apropriada no contexto da estrutura de relatório financeiro aplicável na elaboração das demonstrações contábeis.</w:t>
      </w:r>
    </w:p>
    <w:p w14:paraId="0FEFCF35" w14:textId="77777777" w:rsidR="001C5A5E" w:rsidRDefault="001C5A5E" w:rsidP="001C5A5E"/>
    <w:p w14:paraId="7DECD16F" w14:textId="77777777" w:rsidR="001C5A5E" w:rsidRDefault="001C5A5E" w:rsidP="001C5A5E">
      <w:r>
        <w:t>Conclusão sem modificação</w:t>
      </w:r>
    </w:p>
    <w:p w14:paraId="012B7D79" w14:textId="77777777" w:rsidR="001C5A5E" w:rsidRDefault="001C5A5E" w:rsidP="001C5A5E"/>
    <w:p w14:paraId="7C793F07" w14:textId="77777777" w:rsidR="001C5A5E" w:rsidRDefault="001C5A5E" w:rsidP="001C5A5E">
      <w:r>
        <w:t xml:space="preserve">73. </w:t>
      </w:r>
      <w:r>
        <w:tab/>
        <w:t>O auditor deve expressar uma conclusão sem modificação no seu relatório sobre as demonstrações contábeis como um todo, quando tiver obtido uma segurança limitada para poder concluir que nenhum fato chegou ao seu conhecimento que o leve a acreditar que as demonstrações contábeis não foram elaboradas, em todos os aspectos relevantes, de acordo com a estrutura de relatório financeiro aplicável.</w:t>
      </w:r>
    </w:p>
    <w:p w14:paraId="5273F8F6" w14:textId="77777777" w:rsidR="001C5A5E" w:rsidRDefault="001C5A5E" w:rsidP="001C5A5E"/>
    <w:p w14:paraId="4622DFB1" w14:textId="77777777" w:rsidR="001C5A5E" w:rsidRDefault="001C5A5E" w:rsidP="001C5A5E">
      <w:r>
        <w:t xml:space="preserve">74. </w:t>
      </w:r>
      <w:r>
        <w:tab/>
        <w:t>Quando o auditor expressar conclusão sem modificações, ele deve, exceto se exigido por lei ou regulamento, usar uma das seguintes frases, conforme o caso (ver itens A113 e A114):</w:t>
      </w:r>
    </w:p>
    <w:p w14:paraId="42EC5979" w14:textId="77777777" w:rsidR="001C5A5E" w:rsidRDefault="001C5A5E" w:rsidP="001C5A5E">
      <w:r>
        <w:t xml:space="preserve">(a) </w:t>
      </w:r>
      <w:r>
        <w:tab/>
        <w:t xml:space="preserve">para as demonstrações contábeis elaboradas no contexto de estrutura de apresentação adequada: </w:t>
      </w:r>
    </w:p>
    <w:p w14:paraId="00315E70" w14:textId="77777777" w:rsidR="001C5A5E" w:rsidRDefault="001C5A5E" w:rsidP="001C5A5E">
      <w:r>
        <w:t>"Com base em nossa revisão, não temos conhecimento de nenhum fato que nos leve a acreditar que as demonstrações contábeis não apresentam adequadamente, em todos os aspectos relevantes (ou não dão uma visão verdadeira e justa), ... de acordo com a estrutura de relatório financeiro aplicável"; ou</w:t>
      </w:r>
    </w:p>
    <w:p w14:paraId="01009C40" w14:textId="77777777" w:rsidR="001C5A5E" w:rsidRDefault="001C5A5E" w:rsidP="001C5A5E">
      <w:r>
        <w:t xml:space="preserve">(b) </w:t>
      </w:r>
      <w:r>
        <w:tab/>
        <w:t xml:space="preserve">para as demonstrações contábeis elaboradas no contexto de uma estrutura de conformidade: </w:t>
      </w:r>
    </w:p>
    <w:p w14:paraId="0F76E127" w14:textId="77777777" w:rsidR="001C5A5E" w:rsidRDefault="001C5A5E" w:rsidP="001C5A5E">
      <w:r>
        <w:t xml:space="preserve">"Com base em nossa revisão, não temos conhecimento de nenhum fato que nos leve a acreditar que as demonstrações contábeis não foram elaboradas, em todos os aspectos relevantes, de acordo com a estrutura de relatório financeiro aplicável ". </w:t>
      </w:r>
    </w:p>
    <w:p w14:paraId="5EA842DC" w14:textId="77777777" w:rsidR="001C5A5E" w:rsidRDefault="001C5A5E" w:rsidP="001C5A5E"/>
    <w:p w14:paraId="7819DF17" w14:textId="77777777" w:rsidR="001C5A5E" w:rsidRDefault="001C5A5E" w:rsidP="001C5A5E">
      <w:r>
        <w:t xml:space="preserve">Conclusão com modificação </w:t>
      </w:r>
    </w:p>
    <w:p w14:paraId="13906826" w14:textId="77777777" w:rsidR="001C5A5E" w:rsidRDefault="001C5A5E" w:rsidP="001C5A5E"/>
    <w:p w14:paraId="25F837C6" w14:textId="77777777" w:rsidR="001C5A5E" w:rsidRDefault="001C5A5E" w:rsidP="001C5A5E">
      <w:r>
        <w:t xml:space="preserve">75. </w:t>
      </w:r>
      <w:r>
        <w:tab/>
        <w:t>O auditor deve expressar conclusão com modificação no relatório sobre as demonstrações contábeis como um todo, quando:</w:t>
      </w:r>
    </w:p>
    <w:p w14:paraId="3E8062B9" w14:textId="77777777" w:rsidR="001C5A5E" w:rsidRDefault="001C5A5E" w:rsidP="001C5A5E">
      <w:r>
        <w:t xml:space="preserve">(a) </w:t>
      </w:r>
      <w:r>
        <w:tab/>
        <w:t>o auditor determina, com base nos procedimentos executados e nas evidências obtidas, que as demonstrações contábeis apresentam distorções relevantes; ou</w:t>
      </w:r>
    </w:p>
    <w:p w14:paraId="5E582B19" w14:textId="77777777" w:rsidR="001C5A5E" w:rsidRDefault="001C5A5E" w:rsidP="001C5A5E">
      <w:r>
        <w:t xml:space="preserve">(b) </w:t>
      </w:r>
      <w:r>
        <w:tab/>
        <w:t>o auditor é incapaz de obter evidência apropriada e suficiente em relação a um ou mais itens nas demonstrações contábeis, que sejam relevantes em relação a essas demonstrações tomadas em conjunto.</w:t>
      </w:r>
    </w:p>
    <w:p w14:paraId="777A3A64" w14:textId="77777777" w:rsidR="001C5A5E" w:rsidRDefault="001C5A5E" w:rsidP="001C5A5E"/>
    <w:p w14:paraId="271F0624" w14:textId="77777777" w:rsidR="001C5A5E" w:rsidRDefault="001C5A5E" w:rsidP="001C5A5E">
      <w:r>
        <w:t xml:space="preserve">76. </w:t>
      </w:r>
      <w:r>
        <w:tab/>
        <w:t>Quando o auditor expressar conclusão com modificação sobre as demonstrações contábeis, ele deve:</w:t>
      </w:r>
    </w:p>
    <w:p w14:paraId="6C3B57A3" w14:textId="77777777" w:rsidR="001C5A5E" w:rsidRDefault="001C5A5E" w:rsidP="001C5A5E">
      <w:r>
        <w:t xml:space="preserve">(a) </w:t>
      </w:r>
      <w:r>
        <w:tab/>
        <w:t>usar o título "Conclusão com ressalva", "Conclusão adversa" ou "Abstenção de conclusão", conforme apropriado, para o parágrafo de conclusão do relatório; e</w:t>
      </w:r>
    </w:p>
    <w:p w14:paraId="3B9DE9C6" w14:textId="77777777" w:rsidR="001C5A5E" w:rsidRDefault="001C5A5E" w:rsidP="001C5A5E">
      <w:r>
        <w:t xml:space="preserve">(b) </w:t>
      </w:r>
      <w:r>
        <w:tab/>
        <w:t>descrever o assunto que deu origem à modificação em parágrafo separado imediatamente anterior à conclusão com título adequado (por exemplo, "Base para conclusão com ressalva," "Base para conclusão adversa" ou "Base para abstenção de conclusão", conforme o caso).</w:t>
      </w:r>
    </w:p>
    <w:p w14:paraId="341E1797" w14:textId="77777777" w:rsidR="001C5A5E" w:rsidRDefault="001C5A5E" w:rsidP="001C5A5E"/>
    <w:p w14:paraId="017BBA5A" w14:textId="77777777" w:rsidR="001C5A5E" w:rsidRDefault="001C5A5E" w:rsidP="001C5A5E">
      <w:r>
        <w:t>Demonstrações contábeis com distorções relevantes</w:t>
      </w:r>
    </w:p>
    <w:p w14:paraId="02A8AE8B" w14:textId="77777777" w:rsidR="001C5A5E" w:rsidRDefault="001C5A5E" w:rsidP="001C5A5E"/>
    <w:p w14:paraId="1C3CC58B" w14:textId="77777777" w:rsidR="001C5A5E" w:rsidRDefault="001C5A5E" w:rsidP="001C5A5E">
      <w:r>
        <w:t xml:space="preserve">77. </w:t>
      </w:r>
      <w:r>
        <w:tab/>
        <w:t>Se o auditor determinar que as demonstrações contábeis apresentam distorções relevantes, o auditor deve expressar:</w:t>
      </w:r>
    </w:p>
    <w:p w14:paraId="62732990" w14:textId="77777777" w:rsidR="001C5A5E" w:rsidRDefault="001C5A5E" w:rsidP="001C5A5E">
      <w:r>
        <w:t xml:space="preserve">(a) </w:t>
      </w:r>
      <w:r>
        <w:tab/>
        <w:t>conclusão com ressalva quando o auditor concluir que os efeitos do assunto que deu origem à modificação são relevantes, mas não estão disseminados ou generalizados nas demonstrações contábeis; ou</w:t>
      </w:r>
    </w:p>
    <w:p w14:paraId="770E767A" w14:textId="77777777" w:rsidR="001C5A5E" w:rsidRDefault="001C5A5E" w:rsidP="001C5A5E">
      <w:r>
        <w:t xml:space="preserve">(b) </w:t>
      </w:r>
      <w:r>
        <w:tab/>
        <w:t>conclusão adversa quando os efeitos do assunto que deu origem à modificação são relevantes e estão disseminados nas demonstrações contábeis.</w:t>
      </w:r>
    </w:p>
    <w:p w14:paraId="00E423E8" w14:textId="77777777" w:rsidR="001C5A5E" w:rsidRDefault="001C5A5E" w:rsidP="001C5A5E"/>
    <w:p w14:paraId="4B4218E1" w14:textId="77777777" w:rsidR="001C5A5E" w:rsidRDefault="001C5A5E" w:rsidP="001C5A5E">
      <w:r>
        <w:t xml:space="preserve">78. </w:t>
      </w:r>
      <w:r>
        <w:tab/>
        <w:t>Quando o auditor expressar conclusão com ressalva sobre as demonstrações contábeis em decorrência de distorção relevante, o auditor deve, salvo quando exigida outra redação por lei ou regulamento, usar uma das seguintes frases, conforme o caso:</w:t>
      </w:r>
    </w:p>
    <w:p w14:paraId="41C13FEA" w14:textId="77777777" w:rsidR="001C5A5E" w:rsidRDefault="001C5A5E" w:rsidP="001C5A5E">
      <w:r>
        <w:t xml:space="preserve">(a) </w:t>
      </w:r>
      <w:r>
        <w:tab/>
        <w:t xml:space="preserve">para as demonstrações contábeis elaboradas no contexto de estrutura de apresentação adequada: </w:t>
      </w:r>
    </w:p>
    <w:p w14:paraId="2DBDC096" w14:textId="77777777" w:rsidR="001C5A5E" w:rsidRDefault="001C5A5E" w:rsidP="001C5A5E">
      <w:r>
        <w:t>"Com base em nossa revisão, exceto pelos efeitos do assunto descrito no parágrafo Base para conclusão com ressalva, não temos conhecimento de nenhum fato que nos leve a acreditar que as demonstrações contábeis não apresentam adequadamente, em todos os aspectos relevantes (ou não dão uma visão verdadeira e justa), ... de acordo com a estrutura de relatório financeiro aplicável”; ou</w:t>
      </w:r>
    </w:p>
    <w:p w14:paraId="63920665" w14:textId="77777777" w:rsidR="001C5A5E" w:rsidRDefault="001C5A5E" w:rsidP="001C5A5E">
      <w:r>
        <w:t xml:space="preserve">(b) </w:t>
      </w:r>
      <w:r>
        <w:tab/>
        <w:t xml:space="preserve">para as demonstrações contábeis elaboradas no contexto de estrutura de conformidade: </w:t>
      </w:r>
    </w:p>
    <w:p w14:paraId="740C2A9A" w14:textId="77777777" w:rsidR="001C5A5E" w:rsidRDefault="001C5A5E" w:rsidP="001C5A5E">
      <w:r>
        <w:t xml:space="preserve">"Com base em nossa revisão, exceto pelos efeitos do assunto descrito no parágrafo Base para conclusão com ressalva, não temos conhecimento de nenhum fato que nos leve a acreditar que as demonstrações contábeis não foram elaboradas, em todos os aspectos relevantes, de acordo com a estrutura de relatório financeiro aplicável". </w:t>
      </w:r>
    </w:p>
    <w:p w14:paraId="11CB54F4" w14:textId="77777777" w:rsidR="001C5A5E" w:rsidRDefault="001C5A5E" w:rsidP="001C5A5E"/>
    <w:p w14:paraId="4086C39F" w14:textId="77777777" w:rsidR="001C5A5E" w:rsidRDefault="001C5A5E" w:rsidP="001C5A5E">
      <w:r>
        <w:t xml:space="preserve">79. </w:t>
      </w:r>
      <w:r>
        <w:tab/>
        <w:t>Quando o auditor expressar conclusão adversa sobre as demonstrações contábeis, ele deve, exceto quando exigida outra redação por lei ou regulamento, usar uma das seguintes frases, conforme o caso:</w:t>
      </w:r>
    </w:p>
    <w:p w14:paraId="0D0B8055" w14:textId="77777777" w:rsidR="001C5A5E" w:rsidRDefault="001C5A5E" w:rsidP="001C5A5E">
      <w:r>
        <w:t xml:space="preserve">(a) </w:t>
      </w:r>
      <w:r>
        <w:tab/>
        <w:t>para as demonstrações contábeis elaboradas no contexto de uma apresentação adequada:</w:t>
      </w:r>
    </w:p>
    <w:p w14:paraId="0D4700FE" w14:textId="77777777" w:rsidR="001C5A5E" w:rsidRDefault="001C5A5E" w:rsidP="001C5A5E">
      <w:r>
        <w:t>"Com base em nossa revisão, devido à importância do assunto descrito no parágrafo Base para conclusão adversa, as demonstrações contábeis não apresentam adequadamente, em todos os aspectos relevantes (ou não dão uma visão verdadeira e justa), ... de acordo com a estrutura de relatório financeiro aplicável."; ou</w:t>
      </w:r>
    </w:p>
    <w:p w14:paraId="77FDC804" w14:textId="77777777" w:rsidR="001C5A5E" w:rsidRDefault="001C5A5E" w:rsidP="001C5A5E">
      <w:r>
        <w:t xml:space="preserve">(b) </w:t>
      </w:r>
      <w:r>
        <w:tab/>
        <w:t xml:space="preserve">para as demonstrações contábeis elaboradas no contexto de estrutura de conformidade: </w:t>
      </w:r>
    </w:p>
    <w:p w14:paraId="5DEF470C" w14:textId="77777777" w:rsidR="001C5A5E" w:rsidRDefault="001C5A5E" w:rsidP="001C5A5E">
      <w:r>
        <w:t xml:space="preserve">"Com base em nossa revisão, devido à importância do assunto descrito no parágrafo Base para conclusão adversa, as demonstrações contábeis não foram elaboradas, em todos os aspectos relevantes, de acordo com a estrutura de relatório financeiro aplicável." </w:t>
      </w:r>
    </w:p>
    <w:p w14:paraId="3F859278" w14:textId="77777777" w:rsidR="001C5A5E" w:rsidRDefault="001C5A5E" w:rsidP="001C5A5E"/>
    <w:p w14:paraId="0250C9C8" w14:textId="77777777" w:rsidR="001C5A5E" w:rsidRDefault="001C5A5E" w:rsidP="001C5A5E">
      <w:r>
        <w:t xml:space="preserve">80. </w:t>
      </w:r>
      <w:r>
        <w:tab/>
        <w:t>No parágrafo do relatório contendo a base para conclusão em relação às distorções relevantes que dão origem a conclusão com ressalva ou adversa, o auditor deve:</w:t>
      </w:r>
    </w:p>
    <w:p w14:paraId="7059BC5E" w14:textId="77777777" w:rsidR="001C5A5E" w:rsidRDefault="001C5A5E" w:rsidP="001C5A5E">
      <w:r>
        <w:t xml:space="preserve">(a) </w:t>
      </w:r>
      <w:r>
        <w:tab/>
        <w:t>descrever e quantificar os efeitos financeiros da distorção, se a distorção relevante relacionar-se com valores específicos das demonstrações contábeis (incluindo divulgações quantitativas), salvo se for impraticável, caso em que o auditor deve assim declarar;</w:t>
      </w:r>
    </w:p>
    <w:p w14:paraId="3D9C63A1" w14:textId="77777777" w:rsidR="001C5A5E" w:rsidRDefault="001C5A5E" w:rsidP="001C5A5E">
      <w:r>
        <w:t xml:space="preserve">(b) </w:t>
      </w:r>
      <w:r>
        <w:tab/>
        <w:t>explicar como as divulgações estão distorcidas, se a distorção relevante estiver relacionada com as divulgações narrativas; ou</w:t>
      </w:r>
    </w:p>
    <w:p w14:paraId="33A6DD3F" w14:textId="77777777" w:rsidR="001C5A5E" w:rsidRDefault="001C5A5E" w:rsidP="001C5A5E">
      <w:r>
        <w:t xml:space="preserve">(c) </w:t>
      </w:r>
      <w:r>
        <w:tab/>
        <w:t>descrever a natureza da informação omitida, se a distorção relevante estiver relacionada com a falta de divulgação de informações que devem ser divulgadas. A menos que proibido por lei ou regulamento, o auditor deve incluir as divulgações omitidas sempre que for possível fazê-lo.</w:t>
      </w:r>
    </w:p>
    <w:p w14:paraId="238297D9" w14:textId="77777777" w:rsidR="001C5A5E" w:rsidRDefault="001C5A5E" w:rsidP="001C5A5E"/>
    <w:p w14:paraId="64083121" w14:textId="77777777" w:rsidR="001C5A5E" w:rsidRDefault="001C5A5E" w:rsidP="001C5A5E">
      <w:r>
        <w:t>Impossibilidade de obter evidência apropriada e suficiente</w:t>
      </w:r>
    </w:p>
    <w:p w14:paraId="29519BE7" w14:textId="77777777" w:rsidR="001C5A5E" w:rsidRDefault="001C5A5E" w:rsidP="001C5A5E"/>
    <w:p w14:paraId="3AD6A963" w14:textId="77777777" w:rsidR="001C5A5E" w:rsidRDefault="001C5A5E" w:rsidP="001C5A5E">
      <w:r>
        <w:t xml:space="preserve">81. </w:t>
      </w:r>
      <w:r>
        <w:tab/>
        <w:t>Se o auditor não for capaz de formar conclusão sobre as demonstrações contábeis devido à incapacidade de obter evidência apropriada e suficiente, o auditor deve:</w:t>
      </w:r>
    </w:p>
    <w:p w14:paraId="582D04D8" w14:textId="77777777" w:rsidR="001C5A5E" w:rsidRDefault="001C5A5E" w:rsidP="001C5A5E">
      <w:r>
        <w:t xml:space="preserve">(a) </w:t>
      </w:r>
      <w:r>
        <w:tab/>
        <w:t>expressar conclusão com ressalva, se o auditor concluir que os possíveis efeitos sobre as demonstrações contábeis de distorções não detectadas, se houver, poderiam ser relevantes, mas não disseminados; ou</w:t>
      </w:r>
    </w:p>
    <w:p w14:paraId="521FB00E" w14:textId="77777777" w:rsidR="001C5A5E" w:rsidRDefault="001C5A5E" w:rsidP="001C5A5E">
      <w:r>
        <w:t xml:space="preserve">(b) </w:t>
      </w:r>
      <w:r>
        <w:tab/>
        <w:t>se abster de apresentar conclusão, se o auditor concluir que os possíveis efeitos de distorções não detectadas sobre as demonstrações contábeis, se houver, podem ser relevantes e podem estar disseminadas pelas referidas demonstrações.</w:t>
      </w:r>
    </w:p>
    <w:p w14:paraId="24B1DDE8" w14:textId="77777777" w:rsidR="001C5A5E" w:rsidRDefault="001C5A5E" w:rsidP="001C5A5E"/>
    <w:p w14:paraId="569AD86F" w14:textId="77777777" w:rsidR="001C5A5E" w:rsidRDefault="001C5A5E" w:rsidP="001C5A5E">
      <w:r>
        <w:t xml:space="preserve">82. </w:t>
      </w:r>
      <w:r>
        <w:tab/>
        <w:t>O auditor deve retirar-se do trabalho se as seguintes condições estiverem presentes (ver itens A115 a A117):</w:t>
      </w:r>
    </w:p>
    <w:p w14:paraId="0D6DFB49" w14:textId="77777777" w:rsidR="001C5A5E" w:rsidRDefault="001C5A5E" w:rsidP="001C5A5E">
      <w:r>
        <w:t xml:space="preserve">(a) </w:t>
      </w:r>
      <w:r>
        <w:tab/>
        <w:t>devido à limitação no alcance do trabalho de revisão imposta pela administração, após o auditor aceitar a contratação, ele não conseguir obter evidência apropriada e suficiente para formar conclusão sobre as demonstrações contábeis;</w:t>
      </w:r>
    </w:p>
    <w:p w14:paraId="4F4DD4A5" w14:textId="77777777" w:rsidR="001C5A5E" w:rsidRDefault="001C5A5E" w:rsidP="001C5A5E">
      <w:r>
        <w:t xml:space="preserve">(b) </w:t>
      </w:r>
      <w:r>
        <w:tab/>
        <w:t>o auditor determinou que os possíveis efeitos sobre as demonstrações contábeis das distorções não detectadas são relevantes e estão disseminados pelas demonstrações contábeis; e</w:t>
      </w:r>
    </w:p>
    <w:p w14:paraId="77E38F76" w14:textId="77777777" w:rsidR="001C5A5E" w:rsidRDefault="001C5A5E" w:rsidP="001C5A5E">
      <w:r>
        <w:t xml:space="preserve">(c) </w:t>
      </w:r>
      <w:r>
        <w:tab/>
        <w:t xml:space="preserve">a retirada é possível de acordo com lei ou regulamento aplicável. </w:t>
      </w:r>
    </w:p>
    <w:p w14:paraId="700393AE" w14:textId="77777777" w:rsidR="001C5A5E" w:rsidRDefault="001C5A5E" w:rsidP="001C5A5E"/>
    <w:p w14:paraId="5445771E" w14:textId="77777777" w:rsidR="001C5A5E" w:rsidRDefault="001C5A5E" w:rsidP="001C5A5E">
      <w:r>
        <w:t xml:space="preserve">83. </w:t>
      </w:r>
      <w:r>
        <w:tab/>
        <w:t>Quando o auditor expressar conclusão com ressalva sobre as demonstrações contábeis devido às impossibilidades de obter evidência apropriada e suficiente, ele deve, salvo quando exigida outra redação por lei ou regulamento, usar uma das seguintes frases, conforme o caso:</w:t>
      </w:r>
    </w:p>
    <w:p w14:paraId="07F78BF3" w14:textId="77777777" w:rsidR="001C5A5E" w:rsidRDefault="001C5A5E" w:rsidP="001C5A5E">
      <w:r>
        <w:t xml:space="preserve">(a) </w:t>
      </w:r>
      <w:r>
        <w:tab/>
        <w:t xml:space="preserve">para as demonstrações contábeis elaboradas no contexto de estrutura de apresentação adequada: </w:t>
      </w:r>
    </w:p>
    <w:p w14:paraId="3EC098C8" w14:textId="77777777" w:rsidR="001C5A5E" w:rsidRDefault="001C5A5E" w:rsidP="001C5A5E">
      <w:r>
        <w:t>"Com base em nossa revisão, exceto quanto aos possíveis efeitos do assunto descrito no parágrafo Base para a conclusão com ressalva, não temos conhecimento de nenhum fato que nos leve a acreditar que as demonstrações contábeis não apresentam adequadamente, em todos os aspectos relevantes (ou não dão uma visão verdadeira e justa), ... de acordo com a estrutura de relatório financeiro aplicável."; ou</w:t>
      </w:r>
    </w:p>
    <w:p w14:paraId="7DB210A3" w14:textId="77777777" w:rsidR="001C5A5E" w:rsidRDefault="001C5A5E" w:rsidP="001C5A5E">
      <w:r>
        <w:t xml:space="preserve">(b) </w:t>
      </w:r>
      <w:r>
        <w:tab/>
        <w:t xml:space="preserve">para as demonstrações contábeis elaboradas no contexto de estrutura de conformidade: </w:t>
      </w:r>
    </w:p>
    <w:p w14:paraId="33353134" w14:textId="77777777" w:rsidR="001C5A5E" w:rsidRDefault="001C5A5E" w:rsidP="001C5A5E">
      <w:r>
        <w:t>“Com base em nossa revisão, exceto quanto aos possíveis efeitos descritos no parágrafo Base para conclusão com ressalva, não temos conhecimento de nenhum fato que nos leve a acreditar que as demonstrações contábeis não foram elaboradas, em todos os aspectos relevantes, de acordo com a estrutura de relatório financeiro aplicável".</w:t>
      </w:r>
    </w:p>
    <w:p w14:paraId="1AAD78A0" w14:textId="77777777" w:rsidR="001C5A5E" w:rsidRDefault="001C5A5E" w:rsidP="001C5A5E"/>
    <w:p w14:paraId="0BF958B6" w14:textId="77777777" w:rsidR="001C5A5E" w:rsidRDefault="001C5A5E" w:rsidP="001C5A5E">
      <w:r>
        <w:t xml:space="preserve">84. </w:t>
      </w:r>
      <w:r>
        <w:tab/>
        <w:t>Quando se abstiver de expressar conclusão sobre as demonstrações contábeis, o auditor deve indicar no parágrafo de conclusão que:</w:t>
      </w:r>
    </w:p>
    <w:p w14:paraId="77CCF5A3" w14:textId="77777777" w:rsidR="001C5A5E" w:rsidRDefault="001C5A5E" w:rsidP="001C5A5E">
      <w:r>
        <w:t xml:space="preserve">(a) </w:t>
      </w:r>
      <w:r>
        <w:tab/>
        <w:t>devido à importância do assunto descrito no parágrafo Base para abstenção de conclusão, o auditor não consegue obter evidência apropriada e suficiente para formar uma conclusão sobre as demonstrações contábeis; e</w:t>
      </w:r>
    </w:p>
    <w:p w14:paraId="0CF85EE9" w14:textId="77777777" w:rsidR="001C5A5E" w:rsidRDefault="001C5A5E" w:rsidP="001C5A5E">
      <w:r>
        <w:t xml:space="preserve">(b) </w:t>
      </w:r>
      <w:r>
        <w:tab/>
        <w:t>assim, o auditor não expressa conclusão sobre as demonstrações contábeis.</w:t>
      </w:r>
    </w:p>
    <w:p w14:paraId="2F5DCB51" w14:textId="77777777" w:rsidR="001C5A5E" w:rsidRDefault="001C5A5E" w:rsidP="001C5A5E"/>
    <w:p w14:paraId="3C4D9E85" w14:textId="77777777" w:rsidR="001C5A5E" w:rsidRDefault="001C5A5E" w:rsidP="001C5A5E">
      <w:r>
        <w:t xml:space="preserve">85. </w:t>
      </w:r>
      <w:r>
        <w:tab/>
        <w:t>Em relação à conclusão com modificação devido à impossibilidade de obter evidência apropriada e suficiente ou quando o auditor se abstiver de expressar conclusão, ele deve incluir no parágrafo Base para conclusão as razões para a impossibilidade de obter evidência apropriada e suficiente.</w:t>
      </w:r>
    </w:p>
    <w:p w14:paraId="08C721B9" w14:textId="77777777" w:rsidR="001C5A5E" w:rsidRDefault="001C5A5E" w:rsidP="001C5A5E"/>
    <w:p w14:paraId="5A655BAB" w14:textId="77777777" w:rsidR="001C5A5E" w:rsidRDefault="001C5A5E" w:rsidP="001C5A5E">
      <w:r>
        <w:t>Relatório de revisão</w:t>
      </w:r>
    </w:p>
    <w:p w14:paraId="7D7AA86D" w14:textId="77777777" w:rsidR="001C5A5E" w:rsidRDefault="001C5A5E" w:rsidP="001C5A5E"/>
    <w:p w14:paraId="659C60B8" w14:textId="77777777" w:rsidR="001C5A5E" w:rsidRDefault="001C5A5E" w:rsidP="001C5A5E">
      <w:r>
        <w:t xml:space="preserve">86. </w:t>
      </w:r>
      <w:r>
        <w:tab/>
        <w:t>O relatório do auditor para o trabalho de revisão deve ser por escrito e conter os seguintes elementos (ver itens A118 a A121, A142 e A144):</w:t>
      </w:r>
    </w:p>
    <w:p w14:paraId="3B376E40" w14:textId="77777777" w:rsidR="001C5A5E" w:rsidRDefault="001C5A5E" w:rsidP="001C5A5E">
      <w:r>
        <w:t xml:space="preserve">(a) </w:t>
      </w:r>
      <w:r>
        <w:tab/>
        <w:t>título, que deve indicar claramente que é o relatório de revisão do auditor independente;</w:t>
      </w:r>
    </w:p>
    <w:p w14:paraId="588D6D4F" w14:textId="77777777" w:rsidR="001C5A5E" w:rsidRDefault="001C5A5E" w:rsidP="001C5A5E">
      <w:r>
        <w:t xml:space="preserve">(b) </w:t>
      </w:r>
      <w:r>
        <w:tab/>
        <w:t>destinatário, como exigido pelas circunstâncias do trabalho;</w:t>
      </w:r>
    </w:p>
    <w:p w14:paraId="44A7444B" w14:textId="77777777" w:rsidR="001C5A5E" w:rsidRDefault="001C5A5E" w:rsidP="001C5A5E">
      <w:r>
        <w:t xml:space="preserve">(c) </w:t>
      </w:r>
      <w:r>
        <w:tab/>
        <w:t>parágrafo introdutório que:</w:t>
      </w:r>
    </w:p>
    <w:p w14:paraId="5FF3CDDB" w14:textId="77777777" w:rsidR="001C5A5E" w:rsidRDefault="001C5A5E" w:rsidP="001C5A5E">
      <w:r>
        <w:t xml:space="preserve">(i) </w:t>
      </w:r>
      <w:r>
        <w:tab/>
        <w:t>identifique o título de cada demonstração que compõe as demonstrações contábeis revisadas e a data ou período abrangido por elas;</w:t>
      </w:r>
    </w:p>
    <w:p w14:paraId="272D37E1" w14:textId="77777777" w:rsidR="001C5A5E" w:rsidRDefault="001C5A5E" w:rsidP="001C5A5E">
      <w:r>
        <w:t xml:space="preserve">(ii) </w:t>
      </w:r>
      <w:r>
        <w:tab/>
        <w:t>faça referência ao resumo das principais práticas contábeis e demais notas explicativas; e</w:t>
      </w:r>
    </w:p>
    <w:p w14:paraId="0CC58D1B" w14:textId="77777777" w:rsidR="001C5A5E" w:rsidRDefault="001C5A5E" w:rsidP="001C5A5E">
      <w:r>
        <w:t xml:space="preserve">(iii) </w:t>
      </w:r>
      <w:r>
        <w:tab/>
        <w:t>afirme que as demonstrações contábeis foram revisadas;</w:t>
      </w:r>
    </w:p>
    <w:p w14:paraId="11C2FA89" w14:textId="77777777" w:rsidR="001C5A5E" w:rsidRDefault="001C5A5E" w:rsidP="001C5A5E">
      <w:r>
        <w:t xml:space="preserve">(d) </w:t>
      </w:r>
      <w:r>
        <w:tab/>
        <w:t>descrição da responsabilidade da administração pela elaboração das demonstrações contábeis, incluindo a explicação de que a administração é responsável por (ver itens A122 a A125):</w:t>
      </w:r>
    </w:p>
    <w:p w14:paraId="00121651" w14:textId="77777777" w:rsidR="001C5A5E" w:rsidRDefault="001C5A5E" w:rsidP="001C5A5E">
      <w:r>
        <w:t xml:space="preserve">(i) </w:t>
      </w:r>
      <w:r>
        <w:tab/>
        <w:t>sua elaboração, de acordo com a estrutura de relatório financeiro aplicável, incluindo, se for o caso, sua adequada apresentação;</w:t>
      </w:r>
    </w:p>
    <w:p w14:paraId="50EECBE9" w14:textId="77777777" w:rsidR="001C5A5E" w:rsidRDefault="001C5A5E" w:rsidP="001C5A5E">
      <w:r>
        <w:t xml:space="preserve">(ii) </w:t>
      </w:r>
      <w:r>
        <w:tab/>
        <w:t>controles internos que ela determinou serem necessários para permitir a elaboração de demonstrações contábeis livres de distorção relevante, independentemente se causada por fraude ou erro;</w:t>
      </w:r>
    </w:p>
    <w:p w14:paraId="7411831C" w14:textId="77777777" w:rsidR="001C5A5E" w:rsidRDefault="001C5A5E" w:rsidP="001C5A5E">
      <w:r>
        <w:t xml:space="preserve">(e) </w:t>
      </w:r>
      <w:r>
        <w:tab/>
        <w:t>se as demonstrações contábeis são para propósitos especiais:</w:t>
      </w:r>
    </w:p>
    <w:p w14:paraId="5EDFAC00" w14:textId="77777777" w:rsidR="001C5A5E" w:rsidRDefault="001C5A5E" w:rsidP="001C5A5E">
      <w:r>
        <w:t xml:space="preserve">(i) </w:t>
      </w:r>
      <w:r>
        <w:tab/>
        <w:t xml:space="preserve">deve ser divulgada a descrição da finalidade para a qual as demonstrações contábeis são elaboradas e, se necessário, os usuários previstos ou referência à nota explicativa nas demonstrações contábeis para propósitos especiais que contenham essa informação; e </w:t>
      </w:r>
    </w:p>
    <w:p w14:paraId="45D66C51" w14:textId="77777777" w:rsidR="001C5A5E" w:rsidRDefault="001C5A5E" w:rsidP="001C5A5E">
      <w:r>
        <w:t xml:space="preserve">(ii) </w:t>
      </w:r>
      <w:r>
        <w:tab/>
        <w:t>desde que a administração possa escolher qual a estrutura de relatório financeiro aplicável na elaboração das demonstrações contábeis, deve ser feita uma referência, no parágrafo sobre a responsabilidade da administração sobre as demonstrações contábeis, à responsabilidade da administração, determinando que a estrutura de relatório financeiro aplicável seja aceitável nas circunstâncias;</w:t>
      </w:r>
    </w:p>
    <w:p w14:paraId="4E0643FB" w14:textId="77777777" w:rsidR="001C5A5E" w:rsidRDefault="001C5A5E" w:rsidP="001C5A5E">
      <w:r>
        <w:t xml:space="preserve">(f) </w:t>
      </w:r>
      <w:r>
        <w:tab/>
        <w:t>descrição da responsabilidade do auditor em expressar conclusão sobre as demonstrações contábeis, incluindo referência a esta Norma e, quando relevante, à lei ou regulamentação aplicável (ver itens A126, 127 e A143);</w:t>
      </w:r>
    </w:p>
    <w:p w14:paraId="616AC4E1" w14:textId="77777777" w:rsidR="001C5A5E" w:rsidRDefault="001C5A5E" w:rsidP="001C5A5E">
      <w:r>
        <w:t xml:space="preserve">(g) </w:t>
      </w:r>
      <w:r>
        <w:tab/>
        <w:t>descrição de que consiste em trabalho de revisão das demonstrações contábeis, suas limitações e as seguintes declarações (ver item A128):</w:t>
      </w:r>
    </w:p>
    <w:p w14:paraId="580FDDA1" w14:textId="77777777" w:rsidR="001C5A5E" w:rsidRDefault="001C5A5E" w:rsidP="001C5A5E">
      <w:r>
        <w:t xml:space="preserve">(i) </w:t>
      </w:r>
      <w:r>
        <w:tab/>
        <w:t>a revisão com base nesta Norma é um trabalho de asseguração limitada;</w:t>
      </w:r>
    </w:p>
    <w:p w14:paraId="73B646EC" w14:textId="77777777" w:rsidR="001C5A5E" w:rsidRDefault="001C5A5E" w:rsidP="001C5A5E">
      <w:r>
        <w:t xml:space="preserve">(ii) </w:t>
      </w:r>
      <w:r>
        <w:tab/>
        <w:t>o auditor realiza procedimentos que consistem, principalmente, em fazer indagações à administração e a outros dentro da entidade, conforme o caso, e na aplicação de procedimentos analíticos, assim como avaliação das evidências obtidas; e</w:t>
      </w:r>
    </w:p>
    <w:p w14:paraId="32CBB8FB" w14:textId="77777777" w:rsidR="001C5A5E" w:rsidRDefault="001C5A5E" w:rsidP="001C5A5E">
      <w:r>
        <w:t>(iii) os procedimentos executados na revisão são substancialmente menores do que os realizados em auditoria conduzida de acordo com as normas brasileiras e internacionais de auditoria (NBCsTA e ISAs) e, consequentemente, o auditor não expressa opinião de auditoria sobre as demonstrações contábeis;</w:t>
      </w:r>
    </w:p>
    <w:p w14:paraId="4C8448BA" w14:textId="77777777" w:rsidR="001C5A5E" w:rsidRDefault="001C5A5E" w:rsidP="001C5A5E">
      <w:r>
        <w:t xml:space="preserve">(h) </w:t>
      </w:r>
      <w:r>
        <w:tab/>
        <w:t>parágrafo sob o título "Conclusão" que contenha:</w:t>
      </w:r>
    </w:p>
    <w:p w14:paraId="09E6F5B8" w14:textId="77777777" w:rsidR="001C5A5E" w:rsidRDefault="001C5A5E" w:rsidP="001C5A5E">
      <w:r>
        <w:t xml:space="preserve">(i) </w:t>
      </w:r>
      <w:r>
        <w:tab/>
        <w:t>a conclusão do auditor sobre as demonstrações contábeis como um todo, de acordo com os itens 72 a 85, conforme o caso; e</w:t>
      </w:r>
    </w:p>
    <w:p w14:paraId="7C6D47C4" w14:textId="77777777" w:rsidR="001C5A5E" w:rsidRDefault="001C5A5E" w:rsidP="001C5A5E">
      <w:r>
        <w:t xml:space="preserve">(ii) </w:t>
      </w:r>
      <w:r>
        <w:tab/>
        <w:t>referência para a estrutura de relatório financeiro aplicável utilizada para elaborar as demonstrações contábeis, incluindo a identificação da jurisdição de origem da estrutura de relatório financeiro aplicada que não sejam as práticas contábeis adotadas no Brasil, ou as práticas contábeis adotadas no Brasil aplicáveis às pequenas e médias empresas emitidas pelo Conselho Federal de Contabilidade (CFC), ou as práticas contábeis adotadas no Brasil aplicáveis ao setor público, também emitidas pelo CFC (ver itens A129 e A130);</w:t>
      </w:r>
    </w:p>
    <w:p w14:paraId="076725B0" w14:textId="77777777" w:rsidR="001C5A5E" w:rsidRDefault="001C5A5E" w:rsidP="001C5A5E">
      <w:r>
        <w:t xml:space="preserve">(i) </w:t>
      </w:r>
      <w:r>
        <w:tab/>
        <w:t>quando a conclusão do auditor sobre as demonstrações contábeis contiver modificação, ele deve:</w:t>
      </w:r>
    </w:p>
    <w:p w14:paraId="1B1D919A" w14:textId="77777777" w:rsidR="001C5A5E" w:rsidRDefault="001C5A5E" w:rsidP="001C5A5E">
      <w:r>
        <w:t xml:space="preserve">(i) </w:t>
      </w:r>
      <w:r>
        <w:tab/>
        <w:t>ter título apropriado que apresente a conclusão com modificação, de acordo com os itens 72 e 75 a 85, conforme o caso; e</w:t>
      </w:r>
    </w:p>
    <w:p w14:paraId="5867916B" w14:textId="77777777" w:rsidR="001C5A5E" w:rsidRDefault="001C5A5E" w:rsidP="001C5A5E">
      <w:r>
        <w:t>(ii)</w:t>
      </w:r>
      <w:r>
        <w:tab/>
        <w:t>fornecer descrição dos assuntos que deram origem à modificação (ver item A131);</w:t>
      </w:r>
    </w:p>
    <w:p w14:paraId="184292DC" w14:textId="77777777" w:rsidR="001C5A5E" w:rsidRDefault="001C5A5E" w:rsidP="001C5A5E">
      <w:r>
        <w:t xml:space="preserve">(j) </w:t>
      </w:r>
      <w:r>
        <w:tab/>
        <w:t>referência à obrigação do auditor em atender as exigências éticas aplicáveis de acordo com esta Norma;</w:t>
      </w:r>
    </w:p>
    <w:p w14:paraId="4D08C55B" w14:textId="77777777" w:rsidR="001C5A5E" w:rsidRDefault="001C5A5E" w:rsidP="001C5A5E">
      <w:r>
        <w:t xml:space="preserve">(k) </w:t>
      </w:r>
      <w:r>
        <w:tab/>
        <w:t>localidade e data do relatório do auditor (ver itens A138 a A141);</w:t>
      </w:r>
    </w:p>
    <w:p w14:paraId="6488202E" w14:textId="77777777" w:rsidR="001C5A5E" w:rsidRDefault="001C5A5E" w:rsidP="001C5A5E">
      <w:r>
        <w:t xml:space="preserve">(l) </w:t>
      </w:r>
      <w:r>
        <w:tab/>
        <w:t>assinatura do auditor (ver item A132); e</w:t>
      </w:r>
    </w:p>
    <w:p w14:paraId="554762AC" w14:textId="77777777" w:rsidR="001C5A5E" w:rsidRDefault="001C5A5E" w:rsidP="001C5A5E">
      <w:r>
        <w:t xml:space="preserve">(m) </w:t>
      </w:r>
      <w:r>
        <w:tab/>
        <w:t>identificação do CRC (Estado ou DF) onde o auditor possui registro.</w:t>
      </w:r>
    </w:p>
    <w:p w14:paraId="2EA131C8" w14:textId="77777777" w:rsidR="001C5A5E" w:rsidRDefault="001C5A5E" w:rsidP="001C5A5E"/>
    <w:p w14:paraId="78FFA290" w14:textId="77777777" w:rsidR="001C5A5E" w:rsidRDefault="001C5A5E" w:rsidP="001C5A5E">
      <w:r>
        <w:t>Parágrafos de ênfase e de outros assuntos no relatório do auditor</w:t>
      </w:r>
    </w:p>
    <w:p w14:paraId="020C7783" w14:textId="77777777" w:rsidR="001C5A5E" w:rsidRDefault="001C5A5E" w:rsidP="001C5A5E"/>
    <w:p w14:paraId="3351802F" w14:textId="77777777" w:rsidR="001C5A5E" w:rsidRDefault="001C5A5E" w:rsidP="001C5A5E">
      <w:r>
        <w:t>Parágrafo de ênfase</w:t>
      </w:r>
    </w:p>
    <w:p w14:paraId="58AF4944" w14:textId="77777777" w:rsidR="001C5A5E" w:rsidRDefault="001C5A5E" w:rsidP="001C5A5E"/>
    <w:p w14:paraId="579A9D67" w14:textId="77777777" w:rsidR="001C5A5E" w:rsidRDefault="001C5A5E" w:rsidP="001C5A5E">
      <w:r>
        <w:t xml:space="preserve">87. </w:t>
      </w:r>
      <w:r>
        <w:tab/>
        <w:t>O auditor poderá considerar necessário chamar a atenção dos usuários para um assunto apresentado ou divulgado nas demonstrações contábeis que, no seu julgamento, seja importante e fundamental para a compreensão dos usuários das demonstrações contábeis. Em tais casos, o auditor deve incluir um parágrafo de ênfase no relatório, desde que tenha obtido evidência apropriada e suficiente para concluir que o assunto não seja suscetível de distorção relevante, como apresentado nas demonstrações contábeis. Tal parágrafo refere-se apenas às informações apresentadas ou divulgadas nas demonstrações contábeis.</w:t>
      </w:r>
    </w:p>
    <w:p w14:paraId="6195613E" w14:textId="77777777" w:rsidR="001C5A5E" w:rsidRDefault="001C5A5E" w:rsidP="001C5A5E"/>
    <w:p w14:paraId="3AC065C9" w14:textId="77777777" w:rsidR="001C5A5E" w:rsidRDefault="001C5A5E" w:rsidP="001C5A5E">
      <w:r>
        <w:t xml:space="preserve">88. </w:t>
      </w:r>
      <w:r>
        <w:tab/>
        <w:t>O relatório do auditor sobre as demonstrações contábeis para propósitos especiais deve incluir um parágrafo de ênfase para alertar os usuários do relatório do auditor que as demonstrações contábeis foram elaboradas de acordo com uma estrutura de propósito especial e que, como resultado, as demonstrações contábeis podem não ser adequadas para outro fim (ver itens A133 e A134).</w:t>
      </w:r>
    </w:p>
    <w:p w14:paraId="020D96D5" w14:textId="77777777" w:rsidR="001C5A5E" w:rsidRDefault="001C5A5E" w:rsidP="001C5A5E"/>
    <w:p w14:paraId="5E600F71" w14:textId="77777777" w:rsidR="001C5A5E" w:rsidRDefault="001C5A5E" w:rsidP="001C5A5E">
      <w:r>
        <w:t xml:space="preserve">89. </w:t>
      </w:r>
      <w:r>
        <w:tab/>
        <w:t>O parágrafo de ênfase deve ser incluído imediatamente após o parágrafo de conclusão sobre as demonstrações contábeis sob o título "Ênfase" ou outro título apropriado.</w:t>
      </w:r>
    </w:p>
    <w:p w14:paraId="263D4662" w14:textId="77777777" w:rsidR="001C5A5E" w:rsidRDefault="001C5A5E" w:rsidP="001C5A5E"/>
    <w:p w14:paraId="17C1F066" w14:textId="77777777" w:rsidR="001C5A5E" w:rsidRDefault="001C5A5E" w:rsidP="001C5A5E">
      <w:r>
        <w:t>Parágrafo de outros assuntos</w:t>
      </w:r>
    </w:p>
    <w:p w14:paraId="063047E2" w14:textId="77777777" w:rsidR="001C5A5E" w:rsidRDefault="001C5A5E" w:rsidP="001C5A5E"/>
    <w:p w14:paraId="05425FE1" w14:textId="77777777" w:rsidR="001C5A5E" w:rsidRDefault="001C5A5E" w:rsidP="001C5A5E">
      <w:r>
        <w:t xml:space="preserve">90. </w:t>
      </w:r>
      <w:r>
        <w:tab/>
        <w:t>Se o auditor considerar necessário comunicar assuntos que não aqueles que são apresentados ou divulgados nas demonstrações contábeis, que, no seu julgamento, sejam relevantes para a compreensão, pelos usuários, da revisão, das responsabilidades e do relatório do auditor e isso não for proibido por lei ou regulamento, os assuntos devem constar em um parágrafo no relatório com o título "Outros Assuntos" ou outro título apropriado.</w:t>
      </w:r>
    </w:p>
    <w:p w14:paraId="5E64E5BF" w14:textId="77777777" w:rsidR="001C5A5E" w:rsidRDefault="001C5A5E" w:rsidP="001C5A5E"/>
    <w:p w14:paraId="5FCEB444" w14:textId="77777777" w:rsidR="001C5A5E" w:rsidRDefault="001C5A5E" w:rsidP="001C5A5E">
      <w:r>
        <w:t>Outras responsabilidades de relatório</w:t>
      </w:r>
    </w:p>
    <w:p w14:paraId="17E6736A" w14:textId="77777777" w:rsidR="001C5A5E" w:rsidRDefault="001C5A5E" w:rsidP="001C5A5E">
      <w:r>
        <w:tab/>
      </w:r>
    </w:p>
    <w:p w14:paraId="7EE673C2" w14:textId="77777777" w:rsidR="001C5A5E" w:rsidRDefault="001C5A5E" w:rsidP="001C5A5E">
      <w:r>
        <w:t xml:space="preserve">91. </w:t>
      </w:r>
      <w:r>
        <w:tab/>
        <w:t>O auditor pode ser solicitado a abordar outras responsabilidades no seu relatório sobre as demonstrações contábeis. Em tais situações, essas outras responsabilidades relativas à emissão de relatório devem ser abordadas pelo auditor em seção separada do seu relatório intitulado "Relatório sobre outros requisitos legais e regulatórios" ou como apropriado ao conteúdo da seção, após a seção do relatório intitulada "Relatório sobre as demonstrações contábeis" (ver itens A135 a A137).</w:t>
      </w:r>
    </w:p>
    <w:p w14:paraId="69F3D9E7" w14:textId="77777777" w:rsidR="001C5A5E" w:rsidRDefault="001C5A5E" w:rsidP="001C5A5E"/>
    <w:p w14:paraId="4AFB59A5" w14:textId="77777777" w:rsidR="001C5A5E" w:rsidRDefault="001C5A5E" w:rsidP="001C5A5E">
      <w:r>
        <w:t>Data do relatório do auditor</w:t>
      </w:r>
    </w:p>
    <w:p w14:paraId="27AAE9E8" w14:textId="77777777" w:rsidR="001C5A5E" w:rsidRDefault="001C5A5E" w:rsidP="001C5A5E"/>
    <w:p w14:paraId="62DC3063" w14:textId="77777777" w:rsidR="001C5A5E" w:rsidRDefault="001C5A5E" w:rsidP="001C5A5E">
      <w:r>
        <w:t xml:space="preserve">92. </w:t>
      </w:r>
      <w:r>
        <w:tab/>
        <w:t>O relatório do auditor não pode ter data anterior à data em que ele obteve evidência apropriada e suficiente para fundamentar a sua conclusão sobre as demonstrações contábeis, incluindo evidência de que (ver itens A138 a A141):</w:t>
      </w:r>
    </w:p>
    <w:p w14:paraId="34392E44" w14:textId="77777777" w:rsidR="001C5A5E" w:rsidRDefault="001C5A5E" w:rsidP="001C5A5E">
      <w:r>
        <w:t xml:space="preserve">(a) </w:t>
      </w:r>
      <w:r>
        <w:tab/>
        <w:t>todas as demonstrações que compõem as demonstrações contábeis foram elaboradas de acordo com a estrutura de relatório financeiro aplicável, incluindo as respectivas notas explicativas, quando aplicável; e</w:t>
      </w:r>
    </w:p>
    <w:p w14:paraId="10B0BA8D" w14:textId="77777777" w:rsidR="001C5A5E" w:rsidRDefault="001C5A5E" w:rsidP="001C5A5E">
      <w:r>
        <w:t xml:space="preserve">(b) </w:t>
      </w:r>
      <w:r>
        <w:tab/>
        <w:t>as pessoas com autoridade reconhecida afirmam que assumem a responsabilidade sobre essas demonstrações contábeis.</w:t>
      </w:r>
    </w:p>
    <w:p w14:paraId="66F17083" w14:textId="77777777" w:rsidR="001C5A5E" w:rsidRDefault="001C5A5E" w:rsidP="001C5A5E"/>
    <w:p w14:paraId="577641C2" w14:textId="77777777" w:rsidR="001C5A5E" w:rsidRDefault="001C5A5E" w:rsidP="001C5A5E">
      <w:r>
        <w:t>Documentação</w:t>
      </w:r>
    </w:p>
    <w:p w14:paraId="6EC58617" w14:textId="77777777" w:rsidR="001C5A5E" w:rsidRDefault="001C5A5E" w:rsidP="001C5A5E"/>
    <w:p w14:paraId="2AB61FA9" w14:textId="77777777" w:rsidR="001C5A5E" w:rsidRDefault="001C5A5E" w:rsidP="001C5A5E">
      <w:r>
        <w:t xml:space="preserve">93. </w:t>
      </w:r>
      <w:r>
        <w:tab/>
        <w:t>A elaboração de documentação da revisão fornece evidência de que ela foi executada de acordo com esta Norma e com os requisitos legais e regulamentares aplicáveis, assim como, propicia informações suficientes e apropriadas para fundamentar o relatório do auditor. O auditor deve documentar, em tempo hábil, os seguintes aspectos do trabalho que sejam suficientes para permitir que um auditor experiente, sem nenhum contato prévio com o trabalho, possa entender (ver item A145):</w:t>
      </w:r>
    </w:p>
    <w:p w14:paraId="27E96140" w14:textId="77777777" w:rsidR="001C5A5E" w:rsidRDefault="001C5A5E" w:rsidP="001C5A5E">
      <w:r>
        <w:t xml:space="preserve">(a) </w:t>
      </w:r>
      <w:r>
        <w:tab/>
        <w:t>a natureza, a época e a extensão dos procedimentos executados para cumprir com esta Norma e as exigências legais e regulamentares aplicáveis;</w:t>
      </w:r>
    </w:p>
    <w:p w14:paraId="3F449956" w14:textId="77777777" w:rsidR="001C5A5E" w:rsidRDefault="001C5A5E" w:rsidP="001C5A5E">
      <w:r>
        <w:t xml:space="preserve">(b) </w:t>
      </w:r>
      <w:r>
        <w:tab/>
        <w:t>os resultados dos procedimentos executados e as conclusões do auditor formadas com base nesses resultados; e</w:t>
      </w:r>
    </w:p>
    <w:p w14:paraId="45BB3DDA" w14:textId="77777777" w:rsidR="001C5A5E" w:rsidRDefault="001C5A5E" w:rsidP="001C5A5E">
      <w:r>
        <w:t xml:space="preserve">(c) </w:t>
      </w:r>
      <w:r>
        <w:tab/>
        <w:t>os assuntos significativos identificados durante o trabalho, as conclusões obtidas a respeito deles e os julgamentos profissionais significativos exercidos para atingir essas conclusões.</w:t>
      </w:r>
    </w:p>
    <w:p w14:paraId="3B40A438" w14:textId="77777777" w:rsidR="001C5A5E" w:rsidRDefault="001C5A5E" w:rsidP="001C5A5E"/>
    <w:p w14:paraId="39E8D1E2" w14:textId="77777777" w:rsidR="001C5A5E" w:rsidRDefault="001C5A5E" w:rsidP="001C5A5E">
      <w:r>
        <w:t xml:space="preserve">94. </w:t>
      </w:r>
      <w:r>
        <w:tab/>
        <w:t>Ao documentar a natureza, a época e a extensão dos procedimentos executados conforme estabelecido nesta Norma, o auditor deve evidenciar:</w:t>
      </w:r>
    </w:p>
    <w:p w14:paraId="33C8A744" w14:textId="77777777" w:rsidR="001C5A5E" w:rsidRDefault="001C5A5E" w:rsidP="001C5A5E">
      <w:r>
        <w:t xml:space="preserve">(a) </w:t>
      </w:r>
      <w:r>
        <w:tab/>
        <w:t>quem executou o trabalho e a data em que foi concluído; e</w:t>
      </w:r>
    </w:p>
    <w:p w14:paraId="33C59F37" w14:textId="77777777" w:rsidR="001C5A5E" w:rsidRDefault="001C5A5E" w:rsidP="001C5A5E">
      <w:r>
        <w:t xml:space="preserve">(b) </w:t>
      </w:r>
      <w:r>
        <w:tab/>
        <w:t>quem revisou o trabalho executado com a finalidade de controle de qualidade e a data e a extensão da revisão.</w:t>
      </w:r>
    </w:p>
    <w:p w14:paraId="3F79CDB5" w14:textId="77777777" w:rsidR="001C5A5E" w:rsidRDefault="001C5A5E" w:rsidP="001C5A5E"/>
    <w:p w14:paraId="3ED57298" w14:textId="77777777" w:rsidR="001C5A5E" w:rsidRDefault="001C5A5E" w:rsidP="001C5A5E">
      <w:r>
        <w:t xml:space="preserve">95. </w:t>
      </w:r>
      <w:r>
        <w:tab/>
        <w:t>O auditor deve também documentar discussões de assuntos significativos com a administração, com os responsáveis pela governança e com outros, de acordo com a sua relevância, incluindo a natureza desses assuntos.</w:t>
      </w:r>
    </w:p>
    <w:p w14:paraId="1D9A02E5" w14:textId="77777777" w:rsidR="001C5A5E" w:rsidRDefault="001C5A5E" w:rsidP="001C5A5E"/>
    <w:p w14:paraId="386DBE38" w14:textId="77777777" w:rsidR="001C5A5E" w:rsidRDefault="001C5A5E" w:rsidP="001C5A5E">
      <w:r>
        <w:t xml:space="preserve">96. </w:t>
      </w:r>
      <w:r>
        <w:tab/>
        <w:t>Se o auditor, durante o curso do trabalho, identificar informações inconsistentes referentes a assuntos significativos que afetem as demonstrações contábeis, ele deve documentar como tratou essa inconsistência.</w:t>
      </w:r>
    </w:p>
    <w:p w14:paraId="65273891" w14:textId="77777777" w:rsidR="001C5A5E" w:rsidRDefault="001C5A5E" w:rsidP="001C5A5E"/>
    <w:p w14:paraId="2CB204CB" w14:textId="77777777" w:rsidR="001C5A5E" w:rsidRDefault="001C5A5E" w:rsidP="001C5A5E">
      <w:r>
        <w:t>Vigência</w:t>
      </w:r>
    </w:p>
    <w:p w14:paraId="446EABB9" w14:textId="77777777" w:rsidR="001C5A5E" w:rsidRDefault="001C5A5E" w:rsidP="001C5A5E"/>
    <w:p w14:paraId="64BEB916" w14:textId="77777777" w:rsidR="001C5A5E" w:rsidRDefault="001C5A5E" w:rsidP="001C5A5E">
      <w:r>
        <w:t xml:space="preserve">97. </w:t>
      </w:r>
      <w:r>
        <w:tab/>
        <w:t>Esta Norma entra em vigor na data de sua publicação, aplicando-se aos trabalhos contratados a partir dessa data e revoga a Resolução CFC n.º 1.275/10, publicada no D.O.U., Seção I, de 27/1/10.</w:t>
      </w:r>
    </w:p>
    <w:p w14:paraId="03CF7BE1" w14:textId="77777777" w:rsidR="001C5A5E" w:rsidRDefault="001C5A5E" w:rsidP="001C5A5E"/>
    <w:p w14:paraId="49D01605" w14:textId="77777777" w:rsidR="001C5A5E" w:rsidRDefault="001C5A5E" w:rsidP="001C5A5E">
      <w:r>
        <w:t>Brasília, 25 de outubro de 2013.</w:t>
      </w:r>
    </w:p>
    <w:p w14:paraId="4EE988E5" w14:textId="77777777" w:rsidR="001C5A5E" w:rsidRDefault="001C5A5E" w:rsidP="001C5A5E"/>
    <w:p w14:paraId="7035932D" w14:textId="77777777" w:rsidR="001C5A5E" w:rsidRDefault="001C5A5E" w:rsidP="001C5A5E"/>
    <w:p w14:paraId="525C2B52" w14:textId="77777777" w:rsidR="001C5A5E" w:rsidRDefault="001C5A5E" w:rsidP="001C5A5E">
      <w:r>
        <w:t>Contador Juarez Domingues Carneiro</w:t>
      </w:r>
    </w:p>
    <w:p w14:paraId="34F6B9F0" w14:textId="77777777" w:rsidR="001C5A5E" w:rsidRDefault="001C5A5E" w:rsidP="001C5A5E">
      <w:r>
        <w:t>Presidente</w:t>
      </w:r>
    </w:p>
    <w:p w14:paraId="7847FB29" w14:textId="77777777" w:rsidR="001C5A5E" w:rsidRDefault="001C5A5E" w:rsidP="001C5A5E"/>
    <w:p w14:paraId="7C7B3EF7" w14:textId="77777777" w:rsidR="001C5A5E" w:rsidRDefault="001C5A5E" w:rsidP="001C5A5E"/>
    <w:p w14:paraId="1F2B794D" w14:textId="77777777" w:rsidR="001C5A5E" w:rsidRDefault="001C5A5E" w:rsidP="001C5A5E"/>
    <w:p w14:paraId="61D94448" w14:textId="77777777" w:rsidR="001C5A5E" w:rsidRDefault="001C5A5E" w:rsidP="001C5A5E">
      <w:r>
        <w:t>Aplicação e outros materiais explicativos</w:t>
      </w:r>
    </w:p>
    <w:p w14:paraId="671D58AB" w14:textId="77777777" w:rsidR="001C5A5E" w:rsidRDefault="001C5A5E" w:rsidP="001C5A5E"/>
    <w:p w14:paraId="6BDF8224" w14:textId="77777777" w:rsidR="001C5A5E" w:rsidRDefault="001C5A5E" w:rsidP="001C5A5E">
      <w:r>
        <w:t>Alcance (ver itens 1 e 2)</w:t>
      </w:r>
    </w:p>
    <w:p w14:paraId="7890A01A" w14:textId="77777777" w:rsidR="001C5A5E" w:rsidRDefault="001C5A5E" w:rsidP="001C5A5E"/>
    <w:p w14:paraId="5F5AFD8E" w14:textId="77777777" w:rsidR="001C5A5E" w:rsidRDefault="001C5A5E" w:rsidP="001C5A5E">
      <w:r>
        <w:t xml:space="preserve">A1. </w:t>
      </w:r>
      <w:r>
        <w:tab/>
        <w:t>Ao realizar uma revisão das demonstrações contábeis, o auditor pode ser obrigado a cumprir requisitos legais ou regulamentares, que possam ser diferentes dos requisitos estabelecidos nesta Norma. Embora o auditor possa encontrar aspectos úteis desta Norma nessas circunstâncias, é de sua responsabilidade assegurar o cumprimento de todas as obrigações legais, regulamentares e profissionais do auditor.</w:t>
      </w:r>
    </w:p>
    <w:p w14:paraId="40BE1105" w14:textId="77777777" w:rsidR="001C5A5E" w:rsidRDefault="001C5A5E" w:rsidP="001C5A5E"/>
    <w:p w14:paraId="569FBDE3" w14:textId="77777777" w:rsidR="001C5A5E" w:rsidRDefault="001C5A5E" w:rsidP="001C5A5E">
      <w:r>
        <w:t>Revisão de informações financeiras de componentes no contexto de auditoria das demonstrações contábeis de grupo de entidades</w:t>
      </w:r>
    </w:p>
    <w:p w14:paraId="49449BD5" w14:textId="77777777" w:rsidR="001C5A5E" w:rsidRDefault="001C5A5E" w:rsidP="001C5A5E"/>
    <w:p w14:paraId="681B2992" w14:textId="77777777" w:rsidR="001C5A5E" w:rsidRDefault="001C5A5E" w:rsidP="001C5A5E">
      <w:r>
        <w:t xml:space="preserve">A2. </w:t>
      </w:r>
      <w:r>
        <w:tab/>
        <w:t>Trabalhos de revisão de acordo com esta Norma podem ser solicitados aos componentes da entidade pelo auditor do grupo (ver NBC TA 600). Tal revisão pode ser solicitada para executar trabalho ou procedimentos adicionais, conforme necessário.</w:t>
      </w:r>
    </w:p>
    <w:p w14:paraId="7516B528" w14:textId="77777777" w:rsidR="001C5A5E" w:rsidRDefault="001C5A5E" w:rsidP="001C5A5E"/>
    <w:p w14:paraId="0330A7B0" w14:textId="77777777" w:rsidR="001C5A5E" w:rsidRDefault="001C5A5E" w:rsidP="001C5A5E">
      <w:r>
        <w:t xml:space="preserve">Relacionamento com NBC PA 01 (ver item 4) </w:t>
      </w:r>
    </w:p>
    <w:p w14:paraId="7C9DAAA1" w14:textId="77777777" w:rsidR="001C5A5E" w:rsidRDefault="001C5A5E" w:rsidP="001C5A5E"/>
    <w:p w14:paraId="47A7DC53" w14:textId="77777777" w:rsidR="001C5A5E" w:rsidRDefault="001C5A5E" w:rsidP="001C5A5E">
      <w:r>
        <w:t xml:space="preserve">A3. </w:t>
      </w:r>
      <w:r>
        <w:tab/>
        <w:t>A NBC PA 01 trata das responsabilidades da firma para estabelecer e manter o seu sistema de controle de qualidade para trabalhos de asseguração, incluindo trabalhos de revisão. Essas responsabilidades são dirigidas ao estabelecimento dos seguintes itens na firma:</w:t>
      </w:r>
    </w:p>
    <w:p w14:paraId="0DBC340C" w14:textId="77777777" w:rsidR="001C5A5E" w:rsidRDefault="001C5A5E" w:rsidP="001C5A5E">
      <w:r>
        <w:t>•</w:t>
      </w:r>
      <w:r>
        <w:tab/>
        <w:t xml:space="preserve">  </w:t>
      </w:r>
      <w:r>
        <w:tab/>
        <w:t>sistema de controle de qualidade; e</w:t>
      </w:r>
    </w:p>
    <w:p w14:paraId="08256650" w14:textId="77777777" w:rsidR="001C5A5E" w:rsidRDefault="001C5A5E" w:rsidP="001C5A5E">
      <w:r>
        <w:t>•</w:t>
      </w:r>
      <w:r>
        <w:tab/>
        <w:t xml:space="preserve">  </w:t>
      </w:r>
      <w:r>
        <w:tab/>
        <w:t>políticas relacionadas destinadas a alcançar o objetivo do sistema de controle de qualidade e procedimentos da firma para implementar e monitorar o cumprimento dessas políticas, incluindo as políticas e procedimentos que tratam cada um dos seguintes elementos:</w:t>
      </w:r>
    </w:p>
    <w:p w14:paraId="1DD2B626" w14:textId="77777777" w:rsidR="001C5A5E" w:rsidRDefault="001C5A5E" w:rsidP="001C5A5E">
      <w:r>
        <w:t>o</w:t>
      </w:r>
      <w:r>
        <w:tab/>
        <w:t>responsabilidades da liderança da firma pela qualidade na firma;</w:t>
      </w:r>
    </w:p>
    <w:p w14:paraId="37A2944A" w14:textId="77777777" w:rsidR="001C5A5E" w:rsidRDefault="001C5A5E" w:rsidP="001C5A5E">
      <w:r>
        <w:t>o</w:t>
      </w:r>
      <w:r>
        <w:tab/>
        <w:t>exigências éticas aplicáveis;</w:t>
      </w:r>
    </w:p>
    <w:p w14:paraId="731FB578" w14:textId="77777777" w:rsidR="001C5A5E" w:rsidRDefault="001C5A5E" w:rsidP="001C5A5E">
      <w:r>
        <w:t>o</w:t>
      </w:r>
      <w:r>
        <w:tab/>
        <w:t>aceitação e continuidade do relacionamento com clientes e de trabalhos específicos;</w:t>
      </w:r>
    </w:p>
    <w:p w14:paraId="2281AD96" w14:textId="77777777" w:rsidR="001C5A5E" w:rsidRDefault="001C5A5E" w:rsidP="001C5A5E">
      <w:r>
        <w:t>o</w:t>
      </w:r>
      <w:r>
        <w:tab/>
        <w:t>recursos humanos;</w:t>
      </w:r>
    </w:p>
    <w:p w14:paraId="63ED2A08" w14:textId="77777777" w:rsidR="001C5A5E" w:rsidRDefault="001C5A5E" w:rsidP="001C5A5E">
      <w:r>
        <w:t>o</w:t>
      </w:r>
      <w:r>
        <w:tab/>
        <w:t>execução do trabalho; e</w:t>
      </w:r>
    </w:p>
    <w:p w14:paraId="1C726D3E" w14:textId="77777777" w:rsidR="001C5A5E" w:rsidRDefault="001C5A5E" w:rsidP="001C5A5E">
      <w:r>
        <w:t>o</w:t>
      </w:r>
      <w:r>
        <w:tab/>
        <w:t>monitoramento.</w:t>
      </w:r>
    </w:p>
    <w:p w14:paraId="6CD5B26C" w14:textId="77777777" w:rsidR="001C5A5E" w:rsidRDefault="001C5A5E" w:rsidP="001C5A5E"/>
    <w:p w14:paraId="5D2ABD56" w14:textId="77777777" w:rsidR="001C5A5E" w:rsidRDefault="001C5A5E" w:rsidP="001C5A5E">
      <w:r>
        <w:t xml:space="preserve">A4. </w:t>
      </w:r>
      <w:r>
        <w:tab/>
        <w:t>Conforme a NBC PA 01, a firma tem a obrigação de estabelecer e manter sistema de controle de qualidade para fornecer segurança razoável de que:</w:t>
      </w:r>
    </w:p>
    <w:p w14:paraId="4BAE7FDB" w14:textId="77777777" w:rsidR="001C5A5E" w:rsidRDefault="001C5A5E" w:rsidP="001C5A5E">
      <w:r>
        <w:t xml:space="preserve">(a) </w:t>
      </w:r>
      <w:r>
        <w:tab/>
        <w:t>a firma e seu pessoal cumpram as normas técnicas e legais e requisitos regulamentares; e</w:t>
      </w:r>
    </w:p>
    <w:p w14:paraId="006BD8D1" w14:textId="77777777" w:rsidR="001C5A5E" w:rsidRDefault="001C5A5E" w:rsidP="001C5A5E">
      <w:r>
        <w:t xml:space="preserve">(b) </w:t>
      </w:r>
      <w:r>
        <w:tab/>
        <w:t>relatórios emitidos pela firma ou sócios do trabalho sejam apropriados nas circunstâncias (ver item 11 da NBC PA 01).</w:t>
      </w:r>
    </w:p>
    <w:p w14:paraId="44697EC0" w14:textId="77777777" w:rsidR="001C5A5E" w:rsidRDefault="001C5A5E" w:rsidP="001C5A5E"/>
    <w:p w14:paraId="1E3067C4" w14:textId="77777777" w:rsidR="001C5A5E" w:rsidRDefault="001C5A5E" w:rsidP="001C5A5E">
      <w:r>
        <w:t xml:space="preserve">A5. </w:t>
      </w:r>
      <w:r>
        <w:tab/>
        <w:t>No Brasil, as responsabilidades da firma para estabelecer e manter sistema de controle de qualidade estão previstos na NBC PA 01.</w:t>
      </w:r>
    </w:p>
    <w:p w14:paraId="42098B3E" w14:textId="77777777" w:rsidR="001C5A5E" w:rsidRDefault="001C5A5E" w:rsidP="001C5A5E"/>
    <w:p w14:paraId="032F967B" w14:textId="77777777" w:rsidR="001C5A5E" w:rsidRDefault="001C5A5E" w:rsidP="001C5A5E">
      <w:r>
        <w:t>Trabalho de revisão das demonstrações contábeis históricas (ver itens 5 a 8 e 14)</w:t>
      </w:r>
    </w:p>
    <w:p w14:paraId="53AC8EB3" w14:textId="77777777" w:rsidR="001C5A5E" w:rsidRDefault="001C5A5E" w:rsidP="001C5A5E"/>
    <w:p w14:paraId="1DEB54B4" w14:textId="77777777" w:rsidR="001C5A5E" w:rsidRDefault="001C5A5E" w:rsidP="001C5A5E">
      <w:r>
        <w:t xml:space="preserve">A6. </w:t>
      </w:r>
      <w:r>
        <w:tab/>
        <w:t>Os trabalhos de revisão das demonstrações contábeis podem ser executados para ampla gama de entidades que variem de acordo com tipo, tamanho ou nível de complexidade de seus relatórios financeiros. A revisão das demonstrações contábeis de certos tipos de entidade também pode ser objeto de leis, regulamentos e requisitos específicos.</w:t>
      </w:r>
    </w:p>
    <w:p w14:paraId="681D488B" w14:textId="77777777" w:rsidR="001C5A5E" w:rsidRDefault="001C5A5E" w:rsidP="001C5A5E"/>
    <w:p w14:paraId="4674DD74" w14:textId="77777777" w:rsidR="001C5A5E" w:rsidRDefault="001C5A5E" w:rsidP="001C5A5E">
      <w:r>
        <w:t xml:space="preserve">A7. </w:t>
      </w:r>
      <w:r>
        <w:tab/>
        <w:t>As revisões podem ser realizadas sob uma variedade de circunstâncias. Por exemplo, elas podem ser requeridas para as entidades que não estejam obrigadas a ter suas demonstrações contábeis auditadas. Revisões também podem ser solicitadas de forma voluntária, em conexão com o requerimento de relatório financeiro sob os termos de contrato privado ou para apoiar contratos de financiamento.</w:t>
      </w:r>
    </w:p>
    <w:p w14:paraId="0C6086A2" w14:textId="77777777" w:rsidR="001C5A5E" w:rsidRDefault="001C5A5E" w:rsidP="001C5A5E"/>
    <w:p w14:paraId="6E19A002" w14:textId="77777777" w:rsidR="001C5A5E" w:rsidRDefault="001C5A5E" w:rsidP="001C5A5E">
      <w:r>
        <w:t>Objetivo (ver item 15)</w:t>
      </w:r>
    </w:p>
    <w:p w14:paraId="681C5E8A" w14:textId="77777777" w:rsidR="001C5A5E" w:rsidRDefault="001C5A5E" w:rsidP="001C5A5E"/>
    <w:p w14:paraId="2363D10A" w14:textId="77777777" w:rsidR="001C5A5E" w:rsidRDefault="001C5A5E" w:rsidP="001C5A5E">
      <w:r>
        <w:t xml:space="preserve">A8. </w:t>
      </w:r>
      <w:r>
        <w:tab/>
        <w:t>Esta Norma requer que o auditor se abstenha de apresentar conclusão sobre as demonstrações contábeis nas situações em que:</w:t>
      </w:r>
    </w:p>
    <w:p w14:paraId="47573E9B" w14:textId="77777777" w:rsidR="001C5A5E" w:rsidRDefault="001C5A5E" w:rsidP="001C5A5E">
      <w:r>
        <w:t xml:space="preserve">(a) </w:t>
      </w:r>
      <w:r>
        <w:tab/>
        <w:t>ele emita um relatório ou seja requerido a emitir um relatório para o trabalho; e</w:t>
      </w:r>
    </w:p>
    <w:p w14:paraId="79098F34" w14:textId="77777777" w:rsidR="001C5A5E" w:rsidRDefault="001C5A5E" w:rsidP="001C5A5E">
      <w:r>
        <w:t xml:space="preserve">(b) </w:t>
      </w:r>
      <w:r>
        <w:tab/>
        <w:t>ele não consiga formar sua conclusão sobre as demonstrações contábeis devido à impossibilidade de obter evidência apropriada e suficiente e o auditor conclui que os possíveis efeitos das distorções não detectadas, se houver, sobre as demonstrações contábeis poderiam ser relevantes e generalizados.</w:t>
      </w:r>
    </w:p>
    <w:p w14:paraId="7EC7C85B" w14:textId="77777777" w:rsidR="001C5A5E" w:rsidRDefault="001C5A5E" w:rsidP="001C5A5E"/>
    <w:p w14:paraId="515E3EAC" w14:textId="77777777" w:rsidR="001C5A5E" w:rsidRDefault="001C5A5E" w:rsidP="001C5A5E">
      <w:r>
        <w:t xml:space="preserve">A9. </w:t>
      </w:r>
      <w:r>
        <w:tab/>
        <w:t>A situação de não conseguir obter evidência apropriada e suficiente no trabalho de revisão (referido como limitação do alcance) pode surgir a partir de:</w:t>
      </w:r>
    </w:p>
    <w:p w14:paraId="279730D1" w14:textId="77777777" w:rsidR="001C5A5E" w:rsidRDefault="001C5A5E" w:rsidP="001C5A5E">
      <w:r>
        <w:t xml:space="preserve">(a) </w:t>
      </w:r>
      <w:r>
        <w:tab/>
        <w:t>circunstâncias que estejam fora do controle da entidade;</w:t>
      </w:r>
    </w:p>
    <w:p w14:paraId="6E387DB7" w14:textId="77777777" w:rsidR="001C5A5E" w:rsidRDefault="001C5A5E" w:rsidP="001C5A5E">
      <w:r>
        <w:t xml:space="preserve">(b) </w:t>
      </w:r>
      <w:r>
        <w:tab/>
        <w:t>circunstâncias relacionadas à natureza ou à época do trabalho do auditor; ou</w:t>
      </w:r>
    </w:p>
    <w:p w14:paraId="083BD3BD" w14:textId="77777777" w:rsidR="001C5A5E" w:rsidRDefault="001C5A5E" w:rsidP="001C5A5E">
      <w:r>
        <w:t xml:space="preserve">(c) </w:t>
      </w:r>
      <w:r>
        <w:tab/>
        <w:t>limitações impostas pela administração ou pelos responsáveis pela governança da entidade.</w:t>
      </w:r>
    </w:p>
    <w:p w14:paraId="7A36AFAE" w14:textId="77777777" w:rsidR="001C5A5E" w:rsidRDefault="001C5A5E" w:rsidP="001C5A5E"/>
    <w:p w14:paraId="1EFEA4FE" w14:textId="77777777" w:rsidR="001C5A5E" w:rsidRDefault="001C5A5E" w:rsidP="001C5A5E">
      <w:r>
        <w:t xml:space="preserve">A10. </w:t>
      </w:r>
      <w:r>
        <w:tab/>
        <w:t>Esta Norma estabelece requisitos e orientações para o profissional quando o auditor encontra limitação do alcance, antes da aceitação do trabalho de revisão ou durante a sua execução.</w:t>
      </w:r>
    </w:p>
    <w:p w14:paraId="2A0C64A3" w14:textId="77777777" w:rsidR="001C5A5E" w:rsidRDefault="001C5A5E" w:rsidP="001C5A5E"/>
    <w:p w14:paraId="387D9C2E" w14:textId="77777777" w:rsidR="001C5A5E" w:rsidRDefault="001C5A5E" w:rsidP="001C5A5E">
      <w:r>
        <w:t>Definições (ver item 16)</w:t>
      </w:r>
    </w:p>
    <w:p w14:paraId="45DD57D1" w14:textId="77777777" w:rsidR="001C5A5E" w:rsidRDefault="001C5A5E" w:rsidP="001C5A5E"/>
    <w:p w14:paraId="577ED53A" w14:textId="77777777" w:rsidR="001C5A5E" w:rsidRDefault="001C5A5E" w:rsidP="001C5A5E">
      <w:r>
        <w:t>Utilização dos termos "administração" e “responsáveis pela governança"</w:t>
      </w:r>
    </w:p>
    <w:p w14:paraId="37C6E5EA" w14:textId="77777777" w:rsidR="001C5A5E" w:rsidRDefault="001C5A5E" w:rsidP="001C5A5E"/>
    <w:p w14:paraId="646F25A9" w14:textId="77777777" w:rsidR="001C5A5E" w:rsidRDefault="001C5A5E" w:rsidP="001C5A5E">
      <w:r>
        <w:t xml:space="preserve">A11. </w:t>
      </w:r>
      <w:r>
        <w:tab/>
        <w:t>As respectivas responsabilidades da administração e dos responsáveis pela governança são diferentes dependendo do tipo de entidade. Essas diferenças afetam a maneira como o profissional aplica os requisitos desta Norma em relação à administração ou aos responsáveis pela governança Assim, as expressões "a administração” e, quando apropriado, “os responsáveis pela governança", usadas em vários lugares ao longo desta Norma destinam-se a alertar o auditor para o fato de que diferentes entidades podem ter diferentes estruturas de administração e de governança.</w:t>
      </w:r>
    </w:p>
    <w:p w14:paraId="1704B491" w14:textId="77777777" w:rsidR="001C5A5E" w:rsidRDefault="001C5A5E" w:rsidP="001C5A5E"/>
    <w:p w14:paraId="2A8FCEEE" w14:textId="77777777" w:rsidR="001C5A5E" w:rsidRDefault="001C5A5E" w:rsidP="001C5A5E">
      <w:r>
        <w:t xml:space="preserve">A12. </w:t>
      </w:r>
      <w:r>
        <w:tab/>
        <w:t>Várias responsabilidades relativas à elaboração de informações financeiras e relatórios financeiros disponibilizados a terceiros recairão sobre a administração ou os responsáveis pela governança de acordo com alguns fatores, tais como:</w:t>
      </w:r>
    </w:p>
    <w:p w14:paraId="6A025966" w14:textId="77777777" w:rsidR="001C5A5E" w:rsidRDefault="001C5A5E" w:rsidP="001C5A5E">
      <w:r>
        <w:t>(a)</w:t>
      </w:r>
      <w:r>
        <w:tab/>
        <w:t>os recursos e a estrutura da entidade; e</w:t>
      </w:r>
    </w:p>
    <w:p w14:paraId="772C8F32" w14:textId="77777777" w:rsidR="001C5A5E" w:rsidRDefault="001C5A5E" w:rsidP="001C5A5E">
      <w:r>
        <w:t>(b)</w:t>
      </w:r>
      <w:r>
        <w:tab/>
        <w:t>as respectivas funções da administração e dos responsáveis pela governança da entidade, tais como estabelecidas na legislação ou regulamento aplicável ou, se a entidade não for regulamentada, em qualquer acordo formal de governança ou de responsabilidade estabelecido para a entidade (por exemplo, como registrado em contratos, estatuto ou outro documento de constituição da entidade).</w:t>
      </w:r>
    </w:p>
    <w:p w14:paraId="037E55A6" w14:textId="77777777" w:rsidR="001C5A5E" w:rsidRDefault="001C5A5E" w:rsidP="001C5A5E">
      <w:r>
        <w:t xml:space="preserve">Por exemplo, em entidades de pequeno porte, muitas vezes não há segregação das funções de administração e governança. Em entidades de grande porte, a administração é muitas vezes responsável pela condução dos negócios ou de atividades da entidade e respectivos relatórios, enquanto os responsáveis pela governança supervisionam a administração. </w:t>
      </w:r>
    </w:p>
    <w:p w14:paraId="20A864BF" w14:textId="77777777" w:rsidR="001C5A5E" w:rsidRDefault="001C5A5E" w:rsidP="001C5A5E"/>
    <w:p w14:paraId="772DCA00" w14:textId="77777777" w:rsidR="001C5A5E" w:rsidRDefault="001C5A5E" w:rsidP="001C5A5E">
      <w:r>
        <w:t>Asseguração limitada - Utilização da expressão evidência apropriada e suficiente (ver item 17(f))</w:t>
      </w:r>
    </w:p>
    <w:p w14:paraId="32AB614E" w14:textId="77777777" w:rsidR="001C5A5E" w:rsidRDefault="001C5A5E" w:rsidP="001C5A5E"/>
    <w:p w14:paraId="73C0B830" w14:textId="77777777" w:rsidR="001C5A5E" w:rsidRDefault="001C5A5E" w:rsidP="001C5A5E">
      <w:r>
        <w:t xml:space="preserve">A13. </w:t>
      </w:r>
      <w:r>
        <w:tab/>
        <w:t>Evidência apropriada e suficiente é necessária para obter asseguração limitada para suportar a conclusão do auditor. A evidência tem natureza cumulativa e é obtida principalmente a partir de procedimentos de revisão executados durante o curso do trabalho.</w:t>
      </w:r>
    </w:p>
    <w:p w14:paraId="4366F4E3" w14:textId="77777777" w:rsidR="001C5A5E" w:rsidRDefault="001C5A5E" w:rsidP="001C5A5E"/>
    <w:p w14:paraId="5FCD6E39" w14:textId="77777777" w:rsidR="001C5A5E" w:rsidRDefault="001C5A5E" w:rsidP="001C5A5E">
      <w:r>
        <w:t>Condução do trabalho de revisão (ver item 18)</w:t>
      </w:r>
    </w:p>
    <w:p w14:paraId="670A5EAA" w14:textId="77777777" w:rsidR="001C5A5E" w:rsidRDefault="001C5A5E" w:rsidP="001C5A5E"/>
    <w:p w14:paraId="13DE976C" w14:textId="77777777" w:rsidR="001C5A5E" w:rsidRDefault="001C5A5E" w:rsidP="001C5A5E">
      <w:r>
        <w:t xml:space="preserve">A14. </w:t>
      </w:r>
      <w:r>
        <w:tab/>
        <w:t>Esta Norma não substitui leis e regulamentos que regem a revisão das demonstrações contábeis. No caso dessas leis e regulamentos serem diferentes dos requisitos desta Norma, uma revisão realizada somente em conformidade com leis e regulamentos não irá automaticamente cumprir com esta Norma.</w:t>
      </w:r>
    </w:p>
    <w:p w14:paraId="5D63C0C8" w14:textId="77777777" w:rsidR="001C5A5E" w:rsidRDefault="001C5A5E" w:rsidP="001C5A5E"/>
    <w:p w14:paraId="56E79B7C" w14:textId="77777777" w:rsidR="001C5A5E" w:rsidRDefault="001C5A5E" w:rsidP="001C5A5E">
      <w:r>
        <w:t>Requisitos éticos (ver item 21)</w:t>
      </w:r>
    </w:p>
    <w:p w14:paraId="0E44D44B" w14:textId="77777777" w:rsidR="001C5A5E" w:rsidRDefault="001C5A5E" w:rsidP="001C5A5E"/>
    <w:p w14:paraId="0190F879" w14:textId="77777777" w:rsidR="001C5A5E" w:rsidRDefault="001C5A5E" w:rsidP="001C5A5E">
      <w:r>
        <w:t>A15. As Normas Brasileiras de Contabilidade Profissionais estabelecem os princípios da ética profissional que os auditores devem cumprir, e oferecem uma estrutura conceitual para a aplicação dos princípios. Os princípios éticos são:</w:t>
      </w:r>
    </w:p>
    <w:p w14:paraId="3198E86A" w14:textId="77777777" w:rsidR="001C5A5E" w:rsidRDefault="001C5A5E" w:rsidP="001C5A5E">
      <w:r>
        <w:t xml:space="preserve">(a) </w:t>
      </w:r>
      <w:r>
        <w:tab/>
        <w:t>integridade;</w:t>
      </w:r>
    </w:p>
    <w:p w14:paraId="5218F5A9" w14:textId="77777777" w:rsidR="001C5A5E" w:rsidRDefault="001C5A5E" w:rsidP="001C5A5E">
      <w:r>
        <w:t xml:space="preserve">(b) </w:t>
      </w:r>
      <w:r>
        <w:tab/>
        <w:t>objetividade;</w:t>
      </w:r>
    </w:p>
    <w:p w14:paraId="229540DB" w14:textId="77777777" w:rsidR="001C5A5E" w:rsidRDefault="001C5A5E" w:rsidP="001C5A5E">
      <w:r>
        <w:t xml:space="preserve">(c) </w:t>
      </w:r>
      <w:r>
        <w:tab/>
        <w:t>competência profissional e devido zelo;</w:t>
      </w:r>
    </w:p>
    <w:p w14:paraId="52E5D54B" w14:textId="77777777" w:rsidR="001C5A5E" w:rsidRDefault="001C5A5E" w:rsidP="001C5A5E">
      <w:r>
        <w:t xml:space="preserve">(d) </w:t>
      </w:r>
      <w:r>
        <w:tab/>
        <w:t>confidencialidade; e</w:t>
      </w:r>
    </w:p>
    <w:p w14:paraId="56347FE0" w14:textId="77777777" w:rsidR="001C5A5E" w:rsidRDefault="001C5A5E" w:rsidP="001C5A5E">
      <w:r>
        <w:t xml:space="preserve">(e) </w:t>
      </w:r>
      <w:r>
        <w:tab/>
        <w:t>comportamento profissional.</w:t>
      </w:r>
    </w:p>
    <w:p w14:paraId="371AA837" w14:textId="77777777" w:rsidR="001C5A5E" w:rsidRDefault="001C5A5E" w:rsidP="001C5A5E">
      <w:r>
        <w:t>As Normas Brasileiras de Contabilidade Profissionais ilustram como a estrutura conceitual deve ser aplicada em situações específicas. Ameaças ao cumprimento pelo auditor das exigências éticas aplicáveis são obrigadas a serem identificadas e devidamente tratadas.</w:t>
      </w:r>
    </w:p>
    <w:p w14:paraId="14B418C7" w14:textId="77777777" w:rsidR="001C5A5E" w:rsidRDefault="001C5A5E" w:rsidP="001C5A5E"/>
    <w:p w14:paraId="5C27591E" w14:textId="77777777" w:rsidR="001C5A5E" w:rsidRDefault="001C5A5E" w:rsidP="001C5A5E">
      <w:r>
        <w:t xml:space="preserve">A16. </w:t>
      </w:r>
      <w:r>
        <w:tab/>
        <w:t xml:space="preserve">No caso de trabalho de revisão de demonstrações contábeis, as Normas Brasileiras de Contabilidade Profissionais exigem que o auditor seja independente da entidade cujas demonstrações contábeis são revisadas. A independência compreende a independência de pensamento e de aparência. A independência do auditor salvaguarda a sua habilidade de formar conclusão sem ser afetado por influências que poderiam comprometê-la. A independência aumenta a capacidade do auditor para atuar com integridade, ser objetivo e manter uma atitude de ceticismo profissional. </w:t>
      </w:r>
    </w:p>
    <w:p w14:paraId="6C92B108" w14:textId="77777777" w:rsidR="001C5A5E" w:rsidRDefault="001C5A5E" w:rsidP="001C5A5E"/>
    <w:p w14:paraId="529E77A4" w14:textId="77777777" w:rsidR="001C5A5E" w:rsidRDefault="001C5A5E" w:rsidP="001C5A5E">
      <w:r>
        <w:t>Ceticismo profissional e julgamento profissional</w:t>
      </w:r>
    </w:p>
    <w:p w14:paraId="2460B29C" w14:textId="77777777" w:rsidR="001C5A5E" w:rsidRDefault="001C5A5E" w:rsidP="001C5A5E"/>
    <w:p w14:paraId="2CB0D0F5" w14:textId="77777777" w:rsidR="001C5A5E" w:rsidRDefault="001C5A5E" w:rsidP="001C5A5E">
      <w:r>
        <w:t>Ceticismo profissional (ver item 22)</w:t>
      </w:r>
    </w:p>
    <w:p w14:paraId="164D0905" w14:textId="77777777" w:rsidR="001C5A5E" w:rsidRDefault="001C5A5E" w:rsidP="001C5A5E"/>
    <w:p w14:paraId="245FB945" w14:textId="77777777" w:rsidR="001C5A5E" w:rsidRDefault="001C5A5E" w:rsidP="001C5A5E">
      <w:r>
        <w:t xml:space="preserve">A17. </w:t>
      </w:r>
      <w:r>
        <w:tab/>
        <w:t>Ceticismo profissional é necessário para a avaliação crítica das evidências em uma revisão. Isso inclui questionar inconsistências e investigar evidências contraditórias, e questionar a confiabilidade das respostas às indagações e outras informações obtidas da administração e dos responsáveis pela governança. O ceticismo profissional inclui, também, a consideração da suficiência e adequação da evidência obtida à luz das circunstâncias dos trabalhos.</w:t>
      </w:r>
    </w:p>
    <w:p w14:paraId="0753453E" w14:textId="77777777" w:rsidR="001C5A5E" w:rsidRDefault="001C5A5E" w:rsidP="001C5A5E"/>
    <w:p w14:paraId="2093FF57" w14:textId="77777777" w:rsidR="001C5A5E" w:rsidRDefault="001C5A5E" w:rsidP="001C5A5E">
      <w:r>
        <w:t xml:space="preserve">A18. </w:t>
      </w:r>
      <w:r>
        <w:tab/>
        <w:t>Ceticismo profissional inclui estar alerta para, por exemplo:</w:t>
      </w:r>
    </w:p>
    <w:p w14:paraId="68B77FB3" w14:textId="77777777" w:rsidR="001C5A5E" w:rsidRDefault="001C5A5E" w:rsidP="001C5A5E">
      <w:r>
        <w:t>•</w:t>
      </w:r>
      <w:r>
        <w:tab/>
        <w:t xml:space="preserve">  </w:t>
      </w:r>
      <w:r>
        <w:tab/>
        <w:t>evidência que seja inconsistente com outras evidências obtidas;</w:t>
      </w:r>
    </w:p>
    <w:p w14:paraId="62AAE0B9" w14:textId="77777777" w:rsidR="001C5A5E" w:rsidRDefault="001C5A5E" w:rsidP="001C5A5E">
      <w:r>
        <w:t>•</w:t>
      </w:r>
      <w:r>
        <w:tab/>
        <w:t xml:space="preserve">  </w:t>
      </w:r>
      <w:r>
        <w:tab/>
        <w:t>informações que coloquem em dúvida a confiabilidade dos documentos e respostas a indagações a serem usadas como evidências;</w:t>
      </w:r>
    </w:p>
    <w:p w14:paraId="507C0C39" w14:textId="77777777" w:rsidR="001C5A5E" w:rsidRDefault="001C5A5E" w:rsidP="001C5A5E">
      <w:r>
        <w:t>•</w:t>
      </w:r>
      <w:r>
        <w:tab/>
        <w:t xml:space="preserve">  </w:t>
      </w:r>
      <w:r>
        <w:tab/>
        <w:t>condições que possam indicar possível fraude;</w:t>
      </w:r>
    </w:p>
    <w:p w14:paraId="41EDB994" w14:textId="77777777" w:rsidR="001C5A5E" w:rsidRDefault="001C5A5E" w:rsidP="001C5A5E">
      <w:r>
        <w:t>•</w:t>
      </w:r>
      <w:r>
        <w:tab/>
        <w:t xml:space="preserve">  </w:t>
      </w:r>
      <w:r>
        <w:tab/>
        <w:t>quaisquer outras circunstâncias que sugiram a necessidade de procedimentos adicionais.</w:t>
      </w:r>
    </w:p>
    <w:p w14:paraId="57F5388F" w14:textId="77777777" w:rsidR="001C5A5E" w:rsidRDefault="001C5A5E" w:rsidP="001C5A5E"/>
    <w:p w14:paraId="75879EF6" w14:textId="77777777" w:rsidR="001C5A5E" w:rsidRDefault="001C5A5E" w:rsidP="001C5A5E">
      <w:r>
        <w:t xml:space="preserve">A19. </w:t>
      </w:r>
      <w:r>
        <w:tab/>
        <w:t>A manutenção do ceticismo profissional ao longo de toda a revisão é necessária para que o auditor reduza os riscos de:</w:t>
      </w:r>
    </w:p>
    <w:p w14:paraId="6EEA3B7A" w14:textId="77777777" w:rsidR="001C5A5E" w:rsidRDefault="001C5A5E" w:rsidP="001C5A5E">
      <w:r>
        <w:t>•</w:t>
      </w:r>
      <w:r>
        <w:tab/>
        <w:t xml:space="preserve">  </w:t>
      </w:r>
      <w:r>
        <w:tab/>
        <w:t>ignorar circunstâncias não usuais;</w:t>
      </w:r>
    </w:p>
    <w:p w14:paraId="2AF897C1" w14:textId="77777777" w:rsidR="001C5A5E" w:rsidRDefault="001C5A5E" w:rsidP="001C5A5E">
      <w:r>
        <w:t>•</w:t>
      </w:r>
      <w:r>
        <w:tab/>
        <w:t xml:space="preserve">  </w:t>
      </w:r>
      <w:r>
        <w:tab/>
        <w:t>generalização excessiva ao atingir conclusões sobre as evidências obtidas;</w:t>
      </w:r>
    </w:p>
    <w:p w14:paraId="1DE29843" w14:textId="77777777" w:rsidR="001C5A5E" w:rsidRDefault="001C5A5E" w:rsidP="001C5A5E">
      <w:r>
        <w:t>•</w:t>
      </w:r>
      <w:r>
        <w:tab/>
        <w:t xml:space="preserve">   uso inadequado de premissas ao determinar a natureza, a época e a extensão dos procedimentos de revisão e ao avaliar os seus resultados. </w:t>
      </w:r>
    </w:p>
    <w:p w14:paraId="18F81151" w14:textId="77777777" w:rsidR="001C5A5E" w:rsidRDefault="001C5A5E" w:rsidP="001C5A5E"/>
    <w:p w14:paraId="7FBD1522" w14:textId="77777777" w:rsidR="001C5A5E" w:rsidRDefault="001C5A5E" w:rsidP="001C5A5E">
      <w:r>
        <w:t xml:space="preserve">A20. </w:t>
      </w:r>
      <w:r>
        <w:tab/>
        <w:t>Não se pode esperar que o auditor desconsidere a experiência passada de honestidade e integridade da administração da entidade e dos responsáveis pela governança. Contudo, a crença de que a administração e os responsáveis pela governança são honestos e têm integridade não exime o auditor da necessidade de manter o ceticismo profissional ou permitir que ele se satisfaça com evidências que sejam inadequadas para o propósito da revisão.</w:t>
      </w:r>
    </w:p>
    <w:p w14:paraId="13E0A8D9" w14:textId="77777777" w:rsidR="001C5A5E" w:rsidRDefault="001C5A5E" w:rsidP="001C5A5E"/>
    <w:p w14:paraId="2CBA4B19" w14:textId="77777777" w:rsidR="001C5A5E" w:rsidRDefault="001C5A5E" w:rsidP="001C5A5E">
      <w:r>
        <w:t>Julgamento profissional (ver item 23)</w:t>
      </w:r>
    </w:p>
    <w:p w14:paraId="01DFD5C1" w14:textId="77777777" w:rsidR="001C5A5E" w:rsidRDefault="001C5A5E" w:rsidP="001C5A5E"/>
    <w:p w14:paraId="0317EE29" w14:textId="77777777" w:rsidR="001C5A5E" w:rsidRDefault="001C5A5E" w:rsidP="001C5A5E">
      <w:r>
        <w:t xml:space="preserve">A21. </w:t>
      </w:r>
      <w:r>
        <w:tab/>
        <w:t>O julgamento profissional é essencial para a condução apropriada do trabalho de revisão. Isso porque a interpretação das exigências éticas pertinentes e dos requerimentos desta Norma, assim como a necessidade de tomada de decisões durante o trabalho de revisão não podem ser feitas sem a aplicação do conhecimento e experiência relevantes para os fatos e circunstâncias do trabalho. O julgamento profissional é necessário, em especial:</w:t>
      </w:r>
    </w:p>
    <w:p w14:paraId="48185258" w14:textId="77777777" w:rsidR="001C5A5E" w:rsidRDefault="001C5A5E" w:rsidP="001C5A5E">
      <w:r>
        <w:t>•</w:t>
      </w:r>
      <w:r>
        <w:tab/>
        <w:t xml:space="preserve">   com relação às decisões sobre a materialidade, bem como a natureza, a época e a extensão dos procedimentos utilizados para atender aos requisitos desta Norma e para obter evidências;</w:t>
      </w:r>
    </w:p>
    <w:p w14:paraId="681BD453" w14:textId="77777777" w:rsidR="001C5A5E" w:rsidRDefault="001C5A5E" w:rsidP="001C5A5E">
      <w:r>
        <w:t>•</w:t>
      </w:r>
      <w:r>
        <w:tab/>
        <w:t xml:space="preserve">   ao avaliar se as evidências obtidas a partir dos procedimentos executados reduzem o risco do trabalho a um nível que seja aceitável nas circunstâncias;</w:t>
      </w:r>
    </w:p>
    <w:p w14:paraId="0EAD6EF7" w14:textId="77777777" w:rsidR="001C5A5E" w:rsidRDefault="001C5A5E" w:rsidP="001C5A5E">
      <w:r>
        <w:t>•</w:t>
      </w:r>
      <w:r>
        <w:tab/>
        <w:t xml:space="preserve">   ao considerar os julgamentos da administração na aplicação da estrutura de relatório financeiro aplicável; e</w:t>
      </w:r>
    </w:p>
    <w:p w14:paraId="2E86A20B" w14:textId="77777777" w:rsidR="001C5A5E" w:rsidRDefault="001C5A5E" w:rsidP="001C5A5E">
      <w:r>
        <w:t>•</w:t>
      </w:r>
      <w:r>
        <w:tab/>
        <w:t xml:space="preserve">   ao formar a conclusão sobre as demonstrações contábeis com base em evidências obtidas, inclusive considerando a razoabilidade das estimativas feitas pela administração na elaboração das demonstrações contábeis.</w:t>
      </w:r>
    </w:p>
    <w:p w14:paraId="7E034F31" w14:textId="77777777" w:rsidR="001C5A5E" w:rsidRDefault="001C5A5E" w:rsidP="001C5A5E"/>
    <w:p w14:paraId="60020AC7" w14:textId="77777777" w:rsidR="001C5A5E" w:rsidRDefault="001C5A5E" w:rsidP="001C5A5E">
      <w:r>
        <w:t xml:space="preserve">A22. </w:t>
      </w:r>
      <w:r>
        <w:tab/>
        <w:t>A característica essencial que distingue o julgamento profissional esperado do auditor é que seja exercido por auditor, cuja formação, conhecimento e experiência, incluindo o uso de habilidades e técnicas de asseguração, ajudem no desenvolvimento das competências necessárias para realizar julgamentos razoáveis. Consultas sobre assuntos difíceis ou controversos durante o curso do trabalho, tanto dentro da equipe de trabalho como entre a equipe de trabalho e outros no nível apropriado, dentro ou fora da firma de auditoria, auxiliam o profissional na tomada de decisões e julgamentos razoáveis.</w:t>
      </w:r>
    </w:p>
    <w:p w14:paraId="4964576C" w14:textId="77777777" w:rsidR="001C5A5E" w:rsidRDefault="001C5A5E" w:rsidP="001C5A5E"/>
    <w:p w14:paraId="297AAFFD" w14:textId="77777777" w:rsidR="001C5A5E" w:rsidRDefault="001C5A5E" w:rsidP="001C5A5E">
      <w:r>
        <w:t xml:space="preserve">A23. </w:t>
      </w:r>
      <w:r>
        <w:tab/>
        <w:t>O exercício do julgamento profissional em cada trabalho baseia-se nos fatos e circunstâncias que sejam conhecidos pelo auditor durante todo o trabalho, incluindo:</w:t>
      </w:r>
    </w:p>
    <w:p w14:paraId="62BE4A02" w14:textId="77777777" w:rsidR="001C5A5E" w:rsidRDefault="001C5A5E" w:rsidP="001C5A5E">
      <w:r>
        <w:t>•</w:t>
      </w:r>
      <w:r>
        <w:tab/>
        <w:t xml:space="preserve"> </w:t>
      </w:r>
      <w:r>
        <w:tab/>
        <w:t>conhecimento adquirido a partir de trabalhos realizados com relação às demonstrações contábeis da entidade em períodos anteriores, quando aplicável;</w:t>
      </w:r>
    </w:p>
    <w:p w14:paraId="392A2B68" w14:textId="77777777" w:rsidR="001C5A5E" w:rsidRDefault="001C5A5E" w:rsidP="001C5A5E">
      <w:r>
        <w:t>•</w:t>
      </w:r>
      <w:r>
        <w:tab/>
        <w:t xml:space="preserve"> </w:t>
      </w:r>
      <w:r>
        <w:tab/>
        <w:t>entendimento do profissional sobre a entidade e de seu ambiente, incluindo seu sistema de contabilidade e da aplicação da estrutura de relatório financeiro que seja aplicável na indústria da entidade;</w:t>
      </w:r>
    </w:p>
    <w:p w14:paraId="21D01837" w14:textId="77777777" w:rsidR="001C5A5E" w:rsidRDefault="001C5A5E" w:rsidP="001C5A5E">
      <w:r>
        <w:t>•</w:t>
      </w:r>
      <w:r>
        <w:tab/>
        <w:t xml:space="preserve"> </w:t>
      </w:r>
      <w:r>
        <w:tab/>
        <w:t>a extensão em que a elaboração e a apresentação das demonstrações contábeis requeiram o exercício do julgamento da administração.</w:t>
      </w:r>
    </w:p>
    <w:p w14:paraId="473DAAE1" w14:textId="77777777" w:rsidR="001C5A5E" w:rsidRDefault="001C5A5E" w:rsidP="001C5A5E"/>
    <w:p w14:paraId="23D15CB8" w14:textId="77777777" w:rsidR="001C5A5E" w:rsidRDefault="001C5A5E" w:rsidP="001C5A5E">
      <w:r>
        <w:t xml:space="preserve">A24. </w:t>
      </w:r>
      <w:r>
        <w:tab/>
        <w:t>O julgamento profissional pode ser avaliado com base no fato de que o julgamento exercido reflita uma aplicação competente das normas de revisão e princípios contábeis e se ele for apropriado, considerando os fatos e circunstâncias conhecidos pelo auditor até a data de seu relatório.</w:t>
      </w:r>
    </w:p>
    <w:p w14:paraId="31DED6A9" w14:textId="77777777" w:rsidR="001C5A5E" w:rsidRDefault="001C5A5E" w:rsidP="001C5A5E"/>
    <w:p w14:paraId="4CDDE6BD" w14:textId="77777777" w:rsidR="001C5A5E" w:rsidRDefault="001C5A5E" w:rsidP="001C5A5E">
      <w:r>
        <w:t xml:space="preserve">A25. </w:t>
      </w:r>
      <w:r>
        <w:tab/>
        <w:t>O julgamento profissional precisa ser exercido em todo o trabalho. Ele também precisa ser devidamente documentado de acordo com as exigências desta Norma. O julgamento profissional não deve ser usado como justificativa para decisões que não sejam suportadas por outra forma, os fatos e as circunstâncias do trabalho ou a evidência obtida.</w:t>
      </w:r>
    </w:p>
    <w:p w14:paraId="77E9B63A" w14:textId="77777777" w:rsidR="001C5A5E" w:rsidRDefault="001C5A5E" w:rsidP="001C5A5E"/>
    <w:p w14:paraId="5C00B98B" w14:textId="77777777" w:rsidR="001C5A5E" w:rsidRDefault="001C5A5E" w:rsidP="001C5A5E">
      <w:r>
        <w:t>Controle de qualidade no nível do trabalho (ver itens 24 e 25)</w:t>
      </w:r>
    </w:p>
    <w:p w14:paraId="22DAE7AF" w14:textId="77777777" w:rsidR="001C5A5E" w:rsidRDefault="001C5A5E" w:rsidP="001C5A5E"/>
    <w:p w14:paraId="42F6E46A" w14:textId="77777777" w:rsidR="001C5A5E" w:rsidRDefault="001C5A5E" w:rsidP="001C5A5E">
      <w:r>
        <w:t xml:space="preserve">A26. </w:t>
      </w:r>
      <w:r>
        <w:tab/>
        <w:t>As habilidades e técnicas de asseguração incluem:</w:t>
      </w:r>
    </w:p>
    <w:p w14:paraId="14A5870F" w14:textId="77777777" w:rsidR="001C5A5E" w:rsidRDefault="001C5A5E" w:rsidP="001C5A5E">
      <w:r>
        <w:t>•</w:t>
      </w:r>
      <w:r>
        <w:tab/>
        <w:t xml:space="preserve"> </w:t>
      </w:r>
      <w:r>
        <w:tab/>
        <w:t>aplicação do ceticismo profissional e do julgamento profissional para o planejamento e execução do trabalho de asseguração, incluindo a obtenção e a avaliação de evidências;</w:t>
      </w:r>
    </w:p>
    <w:p w14:paraId="2D3B080B" w14:textId="77777777" w:rsidR="001C5A5E" w:rsidRDefault="001C5A5E" w:rsidP="001C5A5E">
      <w:r>
        <w:t>•</w:t>
      </w:r>
      <w:r>
        <w:tab/>
        <w:t xml:space="preserve"> </w:t>
      </w:r>
      <w:r>
        <w:tab/>
        <w:t>entendimento dos sistemas de tecnologia da informação, do papel e das limitações do controle interno;</w:t>
      </w:r>
    </w:p>
    <w:p w14:paraId="4CB04D4F" w14:textId="77777777" w:rsidR="001C5A5E" w:rsidRDefault="001C5A5E" w:rsidP="001C5A5E">
      <w:r>
        <w:t>•</w:t>
      </w:r>
      <w:r>
        <w:tab/>
        <w:t xml:space="preserve"> </w:t>
      </w:r>
      <w:r>
        <w:tab/>
        <w:t>ligação da consideração da materialidade e dos riscos do trabalho com a natureza, a época e a extensão dos procedimentos de revisão;</w:t>
      </w:r>
    </w:p>
    <w:p w14:paraId="2292BC33" w14:textId="77777777" w:rsidR="001C5A5E" w:rsidRDefault="001C5A5E" w:rsidP="001C5A5E">
      <w:r>
        <w:t>•</w:t>
      </w:r>
      <w:r>
        <w:tab/>
        <w:t xml:space="preserve"> </w:t>
      </w:r>
      <w:r>
        <w:tab/>
        <w:t>aplicação de procedimentos adequados para o trabalho de revisão, que possam incluir outros tipos de procedimentos, além da indagação e procedimentos analíticos (tais como inspeção, recálculo, reexecução, observação e confirmação);</w:t>
      </w:r>
    </w:p>
    <w:p w14:paraId="724AA49A" w14:textId="77777777" w:rsidR="001C5A5E" w:rsidRDefault="001C5A5E" w:rsidP="001C5A5E">
      <w:r>
        <w:t>•</w:t>
      </w:r>
      <w:r>
        <w:tab/>
        <w:t xml:space="preserve"> </w:t>
      </w:r>
      <w:r>
        <w:tab/>
        <w:t>procedimentos sistemáticos de documentação; e</w:t>
      </w:r>
    </w:p>
    <w:p w14:paraId="34998B00" w14:textId="77777777" w:rsidR="001C5A5E" w:rsidRDefault="001C5A5E" w:rsidP="001C5A5E">
      <w:r>
        <w:t>•</w:t>
      </w:r>
      <w:r>
        <w:tab/>
        <w:t xml:space="preserve"> </w:t>
      </w:r>
      <w:r>
        <w:tab/>
        <w:t>utilização de habilidades e práticas aplicáveis para a elaboração de relatórios de trabalhos de asseguração.</w:t>
      </w:r>
    </w:p>
    <w:p w14:paraId="01765DF0" w14:textId="77777777" w:rsidR="001C5A5E" w:rsidRDefault="001C5A5E" w:rsidP="001C5A5E"/>
    <w:p w14:paraId="34FE78FC" w14:textId="77777777" w:rsidR="001C5A5E" w:rsidRDefault="001C5A5E" w:rsidP="001C5A5E">
      <w:r>
        <w:t xml:space="preserve">A27. </w:t>
      </w:r>
      <w:r>
        <w:tab/>
        <w:t xml:space="preserve">Dentro do contexto do sistema de controle de qualidade da firma, as equipes de trabalho têm a responsabilidade de implementar procedimentos de controle de qualidade aplicáveis ao trabalho e fornecer à firma informações apropriadas que permitam o funcionamento da parte do sistema de controle de qualidade da firma relativa à independência. </w:t>
      </w:r>
    </w:p>
    <w:p w14:paraId="21742940" w14:textId="77777777" w:rsidR="001C5A5E" w:rsidRDefault="001C5A5E" w:rsidP="001C5A5E"/>
    <w:p w14:paraId="005F4918" w14:textId="77777777" w:rsidR="001C5A5E" w:rsidRDefault="001C5A5E" w:rsidP="001C5A5E">
      <w:r>
        <w:t xml:space="preserve">A28. </w:t>
      </w:r>
      <w:r>
        <w:tab/>
        <w:t>As ações do sócio encarregado do trabalho e as mensagens apropriadas para os demais membros da equipe, no contexto em que o sócio encarregado do trabalho assume a responsabilidade pela qualidade geral do trabalho, enfatizam o fato de que a qualidade é essencial na execução do trabalho de revisão, considerando:</w:t>
      </w:r>
    </w:p>
    <w:p w14:paraId="6283C877" w14:textId="77777777" w:rsidR="001C5A5E" w:rsidRDefault="001C5A5E" w:rsidP="001C5A5E">
      <w:r>
        <w:t xml:space="preserve">(a) </w:t>
      </w:r>
      <w:r>
        <w:tab/>
        <w:t>a execução do trabalho que cumpra com as normas profissionais, regulamentares e requisitos legais;</w:t>
      </w:r>
    </w:p>
    <w:p w14:paraId="74AE5BE7" w14:textId="77777777" w:rsidR="001C5A5E" w:rsidRDefault="001C5A5E" w:rsidP="001C5A5E">
      <w:r>
        <w:t xml:space="preserve">(b) </w:t>
      </w:r>
      <w:r>
        <w:tab/>
        <w:t>o cumprimento das políticas e procedimentos de controle de qualidade da firma, conforme aplicável;</w:t>
      </w:r>
    </w:p>
    <w:p w14:paraId="60089537" w14:textId="77777777" w:rsidR="001C5A5E" w:rsidRDefault="001C5A5E" w:rsidP="001C5A5E">
      <w:r>
        <w:t xml:space="preserve">(c) </w:t>
      </w:r>
      <w:r>
        <w:tab/>
        <w:t>a emissão do relatório para o trabalho que seja apropriado nas circunstâncias;</w:t>
      </w:r>
    </w:p>
    <w:p w14:paraId="44515930" w14:textId="77777777" w:rsidR="001C5A5E" w:rsidRDefault="001C5A5E" w:rsidP="001C5A5E">
      <w:r>
        <w:t xml:space="preserve">(d) </w:t>
      </w:r>
      <w:r>
        <w:tab/>
        <w:t>a capacidade da equipe de trabalho para identificar assuntos, sem receio de represálias.</w:t>
      </w:r>
    </w:p>
    <w:p w14:paraId="7FD76A17" w14:textId="77777777" w:rsidR="001C5A5E" w:rsidRDefault="001C5A5E" w:rsidP="001C5A5E"/>
    <w:p w14:paraId="060DE487" w14:textId="77777777" w:rsidR="001C5A5E" w:rsidRDefault="001C5A5E" w:rsidP="001C5A5E">
      <w:r>
        <w:t xml:space="preserve">A29. </w:t>
      </w:r>
      <w:r>
        <w:tab/>
        <w:t>A menos que as informações fornecidas pela firma ou por outras partes indiquem o contrário, as equipes de trabalho podem confiar no sistema de controle de qualidade da firma, em relação a, por exemplo:</w:t>
      </w:r>
    </w:p>
    <w:p w14:paraId="5E04BF5F" w14:textId="77777777" w:rsidR="001C5A5E" w:rsidRDefault="001C5A5E" w:rsidP="001C5A5E">
      <w:r>
        <w:t>•</w:t>
      </w:r>
      <w:r>
        <w:tab/>
        <w:t xml:space="preserve"> </w:t>
      </w:r>
      <w:r>
        <w:tab/>
        <w:t>competência do pessoal por meio do seu recrutamento e treinamento formal;</w:t>
      </w:r>
    </w:p>
    <w:p w14:paraId="772E7F6B" w14:textId="77777777" w:rsidR="001C5A5E" w:rsidRDefault="001C5A5E" w:rsidP="001C5A5E">
      <w:r>
        <w:t>•</w:t>
      </w:r>
      <w:r>
        <w:tab/>
        <w:t xml:space="preserve"> </w:t>
      </w:r>
      <w:r>
        <w:tab/>
        <w:t>independência por meio da acumulação e comunicação de informações pertinentes à independência;</w:t>
      </w:r>
    </w:p>
    <w:p w14:paraId="4DDB18E4" w14:textId="77777777" w:rsidR="001C5A5E" w:rsidRDefault="001C5A5E" w:rsidP="001C5A5E">
      <w:r>
        <w:t>•</w:t>
      </w:r>
      <w:r>
        <w:tab/>
        <w:t xml:space="preserve"> </w:t>
      </w:r>
      <w:r>
        <w:tab/>
        <w:t>manutenção de relacionamentos com os clientes por meio de sistemas de aceitação e continuidade;</w:t>
      </w:r>
    </w:p>
    <w:p w14:paraId="6956C7C1" w14:textId="77777777" w:rsidR="001C5A5E" w:rsidRDefault="001C5A5E" w:rsidP="001C5A5E">
      <w:r>
        <w:t>•</w:t>
      </w:r>
      <w:r>
        <w:tab/>
        <w:t xml:space="preserve"> </w:t>
      </w:r>
      <w:r>
        <w:tab/>
        <w:t>aderência aos requisitos legais e regulamentares, por meio do processo de monitoramento.</w:t>
      </w:r>
    </w:p>
    <w:p w14:paraId="413A2AA7" w14:textId="77777777" w:rsidR="001C5A5E" w:rsidRDefault="001C5A5E" w:rsidP="001C5A5E">
      <w:r>
        <w:t>Ao considerar as deficiências identificadas no sistema de controle de qualidade da firma que possam dificultar o trabalho de revisão, o sócio do trabalho pode considerar as medidas tomadas pela firma para corrigir essas deficiências.</w:t>
      </w:r>
    </w:p>
    <w:p w14:paraId="6F8325F3" w14:textId="77777777" w:rsidR="001C5A5E" w:rsidRDefault="001C5A5E" w:rsidP="001C5A5E"/>
    <w:p w14:paraId="1553E0F4" w14:textId="77777777" w:rsidR="001C5A5E" w:rsidRDefault="001C5A5E" w:rsidP="001C5A5E">
      <w:r>
        <w:t xml:space="preserve">A30. </w:t>
      </w:r>
      <w:r>
        <w:tab/>
        <w:t>Uma deficiência no sistema de controle de qualidade da firma não significa necessariamente que o trabalho de revisão não foi realizado de acordo com as normas profissionais e requisitos legais e regulamentares, ou que o relatório do auditor não foi adequado.</w:t>
      </w:r>
    </w:p>
    <w:p w14:paraId="4DE9A5EA" w14:textId="77777777" w:rsidR="001C5A5E" w:rsidRDefault="001C5A5E" w:rsidP="001C5A5E"/>
    <w:p w14:paraId="178EE178" w14:textId="77777777" w:rsidR="001C5A5E" w:rsidRDefault="001C5A5E" w:rsidP="001C5A5E">
      <w:r>
        <w:t>Designação da equipe de trabalho (ver item 25(b))</w:t>
      </w:r>
    </w:p>
    <w:p w14:paraId="5F6C7BCE" w14:textId="77777777" w:rsidR="001C5A5E" w:rsidRDefault="001C5A5E" w:rsidP="001C5A5E"/>
    <w:p w14:paraId="5FD6650D" w14:textId="77777777" w:rsidR="001C5A5E" w:rsidRDefault="001C5A5E" w:rsidP="001C5A5E">
      <w:r>
        <w:t xml:space="preserve">A31. </w:t>
      </w:r>
      <w:r>
        <w:tab/>
        <w:t>Ao considerar a competência e a capacidade apropriadas da equipe de trabalho como um todo, o sócio encarregado do trabalho pode levar em consideração assuntos como se a equipe:</w:t>
      </w:r>
    </w:p>
    <w:p w14:paraId="3EEF8E0C" w14:textId="77777777" w:rsidR="001C5A5E" w:rsidRDefault="001C5A5E" w:rsidP="001C5A5E">
      <w:r>
        <w:t>•</w:t>
      </w:r>
      <w:r>
        <w:tab/>
        <w:t xml:space="preserve"> </w:t>
      </w:r>
      <w:r>
        <w:tab/>
        <w:t>entendesse e possuísse experiência prática de trabalhos de revisão de natureza e complexidade semelhantes por meio de treinamento e participação apropriados;</w:t>
      </w:r>
    </w:p>
    <w:p w14:paraId="07293289" w14:textId="77777777" w:rsidR="001C5A5E" w:rsidRDefault="001C5A5E" w:rsidP="001C5A5E">
      <w:r>
        <w:t>•</w:t>
      </w:r>
      <w:r>
        <w:tab/>
        <w:t xml:space="preserve"> </w:t>
      </w:r>
      <w:r>
        <w:tab/>
        <w:t>entendesse as normas técnicas e exigências legais e regulamentares;</w:t>
      </w:r>
    </w:p>
    <w:p w14:paraId="528472E2" w14:textId="77777777" w:rsidR="001C5A5E" w:rsidRDefault="001C5A5E" w:rsidP="001C5A5E">
      <w:r>
        <w:t>•</w:t>
      </w:r>
      <w:r>
        <w:tab/>
        <w:t xml:space="preserve"> </w:t>
      </w:r>
      <w:r>
        <w:tab/>
        <w:t>possuísse especialização técnica, incluindo especialização pertinente em tecnologia da informação e áreas especializadas de contabilidade ou asseguração;</w:t>
      </w:r>
    </w:p>
    <w:p w14:paraId="3E381C06" w14:textId="77777777" w:rsidR="001C5A5E" w:rsidRDefault="001C5A5E" w:rsidP="001C5A5E">
      <w:r>
        <w:t>•</w:t>
      </w:r>
      <w:r>
        <w:tab/>
        <w:t xml:space="preserve"> </w:t>
      </w:r>
      <w:r>
        <w:tab/>
        <w:t>possuísse capacidade para aplicar julgamento profissional;</w:t>
      </w:r>
    </w:p>
    <w:p w14:paraId="0997D671" w14:textId="77777777" w:rsidR="001C5A5E" w:rsidRDefault="001C5A5E" w:rsidP="001C5A5E">
      <w:r>
        <w:t>•</w:t>
      </w:r>
      <w:r>
        <w:tab/>
        <w:t xml:space="preserve"> </w:t>
      </w:r>
      <w:r>
        <w:tab/>
        <w:t>entendesse as políticas e procedimentos de controle de qualidade da firma.</w:t>
      </w:r>
    </w:p>
    <w:p w14:paraId="210A72BC" w14:textId="77777777" w:rsidR="001C5A5E" w:rsidRDefault="001C5A5E" w:rsidP="001C5A5E"/>
    <w:p w14:paraId="28E06D4A" w14:textId="77777777" w:rsidR="001C5A5E" w:rsidRDefault="001C5A5E" w:rsidP="001C5A5E">
      <w:r>
        <w:t>Aceitação e continuidade do relacionamento com clientes e de trabalhos de revisão (ver item 25(d)(i))</w:t>
      </w:r>
    </w:p>
    <w:p w14:paraId="44CD854D" w14:textId="77777777" w:rsidR="001C5A5E" w:rsidRDefault="001C5A5E" w:rsidP="001C5A5E"/>
    <w:p w14:paraId="1B7FB783" w14:textId="77777777" w:rsidR="001C5A5E" w:rsidRDefault="001C5A5E" w:rsidP="001C5A5E">
      <w:r>
        <w:t xml:space="preserve">A32. </w:t>
      </w:r>
      <w:r>
        <w:tab/>
        <w:t>A NBC PA 01 requer que a firma obtenha as informações que considerar necessárias nas circunstâncias, antes de aceitar um trabalho com novo cliente, quando decidir sobre a continuação do trabalho existente e quando considerar a aceitação de novo trabalho com cliente existente. Tal informação auxilia o sócio do trabalho a determinar se a aceitação e continuidade do relacionamento com o cliente e de trabalhos de revisão são apropriados. Esse processo pode incluir informações sobre:</w:t>
      </w:r>
    </w:p>
    <w:p w14:paraId="0DAFDC95" w14:textId="77777777" w:rsidR="001C5A5E" w:rsidRDefault="001C5A5E" w:rsidP="001C5A5E">
      <w:r>
        <w:t>•</w:t>
      </w:r>
      <w:r>
        <w:tab/>
        <w:t xml:space="preserve">  </w:t>
      </w:r>
      <w:r>
        <w:tab/>
        <w:t>a integridade dos principais proprietários, do pessoal-chave da administração e dos responsáveis pela governança do cliente; e</w:t>
      </w:r>
    </w:p>
    <w:p w14:paraId="2EADF840" w14:textId="77777777" w:rsidR="001C5A5E" w:rsidRDefault="001C5A5E" w:rsidP="001C5A5E">
      <w:r>
        <w:t>•</w:t>
      </w:r>
      <w:r>
        <w:tab/>
        <w:t xml:space="preserve">  </w:t>
      </w:r>
      <w:r>
        <w:tab/>
        <w:t>assuntos significativos que surgiram durante o trabalho de revisão atual ou anterior e suas implicações para a continuidade do relacionamento.</w:t>
      </w:r>
    </w:p>
    <w:p w14:paraId="63198AF6" w14:textId="77777777" w:rsidR="001C5A5E" w:rsidRDefault="001C5A5E" w:rsidP="001C5A5E"/>
    <w:p w14:paraId="65F4E5CB" w14:textId="77777777" w:rsidR="001C5A5E" w:rsidRDefault="001C5A5E" w:rsidP="001C5A5E">
      <w:r>
        <w:t xml:space="preserve">A33. </w:t>
      </w:r>
      <w:r>
        <w:tab/>
        <w:t>Se o sócio do trabalho tem motivos para duvidar da integridade da administração em grau que possa afetar o adequado desempenho da revisão, não é apropriado, de acordo com esta Norma, aceitar o trabalho, a menos que exigido por lei ou regulamento, pois isso pode associar o nome do auditor de maneira inadequada com as demonstrações contábeis da entidade.</w:t>
      </w:r>
    </w:p>
    <w:p w14:paraId="7F208232" w14:textId="77777777" w:rsidR="001C5A5E" w:rsidRDefault="001C5A5E" w:rsidP="001C5A5E"/>
    <w:p w14:paraId="1D2FB61F" w14:textId="77777777" w:rsidR="001C5A5E" w:rsidRDefault="001C5A5E" w:rsidP="001C5A5E">
      <w:r>
        <w:t>Aceitação e continuidade do relacionamento com clientes e de trabalhos de revisão (ver item 29)</w:t>
      </w:r>
    </w:p>
    <w:p w14:paraId="4A6A83C6" w14:textId="77777777" w:rsidR="001C5A5E" w:rsidRDefault="001C5A5E" w:rsidP="001C5A5E"/>
    <w:p w14:paraId="734E2BD4" w14:textId="77777777" w:rsidR="001C5A5E" w:rsidRDefault="001C5A5E" w:rsidP="001C5A5E">
      <w:r>
        <w:t xml:space="preserve">A34. </w:t>
      </w:r>
      <w:r>
        <w:tab/>
        <w:t>Ao longo do trabalho, o auditor deve analisar a continuidade dos trabalhos e os requisitos éticos pertinentes, incluindo independência, caso ocorram alterações nas condições e circunstâncias. A execução de procedimentos iniciais sobre a continuidade de trabalhos e avaliação das exigências éticas pertinentes (inclusive independência) no início do trabalho evidencia decisões do auditor e ações anteriores para o desempenho de outras atividades importantes para o trabalho.</w:t>
      </w:r>
    </w:p>
    <w:p w14:paraId="18F4493F" w14:textId="77777777" w:rsidR="001C5A5E" w:rsidRDefault="001C5A5E" w:rsidP="001C5A5E"/>
    <w:p w14:paraId="6EAAB8A5" w14:textId="77777777" w:rsidR="001C5A5E" w:rsidRDefault="001C5A5E" w:rsidP="001C5A5E">
      <w:r>
        <w:t>Fatores que afetam a aceitação e a continuidade do relacionamento com clientes e trabalhos de revisão (ver item 29)</w:t>
      </w:r>
    </w:p>
    <w:p w14:paraId="267A8C14" w14:textId="77777777" w:rsidR="001C5A5E" w:rsidRDefault="001C5A5E" w:rsidP="001C5A5E"/>
    <w:p w14:paraId="465C91BD" w14:textId="77777777" w:rsidR="001C5A5E" w:rsidRDefault="001C5A5E" w:rsidP="001C5A5E">
      <w:r>
        <w:t xml:space="preserve">A35. </w:t>
      </w:r>
      <w:r>
        <w:tab/>
        <w:t>Os trabalhos de asseguração só podem ser aceitos quando possuam certas características que sejam propícias para alcançar os objetivos do auditor especificados para o trabalho.</w:t>
      </w:r>
    </w:p>
    <w:p w14:paraId="684FDB85" w14:textId="77777777" w:rsidR="001C5A5E" w:rsidRDefault="001C5A5E" w:rsidP="001C5A5E"/>
    <w:p w14:paraId="5AA571AE" w14:textId="77777777" w:rsidR="001C5A5E" w:rsidRDefault="001C5A5E" w:rsidP="001C5A5E">
      <w:r>
        <w:t>Propósito racional (ver item 29(a)(i))</w:t>
      </w:r>
    </w:p>
    <w:p w14:paraId="1806FD6D" w14:textId="77777777" w:rsidR="001C5A5E" w:rsidRDefault="001C5A5E" w:rsidP="001C5A5E"/>
    <w:p w14:paraId="5F34F093" w14:textId="77777777" w:rsidR="001C5A5E" w:rsidRDefault="001C5A5E" w:rsidP="001C5A5E">
      <w:r>
        <w:t xml:space="preserve">A36. </w:t>
      </w:r>
      <w:r>
        <w:tab/>
        <w:t>O trabalho não tem propósito racional se, por exemplo:</w:t>
      </w:r>
    </w:p>
    <w:p w14:paraId="0CFE172A" w14:textId="77777777" w:rsidR="001C5A5E" w:rsidRDefault="001C5A5E" w:rsidP="001C5A5E">
      <w:r>
        <w:t xml:space="preserve">(a) </w:t>
      </w:r>
      <w:r>
        <w:tab/>
        <w:t>existir limitação significativa no alcance do trabalho do auditor;</w:t>
      </w:r>
    </w:p>
    <w:p w14:paraId="0ACB5EFB" w14:textId="77777777" w:rsidR="001C5A5E" w:rsidRDefault="001C5A5E" w:rsidP="001C5A5E">
      <w:r>
        <w:t xml:space="preserve">(b) </w:t>
      </w:r>
      <w:r>
        <w:tab/>
        <w:t>o auditor suspeitar que a parte contratante pretenda associar seu nome com as demonstrações contábeis de forma inadequada; ou</w:t>
      </w:r>
    </w:p>
    <w:p w14:paraId="370789EB" w14:textId="77777777" w:rsidR="001C5A5E" w:rsidRDefault="001C5A5E" w:rsidP="001C5A5E">
      <w:r>
        <w:t xml:space="preserve">(c) </w:t>
      </w:r>
      <w:r>
        <w:tab/>
        <w:t>o trabalho se destinar a atender os requisitos de conformidade da legislação pertinente ou regulamentação e tal lei ou regulamento requeira que as demonstrações contábeis sejam auditadas (em vez de revisadas).</w:t>
      </w:r>
    </w:p>
    <w:p w14:paraId="3742C1D5" w14:textId="77777777" w:rsidR="001C5A5E" w:rsidRDefault="001C5A5E" w:rsidP="001C5A5E"/>
    <w:p w14:paraId="1712CA78" w14:textId="77777777" w:rsidR="001C5A5E" w:rsidRDefault="001C5A5E" w:rsidP="001C5A5E">
      <w:r>
        <w:t>Trabalho apropriado de revisão (ver item 29(a)(ii))</w:t>
      </w:r>
    </w:p>
    <w:p w14:paraId="46EE1903" w14:textId="77777777" w:rsidR="001C5A5E" w:rsidRDefault="001C5A5E" w:rsidP="001C5A5E"/>
    <w:p w14:paraId="37426381" w14:textId="77777777" w:rsidR="001C5A5E" w:rsidRDefault="001C5A5E" w:rsidP="001C5A5E">
      <w:r>
        <w:t xml:space="preserve">A37. </w:t>
      </w:r>
      <w:r>
        <w:tab/>
        <w:t>Quando o entendimento preliminar do auditor das circunstâncias do trabalho indicar que aceitar um trabalho de revisão não seria apropriado, o auditor pode considerar a recomendação de que outro tipo de trabalho seja realizado. Dependendo das circunstâncias, o auditor pode, por exemplo, acreditar que o trabalho de auditoria seja mais apropriado do que o de revisão. Em outros casos, se as circunstâncias do trabalho impedirem a execução de trabalho de asseguração, o auditor pode recomendar um trabalho de compilação ou outros serviços de contabilidade, como apropriado.</w:t>
      </w:r>
    </w:p>
    <w:p w14:paraId="08F0166C" w14:textId="77777777" w:rsidR="001C5A5E" w:rsidRDefault="001C5A5E" w:rsidP="001C5A5E"/>
    <w:p w14:paraId="7D98D671" w14:textId="77777777" w:rsidR="001C5A5E" w:rsidRDefault="001C5A5E" w:rsidP="001C5A5E">
      <w:r>
        <w:t>Informações necessárias para executar o trabalho de revisão (ver item 29(c))</w:t>
      </w:r>
    </w:p>
    <w:p w14:paraId="6B67A981" w14:textId="77777777" w:rsidR="001C5A5E" w:rsidRDefault="001C5A5E" w:rsidP="001C5A5E"/>
    <w:p w14:paraId="02DEAED5" w14:textId="77777777" w:rsidR="001C5A5E" w:rsidRDefault="001C5A5E" w:rsidP="001C5A5E">
      <w:r>
        <w:t xml:space="preserve">A38. </w:t>
      </w:r>
      <w:r>
        <w:tab/>
        <w:t>Um exemplo de situação onde o auditor pode ter motivos para duvidar de que a informação necessária para executar a revisão esteja disponível ou que ela seja confiável é quando os registros contábeis necessários para fins de execução de procedimentos analíticos apresentarem indícios de serem substancialmente imprecisos ou incompletos. Esta consideração não é direcionada à necessidade que às vezes surge no curso do trabalho de revisão para recomendar lançamentos de ajustes necessários para finalizar as demonstrações contábeis elaboradas pela administração.</w:t>
      </w:r>
    </w:p>
    <w:p w14:paraId="33E5C353" w14:textId="77777777" w:rsidR="001C5A5E" w:rsidRDefault="001C5A5E" w:rsidP="001C5A5E"/>
    <w:p w14:paraId="10830580" w14:textId="77777777" w:rsidR="001C5A5E" w:rsidRDefault="001C5A5E" w:rsidP="001C5A5E">
      <w:r>
        <w:t xml:space="preserve">Precondição para aceitar trabalho de revisão (ver item 30) </w:t>
      </w:r>
    </w:p>
    <w:p w14:paraId="0D76A86A" w14:textId="77777777" w:rsidR="001C5A5E" w:rsidRDefault="001C5A5E" w:rsidP="001C5A5E"/>
    <w:p w14:paraId="1C27A4BB" w14:textId="77777777" w:rsidR="001C5A5E" w:rsidRDefault="001C5A5E" w:rsidP="001C5A5E">
      <w:r>
        <w:t xml:space="preserve">A39. </w:t>
      </w:r>
      <w:r>
        <w:tab/>
        <w:t>Esta Norma requer, também, que o auditor verifique certos assuntos que estejam sob controle da entidade, onde é necessário que o auditor e a administração da entidade estejam de acordo, antes de o auditor aceitar o trabalho.</w:t>
      </w:r>
    </w:p>
    <w:p w14:paraId="37E75295" w14:textId="77777777" w:rsidR="001C5A5E" w:rsidRDefault="001C5A5E" w:rsidP="001C5A5E"/>
    <w:p w14:paraId="4057DDE5" w14:textId="77777777" w:rsidR="001C5A5E" w:rsidRDefault="001C5A5E" w:rsidP="001C5A5E">
      <w:r>
        <w:t>Estrutura de relatório financeiro aplicável (ver item 30(a))</w:t>
      </w:r>
    </w:p>
    <w:p w14:paraId="05E863C6" w14:textId="77777777" w:rsidR="001C5A5E" w:rsidRDefault="001C5A5E" w:rsidP="001C5A5E"/>
    <w:p w14:paraId="3F4864A4" w14:textId="77777777" w:rsidR="001C5A5E" w:rsidRDefault="001C5A5E" w:rsidP="001C5A5E">
      <w:r>
        <w:t xml:space="preserve">A40. </w:t>
      </w:r>
      <w:r>
        <w:tab/>
        <w:t>Uma condição para a aceitação de trabalho de asseguração é que os critérios (item 34 da NBC TA ESTRUTURA CONCEITUAL – Estrutura Conceitual para Trabalhos de Asseguração) sejam adequados e disponíveis para os usuários previstos, conforme item 17(b)(ii) da referida Estrutura Conceitual. Para os propósitos desta Norma, a estrutura de relatório financeiro aplicável fornece os critérios para que o auditor os utilize na revisão das demonstrações contábeis, incluindo, se for o caso, a adequada apresentação das demonstrações contábeis. Algumas estruturas de relatório financeiro são estruturas de apresentação adequada, enquanto outras são estruturas de conformidade. Os requisitos da estrutura de relatório financeiro aplicável determinam a forma e o conteúdo das demonstrações contábeis, incluindo o que se constitui um conjunto completo de demonstrações contábeis.</w:t>
      </w:r>
    </w:p>
    <w:p w14:paraId="5749CCE1" w14:textId="77777777" w:rsidR="001C5A5E" w:rsidRDefault="001C5A5E" w:rsidP="001C5A5E"/>
    <w:p w14:paraId="4545C3C2" w14:textId="77777777" w:rsidR="001C5A5E" w:rsidRDefault="001C5A5E" w:rsidP="001C5A5E">
      <w:r>
        <w:t xml:space="preserve">Aceitabilidade da estrutura de relatório financeiro aplicável </w:t>
      </w:r>
    </w:p>
    <w:p w14:paraId="2073B229" w14:textId="77777777" w:rsidR="001C5A5E" w:rsidRDefault="001C5A5E" w:rsidP="001C5A5E"/>
    <w:p w14:paraId="118689B7" w14:textId="77777777" w:rsidR="001C5A5E" w:rsidRDefault="001C5A5E" w:rsidP="001C5A5E">
      <w:r>
        <w:t xml:space="preserve">A41. </w:t>
      </w:r>
      <w:r>
        <w:tab/>
        <w:t>Sem uma estrutura de relatório financeiro aceitável, a administração não possui base apropriada para a elaboração das demonstrações contábeis e o auditor independente não tem critérios apropriados para a revisão das demonstrações contábeis.</w:t>
      </w:r>
    </w:p>
    <w:p w14:paraId="715DFB82" w14:textId="77777777" w:rsidR="001C5A5E" w:rsidRDefault="001C5A5E" w:rsidP="001C5A5E"/>
    <w:p w14:paraId="3D8695C0" w14:textId="77777777" w:rsidR="001C5A5E" w:rsidRDefault="001C5A5E" w:rsidP="001C5A5E">
      <w:r>
        <w:t xml:space="preserve">A42. </w:t>
      </w:r>
      <w:r>
        <w:tab/>
        <w:t>A determinação da aceitabilidade, pelo auditor, da estrutura de relatório financeiro aplicada nas demonstrações contábeis é efetuada no contexto do seu entendimento de quem são os usuários das demonstrações contábeis. Os usuários finais são: a pessoa, pessoas ou grupo de pessoas para quem o auditor elabora o seu relatório de revisão. O auditor pode não ter condição de identificar todos aqueles que lerão o seu relatório, particularmente quando há grande número de pessoas que tenham acesso ao relatório.</w:t>
      </w:r>
    </w:p>
    <w:p w14:paraId="6F2BB366" w14:textId="77777777" w:rsidR="001C5A5E" w:rsidRDefault="001C5A5E" w:rsidP="001C5A5E"/>
    <w:p w14:paraId="7A8E4949" w14:textId="77777777" w:rsidR="001C5A5E" w:rsidRDefault="001C5A5E" w:rsidP="001C5A5E">
      <w:r>
        <w:t xml:space="preserve">A43. </w:t>
      </w:r>
      <w:r>
        <w:tab/>
        <w:t xml:space="preserve">Em muitos casos, na ausência de quaisquer indicações em contrário, o auditor pode presumir que a estrutura de relatório financeiro aplicável seja aceitável (por exemplo, estrutura de relatório financeiro que esteja prescrita por lei ou regulamentação específica a ser utilizada na elaboração das demonstrações contábeis de propósitos gerais, para certos tipos de entidades). </w:t>
      </w:r>
    </w:p>
    <w:p w14:paraId="3F9E71D3" w14:textId="77777777" w:rsidR="001C5A5E" w:rsidRDefault="001C5A5E" w:rsidP="001C5A5E"/>
    <w:p w14:paraId="3C8192AE" w14:textId="77777777" w:rsidR="001C5A5E" w:rsidRDefault="001C5A5E" w:rsidP="001C5A5E">
      <w:r>
        <w:t xml:space="preserve">A44. </w:t>
      </w:r>
      <w:r>
        <w:tab/>
        <w:t xml:space="preserve">Os fatores que são relevantes para a determinação do auditor quanto à aceitabilidade da estrutura de relatório financeiro a ser aplicada na elaboração de demonstrações contábeis incluem: </w:t>
      </w:r>
    </w:p>
    <w:p w14:paraId="51E4EDAF" w14:textId="77777777" w:rsidR="001C5A5E" w:rsidRDefault="001C5A5E" w:rsidP="001C5A5E">
      <w:r>
        <w:t>•</w:t>
      </w:r>
      <w:r>
        <w:tab/>
        <w:t xml:space="preserve">  </w:t>
      </w:r>
      <w:r>
        <w:tab/>
        <w:t xml:space="preserve">a natureza da entidade (por exemplo, se é empresa comercial, entidade do setor público ou organização sem fins lucrativos); </w:t>
      </w:r>
    </w:p>
    <w:p w14:paraId="567F2F8F" w14:textId="77777777" w:rsidR="001C5A5E" w:rsidRDefault="001C5A5E" w:rsidP="001C5A5E">
      <w:r>
        <w:t>•</w:t>
      </w:r>
      <w:r>
        <w:tab/>
        <w:t xml:space="preserve">  </w:t>
      </w:r>
      <w:r>
        <w:tab/>
        <w:t xml:space="preserve">o propósito das demonstrações contábeis (por exemplo, se elas são elaboradas para atender as necessidades por informações financeiras comuns de vasta gama de usuários ou as necessidades de usuários específicos); </w:t>
      </w:r>
    </w:p>
    <w:p w14:paraId="68506ABF" w14:textId="77777777" w:rsidR="001C5A5E" w:rsidRDefault="001C5A5E" w:rsidP="001C5A5E">
      <w:r>
        <w:t>•</w:t>
      </w:r>
      <w:r>
        <w:tab/>
        <w:t xml:space="preserve">  </w:t>
      </w:r>
      <w:r>
        <w:tab/>
        <w:t xml:space="preserve">a natureza das demonstrações contábeis (por exemplo, se elas se constituem em conjunto completo ou se é uma demonstração contábil isolada); </w:t>
      </w:r>
    </w:p>
    <w:p w14:paraId="701C0D81" w14:textId="77777777" w:rsidR="001C5A5E" w:rsidRDefault="001C5A5E" w:rsidP="001C5A5E">
      <w:r>
        <w:t>•</w:t>
      </w:r>
      <w:r>
        <w:tab/>
        <w:t xml:space="preserve">  </w:t>
      </w:r>
      <w:r>
        <w:tab/>
        <w:t xml:space="preserve">se a estrutura de relatórios financeiros aplicável está prescrita em legislação ou regulamentação pertinente. </w:t>
      </w:r>
    </w:p>
    <w:p w14:paraId="7F3F122F" w14:textId="77777777" w:rsidR="001C5A5E" w:rsidRDefault="001C5A5E" w:rsidP="001C5A5E"/>
    <w:p w14:paraId="31A98CE3" w14:textId="77777777" w:rsidR="001C5A5E" w:rsidRDefault="001C5A5E" w:rsidP="001C5A5E">
      <w:r>
        <w:t xml:space="preserve">A45. </w:t>
      </w:r>
      <w:r>
        <w:tab/>
        <w:t xml:space="preserve">Caso a estrutura de relatório financeiro utilizada na elaboração das demonstrações contábeis não seja aceitável, em vista dos propósitos a que as demonstrações se destinem e a administração não concorde em utilizar uma estrutura que seja aceitável pelo auditor, o trabalho de revisão não deve ser aceito pelo auditor independente. </w:t>
      </w:r>
    </w:p>
    <w:p w14:paraId="508EA506" w14:textId="77777777" w:rsidR="001C5A5E" w:rsidRDefault="001C5A5E" w:rsidP="001C5A5E"/>
    <w:p w14:paraId="0B5DB8BD" w14:textId="77777777" w:rsidR="001C5A5E" w:rsidRDefault="001C5A5E" w:rsidP="001C5A5E">
      <w:r>
        <w:t xml:space="preserve">A46. </w:t>
      </w:r>
      <w:r>
        <w:tab/>
        <w:t xml:space="preserve">As deficiências na estrutura de relatório financeiro aplicável que indicarem que ela não é aceitável podem ser encontradas após a aceitação do trabalho de revisão. Quando o uso dessa estrutura não for prescrito por lei ou regulamentação, a administração pode decidir por adotar outra estrutura que seja aceitável. Quando a administração assim o fizer, é requerido do auditor independente que ele estabeleça os novos termos do trabalho de revisão com a administração, a fim de refletir a mudança da estrutura de relatório financeiro que será utilizada. </w:t>
      </w:r>
    </w:p>
    <w:p w14:paraId="2584F12B" w14:textId="77777777" w:rsidR="001C5A5E" w:rsidRDefault="001C5A5E" w:rsidP="001C5A5E"/>
    <w:p w14:paraId="7824D589" w14:textId="77777777" w:rsidR="001C5A5E" w:rsidRDefault="001C5A5E" w:rsidP="001C5A5E">
      <w:r>
        <w:t>Responsabilidades da administração e dos responsáveis pela governança (ver itens 30(b) e 37(e))</w:t>
      </w:r>
      <w:r>
        <w:tab/>
        <w:t xml:space="preserve"> </w:t>
      </w:r>
    </w:p>
    <w:p w14:paraId="3820DD95" w14:textId="77777777" w:rsidR="001C5A5E" w:rsidRDefault="001C5A5E" w:rsidP="001C5A5E"/>
    <w:p w14:paraId="5FE17DDC" w14:textId="77777777" w:rsidR="001C5A5E" w:rsidRDefault="001C5A5E" w:rsidP="001C5A5E">
      <w:r>
        <w:t xml:space="preserve">A47. </w:t>
      </w:r>
      <w:r>
        <w:tab/>
        <w:t xml:space="preserve">As demonstrações contábeis a serem revisadas são aquelas da entidade, elaboradas pela administração com supervisão dos responsáveis pela governança. Esta Norma não impõe responsabilidades sobre a administração e sobre os responsáveis pela governança, tampouco substitui leis e regulamentações que estabeleçam suas respectivas responsabilidades. Contudo, uma revisão de acordo com esta Norma é conduzida na premissa de que a administração e os responsáveis pela governança, conforme apropriado, tenham reconhecido certas responsabilidades que são fundamentais à condução da revisão. A revisão das demonstrações contábeis não exime a administração e os responsáveis pela governança de suas responsabilidades. </w:t>
      </w:r>
    </w:p>
    <w:p w14:paraId="68A64DDE" w14:textId="77777777" w:rsidR="001C5A5E" w:rsidRDefault="001C5A5E" w:rsidP="001C5A5E"/>
    <w:p w14:paraId="4F061B88" w14:textId="77777777" w:rsidR="001C5A5E" w:rsidRDefault="001C5A5E" w:rsidP="001C5A5E">
      <w:r>
        <w:t xml:space="preserve">A48. </w:t>
      </w:r>
      <w:r>
        <w:tab/>
        <w:t xml:space="preserve">Como parte de sua responsabilidade pela elaboração das demonstrações contábeis, é exigido da administração que exerça julgamento ao fazer estimativas contábeis que sejam razoáveis nas circunstâncias, que selecione e aplique políticas contábeis apropriadas. Esses julgamentos são feitos no contexto da estrutura de relatórios financeiro aplicável. </w:t>
      </w:r>
    </w:p>
    <w:p w14:paraId="385B2119" w14:textId="77777777" w:rsidR="001C5A5E" w:rsidRDefault="001C5A5E" w:rsidP="001C5A5E"/>
    <w:p w14:paraId="1B119D1E" w14:textId="77777777" w:rsidR="001C5A5E" w:rsidRDefault="001C5A5E" w:rsidP="001C5A5E">
      <w:r>
        <w:t xml:space="preserve">A49. </w:t>
      </w:r>
      <w:r>
        <w:tab/>
        <w:t>Devido à importância das precondições para realizar uma revisão de demonstrações contábeis, esta Norma requer que o auditor independente obtenha a concordância da administração de que ela entende as suas responsabilidades antes de aceitar o trabalho de revisão. O auditor independente pode obter a concordância da administração tanto verbal quanto por escrito. Entretanto, a concordância da administração deve ser subsequentemente formalizada na carta de contratação.</w:t>
      </w:r>
    </w:p>
    <w:p w14:paraId="0DC543FF" w14:textId="77777777" w:rsidR="001C5A5E" w:rsidRDefault="001C5A5E" w:rsidP="001C5A5E"/>
    <w:p w14:paraId="63CE34AC" w14:textId="77777777" w:rsidR="001C5A5E" w:rsidRDefault="001C5A5E" w:rsidP="001C5A5E">
      <w:r>
        <w:t xml:space="preserve">A50. </w:t>
      </w:r>
      <w:r>
        <w:tab/>
        <w:t>Caso a administração e os responsáveis pela governança, quando apropriado, não reconheçam ou futuramente não reconhecerem suas responsabilidades em relação às demonstrações contábeis, não é apropriado aceitar o trabalho a menos que alguma lei ou regulamentação exija do auditor independente que o faça. Em circunstâncias em que é requerido do auditor independente aceitar a realização do trabalho de revisão, ele pode ter que explicar à administração e aos responsáveis pela governança a importância desses assuntos e as implicações ao trabalho de revisão.</w:t>
      </w:r>
    </w:p>
    <w:p w14:paraId="78C79CAC" w14:textId="77777777" w:rsidR="001C5A5E" w:rsidRDefault="001C5A5E" w:rsidP="001C5A5E"/>
    <w:p w14:paraId="1CD26BCC" w14:textId="77777777" w:rsidR="001C5A5E" w:rsidRDefault="001C5A5E" w:rsidP="001C5A5E">
      <w:r>
        <w:t xml:space="preserve">Considerações adicionais quando a redação do relatório do auditor independente for prescrita por lei ou regulamentação (ver itens 34 e 35) </w:t>
      </w:r>
    </w:p>
    <w:p w14:paraId="4F7E2795" w14:textId="77777777" w:rsidR="001C5A5E" w:rsidRDefault="001C5A5E" w:rsidP="001C5A5E"/>
    <w:p w14:paraId="35C15AFE" w14:textId="77777777" w:rsidR="001C5A5E" w:rsidRDefault="001C5A5E" w:rsidP="001C5A5E">
      <w:r>
        <w:t xml:space="preserve">A51. </w:t>
      </w:r>
      <w:r>
        <w:tab/>
        <w:t xml:space="preserve">Esta Norma requer que o auditor independente não faça qualquer referência de cumprimento com esta Norma a menos que ele tenha cumprido com todos os requerimentos dela que sejam pertinentes ao trabalho de revisão. Leis e regulamentações podem prescrever questões em relação ao trabalho que comumente levariam o auditor independente à decisão de recusar o trabalho caso fosse possível fazê-lo, por exemplo, se: </w:t>
      </w:r>
    </w:p>
    <w:p w14:paraId="55CC9046" w14:textId="77777777" w:rsidR="001C5A5E" w:rsidRDefault="001C5A5E" w:rsidP="001C5A5E">
      <w:r>
        <w:t>•</w:t>
      </w:r>
      <w:r>
        <w:tab/>
        <w:t xml:space="preserve">  </w:t>
      </w:r>
      <w:r>
        <w:tab/>
        <w:t xml:space="preserve">o auditor independente considerar que a estrutura de relatórios financeiros prescrita por lei ou regulamentação não seja aceitável; ou </w:t>
      </w:r>
    </w:p>
    <w:p w14:paraId="23C7AAA4" w14:textId="77777777" w:rsidR="001C5A5E" w:rsidRDefault="001C5A5E" w:rsidP="001C5A5E">
      <w:r>
        <w:t>•</w:t>
      </w:r>
      <w:r>
        <w:tab/>
        <w:t xml:space="preserve">  </w:t>
      </w:r>
      <w:r>
        <w:tab/>
        <w:t>o formato prescrito ou a redação do relatório do auditor independente apresentar formas ou termos que sejam significativamente diferentes do formato ou redação exigida por esta Norma.</w:t>
      </w:r>
    </w:p>
    <w:p w14:paraId="3DEA2DEB" w14:textId="77777777" w:rsidR="001C5A5E" w:rsidRDefault="001C5A5E" w:rsidP="001C5A5E">
      <w:r>
        <w:t xml:space="preserve">De acordo com esta Norma, uma revisão conduzida nessas circunstâncias não estaria em conformidade com ela e, dessa forma, o auditor independente não pode fazer qualquer referência a ela em seu relatório de revisão. Muito embora o auditor independente não possa representar conformidade com esta Norma, ele é encorajado, entretanto, a aplicá-la, incluindo os requerimentos de relatórios na medida do possível. Quando for apropriado para evitar mal-entendidos, o auditor independente pode considerar incluir uma declaração no relatório de que a revisão não foi elaborada e conduzida de acordo com esta Norma. </w:t>
      </w:r>
    </w:p>
    <w:p w14:paraId="5BF07021" w14:textId="77777777" w:rsidR="001C5A5E" w:rsidRDefault="001C5A5E" w:rsidP="001C5A5E"/>
    <w:p w14:paraId="320A8113" w14:textId="77777777" w:rsidR="001C5A5E" w:rsidRDefault="001C5A5E" w:rsidP="001C5A5E">
      <w:r>
        <w:t>Aceitação dos termos do trabalho</w:t>
      </w:r>
    </w:p>
    <w:p w14:paraId="58067CA2" w14:textId="77777777" w:rsidR="001C5A5E" w:rsidRDefault="001C5A5E" w:rsidP="001C5A5E"/>
    <w:p w14:paraId="0BE83EAD" w14:textId="77777777" w:rsidR="001C5A5E" w:rsidRDefault="001C5A5E" w:rsidP="001C5A5E">
      <w:r>
        <w:t xml:space="preserve">Carta de contratação ou outra forma de acordo por escrito (ver item 37) </w:t>
      </w:r>
    </w:p>
    <w:p w14:paraId="67B934EF" w14:textId="77777777" w:rsidR="001C5A5E" w:rsidRDefault="001C5A5E" w:rsidP="001C5A5E"/>
    <w:p w14:paraId="4730969B" w14:textId="77777777" w:rsidR="001C5A5E" w:rsidRDefault="001C5A5E" w:rsidP="001C5A5E">
      <w:r>
        <w:t xml:space="preserve">A52. </w:t>
      </w:r>
      <w:r>
        <w:tab/>
        <w:t>É de interesse da administração, dos responsáveis pela governança e do auditor independente, que este envie a carta de contratação antes da realização do trabalho de revisão, a fim de evitar mal-entendidos em relação ao trabalho.</w:t>
      </w:r>
    </w:p>
    <w:p w14:paraId="2E0E93B9" w14:textId="77777777" w:rsidR="001C5A5E" w:rsidRDefault="001C5A5E" w:rsidP="001C5A5E"/>
    <w:p w14:paraId="0045EAC4" w14:textId="77777777" w:rsidR="001C5A5E" w:rsidRDefault="001C5A5E" w:rsidP="001C5A5E">
      <w:r>
        <w:t xml:space="preserve">Forma e conteúdo da carta de contratação </w:t>
      </w:r>
    </w:p>
    <w:p w14:paraId="154C0A6B" w14:textId="77777777" w:rsidR="001C5A5E" w:rsidRDefault="001C5A5E" w:rsidP="001C5A5E"/>
    <w:p w14:paraId="21385A9B" w14:textId="77777777" w:rsidR="001C5A5E" w:rsidRDefault="001C5A5E" w:rsidP="001C5A5E">
      <w:r>
        <w:t xml:space="preserve">A53. </w:t>
      </w:r>
      <w:r>
        <w:tab/>
        <w:t>A forma e o conteúdo da carta de contratação podem variar para cada trabalho. Além de incluírem os assuntos requeridos por esta Norma, a carta de contratação pode fazer referência, por exemplo:</w:t>
      </w:r>
    </w:p>
    <w:p w14:paraId="09F8A2D7" w14:textId="77777777" w:rsidR="001C5A5E" w:rsidRDefault="001C5A5E" w:rsidP="001C5A5E">
      <w:r>
        <w:t>•</w:t>
      </w:r>
      <w:r>
        <w:tab/>
        <w:t xml:space="preserve">  </w:t>
      </w:r>
      <w:r>
        <w:tab/>
        <w:t xml:space="preserve">aos entendimentos referentes ao envolvimento de outros auditores independentes e especialistas no trabalho de revisão; </w:t>
      </w:r>
    </w:p>
    <w:p w14:paraId="228BD671" w14:textId="77777777" w:rsidR="001C5A5E" w:rsidRDefault="001C5A5E" w:rsidP="001C5A5E">
      <w:r>
        <w:t>•</w:t>
      </w:r>
      <w:r>
        <w:tab/>
        <w:t xml:space="preserve">  </w:t>
      </w:r>
      <w:r>
        <w:tab/>
        <w:t xml:space="preserve">aos entendimentos a serem feitos com o auditor independente antecessor, se houver, no caso de trabalho inicial; </w:t>
      </w:r>
    </w:p>
    <w:p w14:paraId="69AE79B3" w14:textId="77777777" w:rsidR="001C5A5E" w:rsidRDefault="001C5A5E" w:rsidP="001C5A5E">
      <w:r>
        <w:t>•</w:t>
      </w:r>
      <w:r>
        <w:tab/>
        <w:t xml:space="preserve">  </w:t>
      </w:r>
      <w:r>
        <w:tab/>
        <w:t xml:space="preserve">ao fato de que trabalho de revisão não irá satisfazer quaisquer requerimentos estatutários ou de terceiros relacionados ao trabalho de auditoria; </w:t>
      </w:r>
    </w:p>
    <w:p w14:paraId="657FC142" w14:textId="77777777" w:rsidR="001C5A5E" w:rsidRDefault="001C5A5E" w:rsidP="001C5A5E">
      <w:r>
        <w:t>•</w:t>
      </w:r>
      <w:r>
        <w:tab/>
        <w:t xml:space="preserve">  </w:t>
      </w:r>
      <w:r>
        <w:tab/>
        <w:t xml:space="preserve">à expectativa de que a administração fornecerá representações por escrito ao auditor independente; </w:t>
      </w:r>
    </w:p>
    <w:p w14:paraId="7125FD21" w14:textId="77777777" w:rsidR="001C5A5E" w:rsidRDefault="001C5A5E" w:rsidP="001C5A5E">
      <w:r>
        <w:t>•</w:t>
      </w:r>
      <w:r>
        <w:tab/>
        <w:t xml:space="preserve">  </w:t>
      </w:r>
      <w:r>
        <w:tab/>
        <w:t xml:space="preserve">à concordância da administração em informar o auditor independente os fatos que possam afetar as demonstrações contábeis, dos quais a administração pode vir a tomar conhecimento, durante o período entre a data do relatório do auditor independente e a data em que as demonstrações contábeis forem divulgadas; </w:t>
      </w:r>
    </w:p>
    <w:p w14:paraId="596CDA5D" w14:textId="77777777" w:rsidR="001C5A5E" w:rsidRDefault="001C5A5E" w:rsidP="001C5A5E">
      <w:r>
        <w:t>•</w:t>
      </w:r>
      <w:r>
        <w:tab/>
        <w:t xml:space="preserve">  </w:t>
      </w:r>
      <w:r>
        <w:tab/>
        <w:t xml:space="preserve">à solicitação à administração para que ela confirme o recebimento da carta de contratação e que concorde com os termos do trabalho nela definidos. </w:t>
      </w:r>
    </w:p>
    <w:p w14:paraId="400219E5" w14:textId="77777777" w:rsidR="001C5A5E" w:rsidRDefault="001C5A5E" w:rsidP="001C5A5E"/>
    <w:p w14:paraId="2BA8468D" w14:textId="77777777" w:rsidR="001C5A5E" w:rsidRDefault="001C5A5E" w:rsidP="001C5A5E">
      <w:r>
        <w:t xml:space="preserve">Revisão de demonstrações (ou informações) contábeis dos componentes do grupo </w:t>
      </w:r>
    </w:p>
    <w:p w14:paraId="71A75953" w14:textId="77777777" w:rsidR="001C5A5E" w:rsidRDefault="001C5A5E" w:rsidP="001C5A5E"/>
    <w:p w14:paraId="3C1AB7A5" w14:textId="77777777" w:rsidR="001C5A5E" w:rsidRDefault="001C5A5E" w:rsidP="001C5A5E">
      <w:r>
        <w:t xml:space="preserve">A54. </w:t>
      </w:r>
      <w:r>
        <w:tab/>
        <w:t>O auditor das demonstrações contábeis do grupo de entidades pode solicitar que outro auditor realize a revisão das informações contábeis de entidade componente do grupo. Dependendo das instruções do auditor do grupo, a revisão dessas informações de componente pode ser realizada de acordo com esta Norma. O auditor do grupo pode, também, especificar procedimentos adicionais a fim de complementar o trabalho efetuado para a revisão realizada de acordo com esta Norma. Quando outro auditor que conduz a revisão for o próprio auditor das demonstrações contábeis do componente da entidade, a revisão não será realizada de acordo com esta Norma e sim de acordo com a NBC TR 2410.</w:t>
      </w:r>
    </w:p>
    <w:p w14:paraId="6803FD65" w14:textId="77777777" w:rsidR="001C5A5E" w:rsidRDefault="001C5A5E" w:rsidP="001C5A5E"/>
    <w:p w14:paraId="7C1CFE54" w14:textId="77777777" w:rsidR="001C5A5E" w:rsidRDefault="001C5A5E" w:rsidP="001C5A5E">
      <w:r>
        <w:t xml:space="preserve">Responsabilidades da administração prescritas por lei ou regulamento (ver item 37(e)) </w:t>
      </w:r>
    </w:p>
    <w:p w14:paraId="7F55D945" w14:textId="77777777" w:rsidR="001C5A5E" w:rsidRDefault="001C5A5E" w:rsidP="001C5A5E"/>
    <w:p w14:paraId="1B7D168B" w14:textId="77777777" w:rsidR="001C5A5E" w:rsidRDefault="001C5A5E" w:rsidP="001C5A5E">
      <w:r>
        <w:t xml:space="preserve">A55. </w:t>
      </w:r>
      <w:r>
        <w:tab/>
        <w:t xml:space="preserve">Se, nas circunstâncias do trabalho, o auditor concluir que não seja necessário incluir certos termos na carta de contratação, ainda assim é requerido que ele obtenha a concordância por escrito, por parte da administração e dos responsáveis pela governança, quando apropriado, conforme requerido por esta Norma e que eles reconheçam e compreendam suas responsabilidades definidas nesta Norma. Essa concordância por escrito pode utilizar a redação contida em lei ou regulamento, se a lei ou regulamento estabelecer responsabilidades para a administração que sejam equivalentes em efeito àquelas descritas nesta Norma. </w:t>
      </w:r>
    </w:p>
    <w:p w14:paraId="28D68A52" w14:textId="77777777" w:rsidR="001C5A5E" w:rsidRDefault="001C5A5E" w:rsidP="001C5A5E"/>
    <w:p w14:paraId="49852BA1" w14:textId="77777777" w:rsidR="001C5A5E" w:rsidRDefault="001C5A5E" w:rsidP="001C5A5E">
      <w:r>
        <w:t xml:space="preserve">Carta ilustrativa de contratação (ver item 37) </w:t>
      </w:r>
    </w:p>
    <w:p w14:paraId="14E7900A" w14:textId="77777777" w:rsidR="001C5A5E" w:rsidRDefault="001C5A5E" w:rsidP="001C5A5E"/>
    <w:p w14:paraId="128D8D3A" w14:textId="77777777" w:rsidR="001C5A5E" w:rsidRDefault="001C5A5E" w:rsidP="001C5A5E">
      <w:r>
        <w:t xml:space="preserve">A56. </w:t>
      </w:r>
      <w:r>
        <w:tab/>
        <w:t xml:space="preserve">O Apêndice I apresenta exemplo ilustrativo de carta de contratação para trabalhos de revisão. </w:t>
      </w:r>
    </w:p>
    <w:p w14:paraId="5B6FA962" w14:textId="77777777" w:rsidR="001C5A5E" w:rsidRDefault="001C5A5E" w:rsidP="001C5A5E"/>
    <w:p w14:paraId="65C20119" w14:textId="77777777" w:rsidR="001C5A5E" w:rsidRDefault="001C5A5E" w:rsidP="001C5A5E">
      <w:r>
        <w:t xml:space="preserve">Trabalhos recorrentes (ver item 38) </w:t>
      </w:r>
    </w:p>
    <w:p w14:paraId="5EB0F685" w14:textId="77777777" w:rsidR="001C5A5E" w:rsidRDefault="001C5A5E" w:rsidP="001C5A5E"/>
    <w:p w14:paraId="45EE2F5F" w14:textId="77777777" w:rsidR="001C5A5E" w:rsidRDefault="001C5A5E" w:rsidP="001C5A5E">
      <w:r>
        <w:t xml:space="preserve">A57. </w:t>
      </w:r>
      <w:r>
        <w:tab/>
        <w:t xml:space="preserve">O auditor pode decidir não encaminhar nova carta de contratação ou outra forma de acordo por escrito em cada período. Entretanto, os seguintes fatores podem indicar que seja apropriado revisar os termos do trabalho de revisão ou para relembrar a administração e os responsáveis pela governança, conforme apropriado, dos termos existentes do trabalho: </w:t>
      </w:r>
    </w:p>
    <w:p w14:paraId="5D9C2E4B" w14:textId="77777777" w:rsidR="001C5A5E" w:rsidRDefault="001C5A5E" w:rsidP="001C5A5E">
      <w:r>
        <w:t>•</w:t>
      </w:r>
      <w:r>
        <w:tab/>
        <w:t xml:space="preserve">  </w:t>
      </w:r>
      <w:r>
        <w:tab/>
        <w:t>qualquer indicação de que a administração interprete erroneamente o objetivo e o alcance da revisão;</w:t>
      </w:r>
    </w:p>
    <w:p w14:paraId="4BA8EAD5" w14:textId="77777777" w:rsidR="001C5A5E" w:rsidRDefault="001C5A5E" w:rsidP="001C5A5E">
      <w:r>
        <w:t>•</w:t>
      </w:r>
      <w:r>
        <w:tab/>
        <w:t xml:space="preserve">  </w:t>
      </w:r>
      <w:r>
        <w:tab/>
        <w:t>quaisquer condições alteradas ou especiais do trabalho;</w:t>
      </w:r>
    </w:p>
    <w:p w14:paraId="2A45C353" w14:textId="77777777" w:rsidR="001C5A5E" w:rsidRDefault="001C5A5E" w:rsidP="001C5A5E">
      <w:r>
        <w:t>•</w:t>
      </w:r>
      <w:r>
        <w:tab/>
        <w:t xml:space="preserve">  </w:t>
      </w:r>
      <w:r>
        <w:tab/>
        <w:t xml:space="preserve">alteração recente na alta administração da entidade; </w:t>
      </w:r>
    </w:p>
    <w:p w14:paraId="516307BD" w14:textId="77777777" w:rsidR="001C5A5E" w:rsidRDefault="001C5A5E" w:rsidP="001C5A5E">
      <w:r>
        <w:t>•</w:t>
      </w:r>
      <w:r>
        <w:tab/>
        <w:t xml:space="preserve"> </w:t>
      </w:r>
      <w:r>
        <w:tab/>
        <w:t xml:space="preserve">alteração significativa nas participações societárias da entidade; </w:t>
      </w:r>
    </w:p>
    <w:p w14:paraId="5F2CCD87" w14:textId="77777777" w:rsidR="001C5A5E" w:rsidRDefault="001C5A5E" w:rsidP="001C5A5E">
      <w:r>
        <w:t>•</w:t>
      </w:r>
      <w:r>
        <w:tab/>
        <w:t xml:space="preserve">  </w:t>
      </w:r>
      <w:r>
        <w:tab/>
        <w:t xml:space="preserve">mudança significativa na natureza ou no tamanho dos negócios da entidade; </w:t>
      </w:r>
    </w:p>
    <w:p w14:paraId="54D59526" w14:textId="77777777" w:rsidR="001C5A5E" w:rsidRDefault="001C5A5E" w:rsidP="001C5A5E">
      <w:r>
        <w:t>•</w:t>
      </w:r>
      <w:r>
        <w:tab/>
        <w:t xml:space="preserve">  </w:t>
      </w:r>
      <w:r>
        <w:tab/>
        <w:t xml:space="preserve">alteração nos requerimentos legais e regulamentares que afete a entidade; </w:t>
      </w:r>
    </w:p>
    <w:p w14:paraId="20C7BC3B" w14:textId="77777777" w:rsidR="001C5A5E" w:rsidRDefault="001C5A5E" w:rsidP="001C5A5E">
      <w:r>
        <w:t>•</w:t>
      </w:r>
      <w:r>
        <w:tab/>
        <w:t xml:space="preserve">  </w:t>
      </w:r>
      <w:r>
        <w:tab/>
        <w:t>alteração na estrutura de relatório financeiro aplicável.</w:t>
      </w:r>
    </w:p>
    <w:p w14:paraId="298CECB7" w14:textId="77777777" w:rsidR="001C5A5E" w:rsidRDefault="001C5A5E" w:rsidP="001C5A5E"/>
    <w:p w14:paraId="1E61F4AF" w14:textId="77777777" w:rsidR="001C5A5E" w:rsidRDefault="001C5A5E" w:rsidP="001C5A5E">
      <w:r>
        <w:t xml:space="preserve">Aceitação de mudança nos termos do trabalho de revisão </w:t>
      </w:r>
    </w:p>
    <w:p w14:paraId="2EF4AD00" w14:textId="77777777" w:rsidR="001C5A5E" w:rsidRDefault="001C5A5E" w:rsidP="001C5A5E"/>
    <w:p w14:paraId="7B9DA127" w14:textId="77777777" w:rsidR="001C5A5E" w:rsidRDefault="001C5A5E" w:rsidP="001C5A5E">
      <w:r>
        <w:t>Solicitação para alterar os termos do trabalho de revisão (ver item 39)</w:t>
      </w:r>
    </w:p>
    <w:p w14:paraId="693C524C" w14:textId="77777777" w:rsidR="001C5A5E" w:rsidRDefault="001C5A5E" w:rsidP="001C5A5E"/>
    <w:p w14:paraId="4A2E14A3" w14:textId="77777777" w:rsidR="001C5A5E" w:rsidRDefault="001C5A5E" w:rsidP="001C5A5E">
      <w:r>
        <w:t xml:space="preserve">A58. </w:t>
      </w:r>
      <w:r>
        <w:tab/>
        <w:t xml:space="preserve">Uma solicitação da entidade para mudança nos termos do trabalho de revisão pode resultar de fatores, incluindo: </w:t>
      </w:r>
    </w:p>
    <w:p w14:paraId="64DA81B0" w14:textId="77777777" w:rsidR="001C5A5E" w:rsidRDefault="001C5A5E" w:rsidP="001C5A5E">
      <w:r>
        <w:t>•</w:t>
      </w:r>
      <w:r>
        <w:tab/>
        <w:t xml:space="preserve">  </w:t>
      </w:r>
      <w:r>
        <w:tab/>
        <w:t xml:space="preserve">alteração nas circunstâncias que afete a necessidade do serviço; </w:t>
      </w:r>
    </w:p>
    <w:p w14:paraId="2DAE19ED" w14:textId="77777777" w:rsidR="001C5A5E" w:rsidRDefault="001C5A5E" w:rsidP="001C5A5E">
      <w:r>
        <w:t>•</w:t>
      </w:r>
      <w:r>
        <w:tab/>
        <w:t xml:space="preserve">  </w:t>
      </w:r>
      <w:r>
        <w:tab/>
        <w:t xml:space="preserve">mal-entendidos quanto à natureza do trabalho de revisão conforme solicitado originalmente; </w:t>
      </w:r>
    </w:p>
    <w:p w14:paraId="0B255C89" w14:textId="77777777" w:rsidR="001C5A5E" w:rsidRDefault="001C5A5E" w:rsidP="001C5A5E">
      <w:r>
        <w:t>•</w:t>
      </w:r>
      <w:r>
        <w:tab/>
        <w:t xml:space="preserve">  </w:t>
      </w:r>
      <w:r>
        <w:tab/>
        <w:t xml:space="preserve">restrição no alcance do trabalho de revisão imposta pela administração ou causada por outras circunstâncias. </w:t>
      </w:r>
    </w:p>
    <w:p w14:paraId="335BB987" w14:textId="77777777" w:rsidR="001C5A5E" w:rsidRDefault="001C5A5E" w:rsidP="001C5A5E"/>
    <w:p w14:paraId="60E94E00" w14:textId="77777777" w:rsidR="001C5A5E" w:rsidRDefault="001C5A5E" w:rsidP="001C5A5E">
      <w:r>
        <w:t xml:space="preserve">A59. </w:t>
      </w:r>
      <w:r>
        <w:tab/>
        <w:t xml:space="preserve">Uma mudança nas circunstâncias que afete os requerimentos da entidade ou um mal-entendido em relação à natureza do serviço originalmente solicitado pode ser considerada como justificativa razoável, para solicitar uma alteração dos termos do trabalho de revisão. </w:t>
      </w:r>
    </w:p>
    <w:p w14:paraId="71624DA8" w14:textId="77777777" w:rsidR="001C5A5E" w:rsidRDefault="001C5A5E" w:rsidP="001C5A5E"/>
    <w:p w14:paraId="634A294E" w14:textId="77777777" w:rsidR="001C5A5E" w:rsidRDefault="001C5A5E" w:rsidP="001C5A5E">
      <w:r>
        <w:t xml:space="preserve">A60. </w:t>
      </w:r>
      <w:r>
        <w:tab/>
        <w:t xml:space="preserve">Por outro lado, uma alteração pode não ser considerada razoável se aparentemente a alteração estiver relacionada a informações que sejam incorretas, incompletas ou de outra forma insatisfatórias. Um exemplo dessa situação pode ocorrer no caso em que o auditor não for capaz de obter evidências apropriadas e suficientes para um item relevante nas demonstrações contábeis e, para evitar a expressão de uma conclusão com modificação pelo auditor, a administração solicita que o trabalho seja alterado para um trabalho que não seja de asseguração, como, por exemplo, trabalho de procedimento previamente acordado (NBC TSC 4400) ou outro serviço correlato. </w:t>
      </w:r>
    </w:p>
    <w:p w14:paraId="2F1F782B" w14:textId="77777777" w:rsidR="001C5A5E" w:rsidRDefault="001C5A5E" w:rsidP="001C5A5E"/>
    <w:p w14:paraId="6551D380" w14:textId="77777777" w:rsidR="001C5A5E" w:rsidRDefault="001C5A5E" w:rsidP="001C5A5E">
      <w:r>
        <w:t xml:space="preserve">Solicitação de alteração da natureza do trabalho (ver item 40) </w:t>
      </w:r>
    </w:p>
    <w:p w14:paraId="0F2BB317" w14:textId="77777777" w:rsidR="001C5A5E" w:rsidRDefault="001C5A5E" w:rsidP="001C5A5E"/>
    <w:p w14:paraId="1A8227D0" w14:textId="77777777" w:rsidR="001C5A5E" w:rsidRDefault="001C5A5E" w:rsidP="001C5A5E">
      <w:r>
        <w:t xml:space="preserve">A61. </w:t>
      </w:r>
      <w:r>
        <w:tab/>
        <w:t>Antes de concordar em alterar o trabalho de revisão para outro tipo de trabalho ou serviço correlato, o auditor que for responsável em realizar a revisão de acordo com esta Norma pode necessitar avaliar, além das questões referidas nesta Norma, quaisquer implicações legais ou contratuais da alteração.</w:t>
      </w:r>
    </w:p>
    <w:p w14:paraId="0E3E21B8" w14:textId="77777777" w:rsidR="001C5A5E" w:rsidRDefault="001C5A5E" w:rsidP="001C5A5E"/>
    <w:p w14:paraId="00A04A71" w14:textId="77777777" w:rsidR="001C5A5E" w:rsidRDefault="001C5A5E" w:rsidP="001C5A5E">
      <w:r>
        <w:t xml:space="preserve">A62. </w:t>
      </w:r>
      <w:r>
        <w:tab/>
        <w:t>Se o auditor concluir que há justificativa razoável para alterar o trabalho de revisão para outro tipo de trabalho ou serviço correlato, o trabalho executado no trabalho de revisão até a data da alteração pode ser útil para o novo tipo de trabalho, no entanto, o trabalho a ser realizado e o relatório a ser emitido são aqueles apropriados a esse novo trabalho. Para evitar confusão, o relatório sobre outros trabalhos ou serviços correlatos não deve fazer referência:</w:t>
      </w:r>
    </w:p>
    <w:p w14:paraId="2054862D" w14:textId="77777777" w:rsidR="001C5A5E" w:rsidRDefault="001C5A5E" w:rsidP="001C5A5E">
      <w:r>
        <w:t xml:space="preserve">(a) </w:t>
      </w:r>
      <w:r>
        <w:tab/>
        <w:t xml:space="preserve">ao trabalho de revisão original; ou </w:t>
      </w:r>
    </w:p>
    <w:p w14:paraId="65AC3DDE" w14:textId="77777777" w:rsidR="001C5A5E" w:rsidRDefault="001C5A5E" w:rsidP="001C5A5E">
      <w:r>
        <w:t xml:space="preserve">(b) </w:t>
      </w:r>
      <w:r>
        <w:tab/>
        <w:t xml:space="preserve">quaisquer procedimentos que possam ter sido efetuados no trabalho original de revisão, exceto quando o trabalho de revisão for alterado para um trabalho de procedimentos previamente acordados, quando a referência aos procedimentos executados constitui parte normal do relatório. </w:t>
      </w:r>
    </w:p>
    <w:p w14:paraId="1BCE6AF8" w14:textId="77777777" w:rsidR="001C5A5E" w:rsidRDefault="001C5A5E" w:rsidP="001C5A5E"/>
    <w:p w14:paraId="58EA6AE2" w14:textId="77777777" w:rsidR="001C5A5E" w:rsidRDefault="001C5A5E" w:rsidP="001C5A5E">
      <w:r>
        <w:t xml:space="preserve">Comunicação com a administração e com os responsáveis pela governança (ver item 42) </w:t>
      </w:r>
    </w:p>
    <w:p w14:paraId="3413422F" w14:textId="77777777" w:rsidR="001C5A5E" w:rsidRDefault="001C5A5E" w:rsidP="001C5A5E"/>
    <w:p w14:paraId="61DED5FF" w14:textId="77777777" w:rsidR="001C5A5E" w:rsidRDefault="001C5A5E" w:rsidP="001C5A5E">
      <w:r>
        <w:t xml:space="preserve">A63. </w:t>
      </w:r>
      <w:r>
        <w:tab/>
        <w:t xml:space="preserve">No trabalho de revisão, as comunicações do auditor com a administração e com os responsáveis pela governança podem resultar em: </w:t>
      </w:r>
    </w:p>
    <w:p w14:paraId="3CC47812" w14:textId="77777777" w:rsidR="001C5A5E" w:rsidRDefault="001C5A5E" w:rsidP="001C5A5E">
      <w:r>
        <w:t xml:space="preserve">(a) </w:t>
      </w:r>
      <w:r>
        <w:tab/>
        <w:t xml:space="preserve">indagações que o auditor faz ao longo do curso da execução dos procedimentos de revisão; e </w:t>
      </w:r>
    </w:p>
    <w:p w14:paraId="583F1B9C" w14:textId="77777777" w:rsidR="001C5A5E" w:rsidRDefault="001C5A5E" w:rsidP="001C5A5E">
      <w:r>
        <w:t xml:space="preserve">(b) </w:t>
      </w:r>
      <w:r>
        <w:tab/>
        <w:t>outras comunicações, no contexto onde tal comunicação seja eficaz (duas vias de direção) para compreender os assuntos identificados e a fim de desenvolver um relacionamento de trabalho construtivo.</w:t>
      </w:r>
    </w:p>
    <w:p w14:paraId="08131E0C" w14:textId="77777777" w:rsidR="001C5A5E" w:rsidRDefault="001C5A5E" w:rsidP="001C5A5E"/>
    <w:p w14:paraId="607454D3" w14:textId="77777777" w:rsidR="001C5A5E" w:rsidRDefault="001C5A5E" w:rsidP="001C5A5E">
      <w:r>
        <w:t xml:space="preserve">A64. </w:t>
      </w:r>
      <w:r>
        <w:tab/>
        <w:t>A época apropriada para comunicações varia conforme as circunstâncias do trabalho. Fatores importantes incluem a relevância e a natureza dos assuntos, assim como qualquer ação esperada a ser tomada pela administração ou pelos responsáveis pela governança. Por exemplo, pode ser apropriado comunicar uma dificuldade significativa encontrada durante a revisão o quanto antes, se a administração ou os responsáveis pela governança puderem auxiliar o auditor na superação da dificuldade.</w:t>
      </w:r>
    </w:p>
    <w:p w14:paraId="69E711C5" w14:textId="77777777" w:rsidR="001C5A5E" w:rsidRDefault="001C5A5E" w:rsidP="001C5A5E"/>
    <w:p w14:paraId="60A19AB7" w14:textId="77777777" w:rsidR="001C5A5E" w:rsidRDefault="001C5A5E" w:rsidP="001C5A5E">
      <w:r>
        <w:t xml:space="preserve">A65. </w:t>
      </w:r>
      <w:r>
        <w:tab/>
        <w:t xml:space="preserve">Leis e regulamentos podem restringir as comunicações pelo auditor de certos assuntos aos responsáveis pela governança. Por exemplo, leis ou regulamentos podem proibir especificamente uma comunicação ou outra ação, que poderia prejudicar uma investigação por autoridade competente de ato ilegal suspeito ou concreto. Em algumas circunstâncias, conflitos potenciais entre as obrigações do auditor, de confidencialidade e obrigações de comunicação podem ser complexas. Em tais casos, o auditor pode considerar a obtenção de aconselhamento legal. </w:t>
      </w:r>
    </w:p>
    <w:p w14:paraId="32B94AC1" w14:textId="77777777" w:rsidR="001C5A5E" w:rsidRDefault="001C5A5E" w:rsidP="001C5A5E"/>
    <w:p w14:paraId="097593A7" w14:textId="77777777" w:rsidR="001C5A5E" w:rsidRDefault="001C5A5E" w:rsidP="001C5A5E">
      <w:r>
        <w:t xml:space="preserve">Comunicação de assuntos relativos à revisão </w:t>
      </w:r>
    </w:p>
    <w:p w14:paraId="7EAE105B" w14:textId="77777777" w:rsidR="001C5A5E" w:rsidRDefault="001C5A5E" w:rsidP="001C5A5E"/>
    <w:p w14:paraId="76B67714" w14:textId="77777777" w:rsidR="001C5A5E" w:rsidRDefault="001C5A5E" w:rsidP="001C5A5E">
      <w:r>
        <w:t xml:space="preserve">A66. </w:t>
      </w:r>
      <w:r>
        <w:tab/>
        <w:t xml:space="preserve">De acordo com esta Norma, os assuntos a serem comunicados à administração ou aos responsáveis pela governança, conforme apropriado, podem incluir: </w:t>
      </w:r>
    </w:p>
    <w:p w14:paraId="51033C91" w14:textId="77777777" w:rsidR="001C5A5E" w:rsidRDefault="001C5A5E" w:rsidP="001C5A5E">
      <w:r>
        <w:t>•</w:t>
      </w:r>
      <w:r>
        <w:tab/>
        <w:t xml:space="preserve">  </w:t>
      </w:r>
      <w:r>
        <w:tab/>
        <w:t xml:space="preserve">as responsabilidades do auditor no trabalho de revisão incluídos na carta de contratação ou outra forma apropriada de concordância por escrito; </w:t>
      </w:r>
    </w:p>
    <w:p w14:paraId="04375BB9" w14:textId="77777777" w:rsidR="001C5A5E" w:rsidRDefault="001C5A5E" w:rsidP="001C5A5E">
      <w:r>
        <w:t>•</w:t>
      </w:r>
      <w:r>
        <w:tab/>
        <w:t xml:space="preserve">  </w:t>
      </w:r>
      <w:r>
        <w:tab/>
        <w:t xml:space="preserve">os assuntos significativos identificados na revisão, por exemplo: </w:t>
      </w:r>
    </w:p>
    <w:p w14:paraId="5AC681E7" w14:textId="77777777" w:rsidR="001C5A5E" w:rsidRDefault="001C5A5E" w:rsidP="001C5A5E">
      <w:r>
        <w:t xml:space="preserve">○ </w:t>
      </w:r>
      <w:r>
        <w:tab/>
        <w:t xml:space="preserve">as conclusões do auditor acerca de aspectos qualitativos significativos das práticas contábeis da entidade, incluindo estimativas contábeis e demais divulgações nas demonstrações contábeis; </w:t>
      </w:r>
    </w:p>
    <w:p w14:paraId="0C724F84" w14:textId="77777777" w:rsidR="001C5A5E" w:rsidRDefault="001C5A5E" w:rsidP="001C5A5E">
      <w:r>
        <w:t xml:space="preserve">○ </w:t>
      </w:r>
      <w:r>
        <w:tab/>
        <w:t xml:space="preserve">assuntos significativos decorrentes da execução dos procedimentos, incluindo situações onde o auditor tenha considerado a execução de procedimentos adicionais de acordo com os requerimentos desta Norma. Pode ser necessário que o auditor confirme se os responsáveis pela governança têm a mesma compreensão dos fatos e circunstâncias pertinentes para as transações ou eventos específicos; </w:t>
      </w:r>
    </w:p>
    <w:p w14:paraId="18613134" w14:textId="77777777" w:rsidR="001C5A5E" w:rsidRDefault="001C5A5E" w:rsidP="001C5A5E">
      <w:r>
        <w:t xml:space="preserve">○ </w:t>
      </w:r>
      <w:r>
        <w:tab/>
        <w:t xml:space="preserve">assuntos que surgirem e que possam conduzir à modificação da conclusão do auditor; </w:t>
      </w:r>
    </w:p>
    <w:p w14:paraId="63A95ED9" w14:textId="77777777" w:rsidR="001C5A5E" w:rsidRDefault="001C5A5E" w:rsidP="001C5A5E">
      <w:r>
        <w:t xml:space="preserve">○ </w:t>
      </w:r>
      <w:r>
        <w:tab/>
        <w:t>dificuldades significativas, se houver, encontradas durante a revisão, por exemplo, indisponibilidade de informações esperadas; limitação não esperada na obtenção de evidências que o auditor considere necessárias para a revisão; ou restrições impostas por parte da administração. Em algumas circunstâncias, tais dificuldades podem representar uma limitação no alcance que, se não eliminadas pela administração ou pelos responsáveis pela governança, possam levar à emissão de relatório com modificação pelo auditor ou a sua retirada do trabalho em certas circunstâncias.</w:t>
      </w:r>
    </w:p>
    <w:p w14:paraId="73A88531" w14:textId="77777777" w:rsidR="001C5A5E" w:rsidRDefault="001C5A5E" w:rsidP="001C5A5E"/>
    <w:p w14:paraId="230AAB41" w14:textId="77777777" w:rsidR="001C5A5E" w:rsidRDefault="001C5A5E" w:rsidP="001C5A5E">
      <w:r>
        <w:t xml:space="preserve">A67. </w:t>
      </w:r>
      <w:r>
        <w:tab/>
        <w:t xml:space="preserve">Em algumas entidades, diferentes pessoas são responsáveis pela administração e pela governança da entidade. Nessas circunstâncias, a administração pode ter a responsabilidade de comunicar assuntos de interesse da governança aos responsáveis pela governança. A comunicação desses assuntos pela administração não exime o auditor da responsabilidade de, também, comunicá-los aos responsáveis pela governança. Todavia, a comunicação desses assuntos pela administração pode afetar a forma ou o momento das comunicações do auditor com os responsáveis pela governança. </w:t>
      </w:r>
    </w:p>
    <w:p w14:paraId="6B58993A" w14:textId="77777777" w:rsidR="001C5A5E" w:rsidRDefault="001C5A5E" w:rsidP="001C5A5E"/>
    <w:p w14:paraId="40FB4440" w14:textId="77777777" w:rsidR="001C5A5E" w:rsidRDefault="001C5A5E" w:rsidP="001C5A5E">
      <w:r>
        <w:t xml:space="preserve">Comunicação com terceiros </w:t>
      </w:r>
    </w:p>
    <w:p w14:paraId="02762099" w14:textId="77777777" w:rsidR="001C5A5E" w:rsidRDefault="001C5A5E" w:rsidP="001C5A5E"/>
    <w:p w14:paraId="08CD3CCA" w14:textId="77777777" w:rsidR="001C5A5E" w:rsidRDefault="001C5A5E" w:rsidP="001C5A5E">
      <w:r>
        <w:t xml:space="preserve">A68. </w:t>
      </w:r>
      <w:r>
        <w:tab/>
        <w:t xml:space="preserve">Em algumas situações, o auditor pode ser requerido, por lei ou regulamento, por exemplo, a: </w:t>
      </w:r>
    </w:p>
    <w:p w14:paraId="44A1D57F" w14:textId="77777777" w:rsidR="001C5A5E" w:rsidRDefault="001C5A5E" w:rsidP="001C5A5E">
      <w:r>
        <w:t>•</w:t>
      </w:r>
      <w:r>
        <w:tab/>
        <w:t xml:space="preserve">  </w:t>
      </w:r>
      <w:r>
        <w:tab/>
        <w:t>notificar o órgão regulador sobre certos assuntos comunicados aos responsáveis pela governança. Por exemplo, em algumas situações, o auditor tem o dever de relatar distorções às autoridades quando a administração e os responsáveis pela governança não tomarem ações corretivas;</w:t>
      </w:r>
    </w:p>
    <w:p w14:paraId="0F8837E1" w14:textId="77777777" w:rsidR="001C5A5E" w:rsidRDefault="001C5A5E" w:rsidP="001C5A5E">
      <w:r>
        <w:t>•</w:t>
      </w:r>
      <w:r>
        <w:tab/>
        <w:t xml:space="preserve">  </w:t>
      </w:r>
      <w:r>
        <w:tab/>
        <w:t xml:space="preserve">enviar cópias de certos relatórios elaborados aos responsáveis pela governança, a órgãos reguladores ou entidades financiadoras, ou em alguns casos, tornar tais relatórios disponíveis publicamente. </w:t>
      </w:r>
    </w:p>
    <w:p w14:paraId="77D4799E" w14:textId="77777777" w:rsidR="001C5A5E" w:rsidRDefault="001C5A5E" w:rsidP="001C5A5E"/>
    <w:p w14:paraId="2D4A9C29" w14:textId="77777777" w:rsidR="001C5A5E" w:rsidRDefault="001C5A5E" w:rsidP="001C5A5E">
      <w:r>
        <w:t xml:space="preserve">A69. </w:t>
      </w:r>
      <w:r>
        <w:tab/>
        <w:t xml:space="preserve">A menos que requerido por lei ou regulamento, o auditor pode necessitar o consentimento prévio da administração ou dos responsáveis pela governança para fornecer, a terceiros, cópia das comunicações dele com os responsáveis pela governança. </w:t>
      </w:r>
    </w:p>
    <w:p w14:paraId="22558AD1" w14:textId="77777777" w:rsidR="001C5A5E" w:rsidRDefault="001C5A5E" w:rsidP="001C5A5E"/>
    <w:p w14:paraId="46BB3710" w14:textId="77777777" w:rsidR="001C5A5E" w:rsidRDefault="001C5A5E" w:rsidP="001C5A5E">
      <w:r>
        <w:t>Execução do trabalho</w:t>
      </w:r>
    </w:p>
    <w:p w14:paraId="173C3110" w14:textId="77777777" w:rsidR="001C5A5E" w:rsidRDefault="001C5A5E" w:rsidP="001C5A5E"/>
    <w:p w14:paraId="7B32FAE4" w14:textId="77777777" w:rsidR="001C5A5E" w:rsidRDefault="001C5A5E" w:rsidP="001C5A5E">
      <w:r>
        <w:t xml:space="preserve">Materialidade na revisão de demonstrações contábeis (ver item 43) </w:t>
      </w:r>
    </w:p>
    <w:p w14:paraId="6DCFF2FD" w14:textId="77777777" w:rsidR="001C5A5E" w:rsidRDefault="001C5A5E" w:rsidP="001C5A5E"/>
    <w:p w14:paraId="5DA9BEFB" w14:textId="77777777" w:rsidR="001C5A5E" w:rsidRDefault="001C5A5E" w:rsidP="001C5A5E">
      <w:r>
        <w:t xml:space="preserve">A70. </w:t>
      </w:r>
      <w:r>
        <w:tab/>
        <w:t xml:space="preserve">A consideração da materialidade pelo auditor é feita no contexto da estrutura de relatório financeiro aplicável. Algumas dessas estruturas discutem o conceito de materialidade no contexto da elaboração e apresentação de demonstrações contábeis. Embora as estruturas de relatórios financeiros possam discutir a materialidade em diferentes situações, elas geralmente esclarecem que: </w:t>
      </w:r>
    </w:p>
    <w:p w14:paraId="541092C0" w14:textId="77777777" w:rsidR="001C5A5E" w:rsidRDefault="001C5A5E" w:rsidP="001C5A5E">
      <w:r>
        <w:t>•</w:t>
      </w:r>
      <w:r>
        <w:tab/>
        <w:t xml:space="preserve">  </w:t>
      </w:r>
      <w:r>
        <w:tab/>
        <w:t xml:space="preserve">distorções, incluindo omissões, sejam consideradas relevantes se, individualmente ou em conjunto, puderem influenciar decisões econômicas que usuários tomem com base nas demonstrações contábeis; </w:t>
      </w:r>
    </w:p>
    <w:p w14:paraId="1ADABB5A" w14:textId="77777777" w:rsidR="001C5A5E" w:rsidRDefault="001C5A5E" w:rsidP="001C5A5E">
      <w:r>
        <w:t>•</w:t>
      </w:r>
      <w:r>
        <w:tab/>
        <w:t xml:space="preserve">  </w:t>
      </w:r>
      <w:r>
        <w:tab/>
        <w:t xml:space="preserve">julgamentos sobre a materialidade sejam feitos à luz de circunstâncias inerentes e sejam afetados pelo tamanho ou natureza da distorção ou a combinação de ambos; e </w:t>
      </w:r>
    </w:p>
    <w:p w14:paraId="545218E0" w14:textId="77777777" w:rsidR="001C5A5E" w:rsidRDefault="001C5A5E" w:rsidP="001C5A5E">
      <w:r>
        <w:t>•</w:t>
      </w:r>
      <w:r>
        <w:tab/>
        <w:t xml:space="preserve">  </w:t>
      </w:r>
      <w:r>
        <w:tab/>
        <w:t>julgamentos sobre assuntos relevantes aos usuários das demonstrações contábeis sejam baseados em considerações sobre as necessidades de informações financeiras comuns de grupo de usuários. O possível efeito de distorções para usuários individuais específicos, cujas necessidades possam variar amplamente, não é considerado.</w:t>
      </w:r>
    </w:p>
    <w:p w14:paraId="6C913784" w14:textId="77777777" w:rsidR="001C5A5E" w:rsidRDefault="001C5A5E" w:rsidP="001C5A5E"/>
    <w:p w14:paraId="1A0BC39C" w14:textId="77777777" w:rsidR="001C5A5E" w:rsidRDefault="001C5A5E" w:rsidP="001C5A5E">
      <w:r>
        <w:t xml:space="preserve">A71. </w:t>
      </w:r>
      <w:r>
        <w:tab/>
        <w:t xml:space="preserve">Se constar na estrutura de relatório financeiro aplicável a discussão sobre o conceito de materialidade, ela fornece uma referência ao auditor para determinar a materialidade para o trabalho de revisão. Se não constar, as considerações anteriores fornecem ao auditor uma estrutura de referência. </w:t>
      </w:r>
    </w:p>
    <w:p w14:paraId="505BE680" w14:textId="77777777" w:rsidR="001C5A5E" w:rsidRDefault="001C5A5E" w:rsidP="001C5A5E"/>
    <w:p w14:paraId="70A6AA7E" w14:textId="77777777" w:rsidR="001C5A5E" w:rsidRDefault="001C5A5E" w:rsidP="001C5A5E">
      <w:r>
        <w:t xml:space="preserve">A72. </w:t>
      </w:r>
      <w:r>
        <w:tab/>
        <w:t xml:space="preserve">A determinação da materialidade pelo auditor é uma questão de julgamento profissional e é afetada pela percepção do auditor quanto às necessidades dos usuários das demonstrações contábeis. Neste contexto, é razoável para o auditor supor que os usuários: </w:t>
      </w:r>
    </w:p>
    <w:p w14:paraId="44E7967D" w14:textId="77777777" w:rsidR="001C5A5E" w:rsidRDefault="001C5A5E" w:rsidP="001C5A5E">
      <w:r>
        <w:t>•</w:t>
      </w:r>
      <w:r>
        <w:tab/>
        <w:t xml:space="preserve">  </w:t>
      </w:r>
      <w:r>
        <w:tab/>
        <w:t xml:space="preserve">tenham conhecimento razoável dos negócios e das atividades econômicas e contábeis e disposição para avaliar cuidadosamente as informações nas demonstrações contábeis com razoável diligência; </w:t>
      </w:r>
    </w:p>
    <w:p w14:paraId="038516DA" w14:textId="77777777" w:rsidR="001C5A5E" w:rsidRDefault="001C5A5E" w:rsidP="001C5A5E">
      <w:r>
        <w:t>•</w:t>
      </w:r>
      <w:r>
        <w:tab/>
        <w:t xml:space="preserve">  </w:t>
      </w:r>
      <w:r>
        <w:tab/>
        <w:t xml:space="preserve">entendam que as demonstrações contábeis são elaboradas, apresentadas e revisadas considerando níveis de materialidade; </w:t>
      </w:r>
    </w:p>
    <w:p w14:paraId="23CA49B7" w14:textId="77777777" w:rsidR="001C5A5E" w:rsidRDefault="001C5A5E" w:rsidP="001C5A5E">
      <w:r>
        <w:t>•</w:t>
      </w:r>
      <w:r>
        <w:tab/>
        <w:t xml:space="preserve">  </w:t>
      </w:r>
      <w:r>
        <w:tab/>
        <w:t xml:space="preserve">reconheçam as incertezas inerentes às mensurações de valores baseadas no uso de estimativas, julgamentos e na consideração de eventos futuros; e </w:t>
      </w:r>
    </w:p>
    <w:p w14:paraId="227AC4E1" w14:textId="77777777" w:rsidR="001C5A5E" w:rsidRDefault="001C5A5E" w:rsidP="001C5A5E">
      <w:r>
        <w:t>•</w:t>
      </w:r>
      <w:r>
        <w:tab/>
        <w:t xml:space="preserve">  </w:t>
      </w:r>
      <w:r>
        <w:tab/>
        <w:t xml:space="preserve">tomem decisões econômicas razoáveis com base nas informações contidas nas demonstrações contábeis. </w:t>
      </w:r>
    </w:p>
    <w:p w14:paraId="5ADFA595" w14:textId="77777777" w:rsidR="001C5A5E" w:rsidRDefault="001C5A5E" w:rsidP="001C5A5E">
      <w:r>
        <w:t xml:space="preserve">Além disso, a menos que o trabalho de revisão seja realizado para demonstrações contábeis que sejam destinadas às necessidades particulares de usuários específicos, o possível efeito das distorções para esses usuários específicos, cujas necessidades de informações podem variar amplamente, não é normalmente considerado. </w:t>
      </w:r>
    </w:p>
    <w:p w14:paraId="50E027A9" w14:textId="77777777" w:rsidR="001C5A5E" w:rsidRDefault="001C5A5E" w:rsidP="001C5A5E"/>
    <w:p w14:paraId="425E52C4" w14:textId="77777777" w:rsidR="001C5A5E" w:rsidRDefault="001C5A5E" w:rsidP="001C5A5E">
      <w:r>
        <w:t xml:space="preserve">A73. </w:t>
      </w:r>
      <w:r>
        <w:tab/>
        <w:t xml:space="preserve">O julgamento do auditor acerca do que seja relevante em relação às demonstrações contábeis como um todo é o mesmo, independentemente do nível de segurança obtido pelo auditor para fundamentar a sua conclusão sobre as demonstrações contábeis. </w:t>
      </w:r>
    </w:p>
    <w:p w14:paraId="3799F0E9" w14:textId="77777777" w:rsidR="001C5A5E" w:rsidRDefault="001C5A5E" w:rsidP="001C5A5E"/>
    <w:p w14:paraId="27BBEDF7" w14:textId="77777777" w:rsidR="001C5A5E" w:rsidRDefault="001C5A5E" w:rsidP="001C5A5E">
      <w:r>
        <w:t xml:space="preserve">Revisão da materialidade (ver item 44) </w:t>
      </w:r>
    </w:p>
    <w:p w14:paraId="6FA4F5F8" w14:textId="77777777" w:rsidR="001C5A5E" w:rsidRDefault="001C5A5E" w:rsidP="001C5A5E"/>
    <w:p w14:paraId="267D11BF" w14:textId="77777777" w:rsidR="001C5A5E" w:rsidRDefault="001C5A5E" w:rsidP="001C5A5E">
      <w:r>
        <w:t xml:space="preserve">A74. </w:t>
      </w:r>
      <w:r>
        <w:tab/>
        <w:t>A determinação da materialidade pelo auditor para as demonstrações contábeis como um todo pode precisar ser revisada durante o trabalho, como resultado de:</w:t>
      </w:r>
    </w:p>
    <w:p w14:paraId="271EA088" w14:textId="77777777" w:rsidR="001C5A5E" w:rsidRDefault="001C5A5E" w:rsidP="001C5A5E">
      <w:r>
        <w:t>•</w:t>
      </w:r>
      <w:r>
        <w:tab/>
        <w:t xml:space="preserve">  </w:t>
      </w:r>
      <w:r>
        <w:tab/>
        <w:t xml:space="preserve">mudança nas circunstâncias ocorridas durante a revisão (por exemplo, decisão de alienar grande parte do negócio da entidade); </w:t>
      </w:r>
    </w:p>
    <w:p w14:paraId="5D015A92" w14:textId="77777777" w:rsidR="001C5A5E" w:rsidRDefault="001C5A5E" w:rsidP="001C5A5E">
      <w:r>
        <w:t>•</w:t>
      </w:r>
      <w:r>
        <w:tab/>
        <w:t xml:space="preserve">  </w:t>
      </w:r>
      <w:r>
        <w:tab/>
        <w:t xml:space="preserve">novas informações ou alteração no entendimento do auditor quanto à entidade e o seu ambiente, como resultado de procedimentos de revisão executados, de acordo com esta Norma (por exemplo, se durante a revisão for identificado que o resultado real poderia ser substancialmente diferente do resultado originalmente esperado e usado inicialmente para determinar a materialidade para as demonstrações contábeis como um todo). </w:t>
      </w:r>
    </w:p>
    <w:p w14:paraId="17FC72BA" w14:textId="77777777" w:rsidR="001C5A5E" w:rsidRDefault="001C5A5E" w:rsidP="001C5A5E"/>
    <w:p w14:paraId="4AC9FB53" w14:textId="77777777" w:rsidR="001C5A5E" w:rsidRDefault="001C5A5E" w:rsidP="001C5A5E">
      <w:r>
        <w:t xml:space="preserve">Entendimento do auditor (ver itens 45 e 46) </w:t>
      </w:r>
    </w:p>
    <w:p w14:paraId="41BB6A02" w14:textId="77777777" w:rsidR="001C5A5E" w:rsidRDefault="001C5A5E" w:rsidP="001C5A5E"/>
    <w:p w14:paraId="4DDE93CF" w14:textId="77777777" w:rsidR="001C5A5E" w:rsidRDefault="001C5A5E" w:rsidP="001C5A5E">
      <w:r>
        <w:t xml:space="preserve">A75. </w:t>
      </w:r>
      <w:r>
        <w:tab/>
        <w:t>O auditor utiliza seu julgamento profissional para determinar a extensão do entendimento da entidade e de seu ambiente, exigido para realizar a revisão das demonstrações contábeis da entidade de acordo com esta Norma. A consideração inicial do auditor é se o entendimento obtido seja suficiente para satisfazer seus objetivos para o trabalho. A amplitude e a profundidade do entendimento geral obtido pelo auditor é menor do que aquele que a administração possui.</w:t>
      </w:r>
    </w:p>
    <w:p w14:paraId="6ED9582B" w14:textId="77777777" w:rsidR="001C5A5E" w:rsidRDefault="001C5A5E" w:rsidP="001C5A5E"/>
    <w:p w14:paraId="23186003" w14:textId="77777777" w:rsidR="001C5A5E" w:rsidRDefault="001C5A5E" w:rsidP="001C5A5E">
      <w:r>
        <w:t xml:space="preserve">A76. </w:t>
      </w:r>
      <w:r>
        <w:tab/>
        <w:t xml:space="preserve">A obtenção do entendimento da entidade e de seu ambiente é um processo dinâmico e contínuo de coleta, atualização e análise de informações durante todo o processo de revisão. O entendimento do auditor é obtido e aplicado de forma interativa na execução do trabalho e é atualizado conforme ocorram mudanças nas condições e circunstâncias. Procedimentos iniciais para aceitação do trabalho e continuidade, no início do trabalho de revisão, são baseados no entendimento preliminar do auditor sobre a entidade e as circunstâncias do trabalho. No relacionamento contínuo com o cliente, o entendimento do auditor inclui conhecimento obtido de trabalhos anteriores realizados pelo auditor em relação às demonstrações contábeis e outras informações financeiras da entidade. </w:t>
      </w:r>
    </w:p>
    <w:p w14:paraId="79280643" w14:textId="77777777" w:rsidR="001C5A5E" w:rsidRDefault="001C5A5E" w:rsidP="001C5A5E"/>
    <w:p w14:paraId="0F853ADE" w14:textId="77777777" w:rsidR="001C5A5E" w:rsidRDefault="001C5A5E" w:rsidP="001C5A5E">
      <w:r>
        <w:t xml:space="preserve">A77. </w:t>
      </w:r>
      <w:r>
        <w:tab/>
        <w:t xml:space="preserve">O entendimento estabelece uma estrutura de referência dentro da qual o auditor planeja e realiza o trabalho de revisão e exerce o julgamento profissional ao longo de todo o trabalho. Especificamente, o entendimento precisa ser suficiente para que o auditor possa identificar áreas nas demonstrações contábeis em que haja maior probabilidade de ocorrer distorções relevantes, a fim de adaptar sua abordagem em desenvolver e executar procedimentos para lidar com tais áreas. </w:t>
      </w:r>
      <w:r>
        <w:tab/>
      </w:r>
    </w:p>
    <w:p w14:paraId="05301A50" w14:textId="77777777" w:rsidR="001C5A5E" w:rsidRDefault="001C5A5E" w:rsidP="001C5A5E"/>
    <w:p w14:paraId="216E235D" w14:textId="77777777" w:rsidR="001C5A5E" w:rsidRDefault="001C5A5E" w:rsidP="001C5A5E">
      <w:r>
        <w:t xml:space="preserve">A78. </w:t>
      </w:r>
      <w:r>
        <w:tab/>
        <w:t xml:space="preserve">Ao obter entendimento da entidade, do seu ambiente e da estrutura de relatório financeiro aplicável, o auditor pode considerar, também: </w:t>
      </w:r>
    </w:p>
    <w:p w14:paraId="194F7862" w14:textId="77777777" w:rsidR="001C5A5E" w:rsidRDefault="001C5A5E" w:rsidP="001C5A5E">
      <w:r>
        <w:t>•</w:t>
      </w:r>
      <w:r>
        <w:tab/>
        <w:t xml:space="preserve">  </w:t>
      </w:r>
      <w:r>
        <w:tab/>
        <w:t xml:space="preserve">se a entidade é componente de grupo de entidades ou entidade associada de outra entidade; </w:t>
      </w:r>
    </w:p>
    <w:p w14:paraId="18CA1A07" w14:textId="77777777" w:rsidR="001C5A5E" w:rsidRDefault="001C5A5E" w:rsidP="001C5A5E">
      <w:r>
        <w:t>•</w:t>
      </w:r>
      <w:r>
        <w:tab/>
        <w:t xml:space="preserve">  </w:t>
      </w:r>
      <w:r>
        <w:tab/>
        <w:t xml:space="preserve">a complexidade da estrutura de relatório financeiro; </w:t>
      </w:r>
    </w:p>
    <w:p w14:paraId="1C552A87" w14:textId="77777777" w:rsidR="001C5A5E" w:rsidRDefault="001C5A5E" w:rsidP="001C5A5E">
      <w:r>
        <w:t>•</w:t>
      </w:r>
      <w:r>
        <w:tab/>
        <w:t xml:space="preserve">  </w:t>
      </w:r>
      <w:r>
        <w:tab/>
        <w:t xml:space="preserve">as obrigações ou os requisitos de relatório financeiro da entidade e se essas obrigações ou requisitos existem em decorrência de lei, regulamento, acordos voluntários estabelecidos pela governança ou acordos de prestação de contas, por exemplo, acordos contratuais com terceiros; </w:t>
      </w:r>
    </w:p>
    <w:p w14:paraId="0A4D486D" w14:textId="77777777" w:rsidR="001C5A5E" w:rsidRDefault="001C5A5E" w:rsidP="001C5A5E">
      <w:r>
        <w:t>•</w:t>
      </w:r>
      <w:r>
        <w:tab/>
        <w:t xml:space="preserve">  </w:t>
      </w:r>
      <w:r>
        <w:tab/>
        <w:t xml:space="preserve">disposições pertinentes em leis e regulamentos que são geralmente reconhecidas por terem efeito direto na determinação de valores e divulgações relevantes nas demonstrações contábeis, tais como legislação tributária e previdenciária; </w:t>
      </w:r>
    </w:p>
    <w:p w14:paraId="51E026BC" w14:textId="77777777" w:rsidR="001C5A5E" w:rsidRDefault="001C5A5E" w:rsidP="001C5A5E">
      <w:r>
        <w:t>•</w:t>
      </w:r>
      <w:r>
        <w:tab/>
        <w:t xml:space="preserve">  </w:t>
      </w:r>
      <w:r>
        <w:tab/>
        <w:t xml:space="preserve">o nível de maturação da estrutura de administração e governança da entidade, concernente à administração e supervisão dos registros contábeis e sistemas de relatório financeiro, que alicerce a elaboração das demonstrações contábeis. Entidades de pequeno porte frequentemente têm menos empregados, o que pode influenciar em como a administração exerce a supervisão. Por exemplo, a segregação de funções pode não ser viável. Entretanto, em entidade de pequeno porte, gerenciada pelo proprietário, o proprietário-diretor pode estar apto a exercer supervisão mais eficaz do que em entidade maior. Essa supervisão pode compensar a ausência de segregação de funções; </w:t>
      </w:r>
    </w:p>
    <w:p w14:paraId="1F3AC96C" w14:textId="77777777" w:rsidR="001C5A5E" w:rsidRDefault="001C5A5E" w:rsidP="001C5A5E">
      <w:r>
        <w:t>•</w:t>
      </w:r>
      <w:r>
        <w:tab/>
        <w:t xml:space="preserve">  </w:t>
      </w:r>
      <w:r>
        <w:tab/>
        <w:t xml:space="preserve">o “tom que vem do topo” e o ambiente de controle da entidade, por meio do qual a entidade trate os riscos relacionados a relatórios financeiros e conformidade com as obrigações de emissão de relatórios financeiros da entidade; </w:t>
      </w:r>
    </w:p>
    <w:p w14:paraId="2D4E06E2" w14:textId="77777777" w:rsidR="001C5A5E" w:rsidRDefault="001C5A5E" w:rsidP="001C5A5E">
      <w:r>
        <w:t>•</w:t>
      </w:r>
      <w:r>
        <w:tab/>
        <w:t xml:space="preserve">  </w:t>
      </w:r>
      <w:r>
        <w:tab/>
        <w:t xml:space="preserve">o nível de maturação e complexidade dos sistemas de contabilidade e de relatórios financeiros, bem como os controles relacionados, por meio dos quais os registros contábeis da entidade e informações relacionadas são mantidos; </w:t>
      </w:r>
    </w:p>
    <w:p w14:paraId="256ACCFE" w14:textId="77777777" w:rsidR="001C5A5E" w:rsidRDefault="001C5A5E" w:rsidP="001C5A5E">
      <w:r>
        <w:t>•</w:t>
      </w:r>
      <w:r>
        <w:tab/>
        <w:t xml:space="preserve">  </w:t>
      </w:r>
      <w:r>
        <w:tab/>
        <w:t xml:space="preserve">os procedimentos da entidade para registro, classificação e resumo de transações, acumulando, assim, informações para inclusão nas demonstrações contábeis e divulgações relacionadas; </w:t>
      </w:r>
    </w:p>
    <w:p w14:paraId="0D46EB4B" w14:textId="77777777" w:rsidR="001C5A5E" w:rsidRDefault="001C5A5E" w:rsidP="001C5A5E">
      <w:r>
        <w:t>•</w:t>
      </w:r>
      <w:r>
        <w:tab/>
        <w:t xml:space="preserve">  </w:t>
      </w:r>
      <w:r>
        <w:tab/>
        <w:t xml:space="preserve">os tipos de assuntos que exigiram ajustes contábeis nas demonstrações contábeis da entidade em períodos anteriores. </w:t>
      </w:r>
    </w:p>
    <w:p w14:paraId="74BD4681" w14:textId="77777777" w:rsidR="001C5A5E" w:rsidRDefault="001C5A5E" w:rsidP="001C5A5E"/>
    <w:p w14:paraId="1C46ADCA" w14:textId="77777777" w:rsidR="001C5A5E" w:rsidRDefault="001C5A5E" w:rsidP="001C5A5E">
      <w:r>
        <w:t xml:space="preserve">Planejamento e execução de procedimentos (ver itens 47 e 55) </w:t>
      </w:r>
    </w:p>
    <w:p w14:paraId="5E85D9A6" w14:textId="77777777" w:rsidR="001C5A5E" w:rsidRDefault="001C5A5E" w:rsidP="001C5A5E"/>
    <w:p w14:paraId="4FFBA925" w14:textId="77777777" w:rsidR="001C5A5E" w:rsidRDefault="001C5A5E" w:rsidP="001C5A5E">
      <w:r>
        <w:t xml:space="preserve">A79. </w:t>
      </w:r>
      <w:r>
        <w:tab/>
        <w:t>A natureza, a época e a extensão dos procedimentos planejados, que o auditor considere como necessários para obter evidência apropriada e suficiente para fundamentar sua conclusão sobre as demonstrações contábeis como um todo, são influenciadas por:</w:t>
      </w:r>
    </w:p>
    <w:p w14:paraId="0494C33E" w14:textId="77777777" w:rsidR="001C5A5E" w:rsidRDefault="001C5A5E" w:rsidP="001C5A5E">
      <w:r>
        <w:t xml:space="preserve">(a) </w:t>
      </w:r>
      <w:r>
        <w:tab/>
        <w:t>requisitos desta Norma; e</w:t>
      </w:r>
    </w:p>
    <w:p w14:paraId="5A12C9FC" w14:textId="77777777" w:rsidR="001C5A5E" w:rsidRDefault="001C5A5E" w:rsidP="001C5A5E">
      <w:r>
        <w:t xml:space="preserve">(b) </w:t>
      </w:r>
      <w:r>
        <w:tab/>
        <w:t xml:space="preserve">requisitos estabelecidos por lei ou regulamento aplicável, incluindo requisitos adicionais de relatórios contidos em leis ou regulamentos aplicáveis. </w:t>
      </w:r>
    </w:p>
    <w:p w14:paraId="1DDBA5AF" w14:textId="77777777" w:rsidR="001C5A5E" w:rsidRDefault="001C5A5E" w:rsidP="001C5A5E"/>
    <w:p w14:paraId="0E6FFBF3" w14:textId="77777777" w:rsidR="001C5A5E" w:rsidRDefault="001C5A5E" w:rsidP="001C5A5E">
      <w:r>
        <w:t xml:space="preserve">A80. </w:t>
      </w:r>
      <w:r>
        <w:tab/>
        <w:t xml:space="preserve">Quando o auditor for contratado para revisar as demonstrações contábeis de grupo de entidades, a natureza, a época e a extensão dos procedimentos planejados para a revisão são direcionadas para cumprir os objetivos do trabalho de revisão previstos nesta Norma, porém, no contexto das demonstrações contábeis do grupo. </w:t>
      </w:r>
    </w:p>
    <w:p w14:paraId="792156CA" w14:textId="77777777" w:rsidR="001C5A5E" w:rsidRDefault="001C5A5E" w:rsidP="001C5A5E">
      <w:r>
        <w:tab/>
      </w:r>
    </w:p>
    <w:p w14:paraId="0F0B8875" w14:textId="77777777" w:rsidR="001C5A5E" w:rsidRDefault="001C5A5E" w:rsidP="001C5A5E">
      <w:r>
        <w:t xml:space="preserve">A81. </w:t>
      </w:r>
      <w:r>
        <w:tab/>
        <w:t>Os requisitos desta Norma relacionados com o planejamento e execução de indagações, procedimentos analíticos e outros procedimentos para circunstâncias específicas são projetados para possibilitar ao auditor atingir os objetivos especificados nesta Norma. As circunstâncias dos trabalhos de revisão variam amplamente e, consequentemente, pode haver circunstâncias em que o auditor pode considerar eficaz ou eficiente planejar e executar outros procedimentos. Por exemplo, durante a obtenção do entendimento da entidade, o auditor torna-se ciente de contrato relevante e pode optar por lê-lo.</w:t>
      </w:r>
    </w:p>
    <w:p w14:paraId="487EBAC2" w14:textId="77777777" w:rsidR="001C5A5E" w:rsidRDefault="001C5A5E" w:rsidP="001C5A5E"/>
    <w:p w14:paraId="40CF7E8A" w14:textId="77777777" w:rsidR="001C5A5E" w:rsidRDefault="001C5A5E" w:rsidP="001C5A5E">
      <w:r>
        <w:t xml:space="preserve">A82. </w:t>
      </w:r>
      <w:r>
        <w:tab/>
        <w:t>O fato de que o auditor pode julgar necessário realizar outros procedimentos não altera o seu objetivo de obter segurança limitada em relação às demonstrações contábeis como um todo.</w:t>
      </w:r>
    </w:p>
    <w:p w14:paraId="73365AB5" w14:textId="77777777" w:rsidR="001C5A5E" w:rsidRDefault="001C5A5E" w:rsidP="001C5A5E"/>
    <w:p w14:paraId="0742C526" w14:textId="77777777" w:rsidR="001C5A5E" w:rsidRDefault="001C5A5E" w:rsidP="001C5A5E">
      <w:r>
        <w:t xml:space="preserve">Transações significativas ou não usuais </w:t>
      </w:r>
    </w:p>
    <w:p w14:paraId="2791EBCB" w14:textId="77777777" w:rsidR="001C5A5E" w:rsidRDefault="001C5A5E" w:rsidP="001C5A5E"/>
    <w:p w14:paraId="240F8BF0" w14:textId="77777777" w:rsidR="001C5A5E" w:rsidRDefault="001C5A5E" w:rsidP="001C5A5E">
      <w:r>
        <w:t xml:space="preserve">A83. </w:t>
      </w:r>
      <w:r>
        <w:tab/>
        <w:t xml:space="preserve">O auditor pode considerar revisar os registros contábeis com o objetivo de identificar transações significativas ou não usuais que possam requerer atenção específica na revisão. </w:t>
      </w:r>
    </w:p>
    <w:p w14:paraId="03782AB7" w14:textId="77777777" w:rsidR="001C5A5E" w:rsidRDefault="001C5A5E" w:rsidP="001C5A5E"/>
    <w:p w14:paraId="340B6E9F" w14:textId="77777777" w:rsidR="001C5A5E" w:rsidRDefault="001C5A5E" w:rsidP="001C5A5E">
      <w:r>
        <w:t xml:space="preserve">Indagações (ver itens 46 a 48) </w:t>
      </w:r>
    </w:p>
    <w:p w14:paraId="359F8FD2" w14:textId="77777777" w:rsidR="001C5A5E" w:rsidRDefault="001C5A5E" w:rsidP="001C5A5E"/>
    <w:p w14:paraId="455D3EC2" w14:textId="77777777" w:rsidR="001C5A5E" w:rsidRDefault="001C5A5E" w:rsidP="001C5A5E">
      <w:r>
        <w:t xml:space="preserve">A84. </w:t>
      </w:r>
      <w:r>
        <w:tab/>
        <w:t xml:space="preserve">Na revisão, a indagação inclui buscar informações da administração e de outras pessoas dentro da entidade, à medida que o auditor considerar apropriado nas circunstâncias do trabalho. O auditor pode também estender as indagações a fim de obter dados não financeiros, se apropriado. Avaliar as respostas fornecidas pela administração é parte integrante do processo de indagação. </w:t>
      </w:r>
    </w:p>
    <w:p w14:paraId="253D7FA8" w14:textId="77777777" w:rsidR="001C5A5E" w:rsidRDefault="001C5A5E" w:rsidP="001C5A5E"/>
    <w:p w14:paraId="43570814" w14:textId="77777777" w:rsidR="001C5A5E" w:rsidRDefault="001C5A5E" w:rsidP="001C5A5E">
      <w:r>
        <w:t xml:space="preserve">A85. </w:t>
      </w:r>
      <w:r>
        <w:tab/>
        <w:t xml:space="preserve">Dependendo das circunstâncias do trabalho, os procedimentos de indagação podem incluir também indagações sobre: </w:t>
      </w:r>
    </w:p>
    <w:p w14:paraId="7CDDBC02" w14:textId="77777777" w:rsidR="001C5A5E" w:rsidRDefault="001C5A5E" w:rsidP="001C5A5E">
      <w:r>
        <w:t>•</w:t>
      </w:r>
      <w:r>
        <w:tab/>
        <w:t xml:space="preserve">  </w:t>
      </w:r>
      <w:r>
        <w:tab/>
        <w:t xml:space="preserve">ações tomadas em reuniões dos proprietários, dos responsáveis pela governança, de comitês ou em outras reuniões, se houver, que afetem as informações e divulgações contidas nas demonstrações contábeis; </w:t>
      </w:r>
    </w:p>
    <w:p w14:paraId="61828346" w14:textId="77777777" w:rsidR="001C5A5E" w:rsidRDefault="001C5A5E" w:rsidP="001C5A5E">
      <w:r>
        <w:t>•</w:t>
      </w:r>
      <w:r>
        <w:tab/>
        <w:t xml:space="preserve">  </w:t>
      </w:r>
      <w:r>
        <w:tab/>
        <w:t>comunicações que a entidade tenha recebido, espere receber ou obter de órgãos reguladores;</w:t>
      </w:r>
    </w:p>
    <w:p w14:paraId="66F2F9A8" w14:textId="77777777" w:rsidR="001C5A5E" w:rsidRDefault="001C5A5E" w:rsidP="001C5A5E">
      <w:r>
        <w:t>•</w:t>
      </w:r>
      <w:r>
        <w:tab/>
        <w:t xml:space="preserve">  </w:t>
      </w:r>
      <w:r>
        <w:tab/>
        <w:t xml:space="preserve">assuntos que surgem à medida que forem aplicados outros procedimentos. Ao realizar indagações adicionais em relação a inconsistências identificadas, o auditor considera a razoabilidade e a coerência das respostas da administração, à luz dos resultados obtidos de outros procedimentos e do conhecimento e entendimento que ele tenha da entidade e da indústria em que ela opera. </w:t>
      </w:r>
    </w:p>
    <w:p w14:paraId="12608B15" w14:textId="77777777" w:rsidR="001C5A5E" w:rsidRDefault="001C5A5E" w:rsidP="001C5A5E"/>
    <w:p w14:paraId="1CC4716F" w14:textId="77777777" w:rsidR="001C5A5E" w:rsidRDefault="001C5A5E" w:rsidP="001C5A5E">
      <w:r>
        <w:t xml:space="preserve">A86. </w:t>
      </w:r>
      <w:r>
        <w:tab/>
        <w:t>Evidências obtidas por meio de indagações são frequentemente a principal fonte de evidências sobre a intenção da administração. Contudo, as informações disponíveis para entender as intenções da administração podem ser limitadas. Nesse caso, a experiência anterior, que o auditor tenha sobre como a administração age na condução de suas intenções, nas razões afirmadas pela administração para a escolha de curso específico de ação, pode fornecer informações relevantes para corroborar com as evidências obtidas por meio de indagação. A aplicação de ceticismo profissional ao avaliar as respostas da administração é importante para possibilitar ao auditor avaliar se há qualquer assunto que o levaria a acreditar que as demonstrações contábeis estejam distorcidas de forma relevante.</w:t>
      </w:r>
    </w:p>
    <w:p w14:paraId="374069C5" w14:textId="77777777" w:rsidR="001C5A5E" w:rsidRDefault="001C5A5E" w:rsidP="001C5A5E"/>
    <w:p w14:paraId="3D26781E" w14:textId="77777777" w:rsidR="001C5A5E" w:rsidRDefault="001C5A5E" w:rsidP="001C5A5E">
      <w:r>
        <w:t xml:space="preserve">A87. </w:t>
      </w:r>
      <w:r>
        <w:tab/>
        <w:t xml:space="preserve">A realização de procedimentos de indagação auxilia o auditor também na obtenção ou atualização do seu entendimento sobre a entidade e de seu ambiente, para que seja capaz de identificar áreas em que distorções relevantes possam ocorrer nas demonstrações contábeis. </w:t>
      </w:r>
    </w:p>
    <w:p w14:paraId="07DAF0AB" w14:textId="77777777" w:rsidR="001C5A5E" w:rsidRDefault="001C5A5E" w:rsidP="001C5A5E"/>
    <w:p w14:paraId="754F7475" w14:textId="77777777" w:rsidR="001C5A5E" w:rsidRDefault="001C5A5E" w:rsidP="001C5A5E">
      <w:r>
        <w:t xml:space="preserve">Indagação sobre a capacidade de a entidade continuar em operação (ver item 48(f)) </w:t>
      </w:r>
    </w:p>
    <w:p w14:paraId="0433B062" w14:textId="77777777" w:rsidR="001C5A5E" w:rsidRDefault="001C5A5E" w:rsidP="001C5A5E"/>
    <w:p w14:paraId="4E024717" w14:textId="77777777" w:rsidR="001C5A5E" w:rsidRDefault="001C5A5E" w:rsidP="001C5A5E">
      <w:r>
        <w:t>Planejamento e execução de procedimentos (ver itens 47 e 55)</w:t>
      </w:r>
    </w:p>
    <w:p w14:paraId="486E0CA1" w14:textId="77777777" w:rsidR="001C5A5E" w:rsidRDefault="001C5A5E" w:rsidP="001C5A5E"/>
    <w:p w14:paraId="40E75D12" w14:textId="77777777" w:rsidR="001C5A5E" w:rsidRDefault="001C5A5E" w:rsidP="001C5A5E">
      <w:r>
        <w:t>Indagações (ver itens de 46 a 48)</w:t>
      </w:r>
    </w:p>
    <w:p w14:paraId="06EA5A8D" w14:textId="77777777" w:rsidR="001C5A5E" w:rsidRDefault="001C5A5E" w:rsidP="001C5A5E"/>
    <w:p w14:paraId="67A092FC" w14:textId="77777777" w:rsidR="001C5A5E" w:rsidRDefault="001C5A5E" w:rsidP="001C5A5E">
      <w:r>
        <w:t xml:space="preserve">A88. O auditor pode ter responsabilidades adicionais nos termos de leis, de regulamentos ou de requisitos éticos relevantes com relação à não conformidade por parte da entidade com leis e regulamentos, incluindo fraude, que podem diferir desta Norma ou ir além dela, como, por exemplo: </w:t>
      </w:r>
    </w:p>
    <w:p w14:paraId="1633BD7E" w14:textId="77777777" w:rsidR="001C5A5E" w:rsidRDefault="001C5A5E" w:rsidP="001C5A5E">
      <w:r>
        <w:t>(a)</w:t>
      </w:r>
      <w:r>
        <w:tab/>
        <w:t xml:space="preserve">resposta à não conformidade identificada ou suspeita de não conformidade com leis e regulamentos, incluindo exigências relacionadas com comunicações específicas com a administração e os responsáveis pela governança, e considerando se medidas adicionais são necessárias; </w:t>
      </w:r>
    </w:p>
    <w:p w14:paraId="59F94C7C" w14:textId="77777777" w:rsidR="001C5A5E" w:rsidRDefault="001C5A5E" w:rsidP="001C5A5E">
      <w:r>
        <w:t>(b)</w:t>
      </w:r>
      <w:r>
        <w:tab/>
        <w:t xml:space="preserve">comunicação de não conformidade identificada ou suspeita de não conformidade com leis e regulamentos ao auditor, por exemplo, sócio do trabalho de grupo (ver, por exemplo, os itens R360.31, R360.32, R360.33, 360.34A1 e 360.35A1 da NBC PG 300; e </w:t>
      </w:r>
    </w:p>
    <w:p w14:paraId="4BF81659" w14:textId="77777777" w:rsidR="001C5A5E" w:rsidRDefault="001C5A5E" w:rsidP="001C5A5E">
      <w:r>
        <w:t>(c)</w:t>
      </w:r>
      <w:r>
        <w:tab/>
        <w:t xml:space="preserve">exigências de documentação relacionada com a não conformidade identificada ou suspeita de não conformidade com leis e regulamentos. </w:t>
      </w:r>
    </w:p>
    <w:p w14:paraId="077E445B" w14:textId="77777777" w:rsidR="001C5A5E" w:rsidRDefault="001C5A5E" w:rsidP="001C5A5E"/>
    <w:p w14:paraId="1210F961" w14:textId="77777777" w:rsidR="001C5A5E" w:rsidRDefault="001C5A5E" w:rsidP="001C5A5E">
      <w:r>
        <w:t xml:space="preserve">O cumprimento de quaisquer responsabilidades adicionais pode fornecer mais informações que são relevantes para o trabalho do auditor de acordo com esta Norma (por exemplo, informações relacionadas com a integridade da administração ou, quando apropriado, dos responsáveis pela governança). </w:t>
      </w:r>
    </w:p>
    <w:p w14:paraId="303BB90F" w14:textId="77777777" w:rsidR="001C5A5E" w:rsidRDefault="001C5A5E" w:rsidP="001C5A5E"/>
    <w:p w14:paraId="7E373E7A" w14:textId="77777777" w:rsidR="001C5A5E" w:rsidRDefault="001C5A5E" w:rsidP="001C5A5E">
      <w:r>
        <w:t>No Brasil, a Resolução CFC n.º 1.530/2017 dispõe sobre os procedimentos a serem observados pelos profissionais e organizações contábeis, quando do exercício de suas funções, para cumprimento das obrigações previstas na Lei n.º 9.613/1998 e alterações posteriores, que dispõe sobre os crimes de "lavagem" ou ocultação de bens, direitos e valores; a prevenção da utilização do sistema financeiro para ilícitos previstos nessa lei; e cria o Conselho de Controle de Atividades Financeiras (Coaf).</w:t>
      </w:r>
    </w:p>
    <w:p w14:paraId="2864B9D8" w14:textId="77777777" w:rsidR="001C5A5E" w:rsidRDefault="001C5A5E" w:rsidP="001C5A5E"/>
    <w:p w14:paraId="3B3A601F" w14:textId="77777777" w:rsidR="001C5A5E" w:rsidRDefault="001C5A5E" w:rsidP="001C5A5E">
      <w:r>
        <w:t>Fraudes e não conformidade com leis e regulamentos (ver item 52(a) e (d))</w:t>
      </w:r>
    </w:p>
    <w:p w14:paraId="49865822" w14:textId="77777777" w:rsidR="001C5A5E" w:rsidRDefault="001C5A5E" w:rsidP="001C5A5E"/>
    <w:p w14:paraId="41EFE625" w14:textId="77777777" w:rsidR="001C5A5E" w:rsidRDefault="001C5A5E" w:rsidP="001C5A5E">
      <w:r>
        <w:t>Comunicação à administração e aos responsáveis pela governança (Incluído pela Revisão NBC 3)</w:t>
      </w:r>
    </w:p>
    <w:p w14:paraId="2B5CF275" w14:textId="77777777" w:rsidR="001C5A5E" w:rsidRDefault="001C5A5E" w:rsidP="001C5A5E"/>
    <w:p w14:paraId="27CE4441" w14:textId="77777777" w:rsidR="001C5A5E" w:rsidRDefault="001C5A5E" w:rsidP="001C5A5E">
      <w:r>
        <w:t xml:space="preserve">A88. A89 (Alterado pela Revisão NBC 3) Com frequência, em entidades de pequeno porte, a administração pode não ter elaborado uma avaliação da capacidade da entidade continuar em operação, mas, alternativamente, pode confiar em seu conhecimento do negócio e expectativas futuras. Nessas circunstâncias, pode ser apropriado discutir tais expectativas e o planejamento financeiro de curto e longo prazo da entidade com a administração, incluindo a consideração se os argumentos da administração não estão inconsistentes com o entendimento do auditor sobre a entidade. </w:t>
      </w:r>
    </w:p>
    <w:p w14:paraId="2F1D2B9C" w14:textId="77777777" w:rsidR="001C5A5E" w:rsidRDefault="001C5A5E" w:rsidP="001C5A5E"/>
    <w:p w14:paraId="0D1EC9C8" w14:textId="77777777" w:rsidR="001C5A5E" w:rsidRDefault="001C5A5E" w:rsidP="001C5A5E">
      <w:r>
        <w:t xml:space="preserve">Procedimentos analíticos (ver itens 46, 47 e 49) </w:t>
      </w:r>
    </w:p>
    <w:p w14:paraId="712FA36B" w14:textId="77777777" w:rsidR="001C5A5E" w:rsidRDefault="001C5A5E" w:rsidP="001C5A5E"/>
    <w:p w14:paraId="4B9D2EB1" w14:textId="77777777" w:rsidR="001C5A5E" w:rsidRDefault="001C5A5E" w:rsidP="001C5A5E"/>
    <w:p w14:paraId="681508A7" w14:textId="77777777" w:rsidR="001C5A5E" w:rsidRDefault="001C5A5E" w:rsidP="001C5A5E">
      <w:r>
        <w:t>A89.</w:t>
      </w:r>
      <w:r>
        <w:tab/>
        <w:t xml:space="preserve">A90 (Alterado pela Revisão NBC 3) Na revisão de demonstrações contábeis, conduzir procedimentos analíticos auxilia o auditor em: </w:t>
      </w:r>
    </w:p>
    <w:p w14:paraId="09F9CC08" w14:textId="77777777" w:rsidR="001C5A5E" w:rsidRDefault="001C5A5E" w:rsidP="001C5A5E">
      <w:r>
        <w:t>•</w:t>
      </w:r>
      <w:r>
        <w:tab/>
        <w:t xml:space="preserve">  </w:t>
      </w:r>
      <w:r>
        <w:tab/>
        <w:t xml:space="preserve">obter ou atualizar seu entendimento sobre a entidade e seu ambiente, incluindo sua capacidade de identificar áreas em que distorções relevantes sejam prováveis de ocorrer nas demonstrações contábeis; </w:t>
      </w:r>
    </w:p>
    <w:p w14:paraId="4F150ED2" w14:textId="77777777" w:rsidR="001C5A5E" w:rsidRDefault="001C5A5E" w:rsidP="001C5A5E">
      <w:r>
        <w:t>•</w:t>
      </w:r>
      <w:r>
        <w:tab/>
        <w:t xml:space="preserve">  </w:t>
      </w:r>
      <w:r>
        <w:tab/>
        <w:t xml:space="preserve">identificar inconsistências ou variações das tendências, valores ou padrões esperados nas demonstrações contábeis, tais como o nível de coerência das demonstrações contábeis com dados chave, incluindo indicadores chave de desempenho; </w:t>
      </w:r>
    </w:p>
    <w:p w14:paraId="75E665CD" w14:textId="77777777" w:rsidR="001C5A5E" w:rsidRDefault="001C5A5E" w:rsidP="001C5A5E">
      <w:r>
        <w:t>•</w:t>
      </w:r>
      <w:r>
        <w:tab/>
        <w:t xml:space="preserve">  </w:t>
      </w:r>
      <w:r>
        <w:tab/>
        <w:t xml:space="preserve">fornecer evidências corroborativas em relação a outras indagações ou procedimentos analíticos previamente conduzidos; </w:t>
      </w:r>
    </w:p>
    <w:p w14:paraId="22DC6FAC" w14:textId="77777777" w:rsidR="001C5A5E" w:rsidRDefault="001C5A5E" w:rsidP="001C5A5E">
      <w:r>
        <w:t>•</w:t>
      </w:r>
      <w:r>
        <w:tab/>
        <w:t xml:space="preserve">  </w:t>
      </w:r>
      <w:r>
        <w:tab/>
        <w:t xml:space="preserve">utilizar como procedimentos adicionais quando o auditor tomar conhecimento de um ou mais assuntos que o leve a acreditar que as demonstrações contábeis possam estar distorcidas de forma relevante. Um exemplo de tais procedimentos adicionais consiste na análise comparativa de receita e custo mensal em todos os centros de custo, filiais ou outros componentes da entidade, com vistas a fornecer evidências quanto a informações financeiras contidas em linhas ou divulgações nas demonstrações contábeis. </w:t>
      </w:r>
    </w:p>
    <w:p w14:paraId="7DB4D93F" w14:textId="77777777" w:rsidR="001C5A5E" w:rsidRDefault="001C5A5E" w:rsidP="001C5A5E"/>
    <w:p w14:paraId="1DFF35D5" w14:textId="77777777" w:rsidR="001C5A5E" w:rsidRDefault="001C5A5E" w:rsidP="001C5A5E">
      <w:r>
        <w:t xml:space="preserve">A90. </w:t>
      </w:r>
      <w:r>
        <w:tab/>
        <w:t>A91 (Alterado pela Revisão NBC 3) Vários métodos podem ser utilizados para conduzir procedimentos analíticos. Esses métodos variam desde a execução de simples comparações até a realização de análises complexas utilizando técnicas estatísticas. O auditor pode, por exemplo, aplicar procedimentos analíticos para avaliar as informações financeiras inerentes às demonstrações contábeis, por meio de análise de relações plausíveis entre informações ou dados financeiros e não financeiros, avaliando se os resultados estão consistentes com os valores esperados com o objetivo de identificar relações e itens individuais que parecem não usuais, ou que diferem de tendências ou valores esperados. O auditor compararia os valores registrados ou índices desenvolvidos a partir de tais valores com as expectativas desenvolvidas com base nas informações obtidas de fontes pertinentes. Exemplos de fontes de informações que o auditor frequentemente utiliza a fim de desenvolver expectativas, dependendo das circunstâncias do trabalho, incluem:</w:t>
      </w:r>
    </w:p>
    <w:p w14:paraId="62C0EE3D" w14:textId="77777777" w:rsidR="001C5A5E" w:rsidRDefault="001C5A5E" w:rsidP="001C5A5E">
      <w:r>
        <w:t>•</w:t>
      </w:r>
      <w:r>
        <w:tab/>
        <w:t xml:space="preserve">  </w:t>
      </w:r>
      <w:r>
        <w:tab/>
        <w:t xml:space="preserve">informações financeiras comparáveis de períodos anteriores, levando em consideração mudanças já conhecidas; </w:t>
      </w:r>
    </w:p>
    <w:p w14:paraId="1E808D67" w14:textId="77777777" w:rsidR="001C5A5E" w:rsidRDefault="001C5A5E" w:rsidP="001C5A5E">
      <w:r>
        <w:t>•</w:t>
      </w:r>
      <w:r>
        <w:tab/>
        <w:t xml:space="preserve">  </w:t>
      </w:r>
      <w:r>
        <w:tab/>
        <w:t xml:space="preserve">informações sobre resultados operacionais e financeiros esperados, tais como orçamentos ou previsões, incluindo extrapolações de dados intermediários ou anuais; </w:t>
      </w:r>
    </w:p>
    <w:p w14:paraId="44BD69D5" w14:textId="77777777" w:rsidR="001C5A5E" w:rsidRDefault="001C5A5E" w:rsidP="001C5A5E">
      <w:r>
        <w:t>•</w:t>
      </w:r>
      <w:r>
        <w:tab/>
        <w:t xml:space="preserve">  </w:t>
      </w:r>
      <w:r>
        <w:tab/>
        <w:t xml:space="preserve">relações entre os elementos de informações financeiras dentro do período; </w:t>
      </w:r>
    </w:p>
    <w:p w14:paraId="3191D9CF" w14:textId="77777777" w:rsidR="001C5A5E" w:rsidRDefault="001C5A5E" w:rsidP="001C5A5E">
      <w:r>
        <w:t>•</w:t>
      </w:r>
      <w:r>
        <w:tab/>
        <w:t xml:space="preserve">  </w:t>
      </w:r>
      <w:r>
        <w:tab/>
        <w:t xml:space="preserve">informações pertinentes à indústria em que a entidade opera, tais como informações de margem bruta ou comparações de índices como, por exemplo, percentuais de vendas da entidade em relação às contas a receber com as médias de indústria ou com outras entidades de porte comparável na mesma indústria; </w:t>
      </w:r>
    </w:p>
    <w:p w14:paraId="435DB457" w14:textId="77777777" w:rsidR="001C5A5E" w:rsidRDefault="001C5A5E" w:rsidP="001C5A5E">
      <w:r>
        <w:t>•</w:t>
      </w:r>
      <w:r>
        <w:tab/>
        <w:t xml:space="preserve">  </w:t>
      </w:r>
      <w:r>
        <w:tab/>
        <w:t xml:space="preserve">relações de informações financeiras com informações não financeiras pertinentes, tais como custos de folha de pagamento em relação ao número de empregados.  </w:t>
      </w:r>
    </w:p>
    <w:p w14:paraId="7CDC34C9" w14:textId="77777777" w:rsidR="001C5A5E" w:rsidRDefault="001C5A5E" w:rsidP="001C5A5E"/>
    <w:p w14:paraId="26E1F24A" w14:textId="77777777" w:rsidR="001C5A5E" w:rsidRDefault="001C5A5E" w:rsidP="001C5A5E">
      <w:r>
        <w:t xml:space="preserve">A91. A92  (Alterado pela Revisão NBC 3) A consideração do auditor, quanto à conjectura de os dados a serem utilizados para procedimentos analíticos serem satisfatórios para os propósitos pretendidos para estes procedimentos é baseada no entendimento do auditor quanto à entidade e seu ambiente e é influenciada pela natureza e fonte dos dados e pelas circunstâncias em que os dados foram obtidos. As considerações seguintes podem ser relevantes: </w:t>
      </w:r>
    </w:p>
    <w:p w14:paraId="4518D0AE" w14:textId="77777777" w:rsidR="001C5A5E" w:rsidRDefault="001C5A5E" w:rsidP="001C5A5E">
      <w:r>
        <w:t>•</w:t>
      </w:r>
      <w:r>
        <w:tab/>
        <w:t xml:space="preserve">  </w:t>
      </w:r>
      <w:r>
        <w:tab/>
        <w:t xml:space="preserve">fonte das informações disponíveis. Por exemplo, informações podem ser mais confiáveis quando são obtidas de fontes independentes de fora da entidade; </w:t>
      </w:r>
    </w:p>
    <w:p w14:paraId="640A8E35" w14:textId="77777777" w:rsidR="001C5A5E" w:rsidRDefault="001C5A5E" w:rsidP="001C5A5E">
      <w:r>
        <w:t>•</w:t>
      </w:r>
      <w:r>
        <w:tab/>
        <w:t xml:space="preserve">  </w:t>
      </w:r>
      <w:r>
        <w:tab/>
        <w:t xml:space="preserve">comparabilidade das informações disponíveis. Por exemplo, dados amplos de indústria podem precisar ser suplementados ou serem ajustados a fim de serem comparáveis aos dados da entidade que produza e venda produtos especializados; </w:t>
      </w:r>
    </w:p>
    <w:p w14:paraId="03FE6FC8" w14:textId="77777777" w:rsidR="001C5A5E" w:rsidRDefault="001C5A5E" w:rsidP="001C5A5E">
      <w:r>
        <w:t>•</w:t>
      </w:r>
      <w:r>
        <w:tab/>
        <w:t xml:space="preserve">  </w:t>
      </w:r>
      <w:r>
        <w:tab/>
        <w:t xml:space="preserve">natureza e relevância das informações disponíveis, por exemplo, se os orçamentos da entidade foram estabelecidos como resultados a serem esperados, ao invés de metas a serem atingidas; e </w:t>
      </w:r>
    </w:p>
    <w:p w14:paraId="53130E0B" w14:textId="77777777" w:rsidR="001C5A5E" w:rsidRDefault="001C5A5E" w:rsidP="001C5A5E">
      <w:r>
        <w:t>•</w:t>
      </w:r>
      <w:r>
        <w:tab/>
        <w:t xml:space="preserve">  </w:t>
      </w:r>
      <w:r>
        <w:tab/>
        <w:t xml:space="preserve">conhecimento e especialização envolvidos na elaboração das informações e controles relacionados, que sejam desenvolvidos a fim de assegurar sua integralidade (totalidade), precisão e validade. </w:t>
      </w:r>
    </w:p>
    <w:p w14:paraId="1D0E934A" w14:textId="77777777" w:rsidR="001C5A5E" w:rsidRDefault="001C5A5E" w:rsidP="001C5A5E">
      <w:r>
        <w:t xml:space="preserve">Tais controles podem incluir, por exemplo, controles na elaboração, revisão e manutenção de informações orçamentárias. </w:t>
      </w:r>
    </w:p>
    <w:p w14:paraId="533548CF" w14:textId="77777777" w:rsidR="001C5A5E" w:rsidRDefault="001C5A5E" w:rsidP="001C5A5E"/>
    <w:p w14:paraId="3E371F9D" w14:textId="77777777" w:rsidR="001C5A5E" w:rsidRDefault="001C5A5E" w:rsidP="001C5A5E">
      <w:r>
        <w:t xml:space="preserve">Procedimentos para abordar circunstâncias específicas </w:t>
      </w:r>
    </w:p>
    <w:p w14:paraId="63C4B1E2" w14:textId="77777777" w:rsidR="001C5A5E" w:rsidRDefault="001C5A5E" w:rsidP="001C5A5E"/>
    <w:p w14:paraId="0BE921DE" w14:textId="77777777" w:rsidR="001C5A5E" w:rsidRDefault="001C5A5E" w:rsidP="001C5A5E">
      <w:r>
        <w:t xml:space="preserve">Fraudes e a não conformidade com leis e regulamentos (ver item 52(d))  </w:t>
      </w:r>
    </w:p>
    <w:p w14:paraId="09C4F14E" w14:textId="77777777" w:rsidR="001C5A5E" w:rsidRDefault="001C5A5E" w:rsidP="001C5A5E"/>
    <w:p w14:paraId="636A04E4" w14:textId="77777777" w:rsidR="001C5A5E" w:rsidRDefault="001C5A5E" w:rsidP="001C5A5E">
      <w:r>
        <w:t xml:space="preserve">A93. Em algumas jurisdições, leis ou regulamentos podem restringir a comunicação do auditor de certos assuntos à administração ou aos responsáveis pela governança. Leis ou regulamentos podem, especificamente, proibir a comunicação, ou outra ação, que poderia prejudicar a investigação por parte da autoridade competente de ato ilícito, real ou suspeito, inclusive alertando a entidade, por exemplo, quando o auditor tiver que comunicar a não conformidade identificada ou suspeita de não conformidade com leis e regulamentos à autoridade competente de acordo com a lei de prevenção de crime de lavagem de dinheiro. Nessas circunstâncias, as questões consideradas pelo auditor podem ser complexas e ele pode considerar apropriada a obtenção de assessoria legal. O item A88 descreve o contexto no Brasil. </w:t>
      </w:r>
    </w:p>
    <w:p w14:paraId="754A8A92" w14:textId="77777777" w:rsidR="001C5A5E" w:rsidRDefault="001C5A5E" w:rsidP="001C5A5E"/>
    <w:p w14:paraId="47B30AE2" w14:textId="77777777" w:rsidR="001C5A5E" w:rsidRDefault="001C5A5E" w:rsidP="001C5A5E">
      <w:r>
        <w:t>Comunicação de não conformidade identificada ou suspeita de não conformidade com leis e regulamentos à autoridade competente externa à entidade (Incluído pela Revisão NBC 3)</w:t>
      </w:r>
    </w:p>
    <w:p w14:paraId="3AB56614" w14:textId="77777777" w:rsidR="001C5A5E" w:rsidRDefault="001C5A5E" w:rsidP="001C5A5E"/>
    <w:p w14:paraId="5C19EF45" w14:textId="77777777" w:rsidR="001C5A5E" w:rsidRDefault="001C5A5E" w:rsidP="001C5A5E">
      <w:r>
        <w:t xml:space="preserve">A92.  A94 (Alterado pela Revisão NBC 3) De acordo com esta Norma, se o auditor tiver identificado ou suspeitar de fraude ou atos ilícitos, é exigido que ele determine se há responsabilidade de relatar a ocorrência ou suspeita a uma parte fora da entidade. Não obstante o dever profissional do auditor em manter a confidencialidade sobre as informações de clientes, que possa impedir tal relato, suas responsabilidades legais podem anular o dever de confidencialidade em algumas circunstâncias. </w:t>
      </w:r>
    </w:p>
    <w:p w14:paraId="69FD1A62" w14:textId="77777777" w:rsidR="001C5A5E" w:rsidRDefault="001C5A5E" w:rsidP="001C5A5E"/>
    <w:p w14:paraId="2DEA0628" w14:textId="77777777" w:rsidR="001C5A5E" w:rsidRDefault="001C5A5E" w:rsidP="001C5A5E">
      <w:r>
        <w:t xml:space="preserve">Eventos e condições que podem projetar dúvidas a cerca do uso do pressuposto da continuidade nas demonstrações contábeis (ver item 54) </w:t>
      </w:r>
    </w:p>
    <w:p w14:paraId="05FAFD3C" w14:textId="77777777" w:rsidR="001C5A5E" w:rsidRDefault="001C5A5E" w:rsidP="001C5A5E"/>
    <w:p w14:paraId="08D18BF7" w14:textId="77777777" w:rsidR="001C5A5E" w:rsidRDefault="001C5A5E" w:rsidP="001C5A5E">
      <w:r>
        <w:t xml:space="preserve">A95. </w:t>
      </w:r>
      <w:r>
        <w:tab/>
        <w:t xml:space="preserve">Em alguns casos, os requisitos éticos relevantes podem requerer que o auditor comunique ou considere se a comunicação de fraude ou não conformidade identificada ou suspeita de fraude ou não conformidade com leis e regulamentos à autoridade competente externa à entidade é uma ação apropriada nas circunstâncias. Por exemplo, as normas profissionais (NBCs PG 100, 200 e 300 e NBC PA 400 e NBC PO 900) requerem que o auditor tome medidas para responder à não conformidade identificada ou suspeita de não conformidade com leis e regulamentos e determinar se ações adicionais são necessárias, o que pode incluir a comunicação à autoridade competente externa à entidade (ver, por exemplo, os itens 360.36A2 e 360.36A3 da NBC PG 300). As normas profissionais explicam que essa comunicação não seria considerada uma violação do dever de confidencialidade nos seus termos (ver, por exemplo, o item 114.1A1 da NBC PG 100 e o item R360.37 da NBC PG 300). </w:t>
      </w:r>
    </w:p>
    <w:p w14:paraId="69F339CD" w14:textId="77777777" w:rsidR="001C5A5E" w:rsidRDefault="001C5A5E" w:rsidP="001C5A5E"/>
    <w:p w14:paraId="32FD5AB8" w14:textId="77777777" w:rsidR="001C5A5E" w:rsidRDefault="001C5A5E" w:rsidP="001C5A5E">
      <w:r>
        <w:t>No Brasil, as regras de comunicação de não conformidade ou suspeita de não conformidade a autoridades externas à entidade se aplicam somente nos casos em que a legislação expressamente estabelece dita obrigação, como ocorre, por exemplo, quanto à obrigação do auditor de comunicar suspeita ou a ocorrência de não conformidade com leis e regulamentos conforme determinado por órgãos reguladores para determinados segmentos regulados, tais como o Banco Central do Brasil e a Comissão de Valores Mobiliários, ou ainda em decorrência do disposto na Resolução CFC n.º 1.530/2017, que dispõe sobre os procedimentos a serem observados pelos profissionais e organizações contábeis, com relação às obrigações previstas na Lei n.º 9.613/1998 (sobre "lavagem" de dinheiro). Em todos os outros casos, o auditor continua obrigado ao dever profissional de confidencialidade das informações do cliente, nos termos da NBC PG 01 – Código de Ética Profissional do Contador e nas normas profissionais (NBCs PG 100, 200 e 300 e NBC PA 400 e NBC PO 900) (ver item A6 da NBC TA 250). (incluído pela Revisão NBC 3)</w:t>
      </w:r>
    </w:p>
    <w:p w14:paraId="3C8E183D" w14:textId="77777777" w:rsidR="001C5A5E" w:rsidRDefault="001C5A5E" w:rsidP="001C5A5E"/>
    <w:p w14:paraId="3244BC5F" w14:textId="77777777" w:rsidR="001C5A5E" w:rsidRDefault="001C5A5E" w:rsidP="001C5A5E">
      <w:r>
        <w:t>A96. Mesmo se leis, regulamentos ou requisitos éticos relevantes não incluírem exigências que tratam da comunicação de não conformidade identificada ou suspeita de não conformidade, eles podem dar ao auditor o direito de comunicar a não conformidade identificada ou suspeita de não conformidade à autoridade competente externa à entidade. (incluído pela Revisão NBC 3)</w:t>
      </w:r>
    </w:p>
    <w:p w14:paraId="11FB44AF" w14:textId="77777777" w:rsidR="001C5A5E" w:rsidRDefault="001C5A5E" w:rsidP="001C5A5E"/>
    <w:p w14:paraId="6F869B94" w14:textId="77777777" w:rsidR="001C5A5E" w:rsidRDefault="001C5A5E" w:rsidP="001C5A5E">
      <w:r>
        <w:t>A97. Em outras circunstâncias, a comunicação da não conformidade identificada ou suspeita de não conformidade com leis e regulamentos à autoridade competente externa à entidade pode ser impedida pelo dever do auditor de confidencialidade nos termos de leis, de regulamentos ou de requisitos éticos relevantes. (incluído pela Revisão NBC 3)</w:t>
      </w:r>
    </w:p>
    <w:p w14:paraId="1A0B6AD7" w14:textId="77777777" w:rsidR="001C5A5E" w:rsidRDefault="001C5A5E" w:rsidP="001C5A5E"/>
    <w:p w14:paraId="430E6723" w14:textId="77777777" w:rsidR="001C5A5E" w:rsidRDefault="001C5A5E" w:rsidP="001C5A5E">
      <w:r>
        <w:t>A98. A determinação requerida pelo item 52(d) pode envolver considerações complexas e julgamentos profissionais. Dessa forma, o auditor pode considerar uma consulta interna (por exemplo, dentro da firma ou de firma da rede) ou, de forma confidencial, consultar o regulador ou órgão profissional (a menos que isso seja proibido por lei ou regulamento ou que viole o dever de confidencialidade). O auditor pode também considerar a obtenção de assessoria legal para entender as suas opções e as implicações profissionais ou legais de se tomar qualquer curso de ação em particular.  (incluído pela Revisão NBC 3)</w:t>
      </w:r>
    </w:p>
    <w:p w14:paraId="1A9789ED" w14:textId="77777777" w:rsidR="001C5A5E" w:rsidRDefault="001C5A5E" w:rsidP="001C5A5E"/>
    <w:p w14:paraId="42930544" w14:textId="77777777" w:rsidR="001C5A5E" w:rsidRDefault="001C5A5E" w:rsidP="001C5A5E">
      <w:r>
        <w:t xml:space="preserve">A93. A99 (Alterado pela Revisão NBC 3) A lista de fatores abaixo fornece exemplos de eventos ou condições que, individualmente ou coletivamente, possam projetar dúvidas significativas sobre o pressuposto da continuidade. A lista não é exaustiva e a existência de um ou mais dos itens nem sempre significa que a incerteza existe sobre a possibilidade da entidade poder continuar operando. </w:t>
      </w:r>
    </w:p>
    <w:p w14:paraId="1D3DD613" w14:textId="77777777" w:rsidR="001C5A5E" w:rsidRDefault="001C5A5E" w:rsidP="001C5A5E">
      <w:r>
        <w:t xml:space="preserve">São considerados aspectos financeiros: </w:t>
      </w:r>
    </w:p>
    <w:p w14:paraId="684A5E9B" w14:textId="77777777" w:rsidR="001C5A5E" w:rsidRDefault="001C5A5E" w:rsidP="001C5A5E">
      <w:r>
        <w:t>•</w:t>
      </w:r>
      <w:r>
        <w:tab/>
        <w:t xml:space="preserve">  </w:t>
      </w:r>
      <w:r>
        <w:tab/>
        <w:t>dívida líquida ou posição da dívida líquida corrente;</w:t>
      </w:r>
    </w:p>
    <w:p w14:paraId="081C59FF" w14:textId="77777777" w:rsidR="001C5A5E" w:rsidRDefault="001C5A5E" w:rsidP="001C5A5E">
      <w:r>
        <w:t>•</w:t>
      </w:r>
      <w:r>
        <w:tab/>
        <w:t xml:space="preserve">  </w:t>
      </w:r>
      <w:r>
        <w:tab/>
        <w:t xml:space="preserve">empréstimos de prazo fixo aproximando-se do vencimento sem expectativas realistas de renovação ou pagamento, assim como dependência excessiva de empréstimos de curto prazo para financiar ativos de longo prazo; </w:t>
      </w:r>
    </w:p>
    <w:p w14:paraId="42B53E83" w14:textId="77777777" w:rsidR="001C5A5E" w:rsidRDefault="001C5A5E" w:rsidP="001C5A5E">
      <w:r>
        <w:t>•</w:t>
      </w:r>
      <w:r>
        <w:tab/>
        <w:t xml:space="preserve">  </w:t>
      </w:r>
      <w:r>
        <w:tab/>
        <w:t xml:space="preserve">indicações de retirada de apoio financeiro por parte dos credores; </w:t>
      </w:r>
    </w:p>
    <w:p w14:paraId="3E2C0E3E" w14:textId="77777777" w:rsidR="001C5A5E" w:rsidRDefault="001C5A5E" w:rsidP="001C5A5E">
      <w:r>
        <w:t>•</w:t>
      </w:r>
      <w:r>
        <w:tab/>
        <w:t xml:space="preserve">  </w:t>
      </w:r>
      <w:r>
        <w:tab/>
        <w:t xml:space="preserve">fluxos de caixa operacionais negativos nas demonstrações contábeis históricas ou prospectivas; </w:t>
      </w:r>
    </w:p>
    <w:p w14:paraId="3B2B3485" w14:textId="77777777" w:rsidR="001C5A5E" w:rsidRDefault="001C5A5E" w:rsidP="001C5A5E">
      <w:r>
        <w:t>•</w:t>
      </w:r>
      <w:r>
        <w:tab/>
        <w:t xml:space="preserve">  </w:t>
      </w:r>
      <w:r>
        <w:tab/>
        <w:t xml:space="preserve">indicadores ou índices financeiros chave adversos; </w:t>
      </w:r>
    </w:p>
    <w:p w14:paraId="038A9D8C" w14:textId="77777777" w:rsidR="001C5A5E" w:rsidRDefault="001C5A5E" w:rsidP="001C5A5E">
      <w:r>
        <w:t>•</w:t>
      </w:r>
      <w:r>
        <w:tab/>
        <w:t xml:space="preserve">  </w:t>
      </w:r>
      <w:r>
        <w:tab/>
        <w:t xml:space="preserve">perdas operacionais substanciais ou deterioração significativa no valor dos ativos utilizados para gerar fluxos de caixa; </w:t>
      </w:r>
    </w:p>
    <w:p w14:paraId="77CAC56B" w14:textId="77777777" w:rsidR="001C5A5E" w:rsidRDefault="001C5A5E" w:rsidP="001C5A5E">
      <w:r>
        <w:t>•</w:t>
      </w:r>
      <w:r>
        <w:tab/>
        <w:t xml:space="preserve">  </w:t>
      </w:r>
      <w:r>
        <w:tab/>
        <w:t xml:space="preserve">atrasos ou descontinuidade no pagamento de dividendos; </w:t>
      </w:r>
    </w:p>
    <w:p w14:paraId="3904979A" w14:textId="77777777" w:rsidR="001C5A5E" w:rsidRDefault="001C5A5E" w:rsidP="001C5A5E">
      <w:r>
        <w:t>•</w:t>
      </w:r>
      <w:r>
        <w:tab/>
        <w:t xml:space="preserve">  </w:t>
      </w:r>
      <w:r>
        <w:tab/>
        <w:t>falta de capacidade em pagar credores em datas de vencimento;</w:t>
      </w:r>
    </w:p>
    <w:p w14:paraId="0038C0FF" w14:textId="77777777" w:rsidR="001C5A5E" w:rsidRDefault="001C5A5E" w:rsidP="001C5A5E">
      <w:r>
        <w:t>•</w:t>
      </w:r>
      <w:r>
        <w:tab/>
        <w:t xml:space="preserve">  </w:t>
      </w:r>
      <w:r>
        <w:tab/>
        <w:t xml:space="preserve">incapacidade em cumprir com os termos de acordos de empréstimos; </w:t>
      </w:r>
    </w:p>
    <w:p w14:paraId="1C50A625" w14:textId="77777777" w:rsidR="001C5A5E" w:rsidRDefault="001C5A5E" w:rsidP="001C5A5E">
      <w:r>
        <w:t>•</w:t>
      </w:r>
      <w:r>
        <w:tab/>
        <w:t xml:space="preserve">  </w:t>
      </w:r>
      <w:r>
        <w:tab/>
        <w:t xml:space="preserve">mudanças nas condições de compras de fornecedores que deixam de ser a crédito e passam a ter que ser pagas à vista (contra entrega); e </w:t>
      </w:r>
    </w:p>
    <w:p w14:paraId="5D029310" w14:textId="77777777" w:rsidR="001C5A5E" w:rsidRDefault="001C5A5E" w:rsidP="001C5A5E">
      <w:r>
        <w:t>•</w:t>
      </w:r>
      <w:r>
        <w:tab/>
        <w:t xml:space="preserve">  </w:t>
      </w:r>
      <w:r>
        <w:tab/>
        <w:t xml:space="preserve">inabilidade em obter financiamento para o desenvolvimento de produtos novos essenciais ou investimentos essenciais. </w:t>
      </w:r>
    </w:p>
    <w:p w14:paraId="46D0A8D3" w14:textId="77777777" w:rsidR="001C5A5E" w:rsidRDefault="001C5A5E" w:rsidP="001C5A5E"/>
    <w:p w14:paraId="4DE98297" w14:textId="77777777" w:rsidR="001C5A5E" w:rsidRDefault="001C5A5E" w:rsidP="001C5A5E">
      <w:r>
        <w:t xml:space="preserve">São considerados aspectos operacionais: </w:t>
      </w:r>
    </w:p>
    <w:p w14:paraId="1243AFD4" w14:textId="77777777" w:rsidR="001C5A5E" w:rsidRDefault="001C5A5E" w:rsidP="001C5A5E">
      <w:r>
        <w:t>•</w:t>
      </w:r>
      <w:r>
        <w:tab/>
        <w:t xml:space="preserve">  </w:t>
      </w:r>
      <w:r>
        <w:tab/>
        <w:t xml:space="preserve">intenções da administração de liquidar a entidade ou de cessar operações; </w:t>
      </w:r>
    </w:p>
    <w:p w14:paraId="49BD0ABE" w14:textId="77777777" w:rsidR="001C5A5E" w:rsidRDefault="001C5A5E" w:rsidP="001C5A5E">
      <w:r>
        <w:t>•</w:t>
      </w:r>
      <w:r>
        <w:tab/>
        <w:t xml:space="preserve">  </w:t>
      </w:r>
      <w:r>
        <w:tab/>
        <w:t xml:space="preserve">perda de pessoal-chave sem reposição; </w:t>
      </w:r>
    </w:p>
    <w:p w14:paraId="7451F3BC" w14:textId="77777777" w:rsidR="001C5A5E" w:rsidRDefault="001C5A5E" w:rsidP="001C5A5E">
      <w:r>
        <w:t>•</w:t>
      </w:r>
      <w:r>
        <w:tab/>
        <w:t xml:space="preserve">  </w:t>
      </w:r>
      <w:r>
        <w:tab/>
        <w:t xml:space="preserve">perda de participação em mercado relevante para a entidade, perda de clientes-chave, perda de franquias, de licenças ou do principal fornecedor; </w:t>
      </w:r>
    </w:p>
    <w:p w14:paraId="070075E7" w14:textId="77777777" w:rsidR="001C5A5E" w:rsidRDefault="001C5A5E" w:rsidP="001C5A5E">
      <w:r>
        <w:t>•</w:t>
      </w:r>
      <w:r>
        <w:tab/>
        <w:t xml:space="preserve">  </w:t>
      </w:r>
      <w:r>
        <w:tab/>
        <w:t xml:space="preserve">dificuldades com mão de obra; </w:t>
      </w:r>
    </w:p>
    <w:p w14:paraId="37B7C31C" w14:textId="77777777" w:rsidR="001C5A5E" w:rsidRDefault="001C5A5E" w:rsidP="001C5A5E">
      <w:r>
        <w:t>•</w:t>
      </w:r>
      <w:r>
        <w:tab/>
        <w:t xml:space="preserve">  </w:t>
      </w:r>
      <w:r>
        <w:tab/>
        <w:t xml:space="preserve">escassez de matérias primas importantes; e </w:t>
      </w:r>
    </w:p>
    <w:p w14:paraId="1FC4D8BF" w14:textId="77777777" w:rsidR="001C5A5E" w:rsidRDefault="001C5A5E" w:rsidP="001C5A5E">
      <w:r>
        <w:t>•</w:t>
      </w:r>
      <w:r>
        <w:tab/>
        <w:t xml:space="preserve">  </w:t>
      </w:r>
      <w:r>
        <w:tab/>
        <w:t>surgimento de competidor altamente bem sucedido.</w:t>
      </w:r>
    </w:p>
    <w:p w14:paraId="5DBBED7A" w14:textId="77777777" w:rsidR="001C5A5E" w:rsidRDefault="001C5A5E" w:rsidP="001C5A5E">
      <w:r>
        <w:tab/>
      </w:r>
    </w:p>
    <w:p w14:paraId="0D925636" w14:textId="77777777" w:rsidR="001C5A5E" w:rsidRDefault="001C5A5E" w:rsidP="001C5A5E">
      <w:r>
        <w:t>São considerados outros aspectos:</w:t>
      </w:r>
    </w:p>
    <w:p w14:paraId="420216E1" w14:textId="77777777" w:rsidR="001C5A5E" w:rsidRDefault="001C5A5E" w:rsidP="001C5A5E">
      <w:r>
        <w:t>•</w:t>
      </w:r>
      <w:r>
        <w:tab/>
        <w:t xml:space="preserve">  </w:t>
      </w:r>
      <w:r>
        <w:tab/>
        <w:t xml:space="preserve">não cumprimento de requisitos de capital ou outros requisitos; </w:t>
      </w:r>
    </w:p>
    <w:p w14:paraId="65349798" w14:textId="77777777" w:rsidR="001C5A5E" w:rsidRDefault="001C5A5E" w:rsidP="001C5A5E">
      <w:r>
        <w:t>•</w:t>
      </w:r>
      <w:r>
        <w:tab/>
        <w:t xml:space="preserve">  </w:t>
      </w:r>
      <w:r>
        <w:tab/>
        <w:t>processos legais ou regulamentares pendentes contra a entidade que possam se materializar e resultar em reivindicações que a entidade provavelmente não esteja apta a satisfazer;</w:t>
      </w:r>
    </w:p>
    <w:p w14:paraId="2DA8849A" w14:textId="77777777" w:rsidR="001C5A5E" w:rsidRDefault="001C5A5E" w:rsidP="001C5A5E">
      <w:r>
        <w:t>•</w:t>
      </w:r>
      <w:r>
        <w:tab/>
        <w:t xml:space="preserve">  </w:t>
      </w:r>
      <w:r>
        <w:tab/>
        <w:t xml:space="preserve">alterações em lei, regulamentação ou política governamental esperadas que possam afetar adversamente a entidade; e </w:t>
      </w:r>
    </w:p>
    <w:p w14:paraId="34F3CE61" w14:textId="77777777" w:rsidR="001C5A5E" w:rsidRDefault="001C5A5E" w:rsidP="001C5A5E">
      <w:r>
        <w:t>•</w:t>
      </w:r>
      <w:r>
        <w:tab/>
        <w:t xml:space="preserve">  </w:t>
      </w:r>
      <w:r>
        <w:tab/>
        <w:t xml:space="preserve">catástrofes não seguradas ou subseguradas, quando ocorrerem. </w:t>
      </w:r>
    </w:p>
    <w:p w14:paraId="08412F31" w14:textId="77777777" w:rsidR="001C5A5E" w:rsidRDefault="001C5A5E" w:rsidP="001C5A5E">
      <w:r>
        <w:t xml:space="preserve">A importância de tais eventos ou condições com frequência pode ser mitigada por outros fatores. Por exemplo, o efeito de a entidade ser incapaz de fazer seus reembolsos normais pode ser contrabalanceado pelos planos da administração para manter fluxos de caixa adequados por meios alternativos, tais como alienação de ativos, de reescalonamentos de empréstimos ou obtenção de recursos adicionais. Similarmente, a perda do fornecedor principal pode ser mitigada pela disponibilidade de adequada fonte alternativa de suprimentos. </w:t>
      </w:r>
    </w:p>
    <w:p w14:paraId="47BC1702" w14:textId="77777777" w:rsidR="001C5A5E" w:rsidRDefault="001C5A5E" w:rsidP="001C5A5E"/>
    <w:p w14:paraId="15CB8803" w14:textId="77777777" w:rsidR="001C5A5E" w:rsidRDefault="001C5A5E" w:rsidP="001C5A5E">
      <w:r>
        <w:t xml:space="preserve">Conciliação das demonstrações contábeis com os registros contábeis subjacentes (ver item 56) </w:t>
      </w:r>
    </w:p>
    <w:p w14:paraId="3C2D9E3A" w14:textId="77777777" w:rsidR="001C5A5E" w:rsidRDefault="001C5A5E" w:rsidP="001C5A5E"/>
    <w:p w14:paraId="3D1BE752" w14:textId="77777777" w:rsidR="001C5A5E" w:rsidRDefault="001C5A5E" w:rsidP="001C5A5E">
      <w:r>
        <w:t xml:space="preserve">A94. A100 (Alterado pela Revisão NBC 3) O auditor costumeiramente obtém evidências de que as demonstrações contábeis estão de acordo ou estão conciliadas com os registros contábeis, “amarrando” os valores e saldos das demonstrações contábeis aos respectivos registros contábeis, como, por exemplo, com o razão geral ou com um resumo ou relação, que reflita o acordo ou a conciliação dos valores das demonstrações contábeis com os registros contábeis subjacentes (tal como um balancete).  </w:t>
      </w:r>
    </w:p>
    <w:p w14:paraId="7285FCDE" w14:textId="77777777" w:rsidR="001C5A5E" w:rsidRDefault="001C5A5E" w:rsidP="001C5A5E"/>
    <w:p w14:paraId="1942C6D0" w14:textId="77777777" w:rsidR="001C5A5E" w:rsidRDefault="001C5A5E" w:rsidP="001C5A5E">
      <w:r>
        <w:t xml:space="preserve">Execução de procedimentos adicionais (ver item 57) </w:t>
      </w:r>
    </w:p>
    <w:p w14:paraId="31D1DE46" w14:textId="77777777" w:rsidR="001C5A5E" w:rsidRDefault="001C5A5E" w:rsidP="001C5A5E"/>
    <w:p w14:paraId="5B48EC8F" w14:textId="77777777" w:rsidR="001C5A5E" w:rsidRDefault="001C5A5E" w:rsidP="001C5A5E">
      <w:r>
        <w:t xml:space="preserve">A95. A101 (Alterado pela Revisão NBC 3) Procedimentos adicionais são requeridos por esta Norma se o auditor tomar conhecimento de assunto que o leve a acreditar que as demonstrações contábeis possam estar materialmente distorcidas. </w:t>
      </w:r>
    </w:p>
    <w:p w14:paraId="17A80E95" w14:textId="77777777" w:rsidR="001C5A5E" w:rsidRDefault="001C5A5E" w:rsidP="001C5A5E"/>
    <w:p w14:paraId="25441B6F" w14:textId="77777777" w:rsidR="001C5A5E" w:rsidRDefault="001C5A5E" w:rsidP="001C5A5E">
      <w:r>
        <w:t>A96. A102 (Alterado pela Revisão NBC 3) A resposta do auditor na execução de procedimentos adicionais com referência a item que ele tem motivo para acreditar que possa estar materialmente distorcido ou apresentado erroneamente nas demonstrações contábeis, podendo variar, dependendo das circunstâncias, sendo uma questão de julgamento profissional do auditor.</w:t>
      </w:r>
    </w:p>
    <w:p w14:paraId="40DD38BB" w14:textId="77777777" w:rsidR="001C5A5E" w:rsidRDefault="001C5A5E" w:rsidP="001C5A5E">
      <w:r>
        <w:t xml:space="preserve"> </w:t>
      </w:r>
    </w:p>
    <w:p w14:paraId="01D63BBF" w14:textId="77777777" w:rsidR="001C5A5E" w:rsidRDefault="001C5A5E" w:rsidP="001C5A5E">
      <w:r>
        <w:t xml:space="preserve">A97. A103 (Alterado pela Revisão NBC 3) O julgamento do auditor, quanto à natureza, à época e à extensão dos procedimentos adicionais que sejam necessários para se obter evidência para concluir que tanto uma distorção relevante não seja provável de existir como para determinar que uma distorção relevante exista, é guiado por: </w:t>
      </w:r>
    </w:p>
    <w:p w14:paraId="12BED1C0" w14:textId="77777777" w:rsidR="001C5A5E" w:rsidRDefault="001C5A5E" w:rsidP="001C5A5E">
      <w:r>
        <w:t>•</w:t>
      </w:r>
      <w:r>
        <w:tab/>
        <w:t xml:space="preserve">  </w:t>
      </w:r>
      <w:r>
        <w:tab/>
        <w:t xml:space="preserve">informações obtidas da avaliação dos resultados dos procedimentos já conduzidos pelo auditor; </w:t>
      </w:r>
    </w:p>
    <w:p w14:paraId="3D81718B" w14:textId="77777777" w:rsidR="001C5A5E" w:rsidRDefault="001C5A5E" w:rsidP="001C5A5E">
      <w:r>
        <w:t>•</w:t>
      </w:r>
      <w:r>
        <w:tab/>
        <w:t xml:space="preserve">  </w:t>
      </w:r>
      <w:r>
        <w:tab/>
        <w:t xml:space="preserve">entendimento atualizado do auditor quanto à entidade e seu ambiente, obtidos ao longo do curso do trabalho; e </w:t>
      </w:r>
    </w:p>
    <w:p w14:paraId="29EDB438" w14:textId="77777777" w:rsidR="001C5A5E" w:rsidRDefault="001C5A5E" w:rsidP="001C5A5E">
      <w:r>
        <w:t>•</w:t>
      </w:r>
      <w:r>
        <w:tab/>
        <w:t xml:space="preserve">  </w:t>
      </w:r>
      <w:r>
        <w:tab/>
        <w:t xml:space="preserve">visão do auditor sobre o grau de convencimento fornecido pela evidência para tratar dos assuntos que o levem a acreditar que as demonstrações contábeis possam estar materialmente distorcidas. </w:t>
      </w:r>
    </w:p>
    <w:p w14:paraId="1F279034" w14:textId="77777777" w:rsidR="001C5A5E" w:rsidRDefault="001C5A5E" w:rsidP="001C5A5E"/>
    <w:p w14:paraId="4BD3D5C9" w14:textId="77777777" w:rsidR="001C5A5E" w:rsidRDefault="001C5A5E" w:rsidP="001C5A5E">
      <w:r>
        <w:t xml:space="preserve">A98. A104  (Alterado pela Revisão NBC 3) Procedimentos adicionais são direcionados para o auditor obter evidência apropriada e suficiente que o possibilite formar uma conclusão sobre os assuntos que ele acredita que possam fazer com que as demonstrações contábeis estejam materialmente distorcidas. Os procedimentos podem ser: </w:t>
      </w:r>
    </w:p>
    <w:p w14:paraId="18BD5105" w14:textId="77777777" w:rsidR="001C5A5E" w:rsidRDefault="001C5A5E" w:rsidP="001C5A5E">
      <w:r>
        <w:t>•</w:t>
      </w:r>
      <w:r>
        <w:tab/>
        <w:t xml:space="preserve">  </w:t>
      </w:r>
      <w:r>
        <w:tab/>
        <w:t xml:space="preserve">indagações ou procedimentos analíticos adicionais executados, por exemplo, em maior detalhe ou direcionados aos itens afetados (por exemplo, valores ou divulgações concernentes às contas ou transações afetadas conforme refletidas nas demonstrações contábeis); ou </w:t>
      </w:r>
    </w:p>
    <w:p w14:paraId="31D9EDDB" w14:textId="77777777" w:rsidR="001C5A5E" w:rsidRDefault="001C5A5E" w:rsidP="001C5A5E">
      <w:r>
        <w:t>•</w:t>
      </w:r>
      <w:r>
        <w:tab/>
        <w:t xml:space="preserve">  </w:t>
      </w:r>
      <w:r>
        <w:tab/>
        <w:t xml:space="preserve">outros tipos de procedimentos, por exemplo, teste substantivo de detalhes ou confirmações externas. </w:t>
      </w:r>
    </w:p>
    <w:p w14:paraId="1086B783" w14:textId="77777777" w:rsidR="001C5A5E" w:rsidRDefault="001C5A5E" w:rsidP="001C5A5E"/>
    <w:p w14:paraId="1B3AE4F9" w14:textId="77777777" w:rsidR="001C5A5E" w:rsidRDefault="001C5A5E" w:rsidP="001C5A5E">
      <w:r>
        <w:t>A99. A105 (Alteraddo pela Revisão NBC 3)</w:t>
      </w:r>
      <w:r>
        <w:tab/>
        <w:t xml:space="preserve">O exemplo a seguir ilustra a avaliação do auditor quanto à necessidade de executar procedimentos adicionais e a sua resposta, quando ele acredita que procedimentos adicionais sejam necessários : </w:t>
      </w:r>
    </w:p>
    <w:p w14:paraId="3D6EE9C4" w14:textId="77777777" w:rsidR="001C5A5E" w:rsidRDefault="001C5A5E" w:rsidP="001C5A5E">
      <w:r>
        <w:t xml:space="preserve">No curso da execução das indagações e dos procedimentos analíticos para a revisão, a análise das contas a receber pelo auditor mostra um valor significativo de contas a receber vencidas para as quais não existem provisões para perdas. Isto leva o auditor a acreditar que o saldo de contas a receber nas demonstrações contábeis possa estar materialmente distorcido. Dessa forma, o auditor indaga à administração se existem contas a receber não realizáveis que necessitariam ser mostradas pelo seu valor líquido de realização. </w:t>
      </w:r>
    </w:p>
    <w:p w14:paraId="630ADEB7" w14:textId="77777777" w:rsidR="001C5A5E" w:rsidRDefault="001C5A5E" w:rsidP="001C5A5E">
      <w:r>
        <w:t>Dependendo da resposta da administração, a avaliação do auditor concernente à resposta pode:</w:t>
      </w:r>
    </w:p>
    <w:p w14:paraId="330EFC81" w14:textId="77777777" w:rsidR="001C5A5E" w:rsidRDefault="001C5A5E" w:rsidP="001C5A5E">
      <w:r>
        <w:t xml:space="preserve">(a) </w:t>
      </w:r>
      <w:r>
        <w:tab/>
        <w:t xml:space="preserve">possibilitar ao auditor concluir que o saldo de contas a receber provavelmente não esteja materialmente distorcido. Nesse caso nenhum procedimento adicional é requerido; </w:t>
      </w:r>
    </w:p>
    <w:p w14:paraId="60F9BB86" w14:textId="77777777" w:rsidR="001C5A5E" w:rsidRDefault="001C5A5E" w:rsidP="001C5A5E">
      <w:r>
        <w:t xml:space="preserve">(b) </w:t>
      </w:r>
      <w:r>
        <w:tab/>
        <w:t>possibilitar ao auditor determinar que o assunto faça com que as demonstrações contábeis estejam materialmente distorcidas. Nenhum procedimento adicional é requerido e o auditor forma a conclusão de que as demonstrações contábeis, como um todo, estão materialmente distorcidas;</w:t>
      </w:r>
    </w:p>
    <w:p w14:paraId="679BFBA3" w14:textId="77777777" w:rsidR="001C5A5E" w:rsidRDefault="001C5A5E" w:rsidP="001C5A5E">
      <w:r>
        <w:t xml:space="preserve">(c) </w:t>
      </w:r>
      <w:r>
        <w:tab/>
        <w:t xml:space="preserve">levar o auditor a continuar acreditando que o saldo de contas a receber provavelmente está materialmente distorcido, todavia, sem fornecer evidência apropriada e suficiente para que ele determine que o saldo esteja de fato distorcido. Nesse caso, é requerido do auditor que execute procedimentos adicionais, incluindo, por exemplo, a solicitação que a administração faça uma análise dos valores subsequentemente recebidos para identificar contas a receber não realizáveis. A avaliação dos resultados dos procedimentos adicionais pode permitir ao auditor atingir a conclusão apresentada em (a) ou (b). Em caso negativo, é requerido do auditor: </w:t>
      </w:r>
    </w:p>
    <w:p w14:paraId="661194FF" w14:textId="77777777" w:rsidR="001C5A5E" w:rsidRDefault="001C5A5E" w:rsidP="001C5A5E">
      <w:r>
        <w:t xml:space="preserve">(i) </w:t>
      </w:r>
      <w:r>
        <w:tab/>
        <w:t>continuar executando procedimentos adicionais até que ele consiga atingir uma das conclusões apresentadas em (a) ou (b); ou</w:t>
      </w:r>
    </w:p>
    <w:p w14:paraId="4B8DF359" w14:textId="77777777" w:rsidR="001C5A5E" w:rsidRDefault="001C5A5E" w:rsidP="001C5A5E">
      <w:r>
        <w:t xml:space="preserve">(ii) </w:t>
      </w:r>
      <w:r>
        <w:tab/>
        <w:t xml:space="preserve">se o auditor não conseguir concluir que o assunto provavelmente não faça com que as demonstrações contábeis, como um todo, estejam materialmente distorcidas ou não conseguir determinar que elas estejam de fato distorcidas, então, existe uma limitação no alcance da revisão e o auditor não tem condições de formar uma conclusão sem modificação sobre as demonstrações contábeis. </w:t>
      </w:r>
    </w:p>
    <w:p w14:paraId="1FBD68B6" w14:textId="77777777" w:rsidR="001C5A5E" w:rsidRDefault="001C5A5E" w:rsidP="001C5A5E"/>
    <w:p w14:paraId="4066DD9E" w14:textId="77777777" w:rsidR="001C5A5E" w:rsidRDefault="001C5A5E" w:rsidP="001C5A5E">
      <w:r>
        <w:t xml:space="preserve">Representações formais (ver itens 61 a 63) </w:t>
      </w:r>
    </w:p>
    <w:p w14:paraId="4550C586" w14:textId="77777777" w:rsidR="001C5A5E" w:rsidRDefault="001C5A5E" w:rsidP="001C5A5E"/>
    <w:p w14:paraId="46B67853" w14:textId="77777777" w:rsidR="001C5A5E" w:rsidRDefault="001C5A5E" w:rsidP="001C5A5E">
      <w:r>
        <w:t xml:space="preserve">A100. A106 (Alterado pela Revisão NBC 3) </w:t>
      </w:r>
      <w:r>
        <w:tab/>
        <w:t xml:space="preserve">As representações por escrito constituem uma fonte importante de evidência no trabalho de revisão. Se a administração fizer modificações naquilo que deve representar ou não fornecer as representações por escrito que forem solicitadas, isto pode alertar o auditor da possibilidade de que um ou mais assuntos significativos possam existir. Adicionalmente, a solicitação de representações por escrito, ao invés de orais, em muitos casos pode impelir a administração a considerar esse assunto de forma mais rigorosa, aumentando assim a qualidade das representações. </w:t>
      </w:r>
    </w:p>
    <w:p w14:paraId="6132EF67" w14:textId="77777777" w:rsidR="001C5A5E" w:rsidRDefault="001C5A5E" w:rsidP="001C5A5E"/>
    <w:p w14:paraId="7A1727CB" w14:textId="77777777" w:rsidR="001C5A5E" w:rsidRDefault="001C5A5E" w:rsidP="001C5A5E">
      <w:r>
        <w:t xml:space="preserve">A101. A107 (Alterado pela Revisão NBC 3) Além das representações formais requeridas por esta Norma, o auditor pode considerar necessário solicitar outras representações por escrito sobre as demonstrações contábeis. Essas representações adicionais podem ser necessárias, por exemplo, para completar a evidência requerida com respeito a certos itens ou divulgações refletidas nas demonstrações contábeis para as quais o auditor considere tais representações importantes para a formação de sua conclusão sobre as demonstrações contábeis, seja a conclusão com ou sem modificação. </w:t>
      </w:r>
    </w:p>
    <w:p w14:paraId="655E8DBB" w14:textId="77777777" w:rsidR="001C5A5E" w:rsidRDefault="001C5A5E" w:rsidP="001C5A5E"/>
    <w:p w14:paraId="777029DA" w14:textId="77777777" w:rsidR="001C5A5E" w:rsidRDefault="001C5A5E" w:rsidP="001C5A5E">
      <w:r>
        <w:t xml:space="preserve">A102. A108 (Alterado pela Revisão NBC 3) Em alguns casos, a administração pode incluir linguagem qualificativa nas representações formais, especificando que elas são feitas com base no seu melhor conhecimento e crença. É razoável que o auditor aceite tal redação se ele estiver satisfeito de que as representações estão sendo feitas por aqueles com responsabilidade e conhecimento apropriados dos assuntos incluídos nas representações. </w:t>
      </w:r>
    </w:p>
    <w:p w14:paraId="2502981E" w14:textId="77777777" w:rsidR="001C5A5E" w:rsidRDefault="001C5A5E" w:rsidP="001C5A5E"/>
    <w:p w14:paraId="6F927D8E" w14:textId="77777777" w:rsidR="001C5A5E" w:rsidRDefault="001C5A5E" w:rsidP="001C5A5E">
      <w:r>
        <w:t xml:space="preserve">Avaliação das evidências obtidas nos procedimentos executados (ver itens 66 a 68) </w:t>
      </w:r>
    </w:p>
    <w:p w14:paraId="61E79570" w14:textId="77777777" w:rsidR="001C5A5E" w:rsidRDefault="001C5A5E" w:rsidP="001C5A5E"/>
    <w:p w14:paraId="0C5CD669" w14:textId="77777777" w:rsidR="001C5A5E" w:rsidRDefault="001C5A5E" w:rsidP="001C5A5E">
      <w:r>
        <w:t xml:space="preserve">A103. A109 (Alterado pela Revisão NBC 3) </w:t>
      </w:r>
      <w:r>
        <w:tab/>
        <w:t xml:space="preserve">Em alguns casos, o auditor pode não ter obtido a evidência que esperava obter por meio das indagações e procedimentos analíticos projetados para as circunstâncias específicas. Nessas circunstâncias, o auditor considera que a evidência obtida dos procedimentos executados não seja apropriada e suficiente para possibilitar a formação de conclusão sobre as demonstrações contábeis. O auditor pode: </w:t>
      </w:r>
    </w:p>
    <w:p w14:paraId="609A431F" w14:textId="77777777" w:rsidR="001C5A5E" w:rsidRDefault="001C5A5E" w:rsidP="001C5A5E">
      <w:r>
        <w:t>•</w:t>
      </w:r>
      <w:r>
        <w:tab/>
        <w:t>estender o trabalho executado; ou</w:t>
      </w:r>
    </w:p>
    <w:p w14:paraId="190DF952" w14:textId="77777777" w:rsidR="001C5A5E" w:rsidRDefault="001C5A5E" w:rsidP="001C5A5E">
      <w:r>
        <w:t>•</w:t>
      </w:r>
      <w:r>
        <w:tab/>
        <w:t>executar outros procedimentos julgados necessários nas circunstâncias pelo auditor.</w:t>
      </w:r>
    </w:p>
    <w:p w14:paraId="48227855" w14:textId="77777777" w:rsidR="001C5A5E" w:rsidRDefault="001C5A5E" w:rsidP="001C5A5E">
      <w:r>
        <w:t>Quando nenhuma dessas alternativas for viável nas circunstâncias, o auditor não será capaz de obter evidência suficiente e apropriada para possibilitar a formação de sua conclusão. Nesse caso, é requerido por esta Norma que o auditor determine o efeito sobre o seu relatório ou sobre a sua capacidade de completar o trabalho de revisão. Por exemplo, se um membro da administração não estiver disponível no momento da revisão para responder às indagações do auditor sobre assuntos significativos. Esta situação pode surgir até mesmo se o auditor não tiver tomado conhecimento de assuntos que façam o auditor acreditar que as demonstrações contábeis possam estar materialmente distorcidas, conforme tratado no item 57.</w:t>
      </w:r>
    </w:p>
    <w:p w14:paraId="6D6F41E6" w14:textId="77777777" w:rsidR="001C5A5E" w:rsidRDefault="001C5A5E" w:rsidP="001C5A5E"/>
    <w:p w14:paraId="603FF968" w14:textId="77777777" w:rsidR="001C5A5E" w:rsidRDefault="001C5A5E" w:rsidP="001C5A5E">
      <w:r>
        <w:t xml:space="preserve">Limitações no alcance da revisão </w:t>
      </w:r>
    </w:p>
    <w:p w14:paraId="114FF781" w14:textId="77777777" w:rsidR="001C5A5E" w:rsidRDefault="001C5A5E" w:rsidP="001C5A5E"/>
    <w:p w14:paraId="43D6D8D8" w14:textId="77777777" w:rsidR="001C5A5E" w:rsidRDefault="001C5A5E" w:rsidP="001C5A5E">
      <w:r>
        <w:t>A104.  A110 (Alterado pela Revisão NBC 3)</w:t>
      </w:r>
      <w:r>
        <w:tab/>
        <w:t>A impossibilidade de executar um procedimento específico não constitui limitação no alcance da revisão, se o auditor puder obter evidência apropriada e suficiente executando outros procedimentos.</w:t>
      </w:r>
    </w:p>
    <w:p w14:paraId="2449AD2A" w14:textId="77777777" w:rsidR="001C5A5E" w:rsidRDefault="001C5A5E" w:rsidP="001C5A5E"/>
    <w:p w14:paraId="3984DDCE" w14:textId="77777777" w:rsidR="001C5A5E" w:rsidRDefault="001C5A5E" w:rsidP="001C5A5E">
      <w:r>
        <w:t xml:space="preserve">A105. A111 (Alterado pela Revisão NBC 3) As limitações no alcance da revisão impostas pela administração podem ter outras implicações para a revisão. Podem afetar a continuidade do trabalho e as considerações do auditor sobre as áreas onde as demonstrações contábeis possam estar materialmente distorcidas. </w:t>
      </w:r>
    </w:p>
    <w:p w14:paraId="393DEE7E" w14:textId="77777777" w:rsidR="001C5A5E" w:rsidRDefault="001C5A5E" w:rsidP="001C5A5E"/>
    <w:p w14:paraId="17F33CA1" w14:textId="77777777" w:rsidR="001C5A5E" w:rsidRDefault="001C5A5E" w:rsidP="001C5A5E">
      <w:r>
        <w:t xml:space="preserve">Formação da conclusão do auditor sobre as demonstrações contábeis </w:t>
      </w:r>
    </w:p>
    <w:p w14:paraId="6969B2B2" w14:textId="77777777" w:rsidR="001C5A5E" w:rsidRDefault="001C5A5E" w:rsidP="001C5A5E"/>
    <w:p w14:paraId="16F93813" w14:textId="77777777" w:rsidR="001C5A5E" w:rsidRDefault="001C5A5E" w:rsidP="001C5A5E">
      <w:r>
        <w:t xml:space="preserve">Descrição da estrutura de relatório financeiro aplicável (ver item 69(a)) </w:t>
      </w:r>
    </w:p>
    <w:p w14:paraId="71E8E978" w14:textId="77777777" w:rsidR="001C5A5E" w:rsidRDefault="001C5A5E" w:rsidP="001C5A5E"/>
    <w:p w14:paraId="0F51A61F" w14:textId="77777777" w:rsidR="001C5A5E" w:rsidRDefault="001C5A5E" w:rsidP="001C5A5E">
      <w:r>
        <w:t xml:space="preserve">A106. A112 (Alterado pela Revisão NBC 3) A descrição da estrutura de relatório financeiro aplicada na elaboração das demonstrações contábeis é importante porque informa aos seus usuários sobre a estrutura sobre a qual essas demonstrações estão baseadas. Se as demonstrações contábeis são de propósitos especiais, elas podem ser elaboradas usando uma estrutura de relatório financeiro de propósito especial, que esteja disponível apenas à parte contratante e ao auditor. A descrição da estrutura de relatório financeiro de propósito especial utilizada é importante, visto que essas demonstrações de propósitos especiais podem não ser apropriadas para outra finalidade, que não seja aquela pretendida, conforme divulgado nessas demonstrações contábeis de propósito especial. </w:t>
      </w:r>
    </w:p>
    <w:p w14:paraId="4A5E9AC0" w14:textId="77777777" w:rsidR="001C5A5E" w:rsidRDefault="001C5A5E" w:rsidP="001C5A5E"/>
    <w:p w14:paraId="2A638707" w14:textId="77777777" w:rsidR="001C5A5E" w:rsidRDefault="001C5A5E" w:rsidP="001C5A5E">
      <w:r>
        <w:t xml:space="preserve">A107. A113 (Alterado pela Revisão NBC 3) A descrição da estrutura de relatório financeiro aplicada que contenha linguagem qualificativa imprecisa ou limitadora (por exemplo, “as demonstrações contábeis estão substancialmente em conformidade com as Normas Internacionais de Relatórios Financeiros” não é uma descrição adequada dessa estrutura, visto que pode confundir os seus usuários. </w:t>
      </w:r>
    </w:p>
    <w:p w14:paraId="473FD1C3" w14:textId="77777777" w:rsidR="001C5A5E" w:rsidRDefault="001C5A5E" w:rsidP="001C5A5E"/>
    <w:p w14:paraId="765F04D9" w14:textId="77777777" w:rsidR="001C5A5E" w:rsidRDefault="001C5A5E" w:rsidP="001C5A5E">
      <w:r>
        <w:t xml:space="preserve">Divulgação de efeitos de transações e eventos relevantes sobre informações transmitidas pelas demonstrações contábeis (ver itens 69(b)(vi) e 71) </w:t>
      </w:r>
    </w:p>
    <w:p w14:paraId="3649DEF6" w14:textId="77777777" w:rsidR="001C5A5E" w:rsidRDefault="001C5A5E" w:rsidP="001C5A5E"/>
    <w:p w14:paraId="4AFB4D05" w14:textId="77777777" w:rsidR="001C5A5E" w:rsidRDefault="001C5A5E" w:rsidP="001C5A5E">
      <w:r>
        <w:t>A108. A114 (Alterado pela Revisão NBC 3)</w:t>
      </w:r>
      <w:r>
        <w:tab/>
        <w:t xml:space="preserve">Esta Norma requer do auditor que seja avaliado se as demonstrações contábeis fornecem divulgações apropriadas para permitir aos usuários pretendidos compreenderem o efeito de transações e eventos relevantes sobre a posição financeira da entidade, seu desempenho e seus fluxos de caixa. </w:t>
      </w:r>
    </w:p>
    <w:p w14:paraId="25C6A7DD" w14:textId="77777777" w:rsidR="001C5A5E" w:rsidRDefault="001C5A5E" w:rsidP="001C5A5E"/>
    <w:p w14:paraId="5122841A" w14:textId="77777777" w:rsidR="001C5A5E" w:rsidRDefault="001C5A5E" w:rsidP="001C5A5E">
      <w:r>
        <w:t xml:space="preserve">A109. A115 (Alterado pela Revisão NBC 3) No caso de demonstrações contábeis elaboradas de acordo com os requisitos de uma estrutura de apresentação adequada, a administração pode ter que incluir divulgações adicionais nas demonstrações contábeis, além daquelas especificamente exigidas pela estrutura de relatório financeiro aplicável ou, em circunstâncias extremamente raras, se afastar de um requisito na estrutura, a fim de conseguir a apresentação adequada das demonstrações contábeis. </w:t>
      </w:r>
    </w:p>
    <w:p w14:paraId="3432C9D7" w14:textId="77777777" w:rsidR="001C5A5E" w:rsidRDefault="001C5A5E" w:rsidP="001C5A5E"/>
    <w:p w14:paraId="1B760244" w14:textId="77777777" w:rsidR="001C5A5E" w:rsidRDefault="001C5A5E" w:rsidP="001C5A5E">
      <w:r>
        <w:t xml:space="preserve">Considerações quando uma estrutura de conformidade for utilizada </w:t>
      </w:r>
    </w:p>
    <w:p w14:paraId="1941B748" w14:textId="77777777" w:rsidR="001C5A5E" w:rsidRDefault="001C5A5E" w:rsidP="001C5A5E"/>
    <w:p w14:paraId="09211110" w14:textId="77777777" w:rsidR="001C5A5E" w:rsidRDefault="001C5A5E" w:rsidP="001C5A5E">
      <w:r>
        <w:t xml:space="preserve">A110. A116 (Alterado pela Revisão NBC 3) É extremamente raro o auditor considerar enganosa as demonstrações contábeis elaboradas de acordo com uma estrutura de conformidade se, conforme esta Norma, o auditor tiver determinado que a estrutura era aceitável no momento de aceitação do trabalho. </w:t>
      </w:r>
    </w:p>
    <w:p w14:paraId="5498465D" w14:textId="77777777" w:rsidR="001C5A5E" w:rsidRDefault="001C5A5E" w:rsidP="001C5A5E"/>
    <w:p w14:paraId="70D0366C" w14:textId="77777777" w:rsidR="001C5A5E" w:rsidRDefault="001C5A5E" w:rsidP="001C5A5E">
      <w:r>
        <w:t xml:space="preserve">Aspectos qualitativos das práticas contábeis da entidade (ver item 70(b)) </w:t>
      </w:r>
    </w:p>
    <w:p w14:paraId="7EC4C8DD" w14:textId="77777777" w:rsidR="001C5A5E" w:rsidRDefault="001C5A5E" w:rsidP="001C5A5E"/>
    <w:p w14:paraId="5E5ABB66" w14:textId="77777777" w:rsidR="001C5A5E" w:rsidRDefault="001C5A5E" w:rsidP="001C5A5E">
      <w:r>
        <w:t xml:space="preserve">A111. A117 (Alterado pela Revisão NBC 3) Ao considerar os aspectos qualitativos das práticas contábeis da entidade, o auditor pode tomar conhecimento de possível tendenciosidade nos julgamentos da administração. O auditor pode concluir que o efeito combinado da falta de neutralidade e o efeito de possíveis distorções não corrigidas fazem com que as demonstrações contábeis como um todo estejam materialmente distorcidas. Indicadores da falta de neutralidade que podem afetar a avaliação do auditor quanto ao fato de que as demonstrações contábeis como um todo possam estar materialmente distorcidas incluem o seguinte: </w:t>
      </w:r>
    </w:p>
    <w:p w14:paraId="59D40E4C" w14:textId="77777777" w:rsidR="001C5A5E" w:rsidRDefault="001C5A5E" w:rsidP="001C5A5E">
      <w:r>
        <w:t>•</w:t>
      </w:r>
      <w:r>
        <w:tab/>
        <w:t xml:space="preserve">a correção seletiva de aparentes distorções trazidas à atenção da administração durante a revisão (por exemplo, corrigir distorções que melhorem o resultado, mas não corrigir distorções que tenham o efeito inverso de diminuir o resultado); ou </w:t>
      </w:r>
    </w:p>
    <w:p w14:paraId="37355612" w14:textId="77777777" w:rsidR="001C5A5E" w:rsidRDefault="001C5A5E" w:rsidP="001C5A5E">
      <w:r>
        <w:t>•</w:t>
      </w:r>
      <w:r>
        <w:tab/>
        <w:t>possíveis tendenciosidades da administração ao fazer estimativas contábeis.</w:t>
      </w:r>
    </w:p>
    <w:p w14:paraId="1433CFED" w14:textId="77777777" w:rsidR="001C5A5E" w:rsidRDefault="001C5A5E" w:rsidP="001C5A5E">
      <w:r>
        <w:t xml:space="preserve"> </w:t>
      </w:r>
    </w:p>
    <w:p w14:paraId="22BC7358" w14:textId="77777777" w:rsidR="001C5A5E" w:rsidRDefault="001C5A5E" w:rsidP="001C5A5E">
      <w:r>
        <w:t xml:space="preserve">A112. A118 (Alterado pela Revisão NBC 3) </w:t>
      </w:r>
      <w:r>
        <w:tab/>
        <w:t>Com o propósito de concluir sobre a razoabilidade das estimativas contábeis individuais, indicadores de possível tendenciosidade da administração não necessariamente significam que existam distorções. Esses indicadores podem, contudo, afetar a consideração do auditor sobre se as demonstrações contábeis como um todo possam ser consideradas distorcidas.</w:t>
      </w:r>
    </w:p>
    <w:p w14:paraId="32A1ABF2" w14:textId="77777777" w:rsidR="001C5A5E" w:rsidRDefault="001C5A5E" w:rsidP="001C5A5E"/>
    <w:p w14:paraId="7F4E267F" w14:textId="77777777" w:rsidR="001C5A5E" w:rsidRDefault="001C5A5E" w:rsidP="001C5A5E">
      <w:r>
        <w:t xml:space="preserve">Forma da conclusão (ver item 74) </w:t>
      </w:r>
    </w:p>
    <w:p w14:paraId="7427D031" w14:textId="77777777" w:rsidR="001C5A5E" w:rsidRDefault="001C5A5E" w:rsidP="001C5A5E"/>
    <w:p w14:paraId="366AE3F5" w14:textId="77777777" w:rsidR="001C5A5E" w:rsidRDefault="001C5A5E" w:rsidP="001C5A5E">
      <w:r>
        <w:t xml:space="preserve">Informações apresentadas nas demonstrações contábeis </w:t>
      </w:r>
    </w:p>
    <w:p w14:paraId="3DB80718" w14:textId="77777777" w:rsidR="001C5A5E" w:rsidRDefault="001C5A5E" w:rsidP="001C5A5E"/>
    <w:p w14:paraId="57F4FC6F" w14:textId="77777777" w:rsidR="001C5A5E" w:rsidRDefault="001C5A5E" w:rsidP="001C5A5E">
      <w:r>
        <w:t>A113. A119 (Alterado pela Revisão NBC 3) No caso das demonstrações contábeis elaboradas de acordo com uma estrutura de apresentação adequada, a conclusão do auditor afirma que nenhum fato chegou ao seu conhecimento que o leve a acreditar que as demonstrações contábeis não apresentem de forma adequada, em todos os aspectos relevantes, ... (ou não fornecem uma visão verdadeira e justa de …) de acordo com [a estrutura de apresentação adequada aplicável]. No caso de estruturas para fins gerais, por exemplo, é exigido que as demonstrações contábeis sejam apresentadas de forma adequada (ou que forneçam uma visão verdadeira e justa) da posição financeira da entidade no final do período, do desempenho das suas operações e dos fluxos de caixa da entidade para aquele período.</w:t>
      </w:r>
    </w:p>
    <w:p w14:paraId="6C850A8F" w14:textId="77777777" w:rsidR="001C5A5E" w:rsidRDefault="001C5A5E" w:rsidP="001C5A5E"/>
    <w:p w14:paraId="46F300CB" w14:textId="77777777" w:rsidR="001C5A5E" w:rsidRDefault="001C5A5E" w:rsidP="001C5A5E">
      <w:r>
        <w:t>“Apresentam, adequadamente, em todos os aspectos relevantes” ou “apresentam uma visão verdadeira e justa”</w:t>
      </w:r>
    </w:p>
    <w:p w14:paraId="73723480" w14:textId="77777777" w:rsidR="001C5A5E" w:rsidRDefault="001C5A5E" w:rsidP="001C5A5E"/>
    <w:p w14:paraId="7F54FAA6" w14:textId="77777777" w:rsidR="001C5A5E" w:rsidRDefault="001C5A5E" w:rsidP="001C5A5E">
      <w:r>
        <w:t xml:space="preserve">A114.  A120 (Alterado pela Revisão NBC 3) A utilização da frase “apresentam, adequadamente, em todos os aspectos relevantes” ou da frase “apresentam uma visão verdadeira e justa” é normalmente determinada pela lei ou pelo regulamento que rege a auditoria de demonstrações contábeis em determinada jurisdição, ou pela prática geralmente aceita. Embora não seja o cenário atualmente existente no Brasil, caso lei ou regulamento venha a requerer o uso de texto diferente, isso não afeta os requerimentos desta Norma para que o auditor avalie a apresentação adequada das demonstrações contábeis elaboradas de acordo com a estrutura de apresentação adequada. </w:t>
      </w:r>
    </w:p>
    <w:p w14:paraId="7A209EB9" w14:textId="77777777" w:rsidR="001C5A5E" w:rsidRDefault="001C5A5E" w:rsidP="001C5A5E"/>
    <w:p w14:paraId="5076191D" w14:textId="77777777" w:rsidR="001C5A5E" w:rsidRDefault="001C5A5E" w:rsidP="001C5A5E">
      <w:r>
        <w:t>Impossibilidade de concluir devido à limitação imposta pela administração sobre o alcance da revisão após a aceitação do trabalho (ver itens 15 e 82)</w:t>
      </w:r>
    </w:p>
    <w:p w14:paraId="5DAE5BC1" w14:textId="77777777" w:rsidR="001C5A5E" w:rsidRDefault="001C5A5E" w:rsidP="001C5A5E"/>
    <w:p w14:paraId="0502DC60" w14:textId="77777777" w:rsidR="001C5A5E" w:rsidRDefault="001C5A5E" w:rsidP="001C5A5E">
      <w:r>
        <w:t xml:space="preserve">A115. A121 (Alterado pela Revisão NBC 3) A viabilidade de o auditor retirar-se do trabalho de revisão pode depender do estágio em que se encontra o trabalho no momento em que a administração imponha a limitação. Caso o auditor tenha completado substancialmente o trabalho, ele pode decidir finalizar a revisão na medida do possível, abster-se de apresentar conclusão e explicar a limitação do alcance no parágrafo que descreva a base para abstenção de conclusão. </w:t>
      </w:r>
    </w:p>
    <w:p w14:paraId="59CCF982" w14:textId="77777777" w:rsidR="001C5A5E" w:rsidRDefault="001C5A5E" w:rsidP="001C5A5E"/>
    <w:p w14:paraId="278CD7A1" w14:textId="77777777" w:rsidR="001C5A5E" w:rsidRDefault="001C5A5E" w:rsidP="001C5A5E">
      <w:r>
        <w:t xml:space="preserve">A116. A122 (Alterado pela Revisão NBC 3) Em certas circunstâncias, a retirada do trabalho pode não ser possível se for exigido por lei ou regulamentação, que o auditor continue com o trabalho. Por exemplo, esta situação pode ocorrer no caso em que o auditor seja nomeado para revisar as demonstrações contábeis de entidade do setor público. O auditor pode também considerar se for necessário, incluir um parágrafo de Outros Assuntos no seu relatório, a fim de explicar porque não é possível se retirar do trabalho. </w:t>
      </w:r>
    </w:p>
    <w:p w14:paraId="61390870" w14:textId="77777777" w:rsidR="001C5A5E" w:rsidRDefault="001C5A5E" w:rsidP="001C5A5E"/>
    <w:p w14:paraId="64059F6E" w14:textId="77777777" w:rsidR="001C5A5E" w:rsidRDefault="001C5A5E" w:rsidP="001C5A5E">
      <w:r>
        <w:t xml:space="preserve">Comunicação com reguladores ou proprietários da entidade </w:t>
      </w:r>
    </w:p>
    <w:p w14:paraId="46C22AA2" w14:textId="77777777" w:rsidR="001C5A5E" w:rsidRDefault="001C5A5E" w:rsidP="001C5A5E"/>
    <w:p w14:paraId="21EA635E" w14:textId="77777777" w:rsidR="001C5A5E" w:rsidRDefault="001C5A5E" w:rsidP="001C5A5E">
      <w:r>
        <w:t xml:space="preserve">A117. A123 (Alterado pela Revisão NBC 3) Quando o auditor conclui que seja necessário se retirar do trabalho devido à limitação de alcance, pode haver uma exigência profissional, legal ou regulamentar em que ele tenha que comunicar os assuntos relativos à retirada do trabalho aos reguladores ou proprietários da entidade. </w:t>
      </w:r>
    </w:p>
    <w:p w14:paraId="37F2D0CF" w14:textId="77777777" w:rsidR="001C5A5E" w:rsidRDefault="001C5A5E" w:rsidP="001C5A5E"/>
    <w:p w14:paraId="79416FDC" w14:textId="77777777" w:rsidR="001C5A5E" w:rsidRDefault="001C5A5E" w:rsidP="001C5A5E">
      <w:r>
        <w:t xml:space="preserve">Relatório de revisão (ver itens 86 a 92) </w:t>
      </w:r>
    </w:p>
    <w:p w14:paraId="5E6D42E1" w14:textId="77777777" w:rsidR="001C5A5E" w:rsidRDefault="001C5A5E" w:rsidP="001C5A5E"/>
    <w:p w14:paraId="20ABAA9A" w14:textId="77777777" w:rsidR="001C5A5E" w:rsidRDefault="001C5A5E" w:rsidP="001C5A5E">
      <w:r>
        <w:t>A118. A124 (Alterado pela Revisão NBC 3) O relatório escrito compreende os relatórios emitidos em formato de cópia impressa e aqueles utilizados em meio eletrônico.</w:t>
      </w:r>
    </w:p>
    <w:p w14:paraId="74BC88E5" w14:textId="77777777" w:rsidR="001C5A5E" w:rsidRDefault="001C5A5E" w:rsidP="001C5A5E"/>
    <w:p w14:paraId="7FDCA6CF" w14:textId="77777777" w:rsidR="001C5A5E" w:rsidRDefault="001C5A5E" w:rsidP="001C5A5E">
      <w:r>
        <w:t xml:space="preserve">Elementos do relatório do auditor (ver item 86) </w:t>
      </w:r>
    </w:p>
    <w:p w14:paraId="4EF84983" w14:textId="77777777" w:rsidR="001C5A5E" w:rsidRDefault="001C5A5E" w:rsidP="001C5A5E"/>
    <w:p w14:paraId="2628F93D" w14:textId="77777777" w:rsidR="001C5A5E" w:rsidRDefault="001C5A5E" w:rsidP="001C5A5E">
      <w:r>
        <w:t xml:space="preserve">A119. A125 (Alterado pela Revisão NBC 3) Título indicando que o relatório é emitido por auditor independente, por exemplo, “Relatório de Revisão do Auditor Independente”, afirma que ele cumpriu todos os requisitos éticos pertinentes à independência e, portanto, distingue o seu relatório de relatórios emitidos por outros. </w:t>
      </w:r>
    </w:p>
    <w:p w14:paraId="0CEE5A0D" w14:textId="77777777" w:rsidR="001C5A5E" w:rsidRDefault="001C5A5E" w:rsidP="001C5A5E"/>
    <w:p w14:paraId="2F0163BD" w14:textId="77777777" w:rsidR="001C5A5E" w:rsidRDefault="001C5A5E" w:rsidP="001C5A5E">
      <w:r>
        <w:t xml:space="preserve">A120. A126 (Alterado pela Revisão NBC 3) Leis ou regulamentações podem especificar a quem o relatório deva ser endereçado pelo auditor. O relatório do auditor é normalmente endereçado às pessoas para quem o relatório é elaborado, frequentemente para os proprietários ou para os responsáveis pela governança da entidade, cujas demonstrações contábeis estejam sendo revisadas. </w:t>
      </w:r>
    </w:p>
    <w:p w14:paraId="635C1A48" w14:textId="77777777" w:rsidR="001C5A5E" w:rsidRDefault="001C5A5E" w:rsidP="001C5A5E"/>
    <w:p w14:paraId="5F692714" w14:textId="77777777" w:rsidR="001C5A5E" w:rsidRDefault="001C5A5E" w:rsidP="001C5A5E">
      <w:r>
        <w:t xml:space="preserve">A121. A127 (Alterado pela Revisão NBC 3) Quando o auditor está ciente de que as demonstrações contábeis revisadas serão incluídas em documento que contenha outras informações como, por exemplo, prospecto de oferta pública, o auditor pode considerar se a forma de apresentação permite identificar os números das páginas em que estejam apresentadas as demonstrações contábeis revisadas. Isto auxilia os usuários a identificar as demonstrações contábeis às quais o relatório do auditor se relaciona. </w:t>
      </w:r>
    </w:p>
    <w:p w14:paraId="600D0BD2" w14:textId="77777777" w:rsidR="001C5A5E" w:rsidRDefault="001C5A5E" w:rsidP="001C5A5E"/>
    <w:p w14:paraId="6F8B6428" w14:textId="77777777" w:rsidR="001C5A5E" w:rsidRDefault="001C5A5E" w:rsidP="001C5A5E">
      <w:r>
        <w:t xml:space="preserve">Responsabilidade da administração pelas demonstrações contábeis (ver item 86(d)) </w:t>
      </w:r>
    </w:p>
    <w:p w14:paraId="518E4FD0" w14:textId="77777777" w:rsidR="001C5A5E" w:rsidRDefault="001C5A5E" w:rsidP="001C5A5E"/>
    <w:p w14:paraId="5B98AD03" w14:textId="77777777" w:rsidR="001C5A5E" w:rsidRDefault="001C5A5E" w:rsidP="001C5A5E">
      <w:r>
        <w:t>A122.</w:t>
      </w:r>
      <w:r>
        <w:tab/>
        <w:t>A128 (Alterado pela Revisão NBC 3) A exigência desta Norma de que o auditor deva obter a concordância da administração no sentido de que ela reconheça e compreenda as suas responsabilidades na elaboração das demonstrações contábeis e implementação dos controles internos são fundamentais para realizar a revisão e a elaboração do relatório do auditor quanto ao trabalho de revisão. Esta descrição das responsabilidades da administração no relatório do auditor fornece o contexto para os usuários do relatório, acerca das responsabilidades da administração, visto que se relacionam com o trabalho de revisão realizado.</w:t>
      </w:r>
    </w:p>
    <w:p w14:paraId="0B322CC0" w14:textId="77777777" w:rsidR="001C5A5E" w:rsidRDefault="001C5A5E" w:rsidP="001C5A5E"/>
    <w:p w14:paraId="1EEB815E" w14:textId="77777777" w:rsidR="001C5A5E" w:rsidRDefault="001C5A5E" w:rsidP="001C5A5E">
      <w:r>
        <w:t xml:space="preserve">A123. A129 (Alterado pela Revisão NBC 3) O relatório do auditor não necessita fazer referência especificamente à “administração”, mas pode utilizar o termo que for mais apropriado no contexto da estrutura legal aplicável. Em algumas situações, a referência apropriada é relacionada com os responsáveis pela governança da entidade. </w:t>
      </w:r>
    </w:p>
    <w:p w14:paraId="4BCEAECA" w14:textId="77777777" w:rsidR="001C5A5E" w:rsidRDefault="001C5A5E" w:rsidP="001C5A5E"/>
    <w:p w14:paraId="53146BB3" w14:textId="77777777" w:rsidR="001C5A5E" w:rsidRDefault="001C5A5E" w:rsidP="001C5A5E">
      <w:r>
        <w:t xml:space="preserve">A124.  A130 (Alterado pela Revisão NBC 3) Pode haver circunstâncias em que é apropriado para o auditor acrescentar à descrição das responsabilidades da administração, conforme descrito nesta Norma, a fim de refletir responsabilidades adicionais que sejam relevantes à elaboração das demonstrações contábeis em decorrência do tipo de entidade. </w:t>
      </w:r>
    </w:p>
    <w:p w14:paraId="51749695" w14:textId="77777777" w:rsidR="001C5A5E" w:rsidRDefault="001C5A5E" w:rsidP="001C5A5E"/>
    <w:p w14:paraId="00C1A2D5" w14:textId="77777777" w:rsidR="001C5A5E" w:rsidRDefault="001C5A5E" w:rsidP="001C5A5E">
      <w:r>
        <w:t xml:space="preserve">A125. A131 (Alterado pela Revisão NBC 3) Em algumas situações, leis ou regulamentos definindo responsabilidades da administração podem fazer referência específica à adequação dos registros e sistemas contábeis. Como livros, registros e sistemas são partes integrantes do controle interno, esta Norma não utiliza essas descrições ou exerce quaisquer referências específicas. </w:t>
      </w:r>
    </w:p>
    <w:p w14:paraId="1F906A8C" w14:textId="77777777" w:rsidR="001C5A5E" w:rsidRDefault="001C5A5E" w:rsidP="001C5A5E"/>
    <w:p w14:paraId="025433F0" w14:textId="77777777" w:rsidR="001C5A5E" w:rsidRDefault="001C5A5E" w:rsidP="001C5A5E">
      <w:r>
        <w:t xml:space="preserve">Responsabilidade do auditor (ver item 86(f)) </w:t>
      </w:r>
    </w:p>
    <w:p w14:paraId="73592A34" w14:textId="77777777" w:rsidR="001C5A5E" w:rsidRDefault="001C5A5E" w:rsidP="001C5A5E"/>
    <w:p w14:paraId="3EB5154D" w14:textId="77777777" w:rsidR="001C5A5E" w:rsidRDefault="001C5A5E" w:rsidP="001C5A5E">
      <w:r>
        <w:t xml:space="preserve">A126. A132 (Alterado pela Revisão NBC 3) O relatório do auditor afirma que sua responsabilidade consiste em expressar uma conclusão sobre as demonstrações contábeis com base na revisão efetuada, com o objetivo de distingui-la da responsabilidade da administração pela elaboração das demonstrações contábeis. </w:t>
      </w:r>
    </w:p>
    <w:p w14:paraId="43FEFC45" w14:textId="77777777" w:rsidR="001C5A5E" w:rsidRDefault="001C5A5E" w:rsidP="001C5A5E"/>
    <w:p w14:paraId="2820BFFB" w14:textId="77777777" w:rsidR="001C5A5E" w:rsidRDefault="001C5A5E" w:rsidP="001C5A5E">
      <w:r>
        <w:t xml:space="preserve">Referência às normas (ver item 86(f)) </w:t>
      </w:r>
    </w:p>
    <w:p w14:paraId="0B71BCA7" w14:textId="77777777" w:rsidR="001C5A5E" w:rsidRDefault="001C5A5E" w:rsidP="001C5A5E"/>
    <w:p w14:paraId="255F1C8D" w14:textId="77777777" w:rsidR="001C5A5E" w:rsidRDefault="001C5A5E" w:rsidP="001C5A5E">
      <w:r>
        <w:t>A127. A133 (Alterado pela Revisão NBC 3) A referência às normas utilizadas informa aos usuários do relatório do auditor que a revisão foi conduzida de acordo com as normas estabelecidas.</w:t>
      </w:r>
    </w:p>
    <w:p w14:paraId="4CD70472" w14:textId="77777777" w:rsidR="001C5A5E" w:rsidRDefault="001C5A5E" w:rsidP="001C5A5E"/>
    <w:p w14:paraId="6FD25E3B" w14:textId="77777777" w:rsidR="001C5A5E" w:rsidRDefault="001C5A5E" w:rsidP="001C5A5E">
      <w:r>
        <w:t xml:space="preserve">Comunicação da natureza da revisão de demonstrações contábeis (ver item 86(g)) </w:t>
      </w:r>
    </w:p>
    <w:p w14:paraId="7475EEF2" w14:textId="77777777" w:rsidR="001C5A5E" w:rsidRDefault="001C5A5E" w:rsidP="001C5A5E"/>
    <w:p w14:paraId="6B5CC14F" w14:textId="77777777" w:rsidR="001C5A5E" w:rsidRDefault="001C5A5E" w:rsidP="001C5A5E">
      <w:r>
        <w:t xml:space="preserve">A128. A134 (Alterado pela Revisão NBC 3) A descrição da natureza do trabalho de revisão no relatório do auditor explica o alcance e limitações do trabalho efetuado para o benefício dos leitores do relatório. Essa explicação esclarece, a fim de evitar dúvidas, que a revisão não consiste em uma auditoria e que, portanto, o auditor não expressa uma opinião de auditoria sobre as demonstrações contábeis. </w:t>
      </w:r>
    </w:p>
    <w:p w14:paraId="6070D63A" w14:textId="77777777" w:rsidR="001C5A5E" w:rsidRDefault="001C5A5E" w:rsidP="001C5A5E"/>
    <w:p w14:paraId="63D769E0" w14:textId="77777777" w:rsidR="001C5A5E" w:rsidRDefault="001C5A5E" w:rsidP="001C5A5E">
      <w:r>
        <w:t xml:space="preserve">Descrição da estrutura de relatório financeiro aplicada e como ela pode afetar a conclusão do auditor (ver item 86(i)(ii)) </w:t>
      </w:r>
    </w:p>
    <w:p w14:paraId="5A05AB69" w14:textId="77777777" w:rsidR="001C5A5E" w:rsidRDefault="001C5A5E" w:rsidP="001C5A5E"/>
    <w:p w14:paraId="268DD0B5" w14:textId="77777777" w:rsidR="001C5A5E" w:rsidRDefault="001C5A5E" w:rsidP="001C5A5E">
      <w:r>
        <w:t xml:space="preserve">A129. A135 (Alterado pela Revisão NBC 3) A identificação da estrutura de relatório financeiro aplicada na conclusão do auditor é destinada a informar aos usuários do relatório do auditor, quanto ao contexto em que tal conclusão é expressa. Não é destinada a limitar a avaliação exigida no item 30(a). A estrutura de relatório financeiro aplicada é identificada em tais termos como: </w:t>
      </w:r>
    </w:p>
    <w:p w14:paraId="298C895F" w14:textId="77777777" w:rsidR="001C5A5E" w:rsidRDefault="001C5A5E" w:rsidP="001C5A5E">
      <w:r>
        <w:t xml:space="preserve">“… de acordo com as normas internacionais de relatório financeiro”; ou </w:t>
      </w:r>
    </w:p>
    <w:p w14:paraId="0F7EBE48" w14:textId="77777777" w:rsidR="001C5A5E" w:rsidRDefault="001C5A5E" w:rsidP="001C5A5E">
      <w:r>
        <w:t xml:space="preserve">“… de acordo com as práticas contábeis adotadas no Brasil”. </w:t>
      </w:r>
    </w:p>
    <w:p w14:paraId="0C568F8D" w14:textId="77777777" w:rsidR="001C5A5E" w:rsidRDefault="001C5A5E" w:rsidP="001C5A5E"/>
    <w:p w14:paraId="6FCDBAF5" w14:textId="77777777" w:rsidR="001C5A5E" w:rsidRDefault="001C5A5E" w:rsidP="001C5A5E">
      <w:r>
        <w:t xml:space="preserve">A130. A136 (Alterado pela Revisão NBC 3) Quando a estrutura de relatório financeiro aplicada abrange normas contábeis e requisitos legais ou regulamentares, a estrutura é identificada como “... de acordo com as normas internacionais de relatório financeiro e os requisitos da legislação aplicável”. </w:t>
      </w:r>
    </w:p>
    <w:p w14:paraId="428A45AF" w14:textId="77777777" w:rsidR="001C5A5E" w:rsidRDefault="001C5A5E" w:rsidP="001C5A5E"/>
    <w:p w14:paraId="4DA02E01" w14:textId="77777777" w:rsidR="001C5A5E" w:rsidRDefault="001C5A5E" w:rsidP="001C5A5E">
      <w:r>
        <w:t>Base para conclusão com modificação (ressalva, adversa ou abstenção) (ver item 85(h)(ii))</w:t>
      </w:r>
    </w:p>
    <w:p w14:paraId="1511B7A1" w14:textId="77777777" w:rsidR="001C5A5E" w:rsidRDefault="001C5A5E" w:rsidP="001C5A5E"/>
    <w:p w14:paraId="63BE581A" w14:textId="77777777" w:rsidR="001C5A5E" w:rsidRDefault="001C5A5E" w:rsidP="001C5A5E">
      <w:r>
        <w:t>A131. A137 (Alterado pela Revisão NBC 3) Uma conclusão adversa ou abstenção de conclusão relacionada a um assunto específico, descrito no parágrafo ‘Base para emissão de conclusão com modificação’, não justifica a omissão da descrição de outros assuntos identificados que teriam de outra forma requerida uma modificação da conclusão do auditor. Em tais casos, a divulgação de tais assuntos dos quais o auditor está ciente pode não ser relevante aos usuários das demonstrações contábeis.</w:t>
      </w:r>
    </w:p>
    <w:p w14:paraId="1846DBA1" w14:textId="77777777" w:rsidR="001C5A5E" w:rsidRDefault="001C5A5E" w:rsidP="001C5A5E"/>
    <w:p w14:paraId="71645E77" w14:textId="77777777" w:rsidR="001C5A5E" w:rsidRDefault="001C5A5E" w:rsidP="001C5A5E">
      <w:r>
        <w:t xml:space="preserve">Assinatura do auditor (ver item 86(l)) </w:t>
      </w:r>
    </w:p>
    <w:p w14:paraId="3288F72A" w14:textId="77777777" w:rsidR="001C5A5E" w:rsidRDefault="001C5A5E" w:rsidP="001C5A5E"/>
    <w:p w14:paraId="4B7ECA84" w14:textId="77777777" w:rsidR="001C5A5E" w:rsidRDefault="001C5A5E" w:rsidP="001C5A5E">
      <w:r>
        <w:t xml:space="preserve">A132.  A138 (Alterado pela Revisão NBC 3) A assinatura do auditor é em nome da firma de auditoria, em nome pessoal do auditor ou dos dois, conforme apropriado. Além da assinatura do auditor, em certas jurisdições, como requerido no Brasil pelo Conselho Federal de Contabilidade (CFC), pode ser que o auditor deva incluir no relatório de revisão a sua qualificação profissional na área contábil, assim como o fato de que o auditor ou a firma, conforme apropriado, foi reconhecido pelo devido órgão. No Brasil, é requerido pelo CFC a identificação do auditor, tanto da firma como do sócio ou responsável técnico, pelo número de registro no Conselho Regional de Contabilidade na categoria de Contador. </w:t>
      </w:r>
    </w:p>
    <w:p w14:paraId="5A2C1600" w14:textId="77777777" w:rsidR="001C5A5E" w:rsidRDefault="001C5A5E" w:rsidP="001C5A5E"/>
    <w:p w14:paraId="6854D4FD" w14:textId="77777777" w:rsidR="001C5A5E" w:rsidRDefault="001C5A5E" w:rsidP="001C5A5E">
      <w:r>
        <w:t xml:space="preserve">Alerta aos usuários de que as demonstrações contábeis estão elaboradas de acordo com uma estrutura para propósitos especiais (ver item 88) </w:t>
      </w:r>
    </w:p>
    <w:p w14:paraId="197BE9B2" w14:textId="77777777" w:rsidR="001C5A5E" w:rsidRDefault="001C5A5E" w:rsidP="001C5A5E"/>
    <w:p w14:paraId="41C107D6" w14:textId="77777777" w:rsidR="001C5A5E" w:rsidRDefault="001C5A5E" w:rsidP="001C5A5E">
      <w:r>
        <w:t xml:space="preserve">A133. A139 (Alterado pela Revisão NBC 3) As demonstrações contábeis de propósitos especiais podem ser utilizadas para fins que não aqueles para os quais foram destinados. Por exemplo, um regulador pode exigir que certas entidades disponibilizem as demonstrações contábeis de propósitos especiais em registro público. A fim de evitar mal-entendido, é importante que o auditor alerte os usuários de seu relatório, que as demonstrações contábeis estão elaboradas de acordo com uma estrutura de propósitos especiais e, portanto, podem não ser adequados para outros fins. </w:t>
      </w:r>
    </w:p>
    <w:p w14:paraId="25568319" w14:textId="77777777" w:rsidR="001C5A5E" w:rsidRDefault="001C5A5E" w:rsidP="001C5A5E"/>
    <w:p w14:paraId="02F00E35" w14:textId="77777777" w:rsidR="001C5A5E" w:rsidRDefault="001C5A5E" w:rsidP="001C5A5E">
      <w:r>
        <w:t>Restrições sobre distribuição e uso</w:t>
      </w:r>
    </w:p>
    <w:p w14:paraId="4E5DBC9A" w14:textId="77777777" w:rsidR="001C5A5E" w:rsidRDefault="001C5A5E" w:rsidP="001C5A5E"/>
    <w:p w14:paraId="7D19465F" w14:textId="77777777" w:rsidR="001C5A5E" w:rsidRDefault="001C5A5E" w:rsidP="001C5A5E">
      <w:r>
        <w:t xml:space="preserve">A134. A140 (Alterado pela Revisão NBC 3) Além do alerta ao usuário do relatório do auditor, que é exigido por esta Norma quando as demonstrações contábeis são elaboradas utilizando-se uma estrutura de propósitos especiais, o auditor pode considerar apropriado indicar que o seu relatório é destinado somente para usuários específicos. Dependendo de leis e regulamentos, isto pode ser contemplado ao restringir a distribuição ou uso do relatório do auditor. Nessas circunstâncias, o parágrafo contendo o alerta sobre o uso de uma estrutura para fins especiais pode ser expandido a fim de incluir estes outros assuntos e o cabeçalho deve ser modificado. </w:t>
      </w:r>
    </w:p>
    <w:p w14:paraId="4DADA6F8" w14:textId="77777777" w:rsidR="001C5A5E" w:rsidRDefault="001C5A5E" w:rsidP="001C5A5E"/>
    <w:p w14:paraId="19EB46B2" w14:textId="77777777" w:rsidR="001C5A5E" w:rsidRDefault="001C5A5E" w:rsidP="001C5A5E">
      <w:r>
        <w:t xml:space="preserve">Outras responsabilidades de relatório (ver item 91) </w:t>
      </w:r>
    </w:p>
    <w:p w14:paraId="7203E2E4" w14:textId="77777777" w:rsidR="001C5A5E" w:rsidRDefault="001C5A5E" w:rsidP="001C5A5E"/>
    <w:p w14:paraId="1A2448EE" w14:textId="77777777" w:rsidR="001C5A5E" w:rsidRDefault="001C5A5E" w:rsidP="001C5A5E">
      <w:r>
        <w:t xml:space="preserve">A135. A141 (Alterado pela Revisão NBC 3) Em algumas situações, o auditor pode ter responsabilidades adicionais concernentes à elaboração de relatórios sobre outros assuntos, que sejam suplementares à responsabilidade do auditor de acordo com esta Norma. Por exemplo, o auditor pode ser solicitado a relatar certos assuntos, se chamarem sua atenção durante o andamento da revisão das demonstrações contábeis. Alternativamente, o auditor pode ser solicitado a executar procedimentos específicos adicionais ou a expressar uma conclusão sobre assuntos específicos, como, por exemplo, a adequação de livros e registros contábeis. </w:t>
      </w:r>
      <w:r>
        <w:tab/>
      </w:r>
    </w:p>
    <w:p w14:paraId="7D0E8EED" w14:textId="77777777" w:rsidR="001C5A5E" w:rsidRDefault="001C5A5E" w:rsidP="001C5A5E"/>
    <w:p w14:paraId="328E0A57" w14:textId="77777777" w:rsidR="001C5A5E" w:rsidRDefault="001C5A5E" w:rsidP="001C5A5E">
      <w:r>
        <w:t>A136. A142 (Alterado pela Revisão NBC 3) Em alguns casos, lei ou regulamentação aplicável pode requerer ou permitir que o auditor inclua aspectos sobre essas outras responsabilidades em seu relatório de revisão sobre as demonstrações contábeis. Em outros casos, pode ser exigido do auditor, ou a ele permitido, que tais aspectos sejam tratados em relatório separado.</w:t>
      </w:r>
    </w:p>
    <w:p w14:paraId="0E2F8958" w14:textId="77777777" w:rsidR="001C5A5E" w:rsidRDefault="001C5A5E" w:rsidP="001C5A5E"/>
    <w:p w14:paraId="50B4B15C" w14:textId="77777777" w:rsidR="001C5A5E" w:rsidRDefault="001C5A5E" w:rsidP="001C5A5E">
      <w:r>
        <w:t xml:space="preserve">A137. A143 (Alterado pela Revisão NBC 3) Essas outras responsabilidades de relatórios são abordadas em seção separada do relatório de revisão do auditor independente, com o objetivo de claramente distingui-las das responsabilidades do auditor relacionadas com as demonstrações contábeis. Quando aplicável essa seção pode conter um (ou mais) subtítulo que descreva o conteúdo de outros parágrafos sobre outras responsabilidades alusivas a relatórios. Em algumas situações, as responsabilidades adicionais pertinentes a relatórios podem ser abordadas em relatório separado do auditor. </w:t>
      </w:r>
    </w:p>
    <w:p w14:paraId="3F04FFB2" w14:textId="77777777" w:rsidR="001C5A5E" w:rsidRDefault="001C5A5E" w:rsidP="001C5A5E"/>
    <w:p w14:paraId="3DD2315F" w14:textId="77777777" w:rsidR="001C5A5E" w:rsidRDefault="001C5A5E" w:rsidP="001C5A5E">
      <w:r>
        <w:t xml:space="preserve">Data do relatório do auditor (ver itens 86(k) e 92) </w:t>
      </w:r>
    </w:p>
    <w:p w14:paraId="43BCDDF5" w14:textId="77777777" w:rsidR="001C5A5E" w:rsidRDefault="001C5A5E" w:rsidP="001C5A5E"/>
    <w:p w14:paraId="3F9BCEAE" w14:textId="77777777" w:rsidR="001C5A5E" w:rsidRDefault="001C5A5E" w:rsidP="001C5A5E">
      <w:r>
        <w:t xml:space="preserve">A138. A144 (Alterado pela Revisão NBC 3) A data do relatório do auditor informa aos usuários de seu relatório que ele considerou o efeito de eventos e transações ocorridos até aquela data sobre os quais tomou conhecimento. </w:t>
      </w:r>
    </w:p>
    <w:p w14:paraId="5754B869" w14:textId="77777777" w:rsidR="001C5A5E" w:rsidRDefault="001C5A5E" w:rsidP="001C5A5E"/>
    <w:p w14:paraId="68336DC2" w14:textId="77777777" w:rsidR="001C5A5E" w:rsidRDefault="001C5A5E" w:rsidP="001C5A5E">
      <w:r>
        <w:t xml:space="preserve">A139. A145 (Alterado pela Revisão NBC 3) A conclusão do auditor é fornecida sobre as demonstrações contábeis elaboradas sob responsabilidade da administração. O auditor não está em condição de concluir que evidências apropriadas e suficientes tenham sido obtidas enquanto ele não estiver satisfeito de que as demonstrações que compreendem as demonstrações contábeis, incluindo as respectivas notas explicativas relacionadas tenham sido concluídas pela administração e ela tenha aceito a responsabilidade sobre elas. </w:t>
      </w:r>
    </w:p>
    <w:p w14:paraId="18068E9C" w14:textId="77777777" w:rsidR="001C5A5E" w:rsidRDefault="001C5A5E" w:rsidP="001C5A5E"/>
    <w:p w14:paraId="4E99B610" w14:textId="77777777" w:rsidR="001C5A5E" w:rsidRDefault="001C5A5E" w:rsidP="001C5A5E">
      <w:r>
        <w:t>A140. A146 (Alterado pela Revisão NBC 3) Em algumas jurisdições, leis ou regulamentações identificam os indivíduos ou órgãos (por exemplo, diretores da entidade) que são responsáveis por concluir que todas as demonstrações que compreendem as demonstrações contábeis, incluindo as respectivas notas explicativas, tenham sido elaboradas e especificam o processo necessário de aprovação. Em tais casos, é necessário que o auditor obtenha evidência dessa aprovação antes de concluir e datar seu relatório de revisão sobre as demonstrações contábeis. Em outras jurisdições, contudo, o processo de aprovação pode não ser estabelecido por lei ou regulamentação. Nesses casos, os procedimentos que a entidade segue ao elaborar e finalizar suas demonstrações contábeis devem observar sua estrutura de administração e governança, que pode identificar ou estabelecer os indivíduos ou órgão detentor da autoridade para concluir que todas as demonstrações que compreendem as demonstrações contábeis, incluindo as respectivas notas explicativas, tenham sido elaboradas. Em alguns casos, que não é o caso brasileiro, leis ou regulamentações podem identificar o ponto do processo de relatórios de demonstrações contábeis em que a revisão é entendida como completada.</w:t>
      </w:r>
    </w:p>
    <w:p w14:paraId="79EA50E9" w14:textId="77777777" w:rsidR="001C5A5E" w:rsidRDefault="001C5A5E" w:rsidP="001C5A5E"/>
    <w:p w14:paraId="2D2EF754" w14:textId="77777777" w:rsidR="001C5A5E" w:rsidRDefault="001C5A5E" w:rsidP="001C5A5E">
      <w:r>
        <w:t xml:space="preserve">A141. A147 (Alterado pela Revisão NBC 3) Em algumas jurisdições, que também não é o caso brasileiro, pode ser requerida aprovação final das demonstrações contábeis pelos acionistas antes das demonstrações serem emitidas publicamente. Nessas situações, a aprovação final pelos acionistas não é necessária para o auditor concluir sua revisão sobre as demonstrações contábeis. A data de aprovação das demonstrações contábeis para propósitos desta Norma é a data mais antiga sobre a qual as pessoas ou órgãos que detenham autoridade reconhecida determinem que todas as demonstrações que compreendem as demonstrações contábeis, incluindo as notas explicativas, tenham sido elaboradas e que elas tenham afirmado terem assumido a responsabilidade pelas referidas demonstrações. </w:t>
      </w:r>
    </w:p>
    <w:p w14:paraId="7DD30E94" w14:textId="77777777" w:rsidR="001C5A5E" w:rsidRDefault="001C5A5E" w:rsidP="001C5A5E"/>
    <w:p w14:paraId="24E34565" w14:textId="77777777" w:rsidR="001C5A5E" w:rsidRDefault="001C5A5E" w:rsidP="001C5A5E">
      <w:r>
        <w:t xml:space="preserve">Relatório do auditor estabelecido por lei ou regulamento (ver itens 34, 35 e 86) </w:t>
      </w:r>
    </w:p>
    <w:p w14:paraId="3DE9F075" w14:textId="77777777" w:rsidR="001C5A5E" w:rsidRDefault="001C5A5E" w:rsidP="001C5A5E"/>
    <w:p w14:paraId="52BA9E41" w14:textId="77777777" w:rsidR="001C5A5E" w:rsidRDefault="001C5A5E" w:rsidP="001C5A5E">
      <w:r>
        <w:t>A142. A148 (Alterado pela Revisão NBC 3) A consistência no relatório do auditor, quando a revisão tiver sido conduzida de acordo com esta Norma, promove credibilidade no mercado global ao tornar mais prontamente identificáveis aquelas revisões de demonstrações contábeis que tenham sido conduzidas conforme normas globalmente reconhecidas. O relatório do auditor pode fazer referência a esta Norma quando as diferenças entre os requisitos legais ou regulamentares e esta Norma estão apenas relacionadas ao formato (lay out) ou redação do relatório de revisão e quando o relatório apresenta, no mínimo, conformidade com os requisitos do item 86. Portanto, em tais circunstâncias, considera-se que o auditor tenha cumprido com os requisitos desta Norma, mesmo quando o formato e a redação utilizados no relatório do auditor são especificados por requisitos legais ou regulamentares. Quando requisitos específicos em determinada circunstância não conflitarem com esta Norma, a adoção do formato e redação utilizados nesta Norma possibilita aos usuários dos relatórios de revisão prontamente reconhecerem o relatório do auditor como um relatório de revisão de demonstrações contábeis, conduzido de acordo com esta Norma. As circunstâncias em que leis ou regulamentações prescrevem formato ou redação do relatório do auditor, em termos que são significativamente diferentes dos requisitos desta Norma, são abordadas na parte desta Norma concernente à aceitação de trabalhos de revisão e continuidade de relacionamentos com clientes.</w:t>
      </w:r>
    </w:p>
    <w:p w14:paraId="5C561714" w14:textId="77777777" w:rsidR="001C5A5E" w:rsidRDefault="001C5A5E" w:rsidP="001C5A5E">
      <w:r>
        <w:tab/>
        <w:t xml:space="preserve"> </w:t>
      </w:r>
    </w:p>
    <w:p w14:paraId="6DC03095" w14:textId="77777777" w:rsidR="001C5A5E" w:rsidRDefault="001C5A5E" w:rsidP="001C5A5E">
      <w:r>
        <w:t xml:space="preserve">Relatório do auditor para revisões conduzidas de acordo tanto com normas de jurisdição ou situação específica e esta Norma (ver item 86(f)) </w:t>
      </w:r>
    </w:p>
    <w:p w14:paraId="0114A790" w14:textId="77777777" w:rsidR="001C5A5E" w:rsidRDefault="001C5A5E" w:rsidP="001C5A5E"/>
    <w:p w14:paraId="106CF44A" w14:textId="77777777" w:rsidR="001C5A5E" w:rsidRDefault="001C5A5E" w:rsidP="001C5A5E">
      <w:r>
        <w:t xml:space="preserve">A143. A149 (Alterado pela Revisão NBC 3) Quando, além de manter conformidade com os requisitos desta Norma, o auditor também contemplar conformidade com normas regulamentares específicas aplicáveis a determinada situação, o relatório de revisão do auditor pode fazer referência de que a revisão foi conduzida observando as duas normatizações, ou seja, de acordo tanto com esta Norma quanto com as normas regulamentares específicas. Entretanto, tal referência não é apropriada se existir conflito entre os requisitos dessas normas, que levariam o auditor a formar conclusão diferente ou não incluir um Parágrafo de Ênfase, que na circunstância seria requerido por esta Norma. Nesse caso específico, o relatório do auditor apenas fará referência à Norma que tenha sido integralmente seguida. </w:t>
      </w:r>
    </w:p>
    <w:p w14:paraId="3EE47E78" w14:textId="77777777" w:rsidR="001C5A5E" w:rsidRDefault="001C5A5E" w:rsidP="001C5A5E">
      <w:r>
        <w:t xml:space="preserve"> </w:t>
      </w:r>
    </w:p>
    <w:p w14:paraId="5ED4A0CA" w14:textId="77777777" w:rsidR="001C5A5E" w:rsidRDefault="001C5A5E" w:rsidP="001C5A5E">
      <w:r>
        <w:t xml:space="preserve">Relatórios ilustrativos de revisão (ver item 86) </w:t>
      </w:r>
    </w:p>
    <w:p w14:paraId="1E2949CA" w14:textId="77777777" w:rsidR="001C5A5E" w:rsidRDefault="001C5A5E" w:rsidP="001C5A5E"/>
    <w:p w14:paraId="31008D25" w14:textId="77777777" w:rsidR="001C5A5E" w:rsidRDefault="001C5A5E" w:rsidP="001C5A5E">
      <w:r>
        <w:t xml:space="preserve">A144.  A150 (Alterado pela Revisão NBC 3) O Apêndice II desta Norma contém exemplos ilustrativos de relatórios de auditores independentes, relacionados com revisão de demonstrações contábeis incorporando os requisitos desta Norma. </w:t>
      </w:r>
    </w:p>
    <w:p w14:paraId="7D339835" w14:textId="77777777" w:rsidR="001C5A5E" w:rsidRDefault="001C5A5E" w:rsidP="001C5A5E"/>
    <w:p w14:paraId="3F632C4E" w14:textId="77777777" w:rsidR="001C5A5E" w:rsidRDefault="001C5A5E" w:rsidP="001C5A5E">
      <w:r>
        <w:t xml:space="preserve">Documentação </w:t>
      </w:r>
    </w:p>
    <w:p w14:paraId="5AA77A56" w14:textId="77777777" w:rsidR="001C5A5E" w:rsidRDefault="001C5A5E" w:rsidP="001C5A5E"/>
    <w:p w14:paraId="660D1273" w14:textId="77777777" w:rsidR="001C5A5E" w:rsidRDefault="001C5A5E" w:rsidP="001C5A5E">
      <w:r>
        <w:t xml:space="preserve">Tempestividade da documentação da revisão (ver item 93) </w:t>
      </w:r>
    </w:p>
    <w:p w14:paraId="1E89C47C" w14:textId="77777777" w:rsidR="001C5A5E" w:rsidRDefault="001C5A5E" w:rsidP="001C5A5E"/>
    <w:p w14:paraId="26438272" w14:textId="77777777" w:rsidR="001C5A5E" w:rsidRDefault="001C5A5E" w:rsidP="001C5A5E">
      <w:r>
        <w:t xml:space="preserve">A145. A151 (Alterado pela Revisão NBC 3) A NBC PA 01 requer que a firma estabeleça prazo limite apropriado de tempo para completar a documentação e o seu arquivamento. </w:t>
      </w:r>
    </w:p>
    <w:p w14:paraId="06F00823" w14:textId="77777777" w:rsidR="001C5A5E" w:rsidRDefault="001C5A5E" w:rsidP="001C5A5E"/>
    <w:p w14:paraId="4174ED73" w14:textId="77777777" w:rsidR="001C5A5E" w:rsidRDefault="001C5A5E" w:rsidP="001C5A5E"/>
    <w:p w14:paraId="3DC61A3D" w14:textId="77777777" w:rsidR="001C5A5E" w:rsidRDefault="001C5A5E" w:rsidP="001C5A5E"/>
    <w:p w14:paraId="73E9583E" w14:textId="77777777" w:rsidR="001C5A5E" w:rsidRDefault="001C5A5E" w:rsidP="001C5A5E">
      <w:r>
        <w:t xml:space="preserve">Apêndice I (ver item A56) </w:t>
      </w:r>
    </w:p>
    <w:p w14:paraId="59EB4AAB" w14:textId="77777777" w:rsidR="001C5A5E" w:rsidRDefault="001C5A5E" w:rsidP="001C5A5E"/>
    <w:p w14:paraId="329C5D9C" w14:textId="77777777" w:rsidR="001C5A5E" w:rsidRDefault="001C5A5E" w:rsidP="001C5A5E">
      <w:r>
        <w:t xml:space="preserve">Exemplo ilustrativo de carta de contratação para trabalho de revisão de demonstrações contábeis históricas </w:t>
      </w:r>
    </w:p>
    <w:p w14:paraId="33BFFB32" w14:textId="77777777" w:rsidR="001C5A5E" w:rsidRDefault="001C5A5E" w:rsidP="001C5A5E"/>
    <w:p w14:paraId="6714789D" w14:textId="77777777" w:rsidR="001C5A5E" w:rsidRDefault="001C5A5E" w:rsidP="001C5A5E">
      <w:r>
        <w:t xml:space="preserve">O exemplo a seguir apresentado é de carta de contratação para trabalho de revisão de demonstrações contábeis para fins gerais (elaborada de acordo com as normas internacionais de relatórios financeiros (IFRS)). O exemplo ilustra os requisitos e orientações contidos nesta Norma. O exemplo apresentado não é de aplicação obrigatória e deve ser utilizado como guia para adaptação das condições específicas do trabalho que esteja sendo contratado. No exemplo, está se considerando a revisão de demonstrações contábeis para um único período e, portanto, pode requerer adaptação no caso em que for destinada ou esperada a sua aplicação a revisões recorrentes. Pode ser apropriado buscar consultoria legal para situações específicas. </w:t>
      </w:r>
    </w:p>
    <w:p w14:paraId="17641BDE" w14:textId="77777777" w:rsidR="001C5A5E" w:rsidRDefault="001C5A5E" w:rsidP="001C5A5E"/>
    <w:p w14:paraId="768DDEA6" w14:textId="77777777" w:rsidR="001C5A5E" w:rsidRDefault="001C5A5E" w:rsidP="001C5A5E">
      <w:r>
        <w:t>Ao representante da administração ou responsável pela governança da Companhia ABC (ver item 36)</w:t>
      </w:r>
    </w:p>
    <w:p w14:paraId="3BA37FB0" w14:textId="77777777" w:rsidR="001C5A5E" w:rsidRDefault="001C5A5E" w:rsidP="001C5A5E"/>
    <w:p w14:paraId="0A6666AC" w14:textId="77777777" w:rsidR="001C5A5E" w:rsidRDefault="001C5A5E" w:rsidP="001C5A5E">
      <w:r>
        <w:t>Objetivo e alcance da revisão</w:t>
      </w:r>
    </w:p>
    <w:p w14:paraId="157D7EE6" w14:textId="77777777" w:rsidR="001C5A5E" w:rsidRDefault="001C5A5E" w:rsidP="001C5A5E"/>
    <w:p w14:paraId="0A79E9B1" w14:textId="77777777" w:rsidR="001C5A5E" w:rsidRDefault="001C5A5E" w:rsidP="001C5A5E">
      <w:r>
        <w:t xml:space="preserve">Fomos solicitados para revisar as demonstrações contábeis para fins gerais da Companhia ABC, elaboradas de acordo com as normas internacionais de relatório financeiro (IFRS), compreendendo o balanço patrimonial em 31 de dezembro de 20X1 e as respectivas demonstrações do resultado, do resultado abrangente, das mutações do patrimônio líquido e dos fluxos de caixa, bem como o resumo das principais práticas contábeis e demais notas explicativas para o exercício que se finda naquela data. </w:t>
      </w:r>
    </w:p>
    <w:p w14:paraId="0206DE42" w14:textId="77777777" w:rsidR="001C5A5E" w:rsidRDefault="001C5A5E" w:rsidP="001C5A5E"/>
    <w:p w14:paraId="5C892ADE" w14:textId="77777777" w:rsidR="001C5A5E" w:rsidRDefault="001C5A5E" w:rsidP="001C5A5E">
      <w:r>
        <w:t xml:space="preserve">Estamos honrados em confirmar nossa aceitação e nosso entendimento sobre o trabalho de revisão por meio desta carta. </w:t>
      </w:r>
    </w:p>
    <w:p w14:paraId="153E7CE4" w14:textId="77777777" w:rsidR="001C5A5E" w:rsidRDefault="001C5A5E" w:rsidP="001C5A5E"/>
    <w:p w14:paraId="1949F313" w14:textId="77777777" w:rsidR="001C5A5E" w:rsidRDefault="001C5A5E" w:rsidP="001C5A5E">
      <w:r>
        <w:t xml:space="preserve">Nossa revisão será conduzida com o objetivo de expressar conclusão sobre as demonstrações contábeis. Nossa conclusão, caso não contenha qualquer modificação (ressalva, por exemplo), será na forma negativa, declarando que: </w:t>
      </w:r>
    </w:p>
    <w:p w14:paraId="44FED4E0" w14:textId="77777777" w:rsidR="001C5A5E" w:rsidRDefault="001C5A5E" w:rsidP="001C5A5E"/>
    <w:p w14:paraId="7F397F52" w14:textId="77777777" w:rsidR="001C5A5E" w:rsidRDefault="001C5A5E" w:rsidP="001C5A5E">
      <w:r>
        <w:t xml:space="preserve">"Com base em nossa revisão, não temos conhecimento de nenhum fato que nos leve a acreditar que as demonstrações contábeis não apresentam adequadamente, em todos os aspectos relevantes (ou não dão uma visão verdadeira e justa), ... de acordo com as normas internacionais de relatórios financeiros (IFRS).” </w:t>
      </w:r>
    </w:p>
    <w:p w14:paraId="5BD666D9" w14:textId="77777777" w:rsidR="001C5A5E" w:rsidRDefault="001C5A5E" w:rsidP="001C5A5E"/>
    <w:p w14:paraId="4B3468A0" w14:textId="77777777" w:rsidR="001C5A5E" w:rsidRDefault="001C5A5E" w:rsidP="001C5A5E">
      <w:r>
        <w:t xml:space="preserve">Responsabilidades dos auditores independentes </w:t>
      </w:r>
    </w:p>
    <w:p w14:paraId="349E9B24" w14:textId="77777777" w:rsidR="001C5A5E" w:rsidRDefault="001C5A5E" w:rsidP="001C5A5E"/>
    <w:p w14:paraId="43B285D3" w14:textId="77777777" w:rsidR="001C5A5E" w:rsidRDefault="001C5A5E" w:rsidP="001C5A5E">
      <w:r>
        <w:t xml:space="preserve">Conduziremos nossa revisão de acordo com a NBC TR 2400 – Trabalhos de Revisão de Demonstrações Contábeis. </w:t>
      </w:r>
    </w:p>
    <w:p w14:paraId="32C4D003" w14:textId="77777777" w:rsidR="001C5A5E" w:rsidRDefault="001C5A5E" w:rsidP="001C5A5E"/>
    <w:p w14:paraId="436CCD32" w14:textId="77777777" w:rsidR="001C5A5E" w:rsidRDefault="001C5A5E" w:rsidP="001C5A5E">
      <w:r>
        <w:t xml:space="preserve">Essa Norma requer que nosso relatório apresente conclusão se algum fato chegou ao nosso conhecimento que nos leve a acreditar que as demonstrações contábeis, como um todo, não estão elaboradas em todos os aspectos relevantes, de acordo com a estrutura aplicável de relatórios financeiros (no caso específico IFRS). Ela requer, também, que sejam cumpridos os requisitos éticos aplicáveis. </w:t>
      </w:r>
    </w:p>
    <w:p w14:paraId="4008C34B" w14:textId="77777777" w:rsidR="001C5A5E" w:rsidRDefault="001C5A5E" w:rsidP="001C5A5E"/>
    <w:p w14:paraId="2B38DCB4" w14:textId="77777777" w:rsidR="001C5A5E" w:rsidRDefault="001C5A5E" w:rsidP="001C5A5E">
      <w:r>
        <w:t xml:space="preserve">Uma revisão de demonstrações contábeis de acordo com essa Norma é um trabalho de asseguração limitada. </w:t>
      </w:r>
    </w:p>
    <w:p w14:paraId="3F77B1AB" w14:textId="77777777" w:rsidR="001C5A5E" w:rsidRDefault="001C5A5E" w:rsidP="001C5A5E"/>
    <w:p w14:paraId="6DE7C383" w14:textId="77777777" w:rsidR="001C5A5E" w:rsidRDefault="001C5A5E" w:rsidP="001C5A5E">
      <w:r>
        <w:t>Aplicaremos procedimentos que consistirão, principalmente, de indagações à administração e outros dentro da entidade, conforme apropriado, assim como aplicaremos procedimentos analíticos e avaliaremos as evidências obtidas. Poderemos, também, aplicar outros procedimentos adicionais se tomarmos conhecimento de assuntos que nos levem a acreditar que as demonstrações contábeis, como um todo, possam estar significativamente distorcidas.</w:t>
      </w:r>
    </w:p>
    <w:p w14:paraId="6F4462FC" w14:textId="77777777" w:rsidR="001C5A5E" w:rsidRDefault="001C5A5E" w:rsidP="001C5A5E"/>
    <w:p w14:paraId="2D965B0E" w14:textId="77777777" w:rsidR="001C5A5E" w:rsidRDefault="001C5A5E" w:rsidP="001C5A5E">
      <w:r>
        <w:t xml:space="preserve"> Esses procedimentos serão aplicados a fim de possibilitar que expressemos nossa conclusão sobre as demonstrações contábeis, de acordo com a NBC TR 2400. Os procedimentos selecionados dependerão do que considerarmos necessário para aplicar nosso julgamento profissional, com base em nosso entendimento sobre a Companhia ABC e seu ambiente, bem como nossa compreensão da estrutura de relatório financeiro aplicável (IFRS) no contexto do ramo de atividade da Companhia ABC. </w:t>
      </w:r>
    </w:p>
    <w:p w14:paraId="7C2FE526" w14:textId="77777777" w:rsidR="001C5A5E" w:rsidRDefault="001C5A5E" w:rsidP="001C5A5E">
      <w:r>
        <w:t xml:space="preserve"> </w:t>
      </w:r>
    </w:p>
    <w:p w14:paraId="5476E46E" w14:textId="77777777" w:rsidR="001C5A5E" w:rsidRDefault="001C5A5E" w:rsidP="001C5A5E">
      <w:r>
        <w:t xml:space="preserve">O trabalho de revisão das demonstrações contábeis não é um trabalho de auditoria, portanto: </w:t>
      </w:r>
    </w:p>
    <w:p w14:paraId="70263317" w14:textId="77777777" w:rsidR="001C5A5E" w:rsidRDefault="001C5A5E" w:rsidP="001C5A5E">
      <w:r>
        <w:t xml:space="preserve">(a) </w:t>
      </w:r>
      <w:r>
        <w:tab/>
        <w:t xml:space="preserve">existe risco maior do que haveria em uma auditoria de que eventuais distorções relevantes que existam nas demonstrações contábeis revisadas possam não ser reveladas pela revisão, apesar de a revisão ser efetuada apropriadamente de acordo com a NBC TR 2400; </w:t>
      </w:r>
    </w:p>
    <w:p w14:paraId="0482DF1D" w14:textId="77777777" w:rsidR="001C5A5E" w:rsidRDefault="001C5A5E" w:rsidP="001C5A5E">
      <w:r>
        <w:t xml:space="preserve">(b) </w:t>
      </w:r>
      <w:r>
        <w:tab/>
        <w:t xml:space="preserve">ao expressarmos nossa conclusão sobre a revisão das demonstrações contábeis, nosso relatório de revisão apresentará, de forma expressa, de que a conclusão não representa uma opinião de auditoria sobre as demonstrações contábeis. </w:t>
      </w:r>
    </w:p>
    <w:p w14:paraId="2BB6026D" w14:textId="77777777" w:rsidR="001C5A5E" w:rsidRDefault="001C5A5E" w:rsidP="001C5A5E"/>
    <w:p w14:paraId="0087CD7E" w14:textId="77777777" w:rsidR="001C5A5E" w:rsidRDefault="001C5A5E" w:rsidP="001C5A5E">
      <w:r>
        <w:t xml:space="preserve">Responsabilidades da administração e identificação da estrutura de relatório financeiro aplicável (para fins deste exemplo, presume-se que o auditor ainda não tenha determinado que leis ou regulamentações prescrevem essas responsabilidades em termos apropriados; portanto, as descrições no item 30(b) desta Norma são utilizadas.) </w:t>
      </w:r>
    </w:p>
    <w:p w14:paraId="74E30F98" w14:textId="77777777" w:rsidR="001C5A5E" w:rsidRDefault="001C5A5E" w:rsidP="001C5A5E"/>
    <w:p w14:paraId="45DA3C98" w14:textId="77777777" w:rsidR="001C5A5E" w:rsidRDefault="001C5A5E" w:rsidP="001C5A5E">
      <w:r>
        <w:t xml:space="preserve">Nossa revisão será conduzida considerando que a administração (e, quando aplicável, os responsáveis pela governança) reconhece e compreende que tem responsabilidade: </w:t>
      </w:r>
    </w:p>
    <w:p w14:paraId="60537AB1" w14:textId="77777777" w:rsidR="001C5A5E" w:rsidRDefault="001C5A5E" w:rsidP="001C5A5E">
      <w:r>
        <w:t xml:space="preserve">(a) </w:t>
      </w:r>
      <w:r>
        <w:tab/>
        <w:t>pela elaboração e apresentação das demonstrações contábeis de acordo com as normas internacionais de relatório financeiro; (adaptar, se necessário)</w:t>
      </w:r>
    </w:p>
    <w:p w14:paraId="7D96D295" w14:textId="77777777" w:rsidR="001C5A5E" w:rsidRDefault="001C5A5E" w:rsidP="001C5A5E">
      <w:r>
        <w:t xml:space="preserve">(b) </w:t>
      </w:r>
      <w:r>
        <w:tab/>
        <w:t xml:space="preserve">pelo controle interno que a administração determinar que seja necessário para possibilitar a elaboração das demonstrações contábeis livre de distorções relevantes, independentemente se causadas por fraude ou erro; e </w:t>
      </w:r>
    </w:p>
    <w:p w14:paraId="1E1988C1" w14:textId="77777777" w:rsidR="001C5A5E" w:rsidRDefault="001C5A5E" w:rsidP="001C5A5E">
      <w:r>
        <w:t xml:space="preserve">(c) </w:t>
      </w:r>
      <w:r>
        <w:tab/>
        <w:t xml:space="preserve">fornecer ou propiciar: </w:t>
      </w:r>
    </w:p>
    <w:p w14:paraId="54A019DF" w14:textId="77777777" w:rsidR="001C5A5E" w:rsidRDefault="001C5A5E" w:rsidP="001C5A5E">
      <w:r>
        <w:t xml:space="preserve">(i) </w:t>
      </w:r>
      <w:r>
        <w:tab/>
        <w:t xml:space="preserve">acesso a todas as informações que a administração considera serem relevantes para a elaboração e adequada apresentação das demonstrações contábeis, tais como registros, documentações e outros assuntos; </w:t>
      </w:r>
    </w:p>
    <w:p w14:paraId="1D0D5DF9" w14:textId="77777777" w:rsidR="001C5A5E" w:rsidRDefault="001C5A5E" w:rsidP="001C5A5E">
      <w:r>
        <w:t xml:space="preserve">(ii) </w:t>
      </w:r>
      <w:r>
        <w:tab/>
        <w:t>informações adicionais que possamos solicitar da administração para fins da revisão; e</w:t>
      </w:r>
    </w:p>
    <w:p w14:paraId="24DAEAC2" w14:textId="77777777" w:rsidR="001C5A5E" w:rsidRDefault="001C5A5E" w:rsidP="001C5A5E">
      <w:r>
        <w:t xml:space="preserve">(iii) </w:t>
      </w:r>
      <w:r>
        <w:tab/>
        <w:t xml:space="preserve">acesso irrestrito às pessoas da Companhia ABC que sejam consideradas necessárias para obtermos evidências. </w:t>
      </w:r>
    </w:p>
    <w:p w14:paraId="7D6CCB05" w14:textId="77777777" w:rsidR="001C5A5E" w:rsidRDefault="001C5A5E" w:rsidP="001C5A5E"/>
    <w:p w14:paraId="51B58802" w14:textId="77777777" w:rsidR="001C5A5E" w:rsidRDefault="001C5A5E" w:rsidP="001C5A5E">
      <w:r>
        <w:t xml:space="preserve">Como parte de nossa revisão, solicitaremos da administração [e, quando apropriado, dos responsáveis pela governança], confirmação por escrito concernente às representações a nós fornecidas, em conexão com o trabalho de revisão a ser efetuado. </w:t>
      </w:r>
    </w:p>
    <w:p w14:paraId="3C2FA50B" w14:textId="77777777" w:rsidR="001C5A5E" w:rsidRDefault="001C5A5E" w:rsidP="001C5A5E"/>
    <w:p w14:paraId="0ADB7B8E" w14:textId="77777777" w:rsidR="001C5A5E" w:rsidRDefault="001C5A5E" w:rsidP="001C5A5E">
      <w:r>
        <w:t xml:space="preserve">Nossa expectativa é de plena cooperação da administração e demais colaboradores da Companhia ABC durante nossa revisão. </w:t>
      </w:r>
    </w:p>
    <w:p w14:paraId="211FA0EC" w14:textId="77777777" w:rsidR="001C5A5E" w:rsidRDefault="001C5A5E" w:rsidP="001C5A5E"/>
    <w:p w14:paraId="556D4943" w14:textId="77777777" w:rsidR="001C5A5E" w:rsidRDefault="001C5A5E" w:rsidP="001C5A5E">
      <w:r>
        <w:t xml:space="preserve">Honorários e Outras informações relevantes </w:t>
      </w:r>
    </w:p>
    <w:p w14:paraId="5CA06CC6" w14:textId="77777777" w:rsidR="001C5A5E" w:rsidRDefault="001C5A5E" w:rsidP="001C5A5E"/>
    <w:p w14:paraId="1179D52E" w14:textId="77777777" w:rsidR="001C5A5E" w:rsidRDefault="001C5A5E" w:rsidP="001C5A5E">
      <w:r>
        <w:t xml:space="preserve">[Insira informações referentes aos acertos financeiros de honorários, forma de pagamento e outros termos específicos que sejam relevantes.] </w:t>
      </w:r>
    </w:p>
    <w:p w14:paraId="09F3F2BF" w14:textId="77777777" w:rsidR="001C5A5E" w:rsidRDefault="001C5A5E" w:rsidP="001C5A5E"/>
    <w:p w14:paraId="6EB4433B" w14:textId="77777777" w:rsidR="001C5A5E" w:rsidRDefault="001C5A5E" w:rsidP="001C5A5E">
      <w:r>
        <w:t xml:space="preserve">Relatório </w:t>
      </w:r>
    </w:p>
    <w:p w14:paraId="148410F8" w14:textId="77777777" w:rsidR="001C5A5E" w:rsidRDefault="001C5A5E" w:rsidP="001C5A5E"/>
    <w:p w14:paraId="298BA82D" w14:textId="77777777" w:rsidR="001C5A5E" w:rsidRDefault="001C5A5E" w:rsidP="001C5A5E">
      <w:r>
        <w:t>[Insira referência apropriada à forma e ao conteúdo esperado do relatório de revisão]</w:t>
      </w:r>
    </w:p>
    <w:p w14:paraId="6DBF9505" w14:textId="77777777" w:rsidR="001C5A5E" w:rsidRDefault="001C5A5E" w:rsidP="001C5A5E"/>
    <w:p w14:paraId="69C4D660" w14:textId="77777777" w:rsidR="001C5A5E" w:rsidRDefault="001C5A5E" w:rsidP="001C5A5E">
      <w:r>
        <w:t xml:space="preserve">A forma e conteúdo de nosso relatório poderão ter que ser ajustados aos aspectos que forem identificados na revisão. </w:t>
      </w:r>
    </w:p>
    <w:p w14:paraId="3F6120EE" w14:textId="77777777" w:rsidR="001C5A5E" w:rsidRDefault="001C5A5E" w:rsidP="001C5A5E"/>
    <w:p w14:paraId="0C390E33" w14:textId="77777777" w:rsidR="001C5A5E" w:rsidRDefault="001C5A5E" w:rsidP="001C5A5E">
      <w:r>
        <w:t xml:space="preserve">Antecipamos nossos agradecimentos e solicitamos que assine e nos remeta cópia desta carta, indicando sua concordância com os termos estabelecidos, incluindo nossas respectivas responsabilidades. </w:t>
      </w:r>
    </w:p>
    <w:p w14:paraId="03E275CD" w14:textId="77777777" w:rsidR="001C5A5E" w:rsidRDefault="001C5A5E" w:rsidP="001C5A5E"/>
    <w:p w14:paraId="21CDE096" w14:textId="77777777" w:rsidR="001C5A5E" w:rsidRDefault="001C5A5E" w:rsidP="001C5A5E">
      <w:r>
        <w:t>(Identificar na cópia a ser assinada o nome e cargo da pessoa que assinou pela Companhia ABC, bem como a data da aceitação).</w:t>
      </w:r>
    </w:p>
    <w:p w14:paraId="722DAD49" w14:textId="77777777" w:rsidR="001C5A5E" w:rsidRDefault="001C5A5E" w:rsidP="001C5A5E"/>
    <w:p w14:paraId="5D5DBEB5" w14:textId="77777777" w:rsidR="001C5A5E" w:rsidRDefault="001C5A5E" w:rsidP="001C5A5E">
      <w:r>
        <w:t>Atenciosamente</w:t>
      </w:r>
    </w:p>
    <w:p w14:paraId="706A02E3" w14:textId="77777777" w:rsidR="001C5A5E" w:rsidRDefault="001C5A5E" w:rsidP="001C5A5E"/>
    <w:p w14:paraId="2DFDB634" w14:textId="77777777" w:rsidR="001C5A5E" w:rsidRDefault="001C5A5E" w:rsidP="001C5A5E">
      <w:r>
        <w:t xml:space="preserve">(identificação do profissional que assinou pela firma de auditoria) </w:t>
      </w:r>
    </w:p>
    <w:p w14:paraId="7943A68E" w14:textId="77777777" w:rsidR="001C5A5E" w:rsidRDefault="001C5A5E" w:rsidP="001C5A5E"/>
    <w:p w14:paraId="3359823C" w14:textId="77777777" w:rsidR="001C5A5E" w:rsidRDefault="001C5A5E" w:rsidP="001C5A5E"/>
    <w:p w14:paraId="0BE5F9F6" w14:textId="77777777" w:rsidR="001C5A5E" w:rsidRDefault="001C5A5E" w:rsidP="001C5A5E"/>
    <w:p w14:paraId="10B314C2" w14:textId="77777777" w:rsidR="001C5A5E" w:rsidRDefault="001C5A5E" w:rsidP="001C5A5E">
      <w:r>
        <w:t>Apêndice II</w:t>
      </w:r>
    </w:p>
    <w:p w14:paraId="41300768" w14:textId="77777777" w:rsidR="001C5A5E" w:rsidRDefault="001C5A5E" w:rsidP="001C5A5E"/>
    <w:p w14:paraId="6A98EBB5" w14:textId="77777777" w:rsidR="001C5A5E" w:rsidRDefault="001C5A5E" w:rsidP="001C5A5E">
      <w:r>
        <w:t>Exemplos ilustrativos de relatórios de revisão</w:t>
      </w:r>
    </w:p>
    <w:p w14:paraId="0797712C" w14:textId="77777777" w:rsidR="001C5A5E" w:rsidRDefault="001C5A5E" w:rsidP="001C5A5E"/>
    <w:p w14:paraId="57DD6678" w14:textId="77777777" w:rsidR="001C5A5E" w:rsidRDefault="001C5A5E" w:rsidP="001C5A5E"/>
    <w:p w14:paraId="63B1005A" w14:textId="77777777" w:rsidR="001C5A5E" w:rsidRDefault="001C5A5E" w:rsidP="001C5A5E">
      <w:r>
        <w:t>Ilustração 1</w:t>
      </w:r>
    </w:p>
    <w:p w14:paraId="18677914" w14:textId="77777777" w:rsidR="001C5A5E" w:rsidRDefault="001C5A5E" w:rsidP="001C5A5E"/>
    <w:p w14:paraId="549CBBD2" w14:textId="77777777" w:rsidR="001C5A5E" w:rsidRDefault="001C5A5E" w:rsidP="001C5A5E">
      <w:r>
        <w:t xml:space="preserve">As circunstâncias incluem o seguinte: </w:t>
      </w:r>
    </w:p>
    <w:p w14:paraId="1BDE530A" w14:textId="77777777" w:rsidR="001C5A5E" w:rsidRDefault="001C5A5E" w:rsidP="001C5A5E">
      <w:r>
        <w:t>•</w:t>
      </w:r>
      <w:r>
        <w:tab/>
        <w:t xml:space="preserve">revisão do conjunto completo de demonstrações contábeis; </w:t>
      </w:r>
    </w:p>
    <w:p w14:paraId="3B2461C0" w14:textId="77777777" w:rsidR="001C5A5E" w:rsidRDefault="001C5A5E" w:rsidP="001C5A5E">
      <w:r>
        <w:t>•</w:t>
      </w:r>
      <w:r>
        <w:tab/>
        <w:t xml:space="preserve">as demonstrações contábeis são elaboradas para fins gerais pela administração da entidade de acordo com a NBC TG 1000 – Contabilidade para Pequenas e Médias Empresas; </w:t>
      </w:r>
    </w:p>
    <w:p w14:paraId="7DC6E8A6" w14:textId="77777777" w:rsidR="001C5A5E" w:rsidRDefault="001C5A5E" w:rsidP="001C5A5E">
      <w:r>
        <w:t>•</w:t>
      </w:r>
      <w:r>
        <w:tab/>
        <w:t>os termos do contrato de revisão refletem a descrição da responsabilidade da administração quanto às demonstrações contábeis contidas no item 30(b) desta Norma;</w:t>
      </w:r>
    </w:p>
    <w:p w14:paraId="52D829B4" w14:textId="77777777" w:rsidR="001C5A5E" w:rsidRDefault="001C5A5E" w:rsidP="001C5A5E">
      <w:r>
        <w:t>•</w:t>
      </w:r>
      <w:r>
        <w:tab/>
        <w:t xml:space="preserve">além da revisão das demonstrações contábeis, o auditor tem outras responsabilidades relacionadas com relatórios de acordo com legislação específica. </w:t>
      </w:r>
    </w:p>
    <w:p w14:paraId="49C4D2E7" w14:textId="77777777" w:rsidR="001C5A5E" w:rsidRDefault="001C5A5E" w:rsidP="001C5A5E"/>
    <w:p w14:paraId="1EDBD311" w14:textId="77777777" w:rsidR="001C5A5E" w:rsidRDefault="001C5A5E" w:rsidP="001C5A5E"/>
    <w:p w14:paraId="723D0345" w14:textId="77777777" w:rsidR="001C5A5E" w:rsidRDefault="001C5A5E" w:rsidP="001C5A5E">
      <w:r>
        <w:t>RELATÓRIO DE REVISÃO DOS AUDITORES INDEPENDENTES</w:t>
      </w:r>
    </w:p>
    <w:p w14:paraId="29B374F0" w14:textId="77777777" w:rsidR="001C5A5E" w:rsidRDefault="001C5A5E" w:rsidP="001C5A5E"/>
    <w:p w14:paraId="6499F33A" w14:textId="77777777" w:rsidR="001C5A5E" w:rsidRDefault="001C5A5E" w:rsidP="001C5A5E">
      <w:r>
        <w:t>(Destinatário apropriado)</w:t>
      </w:r>
    </w:p>
    <w:p w14:paraId="0114E253" w14:textId="77777777" w:rsidR="001C5A5E" w:rsidRDefault="001C5A5E" w:rsidP="001C5A5E"/>
    <w:p w14:paraId="193B2CFF" w14:textId="77777777" w:rsidR="001C5A5E" w:rsidRDefault="001C5A5E" w:rsidP="001C5A5E">
      <w:r>
        <w:t>Relatório sobre as demonstrações contábeis (Este subtítulo não é necessário quando não existir outras responsabilidades de relatório.)</w:t>
      </w:r>
    </w:p>
    <w:p w14:paraId="0E39F7E0" w14:textId="77777777" w:rsidR="001C5A5E" w:rsidRDefault="001C5A5E" w:rsidP="001C5A5E"/>
    <w:p w14:paraId="60E7050E" w14:textId="77777777" w:rsidR="001C5A5E" w:rsidRDefault="001C5A5E" w:rsidP="001C5A5E">
      <w:r>
        <w:t>Revisamos as demonstrações contábeis da Companhia ABC, que compreendem o balanço patrimonial em 31 de dezembro 20X1 e as respectivas demonstrações do resultado, do resultado abrangente, das mutações no patrimônio líquido e dos fluxos de caixa (adaptar à situação específica) para o exercício findo naquela data, assim como o resumo das principais práticas contábeis e demais notas explicativas.</w:t>
      </w:r>
    </w:p>
    <w:p w14:paraId="19B9E6E2" w14:textId="77777777" w:rsidR="001C5A5E" w:rsidRDefault="001C5A5E" w:rsidP="001C5A5E"/>
    <w:p w14:paraId="0BDB2068" w14:textId="77777777" w:rsidR="001C5A5E" w:rsidRDefault="001C5A5E" w:rsidP="001C5A5E">
      <w:r>
        <w:t>Responsabilidade da administração sobre as demonstrações contábeis</w:t>
      </w:r>
    </w:p>
    <w:p w14:paraId="7076E103" w14:textId="77777777" w:rsidR="001C5A5E" w:rsidRDefault="001C5A5E" w:rsidP="001C5A5E"/>
    <w:p w14:paraId="1BA328E0" w14:textId="77777777" w:rsidR="001C5A5E" w:rsidRDefault="001C5A5E" w:rsidP="001C5A5E">
      <w:r>
        <w:t>A administração é responsável pela elaboração e adequada apresentação das demonstrações contábeis de acordo com a NBC TG 1000 - Contabilidade para Pequenas e Médias Empresas e pelos controles internos que ela determinou como necessários para permitir a elaboração de demonstrações contábeis livres de distorção relevante, independentemente se causada por fraude ou erro.</w:t>
      </w:r>
    </w:p>
    <w:p w14:paraId="5D63EBB8" w14:textId="77777777" w:rsidR="001C5A5E" w:rsidRDefault="001C5A5E" w:rsidP="001C5A5E"/>
    <w:p w14:paraId="5D56E395" w14:textId="77777777" w:rsidR="001C5A5E" w:rsidRDefault="001C5A5E" w:rsidP="001C5A5E">
      <w:r>
        <w:t>Responsabilidade dos auditores independentes</w:t>
      </w:r>
    </w:p>
    <w:p w14:paraId="6965C0FD" w14:textId="77777777" w:rsidR="001C5A5E" w:rsidRDefault="001C5A5E" w:rsidP="001C5A5E"/>
    <w:p w14:paraId="7FA99F65" w14:textId="77777777" w:rsidR="001C5A5E" w:rsidRDefault="001C5A5E" w:rsidP="001C5A5E">
      <w:r>
        <w:t>Nossa responsabilidade é a de expressar uma conclusão sobre as demonstrações contábeis com base em nossa revisão, conduzida de acordo com a norma brasileira e a norma internacional de revisão de demonstrações contábeis (NBC TR 2400 e ISRE 2400). Essas normas requerem o cumprimento de exigências éticas e que seja apresentada conclusão se algum fato chegou ao nosso conhecimento que nos leve a acreditar que as demonstrações contábeis, tomadas em conjunto, não estão elaboradas, em todos os aspectos relevantes, de acordo com a estrutura de relatório financeiro aplicável.</w:t>
      </w:r>
    </w:p>
    <w:p w14:paraId="2954DEB4" w14:textId="77777777" w:rsidR="001C5A5E" w:rsidRDefault="001C5A5E" w:rsidP="001C5A5E"/>
    <w:p w14:paraId="37F0605B" w14:textId="77777777" w:rsidR="001C5A5E" w:rsidRDefault="001C5A5E" w:rsidP="001C5A5E">
      <w:r>
        <w:t>Uma revisão de demonstrações contábeis de acordo com as referidas normas é um trabalho de asseguração limitada. Os procedimentos de revisão consistem, principalmente, de indagações à administração e outros dentro da entidade, conforme apropriado, bem como execução de procedimentos analíticos e avaliação das evidências obtidas.</w:t>
      </w:r>
    </w:p>
    <w:p w14:paraId="1BAD490B" w14:textId="77777777" w:rsidR="001C5A5E" w:rsidRDefault="001C5A5E" w:rsidP="001C5A5E"/>
    <w:p w14:paraId="61D7F77F" w14:textId="77777777" w:rsidR="001C5A5E" w:rsidRDefault="001C5A5E" w:rsidP="001C5A5E">
      <w:r>
        <w:t>Os procedimentos aplicados na revisão são substancialmente menos extensos do que os procedimentos executados em auditoria conduzida de acordo com as normas brasileiras e internacionais de auditoria. Portanto, não expressamos uma opinião de auditoria sobre essas demonstrações contábeis.</w:t>
      </w:r>
    </w:p>
    <w:p w14:paraId="353EAE6F" w14:textId="77777777" w:rsidR="001C5A5E" w:rsidRDefault="001C5A5E" w:rsidP="001C5A5E"/>
    <w:p w14:paraId="40B6B65C" w14:textId="77777777" w:rsidR="001C5A5E" w:rsidRDefault="001C5A5E" w:rsidP="001C5A5E">
      <w:r>
        <w:t>Conclusão</w:t>
      </w:r>
    </w:p>
    <w:p w14:paraId="3C7EBFB0" w14:textId="77777777" w:rsidR="001C5A5E" w:rsidRDefault="001C5A5E" w:rsidP="001C5A5E"/>
    <w:p w14:paraId="658C9BBA" w14:textId="77777777" w:rsidR="001C5A5E" w:rsidRDefault="001C5A5E" w:rsidP="001C5A5E">
      <w:r>
        <w:t>Com base em nossa revisão, não temos conhecimento de nenhum fato que nos leve a acreditar que essas demonstrações contábeis não apresentam adequadamente, em todos os aspectos relevantes, a posição patrimonial e financeira da Companhia ABC em 31 de dezembro de 20X1, o desempenho de suas operações e os seus fluxos de caixa para o exercício findo naquela data, de acordo com as práticas contábeis aplicáveis às pequenas e médias empresas.</w:t>
      </w:r>
    </w:p>
    <w:p w14:paraId="5E3F11C6" w14:textId="77777777" w:rsidR="001C5A5E" w:rsidRDefault="001C5A5E" w:rsidP="001C5A5E"/>
    <w:p w14:paraId="3499C5A7" w14:textId="77777777" w:rsidR="001C5A5E" w:rsidRDefault="001C5A5E" w:rsidP="001C5A5E">
      <w:r>
        <w:t>Relatório sobre outros aspectos legais e regulatórios</w:t>
      </w:r>
    </w:p>
    <w:p w14:paraId="0A4060A7" w14:textId="77777777" w:rsidR="001C5A5E" w:rsidRDefault="001C5A5E" w:rsidP="001C5A5E"/>
    <w:p w14:paraId="62C896FF" w14:textId="77777777" w:rsidR="001C5A5E" w:rsidRDefault="001C5A5E" w:rsidP="001C5A5E">
      <w:r>
        <w:t xml:space="preserve">(O formato e conteúdo desta seção dependem da natureza das responsabilidades legais e regulatórias aplicáveis a cada situação específica. Atualmente não é aplicável no Brasil.) </w:t>
      </w:r>
    </w:p>
    <w:p w14:paraId="4455948C" w14:textId="77777777" w:rsidR="001C5A5E" w:rsidRDefault="001C5A5E" w:rsidP="001C5A5E"/>
    <w:p w14:paraId="22308585" w14:textId="77777777" w:rsidR="001C5A5E" w:rsidRDefault="001C5A5E" w:rsidP="001C5A5E"/>
    <w:p w14:paraId="3A7EFDCF" w14:textId="77777777" w:rsidR="001C5A5E" w:rsidRDefault="001C5A5E" w:rsidP="001C5A5E">
      <w:r>
        <w:t>[Local (localidade do escritório de auditoria que emitiu o relatório) e data do relatório do auditor independente]</w:t>
      </w:r>
    </w:p>
    <w:p w14:paraId="34DBB468" w14:textId="77777777" w:rsidR="001C5A5E" w:rsidRDefault="001C5A5E" w:rsidP="001C5A5E"/>
    <w:p w14:paraId="6BA4DB30" w14:textId="77777777" w:rsidR="001C5A5E" w:rsidRDefault="001C5A5E" w:rsidP="001C5A5E">
      <w:r>
        <w:t>[Nome do auditor independente (pessoa física ou jurídica)]</w:t>
      </w:r>
    </w:p>
    <w:p w14:paraId="2E799F60" w14:textId="77777777" w:rsidR="001C5A5E" w:rsidRDefault="001C5A5E" w:rsidP="001C5A5E"/>
    <w:p w14:paraId="0AE3DEC0" w14:textId="77777777" w:rsidR="001C5A5E" w:rsidRDefault="001C5A5E" w:rsidP="001C5A5E">
      <w:r>
        <w:t>[Nome do profissional (sócio ou responsável técnico, no caso de o auditor ser pessoa jurídica)]</w:t>
      </w:r>
    </w:p>
    <w:p w14:paraId="62E51A0E" w14:textId="77777777" w:rsidR="001C5A5E" w:rsidRDefault="001C5A5E" w:rsidP="001C5A5E"/>
    <w:p w14:paraId="0A256EAB" w14:textId="77777777" w:rsidR="001C5A5E" w:rsidRDefault="001C5A5E" w:rsidP="001C5A5E"/>
    <w:p w14:paraId="591358F5" w14:textId="77777777" w:rsidR="001C5A5E" w:rsidRDefault="001C5A5E" w:rsidP="001C5A5E">
      <w:r>
        <w:t>Ilustração 2</w:t>
      </w:r>
    </w:p>
    <w:p w14:paraId="564889BE" w14:textId="77777777" w:rsidR="001C5A5E" w:rsidRDefault="001C5A5E" w:rsidP="001C5A5E"/>
    <w:p w14:paraId="37D91697" w14:textId="77777777" w:rsidR="001C5A5E" w:rsidRDefault="001C5A5E" w:rsidP="001C5A5E">
      <w:r>
        <w:t>As circunstâncias incluem o seguinte:</w:t>
      </w:r>
    </w:p>
    <w:p w14:paraId="1E446D28" w14:textId="77777777" w:rsidR="001C5A5E" w:rsidRDefault="001C5A5E" w:rsidP="001C5A5E">
      <w:r>
        <w:t>•</w:t>
      </w:r>
      <w:r>
        <w:tab/>
        <w:t>revisão do conjunto completo de demonstrações contábeis exigidas por lei ou regulamentação;</w:t>
      </w:r>
    </w:p>
    <w:p w14:paraId="421C6A41" w14:textId="77777777" w:rsidR="001C5A5E" w:rsidRDefault="001C5A5E" w:rsidP="001C5A5E">
      <w:r>
        <w:t>•</w:t>
      </w:r>
      <w:r>
        <w:tab/>
        <w:t>as demonstrações contábeis são elaboradas para fins gerais pela administração da entidade de acordo com a estrutura de relatório financeiro (Lei XYZ) da Jurisdição X. Essa estrutura de relatório financeiro compreende leis e regulamentações desenvolvidas com vistas a satisfazer as necessidades financeiras comuns de vasta gama de usuários, que, porém, não é uma estrutura de apresentação adequada;</w:t>
      </w:r>
    </w:p>
    <w:p w14:paraId="57250778" w14:textId="77777777" w:rsidR="001C5A5E" w:rsidRDefault="001C5A5E" w:rsidP="001C5A5E">
      <w:r>
        <w:t>•</w:t>
      </w:r>
      <w:r>
        <w:tab/>
        <w:t>os termos do contrato de revisão refletem a descrição da responsabilidade da administração para as demonstrações contábeis prevista no item 30(b) desta Norma;</w:t>
      </w:r>
    </w:p>
    <w:p w14:paraId="429C67DA" w14:textId="77777777" w:rsidR="001C5A5E" w:rsidRDefault="001C5A5E" w:rsidP="001C5A5E">
      <w:r>
        <w:t>•</w:t>
      </w:r>
      <w:r>
        <w:tab/>
        <w:t>com base na revisão foi identificado que o saldo dos estoques está distorcido. O efeito da distorção é relevante, mas não está disseminado nas demonstrações contábeis;</w:t>
      </w:r>
    </w:p>
    <w:p w14:paraId="0548E732" w14:textId="77777777" w:rsidR="001C5A5E" w:rsidRDefault="001C5A5E" w:rsidP="001C5A5E">
      <w:r>
        <w:t>•</w:t>
      </w:r>
      <w:r>
        <w:tab/>
        <w:t>além da revisão das demonstrações contábeis, o auditor tem outras responsabilidades relacionadas a relatórios de acordo com a legislação.</w:t>
      </w:r>
    </w:p>
    <w:p w14:paraId="58DA2A33" w14:textId="77777777" w:rsidR="001C5A5E" w:rsidRDefault="001C5A5E" w:rsidP="001C5A5E"/>
    <w:p w14:paraId="4491D9D8" w14:textId="77777777" w:rsidR="001C5A5E" w:rsidRDefault="001C5A5E" w:rsidP="001C5A5E"/>
    <w:p w14:paraId="2A5EFBDA" w14:textId="77777777" w:rsidR="001C5A5E" w:rsidRDefault="001C5A5E" w:rsidP="001C5A5E">
      <w:r>
        <w:t>RELATÓRIO DE REVISÃO DOS AUDITORES INDEPENDENTES</w:t>
      </w:r>
    </w:p>
    <w:p w14:paraId="18F09F82" w14:textId="77777777" w:rsidR="001C5A5E" w:rsidRDefault="001C5A5E" w:rsidP="001C5A5E"/>
    <w:p w14:paraId="6223F260" w14:textId="77777777" w:rsidR="001C5A5E" w:rsidRDefault="001C5A5E" w:rsidP="001C5A5E">
      <w:r>
        <w:t>(Destinatário apropriado)</w:t>
      </w:r>
    </w:p>
    <w:p w14:paraId="181636E7" w14:textId="77777777" w:rsidR="001C5A5E" w:rsidRDefault="001C5A5E" w:rsidP="001C5A5E"/>
    <w:p w14:paraId="2744F038" w14:textId="77777777" w:rsidR="001C5A5E" w:rsidRDefault="001C5A5E" w:rsidP="001C5A5E">
      <w:r>
        <w:t>Relatório sobre as demonstrações contábeis (Este subtítulo não é necessário quando não existir outras responsabilidades de relatório.)</w:t>
      </w:r>
    </w:p>
    <w:p w14:paraId="1AC065F1" w14:textId="77777777" w:rsidR="001C5A5E" w:rsidRDefault="001C5A5E" w:rsidP="001C5A5E"/>
    <w:p w14:paraId="6213A0F8" w14:textId="77777777" w:rsidR="001C5A5E" w:rsidRDefault="001C5A5E" w:rsidP="001C5A5E">
      <w:r>
        <w:t>Revisamos as demonstrações contábeis da Companhia ABC, que compreendem o balanço patrimonial em 31 de dezembro 20X1 e as respectivas demonstrações do resultado, do resultado abrangente, das mutações no patrimônio líquido e dos fluxos de caixa para o exercício findo naquela data, assim como o resumo das principais práticas contábeis e demais notas explicativas.</w:t>
      </w:r>
    </w:p>
    <w:p w14:paraId="261342CE" w14:textId="77777777" w:rsidR="001C5A5E" w:rsidRDefault="001C5A5E" w:rsidP="001C5A5E"/>
    <w:p w14:paraId="4BF6A437" w14:textId="77777777" w:rsidR="001C5A5E" w:rsidRDefault="001C5A5E" w:rsidP="001C5A5E">
      <w:r>
        <w:t>Responsabilidade da administração sobre as demonstrações contábeis</w:t>
      </w:r>
    </w:p>
    <w:p w14:paraId="5006A17B" w14:textId="77777777" w:rsidR="001C5A5E" w:rsidRDefault="001C5A5E" w:rsidP="001C5A5E"/>
    <w:p w14:paraId="296DBACF" w14:textId="77777777" w:rsidR="001C5A5E" w:rsidRDefault="001C5A5E" w:rsidP="001C5A5E">
      <w:r>
        <w:t>A administração é responsável pela elaboração e adequada apresentação das demonstrações contábeis de acordo com a estrutura de relatório financeiro da Lei XYZ da Jurisdição X e pelos controles internos que ela determinou como necessários para permitir a elaboração de demonstrações contábeis livres de distorção relevante, independentemente se causada por fraude ou erro.</w:t>
      </w:r>
    </w:p>
    <w:p w14:paraId="71A469D8" w14:textId="77777777" w:rsidR="001C5A5E" w:rsidRDefault="001C5A5E" w:rsidP="001C5A5E"/>
    <w:p w14:paraId="4B7D6AB8" w14:textId="77777777" w:rsidR="001C5A5E" w:rsidRDefault="001C5A5E" w:rsidP="001C5A5E">
      <w:r>
        <w:t>Responsabilidade dos auditores independentes</w:t>
      </w:r>
    </w:p>
    <w:p w14:paraId="2573FA60" w14:textId="77777777" w:rsidR="001C5A5E" w:rsidRDefault="001C5A5E" w:rsidP="001C5A5E"/>
    <w:p w14:paraId="6D58ED12" w14:textId="77777777" w:rsidR="001C5A5E" w:rsidRDefault="001C5A5E" w:rsidP="001C5A5E">
      <w:r>
        <w:t>Nossa responsabilidade é a de expressar uma conclusão sobre as demonstrações contábeis com base em nossa revisão, conduzida de acordo com a norma brasileira e a norma internacional de revisão de demonstrações contábeis (NBC TR 2400 e ISRE 2400). Essas normas requerem o cumprimento de exigências éticas e que seja apresentada conclusão se algum fato chegou ao nosso conhecimento que nos leve a acreditar que as demonstrações contábeis, tomadas em conjunto, não estão elaboradas, em todos os aspectos relevantes, de acordo com a estrutura de relatório financeiro aplicável.</w:t>
      </w:r>
    </w:p>
    <w:p w14:paraId="078BAE39" w14:textId="77777777" w:rsidR="001C5A5E" w:rsidRDefault="001C5A5E" w:rsidP="001C5A5E"/>
    <w:p w14:paraId="14A77CBA" w14:textId="77777777" w:rsidR="001C5A5E" w:rsidRDefault="001C5A5E" w:rsidP="001C5A5E">
      <w:r>
        <w:t>Uma revisão de demonstrações contábeis de acordo com as referidas normas é um trabalho de asseguração limitada. Os procedimentos de revisão aplicados consistem, principalmente, de indagações à administração e outros dentro da entidade, conforme apropriado, bem como execução de procedimentos analíticos e avaliação das evidências obtidas.</w:t>
      </w:r>
    </w:p>
    <w:p w14:paraId="7868B200" w14:textId="77777777" w:rsidR="001C5A5E" w:rsidRDefault="001C5A5E" w:rsidP="001C5A5E"/>
    <w:p w14:paraId="6381A04F" w14:textId="77777777" w:rsidR="001C5A5E" w:rsidRDefault="001C5A5E" w:rsidP="001C5A5E">
      <w:r>
        <w:t>Os procedimentos aplicados na revisão são substancialmente menos extensos do que os procedimentos executados em auditoria conduzida de acordo com as normas brasileiras e internacionais de auditoria. Portanto, não expressamos uma opinião de auditoria sobre essas demonstrações contábeis.</w:t>
      </w:r>
    </w:p>
    <w:p w14:paraId="7EEFEFB4" w14:textId="77777777" w:rsidR="001C5A5E" w:rsidRDefault="001C5A5E" w:rsidP="001C5A5E"/>
    <w:p w14:paraId="55CBDA01" w14:textId="77777777" w:rsidR="001C5A5E" w:rsidRDefault="001C5A5E" w:rsidP="001C5A5E">
      <w:r>
        <w:t>Base para conclusão com ressalva</w:t>
      </w:r>
    </w:p>
    <w:p w14:paraId="08773DE5" w14:textId="77777777" w:rsidR="001C5A5E" w:rsidRDefault="001C5A5E" w:rsidP="001C5A5E"/>
    <w:p w14:paraId="618E3263" w14:textId="77777777" w:rsidR="001C5A5E" w:rsidRDefault="001C5A5E" w:rsidP="001C5A5E">
      <w:r>
        <w:t>Os estoques da Companhia estão apresentados no balanço patrimonial por R$ xxx. A administração não avaliou os estoques pelo menor valor entre o custo e o valor líquido de realização, mas somente pelo custo, o que representa um desvio em relação aos requerimentos da estrutura de relatório financeiro da Lei XYZ da Jurisdição X. Os registros da Companhia indicam que se a administração tivesse avaliado os estoques pelo menor valor entre o custo e o valor líquido de realização, teria sido necessária uma provisão de R$ xxx para reduzir os estoques ao valor líquido de realização. Consequentemente, o custo das vendas teria sido aumentado em R$ xxx e o lucro líquido e o patrimônio líquido teriam sido reduzidos em R$ xxx.</w:t>
      </w:r>
    </w:p>
    <w:p w14:paraId="272FE2A6" w14:textId="77777777" w:rsidR="001C5A5E" w:rsidRDefault="001C5A5E" w:rsidP="001C5A5E"/>
    <w:p w14:paraId="7316B63F" w14:textId="77777777" w:rsidR="001C5A5E" w:rsidRDefault="001C5A5E" w:rsidP="001C5A5E">
      <w:r>
        <w:t>Conclusão com ressalva</w:t>
      </w:r>
    </w:p>
    <w:p w14:paraId="495A74B7" w14:textId="77777777" w:rsidR="001C5A5E" w:rsidRDefault="001C5A5E" w:rsidP="001C5A5E"/>
    <w:p w14:paraId="2E3C64A0" w14:textId="77777777" w:rsidR="001C5A5E" w:rsidRDefault="001C5A5E" w:rsidP="001C5A5E">
      <w:r>
        <w:t>Com base em nossa revisão, exceto pelos efeitos do assunto descrito no parágrafo Base para conclusão com ressalva, não temos conhecimento de nenhum fato que nos leve a acreditar que as demonstrações contábeis da Companhia ABC não estão elaboradas, em todos os aspectos relevantes, de acordo com os requerimentos da estrutura de relatório financeiro da Lei XYZ da Jurisdição X.</w:t>
      </w:r>
    </w:p>
    <w:p w14:paraId="5DED274A" w14:textId="77777777" w:rsidR="001C5A5E" w:rsidRDefault="001C5A5E" w:rsidP="001C5A5E"/>
    <w:p w14:paraId="6E092190" w14:textId="77777777" w:rsidR="001C5A5E" w:rsidRDefault="001C5A5E" w:rsidP="001C5A5E">
      <w:r>
        <w:t>Relatório sobre outros aspectos legais e regulatórios</w:t>
      </w:r>
    </w:p>
    <w:p w14:paraId="6F598FCA" w14:textId="77777777" w:rsidR="001C5A5E" w:rsidRDefault="001C5A5E" w:rsidP="001C5A5E"/>
    <w:p w14:paraId="59EE2999" w14:textId="77777777" w:rsidR="001C5A5E" w:rsidRDefault="001C5A5E" w:rsidP="001C5A5E">
      <w:r>
        <w:t xml:space="preserve">(O formato e conteúdo desta seção dependem da natureza das responsabilidades legais e regulatórias aplicáveis a cada situação específica. Atualmente não é aplicável no Brasil.) </w:t>
      </w:r>
    </w:p>
    <w:p w14:paraId="20BEBE1B" w14:textId="77777777" w:rsidR="001C5A5E" w:rsidRDefault="001C5A5E" w:rsidP="001C5A5E"/>
    <w:p w14:paraId="508FDE62" w14:textId="77777777" w:rsidR="001C5A5E" w:rsidRDefault="001C5A5E" w:rsidP="001C5A5E"/>
    <w:p w14:paraId="3A5347DE" w14:textId="77777777" w:rsidR="001C5A5E" w:rsidRDefault="001C5A5E" w:rsidP="001C5A5E">
      <w:r>
        <w:t>[Local (localidade do escritório de auditoria que emitiu o relatório) e data do relatório do auditor independente]</w:t>
      </w:r>
    </w:p>
    <w:p w14:paraId="27F8E990" w14:textId="77777777" w:rsidR="001C5A5E" w:rsidRDefault="001C5A5E" w:rsidP="001C5A5E"/>
    <w:p w14:paraId="132511F5" w14:textId="77777777" w:rsidR="001C5A5E" w:rsidRDefault="001C5A5E" w:rsidP="001C5A5E">
      <w:r>
        <w:t>[Nome do auditor independente (pessoa física ou jurídica)]</w:t>
      </w:r>
    </w:p>
    <w:p w14:paraId="102E92EA" w14:textId="77777777" w:rsidR="001C5A5E" w:rsidRDefault="001C5A5E" w:rsidP="001C5A5E"/>
    <w:p w14:paraId="65C6C33E" w14:textId="77777777" w:rsidR="001C5A5E" w:rsidRDefault="001C5A5E" w:rsidP="001C5A5E">
      <w:r>
        <w:t>[Nome do profissional (sócio ou responsável técnico, no caso de o auditor ser pessoa jurídica)]</w:t>
      </w:r>
    </w:p>
    <w:p w14:paraId="153D101F" w14:textId="77777777" w:rsidR="001C5A5E" w:rsidRDefault="001C5A5E" w:rsidP="001C5A5E"/>
    <w:p w14:paraId="62A02CA2" w14:textId="77777777" w:rsidR="001C5A5E" w:rsidRDefault="001C5A5E" w:rsidP="001C5A5E"/>
    <w:p w14:paraId="35DD259C" w14:textId="77777777" w:rsidR="001C5A5E" w:rsidRDefault="001C5A5E" w:rsidP="001C5A5E">
      <w:r>
        <w:t xml:space="preserve">Ilustração 3 </w:t>
      </w:r>
    </w:p>
    <w:p w14:paraId="7FF89494" w14:textId="77777777" w:rsidR="001C5A5E" w:rsidRDefault="001C5A5E" w:rsidP="001C5A5E"/>
    <w:p w14:paraId="7E68F9D5" w14:textId="77777777" w:rsidR="001C5A5E" w:rsidRDefault="001C5A5E" w:rsidP="001C5A5E">
      <w:r>
        <w:t xml:space="preserve">As circunstâncias incluem o seguinte: </w:t>
      </w:r>
    </w:p>
    <w:p w14:paraId="1C455B30" w14:textId="77777777" w:rsidR="001C5A5E" w:rsidRDefault="001C5A5E" w:rsidP="001C5A5E">
      <w:r>
        <w:t>•</w:t>
      </w:r>
      <w:r>
        <w:tab/>
        <w:t xml:space="preserve">revisão do conjunto completo de demonstrações contábeis para fins gerais elaborados pela administração da entidade, de acordo com uma estrutura de relatório financeiro de apresentação adequada diferente das normas internacionais de relatório financeiro ou práticas contábeis adotadas no Brasil; </w:t>
      </w:r>
    </w:p>
    <w:p w14:paraId="2BC80F30" w14:textId="77777777" w:rsidR="001C5A5E" w:rsidRDefault="001C5A5E" w:rsidP="001C5A5E">
      <w:r>
        <w:t>•</w:t>
      </w:r>
      <w:r>
        <w:tab/>
        <w:t xml:space="preserve">os termos do contrato de revisão refletem a descrição da responsabilidade da administração para as demonstrações contábeis no item 30(b) desta Norma; </w:t>
      </w:r>
    </w:p>
    <w:p w14:paraId="34FB7A9B" w14:textId="77777777" w:rsidR="001C5A5E" w:rsidRDefault="001C5A5E" w:rsidP="001C5A5E">
      <w:r>
        <w:t>•</w:t>
      </w:r>
      <w:r>
        <w:tab/>
        <w:t>o auditor não conseguiu obter evidência apropriada e suficiente com referência a um investimento em investida no exterior. Os possíveis efeitos dessa limitação são considerados relevantes, mas não estão disseminados nas demonstrações contábeis;</w:t>
      </w:r>
    </w:p>
    <w:p w14:paraId="2E9B61CE" w14:textId="77777777" w:rsidR="001C5A5E" w:rsidRDefault="001C5A5E" w:rsidP="001C5A5E">
      <w:r>
        <w:t>•</w:t>
      </w:r>
      <w:r>
        <w:tab/>
        <w:t>o auditor não possui outras responsabilidades de relatórios além da revisão das demonstrações contábeis consolidadas.</w:t>
      </w:r>
    </w:p>
    <w:p w14:paraId="1A03D8FB" w14:textId="77777777" w:rsidR="001C5A5E" w:rsidRDefault="001C5A5E" w:rsidP="001C5A5E"/>
    <w:p w14:paraId="20A7D10E" w14:textId="77777777" w:rsidR="001C5A5E" w:rsidRDefault="001C5A5E" w:rsidP="001C5A5E"/>
    <w:p w14:paraId="610BBE95" w14:textId="77777777" w:rsidR="001C5A5E" w:rsidRDefault="001C5A5E" w:rsidP="001C5A5E">
      <w:r>
        <w:t>RELATÓRIO DE REVISÃO DOS AUDITORES INDEPENDENTES</w:t>
      </w:r>
    </w:p>
    <w:p w14:paraId="1A9B3252" w14:textId="77777777" w:rsidR="001C5A5E" w:rsidRDefault="001C5A5E" w:rsidP="001C5A5E"/>
    <w:p w14:paraId="4EE6459C" w14:textId="77777777" w:rsidR="001C5A5E" w:rsidRDefault="001C5A5E" w:rsidP="001C5A5E">
      <w:r>
        <w:t>(Destinatário apropriado)</w:t>
      </w:r>
    </w:p>
    <w:p w14:paraId="730958FF" w14:textId="77777777" w:rsidR="001C5A5E" w:rsidRDefault="001C5A5E" w:rsidP="001C5A5E"/>
    <w:p w14:paraId="48A81AFC" w14:textId="77777777" w:rsidR="001C5A5E" w:rsidRDefault="001C5A5E" w:rsidP="001C5A5E">
      <w:r>
        <w:t>Revisamos as demonstrações contábeis da Companhia ABC, que compreendem o balanço patrimonial em 31 de dezembro de 20X1 e as respectivas demonstrações do resultado, do resultado abrangente, das mutações no patrimônio líquido e dos fluxos de caixa (adaptar à situação específica) para o exercício findo naquela data, assim como o resumo das principais práticas contábeis e demais notas explicativas.</w:t>
      </w:r>
    </w:p>
    <w:p w14:paraId="74200232" w14:textId="77777777" w:rsidR="001C5A5E" w:rsidRDefault="001C5A5E" w:rsidP="001C5A5E"/>
    <w:p w14:paraId="0B013167" w14:textId="77777777" w:rsidR="001C5A5E" w:rsidRDefault="001C5A5E" w:rsidP="001C5A5E">
      <w:r>
        <w:t>Responsabilidade da administração sobre as demonstrações contábeis</w:t>
      </w:r>
    </w:p>
    <w:p w14:paraId="47D0EBFF" w14:textId="77777777" w:rsidR="001C5A5E" w:rsidRDefault="001C5A5E" w:rsidP="001C5A5E"/>
    <w:p w14:paraId="34FA7C97" w14:textId="77777777" w:rsidR="001C5A5E" w:rsidRDefault="001C5A5E" w:rsidP="001C5A5E">
      <w:r>
        <w:t>A administração é responsável pela elaboração e pela adequada apresentação das demonstrações contábeis de acordo com [nome da estrutura de relatório financeiro aplicável, incluindo uma referência à jurisdição ou país de origem da estrutura de relatório financeiro quando a estrutura utilizada não for as normas internacionais de relatório financeiro ou práticas contábeis adotadas no Brasil] e pelos controles internos que ela determinou como necessários para permitir a elaboração de demonstrações contábeis livres de distorção relevante, independentemente se causada por fraude ou erro.</w:t>
      </w:r>
    </w:p>
    <w:p w14:paraId="088A765D" w14:textId="77777777" w:rsidR="001C5A5E" w:rsidRDefault="001C5A5E" w:rsidP="001C5A5E"/>
    <w:p w14:paraId="42EB8887" w14:textId="77777777" w:rsidR="001C5A5E" w:rsidRDefault="001C5A5E" w:rsidP="001C5A5E">
      <w:r>
        <w:t>Responsabilidade dos auditores independentes</w:t>
      </w:r>
    </w:p>
    <w:p w14:paraId="60E18C77" w14:textId="77777777" w:rsidR="001C5A5E" w:rsidRDefault="001C5A5E" w:rsidP="001C5A5E"/>
    <w:p w14:paraId="47D6A0E0" w14:textId="77777777" w:rsidR="001C5A5E" w:rsidRDefault="001C5A5E" w:rsidP="001C5A5E">
      <w:r>
        <w:t>Nossa responsabilidade é a de expressar uma conclusão sobre as demonstrações contábeis com base em nossa revisão, conduzida de acordo com a norma brasileira e a norma internacional de revisão de demonstrações contábeis (NBC TR 2400 e ISRE 2400). Essas normas requerem o cumprimento de exigências éticas e que seja apresentada conclusão se algum fato chegou ao nosso conhecimento que nos leve a acreditar que as demonstrações contábeis, tomadas em conjunto, não estão elaboradas, em todos os aspectos relevantes, de acordo com a estrutura de relatório financeiro aplicável.</w:t>
      </w:r>
    </w:p>
    <w:p w14:paraId="0FE67D95" w14:textId="77777777" w:rsidR="001C5A5E" w:rsidRDefault="001C5A5E" w:rsidP="001C5A5E"/>
    <w:p w14:paraId="186C6631" w14:textId="77777777" w:rsidR="001C5A5E" w:rsidRDefault="001C5A5E" w:rsidP="001C5A5E">
      <w:r>
        <w:t>Uma revisão de demonstrações contábeis de acordo com as referidas normas é um trabalho de asseguração limitada. Os procedimentos de revisão aplicados consistem, principalmente, de indagações à administração e outros dentro da entidade, conforme apropriado, bem como execução de procedimentos analíticos e avaliação das evidências obtidas.</w:t>
      </w:r>
    </w:p>
    <w:p w14:paraId="11992DF6" w14:textId="77777777" w:rsidR="001C5A5E" w:rsidRDefault="001C5A5E" w:rsidP="001C5A5E"/>
    <w:p w14:paraId="3C84E6C5" w14:textId="77777777" w:rsidR="001C5A5E" w:rsidRDefault="001C5A5E" w:rsidP="001C5A5E">
      <w:r>
        <w:t>Os procedimentos aplicados na revisão são substancialmente menos extensos do que os procedimentos executados em auditoria conduzida de acordo com as normas brasileiras e internacionais de auditoria. Portanto, não expressamos uma opinião de auditoria sobre essas demonstrações contábeis.</w:t>
      </w:r>
    </w:p>
    <w:p w14:paraId="5195FA71" w14:textId="77777777" w:rsidR="001C5A5E" w:rsidRDefault="001C5A5E" w:rsidP="001C5A5E"/>
    <w:p w14:paraId="01B5A9F4" w14:textId="77777777" w:rsidR="001C5A5E" w:rsidRDefault="001C5A5E" w:rsidP="001C5A5E">
      <w:r>
        <w:t>Base para a conclusão com ressalva</w:t>
      </w:r>
    </w:p>
    <w:p w14:paraId="3145B482" w14:textId="77777777" w:rsidR="001C5A5E" w:rsidRDefault="001C5A5E" w:rsidP="001C5A5E"/>
    <w:p w14:paraId="5A2AA1EA" w14:textId="77777777" w:rsidR="001C5A5E" w:rsidRDefault="001C5A5E" w:rsidP="001C5A5E">
      <w:r>
        <w:t>O investimento da Companhia ABC na Empresa XYZ, empresa coligada com sede no exterior em tal local, adquirida durante o exercício é avaliado em R$ X no balanço patrimonial de 31 de dezembro de 20X1 pelo método da equivalência patrimonial, gerando o resultado da equivalência patrimonial de R$ Y reconhecido no resultado da Companhia ABC proveniente de sua participação na Empresa XYZ. Não nos foi possível ter acesso às informações financeiras da Empresa XYZ pertinentes ao valor do investimento em 31 de dezembro de 20X1 e da participação da Companhia ABC no resultado líquido da Empresa XYZ para o exercício findo nessa data. Consequentemente, não nos foi possível executar os procedimentos que consideramos necessários para concluir sobre a avaliação desse investimento e do resultado por ele gerado.</w:t>
      </w:r>
    </w:p>
    <w:p w14:paraId="309271D0" w14:textId="77777777" w:rsidR="001C5A5E" w:rsidRDefault="001C5A5E" w:rsidP="001C5A5E"/>
    <w:p w14:paraId="7D25104D" w14:textId="77777777" w:rsidR="001C5A5E" w:rsidRDefault="001C5A5E" w:rsidP="001C5A5E">
      <w:r>
        <w:t>Conclusão com ressalva</w:t>
      </w:r>
    </w:p>
    <w:p w14:paraId="11EF4EB7" w14:textId="77777777" w:rsidR="001C5A5E" w:rsidRDefault="001C5A5E" w:rsidP="001C5A5E"/>
    <w:p w14:paraId="24AB75F5" w14:textId="77777777" w:rsidR="001C5A5E" w:rsidRDefault="001C5A5E" w:rsidP="001C5A5E">
      <w:r>
        <w:t>Com base em nossa revisão, exceto quanto aos possíveis efeitos do assunto descrito no parágrafo Base para conclusão com ressalva, não temos conhecimento de nenhum fato que nos leve a acreditar que essas demonstrações contábeis não apresentam adequadamente, em todos os aspectos relevantes, a posição patrimonial e financeira da Companhia ABC em 31 de dezembro de 20X1, o desempenho de suas operações e os seus fluxos de caixa para o exercício findo naquela data, de acordo com [nome da estrutura de relatório financeiro aplicável, incluindo uma referência à jurisdição ou país de origem da estrutura de relatório financeiro quando a estrutura utilizada não for as normas internacionais de relatório financeiro].</w:t>
      </w:r>
    </w:p>
    <w:p w14:paraId="60D909AD" w14:textId="77777777" w:rsidR="001C5A5E" w:rsidRDefault="001C5A5E" w:rsidP="001C5A5E"/>
    <w:p w14:paraId="01550B3E" w14:textId="77777777" w:rsidR="001C5A5E" w:rsidRDefault="001C5A5E" w:rsidP="001C5A5E"/>
    <w:p w14:paraId="369CF163" w14:textId="77777777" w:rsidR="001C5A5E" w:rsidRDefault="001C5A5E" w:rsidP="001C5A5E">
      <w:r>
        <w:t>[Local (localidade do escritório de auditoria que emitiu o relatório) e data do relatório do auditor independente]</w:t>
      </w:r>
    </w:p>
    <w:p w14:paraId="3DE52EB8" w14:textId="77777777" w:rsidR="001C5A5E" w:rsidRDefault="001C5A5E" w:rsidP="001C5A5E"/>
    <w:p w14:paraId="1C3E204A" w14:textId="77777777" w:rsidR="001C5A5E" w:rsidRDefault="001C5A5E" w:rsidP="001C5A5E">
      <w:r>
        <w:t>[Nome do auditor independente (pessoa física ou jurídica)]</w:t>
      </w:r>
    </w:p>
    <w:p w14:paraId="16696963" w14:textId="77777777" w:rsidR="001C5A5E" w:rsidRDefault="001C5A5E" w:rsidP="001C5A5E"/>
    <w:p w14:paraId="64FCBEC6" w14:textId="77777777" w:rsidR="001C5A5E" w:rsidRDefault="001C5A5E" w:rsidP="001C5A5E">
      <w:r>
        <w:t>[Nome do profissional (sócio ou responsável técnico, no caso de o auditor ser pessoa jurídica)]</w:t>
      </w:r>
    </w:p>
    <w:p w14:paraId="4F2F9A87" w14:textId="77777777" w:rsidR="001C5A5E" w:rsidRDefault="001C5A5E" w:rsidP="001C5A5E"/>
    <w:p w14:paraId="70481CC2" w14:textId="77777777" w:rsidR="001C5A5E" w:rsidRDefault="001C5A5E" w:rsidP="001C5A5E"/>
    <w:p w14:paraId="19843803" w14:textId="77777777" w:rsidR="001C5A5E" w:rsidRDefault="001C5A5E" w:rsidP="001C5A5E">
      <w:r>
        <w:t>Ilustração 4</w:t>
      </w:r>
    </w:p>
    <w:p w14:paraId="0065968C" w14:textId="77777777" w:rsidR="001C5A5E" w:rsidRDefault="001C5A5E" w:rsidP="001C5A5E">
      <w:r>
        <w:t xml:space="preserve"> </w:t>
      </w:r>
    </w:p>
    <w:p w14:paraId="544D28F6" w14:textId="77777777" w:rsidR="001C5A5E" w:rsidRDefault="001C5A5E" w:rsidP="001C5A5E">
      <w:r>
        <w:t xml:space="preserve">As circunstâncias incluem o seguinte: </w:t>
      </w:r>
    </w:p>
    <w:p w14:paraId="2F2956BD" w14:textId="77777777" w:rsidR="001C5A5E" w:rsidRDefault="001C5A5E" w:rsidP="001C5A5E">
      <w:r>
        <w:t>•</w:t>
      </w:r>
      <w:r>
        <w:tab/>
        <w:t xml:space="preserve">revisão das demonstrações contábeis consolidadas para fins gerais, elaboradas pela administração da empresa controladora de acordo com as normas internacionais de relatório financeiro (IFRS); </w:t>
      </w:r>
    </w:p>
    <w:p w14:paraId="5FF14BB4" w14:textId="77777777" w:rsidR="001C5A5E" w:rsidRDefault="001C5A5E" w:rsidP="001C5A5E">
      <w:r>
        <w:t>•</w:t>
      </w:r>
      <w:r>
        <w:tab/>
        <w:t xml:space="preserve">os termos do trabalho de revisão refletem a descrição da responsabilidade da administração quanto às demonstrações contábeis no item 30(b) desta Norma; </w:t>
      </w:r>
    </w:p>
    <w:p w14:paraId="46F21753" w14:textId="77777777" w:rsidR="001C5A5E" w:rsidRDefault="001C5A5E" w:rsidP="001C5A5E">
      <w:r>
        <w:t>•</w:t>
      </w:r>
      <w:r>
        <w:tab/>
        <w:t xml:space="preserve">as demonstrações contábeis estão materialmente distorcidas em decorrência da não consolidação de uma controlada. O efeito da distorção além de relevante está generalizado nas demonstrações contábeis. Os efeitos das distorções nas demonstrações contábeis não foram determinados por não ser praticável; </w:t>
      </w:r>
    </w:p>
    <w:p w14:paraId="5075AA50" w14:textId="77777777" w:rsidR="001C5A5E" w:rsidRDefault="001C5A5E" w:rsidP="001C5A5E">
      <w:r>
        <w:t>•</w:t>
      </w:r>
      <w:r>
        <w:tab/>
        <w:t xml:space="preserve">o auditor não possui outras responsabilidades de emissão de relatórios além da revisão das demonstrações contábeis consolidadas. </w:t>
      </w:r>
    </w:p>
    <w:p w14:paraId="4D138CC3" w14:textId="77777777" w:rsidR="001C5A5E" w:rsidRDefault="001C5A5E" w:rsidP="001C5A5E"/>
    <w:p w14:paraId="020BFC8B" w14:textId="77777777" w:rsidR="001C5A5E" w:rsidRDefault="001C5A5E" w:rsidP="001C5A5E"/>
    <w:p w14:paraId="20E422F6" w14:textId="77777777" w:rsidR="001C5A5E" w:rsidRDefault="001C5A5E" w:rsidP="001C5A5E">
      <w:r>
        <w:t xml:space="preserve">RELATÓRIO DE REVISÃO DOS AUDITORES INDEPENDENTES </w:t>
      </w:r>
    </w:p>
    <w:p w14:paraId="6B1DEF44" w14:textId="77777777" w:rsidR="001C5A5E" w:rsidRDefault="001C5A5E" w:rsidP="001C5A5E"/>
    <w:p w14:paraId="7670E183" w14:textId="77777777" w:rsidR="001C5A5E" w:rsidRDefault="001C5A5E" w:rsidP="001C5A5E">
      <w:r>
        <w:t xml:space="preserve">[Destinatário apropriado] </w:t>
      </w:r>
    </w:p>
    <w:p w14:paraId="63884850" w14:textId="77777777" w:rsidR="001C5A5E" w:rsidRDefault="001C5A5E" w:rsidP="001C5A5E">
      <w:r>
        <w:t xml:space="preserve"> </w:t>
      </w:r>
    </w:p>
    <w:p w14:paraId="7E4B0A4A" w14:textId="77777777" w:rsidR="001C5A5E" w:rsidRDefault="001C5A5E" w:rsidP="001C5A5E">
      <w:r>
        <w:t xml:space="preserve">Revisamos as demonstrações contábeis consolidadas da Companhia ABC que compreendem o balanço patrimonial consolidado em 31 de dezembro de 20X1 e as respectivas demonstrações consolidadas do resultado, do resultado abrangente, das mutações do patrimônio líquido e dos fluxos de caixa (adaptar à situação específica) para o exercício findo nessa data, assim como o resumo das principais práticas contábeis e as demais notas explicativas. </w:t>
      </w:r>
    </w:p>
    <w:p w14:paraId="1FD6A1EF" w14:textId="77777777" w:rsidR="001C5A5E" w:rsidRDefault="001C5A5E" w:rsidP="001C5A5E"/>
    <w:p w14:paraId="080F1AC8" w14:textId="77777777" w:rsidR="001C5A5E" w:rsidRDefault="001C5A5E" w:rsidP="001C5A5E">
      <w:r>
        <w:t xml:space="preserve">Responsabilidade da administração sobre as demonstrações contábeis </w:t>
      </w:r>
    </w:p>
    <w:p w14:paraId="46830CAC" w14:textId="77777777" w:rsidR="001C5A5E" w:rsidRDefault="001C5A5E" w:rsidP="001C5A5E"/>
    <w:p w14:paraId="2C8A0E28" w14:textId="77777777" w:rsidR="001C5A5E" w:rsidRDefault="001C5A5E" w:rsidP="001C5A5E">
      <w:r>
        <w:t>A administração da Companhia é responsável pela elaboração e adequada apresentação dessas demonstrações contábeis consolidadas, de acordo com as normas internacionais de relatório financeiro (IFRS) e pelos controles internos que ela determinou como necessários para permitir a elaboração de demonstrações contábeis consolidadas livres de distorção relevante, independentemente se causada por fraude ou erro.</w:t>
      </w:r>
    </w:p>
    <w:p w14:paraId="474DEF0B" w14:textId="77777777" w:rsidR="001C5A5E" w:rsidRDefault="001C5A5E" w:rsidP="001C5A5E"/>
    <w:p w14:paraId="13D86306" w14:textId="77777777" w:rsidR="001C5A5E" w:rsidRDefault="001C5A5E" w:rsidP="001C5A5E">
      <w:r>
        <w:t xml:space="preserve">Responsabilidade dos auditores independentes </w:t>
      </w:r>
    </w:p>
    <w:p w14:paraId="6F5B917A" w14:textId="77777777" w:rsidR="001C5A5E" w:rsidRDefault="001C5A5E" w:rsidP="001C5A5E"/>
    <w:p w14:paraId="26E8ED48" w14:textId="77777777" w:rsidR="001C5A5E" w:rsidRDefault="001C5A5E" w:rsidP="001C5A5E">
      <w:r>
        <w:t>Nossa responsabilidade é a de expressar uma conclusão sobre as demonstrações contábeis com base em nossa revisão, conduzida de acordo com a norma brasileira e a norma internacional de revisão de demonstrações contábeis (NBC TR 2400 e ISRE 2400). Essas normas requerem o cumprimento de exigências éticas e que seja apresentada conclusão se algum fato chegou ao nosso conhecimento que nos leve a acreditar que as demonstrações contábeis, tomadas em conjunto, não estão elaboradas, em todos os aspectos relevantes, de acordo com a estrutura de relatório financeiro aplicável.</w:t>
      </w:r>
    </w:p>
    <w:p w14:paraId="50E3B5A7" w14:textId="77777777" w:rsidR="001C5A5E" w:rsidRDefault="001C5A5E" w:rsidP="001C5A5E"/>
    <w:p w14:paraId="4ABCA0FB" w14:textId="77777777" w:rsidR="001C5A5E" w:rsidRDefault="001C5A5E" w:rsidP="001C5A5E">
      <w:r>
        <w:t>Uma revisão de demonstrações contábeis consolidadas de acordo com as referidas normas é um trabalho de asseguração limitada. Os procedimentos de revisão aplicados consistem, principalmente, de indagações à administração e outros dentro da entidade, conforme apropriado, bem como execução de procedimentos analíticos e avaliação das evidências obtidas.</w:t>
      </w:r>
    </w:p>
    <w:p w14:paraId="4178AACE" w14:textId="77777777" w:rsidR="001C5A5E" w:rsidRDefault="001C5A5E" w:rsidP="001C5A5E">
      <w:r>
        <w:t xml:space="preserve">. </w:t>
      </w:r>
    </w:p>
    <w:p w14:paraId="4D3D70B6" w14:textId="77777777" w:rsidR="001C5A5E" w:rsidRDefault="001C5A5E" w:rsidP="001C5A5E">
      <w:r>
        <w:t>Os procedimentos aplicados na revisão são substancialmente menos extensos do que os procedimentos executados em auditoria conduzida de acordo com as normas brasileiras e internacionais de auditoria. Portanto, não expressamos uma opinião de auditoria sobre essas demonstrações contábeis consolidadas.</w:t>
      </w:r>
    </w:p>
    <w:p w14:paraId="4919C1B8" w14:textId="77777777" w:rsidR="001C5A5E" w:rsidRDefault="001C5A5E" w:rsidP="001C5A5E"/>
    <w:p w14:paraId="7C29943F" w14:textId="77777777" w:rsidR="001C5A5E" w:rsidRDefault="001C5A5E" w:rsidP="001C5A5E">
      <w:r>
        <w:t>Base para conclusão adversa</w:t>
      </w:r>
    </w:p>
    <w:p w14:paraId="62291E02" w14:textId="77777777" w:rsidR="001C5A5E" w:rsidRDefault="001C5A5E" w:rsidP="001C5A5E"/>
    <w:p w14:paraId="5E712CEF" w14:textId="77777777" w:rsidR="001C5A5E" w:rsidRDefault="001C5A5E" w:rsidP="001C5A5E">
      <w:r>
        <w:t xml:space="preserve">Conforme mencionado na Nota X, a Companhia não consolidou as demonstrações contábeis da controlada Companhia XYZ adquirida durante 20X1, por ainda não ter determinado os valores justos de certos ativos e passivos relevantes dessa controlada na data de aquisição. Esse investimento está, portanto, contabilizado pelo custo de aquisição. De acordo com as normas internacionais de relatório financeiro (IFRS), essa controlada deveria ter sido consolidada. Caso ela tivesse sido consolidada, diversos elementos das demonstrações contábeis consolidadas teriam sido afetados de forma relevante. </w:t>
      </w:r>
    </w:p>
    <w:p w14:paraId="36D5B07B" w14:textId="77777777" w:rsidR="001C5A5E" w:rsidRDefault="001C5A5E" w:rsidP="001C5A5E"/>
    <w:p w14:paraId="3EE0287D" w14:textId="77777777" w:rsidR="001C5A5E" w:rsidRDefault="001C5A5E" w:rsidP="001C5A5E">
      <w:r>
        <w:t xml:space="preserve">Conclusão adversa </w:t>
      </w:r>
    </w:p>
    <w:p w14:paraId="387E1A07" w14:textId="77777777" w:rsidR="001C5A5E" w:rsidRDefault="001C5A5E" w:rsidP="001C5A5E"/>
    <w:p w14:paraId="58B9577B" w14:textId="77777777" w:rsidR="001C5A5E" w:rsidRDefault="001C5A5E" w:rsidP="001C5A5E">
      <w:r>
        <w:t xml:space="preserve">Com base em nossa revisão, devido à relevância do assunto descrito no parágrafo Base para conclusão adversa, essas demonstrações contábeis consolidadas não apresentam adequadamente a posição patrimonial e financeira da Empresa ABC e suas controladas em 31 de dezembro de 20X1, o desempenho de suas operações e os seus fluxos de caixa para o exercício findo nessa data, de acordo com as normas internacionais de relatório financeiro. </w:t>
      </w:r>
    </w:p>
    <w:p w14:paraId="595DFAD3" w14:textId="77777777" w:rsidR="001C5A5E" w:rsidRDefault="001C5A5E" w:rsidP="001C5A5E"/>
    <w:p w14:paraId="056C5523" w14:textId="77777777" w:rsidR="001C5A5E" w:rsidRDefault="001C5A5E" w:rsidP="001C5A5E"/>
    <w:p w14:paraId="280AC315" w14:textId="77777777" w:rsidR="001C5A5E" w:rsidRDefault="001C5A5E" w:rsidP="001C5A5E">
      <w:r>
        <w:t>[Local (localidade do escritório de auditoria que emitiu o relatório) e data do relatório do auditor independente]</w:t>
      </w:r>
    </w:p>
    <w:p w14:paraId="3FEACC47" w14:textId="77777777" w:rsidR="001C5A5E" w:rsidRDefault="001C5A5E" w:rsidP="001C5A5E"/>
    <w:p w14:paraId="2DAB9CDB" w14:textId="77777777" w:rsidR="001C5A5E" w:rsidRDefault="001C5A5E" w:rsidP="001C5A5E">
      <w:r>
        <w:t>[Nome do auditor independente (pessoa física ou jurídica)]</w:t>
      </w:r>
    </w:p>
    <w:p w14:paraId="2BAD47F7" w14:textId="77777777" w:rsidR="001C5A5E" w:rsidRDefault="001C5A5E" w:rsidP="001C5A5E"/>
    <w:p w14:paraId="31AE905E" w14:textId="77777777" w:rsidR="001C5A5E" w:rsidRDefault="001C5A5E" w:rsidP="001C5A5E">
      <w:r>
        <w:t xml:space="preserve">[Nome do profissional (sócio ou responsável técnico, no caso de o auditor ser pessoa jurídica)] </w:t>
      </w:r>
    </w:p>
    <w:p w14:paraId="10E5447D" w14:textId="77777777" w:rsidR="001C5A5E" w:rsidRDefault="001C5A5E" w:rsidP="001C5A5E"/>
    <w:p w14:paraId="468116D3" w14:textId="77777777" w:rsidR="001C5A5E" w:rsidRDefault="001C5A5E" w:rsidP="001C5A5E"/>
    <w:p w14:paraId="615564F5" w14:textId="77777777" w:rsidR="001C5A5E" w:rsidRDefault="001C5A5E" w:rsidP="001C5A5E">
      <w:r>
        <w:t>Ilustração 5</w:t>
      </w:r>
    </w:p>
    <w:p w14:paraId="240EEFB6" w14:textId="77777777" w:rsidR="001C5A5E" w:rsidRDefault="001C5A5E" w:rsidP="001C5A5E"/>
    <w:p w14:paraId="6C0ED163" w14:textId="77777777" w:rsidR="001C5A5E" w:rsidRDefault="001C5A5E" w:rsidP="001C5A5E">
      <w:r>
        <w:t xml:space="preserve">As circunstâncias incluem o seguinte: </w:t>
      </w:r>
    </w:p>
    <w:p w14:paraId="0F83AC9E" w14:textId="77777777" w:rsidR="001C5A5E" w:rsidRDefault="001C5A5E" w:rsidP="001C5A5E">
      <w:r>
        <w:t>•</w:t>
      </w:r>
      <w:r>
        <w:tab/>
        <w:t xml:space="preserve">revisão do conjunto completo de demonstrações contábeis para fins gerais elaboradas pela administração da entidade de acordo com as práticas contábeis adotadas no Brasil; </w:t>
      </w:r>
    </w:p>
    <w:p w14:paraId="4981E15F" w14:textId="77777777" w:rsidR="001C5A5E" w:rsidRDefault="001C5A5E" w:rsidP="001C5A5E">
      <w:r>
        <w:t>•</w:t>
      </w:r>
      <w:r>
        <w:tab/>
        <w:t xml:space="preserve">os termos do trabalho de revisão refletem a descrição da responsabilidade da administração pelas demonstrações contábeis no item 30(b) desta Norma; </w:t>
      </w:r>
    </w:p>
    <w:p w14:paraId="16AFC74A" w14:textId="77777777" w:rsidR="001C5A5E" w:rsidRDefault="001C5A5E" w:rsidP="001C5A5E">
      <w:r>
        <w:t>•</w:t>
      </w:r>
      <w:r>
        <w:tab/>
        <w:t xml:space="preserve">o auditor ficou impossibilitado de formar uma conclusão sobre as demonstrações contábeis devido não ter tido condições de obter evidências apropriadas e suficientes sobre diversos elementos das demonstrações contábeis e o auditor acredita que os efeitos sejam relevantes e generalizados para as demonstrações contábeis. Especificamente, o auditor não teve condições de obter evidências sobre o inventário físico dos estoques e as contas a receber. </w:t>
      </w:r>
    </w:p>
    <w:p w14:paraId="707D2A30" w14:textId="77777777" w:rsidR="001C5A5E" w:rsidRDefault="001C5A5E" w:rsidP="001C5A5E"/>
    <w:p w14:paraId="0CC85825" w14:textId="77777777" w:rsidR="001C5A5E" w:rsidRDefault="001C5A5E" w:rsidP="001C5A5E"/>
    <w:p w14:paraId="7CEA3BB6" w14:textId="77777777" w:rsidR="001C5A5E" w:rsidRDefault="001C5A5E" w:rsidP="001C5A5E">
      <w:r>
        <w:t xml:space="preserve">RELATÓRIO DE REVISÃO DOS AUDITORES INDEPENDENTES </w:t>
      </w:r>
    </w:p>
    <w:p w14:paraId="41019EC4" w14:textId="77777777" w:rsidR="001C5A5E" w:rsidRDefault="001C5A5E" w:rsidP="001C5A5E"/>
    <w:p w14:paraId="7634A389" w14:textId="77777777" w:rsidR="001C5A5E" w:rsidRDefault="001C5A5E" w:rsidP="001C5A5E">
      <w:r>
        <w:t xml:space="preserve">[Destinatário apropriado] </w:t>
      </w:r>
    </w:p>
    <w:p w14:paraId="5C72B2E8" w14:textId="77777777" w:rsidR="001C5A5E" w:rsidRDefault="001C5A5E" w:rsidP="001C5A5E"/>
    <w:p w14:paraId="37465D1A" w14:textId="77777777" w:rsidR="001C5A5E" w:rsidRDefault="001C5A5E" w:rsidP="001C5A5E">
      <w:r>
        <w:t xml:space="preserve">Fomos contratados para revisar as demonstrações contábeis da Companhia ABC, que compreendem o balanço patrimonial em 31 de dezembro de 20X1 e as respectivas demonstrações do resultado, do resultado abrangente, das mutações do patrimônio líquido e dos fluxos de caixa para o exercício findo naquela data assim como o resumo das principais práticas contábeis e demais notas explicativas. </w:t>
      </w:r>
    </w:p>
    <w:p w14:paraId="216E7AB9" w14:textId="77777777" w:rsidR="001C5A5E" w:rsidRDefault="001C5A5E" w:rsidP="001C5A5E"/>
    <w:p w14:paraId="2666E19A" w14:textId="77777777" w:rsidR="001C5A5E" w:rsidRDefault="001C5A5E" w:rsidP="001C5A5E">
      <w:r>
        <w:t xml:space="preserve">Responsabilidade da administração sobre as demonstrações contábeis </w:t>
      </w:r>
    </w:p>
    <w:p w14:paraId="53E994FB" w14:textId="77777777" w:rsidR="001C5A5E" w:rsidRDefault="001C5A5E" w:rsidP="001C5A5E"/>
    <w:p w14:paraId="43053853" w14:textId="77777777" w:rsidR="001C5A5E" w:rsidRDefault="001C5A5E" w:rsidP="001C5A5E">
      <w:r>
        <w:t>A administração da Companhia é responsável pela elaboração e adequada apresentação dessas demonstrações contábeis de acordo com as práticas contábeis adotadas no Brasil e pelos controles internos que ela determinou como necessários para permitir a elaboração de demonstrações contábeis livres de distorção relevante, independentemente se causada por fraude ou erro.</w:t>
      </w:r>
    </w:p>
    <w:p w14:paraId="3A4EAB82" w14:textId="77777777" w:rsidR="001C5A5E" w:rsidRDefault="001C5A5E" w:rsidP="001C5A5E"/>
    <w:p w14:paraId="77166E85" w14:textId="77777777" w:rsidR="001C5A5E" w:rsidRDefault="001C5A5E" w:rsidP="001C5A5E">
      <w:r>
        <w:t>Responsabilidade dos auditores independentes</w:t>
      </w:r>
    </w:p>
    <w:p w14:paraId="329ACB6B" w14:textId="77777777" w:rsidR="001C5A5E" w:rsidRDefault="001C5A5E" w:rsidP="001C5A5E"/>
    <w:p w14:paraId="777A9F4F" w14:textId="77777777" w:rsidR="001C5A5E" w:rsidRDefault="001C5A5E" w:rsidP="001C5A5E">
      <w:r>
        <w:t>Nossa responsabilidade é a de expressar uma conclusão sobre as demonstrações contábeis com base em nossa revisão, conduzida de acordo com a norma brasileira e a norma internacional de revisão de demonstrações contábeis (NBC TR 2400 e ISRE 2400). Em decorrência do assunto descrito no parágrafo Base para abstenção de conclusão, não nos foi possível obter evidência apropriada e suficiente para fundamentar nossa conclusão sobre as demonstrações contábeis.</w:t>
      </w:r>
    </w:p>
    <w:p w14:paraId="363E98EE" w14:textId="77777777" w:rsidR="001C5A5E" w:rsidRDefault="001C5A5E" w:rsidP="001C5A5E"/>
    <w:p w14:paraId="1A7DA66C" w14:textId="77777777" w:rsidR="001C5A5E" w:rsidRDefault="001C5A5E" w:rsidP="001C5A5E">
      <w:r>
        <w:t xml:space="preserve">Base para abstenção de conclusão </w:t>
      </w:r>
    </w:p>
    <w:p w14:paraId="61664D68" w14:textId="77777777" w:rsidR="001C5A5E" w:rsidRDefault="001C5A5E" w:rsidP="001C5A5E"/>
    <w:p w14:paraId="2CB47642" w14:textId="77777777" w:rsidR="001C5A5E" w:rsidRDefault="001C5A5E" w:rsidP="001C5A5E">
      <w:r>
        <w:t xml:space="preserve">A administração não efetuou a contagem física dos estoques existentes no final do exercício. Não foi possível executarmos os procedimentos que julgávamos necessários em relação às quantidades dos estoques existentes em 31 de dezembro de 20X1, os quais estavam demonstrados pelo valor de R$ X no balanço patrimonial em 31 de dezembro de 20X1. </w:t>
      </w:r>
    </w:p>
    <w:p w14:paraId="222995E6" w14:textId="77777777" w:rsidR="001C5A5E" w:rsidRDefault="001C5A5E" w:rsidP="001C5A5E"/>
    <w:p w14:paraId="30685CD1" w14:textId="77777777" w:rsidR="001C5A5E" w:rsidRDefault="001C5A5E" w:rsidP="001C5A5E">
      <w:r>
        <w:t>Adicionalmente, a introdução do novo sistema informatizado de contas a receber em setembro de 20X1 resultou em diversos erros no saldo de contas a receber e estoques. Na data do nosso relatório, a administração ainda estava em processo de regularização das deficiências do sistema e correção de erros. Como resultado desses assuntos, não foi possível determinar se teria havido necessidade de efetuar ajustes em relação aos estoques registrados ou não registrados e no saldo de contas a receber, assim como nos elementos componentes das demonstrações do resultado, do resultado abrangente, das mutações do patrimônio líquido e dos fluxos de caixa.</w:t>
      </w:r>
    </w:p>
    <w:p w14:paraId="2EBD839C" w14:textId="77777777" w:rsidR="001C5A5E" w:rsidRDefault="001C5A5E" w:rsidP="001C5A5E"/>
    <w:p w14:paraId="376ECEAA" w14:textId="77777777" w:rsidR="001C5A5E" w:rsidRDefault="001C5A5E" w:rsidP="001C5A5E">
      <w:r>
        <w:t xml:space="preserve">Abstenção de conclusão </w:t>
      </w:r>
    </w:p>
    <w:p w14:paraId="30FB252D" w14:textId="77777777" w:rsidR="001C5A5E" w:rsidRDefault="001C5A5E" w:rsidP="001C5A5E"/>
    <w:p w14:paraId="2DCE0BE3" w14:textId="77777777" w:rsidR="001C5A5E" w:rsidRDefault="001C5A5E" w:rsidP="001C5A5E">
      <w:r>
        <w:t xml:space="preserve">Devido à relevância dos assuntos descritos no parágrafo Base para abstenção de conclusão, não nos foi possível obter evidência apropriada e suficiente para fundamentar a nossa conclusão sobre essas demonstrações contábeis. Consequentemente, não expressamos uma conclusão sobre essas demonstrações contábeis. </w:t>
      </w:r>
    </w:p>
    <w:p w14:paraId="54AAC374" w14:textId="77777777" w:rsidR="001C5A5E" w:rsidRDefault="001C5A5E" w:rsidP="001C5A5E"/>
    <w:p w14:paraId="361917A0" w14:textId="77777777" w:rsidR="001C5A5E" w:rsidRDefault="001C5A5E" w:rsidP="001C5A5E"/>
    <w:p w14:paraId="7BAC30D5" w14:textId="77777777" w:rsidR="001C5A5E" w:rsidRDefault="001C5A5E" w:rsidP="001C5A5E">
      <w:r>
        <w:t>[Local (localidade do escritório de auditoria que emitiu o relatório) e data do relatório do auditor independente]</w:t>
      </w:r>
    </w:p>
    <w:p w14:paraId="17DA682C" w14:textId="77777777" w:rsidR="001C5A5E" w:rsidRDefault="001C5A5E" w:rsidP="001C5A5E"/>
    <w:p w14:paraId="30DB1F26" w14:textId="77777777" w:rsidR="001C5A5E" w:rsidRDefault="001C5A5E" w:rsidP="001C5A5E">
      <w:r>
        <w:t>[Nome do auditor independente (pessoa física ou jurídica)]</w:t>
      </w:r>
    </w:p>
    <w:p w14:paraId="6146D35D" w14:textId="77777777" w:rsidR="001C5A5E" w:rsidRDefault="001C5A5E" w:rsidP="001C5A5E"/>
    <w:p w14:paraId="75277976" w14:textId="77777777" w:rsidR="001C5A5E" w:rsidRDefault="001C5A5E" w:rsidP="001C5A5E">
      <w:r>
        <w:t>[Nome do profissional (sócio ou responsável técnico, no caso de o auditor ser pessoa jurídica)]</w:t>
      </w:r>
    </w:p>
    <w:p w14:paraId="066BAC8A" w14:textId="77777777" w:rsidR="001C5A5E" w:rsidRDefault="001C5A5E" w:rsidP="001C5A5E"/>
    <w:p w14:paraId="6BC6E998" w14:textId="77777777" w:rsidR="001C5A5E" w:rsidRDefault="001C5A5E" w:rsidP="001C5A5E"/>
    <w:p w14:paraId="48FC66A7" w14:textId="77777777" w:rsidR="001C5A5E" w:rsidRDefault="001C5A5E" w:rsidP="001C5A5E">
      <w:r>
        <w:t>Ilustração 6</w:t>
      </w:r>
    </w:p>
    <w:p w14:paraId="15FAE704" w14:textId="77777777" w:rsidR="001C5A5E" w:rsidRDefault="001C5A5E" w:rsidP="001C5A5E"/>
    <w:p w14:paraId="557D4FD4" w14:textId="77777777" w:rsidR="001C5A5E" w:rsidRDefault="001C5A5E" w:rsidP="001C5A5E">
      <w:r>
        <w:t xml:space="preserve">As circunstâncias incluem o seguinte: </w:t>
      </w:r>
    </w:p>
    <w:p w14:paraId="436C6DE1" w14:textId="77777777" w:rsidR="001C5A5E" w:rsidRDefault="001C5A5E" w:rsidP="001C5A5E">
      <w:r>
        <w:t>•</w:t>
      </w:r>
      <w:r>
        <w:tab/>
        <w:t>as demonstrações contábeis têm sido elaboradas pela administração da entidade de acordo com as disposições de relatórios financeiros de contrato datado de 1º de janeiro de 20X1 entre a Companhia ABC e a Empresa DEF (isto é, uma estrutura de propósitos especiais), a fim de apresentar conformidade com disposições do contrato. A administração não possui opção de escolha de estrutura de relatório financeiro;</w:t>
      </w:r>
    </w:p>
    <w:p w14:paraId="31C01FDD" w14:textId="77777777" w:rsidR="001C5A5E" w:rsidRDefault="001C5A5E" w:rsidP="001C5A5E">
      <w:r>
        <w:t>•</w:t>
      </w:r>
      <w:r>
        <w:tab/>
        <w:t xml:space="preserve">a estrutura aplicável de relatório financeiro é uma estrutura de conformidade; </w:t>
      </w:r>
    </w:p>
    <w:p w14:paraId="329333EF" w14:textId="77777777" w:rsidR="001C5A5E" w:rsidRDefault="001C5A5E" w:rsidP="001C5A5E">
      <w:r>
        <w:t>•</w:t>
      </w:r>
      <w:r>
        <w:tab/>
        <w:t xml:space="preserve">os temos do contrato de revisão refletem a descrição da responsabilidade da administração pelas demonstrações contábeis no item 30(b) desta Norma; </w:t>
      </w:r>
    </w:p>
    <w:p w14:paraId="543C18B6" w14:textId="77777777" w:rsidR="001C5A5E" w:rsidRDefault="001C5A5E" w:rsidP="001C5A5E">
      <w:r>
        <w:t>•</w:t>
      </w:r>
      <w:r>
        <w:tab/>
        <w:t xml:space="preserve">a distribuição e utilização do relatório do auditor são restritas. </w:t>
      </w:r>
    </w:p>
    <w:p w14:paraId="208CE37F" w14:textId="77777777" w:rsidR="001C5A5E" w:rsidRDefault="001C5A5E" w:rsidP="001C5A5E"/>
    <w:p w14:paraId="58004FC2" w14:textId="77777777" w:rsidR="001C5A5E" w:rsidRDefault="001C5A5E" w:rsidP="001C5A5E"/>
    <w:p w14:paraId="1F00B067" w14:textId="77777777" w:rsidR="001C5A5E" w:rsidRDefault="001C5A5E" w:rsidP="001C5A5E">
      <w:r>
        <w:t>RELATÓRIO DE REVISÃO DOS AUDITORES INDEPENDENTES</w:t>
      </w:r>
    </w:p>
    <w:p w14:paraId="787C1A9C" w14:textId="77777777" w:rsidR="001C5A5E" w:rsidRDefault="001C5A5E" w:rsidP="001C5A5E"/>
    <w:p w14:paraId="4C15BF8B" w14:textId="77777777" w:rsidR="001C5A5E" w:rsidRDefault="001C5A5E" w:rsidP="001C5A5E">
      <w:r>
        <w:t>Destinatário apropriado</w:t>
      </w:r>
    </w:p>
    <w:p w14:paraId="79620E7C" w14:textId="77777777" w:rsidR="001C5A5E" w:rsidRDefault="001C5A5E" w:rsidP="001C5A5E"/>
    <w:p w14:paraId="41D2A6D4" w14:textId="77777777" w:rsidR="001C5A5E" w:rsidRDefault="001C5A5E" w:rsidP="001C5A5E">
      <w:r>
        <w:t xml:space="preserve">Revisamos as demonstrações contábeis da Companhia ABC, que compreendem o balanço patrimonial em 31 de dezembro de 20X1, e as respectivas demonstrações do resultado, do resultado abrangente, das mutações no patrimônio líquido e dos fluxos de caixa para o exercício findo naquela data, assim como o resumo das principais práticas contábeis e demais notas explicativas. As demonstrações contábeis foram elaboradas pela administração da Companhia ABC de acordo com os critérios estabelecidos na Seção Z do contrato datado de 1º de janeiro de 20X1 entre a Companhia ABC e a Empresa DEF (“contrato”).  </w:t>
      </w:r>
    </w:p>
    <w:p w14:paraId="4956EF8D" w14:textId="77777777" w:rsidR="001C5A5E" w:rsidRDefault="001C5A5E" w:rsidP="001C5A5E"/>
    <w:p w14:paraId="2730DA94" w14:textId="77777777" w:rsidR="001C5A5E" w:rsidRDefault="001C5A5E" w:rsidP="001C5A5E">
      <w:r>
        <w:t>Responsabilidade da administração sobre as demonstrações contábeis</w:t>
      </w:r>
    </w:p>
    <w:p w14:paraId="183E17E4" w14:textId="77777777" w:rsidR="001C5A5E" w:rsidRDefault="001C5A5E" w:rsidP="001C5A5E"/>
    <w:p w14:paraId="21273B2E" w14:textId="77777777" w:rsidR="001C5A5E" w:rsidRDefault="001C5A5E" w:rsidP="001C5A5E">
      <w:r>
        <w:t>A administração é responsável pela elaboração destas demonstrações contábeis  nos critérios estabelecidos na Seção Z do contrato e pelos controles internos que ela determinou como necessários para permitir a elaboração de demonstrações contábeis livres de distorção relevante, independentemente se causada por fraude ou erro.</w:t>
      </w:r>
    </w:p>
    <w:p w14:paraId="791613C5" w14:textId="77777777" w:rsidR="001C5A5E" w:rsidRDefault="001C5A5E" w:rsidP="001C5A5E"/>
    <w:p w14:paraId="5F017862" w14:textId="77777777" w:rsidR="001C5A5E" w:rsidRDefault="001C5A5E" w:rsidP="001C5A5E">
      <w:r>
        <w:t>Responsabilidade dos auditores independentes</w:t>
      </w:r>
    </w:p>
    <w:p w14:paraId="56741F57" w14:textId="77777777" w:rsidR="001C5A5E" w:rsidRDefault="001C5A5E" w:rsidP="001C5A5E"/>
    <w:p w14:paraId="3FE34158" w14:textId="77777777" w:rsidR="001C5A5E" w:rsidRDefault="001C5A5E" w:rsidP="001C5A5E">
      <w:r>
        <w:t>Nossa responsabilidade é a de expressar uma conclusão sobre as demonstrações contábeis com base em nossa revisão, conduzida de acordo com a norma brasileira e a norma internacional de revisão de demonstrações contábeis (NBC TR 2400 e ISRE 2400). Essas normas requerem o cumprimento de exigências éticas e que seja apresentada conclusão se algum fato chegou ao nosso conhecimento que nos leve a acreditar que as demonstrações contábeis, tomadas em conjunto, não estão elaboradas, em todos os aspectos relevantes, de acordo com a estrutura de relatório financeiro aplicável.</w:t>
      </w:r>
    </w:p>
    <w:p w14:paraId="0C4EA6A9" w14:textId="77777777" w:rsidR="001C5A5E" w:rsidRDefault="001C5A5E" w:rsidP="001C5A5E"/>
    <w:p w14:paraId="405C6521" w14:textId="77777777" w:rsidR="001C5A5E" w:rsidRDefault="001C5A5E" w:rsidP="001C5A5E">
      <w:r>
        <w:t>Uma revisão de demonstrações contábeis de acordo com as referidas normas é um trabalho de asseguração limitada. Os procedimentos de revisão aplicados consistem, principalmente, de indagações à administração e outros dentro da entidade, conforme apropriado, bem como execução de procedimentos analíticos e avaliação das evidências obtidas.</w:t>
      </w:r>
    </w:p>
    <w:p w14:paraId="33A0849F" w14:textId="77777777" w:rsidR="001C5A5E" w:rsidRDefault="001C5A5E" w:rsidP="001C5A5E"/>
    <w:p w14:paraId="300C953D" w14:textId="77777777" w:rsidR="001C5A5E" w:rsidRDefault="001C5A5E" w:rsidP="001C5A5E">
      <w:r>
        <w:t>Os procedimentos aplicados na revisão são substancialmente menos extensos do que os procedimentos executados em auditoria conduzida de acordo com as normas brasileiras e internacionais de auditoria. Dessa forma, não expressamos uma opinião de auditoria sobre estas demonstrações contábeis.</w:t>
      </w:r>
    </w:p>
    <w:p w14:paraId="6DC617F4" w14:textId="77777777" w:rsidR="001C5A5E" w:rsidRDefault="001C5A5E" w:rsidP="001C5A5E"/>
    <w:p w14:paraId="6391E0D4" w14:textId="77777777" w:rsidR="001C5A5E" w:rsidRDefault="001C5A5E" w:rsidP="001C5A5E">
      <w:r>
        <w:t>Conclusão</w:t>
      </w:r>
    </w:p>
    <w:p w14:paraId="6E6B0226" w14:textId="77777777" w:rsidR="001C5A5E" w:rsidRDefault="001C5A5E" w:rsidP="001C5A5E"/>
    <w:p w14:paraId="1A3E638B" w14:textId="77777777" w:rsidR="001C5A5E" w:rsidRDefault="001C5A5E" w:rsidP="001C5A5E">
      <w:r>
        <w:t>Com base em nossa revisão, não temos conhecimento de nenhum fato que nos leve a acreditar que as demonstrações contábeis da Companhia ABC não foram elaboradas, em todos os aspectos relevantes, de acordo com os critérios estabelecidos na Seção Z do contrato.</w:t>
      </w:r>
    </w:p>
    <w:p w14:paraId="667D8929" w14:textId="77777777" w:rsidR="001C5A5E" w:rsidRDefault="001C5A5E" w:rsidP="001C5A5E"/>
    <w:p w14:paraId="7903D68A" w14:textId="77777777" w:rsidR="001C5A5E" w:rsidRDefault="001C5A5E" w:rsidP="001C5A5E">
      <w:r>
        <w:t>Bases de contabilização e restrições de distribuição e uso</w:t>
      </w:r>
    </w:p>
    <w:p w14:paraId="234A5483" w14:textId="77777777" w:rsidR="001C5A5E" w:rsidRDefault="001C5A5E" w:rsidP="001C5A5E"/>
    <w:p w14:paraId="7598DA1D" w14:textId="77777777" w:rsidR="001C5A5E" w:rsidRDefault="001C5A5E" w:rsidP="001C5A5E">
      <w:r>
        <w:t>Sem modificar nossa conclusão, chamamos atenção à Nota Explicativa X às demonstrações contábeis, que descrevem as bases de contabilização. As demonstrações contábeis foram elaboradas para auxiliar a Companhia ABC em manter conformidade com os critérios estabelecidos na Seção Z do mencionado contrato. Como resultado, as demonstrações contábeis podem não servir para outros fins. Nosso relatório é destinado somente à Companhia ABC e à Empresa DEF e não deve ser distribuído ou utilizado por outras partes que não sejam essas empresas.</w:t>
      </w:r>
    </w:p>
    <w:p w14:paraId="03F4710B" w14:textId="77777777" w:rsidR="001C5A5E" w:rsidRDefault="001C5A5E" w:rsidP="001C5A5E"/>
    <w:p w14:paraId="53A152B1" w14:textId="77777777" w:rsidR="001C5A5E" w:rsidRDefault="001C5A5E" w:rsidP="001C5A5E">
      <w:r>
        <w:t>[Local (localidade do escritório de auditoria que emitiu o relatório) e data do relatório do auditor independente]</w:t>
      </w:r>
    </w:p>
    <w:p w14:paraId="6EEE23C5" w14:textId="77777777" w:rsidR="001C5A5E" w:rsidRDefault="001C5A5E" w:rsidP="001C5A5E"/>
    <w:p w14:paraId="40DF23BE" w14:textId="77777777" w:rsidR="001C5A5E" w:rsidRDefault="001C5A5E" w:rsidP="001C5A5E">
      <w:r>
        <w:t>[Nome do auditor independente (pessoa física ou jurídica)]</w:t>
      </w:r>
    </w:p>
    <w:p w14:paraId="4B6B0E82" w14:textId="77777777" w:rsidR="001C5A5E" w:rsidRDefault="001C5A5E" w:rsidP="001C5A5E"/>
    <w:p w14:paraId="65186CF0" w14:textId="77777777" w:rsidR="001C5A5E" w:rsidRDefault="001C5A5E" w:rsidP="001C5A5E">
      <w:r>
        <w:t>[Nome do profissional (sócio ou responsável técnico, no caso de o auditor ser pessoa jurídica)]</w:t>
      </w:r>
    </w:p>
    <w:p w14:paraId="7518199D" w14:textId="77777777" w:rsidR="001C5A5E" w:rsidRDefault="001C5A5E" w:rsidP="001C5A5E"/>
    <w:p w14:paraId="389B817D" w14:textId="77777777" w:rsidR="001C5A5E" w:rsidRDefault="001C5A5E" w:rsidP="001C5A5E"/>
    <w:p w14:paraId="40C37027" w14:textId="77777777" w:rsidR="001C5A5E" w:rsidRDefault="001C5A5E" w:rsidP="001C5A5E">
      <w:r>
        <w:t>Ilustração 7</w:t>
      </w:r>
    </w:p>
    <w:p w14:paraId="24B2568C" w14:textId="77777777" w:rsidR="001C5A5E" w:rsidRDefault="001C5A5E" w:rsidP="001C5A5E"/>
    <w:p w14:paraId="68AEEC2F" w14:textId="77777777" w:rsidR="001C5A5E" w:rsidRDefault="001C5A5E" w:rsidP="001C5A5E">
      <w:r>
        <w:t xml:space="preserve">As circunstâncias incluem o seguinte: </w:t>
      </w:r>
    </w:p>
    <w:p w14:paraId="19A7B12D" w14:textId="77777777" w:rsidR="001C5A5E" w:rsidRDefault="001C5A5E" w:rsidP="001C5A5E">
      <w:r>
        <w:t>•</w:t>
      </w:r>
      <w:r>
        <w:tab/>
        <w:t>revisão da demonstração de recebimentos e pagamentos;</w:t>
      </w:r>
    </w:p>
    <w:p w14:paraId="5144C69D" w14:textId="77777777" w:rsidR="001C5A5E" w:rsidRDefault="001C5A5E" w:rsidP="001C5A5E">
      <w:r>
        <w:t>•</w:t>
      </w:r>
      <w:r>
        <w:tab/>
        <w:t xml:space="preserve">a demonstração contábil foi elaborada pela administração da entidade em base de caixa para atender a solicitação de informações de fluxo de caixa, por parte de credor da Companhia. A base contábil aplicada para elaborar a demonstração contábil foi acordada entre a entidade e o credor; </w:t>
      </w:r>
    </w:p>
    <w:p w14:paraId="568468E0" w14:textId="77777777" w:rsidR="001C5A5E" w:rsidRDefault="001C5A5E" w:rsidP="001C5A5E">
      <w:r>
        <w:t>•</w:t>
      </w:r>
      <w:r>
        <w:tab/>
        <w:t xml:space="preserve">a estrutura de relatório financeiro aplicável consiste em estrutura de apresentação adequada desenvolvida para suprir as necessidades de informações financeiras de usuários específicos; </w:t>
      </w:r>
    </w:p>
    <w:p w14:paraId="30B82C2C" w14:textId="77777777" w:rsidR="001C5A5E" w:rsidRDefault="001C5A5E" w:rsidP="001C5A5E">
      <w:r>
        <w:t>•</w:t>
      </w:r>
      <w:r>
        <w:tab/>
        <w:t xml:space="preserve">o auditor determinou que é apropriado utilizar a frase “apresenta adequadamente, em todos os aspectos relevantes” na conclusão do auditor em seu relatório; </w:t>
      </w:r>
    </w:p>
    <w:p w14:paraId="248362D0" w14:textId="77777777" w:rsidR="001C5A5E" w:rsidRDefault="001C5A5E" w:rsidP="001C5A5E">
      <w:r>
        <w:t>•</w:t>
      </w:r>
      <w:r>
        <w:tab/>
        <w:t xml:space="preserve">os termos do contrato de revisão refletem a descrição da responsabilidade da administração pelas demonstrações contábeis constante do item 30(b) desta Norma; </w:t>
      </w:r>
    </w:p>
    <w:p w14:paraId="5F727C55" w14:textId="77777777" w:rsidR="001C5A5E" w:rsidRDefault="001C5A5E" w:rsidP="001C5A5E">
      <w:r>
        <w:t>•</w:t>
      </w:r>
      <w:r>
        <w:tab/>
        <w:t xml:space="preserve">a distribuição ou uso do relatório do auditor não é restrito. </w:t>
      </w:r>
    </w:p>
    <w:p w14:paraId="4618C09D" w14:textId="77777777" w:rsidR="001C5A5E" w:rsidRDefault="001C5A5E" w:rsidP="001C5A5E"/>
    <w:p w14:paraId="3EA22AEA" w14:textId="77777777" w:rsidR="001C5A5E" w:rsidRDefault="001C5A5E" w:rsidP="001C5A5E"/>
    <w:p w14:paraId="6E5531B7" w14:textId="77777777" w:rsidR="001C5A5E" w:rsidRDefault="001C5A5E" w:rsidP="001C5A5E">
      <w:r>
        <w:t xml:space="preserve">RELATÓRIO DE REVISÃO DOS AUDITORES INDEPENDENTES </w:t>
      </w:r>
    </w:p>
    <w:p w14:paraId="55612A19" w14:textId="77777777" w:rsidR="001C5A5E" w:rsidRDefault="001C5A5E" w:rsidP="001C5A5E"/>
    <w:p w14:paraId="0B98DB39" w14:textId="77777777" w:rsidR="001C5A5E" w:rsidRDefault="001C5A5E" w:rsidP="001C5A5E">
      <w:r>
        <w:t xml:space="preserve">[Destinatário apropriado] </w:t>
      </w:r>
    </w:p>
    <w:p w14:paraId="021EE0E5" w14:textId="77777777" w:rsidR="001C5A5E" w:rsidRDefault="001C5A5E" w:rsidP="001C5A5E"/>
    <w:p w14:paraId="75A653BB" w14:textId="77777777" w:rsidR="001C5A5E" w:rsidRDefault="001C5A5E" w:rsidP="001C5A5E">
      <w:r>
        <w:t xml:space="preserve">Revisamos a demonstração de recebimentos e pagamentos da Companhia ABC para o exercício findo em 31 de dezembro de 20X1 e o resumo das principais práticas contábeis e demais notas explicativas que acompanham a referida demonstração contábil, elaborada pela administração da Companhia ABC, adotando o regime de caixa para os recebimentos e pagamentos, conforme descrito na Nota X.  </w:t>
      </w:r>
    </w:p>
    <w:p w14:paraId="08E72307" w14:textId="77777777" w:rsidR="001C5A5E" w:rsidRDefault="001C5A5E" w:rsidP="001C5A5E"/>
    <w:p w14:paraId="263771ED" w14:textId="77777777" w:rsidR="001C5A5E" w:rsidRDefault="001C5A5E" w:rsidP="001C5A5E">
      <w:r>
        <w:t>Responsabilidade da administração sobre a demonstração contábil</w:t>
      </w:r>
    </w:p>
    <w:p w14:paraId="381A5549" w14:textId="77777777" w:rsidR="001C5A5E" w:rsidRDefault="001C5A5E" w:rsidP="001C5A5E"/>
    <w:p w14:paraId="6546903C" w14:textId="77777777" w:rsidR="001C5A5E" w:rsidRDefault="001C5A5E" w:rsidP="001C5A5E">
      <w:r>
        <w:t>A administração é responsável pela elaboração e adequada apresentação dessa demonstração contábil de acordo com o regime de caixa, conforme descrito na Nota X, assim como pelos controles internos que ela determinou como necessários para permitir a elaboração dessa demonstração contábil livre de distorção relevante, independentemente se causada por fraude ou erro.</w:t>
      </w:r>
    </w:p>
    <w:p w14:paraId="5F1828E8" w14:textId="77777777" w:rsidR="001C5A5E" w:rsidRDefault="001C5A5E" w:rsidP="001C5A5E"/>
    <w:p w14:paraId="3CE647B0" w14:textId="77777777" w:rsidR="001C5A5E" w:rsidRDefault="001C5A5E" w:rsidP="001C5A5E">
      <w:r>
        <w:t xml:space="preserve">Responsabilidade dos auditores independentes </w:t>
      </w:r>
    </w:p>
    <w:p w14:paraId="69590AFE" w14:textId="77777777" w:rsidR="001C5A5E" w:rsidRDefault="001C5A5E" w:rsidP="001C5A5E"/>
    <w:p w14:paraId="1807AD3C" w14:textId="77777777" w:rsidR="001C5A5E" w:rsidRDefault="001C5A5E" w:rsidP="001C5A5E">
      <w:r>
        <w:t>Nossa responsabilidade é a de expressar uma conclusão sobre essa demonstração contábil com base em nossa revisão, conduzida de acordo com a norma brasileira e a norma internacional de revisão de demonstrações contábeis (NBC TR 2400 e ISRE 2400). Essas normas requerem o cumprimento de exigências éticas e que seja apresentada conclusão se algum fato chegou ao nosso conhecimento que nos leve a acreditar que a demonstração contábil não está elaborada, em todos os aspectos relevantes, de acordo com a estrutura de relatório financeiro aplicável.</w:t>
      </w:r>
    </w:p>
    <w:p w14:paraId="798D8D0B" w14:textId="77777777" w:rsidR="001C5A5E" w:rsidRDefault="001C5A5E" w:rsidP="001C5A5E"/>
    <w:p w14:paraId="4668CC51" w14:textId="77777777" w:rsidR="001C5A5E" w:rsidRDefault="001C5A5E" w:rsidP="001C5A5E">
      <w:r>
        <w:t>Uma revisão de demonstrações contábeis de acordo com as referidas normas é um trabalho de asseguração limitada. Os procedimentos de revisão aplicados consistem, principalmente, de indagações à administração e outros dentro da entidade, conforme apropriado, bem como execução de procedimentos analíticos e avaliação das evidências obtidas.</w:t>
      </w:r>
    </w:p>
    <w:p w14:paraId="3D7319DD" w14:textId="77777777" w:rsidR="001C5A5E" w:rsidRDefault="001C5A5E" w:rsidP="001C5A5E"/>
    <w:p w14:paraId="03B41658" w14:textId="77777777" w:rsidR="001C5A5E" w:rsidRDefault="001C5A5E" w:rsidP="001C5A5E">
      <w:r>
        <w:t>Os procedimentos aplicados na revisão são substancialmente menos extensos dos que os procedimentos executados em auditoria conduzida de acordo com as normas brasileiras e internacionais de auditoria. Portanto, não expressamos uma opinião de auditoria sobre essa demonstração contábil.</w:t>
      </w:r>
    </w:p>
    <w:p w14:paraId="2EC9E664" w14:textId="77777777" w:rsidR="001C5A5E" w:rsidRDefault="001C5A5E" w:rsidP="001C5A5E"/>
    <w:p w14:paraId="12985B8E" w14:textId="77777777" w:rsidR="001C5A5E" w:rsidRDefault="001C5A5E" w:rsidP="001C5A5E">
      <w:r>
        <w:t xml:space="preserve">Conclusão </w:t>
      </w:r>
    </w:p>
    <w:p w14:paraId="79FD062A" w14:textId="77777777" w:rsidR="001C5A5E" w:rsidRDefault="001C5A5E" w:rsidP="001C5A5E"/>
    <w:p w14:paraId="7AE26035" w14:textId="77777777" w:rsidR="001C5A5E" w:rsidRDefault="001C5A5E" w:rsidP="001C5A5E">
      <w:r>
        <w:t>Com base em nossa revisão, não temos conhecimento de nenhum fato que nos leve a acreditar que a referida demonstração contábil não apresenta adequadamente, em todos os aspectos relevantes, os recebimentos e pagamentos da Companhia ABC em 31 de dezembro de 20X1, de acordo com o regime de caixa para os recebimentos e pagamentos, conforme descrito na Nota X.</w:t>
      </w:r>
    </w:p>
    <w:p w14:paraId="5991C145" w14:textId="77777777" w:rsidR="001C5A5E" w:rsidRDefault="001C5A5E" w:rsidP="001C5A5E"/>
    <w:p w14:paraId="47B0632F" w14:textId="77777777" w:rsidR="001C5A5E" w:rsidRDefault="001C5A5E" w:rsidP="001C5A5E">
      <w:r>
        <w:t xml:space="preserve">Regime contábil. </w:t>
      </w:r>
    </w:p>
    <w:p w14:paraId="54D9EA39" w14:textId="77777777" w:rsidR="001C5A5E" w:rsidRDefault="001C5A5E" w:rsidP="001C5A5E"/>
    <w:p w14:paraId="46FB78FA" w14:textId="77777777" w:rsidR="001C5A5E" w:rsidRDefault="001C5A5E" w:rsidP="001C5A5E">
      <w:r>
        <w:t xml:space="preserve">Sem modificar nossa conclusão, chamamos a atenção para a Nota X à demonstração contábil, a qual descreve a prática contábil aplicada. A demonstração contábil foi elaborada com o objetivo de prover informações ao Credor XYZ. Desta forma, a demonstração contábil pode não ser adequada para outro propósito. </w:t>
      </w:r>
    </w:p>
    <w:p w14:paraId="385CFAB8" w14:textId="77777777" w:rsidR="001C5A5E" w:rsidRDefault="001C5A5E" w:rsidP="001C5A5E"/>
    <w:p w14:paraId="620B2DE6" w14:textId="77777777" w:rsidR="001C5A5E" w:rsidRDefault="001C5A5E" w:rsidP="001C5A5E">
      <w:r>
        <w:t>[Local (localidade do escritório de auditoria que emitiu o relatório) e data do relatório do auditor independente]</w:t>
      </w:r>
    </w:p>
    <w:p w14:paraId="61ECAE37" w14:textId="77777777" w:rsidR="001C5A5E" w:rsidRDefault="001C5A5E" w:rsidP="001C5A5E"/>
    <w:p w14:paraId="4FE44FC4" w14:textId="77777777" w:rsidR="001C5A5E" w:rsidRDefault="001C5A5E" w:rsidP="001C5A5E">
      <w:r>
        <w:t>[Nome do auditor independente (pessoa física ou jurídica)]</w:t>
      </w:r>
    </w:p>
    <w:p w14:paraId="04D4FF9A" w14:textId="77777777" w:rsidR="001C5A5E" w:rsidRDefault="001C5A5E" w:rsidP="001C5A5E"/>
    <w:p w14:paraId="7A5E71E9" w14:textId="77777777" w:rsidR="001C5A5E" w:rsidRDefault="001C5A5E" w:rsidP="001C5A5E">
      <w:r>
        <w:t xml:space="preserve">[Nome do profissional (sócio ou responsável técnico, no caso de o auditor ser pessoa jurídica)] </w:t>
      </w:r>
    </w:p>
    <w:p w14:paraId="37276A90" w14:textId="393ED5C9" w:rsidR="001C5A5E" w:rsidRDefault="001C5A5E" w:rsidP="001C5A5E">
      <w:pPr>
        <w:pStyle w:val="Ttulo1"/>
        <w:spacing w:before="0" w:after="120" w:line="240" w:lineRule="auto"/>
        <w:rPr>
          <w:rFonts w:ascii="Times New Roman" w:hAnsi="Times New Roman" w:cs="Times New Roman"/>
          <w:b/>
          <w:bCs/>
          <w:color w:val="auto"/>
          <w:sz w:val="24"/>
          <w:szCs w:val="24"/>
        </w:rPr>
      </w:pPr>
      <w:bookmarkStart w:id="266" w:name="_Toc183036926"/>
      <w:r w:rsidRPr="00D17E06">
        <w:rPr>
          <w:rFonts w:ascii="Times New Roman" w:hAnsi="Times New Roman" w:cs="Times New Roman"/>
          <w:b/>
          <w:bCs/>
          <w:color w:val="auto"/>
          <w:sz w:val="24"/>
          <w:szCs w:val="24"/>
        </w:rPr>
        <w:t xml:space="preserve">NBC </w:t>
      </w:r>
      <w:r>
        <w:rPr>
          <w:rFonts w:ascii="Times New Roman" w:hAnsi="Times New Roman" w:cs="Times New Roman"/>
          <w:b/>
          <w:bCs/>
          <w:color w:val="auto"/>
          <w:sz w:val="24"/>
          <w:szCs w:val="24"/>
        </w:rPr>
        <w:t>TR</w:t>
      </w:r>
      <w:r w:rsidRPr="00D17E06">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2410</w:t>
      </w:r>
      <w:bookmarkEnd w:id="266"/>
    </w:p>
    <w:p w14:paraId="5AAC7041" w14:textId="77777777" w:rsidR="00732259" w:rsidRDefault="00732259" w:rsidP="001A2F6B">
      <w:pPr>
        <w:rPr>
          <w:b/>
          <w:sz w:val="24"/>
          <w:szCs w:val="24"/>
        </w:rPr>
      </w:pPr>
      <w:r w:rsidRPr="00EE1AD0">
        <w:t>A Resolução CFC n.º 1.329/11 alterou a sigla e a numeração d</w:t>
      </w:r>
      <w:r>
        <w:t>a</w:t>
      </w:r>
      <w:r w:rsidRPr="00EE1AD0">
        <w:t xml:space="preserve"> NBC T 19.27 para NBC TG 26</w:t>
      </w:r>
      <w:r>
        <w:t>, citada nesta Norma.</w:t>
      </w:r>
    </w:p>
    <w:p w14:paraId="245B5F35" w14:textId="77777777" w:rsidR="00732259" w:rsidRDefault="00732259" w:rsidP="001A2F6B"/>
    <w:p w14:paraId="606035D1" w14:textId="77777777" w:rsidR="00732259" w:rsidRDefault="00732259" w:rsidP="001A2F6B"/>
    <w:p w14:paraId="65FD6A4A" w14:textId="77777777" w:rsidR="00732259" w:rsidRDefault="00732259" w:rsidP="001A2F6B">
      <w:r>
        <w:t>RESOLUÇÃO CFC N.º 1.274/10</w:t>
      </w:r>
    </w:p>
    <w:p w14:paraId="45E39125" w14:textId="77777777" w:rsidR="00732259" w:rsidRDefault="00732259" w:rsidP="00732259"/>
    <w:p w14:paraId="4644005F" w14:textId="77777777" w:rsidR="00732259" w:rsidRDefault="00732259" w:rsidP="00732259">
      <w:pPr>
        <w:ind w:left="4956"/>
        <w:jc w:val="both"/>
        <w:rPr>
          <w:i/>
        </w:rPr>
      </w:pPr>
      <w:r>
        <w:rPr>
          <w:bCs/>
          <w:i/>
          <w:iCs/>
        </w:rPr>
        <w:t xml:space="preserve">Aprova a </w:t>
      </w:r>
      <w:r w:rsidRPr="00F235DF">
        <w:rPr>
          <w:bCs/>
          <w:i/>
        </w:rPr>
        <w:t>NBC TR 2410 – Revisão de Informações Intermediárias Executada pelo Auditor da Entidade</w:t>
      </w:r>
      <w:r>
        <w:rPr>
          <w:i/>
        </w:rPr>
        <w:t>.</w:t>
      </w:r>
    </w:p>
    <w:p w14:paraId="5AC13389" w14:textId="77777777" w:rsidR="00732259" w:rsidRDefault="00732259" w:rsidP="00732259">
      <w:pPr>
        <w:spacing w:after="120"/>
        <w:ind w:firstLine="2127"/>
      </w:pPr>
      <w:r>
        <w:rPr>
          <w:bCs/>
        </w:rPr>
        <w:t>O CONSELHO FEDERAL DE CONTABILIDADE</w:t>
      </w:r>
      <w:r>
        <w:t>, no exercício de suas atribuições legais e regimentais,</w:t>
      </w:r>
    </w:p>
    <w:p w14:paraId="40E2F68C" w14:textId="77777777" w:rsidR="00732259" w:rsidRDefault="00732259" w:rsidP="00732259">
      <w:pPr>
        <w:spacing w:after="120"/>
        <w:ind w:firstLine="2127"/>
        <w:jc w:val="both"/>
        <w:rPr>
          <w:bCs/>
          <w:color w:val="000000"/>
        </w:rPr>
      </w:pPr>
      <w:r>
        <w:rPr>
          <w:bCs/>
          <w:color w:val="000000"/>
        </w:rPr>
        <w:t>CONSIDERANDO o processo de convergência das Normas Brasileiras de Contabilidade aos padrões internacionais;</w:t>
      </w:r>
    </w:p>
    <w:p w14:paraId="5E19224A" w14:textId="77777777" w:rsidR="00732259" w:rsidRDefault="00732259" w:rsidP="00732259">
      <w:pPr>
        <w:spacing w:after="120"/>
        <w:ind w:firstLine="2127"/>
        <w:jc w:val="both"/>
        <w:rPr>
          <w:bCs/>
          <w:color w:val="000000"/>
        </w:rPr>
      </w:pPr>
      <w:r>
        <w:rPr>
          <w:bCs/>
          <w:color w:val="000000"/>
        </w:rPr>
        <w:t>CONSIDERANDO que o Conselho Federal de Contabilidade é membro associado da Federação Internacional de Contadores (IFAC);</w:t>
      </w:r>
    </w:p>
    <w:p w14:paraId="05454B07" w14:textId="77777777" w:rsidR="00732259" w:rsidRDefault="00732259" w:rsidP="00732259">
      <w:pPr>
        <w:spacing w:after="120"/>
        <w:ind w:firstLine="2127"/>
        <w:jc w:val="both"/>
        <w:rPr>
          <w:bCs/>
          <w:color w:val="000000"/>
        </w:rPr>
      </w:pPr>
      <w:r>
        <w:rPr>
          <w:bCs/>
          <w:color w:val="000000"/>
        </w:rPr>
        <w:t xml:space="preserve">CONSIDERANDO a Política de Tradução e Reprodução de Normas emitida pela IFAC, em dezembro de 2008; </w:t>
      </w:r>
    </w:p>
    <w:p w14:paraId="4E5BEC5C" w14:textId="77777777" w:rsidR="00732259" w:rsidRDefault="00732259" w:rsidP="00732259">
      <w:pPr>
        <w:spacing w:after="120"/>
        <w:ind w:firstLine="2127"/>
        <w:jc w:val="both"/>
        <w:rPr>
          <w:bCs/>
          <w:color w:val="000000"/>
        </w:rPr>
      </w:pPr>
      <w:r>
        <w:rPr>
          <w:bCs/>
          <w:color w:val="000000"/>
        </w:rPr>
        <w:t xml:space="preserve">CONSIDERANDO que a IFAC, como parte do serviço ao interesse público, recomenda que seus membros e associados realizem a tradução das suas normas internacionais e demais publicações; </w:t>
      </w:r>
    </w:p>
    <w:p w14:paraId="378774B1" w14:textId="77777777" w:rsidR="00732259" w:rsidRDefault="00732259" w:rsidP="00732259">
      <w:pPr>
        <w:spacing w:after="120"/>
        <w:ind w:firstLine="2127"/>
        <w:jc w:val="both"/>
        <w:rPr>
          <w:color w:val="000000"/>
        </w:rPr>
      </w:pPr>
      <w:r>
        <w:rPr>
          <w:bCs/>
          <w:color w:val="000000"/>
        </w:rPr>
        <w:t>CONSIDERANDO</w:t>
      </w:r>
      <w:r>
        <w:rPr>
          <w:b/>
          <w:bCs/>
          <w:color w:val="000000"/>
        </w:rPr>
        <w:t xml:space="preserve"> </w:t>
      </w:r>
      <w:r>
        <w:rPr>
          <w:color w:val="000000"/>
        </w:rPr>
        <w:t>que, mediante acordo firmado entre as partes, a IFAC autorizou, no Brasil, como tradutores das suas normas e publicações, o Conselho Federal de Contabilidade e o IBRACON – Instituto dos Auditores Independentes do Brasil;</w:t>
      </w:r>
    </w:p>
    <w:p w14:paraId="62947A06" w14:textId="77777777" w:rsidR="00732259" w:rsidRDefault="00732259" w:rsidP="00732259">
      <w:pPr>
        <w:spacing w:after="120"/>
        <w:ind w:firstLine="2127"/>
        <w:jc w:val="both"/>
        <w:rPr>
          <w:color w:val="000000"/>
        </w:rPr>
      </w:pPr>
      <w:r>
        <w:rPr>
          <w:bCs/>
          <w:color w:val="000000"/>
        </w:rPr>
        <w:t xml:space="preserve">CONSIDERANDO </w:t>
      </w:r>
      <w:r>
        <w:rPr>
          <w:color w:val="000000"/>
        </w:rPr>
        <w:t xml:space="preserve">que a IFAC, conforme cessão de direitos firmada, outorgou aos órgãos tradutores os direitos de realizar tradução, publicação e distribuição das normas internacionais impressas e em formato eletrônico, </w:t>
      </w:r>
    </w:p>
    <w:p w14:paraId="751A1C35" w14:textId="77777777" w:rsidR="00732259" w:rsidRDefault="00732259" w:rsidP="00732259">
      <w:pPr>
        <w:spacing w:after="120"/>
        <w:ind w:firstLine="2127"/>
        <w:jc w:val="both"/>
        <w:rPr>
          <w:bCs/>
        </w:rPr>
      </w:pPr>
      <w:r>
        <w:rPr>
          <w:bCs/>
        </w:rPr>
        <w:t xml:space="preserve">RESOLVE: </w:t>
      </w:r>
    </w:p>
    <w:p w14:paraId="05B909E7" w14:textId="77777777" w:rsidR="00732259" w:rsidRDefault="00732259" w:rsidP="00732259">
      <w:pPr>
        <w:spacing w:after="120"/>
        <w:ind w:firstLine="2127"/>
        <w:jc w:val="both"/>
      </w:pPr>
      <w:r>
        <w:t xml:space="preserve">Art. 1º Aprovar a </w:t>
      </w:r>
      <w:r w:rsidRPr="00F235DF">
        <w:rPr>
          <w:bCs/>
        </w:rPr>
        <w:t xml:space="preserve">NBC TR 2410 – Revisão </w:t>
      </w:r>
      <w:r>
        <w:rPr>
          <w:bCs/>
        </w:rPr>
        <w:t>d</w:t>
      </w:r>
      <w:r w:rsidRPr="00F235DF">
        <w:rPr>
          <w:bCs/>
        </w:rPr>
        <w:t xml:space="preserve">e Informações Intermediárias Executada </w:t>
      </w:r>
      <w:r>
        <w:rPr>
          <w:bCs/>
        </w:rPr>
        <w:t>p</w:t>
      </w:r>
      <w:r w:rsidRPr="00F235DF">
        <w:rPr>
          <w:bCs/>
        </w:rPr>
        <w:t xml:space="preserve">elo Auditor </w:t>
      </w:r>
      <w:r>
        <w:rPr>
          <w:bCs/>
        </w:rPr>
        <w:t>d</w:t>
      </w:r>
      <w:r w:rsidRPr="00F235DF">
        <w:rPr>
          <w:bCs/>
        </w:rPr>
        <w:t>a Entidade</w:t>
      </w:r>
      <w:r>
        <w:t xml:space="preserve">, </w:t>
      </w:r>
      <w:r>
        <w:rPr>
          <w:color w:val="000000"/>
        </w:rPr>
        <w:t>elaborada de acordo com a sua equivalente internacional ISRE 2410</w:t>
      </w:r>
      <w:r>
        <w:t xml:space="preserve">. </w:t>
      </w:r>
    </w:p>
    <w:p w14:paraId="26BDA515" w14:textId="77777777" w:rsidR="00732259" w:rsidRDefault="00732259" w:rsidP="00732259">
      <w:pPr>
        <w:spacing w:after="120"/>
        <w:ind w:firstLine="2127"/>
        <w:jc w:val="both"/>
      </w:pPr>
      <w:r>
        <w:rPr>
          <w:bCs/>
        </w:rPr>
        <w:t>Art. 2º</w:t>
      </w:r>
      <w:r>
        <w:t xml:space="preserve"> Esta Resolução entra em vigor na data de sua publicação.</w:t>
      </w:r>
      <w:r w:rsidDel="0019061E">
        <w:t xml:space="preserve"> </w:t>
      </w:r>
    </w:p>
    <w:p w14:paraId="5472D904" w14:textId="77777777" w:rsidR="00732259" w:rsidRDefault="00732259" w:rsidP="00732259">
      <w:pPr>
        <w:ind w:firstLine="1418"/>
      </w:pPr>
    </w:p>
    <w:p w14:paraId="54FC45BE" w14:textId="77777777" w:rsidR="00732259" w:rsidRDefault="00732259" w:rsidP="00732259">
      <w:pPr>
        <w:pStyle w:val="Recuodecorpodetexto2"/>
        <w:spacing w:after="0" w:line="240" w:lineRule="auto"/>
        <w:ind w:left="0"/>
        <w:jc w:val="right"/>
        <w:rPr>
          <w:lang w:val="pt-BR"/>
        </w:rPr>
      </w:pPr>
      <w:r>
        <w:rPr>
          <w:lang w:val="pt-BR"/>
        </w:rPr>
        <w:t>Brasília, 22 de janeiro de 2010.</w:t>
      </w:r>
    </w:p>
    <w:p w14:paraId="6D0C7B50" w14:textId="77777777" w:rsidR="00732259" w:rsidRDefault="00732259" w:rsidP="00732259">
      <w:pPr>
        <w:ind w:firstLine="1418"/>
      </w:pPr>
    </w:p>
    <w:p w14:paraId="12E39E7B" w14:textId="77777777" w:rsidR="00732259" w:rsidRDefault="00732259" w:rsidP="00732259"/>
    <w:p w14:paraId="4143963F" w14:textId="77777777" w:rsidR="00732259" w:rsidRDefault="00732259" w:rsidP="00732259">
      <w:pPr>
        <w:jc w:val="center"/>
        <w:rPr>
          <w:bCs/>
        </w:rPr>
      </w:pPr>
      <w:r>
        <w:t xml:space="preserve">Contador </w:t>
      </w:r>
      <w:r>
        <w:rPr>
          <w:b/>
        </w:rPr>
        <w:t>Juarez Domingues Carneiro</w:t>
      </w:r>
    </w:p>
    <w:p w14:paraId="58E7C640" w14:textId="77777777" w:rsidR="00732259" w:rsidRDefault="00732259" w:rsidP="00732259">
      <w:pPr>
        <w:pStyle w:val="Recuodecorpodetexto2"/>
        <w:spacing w:after="0" w:line="240" w:lineRule="auto"/>
        <w:ind w:left="0"/>
        <w:jc w:val="center"/>
        <w:rPr>
          <w:lang w:val="pt-BR"/>
        </w:rPr>
      </w:pPr>
      <w:r>
        <w:rPr>
          <w:lang w:val="pt-BR"/>
        </w:rPr>
        <w:t>Presidente</w:t>
      </w:r>
    </w:p>
    <w:p w14:paraId="4EAD7D82" w14:textId="77777777" w:rsidR="00732259" w:rsidRDefault="00732259" w:rsidP="00732259">
      <w:pPr>
        <w:pStyle w:val="Recuodecorpodetexto2"/>
        <w:spacing w:after="0" w:line="240" w:lineRule="auto"/>
        <w:ind w:left="0" w:hanging="5103"/>
        <w:rPr>
          <w:lang w:val="pt-BR"/>
        </w:rPr>
      </w:pPr>
    </w:p>
    <w:p w14:paraId="70B4D285" w14:textId="77777777" w:rsidR="00732259" w:rsidRDefault="00732259" w:rsidP="00732259">
      <w:pPr>
        <w:pStyle w:val="Recuodecorpodetexto2"/>
        <w:tabs>
          <w:tab w:val="left" w:pos="0"/>
        </w:tabs>
        <w:spacing w:after="0" w:line="240" w:lineRule="auto"/>
        <w:ind w:left="4820" w:hanging="4820"/>
        <w:rPr>
          <w:lang w:val="pt-BR"/>
        </w:rPr>
      </w:pPr>
    </w:p>
    <w:p w14:paraId="63FD208A" w14:textId="77777777" w:rsidR="00732259" w:rsidRDefault="00732259" w:rsidP="00732259">
      <w:pPr>
        <w:pStyle w:val="Recuodecorpodetexto2"/>
        <w:tabs>
          <w:tab w:val="left" w:pos="0"/>
        </w:tabs>
        <w:spacing w:after="0" w:line="240" w:lineRule="auto"/>
        <w:ind w:left="4820" w:hanging="4820"/>
        <w:rPr>
          <w:lang w:val="pt-BR"/>
        </w:rPr>
      </w:pPr>
      <w:r>
        <w:rPr>
          <w:lang w:val="pt-BR"/>
        </w:rPr>
        <w:t>Ata CFC nº. 933</w:t>
      </w:r>
    </w:p>
    <w:p w14:paraId="00D64174" w14:textId="77777777" w:rsidR="00732259" w:rsidRDefault="00732259" w:rsidP="00732259">
      <w:pPr>
        <w:pStyle w:val="Recuodecorpodetexto2"/>
        <w:tabs>
          <w:tab w:val="left" w:pos="0"/>
        </w:tabs>
        <w:spacing w:after="0" w:line="240" w:lineRule="auto"/>
        <w:ind w:left="4820" w:hanging="4820"/>
        <w:rPr>
          <w:lang w:val="pt-BR"/>
        </w:rPr>
      </w:pPr>
    </w:p>
    <w:p w14:paraId="3699A129" w14:textId="77777777" w:rsidR="00732259" w:rsidRDefault="00732259" w:rsidP="00732259">
      <w:pPr>
        <w:pStyle w:val="Recuodecorpodetexto2"/>
        <w:tabs>
          <w:tab w:val="left" w:pos="0"/>
        </w:tabs>
        <w:spacing w:after="0" w:line="240" w:lineRule="auto"/>
        <w:ind w:left="4820" w:hanging="4820"/>
        <w:rPr>
          <w:lang w:val="pt-BR"/>
        </w:rPr>
      </w:pPr>
    </w:p>
    <w:p w14:paraId="3EC86734" w14:textId="77777777" w:rsidR="00732259" w:rsidRDefault="00732259" w:rsidP="00732259">
      <w:pPr>
        <w:pStyle w:val="Recuodecorpodetexto2"/>
        <w:tabs>
          <w:tab w:val="left" w:pos="0"/>
        </w:tabs>
        <w:spacing w:after="0" w:line="240" w:lineRule="auto"/>
        <w:ind w:left="4820" w:hanging="4820"/>
        <w:rPr>
          <w:lang w:val="pt-BR"/>
        </w:rPr>
      </w:pPr>
    </w:p>
    <w:p w14:paraId="292C1BDF" w14:textId="77777777" w:rsidR="00732259" w:rsidRDefault="00732259" w:rsidP="00732259">
      <w:pPr>
        <w:pStyle w:val="Recuodecorpodetexto2"/>
        <w:tabs>
          <w:tab w:val="left" w:pos="0"/>
        </w:tabs>
        <w:spacing w:after="0" w:line="240" w:lineRule="auto"/>
        <w:ind w:left="4820" w:hanging="4820"/>
        <w:rPr>
          <w:lang w:val="pt-BR"/>
        </w:rPr>
      </w:pPr>
    </w:p>
    <w:p w14:paraId="1C35F5A8" w14:textId="77777777" w:rsidR="00732259" w:rsidRDefault="00732259" w:rsidP="00732259">
      <w:pPr>
        <w:pStyle w:val="Recuodecorpodetexto2"/>
        <w:tabs>
          <w:tab w:val="left" w:pos="0"/>
        </w:tabs>
        <w:spacing w:after="0" w:line="240" w:lineRule="auto"/>
        <w:ind w:left="4820" w:hanging="4820"/>
        <w:rPr>
          <w:lang w:val="pt-BR"/>
        </w:rPr>
      </w:pPr>
    </w:p>
    <w:p w14:paraId="5D1DF7FC" w14:textId="77777777" w:rsidR="00732259" w:rsidRDefault="00732259" w:rsidP="00732259">
      <w:pPr>
        <w:pStyle w:val="Recuodecorpodetexto2"/>
        <w:tabs>
          <w:tab w:val="left" w:pos="0"/>
        </w:tabs>
        <w:spacing w:after="0" w:line="240" w:lineRule="auto"/>
        <w:ind w:left="4820" w:hanging="4820"/>
        <w:rPr>
          <w:lang w:val="pt-BR"/>
        </w:rPr>
      </w:pPr>
    </w:p>
    <w:p w14:paraId="61BF6319" w14:textId="77777777" w:rsidR="00732259" w:rsidRDefault="00732259" w:rsidP="00732259">
      <w:pPr>
        <w:pStyle w:val="Recuodecorpodetexto2"/>
        <w:tabs>
          <w:tab w:val="left" w:pos="0"/>
        </w:tabs>
        <w:spacing w:after="0" w:line="240" w:lineRule="auto"/>
        <w:ind w:left="4820" w:hanging="4820"/>
        <w:rPr>
          <w:lang w:val="pt-BR"/>
        </w:rPr>
      </w:pPr>
    </w:p>
    <w:p w14:paraId="0649AD26" w14:textId="77777777" w:rsidR="00732259" w:rsidRDefault="00732259" w:rsidP="00732259">
      <w:pPr>
        <w:pStyle w:val="Recuodecorpodetexto2"/>
        <w:tabs>
          <w:tab w:val="left" w:pos="0"/>
        </w:tabs>
        <w:spacing w:after="0" w:line="240" w:lineRule="auto"/>
        <w:ind w:left="4820" w:hanging="4820"/>
        <w:rPr>
          <w:lang w:val="pt-BR"/>
        </w:rPr>
      </w:pPr>
    </w:p>
    <w:p w14:paraId="53842FF8" w14:textId="77777777" w:rsidR="00732259" w:rsidRDefault="00732259" w:rsidP="00732259">
      <w:pPr>
        <w:pStyle w:val="Recuodecorpodetexto2"/>
        <w:tabs>
          <w:tab w:val="left" w:pos="0"/>
        </w:tabs>
        <w:spacing w:after="0" w:line="240" w:lineRule="auto"/>
        <w:ind w:left="4820" w:hanging="4820"/>
        <w:rPr>
          <w:lang w:val="pt-BR"/>
        </w:rPr>
      </w:pPr>
    </w:p>
    <w:p w14:paraId="11311A88" w14:textId="77777777" w:rsidR="00732259" w:rsidRDefault="00732259" w:rsidP="00732259">
      <w:pPr>
        <w:pStyle w:val="Recuodecorpodetexto2"/>
        <w:tabs>
          <w:tab w:val="left" w:pos="0"/>
        </w:tabs>
        <w:spacing w:after="0" w:line="240" w:lineRule="auto"/>
        <w:ind w:left="4820" w:hanging="4820"/>
        <w:rPr>
          <w:lang w:val="pt-BR"/>
        </w:rPr>
      </w:pPr>
    </w:p>
    <w:p w14:paraId="23D39A4A" w14:textId="77777777" w:rsidR="00732259" w:rsidRPr="001A2F6B" w:rsidRDefault="00732259" w:rsidP="001A2F6B">
      <w:pPr>
        <w:autoSpaceDE w:val="0"/>
        <w:autoSpaceDN w:val="0"/>
        <w:adjustRightInd w:val="0"/>
        <w:jc w:val="center"/>
        <w:rPr>
          <w:b/>
          <w:bCs/>
        </w:rPr>
      </w:pPr>
      <w:r w:rsidRPr="001A2F6B">
        <w:rPr>
          <w:b/>
          <w:bCs/>
        </w:rPr>
        <w:t>NORMAS BRASILEIRAS DE CONTABILIDADE</w:t>
      </w:r>
    </w:p>
    <w:p w14:paraId="07D2DC48" w14:textId="77777777" w:rsidR="00732259" w:rsidRPr="00ED511C" w:rsidRDefault="00732259" w:rsidP="00732259">
      <w:pPr>
        <w:autoSpaceDE w:val="0"/>
        <w:autoSpaceDN w:val="0"/>
        <w:adjustRightInd w:val="0"/>
        <w:jc w:val="center"/>
        <w:rPr>
          <w:b/>
          <w:bCs/>
        </w:rPr>
      </w:pPr>
      <w:r w:rsidRPr="00ED511C">
        <w:rPr>
          <w:b/>
          <w:bCs/>
        </w:rPr>
        <w:t>NBC TR 2410</w:t>
      </w:r>
      <w:r>
        <w:rPr>
          <w:b/>
          <w:bCs/>
        </w:rPr>
        <w:t xml:space="preserve"> – </w:t>
      </w:r>
      <w:r w:rsidRPr="00ED511C">
        <w:rPr>
          <w:b/>
          <w:bCs/>
        </w:rPr>
        <w:t xml:space="preserve">REVISÃO DE INFORMAÇÕES INTERMEDIÁRIAS </w:t>
      </w:r>
      <w:r>
        <w:rPr>
          <w:b/>
          <w:bCs/>
        </w:rPr>
        <w:t>EXECUTADA PELO AUDITOR DA ENTIDADE</w:t>
      </w:r>
    </w:p>
    <w:p w14:paraId="652A9287" w14:textId="77777777" w:rsidR="00732259" w:rsidRPr="007F34CD" w:rsidRDefault="00732259" w:rsidP="001A2F6B">
      <w:r w:rsidRPr="00F235DF">
        <w:rPr>
          <w:sz w:val="24"/>
          <w:szCs w:val="24"/>
        </w:rPr>
        <w:t>Índice</w:t>
      </w:r>
      <w:r>
        <w:tab/>
      </w:r>
      <w:r>
        <w:tab/>
      </w:r>
      <w:r>
        <w:tab/>
      </w:r>
      <w:r>
        <w:tab/>
      </w:r>
      <w:r>
        <w:tab/>
      </w:r>
      <w:r>
        <w:tab/>
      </w:r>
      <w:r>
        <w:tab/>
      </w:r>
      <w:r>
        <w:tab/>
      </w:r>
      <w:r>
        <w:tab/>
      </w:r>
      <w:r>
        <w:tab/>
      </w:r>
      <w:r>
        <w:tab/>
      </w:r>
      <w:r w:rsidRPr="00F235DF">
        <w:rPr>
          <w:sz w:val="24"/>
          <w:szCs w:val="24"/>
        </w:rPr>
        <w:t>Item</w:t>
      </w:r>
    </w:p>
    <w:p w14:paraId="2D443FC7" w14:textId="77777777" w:rsidR="00732259" w:rsidRPr="000F2FCB" w:rsidRDefault="00732259" w:rsidP="00732259">
      <w:pPr>
        <w:autoSpaceDE w:val="0"/>
        <w:autoSpaceDN w:val="0"/>
        <w:adjustRightInd w:val="0"/>
        <w:spacing w:after="120"/>
        <w:jc w:val="both"/>
        <w:rPr>
          <w:b/>
        </w:rPr>
      </w:pPr>
      <w:r w:rsidRPr="000F2FCB">
        <w:rPr>
          <w:b/>
        </w:rPr>
        <w:t xml:space="preserve">INTRODUÇÃO </w:t>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t>1 – 3</w:t>
      </w:r>
    </w:p>
    <w:p w14:paraId="2E4F7D00" w14:textId="77777777" w:rsidR="00732259" w:rsidRDefault="00732259" w:rsidP="00732259">
      <w:pPr>
        <w:autoSpaceDE w:val="0"/>
        <w:autoSpaceDN w:val="0"/>
        <w:adjustRightInd w:val="0"/>
        <w:jc w:val="both"/>
        <w:rPr>
          <w:b/>
        </w:rPr>
      </w:pPr>
      <w:r w:rsidRPr="000F2FCB">
        <w:rPr>
          <w:b/>
        </w:rPr>
        <w:t>PRINCÍPIOS GERAIS DA REVISÃO DE INFORMAÇÕES</w:t>
      </w:r>
    </w:p>
    <w:p w14:paraId="3A7B3C52" w14:textId="77777777" w:rsidR="00732259" w:rsidRPr="000F2FCB" w:rsidRDefault="00732259" w:rsidP="00732259">
      <w:pPr>
        <w:autoSpaceDE w:val="0"/>
        <w:autoSpaceDN w:val="0"/>
        <w:adjustRightInd w:val="0"/>
        <w:spacing w:after="120"/>
        <w:jc w:val="both"/>
        <w:rPr>
          <w:b/>
        </w:rPr>
      </w:pPr>
      <w:r w:rsidRPr="000F2FCB">
        <w:rPr>
          <w:b/>
        </w:rPr>
        <w:t xml:space="preserve">INTERMEDIÁRIAS          </w:t>
      </w:r>
      <w:r w:rsidRPr="000F2FCB">
        <w:rPr>
          <w:b/>
        </w:rPr>
        <w:tab/>
      </w:r>
      <w:r w:rsidRPr="000F2FCB">
        <w:rPr>
          <w:b/>
        </w:rPr>
        <w:tab/>
        <w:t xml:space="preserve">            </w:t>
      </w:r>
      <w:r>
        <w:rPr>
          <w:b/>
        </w:rPr>
        <w:tab/>
      </w:r>
      <w:r>
        <w:rPr>
          <w:b/>
        </w:rPr>
        <w:tab/>
      </w:r>
      <w:r>
        <w:rPr>
          <w:b/>
        </w:rPr>
        <w:tab/>
      </w:r>
      <w:r>
        <w:rPr>
          <w:b/>
        </w:rPr>
        <w:tab/>
      </w:r>
      <w:r>
        <w:rPr>
          <w:b/>
        </w:rPr>
        <w:tab/>
      </w:r>
      <w:r w:rsidRPr="000F2FCB">
        <w:rPr>
          <w:b/>
        </w:rPr>
        <w:t>4 – 6</w:t>
      </w:r>
    </w:p>
    <w:p w14:paraId="24C5EF08" w14:textId="77777777" w:rsidR="00732259" w:rsidRDefault="00732259" w:rsidP="00732259">
      <w:pPr>
        <w:autoSpaceDE w:val="0"/>
        <w:autoSpaceDN w:val="0"/>
        <w:adjustRightInd w:val="0"/>
        <w:jc w:val="both"/>
        <w:rPr>
          <w:b/>
        </w:rPr>
      </w:pPr>
      <w:r w:rsidRPr="000F2FCB">
        <w:rPr>
          <w:b/>
        </w:rPr>
        <w:t>OBJETIVO DO TRABALHO DE REVISÃO DE</w:t>
      </w:r>
      <w:r>
        <w:rPr>
          <w:b/>
        </w:rPr>
        <w:t xml:space="preserve"> </w:t>
      </w:r>
      <w:r w:rsidRPr="000F2FCB">
        <w:rPr>
          <w:b/>
        </w:rPr>
        <w:t>INFORMAÇÕES</w:t>
      </w:r>
    </w:p>
    <w:p w14:paraId="586FC632" w14:textId="77777777" w:rsidR="00732259" w:rsidRPr="000F2FCB" w:rsidRDefault="00732259" w:rsidP="00732259">
      <w:pPr>
        <w:autoSpaceDE w:val="0"/>
        <w:autoSpaceDN w:val="0"/>
        <w:adjustRightInd w:val="0"/>
        <w:spacing w:after="120"/>
        <w:jc w:val="both"/>
        <w:rPr>
          <w:b/>
        </w:rPr>
      </w:pPr>
      <w:r w:rsidRPr="000F2FCB">
        <w:rPr>
          <w:b/>
        </w:rPr>
        <w:t>INTERMEDIÁRIAS</w:t>
      </w:r>
      <w:r w:rsidRPr="000F2FCB">
        <w:rPr>
          <w:b/>
        </w:rPr>
        <w:tab/>
      </w:r>
      <w:r w:rsidRPr="000F2FCB">
        <w:rPr>
          <w:b/>
        </w:rPr>
        <w:tab/>
      </w:r>
      <w:r w:rsidRPr="000F2FCB">
        <w:rPr>
          <w:b/>
        </w:rPr>
        <w:tab/>
      </w:r>
      <w:r>
        <w:rPr>
          <w:b/>
        </w:rPr>
        <w:tab/>
      </w:r>
      <w:r>
        <w:rPr>
          <w:b/>
        </w:rPr>
        <w:tab/>
      </w:r>
      <w:r>
        <w:rPr>
          <w:b/>
        </w:rPr>
        <w:tab/>
      </w:r>
      <w:r>
        <w:rPr>
          <w:b/>
        </w:rPr>
        <w:tab/>
      </w:r>
      <w:r>
        <w:rPr>
          <w:b/>
        </w:rPr>
        <w:tab/>
      </w:r>
      <w:r w:rsidRPr="000F2FCB">
        <w:rPr>
          <w:b/>
        </w:rPr>
        <w:t>7 – 9</w:t>
      </w:r>
    </w:p>
    <w:p w14:paraId="53134028" w14:textId="77777777" w:rsidR="00732259" w:rsidRPr="000F2FCB" w:rsidRDefault="00732259" w:rsidP="00732259">
      <w:pPr>
        <w:autoSpaceDE w:val="0"/>
        <w:autoSpaceDN w:val="0"/>
        <w:adjustRightInd w:val="0"/>
        <w:spacing w:after="120"/>
        <w:jc w:val="both"/>
        <w:rPr>
          <w:b/>
        </w:rPr>
      </w:pPr>
      <w:r w:rsidRPr="000F2FCB">
        <w:rPr>
          <w:b/>
        </w:rPr>
        <w:t xml:space="preserve">ACORDO SOBRE OS TERMOS DO TRABALHO </w:t>
      </w:r>
      <w:r>
        <w:rPr>
          <w:b/>
        </w:rPr>
        <w:t xml:space="preserve">      </w:t>
      </w:r>
      <w:r>
        <w:rPr>
          <w:b/>
        </w:rPr>
        <w:tab/>
      </w:r>
      <w:r>
        <w:rPr>
          <w:b/>
        </w:rPr>
        <w:tab/>
      </w:r>
      <w:r>
        <w:rPr>
          <w:b/>
        </w:rPr>
        <w:tab/>
      </w:r>
      <w:r w:rsidRPr="000F2FCB">
        <w:rPr>
          <w:b/>
        </w:rPr>
        <w:t xml:space="preserve">10 – 11                                                                                          </w:t>
      </w:r>
    </w:p>
    <w:p w14:paraId="24913020" w14:textId="77777777" w:rsidR="00732259" w:rsidRDefault="00732259" w:rsidP="00732259">
      <w:pPr>
        <w:autoSpaceDE w:val="0"/>
        <w:autoSpaceDN w:val="0"/>
        <w:adjustRightInd w:val="0"/>
        <w:jc w:val="both"/>
        <w:rPr>
          <w:b/>
        </w:rPr>
      </w:pPr>
      <w:r w:rsidRPr="000F2FCB">
        <w:rPr>
          <w:b/>
        </w:rPr>
        <w:t>PROCEDIMENTOS PARA REVISÃO DE INFORMAÇÕES</w:t>
      </w:r>
    </w:p>
    <w:p w14:paraId="70EFFD2F" w14:textId="77777777" w:rsidR="00732259" w:rsidRPr="000F2FCB" w:rsidRDefault="00732259" w:rsidP="00732259">
      <w:pPr>
        <w:autoSpaceDE w:val="0"/>
        <w:autoSpaceDN w:val="0"/>
        <w:adjustRightInd w:val="0"/>
        <w:spacing w:after="120"/>
        <w:jc w:val="both"/>
        <w:rPr>
          <w:b/>
        </w:rPr>
      </w:pPr>
      <w:r w:rsidRPr="000F2FCB">
        <w:rPr>
          <w:b/>
        </w:rPr>
        <w:t xml:space="preserve">INTERMEDIÁRIAS                                    </w:t>
      </w:r>
      <w:r>
        <w:rPr>
          <w:b/>
        </w:rPr>
        <w:tab/>
      </w:r>
      <w:r>
        <w:rPr>
          <w:b/>
        </w:rPr>
        <w:tab/>
      </w:r>
      <w:r>
        <w:rPr>
          <w:b/>
        </w:rPr>
        <w:tab/>
      </w:r>
      <w:r>
        <w:rPr>
          <w:b/>
        </w:rPr>
        <w:tab/>
      </w:r>
      <w:r>
        <w:rPr>
          <w:b/>
        </w:rPr>
        <w:tab/>
      </w:r>
      <w:r w:rsidRPr="000F2FCB">
        <w:rPr>
          <w:b/>
        </w:rPr>
        <w:t xml:space="preserve">12 – 29 </w:t>
      </w:r>
    </w:p>
    <w:p w14:paraId="41D0F1CE" w14:textId="77777777" w:rsidR="00732259" w:rsidRPr="000F2FCB" w:rsidRDefault="00732259" w:rsidP="00732259">
      <w:pPr>
        <w:autoSpaceDE w:val="0"/>
        <w:autoSpaceDN w:val="0"/>
        <w:adjustRightInd w:val="0"/>
        <w:spacing w:after="120"/>
        <w:jc w:val="both"/>
        <w:rPr>
          <w:b/>
        </w:rPr>
      </w:pPr>
      <w:r w:rsidRPr="000F2FCB">
        <w:rPr>
          <w:b/>
        </w:rPr>
        <w:t xml:space="preserve">AVALIAÇÃO DE DISTORÇÕES                       </w:t>
      </w:r>
      <w:r>
        <w:rPr>
          <w:b/>
        </w:rPr>
        <w:tab/>
      </w:r>
      <w:r>
        <w:rPr>
          <w:b/>
        </w:rPr>
        <w:tab/>
      </w:r>
      <w:r>
        <w:rPr>
          <w:b/>
        </w:rPr>
        <w:tab/>
      </w:r>
      <w:r>
        <w:rPr>
          <w:b/>
        </w:rPr>
        <w:tab/>
      </w:r>
      <w:r>
        <w:rPr>
          <w:b/>
        </w:rPr>
        <w:tab/>
      </w:r>
      <w:r w:rsidRPr="000F2FCB">
        <w:rPr>
          <w:b/>
        </w:rPr>
        <w:t>30 – 33</w:t>
      </w:r>
    </w:p>
    <w:p w14:paraId="07D93DE3" w14:textId="77777777" w:rsidR="00732259" w:rsidRPr="000F2FCB" w:rsidRDefault="00732259" w:rsidP="00732259">
      <w:pPr>
        <w:autoSpaceDE w:val="0"/>
        <w:autoSpaceDN w:val="0"/>
        <w:adjustRightInd w:val="0"/>
        <w:spacing w:after="120"/>
        <w:jc w:val="both"/>
        <w:rPr>
          <w:b/>
        </w:rPr>
      </w:pPr>
      <w:r w:rsidRPr="000F2FCB">
        <w:rPr>
          <w:b/>
        </w:rPr>
        <w:t>REPRESENTAÇÕES DA ADMINISTRAÇÃO</w:t>
      </w:r>
      <w:r w:rsidRPr="000F2FCB">
        <w:rPr>
          <w:b/>
        </w:rPr>
        <w:tab/>
      </w:r>
      <w:r w:rsidRPr="000F2FCB">
        <w:rPr>
          <w:b/>
        </w:rPr>
        <w:tab/>
      </w:r>
      <w:r w:rsidRPr="000F2FCB">
        <w:rPr>
          <w:b/>
        </w:rPr>
        <w:tab/>
      </w:r>
      <w:r w:rsidRPr="000F2FCB">
        <w:rPr>
          <w:b/>
        </w:rPr>
        <w:tab/>
      </w:r>
      <w:r w:rsidRPr="000F2FCB">
        <w:rPr>
          <w:b/>
        </w:rPr>
        <w:tab/>
        <w:t>34 – 35</w:t>
      </w:r>
    </w:p>
    <w:p w14:paraId="3427DCF8" w14:textId="77777777" w:rsidR="00732259" w:rsidRDefault="00732259" w:rsidP="00732259">
      <w:pPr>
        <w:autoSpaceDE w:val="0"/>
        <w:autoSpaceDN w:val="0"/>
        <w:adjustRightInd w:val="0"/>
        <w:jc w:val="both"/>
        <w:rPr>
          <w:b/>
        </w:rPr>
      </w:pPr>
      <w:r w:rsidRPr="000F2FCB">
        <w:rPr>
          <w:b/>
        </w:rPr>
        <w:t>RESPONSABILIDADE DO AUDITOR PELAS INFORMAÇÕES QUE</w:t>
      </w:r>
    </w:p>
    <w:p w14:paraId="7854F613" w14:textId="77777777" w:rsidR="00732259" w:rsidRPr="000F2FCB" w:rsidRDefault="00732259" w:rsidP="00732259">
      <w:pPr>
        <w:autoSpaceDE w:val="0"/>
        <w:autoSpaceDN w:val="0"/>
        <w:adjustRightInd w:val="0"/>
        <w:spacing w:after="120"/>
        <w:jc w:val="both"/>
        <w:rPr>
          <w:b/>
        </w:rPr>
      </w:pPr>
      <w:r w:rsidRPr="000F2FCB">
        <w:rPr>
          <w:b/>
        </w:rPr>
        <w:t>ACOMPANHAM AS INFORMAÇÕES INTERMEDIÁRIAS</w:t>
      </w:r>
      <w:r>
        <w:rPr>
          <w:b/>
        </w:rPr>
        <w:tab/>
      </w:r>
      <w:r>
        <w:rPr>
          <w:b/>
        </w:rPr>
        <w:tab/>
      </w:r>
      <w:r>
        <w:rPr>
          <w:b/>
        </w:rPr>
        <w:tab/>
      </w:r>
      <w:r w:rsidRPr="000F2FCB">
        <w:rPr>
          <w:b/>
        </w:rPr>
        <w:t>36 – 37</w:t>
      </w:r>
    </w:p>
    <w:p w14:paraId="6E712AE4" w14:textId="77777777" w:rsidR="00732259" w:rsidRPr="000F2FCB" w:rsidRDefault="00732259" w:rsidP="00732259">
      <w:pPr>
        <w:autoSpaceDE w:val="0"/>
        <w:autoSpaceDN w:val="0"/>
        <w:adjustRightInd w:val="0"/>
        <w:spacing w:after="120"/>
        <w:jc w:val="both"/>
        <w:rPr>
          <w:b/>
        </w:rPr>
      </w:pPr>
      <w:r w:rsidRPr="000F2FCB">
        <w:rPr>
          <w:b/>
        </w:rPr>
        <w:t xml:space="preserve">COMUNICAÇÃO </w:t>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t xml:space="preserve">          </w:t>
      </w:r>
      <w:r w:rsidRPr="000F2FCB">
        <w:rPr>
          <w:b/>
        </w:rPr>
        <w:tab/>
      </w:r>
      <w:r>
        <w:rPr>
          <w:b/>
        </w:rPr>
        <w:tab/>
      </w:r>
      <w:r w:rsidRPr="000F2FCB">
        <w:rPr>
          <w:b/>
        </w:rPr>
        <w:t>38 – 42</w:t>
      </w:r>
    </w:p>
    <w:p w14:paraId="06874D90" w14:textId="77777777" w:rsidR="00732259" w:rsidRDefault="00732259" w:rsidP="00732259">
      <w:pPr>
        <w:autoSpaceDE w:val="0"/>
        <w:autoSpaceDN w:val="0"/>
        <w:adjustRightInd w:val="0"/>
        <w:jc w:val="both"/>
        <w:rPr>
          <w:b/>
        </w:rPr>
      </w:pPr>
      <w:r w:rsidRPr="000F2FCB">
        <w:rPr>
          <w:b/>
        </w:rPr>
        <w:t xml:space="preserve">RELATÓRIO SOBRE A NATUREZA, A EXTENSÃO E OS </w:t>
      </w:r>
    </w:p>
    <w:p w14:paraId="0FB753F9" w14:textId="77777777" w:rsidR="00732259" w:rsidRPr="000F2FCB" w:rsidRDefault="00732259" w:rsidP="00732259">
      <w:pPr>
        <w:autoSpaceDE w:val="0"/>
        <w:autoSpaceDN w:val="0"/>
        <w:adjustRightInd w:val="0"/>
        <w:spacing w:after="120"/>
        <w:jc w:val="both"/>
        <w:rPr>
          <w:b/>
        </w:rPr>
      </w:pPr>
      <w:r w:rsidRPr="000F2FCB">
        <w:rPr>
          <w:b/>
        </w:rPr>
        <w:t>RESULTADOS DA REVISÃO DE INFORMA</w:t>
      </w:r>
      <w:r>
        <w:rPr>
          <w:b/>
        </w:rPr>
        <w:t xml:space="preserve">ÇÕES INTERMEDIÁRIAS </w:t>
      </w:r>
      <w:r>
        <w:rPr>
          <w:b/>
        </w:rPr>
        <w:tab/>
      </w:r>
      <w:r w:rsidRPr="000F2FCB">
        <w:rPr>
          <w:b/>
        </w:rPr>
        <w:t>43 – 63</w:t>
      </w:r>
    </w:p>
    <w:p w14:paraId="071D35F3" w14:textId="77777777" w:rsidR="00732259" w:rsidRPr="000F2FCB" w:rsidRDefault="00732259" w:rsidP="00732259">
      <w:pPr>
        <w:autoSpaceDE w:val="0"/>
        <w:autoSpaceDN w:val="0"/>
        <w:adjustRightInd w:val="0"/>
        <w:spacing w:after="120"/>
        <w:jc w:val="both"/>
        <w:rPr>
          <w:b/>
        </w:rPr>
      </w:pPr>
      <w:r w:rsidRPr="000F2FCB">
        <w:rPr>
          <w:b/>
        </w:rPr>
        <w:t xml:space="preserve">DOCUMENTAÇÃO </w:t>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t>64</w:t>
      </w:r>
    </w:p>
    <w:p w14:paraId="06AB717D" w14:textId="77777777" w:rsidR="00732259" w:rsidRPr="000F2FCB" w:rsidRDefault="00732259" w:rsidP="00732259">
      <w:pPr>
        <w:autoSpaceDE w:val="0"/>
        <w:autoSpaceDN w:val="0"/>
        <w:adjustRightInd w:val="0"/>
        <w:spacing w:after="120"/>
        <w:jc w:val="both"/>
        <w:rPr>
          <w:b/>
        </w:rPr>
      </w:pPr>
      <w:r w:rsidRPr="000F2FCB">
        <w:rPr>
          <w:b/>
        </w:rPr>
        <w:t xml:space="preserve">DATA DE VIGÊNCIA </w:t>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r>
      <w:r w:rsidRPr="000F2FCB">
        <w:rPr>
          <w:b/>
        </w:rPr>
        <w:tab/>
        <w:t>65</w:t>
      </w:r>
    </w:p>
    <w:p w14:paraId="7A2D8373" w14:textId="77777777" w:rsidR="00732259" w:rsidRDefault="00732259" w:rsidP="00732259">
      <w:pPr>
        <w:autoSpaceDE w:val="0"/>
        <w:autoSpaceDN w:val="0"/>
        <w:adjustRightInd w:val="0"/>
        <w:jc w:val="both"/>
      </w:pPr>
    </w:p>
    <w:p w14:paraId="3F18D813" w14:textId="77777777" w:rsidR="00732259" w:rsidRPr="00ED511C" w:rsidRDefault="00732259" w:rsidP="00732259">
      <w:pPr>
        <w:autoSpaceDE w:val="0"/>
        <w:autoSpaceDN w:val="0"/>
        <w:adjustRightInd w:val="0"/>
        <w:spacing w:after="120"/>
        <w:jc w:val="both"/>
      </w:pPr>
      <w:r w:rsidRPr="00ED511C">
        <w:t xml:space="preserve">Apêndice 1: Exemplo de carta de contratação para revisão de </w:t>
      </w:r>
      <w:r>
        <w:t>informações inter</w:t>
      </w:r>
      <w:r w:rsidRPr="00ED511C">
        <w:t>mediárias</w:t>
      </w:r>
    </w:p>
    <w:p w14:paraId="37263023" w14:textId="77777777" w:rsidR="00732259" w:rsidRPr="00ED511C" w:rsidRDefault="00732259" w:rsidP="00732259">
      <w:pPr>
        <w:autoSpaceDE w:val="0"/>
        <w:autoSpaceDN w:val="0"/>
        <w:adjustRightInd w:val="0"/>
        <w:spacing w:after="120"/>
        <w:ind w:left="1276" w:hanging="1276"/>
        <w:jc w:val="both"/>
      </w:pPr>
      <w:r w:rsidRPr="00ED511C">
        <w:t xml:space="preserve">Apêndice 2: Procedimentos analíticos que o auditor pode considerar na execução da revisão de </w:t>
      </w:r>
      <w:r>
        <w:t>informações inter</w:t>
      </w:r>
      <w:r w:rsidRPr="00ED511C">
        <w:t>mediárias</w:t>
      </w:r>
    </w:p>
    <w:p w14:paraId="4F118362" w14:textId="77777777" w:rsidR="00732259" w:rsidRPr="00ED511C" w:rsidRDefault="00732259" w:rsidP="00732259">
      <w:pPr>
        <w:autoSpaceDE w:val="0"/>
        <w:autoSpaceDN w:val="0"/>
        <w:adjustRightInd w:val="0"/>
        <w:spacing w:after="120"/>
        <w:jc w:val="both"/>
      </w:pPr>
      <w:r w:rsidRPr="00ED511C">
        <w:t>Apêndice 3: Exemplo de carta de representação da administração</w:t>
      </w:r>
    </w:p>
    <w:p w14:paraId="6DEA2A2E" w14:textId="77777777" w:rsidR="00732259" w:rsidRPr="00ED511C" w:rsidRDefault="00732259" w:rsidP="00732259">
      <w:pPr>
        <w:autoSpaceDE w:val="0"/>
        <w:autoSpaceDN w:val="0"/>
        <w:adjustRightInd w:val="0"/>
        <w:spacing w:after="120"/>
        <w:jc w:val="both"/>
      </w:pPr>
      <w:r w:rsidRPr="00ED511C">
        <w:t>Apêndice 4: Exemplo</w:t>
      </w:r>
      <w:r>
        <w:t>s</w:t>
      </w:r>
      <w:r w:rsidRPr="00ED511C">
        <w:t xml:space="preserve"> de relatórios de revisão de </w:t>
      </w:r>
      <w:r>
        <w:t>informações inter</w:t>
      </w:r>
      <w:r w:rsidRPr="00ED511C">
        <w:t>mediárias</w:t>
      </w:r>
    </w:p>
    <w:p w14:paraId="4B610FE9" w14:textId="77777777" w:rsidR="00732259" w:rsidRPr="00ED511C" w:rsidRDefault="00732259" w:rsidP="00732259">
      <w:pPr>
        <w:autoSpaceDE w:val="0"/>
        <w:autoSpaceDN w:val="0"/>
        <w:adjustRightInd w:val="0"/>
        <w:spacing w:after="120"/>
        <w:ind w:left="1276" w:hanging="1276"/>
        <w:jc w:val="both"/>
      </w:pPr>
      <w:r w:rsidRPr="00ED511C">
        <w:t>Apêndice</w:t>
      </w:r>
      <w:r>
        <w:t xml:space="preserve"> </w:t>
      </w:r>
      <w:r w:rsidRPr="00ED511C">
        <w:t>5: Exemplo</w:t>
      </w:r>
      <w:r>
        <w:t>s</w:t>
      </w:r>
      <w:r w:rsidRPr="00ED511C">
        <w:t xml:space="preserve"> de relatórios de revisão com ressalva, decorrente de desvio da estrutura de relatório financeiro aplicável</w:t>
      </w:r>
    </w:p>
    <w:p w14:paraId="65AC3861" w14:textId="77777777" w:rsidR="00732259" w:rsidRPr="00ED511C" w:rsidRDefault="00732259" w:rsidP="00732259">
      <w:pPr>
        <w:autoSpaceDE w:val="0"/>
        <w:autoSpaceDN w:val="0"/>
        <w:adjustRightInd w:val="0"/>
        <w:spacing w:after="120"/>
        <w:ind w:left="1276" w:hanging="1276"/>
        <w:jc w:val="both"/>
      </w:pPr>
      <w:r w:rsidRPr="00ED511C">
        <w:t>Apêndice 6: Exemplo</w:t>
      </w:r>
      <w:r>
        <w:t>s</w:t>
      </w:r>
      <w:r w:rsidRPr="00ED511C">
        <w:t xml:space="preserve"> de relatórios de revisão com ressalva, decorrente de limitação de alcance não imposta pela administração</w:t>
      </w:r>
    </w:p>
    <w:p w14:paraId="1AFBE02B" w14:textId="77777777" w:rsidR="00732259" w:rsidRPr="00ED511C" w:rsidRDefault="00732259" w:rsidP="00732259">
      <w:pPr>
        <w:autoSpaceDE w:val="0"/>
        <w:autoSpaceDN w:val="0"/>
        <w:adjustRightInd w:val="0"/>
        <w:spacing w:after="120"/>
        <w:ind w:left="1276" w:hanging="1276"/>
        <w:jc w:val="both"/>
      </w:pPr>
      <w:r w:rsidRPr="00ED511C">
        <w:t>Apêndice 7: Exemplo</w:t>
      </w:r>
      <w:r>
        <w:t>s</w:t>
      </w:r>
      <w:r w:rsidRPr="00ED511C">
        <w:t xml:space="preserve"> de relatórios de revisão com conclusão adversa, decorrente de desvio</w:t>
      </w:r>
      <w:r>
        <w:t xml:space="preserve"> </w:t>
      </w:r>
      <w:r w:rsidRPr="00ED511C">
        <w:t>da estrutura de relatório financeiro aplicável</w:t>
      </w:r>
    </w:p>
    <w:p w14:paraId="4BD39FEC" w14:textId="77777777" w:rsidR="00732259" w:rsidRPr="000E6DB0" w:rsidRDefault="00732259" w:rsidP="00732259">
      <w:pPr>
        <w:jc w:val="both"/>
      </w:pPr>
      <w:r>
        <w:t>Esta</w:t>
      </w:r>
      <w:r w:rsidRPr="00ED511C">
        <w:t xml:space="preserve"> Norma deve ser lida no contexto d</w:t>
      </w:r>
      <w:r w:rsidRPr="00337693">
        <w:t xml:space="preserve">a Resolução </w:t>
      </w:r>
      <w:r>
        <w:t xml:space="preserve">CFC nº. </w:t>
      </w:r>
      <w:r w:rsidRPr="00337693">
        <w:t>1</w:t>
      </w:r>
      <w:r>
        <w:t>.</w:t>
      </w:r>
      <w:r w:rsidRPr="00337693">
        <w:t>156</w:t>
      </w:r>
      <w:r w:rsidRPr="00ED511C">
        <w:t xml:space="preserve"> que</w:t>
      </w:r>
      <w:r>
        <w:t xml:space="preserve"> dispõe sobre a Estrutura das Normas Brasileiras de Contabilidade (NBC) que devem seguir os mesmos padrões de elaboração e estilo utilizados nas normas internacionais, incluindo as </w:t>
      </w:r>
      <w:r w:rsidRPr="00ED511C">
        <w:t xml:space="preserve">Normas de Revisão. No Brasil, as formas mais comuns de </w:t>
      </w:r>
      <w:r>
        <w:t>informações inter</w:t>
      </w:r>
      <w:r w:rsidRPr="00ED511C">
        <w:t>mediárias (ITR) são as Informações Trimestrais das companhias abertas</w:t>
      </w:r>
      <w:r>
        <w:t xml:space="preserve"> </w:t>
      </w:r>
      <w:r w:rsidRPr="00ED511C">
        <w:t>(ITR), requeridas pela Comissão de Valores Mobiliários e as Informações Financeiras Trimestrais (IFT) requeridas pelo Banco Central do Brasil</w:t>
      </w:r>
      <w:r>
        <w:t>.</w:t>
      </w:r>
      <w:r w:rsidRPr="00ED511C">
        <w:t xml:space="preserve"> </w:t>
      </w:r>
    </w:p>
    <w:p w14:paraId="10AAF375" w14:textId="77777777" w:rsidR="00732259" w:rsidRPr="00B6133A" w:rsidRDefault="00732259" w:rsidP="00732259">
      <w:pPr>
        <w:autoSpaceDE w:val="0"/>
        <w:autoSpaceDN w:val="0"/>
        <w:adjustRightInd w:val="0"/>
        <w:jc w:val="both"/>
        <w:rPr>
          <w:b/>
          <w:bCs/>
          <w:sz w:val="28"/>
          <w:szCs w:val="28"/>
        </w:rPr>
      </w:pPr>
      <w:r w:rsidRPr="00B6133A">
        <w:rPr>
          <w:b/>
          <w:bCs/>
          <w:sz w:val="28"/>
          <w:szCs w:val="28"/>
        </w:rPr>
        <w:t>Introdução</w:t>
      </w:r>
    </w:p>
    <w:p w14:paraId="094A975D" w14:textId="77777777" w:rsidR="00732259" w:rsidRDefault="00732259" w:rsidP="00732259">
      <w:pPr>
        <w:autoSpaceDE w:val="0"/>
        <w:autoSpaceDN w:val="0"/>
        <w:adjustRightInd w:val="0"/>
        <w:jc w:val="both"/>
      </w:pPr>
    </w:p>
    <w:p w14:paraId="0D9D85AF" w14:textId="77777777" w:rsidR="00732259" w:rsidRPr="00ED511C" w:rsidRDefault="00732259" w:rsidP="00732259">
      <w:pPr>
        <w:autoSpaceDE w:val="0"/>
        <w:autoSpaceDN w:val="0"/>
        <w:adjustRightInd w:val="0"/>
        <w:ind w:left="567" w:hanging="567"/>
        <w:jc w:val="both"/>
      </w:pPr>
      <w:r w:rsidRPr="00ED511C">
        <w:t xml:space="preserve">1. </w:t>
      </w:r>
      <w:r>
        <w:tab/>
      </w:r>
      <w:r w:rsidRPr="00ED511C">
        <w:t>O objetivo desta Norma é estabelecer padrões e orientar quanto às</w:t>
      </w:r>
      <w:r>
        <w:t xml:space="preserve"> </w:t>
      </w:r>
      <w:r w:rsidRPr="00ED511C">
        <w:t xml:space="preserve">responsabilidades profissionais do auditor quando este realiza trabalho de revisão de </w:t>
      </w:r>
      <w:r>
        <w:t>informações inter</w:t>
      </w:r>
      <w:r w:rsidRPr="00ED511C">
        <w:t>mediárias de cliente de auditoria e quanto</w:t>
      </w:r>
      <w:r>
        <w:t xml:space="preserve"> </w:t>
      </w:r>
      <w:r w:rsidRPr="00ED511C">
        <w:t xml:space="preserve">à forma e </w:t>
      </w:r>
      <w:r>
        <w:t>a</w:t>
      </w:r>
      <w:r w:rsidRPr="00ED511C">
        <w:t xml:space="preserve">o conteúdo do relatório. O termo “auditor” é utilizado nesta Norma não porque o auditor está executando auditoria, mas porque o alcance desta Norma é limitado </w:t>
      </w:r>
      <w:r>
        <w:t>à</w:t>
      </w:r>
      <w:r w:rsidRPr="00ED511C">
        <w:t xml:space="preserve"> revisão de </w:t>
      </w:r>
      <w:r>
        <w:t>informações inter</w:t>
      </w:r>
      <w:r w:rsidRPr="00ED511C">
        <w:t xml:space="preserve">mediárias executada pelo </w:t>
      </w:r>
      <w:r>
        <w:t xml:space="preserve">próprio </w:t>
      </w:r>
      <w:r w:rsidRPr="00ED511C">
        <w:t>auditor independente das demonstrações contábeis da entidade.</w:t>
      </w:r>
    </w:p>
    <w:p w14:paraId="6F1E3535" w14:textId="77777777" w:rsidR="00732259" w:rsidRDefault="00732259" w:rsidP="00732259">
      <w:pPr>
        <w:autoSpaceDE w:val="0"/>
        <w:autoSpaceDN w:val="0"/>
        <w:adjustRightInd w:val="0"/>
        <w:jc w:val="both"/>
      </w:pPr>
    </w:p>
    <w:p w14:paraId="74EC19A7" w14:textId="77777777" w:rsidR="00732259" w:rsidRPr="00ED511C" w:rsidRDefault="00732259" w:rsidP="00732259">
      <w:pPr>
        <w:autoSpaceDE w:val="0"/>
        <w:autoSpaceDN w:val="0"/>
        <w:adjustRightInd w:val="0"/>
        <w:ind w:left="567" w:hanging="567"/>
        <w:jc w:val="both"/>
      </w:pPr>
      <w:r w:rsidRPr="00ED511C">
        <w:t xml:space="preserve">2. </w:t>
      </w:r>
      <w:r>
        <w:tab/>
      </w:r>
      <w:r w:rsidRPr="00ED511C">
        <w:t xml:space="preserve">Para fins desta Norma, as </w:t>
      </w:r>
      <w:r>
        <w:t>informações inter</w:t>
      </w:r>
      <w:r w:rsidRPr="00ED511C">
        <w:t xml:space="preserve">mediárias são as informações </w:t>
      </w:r>
      <w:r>
        <w:t>contábeis</w:t>
      </w:r>
      <w:r w:rsidRPr="00ED511C">
        <w:t xml:space="preserve"> elaboradas e apresentadas de acordo com a estrutura de relatório financeiro aplicável (por exemplo, </w:t>
      </w:r>
      <w:r>
        <w:t xml:space="preserve">NBC TG ESTRUTURA CONCEITUAL – </w:t>
      </w:r>
      <w:r w:rsidRPr="00ED511C">
        <w:t xml:space="preserve">Estrutura </w:t>
      </w:r>
      <w:r>
        <w:t>Conceitual para a</w:t>
      </w:r>
      <w:r w:rsidRPr="00ED511C">
        <w:t xml:space="preserve"> Elaboração e Apresentação d</w:t>
      </w:r>
      <w:r>
        <w:t>as</w:t>
      </w:r>
      <w:r w:rsidRPr="00ED511C">
        <w:t xml:space="preserve"> Demonstrações Contábeis aprovada pelo CFC) e incluem </w:t>
      </w:r>
      <w:r>
        <w:t>o</w:t>
      </w:r>
      <w:r w:rsidRPr="00ED511C">
        <w:t xml:space="preserve"> conjunto completo ou condensado de demonstrações contábeis para um período menor do que o exercício financeiro da entidade. </w:t>
      </w:r>
    </w:p>
    <w:p w14:paraId="20A10EFC" w14:textId="77777777" w:rsidR="00732259" w:rsidRDefault="00732259" w:rsidP="00732259">
      <w:pPr>
        <w:autoSpaceDE w:val="0"/>
        <w:autoSpaceDN w:val="0"/>
        <w:adjustRightInd w:val="0"/>
        <w:jc w:val="both"/>
      </w:pPr>
    </w:p>
    <w:p w14:paraId="5DC8A200" w14:textId="77777777" w:rsidR="00732259" w:rsidRPr="002F774D" w:rsidRDefault="00732259" w:rsidP="00732259">
      <w:pPr>
        <w:autoSpaceDE w:val="0"/>
        <w:autoSpaceDN w:val="0"/>
        <w:adjustRightInd w:val="0"/>
        <w:ind w:left="567" w:hanging="567"/>
        <w:jc w:val="both"/>
      </w:pPr>
      <w:r w:rsidRPr="00ED511C">
        <w:t xml:space="preserve">3. </w:t>
      </w:r>
      <w:r>
        <w:tab/>
      </w:r>
      <w:r w:rsidRPr="002F774D">
        <w:t xml:space="preserve">O auditor contratado para executar a revisão de informações intermediárias deve executar a revisão de acordo com esta Norma. </w:t>
      </w:r>
      <w:r w:rsidRPr="00ED511C">
        <w:t xml:space="preserve">Mediante a execução da auditoria das demonstrações contábeis, o auditor obtém entendimento da entidade e de seu ambiente, incluindo seu controle interno. Quando o auditor é contratado para revisar as </w:t>
      </w:r>
      <w:r>
        <w:t>informações inter</w:t>
      </w:r>
      <w:r w:rsidRPr="00ED511C">
        <w:t xml:space="preserve">mediárias, esse entendimento é atualizado por meio de indagações feitas durante a revisão, </w:t>
      </w:r>
      <w:r>
        <w:t xml:space="preserve">as </w:t>
      </w:r>
      <w:r w:rsidRPr="00ED511C">
        <w:t>qu</w:t>
      </w:r>
      <w:r>
        <w:t>ais</w:t>
      </w:r>
      <w:r w:rsidRPr="00ED511C">
        <w:t xml:space="preserve"> auxilia</w:t>
      </w:r>
      <w:r>
        <w:t>m</w:t>
      </w:r>
      <w:r w:rsidRPr="00ED511C">
        <w:t xml:space="preserve"> o auditor a focar suas indagações,</w:t>
      </w:r>
      <w:r>
        <w:t xml:space="preserve"> </w:t>
      </w:r>
      <w:r w:rsidRPr="00ED511C">
        <w:t xml:space="preserve">aplicar os procedimentos analíticos e outros procedimentos. </w:t>
      </w:r>
      <w:r>
        <w:t>O</w:t>
      </w:r>
      <w:r w:rsidRPr="00ED511C">
        <w:t xml:space="preserve"> auditor independente</w:t>
      </w:r>
      <w:r>
        <w:t>,</w:t>
      </w:r>
      <w:r w:rsidRPr="00ED511C">
        <w:t xml:space="preserve"> contratado para executar a revisão de </w:t>
      </w:r>
      <w:r>
        <w:t>informações inter</w:t>
      </w:r>
      <w:r w:rsidRPr="00ED511C">
        <w:t>mediárias e que não é o auditor da entidade</w:t>
      </w:r>
      <w:r>
        <w:t>,</w:t>
      </w:r>
      <w:r w:rsidRPr="00ED511C">
        <w:t xml:space="preserve"> executa a revisão de acordo com a </w:t>
      </w:r>
      <w:r>
        <w:t>NBC TR</w:t>
      </w:r>
      <w:r w:rsidRPr="00ED511C">
        <w:t xml:space="preserve"> 2400</w:t>
      </w:r>
      <w:r>
        <w:t xml:space="preserve"> – </w:t>
      </w:r>
      <w:r w:rsidRPr="00ED511C">
        <w:t>Trabalho</w:t>
      </w:r>
      <w:r>
        <w:t>s</w:t>
      </w:r>
      <w:r w:rsidRPr="00ED511C">
        <w:t xml:space="preserve"> de </w:t>
      </w:r>
      <w:r>
        <w:t>R</w:t>
      </w:r>
      <w:r w:rsidRPr="00ED511C">
        <w:t xml:space="preserve">evisão de </w:t>
      </w:r>
      <w:r>
        <w:t>D</w:t>
      </w:r>
      <w:r w:rsidRPr="00ED511C">
        <w:t xml:space="preserve">emonstrações </w:t>
      </w:r>
      <w:r>
        <w:t>C</w:t>
      </w:r>
      <w:r w:rsidRPr="00ED511C">
        <w:t>ontábeis. Como esse outro auditor independente geralmente não tem o mesmo entendimento que o auditor da entidade sobre o ambiente da entidade, incluindo seu controle interno, ele precisa realizar diferentes indagações e procedimentos para alcançar o objetivo da revisão.</w:t>
      </w:r>
    </w:p>
    <w:p w14:paraId="74FBCCA3" w14:textId="77777777" w:rsidR="00732259" w:rsidRPr="002F774D" w:rsidRDefault="00732259" w:rsidP="00732259">
      <w:pPr>
        <w:autoSpaceDE w:val="0"/>
        <w:autoSpaceDN w:val="0"/>
        <w:adjustRightInd w:val="0"/>
        <w:ind w:left="567" w:hanging="567"/>
        <w:jc w:val="both"/>
      </w:pPr>
    </w:p>
    <w:p w14:paraId="7AE685F8" w14:textId="77777777" w:rsidR="00732259" w:rsidRPr="00B6133A" w:rsidRDefault="00732259" w:rsidP="00732259">
      <w:pPr>
        <w:autoSpaceDE w:val="0"/>
        <w:autoSpaceDN w:val="0"/>
        <w:adjustRightInd w:val="0"/>
        <w:jc w:val="both"/>
        <w:rPr>
          <w:b/>
          <w:bCs/>
          <w:sz w:val="28"/>
          <w:szCs w:val="28"/>
        </w:rPr>
      </w:pPr>
      <w:r w:rsidRPr="00B6133A">
        <w:rPr>
          <w:b/>
          <w:bCs/>
          <w:sz w:val="28"/>
          <w:szCs w:val="28"/>
        </w:rPr>
        <w:t>Princípios gerais da revisão de informações intermediárias</w:t>
      </w:r>
    </w:p>
    <w:p w14:paraId="78AE6590" w14:textId="77777777" w:rsidR="00732259" w:rsidRDefault="00732259" w:rsidP="00732259">
      <w:pPr>
        <w:autoSpaceDE w:val="0"/>
        <w:autoSpaceDN w:val="0"/>
        <w:adjustRightInd w:val="0"/>
        <w:ind w:left="567" w:hanging="567"/>
        <w:jc w:val="both"/>
      </w:pPr>
    </w:p>
    <w:p w14:paraId="557B49DC" w14:textId="77777777" w:rsidR="00732259" w:rsidRPr="002F774D" w:rsidRDefault="00732259" w:rsidP="00732259">
      <w:pPr>
        <w:autoSpaceDE w:val="0"/>
        <w:autoSpaceDN w:val="0"/>
        <w:adjustRightInd w:val="0"/>
        <w:ind w:left="567" w:hanging="567"/>
        <w:jc w:val="both"/>
      </w:pPr>
      <w:r w:rsidRPr="00ED511C">
        <w:t xml:space="preserve">4. </w:t>
      </w:r>
      <w:r>
        <w:tab/>
      </w:r>
      <w:r w:rsidRPr="002F774D">
        <w:t xml:space="preserve">O auditor deve cumprir com as exigências éticas relevantes para a auditoria das demonstrações contábeis anuais da entidade. </w:t>
      </w:r>
      <w:r w:rsidRPr="00ED511C">
        <w:t>Essas exigências éticas</w:t>
      </w:r>
      <w:r>
        <w:t xml:space="preserve"> </w:t>
      </w:r>
      <w:r w:rsidRPr="00ED511C">
        <w:t>estabelecem as responsabilidades profissionais do auditor nas seguintes áreas: independência, integridade, objetividade, competência e zelo profissional, confidencialidade, comportamento profissional e normas técnicas.</w:t>
      </w:r>
    </w:p>
    <w:p w14:paraId="75CD6332" w14:textId="77777777" w:rsidR="00732259" w:rsidRDefault="00732259" w:rsidP="00732259">
      <w:pPr>
        <w:autoSpaceDE w:val="0"/>
        <w:autoSpaceDN w:val="0"/>
        <w:adjustRightInd w:val="0"/>
        <w:ind w:left="567" w:hanging="567"/>
        <w:jc w:val="both"/>
      </w:pPr>
    </w:p>
    <w:p w14:paraId="6363730B" w14:textId="77777777" w:rsidR="00732259" w:rsidRPr="00ED511C" w:rsidRDefault="00732259" w:rsidP="00732259">
      <w:pPr>
        <w:autoSpaceDE w:val="0"/>
        <w:autoSpaceDN w:val="0"/>
        <w:adjustRightInd w:val="0"/>
        <w:ind w:left="567" w:hanging="567"/>
        <w:jc w:val="both"/>
      </w:pPr>
      <w:r w:rsidRPr="00ED511C">
        <w:t>5.</w:t>
      </w:r>
      <w:r w:rsidRPr="002F774D">
        <w:t xml:space="preserve"> </w:t>
      </w:r>
      <w:r>
        <w:tab/>
      </w:r>
      <w:r w:rsidRPr="002F774D">
        <w:t>O auditor deve implementar procedimentos de controle de qualidade que são aplicáveis ao trabalho de revisão</w:t>
      </w:r>
      <w:r w:rsidRPr="00ED511C">
        <w:t xml:space="preserve">. Os elementos do controle de qualidade que são relevantes para </w:t>
      </w:r>
      <w:r>
        <w:t>o</w:t>
      </w:r>
      <w:r w:rsidRPr="00ED511C">
        <w:t xml:space="preserve"> trabalho de revisão incluem</w:t>
      </w:r>
      <w:r>
        <w:t>:</w:t>
      </w:r>
      <w:r w:rsidRPr="00ED511C">
        <w:t xml:space="preserve"> responsabilidade da liderança da firma de auditores pela qualidade do trabalho</w:t>
      </w:r>
      <w:r>
        <w:t>;</w:t>
      </w:r>
      <w:r w:rsidRPr="00ED511C">
        <w:t xml:space="preserve"> exigências éticas</w:t>
      </w:r>
      <w:r>
        <w:t>;</w:t>
      </w:r>
      <w:r w:rsidRPr="00ED511C">
        <w:t xml:space="preserve"> aceitação e continuidade das relações com o cliente e trabalhos específicos</w:t>
      </w:r>
      <w:r>
        <w:t>;</w:t>
      </w:r>
      <w:r w:rsidRPr="00ED511C">
        <w:t xml:space="preserve"> designação de equipes e </w:t>
      </w:r>
      <w:r>
        <w:t xml:space="preserve">observação de </w:t>
      </w:r>
      <w:r w:rsidRPr="00ED511C">
        <w:t>seu desempenho</w:t>
      </w:r>
      <w:r>
        <w:t>;</w:t>
      </w:r>
      <w:r w:rsidRPr="00ED511C">
        <w:t xml:space="preserve"> </w:t>
      </w:r>
      <w:r>
        <w:t>e também o</w:t>
      </w:r>
      <w:r w:rsidRPr="00ED511C">
        <w:t xml:space="preserve"> monitoramento.</w:t>
      </w:r>
    </w:p>
    <w:p w14:paraId="79414CD4" w14:textId="77777777" w:rsidR="00732259" w:rsidRPr="002F774D" w:rsidRDefault="00732259" w:rsidP="00732259">
      <w:pPr>
        <w:autoSpaceDE w:val="0"/>
        <w:autoSpaceDN w:val="0"/>
        <w:adjustRightInd w:val="0"/>
        <w:ind w:left="567" w:hanging="567"/>
        <w:jc w:val="both"/>
      </w:pPr>
    </w:p>
    <w:p w14:paraId="592D4711" w14:textId="77777777" w:rsidR="00732259" w:rsidRPr="002F774D" w:rsidRDefault="00732259" w:rsidP="00732259">
      <w:pPr>
        <w:autoSpaceDE w:val="0"/>
        <w:autoSpaceDN w:val="0"/>
        <w:adjustRightInd w:val="0"/>
        <w:ind w:left="567" w:hanging="567"/>
        <w:jc w:val="both"/>
      </w:pPr>
      <w:r w:rsidRPr="002F774D">
        <w:t xml:space="preserve">6. </w:t>
      </w:r>
      <w:r>
        <w:tab/>
      </w:r>
      <w:r w:rsidRPr="002F774D">
        <w:t>O auditor deve planejar e executar a revisão com atitude de ceticismo profissional, reconhecendo que pode</w:t>
      </w:r>
      <w:r>
        <w:t>m</w:t>
      </w:r>
      <w:r w:rsidRPr="002F774D">
        <w:t xml:space="preserve"> </w:t>
      </w:r>
      <w:r>
        <w:t>existir</w:t>
      </w:r>
      <w:r w:rsidRPr="002F774D">
        <w:t xml:space="preserve"> circunstâncias que fazem com que as informações intermediárias requeiram ajuste relevante para que elas sejam elaboradas, em todos os aspectos relevantes, de acordo com a estrutura de relatório financeiro aplicável.</w:t>
      </w:r>
    </w:p>
    <w:p w14:paraId="390C404D" w14:textId="77777777" w:rsidR="00732259" w:rsidRDefault="00732259" w:rsidP="00732259">
      <w:pPr>
        <w:autoSpaceDE w:val="0"/>
        <w:autoSpaceDN w:val="0"/>
        <w:adjustRightInd w:val="0"/>
        <w:ind w:left="567"/>
        <w:jc w:val="both"/>
      </w:pPr>
    </w:p>
    <w:p w14:paraId="260B9DBF" w14:textId="77777777" w:rsidR="00732259" w:rsidRPr="002F774D" w:rsidRDefault="00732259" w:rsidP="00732259">
      <w:pPr>
        <w:autoSpaceDE w:val="0"/>
        <w:autoSpaceDN w:val="0"/>
        <w:adjustRightInd w:val="0"/>
        <w:ind w:left="567"/>
        <w:jc w:val="both"/>
      </w:pPr>
      <w:r w:rsidRPr="00ED511C">
        <w:t>Uma atitude de ceticismo profissional significa que o auditor faz uma avaliação crítica, com postura questionadora, da validade da evidência obtida e está atento às evidências que contradizem ou colocam em dúvida a confiabilidade dos documentos ou representações da administração da entidade.</w:t>
      </w:r>
    </w:p>
    <w:p w14:paraId="26AF5EB6" w14:textId="77777777" w:rsidR="00732259" w:rsidRPr="002F774D" w:rsidRDefault="00732259" w:rsidP="00732259">
      <w:pPr>
        <w:autoSpaceDE w:val="0"/>
        <w:autoSpaceDN w:val="0"/>
        <w:adjustRightInd w:val="0"/>
        <w:ind w:left="567" w:hanging="567"/>
        <w:jc w:val="both"/>
      </w:pPr>
    </w:p>
    <w:p w14:paraId="30D13A0B" w14:textId="77777777" w:rsidR="00732259" w:rsidRPr="00B6133A" w:rsidRDefault="00732259" w:rsidP="00732259">
      <w:pPr>
        <w:autoSpaceDE w:val="0"/>
        <w:autoSpaceDN w:val="0"/>
        <w:adjustRightInd w:val="0"/>
        <w:jc w:val="both"/>
        <w:rPr>
          <w:b/>
          <w:bCs/>
          <w:sz w:val="28"/>
          <w:szCs w:val="28"/>
        </w:rPr>
      </w:pPr>
      <w:r w:rsidRPr="00B6133A">
        <w:rPr>
          <w:b/>
          <w:bCs/>
          <w:sz w:val="28"/>
          <w:szCs w:val="28"/>
        </w:rPr>
        <w:t>Objetivo do trabalho de revisão de informações intermediárias</w:t>
      </w:r>
    </w:p>
    <w:p w14:paraId="65AC8E3D" w14:textId="77777777" w:rsidR="00732259" w:rsidRDefault="00732259" w:rsidP="00732259">
      <w:pPr>
        <w:autoSpaceDE w:val="0"/>
        <w:autoSpaceDN w:val="0"/>
        <w:adjustRightInd w:val="0"/>
        <w:ind w:left="567" w:hanging="567"/>
        <w:jc w:val="both"/>
      </w:pPr>
    </w:p>
    <w:p w14:paraId="27D996A0" w14:textId="77777777" w:rsidR="00732259" w:rsidRPr="00ED511C" w:rsidRDefault="00732259" w:rsidP="00732259">
      <w:pPr>
        <w:autoSpaceDE w:val="0"/>
        <w:autoSpaceDN w:val="0"/>
        <w:adjustRightInd w:val="0"/>
        <w:ind w:left="567" w:hanging="567"/>
        <w:jc w:val="both"/>
      </w:pPr>
      <w:r w:rsidRPr="00ED511C">
        <w:t xml:space="preserve">7. </w:t>
      </w:r>
      <w:r>
        <w:tab/>
      </w:r>
      <w:r w:rsidRPr="00ED511C">
        <w:t>O objetivo d</w:t>
      </w:r>
      <w:r>
        <w:t>o</w:t>
      </w:r>
      <w:r w:rsidRPr="00ED511C">
        <w:t xml:space="preserve"> trabalho de revisão de </w:t>
      </w:r>
      <w:r>
        <w:t>informações inter</w:t>
      </w:r>
      <w:r w:rsidRPr="00ED511C">
        <w:t>mediárias é permitir que o auditor expresse uma conclusão</w:t>
      </w:r>
      <w:r>
        <w:t>, caso ele</w:t>
      </w:r>
      <w:r w:rsidRPr="00ED511C">
        <w:t xml:space="preserve">, com base na revisão, </w:t>
      </w:r>
      <w:r>
        <w:t>venha a tomar</w:t>
      </w:r>
      <w:r w:rsidRPr="00ED511C">
        <w:t xml:space="preserve"> conhecimento de algum fato que o leve a acreditar que</w:t>
      </w:r>
      <w:r w:rsidRPr="002F774D">
        <w:t xml:space="preserve"> </w:t>
      </w:r>
      <w:r w:rsidRPr="00ED511C">
        <w:t xml:space="preserve">as </w:t>
      </w:r>
      <w:r>
        <w:t>informações inter</w:t>
      </w:r>
      <w:r w:rsidRPr="00ED511C">
        <w:t xml:space="preserve">mediárias não foram elaboradas, em todos os aspectos relevantes, de acordo com a estrutura de relatório financeiro aplicável. O auditor faz indagações e executa procedimentos analíticos e outros procedimentos de revisão a fim de reduzir a um nível moderado o risco de expressar uma conclusão inadequada quando as </w:t>
      </w:r>
      <w:r>
        <w:t>informações inter</w:t>
      </w:r>
      <w:r w:rsidRPr="00ED511C">
        <w:t>mediárias apresentarem distorção relevante.</w:t>
      </w:r>
    </w:p>
    <w:p w14:paraId="61743125" w14:textId="77777777" w:rsidR="00732259" w:rsidRDefault="00732259" w:rsidP="00732259">
      <w:pPr>
        <w:autoSpaceDE w:val="0"/>
        <w:autoSpaceDN w:val="0"/>
        <w:adjustRightInd w:val="0"/>
        <w:ind w:left="567" w:hanging="567"/>
        <w:jc w:val="both"/>
      </w:pPr>
    </w:p>
    <w:p w14:paraId="418E3B0C" w14:textId="77777777" w:rsidR="00732259" w:rsidRPr="00ED511C" w:rsidRDefault="00732259" w:rsidP="00732259">
      <w:pPr>
        <w:autoSpaceDE w:val="0"/>
        <w:autoSpaceDN w:val="0"/>
        <w:adjustRightInd w:val="0"/>
        <w:ind w:left="567" w:hanging="567"/>
        <w:jc w:val="both"/>
      </w:pPr>
      <w:r w:rsidRPr="00ED511C">
        <w:t xml:space="preserve">8. </w:t>
      </w:r>
      <w:r>
        <w:tab/>
      </w:r>
      <w:r w:rsidRPr="00ED511C">
        <w:t xml:space="preserve">O objetivo da revisão de </w:t>
      </w:r>
      <w:r>
        <w:t>informações inter</w:t>
      </w:r>
      <w:r w:rsidRPr="00ED511C">
        <w:t>mediárias difere</w:t>
      </w:r>
      <w:r>
        <w:t>,</w:t>
      </w:r>
      <w:r w:rsidRPr="00ED511C">
        <w:t xml:space="preserve"> significativamente</w:t>
      </w:r>
      <w:r>
        <w:t>,</w:t>
      </w:r>
      <w:r w:rsidRPr="00ED511C">
        <w:t xml:space="preserve"> daquele da auditoria conduzida de acordo com as </w:t>
      </w:r>
      <w:r>
        <w:t>n</w:t>
      </w:r>
      <w:r w:rsidRPr="00ED511C">
        <w:t xml:space="preserve">ormas de </w:t>
      </w:r>
      <w:r>
        <w:t>a</w:t>
      </w:r>
      <w:r w:rsidRPr="00ED511C">
        <w:t xml:space="preserve">uditoria (NBC TAs). </w:t>
      </w:r>
      <w:r>
        <w:t>A</w:t>
      </w:r>
      <w:r w:rsidRPr="00ED511C">
        <w:t xml:space="preserve"> revisão de </w:t>
      </w:r>
      <w:r>
        <w:t>informações inter</w:t>
      </w:r>
      <w:r w:rsidRPr="00ED511C">
        <w:t xml:space="preserve">mediárias não fornece base para expressar uma opinião (conclusão da forma positiva) sobre se as </w:t>
      </w:r>
      <w:r>
        <w:t>informações contábeis</w:t>
      </w:r>
      <w:r w:rsidRPr="00ED511C">
        <w:t xml:space="preserve"> estão apresentadas adequadamente, em todos os aspectos relevantes, de acordo com a estrutura de relatório financeiro aplicável.</w:t>
      </w:r>
    </w:p>
    <w:p w14:paraId="087C16B3" w14:textId="77777777" w:rsidR="00732259" w:rsidRDefault="00732259" w:rsidP="00732259">
      <w:pPr>
        <w:autoSpaceDE w:val="0"/>
        <w:autoSpaceDN w:val="0"/>
        <w:adjustRightInd w:val="0"/>
        <w:ind w:left="567" w:hanging="567"/>
        <w:jc w:val="both"/>
      </w:pPr>
    </w:p>
    <w:p w14:paraId="1B7F949D" w14:textId="77777777" w:rsidR="00732259" w:rsidRPr="00ED511C" w:rsidRDefault="00732259" w:rsidP="00732259">
      <w:pPr>
        <w:autoSpaceDE w:val="0"/>
        <w:autoSpaceDN w:val="0"/>
        <w:adjustRightInd w:val="0"/>
        <w:ind w:left="567" w:hanging="567"/>
        <w:jc w:val="both"/>
      </w:pPr>
      <w:r w:rsidRPr="00ED511C">
        <w:t xml:space="preserve">9. </w:t>
      </w:r>
      <w:r>
        <w:tab/>
      </w:r>
      <w:r w:rsidRPr="00ED511C">
        <w:t xml:space="preserve">Ao contrário da auditoria, a revisão não é planejada para obter segurança razoável de que as </w:t>
      </w:r>
      <w:r>
        <w:t>informações inter</w:t>
      </w:r>
      <w:r w:rsidRPr="00ED511C">
        <w:t>mediárias não apresentam distorç</w:t>
      </w:r>
      <w:r>
        <w:t>ão</w:t>
      </w:r>
      <w:r w:rsidRPr="00ED511C">
        <w:t xml:space="preserve"> relevante.</w:t>
      </w:r>
      <w:r>
        <w:t xml:space="preserve"> A</w:t>
      </w:r>
      <w:r w:rsidRPr="00ED511C">
        <w:t xml:space="preserve"> revisão consiste na execução de indagações, principalmente das pessoas responsáveis pelos assuntos financeiros e contábeis, e na aplicação de procedimentos analíticos e de outros procedimentos de revisão. </w:t>
      </w:r>
      <w:r>
        <w:t>A</w:t>
      </w:r>
      <w:r w:rsidRPr="00ED511C">
        <w:t xml:space="preserve"> revisão pode fazer com que o auditor tome conhecimento de questões importantes que afetam as </w:t>
      </w:r>
      <w:r>
        <w:t>informações inter</w:t>
      </w:r>
      <w:r w:rsidRPr="00ED511C">
        <w:t xml:space="preserve">mediárias, mas não fornece todas as evidências que seriam necessárias </w:t>
      </w:r>
      <w:r>
        <w:t>na</w:t>
      </w:r>
      <w:r w:rsidRPr="00ED511C">
        <w:t xml:space="preserve"> auditoria.</w:t>
      </w:r>
    </w:p>
    <w:p w14:paraId="08751EBC" w14:textId="77777777" w:rsidR="00732259" w:rsidRPr="002F774D" w:rsidRDefault="00732259" w:rsidP="00732259">
      <w:pPr>
        <w:autoSpaceDE w:val="0"/>
        <w:autoSpaceDN w:val="0"/>
        <w:adjustRightInd w:val="0"/>
        <w:ind w:left="567" w:hanging="567"/>
        <w:jc w:val="both"/>
      </w:pPr>
    </w:p>
    <w:p w14:paraId="1028C1A8" w14:textId="77777777" w:rsidR="00732259" w:rsidRPr="00B6133A" w:rsidRDefault="00732259" w:rsidP="00732259">
      <w:pPr>
        <w:autoSpaceDE w:val="0"/>
        <w:autoSpaceDN w:val="0"/>
        <w:adjustRightInd w:val="0"/>
        <w:jc w:val="both"/>
        <w:rPr>
          <w:b/>
          <w:bCs/>
          <w:sz w:val="28"/>
          <w:szCs w:val="28"/>
        </w:rPr>
      </w:pPr>
      <w:r w:rsidRPr="00B6133A">
        <w:rPr>
          <w:b/>
          <w:bCs/>
          <w:sz w:val="28"/>
          <w:szCs w:val="28"/>
        </w:rPr>
        <w:t>Acordo sobre os termos do trabalho</w:t>
      </w:r>
    </w:p>
    <w:p w14:paraId="0699F5B8" w14:textId="77777777" w:rsidR="00732259" w:rsidRDefault="00732259" w:rsidP="00732259">
      <w:pPr>
        <w:autoSpaceDE w:val="0"/>
        <w:autoSpaceDN w:val="0"/>
        <w:adjustRightInd w:val="0"/>
        <w:ind w:left="567" w:hanging="567"/>
        <w:jc w:val="both"/>
      </w:pPr>
    </w:p>
    <w:p w14:paraId="5B744359" w14:textId="77777777" w:rsidR="00732259" w:rsidRPr="002F774D" w:rsidRDefault="00732259" w:rsidP="00732259">
      <w:pPr>
        <w:autoSpaceDE w:val="0"/>
        <w:autoSpaceDN w:val="0"/>
        <w:adjustRightInd w:val="0"/>
        <w:ind w:left="567" w:hanging="567"/>
        <w:jc w:val="both"/>
      </w:pPr>
      <w:r w:rsidRPr="00ED511C">
        <w:t xml:space="preserve">10. </w:t>
      </w:r>
      <w:r>
        <w:tab/>
      </w:r>
      <w:r w:rsidRPr="002F774D">
        <w:t xml:space="preserve">O auditor e o cliente devem </w:t>
      </w:r>
      <w:r>
        <w:t>chegar a um acordo comum</w:t>
      </w:r>
      <w:r w:rsidRPr="002F774D">
        <w:t xml:space="preserve"> sobre os termos do trabalho.</w:t>
      </w:r>
    </w:p>
    <w:p w14:paraId="16488D51" w14:textId="77777777" w:rsidR="00732259" w:rsidRDefault="00732259" w:rsidP="00732259">
      <w:pPr>
        <w:autoSpaceDE w:val="0"/>
        <w:autoSpaceDN w:val="0"/>
        <w:adjustRightInd w:val="0"/>
        <w:ind w:left="567" w:hanging="567"/>
        <w:jc w:val="both"/>
      </w:pPr>
    </w:p>
    <w:p w14:paraId="78622A0C" w14:textId="77777777" w:rsidR="00732259" w:rsidRDefault="00732259" w:rsidP="00732259">
      <w:pPr>
        <w:autoSpaceDE w:val="0"/>
        <w:autoSpaceDN w:val="0"/>
        <w:adjustRightInd w:val="0"/>
        <w:ind w:left="567" w:hanging="567"/>
        <w:jc w:val="both"/>
      </w:pPr>
      <w:r w:rsidRPr="00ED511C">
        <w:t xml:space="preserve">11. </w:t>
      </w:r>
      <w:r>
        <w:tab/>
      </w:r>
      <w:r w:rsidRPr="00ED511C">
        <w:t xml:space="preserve">Os termos acordados do trabalho são geralmente registrados em uma carta de contratação. Essa carta de contratação ajuda a evitar mal-entendidos com relação à natureza do trabalho e, em particular, o objetivo e </w:t>
      </w:r>
      <w:r>
        <w:t xml:space="preserve">o </w:t>
      </w:r>
      <w:r w:rsidRPr="00ED511C">
        <w:t>alcance da revisão, as responsabilidades da administração, a extensão das responsabilidades do auditor, a segurança obtida</w:t>
      </w:r>
      <w:r>
        <w:t xml:space="preserve">, assim como </w:t>
      </w:r>
      <w:r w:rsidRPr="00ED511C">
        <w:t xml:space="preserve">a natureza e </w:t>
      </w:r>
      <w:r>
        <w:t xml:space="preserve">a </w:t>
      </w:r>
      <w:r w:rsidRPr="00ED511C">
        <w:t>forma do relatório. Essa carta geralmente cobre os seguintes assuntos:</w:t>
      </w:r>
    </w:p>
    <w:p w14:paraId="68F41574" w14:textId="77777777" w:rsidR="00732259" w:rsidRPr="00ED511C" w:rsidRDefault="00732259" w:rsidP="00732259">
      <w:pPr>
        <w:autoSpaceDE w:val="0"/>
        <w:autoSpaceDN w:val="0"/>
        <w:adjustRightInd w:val="0"/>
        <w:ind w:left="567" w:hanging="567"/>
        <w:jc w:val="both"/>
      </w:pPr>
    </w:p>
    <w:p w14:paraId="76E7F029"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objetivo da revisão de </w:t>
      </w:r>
      <w:r>
        <w:t>informações inter</w:t>
      </w:r>
      <w:r w:rsidRPr="00ED511C">
        <w:t>mediárias</w:t>
      </w:r>
      <w:r>
        <w:t>;</w:t>
      </w:r>
    </w:p>
    <w:p w14:paraId="3AF539C0"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alcance da revisão</w:t>
      </w:r>
      <w:r>
        <w:t>;</w:t>
      </w:r>
    </w:p>
    <w:p w14:paraId="6CB5411B"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responsabilidade da administração pelas </w:t>
      </w:r>
      <w:r>
        <w:t>informações inter</w:t>
      </w:r>
      <w:r w:rsidRPr="00ED511C">
        <w:t>mediárias</w:t>
      </w:r>
      <w:r>
        <w:t>;</w:t>
      </w:r>
    </w:p>
    <w:p w14:paraId="008F9828"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responsabilidade da administração para estabelecer e manter controle interno eficaz, relevante para a </w:t>
      </w:r>
      <w:r>
        <w:t>elaboração</w:t>
      </w:r>
      <w:r w:rsidRPr="00ED511C">
        <w:t xml:space="preserve"> das </w:t>
      </w:r>
      <w:r>
        <w:t>informações inter</w:t>
      </w:r>
      <w:r w:rsidRPr="00ED511C">
        <w:t>mediárias</w:t>
      </w:r>
      <w:r>
        <w:t>;</w:t>
      </w:r>
    </w:p>
    <w:p w14:paraId="1FCCE703"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responsabilidade da administração e</w:t>
      </w:r>
      <w:r>
        <w:t>m</w:t>
      </w:r>
      <w:r w:rsidRPr="00ED511C">
        <w:t xml:space="preserve"> disponibilizar todos os registros e</w:t>
      </w:r>
      <w:r>
        <w:t xml:space="preserve"> as</w:t>
      </w:r>
      <w:r w:rsidRPr="00ED511C">
        <w:t xml:space="preserve"> respectivas informações para o auditor</w:t>
      </w:r>
      <w:r>
        <w:t>;</w:t>
      </w:r>
    </w:p>
    <w:p w14:paraId="12C72593"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concordância da administração em fornecer representações por escrito para o auditor confirmar as representações verbais feitas durante a revisão, bem como as representações que estão implícitas nos registros da entidade</w:t>
      </w:r>
      <w:r>
        <w:t>;</w:t>
      </w:r>
    </w:p>
    <w:p w14:paraId="7CF94251"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forma e conteúdo previstos do relatório a ser emitido, incluindo a identificação do destinatário do relatório</w:t>
      </w:r>
      <w:r>
        <w:t>;</w:t>
      </w:r>
    </w:p>
    <w:p w14:paraId="017211AE"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concordância da administração quando qualquer documento que contenha </w:t>
      </w:r>
      <w:r>
        <w:t>informações inter</w:t>
      </w:r>
      <w:r w:rsidRPr="00ED511C">
        <w:t>mediárias indicar que elas foram revisadas pelo auditor da entidade, o relatório de revisão também será incluído no documento.</w:t>
      </w:r>
    </w:p>
    <w:p w14:paraId="101CFFD4" w14:textId="77777777" w:rsidR="00732259" w:rsidRDefault="00732259" w:rsidP="00732259">
      <w:pPr>
        <w:autoSpaceDE w:val="0"/>
        <w:autoSpaceDN w:val="0"/>
        <w:adjustRightInd w:val="0"/>
        <w:ind w:left="567" w:hanging="567"/>
        <w:jc w:val="both"/>
      </w:pPr>
    </w:p>
    <w:p w14:paraId="438F23A9" w14:textId="77777777" w:rsidR="00732259" w:rsidRPr="00ED511C" w:rsidRDefault="00732259" w:rsidP="00732259">
      <w:pPr>
        <w:autoSpaceDE w:val="0"/>
        <w:autoSpaceDN w:val="0"/>
        <w:adjustRightInd w:val="0"/>
        <w:ind w:left="567"/>
        <w:jc w:val="both"/>
      </w:pPr>
      <w:r w:rsidRPr="00ED511C">
        <w:t>O Apêndice 1 desta Norma inclui um exemp</w:t>
      </w:r>
      <w:r>
        <w:t>l</w:t>
      </w:r>
      <w:r w:rsidRPr="00ED511C">
        <w:t xml:space="preserve">o de carta de contratação ilustrativa. Os termos do trabalho de revisão de </w:t>
      </w:r>
      <w:r>
        <w:t>informações inter</w:t>
      </w:r>
      <w:r w:rsidRPr="00ED511C">
        <w:t>mediárias também podem ser combinados com os termos do trabalho de auditoria das demonstrações contábeis anuais.</w:t>
      </w:r>
    </w:p>
    <w:p w14:paraId="6557DFD9" w14:textId="77777777" w:rsidR="00732259" w:rsidRPr="00D00129" w:rsidRDefault="00732259" w:rsidP="00732259">
      <w:pPr>
        <w:autoSpaceDE w:val="0"/>
        <w:autoSpaceDN w:val="0"/>
        <w:adjustRightInd w:val="0"/>
        <w:ind w:left="567" w:hanging="567"/>
        <w:jc w:val="both"/>
        <w:rPr>
          <w:b/>
        </w:rPr>
      </w:pPr>
    </w:p>
    <w:p w14:paraId="77337B12" w14:textId="77777777" w:rsidR="00732259" w:rsidRPr="00B6133A" w:rsidRDefault="00732259" w:rsidP="00732259">
      <w:pPr>
        <w:autoSpaceDE w:val="0"/>
        <w:autoSpaceDN w:val="0"/>
        <w:adjustRightInd w:val="0"/>
        <w:jc w:val="both"/>
        <w:rPr>
          <w:b/>
          <w:bCs/>
          <w:sz w:val="28"/>
          <w:szCs w:val="28"/>
        </w:rPr>
      </w:pPr>
      <w:r w:rsidRPr="00B6133A">
        <w:rPr>
          <w:b/>
          <w:bCs/>
          <w:sz w:val="28"/>
          <w:szCs w:val="28"/>
        </w:rPr>
        <w:t>Procedimentos para revisão de informações intermediárias</w:t>
      </w:r>
    </w:p>
    <w:p w14:paraId="0D054951" w14:textId="77777777" w:rsidR="00732259" w:rsidRPr="002F774D" w:rsidRDefault="00732259" w:rsidP="00732259">
      <w:pPr>
        <w:autoSpaceDE w:val="0"/>
        <w:autoSpaceDN w:val="0"/>
        <w:adjustRightInd w:val="0"/>
        <w:ind w:left="567" w:hanging="567"/>
        <w:jc w:val="both"/>
      </w:pPr>
    </w:p>
    <w:p w14:paraId="1EDA71EF" w14:textId="77777777" w:rsidR="00732259" w:rsidRPr="002F774D" w:rsidRDefault="00732259" w:rsidP="00732259">
      <w:pPr>
        <w:autoSpaceDE w:val="0"/>
        <w:autoSpaceDN w:val="0"/>
        <w:adjustRightInd w:val="0"/>
        <w:ind w:left="567" w:hanging="567"/>
        <w:jc w:val="both"/>
      </w:pPr>
      <w:r>
        <w:t>E</w:t>
      </w:r>
      <w:r w:rsidRPr="002F774D">
        <w:t>ntendimento da entidade e de seu ambiente, incluindo seu controle interno</w:t>
      </w:r>
    </w:p>
    <w:p w14:paraId="3D519892" w14:textId="77777777" w:rsidR="00732259" w:rsidRDefault="00732259" w:rsidP="00732259">
      <w:pPr>
        <w:autoSpaceDE w:val="0"/>
        <w:autoSpaceDN w:val="0"/>
        <w:adjustRightInd w:val="0"/>
        <w:ind w:left="567" w:hanging="567"/>
        <w:jc w:val="both"/>
      </w:pPr>
    </w:p>
    <w:p w14:paraId="7E56DC19" w14:textId="77777777" w:rsidR="00732259" w:rsidRDefault="00732259" w:rsidP="00732259">
      <w:pPr>
        <w:autoSpaceDE w:val="0"/>
        <w:autoSpaceDN w:val="0"/>
        <w:adjustRightInd w:val="0"/>
        <w:ind w:left="567" w:hanging="567"/>
        <w:jc w:val="both"/>
      </w:pPr>
      <w:r w:rsidRPr="00ED511C">
        <w:t xml:space="preserve">12. </w:t>
      </w:r>
      <w:r>
        <w:tab/>
      </w:r>
      <w:r w:rsidRPr="002F774D">
        <w:t xml:space="preserve">O auditor deve ter entendimento da entidade e de seu ambiente, incluindo o seu controle interno relacionado com a </w:t>
      </w:r>
      <w:r>
        <w:t>elaboração</w:t>
      </w:r>
      <w:r w:rsidRPr="002F774D">
        <w:t xml:space="preserve"> das </w:t>
      </w:r>
      <w:r>
        <w:t>informações contábeis</w:t>
      </w:r>
      <w:r w:rsidRPr="002F774D">
        <w:t xml:space="preserve"> anuais e intermediárias, suficiente para planejar e conduzir o trabalho para: </w:t>
      </w:r>
    </w:p>
    <w:p w14:paraId="65469AB9" w14:textId="77777777" w:rsidR="00732259" w:rsidRPr="002F774D" w:rsidRDefault="00732259" w:rsidP="00732259">
      <w:pPr>
        <w:autoSpaceDE w:val="0"/>
        <w:autoSpaceDN w:val="0"/>
        <w:adjustRightInd w:val="0"/>
        <w:ind w:left="567" w:hanging="567"/>
        <w:jc w:val="both"/>
      </w:pPr>
    </w:p>
    <w:p w14:paraId="60AA9DEC" w14:textId="77777777" w:rsidR="00732259" w:rsidRPr="002F774D" w:rsidRDefault="00732259" w:rsidP="00732259">
      <w:pPr>
        <w:autoSpaceDE w:val="0"/>
        <w:autoSpaceDN w:val="0"/>
        <w:adjustRightInd w:val="0"/>
        <w:ind w:left="1134" w:hanging="425"/>
        <w:jc w:val="both"/>
      </w:pPr>
      <w:r w:rsidRPr="00ED511C">
        <w:t xml:space="preserve">(a) </w:t>
      </w:r>
      <w:r>
        <w:tab/>
      </w:r>
      <w:r w:rsidRPr="002F774D">
        <w:t>identificar os tipos</w:t>
      </w:r>
      <w:r w:rsidRPr="00ED511C">
        <w:t xml:space="preserve"> </w:t>
      </w:r>
      <w:r w:rsidRPr="002F774D">
        <w:t>de potencial distorção relevante e considerar a probabilidade de sua ocorrência; e</w:t>
      </w:r>
    </w:p>
    <w:p w14:paraId="0C794419" w14:textId="77777777" w:rsidR="00732259" w:rsidRPr="00ED511C" w:rsidRDefault="00732259" w:rsidP="00732259">
      <w:pPr>
        <w:autoSpaceDE w:val="0"/>
        <w:autoSpaceDN w:val="0"/>
        <w:adjustRightInd w:val="0"/>
        <w:ind w:left="1134" w:hanging="425"/>
        <w:jc w:val="both"/>
      </w:pPr>
      <w:r w:rsidRPr="00ED511C">
        <w:t>(b)</w:t>
      </w:r>
      <w:r w:rsidRPr="002F774D">
        <w:t xml:space="preserve"> </w:t>
      </w:r>
      <w:r>
        <w:tab/>
        <w:t>s</w:t>
      </w:r>
      <w:r w:rsidRPr="002F774D">
        <w:t>elecionar as indagações, os procedimentos analíticos e outros procedimentos de revisão que fornecerão ao auditor base para reportar se ele tomou conhecimento de algum fato que o leve a acreditar que as informações intermediárias não foram elaboradas, em todos os aspectos relevantes, de acordo com a estrutura de relatório financeiro aplicável.</w:t>
      </w:r>
    </w:p>
    <w:p w14:paraId="233632FF" w14:textId="77777777" w:rsidR="00732259" w:rsidRDefault="00732259" w:rsidP="00732259">
      <w:pPr>
        <w:autoSpaceDE w:val="0"/>
        <w:autoSpaceDN w:val="0"/>
        <w:adjustRightInd w:val="0"/>
        <w:ind w:left="567" w:hanging="567"/>
        <w:jc w:val="both"/>
      </w:pPr>
    </w:p>
    <w:p w14:paraId="714F3826" w14:textId="77777777" w:rsidR="00732259" w:rsidRPr="00ED511C" w:rsidRDefault="00732259" w:rsidP="00732259">
      <w:pPr>
        <w:autoSpaceDE w:val="0"/>
        <w:autoSpaceDN w:val="0"/>
        <w:adjustRightInd w:val="0"/>
        <w:ind w:left="567" w:hanging="567"/>
        <w:jc w:val="both"/>
      </w:pPr>
      <w:r w:rsidRPr="00ED511C">
        <w:t xml:space="preserve">13. </w:t>
      </w:r>
      <w:r>
        <w:tab/>
      </w:r>
      <w:r w:rsidRPr="00ED511C">
        <w:t xml:space="preserve">Conforme requerido pela NBC TA 315, o auditor que examinou as demonstrações contábeis da entidade por um ou mais períodos anuais obteve entendimento da entidade e de seu ambiente, incluindo o seu controle interno, relacionado com a </w:t>
      </w:r>
      <w:r>
        <w:t>elaboração</w:t>
      </w:r>
      <w:r w:rsidRPr="00ED511C">
        <w:t xml:space="preserve"> das </w:t>
      </w:r>
      <w:r>
        <w:t>informações contábeis</w:t>
      </w:r>
      <w:r w:rsidRPr="00ED511C">
        <w:t xml:space="preserve"> anuais, que foi suficiente para conduzir a auditoria. No planejamento da revisão de </w:t>
      </w:r>
      <w:r>
        <w:t>informações inter</w:t>
      </w:r>
      <w:r w:rsidRPr="00ED511C">
        <w:t xml:space="preserve">mediárias, o auditor atualiza esse entendimento. O auditor também obtém entendimento suficiente do controle interno relacionado com a </w:t>
      </w:r>
      <w:r>
        <w:t>elaboração</w:t>
      </w:r>
      <w:r w:rsidRPr="00ED511C">
        <w:t xml:space="preserve"> das </w:t>
      </w:r>
      <w:r>
        <w:t>informações inter</w:t>
      </w:r>
      <w:r w:rsidRPr="00ED511C">
        <w:t xml:space="preserve">mediárias, uma vez que </w:t>
      </w:r>
      <w:r>
        <w:t>ess</w:t>
      </w:r>
      <w:r w:rsidRPr="00ED511C">
        <w:t>e</w:t>
      </w:r>
      <w:r>
        <w:t xml:space="preserve"> controle</w:t>
      </w:r>
      <w:r w:rsidRPr="00ED511C">
        <w:t xml:space="preserve"> pode divergir do controle interno relacionado com as </w:t>
      </w:r>
      <w:r>
        <w:t>informações contábeis</w:t>
      </w:r>
      <w:r w:rsidRPr="00ED511C">
        <w:t xml:space="preserve"> anuais.</w:t>
      </w:r>
    </w:p>
    <w:p w14:paraId="072A1001" w14:textId="77777777" w:rsidR="00732259" w:rsidRDefault="00732259" w:rsidP="00732259">
      <w:pPr>
        <w:autoSpaceDE w:val="0"/>
        <w:autoSpaceDN w:val="0"/>
        <w:adjustRightInd w:val="0"/>
        <w:ind w:left="567" w:hanging="567"/>
        <w:jc w:val="both"/>
      </w:pPr>
    </w:p>
    <w:p w14:paraId="73B4B620" w14:textId="77777777" w:rsidR="00732259" w:rsidRPr="00ED511C" w:rsidRDefault="00732259" w:rsidP="00732259">
      <w:pPr>
        <w:autoSpaceDE w:val="0"/>
        <w:autoSpaceDN w:val="0"/>
        <w:adjustRightInd w:val="0"/>
        <w:ind w:left="567" w:hanging="567"/>
        <w:jc w:val="both"/>
      </w:pPr>
      <w:r w:rsidRPr="00ED511C">
        <w:t xml:space="preserve">14. </w:t>
      </w:r>
      <w:r>
        <w:tab/>
      </w:r>
      <w:r w:rsidRPr="00ED511C">
        <w:t>O auditor usa o entendimento da entidade e de seu ambiente, incluindo o seu controle interno, para determinar as indagações a serem feitas e os procedimentos analíticos e outros procedimentos de revisão a serem aplicados.</w:t>
      </w:r>
      <w:r>
        <w:t xml:space="preserve"> </w:t>
      </w:r>
      <w:r w:rsidRPr="00ED511C">
        <w:t>Esse entendimento é usado, também,</w:t>
      </w:r>
      <w:r>
        <w:t xml:space="preserve"> </w:t>
      </w:r>
      <w:r w:rsidRPr="00ED511C">
        <w:t xml:space="preserve">para identificar os eventos, as transações ou </w:t>
      </w:r>
      <w:r>
        <w:t xml:space="preserve">as </w:t>
      </w:r>
      <w:r w:rsidRPr="00ED511C">
        <w:t>afirmações em particular às quais as indagações podem ser direcionadas, assim como</w:t>
      </w:r>
      <w:r>
        <w:t xml:space="preserve"> </w:t>
      </w:r>
      <w:r w:rsidRPr="00ED511C">
        <w:t>os</w:t>
      </w:r>
      <w:r>
        <w:t xml:space="preserve"> </w:t>
      </w:r>
      <w:r w:rsidRPr="00ED511C">
        <w:t>procedimentos analíticos ou outros procedimentos de revisão que podem ser aplicados.</w:t>
      </w:r>
    </w:p>
    <w:p w14:paraId="76BBD991" w14:textId="77777777" w:rsidR="00732259" w:rsidRDefault="00732259" w:rsidP="00732259">
      <w:pPr>
        <w:autoSpaceDE w:val="0"/>
        <w:autoSpaceDN w:val="0"/>
        <w:adjustRightInd w:val="0"/>
        <w:ind w:left="567" w:hanging="567"/>
        <w:jc w:val="both"/>
      </w:pPr>
    </w:p>
    <w:p w14:paraId="1F9677E7" w14:textId="77777777" w:rsidR="00732259" w:rsidRDefault="00732259" w:rsidP="00732259">
      <w:pPr>
        <w:autoSpaceDE w:val="0"/>
        <w:autoSpaceDN w:val="0"/>
        <w:adjustRightInd w:val="0"/>
        <w:ind w:left="567" w:hanging="567"/>
        <w:jc w:val="both"/>
      </w:pPr>
      <w:r w:rsidRPr="00ED511C">
        <w:t xml:space="preserve">15. </w:t>
      </w:r>
      <w:r>
        <w:tab/>
      </w:r>
      <w:r w:rsidRPr="00ED511C">
        <w:t>Os procedimentos executados pelo auditor para atualizar o entendimento da entidade e de seu ambiente, incluindo o seu controle interno, geralmente compreendem o seguinte:</w:t>
      </w:r>
    </w:p>
    <w:p w14:paraId="6A82A5DE" w14:textId="77777777" w:rsidR="00732259" w:rsidRPr="00ED511C" w:rsidRDefault="00732259" w:rsidP="00732259">
      <w:pPr>
        <w:autoSpaceDE w:val="0"/>
        <w:autoSpaceDN w:val="0"/>
        <w:adjustRightInd w:val="0"/>
        <w:ind w:left="567" w:hanging="567"/>
        <w:jc w:val="both"/>
      </w:pPr>
    </w:p>
    <w:p w14:paraId="31222465" w14:textId="77777777" w:rsidR="00732259" w:rsidRPr="005C15AE" w:rsidRDefault="00732259" w:rsidP="001A2F6B">
      <w:pPr>
        <w:numPr>
          <w:ilvl w:val="0"/>
          <w:numId w:val="352"/>
        </w:numPr>
        <w:autoSpaceDE w:val="0"/>
        <w:autoSpaceDN w:val="0"/>
        <w:adjustRightInd w:val="0"/>
        <w:spacing w:after="0" w:line="240" w:lineRule="auto"/>
        <w:ind w:left="993" w:hanging="284"/>
        <w:jc w:val="both"/>
      </w:pPr>
      <w:r w:rsidRPr="00ED511C">
        <w:t xml:space="preserve">Leitura da documentação, na extensão necessária, da auditoria do exercício anterior e das revisões do(s) período(s) intermediário(s) anteriores do exercício corrente e do(s) período(s) intermediário(s) correspondentes do exercício anterior, para permitir que o auditor identifique assuntos que possam afetar as </w:t>
      </w:r>
      <w:r>
        <w:t>informações inter</w:t>
      </w:r>
      <w:r w:rsidRPr="00ED511C">
        <w:t>mediárias do período corrente.</w:t>
      </w:r>
      <w:r>
        <w:t xml:space="preserve"> </w:t>
      </w:r>
    </w:p>
    <w:p w14:paraId="05DAFC01"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Consideração de quaisquer riscos significativos, incluindo o risco de que a administração </w:t>
      </w:r>
      <w:r>
        <w:t>burle</w:t>
      </w:r>
      <w:r w:rsidRPr="00ED511C">
        <w:t xml:space="preserve"> os controles, </w:t>
      </w:r>
      <w:r>
        <w:t>os quais</w:t>
      </w:r>
      <w:r w:rsidRPr="00ED511C">
        <w:t xml:space="preserve"> foram identificados na auditoria das demonstrações contábeis do exercício anterior.</w:t>
      </w:r>
    </w:p>
    <w:p w14:paraId="3D026684"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Leitura das </w:t>
      </w:r>
      <w:r>
        <w:t>informações contábeis</w:t>
      </w:r>
      <w:r w:rsidRPr="00ED511C">
        <w:t xml:space="preserve"> anuais mais recentes e aquelas comparáveis do período intermediário anterior.</w:t>
      </w:r>
    </w:p>
    <w:p w14:paraId="2023999E"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Consideração da materialidade com relação à estrutura de relatório financeiro aplicável às </w:t>
      </w:r>
      <w:r>
        <w:t>informações inter</w:t>
      </w:r>
      <w:r w:rsidRPr="00ED511C">
        <w:t>mediárias para auxiliar</w:t>
      </w:r>
      <w:r>
        <w:t xml:space="preserve"> </w:t>
      </w:r>
      <w:r w:rsidRPr="00ED511C">
        <w:t>na determinação da natureza e extensão dos procedimentos a serem executados e avaliar o efeito das distorções.</w:t>
      </w:r>
    </w:p>
    <w:p w14:paraId="10C8F6B4"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Consideração da natureza de qualquer distorção relevante corrigida e de qualquer distorção </w:t>
      </w:r>
      <w:r>
        <w:t xml:space="preserve">não </w:t>
      </w:r>
      <w:r w:rsidRPr="00ED511C">
        <w:t>relevante não corrigida identificada nas demonstrações contábeis do exercício anterior.</w:t>
      </w:r>
    </w:p>
    <w:p w14:paraId="08AD02A1"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Consideração dos assuntos contábeis, financeiros e de relatório significativos que podem ser de importância recorrente, como, por exemplo,</w:t>
      </w:r>
      <w:r>
        <w:t xml:space="preserve"> </w:t>
      </w:r>
      <w:r w:rsidRPr="00ED511C">
        <w:t>deficiências relevantes no controle interno.</w:t>
      </w:r>
    </w:p>
    <w:p w14:paraId="704A868B"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Consideração dos resultados de quaisquer procedimentos de auditoria executados com relação às demonstrações contábeis do exercício corrente.</w:t>
      </w:r>
    </w:p>
    <w:p w14:paraId="76187B34"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Consideração dos resultados de auditorias internas executadas e das ações subsequentes tomadas pela administração.</w:t>
      </w:r>
    </w:p>
    <w:p w14:paraId="243B6BB5"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Indagação</w:t>
      </w:r>
      <w:r>
        <w:t xml:space="preserve"> </w:t>
      </w:r>
      <w:r w:rsidRPr="00ED511C">
        <w:t xml:space="preserve">à administração acerca dos resultados de sua avaliação sobre o risco de que as </w:t>
      </w:r>
      <w:r>
        <w:t>informações inter</w:t>
      </w:r>
      <w:r w:rsidRPr="00ED511C">
        <w:t>mediárias possam apresentar distorção relevante como resultado de fraude.</w:t>
      </w:r>
    </w:p>
    <w:p w14:paraId="169FD54D"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Indagação à administração acerca do efeito das mudanças nos negócios da entidade.</w:t>
      </w:r>
    </w:p>
    <w:p w14:paraId="0CC69696"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Indagação à administração acerca de quaisquer mudanças significativas no controle interno e do potencial efeito de qualquer uma dessas mudanças na </w:t>
      </w:r>
      <w:r>
        <w:t>elaboração</w:t>
      </w:r>
      <w:r w:rsidRPr="00ED511C">
        <w:t xml:space="preserve"> das </w:t>
      </w:r>
      <w:r>
        <w:t>informações inter</w:t>
      </w:r>
      <w:r w:rsidRPr="00ED511C">
        <w:t>mediárias.</w:t>
      </w:r>
    </w:p>
    <w:p w14:paraId="398BA107"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Indagação à administração sobre o processo pelo qual as </w:t>
      </w:r>
      <w:r>
        <w:t>informações inter</w:t>
      </w:r>
      <w:r w:rsidRPr="00ED511C">
        <w:t xml:space="preserve">mediárias foram elaboradas e a confiabilidade dos registros contábeis com os quais as </w:t>
      </w:r>
      <w:r>
        <w:t>informações inter</w:t>
      </w:r>
      <w:r w:rsidRPr="00ED511C">
        <w:t>mediárias são confrontadas ou conciliadas.</w:t>
      </w:r>
      <w:r>
        <w:t xml:space="preserve"> </w:t>
      </w:r>
    </w:p>
    <w:p w14:paraId="3CAD6DA6" w14:textId="77777777" w:rsidR="00732259" w:rsidRDefault="00732259" w:rsidP="00732259">
      <w:pPr>
        <w:autoSpaceDE w:val="0"/>
        <w:autoSpaceDN w:val="0"/>
        <w:adjustRightInd w:val="0"/>
        <w:ind w:left="567" w:hanging="567"/>
        <w:jc w:val="both"/>
      </w:pPr>
    </w:p>
    <w:p w14:paraId="6454468E" w14:textId="77777777" w:rsidR="00732259" w:rsidRPr="00ED511C" w:rsidRDefault="00732259" w:rsidP="00732259">
      <w:pPr>
        <w:autoSpaceDE w:val="0"/>
        <w:autoSpaceDN w:val="0"/>
        <w:adjustRightInd w:val="0"/>
        <w:ind w:left="567" w:hanging="567"/>
        <w:jc w:val="both"/>
      </w:pPr>
      <w:r w:rsidRPr="00ED511C">
        <w:t xml:space="preserve">16. </w:t>
      </w:r>
      <w:r>
        <w:tab/>
      </w:r>
      <w:r w:rsidRPr="00ED511C">
        <w:t xml:space="preserve">O auditor determina a natureza dos procedimentos de revisão, se houver, a serem executados para os componentes e, quando aplicável, informa esses assuntos aos demais auditores (dos componentes) envolvidos na revisão. Os fatores a serem considerados incluem a materialidade das </w:t>
      </w:r>
      <w:r>
        <w:t>informações inter</w:t>
      </w:r>
      <w:r w:rsidRPr="00ED511C">
        <w:t>mediárias dos componentes,</w:t>
      </w:r>
      <w:r>
        <w:t xml:space="preserve"> </w:t>
      </w:r>
      <w:r w:rsidRPr="00ED511C">
        <w:t>o risco de distorção n</w:t>
      </w:r>
      <w:r>
        <w:t>ess</w:t>
      </w:r>
      <w:r w:rsidRPr="00ED511C">
        <w:t xml:space="preserve">as </w:t>
      </w:r>
      <w:r>
        <w:t>informaçõ</w:t>
      </w:r>
      <w:r w:rsidRPr="00ED511C">
        <w:t>es e o entendimento do auditor sobre a extensão na qual o controle interno</w:t>
      </w:r>
      <w:r>
        <w:t>,</w:t>
      </w:r>
      <w:r w:rsidRPr="00ED511C">
        <w:t xml:space="preserve"> na </w:t>
      </w:r>
      <w:r>
        <w:t>elaboração</w:t>
      </w:r>
      <w:r w:rsidRPr="00ED511C">
        <w:t xml:space="preserve"> dessas informações</w:t>
      </w:r>
      <w:r>
        <w:t>,</w:t>
      </w:r>
      <w:r w:rsidRPr="00ED511C">
        <w:t xml:space="preserve"> é centralizado ou descentralizado.</w:t>
      </w:r>
    </w:p>
    <w:p w14:paraId="102399D8" w14:textId="77777777" w:rsidR="00732259" w:rsidRPr="00ED511C" w:rsidRDefault="00732259" w:rsidP="00732259">
      <w:pPr>
        <w:autoSpaceDE w:val="0"/>
        <w:autoSpaceDN w:val="0"/>
        <w:adjustRightInd w:val="0"/>
        <w:ind w:left="567" w:hanging="567"/>
        <w:jc w:val="both"/>
      </w:pPr>
    </w:p>
    <w:p w14:paraId="40D1A84B" w14:textId="77777777" w:rsidR="00732259" w:rsidRPr="002F774D" w:rsidRDefault="00732259" w:rsidP="00732259">
      <w:pPr>
        <w:autoSpaceDE w:val="0"/>
        <w:autoSpaceDN w:val="0"/>
        <w:adjustRightInd w:val="0"/>
        <w:ind w:left="567" w:hanging="567"/>
        <w:jc w:val="both"/>
      </w:pPr>
      <w:r w:rsidRPr="00ED511C">
        <w:t xml:space="preserve">17. </w:t>
      </w:r>
      <w:r>
        <w:tab/>
      </w:r>
      <w:r w:rsidRPr="002F774D">
        <w:t xml:space="preserve">Para planejar e conduzir a revisão de informações intermediárias, </w:t>
      </w:r>
      <w:r>
        <w:t>o</w:t>
      </w:r>
      <w:r w:rsidRPr="002F774D">
        <w:t xml:space="preserve"> auditor recentemente contratado, que ainda não executou a auditoria das demonstrações contábeis anuais de acordo com as </w:t>
      </w:r>
      <w:r>
        <w:t>n</w:t>
      </w:r>
      <w:r w:rsidRPr="002F774D">
        <w:t xml:space="preserve">ormas de </w:t>
      </w:r>
      <w:r>
        <w:t>a</w:t>
      </w:r>
      <w:r w:rsidRPr="002F774D">
        <w:t xml:space="preserve">uditoria, deve obter entendimento da entidade e de seu ambiente, incluindo seu controle interno, relacionado com a </w:t>
      </w:r>
      <w:r>
        <w:t>elaboração</w:t>
      </w:r>
      <w:r w:rsidRPr="002F774D">
        <w:t xml:space="preserve"> das </w:t>
      </w:r>
      <w:r>
        <w:t>informações contábeis</w:t>
      </w:r>
      <w:r w:rsidRPr="002F774D">
        <w:t xml:space="preserve"> anuais e intermediárias.</w:t>
      </w:r>
    </w:p>
    <w:p w14:paraId="46322142" w14:textId="77777777" w:rsidR="00732259" w:rsidRDefault="00732259" w:rsidP="00732259">
      <w:pPr>
        <w:autoSpaceDE w:val="0"/>
        <w:autoSpaceDN w:val="0"/>
        <w:adjustRightInd w:val="0"/>
        <w:ind w:left="567" w:hanging="567"/>
        <w:jc w:val="both"/>
      </w:pPr>
    </w:p>
    <w:p w14:paraId="0C32BCEB" w14:textId="77777777" w:rsidR="00732259" w:rsidRPr="00ED511C" w:rsidRDefault="00732259" w:rsidP="00732259">
      <w:pPr>
        <w:autoSpaceDE w:val="0"/>
        <w:autoSpaceDN w:val="0"/>
        <w:adjustRightInd w:val="0"/>
        <w:ind w:left="567" w:hanging="567"/>
        <w:jc w:val="both"/>
      </w:pPr>
      <w:r w:rsidRPr="00ED511C">
        <w:t xml:space="preserve">18. </w:t>
      </w:r>
      <w:r>
        <w:tab/>
      </w:r>
      <w:r w:rsidRPr="00ED511C">
        <w:t xml:space="preserve">Esse entendimento permite que o auditor se concentre nas indagações feitas e nos procedimentos analíticos, assim como em outros procedimentos de revisão aplicados na execução da revisão de </w:t>
      </w:r>
      <w:r>
        <w:t>informações inter</w:t>
      </w:r>
      <w:r w:rsidRPr="00ED511C">
        <w:t xml:space="preserve">mediárias de acordo com esta Norma. Como parte da obtenção desse entendimento, o auditor geralmente faz indagações ao auditor antecessor e, quando praticável, revisa a documentação do auditor antecessor referente à auditoria anual anterior e </w:t>
      </w:r>
      <w:r>
        <w:t>à</w:t>
      </w:r>
      <w:r w:rsidRPr="00ED511C">
        <w:t xml:space="preserve"> de quaisquer períodos intermediários anteriores do exercício corrente que foram revisadas pelo auditor antecessor. Ao fazer isso, o auditor considera a natureza de quaisquer distorções corrigidas e não corrigidas identificadas pelo auditor antecessor, quaisquer riscos significativos, incluindo o risco de que a administração</w:t>
      </w:r>
      <w:r>
        <w:t xml:space="preserve"> </w:t>
      </w:r>
      <w:r w:rsidRPr="00ED511C">
        <w:t>burle os controles, e quaisquer assuntos contábeis significativos e de apresentação de relatórios que podem ser de importância recorrente, como, por exemplo, deficiências relevantes no controle interno.</w:t>
      </w:r>
    </w:p>
    <w:p w14:paraId="118631FB" w14:textId="77777777" w:rsidR="00732259" w:rsidRPr="002F774D" w:rsidRDefault="00732259" w:rsidP="00732259">
      <w:pPr>
        <w:autoSpaceDE w:val="0"/>
        <w:autoSpaceDN w:val="0"/>
        <w:adjustRightInd w:val="0"/>
        <w:ind w:left="567" w:hanging="567"/>
        <w:jc w:val="both"/>
      </w:pPr>
    </w:p>
    <w:p w14:paraId="64381CE8" w14:textId="77777777" w:rsidR="00732259" w:rsidRPr="00B6133A" w:rsidRDefault="00732259" w:rsidP="00732259">
      <w:pPr>
        <w:autoSpaceDE w:val="0"/>
        <w:autoSpaceDN w:val="0"/>
        <w:adjustRightInd w:val="0"/>
        <w:ind w:left="567" w:hanging="567"/>
        <w:jc w:val="both"/>
      </w:pPr>
      <w:r w:rsidRPr="00B6133A">
        <w:t>Indagações, procedimentos analíticos e outros procedimentos de revisão</w:t>
      </w:r>
    </w:p>
    <w:p w14:paraId="57B9EF5C" w14:textId="77777777" w:rsidR="00732259" w:rsidRDefault="00732259" w:rsidP="00732259">
      <w:pPr>
        <w:autoSpaceDE w:val="0"/>
        <w:autoSpaceDN w:val="0"/>
        <w:adjustRightInd w:val="0"/>
        <w:ind w:left="567" w:hanging="567"/>
        <w:jc w:val="both"/>
      </w:pPr>
    </w:p>
    <w:p w14:paraId="132078A9" w14:textId="77777777" w:rsidR="00732259" w:rsidRPr="002F774D" w:rsidRDefault="00732259" w:rsidP="00732259">
      <w:pPr>
        <w:autoSpaceDE w:val="0"/>
        <w:autoSpaceDN w:val="0"/>
        <w:adjustRightInd w:val="0"/>
        <w:ind w:left="567" w:hanging="567"/>
        <w:jc w:val="both"/>
      </w:pPr>
      <w:r w:rsidRPr="00ED511C">
        <w:t xml:space="preserve">19. </w:t>
      </w:r>
      <w:r>
        <w:tab/>
      </w:r>
      <w:r w:rsidRPr="002F774D">
        <w:t>O auditor deve fazer indagações, principalmente às pessoas responsáveis pelos assuntos financeiros e contábeis, e executar procedimentos analíticos e outros procedimentos de revisão que permitam ao auditor concluir sobre se, com base nos procedimentos executados, tomou conhecimento de algum fato que o leve a acreditar que as informações intermediárias não foram elaboradas, em todos os aspectos relevantes, de acordo com a estrutura de relatório financeiro aplicável.</w:t>
      </w:r>
    </w:p>
    <w:p w14:paraId="5FC1B5DF" w14:textId="77777777" w:rsidR="00732259" w:rsidRDefault="00732259" w:rsidP="00732259">
      <w:pPr>
        <w:autoSpaceDE w:val="0"/>
        <w:autoSpaceDN w:val="0"/>
        <w:adjustRightInd w:val="0"/>
        <w:ind w:left="567" w:hanging="567"/>
        <w:jc w:val="both"/>
      </w:pPr>
    </w:p>
    <w:p w14:paraId="256B1AFC" w14:textId="77777777" w:rsidR="00732259" w:rsidRPr="00ED511C" w:rsidRDefault="00732259" w:rsidP="00732259">
      <w:pPr>
        <w:autoSpaceDE w:val="0"/>
        <w:autoSpaceDN w:val="0"/>
        <w:adjustRightInd w:val="0"/>
        <w:ind w:left="567" w:hanging="567"/>
        <w:jc w:val="both"/>
      </w:pPr>
      <w:r w:rsidRPr="00ED511C">
        <w:t xml:space="preserve">20. </w:t>
      </w:r>
      <w:r>
        <w:tab/>
      </w:r>
      <w:r w:rsidRPr="00ED511C">
        <w:t xml:space="preserve">Geralmente, </w:t>
      </w:r>
      <w:r>
        <w:t>um</w:t>
      </w:r>
      <w:r w:rsidRPr="00ED511C">
        <w:t xml:space="preserve">a revisão não exige testes dos registros contábeis por meio de inspeção, observação ou confirmação. Os procedimentos para a execução da revisão de </w:t>
      </w:r>
      <w:r>
        <w:t>informações inter</w:t>
      </w:r>
      <w:r w:rsidRPr="00ED511C">
        <w:t xml:space="preserve">mediárias estão geralmente limitados à realização de indagações, principalmente às pessoas responsáveis pelos assuntos financeiros e contábeis, e à aplicação de procedimentos analíticos e outros procedimentos de revisão, ao invés da confirmação das informações obtidas referentes aos assuntos contábeis significativos relacionados com as </w:t>
      </w:r>
      <w:r>
        <w:t>informações inter</w:t>
      </w:r>
      <w:r w:rsidRPr="00ED511C">
        <w:t xml:space="preserve">mediárias. O entendimento do auditor da entidade e de seu ambiente, incluindo seu controle interno, os resultados das avaliações de risco relacionados com a auditoria anterior e a consideração do auditor quanto à materialidade relacionada com as </w:t>
      </w:r>
      <w:r>
        <w:t>informações inter</w:t>
      </w:r>
      <w:r w:rsidRPr="00ED511C">
        <w:t>mediárias, afetam a natureza e a extensão das indagações feitas e os procedimentos analíticos e outros procedimentos de revisão aplicados.</w:t>
      </w:r>
    </w:p>
    <w:p w14:paraId="18F6E966" w14:textId="77777777" w:rsidR="00732259" w:rsidRDefault="00732259" w:rsidP="00732259">
      <w:pPr>
        <w:autoSpaceDE w:val="0"/>
        <w:autoSpaceDN w:val="0"/>
        <w:adjustRightInd w:val="0"/>
        <w:ind w:left="567" w:hanging="567"/>
        <w:jc w:val="both"/>
      </w:pPr>
    </w:p>
    <w:p w14:paraId="5364BC34" w14:textId="77777777" w:rsidR="00732259" w:rsidRDefault="00732259" w:rsidP="00732259">
      <w:pPr>
        <w:autoSpaceDE w:val="0"/>
        <w:autoSpaceDN w:val="0"/>
        <w:adjustRightInd w:val="0"/>
        <w:ind w:left="567" w:hanging="567"/>
        <w:jc w:val="both"/>
      </w:pPr>
      <w:r w:rsidRPr="00ED511C">
        <w:t xml:space="preserve">21. </w:t>
      </w:r>
      <w:r>
        <w:tab/>
      </w:r>
      <w:r w:rsidRPr="00ED511C">
        <w:t>O auditor geralmente executa os seguintes procedimentos:</w:t>
      </w:r>
    </w:p>
    <w:p w14:paraId="5A950209" w14:textId="77777777" w:rsidR="00732259" w:rsidRPr="00ED511C" w:rsidRDefault="00732259" w:rsidP="00732259">
      <w:pPr>
        <w:autoSpaceDE w:val="0"/>
        <w:autoSpaceDN w:val="0"/>
        <w:adjustRightInd w:val="0"/>
        <w:ind w:left="567" w:hanging="567"/>
        <w:jc w:val="both"/>
      </w:pPr>
    </w:p>
    <w:p w14:paraId="217C09BC"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leitura das atas das reuniões dos acionistas, dos responsáveis pela governança e de outros comitês apropriados para identificar assuntos que podem afetar as </w:t>
      </w:r>
      <w:r>
        <w:t>informações inter</w:t>
      </w:r>
      <w:r w:rsidRPr="00ED511C">
        <w:t xml:space="preserve">mediárias e indagação sobre assuntos tratados nas reuniões, para os quais as atas não estão disponíveis, que podem afetar as </w:t>
      </w:r>
      <w:r>
        <w:t>informações inter</w:t>
      </w:r>
      <w:r w:rsidRPr="00ED511C">
        <w:t>mediárias</w:t>
      </w:r>
      <w:r>
        <w:t>;</w:t>
      </w:r>
    </w:p>
    <w:p w14:paraId="2E8E2B71"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consideração do efeito, se houver, de assuntos que dão origem a uma modificação do relatório de auditoria ou de revisão, ajustes contábeis ou distorções não ajustadas, na época da auditoria ou das revisões anteriores</w:t>
      </w:r>
      <w:r>
        <w:t>;</w:t>
      </w:r>
      <w:r w:rsidRPr="00ED511C">
        <w:t xml:space="preserve"> </w:t>
      </w:r>
    </w:p>
    <w:p w14:paraId="1F256618"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rsidRPr="00ED511C">
        <w:t xml:space="preserve">comunicação, quando apropriado, com outros auditores que estão executando a revisão de </w:t>
      </w:r>
      <w:r>
        <w:t>informações inter</w:t>
      </w:r>
      <w:r w:rsidRPr="00ED511C">
        <w:t>mediárias dos componentes significativos da entidade</w:t>
      </w:r>
      <w:r>
        <w:t>;</w:t>
      </w:r>
    </w:p>
    <w:p w14:paraId="78CA6A9A" w14:textId="77777777" w:rsidR="00732259" w:rsidRPr="00ED511C" w:rsidRDefault="00732259" w:rsidP="001A2F6B">
      <w:pPr>
        <w:numPr>
          <w:ilvl w:val="0"/>
          <w:numId w:val="352"/>
        </w:numPr>
        <w:autoSpaceDE w:val="0"/>
        <w:autoSpaceDN w:val="0"/>
        <w:adjustRightInd w:val="0"/>
        <w:spacing w:after="0" w:line="240" w:lineRule="auto"/>
        <w:ind w:left="993" w:hanging="284"/>
        <w:jc w:val="both"/>
      </w:pPr>
      <w:r>
        <w:t>i</w:t>
      </w:r>
      <w:r w:rsidRPr="00ED511C">
        <w:t>ndagação aos membros da administração responsáveis pelos assuntos financeiros e contábeis, e outros, conforme apropriado, sobre o que segue:</w:t>
      </w:r>
    </w:p>
    <w:p w14:paraId="08688584"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se as </w:t>
      </w:r>
      <w:r>
        <w:t>informações inter</w:t>
      </w:r>
      <w:r w:rsidRPr="00ED511C">
        <w:t>mediárias foram elaboradas e estão apresentadas de acordo com a estrutura de relatório financeiro aplicável</w:t>
      </w:r>
      <w:r>
        <w:t>;</w:t>
      </w:r>
    </w:p>
    <w:p w14:paraId="2CD6DE43"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se houve alguma alteração nos princípios contábeis ou nos métodos de aplicação dos princípios ou práticas contábeis</w:t>
      </w:r>
      <w:r>
        <w:t>;</w:t>
      </w:r>
    </w:p>
    <w:p w14:paraId="4A198ADA"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se alguma transação nova precisou da aplicação de um </w:t>
      </w:r>
      <w:r>
        <w:t>princípio</w:t>
      </w:r>
      <w:r w:rsidRPr="00ED511C">
        <w:t xml:space="preserve"> contábil novo</w:t>
      </w:r>
      <w:r>
        <w:t>;</w:t>
      </w:r>
    </w:p>
    <w:p w14:paraId="50F0B738"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se as </w:t>
      </w:r>
      <w:r>
        <w:t>informações inter</w:t>
      </w:r>
      <w:r w:rsidRPr="00ED511C">
        <w:t>mediárias contêm alguma distorção conhecida não ajustada</w:t>
      </w:r>
      <w:r>
        <w:t>;</w:t>
      </w:r>
      <w:r w:rsidRPr="00ED511C">
        <w:t xml:space="preserve"> </w:t>
      </w:r>
    </w:p>
    <w:p w14:paraId="3DB1BA02"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situações complexas</w:t>
      </w:r>
      <w:r>
        <w:t>,</w:t>
      </w:r>
      <w:r w:rsidRPr="00ED511C">
        <w:t xml:space="preserve"> ou não usuais</w:t>
      </w:r>
      <w:r>
        <w:t>,</w:t>
      </w:r>
      <w:r w:rsidRPr="00ED511C">
        <w:t xml:space="preserve"> que podem ter afetado as </w:t>
      </w:r>
      <w:r>
        <w:t>informações inter</w:t>
      </w:r>
      <w:r w:rsidRPr="00ED511C">
        <w:t>mediárias, como</w:t>
      </w:r>
      <w:r>
        <w:t>,</w:t>
      </w:r>
      <w:r w:rsidRPr="00ED511C">
        <w:t xml:space="preserve"> por exemplo, combinação de negócios ou alienação de segmento do negócio</w:t>
      </w:r>
      <w:r>
        <w:t>;</w:t>
      </w:r>
    </w:p>
    <w:p w14:paraId="6639B052"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premissas significativas que são relevantes para a mensuração ou divulgaç</w:t>
      </w:r>
      <w:r>
        <w:t>ão</w:t>
      </w:r>
      <w:r w:rsidRPr="00ED511C">
        <w:t xml:space="preserve"> do valor justo e a intenção, assim como a capacidade da administração de realizar ações específicas em nome da entidade</w:t>
      </w:r>
      <w:r>
        <w:t>;</w:t>
      </w:r>
    </w:p>
    <w:p w14:paraId="4E2E3293"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se as transações com</w:t>
      </w:r>
      <w:r>
        <w:t xml:space="preserve"> </w:t>
      </w:r>
      <w:r w:rsidRPr="00ED511C">
        <w:t xml:space="preserve">partes relacionadas foram adequadamente contabilizadas e divulgadas nas </w:t>
      </w:r>
      <w:r>
        <w:t>informações inter</w:t>
      </w:r>
      <w:r w:rsidRPr="00ED511C">
        <w:t>mediárias</w:t>
      </w:r>
      <w:r>
        <w:t>;</w:t>
      </w:r>
    </w:p>
    <w:p w14:paraId="5D5703BF"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mudanças significativas nos compromissos e obrigações contratuais</w:t>
      </w:r>
      <w:r>
        <w:t>;</w:t>
      </w:r>
    </w:p>
    <w:p w14:paraId="6E37A820"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mudanças significativas n</w:t>
      </w:r>
      <w:r>
        <w:t>os</w:t>
      </w:r>
      <w:r w:rsidRPr="00ED511C">
        <w:t xml:space="preserve"> </w:t>
      </w:r>
      <w:r>
        <w:t xml:space="preserve">passivos </w:t>
      </w:r>
      <w:r w:rsidRPr="00ED511C">
        <w:t>contingentes, incluindo litígios ou reclamações</w:t>
      </w:r>
      <w:r>
        <w:t>;</w:t>
      </w:r>
    </w:p>
    <w:p w14:paraId="6839C97C"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cumprimento das cláusulas restritivas </w:t>
      </w:r>
      <w:r w:rsidRPr="002F774D">
        <w:t>(</w:t>
      </w:r>
      <w:r w:rsidRPr="005061ED">
        <w:rPr>
          <w:i/>
        </w:rPr>
        <w:t>covenants</w:t>
      </w:r>
      <w:r w:rsidRPr="002F774D">
        <w:t xml:space="preserve">) </w:t>
      </w:r>
      <w:r w:rsidRPr="00ED511C">
        <w:t>em contratos de financiamento</w:t>
      </w:r>
      <w:r>
        <w:t>;</w:t>
      </w:r>
      <w:r w:rsidRPr="00ED511C">
        <w:t xml:space="preserve"> </w:t>
      </w:r>
    </w:p>
    <w:p w14:paraId="0BF38F9D"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assuntos sobre os quais surgiram dúvidas no curso da aplicação dos procedimentos de revisão</w:t>
      </w:r>
      <w:r>
        <w:t>;</w:t>
      </w:r>
    </w:p>
    <w:p w14:paraId="19D92D4A"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transações significativas que ocorreram nos últimos dias do período intermediário ou nos primeiros dias do período intermediário seguinte</w:t>
      </w:r>
      <w:r>
        <w:t>;</w:t>
      </w:r>
    </w:p>
    <w:p w14:paraId="3BAB2CA6"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conhecimento de alguma fraude ou suspeita de fraude que afeta a entidade, envolvendo:</w:t>
      </w:r>
    </w:p>
    <w:p w14:paraId="30DCC20F" w14:textId="77777777" w:rsidR="00732259" w:rsidRPr="00ED511C" w:rsidRDefault="00732259" w:rsidP="001A2F6B">
      <w:pPr>
        <w:numPr>
          <w:ilvl w:val="0"/>
          <w:numId w:val="354"/>
        </w:numPr>
        <w:autoSpaceDE w:val="0"/>
        <w:autoSpaceDN w:val="0"/>
        <w:adjustRightInd w:val="0"/>
        <w:spacing w:after="0" w:line="240" w:lineRule="auto"/>
        <w:ind w:left="1843" w:hanging="283"/>
        <w:jc w:val="both"/>
      </w:pPr>
      <w:r w:rsidRPr="00ED511C">
        <w:t>a administração;</w:t>
      </w:r>
    </w:p>
    <w:p w14:paraId="200D868D" w14:textId="77777777" w:rsidR="00732259" w:rsidRPr="00ED511C" w:rsidRDefault="00732259" w:rsidP="001A2F6B">
      <w:pPr>
        <w:numPr>
          <w:ilvl w:val="0"/>
          <w:numId w:val="354"/>
        </w:numPr>
        <w:autoSpaceDE w:val="0"/>
        <w:autoSpaceDN w:val="0"/>
        <w:adjustRightInd w:val="0"/>
        <w:spacing w:after="0" w:line="240" w:lineRule="auto"/>
        <w:ind w:left="1843" w:hanging="283"/>
        <w:jc w:val="both"/>
      </w:pPr>
      <w:r w:rsidRPr="00ED511C">
        <w:t>os empregados que tenham pap</w:t>
      </w:r>
      <w:r>
        <w:t>é</w:t>
      </w:r>
      <w:r w:rsidRPr="00ED511C">
        <w:t>is significativos no controle interno; ou</w:t>
      </w:r>
    </w:p>
    <w:p w14:paraId="41EFA58A" w14:textId="77777777" w:rsidR="00732259" w:rsidRPr="00ED511C" w:rsidRDefault="00732259" w:rsidP="001A2F6B">
      <w:pPr>
        <w:numPr>
          <w:ilvl w:val="0"/>
          <w:numId w:val="354"/>
        </w:numPr>
        <w:autoSpaceDE w:val="0"/>
        <w:autoSpaceDN w:val="0"/>
        <w:adjustRightInd w:val="0"/>
        <w:spacing w:after="0" w:line="240" w:lineRule="auto"/>
        <w:ind w:left="1843" w:hanging="283"/>
        <w:jc w:val="both"/>
      </w:pPr>
      <w:r w:rsidRPr="00ED511C">
        <w:t xml:space="preserve">outros </w:t>
      </w:r>
      <w:r>
        <w:t xml:space="preserve">nos quais </w:t>
      </w:r>
      <w:r w:rsidRPr="00ED511C">
        <w:t>a fraude poderia ter</w:t>
      </w:r>
      <w:r>
        <w:t xml:space="preserve"> </w:t>
      </w:r>
      <w:r w:rsidRPr="00ED511C">
        <w:t xml:space="preserve">efeito relevante nas </w:t>
      </w:r>
      <w:r>
        <w:t>informações inter</w:t>
      </w:r>
      <w:r w:rsidRPr="00ED511C">
        <w:t>mediárias</w:t>
      </w:r>
      <w:r>
        <w:t>;</w:t>
      </w:r>
    </w:p>
    <w:p w14:paraId="21AE8291"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conhecimento de quaisquer alegações ou suspeitas de fraude que afetam as </w:t>
      </w:r>
      <w:r>
        <w:t>informações inter</w:t>
      </w:r>
      <w:r w:rsidRPr="00ED511C">
        <w:t>mediárias da entidade comunicada pelos empregados, ex-empregados, analistas, reguladores, entre outros</w:t>
      </w:r>
      <w:r>
        <w:t>;</w:t>
      </w:r>
    </w:p>
    <w:p w14:paraId="3ED3A993"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conhecimento de qualquer não</w:t>
      </w:r>
      <w:r>
        <w:t xml:space="preserve"> </w:t>
      </w:r>
      <w:r w:rsidRPr="00ED511C">
        <w:t>cumprimento, real ou possível, de leis ou regulamentos que poderia ter</w:t>
      </w:r>
      <w:r>
        <w:t xml:space="preserve"> </w:t>
      </w:r>
      <w:r w:rsidRPr="00ED511C">
        <w:t xml:space="preserve">efeito relevante nas </w:t>
      </w:r>
      <w:r>
        <w:t>informações inter</w:t>
      </w:r>
      <w:r w:rsidRPr="00ED511C">
        <w:t>mediárias</w:t>
      </w:r>
      <w:r>
        <w:t>;</w:t>
      </w:r>
    </w:p>
    <w:p w14:paraId="591D4F62"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aplicação de procedimentos analíticos nas </w:t>
      </w:r>
      <w:r>
        <w:t>informações inter</w:t>
      </w:r>
      <w:r w:rsidRPr="00ED511C">
        <w:t>mediárias que visam identificar relações e itens individuais que parecem ser não</w:t>
      </w:r>
      <w:r>
        <w:t xml:space="preserve"> </w:t>
      </w:r>
      <w:r w:rsidRPr="00ED511C">
        <w:t xml:space="preserve">usuais e que podem refletir uma distorção relevante nas </w:t>
      </w:r>
      <w:r>
        <w:t>informações inter</w:t>
      </w:r>
      <w:r w:rsidRPr="00ED511C">
        <w:t>mediárias. Os procedimentos analíticos podem incluir análise de índices</w:t>
      </w:r>
      <w:r>
        <w:t xml:space="preserve"> </w:t>
      </w:r>
      <w:r w:rsidRPr="00ED511C">
        <w:t>e técnicas estatísticas</w:t>
      </w:r>
      <w:r>
        <w:t>,</w:t>
      </w:r>
      <w:r w:rsidRPr="00ED511C">
        <w:t xml:space="preserve"> como, por exemplo, análise de tendências ou </w:t>
      </w:r>
      <w:r>
        <w:t>análise</w:t>
      </w:r>
      <w:r w:rsidRPr="00ED511C">
        <w:t xml:space="preserve"> de regressão e podem ser realizados manualmente ou com o uso de técnicas assistidas por computador. O Apêndice 2 desta Norma contém exemplos de procedimentos analíticos que o auditor pode considerar na execução da revisão de </w:t>
      </w:r>
      <w:r>
        <w:t>informações inter</w:t>
      </w:r>
      <w:r w:rsidRPr="00ED511C">
        <w:t>mediárias</w:t>
      </w:r>
      <w:r>
        <w:t>;</w:t>
      </w:r>
    </w:p>
    <w:p w14:paraId="547B3A6B" w14:textId="77777777" w:rsidR="00732259" w:rsidRPr="00ED511C" w:rsidRDefault="00732259" w:rsidP="001A2F6B">
      <w:pPr>
        <w:numPr>
          <w:ilvl w:val="0"/>
          <w:numId w:val="353"/>
        </w:numPr>
        <w:autoSpaceDE w:val="0"/>
        <w:autoSpaceDN w:val="0"/>
        <w:adjustRightInd w:val="0"/>
        <w:spacing w:after="0" w:line="240" w:lineRule="auto"/>
        <w:ind w:left="1418" w:hanging="284"/>
        <w:jc w:val="both"/>
      </w:pPr>
      <w:r w:rsidRPr="00ED511C">
        <w:t xml:space="preserve">leitura das </w:t>
      </w:r>
      <w:r>
        <w:t>informações inter</w:t>
      </w:r>
      <w:r w:rsidRPr="00ED511C">
        <w:t xml:space="preserve">mediárias, considerando se o auditor tomou conhecimento de algum fato que o leve a acreditar que as </w:t>
      </w:r>
      <w:r>
        <w:t>informações inter</w:t>
      </w:r>
      <w:r w:rsidRPr="00ED511C">
        <w:t>mediárias não foram elaboradas, em todos os aspectos relevantes, de acordo com a estrutura de relatório financeiro aplicável.</w:t>
      </w:r>
    </w:p>
    <w:p w14:paraId="167CF038" w14:textId="77777777" w:rsidR="00732259" w:rsidRDefault="00732259" w:rsidP="00732259">
      <w:pPr>
        <w:autoSpaceDE w:val="0"/>
        <w:autoSpaceDN w:val="0"/>
        <w:adjustRightInd w:val="0"/>
        <w:ind w:left="567" w:hanging="567"/>
        <w:jc w:val="both"/>
      </w:pPr>
    </w:p>
    <w:p w14:paraId="5218438C" w14:textId="77777777" w:rsidR="00732259" w:rsidRPr="00ED511C" w:rsidRDefault="00732259" w:rsidP="00732259">
      <w:pPr>
        <w:autoSpaceDE w:val="0"/>
        <w:autoSpaceDN w:val="0"/>
        <w:adjustRightInd w:val="0"/>
        <w:ind w:left="567" w:hanging="567"/>
        <w:jc w:val="both"/>
      </w:pPr>
      <w:r w:rsidRPr="00ED511C">
        <w:t xml:space="preserve">22. </w:t>
      </w:r>
      <w:r>
        <w:tab/>
      </w:r>
      <w:r w:rsidRPr="00ED511C">
        <w:t xml:space="preserve">O auditor pode executar vários dos procedimentos de revisão antes ou simultaneamente à </w:t>
      </w:r>
      <w:r>
        <w:t>elaboração</w:t>
      </w:r>
      <w:r w:rsidRPr="00ED511C">
        <w:t xml:space="preserve"> das </w:t>
      </w:r>
      <w:r>
        <w:t>informações inter</w:t>
      </w:r>
      <w:r w:rsidRPr="00ED511C">
        <w:t xml:space="preserve">mediárias da entidade. Por exemplo, pode ser mais prático atualizar o entendimento da entidade e de seu ambiente, incluindo seu controle interno, e começar a leitura das atas antes do final do período intermediário. A execução de alguns procedimentos de revisão no </w:t>
      </w:r>
      <w:r>
        <w:t>início</w:t>
      </w:r>
      <w:r w:rsidRPr="00ED511C">
        <w:t xml:space="preserve"> do período intermediário também permite a identificação antecipada e a consideração de assuntos contábeis significativos que afetam as </w:t>
      </w:r>
      <w:r>
        <w:t>informações inter</w:t>
      </w:r>
      <w:r w:rsidRPr="00ED511C">
        <w:t>mediárias.</w:t>
      </w:r>
    </w:p>
    <w:p w14:paraId="07E43C56" w14:textId="77777777" w:rsidR="00732259" w:rsidRPr="00ED511C" w:rsidRDefault="00732259" w:rsidP="00732259">
      <w:pPr>
        <w:autoSpaceDE w:val="0"/>
        <w:autoSpaceDN w:val="0"/>
        <w:adjustRightInd w:val="0"/>
        <w:ind w:left="567" w:hanging="567"/>
        <w:jc w:val="both"/>
      </w:pPr>
    </w:p>
    <w:p w14:paraId="59EB66FD" w14:textId="77777777" w:rsidR="00732259" w:rsidRPr="00ED511C" w:rsidRDefault="00732259" w:rsidP="00732259">
      <w:pPr>
        <w:autoSpaceDE w:val="0"/>
        <w:autoSpaceDN w:val="0"/>
        <w:adjustRightInd w:val="0"/>
        <w:ind w:left="567" w:hanging="567"/>
        <w:jc w:val="both"/>
      </w:pPr>
      <w:r w:rsidRPr="00ED511C">
        <w:t xml:space="preserve">23. </w:t>
      </w:r>
      <w:r>
        <w:tab/>
      </w:r>
      <w:r w:rsidRPr="00ED511C">
        <w:t xml:space="preserve">O auditor que executa a revisão de </w:t>
      </w:r>
      <w:r>
        <w:t>informações inter</w:t>
      </w:r>
      <w:r w:rsidRPr="00ED511C">
        <w:t>mediárias também é contratado para</w:t>
      </w:r>
      <w:r>
        <w:t xml:space="preserve"> </w:t>
      </w:r>
      <w:r w:rsidRPr="00ED511C">
        <w:t xml:space="preserve">auditar as demonstrações contábeis anuais da entidade. Por conveniência e eficiência, o auditor pode decidir executar certos procedimentos de auditoria simultaneamente à revisão de </w:t>
      </w:r>
      <w:r>
        <w:t>informações inter</w:t>
      </w:r>
      <w:r w:rsidRPr="00ED511C">
        <w:t>mediárias. Por exemplo, as informações obtidas</w:t>
      </w:r>
      <w:r>
        <w:t xml:space="preserve"> </w:t>
      </w:r>
      <w:r w:rsidRPr="00ED511C">
        <w:t xml:space="preserve">na leitura das atas de reuniões do conselho de administração conjuntamente com a revisão de </w:t>
      </w:r>
      <w:r>
        <w:t>informações inter</w:t>
      </w:r>
      <w:r w:rsidRPr="00ED511C">
        <w:t>mediárias também podem ser usadas para a auditoria anual. O auditor também pode decidir executar, na época da revisão intermediária, procedimentos de auditoria que teriam que ser executados para fins da auditoria das demonstrações contábeis, como, por exemplo, a execução de procedimentos de auditoria em transações significativas</w:t>
      </w:r>
      <w:r>
        <w:t>,</w:t>
      </w:r>
      <w:r w:rsidRPr="00ED511C">
        <w:t xml:space="preserve"> ou não</w:t>
      </w:r>
      <w:r>
        <w:t xml:space="preserve"> </w:t>
      </w:r>
      <w:r w:rsidRPr="00ED511C">
        <w:t>usuais</w:t>
      </w:r>
      <w:r>
        <w:t>,</w:t>
      </w:r>
      <w:r w:rsidRPr="00ED511C">
        <w:t xml:space="preserve"> que ocorreram durante o período, como, por exemplo, combinações de negócios, reestruturações ou transações significativas de receita.</w:t>
      </w:r>
    </w:p>
    <w:p w14:paraId="36DAD725" w14:textId="77777777" w:rsidR="00732259" w:rsidRDefault="00732259" w:rsidP="00732259">
      <w:pPr>
        <w:autoSpaceDE w:val="0"/>
        <w:autoSpaceDN w:val="0"/>
        <w:adjustRightInd w:val="0"/>
        <w:ind w:left="567" w:hanging="567"/>
        <w:jc w:val="both"/>
      </w:pPr>
    </w:p>
    <w:p w14:paraId="047C7B1D" w14:textId="77777777" w:rsidR="00732259" w:rsidRPr="002F774D" w:rsidRDefault="00732259" w:rsidP="00732259">
      <w:pPr>
        <w:autoSpaceDE w:val="0"/>
        <w:autoSpaceDN w:val="0"/>
        <w:adjustRightInd w:val="0"/>
        <w:ind w:left="567" w:hanging="567"/>
        <w:jc w:val="both"/>
      </w:pPr>
      <w:r w:rsidRPr="00ED511C">
        <w:t xml:space="preserve">24. </w:t>
      </w:r>
      <w:r>
        <w:tab/>
        <w:t>A</w:t>
      </w:r>
      <w:r w:rsidRPr="00ED511C">
        <w:t xml:space="preserve"> revisão de </w:t>
      </w:r>
      <w:r>
        <w:t>informações inter</w:t>
      </w:r>
      <w:r w:rsidRPr="00ED511C">
        <w:t>mediárias geralmente não exige que indagações sobre litígios ou reclamações sejam corroboradas (pela obtenção de informações dos advogados que estão patrocinando a</w:t>
      </w:r>
      <w:r>
        <w:t>s causas</w:t>
      </w:r>
      <w:r w:rsidRPr="00ED511C">
        <w:t xml:space="preserve">). Geralmente, portanto, não </w:t>
      </w:r>
      <w:r>
        <w:t>é</w:t>
      </w:r>
      <w:r w:rsidRPr="00ED511C">
        <w:t xml:space="preserve"> necessário enviar carta de circularização para o advogado da entidade. A comunicação direta com o advogado da entidade com relação a litígios ou reclamações pode, entretanto, ser apropriada se o auditor tomou conhecimento de algum fato que o leve a questionar se as </w:t>
      </w:r>
      <w:r>
        <w:t>informações inter</w:t>
      </w:r>
      <w:r w:rsidRPr="00ED511C">
        <w:t>mediárias não foram elaboradas, em todos os aspectos relevantes, de acordo com a estrutura de relatório financeiro aplicável e se o auditor entender que o advogado da entidade pode ter informações pertinentes.</w:t>
      </w:r>
    </w:p>
    <w:p w14:paraId="368BC4C1" w14:textId="77777777" w:rsidR="00732259" w:rsidRDefault="00732259" w:rsidP="00732259">
      <w:pPr>
        <w:autoSpaceDE w:val="0"/>
        <w:autoSpaceDN w:val="0"/>
        <w:adjustRightInd w:val="0"/>
        <w:ind w:left="567" w:hanging="567"/>
        <w:jc w:val="both"/>
      </w:pPr>
    </w:p>
    <w:p w14:paraId="2B07E2F3" w14:textId="77777777" w:rsidR="00732259" w:rsidRDefault="00732259" w:rsidP="00732259">
      <w:pPr>
        <w:autoSpaceDE w:val="0"/>
        <w:autoSpaceDN w:val="0"/>
        <w:adjustRightInd w:val="0"/>
        <w:ind w:left="567" w:hanging="567"/>
        <w:jc w:val="both"/>
      </w:pPr>
      <w:r w:rsidRPr="00ED511C">
        <w:t xml:space="preserve">25. </w:t>
      </w:r>
      <w:r>
        <w:tab/>
      </w:r>
      <w:r w:rsidRPr="002F774D">
        <w:t xml:space="preserve">O auditor deve obter evidências de que as informações intermediárias foram confrontadas ou conciliadas com os registros contábeis que as suportam. </w:t>
      </w:r>
      <w:r w:rsidRPr="00ED511C">
        <w:t xml:space="preserve">O auditor pode obter evidências de que as </w:t>
      </w:r>
      <w:r>
        <w:t>informações inter</w:t>
      </w:r>
      <w:r w:rsidRPr="00ED511C">
        <w:t xml:space="preserve">mediárias foram confrontadas ou conciliadas com os registros contábeis que as suportam mediante o rastreamento das </w:t>
      </w:r>
      <w:r>
        <w:t>informações inter</w:t>
      </w:r>
      <w:r w:rsidRPr="00ED511C">
        <w:t xml:space="preserve">mediárias aos: </w:t>
      </w:r>
    </w:p>
    <w:p w14:paraId="689A5F03" w14:textId="77777777" w:rsidR="00732259" w:rsidRPr="002F774D" w:rsidRDefault="00732259" w:rsidP="00732259">
      <w:pPr>
        <w:autoSpaceDE w:val="0"/>
        <w:autoSpaceDN w:val="0"/>
        <w:adjustRightInd w:val="0"/>
        <w:ind w:left="567" w:hanging="567"/>
        <w:jc w:val="both"/>
      </w:pPr>
    </w:p>
    <w:p w14:paraId="053BF506" w14:textId="77777777" w:rsidR="00732259" w:rsidRPr="00ED511C" w:rsidRDefault="00732259" w:rsidP="00732259">
      <w:pPr>
        <w:autoSpaceDE w:val="0"/>
        <w:autoSpaceDN w:val="0"/>
        <w:adjustRightInd w:val="0"/>
        <w:ind w:left="1134" w:hanging="425"/>
        <w:jc w:val="both"/>
      </w:pPr>
      <w:r w:rsidRPr="00ED511C">
        <w:t xml:space="preserve">(a) </w:t>
      </w:r>
      <w:r>
        <w:tab/>
      </w:r>
      <w:r w:rsidRPr="00ED511C">
        <w:t>registros contábeis, como o razão geral, ou demonstrativo de consolidação que foi confrontado ou conciliado com os registros contábeis; e</w:t>
      </w:r>
    </w:p>
    <w:p w14:paraId="68338F1D" w14:textId="77777777" w:rsidR="00732259" w:rsidRPr="00ED511C" w:rsidRDefault="00732259" w:rsidP="00732259">
      <w:pPr>
        <w:autoSpaceDE w:val="0"/>
        <w:autoSpaceDN w:val="0"/>
        <w:adjustRightInd w:val="0"/>
        <w:ind w:left="1134" w:hanging="425"/>
        <w:jc w:val="both"/>
      </w:pPr>
      <w:r w:rsidRPr="00ED511C">
        <w:t xml:space="preserve">(b) </w:t>
      </w:r>
      <w:r>
        <w:tab/>
      </w:r>
      <w:r w:rsidRPr="00ED511C">
        <w:t>outros dados de suporte existentes nos registros da entidade, se necessário.</w:t>
      </w:r>
    </w:p>
    <w:p w14:paraId="1D06449F" w14:textId="77777777" w:rsidR="00732259" w:rsidRDefault="00732259" w:rsidP="00732259">
      <w:pPr>
        <w:autoSpaceDE w:val="0"/>
        <w:autoSpaceDN w:val="0"/>
        <w:adjustRightInd w:val="0"/>
        <w:ind w:left="567" w:hanging="567"/>
        <w:jc w:val="both"/>
      </w:pPr>
    </w:p>
    <w:p w14:paraId="14834F9F" w14:textId="77777777" w:rsidR="00732259" w:rsidRPr="002F774D" w:rsidRDefault="00732259" w:rsidP="00732259">
      <w:pPr>
        <w:autoSpaceDE w:val="0"/>
        <w:autoSpaceDN w:val="0"/>
        <w:adjustRightInd w:val="0"/>
        <w:ind w:left="567" w:hanging="567"/>
        <w:jc w:val="both"/>
      </w:pPr>
      <w:r w:rsidRPr="00ED511C">
        <w:t xml:space="preserve">26. </w:t>
      </w:r>
      <w:r>
        <w:tab/>
      </w:r>
      <w:r w:rsidRPr="002F774D">
        <w:t xml:space="preserve">O auditor deve indagar se a administração identificou todos os eventos até a data do relatório de revisão que podem exigir ajuste ou divulgação nas informações intermediárias. </w:t>
      </w:r>
      <w:r w:rsidRPr="00ED511C">
        <w:t>O auditor não precisa executar outros procedimentos para identificar eventos que ocorreram após a data do relatório de revisão.</w:t>
      </w:r>
    </w:p>
    <w:p w14:paraId="0C9241A9" w14:textId="77777777" w:rsidR="00732259" w:rsidRDefault="00732259" w:rsidP="00732259">
      <w:pPr>
        <w:autoSpaceDE w:val="0"/>
        <w:autoSpaceDN w:val="0"/>
        <w:adjustRightInd w:val="0"/>
        <w:ind w:left="567" w:hanging="567"/>
        <w:jc w:val="both"/>
      </w:pPr>
    </w:p>
    <w:p w14:paraId="61ED9B07" w14:textId="77777777" w:rsidR="00732259" w:rsidRDefault="00732259" w:rsidP="00732259">
      <w:pPr>
        <w:autoSpaceDE w:val="0"/>
        <w:autoSpaceDN w:val="0"/>
        <w:adjustRightInd w:val="0"/>
        <w:ind w:left="567" w:hanging="567"/>
        <w:jc w:val="both"/>
      </w:pPr>
      <w:r w:rsidRPr="00ED511C">
        <w:t xml:space="preserve">27. </w:t>
      </w:r>
      <w:r>
        <w:tab/>
      </w:r>
      <w:r w:rsidRPr="002F774D">
        <w:t>O auditor deve indagar se a administração mudou a sua avaliação da capacidade de continuidade da entidade. Quando, como resultado dessa indagação ou de outros procedimentos de revisão, o auditor tomar conhecimento de eventos ou condições que podem levantar dúvida significativa quanto à capacidade de continuidade da entidade, o auditor deve:</w:t>
      </w:r>
    </w:p>
    <w:p w14:paraId="736142F1" w14:textId="77777777" w:rsidR="00732259" w:rsidRPr="002F774D" w:rsidRDefault="00732259" w:rsidP="00732259">
      <w:pPr>
        <w:autoSpaceDE w:val="0"/>
        <w:autoSpaceDN w:val="0"/>
        <w:adjustRightInd w:val="0"/>
        <w:ind w:left="567" w:hanging="567"/>
        <w:jc w:val="both"/>
      </w:pPr>
    </w:p>
    <w:p w14:paraId="75520ADD" w14:textId="77777777" w:rsidR="00732259" w:rsidRPr="002F774D" w:rsidRDefault="00732259" w:rsidP="00732259">
      <w:pPr>
        <w:autoSpaceDE w:val="0"/>
        <w:autoSpaceDN w:val="0"/>
        <w:adjustRightInd w:val="0"/>
        <w:ind w:left="1134" w:hanging="425"/>
        <w:jc w:val="both"/>
      </w:pPr>
      <w:r w:rsidRPr="00ED511C">
        <w:t xml:space="preserve">(a) </w:t>
      </w:r>
      <w:r>
        <w:tab/>
      </w:r>
      <w:r w:rsidRPr="002F774D">
        <w:t>indagar à administração quanto aos planos para ações futuras</w:t>
      </w:r>
      <w:r>
        <w:t>,</w:t>
      </w:r>
      <w:r w:rsidRPr="002F774D">
        <w:t xml:space="preserve"> com base em sua avaliação da continuidade da entidade, a viabilidade desses planos e se a administração acredita que o resultado desses planos melhorará a situação; e</w:t>
      </w:r>
    </w:p>
    <w:p w14:paraId="6777AF1A" w14:textId="77777777" w:rsidR="00732259" w:rsidRPr="002F774D" w:rsidRDefault="00732259" w:rsidP="00732259">
      <w:pPr>
        <w:autoSpaceDE w:val="0"/>
        <w:autoSpaceDN w:val="0"/>
        <w:adjustRightInd w:val="0"/>
        <w:ind w:left="1134" w:hanging="425"/>
        <w:jc w:val="both"/>
      </w:pPr>
      <w:r w:rsidRPr="00ED511C">
        <w:t>(b)</w:t>
      </w:r>
      <w:r w:rsidRPr="002F774D">
        <w:t xml:space="preserve"> </w:t>
      </w:r>
      <w:r>
        <w:tab/>
      </w:r>
      <w:r w:rsidRPr="002F774D">
        <w:t>considerar a adequação da divulgação sobre esses assuntos nas informações intermediárias.</w:t>
      </w:r>
    </w:p>
    <w:p w14:paraId="75856B28" w14:textId="77777777" w:rsidR="00732259" w:rsidRDefault="00732259" w:rsidP="00732259">
      <w:pPr>
        <w:autoSpaceDE w:val="0"/>
        <w:autoSpaceDN w:val="0"/>
        <w:adjustRightInd w:val="0"/>
        <w:ind w:left="567" w:hanging="567"/>
        <w:jc w:val="both"/>
      </w:pPr>
    </w:p>
    <w:p w14:paraId="1A6CE142" w14:textId="77777777" w:rsidR="00732259" w:rsidRPr="00ED511C" w:rsidRDefault="00732259" w:rsidP="00732259">
      <w:pPr>
        <w:autoSpaceDE w:val="0"/>
        <w:autoSpaceDN w:val="0"/>
        <w:adjustRightInd w:val="0"/>
        <w:ind w:left="567" w:hanging="567"/>
        <w:jc w:val="both"/>
      </w:pPr>
      <w:r w:rsidRPr="00ED511C">
        <w:t xml:space="preserve">28. </w:t>
      </w:r>
      <w:r>
        <w:tab/>
      </w:r>
      <w:r w:rsidRPr="00ED511C">
        <w:t>Eventos ou condições que podem levantar</w:t>
      </w:r>
      <w:r>
        <w:t xml:space="preserve"> </w:t>
      </w:r>
      <w:r w:rsidRPr="00ED511C">
        <w:t xml:space="preserve">dúvida significativa quanto à capacidade de continuidade da entidade podem ter existido na data das demonstrações contábeis anuais ou podem ser identificados como resultado de indagações à administração ou no curso da execução de outros procedimentos de revisão. Quando esses eventos ou condições chegam ao conhecimento do auditor, ele indaga </w:t>
      </w:r>
      <w:r>
        <w:t>à</w:t>
      </w:r>
      <w:r w:rsidRPr="00ED511C">
        <w:t xml:space="preserve"> administração quanto aos seus planos de ações futuras, como, por exemplo, seus planos para liquidar ativos, tomar empréstimos ou reestruturar </w:t>
      </w:r>
      <w:r>
        <w:t>dívida</w:t>
      </w:r>
      <w:r w:rsidRPr="00ED511C">
        <w:t>s, reduzir ou postergar gastos ou, ainda,</w:t>
      </w:r>
      <w:r>
        <w:t xml:space="preserve"> </w:t>
      </w:r>
      <w:r w:rsidRPr="00ED511C">
        <w:t>aumentar o capital. O auditor também indaga quanto à viabilidade dos planos da administração e se a administração acredita que o resultado desses planos melhorará a situação. Entretanto, o auditor geralmente não precisa corroborar a viabilidade dos planos da administração e se os resultados desses planos melhorarão a situação.</w:t>
      </w:r>
    </w:p>
    <w:p w14:paraId="5E0A610A" w14:textId="77777777" w:rsidR="00732259" w:rsidRDefault="00732259" w:rsidP="00732259">
      <w:pPr>
        <w:autoSpaceDE w:val="0"/>
        <w:autoSpaceDN w:val="0"/>
        <w:adjustRightInd w:val="0"/>
        <w:ind w:left="567" w:hanging="567"/>
        <w:jc w:val="both"/>
      </w:pPr>
    </w:p>
    <w:p w14:paraId="4F39A216" w14:textId="77777777" w:rsidR="00732259" w:rsidRPr="002F774D" w:rsidRDefault="00732259" w:rsidP="00732259">
      <w:pPr>
        <w:autoSpaceDE w:val="0"/>
        <w:autoSpaceDN w:val="0"/>
        <w:adjustRightInd w:val="0"/>
        <w:ind w:left="567" w:hanging="567"/>
        <w:jc w:val="both"/>
      </w:pPr>
      <w:r w:rsidRPr="00ED511C">
        <w:t xml:space="preserve">29. </w:t>
      </w:r>
      <w:r>
        <w:tab/>
      </w:r>
      <w:r w:rsidRPr="002F774D">
        <w:t xml:space="preserve">Quando o auditor toma conhecimento de assunto que o leve a questionar se um ajuste relevante deve ser feito nas informações intermediárias a serem elaboradas, em todos os aspectos relevantes, de acordo com a estrutura de relatório financeiro aplicável, o auditor deve fazer indagações adicionais ou executar outros procedimentos para permitir expressar uma conclusão no relatório de revisão. </w:t>
      </w:r>
      <w:r w:rsidRPr="00ED511C">
        <w:t>Por exemplo, se os procedimentos de revisão do auditor o</w:t>
      </w:r>
      <w:r>
        <w:t xml:space="preserve"> </w:t>
      </w:r>
      <w:r w:rsidRPr="00ED511C">
        <w:t>levem</w:t>
      </w:r>
      <w:r>
        <w:t xml:space="preserve"> </w:t>
      </w:r>
      <w:r w:rsidRPr="00ED511C">
        <w:t>a questionar se uma transação significativa de venda está registrada de acordo com a estrutura de relatório financeiro aplicável, o auditor executa procedimentos adicionais suficientes para esclarecer esses assuntos, como</w:t>
      </w:r>
      <w:r>
        <w:t>,</w:t>
      </w:r>
      <w:r w:rsidRPr="00ED511C">
        <w:t xml:space="preserve"> por exemplo, discutir os termos da transação com o pessoal sênior de </w:t>
      </w:r>
      <w:r w:rsidRPr="00B6133A">
        <w:rPr>
          <w:i/>
        </w:rPr>
        <w:t>marketing</w:t>
      </w:r>
      <w:r w:rsidRPr="00ED511C">
        <w:t xml:space="preserve"> e da contabilidade ou ler o contrato de vendas.</w:t>
      </w:r>
    </w:p>
    <w:p w14:paraId="710BFD95" w14:textId="77777777" w:rsidR="00732259" w:rsidRPr="002F774D" w:rsidRDefault="00732259" w:rsidP="00732259">
      <w:pPr>
        <w:autoSpaceDE w:val="0"/>
        <w:autoSpaceDN w:val="0"/>
        <w:adjustRightInd w:val="0"/>
        <w:ind w:left="567" w:hanging="567"/>
        <w:jc w:val="both"/>
      </w:pPr>
    </w:p>
    <w:p w14:paraId="740C23ED" w14:textId="77777777" w:rsidR="00732259" w:rsidRPr="00380F17" w:rsidRDefault="00732259" w:rsidP="00732259">
      <w:pPr>
        <w:autoSpaceDE w:val="0"/>
        <w:autoSpaceDN w:val="0"/>
        <w:adjustRightInd w:val="0"/>
        <w:ind w:left="567" w:hanging="567"/>
        <w:jc w:val="both"/>
        <w:rPr>
          <w:b/>
          <w:sz w:val="28"/>
          <w:szCs w:val="28"/>
        </w:rPr>
      </w:pPr>
      <w:r w:rsidRPr="00380F17">
        <w:rPr>
          <w:b/>
          <w:sz w:val="28"/>
          <w:szCs w:val="28"/>
        </w:rPr>
        <w:t>Avaliação de distorções</w:t>
      </w:r>
    </w:p>
    <w:p w14:paraId="10CB4365" w14:textId="77777777" w:rsidR="00732259" w:rsidRDefault="00732259" w:rsidP="00732259">
      <w:pPr>
        <w:autoSpaceDE w:val="0"/>
        <w:autoSpaceDN w:val="0"/>
        <w:adjustRightInd w:val="0"/>
        <w:ind w:left="567" w:hanging="567"/>
        <w:jc w:val="both"/>
      </w:pPr>
    </w:p>
    <w:p w14:paraId="60E53CC0" w14:textId="77777777" w:rsidR="00732259" w:rsidRPr="002F774D" w:rsidRDefault="00732259" w:rsidP="00732259">
      <w:pPr>
        <w:autoSpaceDE w:val="0"/>
        <w:autoSpaceDN w:val="0"/>
        <w:adjustRightInd w:val="0"/>
        <w:ind w:left="567" w:hanging="567"/>
        <w:jc w:val="both"/>
      </w:pPr>
      <w:r w:rsidRPr="00ED511C">
        <w:t xml:space="preserve">30. </w:t>
      </w:r>
      <w:r>
        <w:tab/>
      </w:r>
      <w:r w:rsidRPr="002F774D">
        <w:t>O auditor deve avaliar, de forma individual e agregada, se as distorções não corrigidas que chegaram ao seu conhecimento são relevantes para as informações intermediárias.</w:t>
      </w:r>
    </w:p>
    <w:p w14:paraId="55588164" w14:textId="77777777" w:rsidR="00732259" w:rsidRDefault="00732259" w:rsidP="00732259">
      <w:pPr>
        <w:autoSpaceDE w:val="0"/>
        <w:autoSpaceDN w:val="0"/>
        <w:adjustRightInd w:val="0"/>
        <w:ind w:left="567" w:hanging="567"/>
        <w:jc w:val="both"/>
      </w:pPr>
    </w:p>
    <w:p w14:paraId="3F68CBE5" w14:textId="77777777" w:rsidR="00732259" w:rsidRPr="00ED511C" w:rsidRDefault="00732259" w:rsidP="00732259">
      <w:pPr>
        <w:autoSpaceDE w:val="0"/>
        <w:autoSpaceDN w:val="0"/>
        <w:adjustRightInd w:val="0"/>
        <w:ind w:left="567" w:hanging="567"/>
        <w:jc w:val="both"/>
      </w:pPr>
      <w:r w:rsidRPr="00ED511C">
        <w:t>31.</w:t>
      </w:r>
      <w:r>
        <w:tab/>
        <w:t>A</w:t>
      </w:r>
      <w:r w:rsidRPr="00ED511C">
        <w:t xml:space="preserve"> revisão de </w:t>
      </w:r>
      <w:r>
        <w:t>informações inter</w:t>
      </w:r>
      <w:r w:rsidRPr="00ED511C">
        <w:t xml:space="preserve">mediárias, ao contrário de trabalho de auditoria, não é planejada para obter segurança razoável de que as </w:t>
      </w:r>
      <w:r>
        <w:t>informações inter</w:t>
      </w:r>
      <w:r w:rsidRPr="00ED511C">
        <w:t>mediárias não apresentam distorções relevantes.</w:t>
      </w:r>
      <w:r>
        <w:t xml:space="preserve"> </w:t>
      </w:r>
      <w:r w:rsidRPr="00ED511C">
        <w:t xml:space="preserve">Entretanto, as distorções que chegam ao conhecimento do auditor, incluindo divulgações inadequadas, são avaliadas de forma individual e agregada para determinar se é necessário um ajuste relevante nas </w:t>
      </w:r>
      <w:r>
        <w:t>informações inter</w:t>
      </w:r>
      <w:r w:rsidRPr="00ED511C">
        <w:t xml:space="preserve">mediárias para que elas estejam elaboradas, em todos os aspectos relevantes, de acordo com a estrutura de relatório financeiro aplicável. </w:t>
      </w:r>
    </w:p>
    <w:p w14:paraId="3262DF9E" w14:textId="77777777" w:rsidR="00732259" w:rsidRDefault="00732259" w:rsidP="00732259">
      <w:pPr>
        <w:autoSpaceDE w:val="0"/>
        <w:autoSpaceDN w:val="0"/>
        <w:adjustRightInd w:val="0"/>
        <w:ind w:left="567" w:hanging="567"/>
        <w:jc w:val="both"/>
      </w:pPr>
    </w:p>
    <w:p w14:paraId="1629788F" w14:textId="77777777" w:rsidR="00732259" w:rsidRPr="00ED511C" w:rsidRDefault="00732259" w:rsidP="00732259">
      <w:pPr>
        <w:autoSpaceDE w:val="0"/>
        <w:autoSpaceDN w:val="0"/>
        <w:adjustRightInd w:val="0"/>
        <w:ind w:left="567" w:hanging="567"/>
        <w:jc w:val="both"/>
      </w:pPr>
      <w:r w:rsidRPr="00ED511C">
        <w:t xml:space="preserve">32. </w:t>
      </w:r>
      <w:r>
        <w:tab/>
      </w:r>
      <w:r w:rsidRPr="00ED511C">
        <w:t>O auditor exerce o julgamento</w:t>
      </w:r>
      <w:r>
        <w:t xml:space="preserve"> </w:t>
      </w:r>
      <w:r w:rsidRPr="00ED511C">
        <w:t>profissional para avaliar a materialidade de qualquer distorção que a entidade não corrigiu. O auditor considera</w:t>
      </w:r>
      <w:r>
        <w:t>:</w:t>
      </w:r>
      <w:r w:rsidRPr="00ED511C">
        <w:t xml:space="preserve"> a natureza,</w:t>
      </w:r>
      <w:r>
        <w:t xml:space="preserve"> a </w:t>
      </w:r>
      <w:r w:rsidRPr="00ED511C">
        <w:t>causa e o montante das distorções</w:t>
      </w:r>
      <w:r>
        <w:t>;</w:t>
      </w:r>
      <w:r w:rsidRPr="00ED511C">
        <w:t xml:space="preserve"> se as distorções se originaram no exercício anterior ou no período intermediário do exercício atual</w:t>
      </w:r>
      <w:r>
        <w:t>;</w:t>
      </w:r>
      <w:r w:rsidRPr="00ED511C">
        <w:t xml:space="preserve"> e o potencial efeito das distorções nos períodos intermediários ou anuais futuros.</w:t>
      </w:r>
    </w:p>
    <w:p w14:paraId="5002B65A" w14:textId="77777777" w:rsidR="00732259" w:rsidRDefault="00732259" w:rsidP="00732259">
      <w:pPr>
        <w:autoSpaceDE w:val="0"/>
        <w:autoSpaceDN w:val="0"/>
        <w:adjustRightInd w:val="0"/>
        <w:ind w:left="567" w:hanging="567"/>
        <w:jc w:val="both"/>
      </w:pPr>
    </w:p>
    <w:p w14:paraId="131A8193" w14:textId="77777777" w:rsidR="00732259" w:rsidRPr="00ED511C" w:rsidRDefault="00732259" w:rsidP="00732259">
      <w:pPr>
        <w:autoSpaceDE w:val="0"/>
        <w:autoSpaceDN w:val="0"/>
        <w:adjustRightInd w:val="0"/>
        <w:ind w:left="567" w:hanging="567"/>
        <w:jc w:val="both"/>
      </w:pPr>
      <w:r w:rsidRPr="00ED511C">
        <w:t xml:space="preserve">33. </w:t>
      </w:r>
      <w:r>
        <w:tab/>
      </w:r>
      <w:r w:rsidRPr="00ED511C">
        <w:t xml:space="preserve">O auditor pode indicar </w:t>
      </w:r>
      <w:r>
        <w:t>o</w:t>
      </w:r>
      <w:r w:rsidRPr="00ED511C">
        <w:t xml:space="preserve"> valor abaixo do qual as distorções não precisam ser agregadas porque o auditor espera que a soma desses valores não tenha, claramente, efeito relevante nas </w:t>
      </w:r>
      <w:r>
        <w:t>informações inter</w:t>
      </w:r>
      <w:r w:rsidRPr="00ED511C">
        <w:t xml:space="preserve">mediárias. Ao fazê-lo, o auditor considera o fato de que a determinação da materialidade envolve considerações tanto quantitativas como qualitativas e de que as distorções de valor relativamente baixo poderiam, não obstante, ter efeito relevante nas </w:t>
      </w:r>
      <w:r>
        <w:t>informações inter</w:t>
      </w:r>
      <w:r w:rsidRPr="00ED511C">
        <w:t>mediárias.</w:t>
      </w:r>
      <w:r>
        <w:t xml:space="preserve">  </w:t>
      </w:r>
    </w:p>
    <w:p w14:paraId="7AE9A6EF" w14:textId="77777777" w:rsidR="00732259" w:rsidRPr="00E44EEA" w:rsidRDefault="00732259" w:rsidP="00732259">
      <w:pPr>
        <w:autoSpaceDE w:val="0"/>
        <w:autoSpaceDN w:val="0"/>
        <w:adjustRightInd w:val="0"/>
        <w:ind w:left="567" w:hanging="567"/>
        <w:jc w:val="both"/>
        <w:rPr>
          <w:b/>
        </w:rPr>
      </w:pPr>
    </w:p>
    <w:p w14:paraId="70B62A6A" w14:textId="77777777" w:rsidR="00732259" w:rsidRPr="00380F17" w:rsidRDefault="00732259" w:rsidP="00732259">
      <w:pPr>
        <w:autoSpaceDE w:val="0"/>
        <w:autoSpaceDN w:val="0"/>
        <w:adjustRightInd w:val="0"/>
        <w:ind w:left="567" w:hanging="567"/>
        <w:jc w:val="both"/>
        <w:rPr>
          <w:b/>
          <w:sz w:val="28"/>
          <w:szCs w:val="28"/>
        </w:rPr>
      </w:pPr>
      <w:r w:rsidRPr="00380F17">
        <w:rPr>
          <w:b/>
          <w:sz w:val="28"/>
          <w:szCs w:val="28"/>
        </w:rPr>
        <w:t>Representações da administração</w:t>
      </w:r>
    </w:p>
    <w:p w14:paraId="17860DA3" w14:textId="77777777" w:rsidR="00732259" w:rsidRDefault="00732259" w:rsidP="00732259">
      <w:pPr>
        <w:autoSpaceDE w:val="0"/>
        <w:autoSpaceDN w:val="0"/>
        <w:adjustRightInd w:val="0"/>
        <w:ind w:left="567" w:hanging="567"/>
        <w:jc w:val="both"/>
      </w:pPr>
    </w:p>
    <w:p w14:paraId="0CC5D3B3" w14:textId="77777777" w:rsidR="00732259" w:rsidRDefault="00732259" w:rsidP="00732259">
      <w:pPr>
        <w:autoSpaceDE w:val="0"/>
        <w:autoSpaceDN w:val="0"/>
        <w:adjustRightInd w:val="0"/>
        <w:ind w:left="567" w:hanging="567"/>
        <w:jc w:val="both"/>
      </w:pPr>
      <w:r w:rsidRPr="00ED511C">
        <w:t xml:space="preserve">34. </w:t>
      </w:r>
      <w:r>
        <w:tab/>
      </w:r>
      <w:r w:rsidRPr="002F774D">
        <w:t>O auditor deve obter representaç</w:t>
      </w:r>
      <w:r>
        <w:t>ões</w:t>
      </w:r>
      <w:r w:rsidRPr="002F774D">
        <w:t xml:space="preserve"> forma</w:t>
      </w:r>
      <w:r>
        <w:t>is</w:t>
      </w:r>
      <w:r w:rsidRPr="002F774D">
        <w:t xml:space="preserve"> da administração de que:</w:t>
      </w:r>
    </w:p>
    <w:p w14:paraId="1C573752" w14:textId="77777777" w:rsidR="00732259" w:rsidRPr="002F774D" w:rsidRDefault="00732259" w:rsidP="00732259">
      <w:pPr>
        <w:autoSpaceDE w:val="0"/>
        <w:autoSpaceDN w:val="0"/>
        <w:adjustRightInd w:val="0"/>
        <w:ind w:left="567" w:hanging="567"/>
        <w:jc w:val="both"/>
      </w:pPr>
    </w:p>
    <w:p w14:paraId="58F20E98" w14:textId="77777777" w:rsidR="00732259" w:rsidRPr="002F774D" w:rsidRDefault="00732259" w:rsidP="00732259">
      <w:pPr>
        <w:autoSpaceDE w:val="0"/>
        <w:autoSpaceDN w:val="0"/>
        <w:adjustRightInd w:val="0"/>
        <w:ind w:left="1134" w:hanging="425"/>
        <w:jc w:val="both"/>
      </w:pPr>
      <w:r w:rsidRPr="00ED511C">
        <w:t xml:space="preserve">(a) </w:t>
      </w:r>
      <w:r>
        <w:tab/>
      </w:r>
      <w:r w:rsidRPr="002F774D">
        <w:t xml:space="preserve">ela reconhece sua responsabilidade pelo </w:t>
      </w:r>
      <w:r>
        <w:t>planejamento</w:t>
      </w:r>
      <w:r w:rsidRPr="002F774D">
        <w:t xml:space="preserve"> e implementação do controle interno para evitar e detectar fraude e erro;</w:t>
      </w:r>
      <w:r w:rsidRPr="00ED511C">
        <w:t xml:space="preserve"> </w:t>
      </w:r>
      <w:r>
        <w:t xml:space="preserve"> </w:t>
      </w:r>
    </w:p>
    <w:p w14:paraId="5926B3D6" w14:textId="77777777" w:rsidR="00732259" w:rsidRPr="002F774D" w:rsidRDefault="00732259" w:rsidP="00732259">
      <w:pPr>
        <w:autoSpaceDE w:val="0"/>
        <w:autoSpaceDN w:val="0"/>
        <w:adjustRightInd w:val="0"/>
        <w:ind w:left="1134" w:hanging="425"/>
        <w:jc w:val="both"/>
      </w:pPr>
      <w:r w:rsidRPr="00ED511C">
        <w:t xml:space="preserve">(b) </w:t>
      </w:r>
      <w:r>
        <w:tab/>
      </w:r>
      <w:r w:rsidRPr="002F774D">
        <w:t>as informações intermediárias foram elaboradas e apresentadas de acordo com a estrutura de relatório financeiro aplicável;</w:t>
      </w:r>
    </w:p>
    <w:p w14:paraId="3CCDF1AF" w14:textId="77777777" w:rsidR="00732259" w:rsidRPr="002F774D" w:rsidRDefault="00732259" w:rsidP="00732259">
      <w:pPr>
        <w:autoSpaceDE w:val="0"/>
        <w:autoSpaceDN w:val="0"/>
        <w:adjustRightInd w:val="0"/>
        <w:ind w:left="1134" w:hanging="425"/>
        <w:jc w:val="both"/>
      </w:pPr>
      <w:r w:rsidRPr="00ED511C">
        <w:t xml:space="preserve">(c) </w:t>
      </w:r>
      <w:r>
        <w:tab/>
      </w:r>
      <w:r w:rsidRPr="002F774D">
        <w:t xml:space="preserve">ela acredita que o efeito das distorções não corrigidas identificadas pelo auditor durante a revisão são irrelevantes, tanto individualmente como no agregado, para as informações intermediárias tomadas em conjunto. </w:t>
      </w:r>
      <w:r>
        <w:t>O</w:t>
      </w:r>
      <w:r w:rsidRPr="002F774D">
        <w:t xml:space="preserve"> resumo desses itens é incluído nas representações formais ou anexo a elas;</w:t>
      </w:r>
    </w:p>
    <w:p w14:paraId="43BD915A" w14:textId="77777777" w:rsidR="00732259" w:rsidRPr="002F774D" w:rsidRDefault="00732259" w:rsidP="00732259">
      <w:pPr>
        <w:autoSpaceDE w:val="0"/>
        <w:autoSpaceDN w:val="0"/>
        <w:adjustRightInd w:val="0"/>
        <w:ind w:left="1134" w:hanging="425"/>
        <w:jc w:val="both"/>
      </w:pPr>
      <w:r w:rsidRPr="00ED511C">
        <w:t>(d)</w:t>
      </w:r>
      <w:r w:rsidRPr="002F774D">
        <w:t xml:space="preserve"> </w:t>
      </w:r>
      <w:r>
        <w:tab/>
      </w:r>
      <w:r w:rsidRPr="002F774D">
        <w:t>ela divulgou para o auditor todos os fatos significativos relacionados com quaisquer fraudes ou suspeitas de fraude de conhecimento da administração que possam ter afetado a entidade;</w:t>
      </w:r>
    </w:p>
    <w:p w14:paraId="5A7E0E2C" w14:textId="77777777" w:rsidR="00732259" w:rsidRPr="00ED511C" w:rsidRDefault="00732259" w:rsidP="00732259">
      <w:pPr>
        <w:autoSpaceDE w:val="0"/>
        <w:autoSpaceDN w:val="0"/>
        <w:adjustRightInd w:val="0"/>
        <w:ind w:left="1134" w:hanging="425"/>
        <w:jc w:val="both"/>
      </w:pPr>
      <w:r w:rsidRPr="00ED511C">
        <w:t xml:space="preserve">(e) </w:t>
      </w:r>
      <w:r>
        <w:tab/>
      </w:r>
      <w:r w:rsidRPr="002F774D">
        <w:t>ela divulgou para o auditor os resultados de sua avaliação dos riscos de que as informações intermediárias podem apresentar distorção relevante como resultado de fraude</w:t>
      </w:r>
      <w:r>
        <w:t>.</w:t>
      </w:r>
      <w:r w:rsidRPr="002F774D">
        <w:t xml:space="preserve"> </w:t>
      </w:r>
      <w:r>
        <w:t>A</w:t>
      </w:r>
      <w:r w:rsidRPr="00ED511C">
        <w:t xml:space="preserve"> natureza, </w:t>
      </w:r>
      <w:r>
        <w:t xml:space="preserve">a </w:t>
      </w:r>
      <w:r w:rsidRPr="00ED511C">
        <w:t xml:space="preserve">extensão e </w:t>
      </w:r>
      <w:r>
        <w:t xml:space="preserve">a </w:t>
      </w:r>
      <w:r w:rsidRPr="00ED511C">
        <w:t xml:space="preserve">frequência dessa avaliação varia de entidade para entidade e que a administração pode fazer uma avaliação detalhada anualmente ou como parte de monitoramento </w:t>
      </w:r>
      <w:r>
        <w:t>contínuo</w:t>
      </w:r>
      <w:r w:rsidRPr="00ED511C">
        <w:t xml:space="preserve">. Dessa forma, essa representação, à medida que ela se relaciona com as </w:t>
      </w:r>
      <w:r>
        <w:t>informações inter</w:t>
      </w:r>
      <w:r w:rsidRPr="00ED511C">
        <w:t xml:space="preserve">mediárias, é feita sob medida para as </w:t>
      </w:r>
      <w:r>
        <w:t>circunstância</w:t>
      </w:r>
      <w:r w:rsidRPr="00ED511C">
        <w:t xml:space="preserve">s </w:t>
      </w:r>
      <w:r>
        <w:t>específica</w:t>
      </w:r>
      <w:r w:rsidRPr="00ED511C">
        <w:t>s da entidade</w:t>
      </w:r>
      <w:r w:rsidRPr="002F774D">
        <w:t>;</w:t>
      </w:r>
      <w:r w:rsidRPr="00ED511C">
        <w:t xml:space="preserve"> </w:t>
      </w:r>
      <w:r>
        <w:t xml:space="preserve">  </w:t>
      </w:r>
    </w:p>
    <w:p w14:paraId="30F29E14" w14:textId="77777777" w:rsidR="00732259" w:rsidRPr="002F774D" w:rsidRDefault="00732259" w:rsidP="00732259">
      <w:pPr>
        <w:autoSpaceDE w:val="0"/>
        <w:autoSpaceDN w:val="0"/>
        <w:adjustRightInd w:val="0"/>
        <w:ind w:left="1134" w:hanging="425"/>
        <w:jc w:val="both"/>
      </w:pPr>
      <w:r w:rsidRPr="00ED511C">
        <w:t>(f)</w:t>
      </w:r>
      <w:r w:rsidRPr="002F774D">
        <w:t xml:space="preserve"> </w:t>
      </w:r>
      <w:r>
        <w:tab/>
      </w:r>
      <w:r w:rsidRPr="002F774D">
        <w:t xml:space="preserve">ela divulgou para o auditor todo o não cumprimento real ou possível das leis e regulamentações, cujos efeitos devem ser considerados na </w:t>
      </w:r>
      <w:r>
        <w:t>elaboração</w:t>
      </w:r>
      <w:r w:rsidRPr="002F774D">
        <w:t xml:space="preserve"> das informações intermediárias; e</w:t>
      </w:r>
    </w:p>
    <w:p w14:paraId="66A734EA" w14:textId="77777777" w:rsidR="00732259" w:rsidRPr="002F774D" w:rsidRDefault="00732259" w:rsidP="00732259">
      <w:pPr>
        <w:autoSpaceDE w:val="0"/>
        <w:autoSpaceDN w:val="0"/>
        <w:adjustRightInd w:val="0"/>
        <w:ind w:left="1134" w:hanging="425"/>
        <w:jc w:val="both"/>
      </w:pPr>
      <w:r w:rsidRPr="00ED511C">
        <w:t>(g)</w:t>
      </w:r>
      <w:r w:rsidRPr="002F774D">
        <w:t xml:space="preserve"> </w:t>
      </w:r>
      <w:r>
        <w:tab/>
      </w:r>
      <w:r w:rsidRPr="002F774D">
        <w:t xml:space="preserve">ela divulgou para o auditor todos os eventos significativos que ocorreram após a data do balanço patrimonial até a data do relatório de revisão que podem exigir ajuste das informações intermediárias ou </w:t>
      </w:r>
      <w:r>
        <w:t xml:space="preserve">sua </w:t>
      </w:r>
      <w:r w:rsidRPr="002F774D">
        <w:t>divulgação.</w:t>
      </w:r>
    </w:p>
    <w:p w14:paraId="37A5D212" w14:textId="77777777" w:rsidR="00732259" w:rsidRPr="002F774D" w:rsidRDefault="00732259" w:rsidP="00732259">
      <w:pPr>
        <w:autoSpaceDE w:val="0"/>
        <w:autoSpaceDN w:val="0"/>
        <w:adjustRightInd w:val="0"/>
        <w:ind w:left="567" w:hanging="567"/>
        <w:jc w:val="both"/>
      </w:pPr>
    </w:p>
    <w:p w14:paraId="6F78C6F1" w14:textId="77777777" w:rsidR="00732259" w:rsidRPr="00ED511C" w:rsidRDefault="00732259" w:rsidP="00732259">
      <w:pPr>
        <w:autoSpaceDE w:val="0"/>
        <w:autoSpaceDN w:val="0"/>
        <w:adjustRightInd w:val="0"/>
        <w:ind w:left="567" w:hanging="567"/>
        <w:jc w:val="both"/>
      </w:pPr>
      <w:r w:rsidRPr="00ED511C">
        <w:t xml:space="preserve">35. </w:t>
      </w:r>
      <w:r>
        <w:tab/>
      </w:r>
      <w:r w:rsidRPr="00ED511C">
        <w:t xml:space="preserve">O auditor obtém representações adicionais, conforme apropriado, relacionadas com assuntos específicos do negócio ou do setor da entidade. </w:t>
      </w:r>
      <w:r>
        <w:t>C</w:t>
      </w:r>
      <w:r w:rsidRPr="00ED511C">
        <w:t xml:space="preserve">arta de representação ilustrativa está apresentada no Apêndice 3 desta Norma. </w:t>
      </w:r>
    </w:p>
    <w:p w14:paraId="0774F38E" w14:textId="77777777" w:rsidR="00732259" w:rsidRPr="002F774D" w:rsidRDefault="00732259" w:rsidP="00732259">
      <w:pPr>
        <w:autoSpaceDE w:val="0"/>
        <w:autoSpaceDN w:val="0"/>
        <w:adjustRightInd w:val="0"/>
        <w:ind w:left="567" w:hanging="567"/>
        <w:jc w:val="both"/>
      </w:pPr>
    </w:p>
    <w:p w14:paraId="2CB0468F" w14:textId="77777777" w:rsidR="00732259" w:rsidRPr="00380F17" w:rsidRDefault="00732259" w:rsidP="00732259">
      <w:pPr>
        <w:autoSpaceDE w:val="0"/>
        <w:autoSpaceDN w:val="0"/>
        <w:adjustRightInd w:val="0"/>
        <w:jc w:val="both"/>
        <w:rPr>
          <w:b/>
          <w:sz w:val="28"/>
          <w:szCs w:val="28"/>
        </w:rPr>
      </w:pPr>
      <w:r w:rsidRPr="00380F17">
        <w:rPr>
          <w:b/>
          <w:sz w:val="28"/>
          <w:szCs w:val="28"/>
        </w:rPr>
        <w:t xml:space="preserve">Responsabilidade do auditor pelas informações que acompanham as informações intermediárias </w:t>
      </w:r>
    </w:p>
    <w:p w14:paraId="018FA9BB" w14:textId="77777777" w:rsidR="00732259" w:rsidRDefault="00732259" w:rsidP="00732259">
      <w:pPr>
        <w:autoSpaceDE w:val="0"/>
        <w:autoSpaceDN w:val="0"/>
        <w:adjustRightInd w:val="0"/>
        <w:ind w:left="567" w:hanging="567"/>
        <w:jc w:val="both"/>
      </w:pPr>
    </w:p>
    <w:p w14:paraId="7F6F0CDF" w14:textId="77777777" w:rsidR="00732259" w:rsidRPr="002F774D" w:rsidRDefault="00732259" w:rsidP="00732259">
      <w:pPr>
        <w:autoSpaceDE w:val="0"/>
        <w:autoSpaceDN w:val="0"/>
        <w:adjustRightInd w:val="0"/>
        <w:ind w:left="567" w:hanging="567"/>
        <w:jc w:val="both"/>
      </w:pPr>
      <w:r w:rsidRPr="00ED511C">
        <w:t xml:space="preserve">36. </w:t>
      </w:r>
      <w:r>
        <w:tab/>
      </w:r>
      <w:r w:rsidRPr="002F774D">
        <w:t xml:space="preserve">O auditor deve ler as outras informações que acompanham as informações intermediárias para considerar se algumas dessas informações são inconsistentes de forma relevante com as informações intermediárias. </w:t>
      </w:r>
      <w:r w:rsidRPr="00ED511C">
        <w:t xml:space="preserve">Se o auditor identificar inconsistência relevante, </w:t>
      </w:r>
      <w:r>
        <w:t>ele</w:t>
      </w:r>
      <w:r w:rsidRPr="00ED511C">
        <w:t xml:space="preserve"> considera se as </w:t>
      </w:r>
      <w:r>
        <w:t>informações inter</w:t>
      </w:r>
      <w:r w:rsidRPr="00ED511C">
        <w:t xml:space="preserve">mediárias ou as outras informações precisam ser alteradas. Se for necessária </w:t>
      </w:r>
      <w:r>
        <w:t xml:space="preserve">a </w:t>
      </w:r>
      <w:r w:rsidRPr="00ED511C">
        <w:t xml:space="preserve">alteração das </w:t>
      </w:r>
      <w:r>
        <w:t>informações inter</w:t>
      </w:r>
      <w:r w:rsidRPr="00ED511C">
        <w:t xml:space="preserve">mediárias e a administração se recusar a fazê-la, o auditor considera as implicações para o relatório de revisão. Se for necessária </w:t>
      </w:r>
      <w:r>
        <w:t xml:space="preserve">a </w:t>
      </w:r>
      <w:r w:rsidRPr="00ED511C">
        <w:t>alteração nas outras informações e a administração se recusar a faz</w:t>
      </w:r>
      <w:r>
        <w:t>ê-la</w:t>
      </w:r>
      <w:r w:rsidRPr="00ED511C">
        <w:t>, o auditor considera a inclusão no relatório de revisão de</w:t>
      </w:r>
      <w:r>
        <w:t xml:space="preserve"> </w:t>
      </w:r>
      <w:r w:rsidRPr="00ED511C">
        <w:t>parágrafo adicional que descreva a inconsistência relevante ou</w:t>
      </w:r>
      <w:r>
        <w:t xml:space="preserve"> </w:t>
      </w:r>
      <w:r w:rsidRPr="00ED511C">
        <w:t>toma outras ações, como</w:t>
      </w:r>
      <w:r>
        <w:t>,</w:t>
      </w:r>
      <w:r w:rsidRPr="00ED511C">
        <w:t xml:space="preserve"> por exemplo, reter a emissão do relatório de revisão ou retirar-se do trabalho. Por exemplo, a administração pode apresentar medidas alternativas de resultados que retratam o desempenho de suas operações</w:t>
      </w:r>
      <w:r>
        <w:t xml:space="preserve"> </w:t>
      </w:r>
      <w:r w:rsidRPr="00ED511C">
        <w:t xml:space="preserve">de forma mais positiva do que as </w:t>
      </w:r>
      <w:r>
        <w:t>informações inter</w:t>
      </w:r>
      <w:r w:rsidRPr="00ED511C">
        <w:t xml:space="preserve">mediárias e é dada excessiva proeminência a essas medidas alternativas, que não estão claramente definidas ou não estão claramente conciliadas com as </w:t>
      </w:r>
      <w:r>
        <w:t>informações inter</w:t>
      </w:r>
      <w:r w:rsidRPr="00ED511C">
        <w:t>mediárias</w:t>
      </w:r>
      <w:r>
        <w:t>,</w:t>
      </w:r>
      <w:r w:rsidRPr="00ED511C">
        <w:t xml:space="preserve"> de forma que elas são confusas e potencialmente enganosas.</w:t>
      </w:r>
    </w:p>
    <w:p w14:paraId="624DD214" w14:textId="77777777" w:rsidR="00732259" w:rsidRPr="00ED511C" w:rsidRDefault="00732259" w:rsidP="00732259">
      <w:pPr>
        <w:autoSpaceDE w:val="0"/>
        <w:autoSpaceDN w:val="0"/>
        <w:adjustRightInd w:val="0"/>
        <w:ind w:left="567" w:hanging="567"/>
        <w:jc w:val="both"/>
      </w:pPr>
      <w:r w:rsidRPr="00ED511C">
        <w:t xml:space="preserve"> </w:t>
      </w:r>
    </w:p>
    <w:p w14:paraId="5E813370" w14:textId="77777777" w:rsidR="00732259" w:rsidRPr="00ED511C" w:rsidRDefault="00732259" w:rsidP="00732259">
      <w:pPr>
        <w:autoSpaceDE w:val="0"/>
        <w:autoSpaceDN w:val="0"/>
        <w:adjustRightInd w:val="0"/>
        <w:ind w:left="567" w:hanging="567"/>
        <w:jc w:val="both"/>
      </w:pPr>
      <w:r>
        <w:t xml:space="preserve">37. </w:t>
      </w:r>
      <w:r>
        <w:tab/>
      </w:r>
      <w:r w:rsidRPr="002F774D">
        <w:t>Se o auditor tomar conhecimento de assunto que o leve a acreditar que as outras informações parecem incluir distorção relevante de</w:t>
      </w:r>
      <w:r>
        <w:t xml:space="preserve"> um</w:t>
      </w:r>
      <w:r w:rsidRPr="002F774D">
        <w:t xml:space="preserve"> fato, o auditor deve discutir o assunto com a administração da entidade. </w:t>
      </w:r>
      <w:r w:rsidRPr="00ED511C">
        <w:t>Durante a leitura das outras informações</w:t>
      </w:r>
      <w:r>
        <w:t>,</w:t>
      </w:r>
      <w:r w:rsidRPr="00ED511C">
        <w:t xml:space="preserve"> para fins de identificar inconsistências relevantes, o auditor pode tomar conhecimento de uma aparente distorção relevante</w:t>
      </w:r>
      <w:r>
        <w:t xml:space="preserve"> </w:t>
      </w:r>
      <w:r w:rsidRPr="00ED511C">
        <w:t>de</w:t>
      </w:r>
      <w:r>
        <w:t xml:space="preserve"> um </w:t>
      </w:r>
      <w:r w:rsidRPr="00ED511C">
        <w:t xml:space="preserve">fato (isto é, informações não relacionadas com assuntos que aparecem nas </w:t>
      </w:r>
      <w:r>
        <w:t>informações inter</w:t>
      </w:r>
      <w:r w:rsidRPr="00ED511C">
        <w:t xml:space="preserve">mediárias que estão demonstradas ou apresentadas incorretamente). Durante a discussão do assunto com a administração da entidade, o auditor considera a validade das outras informações e as respostas da administração às indagações do auditor, se há diferenças </w:t>
      </w:r>
      <w:r>
        <w:t>válida</w:t>
      </w:r>
      <w:r w:rsidRPr="00ED511C">
        <w:t xml:space="preserve">s de opinião ou julgamento e se deve solicitar à administração consulta com terceiro qualificado para resolver a distorção aparente </w:t>
      </w:r>
      <w:r>
        <w:t>de um fato</w:t>
      </w:r>
      <w:r w:rsidRPr="00ED511C">
        <w:t>. Se for necessária alteração para corrigir distorção relevante d</w:t>
      </w:r>
      <w:r>
        <w:t xml:space="preserve">e um </w:t>
      </w:r>
      <w:r w:rsidRPr="00ED511C">
        <w:t>fato e a administração se recusar a fazer a alteração, o auditor considera a tomada de medidas adicionais, conforme apropriado</w:t>
      </w:r>
      <w:r>
        <w:t>,</w:t>
      </w:r>
      <w:r w:rsidRPr="00ED511C">
        <w:t xml:space="preserve"> como, por exemplo, a notificação dos responsáveis pela governança e a obtenção de consultoria jurídica.</w:t>
      </w:r>
    </w:p>
    <w:p w14:paraId="1D9F384A" w14:textId="77777777" w:rsidR="00732259" w:rsidRPr="002F774D" w:rsidRDefault="00732259" w:rsidP="00732259">
      <w:pPr>
        <w:autoSpaceDE w:val="0"/>
        <w:autoSpaceDN w:val="0"/>
        <w:adjustRightInd w:val="0"/>
        <w:ind w:left="567" w:hanging="567"/>
        <w:jc w:val="both"/>
      </w:pPr>
    </w:p>
    <w:p w14:paraId="003F383E" w14:textId="77777777" w:rsidR="00732259" w:rsidRPr="00380F17" w:rsidRDefault="00732259" w:rsidP="00732259">
      <w:pPr>
        <w:autoSpaceDE w:val="0"/>
        <w:autoSpaceDN w:val="0"/>
        <w:adjustRightInd w:val="0"/>
        <w:ind w:left="567" w:hanging="567"/>
        <w:jc w:val="both"/>
        <w:rPr>
          <w:b/>
          <w:sz w:val="28"/>
          <w:szCs w:val="28"/>
        </w:rPr>
      </w:pPr>
      <w:r w:rsidRPr="00380F17">
        <w:rPr>
          <w:b/>
          <w:sz w:val="28"/>
          <w:szCs w:val="28"/>
        </w:rPr>
        <w:t>Comunicação</w:t>
      </w:r>
    </w:p>
    <w:p w14:paraId="145D4F55" w14:textId="77777777" w:rsidR="00732259" w:rsidRDefault="00732259" w:rsidP="00732259">
      <w:pPr>
        <w:autoSpaceDE w:val="0"/>
        <w:autoSpaceDN w:val="0"/>
        <w:adjustRightInd w:val="0"/>
        <w:ind w:left="567" w:hanging="567"/>
        <w:jc w:val="both"/>
      </w:pPr>
    </w:p>
    <w:p w14:paraId="5AB93B2F" w14:textId="77777777" w:rsidR="00732259" w:rsidRPr="002F774D" w:rsidRDefault="00732259" w:rsidP="00732259">
      <w:pPr>
        <w:autoSpaceDE w:val="0"/>
        <w:autoSpaceDN w:val="0"/>
        <w:adjustRightInd w:val="0"/>
        <w:ind w:left="567" w:hanging="567"/>
        <w:jc w:val="both"/>
      </w:pPr>
      <w:r w:rsidRPr="00ED511C">
        <w:t xml:space="preserve">38. </w:t>
      </w:r>
      <w:r>
        <w:tab/>
      </w:r>
      <w:r w:rsidRPr="002F774D">
        <w:t>Quando, como resultado da execução da revisão de informações intermediárias, algum assunto chega ao conhecimento do auditor que o leve a acreditar que é necessário um ajuste relevante nas informações intermediárias</w:t>
      </w:r>
      <w:r>
        <w:t>,</w:t>
      </w:r>
      <w:r w:rsidRPr="002F774D">
        <w:t xml:space="preserve"> para que elas estejam elaboradas em todos os aspectos relevantes, de acordo com a estrutura de relatório financeiro aplicável, o auditor deve comunicar esse assunto assim que possível ao nível apropriado da administração.</w:t>
      </w:r>
    </w:p>
    <w:p w14:paraId="0F2050FA" w14:textId="77777777" w:rsidR="00732259" w:rsidRDefault="00732259" w:rsidP="00732259">
      <w:pPr>
        <w:autoSpaceDE w:val="0"/>
        <w:autoSpaceDN w:val="0"/>
        <w:adjustRightInd w:val="0"/>
        <w:ind w:left="567" w:hanging="567"/>
        <w:jc w:val="both"/>
      </w:pPr>
    </w:p>
    <w:p w14:paraId="65CF36C6" w14:textId="77777777" w:rsidR="00732259" w:rsidRPr="002F774D" w:rsidRDefault="00732259" w:rsidP="00732259">
      <w:pPr>
        <w:autoSpaceDE w:val="0"/>
        <w:autoSpaceDN w:val="0"/>
        <w:adjustRightInd w:val="0"/>
        <w:ind w:left="567" w:hanging="567"/>
        <w:jc w:val="both"/>
      </w:pPr>
      <w:r w:rsidRPr="00ED511C">
        <w:t xml:space="preserve">39. </w:t>
      </w:r>
      <w:r>
        <w:tab/>
      </w:r>
      <w:r w:rsidRPr="002F774D">
        <w:t>Quando, no julgamento do auditor, a administração não responde a</w:t>
      </w:r>
      <w:r>
        <w:t>propria</w:t>
      </w:r>
      <w:r w:rsidRPr="002F774D">
        <w:t xml:space="preserve">damente dentro de um período de tempo razoável, o auditor deve informar os responsáveis pela governança. </w:t>
      </w:r>
      <w:r w:rsidRPr="00ED511C">
        <w:t>A comunicação é feita assim que possível, seja verbalmente ou por escrito. A decisão do auditor de comunicar verbalmente ou por escrito é afetada por fatores</w:t>
      </w:r>
      <w:r>
        <w:t>,</w:t>
      </w:r>
      <w:r w:rsidRPr="00ED511C">
        <w:t xml:space="preserve"> como a natureza, </w:t>
      </w:r>
      <w:r>
        <w:t xml:space="preserve">a </w:t>
      </w:r>
      <w:r w:rsidRPr="00ED511C">
        <w:t xml:space="preserve">sensibilidade e </w:t>
      </w:r>
      <w:r>
        <w:t xml:space="preserve">a </w:t>
      </w:r>
      <w:r w:rsidRPr="00ED511C">
        <w:t>importância do assunto a ser comunicado e a época dessas comunicações. Se as informações forem comunicadas verbalmente, o auditor documenta a comunicação.</w:t>
      </w:r>
    </w:p>
    <w:p w14:paraId="59752D5C" w14:textId="77777777" w:rsidR="00732259" w:rsidRDefault="00732259" w:rsidP="00732259">
      <w:pPr>
        <w:autoSpaceDE w:val="0"/>
        <w:autoSpaceDN w:val="0"/>
        <w:adjustRightInd w:val="0"/>
        <w:ind w:left="567" w:hanging="567"/>
        <w:jc w:val="both"/>
      </w:pPr>
    </w:p>
    <w:p w14:paraId="7F59FDAE" w14:textId="77777777" w:rsidR="00732259" w:rsidRDefault="00732259" w:rsidP="00732259">
      <w:pPr>
        <w:autoSpaceDE w:val="0"/>
        <w:autoSpaceDN w:val="0"/>
        <w:adjustRightInd w:val="0"/>
        <w:ind w:left="567" w:hanging="567"/>
        <w:jc w:val="both"/>
      </w:pPr>
      <w:r w:rsidRPr="00ED511C">
        <w:t xml:space="preserve">40. </w:t>
      </w:r>
      <w:r>
        <w:tab/>
      </w:r>
      <w:r w:rsidRPr="002F774D">
        <w:t>Quando, no julgamento do auditor, os responsáveis pela governança não respondem a</w:t>
      </w:r>
      <w:r>
        <w:t>propria</w:t>
      </w:r>
      <w:r w:rsidRPr="002F774D">
        <w:t>damente dentro de um período de tempo razoável, o auditor deve considerar:</w:t>
      </w:r>
    </w:p>
    <w:p w14:paraId="3A66058E" w14:textId="77777777" w:rsidR="00732259" w:rsidRPr="002F774D" w:rsidRDefault="00732259" w:rsidP="00732259">
      <w:pPr>
        <w:autoSpaceDE w:val="0"/>
        <w:autoSpaceDN w:val="0"/>
        <w:adjustRightInd w:val="0"/>
        <w:ind w:left="567" w:hanging="567"/>
        <w:jc w:val="both"/>
      </w:pPr>
    </w:p>
    <w:p w14:paraId="76EFF079" w14:textId="77777777" w:rsidR="00732259" w:rsidRPr="002F774D" w:rsidRDefault="00732259" w:rsidP="00732259">
      <w:pPr>
        <w:autoSpaceDE w:val="0"/>
        <w:autoSpaceDN w:val="0"/>
        <w:adjustRightInd w:val="0"/>
        <w:ind w:left="1134" w:hanging="425"/>
        <w:jc w:val="both"/>
      </w:pPr>
      <w:r w:rsidRPr="00ED511C">
        <w:t xml:space="preserve">(a) </w:t>
      </w:r>
      <w:r>
        <w:tab/>
      </w:r>
      <w:r w:rsidRPr="002F774D">
        <w:t xml:space="preserve">se modifica o relatório; </w:t>
      </w:r>
    </w:p>
    <w:p w14:paraId="6DE954A1" w14:textId="77777777" w:rsidR="00732259" w:rsidRPr="002F774D" w:rsidRDefault="00732259" w:rsidP="00732259">
      <w:pPr>
        <w:autoSpaceDE w:val="0"/>
        <w:autoSpaceDN w:val="0"/>
        <w:adjustRightInd w:val="0"/>
        <w:ind w:left="1134" w:hanging="425"/>
        <w:jc w:val="both"/>
      </w:pPr>
      <w:r w:rsidRPr="00ED511C">
        <w:t>(b)</w:t>
      </w:r>
      <w:r w:rsidRPr="002F774D">
        <w:t xml:space="preserve"> </w:t>
      </w:r>
      <w:r>
        <w:tab/>
      </w:r>
      <w:r w:rsidRPr="002F774D">
        <w:t>a possibilidade de se retirar do trabalho; e</w:t>
      </w:r>
    </w:p>
    <w:p w14:paraId="2B609C4D" w14:textId="77777777" w:rsidR="00732259" w:rsidRPr="002F774D" w:rsidRDefault="00732259" w:rsidP="00732259">
      <w:pPr>
        <w:autoSpaceDE w:val="0"/>
        <w:autoSpaceDN w:val="0"/>
        <w:adjustRightInd w:val="0"/>
        <w:ind w:left="1134" w:hanging="425"/>
        <w:jc w:val="both"/>
      </w:pPr>
      <w:r w:rsidRPr="00ED511C">
        <w:t xml:space="preserve">(c) </w:t>
      </w:r>
      <w:r>
        <w:tab/>
      </w:r>
      <w:r w:rsidRPr="002F774D">
        <w:t>a possibilidade de renunciar à nomeação para auditar as demonstrações contábeis anuais.</w:t>
      </w:r>
    </w:p>
    <w:p w14:paraId="3458FA88" w14:textId="77777777" w:rsidR="00732259" w:rsidRDefault="00732259" w:rsidP="00732259">
      <w:pPr>
        <w:autoSpaceDE w:val="0"/>
        <w:autoSpaceDN w:val="0"/>
        <w:adjustRightInd w:val="0"/>
        <w:ind w:left="567" w:hanging="567"/>
        <w:jc w:val="both"/>
      </w:pPr>
    </w:p>
    <w:p w14:paraId="549014F6" w14:textId="77777777" w:rsidR="00732259" w:rsidRPr="002F774D" w:rsidRDefault="00732259" w:rsidP="00732259">
      <w:pPr>
        <w:autoSpaceDE w:val="0"/>
        <w:autoSpaceDN w:val="0"/>
        <w:adjustRightInd w:val="0"/>
        <w:ind w:left="567" w:hanging="567"/>
        <w:jc w:val="both"/>
      </w:pPr>
      <w:r w:rsidRPr="00ED511C">
        <w:t xml:space="preserve">41. </w:t>
      </w:r>
      <w:r>
        <w:tab/>
      </w:r>
      <w:r w:rsidRPr="002F774D">
        <w:t xml:space="preserve">Quando, como resultado da execução da revisão de informações intermediárias, algum assunto chega ao conhecimento do auditor que o leve a acreditar na existência de fraude ou </w:t>
      </w:r>
      <w:r>
        <w:t xml:space="preserve">no </w:t>
      </w:r>
      <w:r w:rsidRPr="002F774D">
        <w:t>não cumprimento pela entidade d</w:t>
      </w:r>
      <w:r>
        <w:t>e</w:t>
      </w:r>
      <w:r w:rsidRPr="002F774D">
        <w:t xml:space="preserve"> leis e regulamentos, o auditor deve comunicar o assunto assim que possível ao nível apropriado da administração. </w:t>
      </w:r>
      <w:r w:rsidRPr="00ED511C">
        <w:t xml:space="preserve">A determinação de qual nível da administração é o apropriado é afetada pela probabilidade de conluio ou de envolvimento de membro da administração. O auditor também considera a necessidade de informar esses assuntos aos responsáveis pela governança e considera a implicação para a revisão. </w:t>
      </w:r>
    </w:p>
    <w:p w14:paraId="36810E3D" w14:textId="77777777" w:rsidR="00732259" w:rsidRDefault="00732259" w:rsidP="00732259">
      <w:pPr>
        <w:autoSpaceDE w:val="0"/>
        <w:autoSpaceDN w:val="0"/>
        <w:adjustRightInd w:val="0"/>
        <w:ind w:left="567" w:hanging="567"/>
        <w:jc w:val="both"/>
      </w:pPr>
    </w:p>
    <w:p w14:paraId="100C1115" w14:textId="77777777" w:rsidR="00732259" w:rsidRPr="002F774D" w:rsidRDefault="00732259" w:rsidP="00732259">
      <w:pPr>
        <w:autoSpaceDE w:val="0"/>
        <w:autoSpaceDN w:val="0"/>
        <w:adjustRightInd w:val="0"/>
        <w:ind w:left="567" w:hanging="567"/>
        <w:jc w:val="both"/>
      </w:pPr>
      <w:r w:rsidRPr="00ED511C">
        <w:t xml:space="preserve">42. </w:t>
      </w:r>
      <w:r>
        <w:tab/>
      </w:r>
      <w:r w:rsidRPr="002F774D">
        <w:t xml:space="preserve">O auditor deve comunicar os assuntos relevantes de interesse de governança decorrentes da revisão de informações intermediárias aos responsáveis pela governança. </w:t>
      </w:r>
      <w:r w:rsidRPr="00ED511C">
        <w:t xml:space="preserve">Como resultado da execução da revisão de </w:t>
      </w:r>
      <w:r>
        <w:t>informações inter</w:t>
      </w:r>
      <w:r w:rsidRPr="00ED511C">
        <w:t xml:space="preserve">mediárias, o auditor pode tomar conhecimento de assuntos que, em sua opinião, são importantes e relevantes para os responsáveis pela governança na supervisão do processo de apresentação e divulgação de relatórios financeiros. O auditor comunica esses assuntos aos responsáveis pela governança. </w:t>
      </w:r>
    </w:p>
    <w:p w14:paraId="39F7FAB7" w14:textId="77777777" w:rsidR="00732259" w:rsidRPr="002F774D" w:rsidRDefault="00732259" w:rsidP="00732259">
      <w:pPr>
        <w:autoSpaceDE w:val="0"/>
        <w:autoSpaceDN w:val="0"/>
        <w:adjustRightInd w:val="0"/>
        <w:ind w:left="567" w:hanging="567"/>
        <w:jc w:val="both"/>
      </w:pPr>
    </w:p>
    <w:p w14:paraId="795A1F23" w14:textId="77777777" w:rsidR="00732259" w:rsidRPr="00380F17" w:rsidRDefault="00732259" w:rsidP="00732259">
      <w:pPr>
        <w:autoSpaceDE w:val="0"/>
        <w:autoSpaceDN w:val="0"/>
        <w:adjustRightInd w:val="0"/>
        <w:jc w:val="both"/>
        <w:rPr>
          <w:b/>
          <w:sz w:val="28"/>
          <w:szCs w:val="28"/>
        </w:rPr>
      </w:pPr>
      <w:r w:rsidRPr="00380F17">
        <w:rPr>
          <w:b/>
          <w:sz w:val="28"/>
          <w:szCs w:val="28"/>
        </w:rPr>
        <w:t>Relatório sobre a natureza, a extensão e os resultados da revisão de informações intermediárias</w:t>
      </w:r>
    </w:p>
    <w:p w14:paraId="116967B2" w14:textId="77777777" w:rsidR="00732259" w:rsidRDefault="00732259" w:rsidP="00732259">
      <w:pPr>
        <w:autoSpaceDE w:val="0"/>
        <w:autoSpaceDN w:val="0"/>
        <w:adjustRightInd w:val="0"/>
        <w:ind w:left="567" w:hanging="567"/>
        <w:jc w:val="both"/>
      </w:pPr>
    </w:p>
    <w:p w14:paraId="13BBD363" w14:textId="77777777" w:rsidR="00732259" w:rsidRDefault="00732259" w:rsidP="00732259">
      <w:pPr>
        <w:autoSpaceDE w:val="0"/>
        <w:autoSpaceDN w:val="0"/>
        <w:adjustRightInd w:val="0"/>
        <w:ind w:left="567" w:hanging="567"/>
        <w:jc w:val="both"/>
      </w:pPr>
      <w:r w:rsidRPr="00ED511C">
        <w:t xml:space="preserve">43. </w:t>
      </w:r>
      <w:r>
        <w:tab/>
      </w:r>
      <w:r w:rsidRPr="002F774D">
        <w:t>O auditor deve emitir relatório por escrito que contém o que segue:</w:t>
      </w:r>
    </w:p>
    <w:p w14:paraId="27A92787" w14:textId="77777777" w:rsidR="00732259" w:rsidRPr="002F774D" w:rsidRDefault="00732259" w:rsidP="00732259">
      <w:pPr>
        <w:autoSpaceDE w:val="0"/>
        <w:autoSpaceDN w:val="0"/>
        <w:adjustRightInd w:val="0"/>
        <w:ind w:left="567" w:hanging="567"/>
        <w:jc w:val="both"/>
      </w:pPr>
    </w:p>
    <w:p w14:paraId="1F5E201D" w14:textId="77777777" w:rsidR="00732259" w:rsidRPr="002F774D" w:rsidRDefault="00732259" w:rsidP="00732259">
      <w:pPr>
        <w:autoSpaceDE w:val="0"/>
        <w:autoSpaceDN w:val="0"/>
        <w:adjustRightInd w:val="0"/>
        <w:ind w:left="1134" w:hanging="425"/>
        <w:jc w:val="both"/>
      </w:pPr>
      <w:r w:rsidRPr="00ED511C">
        <w:t>(a)</w:t>
      </w:r>
      <w:r w:rsidRPr="002F774D">
        <w:t xml:space="preserve"> </w:t>
      </w:r>
      <w:r>
        <w:tab/>
      </w:r>
      <w:r w:rsidRPr="002F774D">
        <w:t>título adequado</w:t>
      </w:r>
      <w:r>
        <w:t>;</w:t>
      </w:r>
    </w:p>
    <w:p w14:paraId="7902C99B" w14:textId="77777777" w:rsidR="00732259" w:rsidRPr="002F774D" w:rsidRDefault="00732259" w:rsidP="00732259">
      <w:pPr>
        <w:autoSpaceDE w:val="0"/>
        <w:autoSpaceDN w:val="0"/>
        <w:adjustRightInd w:val="0"/>
        <w:ind w:left="1134" w:hanging="425"/>
        <w:jc w:val="both"/>
      </w:pPr>
      <w:r w:rsidRPr="00ED511C">
        <w:t>(b)</w:t>
      </w:r>
      <w:r w:rsidRPr="002F774D">
        <w:t xml:space="preserve"> </w:t>
      </w:r>
      <w:r>
        <w:tab/>
      </w:r>
      <w:r w:rsidRPr="002F774D">
        <w:t>destinatário, conforme exigido pelas circunstâncias do trabalho</w:t>
      </w:r>
      <w:r>
        <w:t>;</w:t>
      </w:r>
    </w:p>
    <w:p w14:paraId="7AFD2DAD" w14:textId="77777777" w:rsidR="00732259" w:rsidRPr="002F774D" w:rsidRDefault="00732259" w:rsidP="00732259">
      <w:pPr>
        <w:autoSpaceDE w:val="0"/>
        <w:autoSpaceDN w:val="0"/>
        <w:adjustRightInd w:val="0"/>
        <w:ind w:left="1134" w:hanging="425"/>
        <w:jc w:val="both"/>
      </w:pPr>
      <w:r w:rsidRPr="00ED511C">
        <w:t xml:space="preserve">(c) </w:t>
      </w:r>
      <w:r>
        <w:tab/>
      </w:r>
      <w:r w:rsidRPr="002F774D">
        <w:t>identificação das informações intermediárias revisadas, incluindo a identificação do título de cada uma das demonstrações contida no conjunto completo ou condensado de demonstrações contábeis e a data e o período coberto pelas informações intermediárias</w:t>
      </w:r>
      <w:r>
        <w:t>;</w:t>
      </w:r>
    </w:p>
    <w:p w14:paraId="5DCE351D" w14:textId="77777777" w:rsidR="00732259" w:rsidRPr="002F774D" w:rsidRDefault="00732259" w:rsidP="00732259">
      <w:pPr>
        <w:autoSpaceDE w:val="0"/>
        <w:autoSpaceDN w:val="0"/>
        <w:adjustRightInd w:val="0"/>
        <w:ind w:left="1134" w:hanging="425"/>
        <w:jc w:val="both"/>
      </w:pPr>
      <w:r w:rsidRPr="00ED511C">
        <w:t>(d)</w:t>
      </w:r>
      <w:r w:rsidRPr="002F774D">
        <w:t xml:space="preserve"> </w:t>
      </w:r>
      <w:r>
        <w:tab/>
      </w:r>
      <w:r w:rsidRPr="002F774D">
        <w:t xml:space="preserve">se as informações intermediárias contiverem </w:t>
      </w:r>
      <w:r>
        <w:t>um</w:t>
      </w:r>
      <w:r w:rsidRPr="002F774D">
        <w:t xml:space="preserve"> conjunto completo de demonstrações contábeis para fins gerais</w:t>
      </w:r>
      <w:r>
        <w:t>,</w:t>
      </w:r>
      <w:r w:rsidRPr="002F774D">
        <w:t xml:space="preserve"> elaboradas de acordo com </w:t>
      </w:r>
      <w:r>
        <w:t>um</w:t>
      </w:r>
      <w:r w:rsidRPr="002F774D">
        <w:t xml:space="preserve">a estrutura de relatório financeiro </w:t>
      </w:r>
      <w:r>
        <w:t>planejad</w:t>
      </w:r>
      <w:r w:rsidRPr="002F774D">
        <w:t>a para obter uma apresentação adequada, uma declaração de que a administração é responsável pela elaboração e apresentação adequada das informações intermediárias de acordo com a estrutura de relatório financeiro aplicável</w:t>
      </w:r>
      <w:r>
        <w:t>;</w:t>
      </w:r>
    </w:p>
    <w:p w14:paraId="4AD88FB2" w14:textId="77777777" w:rsidR="00732259" w:rsidRPr="002F774D" w:rsidRDefault="00732259" w:rsidP="00732259">
      <w:pPr>
        <w:autoSpaceDE w:val="0"/>
        <w:autoSpaceDN w:val="0"/>
        <w:adjustRightInd w:val="0"/>
        <w:ind w:left="1134" w:hanging="425"/>
        <w:jc w:val="both"/>
      </w:pPr>
      <w:r w:rsidRPr="00ED511C">
        <w:t>(e)</w:t>
      </w:r>
      <w:r w:rsidRPr="002F774D">
        <w:t xml:space="preserve"> </w:t>
      </w:r>
      <w:r>
        <w:tab/>
      </w:r>
      <w:r w:rsidRPr="002F774D">
        <w:t>em outras circunstâncias, uma declaração de que a administração é responsável pela elaboração e apresentação das informações intermediárias de acordo com a estrutura de relatório financeiro aplicável</w:t>
      </w:r>
      <w:r>
        <w:t>;</w:t>
      </w:r>
    </w:p>
    <w:p w14:paraId="710D8AA9" w14:textId="77777777" w:rsidR="00732259" w:rsidRPr="002F774D" w:rsidRDefault="00732259" w:rsidP="00732259">
      <w:pPr>
        <w:autoSpaceDE w:val="0"/>
        <w:autoSpaceDN w:val="0"/>
        <w:adjustRightInd w:val="0"/>
        <w:ind w:left="1134" w:hanging="425"/>
        <w:jc w:val="both"/>
      </w:pPr>
      <w:r w:rsidRPr="00ED511C">
        <w:t xml:space="preserve">(f) </w:t>
      </w:r>
      <w:r>
        <w:tab/>
      </w:r>
      <w:r w:rsidRPr="002F774D">
        <w:t>uma declaração de que o auditor é responsável por expressar uma conclusão sobre as informações intermediárias com base na revisão</w:t>
      </w:r>
      <w:r>
        <w:t>;</w:t>
      </w:r>
      <w:r w:rsidRPr="002F774D">
        <w:t xml:space="preserve"> </w:t>
      </w:r>
    </w:p>
    <w:p w14:paraId="2F8D5DEC" w14:textId="77777777" w:rsidR="00732259" w:rsidRPr="002F774D" w:rsidRDefault="00732259" w:rsidP="00732259">
      <w:pPr>
        <w:autoSpaceDE w:val="0"/>
        <w:autoSpaceDN w:val="0"/>
        <w:adjustRightInd w:val="0"/>
        <w:ind w:left="1134" w:hanging="425"/>
        <w:jc w:val="both"/>
      </w:pPr>
      <w:r w:rsidRPr="00ED511C">
        <w:t>(g)</w:t>
      </w:r>
      <w:r w:rsidRPr="002F774D">
        <w:t xml:space="preserve"> </w:t>
      </w:r>
      <w:r>
        <w:tab/>
      </w:r>
      <w:r w:rsidRPr="002F774D">
        <w:t>declaração de que a revisão de informações intermediárias foi conduzida de acordo com a norma de revisão, ou seja, a NBC TR 2410</w:t>
      </w:r>
      <w:r>
        <w:t>,</w:t>
      </w:r>
      <w:r w:rsidRPr="002F774D">
        <w:t xml:space="preserve"> e de que ela consiste na realização de indagações, principalmente às pessoas responsáveis por assuntos financeiros e contábeis, e na aplicação de procedimentos analíticos e outros procedimentos de revisão</w:t>
      </w:r>
      <w:r>
        <w:t>;</w:t>
      </w:r>
    </w:p>
    <w:p w14:paraId="5D58E932" w14:textId="77777777" w:rsidR="00732259" w:rsidRPr="002F774D" w:rsidRDefault="00732259" w:rsidP="00732259">
      <w:pPr>
        <w:autoSpaceDE w:val="0"/>
        <w:autoSpaceDN w:val="0"/>
        <w:adjustRightInd w:val="0"/>
        <w:ind w:left="1134" w:hanging="425"/>
        <w:jc w:val="both"/>
      </w:pPr>
      <w:r w:rsidRPr="00ED511C">
        <w:t>(h)</w:t>
      </w:r>
      <w:r w:rsidRPr="002F774D">
        <w:t xml:space="preserve"> </w:t>
      </w:r>
      <w:r>
        <w:tab/>
      </w:r>
      <w:r w:rsidRPr="002F774D">
        <w:t>declaração de que o alcance d</w:t>
      </w:r>
      <w:r>
        <w:t>e um</w:t>
      </w:r>
      <w:r w:rsidRPr="002F774D">
        <w:t>a revisão é significativamente menor do que o d</w:t>
      </w:r>
      <w:r>
        <w:t xml:space="preserve">e uma </w:t>
      </w:r>
      <w:r w:rsidRPr="002F774D">
        <w:t xml:space="preserve">auditoria conduzida de acordo com as </w:t>
      </w:r>
      <w:r>
        <w:t>n</w:t>
      </w:r>
      <w:r w:rsidRPr="002F774D">
        <w:t xml:space="preserve">ormas de </w:t>
      </w:r>
      <w:r>
        <w:t>a</w:t>
      </w:r>
      <w:r w:rsidRPr="002F774D">
        <w:t xml:space="preserve">uditoria e, consequentemente, não permite que o auditor obtenha a segurança necessária para que ele tenha conhecimento de todos os assuntos significativos que poderiam ser identificados </w:t>
      </w:r>
      <w:r>
        <w:t xml:space="preserve">em uma </w:t>
      </w:r>
      <w:r w:rsidRPr="002F774D">
        <w:t>auditoria e que, portanto, nenhuma opinião de auditoria é expressa</w:t>
      </w:r>
      <w:r>
        <w:t>;</w:t>
      </w:r>
    </w:p>
    <w:p w14:paraId="36F7016D" w14:textId="77777777" w:rsidR="00732259" w:rsidRPr="002F774D" w:rsidRDefault="00732259" w:rsidP="00732259">
      <w:pPr>
        <w:autoSpaceDE w:val="0"/>
        <w:autoSpaceDN w:val="0"/>
        <w:adjustRightInd w:val="0"/>
        <w:ind w:left="1134" w:hanging="425"/>
        <w:jc w:val="both"/>
      </w:pPr>
      <w:r w:rsidRPr="00ED511C">
        <w:t>(</w:t>
      </w:r>
      <w:r>
        <w:t>i</w:t>
      </w:r>
      <w:r w:rsidRPr="00ED511C">
        <w:t xml:space="preserve">) </w:t>
      </w:r>
      <w:r>
        <w:tab/>
      </w:r>
      <w:r w:rsidRPr="002F774D">
        <w:t xml:space="preserve">se as informações intermediárias contêm </w:t>
      </w:r>
      <w:r>
        <w:t>o</w:t>
      </w:r>
      <w:r w:rsidRPr="002F774D">
        <w:t xml:space="preserve"> conjunto completo de demonstrações contábeis para fins gerais </w:t>
      </w:r>
      <w:r>
        <w:t xml:space="preserve">e forem </w:t>
      </w:r>
      <w:r w:rsidRPr="002F774D">
        <w:t xml:space="preserve">elaboradas de acordo com </w:t>
      </w:r>
      <w:r>
        <w:t>um</w:t>
      </w:r>
      <w:r w:rsidRPr="002F774D">
        <w:t xml:space="preserve">a estrutura de relatório financeiro </w:t>
      </w:r>
      <w:r>
        <w:t>planejad</w:t>
      </w:r>
      <w:r w:rsidRPr="002F774D">
        <w:t>a para obter uma apresentação adequada, uma conclusão quanto a se o auditor tomou conhecimento de algum fato que o leve a acreditar que as informações intermediárias não foram apresentadas adequadamente, em todos os aspectos relevantes, de acordo com a estrutura de relatório financeiro aplicável (incluindo uma referência à jurisdição ou ao país de origem da estrutura de relatório financeiro quando a estrutura de relatório financeiro usada não for as práticas contábeis adotadas no Brasil, conforme definido</w:t>
      </w:r>
      <w:r>
        <w:t xml:space="preserve"> na NBC TG 26 – Apresentação das Demonstrações Contábeis,</w:t>
      </w:r>
      <w:r w:rsidRPr="002F774D">
        <w:t xml:space="preserve"> aprovada pelo CFC)</w:t>
      </w:r>
      <w:r>
        <w:t>;</w:t>
      </w:r>
    </w:p>
    <w:p w14:paraId="3CFE7968" w14:textId="77777777" w:rsidR="00732259" w:rsidRPr="002F774D" w:rsidRDefault="00732259" w:rsidP="00732259">
      <w:pPr>
        <w:autoSpaceDE w:val="0"/>
        <w:autoSpaceDN w:val="0"/>
        <w:adjustRightInd w:val="0"/>
        <w:ind w:left="1134" w:hanging="425"/>
        <w:jc w:val="both"/>
      </w:pPr>
      <w:r w:rsidRPr="00ED511C">
        <w:t>(j)</w:t>
      </w:r>
      <w:r w:rsidRPr="002F774D">
        <w:t xml:space="preserve"> </w:t>
      </w:r>
      <w:r>
        <w:tab/>
      </w:r>
      <w:r w:rsidRPr="002F774D">
        <w:t xml:space="preserve">em outras circunstâncias, uma conclusão quanto a se o auditor tomou conhecimento de algum fato que o leve a acreditar que as informações intermediárias não foram elaboradas, em todos os aspectos relevantes, de acordo com a estrutura de relatório financeiro aplicável (incluindo uma referência à jurisdição ou ao país de origem da estrutura de relatório financeiro quando a estrutura de relatório financeiro usada não for a </w:t>
      </w:r>
      <w:r>
        <w:t xml:space="preserve">NBC TG ESTRUTURA CONCEITUAL – </w:t>
      </w:r>
      <w:r w:rsidRPr="002F774D">
        <w:t xml:space="preserve">Estrutura Conceitual </w:t>
      </w:r>
      <w:r>
        <w:t>para a</w:t>
      </w:r>
      <w:r w:rsidRPr="002F774D">
        <w:t xml:space="preserve"> Elaboração e Apresentação d</w:t>
      </w:r>
      <w:r>
        <w:t>as</w:t>
      </w:r>
      <w:r w:rsidRPr="002F774D">
        <w:t xml:space="preserve"> Demonstrações Contábeis, aprovada pelo CFC)</w:t>
      </w:r>
      <w:r>
        <w:t>;</w:t>
      </w:r>
    </w:p>
    <w:p w14:paraId="09845736" w14:textId="77777777" w:rsidR="00732259" w:rsidRPr="002F774D" w:rsidRDefault="00732259" w:rsidP="00732259">
      <w:pPr>
        <w:autoSpaceDE w:val="0"/>
        <w:autoSpaceDN w:val="0"/>
        <w:adjustRightInd w:val="0"/>
        <w:ind w:left="1134" w:hanging="425"/>
        <w:jc w:val="both"/>
      </w:pPr>
      <w:r w:rsidRPr="00ED511C">
        <w:t>(k)</w:t>
      </w:r>
      <w:r w:rsidRPr="002F774D">
        <w:t xml:space="preserve"> </w:t>
      </w:r>
      <w:r>
        <w:tab/>
      </w:r>
      <w:r w:rsidRPr="002F774D">
        <w:t>data do relatório</w:t>
      </w:r>
      <w:r>
        <w:t>;</w:t>
      </w:r>
    </w:p>
    <w:p w14:paraId="35127095" w14:textId="77777777" w:rsidR="00732259" w:rsidRPr="002F774D" w:rsidRDefault="00732259" w:rsidP="00732259">
      <w:pPr>
        <w:autoSpaceDE w:val="0"/>
        <w:autoSpaceDN w:val="0"/>
        <w:adjustRightInd w:val="0"/>
        <w:ind w:left="1134" w:hanging="425"/>
        <w:jc w:val="both"/>
      </w:pPr>
      <w:r w:rsidRPr="00ED511C">
        <w:t xml:space="preserve">(l) </w:t>
      </w:r>
      <w:r>
        <w:tab/>
      </w:r>
      <w:r w:rsidRPr="002F774D">
        <w:t>local no país ou na jurisdição em que o auditor exerce sua prática</w:t>
      </w:r>
      <w:r>
        <w:t>;</w:t>
      </w:r>
    </w:p>
    <w:p w14:paraId="1F75E64A" w14:textId="77777777" w:rsidR="00732259" w:rsidRPr="002F774D" w:rsidRDefault="00732259" w:rsidP="00732259">
      <w:pPr>
        <w:autoSpaceDE w:val="0"/>
        <w:autoSpaceDN w:val="0"/>
        <w:adjustRightInd w:val="0"/>
        <w:ind w:left="1134" w:hanging="425"/>
        <w:jc w:val="both"/>
      </w:pPr>
      <w:r w:rsidRPr="00ED511C">
        <w:t>(m)</w:t>
      </w:r>
      <w:r>
        <w:tab/>
      </w:r>
      <w:r w:rsidRPr="002F774D">
        <w:t>assinatura e registro do auditor.</w:t>
      </w:r>
    </w:p>
    <w:p w14:paraId="0910566A" w14:textId="77777777" w:rsidR="00732259" w:rsidRDefault="00732259" w:rsidP="00732259">
      <w:pPr>
        <w:autoSpaceDE w:val="0"/>
        <w:autoSpaceDN w:val="0"/>
        <w:adjustRightInd w:val="0"/>
        <w:ind w:left="567" w:hanging="567"/>
        <w:jc w:val="both"/>
      </w:pPr>
    </w:p>
    <w:p w14:paraId="52CFD675" w14:textId="77777777" w:rsidR="00732259" w:rsidRPr="00ED511C" w:rsidRDefault="00732259" w:rsidP="00732259">
      <w:pPr>
        <w:tabs>
          <w:tab w:val="left" w:pos="9767"/>
        </w:tabs>
        <w:autoSpaceDE w:val="0"/>
        <w:autoSpaceDN w:val="0"/>
        <w:adjustRightInd w:val="0"/>
        <w:ind w:left="567" w:hanging="567"/>
        <w:jc w:val="both"/>
      </w:pPr>
      <w:r w:rsidRPr="00ED511C">
        <w:t>Relatórios de revisão ilustrativos estão apresentados no Apêndice 4 desta Norma.</w:t>
      </w:r>
      <w:r>
        <w:tab/>
      </w:r>
    </w:p>
    <w:p w14:paraId="0A6317F4" w14:textId="77777777" w:rsidR="00732259" w:rsidRDefault="00732259" w:rsidP="00732259">
      <w:pPr>
        <w:autoSpaceDE w:val="0"/>
        <w:autoSpaceDN w:val="0"/>
        <w:adjustRightInd w:val="0"/>
        <w:ind w:left="567" w:hanging="567"/>
        <w:jc w:val="both"/>
      </w:pPr>
    </w:p>
    <w:p w14:paraId="169AB021" w14:textId="77777777" w:rsidR="00732259" w:rsidRPr="00ED511C" w:rsidRDefault="00732259" w:rsidP="00732259">
      <w:pPr>
        <w:autoSpaceDE w:val="0"/>
        <w:autoSpaceDN w:val="0"/>
        <w:adjustRightInd w:val="0"/>
        <w:ind w:left="567" w:hanging="567"/>
        <w:jc w:val="both"/>
      </w:pPr>
      <w:r w:rsidRPr="00ED511C">
        <w:t xml:space="preserve">44. </w:t>
      </w:r>
      <w:r>
        <w:tab/>
      </w:r>
      <w:r w:rsidRPr="00ED511C">
        <w:t xml:space="preserve">Em algumas jurisdições, a lei ou o regulamento que determina a revisão de </w:t>
      </w:r>
      <w:r>
        <w:t>informações inter</w:t>
      </w:r>
      <w:r w:rsidRPr="00ED511C">
        <w:t>mediárias pode prever texto para a conclusão do auditor que difere daquele descrito no item 43(</w:t>
      </w:r>
      <w:r>
        <w:t>i</w:t>
      </w:r>
      <w:r w:rsidRPr="00ED511C">
        <w:t xml:space="preserve">) ou (j). Embora o auditor possa ser obrigado a usar o texto previsto, as responsabilidades do auditor, conforme descritas nesta Norma, para se chegar à conclusão, permanecem as mesmas. </w:t>
      </w:r>
    </w:p>
    <w:p w14:paraId="47639637" w14:textId="77777777" w:rsidR="00732259" w:rsidRPr="00ED511C" w:rsidRDefault="00732259" w:rsidP="00732259">
      <w:pPr>
        <w:autoSpaceDE w:val="0"/>
        <w:autoSpaceDN w:val="0"/>
        <w:adjustRightInd w:val="0"/>
        <w:ind w:left="567"/>
        <w:jc w:val="both"/>
      </w:pPr>
      <w:r w:rsidRPr="00ED511C">
        <w:t>(No Brasil inexiste determinação legal sobre o texto a ser utilizado</w:t>
      </w:r>
      <w:r>
        <w:t>.</w:t>
      </w:r>
      <w:r w:rsidRPr="00ED511C">
        <w:t>)</w:t>
      </w:r>
    </w:p>
    <w:p w14:paraId="5286869C" w14:textId="77777777" w:rsidR="00732259" w:rsidRPr="002F774D" w:rsidRDefault="00732259" w:rsidP="00732259">
      <w:pPr>
        <w:autoSpaceDE w:val="0"/>
        <w:autoSpaceDN w:val="0"/>
        <w:adjustRightInd w:val="0"/>
        <w:ind w:left="567" w:hanging="567"/>
        <w:jc w:val="both"/>
      </w:pPr>
    </w:p>
    <w:p w14:paraId="0DE6E538" w14:textId="77777777" w:rsidR="00732259" w:rsidRPr="002F774D" w:rsidRDefault="00732259" w:rsidP="00732259">
      <w:pPr>
        <w:autoSpaceDE w:val="0"/>
        <w:autoSpaceDN w:val="0"/>
        <w:adjustRightInd w:val="0"/>
        <w:ind w:left="567" w:hanging="567"/>
        <w:jc w:val="both"/>
      </w:pPr>
      <w:r w:rsidRPr="002F774D">
        <w:t xml:space="preserve">Desvio da </w:t>
      </w:r>
      <w:r>
        <w:t>e</w:t>
      </w:r>
      <w:r w:rsidRPr="002F774D">
        <w:t xml:space="preserve">strutura de </w:t>
      </w:r>
      <w:r>
        <w:t>r</w:t>
      </w:r>
      <w:r w:rsidRPr="002F774D">
        <w:t xml:space="preserve">elatório </w:t>
      </w:r>
      <w:r>
        <w:t>f</w:t>
      </w:r>
      <w:r w:rsidRPr="002F774D">
        <w:t xml:space="preserve">inanceiro </w:t>
      </w:r>
      <w:r>
        <w:t>a</w:t>
      </w:r>
      <w:r w:rsidRPr="002F774D">
        <w:t>plicável</w:t>
      </w:r>
    </w:p>
    <w:p w14:paraId="6DF440F3" w14:textId="77777777" w:rsidR="00732259" w:rsidRDefault="00732259" w:rsidP="00732259">
      <w:pPr>
        <w:autoSpaceDE w:val="0"/>
        <w:autoSpaceDN w:val="0"/>
        <w:adjustRightInd w:val="0"/>
        <w:ind w:left="567" w:hanging="567"/>
        <w:jc w:val="both"/>
      </w:pPr>
    </w:p>
    <w:p w14:paraId="4E6C9F8A" w14:textId="77777777" w:rsidR="00732259" w:rsidRPr="002F774D" w:rsidRDefault="00732259" w:rsidP="00732259">
      <w:pPr>
        <w:autoSpaceDE w:val="0"/>
        <w:autoSpaceDN w:val="0"/>
        <w:adjustRightInd w:val="0"/>
        <w:ind w:left="567" w:hanging="567"/>
        <w:jc w:val="both"/>
      </w:pPr>
      <w:r w:rsidRPr="00ED511C">
        <w:t xml:space="preserve">45. </w:t>
      </w:r>
      <w:r>
        <w:tab/>
      </w:r>
      <w:r w:rsidRPr="002F774D">
        <w:t>O auditor deve expressar uma conclusão com ressalva ou adversa quando o auditor toma conhecimento de assunto que o leve a acreditar que deva ser feito ajuste relevante nas informações intermediárias para que elas estejam elaboradas, em todos os aspectos relevantes, de acordo com a estrutura de relatório financeiro aplicável.</w:t>
      </w:r>
    </w:p>
    <w:p w14:paraId="38315550" w14:textId="77777777" w:rsidR="00732259" w:rsidRDefault="00732259" w:rsidP="00732259">
      <w:pPr>
        <w:autoSpaceDE w:val="0"/>
        <w:autoSpaceDN w:val="0"/>
        <w:adjustRightInd w:val="0"/>
        <w:ind w:left="567" w:hanging="567"/>
        <w:jc w:val="both"/>
      </w:pPr>
    </w:p>
    <w:p w14:paraId="57A2B248" w14:textId="77777777" w:rsidR="00732259" w:rsidRPr="00ED511C" w:rsidRDefault="00732259" w:rsidP="00732259">
      <w:pPr>
        <w:autoSpaceDE w:val="0"/>
        <w:autoSpaceDN w:val="0"/>
        <w:adjustRightInd w:val="0"/>
        <w:ind w:left="567" w:hanging="567"/>
        <w:jc w:val="both"/>
      </w:pPr>
      <w:r w:rsidRPr="00ED511C">
        <w:t xml:space="preserve">46. </w:t>
      </w:r>
      <w:r>
        <w:tab/>
      </w:r>
      <w:r w:rsidRPr="00ED511C">
        <w:t xml:space="preserve">Se o auditor tomou conhecimento de assuntos que o leve a acreditar que as </w:t>
      </w:r>
      <w:r>
        <w:t>informações inter</w:t>
      </w:r>
      <w:r w:rsidRPr="00ED511C">
        <w:t xml:space="preserve">mediárias estão ou podem ser afetadas de forma relevante por desvio da estrutura de relatório financeiro aplicável, e a administração não corrige as </w:t>
      </w:r>
      <w:r>
        <w:t>informações inter</w:t>
      </w:r>
      <w:r w:rsidRPr="00ED511C">
        <w:t xml:space="preserve">mediárias, o auditor inclui uma modificação no seu relatório de revisão. A modificação descreve a natureza do desvio e, caso seja possível, apresenta os efeitos nas </w:t>
      </w:r>
      <w:r>
        <w:t>informações inter</w:t>
      </w:r>
      <w:r w:rsidRPr="00ED511C">
        <w:t xml:space="preserve">mediárias. Se as informações que o auditor acredita serem necessárias para a divulgação adequada não estiverem incluídas nas </w:t>
      </w:r>
      <w:r>
        <w:t>informações inter</w:t>
      </w:r>
      <w:r w:rsidRPr="00ED511C">
        <w:t xml:space="preserve">mediárias, o auditor inclui modificação no seu relatório de revisão e, caso seja praticável, inclui as informações necessárias no relatório de revisão. A modificação no relatório de revisão é geralmente realizada mediante a inclusão de </w:t>
      </w:r>
      <w:r>
        <w:t xml:space="preserve">um </w:t>
      </w:r>
      <w:r w:rsidRPr="00ED511C">
        <w:t>parágrafo explicativo no relatório de revisão e uma ressalva na conclusão. Relatórios de revisão ilustrativos com conclusão com ressalva estão apresentados no Apêndice 5 desta Norma.</w:t>
      </w:r>
    </w:p>
    <w:p w14:paraId="179E544B" w14:textId="77777777" w:rsidR="00732259" w:rsidRDefault="00732259" w:rsidP="00732259">
      <w:pPr>
        <w:autoSpaceDE w:val="0"/>
        <w:autoSpaceDN w:val="0"/>
        <w:adjustRightInd w:val="0"/>
        <w:ind w:left="567" w:hanging="567"/>
        <w:jc w:val="both"/>
      </w:pPr>
    </w:p>
    <w:p w14:paraId="30147672" w14:textId="77777777" w:rsidR="00732259" w:rsidRPr="00ED511C" w:rsidRDefault="00732259" w:rsidP="00732259">
      <w:pPr>
        <w:autoSpaceDE w:val="0"/>
        <w:autoSpaceDN w:val="0"/>
        <w:adjustRightInd w:val="0"/>
        <w:ind w:left="567" w:hanging="567"/>
        <w:jc w:val="both"/>
      </w:pPr>
      <w:r w:rsidRPr="00ED511C">
        <w:t xml:space="preserve">47. </w:t>
      </w:r>
      <w:r>
        <w:tab/>
      </w:r>
      <w:r w:rsidRPr="00ED511C">
        <w:t xml:space="preserve">Quando o efeito do desvio é tão relevante para as </w:t>
      </w:r>
      <w:r>
        <w:t>informações inter</w:t>
      </w:r>
      <w:r w:rsidRPr="00ED511C">
        <w:t>mediárias e está</w:t>
      </w:r>
      <w:r>
        <w:t xml:space="preserve"> </w:t>
      </w:r>
      <w:r w:rsidRPr="00ED511C">
        <w:t>disseminado de forma generalizada</w:t>
      </w:r>
      <w:r>
        <w:t>,</w:t>
      </w:r>
      <w:r w:rsidRPr="00ED511C">
        <w:t xml:space="preserve"> o auditor </w:t>
      </w:r>
      <w:r>
        <w:t>acredita</w:t>
      </w:r>
      <w:r w:rsidRPr="00ED511C">
        <w:t xml:space="preserve"> que uma conclusão com ressalva não é adequada para divulgar a natureza enganosa ou incompleta das </w:t>
      </w:r>
      <w:r>
        <w:t>informações inter</w:t>
      </w:r>
      <w:r w:rsidRPr="00ED511C">
        <w:t>mediárias, expressando uma conclusão adversa. Relatório de revisão ilustrativo com conclusão adversa est</w:t>
      </w:r>
      <w:r>
        <w:t>á</w:t>
      </w:r>
      <w:r w:rsidRPr="00ED511C">
        <w:t xml:space="preserve"> apresentado no Apêndice 7 desta Norma. </w:t>
      </w:r>
    </w:p>
    <w:p w14:paraId="1C10CBE8" w14:textId="77777777" w:rsidR="00732259" w:rsidRPr="002F774D" w:rsidRDefault="00732259" w:rsidP="00732259">
      <w:pPr>
        <w:autoSpaceDE w:val="0"/>
        <w:autoSpaceDN w:val="0"/>
        <w:adjustRightInd w:val="0"/>
        <w:ind w:left="567" w:hanging="567"/>
        <w:jc w:val="both"/>
      </w:pPr>
    </w:p>
    <w:p w14:paraId="4B6B4A9D" w14:textId="77777777" w:rsidR="00732259" w:rsidRPr="002F774D" w:rsidRDefault="00732259" w:rsidP="00732259">
      <w:pPr>
        <w:autoSpaceDE w:val="0"/>
        <w:autoSpaceDN w:val="0"/>
        <w:adjustRightInd w:val="0"/>
        <w:ind w:left="567" w:hanging="567"/>
        <w:jc w:val="both"/>
      </w:pPr>
      <w:r w:rsidRPr="002F774D">
        <w:t>Limitação de alcance</w:t>
      </w:r>
    </w:p>
    <w:p w14:paraId="6E1A3FE0" w14:textId="77777777" w:rsidR="00732259" w:rsidRDefault="00732259" w:rsidP="00732259">
      <w:pPr>
        <w:autoSpaceDE w:val="0"/>
        <w:autoSpaceDN w:val="0"/>
        <w:adjustRightInd w:val="0"/>
        <w:ind w:left="567" w:hanging="567"/>
        <w:jc w:val="both"/>
      </w:pPr>
    </w:p>
    <w:p w14:paraId="00116239" w14:textId="77777777" w:rsidR="00732259" w:rsidRPr="00ED511C" w:rsidRDefault="00732259" w:rsidP="00732259">
      <w:pPr>
        <w:autoSpaceDE w:val="0"/>
        <w:autoSpaceDN w:val="0"/>
        <w:adjustRightInd w:val="0"/>
        <w:ind w:left="567" w:hanging="567"/>
        <w:jc w:val="both"/>
      </w:pPr>
      <w:r w:rsidRPr="00ED511C">
        <w:t xml:space="preserve">48. </w:t>
      </w:r>
      <w:r>
        <w:tab/>
        <w:t>A</w:t>
      </w:r>
      <w:r w:rsidRPr="00ED511C">
        <w:t xml:space="preserve"> limitação no alcance</w:t>
      </w:r>
      <w:r>
        <w:t xml:space="preserve"> </w:t>
      </w:r>
      <w:r w:rsidRPr="00ED511C">
        <w:t>geralmente impede que o auditor conclua a revisão.</w:t>
      </w:r>
    </w:p>
    <w:p w14:paraId="35F1E346" w14:textId="77777777" w:rsidR="00732259" w:rsidRDefault="00732259" w:rsidP="00732259">
      <w:pPr>
        <w:autoSpaceDE w:val="0"/>
        <w:autoSpaceDN w:val="0"/>
        <w:adjustRightInd w:val="0"/>
        <w:ind w:left="567" w:hanging="567"/>
        <w:jc w:val="both"/>
      </w:pPr>
    </w:p>
    <w:p w14:paraId="1BA8C19C" w14:textId="77777777" w:rsidR="00732259" w:rsidRPr="002F774D" w:rsidRDefault="00732259" w:rsidP="00732259">
      <w:pPr>
        <w:autoSpaceDE w:val="0"/>
        <w:autoSpaceDN w:val="0"/>
        <w:adjustRightInd w:val="0"/>
        <w:ind w:left="567" w:hanging="567"/>
        <w:jc w:val="both"/>
      </w:pPr>
      <w:r w:rsidRPr="00ED511C">
        <w:t xml:space="preserve">49. </w:t>
      </w:r>
      <w:r>
        <w:tab/>
      </w:r>
      <w:r w:rsidRPr="002F774D">
        <w:t xml:space="preserve">Quando o auditor fica impossibilitado de concluir a revisão, </w:t>
      </w:r>
      <w:r>
        <w:t>ele</w:t>
      </w:r>
      <w:r w:rsidRPr="002F774D">
        <w:t xml:space="preserve"> deve comunicar, por escrito, ao nível apropriado da administração e aos responsáveis pela governança</w:t>
      </w:r>
      <w:r>
        <w:t>,</w:t>
      </w:r>
      <w:r w:rsidRPr="002F774D">
        <w:t xml:space="preserve"> a razão pela qual a revisão não pode ser concluída e considera se a emissão de relatório é apropriada. </w:t>
      </w:r>
    </w:p>
    <w:p w14:paraId="3418423B" w14:textId="77777777" w:rsidR="00732259" w:rsidRPr="002F774D" w:rsidRDefault="00732259" w:rsidP="00732259">
      <w:pPr>
        <w:autoSpaceDE w:val="0"/>
        <w:autoSpaceDN w:val="0"/>
        <w:adjustRightInd w:val="0"/>
        <w:ind w:left="567" w:hanging="567"/>
        <w:jc w:val="both"/>
      </w:pPr>
    </w:p>
    <w:p w14:paraId="21B1B2FE" w14:textId="77777777" w:rsidR="00732259" w:rsidRPr="002F774D" w:rsidRDefault="00732259" w:rsidP="00732259">
      <w:pPr>
        <w:autoSpaceDE w:val="0"/>
        <w:autoSpaceDN w:val="0"/>
        <w:adjustRightInd w:val="0"/>
        <w:ind w:left="567" w:hanging="567"/>
        <w:jc w:val="both"/>
      </w:pPr>
      <w:r w:rsidRPr="002F774D">
        <w:t>Limitação de alcance imposta pela administração</w:t>
      </w:r>
    </w:p>
    <w:p w14:paraId="392C80C8" w14:textId="77777777" w:rsidR="00732259" w:rsidRDefault="00732259" w:rsidP="00732259">
      <w:pPr>
        <w:autoSpaceDE w:val="0"/>
        <w:autoSpaceDN w:val="0"/>
        <w:adjustRightInd w:val="0"/>
        <w:ind w:left="567" w:hanging="567"/>
        <w:jc w:val="both"/>
      </w:pPr>
    </w:p>
    <w:p w14:paraId="7B554F92" w14:textId="77777777" w:rsidR="00732259" w:rsidRPr="00ED511C" w:rsidRDefault="00732259" w:rsidP="00732259">
      <w:pPr>
        <w:autoSpaceDE w:val="0"/>
        <w:autoSpaceDN w:val="0"/>
        <w:adjustRightInd w:val="0"/>
        <w:ind w:left="567" w:hanging="567"/>
        <w:jc w:val="both"/>
      </w:pPr>
      <w:r w:rsidRPr="00ED511C">
        <w:t xml:space="preserve">50. </w:t>
      </w:r>
      <w:r>
        <w:tab/>
      </w:r>
      <w:r w:rsidRPr="00ED511C">
        <w:t xml:space="preserve">O auditor não aceita </w:t>
      </w:r>
      <w:r>
        <w:t xml:space="preserve">um </w:t>
      </w:r>
      <w:r w:rsidRPr="00ED511C">
        <w:t xml:space="preserve">trabalho de revisão de </w:t>
      </w:r>
      <w:r>
        <w:t>informações inter</w:t>
      </w:r>
      <w:r w:rsidRPr="00ED511C">
        <w:t>mediárias se o seu conhecimento preliminar das circunstâncias do trabalho indicar que ele ficaria impossibilitado de concluir a revisão</w:t>
      </w:r>
      <w:r>
        <w:t xml:space="preserve"> </w:t>
      </w:r>
      <w:r w:rsidRPr="00ED511C">
        <w:t>em decorrência de uma limitação do alcance da sua revisão a ser imposta pela administração da entidade.</w:t>
      </w:r>
    </w:p>
    <w:p w14:paraId="12DA88DB" w14:textId="77777777" w:rsidR="00732259" w:rsidRDefault="00732259" w:rsidP="00732259">
      <w:pPr>
        <w:autoSpaceDE w:val="0"/>
        <w:autoSpaceDN w:val="0"/>
        <w:adjustRightInd w:val="0"/>
        <w:ind w:left="567" w:hanging="567"/>
        <w:jc w:val="both"/>
      </w:pPr>
    </w:p>
    <w:p w14:paraId="64C0F3ED" w14:textId="77777777" w:rsidR="00732259" w:rsidRPr="00ED511C" w:rsidRDefault="00732259" w:rsidP="00732259">
      <w:pPr>
        <w:autoSpaceDE w:val="0"/>
        <w:autoSpaceDN w:val="0"/>
        <w:adjustRightInd w:val="0"/>
        <w:ind w:left="567" w:hanging="567"/>
        <w:jc w:val="both"/>
      </w:pPr>
      <w:r w:rsidRPr="00ED511C">
        <w:t xml:space="preserve">51. </w:t>
      </w:r>
      <w:r>
        <w:tab/>
        <w:t>Caso</w:t>
      </w:r>
      <w:r w:rsidRPr="00ED511C">
        <w:t>, após a aceitação do trabalho, a administração impo</w:t>
      </w:r>
      <w:r>
        <w:t>nha</w:t>
      </w:r>
      <w:r w:rsidRPr="00ED511C">
        <w:t xml:space="preserve"> limitação no alcance</w:t>
      </w:r>
      <w:r>
        <w:t xml:space="preserve"> </w:t>
      </w:r>
      <w:r w:rsidRPr="00ED511C">
        <w:t>da revisão, o auditor requer</w:t>
      </w:r>
      <w:r>
        <w:t xml:space="preserve">erá </w:t>
      </w:r>
      <w:r w:rsidRPr="00ED511C">
        <w:t xml:space="preserve">a remoção dessa limitação. Se a administração se recusar a removê-la, o auditor fica impossibilitado de concluir a revisão e expressar uma conclusão. Nesses casos, o auditor comunica, por escrito, ao nível apropriado da administração e aos responsáveis pela governança a razão pela qual a revisão não pode ser concluída. Não obstante, se o auditor tomar conhecimento de assunto que o leve a acreditar que é necessário ajuste relevante nas </w:t>
      </w:r>
      <w:r>
        <w:t>informações inter</w:t>
      </w:r>
      <w:r w:rsidRPr="00ED511C">
        <w:t>mediárias para que elas estejam elaboradas, em todos os aspectos relevantes, de acordo com a estrutura de relatório financeiro aplicável, o auditor comunica esses</w:t>
      </w:r>
      <w:r>
        <w:t xml:space="preserve"> </w:t>
      </w:r>
      <w:r w:rsidRPr="00ED511C">
        <w:t>assuntos de acordo com a orientação nos itens 38 a 40.</w:t>
      </w:r>
    </w:p>
    <w:p w14:paraId="595AB80B" w14:textId="77777777" w:rsidR="00732259" w:rsidRDefault="00732259" w:rsidP="00732259">
      <w:pPr>
        <w:autoSpaceDE w:val="0"/>
        <w:autoSpaceDN w:val="0"/>
        <w:adjustRightInd w:val="0"/>
        <w:ind w:left="567" w:hanging="567"/>
        <w:jc w:val="both"/>
      </w:pPr>
    </w:p>
    <w:p w14:paraId="08535BE3" w14:textId="77777777" w:rsidR="00732259" w:rsidRPr="00ED511C" w:rsidRDefault="00732259" w:rsidP="00732259">
      <w:pPr>
        <w:autoSpaceDE w:val="0"/>
        <w:autoSpaceDN w:val="0"/>
        <w:adjustRightInd w:val="0"/>
        <w:ind w:left="567" w:hanging="567"/>
        <w:jc w:val="both"/>
      </w:pPr>
      <w:r w:rsidRPr="00ED511C">
        <w:t xml:space="preserve">52. </w:t>
      </w:r>
      <w:r>
        <w:tab/>
      </w:r>
      <w:r w:rsidRPr="00ED511C">
        <w:t xml:space="preserve">O auditor também considera as responsabilidades legais e regulamentares, incluindo se há exigência de que o auditor emita relatório. Se houver tal exigência, o auditor se abstém de </w:t>
      </w:r>
      <w:r>
        <w:t xml:space="preserve">emitir </w:t>
      </w:r>
      <w:r w:rsidRPr="00ED511C">
        <w:t>uma conclusão e inclui, no relatório de revisão, a razão pela qual a revisão não pode ser concluída. Entretanto, se o auditor tomar conhecimento de assunto</w:t>
      </w:r>
      <w:r>
        <w:t xml:space="preserve"> </w:t>
      </w:r>
      <w:r w:rsidRPr="00ED511C">
        <w:t xml:space="preserve">que o leve a acreditar que é necessário ajuste relevante nas </w:t>
      </w:r>
      <w:r>
        <w:t>informações inter</w:t>
      </w:r>
      <w:r w:rsidRPr="00ED511C">
        <w:t>mediárias para que elas estejam elaboradas, em todos os aspectos relevantes, de acordo com a estrutura de relatório financeiro aplicável, o auditor também comunica esse</w:t>
      </w:r>
      <w:r>
        <w:t xml:space="preserve"> </w:t>
      </w:r>
      <w:r w:rsidRPr="00ED511C">
        <w:t>assunto</w:t>
      </w:r>
      <w:r>
        <w:t xml:space="preserve"> </w:t>
      </w:r>
      <w:r w:rsidRPr="00ED511C">
        <w:t>no relatório.</w:t>
      </w:r>
    </w:p>
    <w:p w14:paraId="00F8B76F" w14:textId="77777777" w:rsidR="00732259" w:rsidRPr="002F774D" w:rsidRDefault="00732259" w:rsidP="00732259">
      <w:pPr>
        <w:autoSpaceDE w:val="0"/>
        <w:autoSpaceDN w:val="0"/>
        <w:adjustRightInd w:val="0"/>
        <w:ind w:left="567" w:hanging="567"/>
        <w:jc w:val="both"/>
      </w:pPr>
    </w:p>
    <w:p w14:paraId="60A1D7FE" w14:textId="77777777" w:rsidR="00732259" w:rsidRPr="002F774D" w:rsidRDefault="00732259" w:rsidP="00732259">
      <w:pPr>
        <w:autoSpaceDE w:val="0"/>
        <w:autoSpaceDN w:val="0"/>
        <w:adjustRightInd w:val="0"/>
        <w:ind w:left="567" w:hanging="567"/>
        <w:jc w:val="both"/>
      </w:pPr>
      <w:r w:rsidRPr="002F774D">
        <w:t>Outras limitações de alcance</w:t>
      </w:r>
    </w:p>
    <w:p w14:paraId="3BE80DBB" w14:textId="77777777" w:rsidR="00732259" w:rsidRDefault="00732259" w:rsidP="00732259">
      <w:pPr>
        <w:tabs>
          <w:tab w:val="left" w:pos="3731"/>
        </w:tabs>
        <w:autoSpaceDE w:val="0"/>
        <w:autoSpaceDN w:val="0"/>
        <w:adjustRightInd w:val="0"/>
        <w:ind w:left="567" w:hanging="567"/>
        <w:jc w:val="both"/>
      </w:pPr>
    </w:p>
    <w:p w14:paraId="506397CC" w14:textId="77777777" w:rsidR="00732259" w:rsidRPr="00ED511C" w:rsidRDefault="00732259" w:rsidP="00732259">
      <w:pPr>
        <w:autoSpaceDE w:val="0"/>
        <w:autoSpaceDN w:val="0"/>
        <w:adjustRightInd w:val="0"/>
        <w:ind w:left="567" w:hanging="567"/>
        <w:jc w:val="both"/>
      </w:pPr>
      <w:r w:rsidRPr="00ED511C">
        <w:t xml:space="preserve">53. </w:t>
      </w:r>
      <w:r>
        <w:tab/>
        <w:t>A</w:t>
      </w:r>
      <w:r w:rsidRPr="00ED511C">
        <w:t xml:space="preserve"> limitação no alcance pode ocorrer devido a outras circunstâncias que não sejam impostas pela administração. Nessas circunstâncias, o auditor fica geralmente impossibilitado de concluir a revisão e expressar uma conclusão e é orientado pelos itens 51 e 52. Pode haver, entretanto, algumas circunstâncias raras em que a limitação no alcance</w:t>
      </w:r>
      <w:r>
        <w:t xml:space="preserve"> </w:t>
      </w:r>
      <w:r w:rsidRPr="00ED511C">
        <w:t xml:space="preserve">do trabalho do auditor é claramente limitada a um ou mais assuntos específicos que, embora relevantes, não são, no julgamento do auditor, disseminados nas </w:t>
      </w:r>
      <w:r>
        <w:t>informações inter</w:t>
      </w:r>
      <w:r w:rsidRPr="00ED511C">
        <w:t>mediárias. Nessas circunstâncias, o auditor modifica o relatório de revisão mediante a indicação de que, exceto pelo</w:t>
      </w:r>
      <w:r>
        <w:t xml:space="preserve"> </w:t>
      </w:r>
      <w:r w:rsidRPr="00ED511C">
        <w:t xml:space="preserve">assunto descrito em </w:t>
      </w:r>
      <w:r>
        <w:t xml:space="preserve">um </w:t>
      </w:r>
      <w:r w:rsidRPr="00ED511C">
        <w:t>parágrafo explicativo no relatório de revisão, a revisão foi conduzida de acordo com esta Norma e a inclusão de ressalva na conclusão. Relatórios de revisão ilustrativos com</w:t>
      </w:r>
      <w:r>
        <w:t xml:space="preserve"> </w:t>
      </w:r>
      <w:r w:rsidRPr="00ED511C">
        <w:t xml:space="preserve">conclusão com ressalva estão apresentados no Apêndice 6 desta Norma. </w:t>
      </w:r>
    </w:p>
    <w:p w14:paraId="17C35749" w14:textId="77777777" w:rsidR="00732259" w:rsidRDefault="00732259" w:rsidP="00732259">
      <w:pPr>
        <w:autoSpaceDE w:val="0"/>
        <w:autoSpaceDN w:val="0"/>
        <w:adjustRightInd w:val="0"/>
        <w:ind w:left="567" w:hanging="567"/>
        <w:jc w:val="both"/>
      </w:pPr>
    </w:p>
    <w:p w14:paraId="3BF84DC2" w14:textId="77777777" w:rsidR="00732259" w:rsidRPr="002F774D" w:rsidRDefault="00732259" w:rsidP="00732259">
      <w:pPr>
        <w:autoSpaceDE w:val="0"/>
        <w:autoSpaceDN w:val="0"/>
        <w:adjustRightInd w:val="0"/>
        <w:ind w:left="567" w:hanging="567"/>
        <w:jc w:val="both"/>
      </w:pPr>
      <w:r w:rsidRPr="00ED511C">
        <w:t xml:space="preserve">54. </w:t>
      </w:r>
      <w:r>
        <w:tab/>
      </w:r>
      <w:r w:rsidRPr="00ED511C">
        <w:t>O auditor pode ter expressado uma opinião com ressalva sobre a auditoria das demonstrações contábeis anuais mais recentes devido a uma limitação no alcance dessa auditoria. O auditor considera se essa limitação de escopo ainda existe e, caso afirmativo, suas implicações no relatório de revisão.</w:t>
      </w:r>
    </w:p>
    <w:p w14:paraId="3FCBD4D5" w14:textId="77777777" w:rsidR="00732259" w:rsidRPr="002F774D" w:rsidRDefault="00732259" w:rsidP="00732259">
      <w:pPr>
        <w:autoSpaceDE w:val="0"/>
        <w:autoSpaceDN w:val="0"/>
        <w:adjustRightInd w:val="0"/>
        <w:ind w:left="567" w:hanging="567"/>
        <w:jc w:val="both"/>
      </w:pPr>
    </w:p>
    <w:p w14:paraId="09B0C28E" w14:textId="77777777" w:rsidR="00732259" w:rsidRPr="002F774D" w:rsidRDefault="00732259" w:rsidP="00732259">
      <w:pPr>
        <w:autoSpaceDE w:val="0"/>
        <w:autoSpaceDN w:val="0"/>
        <w:adjustRightInd w:val="0"/>
        <w:ind w:left="567" w:hanging="567"/>
        <w:jc w:val="both"/>
      </w:pPr>
      <w:r w:rsidRPr="002F774D">
        <w:t>Continuidade da entidade e incertezas significativas</w:t>
      </w:r>
    </w:p>
    <w:p w14:paraId="5D246686" w14:textId="77777777" w:rsidR="00732259" w:rsidRDefault="00732259" w:rsidP="00732259">
      <w:pPr>
        <w:autoSpaceDE w:val="0"/>
        <w:autoSpaceDN w:val="0"/>
        <w:adjustRightInd w:val="0"/>
        <w:ind w:left="567" w:hanging="567"/>
        <w:jc w:val="both"/>
      </w:pPr>
    </w:p>
    <w:p w14:paraId="587E1193" w14:textId="77777777" w:rsidR="00732259" w:rsidRPr="00ED511C" w:rsidRDefault="00732259" w:rsidP="00732259">
      <w:pPr>
        <w:autoSpaceDE w:val="0"/>
        <w:autoSpaceDN w:val="0"/>
        <w:adjustRightInd w:val="0"/>
        <w:ind w:left="567" w:hanging="567"/>
        <w:jc w:val="both"/>
      </w:pPr>
      <w:r w:rsidRPr="00ED511C">
        <w:t xml:space="preserve">55. </w:t>
      </w:r>
      <w:r>
        <w:tab/>
      </w:r>
      <w:r w:rsidRPr="00ED511C">
        <w:t xml:space="preserve">Em certas circunstâncias, um parágrafo de ênfase pode ser adicionado </w:t>
      </w:r>
      <w:r>
        <w:t>no</w:t>
      </w:r>
      <w:r w:rsidRPr="00ED511C">
        <w:t xml:space="preserve"> relatório de revisão sem afetar a conclusão do auditor, para destacar </w:t>
      </w:r>
      <w:r>
        <w:t>o</w:t>
      </w:r>
      <w:r w:rsidRPr="00ED511C">
        <w:t xml:space="preserve"> assunto que está incluído em nota explicativa às </w:t>
      </w:r>
      <w:r>
        <w:t>informações inter</w:t>
      </w:r>
      <w:r w:rsidRPr="00ED511C">
        <w:t>mediárias que explique o</w:t>
      </w:r>
      <w:r>
        <w:t xml:space="preserve"> </w:t>
      </w:r>
      <w:r w:rsidRPr="00ED511C">
        <w:t xml:space="preserve">assunto mais </w:t>
      </w:r>
      <w:r>
        <w:t>detalhada</w:t>
      </w:r>
      <w:r w:rsidRPr="00ED511C">
        <w:t>mente. Preferivelmente, o parágrafo seria incluído após o parágrafo de conclusão, geralmente pelo fato de que a conclusão não contém ressalva nesse sentido.</w:t>
      </w:r>
    </w:p>
    <w:p w14:paraId="777507A5" w14:textId="77777777" w:rsidR="00732259" w:rsidRDefault="00732259" w:rsidP="00732259">
      <w:pPr>
        <w:autoSpaceDE w:val="0"/>
        <w:autoSpaceDN w:val="0"/>
        <w:adjustRightInd w:val="0"/>
        <w:ind w:left="567" w:hanging="567"/>
        <w:jc w:val="both"/>
      </w:pPr>
    </w:p>
    <w:p w14:paraId="5FB33D93" w14:textId="77777777" w:rsidR="00732259" w:rsidRPr="002F774D" w:rsidRDefault="00732259" w:rsidP="00732259">
      <w:pPr>
        <w:autoSpaceDE w:val="0"/>
        <w:autoSpaceDN w:val="0"/>
        <w:adjustRightInd w:val="0"/>
        <w:ind w:left="567" w:hanging="567"/>
        <w:jc w:val="both"/>
      </w:pPr>
      <w:r w:rsidRPr="00ED511C">
        <w:t xml:space="preserve">56. </w:t>
      </w:r>
      <w:r>
        <w:tab/>
      </w:r>
      <w:r w:rsidRPr="002F774D">
        <w:t xml:space="preserve">Se for feita divulgação adequada nas informações intermediárias, o auditor deve adicionar </w:t>
      </w:r>
      <w:r>
        <w:t xml:space="preserve">um </w:t>
      </w:r>
      <w:r w:rsidRPr="002F774D">
        <w:t xml:space="preserve">parágrafo de ênfase no relatório de revisão para destacar </w:t>
      </w:r>
      <w:r>
        <w:t>um</w:t>
      </w:r>
      <w:r w:rsidRPr="002F774D">
        <w:t>a incerteza relevante relacionada com evento ou condição que pode levantar dúvida significativa quanto à capacidade de continuidade da entidade.</w:t>
      </w:r>
    </w:p>
    <w:p w14:paraId="7A4E1B52" w14:textId="77777777" w:rsidR="00732259" w:rsidRDefault="00732259" w:rsidP="00732259">
      <w:pPr>
        <w:autoSpaceDE w:val="0"/>
        <w:autoSpaceDN w:val="0"/>
        <w:adjustRightInd w:val="0"/>
        <w:ind w:left="567" w:hanging="567"/>
        <w:jc w:val="both"/>
      </w:pPr>
    </w:p>
    <w:p w14:paraId="217B20B6" w14:textId="77777777" w:rsidR="00732259" w:rsidRPr="00ED511C" w:rsidRDefault="00732259" w:rsidP="00732259">
      <w:pPr>
        <w:autoSpaceDE w:val="0"/>
        <w:autoSpaceDN w:val="0"/>
        <w:adjustRightInd w:val="0"/>
        <w:ind w:left="567" w:hanging="567"/>
        <w:jc w:val="both"/>
      </w:pPr>
      <w:r w:rsidRPr="00ED511C">
        <w:t xml:space="preserve">57. </w:t>
      </w:r>
      <w:r>
        <w:tab/>
      </w:r>
      <w:r w:rsidRPr="00ED511C">
        <w:t xml:space="preserve">O auditor pode ter emitido relatório anterior de auditoria ou de revisão mediante a adição de </w:t>
      </w:r>
      <w:r>
        <w:t xml:space="preserve">um </w:t>
      </w:r>
      <w:r w:rsidRPr="00ED511C">
        <w:t xml:space="preserve">parágrafo de ênfase para destacar </w:t>
      </w:r>
      <w:r>
        <w:t>um</w:t>
      </w:r>
      <w:r w:rsidRPr="00ED511C">
        <w:t xml:space="preserve">a incerteza relevante relacionada com evento ou condição que pode levantar dúvida significativa quanto à capacidade de continuidade da entidade. Se a incerteza relevante ainda existir e for feita divulgação adequada nas </w:t>
      </w:r>
      <w:r>
        <w:t>informações inter</w:t>
      </w:r>
      <w:r w:rsidRPr="00ED511C">
        <w:t>mediárias, o auditor</w:t>
      </w:r>
      <w:r>
        <w:t xml:space="preserve"> </w:t>
      </w:r>
      <w:r w:rsidRPr="00ED511C">
        <w:t xml:space="preserve">adiciona </w:t>
      </w:r>
      <w:r>
        <w:t xml:space="preserve">um </w:t>
      </w:r>
      <w:r w:rsidRPr="00ED511C">
        <w:t xml:space="preserve">parágrafo no relatório de revisão sobre as </w:t>
      </w:r>
      <w:r>
        <w:t>informações inter</w:t>
      </w:r>
      <w:r w:rsidRPr="00ED511C">
        <w:t>mediárias atuais para destacar que a incerteza relevante continua.</w:t>
      </w:r>
    </w:p>
    <w:p w14:paraId="0BA2ACC7" w14:textId="77777777" w:rsidR="00732259" w:rsidRDefault="00732259" w:rsidP="00732259">
      <w:pPr>
        <w:autoSpaceDE w:val="0"/>
        <w:autoSpaceDN w:val="0"/>
        <w:adjustRightInd w:val="0"/>
        <w:ind w:left="567" w:hanging="567"/>
        <w:jc w:val="both"/>
      </w:pPr>
    </w:p>
    <w:p w14:paraId="7ACB0CC8" w14:textId="77777777" w:rsidR="00732259" w:rsidRPr="00ED511C" w:rsidRDefault="00732259" w:rsidP="00732259">
      <w:pPr>
        <w:autoSpaceDE w:val="0"/>
        <w:autoSpaceDN w:val="0"/>
        <w:adjustRightInd w:val="0"/>
        <w:ind w:left="567" w:hanging="567"/>
        <w:jc w:val="both"/>
      </w:pPr>
      <w:r w:rsidRPr="00ED511C">
        <w:t xml:space="preserve">58. </w:t>
      </w:r>
      <w:r>
        <w:tab/>
      </w:r>
      <w:r w:rsidRPr="00ED511C">
        <w:t xml:space="preserve">Se, como resultado de indagações ou de outros procedimentos de revisão, o auditor tomar conhecimento de </w:t>
      </w:r>
      <w:r>
        <w:t xml:space="preserve">uma </w:t>
      </w:r>
      <w:r w:rsidRPr="00ED511C">
        <w:t>incerteza relevante relacionada com evento ou condição que pode levantar</w:t>
      </w:r>
      <w:r>
        <w:t xml:space="preserve"> </w:t>
      </w:r>
      <w:r w:rsidRPr="00ED511C">
        <w:t>dúvida significativa quanto à capacidade de continuidade da entidade</w:t>
      </w:r>
      <w:r>
        <w:t>,</w:t>
      </w:r>
      <w:r w:rsidRPr="00ED511C">
        <w:t xml:space="preserve"> e a divulgação adequada for feita nas </w:t>
      </w:r>
      <w:r>
        <w:t>informações inter</w:t>
      </w:r>
      <w:r w:rsidRPr="00ED511C">
        <w:t>mediárias, o auditor</w:t>
      </w:r>
      <w:r>
        <w:t xml:space="preserve"> </w:t>
      </w:r>
      <w:r w:rsidRPr="00ED511C">
        <w:t>adiciona ao seu relatório de revisão</w:t>
      </w:r>
      <w:r>
        <w:t xml:space="preserve"> </w:t>
      </w:r>
      <w:r w:rsidRPr="00ED511C">
        <w:t xml:space="preserve">um parágrafo de ênfase. </w:t>
      </w:r>
    </w:p>
    <w:p w14:paraId="5AB6413A" w14:textId="77777777" w:rsidR="00732259" w:rsidRDefault="00732259" w:rsidP="00732259">
      <w:pPr>
        <w:autoSpaceDE w:val="0"/>
        <w:autoSpaceDN w:val="0"/>
        <w:adjustRightInd w:val="0"/>
        <w:ind w:left="567" w:hanging="567"/>
        <w:jc w:val="both"/>
      </w:pPr>
    </w:p>
    <w:p w14:paraId="1CF12F8E" w14:textId="77777777" w:rsidR="00732259" w:rsidRPr="002F774D" w:rsidRDefault="00732259" w:rsidP="00732259">
      <w:pPr>
        <w:autoSpaceDE w:val="0"/>
        <w:autoSpaceDN w:val="0"/>
        <w:adjustRightInd w:val="0"/>
        <w:ind w:left="567" w:hanging="567"/>
        <w:jc w:val="both"/>
      </w:pPr>
      <w:r w:rsidRPr="00ED511C">
        <w:t xml:space="preserve">59. </w:t>
      </w:r>
      <w:r>
        <w:tab/>
      </w:r>
      <w:r w:rsidRPr="002F774D">
        <w:t xml:space="preserve">Se </w:t>
      </w:r>
      <w:r>
        <w:t xml:space="preserve">uma </w:t>
      </w:r>
      <w:r w:rsidRPr="002F774D">
        <w:t xml:space="preserve">incerteza relevante que levanta dúvida significativa quanto à capacidade de continuidade da entidade não for adequadamente divulgada nas informações intermediárias, o auditor deve expressar uma conclusão com ressalva ou adversa, conforme seja apropriado. O relatório deve incluir referência específica ao fato de que há incerteza relevante. </w:t>
      </w:r>
    </w:p>
    <w:p w14:paraId="6BBA1A1F" w14:textId="77777777" w:rsidR="00732259" w:rsidRDefault="00732259" w:rsidP="00732259">
      <w:pPr>
        <w:autoSpaceDE w:val="0"/>
        <w:autoSpaceDN w:val="0"/>
        <w:adjustRightInd w:val="0"/>
        <w:ind w:left="567" w:hanging="567"/>
        <w:jc w:val="both"/>
      </w:pPr>
    </w:p>
    <w:p w14:paraId="5D8918A9" w14:textId="77777777" w:rsidR="00732259" w:rsidRPr="002F774D" w:rsidRDefault="00732259" w:rsidP="00732259">
      <w:pPr>
        <w:autoSpaceDE w:val="0"/>
        <w:autoSpaceDN w:val="0"/>
        <w:adjustRightInd w:val="0"/>
        <w:ind w:left="567" w:hanging="567"/>
        <w:jc w:val="both"/>
      </w:pPr>
      <w:r w:rsidRPr="00ED511C">
        <w:t xml:space="preserve">60. </w:t>
      </w:r>
      <w:r>
        <w:tab/>
      </w:r>
      <w:r w:rsidRPr="002F774D">
        <w:t xml:space="preserve">O auditor deve considerar a adição de parágrafo no relatório de revisão para destacar uma incerteza significativa (que não problema de continuidade da entidade) da qual </w:t>
      </w:r>
      <w:r>
        <w:t>tenha tomado</w:t>
      </w:r>
      <w:r w:rsidRPr="002F774D">
        <w:t xml:space="preserve"> conhecimento</w:t>
      </w:r>
      <w:r>
        <w:t>,</w:t>
      </w:r>
      <w:r w:rsidRPr="002F774D">
        <w:t xml:space="preserve"> e a decisão</w:t>
      </w:r>
      <w:r>
        <w:t>,</w:t>
      </w:r>
      <w:r w:rsidRPr="002F774D">
        <w:t xml:space="preserve"> para tanto</w:t>
      </w:r>
      <w:r>
        <w:t>,</w:t>
      </w:r>
      <w:r w:rsidRPr="002F774D">
        <w:t xml:space="preserve"> depende de eventos futuros que podem afetar as informações intermediárias.</w:t>
      </w:r>
    </w:p>
    <w:p w14:paraId="6F83FFE8" w14:textId="77777777" w:rsidR="00732259" w:rsidRPr="002F774D" w:rsidRDefault="00732259" w:rsidP="00732259">
      <w:pPr>
        <w:autoSpaceDE w:val="0"/>
        <w:autoSpaceDN w:val="0"/>
        <w:adjustRightInd w:val="0"/>
        <w:ind w:left="567" w:hanging="567"/>
        <w:jc w:val="both"/>
      </w:pPr>
    </w:p>
    <w:p w14:paraId="35FD526E" w14:textId="77777777" w:rsidR="00732259" w:rsidRPr="002F774D" w:rsidRDefault="00732259" w:rsidP="00732259">
      <w:pPr>
        <w:autoSpaceDE w:val="0"/>
        <w:autoSpaceDN w:val="0"/>
        <w:adjustRightInd w:val="0"/>
        <w:ind w:left="567" w:hanging="567"/>
        <w:jc w:val="both"/>
      </w:pPr>
      <w:r w:rsidRPr="002F774D">
        <w:t>Outras considerações</w:t>
      </w:r>
    </w:p>
    <w:p w14:paraId="52501635" w14:textId="77777777" w:rsidR="00732259" w:rsidRDefault="00732259" w:rsidP="00732259">
      <w:pPr>
        <w:autoSpaceDE w:val="0"/>
        <w:autoSpaceDN w:val="0"/>
        <w:adjustRightInd w:val="0"/>
        <w:ind w:left="567" w:hanging="567"/>
        <w:jc w:val="both"/>
      </w:pPr>
    </w:p>
    <w:p w14:paraId="6570DDB2" w14:textId="77777777" w:rsidR="00732259" w:rsidRPr="00ED511C" w:rsidRDefault="00732259" w:rsidP="00732259">
      <w:pPr>
        <w:autoSpaceDE w:val="0"/>
        <w:autoSpaceDN w:val="0"/>
        <w:adjustRightInd w:val="0"/>
        <w:ind w:left="567" w:hanging="567"/>
        <w:jc w:val="both"/>
      </w:pPr>
      <w:r w:rsidRPr="00ED511C">
        <w:t xml:space="preserve">61. </w:t>
      </w:r>
      <w:r>
        <w:tab/>
      </w:r>
      <w:r w:rsidRPr="00ED511C">
        <w:t xml:space="preserve">Os termos do trabalho incluem a concordância da administração de que qualquer documento que contenha </w:t>
      </w:r>
      <w:r>
        <w:t>informações inter</w:t>
      </w:r>
      <w:r w:rsidRPr="00ED511C">
        <w:t>mediárias deve indicar que essas informações foram revisadas pelo auditor da entidade e o relatório de revisão também será incluído no documento. Se a administração não incluiu o relatório de revisão no documento, o auditor considera buscar assessoria legal para auxiliá-lo na determinação do curso apropriado de ação nessas circunstâncias.</w:t>
      </w:r>
    </w:p>
    <w:p w14:paraId="35F5EBD4" w14:textId="77777777" w:rsidR="00732259" w:rsidRDefault="00732259" w:rsidP="00732259">
      <w:pPr>
        <w:autoSpaceDE w:val="0"/>
        <w:autoSpaceDN w:val="0"/>
        <w:adjustRightInd w:val="0"/>
        <w:ind w:left="567" w:hanging="567"/>
        <w:jc w:val="both"/>
      </w:pPr>
    </w:p>
    <w:p w14:paraId="3664E8A7" w14:textId="77777777" w:rsidR="00732259" w:rsidRPr="00ED511C" w:rsidRDefault="00732259" w:rsidP="00732259">
      <w:pPr>
        <w:autoSpaceDE w:val="0"/>
        <w:autoSpaceDN w:val="0"/>
        <w:adjustRightInd w:val="0"/>
        <w:ind w:left="567" w:hanging="567"/>
        <w:jc w:val="both"/>
      </w:pPr>
      <w:r w:rsidRPr="00ED511C">
        <w:t xml:space="preserve">62. </w:t>
      </w:r>
      <w:r>
        <w:tab/>
      </w:r>
      <w:r w:rsidRPr="00ED511C">
        <w:t xml:space="preserve">Se o auditor emitiu relatório de revisão modificado e a administração divulgou as </w:t>
      </w:r>
      <w:r>
        <w:t>informações inter</w:t>
      </w:r>
      <w:r w:rsidRPr="00ED511C">
        <w:t xml:space="preserve">mediárias sem incluir o relatório de revisão modificado no documento que contém as </w:t>
      </w:r>
      <w:r>
        <w:t>informações inter</w:t>
      </w:r>
      <w:r w:rsidRPr="00ED511C">
        <w:t>mediárias, o auditor considera buscar assessoria legal para auxiliá-lo na determinação do curso apropriado de ação nessas circunstâncias e a possibilidade de renunciar a sua contratação para auditar as demonstrações contábeis anuais.</w:t>
      </w:r>
    </w:p>
    <w:p w14:paraId="583E10D4" w14:textId="77777777" w:rsidR="00732259" w:rsidRDefault="00732259" w:rsidP="00732259">
      <w:pPr>
        <w:autoSpaceDE w:val="0"/>
        <w:autoSpaceDN w:val="0"/>
        <w:adjustRightInd w:val="0"/>
        <w:ind w:left="567" w:hanging="567"/>
        <w:jc w:val="both"/>
      </w:pPr>
    </w:p>
    <w:p w14:paraId="60187DC4" w14:textId="77777777" w:rsidR="00732259" w:rsidRPr="00ED511C" w:rsidRDefault="00732259" w:rsidP="00732259">
      <w:pPr>
        <w:autoSpaceDE w:val="0"/>
        <w:autoSpaceDN w:val="0"/>
        <w:adjustRightInd w:val="0"/>
        <w:ind w:left="567" w:hanging="567"/>
        <w:jc w:val="both"/>
      </w:pPr>
      <w:r w:rsidRPr="00ED511C">
        <w:t xml:space="preserve">63. </w:t>
      </w:r>
      <w:r>
        <w:tab/>
      </w:r>
      <w:r w:rsidRPr="00ED511C">
        <w:t xml:space="preserve">As </w:t>
      </w:r>
      <w:r>
        <w:t>informações inter</w:t>
      </w:r>
      <w:r w:rsidRPr="00ED511C">
        <w:t xml:space="preserve">mediárias que consistem em conjunto condensado de demonstrações contábeis não incluem necessariamente todas as informações que seriam incluídas </w:t>
      </w:r>
      <w:r>
        <w:t>no</w:t>
      </w:r>
      <w:r w:rsidRPr="00ED511C">
        <w:t xml:space="preserve"> conjunto completo de demonstrações contábeis, mas podem apresentar, entretanto, uma explicação dos eventos e alterações que são significativas para o</w:t>
      </w:r>
      <w:r>
        <w:t xml:space="preserve"> </w:t>
      </w:r>
      <w:r w:rsidRPr="00ED511C">
        <w:t xml:space="preserve">entendimento das mutações na posição patrimonial e financeira no desempenho operacional da entidade desde a data do relatório anual. Isso porque se presume que os usuários das </w:t>
      </w:r>
      <w:r>
        <w:t>informações inter</w:t>
      </w:r>
      <w:r w:rsidRPr="00ED511C">
        <w:t>mediárias terão acesso às demonstrações contábeis auditadas mais recentes, como</w:t>
      </w:r>
      <w:r>
        <w:t>,</w:t>
      </w:r>
      <w:r w:rsidRPr="00ED511C">
        <w:t xml:space="preserve"> por exemplo, no caso de companhias abertas. Em outras circunstâncias, o auditor discute com a administração a necessidade de que essas </w:t>
      </w:r>
      <w:r>
        <w:t>informações inter</w:t>
      </w:r>
      <w:r w:rsidRPr="00ED511C">
        <w:t xml:space="preserve">mediárias incluam declaração que deve ser lida em conjunto com as demonstrações contábeis auditadas mais recentes. Na ausência dessa declaração, o auditor considera se, sem uma referência às demonstrações contábeis auditadas mais recentes, as </w:t>
      </w:r>
      <w:r>
        <w:t>informações inter</w:t>
      </w:r>
      <w:r w:rsidRPr="00ED511C">
        <w:t>mediárias são enganosas nessas circunstâncias e as implicações no relatório de revisão.</w:t>
      </w:r>
    </w:p>
    <w:p w14:paraId="269D9F7F" w14:textId="77777777" w:rsidR="00732259" w:rsidRPr="002F774D" w:rsidRDefault="00732259" w:rsidP="00732259">
      <w:pPr>
        <w:autoSpaceDE w:val="0"/>
        <w:autoSpaceDN w:val="0"/>
        <w:adjustRightInd w:val="0"/>
        <w:ind w:left="567" w:hanging="567"/>
        <w:jc w:val="both"/>
      </w:pPr>
    </w:p>
    <w:p w14:paraId="07FC9612" w14:textId="77777777" w:rsidR="00732259" w:rsidRPr="00380F17" w:rsidRDefault="00732259" w:rsidP="00732259">
      <w:pPr>
        <w:autoSpaceDE w:val="0"/>
        <w:autoSpaceDN w:val="0"/>
        <w:adjustRightInd w:val="0"/>
        <w:ind w:left="567" w:hanging="567"/>
        <w:jc w:val="both"/>
        <w:rPr>
          <w:b/>
          <w:sz w:val="28"/>
          <w:szCs w:val="28"/>
        </w:rPr>
      </w:pPr>
      <w:r w:rsidRPr="00380F17">
        <w:rPr>
          <w:b/>
          <w:sz w:val="28"/>
          <w:szCs w:val="28"/>
        </w:rPr>
        <w:t>Documentação</w:t>
      </w:r>
    </w:p>
    <w:p w14:paraId="0015D63B" w14:textId="77777777" w:rsidR="00732259" w:rsidRPr="002F774D" w:rsidRDefault="00732259" w:rsidP="00732259">
      <w:pPr>
        <w:autoSpaceDE w:val="0"/>
        <w:autoSpaceDN w:val="0"/>
        <w:adjustRightInd w:val="0"/>
        <w:ind w:left="567" w:hanging="567"/>
        <w:jc w:val="both"/>
      </w:pPr>
    </w:p>
    <w:p w14:paraId="60C856EB" w14:textId="77777777" w:rsidR="00732259" w:rsidRPr="002F774D" w:rsidRDefault="00732259" w:rsidP="00732259">
      <w:pPr>
        <w:autoSpaceDE w:val="0"/>
        <w:autoSpaceDN w:val="0"/>
        <w:adjustRightInd w:val="0"/>
        <w:ind w:left="567" w:hanging="567"/>
        <w:jc w:val="both"/>
      </w:pPr>
      <w:r w:rsidRPr="00ED511C">
        <w:t xml:space="preserve">64. </w:t>
      </w:r>
      <w:r>
        <w:tab/>
      </w:r>
      <w:r w:rsidRPr="002F774D">
        <w:t xml:space="preserve">O auditor deve </w:t>
      </w:r>
      <w:r>
        <w:t>elaborar</w:t>
      </w:r>
      <w:r w:rsidRPr="002F774D">
        <w:t xml:space="preserve"> </w:t>
      </w:r>
      <w:r>
        <w:t>um</w:t>
      </w:r>
      <w:r w:rsidRPr="002F774D">
        <w:t xml:space="preserve">a documentação de revisão que seja suficiente e apropriada para fundamentar a sua conclusão e fornecer evidência de que a revisão foi executada de acordo com esta Norma e </w:t>
      </w:r>
      <w:r>
        <w:t xml:space="preserve">com as </w:t>
      </w:r>
      <w:r w:rsidRPr="002F774D">
        <w:t xml:space="preserve">exigências legais e regulamentares aplicáveis. </w:t>
      </w:r>
      <w:r w:rsidRPr="00ED511C">
        <w:t xml:space="preserve">A documentação permite que um auditor experiente que não tenha envolvimento anterior com o trabalho entenda a natureza, </w:t>
      </w:r>
      <w:r>
        <w:t xml:space="preserve">a </w:t>
      </w:r>
      <w:r w:rsidRPr="00ED511C">
        <w:t xml:space="preserve">época e </w:t>
      </w:r>
      <w:r>
        <w:t xml:space="preserve">a </w:t>
      </w:r>
      <w:r w:rsidRPr="00ED511C">
        <w:t>extensão das indagações feitas e os procedimentos analíticos e outros procedimentos de revisão aplicados, as informações obtidas e quaisquer assuntos significativos</w:t>
      </w:r>
      <w:r>
        <w:t xml:space="preserve"> </w:t>
      </w:r>
      <w:r w:rsidRPr="00ED511C">
        <w:t>considerados</w:t>
      </w:r>
      <w:r>
        <w:t xml:space="preserve"> </w:t>
      </w:r>
      <w:r w:rsidRPr="00ED511C">
        <w:t>durante a execução da revisão, incluindo a</w:t>
      </w:r>
      <w:r>
        <w:t xml:space="preserve"> </w:t>
      </w:r>
      <w:r w:rsidRPr="00ED511C">
        <w:t>solução desses assuntos.</w:t>
      </w:r>
    </w:p>
    <w:p w14:paraId="00BB6C23" w14:textId="77777777" w:rsidR="00732259" w:rsidRPr="002F774D" w:rsidRDefault="00732259" w:rsidP="00732259">
      <w:pPr>
        <w:autoSpaceDE w:val="0"/>
        <w:autoSpaceDN w:val="0"/>
        <w:adjustRightInd w:val="0"/>
        <w:ind w:left="567" w:hanging="567"/>
        <w:jc w:val="both"/>
      </w:pPr>
    </w:p>
    <w:p w14:paraId="31303802" w14:textId="77777777" w:rsidR="00732259" w:rsidRPr="00380F17" w:rsidRDefault="00732259" w:rsidP="00732259">
      <w:pPr>
        <w:autoSpaceDE w:val="0"/>
        <w:autoSpaceDN w:val="0"/>
        <w:adjustRightInd w:val="0"/>
        <w:ind w:left="567" w:hanging="567"/>
        <w:jc w:val="both"/>
        <w:rPr>
          <w:b/>
          <w:sz w:val="28"/>
          <w:szCs w:val="28"/>
        </w:rPr>
      </w:pPr>
      <w:r w:rsidRPr="00380F17">
        <w:rPr>
          <w:b/>
          <w:sz w:val="28"/>
          <w:szCs w:val="28"/>
        </w:rPr>
        <w:t>Data de vigência</w:t>
      </w:r>
    </w:p>
    <w:p w14:paraId="21E16E89" w14:textId="77777777" w:rsidR="00732259" w:rsidRDefault="00732259" w:rsidP="00732259">
      <w:pPr>
        <w:autoSpaceDE w:val="0"/>
        <w:autoSpaceDN w:val="0"/>
        <w:adjustRightInd w:val="0"/>
        <w:ind w:left="567" w:hanging="567"/>
        <w:jc w:val="both"/>
      </w:pPr>
    </w:p>
    <w:p w14:paraId="605A3986" w14:textId="77777777" w:rsidR="00732259" w:rsidRPr="00ED511C" w:rsidRDefault="00732259" w:rsidP="00732259">
      <w:pPr>
        <w:autoSpaceDE w:val="0"/>
        <w:autoSpaceDN w:val="0"/>
        <w:adjustRightInd w:val="0"/>
        <w:ind w:left="567" w:hanging="567"/>
        <w:jc w:val="both"/>
      </w:pPr>
      <w:r w:rsidRPr="00ED511C">
        <w:t xml:space="preserve">65. </w:t>
      </w:r>
      <w:r>
        <w:tab/>
      </w:r>
      <w:r w:rsidRPr="00ED511C">
        <w:t xml:space="preserve">Esta Norma é aplicável a revisões de </w:t>
      </w:r>
      <w:r>
        <w:t>informações inter</w:t>
      </w:r>
      <w:r w:rsidRPr="00ED511C">
        <w:t xml:space="preserve">mediárias para períodos </w:t>
      </w:r>
      <w:r w:rsidRPr="00337693">
        <w:t>iniciados em ou após 1º de janeiro de 2010</w:t>
      </w:r>
      <w:r w:rsidRPr="00ED511C">
        <w:t>.</w:t>
      </w:r>
    </w:p>
    <w:p w14:paraId="005DB146" w14:textId="77777777" w:rsidR="00732259" w:rsidRDefault="00732259" w:rsidP="00732259">
      <w:pPr>
        <w:autoSpaceDE w:val="0"/>
        <w:autoSpaceDN w:val="0"/>
        <w:adjustRightInd w:val="0"/>
        <w:ind w:left="567" w:hanging="567"/>
        <w:jc w:val="both"/>
      </w:pPr>
    </w:p>
    <w:p w14:paraId="25666F4C" w14:textId="77777777" w:rsidR="00732259" w:rsidRDefault="00732259" w:rsidP="00732259">
      <w:pPr>
        <w:autoSpaceDE w:val="0"/>
        <w:autoSpaceDN w:val="0"/>
        <w:adjustRightInd w:val="0"/>
        <w:ind w:left="567" w:hanging="567"/>
        <w:jc w:val="both"/>
      </w:pPr>
    </w:p>
    <w:p w14:paraId="65C8782C" w14:textId="77777777" w:rsidR="00732259" w:rsidRPr="00380F17" w:rsidRDefault="00732259" w:rsidP="00732259">
      <w:pPr>
        <w:autoSpaceDE w:val="0"/>
        <w:autoSpaceDN w:val="0"/>
        <w:adjustRightInd w:val="0"/>
        <w:ind w:left="567" w:hanging="567"/>
        <w:jc w:val="both"/>
        <w:rPr>
          <w:b/>
        </w:rPr>
      </w:pPr>
      <w:r w:rsidRPr="00380F17">
        <w:rPr>
          <w:b/>
        </w:rPr>
        <w:t>Perspectiva do setor público</w:t>
      </w:r>
    </w:p>
    <w:p w14:paraId="56B715BC" w14:textId="77777777" w:rsidR="00732259" w:rsidRPr="002F774D" w:rsidRDefault="00732259" w:rsidP="00732259">
      <w:pPr>
        <w:autoSpaceDE w:val="0"/>
        <w:autoSpaceDN w:val="0"/>
        <w:adjustRightInd w:val="0"/>
        <w:ind w:left="567" w:hanging="567"/>
        <w:jc w:val="both"/>
      </w:pPr>
    </w:p>
    <w:p w14:paraId="48C9C0C3" w14:textId="77777777" w:rsidR="00732259" w:rsidRPr="002F774D" w:rsidRDefault="00732259" w:rsidP="00732259">
      <w:pPr>
        <w:autoSpaceDE w:val="0"/>
        <w:autoSpaceDN w:val="0"/>
        <w:adjustRightInd w:val="0"/>
        <w:ind w:left="567" w:hanging="567"/>
        <w:jc w:val="both"/>
      </w:pPr>
      <w:r w:rsidRPr="002F774D">
        <w:t xml:space="preserve">1. </w:t>
      </w:r>
      <w:r>
        <w:tab/>
      </w:r>
      <w:r w:rsidRPr="002F774D">
        <w:t>O item 10 requer que o auditor e o cliente concordem sobre os termos do trabalho. O item 11 explica que a carta de contratação ajuda a evitar mal-entendidos com relação à natureza do trabalho</w:t>
      </w:r>
      <w:r>
        <w:t>,</w:t>
      </w:r>
      <w:r w:rsidRPr="002F774D">
        <w:t xml:space="preserve"> e em particular, ao objetivo e </w:t>
      </w:r>
      <w:r>
        <w:t xml:space="preserve">ao </w:t>
      </w:r>
      <w:r w:rsidRPr="002F774D">
        <w:t xml:space="preserve">alcance da revisão, às responsabilidades da administração, </w:t>
      </w:r>
      <w:r>
        <w:t xml:space="preserve">à </w:t>
      </w:r>
      <w:r w:rsidRPr="002F774D">
        <w:t xml:space="preserve">extensão das responsabilidades do auditor, </w:t>
      </w:r>
      <w:r>
        <w:t xml:space="preserve">à </w:t>
      </w:r>
      <w:r w:rsidRPr="002F774D">
        <w:t xml:space="preserve">segurança obtida e </w:t>
      </w:r>
      <w:r>
        <w:t xml:space="preserve">à </w:t>
      </w:r>
      <w:r w:rsidRPr="002F774D">
        <w:t xml:space="preserve">natureza e </w:t>
      </w:r>
      <w:r>
        <w:t xml:space="preserve">à </w:t>
      </w:r>
      <w:r w:rsidRPr="002F774D">
        <w:t>forma do relatório. A lei ou o regulamento que estabelecem os trabalhos de revisão no setor público geralmente exige</w:t>
      </w:r>
      <w:r>
        <w:t>m</w:t>
      </w:r>
      <w:r w:rsidRPr="002F774D">
        <w:t xml:space="preserve"> a nomeação do auditor.</w:t>
      </w:r>
    </w:p>
    <w:p w14:paraId="7EF4CF27" w14:textId="77777777" w:rsidR="00732259" w:rsidRPr="002F774D" w:rsidRDefault="00732259" w:rsidP="00732259">
      <w:pPr>
        <w:autoSpaceDE w:val="0"/>
        <w:autoSpaceDN w:val="0"/>
        <w:adjustRightInd w:val="0"/>
        <w:ind w:left="567" w:hanging="567"/>
        <w:jc w:val="both"/>
      </w:pPr>
    </w:p>
    <w:p w14:paraId="10BC14F7" w14:textId="77777777" w:rsidR="00732259" w:rsidRPr="002F774D" w:rsidRDefault="00732259" w:rsidP="00732259">
      <w:pPr>
        <w:autoSpaceDE w:val="0"/>
        <w:autoSpaceDN w:val="0"/>
        <w:adjustRightInd w:val="0"/>
        <w:ind w:left="567"/>
        <w:jc w:val="both"/>
      </w:pPr>
      <w:r w:rsidRPr="002F774D">
        <w:t>Consequentemente, a carta de contratação pode não ser uma prática difundida no setor público. Não obstante, a carta de contratação que define as questões referidas no item 11 pode ser útil tanto para o auditor do setor público como para o cliente. Os auditores do setor público, portanto, consideram concordar com o cliente quanto aos termos d</w:t>
      </w:r>
      <w:r>
        <w:t>o</w:t>
      </w:r>
      <w:r w:rsidRPr="002F774D">
        <w:t xml:space="preserve"> trabalho de revisão por meio da carta de contratação.</w:t>
      </w:r>
    </w:p>
    <w:p w14:paraId="1A7CFCB5" w14:textId="77777777" w:rsidR="00732259" w:rsidRPr="002F774D" w:rsidRDefault="00732259" w:rsidP="00732259">
      <w:pPr>
        <w:autoSpaceDE w:val="0"/>
        <w:autoSpaceDN w:val="0"/>
        <w:adjustRightInd w:val="0"/>
        <w:ind w:left="567" w:hanging="567"/>
        <w:jc w:val="both"/>
      </w:pPr>
    </w:p>
    <w:p w14:paraId="47F76F57" w14:textId="77777777" w:rsidR="00732259" w:rsidRPr="002F774D" w:rsidRDefault="00732259" w:rsidP="00732259">
      <w:pPr>
        <w:autoSpaceDE w:val="0"/>
        <w:autoSpaceDN w:val="0"/>
        <w:adjustRightInd w:val="0"/>
        <w:ind w:left="567" w:hanging="567"/>
        <w:jc w:val="both"/>
      </w:pPr>
      <w:r w:rsidRPr="002F774D">
        <w:t xml:space="preserve">2. </w:t>
      </w:r>
      <w:r>
        <w:tab/>
      </w:r>
      <w:r w:rsidRPr="002F774D">
        <w:t>No setor público, a obrigação de auditoria pode se estender a outros trabalhos como, por exemplo, a revisão de informações intermediárias. Nesse caso, o auditor do setor público não pode evitar essa obrigação e, consequentemente, pode não estar em posição de não aceitar (</w:t>
      </w:r>
      <w:r>
        <w:t>ver</w:t>
      </w:r>
      <w:r w:rsidRPr="002F774D">
        <w:t xml:space="preserve"> item 50) ou de se retirar d</w:t>
      </w:r>
      <w:r>
        <w:t>o</w:t>
      </w:r>
      <w:r w:rsidRPr="002F774D">
        <w:t xml:space="preserve"> trabalho de revisão (v</w:t>
      </w:r>
      <w:r>
        <w:t>er</w:t>
      </w:r>
      <w:r w:rsidRPr="002F774D">
        <w:t xml:space="preserve"> itens 36 e 40(b)). O auditor do setor público pode também não estar em posição de renunciar à nomeação para auditar as demonstrações contábeis anuais (v</w:t>
      </w:r>
      <w:r>
        <w:t>er</w:t>
      </w:r>
      <w:r w:rsidRPr="002F774D">
        <w:t xml:space="preserve"> itens 40(c) e 62).</w:t>
      </w:r>
    </w:p>
    <w:p w14:paraId="7A77304C" w14:textId="77777777" w:rsidR="00732259" w:rsidRPr="002F774D" w:rsidRDefault="00732259" w:rsidP="00732259">
      <w:pPr>
        <w:autoSpaceDE w:val="0"/>
        <w:autoSpaceDN w:val="0"/>
        <w:adjustRightInd w:val="0"/>
        <w:ind w:left="567" w:hanging="567"/>
        <w:jc w:val="both"/>
      </w:pPr>
    </w:p>
    <w:p w14:paraId="4984CFB1" w14:textId="77777777" w:rsidR="00732259" w:rsidRPr="002F774D" w:rsidRDefault="00732259" w:rsidP="00732259">
      <w:pPr>
        <w:autoSpaceDE w:val="0"/>
        <w:autoSpaceDN w:val="0"/>
        <w:adjustRightInd w:val="0"/>
        <w:ind w:left="567" w:hanging="567"/>
        <w:jc w:val="both"/>
      </w:pPr>
      <w:r w:rsidRPr="002F774D">
        <w:t xml:space="preserve">3. </w:t>
      </w:r>
      <w:r>
        <w:tab/>
      </w:r>
      <w:r w:rsidRPr="002F774D">
        <w:t xml:space="preserve">O item 41 discute a responsabilidade do auditor quando o auditor toma conhecimento de algum assunto que o leve a acreditar na existência de fraude ou não cumprimento pela entidade de leis e regulamentos. No setor público, o auditor pode estar sujeito a exigências legais e regulamentares de informar esse assunto às autoridades reguladoras ou </w:t>
      </w:r>
      <w:r>
        <w:t xml:space="preserve">a </w:t>
      </w:r>
      <w:r w:rsidRPr="002F774D">
        <w:t>outras autoridades públicas.</w:t>
      </w:r>
      <w:r>
        <w:t xml:space="preserve">  </w:t>
      </w:r>
    </w:p>
    <w:p w14:paraId="07208B5A" w14:textId="77777777" w:rsidR="00732259" w:rsidRDefault="00732259" w:rsidP="00732259">
      <w:pPr>
        <w:autoSpaceDE w:val="0"/>
        <w:autoSpaceDN w:val="0"/>
        <w:adjustRightInd w:val="0"/>
        <w:ind w:left="567" w:hanging="567"/>
        <w:jc w:val="both"/>
      </w:pPr>
    </w:p>
    <w:p w14:paraId="068EAB34" w14:textId="77777777" w:rsidR="00732259" w:rsidRDefault="00732259" w:rsidP="00732259">
      <w:pPr>
        <w:autoSpaceDE w:val="0"/>
        <w:autoSpaceDN w:val="0"/>
        <w:adjustRightInd w:val="0"/>
        <w:ind w:left="567" w:hanging="567"/>
        <w:jc w:val="both"/>
      </w:pPr>
    </w:p>
    <w:p w14:paraId="2A4AA383" w14:textId="77777777" w:rsidR="00732259" w:rsidRDefault="00732259" w:rsidP="00732259">
      <w:pPr>
        <w:autoSpaceDE w:val="0"/>
        <w:autoSpaceDN w:val="0"/>
        <w:adjustRightInd w:val="0"/>
        <w:ind w:left="567" w:hanging="567"/>
        <w:jc w:val="both"/>
      </w:pPr>
    </w:p>
    <w:p w14:paraId="0C6FA638" w14:textId="77777777" w:rsidR="00732259" w:rsidRDefault="00732259" w:rsidP="00732259">
      <w:pPr>
        <w:autoSpaceDE w:val="0"/>
        <w:autoSpaceDN w:val="0"/>
        <w:adjustRightInd w:val="0"/>
        <w:ind w:left="567" w:hanging="567"/>
        <w:jc w:val="both"/>
      </w:pPr>
    </w:p>
    <w:p w14:paraId="32486CB7" w14:textId="77777777" w:rsidR="00732259" w:rsidRDefault="00732259" w:rsidP="00732259">
      <w:pPr>
        <w:autoSpaceDE w:val="0"/>
        <w:autoSpaceDN w:val="0"/>
        <w:adjustRightInd w:val="0"/>
        <w:ind w:left="567" w:hanging="567"/>
        <w:jc w:val="both"/>
      </w:pPr>
    </w:p>
    <w:p w14:paraId="1F7F6F11" w14:textId="77777777" w:rsidR="00732259" w:rsidRDefault="00732259" w:rsidP="00732259">
      <w:pPr>
        <w:autoSpaceDE w:val="0"/>
        <w:autoSpaceDN w:val="0"/>
        <w:adjustRightInd w:val="0"/>
        <w:ind w:left="567" w:hanging="567"/>
        <w:jc w:val="both"/>
      </w:pPr>
    </w:p>
    <w:p w14:paraId="76D496B2" w14:textId="77777777" w:rsidR="00732259" w:rsidRDefault="00732259" w:rsidP="00732259">
      <w:pPr>
        <w:autoSpaceDE w:val="0"/>
        <w:autoSpaceDN w:val="0"/>
        <w:adjustRightInd w:val="0"/>
        <w:ind w:left="567" w:hanging="567"/>
        <w:jc w:val="both"/>
      </w:pPr>
    </w:p>
    <w:p w14:paraId="54A61B5B" w14:textId="77777777" w:rsidR="00732259" w:rsidRDefault="00732259" w:rsidP="00732259">
      <w:pPr>
        <w:autoSpaceDE w:val="0"/>
        <w:autoSpaceDN w:val="0"/>
        <w:adjustRightInd w:val="0"/>
        <w:ind w:left="567" w:hanging="567"/>
        <w:jc w:val="both"/>
      </w:pPr>
    </w:p>
    <w:p w14:paraId="03745318" w14:textId="77777777" w:rsidR="00732259" w:rsidRDefault="00732259" w:rsidP="00732259">
      <w:pPr>
        <w:autoSpaceDE w:val="0"/>
        <w:autoSpaceDN w:val="0"/>
        <w:adjustRightInd w:val="0"/>
        <w:ind w:left="567" w:hanging="567"/>
        <w:jc w:val="both"/>
      </w:pPr>
    </w:p>
    <w:p w14:paraId="20A47BD0" w14:textId="77777777" w:rsidR="00732259" w:rsidRDefault="00732259" w:rsidP="00732259">
      <w:pPr>
        <w:autoSpaceDE w:val="0"/>
        <w:autoSpaceDN w:val="0"/>
        <w:adjustRightInd w:val="0"/>
        <w:ind w:left="567" w:hanging="567"/>
        <w:jc w:val="both"/>
      </w:pPr>
    </w:p>
    <w:p w14:paraId="612EA7F6" w14:textId="77777777" w:rsidR="00732259" w:rsidRDefault="00732259" w:rsidP="00732259">
      <w:pPr>
        <w:autoSpaceDE w:val="0"/>
        <w:autoSpaceDN w:val="0"/>
        <w:adjustRightInd w:val="0"/>
        <w:ind w:left="567" w:hanging="567"/>
        <w:jc w:val="both"/>
      </w:pPr>
    </w:p>
    <w:p w14:paraId="55EE7A8F" w14:textId="77777777" w:rsidR="00732259" w:rsidRDefault="00732259" w:rsidP="00732259">
      <w:pPr>
        <w:autoSpaceDE w:val="0"/>
        <w:autoSpaceDN w:val="0"/>
        <w:adjustRightInd w:val="0"/>
        <w:ind w:left="567" w:hanging="567"/>
        <w:jc w:val="both"/>
      </w:pPr>
    </w:p>
    <w:p w14:paraId="38E092E5" w14:textId="77777777" w:rsidR="00732259" w:rsidRDefault="00732259" w:rsidP="00732259">
      <w:pPr>
        <w:autoSpaceDE w:val="0"/>
        <w:autoSpaceDN w:val="0"/>
        <w:adjustRightInd w:val="0"/>
        <w:ind w:left="567" w:hanging="567"/>
        <w:jc w:val="both"/>
      </w:pPr>
    </w:p>
    <w:p w14:paraId="1A7037F5" w14:textId="77777777" w:rsidR="00732259" w:rsidRDefault="00732259" w:rsidP="00732259">
      <w:pPr>
        <w:autoSpaceDE w:val="0"/>
        <w:autoSpaceDN w:val="0"/>
        <w:adjustRightInd w:val="0"/>
        <w:ind w:left="567" w:hanging="567"/>
        <w:jc w:val="both"/>
      </w:pPr>
    </w:p>
    <w:p w14:paraId="5E1F6088" w14:textId="77777777" w:rsidR="00732259" w:rsidRDefault="00732259" w:rsidP="00732259">
      <w:pPr>
        <w:autoSpaceDE w:val="0"/>
        <w:autoSpaceDN w:val="0"/>
        <w:adjustRightInd w:val="0"/>
        <w:ind w:left="567" w:hanging="567"/>
        <w:jc w:val="both"/>
      </w:pPr>
    </w:p>
    <w:p w14:paraId="74C739E3" w14:textId="77777777" w:rsidR="00732259" w:rsidRDefault="00732259" w:rsidP="00732259">
      <w:pPr>
        <w:autoSpaceDE w:val="0"/>
        <w:autoSpaceDN w:val="0"/>
        <w:adjustRightInd w:val="0"/>
        <w:ind w:left="567" w:hanging="567"/>
        <w:jc w:val="both"/>
      </w:pPr>
    </w:p>
    <w:p w14:paraId="1A04BCAB" w14:textId="77777777" w:rsidR="00732259" w:rsidRDefault="00732259" w:rsidP="00732259">
      <w:pPr>
        <w:autoSpaceDE w:val="0"/>
        <w:autoSpaceDN w:val="0"/>
        <w:adjustRightInd w:val="0"/>
        <w:ind w:left="567" w:hanging="567"/>
        <w:jc w:val="both"/>
      </w:pPr>
    </w:p>
    <w:p w14:paraId="42C6A1B2" w14:textId="77777777" w:rsidR="00732259" w:rsidRDefault="00732259" w:rsidP="00732259">
      <w:pPr>
        <w:autoSpaceDE w:val="0"/>
        <w:autoSpaceDN w:val="0"/>
        <w:adjustRightInd w:val="0"/>
        <w:ind w:left="567" w:hanging="567"/>
        <w:jc w:val="both"/>
      </w:pPr>
    </w:p>
    <w:p w14:paraId="5935FEA2" w14:textId="77777777" w:rsidR="00732259" w:rsidRDefault="00732259" w:rsidP="00732259">
      <w:pPr>
        <w:autoSpaceDE w:val="0"/>
        <w:autoSpaceDN w:val="0"/>
        <w:adjustRightInd w:val="0"/>
        <w:ind w:left="567" w:hanging="567"/>
        <w:jc w:val="both"/>
      </w:pPr>
    </w:p>
    <w:p w14:paraId="077665F2" w14:textId="77777777" w:rsidR="00732259" w:rsidRDefault="00732259" w:rsidP="00732259">
      <w:pPr>
        <w:autoSpaceDE w:val="0"/>
        <w:autoSpaceDN w:val="0"/>
        <w:adjustRightInd w:val="0"/>
        <w:ind w:left="567" w:hanging="567"/>
        <w:jc w:val="both"/>
      </w:pPr>
    </w:p>
    <w:p w14:paraId="6431A744" w14:textId="77777777" w:rsidR="00732259" w:rsidRDefault="00732259" w:rsidP="00732259">
      <w:pPr>
        <w:autoSpaceDE w:val="0"/>
        <w:autoSpaceDN w:val="0"/>
        <w:adjustRightInd w:val="0"/>
        <w:ind w:left="567" w:hanging="567"/>
        <w:jc w:val="both"/>
      </w:pPr>
    </w:p>
    <w:p w14:paraId="5FEAB7F0" w14:textId="77777777" w:rsidR="00732259" w:rsidRDefault="00732259" w:rsidP="00732259">
      <w:pPr>
        <w:autoSpaceDE w:val="0"/>
        <w:autoSpaceDN w:val="0"/>
        <w:adjustRightInd w:val="0"/>
        <w:ind w:left="567" w:hanging="567"/>
        <w:jc w:val="both"/>
      </w:pPr>
    </w:p>
    <w:p w14:paraId="4A9F6307" w14:textId="77777777" w:rsidR="00732259" w:rsidRDefault="00732259" w:rsidP="00732259">
      <w:pPr>
        <w:autoSpaceDE w:val="0"/>
        <w:autoSpaceDN w:val="0"/>
        <w:adjustRightInd w:val="0"/>
        <w:ind w:left="567" w:hanging="567"/>
        <w:jc w:val="both"/>
      </w:pPr>
    </w:p>
    <w:p w14:paraId="5FA6F283" w14:textId="77777777" w:rsidR="00732259" w:rsidRDefault="00732259" w:rsidP="00732259">
      <w:pPr>
        <w:autoSpaceDE w:val="0"/>
        <w:autoSpaceDN w:val="0"/>
        <w:adjustRightInd w:val="0"/>
        <w:ind w:left="567" w:hanging="567"/>
        <w:jc w:val="both"/>
      </w:pPr>
    </w:p>
    <w:p w14:paraId="22B265CE" w14:textId="77777777" w:rsidR="00732259" w:rsidRDefault="00732259" w:rsidP="00732259">
      <w:pPr>
        <w:autoSpaceDE w:val="0"/>
        <w:autoSpaceDN w:val="0"/>
        <w:adjustRightInd w:val="0"/>
        <w:ind w:left="567" w:hanging="567"/>
        <w:jc w:val="both"/>
      </w:pPr>
    </w:p>
    <w:p w14:paraId="30F85DFD" w14:textId="77777777" w:rsidR="00732259" w:rsidRDefault="00732259" w:rsidP="00732259">
      <w:pPr>
        <w:autoSpaceDE w:val="0"/>
        <w:autoSpaceDN w:val="0"/>
        <w:adjustRightInd w:val="0"/>
        <w:ind w:left="567" w:hanging="567"/>
        <w:jc w:val="both"/>
      </w:pPr>
    </w:p>
    <w:p w14:paraId="433A77B2" w14:textId="77777777" w:rsidR="00732259" w:rsidRDefault="00732259" w:rsidP="00732259">
      <w:pPr>
        <w:autoSpaceDE w:val="0"/>
        <w:autoSpaceDN w:val="0"/>
        <w:adjustRightInd w:val="0"/>
        <w:ind w:left="567" w:hanging="567"/>
        <w:jc w:val="both"/>
      </w:pPr>
    </w:p>
    <w:p w14:paraId="350EB7C3" w14:textId="77777777" w:rsidR="00732259" w:rsidRDefault="00732259" w:rsidP="00732259">
      <w:pPr>
        <w:autoSpaceDE w:val="0"/>
        <w:autoSpaceDN w:val="0"/>
        <w:adjustRightInd w:val="0"/>
        <w:ind w:left="567" w:hanging="567"/>
        <w:jc w:val="both"/>
      </w:pPr>
    </w:p>
    <w:p w14:paraId="10AC945A" w14:textId="77777777" w:rsidR="00732259" w:rsidRDefault="00732259" w:rsidP="00732259">
      <w:pPr>
        <w:autoSpaceDE w:val="0"/>
        <w:autoSpaceDN w:val="0"/>
        <w:adjustRightInd w:val="0"/>
        <w:ind w:left="567" w:hanging="567"/>
        <w:jc w:val="both"/>
      </w:pPr>
    </w:p>
    <w:p w14:paraId="47C3F25F" w14:textId="77777777" w:rsidR="00732259" w:rsidRDefault="00732259" w:rsidP="00732259">
      <w:pPr>
        <w:autoSpaceDE w:val="0"/>
        <w:autoSpaceDN w:val="0"/>
        <w:adjustRightInd w:val="0"/>
        <w:ind w:left="567" w:hanging="567"/>
        <w:jc w:val="both"/>
      </w:pPr>
    </w:p>
    <w:p w14:paraId="433610C3" w14:textId="77777777" w:rsidR="00732259" w:rsidRDefault="00732259" w:rsidP="00732259">
      <w:pPr>
        <w:autoSpaceDE w:val="0"/>
        <w:autoSpaceDN w:val="0"/>
        <w:adjustRightInd w:val="0"/>
        <w:ind w:left="567" w:hanging="567"/>
        <w:jc w:val="both"/>
      </w:pPr>
    </w:p>
    <w:p w14:paraId="0C2DD20C" w14:textId="77777777" w:rsidR="00732259" w:rsidRDefault="00732259" w:rsidP="00732259">
      <w:pPr>
        <w:autoSpaceDE w:val="0"/>
        <w:autoSpaceDN w:val="0"/>
        <w:adjustRightInd w:val="0"/>
        <w:ind w:left="567" w:hanging="567"/>
        <w:jc w:val="both"/>
      </w:pPr>
    </w:p>
    <w:p w14:paraId="54DFDB98" w14:textId="77777777" w:rsidR="00732259" w:rsidRDefault="00732259" w:rsidP="00732259">
      <w:pPr>
        <w:autoSpaceDE w:val="0"/>
        <w:autoSpaceDN w:val="0"/>
        <w:adjustRightInd w:val="0"/>
        <w:ind w:left="567" w:hanging="567"/>
        <w:jc w:val="both"/>
      </w:pPr>
    </w:p>
    <w:p w14:paraId="2AF829C4" w14:textId="77777777" w:rsidR="00732259" w:rsidRDefault="00732259" w:rsidP="00732259">
      <w:pPr>
        <w:autoSpaceDE w:val="0"/>
        <w:autoSpaceDN w:val="0"/>
        <w:adjustRightInd w:val="0"/>
        <w:jc w:val="both"/>
        <w:rPr>
          <w:b/>
          <w:bCs/>
        </w:rPr>
      </w:pPr>
    </w:p>
    <w:p w14:paraId="0D670BFD" w14:textId="77777777" w:rsidR="00732259" w:rsidRDefault="00732259" w:rsidP="00732259">
      <w:pPr>
        <w:autoSpaceDE w:val="0"/>
        <w:autoSpaceDN w:val="0"/>
        <w:adjustRightInd w:val="0"/>
        <w:jc w:val="both"/>
        <w:rPr>
          <w:b/>
          <w:bCs/>
        </w:rPr>
      </w:pPr>
    </w:p>
    <w:p w14:paraId="45439CD6" w14:textId="77777777" w:rsidR="00732259" w:rsidRDefault="00732259" w:rsidP="00732259">
      <w:pPr>
        <w:autoSpaceDE w:val="0"/>
        <w:autoSpaceDN w:val="0"/>
        <w:adjustRightInd w:val="0"/>
        <w:jc w:val="both"/>
        <w:rPr>
          <w:b/>
          <w:bCs/>
        </w:rPr>
      </w:pPr>
    </w:p>
    <w:p w14:paraId="4DE492DC" w14:textId="77777777" w:rsidR="00732259" w:rsidRDefault="00732259" w:rsidP="00732259">
      <w:pPr>
        <w:autoSpaceDE w:val="0"/>
        <w:autoSpaceDN w:val="0"/>
        <w:adjustRightInd w:val="0"/>
        <w:jc w:val="both"/>
        <w:rPr>
          <w:b/>
          <w:bCs/>
        </w:rPr>
      </w:pPr>
    </w:p>
    <w:p w14:paraId="54E2E8F3" w14:textId="77777777" w:rsidR="00732259" w:rsidRDefault="00732259" w:rsidP="00732259">
      <w:pPr>
        <w:autoSpaceDE w:val="0"/>
        <w:autoSpaceDN w:val="0"/>
        <w:adjustRightInd w:val="0"/>
        <w:jc w:val="both"/>
        <w:rPr>
          <w:b/>
          <w:bCs/>
        </w:rPr>
      </w:pPr>
    </w:p>
    <w:p w14:paraId="200F82C1" w14:textId="77777777" w:rsidR="00732259" w:rsidRDefault="00732259" w:rsidP="00732259">
      <w:pPr>
        <w:autoSpaceDE w:val="0"/>
        <w:autoSpaceDN w:val="0"/>
        <w:adjustRightInd w:val="0"/>
        <w:jc w:val="both"/>
        <w:rPr>
          <w:b/>
          <w:bCs/>
        </w:rPr>
      </w:pPr>
    </w:p>
    <w:p w14:paraId="0E17DCBD" w14:textId="77777777" w:rsidR="00732259" w:rsidRDefault="00732259" w:rsidP="00732259">
      <w:pPr>
        <w:autoSpaceDE w:val="0"/>
        <w:autoSpaceDN w:val="0"/>
        <w:adjustRightInd w:val="0"/>
        <w:jc w:val="both"/>
        <w:rPr>
          <w:b/>
          <w:bCs/>
        </w:rPr>
      </w:pPr>
    </w:p>
    <w:p w14:paraId="447C0218" w14:textId="77777777" w:rsidR="00732259" w:rsidRDefault="00732259" w:rsidP="00732259">
      <w:pPr>
        <w:autoSpaceDE w:val="0"/>
        <w:autoSpaceDN w:val="0"/>
        <w:adjustRightInd w:val="0"/>
        <w:jc w:val="both"/>
        <w:rPr>
          <w:b/>
          <w:bCs/>
        </w:rPr>
      </w:pPr>
    </w:p>
    <w:p w14:paraId="64693ED7" w14:textId="77777777" w:rsidR="00732259" w:rsidRDefault="00732259" w:rsidP="00732259">
      <w:pPr>
        <w:autoSpaceDE w:val="0"/>
        <w:autoSpaceDN w:val="0"/>
        <w:adjustRightInd w:val="0"/>
        <w:jc w:val="both"/>
        <w:rPr>
          <w:b/>
          <w:bCs/>
        </w:rPr>
      </w:pPr>
    </w:p>
    <w:p w14:paraId="349C9C11" w14:textId="77777777" w:rsidR="00732259" w:rsidRPr="007F34CD" w:rsidRDefault="00732259" w:rsidP="00732259">
      <w:pPr>
        <w:autoSpaceDE w:val="0"/>
        <w:autoSpaceDN w:val="0"/>
        <w:adjustRightInd w:val="0"/>
        <w:jc w:val="both"/>
        <w:rPr>
          <w:b/>
          <w:bCs/>
        </w:rPr>
      </w:pPr>
      <w:r w:rsidRPr="007F34CD">
        <w:rPr>
          <w:b/>
          <w:bCs/>
        </w:rPr>
        <w:t>Apêndice 1</w:t>
      </w:r>
    </w:p>
    <w:p w14:paraId="771C0978" w14:textId="77777777" w:rsidR="00732259" w:rsidRDefault="00732259" w:rsidP="00732259">
      <w:pPr>
        <w:autoSpaceDE w:val="0"/>
        <w:autoSpaceDN w:val="0"/>
        <w:adjustRightInd w:val="0"/>
        <w:jc w:val="both"/>
        <w:rPr>
          <w:b/>
          <w:bCs/>
        </w:rPr>
      </w:pPr>
    </w:p>
    <w:p w14:paraId="09A443DF" w14:textId="77777777" w:rsidR="00732259" w:rsidRPr="00ED511C" w:rsidRDefault="00732259" w:rsidP="00732259">
      <w:pPr>
        <w:autoSpaceDE w:val="0"/>
        <w:autoSpaceDN w:val="0"/>
        <w:adjustRightInd w:val="0"/>
        <w:jc w:val="both"/>
        <w:rPr>
          <w:b/>
          <w:bCs/>
        </w:rPr>
      </w:pPr>
      <w:r w:rsidRPr="00ED511C">
        <w:rPr>
          <w:b/>
          <w:bCs/>
        </w:rPr>
        <w:t>Exemplo de carta de contratação para revisão de informações intermediárias</w:t>
      </w:r>
    </w:p>
    <w:p w14:paraId="291CFE91" w14:textId="77777777" w:rsidR="00732259" w:rsidRPr="00ED511C" w:rsidRDefault="00732259" w:rsidP="00732259">
      <w:pPr>
        <w:autoSpaceDE w:val="0"/>
        <w:autoSpaceDN w:val="0"/>
        <w:adjustRightInd w:val="0"/>
        <w:jc w:val="both"/>
      </w:pPr>
      <w:r w:rsidRPr="00ED511C">
        <w:t>A carta a seguir deve ser usada como orientação juntamente com a consideração descrita no item 10 desta Norma e deve ser adaptada de acordo com as exigências e circunstâncias individuais.</w:t>
      </w:r>
    </w:p>
    <w:p w14:paraId="585EB80C" w14:textId="77777777" w:rsidR="00732259" w:rsidRDefault="00732259" w:rsidP="00732259">
      <w:pPr>
        <w:autoSpaceDE w:val="0"/>
        <w:autoSpaceDN w:val="0"/>
        <w:adjustRightInd w:val="0"/>
        <w:jc w:val="both"/>
      </w:pPr>
    </w:p>
    <w:p w14:paraId="44C7871D" w14:textId="77777777" w:rsidR="00732259" w:rsidRPr="00ED511C" w:rsidRDefault="00732259" w:rsidP="00732259">
      <w:pPr>
        <w:autoSpaceDE w:val="0"/>
        <w:autoSpaceDN w:val="0"/>
        <w:adjustRightInd w:val="0"/>
        <w:jc w:val="both"/>
      </w:pPr>
      <w:r w:rsidRPr="00ED511C">
        <w:t xml:space="preserve">Ao Conselho de Administração (ou representante qualificado da administração) </w:t>
      </w:r>
    </w:p>
    <w:p w14:paraId="35974CCF" w14:textId="77777777" w:rsidR="00732259" w:rsidRDefault="00732259" w:rsidP="00732259">
      <w:pPr>
        <w:autoSpaceDE w:val="0"/>
        <w:autoSpaceDN w:val="0"/>
        <w:adjustRightInd w:val="0"/>
        <w:jc w:val="both"/>
      </w:pPr>
    </w:p>
    <w:p w14:paraId="086A82E9" w14:textId="77777777" w:rsidR="00732259" w:rsidRPr="00ED511C" w:rsidRDefault="00732259" w:rsidP="00732259">
      <w:pPr>
        <w:autoSpaceDE w:val="0"/>
        <w:autoSpaceDN w:val="0"/>
        <w:adjustRightInd w:val="0"/>
        <w:jc w:val="both"/>
      </w:pPr>
      <w:r w:rsidRPr="00ED511C">
        <w:t>Esta carta é para confirmar nosso entendimento dos termos e objetivos da nossa contratação para revisar o balanço patrimonial intermediário da entidade de 30 de junho de 20X1 e as respectivas demonstrações do resultado, das mutações do patrimônio líquido e dos fluxos de caixa para o semestre findo naquela data.</w:t>
      </w:r>
    </w:p>
    <w:p w14:paraId="792CD2B9" w14:textId="77777777" w:rsidR="00732259" w:rsidRDefault="00732259" w:rsidP="00732259">
      <w:pPr>
        <w:autoSpaceDE w:val="0"/>
        <w:autoSpaceDN w:val="0"/>
        <w:adjustRightInd w:val="0"/>
        <w:jc w:val="both"/>
      </w:pPr>
    </w:p>
    <w:p w14:paraId="479CF83F" w14:textId="77777777" w:rsidR="00732259" w:rsidRPr="00ED511C" w:rsidRDefault="00732259" w:rsidP="00732259">
      <w:pPr>
        <w:autoSpaceDE w:val="0"/>
        <w:autoSpaceDN w:val="0"/>
        <w:adjustRightInd w:val="0"/>
        <w:jc w:val="both"/>
      </w:pPr>
      <w:r w:rsidRPr="00ED511C">
        <w:t xml:space="preserve">Nossa revisão será conduzida de acordo com </w:t>
      </w:r>
      <w:r w:rsidRPr="006D5C99">
        <w:t>as normas brasileiras e internacionais de revisão</w:t>
      </w:r>
      <w:r>
        <w:t>,</w:t>
      </w:r>
      <w:r w:rsidRPr="00ED511C" w:rsidDel="000D6941">
        <w:t xml:space="preserve"> </w:t>
      </w:r>
      <w:r w:rsidRPr="00ED511C">
        <w:t xml:space="preserve">com o objetivo de nos fornecer base para informar se tomamos conhecimento de algum fato que nos leve a acreditar que as informações intermediárias não foram elaboradas, em todos os aspectos relevantes, de acordo com [indicar estrutura de relatório financeiro aplicável, incluindo referência à jurisdição ou ao país de origem da estrutura de relatório financeiro quando a estrutura de relatório financeiro usada não for as práticas contábeis adotadas no Brasil]. </w:t>
      </w:r>
    </w:p>
    <w:p w14:paraId="6BEC583C" w14:textId="77777777" w:rsidR="00732259" w:rsidRDefault="00732259" w:rsidP="00732259">
      <w:pPr>
        <w:autoSpaceDE w:val="0"/>
        <w:autoSpaceDN w:val="0"/>
        <w:adjustRightInd w:val="0"/>
        <w:jc w:val="both"/>
      </w:pPr>
    </w:p>
    <w:p w14:paraId="6501DD59" w14:textId="77777777" w:rsidR="00732259" w:rsidRPr="00ED511C" w:rsidRDefault="00732259" w:rsidP="00732259">
      <w:pPr>
        <w:autoSpaceDE w:val="0"/>
        <w:autoSpaceDN w:val="0"/>
        <w:adjustRightInd w:val="0"/>
        <w:jc w:val="both"/>
      </w:pPr>
      <w:r>
        <w:t xml:space="preserve">Uma </w:t>
      </w:r>
      <w:r w:rsidRPr="00ED511C">
        <w:t>revisão consiste na execução de indagações, principalmente às pessoas responsáveis por assuntos financeiros e contábeis, e na aplicação de procedimentos analíticos e de outros procedimentos de revisão</w:t>
      </w:r>
      <w:r>
        <w:t>,</w:t>
      </w:r>
      <w:r w:rsidRPr="00ED511C">
        <w:t xml:space="preserve"> e não exige, geralmente, a corroboração das informações obtidas. O alcance d</w:t>
      </w:r>
      <w:r>
        <w:t>e um</w:t>
      </w:r>
      <w:r w:rsidRPr="00ED511C">
        <w:t xml:space="preserve">a revisão de </w:t>
      </w:r>
      <w:r>
        <w:t>informações inter</w:t>
      </w:r>
      <w:r w:rsidRPr="00ED511C">
        <w:t>mediárias é significativamente menor do que o alcance d</w:t>
      </w:r>
      <w:r>
        <w:t>e um</w:t>
      </w:r>
      <w:r w:rsidRPr="00ED511C">
        <w:t xml:space="preserve">a auditoria conduzida de acordo com as </w:t>
      </w:r>
      <w:r>
        <w:t>n</w:t>
      </w:r>
      <w:r w:rsidRPr="00ED511C">
        <w:t xml:space="preserve">ormas de </w:t>
      </w:r>
      <w:r>
        <w:t>a</w:t>
      </w:r>
      <w:r w:rsidRPr="00ED511C">
        <w:t>uditoria, cujo objetivo é expressar uma opinião sobre as demonstrações contábeis e, consequentemente, não expressaremos uma opinião.</w:t>
      </w:r>
    </w:p>
    <w:p w14:paraId="13957A5F" w14:textId="77777777" w:rsidR="00732259" w:rsidRDefault="00732259" w:rsidP="00732259">
      <w:pPr>
        <w:autoSpaceDE w:val="0"/>
        <w:autoSpaceDN w:val="0"/>
        <w:adjustRightInd w:val="0"/>
        <w:jc w:val="both"/>
      </w:pPr>
    </w:p>
    <w:p w14:paraId="68845C96" w14:textId="77777777" w:rsidR="00732259" w:rsidRPr="00ED511C" w:rsidRDefault="00732259" w:rsidP="00732259">
      <w:pPr>
        <w:autoSpaceDE w:val="0"/>
        <w:autoSpaceDN w:val="0"/>
        <w:adjustRightInd w:val="0"/>
        <w:jc w:val="both"/>
      </w:pPr>
      <w:r w:rsidRPr="00ED511C">
        <w:t xml:space="preserve">Esperamos apresentar </w:t>
      </w:r>
      <w:r>
        <w:t>o</w:t>
      </w:r>
      <w:r w:rsidRPr="00ED511C">
        <w:t xml:space="preserve"> relatório sobre as </w:t>
      </w:r>
      <w:r>
        <w:t>informações inter</w:t>
      </w:r>
      <w:r w:rsidRPr="00ED511C">
        <w:t>mediárias como segue:</w:t>
      </w:r>
    </w:p>
    <w:p w14:paraId="38E0CAAC" w14:textId="77777777" w:rsidR="00732259" w:rsidRDefault="00732259" w:rsidP="00732259">
      <w:pPr>
        <w:autoSpaceDE w:val="0"/>
        <w:autoSpaceDN w:val="0"/>
        <w:adjustRightInd w:val="0"/>
        <w:jc w:val="both"/>
      </w:pPr>
    </w:p>
    <w:p w14:paraId="22CBFCB5" w14:textId="77777777" w:rsidR="00732259" w:rsidRPr="00ED511C" w:rsidRDefault="00732259" w:rsidP="00732259">
      <w:pPr>
        <w:autoSpaceDE w:val="0"/>
        <w:autoSpaceDN w:val="0"/>
        <w:adjustRightInd w:val="0"/>
        <w:jc w:val="both"/>
      </w:pPr>
      <w:r w:rsidRPr="00ED511C">
        <w:t xml:space="preserve">[Incluir texto do </w:t>
      </w:r>
      <w:r>
        <w:t>exemplo</w:t>
      </w:r>
      <w:r w:rsidRPr="00ED511C">
        <w:t xml:space="preserve"> de relatório]</w:t>
      </w:r>
    </w:p>
    <w:p w14:paraId="06AA6587" w14:textId="77777777" w:rsidR="00732259" w:rsidRDefault="00732259" w:rsidP="00732259">
      <w:pPr>
        <w:autoSpaceDE w:val="0"/>
        <w:autoSpaceDN w:val="0"/>
        <w:adjustRightInd w:val="0"/>
        <w:jc w:val="both"/>
      </w:pPr>
    </w:p>
    <w:p w14:paraId="5205A13E" w14:textId="77777777" w:rsidR="00732259" w:rsidRPr="00ED511C" w:rsidRDefault="00732259" w:rsidP="00732259">
      <w:pPr>
        <w:autoSpaceDE w:val="0"/>
        <w:autoSpaceDN w:val="0"/>
        <w:adjustRightInd w:val="0"/>
        <w:jc w:val="both"/>
      </w:pPr>
      <w:r w:rsidRPr="00ED511C">
        <w:t>A administração da entidade é responsável pelas informações</w:t>
      </w:r>
      <w:r>
        <w:t xml:space="preserve"> </w:t>
      </w:r>
      <w:r w:rsidRPr="00ED511C">
        <w:t xml:space="preserve">intermediárias, incluindo sua adequada divulgação. Isso inclui </w:t>
      </w:r>
      <w:r>
        <w:t>planejamento</w:t>
      </w:r>
      <w:r w:rsidRPr="00ED511C">
        <w:t xml:space="preserve">, implementação e manutenção de controle interno relevante para a </w:t>
      </w:r>
      <w:r>
        <w:t>elaboração</w:t>
      </w:r>
      <w:r w:rsidRPr="00ED511C">
        <w:t xml:space="preserve"> e apresentação de </w:t>
      </w:r>
      <w:r>
        <w:t>informações inter</w:t>
      </w:r>
      <w:r w:rsidRPr="00ED511C">
        <w:t>mediárias que não apresentem distorções relevantes, independentemente se causadas por fraude ou erro, seleção e aplicação de políticas contábeis apropriadas e estimativas contábeis que sejam razoáveis nessas circunstâncias. Como parte da nossa revisão, solicitaremos representaç</w:t>
      </w:r>
      <w:r>
        <w:t>ões formais</w:t>
      </w:r>
      <w:r w:rsidRPr="00ED511C">
        <w:t xml:space="preserve"> da administração das afirmações feitas em conexão com a revisão. Solicitaremos, também, que qualquer documento que contenha informações intermediárias indique que essas informações foram revisadas e que nosso relatório de revisão será também incluído no documento.</w:t>
      </w:r>
    </w:p>
    <w:p w14:paraId="3D07A004" w14:textId="77777777" w:rsidR="00732259" w:rsidRDefault="00732259" w:rsidP="00732259">
      <w:pPr>
        <w:autoSpaceDE w:val="0"/>
        <w:autoSpaceDN w:val="0"/>
        <w:adjustRightInd w:val="0"/>
        <w:jc w:val="both"/>
      </w:pPr>
    </w:p>
    <w:p w14:paraId="689280C8" w14:textId="77777777" w:rsidR="00732259" w:rsidRPr="00ED511C" w:rsidRDefault="00732259" w:rsidP="00732259">
      <w:pPr>
        <w:autoSpaceDE w:val="0"/>
        <w:autoSpaceDN w:val="0"/>
        <w:adjustRightInd w:val="0"/>
        <w:jc w:val="both"/>
      </w:pPr>
      <w:r>
        <w:t>Uma</w:t>
      </w:r>
      <w:r w:rsidRPr="00ED511C">
        <w:t xml:space="preserve"> revisão de informações intermediárias não fornece segurança de que chegarão ao nosso conhecimento todos os assuntos significativos que poderiam ser identificados </w:t>
      </w:r>
      <w:r>
        <w:t>em uma</w:t>
      </w:r>
      <w:r w:rsidRPr="00ED511C">
        <w:t xml:space="preserve"> auditoria. Além disso, nosso trabalho não tem por finalidade a identificação de fraudes, erros ou atos ilegais. Entretanto, informaremos sobre quaisquer assuntos relevantes que cheguem ao nosso conhecimento.</w:t>
      </w:r>
    </w:p>
    <w:p w14:paraId="576375DC" w14:textId="77777777" w:rsidR="00732259" w:rsidRPr="00ED511C" w:rsidRDefault="00732259" w:rsidP="00732259">
      <w:pPr>
        <w:autoSpaceDE w:val="0"/>
        <w:autoSpaceDN w:val="0"/>
        <w:adjustRightInd w:val="0"/>
        <w:jc w:val="both"/>
      </w:pPr>
    </w:p>
    <w:p w14:paraId="1DAD66C5" w14:textId="77777777" w:rsidR="00732259" w:rsidRPr="00ED511C" w:rsidRDefault="00732259" w:rsidP="00732259">
      <w:pPr>
        <w:autoSpaceDE w:val="0"/>
        <w:autoSpaceDN w:val="0"/>
        <w:adjustRightInd w:val="0"/>
        <w:jc w:val="both"/>
      </w:pPr>
      <w:r w:rsidRPr="00ED511C">
        <w:t>Contamos com a plena cooperação de seu pessoal e acreditamos que eles nos disponibilizarão todos os registros, documentação e outras informações necessárias para nossa revisão.</w:t>
      </w:r>
    </w:p>
    <w:p w14:paraId="204C51FC" w14:textId="77777777" w:rsidR="00732259" w:rsidRDefault="00732259" w:rsidP="00732259">
      <w:pPr>
        <w:autoSpaceDE w:val="0"/>
        <w:autoSpaceDN w:val="0"/>
        <w:adjustRightInd w:val="0"/>
        <w:jc w:val="both"/>
      </w:pPr>
    </w:p>
    <w:p w14:paraId="2AF1EFCA" w14:textId="77777777" w:rsidR="00732259" w:rsidRPr="00ED511C" w:rsidRDefault="00732259" w:rsidP="00732259">
      <w:pPr>
        <w:autoSpaceDE w:val="0"/>
        <w:autoSpaceDN w:val="0"/>
        <w:adjustRightInd w:val="0"/>
        <w:jc w:val="both"/>
      </w:pPr>
      <w:r w:rsidRPr="00ED511C">
        <w:t>[Inserir informações adicionais referentes a acordos de honorários e faturamento, conforme apropriado.]</w:t>
      </w:r>
    </w:p>
    <w:p w14:paraId="1E88D78D" w14:textId="77777777" w:rsidR="00732259" w:rsidRDefault="00732259" w:rsidP="00732259">
      <w:pPr>
        <w:autoSpaceDE w:val="0"/>
        <w:autoSpaceDN w:val="0"/>
        <w:adjustRightInd w:val="0"/>
        <w:jc w:val="both"/>
      </w:pPr>
    </w:p>
    <w:p w14:paraId="02C1F46C" w14:textId="77777777" w:rsidR="00732259" w:rsidRPr="00ED511C" w:rsidRDefault="00732259" w:rsidP="00732259">
      <w:pPr>
        <w:autoSpaceDE w:val="0"/>
        <w:autoSpaceDN w:val="0"/>
        <w:adjustRightInd w:val="0"/>
        <w:jc w:val="both"/>
      </w:pPr>
      <w:r w:rsidRPr="00ED511C">
        <w:t>Esta carta será válida para exercícios futuros [indicar o prazo e condições de renovação automática]</w:t>
      </w:r>
      <w:r>
        <w:t>,</w:t>
      </w:r>
      <w:r w:rsidRPr="00ED511C">
        <w:t xml:space="preserve"> a menos que seja rescindida, alterada ou substituída (se aplicável).</w:t>
      </w:r>
    </w:p>
    <w:p w14:paraId="65CA8F8D" w14:textId="77777777" w:rsidR="00732259" w:rsidRDefault="00732259" w:rsidP="00732259">
      <w:pPr>
        <w:autoSpaceDE w:val="0"/>
        <w:autoSpaceDN w:val="0"/>
        <w:adjustRightInd w:val="0"/>
        <w:jc w:val="both"/>
      </w:pPr>
    </w:p>
    <w:p w14:paraId="26F1F688" w14:textId="77777777" w:rsidR="00732259" w:rsidRPr="00ED511C" w:rsidRDefault="00732259" w:rsidP="00732259">
      <w:pPr>
        <w:autoSpaceDE w:val="0"/>
        <w:autoSpaceDN w:val="0"/>
        <w:adjustRightInd w:val="0"/>
        <w:jc w:val="both"/>
      </w:pPr>
      <w:r w:rsidRPr="00ED511C">
        <w:t>Solicitamos que assinem e devolvam a cópia anexa a esta carta, indicando sua concordância com os termos referentes</w:t>
      </w:r>
      <w:r>
        <w:t xml:space="preserve"> </w:t>
      </w:r>
      <w:r w:rsidRPr="00ED511C">
        <w:t>à revisão das demonstrações contábeis.</w:t>
      </w:r>
    </w:p>
    <w:p w14:paraId="2B8B95E0" w14:textId="77777777" w:rsidR="00732259" w:rsidRDefault="00732259" w:rsidP="00732259">
      <w:pPr>
        <w:autoSpaceDE w:val="0"/>
        <w:autoSpaceDN w:val="0"/>
        <w:adjustRightInd w:val="0"/>
        <w:jc w:val="both"/>
      </w:pPr>
    </w:p>
    <w:p w14:paraId="25017D61" w14:textId="77777777" w:rsidR="00732259" w:rsidRPr="00ED511C" w:rsidRDefault="00732259" w:rsidP="00732259">
      <w:pPr>
        <w:autoSpaceDE w:val="0"/>
        <w:autoSpaceDN w:val="0"/>
        <w:adjustRightInd w:val="0"/>
        <w:jc w:val="both"/>
      </w:pPr>
      <w:r w:rsidRPr="00ED511C">
        <w:t>Aceitação em nome da Entidade ABC por</w:t>
      </w:r>
    </w:p>
    <w:p w14:paraId="4533C542" w14:textId="77777777" w:rsidR="00732259" w:rsidRPr="007F34CD" w:rsidRDefault="00732259" w:rsidP="00732259">
      <w:pPr>
        <w:autoSpaceDE w:val="0"/>
        <w:autoSpaceDN w:val="0"/>
        <w:adjustRightInd w:val="0"/>
        <w:jc w:val="both"/>
      </w:pPr>
      <w:r w:rsidRPr="007F34CD">
        <w:t>(assinado)</w:t>
      </w:r>
    </w:p>
    <w:p w14:paraId="6E2358B4" w14:textId="77777777" w:rsidR="00732259" w:rsidRPr="00ED511C" w:rsidRDefault="00732259" w:rsidP="00732259">
      <w:pPr>
        <w:autoSpaceDE w:val="0"/>
        <w:autoSpaceDN w:val="0"/>
        <w:adjustRightInd w:val="0"/>
        <w:jc w:val="both"/>
      </w:pPr>
      <w:r w:rsidRPr="00ED511C">
        <w:t xml:space="preserve">Nome e </w:t>
      </w:r>
      <w:r>
        <w:t>c</w:t>
      </w:r>
      <w:r w:rsidRPr="00ED511C">
        <w:t>argo</w:t>
      </w:r>
    </w:p>
    <w:p w14:paraId="5D0EE886" w14:textId="77777777" w:rsidR="00732259" w:rsidRPr="007F34CD" w:rsidRDefault="00732259" w:rsidP="00732259">
      <w:pPr>
        <w:autoSpaceDE w:val="0"/>
        <w:autoSpaceDN w:val="0"/>
        <w:adjustRightInd w:val="0"/>
        <w:jc w:val="both"/>
      </w:pPr>
      <w:r w:rsidRPr="007F34CD">
        <w:t>Data</w:t>
      </w:r>
    </w:p>
    <w:p w14:paraId="1FFB55B1" w14:textId="77777777" w:rsidR="00732259" w:rsidRDefault="00732259" w:rsidP="00732259">
      <w:pPr>
        <w:autoSpaceDE w:val="0"/>
        <w:autoSpaceDN w:val="0"/>
        <w:adjustRightInd w:val="0"/>
        <w:jc w:val="both"/>
        <w:rPr>
          <w:b/>
          <w:bCs/>
        </w:rPr>
      </w:pPr>
    </w:p>
    <w:p w14:paraId="08132831" w14:textId="77777777" w:rsidR="00732259" w:rsidRDefault="00732259" w:rsidP="00732259">
      <w:pPr>
        <w:autoSpaceDE w:val="0"/>
        <w:autoSpaceDN w:val="0"/>
        <w:adjustRightInd w:val="0"/>
        <w:jc w:val="both"/>
        <w:rPr>
          <w:b/>
          <w:bCs/>
        </w:rPr>
      </w:pPr>
    </w:p>
    <w:p w14:paraId="61F99ED0" w14:textId="77777777" w:rsidR="00732259" w:rsidRDefault="00732259" w:rsidP="00732259">
      <w:pPr>
        <w:autoSpaceDE w:val="0"/>
        <w:autoSpaceDN w:val="0"/>
        <w:adjustRightInd w:val="0"/>
        <w:jc w:val="both"/>
        <w:rPr>
          <w:b/>
          <w:bCs/>
        </w:rPr>
      </w:pPr>
    </w:p>
    <w:p w14:paraId="404E888D" w14:textId="77777777" w:rsidR="00732259" w:rsidRDefault="00732259" w:rsidP="00732259">
      <w:pPr>
        <w:autoSpaceDE w:val="0"/>
        <w:autoSpaceDN w:val="0"/>
        <w:adjustRightInd w:val="0"/>
        <w:jc w:val="both"/>
        <w:rPr>
          <w:b/>
          <w:bCs/>
        </w:rPr>
      </w:pPr>
    </w:p>
    <w:p w14:paraId="1FD94DC9" w14:textId="77777777" w:rsidR="00732259" w:rsidRDefault="00732259" w:rsidP="00732259">
      <w:pPr>
        <w:autoSpaceDE w:val="0"/>
        <w:autoSpaceDN w:val="0"/>
        <w:adjustRightInd w:val="0"/>
        <w:jc w:val="both"/>
        <w:rPr>
          <w:b/>
          <w:bCs/>
        </w:rPr>
      </w:pPr>
    </w:p>
    <w:p w14:paraId="6E89D336" w14:textId="77777777" w:rsidR="00732259" w:rsidRDefault="00732259" w:rsidP="00732259">
      <w:pPr>
        <w:autoSpaceDE w:val="0"/>
        <w:autoSpaceDN w:val="0"/>
        <w:adjustRightInd w:val="0"/>
        <w:jc w:val="both"/>
        <w:rPr>
          <w:b/>
          <w:bCs/>
        </w:rPr>
      </w:pPr>
    </w:p>
    <w:p w14:paraId="3878AB7D" w14:textId="77777777" w:rsidR="00732259" w:rsidRDefault="00732259" w:rsidP="00732259">
      <w:pPr>
        <w:autoSpaceDE w:val="0"/>
        <w:autoSpaceDN w:val="0"/>
        <w:adjustRightInd w:val="0"/>
        <w:jc w:val="both"/>
        <w:rPr>
          <w:b/>
          <w:bCs/>
        </w:rPr>
      </w:pPr>
    </w:p>
    <w:p w14:paraId="0857B168" w14:textId="77777777" w:rsidR="00732259" w:rsidRDefault="00732259" w:rsidP="00732259">
      <w:pPr>
        <w:autoSpaceDE w:val="0"/>
        <w:autoSpaceDN w:val="0"/>
        <w:adjustRightInd w:val="0"/>
        <w:jc w:val="both"/>
        <w:rPr>
          <w:b/>
          <w:bCs/>
        </w:rPr>
      </w:pPr>
    </w:p>
    <w:p w14:paraId="273D91D7" w14:textId="77777777" w:rsidR="00732259" w:rsidRDefault="00732259" w:rsidP="00732259">
      <w:pPr>
        <w:autoSpaceDE w:val="0"/>
        <w:autoSpaceDN w:val="0"/>
        <w:adjustRightInd w:val="0"/>
        <w:jc w:val="both"/>
        <w:rPr>
          <w:b/>
          <w:bCs/>
        </w:rPr>
      </w:pPr>
    </w:p>
    <w:p w14:paraId="00109B48" w14:textId="77777777" w:rsidR="00732259" w:rsidRDefault="00732259" w:rsidP="00732259">
      <w:pPr>
        <w:autoSpaceDE w:val="0"/>
        <w:autoSpaceDN w:val="0"/>
        <w:adjustRightInd w:val="0"/>
        <w:jc w:val="both"/>
        <w:rPr>
          <w:b/>
          <w:bCs/>
        </w:rPr>
      </w:pPr>
    </w:p>
    <w:p w14:paraId="1821D926" w14:textId="77777777" w:rsidR="00732259" w:rsidRDefault="00732259" w:rsidP="00732259">
      <w:pPr>
        <w:autoSpaceDE w:val="0"/>
        <w:autoSpaceDN w:val="0"/>
        <w:adjustRightInd w:val="0"/>
        <w:jc w:val="both"/>
        <w:rPr>
          <w:b/>
          <w:bCs/>
        </w:rPr>
      </w:pPr>
    </w:p>
    <w:p w14:paraId="65943EED" w14:textId="77777777" w:rsidR="00732259" w:rsidRDefault="00732259" w:rsidP="00732259">
      <w:pPr>
        <w:autoSpaceDE w:val="0"/>
        <w:autoSpaceDN w:val="0"/>
        <w:adjustRightInd w:val="0"/>
        <w:jc w:val="both"/>
        <w:rPr>
          <w:b/>
          <w:bCs/>
        </w:rPr>
      </w:pPr>
    </w:p>
    <w:p w14:paraId="033EF378" w14:textId="77777777" w:rsidR="00732259" w:rsidRDefault="00732259" w:rsidP="00732259">
      <w:pPr>
        <w:autoSpaceDE w:val="0"/>
        <w:autoSpaceDN w:val="0"/>
        <w:adjustRightInd w:val="0"/>
        <w:jc w:val="both"/>
        <w:rPr>
          <w:b/>
          <w:bCs/>
        </w:rPr>
      </w:pPr>
    </w:p>
    <w:p w14:paraId="210EFD0A" w14:textId="77777777" w:rsidR="00732259" w:rsidRDefault="00732259" w:rsidP="00732259">
      <w:pPr>
        <w:autoSpaceDE w:val="0"/>
        <w:autoSpaceDN w:val="0"/>
        <w:adjustRightInd w:val="0"/>
        <w:jc w:val="both"/>
        <w:rPr>
          <w:b/>
          <w:bCs/>
        </w:rPr>
      </w:pPr>
    </w:p>
    <w:p w14:paraId="570E362F" w14:textId="77777777" w:rsidR="00732259" w:rsidRDefault="00732259" w:rsidP="00732259">
      <w:pPr>
        <w:autoSpaceDE w:val="0"/>
        <w:autoSpaceDN w:val="0"/>
        <w:adjustRightInd w:val="0"/>
        <w:jc w:val="both"/>
        <w:rPr>
          <w:b/>
          <w:bCs/>
        </w:rPr>
      </w:pPr>
    </w:p>
    <w:p w14:paraId="574199D7" w14:textId="77777777" w:rsidR="00732259" w:rsidRDefault="00732259" w:rsidP="00732259">
      <w:pPr>
        <w:autoSpaceDE w:val="0"/>
        <w:autoSpaceDN w:val="0"/>
        <w:adjustRightInd w:val="0"/>
        <w:jc w:val="both"/>
        <w:rPr>
          <w:b/>
          <w:bCs/>
        </w:rPr>
      </w:pPr>
    </w:p>
    <w:p w14:paraId="0AB7B51C" w14:textId="77777777" w:rsidR="00732259" w:rsidRDefault="00732259" w:rsidP="00732259">
      <w:pPr>
        <w:autoSpaceDE w:val="0"/>
        <w:autoSpaceDN w:val="0"/>
        <w:adjustRightInd w:val="0"/>
        <w:jc w:val="both"/>
        <w:rPr>
          <w:b/>
          <w:bCs/>
        </w:rPr>
      </w:pPr>
    </w:p>
    <w:p w14:paraId="44ABAB25" w14:textId="77777777" w:rsidR="00732259" w:rsidRDefault="00732259" w:rsidP="00732259">
      <w:pPr>
        <w:autoSpaceDE w:val="0"/>
        <w:autoSpaceDN w:val="0"/>
        <w:adjustRightInd w:val="0"/>
        <w:jc w:val="both"/>
        <w:rPr>
          <w:b/>
          <w:bCs/>
        </w:rPr>
      </w:pPr>
    </w:p>
    <w:p w14:paraId="08D17838" w14:textId="77777777" w:rsidR="00732259" w:rsidRDefault="00732259" w:rsidP="00732259">
      <w:pPr>
        <w:autoSpaceDE w:val="0"/>
        <w:autoSpaceDN w:val="0"/>
        <w:adjustRightInd w:val="0"/>
        <w:jc w:val="both"/>
        <w:rPr>
          <w:b/>
          <w:bCs/>
        </w:rPr>
      </w:pPr>
    </w:p>
    <w:p w14:paraId="66FDC4A6" w14:textId="77777777" w:rsidR="00732259" w:rsidRDefault="00732259" w:rsidP="00732259">
      <w:pPr>
        <w:autoSpaceDE w:val="0"/>
        <w:autoSpaceDN w:val="0"/>
        <w:adjustRightInd w:val="0"/>
        <w:jc w:val="both"/>
        <w:rPr>
          <w:b/>
          <w:bCs/>
        </w:rPr>
      </w:pPr>
    </w:p>
    <w:p w14:paraId="306DF902" w14:textId="77777777" w:rsidR="00732259" w:rsidRDefault="00732259" w:rsidP="00732259">
      <w:pPr>
        <w:autoSpaceDE w:val="0"/>
        <w:autoSpaceDN w:val="0"/>
        <w:adjustRightInd w:val="0"/>
        <w:jc w:val="both"/>
        <w:rPr>
          <w:b/>
          <w:bCs/>
        </w:rPr>
      </w:pPr>
    </w:p>
    <w:p w14:paraId="05F6A05D" w14:textId="77777777" w:rsidR="00732259" w:rsidRDefault="00732259" w:rsidP="00732259">
      <w:pPr>
        <w:autoSpaceDE w:val="0"/>
        <w:autoSpaceDN w:val="0"/>
        <w:adjustRightInd w:val="0"/>
        <w:jc w:val="both"/>
        <w:rPr>
          <w:b/>
          <w:bCs/>
        </w:rPr>
      </w:pPr>
    </w:p>
    <w:p w14:paraId="6172D312" w14:textId="77777777" w:rsidR="00732259" w:rsidRDefault="00732259" w:rsidP="00732259">
      <w:pPr>
        <w:autoSpaceDE w:val="0"/>
        <w:autoSpaceDN w:val="0"/>
        <w:adjustRightInd w:val="0"/>
        <w:jc w:val="both"/>
        <w:rPr>
          <w:b/>
          <w:bCs/>
        </w:rPr>
      </w:pPr>
    </w:p>
    <w:p w14:paraId="0D1837BA" w14:textId="77777777" w:rsidR="00732259" w:rsidRDefault="00732259" w:rsidP="00732259">
      <w:pPr>
        <w:autoSpaceDE w:val="0"/>
        <w:autoSpaceDN w:val="0"/>
        <w:adjustRightInd w:val="0"/>
        <w:jc w:val="both"/>
        <w:rPr>
          <w:b/>
          <w:bCs/>
        </w:rPr>
      </w:pPr>
    </w:p>
    <w:p w14:paraId="751E9A68" w14:textId="77777777" w:rsidR="00732259" w:rsidRDefault="00732259" w:rsidP="00732259">
      <w:pPr>
        <w:autoSpaceDE w:val="0"/>
        <w:autoSpaceDN w:val="0"/>
        <w:adjustRightInd w:val="0"/>
        <w:jc w:val="both"/>
        <w:rPr>
          <w:b/>
          <w:bCs/>
        </w:rPr>
      </w:pPr>
    </w:p>
    <w:p w14:paraId="32167EB2" w14:textId="77777777" w:rsidR="00732259" w:rsidRDefault="00732259" w:rsidP="00732259">
      <w:pPr>
        <w:autoSpaceDE w:val="0"/>
        <w:autoSpaceDN w:val="0"/>
        <w:adjustRightInd w:val="0"/>
        <w:jc w:val="both"/>
        <w:rPr>
          <w:b/>
          <w:bCs/>
        </w:rPr>
      </w:pPr>
    </w:p>
    <w:p w14:paraId="24073055" w14:textId="77777777" w:rsidR="00732259" w:rsidRDefault="00732259" w:rsidP="00732259">
      <w:pPr>
        <w:autoSpaceDE w:val="0"/>
        <w:autoSpaceDN w:val="0"/>
        <w:adjustRightInd w:val="0"/>
        <w:jc w:val="both"/>
        <w:rPr>
          <w:b/>
          <w:bCs/>
        </w:rPr>
      </w:pPr>
    </w:p>
    <w:p w14:paraId="42D5F329" w14:textId="77777777" w:rsidR="00732259" w:rsidRDefault="00732259" w:rsidP="00732259">
      <w:pPr>
        <w:autoSpaceDE w:val="0"/>
        <w:autoSpaceDN w:val="0"/>
        <w:adjustRightInd w:val="0"/>
        <w:jc w:val="both"/>
        <w:rPr>
          <w:b/>
          <w:bCs/>
        </w:rPr>
      </w:pPr>
    </w:p>
    <w:p w14:paraId="24DE5446" w14:textId="77777777" w:rsidR="00732259" w:rsidRDefault="00732259" w:rsidP="00732259">
      <w:pPr>
        <w:autoSpaceDE w:val="0"/>
        <w:autoSpaceDN w:val="0"/>
        <w:adjustRightInd w:val="0"/>
        <w:jc w:val="both"/>
        <w:rPr>
          <w:b/>
          <w:bCs/>
        </w:rPr>
      </w:pPr>
    </w:p>
    <w:p w14:paraId="0053B5E2" w14:textId="77777777" w:rsidR="00732259" w:rsidRDefault="00732259" w:rsidP="00732259">
      <w:pPr>
        <w:autoSpaceDE w:val="0"/>
        <w:autoSpaceDN w:val="0"/>
        <w:adjustRightInd w:val="0"/>
        <w:jc w:val="both"/>
        <w:rPr>
          <w:b/>
          <w:bCs/>
        </w:rPr>
      </w:pPr>
    </w:p>
    <w:p w14:paraId="26755846" w14:textId="77777777" w:rsidR="00732259" w:rsidRDefault="00732259" w:rsidP="00732259">
      <w:pPr>
        <w:autoSpaceDE w:val="0"/>
        <w:autoSpaceDN w:val="0"/>
        <w:adjustRightInd w:val="0"/>
        <w:jc w:val="both"/>
        <w:rPr>
          <w:b/>
          <w:bCs/>
        </w:rPr>
      </w:pPr>
    </w:p>
    <w:p w14:paraId="7EC83F9B" w14:textId="77777777" w:rsidR="00732259" w:rsidRDefault="00732259" w:rsidP="00732259">
      <w:pPr>
        <w:autoSpaceDE w:val="0"/>
        <w:autoSpaceDN w:val="0"/>
        <w:adjustRightInd w:val="0"/>
        <w:jc w:val="both"/>
        <w:rPr>
          <w:b/>
          <w:bCs/>
        </w:rPr>
      </w:pPr>
    </w:p>
    <w:p w14:paraId="633D2527" w14:textId="77777777" w:rsidR="00732259" w:rsidRDefault="00732259" w:rsidP="00732259">
      <w:pPr>
        <w:autoSpaceDE w:val="0"/>
        <w:autoSpaceDN w:val="0"/>
        <w:adjustRightInd w:val="0"/>
        <w:jc w:val="both"/>
        <w:rPr>
          <w:b/>
          <w:bCs/>
        </w:rPr>
      </w:pPr>
    </w:p>
    <w:p w14:paraId="3BC72F25" w14:textId="77777777" w:rsidR="00732259" w:rsidRDefault="00732259" w:rsidP="00732259">
      <w:pPr>
        <w:autoSpaceDE w:val="0"/>
        <w:autoSpaceDN w:val="0"/>
        <w:adjustRightInd w:val="0"/>
        <w:jc w:val="both"/>
        <w:rPr>
          <w:b/>
          <w:bCs/>
        </w:rPr>
      </w:pPr>
    </w:p>
    <w:p w14:paraId="63688072" w14:textId="77777777" w:rsidR="00732259" w:rsidRDefault="00732259" w:rsidP="00732259">
      <w:pPr>
        <w:autoSpaceDE w:val="0"/>
        <w:autoSpaceDN w:val="0"/>
        <w:adjustRightInd w:val="0"/>
        <w:jc w:val="both"/>
        <w:rPr>
          <w:b/>
          <w:bCs/>
        </w:rPr>
      </w:pPr>
    </w:p>
    <w:p w14:paraId="3B1485BB" w14:textId="77777777" w:rsidR="00732259" w:rsidRDefault="00732259" w:rsidP="00732259">
      <w:pPr>
        <w:autoSpaceDE w:val="0"/>
        <w:autoSpaceDN w:val="0"/>
        <w:adjustRightInd w:val="0"/>
        <w:jc w:val="both"/>
        <w:rPr>
          <w:b/>
          <w:bCs/>
        </w:rPr>
      </w:pPr>
    </w:p>
    <w:p w14:paraId="1D5B3B7D" w14:textId="77777777" w:rsidR="00732259" w:rsidRDefault="00732259" w:rsidP="00732259">
      <w:pPr>
        <w:autoSpaceDE w:val="0"/>
        <w:autoSpaceDN w:val="0"/>
        <w:adjustRightInd w:val="0"/>
        <w:jc w:val="both"/>
        <w:rPr>
          <w:b/>
          <w:bCs/>
        </w:rPr>
      </w:pPr>
    </w:p>
    <w:p w14:paraId="5005FB1B" w14:textId="77777777" w:rsidR="00732259" w:rsidRDefault="00732259" w:rsidP="00732259">
      <w:pPr>
        <w:autoSpaceDE w:val="0"/>
        <w:autoSpaceDN w:val="0"/>
        <w:adjustRightInd w:val="0"/>
        <w:jc w:val="both"/>
        <w:rPr>
          <w:b/>
          <w:bCs/>
        </w:rPr>
      </w:pPr>
    </w:p>
    <w:p w14:paraId="107F2CB4" w14:textId="77777777" w:rsidR="00732259" w:rsidRDefault="00732259" w:rsidP="00732259">
      <w:pPr>
        <w:autoSpaceDE w:val="0"/>
        <w:autoSpaceDN w:val="0"/>
        <w:adjustRightInd w:val="0"/>
        <w:jc w:val="both"/>
        <w:rPr>
          <w:b/>
          <w:bCs/>
        </w:rPr>
      </w:pPr>
    </w:p>
    <w:p w14:paraId="79E2AC76" w14:textId="77777777" w:rsidR="00732259" w:rsidRPr="007F34CD" w:rsidRDefault="00732259" w:rsidP="00732259">
      <w:pPr>
        <w:autoSpaceDE w:val="0"/>
        <w:autoSpaceDN w:val="0"/>
        <w:adjustRightInd w:val="0"/>
        <w:jc w:val="both"/>
        <w:rPr>
          <w:b/>
          <w:bCs/>
        </w:rPr>
      </w:pPr>
      <w:r w:rsidRPr="007F34CD">
        <w:rPr>
          <w:b/>
          <w:bCs/>
        </w:rPr>
        <w:t>Apêndice 2</w:t>
      </w:r>
    </w:p>
    <w:p w14:paraId="07FF181E" w14:textId="77777777" w:rsidR="00732259" w:rsidRDefault="00732259" w:rsidP="00732259">
      <w:pPr>
        <w:autoSpaceDE w:val="0"/>
        <w:autoSpaceDN w:val="0"/>
        <w:adjustRightInd w:val="0"/>
        <w:jc w:val="both"/>
        <w:rPr>
          <w:b/>
          <w:bCs/>
        </w:rPr>
      </w:pPr>
    </w:p>
    <w:p w14:paraId="604CE414" w14:textId="77777777" w:rsidR="00732259" w:rsidRPr="00ED511C" w:rsidRDefault="00732259" w:rsidP="00732259">
      <w:pPr>
        <w:autoSpaceDE w:val="0"/>
        <w:autoSpaceDN w:val="0"/>
        <w:adjustRightInd w:val="0"/>
        <w:jc w:val="both"/>
        <w:rPr>
          <w:b/>
          <w:bCs/>
        </w:rPr>
      </w:pPr>
      <w:r w:rsidRPr="00ED511C">
        <w:rPr>
          <w:b/>
          <w:bCs/>
        </w:rPr>
        <w:t>Procedimentos analíticos que o auditor pode considerar na execução d</w:t>
      </w:r>
      <w:r>
        <w:rPr>
          <w:b/>
          <w:bCs/>
        </w:rPr>
        <w:t>a</w:t>
      </w:r>
      <w:r w:rsidRPr="00ED511C">
        <w:rPr>
          <w:b/>
          <w:bCs/>
        </w:rPr>
        <w:t xml:space="preserve"> revisão de informações intermediárias</w:t>
      </w:r>
    </w:p>
    <w:p w14:paraId="00D6C16A" w14:textId="77777777" w:rsidR="00732259" w:rsidRDefault="00732259" w:rsidP="00732259">
      <w:pPr>
        <w:autoSpaceDE w:val="0"/>
        <w:autoSpaceDN w:val="0"/>
        <w:adjustRightInd w:val="0"/>
        <w:jc w:val="both"/>
      </w:pPr>
    </w:p>
    <w:p w14:paraId="49C6B36F" w14:textId="77777777" w:rsidR="00732259" w:rsidRPr="00ED511C" w:rsidRDefault="00732259" w:rsidP="00732259">
      <w:pPr>
        <w:autoSpaceDE w:val="0"/>
        <w:autoSpaceDN w:val="0"/>
        <w:adjustRightInd w:val="0"/>
        <w:jc w:val="both"/>
      </w:pPr>
      <w:r w:rsidRPr="00ED511C">
        <w:t>Exemplos de procedimentos analíticos que o auditor pode considerar na execução de revisão de informações intermediárias incluem o seguinte:</w:t>
      </w:r>
    </w:p>
    <w:p w14:paraId="66DE7E71" w14:textId="77777777" w:rsidR="00732259" w:rsidRPr="00ED511C" w:rsidRDefault="00732259" w:rsidP="001A2F6B">
      <w:pPr>
        <w:numPr>
          <w:ilvl w:val="0"/>
          <w:numId w:val="355"/>
        </w:numPr>
        <w:autoSpaceDE w:val="0"/>
        <w:autoSpaceDN w:val="0"/>
        <w:adjustRightInd w:val="0"/>
        <w:spacing w:after="0" w:line="240" w:lineRule="auto"/>
        <w:jc w:val="both"/>
      </w:pPr>
      <w:r w:rsidRPr="00ED511C">
        <w:t xml:space="preserve">Comparar as </w:t>
      </w:r>
      <w:r>
        <w:t>informações inter</w:t>
      </w:r>
      <w:r w:rsidRPr="00ED511C">
        <w:t>mediárias</w:t>
      </w:r>
      <w:r>
        <w:t xml:space="preserve"> do período corrente</w:t>
      </w:r>
      <w:r w:rsidRPr="00ED511C">
        <w:t xml:space="preserve"> com as do período imediatamente anterior, com as de igual período do exercício financeiro anterior, com as previstas pela administração (orçamento de resultado, por exemplo) para o período corrente e com as demonstrações contábeis anuais auditadas mais recentes.</w:t>
      </w:r>
    </w:p>
    <w:p w14:paraId="00A5A78C" w14:textId="77777777" w:rsidR="00732259" w:rsidRPr="00ED511C" w:rsidRDefault="00732259" w:rsidP="001A2F6B">
      <w:pPr>
        <w:numPr>
          <w:ilvl w:val="0"/>
          <w:numId w:val="355"/>
        </w:numPr>
        <w:autoSpaceDE w:val="0"/>
        <w:autoSpaceDN w:val="0"/>
        <w:adjustRightInd w:val="0"/>
        <w:spacing w:after="0" w:line="240" w:lineRule="auto"/>
        <w:jc w:val="both"/>
      </w:pPr>
      <w:r w:rsidRPr="00ED511C">
        <w:t xml:space="preserve">Comparar as </w:t>
      </w:r>
      <w:r>
        <w:t>informações inter</w:t>
      </w:r>
      <w:r w:rsidRPr="00ED511C">
        <w:t>mediárias com os resultados intermediários previstos, tais como orçamentos ou previsões (por exemplo, comparar saldos de impostos e a relação entre a provisão para imposto de renda</w:t>
      </w:r>
      <w:r>
        <w:t xml:space="preserve"> </w:t>
      </w:r>
      <w:r w:rsidRPr="00ED511C">
        <w:t xml:space="preserve">com o lucro antes do imposto de renda nas </w:t>
      </w:r>
      <w:r>
        <w:t>informações inter</w:t>
      </w:r>
      <w:r w:rsidRPr="00ED511C">
        <w:t xml:space="preserve">mediárias correntes com as correspondentes informações em (a) orçamentos, usando taxas previstas e (b) </w:t>
      </w:r>
      <w:r>
        <w:t>informações contábeis</w:t>
      </w:r>
      <w:r w:rsidRPr="00ED511C">
        <w:t xml:space="preserve"> para períodos anteriores).</w:t>
      </w:r>
    </w:p>
    <w:p w14:paraId="6E1947F3" w14:textId="77777777" w:rsidR="00732259" w:rsidRPr="00ED511C" w:rsidRDefault="00732259" w:rsidP="001A2F6B">
      <w:pPr>
        <w:numPr>
          <w:ilvl w:val="0"/>
          <w:numId w:val="355"/>
        </w:numPr>
        <w:autoSpaceDE w:val="0"/>
        <w:autoSpaceDN w:val="0"/>
        <w:adjustRightInd w:val="0"/>
        <w:spacing w:after="0" w:line="240" w:lineRule="auto"/>
        <w:jc w:val="both"/>
      </w:pPr>
      <w:r w:rsidRPr="00ED511C">
        <w:t xml:space="preserve">Comparar </w:t>
      </w:r>
      <w:r>
        <w:t>informações inter</w:t>
      </w:r>
      <w:r w:rsidRPr="00ED511C">
        <w:t>mediárias atuais com informações não financeiras relevantes.</w:t>
      </w:r>
    </w:p>
    <w:p w14:paraId="5AEA27EB" w14:textId="77777777" w:rsidR="00732259" w:rsidRPr="00ED511C" w:rsidRDefault="00732259" w:rsidP="001A2F6B">
      <w:pPr>
        <w:numPr>
          <w:ilvl w:val="0"/>
          <w:numId w:val="355"/>
        </w:numPr>
        <w:autoSpaceDE w:val="0"/>
        <w:autoSpaceDN w:val="0"/>
        <w:adjustRightInd w:val="0"/>
        <w:spacing w:after="0" w:line="240" w:lineRule="auto"/>
        <w:jc w:val="both"/>
      </w:pPr>
      <w:r w:rsidRPr="00ED511C">
        <w:t>Comparar os valores registrados, ou índices produzidos a partir de valores registrados, com as expectativas desenvolvidas pelo auditor. O auditor desenvolve essas expectativas identificando e aplicando relações que devem, de forma razoável, existir com base no entendimento do auditor da entidade e do setor em que a entidade atua.</w:t>
      </w:r>
    </w:p>
    <w:p w14:paraId="640A444D" w14:textId="77777777" w:rsidR="00732259" w:rsidRPr="00ED511C" w:rsidRDefault="00732259" w:rsidP="001A2F6B">
      <w:pPr>
        <w:numPr>
          <w:ilvl w:val="0"/>
          <w:numId w:val="355"/>
        </w:numPr>
        <w:autoSpaceDE w:val="0"/>
        <w:autoSpaceDN w:val="0"/>
        <w:adjustRightInd w:val="0"/>
        <w:spacing w:after="0" w:line="240" w:lineRule="auto"/>
        <w:jc w:val="both"/>
      </w:pPr>
      <w:r w:rsidRPr="00ED511C">
        <w:t>Comparar índices e indicadores para o período intermediário atual com aqueles de entidade do mesmo setor.</w:t>
      </w:r>
    </w:p>
    <w:p w14:paraId="78EB2752" w14:textId="77777777" w:rsidR="00732259" w:rsidRPr="00ED511C" w:rsidRDefault="00732259" w:rsidP="001A2F6B">
      <w:pPr>
        <w:numPr>
          <w:ilvl w:val="0"/>
          <w:numId w:val="355"/>
        </w:numPr>
        <w:autoSpaceDE w:val="0"/>
        <w:autoSpaceDN w:val="0"/>
        <w:adjustRightInd w:val="0"/>
        <w:spacing w:after="0" w:line="240" w:lineRule="auto"/>
        <w:jc w:val="both"/>
      </w:pPr>
      <w:r w:rsidRPr="00ED511C">
        <w:t xml:space="preserve">Comparar relações entre elementos nas </w:t>
      </w:r>
      <w:r>
        <w:t>informações inter</w:t>
      </w:r>
      <w:r w:rsidRPr="00ED511C">
        <w:t xml:space="preserve">mediárias atuais com relações correspondentes nas </w:t>
      </w:r>
      <w:r>
        <w:t>informações inter</w:t>
      </w:r>
      <w:r w:rsidRPr="00ED511C">
        <w:t>mediárias de períodos anteriores, por exemplo, por tipo de despesa como porcentagem das vendas</w:t>
      </w:r>
      <w:r>
        <w:t>;</w:t>
      </w:r>
      <w:r w:rsidRPr="00ED511C">
        <w:t xml:space="preserve"> por tipo de ativos como porcentagem do total de ativos</w:t>
      </w:r>
      <w:r>
        <w:t>;</w:t>
      </w:r>
      <w:r w:rsidRPr="00ED511C">
        <w:t xml:space="preserve"> e porcentagem de variação nas vendas em relação à porcentagem de variação nos recebíveis.</w:t>
      </w:r>
    </w:p>
    <w:p w14:paraId="70505D76" w14:textId="77777777" w:rsidR="00732259" w:rsidRPr="00ED511C" w:rsidRDefault="00732259" w:rsidP="001A2F6B">
      <w:pPr>
        <w:numPr>
          <w:ilvl w:val="0"/>
          <w:numId w:val="355"/>
        </w:numPr>
        <w:autoSpaceDE w:val="0"/>
        <w:autoSpaceDN w:val="0"/>
        <w:adjustRightInd w:val="0"/>
        <w:spacing w:after="0" w:line="240" w:lineRule="auto"/>
        <w:jc w:val="both"/>
      </w:pPr>
      <w:r w:rsidRPr="00ED511C">
        <w:t xml:space="preserve">Comparar dados </w:t>
      </w:r>
      <w:r>
        <w:t>segregado</w:t>
      </w:r>
      <w:r w:rsidRPr="00ED511C">
        <w:t xml:space="preserve">s. </w:t>
      </w:r>
    </w:p>
    <w:p w14:paraId="561E6EA1" w14:textId="77777777" w:rsidR="00732259" w:rsidRDefault="00732259" w:rsidP="00732259">
      <w:pPr>
        <w:autoSpaceDE w:val="0"/>
        <w:autoSpaceDN w:val="0"/>
        <w:adjustRightInd w:val="0"/>
        <w:jc w:val="both"/>
      </w:pPr>
    </w:p>
    <w:p w14:paraId="6886EC94" w14:textId="77777777" w:rsidR="00732259" w:rsidRPr="00ED511C" w:rsidRDefault="00732259" w:rsidP="00732259">
      <w:pPr>
        <w:autoSpaceDE w:val="0"/>
        <w:autoSpaceDN w:val="0"/>
        <w:adjustRightInd w:val="0"/>
        <w:jc w:val="both"/>
      </w:pPr>
      <w:r w:rsidRPr="00ED511C">
        <w:t xml:space="preserve">Seguem exemplos de como os dados podem ser </w:t>
      </w:r>
      <w:r>
        <w:t>segregado</w:t>
      </w:r>
      <w:r w:rsidRPr="00ED511C">
        <w:t>s:</w:t>
      </w:r>
    </w:p>
    <w:p w14:paraId="1B2EDEA8" w14:textId="77777777" w:rsidR="00732259" w:rsidRPr="00ED511C" w:rsidRDefault="00732259" w:rsidP="001A2F6B">
      <w:pPr>
        <w:numPr>
          <w:ilvl w:val="0"/>
          <w:numId w:val="356"/>
        </w:numPr>
        <w:autoSpaceDE w:val="0"/>
        <w:autoSpaceDN w:val="0"/>
        <w:adjustRightInd w:val="0"/>
        <w:spacing w:after="0" w:line="240" w:lineRule="auto"/>
        <w:jc w:val="both"/>
      </w:pPr>
      <w:r>
        <w:t>p</w:t>
      </w:r>
      <w:r w:rsidRPr="00ED511C">
        <w:t xml:space="preserve">or período, </w:t>
      </w:r>
      <w:r>
        <w:t xml:space="preserve">como, </w:t>
      </w:r>
      <w:r w:rsidRPr="00ED511C">
        <w:t xml:space="preserve">por exemplo, itens de receita ou despesa </w:t>
      </w:r>
      <w:r>
        <w:t>segregado</w:t>
      </w:r>
      <w:r w:rsidRPr="00ED511C">
        <w:t>s em valores trimestrais, mensais ou semanais</w:t>
      </w:r>
      <w:r>
        <w:t>;</w:t>
      </w:r>
    </w:p>
    <w:p w14:paraId="7020944B" w14:textId="77777777" w:rsidR="00732259" w:rsidRPr="00ED511C" w:rsidRDefault="00732259" w:rsidP="001A2F6B">
      <w:pPr>
        <w:numPr>
          <w:ilvl w:val="0"/>
          <w:numId w:val="356"/>
        </w:numPr>
        <w:autoSpaceDE w:val="0"/>
        <w:autoSpaceDN w:val="0"/>
        <w:adjustRightInd w:val="0"/>
        <w:spacing w:after="0" w:line="240" w:lineRule="auto"/>
        <w:jc w:val="both"/>
      </w:pPr>
      <w:r>
        <w:t>p</w:t>
      </w:r>
      <w:r w:rsidRPr="00ED511C">
        <w:t>or linha de produto ou fonte de receita</w:t>
      </w:r>
      <w:r>
        <w:t>;</w:t>
      </w:r>
    </w:p>
    <w:p w14:paraId="2CE5E31B" w14:textId="77777777" w:rsidR="00732259" w:rsidRPr="00ED511C" w:rsidRDefault="00732259" w:rsidP="001A2F6B">
      <w:pPr>
        <w:numPr>
          <w:ilvl w:val="0"/>
          <w:numId w:val="356"/>
        </w:numPr>
        <w:autoSpaceDE w:val="0"/>
        <w:autoSpaceDN w:val="0"/>
        <w:adjustRightInd w:val="0"/>
        <w:spacing w:after="0" w:line="240" w:lineRule="auto"/>
        <w:jc w:val="both"/>
      </w:pPr>
      <w:r>
        <w:t>p</w:t>
      </w:r>
      <w:r w:rsidRPr="00ED511C">
        <w:t xml:space="preserve">or local, </w:t>
      </w:r>
      <w:r>
        <w:t xml:space="preserve">como, </w:t>
      </w:r>
      <w:r w:rsidRPr="00ED511C">
        <w:t>por exemplo, por componente</w:t>
      </w:r>
      <w:r>
        <w:t>;</w:t>
      </w:r>
    </w:p>
    <w:p w14:paraId="0A463EFB" w14:textId="77777777" w:rsidR="00732259" w:rsidRPr="00ED511C" w:rsidRDefault="00732259" w:rsidP="001A2F6B">
      <w:pPr>
        <w:numPr>
          <w:ilvl w:val="0"/>
          <w:numId w:val="356"/>
        </w:numPr>
        <w:autoSpaceDE w:val="0"/>
        <w:autoSpaceDN w:val="0"/>
        <w:adjustRightInd w:val="0"/>
        <w:spacing w:after="0" w:line="240" w:lineRule="auto"/>
        <w:jc w:val="both"/>
      </w:pPr>
      <w:r>
        <w:t>p</w:t>
      </w:r>
      <w:r w:rsidRPr="00ED511C">
        <w:t xml:space="preserve">or atributos da transação, </w:t>
      </w:r>
      <w:r>
        <w:t xml:space="preserve">como, </w:t>
      </w:r>
      <w:r w:rsidRPr="00ED511C">
        <w:t xml:space="preserve">por exemplo, receita gerada por </w:t>
      </w:r>
      <w:r w:rsidRPr="00ED511C">
        <w:rPr>
          <w:i/>
          <w:iCs/>
        </w:rPr>
        <w:t>designers</w:t>
      </w:r>
      <w:r w:rsidRPr="00ED511C">
        <w:t>, arquitetos ou artesãos</w:t>
      </w:r>
      <w:r>
        <w:t>;</w:t>
      </w:r>
    </w:p>
    <w:p w14:paraId="43EAD131" w14:textId="77777777" w:rsidR="00732259" w:rsidRDefault="00732259" w:rsidP="001A2F6B">
      <w:pPr>
        <w:numPr>
          <w:ilvl w:val="0"/>
          <w:numId w:val="356"/>
        </w:numPr>
        <w:autoSpaceDE w:val="0"/>
        <w:autoSpaceDN w:val="0"/>
        <w:adjustRightInd w:val="0"/>
        <w:spacing w:after="0" w:line="240" w:lineRule="auto"/>
        <w:jc w:val="both"/>
      </w:pPr>
      <w:r>
        <w:t>p</w:t>
      </w:r>
      <w:r w:rsidRPr="00ED511C">
        <w:t xml:space="preserve">or diversos atributos da transação, </w:t>
      </w:r>
      <w:r>
        <w:t xml:space="preserve">como, </w:t>
      </w:r>
      <w:r w:rsidRPr="00ED511C">
        <w:t>por exemplo, vendas por produto e mês.</w:t>
      </w:r>
    </w:p>
    <w:p w14:paraId="22680C82" w14:textId="77777777" w:rsidR="00732259" w:rsidRDefault="00732259" w:rsidP="00732259">
      <w:pPr>
        <w:autoSpaceDE w:val="0"/>
        <w:autoSpaceDN w:val="0"/>
        <w:adjustRightInd w:val="0"/>
        <w:jc w:val="both"/>
        <w:rPr>
          <w:b/>
          <w:bCs/>
        </w:rPr>
      </w:pPr>
    </w:p>
    <w:p w14:paraId="0CB4AA8D" w14:textId="77777777" w:rsidR="00732259" w:rsidRDefault="00732259" w:rsidP="00732259">
      <w:pPr>
        <w:autoSpaceDE w:val="0"/>
        <w:autoSpaceDN w:val="0"/>
        <w:adjustRightInd w:val="0"/>
        <w:jc w:val="both"/>
        <w:rPr>
          <w:b/>
          <w:bCs/>
        </w:rPr>
      </w:pPr>
    </w:p>
    <w:p w14:paraId="09FF961A" w14:textId="77777777" w:rsidR="00732259" w:rsidRDefault="00732259" w:rsidP="00732259">
      <w:pPr>
        <w:autoSpaceDE w:val="0"/>
        <w:autoSpaceDN w:val="0"/>
        <w:adjustRightInd w:val="0"/>
        <w:jc w:val="both"/>
        <w:rPr>
          <w:b/>
          <w:bCs/>
        </w:rPr>
      </w:pPr>
    </w:p>
    <w:p w14:paraId="2D2E23BC" w14:textId="77777777" w:rsidR="00732259" w:rsidRDefault="00732259" w:rsidP="00732259">
      <w:pPr>
        <w:autoSpaceDE w:val="0"/>
        <w:autoSpaceDN w:val="0"/>
        <w:adjustRightInd w:val="0"/>
        <w:jc w:val="both"/>
        <w:rPr>
          <w:b/>
          <w:bCs/>
        </w:rPr>
      </w:pPr>
    </w:p>
    <w:p w14:paraId="5E1DB74A" w14:textId="77777777" w:rsidR="00732259" w:rsidRDefault="00732259" w:rsidP="00732259">
      <w:pPr>
        <w:autoSpaceDE w:val="0"/>
        <w:autoSpaceDN w:val="0"/>
        <w:adjustRightInd w:val="0"/>
        <w:jc w:val="both"/>
        <w:rPr>
          <w:b/>
          <w:bCs/>
        </w:rPr>
      </w:pPr>
    </w:p>
    <w:p w14:paraId="350D837A" w14:textId="77777777" w:rsidR="00732259" w:rsidRDefault="00732259" w:rsidP="00732259">
      <w:pPr>
        <w:autoSpaceDE w:val="0"/>
        <w:autoSpaceDN w:val="0"/>
        <w:adjustRightInd w:val="0"/>
        <w:jc w:val="both"/>
        <w:rPr>
          <w:b/>
          <w:bCs/>
        </w:rPr>
      </w:pPr>
    </w:p>
    <w:p w14:paraId="6279A0E1" w14:textId="77777777" w:rsidR="00732259" w:rsidRDefault="00732259" w:rsidP="00732259">
      <w:pPr>
        <w:autoSpaceDE w:val="0"/>
        <w:autoSpaceDN w:val="0"/>
        <w:adjustRightInd w:val="0"/>
        <w:jc w:val="both"/>
        <w:rPr>
          <w:b/>
          <w:bCs/>
        </w:rPr>
      </w:pPr>
    </w:p>
    <w:p w14:paraId="6F1DD577" w14:textId="77777777" w:rsidR="00732259" w:rsidRDefault="00732259" w:rsidP="00732259">
      <w:pPr>
        <w:autoSpaceDE w:val="0"/>
        <w:autoSpaceDN w:val="0"/>
        <w:adjustRightInd w:val="0"/>
        <w:jc w:val="both"/>
        <w:rPr>
          <w:b/>
          <w:bCs/>
        </w:rPr>
      </w:pPr>
    </w:p>
    <w:p w14:paraId="66932E7D" w14:textId="77777777" w:rsidR="00732259" w:rsidRDefault="00732259" w:rsidP="00732259">
      <w:pPr>
        <w:autoSpaceDE w:val="0"/>
        <w:autoSpaceDN w:val="0"/>
        <w:adjustRightInd w:val="0"/>
        <w:jc w:val="both"/>
        <w:rPr>
          <w:b/>
          <w:bCs/>
        </w:rPr>
      </w:pPr>
    </w:p>
    <w:p w14:paraId="376B5FC8" w14:textId="77777777" w:rsidR="00732259" w:rsidRDefault="00732259" w:rsidP="00732259">
      <w:pPr>
        <w:autoSpaceDE w:val="0"/>
        <w:autoSpaceDN w:val="0"/>
        <w:adjustRightInd w:val="0"/>
        <w:jc w:val="both"/>
        <w:rPr>
          <w:b/>
          <w:bCs/>
        </w:rPr>
      </w:pPr>
    </w:p>
    <w:p w14:paraId="2D46447D" w14:textId="77777777" w:rsidR="00732259" w:rsidRDefault="00732259" w:rsidP="00732259">
      <w:pPr>
        <w:autoSpaceDE w:val="0"/>
        <w:autoSpaceDN w:val="0"/>
        <w:adjustRightInd w:val="0"/>
        <w:jc w:val="both"/>
        <w:rPr>
          <w:b/>
          <w:bCs/>
        </w:rPr>
      </w:pPr>
    </w:p>
    <w:p w14:paraId="7BBE382A" w14:textId="77777777" w:rsidR="00732259" w:rsidRDefault="00732259" w:rsidP="00732259">
      <w:pPr>
        <w:autoSpaceDE w:val="0"/>
        <w:autoSpaceDN w:val="0"/>
        <w:adjustRightInd w:val="0"/>
        <w:jc w:val="both"/>
        <w:rPr>
          <w:b/>
          <w:bCs/>
        </w:rPr>
      </w:pPr>
    </w:p>
    <w:p w14:paraId="4B7D8B68" w14:textId="77777777" w:rsidR="00732259" w:rsidRDefault="00732259" w:rsidP="00732259">
      <w:pPr>
        <w:autoSpaceDE w:val="0"/>
        <w:autoSpaceDN w:val="0"/>
        <w:adjustRightInd w:val="0"/>
        <w:jc w:val="both"/>
        <w:rPr>
          <w:b/>
          <w:bCs/>
        </w:rPr>
      </w:pPr>
    </w:p>
    <w:p w14:paraId="2A5A0134" w14:textId="77777777" w:rsidR="00732259" w:rsidRDefault="00732259" w:rsidP="00732259">
      <w:pPr>
        <w:autoSpaceDE w:val="0"/>
        <w:autoSpaceDN w:val="0"/>
        <w:adjustRightInd w:val="0"/>
        <w:jc w:val="both"/>
        <w:rPr>
          <w:b/>
          <w:bCs/>
        </w:rPr>
      </w:pPr>
    </w:p>
    <w:p w14:paraId="59ECFB5C" w14:textId="77777777" w:rsidR="00732259" w:rsidRPr="007F34CD" w:rsidRDefault="00732259" w:rsidP="00732259">
      <w:pPr>
        <w:autoSpaceDE w:val="0"/>
        <w:autoSpaceDN w:val="0"/>
        <w:adjustRightInd w:val="0"/>
        <w:jc w:val="both"/>
        <w:rPr>
          <w:b/>
          <w:bCs/>
        </w:rPr>
      </w:pPr>
      <w:r w:rsidRPr="007F34CD">
        <w:rPr>
          <w:b/>
          <w:bCs/>
        </w:rPr>
        <w:t>Apêndice 3</w:t>
      </w:r>
    </w:p>
    <w:p w14:paraId="7373DF98" w14:textId="77777777" w:rsidR="00732259" w:rsidRDefault="00732259" w:rsidP="00732259">
      <w:pPr>
        <w:autoSpaceDE w:val="0"/>
        <w:autoSpaceDN w:val="0"/>
        <w:adjustRightInd w:val="0"/>
        <w:jc w:val="both"/>
        <w:rPr>
          <w:b/>
          <w:bCs/>
        </w:rPr>
      </w:pPr>
    </w:p>
    <w:p w14:paraId="3F55CEFE" w14:textId="77777777" w:rsidR="00732259" w:rsidRPr="00ED511C" w:rsidRDefault="00732259" w:rsidP="00732259">
      <w:pPr>
        <w:autoSpaceDE w:val="0"/>
        <w:autoSpaceDN w:val="0"/>
        <w:adjustRightInd w:val="0"/>
        <w:jc w:val="both"/>
        <w:rPr>
          <w:b/>
          <w:bCs/>
        </w:rPr>
      </w:pPr>
      <w:r w:rsidRPr="00ED511C">
        <w:rPr>
          <w:b/>
          <w:bCs/>
        </w:rPr>
        <w:t>Exemplo de carta de representação da administração</w:t>
      </w:r>
    </w:p>
    <w:p w14:paraId="59F2BB04" w14:textId="77777777" w:rsidR="00732259" w:rsidRDefault="00732259" w:rsidP="00732259">
      <w:pPr>
        <w:autoSpaceDE w:val="0"/>
        <w:autoSpaceDN w:val="0"/>
        <w:adjustRightInd w:val="0"/>
        <w:jc w:val="both"/>
      </w:pPr>
    </w:p>
    <w:p w14:paraId="4FFD7300" w14:textId="77777777" w:rsidR="00732259" w:rsidRPr="00ED511C" w:rsidRDefault="00732259" w:rsidP="00732259">
      <w:pPr>
        <w:autoSpaceDE w:val="0"/>
        <w:autoSpaceDN w:val="0"/>
        <w:adjustRightInd w:val="0"/>
        <w:jc w:val="both"/>
      </w:pPr>
      <w:r w:rsidRPr="00ED511C">
        <w:t>A carta a seguir não pretende ser uma carta</w:t>
      </w:r>
      <w:r>
        <w:t>-</w:t>
      </w:r>
      <w:r w:rsidRPr="00ED511C">
        <w:t>padrão. Representaç</w:t>
      </w:r>
      <w:r>
        <w:t>ões</w:t>
      </w:r>
      <w:r w:rsidRPr="00ED511C">
        <w:t xml:space="preserve"> da administração varia</w:t>
      </w:r>
      <w:r>
        <w:t>m</w:t>
      </w:r>
      <w:r w:rsidRPr="00ED511C">
        <w:t xml:space="preserve"> de entidade para entidade e de um período intermediário para o outro.</w:t>
      </w:r>
    </w:p>
    <w:p w14:paraId="4931AC14" w14:textId="77777777" w:rsidR="00732259" w:rsidRDefault="00732259" w:rsidP="00732259">
      <w:pPr>
        <w:autoSpaceDE w:val="0"/>
        <w:autoSpaceDN w:val="0"/>
        <w:adjustRightInd w:val="0"/>
        <w:jc w:val="both"/>
      </w:pPr>
    </w:p>
    <w:p w14:paraId="11A35662" w14:textId="77777777" w:rsidR="00732259" w:rsidRPr="00ED511C" w:rsidRDefault="00732259" w:rsidP="00732259">
      <w:pPr>
        <w:autoSpaceDE w:val="0"/>
        <w:autoSpaceDN w:val="0"/>
        <w:adjustRightInd w:val="0"/>
        <w:jc w:val="both"/>
      </w:pPr>
      <w:r w:rsidRPr="00ED511C">
        <w:t>(Papel timbrado da entidade)</w:t>
      </w:r>
    </w:p>
    <w:p w14:paraId="42359C48" w14:textId="77777777" w:rsidR="00732259" w:rsidRDefault="00732259" w:rsidP="00732259">
      <w:pPr>
        <w:autoSpaceDE w:val="0"/>
        <w:autoSpaceDN w:val="0"/>
        <w:adjustRightInd w:val="0"/>
        <w:jc w:val="both"/>
      </w:pPr>
    </w:p>
    <w:p w14:paraId="1DB95637" w14:textId="77777777" w:rsidR="00732259" w:rsidRPr="00ED511C" w:rsidRDefault="00732259" w:rsidP="00732259">
      <w:pPr>
        <w:autoSpaceDE w:val="0"/>
        <w:autoSpaceDN w:val="0"/>
        <w:adjustRightInd w:val="0"/>
        <w:jc w:val="both"/>
      </w:pPr>
      <w:r w:rsidRPr="00ED511C">
        <w:t>(Data)</w:t>
      </w:r>
    </w:p>
    <w:p w14:paraId="6A2D5092" w14:textId="77777777" w:rsidR="00732259" w:rsidRDefault="00732259" w:rsidP="00732259">
      <w:pPr>
        <w:autoSpaceDE w:val="0"/>
        <w:autoSpaceDN w:val="0"/>
        <w:adjustRightInd w:val="0"/>
        <w:jc w:val="both"/>
      </w:pPr>
    </w:p>
    <w:p w14:paraId="6778F403" w14:textId="77777777" w:rsidR="00732259" w:rsidRDefault="00732259" w:rsidP="00732259">
      <w:pPr>
        <w:autoSpaceDE w:val="0"/>
        <w:autoSpaceDN w:val="0"/>
        <w:adjustRightInd w:val="0"/>
        <w:jc w:val="both"/>
      </w:pPr>
      <w:r w:rsidRPr="00ED511C">
        <w:t xml:space="preserve">(Para </w:t>
      </w:r>
      <w:r>
        <w:t>a</w:t>
      </w:r>
      <w:r w:rsidRPr="00ED511C">
        <w:t xml:space="preserve">uditor) </w:t>
      </w:r>
    </w:p>
    <w:p w14:paraId="2636046A" w14:textId="77777777" w:rsidR="00732259" w:rsidRPr="00ED511C" w:rsidRDefault="00732259" w:rsidP="00732259">
      <w:pPr>
        <w:autoSpaceDE w:val="0"/>
        <w:autoSpaceDN w:val="0"/>
        <w:adjustRightInd w:val="0"/>
        <w:jc w:val="both"/>
      </w:pPr>
      <w:r w:rsidRPr="00ED511C">
        <w:t xml:space="preserve">Parágrafos iniciais se as </w:t>
      </w:r>
      <w:r>
        <w:t>informações inter</w:t>
      </w:r>
      <w:r w:rsidRPr="00ED511C">
        <w:t>mediárias compreenderem demonstrações contábeis condensadas:</w:t>
      </w:r>
    </w:p>
    <w:p w14:paraId="01540A83" w14:textId="77777777" w:rsidR="00732259" w:rsidRDefault="00732259" w:rsidP="00732259">
      <w:pPr>
        <w:autoSpaceDE w:val="0"/>
        <w:autoSpaceDN w:val="0"/>
        <w:adjustRightInd w:val="0"/>
        <w:jc w:val="both"/>
      </w:pPr>
    </w:p>
    <w:p w14:paraId="1023F951" w14:textId="77777777" w:rsidR="00732259" w:rsidRPr="00ED511C" w:rsidRDefault="00732259" w:rsidP="00732259">
      <w:pPr>
        <w:autoSpaceDE w:val="0"/>
        <w:autoSpaceDN w:val="0"/>
        <w:adjustRightInd w:val="0"/>
        <w:jc w:val="both"/>
      </w:pPr>
      <w:r w:rsidRPr="00ED511C">
        <w:t>Esta carta de representação é fornecida em relação à sua revisão do balanço patrimonial condensado da Entidade ABC</w:t>
      </w:r>
      <w:r>
        <w:t>,</w:t>
      </w:r>
      <w:r w:rsidRPr="00ED511C">
        <w:t xml:space="preserve"> de 31 de março de 20X1</w:t>
      </w:r>
      <w:r>
        <w:t>,</w:t>
      </w:r>
      <w:r w:rsidRPr="00ED511C">
        <w:t xml:space="preserve"> e as respectivas demonstrações condensadas do resultado, das mutações do patrimônio líquido e dos fluxos de caixa para o trimestre findo naquela data</w:t>
      </w:r>
      <w:r>
        <w:t>,</w:t>
      </w:r>
      <w:r w:rsidRPr="00ED511C">
        <w:t xml:space="preserve"> com a finalidade de expressar uma conclusão quanto ao conhecimento de algum fato que o leve a acreditar que as </w:t>
      </w:r>
      <w:r>
        <w:t>informações inter</w:t>
      </w:r>
      <w:r w:rsidRPr="00ED511C">
        <w:t xml:space="preserve">mediárias </w:t>
      </w:r>
      <w:r w:rsidRPr="00ED511C">
        <w:rPr>
          <w:bCs/>
        </w:rPr>
        <w:t>não</w:t>
      </w:r>
      <w:r w:rsidRPr="00ED511C">
        <w:t xml:space="preserve"> foram elaboradas, em todos os aspectos relevantes, de acordo com [indicar estrutura de relatório financeiro aplicável, incluindo referência à jurisdição ou ao país de origem da estrutura de relatório financeiro quando a estrutura de relatório financeiro usada não for as práticas contábeis adotadas no Brasil].</w:t>
      </w:r>
    </w:p>
    <w:p w14:paraId="4F2054F8" w14:textId="77777777" w:rsidR="00732259" w:rsidRDefault="00732259" w:rsidP="00732259">
      <w:pPr>
        <w:autoSpaceDE w:val="0"/>
        <w:autoSpaceDN w:val="0"/>
        <w:adjustRightInd w:val="0"/>
        <w:jc w:val="both"/>
      </w:pPr>
    </w:p>
    <w:p w14:paraId="26688A72" w14:textId="77777777" w:rsidR="00732259" w:rsidRPr="00ED511C" w:rsidRDefault="00732259" w:rsidP="00732259">
      <w:pPr>
        <w:autoSpaceDE w:val="0"/>
        <w:autoSpaceDN w:val="0"/>
        <w:adjustRightInd w:val="0"/>
        <w:jc w:val="both"/>
      </w:pPr>
      <w:r w:rsidRPr="00ED511C">
        <w:t xml:space="preserve">Reconhecemos nossa responsabilidade pela </w:t>
      </w:r>
      <w:r>
        <w:t>elaboração</w:t>
      </w:r>
      <w:r w:rsidRPr="00ED511C">
        <w:t xml:space="preserve"> e apresentação das </w:t>
      </w:r>
      <w:r>
        <w:t>informações inter</w:t>
      </w:r>
      <w:r w:rsidRPr="00ED511C">
        <w:t>mediárias de acordo com [indicar estrutura de relatório financeiro aplicável].</w:t>
      </w:r>
    </w:p>
    <w:p w14:paraId="1393F934" w14:textId="77777777" w:rsidR="00732259" w:rsidRDefault="00732259" w:rsidP="00732259">
      <w:pPr>
        <w:autoSpaceDE w:val="0"/>
        <w:autoSpaceDN w:val="0"/>
        <w:adjustRightInd w:val="0"/>
        <w:jc w:val="both"/>
      </w:pPr>
    </w:p>
    <w:p w14:paraId="2ECC05CD" w14:textId="77777777" w:rsidR="00732259" w:rsidRPr="00ED511C" w:rsidRDefault="00732259" w:rsidP="00732259">
      <w:pPr>
        <w:autoSpaceDE w:val="0"/>
        <w:autoSpaceDN w:val="0"/>
        <w:adjustRightInd w:val="0"/>
        <w:jc w:val="both"/>
      </w:pPr>
      <w:r w:rsidRPr="00ED511C">
        <w:t xml:space="preserve">Parágrafos iniciais se as </w:t>
      </w:r>
      <w:r>
        <w:t>informações inter</w:t>
      </w:r>
      <w:r w:rsidRPr="00ED511C">
        <w:t xml:space="preserve">mediárias compreenderem </w:t>
      </w:r>
      <w:r>
        <w:t>o</w:t>
      </w:r>
      <w:r w:rsidRPr="00ED511C">
        <w:t xml:space="preserve"> conjunto completo de demonstrações contábeis elaboradas para fins gerais e de acordo com a estrutura de relatório financeiro </w:t>
      </w:r>
      <w:r>
        <w:t>planejad</w:t>
      </w:r>
      <w:r w:rsidRPr="00ED511C">
        <w:t>a para alcançar uma apresentação adequada:</w:t>
      </w:r>
    </w:p>
    <w:p w14:paraId="64074F01" w14:textId="77777777" w:rsidR="00732259" w:rsidRDefault="00732259" w:rsidP="00732259">
      <w:pPr>
        <w:autoSpaceDE w:val="0"/>
        <w:autoSpaceDN w:val="0"/>
        <w:adjustRightInd w:val="0"/>
        <w:jc w:val="both"/>
      </w:pPr>
    </w:p>
    <w:p w14:paraId="076EC8C9" w14:textId="77777777" w:rsidR="00732259" w:rsidRPr="00ED511C" w:rsidRDefault="00732259" w:rsidP="00732259">
      <w:pPr>
        <w:autoSpaceDE w:val="0"/>
        <w:autoSpaceDN w:val="0"/>
        <w:adjustRightInd w:val="0"/>
        <w:jc w:val="both"/>
      </w:pPr>
      <w:r w:rsidRPr="00ED511C">
        <w:t>Esta carta de representação é fornecida em relação à sua revisão do balanço patrimonial da Entidade ABC</w:t>
      </w:r>
      <w:r>
        <w:t>,</w:t>
      </w:r>
      <w:r w:rsidRPr="00ED511C">
        <w:t xml:space="preserve"> em 31 de março de 20X1</w:t>
      </w:r>
      <w:r>
        <w:t>,</w:t>
      </w:r>
      <w:r w:rsidRPr="00ED511C">
        <w:t xml:space="preserve"> e das respectivas demonstrações do resultado, das mutações do patrimônio líquido e dos fluxos de caixa para o trimestre findo naquela data, incluindo </w:t>
      </w:r>
      <w:r>
        <w:t>o</w:t>
      </w:r>
      <w:r w:rsidRPr="00ED511C">
        <w:t xml:space="preserve"> resumo das políticas contábeis significativas e outras notas explicativas. Essa revisão tem como objetivo possibilitar a </w:t>
      </w:r>
      <w:r>
        <w:t>Vossas Senhorias</w:t>
      </w:r>
      <w:r w:rsidRPr="00ED511C">
        <w:t xml:space="preserve"> expressar uma conclusão quanto ao conhecimento de algum fato que o</w:t>
      </w:r>
      <w:r>
        <w:t>s</w:t>
      </w:r>
      <w:r w:rsidRPr="00ED511C">
        <w:t xml:space="preserve"> leve a acreditar que as </w:t>
      </w:r>
      <w:r>
        <w:t>informações inter</w:t>
      </w:r>
      <w:r w:rsidRPr="00ED511C">
        <w:t xml:space="preserve">mediárias </w:t>
      </w:r>
      <w:r w:rsidRPr="00ED511C">
        <w:rPr>
          <w:bCs/>
        </w:rPr>
        <w:t>não apresentam adequadamente, em todos os aspectos relevantes</w:t>
      </w:r>
      <w:r w:rsidRPr="00ED511C">
        <w:t xml:space="preserve">, a posição patrimonial e financeira da </w:t>
      </w:r>
      <w:r>
        <w:t>E</w:t>
      </w:r>
      <w:r w:rsidRPr="00ED511C">
        <w:t>ntidade ABC</w:t>
      </w:r>
      <w:r>
        <w:t>,</w:t>
      </w:r>
      <w:r w:rsidRPr="00ED511C">
        <w:t xml:space="preserve"> em 31 de março de 20X1</w:t>
      </w:r>
      <w:r>
        <w:t>,</w:t>
      </w:r>
      <w:r w:rsidRPr="00ED511C">
        <w:t xml:space="preserve"> o desempenho de suas operações e os seus fluxos de caixa de acordo com [indicar estrutura de relatório financeiro aplicável, incluindo referência à jurisdição ou ao país de origem da estrutura de relatório financeiro quando a estrutura de relatório financeiro usada não for as práticas contábeis adotadas no Brasil].</w:t>
      </w:r>
    </w:p>
    <w:p w14:paraId="40197E51" w14:textId="77777777" w:rsidR="00732259" w:rsidRDefault="00732259" w:rsidP="00732259">
      <w:pPr>
        <w:autoSpaceDE w:val="0"/>
        <w:autoSpaceDN w:val="0"/>
        <w:adjustRightInd w:val="0"/>
        <w:jc w:val="both"/>
      </w:pPr>
    </w:p>
    <w:p w14:paraId="2D0FC537" w14:textId="77777777" w:rsidR="00732259" w:rsidRPr="00ED511C" w:rsidRDefault="00732259" w:rsidP="00732259">
      <w:pPr>
        <w:autoSpaceDE w:val="0"/>
        <w:autoSpaceDN w:val="0"/>
        <w:adjustRightInd w:val="0"/>
        <w:jc w:val="both"/>
      </w:pPr>
      <w:r w:rsidRPr="00ED511C">
        <w:t xml:space="preserve">Reconhecemos nossa responsabilidade pela apresentação adequada das </w:t>
      </w:r>
      <w:r>
        <w:t>informações inter</w:t>
      </w:r>
      <w:r w:rsidRPr="00ED511C">
        <w:t>mediárias de acordo com [indicar estrutura de relatório financeiro aplicável].</w:t>
      </w:r>
    </w:p>
    <w:p w14:paraId="510D9603" w14:textId="77777777" w:rsidR="00732259" w:rsidRDefault="00732259" w:rsidP="00732259">
      <w:pPr>
        <w:autoSpaceDE w:val="0"/>
        <w:autoSpaceDN w:val="0"/>
        <w:adjustRightInd w:val="0"/>
        <w:jc w:val="both"/>
      </w:pPr>
    </w:p>
    <w:p w14:paraId="1140D26D" w14:textId="77777777" w:rsidR="00732259" w:rsidRPr="00ED511C" w:rsidRDefault="00732259" w:rsidP="00732259">
      <w:pPr>
        <w:autoSpaceDE w:val="0"/>
        <w:autoSpaceDN w:val="0"/>
        <w:adjustRightInd w:val="0"/>
        <w:jc w:val="both"/>
      </w:pPr>
      <w:r w:rsidRPr="00ED511C">
        <w:t>Confirmamos, com base em nosso melhor conhecimento e julgamento</w:t>
      </w:r>
      <w:r>
        <w:t>,</w:t>
      </w:r>
      <w:r w:rsidRPr="00ED511C">
        <w:t xml:space="preserve"> as seguintes representações:</w:t>
      </w:r>
    </w:p>
    <w:p w14:paraId="7ED55132" w14:textId="77777777" w:rsidR="00732259" w:rsidRDefault="00732259" w:rsidP="00732259">
      <w:pPr>
        <w:autoSpaceDE w:val="0"/>
        <w:autoSpaceDN w:val="0"/>
        <w:adjustRightInd w:val="0"/>
        <w:jc w:val="both"/>
      </w:pPr>
    </w:p>
    <w:p w14:paraId="5898F4CE" w14:textId="77777777" w:rsidR="00732259" w:rsidRPr="00ED511C" w:rsidRDefault="00732259" w:rsidP="00732259">
      <w:pPr>
        <w:autoSpaceDE w:val="0"/>
        <w:autoSpaceDN w:val="0"/>
        <w:adjustRightInd w:val="0"/>
        <w:jc w:val="both"/>
      </w:pPr>
      <w:r w:rsidRPr="00ED511C">
        <w:t xml:space="preserve">As </w:t>
      </w:r>
      <w:r>
        <w:t>informações inter</w:t>
      </w:r>
      <w:r w:rsidRPr="00ED511C">
        <w:t>mediárias acima mencionadas foram elaboradas e estão apresentadas de acordo com [indicar estrutura de relatório financeiro aplicável].</w:t>
      </w:r>
    </w:p>
    <w:p w14:paraId="7EF47699" w14:textId="77777777" w:rsidR="00732259" w:rsidRDefault="00732259" w:rsidP="00732259">
      <w:pPr>
        <w:autoSpaceDE w:val="0"/>
        <w:autoSpaceDN w:val="0"/>
        <w:adjustRightInd w:val="0"/>
        <w:jc w:val="both"/>
      </w:pPr>
    </w:p>
    <w:p w14:paraId="0376BDC7" w14:textId="77777777" w:rsidR="00732259" w:rsidRPr="00ED511C" w:rsidRDefault="00732259" w:rsidP="00732259">
      <w:pPr>
        <w:autoSpaceDE w:val="0"/>
        <w:autoSpaceDN w:val="0"/>
        <w:adjustRightInd w:val="0"/>
        <w:jc w:val="both"/>
      </w:pPr>
      <w:r w:rsidRPr="00ED511C">
        <w:t>Disponibilizamos todos os livros contábeis e documentação comprobatória e todas as atas das reuniões dos acionistas e do conselho de administração (identificar atas, inserindo datas aplicáveis).</w:t>
      </w:r>
    </w:p>
    <w:p w14:paraId="7D5B27DF" w14:textId="77777777" w:rsidR="00732259" w:rsidRDefault="00732259" w:rsidP="00732259">
      <w:pPr>
        <w:autoSpaceDE w:val="0"/>
        <w:autoSpaceDN w:val="0"/>
        <w:adjustRightInd w:val="0"/>
        <w:jc w:val="both"/>
      </w:pPr>
    </w:p>
    <w:p w14:paraId="2D159923" w14:textId="77777777" w:rsidR="00732259" w:rsidRPr="00ED511C" w:rsidRDefault="00732259" w:rsidP="00732259">
      <w:pPr>
        <w:autoSpaceDE w:val="0"/>
        <w:autoSpaceDN w:val="0"/>
        <w:adjustRightInd w:val="0"/>
        <w:jc w:val="both"/>
      </w:pPr>
      <w:r w:rsidRPr="00ED511C">
        <w:t xml:space="preserve">Não existem transações relevantes que não tenham sido adequadamente registradas nos registros contábeis que suportam as </w:t>
      </w:r>
      <w:r>
        <w:t>informações inter</w:t>
      </w:r>
      <w:r w:rsidRPr="00ED511C">
        <w:t>mediárias.</w:t>
      </w:r>
    </w:p>
    <w:p w14:paraId="30A0A8C2" w14:textId="77777777" w:rsidR="00732259" w:rsidRDefault="00732259" w:rsidP="00732259">
      <w:pPr>
        <w:autoSpaceDE w:val="0"/>
        <w:autoSpaceDN w:val="0"/>
        <w:adjustRightInd w:val="0"/>
        <w:jc w:val="both"/>
      </w:pPr>
    </w:p>
    <w:p w14:paraId="1E76FA89" w14:textId="77777777" w:rsidR="00732259" w:rsidRPr="00ED511C" w:rsidRDefault="00732259" w:rsidP="00732259">
      <w:pPr>
        <w:autoSpaceDE w:val="0"/>
        <w:autoSpaceDN w:val="0"/>
        <w:adjustRightInd w:val="0"/>
        <w:jc w:val="both"/>
      </w:pPr>
      <w:r w:rsidRPr="00ED511C">
        <w:t xml:space="preserve">Não houve nenhum </w:t>
      </w:r>
      <w:r>
        <w:t xml:space="preserve">não </w:t>
      </w:r>
      <w:r w:rsidRPr="00ED511C">
        <w:t>cumprimento</w:t>
      </w:r>
      <w:r>
        <w:t xml:space="preserve"> </w:t>
      </w:r>
      <w:r w:rsidRPr="00ED511C">
        <w:t xml:space="preserve">real ou possível de leis e regulamentos que poderiam ter efeito relevante nas </w:t>
      </w:r>
      <w:r>
        <w:t>informações inter</w:t>
      </w:r>
      <w:r w:rsidRPr="00ED511C">
        <w:t xml:space="preserve">mediárias no caso de </w:t>
      </w:r>
      <w:r>
        <w:t xml:space="preserve">não </w:t>
      </w:r>
      <w:r w:rsidRPr="00ED511C">
        <w:t>cumprimento.</w:t>
      </w:r>
    </w:p>
    <w:p w14:paraId="55762E5D" w14:textId="77777777" w:rsidR="00732259" w:rsidRDefault="00732259" w:rsidP="00732259">
      <w:pPr>
        <w:autoSpaceDE w:val="0"/>
        <w:autoSpaceDN w:val="0"/>
        <w:adjustRightInd w:val="0"/>
        <w:jc w:val="both"/>
      </w:pPr>
    </w:p>
    <w:p w14:paraId="31DD8266" w14:textId="77777777" w:rsidR="00732259" w:rsidRPr="00ED511C" w:rsidRDefault="00732259" w:rsidP="00732259">
      <w:pPr>
        <w:autoSpaceDE w:val="0"/>
        <w:autoSpaceDN w:val="0"/>
        <w:adjustRightInd w:val="0"/>
        <w:jc w:val="both"/>
      </w:pPr>
      <w:r w:rsidRPr="00ED511C">
        <w:t xml:space="preserve">Reconhecemos nossa responsabilidade pelo </w:t>
      </w:r>
      <w:r>
        <w:t>planejamento</w:t>
      </w:r>
      <w:r w:rsidRPr="00ED511C">
        <w:t xml:space="preserve"> e implementação do controle interno para evitar e detectar fraude e erro.</w:t>
      </w:r>
    </w:p>
    <w:p w14:paraId="19E04A04" w14:textId="77777777" w:rsidR="00732259" w:rsidRDefault="00732259" w:rsidP="00732259">
      <w:pPr>
        <w:autoSpaceDE w:val="0"/>
        <w:autoSpaceDN w:val="0"/>
        <w:adjustRightInd w:val="0"/>
        <w:jc w:val="both"/>
      </w:pPr>
    </w:p>
    <w:p w14:paraId="4C842F74" w14:textId="77777777" w:rsidR="00732259" w:rsidRPr="00ED511C" w:rsidRDefault="00732259" w:rsidP="00732259">
      <w:pPr>
        <w:autoSpaceDE w:val="0"/>
        <w:autoSpaceDN w:val="0"/>
        <w:adjustRightInd w:val="0"/>
        <w:jc w:val="both"/>
      </w:pPr>
      <w:r w:rsidRPr="00ED511C">
        <w:t xml:space="preserve">Divulgamos para </w:t>
      </w:r>
      <w:r>
        <w:t>Vossas Senhorias</w:t>
      </w:r>
      <w:r w:rsidRPr="00ED511C">
        <w:t xml:space="preserve"> todos os fatos significativos relacionados com quaisquer fraudes ou suspeitas de fraude conhecidas que possam ter afetado a entidade.</w:t>
      </w:r>
    </w:p>
    <w:p w14:paraId="061D513B" w14:textId="77777777" w:rsidR="00732259" w:rsidRDefault="00732259" w:rsidP="00732259">
      <w:pPr>
        <w:autoSpaceDE w:val="0"/>
        <w:autoSpaceDN w:val="0"/>
        <w:adjustRightInd w:val="0"/>
        <w:jc w:val="both"/>
      </w:pPr>
    </w:p>
    <w:p w14:paraId="2DC200FA" w14:textId="77777777" w:rsidR="00732259" w:rsidRPr="00ED511C" w:rsidRDefault="00732259" w:rsidP="00732259">
      <w:pPr>
        <w:autoSpaceDE w:val="0"/>
        <w:autoSpaceDN w:val="0"/>
        <w:adjustRightInd w:val="0"/>
        <w:jc w:val="both"/>
      </w:pPr>
      <w:r w:rsidRPr="00ED511C">
        <w:t xml:space="preserve">Divulgamos para </w:t>
      </w:r>
      <w:r>
        <w:t>Vossas Senhorias</w:t>
      </w:r>
      <w:r w:rsidRPr="00ED511C">
        <w:t xml:space="preserve"> os resultados de nossa avaliação do risco de que as </w:t>
      </w:r>
      <w:r>
        <w:t>informações inter</w:t>
      </w:r>
      <w:r w:rsidRPr="00ED511C">
        <w:t>mediárias podem apresentar distorção relevante como resultado de fraude.</w:t>
      </w:r>
    </w:p>
    <w:p w14:paraId="06AC47AC" w14:textId="77777777" w:rsidR="00732259" w:rsidRDefault="00732259" w:rsidP="00732259">
      <w:pPr>
        <w:autoSpaceDE w:val="0"/>
        <w:autoSpaceDN w:val="0"/>
        <w:adjustRightInd w:val="0"/>
        <w:jc w:val="both"/>
      </w:pPr>
    </w:p>
    <w:p w14:paraId="1A464497" w14:textId="77777777" w:rsidR="00732259" w:rsidRPr="00ED511C" w:rsidRDefault="00732259" w:rsidP="00732259">
      <w:pPr>
        <w:autoSpaceDE w:val="0"/>
        <w:autoSpaceDN w:val="0"/>
        <w:adjustRightInd w:val="0"/>
        <w:jc w:val="both"/>
      </w:pPr>
      <w:r w:rsidRPr="00ED511C">
        <w:t xml:space="preserve">Acreditamos que os efeitos das distorções não ajustadas, resumidas no demonstrativo anexo, são irrelevantes, tanto individualmente como no agregado, para as </w:t>
      </w:r>
      <w:r>
        <w:t>informações inter</w:t>
      </w:r>
      <w:r w:rsidRPr="00ED511C">
        <w:t>mediárias tomadas em conjunto.</w:t>
      </w:r>
    </w:p>
    <w:p w14:paraId="14C203B0" w14:textId="77777777" w:rsidR="00732259" w:rsidRDefault="00732259" w:rsidP="00732259">
      <w:pPr>
        <w:autoSpaceDE w:val="0"/>
        <w:autoSpaceDN w:val="0"/>
        <w:adjustRightInd w:val="0"/>
        <w:jc w:val="both"/>
      </w:pPr>
    </w:p>
    <w:p w14:paraId="72143E91" w14:textId="77777777" w:rsidR="00732259" w:rsidRPr="00ED511C" w:rsidRDefault="00732259" w:rsidP="00732259">
      <w:pPr>
        <w:autoSpaceDE w:val="0"/>
        <w:autoSpaceDN w:val="0"/>
        <w:adjustRightInd w:val="0"/>
        <w:jc w:val="both"/>
      </w:pPr>
      <w:r w:rsidRPr="00ED511C">
        <w:t xml:space="preserve">Confirmamos a integridade das informações fornecidas para </w:t>
      </w:r>
      <w:r>
        <w:t>Vossas Senhorias</w:t>
      </w:r>
      <w:r w:rsidRPr="00ED511C">
        <w:t xml:space="preserve"> referentes à identificação das partes relacionadas.</w:t>
      </w:r>
    </w:p>
    <w:p w14:paraId="0DB13365" w14:textId="77777777" w:rsidR="00732259" w:rsidRDefault="00732259" w:rsidP="00732259">
      <w:pPr>
        <w:autoSpaceDE w:val="0"/>
        <w:autoSpaceDN w:val="0"/>
        <w:adjustRightInd w:val="0"/>
        <w:jc w:val="both"/>
      </w:pPr>
    </w:p>
    <w:p w14:paraId="620D60C3" w14:textId="77777777" w:rsidR="00732259" w:rsidRPr="00ED511C" w:rsidRDefault="00732259" w:rsidP="00732259">
      <w:pPr>
        <w:autoSpaceDE w:val="0"/>
        <w:autoSpaceDN w:val="0"/>
        <w:adjustRightInd w:val="0"/>
        <w:jc w:val="both"/>
      </w:pPr>
      <w:r w:rsidRPr="00ED511C">
        <w:t xml:space="preserve">As seguintes informações foram adequadamente registradas e, quando apropriado, adequadamente divulgadas nas </w:t>
      </w:r>
      <w:r>
        <w:t>informações inter</w:t>
      </w:r>
      <w:r w:rsidRPr="00ED511C">
        <w:t>mediárias:</w:t>
      </w:r>
    </w:p>
    <w:p w14:paraId="36460616" w14:textId="77777777" w:rsidR="00732259" w:rsidRPr="00ED511C" w:rsidRDefault="00732259" w:rsidP="001A2F6B">
      <w:pPr>
        <w:numPr>
          <w:ilvl w:val="0"/>
          <w:numId w:val="357"/>
        </w:numPr>
        <w:autoSpaceDE w:val="0"/>
        <w:autoSpaceDN w:val="0"/>
        <w:adjustRightInd w:val="0"/>
        <w:spacing w:after="0" w:line="240" w:lineRule="auto"/>
        <w:jc w:val="both"/>
      </w:pPr>
      <w:r>
        <w:t>t</w:t>
      </w:r>
      <w:r w:rsidRPr="00ED511C">
        <w:t>ransações com partes relacionadas, incluindo vendas, compras, empréstimos, transferências, acordos de arrendamento mercantil e garantias, assim como os valores a receber ou a pagar de partes relacionadas;</w:t>
      </w:r>
    </w:p>
    <w:p w14:paraId="37644D63" w14:textId="77777777" w:rsidR="00732259" w:rsidRPr="00ED511C" w:rsidRDefault="00732259" w:rsidP="001A2F6B">
      <w:pPr>
        <w:numPr>
          <w:ilvl w:val="0"/>
          <w:numId w:val="357"/>
        </w:numPr>
        <w:autoSpaceDE w:val="0"/>
        <w:autoSpaceDN w:val="0"/>
        <w:adjustRightInd w:val="0"/>
        <w:spacing w:after="0" w:line="240" w:lineRule="auto"/>
        <w:jc w:val="both"/>
      </w:pPr>
      <w:r>
        <w:t>g</w:t>
      </w:r>
      <w:r w:rsidRPr="00ED511C">
        <w:t>arantias, por escrito ou verbais, pelas quais a entidade é contingentemente</w:t>
      </w:r>
      <w:r>
        <w:t xml:space="preserve"> </w:t>
      </w:r>
      <w:r w:rsidRPr="00ED511C">
        <w:t>responsável; e</w:t>
      </w:r>
    </w:p>
    <w:p w14:paraId="1DF9AF2D" w14:textId="77777777" w:rsidR="00732259" w:rsidRPr="00ED511C" w:rsidRDefault="00732259" w:rsidP="001A2F6B">
      <w:pPr>
        <w:numPr>
          <w:ilvl w:val="0"/>
          <w:numId w:val="357"/>
        </w:numPr>
        <w:autoSpaceDE w:val="0"/>
        <w:autoSpaceDN w:val="0"/>
        <w:adjustRightInd w:val="0"/>
        <w:spacing w:after="0" w:line="240" w:lineRule="auto"/>
        <w:jc w:val="both"/>
      </w:pPr>
      <w:r>
        <w:t>a</w:t>
      </w:r>
      <w:r w:rsidRPr="00ED511C">
        <w:t>cordos e opções de recompra de ativos vendidos anteriormente.</w:t>
      </w:r>
    </w:p>
    <w:p w14:paraId="0EC20D85" w14:textId="77777777" w:rsidR="00732259" w:rsidRDefault="00732259" w:rsidP="00732259">
      <w:pPr>
        <w:autoSpaceDE w:val="0"/>
        <w:autoSpaceDN w:val="0"/>
        <w:adjustRightInd w:val="0"/>
        <w:jc w:val="both"/>
      </w:pPr>
    </w:p>
    <w:p w14:paraId="458D5553" w14:textId="77777777" w:rsidR="00732259" w:rsidRPr="00ED511C" w:rsidRDefault="00732259" w:rsidP="00732259">
      <w:pPr>
        <w:autoSpaceDE w:val="0"/>
        <w:autoSpaceDN w:val="0"/>
        <w:adjustRightInd w:val="0"/>
        <w:jc w:val="both"/>
      </w:pPr>
      <w:r w:rsidRPr="00ED511C">
        <w:t xml:space="preserve">A apresentação e </w:t>
      </w:r>
      <w:r>
        <w:t xml:space="preserve">a </w:t>
      </w:r>
      <w:r w:rsidRPr="00ED511C">
        <w:t xml:space="preserve">divulgação das mensurações do valor justo de ativos e passivos estão de acordo com [indicar estrutura de relatório financeiro aplicável]. As premissas utilizadas refletem nossa intenção e capacidade de executar os cursos de ação específicos em nome da entidade que são relevantes para a mensuração ou </w:t>
      </w:r>
      <w:r>
        <w:t xml:space="preserve">a </w:t>
      </w:r>
      <w:r w:rsidRPr="00ED511C">
        <w:t>divulgação</w:t>
      </w:r>
      <w:r>
        <w:t xml:space="preserve"> </w:t>
      </w:r>
      <w:r w:rsidRPr="00ED511C">
        <w:t xml:space="preserve">do valor justo. </w:t>
      </w:r>
    </w:p>
    <w:p w14:paraId="5A0F18DC" w14:textId="77777777" w:rsidR="00732259" w:rsidRDefault="00732259" w:rsidP="00732259">
      <w:pPr>
        <w:autoSpaceDE w:val="0"/>
        <w:autoSpaceDN w:val="0"/>
        <w:adjustRightInd w:val="0"/>
        <w:jc w:val="both"/>
      </w:pPr>
    </w:p>
    <w:p w14:paraId="1039833F" w14:textId="77777777" w:rsidR="00732259" w:rsidRPr="00ED511C" w:rsidRDefault="00732259" w:rsidP="00732259">
      <w:pPr>
        <w:autoSpaceDE w:val="0"/>
        <w:autoSpaceDN w:val="0"/>
        <w:adjustRightInd w:val="0"/>
        <w:jc w:val="both"/>
      </w:pPr>
      <w:r w:rsidRPr="00ED511C">
        <w:t xml:space="preserve">Não temos planos ou intenções que possam afetar de forma relevante o valor contábil ou a classificação dos ativos e passivos refletidos nas </w:t>
      </w:r>
      <w:r>
        <w:t>informações inter</w:t>
      </w:r>
      <w:r w:rsidRPr="00ED511C">
        <w:t>mediárias.</w:t>
      </w:r>
    </w:p>
    <w:p w14:paraId="096CBAC4" w14:textId="77777777" w:rsidR="00732259" w:rsidRDefault="00732259" w:rsidP="00732259">
      <w:pPr>
        <w:autoSpaceDE w:val="0"/>
        <w:autoSpaceDN w:val="0"/>
        <w:adjustRightInd w:val="0"/>
        <w:jc w:val="both"/>
      </w:pPr>
    </w:p>
    <w:p w14:paraId="2B45B17E" w14:textId="77777777" w:rsidR="00732259" w:rsidRPr="00ED511C" w:rsidRDefault="00732259" w:rsidP="00732259">
      <w:pPr>
        <w:autoSpaceDE w:val="0"/>
        <w:autoSpaceDN w:val="0"/>
        <w:adjustRightInd w:val="0"/>
        <w:jc w:val="both"/>
      </w:pPr>
      <w:r w:rsidRPr="00ED511C">
        <w:t>Não temos planos de descontinuar linhas de produto ou outros planos ou intenções que resultarão em qualquer estoque em excesso ou obsoleto</w:t>
      </w:r>
      <w:r>
        <w:t>,</w:t>
      </w:r>
      <w:r w:rsidRPr="00ED511C">
        <w:t xml:space="preserve"> e nenhum estoque está demonstrado </w:t>
      </w:r>
      <w:r>
        <w:t>por</w:t>
      </w:r>
      <w:r w:rsidRPr="00ED511C">
        <w:t xml:space="preserve"> valor superior ao valor de realização.</w:t>
      </w:r>
    </w:p>
    <w:p w14:paraId="2BB702C5" w14:textId="77777777" w:rsidR="00732259" w:rsidRDefault="00732259" w:rsidP="00732259">
      <w:pPr>
        <w:autoSpaceDE w:val="0"/>
        <w:autoSpaceDN w:val="0"/>
        <w:adjustRightInd w:val="0"/>
        <w:jc w:val="both"/>
      </w:pPr>
    </w:p>
    <w:p w14:paraId="26F20ACC" w14:textId="77777777" w:rsidR="00732259" w:rsidRPr="00ED511C" w:rsidRDefault="00732259" w:rsidP="00732259">
      <w:pPr>
        <w:autoSpaceDE w:val="0"/>
        <w:autoSpaceDN w:val="0"/>
        <w:adjustRightInd w:val="0"/>
        <w:jc w:val="both"/>
      </w:pPr>
      <w:r w:rsidRPr="00ED511C">
        <w:t>A entidade possui a propriedade de todos os seus ativos e estes</w:t>
      </w:r>
      <w:r>
        <w:t xml:space="preserve"> </w:t>
      </w:r>
      <w:r w:rsidRPr="00ED511C">
        <w:t>estão livres e desembaraçados de quaisquer ônus ou gravames.</w:t>
      </w:r>
    </w:p>
    <w:p w14:paraId="2E94F5AC" w14:textId="77777777" w:rsidR="00732259" w:rsidRDefault="00732259" w:rsidP="00732259">
      <w:pPr>
        <w:autoSpaceDE w:val="0"/>
        <w:autoSpaceDN w:val="0"/>
        <w:adjustRightInd w:val="0"/>
        <w:jc w:val="both"/>
      </w:pPr>
    </w:p>
    <w:p w14:paraId="23A19EDA" w14:textId="77777777" w:rsidR="00732259" w:rsidRPr="00ED511C" w:rsidRDefault="00732259" w:rsidP="00732259">
      <w:pPr>
        <w:autoSpaceDE w:val="0"/>
        <w:autoSpaceDN w:val="0"/>
        <w:adjustRightInd w:val="0"/>
        <w:jc w:val="both"/>
      </w:pPr>
      <w:r w:rsidRPr="00ED511C">
        <w:t>Registramos ou divulgamos, conforme apropriado, todos os passivos, reais e contingentes.</w:t>
      </w:r>
    </w:p>
    <w:p w14:paraId="0A57E318" w14:textId="77777777" w:rsidR="00732259" w:rsidRDefault="00732259" w:rsidP="00732259">
      <w:pPr>
        <w:autoSpaceDE w:val="0"/>
        <w:autoSpaceDN w:val="0"/>
        <w:adjustRightInd w:val="0"/>
        <w:jc w:val="both"/>
      </w:pPr>
    </w:p>
    <w:p w14:paraId="68AFD7A6" w14:textId="77777777" w:rsidR="00732259" w:rsidRPr="00ED511C" w:rsidRDefault="00732259" w:rsidP="00732259">
      <w:pPr>
        <w:autoSpaceDE w:val="0"/>
        <w:autoSpaceDN w:val="0"/>
        <w:adjustRightInd w:val="0"/>
        <w:jc w:val="both"/>
      </w:pPr>
      <w:r w:rsidRPr="00ED511C">
        <w:t>[</w:t>
      </w:r>
      <w:r>
        <w:t>Incluir</w:t>
      </w:r>
      <w:r w:rsidRPr="00ED511C">
        <w:t xml:space="preserve"> quaisquer representações adicionais relacionadas às novas normas contábeis que estão sendo implementadas pela primeira vez e considerar quaisquer representações adicionais exigidas por </w:t>
      </w:r>
      <w:r>
        <w:t>n</w:t>
      </w:r>
      <w:r w:rsidRPr="00ED511C">
        <w:t xml:space="preserve">orma de </w:t>
      </w:r>
      <w:r>
        <w:t>a</w:t>
      </w:r>
      <w:r w:rsidRPr="00ED511C">
        <w:t xml:space="preserve">uditoria que sejam relevantes para as </w:t>
      </w:r>
      <w:r>
        <w:t>informações inter</w:t>
      </w:r>
      <w:r w:rsidRPr="00ED511C">
        <w:t>mediárias.]</w:t>
      </w:r>
    </w:p>
    <w:p w14:paraId="3CF0E388" w14:textId="77777777" w:rsidR="00732259" w:rsidRDefault="00732259" w:rsidP="00732259">
      <w:pPr>
        <w:autoSpaceDE w:val="0"/>
        <w:autoSpaceDN w:val="0"/>
        <w:adjustRightInd w:val="0"/>
        <w:jc w:val="both"/>
      </w:pPr>
    </w:p>
    <w:p w14:paraId="0055A549" w14:textId="77777777" w:rsidR="00732259" w:rsidRPr="00ED511C" w:rsidRDefault="00732259" w:rsidP="00732259">
      <w:pPr>
        <w:autoSpaceDE w:val="0"/>
        <w:autoSpaceDN w:val="0"/>
        <w:adjustRightInd w:val="0"/>
        <w:jc w:val="both"/>
      </w:pPr>
      <w:r w:rsidRPr="00ED511C">
        <w:t xml:space="preserve">Com base em nosso melhor conhecimento e julgamento, não ocorreu nenhum evento após a data do balanço patrimonial e até a data desta carta que possa exigir ajuste ou divulgação nas </w:t>
      </w:r>
      <w:r>
        <w:t>informações inter</w:t>
      </w:r>
      <w:r w:rsidRPr="00ED511C">
        <w:t>mediárias acima mencionadas.</w:t>
      </w:r>
    </w:p>
    <w:p w14:paraId="70B2A2EE" w14:textId="77777777" w:rsidR="00732259" w:rsidRPr="007F34CD" w:rsidRDefault="00732259" w:rsidP="00732259">
      <w:pPr>
        <w:autoSpaceDE w:val="0"/>
        <w:autoSpaceDN w:val="0"/>
        <w:adjustRightInd w:val="0"/>
        <w:jc w:val="both"/>
      </w:pPr>
      <w:r w:rsidRPr="007F34CD">
        <w:t>__________________________</w:t>
      </w:r>
    </w:p>
    <w:p w14:paraId="10217442" w14:textId="77777777" w:rsidR="00732259" w:rsidRPr="00ED511C" w:rsidRDefault="00732259" w:rsidP="00732259">
      <w:pPr>
        <w:autoSpaceDE w:val="0"/>
        <w:autoSpaceDN w:val="0"/>
        <w:adjustRightInd w:val="0"/>
        <w:jc w:val="both"/>
      </w:pPr>
      <w:r w:rsidRPr="00ED511C">
        <w:t>(Presidente ou equivalente)</w:t>
      </w:r>
    </w:p>
    <w:p w14:paraId="6E75CA23" w14:textId="77777777" w:rsidR="00732259" w:rsidRPr="00ED511C" w:rsidRDefault="00732259" w:rsidP="00732259">
      <w:pPr>
        <w:autoSpaceDE w:val="0"/>
        <w:autoSpaceDN w:val="0"/>
        <w:adjustRightInd w:val="0"/>
        <w:jc w:val="both"/>
      </w:pPr>
      <w:r w:rsidRPr="00ED511C">
        <w:t>__________________________</w:t>
      </w:r>
    </w:p>
    <w:p w14:paraId="37D88977" w14:textId="77777777" w:rsidR="00732259" w:rsidRPr="00ED511C" w:rsidRDefault="00732259" w:rsidP="00732259">
      <w:pPr>
        <w:autoSpaceDE w:val="0"/>
        <w:autoSpaceDN w:val="0"/>
        <w:adjustRightInd w:val="0"/>
        <w:jc w:val="both"/>
      </w:pPr>
      <w:r w:rsidRPr="00ED511C">
        <w:t xml:space="preserve">(Diretor </w:t>
      </w:r>
      <w:r>
        <w:t>f</w:t>
      </w:r>
      <w:r w:rsidRPr="00ED511C">
        <w:t>inanceiro)</w:t>
      </w:r>
    </w:p>
    <w:p w14:paraId="091E71AD" w14:textId="77777777" w:rsidR="00732259" w:rsidRPr="00ED511C" w:rsidRDefault="00732259" w:rsidP="00732259">
      <w:pPr>
        <w:autoSpaceDE w:val="0"/>
        <w:autoSpaceDN w:val="0"/>
        <w:adjustRightInd w:val="0"/>
        <w:jc w:val="both"/>
      </w:pPr>
      <w:r w:rsidRPr="00ED511C">
        <w:t>__________________________</w:t>
      </w:r>
    </w:p>
    <w:p w14:paraId="6FFBAC59" w14:textId="77777777" w:rsidR="00732259" w:rsidRPr="00ED511C" w:rsidRDefault="00732259" w:rsidP="00732259">
      <w:pPr>
        <w:autoSpaceDE w:val="0"/>
        <w:autoSpaceDN w:val="0"/>
        <w:adjustRightInd w:val="0"/>
        <w:jc w:val="both"/>
      </w:pPr>
      <w:r w:rsidRPr="00ED511C">
        <w:t>(Contador)</w:t>
      </w:r>
      <w:r>
        <w:t xml:space="preserve"> (CRC)</w:t>
      </w:r>
    </w:p>
    <w:p w14:paraId="250FBC82" w14:textId="77777777" w:rsidR="00732259" w:rsidRDefault="00732259" w:rsidP="00732259">
      <w:pPr>
        <w:autoSpaceDE w:val="0"/>
        <w:autoSpaceDN w:val="0"/>
        <w:adjustRightInd w:val="0"/>
        <w:jc w:val="both"/>
        <w:rPr>
          <w:b/>
          <w:bCs/>
        </w:rPr>
      </w:pPr>
    </w:p>
    <w:p w14:paraId="67BF8989" w14:textId="77777777" w:rsidR="00732259" w:rsidRDefault="00732259" w:rsidP="00732259">
      <w:pPr>
        <w:autoSpaceDE w:val="0"/>
        <w:autoSpaceDN w:val="0"/>
        <w:adjustRightInd w:val="0"/>
        <w:jc w:val="both"/>
        <w:rPr>
          <w:b/>
          <w:bCs/>
        </w:rPr>
      </w:pPr>
    </w:p>
    <w:p w14:paraId="3A0C4375" w14:textId="77777777" w:rsidR="00732259" w:rsidRDefault="00732259" w:rsidP="00732259">
      <w:pPr>
        <w:autoSpaceDE w:val="0"/>
        <w:autoSpaceDN w:val="0"/>
        <w:adjustRightInd w:val="0"/>
        <w:jc w:val="both"/>
        <w:rPr>
          <w:b/>
          <w:bCs/>
        </w:rPr>
      </w:pPr>
    </w:p>
    <w:p w14:paraId="0384AE8F" w14:textId="77777777" w:rsidR="00732259" w:rsidRDefault="00732259" w:rsidP="00732259">
      <w:pPr>
        <w:autoSpaceDE w:val="0"/>
        <w:autoSpaceDN w:val="0"/>
        <w:adjustRightInd w:val="0"/>
        <w:jc w:val="both"/>
        <w:rPr>
          <w:b/>
          <w:bCs/>
        </w:rPr>
      </w:pPr>
    </w:p>
    <w:p w14:paraId="14294944" w14:textId="77777777" w:rsidR="00732259" w:rsidRDefault="00732259" w:rsidP="00732259">
      <w:pPr>
        <w:autoSpaceDE w:val="0"/>
        <w:autoSpaceDN w:val="0"/>
        <w:adjustRightInd w:val="0"/>
        <w:jc w:val="both"/>
        <w:rPr>
          <w:b/>
          <w:bCs/>
        </w:rPr>
      </w:pPr>
    </w:p>
    <w:p w14:paraId="0EEC7AB7" w14:textId="77777777" w:rsidR="00732259" w:rsidRDefault="00732259" w:rsidP="00732259">
      <w:pPr>
        <w:autoSpaceDE w:val="0"/>
        <w:autoSpaceDN w:val="0"/>
        <w:adjustRightInd w:val="0"/>
        <w:jc w:val="both"/>
        <w:rPr>
          <w:b/>
          <w:bCs/>
        </w:rPr>
      </w:pPr>
    </w:p>
    <w:p w14:paraId="212C7D1F" w14:textId="77777777" w:rsidR="00732259" w:rsidRDefault="00732259" w:rsidP="00732259">
      <w:pPr>
        <w:autoSpaceDE w:val="0"/>
        <w:autoSpaceDN w:val="0"/>
        <w:adjustRightInd w:val="0"/>
        <w:jc w:val="both"/>
        <w:rPr>
          <w:b/>
          <w:bCs/>
        </w:rPr>
      </w:pPr>
    </w:p>
    <w:p w14:paraId="42C8E268" w14:textId="77777777" w:rsidR="00732259" w:rsidRDefault="00732259" w:rsidP="00732259">
      <w:pPr>
        <w:autoSpaceDE w:val="0"/>
        <w:autoSpaceDN w:val="0"/>
        <w:adjustRightInd w:val="0"/>
        <w:jc w:val="both"/>
        <w:rPr>
          <w:b/>
          <w:bCs/>
        </w:rPr>
      </w:pPr>
    </w:p>
    <w:p w14:paraId="2FA288F2" w14:textId="77777777" w:rsidR="00732259" w:rsidRDefault="00732259" w:rsidP="00732259">
      <w:pPr>
        <w:autoSpaceDE w:val="0"/>
        <w:autoSpaceDN w:val="0"/>
        <w:adjustRightInd w:val="0"/>
        <w:jc w:val="both"/>
        <w:rPr>
          <w:b/>
          <w:bCs/>
        </w:rPr>
      </w:pPr>
    </w:p>
    <w:p w14:paraId="096C8B9A" w14:textId="77777777" w:rsidR="00732259" w:rsidRDefault="00732259" w:rsidP="00732259">
      <w:pPr>
        <w:autoSpaceDE w:val="0"/>
        <w:autoSpaceDN w:val="0"/>
        <w:adjustRightInd w:val="0"/>
        <w:jc w:val="both"/>
        <w:rPr>
          <w:b/>
          <w:bCs/>
        </w:rPr>
      </w:pPr>
    </w:p>
    <w:p w14:paraId="243444B3" w14:textId="77777777" w:rsidR="00732259" w:rsidRDefault="00732259" w:rsidP="00732259">
      <w:pPr>
        <w:autoSpaceDE w:val="0"/>
        <w:autoSpaceDN w:val="0"/>
        <w:adjustRightInd w:val="0"/>
        <w:jc w:val="both"/>
        <w:rPr>
          <w:b/>
          <w:bCs/>
        </w:rPr>
      </w:pPr>
    </w:p>
    <w:p w14:paraId="043C51E2" w14:textId="77777777" w:rsidR="00732259" w:rsidRDefault="00732259" w:rsidP="00732259">
      <w:pPr>
        <w:autoSpaceDE w:val="0"/>
        <w:autoSpaceDN w:val="0"/>
        <w:adjustRightInd w:val="0"/>
        <w:jc w:val="both"/>
        <w:rPr>
          <w:b/>
          <w:bCs/>
        </w:rPr>
      </w:pPr>
    </w:p>
    <w:p w14:paraId="191E1030" w14:textId="77777777" w:rsidR="00732259" w:rsidRDefault="00732259" w:rsidP="00732259">
      <w:pPr>
        <w:autoSpaceDE w:val="0"/>
        <w:autoSpaceDN w:val="0"/>
        <w:adjustRightInd w:val="0"/>
        <w:jc w:val="both"/>
        <w:rPr>
          <w:b/>
          <w:bCs/>
        </w:rPr>
      </w:pPr>
    </w:p>
    <w:p w14:paraId="315FC70C" w14:textId="77777777" w:rsidR="00732259" w:rsidRDefault="00732259" w:rsidP="00732259">
      <w:pPr>
        <w:autoSpaceDE w:val="0"/>
        <w:autoSpaceDN w:val="0"/>
        <w:adjustRightInd w:val="0"/>
        <w:jc w:val="both"/>
        <w:rPr>
          <w:b/>
          <w:bCs/>
        </w:rPr>
      </w:pPr>
    </w:p>
    <w:p w14:paraId="4263E762" w14:textId="77777777" w:rsidR="00732259" w:rsidRDefault="00732259" w:rsidP="00732259">
      <w:pPr>
        <w:autoSpaceDE w:val="0"/>
        <w:autoSpaceDN w:val="0"/>
        <w:adjustRightInd w:val="0"/>
        <w:jc w:val="both"/>
        <w:rPr>
          <w:b/>
          <w:bCs/>
        </w:rPr>
      </w:pPr>
    </w:p>
    <w:p w14:paraId="0DB07425" w14:textId="77777777" w:rsidR="00732259" w:rsidRDefault="00732259" w:rsidP="00732259">
      <w:pPr>
        <w:autoSpaceDE w:val="0"/>
        <w:autoSpaceDN w:val="0"/>
        <w:adjustRightInd w:val="0"/>
        <w:jc w:val="both"/>
        <w:rPr>
          <w:b/>
          <w:bCs/>
        </w:rPr>
      </w:pPr>
    </w:p>
    <w:p w14:paraId="4564653D" w14:textId="77777777" w:rsidR="00732259" w:rsidRDefault="00732259" w:rsidP="00732259">
      <w:pPr>
        <w:autoSpaceDE w:val="0"/>
        <w:autoSpaceDN w:val="0"/>
        <w:adjustRightInd w:val="0"/>
        <w:jc w:val="both"/>
        <w:rPr>
          <w:b/>
          <w:bCs/>
        </w:rPr>
      </w:pPr>
    </w:p>
    <w:p w14:paraId="378CBF09" w14:textId="77777777" w:rsidR="00732259" w:rsidRDefault="00732259" w:rsidP="00732259">
      <w:pPr>
        <w:autoSpaceDE w:val="0"/>
        <w:autoSpaceDN w:val="0"/>
        <w:adjustRightInd w:val="0"/>
        <w:jc w:val="both"/>
        <w:rPr>
          <w:b/>
          <w:bCs/>
        </w:rPr>
      </w:pPr>
    </w:p>
    <w:p w14:paraId="2D8988FF" w14:textId="77777777" w:rsidR="00732259" w:rsidRDefault="00732259" w:rsidP="00732259">
      <w:pPr>
        <w:autoSpaceDE w:val="0"/>
        <w:autoSpaceDN w:val="0"/>
        <w:adjustRightInd w:val="0"/>
        <w:jc w:val="both"/>
        <w:rPr>
          <w:b/>
          <w:bCs/>
        </w:rPr>
      </w:pPr>
    </w:p>
    <w:p w14:paraId="1059787B" w14:textId="77777777" w:rsidR="00732259" w:rsidRDefault="00732259" w:rsidP="00732259">
      <w:pPr>
        <w:autoSpaceDE w:val="0"/>
        <w:autoSpaceDN w:val="0"/>
        <w:adjustRightInd w:val="0"/>
        <w:jc w:val="both"/>
        <w:rPr>
          <w:b/>
          <w:bCs/>
        </w:rPr>
      </w:pPr>
    </w:p>
    <w:p w14:paraId="536FB1FE" w14:textId="77777777" w:rsidR="00732259" w:rsidRDefault="00732259" w:rsidP="00732259">
      <w:pPr>
        <w:autoSpaceDE w:val="0"/>
        <w:autoSpaceDN w:val="0"/>
        <w:adjustRightInd w:val="0"/>
        <w:jc w:val="both"/>
        <w:rPr>
          <w:b/>
          <w:bCs/>
        </w:rPr>
      </w:pPr>
    </w:p>
    <w:p w14:paraId="7F0C36A9" w14:textId="77777777" w:rsidR="00732259" w:rsidRDefault="00732259" w:rsidP="00732259">
      <w:pPr>
        <w:autoSpaceDE w:val="0"/>
        <w:autoSpaceDN w:val="0"/>
        <w:adjustRightInd w:val="0"/>
        <w:jc w:val="both"/>
        <w:rPr>
          <w:b/>
          <w:bCs/>
        </w:rPr>
      </w:pPr>
    </w:p>
    <w:p w14:paraId="1299E5FC" w14:textId="77777777" w:rsidR="00732259" w:rsidRDefault="00732259" w:rsidP="00732259">
      <w:pPr>
        <w:autoSpaceDE w:val="0"/>
        <w:autoSpaceDN w:val="0"/>
        <w:adjustRightInd w:val="0"/>
        <w:jc w:val="both"/>
        <w:rPr>
          <w:b/>
          <w:bCs/>
        </w:rPr>
      </w:pPr>
    </w:p>
    <w:p w14:paraId="3518C04D" w14:textId="77777777" w:rsidR="00732259" w:rsidRDefault="00732259" w:rsidP="00732259">
      <w:pPr>
        <w:autoSpaceDE w:val="0"/>
        <w:autoSpaceDN w:val="0"/>
        <w:adjustRightInd w:val="0"/>
        <w:jc w:val="both"/>
        <w:rPr>
          <w:b/>
          <w:bCs/>
        </w:rPr>
      </w:pPr>
    </w:p>
    <w:p w14:paraId="119615F4" w14:textId="77777777" w:rsidR="00732259" w:rsidRDefault="00732259" w:rsidP="00732259">
      <w:pPr>
        <w:autoSpaceDE w:val="0"/>
        <w:autoSpaceDN w:val="0"/>
        <w:adjustRightInd w:val="0"/>
        <w:jc w:val="both"/>
        <w:rPr>
          <w:b/>
          <w:bCs/>
        </w:rPr>
      </w:pPr>
    </w:p>
    <w:p w14:paraId="45D4EC29" w14:textId="77777777" w:rsidR="00732259" w:rsidRDefault="00732259" w:rsidP="00732259">
      <w:pPr>
        <w:autoSpaceDE w:val="0"/>
        <w:autoSpaceDN w:val="0"/>
        <w:adjustRightInd w:val="0"/>
        <w:jc w:val="both"/>
        <w:rPr>
          <w:b/>
          <w:bCs/>
        </w:rPr>
      </w:pPr>
    </w:p>
    <w:p w14:paraId="1474B56B" w14:textId="77777777" w:rsidR="00732259" w:rsidRDefault="00732259" w:rsidP="00732259">
      <w:pPr>
        <w:autoSpaceDE w:val="0"/>
        <w:autoSpaceDN w:val="0"/>
        <w:adjustRightInd w:val="0"/>
        <w:jc w:val="both"/>
        <w:rPr>
          <w:b/>
          <w:bCs/>
        </w:rPr>
      </w:pPr>
    </w:p>
    <w:p w14:paraId="5C607926" w14:textId="77777777" w:rsidR="00732259" w:rsidRDefault="00732259" w:rsidP="00732259">
      <w:pPr>
        <w:autoSpaceDE w:val="0"/>
        <w:autoSpaceDN w:val="0"/>
        <w:adjustRightInd w:val="0"/>
        <w:jc w:val="both"/>
        <w:rPr>
          <w:b/>
          <w:bCs/>
        </w:rPr>
      </w:pPr>
    </w:p>
    <w:p w14:paraId="7C14983E" w14:textId="77777777" w:rsidR="00732259" w:rsidRDefault="00732259" w:rsidP="00732259">
      <w:pPr>
        <w:autoSpaceDE w:val="0"/>
        <w:autoSpaceDN w:val="0"/>
        <w:adjustRightInd w:val="0"/>
        <w:jc w:val="both"/>
        <w:rPr>
          <w:b/>
          <w:bCs/>
        </w:rPr>
      </w:pPr>
    </w:p>
    <w:p w14:paraId="3D2182E0" w14:textId="77777777" w:rsidR="00732259" w:rsidRDefault="00732259" w:rsidP="00732259">
      <w:pPr>
        <w:autoSpaceDE w:val="0"/>
        <w:autoSpaceDN w:val="0"/>
        <w:adjustRightInd w:val="0"/>
        <w:jc w:val="both"/>
        <w:rPr>
          <w:b/>
          <w:bCs/>
        </w:rPr>
      </w:pPr>
    </w:p>
    <w:p w14:paraId="49A6AB0F" w14:textId="77777777" w:rsidR="00732259" w:rsidRDefault="00732259" w:rsidP="00732259">
      <w:pPr>
        <w:autoSpaceDE w:val="0"/>
        <w:autoSpaceDN w:val="0"/>
        <w:adjustRightInd w:val="0"/>
        <w:jc w:val="both"/>
        <w:rPr>
          <w:b/>
          <w:bCs/>
        </w:rPr>
      </w:pPr>
    </w:p>
    <w:p w14:paraId="19FD3691" w14:textId="77777777" w:rsidR="00732259" w:rsidRDefault="00732259" w:rsidP="00732259">
      <w:pPr>
        <w:autoSpaceDE w:val="0"/>
        <w:autoSpaceDN w:val="0"/>
        <w:adjustRightInd w:val="0"/>
        <w:jc w:val="both"/>
        <w:rPr>
          <w:b/>
          <w:bCs/>
        </w:rPr>
      </w:pPr>
    </w:p>
    <w:p w14:paraId="22232388" w14:textId="77777777" w:rsidR="00732259" w:rsidRDefault="00732259" w:rsidP="00732259">
      <w:pPr>
        <w:autoSpaceDE w:val="0"/>
        <w:autoSpaceDN w:val="0"/>
        <w:adjustRightInd w:val="0"/>
        <w:jc w:val="both"/>
        <w:rPr>
          <w:b/>
          <w:bCs/>
        </w:rPr>
      </w:pPr>
    </w:p>
    <w:p w14:paraId="3916DD7E" w14:textId="77777777" w:rsidR="00732259" w:rsidRDefault="00732259" w:rsidP="00732259">
      <w:pPr>
        <w:autoSpaceDE w:val="0"/>
        <w:autoSpaceDN w:val="0"/>
        <w:adjustRightInd w:val="0"/>
        <w:jc w:val="both"/>
        <w:rPr>
          <w:b/>
          <w:bCs/>
        </w:rPr>
      </w:pPr>
    </w:p>
    <w:p w14:paraId="3D3BF062" w14:textId="77777777" w:rsidR="00732259" w:rsidRDefault="00732259" w:rsidP="00732259">
      <w:pPr>
        <w:autoSpaceDE w:val="0"/>
        <w:autoSpaceDN w:val="0"/>
        <w:adjustRightInd w:val="0"/>
        <w:jc w:val="both"/>
        <w:rPr>
          <w:b/>
          <w:bCs/>
        </w:rPr>
      </w:pPr>
    </w:p>
    <w:p w14:paraId="3F81AFA0" w14:textId="77777777" w:rsidR="00732259" w:rsidRDefault="00732259" w:rsidP="00732259">
      <w:pPr>
        <w:autoSpaceDE w:val="0"/>
        <w:autoSpaceDN w:val="0"/>
        <w:adjustRightInd w:val="0"/>
        <w:jc w:val="both"/>
        <w:rPr>
          <w:b/>
          <w:bCs/>
        </w:rPr>
      </w:pPr>
    </w:p>
    <w:p w14:paraId="6D3B66A9" w14:textId="77777777" w:rsidR="00732259" w:rsidRDefault="00732259" w:rsidP="00732259">
      <w:pPr>
        <w:autoSpaceDE w:val="0"/>
        <w:autoSpaceDN w:val="0"/>
        <w:adjustRightInd w:val="0"/>
        <w:jc w:val="both"/>
        <w:rPr>
          <w:b/>
          <w:bCs/>
        </w:rPr>
      </w:pPr>
    </w:p>
    <w:p w14:paraId="1ADE63EC" w14:textId="77777777" w:rsidR="00732259" w:rsidRDefault="00732259" w:rsidP="00732259">
      <w:pPr>
        <w:autoSpaceDE w:val="0"/>
        <w:autoSpaceDN w:val="0"/>
        <w:adjustRightInd w:val="0"/>
        <w:jc w:val="both"/>
        <w:rPr>
          <w:b/>
          <w:bCs/>
        </w:rPr>
      </w:pPr>
    </w:p>
    <w:p w14:paraId="60AC1865" w14:textId="77777777" w:rsidR="00732259" w:rsidRDefault="00732259" w:rsidP="00732259">
      <w:pPr>
        <w:autoSpaceDE w:val="0"/>
        <w:autoSpaceDN w:val="0"/>
        <w:adjustRightInd w:val="0"/>
        <w:jc w:val="both"/>
        <w:rPr>
          <w:b/>
          <w:bCs/>
        </w:rPr>
      </w:pPr>
    </w:p>
    <w:p w14:paraId="4530B55B" w14:textId="77777777" w:rsidR="00732259" w:rsidRPr="007F34CD" w:rsidRDefault="00732259" w:rsidP="00732259">
      <w:pPr>
        <w:autoSpaceDE w:val="0"/>
        <w:autoSpaceDN w:val="0"/>
        <w:adjustRightInd w:val="0"/>
        <w:jc w:val="both"/>
        <w:rPr>
          <w:b/>
          <w:bCs/>
        </w:rPr>
      </w:pPr>
      <w:r w:rsidRPr="00BB5B28">
        <w:rPr>
          <w:b/>
          <w:bCs/>
        </w:rPr>
        <w:t>Apêndice 4</w:t>
      </w:r>
    </w:p>
    <w:p w14:paraId="78AA35A7" w14:textId="77777777" w:rsidR="00732259" w:rsidRDefault="00732259" w:rsidP="00732259">
      <w:pPr>
        <w:autoSpaceDE w:val="0"/>
        <w:autoSpaceDN w:val="0"/>
        <w:adjustRightInd w:val="0"/>
        <w:jc w:val="both"/>
        <w:rPr>
          <w:b/>
          <w:bCs/>
        </w:rPr>
      </w:pPr>
    </w:p>
    <w:p w14:paraId="34D94074" w14:textId="77777777" w:rsidR="00732259" w:rsidRPr="00ED511C" w:rsidRDefault="00732259" w:rsidP="00732259">
      <w:pPr>
        <w:autoSpaceDE w:val="0"/>
        <w:autoSpaceDN w:val="0"/>
        <w:adjustRightInd w:val="0"/>
        <w:jc w:val="both"/>
        <w:rPr>
          <w:b/>
          <w:bCs/>
        </w:rPr>
      </w:pPr>
      <w:r w:rsidRPr="00ED511C">
        <w:rPr>
          <w:b/>
          <w:bCs/>
        </w:rPr>
        <w:t>Exemplo</w:t>
      </w:r>
      <w:r>
        <w:rPr>
          <w:b/>
          <w:bCs/>
        </w:rPr>
        <w:t>s</w:t>
      </w:r>
      <w:r w:rsidRPr="00ED511C">
        <w:rPr>
          <w:b/>
          <w:bCs/>
        </w:rPr>
        <w:t xml:space="preserve"> de relatório</w:t>
      </w:r>
      <w:r>
        <w:rPr>
          <w:b/>
          <w:bCs/>
        </w:rPr>
        <w:t>s</w:t>
      </w:r>
      <w:r w:rsidRPr="00ED511C">
        <w:rPr>
          <w:b/>
          <w:bCs/>
        </w:rPr>
        <w:t xml:space="preserve"> de revisão de </w:t>
      </w:r>
      <w:r>
        <w:rPr>
          <w:b/>
          <w:bCs/>
        </w:rPr>
        <w:t>informações inter</w:t>
      </w:r>
      <w:r w:rsidRPr="00ED511C">
        <w:rPr>
          <w:b/>
          <w:bCs/>
        </w:rPr>
        <w:t>mediárias</w:t>
      </w:r>
    </w:p>
    <w:p w14:paraId="0D8A747D" w14:textId="77777777" w:rsidR="00732259" w:rsidRDefault="00732259" w:rsidP="00732259">
      <w:pPr>
        <w:autoSpaceDE w:val="0"/>
        <w:autoSpaceDN w:val="0"/>
        <w:adjustRightInd w:val="0"/>
        <w:jc w:val="both"/>
        <w:rPr>
          <w:b/>
          <w:bCs/>
        </w:rPr>
      </w:pPr>
    </w:p>
    <w:p w14:paraId="13A3AACB" w14:textId="77777777" w:rsidR="00732259" w:rsidRPr="00ED511C" w:rsidRDefault="00732259" w:rsidP="00732259">
      <w:pPr>
        <w:autoSpaceDE w:val="0"/>
        <w:autoSpaceDN w:val="0"/>
        <w:adjustRightInd w:val="0"/>
        <w:jc w:val="both"/>
        <w:rPr>
          <w:b/>
          <w:bCs/>
        </w:rPr>
      </w:pPr>
      <w:r w:rsidRPr="00ED511C">
        <w:rPr>
          <w:b/>
          <w:bCs/>
        </w:rPr>
        <w:t xml:space="preserve">Conjunto completo de demonstrações contábeis para fins gerais elaboradas de acordo com </w:t>
      </w:r>
      <w:r>
        <w:rPr>
          <w:b/>
          <w:bCs/>
        </w:rPr>
        <w:t>um</w:t>
      </w:r>
      <w:r w:rsidRPr="00ED511C">
        <w:rPr>
          <w:b/>
          <w:bCs/>
        </w:rPr>
        <w:t xml:space="preserve">a estrutura de relatório financeiro </w:t>
      </w:r>
      <w:r>
        <w:rPr>
          <w:b/>
          <w:bCs/>
        </w:rPr>
        <w:t>planejad</w:t>
      </w:r>
      <w:r w:rsidRPr="00ED511C">
        <w:rPr>
          <w:b/>
          <w:bCs/>
        </w:rPr>
        <w:t xml:space="preserve">a para alcançar uma apresentação adequada </w:t>
      </w:r>
      <w:r w:rsidRPr="00EE5C1A">
        <w:rPr>
          <w:bCs/>
        </w:rPr>
        <w:t>(</w:t>
      </w:r>
      <w:r>
        <w:rPr>
          <w:bCs/>
        </w:rPr>
        <w:t>ver</w:t>
      </w:r>
      <w:r w:rsidRPr="00EE5C1A">
        <w:rPr>
          <w:bCs/>
        </w:rPr>
        <w:t xml:space="preserve"> item 43(i))</w:t>
      </w:r>
    </w:p>
    <w:p w14:paraId="08DBD6E3" w14:textId="77777777" w:rsidR="00732259" w:rsidRDefault="00732259" w:rsidP="00732259">
      <w:pPr>
        <w:autoSpaceDE w:val="0"/>
        <w:autoSpaceDN w:val="0"/>
        <w:adjustRightInd w:val="0"/>
        <w:jc w:val="both"/>
        <w:rPr>
          <w:b/>
        </w:rPr>
      </w:pPr>
    </w:p>
    <w:p w14:paraId="74CF6B39" w14:textId="77777777" w:rsidR="00732259" w:rsidRPr="00ED511C" w:rsidRDefault="00732259" w:rsidP="00732259">
      <w:pPr>
        <w:autoSpaceDE w:val="0"/>
        <w:autoSpaceDN w:val="0"/>
        <w:adjustRightInd w:val="0"/>
        <w:jc w:val="both"/>
        <w:rPr>
          <w:b/>
        </w:rPr>
      </w:pPr>
      <w:r w:rsidRPr="00ED511C">
        <w:rPr>
          <w:b/>
        </w:rPr>
        <w:t xml:space="preserve">Relatório de revisão de </w:t>
      </w:r>
      <w:r>
        <w:rPr>
          <w:b/>
        </w:rPr>
        <w:t>informações inter</w:t>
      </w:r>
      <w:r w:rsidRPr="00ED511C">
        <w:rPr>
          <w:b/>
        </w:rPr>
        <w:t>mediárias</w:t>
      </w:r>
    </w:p>
    <w:p w14:paraId="545162B7" w14:textId="77777777" w:rsidR="00732259" w:rsidRDefault="00732259" w:rsidP="00732259">
      <w:pPr>
        <w:autoSpaceDE w:val="0"/>
        <w:autoSpaceDN w:val="0"/>
        <w:adjustRightInd w:val="0"/>
        <w:jc w:val="both"/>
      </w:pPr>
    </w:p>
    <w:p w14:paraId="5144EDCE" w14:textId="77777777" w:rsidR="00732259" w:rsidRPr="007F34CD" w:rsidRDefault="00732259" w:rsidP="00732259">
      <w:pPr>
        <w:autoSpaceDE w:val="0"/>
        <w:autoSpaceDN w:val="0"/>
        <w:adjustRightInd w:val="0"/>
        <w:jc w:val="both"/>
      </w:pPr>
      <w:r w:rsidRPr="007F34CD">
        <w:t>(Destinatário apropriado)</w:t>
      </w:r>
    </w:p>
    <w:p w14:paraId="5C63E42E" w14:textId="77777777" w:rsidR="00732259" w:rsidRPr="00603448" w:rsidRDefault="00732259" w:rsidP="00732259">
      <w:pPr>
        <w:autoSpaceDE w:val="0"/>
        <w:autoSpaceDN w:val="0"/>
        <w:adjustRightInd w:val="0"/>
        <w:jc w:val="both"/>
        <w:rPr>
          <w:b/>
          <w:iCs/>
        </w:rPr>
      </w:pPr>
    </w:p>
    <w:p w14:paraId="7F35AB93" w14:textId="77777777" w:rsidR="00732259" w:rsidRPr="00603448" w:rsidRDefault="00732259" w:rsidP="00732259">
      <w:pPr>
        <w:autoSpaceDE w:val="0"/>
        <w:autoSpaceDN w:val="0"/>
        <w:adjustRightInd w:val="0"/>
        <w:jc w:val="both"/>
        <w:rPr>
          <w:b/>
          <w:iCs/>
        </w:rPr>
      </w:pPr>
      <w:r w:rsidRPr="00603448">
        <w:rPr>
          <w:b/>
          <w:iCs/>
        </w:rPr>
        <w:t>Introdução</w:t>
      </w:r>
    </w:p>
    <w:p w14:paraId="490411B3" w14:textId="77777777" w:rsidR="00732259" w:rsidRDefault="00732259" w:rsidP="00732259">
      <w:pPr>
        <w:autoSpaceDE w:val="0"/>
        <w:autoSpaceDN w:val="0"/>
        <w:adjustRightInd w:val="0"/>
        <w:jc w:val="both"/>
      </w:pPr>
    </w:p>
    <w:p w14:paraId="3C27DE10" w14:textId="77777777" w:rsidR="00732259" w:rsidRPr="00ED511C" w:rsidRDefault="00732259" w:rsidP="00732259">
      <w:pPr>
        <w:autoSpaceDE w:val="0"/>
        <w:autoSpaceDN w:val="0"/>
        <w:adjustRightInd w:val="0"/>
        <w:jc w:val="both"/>
      </w:pPr>
      <w:r w:rsidRPr="00ED511C">
        <w:t>Revisamos o balanço patrimonial da Entidade ABC</w:t>
      </w:r>
      <w:r>
        <w:t>,</w:t>
      </w:r>
      <w:r w:rsidRPr="00ED511C">
        <w:t xml:space="preserve"> em 31 de março de 20X1</w:t>
      </w:r>
      <w:r>
        <w:t>,</w:t>
      </w:r>
      <w:r w:rsidRPr="00ED511C">
        <w:t xml:space="preserve"> e as respectivas demonstrações do resultado, das mutações do patrimônio líquido e dos fluxos de caixa para o trimestre findo naquela data, incluindo o resumo das práticas contábeis significativas e demais notas explicativas</w:t>
      </w:r>
      <w:r w:rsidRPr="001F0C34">
        <w:rPr>
          <w:sz w:val="18"/>
          <w:szCs w:val="18"/>
        </w:rPr>
        <w:t>(1)</w:t>
      </w:r>
      <w:r w:rsidRPr="00ED511C">
        <w:t>.</w:t>
      </w:r>
    </w:p>
    <w:p w14:paraId="607EE414" w14:textId="77777777" w:rsidR="00732259" w:rsidRDefault="00732259" w:rsidP="00732259">
      <w:pPr>
        <w:autoSpaceDE w:val="0"/>
        <w:autoSpaceDN w:val="0"/>
        <w:adjustRightInd w:val="0"/>
        <w:jc w:val="both"/>
      </w:pPr>
    </w:p>
    <w:p w14:paraId="7F00AC0D" w14:textId="77777777" w:rsidR="00732259" w:rsidRPr="00ED511C" w:rsidRDefault="00732259" w:rsidP="00732259">
      <w:pPr>
        <w:autoSpaceDE w:val="0"/>
        <w:autoSpaceDN w:val="0"/>
        <w:adjustRightInd w:val="0"/>
        <w:jc w:val="both"/>
      </w:pPr>
      <w:r w:rsidRPr="00ED511C">
        <w:t xml:space="preserve">A administração é responsável pela </w:t>
      </w:r>
      <w:r>
        <w:t>elabo</w:t>
      </w:r>
      <w:r w:rsidRPr="00ED511C">
        <w:t xml:space="preserve">ração e apresentação adequada dessas </w:t>
      </w:r>
      <w:r>
        <w:t>informações inter</w:t>
      </w:r>
      <w:r w:rsidRPr="00ED511C">
        <w:t xml:space="preserve">mediárias de acordo com as práticas contábeis adotadas no Brasil. Nossa responsabilidade é a de expressar uma conclusão sobre essas </w:t>
      </w:r>
      <w:r>
        <w:t>informações inter</w:t>
      </w:r>
      <w:r w:rsidRPr="00ED511C">
        <w:t>mediárias com base em nossa revisão.</w:t>
      </w:r>
    </w:p>
    <w:p w14:paraId="57D5784A" w14:textId="77777777" w:rsidR="00732259" w:rsidRDefault="00732259" w:rsidP="00732259">
      <w:pPr>
        <w:autoSpaceDE w:val="0"/>
        <w:autoSpaceDN w:val="0"/>
        <w:adjustRightInd w:val="0"/>
        <w:jc w:val="both"/>
        <w:rPr>
          <w:i/>
          <w:iCs/>
        </w:rPr>
      </w:pPr>
    </w:p>
    <w:p w14:paraId="33749B9B" w14:textId="77777777" w:rsidR="00732259" w:rsidRPr="009D2D46" w:rsidRDefault="00732259" w:rsidP="00732259">
      <w:pPr>
        <w:autoSpaceDE w:val="0"/>
        <w:autoSpaceDN w:val="0"/>
        <w:adjustRightInd w:val="0"/>
        <w:jc w:val="both"/>
        <w:rPr>
          <w:b/>
          <w:iCs/>
        </w:rPr>
      </w:pPr>
      <w:r w:rsidRPr="009D2D46">
        <w:rPr>
          <w:b/>
          <w:iCs/>
        </w:rPr>
        <w:t>Alcance da revisão</w:t>
      </w:r>
    </w:p>
    <w:p w14:paraId="1B82524B" w14:textId="77777777" w:rsidR="00732259" w:rsidRDefault="00732259" w:rsidP="00732259">
      <w:pPr>
        <w:autoSpaceDE w:val="0"/>
        <w:autoSpaceDN w:val="0"/>
        <w:adjustRightInd w:val="0"/>
        <w:jc w:val="both"/>
      </w:pPr>
    </w:p>
    <w:p w14:paraId="719BB792" w14:textId="77777777" w:rsidR="00732259" w:rsidRPr="00ED511C" w:rsidRDefault="00732259" w:rsidP="00732259">
      <w:pPr>
        <w:autoSpaceDE w:val="0"/>
        <w:autoSpaceDN w:val="0"/>
        <w:adjustRightInd w:val="0"/>
        <w:jc w:val="both"/>
      </w:pPr>
      <w:r w:rsidRPr="00ED511C">
        <w:t xml:space="preserve">Conduzimos nossa revisão de acordo com as normas brasileiras e internacionais de revisão. </w:t>
      </w:r>
      <w:r>
        <w:t>Uma</w:t>
      </w:r>
      <w:r w:rsidRPr="00ED511C">
        <w:t xml:space="preserve"> revisão de </w:t>
      </w:r>
      <w:r>
        <w:t>informações inter</w:t>
      </w:r>
      <w:r w:rsidRPr="00ED511C">
        <w:t>mediárias consiste na realização de indagações, principalmente às pessoas responsáveis pelos</w:t>
      </w:r>
      <w:r>
        <w:t xml:space="preserve"> </w:t>
      </w:r>
      <w:r w:rsidRPr="00ED511C">
        <w:t>assuntos financeiros e contábeis e na aplicação de procedimentos analíticos e de outros procedimentos de revisão. O alcance d</w:t>
      </w:r>
      <w:r>
        <w:t>e uma</w:t>
      </w:r>
      <w:r w:rsidRPr="00ED511C">
        <w:t xml:space="preserve"> revisão é significativamente menor do que o d</w:t>
      </w:r>
      <w:r>
        <w:t>e uma</w:t>
      </w:r>
      <w:r w:rsidRPr="00ED511C">
        <w:t xml:space="preserve">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 os assuntos significativos que poderiam ser identificados</w:t>
      </w:r>
      <w:r>
        <w:t xml:space="preserve"> em uma</w:t>
      </w:r>
      <w:r w:rsidRPr="00ED511C">
        <w:t xml:space="preserve"> auditoria. Portanto, não expressamos uma opinião de auditoria.</w:t>
      </w:r>
    </w:p>
    <w:p w14:paraId="7DDE624F" w14:textId="77777777" w:rsidR="00732259" w:rsidRDefault="00732259" w:rsidP="00732259">
      <w:pPr>
        <w:autoSpaceDE w:val="0"/>
        <w:autoSpaceDN w:val="0"/>
        <w:adjustRightInd w:val="0"/>
        <w:jc w:val="both"/>
        <w:rPr>
          <w:i/>
          <w:iCs/>
        </w:rPr>
      </w:pPr>
    </w:p>
    <w:p w14:paraId="576E5DB8" w14:textId="77777777" w:rsidR="00732259" w:rsidRPr="009D2D46" w:rsidRDefault="00732259" w:rsidP="00732259">
      <w:pPr>
        <w:autoSpaceDE w:val="0"/>
        <w:autoSpaceDN w:val="0"/>
        <w:adjustRightInd w:val="0"/>
        <w:jc w:val="both"/>
        <w:rPr>
          <w:b/>
          <w:iCs/>
        </w:rPr>
      </w:pPr>
      <w:r w:rsidRPr="009D2D46">
        <w:rPr>
          <w:b/>
          <w:iCs/>
        </w:rPr>
        <w:t>Conclusão</w:t>
      </w:r>
    </w:p>
    <w:p w14:paraId="400E40C6" w14:textId="77777777" w:rsidR="00732259" w:rsidRDefault="00732259" w:rsidP="00732259">
      <w:pPr>
        <w:autoSpaceDE w:val="0"/>
        <w:autoSpaceDN w:val="0"/>
        <w:adjustRightInd w:val="0"/>
        <w:jc w:val="both"/>
      </w:pPr>
    </w:p>
    <w:p w14:paraId="7DD7B91A" w14:textId="77777777" w:rsidR="00732259" w:rsidRPr="00ED511C" w:rsidRDefault="00732259" w:rsidP="00732259">
      <w:pPr>
        <w:autoSpaceDE w:val="0"/>
        <w:autoSpaceDN w:val="0"/>
        <w:adjustRightInd w:val="0"/>
        <w:jc w:val="both"/>
        <w:rPr>
          <w:color w:val="FF0000"/>
        </w:rPr>
      </w:pPr>
      <w:r w:rsidRPr="00ED511C">
        <w:t>Com base em nossa revisão, não temos</w:t>
      </w:r>
      <w:r>
        <w:t xml:space="preserve"> </w:t>
      </w:r>
      <w:r w:rsidRPr="00ED511C">
        <w:t xml:space="preserve">conhecimento de nenhum fato que nos leve a acreditar que as </w:t>
      </w:r>
      <w:r>
        <w:t>informações inter</w:t>
      </w:r>
      <w:r w:rsidRPr="00ED511C">
        <w:t xml:space="preserve">mediárias </w:t>
      </w:r>
      <w:r w:rsidRPr="00ED511C">
        <w:rPr>
          <w:bCs/>
        </w:rPr>
        <w:t>não apresentam adequadamente, em todos os aspectos relevantes</w:t>
      </w:r>
      <w:r w:rsidRPr="00ED511C">
        <w:t>, a posição patrimonial e financeira da entidade</w:t>
      </w:r>
      <w:r>
        <w:t>,</w:t>
      </w:r>
      <w:r w:rsidRPr="00ED511C">
        <w:t xml:space="preserve"> em 31 de março de 20X1,</w:t>
      </w:r>
      <w:r>
        <w:t xml:space="preserve"> </w:t>
      </w:r>
      <w:r w:rsidRPr="00ED511C">
        <w:t>o desempenho de suas operações e os seus fluxos de caixa para o trimestre findo naquela data de acordo com as práticas contábeis adotadas no Brasil</w:t>
      </w:r>
      <w:r w:rsidRPr="001F0C34">
        <w:rPr>
          <w:sz w:val="18"/>
          <w:szCs w:val="18"/>
        </w:rPr>
        <w:t>(2</w:t>
      </w:r>
      <w:r w:rsidRPr="008025C5">
        <w:rPr>
          <w:sz w:val="18"/>
          <w:szCs w:val="18"/>
        </w:rPr>
        <w:t>)</w:t>
      </w:r>
      <w:r w:rsidRPr="00ED511C">
        <w:t>.</w:t>
      </w:r>
    </w:p>
    <w:p w14:paraId="57E51E18" w14:textId="77777777" w:rsidR="00732259" w:rsidRPr="00ED511C" w:rsidRDefault="00732259" w:rsidP="00732259">
      <w:pPr>
        <w:autoSpaceDE w:val="0"/>
        <w:autoSpaceDN w:val="0"/>
        <w:adjustRightInd w:val="0"/>
        <w:jc w:val="both"/>
      </w:pPr>
      <w:r w:rsidRPr="00ED511C">
        <w:t xml:space="preserve"> </w:t>
      </w:r>
    </w:p>
    <w:p w14:paraId="0BC05E1B"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6DE6EE0C" w14:textId="77777777" w:rsidR="00732259" w:rsidRDefault="00732259" w:rsidP="00732259">
      <w:pPr>
        <w:autoSpaceDE w:val="0"/>
        <w:autoSpaceDN w:val="0"/>
        <w:adjustRightInd w:val="0"/>
        <w:jc w:val="both"/>
      </w:pPr>
    </w:p>
    <w:p w14:paraId="4F47440F"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7C0ADD78" w14:textId="77777777" w:rsidR="00732259" w:rsidRDefault="00732259" w:rsidP="00732259">
      <w:pPr>
        <w:autoSpaceDE w:val="0"/>
        <w:autoSpaceDN w:val="0"/>
        <w:adjustRightInd w:val="0"/>
        <w:jc w:val="both"/>
      </w:pPr>
    </w:p>
    <w:p w14:paraId="47DF459F" w14:textId="77777777" w:rsidR="00732259" w:rsidRPr="00ED511C" w:rsidRDefault="00732259" w:rsidP="00732259">
      <w:pPr>
        <w:autoSpaceDE w:val="0"/>
        <w:autoSpaceDN w:val="0"/>
        <w:adjustRightInd w:val="0"/>
        <w:jc w:val="both"/>
      </w:pPr>
      <w:r w:rsidRPr="00ED511C">
        <w:t>Assinatura do auditor independente</w:t>
      </w:r>
      <w:r>
        <w:t>.</w:t>
      </w:r>
    </w:p>
    <w:p w14:paraId="5B7EB682" w14:textId="77777777" w:rsidR="00732259" w:rsidRDefault="00732259" w:rsidP="00732259">
      <w:pPr>
        <w:autoSpaceDE w:val="0"/>
        <w:autoSpaceDN w:val="0"/>
        <w:adjustRightInd w:val="0"/>
        <w:jc w:val="both"/>
        <w:rPr>
          <w:b/>
          <w:bCs/>
        </w:rPr>
      </w:pPr>
    </w:p>
    <w:p w14:paraId="272C7996" w14:textId="77777777" w:rsidR="00732259" w:rsidRPr="001F0C34" w:rsidRDefault="00732259" w:rsidP="00732259">
      <w:pPr>
        <w:pStyle w:val="Textodenotaderodap"/>
        <w:ind w:left="284" w:hanging="284"/>
        <w:jc w:val="both"/>
        <w:rPr>
          <w:sz w:val="18"/>
          <w:szCs w:val="18"/>
        </w:rPr>
      </w:pPr>
      <w:r w:rsidRPr="001F0C34">
        <w:rPr>
          <w:sz w:val="18"/>
          <w:szCs w:val="18"/>
        </w:rPr>
        <w:t xml:space="preserve">(1) </w:t>
      </w:r>
      <w:r>
        <w:rPr>
          <w:sz w:val="18"/>
          <w:szCs w:val="18"/>
        </w:rPr>
        <w:tab/>
      </w:r>
      <w:r w:rsidRPr="001F0C34">
        <w:rPr>
          <w:sz w:val="18"/>
          <w:szCs w:val="18"/>
        </w:rPr>
        <w:t xml:space="preserve">O auditor pode querer especificar a autoridade reguladora ou autoridade equivalente </w:t>
      </w:r>
      <w:r>
        <w:rPr>
          <w:sz w:val="18"/>
          <w:szCs w:val="18"/>
        </w:rPr>
        <w:t>nas</w:t>
      </w:r>
      <w:r w:rsidRPr="001F0C34">
        <w:rPr>
          <w:sz w:val="18"/>
          <w:szCs w:val="18"/>
        </w:rPr>
        <w:t xml:space="preserve"> quais as informações intermediárias são arquivadas</w:t>
      </w:r>
      <w:r w:rsidRPr="005E154E">
        <w:rPr>
          <w:sz w:val="18"/>
          <w:szCs w:val="18"/>
        </w:rPr>
        <w:t>.</w:t>
      </w:r>
    </w:p>
    <w:p w14:paraId="70413998" w14:textId="77777777" w:rsidR="00732259" w:rsidRPr="007C20F6" w:rsidRDefault="00732259" w:rsidP="00732259">
      <w:pPr>
        <w:pStyle w:val="Textodenotaderodap"/>
        <w:ind w:left="284" w:hanging="284"/>
        <w:jc w:val="both"/>
      </w:pPr>
      <w:r w:rsidRPr="001F0C34">
        <w:rPr>
          <w:sz w:val="18"/>
          <w:szCs w:val="18"/>
        </w:rPr>
        <w:t xml:space="preserve">(2) </w:t>
      </w:r>
      <w:r>
        <w:rPr>
          <w:sz w:val="18"/>
          <w:szCs w:val="18"/>
        </w:rPr>
        <w:tab/>
      </w:r>
      <w:r w:rsidRPr="001F0C34">
        <w:rPr>
          <w:sz w:val="18"/>
          <w:szCs w:val="18"/>
        </w:rPr>
        <w:t>Incluir</w:t>
      </w:r>
      <w:r w:rsidRPr="00ED511C">
        <w:rPr>
          <w:sz w:val="18"/>
          <w:szCs w:val="18"/>
        </w:rPr>
        <w:t xml:space="preserve"> referência à jurisdição ou ao país de origem da estrutura de relatório financeiro quando a estrutura de relatório financeiro usada não for as práticas contábeis adotadas no Brasil.</w:t>
      </w:r>
    </w:p>
    <w:p w14:paraId="114B6EB6" w14:textId="77777777" w:rsidR="00732259" w:rsidRDefault="00732259" w:rsidP="00732259">
      <w:pPr>
        <w:autoSpaceDE w:val="0"/>
        <w:autoSpaceDN w:val="0"/>
        <w:adjustRightInd w:val="0"/>
        <w:jc w:val="both"/>
        <w:rPr>
          <w:b/>
          <w:bCs/>
        </w:rPr>
      </w:pPr>
    </w:p>
    <w:p w14:paraId="15E30493" w14:textId="77777777" w:rsidR="00732259" w:rsidRDefault="00732259" w:rsidP="00732259">
      <w:pPr>
        <w:autoSpaceDE w:val="0"/>
        <w:autoSpaceDN w:val="0"/>
        <w:adjustRightInd w:val="0"/>
        <w:jc w:val="both"/>
        <w:rPr>
          <w:b/>
          <w:bCs/>
        </w:rPr>
      </w:pPr>
    </w:p>
    <w:p w14:paraId="413347AE" w14:textId="77777777" w:rsidR="00732259" w:rsidRPr="00ED511C" w:rsidRDefault="00732259" w:rsidP="00732259">
      <w:pPr>
        <w:autoSpaceDE w:val="0"/>
        <w:autoSpaceDN w:val="0"/>
        <w:adjustRightInd w:val="0"/>
        <w:jc w:val="both"/>
        <w:rPr>
          <w:b/>
          <w:bCs/>
        </w:rPr>
      </w:pPr>
      <w:r w:rsidRPr="00ED511C">
        <w:rPr>
          <w:b/>
          <w:bCs/>
        </w:rPr>
        <w:t xml:space="preserve">Outras </w:t>
      </w:r>
      <w:r>
        <w:rPr>
          <w:b/>
          <w:bCs/>
        </w:rPr>
        <w:t>informações inter</w:t>
      </w:r>
      <w:r w:rsidRPr="00ED511C">
        <w:rPr>
          <w:b/>
          <w:bCs/>
        </w:rPr>
        <w:t xml:space="preserve">mediárias </w:t>
      </w:r>
      <w:r w:rsidRPr="00EE5C1A">
        <w:rPr>
          <w:bCs/>
        </w:rPr>
        <w:t>(</w:t>
      </w:r>
      <w:r>
        <w:rPr>
          <w:bCs/>
        </w:rPr>
        <w:t>ver</w:t>
      </w:r>
      <w:r w:rsidRPr="00EE5C1A">
        <w:rPr>
          <w:bCs/>
        </w:rPr>
        <w:t xml:space="preserve"> item 43(j))</w:t>
      </w:r>
    </w:p>
    <w:p w14:paraId="6751B49A" w14:textId="77777777" w:rsidR="00732259" w:rsidRDefault="00732259" w:rsidP="00732259">
      <w:pPr>
        <w:autoSpaceDE w:val="0"/>
        <w:autoSpaceDN w:val="0"/>
        <w:adjustRightInd w:val="0"/>
        <w:jc w:val="both"/>
      </w:pPr>
    </w:p>
    <w:p w14:paraId="448A6258" w14:textId="77777777" w:rsidR="00732259" w:rsidRPr="00ED511C" w:rsidRDefault="00732259" w:rsidP="00732259">
      <w:pPr>
        <w:autoSpaceDE w:val="0"/>
        <w:autoSpaceDN w:val="0"/>
        <w:adjustRightInd w:val="0"/>
        <w:jc w:val="both"/>
      </w:pPr>
      <w:r w:rsidRPr="00ED511C">
        <w:t xml:space="preserve">Relatório de revisão de </w:t>
      </w:r>
      <w:r>
        <w:t>informações inter</w:t>
      </w:r>
      <w:r w:rsidRPr="00ED511C">
        <w:t>mediárias</w:t>
      </w:r>
    </w:p>
    <w:p w14:paraId="0BEBA11D" w14:textId="77777777" w:rsidR="00732259" w:rsidRDefault="00732259" w:rsidP="00732259">
      <w:pPr>
        <w:autoSpaceDE w:val="0"/>
        <w:autoSpaceDN w:val="0"/>
        <w:adjustRightInd w:val="0"/>
        <w:jc w:val="both"/>
      </w:pPr>
    </w:p>
    <w:p w14:paraId="69909286" w14:textId="77777777" w:rsidR="00732259" w:rsidRPr="007F34CD" w:rsidRDefault="00732259" w:rsidP="00732259">
      <w:pPr>
        <w:autoSpaceDE w:val="0"/>
        <w:autoSpaceDN w:val="0"/>
        <w:adjustRightInd w:val="0"/>
        <w:jc w:val="both"/>
      </w:pPr>
      <w:r w:rsidRPr="007F34CD">
        <w:t>(Destinatário apropriado)</w:t>
      </w:r>
    </w:p>
    <w:p w14:paraId="6A521956" w14:textId="77777777" w:rsidR="00732259" w:rsidRDefault="00732259" w:rsidP="00732259">
      <w:pPr>
        <w:autoSpaceDE w:val="0"/>
        <w:autoSpaceDN w:val="0"/>
        <w:adjustRightInd w:val="0"/>
        <w:jc w:val="both"/>
        <w:rPr>
          <w:i/>
          <w:iCs/>
        </w:rPr>
      </w:pPr>
    </w:p>
    <w:p w14:paraId="6AA2DF57" w14:textId="77777777" w:rsidR="00732259" w:rsidRPr="009D2D46" w:rsidRDefault="00732259" w:rsidP="00732259">
      <w:pPr>
        <w:autoSpaceDE w:val="0"/>
        <w:autoSpaceDN w:val="0"/>
        <w:adjustRightInd w:val="0"/>
        <w:jc w:val="both"/>
        <w:rPr>
          <w:b/>
          <w:iCs/>
        </w:rPr>
      </w:pPr>
      <w:r w:rsidRPr="009D2D46">
        <w:rPr>
          <w:b/>
          <w:iCs/>
        </w:rPr>
        <w:t>Introdução</w:t>
      </w:r>
    </w:p>
    <w:p w14:paraId="055F0A6A" w14:textId="77777777" w:rsidR="00732259" w:rsidRDefault="00732259" w:rsidP="00732259">
      <w:pPr>
        <w:autoSpaceDE w:val="0"/>
        <w:autoSpaceDN w:val="0"/>
        <w:adjustRightInd w:val="0"/>
        <w:jc w:val="both"/>
      </w:pPr>
    </w:p>
    <w:p w14:paraId="2A1F3703" w14:textId="77777777" w:rsidR="00732259" w:rsidRPr="00ED511C" w:rsidRDefault="00732259" w:rsidP="00732259">
      <w:pPr>
        <w:autoSpaceDE w:val="0"/>
        <w:autoSpaceDN w:val="0"/>
        <w:adjustRightInd w:val="0"/>
        <w:jc w:val="both"/>
      </w:pPr>
      <w:r w:rsidRPr="00ED511C">
        <w:t>Revisamos o balanço patrimonial [condensado] da Entidade ABC</w:t>
      </w:r>
      <w:r>
        <w:t>,</w:t>
      </w:r>
      <w:r w:rsidRPr="00ED511C">
        <w:t xml:space="preserve"> em 31 de março de 20X1</w:t>
      </w:r>
      <w:r>
        <w:t>,</w:t>
      </w:r>
      <w:r w:rsidRPr="00ED511C">
        <w:t xml:space="preserve"> e as respectivas demonstrações [condensadas] do resultado, das mutações do patrimônio líquido e dos fluxos de caixa para o trimestre findo naquela data</w:t>
      </w:r>
      <w:r w:rsidRPr="00B00EFC">
        <w:rPr>
          <w:sz w:val="18"/>
          <w:szCs w:val="18"/>
        </w:rPr>
        <w:t>(1)</w:t>
      </w:r>
      <w:r w:rsidRPr="00ED511C">
        <w:t>.</w:t>
      </w:r>
      <w:r>
        <w:t xml:space="preserve"> </w:t>
      </w:r>
      <w:r w:rsidRPr="00ED511C">
        <w:t xml:space="preserve">A administração é responsável pela </w:t>
      </w:r>
      <w:r>
        <w:t>elabo</w:t>
      </w:r>
      <w:r w:rsidRPr="00ED511C">
        <w:t xml:space="preserve">ração e apresentação dessas </w:t>
      </w:r>
      <w:r>
        <w:t>informações inter</w:t>
      </w:r>
      <w:r w:rsidRPr="00ED511C">
        <w:t xml:space="preserve">mediárias de acordo com as práticas contábeis adotadas no Brasil. Nossa responsabilidade é a de expressar uma conclusão sobre essas </w:t>
      </w:r>
      <w:r>
        <w:t>informações inter</w:t>
      </w:r>
      <w:r w:rsidRPr="00ED511C">
        <w:t>mediárias com base em nossa revisão.</w:t>
      </w:r>
    </w:p>
    <w:p w14:paraId="0A8E31E7" w14:textId="77777777" w:rsidR="00732259" w:rsidRDefault="00732259" w:rsidP="00732259">
      <w:pPr>
        <w:autoSpaceDE w:val="0"/>
        <w:autoSpaceDN w:val="0"/>
        <w:adjustRightInd w:val="0"/>
        <w:jc w:val="both"/>
        <w:rPr>
          <w:i/>
          <w:iCs/>
        </w:rPr>
      </w:pPr>
    </w:p>
    <w:p w14:paraId="0C1D2D28" w14:textId="77777777" w:rsidR="00732259" w:rsidRPr="009D2D46" w:rsidRDefault="00732259" w:rsidP="00732259">
      <w:pPr>
        <w:autoSpaceDE w:val="0"/>
        <w:autoSpaceDN w:val="0"/>
        <w:adjustRightInd w:val="0"/>
        <w:jc w:val="both"/>
        <w:rPr>
          <w:b/>
          <w:iCs/>
        </w:rPr>
      </w:pPr>
      <w:r w:rsidRPr="009D2D46">
        <w:rPr>
          <w:b/>
          <w:iCs/>
        </w:rPr>
        <w:t>Alcance da revisão</w:t>
      </w:r>
    </w:p>
    <w:p w14:paraId="565A20E3" w14:textId="77777777" w:rsidR="00732259" w:rsidRDefault="00732259" w:rsidP="00732259">
      <w:pPr>
        <w:autoSpaceDE w:val="0"/>
        <w:autoSpaceDN w:val="0"/>
        <w:adjustRightInd w:val="0"/>
        <w:jc w:val="both"/>
      </w:pPr>
    </w:p>
    <w:p w14:paraId="5AAC77A2" w14:textId="77777777" w:rsidR="00732259" w:rsidRDefault="00732259" w:rsidP="00732259">
      <w:pPr>
        <w:autoSpaceDE w:val="0"/>
        <w:autoSpaceDN w:val="0"/>
        <w:adjustRightInd w:val="0"/>
        <w:jc w:val="both"/>
        <w:rPr>
          <w:i/>
          <w:iCs/>
        </w:rPr>
      </w:pPr>
      <w:r w:rsidRPr="00ED511C">
        <w:t xml:space="preserve">Conduzimos nossa revisão de </w:t>
      </w:r>
      <w:r w:rsidRPr="00BB5B28">
        <w:t>acordo com as normas brasileiras e internacionais de revisão.</w:t>
      </w:r>
      <w:r w:rsidRPr="00ED511C">
        <w:t xml:space="preserve"> </w:t>
      </w:r>
      <w:r>
        <w:t>Uma</w:t>
      </w:r>
      <w:r w:rsidRPr="00ED511C">
        <w:t xml:space="preserve"> revisão de </w:t>
      </w:r>
      <w:r>
        <w:t>informações inter</w:t>
      </w:r>
      <w:r w:rsidRPr="00ED511C">
        <w:t>mediárias consiste na realização de indagações, principalmente às pessoas responsáveis pelos</w:t>
      </w:r>
      <w:r>
        <w:t xml:space="preserve"> </w:t>
      </w:r>
      <w:r w:rsidRPr="00ED511C">
        <w:t>assuntos financeiros e contábeis, e na aplicação de procedimentos analíticos e de outros procedimentos de revisão. O alcance d</w:t>
      </w:r>
      <w:r>
        <w:t>e uma</w:t>
      </w:r>
      <w:r w:rsidRPr="00ED511C">
        <w:t xml:space="preserve"> revisão é significativamente menor do que o d</w:t>
      </w:r>
      <w:r>
        <w:t>e uma</w:t>
      </w:r>
      <w:r w:rsidRPr="00ED511C">
        <w:t xml:space="preserve">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w:t>
      </w:r>
      <w:r>
        <w:t xml:space="preserve"> </w:t>
      </w:r>
      <w:r w:rsidRPr="00ED511C">
        <w:t xml:space="preserve">os assuntos significativos que poderiam ser identificados </w:t>
      </w:r>
      <w:r>
        <w:t>em uma</w:t>
      </w:r>
      <w:r w:rsidRPr="00ED511C">
        <w:t xml:space="preserve"> auditoria.</w:t>
      </w:r>
      <w:r>
        <w:t xml:space="preserve"> </w:t>
      </w:r>
      <w:r w:rsidRPr="00ED511C">
        <w:t>Portanto, não expressamos uma opinião de auditoria.</w:t>
      </w:r>
    </w:p>
    <w:p w14:paraId="25767385" w14:textId="77777777" w:rsidR="00732259" w:rsidRDefault="00732259" w:rsidP="00732259">
      <w:pPr>
        <w:autoSpaceDE w:val="0"/>
        <w:autoSpaceDN w:val="0"/>
        <w:adjustRightInd w:val="0"/>
        <w:jc w:val="both"/>
        <w:rPr>
          <w:i/>
          <w:iCs/>
        </w:rPr>
      </w:pPr>
    </w:p>
    <w:p w14:paraId="4C3A7DD9" w14:textId="77777777" w:rsidR="00732259" w:rsidRPr="009D2D46" w:rsidRDefault="00732259" w:rsidP="00732259">
      <w:pPr>
        <w:autoSpaceDE w:val="0"/>
        <w:autoSpaceDN w:val="0"/>
        <w:adjustRightInd w:val="0"/>
        <w:jc w:val="both"/>
        <w:rPr>
          <w:b/>
          <w:iCs/>
        </w:rPr>
      </w:pPr>
      <w:r w:rsidRPr="009D2D46">
        <w:rPr>
          <w:b/>
          <w:iCs/>
        </w:rPr>
        <w:t>Conclusão</w:t>
      </w:r>
    </w:p>
    <w:p w14:paraId="7AFAC113" w14:textId="77777777" w:rsidR="00732259" w:rsidRDefault="00732259" w:rsidP="00732259">
      <w:pPr>
        <w:autoSpaceDE w:val="0"/>
        <w:autoSpaceDN w:val="0"/>
        <w:adjustRightInd w:val="0"/>
        <w:jc w:val="both"/>
      </w:pPr>
    </w:p>
    <w:p w14:paraId="00CDEE8B" w14:textId="77777777" w:rsidR="00732259" w:rsidRDefault="00732259" w:rsidP="00732259">
      <w:pPr>
        <w:autoSpaceDE w:val="0"/>
        <w:autoSpaceDN w:val="0"/>
        <w:adjustRightInd w:val="0"/>
        <w:jc w:val="both"/>
        <w:rPr>
          <w:rFonts w:eastAsia="SimSun"/>
        </w:rPr>
      </w:pPr>
      <w:r w:rsidRPr="00ED511C">
        <w:t xml:space="preserve">Com base em nossa revisão, não temos conhecimento de nenhum fato que nos leve a acreditar que as </w:t>
      </w:r>
      <w:r>
        <w:t>informações inter</w:t>
      </w:r>
      <w:r w:rsidRPr="00ED511C">
        <w:t>mediárias não estão elaboradas, em todos os aspectos relevantes, de acordo com as práticas contábeis adotadas no Brasil</w:t>
      </w:r>
      <w:r w:rsidRPr="00B00EFC">
        <w:rPr>
          <w:sz w:val="18"/>
          <w:szCs w:val="18"/>
        </w:rPr>
        <w:t>(2)</w:t>
      </w:r>
      <w:r w:rsidRPr="00ED511C">
        <w:t>.</w:t>
      </w:r>
      <w:r w:rsidRPr="00ED511C" w:rsidDel="009D2D46">
        <w:rPr>
          <w:rStyle w:val="Refdenotaderodap"/>
          <w:rFonts w:eastAsia="SimSun"/>
        </w:rPr>
        <w:t xml:space="preserve"> </w:t>
      </w:r>
    </w:p>
    <w:p w14:paraId="7744E8B0" w14:textId="77777777" w:rsidR="00732259" w:rsidRDefault="00732259" w:rsidP="00732259">
      <w:pPr>
        <w:autoSpaceDE w:val="0"/>
        <w:autoSpaceDN w:val="0"/>
        <w:adjustRightInd w:val="0"/>
        <w:jc w:val="both"/>
        <w:rPr>
          <w:rFonts w:eastAsia="SimSun"/>
        </w:rPr>
      </w:pPr>
    </w:p>
    <w:p w14:paraId="299FAFDC"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6E2A5CF7" w14:textId="77777777" w:rsidR="00732259" w:rsidRDefault="00732259" w:rsidP="00732259">
      <w:pPr>
        <w:autoSpaceDE w:val="0"/>
        <w:autoSpaceDN w:val="0"/>
        <w:adjustRightInd w:val="0"/>
        <w:jc w:val="both"/>
      </w:pPr>
    </w:p>
    <w:p w14:paraId="6A3D6BF6"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51639C80" w14:textId="77777777" w:rsidR="00732259" w:rsidRDefault="00732259" w:rsidP="00732259">
      <w:pPr>
        <w:autoSpaceDE w:val="0"/>
        <w:autoSpaceDN w:val="0"/>
        <w:adjustRightInd w:val="0"/>
        <w:jc w:val="both"/>
      </w:pPr>
    </w:p>
    <w:p w14:paraId="7577B60F" w14:textId="77777777" w:rsidR="00732259" w:rsidRPr="00ED511C" w:rsidRDefault="00732259" w:rsidP="00732259">
      <w:pPr>
        <w:autoSpaceDE w:val="0"/>
        <w:autoSpaceDN w:val="0"/>
        <w:adjustRightInd w:val="0"/>
        <w:jc w:val="both"/>
      </w:pPr>
      <w:r w:rsidRPr="00ED511C">
        <w:t>Assinatura do auditor independente</w:t>
      </w:r>
      <w:r>
        <w:t>.</w:t>
      </w:r>
    </w:p>
    <w:p w14:paraId="0C905C4E" w14:textId="77777777" w:rsidR="00732259" w:rsidRDefault="00732259" w:rsidP="00732259">
      <w:pPr>
        <w:autoSpaceDE w:val="0"/>
        <w:autoSpaceDN w:val="0"/>
        <w:adjustRightInd w:val="0"/>
        <w:jc w:val="both"/>
      </w:pPr>
    </w:p>
    <w:p w14:paraId="1931E3BF" w14:textId="77777777" w:rsidR="00732259" w:rsidRPr="00B00EFC" w:rsidRDefault="00732259" w:rsidP="00732259">
      <w:pPr>
        <w:pStyle w:val="Textodenotaderodap"/>
        <w:ind w:left="284" w:hanging="284"/>
        <w:jc w:val="both"/>
        <w:rPr>
          <w:sz w:val="18"/>
          <w:szCs w:val="18"/>
        </w:rPr>
      </w:pPr>
      <w:r w:rsidRPr="00B00EFC">
        <w:rPr>
          <w:sz w:val="18"/>
          <w:szCs w:val="18"/>
        </w:rPr>
        <w:t xml:space="preserve">(1) </w:t>
      </w:r>
      <w:r>
        <w:rPr>
          <w:sz w:val="18"/>
          <w:szCs w:val="18"/>
        </w:rPr>
        <w:tab/>
      </w:r>
      <w:r w:rsidRPr="00B00EFC">
        <w:rPr>
          <w:sz w:val="18"/>
          <w:szCs w:val="18"/>
        </w:rPr>
        <w:t xml:space="preserve">O auditor pode querer especificar a autoridade reguladora ou autoridade equivalente </w:t>
      </w:r>
      <w:r>
        <w:rPr>
          <w:sz w:val="18"/>
          <w:szCs w:val="18"/>
        </w:rPr>
        <w:t>nas</w:t>
      </w:r>
      <w:r w:rsidRPr="00B00EFC">
        <w:rPr>
          <w:sz w:val="18"/>
          <w:szCs w:val="18"/>
        </w:rPr>
        <w:t xml:space="preserve"> quais as informações intermediárias são arquivadas.</w:t>
      </w:r>
    </w:p>
    <w:p w14:paraId="29FACDD6" w14:textId="77777777" w:rsidR="00732259" w:rsidRPr="009C0D25" w:rsidRDefault="00732259" w:rsidP="00732259">
      <w:pPr>
        <w:pStyle w:val="Textodenotaderodap"/>
        <w:ind w:left="284" w:hanging="284"/>
        <w:jc w:val="both"/>
      </w:pPr>
      <w:r w:rsidRPr="00B00EFC">
        <w:rPr>
          <w:sz w:val="18"/>
          <w:szCs w:val="18"/>
        </w:rPr>
        <w:t xml:space="preserve">(2) </w:t>
      </w:r>
      <w:r>
        <w:rPr>
          <w:sz w:val="18"/>
          <w:szCs w:val="18"/>
        </w:rPr>
        <w:tab/>
      </w:r>
      <w:r w:rsidRPr="00B00EFC">
        <w:rPr>
          <w:sz w:val="18"/>
          <w:szCs w:val="18"/>
        </w:rPr>
        <w:t>Incluir</w:t>
      </w:r>
      <w:r w:rsidRPr="00E86B69">
        <w:rPr>
          <w:sz w:val="18"/>
          <w:szCs w:val="18"/>
        </w:rPr>
        <w:t xml:space="preserve"> referência à jurisdição ou ao país de origem da estrutura de relatório financeiro quando a estrutura de relatório financeiro usada não for as práticas contábeis adotadas no Brasil.</w:t>
      </w:r>
    </w:p>
    <w:p w14:paraId="15B74E1B" w14:textId="77777777" w:rsidR="00732259" w:rsidRDefault="00732259" w:rsidP="00732259">
      <w:pPr>
        <w:autoSpaceDE w:val="0"/>
        <w:autoSpaceDN w:val="0"/>
        <w:adjustRightInd w:val="0"/>
        <w:jc w:val="both"/>
        <w:rPr>
          <w:b/>
          <w:bCs/>
        </w:rPr>
      </w:pPr>
    </w:p>
    <w:p w14:paraId="343C2099" w14:textId="77777777" w:rsidR="00732259" w:rsidRDefault="00732259" w:rsidP="00732259">
      <w:pPr>
        <w:autoSpaceDE w:val="0"/>
        <w:autoSpaceDN w:val="0"/>
        <w:adjustRightInd w:val="0"/>
        <w:jc w:val="both"/>
        <w:rPr>
          <w:b/>
          <w:bCs/>
        </w:rPr>
      </w:pPr>
    </w:p>
    <w:p w14:paraId="01BB6FAB" w14:textId="77777777" w:rsidR="00732259" w:rsidRDefault="00732259" w:rsidP="00732259">
      <w:pPr>
        <w:autoSpaceDE w:val="0"/>
        <w:autoSpaceDN w:val="0"/>
        <w:adjustRightInd w:val="0"/>
        <w:jc w:val="both"/>
        <w:rPr>
          <w:b/>
          <w:bCs/>
        </w:rPr>
      </w:pPr>
    </w:p>
    <w:p w14:paraId="0EB79DAF" w14:textId="77777777" w:rsidR="00732259" w:rsidRDefault="00732259" w:rsidP="00732259">
      <w:pPr>
        <w:autoSpaceDE w:val="0"/>
        <w:autoSpaceDN w:val="0"/>
        <w:adjustRightInd w:val="0"/>
        <w:jc w:val="both"/>
        <w:rPr>
          <w:b/>
          <w:bCs/>
        </w:rPr>
      </w:pPr>
    </w:p>
    <w:p w14:paraId="3528FCA6" w14:textId="77777777" w:rsidR="00732259" w:rsidRDefault="00732259" w:rsidP="00732259">
      <w:pPr>
        <w:autoSpaceDE w:val="0"/>
        <w:autoSpaceDN w:val="0"/>
        <w:adjustRightInd w:val="0"/>
        <w:jc w:val="both"/>
        <w:rPr>
          <w:b/>
          <w:bCs/>
        </w:rPr>
      </w:pPr>
    </w:p>
    <w:p w14:paraId="00712E05" w14:textId="77777777" w:rsidR="00732259" w:rsidRPr="007F34CD" w:rsidRDefault="00732259" w:rsidP="00732259">
      <w:pPr>
        <w:autoSpaceDE w:val="0"/>
        <w:autoSpaceDN w:val="0"/>
        <w:adjustRightInd w:val="0"/>
        <w:jc w:val="both"/>
        <w:rPr>
          <w:b/>
          <w:bCs/>
        </w:rPr>
      </w:pPr>
      <w:r w:rsidRPr="007F34CD">
        <w:rPr>
          <w:b/>
          <w:bCs/>
        </w:rPr>
        <w:t>Apêndice 5</w:t>
      </w:r>
    </w:p>
    <w:p w14:paraId="10FF34C2" w14:textId="77777777" w:rsidR="00732259" w:rsidRDefault="00732259" w:rsidP="00732259">
      <w:pPr>
        <w:autoSpaceDE w:val="0"/>
        <w:autoSpaceDN w:val="0"/>
        <w:adjustRightInd w:val="0"/>
        <w:jc w:val="both"/>
        <w:rPr>
          <w:b/>
          <w:bCs/>
        </w:rPr>
      </w:pPr>
    </w:p>
    <w:p w14:paraId="2997C022" w14:textId="77777777" w:rsidR="00732259" w:rsidRPr="00ED511C" w:rsidRDefault="00732259" w:rsidP="00732259">
      <w:pPr>
        <w:autoSpaceDE w:val="0"/>
        <w:autoSpaceDN w:val="0"/>
        <w:adjustRightInd w:val="0"/>
        <w:jc w:val="both"/>
        <w:rPr>
          <w:b/>
          <w:bCs/>
        </w:rPr>
      </w:pPr>
      <w:r w:rsidRPr="00ED511C">
        <w:rPr>
          <w:b/>
          <w:bCs/>
        </w:rPr>
        <w:t>Exemplos de relatórios de revisão com ressalva, decorrente de desvio da estrutura de relatório financeiro aplicável</w:t>
      </w:r>
    </w:p>
    <w:p w14:paraId="3DB2AC89" w14:textId="77777777" w:rsidR="00732259" w:rsidRDefault="00732259" w:rsidP="00732259">
      <w:pPr>
        <w:autoSpaceDE w:val="0"/>
        <w:autoSpaceDN w:val="0"/>
        <w:adjustRightInd w:val="0"/>
        <w:jc w:val="both"/>
        <w:rPr>
          <w:b/>
          <w:bCs/>
        </w:rPr>
      </w:pPr>
    </w:p>
    <w:p w14:paraId="0A91CD3E" w14:textId="77777777" w:rsidR="00732259" w:rsidRPr="00ED511C" w:rsidRDefault="00732259" w:rsidP="00732259">
      <w:pPr>
        <w:autoSpaceDE w:val="0"/>
        <w:autoSpaceDN w:val="0"/>
        <w:adjustRightInd w:val="0"/>
        <w:jc w:val="both"/>
        <w:rPr>
          <w:b/>
          <w:bCs/>
        </w:rPr>
      </w:pPr>
      <w:r w:rsidRPr="00ED511C">
        <w:rPr>
          <w:b/>
          <w:bCs/>
        </w:rPr>
        <w:t xml:space="preserve">Conjunto completo de demonstrações contábeis para fins gerais elaboradas de acordo com </w:t>
      </w:r>
      <w:r>
        <w:rPr>
          <w:b/>
          <w:bCs/>
        </w:rPr>
        <w:t>um</w:t>
      </w:r>
      <w:r w:rsidRPr="00ED511C">
        <w:rPr>
          <w:b/>
          <w:bCs/>
        </w:rPr>
        <w:t xml:space="preserve">a estrutura de relatório financeiro </w:t>
      </w:r>
      <w:r>
        <w:rPr>
          <w:b/>
          <w:bCs/>
        </w:rPr>
        <w:t>planejad</w:t>
      </w:r>
      <w:r w:rsidRPr="00ED511C">
        <w:rPr>
          <w:b/>
          <w:bCs/>
        </w:rPr>
        <w:t xml:space="preserve">a para alcançar uma apresentação adequada </w:t>
      </w:r>
      <w:r w:rsidRPr="00EE5C1A">
        <w:rPr>
          <w:bCs/>
        </w:rPr>
        <w:t>(</w:t>
      </w:r>
      <w:r>
        <w:rPr>
          <w:bCs/>
        </w:rPr>
        <w:t>ver</w:t>
      </w:r>
      <w:r w:rsidRPr="00EE5C1A">
        <w:rPr>
          <w:bCs/>
        </w:rPr>
        <w:t xml:space="preserve"> item 43(i))</w:t>
      </w:r>
    </w:p>
    <w:p w14:paraId="167B67A4" w14:textId="77777777" w:rsidR="00732259" w:rsidRPr="009D2D46" w:rsidRDefault="00732259" w:rsidP="00732259">
      <w:pPr>
        <w:autoSpaceDE w:val="0"/>
        <w:autoSpaceDN w:val="0"/>
        <w:adjustRightInd w:val="0"/>
        <w:jc w:val="both"/>
        <w:rPr>
          <w:b/>
        </w:rPr>
      </w:pPr>
    </w:p>
    <w:p w14:paraId="1743C730" w14:textId="77777777" w:rsidR="00732259" w:rsidRPr="009D2D46" w:rsidRDefault="00732259" w:rsidP="00732259">
      <w:pPr>
        <w:autoSpaceDE w:val="0"/>
        <w:autoSpaceDN w:val="0"/>
        <w:adjustRightInd w:val="0"/>
        <w:jc w:val="both"/>
        <w:rPr>
          <w:b/>
        </w:rPr>
      </w:pPr>
      <w:r w:rsidRPr="009D2D46">
        <w:rPr>
          <w:b/>
        </w:rPr>
        <w:t>Relatório de revisão de informações intermediárias</w:t>
      </w:r>
    </w:p>
    <w:p w14:paraId="1E3D304A" w14:textId="77777777" w:rsidR="00732259" w:rsidRDefault="00732259" w:rsidP="00732259">
      <w:pPr>
        <w:autoSpaceDE w:val="0"/>
        <w:autoSpaceDN w:val="0"/>
        <w:adjustRightInd w:val="0"/>
        <w:jc w:val="both"/>
      </w:pPr>
    </w:p>
    <w:p w14:paraId="2C725509" w14:textId="77777777" w:rsidR="00732259" w:rsidRPr="007F34CD" w:rsidRDefault="00732259" w:rsidP="00732259">
      <w:pPr>
        <w:autoSpaceDE w:val="0"/>
        <w:autoSpaceDN w:val="0"/>
        <w:adjustRightInd w:val="0"/>
        <w:jc w:val="both"/>
      </w:pPr>
      <w:r w:rsidRPr="007F34CD">
        <w:t>(Destinatário apropriado)</w:t>
      </w:r>
    </w:p>
    <w:p w14:paraId="3934FF0E" w14:textId="77777777" w:rsidR="00732259" w:rsidRDefault="00732259" w:rsidP="00732259">
      <w:pPr>
        <w:autoSpaceDE w:val="0"/>
        <w:autoSpaceDN w:val="0"/>
        <w:adjustRightInd w:val="0"/>
        <w:jc w:val="both"/>
        <w:rPr>
          <w:i/>
          <w:iCs/>
        </w:rPr>
      </w:pPr>
    </w:p>
    <w:p w14:paraId="41298C2F" w14:textId="77777777" w:rsidR="00732259" w:rsidRPr="009D2D46" w:rsidRDefault="00732259" w:rsidP="00732259">
      <w:pPr>
        <w:autoSpaceDE w:val="0"/>
        <w:autoSpaceDN w:val="0"/>
        <w:adjustRightInd w:val="0"/>
        <w:jc w:val="both"/>
        <w:rPr>
          <w:b/>
          <w:iCs/>
        </w:rPr>
      </w:pPr>
      <w:r w:rsidRPr="009D2D46">
        <w:rPr>
          <w:b/>
          <w:iCs/>
        </w:rPr>
        <w:t>Introdução</w:t>
      </w:r>
    </w:p>
    <w:p w14:paraId="71F3C794" w14:textId="77777777" w:rsidR="00732259" w:rsidRDefault="00732259" w:rsidP="00732259">
      <w:pPr>
        <w:autoSpaceDE w:val="0"/>
        <w:autoSpaceDN w:val="0"/>
        <w:adjustRightInd w:val="0"/>
        <w:jc w:val="both"/>
      </w:pPr>
    </w:p>
    <w:p w14:paraId="303C772C" w14:textId="77777777" w:rsidR="00732259" w:rsidRPr="00ED511C" w:rsidRDefault="00732259" w:rsidP="00732259">
      <w:pPr>
        <w:autoSpaceDE w:val="0"/>
        <w:autoSpaceDN w:val="0"/>
        <w:adjustRightInd w:val="0"/>
        <w:jc w:val="both"/>
      </w:pPr>
      <w:r w:rsidRPr="00ED511C">
        <w:t>Revisamos</w:t>
      </w:r>
      <w:r>
        <w:t xml:space="preserve"> </w:t>
      </w:r>
      <w:r w:rsidRPr="00ED511C">
        <w:t>o balanço patrimonial da Entidade ABC</w:t>
      </w:r>
      <w:r>
        <w:t>,</w:t>
      </w:r>
      <w:r w:rsidRPr="00ED511C">
        <w:t xml:space="preserve"> em 31 de março de 20X1</w:t>
      </w:r>
      <w:r>
        <w:t>,</w:t>
      </w:r>
      <w:r w:rsidRPr="00ED511C">
        <w:t xml:space="preserve"> e as respectivas demonstrações do resultado, das mutações do patrimônio líquido e dos fluxos de caixa para o trimestre findo naquela data, incluindo o resumo das políticas contábeis significativas e demais notas explicativas</w:t>
      </w:r>
      <w:r w:rsidRPr="00B00EFC">
        <w:rPr>
          <w:sz w:val="18"/>
          <w:szCs w:val="18"/>
        </w:rPr>
        <w:t>(1)</w:t>
      </w:r>
      <w:r w:rsidRPr="00ED511C">
        <w:t>.</w:t>
      </w:r>
      <w:r>
        <w:t xml:space="preserve"> </w:t>
      </w:r>
      <w:r w:rsidRPr="00ED511C">
        <w:t>A administração</w:t>
      </w:r>
      <w:r w:rsidRPr="00ED511C">
        <w:rPr>
          <w:color w:val="FF0000"/>
        </w:rPr>
        <w:t xml:space="preserve"> </w:t>
      </w:r>
      <w:r w:rsidRPr="00ED511C">
        <w:t xml:space="preserve">é responsável pela </w:t>
      </w:r>
      <w:r>
        <w:t>elabo</w:t>
      </w:r>
      <w:r w:rsidRPr="00ED511C">
        <w:t xml:space="preserve">ração e apresentação adequada dessas </w:t>
      </w:r>
      <w:r>
        <w:t>informações inter</w:t>
      </w:r>
      <w:r w:rsidRPr="00ED511C">
        <w:t xml:space="preserve">mediárias de acordo com as práticas contábeis adotadas no Brasil. Nossa responsabilidade é a de expressar uma conclusão sobre essas </w:t>
      </w:r>
      <w:r>
        <w:t>informações inter</w:t>
      </w:r>
      <w:r w:rsidRPr="00ED511C">
        <w:t>mediárias com base em nossa revisão.</w:t>
      </w:r>
    </w:p>
    <w:p w14:paraId="1AB496F2" w14:textId="77777777" w:rsidR="00732259" w:rsidRPr="009D2D46" w:rsidRDefault="00732259" w:rsidP="00732259">
      <w:pPr>
        <w:autoSpaceDE w:val="0"/>
        <w:autoSpaceDN w:val="0"/>
        <w:adjustRightInd w:val="0"/>
        <w:jc w:val="both"/>
        <w:rPr>
          <w:b/>
          <w:iCs/>
        </w:rPr>
      </w:pPr>
    </w:p>
    <w:p w14:paraId="1D0F9217" w14:textId="77777777" w:rsidR="00732259" w:rsidRPr="009D2D46" w:rsidRDefault="00732259" w:rsidP="00732259">
      <w:pPr>
        <w:autoSpaceDE w:val="0"/>
        <w:autoSpaceDN w:val="0"/>
        <w:adjustRightInd w:val="0"/>
        <w:jc w:val="both"/>
        <w:rPr>
          <w:b/>
          <w:iCs/>
        </w:rPr>
      </w:pPr>
      <w:r w:rsidRPr="009D2D46">
        <w:rPr>
          <w:b/>
          <w:iCs/>
        </w:rPr>
        <w:t>Alcance da revisão</w:t>
      </w:r>
    </w:p>
    <w:p w14:paraId="79643D77" w14:textId="77777777" w:rsidR="00732259" w:rsidRDefault="00732259" w:rsidP="00732259">
      <w:pPr>
        <w:autoSpaceDE w:val="0"/>
        <w:autoSpaceDN w:val="0"/>
        <w:adjustRightInd w:val="0"/>
        <w:jc w:val="both"/>
      </w:pPr>
    </w:p>
    <w:p w14:paraId="1596F884" w14:textId="77777777" w:rsidR="00732259" w:rsidRPr="00ED511C" w:rsidRDefault="00732259" w:rsidP="00732259">
      <w:pPr>
        <w:autoSpaceDE w:val="0"/>
        <w:autoSpaceDN w:val="0"/>
        <w:adjustRightInd w:val="0"/>
        <w:jc w:val="both"/>
      </w:pPr>
      <w:r w:rsidRPr="00ED511C">
        <w:t xml:space="preserve">Conduzimos nossa revisão de acordo com as </w:t>
      </w:r>
      <w:r w:rsidRPr="00BB5B28">
        <w:t>normas brasileiras e internacionais</w:t>
      </w:r>
      <w:r w:rsidRPr="00ED511C">
        <w:t xml:space="preserve"> de revisão. </w:t>
      </w:r>
      <w:r>
        <w:t xml:space="preserve">Uma </w:t>
      </w:r>
      <w:r w:rsidRPr="00ED511C">
        <w:t xml:space="preserve">revisão de </w:t>
      </w:r>
      <w:r>
        <w:t>informações inter</w:t>
      </w:r>
      <w:r w:rsidRPr="00ED511C">
        <w:t>mediárias consiste na realização de indagações, principalmente às pessoas responsáveis pelos</w:t>
      </w:r>
      <w:r>
        <w:t xml:space="preserve"> </w:t>
      </w:r>
      <w:r w:rsidRPr="00ED511C">
        <w:t>assuntos financeiros e contábeis, e na aplicação de procedimentos analíticos e de outros procedimentos de revisão. O alcance d</w:t>
      </w:r>
      <w:r>
        <w:t>e uma</w:t>
      </w:r>
      <w:r w:rsidRPr="00ED511C">
        <w:t xml:space="preserve"> revisão é significativamente menor do que o d</w:t>
      </w:r>
      <w:r>
        <w:t xml:space="preserve">e uma </w:t>
      </w:r>
      <w:r w:rsidRPr="00ED511C">
        <w:t xml:space="preserve">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w:t>
      </w:r>
      <w:r>
        <w:t xml:space="preserve"> </w:t>
      </w:r>
      <w:r w:rsidRPr="00ED511C">
        <w:t>os assuntos significativos</w:t>
      </w:r>
      <w:r>
        <w:t xml:space="preserve"> </w:t>
      </w:r>
      <w:r w:rsidRPr="00ED511C">
        <w:t>que poderiam ser identificados</w:t>
      </w:r>
      <w:r>
        <w:t xml:space="preserve"> em uma</w:t>
      </w:r>
      <w:r w:rsidRPr="00ED511C">
        <w:t xml:space="preserve"> auditoria. Portanto, não expressamos uma opinião de auditoria.</w:t>
      </w:r>
    </w:p>
    <w:p w14:paraId="5BC8A436" w14:textId="77777777" w:rsidR="00732259" w:rsidRDefault="00732259" w:rsidP="00732259">
      <w:pPr>
        <w:autoSpaceDE w:val="0"/>
        <w:autoSpaceDN w:val="0"/>
        <w:adjustRightInd w:val="0"/>
        <w:jc w:val="both"/>
        <w:rPr>
          <w:i/>
          <w:iCs/>
        </w:rPr>
      </w:pPr>
    </w:p>
    <w:p w14:paraId="3B5097AA" w14:textId="77777777" w:rsidR="00732259" w:rsidRPr="00205AC6" w:rsidRDefault="00732259" w:rsidP="00732259">
      <w:pPr>
        <w:autoSpaceDE w:val="0"/>
        <w:autoSpaceDN w:val="0"/>
        <w:adjustRightInd w:val="0"/>
        <w:jc w:val="both"/>
        <w:rPr>
          <w:b/>
          <w:iCs/>
        </w:rPr>
      </w:pPr>
      <w:r w:rsidRPr="00205AC6">
        <w:rPr>
          <w:b/>
          <w:iCs/>
        </w:rPr>
        <w:t>Base para conclusão com ressalva</w:t>
      </w:r>
    </w:p>
    <w:p w14:paraId="1DD72BC1" w14:textId="77777777" w:rsidR="00732259" w:rsidRDefault="00732259" w:rsidP="00732259">
      <w:pPr>
        <w:autoSpaceDE w:val="0"/>
        <w:autoSpaceDN w:val="0"/>
        <w:adjustRightInd w:val="0"/>
        <w:jc w:val="both"/>
      </w:pPr>
    </w:p>
    <w:p w14:paraId="62B63A2B" w14:textId="77777777" w:rsidR="00732259" w:rsidRPr="00ED511C" w:rsidRDefault="00732259" w:rsidP="00732259">
      <w:pPr>
        <w:autoSpaceDE w:val="0"/>
        <w:autoSpaceDN w:val="0"/>
        <w:adjustRightInd w:val="0"/>
        <w:jc w:val="both"/>
      </w:pPr>
      <w:r w:rsidRPr="00ED511C">
        <w:t>Com base nas informações fornecidas pela administração, a Entidade ABC excluiu do imobilizado e da dívida de longo prazo certas obrigações de arrendamento mercantil que, em nosso entendimento, deveriam ser capitalizadas para se adequarem às práticas contábeis adotadas no Brasil. Essas informações indicam que, se essas obrigações de arrendamento mercantil tivessem sido capitalizadas em 31 de março de 20X1, o imobilizado seria aumentado em $______, a dívida de longo prazo em $______, e o lucro líquido e o lucro por ação seriam aumentados (reduzidos) em $________, $_________, respectivamente para o trimestre findo naquela data.</w:t>
      </w:r>
    </w:p>
    <w:p w14:paraId="03E26029" w14:textId="77777777" w:rsidR="00732259" w:rsidRPr="00ED511C" w:rsidRDefault="00732259" w:rsidP="00732259">
      <w:pPr>
        <w:autoSpaceDE w:val="0"/>
        <w:autoSpaceDN w:val="0"/>
        <w:adjustRightInd w:val="0"/>
        <w:jc w:val="both"/>
      </w:pPr>
    </w:p>
    <w:p w14:paraId="1E8FC4E3" w14:textId="77777777" w:rsidR="00732259" w:rsidRPr="00205AC6" w:rsidRDefault="00732259" w:rsidP="00732259">
      <w:pPr>
        <w:autoSpaceDE w:val="0"/>
        <w:autoSpaceDN w:val="0"/>
        <w:adjustRightInd w:val="0"/>
        <w:jc w:val="both"/>
        <w:rPr>
          <w:b/>
        </w:rPr>
      </w:pPr>
      <w:r w:rsidRPr="00205AC6">
        <w:rPr>
          <w:b/>
          <w:iCs/>
        </w:rPr>
        <w:t>Conclusão com ressalva</w:t>
      </w:r>
    </w:p>
    <w:p w14:paraId="0C80F097" w14:textId="77777777" w:rsidR="00732259" w:rsidRDefault="00732259" w:rsidP="00732259">
      <w:pPr>
        <w:autoSpaceDE w:val="0"/>
        <w:autoSpaceDN w:val="0"/>
        <w:adjustRightInd w:val="0"/>
        <w:jc w:val="both"/>
      </w:pPr>
    </w:p>
    <w:p w14:paraId="499A8634" w14:textId="77777777" w:rsidR="00732259" w:rsidRPr="00ED511C" w:rsidRDefault="00732259" w:rsidP="00732259">
      <w:pPr>
        <w:autoSpaceDE w:val="0"/>
        <w:autoSpaceDN w:val="0"/>
        <w:adjustRightInd w:val="0"/>
        <w:jc w:val="both"/>
      </w:pPr>
      <w:r w:rsidRPr="00ED511C">
        <w:t xml:space="preserve">Com base em nossa revisão, com exceção do assunto descrito no parágrafo anterior, não temos conhecimento de nenhum fato que nos leve a acreditar que as </w:t>
      </w:r>
      <w:r>
        <w:t>informações inter</w:t>
      </w:r>
      <w:r w:rsidRPr="00ED511C">
        <w:t>mediárias não apresentam adequadamente, em todos os aspectos relevantes, a posição patrimonial e financeira da entidade</w:t>
      </w:r>
      <w:r>
        <w:t>,</w:t>
      </w:r>
      <w:r w:rsidRPr="00ED511C">
        <w:t xml:space="preserve"> em 31 de março de 20X1, o desempenho de suas operações e os seus fluxos de caixa para o trimestre findo naquela data de acordo com as práticas contábeis adotadas no Brasil</w:t>
      </w:r>
      <w:r w:rsidRPr="0055760A">
        <w:rPr>
          <w:sz w:val="18"/>
          <w:szCs w:val="18"/>
        </w:rPr>
        <w:t>(2).</w:t>
      </w:r>
    </w:p>
    <w:p w14:paraId="481B5F51" w14:textId="77777777" w:rsidR="00732259" w:rsidRPr="00ED511C" w:rsidRDefault="00732259" w:rsidP="00732259">
      <w:pPr>
        <w:autoSpaceDE w:val="0"/>
        <w:autoSpaceDN w:val="0"/>
        <w:adjustRightInd w:val="0"/>
        <w:jc w:val="both"/>
      </w:pPr>
    </w:p>
    <w:p w14:paraId="5D248BE1"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5E170E54" w14:textId="77777777" w:rsidR="00732259" w:rsidRPr="007F34CD" w:rsidRDefault="00732259" w:rsidP="00732259">
      <w:pPr>
        <w:autoSpaceDE w:val="0"/>
        <w:autoSpaceDN w:val="0"/>
        <w:adjustRightInd w:val="0"/>
        <w:jc w:val="both"/>
      </w:pPr>
    </w:p>
    <w:p w14:paraId="358D9351"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13596C5C" w14:textId="77777777" w:rsidR="00732259" w:rsidRDefault="00732259" w:rsidP="00732259">
      <w:pPr>
        <w:autoSpaceDE w:val="0"/>
        <w:autoSpaceDN w:val="0"/>
        <w:adjustRightInd w:val="0"/>
        <w:jc w:val="both"/>
      </w:pPr>
    </w:p>
    <w:p w14:paraId="689EC868" w14:textId="77777777" w:rsidR="00732259" w:rsidRPr="00ED511C" w:rsidRDefault="00732259" w:rsidP="00732259">
      <w:pPr>
        <w:autoSpaceDE w:val="0"/>
        <w:autoSpaceDN w:val="0"/>
        <w:adjustRightInd w:val="0"/>
        <w:jc w:val="both"/>
      </w:pPr>
      <w:r w:rsidRPr="00ED511C">
        <w:t>Assinatura do auditor independente</w:t>
      </w:r>
      <w:r>
        <w:t>.</w:t>
      </w:r>
    </w:p>
    <w:p w14:paraId="2E7B2675" w14:textId="77777777" w:rsidR="00732259" w:rsidRDefault="00732259" w:rsidP="00732259">
      <w:pPr>
        <w:autoSpaceDE w:val="0"/>
        <w:autoSpaceDN w:val="0"/>
        <w:adjustRightInd w:val="0"/>
        <w:jc w:val="both"/>
        <w:rPr>
          <w:b/>
          <w:bCs/>
        </w:rPr>
      </w:pPr>
    </w:p>
    <w:p w14:paraId="457F26D4" w14:textId="77777777" w:rsidR="00732259" w:rsidRPr="0055760A" w:rsidRDefault="00732259" w:rsidP="00732259">
      <w:pPr>
        <w:pStyle w:val="Textodenotaderodap"/>
        <w:ind w:left="284" w:hanging="284"/>
        <w:jc w:val="both"/>
        <w:rPr>
          <w:sz w:val="18"/>
          <w:szCs w:val="18"/>
        </w:rPr>
      </w:pPr>
      <w:r w:rsidRPr="0055760A">
        <w:rPr>
          <w:sz w:val="18"/>
          <w:szCs w:val="18"/>
        </w:rPr>
        <w:t xml:space="preserve">(1) </w:t>
      </w:r>
      <w:r>
        <w:rPr>
          <w:sz w:val="18"/>
          <w:szCs w:val="18"/>
        </w:rPr>
        <w:tab/>
      </w:r>
      <w:r w:rsidRPr="0055760A">
        <w:rPr>
          <w:sz w:val="18"/>
          <w:szCs w:val="18"/>
        </w:rPr>
        <w:t xml:space="preserve">O auditor pode querer especificar a autoridade reguladora ou autoridade equivalente </w:t>
      </w:r>
      <w:r>
        <w:rPr>
          <w:sz w:val="18"/>
          <w:szCs w:val="18"/>
        </w:rPr>
        <w:t>nas</w:t>
      </w:r>
      <w:r w:rsidRPr="0055760A">
        <w:rPr>
          <w:sz w:val="18"/>
          <w:szCs w:val="18"/>
        </w:rPr>
        <w:t xml:space="preserve"> quais as informações intermediárias são arquivadas.</w:t>
      </w:r>
    </w:p>
    <w:p w14:paraId="3A016211" w14:textId="77777777" w:rsidR="00732259" w:rsidRPr="0055760A" w:rsidRDefault="00732259" w:rsidP="00732259">
      <w:pPr>
        <w:pStyle w:val="Textodenotaderodap"/>
        <w:ind w:left="284" w:hanging="284"/>
        <w:jc w:val="both"/>
      </w:pPr>
      <w:r w:rsidRPr="0055760A">
        <w:rPr>
          <w:sz w:val="18"/>
          <w:szCs w:val="18"/>
        </w:rPr>
        <w:t xml:space="preserve">(2) </w:t>
      </w:r>
      <w:r>
        <w:rPr>
          <w:sz w:val="18"/>
          <w:szCs w:val="18"/>
        </w:rPr>
        <w:tab/>
      </w:r>
      <w:r w:rsidRPr="0055760A">
        <w:rPr>
          <w:sz w:val="18"/>
          <w:szCs w:val="18"/>
        </w:rPr>
        <w:t>Incluir referência à jurisdição ou ao país de origem da estrutura de relatório financeiro quando a estrutura de relatório financeiro usada não for as práticas contábeis adotadas no Brasil.</w:t>
      </w:r>
    </w:p>
    <w:p w14:paraId="621BF1DA" w14:textId="77777777" w:rsidR="00732259" w:rsidRDefault="00732259" w:rsidP="00732259">
      <w:pPr>
        <w:autoSpaceDE w:val="0"/>
        <w:autoSpaceDN w:val="0"/>
        <w:adjustRightInd w:val="0"/>
        <w:jc w:val="both"/>
        <w:rPr>
          <w:b/>
          <w:bCs/>
        </w:rPr>
      </w:pPr>
    </w:p>
    <w:p w14:paraId="651A2391" w14:textId="77777777" w:rsidR="00732259" w:rsidRPr="00ED511C" w:rsidRDefault="00732259" w:rsidP="00732259">
      <w:pPr>
        <w:autoSpaceDE w:val="0"/>
        <w:autoSpaceDN w:val="0"/>
        <w:adjustRightInd w:val="0"/>
        <w:jc w:val="both"/>
        <w:rPr>
          <w:b/>
          <w:bCs/>
        </w:rPr>
      </w:pPr>
      <w:r w:rsidRPr="00ED511C">
        <w:rPr>
          <w:b/>
          <w:bCs/>
        </w:rPr>
        <w:t xml:space="preserve">Outras </w:t>
      </w:r>
      <w:r>
        <w:rPr>
          <w:b/>
          <w:bCs/>
        </w:rPr>
        <w:t>informações inter</w:t>
      </w:r>
      <w:r w:rsidRPr="00ED511C">
        <w:rPr>
          <w:b/>
          <w:bCs/>
        </w:rPr>
        <w:t xml:space="preserve">mediárias </w:t>
      </w:r>
      <w:r w:rsidRPr="00EE5C1A">
        <w:rPr>
          <w:bCs/>
        </w:rPr>
        <w:t>(</w:t>
      </w:r>
      <w:r>
        <w:rPr>
          <w:bCs/>
        </w:rPr>
        <w:t>ver</w:t>
      </w:r>
      <w:r w:rsidRPr="00EE5C1A">
        <w:rPr>
          <w:bCs/>
        </w:rPr>
        <w:t xml:space="preserve"> item 43(j))</w:t>
      </w:r>
    </w:p>
    <w:p w14:paraId="36D356AE" w14:textId="77777777" w:rsidR="00732259" w:rsidRDefault="00732259" w:rsidP="00732259">
      <w:pPr>
        <w:autoSpaceDE w:val="0"/>
        <w:autoSpaceDN w:val="0"/>
        <w:adjustRightInd w:val="0"/>
        <w:jc w:val="both"/>
      </w:pPr>
    </w:p>
    <w:p w14:paraId="64B1255A" w14:textId="77777777" w:rsidR="00732259" w:rsidRPr="00205AC6" w:rsidRDefault="00732259" w:rsidP="00732259">
      <w:pPr>
        <w:autoSpaceDE w:val="0"/>
        <w:autoSpaceDN w:val="0"/>
        <w:adjustRightInd w:val="0"/>
        <w:jc w:val="both"/>
        <w:rPr>
          <w:b/>
        </w:rPr>
      </w:pPr>
      <w:r w:rsidRPr="00205AC6">
        <w:rPr>
          <w:b/>
        </w:rPr>
        <w:t>Relatório de revisão de informações intermediárias</w:t>
      </w:r>
    </w:p>
    <w:p w14:paraId="7AF2ED38" w14:textId="77777777" w:rsidR="00732259" w:rsidRDefault="00732259" w:rsidP="00732259">
      <w:pPr>
        <w:autoSpaceDE w:val="0"/>
        <w:autoSpaceDN w:val="0"/>
        <w:adjustRightInd w:val="0"/>
        <w:jc w:val="both"/>
      </w:pPr>
    </w:p>
    <w:p w14:paraId="54838364" w14:textId="77777777" w:rsidR="00732259" w:rsidRPr="007F34CD" w:rsidRDefault="00732259" w:rsidP="00732259">
      <w:pPr>
        <w:autoSpaceDE w:val="0"/>
        <w:autoSpaceDN w:val="0"/>
        <w:adjustRightInd w:val="0"/>
        <w:jc w:val="both"/>
      </w:pPr>
      <w:r w:rsidRPr="007F34CD">
        <w:t>(Destinatário apropriado)</w:t>
      </w:r>
    </w:p>
    <w:p w14:paraId="54546B85" w14:textId="77777777" w:rsidR="00732259" w:rsidRDefault="00732259" w:rsidP="00732259">
      <w:pPr>
        <w:autoSpaceDE w:val="0"/>
        <w:autoSpaceDN w:val="0"/>
        <w:adjustRightInd w:val="0"/>
        <w:jc w:val="both"/>
        <w:rPr>
          <w:i/>
          <w:iCs/>
        </w:rPr>
      </w:pPr>
    </w:p>
    <w:p w14:paraId="45AD9F23" w14:textId="77777777" w:rsidR="00732259" w:rsidRPr="00205AC6" w:rsidRDefault="00732259" w:rsidP="00732259">
      <w:pPr>
        <w:autoSpaceDE w:val="0"/>
        <w:autoSpaceDN w:val="0"/>
        <w:adjustRightInd w:val="0"/>
        <w:jc w:val="both"/>
        <w:rPr>
          <w:b/>
          <w:iCs/>
        </w:rPr>
      </w:pPr>
      <w:r w:rsidRPr="00205AC6">
        <w:rPr>
          <w:b/>
          <w:iCs/>
        </w:rPr>
        <w:t>Introdução</w:t>
      </w:r>
    </w:p>
    <w:p w14:paraId="30BEE90B" w14:textId="77777777" w:rsidR="00732259" w:rsidRDefault="00732259" w:rsidP="00732259">
      <w:pPr>
        <w:autoSpaceDE w:val="0"/>
        <w:autoSpaceDN w:val="0"/>
        <w:adjustRightInd w:val="0"/>
        <w:jc w:val="both"/>
      </w:pPr>
    </w:p>
    <w:p w14:paraId="26FF10FB" w14:textId="77777777" w:rsidR="00732259" w:rsidRPr="00ED511C" w:rsidRDefault="00732259" w:rsidP="00732259">
      <w:pPr>
        <w:autoSpaceDE w:val="0"/>
        <w:autoSpaceDN w:val="0"/>
        <w:adjustRightInd w:val="0"/>
        <w:jc w:val="both"/>
      </w:pPr>
      <w:r w:rsidRPr="00ED511C">
        <w:t>Revisamos o balanço patrimonial [condensado] da Entidade ABC</w:t>
      </w:r>
      <w:r>
        <w:t>,</w:t>
      </w:r>
      <w:r w:rsidRPr="00ED511C">
        <w:t xml:space="preserve"> em 31 de março de 20X1</w:t>
      </w:r>
      <w:r>
        <w:t>,</w:t>
      </w:r>
      <w:r w:rsidRPr="00ED511C">
        <w:t xml:space="preserve"> e as respectivas demonstrações [condensadas] do resultado, das mutações do patrimônio líquido e dos fluxos de caixa para o trimestre findo naquela data</w:t>
      </w:r>
      <w:r w:rsidRPr="0055760A">
        <w:rPr>
          <w:sz w:val="18"/>
          <w:szCs w:val="18"/>
        </w:rPr>
        <w:t>(1)</w:t>
      </w:r>
      <w:r w:rsidRPr="00ED511C">
        <w:t>.</w:t>
      </w:r>
      <w:r>
        <w:t xml:space="preserve"> </w:t>
      </w:r>
      <w:r w:rsidRPr="00ED511C">
        <w:t xml:space="preserve">A administração é responsável pela </w:t>
      </w:r>
      <w:r>
        <w:t>elabo</w:t>
      </w:r>
      <w:r w:rsidRPr="00ED511C">
        <w:t xml:space="preserve">ração e apresentação dessas </w:t>
      </w:r>
      <w:r>
        <w:t>informações inter</w:t>
      </w:r>
      <w:r w:rsidRPr="00ED511C">
        <w:t xml:space="preserve">mediárias de acordo com </w:t>
      </w:r>
      <w:r>
        <w:t>as práticas contábeis adotadas no Brasil</w:t>
      </w:r>
      <w:r w:rsidRPr="00ED511C">
        <w:t xml:space="preserve">. Nossa responsabilidade é a de expressar uma conclusão sobre essas </w:t>
      </w:r>
      <w:r>
        <w:t>informações inter</w:t>
      </w:r>
      <w:r w:rsidRPr="00ED511C">
        <w:t>mediárias com base em nossa revisão.</w:t>
      </w:r>
    </w:p>
    <w:p w14:paraId="223B39B0" w14:textId="77777777" w:rsidR="00732259" w:rsidRDefault="00732259" w:rsidP="00732259">
      <w:pPr>
        <w:autoSpaceDE w:val="0"/>
        <w:autoSpaceDN w:val="0"/>
        <w:adjustRightInd w:val="0"/>
        <w:jc w:val="both"/>
        <w:rPr>
          <w:b/>
          <w:iCs/>
        </w:rPr>
      </w:pPr>
    </w:p>
    <w:p w14:paraId="5520D9DF" w14:textId="77777777" w:rsidR="00732259" w:rsidRDefault="00732259" w:rsidP="00732259">
      <w:pPr>
        <w:autoSpaceDE w:val="0"/>
        <w:autoSpaceDN w:val="0"/>
        <w:adjustRightInd w:val="0"/>
        <w:jc w:val="both"/>
        <w:rPr>
          <w:b/>
          <w:iCs/>
        </w:rPr>
      </w:pPr>
    </w:p>
    <w:p w14:paraId="68531E0B" w14:textId="77777777" w:rsidR="00732259" w:rsidRPr="00205AC6" w:rsidRDefault="00732259" w:rsidP="00732259">
      <w:pPr>
        <w:autoSpaceDE w:val="0"/>
        <w:autoSpaceDN w:val="0"/>
        <w:adjustRightInd w:val="0"/>
        <w:jc w:val="both"/>
        <w:rPr>
          <w:b/>
          <w:iCs/>
        </w:rPr>
      </w:pPr>
      <w:r w:rsidRPr="00205AC6">
        <w:rPr>
          <w:b/>
          <w:iCs/>
        </w:rPr>
        <w:t>Alcance da revisão</w:t>
      </w:r>
    </w:p>
    <w:p w14:paraId="57B48AA0" w14:textId="77777777" w:rsidR="00732259" w:rsidRDefault="00732259" w:rsidP="00732259">
      <w:pPr>
        <w:autoSpaceDE w:val="0"/>
        <w:autoSpaceDN w:val="0"/>
        <w:adjustRightInd w:val="0"/>
        <w:jc w:val="both"/>
      </w:pPr>
    </w:p>
    <w:p w14:paraId="4436F4EA" w14:textId="77777777" w:rsidR="00732259" w:rsidRPr="00ED511C" w:rsidRDefault="00732259" w:rsidP="00732259">
      <w:pPr>
        <w:autoSpaceDE w:val="0"/>
        <w:autoSpaceDN w:val="0"/>
        <w:adjustRightInd w:val="0"/>
        <w:jc w:val="both"/>
      </w:pPr>
      <w:r w:rsidRPr="00ED511C">
        <w:t xml:space="preserve">Conduzimos nossa revisão de acordo </w:t>
      </w:r>
      <w:r w:rsidRPr="00BB5B28">
        <w:t>com as normas brasileiras e internacionais de revisão.</w:t>
      </w:r>
      <w:r>
        <w:t xml:space="preserve"> Uma</w:t>
      </w:r>
      <w:r w:rsidRPr="00ED511C">
        <w:t xml:space="preserve"> revisão de </w:t>
      </w:r>
      <w:r>
        <w:t>informações inter</w:t>
      </w:r>
      <w:r w:rsidRPr="00ED511C">
        <w:t>mediárias consiste na realização de indagações, principalmente às pessoas responsáveis pelos</w:t>
      </w:r>
      <w:r>
        <w:t xml:space="preserve"> </w:t>
      </w:r>
      <w:r w:rsidRPr="00ED511C">
        <w:t>assuntos financeiros</w:t>
      </w:r>
      <w:r>
        <w:t xml:space="preserve"> </w:t>
      </w:r>
      <w:r w:rsidRPr="00ED511C">
        <w:t>e contábeis, e na aplicação de procedimentos analíticos e de outros procedimentos de revisão. O alcance d</w:t>
      </w:r>
      <w:r>
        <w:t>e uma</w:t>
      </w:r>
      <w:r w:rsidRPr="00ED511C">
        <w:t xml:space="preserve"> revisão é significativamente menor do que o d</w:t>
      </w:r>
      <w:r>
        <w:t>e um</w:t>
      </w:r>
      <w:r w:rsidRPr="00ED511C">
        <w:t xml:space="preserve">a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w:t>
      </w:r>
      <w:r>
        <w:t xml:space="preserve"> </w:t>
      </w:r>
      <w:r w:rsidRPr="00ED511C">
        <w:t>os assuntos</w:t>
      </w:r>
      <w:r>
        <w:t xml:space="preserve"> </w:t>
      </w:r>
      <w:r w:rsidRPr="00ED511C">
        <w:t>significativos</w:t>
      </w:r>
      <w:r>
        <w:t xml:space="preserve"> </w:t>
      </w:r>
      <w:r w:rsidRPr="00ED511C">
        <w:t>que poderiam ser identificados</w:t>
      </w:r>
      <w:r>
        <w:t xml:space="preserve"> em uma </w:t>
      </w:r>
      <w:r w:rsidRPr="00ED511C">
        <w:t>auditoria. Portanto, não expressamos uma opinião de auditoria.</w:t>
      </w:r>
    </w:p>
    <w:p w14:paraId="0B5E9837" w14:textId="77777777" w:rsidR="00732259" w:rsidRPr="00205AC6" w:rsidRDefault="00732259" w:rsidP="00732259">
      <w:pPr>
        <w:autoSpaceDE w:val="0"/>
        <w:autoSpaceDN w:val="0"/>
        <w:adjustRightInd w:val="0"/>
        <w:jc w:val="both"/>
        <w:rPr>
          <w:b/>
          <w:iCs/>
        </w:rPr>
      </w:pPr>
    </w:p>
    <w:p w14:paraId="47023C57" w14:textId="77777777" w:rsidR="00732259" w:rsidRPr="00205AC6" w:rsidRDefault="00732259" w:rsidP="00732259">
      <w:pPr>
        <w:autoSpaceDE w:val="0"/>
        <w:autoSpaceDN w:val="0"/>
        <w:adjustRightInd w:val="0"/>
        <w:jc w:val="both"/>
        <w:rPr>
          <w:b/>
          <w:iCs/>
        </w:rPr>
      </w:pPr>
      <w:r w:rsidRPr="00205AC6">
        <w:rPr>
          <w:b/>
          <w:iCs/>
        </w:rPr>
        <w:t>Base para conclusão com ressalva</w:t>
      </w:r>
    </w:p>
    <w:p w14:paraId="3BD19E96" w14:textId="77777777" w:rsidR="00732259" w:rsidRDefault="00732259" w:rsidP="00732259">
      <w:pPr>
        <w:autoSpaceDE w:val="0"/>
        <w:autoSpaceDN w:val="0"/>
        <w:adjustRightInd w:val="0"/>
        <w:jc w:val="both"/>
      </w:pPr>
    </w:p>
    <w:p w14:paraId="73BDB72E" w14:textId="77777777" w:rsidR="00732259" w:rsidRPr="00ED511C" w:rsidRDefault="00732259" w:rsidP="00732259">
      <w:pPr>
        <w:autoSpaceDE w:val="0"/>
        <w:autoSpaceDN w:val="0"/>
        <w:adjustRightInd w:val="0"/>
        <w:jc w:val="both"/>
      </w:pPr>
      <w:r w:rsidRPr="00ED511C">
        <w:t xml:space="preserve">Com base nas informações fornecidas pela administração, a Entidade ABC excluiu do imobilizado e da dívida de longo prazo certas obrigações de arrendamento mercantil que, em nossa opinião, deveriam ser capitalizadas para se adequarem </w:t>
      </w:r>
      <w:r>
        <w:t>às práticas contábeis adotadas no Brasil</w:t>
      </w:r>
      <w:r w:rsidRPr="00ED511C">
        <w:t>. Essas informações indicam que, se essas obrigações de arrendamento mercantil tivessem sido capitalizadas em 31 de março de 20X1, o imobilizado seria aumentado em $______, a dívida de longo prazo em $______, e o lucro líquido</w:t>
      </w:r>
      <w:r>
        <w:t xml:space="preserve"> e</w:t>
      </w:r>
      <w:r w:rsidRPr="00ED511C">
        <w:t xml:space="preserve"> o lucro por ação seriam aumentados (reduzidos) em $________, $_________,</w:t>
      </w:r>
      <w:r>
        <w:t xml:space="preserve"> </w:t>
      </w:r>
      <w:r w:rsidRPr="00ED511C">
        <w:t xml:space="preserve">respectivamente para o trimestre findo naquela data. </w:t>
      </w:r>
    </w:p>
    <w:p w14:paraId="502965FB" w14:textId="77777777" w:rsidR="00732259" w:rsidRPr="00205AC6" w:rsidRDefault="00732259" w:rsidP="00732259">
      <w:pPr>
        <w:autoSpaceDE w:val="0"/>
        <w:autoSpaceDN w:val="0"/>
        <w:adjustRightInd w:val="0"/>
        <w:jc w:val="both"/>
        <w:rPr>
          <w:b/>
          <w:iCs/>
        </w:rPr>
      </w:pPr>
    </w:p>
    <w:p w14:paraId="5F3A3B34" w14:textId="77777777" w:rsidR="00732259" w:rsidRPr="00205AC6" w:rsidRDefault="00732259" w:rsidP="00732259">
      <w:pPr>
        <w:autoSpaceDE w:val="0"/>
        <w:autoSpaceDN w:val="0"/>
        <w:adjustRightInd w:val="0"/>
        <w:jc w:val="both"/>
        <w:rPr>
          <w:b/>
          <w:iCs/>
        </w:rPr>
      </w:pPr>
      <w:r w:rsidRPr="00205AC6">
        <w:rPr>
          <w:b/>
          <w:iCs/>
        </w:rPr>
        <w:t>Conclusão com ressalva</w:t>
      </w:r>
    </w:p>
    <w:p w14:paraId="57FE1EBE" w14:textId="77777777" w:rsidR="00732259" w:rsidRDefault="00732259" w:rsidP="00732259">
      <w:pPr>
        <w:autoSpaceDE w:val="0"/>
        <w:autoSpaceDN w:val="0"/>
        <w:adjustRightInd w:val="0"/>
        <w:jc w:val="both"/>
      </w:pPr>
    </w:p>
    <w:p w14:paraId="4AEE4B98" w14:textId="77777777" w:rsidR="00732259" w:rsidRPr="00ED511C" w:rsidRDefault="00732259" w:rsidP="00732259">
      <w:pPr>
        <w:autoSpaceDE w:val="0"/>
        <w:autoSpaceDN w:val="0"/>
        <w:adjustRightInd w:val="0"/>
        <w:jc w:val="both"/>
      </w:pPr>
      <w:r w:rsidRPr="00ED511C">
        <w:t>Com base em nossa revisão, com exceção do</w:t>
      </w:r>
      <w:r>
        <w:t xml:space="preserve"> </w:t>
      </w:r>
      <w:r w:rsidRPr="00ED511C">
        <w:t>assunto descrito</w:t>
      </w:r>
      <w:r>
        <w:t xml:space="preserve"> </w:t>
      </w:r>
      <w:r w:rsidRPr="00ED511C">
        <w:t xml:space="preserve">no parágrafo anterior, não temos conhecimento de nenhum fato que nos leve a acreditar que as </w:t>
      </w:r>
      <w:r>
        <w:t>informações inter</w:t>
      </w:r>
      <w:r w:rsidRPr="00ED511C">
        <w:t xml:space="preserve">mediárias não foram elaboradas, em todos os aspectos relevantes, de acordo com </w:t>
      </w:r>
      <w:r>
        <w:t>a</w:t>
      </w:r>
      <w:r w:rsidRPr="00ED511C">
        <w:t>s práticas contábeis adotadas no Brasil</w:t>
      </w:r>
      <w:r w:rsidRPr="009815A5">
        <w:rPr>
          <w:sz w:val="18"/>
          <w:szCs w:val="18"/>
        </w:rPr>
        <w:t>(2)</w:t>
      </w:r>
      <w:r w:rsidRPr="00ED511C">
        <w:t>.</w:t>
      </w:r>
    </w:p>
    <w:p w14:paraId="32D6E7A0" w14:textId="77777777" w:rsidR="00732259" w:rsidRPr="00ED511C" w:rsidRDefault="00732259" w:rsidP="00732259">
      <w:pPr>
        <w:autoSpaceDE w:val="0"/>
        <w:autoSpaceDN w:val="0"/>
        <w:adjustRightInd w:val="0"/>
        <w:jc w:val="both"/>
      </w:pPr>
    </w:p>
    <w:p w14:paraId="7980C40E"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5BEE529B" w14:textId="77777777" w:rsidR="00732259" w:rsidRDefault="00732259" w:rsidP="00732259">
      <w:pPr>
        <w:autoSpaceDE w:val="0"/>
        <w:autoSpaceDN w:val="0"/>
        <w:adjustRightInd w:val="0"/>
        <w:jc w:val="both"/>
      </w:pPr>
    </w:p>
    <w:p w14:paraId="60E3F885"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24C1FBF5" w14:textId="77777777" w:rsidR="00732259" w:rsidRDefault="00732259" w:rsidP="00732259">
      <w:pPr>
        <w:autoSpaceDE w:val="0"/>
        <w:autoSpaceDN w:val="0"/>
        <w:adjustRightInd w:val="0"/>
        <w:jc w:val="both"/>
      </w:pPr>
    </w:p>
    <w:p w14:paraId="40EBA039" w14:textId="77777777" w:rsidR="00732259" w:rsidRPr="00ED511C" w:rsidRDefault="00732259" w:rsidP="00732259">
      <w:pPr>
        <w:autoSpaceDE w:val="0"/>
        <w:autoSpaceDN w:val="0"/>
        <w:adjustRightInd w:val="0"/>
        <w:jc w:val="both"/>
      </w:pPr>
      <w:r w:rsidRPr="00ED511C">
        <w:t>Assinatura do auditor independente</w:t>
      </w:r>
      <w:r>
        <w:t>.</w:t>
      </w:r>
    </w:p>
    <w:p w14:paraId="2A6E89B8" w14:textId="77777777" w:rsidR="00732259" w:rsidRDefault="00732259" w:rsidP="00732259">
      <w:pPr>
        <w:autoSpaceDE w:val="0"/>
        <w:autoSpaceDN w:val="0"/>
        <w:adjustRightInd w:val="0"/>
        <w:jc w:val="both"/>
        <w:rPr>
          <w:b/>
          <w:bCs/>
        </w:rPr>
      </w:pPr>
    </w:p>
    <w:p w14:paraId="6DA6179B" w14:textId="77777777" w:rsidR="00732259" w:rsidRPr="009815A5" w:rsidRDefault="00732259" w:rsidP="00732259">
      <w:pPr>
        <w:autoSpaceDE w:val="0"/>
        <w:autoSpaceDN w:val="0"/>
        <w:adjustRightInd w:val="0"/>
        <w:ind w:left="284" w:hanging="284"/>
        <w:jc w:val="both"/>
        <w:rPr>
          <w:b/>
          <w:bCs/>
          <w:sz w:val="18"/>
          <w:szCs w:val="18"/>
        </w:rPr>
      </w:pPr>
      <w:r w:rsidRPr="009815A5">
        <w:rPr>
          <w:sz w:val="18"/>
          <w:szCs w:val="18"/>
        </w:rPr>
        <w:t xml:space="preserve">(1) </w:t>
      </w:r>
      <w:r>
        <w:rPr>
          <w:sz w:val="18"/>
          <w:szCs w:val="18"/>
        </w:rPr>
        <w:tab/>
      </w:r>
      <w:r w:rsidRPr="009815A5">
        <w:rPr>
          <w:sz w:val="18"/>
          <w:szCs w:val="18"/>
        </w:rPr>
        <w:t xml:space="preserve">O auditor pode querer especificar a autoridade reguladora ou autoridade equivalente </w:t>
      </w:r>
      <w:r>
        <w:rPr>
          <w:sz w:val="18"/>
          <w:szCs w:val="18"/>
        </w:rPr>
        <w:t>nas</w:t>
      </w:r>
      <w:r w:rsidRPr="009815A5">
        <w:rPr>
          <w:sz w:val="18"/>
          <w:szCs w:val="18"/>
        </w:rPr>
        <w:t xml:space="preserve"> quais as informações intermediárias são arquivadas.</w:t>
      </w:r>
    </w:p>
    <w:p w14:paraId="17E48541" w14:textId="77777777" w:rsidR="00732259" w:rsidRPr="00862702" w:rsidRDefault="00732259" w:rsidP="00732259">
      <w:pPr>
        <w:autoSpaceDE w:val="0"/>
        <w:autoSpaceDN w:val="0"/>
        <w:adjustRightInd w:val="0"/>
        <w:ind w:left="284" w:hanging="284"/>
        <w:jc w:val="both"/>
      </w:pPr>
      <w:r w:rsidRPr="009815A5">
        <w:rPr>
          <w:sz w:val="18"/>
          <w:szCs w:val="18"/>
        </w:rPr>
        <w:t xml:space="preserve">(2) </w:t>
      </w:r>
      <w:r>
        <w:rPr>
          <w:sz w:val="18"/>
          <w:szCs w:val="18"/>
        </w:rPr>
        <w:tab/>
      </w:r>
      <w:r w:rsidRPr="009815A5">
        <w:rPr>
          <w:sz w:val="18"/>
          <w:szCs w:val="18"/>
        </w:rPr>
        <w:t>Indicar</w:t>
      </w:r>
      <w:r w:rsidRPr="00E86B69">
        <w:rPr>
          <w:sz w:val="18"/>
          <w:szCs w:val="18"/>
        </w:rPr>
        <w:t xml:space="preserve"> estrutura de relatório financeiro aplicável, incluindo referência à jurisdição ou ao país de origem da estrutura de relatório financeiro quando a estrutura de relatório financeiro usada não for as práticas contábeis adotadas no Brasil.</w:t>
      </w:r>
    </w:p>
    <w:p w14:paraId="34D8D07A" w14:textId="77777777" w:rsidR="00732259" w:rsidRDefault="00732259" w:rsidP="00732259">
      <w:pPr>
        <w:autoSpaceDE w:val="0"/>
        <w:autoSpaceDN w:val="0"/>
        <w:adjustRightInd w:val="0"/>
        <w:jc w:val="both"/>
        <w:rPr>
          <w:b/>
          <w:bCs/>
        </w:rPr>
      </w:pPr>
    </w:p>
    <w:p w14:paraId="7CC2A531" w14:textId="77777777" w:rsidR="00732259" w:rsidRDefault="00732259" w:rsidP="00732259">
      <w:pPr>
        <w:autoSpaceDE w:val="0"/>
        <w:autoSpaceDN w:val="0"/>
        <w:adjustRightInd w:val="0"/>
        <w:jc w:val="both"/>
        <w:rPr>
          <w:b/>
          <w:bCs/>
        </w:rPr>
      </w:pPr>
    </w:p>
    <w:p w14:paraId="524856F0" w14:textId="77777777" w:rsidR="00732259" w:rsidRDefault="00732259" w:rsidP="00732259">
      <w:pPr>
        <w:autoSpaceDE w:val="0"/>
        <w:autoSpaceDN w:val="0"/>
        <w:adjustRightInd w:val="0"/>
        <w:jc w:val="both"/>
        <w:rPr>
          <w:b/>
          <w:bCs/>
        </w:rPr>
      </w:pPr>
    </w:p>
    <w:p w14:paraId="3C3C250E" w14:textId="77777777" w:rsidR="00732259" w:rsidRDefault="00732259" w:rsidP="00732259">
      <w:pPr>
        <w:autoSpaceDE w:val="0"/>
        <w:autoSpaceDN w:val="0"/>
        <w:adjustRightInd w:val="0"/>
        <w:jc w:val="both"/>
        <w:rPr>
          <w:b/>
          <w:bCs/>
        </w:rPr>
      </w:pPr>
    </w:p>
    <w:p w14:paraId="6A666B31" w14:textId="77777777" w:rsidR="00732259" w:rsidRDefault="00732259" w:rsidP="00732259">
      <w:pPr>
        <w:autoSpaceDE w:val="0"/>
        <w:autoSpaceDN w:val="0"/>
        <w:adjustRightInd w:val="0"/>
        <w:jc w:val="both"/>
        <w:rPr>
          <w:b/>
          <w:bCs/>
        </w:rPr>
      </w:pPr>
    </w:p>
    <w:p w14:paraId="762B2039" w14:textId="77777777" w:rsidR="00732259" w:rsidRDefault="00732259" w:rsidP="00732259">
      <w:pPr>
        <w:autoSpaceDE w:val="0"/>
        <w:autoSpaceDN w:val="0"/>
        <w:adjustRightInd w:val="0"/>
        <w:jc w:val="both"/>
        <w:rPr>
          <w:b/>
          <w:bCs/>
        </w:rPr>
      </w:pPr>
    </w:p>
    <w:p w14:paraId="6F801A59" w14:textId="77777777" w:rsidR="00732259" w:rsidRDefault="00732259" w:rsidP="00732259">
      <w:pPr>
        <w:autoSpaceDE w:val="0"/>
        <w:autoSpaceDN w:val="0"/>
        <w:adjustRightInd w:val="0"/>
        <w:jc w:val="both"/>
        <w:rPr>
          <w:b/>
          <w:bCs/>
        </w:rPr>
      </w:pPr>
    </w:p>
    <w:p w14:paraId="207FBB0D" w14:textId="77777777" w:rsidR="00732259" w:rsidRDefault="00732259" w:rsidP="00732259">
      <w:pPr>
        <w:autoSpaceDE w:val="0"/>
        <w:autoSpaceDN w:val="0"/>
        <w:adjustRightInd w:val="0"/>
        <w:jc w:val="both"/>
        <w:rPr>
          <w:b/>
          <w:bCs/>
        </w:rPr>
      </w:pPr>
    </w:p>
    <w:p w14:paraId="5F3798CB" w14:textId="77777777" w:rsidR="00732259" w:rsidRDefault="00732259" w:rsidP="00732259">
      <w:pPr>
        <w:autoSpaceDE w:val="0"/>
        <w:autoSpaceDN w:val="0"/>
        <w:adjustRightInd w:val="0"/>
        <w:jc w:val="both"/>
        <w:rPr>
          <w:b/>
          <w:bCs/>
        </w:rPr>
      </w:pPr>
    </w:p>
    <w:p w14:paraId="72ED90FD" w14:textId="77777777" w:rsidR="00732259" w:rsidRDefault="00732259" w:rsidP="00732259">
      <w:pPr>
        <w:autoSpaceDE w:val="0"/>
        <w:autoSpaceDN w:val="0"/>
        <w:adjustRightInd w:val="0"/>
        <w:jc w:val="both"/>
        <w:rPr>
          <w:b/>
          <w:bCs/>
        </w:rPr>
      </w:pPr>
    </w:p>
    <w:p w14:paraId="1EE033AC" w14:textId="77777777" w:rsidR="00732259" w:rsidRDefault="00732259" w:rsidP="00732259">
      <w:pPr>
        <w:autoSpaceDE w:val="0"/>
        <w:autoSpaceDN w:val="0"/>
        <w:adjustRightInd w:val="0"/>
        <w:jc w:val="both"/>
        <w:rPr>
          <w:b/>
          <w:bCs/>
        </w:rPr>
      </w:pPr>
    </w:p>
    <w:p w14:paraId="1A2B0768" w14:textId="77777777" w:rsidR="00732259" w:rsidRDefault="00732259" w:rsidP="00732259">
      <w:pPr>
        <w:autoSpaceDE w:val="0"/>
        <w:autoSpaceDN w:val="0"/>
        <w:adjustRightInd w:val="0"/>
        <w:jc w:val="both"/>
        <w:rPr>
          <w:b/>
          <w:bCs/>
        </w:rPr>
      </w:pPr>
    </w:p>
    <w:p w14:paraId="7FC7E3EA" w14:textId="77777777" w:rsidR="00732259" w:rsidRDefault="00732259" w:rsidP="00732259">
      <w:pPr>
        <w:autoSpaceDE w:val="0"/>
        <w:autoSpaceDN w:val="0"/>
        <w:adjustRightInd w:val="0"/>
        <w:jc w:val="both"/>
        <w:rPr>
          <w:b/>
          <w:bCs/>
        </w:rPr>
      </w:pPr>
    </w:p>
    <w:p w14:paraId="327F7E9F" w14:textId="77777777" w:rsidR="00732259" w:rsidRDefault="00732259" w:rsidP="00732259">
      <w:pPr>
        <w:autoSpaceDE w:val="0"/>
        <w:autoSpaceDN w:val="0"/>
        <w:adjustRightInd w:val="0"/>
        <w:jc w:val="both"/>
        <w:rPr>
          <w:b/>
          <w:bCs/>
        </w:rPr>
      </w:pPr>
    </w:p>
    <w:p w14:paraId="602961EB" w14:textId="77777777" w:rsidR="00732259" w:rsidRDefault="00732259" w:rsidP="00732259">
      <w:pPr>
        <w:autoSpaceDE w:val="0"/>
        <w:autoSpaceDN w:val="0"/>
        <w:adjustRightInd w:val="0"/>
        <w:jc w:val="both"/>
        <w:rPr>
          <w:b/>
          <w:bCs/>
        </w:rPr>
      </w:pPr>
    </w:p>
    <w:p w14:paraId="2E9E4B24" w14:textId="77777777" w:rsidR="00732259" w:rsidRDefault="00732259" w:rsidP="00732259">
      <w:pPr>
        <w:autoSpaceDE w:val="0"/>
        <w:autoSpaceDN w:val="0"/>
        <w:adjustRightInd w:val="0"/>
        <w:jc w:val="both"/>
        <w:rPr>
          <w:b/>
          <w:bCs/>
        </w:rPr>
      </w:pPr>
    </w:p>
    <w:p w14:paraId="09B56498" w14:textId="77777777" w:rsidR="00732259" w:rsidRDefault="00732259" w:rsidP="00732259">
      <w:pPr>
        <w:autoSpaceDE w:val="0"/>
        <w:autoSpaceDN w:val="0"/>
        <w:adjustRightInd w:val="0"/>
        <w:jc w:val="both"/>
        <w:rPr>
          <w:b/>
          <w:bCs/>
        </w:rPr>
      </w:pPr>
    </w:p>
    <w:p w14:paraId="0EE0DDC2" w14:textId="77777777" w:rsidR="00732259" w:rsidRDefault="00732259" w:rsidP="00732259">
      <w:pPr>
        <w:autoSpaceDE w:val="0"/>
        <w:autoSpaceDN w:val="0"/>
        <w:adjustRightInd w:val="0"/>
        <w:jc w:val="both"/>
        <w:rPr>
          <w:b/>
          <w:bCs/>
        </w:rPr>
      </w:pPr>
    </w:p>
    <w:p w14:paraId="63A81A57" w14:textId="77777777" w:rsidR="00732259" w:rsidRDefault="00732259" w:rsidP="00732259">
      <w:pPr>
        <w:autoSpaceDE w:val="0"/>
        <w:autoSpaceDN w:val="0"/>
        <w:adjustRightInd w:val="0"/>
        <w:jc w:val="both"/>
        <w:rPr>
          <w:b/>
          <w:bCs/>
        </w:rPr>
      </w:pPr>
    </w:p>
    <w:p w14:paraId="430764A8" w14:textId="77777777" w:rsidR="00732259" w:rsidRDefault="00732259" w:rsidP="00732259">
      <w:pPr>
        <w:autoSpaceDE w:val="0"/>
        <w:autoSpaceDN w:val="0"/>
        <w:adjustRightInd w:val="0"/>
        <w:jc w:val="both"/>
        <w:rPr>
          <w:b/>
          <w:bCs/>
        </w:rPr>
      </w:pPr>
    </w:p>
    <w:p w14:paraId="0DAD4DD6" w14:textId="77777777" w:rsidR="00732259" w:rsidRDefault="00732259" w:rsidP="00732259">
      <w:pPr>
        <w:autoSpaceDE w:val="0"/>
        <w:autoSpaceDN w:val="0"/>
        <w:adjustRightInd w:val="0"/>
        <w:jc w:val="both"/>
        <w:rPr>
          <w:b/>
          <w:bCs/>
        </w:rPr>
      </w:pPr>
    </w:p>
    <w:p w14:paraId="4C8FC530" w14:textId="77777777" w:rsidR="00732259" w:rsidRDefault="00732259" w:rsidP="00732259">
      <w:pPr>
        <w:autoSpaceDE w:val="0"/>
        <w:autoSpaceDN w:val="0"/>
        <w:adjustRightInd w:val="0"/>
        <w:jc w:val="both"/>
        <w:rPr>
          <w:b/>
          <w:bCs/>
        </w:rPr>
      </w:pPr>
    </w:p>
    <w:p w14:paraId="428C8FFD" w14:textId="77777777" w:rsidR="00732259" w:rsidRDefault="00732259" w:rsidP="00732259">
      <w:pPr>
        <w:autoSpaceDE w:val="0"/>
        <w:autoSpaceDN w:val="0"/>
        <w:adjustRightInd w:val="0"/>
        <w:jc w:val="both"/>
        <w:rPr>
          <w:b/>
          <w:bCs/>
        </w:rPr>
      </w:pPr>
    </w:p>
    <w:p w14:paraId="257CB6AD" w14:textId="77777777" w:rsidR="00732259" w:rsidRDefault="00732259" w:rsidP="00732259">
      <w:pPr>
        <w:autoSpaceDE w:val="0"/>
        <w:autoSpaceDN w:val="0"/>
        <w:adjustRightInd w:val="0"/>
        <w:jc w:val="both"/>
        <w:rPr>
          <w:b/>
          <w:bCs/>
        </w:rPr>
      </w:pPr>
    </w:p>
    <w:p w14:paraId="3C78D58D" w14:textId="77777777" w:rsidR="00732259" w:rsidRDefault="00732259" w:rsidP="00732259">
      <w:pPr>
        <w:autoSpaceDE w:val="0"/>
        <w:autoSpaceDN w:val="0"/>
        <w:adjustRightInd w:val="0"/>
        <w:jc w:val="both"/>
        <w:rPr>
          <w:b/>
          <w:bCs/>
        </w:rPr>
      </w:pPr>
    </w:p>
    <w:p w14:paraId="02A55FBD" w14:textId="77777777" w:rsidR="00732259" w:rsidRDefault="00732259" w:rsidP="00732259">
      <w:pPr>
        <w:autoSpaceDE w:val="0"/>
        <w:autoSpaceDN w:val="0"/>
        <w:adjustRightInd w:val="0"/>
        <w:jc w:val="both"/>
        <w:rPr>
          <w:b/>
          <w:bCs/>
        </w:rPr>
      </w:pPr>
    </w:p>
    <w:p w14:paraId="1D567D26" w14:textId="77777777" w:rsidR="00732259" w:rsidRDefault="00732259" w:rsidP="00732259">
      <w:pPr>
        <w:autoSpaceDE w:val="0"/>
        <w:autoSpaceDN w:val="0"/>
        <w:adjustRightInd w:val="0"/>
        <w:jc w:val="both"/>
        <w:rPr>
          <w:b/>
          <w:bCs/>
        </w:rPr>
      </w:pPr>
    </w:p>
    <w:p w14:paraId="1A0BEA15" w14:textId="77777777" w:rsidR="00732259" w:rsidRDefault="00732259" w:rsidP="00732259">
      <w:pPr>
        <w:autoSpaceDE w:val="0"/>
        <w:autoSpaceDN w:val="0"/>
        <w:adjustRightInd w:val="0"/>
        <w:jc w:val="both"/>
        <w:rPr>
          <w:b/>
          <w:bCs/>
        </w:rPr>
      </w:pPr>
    </w:p>
    <w:p w14:paraId="561FF8DA" w14:textId="77777777" w:rsidR="00732259" w:rsidRDefault="00732259" w:rsidP="00732259">
      <w:pPr>
        <w:autoSpaceDE w:val="0"/>
        <w:autoSpaceDN w:val="0"/>
        <w:adjustRightInd w:val="0"/>
        <w:jc w:val="both"/>
        <w:rPr>
          <w:b/>
          <w:bCs/>
        </w:rPr>
      </w:pPr>
    </w:p>
    <w:p w14:paraId="239A9924" w14:textId="77777777" w:rsidR="00732259" w:rsidRDefault="00732259" w:rsidP="00732259">
      <w:pPr>
        <w:autoSpaceDE w:val="0"/>
        <w:autoSpaceDN w:val="0"/>
        <w:adjustRightInd w:val="0"/>
        <w:jc w:val="both"/>
        <w:rPr>
          <w:b/>
          <w:bCs/>
        </w:rPr>
      </w:pPr>
    </w:p>
    <w:p w14:paraId="7CF1BAAA" w14:textId="77777777" w:rsidR="00732259" w:rsidRDefault="00732259" w:rsidP="00732259">
      <w:pPr>
        <w:autoSpaceDE w:val="0"/>
        <w:autoSpaceDN w:val="0"/>
        <w:adjustRightInd w:val="0"/>
        <w:jc w:val="both"/>
        <w:rPr>
          <w:b/>
          <w:bCs/>
        </w:rPr>
      </w:pPr>
    </w:p>
    <w:p w14:paraId="6092FBA0" w14:textId="77777777" w:rsidR="00732259" w:rsidRDefault="00732259" w:rsidP="00732259">
      <w:pPr>
        <w:autoSpaceDE w:val="0"/>
        <w:autoSpaceDN w:val="0"/>
        <w:adjustRightInd w:val="0"/>
        <w:jc w:val="both"/>
        <w:rPr>
          <w:b/>
          <w:bCs/>
        </w:rPr>
      </w:pPr>
    </w:p>
    <w:p w14:paraId="01CC0A50" w14:textId="77777777" w:rsidR="00732259" w:rsidRDefault="00732259" w:rsidP="00732259">
      <w:pPr>
        <w:autoSpaceDE w:val="0"/>
        <w:autoSpaceDN w:val="0"/>
        <w:adjustRightInd w:val="0"/>
        <w:jc w:val="both"/>
        <w:rPr>
          <w:b/>
          <w:bCs/>
        </w:rPr>
      </w:pPr>
    </w:p>
    <w:p w14:paraId="0BB442BB" w14:textId="77777777" w:rsidR="00732259" w:rsidRDefault="00732259" w:rsidP="00732259">
      <w:pPr>
        <w:autoSpaceDE w:val="0"/>
        <w:autoSpaceDN w:val="0"/>
        <w:adjustRightInd w:val="0"/>
        <w:jc w:val="both"/>
        <w:rPr>
          <w:b/>
          <w:bCs/>
        </w:rPr>
      </w:pPr>
    </w:p>
    <w:p w14:paraId="1D70C519" w14:textId="77777777" w:rsidR="00732259" w:rsidRDefault="00732259" w:rsidP="00732259">
      <w:pPr>
        <w:autoSpaceDE w:val="0"/>
        <w:autoSpaceDN w:val="0"/>
        <w:adjustRightInd w:val="0"/>
        <w:jc w:val="both"/>
        <w:rPr>
          <w:b/>
          <w:bCs/>
        </w:rPr>
      </w:pPr>
    </w:p>
    <w:p w14:paraId="0A460D4B" w14:textId="77777777" w:rsidR="00732259" w:rsidRPr="00ED511C" w:rsidRDefault="00732259" w:rsidP="00732259">
      <w:pPr>
        <w:autoSpaceDE w:val="0"/>
        <w:autoSpaceDN w:val="0"/>
        <w:adjustRightInd w:val="0"/>
        <w:jc w:val="both"/>
        <w:rPr>
          <w:b/>
          <w:bCs/>
        </w:rPr>
      </w:pPr>
      <w:r>
        <w:rPr>
          <w:b/>
          <w:bCs/>
        </w:rPr>
        <w:t xml:space="preserve"> </w:t>
      </w:r>
      <w:r w:rsidRPr="00ED511C">
        <w:rPr>
          <w:b/>
          <w:bCs/>
        </w:rPr>
        <w:t>Apêndice 6</w:t>
      </w:r>
    </w:p>
    <w:p w14:paraId="3C78A9D6" w14:textId="77777777" w:rsidR="00732259" w:rsidRDefault="00732259" w:rsidP="00732259">
      <w:pPr>
        <w:autoSpaceDE w:val="0"/>
        <w:autoSpaceDN w:val="0"/>
        <w:adjustRightInd w:val="0"/>
        <w:jc w:val="both"/>
        <w:rPr>
          <w:b/>
          <w:bCs/>
        </w:rPr>
      </w:pPr>
    </w:p>
    <w:p w14:paraId="7C183FAE" w14:textId="77777777" w:rsidR="00732259" w:rsidRPr="00ED511C" w:rsidRDefault="00732259" w:rsidP="00732259">
      <w:pPr>
        <w:autoSpaceDE w:val="0"/>
        <w:autoSpaceDN w:val="0"/>
        <w:adjustRightInd w:val="0"/>
        <w:jc w:val="both"/>
        <w:rPr>
          <w:b/>
          <w:bCs/>
        </w:rPr>
      </w:pPr>
      <w:r w:rsidRPr="00ED511C">
        <w:rPr>
          <w:b/>
          <w:bCs/>
        </w:rPr>
        <w:t>Exemplos de relatórios de revisão com ressalva</w:t>
      </w:r>
      <w:r>
        <w:rPr>
          <w:b/>
          <w:bCs/>
        </w:rPr>
        <w:t>,</w:t>
      </w:r>
      <w:r w:rsidRPr="00ED511C">
        <w:rPr>
          <w:b/>
          <w:bCs/>
        </w:rPr>
        <w:t xml:space="preserve"> decorrente de limitação de alcance não imposta pela administração</w:t>
      </w:r>
    </w:p>
    <w:p w14:paraId="495002ED" w14:textId="77777777" w:rsidR="00732259" w:rsidRDefault="00732259" w:rsidP="00732259">
      <w:pPr>
        <w:autoSpaceDE w:val="0"/>
        <w:autoSpaceDN w:val="0"/>
        <w:adjustRightInd w:val="0"/>
        <w:jc w:val="both"/>
        <w:rPr>
          <w:b/>
          <w:bCs/>
        </w:rPr>
      </w:pPr>
    </w:p>
    <w:p w14:paraId="1D8D1CBC" w14:textId="77777777" w:rsidR="00732259" w:rsidRPr="00EE5C1A" w:rsidRDefault="00732259" w:rsidP="00732259">
      <w:pPr>
        <w:autoSpaceDE w:val="0"/>
        <w:autoSpaceDN w:val="0"/>
        <w:adjustRightInd w:val="0"/>
        <w:jc w:val="both"/>
        <w:rPr>
          <w:bCs/>
        </w:rPr>
      </w:pPr>
      <w:r w:rsidRPr="00ED511C">
        <w:rPr>
          <w:b/>
          <w:bCs/>
        </w:rPr>
        <w:t xml:space="preserve">Conjunto completo de demonstrações contábeis elaboradas de acordo com a estrutura de relatório financeiro </w:t>
      </w:r>
      <w:r>
        <w:rPr>
          <w:b/>
          <w:bCs/>
        </w:rPr>
        <w:t>planejad</w:t>
      </w:r>
      <w:r w:rsidRPr="00ED511C">
        <w:rPr>
          <w:b/>
          <w:bCs/>
        </w:rPr>
        <w:t xml:space="preserve">a para alcançar uma apresentação adequada </w:t>
      </w:r>
      <w:r w:rsidRPr="00EE5C1A">
        <w:rPr>
          <w:bCs/>
        </w:rPr>
        <w:t>(</w:t>
      </w:r>
      <w:r>
        <w:rPr>
          <w:bCs/>
        </w:rPr>
        <w:t>ver</w:t>
      </w:r>
      <w:r w:rsidRPr="00EE5C1A">
        <w:rPr>
          <w:bCs/>
        </w:rPr>
        <w:t xml:space="preserve"> item 43(i))</w:t>
      </w:r>
    </w:p>
    <w:p w14:paraId="49941B95" w14:textId="77777777" w:rsidR="00732259" w:rsidRPr="00205AC6" w:rsidRDefault="00732259" w:rsidP="00732259">
      <w:pPr>
        <w:autoSpaceDE w:val="0"/>
        <w:autoSpaceDN w:val="0"/>
        <w:adjustRightInd w:val="0"/>
        <w:jc w:val="both"/>
        <w:rPr>
          <w:b/>
        </w:rPr>
      </w:pPr>
    </w:p>
    <w:p w14:paraId="51F30150" w14:textId="77777777" w:rsidR="00732259" w:rsidRPr="00205AC6" w:rsidRDefault="00732259" w:rsidP="00732259">
      <w:pPr>
        <w:autoSpaceDE w:val="0"/>
        <w:autoSpaceDN w:val="0"/>
        <w:adjustRightInd w:val="0"/>
        <w:jc w:val="both"/>
        <w:rPr>
          <w:b/>
        </w:rPr>
      </w:pPr>
      <w:r w:rsidRPr="00205AC6">
        <w:rPr>
          <w:b/>
        </w:rPr>
        <w:t>Relatório de revisão de informações intermediárias</w:t>
      </w:r>
    </w:p>
    <w:p w14:paraId="72864043" w14:textId="77777777" w:rsidR="00732259" w:rsidRPr="007F34CD" w:rsidRDefault="00732259" w:rsidP="00732259">
      <w:pPr>
        <w:autoSpaceDE w:val="0"/>
        <w:autoSpaceDN w:val="0"/>
        <w:adjustRightInd w:val="0"/>
        <w:jc w:val="both"/>
      </w:pPr>
      <w:r w:rsidRPr="007F34CD">
        <w:t>(Destinatário apropriado)</w:t>
      </w:r>
    </w:p>
    <w:p w14:paraId="235C4141" w14:textId="77777777" w:rsidR="00732259" w:rsidRPr="00205AC6" w:rsidRDefault="00732259" w:rsidP="00732259">
      <w:pPr>
        <w:autoSpaceDE w:val="0"/>
        <w:autoSpaceDN w:val="0"/>
        <w:adjustRightInd w:val="0"/>
        <w:jc w:val="both"/>
        <w:rPr>
          <w:b/>
          <w:iCs/>
        </w:rPr>
      </w:pPr>
    </w:p>
    <w:p w14:paraId="25401848" w14:textId="77777777" w:rsidR="00732259" w:rsidRPr="00205AC6" w:rsidRDefault="00732259" w:rsidP="00732259">
      <w:pPr>
        <w:autoSpaceDE w:val="0"/>
        <w:autoSpaceDN w:val="0"/>
        <w:adjustRightInd w:val="0"/>
        <w:jc w:val="both"/>
        <w:rPr>
          <w:b/>
          <w:iCs/>
        </w:rPr>
      </w:pPr>
      <w:r w:rsidRPr="00205AC6">
        <w:rPr>
          <w:b/>
          <w:iCs/>
        </w:rPr>
        <w:t>Introdução</w:t>
      </w:r>
    </w:p>
    <w:p w14:paraId="26F04871" w14:textId="77777777" w:rsidR="00732259" w:rsidRDefault="00732259" w:rsidP="00732259">
      <w:pPr>
        <w:autoSpaceDE w:val="0"/>
        <w:autoSpaceDN w:val="0"/>
        <w:adjustRightInd w:val="0"/>
        <w:jc w:val="both"/>
      </w:pPr>
    </w:p>
    <w:p w14:paraId="6B17D90F" w14:textId="77777777" w:rsidR="00732259" w:rsidRPr="00ED511C" w:rsidRDefault="00732259" w:rsidP="00732259">
      <w:pPr>
        <w:autoSpaceDE w:val="0"/>
        <w:autoSpaceDN w:val="0"/>
        <w:adjustRightInd w:val="0"/>
        <w:jc w:val="both"/>
      </w:pPr>
      <w:r w:rsidRPr="00ED511C">
        <w:t>Revisamos o balanço patrimonial da Entidade ABC</w:t>
      </w:r>
      <w:r>
        <w:t>,</w:t>
      </w:r>
      <w:r w:rsidRPr="00ED511C">
        <w:t xml:space="preserve"> em 31 de março de 20X1</w:t>
      </w:r>
      <w:r>
        <w:t>,</w:t>
      </w:r>
      <w:r w:rsidRPr="00ED511C">
        <w:t xml:space="preserve"> e as respectivas demonstrações do resultado, das mutações do patrimônio líquido e dos fluxos de caixa para o trimestre findo naquela data, incluindo o resumo das políticas contábeis significativas e outras notas explicativas</w:t>
      </w:r>
      <w:r w:rsidRPr="003E077C">
        <w:rPr>
          <w:sz w:val="18"/>
          <w:szCs w:val="18"/>
        </w:rPr>
        <w:t>(1)</w:t>
      </w:r>
      <w:r w:rsidRPr="00ED511C">
        <w:t>.</w:t>
      </w:r>
      <w:r>
        <w:t xml:space="preserve"> </w:t>
      </w:r>
      <w:r w:rsidRPr="00ED511C">
        <w:t>A administração</w:t>
      </w:r>
      <w:r w:rsidRPr="00ED511C">
        <w:rPr>
          <w:color w:val="FF0000"/>
        </w:rPr>
        <w:t xml:space="preserve"> </w:t>
      </w:r>
      <w:r w:rsidRPr="00ED511C">
        <w:t xml:space="preserve">é responsável pela </w:t>
      </w:r>
      <w:r>
        <w:t>elabo</w:t>
      </w:r>
      <w:r w:rsidRPr="00ED511C">
        <w:t xml:space="preserve">ração e apresentação adequada dessas </w:t>
      </w:r>
      <w:r>
        <w:t>informações inter</w:t>
      </w:r>
      <w:r w:rsidRPr="00ED511C">
        <w:t>mediárias de acordo com</w:t>
      </w:r>
      <w:r>
        <w:t xml:space="preserve"> as práticas contábeis adotadas no Brasil</w:t>
      </w:r>
      <w:r w:rsidRPr="00ED511C">
        <w:t xml:space="preserve">. Nossa responsabilidade é a de expressar uma conclusão sobre essas </w:t>
      </w:r>
      <w:r>
        <w:t>informações inter</w:t>
      </w:r>
      <w:r w:rsidRPr="00ED511C">
        <w:t>mediárias com base em nossa revisão.</w:t>
      </w:r>
    </w:p>
    <w:p w14:paraId="0CEF15A1" w14:textId="77777777" w:rsidR="00732259" w:rsidRDefault="00732259" w:rsidP="00732259">
      <w:pPr>
        <w:autoSpaceDE w:val="0"/>
        <w:autoSpaceDN w:val="0"/>
        <w:adjustRightInd w:val="0"/>
        <w:jc w:val="both"/>
        <w:rPr>
          <w:i/>
          <w:iCs/>
        </w:rPr>
      </w:pPr>
    </w:p>
    <w:p w14:paraId="4B1D7AA9" w14:textId="77777777" w:rsidR="00732259" w:rsidRPr="00205AC6" w:rsidRDefault="00732259" w:rsidP="00732259">
      <w:pPr>
        <w:autoSpaceDE w:val="0"/>
        <w:autoSpaceDN w:val="0"/>
        <w:adjustRightInd w:val="0"/>
        <w:jc w:val="both"/>
        <w:rPr>
          <w:b/>
          <w:iCs/>
        </w:rPr>
      </w:pPr>
      <w:r w:rsidRPr="00205AC6">
        <w:rPr>
          <w:b/>
          <w:iCs/>
        </w:rPr>
        <w:t>Alcance da revisão</w:t>
      </w:r>
    </w:p>
    <w:p w14:paraId="44F76F93" w14:textId="77777777" w:rsidR="00732259" w:rsidRPr="00205AC6" w:rsidRDefault="00732259" w:rsidP="00732259">
      <w:pPr>
        <w:autoSpaceDE w:val="0"/>
        <w:autoSpaceDN w:val="0"/>
        <w:adjustRightInd w:val="0"/>
        <w:jc w:val="both"/>
        <w:rPr>
          <w:b/>
        </w:rPr>
      </w:pPr>
    </w:p>
    <w:p w14:paraId="63802D7F" w14:textId="77777777" w:rsidR="00732259" w:rsidRPr="00ED511C" w:rsidRDefault="00732259" w:rsidP="00732259">
      <w:pPr>
        <w:autoSpaceDE w:val="0"/>
        <w:autoSpaceDN w:val="0"/>
        <w:adjustRightInd w:val="0"/>
        <w:jc w:val="both"/>
      </w:pPr>
      <w:r w:rsidRPr="00ED511C">
        <w:t xml:space="preserve">Exceto quanto ao descrito no parágrafo seguinte, conduzimos nossa revisão </w:t>
      </w:r>
      <w:r w:rsidRPr="00BB5B28">
        <w:t>de acordo com as normas brasileiras e internacionais de revisão.</w:t>
      </w:r>
      <w:r w:rsidRPr="00ED511C">
        <w:t xml:space="preserve"> </w:t>
      </w:r>
      <w:r>
        <w:t>Uma</w:t>
      </w:r>
      <w:r w:rsidRPr="00ED511C">
        <w:t xml:space="preserve"> revisão de </w:t>
      </w:r>
      <w:r>
        <w:t>informações inter</w:t>
      </w:r>
      <w:r w:rsidRPr="00ED511C">
        <w:t>mediárias consiste na realização de indagações, principalmente às pessoas responsáveis pelos</w:t>
      </w:r>
      <w:r>
        <w:t xml:space="preserve"> </w:t>
      </w:r>
      <w:r w:rsidRPr="00ED511C">
        <w:t>assuntos financeiros</w:t>
      </w:r>
      <w:r>
        <w:t xml:space="preserve"> </w:t>
      </w:r>
      <w:r w:rsidRPr="00ED511C">
        <w:t>e contábeis, e na aplicação de procedimentos analíticos e de outros procedimentos de revisão. O alcance d</w:t>
      </w:r>
      <w:r>
        <w:t>e uma</w:t>
      </w:r>
      <w:r w:rsidRPr="00ED511C">
        <w:t xml:space="preserve"> revisão é significativamente menor do que o d</w:t>
      </w:r>
      <w:r>
        <w:t>e uma</w:t>
      </w:r>
      <w:r w:rsidRPr="00ED511C">
        <w:t xml:space="preserve">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 os</w:t>
      </w:r>
      <w:r>
        <w:t xml:space="preserve"> </w:t>
      </w:r>
      <w:r w:rsidRPr="00ED511C">
        <w:t>assuntos significativos</w:t>
      </w:r>
      <w:r>
        <w:t xml:space="preserve"> </w:t>
      </w:r>
      <w:r w:rsidRPr="00ED511C">
        <w:t>que poderiam ser identificados</w:t>
      </w:r>
      <w:r>
        <w:t xml:space="preserve"> em uma</w:t>
      </w:r>
      <w:r w:rsidRPr="00ED511C">
        <w:t xml:space="preserve"> auditoria. Portanto, não expressamos uma opinião de auditoria.</w:t>
      </w:r>
    </w:p>
    <w:p w14:paraId="475E4BD6" w14:textId="77777777" w:rsidR="00732259" w:rsidRPr="00205AC6" w:rsidRDefault="00732259" w:rsidP="00732259">
      <w:pPr>
        <w:autoSpaceDE w:val="0"/>
        <w:autoSpaceDN w:val="0"/>
        <w:adjustRightInd w:val="0"/>
        <w:jc w:val="both"/>
        <w:rPr>
          <w:b/>
          <w:iCs/>
        </w:rPr>
      </w:pPr>
    </w:p>
    <w:p w14:paraId="07901D66" w14:textId="77777777" w:rsidR="00732259" w:rsidRPr="00205AC6" w:rsidRDefault="00732259" w:rsidP="00732259">
      <w:pPr>
        <w:autoSpaceDE w:val="0"/>
        <w:autoSpaceDN w:val="0"/>
        <w:adjustRightInd w:val="0"/>
        <w:jc w:val="both"/>
        <w:rPr>
          <w:b/>
          <w:iCs/>
        </w:rPr>
      </w:pPr>
      <w:r w:rsidRPr="00205AC6">
        <w:rPr>
          <w:b/>
          <w:iCs/>
        </w:rPr>
        <w:t>Base para conclusão com ressalva</w:t>
      </w:r>
    </w:p>
    <w:p w14:paraId="3EC47E90" w14:textId="77777777" w:rsidR="00732259" w:rsidRDefault="00732259" w:rsidP="00732259">
      <w:pPr>
        <w:autoSpaceDE w:val="0"/>
        <w:autoSpaceDN w:val="0"/>
        <w:adjustRightInd w:val="0"/>
        <w:jc w:val="both"/>
      </w:pPr>
    </w:p>
    <w:p w14:paraId="1338301C" w14:textId="77777777" w:rsidR="00732259" w:rsidRPr="00ED511C" w:rsidRDefault="00732259" w:rsidP="00732259">
      <w:pPr>
        <w:autoSpaceDE w:val="0"/>
        <w:autoSpaceDN w:val="0"/>
        <w:adjustRightInd w:val="0"/>
        <w:jc w:val="both"/>
      </w:pPr>
      <w:r w:rsidRPr="00ED511C">
        <w:t>Como resultado d</w:t>
      </w:r>
      <w:r>
        <w:t>o</w:t>
      </w:r>
      <w:r w:rsidRPr="00ED511C">
        <w:t xml:space="preserve"> incêndio </w:t>
      </w:r>
      <w:r>
        <w:t>na</w:t>
      </w:r>
      <w:r w:rsidRPr="00ED511C">
        <w:t xml:space="preserve"> filial </w:t>
      </w:r>
      <w:r>
        <w:t xml:space="preserve">(nome), </w:t>
      </w:r>
      <w:r w:rsidRPr="00ED511C">
        <w:t>em (data)</w:t>
      </w:r>
      <w:r>
        <w:t>,</w:t>
      </w:r>
      <w:r w:rsidRPr="00ED511C">
        <w:t xml:space="preserve"> que destruiu seus registros de contas a receber, não pudemos concluir a revisão das contas a receber no total de</w:t>
      </w:r>
      <w:r>
        <w:t xml:space="preserve"> $</w:t>
      </w:r>
      <w:r w:rsidRPr="00ED511C">
        <w:t xml:space="preserve">________ incluído nas </w:t>
      </w:r>
      <w:r>
        <w:t>informações inter</w:t>
      </w:r>
      <w:r w:rsidRPr="00ED511C">
        <w:t>mediárias. A entidade está em processo de reconstrução desses registros e não tem certeza se esses registros suporta</w:t>
      </w:r>
      <w:r>
        <w:t>m</w:t>
      </w:r>
      <w:r w:rsidRPr="00ED511C">
        <w:t xml:space="preserve"> o valor apresentado acima e a correspondente provisão para créditos </w:t>
      </w:r>
      <w:r>
        <w:t>de liquidação duvidosa</w:t>
      </w:r>
      <w:r w:rsidRPr="00ED511C">
        <w:t>. Se tivéssemos conseguido concluir nossa revisão das contas a receber, poderíamos ter tomado conhecimento de</w:t>
      </w:r>
      <w:r>
        <w:t xml:space="preserve"> </w:t>
      </w:r>
      <w:r w:rsidRPr="00ED511C">
        <w:t xml:space="preserve">assuntos que indicassem a necessidade de ajuste nas </w:t>
      </w:r>
      <w:r>
        <w:t>informações inter</w:t>
      </w:r>
      <w:r w:rsidRPr="00ED511C">
        <w:t>mediárias.</w:t>
      </w:r>
    </w:p>
    <w:p w14:paraId="6D9A54D2" w14:textId="77777777" w:rsidR="00732259" w:rsidRPr="00205AC6" w:rsidRDefault="00732259" w:rsidP="00732259">
      <w:pPr>
        <w:autoSpaceDE w:val="0"/>
        <w:autoSpaceDN w:val="0"/>
        <w:adjustRightInd w:val="0"/>
        <w:jc w:val="both"/>
        <w:rPr>
          <w:b/>
        </w:rPr>
      </w:pPr>
    </w:p>
    <w:p w14:paraId="54B4F466" w14:textId="77777777" w:rsidR="00732259" w:rsidRPr="00205AC6" w:rsidRDefault="00732259" w:rsidP="00732259">
      <w:pPr>
        <w:autoSpaceDE w:val="0"/>
        <w:autoSpaceDN w:val="0"/>
        <w:adjustRightInd w:val="0"/>
        <w:jc w:val="both"/>
        <w:rPr>
          <w:b/>
        </w:rPr>
      </w:pPr>
      <w:r w:rsidRPr="00205AC6">
        <w:rPr>
          <w:b/>
          <w:iCs/>
        </w:rPr>
        <w:t>Conclusão com ressalva</w:t>
      </w:r>
    </w:p>
    <w:p w14:paraId="3D10CD7D" w14:textId="77777777" w:rsidR="00732259" w:rsidRDefault="00732259" w:rsidP="00732259">
      <w:pPr>
        <w:autoSpaceDE w:val="0"/>
        <w:autoSpaceDN w:val="0"/>
        <w:adjustRightInd w:val="0"/>
        <w:jc w:val="both"/>
      </w:pPr>
    </w:p>
    <w:p w14:paraId="48A8057B" w14:textId="77777777" w:rsidR="00732259" w:rsidRPr="00ED511C" w:rsidRDefault="00732259" w:rsidP="00732259">
      <w:pPr>
        <w:autoSpaceDE w:val="0"/>
        <w:autoSpaceDN w:val="0"/>
        <w:adjustRightInd w:val="0"/>
        <w:jc w:val="both"/>
      </w:pPr>
      <w:r w:rsidRPr="00ED511C">
        <w:t xml:space="preserve">Com base em nossa revisão, exceto pelos eventuais ajustes nas </w:t>
      </w:r>
      <w:r>
        <w:t>informações inter</w:t>
      </w:r>
      <w:r w:rsidRPr="00ED511C">
        <w:t xml:space="preserve">mediárias dos quais poderíamos ter tomado conhecimento se não fosse pela situação descrita, não temos conhecimento de nenhum fato que nos leve a acreditar que as </w:t>
      </w:r>
      <w:r>
        <w:t>informações inter</w:t>
      </w:r>
      <w:r w:rsidRPr="00ED511C">
        <w:t>mediárias não apresentam adequadamente, em todos os aspectos relevantes, a posição patrimonial e financeira da entidade em 31 de março de 20X1, o desempenho de suas operações e os seus fluxos de caixa para o trimestre findo naquela data de acordo com as práticas contábeis adotadas no Brasil</w:t>
      </w:r>
      <w:r w:rsidRPr="003E077C">
        <w:rPr>
          <w:sz w:val="18"/>
          <w:szCs w:val="18"/>
        </w:rPr>
        <w:t>(2)</w:t>
      </w:r>
      <w:r w:rsidRPr="00ED511C">
        <w:t>.</w:t>
      </w:r>
    </w:p>
    <w:p w14:paraId="70E72E0D" w14:textId="77777777" w:rsidR="00732259" w:rsidRDefault="00732259" w:rsidP="00732259">
      <w:pPr>
        <w:autoSpaceDE w:val="0"/>
        <w:autoSpaceDN w:val="0"/>
        <w:adjustRightInd w:val="0"/>
        <w:jc w:val="both"/>
      </w:pPr>
    </w:p>
    <w:p w14:paraId="6FDE97EA"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4976DB20" w14:textId="77777777" w:rsidR="00732259" w:rsidRPr="007F34CD" w:rsidRDefault="00732259" w:rsidP="00732259">
      <w:pPr>
        <w:autoSpaceDE w:val="0"/>
        <w:autoSpaceDN w:val="0"/>
        <w:adjustRightInd w:val="0"/>
        <w:jc w:val="both"/>
      </w:pPr>
    </w:p>
    <w:p w14:paraId="6FC142D9"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642E7212" w14:textId="77777777" w:rsidR="00732259" w:rsidRDefault="00732259" w:rsidP="00732259">
      <w:pPr>
        <w:autoSpaceDE w:val="0"/>
        <w:autoSpaceDN w:val="0"/>
        <w:adjustRightInd w:val="0"/>
        <w:jc w:val="both"/>
      </w:pPr>
    </w:p>
    <w:p w14:paraId="64DB0476" w14:textId="77777777" w:rsidR="00732259" w:rsidRPr="00ED511C" w:rsidRDefault="00732259" w:rsidP="00732259">
      <w:pPr>
        <w:autoSpaceDE w:val="0"/>
        <w:autoSpaceDN w:val="0"/>
        <w:adjustRightInd w:val="0"/>
        <w:jc w:val="both"/>
      </w:pPr>
      <w:r w:rsidRPr="00ED511C">
        <w:t>Assinatura do auditor independente</w:t>
      </w:r>
      <w:r>
        <w:t>.</w:t>
      </w:r>
    </w:p>
    <w:p w14:paraId="41472099" w14:textId="77777777" w:rsidR="00732259" w:rsidRDefault="00732259" w:rsidP="00732259">
      <w:pPr>
        <w:autoSpaceDE w:val="0"/>
        <w:autoSpaceDN w:val="0"/>
        <w:adjustRightInd w:val="0"/>
        <w:jc w:val="both"/>
        <w:rPr>
          <w:b/>
          <w:bCs/>
        </w:rPr>
      </w:pPr>
    </w:p>
    <w:p w14:paraId="60BA5F7A" w14:textId="77777777" w:rsidR="00732259" w:rsidRPr="009815A5" w:rsidRDefault="00732259" w:rsidP="00732259">
      <w:pPr>
        <w:pStyle w:val="Textodenotaderodap"/>
        <w:ind w:left="284" w:hanging="284"/>
        <w:jc w:val="both"/>
        <w:rPr>
          <w:sz w:val="18"/>
          <w:szCs w:val="18"/>
        </w:rPr>
      </w:pPr>
      <w:r w:rsidRPr="009815A5">
        <w:rPr>
          <w:sz w:val="18"/>
          <w:szCs w:val="18"/>
        </w:rPr>
        <w:t xml:space="preserve">(1) </w:t>
      </w:r>
      <w:r>
        <w:rPr>
          <w:sz w:val="18"/>
          <w:szCs w:val="18"/>
        </w:rPr>
        <w:tab/>
      </w:r>
      <w:r w:rsidRPr="009815A5">
        <w:rPr>
          <w:sz w:val="18"/>
          <w:szCs w:val="18"/>
        </w:rPr>
        <w:t xml:space="preserve">O auditor pode querer especificar a autoridade reguladora ou autoridade equivalente </w:t>
      </w:r>
      <w:r>
        <w:rPr>
          <w:sz w:val="18"/>
          <w:szCs w:val="18"/>
        </w:rPr>
        <w:t>nas</w:t>
      </w:r>
      <w:r w:rsidRPr="009815A5">
        <w:rPr>
          <w:sz w:val="18"/>
          <w:szCs w:val="18"/>
        </w:rPr>
        <w:t xml:space="preserve"> quais as informações intermediárias são arquivadas.</w:t>
      </w:r>
    </w:p>
    <w:p w14:paraId="68EDB99D" w14:textId="77777777" w:rsidR="00732259" w:rsidRPr="00ED511C" w:rsidRDefault="00732259" w:rsidP="00732259">
      <w:pPr>
        <w:pStyle w:val="Textodenotaderodap"/>
        <w:ind w:left="284" w:hanging="284"/>
        <w:jc w:val="both"/>
      </w:pPr>
      <w:r w:rsidRPr="009815A5">
        <w:rPr>
          <w:sz w:val="18"/>
          <w:szCs w:val="18"/>
        </w:rPr>
        <w:t xml:space="preserve">(2) </w:t>
      </w:r>
      <w:r>
        <w:rPr>
          <w:sz w:val="18"/>
          <w:szCs w:val="18"/>
        </w:rPr>
        <w:tab/>
      </w:r>
      <w:r w:rsidRPr="009815A5">
        <w:rPr>
          <w:sz w:val="18"/>
          <w:szCs w:val="18"/>
        </w:rPr>
        <w:t>Indicar</w:t>
      </w:r>
      <w:r w:rsidRPr="0045572A">
        <w:rPr>
          <w:sz w:val="18"/>
          <w:szCs w:val="18"/>
        </w:rPr>
        <w:t xml:space="preserve"> estrutura de relatório financeiro aplicável, incluindo referência à jurisdição ou ao país de origem da estrutura de relatório financeiro quando a estrutura de relatório financeiro usada não for as práticas contábeis adotadas no Brasil</w:t>
      </w:r>
      <w:r>
        <w:rPr>
          <w:sz w:val="18"/>
          <w:szCs w:val="18"/>
        </w:rPr>
        <w:t>.</w:t>
      </w:r>
    </w:p>
    <w:p w14:paraId="02F6A444" w14:textId="77777777" w:rsidR="00732259" w:rsidRDefault="00732259" w:rsidP="00732259">
      <w:pPr>
        <w:autoSpaceDE w:val="0"/>
        <w:autoSpaceDN w:val="0"/>
        <w:adjustRightInd w:val="0"/>
        <w:jc w:val="both"/>
        <w:rPr>
          <w:b/>
          <w:bCs/>
        </w:rPr>
      </w:pPr>
    </w:p>
    <w:p w14:paraId="4B086B37" w14:textId="77777777" w:rsidR="00732259" w:rsidRPr="00ED511C" w:rsidRDefault="00732259" w:rsidP="00732259">
      <w:pPr>
        <w:autoSpaceDE w:val="0"/>
        <w:autoSpaceDN w:val="0"/>
        <w:adjustRightInd w:val="0"/>
        <w:jc w:val="both"/>
        <w:rPr>
          <w:b/>
          <w:bCs/>
        </w:rPr>
      </w:pPr>
      <w:r w:rsidRPr="00ED511C">
        <w:rPr>
          <w:b/>
          <w:bCs/>
        </w:rPr>
        <w:t xml:space="preserve">Outras </w:t>
      </w:r>
      <w:r>
        <w:rPr>
          <w:b/>
          <w:bCs/>
        </w:rPr>
        <w:t>informações inter</w:t>
      </w:r>
      <w:r w:rsidRPr="00ED511C">
        <w:rPr>
          <w:b/>
          <w:bCs/>
        </w:rPr>
        <w:t xml:space="preserve">mediárias </w:t>
      </w:r>
      <w:r w:rsidRPr="00EE5C1A">
        <w:rPr>
          <w:bCs/>
        </w:rPr>
        <w:t>(</w:t>
      </w:r>
      <w:r>
        <w:rPr>
          <w:bCs/>
        </w:rPr>
        <w:t>ver</w:t>
      </w:r>
      <w:r w:rsidRPr="00EE5C1A">
        <w:rPr>
          <w:bCs/>
        </w:rPr>
        <w:t xml:space="preserve"> item 43(j))</w:t>
      </w:r>
    </w:p>
    <w:p w14:paraId="1D0604C3" w14:textId="77777777" w:rsidR="00732259" w:rsidRDefault="00732259" w:rsidP="00732259">
      <w:pPr>
        <w:autoSpaceDE w:val="0"/>
        <w:autoSpaceDN w:val="0"/>
        <w:adjustRightInd w:val="0"/>
        <w:jc w:val="both"/>
      </w:pPr>
    </w:p>
    <w:p w14:paraId="0AF166EA" w14:textId="77777777" w:rsidR="00732259" w:rsidRPr="00205AC6" w:rsidRDefault="00732259" w:rsidP="00732259">
      <w:pPr>
        <w:autoSpaceDE w:val="0"/>
        <w:autoSpaceDN w:val="0"/>
        <w:adjustRightInd w:val="0"/>
        <w:jc w:val="both"/>
        <w:rPr>
          <w:b/>
        </w:rPr>
      </w:pPr>
      <w:r w:rsidRPr="00205AC6">
        <w:rPr>
          <w:b/>
        </w:rPr>
        <w:t>Relatório de revisão de informações intermediárias</w:t>
      </w:r>
    </w:p>
    <w:p w14:paraId="6A05C9B7" w14:textId="77777777" w:rsidR="00732259" w:rsidRPr="007F34CD" w:rsidRDefault="00732259" w:rsidP="00732259">
      <w:pPr>
        <w:autoSpaceDE w:val="0"/>
        <w:autoSpaceDN w:val="0"/>
        <w:adjustRightInd w:val="0"/>
        <w:jc w:val="both"/>
      </w:pPr>
      <w:r w:rsidRPr="007F34CD">
        <w:t>(Destinatário apropriado)</w:t>
      </w:r>
    </w:p>
    <w:p w14:paraId="7B185FD9" w14:textId="77777777" w:rsidR="00732259" w:rsidRPr="00F14595" w:rsidRDefault="00732259" w:rsidP="00732259">
      <w:pPr>
        <w:autoSpaceDE w:val="0"/>
        <w:autoSpaceDN w:val="0"/>
        <w:adjustRightInd w:val="0"/>
        <w:jc w:val="both"/>
        <w:rPr>
          <w:b/>
          <w:iCs/>
        </w:rPr>
      </w:pPr>
    </w:p>
    <w:p w14:paraId="7121F706" w14:textId="77777777" w:rsidR="00732259" w:rsidRPr="00F14595" w:rsidRDefault="00732259" w:rsidP="00732259">
      <w:pPr>
        <w:autoSpaceDE w:val="0"/>
        <w:autoSpaceDN w:val="0"/>
        <w:adjustRightInd w:val="0"/>
        <w:jc w:val="both"/>
        <w:rPr>
          <w:b/>
          <w:iCs/>
        </w:rPr>
      </w:pPr>
      <w:r w:rsidRPr="00F14595">
        <w:rPr>
          <w:b/>
          <w:iCs/>
        </w:rPr>
        <w:t>Introdução</w:t>
      </w:r>
    </w:p>
    <w:p w14:paraId="3F0E904C" w14:textId="77777777" w:rsidR="00732259" w:rsidRDefault="00732259" w:rsidP="00732259">
      <w:pPr>
        <w:autoSpaceDE w:val="0"/>
        <w:autoSpaceDN w:val="0"/>
        <w:adjustRightInd w:val="0"/>
        <w:jc w:val="both"/>
      </w:pPr>
    </w:p>
    <w:p w14:paraId="2CC29BD6" w14:textId="77777777" w:rsidR="00732259" w:rsidRPr="00ED511C" w:rsidRDefault="00732259" w:rsidP="00732259">
      <w:pPr>
        <w:autoSpaceDE w:val="0"/>
        <w:autoSpaceDN w:val="0"/>
        <w:adjustRightInd w:val="0"/>
        <w:jc w:val="both"/>
      </w:pPr>
      <w:r w:rsidRPr="00ED511C">
        <w:t>Revisamos o balanço patrimonial [condensado] da Entidade ABC</w:t>
      </w:r>
      <w:r>
        <w:t>,</w:t>
      </w:r>
      <w:r w:rsidRPr="00ED511C">
        <w:t xml:space="preserve"> em 31 de março de 20X1</w:t>
      </w:r>
      <w:r>
        <w:t>,</w:t>
      </w:r>
      <w:r w:rsidRPr="00ED511C">
        <w:t xml:space="preserve"> e as respectivas demonstrações [condensadas] do resultado, das mutações do patrimônio líquido e dos fluxos de caixa para o trimestre findo naquela data</w:t>
      </w:r>
      <w:r w:rsidRPr="006C7111">
        <w:rPr>
          <w:sz w:val="18"/>
          <w:szCs w:val="18"/>
        </w:rPr>
        <w:t>(1)</w:t>
      </w:r>
      <w:r w:rsidRPr="00ED511C">
        <w:t xml:space="preserve">. A administração é responsável pela </w:t>
      </w:r>
      <w:r>
        <w:t>elabo</w:t>
      </w:r>
      <w:r w:rsidRPr="00ED511C">
        <w:t xml:space="preserve">ração e apresentação dessas </w:t>
      </w:r>
      <w:r>
        <w:t>informações inter</w:t>
      </w:r>
      <w:r w:rsidRPr="00ED511C">
        <w:t xml:space="preserve">mediárias de acordo com </w:t>
      </w:r>
      <w:r>
        <w:t>as práticas contábeis adotadas no Brasil.</w:t>
      </w:r>
      <w:r w:rsidRPr="00ED511C">
        <w:t xml:space="preserve"> Nossa responsabilidade é a de expressar uma conclusão sobre essas </w:t>
      </w:r>
      <w:r>
        <w:t>informações inter</w:t>
      </w:r>
      <w:r w:rsidRPr="00ED511C">
        <w:t>mediárias com base em nossa revisão.</w:t>
      </w:r>
    </w:p>
    <w:p w14:paraId="40E12D9E" w14:textId="77777777" w:rsidR="00732259" w:rsidRPr="00F14595" w:rsidRDefault="00732259" w:rsidP="00732259">
      <w:pPr>
        <w:autoSpaceDE w:val="0"/>
        <w:autoSpaceDN w:val="0"/>
        <w:adjustRightInd w:val="0"/>
        <w:jc w:val="both"/>
        <w:rPr>
          <w:b/>
          <w:iCs/>
        </w:rPr>
      </w:pPr>
    </w:p>
    <w:p w14:paraId="199FEE2D" w14:textId="77777777" w:rsidR="00732259" w:rsidRPr="00F14595" w:rsidRDefault="00732259" w:rsidP="00732259">
      <w:pPr>
        <w:autoSpaceDE w:val="0"/>
        <w:autoSpaceDN w:val="0"/>
        <w:adjustRightInd w:val="0"/>
        <w:jc w:val="both"/>
        <w:rPr>
          <w:b/>
          <w:iCs/>
        </w:rPr>
      </w:pPr>
      <w:r w:rsidRPr="00F14595">
        <w:rPr>
          <w:b/>
          <w:iCs/>
        </w:rPr>
        <w:t>Alcance da revisão</w:t>
      </w:r>
    </w:p>
    <w:p w14:paraId="2780FDC7" w14:textId="77777777" w:rsidR="00732259" w:rsidRDefault="00732259" w:rsidP="00732259">
      <w:pPr>
        <w:autoSpaceDE w:val="0"/>
        <w:autoSpaceDN w:val="0"/>
        <w:adjustRightInd w:val="0"/>
        <w:jc w:val="both"/>
      </w:pPr>
    </w:p>
    <w:p w14:paraId="1A94956F" w14:textId="77777777" w:rsidR="00732259" w:rsidRPr="00ED511C" w:rsidRDefault="00732259" w:rsidP="00732259">
      <w:pPr>
        <w:autoSpaceDE w:val="0"/>
        <w:autoSpaceDN w:val="0"/>
        <w:adjustRightInd w:val="0"/>
        <w:jc w:val="both"/>
      </w:pPr>
      <w:r w:rsidRPr="00BB5B28">
        <w:t>Exceto quanto ao descrito no parágrafo seguinte, conduzimos nossa revisão de acordo com as normas brasileiras e internacionais de revisão. Uma revisão de informações intermediárias consiste na realização</w:t>
      </w:r>
      <w:r w:rsidRPr="00ED511C">
        <w:t xml:space="preserve"> de indagações, principalmente às pessoas responsáveis pelos</w:t>
      </w:r>
      <w:r>
        <w:t xml:space="preserve"> </w:t>
      </w:r>
      <w:r w:rsidRPr="00ED511C">
        <w:t>assuntos financeiros</w:t>
      </w:r>
      <w:r>
        <w:t xml:space="preserve"> </w:t>
      </w:r>
      <w:r w:rsidRPr="00ED511C">
        <w:t>e contábeis, e na aplicação de procedimentos analíticos e de outros procedimentos de revisão. O alcance da revisão é significativamente menor do que o d</w:t>
      </w:r>
      <w:r>
        <w:t>e uma</w:t>
      </w:r>
      <w:r w:rsidRPr="00ED511C">
        <w:t xml:space="preserve">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 os assuntos</w:t>
      </w:r>
      <w:r>
        <w:t xml:space="preserve"> </w:t>
      </w:r>
      <w:r w:rsidRPr="00ED511C">
        <w:t>significativos</w:t>
      </w:r>
      <w:r>
        <w:t xml:space="preserve"> </w:t>
      </w:r>
      <w:r w:rsidRPr="00ED511C">
        <w:t>que poderiam ser identificados</w:t>
      </w:r>
      <w:r>
        <w:t xml:space="preserve"> em uma</w:t>
      </w:r>
      <w:r w:rsidRPr="00ED511C">
        <w:t xml:space="preserve"> auditoria. Portanto, não expressamos uma opinião de auditoria.</w:t>
      </w:r>
    </w:p>
    <w:p w14:paraId="51358A81" w14:textId="77777777" w:rsidR="00732259" w:rsidRPr="00F14595" w:rsidRDefault="00732259" w:rsidP="00732259">
      <w:pPr>
        <w:autoSpaceDE w:val="0"/>
        <w:autoSpaceDN w:val="0"/>
        <w:adjustRightInd w:val="0"/>
        <w:jc w:val="both"/>
        <w:rPr>
          <w:b/>
          <w:iCs/>
        </w:rPr>
      </w:pPr>
    </w:p>
    <w:p w14:paraId="0E0F6623" w14:textId="77777777" w:rsidR="00732259" w:rsidRPr="00F14595" w:rsidRDefault="00732259" w:rsidP="00732259">
      <w:pPr>
        <w:autoSpaceDE w:val="0"/>
        <w:autoSpaceDN w:val="0"/>
        <w:adjustRightInd w:val="0"/>
        <w:jc w:val="both"/>
        <w:rPr>
          <w:b/>
          <w:iCs/>
        </w:rPr>
      </w:pPr>
      <w:r w:rsidRPr="00F14595">
        <w:rPr>
          <w:b/>
          <w:iCs/>
        </w:rPr>
        <w:t>Base para conclusão com ressalva</w:t>
      </w:r>
    </w:p>
    <w:p w14:paraId="7FCDF612" w14:textId="77777777" w:rsidR="00732259" w:rsidRDefault="00732259" w:rsidP="00732259">
      <w:pPr>
        <w:autoSpaceDE w:val="0"/>
        <w:autoSpaceDN w:val="0"/>
        <w:adjustRightInd w:val="0"/>
        <w:jc w:val="both"/>
      </w:pPr>
    </w:p>
    <w:p w14:paraId="1B661AEF" w14:textId="77777777" w:rsidR="00732259" w:rsidRPr="00ED511C" w:rsidRDefault="00732259" w:rsidP="00732259">
      <w:pPr>
        <w:autoSpaceDE w:val="0"/>
        <w:autoSpaceDN w:val="0"/>
        <w:adjustRightInd w:val="0"/>
        <w:jc w:val="both"/>
      </w:pPr>
      <w:r w:rsidRPr="00ED511C">
        <w:t>Como resultado d</w:t>
      </w:r>
      <w:r>
        <w:t>o</w:t>
      </w:r>
      <w:r w:rsidRPr="00ED511C">
        <w:t xml:space="preserve"> incêndio </w:t>
      </w:r>
      <w:r>
        <w:t>na</w:t>
      </w:r>
      <w:r w:rsidRPr="00ED511C">
        <w:t xml:space="preserve"> filial </w:t>
      </w:r>
      <w:r>
        <w:t xml:space="preserve">(nome), </w:t>
      </w:r>
      <w:r w:rsidRPr="00ED511C">
        <w:t>em (data)</w:t>
      </w:r>
      <w:r>
        <w:t>,</w:t>
      </w:r>
      <w:r w:rsidRPr="00ED511C">
        <w:t xml:space="preserve"> que destruiu seus registros de contas a receber, não pudemos concluir a revisão das contas a receber no total de </w:t>
      </w:r>
      <w:r>
        <w:t>$</w:t>
      </w:r>
      <w:r w:rsidRPr="00ED511C">
        <w:t xml:space="preserve">________ incluído nas </w:t>
      </w:r>
      <w:r>
        <w:t>informações inter</w:t>
      </w:r>
      <w:r w:rsidRPr="00ED511C">
        <w:t>mediárias. A entidade está em processo de reconstrução desses registros e não tem certeza se esses registros suporta</w:t>
      </w:r>
      <w:r>
        <w:t>m</w:t>
      </w:r>
      <w:r w:rsidRPr="00ED511C">
        <w:t xml:space="preserve"> o valor apresentado e a correspondente provisão para créditos</w:t>
      </w:r>
      <w:r>
        <w:t xml:space="preserve"> de liquidação duvidosa</w:t>
      </w:r>
      <w:r w:rsidRPr="00ED511C">
        <w:t xml:space="preserve">. Se tivéssemos conseguido concluir nossa revisão das contas a receber, poderíamos ter tomado conhecimento de assuntos que indicassem a necessidade de ajuste nas </w:t>
      </w:r>
      <w:r>
        <w:t>informações inter</w:t>
      </w:r>
      <w:r w:rsidRPr="00ED511C">
        <w:t>mediárias.</w:t>
      </w:r>
    </w:p>
    <w:p w14:paraId="3724092F" w14:textId="77777777" w:rsidR="00732259" w:rsidRPr="00F14595" w:rsidRDefault="00732259" w:rsidP="00732259">
      <w:pPr>
        <w:autoSpaceDE w:val="0"/>
        <w:autoSpaceDN w:val="0"/>
        <w:adjustRightInd w:val="0"/>
        <w:jc w:val="both"/>
        <w:rPr>
          <w:b/>
        </w:rPr>
      </w:pPr>
    </w:p>
    <w:p w14:paraId="7C81190D" w14:textId="77777777" w:rsidR="00732259" w:rsidRDefault="00732259" w:rsidP="00732259">
      <w:pPr>
        <w:autoSpaceDE w:val="0"/>
        <w:autoSpaceDN w:val="0"/>
        <w:adjustRightInd w:val="0"/>
        <w:jc w:val="both"/>
        <w:rPr>
          <w:b/>
          <w:iCs/>
        </w:rPr>
      </w:pPr>
      <w:r w:rsidRPr="00F14595">
        <w:rPr>
          <w:b/>
          <w:iCs/>
        </w:rPr>
        <w:t>Conclusão com ressalva</w:t>
      </w:r>
    </w:p>
    <w:p w14:paraId="7FAB04C6" w14:textId="77777777" w:rsidR="00732259" w:rsidRPr="00F14595" w:rsidRDefault="00732259" w:rsidP="00732259">
      <w:pPr>
        <w:autoSpaceDE w:val="0"/>
        <w:autoSpaceDN w:val="0"/>
        <w:adjustRightInd w:val="0"/>
        <w:jc w:val="both"/>
        <w:rPr>
          <w:b/>
          <w:iCs/>
        </w:rPr>
      </w:pPr>
    </w:p>
    <w:p w14:paraId="5EE32646" w14:textId="77777777" w:rsidR="00732259" w:rsidRPr="00ED511C" w:rsidRDefault="00732259" w:rsidP="00732259">
      <w:pPr>
        <w:autoSpaceDE w:val="0"/>
        <w:autoSpaceDN w:val="0"/>
        <w:adjustRightInd w:val="0"/>
        <w:jc w:val="both"/>
      </w:pPr>
      <w:r w:rsidRPr="00ED511C">
        <w:t xml:space="preserve">Com base em nossa revisão, exceto pelos eventuais ajustes nas </w:t>
      </w:r>
      <w:r>
        <w:t>informações inter</w:t>
      </w:r>
      <w:r w:rsidRPr="00ED511C">
        <w:t xml:space="preserve">mediárias, que poderíamos ter tomado conhecimento se não fosse pela situação descrita no parágrafo anterior, não temos conhecimento de nenhum fato que nos leve a acreditar que as </w:t>
      </w:r>
      <w:r>
        <w:t>informações inter</w:t>
      </w:r>
      <w:r w:rsidRPr="00ED511C">
        <w:t>mediárias não estão elaboradas, em todos os aspectos relevantes, de acordo com as práticas contábeis adotadas no Brasil</w:t>
      </w:r>
      <w:r w:rsidRPr="006C7111">
        <w:rPr>
          <w:sz w:val="18"/>
          <w:szCs w:val="18"/>
        </w:rPr>
        <w:t>(2)</w:t>
      </w:r>
      <w:r w:rsidRPr="00ED511C">
        <w:t xml:space="preserve">. </w:t>
      </w:r>
    </w:p>
    <w:p w14:paraId="4B403F7E" w14:textId="77777777" w:rsidR="00732259" w:rsidRPr="00ED511C" w:rsidRDefault="00732259" w:rsidP="00732259">
      <w:pPr>
        <w:autoSpaceDE w:val="0"/>
        <w:autoSpaceDN w:val="0"/>
        <w:adjustRightInd w:val="0"/>
        <w:jc w:val="both"/>
      </w:pPr>
    </w:p>
    <w:p w14:paraId="7AD0AC79"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327586C8"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61C084FD" w14:textId="77777777" w:rsidR="00732259" w:rsidRPr="00ED511C" w:rsidRDefault="00732259" w:rsidP="00732259">
      <w:pPr>
        <w:autoSpaceDE w:val="0"/>
        <w:autoSpaceDN w:val="0"/>
        <w:adjustRightInd w:val="0"/>
        <w:jc w:val="both"/>
      </w:pPr>
      <w:r w:rsidRPr="00ED511C">
        <w:t>Assinatura do auditor independente</w:t>
      </w:r>
      <w:r>
        <w:t>.</w:t>
      </w:r>
    </w:p>
    <w:p w14:paraId="31BAD20D" w14:textId="77777777" w:rsidR="00732259" w:rsidRDefault="00732259" w:rsidP="00732259">
      <w:pPr>
        <w:autoSpaceDE w:val="0"/>
        <w:autoSpaceDN w:val="0"/>
        <w:adjustRightInd w:val="0"/>
        <w:jc w:val="both"/>
        <w:rPr>
          <w:b/>
          <w:bCs/>
        </w:rPr>
      </w:pPr>
    </w:p>
    <w:p w14:paraId="67190507" w14:textId="77777777" w:rsidR="00732259" w:rsidRPr="00194E3F" w:rsidRDefault="00732259" w:rsidP="00732259">
      <w:pPr>
        <w:autoSpaceDE w:val="0"/>
        <w:autoSpaceDN w:val="0"/>
        <w:adjustRightInd w:val="0"/>
        <w:ind w:left="284" w:hanging="284"/>
        <w:jc w:val="both"/>
        <w:rPr>
          <w:b/>
          <w:bCs/>
          <w:sz w:val="18"/>
          <w:szCs w:val="18"/>
        </w:rPr>
      </w:pPr>
      <w:r w:rsidRPr="00194E3F">
        <w:rPr>
          <w:sz w:val="18"/>
          <w:szCs w:val="18"/>
        </w:rPr>
        <w:t xml:space="preserve">(1) </w:t>
      </w:r>
      <w:r>
        <w:rPr>
          <w:sz w:val="18"/>
          <w:szCs w:val="18"/>
        </w:rPr>
        <w:tab/>
      </w:r>
      <w:r w:rsidRPr="00194E3F">
        <w:rPr>
          <w:sz w:val="18"/>
          <w:szCs w:val="18"/>
        </w:rPr>
        <w:t xml:space="preserve">O auditor pode querer especificar a autoridade reguladora ou autoridade equivalente </w:t>
      </w:r>
      <w:r>
        <w:rPr>
          <w:sz w:val="18"/>
          <w:szCs w:val="18"/>
        </w:rPr>
        <w:t>nas</w:t>
      </w:r>
      <w:r w:rsidRPr="00194E3F">
        <w:rPr>
          <w:sz w:val="18"/>
          <w:szCs w:val="18"/>
        </w:rPr>
        <w:t xml:space="preserve"> quais as informações intermediárias são arquivadas.</w:t>
      </w:r>
    </w:p>
    <w:p w14:paraId="45E2C23F" w14:textId="77777777" w:rsidR="00732259" w:rsidRPr="00194E3F" w:rsidRDefault="00732259" w:rsidP="00732259">
      <w:pPr>
        <w:autoSpaceDE w:val="0"/>
        <w:autoSpaceDN w:val="0"/>
        <w:adjustRightInd w:val="0"/>
        <w:ind w:left="284" w:hanging="284"/>
        <w:jc w:val="both"/>
        <w:rPr>
          <w:sz w:val="18"/>
          <w:szCs w:val="18"/>
        </w:rPr>
      </w:pPr>
      <w:r w:rsidRPr="00194E3F">
        <w:rPr>
          <w:sz w:val="18"/>
          <w:szCs w:val="18"/>
        </w:rPr>
        <w:t xml:space="preserve">(2) </w:t>
      </w:r>
      <w:r>
        <w:rPr>
          <w:sz w:val="18"/>
          <w:szCs w:val="18"/>
        </w:rPr>
        <w:tab/>
      </w:r>
      <w:r w:rsidRPr="00194E3F">
        <w:rPr>
          <w:sz w:val="18"/>
          <w:szCs w:val="18"/>
        </w:rPr>
        <w:t>Indicar estrutura de relatório financeiro aplicável, incluindo uma referência à jurisdição ou ao país de origem da estrutura de relatório financeiro quando a estrutura de relatório financeiro usada não for as práticas contábeis adotadas no Brasil.</w:t>
      </w:r>
    </w:p>
    <w:p w14:paraId="2742C986" w14:textId="77777777" w:rsidR="00732259" w:rsidRDefault="00732259" w:rsidP="00732259">
      <w:pPr>
        <w:autoSpaceDE w:val="0"/>
        <w:autoSpaceDN w:val="0"/>
        <w:adjustRightInd w:val="0"/>
        <w:jc w:val="both"/>
        <w:rPr>
          <w:b/>
          <w:bCs/>
        </w:rPr>
      </w:pPr>
    </w:p>
    <w:p w14:paraId="4839DCF7" w14:textId="77777777" w:rsidR="00732259" w:rsidRDefault="00732259" w:rsidP="00732259">
      <w:pPr>
        <w:autoSpaceDE w:val="0"/>
        <w:autoSpaceDN w:val="0"/>
        <w:adjustRightInd w:val="0"/>
        <w:jc w:val="both"/>
        <w:rPr>
          <w:b/>
          <w:bCs/>
        </w:rPr>
      </w:pPr>
    </w:p>
    <w:p w14:paraId="6EDECDEA" w14:textId="77777777" w:rsidR="00732259" w:rsidRDefault="00732259" w:rsidP="00732259">
      <w:pPr>
        <w:autoSpaceDE w:val="0"/>
        <w:autoSpaceDN w:val="0"/>
        <w:adjustRightInd w:val="0"/>
        <w:jc w:val="both"/>
        <w:rPr>
          <w:b/>
          <w:bCs/>
        </w:rPr>
      </w:pPr>
    </w:p>
    <w:p w14:paraId="748E7035" w14:textId="77777777" w:rsidR="00732259" w:rsidRDefault="00732259" w:rsidP="00732259">
      <w:pPr>
        <w:autoSpaceDE w:val="0"/>
        <w:autoSpaceDN w:val="0"/>
        <w:adjustRightInd w:val="0"/>
        <w:jc w:val="both"/>
        <w:rPr>
          <w:b/>
          <w:bCs/>
        </w:rPr>
      </w:pPr>
    </w:p>
    <w:p w14:paraId="1773982B" w14:textId="77777777" w:rsidR="00732259" w:rsidRDefault="00732259" w:rsidP="00732259">
      <w:pPr>
        <w:autoSpaceDE w:val="0"/>
        <w:autoSpaceDN w:val="0"/>
        <w:adjustRightInd w:val="0"/>
        <w:jc w:val="both"/>
        <w:rPr>
          <w:b/>
          <w:bCs/>
        </w:rPr>
      </w:pPr>
    </w:p>
    <w:p w14:paraId="48A16749" w14:textId="77777777" w:rsidR="00732259" w:rsidRDefault="00732259" w:rsidP="00732259">
      <w:pPr>
        <w:autoSpaceDE w:val="0"/>
        <w:autoSpaceDN w:val="0"/>
        <w:adjustRightInd w:val="0"/>
        <w:jc w:val="both"/>
        <w:rPr>
          <w:b/>
          <w:bCs/>
        </w:rPr>
      </w:pPr>
    </w:p>
    <w:p w14:paraId="7304482A" w14:textId="77777777" w:rsidR="00732259" w:rsidRDefault="00732259" w:rsidP="00732259">
      <w:pPr>
        <w:autoSpaceDE w:val="0"/>
        <w:autoSpaceDN w:val="0"/>
        <w:adjustRightInd w:val="0"/>
        <w:jc w:val="both"/>
        <w:rPr>
          <w:b/>
          <w:bCs/>
        </w:rPr>
      </w:pPr>
    </w:p>
    <w:p w14:paraId="06515BA3" w14:textId="77777777" w:rsidR="00732259" w:rsidRDefault="00732259" w:rsidP="00732259">
      <w:pPr>
        <w:autoSpaceDE w:val="0"/>
        <w:autoSpaceDN w:val="0"/>
        <w:adjustRightInd w:val="0"/>
        <w:jc w:val="both"/>
        <w:rPr>
          <w:b/>
          <w:bCs/>
        </w:rPr>
      </w:pPr>
    </w:p>
    <w:p w14:paraId="7A3530BD" w14:textId="77777777" w:rsidR="00732259" w:rsidRDefault="00732259" w:rsidP="00732259">
      <w:pPr>
        <w:autoSpaceDE w:val="0"/>
        <w:autoSpaceDN w:val="0"/>
        <w:adjustRightInd w:val="0"/>
        <w:jc w:val="both"/>
        <w:rPr>
          <w:b/>
          <w:bCs/>
        </w:rPr>
      </w:pPr>
    </w:p>
    <w:p w14:paraId="659BA929" w14:textId="77777777" w:rsidR="00732259" w:rsidRDefault="00732259" w:rsidP="00732259">
      <w:pPr>
        <w:autoSpaceDE w:val="0"/>
        <w:autoSpaceDN w:val="0"/>
        <w:adjustRightInd w:val="0"/>
        <w:jc w:val="both"/>
        <w:rPr>
          <w:b/>
          <w:bCs/>
        </w:rPr>
      </w:pPr>
    </w:p>
    <w:p w14:paraId="1FB57651" w14:textId="77777777" w:rsidR="00732259" w:rsidRDefault="00732259" w:rsidP="00732259">
      <w:pPr>
        <w:autoSpaceDE w:val="0"/>
        <w:autoSpaceDN w:val="0"/>
        <w:adjustRightInd w:val="0"/>
        <w:jc w:val="both"/>
        <w:rPr>
          <w:b/>
          <w:bCs/>
        </w:rPr>
      </w:pPr>
    </w:p>
    <w:p w14:paraId="0F88D4E6" w14:textId="77777777" w:rsidR="00732259" w:rsidRDefault="00732259" w:rsidP="00732259">
      <w:pPr>
        <w:autoSpaceDE w:val="0"/>
        <w:autoSpaceDN w:val="0"/>
        <w:adjustRightInd w:val="0"/>
        <w:jc w:val="both"/>
        <w:rPr>
          <w:b/>
          <w:bCs/>
        </w:rPr>
      </w:pPr>
    </w:p>
    <w:p w14:paraId="0F5C3C5F" w14:textId="77777777" w:rsidR="00732259" w:rsidRDefault="00732259" w:rsidP="00732259">
      <w:pPr>
        <w:autoSpaceDE w:val="0"/>
        <w:autoSpaceDN w:val="0"/>
        <w:adjustRightInd w:val="0"/>
        <w:jc w:val="both"/>
        <w:rPr>
          <w:b/>
          <w:bCs/>
        </w:rPr>
      </w:pPr>
    </w:p>
    <w:p w14:paraId="6084C08E" w14:textId="77777777" w:rsidR="00732259" w:rsidRDefault="00732259" w:rsidP="00732259">
      <w:pPr>
        <w:autoSpaceDE w:val="0"/>
        <w:autoSpaceDN w:val="0"/>
        <w:adjustRightInd w:val="0"/>
        <w:jc w:val="both"/>
        <w:rPr>
          <w:b/>
          <w:bCs/>
        </w:rPr>
      </w:pPr>
    </w:p>
    <w:p w14:paraId="5FDC02B1" w14:textId="77777777" w:rsidR="00732259" w:rsidRDefault="00732259" w:rsidP="00732259">
      <w:pPr>
        <w:autoSpaceDE w:val="0"/>
        <w:autoSpaceDN w:val="0"/>
        <w:adjustRightInd w:val="0"/>
        <w:jc w:val="both"/>
        <w:rPr>
          <w:b/>
          <w:bCs/>
        </w:rPr>
      </w:pPr>
    </w:p>
    <w:p w14:paraId="16602ADA" w14:textId="77777777" w:rsidR="00732259" w:rsidRDefault="00732259" w:rsidP="00732259">
      <w:pPr>
        <w:autoSpaceDE w:val="0"/>
        <w:autoSpaceDN w:val="0"/>
        <w:adjustRightInd w:val="0"/>
        <w:jc w:val="both"/>
        <w:rPr>
          <w:b/>
          <w:bCs/>
        </w:rPr>
      </w:pPr>
    </w:p>
    <w:p w14:paraId="0258ABEA" w14:textId="77777777" w:rsidR="00732259" w:rsidRDefault="00732259" w:rsidP="00732259">
      <w:pPr>
        <w:autoSpaceDE w:val="0"/>
        <w:autoSpaceDN w:val="0"/>
        <w:adjustRightInd w:val="0"/>
        <w:jc w:val="both"/>
        <w:rPr>
          <w:b/>
          <w:bCs/>
        </w:rPr>
      </w:pPr>
    </w:p>
    <w:p w14:paraId="1EC7E4C2" w14:textId="77777777" w:rsidR="00732259" w:rsidRDefault="00732259" w:rsidP="00732259">
      <w:pPr>
        <w:autoSpaceDE w:val="0"/>
        <w:autoSpaceDN w:val="0"/>
        <w:adjustRightInd w:val="0"/>
        <w:jc w:val="both"/>
        <w:rPr>
          <w:b/>
          <w:bCs/>
        </w:rPr>
      </w:pPr>
    </w:p>
    <w:p w14:paraId="759FBB85" w14:textId="77777777" w:rsidR="00732259" w:rsidRDefault="00732259" w:rsidP="00732259">
      <w:pPr>
        <w:autoSpaceDE w:val="0"/>
        <w:autoSpaceDN w:val="0"/>
        <w:adjustRightInd w:val="0"/>
        <w:jc w:val="both"/>
        <w:rPr>
          <w:b/>
          <w:bCs/>
        </w:rPr>
      </w:pPr>
    </w:p>
    <w:p w14:paraId="0BE9D462" w14:textId="77777777" w:rsidR="00732259" w:rsidRDefault="00732259" w:rsidP="00732259">
      <w:pPr>
        <w:autoSpaceDE w:val="0"/>
        <w:autoSpaceDN w:val="0"/>
        <w:adjustRightInd w:val="0"/>
        <w:jc w:val="both"/>
        <w:rPr>
          <w:b/>
          <w:bCs/>
        </w:rPr>
      </w:pPr>
    </w:p>
    <w:p w14:paraId="248558D8" w14:textId="77777777" w:rsidR="00732259" w:rsidRDefault="00732259" w:rsidP="00732259">
      <w:pPr>
        <w:autoSpaceDE w:val="0"/>
        <w:autoSpaceDN w:val="0"/>
        <w:adjustRightInd w:val="0"/>
        <w:jc w:val="both"/>
        <w:rPr>
          <w:b/>
          <w:bCs/>
        </w:rPr>
      </w:pPr>
    </w:p>
    <w:p w14:paraId="2AAE1483" w14:textId="77777777" w:rsidR="00732259" w:rsidRDefault="00732259" w:rsidP="00732259">
      <w:pPr>
        <w:autoSpaceDE w:val="0"/>
        <w:autoSpaceDN w:val="0"/>
        <w:adjustRightInd w:val="0"/>
        <w:jc w:val="both"/>
        <w:rPr>
          <w:b/>
          <w:bCs/>
        </w:rPr>
      </w:pPr>
    </w:p>
    <w:p w14:paraId="7355A859" w14:textId="77777777" w:rsidR="00732259" w:rsidRDefault="00732259" w:rsidP="00732259">
      <w:pPr>
        <w:autoSpaceDE w:val="0"/>
        <w:autoSpaceDN w:val="0"/>
        <w:adjustRightInd w:val="0"/>
        <w:jc w:val="both"/>
        <w:rPr>
          <w:b/>
          <w:bCs/>
        </w:rPr>
      </w:pPr>
    </w:p>
    <w:p w14:paraId="38285877" w14:textId="77777777" w:rsidR="00732259" w:rsidRDefault="00732259" w:rsidP="00732259">
      <w:pPr>
        <w:autoSpaceDE w:val="0"/>
        <w:autoSpaceDN w:val="0"/>
        <w:adjustRightInd w:val="0"/>
        <w:jc w:val="both"/>
        <w:rPr>
          <w:b/>
          <w:bCs/>
        </w:rPr>
      </w:pPr>
    </w:p>
    <w:p w14:paraId="7ED6AA10" w14:textId="77777777" w:rsidR="00732259" w:rsidRDefault="00732259" w:rsidP="00732259">
      <w:pPr>
        <w:autoSpaceDE w:val="0"/>
        <w:autoSpaceDN w:val="0"/>
        <w:adjustRightInd w:val="0"/>
        <w:jc w:val="both"/>
        <w:rPr>
          <w:b/>
          <w:bCs/>
        </w:rPr>
      </w:pPr>
    </w:p>
    <w:p w14:paraId="0C472A0B" w14:textId="77777777" w:rsidR="00732259" w:rsidRDefault="00732259" w:rsidP="00732259">
      <w:pPr>
        <w:autoSpaceDE w:val="0"/>
        <w:autoSpaceDN w:val="0"/>
        <w:adjustRightInd w:val="0"/>
        <w:jc w:val="both"/>
        <w:rPr>
          <w:b/>
          <w:bCs/>
        </w:rPr>
      </w:pPr>
    </w:p>
    <w:p w14:paraId="21248FC9" w14:textId="77777777" w:rsidR="00732259" w:rsidRDefault="00732259" w:rsidP="00732259">
      <w:pPr>
        <w:autoSpaceDE w:val="0"/>
        <w:autoSpaceDN w:val="0"/>
        <w:adjustRightInd w:val="0"/>
        <w:jc w:val="both"/>
        <w:rPr>
          <w:b/>
          <w:bCs/>
        </w:rPr>
      </w:pPr>
    </w:p>
    <w:p w14:paraId="12ACD6CF" w14:textId="77777777" w:rsidR="00732259" w:rsidRDefault="00732259" w:rsidP="00732259">
      <w:pPr>
        <w:autoSpaceDE w:val="0"/>
        <w:autoSpaceDN w:val="0"/>
        <w:adjustRightInd w:val="0"/>
        <w:jc w:val="both"/>
        <w:rPr>
          <w:b/>
          <w:bCs/>
        </w:rPr>
      </w:pPr>
    </w:p>
    <w:p w14:paraId="0BB96CF0" w14:textId="77777777" w:rsidR="00732259" w:rsidRDefault="00732259" w:rsidP="00732259">
      <w:pPr>
        <w:autoSpaceDE w:val="0"/>
        <w:autoSpaceDN w:val="0"/>
        <w:adjustRightInd w:val="0"/>
        <w:jc w:val="both"/>
        <w:rPr>
          <w:b/>
          <w:bCs/>
        </w:rPr>
      </w:pPr>
    </w:p>
    <w:p w14:paraId="6394ED54" w14:textId="77777777" w:rsidR="00732259" w:rsidRDefault="00732259" w:rsidP="00732259">
      <w:pPr>
        <w:autoSpaceDE w:val="0"/>
        <w:autoSpaceDN w:val="0"/>
        <w:adjustRightInd w:val="0"/>
        <w:jc w:val="both"/>
        <w:rPr>
          <w:b/>
          <w:bCs/>
        </w:rPr>
      </w:pPr>
    </w:p>
    <w:p w14:paraId="6361ADEB" w14:textId="77777777" w:rsidR="00732259" w:rsidRDefault="00732259" w:rsidP="00732259">
      <w:pPr>
        <w:autoSpaceDE w:val="0"/>
        <w:autoSpaceDN w:val="0"/>
        <w:adjustRightInd w:val="0"/>
        <w:jc w:val="both"/>
        <w:rPr>
          <w:b/>
          <w:bCs/>
        </w:rPr>
      </w:pPr>
    </w:p>
    <w:p w14:paraId="3559FA9F" w14:textId="77777777" w:rsidR="00732259" w:rsidRDefault="00732259" w:rsidP="00732259">
      <w:pPr>
        <w:autoSpaceDE w:val="0"/>
        <w:autoSpaceDN w:val="0"/>
        <w:adjustRightInd w:val="0"/>
        <w:jc w:val="both"/>
        <w:rPr>
          <w:b/>
          <w:bCs/>
        </w:rPr>
      </w:pPr>
    </w:p>
    <w:p w14:paraId="57F06EF7" w14:textId="77777777" w:rsidR="00732259" w:rsidRDefault="00732259" w:rsidP="00732259">
      <w:pPr>
        <w:autoSpaceDE w:val="0"/>
        <w:autoSpaceDN w:val="0"/>
        <w:adjustRightInd w:val="0"/>
        <w:jc w:val="both"/>
        <w:rPr>
          <w:b/>
          <w:bCs/>
        </w:rPr>
      </w:pPr>
    </w:p>
    <w:p w14:paraId="3DDDE554" w14:textId="77777777" w:rsidR="00732259" w:rsidRDefault="00732259" w:rsidP="00732259">
      <w:pPr>
        <w:autoSpaceDE w:val="0"/>
        <w:autoSpaceDN w:val="0"/>
        <w:adjustRightInd w:val="0"/>
        <w:jc w:val="both"/>
        <w:rPr>
          <w:b/>
          <w:bCs/>
        </w:rPr>
      </w:pPr>
    </w:p>
    <w:p w14:paraId="04B39B11" w14:textId="77777777" w:rsidR="00732259" w:rsidRDefault="00732259" w:rsidP="00732259">
      <w:pPr>
        <w:autoSpaceDE w:val="0"/>
        <w:autoSpaceDN w:val="0"/>
        <w:adjustRightInd w:val="0"/>
        <w:jc w:val="both"/>
        <w:rPr>
          <w:b/>
          <w:bCs/>
        </w:rPr>
      </w:pPr>
    </w:p>
    <w:p w14:paraId="79507C97" w14:textId="77777777" w:rsidR="00732259" w:rsidRDefault="00732259" w:rsidP="00732259">
      <w:pPr>
        <w:autoSpaceDE w:val="0"/>
        <w:autoSpaceDN w:val="0"/>
        <w:adjustRightInd w:val="0"/>
        <w:jc w:val="both"/>
        <w:rPr>
          <w:b/>
          <w:bCs/>
        </w:rPr>
      </w:pPr>
    </w:p>
    <w:p w14:paraId="1FC8AD82" w14:textId="77777777" w:rsidR="00732259" w:rsidRDefault="00732259" w:rsidP="00732259">
      <w:pPr>
        <w:autoSpaceDE w:val="0"/>
        <w:autoSpaceDN w:val="0"/>
        <w:adjustRightInd w:val="0"/>
        <w:jc w:val="both"/>
        <w:rPr>
          <w:b/>
          <w:bCs/>
        </w:rPr>
      </w:pPr>
    </w:p>
    <w:p w14:paraId="70B5296B" w14:textId="77777777" w:rsidR="00732259" w:rsidRDefault="00732259" w:rsidP="00732259">
      <w:pPr>
        <w:autoSpaceDE w:val="0"/>
        <w:autoSpaceDN w:val="0"/>
        <w:adjustRightInd w:val="0"/>
        <w:jc w:val="both"/>
        <w:rPr>
          <w:b/>
          <w:bCs/>
        </w:rPr>
      </w:pPr>
    </w:p>
    <w:p w14:paraId="7102DBDD" w14:textId="77777777" w:rsidR="00732259" w:rsidRPr="00ED511C" w:rsidRDefault="00732259" w:rsidP="00732259">
      <w:pPr>
        <w:autoSpaceDE w:val="0"/>
        <w:autoSpaceDN w:val="0"/>
        <w:adjustRightInd w:val="0"/>
        <w:jc w:val="both"/>
        <w:rPr>
          <w:b/>
          <w:bCs/>
        </w:rPr>
      </w:pPr>
      <w:r w:rsidRPr="00ED511C">
        <w:rPr>
          <w:b/>
          <w:bCs/>
        </w:rPr>
        <w:t>Apêndice 7</w:t>
      </w:r>
    </w:p>
    <w:p w14:paraId="15B9A001" w14:textId="77777777" w:rsidR="00732259" w:rsidRDefault="00732259" w:rsidP="00732259">
      <w:pPr>
        <w:autoSpaceDE w:val="0"/>
        <w:autoSpaceDN w:val="0"/>
        <w:adjustRightInd w:val="0"/>
        <w:jc w:val="both"/>
        <w:rPr>
          <w:b/>
          <w:bCs/>
        </w:rPr>
      </w:pPr>
    </w:p>
    <w:p w14:paraId="0D3BFD70" w14:textId="77777777" w:rsidR="00732259" w:rsidRPr="00ED511C" w:rsidRDefault="00732259" w:rsidP="00732259">
      <w:pPr>
        <w:autoSpaceDE w:val="0"/>
        <w:autoSpaceDN w:val="0"/>
        <w:adjustRightInd w:val="0"/>
        <w:jc w:val="both"/>
        <w:rPr>
          <w:b/>
          <w:bCs/>
        </w:rPr>
      </w:pPr>
      <w:r w:rsidRPr="00ED511C">
        <w:rPr>
          <w:b/>
          <w:bCs/>
        </w:rPr>
        <w:t>Exemplos de relatórios de revisão com conclusão adversa, decorrente de desvio da estrutura de relatório financeiro aplicável</w:t>
      </w:r>
    </w:p>
    <w:p w14:paraId="51767892" w14:textId="77777777" w:rsidR="00732259" w:rsidRDefault="00732259" w:rsidP="00732259">
      <w:pPr>
        <w:autoSpaceDE w:val="0"/>
        <w:autoSpaceDN w:val="0"/>
        <w:adjustRightInd w:val="0"/>
        <w:jc w:val="both"/>
        <w:rPr>
          <w:b/>
          <w:bCs/>
        </w:rPr>
      </w:pPr>
    </w:p>
    <w:p w14:paraId="48FC4C6F" w14:textId="77777777" w:rsidR="00732259" w:rsidRPr="00EE5C1A" w:rsidRDefault="00732259" w:rsidP="00732259">
      <w:pPr>
        <w:autoSpaceDE w:val="0"/>
        <w:autoSpaceDN w:val="0"/>
        <w:adjustRightInd w:val="0"/>
        <w:jc w:val="both"/>
        <w:rPr>
          <w:bCs/>
        </w:rPr>
      </w:pPr>
      <w:r w:rsidRPr="00ED511C">
        <w:rPr>
          <w:b/>
          <w:bCs/>
        </w:rPr>
        <w:t xml:space="preserve">Conjunto completo de demonstrações contábeis elaboradas de acordo com a estrutura de relatório financeiro </w:t>
      </w:r>
      <w:r>
        <w:rPr>
          <w:b/>
          <w:bCs/>
        </w:rPr>
        <w:t>planejad</w:t>
      </w:r>
      <w:r w:rsidRPr="00ED511C">
        <w:rPr>
          <w:b/>
          <w:bCs/>
        </w:rPr>
        <w:t xml:space="preserve">a para alcançar uma apresentação adequada </w:t>
      </w:r>
      <w:r w:rsidRPr="00EE5C1A">
        <w:rPr>
          <w:bCs/>
        </w:rPr>
        <w:t>(</w:t>
      </w:r>
      <w:r>
        <w:rPr>
          <w:bCs/>
        </w:rPr>
        <w:t>ver</w:t>
      </w:r>
      <w:r w:rsidRPr="00EE5C1A">
        <w:rPr>
          <w:bCs/>
        </w:rPr>
        <w:t xml:space="preserve"> item 43(i))</w:t>
      </w:r>
    </w:p>
    <w:p w14:paraId="120D1E89" w14:textId="77777777" w:rsidR="00732259" w:rsidRDefault="00732259" w:rsidP="00732259">
      <w:pPr>
        <w:autoSpaceDE w:val="0"/>
        <w:autoSpaceDN w:val="0"/>
        <w:adjustRightInd w:val="0"/>
        <w:jc w:val="both"/>
      </w:pPr>
    </w:p>
    <w:p w14:paraId="1C5929F1" w14:textId="77777777" w:rsidR="00732259" w:rsidRPr="00B63B0E" w:rsidRDefault="00732259" w:rsidP="00732259">
      <w:pPr>
        <w:autoSpaceDE w:val="0"/>
        <w:autoSpaceDN w:val="0"/>
        <w:adjustRightInd w:val="0"/>
        <w:jc w:val="both"/>
        <w:rPr>
          <w:b/>
        </w:rPr>
      </w:pPr>
      <w:r w:rsidRPr="00B63B0E">
        <w:rPr>
          <w:b/>
        </w:rPr>
        <w:t>Relatório de revisão de informações intermediárias</w:t>
      </w:r>
    </w:p>
    <w:p w14:paraId="23AAB08F" w14:textId="77777777" w:rsidR="00732259" w:rsidRDefault="00732259" w:rsidP="00732259">
      <w:pPr>
        <w:autoSpaceDE w:val="0"/>
        <w:autoSpaceDN w:val="0"/>
        <w:adjustRightInd w:val="0"/>
        <w:jc w:val="both"/>
      </w:pPr>
    </w:p>
    <w:p w14:paraId="664425A7" w14:textId="77777777" w:rsidR="00732259" w:rsidRPr="007F34CD" w:rsidRDefault="00732259" w:rsidP="00732259">
      <w:pPr>
        <w:autoSpaceDE w:val="0"/>
        <w:autoSpaceDN w:val="0"/>
        <w:adjustRightInd w:val="0"/>
        <w:jc w:val="both"/>
      </w:pPr>
      <w:r w:rsidRPr="007F34CD">
        <w:t>(Destinatário apropriado)</w:t>
      </w:r>
    </w:p>
    <w:p w14:paraId="5F65715A" w14:textId="77777777" w:rsidR="00732259" w:rsidRDefault="00732259" w:rsidP="00732259">
      <w:pPr>
        <w:autoSpaceDE w:val="0"/>
        <w:autoSpaceDN w:val="0"/>
        <w:adjustRightInd w:val="0"/>
        <w:jc w:val="both"/>
        <w:rPr>
          <w:i/>
          <w:iCs/>
        </w:rPr>
      </w:pPr>
    </w:p>
    <w:p w14:paraId="51BA62EF" w14:textId="77777777" w:rsidR="00732259" w:rsidRPr="00B63B0E" w:rsidRDefault="00732259" w:rsidP="00732259">
      <w:pPr>
        <w:autoSpaceDE w:val="0"/>
        <w:autoSpaceDN w:val="0"/>
        <w:adjustRightInd w:val="0"/>
        <w:jc w:val="both"/>
        <w:rPr>
          <w:b/>
          <w:iCs/>
        </w:rPr>
      </w:pPr>
      <w:r w:rsidRPr="00B63B0E">
        <w:rPr>
          <w:b/>
          <w:iCs/>
        </w:rPr>
        <w:t>Introdução</w:t>
      </w:r>
    </w:p>
    <w:p w14:paraId="76725179" w14:textId="77777777" w:rsidR="00732259" w:rsidRDefault="00732259" w:rsidP="00732259">
      <w:pPr>
        <w:autoSpaceDE w:val="0"/>
        <w:autoSpaceDN w:val="0"/>
        <w:adjustRightInd w:val="0"/>
        <w:jc w:val="both"/>
      </w:pPr>
    </w:p>
    <w:p w14:paraId="1AAC8951" w14:textId="77777777" w:rsidR="00732259" w:rsidRPr="00ED511C" w:rsidRDefault="00732259" w:rsidP="00732259">
      <w:pPr>
        <w:autoSpaceDE w:val="0"/>
        <w:autoSpaceDN w:val="0"/>
        <w:adjustRightInd w:val="0"/>
        <w:jc w:val="both"/>
      </w:pPr>
      <w:r w:rsidRPr="00ED511C">
        <w:t>Revisamos o balanço patrimonial da Entidade ABC</w:t>
      </w:r>
      <w:r>
        <w:t>,</w:t>
      </w:r>
      <w:r w:rsidRPr="00ED511C">
        <w:t xml:space="preserve"> em 31 de março de 20X1</w:t>
      </w:r>
      <w:r>
        <w:t>,</w:t>
      </w:r>
      <w:r w:rsidRPr="00ED511C">
        <w:t xml:space="preserve"> e as respectivas demonstrações do resultado, das mutações do patrimônio líquido e dos fluxos de caixa para o trimestre findo naquela data, incluindo</w:t>
      </w:r>
      <w:r>
        <w:t xml:space="preserve"> o</w:t>
      </w:r>
      <w:r w:rsidRPr="00ED511C">
        <w:t xml:space="preserve"> resumo das políticas contábeis significativas e </w:t>
      </w:r>
      <w:r>
        <w:t>demai</w:t>
      </w:r>
      <w:r w:rsidRPr="00ED511C">
        <w:t>s notas explicativas</w:t>
      </w:r>
      <w:r w:rsidRPr="00AA3775">
        <w:rPr>
          <w:sz w:val="18"/>
          <w:szCs w:val="18"/>
        </w:rPr>
        <w:t>(1)</w:t>
      </w:r>
      <w:r w:rsidRPr="00ED511C">
        <w:t>.</w:t>
      </w:r>
      <w:r>
        <w:t xml:space="preserve"> </w:t>
      </w:r>
      <w:r w:rsidRPr="00ED511C">
        <w:t xml:space="preserve">A administração é responsável pela </w:t>
      </w:r>
      <w:r>
        <w:t>elabo</w:t>
      </w:r>
      <w:r w:rsidRPr="00ED511C">
        <w:t xml:space="preserve">ração e apresentação adequada dessas </w:t>
      </w:r>
      <w:r>
        <w:t>informações inter</w:t>
      </w:r>
      <w:r w:rsidRPr="00ED511C">
        <w:t>mediárias de acordo com</w:t>
      </w:r>
      <w:r>
        <w:t xml:space="preserve"> as práticas contábeis adotadas no Brasil.</w:t>
      </w:r>
      <w:r w:rsidRPr="00ED511C">
        <w:t xml:space="preserve"> Nossa responsabilidade é a de expressar uma conclusão sobre essas </w:t>
      </w:r>
      <w:r>
        <w:t>informações inter</w:t>
      </w:r>
      <w:r w:rsidRPr="00ED511C">
        <w:t>mediárias com base em nossa revisão.</w:t>
      </w:r>
    </w:p>
    <w:p w14:paraId="681CB3BA" w14:textId="77777777" w:rsidR="00732259" w:rsidRDefault="00732259" w:rsidP="00732259">
      <w:pPr>
        <w:autoSpaceDE w:val="0"/>
        <w:autoSpaceDN w:val="0"/>
        <w:adjustRightInd w:val="0"/>
        <w:jc w:val="both"/>
        <w:rPr>
          <w:i/>
          <w:iCs/>
        </w:rPr>
      </w:pPr>
    </w:p>
    <w:p w14:paraId="3027D577" w14:textId="77777777" w:rsidR="00732259" w:rsidRPr="00B63B0E" w:rsidRDefault="00732259" w:rsidP="00732259">
      <w:pPr>
        <w:autoSpaceDE w:val="0"/>
        <w:autoSpaceDN w:val="0"/>
        <w:adjustRightInd w:val="0"/>
        <w:jc w:val="both"/>
        <w:rPr>
          <w:b/>
          <w:iCs/>
        </w:rPr>
      </w:pPr>
      <w:r w:rsidRPr="00B63B0E">
        <w:rPr>
          <w:b/>
          <w:iCs/>
        </w:rPr>
        <w:t>Alcance da revisão</w:t>
      </w:r>
    </w:p>
    <w:p w14:paraId="0335097B" w14:textId="77777777" w:rsidR="00732259" w:rsidRPr="00B63B0E" w:rsidRDefault="00732259" w:rsidP="00732259">
      <w:pPr>
        <w:autoSpaceDE w:val="0"/>
        <w:autoSpaceDN w:val="0"/>
        <w:adjustRightInd w:val="0"/>
        <w:jc w:val="both"/>
        <w:rPr>
          <w:b/>
        </w:rPr>
      </w:pPr>
    </w:p>
    <w:p w14:paraId="24B95F98" w14:textId="77777777" w:rsidR="00732259" w:rsidRPr="00ED511C" w:rsidRDefault="00732259" w:rsidP="00732259">
      <w:pPr>
        <w:autoSpaceDE w:val="0"/>
        <w:autoSpaceDN w:val="0"/>
        <w:adjustRightInd w:val="0"/>
        <w:jc w:val="both"/>
      </w:pPr>
      <w:r w:rsidRPr="00ED511C">
        <w:t xml:space="preserve">Conduzimos nossa revisão de acordo com as </w:t>
      </w:r>
      <w:r w:rsidRPr="00FC7D90">
        <w:t>normas brasileiras e internacionais de revisão</w:t>
      </w:r>
      <w:r w:rsidRPr="00ED511C">
        <w:t>.</w:t>
      </w:r>
      <w:r>
        <w:t xml:space="preserve"> Uma</w:t>
      </w:r>
      <w:r w:rsidRPr="00ED511C">
        <w:t xml:space="preserve"> revisão de </w:t>
      </w:r>
      <w:r>
        <w:t>informações inter</w:t>
      </w:r>
      <w:r w:rsidRPr="00ED511C">
        <w:t>mediárias consiste na realização de indagações, principalmente às pessoas responsáveis pelos</w:t>
      </w:r>
      <w:r>
        <w:t xml:space="preserve"> </w:t>
      </w:r>
      <w:r w:rsidRPr="00ED511C">
        <w:t>assuntos</w:t>
      </w:r>
      <w:r>
        <w:t xml:space="preserve"> </w:t>
      </w:r>
      <w:r w:rsidRPr="00ED511C">
        <w:t>financeiros</w:t>
      </w:r>
      <w:r>
        <w:t xml:space="preserve"> </w:t>
      </w:r>
      <w:r w:rsidRPr="00ED511C">
        <w:t>e contábeis, e na aplicação de procedimentos analíticos e de outros procedimentos de revisão. O alcance d</w:t>
      </w:r>
      <w:r>
        <w:t>e u</w:t>
      </w:r>
      <w:r w:rsidRPr="00ED511C">
        <w:t>ma revisão é significativamente menor do que o d</w:t>
      </w:r>
      <w:r>
        <w:t>e uma</w:t>
      </w:r>
      <w:r w:rsidRPr="00ED511C">
        <w:t xml:space="preserve">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 os assuntos</w:t>
      </w:r>
      <w:r>
        <w:t xml:space="preserve"> </w:t>
      </w:r>
      <w:r w:rsidRPr="00ED511C">
        <w:t>significativos</w:t>
      </w:r>
      <w:r>
        <w:t xml:space="preserve"> </w:t>
      </w:r>
      <w:r w:rsidRPr="00ED511C">
        <w:t>que poderiam ser identificados</w:t>
      </w:r>
      <w:r>
        <w:t xml:space="preserve"> em uma</w:t>
      </w:r>
      <w:r w:rsidRPr="00ED511C">
        <w:t xml:space="preserve"> auditoria. Portanto, não expressamos uma opinião de auditoria.</w:t>
      </w:r>
    </w:p>
    <w:p w14:paraId="76950EA1" w14:textId="77777777" w:rsidR="00732259" w:rsidRPr="00B63B0E" w:rsidRDefault="00732259" w:rsidP="00732259">
      <w:pPr>
        <w:autoSpaceDE w:val="0"/>
        <w:autoSpaceDN w:val="0"/>
        <w:adjustRightInd w:val="0"/>
        <w:jc w:val="both"/>
        <w:rPr>
          <w:b/>
          <w:iCs/>
        </w:rPr>
      </w:pPr>
    </w:p>
    <w:p w14:paraId="4F5F211C" w14:textId="77777777" w:rsidR="00732259" w:rsidRPr="00B63B0E" w:rsidRDefault="00732259" w:rsidP="00732259">
      <w:pPr>
        <w:autoSpaceDE w:val="0"/>
        <w:autoSpaceDN w:val="0"/>
        <w:adjustRightInd w:val="0"/>
        <w:jc w:val="both"/>
        <w:rPr>
          <w:b/>
          <w:iCs/>
        </w:rPr>
      </w:pPr>
      <w:r w:rsidRPr="00B63B0E">
        <w:rPr>
          <w:b/>
          <w:iCs/>
        </w:rPr>
        <w:t>Base para conclusão adversa</w:t>
      </w:r>
    </w:p>
    <w:p w14:paraId="0F861B4C" w14:textId="77777777" w:rsidR="00732259" w:rsidRDefault="00732259" w:rsidP="00732259">
      <w:pPr>
        <w:autoSpaceDE w:val="0"/>
        <w:autoSpaceDN w:val="0"/>
        <w:adjustRightInd w:val="0"/>
        <w:jc w:val="both"/>
      </w:pPr>
    </w:p>
    <w:p w14:paraId="26D1EA35" w14:textId="77777777" w:rsidR="00732259" w:rsidRPr="00ED511C" w:rsidRDefault="00732259" w:rsidP="00732259">
      <w:pPr>
        <w:autoSpaceDE w:val="0"/>
        <w:autoSpaceDN w:val="0"/>
        <w:adjustRightInd w:val="0"/>
        <w:jc w:val="both"/>
      </w:pPr>
      <w:r w:rsidRPr="00ED511C">
        <w:t xml:space="preserve">A partir deste período, a administração da entidade deixou de consolidar as demonstrações contábeis de suas controladas por considerar a consolidação inadequada devido à existência de novas participações minoritárias substanciais. Esse procedimento não está de acordo com </w:t>
      </w:r>
      <w:r>
        <w:t>as práticas contábeis adotadas no Brasil</w:t>
      </w:r>
      <w:r w:rsidRPr="00ED511C">
        <w:t xml:space="preserve">. Caso as demonstrações contábeis consolidadas tivessem sido elaboradas, praticamente todas as contas contábeis das </w:t>
      </w:r>
      <w:r>
        <w:t>informações inter</w:t>
      </w:r>
      <w:r w:rsidRPr="00ED511C">
        <w:t>mediárias teriam sido significativamente diferentes.</w:t>
      </w:r>
    </w:p>
    <w:p w14:paraId="5E12C48D" w14:textId="77777777" w:rsidR="00732259" w:rsidRDefault="00732259" w:rsidP="00732259">
      <w:pPr>
        <w:autoSpaceDE w:val="0"/>
        <w:autoSpaceDN w:val="0"/>
        <w:adjustRightInd w:val="0"/>
        <w:jc w:val="both"/>
        <w:rPr>
          <w:b/>
          <w:iCs/>
        </w:rPr>
      </w:pPr>
    </w:p>
    <w:p w14:paraId="110B3223" w14:textId="77777777" w:rsidR="00732259" w:rsidRPr="00B63B0E" w:rsidRDefault="00732259" w:rsidP="00732259">
      <w:pPr>
        <w:autoSpaceDE w:val="0"/>
        <w:autoSpaceDN w:val="0"/>
        <w:adjustRightInd w:val="0"/>
        <w:jc w:val="both"/>
        <w:rPr>
          <w:b/>
          <w:iCs/>
        </w:rPr>
      </w:pPr>
      <w:r w:rsidRPr="00B63B0E">
        <w:rPr>
          <w:b/>
          <w:iCs/>
        </w:rPr>
        <w:t>Conclusão adversa</w:t>
      </w:r>
    </w:p>
    <w:p w14:paraId="758F252E" w14:textId="77777777" w:rsidR="00732259" w:rsidRDefault="00732259" w:rsidP="00732259">
      <w:pPr>
        <w:autoSpaceDE w:val="0"/>
        <w:autoSpaceDN w:val="0"/>
        <w:adjustRightInd w:val="0"/>
        <w:jc w:val="both"/>
      </w:pPr>
    </w:p>
    <w:p w14:paraId="0F9245F5" w14:textId="77777777" w:rsidR="00732259" w:rsidRPr="00ED511C" w:rsidRDefault="00732259" w:rsidP="00732259">
      <w:pPr>
        <w:autoSpaceDE w:val="0"/>
        <w:autoSpaceDN w:val="0"/>
        <w:adjustRightInd w:val="0"/>
        <w:jc w:val="both"/>
      </w:pPr>
      <w:r w:rsidRPr="00ED511C">
        <w:t>Nossa revisão indica que</w:t>
      </w:r>
      <w:r>
        <w:t xml:space="preserve"> em razã</w:t>
      </w:r>
      <w:r w:rsidRPr="00ED511C">
        <w:t xml:space="preserve">o </w:t>
      </w:r>
      <w:r>
        <w:t xml:space="preserve">de o </w:t>
      </w:r>
      <w:r w:rsidRPr="00ED511C">
        <w:t xml:space="preserve">investimento da entidade nas controladas não </w:t>
      </w:r>
      <w:r>
        <w:t>ter sido</w:t>
      </w:r>
      <w:r w:rsidRPr="00ED511C">
        <w:t xml:space="preserve"> apresentado de forma consolidada, conforme descrito no parágrafo anterior, essas </w:t>
      </w:r>
      <w:r>
        <w:t>informações inter</w:t>
      </w:r>
      <w:r w:rsidRPr="00ED511C">
        <w:t>mediárias não apresentam adequadamente, em todos os aspectos relevantes, a posição patrimonial e financeira</w:t>
      </w:r>
      <w:r>
        <w:t xml:space="preserve"> </w:t>
      </w:r>
      <w:r w:rsidRPr="00ED511C">
        <w:t>da entidade em 31 de março de 20X1, o desempenho de suas operações e os seus fluxos de caixa para o trimestre findo naquela data de acordo com as práticas contábeis adotadas no Brasil</w:t>
      </w:r>
      <w:r w:rsidRPr="00AA3775">
        <w:rPr>
          <w:sz w:val="18"/>
          <w:szCs w:val="18"/>
        </w:rPr>
        <w:t>(2)</w:t>
      </w:r>
      <w:r w:rsidRPr="00ED511C">
        <w:t xml:space="preserve">. </w:t>
      </w:r>
    </w:p>
    <w:p w14:paraId="79927F5F" w14:textId="77777777" w:rsidR="00732259" w:rsidRDefault="00732259" w:rsidP="00732259">
      <w:pPr>
        <w:autoSpaceDE w:val="0"/>
        <w:autoSpaceDN w:val="0"/>
        <w:adjustRightInd w:val="0"/>
        <w:jc w:val="both"/>
      </w:pPr>
    </w:p>
    <w:p w14:paraId="042D68A2"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5D13D1E9" w14:textId="77777777" w:rsidR="00732259" w:rsidRDefault="00732259" w:rsidP="00732259">
      <w:pPr>
        <w:autoSpaceDE w:val="0"/>
        <w:autoSpaceDN w:val="0"/>
        <w:adjustRightInd w:val="0"/>
        <w:jc w:val="both"/>
      </w:pPr>
    </w:p>
    <w:p w14:paraId="5C68C749"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3AB22E16" w14:textId="77777777" w:rsidR="00732259" w:rsidRDefault="00732259" w:rsidP="00732259">
      <w:pPr>
        <w:autoSpaceDE w:val="0"/>
        <w:autoSpaceDN w:val="0"/>
        <w:adjustRightInd w:val="0"/>
        <w:jc w:val="both"/>
      </w:pPr>
    </w:p>
    <w:p w14:paraId="609ED16A" w14:textId="77777777" w:rsidR="00732259" w:rsidRPr="00ED511C" w:rsidRDefault="00732259" w:rsidP="00732259">
      <w:pPr>
        <w:autoSpaceDE w:val="0"/>
        <w:autoSpaceDN w:val="0"/>
        <w:adjustRightInd w:val="0"/>
        <w:jc w:val="both"/>
      </w:pPr>
      <w:r w:rsidRPr="00ED511C">
        <w:t>Assinatura do auditor independente</w:t>
      </w:r>
      <w:r>
        <w:t>.</w:t>
      </w:r>
    </w:p>
    <w:p w14:paraId="47D4BE07" w14:textId="77777777" w:rsidR="00732259" w:rsidRDefault="00732259" w:rsidP="00732259">
      <w:pPr>
        <w:autoSpaceDE w:val="0"/>
        <w:autoSpaceDN w:val="0"/>
        <w:adjustRightInd w:val="0"/>
        <w:jc w:val="both"/>
        <w:rPr>
          <w:b/>
          <w:bCs/>
        </w:rPr>
      </w:pPr>
    </w:p>
    <w:p w14:paraId="478AE94F" w14:textId="77777777" w:rsidR="00732259" w:rsidRPr="00AA3775" w:rsidRDefault="00732259" w:rsidP="00732259">
      <w:pPr>
        <w:pStyle w:val="Textodenotaderodap"/>
        <w:ind w:left="284" w:hanging="284"/>
        <w:jc w:val="both"/>
        <w:rPr>
          <w:sz w:val="18"/>
          <w:szCs w:val="18"/>
        </w:rPr>
      </w:pPr>
      <w:r w:rsidRPr="00AA3775">
        <w:rPr>
          <w:sz w:val="18"/>
          <w:szCs w:val="18"/>
        </w:rPr>
        <w:t xml:space="preserve">(1) </w:t>
      </w:r>
      <w:r>
        <w:rPr>
          <w:sz w:val="18"/>
          <w:szCs w:val="18"/>
        </w:rPr>
        <w:tab/>
      </w:r>
      <w:r w:rsidRPr="00AA3775">
        <w:rPr>
          <w:sz w:val="18"/>
          <w:szCs w:val="18"/>
        </w:rPr>
        <w:t xml:space="preserve">O auditor pode querer especificar a autoridade reguladora ou autoridade equivalente </w:t>
      </w:r>
      <w:r>
        <w:rPr>
          <w:sz w:val="18"/>
          <w:szCs w:val="18"/>
        </w:rPr>
        <w:t>nas</w:t>
      </w:r>
      <w:r w:rsidRPr="00AA3775">
        <w:rPr>
          <w:sz w:val="18"/>
          <w:szCs w:val="18"/>
        </w:rPr>
        <w:t xml:space="preserve"> quais as informações intermediárias são arquivadas.</w:t>
      </w:r>
    </w:p>
    <w:p w14:paraId="37256294" w14:textId="77777777" w:rsidR="00732259" w:rsidRPr="00ED511C" w:rsidRDefault="00732259" w:rsidP="00732259">
      <w:pPr>
        <w:pStyle w:val="Textodenotaderodap"/>
        <w:ind w:left="284" w:hanging="284"/>
        <w:jc w:val="both"/>
      </w:pPr>
      <w:r w:rsidRPr="00AA3775">
        <w:rPr>
          <w:sz w:val="18"/>
          <w:szCs w:val="18"/>
        </w:rPr>
        <w:t xml:space="preserve">(2) </w:t>
      </w:r>
      <w:r>
        <w:rPr>
          <w:sz w:val="18"/>
          <w:szCs w:val="18"/>
        </w:rPr>
        <w:tab/>
      </w:r>
      <w:r w:rsidRPr="00AA3775">
        <w:rPr>
          <w:sz w:val="18"/>
          <w:szCs w:val="18"/>
        </w:rPr>
        <w:t>Indicar estrutura de relatório financeiro aplicável, incluindo referência à jurisdição ou ao país de origem da estrutura de relatório financeiro quando</w:t>
      </w:r>
      <w:r w:rsidRPr="00FC51AB">
        <w:rPr>
          <w:sz w:val="18"/>
          <w:szCs w:val="18"/>
        </w:rPr>
        <w:t xml:space="preserve"> a estrutura de relatório financeiro usada não for as práticas contábeis adotadas no Brasil</w:t>
      </w:r>
      <w:r>
        <w:rPr>
          <w:sz w:val="18"/>
          <w:szCs w:val="18"/>
        </w:rPr>
        <w:t>.</w:t>
      </w:r>
    </w:p>
    <w:p w14:paraId="30438A4E" w14:textId="77777777" w:rsidR="00732259" w:rsidRDefault="00732259" w:rsidP="00732259">
      <w:pPr>
        <w:autoSpaceDE w:val="0"/>
        <w:autoSpaceDN w:val="0"/>
        <w:adjustRightInd w:val="0"/>
        <w:jc w:val="both"/>
        <w:rPr>
          <w:b/>
          <w:bCs/>
        </w:rPr>
      </w:pPr>
    </w:p>
    <w:p w14:paraId="2A1D9134" w14:textId="77777777" w:rsidR="00732259" w:rsidRDefault="00732259" w:rsidP="00732259">
      <w:pPr>
        <w:autoSpaceDE w:val="0"/>
        <w:autoSpaceDN w:val="0"/>
        <w:adjustRightInd w:val="0"/>
        <w:jc w:val="both"/>
        <w:rPr>
          <w:b/>
          <w:bCs/>
        </w:rPr>
      </w:pPr>
    </w:p>
    <w:p w14:paraId="4B583A94" w14:textId="77777777" w:rsidR="00732259" w:rsidRDefault="00732259" w:rsidP="00732259">
      <w:pPr>
        <w:autoSpaceDE w:val="0"/>
        <w:autoSpaceDN w:val="0"/>
        <w:adjustRightInd w:val="0"/>
        <w:jc w:val="both"/>
        <w:rPr>
          <w:b/>
          <w:bCs/>
        </w:rPr>
      </w:pPr>
    </w:p>
    <w:p w14:paraId="12CC0C92" w14:textId="77777777" w:rsidR="00732259" w:rsidRPr="00ED511C" w:rsidRDefault="00732259" w:rsidP="00732259">
      <w:pPr>
        <w:autoSpaceDE w:val="0"/>
        <w:autoSpaceDN w:val="0"/>
        <w:adjustRightInd w:val="0"/>
        <w:jc w:val="both"/>
        <w:rPr>
          <w:b/>
          <w:bCs/>
        </w:rPr>
      </w:pPr>
      <w:r w:rsidRPr="00ED511C">
        <w:rPr>
          <w:b/>
          <w:bCs/>
        </w:rPr>
        <w:t xml:space="preserve">Outras </w:t>
      </w:r>
      <w:r>
        <w:rPr>
          <w:b/>
          <w:bCs/>
        </w:rPr>
        <w:t>informações inter</w:t>
      </w:r>
      <w:r w:rsidRPr="00ED511C">
        <w:rPr>
          <w:b/>
          <w:bCs/>
        </w:rPr>
        <w:t xml:space="preserve">mediárias </w:t>
      </w:r>
      <w:r w:rsidRPr="00EE5C1A">
        <w:rPr>
          <w:bCs/>
        </w:rPr>
        <w:t>(</w:t>
      </w:r>
      <w:r>
        <w:rPr>
          <w:bCs/>
        </w:rPr>
        <w:t>ver</w:t>
      </w:r>
      <w:r w:rsidRPr="00EE5C1A">
        <w:rPr>
          <w:bCs/>
        </w:rPr>
        <w:t xml:space="preserve"> item 43(j))</w:t>
      </w:r>
    </w:p>
    <w:p w14:paraId="390AF77C" w14:textId="77777777" w:rsidR="00732259" w:rsidRDefault="00732259" w:rsidP="00732259">
      <w:pPr>
        <w:autoSpaceDE w:val="0"/>
        <w:autoSpaceDN w:val="0"/>
        <w:adjustRightInd w:val="0"/>
        <w:jc w:val="both"/>
      </w:pPr>
    </w:p>
    <w:p w14:paraId="74C51D98" w14:textId="77777777" w:rsidR="00732259" w:rsidRPr="00B63B0E" w:rsidRDefault="00732259" w:rsidP="00732259">
      <w:pPr>
        <w:autoSpaceDE w:val="0"/>
        <w:autoSpaceDN w:val="0"/>
        <w:adjustRightInd w:val="0"/>
        <w:jc w:val="both"/>
        <w:rPr>
          <w:b/>
        </w:rPr>
      </w:pPr>
      <w:r w:rsidRPr="00B63B0E">
        <w:rPr>
          <w:b/>
        </w:rPr>
        <w:t>Relatório de revisão de informações intermediárias</w:t>
      </w:r>
    </w:p>
    <w:p w14:paraId="490D5059" w14:textId="77777777" w:rsidR="00732259" w:rsidRDefault="00732259" w:rsidP="00732259">
      <w:pPr>
        <w:autoSpaceDE w:val="0"/>
        <w:autoSpaceDN w:val="0"/>
        <w:adjustRightInd w:val="0"/>
        <w:jc w:val="both"/>
      </w:pPr>
    </w:p>
    <w:p w14:paraId="1ED03130" w14:textId="77777777" w:rsidR="00732259" w:rsidRPr="007F34CD" w:rsidRDefault="00732259" w:rsidP="00732259">
      <w:pPr>
        <w:autoSpaceDE w:val="0"/>
        <w:autoSpaceDN w:val="0"/>
        <w:adjustRightInd w:val="0"/>
        <w:jc w:val="both"/>
      </w:pPr>
      <w:r w:rsidRPr="007F34CD">
        <w:t>(Destinatário apropriado)</w:t>
      </w:r>
    </w:p>
    <w:p w14:paraId="33FBC386" w14:textId="77777777" w:rsidR="00732259" w:rsidRDefault="00732259" w:rsidP="00732259">
      <w:pPr>
        <w:autoSpaceDE w:val="0"/>
        <w:autoSpaceDN w:val="0"/>
        <w:adjustRightInd w:val="0"/>
        <w:jc w:val="both"/>
        <w:rPr>
          <w:i/>
          <w:iCs/>
        </w:rPr>
      </w:pPr>
    </w:p>
    <w:p w14:paraId="5C88B149" w14:textId="77777777" w:rsidR="00732259" w:rsidRPr="00B63B0E" w:rsidRDefault="00732259" w:rsidP="00732259">
      <w:pPr>
        <w:autoSpaceDE w:val="0"/>
        <w:autoSpaceDN w:val="0"/>
        <w:adjustRightInd w:val="0"/>
        <w:jc w:val="both"/>
        <w:rPr>
          <w:b/>
          <w:iCs/>
        </w:rPr>
      </w:pPr>
      <w:r w:rsidRPr="00B63B0E">
        <w:rPr>
          <w:b/>
          <w:iCs/>
        </w:rPr>
        <w:t>Introdução</w:t>
      </w:r>
    </w:p>
    <w:p w14:paraId="030633E9" w14:textId="77777777" w:rsidR="00732259" w:rsidRDefault="00732259" w:rsidP="00732259">
      <w:pPr>
        <w:autoSpaceDE w:val="0"/>
        <w:autoSpaceDN w:val="0"/>
        <w:adjustRightInd w:val="0"/>
        <w:jc w:val="both"/>
      </w:pPr>
    </w:p>
    <w:p w14:paraId="200224D3" w14:textId="77777777" w:rsidR="00732259" w:rsidRPr="00ED511C" w:rsidRDefault="00732259" w:rsidP="00732259">
      <w:pPr>
        <w:autoSpaceDE w:val="0"/>
        <w:autoSpaceDN w:val="0"/>
        <w:adjustRightInd w:val="0"/>
        <w:jc w:val="both"/>
      </w:pPr>
      <w:r w:rsidRPr="00ED511C">
        <w:t>Revisamos o balanço patrimonial [condensado] da Entidade ABC</w:t>
      </w:r>
      <w:r>
        <w:t>,</w:t>
      </w:r>
      <w:r w:rsidRPr="00ED511C">
        <w:t xml:space="preserve"> em 31 de março de 20X1</w:t>
      </w:r>
      <w:r>
        <w:t>,</w:t>
      </w:r>
      <w:r w:rsidRPr="00ED511C">
        <w:t xml:space="preserve"> e as respectivas demonstrações [condensadas] do resultado, das mutações do patrimônio líquido e dos fluxos de caixa para o trimestre findo naquela data</w:t>
      </w:r>
      <w:r w:rsidRPr="005B014A">
        <w:rPr>
          <w:sz w:val="18"/>
          <w:szCs w:val="18"/>
        </w:rPr>
        <w:t>(1)</w:t>
      </w:r>
      <w:r w:rsidRPr="00ED511C">
        <w:t xml:space="preserve">. A administração é responsável pela </w:t>
      </w:r>
      <w:r>
        <w:t>elabo</w:t>
      </w:r>
      <w:r w:rsidRPr="00ED511C">
        <w:t xml:space="preserve">ração e apresentação dessas </w:t>
      </w:r>
      <w:r>
        <w:t>informações inter</w:t>
      </w:r>
      <w:r w:rsidRPr="00ED511C">
        <w:t xml:space="preserve">mediárias de acordo com </w:t>
      </w:r>
      <w:r>
        <w:t>as práticas contábeis adotadas no Brasil.</w:t>
      </w:r>
      <w:r w:rsidRPr="00ED511C">
        <w:t xml:space="preserve"> Nossa responsabilidade é a de expressar uma conclusão sobre essas </w:t>
      </w:r>
      <w:r>
        <w:t>informações inter</w:t>
      </w:r>
      <w:r w:rsidRPr="00ED511C">
        <w:t>mediárias com base em nossa revisão.</w:t>
      </w:r>
    </w:p>
    <w:p w14:paraId="0D4B6875" w14:textId="77777777" w:rsidR="00732259" w:rsidRDefault="00732259" w:rsidP="00732259">
      <w:pPr>
        <w:autoSpaceDE w:val="0"/>
        <w:autoSpaceDN w:val="0"/>
        <w:adjustRightInd w:val="0"/>
        <w:jc w:val="both"/>
        <w:rPr>
          <w:iCs/>
        </w:rPr>
      </w:pPr>
    </w:p>
    <w:p w14:paraId="20F304A8" w14:textId="77777777" w:rsidR="00732259" w:rsidRPr="00FC7D90" w:rsidRDefault="00732259" w:rsidP="00732259">
      <w:pPr>
        <w:autoSpaceDE w:val="0"/>
        <w:autoSpaceDN w:val="0"/>
        <w:adjustRightInd w:val="0"/>
        <w:jc w:val="both"/>
        <w:rPr>
          <w:iCs/>
        </w:rPr>
      </w:pPr>
    </w:p>
    <w:p w14:paraId="260664B2" w14:textId="77777777" w:rsidR="00732259" w:rsidRPr="00B63B0E" w:rsidRDefault="00732259" w:rsidP="00732259">
      <w:pPr>
        <w:autoSpaceDE w:val="0"/>
        <w:autoSpaceDN w:val="0"/>
        <w:adjustRightInd w:val="0"/>
        <w:jc w:val="both"/>
        <w:rPr>
          <w:b/>
          <w:iCs/>
        </w:rPr>
      </w:pPr>
      <w:r w:rsidRPr="00B63B0E">
        <w:rPr>
          <w:b/>
          <w:iCs/>
        </w:rPr>
        <w:t>Alcance da revisão</w:t>
      </w:r>
    </w:p>
    <w:p w14:paraId="5E51B4F6" w14:textId="77777777" w:rsidR="00732259" w:rsidRDefault="00732259" w:rsidP="00732259">
      <w:pPr>
        <w:autoSpaceDE w:val="0"/>
        <w:autoSpaceDN w:val="0"/>
        <w:adjustRightInd w:val="0"/>
        <w:jc w:val="both"/>
      </w:pPr>
    </w:p>
    <w:p w14:paraId="7F983953" w14:textId="77777777" w:rsidR="00732259" w:rsidRPr="00ED511C" w:rsidRDefault="00732259" w:rsidP="00732259">
      <w:pPr>
        <w:autoSpaceDE w:val="0"/>
        <w:autoSpaceDN w:val="0"/>
        <w:adjustRightInd w:val="0"/>
        <w:jc w:val="both"/>
      </w:pPr>
      <w:r w:rsidRPr="00ED511C">
        <w:t xml:space="preserve">Conduzimos nossa revisão de acordo com </w:t>
      </w:r>
      <w:r w:rsidRPr="00BB5B28">
        <w:t>as normas brasileiras e internacionais</w:t>
      </w:r>
      <w:r w:rsidRPr="00ED511C">
        <w:t xml:space="preserve"> de revisão. </w:t>
      </w:r>
      <w:r>
        <w:t>Uma</w:t>
      </w:r>
      <w:r w:rsidRPr="00ED511C">
        <w:t xml:space="preserve"> revisão de </w:t>
      </w:r>
      <w:r>
        <w:t>informações inter</w:t>
      </w:r>
      <w:r w:rsidRPr="00ED511C">
        <w:t>mediárias consiste na realização de indagações, principalmente às pessoas responsáveis pelos assuntos financeiros</w:t>
      </w:r>
      <w:r>
        <w:t xml:space="preserve"> </w:t>
      </w:r>
      <w:r w:rsidRPr="00ED511C">
        <w:t>e contábeis, e na aplicação de procedimentos analíticos e de outros procedimentos de revisão. O alcance d</w:t>
      </w:r>
      <w:r>
        <w:t>e uma</w:t>
      </w:r>
      <w:r w:rsidRPr="00ED511C">
        <w:t xml:space="preserve"> revisão é significativamente menor do que o d</w:t>
      </w:r>
      <w:r>
        <w:t>e uma</w:t>
      </w:r>
      <w:r w:rsidRPr="00ED511C">
        <w:t xml:space="preserve"> auditoria conduzida de acordo com as </w:t>
      </w:r>
      <w:r>
        <w:t>n</w:t>
      </w:r>
      <w:r w:rsidRPr="00ED511C">
        <w:t xml:space="preserve">ormas de </w:t>
      </w:r>
      <w:r>
        <w:t>a</w:t>
      </w:r>
      <w:r w:rsidRPr="00ED511C">
        <w:t>uditoria e, conseq</w:t>
      </w:r>
      <w:r>
        <w:t>u</w:t>
      </w:r>
      <w:r w:rsidRPr="00ED511C">
        <w:t>entemente, não nos permitiu obter segurança de que tomamos conhecimento de todos os assuntos</w:t>
      </w:r>
      <w:r>
        <w:t xml:space="preserve"> </w:t>
      </w:r>
      <w:r w:rsidRPr="00ED511C">
        <w:t>significativos</w:t>
      </w:r>
      <w:r>
        <w:t xml:space="preserve"> </w:t>
      </w:r>
      <w:r w:rsidRPr="00ED511C">
        <w:t>que poderiam ser identificados</w:t>
      </w:r>
      <w:r>
        <w:t xml:space="preserve"> na</w:t>
      </w:r>
      <w:r w:rsidRPr="00ED511C">
        <w:t xml:space="preserve"> auditoria.</w:t>
      </w:r>
      <w:r>
        <w:t xml:space="preserve"> </w:t>
      </w:r>
      <w:r w:rsidRPr="00ED511C">
        <w:t>Portanto, não expressamos uma opinião de auditoria.</w:t>
      </w:r>
    </w:p>
    <w:p w14:paraId="0DDC1DF1" w14:textId="77777777" w:rsidR="00732259" w:rsidRPr="00B63B0E" w:rsidRDefault="00732259" w:rsidP="00732259">
      <w:pPr>
        <w:autoSpaceDE w:val="0"/>
        <w:autoSpaceDN w:val="0"/>
        <w:adjustRightInd w:val="0"/>
        <w:jc w:val="both"/>
        <w:rPr>
          <w:b/>
          <w:iCs/>
        </w:rPr>
      </w:pPr>
    </w:p>
    <w:p w14:paraId="50755288" w14:textId="77777777" w:rsidR="00732259" w:rsidRPr="00B63B0E" w:rsidRDefault="00732259" w:rsidP="00732259">
      <w:pPr>
        <w:autoSpaceDE w:val="0"/>
        <w:autoSpaceDN w:val="0"/>
        <w:adjustRightInd w:val="0"/>
        <w:jc w:val="both"/>
        <w:rPr>
          <w:b/>
          <w:iCs/>
        </w:rPr>
      </w:pPr>
      <w:r w:rsidRPr="00B63B0E">
        <w:rPr>
          <w:b/>
          <w:iCs/>
        </w:rPr>
        <w:t>Base para conclusão adversa</w:t>
      </w:r>
    </w:p>
    <w:p w14:paraId="3FEC1D26" w14:textId="77777777" w:rsidR="00732259" w:rsidRDefault="00732259" w:rsidP="00732259">
      <w:pPr>
        <w:autoSpaceDE w:val="0"/>
        <w:autoSpaceDN w:val="0"/>
        <w:adjustRightInd w:val="0"/>
        <w:jc w:val="both"/>
      </w:pPr>
    </w:p>
    <w:p w14:paraId="60270A4D" w14:textId="77777777" w:rsidR="00732259" w:rsidRPr="00ED511C" w:rsidRDefault="00732259" w:rsidP="00732259">
      <w:pPr>
        <w:autoSpaceDE w:val="0"/>
        <w:autoSpaceDN w:val="0"/>
        <w:adjustRightInd w:val="0"/>
        <w:jc w:val="both"/>
      </w:pPr>
      <w:r w:rsidRPr="00ED511C">
        <w:t>A partir deste período, a administração da entidade deixou de consolidar as demonstrações contábeis de suas controladas por considerar a consolidação inadequada devido à existência de novas participações minoritárias substanciais. Esse procedimento não está de acordo com</w:t>
      </w:r>
      <w:r>
        <w:t xml:space="preserve"> as práticas contábeis adotadas no Brasil.</w:t>
      </w:r>
      <w:r w:rsidRPr="00ED511C">
        <w:t xml:space="preserve"> Caso as demonstrações contábeis consolidadas tivessem sido elaboradas, praticamente todas as contas contábeis das </w:t>
      </w:r>
      <w:r>
        <w:t>informações inter</w:t>
      </w:r>
      <w:r w:rsidRPr="00ED511C">
        <w:t>mediárias teriam sido significativamente diferentes.</w:t>
      </w:r>
    </w:p>
    <w:p w14:paraId="54C32176" w14:textId="77777777" w:rsidR="00732259" w:rsidRPr="00B63B0E" w:rsidRDefault="00732259" w:rsidP="00732259">
      <w:pPr>
        <w:autoSpaceDE w:val="0"/>
        <w:autoSpaceDN w:val="0"/>
        <w:adjustRightInd w:val="0"/>
        <w:jc w:val="both"/>
        <w:rPr>
          <w:b/>
          <w:iCs/>
        </w:rPr>
      </w:pPr>
    </w:p>
    <w:p w14:paraId="5CE77E83" w14:textId="77777777" w:rsidR="00732259" w:rsidRPr="00B63B0E" w:rsidRDefault="00732259" w:rsidP="00732259">
      <w:pPr>
        <w:autoSpaceDE w:val="0"/>
        <w:autoSpaceDN w:val="0"/>
        <w:adjustRightInd w:val="0"/>
        <w:jc w:val="both"/>
        <w:rPr>
          <w:b/>
          <w:iCs/>
        </w:rPr>
      </w:pPr>
      <w:r w:rsidRPr="00B63B0E">
        <w:rPr>
          <w:b/>
          <w:iCs/>
        </w:rPr>
        <w:t>Conclusão adversa</w:t>
      </w:r>
    </w:p>
    <w:p w14:paraId="37ED4ED8" w14:textId="77777777" w:rsidR="00732259" w:rsidRDefault="00732259" w:rsidP="00732259">
      <w:pPr>
        <w:autoSpaceDE w:val="0"/>
        <w:autoSpaceDN w:val="0"/>
        <w:adjustRightInd w:val="0"/>
        <w:jc w:val="both"/>
      </w:pPr>
    </w:p>
    <w:p w14:paraId="25F6737C" w14:textId="77777777" w:rsidR="00732259" w:rsidRPr="00ED511C" w:rsidRDefault="00732259" w:rsidP="00732259">
      <w:pPr>
        <w:autoSpaceDE w:val="0"/>
        <w:autoSpaceDN w:val="0"/>
        <w:adjustRightInd w:val="0"/>
        <w:jc w:val="both"/>
      </w:pPr>
      <w:r w:rsidRPr="00ED511C">
        <w:t>Nossa revisão indica que</w:t>
      </w:r>
      <w:r>
        <w:t xml:space="preserve"> em razão</w:t>
      </w:r>
      <w:r w:rsidRPr="00ED511C">
        <w:t xml:space="preserve"> </w:t>
      </w:r>
      <w:r>
        <w:t xml:space="preserve">de </w:t>
      </w:r>
      <w:r w:rsidRPr="00ED511C">
        <w:t xml:space="preserve">o investimento da entidade nas controladas não </w:t>
      </w:r>
      <w:r>
        <w:t>ter sido</w:t>
      </w:r>
      <w:r w:rsidRPr="00ED511C">
        <w:t xml:space="preserve"> apresentado de forma consolidada, conforme descrito no parágrafo anterior, essas </w:t>
      </w:r>
      <w:r>
        <w:t>informações inter</w:t>
      </w:r>
      <w:r w:rsidRPr="00ED511C">
        <w:t>mediárias não estão elaboradas, em todos os aspectos relevantes, de acordo com as práticas contábeis adotadas no Brasil</w:t>
      </w:r>
      <w:r w:rsidRPr="005B014A">
        <w:rPr>
          <w:sz w:val="18"/>
          <w:szCs w:val="18"/>
        </w:rPr>
        <w:t>(2)</w:t>
      </w:r>
      <w:r w:rsidRPr="00ED511C">
        <w:t xml:space="preserve">. </w:t>
      </w:r>
    </w:p>
    <w:p w14:paraId="7AB92CAB" w14:textId="77777777" w:rsidR="00732259" w:rsidRPr="00ED511C" w:rsidRDefault="00732259" w:rsidP="00732259">
      <w:pPr>
        <w:autoSpaceDE w:val="0"/>
        <w:autoSpaceDN w:val="0"/>
        <w:adjustRightInd w:val="0"/>
        <w:jc w:val="both"/>
      </w:pPr>
    </w:p>
    <w:p w14:paraId="2CF3870C" w14:textId="77777777" w:rsidR="00732259" w:rsidRPr="00ED511C" w:rsidRDefault="00732259" w:rsidP="00732259">
      <w:pPr>
        <w:autoSpaceDE w:val="0"/>
        <w:autoSpaceDN w:val="0"/>
        <w:adjustRightInd w:val="0"/>
        <w:jc w:val="both"/>
      </w:pPr>
      <w:r w:rsidRPr="00ED511C">
        <w:t>Local (localidade do escritório de auditoria que emitiu o relatório) e data do relatório do auditor independente</w:t>
      </w:r>
      <w:r>
        <w:t>.</w:t>
      </w:r>
    </w:p>
    <w:p w14:paraId="159092A1" w14:textId="77777777" w:rsidR="00732259" w:rsidRPr="007F34CD" w:rsidRDefault="00732259" w:rsidP="00732259">
      <w:pPr>
        <w:autoSpaceDE w:val="0"/>
        <w:autoSpaceDN w:val="0"/>
        <w:adjustRightInd w:val="0"/>
        <w:jc w:val="both"/>
      </w:pPr>
    </w:p>
    <w:p w14:paraId="6655F7F6" w14:textId="77777777" w:rsidR="00732259" w:rsidRPr="00ED511C" w:rsidRDefault="00732259" w:rsidP="00732259">
      <w:pPr>
        <w:autoSpaceDE w:val="0"/>
        <w:autoSpaceDN w:val="0"/>
        <w:adjustRightInd w:val="0"/>
        <w:jc w:val="both"/>
      </w:pPr>
      <w:r w:rsidRPr="00ED511C">
        <w:t>Nome do auditor independente (</w:t>
      </w:r>
      <w:r>
        <w:t>p</w:t>
      </w:r>
      <w:r w:rsidRPr="00ED511C">
        <w:t xml:space="preserve">essoa física ou jurídica), </w:t>
      </w:r>
      <w:r>
        <w:t>n</w:t>
      </w:r>
      <w:r w:rsidRPr="00ED511C">
        <w:t xml:space="preserve">ome do profissional (sócio ou responsável técnico, no caso de o auditor ser pessoa jurídica), </w:t>
      </w:r>
      <w:r>
        <w:t>n</w:t>
      </w:r>
      <w:r w:rsidRPr="00ED511C">
        <w:t>úmeros de registro no CRC da firma de auditoria e do profissional que assina o relatório</w:t>
      </w:r>
      <w:r>
        <w:t>.</w:t>
      </w:r>
    </w:p>
    <w:p w14:paraId="0B169188" w14:textId="77777777" w:rsidR="00732259" w:rsidRDefault="00732259" w:rsidP="00732259">
      <w:pPr>
        <w:autoSpaceDE w:val="0"/>
        <w:autoSpaceDN w:val="0"/>
        <w:adjustRightInd w:val="0"/>
        <w:jc w:val="both"/>
      </w:pPr>
    </w:p>
    <w:p w14:paraId="7BD9B6DD" w14:textId="77777777" w:rsidR="00732259" w:rsidRPr="00ED511C" w:rsidRDefault="00732259" w:rsidP="00732259">
      <w:pPr>
        <w:autoSpaceDE w:val="0"/>
        <w:autoSpaceDN w:val="0"/>
        <w:adjustRightInd w:val="0"/>
        <w:jc w:val="both"/>
      </w:pPr>
      <w:r w:rsidRPr="00ED511C">
        <w:t>Assinatura do auditor independente</w:t>
      </w:r>
      <w:r>
        <w:t>.</w:t>
      </w:r>
    </w:p>
    <w:p w14:paraId="6A493FC8" w14:textId="77777777" w:rsidR="00732259" w:rsidRDefault="00732259" w:rsidP="00732259"/>
    <w:p w14:paraId="1720D378" w14:textId="77777777" w:rsidR="00732259" w:rsidRPr="00FC51AB" w:rsidRDefault="00732259" w:rsidP="00732259">
      <w:pPr>
        <w:pStyle w:val="Textodenotaderodap"/>
        <w:ind w:left="284" w:hanging="284"/>
        <w:jc w:val="both"/>
        <w:rPr>
          <w:sz w:val="18"/>
          <w:szCs w:val="18"/>
        </w:rPr>
      </w:pPr>
      <w:r>
        <w:t xml:space="preserve">(1) </w:t>
      </w:r>
      <w:r>
        <w:tab/>
      </w:r>
      <w:r w:rsidRPr="00FC51AB">
        <w:rPr>
          <w:sz w:val="18"/>
          <w:szCs w:val="18"/>
        </w:rPr>
        <w:t xml:space="preserve">O auditor pode querer especificar a autoridade reguladora ou autoridade equivalente </w:t>
      </w:r>
      <w:r>
        <w:rPr>
          <w:sz w:val="18"/>
          <w:szCs w:val="18"/>
        </w:rPr>
        <w:t>nas</w:t>
      </w:r>
      <w:r w:rsidRPr="00FC51AB">
        <w:rPr>
          <w:sz w:val="18"/>
          <w:szCs w:val="18"/>
        </w:rPr>
        <w:t xml:space="preserve"> quais as </w:t>
      </w:r>
      <w:r>
        <w:rPr>
          <w:sz w:val="18"/>
          <w:szCs w:val="18"/>
        </w:rPr>
        <w:t>informações inter</w:t>
      </w:r>
      <w:r w:rsidRPr="00FC51AB">
        <w:rPr>
          <w:sz w:val="18"/>
          <w:szCs w:val="18"/>
        </w:rPr>
        <w:t>mediárias são arquivadas.</w:t>
      </w:r>
    </w:p>
    <w:p w14:paraId="615D6714" w14:textId="77777777" w:rsidR="00732259" w:rsidRPr="00ED511C" w:rsidRDefault="00732259" w:rsidP="00732259">
      <w:pPr>
        <w:pStyle w:val="Textodenotaderodap"/>
        <w:ind w:left="284" w:hanging="284"/>
        <w:jc w:val="both"/>
      </w:pPr>
      <w:r>
        <w:rPr>
          <w:sz w:val="18"/>
          <w:szCs w:val="18"/>
        </w:rPr>
        <w:t>(2)</w:t>
      </w:r>
      <w:r w:rsidRPr="00FC51AB">
        <w:rPr>
          <w:sz w:val="18"/>
          <w:szCs w:val="18"/>
        </w:rPr>
        <w:t xml:space="preserve"> </w:t>
      </w:r>
      <w:r>
        <w:rPr>
          <w:sz w:val="18"/>
          <w:szCs w:val="18"/>
        </w:rPr>
        <w:tab/>
        <w:t>I</w:t>
      </w:r>
      <w:r w:rsidRPr="00FC51AB">
        <w:rPr>
          <w:sz w:val="18"/>
          <w:szCs w:val="18"/>
        </w:rPr>
        <w:t>ndicar estrutura de relatório financeiro aplicável, incluindo referência à jurisdição ou ao país de origem da estrutura de relatório financeiro quando a estrutura de relatório financeiro usada não for as práticas contábeis adotadas no Brasil</w:t>
      </w:r>
      <w:r>
        <w:rPr>
          <w:sz w:val="18"/>
          <w:szCs w:val="18"/>
        </w:rPr>
        <w:t>.</w:t>
      </w:r>
    </w:p>
    <w:p w14:paraId="574844DA" w14:textId="77777777" w:rsidR="00732259" w:rsidRPr="007713CD" w:rsidRDefault="00732259" w:rsidP="00732259">
      <w:pPr>
        <w:spacing w:before="120" w:after="120"/>
        <w:jc w:val="both"/>
      </w:pPr>
    </w:p>
    <w:p w14:paraId="444F7424" w14:textId="77777777" w:rsidR="001C5A5E" w:rsidRDefault="001C5A5E" w:rsidP="002A7EB0"/>
    <w:p w14:paraId="03BCC37F" w14:textId="27F343F4" w:rsidR="00DF5974" w:rsidRDefault="00DF5974" w:rsidP="00DF5974">
      <w:pPr>
        <w:pStyle w:val="Ttulo1"/>
        <w:spacing w:before="0" w:after="120" w:line="240" w:lineRule="auto"/>
        <w:rPr>
          <w:rFonts w:ascii="Times New Roman" w:hAnsi="Times New Roman" w:cs="Times New Roman"/>
          <w:b/>
          <w:bCs/>
          <w:color w:val="auto"/>
          <w:sz w:val="24"/>
          <w:szCs w:val="24"/>
        </w:rPr>
      </w:pPr>
      <w:bookmarkStart w:id="267" w:name="_Toc183036927"/>
      <w:r w:rsidRPr="00D17E06">
        <w:rPr>
          <w:rFonts w:ascii="Times New Roman" w:hAnsi="Times New Roman" w:cs="Times New Roman"/>
          <w:b/>
          <w:bCs/>
          <w:color w:val="auto"/>
          <w:sz w:val="24"/>
          <w:szCs w:val="24"/>
        </w:rPr>
        <w:t xml:space="preserve">NBC </w:t>
      </w:r>
      <w:r>
        <w:rPr>
          <w:rFonts w:ascii="Times New Roman" w:hAnsi="Times New Roman" w:cs="Times New Roman"/>
          <w:b/>
          <w:bCs/>
          <w:color w:val="auto"/>
          <w:sz w:val="24"/>
          <w:szCs w:val="24"/>
        </w:rPr>
        <w:t>P</w:t>
      </w:r>
      <w:r w:rsidRPr="00D17E06">
        <w:rPr>
          <w:rFonts w:ascii="Times New Roman" w:hAnsi="Times New Roman" w:cs="Times New Roman"/>
          <w:b/>
          <w:bCs/>
          <w:color w:val="auto"/>
          <w:sz w:val="24"/>
          <w:szCs w:val="24"/>
        </w:rPr>
        <w:t xml:space="preserve">A </w:t>
      </w:r>
      <w:r>
        <w:rPr>
          <w:rFonts w:ascii="Times New Roman" w:hAnsi="Times New Roman" w:cs="Times New Roman"/>
          <w:b/>
          <w:bCs/>
          <w:color w:val="auto"/>
          <w:sz w:val="24"/>
          <w:szCs w:val="24"/>
        </w:rPr>
        <w:t>01</w:t>
      </w:r>
      <w:bookmarkEnd w:id="267"/>
    </w:p>
    <w:p w14:paraId="2C9DA1F3" w14:textId="77777777" w:rsidR="00DF5974" w:rsidRDefault="00DF5974" w:rsidP="00DF5974">
      <w:r>
        <w:t>NORMA BRASILEIRA DE CONTABILIDADE, NBC PA 01, DE 18 DE NOVEMBRO DE 2021</w:t>
      </w:r>
    </w:p>
    <w:p w14:paraId="365AAE03" w14:textId="77777777" w:rsidR="00DF5974" w:rsidRDefault="00DF5974" w:rsidP="00DF5974"/>
    <w:p w14:paraId="4FD26E8C" w14:textId="77777777" w:rsidR="00DF5974" w:rsidRDefault="00DF5974" w:rsidP="00DF5974">
      <w:r>
        <w:t>Dá nova redação à NBC PA 01, que dispõe sobre gestão de qualidade para firmas (pessoas jurídicas e físicas) de auditores independentes.</w:t>
      </w:r>
    </w:p>
    <w:p w14:paraId="56E7D94F" w14:textId="77777777" w:rsidR="00DF5974" w:rsidRDefault="00DF5974" w:rsidP="00DF5974"/>
    <w:p w14:paraId="17888D7C" w14:textId="77777777" w:rsidR="00DF5974" w:rsidRDefault="00DF5974" w:rsidP="00DF5974"/>
    <w:p w14:paraId="6CA88318" w14:textId="77777777" w:rsidR="00DF5974" w:rsidRDefault="00DF5974" w:rsidP="00DF5974">
      <w:r>
        <w:t>O CONSELHO FEDERAL DE CONTABILIDADE, no exercício de suas atribuições legais e regimentais e com fundamento no disposto na alínea “f” do Art. 6º do Decreto-Lei n.º 9.295/1946, alterado pela Lei n.º 12.249/2010, alinhado com o processo de convergência das Normas Brasileiras de Contabilidade e conforme acordo firmado perante a International Federation of Accountants (Ifac) autorizando o CFC a traduzir, reproduzir e publicar as normas internacionais em formato eletrônico, faz saber que foi aprovada em seu Plenário a seguinte Norma Brasileira de Contabilidade (NBC), em consonância com a sua equivalente internacional ISQM 1 da Ifac:</w:t>
      </w:r>
    </w:p>
    <w:p w14:paraId="17BA20A3" w14:textId="77777777" w:rsidR="00DF5974" w:rsidRDefault="00DF5974" w:rsidP="00DF5974"/>
    <w:p w14:paraId="5A82DCDD" w14:textId="77777777" w:rsidR="00DF5974" w:rsidRDefault="00DF5974" w:rsidP="00DF5974"/>
    <w:p w14:paraId="695FE758" w14:textId="77777777" w:rsidR="00DF5974" w:rsidRDefault="00DF5974" w:rsidP="00DF5974">
      <w:r>
        <w:t>NBC PA 01 – GESTÃO DE QUALIDADE PARA FIRMAS (PESSOAS JURÍDICAS E FÍSICAS) DE AUDITORES INDEPENDENTES</w:t>
      </w:r>
    </w:p>
    <w:p w14:paraId="1F3B0BBD" w14:textId="77777777" w:rsidR="00DF5974" w:rsidRDefault="00DF5974" w:rsidP="00DF5974"/>
    <w:p w14:paraId="373E134C" w14:textId="77777777" w:rsidR="00DF5974" w:rsidRDefault="00DF5974" w:rsidP="00DF5974">
      <w:r>
        <w:t>Sumário</w:t>
      </w:r>
      <w:r>
        <w:tab/>
        <w:t>Item</w:t>
      </w:r>
    </w:p>
    <w:p w14:paraId="637728F1" w14:textId="77777777" w:rsidR="00DF5974" w:rsidRDefault="00DF5974" w:rsidP="00DF5974">
      <w:r>
        <w:t>Introdução</w:t>
      </w:r>
      <w:r>
        <w:tab/>
      </w:r>
    </w:p>
    <w:p w14:paraId="6D6A99B0" w14:textId="77777777" w:rsidR="00DF5974" w:rsidRDefault="00DF5974" w:rsidP="00DF5974">
      <w:r>
        <w:t>Alcance</w:t>
      </w:r>
      <w:r>
        <w:tab/>
        <w:t>1 – 5</w:t>
      </w:r>
    </w:p>
    <w:p w14:paraId="2D96E39C" w14:textId="77777777" w:rsidR="00DF5974" w:rsidRDefault="00DF5974" w:rsidP="00DF5974">
      <w:r>
        <w:t>Sistema de gestão de qualidade da firma</w:t>
      </w:r>
      <w:r>
        <w:tab/>
        <w:t>6 – 11</w:t>
      </w:r>
    </w:p>
    <w:p w14:paraId="10A69617" w14:textId="77777777" w:rsidR="00DF5974" w:rsidRDefault="00DF5974" w:rsidP="00DF5974">
      <w:r>
        <w:t>Autoridade desta Norma</w:t>
      </w:r>
      <w:r>
        <w:tab/>
        <w:t>12</w:t>
      </w:r>
    </w:p>
    <w:p w14:paraId="61D8AF98" w14:textId="77777777" w:rsidR="00DF5974" w:rsidRDefault="00DF5974" w:rsidP="00DF5974">
      <w:r>
        <w:t>Data de vigência</w:t>
      </w:r>
      <w:r>
        <w:tab/>
        <w:t>13</w:t>
      </w:r>
    </w:p>
    <w:p w14:paraId="50D53FBF" w14:textId="77777777" w:rsidR="00DF5974" w:rsidRDefault="00DF5974" w:rsidP="00DF5974">
      <w:r>
        <w:t>Objetivo</w:t>
      </w:r>
      <w:r>
        <w:tab/>
        <w:t>14 – 15</w:t>
      </w:r>
    </w:p>
    <w:p w14:paraId="1FFB60F3" w14:textId="77777777" w:rsidR="00DF5974" w:rsidRDefault="00DF5974" w:rsidP="00DF5974">
      <w:r>
        <w:t>Definições</w:t>
      </w:r>
      <w:r>
        <w:tab/>
        <w:t>16</w:t>
      </w:r>
    </w:p>
    <w:p w14:paraId="09C30699" w14:textId="77777777" w:rsidR="00DF5974" w:rsidRDefault="00DF5974" w:rsidP="00DF5974">
      <w:r>
        <w:t>Requisitos</w:t>
      </w:r>
      <w:r>
        <w:tab/>
      </w:r>
    </w:p>
    <w:p w14:paraId="19E0D787" w14:textId="77777777" w:rsidR="00DF5974" w:rsidRDefault="00DF5974" w:rsidP="00DF5974">
      <w:r>
        <w:t>Aplicação e cumprimento de requisitos relevantes</w:t>
      </w:r>
      <w:r>
        <w:tab/>
        <w:t>17 – 18</w:t>
      </w:r>
    </w:p>
    <w:p w14:paraId="61B91581" w14:textId="77777777" w:rsidR="00DF5974" w:rsidRDefault="00DF5974" w:rsidP="00DF5974">
      <w:r>
        <w:t>Sistema de gestão de qualidade</w:t>
      </w:r>
      <w:r>
        <w:tab/>
        <w:t>19 – 22</w:t>
      </w:r>
    </w:p>
    <w:p w14:paraId="147AF04D" w14:textId="77777777" w:rsidR="00DF5974" w:rsidRDefault="00DF5974" w:rsidP="00DF5974">
      <w:r>
        <w:t>Processo de avaliação de riscos da firma</w:t>
      </w:r>
      <w:r>
        <w:tab/>
        <w:t>23 – 27</w:t>
      </w:r>
    </w:p>
    <w:p w14:paraId="4B6165CE" w14:textId="77777777" w:rsidR="00DF5974" w:rsidRDefault="00DF5974" w:rsidP="00DF5974">
      <w:r>
        <w:t>Governança e liderança</w:t>
      </w:r>
      <w:r>
        <w:tab/>
        <w:t>28</w:t>
      </w:r>
    </w:p>
    <w:p w14:paraId="728B73A3" w14:textId="77777777" w:rsidR="00DF5974" w:rsidRDefault="00DF5974" w:rsidP="00DF5974">
      <w:r>
        <w:t>Requisitos éticos relevantes</w:t>
      </w:r>
      <w:r>
        <w:tab/>
        <w:t>29</w:t>
      </w:r>
    </w:p>
    <w:p w14:paraId="6AE03251" w14:textId="77777777" w:rsidR="00DF5974" w:rsidRDefault="00DF5974" w:rsidP="00DF5974">
      <w:r>
        <w:t>Aceitação e continuidade de relações com clientes e trabalhos específicos</w:t>
      </w:r>
      <w:r>
        <w:tab/>
        <w:t>30</w:t>
      </w:r>
    </w:p>
    <w:p w14:paraId="35F7423D" w14:textId="77777777" w:rsidR="00DF5974" w:rsidRDefault="00DF5974" w:rsidP="00DF5974">
      <w:r>
        <w:t>Execução do trabalho</w:t>
      </w:r>
      <w:r>
        <w:tab/>
        <w:t>31</w:t>
      </w:r>
    </w:p>
    <w:p w14:paraId="69B4FEE4" w14:textId="77777777" w:rsidR="00DF5974" w:rsidRDefault="00DF5974" w:rsidP="00DF5974">
      <w:r>
        <w:t>Recursos</w:t>
      </w:r>
      <w:r>
        <w:tab/>
        <w:t>32</w:t>
      </w:r>
    </w:p>
    <w:p w14:paraId="5FA35DC6" w14:textId="77777777" w:rsidR="00DF5974" w:rsidRDefault="00DF5974" w:rsidP="00DF5974">
      <w:r>
        <w:t>Informações e comunicações</w:t>
      </w:r>
      <w:r>
        <w:tab/>
        <w:t>33</w:t>
      </w:r>
    </w:p>
    <w:p w14:paraId="195152D1" w14:textId="77777777" w:rsidR="00DF5974" w:rsidRDefault="00DF5974" w:rsidP="00DF5974">
      <w:r>
        <w:t>Respostas especificadas</w:t>
      </w:r>
      <w:r>
        <w:tab/>
        <w:t>34</w:t>
      </w:r>
    </w:p>
    <w:p w14:paraId="5FE2E641" w14:textId="77777777" w:rsidR="00DF5974" w:rsidRDefault="00DF5974" w:rsidP="00DF5974">
      <w:r>
        <w:t>Processo de monitoramento e correção</w:t>
      </w:r>
      <w:r>
        <w:tab/>
        <w:t>35 – 47</w:t>
      </w:r>
    </w:p>
    <w:p w14:paraId="1EA82CA6" w14:textId="77777777" w:rsidR="00DF5974" w:rsidRDefault="00DF5974" w:rsidP="00DF5974">
      <w:r>
        <w:t>Requisitos da rede ou serviços da rede</w:t>
      </w:r>
      <w:r>
        <w:tab/>
        <w:t>48 – 52</w:t>
      </w:r>
    </w:p>
    <w:p w14:paraId="34C59866" w14:textId="77777777" w:rsidR="00DF5974" w:rsidRDefault="00DF5974" w:rsidP="00DF5974">
      <w:r>
        <w:t>Avaliação do sistema de gestão de qualidade</w:t>
      </w:r>
      <w:r>
        <w:tab/>
        <w:t>53 – 56</w:t>
      </w:r>
    </w:p>
    <w:p w14:paraId="1B744E75" w14:textId="77777777" w:rsidR="00DF5974" w:rsidRDefault="00DF5974" w:rsidP="00DF5974">
      <w:r>
        <w:t>Documentação</w:t>
      </w:r>
      <w:r>
        <w:tab/>
        <w:t>57 – 60</w:t>
      </w:r>
    </w:p>
    <w:p w14:paraId="57F2AA55" w14:textId="77777777" w:rsidR="00DF5974" w:rsidRDefault="00DF5974" w:rsidP="00DF5974">
      <w:r>
        <w:t>Vigência</w:t>
      </w:r>
      <w:r>
        <w:tab/>
      </w:r>
    </w:p>
    <w:p w14:paraId="137D51D4" w14:textId="77777777" w:rsidR="00DF5974" w:rsidRDefault="00DF5974" w:rsidP="00DF5974">
      <w:r>
        <w:t>Aplicação e outros materiais explicativos</w:t>
      </w:r>
      <w:r>
        <w:tab/>
      </w:r>
    </w:p>
    <w:p w14:paraId="49B8E86A" w14:textId="77777777" w:rsidR="00DF5974" w:rsidRDefault="00DF5974" w:rsidP="00DF5974">
      <w:r>
        <w:t>Alcance</w:t>
      </w:r>
      <w:r>
        <w:tab/>
        <w:t>A1 – A2</w:t>
      </w:r>
    </w:p>
    <w:p w14:paraId="55B8FF67" w14:textId="77777777" w:rsidR="00DF5974" w:rsidRDefault="00DF5974" w:rsidP="00DF5974">
      <w:r>
        <w:t>Sistema de gestão de qualidade da firma</w:t>
      </w:r>
      <w:r>
        <w:tab/>
        <w:t>A3 – A5</w:t>
      </w:r>
    </w:p>
    <w:p w14:paraId="352AE48A" w14:textId="77777777" w:rsidR="00DF5974" w:rsidRDefault="00DF5974" w:rsidP="00DF5974">
      <w:r>
        <w:t>Autoridade desta Norma</w:t>
      </w:r>
      <w:r>
        <w:tab/>
        <w:t>A6 – A9</w:t>
      </w:r>
    </w:p>
    <w:p w14:paraId="498E5EF8" w14:textId="77777777" w:rsidR="00DF5974" w:rsidRDefault="00DF5974" w:rsidP="00DF5974">
      <w:r>
        <w:t>Definições</w:t>
      </w:r>
      <w:r>
        <w:tab/>
        <w:t>A10 – A28</w:t>
      </w:r>
    </w:p>
    <w:p w14:paraId="75DE2BF4" w14:textId="77777777" w:rsidR="00DF5974" w:rsidRDefault="00DF5974" w:rsidP="00DF5974">
      <w:r>
        <w:t>Aplicação e cumprimento de requisitos relevantes</w:t>
      </w:r>
      <w:r>
        <w:tab/>
        <w:t>A29</w:t>
      </w:r>
    </w:p>
    <w:p w14:paraId="67492401" w14:textId="77777777" w:rsidR="00DF5974" w:rsidRDefault="00DF5974" w:rsidP="00DF5974">
      <w:r>
        <w:t>Sistema de gestão de qualidade</w:t>
      </w:r>
      <w:r>
        <w:tab/>
        <w:t>A30 – A38</w:t>
      </w:r>
    </w:p>
    <w:p w14:paraId="7BF717A5" w14:textId="77777777" w:rsidR="00DF5974" w:rsidRDefault="00DF5974" w:rsidP="00DF5974">
      <w:r>
        <w:t>Processo de avaliação de riscos da firma</w:t>
      </w:r>
      <w:r>
        <w:tab/>
        <w:t>A39 – A54</w:t>
      </w:r>
    </w:p>
    <w:p w14:paraId="51531A9D" w14:textId="77777777" w:rsidR="00DF5974" w:rsidRDefault="00DF5974" w:rsidP="00DF5974">
      <w:r>
        <w:t>Governança e liderança</w:t>
      </w:r>
      <w:r>
        <w:tab/>
        <w:t>A55 – A61</w:t>
      </w:r>
    </w:p>
    <w:p w14:paraId="7C30D4AB" w14:textId="77777777" w:rsidR="00DF5974" w:rsidRDefault="00DF5974" w:rsidP="00DF5974">
      <w:r>
        <w:t>Requisitos éticos relevantes</w:t>
      </w:r>
      <w:r>
        <w:tab/>
        <w:t>A62 – A66</w:t>
      </w:r>
    </w:p>
    <w:p w14:paraId="785BA9F1" w14:textId="77777777" w:rsidR="00DF5974" w:rsidRDefault="00DF5974" w:rsidP="00DF5974">
      <w:r>
        <w:t xml:space="preserve">Aceitação e continuidade de relações com clientes e trabalhos específicos </w:t>
      </w:r>
      <w:r>
        <w:tab/>
        <w:t>A67 – A74</w:t>
      </w:r>
    </w:p>
    <w:p w14:paraId="6F936C46" w14:textId="77777777" w:rsidR="00DF5974" w:rsidRDefault="00DF5974" w:rsidP="00DF5974">
      <w:r>
        <w:t xml:space="preserve">Execução do trabalho </w:t>
      </w:r>
      <w:r>
        <w:tab/>
        <w:t>A75 – A85</w:t>
      </w:r>
    </w:p>
    <w:p w14:paraId="05AD9EA9" w14:textId="77777777" w:rsidR="00DF5974" w:rsidRDefault="00DF5974" w:rsidP="00DF5974">
      <w:r>
        <w:t>Recursos</w:t>
      </w:r>
      <w:r>
        <w:tab/>
        <w:t>A86 – A108</w:t>
      </w:r>
    </w:p>
    <w:p w14:paraId="70AC7C27" w14:textId="77777777" w:rsidR="00DF5974" w:rsidRDefault="00DF5974" w:rsidP="00DF5974">
      <w:r>
        <w:t>Informações e comunicações</w:t>
      </w:r>
      <w:r>
        <w:tab/>
        <w:t>A109 – A115</w:t>
      </w:r>
    </w:p>
    <w:p w14:paraId="2423DE4E" w14:textId="77777777" w:rsidR="00DF5974" w:rsidRDefault="00DF5974" w:rsidP="00DF5974">
      <w:r>
        <w:t>Respostas especificadas</w:t>
      </w:r>
      <w:r>
        <w:tab/>
        <w:t>A116 – A137</w:t>
      </w:r>
    </w:p>
    <w:p w14:paraId="0F140CD0" w14:textId="77777777" w:rsidR="00DF5974" w:rsidRDefault="00DF5974" w:rsidP="00DF5974">
      <w:r>
        <w:t>Processo de monitoramento e remediação</w:t>
      </w:r>
      <w:r>
        <w:tab/>
        <w:t>A138 – A174</w:t>
      </w:r>
    </w:p>
    <w:p w14:paraId="0F3C3D11" w14:textId="77777777" w:rsidR="00DF5974" w:rsidRDefault="00DF5974" w:rsidP="00DF5974">
      <w:r>
        <w:t>Requisitos da rede ou serviços da rede</w:t>
      </w:r>
      <w:r>
        <w:tab/>
        <w:t>A175 – A186</w:t>
      </w:r>
    </w:p>
    <w:p w14:paraId="14FF5CD1" w14:textId="77777777" w:rsidR="00DF5974" w:rsidRDefault="00DF5974" w:rsidP="00DF5974">
      <w:r>
        <w:t xml:space="preserve">Avaliação do sistema de gestão de qualidade </w:t>
      </w:r>
      <w:r>
        <w:tab/>
        <w:t>A187 – A201</w:t>
      </w:r>
    </w:p>
    <w:p w14:paraId="239874C6" w14:textId="77777777" w:rsidR="00DF5974" w:rsidRDefault="00DF5974" w:rsidP="00DF5974">
      <w:r>
        <w:t>Documentação</w:t>
      </w:r>
      <w:r>
        <w:tab/>
        <w:t>A202 – A206</w:t>
      </w:r>
    </w:p>
    <w:p w14:paraId="2AC4A846" w14:textId="77777777" w:rsidR="00DF5974" w:rsidRDefault="00DF5974" w:rsidP="00DF5974"/>
    <w:p w14:paraId="55783ED3" w14:textId="77777777" w:rsidR="00DF5974" w:rsidRDefault="00DF5974" w:rsidP="00DF5974">
      <w:r>
        <w:t>A NBC PA 01 – Gestão de Qualidade para Firmas (Pessoas Jurídicas e Físicas) de Auditores Independentes aplica-se aos trabalhos de auditoria e revisão das demonstrações contábeis, outros trabalhos de asseguração e serviços correlatos, realizados, respectivamente, de acordo com as normas NBCs TA, NBCs TR, NBCs TO e NBCs TSC.</w:t>
      </w:r>
    </w:p>
    <w:p w14:paraId="010F03BE" w14:textId="77777777" w:rsidR="00DF5974" w:rsidRDefault="00DF5974" w:rsidP="00DF5974"/>
    <w:p w14:paraId="380F3065" w14:textId="77777777" w:rsidR="00DF5974" w:rsidRDefault="00DF5974" w:rsidP="00DF5974">
      <w:r>
        <w:t>Introdução</w:t>
      </w:r>
    </w:p>
    <w:p w14:paraId="39C05827" w14:textId="77777777" w:rsidR="00DF5974" w:rsidRDefault="00DF5974" w:rsidP="00DF5974"/>
    <w:p w14:paraId="23029DB9" w14:textId="77777777" w:rsidR="00DF5974" w:rsidRDefault="00DF5974" w:rsidP="00DF5974">
      <w:r>
        <w:t>Alcance</w:t>
      </w:r>
    </w:p>
    <w:p w14:paraId="3669759C" w14:textId="77777777" w:rsidR="00DF5974" w:rsidRDefault="00DF5974" w:rsidP="00DF5974"/>
    <w:p w14:paraId="06D1AC61" w14:textId="77777777" w:rsidR="00DF5974" w:rsidRDefault="00DF5974" w:rsidP="00DF5974">
      <w:r>
        <w:t>1.</w:t>
      </w:r>
      <w:r>
        <w:tab/>
        <w:t>Esta Norma trata das responsabilidades da firma pelo desenvolvimento (design), implementação e operação de sistema de gestão de qualidade para auditorias e para trabalhos de revisão das demonstrações contábeis, assim como outros trabalhos de asseguração e serviços correlatos.</w:t>
      </w:r>
    </w:p>
    <w:p w14:paraId="34CEBC63" w14:textId="77777777" w:rsidR="00DF5974" w:rsidRDefault="00DF5974" w:rsidP="00DF5974"/>
    <w:p w14:paraId="7A1DEFD0" w14:textId="77777777" w:rsidR="00DF5974" w:rsidRDefault="00DF5974" w:rsidP="00DF5974">
      <w:r>
        <w:t>2.</w:t>
      </w:r>
      <w:r>
        <w:tab/>
        <w:t>Revisões da qualidade do trabalho fazem parte do sistema de gestão de qualidade da firma, e:</w:t>
      </w:r>
    </w:p>
    <w:p w14:paraId="6985F433" w14:textId="77777777" w:rsidR="00DF5974" w:rsidRDefault="00DF5974" w:rsidP="00DF5974">
      <w:r>
        <w:t>(a)</w:t>
      </w:r>
      <w:r>
        <w:tab/>
        <w:t>esta Norma trata da responsabilidade da firma em estabelecer políticas ou procedimentos para tratar dos trabalhos que devem ser submetidos a revisões de qualidade; e</w:t>
      </w:r>
    </w:p>
    <w:p w14:paraId="52F62942" w14:textId="77777777" w:rsidR="00DF5974" w:rsidRDefault="00DF5974" w:rsidP="00DF5974">
      <w:r>
        <w:t>(b)  a NBC PA 02 trata da nomeação e elegibilidade do revisor de qualidade do trabalho, da execução e da documentação da revisão de qualidade do trabalho.</w:t>
      </w:r>
    </w:p>
    <w:p w14:paraId="4899B5EC" w14:textId="77777777" w:rsidR="00DF5974" w:rsidRDefault="00DF5974" w:rsidP="00DF5974"/>
    <w:p w14:paraId="4BE4FC9E" w14:textId="77777777" w:rsidR="00DF5974" w:rsidRDefault="00DF5974" w:rsidP="00DF5974">
      <w:r>
        <w:t>3.</w:t>
      </w:r>
      <w:r>
        <w:tab/>
        <w:t>Outras normas de auditoria do CFC:</w:t>
      </w:r>
    </w:p>
    <w:p w14:paraId="2ABC2A18" w14:textId="77777777" w:rsidR="00DF5974" w:rsidRDefault="00DF5974" w:rsidP="00DF5974">
      <w:r>
        <w:t xml:space="preserve">(a) </w:t>
      </w:r>
      <w:r>
        <w:tab/>
        <w:t>baseiam-se no pressuposto que a firma está sujeita a esta Norma; e</w:t>
      </w:r>
    </w:p>
    <w:p w14:paraId="0FA79564" w14:textId="77777777" w:rsidR="00DF5974" w:rsidRDefault="00DF5974" w:rsidP="00DF5974">
      <w:r>
        <w:t>(b)</w:t>
      </w:r>
      <w:r>
        <w:tab/>
        <w:t xml:space="preserve">incluem requisitos para o sócio responsável pelo trabalho e outros membros da equipe, relacionados com a gestão de qualidade no nível do trabalho. Como exemplo, a NBC TA 220 – Gestão de Qualidade da Auditoria de Demonstrações Contábeis, item 3,  estabelece as responsabilidades específicas dos auditores quanto à qualidade no nível de cada trabalho para auditoria de demonstrações contábeis e as responsabilidades correlatas do sócio responsável pelo trabalho (ver item A1). </w:t>
      </w:r>
    </w:p>
    <w:p w14:paraId="2B1AD96C" w14:textId="77777777" w:rsidR="00DF5974" w:rsidRDefault="00DF5974" w:rsidP="00DF5974"/>
    <w:p w14:paraId="4013D1A3" w14:textId="77777777" w:rsidR="00DF5974" w:rsidRDefault="00DF5974" w:rsidP="00DF5974">
      <w:r>
        <w:t>4.</w:t>
      </w:r>
      <w:r>
        <w:tab/>
        <w:t>Esta Norma deve ser lida juntamente com os requisitos éticos aplicáveis. Leis, regulamentos ou requisitos éticos podem estabelecer responsabilidades para a gestão de qualidade da firma além daquelas descritas nesta Norma (ver item A2).</w:t>
      </w:r>
    </w:p>
    <w:p w14:paraId="535E260B" w14:textId="77777777" w:rsidR="00DF5974" w:rsidRDefault="00DF5974" w:rsidP="00DF5974"/>
    <w:p w14:paraId="5DE646F1" w14:textId="77777777" w:rsidR="00DF5974" w:rsidRDefault="00DF5974" w:rsidP="00DF5974">
      <w:r>
        <w:t xml:space="preserve">5. </w:t>
      </w:r>
      <w:r>
        <w:tab/>
        <w:t>Esta Norma se aplica a todas as firmas que executam trabalhos de auditoria, trabalhos de revisão das demonstrações contábeis ou outros trabalhos de asseguração e serviços correlatos (ou seja, esta Norma é aplicável quando a firma executa qualquer um desses trabalhos. O sistema de gestão de qualidade, possibilita que a firma execute todos esses trabalhos de maneira consistente, uma vez que é estabelecido de acordo com os requisitos desta Norma).</w:t>
      </w:r>
    </w:p>
    <w:p w14:paraId="663C684F" w14:textId="77777777" w:rsidR="00DF5974" w:rsidRDefault="00DF5974" w:rsidP="00DF5974"/>
    <w:p w14:paraId="367A99F5" w14:textId="77777777" w:rsidR="00DF5974" w:rsidRDefault="00DF5974" w:rsidP="00DF5974">
      <w:r>
        <w:t>Sistema de gestão de qualidade da firma</w:t>
      </w:r>
    </w:p>
    <w:p w14:paraId="18711E21" w14:textId="77777777" w:rsidR="00DF5974" w:rsidRDefault="00DF5974" w:rsidP="00DF5974"/>
    <w:p w14:paraId="469D8E76" w14:textId="77777777" w:rsidR="00DF5974" w:rsidRDefault="00DF5974" w:rsidP="00DF5974">
      <w:r>
        <w:t xml:space="preserve">6. </w:t>
      </w:r>
      <w:r>
        <w:tab/>
        <w:t>O sistema de gestão de qualidade atua de maneira contínua e iterativa, bem como responde às mudanças na natureza e nas circunstâncias da firma e dos seus trabalhos. Ele não atua de maneira linear. Contudo, para fins desta Norma, o sistema de gestão de qualidade deve abordar oito componentes, a considerar (ver item A3):</w:t>
      </w:r>
    </w:p>
    <w:p w14:paraId="256F20BB" w14:textId="77777777" w:rsidR="00DF5974" w:rsidRDefault="00DF5974" w:rsidP="00DF5974">
      <w:r>
        <w:t xml:space="preserve">(a) </w:t>
      </w:r>
      <w:r>
        <w:tab/>
        <w:t>processo de avaliação de riscos da firma;</w:t>
      </w:r>
    </w:p>
    <w:p w14:paraId="334773EF" w14:textId="77777777" w:rsidR="00DF5974" w:rsidRDefault="00DF5974" w:rsidP="00DF5974">
      <w:r>
        <w:t xml:space="preserve">(b) </w:t>
      </w:r>
      <w:r>
        <w:tab/>
        <w:t>governança e liderança;</w:t>
      </w:r>
    </w:p>
    <w:p w14:paraId="57377509" w14:textId="77777777" w:rsidR="00DF5974" w:rsidRDefault="00DF5974" w:rsidP="00DF5974">
      <w:r>
        <w:t xml:space="preserve">(c) </w:t>
      </w:r>
      <w:r>
        <w:tab/>
        <w:t>requisitos éticos relevantes;</w:t>
      </w:r>
    </w:p>
    <w:p w14:paraId="0591B29D" w14:textId="77777777" w:rsidR="00DF5974" w:rsidRDefault="00DF5974" w:rsidP="00DF5974">
      <w:r>
        <w:t xml:space="preserve">(d) </w:t>
      </w:r>
      <w:r>
        <w:tab/>
        <w:t>aceitação e continuidade de relações com clientes e trabalhos específicos;</w:t>
      </w:r>
    </w:p>
    <w:p w14:paraId="417DEA6E" w14:textId="77777777" w:rsidR="00DF5974" w:rsidRDefault="00DF5974" w:rsidP="00DF5974">
      <w:r>
        <w:t xml:space="preserve">(e) </w:t>
      </w:r>
      <w:r>
        <w:tab/>
        <w:t>execução do trabalho;</w:t>
      </w:r>
    </w:p>
    <w:p w14:paraId="16975D0C" w14:textId="77777777" w:rsidR="00DF5974" w:rsidRDefault="00DF5974" w:rsidP="00DF5974">
      <w:r>
        <w:t xml:space="preserve">(f) </w:t>
      </w:r>
      <w:r>
        <w:tab/>
        <w:t>recursos;</w:t>
      </w:r>
    </w:p>
    <w:p w14:paraId="47D95C17" w14:textId="77777777" w:rsidR="00DF5974" w:rsidRDefault="00DF5974" w:rsidP="00DF5974">
      <w:r>
        <w:t>(g)</w:t>
      </w:r>
      <w:r>
        <w:tab/>
        <w:t>informações e comunicações; e</w:t>
      </w:r>
    </w:p>
    <w:p w14:paraId="78AECA2D" w14:textId="77777777" w:rsidR="00DF5974" w:rsidRDefault="00DF5974" w:rsidP="00DF5974">
      <w:r>
        <w:t xml:space="preserve">(h) </w:t>
      </w:r>
      <w:r>
        <w:tab/>
        <w:t>processo de monitoramento e correção.</w:t>
      </w:r>
    </w:p>
    <w:p w14:paraId="648F08CC" w14:textId="77777777" w:rsidR="00DF5974" w:rsidRDefault="00DF5974" w:rsidP="00DF5974"/>
    <w:p w14:paraId="5E515C0A" w14:textId="77777777" w:rsidR="00DF5974" w:rsidRDefault="00DF5974" w:rsidP="00DF5974">
      <w:r>
        <w:t xml:space="preserve">7. </w:t>
      </w:r>
      <w:r>
        <w:tab/>
        <w:t>Esta Norma requer que a firma aplique uma abordagem baseada em risco durante o desenvolvimento, implementação e operação de componentes do sistema de gestão de qualidade, que deve ocorrer de maneira interconectada e coordenada, de forma que a firma gerencie proativamente a qualidade dos trabalhos que executa (ver item A4).</w:t>
      </w:r>
    </w:p>
    <w:p w14:paraId="7244D4FB" w14:textId="77777777" w:rsidR="00DF5974" w:rsidRDefault="00DF5974" w:rsidP="00DF5974"/>
    <w:p w14:paraId="55AB89DC" w14:textId="77777777" w:rsidR="00DF5974" w:rsidRDefault="00DF5974" w:rsidP="00DF5974">
      <w:r>
        <w:t xml:space="preserve">8. </w:t>
      </w:r>
      <w:r>
        <w:tab/>
        <w:t>A abordagem baseada em risco está inserida nos requisitos desta Norma por meio de:</w:t>
      </w:r>
    </w:p>
    <w:p w14:paraId="30D48D52" w14:textId="77777777" w:rsidR="00DF5974" w:rsidRDefault="00DF5974" w:rsidP="00DF5974">
      <w:r>
        <w:t xml:space="preserve">(a) </w:t>
      </w:r>
      <w:r>
        <w:tab/>
        <w:t>definição dos objetivos de qualidade. Os objetivos de qualidade definidos pela firma estão relacionados com os componentes do sistema de gestão de qualidade que devem ser alcançados pela firma. A firma deve definir os objetivos de qualidade especificados nesta Norma e quaisquer objetivos adicionais de qualidade considerados necessários para alcançar os objetivos do sistema de gestão de qualidade;</w:t>
      </w:r>
    </w:p>
    <w:p w14:paraId="653E58CE" w14:textId="77777777" w:rsidR="00DF5974" w:rsidRDefault="00DF5974" w:rsidP="00DF5974">
      <w:r>
        <w:t xml:space="preserve">(b) </w:t>
      </w:r>
      <w:r>
        <w:tab/>
        <w:t>identificação e avaliação de riscos para alcançar os objetivos de qualidade (referidos nesta Norma como riscos de qualidade). A firma deve identificar e avaliar os riscos de qualidade para fornecer uma base para o planejamento e a implementação de respostas; e</w:t>
      </w:r>
    </w:p>
    <w:p w14:paraId="23E1C4C2" w14:textId="77777777" w:rsidR="00DF5974" w:rsidRDefault="00DF5974" w:rsidP="00DF5974">
      <w:r>
        <w:t xml:space="preserve">(c) </w:t>
      </w:r>
      <w:r>
        <w:tab/>
        <w:t>planejamento e implementação de respostas para endereçar os riscos de qualidade. A natureza, a época e a extensão das respostas da firma para endereçar os riscos de qualidade são baseadas nas razões das avaliações dadas aos riscos de qualidade e respondem a elas.</w:t>
      </w:r>
    </w:p>
    <w:p w14:paraId="27460BDD" w14:textId="77777777" w:rsidR="00DF5974" w:rsidRDefault="00DF5974" w:rsidP="00DF5974"/>
    <w:p w14:paraId="4541D867" w14:textId="77777777" w:rsidR="00DF5974" w:rsidRDefault="00DF5974" w:rsidP="00DF5974">
      <w:r>
        <w:t xml:space="preserve">9. </w:t>
      </w:r>
      <w:r>
        <w:tab/>
        <w:t>Esta Norma requer que, no mínimo uma vez por ano, os indivíduos a quem são atribuídas a responsabilidade final pelo sistema de gestão de qualidade e a obrigação de prestar contas sobre ele, avaliem, em nome da firma, o sistema de gestão de qualidade e concluam se o sistema fornece segurança razoável de que os objetivos do sistema, especificados no item 14(a) e (b), estão sendo alcançados (ver item A5).</w:t>
      </w:r>
    </w:p>
    <w:p w14:paraId="0A17CD53" w14:textId="77777777" w:rsidR="00DF5974" w:rsidRDefault="00DF5974" w:rsidP="00DF5974"/>
    <w:p w14:paraId="4E2C9DD4" w14:textId="77777777" w:rsidR="00DF5974" w:rsidRDefault="00DF5974" w:rsidP="00DF5974">
      <w:r>
        <w:t>Escalabilidade</w:t>
      </w:r>
    </w:p>
    <w:p w14:paraId="20AF9C18" w14:textId="77777777" w:rsidR="00DF5974" w:rsidRDefault="00DF5974" w:rsidP="00DF5974"/>
    <w:p w14:paraId="0C04028A" w14:textId="77777777" w:rsidR="00DF5974" w:rsidRDefault="00DF5974" w:rsidP="00DF5974">
      <w:r>
        <w:t xml:space="preserve">10. </w:t>
      </w:r>
      <w:r>
        <w:tab/>
        <w:t>Na aplicação da abordagem baseada em risco, a firma deve considerar:</w:t>
      </w:r>
    </w:p>
    <w:p w14:paraId="10E215FE" w14:textId="77777777" w:rsidR="00DF5974" w:rsidRDefault="00DF5974" w:rsidP="00DF5974">
      <w:r>
        <w:t xml:space="preserve">(a) </w:t>
      </w:r>
      <w:r>
        <w:tab/>
        <w:t>a natureza e as circunstâncias da firma; e</w:t>
      </w:r>
    </w:p>
    <w:p w14:paraId="4C726B0B" w14:textId="77777777" w:rsidR="00DF5974" w:rsidRDefault="00DF5974" w:rsidP="00DF5974">
      <w:r>
        <w:t xml:space="preserve">(b) </w:t>
      </w:r>
      <w:r>
        <w:tab/>
        <w:t>a natureza e as circunstâncias dos trabalhos executados pela firma.</w:t>
      </w:r>
    </w:p>
    <w:p w14:paraId="5C81608F" w14:textId="77777777" w:rsidR="00DF5974" w:rsidRDefault="00DF5974" w:rsidP="00DF5974">
      <w:r>
        <w:t>Consequentemente, o desenvolvimento do sistema de gestão de qualidade da firma varia, especialmente a complexidade e o nível de formalidade do sistema. Por exemplo, a firma que executa diferentes tipos de trabalho para grande variedade de entidades, incluindo auditoria de demonstrações contábeis de entidades listadas, provavelmente precisa apresentar um sistema de gestão de qualidade e documentação de suporte mais complexo e formalizado do que uma firma que executa apenas revisão ou compilação de demonstrações contábeis.</w:t>
      </w:r>
    </w:p>
    <w:p w14:paraId="6A622670" w14:textId="77777777" w:rsidR="00DF5974" w:rsidRDefault="00DF5974" w:rsidP="00DF5974"/>
    <w:p w14:paraId="52698462" w14:textId="77777777" w:rsidR="00DF5974" w:rsidRDefault="00DF5974" w:rsidP="00DF5974">
      <w:r>
        <w:t>Redes e prestadores de serviços</w:t>
      </w:r>
    </w:p>
    <w:p w14:paraId="35087A72" w14:textId="77777777" w:rsidR="00DF5974" w:rsidRDefault="00DF5974" w:rsidP="00DF5974"/>
    <w:p w14:paraId="214E2EE6" w14:textId="77777777" w:rsidR="00DF5974" w:rsidRDefault="00DF5974" w:rsidP="00DF5974">
      <w:r>
        <w:t xml:space="preserve">11. </w:t>
      </w:r>
      <w:r>
        <w:tab/>
        <w:t>Esta Norma trata das responsabilidades da firma quando ela:</w:t>
      </w:r>
    </w:p>
    <w:p w14:paraId="4F69EBF8" w14:textId="77777777" w:rsidR="00DF5974" w:rsidRDefault="00DF5974" w:rsidP="00DF5974">
      <w:r>
        <w:t xml:space="preserve">(a) </w:t>
      </w:r>
      <w:r>
        <w:tab/>
        <w:t>pertence a uma rede e cumpre os requisitos da rede ou usa os serviços da rede no sistema de gestão de qualidade ou na execução dos trabalhos; ou</w:t>
      </w:r>
    </w:p>
    <w:p w14:paraId="2D8E6EB3" w14:textId="77777777" w:rsidR="00DF5974" w:rsidRDefault="00DF5974" w:rsidP="00DF5974">
      <w:r>
        <w:t xml:space="preserve">(b) </w:t>
      </w:r>
      <w:r>
        <w:tab/>
        <w:t>utiliza recursos de prestador de serviços no sistema de gestão de qualidade ou na execução dos trabalhos.</w:t>
      </w:r>
    </w:p>
    <w:p w14:paraId="4C398831" w14:textId="77777777" w:rsidR="00DF5974" w:rsidRDefault="00DF5974" w:rsidP="00DF5974"/>
    <w:p w14:paraId="562A9E5C" w14:textId="77777777" w:rsidR="00DF5974" w:rsidRDefault="00DF5974" w:rsidP="00DF5974">
      <w:r>
        <w:t>Mesmo quando a firma cumpre com os requisitos da rede ou utiliza os serviços da rede ou recursos de um prestador de serviços, ela é responsável pelo próprio sistema de gestão de qualidade.</w:t>
      </w:r>
    </w:p>
    <w:p w14:paraId="3C0A121A" w14:textId="77777777" w:rsidR="00DF5974" w:rsidRDefault="00DF5974" w:rsidP="00DF5974"/>
    <w:p w14:paraId="696551C0" w14:textId="77777777" w:rsidR="00DF5974" w:rsidRDefault="00DF5974" w:rsidP="00DF5974">
      <w:r>
        <w:t>Autoridade desta Norma</w:t>
      </w:r>
    </w:p>
    <w:p w14:paraId="6EFE1893" w14:textId="77777777" w:rsidR="00DF5974" w:rsidRDefault="00DF5974" w:rsidP="00DF5974"/>
    <w:p w14:paraId="2501B9D6" w14:textId="77777777" w:rsidR="00DF5974" w:rsidRDefault="00DF5974" w:rsidP="00DF5974">
      <w:r>
        <w:t xml:space="preserve">12. </w:t>
      </w:r>
      <w:r>
        <w:tab/>
        <w:t>O item 14 contém o objetivo da firma ao seguir esta Norma, a qual contém (ver item A6):</w:t>
      </w:r>
    </w:p>
    <w:p w14:paraId="4E431916" w14:textId="77777777" w:rsidR="00DF5974" w:rsidRDefault="00DF5974" w:rsidP="00DF5974">
      <w:r>
        <w:t xml:space="preserve">(a) </w:t>
      </w:r>
      <w:r>
        <w:tab/>
        <w:t>requisitos planejados para permitir que a firma alcance o objetivo do item 14 (ver item A7);</w:t>
      </w:r>
    </w:p>
    <w:p w14:paraId="7F2652BB" w14:textId="77777777" w:rsidR="00DF5974" w:rsidRDefault="00DF5974" w:rsidP="00DF5974">
      <w:r>
        <w:t xml:space="preserve">(b) </w:t>
      </w:r>
      <w:r>
        <w:tab/>
        <w:t>orientações relacionadas com a forma de aplicação e outros materiais explicativos (ver item A8);</w:t>
      </w:r>
    </w:p>
    <w:p w14:paraId="7C40C5CB" w14:textId="77777777" w:rsidR="00DF5974" w:rsidRDefault="00DF5974" w:rsidP="00DF5974">
      <w:r>
        <w:t xml:space="preserve">(c) </w:t>
      </w:r>
      <w:r>
        <w:tab/>
        <w:t xml:space="preserve">material introdutório que fornece contexto relevante para o devido entendimento da Norma; e </w:t>
      </w:r>
    </w:p>
    <w:p w14:paraId="5BF0F24F" w14:textId="77777777" w:rsidR="00DF5974" w:rsidRDefault="00DF5974" w:rsidP="00DF5974">
      <w:r>
        <w:t xml:space="preserve">(d) </w:t>
      </w:r>
      <w:r>
        <w:tab/>
        <w:t>definições (ver item A9).</w:t>
      </w:r>
    </w:p>
    <w:p w14:paraId="458C9A63" w14:textId="77777777" w:rsidR="00DF5974" w:rsidRDefault="00DF5974" w:rsidP="00DF5974"/>
    <w:p w14:paraId="3E0BB210" w14:textId="77777777" w:rsidR="00DF5974" w:rsidRDefault="00DF5974" w:rsidP="00DF5974">
      <w:r>
        <w:t>Data de vigência</w:t>
      </w:r>
    </w:p>
    <w:p w14:paraId="61BAF171" w14:textId="77777777" w:rsidR="00DF5974" w:rsidRDefault="00DF5974" w:rsidP="00DF5974"/>
    <w:p w14:paraId="5BCD6FE3" w14:textId="77777777" w:rsidR="00DF5974" w:rsidRDefault="00DF5974" w:rsidP="00DF5974">
      <w:r>
        <w:t xml:space="preserve">13. </w:t>
      </w:r>
      <w:r>
        <w:tab/>
        <w:t>É necessário que sejam planejados e implementados sistemas de gestão de qualidade em conformidade com esta Norma até 31 de dezembro de 2022, e a avaliação do sistema de gestão de qualidade requerida pelos itens 53 e 54 deve ser realizada no prazo de um ano a partir de 31 de dezembro de 2022.</w:t>
      </w:r>
    </w:p>
    <w:p w14:paraId="734A509F" w14:textId="77777777" w:rsidR="00DF5974" w:rsidRDefault="00DF5974" w:rsidP="00DF5974"/>
    <w:p w14:paraId="0503D8F4" w14:textId="77777777" w:rsidR="00DF5974" w:rsidRPr="00333F12" w:rsidRDefault="00DF5974" w:rsidP="00DF5974">
      <w:pPr>
        <w:rPr>
          <w:highlight w:val="yellow"/>
        </w:rPr>
      </w:pPr>
      <w:r w:rsidRPr="00333F12">
        <w:rPr>
          <w:highlight w:val="yellow"/>
        </w:rPr>
        <w:t>Objetivo</w:t>
      </w:r>
    </w:p>
    <w:p w14:paraId="7FA6BF69" w14:textId="77777777" w:rsidR="00DF5974" w:rsidRPr="00333F12" w:rsidRDefault="00DF5974" w:rsidP="00DF5974">
      <w:pPr>
        <w:rPr>
          <w:highlight w:val="yellow"/>
        </w:rPr>
      </w:pPr>
    </w:p>
    <w:p w14:paraId="3B0A16E1" w14:textId="77777777" w:rsidR="00DF5974" w:rsidRPr="00333F12" w:rsidRDefault="00DF5974" w:rsidP="00DF5974">
      <w:pPr>
        <w:rPr>
          <w:highlight w:val="yellow"/>
        </w:rPr>
      </w:pPr>
      <w:r w:rsidRPr="00333F12">
        <w:rPr>
          <w:highlight w:val="yellow"/>
        </w:rPr>
        <w:t xml:space="preserve">14. </w:t>
      </w:r>
      <w:r w:rsidRPr="00333F12">
        <w:rPr>
          <w:highlight w:val="yellow"/>
        </w:rPr>
        <w:tab/>
        <w:t>O objetivo da firma é planejar, implementar e operar o sistema de gestão de qualidade para auditorias, revisões das demonstrações contábeis, outros trabalhos de asseguração ou de serviços correlatos executados pela firma, para obter segurança razoável de que:</w:t>
      </w:r>
    </w:p>
    <w:p w14:paraId="0D1C99C5" w14:textId="77777777" w:rsidR="00DF5974" w:rsidRPr="00333F12" w:rsidRDefault="00DF5974" w:rsidP="00DF5974">
      <w:pPr>
        <w:rPr>
          <w:highlight w:val="yellow"/>
        </w:rPr>
      </w:pPr>
      <w:r w:rsidRPr="00333F12">
        <w:rPr>
          <w:highlight w:val="yellow"/>
        </w:rPr>
        <w:t xml:space="preserve">(a) </w:t>
      </w:r>
      <w:r w:rsidRPr="00333F12">
        <w:rPr>
          <w:highlight w:val="yellow"/>
        </w:rPr>
        <w:tab/>
        <w:t>a firma e seu pessoal cumprem com suas responsabilidades de acordo com as normas profissionais e os requisitos legais e regulatórios aplicáveis, e conduzem trabalhos de acordo com essas normas e requisitos; e</w:t>
      </w:r>
    </w:p>
    <w:p w14:paraId="1D43E0DA" w14:textId="77777777" w:rsidR="00DF5974" w:rsidRDefault="00DF5974" w:rsidP="00DF5974">
      <w:r w:rsidRPr="00333F12">
        <w:rPr>
          <w:highlight w:val="yellow"/>
        </w:rPr>
        <w:t xml:space="preserve">(b) </w:t>
      </w:r>
      <w:r w:rsidRPr="00333F12">
        <w:rPr>
          <w:highlight w:val="yellow"/>
        </w:rPr>
        <w:tab/>
        <w:t>os relatórios do trabalho emitidos pela firma ou pelos sócios do trabalho são apropriados nas circunstâncias.</w:t>
      </w:r>
    </w:p>
    <w:p w14:paraId="5015CD35" w14:textId="77777777" w:rsidR="00DF5974" w:rsidRDefault="00DF5974" w:rsidP="00DF5974"/>
    <w:p w14:paraId="6F6E4510" w14:textId="77777777" w:rsidR="00DF5974" w:rsidRDefault="00DF5974" w:rsidP="00DF5974">
      <w:r>
        <w:t xml:space="preserve">15. </w:t>
      </w:r>
      <w:r>
        <w:tab/>
        <w:t>O interesse público é atendido pela execução de trabalhos de qualidade de maneira consistente. O desenvolvimento, a implementação e a operação do sistema de gestão de qualidade permitem que a firma execute todos os trabalhos com qualidade, de maneira consistente, ao fornecer segurança razoável de que os objetivos do sistema de gestão de qualidade, especificados no item 14(a) e (b), são alcançados. Trabalhos de qualidade são alcançados por meio do desenvolvimento, da execução e da apresentação do respectivo relatório, de acordo com as normas profissionais e os requisitos legais e regulatórios aplicáveis. Alcançar os objetivos dessas normas e cumprir com os requisitos aplicáveis, de lei ou regulamento, envolve o exercício de julgamento profissional e, quando aplicável ao tipo de trabalho, o exercício de ceticismo profissional.</w:t>
      </w:r>
    </w:p>
    <w:p w14:paraId="745C7CB5" w14:textId="77777777" w:rsidR="00DF5974" w:rsidRDefault="00DF5974" w:rsidP="00DF5974"/>
    <w:p w14:paraId="1B291C60" w14:textId="77777777" w:rsidR="00DF5974" w:rsidRDefault="00DF5974" w:rsidP="00DF5974">
      <w:r>
        <w:t>Definições</w:t>
      </w:r>
    </w:p>
    <w:p w14:paraId="133242A7" w14:textId="77777777" w:rsidR="00DF5974" w:rsidRDefault="00DF5974" w:rsidP="00DF5974"/>
    <w:p w14:paraId="0A33C7DA" w14:textId="77777777" w:rsidR="00DF5974" w:rsidRDefault="00DF5974" w:rsidP="00DF5974">
      <w:r>
        <w:t xml:space="preserve">16. </w:t>
      </w:r>
      <w:r>
        <w:tab/>
        <w:t>Para fins desta Norma, os termos a seguir têm os significados atribuídos abaixo:</w:t>
      </w:r>
    </w:p>
    <w:p w14:paraId="7F86BF19" w14:textId="77777777" w:rsidR="00DF5974" w:rsidRDefault="00DF5974" w:rsidP="00DF5974">
      <w:r>
        <w:t xml:space="preserve">(a) </w:t>
      </w:r>
      <w:r>
        <w:tab/>
        <w:t>Deficiência do sistema de gestão de qualidade da firma (referida nesta Norma como “deficiência”) – existe quando (ver itens A10, A159 e A160):</w:t>
      </w:r>
    </w:p>
    <w:p w14:paraId="6F5E182B" w14:textId="77777777" w:rsidR="00DF5974" w:rsidRDefault="00DF5974" w:rsidP="00DF5974">
      <w:r>
        <w:t xml:space="preserve">(i) </w:t>
      </w:r>
      <w:r>
        <w:tab/>
        <w:t>um objetivo de qualidade, requerido para alcançar o objetivo do sistema de gestão de qualidade, não é estabelecido;</w:t>
      </w:r>
    </w:p>
    <w:p w14:paraId="07D20DA7" w14:textId="77777777" w:rsidR="00DF5974" w:rsidRDefault="00DF5974" w:rsidP="00DF5974">
      <w:r>
        <w:t xml:space="preserve">(ii) </w:t>
      </w:r>
      <w:r>
        <w:tab/>
        <w:t>um risco de qualidade, ou uma combinação deles não é identificado ou devidamente avaliado (ver item A11);</w:t>
      </w:r>
    </w:p>
    <w:p w14:paraId="20628607" w14:textId="77777777" w:rsidR="00DF5974" w:rsidRDefault="00DF5974" w:rsidP="00DF5974">
      <w:r>
        <w:t>(iii) uma resposta, ou uma combinação de respostas, não reduz a nível aceitavelmente baixo a probabilidade de ocorrer um risco de qualidade devido às respostas não terem sido adequadamente planejadas, implementadas ou não atuarem de maneira eficaz; ou</w:t>
      </w:r>
    </w:p>
    <w:p w14:paraId="7EBC8385" w14:textId="77777777" w:rsidR="00DF5974" w:rsidRDefault="00DF5974" w:rsidP="00DF5974">
      <w:r>
        <w:t>(iv) outro aspecto do sistema de gestão de qualidade está ausente, ou não foi adequadamente planejado, implementado ou operado de maneira eficaz, de modo que um requisito desta Norma não tenha sido tratado (ver item A12);</w:t>
      </w:r>
    </w:p>
    <w:p w14:paraId="210E8260" w14:textId="77777777" w:rsidR="00DF5974" w:rsidRDefault="00DF5974" w:rsidP="00DF5974">
      <w:r>
        <w:t xml:space="preserve">(b) </w:t>
      </w:r>
      <w:r>
        <w:tab/>
        <w:t>Documentação do trabalho – é o registro do trabalho executado, dos resultados obtidos e das conclusões obtidas pelo auditor (geralmente referido como “papéis de trabalho”, embora parte substancial seja por meio eletrônico ou outra mídia);</w:t>
      </w:r>
    </w:p>
    <w:p w14:paraId="44AC567F" w14:textId="77777777" w:rsidR="00DF5974" w:rsidRDefault="00DF5974" w:rsidP="00DF5974">
      <w:r>
        <w:t xml:space="preserve">(c) </w:t>
      </w:r>
      <w:r>
        <w:tab/>
        <w:t xml:space="preserve">Sócio responsável pelo trabalho – é o sócio, ou outro indivíduo nomeado pela firma, para atuar como responsável pelo trabalho, sua execução e pelo relatório que é emitido em nome da firma. Ele é quem, quando necessário, possui a autoridade apropriada de órgão profissional, legal ou regulatório; </w:t>
      </w:r>
    </w:p>
    <w:p w14:paraId="227F13C4" w14:textId="77777777" w:rsidR="00DF5974" w:rsidRDefault="00DF5974" w:rsidP="00DF5974">
      <w:r>
        <w:t xml:space="preserve">(d) </w:t>
      </w:r>
      <w:r>
        <w:tab/>
        <w:t>Revisão de qualidade do trabalho – é a avaliação objetiva dos julgamentos significativos feitos pela equipe de trabalho e das conclusões obtidas sobre eles. A revisão é realizada e concluída pelo revisor de qualidade do trabalho na data, ou antes da data, de emissão do respectivo relatório;</w:t>
      </w:r>
    </w:p>
    <w:p w14:paraId="00260094" w14:textId="77777777" w:rsidR="00DF5974" w:rsidRDefault="00DF5974" w:rsidP="00DF5974">
      <w:r>
        <w:t xml:space="preserve">(e) </w:t>
      </w:r>
      <w:r>
        <w:tab/>
        <w:t xml:space="preserve">Revisor da qualidade do trabalho – é outro sócio ou outro indivíduo, dentro da firma ou externo, nomeado pela própria firma para realizar a revisão de qualidade do trabalho; </w:t>
      </w:r>
    </w:p>
    <w:p w14:paraId="4CF0CDFC" w14:textId="77777777" w:rsidR="00DF5974" w:rsidRDefault="00DF5974" w:rsidP="00DF5974">
      <w:r>
        <w:t xml:space="preserve">(f) </w:t>
      </w:r>
      <w:r>
        <w:tab/>
        <w:t>Equipe de trabalho – são todos os sócios e quadro técnico envolvidos no trabalho, assim como quaisquer outros indivíduos que executam procedimentos no trabalho, excluindo especialista externo e auditores internos que prestam assessoria direta no trabalho (ver item A13);</w:t>
      </w:r>
    </w:p>
    <w:p w14:paraId="4D1B1A6F" w14:textId="77777777" w:rsidR="00DF5974" w:rsidRDefault="00DF5974" w:rsidP="00DF5974">
      <w:r>
        <w:t xml:space="preserve">(g) </w:t>
      </w:r>
      <w:r>
        <w:tab/>
        <w:t>Inspeções externas – são conduzidas pela autoridade supervisora externa, relacionadas com o sistema de gestão de qualidade da firma ou trabalhos executados pelas firmas (ver item A14);</w:t>
      </w:r>
    </w:p>
    <w:p w14:paraId="23D1ED0B" w14:textId="77777777" w:rsidR="00DF5974" w:rsidRDefault="00DF5974" w:rsidP="00DF5974">
      <w:r>
        <w:t xml:space="preserve">(h) </w:t>
      </w:r>
      <w:r>
        <w:tab/>
        <w:t>Constatações (em relação ao sistema de gestão de qualidade) – são informações sobre o desenvolvimento, a implementação e a operação do sistema de gestão de qualidade, obtidas a partir de atividades de monitoramento, inspeções externas e outras fontes relevantes, que indicam que podem existir uma ou mais deficiências (ver itens de A15 a A17);</w:t>
      </w:r>
    </w:p>
    <w:p w14:paraId="477F74DF" w14:textId="77777777" w:rsidR="00DF5974" w:rsidRDefault="00DF5974" w:rsidP="00DF5974">
      <w:r>
        <w:t xml:space="preserve">(i) </w:t>
      </w:r>
      <w:r>
        <w:tab/>
        <w:t>Firma – pode ser um único profissional, uma sociedade de profissionais, uma empresa de auditoria ou outra entidade de profissionais de auditoria ou seus equivalentes no setor público (ver item A18);</w:t>
      </w:r>
    </w:p>
    <w:p w14:paraId="7FB3597D" w14:textId="77777777" w:rsidR="00DF5974" w:rsidRDefault="00DF5974" w:rsidP="00DF5974">
      <w:r>
        <w:t xml:space="preserve">(j) </w:t>
      </w:r>
      <w:r>
        <w:tab/>
        <w:t>Entidade listada – é aquela entidade que tem ações, cotas ou títulos de dívida cotados ou registrados em bolsa de valores reconhecida, ou negociadas de acordo com os regulamentos de bolsa de valores reconhecida ou outro órgão equivalente;</w:t>
      </w:r>
    </w:p>
    <w:p w14:paraId="1E7CFF62" w14:textId="77777777" w:rsidR="00DF5974" w:rsidRDefault="00DF5974" w:rsidP="00DF5974">
      <w:r>
        <w:t xml:space="preserve">(k) </w:t>
      </w:r>
      <w:r>
        <w:tab/>
        <w:t>Firma da rede –firma ou entidade que pertence a uma rede de firmas de auditoria;</w:t>
      </w:r>
    </w:p>
    <w:p w14:paraId="3C5E0687" w14:textId="77777777" w:rsidR="00DF5974" w:rsidRDefault="00DF5974" w:rsidP="00DF5974">
      <w:r>
        <w:t xml:space="preserve">(l) </w:t>
      </w:r>
      <w:r>
        <w:tab/>
        <w:t>Rede (Network) –estrutura maior (ver item A19):</w:t>
      </w:r>
    </w:p>
    <w:p w14:paraId="7E2D3E28" w14:textId="77777777" w:rsidR="00DF5974" w:rsidRDefault="00DF5974" w:rsidP="00DF5974">
      <w:r>
        <w:t xml:space="preserve">(i) </w:t>
      </w:r>
      <w:r>
        <w:tab/>
        <w:t>que tem por objetivo a cooperação, e</w:t>
      </w:r>
    </w:p>
    <w:p w14:paraId="28B691EC" w14:textId="77777777" w:rsidR="00DF5974" w:rsidRDefault="00DF5974" w:rsidP="00DF5974">
      <w:r>
        <w:t xml:space="preserve">(ii) </w:t>
      </w:r>
      <w:r>
        <w:tab/>
        <w:t xml:space="preserve">cujo objetivo é, também, claramente direcionado à participação nos lucros ou o rateio dos custos entre os participantes da rede; e, ou que tem, em comum: </w:t>
      </w:r>
    </w:p>
    <w:p w14:paraId="7F08DB47" w14:textId="77777777" w:rsidR="00DF5974" w:rsidRDefault="00DF5974" w:rsidP="00DF5974">
      <w:r>
        <w:t>•</w:t>
      </w:r>
      <w:r>
        <w:tab/>
        <w:t>o controle ou administração;</w:t>
      </w:r>
    </w:p>
    <w:p w14:paraId="11D13D1D" w14:textId="77777777" w:rsidR="00DF5974" w:rsidRDefault="00DF5974" w:rsidP="00DF5974">
      <w:r>
        <w:t>•</w:t>
      </w:r>
      <w:r>
        <w:tab/>
        <w:t>as políticas ou procedimentos de gestão de qualidade;</w:t>
      </w:r>
    </w:p>
    <w:p w14:paraId="23224100" w14:textId="77777777" w:rsidR="00DF5974" w:rsidRDefault="00DF5974" w:rsidP="00DF5974">
      <w:r>
        <w:t>•</w:t>
      </w:r>
      <w:r>
        <w:tab/>
        <w:t>a estratégia de negócios;</w:t>
      </w:r>
    </w:p>
    <w:p w14:paraId="74247111" w14:textId="77777777" w:rsidR="00DF5974" w:rsidRDefault="00DF5974" w:rsidP="00DF5974">
      <w:r>
        <w:t>•</w:t>
      </w:r>
      <w:r>
        <w:tab/>
        <w:t>o uso da mesma marca comercial; ou</w:t>
      </w:r>
    </w:p>
    <w:p w14:paraId="351291BD" w14:textId="77777777" w:rsidR="00DF5974" w:rsidRDefault="00DF5974" w:rsidP="00DF5974">
      <w:r>
        <w:t>•</w:t>
      </w:r>
      <w:r>
        <w:tab/>
        <w:t>uma parte significativa dos recursos profissionais;</w:t>
      </w:r>
    </w:p>
    <w:p w14:paraId="246DBD2E" w14:textId="77777777" w:rsidR="00DF5974" w:rsidRDefault="00DF5974" w:rsidP="00DF5974">
      <w:r>
        <w:t>(m) Sócio – é o indivíduo com autoridade para vincular a firma à execução de serviços profissionais;</w:t>
      </w:r>
    </w:p>
    <w:p w14:paraId="20FF460F" w14:textId="77777777" w:rsidR="00DF5974" w:rsidRDefault="00DF5974" w:rsidP="00DF5974">
      <w:r>
        <w:t xml:space="preserve">(n) </w:t>
      </w:r>
      <w:r>
        <w:tab/>
        <w:t>Pessoal – são os sócios e o quadro de empregados da firma (ver itens A20 e A21);</w:t>
      </w:r>
    </w:p>
    <w:p w14:paraId="7C2F77B3" w14:textId="77777777" w:rsidR="00DF5974" w:rsidRDefault="00DF5974" w:rsidP="00DF5974">
      <w:r>
        <w:t>(o) Julgamento profissional – é a aplicação de treinamento, conhecimento e experiência relevantes, dentro do contexto das normas profissionais, na tomada de decisões informadas sobre os cursos de ação apropriados ao desenvolvimento, à implementação e à operação do sistema de gestão de qualidade da firma;</w:t>
      </w:r>
    </w:p>
    <w:p w14:paraId="44100E74" w14:textId="77777777" w:rsidR="00DF5974" w:rsidRDefault="00DF5974" w:rsidP="00DF5974">
      <w:r>
        <w:t xml:space="preserve">(p) </w:t>
      </w:r>
      <w:r>
        <w:tab/>
        <w:t>Normas profissionais – são as normas profissionais gerais (NBCs PG) e de auditoria (NBCs PA);</w:t>
      </w:r>
    </w:p>
    <w:p w14:paraId="37075EDE" w14:textId="77777777" w:rsidR="00DF5974" w:rsidRDefault="00DF5974" w:rsidP="00DF5974">
      <w:r>
        <w:t xml:space="preserve">(q) </w:t>
      </w:r>
      <w:r>
        <w:tab/>
        <w:t>Objetivos de qualidade – são os resultados desejados em relação aos componentes do sistema de gestão de qualidade que devem ser alcançados pela firma;</w:t>
      </w:r>
    </w:p>
    <w:p w14:paraId="30CF459D" w14:textId="77777777" w:rsidR="00DF5974" w:rsidRDefault="00DF5974" w:rsidP="00DF5974">
      <w:r>
        <w:t xml:space="preserve">(r) </w:t>
      </w:r>
      <w:r>
        <w:tab/>
        <w:t>Risco de qualidade – é o risco com razoável possibilidade de:</w:t>
      </w:r>
    </w:p>
    <w:p w14:paraId="1AAE5F25" w14:textId="77777777" w:rsidR="00DF5974" w:rsidRDefault="00DF5974" w:rsidP="00DF5974">
      <w:r>
        <w:t xml:space="preserve">(i) </w:t>
      </w:r>
      <w:r>
        <w:tab/>
        <w:t>ocorrer; e</w:t>
      </w:r>
    </w:p>
    <w:p w14:paraId="2E84D061" w14:textId="77777777" w:rsidR="00DF5974" w:rsidRDefault="00DF5974" w:rsidP="00DF5974">
      <w:r>
        <w:t xml:space="preserve">(ii) </w:t>
      </w:r>
      <w:r>
        <w:tab/>
        <w:t>individualmente, ou em combinação com outros riscos, afetar adversamente o alcance de um ou mais objetivos de qualidade;</w:t>
      </w:r>
    </w:p>
    <w:p w14:paraId="383AED15" w14:textId="77777777" w:rsidR="00DF5974" w:rsidRDefault="00DF5974" w:rsidP="00DF5974">
      <w:r>
        <w:t xml:space="preserve">(s) </w:t>
      </w:r>
      <w:r>
        <w:tab/>
        <w:t>Segurança razoável – representa alto nível de segurança, mas não absoluto, no contexto desta Norma;</w:t>
      </w:r>
    </w:p>
    <w:p w14:paraId="47A62249" w14:textId="77777777" w:rsidR="00DF5974" w:rsidRDefault="00DF5974" w:rsidP="00DF5974">
      <w:r>
        <w:t xml:space="preserve">(t) </w:t>
      </w:r>
      <w:r>
        <w:tab/>
        <w:t>Requisitos éticos relevantes – são os princípios de ética profissional e requisitos éticos aplicáveis aos profissionais da contabilidade ao conduzir auditorias ou trabalhos de revisão das demonstrações contábeis, outros serviços de asseguração ou serviços correlatos.  Os requisitos éticos relevantes normalmente compreendem as disposições da NBC PG 01 – Código de Ética Profissional do Contador e as demais normas profissionais que o complementam, relacionadas com auditorias ou trabalhos de revisão das demonstrações contábeis, outros serviços de asseguração ou correlatos, juntamente com outros requisitos legais que possam ser aplicáveis e ser mais restritivos (ver itens de A22 a A24, A62);</w:t>
      </w:r>
    </w:p>
    <w:p w14:paraId="4B7E1453" w14:textId="77777777" w:rsidR="00DF5974" w:rsidRDefault="00DF5974" w:rsidP="00DF5974">
      <w:r>
        <w:t>(u) Resposta (em relação ao sistema de gestão de qualidade) – são as políticas ou procedimentos planejados e implementados pela firma para tratar de um ou mais riscos de qualidade (ver itens de A25 a A27, A50):</w:t>
      </w:r>
    </w:p>
    <w:p w14:paraId="3EDE8AC5" w14:textId="77777777" w:rsidR="00DF5974" w:rsidRDefault="00DF5974" w:rsidP="00DF5974">
      <w:r>
        <w:t>(i) políticas são declarações do que deve, ou não deve, ser feito para tratar dos riscos de qualidade. Essas declarações podem ser documentadas explicitamente em comunicações ou implicitamente por meio de ações e decisões; e</w:t>
      </w:r>
    </w:p>
    <w:p w14:paraId="7A7E8081" w14:textId="77777777" w:rsidR="00DF5974" w:rsidRDefault="00DF5974" w:rsidP="00DF5974">
      <w:r>
        <w:t>(ii) procedimentos são ações para implementar políticas;</w:t>
      </w:r>
    </w:p>
    <w:p w14:paraId="6214C601" w14:textId="77777777" w:rsidR="00DF5974" w:rsidRDefault="00DF5974" w:rsidP="00DF5974">
      <w:r>
        <w:t xml:space="preserve">(v) </w:t>
      </w:r>
      <w:r>
        <w:tab/>
        <w:t>Prestador de serviços (no contexto desta Norma) – é o indivíduo ou organização externa à firma que fornece recurso que é usado no sistema de gestão de qualidade ou na execução dos trabalhos. Prestadores de serviços não incluem a rede da firma, outras firmas da rede ou outras estruturas ou organizações na rede (ver itens A28, A105);</w:t>
      </w:r>
    </w:p>
    <w:p w14:paraId="51FCF8FE" w14:textId="77777777" w:rsidR="00DF5974" w:rsidRDefault="00DF5974" w:rsidP="00DF5974">
      <w:r>
        <w:t xml:space="preserve">(w) </w:t>
      </w:r>
      <w:r>
        <w:tab/>
        <w:t>Quadro de empregados – são os profissionais, exceto sócios, incluindo quaisquer especialistas empregados pela firma; e</w:t>
      </w:r>
    </w:p>
    <w:p w14:paraId="70E8FFF0" w14:textId="77777777" w:rsidR="00DF5974" w:rsidRDefault="00DF5974" w:rsidP="00DF5974">
      <w:r>
        <w:t xml:space="preserve">(x) </w:t>
      </w:r>
      <w:r>
        <w:tab/>
        <w:t>Sistema de gestão de qualidade – é o sistema planejado, implementado e operado pela firma para fornecer a ela segurança razoável de que:</w:t>
      </w:r>
    </w:p>
    <w:p w14:paraId="35AF87F5" w14:textId="77777777" w:rsidR="00DF5974" w:rsidRDefault="00DF5974" w:rsidP="00DF5974">
      <w:r>
        <w:t xml:space="preserve">(i) </w:t>
      </w:r>
      <w:r>
        <w:tab/>
        <w:t>a firma e seu pessoal cumprem com suas responsabilidades, de acordo com as normas profissionais, os requisitos legais e regulatórios aplicáveis e conduzem trabalhos de acordo com essas normas e requisitos; e</w:t>
      </w:r>
    </w:p>
    <w:p w14:paraId="29FF9FE4" w14:textId="77777777" w:rsidR="00DF5974" w:rsidRDefault="00DF5974" w:rsidP="00DF5974">
      <w:r>
        <w:t xml:space="preserve">(ii) </w:t>
      </w:r>
      <w:r>
        <w:tab/>
        <w:t>os relatórios emitidos pela firma ou pelos sócios do trabalho são apropriados nas circunstâncias do trabalho.</w:t>
      </w:r>
    </w:p>
    <w:p w14:paraId="4EA5B828" w14:textId="77777777" w:rsidR="00DF5974" w:rsidRDefault="00DF5974" w:rsidP="00DF5974">
      <w:r>
        <w:t>(Obs.: as definições usam as expressões firma, rede de firmas, sócios, empresa e outras expressões aplicáveis ao setor privado, todavia ela é completamente aplicável ao setor público, substituindo essas expressões por Tribunal de Contas, tribunais, responsáveis técnicos pelo mandato de auditoria ou de controle externo)</w:t>
      </w:r>
    </w:p>
    <w:p w14:paraId="4696B790" w14:textId="77777777" w:rsidR="00DF5974" w:rsidRDefault="00DF5974" w:rsidP="00DF5974"/>
    <w:p w14:paraId="1F0CF1C5" w14:textId="77777777" w:rsidR="00DF5974" w:rsidRDefault="00DF5974" w:rsidP="00DF5974">
      <w:r>
        <w:t>Requisitos</w:t>
      </w:r>
    </w:p>
    <w:p w14:paraId="4EA3DFF7" w14:textId="77777777" w:rsidR="00DF5974" w:rsidRDefault="00DF5974" w:rsidP="00DF5974"/>
    <w:p w14:paraId="7FD3F8EB" w14:textId="77777777" w:rsidR="00DF5974" w:rsidRDefault="00DF5974" w:rsidP="00DF5974">
      <w:r>
        <w:t>Aplicação e cumprimento de requisitos relevantes</w:t>
      </w:r>
    </w:p>
    <w:p w14:paraId="020148AF" w14:textId="77777777" w:rsidR="00DF5974" w:rsidRDefault="00DF5974" w:rsidP="00DF5974"/>
    <w:p w14:paraId="064E180D" w14:textId="77777777" w:rsidR="00DF5974" w:rsidRDefault="00DF5974" w:rsidP="00DF5974">
      <w:r>
        <w:t xml:space="preserve">17. </w:t>
      </w:r>
      <w:r>
        <w:tab/>
        <w:t>A firma deve cumprir com cada requisito desta Norma, a menos que o requisito não seja relevante para a firma devido à natureza e às circunstâncias da firma ou de seus trabalhos (ver item A29).</w:t>
      </w:r>
    </w:p>
    <w:p w14:paraId="7CFD6038" w14:textId="77777777" w:rsidR="00DF5974" w:rsidRDefault="00DF5974" w:rsidP="00DF5974"/>
    <w:p w14:paraId="1F614FB4" w14:textId="77777777" w:rsidR="00DF5974" w:rsidRDefault="00DF5974" w:rsidP="00DF5974">
      <w:r>
        <w:t xml:space="preserve">18. </w:t>
      </w:r>
      <w:r>
        <w:tab/>
        <w:t>Os indivíduos a quem são atribuídas a responsabilidade final pelo sistema de gestão de qualidade e a obrigação de prestar contas sobre ele, bem como os indivíduos a quem é atribuída a responsabilidade operacional pelo sistema de gestão de qualidade, devem entender esta Norma, incluindo sua aplicação e outros materiais explicativos, para entender o objetivo dela e aplicar seus requisitos adequadamente.</w:t>
      </w:r>
    </w:p>
    <w:p w14:paraId="733B7166" w14:textId="77777777" w:rsidR="00DF5974" w:rsidRDefault="00DF5974" w:rsidP="00DF5974"/>
    <w:p w14:paraId="4A7A3B0F" w14:textId="77777777" w:rsidR="00DF5974" w:rsidRDefault="00DF5974" w:rsidP="00DF5974">
      <w:r>
        <w:t>Sistema de gestão de qualidade</w:t>
      </w:r>
    </w:p>
    <w:p w14:paraId="4E388298" w14:textId="77777777" w:rsidR="00DF5974" w:rsidRDefault="00DF5974" w:rsidP="00DF5974"/>
    <w:p w14:paraId="68F6DA62" w14:textId="77777777" w:rsidR="00DF5974" w:rsidRDefault="00DF5974" w:rsidP="00DF5974">
      <w:r>
        <w:t xml:space="preserve">19. </w:t>
      </w:r>
      <w:r>
        <w:tab/>
        <w:t>A firma deve planejar, implementar e operar o sistema de gestão de qualidade. Para isso, a firma deve exercer julgamento profissional, levando em consideração a natureza e as circunstâncias da firma e de seus trabalhos. O componente governança e liderança do sistema de gestão de qualidade estabelece o ambiente que suporta o desenvolvimento, a implementação e a operação do sistema de gestão de qualidade da firma (ver itens A30 e A31).</w:t>
      </w:r>
    </w:p>
    <w:p w14:paraId="6124C149" w14:textId="77777777" w:rsidR="00DF5974" w:rsidRDefault="00DF5974" w:rsidP="00DF5974"/>
    <w:p w14:paraId="5A17E5A2" w14:textId="77777777" w:rsidR="00DF5974" w:rsidRDefault="00DF5974" w:rsidP="00DF5974">
      <w:r>
        <w:t>Responsabilidades</w:t>
      </w:r>
    </w:p>
    <w:p w14:paraId="61D16911" w14:textId="77777777" w:rsidR="00DF5974" w:rsidRDefault="00DF5974" w:rsidP="00DF5974"/>
    <w:p w14:paraId="39B89CA0" w14:textId="77777777" w:rsidR="00DF5974" w:rsidRDefault="00DF5974" w:rsidP="00DF5974">
      <w:r>
        <w:t xml:space="preserve">20. </w:t>
      </w:r>
      <w:r>
        <w:tab/>
        <w:t>A firma também deve atribuir (ver itens de A32 a A35):</w:t>
      </w:r>
    </w:p>
    <w:p w14:paraId="7A5D6BBB" w14:textId="77777777" w:rsidR="00DF5974" w:rsidRDefault="00DF5974" w:rsidP="00DF5974">
      <w:r>
        <w:t xml:space="preserve">(a) </w:t>
      </w:r>
      <w:r>
        <w:tab/>
        <w:t>a responsabilidade final pelo sistema de gestão de qualidade e a obrigação de prestar contas sobre ele ao presidente da firma ou ao sócio-gerente (ou equivalente) da firma ou, se apropriado, à diretoria executiva (ou equivalente) da firma;</w:t>
      </w:r>
    </w:p>
    <w:p w14:paraId="6CFADB51" w14:textId="77777777" w:rsidR="00DF5974" w:rsidRDefault="00DF5974" w:rsidP="00DF5974">
      <w:r>
        <w:t xml:space="preserve">(b) </w:t>
      </w:r>
      <w:r>
        <w:tab/>
        <w:t>a responsabilidade operacional pelo sistema de gestão de qualidade;</w:t>
      </w:r>
    </w:p>
    <w:p w14:paraId="6EBCB253" w14:textId="77777777" w:rsidR="00DF5974" w:rsidRDefault="00DF5974" w:rsidP="00DF5974">
      <w:r>
        <w:t xml:space="preserve">(c) </w:t>
      </w:r>
      <w:r>
        <w:tab/>
        <w:t>a responsabilidade operacional por aspectos específicos do sistema de gestão de qualidade, incluindo:</w:t>
      </w:r>
    </w:p>
    <w:p w14:paraId="58121CC0" w14:textId="77777777" w:rsidR="00DF5974" w:rsidRDefault="00DF5974" w:rsidP="00DF5974">
      <w:r>
        <w:t xml:space="preserve">(i) </w:t>
      </w:r>
      <w:r>
        <w:tab/>
        <w:t>conformidade com requisitos de independência (ver item A36);</w:t>
      </w:r>
    </w:p>
    <w:p w14:paraId="49E5E2AB" w14:textId="77777777" w:rsidR="00DF5974" w:rsidRDefault="00DF5974" w:rsidP="00DF5974">
      <w:r>
        <w:t xml:space="preserve">(ii) </w:t>
      </w:r>
      <w:r>
        <w:tab/>
        <w:t>o processo de monitoramento e correção.</w:t>
      </w:r>
    </w:p>
    <w:p w14:paraId="133589B3" w14:textId="77777777" w:rsidR="00DF5974" w:rsidRDefault="00DF5974" w:rsidP="00DF5974"/>
    <w:p w14:paraId="07F047C3" w14:textId="77777777" w:rsidR="00DF5974" w:rsidRDefault="00DF5974" w:rsidP="00DF5974">
      <w:r>
        <w:t xml:space="preserve">21. </w:t>
      </w:r>
      <w:r>
        <w:tab/>
        <w:t>Na atribuição dos papéis descrita no item 20, a firma deve determinar que os indivíduos (ver item A37):</w:t>
      </w:r>
    </w:p>
    <w:p w14:paraId="27FDAC01" w14:textId="77777777" w:rsidR="00DF5974" w:rsidRDefault="00DF5974" w:rsidP="00DF5974">
      <w:r>
        <w:t xml:space="preserve">(a) </w:t>
      </w:r>
      <w:r>
        <w:tab/>
        <w:t>têm experiência, conhecimento, influência e autoridade apropriados na firma, e tempo suficiente, para cumprir com a responsabilidade que lhes foi atribuída (ver item A38); e</w:t>
      </w:r>
    </w:p>
    <w:p w14:paraId="49BC63A0" w14:textId="77777777" w:rsidR="00DF5974" w:rsidRDefault="00DF5974" w:rsidP="00DF5974">
      <w:r>
        <w:t xml:space="preserve">(b) </w:t>
      </w:r>
      <w:r>
        <w:tab/>
        <w:t>entendem os papéis a eles atribuídos e que são responsáveis pelo seu cumprimento.</w:t>
      </w:r>
    </w:p>
    <w:p w14:paraId="5B46D2FB" w14:textId="77777777" w:rsidR="00DF5974" w:rsidRDefault="00DF5974" w:rsidP="00DF5974"/>
    <w:p w14:paraId="4718C990" w14:textId="77777777" w:rsidR="00DF5974" w:rsidRDefault="00DF5974" w:rsidP="00DF5974">
      <w:r>
        <w:t xml:space="preserve">22. </w:t>
      </w:r>
      <w:r>
        <w:tab/>
        <w:t>A firma deve determinar que o indivíduo (ou os indivíduos) a quem são atribuídas as responsabilidades operacionais pelo sistema de gestão de qualidade, pelo cumprimento com os requisitos de independência e pelo processo de monitoramento e remediação, tem uma linha de comunicação direta com o indivíduo (ou indivíduos) a quem são atribuídas a responsabilidade final pelo sistema de gestão de qualidade e a obrigação de prestar contas sobre ele.</w:t>
      </w:r>
    </w:p>
    <w:p w14:paraId="1CF9861C" w14:textId="77777777" w:rsidR="00DF5974" w:rsidRDefault="00DF5974" w:rsidP="00DF5974"/>
    <w:p w14:paraId="2B9AB01F" w14:textId="77777777" w:rsidR="00DF5974" w:rsidRDefault="00DF5974" w:rsidP="00DF5974">
      <w:r>
        <w:t>Processo de avaliação de riscos da firma</w:t>
      </w:r>
    </w:p>
    <w:p w14:paraId="686367D5" w14:textId="77777777" w:rsidR="00DF5974" w:rsidRDefault="00DF5974" w:rsidP="00DF5974"/>
    <w:p w14:paraId="489336A9" w14:textId="77777777" w:rsidR="00DF5974" w:rsidRDefault="00DF5974" w:rsidP="00DF5974">
      <w:r>
        <w:t xml:space="preserve">23. </w:t>
      </w:r>
      <w:r>
        <w:tab/>
        <w:t>A firma deve planejar e implementar o processo de avaliação de riscos para estabelecer os objetivos de qualidade, identificar e avaliar esses riscos, planejar e implementar respostas para tratar dos riscos de qualidade (ver itens de A39 a A41).</w:t>
      </w:r>
    </w:p>
    <w:p w14:paraId="52A4DAE5" w14:textId="77777777" w:rsidR="00DF5974" w:rsidRDefault="00DF5974" w:rsidP="00DF5974"/>
    <w:p w14:paraId="196E5371" w14:textId="77777777" w:rsidR="00DF5974" w:rsidRDefault="00DF5974" w:rsidP="00DF5974">
      <w:r>
        <w:t xml:space="preserve">24. </w:t>
      </w:r>
      <w:r>
        <w:tab/>
        <w:t>A firma deve estabelecer os objetivos de qualidade especificados nesta Norma e quaisquer objetivos adicionais de qualidade, considerados necessários para alcançar a meta do sistema de gestão de qualidade (ver itens de A42 a A44).</w:t>
      </w:r>
    </w:p>
    <w:p w14:paraId="3883DE22" w14:textId="77777777" w:rsidR="00DF5974" w:rsidRDefault="00DF5974" w:rsidP="00DF5974"/>
    <w:p w14:paraId="35ED8E27" w14:textId="77777777" w:rsidR="00DF5974" w:rsidRDefault="00DF5974" w:rsidP="00DF5974">
      <w:r>
        <w:t>25.</w:t>
      </w:r>
      <w:r>
        <w:tab/>
        <w:t>A firma deve identificar e avaliar os riscos de qualidade, fornecendo uma base para o planejamento e para a identificação de respostas. Para isso, a firma deve:</w:t>
      </w:r>
    </w:p>
    <w:p w14:paraId="757332CD" w14:textId="77777777" w:rsidR="00DF5974" w:rsidRDefault="00DF5974" w:rsidP="00DF5974">
      <w:r>
        <w:t xml:space="preserve">(a) </w:t>
      </w:r>
      <w:r>
        <w:tab/>
        <w:t>obter entendimento das condições, dos eventos, das circunstâncias, das ações ou omissões que podem afetar adversamente o alcance dos objetivos de qualidade, incluindo (ver itens de A45 a A47):</w:t>
      </w:r>
    </w:p>
    <w:p w14:paraId="5F70CAFF" w14:textId="77777777" w:rsidR="00DF5974" w:rsidRDefault="00DF5974" w:rsidP="00DF5974">
      <w:r>
        <w:t xml:space="preserve">(i) </w:t>
      </w:r>
      <w:r>
        <w:tab/>
        <w:t>com relação à natureza e às circunstâncias da firma, aqueles relacionados com:</w:t>
      </w:r>
    </w:p>
    <w:p w14:paraId="05288177" w14:textId="77777777" w:rsidR="00DF5974" w:rsidRDefault="00DF5974" w:rsidP="00DF5974">
      <w:r>
        <w:t>a.</w:t>
      </w:r>
      <w:r>
        <w:tab/>
        <w:t>a complexidade e as características operacionais da firma;</w:t>
      </w:r>
    </w:p>
    <w:p w14:paraId="7DFB6A20" w14:textId="77777777" w:rsidR="00DF5974" w:rsidRDefault="00DF5974" w:rsidP="00DF5974">
      <w:r>
        <w:t>b.</w:t>
      </w:r>
      <w:r>
        <w:tab/>
        <w:t>as decisões e ações estratégicas e operacionais, os processos de negócio e o modelo de negócios da firma;</w:t>
      </w:r>
    </w:p>
    <w:p w14:paraId="31233ACC" w14:textId="77777777" w:rsidR="00DF5974" w:rsidRDefault="00DF5974" w:rsidP="00DF5974">
      <w:r>
        <w:t>c.</w:t>
      </w:r>
      <w:r>
        <w:tab/>
        <w:t>as características e o estilo de gestão da liderança;</w:t>
      </w:r>
    </w:p>
    <w:p w14:paraId="2F93709D" w14:textId="77777777" w:rsidR="00DF5974" w:rsidRDefault="00DF5974" w:rsidP="00DF5974">
      <w:r>
        <w:t>d.</w:t>
      </w:r>
      <w:r>
        <w:tab/>
        <w:t>os recursos da firma, incluindo os recursos fornecidos por prestadores de serviços;</w:t>
      </w:r>
    </w:p>
    <w:p w14:paraId="4653FBF8" w14:textId="77777777" w:rsidR="00DF5974" w:rsidRDefault="00DF5974" w:rsidP="00DF5974">
      <w:r>
        <w:t>e.</w:t>
      </w:r>
      <w:r>
        <w:tab/>
        <w:t>as leis, regulamentos, normas profissionais e o ambiente em que a firma atua; e</w:t>
      </w:r>
    </w:p>
    <w:p w14:paraId="1EF63722" w14:textId="77777777" w:rsidR="00DF5974" w:rsidRDefault="00DF5974" w:rsidP="00DF5974">
      <w:r>
        <w:t>f.</w:t>
      </w:r>
      <w:r>
        <w:tab/>
        <w:t>no caso de firma que pertence a uma rede, a natureza e a extensão dos requisitos da rede e de seus serviços, se houver;</w:t>
      </w:r>
    </w:p>
    <w:p w14:paraId="66ADC540" w14:textId="77777777" w:rsidR="00DF5974" w:rsidRDefault="00DF5974" w:rsidP="00DF5974">
      <w:r>
        <w:t xml:space="preserve">(ii) </w:t>
      </w:r>
      <w:r>
        <w:tab/>
        <w:t>com relação à natureza e às circunstâncias dos trabalhos executados pela firma, aqueles relacionados com:</w:t>
      </w:r>
    </w:p>
    <w:p w14:paraId="33752768" w14:textId="77777777" w:rsidR="00DF5974" w:rsidRDefault="00DF5974" w:rsidP="00DF5974">
      <w:r>
        <w:t>a.</w:t>
      </w:r>
      <w:r>
        <w:tab/>
        <w:t>os tipos de trabalho executados pela firma e os relatórios a serem emitidos; e</w:t>
      </w:r>
    </w:p>
    <w:p w14:paraId="30757DA0" w14:textId="77777777" w:rsidR="00DF5974" w:rsidRDefault="00DF5974" w:rsidP="00DF5974">
      <w:r>
        <w:t>b.</w:t>
      </w:r>
      <w:r>
        <w:tab/>
        <w:t>os tipos de entidade para as quais esses trabalhos são executados;</w:t>
      </w:r>
    </w:p>
    <w:p w14:paraId="2661297C" w14:textId="77777777" w:rsidR="00DF5974" w:rsidRDefault="00DF5974" w:rsidP="00DF5974">
      <w:r>
        <w:t xml:space="preserve">(b) </w:t>
      </w:r>
      <w:r>
        <w:tab/>
        <w:t>levar em consideração o modo como, e o grau em que, as condições, os eventos, as circunstâncias, as ações ou omissões no item 25(a) podem afetar adversamente o alcance dos objetivos de qualidade (ver item A48).</w:t>
      </w:r>
    </w:p>
    <w:p w14:paraId="78814306" w14:textId="77777777" w:rsidR="00DF5974" w:rsidRDefault="00DF5974" w:rsidP="00DF5974"/>
    <w:p w14:paraId="11F53A3D" w14:textId="77777777" w:rsidR="00DF5974" w:rsidRDefault="00DF5974" w:rsidP="00DF5974">
      <w:r>
        <w:t xml:space="preserve">26. </w:t>
      </w:r>
      <w:r>
        <w:tab/>
        <w:t>A firma deve planejar e implementar respostas para tratar dos riscos de qualidade, de forma que sejam embasadas no racional e que respondam às avaliações dadas aos riscos de qualidade. As respostas também devem incluir aqueles aspectos especificados no item 34 (ver itens de A49 a A51).</w:t>
      </w:r>
    </w:p>
    <w:p w14:paraId="07C7EFC9" w14:textId="77777777" w:rsidR="00DF5974" w:rsidRDefault="00DF5974" w:rsidP="00DF5974"/>
    <w:p w14:paraId="1C469949" w14:textId="77777777" w:rsidR="00DF5974" w:rsidRDefault="00DF5974" w:rsidP="00DF5974">
      <w:r>
        <w:t xml:space="preserve">27. </w:t>
      </w:r>
      <w:r>
        <w:tab/>
        <w:t>A firma deve estabelecer políticas ou procedimentos que sejam planejados para identificar informações que indiquem a necessidade de objetivos adicionais de qualidade, bem como respostas adicionais ou modificadas aos riscos de qualidade, devido às mudanças na natureza e nas circunstâncias da firma ou de seus trabalhos. Se essas informações forem identificadas, a firma deve considerar as informações e, quando apropriado, (ver itens A52 e A53):</w:t>
      </w:r>
    </w:p>
    <w:p w14:paraId="5B733FE3" w14:textId="77777777" w:rsidR="00DF5974" w:rsidRDefault="00DF5974" w:rsidP="00DF5974">
      <w:r>
        <w:t xml:space="preserve">(a) </w:t>
      </w:r>
      <w:r>
        <w:tab/>
        <w:t>estabelecer objetivos adicionais de qualidade ou modificar objetivos adicionais de qualidade já estabelecidos pela firma (ver item A54);</w:t>
      </w:r>
    </w:p>
    <w:p w14:paraId="6F66D468" w14:textId="77777777" w:rsidR="00DF5974" w:rsidRDefault="00DF5974" w:rsidP="00DF5974">
      <w:r>
        <w:t xml:space="preserve">(b) </w:t>
      </w:r>
      <w:r>
        <w:tab/>
        <w:t>identificar e avaliar riscos de qualidade adicionais, modificar os riscos de qualidade ou reavaliar os riscos de qualidade; ou</w:t>
      </w:r>
    </w:p>
    <w:p w14:paraId="56EF9E07" w14:textId="77777777" w:rsidR="00DF5974" w:rsidRDefault="00DF5974" w:rsidP="00DF5974">
      <w:r>
        <w:t xml:space="preserve">(c) </w:t>
      </w:r>
      <w:r>
        <w:tab/>
        <w:t>planejar e implementar respostas adicionais, ou modificar as respostas.</w:t>
      </w:r>
    </w:p>
    <w:p w14:paraId="418E634F" w14:textId="77777777" w:rsidR="00DF5974" w:rsidRDefault="00DF5974" w:rsidP="00DF5974"/>
    <w:p w14:paraId="0E84B5B4" w14:textId="77777777" w:rsidR="00DF5974" w:rsidRDefault="00DF5974" w:rsidP="00DF5974">
      <w:r>
        <w:t>Governança e liderança</w:t>
      </w:r>
    </w:p>
    <w:p w14:paraId="143B725D" w14:textId="77777777" w:rsidR="00DF5974" w:rsidRDefault="00DF5974" w:rsidP="00DF5974"/>
    <w:p w14:paraId="479F2790" w14:textId="77777777" w:rsidR="00DF5974" w:rsidRDefault="00DF5974" w:rsidP="00DF5974">
      <w:r>
        <w:t xml:space="preserve">28. </w:t>
      </w:r>
      <w:r>
        <w:tab/>
        <w:t>A firma deve estabelecer os seguintes objetivos de qualidade que tratam da governança e liderança da firma, que estabelecem o ambiente que suporta o sistema de gestão de qualidade:</w:t>
      </w:r>
    </w:p>
    <w:p w14:paraId="3FBD879E" w14:textId="77777777" w:rsidR="00DF5974" w:rsidRDefault="00DF5974" w:rsidP="00DF5974">
      <w:r>
        <w:t xml:space="preserve">(a) </w:t>
      </w:r>
      <w:r>
        <w:tab/>
        <w:t>compromisso com a qualidade por meio de uma cultura existente na firma como um todo, que reconhece e reforça (ver itens A55 e A56):</w:t>
      </w:r>
    </w:p>
    <w:p w14:paraId="65089D1A" w14:textId="77777777" w:rsidR="00DF5974" w:rsidRDefault="00DF5974" w:rsidP="00DF5974">
      <w:r>
        <w:t xml:space="preserve">(i) </w:t>
      </w:r>
      <w:r>
        <w:tab/>
        <w:t>o papel da firma de servir ao interesse público por meio da execução dos trabalhos de qualidade de maneira consistente;</w:t>
      </w:r>
    </w:p>
    <w:p w14:paraId="167FCD15" w14:textId="77777777" w:rsidR="00DF5974" w:rsidRDefault="00DF5974" w:rsidP="00DF5974">
      <w:r>
        <w:t xml:space="preserve">(ii) </w:t>
      </w:r>
      <w:r>
        <w:tab/>
        <w:t>a importância da ética profissional, dos valores e das atitudes;</w:t>
      </w:r>
    </w:p>
    <w:p w14:paraId="3FEB61EA" w14:textId="77777777" w:rsidR="00DF5974" w:rsidRDefault="00DF5974" w:rsidP="00DF5974">
      <w:r>
        <w:t xml:space="preserve">(iii) </w:t>
      </w:r>
      <w:r>
        <w:tab/>
        <w:t>a responsabilidade de todo o pessoal pela qualidade relacionada com a execução dos trabalhos ou atividades no sistema de gestão de qualidade, assim como o seu comportamento esperado; e</w:t>
      </w:r>
    </w:p>
    <w:p w14:paraId="44182C31" w14:textId="77777777" w:rsidR="00DF5974" w:rsidRDefault="00DF5974" w:rsidP="00DF5974">
      <w:r>
        <w:t xml:space="preserve">(iv) </w:t>
      </w:r>
      <w:r>
        <w:tab/>
        <w:t>a importância da qualidade nas decisões e ações estratégicas da firma, incluindo suas prioridades financeiras e operacionais;</w:t>
      </w:r>
    </w:p>
    <w:p w14:paraId="6E643A00" w14:textId="77777777" w:rsidR="00DF5974" w:rsidRDefault="00DF5974" w:rsidP="00DF5974">
      <w:r>
        <w:t xml:space="preserve">(b) </w:t>
      </w:r>
      <w:r>
        <w:tab/>
        <w:t>a liderança é responsável pela qualidade e deve prestar contas sobre ela (ver item A57);</w:t>
      </w:r>
    </w:p>
    <w:p w14:paraId="161208EA" w14:textId="77777777" w:rsidR="00DF5974" w:rsidRDefault="00DF5974" w:rsidP="00DF5974">
      <w:r>
        <w:t xml:space="preserve">(c) </w:t>
      </w:r>
      <w:r>
        <w:tab/>
        <w:t>a liderança deve demonstrar compromisso com a qualidade, por meio de suas ações e suas atitudes (ver item A58);</w:t>
      </w:r>
    </w:p>
    <w:p w14:paraId="4CECB6AC" w14:textId="77777777" w:rsidR="00DF5974" w:rsidRDefault="00DF5974" w:rsidP="00DF5974">
      <w:r>
        <w:t xml:space="preserve">(d) </w:t>
      </w:r>
      <w:r>
        <w:tab/>
        <w:t>a estrutura organizacional e a atribuição de papéis, responsabilidades e autoridade são apropriados para permitir o desenvolvimento, a implementação e a operação do sistema de gestão de qualidade da firma (ver itens A32, A33, A35 e A59); e</w:t>
      </w:r>
    </w:p>
    <w:p w14:paraId="3028D122" w14:textId="77777777" w:rsidR="00DF5974" w:rsidRDefault="00DF5974" w:rsidP="00DF5974">
      <w:r>
        <w:t>(e) as necessidades de recursos, incluindo recursos financeiros, são planejadas. Os recursos são obtidos, alocados ou designados de maneira consistente com o compromisso da firma com a qualidade (ver itens A60 e A61).</w:t>
      </w:r>
    </w:p>
    <w:p w14:paraId="28EBC75D" w14:textId="77777777" w:rsidR="00DF5974" w:rsidRDefault="00DF5974" w:rsidP="00DF5974"/>
    <w:p w14:paraId="784C1598" w14:textId="77777777" w:rsidR="00DF5974" w:rsidRDefault="00DF5974" w:rsidP="00DF5974">
      <w:r>
        <w:t>Requisitos éticos relevantes</w:t>
      </w:r>
    </w:p>
    <w:p w14:paraId="19E56E1E" w14:textId="77777777" w:rsidR="00DF5974" w:rsidRDefault="00DF5974" w:rsidP="00DF5974"/>
    <w:p w14:paraId="11BE3F28" w14:textId="77777777" w:rsidR="00DF5974" w:rsidRDefault="00DF5974" w:rsidP="00DF5974">
      <w:r>
        <w:t xml:space="preserve">29. </w:t>
      </w:r>
      <w:r>
        <w:tab/>
        <w:t>A firma deve estabelecer os seguintes objetivos de qualidade que tratam do cumprimento das responsabilidades, de acordo com os requisitos éticos relevantes, incluindo aqueles relacionados com independência (ver itens de A62 a A64 e A66):</w:t>
      </w:r>
    </w:p>
    <w:p w14:paraId="4A89953B" w14:textId="77777777" w:rsidR="00DF5974" w:rsidRDefault="00DF5974" w:rsidP="00DF5974">
      <w:r>
        <w:t xml:space="preserve">(a) </w:t>
      </w:r>
      <w:r>
        <w:tab/>
        <w:t>a firma e seu pessoal:</w:t>
      </w:r>
    </w:p>
    <w:p w14:paraId="1B2EDF03" w14:textId="77777777" w:rsidR="00DF5974" w:rsidRDefault="00DF5974" w:rsidP="00DF5974">
      <w:r>
        <w:t xml:space="preserve">(i) </w:t>
      </w:r>
      <w:r>
        <w:tab/>
        <w:t>entendem os requisitos éticos relevantes aos quais a firma e os trabalhos da firma estão sujeitos (ver itens de A22 a A24); e</w:t>
      </w:r>
    </w:p>
    <w:p w14:paraId="702E431D" w14:textId="77777777" w:rsidR="00DF5974" w:rsidRDefault="00DF5974" w:rsidP="00DF5974">
      <w:r>
        <w:t xml:space="preserve">(ii) </w:t>
      </w:r>
      <w:r>
        <w:tab/>
        <w:t>cumprem com suas responsabilidades em relação aos requisitos éticos relevantes aos quais a firma e os trabalhos da firma estão sujeitos;</w:t>
      </w:r>
    </w:p>
    <w:p w14:paraId="39D1A540" w14:textId="77777777" w:rsidR="00DF5974" w:rsidRDefault="00DF5974" w:rsidP="00DF5974">
      <w:r>
        <w:t xml:space="preserve">(b) </w:t>
      </w:r>
      <w:r>
        <w:tab/>
        <w:t>outros (incluindo a rede, as firmas da rede, os indivíduos da rede ou em firmas da rede, ou prestadores de serviços) entendem que estão sujeitos aos requisitos éticos relevantes aos quais a firma e os trabalhos da firma estão sujeitos e:</w:t>
      </w:r>
    </w:p>
    <w:p w14:paraId="3ABD4983" w14:textId="77777777" w:rsidR="00DF5974" w:rsidRDefault="00DF5974" w:rsidP="00DF5974">
      <w:r>
        <w:t xml:space="preserve">(i) </w:t>
      </w:r>
      <w:r>
        <w:tab/>
        <w:t>entendem os requisitos éticos relevantes aplicáveis a eles (ver itens A22, A24 e A65); e</w:t>
      </w:r>
    </w:p>
    <w:p w14:paraId="0ABA0873" w14:textId="77777777" w:rsidR="00DF5974" w:rsidRDefault="00DF5974" w:rsidP="00DF5974">
      <w:r>
        <w:t xml:space="preserve">(ii) </w:t>
      </w:r>
      <w:r>
        <w:tab/>
        <w:t>cumprem com suas responsabilidades em relação aos requisitos éticos relevantes aplicáveis a eles.</w:t>
      </w:r>
    </w:p>
    <w:p w14:paraId="1DE2DFCC" w14:textId="77777777" w:rsidR="00DF5974" w:rsidRDefault="00DF5974" w:rsidP="00DF5974"/>
    <w:p w14:paraId="23B05B8B" w14:textId="77777777" w:rsidR="00DF5974" w:rsidRDefault="00DF5974" w:rsidP="00DF5974">
      <w:r>
        <w:t>Aceitação e continuidade de relações com clientes e trabalhos específicos</w:t>
      </w:r>
    </w:p>
    <w:p w14:paraId="3FB4B372" w14:textId="77777777" w:rsidR="00DF5974" w:rsidRDefault="00DF5974" w:rsidP="00DF5974"/>
    <w:p w14:paraId="1254EEFD" w14:textId="77777777" w:rsidR="00DF5974" w:rsidRDefault="00DF5974" w:rsidP="00DF5974">
      <w:r>
        <w:t xml:space="preserve">30. </w:t>
      </w:r>
      <w:r>
        <w:tab/>
        <w:t>A firma deve estabelecer os seguintes objetivos de qualidade que tratam da aceitação e da continuidade de relações com clientes e trabalhos específicos:</w:t>
      </w:r>
    </w:p>
    <w:p w14:paraId="5F6119D4" w14:textId="77777777" w:rsidR="00DF5974" w:rsidRDefault="00DF5974" w:rsidP="00DF5974">
      <w:r>
        <w:t xml:space="preserve">(a) </w:t>
      </w:r>
      <w:r>
        <w:tab/>
        <w:t>julgamentos pela firma sobre se deve aceitar ou continuar o relacionamento com cliente ou trabalho específico são apropriados quando baseados em:</w:t>
      </w:r>
    </w:p>
    <w:p w14:paraId="2B28C384" w14:textId="77777777" w:rsidR="00DF5974" w:rsidRDefault="00DF5974" w:rsidP="00DF5974">
      <w:r>
        <w:t xml:space="preserve">(i) </w:t>
      </w:r>
      <w:r>
        <w:tab/>
        <w:t>informações obtidas sobre a natureza, as circunstâncias do trabalho, a integridade e os valores éticos do cliente (incluindo sua administração e, quando apropriado, os responsáveis pela governança) que sejam suficientes para suportar esses julgamentos (ver itens de A67 a A71); e</w:t>
      </w:r>
    </w:p>
    <w:p w14:paraId="55E16F33" w14:textId="77777777" w:rsidR="00DF5974" w:rsidRDefault="00DF5974" w:rsidP="00DF5974">
      <w:r>
        <w:t xml:space="preserve">(ii) </w:t>
      </w:r>
      <w:r>
        <w:tab/>
        <w:t>a capacidade da firma de executar trabalhos de acordo com normas profissionais e requisitos legais e regulatórios aplicáveis (ver item A72); e</w:t>
      </w:r>
    </w:p>
    <w:p w14:paraId="4473E5F9" w14:textId="77777777" w:rsidR="00DF5974" w:rsidRDefault="00DF5974" w:rsidP="00DF5974">
      <w:r>
        <w:t xml:space="preserve">(b) </w:t>
      </w:r>
      <w:r>
        <w:tab/>
        <w:t>as prioridades financeiras e operacionais da firma não devem induzir julgamentos inapropriados sobre se deve aceitar ou continuar a relação com o cliente ou trabalho específico (ver itens A73 e A74).</w:t>
      </w:r>
    </w:p>
    <w:p w14:paraId="2D4A5142" w14:textId="77777777" w:rsidR="00DF5974" w:rsidRDefault="00DF5974" w:rsidP="00DF5974"/>
    <w:p w14:paraId="171C159D" w14:textId="77777777" w:rsidR="00DF5974" w:rsidRDefault="00DF5974" w:rsidP="00DF5974">
      <w:r>
        <w:t>Execução do trabalho</w:t>
      </w:r>
    </w:p>
    <w:p w14:paraId="2B75EA33" w14:textId="77777777" w:rsidR="00DF5974" w:rsidRDefault="00DF5974" w:rsidP="00DF5974"/>
    <w:p w14:paraId="65A668E9" w14:textId="77777777" w:rsidR="00DF5974" w:rsidRDefault="00DF5974" w:rsidP="00DF5974">
      <w:r>
        <w:t xml:space="preserve">31. </w:t>
      </w:r>
      <w:r>
        <w:tab/>
        <w:t>A firma deve estabelecer os seguintes objetivos de qualidade que tratam da execução dos trabalhos de qualidade:</w:t>
      </w:r>
    </w:p>
    <w:p w14:paraId="3C13B04D" w14:textId="77777777" w:rsidR="00DF5974" w:rsidRDefault="00DF5974" w:rsidP="00DF5974">
      <w:r>
        <w:t xml:space="preserve">(a) </w:t>
      </w:r>
      <w:r>
        <w:tab/>
        <w:t>as equipes de trabalho entendem e cumprem com suas responsabilidades, incluindo, conforme aplicável, a responsabilidade geral do sócio responsável pelos trabalhos por gerenciá-los e alcançar sua qualidade, além de estar suficiente e apropriadamente envolvido durante todo o trabalho (ver item A75);</w:t>
      </w:r>
    </w:p>
    <w:p w14:paraId="5A5F44E6" w14:textId="77777777" w:rsidR="00DF5974" w:rsidRDefault="00DF5974" w:rsidP="00DF5974">
      <w:r>
        <w:t xml:space="preserve">(b) </w:t>
      </w:r>
      <w:r>
        <w:tab/>
        <w:t>a natureza, a época e a extensão do direcionamento e da supervisão das equipes de trabalho e da revisão do trabalho executado são apropriadas com base na natureza e nas circunstâncias do trabalho e dos recursos designados ou disponibilizados para as equipes de trabalho. O trabalho executado por membros da equipe menos experientes é direcionado, supervisionado e revisado pelos membros mais experientes (ver itens A76 e A77);</w:t>
      </w:r>
    </w:p>
    <w:p w14:paraId="13E31DF9" w14:textId="77777777" w:rsidR="00DF5974" w:rsidRDefault="00DF5974" w:rsidP="00DF5974">
      <w:r>
        <w:t xml:space="preserve">(c) </w:t>
      </w:r>
      <w:r>
        <w:tab/>
        <w:t>as equipes de trabalho exercem julgamento profissional apropriado e, quando aplicável para o tipo de trabalho, exercem ceticismo profissional (ver item A78);</w:t>
      </w:r>
    </w:p>
    <w:p w14:paraId="0B019AF3" w14:textId="77777777" w:rsidR="00DF5974" w:rsidRDefault="00DF5974" w:rsidP="00DF5974">
      <w:r>
        <w:t xml:space="preserve">(d) </w:t>
      </w:r>
      <w:r>
        <w:tab/>
        <w:t>é realizada a consulta sobre assuntos complexos ou controversos e as conclusões acordadas são implementadas (ver itens de A79 a A81);</w:t>
      </w:r>
    </w:p>
    <w:p w14:paraId="57A20650" w14:textId="77777777" w:rsidR="00DF5974" w:rsidRDefault="00DF5974" w:rsidP="00DF5974">
      <w:r>
        <w:t xml:space="preserve">(e) </w:t>
      </w:r>
      <w:r>
        <w:tab/>
        <w:t>diferenças de opinião dentro da equipe de trabalho, entre a equipe de trabalho e o revisor da qualidade do trabalho ou indivíduos que realizam atividades no sistema de gestão de qualidade são levadas ao conhecimento da firma e resolvidas (ver item A82);</w:t>
      </w:r>
    </w:p>
    <w:p w14:paraId="7DD90114" w14:textId="77777777" w:rsidR="00DF5974" w:rsidRDefault="00DF5974" w:rsidP="00DF5974">
      <w:r>
        <w:t xml:space="preserve">(f) </w:t>
      </w:r>
      <w:r>
        <w:tab/>
        <w:t>a documentação do trabalho é compilada tempestivamente após a data do relatório do trabalho, e adequadamente mantida e retida para atender às necessidades da firma e para cumprir com leis, regulamentos, requisitos éticos relevantes ou normas profissionais (ver itens de A83 a A85).</w:t>
      </w:r>
    </w:p>
    <w:p w14:paraId="090B4A30" w14:textId="77777777" w:rsidR="00DF5974" w:rsidRDefault="00DF5974" w:rsidP="00DF5974"/>
    <w:p w14:paraId="1129D8E6" w14:textId="77777777" w:rsidR="00DF5974" w:rsidRDefault="00DF5974" w:rsidP="00DF5974">
      <w:r>
        <w:t>Recursos</w:t>
      </w:r>
    </w:p>
    <w:p w14:paraId="0D72B1A5" w14:textId="77777777" w:rsidR="00DF5974" w:rsidRDefault="00DF5974" w:rsidP="00DF5974"/>
    <w:p w14:paraId="0415C25D" w14:textId="77777777" w:rsidR="00DF5974" w:rsidRDefault="00DF5974" w:rsidP="00DF5974">
      <w:r>
        <w:t xml:space="preserve">32. </w:t>
      </w:r>
      <w:r>
        <w:tab/>
        <w:t>A firma deve estabelecer os seguintes objetivos de qualidade que tratam da obtenção, do desenvolvimento, do uso, da manutenção, da alocação e da designação de recursos de forma apropriada e tempestiva para permitir o desenvolvimento, a implementação e a operação do sistema de gestão de qualidade (ver itens A86 e A87):</w:t>
      </w:r>
    </w:p>
    <w:p w14:paraId="51CE1ED5" w14:textId="77777777" w:rsidR="00DF5974" w:rsidRDefault="00DF5974" w:rsidP="00DF5974">
      <w:r>
        <w:t>Recursos humanos</w:t>
      </w:r>
    </w:p>
    <w:p w14:paraId="6B81C24B" w14:textId="77777777" w:rsidR="00DF5974" w:rsidRDefault="00DF5974" w:rsidP="00DF5974">
      <w:r>
        <w:t xml:space="preserve">(a) </w:t>
      </w:r>
      <w:r>
        <w:tab/>
        <w:t>é contratado, treinado e mantido pessoal com a competência e as habilidades para (ver itens de A88 a A90):</w:t>
      </w:r>
    </w:p>
    <w:p w14:paraId="6C07AD2E" w14:textId="77777777" w:rsidR="00DF5974" w:rsidRDefault="00DF5974" w:rsidP="00DF5974">
      <w:r>
        <w:t xml:space="preserve">(i) </w:t>
      </w:r>
      <w:r>
        <w:tab/>
        <w:t>executar trabalhos de qualidade de maneira consistente, incluindo ter conhecimento ou experiência relevante para os trabalhos executados pela firma; ou</w:t>
      </w:r>
    </w:p>
    <w:p w14:paraId="7D8BBA50" w14:textId="77777777" w:rsidR="00DF5974" w:rsidRDefault="00DF5974" w:rsidP="00DF5974">
      <w:r>
        <w:t xml:space="preserve">(ii) </w:t>
      </w:r>
      <w:r>
        <w:tab/>
        <w:t>realizar atividades ou cumprir com responsabilidades relacionadas à operação do sistema de gestão de qualidade da firma;</w:t>
      </w:r>
    </w:p>
    <w:p w14:paraId="747791F6" w14:textId="77777777" w:rsidR="00DF5974" w:rsidRDefault="00DF5974" w:rsidP="00DF5974">
      <w:r>
        <w:t xml:space="preserve">(b) </w:t>
      </w:r>
      <w:r>
        <w:tab/>
        <w:t>o pessoal demonstra um compromisso com a qualidade por meio de suas ações e suas atitudes, desenvolve e mantém a competência apropriada para desempenhar seus papéis, e é responsabilizado ou reconhecido por meio de avaliações, remuneração, promoções e outros incentivos periódicos (ver itens de A91 a A93);</w:t>
      </w:r>
    </w:p>
    <w:p w14:paraId="2A2770CC" w14:textId="77777777" w:rsidR="00DF5974" w:rsidRDefault="00DF5974" w:rsidP="00DF5974">
      <w:r>
        <w:t xml:space="preserve">(c) </w:t>
      </w:r>
      <w:r>
        <w:tab/>
        <w:t>são contratados indivíduos de fontes externas (ou seja, da rede, de outra firma da rede ou de prestador de serviços) quando a firma não tem pessoal suficiente ou apropriado para permitir a operação do sistema de gestão de qualidade da firma ou a execução dos trabalhos (ver item A94);</w:t>
      </w:r>
    </w:p>
    <w:p w14:paraId="461F0146" w14:textId="77777777" w:rsidR="00DF5974" w:rsidRDefault="00DF5974" w:rsidP="00DF5974">
      <w:r>
        <w:t xml:space="preserve">(d) </w:t>
      </w:r>
      <w:r>
        <w:tab/>
        <w:t>para cada trabalho, são designados membros da equipe de trabalho, incluindo o sócio do trabalho, que têm a competência e as habilidades apropriadas, incluindo tempo suficiente, para executar trabalhos de qualidade de maneira consistente (ver itens A88, A89 e de A95 a A97); e</w:t>
      </w:r>
    </w:p>
    <w:p w14:paraId="2E80B8FE" w14:textId="77777777" w:rsidR="00DF5974" w:rsidRDefault="00DF5974" w:rsidP="00DF5974">
      <w:r>
        <w:t xml:space="preserve">(e) </w:t>
      </w:r>
      <w:r>
        <w:tab/>
        <w:t>para realizar atividades no sistema de gestão de qualidade, são designados indivíduos que têm a competência e as habilidades apropriadas, incluindo tempo suficiente, para realizar essas atividades.</w:t>
      </w:r>
    </w:p>
    <w:p w14:paraId="1B45A498" w14:textId="77777777" w:rsidR="00DF5974" w:rsidRDefault="00DF5974" w:rsidP="00DF5974">
      <w:r>
        <w:t>Recursos tecnológicos</w:t>
      </w:r>
    </w:p>
    <w:p w14:paraId="59C81729" w14:textId="77777777" w:rsidR="00DF5974" w:rsidRDefault="00DF5974" w:rsidP="00DF5974">
      <w:r>
        <w:t xml:space="preserve">(f) </w:t>
      </w:r>
      <w:r>
        <w:tab/>
        <w:t>recursos tecnológicos apropriados são obtidos ou desenvolvidos, implementados, mantidos e usados para permitir a operação do sistema de gestão de qualidade da firma ou a execução dos trabalhos (ver itens de A98 a A101 e A104).</w:t>
      </w:r>
    </w:p>
    <w:p w14:paraId="6C2D65B8" w14:textId="77777777" w:rsidR="00DF5974" w:rsidRDefault="00DF5974" w:rsidP="00DF5974">
      <w:r>
        <w:t>Recursos intelectuais</w:t>
      </w:r>
    </w:p>
    <w:p w14:paraId="24A43E47" w14:textId="77777777" w:rsidR="00DF5974" w:rsidRDefault="00DF5974" w:rsidP="00DF5974">
      <w:r>
        <w:t xml:space="preserve">(g) </w:t>
      </w:r>
      <w:r>
        <w:tab/>
        <w:t>recursos intelectuais apropriados são obtidos ou desenvolvidos, implementados, mantidos e usados para permitir a operação do sistema de gestão de qualidade da firma e a execução dos trabalhos de qualidade de maneira consistente, e esses recursos intelectuais são consistentes com normas profissionais e requisitos legais e regulatórios aplicáveis, quando aplicável (ver itens de A102 a A104).</w:t>
      </w:r>
    </w:p>
    <w:p w14:paraId="4BF5FC24" w14:textId="77777777" w:rsidR="00DF5974" w:rsidRDefault="00DF5974" w:rsidP="00DF5974">
      <w:r>
        <w:t>Prestadores de serviços</w:t>
      </w:r>
    </w:p>
    <w:p w14:paraId="36D6BC75" w14:textId="77777777" w:rsidR="00DF5974" w:rsidRDefault="00DF5974" w:rsidP="00DF5974">
      <w:r>
        <w:t xml:space="preserve">(h) </w:t>
      </w:r>
      <w:r>
        <w:tab/>
        <w:t>recursos humanos, tecnológicos ou intelectuais de prestadores de serviços são apropriados para serem usados no sistema de gestão de qualidade da firma e na execução dos trabalhos, levando em consideração os objetivos de qualidade no item 32, alíneas (d), (e), (f) e (g) (ver itens de A105 a A108).</w:t>
      </w:r>
    </w:p>
    <w:p w14:paraId="6708A400" w14:textId="77777777" w:rsidR="00DF5974" w:rsidRDefault="00DF5974" w:rsidP="00DF5974"/>
    <w:p w14:paraId="5188897D" w14:textId="77777777" w:rsidR="00DF5974" w:rsidRDefault="00DF5974" w:rsidP="00DF5974">
      <w:r>
        <w:t>Informações e comunicações</w:t>
      </w:r>
    </w:p>
    <w:p w14:paraId="7E0F530D" w14:textId="77777777" w:rsidR="00DF5974" w:rsidRDefault="00DF5974" w:rsidP="00DF5974"/>
    <w:p w14:paraId="2CF22757" w14:textId="77777777" w:rsidR="00DF5974" w:rsidRDefault="00DF5974" w:rsidP="00DF5974">
      <w:r>
        <w:t xml:space="preserve">33. </w:t>
      </w:r>
      <w:r>
        <w:tab/>
        <w:t>A firma deve estabelecer os seguintes objetivos de qualidade que tratam da obtenção, geração ou utilização de informações referentes ao sistema de gestão de qualidade, e da comunicação tempestiva de informações dentro da firma e para partes externas para permitir o desenvolvimento, a implementação e a operação do sistema de gestão de qualidade (ver item A109):</w:t>
      </w:r>
    </w:p>
    <w:p w14:paraId="60DBF3C5" w14:textId="77777777" w:rsidR="00DF5974" w:rsidRDefault="00DF5974" w:rsidP="00DF5974">
      <w:r>
        <w:t xml:space="preserve">(a) </w:t>
      </w:r>
      <w:r>
        <w:tab/>
        <w:t>o sistema de informações identifica, captura, processa e mantém informações relevantes e confiáveis que suportam o sistema de gestão de qualidade, seja de fontes internas ou externas (ver itens A110 e A111);</w:t>
      </w:r>
    </w:p>
    <w:p w14:paraId="7123AB20" w14:textId="77777777" w:rsidR="00DF5974" w:rsidRDefault="00DF5974" w:rsidP="00DF5974">
      <w:r>
        <w:t xml:space="preserve">(b) </w:t>
      </w:r>
      <w:r>
        <w:tab/>
        <w:t>a cultura da firma reconhece e reforça a responsabilidade do pessoal pelo intercâmbio de informações (ver item A112);</w:t>
      </w:r>
    </w:p>
    <w:p w14:paraId="0068CD4F" w14:textId="77777777" w:rsidR="00DF5974" w:rsidRDefault="00DF5974" w:rsidP="00DF5974">
      <w:r>
        <w:t xml:space="preserve">(c) </w:t>
      </w:r>
      <w:r>
        <w:tab/>
        <w:t>informações relevantes e confiáveis são trocadas com toda a firma e com as equipes de trabalho, incluindo (ver item A112):</w:t>
      </w:r>
    </w:p>
    <w:p w14:paraId="4F990BB7" w14:textId="77777777" w:rsidR="00DF5974" w:rsidRDefault="00DF5974" w:rsidP="00DF5974">
      <w:r>
        <w:t xml:space="preserve">(i) </w:t>
      </w:r>
      <w:r>
        <w:tab/>
        <w:t>as informações são comunicadas para o pessoal e as equipes de trabalho. A natureza, a época e a extensão das informações são suficientes para permitir que eles entendam e cumpram com suas responsabilidades relacionadas com a realização de atividades no sistema de gestão de qualidade ou a execução dos trabalhos; e</w:t>
      </w:r>
    </w:p>
    <w:p w14:paraId="3D635847" w14:textId="77777777" w:rsidR="00DF5974" w:rsidRDefault="00DF5974" w:rsidP="00DF5974">
      <w:r>
        <w:t xml:space="preserve">(ii) </w:t>
      </w:r>
      <w:r>
        <w:tab/>
        <w:t>o pessoal e as equipes de trabalho comunicam as informações para a firma ao realizar atividades no sistema de gestão de qualidade ou executar trabalhos;</w:t>
      </w:r>
    </w:p>
    <w:p w14:paraId="273E7A21" w14:textId="77777777" w:rsidR="00DF5974" w:rsidRDefault="00DF5974" w:rsidP="00DF5974">
      <w:r>
        <w:t xml:space="preserve">(d) </w:t>
      </w:r>
      <w:r>
        <w:tab/>
        <w:t>informações relevantes e confiáveis são comunicadas para partes externas, incluindo:</w:t>
      </w:r>
    </w:p>
    <w:p w14:paraId="22E011C4" w14:textId="77777777" w:rsidR="00DF5974" w:rsidRDefault="00DF5974" w:rsidP="00DF5974">
      <w:r>
        <w:t xml:space="preserve">(i) </w:t>
      </w:r>
      <w:r>
        <w:tab/>
        <w:t>informações são comunicadas pela firma para a rede da firma ou dentro dela ou para prestadores de serviços, se houver, permitindo que a rede ou os prestadores de serviços cumpram com suas responsabilidades, relacionadas com os requisitos da rede ou os serviços da rede, ou com os recursos fornecidos por eles (ver item A113); e</w:t>
      </w:r>
    </w:p>
    <w:p w14:paraId="09165483" w14:textId="77777777" w:rsidR="00DF5974" w:rsidRDefault="00DF5974" w:rsidP="00DF5974">
      <w:r>
        <w:t>(ii) informações são comunicadas externamente, quando requeridas por leis, regulamentos ou normas profissionais, ou para suportar o entendimento de partes externas sobre o sistema de gestão de qualidade (ver itens A114 e A115).</w:t>
      </w:r>
    </w:p>
    <w:p w14:paraId="38B4E3EE" w14:textId="77777777" w:rsidR="00DF5974" w:rsidRDefault="00DF5974" w:rsidP="00DF5974"/>
    <w:p w14:paraId="0E990019" w14:textId="77777777" w:rsidR="00DF5974" w:rsidRDefault="00DF5974" w:rsidP="00DF5974">
      <w:r>
        <w:t>Respostas especificadas</w:t>
      </w:r>
    </w:p>
    <w:p w14:paraId="1EA5825F" w14:textId="77777777" w:rsidR="00DF5974" w:rsidRDefault="00DF5974" w:rsidP="00DF5974"/>
    <w:p w14:paraId="4E872E55" w14:textId="77777777" w:rsidR="00DF5974" w:rsidRDefault="00DF5974" w:rsidP="00DF5974">
      <w:r>
        <w:t xml:space="preserve">34. </w:t>
      </w:r>
      <w:r>
        <w:tab/>
        <w:t>No planejamento e na implementação de respostas, de acordo com o item 26, a firma deve incluir as seguintes respostas (ver item A116):</w:t>
      </w:r>
    </w:p>
    <w:p w14:paraId="33095915" w14:textId="77777777" w:rsidR="00DF5974" w:rsidRDefault="00DF5974" w:rsidP="00DF5974">
      <w:r>
        <w:t xml:space="preserve">(a) </w:t>
      </w:r>
      <w:r>
        <w:tab/>
        <w:t>a firma estabelece políticas ou procedimentos para:</w:t>
      </w:r>
    </w:p>
    <w:p w14:paraId="08AB4B2E" w14:textId="77777777" w:rsidR="00DF5974" w:rsidRDefault="00DF5974" w:rsidP="00DF5974">
      <w:r>
        <w:t xml:space="preserve">(i) </w:t>
      </w:r>
      <w:r>
        <w:tab/>
        <w:t>identificar, avaliar e tratar das ameaças ao cumprimento dos requisitos éticos relevantes (ver item A117); e</w:t>
      </w:r>
    </w:p>
    <w:p w14:paraId="2E6FE14E" w14:textId="77777777" w:rsidR="00DF5974" w:rsidRDefault="00DF5974" w:rsidP="00DF5974">
      <w:r>
        <w:t xml:space="preserve">(ii) </w:t>
      </w:r>
      <w:r>
        <w:tab/>
        <w:t>identificar, comunicar, avaliar e reportar quaisquer violações dos requisitos éticos relevantes e responder adequada e tempestivamente às causas e as consequências das violações (ver itens A118 e A119);</w:t>
      </w:r>
    </w:p>
    <w:p w14:paraId="15232CA7" w14:textId="77777777" w:rsidR="00DF5974" w:rsidRDefault="00DF5974" w:rsidP="00DF5974">
      <w:r>
        <w:t>(b)</w:t>
      </w:r>
      <w:r>
        <w:tab/>
        <w:t>a firma obtém, no mínimo uma vez por ano, uma confirmação documentada do cumprimento dos requisitos de independência de todo o pessoal, cuja independência é requerida pelos requisitos éticos relevantes;</w:t>
      </w:r>
    </w:p>
    <w:p w14:paraId="0174C8CE" w14:textId="77777777" w:rsidR="00DF5974" w:rsidRDefault="00DF5974" w:rsidP="00DF5974">
      <w:r>
        <w:t xml:space="preserve">(c) </w:t>
      </w:r>
      <w:r>
        <w:tab/>
        <w:t>a firma estabelece políticas ou procedimentos para receber, investigar e resolver denúncias e alegações de falhas na execução do trabalho, de acordo com normas profissionais e requisitos legais e regulatórios aplicáveis, ou de não conformidade com as políticas ou procedimentos da firma estabelecidos de acordo com esta Norma (ver itens A120 e A121);</w:t>
      </w:r>
    </w:p>
    <w:p w14:paraId="78483AE8" w14:textId="77777777" w:rsidR="00DF5974" w:rsidRDefault="00DF5974" w:rsidP="00DF5974">
      <w:r>
        <w:t xml:space="preserve">(d) </w:t>
      </w:r>
      <w:r>
        <w:tab/>
        <w:t>a firma estabelece políticas ou procedimentos que tratam das circunstâncias em que:</w:t>
      </w:r>
    </w:p>
    <w:p w14:paraId="0608DFB4" w14:textId="77777777" w:rsidR="00DF5974" w:rsidRDefault="00DF5974" w:rsidP="00DF5974">
      <w:r>
        <w:t xml:space="preserve">(i) </w:t>
      </w:r>
      <w:r>
        <w:tab/>
        <w:t>a firma toma conhecimento de informações, depois de aceitar ou continuar uma relação com cliente ou trabalho específico, que se conhecidas anteriormente, teriam levado a firma a recusar a relação com o cliente ou o trabalho específico; ou (ver itens A122 e A123);</w:t>
      </w:r>
    </w:p>
    <w:p w14:paraId="1D7AC05A" w14:textId="77777777" w:rsidR="00DF5974" w:rsidRDefault="00DF5974" w:rsidP="00DF5974">
      <w:r>
        <w:t xml:space="preserve">(ii) </w:t>
      </w:r>
      <w:r>
        <w:tab/>
        <w:t>a firma é obrigada por lei ou regulamento a aceitar uma relação com cliente ou trabalho específico (ver item A123);</w:t>
      </w:r>
    </w:p>
    <w:p w14:paraId="09320CDF" w14:textId="77777777" w:rsidR="00DF5974" w:rsidRDefault="00DF5974" w:rsidP="00DF5974">
      <w:r>
        <w:t>(e)</w:t>
      </w:r>
      <w:r>
        <w:tab/>
        <w:t>a firma estabelece políticas ou procedimentos que (ver itens de A124 a A126):</w:t>
      </w:r>
    </w:p>
    <w:p w14:paraId="6024881F" w14:textId="77777777" w:rsidR="00DF5974" w:rsidRDefault="00DF5974" w:rsidP="00DF5974">
      <w:r>
        <w:t xml:space="preserve">(i) </w:t>
      </w:r>
      <w:r>
        <w:tab/>
        <w:t>requerem a comunicação com os responsáveis pela governança durante a condução de auditoria de demonstrações contábeis de entidades listadas sobre o modo como o sistema de gestão de qualidade suporta a execução dos trabalhos de auditoria de qualidade, de maneira consistente (ver itens de A127 a A129);</w:t>
      </w:r>
    </w:p>
    <w:p w14:paraId="7487078B" w14:textId="77777777" w:rsidR="00DF5974" w:rsidRDefault="00DF5974" w:rsidP="00DF5974">
      <w:r>
        <w:t xml:space="preserve">(ii) </w:t>
      </w:r>
      <w:r>
        <w:tab/>
        <w:t>tratam, quando for de outra forma apropriado, comunicar com as partes externas sobre o sistema de gestão de qualidade da firma (ver item A130); e</w:t>
      </w:r>
    </w:p>
    <w:p w14:paraId="7B394A1E" w14:textId="77777777" w:rsidR="00DF5974" w:rsidRDefault="00DF5974" w:rsidP="00DF5974">
      <w:r>
        <w:t xml:space="preserve">(iii) </w:t>
      </w:r>
      <w:r>
        <w:tab/>
        <w:t>tratam das informações a serem fornecidas na comunicação com partes externas, de acordo com o item 34(e)(i) e (ii), incluindo a natureza, a época e a extensão e a forma adequada da comunicação (ver itens A131 e A132);</w:t>
      </w:r>
    </w:p>
    <w:p w14:paraId="5FDD4D05" w14:textId="77777777" w:rsidR="00DF5974" w:rsidRDefault="00DF5974" w:rsidP="00DF5974">
      <w:r>
        <w:t xml:space="preserve">(f) </w:t>
      </w:r>
      <w:r>
        <w:tab/>
        <w:t>a firma estabelece políticas ou procedimentos que tratam de revisões da qualidade do trabalho de acordo com a NBC PA 02, e requerem revisão da qualidade do trabalho para:</w:t>
      </w:r>
    </w:p>
    <w:p w14:paraId="47E096DA" w14:textId="77777777" w:rsidR="00DF5974" w:rsidRDefault="00DF5974" w:rsidP="00DF5974">
      <w:r>
        <w:t xml:space="preserve">(i) </w:t>
      </w:r>
      <w:r>
        <w:tab/>
        <w:t>auditorias de demonstrações contábeis de entidades listadas;</w:t>
      </w:r>
    </w:p>
    <w:p w14:paraId="0E080177" w14:textId="77777777" w:rsidR="00DF5974" w:rsidRDefault="00DF5974" w:rsidP="00DF5974">
      <w:r>
        <w:t xml:space="preserve">(ii) </w:t>
      </w:r>
      <w:r>
        <w:tab/>
        <w:t>auditorias ou outros trabalhos para os quais uma revisão da qualidade do trabalho é requerida por lei ou regulamento (ver item A133); e</w:t>
      </w:r>
    </w:p>
    <w:p w14:paraId="642CE4A8" w14:textId="77777777" w:rsidR="00DF5974" w:rsidRDefault="00DF5974" w:rsidP="00DF5974">
      <w:r>
        <w:t xml:space="preserve">(iii) </w:t>
      </w:r>
      <w:r>
        <w:tab/>
        <w:t>auditorias ou outros trabalhos para os quais a firma determina que uma revisão da qualidade do trabalho é uma resposta apropriada para tratar de um ou mais riscos de qualidade (ver itens de A134 a A137).</w:t>
      </w:r>
    </w:p>
    <w:p w14:paraId="294CE43D" w14:textId="77777777" w:rsidR="00DF5974" w:rsidRDefault="00DF5974" w:rsidP="00DF5974"/>
    <w:p w14:paraId="05DCBE86" w14:textId="77777777" w:rsidR="00DF5974" w:rsidRDefault="00DF5974" w:rsidP="00DF5974">
      <w:r>
        <w:t>Processo de monitoramento e correção</w:t>
      </w:r>
    </w:p>
    <w:p w14:paraId="0085BD4D" w14:textId="77777777" w:rsidR="00DF5974" w:rsidRDefault="00DF5974" w:rsidP="00DF5974"/>
    <w:p w14:paraId="25BBE34E" w14:textId="77777777" w:rsidR="00DF5974" w:rsidRDefault="00DF5974" w:rsidP="00DF5974">
      <w:r>
        <w:t xml:space="preserve">35. </w:t>
      </w:r>
      <w:r>
        <w:tab/>
        <w:t>A firma deve estabelecer um processo de monitoramento e correção para (ver item A138):</w:t>
      </w:r>
    </w:p>
    <w:p w14:paraId="340BE0E2" w14:textId="77777777" w:rsidR="00DF5974" w:rsidRDefault="00DF5974" w:rsidP="00DF5974">
      <w:r>
        <w:t xml:space="preserve">(a) </w:t>
      </w:r>
      <w:r>
        <w:tab/>
        <w:t>fornecer informações relevantes, confiáveis e tempestivas sobre o desenvolvimento, a implementação e a operação do sistema de gestão de qualidade; e</w:t>
      </w:r>
    </w:p>
    <w:p w14:paraId="46BF1043" w14:textId="77777777" w:rsidR="00DF5974" w:rsidRDefault="00DF5974" w:rsidP="00DF5974">
      <w:r>
        <w:t xml:space="preserve">(b) </w:t>
      </w:r>
      <w:r>
        <w:tab/>
        <w:t>adotar as medidas apropriadas para responder às deficiências identificadas, de modo que elas sejam remediadas tempestivamente.</w:t>
      </w:r>
    </w:p>
    <w:p w14:paraId="2ADFA77B" w14:textId="77777777" w:rsidR="00DF5974" w:rsidRDefault="00DF5974" w:rsidP="00DF5974"/>
    <w:p w14:paraId="6128E044" w14:textId="77777777" w:rsidR="00DF5974" w:rsidRDefault="00DF5974" w:rsidP="00DF5974">
      <w:r>
        <w:t>Planejamento e realização de atividades de monitoramento</w:t>
      </w:r>
    </w:p>
    <w:p w14:paraId="78306E96" w14:textId="77777777" w:rsidR="00DF5974" w:rsidRDefault="00DF5974" w:rsidP="00DF5974"/>
    <w:p w14:paraId="750F612E" w14:textId="77777777" w:rsidR="00DF5974" w:rsidRDefault="00DF5974" w:rsidP="00DF5974">
      <w:r>
        <w:t xml:space="preserve">36. </w:t>
      </w:r>
      <w:r>
        <w:tab/>
        <w:t>A firma deve planejar e realizar atividades de monitoramento para fornecer uma base para identificação de deficiências.</w:t>
      </w:r>
    </w:p>
    <w:p w14:paraId="6A10291B" w14:textId="77777777" w:rsidR="00DF5974" w:rsidRDefault="00DF5974" w:rsidP="00DF5974"/>
    <w:p w14:paraId="0905D358" w14:textId="77777777" w:rsidR="00DF5974" w:rsidRDefault="00DF5974" w:rsidP="00DF5974">
      <w:r>
        <w:t xml:space="preserve">37. </w:t>
      </w:r>
      <w:r>
        <w:tab/>
        <w:t>Na determinação da natureza, da época e da extensão das atividades de monitoramento, a firma deve levar em consideração (ver itens de A139 a A142):</w:t>
      </w:r>
    </w:p>
    <w:p w14:paraId="3F8984FA" w14:textId="77777777" w:rsidR="00DF5974" w:rsidRDefault="00DF5974" w:rsidP="00DF5974">
      <w:r>
        <w:t xml:space="preserve">(a) </w:t>
      </w:r>
      <w:r>
        <w:tab/>
        <w:t>o racional das avaliações dadas aos riscos de qualidade;</w:t>
      </w:r>
    </w:p>
    <w:p w14:paraId="19BF3288" w14:textId="77777777" w:rsidR="00DF5974" w:rsidRDefault="00DF5974" w:rsidP="00DF5974">
      <w:r>
        <w:t xml:space="preserve">(b) </w:t>
      </w:r>
      <w:r>
        <w:tab/>
        <w:t>o planejamento das respostas;</w:t>
      </w:r>
    </w:p>
    <w:p w14:paraId="5702385D" w14:textId="77777777" w:rsidR="00DF5974" w:rsidRDefault="00DF5974" w:rsidP="00DF5974">
      <w:r>
        <w:t xml:space="preserve">(c) </w:t>
      </w:r>
      <w:r>
        <w:tab/>
        <w:t>o planejamento dos processos de avaliação de riscos, de monitoramento e de remediação (ver itens A143 e A144);</w:t>
      </w:r>
    </w:p>
    <w:p w14:paraId="0B392107" w14:textId="77777777" w:rsidR="00DF5974" w:rsidRDefault="00DF5974" w:rsidP="00DF5974">
      <w:r>
        <w:t xml:space="preserve">(d) </w:t>
      </w:r>
      <w:r>
        <w:tab/>
        <w:t>as mudanças no sistema de gestão de qualidade (ver item A145);</w:t>
      </w:r>
    </w:p>
    <w:p w14:paraId="29B4C9D5" w14:textId="77777777" w:rsidR="00DF5974" w:rsidRDefault="00DF5974" w:rsidP="00DF5974">
      <w:r>
        <w:t xml:space="preserve">(e) </w:t>
      </w:r>
      <w:r>
        <w:tab/>
        <w:t>os resultados de atividades prévias de monitoramento, se as atividades prévias de monitoramento continuam sendo relevantes na avaliação do sistema de gestão de qualidade da firma e se as medidas corretivas para tratar das deficiências anteriormente identificadas foram eficazes (ver itens A146 e A147); e</w:t>
      </w:r>
    </w:p>
    <w:p w14:paraId="17AFC460" w14:textId="77777777" w:rsidR="00DF5974" w:rsidRDefault="00DF5974" w:rsidP="00DF5974">
      <w:r>
        <w:t xml:space="preserve">(f) </w:t>
      </w:r>
      <w:r>
        <w:tab/>
        <w:t>outras informações relevantes, incluindo denúncias e alegações de falhas na execução do trabalho de acordo com normas profissionais e requisitos legais e regulatórios aplicáveis, ou de não conformidade com as políticas ou procedimentos da firma, estabelecidos de acordo com esta Norma, bem como de informações de inspeções externas e de prestadores de serviços (ver itens de A148 a A150).</w:t>
      </w:r>
    </w:p>
    <w:p w14:paraId="4D0D621A" w14:textId="77777777" w:rsidR="00DF5974" w:rsidRDefault="00DF5974" w:rsidP="00DF5974"/>
    <w:p w14:paraId="15796760" w14:textId="77777777" w:rsidR="00DF5974" w:rsidRDefault="00DF5974" w:rsidP="00DF5974">
      <w:r>
        <w:t xml:space="preserve">38. </w:t>
      </w:r>
      <w:r>
        <w:tab/>
        <w:t>A firma deve incluir a inspeção de trabalhos concluídos em suas atividades de monitoramento e determinar quais trabalhos e sócios, devem ser selecionados. Para isso, a firma deve: (ver itens A141 e de A151 a A154):</w:t>
      </w:r>
    </w:p>
    <w:p w14:paraId="6D7F7EE0" w14:textId="77777777" w:rsidR="00DF5974" w:rsidRDefault="00DF5974" w:rsidP="00DF5974">
      <w:r>
        <w:t xml:space="preserve">(a) </w:t>
      </w:r>
      <w:r>
        <w:tab/>
        <w:t>levar em consideração os assuntos do item 37;</w:t>
      </w:r>
    </w:p>
    <w:p w14:paraId="4F334FA2" w14:textId="77777777" w:rsidR="00DF5974" w:rsidRDefault="00DF5974" w:rsidP="00DF5974">
      <w:r>
        <w:t xml:space="preserve">(b) </w:t>
      </w:r>
      <w:r>
        <w:tab/>
        <w:t>considerar a natureza, a época e a extensão de outras atividades de monitoramento realizadas pela firma e os trabalhos e os sócios sujeitos a essas atividades de monitoramento; e</w:t>
      </w:r>
    </w:p>
    <w:p w14:paraId="7E82E838" w14:textId="77777777" w:rsidR="00DF5974" w:rsidRDefault="00DF5974" w:rsidP="00DF5974">
      <w:r>
        <w:t xml:space="preserve">(c) </w:t>
      </w:r>
      <w:r>
        <w:tab/>
        <w:t>selecionar pelo menos um trabalho concluído para cada sócio do trabalho, de modo cíclico determinado pela firma.</w:t>
      </w:r>
    </w:p>
    <w:p w14:paraId="7F139B89" w14:textId="77777777" w:rsidR="00DF5974" w:rsidRDefault="00DF5974" w:rsidP="00DF5974"/>
    <w:p w14:paraId="2E42C5E4" w14:textId="77777777" w:rsidR="00DF5974" w:rsidRDefault="00DF5974" w:rsidP="00DF5974">
      <w:r>
        <w:t xml:space="preserve">39. </w:t>
      </w:r>
      <w:r>
        <w:tab/>
        <w:t>A firma deve estabelecer políticas e procedimentos que:</w:t>
      </w:r>
    </w:p>
    <w:p w14:paraId="52AE7DB0" w14:textId="77777777" w:rsidR="00DF5974" w:rsidRDefault="00DF5974" w:rsidP="00DF5974">
      <w:r>
        <w:t xml:space="preserve">(a) </w:t>
      </w:r>
      <w:r>
        <w:tab/>
        <w:t>requerem que os indivíduos que realizam as atividades de monitoramento tenham a competência e as habilidades, incluindo tempo suficiente, para realizar as atividades de monitoramento de maneira eficaz; e</w:t>
      </w:r>
    </w:p>
    <w:p w14:paraId="0B18BC2E" w14:textId="77777777" w:rsidR="00DF5974" w:rsidRDefault="00DF5974" w:rsidP="00DF5974">
      <w:r>
        <w:t xml:space="preserve">(b) </w:t>
      </w:r>
      <w:r>
        <w:tab/>
        <w:t>tratam da objetividade dos indivíduos que realizam as atividades de monitoramento. Essas políticas ou procedimentos devem proibir os membros da equipe de trabalho ou o revisor da qualidade do trabalho de realizar qualquer inspeção desse trabalho (ver itens A155 e A156).</w:t>
      </w:r>
    </w:p>
    <w:p w14:paraId="4EF7F21F" w14:textId="77777777" w:rsidR="00DF5974" w:rsidRDefault="00DF5974" w:rsidP="00DF5974"/>
    <w:p w14:paraId="19107F0F" w14:textId="77777777" w:rsidR="00DF5974" w:rsidRDefault="00DF5974" w:rsidP="00DF5974">
      <w:r>
        <w:t>Avaliação de constatações e identificação de deficiências</w:t>
      </w:r>
    </w:p>
    <w:p w14:paraId="28E7163A" w14:textId="77777777" w:rsidR="00DF5974" w:rsidRDefault="00DF5974" w:rsidP="00DF5974"/>
    <w:p w14:paraId="444C7641" w14:textId="77777777" w:rsidR="00DF5974" w:rsidRDefault="00DF5974" w:rsidP="00DF5974">
      <w:r>
        <w:t xml:space="preserve">40. </w:t>
      </w:r>
      <w:r>
        <w:tab/>
        <w:t>A firma deve avaliar as constatações para determinar se existem deficiências, inclusive no processo de monitoramento e remediação (ver itens de A157 a A162).</w:t>
      </w:r>
    </w:p>
    <w:p w14:paraId="44616485" w14:textId="77777777" w:rsidR="00DF5974" w:rsidRDefault="00DF5974" w:rsidP="00DF5974"/>
    <w:p w14:paraId="675A120A" w14:textId="77777777" w:rsidR="00DF5974" w:rsidRDefault="00DF5974" w:rsidP="00DF5974">
      <w:r>
        <w:t>Avaliação das deficiências identificadas</w:t>
      </w:r>
    </w:p>
    <w:p w14:paraId="0572EDAA" w14:textId="77777777" w:rsidR="00DF5974" w:rsidRDefault="00DF5974" w:rsidP="00DF5974"/>
    <w:p w14:paraId="2514590B" w14:textId="77777777" w:rsidR="00DF5974" w:rsidRDefault="00DF5974" w:rsidP="00DF5974">
      <w:r>
        <w:t>41.</w:t>
      </w:r>
      <w:r>
        <w:tab/>
        <w:t>A firma deve avaliar a severidade e a disseminação das deficiências identificadas mediante (ver itens A161, A163 e A164):</w:t>
      </w:r>
    </w:p>
    <w:p w14:paraId="18A8BD03" w14:textId="77777777" w:rsidR="00DF5974" w:rsidRDefault="00DF5974" w:rsidP="00DF5974">
      <w:r>
        <w:t xml:space="preserve">(a) </w:t>
      </w:r>
      <w:r>
        <w:tab/>
        <w:t>investigação das causas das deficiências identificadas. Na determinação da natureza, da época e da extensão dos procedimentos para investigar as causas, a firma deve levar em consideração a natureza das deficiências identificadas e sua possível severidade (ver itens A165 e A169); e</w:t>
      </w:r>
    </w:p>
    <w:p w14:paraId="1C67D08B" w14:textId="77777777" w:rsidR="00DF5974" w:rsidRDefault="00DF5974" w:rsidP="00DF5974">
      <w:r>
        <w:t xml:space="preserve">(b) </w:t>
      </w:r>
      <w:r>
        <w:tab/>
        <w:t>avaliação do efeito das deficiências identificadas, individualmente e em conjunto, sobre o sistema de gestão de qualidade.</w:t>
      </w:r>
    </w:p>
    <w:p w14:paraId="55B81DAA" w14:textId="77777777" w:rsidR="00DF5974" w:rsidRDefault="00DF5974" w:rsidP="00DF5974"/>
    <w:p w14:paraId="1356F34E" w14:textId="77777777" w:rsidR="00DF5974" w:rsidRDefault="00DF5974" w:rsidP="00DF5974">
      <w:r>
        <w:t>Resposta às deficiências identificadas</w:t>
      </w:r>
    </w:p>
    <w:p w14:paraId="09C0A412" w14:textId="77777777" w:rsidR="00DF5974" w:rsidRDefault="00DF5974" w:rsidP="00DF5974"/>
    <w:p w14:paraId="3E630AE0" w14:textId="77777777" w:rsidR="00DF5974" w:rsidRDefault="00DF5974" w:rsidP="00DF5974">
      <w:r>
        <w:t xml:space="preserve">42. </w:t>
      </w:r>
      <w:r>
        <w:tab/>
        <w:t>A firma deve planejar e implementar medidas corretivas para tratar as deficiências identificadas em resposta aos resultados da análise das causas (ver itens de A170 a A172).</w:t>
      </w:r>
    </w:p>
    <w:p w14:paraId="78A50006" w14:textId="77777777" w:rsidR="00DF5974" w:rsidRDefault="00DF5974" w:rsidP="00DF5974"/>
    <w:p w14:paraId="6CFEDF69" w14:textId="77777777" w:rsidR="00DF5974" w:rsidRDefault="00DF5974" w:rsidP="00DF5974">
      <w:r>
        <w:t xml:space="preserve">43. </w:t>
      </w:r>
      <w:r>
        <w:tab/>
        <w:t>Os indivíduos a quem são atribuídas a responsabilidade operacional pelo processo de monitoramento e correção devem avaliar se as medidas corretivas:</w:t>
      </w:r>
    </w:p>
    <w:p w14:paraId="08CDBB74" w14:textId="77777777" w:rsidR="00DF5974" w:rsidRDefault="00DF5974" w:rsidP="00DF5974">
      <w:r>
        <w:t xml:space="preserve">(a) </w:t>
      </w:r>
      <w:r>
        <w:tab/>
        <w:t>são adequadamente planejadas para tratar das deficiências identificadas e de suas causas relacionadas e determinar que foram implementadas; e</w:t>
      </w:r>
    </w:p>
    <w:p w14:paraId="579D11CD" w14:textId="77777777" w:rsidR="00DF5974" w:rsidRDefault="00DF5974" w:rsidP="00DF5974">
      <w:r>
        <w:t xml:space="preserve">(b) </w:t>
      </w:r>
      <w:r>
        <w:tab/>
        <w:t>implementadas para tratar das deficiências identificadas anteriormente são eficazes.</w:t>
      </w:r>
    </w:p>
    <w:p w14:paraId="3FC0DC4F" w14:textId="77777777" w:rsidR="00DF5974" w:rsidRDefault="00DF5974" w:rsidP="00DF5974"/>
    <w:p w14:paraId="64D09FAF" w14:textId="77777777" w:rsidR="00DF5974" w:rsidRDefault="00DF5974" w:rsidP="00DF5974">
      <w:r>
        <w:t xml:space="preserve">44. </w:t>
      </w:r>
      <w:r>
        <w:tab/>
        <w:t>Se a avaliação indica que as medidas corretivas não foram adequadamente planejadas e implementadas ou não são eficazes, os indivíduos a quem são atribuídas a responsabilidade operacional pelo processo de monitoramento e correção devem tomar as medidas apropriadas para determinar se as medidas corretivas foram adequadamente modificadas de modo que sejam eficazes.</w:t>
      </w:r>
    </w:p>
    <w:p w14:paraId="328AE660" w14:textId="77777777" w:rsidR="00DF5974" w:rsidRDefault="00DF5974" w:rsidP="00DF5974"/>
    <w:p w14:paraId="15B4B6A3" w14:textId="77777777" w:rsidR="00DF5974" w:rsidRDefault="00DF5974" w:rsidP="00DF5974">
      <w:r>
        <w:t xml:space="preserve">Constatações sobre trabalho específico </w:t>
      </w:r>
    </w:p>
    <w:p w14:paraId="50CF42D0" w14:textId="77777777" w:rsidR="00DF5974" w:rsidRDefault="00DF5974" w:rsidP="00DF5974"/>
    <w:p w14:paraId="3A42F6DC" w14:textId="77777777" w:rsidR="00DF5974" w:rsidRDefault="00DF5974" w:rsidP="00DF5974">
      <w:r>
        <w:t xml:space="preserve">45. </w:t>
      </w:r>
      <w:r>
        <w:tab/>
        <w:t>A firma deve responder às circunstâncias quando as constatações indicam que existe trabalho para o qual foram omitidos procedimentos requeridos durante a execução ou que o relatório emitido pode ser inadequado. A resposta da firma deve incluir (ver item A173):</w:t>
      </w:r>
    </w:p>
    <w:p w14:paraId="360532D5" w14:textId="77777777" w:rsidR="00DF5974" w:rsidRDefault="00DF5974" w:rsidP="00DF5974">
      <w:r>
        <w:t xml:space="preserve">(a) </w:t>
      </w:r>
      <w:r>
        <w:tab/>
        <w:t>tomar as ações apropriadas para cumprir com as normas profissionais relevantes e os requisitos legais e regulatórios aplicáveis; e</w:t>
      </w:r>
    </w:p>
    <w:p w14:paraId="007BF837" w14:textId="77777777" w:rsidR="00DF5974" w:rsidRDefault="00DF5974" w:rsidP="00DF5974">
      <w:r>
        <w:t xml:space="preserve">(b) </w:t>
      </w:r>
      <w:r>
        <w:tab/>
        <w:t>quando o relatório é considerado inadequado, considerar as implicações e tomar as ações apropriadas, incluindo considerar a necessidade de obter assessoria legal.</w:t>
      </w:r>
    </w:p>
    <w:p w14:paraId="2EEDF97F" w14:textId="77777777" w:rsidR="00DF5974" w:rsidRDefault="00DF5974" w:rsidP="00DF5974"/>
    <w:p w14:paraId="7A895AB8" w14:textId="77777777" w:rsidR="00DF5974" w:rsidRDefault="00DF5974" w:rsidP="00DF5974">
      <w:r>
        <w:t>Comunicação contínua relacionada com monitoramento e correção</w:t>
      </w:r>
    </w:p>
    <w:p w14:paraId="026A4B88" w14:textId="77777777" w:rsidR="00DF5974" w:rsidRDefault="00DF5974" w:rsidP="00DF5974"/>
    <w:p w14:paraId="42E053E2" w14:textId="77777777" w:rsidR="00DF5974" w:rsidRDefault="00DF5974" w:rsidP="00DF5974">
      <w:r>
        <w:t xml:space="preserve">46. </w:t>
      </w:r>
      <w:r>
        <w:tab/>
        <w:t>Os indivíduos a quem são atribuídas a responsabilidade operacional pelo processo de monitoramento e correção devem comunicar tempestivamente aos indivíduos a quem são atribuídas a responsabilidade final pelo sistema de gestão de qualidade e a obrigação de prestar contas sobre ele, e aos indivíduos a quem são atribuídas a responsabilidade operacional pelo sistema de gestão de qualidade (ver item A174):</w:t>
      </w:r>
    </w:p>
    <w:p w14:paraId="32FED6C7" w14:textId="77777777" w:rsidR="00DF5974" w:rsidRDefault="00DF5974" w:rsidP="00DF5974">
      <w:r>
        <w:t xml:space="preserve">(a) </w:t>
      </w:r>
      <w:r>
        <w:tab/>
        <w:t>uma descrição das atividades de monitoramento realizadas;</w:t>
      </w:r>
    </w:p>
    <w:p w14:paraId="75825A52" w14:textId="77777777" w:rsidR="00DF5974" w:rsidRDefault="00DF5974" w:rsidP="00DF5974">
      <w:r>
        <w:t xml:space="preserve">(b) </w:t>
      </w:r>
      <w:r>
        <w:tab/>
        <w:t>as deficiências identificadas, incluindo a severidade e a disseminação dessas deficiências; e</w:t>
      </w:r>
    </w:p>
    <w:p w14:paraId="24CFE750" w14:textId="77777777" w:rsidR="00DF5974" w:rsidRDefault="00DF5974" w:rsidP="00DF5974">
      <w:r>
        <w:t xml:space="preserve">(c) </w:t>
      </w:r>
      <w:r>
        <w:tab/>
        <w:t>as medidas corretivas para tratar as deficiências identificadas.</w:t>
      </w:r>
    </w:p>
    <w:p w14:paraId="56E9B4B7" w14:textId="77777777" w:rsidR="00DF5974" w:rsidRDefault="00DF5974" w:rsidP="00DF5974"/>
    <w:p w14:paraId="5EC6A359" w14:textId="77777777" w:rsidR="00DF5974" w:rsidRDefault="00DF5974" w:rsidP="00DF5974">
      <w:r>
        <w:t xml:space="preserve">47. </w:t>
      </w:r>
      <w:r>
        <w:tab/>
        <w:t>A firma deve comunicar os assuntos, descritos no item 46, às equipes de trabalho e outros indivíduos a quem são designadas atividades no sistema de gestão de qualidade para permitir que eles tomem prontamente as ações apropriadas de acordo com suas responsabilidades.</w:t>
      </w:r>
    </w:p>
    <w:p w14:paraId="0575897E" w14:textId="77777777" w:rsidR="00DF5974" w:rsidRDefault="00DF5974" w:rsidP="00DF5974"/>
    <w:p w14:paraId="0928596E" w14:textId="77777777" w:rsidR="00DF5974" w:rsidRDefault="00DF5974" w:rsidP="00DF5974">
      <w:r>
        <w:t xml:space="preserve">Requisitos da rede ou serviços da rede </w:t>
      </w:r>
    </w:p>
    <w:p w14:paraId="6BFB7C58" w14:textId="77777777" w:rsidR="00DF5974" w:rsidRDefault="00DF5974" w:rsidP="00DF5974"/>
    <w:p w14:paraId="29DE1C54" w14:textId="77777777" w:rsidR="00DF5974" w:rsidRDefault="00DF5974" w:rsidP="00DF5974">
      <w:r>
        <w:t>48.</w:t>
      </w:r>
      <w:r>
        <w:tab/>
        <w:t>Quando a firma pertence a uma rede, ela deve entender, quando aplicável (ver itens A19, A175):</w:t>
      </w:r>
    </w:p>
    <w:p w14:paraId="48F18CC5" w14:textId="77777777" w:rsidR="00DF5974" w:rsidRDefault="00DF5974" w:rsidP="00DF5974">
      <w:r>
        <w:t xml:space="preserve">(a) </w:t>
      </w:r>
      <w:r>
        <w:tab/>
        <w:t>os requisitos estabelecidos pela rede referentes ao sistema de gestão de qualidade da firma, incluindo os requisitos para que a firma implemente ou use recursos ou serviços planejados ou, de outra forma, fornecidos pela rede ou por meio dela (ou seja, requisitos da rede);</w:t>
      </w:r>
    </w:p>
    <w:p w14:paraId="75B23BA1" w14:textId="77777777" w:rsidR="00DF5974" w:rsidRDefault="00DF5974" w:rsidP="00DF5974">
      <w:r>
        <w:t xml:space="preserve">(b) </w:t>
      </w:r>
      <w:r>
        <w:tab/>
        <w:t>quaisquer serviços ou recursos fornecidos pela rede que a firma escolha para implementar ou usar no desenvolvimento, na implementação ou na operação do sistema de gestão de qualidade da firma (ou seja, serviços da rede); e</w:t>
      </w:r>
    </w:p>
    <w:p w14:paraId="51A67610" w14:textId="77777777" w:rsidR="00DF5974" w:rsidRDefault="00DF5974" w:rsidP="00DF5974">
      <w:r>
        <w:t xml:space="preserve">(c) </w:t>
      </w:r>
      <w:r>
        <w:tab/>
        <w:t>as responsabilidades da firma por quaisquer ações que sejam necessárias para implementar os requisitos da rede ou usar os serviços da rede (ver item A176).</w:t>
      </w:r>
    </w:p>
    <w:p w14:paraId="7A0C3746" w14:textId="77777777" w:rsidR="00DF5974" w:rsidRDefault="00DF5974" w:rsidP="00DF5974">
      <w:r>
        <w:t>A firma continua responsável pelo seu sistema de gestão de qualidade, incluindo julgamentos profissionais feitos no desenvolvimento, na implementação ou na operação do sistema de gestão de qualidade. A firma não deve permitir o cumprimento de requisitos da rede ou o uso de serviços da rede que violem os requisitos desta Norma (ver item A177).</w:t>
      </w:r>
    </w:p>
    <w:p w14:paraId="41B1751C" w14:textId="77777777" w:rsidR="00DF5974" w:rsidRDefault="00DF5974" w:rsidP="00DF5974"/>
    <w:p w14:paraId="4FE6969A" w14:textId="77777777" w:rsidR="00DF5974" w:rsidRDefault="00DF5974" w:rsidP="00DF5974">
      <w:r>
        <w:t xml:space="preserve">49. </w:t>
      </w:r>
      <w:r>
        <w:tab/>
        <w:t>Com base no entendimento obtido no item 48, a firma deve:</w:t>
      </w:r>
    </w:p>
    <w:p w14:paraId="5C2C6D35" w14:textId="77777777" w:rsidR="00DF5974" w:rsidRDefault="00DF5974" w:rsidP="00DF5974">
      <w:r>
        <w:t xml:space="preserve">(a) </w:t>
      </w:r>
      <w:r>
        <w:tab/>
        <w:t>determinar o modo como os requisitos da rede ou os serviços da rede são relevantes para o sistema de gestão de qualidade da firma, e como são levados em consideração no sistema, incluindo o modo como devem ser implementados (ver item A178); e</w:t>
      </w:r>
    </w:p>
    <w:p w14:paraId="2F666D3C" w14:textId="77777777" w:rsidR="00DF5974" w:rsidRDefault="00DF5974" w:rsidP="00DF5974">
      <w:r>
        <w:t xml:space="preserve">(b) </w:t>
      </w:r>
      <w:r>
        <w:tab/>
        <w:t>avaliar se os requisitos da rede ou os serviços da rede precisam ser adaptados ou complementados pela firma para serem apropriados para uso em seu sistema de gestão de qualidade e, caso afirmativo, o modo como devem ser adaptados (ver itens A179 e A180).</w:t>
      </w:r>
    </w:p>
    <w:p w14:paraId="07796E9E" w14:textId="77777777" w:rsidR="00DF5974" w:rsidRDefault="00DF5974" w:rsidP="00DF5974"/>
    <w:p w14:paraId="58955261" w14:textId="77777777" w:rsidR="00DF5974" w:rsidRDefault="00DF5974" w:rsidP="00DF5974">
      <w:r>
        <w:t>Atividades de monitoramento realizadas pela rede no sistema de gestão de qualidade da firma</w:t>
      </w:r>
    </w:p>
    <w:p w14:paraId="738628CE" w14:textId="77777777" w:rsidR="00DF5974" w:rsidRDefault="00DF5974" w:rsidP="00DF5974"/>
    <w:p w14:paraId="7CD8514E" w14:textId="77777777" w:rsidR="00DF5974" w:rsidRDefault="00DF5974" w:rsidP="00DF5974">
      <w:r>
        <w:t xml:space="preserve">50. </w:t>
      </w:r>
      <w:r>
        <w:tab/>
        <w:t>Em circunstâncias em que a rede realiza atividades de monitoramento relacionadas com o sistema de gestão de qualidade da firma, esta deve:</w:t>
      </w:r>
    </w:p>
    <w:p w14:paraId="11B421E3" w14:textId="77777777" w:rsidR="00DF5974" w:rsidRDefault="00DF5974" w:rsidP="00DF5974">
      <w:r>
        <w:t xml:space="preserve">(a) </w:t>
      </w:r>
      <w:r>
        <w:tab/>
        <w:t>determinar o efeito das atividades de monitoramento realizadas pela rede sobre a natureza, a época e a extensão das atividades de monitoramento da firma realizadas de acordo com os itens de 36 a 38;</w:t>
      </w:r>
    </w:p>
    <w:p w14:paraId="4684C161" w14:textId="77777777" w:rsidR="00DF5974" w:rsidRDefault="00DF5974" w:rsidP="00DF5974">
      <w:r>
        <w:t xml:space="preserve">(b) </w:t>
      </w:r>
      <w:r>
        <w:tab/>
        <w:t>determinar as responsabilidades da firma em relação às atividades de monitoramento, incluindo ações relacionadas tomadas pela firma; e</w:t>
      </w:r>
    </w:p>
    <w:p w14:paraId="6DFB7DC1" w14:textId="77777777" w:rsidR="00DF5974" w:rsidRDefault="00DF5974" w:rsidP="00DF5974">
      <w:r>
        <w:t xml:space="preserve">(c) </w:t>
      </w:r>
      <w:r>
        <w:tab/>
        <w:t>como parte da avaliação de contratações e da identificação de deficiências no item 40, obter os resultados das atividades de monitoramento da rede de maneira tempestiva (ver item A181).</w:t>
      </w:r>
    </w:p>
    <w:p w14:paraId="641434F2" w14:textId="77777777" w:rsidR="00DF5974" w:rsidRDefault="00DF5974" w:rsidP="00DF5974"/>
    <w:p w14:paraId="76400E0A" w14:textId="77777777" w:rsidR="00DF5974" w:rsidRDefault="00DF5974" w:rsidP="00DF5974">
      <w:r>
        <w:t>Atividades de monitoramento realizadas pela rede nas firmas da rede</w:t>
      </w:r>
    </w:p>
    <w:p w14:paraId="12678594" w14:textId="77777777" w:rsidR="00DF5974" w:rsidRDefault="00DF5974" w:rsidP="00DF5974"/>
    <w:p w14:paraId="287C40A1" w14:textId="77777777" w:rsidR="00DF5974" w:rsidRDefault="00DF5974" w:rsidP="00DF5974">
      <w:r>
        <w:t xml:space="preserve">51. </w:t>
      </w:r>
      <w:r>
        <w:tab/>
        <w:t>A firma deve:</w:t>
      </w:r>
    </w:p>
    <w:p w14:paraId="41C82D5D" w14:textId="77777777" w:rsidR="00DF5974" w:rsidRDefault="00DF5974" w:rsidP="00DF5974">
      <w:r>
        <w:t xml:space="preserve">(a) </w:t>
      </w:r>
      <w:r>
        <w:tab/>
        <w:t>entender o alcance geral das atividades de monitoramento realizadas pela rede em todas as firmas da rede, incluindo atividades de monitoramento para determinar que os requisitos da rede foram adequadamente implementados em todas as firmas da rede, e o modo como a rede comunicará os resultados de suas atividades de monitoramento para a firma;</w:t>
      </w:r>
    </w:p>
    <w:p w14:paraId="37813090" w14:textId="77777777" w:rsidR="00DF5974" w:rsidRDefault="00DF5974" w:rsidP="00DF5974">
      <w:r>
        <w:t xml:space="preserve">(b) </w:t>
      </w:r>
      <w:r>
        <w:tab/>
        <w:t>no mínimo uma vez por ano, obter informações da rede sobre os resultados gerais das atividades de monitoramento da rede em todas as firmas da rede, se aplicável, (ver itens de A182 a A184), e:</w:t>
      </w:r>
    </w:p>
    <w:p w14:paraId="7230CDBD" w14:textId="77777777" w:rsidR="00DF5974" w:rsidRDefault="00DF5974" w:rsidP="00DF5974">
      <w:r>
        <w:t xml:space="preserve">(i) </w:t>
      </w:r>
      <w:r>
        <w:tab/>
        <w:t>comunicar as informações para as equipes de trabalho e outros indivíduos a quem são designadas atividades no sistema de gestão de qualidade, conforme apropriado, para permitir que eles tomem prontamente as ações apropriadas de acordo com suas responsabilidades; e</w:t>
      </w:r>
    </w:p>
    <w:p w14:paraId="5551CC29" w14:textId="77777777" w:rsidR="00DF5974" w:rsidRDefault="00DF5974" w:rsidP="00DF5974">
      <w:r>
        <w:t xml:space="preserve">(ii) </w:t>
      </w:r>
      <w:r>
        <w:tab/>
        <w:t>considerar o efeito das informações sobre o sistema de gestão de qualidade da firma.</w:t>
      </w:r>
    </w:p>
    <w:p w14:paraId="3E122E84" w14:textId="77777777" w:rsidR="00DF5974" w:rsidRDefault="00DF5974" w:rsidP="00DF5974"/>
    <w:p w14:paraId="5A8F4DD3" w14:textId="77777777" w:rsidR="00DF5974" w:rsidRDefault="00DF5974" w:rsidP="00DF5974">
      <w:r>
        <w:t>Deficiências nos requisitos da rede ou serviços da rede identificadas pela firma</w:t>
      </w:r>
    </w:p>
    <w:p w14:paraId="46A9899E" w14:textId="77777777" w:rsidR="00DF5974" w:rsidRDefault="00DF5974" w:rsidP="00DF5974"/>
    <w:p w14:paraId="711156CD" w14:textId="77777777" w:rsidR="00DF5974" w:rsidRDefault="00DF5974" w:rsidP="00DF5974">
      <w:r>
        <w:t xml:space="preserve">52. </w:t>
      </w:r>
      <w:r>
        <w:tab/>
        <w:t>Se a firma identifica uma deficiência nos requisitos da rede ou os serviços da rede, ela deve (ver item A185):</w:t>
      </w:r>
    </w:p>
    <w:p w14:paraId="413BDF99" w14:textId="77777777" w:rsidR="00DF5974" w:rsidRDefault="00DF5974" w:rsidP="00DF5974">
      <w:r>
        <w:t xml:space="preserve">(a) </w:t>
      </w:r>
      <w:r>
        <w:tab/>
        <w:t>comunicar à rede informações relevantes sobre a deficiência identificada; e</w:t>
      </w:r>
    </w:p>
    <w:p w14:paraId="30FDC46E" w14:textId="77777777" w:rsidR="00DF5974" w:rsidRDefault="00DF5974" w:rsidP="00DF5974">
      <w:r>
        <w:t xml:space="preserve">(b) </w:t>
      </w:r>
      <w:r>
        <w:tab/>
        <w:t>de acordo com o item 42, planejar e implementar medidas corretivas para tratar os efeitos das deficiências identificadas nos requisitos da rede ou nos serviços da rede (ver item A186).</w:t>
      </w:r>
    </w:p>
    <w:p w14:paraId="12656D41" w14:textId="77777777" w:rsidR="00DF5974" w:rsidRDefault="00DF5974" w:rsidP="00DF5974"/>
    <w:p w14:paraId="581D206B" w14:textId="77777777" w:rsidR="00DF5974" w:rsidRDefault="00DF5974" w:rsidP="00DF5974">
      <w:r>
        <w:t>Avaliação do sistema de gestão de qualidade</w:t>
      </w:r>
    </w:p>
    <w:p w14:paraId="70717F7C" w14:textId="77777777" w:rsidR="00DF5974" w:rsidRDefault="00DF5974" w:rsidP="00DF5974"/>
    <w:p w14:paraId="4D34B759" w14:textId="77777777" w:rsidR="00DF5974" w:rsidRDefault="00DF5974" w:rsidP="00DF5974">
      <w:r>
        <w:t xml:space="preserve">53. </w:t>
      </w:r>
      <w:r>
        <w:tab/>
        <w:t>Os indivíduos a quem são atribuídas a responsabilidade final pelo sistema de gestão de qualidade e a obrigação de prestar contas sobre ele devem avaliar, em nome da firma, o sistema de gestão de qualidade. A avaliação deve ser realizada a partir de um ponto no tempo e, pelo menos, uma vez por ano (ver itens de A187 a 189).</w:t>
      </w:r>
    </w:p>
    <w:p w14:paraId="7A6AC28C" w14:textId="77777777" w:rsidR="00DF5974" w:rsidRDefault="00DF5974" w:rsidP="00DF5974"/>
    <w:p w14:paraId="6CB6604E" w14:textId="77777777" w:rsidR="00DF5974" w:rsidRDefault="00DF5974" w:rsidP="00DF5974">
      <w:r>
        <w:t xml:space="preserve">54. </w:t>
      </w:r>
      <w:r>
        <w:tab/>
        <w:t>Com base na avaliação, os indivíduos a quem são atribuídas a responsabilidade final pelo sistema de gestão de qualidade e a obrigação de prestar contas sobre ele devem, em nome da firma, chegar a uma das seguintes conclusões (ver itens A190 e A195):</w:t>
      </w:r>
    </w:p>
    <w:p w14:paraId="2B997C76" w14:textId="77777777" w:rsidR="00DF5974" w:rsidRDefault="00DF5974" w:rsidP="00DF5974">
      <w:r>
        <w:t xml:space="preserve">(a) </w:t>
      </w:r>
      <w:r>
        <w:tab/>
        <w:t>o sistema de gestão de qualidade fornece à firma segurança razoável de que os objetivos do sistema de gestão de qualidade estão sendo atingidos (ver item A191);</w:t>
      </w:r>
    </w:p>
    <w:p w14:paraId="3A48728A" w14:textId="77777777" w:rsidR="00DF5974" w:rsidRDefault="00DF5974" w:rsidP="00DF5974">
      <w:r>
        <w:t xml:space="preserve">(b) </w:t>
      </w:r>
      <w:r>
        <w:tab/>
        <w:t>exceto pelos assuntos relacionados com as deficiências identificadas, que têm efeito grave, mas não disseminado, sobre o desenvolvimento, a implementação e a operação do sistema de gestão de qualidade, esse sistema de gestão de qualidade fornece segurança razoável à firma, de que os objetivos do sistema de gestão de qualidade estão sendo atingidos (ver item A192); ou</w:t>
      </w:r>
    </w:p>
    <w:p w14:paraId="085EF067" w14:textId="77777777" w:rsidR="00DF5974" w:rsidRDefault="00DF5974" w:rsidP="00DF5974">
      <w:r>
        <w:t xml:space="preserve">(c) </w:t>
      </w:r>
      <w:r>
        <w:tab/>
        <w:t>o sistema de gestão de qualidade não fornece à firma segurança razoável de que os objetivos do sistema de gestão de qualidade estão sendo atingidos (ver itens de A192 a A194).</w:t>
      </w:r>
    </w:p>
    <w:p w14:paraId="3D3951D8" w14:textId="77777777" w:rsidR="00DF5974" w:rsidRDefault="00DF5974" w:rsidP="00DF5974"/>
    <w:p w14:paraId="5B05AEAC" w14:textId="77777777" w:rsidR="00DF5974" w:rsidRDefault="00DF5974" w:rsidP="00DF5974">
      <w:r>
        <w:t xml:space="preserve">55. </w:t>
      </w:r>
      <w:r>
        <w:tab/>
        <w:t>Se os indivíduos a quem são atribuídas a responsabilidade final pelo sistema de gestão de qualidade e a obrigação de prestar contas sobre ele chegarem à conclusão descrita no item 54(b) ou 54(c), a firma deve (ver item A196):</w:t>
      </w:r>
    </w:p>
    <w:p w14:paraId="040AE936" w14:textId="77777777" w:rsidR="00DF5974" w:rsidRDefault="00DF5974" w:rsidP="00DF5974">
      <w:r>
        <w:t xml:space="preserve">(a) </w:t>
      </w:r>
      <w:r>
        <w:tab/>
        <w:t>tomar prontamente as ações apropriadas; e</w:t>
      </w:r>
    </w:p>
    <w:p w14:paraId="31A15F3C" w14:textId="77777777" w:rsidR="00DF5974" w:rsidRDefault="00DF5974" w:rsidP="00DF5974">
      <w:r>
        <w:t xml:space="preserve">(b) </w:t>
      </w:r>
      <w:r>
        <w:tab/>
        <w:t>comunicar às:</w:t>
      </w:r>
    </w:p>
    <w:p w14:paraId="16CF577E" w14:textId="77777777" w:rsidR="00DF5974" w:rsidRDefault="00DF5974" w:rsidP="00DF5974">
      <w:r>
        <w:t xml:space="preserve">(i) </w:t>
      </w:r>
      <w:r>
        <w:tab/>
        <w:t>equipes de trabalho e a outros indivíduos a quem são designadas atividades no sistema de gestão de qualidade, na extensão em que seja relevante para suas responsabilidades (ver item A197); e</w:t>
      </w:r>
    </w:p>
    <w:p w14:paraId="2B5C3652" w14:textId="77777777" w:rsidR="00DF5974" w:rsidRDefault="00DF5974" w:rsidP="00DF5974">
      <w:r>
        <w:t xml:space="preserve">(ii) </w:t>
      </w:r>
      <w:r>
        <w:tab/>
        <w:t>partes externas de acordo com as políticas ou procedimentos da firma requeridos pelo item 34(e) (ver item A198).</w:t>
      </w:r>
    </w:p>
    <w:p w14:paraId="0B9CAE73" w14:textId="77777777" w:rsidR="00DF5974" w:rsidRDefault="00DF5974" w:rsidP="00DF5974"/>
    <w:p w14:paraId="14DD3045" w14:textId="77777777" w:rsidR="00DF5974" w:rsidRDefault="00DF5974" w:rsidP="00DF5974">
      <w:r>
        <w:t xml:space="preserve">56. </w:t>
      </w:r>
      <w:r>
        <w:tab/>
        <w:t>A firma deve realizar avaliações periódicas de desempenho dos indivíduos a quem são atribuídas a responsabilidade final pelo sistema de gestão de qualidade e a obrigação de prestar contas sobre ele, e dos indivíduos a quem são atribuídas a responsabilidade operacional pelo sistema de gestão de qualidade. Para isso, a firma deve levar em consideração a avaliação do sistema de gestão de qualidade (ver itens de A199 a A201).</w:t>
      </w:r>
    </w:p>
    <w:p w14:paraId="04918D47" w14:textId="77777777" w:rsidR="00DF5974" w:rsidRDefault="00DF5974" w:rsidP="00DF5974"/>
    <w:p w14:paraId="5EE597D6" w14:textId="77777777" w:rsidR="00DF5974" w:rsidRDefault="00DF5974" w:rsidP="00DF5974">
      <w:r>
        <w:t>Documentação</w:t>
      </w:r>
    </w:p>
    <w:p w14:paraId="28FECBAE" w14:textId="77777777" w:rsidR="00DF5974" w:rsidRDefault="00DF5974" w:rsidP="00DF5974"/>
    <w:p w14:paraId="51D88B01" w14:textId="77777777" w:rsidR="00DF5974" w:rsidRDefault="00DF5974" w:rsidP="00DF5974">
      <w:r>
        <w:t xml:space="preserve">57. </w:t>
      </w:r>
      <w:r>
        <w:tab/>
        <w:t>A firma deve preparar documentação do seu sistema de gestão de qualidade que seja suficiente para (ver itens de A202 a A204):</w:t>
      </w:r>
    </w:p>
    <w:p w14:paraId="7B59996D" w14:textId="77777777" w:rsidR="00DF5974" w:rsidRDefault="00DF5974" w:rsidP="00DF5974">
      <w:r>
        <w:t xml:space="preserve">(a) </w:t>
      </w:r>
      <w:r>
        <w:tab/>
        <w:t>suportar um entendimento consistente do sistema de gestão de qualidade pelo pessoal, incluindo o entendimento do papel e a responsabilidade de cada um com esse sistema e com a execução dos trabalhos;</w:t>
      </w:r>
    </w:p>
    <w:p w14:paraId="375FD24D" w14:textId="77777777" w:rsidR="00DF5974" w:rsidRDefault="00DF5974" w:rsidP="00DF5974">
      <w:r>
        <w:t xml:space="preserve">(b) </w:t>
      </w:r>
      <w:r>
        <w:tab/>
        <w:t>suportar a implementação e a operação consistentes das respostas; e</w:t>
      </w:r>
    </w:p>
    <w:p w14:paraId="7213966E" w14:textId="77777777" w:rsidR="00DF5974" w:rsidRDefault="00DF5974" w:rsidP="00DF5974">
      <w:r>
        <w:t xml:space="preserve">(c) </w:t>
      </w:r>
      <w:r>
        <w:tab/>
        <w:t>fornecer evidência do desenvolvimento, da implementação e da operacionalização das respostas, para suportar a avaliação do sistema de gestão de qualidade pelos indivíduos a quem são atribuídas a responsabilidade final pelo sistema de gestão de qualidade e a obrigação de prestar contas sobre ele.</w:t>
      </w:r>
    </w:p>
    <w:p w14:paraId="747EFE95" w14:textId="77777777" w:rsidR="00DF5974" w:rsidRDefault="00DF5974" w:rsidP="00DF5974"/>
    <w:p w14:paraId="46F98773" w14:textId="77777777" w:rsidR="00DF5974" w:rsidRDefault="00DF5974" w:rsidP="00DF5974">
      <w:r>
        <w:t xml:space="preserve">58. </w:t>
      </w:r>
      <w:r>
        <w:tab/>
        <w:t>Na preparação da documentação, a firma deve incluir:</w:t>
      </w:r>
    </w:p>
    <w:p w14:paraId="6DCE2137" w14:textId="77777777" w:rsidR="00DF5974" w:rsidRDefault="00DF5974" w:rsidP="00DF5974">
      <w:r>
        <w:t xml:space="preserve">(a) </w:t>
      </w:r>
      <w:r>
        <w:tab/>
        <w:t>a identificação dos indivíduos a quem são atribuídas a responsabilidade final pelo sistema de gestão de qualidade e a obrigação de prestar contas sobre ele, e a responsabilidade operacional pelo sistema de gestão de qualidade;</w:t>
      </w:r>
    </w:p>
    <w:p w14:paraId="17DD1E0A" w14:textId="77777777" w:rsidR="00DF5974" w:rsidRDefault="00DF5974" w:rsidP="00DF5974">
      <w:r>
        <w:t xml:space="preserve">(b) </w:t>
      </w:r>
      <w:r>
        <w:tab/>
        <w:t>os objetivos de qualidade e os riscos de qualidade da firma (ver item A205);</w:t>
      </w:r>
    </w:p>
    <w:p w14:paraId="18D61E35" w14:textId="77777777" w:rsidR="00DF5974" w:rsidRDefault="00DF5974" w:rsidP="00DF5974">
      <w:r>
        <w:t xml:space="preserve">(c) </w:t>
      </w:r>
      <w:r>
        <w:tab/>
        <w:t>descrição das respostas e do modo como as respostas da firma tratam dos riscos de qualidade;</w:t>
      </w:r>
    </w:p>
    <w:p w14:paraId="6951900C" w14:textId="77777777" w:rsidR="00DF5974" w:rsidRDefault="00DF5974" w:rsidP="00DF5974">
      <w:r>
        <w:t xml:space="preserve">(d) </w:t>
      </w:r>
      <w:r>
        <w:tab/>
        <w:t>com relação ao processo de monitoramento e remediação:</w:t>
      </w:r>
    </w:p>
    <w:p w14:paraId="7910106C" w14:textId="77777777" w:rsidR="00DF5974" w:rsidRDefault="00DF5974" w:rsidP="00DF5974">
      <w:r>
        <w:t xml:space="preserve">(i) </w:t>
      </w:r>
      <w:r>
        <w:tab/>
        <w:t>evidência das atividades de monitoramento realizadas;</w:t>
      </w:r>
    </w:p>
    <w:p w14:paraId="7852E6EF" w14:textId="77777777" w:rsidR="00DF5974" w:rsidRDefault="00DF5974" w:rsidP="00DF5974">
      <w:r>
        <w:t xml:space="preserve">(ii) </w:t>
      </w:r>
      <w:r>
        <w:tab/>
        <w:t>a avaliação das constatações e das deficiências identificadas e suas causas relacionadas;</w:t>
      </w:r>
    </w:p>
    <w:p w14:paraId="1F7247A7" w14:textId="77777777" w:rsidR="00DF5974" w:rsidRDefault="00DF5974" w:rsidP="00DF5974">
      <w:r>
        <w:t xml:space="preserve">(iii) </w:t>
      </w:r>
      <w:r>
        <w:tab/>
        <w:t>medidas corretivas para tratar das deficiências identificadas e a avaliação do planejamento e da implementação dessas medidas corretivas; e</w:t>
      </w:r>
    </w:p>
    <w:p w14:paraId="7E3389A3" w14:textId="77777777" w:rsidR="00DF5974" w:rsidRDefault="00DF5974" w:rsidP="00DF5974">
      <w:r>
        <w:t xml:space="preserve">(iv) </w:t>
      </w:r>
      <w:r>
        <w:tab/>
        <w:t>comunicações sobre monitoramento e remediação; e</w:t>
      </w:r>
    </w:p>
    <w:p w14:paraId="1A34265B" w14:textId="77777777" w:rsidR="00DF5974" w:rsidRDefault="00DF5974" w:rsidP="00DF5974">
      <w:r>
        <w:t xml:space="preserve">(e) </w:t>
      </w:r>
      <w:r>
        <w:tab/>
        <w:t>a base para a conclusão atingida, de acordo com o item 54.</w:t>
      </w:r>
    </w:p>
    <w:p w14:paraId="5DB03983" w14:textId="77777777" w:rsidR="00DF5974" w:rsidRDefault="00DF5974" w:rsidP="00DF5974"/>
    <w:p w14:paraId="4C9B493B" w14:textId="77777777" w:rsidR="00DF5974" w:rsidRDefault="00DF5974" w:rsidP="00DF5974">
      <w:r>
        <w:t xml:space="preserve">59. </w:t>
      </w:r>
      <w:r>
        <w:tab/>
        <w:t>A firma deve documentar os assuntos do item 58 na medida em que estejam relacionados com os requisitos da rede ou os serviços da rede e a avaliação dos requisitos da rede ou serviços da rede, de acordo com o item 49(b) (ver item A206).</w:t>
      </w:r>
    </w:p>
    <w:p w14:paraId="7C5532D3" w14:textId="77777777" w:rsidR="00DF5974" w:rsidRDefault="00DF5974" w:rsidP="00DF5974">
      <w:r>
        <w:t xml:space="preserve"> </w:t>
      </w:r>
    </w:p>
    <w:p w14:paraId="6B8BB30C" w14:textId="77777777" w:rsidR="00DF5974" w:rsidRDefault="00DF5974" w:rsidP="00DF5974">
      <w:r>
        <w:t xml:space="preserve">60. </w:t>
      </w:r>
      <w:r>
        <w:tab/>
        <w:t>A firma deve estabelecer um período de tempo para a retenção da documentação para o sistema de gestão de qualidade que seja suficiente para permitir que a firma monitore o desenvolvimento, a implementação e a operação do sistema de gestão de qualidade da firma, ou um período mais longo, se requerido por lei ou regulamento.</w:t>
      </w:r>
    </w:p>
    <w:p w14:paraId="6960D0DD" w14:textId="77777777" w:rsidR="00DF5974" w:rsidRDefault="00DF5974" w:rsidP="00DF5974"/>
    <w:p w14:paraId="423991B7" w14:textId="77777777" w:rsidR="00DF5974" w:rsidRDefault="00DF5974" w:rsidP="00DF5974">
      <w:r>
        <w:t>Esta Norma entra em vigor na data de sua publicação, observado o item 13, e revoga a Resolução CFC n.º 1.201, publicada no DOU, Seção 1, de 3/12/2009.</w:t>
      </w:r>
    </w:p>
    <w:p w14:paraId="3597F4BE" w14:textId="77777777" w:rsidR="00DF5974" w:rsidRDefault="00DF5974" w:rsidP="00DF5974"/>
    <w:p w14:paraId="21950002" w14:textId="77777777" w:rsidR="00DF5974" w:rsidRDefault="00DF5974" w:rsidP="00DF5974">
      <w:r>
        <w:t>Brasília, 18 de novembro de 2021.</w:t>
      </w:r>
    </w:p>
    <w:p w14:paraId="6C2DFE2D" w14:textId="77777777" w:rsidR="00DF5974" w:rsidRDefault="00DF5974" w:rsidP="00DF5974"/>
    <w:p w14:paraId="3B7D000E" w14:textId="77777777" w:rsidR="00DF5974" w:rsidRDefault="00DF5974" w:rsidP="00DF5974">
      <w:r>
        <w:t>Contador Zulmir Ivânio Breda</w:t>
      </w:r>
    </w:p>
    <w:p w14:paraId="4577EEBB" w14:textId="77777777" w:rsidR="00DF5974" w:rsidRDefault="00DF5974" w:rsidP="00DF5974">
      <w:r>
        <w:t>Presidente</w:t>
      </w:r>
    </w:p>
    <w:p w14:paraId="250E4704" w14:textId="77777777" w:rsidR="00DF5974" w:rsidRDefault="00DF5974" w:rsidP="00DF5974">
      <w:r>
        <w:t>Ata CFC n.º 1.081.</w:t>
      </w:r>
    </w:p>
    <w:p w14:paraId="2FC71814" w14:textId="77777777" w:rsidR="00DF5974" w:rsidRDefault="00DF5974" w:rsidP="00DF5974">
      <w:r>
        <w:t xml:space="preserve"> </w:t>
      </w:r>
    </w:p>
    <w:p w14:paraId="03F396E1" w14:textId="77777777" w:rsidR="00DF5974" w:rsidRDefault="00DF5974" w:rsidP="00DF5974"/>
    <w:p w14:paraId="32EFE086" w14:textId="77777777" w:rsidR="00DF5974" w:rsidRDefault="00DF5974" w:rsidP="00DF5974">
      <w:r>
        <w:t>Aplicação e outros materiais explicativos</w:t>
      </w:r>
    </w:p>
    <w:p w14:paraId="378543A8" w14:textId="77777777" w:rsidR="00DF5974" w:rsidRDefault="00DF5974" w:rsidP="00DF5974"/>
    <w:p w14:paraId="0E8148BE" w14:textId="77777777" w:rsidR="00DF5974" w:rsidRDefault="00DF5974" w:rsidP="00DF5974">
      <w:r>
        <w:t>Alcance (ver itens de 1 a 3)</w:t>
      </w:r>
    </w:p>
    <w:p w14:paraId="10D06A28" w14:textId="77777777" w:rsidR="00DF5974" w:rsidRDefault="00DF5974" w:rsidP="00DF5974"/>
    <w:p w14:paraId="26853ECC" w14:textId="77777777" w:rsidR="00DF5974" w:rsidRDefault="00DF5974" w:rsidP="00DF5974">
      <w:r>
        <w:t xml:space="preserve">A1. </w:t>
      </w:r>
      <w:r>
        <w:tab/>
        <w:t>Outras normas de auditoria e de asseguração também estabelecem requisitos para o sócio do trabalho relacionados com a gestão de qualidade no nível do trabalho.</w:t>
      </w:r>
    </w:p>
    <w:p w14:paraId="60C6EFC6" w14:textId="77777777" w:rsidR="00DF5974" w:rsidRDefault="00DF5974" w:rsidP="00DF5974"/>
    <w:p w14:paraId="4AE96CB3" w14:textId="77777777" w:rsidR="00DF5974" w:rsidRDefault="00DF5974" w:rsidP="00DF5974">
      <w:r>
        <w:t xml:space="preserve">A2. </w:t>
      </w:r>
      <w:r>
        <w:tab/>
        <w:t>A NBC TG 01 e as demais normas profissionais que a complementam contêm requisitos e material de aplicação que permitem que os profissionais da contabilidade cumpram com a sua responsabilidade de agir no interesse público. Conforme indicado no item 15, no contexto da execução do trabalho, conforme descrito nesta Norma, a execução dos trabalhos de qualidade de maneira consistente faz parte da responsabilidade do profissional da contabilidade, no sentido de agir no interesse público.</w:t>
      </w:r>
    </w:p>
    <w:p w14:paraId="77FBECD6" w14:textId="77777777" w:rsidR="00DF5974" w:rsidRDefault="00DF5974" w:rsidP="00DF5974"/>
    <w:p w14:paraId="16B9B778" w14:textId="77777777" w:rsidR="00DF5974" w:rsidRDefault="00DF5974" w:rsidP="00DF5974">
      <w:r>
        <w:t>Sistema de gestão de qualidade da firma (ver itens de 6 a 9)</w:t>
      </w:r>
    </w:p>
    <w:p w14:paraId="6DC03575" w14:textId="77777777" w:rsidR="00DF5974" w:rsidRDefault="00DF5974" w:rsidP="00DF5974"/>
    <w:p w14:paraId="01CFB28F" w14:textId="77777777" w:rsidR="00DF5974" w:rsidRDefault="00DF5974" w:rsidP="00DF5974">
      <w:r>
        <w:t xml:space="preserve">A3. </w:t>
      </w:r>
      <w:r>
        <w:tab/>
        <w:t>A firma pode usar diferentes terminologias ou estruturas para descrever os componentes do seu sistema de gestão de qualidade.</w:t>
      </w:r>
    </w:p>
    <w:p w14:paraId="1801BE8A" w14:textId="77777777" w:rsidR="00DF5974" w:rsidRDefault="00DF5974" w:rsidP="00DF5974"/>
    <w:p w14:paraId="15F77C85" w14:textId="77777777" w:rsidR="00DF5974" w:rsidRDefault="00DF5974" w:rsidP="00DF5974">
      <w:r>
        <w:t xml:space="preserve">A4. </w:t>
      </w:r>
      <w:r>
        <w:tab/>
        <w:t>Exemplos da natureza interconectada de componentes incluem:</w:t>
      </w:r>
    </w:p>
    <w:p w14:paraId="5270B044" w14:textId="77777777" w:rsidR="00DF5974" w:rsidRDefault="00DF5974" w:rsidP="00DF5974">
      <w:r>
        <w:t xml:space="preserve">• </w:t>
      </w:r>
      <w:r>
        <w:tab/>
        <w:t>o processo de avaliação de riscos da firma determina o processo que ela deve seguir para implementar uma abordagem baseada em risco em todo o sistema de gestão de qualidade;</w:t>
      </w:r>
    </w:p>
    <w:p w14:paraId="4826F226" w14:textId="77777777" w:rsidR="00DF5974" w:rsidRDefault="00DF5974" w:rsidP="00DF5974">
      <w:r>
        <w:t xml:space="preserve">• </w:t>
      </w:r>
      <w:r>
        <w:tab/>
        <w:t>o componente governança e liderança estabelece o ambiente que suporta o sistema de gestão de qualidade da firma;</w:t>
      </w:r>
    </w:p>
    <w:p w14:paraId="192486A8" w14:textId="77777777" w:rsidR="00DF5974" w:rsidRDefault="00DF5974" w:rsidP="00DF5974">
      <w:r>
        <w:t xml:space="preserve">• </w:t>
      </w:r>
      <w:r>
        <w:tab/>
        <w:t>os componentes recursos, informações e comunicações permitem o desenvolvimento, a implementação e a operação do sistema de gestão de qualidade;</w:t>
      </w:r>
    </w:p>
    <w:p w14:paraId="294E8F42" w14:textId="77777777" w:rsidR="00DF5974" w:rsidRDefault="00DF5974" w:rsidP="00DF5974">
      <w:r>
        <w:t xml:space="preserve">• </w:t>
      </w:r>
      <w:r>
        <w:tab/>
        <w:t>o processo de monitoramento e remediação é um processo planejado para monitorar todo o sistema de gestão de qualidade. Os resultados do processo de monitoramento e correção fornecem informações relevantes para o processo de avaliação de riscos da firma; e</w:t>
      </w:r>
    </w:p>
    <w:p w14:paraId="45DAA19B" w14:textId="77777777" w:rsidR="00DF5974" w:rsidRDefault="00DF5974" w:rsidP="00DF5974">
      <w:r>
        <w:t>•</w:t>
      </w:r>
      <w:r>
        <w:tab/>
        <w:t>pode haver relações entre assuntos específicos, por exemplo, determinados aspectos dos requisitos éticos relevantes são importantes para a aceitação ou a continuidade da relação com cliente ou do trabalho específico.</w:t>
      </w:r>
    </w:p>
    <w:p w14:paraId="6F768DD9" w14:textId="77777777" w:rsidR="00DF5974" w:rsidRDefault="00DF5974" w:rsidP="00DF5974"/>
    <w:p w14:paraId="322CB62B" w14:textId="77777777" w:rsidR="00DF5974" w:rsidRDefault="00DF5974" w:rsidP="00DF5974">
      <w:r>
        <w:t xml:space="preserve">A5. </w:t>
      </w:r>
      <w:r>
        <w:tab/>
        <w:t>Segurança razoável é obtida quando o sistema de gestão de qualidade reduz a nível aceitavelmente baixo o risco de que os objetivos descritos no item 14(a) e (b) não sejam alcançados. A segurança razoável não significa nível absoluto de segurança porque existem limitações inerentes ao sistema de gestão de qualidade. Essas limitações incluem o fato de que o julgamento humano, na tomada de decisão, pode ser falho e de que rupturas no sistema de gestão de qualidade da firma podem ocorrer, por exemplo, por erro, comportamento humano ou por falhas nos aplicativos de tecnologia da informação (TI).</w:t>
      </w:r>
    </w:p>
    <w:p w14:paraId="78555EAB" w14:textId="77777777" w:rsidR="00DF5974" w:rsidRDefault="00DF5974" w:rsidP="00DF5974"/>
    <w:p w14:paraId="7E1DB829" w14:textId="77777777" w:rsidR="00DF5974" w:rsidRDefault="00DF5974" w:rsidP="00DF5974">
      <w:r>
        <w:t>Autoridade desta Norma (ver item 12)</w:t>
      </w:r>
    </w:p>
    <w:p w14:paraId="552EE86A" w14:textId="77777777" w:rsidR="00DF5974" w:rsidRDefault="00DF5974" w:rsidP="00DF5974"/>
    <w:p w14:paraId="03971D87" w14:textId="77777777" w:rsidR="00DF5974" w:rsidRDefault="00DF5974" w:rsidP="00DF5974">
      <w:r>
        <w:t xml:space="preserve">A6. </w:t>
      </w:r>
      <w:r>
        <w:tab/>
        <w:t>O objetivo desta Norma fornece o contexto em que os requisitos dela estão estabelecidos, como seus resultados desejados são especificados e, também, tem como objetivo auxiliar a firma no entendimento do que precisa ser alcançado e, quando necessário, os meios apropriados para isso.</w:t>
      </w:r>
    </w:p>
    <w:p w14:paraId="5754708D" w14:textId="77777777" w:rsidR="00DF5974" w:rsidRDefault="00DF5974" w:rsidP="00DF5974"/>
    <w:p w14:paraId="5D6EA704" w14:textId="77777777" w:rsidR="00DF5974" w:rsidRDefault="00DF5974" w:rsidP="00DF5974">
      <w:r>
        <w:t xml:space="preserve">A7. </w:t>
      </w:r>
      <w:r>
        <w:tab/>
        <w:t>Os requisitos desta Norma estão expressos usando “deve”.</w:t>
      </w:r>
    </w:p>
    <w:p w14:paraId="790A1D77" w14:textId="77777777" w:rsidR="00DF5974" w:rsidRDefault="00DF5974" w:rsidP="00DF5974"/>
    <w:p w14:paraId="14195658" w14:textId="77777777" w:rsidR="00DF5974" w:rsidRDefault="00DF5974" w:rsidP="00DF5974">
      <w:r>
        <w:t xml:space="preserve">A8. </w:t>
      </w:r>
      <w:r>
        <w:tab/>
        <w:t>Quando necessário, a aplicação e outros materiais explicativos fornecem explicação adicional dos requisitos e das orientações para o seu cumprimento. Em particular, eles podem:</w:t>
      </w:r>
    </w:p>
    <w:p w14:paraId="2B12280A" w14:textId="77777777" w:rsidR="00DF5974" w:rsidRDefault="00DF5974" w:rsidP="00DF5974">
      <w:r>
        <w:t xml:space="preserve">• </w:t>
      </w:r>
      <w:r>
        <w:tab/>
        <w:t>explicar mais precisamente o que um requisito significa ou se destina a cobrir; e</w:t>
      </w:r>
    </w:p>
    <w:p w14:paraId="7296D8B4" w14:textId="77777777" w:rsidR="00DF5974" w:rsidRDefault="00DF5974" w:rsidP="00DF5974">
      <w:r>
        <w:t xml:space="preserve">• </w:t>
      </w:r>
      <w:r>
        <w:tab/>
        <w:t>incluir exemplos que ilustram o modo como os requisitos podem ser aplicados.</w:t>
      </w:r>
    </w:p>
    <w:p w14:paraId="20045FC3" w14:textId="77777777" w:rsidR="00DF5974" w:rsidRDefault="00DF5974" w:rsidP="00DF5974">
      <w:r>
        <w:t>Embora essas orientações por si só não imponham um requisito, elas são relevantes para a correta aplicação dos requisitos. A aplicação e outros materiais explicativos podem, também, fornecer informações de suporte sobre assuntos tratados nesta Norma. Quando adequado, considerações adicionais específicas para organizações de auditoria do setor público são incluídas no material de aplicação e outros materiais explicativos. Essas considerações adicionais ajudam na aplicação dos requisitos desta Norma. Contudo, elas não limitam ou reduzem a responsabilidade da firma pela aplicação e pelo cumprimento dos requisitos desta Norma.</w:t>
      </w:r>
    </w:p>
    <w:p w14:paraId="62DA84BE" w14:textId="77777777" w:rsidR="00DF5974" w:rsidRDefault="00DF5974" w:rsidP="00DF5974"/>
    <w:p w14:paraId="7423631C" w14:textId="77777777" w:rsidR="00DF5974" w:rsidRDefault="00DF5974" w:rsidP="00DF5974">
      <w:r>
        <w:t xml:space="preserve">A9. </w:t>
      </w:r>
      <w:r>
        <w:tab/>
        <w:t>Esta Norma inclui, sob o título “Definições”, uma descrição dos significados atribuídos a certos termos para fins desta Norma. As definições são fornecidas para auxiliar na aplicação e interpretação consistentes dela, e não pretendem anular as definições estabelecidas para outros fins, seja para termos legais, regulatórios ou de outra forma.</w:t>
      </w:r>
    </w:p>
    <w:p w14:paraId="0C9E0D34" w14:textId="77777777" w:rsidR="00DF5974" w:rsidRDefault="00DF5974" w:rsidP="00DF5974"/>
    <w:p w14:paraId="266D4A40" w14:textId="77777777" w:rsidR="00DF5974" w:rsidRDefault="00DF5974" w:rsidP="00DF5974">
      <w:r>
        <w:t>Definições</w:t>
      </w:r>
    </w:p>
    <w:p w14:paraId="49C6423B" w14:textId="77777777" w:rsidR="00DF5974" w:rsidRDefault="00DF5974" w:rsidP="00DF5974"/>
    <w:p w14:paraId="55E7A820" w14:textId="77777777" w:rsidR="00DF5974" w:rsidRDefault="00DF5974" w:rsidP="00DF5974">
      <w:r>
        <w:t>Deficiência (ver item 16(a))</w:t>
      </w:r>
    </w:p>
    <w:p w14:paraId="3329B389" w14:textId="77777777" w:rsidR="00DF5974" w:rsidRDefault="00DF5974" w:rsidP="00DF5974"/>
    <w:p w14:paraId="61D9556D" w14:textId="77777777" w:rsidR="00DF5974" w:rsidRDefault="00DF5974" w:rsidP="00DF5974">
      <w:r>
        <w:t xml:space="preserve">A10. </w:t>
      </w:r>
      <w:r>
        <w:tab/>
        <w:t>A firma identifica deficiências por meio da avaliação das constatações. A deficiência pode ser identificada por meio de uma constatação ou uma combinação de constatações.</w:t>
      </w:r>
    </w:p>
    <w:p w14:paraId="69AF1B73" w14:textId="77777777" w:rsidR="00DF5974" w:rsidRDefault="00DF5974" w:rsidP="00DF5974"/>
    <w:p w14:paraId="7DBCF758" w14:textId="77777777" w:rsidR="00DF5974" w:rsidRDefault="00DF5974" w:rsidP="00DF5974">
      <w:r>
        <w:t xml:space="preserve">A11. </w:t>
      </w:r>
      <w:r>
        <w:tab/>
        <w:t>Quando uma deficiência é identificada como resultado de um risco de qualidade, ou de uma combinação de riscos de qualidade, não tendo sido identificada ou devidamente avaliada, as respostas para tratar desses riscos de qualidade também podem estar ausentes, ou não foram adequadamente planejadas ou implementadas.</w:t>
      </w:r>
    </w:p>
    <w:p w14:paraId="5569F2BD" w14:textId="77777777" w:rsidR="00DF5974" w:rsidRDefault="00DF5974" w:rsidP="00DF5974"/>
    <w:p w14:paraId="5C921B98" w14:textId="77777777" w:rsidR="00DF5974" w:rsidRDefault="00DF5974" w:rsidP="00DF5974">
      <w:r>
        <w:t xml:space="preserve">A12. </w:t>
      </w:r>
      <w:r>
        <w:tab/>
        <w:t>Os outros aspectos do sistema de gestão de qualidade consistem nos requisitos desta Norma que tratam:</w:t>
      </w:r>
    </w:p>
    <w:p w14:paraId="6C397560" w14:textId="77777777" w:rsidR="00DF5974" w:rsidRDefault="00DF5974" w:rsidP="00DF5974">
      <w:r>
        <w:t xml:space="preserve">• </w:t>
      </w:r>
      <w:r>
        <w:tab/>
        <w:t>da atribuição de responsabilidades (itens de 20 a 22);</w:t>
      </w:r>
    </w:p>
    <w:p w14:paraId="7358D7F0" w14:textId="77777777" w:rsidR="00DF5974" w:rsidRDefault="00DF5974" w:rsidP="00DF5974">
      <w:r>
        <w:t xml:space="preserve">• </w:t>
      </w:r>
      <w:r>
        <w:tab/>
        <w:t>do processo de avaliação de riscos da firma;</w:t>
      </w:r>
    </w:p>
    <w:p w14:paraId="3260F9F7" w14:textId="77777777" w:rsidR="00DF5974" w:rsidRDefault="00DF5974" w:rsidP="00DF5974">
      <w:r>
        <w:t xml:space="preserve">• </w:t>
      </w:r>
      <w:r>
        <w:tab/>
        <w:t>do processo de monitoramento e correção; e</w:t>
      </w:r>
    </w:p>
    <w:p w14:paraId="4D62423C" w14:textId="77777777" w:rsidR="00DF5974" w:rsidRDefault="00DF5974" w:rsidP="00DF5974">
      <w:r>
        <w:t xml:space="preserve">• </w:t>
      </w:r>
      <w:r>
        <w:tab/>
        <w:t>da avaliação do sistema de gestão de qualidade.</w:t>
      </w:r>
    </w:p>
    <w:p w14:paraId="4D93D8E7" w14:textId="77777777" w:rsidR="00DF5974" w:rsidRDefault="00DF5974" w:rsidP="00DF5974"/>
    <w:p w14:paraId="3BF4FF58" w14:textId="77777777" w:rsidR="00DF5974" w:rsidRDefault="00DF5974" w:rsidP="00DF5974">
      <w:r>
        <w:t>Exemplos de deficiências relacionadas com outros aspectos do sistema de gestão de qualidade:</w:t>
      </w:r>
    </w:p>
    <w:p w14:paraId="40F49C40" w14:textId="77777777" w:rsidR="00DF5974" w:rsidRDefault="00DF5974" w:rsidP="00DF5974">
      <w:r>
        <w:t xml:space="preserve">• </w:t>
      </w:r>
      <w:r>
        <w:tab/>
        <w:t>O processo de avaliação de riscos da firma não consegue identificar informações que indicam mudanças na natureza e nas circunstâncias da firma e de seus trabalhos, bem como a necessidade de estabelecer objetivos adicionais de qualidade, ou de modificar os riscos de qualidade ou as respostas.</w:t>
      </w:r>
    </w:p>
    <w:p w14:paraId="031B0F75" w14:textId="77777777" w:rsidR="00DF5974" w:rsidRDefault="00DF5974" w:rsidP="00DF5974">
      <w:r>
        <w:t xml:space="preserve">• </w:t>
      </w:r>
      <w:r>
        <w:tab/>
        <w:t>O processo de monitoramento e remediação da firma não foi planejado ou implementado de forma a:</w:t>
      </w:r>
    </w:p>
    <w:p w14:paraId="402CA491" w14:textId="77777777" w:rsidR="00DF5974" w:rsidRDefault="00DF5974" w:rsidP="00DF5974">
      <w:r>
        <w:t>o</w:t>
      </w:r>
      <w:r>
        <w:tab/>
        <w:t>fornecer informações relevantes, confiáveis e tempestivas sobre o desenvolvimento, a implementação e a operação do sistema de gestão de qualidade; e</w:t>
      </w:r>
    </w:p>
    <w:p w14:paraId="0BB216D6" w14:textId="77777777" w:rsidR="00DF5974" w:rsidRDefault="00DF5974" w:rsidP="00DF5974">
      <w:r>
        <w:t>o</w:t>
      </w:r>
      <w:r>
        <w:tab/>
        <w:t>permitir que a firma tome as ações apropriadas para responder às deficiências identificadas de modo que elas sejam remediadas de maneira tempestiva.</w:t>
      </w:r>
    </w:p>
    <w:p w14:paraId="4A22D726" w14:textId="77777777" w:rsidR="00DF5974" w:rsidRDefault="00DF5974" w:rsidP="00DF5974">
      <w:r>
        <w:t xml:space="preserve">• </w:t>
      </w:r>
      <w:r>
        <w:tab/>
        <w:t>Os indivíduos a quem são atribuídas a responsabilidade final pelo sistema de gestão de qualidade e a obrigação de prestar contas sobre ele não conduzem a avaliação anual do sistema de gestão de qualidade.</w:t>
      </w:r>
    </w:p>
    <w:p w14:paraId="35A4AA9E" w14:textId="77777777" w:rsidR="00DF5974" w:rsidRDefault="00DF5974" w:rsidP="00DF5974"/>
    <w:p w14:paraId="093232C3" w14:textId="77777777" w:rsidR="00DF5974" w:rsidRDefault="00DF5974" w:rsidP="00DF5974">
      <w:r>
        <w:t>Equipe de trabalho (ver item 16(f))</w:t>
      </w:r>
    </w:p>
    <w:p w14:paraId="65D221A1" w14:textId="77777777" w:rsidR="00DF5974" w:rsidRDefault="00DF5974" w:rsidP="00DF5974"/>
    <w:p w14:paraId="4960FF92" w14:textId="77777777" w:rsidR="00DF5974" w:rsidRDefault="00DF5974" w:rsidP="00DF5974">
      <w:r>
        <w:t xml:space="preserve">A13. </w:t>
      </w:r>
      <w:r>
        <w:tab/>
        <w:t>A NBC TA 220, itens de A15 a A25, fornece orientações para a aplicação do desenvolvimento de equipe de trabalho no contexto da auditoria de demonstrações contábeis.</w:t>
      </w:r>
    </w:p>
    <w:p w14:paraId="293954F7" w14:textId="77777777" w:rsidR="00DF5974" w:rsidRDefault="00DF5974" w:rsidP="00DF5974"/>
    <w:p w14:paraId="177D41CD" w14:textId="77777777" w:rsidR="00DF5974" w:rsidRDefault="00DF5974" w:rsidP="00DF5974">
      <w:r>
        <w:t>Inspeções externas (ver item 16(g))</w:t>
      </w:r>
    </w:p>
    <w:p w14:paraId="3B52268C" w14:textId="77777777" w:rsidR="00DF5974" w:rsidRDefault="00DF5974" w:rsidP="00DF5974"/>
    <w:p w14:paraId="599D90DD" w14:textId="77777777" w:rsidR="00DF5974" w:rsidRDefault="00DF5974" w:rsidP="00DF5974">
      <w:r>
        <w:t xml:space="preserve">A14. </w:t>
      </w:r>
      <w:r>
        <w:tab/>
        <w:t>Em algumas circunstâncias, a autoridade supervisora externa pode realizar outros tipos de inspeção como, por exemplo, revisões temáticas que, para uma seleção de firmas, concentram-se em aspectos específicos dos trabalhos de auditoria ou das práticas das firmas.</w:t>
      </w:r>
    </w:p>
    <w:p w14:paraId="0CCB5D7B" w14:textId="77777777" w:rsidR="00DF5974" w:rsidRDefault="00DF5974" w:rsidP="00DF5974"/>
    <w:p w14:paraId="70CE0070" w14:textId="77777777" w:rsidR="00DF5974" w:rsidRDefault="00DF5974" w:rsidP="00DF5974">
      <w:r>
        <w:t>Constatações (ver item 16(h))</w:t>
      </w:r>
    </w:p>
    <w:p w14:paraId="29F3B0D7" w14:textId="77777777" w:rsidR="00DF5974" w:rsidRDefault="00DF5974" w:rsidP="00DF5974"/>
    <w:p w14:paraId="04D3EE2B" w14:textId="77777777" w:rsidR="00DF5974" w:rsidRDefault="00DF5974" w:rsidP="00DF5974">
      <w:r>
        <w:t>A15. Como parte do acúmulo de constatações obtidas por meio de atividades de monitoramento, inspeções externas e outras fontes relevantes, a firma pode identificar outras observações sobre o sistema de gestão de qualidade da firma, tais como resultados positivos ou oportunidades para a firma melhorar, ou aperfeiçoar ainda mais, o sistema de gestão de qualidade. O item A158 explica o modo como outras observações podem ser usadas pela firma no sistema de gestão de qualidade.</w:t>
      </w:r>
    </w:p>
    <w:p w14:paraId="516494BA" w14:textId="77777777" w:rsidR="00DF5974" w:rsidRDefault="00DF5974" w:rsidP="00DF5974"/>
    <w:p w14:paraId="1AAA8AC0" w14:textId="77777777" w:rsidR="00DF5974" w:rsidRDefault="00DF5974" w:rsidP="00DF5974">
      <w:r>
        <w:t xml:space="preserve">A16. </w:t>
      </w:r>
      <w:r>
        <w:tab/>
        <w:t>O item A148 fornece exemplos de informações provenientes de outras fontes relevantes.</w:t>
      </w:r>
    </w:p>
    <w:p w14:paraId="1B999FCD" w14:textId="77777777" w:rsidR="00DF5974" w:rsidRDefault="00DF5974" w:rsidP="00DF5974"/>
    <w:p w14:paraId="6F9429DA" w14:textId="77777777" w:rsidR="00DF5974" w:rsidRDefault="00DF5974" w:rsidP="00DF5974">
      <w:r>
        <w:t xml:space="preserve">A17. </w:t>
      </w:r>
      <w:r>
        <w:tab/>
        <w:t>Atividades de monitoramento incluem monitoramento no nível do trabalho, como, por exemplo, inspeção de trabalhos. Além disso, inspeções externas e outras fontes relevantes podem incluir informações relacionadas com trabalhos específicos. Como resultado, informações sobre o desenvolvimento, a implementação e a operação do sistema de gestão de qualidade incluem constatações no nível do trabalho que podem ser indicativas de constatações relacionadas com o sistema de gestão de qualidade.</w:t>
      </w:r>
    </w:p>
    <w:p w14:paraId="22167ABF" w14:textId="77777777" w:rsidR="00DF5974" w:rsidRDefault="00DF5974" w:rsidP="00DF5974"/>
    <w:p w14:paraId="536FB040" w14:textId="77777777" w:rsidR="00DF5974" w:rsidRDefault="00DF5974" w:rsidP="00DF5974">
      <w:r>
        <w:t>Firma (ver item 16(i))</w:t>
      </w:r>
    </w:p>
    <w:p w14:paraId="7EC9704C" w14:textId="77777777" w:rsidR="00DF5974" w:rsidRDefault="00DF5974" w:rsidP="00DF5974"/>
    <w:p w14:paraId="10E606C7" w14:textId="77777777" w:rsidR="00DF5974" w:rsidRDefault="00DF5974" w:rsidP="00DF5974">
      <w:r>
        <w:t xml:space="preserve">A18. </w:t>
      </w:r>
      <w:r>
        <w:tab/>
        <w:t>A definição de “firma” em requisitos éticos relevantes pode diferir da definição estabelecida nesta Norma.</w:t>
      </w:r>
    </w:p>
    <w:p w14:paraId="639EBACF" w14:textId="77777777" w:rsidR="00DF5974" w:rsidRDefault="00DF5974" w:rsidP="00DF5974"/>
    <w:p w14:paraId="5B719215" w14:textId="77777777" w:rsidR="00DF5974" w:rsidRDefault="00DF5974" w:rsidP="00DF5974">
      <w:r>
        <w:t>Rede (ver itens 16(l) e 48)</w:t>
      </w:r>
    </w:p>
    <w:p w14:paraId="2EFE0546" w14:textId="77777777" w:rsidR="00DF5974" w:rsidRDefault="00DF5974" w:rsidP="00DF5974"/>
    <w:p w14:paraId="621D1982" w14:textId="77777777" w:rsidR="00DF5974" w:rsidRDefault="00DF5974" w:rsidP="00DF5974">
      <w:r>
        <w:t xml:space="preserve">A19. </w:t>
      </w:r>
      <w:r>
        <w:tab/>
        <w:t>As redes e as firmas na rede podem ser estruturadas de diversas maneiras. Por exemplo, no contexto do sistema de gestão de qualidade da firma:</w:t>
      </w:r>
    </w:p>
    <w:p w14:paraId="11686A38" w14:textId="77777777" w:rsidR="00DF5974" w:rsidRDefault="00DF5974" w:rsidP="00DF5974">
      <w:r>
        <w:t xml:space="preserve">• </w:t>
      </w:r>
      <w:r>
        <w:tab/>
        <w:t>a rede pode estabelecer requisitos para a firma relacionados com seu sistema de gestão de qualidade, ou prestar serviços que são usados pela firma em seu sistema de gestão de qualidade ou na execução dos trabalhos;</w:t>
      </w:r>
    </w:p>
    <w:p w14:paraId="6DBF9F96" w14:textId="77777777" w:rsidR="00DF5974" w:rsidRDefault="00DF5974" w:rsidP="00DF5974">
      <w:r>
        <w:t xml:space="preserve">• </w:t>
      </w:r>
      <w:r>
        <w:tab/>
        <w:t>outras firmas na rede podem prestar serviços (por exemplo, recursos) que são usados pela firma em seu sistema de gestão de qualidade ou na execução dos trabalhos; ou</w:t>
      </w:r>
    </w:p>
    <w:p w14:paraId="6B5A3500" w14:textId="77777777" w:rsidR="00DF5974" w:rsidRDefault="00DF5974" w:rsidP="00DF5974">
      <w:r>
        <w:t xml:space="preserve">• </w:t>
      </w:r>
      <w:r>
        <w:tab/>
        <w:t>outras estruturas ou organizações na rede podem estabelecer requisitos para a firma relacionados com seu sistema de gestão de qualidade, ou prestar serviços.</w:t>
      </w:r>
    </w:p>
    <w:p w14:paraId="7EB03669" w14:textId="77777777" w:rsidR="00DF5974" w:rsidRDefault="00DF5974" w:rsidP="00DF5974">
      <w:r>
        <w:t>Para fins desta Norma, quaisquer requisitos da rede ou serviços da rede que são obtidos da rede, de outra firma na rede ou de outra estrutura ou organização na rede são considerados “requisitos da rede ou serviços da rede”.</w:t>
      </w:r>
    </w:p>
    <w:p w14:paraId="49244C43" w14:textId="77777777" w:rsidR="00DF5974" w:rsidRDefault="00DF5974" w:rsidP="00DF5974"/>
    <w:p w14:paraId="108E7265" w14:textId="77777777" w:rsidR="00DF5974" w:rsidRDefault="00DF5974" w:rsidP="00DF5974">
      <w:r>
        <w:t>Pessoal (ver item 16(n))</w:t>
      </w:r>
    </w:p>
    <w:p w14:paraId="43C74E2E" w14:textId="77777777" w:rsidR="00DF5974" w:rsidRDefault="00DF5974" w:rsidP="00DF5974"/>
    <w:p w14:paraId="500F0B1C" w14:textId="77777777" w:rsidR="00DF5974" w:rsidRDefault="00DF5974" w:rsidP="00DF5974">
      <w:r>
        <w:t xml:space="preserve">A20. </w:t>
      </w:r>
      <w:r>
        <w:tab/>
        <w:t>Além do pessoal (ou seja, indivíduos na firma), a firma pode usar indivíduos externos à firma na realização de atividades no sistema de gestão de qualidade ou na execução dos trabalhos. Por exemplo, indivíduos externos à firma podem incluir indivíduos de outras firmas da rede (por exemplo, indivíduos em um centro de prestação de serviços de firma da rede) ou indivíduos empregados por prestador de serviços (por exemplo, um auditor de componentes de outra firma que não faz parte da rede).</w:t>
      </w:r>
    </w:p>
    <w:p w14:paraId="6C2A0730" w14:textId="77777777" w:rsidR="00DF5974" w:rsidRDefault="00DF5974" w:rsidP="00DF5974"/>
    <w:p w14:paraId="2362AA5C" w14:textId="77777777" w:rsidR="00DF5974" w:rsidRDefault="00DF5974" w:rsidP="00DF5974">
      <w:r>
        <w:t xml:space="preserve">A21. </w:t>
      </w:r>
      <w:r>
        <w:tab/>
        <w:t>Pessoal também inclui sócios e quadro de empregados em outras estruturas da firma, como centro de prestação de serviços na firma.</w:t>
      </w:r>
    </w:p>
    <w:p w14:paraId="1B2E50E2" w14:textId="77777777" w:rsidR="00DF5974" w:rsidRDefault="00DF5974" w:rsidP="00DF5974"/>
    <w:p w14:paraId="5AE1B030" w14:textId="77777777" w:rsidR="00DF5974" w:rsidRDefault="00DF5974" w:rsidP="00DF5974">
      <w:r>
        <w:t>Requisitos éticos relevantes (ver itens 16(t) e 29)</w:t>
      </w:r>
    </w:p>
    <w:p w14:paraId="1F310339" w14:textId="77777777" w:rsidR="00DF5974" w:rsidRDefault="00DF5974" w:rsidP="00DF5974"/>
    <w:p w14:paraId="365556C2" w14:textId="77777777" w:rsidR="00DF5974" w:rsidRDefault="00DF5974" w:rsidP="00DF5974">
      <w:r>
        <w:t xml:space="preserve">A22. </w:t>
      </w:r>
      <w:r>
        <w:tab/>
        <w:t>Os requisitos éticos relevantes que são aplicáveis no contexto do sistema de gestão de qualidade podem variar, dependendo da natureza e das circunstâncias da firma e de seus trabalhos. O termo “profissional da contabilidade” pode ser definido em requisitos éticos relevantes. Por exemplo, a NBC PG 100 – Cumprimento do Código, dos Princípios Fundamentais e da Estrutura Conceitual define o termo “profissional da contabilidade” e explica mais detalhadamente o alcance das disposições das normas profissionais que complementam a NBC PG 01 aplicáveis a profissionais da contabilidade na prática pública e em suas firmas.</w:t>
      </w:r>
    </w:p>
    <w:p w14:paraId="02EE1B09" w14:textId="77777777" w:rsidR="00DF5974" w:rsidRDefault="00DF5974" w:rsidP="00DF5974"/>
    <w:p w14:paraId="038FD17C" w14:textId="77777777" w:rsidR="00DF5974" w:rsidRDefault="00DF5974" w:rsidP="00DF5974">
      <w:r>
        <w:t>A23. As normas profissionais, que complementam a NBC PG 01, tratam das circunstâncias em que lei ou regulamento impede o profissional da contabilidade de cumprir com algumas normas profissionais. Elas reconhecem ainda que algumas jurisdições podem ter disposições em lei ou regulamento que diferem daquelas estabelecidas por essas NBCs PG, ou vão além delas, e que os profissionais da contabilidade nessas jurisdições precisam estar cientes dessas diferenças e cumprir com as disposições mais rigorosas, a menos que seja proibido por lei ou regulamento.</w:t>
      </w:r>
    </w:p>
    <w:p w14:paraId="3F6431C7" w14:textId="77777777" w:rsidR="00DF5974" w:rsidRDefault="00DF5974" w:rsidP="00DF5974"/>
    <w:p w14:paraId="01D684D1" w14:textId="77777777" w:rsidR="00DF5974" w:rsidRDefault="00DF5974" w:rsidP="00DF5974">
      <w:r>
        <w:t>A24. Diversas disposições dos requisitos éticos relevantes podem se aplicáveis somente a indivíduos no contexto da execução dos trabalhos e não à própria firma. Por exemplo:</w:t>
      </w:r>
    </w:p>
    <w:p w14:paraId="1DB1EED7" w14:textId="77777777" w:rsidR="00DF5974" w:rsidRDefault="00DF5974" w:rsidP="00DF5974">
      <w:r>
        <w:t xml:space="preserve">•  </w:t>
      </w:r>
      <w:r>
        <w:tab/>
        <w:t>A NBC PG 200 – Contadores Empregados (Contadores Internos) se aplica a indivíduos que são profissionais da contabilidade na prática pública quando desenvolvem atividades profissionais de acordo com a sua relação com a firma, seja como contratados, empregados ou proprietários, e pode ser relevante no contexto da execução dos trabalhos.</w:t>
      </w:r>
    </w:p>
    <w:p w14:paraId="4E246854" w14:textId="77777777" w:rsidR="00DF5974" w:rsidRDefault="00DF5974" w:rsidP="00DF5974">
      <w:r>
        <w:t xml:space="preserve">• </w:t>
      </w:r>
      <w:r>
        <w:tab/>
        <w:t>Determinados requisitos na NBC PG 300 – Contadores que Prestam Serviços (Contadores Externos), na NBC PA 400 – Independência para Trabalho de Auditoria e Revisão e na NBC PO 900 – Independência para Trabalho de Asseguração Diferente de Auditoria e Revisão também se aplicam a indivíduos que são profissionais da contabilidade na prática pública quando desenvolvem atividades profissionais para clientes.</w:t>
      </w:r>
    </w:p>
    <w:p w14:paraId="65C32E2A" w14:textId="77777777" w:rsidR="00DF5974" w:rsidRDefault="00DF5974" w:rsidP="00DF5974">
      <w:r>
        <w:t>O cumprimento desses requisitos éticos relevantes por indivíduos pode precisar ser tratado pelo sistema de gestão de qualidade da firma.</w:t>
      </w:r>
    </w:p>
    <w:p w14:paraId="0BCEDE52" w14:textId="77777777" w:rsidR="00DF5974" w:rsidRDefault="00DF5974" w:rsidP="00DF5974"/>
    <w:p w14:paraId="1A33BA32" w14:textId="77777777" w:rsidR="00DF5974" w:rsidRDefault="00DF5974" w:rsidP="00DF5974">
      <w:r>
        <w:t>Exemplo de requisitos éticos relevantes que são aplicáveis somente a indivíduos e não à firma, e que estão relacionados com a execução dos trabalhos.</w:t>
      </w:r>
    </w:p>
    <w:p w14:paraId="4D7AD1CD" w14:textId="77777777" w:rsidR="00DF5974" w:rsidRDefault="00DF5974" w:rsidP="00DF5974"/>
    <w:p w14:paraId="7BCF83CE" w14:textId="77777777" w:rsidR="00DF5974" w:rsidRDefault="00DF5974" w:rsidP="00DF5974">
      <w:r>
        <w:t>A NBC PG 200 trata da pressão para violar os princípios fundamentais, e inclui requisitos de que o indivíduo não deve:</w:t>
      </w:r>
    </w:p>
    <w:p w14:paraId="630069F9" w14:textId="77777777" w:rsidR="00DF5974" w:rsidRDefault="00DF5974" w:rsidP="00DF5974">
      <w:r>
        <w:t xml:space="preserve">• </w:t>
      </w:r>
      <w:r>
        <w:tab/>
        <w:t>permitir que a pressão de outros resulte em violação ao cumprimento dos princípios fundamentais; ou</w:t>
      </w:r>
    </w:p>
    <w:p w14:paraId="21EE6447" w14:textId="77777777" w:rsidR="00DF5974" w:rsidRDefault="00DF5974" w:rsidP="00DF5974">
      <w:r>
        <w:t xml:space="preserve">• </w:t>
      </w:r>
      <w:r>
        <w:tab/>
        <w:t>pressionar outros que o contador sabe ou tem motivo para acreditar que faria com que outras pessoas violassem os princípios fundamentais.</w:t>
      </w:r>
    </w:p>
    <w:p w14:paraId="5189C412" w14:textId="77777777" w:rsidR="00DF5974" w:rsidRDefault="00DF5974" w:rsidP="00DF5974">
      <w:r>
        <w:t>Por exemplo, podem surgir circunstâncias em que, ao executar um trabalho, o indivíduo considera que o sócio do trabalho ou outro membro sênior da equipe de trabalho pressionou a equipe para que violasse os princípios fundamentais.</w:t>
      </w:r>
    </w:p>
    <w:p w14:paraId="2D33BCEF" w14:textId="77777777" w:rsidR="00DF5974" w:rsidRDefault="00DF5974" w:rsidP="00DF5974"/>
    <w:p w14:paraId="34E3E0DC" w14:textId="77777777" w:rsidR="00DF5974" w:rsidRDefault="00DF5974" w:rsidP="00DF5974">
      <w:r>
        <w:t>Resposta (ver item 16(u))</w:t>
      </w:r>
    </w:p>
    <w:p w14:paraId="25362F11" w14:textId="77777777" w:rsidR="00DF5974" w:rsidRDefault="00DF5974" w:rsidP="00DF5974"/>
    <w:p w14:paraId="2AB85C2B" w14:textId="77777777" w:rsidR="00DF5974" w:rsidRDefault="00DF5974" w:rsidP="00DF5974">
      <w:r>
        <w:t xml:space="preserve">A25. </w:t>
      </w:r>
      <w:r>
        <w:tab/>
        <w:t>As políticas são implementadas por meio de ações do pessoal e de outros indivíduos, cujas ações estão sujeitas às políticas (incluindo equipes de trabalho), ou por meio de restrições em relação à tomada de ações que entrariam em conflito com as políticas da firma.</w:t>
      </w:r>
    </w:p>
    <w:p w14:paraId="7DB4B1E9" w14:textId="77777777" w:rsidR="00DF5974" w:rsidRDefault="00DF5974" w:rsidP="00DF5974"/>
    <w:p w14:paraId="181A451D" w14:textId="77777777" w:rsidR="00DF5974" w:rsidRDefault="00DF5974" w:rsidP="00DF5974">
      <w:r>
        <w:t xml:space="preserve">A26. </w:t>
      </w:r>
      <w:r>
        <w:tab/>
        <w:t>Os procedimentos podem ser obrigatórios, por meio de documentação formal ou outras comunicações, ou podem resultar de comportamentos que não são obrigatórios, mas condicionados pela cultura da firma. Os procedimentos podem ser aplicados por meio de ações permitidas por aplicações de TI, ou de outros aspectos do ambiente de TI da firma.</w:t>
      </w:r>
    </w:p>
    <w:p w14:paraId="42DA1A9D" w14:textId="77777777" w:rsidR="00DF5974" w:rsidRDefault="00DF5974" w:rsidP="00DF5974"/>
    <w:p w14:paraId="443BD1E6" w14:textId="77777777" w:rsidR="00DF5974" w:rsidRDefault="00DF5974" w:rsidP="00DF5974">
      <w:r>
        <w:t xml:space="preserve">A27. </w:t>
      </w:r>
      <w:r>
        <w:tab/>
        <w:t>Se a firma usa indivíduos externos à firma na realização de atividades no sistema de gestão de qualidade ou na execução dos trabalhos, diferentes políticas ou procedimentos podem precisar ser planejados pela firma para tratar das ações dos indivíduos. Os itens de A23 a A25 da NBC TA 220 fornecem orientação quando diferentes políticas ou procedimentos podem precisar ser planejados pela firma para tratar das ações de indivíduos externos à firma no contexto da auditoria de demonstrações contábeis.</w:t>
      </w:r>
    </w:p>
    <w:p w14:paraId="45F04EBA" w14:textId="77777777" w:rsidR="00DF5974" w:rsidRDefault="00DF5974" w:rsidP="00DF5974"/>
    <w:p w14:paraId="2F091E2C" w14:textId="77777777" w:rsidR="00DF5974" w:rsidRDefault="00DF5974" w:rsidP="00DF5974">
      <w:r>
        <w:t xml:space="preserve">Prestadores de serviços (ver item 16(v)) </w:t>
      </w:r>
    </w:p>
    <w:p w14:paraId="0BD74758" w14:textId="77777777" w:rsidR="00DF5974" w:rsidRDefault="00DF5974" w:rsidP="00DF5974"/>
    <w:p w14:paraId="5CD8A7C6" w14:textId="77777777" w:rsidR="00DF5974" w:rsidRDefault="00DF5974" w:rsidP="00DF5974">
      <w:r>
        <w:t>A28. Prestadores de serviços incluem auditores de componentes de outras firmas que não fazem parte da rede da firma.</w:t>
      </w:r>
    </w:p>
    <w:p w14:paraId="7EA94898" w14:textId="77777777" w:rsidR="00DF5974" w:rsidRDefault="00DF5974" w:rsidP="00DF5974"/>
    <w:p w14:paraId="3F52DE1D" w14:textId="77777777" w:rsidR="00DF5974" w:rsidRDefault="00DF5974" w:rsidP="00DF5974">
      <w:r>
        <w:t>Aplicação e cumprimento de requisitos relevantes (ver item 17)</w:t>
      </w:r>
    </w:p>
    <w:p w14:paraId="691FD1C7" w14:textId="77777777" w:rsidR="00DF5974" w:rsidRDefault="00DF5974" w:rsidP="00DF5974"/>
    <w:p w14:paraId="04BFB7EE" w14:textId="77777777" w:rsidR="00DF5974" w:rsidRDefault="00DF5974" w:rsidP="00DF5974">
      <w:r>
        <w:t xml:space="preserve">A29. </w:t>
      </w:r>
      <w:r>
        <w:tab/>
        <w:t>Exemplos de quando um requisito desta Norma pode não ser relevante para a firma:</w:t>
      </w:r>
    </w:p>
    <w:p w14:paraId="49FFE9DF" w14:textId="77777777" w:rsidR="00DF5974" w:rsidRDefault="00DF5974" w:rsidP="00DF5974">
      <w:r>
        <w:t xml:space="preserve">• </w:t>
      </w:r>
      <w:r>
        <w:tab/>
        <w:t>a firma é constituída por um único profissional. Por exemplo, os requisitos que tratam da estrutura organizacional e da atribuição de papéis, das responsabilidades e autoridade dentro da firma, do direcionamento, da supervisão e da revisão, assim como de diferenças de opinião podem não ser relevantes;</w:t>
      </w:r>
    </w:p>
    <w:p w14:paraId="79BBE3A1" w14:textId="77777777" w:rsidR="00DF5974" w:rsidRDefault="00DF5974" w:rsidP="00DF5974">
      <w:r>
        <w:t xml:space="preserve">• </w:t>
      </w:r>
      <w:r>
        <w:tab/>
        <w:t>a firma somente executa trabalhos relacionados com serviços correlatos, de acordo com as NBCs TSC. Por exemplo, se a firma não tem que manter independência para prestar serviços correlatos, o requisito de obter uma confirmação documentada do cumprimento dos requisitos de independência de todo o pessoal não seria relevante.</w:t>
      </w:r>
    </w:p>
    <w:p w14:paraId="38188C9A" w14:textId="77777777" w:rsidR="00DF5974" w:rsidRDefault="00DF5974" w:rsidP="00DF5974"/>
    <w:p w14:paraId="20D6C631" w14:textId="77777777" w:rsidR="00DF5974" w:rsidRDefault="00DF5974" w:rsidP="00DF5974">
      <w:r>
        <w:t>Sistema de gestão de qualidade</w:t>
      </w:r>
    </w:p>
    <w:p w14:paraId="6A7DFBE6" w14:textId="77777777" w:rsidR="00DF5974" w:rsidRDefault="00DF5974" w:rsidP="00DF5974"/>
    <w:p w14:paraId="7E3585EF" w14:textId="77777777" w:rsidR="00DF5974" w:rsidRDefault="00DF5974" w:rsidP="00DF5974">
      <w:r>
        <w:t>Desenvolvimento, implementação e operação de sistema de gestão de qualidade (ver item 19)</w:t>
      </w:r>
    </w:p>
    <w:p w14:paraId="66602ACB" w14:textId="77777777" w:rsidR="00DF5974" w:rsidRDefault="00DF5974" w:rsidP="00DF5974"/>
    <w:p w14:paraId="12568916" w14:textId="77777777" w:rsidR="00DF5974" w:rsidRDefault="00DF5974" w:rsidP="00DF5974">
      <w:r>
        <w:t xml:space="preserve">A30. </w:t>
      </w:r>
      <w:r>
        <w:tab/>
        <w:t>A gestão de qualidade não é uma função separada da firma. Ela deve fazer parte da cultura da firma que demonstra um compromisso com a qualidade na estratégia, nas atividades operacionais e nos processos de negócio da firma. Consequentemente, o desenvolvimento do sistema de gestão de qualidade e das atividades operacionais e dos processos de negócio da firma de maneira integrada pode proporcionar uma abordagem harmoniosa para a gestão da firma e aumentar a eficácia da gestão de qualidade.</w:t>
      </w:r>
    </w:p>
    <w:p w14:paraId="1CD5D494" w14:textId="77777777" w:rsidR="00DF5974" w:rsidRDefault="00DF5974" w:rsidP="00DF5974"/>
    <w:p w14:paraId="52490576" w14:textId="77777777" w:rsidR="00DF5974" w:rsidRDefault="00DF5974" w:rsidP="00DF5974">
      <w:r>
        <w:t xml:space="preserve">A31. </w:t>
      </w:r>
      <w:r>
        <w:tab/>
        <w:t>A qualidade dos julgamentos profissionais exercidos pela firma tende a ser maior quando os indivíduos que fazem esses julgamentos demonstram uma atitude que inclui uma mente inquisitiva, que envolve:</w:t>
      </w:r>
    </w:p>
    <w:p w14:paraId="56635596" w14:textId="77777777" w:rsidR="00DF5974" w:rsidRDefault="00DF5974" w:rsidP="00DF5974">
      <w:r>
        <w:t xml:space="preserve">• </w:t>
      </w:r>
      <w:r>
        <w:tab/>
        <w:t>considerar a fonte, a relevância e a suficiência das informações obtidas sobre o sistema de gestão de qualidade, incluindo informações relacionadas com a natureza e as circunstâncias da firma e dos seus trabalhos; e</w:t>
      </w:r>
    </w:p>
    <w:p w14:paraId="3BD72D8A" w14:textId="77777777" w:rsidR="00DF5974" w:rsidRDefault="00DF5974" w:rsidP="00DF5974">
      <w:r>
        <w:t xml:space="preserve">• </w:t>
      </w:r>
      <w:r>
        <w:tab/>
        <w:t>estar aberto e atento à necessidade de investigação adicional ou outra ação.</w:t>
      </w:r>
    </w:p>
    <w:p w14:paraId="48FADD00" w14:textId="77777777" w:rsidR="00DF5974" w:rsidRDefault="00DF5974" w:rsidP="00DF5974"/>
    <w:p w14:paraId="5AFD28FB" w14:textId="77777777" w:rsidR="00DF5974" w:rsidRDefault="00DF5974" w:rsidP="00DF5974">
      <w:r>
        <w:t>Responsabilidades (ver itens 20, 21 e 28(d))</w:t>
      </w:r>
    </w:p>
    <w:p w14:paraId="3D1A192C" w14:textId="77777777" w:rsidR="00DF5974" w:rsidRDefault="00DF5974" w:rsidP="00DF5974"/>
    <w:p w14:paraId="2D448DB8" w14:textId="77777777" w:rsidR="00DF5974" w:rsidRDefault="00DF5974" w:rsidP="00DF5974">
      <w:r>
        <w:t xml:space="preserve">A32. </w:t>
      </w:r>
      <w:r>
        <w:tab/>
        <w:t>O componente governança e liderança inclui um objetivo de qualidade de que a firma tenha uma estrutura organizacional e atribua papéis, responsabilidades e autoridade de maneira apropriada para permitir o desenvolvimento, a implementação e a operação do seu sistema de gestão de qualidade.</w:t>
      </w:r>
    </w:p>
    <w:p w14:paraId="39FD926D" w14:textId="77777777" w:rsidR="00DF5974" w:rsidRDefault="00DF5974" w:rsidP="00DF5974"/>
    <w:p w14:paraId="4FE73D7B" w14:textId="77777777" w:rsidR="00DF5974" w:rsidRDefault="00DF5974" w:rsidP="00DF5974">
      <w:r>
        <w:t xml:space="preserve">A33. </w:t>
      </w:r>
      <w:r>
        <w:tab/>
        <w:t>Não obstante à atribuição de responsabilidades, relacionadas com o sistema de gestão de qualidade, de acordo com o item 20, a firma continua com a responsabilidade final pelo sistema de gestão de qualidade e por responsabilizar os indivíduos pelos papéis a eles atribuídos. Por exemplo, de acordo com os itens 53 e 54, embora a firma designe a avaliação do sistema de gestão de qualidade e a respectiva conclusão aos indivíduos a quem são atribuídas a responsabilidade final por esse sistema e a obrigação de prestar contas sobre ele, a firma é responsável pela avaliação e conclusão.</w:t>
      </w:r>
    </w:p>
    <w:p w14:paraId="752E885F" w14:textId="77777777" w:rsidR="00DF5974" w:rsidRDefault="00DF5974" w:rsidP="00DF5974"/>
    <w:p w14:paraId="1532ABE9" w14:textId="77777777" w:rsidR="00DF5974" w:rsidRDefault="00DF5974" w:rsidP="00DF5974">
      <w:r>
        <w:t>A34. Indivíduos a quem são atribuídas a responsabilidade pelos assuntos no item 20 são, normalmente, sócios da firma, de modo que tenha a influência e a autoridade apropriadas na firma, conforme requerido pelo item 21. Entretanto, com base na estrutura legal da firma, pode haver circunstâncias em que a responsabilidade recaia sobre profissionais que não são sócios da firma, mas que tenham a influência e a autoridade apropriadas na firma para desempenhar o papel a eles atribuído, em decorrência de acordos formais feitos pela firma ou pela rede da firma.</w:t>
      </w:r>
    </w:p>
    <w:p w14:paraId="53F9C5D0" w14:textId="77777777" w:rsidR="00DF5974" w:rsidRDefault="00DF5974" w:rsidP="00DF5974"/>
    <w:p w14:paraId="302690EF" w14:textId="77777777" w:rsidR="00DF5974" w:rsidRDefault="00DF5974" w:rsidP="00DF5974">
      <w:r>
        <w:t xml:space="preserve">A35. </w:t>
      </w:r>
      <w:r>
        <w:tab/>
        <w:t>O modo como a firma atribui papéis, responsabilidades e autoridades na firma pode variar. Leis e regulamentos podem impor determinados requisitos para a firma, que afetam a estrutura de liderança e gestão ou as responsabilidades atribuídas. Indivíduos a quem são atribuídas a responsabilidade pelos assuntos no item 20 podem ainda atribuir papéis, procedimentos, tarefas ou outras ações a outros indivíduos para auxiliá-los no cumprimento de suas responsabilidades. Entretanto, os indivíduos a quem são atribuídas a responsabilidade pelos assuntos no item 20 continuam com as responsabilidades a eles atribuídas e obrigados a prestar contas sobre elas.</w:t>
      </w:r>
    </w:p>
    <w:p w14:paraId="5292E888" w14:textId="77777777" w:rsidR="00DF5974" w:rsidRDefault="00DF5974" w:rsidP="00DF5974"/>
    <w:p w14:paraId="68EF7CB9" w14:textId="77777777" w:rsidR="00DF5974" w:rsidRDefault="00DF5974" w:rsidP="00DF5974">
      <w:r>
        <w:t>Exemplo de escalabilidade para demonstrar o modo como a atribuição de papéis e responsabilidades podem ser realizadas:</w:t>
      </w:r>
    </w:p>
    <w:p w14:paraId="4690C4CF" w14:textId="77777777" w:rsidR="00DF5974" w:rsidRDefault="00DF5974" w:rsidP="00DF5974">
      <w:r>
        <w:t xml:space="preserve">• </w:t>
      </w:r>
      <w:r>
        <w:tab/>
        <w:t>Em firma menos complexa, a responsabilidade final e a obrigação de prestar contas sobre o sistema de gestão de qualidade podem ser atribuídas a um único sócio-gerente que seja o único responsável pela supervisão da firma. Esse indivíduo pode também assumir a responsabilidade por todos os aspectos desse sistema, incluindo a responsabilidade operacional e o cumprimento dos requisitos de independência, bem como pelo processo de monitoramento e correção.</w:t>
      </w:r>
    </w:p>
    <w:p w14:paraId="3ADB1FDA" w14:textId="77777777" w:rsidR="00DF5974" w:rsidRDefault="00DF5974" w:rsidP="00DF5974">
      <w:r>
        <w:t xml:space="preserve">• </w:t>
      </w:r>
      <w:r>
        <w:tab/>
        <w:t>Em firma mais complexa, pode haver múltiplos níveis de liderança que refletem sua estrutura organizacional. Ela pode ter órgão de governança independente, com pessoas externas que tenham função de supervisão não executiva da firma. Além disso, a firma pode atribuir a responsabilidade operacional por aspectos específicos do sistema de gestão de qualidade, além daqueles especificados no item 20(c), como as responsabilidades operacionais pelo cumprimento de requisitos éticos ou pela gestão de uma linha de serviços.</w:t>
      </w:r>
    </w:p>
    <w:p w14:paraId="0361C232" w14:textId="77777777" w:rsidR="00DF5974" w:rsidRDefault="00DF5974" w:rsidP="00DF5974"/>
    <w:p w14:paraId="58639D07" w14:textId="77777777" w:rsidR="00DF5974" w:rsidRDefault="00DF5974" w:rsidP="00DF5974">
      <w:r>
        <w:t xml:space="preserve">A36. </w:t>
      </w:r>
      <w:r>
        <w:tab/>
        <w:t>O cumprimento dos requisitos de independência é essencial para a condução de auditorias, revisões de demonstrações contábeis ou outros serviços de asseguração. Isso é esperado pelas partes interessadas que confiam nos relatórios da firma. Os indivíduos a quem são atribuídas a responsabilidade operacional pelo cumprimento dos requisitos de independência são normalmente responsáveis pela supervisão de todos os assuntos relacionados com independência. Assim, a firma deve planejar e implantar uma abordagem robusta e consistente para tratar dos requisitos de independência.</w:t>
      </w:r>
    </w:p>
    <w:p w14:paraId="008BFD79" w14:textId="77777777" w:rsidR="00DF5974" w:rsidRDefault="00DF5974" w:rsidP="00DF5974"/>
    <w:p w14:paraId="1587BBF7" w14:textId="77777777" w:rsidR="00DF5974" w:rsidRDefault="00DF5974" w:rsidP="00DF5974">
      <w:r>
        <w:t xml:space="preserve">A37. </w:t>
      </w:r>
      <w:r>
        <w:tab/>
        <w:t>Leis, regulamentos ou normas profissionais podem estabelecer requisitos adicionais para um indivíduo a quem é atribuída a responsabilidade pelos assuntos no item 20, como por exemplo, licença profissional e educação profissional continuada.</w:t>
      </w:r>
    </w:p>
    <w:p w14:paraId="13429E45" w14:textId="77777777" w:rsidR="00DF5974" w:rsidRDefault="00DF5974" w:rsidP="00DF5974"/>
    <w:p w14:paraId="7DBE6A22" w14:textId="77777777" w:rsidR="00DF5974" w:rsidRDefault="00DF5974" w:rsidP="00DF5974">
      <w:r>
        <w:t xml:space="preserve">A38. </w:t>
      </w:r>
      <w:r>
        <w:tab/>
        <w:t>A experiência e o conhecimento apropriados dos indivíduos, a quem são atribuídas a responsabilidade pelo sistema de gestão de qualidade, normalmente incluem o entendimento das decisões e ações estratégicas da firma, assim como possuem experiência sobre os negócios da firma.</w:t>
      </w:r>
    </w:p>
    <w:p w14:paraId="0CFA913B" w14:textId="77777777" w:rsidR="00DF5974" w:rsidRDefault="00DF5974" w:rsidP="00DF5974"/>
    <w:p w14:paraId="03A22B7A" w14:textId="77777777" w:rsidR="00DF5974" w:rsidRDefault="00DF5974" w:rsidP="00DF5974">
      <w:r>
        <w:t>Processo de avaliação de riscos da firma (ver item 23)</w:t>
      </w:r>
    </w:p>
    <w:p w14:paraId="7F6A8CC8" w14:textId="77777777" w:rsidR="00DF5974" w:rsidRDefault="00DF5974" w:rsidP="00DF5974"/>
    <w:p w14:paraId="35A7CDF7" w14:textId="77777777" w:rsidR="00DF5974" w:rsidRDefault="00DF5974" w:rsidP="00DF5974">
      <w:r>
        <w:t xml:space="preserve">A39. </w:t>
      </w:r>
      <w:r>
        <w:tab/>
        <w:t>O modo como a firma planeja o seu processo de avaliação de riscos pode ser afetado pela natureza e pelas circunstâncias dela, incluindo o modo como ela está estruturada e organizada.</w:t>
      </w:r>
    </w:p>
    <w:p w14:paraId="01955992" w14:textId="77777777" w:rsidR="00DF5974" w:rsidRDefault="00DF5974" w:rsidP="00DF5974">
      <w:r>
        <w:t>Exemplos de escalabilidade para demonstrar o modo como o processo de avaliação de riscos da firma pode diferir:</w:t>
      </w:r>
    </w:p>
    <w:p w14:paraId="5999EB89" w14:textId="77777777" w:rsidR="00DF5974" w:rsidRDefault="00DF5974" w:rsidP="00DF5974">
      <w:r>
        <w:t>• Em firma menos complexa, os indivíduos a quem são atribuídas a responsabilidade pelo sistema de gestão de qualidade podem ter um entendimento suficiente da firma e de seus trabalhos para conduzir o processo de avaliação de riscos. Além disso, a documentação com os objetivos de qualidade, dos riscos de qualidade e das respostas pode ser menos extensa do que seria em uma firma mais complexa (por exemplo, podem ser documentados em um único papel de trabalho).</w:t>
      </w:r>
    </w:p>
    <w:p w14:paraId="00EDDB23" w14:textId="77777777" w:rsidR="00DF5974" w:rsidRDefault="00DF5974" w:rsidP="00DF5974">
      <w:r>
        <w:t>• Em firma mais complexa, pode haver um processo de avaliação de riscos mais formal, envolvendo diversos indivíduos e várias atividades. O processo pode ser centralizado (por exemplo, os objetivos, os riscos de qualidade e as respostas são estabelecidos de forma centralizada para todas as unidades de negócio, funções e linhas de serviços) ou descentralizado (por exemplo, os objetivos e os riscos de qualidade, assim como as respostas, são estabelecidos em uma unidade de negócio, função ou linha de serviços, com os resultados combinados no nível da firma). A rede da firma também pode fornecer à firma os objetivos e os riscos de qualidade, bem como as respostas para serem incluídos no sistema de gestão de qualidade da firma.</w:t>
      </w:r>
    </w:p>
    <w:p w14:paraId="3FFC9007" w14:textId="77777777" w:rsidR="00DF5974" w:rsidRDefault="00DF5974" w:rsidP="00DF5974"/>
    <w:p w14:paraId="572E2CDE" w14:textId="77777777" w:rsidR="00DF5974" w:rsidRDefault="00DF5974" w:rsidP="00DF5974">
      <w:r>
        <w:t xml:space="preserve">A40. </w:t>
      </w:r>
      <w:r>
        <w:tab/>
        <w:t>O processo de definição dos objetivos de qualidade, identificação e avaliação dos riscos de qualidade, e o planejamento e a implementação de respostas é iterativo. Dessa forma, os requisitos desta Norma não devem ser tratados de maneira linear (estanque). Por exemplo:</w:t>
      </w:r>
    </w:p>
    <w:p w14:paraId="217C1B2A" w14:textId="77777777" w:rsidR="00DF5974" w:rsidRDefault="00DF5974" w:rsidP="00DF5974">
      <w:r>
        <w:t>• na identificação e avaliação de riscos de qualidade, a firma pode determinar que um ou mais objetivos de qualidade adicional devem ser estabelecidos;</w:t>
      </w:r>
    </w:p>
    <w:p w14:paraId="312ADDEB" w14:textId="77777777" w:rsidR="00DF5974" w:rsidRDefault="00DF5974" w:rsidP="00DF5974">
      <w:r>
        <w:t>• ao planejar e implementar respostas, a firma pode determinar que o risco de qualidade não foi identificado e avaliado.</w:t>
      </w:r>
    </w:p>
    <w:p w14:paraId="54905B09" w14:textId="77777777" w:rsidR="00DF5974" w:rsidRDefault="00DF5974" w:rsidP="00DF5974"/>
    <w:p w14:paraId="410139DE" w14:textId="77777777" w:rsidR="00DF5974" w:rsidRDefault="00DF5974" w:rsidP="00DF5974">
      <w:r>
        <w:t>A41. As fontes de informações que permitem à firma estabelecer objetivos de qualidade, identificar e avaliar riscos de qualidade e planejar/implementar respostas fazem parte do componente informações e comunicações da firma e incluem:</w:t>
      </w:r>
    </w:p>
    <w:p w14:paraId="6715CC11" w14:textId="77777777" w:rsidR="00DF5974" w:rsidRDefault="00DF5974" w:rsidP="00DF5974">
      <w:r>
        <w:t xml:space="preserve">• </w:t>
      </w:r>
      <w:r>
        <w:tab/>
        <w:t>os resultados do processo de monitoramento e correção da firma (ver itens 42 e A171);</w:t>
      </w:r>
    </w:p>
    <w:p w14:paraId="4A42A0E3" w14:textId="77777777" w:rsidR="00DF5974" w:rsidRDefault="00DF5974" w:rsidP="00DF5974">
      <w:r>
        <w:t xml:space="preserve">• </w:t>
      </w:r>
      <w:r>
        <w:tab/>
        <w:t>as informações da rede ou de prestadores de serviços, incluindo:</w:t>
      </w:r>
    </w:p>
    <w:p w14:paraId="7922EFD7" w14:textId="77777777" w:rsidR="00DF5974" w:rsidRDefault="00DF5974" w:rsidP="00DF5974">
      <w:r>
        <w:t>o</w:t>
      </w:r>
      <w:r>
        <w:tab/>
        <w:t>informações sobre requisitos da rede ou dos serviços da rede (ver item 48); e</w:t>
      </w:r>
    </w:p>
    <w:p w14:paraId="4C5800F8" w14:textId="77777777" w:rsidR="00DF5974" w:rsidRDefault="00DF5974" w:rsidP="00DF5974">
      <w:r>
        <w:t>o</w:t>
      </w:r>
      <w:r>
        <w:tab/>
        <w:t>outras informações da rede, incluindo os resultados de atividades de monitoramento realizadas pela rede em todas as firmas da rede (ver itens 50 e 51).</w:t>
      </w:r>
    </w:p>
    <w:p w14:paraId="6729F94A" w14:textId="77777777" w:rsidR="00DF5974" w:rsidRDefault="00DF5974" w:rsidP="00DF5974"/>
    <w:p w14:paraId="504D8BDC" w14:textId="77777777" w:rsidR="00DF5974" w:rsidRDefault="00DF5974" w:rsidP="00DF5974">
      <w:r>
        <w:t>Outras informações, tanto internas quanto externas, podem ser relevantes para o processo de avaliação de riscos da firma, tais como:</w:t>
      </w:r>
    </w:p>
    <w:p w14:paraId="49FB5A0D" w14:textId="77777777" w:rsidR="00DF5974" w:rsidRDefault="00DF5974" w:rsidP="00DF5974">
      <w:r>
        <w:t xml:space="preserve">• </w:t>
      </w:r>
      <w:r>
        <w:tab/>
        <w:t>informações relacionadas com reclamações (denúncias) e alegações de falhas na execução do trabalho, de acordo com normas profissionais e requisitos legais e regulatórios aplicáveis, ou de não conformidade com as políticas ou procedimentos da firma estabelecidos de acordo com esta Norma;</w:t>
      </w:r>
    </w:p>
    <w:p w14:paraId="4ABA8A7A" w14:textId="77777777" w:rsidR="00DF5974" w:rsidRDefault="00DF5974" w:rsidP="00DF5974">
      <w:r>
        <w:t xml:space="preserve">• </w:t>
      </w:r>
      <w:r>
        <w:tab/>
        <w:t>resultados das inspeções externas;</w:t>
      </w:r>
    </w:p>
    <w:p w14:paraId="715F376B" w14:textId="77777777" w:rsidR="00DF5974" w:rsidRDefault="00DF5974" w:rsidP="00DF5974">
      <w:r>
        <w:t xml:space="preserve">• </w:t>
      </w:r>
      <w:r>
        <w:tab/>
        <w:t>informações de órgãos reguladores sobre as entidades para as quais a firma executa trabalhos e que são disponibilizadas para a firma, tais como informações de órgão regulador de títulos e valores mobiliários sobre uma entidade para a qual a firma executa trabalhos (por exemplo, irregularidades nas demonstrações contábeis da entidade ou não cumprimento de regulamentos de títulos e valores mobiliários);</w:t>
      </w:r>
    </w:p>
    <w:p w14:paraId="6CDE008D" w14:textId="77777777" w:rsidR="00DF5974" w:rsidRDefault="00DF5974" w:rsidP="00DF5974">
      <w:r>
        <w:t>•</w:t>
      </w:r>
      <w:r>
        <w:tab/>
        <w:t>mudanças no sistema de gestão de qualidade que afetam outros aspectos do sistema, por exemplo, mudanças nos recursos da firma; e</w:t>
      </w:r>
    </w:p>
    <w:p w14:paraId="1BC804A8" w14:textId="77777777" w:rsidR="00DF5974" w:rsidRDefault="00DF5974" w:rsidP="00DF5974">
      <w:r>
        <w:t xml:space="preserve">• </w:t>
      </w:r>
      <w:r>
        <w:tab/>
        <w:t>outras fontes externas, como ações regulatórias e litígio contra a firma ou outras firmas na jurisdição que podem indicar áreas que devem ser consideradas pela firma.</w:t>
      </w:r>
    </w:p>
    <w:p w14:paraId="63675601" w14:textId="77777777" w:rsidR="00DF5974" w:rsidRDefault="00DF5974" w:rsidP="00DF5974"/>
    <w:p w14:paraId="0E5B4E51" w14:textId="77777777" w:rsidR="00DF5974" w:rsidRDefault="00DF5974" w:rsidP="00DF5974">
      <w:r>
        <w:t>Estabelecimento de objetivos de qualidade (ver item 24)</w:t>
      </w:r>
    </w:p>
    <w:p w14:paraId="5FD826C1" w14:textId="77777777" w:rsidR="00DF5974" w:rsidRDefault="00DF5974" w:rsidP="00DF5974"/>
    <w:p w14:paraId="0253B633" w14:textId="77777777" w:rsidR="00DF5974" w:rsidRDefault="00DF5974" w:rsidP="00DF5974">
      <w:r>
        <w:t>A42. Leis, regulamentos ou normas profissionais podem estabelecer requisitos que geram objetivos adicionais de qualidade. Por exemplo, a firma pode ter que, por força de lei ou regulamento, nomear indivíduos que não são executivos para a sua estrutura de governança e a firma considera necessário estabelecer objetivos adicionais de qualidade para tratar dos requisitos.</w:t>
      </w:r>
    </w:p>
    <w:p w14:paraId="60816E35" w14:textId="77777777" w:rsidR="00DF5974" w:rsidRDefault="00DF5974" w:rsidP="00DF5974"/>
    <w:p w14:paraId="606DE37C" w14:textId="77777777" w:rsidR="00DF5974" w:rsidRDefault="00DF5974" w:rsidP="00DF5974">
      <w:r>
        <w:t xml:space="preserve">A43. </w:t>
      </w:r>
      <w:r>
        <w:tab/>
        <w:t>A natureza e as circunstâncias da firma e de seus trabalhos podem ser tais que a firma não acha necessário estabelecer objetivos adicionais de qualidade.</w:t>
      </w:r>
    </w:p>
    <w:p w14:paraId="72BD0308" w14:textId="77777777" w:rsidR="00DF5974" w:rsidRDefault="00DF5974" w:rsidP="00DF5974"/>
    <w:p w14:paraId="582A34D4" w14:textId="77777777" w:rsidR="00DF5974" w:rsidRDefault="00DF5974" w:rsidP="00DF5974">
      <w:r>
        <w:t xml:space="preserve">A44. </w:t>
      </w:r>
      <w:r>
        <w:tab/>
        <w:t>A firma pode estabelecer sub-objetivos para aprimorar a identificação e a avaliação dos riscos de qualidade, o planejamento e a implementação de respostas pela firma.</w:t>
      </w:r>
    </w:p>
    <w:p w14:paraId="66398AA5" w14:textId="77777777" w:rsidR="00DF5974" w:rsidRDefault="00DF5974" w:rsidP="00DF5974"/>
    <w:p w14:paraId="4888CFC8" w14:textId="77777777" w:rsidR="00DF5974" w:rsidRDefault="00DF5974" w:rsidP="00DF5974">
      <w:r>
        <w:t>Identificação e avaliação de riscos de qualidade (ver item 25)</w:t>
      </w:r>
    </w:p>
    <w:p w14:paraId="4397FE74" w14:textId="77777777" w:rsidR="00DF5974" w:rsidRDefault="00DF5974" w:rsidP="00DF5974"/>
    <w:p w14:paraId="390976F7" w14:textId="77777777" w:rsidR="00DF5974" w:rsidRDefault="00DF5974" w:rsidP="00DF5974">
      <w:r>
        <w:t>A45. Pode haver outras condições, eventos, circunstâncias, ações ou omissões não descritas no item 25(a) que podem afetar adversamente o alcance de um objetivo de qualidade.</w:t>
      </w:r>
    </w:p>
    <w:p w14:paraId="3B25BEDE" w14:textId="77777777" w:rsidR="00DF5974" w:rsidRDefault="00DF5974" w:rsidP="00DF5974"/>
    <w:p w14:paraId="32181C06" w14:textId="77777777" w:rsidR="00DF5974" w:rsidRDefault="00DF5974" w:rsidP="00DF5974">
      <w:r>
        <w:t xml:space="preserve">A46. </w:t>
      </w:r>
      <w:r>
        <w:tab/>
        <w:t>O risco surge a partir do modo como, e do grau em que, condição, evento, circunstância, ação ou omissão pode afetar adversamente o alcance do objetivo de qualidade. Nem todos os riscos se enquadram no desenvolvimento de risco de qualidade. O julgamento profissional auxilia a firma a determinar se o risco é risco de qualidade, que se baseia na consideração da firma sobre se existe uma possibilidade razoável de o risco ocorrer e de, individualmente ou em combinação com outros riscos, afetar adversamente o alcance de um ou mais objetivos de qualidade.</w:t>
      </w:r>
    </w:p>
    <w:p w14:paraId="61F7CFB2" w14:textId="77777777" w:rsidR="00DF5974" w:rsidRDefault="00DF5974" w:rsidP="00DF5974"/>
    <w:p w14:paraId="7AE7BE5F" w14:textId="77777777" w:rsidR="00DF5974" w:rsidRDefault="00DF5974" w:rsidP="00DF5974">
      <w:r>
        <w:t>Exemplos do entendimento da firma das condições, dos eventos, das circunstâncias, das ações ou omissões que podem afetar adversamente o alcance dos objetivos de qualidade</w:t>
      </w:r>
    </w:p>
    <w:p w14:paraId="277F3321" w14:textId="77777777" w:rsidR="00DF5974" w:rsidRDefault="00DF5974" w:rsidP="00DF5974">
      <w:r>
        <w:tab/>
        <w:t>Exemplos de riscos de qualidade que podem surgir:</w:t>
      </w:r>
    </w:p>
    <w:p w14:paraId="55D95320" w14:textId="77777777" w:rsidR="00DF5974" w:rsidRDefault="00DF5974" w:rsidP="00DF5974"/>
    <w:p w14:paraId="0D56E02C" w14:textId="77777777" w:rsidR="00DF5974" w:rsidRDefault="00DF5974" w:rsidP="00DF5974"/>
    <w:p w14:paraId="58E2C0E3" w14:textId="77777777" w:rsidR="00DF5974" w:rsidRDefault="00DF5974" w:rsidP="00DF5974">
      <w:r>
        <w:t>As decisões e ações estratégicas e operacionais, os processos de negócio e o modelo de negócios da firma: os objetivos financeiros gerais da firma são altamente dependentes da extensão de serviços prestados pela firma fora do alcance desta Norma.</w:t>
      </w:r>
    </w:p>
    <w:p w14:paraId="0E0EBA8E" w14:textId="77777777" w:rsidR="00DF5974" w:rsidRDefault="00DF5974" w:rsidP="00DF5974">
      <w:r>
        <w:tab/>
        <w:t>No contexto de governança e liderança, podendo gerar diversos riscos de qualidade, tais como:</w:t>
      </w:r>
    </w:p>
    <w:p w14:paraId="66179740" w14:textId="77777777" w:rsidR="00DF5974" w:rsidRDefault="00DF5974" w:rsidP="00DF5974">
      <w:r>
        <w:t>•  os recursos são alocados ou designados de maneira que priorizam os serviços fora do alcance desta Norma e podem afetar negativamente a qualidade dos trabalhos dentro do alcance desta Norma;</w:t>
      </w:r>
    </w:p>
    <w:p w14:paraId="32125EE6" w14:textId="77777777" w:rsidR="00DF5974" w:rsidRDefault="00DF5974" w:rsidP="00DF5974">
      <w:r>
        <w:t>•  decisões sobre prioridades financeiras e operacionais não consideram total ou adequadamente a importância da qualidade na execução dos trabalhos dentro do alcance desta Norma.</w:t>
      </w:r>
    </w:p>
    <w:p w14:paraId="05CF5F92" w14:textId="77777777" w:rsidR="00DF5974" w:rsidRDefault="00DF5974" w:rsidP="00DF5974"/>
    <w:p w14:paraId="7F92187C" w14:textId="77777777" w:rsidR="00DF5974" w:rsidRDefault="00DF5974" w:rsidP="00DF5974">
      <w:r>
        <w:t xml:space="preserve">As características e o estilo de gestão da liderança: firma pequena com poucos sócios responsáveis irá compartilhar a responsabilidade e autoridade do trabalho. </w:t>
      </w:r>
      <w:r>
        <w:tab/>
        <w:t>No contexto de governança e liderança, isso pode gerar diversos riscos de qualidade, tais como:</w:t>
      </w:r>
    </w:p>
    <w:p w14:paraId="22C252F2" w14:textId="77777777" w:rsidR="00DF5974" w:rsidRDefault="00DF5974" w:rsidP="00DF5974">
      <w:r>
        <w:t>•   a responsabilidade sobre a qualidade e a obrigação de prestar contas sobre ela, pela liderança, não estão claramente definidas e atribuídas; e</w:t>
      </w:r>
    </w:p>
    <w:p w14:paraId="13F4D82C" w14:textId="77777777" w:rsidR="00DF5974" w:rsidRDefault="00DF5974" w:rsidP="00DF5974">
      <w:r>
        <w:t>•  as ações e os comportamentos da liderança que não promovem qualidade não são questionados.</w:t>
      </w:r>
    </w:p>
    <w:p w14:paraId="3315C3B0" w14:textId="77777777" w:rsidR="00DF5974" w:rsidRDefault="00DF5974" w:rsidP="00DF5974">
      <w:r>
        <w:t>A complexidade e as características operacionais da firma, que recentemente concluiu uma fusão com outra firma.</w:t>
      </w:r>
    </w:p>
    <w:p w14:paraId="6500F726" w14:textId="77777777" w:rsidR="00DF5974" w:rsidRDefault="00DF5974" w:rsidP="00DF5974">
      <w:r>
        <w:tab/>
        <w:t>No contexto de recursos, isso pode gerar diversos riscos de qualidade, incluindo:</w:t>
      </w:r>
    </w:p>
    <w:p w14:paraId="71166031" w14:textId="77777777" w:rsidR="00DF5974" w:rsidRDefault="00DF5974" w:rsidP="00DF5974">
      <w:r>
        <w:t>•  recursos tecnológicos usados pelas duas firmas depois da fusão podem ser incompatíveis; e</w:t>
      </w:r>
    </w:p>
    <w:p w14:paraId="02752D84" w14:textId="77777777" w:rsidR="00DF5974" w:rsidRDefault="00DF5974" w:rsidP="00DF5974">
      <w:r>
        <w:t>• as equipes de trabalho podem usar recursos intelectuais desenvolvidos pela firma antes da fusão, que não são mais compatíveis com a nova metodologia que está sendo usada pela nova firma depois da fusão.</w:t>
      </w:r>
    </w:p>
    <w:p w14:paraId="645FE237" w14:textId="77777777" w:rsidR="00DF5974" w:rsidRDefault="00DF5974" w:rsidP="00DF5974"/>
    <w:p w14:paraId="4D7639D7" w14:textId="77777777" w:rsidR="00DF5974" w:rsidRDefault="00DF5974" w:rsidP="00DF5974">
      <w:r>
        <w:tab/>
      </w:r>
    </w:p>
    <w:p w14:paraId="4B95C020" w14:textId="77777777" w:rsidR="00DF5974" w:rsidRDefault="00DF5974" w:rsidP="00DF5974"/>
    <w:p w14:paraId="4AF86F5B" w14:textId="77777777" w:rsidR="00DF5974" w:rsidRDefault="00DF5974" w:rsidP="00DF5974">
      <w:r>
        <w:t>A47. Considerando a natureza evolutiva do sistema de gestão de qualidade, as respostas planejadas e implementadas pela firma podem gerar condições, eventos, circunstâncias, ações ou omissões que resultam em riscos adicionais de qualidade. Por exemplo, a firma pode implementar um recurso (por exemplo, recurso tecnológico) para tratar do risco de qualidade, e o uso desse recurso pode originar outros riscos de qualidade.</w:t>
      </w:r>
    </w:p>
    <w:p w14:paraId="37D4C6D5" w14:textId="77777777" w:rsidR="00DF5974" w:rsidRDefault="00DF5974" w:rsidP="00DF5974"/>
    <w:p w14:paraId="78DCABDF" w14:textId="77777777" w:rsidR="00DF5974" w:rsidRDefault="00DF5974" w:rsidP="00DF5974">
      <w:r>
        <w:t xml:space="preserve">A48. </w:t>
      </w:r>
      <w:r>
        <w:tab/>
        <w:t>O grau em que o risco, individualmente ou em combinação com outros riscos, pode afetar adversamente o alcance de um objetivo de qualidade pode variar com base nas condições, nos eventos, nas circunstâncias, nas ações ou omissões que geram o risco, levando em consideração, por exemplo:</w:t>
      </w:r>
    </w:p>
    <w:p w14:paraId="44BA89B1" w14:textId="77777777" w:rsidR="00DF5974" w:rsidRDefault="00DF5974" w:rsidP="00DF5974">
      <w:r>
        <w:t xml:space="preserve">• </w:t>
      </w:r>
      <w:r>
        <w:tab/>
        <w:t>o modo como a condição, o evento, a circunstância, a ação ou omissão afetariam o alcance do objetivo de qualidade;</w:t>
      </w:r>
    </w:p>
    <w:p w14:paraId="4341128F" w14:textId="77777777" w:rsidR="00DF5974" w:rsidRDefault="00DF5974" w:rsidP="00DF5974">
      <w:r>
        <w:t xml:space="preserve">• </w:t>
      </w:r>
      <w:r>
        <w:tab/>
        <w:t>com que frequência se espera que a condição, o evento, a circunstância, a ação ou omissão ocorram;</w:t>
      </w:r>
    </w:p>
    <w:p w14:paraId="3271C7D3" w14:textId="77777777" w:rsidR="00DF5974" w:rsidRDefault="00DF5974" w:rsidP="00DF5974">
      <w:r>
        <w:t xml:space="preserve">• </w:t>
      </w:r>
      <w:r>
        <w:tab/>
        <w:t>quanto tempo levaria para que a condição, o evento, a circunstância, a ação ou omissão tivessem efeito, e se nesse tempo a firma teria oportunidade de responder para mitigar o efeito da condição, do evento, da circunstância, da ação ou omissão; e</w:t>
      </w:r>
    </w:p>
    <w:p w14:paraId="520BB541" w14:textId="77777777" w:rsidR="00DF5974" w:rsidRDefault="00DF5974" w:rsidP="00DF5974">
      <w:r>
        <w:t xml:space="preserve">• </w:t>
      </w:r>
      <w:r>
        <w:tab/>
        <w:t>por quanto tempo a condição, o evento, a circunstância, a ação ou omissão afetariam o alcance do objetivo de qualidade depois de ocorrida.</w:t>
      </w:r>
    </w:p>
    <w:p w14:paraId="26356305" w14:textId="77777777" w:rsidR="00DF5974" w:rsidRDefault="00DF5974" w:rsidP="00DF5974">
      <w:r>
        <w:t>A avaliação de riscos de qualidade não precisa compreender classificações ou pontuações formais, embora as firmas não sejam impedidas de usá-las.</w:t>
      </w:r>
    </w:p>
    <w:p w14:paraId="69247993" w14:textId="77777777" w:rsidR="00DF5974" w:rsidRDefault="00DF5974" w:rsidP="00DF5974"/>
    <w:p w14:paraId="3758F689" w14:textId="77777777" w:rsidR="00DF5974" w:rsidRDefault="00DF5974" w:rsidP="00DF5974">
      <w:r>
        <w:t>Planejamento e implementação de respostas para tratar dos riscos de qualidade (ver itens 16(u) e 26)</w:t>
      </w:r>
    </w:p>
    <w:p w14:paraId="6AF6C274" w14:textId="77777777" w:rsidR="00DF5974" w:rsidRDefault="00DF5974" w:rsidP="00DF5974"/>
    <w:p w14:paraId="178ED06F" w14:textId="77777777" w:rsidR="00DF5974" w:rsidRDefault="00DF5974" w:rsidP="00DF5974">
      <w:r>
        <w:t xml:space="preserve">A49. </w:t>
      </w:r>
      <w:r>
        <w:tab/>
        <w:t>A natureza, a época e a extensão das respostas tomam por base o racional das avaliações dadas aos riscos de qualidade, que são a ocorrência e o efeito considerados sobre o alcance de um ou mais objetivos de qualidade.</w:t>
      </w:r>
    </w:p>
    <w:p w14:paraId="5CDEE234" w14:textId="77777777" w:rsidR="00DF5974" w:rsidRDefault="00DF5974" w:rsidP="00DF5974"/>
    <w:p w14:paraId="6D98C15A" w14:textId="77777777" w:rsidR="00DF5974" w:rsidRDefault="00DF5974" w:rsidP="00DF5974">
      <w:r>
        <w:t xml:space="preserve">A50. </w:t>
      </w:r>
      <w:r>
        <w:tab/>
        <w:t>As respostas planejadas e implementadas pela firma podem operar no nível da firma ou no nível do trabalho, podendo ainda haver uma combinação de responsabilidades por ações a serem tomadas no nível da firma ou no nível do trabalho.</w:t>
      </w:r>
    </w:p>
    <w:p w14:paraId="183E7915" w14:textId="77777777" w:rsidR="00DF5974" w:rsidRDefault="00DF5974" w:rsidP="00DF5974"/>
    <w:p w14:paraId="2FB7D6F3" w14:textId="77777777" w:rsidR="00DF5974" w:rsidRDefault="00DF5974" w:rsidP="00DF5974">
      <w:r>
        <w:t>Exemplo de resposta planejada e implementada pela firma que opera tanto no nível da firma quanto no nível de trabalho:</w:t>
      </w:r>
    </w:p>
    <w:p w14:paraId="3ABDE438" w14:textId="77777777" w:rsidR="00DF5974" w:rsidRDefault="00DF5974" w:rsidP="00DF5974">
      <w:r>
        <w:t>A firma estabelece políticas ou procedimentos para consulta, que incluem quem as equipes de trabalho devem consultar e quais os assuntos específicos para os quais a consulta é requerida. A firma indica indivíduos adequadamente qualificados e experientes para prestar consultoria. A equipe de trabalho é responsável por identificar quando surgem assuntos para consulta e iniciar a consultoria, e por implementar as conclusões da consultoria (ver item 35 da NBC TA 220).</w:t>
      </w:r>
    </w:p>
    <w:p w14:paraId="21E91E2C" w14:textId="77777777" w:rsidR="00DF5974" w:rsidRDefault="00DF5974" w:rsidP="00DF5974"/>
    <w:p w14:paraId="0737520F" w14:textId="77777777" w:rsidR="00DF5974" w:rsidRDefault="00DF5974" w:rsidP="00DF5974">
      <w:r>
        <w:t xml:space="preserve">A51. </w:t>
      </w:r>
      <w:r>
        <w:tab/>
        <w:t>A necessidade de políticas ou procedimentos formalmente documentados pode ser maior para as firmas que têm quadro grande de empregados ou que são geograficamente dispersas para garantir consistência em toda firma.</w:t>
      </w:r>
    </w:p>
    <w:p w14:paraId="7053B548" w14:textId="77777777" w:rsidR="00DF5974" w:rsidRDefault="00DF5974" w:rsidP="00DF5974"/>
    <w:p w14:paraId="565E6EF6" w14:textId="77777777" w:rsidR="00DF5974" w:rsidRDefault="00DF5974" w:rsidP="00DF5974">
      <w:r>
        <w:t>Mudanças na natureza e nas circunstâncias da firma ou de seus trabalhos (ver item 27)</w:t>
      </w:r>
    </w:p>
    <w:p w14:paraId="7FD3AB1B" w14:textId="77777777" w:rsidR="00DF5974" w:rsidRDefault="00DF5974" w:rsidP="00DF5974"/>
    <w:p w14:paraId="76581F8B" w14:textId="77777777" w:rsidR="00DF5974" w:rsidRDefault="00DF5974" w:rsidP="00DF5974">
      <w:r>
        <w:t>A52. Exemplo de escalabilidade para demonstrar como as políticas ou procedimentos para identificação de informações sobre mudanças na natureza e nas circunstâncias da firma e de seus trabalhos podem variar:</w:t>
      </w:r>
    </w:p>
    <w:p w14:paraId="2DBF17B3" w14:textId="77777777" w:rsidR="00DF5974" w:rsidRDefault="00DF5974" w:rsidP="00DF5974">
      <w:r>
        <w:t xml:space="preserve">• </w:t>
      </w:r>
      <w:r>
        <w:tab/>
        <w:t>Em firma menos complexa, a firma pode ter políticas ou procedimentos informais para identificar informações sobre mudanças na natureza e nas circunstâncias da firma ou de seus trabalhos, particularmente quando os indivíduos responsáveis por estabelecer objetivos de qualidade, por identificar e avaliar riscos de qualidade e por planejar e implementar respostas, eles conseguem identificar essas informações no curso normal de suas atividades.</w:t>
      </w:r>
    </w:p>
    <w:p w14:paraId="16FCFFC7" w14:textId="77777777" w:rsidR="00DF5974" w:rsidRDefault="00DF5974" w:rsidP="00DF5974">
      <w:r>
        <w:t xml:space="preserve">• </w:t>
      </w:r>
      <w:r>
        <w:tab/>
        <w:t>Em firma mais complexa, ela pode ter que estabelecer políticas ou procedimentos mais formais para identificar e considerar informações sobre mudanças na natureza e nas circunstâncias dela mesma ou de seus trabalhos. Isso pode incluir, por exemplo, a revisão periódica de informações relacionadas com a natureza e as circunstâncias da firma e de seus trabalhos, incluindo o rastreamento contínuo de tendências e ocorrências no ambiente interno e externo da firma.</w:t>
      </w:r>
    </w:p>
    <w:p w14:paraId="02ED2F4B" w14:textId="77777777" w:rsidR="00DF5974" w:rsidRDefault="00DF5974" w:rsidP="00DF5974"/>
    <w:p w14:paraId="603BF3FC" w14:textId="77777777" w:rsidR="00DF5974" w:rsidRDefault="00DF5974" w:rsidP="00DF5974">
      <w:r>
        <w:t>A53.</w:t>
      </w:r>
      <w:r>
        <w:tab/>
        <w:t>Pode ser necessário estabelecer objetivos adicionais de qualidade, adicionando ou modificando riscos de qualidade e respostas, como parte das medidas corretivas tomadas pela firma para tratar de deficiência identificada, de acordo com o item 42.</w:t>
      </w:r>
    </w:p>
    <w:p w14:paraId="770BFD09" w14:textId="77777777" w:rsidR="00DF5974" w:rsidRDefault="00DF5974" w:rsidP="00DF5974"/>
    <w:p w14:paraId="21F74818" w14:textId="77777777" w:rsidR="00DF5974" w:rsidRDefault="00DF5974" w:rsidP="00DF5974">
      <w:r>
        <w:t>A54. A firma pode ter estabelecido objetivos de qualidade além daqueles especificados por esta Norma. Ela também pode identificar informações que indicam que os objetivos adicionais de qualidade já estabelecidos não são mais necessários, ou precisam ser modificados.</w:t>
      </w:r>
    </w:p>
    <w:p w14:paraId="26958415" w14:textId="77777777" w:rsidR="00DF5974" w:rsidRDefault="00DF5974" w:rsidP="00DF5974"/>
    <w:p w14:paraId="50F8D86B" w14:textId="77777777" w:rsidR="00DF5974" w:rsidRDefault="00DF5974" w:rsidP="00DF5974">
      <w:r>
        <w:t>Governança e liderança</w:t>
      </w:r>
    </w:p>
    <w:p w14:paraId="759362F3" w14:textId="77777777" w:rsidR="00DF5974" w:rsidRDefault="00DF5974" w:rsidP="00DF5974"/>
    <w:p w14:paraId="3247FB90" w14:textId="77777777" w:rsidR="00DF5974" w:rsidRDefault="00DF5974" w:rsidP="00DF5974">
      <w:r>
        <w:t>Compromisso com a qualidade (ver item 28(a))</w:t>
      </w:r>
    </w:p>
    <w:p w14:paraId="0E8AA3C0" w14:textId="77777777" w:rsidR="00DF5974" w:rsidRDefault="00DF5974" w:rsidP="00DF5974"/>
    <w:p w14:paraId="77B8A775" w14:textId="77777777" w:rsidR="00DF5974" w:rsidRDefault="00DF5974" w:rsidP="00DF5974">
      <w:r>
        <w:t>A55. A cultura da firma é um fator importante que influencia o comportamento do pessoal. Os requisitos éticos relevantes normalmente estabelecem os princípios de ética profissional, e são tratados em detalhes no componente requisitos éticos relevantes desta Norma. Valores e atitudes profissionais podem incluir:</w:t>
      </w:r>
    </w:p>
    <w:p w14:paraId="01FD21E1" w14:textId="77777777" w:rsidR="00DF5974" w:rsidRDefault="00DF5974" w:rsidP="00DF5974">
      <w:r>
        <w:t xml:space="preserve">• </w:t>
      </w:r>
      <w:r>
        <w:tab/>
        <w:t>profissionalismo, por exemplo, tempestividade, cortesia, respeito, responsabilidade, responsividade e confiabilidade;</w:t>
      </w:r>
    </w:p>
    <w:p w14:paraId="67095747" w14:textId="77777777" w:rsidR="00DF5974" w:rsidRDefault="00DF5974" w:rsidP="00DF5974">
      <w:r>
        <w:t xml:space="preserve">• </w:t>
      </w:r>
      <w:r>
        <w:tab/>
        <w:t>compromisso com o trabalho em equipe;</w:t>
      </w:r>
    </w:p>
    <w:p w14:paraId="6C6634E1" w14:textId="77777777" w:rsidR="00DF5974" w:rsidRDefault="00DF5974" w:rsidP="00DF5974">
      <w:r>
        <w:t xml:space="preserve">• </w:t>
      </w:r>
      <w:r>
        <w:tab/>
        <w:t>manutenção de mente aberta a novas ideias ou diferentes perspectivas no ambiente profissional;</w:t>
      </w:r>
    </w:p>
    <w:p w14:paraId="280796C6" w14:textId="77777777" w:rsidR="00DF5974" w:rsidRDefault="00DF5974" w:rsidP="00DF5974">
      <w:r>
        <w:t xml:space="preserve">• </w:t>
      </w:r>
      <w:r>
        <w:tab/>
        <w:t>busca pela excelência;</w:t>
      </w:r>
    </w:p>
    <w:p w14:paraId="462FE74C" w14:textId="77777777" w:rsidR="00DF5974" w:rsidRDefault="00DF5974" w:rsidP="00DF5974">
      <w:r>
        <w:t xml:space="preserve">• </w:t>
      </w:r>
      <w:r>
        <w:tab/>
        <w:t>compromisso com o aperfeiçoamento contínuo (por exemplo, estabelecendo expectativas além dos requisitos mínimos e focando em aprendizado contínuo); e</w:t>
      </w:r>
    </w:p>
    <w:p w14:paraId="36C91F62" w14:textId="77777777" w:rsidR="00DF5974" w:rsidRDefault="00DF5974" w:rsidP="00DF5974">
      <w:r>
        <w:t xml:space="preserve">• </w:t>
      </w:r>
      <w:r>
        <w:tab/>
        <w:t>responsabilidade social.</w:t>
      </w:r>
    </w:p>
    <w:p w14:paraId="5CC5C519" w14:textId="77777777" w:rsidR="00DF5974" w:rsidRDefault="00DF5974" w:rsidP="00DF5974"/>
    <w:p w14:paraId="2A272966" w14:textId="77777777" w:rsidR="00DF5974" w:rsidRDefault="00DF5974" w:rsidP="00DF5974">
      <w:r>
        <w:t>A56. O processo decisório estratégico da firma, incluindo o estabelecimento de estratégia de negócios, pode incluir assuntos como as suas decisões sobre assuntos financeiros e operacionais, seus objetivos financeiros, o modo como os recursos financeiros são administrados, o crescimento da sua participação no mercado, a especialização no seu nicho de mercado e ofertas de novos serviços. As prioridades financeiras e operacionais da firma podem afetar direta ou indiretamente o seu compromisso com a qualidade, por exemplo, a firma pode ter incentivos focados em prioridades financeiras e operacionais que desestimulam comportamentos que demonstram compromisso com a qualidade.</w:t>
      </w:r>
    </w:p>
    <w:p w14:paraId="3B6BF550" w14:textId="77777777" w:rsidR="00DF5974" w:rsidRDefault="00DF5974" w:rsidP="00DF5974"/>
    <w:p w14:paraId="37AECDF0" w14:textId="77777777" w:rsidR="00DF5974" w:rsidRDefault="00DF5974" w:rsidP="00DF5974">
      <w:r>
        <w:t>Liderança (ver item 28(b) e (c))</w:t>
      </w:r>
    </w:p>
    <w:p w14:paraId="481F3BCA" w14:textId="77777777" w:rsidR="00DF5974" w:rsidRDefault="00DF5974" w:rsidP="00DF5974"/>
    <w:p w14:paraId="714598C9" w14:textId="77777777" w:rsidR="00DF5974" w:rsidRDefault="00DF5974" w:rsidP="00DF5974">
      <w:r>
        <w:t>A57.</w:t>
      </w:r>
      <w:r>
        <w:tab/>
        <w:t>As respostas planejadas e implementadas pela firma para atribuir à liderança a responsabilidade pela qualidade e a obrigação de prestar contas sobre ela incluem as avaliações de desempenho requeridas pelo item 56.</w:t>
      </w:r>
    </w:p>
    <w:p w14:paraId="16034026" w14:textId="77777777" w:rsidR="00DF5974" w:rsidRDefault="00DF5974" w:rsidP="00DF5974"/>
    <w:p w14:paraId="15C09F4A" w14:textId="77777777" w:rsidR="00DF5974" w:rsidRDefault="00DF5974" w:rsidP="00DF5974">
      <w:r>
        <w:t xml:space="preserve">A58. </w:t>
      </w:r>
      <w:r>
        <w:tab/>
        <w:t>Embora a liderança estabeleça o “tom no topo”, por meio de suas ações e comportamentos, quando essas ações e as comunicações são claras, consistentes e frequentes em todos os níveis na firma, elas contribuem coletivamente para a cultura da firma e demonstram compromisso com a qualidade.</w:t>
      </w:r>
    </w:p>
    <w:p w14:paraId="19AB972D" w14:textId="77777777" w:rsidR="00DF5974" w:rsidRDefault="00DF5974" w:rsidP="00DF5974"/>
    <w:p w14:paraId="66D36326" w14:textId="77777777" w:rsidR="00DF5974" w:rsidRDefault="00DF5974" w:rsidP="00DF5974">
      <w:r>
        <w:t>Estrutura organizacional (ver item 28(d))</w:t>
      </w:r>
    </w:p>
    <w:p w14:paraId="568FA5C9" w14:textId="77777777" w:rsidR="00DF5974" w:rsidRDefault="00DF5974" w:rsidP="00DF5974"/>
    <w:p w14:paraId="5FD7E8F5" w14:textId="77777777" w:rsidR="00DF5974" w:rsidRDefault="00DF5974" w:rsidP="00DF5974">
      <w:r>
        <w:t>A59.</w:t>
      </w:r>
      <w:r>
        <w:tab/>
        <w:t>A estrutura organizacional da firma pode incluir unidades operacionais, processos operacionais, divisões ou localidades geográficas e outras estruturas. Em alguns casos, a firma pode concentrar ou centralizar processos ou atividades em centro de prestação de serviços, e as equipes de trabalho podem incluir pessoal do centro de prestação de serviços da firma que realiza tarefas específicas de natureza repetitiva ou especializada.</w:t>
      </w:r>
    </w:p>
    <w:p w14:paraId="7910F024" w14:textId="77777777" w:rsidR="00DF5974" w:rsidRDefault="00DF5974" w:rsidP="00DF5974"/>
    <w:p w14:paraId="19D99FEC" w14:textId="77777777" w:rsidR="00DF5974" w:rsidRDefault="00DF5974" w:rsidP="00DF5974">
      <w:r>
        <w:t>Recursos (ver item 28(e))</w:t>
      </w:r>
    </w:p>
    <w:p w14:paraId="4CD8EA8A" w14:textId="77777777" w:rsidR="00DF5974" w:rsidRDefault="00DF5974" w:rsidP="00DF5974"/>
    <w:p w14:paraId="38AA86C0" w14:textId="77777777" w:rsidR="00DF5974" w:rsidRDefault="00DF5974" w:rsidP="00DF5974">
      <w:r>
        <w:t>A60. Os indivíduos a quem são atribuídas a responsabilidade final pelo sistema de gestão de qualidade e a obrigação de prestar contas sobre ele, ou a responsabilidade operacional sobre o sistema de gestão de qualidade são, na maioria dos casos, capazes de influenciar a natureza e a extensão dos recursos que a firma obtém, desenvolve, usa e mantém, assim como o modo como esses recursos são alocados ou designados, incluindo a época em que são usados.</w:t>
      </w:r>
    </w:p>
    <w:p w14:paraId="01004CB2" w14:textId="77777777" w:rsidR="00DF5974" w:rsidRDefault="00DF5974" w:rsidP="00DF5974"/>
    <w:p w14:paraId="038AED15" w14:textId="77777777" w:rsidR="00DF5974" w:rsidRDefault="00DF5974" w:rsidP="00DF5974">
      <w:r>
        <w:t xml:space="preserve">A61. </w:t>
      </w:r>
      <w:r>
        <w:tab/>
        <w:t>Considerando que as necessidades de recursos podem mudar ao longo do tempo, pode não ser praticável prever todas as necessidades. O planejamento de recursos pode envolver, determinar quais são as necessidades atuais, fazer uma previsão das necessidades futuras e estabelecer processos para lidar com as necessidades de recursos imprevistas quando ocorrem.</w:t>
      </w:r>
    </w:p>
    <w:p w14:paraId="03B5FCC0" w14:textId="77777777" w:rsidR="00DF5974" w:rsidRDefault="00DF5974" w:rsidP="00DF5974"/>
    <w:p w14:paraId="77AE009C" w14:textId="77777777" w:rsidR="00DF5974" w:rsidRDefault="00DF5974" w:rsidP="00DF5974">
      <w:r>
        <w:t>Requisitos éticos relevantes (ver itens 16(t) e 29)</w:t>
      </w:r>
    </w:p>
    <w:p w14:paraId="695A5DB4" w14:textId="77777777" w:rsidR="00DF5974" w:rsidRDefault="00DF5974" w:rsidP="00DF5974"/>
    <w:p w14:paraId="4AC9A286" w14:textId="77777777" w:rsidR="00DF5974" w:rsidRDefault="00DF5974" w:rsidP="00DF5974">
      <w:r>
        <w:t>A62. A NBC PG 01 e as demais normas profissionais que o complementam estabelecem os princípios fundamentais de ética e regras de independência, que determinam os padrões de comportamento esperados do profissional da contabilidade. Os princípios fundamentais são integridade, objetividade, competência e zelo profissional, confidencialidade e comportamento profissional. O código e as normas profissionais que o complementam também especificam a abordagem que o profissional da contabilidade deve aplicar para cumprir com os princípios fundamentais e, quando aplicável, com as normas internacionais de independência. Além disso, elas tratam de temas específicos relevantes para o cumprimento dos princípios fundamentais. Leis ou regulamentos também podem conter disposições que tratam de requisitos éticos, incluindo independência e regras de privacidade que afetam a confidencialidade das informações.</w:t>
      </w:r>
    </w:p>
    <w:p w14:paraId="346CCA3E" w14:textId="77777777" w:rsidR="00DF5974" w:rsidRDefault="00DF5974" w:rsidP="00DF5974"/>
    <w:p w14:paraId="4C978503" w14:textId="77777777" w:rsidR="00DF5974" w:rsidRDefault="00DF5974" w:rsidP="00DF5974">
      <w:r>
        <w:t xml:space="preserve">A63. Em alguns casos, os assuntos tratados pela firma em seu sistema de gestão de qualidade podem ser mais específicos do que as disposições sobre requisitos éticos relevantes, bem como apresentar assuntos adicionais: </w:t>
      </w:r>
    </w:p>
    <w:p w14:paraId="6BD6B1C8" w14:textId="77777777" w:rsidR="00DF5974" w:rsidRDefault="00DF5974" w:rsidP="00DF5974">
      <w:r>
        <w:t>•</w:t>
      </w:r>
      <w:r>
        <w:tab/>
        <w:t xml:space="preserve"> a firma proíbe a aceitação de presente ou hospitalidade de um cliente, mesmo que o valor seja trivial e inconsequente; ou</w:t>
      </w:r>
    </w:p>
    <w:p w14:paraId="266F42DD" w14:textId="77777777" w:rsidR="00DF5974" w:rsidRDefault="00DF5974" w:rsidP="00DF5974">
      <w:r>
        <w:t xml:space="preserve">• </w:t>
      </w:r>
      <w:r>
        <w:tab/>
        <w:t>a firma estabelece períodos de rotação para todos os sócios do trabalho, incluindo aqueles que executam outros trabalhos de asseguração ou serviços correlatos, e estende os períodos de rotação para todos os membros seniores da equipe de trabalho;</w:t>
      </w:r>
    </w:p>
    <w:p w14:paraId="1564DFD8" w14:textId="77777777" w:rsidR="00DF5974" w:rsidRDefault="00DF5974" w:rsidP="00DF5974"/>
    <w:p w14:paraId="59EC26DA" w14:textId="77777777" w:rsidR="00DF5974" w:rsidRDefault="00DF5974" w:rsidP="00DF5974">
      <w:r>
        <w:t xml:space="preserve">A64. Outros componentes podem afetar ou estar relacionados com o componente requisitos éticos relevantes: </w:t>
      </w:r>
    </w:p>
    <w:p w14:paraId="539B5AAD" w14:textId="77777777" w:rsidR="00DF5974" w:rsidRDefault="00DF5974" w:rsidP="00DF5974">
      <w:r>
        <w:t xml:space="preserve">• </w:t>
      </w:r>
      <w:r>
        <w:tab/>
        <w:t>o componente informações e comunicação pode tratar da comunicação de vários assuntos relacionados com requisitos éticos relevantes, incluindo:</w:t>
      </w:r>
    </w:p>
    <w:p w14:paraId="09F284C1" w14:textId="77777777" w:rsidR="00DF5974" w:rsidRDefault="00DF5974" w:rsidP="00DF5974">
      <w:r>
        <w:t>o</w:t>
      </w:r>
      <w:r>
        <w:tab/>
        <w:t xml:space="preserve">a comunicação da firma sobre os requisitos de independência para todo o pessoal e outros que estão sujeitos ao seu cumprimento; </w:t>
      </w:r>
    </w:p>
    <w:p w14:paraId="37DB94CA" w14:textId="77777777" w:rsidR="00DF5974" w:rsidRDefault="00DF5974" w:rsidP="00DF5974">
      <w:r>
        <w:t>o</w:t>
      </w:r>
      <w:r>
        <w:tab/>
        <w:t>comunicações do pessoal e das equipes de trabalho sobre informações relevantes para a firma devem ser feitas sem medo de represália, mesmo em situações que podem criar ameaças à independência, ou violações de requisitos éticos relevantes;</w:t>
      </w:r>
    </w:p>
    <w:p w14:paraId="7DE7D774" w14:textId="77777777" w:rsidR="00DF5974" w:rsidRDefault="00DF5974" w:rsidP="00DF5974">
      <w:r>
        <w:t xml:space="preserve">• </w:t>
      </w:r>
      <w:r>
        <w:tab/>
        <w:t>como parte do componente recursos, a firma pode:</w:t>
      </w:r>
    </w:p>
    <w:p w14:paraId="424187AF" w14:textId="77777777" w:rsidR="00DF5974" w:rsidRDefault="00DF5974" w:rsidP="00DF5974">
      <w:r>
        <w:t>o</w:t>
      </w:r>
      <w:r>
        <w:tab/>
        <w:t>designar indivíduos para gerenciar e monitorar o cumprimento dos requisitos éticos relevantes ou prestar consultoria sobre assuntos relacionados com requisitos éticos relevantes; e</w:t>
      </w:r>
    </w:p>
    <w:p w14:paraId="66FF18DE" w14:textId="77777777" w:rsidR="00DF5974" w:rsidRDefault="00DF5974" w:rsidP="00DF5974">
      <w:r>
        <w:t>o</w:t>
      </w:r>
      <w:r>
        <w:tab/>
        <w:t xml:space="preserve">usar aplicações de TI para monitorar o cumprimento dos requisitos éticos relevantes, incluindo o registro e a manutenção de informações sobre independência. </w:t>
      </w:r>
    </w:p>
    <w:p w14:paraId="6369E3BF" w14:textId="77777777" w:rsidR="00DF5974" w:rsidRDefault="00DF5974" w:rsidP="00DF5974"/>
    <w:p w14:paraId="70531430" w14:textId="77777777" w:rsidR="00DF5974" w:rsidRDefault="00DF5974" w:rsidP="00DF5974">
      <w:r>
        <w:t>A65. Todos os requisitos éticos relevantes aplicáveis a outros dependem das disposições dos requisitos éticos relevantes e do modo como a firma usa outros no seu sistema de gestão de qualidade, ou na execução dos trabalhos.</w:t>
      </w:r>
    </w:p>
    <w:p w14:paraId="3E3A74AB" w14:textId="77777777" w:rsidR="00DF5974" w:rsidRDefault="00DF5974" w:rsidP="00DF5974"/>
    <w:p w14:paraId="639A8814" w14:textId="77777777" w:rsidR="00DF5974" w:rsidRDefault="00DF5974" w:rsidP="00DF5974">
      <w:r>
        <w:t>Exemplos de requisitos éticos relevantes aplicáveis a outros:</w:t>
      </w:r>
    </w:p>
    <w:p w14:paraId="3A635DCE" w14:textId="77777777" w:rsidR="00DF5974" w:rsidRDefault="00DF5974" w:rsidP="00DF5974">
      <w:r>
        <w:t xml:space="preserve">• </w:t>
      </w:r>
      <w:r>
        <w:tab/>
        <w:t>os requisitos éticos relevantes podem incluir requisitos de independência aplicáveis a firmas da rede ou empregados de firmas da rede, por exemplo, a NBC PG 01 ou as demais normas profissionais que a complementam incluem requisitos de independência aplicáveis a firmas da rede;</w:t>
      </w:r>
    </w:p>
    <w:p w14:paraId="111268F4" w14:textId="77777777" w:rsidR="00DF5974" w:rsidRDefault="00DF5974" w:rsidP="00DF5974">
      <w:r>
        <w:t>•</w:t>
      </w:r>
      <w:r>
        <w:tab/>
        <w:t>os requisitos éticos relevantes podem incluir a definição de equipe de trabalho ou outro conceito similar, e a definição pode incluir qualquer indivíduo que executa procedimentos de asseguração no trabalho (por exemplo, auditor de componentes ou prestador de serviços contratado para participar de contagem física de estoque em localidade remota). Consequentemente, quaisquer requisitos dos quesitos éticos relevantes aplicáveis à equipe de trabalho, conforme definido nos requisitos éticos relevantes, ou outro conceito similar, também podem ser relevantes para esses indivíduos; e</w:t>
      </w:r>
    </w:p>
    <w:p w14:paraId="0A510633" w14:textId="77777777" w:rsidR="00DF5974" w:rsidRDefault="00DF5974" w:rsidP="00DF5974">
      <w:r>
        <w:t xml:space="preserve">• </w:t>
      </w:r>
      <w:r>
        <w:tab/>
        <w:t>o princípio de confidencialidade pode ser aplicável à rede da firma, a outras firmas da rede ou a prestadores de serviços, quando eles têm acesso a informações do cliente obtidas pela firma.</w:t>
      </w:r>
    </w:p>
    <w:p w14:paraId="616796C9" w14:textId="77777777" w:rsidR="00DF5974" w:rsidRDefault="00DF5974" w:rsidP="00DF5974"/>
    <w:p w14:paraId="5E108911" w14:textId="77777777" w:rsidR="00DF5974" w:rsidRDefault="00DF5974" w:rsidP="00DF5974">
      <w:r>
        <w:t>Considerações sobre o setor público</w:t>
      </w:r>
    </w:p>
    <w:p w14:paraId="3B67282B" w14:textId="77777777" w:rsidR="00DF5974" w:rsidRDefault="00DF5974" w:rsidP="00DF5974"/>
    <w:p w14:paraId="7F7CCF09" w14:textId="77777777" w:rsidR="00DF5974" w:rsidRDefault="00DF5974" w:rsidP="00DF5974">
      <w:r>
        <w:t xml:space="preserve">A66. </w:t>
      </w:r>
      <w:r>
        <w:tab/>
        <w:t>Ao alcançar os objetivos de qualidade desta Norma relacionados com independência, os auditores do setor público podem tratar da independência no contexto do mandato do setor público e medidas estatutárias.</w:t>
      </w:r>
    </w:p>
    <w:p w14:paraId="721F8F2B" w14:textId="77777777" w:rsidR="00DF5974" w:rsidRDefault="00DF5974" w:rsidP="00DF5974"/>
    <w:p w14:paraId="3FC44B0C" w14:textId="77777777" w:rsidR="00DF5974" w:rsidRDefault="00DF5974" w:rsidP="00DF5974">
      <w:r>
        <w:t>Aceitação e continuidade de relações com clientes e trabalhos específicos</w:t>
      </w:r>
    </w:p>
    <w:p w14:paraId="687FF0E3" w14:textId="77777777" w:rsidR="00DF5974" w:rsidRDefault="00DF5974" w:rsidP="00DF5974"/>
    <w:p w14:paraId="0F491307" w14:textId="77777777" w:rsidR="00DF5974" w:rsidRDefault="00DF5974" w:rsidP="00DF5974">
      <w:r>
        <w:t>Natureza e circunstâncias do trabalho e integridade e valores éticos do cliente (ver item 30(a)(i))</w:t>
      </w:r>
    </w:p>
    <w:p w14:paraId="016BAFDD" w14:textId="77777777" w:rsidR="00DF5974" w:rsidRDefault="00DF5974" w:rsidP="00DF5974"/>
    <w:p w14:paraId="1B466D3B" w14:textId="77777777" w:rsidR="00DF5974" w:rsidRDefault="00DF5974" w:rsidP="00DF5974">
      <w:r>
        <w:t xml:space="preserve">A67. </w:t>
      </w:r>
      <w:r>
        <w:tab/>
        <w:t>As informações obtidas sobre a natureza e as circunstâncias do trabalho podem incluir:</w:t>
      </w:r>
    </w:p>
    <w:p w14:paraId="77D92FE5" w14:textId="77777777" w:rsidR="00DF5974" w:rsidRDefault="00DF5974" w:rsidP="00DF5974">
      <w:r>
        <w:t xml:space="preserve">• </w:t>
      </w:r>
      <w:r>
        <w:tab/>
        <w:t>o setor da entidade para a qual o trabalho está sendo executado e os fatores regulatórios relevantes desse setor;</w:t>
      </w:r>
    </w:p>
    <w:p w14:paraId="620F6A20" w14:textId="77777777" w:rsidR="00DF5974" w:rsidRDefault="00DF5974" w:rsidP="00DF5974">
      <w:r>
        <w:t xml:space="preserve">• </w:t>
      </w:r>
      <w:r>
        <w:tab/>
        <w:t>a natureza da entidade, por exemplo, suas operações, sua estrutura organizacional, societária e de governança, seu modelo de negócios e seu modo como é financiada; e</w:t>
      </w:r>
    </w:p>
    <w:p w14:paraId="04672E83" w14:textId="77777777" w:rsidR="00DF5974" w:rsidRDefault="00DF5974" w:rsidP="00DF5974">
      <w:r>
        <w:t xml:space="preserve">• </w:t>
      </w:r>
      <w:r>
        <w:tab/>
        <w:t>a natureza do assunto subjacente e os critérios aplicáveis, por exemplo, no caso de relatórios integrados:</w:t>
      </w:r>
    </w:p>
    <w:p w14:paraId="057005C0" w14:textId="77777777" w:rsidR="00DF5974" w:rsidRDefault="00DF5974" w:rsidP="00DF5974">
      <w:r>
        <w:t>o</w:t>
      </w:r>
      <w:r>
        <w:tab/>
        <w:t>assunto subjacente pode incluir informações de natureza social, ambiental ou de saúde e segurança; e</w:t>
      </w:r>
    </w:p>
    <w:p w14:paraId="35994608" w14:textId="77777777" w:rsidR="00DF5974" w:rsidRDefault="00DF5974" w:rsidP="00DF5974">
      <w:r>
        <w:t>o</w:t>
      </w:r>
      <w:r>
        <w:tab/>
        <w:t>os critérios aplicáveis podem ser medidas de desempenho estabelecidas por órgão reconhecido de especialistas.</w:t>
      </w:r>
    </w:p>
    <w:p w14:paraId="54206BFC" w14:textId="77777777" w:rsidR="00DF5974" w:rsidRDefault="00DF5974" w:rsidP="00DF5974"/>
    <w:p w14:paraId="7ADB7C88" w14:textId="77777777" w:rsidR="00DF5974" w:rsidRDefault="00DF5974" w:rsidP="00DF5974">
      <w:r>
        <w:t>A68. As informações obtidas para suportar os julgamentos da firma sobre a integridade e os valores éticos do cliente podem incluir a identidade e a reputação empresarial dos principais proprietários, do pessoal-chave da administração e dos responsáveis pela governança.</w:t>
      </w:r>
    </w:p>
    <w:p w14:paraId="51457361" w14:textId="77777777" w:rsidR="00DF5974" w:rsidRDefault="00DF5974" w:rsidP="00DF5974">
      <w:r>
        <w:t>Exemplos de fatores que podem afetar a natureza e a extensão das informações obtidas sobre a integridade e os valores éticos do cliente:</w:t>
      </w:r>
    </w:p>
    <w:p w14:paraId="70682162" w14:textId="77777777" w:rsidR="00DF5974" w:rsidRDefault="00DF5974" w:rsidP="00DF5974">
      <w:r>
        <w:t xml:space="preserve">• </w:t>
      </w:r>
      <w:r>
        <w:tab/>
        <w:t>a natureza da entidade para a qual o trabalho está sendo executado, incluindo a complexidade de sua estrutura societária e administrativa;</w:t>
      </w:r>
    </w:p>
    <w:p w14:paraId="65D5A1F0" w14:textId="77777777" w:rsidR="00DF5974" w:rsidRDefault="00DF5974" w:rsidP="00DF5974">
      <w:r>
        <w:t xml:space="preserve">• </w:t>
      </w:r>
      <w:r>
        <w:tab/>
        <w:t>a natureza das operações do cliente, incluindo suas práticas empresariais;</w:t>
      </w:r>
    </w:p>
    <w:p w14:paraId="4FB25F69" w14:textId="77777777" w:rsidR="00DF5974" w:rsidRDefault="00DF5974" w:rsidP="00DF5974">
      <w:r>
        <w:t>• informações sobre a postura dos principais proprietários, do pessoal-chave da administração e dos responsáveis pela governança do cliente com relação a assuntos como interpretação agressiva das normas contábeis e do ambiente de controles internos;</w:t>
      </w:r>
    </w:p>
    <w:p w14:paraId="09031637" w14:textId="77777777" w:rsidR="00DF5974" w:rsidRDefault="00DF5974" w:rsidP="00DF5974">
      <w:r>
        <w:t xml:space="preserve">• </w:t>
      </w:r>
      <w:r>
        <w:tab/>
        <w:t>se o cliente está primordialmente preocupado em manter os honorários da firma no nível mais baixo possível;</w:t>
      </w:r>
    </w:p>
    <w:p w14:paraId="5677F201" w14:textId="77777777" w:rsidR="00DF5974" w:rsidRDefault="00DF5974" w:rsidP="00DF5974">
      <w:r>
        <w:t xml:space="preserve">• </w:t>
      </w:r>
      <w:r>
        <w:tab/>
        <w:t>indicações de limitação no alcance do trabalho imposta pelo cliente;</w:t>
      </w:r>
    </w:p>
    <w:p w14:paraId="528BE8C7" w14:textId="77777777" w:rsidR="00DF5974" w:rsidRDefault="00DF5974" w:rsidP="00DF5974">
      <w:r>
        <w:t xml:space="preserve">• </w:t>
      </w:r>
      <w:r>
        <w:tab/>
        <w:t>indicações de que o cliente poderia estar envolvido em lavagem de dinheiro ou outras atividades criminosas;</w:t>
      </w:r>
    </w:p>
    <w:p w14:paraId="5C6E0105" w14:textId="77777777" w:rsidR="00DF5974" w:rsidRDefault="00DF5974" w:rsidP="00DF5974">
      <w:r>
        <w:t xml:space="preserve">• </w:t>
      </w:r>
      <w:r>
        <w:tab/>
        <w:t>as razões da nomeação proposta da firma e da não renomeação da firma de auditoria anterior; e</w:t>
      </w:r>
    </w:p>
    <w:p w14:paraId="0329F7C9" w14:textId="77777777" w:rsidR="00DF5974" w:rsidRDefault="00DF5974" w:rsidP="00DF5974">
      <w:r>
        <w:t xml:space="preserve">• </w:t>
      </w:r>
      <w:r>
        <w:tab/>
        <w:t>a identidade e a reputação empresarial de partes relacionadas.</w:t>
      </w:r>
    </w:p>
    <w:p w14:paraId="7C137AC3" w14:textId="77777777" w:rsidR="00DF5974" w:rsidRDefault="00DF5974" w:rsidP="00DF5974"/>
    <w:p w14:paraId="12597325" w14:textId="77777777" w:rsidR="00DF5974" w:rsidRDefault="00DF5974" w:rsidP="00DF5974">
      <w:r>
        <w:t xml:space="preserve">A69. </w:t>
      </w:r>
      <w:r>
        <w:tab/>
        <w:t>A firma pode obter as informações de diferentes fontes internas e externas, incluindo:</w:t>
      </w:r>
    </w:p>
    <w:p w14:paraId="0CA31701" w14:textId="77777777" w:rsidR="00DF5974" w:rsidRDefault="00DF5974" w:rsidP="00DF5974">
      <w:r>
        <w:t xml:space="preserve">• </w:t>
      </w:r>
      <w:r>
        <w:tab/>
        <w:t>no caso de cliente existente, informações de trabalhos atuais ou anteriores, se aplicável, ou indagação ao pessoal que executou outros trabalhos para o cliente;</w:t>
      </w:r>
    </w:p>
    <w:p w14:paraId="67B63C8E" w14:textId="77777777" w:rsidR="00DF5974" w:rsidRDefault="00DF5974" w:rsidP="00DF5974">
      <w:r>
        <w:t xml:space="preserve">• </w:t>
      </w:r>
      <w:r>
        <w:tab/>
        <w:t>no caso de cliente novo, indagação dos prestadores de serviços contábeis profissionais anteriores do cliente, de acordo com os requisitos éticos relevantes;</w:t>
      </w:r>
    </w:p>
    <w:p w14:paraId="553E0075" w14:textId="77777777" w:rsidR="00DF5974" w:rsidRDefault="00DF5974" w:rsidP="00DF5974">
      <w:r>
        <w:t>•</w:t>
      </w:r>
      <w:r>
        <w:tab/>
        <w:t>discussões com terceiros (banqueiros, consultores jurídicos e pessoas do setor); e</w:t>
      </w:r>
    </w:p>
    <w:p w14:paraId="46A45F6C" w14:textId="77777777" w:rsidR="00DF5974" w:rsidRDefault="00DF5974" w:rsidP="00DF5974">
      <w:r>
        <w:t xml:space="preserve">• </w:t>
      </w:r>
      <w:r>
        <w:tab/>
        <w:t>buscas de informações em bases de dados relevantes (que podem ser recursos intelectuais). Em alguns casos, a firma pode usar prestador de serviços para fazer as buscas de informações.</w:t>
      </w:r>
    </w:p>
    <w:p w14:paraId="2AED80B0" w14:textId="77777777" w:rsidR="00DF5974" w:rsidRDefault="00DF5974" w:rsidP="00DF5974"/>
    <w:p w14:paraId="746E9A3B" w14:textId="77777777" w:rsidR="00DF5974" w:rsidRDefault="00DF5974" w:rsidP="00DF5974">
      <w:r>
        <w:t>A70. As informações que são obtidas durante o processo de aceitação e continuidade (de clientes e trabalhos) também podem ser relevantes para a equipe de trabalho ao planejar e executar o trabalho. As normas profissionais podem requerer, especificamente, que a equipe de trabalho obtenha ou considere essas informações. Por exemplo, o item 23 da NBC TA 220 requer que o sócio do trabalho leve em consideração as informações obtidas no processo de aceitação e continuidade ao planejar e executar o trabalho de auditoria.</w:t>
      </w:r>
    </w:p>
    <w:p w14:paraId="521FAF69" w14:textId="77777777" w:rsidR="00DF5974" w:rsidRDefault="00DF5974" w:rsidP="00DF5974"/>
    <w:p w14:paraId="2499313A" w14:textId="77777777" w:rsidR="00DF5974" w:rsidRDefault="00DF5974" w:rsidP="00DF5974">
      <w:r>
        <w:t>A71. As normas profissionais ou os requisitos legais e regulatórios aplicáveis podem incluir disposições específicas que precisam ser tratadas antes da aceitação ou continuidade da relação com o cliente ou de trabalho específico, e podem também requerer que a firma faça indagações à firma antecessora antes de aceitar o trabalho. Por exemplo, quando há mudança de auditores, o item 13(b) da NBC TA 300 – Planejamento da Auditoria de Demonstrações Contábeis requer que o auditor, antes de começar seu trabalho para o novo cliente, comunique-se com o auditor antecessor de acordo com os requisitos éticos relevantes. A NBC PG 01 e as normas profissionais que a complementam também incluem requisitos para a consideração de conflitos de interesse na aceitação ou continuidade (de cliente ou trabalho) e na comunicação com os auditores antecessores, antes de aceitar o trabalho de auditoria ou de revisão de demonstrações contábeis.</w:t>
      </w:r>
    </w:p>
    <w:p w14:paraId="24024EFF" w14:textId="77777777" w:rsidR="00DF5974" w:rsidRDefault="00DF5974" w:rsidP="00DF5974"/>
    <w:p w14:paraId="079D46B6" w14:textId="77777777" w:rsidR="00DF5974" w:rsidRDefault="00DF5974" w:rsidP="00DF5974">
      <w:r>
        <w:t>Capacidade da firma de executar o trabalho (ver item 30(a)(ii))</w:t>
      </w:r>
    </w:p>
    <w:p w14:paraId="37AE5ED4" w14:textId="77777777" w:rsidR="00DF5974" w:rsidRDefault="00DF5974" w:rsidP="00DF5974"/>
    <w:p w14:paraId="3778B306" w14:textId="77777777" w:rsidR="00DF5974" w:rsidRDefault="00DF5974" w:rsidP="00DF5974">
      <w:r>
        <w:t>A72. A capacidade da firma de executar trabalhos de acordo com normas profissionais e requisitos legais e regulatórios pode ser afetada por:</w:t>
      </w:r>
    </w:p>
    <w:p w14:paraId="2C78B603" w14:textId="77777777" w:rsidR="00DF5974" w:rsidRDefault="00DF5974" w:rsidP="00DF5974">
      <w:r>
        <w:t xml:space="preserve">• </w:t>
      </w:r>
      <w:r>
        <w:tab/>
        <w:t>disponibilidade de recursos apropriados para executar o trabalho;</w:t>
      </w:r>
    </w:p>
    <w:p w14:paraId="2DEB59D9" w14:textId="77777777" w:rsidR="00DF5974" w:rsidRDefault="00DF5974" w:rsidP="00DF5974">
      <w:r>
        <w:t xml:space="preserve">• </w:t>
      </w:r>
      <w:r>
        <w:tab/>
        <w:t>ter acesso às informações e às pessoas que as preparam para executar o trabalho; e</w:t>
      </w:r>
    </w:p>
    <w:p w14:paraId="38E29B9F" w14:textId="77777777" w:rsidR="00DF5974" w:rsidRDefault="00DF5974" w:rsidP="00DF5974">
      <w:r>
        <w:t xml:space="preserve">• </w:t>
      </w:r>
      <w:r>
        <w:tab/>
        <w:t>se a firma e a equipe de trabalho conseguem cumprir suas responsabilidades em relação aos requisitos éticos relevantes.</w:t>
      </w:r>
    </w:p>
    <w:p w14:paraId="6878E8AB" w14:textId="77777777" w:rsidR="00DF5974" w:rsidRDefault="00DF5974" w:rsidP="00DF5974">
      <w:r>
        <w:t>Exemplos de fatores que a firma pode considerar ao determinar se há recursos apropriados disponíveis para executar o trabalho:</w:t>
      </w:r>
    </w:p>
    <w:p w14:paraId="0182D406" w14:textId="77777777" w:rsidR="00DF5974" w:rsidRDefault="00DF5974" w:rsidP="00DF5974">
      <w:r>
        <w:t xml:space="preserve">• </w:t>
      </w:r>
      <w:r>
        <w:tab/>
        <w:t>as circunstâncias do trabalho e o prazo para apresentação de relatório.</w:t>
      </w:r>
    </w:p>
    <w:p w14:paraId="130C8CE0" w14:textId="77777777" w:rsidR="00DF5974" w:rsidRDefault="00DF5974" w:rsidP="00DF5974">
      <w:r>
        <w:t xml:space="preserve">• </w:t>
      </w:r>
      <w:r>
        <w:tab/>
        <w:t>a disponibilidade de indivíduos com a competência e as habilidades apropriadas, incluindo tempo suficiente, para executar o trabalho. Isto inclui:</w:t>
      </w:r>
    </w:p>
    <w:p w14:paraId="638524AC" w14:textId="77777777" w:rsidR="00DF5974" w:rsidRDefault="00DF5974" w:rsidP="00DF5974">
      <w:r>
        <w:t>o</w:t>
      </w:r>
      <w:r>
        <w:tab/>
        <w:t xml:space="preserve">indivíduos para assumir a responsabilidade geral pelo direcionamento e pela supervisão do trabalho; </w:t>
      </w:r>
    </w:p>
    <w:p w14:paraId="05DCC1C7" w14:textId="77777777" w:rsidR="00DF5974" w:rsidRDefault="00DF5974" w:rsidP="00DF5974">
      <w:r>
        <w:t>o</w:t>
      </w:r>
      <w:r>
        <w:tab/>
        <w:t>indivíduos com conhecimento do setor, do objeto subjacente ou dos critérios a serem aplicados na preparação das informações do assunto subjacente, incluindo experiência com os requisitos regulatórios ou de relatório, que sejam relevantes; e</w:t>
      </w:r>
    </w:p>
    <w:p w14:paraId="01029EA7" w14:textId="77777777" w:rsidR="00DF5974" w:rsidRDefault="00DF5974" w:rsidP="00DF5974">
      <w:r>
        <w:t>o</w:t>
      </w:r>
      <w:r>
        <w:tab/>
        <w:t>indivíduos para executar procedimentos de auditoria sobre as informações financeiras de componente para fins da auditoria de demonstrações contábeis de grupo;</w:t>
      </w:r>
    </w:p>
    <w:p w14:paraId="5C8D185A" w14:textId="77777777" w:rsidR="00DF5974" w:rsidRDefault="00DF5974" w:rsidP="00DF5974">
      <w:r>
        <w:t>•</w:t>
      </w:r>
      <w:r>
        <w:tab/>
        <w:t xml:space="preserve">  a disponibilidade de especialistas, se necessário;</w:t>
      </w:r>
    </w:p>
    <w:p w14:paraId="2BEC0A91" w14:textId="77777777" w:rsidR="00DF5974" w:rsidRDefault="00DF5974" w:rsidP="00DF5974">
      <w:r>
        <w:t>•</w:t>
      </w:r>
      <w:r>
        <w:tab/>
        <w:t xml:space="preserve">  no caso de ser necessária a revisão da qualidade do trabalho, se há indivíduo disponível que se enquadre nos requisitos de elegibilidade para executar tal revisão, de acordo com a NBC PA 02;</w:t>
      </w:r>
    </w:p>
    <w:p w14:paraId="195E21C3" w14:textId="77777777" w:rsidR="00DF5974" w:rsidRDefault="00DF5974" w:rsidP="00DF5974">
      <w:r>
        <w:t>•</w:t>
      </w:r>
      <w:r>
        <w:tab/>
        <w:t xml:space="preserve">  a necessidade de recursos tecnológicos, por exemplo, aplicações de TI que permitam à equipe de trabalho executar procedimentos sobre os dados da entidade; e</w:t>
      </w:r>
    </w:p>
    <w:p w14:paraId="4B41FB73" w14:textId="77777777" w:rsidR="00DF5974" w:rsidRDefault="00DF5974" w:rsidP="00DF5974">
      <w:r>
        <w:t>•</w:t>
      </w:r>
      <w:r>
        <w:tab/>
        <w:t xml:space="preserve">  a necessidade de recursos intelectuais, por exemplo, metodologia, guias específicos do setor ou assunto, ou ainda, acesso a fontes de informações.</w:t>
      </w:r>
    </w:p>
    <w:p w14:paraId="3D583ACD" w14:textId="77777777" w:rsidR="00DF5974" w:rsidRDefault="00DF5974" w:rsidP="00DF5974"/>
    <w:p w14:paraId="7CD4A402" w14:textId="77777777" w:rsidR="00DF5974" w:rsidRDefault="00DF5974" w:rsidP="00DF5974">
      <w:r>
        <w:t>Prioridades financeiras e operacionais da firma (ver item 30(b))</w:t>
      </w:r>
    </w:p>
    <w:p w14:paraId="04A4E341" w14:textId="77777777" w:rsidR="00DF5974" w:rsidRDefault="00DF5974" w:rsidP="00DF5974"/>
    <w:p w14:paraId="44AEF846" w14:textId="77777777" w:rsidR="00DF5974" w:rsidRDefault="00DF5974" w:rsidP="00DF5974">
      <w:r>
        <w:t>A73. As prioridades financeiras podem focar na rentabilidade da firma, sendo que os honorários obtidos na execução dos trabalhos podem ter efeito sobre os seus recursos financeiros. As prioridades operacionais podem incluir áreas de foco estratégico, como o crescimento da firma na participação de mercado, especialização no setor (nicho) ou ofertas de novos serviços. Pode haver circunstâncias em que a firma está satisfeita com os honorários cotados para o trabalho, mas não é apropriado para a firma aceitar, continuar o trabalho ou a relação com o cliente (por exemplo, quando falta ao cliente integridade e valores éticos).</w:t>
      </w:r>
    </w:p>
    <w:p w14:paraId="07777019" w14:textId="77777777" w:rsidR="00DF5974" w:rsidRDefault="00DF5974" w:rsidP="00DF5974"/>
    <w:p w14:paraId="0C141A52" w14:textId="77777777" w:rsidR="00DF5974" w:rsidRDefault="00DF5974" w:rsidP="00DF5974">
      <w:r>
        <w:t>A74. Pode haver outras circunstâncias em que os honorários cotados para o trabalho não são suficientes, considerando a natureza e as circunstâncias do trabalho, e podem reduzir a capacidade da firma de executar o trabalho de acordo com as normas profissionais, e requisitos legais e regulatórios aplicáveis. A NBC PG 300 trata dos honorários e de outros tipos de remuneração, incluindo as circunstâncias que podem criar ameaça ao cumprimento do princípio fundamental de competência profissional e devido zelo, se os honorários cotados para o trabalho forem muito baixos.</w:t>
      </w:r>
    </w:p>
    <w:p w14:paraId="7A4267D8" w14:textId="77777777" w:rsidR="00DF5974" w:rsidRDefault="00DF5974" w:rsidP="00DF5974"/>
    <w:p w14:paraId="6096C22D" w14:textId="77777777" w:rsidR="00DF5974" w:rsidRDefault="00DF5974" w:rsidP="00DF5974">
      <w:r>
        <w:t>Execução do trabalho</w:t>
      </w:r>
    </w:p>
    <w:p w14:paraId="12A42A2B" w14:textId="77777777" w:rsidR="00DF5974" w:rsidRDefault="00DF5974" w:rsidP="00DF5974"/>
    <w:p w14:paraId="3EF263BA" w14:textId="77777777" w:rsidR="00DF5974" w:rsidRDefault="00DF5974" w:rsidP="00DF5974">
      <w:r>
        <w:t>Responsabilidades da equipe de trabalho, direcionamento, supervisão e revisão do trabalho (ver item 31(a) e (b))</w:t>
      </w:r>
    </w:p>
    <w:p w14:paraId="73E8A192" w14:textId="77777777" w:rsidR="00DF5974" w:rsidRDefault="00DF5974" w:rsidP="00DF5974"/>
    <w:p w14:paraId="3E8B576C" w14:textId="77777777" w:rsidR="00DF5974" w:rsidRDefault="00DF5974" w:rsidP="00DF5974">
      <w:r>
        <w:t>A75. As normas profissionais ou os requisitos legais e regulatórios aplicáveis podem incluir disposições específicas sobre a responsabilidade geral do sócio do trabalho. Por exemplo, a NBC TA 220 trata da responsabilidade geral do sócio do trabalho por gerenciar o trabalho e alcançar a sua qualidade, além de estar suficiente e apropriadamente envolvido durante todo o trabalho, incluindo a responsabilidade por direcionar e supervisionar a equipe de trabalho e revisar seu trabalho.</w:t>
      </w:r>
    </w:p>
    <w:p w14:paraId="02A5ADF8" w14:textId="77777777" w:rsidR="00DF5974" w:rsidRDefault="00DF5974" w:rsidP="00DF5974"/>
    <w:p w14:paraId="290FAD81" w14:textId="77777777" w:rsidR="00DF5974" w:rsidRDefault="00DF5974" w:rsidP="00DF5974">
      <w:r>
        <w:t xml:space="preserve">A76. </w:t>
      </w:r>
      <w:r>
        <w:tab/>
        <w:t>Exemplos de direcionamento, supervisão e revisão:</w:t>
      </w:r>
    </w:p>
    <w:p w14:paraId="5980005C" w14:textId="77777777" w:rsidR="00DF5974" w:rsidRDefault="00DF5974" w:rsidP="00DF5974">
      <w:r>
        <w:t xml:space="preserve">• </w:t>
      </w:r>
      <w:r>
        <w:tab/>
        <w:t>o direcionamento e a supervisão da equipe de trabalho podem incluir:</w:t>
      </w:r>
    </w:p>
    <w:p w14:paraId="1E9AB9BE" w14:textId="77777777" w:rsidR="00DF5974" w:rsidRDefault="00DF5974" w:rsidP="00DF5974">
      <w:r>
        <w:t>o</w:t>
      </w:r>
      <w:r>
        <w:tab/>
        <w:t>acompanhar o andamento do trabalho;</w:t>
      </w:r>
    </w:p>
    <w:p w14:paraId="30D46C37" w14:textId="77777777" w:rsidR="00DF5974" w:rsidRDefault="00DF5974" w:rsidP="00DF5974">
      <w:r>
        <w:t>o</w:t>
      </w:r>
      <w:r>
        <w:tab/>
        <w:t>considerar o seguinte em relação aos membros da equipe de trabalho:</w:t>
      </w:r>
    </w:p>
    <w:p w14:paraId="60484AAD" w14:textId="77777777" w:rsidR="00DF5974" w:rsidRDefault="00DF5974" w:rsidP="00DF5974">
      <w:r>
        <w:t xml:space="preserve">• </w:t>
      </w:r>
      <w:r>
        <w:tab/>
        <w:t>se entendem as instruções recebidas; e</w:t>
      </w:r>
    </w:p>
    <w:p w14:paraId="5065C0BD" w14:textId="77777777" w:rsidR="00DF5974" w:rsidRDefault="00DF5974" w:rsidP="00DF5974">
      <w:r>
        <w:t xml:space="preserve">• </w:t>
      </w:r>
      <w:r>
        <w:tab/>
        <w:t>se o trabalho está sendo executado de acordo com a abordagem planejada;</w:t>
      </w:r>
    </w:p>
    <w:p w14:paraId="6A9FF018" w14:textId="77777777" w:rsidR="00DF5974" w:rsidRDefault="00DF5974" w:rsidP="00DF5974">
      <w:r>
        <w:t>o</w:t>
      </w:r>
      <w:r>
        <w:tab/>
        <w:t>tratar dos assuntos que surgem durante o trabalho, considerar sua importância e modificar a abordagem planejada de maneira apropriada; e</w:t>
      </w:r>
    </w:p>
    <w:p w14:paraId="14CAB5F8" w14:textId="77777777" w:rsidR="00DF5974" w:rsidRDefault="00DF5974" w:rsidP="00DF5974">
      <w:r>
        <w:t>o</w:t>
      </w:r>
      <w:r>
        <w:tab/>
        <w:t>identificar assuntos para consulta a membros mais experientes da equipe de trabalho, ou para sua consideração, durante o trabalho;</w:t>
      </w:r>
    </w:p>
    <w:p w14:paraId="3FB39820" w14:textId="77777777" w:rsidR="00DF5974" w:rsidRDefault="00DF5974" w:rsidP="00DF5974">
      <w:r>
        <w:t xml:space="preserve">• </w:t>
      </w:r>
      <w:r>
        <w:tab/>
        <w:t>a revisão do trabalho executado pode incluir considerar se:</w:t>
      </w:r>
    </w:p>
    <w:p w14:paraId="67DFE3D5" w14:textId="77777777" w:rsidR="00DF5974" w:rsidRDefault="00DF5974" w:rsidP="00DF5974">
      <w:r>
        <w:t>o</w:t>
      </w:r>
      <w:r>
        <w:tab/>
        <w:t>o trabalho foi realizado de acordo com as políticas ou procedimentos da firma, as normas profissionais e os requisitos legais e regulatórios aplicáveis;</w:t>
      </w:r>
    </w:p>
    <w:p w14:paraId="133444EA" w14:textId="77777777" w:rsidR="00DF5974" w:rsidRDefault="00DF5974" w:rsidP="00DF5974">
      <w:r>
        <w:t>o</w:t>
      </w:r>
      <w:r>
        <w:tab/>
        <w:t>foram levantados assuntos significativos para consideração adicional;</w:t>
      </w:r>
    </w:p>
    <w:p w14:paraId="57447303" w14:textId="77777777" w:rsidR="00DF5974" w:rsidRDefault="00DF5974" w:rsidP="00DF5974">
      <w:r>
        <w:t>o</w:t>
      </w:r>
      <w:r>
        <w:tab/>
        <w:t>foram feitas as consultas adequadas e, quando aplicáveis, documentadas e implementadas as conclusões resultantes;</w:t>
      </w:r>
    </w:p>
    <w:p w14:paraId="77FD2828" w14:textId="77777777" w:rsidR="00DF5974" w:rsidRDefault="00DF5974" w:rsidP="00DF5974">
      <w:r>
        <w:t>o</w:t>
      </w:r>
      <w:r>
        <w:tab/>
        <w:t>há necessidade de revisar a natureza, a época e a extensão do trabalho planejado;</w:t>
      </w:r>
    </w:p>
    <w:p w14:paraId="45FA8037" w14:textId="77777777" w:rsidR="00DF5974" w:rsidRDefault="00DF5974" w:rsidP="00DF5974">
      <w:r>
        <w:t>o</w:t>
      </w:r>
      <w:r>
        <w:tab/>
        <w:t>o trabalho executado suporta as conclusões obtidas e está adequadamente documentado;</w:t>
      </w:r>
    </w:p>
    <w:p w14:paraId="36159739" w14:textId="77777777" w:rsidR="00DF5974" w:rsidRDefault="00DF5974" w:rsidP="00DF5974">
      <w:r>
        <w:t>o</w:t>
      </w:r>
      <w:r>
        <w:tab/>
        <w:t>a evidência obtida para trabalho de asseguração é suficiente e apropriada para suportar o relatório; e</w:t>
      </w:r>
    </w:p>
    <w:p w14:paraId="755725FE" w14:textId="77777777" w:rsidR="00DF5974" w:rsidRDefault="00DF5974" w:rsidP="00DF5974">
      <w:r>
        <w:t>o</w:t>
      </w:r>
      <w:r>
        <w:tab/>
        <w:t>os objetivos dos procedimentos do trabalho foram alcançados.</w:t>
      </w:r>
    </w:p>
    <w:p w14:paraId="2B597BA2" w14:textId="77777777" w:rsidR="00DF5974" w:rsidRDefault="00DF5974" w:rsidP="00DF5974"/>
    <w:p w14:paraId="22E8C128" w14:textId="77777777" w:rsidR="00DF5974" w:rsidRDefault="00DF5974" w:rsidP="00DF5974">
      <w:r>
        <w:t xml:space="preserve">A77. </w:t>
      </w:r>
      <w:r>
        <w:tab/>
        <w:t>Em algumas circunstâncias, a firma pode usar pessoal do centro de prestação de serviços da própria firma ou indivíduos do centro de prestação de serviços de outra firma da rede para executar procedimentos no trabalho (ou seja, o pessoal ou outros indivíduos estão incluídos na equipe de trabalho). Nessas circunstâncias, as políticas ou procedimentos da firma podem tratar especificamente do direcionamento e da supervisão dos indivíduos e da revisão do seu trabalho, como:</w:t>
      </w:r>
    </w:p>
    <w:p w14:paraId="5646E410" w14:textId="77777777" w:rsidR="00DF5974" w:rsidRDefault="00DF5974" w:rsidP="00DF5974">
      <w:r>
        <w:t xml:space="preserve">• </w:t>
      </w:r>
      <w:r>
        <w:tab/>
        <w:t>quais aspectos do trabalho podem ser designados a indivíduos no centro de prestação de serviços;</w:t>
      </w:r>
    </w:p>
    <w:p w14:paraId="78A80D0E" w14:textId="77777777" w:rsidR="00DF5974" w:rsidRDefault="00DF5974" w:rsidP="00DF5974">
      <w:r>
        <w:t xml:space="preserve">• </w:t>
      </w:r>
      <w:r>
        <w:tab/>
        <w:t>o modo como se espera que o sócio do trabalho, ou seu designado, direcione, supervisione e conduza a revisão do trabalho realizado por indivíduos no centro de prestação de serviços; e</w:t>
      </w:r>
    </w:p>
    <w:p w14:paraId="6209CAB8" w14:textId="77777777" w:rsidR="00DF5974" w:rsidRDefault="00DF5974" w:rsidP="00DF5974">
      <w:r>
        <w:t xml:space="preserve">• </w:t>
      </w:r>
      <w:r>
        <w:tab/>
        <w:t>os protocolos para comunicação entre a equipe de trabalho e os indivíduos no centro de prestação de serviços.</w:t>
      </w:r>
    </w:p>
    <w:p w14:paraId="2CB2DFC5" w14:textId="77777777" w:rsidR="00DF5974" w:rsidRDefault="00DF5974" w:rsidP="00DF5974"/>
    <w:p w14:paraId="653F43C2" w14:textId="77777777" w:rsidR="00DF5974" w:rsidRDefault="00DF5974" w:rsidP="00DF5974">
      <w:r>
        <w:t>Julgamento profissional e ceticismo profissional (ver item 31(c))</w:t>
      </w:r>
    </w:p>
    <w:p w14:paraId="47175659" w14:textId="77777777" w:rsidR="00DF5974" w:rsidRDefault="00DF5974" w:rsidP="00DF5974"/>
    <w:p w14:paraId="65586B3F" w14:textId="77777777" w:rsidR="00DF5974" w:rsidRDefault="00DF5974" w:rsidP="00DF5974">
      <w:r>
        <w:t>A78. O ceticismo profissional suporta a qualidade dos julgamentos feitos em trabalho de asseguração e, mediante esses julgamentos, a eficácia geral da equipe de trabalho na execução do trabalho de asseguração. Outras normas podem tratar do exercício de julgamento ou ceticismo profissional no nível do trabalho. Por exemplo, os itens de A34 a A36 da NBC TA 220 fornecem exemplos de impedimentos ao exercício de ceticismo profissional no nível do trabalho, à tendência inconsciente do auditor que pode impedir o exercício de ceticismo profissional e às possíveis ações que a equipe de trabalho pode tomar para mitigar esses impedimentos.</w:t>
      </w:r>
    </w:p>
    <w:p w14:paraId="0C1744B4" w14:textId="77777777" w:rsidR="00DF5974" w:rsidRDefault="00DF5974" w:rsidP="00DF5974"/>
    <w:p w14:paraId="73B367AF" w14:textId="77777777" w:rsidR="00DF5974" w:rsidRDefault="00DF5974" w:rsidP="00DF5974">
      <w:r>
        <w:t>Consultas (ver item 31(d))</w:t>
      </w:r>
    </w:p>
    <w:p w14:paraId="449D8A8D" w14:textId="77777777" w:rsidR="00DF5974" w:rsidRDefault="00DF5974" w:rsidP="00DF5974"/>
    <w:p w14:paraId="6AD9254D" w14:textId="77777777" w:rsidR="00DF5974" w:rsidRDefault="00DF5974" w:rsidP="00DF5974">
      <w:r>
        <w:t xml:space="preserve">A79. </w:t>
      </w:r>
      <w:r>
        <w:tab/>
        <w:t>Consultas normalmente incluem discussão no nível profissional adequado com indivíduos de dentro e de fora da firma que têm capacitação especializada sobre assuntos difíceis ou controversos. Um ambiente que reforça a importância e o benefício de consultas e incentiva as equipes de trabalho a fazerem consultas pode contribuir para favorecer uma cultura que demonstre compromisso com a qualidade.</w:t>
      </w:r>
    </w:p>
    <w:p w14:paraId="2778F243" w14:textId="77777777" w:rsidR="00DF5974" w:rsidRDefault="00DF5974" w:rsidP="00DF5974"/>
    <w:p w14:paraId="65F2AE68" w14:textId="77777777" w:rsidR="00DF5974" w:rsidRDefault="00DF5974" w:rsidP="00DF5974">
      <w:r>
        <w:t>A80. Assuntos difíceis ou controversos para os quais consultas são necessárias podem ser especificados pela firma, ou a equipe de trabalho pode identificar assuntos que requerem consulta. A firma também pode especificar o modo como as conclusões devem ser acordadas e implementadas.</w:t>
      </w:r>
    </w:p>
    <w:p w14:paraId="2A19C338" w14:textId="77777777" w:rsidR="00DF5974" w:rsidRDefault="00DF5974" w:rsidP="00DF5974"/>
    <w:p w14:paraId="3963035A" w14:textId="77777777" w:rsidR="00DF5974" w:rsidRDefault="00DF5974" w:rsidP="00DF5974">
      <w:r>
        <w:t>A81. O item 35 da NBC TA 220 inclui requisitos para o sócio do trabalho relacionados com consultas.</w:t>
      </w:r>
    </w:p>
    <w:p w14:paraId="26845C87" w14:textId="77777777" w:rsidR="00DF5974" w:rsidRDefault="00DF5974" w:rsidP="00DF5974"/>
    <w:p w14:paraId="3EDE6FCC" w14:textId="77777777" w:rsidR="00DF5974" w:rsidRDefault="00DF5974" w:rsidP="00DF5974">
      <w:r>
        <w:t>Diferenças de opinião (ver item 31(e))</w:t>
      </w:r>
    </w:p>
    <w:p w14:paraId="7673CD42" w14:textId="77777777" w:rsidR="00DF5974" w:rsidRDefault="00DF5974" w:rsidP="00DF5974"/>
    <w:p w14:paraId="5396493F" w14:textId="77777777" w:rsidR="00DF5974" w:rsidRDefault="00DF5974" w:rsidP="00DF5974">
      <w:r>
        <w:t>A82. A firma pode incentivar a identificação de diferenças de opinião no estágio inicial e pode especificar as medidas a serem tomadas para levantá-las e tratar delas, incluindo o modo como o assunto deve ser resolvido e o modo como as conclusões relacionadas devem ser implementadas e documentadas. Em algumas circunstâncias, as diferenças de opinião podem ser resolvidas por meio de consulta interna (outro profissional) ou com terceiro (outra firma, órgão profissional ou órgão regulatório.</w:t>
      </w:r>
    </w:p>
    <w:p w14:paraId="4784E1DC" w14:textId="77777777" w:rsidR="00DF5974" w:rsidRDefault="00DF5974" w:rsidP="00DF5974"/>
    <w:p w14:paraId="4FD984F2" w14:textId="77777777" w:rsidR="00DF5974" w:rsidRDefault="00DF5974" w:rsidP="00DF5974">
      <w:r>
        <w:t>Documentação do trabalho (ver item 31(f))</w:t>
      </w:r>
    </w:p>
    <w:p w14:paraId="66CE1174" w14:textId="77777777" w:rsidR="00DF5974" w:rsidRDefault="00DF5974" w:rsidP="00DF5974"/>
    <w:p w14:paraId="0A806B4E" w14:textId="77777777" w:rsidR="00DF5974" w:rsidRDefault="00DF5974" w:rsidP="00DF5974">
      <w:r>
        <w:t>A83. Leis, regulamentos ou normas profissionais podem determinar os limites de tempo para a conclusão da montagem de arquivos finais para tipos de trabalho específicos. Quando esses limites de tempo não são determinados em lei ou regulamento, o limite de tempo pode ser determinado pela firma. No caso de trabalhos conduzidos de acordo com as normas de auditoria (NBCs TA) ou normas de asseguração diferentes de auditoria ou revisão (NBCs TO), o limite de tempo adequado para a conclusão da montagem do arquivo final do trabalho é, normalmente, de, no máximo, 60 dias após a data do relatório do trabalho.</w:t>
      </w:r>
    </w:p>
    <w:p w14:paraId="7BA152D8" w14:textId="77777777" w:rsidR="00DF5974" w:rsidRDefault="00DF5974" w:rsidP="00DF5974"/>
    <w:p w14:paraId="76F41B8E" w14:textId="77777777" w:rsidR="00DF5974" w:rsidRDefault="00DF5974" w:rsidP="00DF5974">
      <w:r>
        <w:t xml:space="preserve">A84. </w:t>
      </w:r>
      <w:r>
        <w:tab/>
        <w:t>A retenção e a manutenção de documentação do trabalho podem incluir gerenciar a guarda, a integridade, a acessibilidade ou a recuperabilidade dos dados de suporte e a tecnologia relacionada. A retenção e a manutenção de documentação do trabalho podem envolver o uso de aplicações de TI. A integridade da documentação do trabalho pode ser comprometida se ela for alterada, complementada ou deletada sem autorização, ou se for perdida de forma permanente ou danificada.</w:t>
      </w:r>
    </w:p>
    <w:p w14:paraId="0DD216CB" w14:textId="77777777" w:rsidR="00DF5974" w:rsidRDefault="00DF5974" w:rsidP="00DF5974"/>
    <w:p w14:paraId="4FC11521" w14:textId="77777777" w:rsidR="00DF5974" w:rsidRDefault="00DF5974" w:rsidP="00DF5974">
      <w:r>
        <w:t xml:space="preserve">A85. </w:t>
      </w:r>
      <w:r>
        <w:tab/>
        <w:t xml:space="preserve">Leis, regulamentos ou normas profissionais podem determinar os períodos de retenção para documentação de trabalhos. Se os períodos de retenção não são determinados, a firma pode considerar a natureza e as circunstâncias deles, incluindo se a documentação é necessária para fornecer registro de assuntos de importância contínua para futuros trabalhos. No caso de trabalhos conduzidos de acordo com as NBCs TA e NBCs TO, o período de retenção normalmente é de, pelo menos, </w:t>
      </w:r>
      <w:r w:rsidRPr="00A41F5F">
        <w:rPr>
          <w:highlight w:val="yellow"/>
        </w:rPr>
        <w:t>cinco anos</w:t>
      </w:r>
      <w:r>
        <w:t xml:space="preserve"> a partir da data do relatório do trabalho, ou, se aplicável, a partir da data do reporte para o grupo, se emitido posteriormente. </w:t>
      </w:r>
    </w:p>
    <w:p w14:paraId="3D547359" w14:textId="77777777" w:rsidR="00DF5974" w:rsidRDefault="00DF5974" w:rsidP="00DF5974"/>
    <w:p w14:paraId="6BD9E76F" w14:textId="77777777" w:rsidR="00DF5974" w:rsidRDefault="00DF5974" w:rsidP="00DF5974">
      <w:r>
        <w:t>Recursos (ver item 32)</w:t>
      </w:r>
    </w:p>
    <w:p w14:paraId="21907FD1" w14:textId="77777777" w:rsidR="00DF5974" w:rsidRDefault="00DF5974" w:rsidP="00DF5974"/>
    <w:p w14:paraId="3F843D62" w14:textId="77777777" w:rsidR="00DF5974" w:rsidRDefault="00DF5974" w:rsidP="00DF5974">
      <w:r>
        <w:t xml:space="preserve">A86. </w:t>
      </w:r>
      <w:r>
        <w:tab/>
        <w:t>Os recursos são:</w:t>
      </w:r>
    </w:p>
    <w:p w14:paraId="4F33A4E1" w14:textId="77777777" w:rsidR="00DF5974" w:rsidRDefault="00DF5974" w:rsidP="00DF5974">
      <w:r>
        <w:t xml:space="preserve">• </w:t>
      </w:r>
      <w:r>
        <w:tab/>
        <w:t>humanos;</w:t>
      </w:r>
    </w:p>
    <w:p w14:paraId="0B492222" w14:textId="77777777" w:rsidR="00DF5974" w:rsidRDefault="00DF5974" w:rsidP="00DF5974">
      <w:r>
        <w:t>•</w:t>
      </w:r>
      <w:r>
        <w:tab/>
        <w:t xml:space="preserve"> tecnológicos, por exemplo, aplicações de TI;</w:t>
      </w:r>
    </w:p>
    <w:p w14:paraId="0FAF3664" w14:textId="77777777" w:rsidR="00DF5974" w:rsidRDefault="00DF5974" w:rsidP="00DF5974">
      <w:r>
        <w:t xml:space="preserve">• </w:t>
      </w:r>
      <w:r>
        <w:tab/>
        <w:t>intelectuais, por exemplo, políticas ou procedimentos por escrito, metodologia ou manuais de procedimentos; e</w:t>
      </w:r>
    </w:p>
    <w:p w14:paraId="4FC64B1B" w14:textId="77777777" w:rsidR="00DF5974" w:rsidRDefault="00DF5974" w:rsidP="00DF5974">
      <w:r>
        <w:t xml:space="preserve">• </w:t>
      </w:r>
      <w:r>
        <w:tab/>
        <w:t>financeiros, que também são relevantes para o sistema de gestão de qualidade porque são necessários para a obtenção, o desenvolvimento e a manutenção dos outros recursos acima mencionados. Considerando que a gestão e a alocação de recursos financeiros são altamente influenciadas pela liderança, os objetivos de qualidade em governança e liderança, como aqueles relacionados com prioridades financeiras e operacionais, tratam desses recursos financeiros.</w:t>
      </w:r>
    </w:p>
    <w:p w14:paraId="053C2E2B" w14:textId="77777777" w:rsidR="00DF5974" w:rsidRDefault="00DF5974" w:rsidP="00DF5974"/>
    <w:p w14:paraId="70C3D58D" w14:textId="77777777" w:rsidR="00DF5974" w:rsidRDefault="00DF5974" w:rsidP="00DF5974">
      <w:r>
        <w:t>A87. Os recursos podem ser internos ou externos (rede da firma, de outra firma da rede ou de prestador de serviços). Os recursos podem ser usados na realização de atividades no sistema de gestão de qualidade da firma, ou na execução dos trabalhos como parte da operação do sistema de gestão de qualidade. Quando o recurso é obtido da rede da firma ou de outra firma da rede, os itens de 48 a 52 formam parte das respostas planejadas e implementadas pela firma no alcance dos objetivos neste componente.</w:t>
      </w:r>
    </w:p>
    <w:p w14:paraId="23E46953" w14:textId="77777777" w:rsidR="00DF5974" w:rsidRDefault="00DF5974" w:rsidP="00DF5974"/>
    <w:p w14:paraId="0CA96C99" w14:textId="77777777" w:rsidR="00DF5974" w:rsidRDefault="00DF5974" w:rsidP="00DF5974">
      <w:r>
        <w:t>Recursos humanos</w:t>
      </w:r>
    </w:p>
    <w:p w14:paraId="5AB7DC15" w14:textId="77777777" w:rsidR="00DF5974" w:rsidRDefault="00DF5974" w:rsidP="00DF5974"/>
    <w:p w14:paraId="5A82FBCD" w14:textId="77777777" w:rsidR="00DF5974" w:rsidRDefault="00DF5974" w:rsidP="00DF5974">
      <w:r>
        <w:t>Contratação, desenvolvimento, retenção, competência e habilidades do pessoal (ver item 32(a) e (d))</w:t>
      </w:r>
    </w:p>
    <w:p w14:paraId="6E02D012" w14:textId="77777777" w:rsidR="00DF5974" w:rsidRDefault="00DF5974" w:rsidP="00DF5974"/>
    <w:p w14:paraId="7CF53241" w14:textId="77777777" w:rsidR="00DF5974" w:rsidRDefault="00DF5974" w:rsidP="00DF5974">
      <w:r>
        <w:t>A88. Competência é a capacidade do indivíduo de desempenhar um papel e vai além do conhecimento de princípios, normas, conceitos, fatos e procedimentos. Ela é a integração e aplicação de competência técnica, habilidades profissionais, ética, valores e atitudes profissionais. A competência pode ser desenvolvida por meio de diversos métodos, incluindo educação e desenvolvimento profissional contínuo, treinamento, experiência de trabalho e orientação recebida dos membros da equipe mais experientes.</w:t>
      </w:r>
    </w:p>
    <w:p w14:paraId="6595E138" w14:textId="77777777" w:rsidR="00DF5974" w:rsidRDefault="00DF5974" w:rsidP="00DF5974"/>
    <w:p w14:paraId="41EE1A0E" w14:textId="77777777" w:rsidR="00DF5974" w:rsidRDefault="00DF5974" w:rsidP="00DF5974">
      <w:r>
        <w:t xml:space="preserve">A89. </w:t>
      </w:r>
      <w:r>
        <w:tab/>
        <w:t>Leis, regulamentos ou normas profissionais podem estabelecer requisitos para os sócios do trabalho, que tratam de competência, habilidades, registro ou licença profissional, incluindo requisitos relacionados com educação profissional e desenvolvimento profissional contínuo.</w:t>
      </w:r>
    </w:p>
    <w:p w14:paraId="666A5676" w14:textId="77777777" w:rsidR="00DF5974" w:rsidRDefault="00DF5974" w:rsidP="00DF5974"/>
    <w:p w14:paraId="1883E2BB" w14:textId="77777777" w:rsidR="00DF5974" w:rsidRDefault="00DF5974" w:rsidP="00DF5974">
      <w:r>
        <w:t xml:space="preserve">A90. </w:t>
      </w:r>
      <w:r>
        <w:tab/>
        <w:t>As políticas ou os procedimentos planejados e implementados pela firma, relacionados com a contratação, desenvolvimento e retenção de pessoal, podem tratar de:</w:t>
      </w:r>
    </w:p>
    <w:p w14:paraId="169DEF10" w14:textId="77777777" w:rsidR="00DF5974" w:rsidRDefault="00DF5974" w:rsidP="00DF5974">
      <w:r>
        <w:t xml:space="preserve">• </w:t>
      </w:r>
      <w:r>
        <w:tab/>
        <w:t>recrutamento de indivíduos com competência apropriada ou que são capazes de desenvolvê-la;</w:t>
      </w:r>
    </w:p>
    <w:p w14:paraId="43E8E518" w14:textId="77777777" w:rsidR="00DF5974" w:rsidRDefault="00DF5974" w:rsidP="00DF5974">
      <w:r>
        <w:t xml:space="preserve">• </w:t>
      </w:r>
      <w:r>
        <w:tab/>
        <w:t>programas de treinamento focados no desenvolvimento da competência do pessoal e no desenvolvimento profissional contínuo;</w:t>
      </w:r>
    </w:p>
    <w:p w14:paraId="58A9B0F8" w14:textId="77777777" w:rsidR="00DF5974" w:rsidRDefault="00DF5974" w:rsidP="00DF5974">
      <w:r>
        <w:t xml:space="preserve">• </w:t>
      </w:r>
      <w:r>
        <w:tab/>
        <w:t>mecanismos de avaliação que são aplicados em intervalos apropriados e incluem áreas relacionadas com competência e outras medidas de desempenho; e</w:t>
      </w:r>
    </w:p>
    <w:p w14:paraId="00F6FF7A" w14:textId="77777777" w:rsidR="00DF5974" w:rsidRDefault="00DF5974" w:rsidP="00DF5974">
      <w:r>
        <w:t xml:space="preserve">• </w:t>
      </w:r>
      <w:r>
        <w:tab/>
        <w:t>remuneração, promoção e outros incentivos, para todo o pessoal, incluindo sócios do trabalho e indivíduos a quem são atribuídos papéis e responsabilidades relacionadas com o sistema de gestão de qualidade da firma.</w:t>
      </w:r>
    </w:p>
    <w:p w14:paraId="1EB39595" w14:textId="77777777" w:rsidR="00DF5974" w:rsidRDefault="00DF5974" w:rsidP="00DF5974"/>
    <w:p w14:paraId="6A7E39B0" w14:textId="77777777" w:rsidR="00DF5974" w:rsidRDefault="00DF5974" w:rsidP="00DF5974">
      <w:r>
        <w:t>Compromisso do pessoal com a qualidade, a prestação de contas e o reconhecimento pelo compromisso com a qualidade (ver item 32(b))</w:t>
      </w:r>
    </w:p>
    <w:p w14:paraId="07780200" w14:textId="77777777" w:rsidR="00DF5974" w:rsidRDefault="00DF5974" w:rsidP="00DF5974"/>
    <w:p w14:paraId="21F168C2" w14:textId="77777777" w:rsidR="00DF5974" w:rsidRDefault="00DF5974" w:rsidP="00DF5974">
      <w:r>
        <w:t>A91. As avaliações e o retorno (feedback) tempestivos ajudam a suportar e promover o desenvolvimento contínuo da competência do pessoal. Métodos de avaliação e retorno menos formais podem ser usados, como no caso de firmas com pequeno quadro de empregados.</w:t>
      </w:r>
    </w:p>
    <w:p w14:paraId="454C9B24" w14:textId="77777777" w:rsidR="00DF5974" w:rsidRDefault="00DF5974" w:rsidP="00DF5974"/>
    <w:p w14:paraId="26E8848E" w14:textId="77777777" w:rsidR="00DF5974" w:rsidRDefault="00DF5974" w:rsidP="00DF5974">
      <w:r>
        <w:t>A92. Ações ou comportamentos positivos demonstrados pelo pessoal podem ser reconhecidos por diversos meios (remuneração, promoção e outros incentivos). Em algumas circunstâncias, incentivos simples ou informais, não baseados em recompensas monetárias, podem ser apropriados.</w:t>
      </w:r>
    </w:p>
    <w:p w14:paraId="4131F235" w14:textId="77777777" w:rsidR="00DF5974" w:rsidRDefault="00DF5974" w:rsidP="00DF5974"/>
    <w:p w14:paraId="3425C50E" w14:textId="77777777" w:rsidR="00DF5974" w:rsidRDefault="00DF5974" w:rsidP="00DF5974">
      <w:r>
        <w:t>A93. A maneira pela qual a firma responsabiliza o pessoal por ações ou comportamentos que afetam negativamente a qualidade (por exemplo, quando o pessoal não demonstra compromisso com a qualidade, não desenvolve nem mantém a competência para desempenhar seu papel ou não implementa as respostas da firma da forma planejada), pode depender da natureza da ação ou do comportamento, incluindo sua severidade e frequência de ocorrência. Ações que a firma pode tomar quando o pessoal demonstra ações ou comportamentos que afetam negativamente a qualidade podem incluir:</w:t>
      </w:r>
    </w:p>
    <w:p w14:paraId="28056FD9" w14:textId="77777777" w:rsidR="00DF5974" w:rsidRDefault="00DF5974" w:rsidP="00DF5974">
      <w:r>
        <w:t xml:space="preserve">• </w:t>
      </w:r>
      <w:r>
        <w:tab/>
        <w:t>treinamento ou outro desenvolvimento profissional;</w:t>
      </w:r>
    </w:p>
    <w:p w14:paraId="73A08F6D" w14:textId="77777777" w:rsidR="00DF5974" w:rsidRDefault="00DF5974" w:rsidP="00DF5974">
      <w:r>
        <w:t xml:space="preserve">• </w:t>
      </w:r>
      <w:r>
        <w:tab/>
        <w:t>consideração do efeito do assunto na avaliação, na remuneração, na promoção e em outros incentivos dos envolvidos; e</w:t>
      </w:r>
    </w:p>
    <w:p w14:paraId="71AB4041" w14:textId="77777777" w:rsidR="00DF5974" w:rsidRDefault="00DF5974" w:rsidP="00DF5974">
      <w:r>
        <w:t xml:space="preserve">• </w:t>
      </w:r>
      <w:r>
        <w:tab/>
        <w:t>ação disciplinar, se apropriado.</w:t>
      </w:r>
    </w:p>
    <w:p w14:paraId="51CD00F6" w14:textId="77777777" w:rsidR="00DF5974" w:rsidRDefault="00DF5974" w:rsidP="00DF5974"/>
    <w:p w14:paraId="40AAC73E" w14:textId="77777777" w:rsidR="00DF5974" w:rsidRDefault="00DF5974" w:rsidP="00DF5974">
      <w:r>
        <w:t>Indivíduos contratados de fontes externas (ver item 32(c))</w:t>
      </w:r>
    </w:p>
    <w:p w14:paraId="72AA623F" w14:textId="77777777" w:rsidR="00DF5974" w:rsidRDefault="00DF5974" w:rsidP="00DF5974"/>
    <w:p w14:paraId="0D880B18" w14:textId="77777777" w:rsidR="00DF5974" w:rsidRDefault="00DF5974" w:rsidP="00DF5974">
      <w:r>
        <w:t>A94. As normas profissionais podem incluir responsabilidades para o sócio do trabalho relacionadas com adequação de recursos. Por exemplo, o item 25 da NBC TA 220 trata da responsabilidade do sócio do trabalho na determinação que foram designados recursos suficientes e apropriados ou que eles foram disponibilizados para a equipe de trabalho de maneira tempestiva de acordo com os políticas ou procedimentos da firma.</w:t>
      </w:r>
    </w:p>
    <w:p w14:paraId="371E431A" w14:textId="77777777" w:rsidR="00DF5974" w:rsidRDefault="00DF5974" w:rsidP="00DF5974"/>
    <w:p w14:paraId="1F011CCE" w14:textId="77777777" w:rsidR="00DF5974" w:rsidRDefault="00DF5974" w:rsidP="00DF5974">
      <w:r>
        <w:t>Membros da equipe de trabalho designados para cada trabalho (ver item 32(d))</w:t>
      </w:r>
    </w:p>
    <w:p w14:paraId="08BAD4F2" w14:textId="77777777" w:rsidR="00DF5974" w:rsidRDefault="00DF5974" w:rsidP="00DF5974"/>
    <w:p w14:paraId="0287EDAF" w14:textId="77777777" w:rsidR="00DF5974" w:rsidRDefault="00DF5974" w:rsidP="00DF5974">
      <w:r>
        <w:t>A95. Os membros da equipe de trabalho podem ser designados para os trabalhos:</w:t>
      </w:r>
    </w:p>
    <w:p w14:paraId="33B5F4AB" w14:textId="77777777" w:rsidR="00DF5974" w:rsidRDefault="00DF5974" w:rsidP="00DF5974">
      <w:r>
        <w:t xml:space="preserve">• </w:t>
      </w:r>
      <w:r>
        <w:tab/>
        <w:t>pela firma, incluindo designação de pessoal do centro de prestação de serviços na firma;</w:t>
      </w:r>
    </w:p>
    <w:p w14:paraId="66781066" w14:textId="77777777" w:rsidR="00DF5974" w:rsidRDefault="00DF5974" w:rsidP="00DF5974">
      <w:r>
        <w:t xml:space="preserve">• </w:t>
      </w:r>
      <w:r>
        <w:tab/>
        <w:t>pela rede da firma ou outra firma da rede, quando a firma usa indivíduos da rede da firma ou de outra firma da rede para executar procedimentos no trabalho (por exemplo, auditor de componentes ou centro de prestação de serviços da rede ou de outra firma da rede); e</w:t>
      </w:r>
    </w:p>
    <w:p w14:paraId="271A0674" w14:textId="77777777" w:rsidR="00DF5974" w:rsidRDefault="00DF5974" w:rsidP="00DF5974">
      <w:r>
        <w:t xml:space="preserve">• </w:t>
      </w:r>
      <w:r>
        <w:tab/>
        <w:t>por prestador de serviços, quando a firma usa indivíduos de prestador de serviços para executar procedimentos no trabalho (por exemplo, auditor de componentes de firma que não faz parte da rede).</w:t>
      </w:r>
    </w:p>
    <w:p w14:paraId="2C764B1C" w14:textId="77777777" w:rsidR="00DF5974" w:rsidRDefault="00DF5974" w:rsidP="00DF5974"/>
    <w:p w14:paraId="512C4923" w14:textId="77777777" w:rsidR="00DF5974" w:rsidRDefault="00DF5974" w:rsidP="00DF5974">
      <w:r>
        <w:t>A96. O item 26 da NBC TA 220 trata da responsabilidade do sócio do trabalho na determinação de que os membros da equipe de trabalho e quaisquer especialistas externos do auditor ou auditores internos, que prestam assessoria direta, possuem coletivamente a competência e as habilidades apropriadas, incluindo tempo suficiente, para executar o trabalho. O item 19 da NBC TA 600 – Considerações Especiais – Auditorias de Demonstrações Contábeis de Grupos, Incluindo o Trabalho dos Auditores dos Componentes orienta sobre o modo como a NBC TA 220 deve ser aplicada em relação à auditoria de demonstrações contábeis de grupo. As respostas planejadas e implementadas pela firma para tratar da competência e das habilidades dos membros da equipe de trabalho designados para o trabalho podem incluir políticas ou procedimentos que tratam de:</w:t>
      </w:r>
    </w:p>
    <w:p w14:paraId="2AFEA6FF" w14:textId="77777777" w:rsidR="00DF5974" w:rsidRDefault="00DF5974" w:rsidP="00DF5974">
      <w:r>
        <w:t xml:space="preserve">• </w:t>
      </w:r>
      <w:r>
        <w:tab/>
        <w:t>informações que podem ser obtidas pelo sócio do trabalho e fatores a serem considerados ao determinar que os membros da equipe designados para o trabalho, incluindo aqueles designados pela rede da firma, por outra firma da rede ou por prestador de serviços, têm a competência e as habilidades para executar o trabalho; e</w:t>
      </w:r>
    </w:p>
    <w:p w14:paraId="065951F7" w14:textId="77777777" w:rsidR="00DF5974" w:rsidRDefault="00DF5974" w:rsidP="00DF5974">
      <w:r>
        <w:t xml:space="preserve">• </w:t>
      </w:r>
      <w:r>
        <w:tab/>
        <w:t>o modo como as preocupações a respeito da competência e das habilidades dos membros da equipe de trabalho, em particular daqueles designados pela rede da firma, por outra firma da rede ou por prestador de serviços, podem ser resolvidas.</w:t>
      </w:r>
    </w:p>
    <w:p w14:paraId="2BAA3597" w14:textId="77777777" w:rsidR="00DF5974" w:rsidRDefault="00DF5974" w:rsidP="00DF5974"/>
    <w:p w14:paraId="3BD6B8EC" w14:textId="77777777" w:rsidR="00DF5974" w:rsidRDefault="00DF5974" w:rsidP="00DF5974">
      <w:r>
        <w:t>A97. Os requisitos nos itens de 48 a 52 também são aplicáveis quando se usa indivíduos da rede da firma ou de outra firma da rede em trabalho, incluindo auditores de componentes (ver, por exemplo, item A179).</w:t>
      </w:r>
    </w:p>
    <w:p w14:paraId="3781121F" w14:textId="77777777" w:rsidR="00DF5974" w:rsidRDefault="00DF5974" w:rsidP="00DF5974"/>
    <w:p w14:paraId="6DA107AD" w14:textId="77777777" w:rsidR="00DF5974" w:rsidRDefault="00DF5974" w:rsidP="00DF5974">
      <w:r>
        <w:t>Recursos tecnológicos (ver item 32(f))</w:t>
      </w:r>
    </w:p>
    <w:p w14:paraId="55B05E93" w14:textId="77777777" w:rsidR="00DF5974" w:rsidRDefault="00DF5974" w:rsidP="00DF5974"/>
    <w:p w14:paraId="6A290870" w14:textId="77777777" w:rsidR="00DF5974" w:rsidRDefault="00DF5974" w:rsidP="00DF5974">
      <w:r>
        <w:t>A98. Os recursos tecnológicos, que normalmente são aplicações de TI, fazem parte do ambiente de TI da firma. Esse ambiente também inclui a infraestrutura de suporte, os processos de TI e os recursos humanos envolvidos nesses processos:</w:t>
      </w:r>
    </w:p>
    <w:p w14:paraId="4335A520" w14:textId="77777777" w:rsidR="00DF5974" w:rsidRDefault="00DF5974" w:rsidP="00DF5974">
      <w:r>
        <w:t xml:space="preserve">• </w:t>
      </w:r>
      <w:r>
        <w:tab/>
        <w:t>aplicação de TI é um programa ou conjunto de programas desenhados para executar uma função específica diretamente para o usuário ou, em alguns casos, para outro programa aplicativo;</w:t>
      </w:r>
    </w:p>
    <w:p w14:paraId="7C0CA0CD" w14:textId="77777777" w:rsidR="00DF5974" w:rsidRDefault="00DF5974" w:rsidP="00DF5974">
      <w:r>
        <w:t xml:space="preserve">• </w:t>
      </w:r>
      <w:r>
        <w:tab/>
        <w:t>infraestrutura de TI compreende a rede de TI, os sistemas operacionais, as bases de dados, seus hardwares e softwares relacionados; e</w:t>
      </w:r>
    </w:p>
    <w:p w14:paraId="0B81D30F" w14:textId="77777777" w:rsidR="00DF5974" w:rsidRDefault="00DF5974" w:rsidP="00DF5974">
      <w:r>
        <w:t xml:space="preserve">• </w:t>
      </w:r>
      <w:r>
        <w:tab/>
        <w:t>processos de TI são os processos da firma para gerenciar o acesso ao ambiente de TI, às alterações nos programas ou no ambiente e às próprias operações de TI, que incluem o monitoramento do seu ambiente.</w:t>
      </w:r>
    </w:p>
    <w:p w14:paraId="0E8AA039" w14:textId="77777777" w:rsidR="00DF5974" w:rsidRDefault="00DF5974" w:rsidP="00DF5974"/>
    <w:p w14:paraId="77315FE7" w14:textId="77777777" w:rsidR="00DF5974" w:rsidRDefault="00DF5974" w:rsidP="00DF5974">
      <w:r>
        <w:t>A99. O recurso tecnológico pode servir para múltiplas finalidades na firma e algumas das finalidades podem não estar relacionadas com o sistema de gestão de qualidade. Os recursos tecnológicos que são relevantes para fins desta Norma são:</w:t>
      </w:r>
    </w:p>
    <w:p w14:paraId="3C391FC6" w14:textId="77777777" w:rsidR="00DF5974" w:rsidRDefault="00DF5974" w:rsidP="00DF5974">
      <w:r>
        <w:t xml:space="preserve">• </w:t>
      </w:r>
      <w:r>
        <w:tab/>
        <w:t>aqueles que são diretamente usados no desenvolvimento, na implementação ou na operação do sistema de gestão de qualidade da firma;</w:t>
      </w:r>
    </w:p>
    <w:p w14:paraId="7684B655" w14:textId="77777777" w:rsidR="00DF5974" w:rsidRDefault="00DF5974" w:rsidP="00DF5974">
      <w:r>
        <w:t xml:space="preserve">•  </w:t>
      </w:r>
      <w:r>
        <w:tab/>
        <w:t>os que são usados diretamente pelas equipes do trabalho na sua execução; e</w:t>
      </w:r>
    </w:p>
    <w:p w14:paraId="5C53DF0D" w14:textId="77777777" w:rsidR="00DF5974" w:rsidRDefault="00DF5974" w:rsidP="00DF5974">
      <w:r>
        <w:t xml:space="preserve">• </w:t>
      </w:r>
      <w:r>
        <w:tab/>
        <w:t>aqueles que são essenciais para permitir a operação eficaz dos recursos tecnológicos anteriormente mencionados, como, por exemplo, em relação à aplicação de TI, à infraestrutura e aos processos de suporte da aplicação de TI.</w:t>
      </w:r>
    </w:p>
    <w:p w14:paraId="18A0DF73" w14:textId="77777777" w:rsidR="00DF5974" w:rsidRDefault="00DF5974" w:rsidP="00DF5974">
      <w:r>
        <w:t>Exemplos de escalabilidade para demonstrar o modo como os recursos tecnológicos relevantes para os fins desta Norma podem diferir:</w:t>
      </w:r>
    </w:p>
    <w:p w14:paraId="6EA8FD91" w14:textId="77777777" w:rsidR="00DF5974" w:rsidRDefault="00DF5974" w:rsidP="00DF5974">
      <w:r>
        <w:t xml:space="preserve">• </w:t>
      </w:r>
      <w:r>
        <w:tab/>
        <w:t>em firma menos complexa, os recursos tecnológicos podem compreender um aplicativo comercial usado pelas equipes de trabalho, que foi comprado de um prestador de serviços. Os processos de TI que suportam a operação de aplicação de TI também podem ser relevantes, embora possam ser mais simples (por exemplo, processos para autorização de acesso à aplicação de TI e para processamento de atualizações e aplicação de TI); e</w:t>
      </w:r>
    </w:p>
    <w:p w14:paraId="641485C1" w14:textId="77777777" w:rsidR="00DF5974" w:rsidRDefault="00DF5974" w:rsidP="00DF5974">
      <w:r>
        <w:t xml:space="preserve">• </w:t>
      </w:r>
      <w:r>
        <w:tab/>
        <w:t>em firma mais complexa, os recursos tecnológicos podem ser mais complexos e podem compreender:</w:t>
      </w:r>
    </w:p>
    <w:p w14:paraId="025C347A" w14:textId="77777777" w:rsidR="00DF5974" w:rsidRDefault="00DF5974" w:rsidP="00DF5974">
      <w:r>
        <w:t>o</w:t>
      </w:r>
      <w:r>
        <w:tab/>
        <w:t>múltiplas aplicações de TI, incluindo aplicações desenvolvidas de forma personalizada ou desenvolvidas pela rede da firma, tais como:</w:t>
      </w:r>
    </w:p>
    <w:p w14:paraId="2655ED5C" w14:textId="77777777" w:rsidR="00DF5974" w:rsidRDefault="00DF5974" w:rsidP="00DF5974">
      <w:r>
        <w:t xml:space="preserve">• </w:t>
      </w:r>
      <w:r>
        <w:tab/>
        <w:t xml:space="preserve">aplicações usadas pelas equipes de trabalho (por exemplo, software do trabalho e ferramentas de auditoria automatizadas); </w:t>
      </w:r>
    </w:p>
    <w:p w14:paraId="497FAF60" w14:textId="77777777" w:rsidR="00DF5974" w:rsidRDefault="00DF5974" w:rsidP="00DF5974">
      <w:r>
        <w:t xml:space="preserve">• </w:t>
      </w:r>
      <w:r>
        <w:tab/>
        <w:t>aplicações de TI desenvolvidas e usadas pela firma para gerenciar aspectos do sistema de gestão de qualidade (por exemplo, aplicações de TI para monitorar independência ou designar pessoal aos trabalhos); e</w:t>
      </w:r>
    </w:p>
    <w:p w14:paraId="4277D542" w14:textId="77777777" w:rsidR="00DF5974" w:rsidRDefault="00DF5974" w:rsidP="00DF5974">
      <w:r>
        <w:t>o</w:t>
      </w:r>
      <w:r>
        <w:tab/>
        <w:t>os processos de TI que suportam as operações dessas aplicações de TI, incluindo os responsáveis por gerenciar a infraestrutura e os processos de TI, e os processos da firma para gerenciar alterações nos programas de aplicações de TI.</w:t>
      </w:r>
    </w:p>
    <w:p w14:paraId="0A3D2796" w14:textId="77777777" w:rsidR="00DF5974" w:rsidRDefault="00DF5974" w:rsidP="00DF5974"/>
    <w:p w14:paraId="67245A77" w14:textId="77777777" w:rsidR="00DF5974" w:rsidRDefault="00DF5974" w:rsidP="00DF5974">
      <w:r>
        <w:t xml:space="preserve">A100. </w:t>
      </w:r>
      <w:r>
        <w:tab/>
        <w:t>A firma pode considerar os seguintes assuntos na obtenção, no desenvolvimento, na implementação e na manutenção da aplicação de TI:</w:t>
      </w:r>
    </w:p>
    <w:p w14:paraId="78AF712D" w14:textId="77777777" w:rsidR="00DF5974" w:rsidRDefault="00DF5974" w:rsidP="00DF5974">
      <w:r>
        <w:t xml:space="preserve">• </w:t>
      </w:r>
      <w:r>
        <w:tab/>
        <w:t>a inserção de dados está completa e apropriada;</w:t>
      </w:r>
    </w:p>
    <w:p w14:paraId="7D95C567" w14:textId="77777777" w:rsidR="00DF5974" w:rsidRDefault="00DF5974" w:rsidP="00DF5974">
      <w:r>
        <w:t xml:space="preserve">• </w:t>
      </w:r>
      <w:r>
        <w:tab/>
        <w:t>a confidencialidade dos dados está preservada;</w:t>
      </w:r>
    </w:p>
    <w:p w14:paraId="75C2FC92" w14:textId="77777777" w:rsidR="00DF5974" w:rsidRDefault="00DF5974" w:rsidP="00DF5974">
      <w:r>
        <w:t xml:space="preserve">• </w:t>
      </w:r>
      <w:r>
        <w:tab/>
        <w:t>a aplicação de TI funciona conforme planejado e cumpre a finalidade a que se pretende;</w:t>
      </w:r>
    </w:p>
    <w:p w14:paraId="54606C7E" w14:textId="77777777" w:rsidR="00DF5974" w:rsidRDefault="00DF5974" w:rsidP="00DF5974">
      <w:r>
        <w:t xml:space="preserve">• </w:t>
      </w:r>
      <w:r>
        <w:tab/>
        <w:t>os resultados da aplicação de TI cumprem a finalidade para a qual foi usado;</w:t>
      </w:r>
    </w:p>
    <w:p w14:paraId="122EF691" w14:textId="77777777" w:rsidR="00DF5974" w:rsidRDefault="00DF5974" w:rsidP="00DF5974">
      <w:r>
        <w:t xml:space="preserve">• </w:t>
      </w:r>
      <w:r>
        <w:tab/>
        <w:t>os controles gerais de TI necessários para suportar a operação contínua da aplicação de TI, conforme planejado, são apropriados;</w:t>
      </w:r>
    </w:p>
    <w:p w14:paraId="2EB5D585" w14:textId="77777777" w:rsidR="00DF5974" w:rsidRDefault="00DF5974" w:rsidP="00DF5974">
      <w:r>
        <w:t xml:space="preserve">• </w:t>
      </w:r>
      <w:r>
        <w:tab/>
        <w:t>a necessidade de habilidades especializadas para utilizar a aplicação de TI de maneira eficaz, incluindo o treinamento de indivíduos que usarão a aplicação de TI; e</w:t>
      </w:r>
    </w:p>
    <w:p w14:paraId="10CD15AD" w14:textId="77777777" w:rsidR="00DF5974" w:rsidRDefault="00DF5974" w:rsidP="00DF5974">
      <w:r>
        <w:t xml:space="preserve">• </w:t>
      </w:r>
      <w:r>
        <w:tab/>
        <w:t>a necessidade de desenvolver procedimentos que definem o modo como a aplicação de TI funciona.</w:t>
      </w:r>
    </w:p>
    <w:p w14:paraId="26C556D4" w14:textId="77777777" w:rsidR="00DF5974" w:rsidRDefault="00DF5974" w:rsidP="00DF5974"/>
    <w:p w14:paraId="7BA0D9B4" w14:textId="77777777" w:rsidR="00DF5974" w:rsidRDefault="00DF5974" w:rsidP="00DF5974">
      <w:r>
        <w:t>A101. A firma pode especificamente proibir o uso de aplicações de TI ou de funções de aplicações de TI até o momento em que seja determinado que eles operam de maneira apropriada e tenham sido aprovados para uso pela firma. Alternativamente, a firma pode estabelecer políticas ou procedimentos para tratar das circunstâncias em que a equipe de trabalho usa uma aplicação de TI que não foi aprovado pela firma. Essas políticas ou procedimentos podem requerer que a equipe de trabalho determine que a aplicação de TI é apropriada para uso antes de sua utilização no trabalho, considerando os assuntos no item A100.  Os itens de 25 a 28 da NBC TA 220 tratam das responsabilidades do sócio do trabalho pelos recursos do trabalho.</w:t>
      </w:r>
    </w:p>
    <w:p w14:paraId="64CCD4A9" w14:textId="77777777" w:rsidR="00DF5974" w:rsidRDefault="00DF5974" w:rsidP="00DF5974"/>
    <w:p w14:paraId="2107446B" w14:textId="77777777" w:rsidR="00DF5974" w:rsidRDefault="00DF5974" w:rsidP="00DF5974">
      <w:r>
        <w:t>Recursos intelectuais (ver item 32(g))</w:t>
      </w:r>
    </w:p>
    <w:p w14:paraId="2ED87B5D" w14:textId="77777777" w:rsidR="00DF5974" w:rsidRDefault="00DF5974" w:rsidP="00DF5974"/>
    <w:p w14:paraId="420164FE" w14:textId="77777777" w:rsidR="00DF5974" w:rsidRDefault="00DF5974" w:rsidP="00DF5974">
      <w:r>
        <w:t>A102. Recursos intelectuais incluem as informações usadas pela firma para permitir a operação do sistema de gestão de qualidade e promover a consistência na execução dos trabalhos.</w:t>
      </w:r>
    </w:p>
    <w:p w14:paraId="4A8C45AE" w14:textId="77777777" w:rsidR="00DF5974" w:rsidRDefault="00DF5974" w:rsidP="00DF5974">
      <w:r>
        <w:t>Exemplos de recursos intelectuais são políticas ou procedimentos formais, metodologia, guias específicos do setor ou sobre o assunto, manuais contábeis, documentação padronizada ou acesso a fontes de informações (por exemplo, assinaturas em sites que fornecem informações mais detalhadas sobre entidades ou outras informações normalmente usadas na execução dos trabalhos).</w:t>
      </w:r>
    </w:p>
    <w:p w14:paraId="025A0326" w14:textId="77777777" w:rsidR="00DF5974" w:rsidRDefault="00DF5974" w:rsidP="00DF5974"/>
    <w:p w14:paraId="52378199" w14:textId="77777777" w:rsidR="00DF5974" w:rsidRDefault="00DF5974" w:rsidP="00DF5974">
      <w:r>
        <w:t>A103. Os recursos intelectuais podem ser disponibilizados por meio de recursos tecnológicos, por exemplo, a metodologia de trabalho da firma pode estar embutida na aplicação de TI que facilita o planejamento e a execução do trabalho.</w:t>
      </w:r>
    </w:p>
    <w:p w14:paraId="3673BEA6" w14:textId="77777777" w:rsidR="00DF5974" w:rsidRDefault="00DF5974" w:rsidP="00DF5974"/>
    <w:p w14:paraId="1165BEA6" w14:textId="77777777" w:rsidR="00DF5974" w:rsidRDefault="00DF5974" w:rsidP="00DF5974">
      <w:r>
        <w:t>Uso de recursos tecnológicos e intelectuais (ver item 32(f) e (g))</w:t>
      </w:r>
    </w:p>
    <w:p w14:paraId="074F9FB4" w14:textId="77777777" w:rsidR="00DF5974" w:rsidRDefault="00DF5974" w:rsidP="00DF5974"/>
    <w:p w14:paraId="14AE751D" w14:textId="77777777" w:rsidR="00DF5974" w:rsidRDefault="00DF5974" w:rsidP="00DF5974">
      <w:r>
        <w:t>A104. A firma pode estabelecer políticas ou procedimentos relacionados com o uso dos recursos tecnológicos e intelectuais da firma. Essas políticas ou procedimentos podem:</w:t>
      </w:r>
    </w:p>
    <w:p w14:paraId="03CFA045" w14:textId="77777777" w:rsidR="00DF5974" w:rsidRDefault="00DF5974" w:rsidP="00DF5974">
      <w:r>
        <w:t xml:space="preserve">• </w:t>
      </w:r>
      <w:r>
        <w:tab/>
        <w:t>requerer o uso de determinadas aplicações de TI ou recursos intelectuais na execução dos trabalhos, ou relacionados com outros aspectos do trabalho, como, por exemplo, o procedimento de arquivamento da documentação do trabalho;</w:t>
      </w:r>
    </w:p>
    <w:p w14:paraId="4F443C86" w14:textId="77777777" w:rsidR="00DF5974" w:rsidRDefault="00DF5974" w:rsidP="00DF5974">
      <w:r>
        <w:t xml:space="preserve">• </w:t>
      </w:r>
      <w:r>
        <w:tab/>
        <w:t>especificar as qualificações ou a experiência que os indivíduos precisam ter para usar o recurso, incluindo a necessidade de especialista ou de treinamento. Por exemplo, a firma pode especificar as qualificações ou a capacitação necessária para usar uma aplicação de TI que analisa dados, considerando que são necessárias habilidades especializadas para interpretar os resultados;</w:t>
      </w:r>
    </w:p>
    <w:p w14:paraId="07D2C922" w14:textId="77777777" w:rsidR="00DF5974" w:rsidRDefault="00DF5974" w:rsidP="00DF5974">
      <w:r>
        <w:t xml:space="preserve">• </w:t>
      </w:r>
      <w:r>
        <w:tab/>
        <w:t>especificar as responsabilidades do sócio do trabalho sobre o uso de recursos tecnológicos e intelectuais; e</w:t>
      </w:r>
    </w:p>
    <w:p w14:paraId="3C7AD8C5" w14:textId="77777777" w:rsidR="00DF5974" w:rsidRDefault="00DF5974" w:rsidP="00DF5974">
      <w:r>
        <w:t xml:space="preserve">• </w:t>
      </w:r>
      <w:r>
        <w:tab/>
        <w:t>definir o modo como os recursos tecnológicos e intelectuais devem ser usados, incluindo como os indivíduos devem interagir com a aplicação de TI, o modo como o recurso intelectual deve ser aplicado e a disponibilidade de suporte ou assistência ao usar o recurso tecnológico ou intelectual.</w:t>
      </w:r>
    </w:p>
    <w:p w14:paraId="4FDAD8FA" w14:textId="77777777" w:rsidR="00DF5974" w:rsidRDefault="00DF5974" w:rsidP="00DF5974"/>
    <w:p w14:paraId="19C2DFBD" w14:textId="77777777" w:rsidR="00DF5974" w:rsidRDefault="00DF5974" w:rsidP="00DF5974">
      <w:r>
        <w:t>Prestadores de serviços (ver itens 16(v) e 32(h))</w:t>
      </w:r>
    </w:p>
    <w:p w14:paraId="640E253B" w14:textId="77777777" w:rsidR="00DF5974" w:rsidRDefault="00DF5974" w:rsidP="00DF5974"/>
    <w:p w14:paraId="0DB744E5" w14:textId="77777777" w:rsidR="00DF5974" w:rsidRDefault="00DF5974" w:rsidP="00DF5974">
      <w:r>
        <w:t>A105. Em algumas circunstâncias, a firma pode usar recursos fornecidos por prestador de serviços, quando ela não tem internamente os recursos apropriados. Embora a firma possa usar recursos de prestador de serviços, ela continua responsável pelo seu sistema de gestão de qualidade.</w:t>
      </w:r>
    </w:p>
    <w:p w14:paraId="4ADAAD5A" w14:textId="77777777" w:rsidR="00DF5974" w:rsidRDefault="00DF5974" w:rsidP="00DF5974">
      <w:r>
        <w:t>Exemplos de recursos de prestador de serviços:</w:t>
      </w:r>
    </w:p>
    <w:p w14:paraId="42393D52" w14:textId="77777777" w:rsidR="00DF5974" w:rsidRDefault="00DF5974" w:rsidP="00DF5974">
      <w:r>
        <w:t xml:space="preserve">• </w:t>
      </w:r>
      <w:r>
        <w:tab/>
        <w:t>indivíduos contratados para realizarem atividades de monitoramento da firma ou revisões de qualidade dos trabalhos, ou para prestarem consultoria sobre assuntos técnicos;</w:t>
      </w:r>
    </w:p>
    <w:p w14:paraId="28F254A6" w14:textId="77777777" w:rsidR="00DF5974" w:rsidRDefault="00DF5974" w:rsidP="00DF5974">
      <w:r>
        <w:t xml:space="preserve">• </w:t>
      </w:r>
      <w:r>
        <w:tab/>
        <w:t>aplicativo comercial usado na execução dos trabalhos de auditoria;</w:t>
      </w:r>
    </w:p>
    <w:p w14:paraId="73A62052" w14:textId="77777777" w:rsidR="00DF5974" w:rsidRDefault="00DF5974" w:rsidP="00DF5974">
      <w:r>
        <w:t xml:space="preserve">• </w:t>
      </w:r>
      <w:r>
        <w:tab/>
        <w:t>indivíduos que executam procedimentos nos trabalhos da firma, por exemplo, auditores de componentes de outras firmas que não fazem parte da rede da firma ou indivíduos contratados para participar de contagem física de estoque em localidade remota;</w:t>
      </w:r>
    </w:p>
    <w:p w14:paraId="4732D696" w14:textId="77777777" w:rsidR="00DF5974" w:rsidRDefault="00DF5974" w:rsidP="00DF5974">
      <w:r>
        <w:t xml:space="preserve">• </w:t>
      </w:r>
      <w:r>
        <w:tab/>
        <w:t>especialista externo do auditor usado pela firma para auxiliar a equipe de trabalho na obtenção da evidência de auditoria.</w:t>
      </w:r>
    </w:p>
    <w:p w14:paraId="045F0872" w14:textId="77777777" w:rsidR="00DF5974" w:rsidRDefault="00DF5974" w:rsidP="00DF5974"/>
    <w:p w14:paraId="4CD3A99F" w14:textId="77777777" w:rsidR="00DF5974" w:rsidRDefault="00DF5974" w:rsidP="00DF5974">
      <w:r>
        <w:t>A106. Na identificação e na avaliação dos riscos de qualidade, a firma deve obter o entendimento das condições, dos eventos, das circunstâncias, das ações ou omissões que podem afetar adversamente o alcance dos objetivos de qualidade. Essas mesmas condições se aplicam no caso de provedores de serviços. Para isso, a firma pode considerar a natureza dos recursos fornecidos pelos prestadores de serviços, o modo e a extensão em que eles serão usados, e as características gerais desses prestadores de serviços (por exemplo, os diversos tipos de firmas de serviços profissionais que são usadas), a fim de identificar e avaliar os riscos de qualidade relacionados com o uso desses recursos.</w:t>
      </w:r>
    </w:p>
    <w:p w14:paraId="6F1F190B" w14:textId="77777777" w:rsidR="00DF5974" w:rsidRDefault="00DF5974" w:rsidP="00DF5974"/>
    <w:p w14:paraId="1710A47F" w14:textId="77777777" w:rsidR="00DF5974" w:rsidRDefault="00DF5974" w:rsidP="00DF5974">
      <w:r>
        <w:t>A107. Ao determinar se um recurso de prestador de serviços é apropriado para uso no sistema de gestão de qualidade da firma ou na execução dos trabalhos, a firma pode obter, de diversas fontes, informações sobre o prestador de serviços e os recursos que ele fornece. Os assuntos que a firma pode considerar incluem:</w:t>
      </w:r>
    </w:p>
    <w:p w14:paraId="74836C62" w14:textId="77777777" w:rsidR="00DF5974" w:rsidRDefault="00DF5974" w:rsidP="00DF5974">
      <w:r>
        <w:t xml:space="preserve">• </w:t>
      </w:r>
      <w:r>
        <w:tab/>
        <w:t>o objetivo de qualidade e os riscos de qualidade relacionados. Por exemplo, no caso da metodologia do prestador de serviços, pode haver riscos de qualidade relacionados com o objetivo de qualidade no item 32(g). Esse risco de qualidade pode ocorrer pelo fato de o prestador de serviços não atualizar a metodologia para refletir mudanças nas normas profissionais e nos requisitos legais e regulatórios aplicáveis;</w:t>
      </w:r>
    </w:p>
    <w:p w14:paraId="70E1DA0B" w14:textId="77777777" w:rsidR="00DF5974" w:rsidRDefault="00DF5974" w:rsidP="00DF5974">
      <w:r>
        <w:t>•</w:t>
      </w:r>
      <w:r>
        <w:tab/>
        <w:t xml:space="preserve"> a natureza e o alcance dos recursos e as condições do serviço (por exemplo, em relação a uma aplicação de TI, a frequência com que serão fornecidas atualizações, limitações sobre o uso da aplicação e o modo como o prestador de serviços trata a confidencialidade de dados);</w:t>
      </w:r>
    </w:p>
    <w:p w14:paraId="2376CE4F" w14:textId="77777777" w:rsidR="00DF5974" w:rsidRDefault="00DF5974" w:rsidP="00DF5974">
      <w:r>
        <w:t xml:space="preserve">• </w:t>
      </w:r>
      <w:r>
        <w:tab/>
        <w:t>a extensão em que o recurso é usado em toda a firma, o modo como o recurso será usado e se ele é adequado para a finalidade;</w:t>
      </w:r>
    </w:p>
    <w:p w14:paraId="1FD57F59" w14:textId="77777777" w:rsidR="00DF5974" w:rsidRDefault="00DF5974" w:rsidP="00DF5974">
      <w:r>
        <w:t xml:space="preserve">• </w:t>
      </w:r>
      <w:r>
        <w:tab/>
        <w:t>a extensão da personalização do recurso para a firma;</w:t>
      </w:r>
    </w:p>
    <w:p w14:paraId="5C833A38" w14:textId="77777777" w:rsidR="00DF5974" w:rsidRDefault="00DF5974" w:rsidP="00DF5974">
      <w:r>
        <w:t xml:space="preserve">• </w:t>
      </w:r>
      <w:r>
        <w:tab/>
        <w:t>o uso anterior do prestador de serviços pela firma; e</w:t>
      </w:r>
    </w:p>
    <w:p w14:paraId="315D5BB9" w14:textId="77777777" w:rsidR="00DF5974" w:rsidRDefault="00DF5974" w:rsidP="00DF5974">
      <w:r>
        <w:t xml:space="preserve">• </w:t>
      </w:r>
      <w:r>
        <w:tab/>
        <w:t>a experiência do prestador de serviços no setor e sua reputação no mercado.</w:t>
      </w:r>
    </w:p>
    <w:p w14:paraId="659498D4" w14:textId="77777777" w:rsidR="00DF5974" w:rsidRDefault="00DF5974" w:rsidP="00DF5974"/>
    <w:p w14:paraId="10B7E7F1" w14:textId="77777777" w:rsidR="00DF5974" w:rsidRDefault="00DF5974" w:rsidP="00DF5974">
      <w:r>
        <w:t>A108. A firma pode ter a responsabilidade de tomar ações adicionais ao usar o recurso de prestador de serviços para que o recurso funcione de maneira eficaz.  Por exemplo, a firma pode precisar comunicar informações ao prestador de serviços para que o recurso funcione de maneira eficaz ou, em relação a uma aplicação de TI, a firma pode precisar ter uma infraestrutura de suporte e de processos de TI no local.</w:t>
      </w:r>
    </w:p>
    <w:p w14:paraId="7A49C3BE" w14:textId="77777777" w:rsidR="00DF5974" w:rsidRDefault="00DF5974" w:rsidP="00DF5974"/>
    <w:p w14:paraId="7AE73CE4" w14:textId="77777777" w:rsidR="00DF5974" w:rsidRDefault="00DF5974" w:rsidP="00DF5974">
      <w:r>
        <w:t>Informações e comunicações (ver item 33)</w:t>
      </w:r>
    </w:p>
    <w:p w14:paraId="1417F430" w14:textId="77777777" w:rsidR="00DF5974" w:rsidRDefault="00DF5974" w:rsidP="00DF5974"/>
    <w:p w14:paraId="75FF8490" w14:textId="77777777" w:rsidR="00DF5974" w:rsidRDefault="00DF5974" w:rsidP="00DF5974">
      <w:r>
        <w:t>A109. A obtenção, a geração ou a comunicação de informações é geralmente um processo contínuo, que envolve todo o pessoal e abrange a disseminação de informações dentro e fora da firma. As informações e as comunicações são disseminadas em todos os componentes do sistema de gestão de qualidade.</w:t>
      </w:r>
    </w:p>
    <w:p w14:paraId="668D922E" w14:textId="77777777" w:rsidR="00DF5974" w:rsidRDefault="00DF5974" w:rsidP="00DF5974"/>
    <w:p w14:paraId="602DD0F1" w14:textId="77777777" w:rsidR="00DF5974" w:rsidRDefault="00DF5974" w:rsidP="00DF5974">
      <w:r>
        <w:t>Sistema de informações da firma (ver item 33(a))</w:t>
      </w:r>
    </w:p>
    <w:p w14:paraId="58B58C69" w14:textId="77777777" w:rsidR="00DF5974" w:rsidRDefault="00DF5974" w:rsidP="00DF5974"/>
    <w:p w14:paraId="47D87056" w14:textId="77777777" w:rsidR="00DF5974" w:rsidRDefault="00DF5974" w:rsidP="00DF5974">
      <w:r>
        <w:t>A110. Informações confiáveis e relevantes devem ser precisas, completas, tempestivas e válidas para permitir o devido funcionamento do sistema de gestão de qualidade da firma e suportar as decisões relacionadas com esse sistema.</w:t>
      </w:r>
    </w:p>
    <w:p w14:paraId="555A6510" w14:textId="77777777" w:rsidR="00DF5974" w:rsidRDefault="00DF5974" w:rsidP="00DF5974"/>
    <w:p w14:paraId="07E3FE24" w14:textId="77777777" w:rsidR="00DF5974" w:rsidRDefault="00DF5974" w:rsidP="00DF5974">
      <w:r>
        <w:t>A111. O sistema de informações pode incluir o uso de elementos manuais ou de TI, que afetam a forma como as informações são identificadas, capturadas, processadas, mantidas e comunicadas. Os procedimentos para identificar, capturar, processar, manter e comunicar informações podem ser executados por meio de aplicações de TI e, em alguns casos, podem estar embutidos nas respostas da firma para outros componentes. Além disso, registros digitais podem substituir ou complementar os registros físicos.</w:t>
      </w:r>
    </w:p>
    <w:p w14:paraId="5099710F" w14:textId="77777777" w:rsidR="00DF5974" w:rsidRDefault="00DF5974" w:rsidP="00DF5974">
      <w:r>
        <w:t>Exemplo de escalabilidade para demonstrar o modo como o sistema de informações pode ser planejado em firma menos complexa:</w:t>
      </w:r>
    </w:p>
    <w:p w14:paraId="29933F51" w14:textId="77777777" w:rsidR="00DF5974" w:rsidRDefault="00DF5974" w:rsidP="00DF5974">
      <w:r>
        <w:t>Firmas menos complexas com pequeno quadro de empregados e envolvimento direto da liderança podem não precisar de políticas e procedimentos rigorosos que especificam o modo como as informações devem ser identificadas, capturadas, processadas e mantidas.</w:t>
      </w:r>
    </w:p>
    <w:p w14:paraId="10F0CB5D" w14:textId="77777777" w:rsidR="00DF5974" w:rsidRDefault="00DF5974" w:rsidP="00DF5974"/>
    <w:p w14:paraId="00B66676" w14:textId="77777777" w:rsidR="00DF5974" w:rsidRDefault="00DF5974" w:rsidP="00DF5974">
      <w:r>
        <w:t>Comunicações dentro da firma (ver item 33(b) e (c))</w:t>
      </w:r>
    </w:p>
    <w:p w14:paraId="70856EC4" w14:textId="77777777" w:rsidR="00DF5974" w:rsidRDefault="00DF5974" w:rsidP="00DF5974"/>
    <w:p w14:paraId="49F7545B" w14:textId="77777777" w:rsidR="00DF5974" w:rsidRDefault="00DF5974" w:rsidP="00DF5974">
      <w:r>
        <w:t>A112. A firma pode reconhecer e reforçar a responsabilidade do pessoal e das equipes de trabalho por trocarem informações entre eles, estabelecendo canais de comunicação para facilitar a comunicação por toda a firma. Exemplos de comunicação entre a firma, o pessoal e as equipes de trabalho:</w:t>
      </w:r>
    </w:p>
    <w:p w14:paraId="306C15E1" w14:textId="77777777" w:rsidR="00DF5974" w:rsidRDefault="00DF5974" w:rsidP="00DF5974">
      <w:r>
        <w:t xml:space="preserve">• </w:t>
      </w:r>
      <w:r>
        <w:tab/>
        <w:t>A firma comunica a responsabilidade pela implementação de suas respostas ao pessoal e às equipes de trabalho.</w:t>
      </w:r>
    </w:p>
    <w:p w14:paraId="3D902504" w14:textId="77777777" w:rsidR="00DF5974" w:rsidRDefault="00DF5974" w:rsidP="00DF5974">
      <w:r>
        <w:t xml:space="preserve">• </w:t>
      </w:r>
      <w:r>
        <w:tab/>
        <w:t>A firma comunica as mudanças no sistema de gestão de qualidade ao pessoal e às equipes de trabalho, na extensão em que as mudanças são relevantes para suas responsabilidades, e permite que eles tomem prontamente as ações apropriadas de acordo com suas responsabilidades.</w:t>
      </w:r>
    </w:p>
    <w:p w14:paraId="5DE8E0D8" w14:textId="77777777" w:rsidR="00DF5974" w:rsidRDefault="00DF5974" w:rsidP="00DF5974">
      <w:r>
        <w:t xml:space="preserve">• </w:t>
      </w:r>
      <w:r>
        <w:tab/>
        <w:t>A firma comunica as informações que são obtidas no seu processo de aceitação e continuidade, que são relevantes para as equipes do trabalho no planejamento e execução deles.</w:t>
      </w:r>
    </w:p>
    <w:p w14:paraId="4A06A8DE" w14:textId="77777777" w:rsidR="00DF5974" w:rsidRDefault="00DF5974" w:rsidP="00DF5974">
      <w:r>
        <w:t xml:space="preserve">• </w:t>
      </w:r>
      <w:r>
        <w:tab/>
        <w:t>As equipes de trabalho comunicam prontamente à firma as informações sobre:</w:t>
      </w:r>
    </w:p>
    <w:p w14:paraId="7C8923C9" w14:textId="77777777" w:rsidR="00DF5974" w:rsidRDefault="00DF5974" w:rsidP="00DF5974">
      <w:r>
        <w:t>o</w:t>
      </w:r>
      <w:r>
        <w:tab/>
        <w:t>eventual cliente, cujas informações obtidas durante a execução do trabalho poderiam ter levado a firma a recusar a relação com ele ou a não contratação de trabalho específico, caso essas informações fossem anteriormente conhecidas;</w:t>
      </w:r>
    </w:p>
    <w:p w14:paraId="342EDFBD" w14:textId="77777777" w:rsidR="00DF5974" w:rsidRDefault="00DF5974" w:rsidP="00DF5974">
      <w:r>
        <w:t>o</w:t>
      </w:r>
      <w:r>
        <w:tab/>
        <w:t>operação das respostas da firma (por exemplo, preocupações sobre os processos dela para designar pessoal para os trabalhos), que, em alguns casos, pode indicar uma deficiência no sistema de gestão de qualidade da firma.</w:t>
      </w:r>
    </w:p>
    <w:p w14:paraId="054A2A1C" w14:textId="77777777" w:rsidR="00DF5974" w:rsidRDefault="00DF5974" w:rsidP="00DF5974">
      <w:r>
        <w:t xml:space="preserve">• </w:t>
      </w:r>
      <w:r>
        <w:tab/>
        <w:t>As equipes de trabalho comunicam as informações ao revisor de qualidade do trabalho ou aos indivíduos que foram consultados sobre assuntos complexos ou controversos.</w:t>
      </w:r>
    </w:p>
    <w:p w14:paraId="093E1C7D" w14:textId="77777777" w:rsidR="00DF5974" w:rsidRDefault="00DF5974" w:rsidP="00DF5974">
      <w:r>
        <w:t xml:space="preserve">• </w:t>
      </w:r>
      <w:r>
        <w:tab/>
        <w:t>As equipes de trabalho do grupo comunicam os assuntos aos auditores de componentes, de acordo com as políticas ou procedimentos da firma, incluindo assuntos relacionados com gestão de qualidade no nível do trabalho.</w:t>
      </w:r>
    </w:p>
    <w:p w14:paraId="2ED7903F" w14:textId="77777777" w:rsidR="00DF5974" w:rsidRDefault="00DF5974" w:rsidP="00DF5974">
      <w:r>
        <w:t xml:space="preserve">• </w:t>
      </w:r>
      <w:r>
        <w:tab/>
        <w:t>Os responsáveis operacionais pelo cumprimento dos requisitos de independência comunicam ao pessoal e às equipes de trabalho relevantes as mudanças nos requisitos de independência e nas políticas ou procedimentos da firma para que tratem dessas mudanças.</w:t>
      </w:r>
    </w:p>
    <w:p w14:paraId="1EC59A81" w14:textId="77777777" w:rsidR="00DF5974" w:rsidRDefault="00DF5974" w:rsidP="00DF5974"/>
    <w:p w14:paraId="1DC503A2" w14:textId="77777777" w:rsidR="00DF5974" w:rsidRDefault="00DF5974" w:rsidP="00DF5974">
      <w:r>
        <w:t>Comunicação com partes externas</w:t>
      </w:r>
    </w:p>
    <w:p w14:paraId="2A291D3E" w14:textId="77777777" w:rsidR="00DF5974" w:rsidRDefault="00DF5974" w:rsidP="00DF5974"/>
    <w:p w14:paraId="0653A0A1" w14:textId="77777777" w:rsidR="00DF5974" w:rsidRDefault="00DF5974" w:rsidP="00DF5974">
      <w:r>
        <w:t>Comunicação para a rede da firma ou dentro da rede da firma e para prestadores de serviços (ver item 33(d)(i))</w:t>
      </w:r>
    </w:p>
    <w:p w14:paraId="5145F071" w14:textId="77777777" w:rsidR="00DF5974" w:rsidRDefault="00DF5974" w:rsidP="00DF5974"/>
    <w:p w14:paraId="0326027C" w14:textId="77777777" w:rsidR="00DF5974" w:rsidRDefault="00DF5974" w:rsidP="00DF5974">
      <w:r>
        <w:t>A113. Além de a firma comunicar informações para a rede da firma ou dentro da rede da firma ou para prestador de serviços, a firma pode precisar obter informações da rede, da firma da rede ou de prestador de serviços que suportem a firma no desenvolvimento, na implementação e na operação de seu sistema de gestão de qualidade. Exemplo de informações obtidas pela firma de dentro da rede da firma: a firma obtém informações da rede ou de outras firmas da rede sobre clientes de outras firmas da rede quando há requisitos de independência que afetam a firma.</w:t>
      </w:r>
    </w:p>
    <w:p w14:paraId="643A03F2" w14:textId="77777777" w:rsidR="00DF5974" w:rsidRDefault="00DF5974" w:rsidP="00DF5974"/>
    <w:p w14:paraId="20B63DE6" w14:textId="77777777" w:rsidR="00DF5974" w:rsidRDefault="00DF5974" w:rsidP="00DF5974">
      <w:r>
        <w:t>Comunicação com outras partes externas (não relacionadas com a firma ou cliente) (ver item 33(d)(ii))</w:t>
      </w:r>
    </w:p>
    <w:p w14:paraId="0A716904" w14:textId="77777777" w:rsidR="00DF5974" w:rsidRDefault="00DF5974" w:rsidP="00DF5974"/>
    <w:p w14:paraId="3BD6645E" w14:textId="77777777" w:rsidR="00DF5974" w:rsidRDefault="00DF5974" w:rsidP="00DF5974">
      <w:r>
        <w:t>A114. Exemplos de quando leis, regulamentos ou normas profissionais podem requerer que a firma comunique informações para partes externas:</w:t>
      </w:r>
    </w:p>
    <w:p w14:paraId="2AD5408B" w14:textId="77777777" w:rsidR="00DF5974" w:rsidRDefault="00DF5974" w:rsidP="00DF5974">
      <w:r>
        <w:t xml:space="preserve">• </w:t>
      </w:r>
      <w:r>
        <w:tab/>
        <w:t>a firma toma conhecimento do não cumprimento de leis e regulamentos, por parte de cliente. Nesse caso, os requisitos éticos relevantes requerem que ela comunique esse não cumprimento à autoridade externa apropriada ou que considere se essa comunicação é uma ação apropriada nas circunstâncias;</w:t>
      </w:r>
    </w:p>
    <w:p w14:paraId="5219D888" w14:textId="77777777" w:rsidR="00DF5974" w:rsidRDefault="00DF5974" w:rsidP="00DF5974">
      <w:r>
        <w:t xml:space="preserve">• </w:t>
      </w:r>
      <w:r>
        <w:tab/>
        <w:t>leis ou regulamentos requerem que a firma publique relatório de transparência e especifique a natureza das informações que devem ser incluídas no relatório de transparência;</w:t>
      </w:r>
    </w:p>
    <w:p w14:paraId="4494B08C" w14:textId="77777777" w:rsidR="00DF5974" w:rsidRDefault="00DF5974" w:rsidP="00DF5974">
      <w:r>
        <w:t xml:space="preserve">• </w:t>
      </w:r>
      <w:r>
        <w:tab/>
        <w:t>leis ou o regulamento de títulos e valores mobiliários requerem que a firma comunique determinados assuntos para os responsáveis pela governança.</w:t>
      </w:r>
    </w:p>
    <w:p w14:paraId="1745CE38" w14:textId="77777777" w:rsidR="00DF5974" w:rsidRDefault="00DF5974" w:rsidP="00DF5974"/>
    <w:p w14:paraId="6C04E846" w14:textId="77777777" w:rsidR="00DF5974" w:rsidRDefault="00DF5974" w:rsidP="00DF5974">
      <w:r>
        <w:t xml:space="preserve">A115. Em alguns casos, leis ou regulamentos podem impedir a firma de comunicar externamente as informações relacionadas com o seu sistema de gestão de qualidade. Exemplos de quando a firma pode ser impedida de comunicar externamente as informações: </w:t>
      </w:r>
    </w:p>
    <w:p w14:paraId="134FAC89" w14:textId="77777777" w:rsidR="00DF5974" w:rsidRDefault="00DF5974" w:rsidP="00DF5974">
      <w:r>
        <w:t xml:space="preserve">• </w:t>
      </w:r>
      <w:r>
        <w:tab/>
        <w:t>leis ou regulamentos de privacidade ou de confidencialidade proíbem a divulgação de determinadas informações;</w:t>
      </w:r>
    </w:p>
    <w:p w14:paraId="729AB4D8" w14:textId="77777777" w:rsidR="00DF5974" w:rsidRDefault="00DF5974" w:rsidP="00DF5974">
      <w:r>
        <w:t xml:space="preserve">• </w:t>
      </w:r>
      <w:r>
        <w:tab/>
        <w:t>leis, regulamentos ou requisitos éticos relevantes incluem disposições que tratam do dever de confidencialidade.</w:t>
      </w:r>
    </w:p>
    <w:p w14:paraId="3418C1B3" w14:textId="77777777" w:rsidR="00DF5974" w:rsidRDefault="00DF5974" w:rsidP="00DF5974"/>
    <w:p w14:paraId="34CBB3FD" w14:textId="77777777" w:rsidR="00DF5974" w:rsidRDefault="00DF5974" w:rsidP="00DF5974">
      <w:r>
        <w:t>Respostas especificadas (ver item 34)</w:t>
      </w:r>
    </w:p>
    <w:p w14:paraId="05C4C116" w14:textId="77777777" w:rsidR="00DF5974" w:rsidRDefault="00DF5974" w:rsidP="00DF5974"/>
    <w:p w14:paraId="68302A1A" w14:textId="77777777" w:rsidR="00DF5974" w:rsidRDefault="00DF5974" w:rsidP="00DF5974">
      <w:r>
        <w:t>A116. As respostas especificadas podem tratar de múltiplos riscos de qualidade relacionados com mais de um objetivo de qualidade em componentes diferentes. Por exemplo, políticas ou procedimentos para denúncias e alegações podem tratar de riscos de qualidade, relacionados com objetivos de qualidade em recursos (por exemplo, compromisso do pessoal com a qualidade), requisitos éticos relevantes, governança e liderança. Apenas as respostas especificadas não são suficientes para alcançar os objetivos do sistema de gestão de qualidade.</w:t>
      </w:r>
    </w:p>
    <w:p w14:paraId="1ACC21BB" w14:textId="77777777" w:rsidR="00DF5974" w:rsidRDefault="00DF5974" w:rsidP="00DF5974"/>
    <w:p w14:paraId="2436C732" w14:textId="77777777" w:rsidR="00DF5974" w:rsidRDefault="00DF5974" w:rsidP="00DF5974">
      <w:r>
        <w:t>Requisitos éticos relevantes (ver item 34(a))</w:t>
      </w:r>
    </w:p>
    <w:p w14:paraId="64848ED8" w14:textId="77777777" w:rsidR="00DF5974" w:rsidRDefault="00DF5974" w:rsidP="00DF5974"/>
    <w:p w14:paraId="4C68F1D3" w14:textId="77777777" w:rsidR="00DF5974" w:rsidRDefault="00DF5974" w:rsidP="00DF5974">
      <w:r>
        <w:t>A117. Os requisitos éticos relevantes podem conter disposições relacionadas com a identificação e avaliação de ameaças e com o modo como elas são tratadas. Por exemplo, a NBC PG 100, que complementa a NBC PG 01, fornece as normas profissionais que complementam a estrutura conceitual para essa finalidade e a aplicação da estrutura conceitual requer que a firma use o teste do terceiro razoável e informado.</w:t>
      </w:r>
    </w:p>
    <w:p w14:paraId="71120111" w14:textId="77777777" w:rsidR="00DF5974" w:rsidRDefault="00DF5974" w:rsidP="00DF5974"/>
    <w:p w14:paraId="5ABFEC13" w14:textId="77777777" w:rsidR="00DF5974" w:rsidRDefault="00DF5974" w:rsidP="00DF5974">
      <w:r>
        <w:t>A118. Os requisitos éticos relevantes podem especificar o modo como a firma deve responder a uma violação. Por exemplo, a NBC PG 01 ou as normas profissionais que a complementam estabelecem os requisitos, no caso de uma violação a eles, e incluem requisitos específicos que tratam de violações das normas de independência, que incluem requisitos para comunicação com partes externas.</w:t>
      </w:r>
    </w:p>
    <w:p w14:paraId="0FD07B55" w14:textId="77777777" w:rsidR="00DF5974" w:rsidRDefault="00DF5974" w:rsidP="00DF5974"/>
    <w:p w14:paraId="4C182AF8" w14:textId="77777777" w:rsidR="00DF5974" w:rsidRDefault="00DF5974" w:rsidP="00DF5974">
      <w:r>
        <w:t>A119. Os assuntos relacionados com violações dos requisitos éticos relevantes dos quais a firma pode tratar incluem:</w:t>
      </w:r>
    </w:p>
    <w:p w14:paraId="563543AF" w14:textId="77777777" w:rsidR="00DF5974" w:rsidRDefault="00DF5974" w:rsidP="00DF5974">
      <w:r>
        <w:t xml:space="preserve">• </w:t>
      </w:r>
      <w:r>
        <w:tab/>
        <w:t>a comunicação de violações dos requisitos éticos relevantes para o pessoal apropriado;</w:t>
      </w:r>
    </w:p>
    <w:p w14:paraId="54727760" w14:textId="77777777" w:rsidR="00DF5974" w:rsidRDefault="00DF5974" w:rsidP="00DF5974">
      <w:r>
        <w:t xml:space="preserve">• </w:t>
      </w:r>
      <w:r>
        <w:tab/>
        <w:t>a avaliação da importância de uma violação e seu efeito sobre o cumprimento dos requisitos éticos relevantes;</w:t>
      </w:r>
    </w:p>
    <w:p w14:paraId="465A7FCE" w14:textId="77777777" w:rsidR="00DF5974" w:rsidRDefault="00DF5974" w:rsidP="00DF5974">
      <w:r>
        <w:t xml:space="preserve">• </w:t>
      </w:r>
      <w:r>
        <w:tab/>
        <w:t>as ações a serem tomadas para tratar de maneira satisfatória das consequências de uma violação, incluindo que essas ações sejam tomadas assim que possível;</w:t>
      </w:r>
    </w:p>
    <w:p w14:paraId="18E5EB30" w14:textId="77777777" w:rsidR="00DF5974" w:rsidRDefault="00DF5974" w:rsidP="00DF5974">
      <w:r>
        <w:t xml:space="preserve">• </w:t>
      </w:r>
      <w:r>
        <w:tab/>
        <w:t>a determinação de se comunicar uma violação para partes externas, como os responsáveis pela governança da entidade à qual a violação está relacionada ou à autoridade supervisora externa; e</w:t>
      </w:r>
    </w:p>
    <w:p w14:paraId="477C52C0" w14:textId="77777777" w:rsidR="00DF5974" w:rsidRDefault="00DF5974" w:rsidP="00DF5974">
      <w:r>
        <w:t xml:space="preserve">• </w:t>
      </w:r>
      <w:r>
        <w:tab/>
        <w:t>a determinação das ações apropriadas a serem tomadas em relação aos indivíduos responsáveis pela violação.</w:t>
      </w:r>
    </w:p>
    <w:p w14:paraId="077F6014" w14:textId="77777777" w:rsidR="00DF5974" w:rsidRDefault="00DF5974" w:rsidP="00DF5974"/>
    <w:p w14:paraId="3C9587F4" w14:textId="77777777" w:rsidR="00DF5974" w:rsidRDefault="00DF5974" w:rsidP="00DF5974">
      <w:r>
        <w:t>Denúncias e alegações (ver item 34(c))</w:t>
      </w:r>
    </w:p>
    <w:p w14:paraId="4F8D6751" w14:textId="77777777" w:rsidR="00DF5974" w:rsidRDefault="00DF5974" w:rsidP="00DF5974"/>
    <w:p w14:paraId="7EC179CB" w14:textId="77777777" w:rsidR="00DF5974" w:rsidRDefault="00DF5974" w:rsidP="00DF5974">
      <w:r>
        <w:t>A120. O estabelecimento de políticas ou procedimentos para tratar de denúncias e alegações pode ajudar a firma a impedir que sejam emitidos relatórios inapropriados. Elas também podem ajudar a firma a:</w:t>
      </w:r>
    </w:p>
    <w:p w14:paraId="5F6A6C1C" w14:textId="77777777" w:rsidR="00DF5974" w:rsidRDefault="00DF5974" w:rsidP="00DF5974">
      <w:r>
        <w:t xml:space="preserve">• </w:t>
      </w:r>
      <w:r>
        <w:tab/>
        <w:t>identificar e lidar com indivíduos, incluindo a liderança, cujas ações ou comportamentos não demonstram e nem suportam os compromissos da firma com a qualidade; ou</w:t>
      </w:r>
    </w:p>
    <w:p w14:paraId="10C268AF" w14:textId="77777777" w:rsidR="00DF5974" w:rsidRDefault="00DF5974" w:rsidP="00DF5974">
      <w:r>
        <w:t xml:space="preserve">• </w:t>
      </w:r>
      <w:r>
        <w:tab/>
        <w:t>identificar deficiências no sistema de gestão de qualidade.</w:t>
      </w:r>
    </w:p>
    <w:p w14:paraId="0D36B461" w14:textId="77777777" w:rsidR="00DF5974" w:rsidRDefault="00DF5974" w:rsidP="00DF5974"/>
    <w:p w14:paraId="06B2A690" w14:textId="77777777" w:rsidR="00DF5974" w:rsidRDefault="00DF5974" w:rsidP="00DF5974">
      <w:r>
        <w:t>A121. Denúncias e alegações podem ser feitas pelo pessoal interno ou externo (por exemplo, clientes, auditores de componentes ou indivíduos de dentro da rede da firma).</w:t>
      </w:r>
    </w:p>
    <w:p w14:paraId="0EAC9411" w14:textId="77777777" w:rsidR="00DF5974" w:rsidRDefault="00DF5974" w:rsidP="00DF5974"/>
    <w:p w14:paraId="0DB91B08" w14:textId="77777777" w:rsidR="00DF5974" w:rsidRDefault="00DF5974" w:rsidP="00DF5974">
      <w:r>
        <w:t>Informações que se tornam conhecidas depois da aceitação ou continuidade de relação com cliente ou trabalho específico (ver item 34(d))</w:t>
      </w:r>
    </w:p>
    <w:p w14:paraId="114EC6FE" w14:textId="77777777" w:rsidR="00DF5974" w:rsidRDefault="00DF5974" w:rsidP="00DF5974"/>
    <w:p w14:paraId="1634C3E2" w14:textId="77777777" w:rsidR="00DF5974" w:rsidRDefault="00DF5974" w:rsidP="00DF5974">
      <w:r>
        <w:t>A122. Informações que se tornam conhecidas depois da aceitação ou continuidade de relação com o cliente ou de trabalho específico podem:</w:t>
      </w:r>
    </w:p>
    <w:p w14:paraId="014B8521" w14:textId="77777777" w:rsidR="00DF5974" w:rsidRDefault="00DF5974" w:rsidP="00DF5974">
      <w:r>
        <w:t xml:space="preserve">• </w:t>
      </w:r>
      <w:r>
        <w:tab/>
        <w:t>ter existido no momento da decisão de aceitar ou continuar a relação com o cliente ou trabalho específico e a firma não tinha conhecimento dessas informações; ou</w:t>
      </w:r>
    </w:p>
    <w:p w14:paraId="493EF62A" w14:textId="77777777" w:rsidR="00DF5974" w:rsidRDefault="00DF5974" w:rsidP="00DF5974">
      <w:r>
        <w:t xml:space="preserve">• </w:t>
      </w:r>
      <w:r>
        <w:tab/>
        <w:t>estar relacionadas com novas informações que surgiram depois da decisão de aceitar ou continuar a relação com o cliente ou trabalho específico.</w:t>
      </w:r>
    </w:p>
    <w:p w14:paraId="0F76856D" w14:textId="77777777" w:rsidR="00DF5974" w:rsidRDefault="00DF5974" w:rsidP="00DF5974">
      <w:r>
        <w:t>Exemplos de assuntos tratados pelas políticas ou procedimentos da firma nas circunstâncias em que as informações, que poderiam ter afetado a decisão da firma de aceitar ou continuar a relação com o cliente ou o trabalho específico, se tornam conhecidas depois da aceitação ou continuação da relação com o cliente ou o trabalho específico.</w:t>
      </w:r>
    </w:p>
    <w:p w14:paraId="50E94F35" w14:textId="77777777" w:rsidR="00DF5974" w:rsidRDefault="00DF5974" w:rsidP="00DF5974">
      <w:r>
        <w:t xml:space="preserve">• </w:t>
      </w:r>
      <w:r>
        <w:tab/>
        <w:t>consulta interna ou com assessores jurídicos.</w:t>
      </w:r>
    </w:p>
    <w:p w14:paraId="21908F54" w14:textId="77777777" w:rsidR="00DF5974" w:rsidRDefault="00DF5974" w:rsidP="00DF5974">
      <w:r>
        <w:t xml:space="preserve">• </w:t>
      </w:r>
      <w:r>
        <w:tab/>
        <w:t>consideração sobre a existência de requisito profissional, legal ou regulatório para a firma continuar o trabalho.</w:t>
      </w:r>
    </w:p>
    <w:p w14:paraId="41D752A5" w14:textId="77777777" w:rsidR="00DF5974" w:rsidRDefault="00DF5974" w:rsidP="00DF5974">
      <w:r>
        <w:t xml:space="preserve">• </w:t>
      </w:r>
      <w:r>
        <w:tab/>
        <w:t>discussão com o nível apropriado da administração e com os responsáveis pela governança do cliente, ou com a parte contratante, sobre a ação que a firma poderia tomar com base nos fatos e nas circunstâncias relevantes.</w:t>
      </w:r>
    </w:p>
    <w:p w14:paraId="7C8A6891" w14:textId="77777777" w:rsidR="00DF5974" w:rsidRDefault="00DF5974" w:rsidP="00DF5974">
      <w:r>
        <w:t xml:space="preserve">• </w:t>
      </w:r>
      <w:r>
        <w:tab/>
        <w:t>quando fica determinado que a retirada do trabalho é uma ação apropriada:</w:t>
      </w:r>
    </w:p>
    <w:p w14:paraId="64DA80B4" w14:textId="77777777" w:rsidR="00DF5974" w:rsidRDefault="00DF5974" w:rsidP="00DF5974">
      <w:r>
        <w:t>o</w:t>
      </w:r>
      <w:r>
        <w:tab/>
        <w:t>informar à administração e aos responsáveis pela governança do cliente, ou à parte contratante, a decisão e as razões da retirada;</w:t>
      </w:r>
    </w:p>
    <w:p w14:paraId="2D886750" w14:textId="77777777" w:rsidR="00DF5974" w:rsidRDefault="00DF5974" w:rsidP="00DF5974">
      <w:r>
        <w:t>o</w:t>
      </w:r>
      <w:r>
        <w:tab/>
        <w:t>considerar se há algum requisito profissional, legal ou regulatório para que a firma comunique às autoridades reguladoras sobre sua retirada do trabalho, ou de ambos (do trabalho e da relação com o cliente), juntamente com as razões da retirada.</w:t>
      </w:r>
    </w:p>
    <w:p w14:paraId="64F02D72" w14:textId="77777777" w:rsidR="00DF5974" w:rsidRDefault="00DF5974" w:rsidP="00DF5974"/>
    <w:p w14:paraId="6D0C4FE5" w14:textId="77777777" w:rsidR="00DF5974" w:rsidRDefault="00DF5974" w:rsidP="00DF5974">
      <w:r>
        <w:t>A123. Em algumas circunstâncias, leis ou regulamentos específicos podem impor uma obrigação à firma de aceitar ou continuar o trabalho de cliente ou, no caso do setor público, a firma pode ser nomeada por meio de disposições legais. Exemplos de assuntos tratados pelas políticas ou procedimentos da firma nas circunstâncias em que ela é obrigada a aceitar ou continuar o trabalho, ou não consegue retirar-se do trabalho, e a firma tem conhecimento de informações que a teriam levado a recusar ou descontinuar o trabalho:</w:t>
      </w:r>
    </w:p>
    <w:p w14:paraId="0C61EA19" w14:textId="77777777" w:rsidR="00DF5974" w:rsidRDefault="00DF5974" w:rsidP="00DF5974">
      <w:r>
        <w:t xml:space="preserve">• </w:t>
      </w:r>
      <w:r>
        <w:tab/>
        <w:t>a firma considera o efeito das informações sobre o desempenho do trabalho;</w:t>
      </w:r>
    </w:p>
    <w:p w14:paraId="235E75C2" w14:textId="77777777" w:rsidR="00DF5974" w:rsidRDefault="00DF5974" w:rsidP="00DF5974">
      <w:r>
        <w:t xml:space="preserve">• </w:t>
      </w:r>
      <w:r>
        <w:tab/>
        <w:t>a firma comunica as informações ao sócio do trabalho e solicita que ele aumente o grau de direcionamento e supervisão da equipe e do trabalho (extensão e frequência), bem como da revisão do trabalho;</w:t>
      </w:r>
    </w:p>
    <w:p w14:paraId="79D8618C" w14:textId="77777777" w:rsidR="00DF5974" w:rsidRDefault="00DF5974" w:rsidP="00DF5974">
      <w:r>
        <w:t xml:space="preserve">• </w:t>
      </w:r>
      <w:r>
        <w:tab/>
        <w:t>a firma designa pessoal mais experiente para o trabalho;</w:t>
      </w:r>
    </w:p>
    <w:p w14:paraId="7D234266" w14:textId="77777777" w:rsidR="00DF5974" w:rsidRDefault="00DF5974" w:rsidP="00DF5974">
      <w:r>
        <w:t xml:space="preserve">• </w:t>
      </w:r>
      <w:r>
        <w:tab/>
        <w:t>a firma determina que deve ser realizada uma revisão de qualidade do trabalho.</w:t>
      </w:r>
    </w:p>
    <w:p w14:paraId="4CB73DB6" w14:textId="77777777" w:rsidR="00DF5974" w:rsidRDefault="00DF5974" w:rsidP="00DF5974"/>
    <w:p w14:paraId="2CC7564C" w14:textId="77777777" w:rsidR="00DF5974" w:rsidRDefault="00DF5974" w:rsidP="00DF5974">
      <w:r>
        <w:t xml:space="preserve">Comunicações com partes externas (ver item 34(e)) </w:t>
      </w:r>
    </w:p>
    <w:p w14:paraId="764659A7" w14:textId="77777777" w:rsidR="00DF5974" w:rsidRDefault="00DF5974" w:rsidP="00DF5974"/>
    <w:p w14:paraId="03EA56C7" w14:textId="77777777" w:rsidR="00DF5974" w:rsidRDefault="00DF5974" w:rsidP="00DF5974">
      <w:r>
        <w:t>A124. A capacidade da firma de manter a confiança das partes interessadas na qualidade dos seus trabalhos pode ser aumentada por meio das comunicações relevantes, confiáveis e transparentes pela firma sobre as atividades realizadas para tratar da qualidade e da eficácia dessas atividades.</w:t>
      </w:r>
    </w:p>
    <w:p w14:paraId="500FD48D" w14:textId="77777777" w:rsidR="00DF5974" w:rsidRDefault="00DF5974" w:rsidP="00DF5974"/>
    <w:p w14:paraId="0A5A1146" w14:textId="77777777" w:rsidR="00DF5974" w:rsidRDefault="00DF5974" w:rsidP="00DF5974">
      <w:r>
        <w:t>A125. As partes externas que podem usar informações sobre o sistema de gestão de qualidade da firma e a extensão do interesse delas no sistema de gestão de qualidade podem variar com base na natureza e nas circunstâncias da firma e de seus trabalhos. Exemplos de partes externas que podem usar informações sobre o sistema de gestão de qualidade da firma:</w:t>
      </w:r>
    </w:p>
    <w:p w14:paraId="3C555B0F" w14:textId="77777777" w:rsidR="00DF5974" w:rsidRDefault="00DF5974" w:rsidP="00DF5974">
      <w:r>
        <w:t xml:space="preserve">• </w:t>
      </w:r>
      <w:r>
        <w:tab/>
        <w:t>a administração ou os responsáveis pela governança dos clientes da firma podem usar as informações para determinar se devem nomear a firma para executar o trabalho;</w:t>
      </w:r>
    </w:p>
    <w:p w14:paraId="319323DE" w14:textId="77777777" w:rsidR="00DF5974" w:rsidRDefault="00DF5974" w:rsidP="00DF5974">
      <w:r>
        <w:t xml:space="preserve">• </w:t>
      </w:r>
      <w:r>
        <w:tab/>
        <w:t>as autoridades supervisoras externas podem ter indicado a necessidade de informações para suportar suas responsabilidades de monitoramento da qualidade dos trabalhos em toda a jurisdição e de entendimento do trabalho das firmas;</w:t>
      </w:r>
    </w:p>
    <w:p w14:paraId="74D3D82F" w14:textId="77777777" w:rsidR="00DF5974" w:rsidRDefault="00DF5974" w:rsidP="00DF5974">
      <w:r>
        <w:t xml:space="preserve">• </w:t>
      </w:r>
      <w:r>
        <w:tab/>
        <w:t>outras firmas que usam o trabalho da firma na execução de seus próprios trabalhos (por exemplo, quando auditor de componente recebe uma solicitação do auditor do grupo); e</w:t>
      </w:r>
    </w:p>
    <w:p w14:paraId="7E19696C" w14:textId="77777777" w:rsidR="00DF5974" w:rsidRDefault="00DF5974" w:rsidP="00DF5974">
      <w:r>
        <w:t xml:space="preserve">• </w:t>
      </w:r>
      <w:r>
        <w:tab/>
        <w:t>outros usuários dos relatórios emitidos pela firma, como, por exemplo, investidores que usam os relatórios dos auditores em suas tomadas de decisão podem ter indicado a necessidade das informações.</w:t>
      </w:r>
    </w:p>
    <w:p w14:paraId="2FEE593C" w14:textId="77777777" w:rsidR="00DF5974" w:rsidRDefault="00DF5974" w:rsidP="00DF5974"/>
    <w:p w14:paraId="65E21628" w14:textId="77777777" w:rsidR="00DF5974" w:rsidRDefault="00DF5974" w:rsidP="00DF5974">
      <w:r>
        <w:t>A126. As informações sobre o sistema de gestão de qualidade fornecidas para partes externas, incluindo informações comunicadas aos responsáveis pela governança sobre o modo como o sistema de gestão de qualidade suporta a execução dos trabalhos de qualidade de maneira consistente, podem tratar de assuntos como:</w:t>
      </w:r>
    </w:p>
    <w:p w14:paraId="2D78E1B0" w14:textId="77777777" w:rsidR="00DF5974" w:rsidRDefault="00DF5974" w:rsidP="00DF5974">
      <w:r>
        <w:t xml:space="preserve">• </w:t>
      </w:r>
      <w:r>
        <w:tab/>
        <w:t>a natureza e as circunstâncias da firma, como a estrutura organizacional, o modelo de negócios, a estratégia e o ambiente operacional;</w:t>
      </w:r>
    </w:p>
    <w:p w14:paraId="1176D8A9" w14:textId="77777777" w:rsidR="00DF5974" w:rsidRDefault="00DF5974" w:rsidP="00DF5974">
      <w:r>
        <w:t xml:space="preserve">• </w:t>
      </w:r>
      <w:r>
        <w:tab/>
        <w:t>a governança e a liderança da firma, como sua cultura, o modo como demonstram o compromisso com a qualidade e atribuem os papéis, as responsabilidades e a autoridade com relação ao sistema de gestão de qualidade;</w:t>
      </w:r>
    </w:p>
    <w:p w14:paraId="176275F5" w14:textId="77777777" w:rsidR="00DF5974" w:rsidRDefault="00DF5974" w:rsidP="00DF5974">
      <w:r>
        <w:t xml:space="preserve">• </w:t>
      </w:r>
      <w:r>
        <w:tab/>
        <w:t>o modo como a firma cumpre com suas responsabilidades de acordo com os requisitos éticos relevantes, incluindo aqueles relacionados com independência;</w:t>
      </w:r>
    </w:p>
    <w:p w14:paraId="3753F213" w14:textId="77777777" w:rsidR="00DF5974" w:rsidRDefault="00DF5974" w:rsidP="00DF5974">
      <w:r>
        <w:t xml:space="preserve">• </w:t>
      </w:r>
      <w:r>
        <w:tab/>
        <w:t>fatores que contribuem para trabalhos de qualidade. Por exemplo, essas informações podem ser apresentadas na forma de indicadores de qualidade do trabalho com comentários para explicar esses indicadores;</w:t>
      </w:r>
    </w:p>
    <w:p w14:paraId="2A7A93FA" w14:textId="77777777" w:rsidR="00DF5974" w:rsidRDefault="00DF5974" w:rsidP="00DF5974">
      <w:r>
        <w:t xml:space="preserve">• </w:t>
      </w:r>
      <w:r>
        <w:tab/>
        <w:t>os resultados das atividades de monitoramento da firma e das inspeções externas, bem como o modo como ela corrigiu as deficiências identificadas ou como está respondendo a elas;</w:t>
      </w:r>
    </w:p>
    <w:p w14:paraId="3B8BA5D4" w14:textId="77777777" w:rsidR="00DF5974" w:rsidRDefault="00DF5974" w:rsidP="00DF5974">
      <w:r>
        <w:t xml:space="preserve">• </w:t>
      </w:r>
      <w:r>
        <w:tab/>
        <w:t>a avaliação realizada, de acordo com os itens 53 e 54, para confirmar à firma se o seu sistema de gestão de qualidade fornece a segurança razoável de que os objetivos do sistema estão sendo alcançados, incluindo a base para os julgamentos feitos na avaliação e na conclusão;</w:t>
      </w:r>
    </w:p>
    <w:p w14:paraId="77657ED8" w14:textId="77777777" w:rsidR="00DF5974" w:rsidRDefault="00DF5974" w:rsidP="00DF5974">
      <w:r>
        <w:t xml:space="preserve">• </w:t>
      </w:r>
      <w:r>
        <w:tab/>
        <w:t>o modo como a firma respondeu a novos acontecimentos e mudanças nas circunstâncias dela ou dos seus trabalhos, incluindo como o sistema de gestão de qualidade foi adaptado para responder a essas mudanças; e</w:t>
      </w:r>
    </w:p>
    <w:p w14:paraId="0BC01397" w14:textId="77777777" w:rsidR="00DF5974" w:rsidRDefault="00DF5974" w:rsidP="00DF5974">
      <w:r>
        <w:t xml:space="preserve">• </w:t>
      </w:r>
      <w:r>
        <w:tab/>
        <w:t>o relacionamento entre a firma e a rede, a estrutura geral da rede, uma descrição dos requisitos da rede e dos serviços da rede, as responsabilidades da firma e da rede (incluindo que a firma tem a responsabilidade final pelo sistema de gestão de qualidade), e as informações sobre o alcance geral e os resultados das atividades de monitoramento realizadas pela rede em todas as firmas da rede.</w:t>
      </w:r>
    </w:p>
    <w:p w14:paraId="62BC49B7" w14:textId="77777777" w:rsidR="00DF5974" w:rsidRDefault="00DF5974" w:rsidP="00DF5974"/>
    <w:p w14:paraId="6C64E4B8" w14:textId="77777777" w:rsidR="00DF5974" w:rsidRDefault="00DF5974" w:rsidP="00DF5974">
      <w:r>
        <w:t>Comunicação com os responsáveis pela governança (ver item 34(e)(i))</w:t>
      </w:r>
    </w:p>
    <w:p w14:paraId="75A74E9E" w14:textId="77777777" w:rsidR="00DF5974" w:rsidRDefault="00DF5974" w:rsidP="00DF5974"/>
    <w:p w14:paraId="2E7FF345" w14:textId="77777777" w:rsidR="00DF5974" w:rsidRDefault="00DF5974" w:rsidP="00DF5974">
      <w:r>
        <w:t>A127.</w:t>
      </w:r>
      <w:r>
        <w:tab/>
        <w:t>O modo como a comunicação com os responsáveis pela governança é realizado (ou seja, pela firma ou pela equipe de trabalho) pode depender das políticas ou dos procedimentos da firma e das circunstâncias do trabalho.</w:t>
      </w:r>
    </w:p>
    <w:p w14:paraId="7DA458E2" w14:textId="77777777" w:rsidR="00DF5974" w:rsidRDefault="00DF5974" w:rsidP="00DF5974"/>
    <w:p w14:paraId="24F2C67F" w14:textId="77777777" w:rsidR="00DF5974" w:rsidRDefault="00DF5974" w:rsidP="00DF5974">
      <w:r>
        <w:t>A128. A NBC TA 260 – Comunicação com os Responsáveis pela Governança trata da responsabilidade do auditor em comunicar aos responsáveis pela governança, bem como da determinação, pelo auditor, das pessoas apropriadas da estrutura de governança da entidade com as quais se comunica (itens de 11 a 13) e o processo de comunicação (itens de 18 a 22) na auditoria de demonstrações contábeis. Em algumas circunstâncias, comunicar aos responsáveis pela governança de outras entidades, que não são listadas, pode ser apropriado (ou quando executar outros trabalhos), por exemplo, entidades que podem ter características de interesse público ou de prestação pública de contas, como, por exemplo:</w:t>
      </w:r>
    </w:p>
    <w:p w14:paraId="10B5BB4C" w14:textId="77777777" w:rsidR="00DF5974" w:rsidRDefault="00DF5974" w:rsidP="00DF5974">
      <w:r>
        <w:t xml:space="preserve">• </w:t>
      </w:r>
      <w:r>
        <w:tab/>
        <w:t>entidades que mantêm uma quantidade significativa de ativos na qualidade de agente fiduciário para grande número de partes interessadas, incluindo instituições financeiras, como alguns bancos, companhias de seguro e fundos de pensão;</w:t>
      </w:r>
    </w:p>
    <w:p w14:paraId="26DF1F30" w14:textId="77777777" w:rsidR="00DF5974" w:rsidRDefault="00DF5974" w:rsidP="00DF5974">
      <w:r>
        <w:t xml:space="preserve">• </w:t>
      </w:r>
      <w:r>
        <w:tab/>
        <w:t>entidades com alto perfil público ou cuja administração ou proprietários têm alto perfil público; e</w:t>
      </w:r>
    </w:p>
    <w:p w14:paraId="58BC4057" w14:textId="77777777" w:rsidR="00DF5974" w:rsidRDefault="00DF5974" w:rsidP="00DF5974">
      <w:r>
        <w:t xml:space="preserve">• </w:t>
      </w:r>
      <w:r>
        <w:tab/>
        <w:t>entidades com grande número e ampla gama de partes interessadas.</w:t>
      </w:r>
    </w:p>
    <w:p w14:paraId="48FD2385" w14:textId="77777777" w:rsidR="00DF5974" w:rsidRDefault="00DF5974" w:rsidP="00DF5974"/>
    <w:p w14:paraId="32487DF5" w14:textId="77777777" w:rsidR="00DF5974" w:rsidRDefault="00DF5974" w:rsidP="00DF5974">
      <w:r>
        <w:t>Considerações para o setor público</w:t>
      </w:r>
    </w:p>
    <w:p w14:paraId="2214F546" w14:textId="77777777" w:rsidR="00DF5974" w:rsidRDefault="00DF5974" w:rsidP="00DF5974"/>
    <w:p w14:paraId="19124D08" w14:textId="77777777" w:rsidR="00DF5974" w:rsidRDefault="00DF5974" w:rsidP="00DF5974">
      <w:r>
        <w:t>A129. A firma (ou auditor dos tribunais de contas) pode determinar se é apropriado comunicar aos responsáveis pela governança de entidade do setor público sobre o modo como o seu sistema de gestão de qualidade suporta o desempenho consistente dos trabalhos de qualidade, levando em consideração o porte e a complexidade dessa entidade, a gama de suas partes interessadas, a natureza dos serviços que ela presta, bem como o papel e as responsabilidades dos responsáveis pela governança.</w:t>
      </w:r>
    </w:p>
    <w:p w14:paraId="6E21F422" w14:textId="77777777" w:rsidR="00DF5974" w:rsidRDefault="00DF5974" w:rsidP="00DF5974"/>
    <w:p w14:paraId="279FC074" w14:textId="77777777" w:rsidR="00DF5974" w:rsidRDefault="00DF5974" w:rsidP="00DF5974">
      <w:r>
        <w:t>Determinação de quanto é apropriado comunicar às partes externas (ver item 34(e)(ii))</w:t>
      </w:r>
    </w:p>
    <w:p w14:paraId="36A6DE9C" w14:textId="77777777" w:rsidR="00DF5974" w:rsidRDefault="00DF5974" w:rsidP="00DF5974"/>
    <w:p w14:paraId="3AB6D08D" w14:textId="77777777" w:rsidR="00DF5974" w:rsidRDefault="00DF5974" w:rsidP="00DF5974">
      <w:r>
        <w:t>A130. A determinação pela firma de quando é apropriado comunicar às partes externas sobre o sistema de gestão de qualidade da firma é assunto de julgamento profissional e pode ser influenciada por assuntos, como:</w:t>
      </w:r>
    </w:p>
    <w:p w14:paraId="126B8ED0" w14:textId="77777777" w:rsidR="00DF5974" w:rsidRDefault="00DF5974" w:rsidP="00DF5974">
      <w:r>
        <w:t xml:space="preserve">• </w:t>
      </w:r>
      <w:r>
        <w:tab/>
        <w:t xml:space="preserve">os tipos de trabalho executados pela firma e os tipos de entidade para os quais os trabalhos são executados; </w:t>
      </w:r>
    </w:p>
    <w:p w14:paraId="43527005" w14:textId="77777777" w:rsidR="00DF5974" w:rsidRDefault="00DF5974" w:rsidP="00DF5974">
      <w:r>
        <w:t xml:space="preserve">• </w:t>
      </w:r>
      <w:r>
        <w:tab/>
        <w:t>a natureza e as circunstâncias da firma;</w:t>
      </w:r>
    </w:p>
    <w:p w14:paraId="4CA03AF8" w14:textId="77777777" w:rsidR="00DF5974" w:rsidRDefault="00DF5974" w:rsidP="00DF5974">
      <w:r>
        <w:t xml:space="preserve">• </w:t>
      </w:r>
      <w:r>
        <w:tab/>
        <w:t>a natureza do ambiente operacional da firma, como a prática comercial habitual na jurisdição da firma e as características dos mercados financeiros nos quais a firma atua;</w:t>
      </w:r>
    </w:p>
    <w:p w14:paraId="3A031D0D" w14:textId="77777777" w:rsidR="00DF5974" w:rsidRDefault="00DF5974" w:rsidP="00DF5974">
      <w:r>
        <w:t xml:space="preserve">• </w:t>
      </w:r>
      <w:r>
        <w:tab/>
        <w:t>a extensão na qual a firma já se comunicou com as partes externas, de acordo com leis ou regulamentos (ou seja, se uma comunicação adicional é necessária e, caso afirmativo, os assuntos a serem comunicados);</w:t>
      </w:r>
    </w:p>
    <w:p w14:paraId="247E5736" w14:textId="77777777" w:rsidR="00DF5974" w:rsidRDefault="00DF5974" w:rsidP="00DF5974">
      <w:r>
        <w:t xml:space="preserve">• </w:t>
      </w:r>
      <w:r>
        <w:tab/>
        <w:t>as expectativas das partes interessadas na jurisdição da firma, incluindo o entendimento e o interesse que as partes externas manifestaram sobre os trabalhos executados pela firma e os processos da firma na execução dos trabalhos;</w:t>
      </w:r>
    </w:p>
    <w:p w14:paraId="1DE48424" w14:textId="77777777" w:rsidR="00DF5974" w:rsidRDefault="00DF5974" w:rsidP="00DF5974">
      <w:r>
        <w:t xml:space="preserve">• </w:t>
      </w:r>
      <w:r>
        <w:tab/>
        <w:t>tendências jurisdicionais;</w:t>
      </w:r>
    </w:p>
    <w:p w14:paraId="62AE2487" w14:textId="77777777" w:rsidR="00DF5974" w:rsidRDefault="00DF5974" w:rsidP="00DF5974">
      <w:r>
        <w:t xml:space="preserve">• </w:t>
      </w:r>
      <w:r>
        <w:tab/>
        <w:t>as informações que já estão disponíveis para as partes externas;</w:t>
      </w:r>
    </w:p>
    <w:p w14:paraId="4DBC4BDF" w14:textId="77777777" w:rsidR="00DF5974" w:rsidRDefault="00DF5974" w:rsidP="00DF5974">
      <w:r>
        <w:t xml:space="preserve">• </w:t>
      </w:r>
      <w:r>
        <w:tab/>
        <w:t>o modo como as partes externas podem usar as informações e seu entendimento de assuntos relacionados com o sistema de gestão de qualidade da firma e das auditorias ou revisões das demonstrações contábeis ou de outros trabalhos de asseguração e serviços relacionados; e</w:t>
      </w:r>
    </w:p>
    <w:p w14:paraId="4BB79B61" w14:textId="77777777" w:rsidR="00DF5974" w:rsidRDefault="00DF5974" w:rsidP="00DF5974">
      <w:r>
        <w:t xml:space="preserve">• </w:t>
      </w:r>
      <w:r>
        <w:tab/>
        <w:t>os benefícios de interesse público da comunicação externa e se seria, de maneira razoável, esperado que eles compensassem os custos (monetários ou outros) dessa comunicação.</w:t>
      </w:r>
    </w:p>
    <w:p w14:paraId="5DD0AB42" w14:textId="77777777" w:rsidR="00DF5974" w:rsidRDefault="00DF5974" w:rsidP="00DF5974">
      <w:r>
        <w:t>Os assuntos acima também podem afetar as informações fornecidas pela firma nas suas comunicações, a natureza, a época, a extensão e a forma apropriada das comunicações.</w:t>
      </w:r>
    </w:p>
    <w:p w14:paraId="2946E6B5" w14:textId="77777777" w:rsidR="00DF5974" w:rsidRDefault="00DF5974" w:rsidP="00DF5974"/>
    <w:p w14:paraId="200D7E87" w14:textId="77777777" w:rsidR="00DF5974" w:rsidRDefault="00DF5974" w:rsidP="00DF5974">
      <w:r>
        <w:t>Natureza, época, extensão e forma apropriada da comunicação com as partes externas (ver item 34(e)(iii))</w:t>
      </w:r>
    </w:p>
    <w:p w14:paraId="40BBD38A" w14:textId="77777777" w:rsidR="00DF5974" w:rsidRDefault="00DF5974" w:rsidP="00DF5974"/>
    <w:p w14:paraId="00AF2E74" w14:textId="77777777" w:rsidR="00DF5974" w:rsidRDefault="00DF5974" w:rsidP="00DF5974">
      <w:r>
        <w:t>A131. A firma pode considerar os seguintes atributos ao preparar as informações que são comunicadas às partes externas:</w:t>
      </w:r>
    </w:p>
    <w:p w14:paraId="5B95B908" w14:textId="77777777" w:rsidR="00DF5974" w:rsidRDefault="00DF5974" w:rsidP="00DF5974">
      <w:r>
        <w:t xml:space="preserve">• </w:t>
      </w:r>
      <w:r>
        <w:tab/>
        <w:t>as informações devem ser específicas às circunstâncias da firma. Relacionar os assuntos nas comunicações diretamente com as suas circunstâncias específicas pode ajudar a minimizar o potencial de que essas informações se tornem excessivamente padronizadas e menos úteis com o tempo;</w:t>
      </w:r>
    </w:p>
    <w:p w14:paraId="19E85E26" w14:textId="77777777" w:rsidR="00DF5974" w:rsidRDefault="00DF5974" w:rsidP="00DF5974">
      <w:r>
        <w:t xml:space="preserve">• </w:t>
      </w:r>
      <w:r>
        <w:tab/>
        <w:t>as informações devem ser apresentadas de forma clara, compreensível e não enganosa. Elas não devem influenciar de maneira inapropriada os usuários das informações (por exemplo, as informações devem ser apresentadas de forma que é apropriadamente equilibrada em relação aos aspectos positivos e negativos do assunto que está sendo comunicado);</w:t>
      </w:r>
    </w:p>
    <w:p w14:paraId="02708883" w14:textId="77777777" w:rsidR="00DF5974" w:rsidRDefault="00DF5974" w:rsidP="00DF5974">
      <w:r>
        <w:t xml:space="preserve">• </w:t>
      </w:r>
      <w:r>
        <w:tab/>
        <w:t>as informações devem ser precisas e completas em todos os aspectos relevantes e não devem conter informações que sejam enganosas; e</w:t>
      </w:r>
    </w:p>
    <w:p w14:paraId="3231BF9D" w14:textId="77777777" w:rsidR="00DF5974" w:rsidRDefault="00DF5974" w:rsidP="00DF5974">
      <w:r>
        <w:t xml:space="preserve">• </w:t>
      </w:r>
      <w:r>
        <w:tab/>
        <w:t>as informações devem considerar as necessidades dos usuários aos quais elas se destinam. Ao considerar essas necessidades, bem como o fato de eles terem acesso a informações relevantes por meio de outras fontes (por exemplo, site da firma), a firma pode tratar de assuntos como o nível de detalhe que os usuários considerariam significativo.</w:t>
      </w:r>
    </w:p>
    <w:p w14:paraId="3990C274" w14:textId="77777777" w:rsidR="00DF5974" w:rsidRDefault="00DF5974" w:rsidP="00DF5974"/>
    <w:p w14:paraId="0180B383" w14:textId="77777777" w:rsidR="00DF5974" w:rsidRDefault="00DF5974" w:rsidP="00DF5974">
      <w:r>
        <w:t>A132. A firma deve usar o julgamento profissional para determinar, nas circunstâncias, a forma apropriada de comunicações com partes externas, incluindo comunicações (verbais ou escritas) com os responsáveis pela governança ao conduzir a auditoria de demonstrações contábeis de entidades listadas.  Portanto, a forma de comunicação pode variar. Exemplos de formas de comunicação com as partes externas:</w:t>
      </w:r>
    </w:p>
    <w:p w14:paraId="41735420" w14:textId="77777777" w:rsidR="00DF5974" w:rsidRDefault="00DF5974" w:rsidP="00DF5974">
      <w:r>
        <w:t xml:space="preserve">• </w:t>
      </w:r>
      <w:r>
        <w:tab/>
        <w:t>publicação como relatório de transparência ou relatório de qualidade da auditoria;</w:t>
      </w:r>
    </w:p>
    <w:p w14:paraId="006F1790" w14:textId="77777777" w:rsidR="00DF5974" w:rsidRDefault="00DF5974" w:rsidP="00DF5974">
      <w:r>
        <w:t xml:space="preserve">• </w:t>
      </w:r>
      <w:r>
        <w:tab/>
        <w:t>comunicação por escrito direcionada a partes interessadas específicas (por exemplo, informações sobre os resultados do processo de monitoramento e correção da firma);</w:t>
      </w:r>
    </w:p>
    <w:p w14:paraId="40E79647" w14:textId="77777777" w:rsidR="00DF5974" w:rsidRDefault="00DF5974" w:rsidP="00DF5974">
      <w:r>
        <w:t xml:space="preserve">• </w:t>
      </w:r>
      <w:r>
        <w:tab/>
        <w:t>conversas e interações diretas com a parte externa (por exemplo, discussões entre a equipe de trabalho e os responsáveis pela governança);</w:t>
      </w:r>
    </w:p>
    <w:p w14:paraId="0F7CE6A8" w14:textId="77777777" w:rsidR="00DF5974" w:rsidRDefault="00DF5974" w:rsidP="00DF5974">
      <w:r>
        <w:t xml:space="preserve">• </w:t>
      </w:r>
      <w:r>
        <w:tab/>
        <w:t>página na internet;</w:t>
      </w:r>
    </w:p>
    <w:p w14:paraId="45A97733" w14:textId="77777777" w:rsidR="00DF5974" w:rsidRDefault="00DF5974" w:rsidP="00DF5974">
      <w:r>
        <w:t xml:space="preserve">• </w:t>
      </w:r>
      <w:r>
        <w:tab/>
        <w:t>outras formas de mídia digital como, por exemplo, mídia social, entrevistas ou apresentações por meio de webcast ou vídeo.</w:t>
      </w:r>
    </w:p>
    <w:p w14:paraId="114EB3E6" w14:textId="77777777" w:rsidR="00DF5974" w:rsidRDefault="00DF5974" w:rsidP="00DF5974"/>
    <w:p w14:paraId="13584644" w14:textId="77777777" w:rsidR="00DF5974" w:rsidRDefault="00DF5974" w:rsidP="00DF5974">
      <w:r>
        <w:t>Trabalhos sujeitos à revisão de qualidade</w:t>
      </w:r>
    </w:p>
    <w:p w14:paraId="3C8C4BA9" w14:textId="77777777" w:rsidR="00DF5974" w:rsidRDefault="00DF5974" w:rsidP="00DF5974"/>
    <w:p w14:paraId="6D3F6BA2" w14:textId="77777777" w:rsidR="00DF5974" w:rsidRDefault="00DF5974" w:rsidP="00DF5974">
      <w:r>
        <w:t>Revisão de qualidade do trabalho requerida por lei ou regulamento (ver item 34(f)(ii))</w:t>
      </w:r>
    </w:p>
    <w:p w14:paraId="35110C81" w14:textId="77777777" w:rsidR="00DF5974" w:rsidRDefault="00DF5974" w:rsidP="00DF5974"/>
    <w:p w14:paraId="6A198501" w14:textId="77777777" w:rsidR="00DF5974" w:rsidRDefault="00DF5974" w:rsidP="00DF5974">
      <w:r>
        <w:t xml:space="preserve">A133. Leis ou regulamentos podem requerer que seja realizada uma revisão da qualidade do trabalho, como, por exemplo, para trabalhos de auditoria para entidades que: </w:t>
      </w:r>
    </w:p>
    <w:p w14:paraId="701076E3" w14:textId="77777777" w:rsidR="00DF5974" w:rsidRDefault="00DF5974" w:rsidP="00DF5974">
      <w:r>
        <w:t xml:space="preserve">• </w:t>
      </w:r>
      <w:r>
        <w:tab/>
        <w:t>são entidades de interesse público, conforme definido em jurisdição específica;</w:t>
      </w:r>
    </w:p>
    <w:p w14:paraId="42ADE883" w14:textId="77777777" w:rsidR="00DF5974" w:rsidRDefault="00DF5974" w:rsidP="00DF5974">
      <w:r>
        <w:t xml:space="preserve">• </w:t>
      </w:r>
      <w:r>
        <w:tab/>
        <w:t>atuam no setor público, são receptoras de recursos do governo ou entidades que prestam contas publicamente;</w:t>
      </w:r>
    </w:p>
    <w:p w14:paraId="24BDC1C8" w14:textId="77777777" w:rsidR="00DF5974" w:rsidRDefault="00DF5974" w:rsidP="00DF5974">
      <w:r>
        <w:t xml:space="preserve">• </w:t>
      </w:r>
      <w:r>
        <w:tab/>
        <w:t>atuam em determinados setores (por exemplo, instituições financeiras (como bancos), companhias de seguros e fundos de pensão);</w:t>
      </w:r>
    </w:p>
    <w:p w14:paraId="1EBFE77B" w14:textId="77777777" w:rsidR="00DF5974" w:rsidRDefault="00DF5974" w:rsidP="00DF5974">
      <w:r>
        <w:t xml:space="preserve">• </w:t>
      </w:r>
      <w:r>
        <w:tab/>
        <w:t>atendem a limite especificado de ativos; ou</w:t>
      </w:r>
    </w:p>
    <w:p w14:paraId="43201AA6" w14:textId="77777777" w:rsidR="00DF5974" w:rsidRDefault="00DF5974" w:rsidP="00DF5974">
      <w:r>
        <w:t xml:space="preserve">• </w:t>
      </w:r>
      <w:r>
        <w:tab/>
        <w:t>estão sob a administração de processo legal ou judicial (por exemplo, liquidação).</w:t>
      </w:r>
    </w:p>
    <w:p w14:paraId="41AB184A" w14:textId="77777777" w:rsidR="00DF5974" w:rsidRDefault="00DF5974" w:rsidP="00DF5974"/>
    <w:p w14:paraId="5BCF9B62" w14:textId="77777777" w:rsidR="00DF5974" w:rsidRDefault="00DF5974" w:rsidP="00DF5974">
      <w:r>
        <w:t>Revisão da qualidade do trabalho como resposta ao tratamento de um ou mais riscos de qualidade (ver item 34(f)(iii))</w:t>
      </w:r>
    </w:p>
    <w:p w14:paraId="4688E9E6" w14:textId="77777777" w:rsidR="00DF5974" w:rsidRDefault="00DF5974" w:rsidP="00DF5974"/>
    <w:p w14:paraId="0D81FA98" w14:textId="77777777" w:rsidR="00DF5974" w:rsidRDefault="00DF5974" w:rsidP="00DF5974">
      <w:r>
        <w:t>A134. O entendimento, pela firma, das condições, eventos, circunstâncias, ações ou omissões que podem afetar de forma adversa o alcance dos objetivos de qualidade, conforme requerido pelo item 25(a)(ii), refere-se à natureza e às circunstâncias dos trabalhos executados por ela. Ao planejar e implementar respostas para tratar de um ou mais riscos de qualidade, a firma pode determinar que a revisão da qualidade do trabalho é uma resposta apropriada, com base nas razões para as avaliações dadas aos riscos de qualidade.</w:t>
      </w:r>
    </w:p>
    <w:p w14:paraId="4E774B1F" w14:textId="77777777" w:rsidR="00DF5974" w:rsidRDefault="00DF5974" w:rsidP="00DF5974">
      <w:r>
        <w:t>Exemplos de condições, eventos, circunstâncias, ações ou omissões que geram um ou mais riscos de qualidade para os quais uma revisão do trabalho de qualidade pode ser uma resposta apropriada.</w:t>
      </w:r>
    </w:p>
    <w:p w14:paraId="5189BD0D" w14:textId="77777777" w:rsidR="00DF5974" w:rsidRDefault="00DF5974" w:rsidP="00DF5974">
      <w:r>
        <w:t>Aqueles relacionados com os tipos de trabalho executados pela firma e com os relatórios a serem emitidos:</w:t>
      </w:r>
    </w:p>
    <w:p w14:paraId="2C267EEE" w14:textId="77777777" w:rsidR="00DF5974" w:rsidRDefault="00DF5974" w:rsidP="00DF5974">
      <w:r>
        <w:t xml:space="preserve">• </w:t>
      </w:r>
      <w:r>
        <w:tab/>
        <w:t>trabalhos que envolvem alto nível de complexidade ou julgamento, como, por exemplo:</w:t>
      </w:r>
    </w:p>
    <w:p w14:paraId="5BE036D1" w14:textId="77777777" w:rsidR="00DF5974" w:rsidRDefault="00DF5974" w:rsidP="00DF5974">
      <w:r>
        <w:t>o</w:t>
      </w:r>
      <w:r>
        <w:tab/>
        <w:t xml:space="preserve">auditorias das demonstrações contábeis para entidades que atuam em setor que tem, normalmente, estimativas contábeis com alto grau de incerteza de estimativa (por exemplo, algumas instituições financeiras de grande porte ou empresas de mineração), ou para entidades para as quais há incertezas relacionadas com eventos ou condições que podem levantar dúvida significativa quanto a sua capacidade de manter a continuidade operacional; </w:t>
      </w:r>
    </w:p>
    <w:p w14:paraId="43A3DF45" w14:textId="77777777" w:rsidR="00DF5974" w:rsidRDefault="00DF5974" w:rsidP="00DF5974">
      <w:r>
        <w:t>o</w:t>
      </w:r>
      <w:r>
        <w:tab/>
        <w:t>trabalhos de asseguração que requerem habilidades e conhecimento especializados para mensurar e avaliar o objeto subjacente em relação aos critérios aplicáveis (por exemplo, demonstração de gases do efeito estufa na qual há incertezas significativas associadas com as quantidades nela apresentadas);</w:t>
      </w:r>
    </w:p>
    <w:p w14:paraId="00B930C3" w14:textId="77777777" w:rsidR="00DF5974" w:rsidRDefault="00DF5974" w:rsidP="00DF5974">
      <w:r>
        <w:t xml:space="preserve">• </w:t>
      </w:r>
      <w:r>
        <w:tab/>
        <w:t>trabalhos nos quais foram encontrados problemas, como, por exemplo, trabalhos de auditoria com constatações recorrentes de inspeção interna ou externa, deficiências significativas não corrigidas nos controles internos ou reapresentação relevante de informações comparativas nas demonstrações contábeis;</w:t>
      </w:r>
    </w:p>
    <w:p w14:paraId="5B906262" w14:textId="77777777" w:rsidR="00DF5974" w:rsidRDefault="00DF5974" w:rsidP="00DF5974">
      <w:r>
        <w:t xml:space="preserve">• </w:t>
      </w:r>
      <w:r>
        <w:tab/>
        <w:t>trabalhos para os quais circunstâncias incomuns foram identificadas durante o processo de aceitação e continuidade da firma (por exemplo, novo cliente que teve uma divergência com seu auditor ou profissional de asseguração anterior); e</w:t>
      </w:r>
    </w:p>
    <w:p w14:paraId="4D1B369F" w14:textId="77777777" w:rsidR="00DF5974" w:rsidRDefault="00DF5974" w:rsidP="00DF5974">
      <w:r>
        <w:t xml:space="preserve">• </w:t>
      </w:r>
      <w:r>
        <w:tab/>
        <w:t>trabalhos que envolvem a apresentação de relatórios sobre informações financeiras ou não financeiras que devem ser incluídas em arquivamento regulatório e que podem envolver um grau mais alto de julgamento, como, por exemplo, demonstrações contábeis pró-forma a serem incluídas em prospecto.</w:t>
      </w:r>
    </w:p>
    <w:p w14:paraId="280B6215" w14:textId="77777777" w:rsidR="00DF5974" w:rsidRDefault="00DF5974" w:rsidP="00DF5974">
      <w:r>
        <w:t>Aqueles relacionados com os tipos de entidade para as quais os trabalhos são executados:</w:t>
      </w:r>
    </w:p>
    <w:p w14:paraId="57BE7DD1" w14:textId="77777777" w:rsidR="00DF5974" w:rsidRDefault="00DF5974" w:rsidP="00DF5974">
      <w:r>
        <w:t xml:space="preserve">• </w:t>
      </w:r>
      <w:r>
        <w:tab/>
        <w:t>entidades em setores emergentes ou para as quais a firma não tem experiência prévia;</w:t>
      </w:r>
    </w:p>
    <w:p w14:paraId="41EDB1FD" w14:textId="77777777" w:rsidR="00DF5974" w:rsidRDefault="00DF5974" w:rsidP="00DF5974">
      <w:r>
        <w:t xml:space="preserve">• </w:t>
      </w:r>
      <w:r>
        <w:tab/>
        <w:t>entidades para as quais foram manifestadas preocupações em notificações de órgãos reguladores prudenciais ou de títulos e valores mobiliários;</w:t>
      </w:r>
    </w:p>
    <w:p w14:paraId="56D20270" w14:textId="77777777" w:rsidR="00DF5974" w:rsidRDefault="00DF5974" w:rsidP="00DF5974">
      <w:r>
        <w:t>•</w:t>
      </w:r>
      <w:r>
        <w:tab/>
        <w:t xml:space="preserve"> outras entidades que não são listadas, mas que podem ter características de interesse público ou de prestação pública de contas. Por exemplo:</w:t>
      </w:r>
    </w:p>
    <w:p w14:paraId="51B4601F" w14:textId="77777777" w:rsidR="00DF5974" w:rsidRDefault="00DF5974" w:rsidP="00DF5974">
      <w:r>
        <w:t>o</w:t>
      </w:r>
      <w:r>
        <w:tab/>
        <w:t xml:space="preserve">entidades que mantêm uma quantidade significativa de ativos na qualidade de agente fiduciário para grande número de partes interessadas, incluindo instituições financeiras, como alguns bancos; companhias de seguro e fundos de pensão para os quais a revisão de qualidade do trabalho não é de outra forma requerida por lei ou regulamento;  </w:t>
      </w:r>
    </w:p>
    <w:p w14:paraId="0FD87283" w14:textId="77777777" w:rsidR="00DF5974" w:rsidRDefault="00DF5974" w:rsidP="00DF5974">
      <w:r>
        <w:t>o</w:t>
      </w:r>
      <w:r>
        <w:tab/>
        <w:t>entidades com alto perfil público ou cuja administração ou proprietários têm alto perfil público; e</w:t>
      </w:r>
    </w:p>
    <w:p w14:paraId="7DADB89E" w14:textId="77777777" w:rsidR="00DF5974" w:rsidRDefault="00DF5974" w:rsidP="00DF5974">
      <w:r>
        <w:t>o</w:t>
      </w:r>
      <w:r>
        <w:tab/>
        <w:t>entidades com grande número e ampla gama de partes interessadas.</w:t>
      </w:r>
    </w:p>
    <w:p w14:paraId="0C908BF9" w14:textId="77777777" w:rsidR="00DF5974" w:rsidRDefault="00DF5974" w:rsidP="00DF5974"/>
    <w:p w14:paraId="20568BA0" w14:textId="77777777" w:rsidR="00DF5974" w:rsidRDefault="00DF5974" w:rsidP="00DF5974">
      <w:r>
        <w:t>A135. As respostas da firma para tratar dos riscos de qualidade podem incluir outras formas de revisões do trabalho que não são revisão de qualidade do trabalho. Por exemplo, para as auditorias das demonstrações contábeis, as respostas da firma podem incluir revisões dos procedimentos da equipe de trabalho relacionadas com os riscos significativos, ou revisões de certos julgamentos significativos, pelo pessoal que tem experiência técnica especializada. Em alguns casos, esses outros tipos de revisão do trabalho podem ser executados como complemento da revisão de qualidade do trabalho.</w:t>
      </w:r>
    </w:p>
    <w:p w14:paraId="33374D7F" w14:textId="77777777" w:rsidR="00DF5974" w:rsidRDefault="00DF5974" w:rsidP="00DF5974"/>
    <w:p w14:paraId="6BA4C8D7" w14:textId="77777777" w:rsidR="00DF5974" w:rsidRDefault="00DF5974" w:rsidP="00DF5974">
      <w:r>
        <w:t>A136. Em alguns casos, a firma pode determinar que não há auditorias ou outros trabalhos para os quais revisão de qualidade do trabalho ou outra forma de revisão do trabalho é uma resposta apropriada para tratar dos riscos de qualidade.</w:t>
      </w:r>
    </w:p>
    <w:p w14:paraId="2BB9D9CA" w14:textId="77777777" w:rsidR="00DF5974" w:rsidRDefault="00DF5974" w:rsidP="00DF5974"/>
    <w:p w14:paraId="13E4F3A0" w14:textId="77777777" w:rsidR="00DF5974" w:rsidRDefault="00DF5974" w:rsidP="00DF5974">
      <w:r>
        <w:t>Considerações para o setor público</w:t>
      </w:r>
    </w:p>
    <w:p w14:paraId="5163016A" w14:textId="77777777" w:rsidR="00DF5974" w:rsidRDefault="00DF5974" w:rsidP="00DF5974"/>
    <w:p w14:paraId="5E3A1380" w14:textId="77777777" w:rsidR="00DF5974" w:rsidRDefault="00DF5974" w:rsidP="00DF5974">
      <w:r>
        <w:t>A137. A natureza e as circunstâncias das entidades do setor público (por exemplo, devido ao seu porte, complexidade e gama de partes interessadas ou natureza dos serviços que elas prestam) podem gerar riscos de qualidade. Nessas circunstâncias, a firma pode determinar que revisão de qualidade do trabalho é uma resposta apropriada para tratar desses riscos de qualidade. Leis ou regulamentos podem estabelecer requisitos adicionais para a apresentação de relatório para os auditores das entidades do setor público (por exemplo, relatório separado para os legisladores nos casos de não conformidade com lei ou regulamento ou outro órgão diretivo ou a comunicação desses casos no relatório do auditor sobre as demonstrações contábeis). Nesses casos, a firma também pode considerar a complexidade da apresentação desses relatórios e sua importância para os usuários para determinar se revisão de qualidade do trabalho é uma resposta apropriada.</w:t>
      </w:r>
    </w:p>
    <w:p w14:paraId="750B0717" w14:textId="77777777" w:rsidR="00DF5974" w:rsidRDefault="00DF5974" w:rsidP="00DF5974"/>
    <w:p w14:paraId="431BE548" w14:textId="77777777" w:rsidR="00DF5974" w:rsidRDefault="00DF5974" w:rsidP="00DF5974">
      <w:r>
        <w:t>Processo de monitoramento e remediação (ver itens de 35 a 47)</w:t>
      </w:r>
    </w:p>
    <w:p w14:paraId="2037D29A" w14:textId="77777777" w:rsidR="00DF5974" w:rsidRDefault="00DF5974" w:rsidP="00DF5974"/>
    <w:p w14:paraId="18971073" w14:textId="77777777" w:rsidR="00DF5974" w:rsidRDefault="00DF5974" w:rsidP="00DF5974">
      <w:r>
        <w:t>A138. Além de permitir a avaliação do sistema de gestão de qualidade, o processo de monitoramento e correção proporciona a melhoria pró-ativa e contínua da qualidade do trabalho e do sistema de gestão de qualidade.  Por exemplo:</w:t>
      </w:r>
    </w:p>
    <w:p w14:paraId="765ECF96" w14:textId="77777777" w:rsidR="00DF5974" w:rsidRDefault="00DF5974" w:rsidP="00DF5974">
      <w:r>
        <w:t xml:space="preserve">• </w:t>
      </w:r>
      <w:r>
        <w:tab/>
        <w:t>considerando as limitações inerentes ao sistema de gestão de qualidade, a identificação das deficiências pela firma não é incomum e é um aspecto importante do sistema de gestão de qualidade, uma vez que essa identificação imediata das deficiências permite que a firma as corrija de maneira tempestiva e eficaz, assim como contribui para uma cultura de melhoria contínua; e</w:t>
      </w:r>
    </w:p>
    <w:p w14:paraId="2E4E9618" w14:textId="77777777" w:rsidR="00DF5974" w:rsidRDefault="00DF5974" w:rsidP="00DF5974">
      <w:r>
        <w:t xml:space="preserve">• </w:t>
      </w:r>
      <w:r>
        <w:tab/>
        <w:t xml:space="preserve">as atividades de monitoramento podem fornecer informações que permitem que a firma impeça uma deficiência, por meio da resposta a uma constatação que poderia, com o tempo, levar a uma deficiência. </w:t>
      </w:r>
    </w:p>
    <w:p w14:paraId="17E0E014" w14:textId="77777777" w:rsidR="00DF5974" w:rsidRDefault="00DF5974" w:rsidP="00DF5974"/>
    <w:p w14:paraId="29010C13" w14:textId="77777777" w:rsidR="00DF5974" w:rsidRDefault="00DF5974" w:rsidP="00DF5974">
      <w:r>
        <w:t xml:space="preserve">Planejamento e realização das atividades de monitoramento (ver itens 37 e 38) </w:t>
      </w:r>
    </w:p>
    <w:p w14:paraId="28390035" w14:textId="77777777" w:rsidR="00DF5974" w:rsidRDefault="00DF5974" w:rsidP="00DF5974"/>
    <w:p w14:paraId="2DC9B9C9" w14:textId="77777777" w:rsidR="00DF5974" w:rsidRDefault="00DF5974" w:rsidP="00DF5974">
      <w:r>
        <w:t>A139. As atividades de monitoramento da firma podem compreender uma combinação de atividades contínuas e periódicas de monitoramento. As atividades contínuas de monitoramento são geralmente atividades rotineiras estabelecidas nos processos da firma e realizadas em tempo real, reagindo a mudanças de condições.  As atividades periódicas de monitoramento são realizadas pela firma em determinados intervalos. Na maioria dos casos, as atividades contínuas de monitoramento fornecem informações sobre o sistema de gestão de qualidade de maneira mais tempestiva.</w:t>
      </w:r>
    </w:p>
    <w:p w14:paraId="2EE92744" w14:textId="77777777" w:rsidR="00DF5974" w:rsidRDefault="00DF5974" w:rsidP="00DF5974"/>
    <w:p w14:paraId="41942DFA" w14:textId="77777777" w:rsidR="00DF5974" w:rsidRDefault="00DF5974" w:rsidP="00DF5974">
      <w:r>
        <w:t>A140. As atividades de monitoramento podem incluir a inspeção de trabalhos em andamento. As inspeções dos trabalhos são planejadas para assegurar que um aspecto do sistema de gestão de qualidade é planejado, implementado e operado da maneira pretendida. Em algumas circunstâncias, o sistema de gestão de qualidade pode incluir respostas que são planejadas para revisar os trabalhos, enquanto eles estão em processo de execução, assemelhando-se à inspeção de trabalhos em andamento (por exemplo, revisões que são planejadas para detectar falhas ou deficiências no sistema de gestão de qualidade que possam impedir a ocorrência de risco de qualidade).  A finalidade da atividade orientará seu planejamento e implementação e onde ela se encaixa no sistema de gestão de qualidade (ou seja, se é inspeção de trabalho em andamento que é atividade de monitoramento ou revisão de trabalho que é uma resposta para tratar um risco de qualidade).</w:t>
      </w:r>
    </w:p>
    <w:p w14:paraId="6CB4943A" w14:textId="77777777" w:rsidR="00DF5974" w:rsidRDefault="00DF5974" w:rsidP="00DF5974"/>
    <w:p w14:paraId="66A76F0D" w14:textId="77777777" w:rsidR="00DF5974" w:rsidRDefault="00DF5974" w:rsidP="00DF5974">
      <w:r>
        <w:t>A141. A natureza, a época e a extensão das atividades de monitoramento também podem ser afetadas por outros assuntos, como:</w:t>
      </w:r>
    </w:p>
    <w:p w14:paraId="405C3AD6" w14:textId="77777777" w:rsidR="00DF5974" w:rsidRDefault="00DF5974" w:rsidP="00DF5974">
      <w:r>
        <w:t xml:space="preserve">• </w:t>
      </w:r>
      <w:r>
        <w:tab/>
        <w:t>o porte, a estrutura e a organização da firma;</w:t>
      </w:r>
    </w:p>
    <w:p w14:paraId="2D49F9E9" w14:textId="77777777" w:rsidR="00DF5974" w:rsidRDefault="00DF5974" w:rsidP="00DF5974">
      <w:r>
        <w:t xml:space="preserve">• </w:t>
      </w:r>
      <w:r>
        <w:tab/>
        <w:t>o envolvimento da rede da firma nas atividades de monitoramento; e</w:t>
      </w:r>
    </w:p>
    <w:p w14:paraId="0A053524" w14:textId="77777777" w:rsidR="00DF5974" w:rsidRDefault="00DF5974" w:rsidP="00DF5974">
      <w:r>
        <w:t xml:space="preserve">• </w:t>
      </w:r>
      <w:r>
        <w:tab/>
        <w:t xml:space="preserve">os recursos que a firma pretende usar para permitir as atividades de monitoramento, como o uso de aplicações de TI. </w:t>
      </w:r>
    </w:p>
    <w:p w14:paraId="04D46339" w14:textId="77777777" w:rsidR="00DF5974" w:rsidRDefault="00DF5974" w:rsidP="00DF5974"/>
    <w:p w14:paraId="62EF3D93" w14:textId="77777777" w:rsidR="00DF5974" w:rsidRDefault="00DF5974" w:rsidP="00DF5974">
      <w:r>
        <w:t>A142. Ao realizar as atividades de monitoramento, a firma pode determinar que as mudanças na natureza, na época e na extensão das atividades de monitoramento são necessárias, tal como quando as constatações indicam a necessidade de atividades de monitoramento mais amplas.</w:t>
      </w:r>
    </w:p>
    <w:p w14:paraId="0F1A0F44" w14:textId="77777777" w:rsidR="00DF5974" w:rsidRDefault="00DF5974" w:rsidP="00DF5974"/>
    <w:p w14:paraId="75C85587" w14:textId="77777777" w:rsidR="00DF5974" w:rsidRDefault="00DF5974" w:rsidP="00DF5974">
      <w:r>
        <w:t>Desenvolvimento dos processos de avaliação de risco, de monitoramento e de correção da firma (ver item 37(c))</w:t>
      </w:r>
    </w:p>
    <w:p w14:paraId="2186143B" w14:textId="77777777" w:rsidR="00DF5974" w:rsidRDefault="00DF5974" w:rsidP="00DF5974"/>
    <w:p w14:paraId="2FC2DC66" w14:textId="77777777" w:rsidR="00DF5974" w:rsidRDefault="00DF5974" w:rsidP="00DF5974">
      <w:r>
        <w:t>A143. O modo como o processo de avaliação de risco da firma é planejado (por exemplo, processo centralizado ou descentralizado ou frequência da revisão) pode afetar a natureza, a época e a extensão das atividades de monitoramento, incluindo as atividades de monitoramento do processo de avaliação de risco da firma.</w:t>
      </w:r>
    </w:p>
    <w:p w14:paraId="618DFB09" w14:textId="77777777" w:rsidR="00DF5974" w:rsidRDefault="00DF5974" w:rsidP="00DF5974"/>
    <w:p w14:paraId="1EE47B23" w14:textId="77777777" w:rsidR="00DF5974" w:rsidRDefault="00DF5974" w:rsidP="00DF5974">
      <w:r>
        <w:t>A144. O modo como o processo de monitoramento e correção da firma é planejado (por exemplo, a natureza, a época e a extensão das atividades de monitoramento e correção, levando em consideração a natureza e as circunstâncias da firma) pode afetar as atividades de monitoramento realizadas pela firma para determinar se o processo de monitoramento e correção alcançou a finalidade pretendida, conforme descrita no item 35. Exemplo de escalabilidade para demonstrar as atividades de monitoramento para o processo de monitoramento e remediação:</w:t>
      </w:r>
    </w:p>
    <w:p w14:paraId="3E54B2A6" w14:textId="77777777" w:rsidR="00DF5974" w:rsidRDefault="00DF5974" w:rsidP="00DF5974">
      <w:r>
        <w:t xml:space="preserve">• </w:t>
      </w:r>
      <w:r>
        <w:tab/>
        <w:t xml:space="preserve">em firma menos complexa, as atividades de monitoramento podem ser simples, uma vez que as informações sobre o processo de monitoramento e correção podem estar prontamente disponíveis na forma de conhecimento da liderança, com base em sua frequente interação com o sistema de gestão de qualidade, da natureza, da época e da extensão das atividades de monitoramento realizadas, dos resultados das atividades de monitoramento e das ações da firma para tratar os resultados; </w:t>
      </w:r>
    </w:p>
    <w:p w14:paraId="52566857" w14:textId="77777777" w:rsidR="00DF5974" w:rsidRDefault="00DF5974" w:rsidP="00DF5974">
      <w:r>
        <w:t xml:space="preserve">• </w:t>
      </w:r>
      <w:r>
        <w:tab/>
        <w:t xml:space="preserve">em firma mais complexa, as atividades de monitoramento para o processo de monitoramento e correção podem ser especificamente planejadas para determinar que o processo de monitoramento e correção está fornecendo informações relevantes e oportunas sobre o sistema de gestão de qualidade e respondendo apropriadamente às deficiências identificadas. </w:t>
      </w:r>
    </w:p>
    <w:p w14:paraId="57EDA9DF" w14:textId="77777777" w:rsidR="00DF5974" w:rsidRDefault="00DF5974" w:rsidP="00DF5974"/>
    <w:p w14:paraId="539AA8CD" w14:textId="77777777" w:rsidR="00DF5974" w:rsidRDefault="00DF5974" w:rsidP="00DF5974">
      <w:r>
        <w:t>Mudanças no sistema de gestão de qualidade (ver item 37(d))</w:t>
      </w:r>
    </w:p>
    <w:p w14:paraId="6F4AA3AD" w14:textId="77777777" w:rsidR="00DF5974" w:rsidRDefault="00DF5974" w:rsidP="00DF5974"/>
    <w:p w14:paraId="1D761092" w14:textId="77777777" w:rsidR="00DF5974" w:rsidRDefault="00DF5974" w:rsidP="00DF5974">
      <w:r>
        <w:t>A145. Mudanças no sistema de gestão de qualidade podem incluir:</w:t>
      </w:r>
    </w:p>
    <w:p w14:paraId="55667A18" w14:textId="77777777" w:rsidR="00DF5974" w:rsidRDefault="00DF5974" w:rsidP="00DF5974">
      <w:r>
        <w:t xml:space="preserve">• </w:t>
      </w:r>
      <w:r>
        <w:tab/>
        <w:t>mudanças para tratar de deficiência identificada no sistema de gestão de qualidade; e</w:t>
      </w:r>
    </w:p>
    <w:p w14:paraId="5766C861" w14:textId="77777777" w:rsidR="00DF5974" w:rsidRDefault="00DF5974" w:rsidP="00DF5974">
      <w:r>
        <w:t xml:space="preserve">• </w:t>
      </w:r>
      <w:r>
        <w:tab/>
        <w:t xml:space="preserve">mudanças nos objetivos de qualidade, nos riscos de qualidade ou nas respostas, como resultado de mudanças na natureza e nas circunstâncias da firma e de seus trabalhos. </w:t>
      </w:r>
    </w:p>
    <w:p w14:paraId="1D220D07" w14:textId="77777777" w:rsidR="00DF5974" w:rsidRDefault="00DF5974" w:rsidP="00DF5974">
      <w:r>
        <w:t xml:space="preserve">Quando mudanças ocorrem, as atividades prévias de monitoramento realizadas pela firma não podem mais fornecer informações que suportam a avaliação do sistema de gestão de qualidade e, portanto, suas atividades de monitoramento podem incluir o monitoramento dessas áreas de mudança. </w:t>
      </w:r>
    </w:p>
    <w:p w14:paraId="3E5A8C93" w14:textId="77777777" w:rsidR="00DF5974" w:rsidRDefault="00DF5974" w:rsidP="00DF5974"/>
    <w:p w14:paraId="32CFC4BC" w14:textId="77777777" w:rsidR="00DF5974" w:rsidRDefault="00DF5974" w:rsidP="00DF5974">
      <w:r>
        <w:t>Atividades prévias de monitoramento (ver item 37(e))</w:t>
      </w:r>
    </w:p>
    <w:p w14:paraId="67BB3843" w14:textId="77777777" w:rsidR="00DF5974" w:rsidRDefault="00DF5974" w:rsidP="00DF5974"/>
    <w:p w14:paraId="146A459F" w14:textId="77777777" w:rsidR="00DF5974" w:rsidRDefault="00DF5974" w:rsidP="00DF5974">
      <w:r>
        <w:t xml:space="preserve">A146. Os resultados das atividades prévias de monitoramento da firma podem indicar áreas do sistema nas quais a deficiência pode surgir, particularmente áreas em que há um histórico de deficiências identificadas. </w:t>
      </w:r>
    </w:p>
    <w:p w14:paraId="4BFDB216" w14:textId="77777777" w:rsidR="00DF5974" w:rsidRDefault="00DF5974" w:rsidP="00DF5974"/>
    <w:p w14:paraId="5EA5E137" w14:textId="77777777" w:rsidR="00DF5974" w:rsidRDefault="00DF5974" w:rsidP="00DF5974">
      <w:r>
        <w:t xml:space="preserve">A147. As atividades prévias de monitoramento realizadas pela firma podem deixar de fornecer a ela informações que suportam a avaliação do sistema, incluindo áreas do sistema de gestão de qualidade que não mudaram, particularmente quando houver decorrido algum tempo, desde que as atividades de monitoramento foram realizadas.  </w:t>
      </w:r>
    </w:p>
    <w:p w14:paraId="1CBDD20D" w14:textId="77777777" w:rsidR="00DF5974" w:rsidRDefault="00DF5974" w:rsidP="00DF5974"/>
    <w:p w14:paraId="392FF2BF" w14:textId="77777777" w:rsidR="00DF5974" w:rsidRDefault="00DF5974" w:rsidP="00DF5974">
      <w:r>
        <w:t>Outras informações relevantes (ver item 37(f))</w:t>
      </w:r>
    </w:p>
    <w:p w14:paraId="7F8061CC" w14:textId="77777777" w:rsidR="00DF5974" w:rsidRDefault="00DF5974" w:rsidP="00DF5974"/>
    <w:p w14:paraId="7B34DC32" w14:textId="77777777" w:rsidR="00DF5974" w:rsidRDefault="00DF5974" w:rsidP="00DF5974">
      <w:r>
        <w:t>A148. Além das fontes de informação indicadas no item 37(f), outras informações relevantes podem incluir:</w:t>
      </w:r>
    </w:p>
    <w:p w14:paraId="35F06B91" w14:textId="77777777" w:rsidR="00DF5974" w:rsidRDefault="00DF5974" w:rsidP="00DF5974">
      <w:r>
        <w:t xml:space="preserve">• </w:t>
      </w:r>
      <w:r>
        <w:tab/>
        <w:t>informações comunicadas pela rede da firma, de acordo com os itens 50(c) e 51(b), sobre o sistema de gestão de qualidade da firma, incluindo os requisitos da rede ou os serviços da rede que a firma incluiu em seu sistema de gestão de qualidade;</w:t>
      </w:r>
    </w:p>
    <w:p w14:paraId="635B67D3" w14:textId="77777777" w:rsidR="00DF5974" w:rsidRDefault="00DF5974" w:rsidP="00DF5974">
      <w:r>
        <w:t xml:space="preserve">• </w:t>
      </w:r>
      <w:r>
        <w:tab/>
        <w:t>informações comunicadas por prestador de serviço sobre os recursos que a firma usa em seu sistema de gestão de qualidade; e</w:t>
      </w:r>
    </w:p>
    <w:p w14:paraId="44AAF4CD" w14:textId="77777777" w:rsidR="00DF5974" w:rsidRDefault="00DF5974" w:rsidP="00DF5974">
      <w:r>
        <w:t xml:space="preserve">• </w:t>
      </w:r>
      <w:r>
        <w:tab/>
        <w:t xml:space="preserve">informações de órgãos reguladores sobre as entidades para as quais a firma executa trabalhos, que são disponibilizadas para a firma, como informações de órgão regulador de títulos e valores mobiliários sobre uma entidade para a qual a firma executa trabalhos (por exemplo, irregularidades nas demonstrações contábeis da entidade). </w:t>
      </w:r>
    </w:p>
    <w:p w14:paraId="6D7E2C92" w14:textId="77777777" w:rsidR="00DF5974" w:rsidRDefault="00DF5974" w:rsidP="00DF5974"/>
    <w:p w14:paraId="1C80BD8D" w14:textId="77777777" w:rsidR="00DF5974" w:rsidRDefault="00DF5974" w:rsidP="00DF5974">
      <w:r>
        <w:t>A149. Os resultados das inspeções externas ou outras informações relevantes, tanto internas quanto externas, podem indicar que as atividades prévias de monitoramento realizadas pela firma deixaram de identificar uma deficiência no sistema de gestão de qualidade. Essas informações podem afetar a consideração da firma sobre a natureza, a época e a extensão das atividades de monitoramento.</w:t>
      </w:r>
    </w:p>
    <w:p w14:paraId="11F47BE7" w14:textId="77777777" w:rsidR="00DF5974" w:rsidRDefault="00DF5974" w:rsidP="00DF5974"/>
    <w:p w14:paraId="6B4210CD" w14:textId="77777777" w:rsidR="00DF5974" w:rsidRDefault="00DF5974" w:rsidP="00DF5974">
      <w:r>
        <w:t>A150. As inspeções externas não substituem as atividades de monitoramento internas da firma. Contudo, os resultados das inspeções externas informam a natureza, a época e a extensão das atividades de monitoramento.</w:t>
      </w:r>
    </w:p>
    <w:p w14:paraId="608B780A" w14:textId="77777777" w:rsidR="00DF5974" w:rsidRDefault="00DF5974" w:rsidP="00DF5974"/>
    <w:p w14:paraId="6189034E" w14:textId="77777777" w:rsidR="00DF5974" w:rsidRDefault="00DF5974" w:rsidP="00DF5974">
      <w:r>
        <w:t>Inspeções do trabalho (ver item 38)</w:t>
      </w:r>
    </w:p>
    <w:p w14:paraId="6050A1D9" w14:textId="77777777" w:rsidR="00DF5974" w:rsidRDefault="00DF5974" w:rsidP="00DF5974"/>
    <w:p w14:paraId="105DEBDC" w14:textId="77777777" w:rsidR="00DF5974" w:rsidRDefault="00DF5974" w:rsidP="00DF5974">
      <w:r>
        <w:t>A151. Exemplos de assuntos no item 37 que podem ser considerados pela firma na seleção de trabalhos concluídos para inspeção:</w:t>
      </w:r>
    </w:p>
    <w:p w14:paraId="7E2E0B38" w14:textId="77777777" w:rsidR="00DF5974" w:rsidRDefault="00DF5974" w:rsidP="00DF5974">
      <w:r>
        <w:t xml:space="preserve">• </w:t>
      </w:r>
      <w:r>
        <w:tab/>
        <w:t>em relação a condições, eventos, circunstâncias, ações ou omissões que geram os riscos de qualidade:</w:t>
      </w:r>
    </w:p>
    <w:p w14:paraId="47715B4E" w14:textId="77777777" w:rsidR="00DF5974" w:rsidRDefault="00DF5974" w:rsidP="00DF5974">
      <w:r>
        <w:t>o</w:t>
      </w:r>
      <w:r>
        <w:tab/>
        <w:t>os tipos de trabalho executados pela firma e a extensão da experiência da firma na execução desse tipo de trabalho;</w:t>
      </w:r>
    </w:p>
    <w:p w14:paraId="62C891D5" w14:textId="77777777" w:rsidR="00DF5974" w:rsidRDefault="00DF5974" w:rsidP="00DF5974">
      <w:r>
        <w:t>o</w:t>
      </w:r>
      <w:r>
        <w:tab/>
        <w:t>os tipos de entidade para as quais os trabalhos são executados, como, por exemplo:</w:t>
      </w:r>
    </w:p>
    <w:p w14:paraId="438F71B2" w14:textId="77777777" w:rsidR="00DF5974" w:rsidRDefault="00DF5974" w:rsidP="00DF5974">
      <w:r>
        <w:t xml:space="preserve">• </w:t>
      </w:r>
      <w:r>
        <w:tab/>
        <w:t>entidades listadas;</w:t>
      </w:r>
    </w:p>
    <w:p w14:paraId="710980EB" w14:textId="77777777" w:rsidR="00DF5974" w:rsidRDefault="00DF5974" w:rsidP="00DF5974">
      <w:r>
        <w:t xml:space="preserve">• </w:t>
      </w:r>
      <w:r>
        <w:tab/>
        <w:t xml:space="preserve">entidades que atuam em setores emergentes; </w:t>
      </w:r>
    </w:p>
    <w:p w14:paraId="14A3AD9C" w14:textId="77777777" w:rsidR="00DF5974" w:rsidRDefault="00DF5974" w:rsidP="00DF5974">
      <w:r>
        <w:t xml:space="preserve">• </w:t>
      </w:r>
      <w:r>
        <w:tab/>
        <w:t>entidades que atuam em setores associados com alto nível de complexidade ou julgamento;</w:t>
      </w:r>
    </w:p>
    <w:p w14:paraId="6648056C" w14:textId="77777777" w:rsidR="00DF5974" w:rsidRDefault="00DF5974" w:rsidP="00DF5974">
      <w:r>
        <w:t xml:space="preserve">• </w:t>
      </w:r>
      <w:r>
        <w:tab/>
        <w:t>entidades que atuam em setor que é novo para a firma;</w:t>
      </w:r>
    </w:p>
    <w:p w14:paraId="7404F292" w14:textId="77777777" w:rsidR="00DF5974" w:rsidRDefault="00DF5974" w:rsidP="00DF5974">
      <w:r>
        <w:t>o</w:t>
      </w:r>
      <w:r>
        <w:tab/>
        <w:t>o mandato e a experiência dos sócios do trabalho;</w:t>
      </w:r>
    </w:p>
    <w:p w14:paraId="7CDAD248" w14:textId="77777777" w:rsidR="00DF5974" w:rsidRDefault="00DF5974" w:rsidP="00DF5974">
      <w:r>
        <w:t xml:space="preserve">• </w:t>
      </w:r>
      <w:r>
        <w:tab/>
        <w:t xml:space="preserve">os resultados de inspeções prévias de trabalhos concluídos, inclusive para cada sócio do trabalho; </w:t>
      </w:r>
    </w:p>
    <w:p w14:paraId="71C20F1C" w14:textId="77777777" w:rsidR="00DF5974" w:rsidRDefault="00DF5974" w:rsidP="00DF5974">
      <w:r>
        <w:t xml:space="preserve">• </w:t>
      </w:r>
      <w:r>
        <w:tab/>
        <w:t>em relação a outras informações relevantes:</w:t>
      </w:r>
    </w:p>
    <w:p w14:paraId="3CCAA839" w14:textId="77777777" w:rsidR="00DF5974" w:rsidRDefault="00DF5974" w:rsidP="00DF5974">
      <w:r>
        <w:t>o</w:t>
      </w:r>
      <w:r>
        <w:tab/>
        <w:t>denúncias ou alegações sobre sócio do trabalho;</w:t>
      </w:r>
    </w:p>
    <w:p w14:paraId="45A460B5" w14:textId="77777777" w:rsidR="00DF5974" w:rsidRDefault="00DF5974" w:rsidP="00DF5974">
      <w:r>
        <w:t>o</w:t>
      </w:r>
      <w:r>
        <w:tab/>
        <w:t>resultados das inspeções externas, inclusive para cada sócio do trabalho;</w:t>
      </w:r>
    </w:p>
    <w:p w14:paraId="4E1EDCF7" w14:textId="77777777" w:rsidR="00DF5974" w:rsidRDefault="00DF5974" w:rsidP="00DF5974">
      <w:r>
        <w:t>resultados da avaliação da firma do compromisso de cada sócio do trabalho com a qualidade..</w:t>
      </w:r>
    </w:p>
    <w:p w14:paraId="110FC813" w14:textId="77777777" w:rsidR="00DF5974" w:rsidRDefault="00DF5974" w:rsidP="00DF5974">
      <w:r>
        <w:t>A152. A firma pode realizar outras múltiplas atividades de monitoramento que não a inspeção dos trabalhos concluídos que se concentram em determinar se os trabalhos cumpriram com as políticas e os procedimentos. Essas atividades de monitoramento podem ser realizadas para certos trabalhos ou sócios de trabalhos. A natureza e a extensão dessas atividades de monitoramento e os resultados podem ser usados pela firma para determinar:</w:t>
      </w:r>
    </w:p>
    <w:p w14:paraId="257B3A4D" w14:textId="77777777" w:rsidR="00DF5974" w:rsidRDefault="00DF5974" w:rsidP="00DF5974">
      <w:r>
        <w:t xml:space="preserve">• </w:t>
      </w:r>
      <w:r>
        <w:tab/>
        <w:t xml:space="preserve">quais trabalhos concluídos selecionar para inspeção; </w:t>
      </w:r>
    </w:p>
    <w:p w14:paraId="037854B3" w14:textId="77777777" w:rsidR="00DF5974" w:rsidRDefault="00DF5974" w:rsidP="00DF5974">
      <w:r>
        <w:t xml:space="preserve">• </w:t>
      </w:r>
      <w:r>
        <w:tab/>
        <w:t xml:space="preserve">quais sócios de trabalhos selecionar para inspeção; </w:t>
      </w:r>
    </w:p>
    <w:p w14:paraId="3A55F766" w14:textId="77777777" w:rsidR="00DF5974" w:rsidRDefault="00DF5974" w:rsidP="00DF5974">
      <w:r>
        <w:t xml:space="preserve">• </w:t>
      </w:r>
      <w:r>
        <w:tab/>
        <w:t>com que frequência selecionar um sócio de trabalho para inspeção; ou</w:t>
      </w:r>
    </w:p>
    <w:p w14:paraId="0F00C984" w14:textId="77777777" w:rsidR="00DF5974" w:rsidRDefault="00DF5974" w:rsidP="00DF5974">
      <w:r>
        <w:t xml:space="preserve">• </w:t>
      </w:r>
      <w:r>
        <w:tab/>
        <w:t>quais aspectos do trabalho considerar ao realizar a inspeção dos trabalhos concluídos.</w:t>
      </w:r>
    </w:p>
    <w:p w14:paraId="2C3F8F0B" w14:textId="77777777" w:rsidR="00DF5974" w:rsidRDefault="00DF5974" w:rsidP="00DF5974"/>
    <w:p w14:paraId="1D5F546B" w14:textId="77777777" w:rsidR="00DF5974" w:rsidRDefault="00DF5974" w:rsidP="00DF5974">
      <w:r>
        <w:t>A153. A inspeção dos trabalhos concluídos para os sócios selecionados, de forma cíclica, pode auxiliar a firma a monitorar se os sócios do trabalho cumpriram com sua responsabilidade geral pela gestão e alcance da qualidade nos trabalhos para os quais eles são designados.</w:t>
      </w:r>
    </w:p>
    <w:p w14:paraId="6D3641EB" w14:textId="77777777" w:rsidR="00DF5974" w:rsidRDefault="00DF5974" w:rsidP="00DF5974">
      <w:r>
        <w:t xml:space="preserve">Exemplo do modo como a firma pode aplicar uma base cíclica para a inspeção de trabalhos concluídos para cada sócio do trabalho: A firma pode estabelecer políticas ou procedimentos que tratam da inspeção de trabalhos concluídos que: </w:t>
      </w:r>
    </w:p>
    <w:p w14:paraId="558BC549" w14:textId="77777777" w:rsidR="00DF5974" w:rsidRDefault="00DF5974" w:rsidP="00DF5974">
      <w:r>
        <w:t xml:space="preserve">• </w:t>
      </w:r>
      <w:r>
        <w:tab/>
        <w:t xml:space="preserve">estabelecem o período padrão do ciclo de inspeção, como, por exemplo, a inspeção de um trabalho concluído para cada sócio que conduz auditorias das demonstrações contábeis uma vez a cada três anos, e para todos os outros sócios, uma vez a cada cinco anos; </w:t>
      </w:r>
    </w:p>
    <w:p w14:paraId="6E1C7787" w14:textId="77777777" w:rsidR="00DF5974" w:rsidRDefault="00DF5974" w:rsidP="00DF5974">
      <w:r>
        <w:t xml:space="preserve">• </w:t>
      </w:r>
      <w:r>
        <w:tab/>
        <w:t>estabelecem os critérios para a seleção dos trabalhos concluídos, sendo que a seleção deve incluir trabalho de auditoria de demonstrações contábeis para aqueles sócios que conduzem tais trabalhos;</w:t>
      </w:r>
    </w:p>
    <w:p w14:paraId="55227977" w14:textId="77777777" w:rsidR="00DF5974" w:rsidRDefault="00DF5974" w:rsidP="00DF5974">
      <w:r>
        <w:t xml:space="preserve">• </w:t>
      </w:r>
      <w:r>
        <w:tab/>
        <w:t>tratam da seleção dos sócios de maneira que seja imprevisível; e</w:t>
      </w:r>
    </w:p>
    <w:p w14:paraId="269ABB26" w14:textId="77777777" w:rsidR="00DF5974" w:rsidRDefault="00DF5974" w:rsidP="00DF5974">
      <w:r>
        <w:t xml:space="preserve">• </w:t>
      </w:r>
      <w:r>
        <w:tab/>
        <w:t>tratam, quando for necessário ou apropriado, selecionar sócios com maior ou menor frequência do que o período padrão definido na política, por exemplo:</w:t>
      </w:r>
    </w:p>
    <w:p w14:paraId="190A7062" w14:textId="77777777" w:rsidR="00DF5974" w:rsidRDefault="00DF5974" w:rsidP="00DF5974">
      <w:r>
        <w:t>o</w:t>
      </w:r>
      <w:r>
        <w:tab/>
        <w:t>a firma pode selecionar sócios com mais frequência do que o período padrão definido na política da firma quando:</w:t>
      </w:r>
    </w:p>
    <w:p w14:paraId="40860F55" w14:textId="77777777" w:rsidR="00DF5974" w:rsidRDefault="00DF5974" w:rsidP="00DF5974">
      <w:r>
        <w:t xml:space="preserve">• </w:t>
      </w:r>
      <w:r>
        <w:tab/>
        <w:t>múltiplas deficiências foram identificadas pela firma que avaliadas como graves e, dessa forma, a firma determina que a inspeção cíclica mais frequente é necessária para todos os sócios do trabalho;</w:t>
      </w:r>
    </w:p>
    <w:p w14:paraId="7206FE67" w14:textId="77777777" w:rsidR="00DF5974" w:rsidRDefault="00DF5974" w:rsidP="00DF5974">
      <w:r>
        <w:t xml:space="preserve">• </w:t>
      </w:r>
      <w:r>
        <w:tab/>
        <w:t>o sócio do trabalho executa trabalhos para entidades que atuam em determinado setor no qual existem altos níveis de complexidade ou julgamento;</w:t>
      </w:r>
    </w:p>
    <w:p w14:paraId="115A9D0C" w14:textId="77777777" w:rsidR="00DF5974" w:rsidRDefault="00DF5974" w:rsidP="00DF5974">
      <w:r>
        <w:t xml:space="preserve">• </w:t>
      </w:r>
      <w:r>
        <w:tab/>
        <w:t>um trabalho executado por um sócio foi submetido a outras atividades de monitoramento e os resultados dessas outras atividades foram insatisfatórios;</w:t>
      </w:r>
    </w:p>
    <w:p w14:paraId="5C4790ED" w14:textId="77777777" w:rsidR="00DF5974" w:rsidRDefault="00DF5974" w:rsidP="00DF5974">
      <w:r>
        <w:t xml:space="preserve">• </w:t>
      </w:r>
      <w:r>
        <w:tab/>
        <w:t>o sócio do trabalho executou um trabalho para entidade que atua em setor no qual ele tem experiência limitada; e</w:t>
      </w:r>
    </w:p>
    <w:p w14:paraId="408FBD72" w14:textId="77777777" w:rsidR="00DF5974" w:rsidRDefault="00DF5974" w:rsidP="00DF5974">
      <w:r>
        <w:t xml:space="preserve">• </w:t>
      </w:r>
      <w:r>
        <w:tab/>
        <w:t xml:space="preserve">o sócio ainda não tem experiência suficiente, por ter ingressado recentemente na firma, vindo de outra firma e outra localidade ou foi recém-nomeado; </w:t>
      </w:r>
    </w:p>
    <w:p w14:paraId="6563A716" w14:textId="77777777" w:rsidR="00DF5974" w:rsidRDefault="00DF5974" w:rsidP="00DF5974">
      <w:r>
        <w:t>o</w:t>
      </w:r>
      <w:r>
        <w:tab/>
        <w:t>a firma pode adiar a seleção do sócio (por exemplo, adiar por um ano além do período padrão descrito na política da firma) quando:</w:t>
      </w:r>
    </w:p>
    <w:p w14:paraId="3B0DEDAE" w14:textId="77777777" w:rsidR="00DF5974" w:rsidRDefault="00DF5974" w:rsidP="00DF5974">
      <w:r>
        <w:t xml:space="preserve">• </w:t>
      </w:r>
      <w:r>
        <w:tab/>
        <w:t xml:space="preserve">os trabalhos executados por esse sócio foram submetidos a outras atividades de monitoramento durante o período padrão definido na política da firma; e </w:t>
      </w:r>
    </w:p>
    <w:p w14:paraId="2063FB43" w14:textId="77777777" w:rsidR="00DF5974" w:rsidRDefault="00DF5974" w:rsidP="00DF5974">
      <w:r>
        <w:t xml:space="preserve">• </w:t>
      </w:r>
      <w:r>
        <w:tab/>
        <w:t>os resultados das outras atividades de monitoramento fornecem, para a firma, informações suficientes sobre esse sócio (ou seja, a realização da inspeção de trabalhos concluídos provavelmente não forneceria informações adicionais sobre esse sócio).</w:t>
      </w:r>
    </w:p>
    <w:p w14:paraId="36AB0505" w14:textId="77777777" w:rsidR="00DF5974" w:rsidRDefault="00DF5974" w:rsidP="00DF5974"/>
    <w:p w14:paraId="59EC55D3" w14:textId="77777777" w:rsidR="00DF5974" w:rsidRDefault="00DF5974" w:rsidP="00DF5974">
      <w:r>
        <w:t>A154. Os assuntos considerados na inspeção de trabalho dependem do modo como a inspeção será usada para monitorar o sistema de gestão de qualidade. Normalmente, essa inspeção inclui a determinação de que as respostas que são implementadas no nível do trabalho (por exemplo, as políticas e os procedimentos da firma com relação ao desempenho do trabalho) foram, de fato, implementadas, conforme planejadas e estão operando de maneira eficaz.</w:t>
      </w:r>
    </w:p>
    <w:p w14:paraId="5AA564A8" w14:textId="77777777" w:rsidR="00DF5974" w:rsidRDefault="00DF5974" w:rsidP="00DF5974"/>
    <w:p w14:paraId="1613552E" w14:textId="77777777" w:rsidR="00DF5974" w:rsidRDefault="00DF5974" w:rsidP="00DF5974">
      <w:r>
        <w:t>Indivíduos que realizam atividades de monitoramento (ver item 39(b))</w:t>
      </w:r>
    </w:p>
    <w:p w14:paraId="7EB77882" w14:textId="77777777" w:rsidR="00DF5974" w:rsidRDefault="00DF5974" w:rsidP="00DF5974"/>
    <w:p w14:paraId="5F971946" w14:textId="77777777" w:rsidR="00DF5974" w:rsidRDefault="00DF5974" w:rsidP="00DF5974">
      <w:r>
        <w:t>A155. As disposições nos requisitos éticos relevantes são importantes no planejamento das políticas e dos procedimentos que tratam da objetividade dos indivíduos que realizam atividades de monitoramento. Uma ameaça de autorrevisão pode surgir quando o indivíduo que realiza:</w:t>
      </w:r>
    </w:p>
    <w:p w14:paraId="42B16A9F" w14:textId="77777777" w:rsidR="00DF5974" w:rsidRDefault="00DF5974" w:rsidP="00DF5974">
      <w:r>
        <w:t xml:space="preserve">• </w:t>
      </w:r>
      <w:r>
        <w:tab/>
        <w:t>a inspeção de trabalho era:</w:t>
      </w:r>
    </w:p>
    <w:p w14:paraId="2B542796" w14:textId="77777777" w:rsidR="00DF5974" w:rsidRDefault="00DF5974" w:rsidP="00DF5974">
      <w:r>
        <w:t>o</w:t>
      </w:r>
      <w:r>
        <w:tab/>
        <w:t xml:space="preserve">no caso de auditoria de demonstrações contábeis, membro da equipe de trabalho ou revisor de qualidade desse trabalho ou de trabalho para um período financeiro subsequente; ou </w:t>
      </w:r>
    </w:p>
    <w:p w14:paraId="567F6674" w14:textId="77777777" w:rsidR="00DF5974" w:rsidRDefault="00DF5974" w:rsidP="00DF5974">
      <w:r>
        <w:t>o</w:t>
      </w:r>
      <w:r>
        <w:tab/>
        <w:t>para todos os trabalhos, um membro da equipe de trabalho ou revisor de qualidade desse trabalho;</w:t>
      </w:r>
    </w:p>
    <w:p w14:paraId="708A5C7C" w14:textId="77777777" w:rsidR="00DF5974" w:rsidRDefault="00DF5974" w:rsidP="00DF5974">
      <w:r>
        <w:t xml:space="preserve">• </w:t>
      </w:r>
      <w:r>
        <w:tab/>
        <w:t>outro tipo de atividade de monitoramento e participou no planejamento, execução ou operação da resposta que está sendo monitorada.</w:t>
      </w:r>
    </w:p>
    <w:p w14:paraId="070AF3EA" w14:textId="77777777" w:rsidR="00DF5974" w:rsidRDefault="00DF5974" w:rsidP="00DF5974"/>
    <w:p w14:paraId="4A3C1D04" w14:textId="77777777" w:rsidR="00DF5974" w:rsidRDefault="00DF5974" w:rsidP="00DF5974">
      <w:r>
        <w:t>A156. Em algumas circunstâncias, por exemplo, no caso de firma menos complexa, pode não haver pessoal com competência, capacidade, tempo ou objetividade para realizar as atividades de monitoramento. Nessas circunstâncias, a firma pode usar os serviços de rede ou prestador de serviço para realizar as atividades de monitoramento.</w:t>
      </w:r>
    </w:p>
    <w:p w14:paraId="7F320774" w14:textId="77777777" w:rsidR="00DF5974" w:rsidRDefault="00DF5974" w:rsidP="00DF5974"/>
    <w:p w14:paraId="3D54E7A6" w14:textId="77777777" w:rsidR="00DF5974" w:rsidRDefault="00DF5974" w:rsidP="00DF5974">
      <w:r>
        <w:t>Avaliação das constatações e identificação de deficiências (ver itens 16(a), 40 e 41)</w:t>
      </w:r>
    </w:p>
    <w:p w14:paraId="7D47A48A" w14:textId="77777777" w:rsidR="00DF5974" w:rsidRDefault="00DF5974" w:rsidP="00DF5974"/>
    <w:p w14:paraId="40804F26" w14:textId="77777777" w:rsidR="00DF5974" w:rsidRDefault="00DF5974" w:rsidP="00DF5974">
      <w:r>
        <w:t>A157. A firma acumula constatações a partir da realização das atividades de monitoramento, das inspeções externas e de outras fontes relevantes.</w:t>
      </w:r>
    </w:p>
    <w:p w14:paraId="156938F4" w14:textId="77777777" w:rsidR="00DF5974" w:rsidRDefault="00DF5974" w:rsidP="00DF5974"/>
    <w:p w14:paraId="00BA9B72" w14:textId="77777777" w:rsidR="00DF5974" w:rsidRDefault="00DF5974" w:rsidP="00DF5974">
      <w:r>
        <w:t>A158. As informações acumuladas pela firma a partir das atividades de monitoramento, das inspeções externas e de outras fontes relevantes podem revelar outras observações sobre o sistema de gestão de qualidade da firma, como, por exemplo:</w:t>
      </w:r>
    </w:p>
    <w:p w14:paraId="11EA1DBD" w14:textId="77777777" w:rsidR="00DF5974" w:rsidRDefault="00DF5974" w:rsidP="00DF5974">
      <w:r>
        <w:t xml:space="preserve">• </w:t>
      </w:r>
      <w:r>
        <w:tab/>
        <w:t>ações, comportamentos ou condições que podem gerar resultados positivos no contexto da qualidade ou da eficácia do sistema de gestão de qualidade; ou</w:t>
      </w:r>
    </w:p>
    <w:p w14:paraId="5D838D6A" w14:textId="77777777" w:rsidR="00DF5974" w:rsidRDefault="00DF5974" w:rsidP="00DF5974">
      <w:r>
        <w:t xml:space="preserve">• </w:t>
      </w:r>
      <w:r>
        <w:tab/>
        <w:t>circunstâncias semelhantes nas quais nenhuma constatação foi observada (por exemplo, trabalhos nos quais nenhuma constatação foi observada e os trabalhos têm natureza semelhante aos trabalhos nos quais constatações foram observadas).</w:t>
      </w:r>
    </w:p>
    <w:p w14:paraId="1AD4F1DE" w14:textId="77777777" w:rsidR="00DF5974" w:rsidRDefault="00DF5974" w:rsidP="00DF5974">
      <w:r>
        <w:tab/>
      </w:r>
    </w:p>
    <w:p w14:paraId="764F7F0D" w14:textId="77777777" w:rsidR="00DF5974" w:rsidRDefault="00DF5974" w:rsidP="00DF5974">
      <w:r>
        <w:t>Outras observações podem ser úteis para a firma, uma vez que elas podem auxiliá-la na investigação das causas das deficiências identificadas, indicar práticas que a firma pode suportar ou aplicar de forma mais ampla (por exemplo, em todos os trabalhos) ou indicar oportunidades para a firma aprimorar o sistema de gestão de qualidade.</w:t>
      </w:r>
    </w:p>
    <w:p w14:paraId="62CA18C5" w14:textId="77777777" w:rsidR="00DF5974" w:rsidRDefault="00DF5974" w:rsidP="00DF5974"/>
    <w:p w14:paraId="7E2531ED" w14:textId="77777777" w:rsidR="00DF5974" w:rsidRDefault="00DF5974" w:rsidP="00DF5974">
      <w:r>
        <w:t>A159. A firma exerce o julgamento profissional ao determinar se as constatações, individualmente ou em conjunto com outras constatações, geraram deficiência no sistema de gestão de qualidade.  Ao fazer o julgamento, a firma pode ter que levar em consideração a importância relativa das constatações no contexto dos objetivos e riscos de qualidade, respostas ou outros aspectos do sistema de gestão de qualidade aos quais elas se relacionam. Os julgamentos da firma podem ser afetados por fatores quantitativos e qualitativos relevantes para as constatações. Em algumas circunstâncias, a firma pode determinar que é apropriado obter mais informações sobre as constatações a fim de determinar se existe uma deficiência. Nem todas as constatações, incluindo as constatações do trabalho, serão uma deficiência.</w:t>
      </w:r>
    </w:p>
    <w:p w14:paraId="73F954AB" w14:textId="77777777" w:rsidR="00DF5974" w:rsidRDefault="00DF5974" w:rsidP="00DF5974">
      <w:r>
        <w:t xml:space="preserve"> </w:t>
      </w:r>
    </w:p>
    <w:p w14:paraId="3F3222D3" w14:textId="77777777" w:rsidR="00DF5974" w:rsidRDefault="00DF5974" w:rsidP="00DF5974">
      <w:r>
        <w:t>A160. Exemplos de fatores quantitativos e qualitativos que a firma pode considerar ao determinar se as constatações geram uma deficiência.</w:t>
      </w:r>
    </w:p>
    <w:p w14:paraId="016ED87D" w14:textId="77777777" w:rsidR="00DF5974" w:rsidRDefault="00DF5974" w:rsidP="00DF5974">
      <w:r>
        <w:t>Riscos de qualidade e respostas:</w:t>
      </w:r>
    </w:p>
    <w:p w14:paraId="1473F31A" w14:textId="77777777" w:rsidR="00DF5974" w:rsidRDefault="00DF5974" w:rsidP="00DF5974">
      <w:r>
        <w:t xml:space="preserve">• </w:t>
      </w:r>
      <w:r>
        <w:tab/>
        <w:t>se as constatações se referem a uma resposta:</w:t>
      </w:r>
    </w:p>
    <w:p w14:paraId="3F41EF0F" w14:textId="77777777" w:rsidR="00DF5974" w:rsidRDefault="00DF5974" w:rsidP="00DF5974">
      <w:r>
        <w:t>o</w:t>
      </w:r>
      <w:r>
        <w:tab/>
        <w:t>o modo como a resposta é planejada, por exemplo, a natureza da resposta, a frequência de sua ocorrência (se aplicável), a importância relativa da resposta no tratamento dos riscos de qualidade e o alcance dos objetivos de qualidade com os quais ela se relaciona;</w:t>
      </w:r>
    </w:p>
    <w:p w14:paraId="5F7CE3C8" w14:textId="77777777" w:rsidR="00DF5974" w:rsidRDefault="00DF5974" w:rsidP="00DF5974">
      <w:r>
        <w:t>o</w:t>
      </w:r>
      <w:r>
        <w:tab/>
        <w:t>a natureza do risco de qualidade com o qual a resposta se relaciona e a extensão na qual as constatações indicam que o risco de qualidade não foi tratado; e</w:t>
      </w:r>
    </w:p>
    <w:p w14:paraId="553B6332" w14:textId="77777777" w:rsidR="00DF5974" w:rsidRDefault="00DF5974" w:rsidP="00DF5974">
      <w:r>
        <w:t>o</w:t>
      </w:r>
      <w:r>
        <w:tab/>
        <w:t>se há outras respostas que tratam do mesmo risco de qualidade e se há constatações para essas respostas.</w:t>
      </w:r>
    </w:p>
    <w:p w14:paraId="62595273" w14:textId="77777777" w:rsidR="00DF5974" w:rsidRDefault="00DF5974" w:rsidP="00DF5974">
      <w:r>
        <w:t>Natureza das constatações e sua disseminação:</w:t>
      </w:r>
    </w:p>
    <w:p w14:paraId="17BCE517" w14:textId="77777777" w:rsidR="00DF5974" w:rsidRDefault="00DF5974" w:rsidP="00DF5974">
      <w:r>
        <w:t xml:space="preserve">• </w:t>
      </w:r>
      <w:r>
        <w:tab/>
        <w:t>a natureza das constatações. Por exemplo, as constatações, relacionadas com ações e comportamentos de liderança, podem ser qualitativamente significativas, dado o efeito disseminador que elas poderiam ter no sistema de gestão de qualidade como um todo;</w:t>
      </w:r>
    </w:p>
    <w:p w14:paraId="44AD58A1" w14:textId="77777777" w:rsidR="00DF5974" w:rsidRDefault="00DF5974" w:rsidP="00DF5974">
      <w:r>
        <w:t xml:space="preserve">• </w:t>
      </w:r>
      <w:r>
        <w:tab/>
        <w:t>se as constatações, em conjunto com outras constatações, indicam uma tendência ou uma questão sistêmica. Por exemplo, constatações semelhantes de trabalho que aparecem em múltiplos trabalhos podem indicar uma questão sistêmica.</w:t>
      </w:r>
    </w:p>
    <w:p w14:paraId="492DF7F2" w14:textId="77777777" w:rsidR="00DF5974" w:rsidRDefault="00DF5974" w:rsidP="00DF5974">
      <w:r>
        <w:t>Extensão da atividade de monitoramento e extensão das constatações</w:t>
      </w:r>
    </w:p>
    <w:p w14:paraId="038DE87E" w14:textId="77777777" w:rsidR="00DF5974" w:rsidRDefault="00DF5974" w:rsidP="00DF5974">
      <w:r>
        <w:t xml:space="preserve">• </w:t>
      </w:r>
      <w:r>
        <w:tab/>
        <w:t>a extensão da atividade de monitoramento da qual as constatações surgiram, incluindo o número ou o tamanho das seleções;</w:t>
      </w:r>
    </w:p>
    <w:p w14:paraId="761CDAA0" w14:textId="77777777" w:rsidR="00DF5974" w:rsidRDefault="00DF5974" w:rsidP="00DF5974">
      <w:r>
        <w:t xml:space="preserve">• </w:t>
      </w:r>
      <w:r>
        <w:tab/>
        <w:t>a extensão das constatações em relação à seleção coberta pela atividade de monitoramento e em relação à taxa de desvio esperada. Por exemplo, no caso de inspeção de trabalhos, o número de trabalhos selecionados nos quais as constatações foram identificadas com relação ao número total de trabalhos selecionados e à taxa de desvio esperada estabelecida pela firma.</w:t>
      </w:r>
    </w:p>
    <w:p w14:paraId="4BFC1673" w14:textId="77777777" w:rsidR="00DF5974" w:rsidRDefault="00DF5974" w:rsidP="00DF5974"/>
    <w:p w14:paraId="20F60A07" w14:textId="77777777" w:rsidR="00DF5974" w:rsidRDefault="00DF5974" w:rsidP="00DF5974">
      <w:r>
        <w:t>A161. A avaliação das constatações, a identificação de deficiências, a avaliação da sua severidade e do grau de disseminação de deficiência, incluindo a investigação das causas da deficiência, são parte de processo iterativo e não linear. Exemplos do modo como o processo de avaliação das constatações e identificação de deficiências, avaliação das deficiências, incluindo a investigação das causas delas é iterativo e não linear:</w:t>
      </w:r>
    </w:p>
    <w:p w14:paraId="19EB76A0" w14:textId="77777777" w:rsidR="00DF5974" w:rsidRDefault="00DF5974" w:rsidP="00DF5974">
      <w:r>
        <w:t xml:space="preserve">• </w:t>
      </w:r>
      <w:r>
        <w:tab/>
        <w:t>ao investigar as causas de deficiência identificada, a firma pode identificar uma circunstância que tem semelhanças com outras circunstâncias nas quais existiam constatações que não foram consideradas deficiências. Dessa forma, a firma deve ajustar sua avaliação dessas outras constatações e classificá-las como deficiência;</w:t>
      </w:r>
    </w:p>
    <w:p w14:paraId="7932A7EC" w14:textId="77777777" w:rsidR="00DF5974" w:rsidRDefault="00DF5974" w:rsidP="00DF5974">
      <w:r>
        <w:t xml:space="preserve">• </w:t>
      </w:r>
      <w:r>
        <w:tab/>
        <w:t>na avaliação da severidade e disseminação de deficiência identificada, a firma pode identificar uma tendência ou uma questão sistêmica que se correlaciona com outras constatações que não foram consideradas deficiências. Como resultado, a firma deve ajustar sua avaliação dessas outras constatações, sendo também classificadas como deficiências.</w:t>
      </w:r>
    </w:p>
    <w:p w14:paraId="2760F3BC" w14:textId="77777777" w:rsidR="00DF5974" w:rsidRDefault="00DF5974" w:rsidP="00DF5974"/>
    <w:p w14:paraId="4D733575" w14:textId="77777777" w:rsidR="00DF5974" w:rsidRDefault="00DF5974" w:rsidP="00DF5974">
      <w:r>
        <w:t>A162. Os resultados das atividades de monitoramento, de inspeções externas e outras informações relevantes (por exemplo, atividades de monitoramento da rede ou denúncias e alegações) podem revelar informações sobre a eficácia do processo de monitoramento e correção. Por exemplo, os resultados de inspeções externas podem fornecer informações sobre o sistema de gestão de qualidade que não foram identificadas pelo processo de monitoramento e correção da firma e que podem indicar uma deficiência nesse processo.</w:t>
      </w:r>
    </w:p>
    <w:p w14:paraId="57D6B241" w14:textId="77777777" w:rsidR="00DF5974" w:rsidRDefault="00DF5974" w:rsidP="00DF5974"/>
    <w:p w14:paraId="62813EE7" w14:textId="77777777" w:rsidR="00DF5974" w:rsidRDefault="00DF5974" w:rsidP="00DF5974">
      <w:r>
        <w:t>Avaliação das deficiências identificadas (ver item 41)</w:t>
      </w:r>
    </w:p>
    <w:p w14:paraId="13571536" w14:textId="77777777" w:rsidR="00DF5974" w:rsidRDefault="00DF5974" w:rsidP="00DF5974"/>
    <w:p w14:paraId="0ED584AC" w14:textId="77777777" w:rsidR="00DF5974" w:rsidRDefault="00DF5974" w:rsidP="00DF5974">
      <w:r>
        <w:t>A163. Fatores que a firma pode considerar na avaliação da severidade e disseminação de deficiência identificada incluem:</w:t>
      </w:r>
    </w:p>
    <w:p w14:paraId="304F7BF9" w14:textId="77777777" w:rsidR="00DF5974" w:rsidRDefault="00DF5974" w:rsidP="00DF5974">
      <w:r>
        <w:t xml:space="preserve">• </w:t>
      </w:r>
      <w:r>
        <w:tab/>
        <w:t>a natureza da deficiência identificada, incluindo o aspecto do sistema de gestão de qualidade da firma ao qual a deficiência se relaciona e se a deficiência está no desenvolvimento, na implementação ou na operação do sistema de gestão de qualidade;</w:t>
      </w:r>
    </w:p>
    <w:p w14:paraId="7453CFDA" w14:textId="77777777" w:rsidR="00DF5974" w:rsidRDefault="00DF5974" w:rsidP="00DF5974">
      <w:r>
        <w:t xml:space="preserve">• </w:t>
      </w:r>
      <w:r>
        <w:tab/>
        <w:t>no caso das deficiências identificadas relacionadas com as respostas, se elas são respostas compensatórias para tratar do risco de qualidade com o qual a resposta se relaciona;</w:t>
      </w:r>
    </w:p>
    <w:p w14:paraId="4E59DA93" w14:textId="77777777" w:rsidR="00DF5974" w:rsidRDefault="00DF5974" w:rsidP="00DF5974">
      <w:r>
        <w:t xml:space="preserve">• </w:t>
      </w:r>
      <w:r>
        <w:tab/>
        <w:t>as causas da deficiência identificada;</w:t>
      </w:r>
    </w:p>
    <w:p w14:paraId="68232752" w14:textId="77777777" w:rsidR="00DF5974" w:rsidRDefault="00DF5974" w:rsidP="00DF5974">
      <w:r>
        <w:t xml:space="preserve">• </w:t>
      </w:r>
      <w:r>
        <w:tab/>
        <w:t>a frequência com a qual o assunto que gera a deficiência identificada ocorreu; e</w:t>
      </w:r>
    </w:p>
    <w:p w14:paraId="27A8608A" w14:textId="77777777" w:rsidR="00DF5974" w:rsidRDefault="00DF5974" w:rsidP="00DF5974">
      <w:r>
        <w:t xml:space="preserve">• </w:t>
      </w:r>
      <w:r>
        <w:tab/>
        <w:t xml:space="preserve">a magnitude da deficiência identificada, o quão rapidamente ela ocorreu e a duração de tempo em que ela existiu e teve efeito no sistema de gestão de qualidade. </w:t>
      </w:r>
    </w:p>
    <w:p w14:paraId="018C4941" w14:textId="77777777" w:rsidR="00DF5974" w:rsidRDefault="00DF5974" w:rsidP="00DF5974"/>
    <w:p w14:paraId="7DE30226" w14:textId="77777777" w:rsidR="00DF5974" w:rsidRDefault="00DF5974" w:rsidP="00DF5974">
      <w:r>
        <w:t>A164. A severidade e a disseminação das deficiências identificadas afetam a avaliação do sistema de gestão de qualidade, que é realizada pelo indivíduo que tem responsabilidade final no que se refere ao sistema de gestão de qualidade e à obrigação de prestar contas sobre ele.</w:t>
      </w:r>
    </w:p>
    <w:p w14:paraId="08D66D36" w14:textId="77777777" w:rsidR="00DF5974" w:rsidRDefault="00DF5974" w:rsidP="00DF5974"/>
    <w:p w14:paraId="252863F2" w14:textId="77777777" w:rsidR="00DF5974" w:rsidRDefault="00DF5974" w:rsidP="00DF5974">
      <w:r>
        <w:t>Causa das deficiências identificadas (ver item 41(a))</w:t>
      </w:r>
    </w:p>
    <w:p w14:paraId="198EFEA7" w14:textId="77777777" w:rsidR="00DF5974" w:rsidRDefault="00DF5974" w:rsidP="00DF5974"/>
    <w:p w14:paraId="1DCC07F0" w14:textId="77777777" w:rsidR="00DF5974" w:rsidRDefault="00DF5974" w:rsidP="00DF5974">
      <w:r>
        <w:t>A165. O objetivo da investigação das causas das deficiências identificadas é o de entender as circunstâncias subjacentes que causaram as deficiências para permitir que a firma:</w:t>
      </w:r>
    </w:p>
    <w:p w14:paraId="37594FAA" w14:textId="77777777" w:rsidR="00DF5974" w:rsidRDefault="00DF5974" w:rsidP="00DF5974">
      <w:r>
        <w:t xml:space="preserve">• </w:t>
      </w:r>
      <w:r>
        <w:tab/>
        <w:t>avalie a severidade e a disseminação da deficiência identificada; e</w:t>
      </w:r>
    </w:p>
    <w:p w14:paraId="7851FF8D" w14:textId="77777777" w:rsidR="00DF5974" w:rsidRDefault="00DF5974" w:rsidP="00DF5974">
      <w:r>
        <w:t xml:space="preserve">• </w:t>
      </w:r>
      <w:r>
        <w:tab/>
        <w:t>corrija de maneira apropriada a deficiência identificada.</w:t>
      </w:r>
    </w:p>
    <w:p w14:paraId="7CC5B968" w14:textId="77777777" w:rsidR="00DF5974" w:rsidRDefault="00DF5974" w:rsidP="00DF5974">
      <w:r>
        <w:t>A realização da análise da causa envolve aqueles que realizam a avaliação exercendo o julgamento profissional com base na evidência disponível.</w:t>
      </w:r>
    </w:p>
    <w:p w14:paraId="4866CE48" w14:textId="77777777" w:rsidR="00DF5974" w:rsidRDefault="00DF5974" w:rsidP="00DF5974"/>
    <w:p w14:paraId="2B04719B" w14:textId="77777777" w:rsidR="00DF5974" w:rsidRDefault="00DF5974" w:rsidP="00DF5974">
      <w:r>
        <w:t>A166. A natureza, a época e a extensão dos procedimentos executados para entender as causas de deficiência identificada também podem ser afetadas pela natureza e circunstâncias da firma como, por exemplo:</w:t>
      </w:r>
    </w:p>
    <w:p w14:paraId="64870BCB" w14:textId="77777777" w:rsidR="00DF5974" w:rsidRDefault="00DF5974" w:rsidP="00DF5974">
      <w:r>
        <w:t xml:space="preserve">• </w:t>
      </w:r>
      <w:r>
        <w:tab/>
        <w:t>sua complexidade e características operacionais;</w:t>
      </w:r>
    </w:p>
    <w:p w14:paraId="2BDC4556" w14:textId="77777777" w:rsidR="00DF5974" w:rsidRDefault="00DF5974" w:rsidP="00DF5974">
      <w:r>
        <w:t xml:space="preserve">• </w:t>
      </w:r>
      <w:r>
        <w:tab/>
        <w:t>seu porte;</w:t>
      </w:r>
    </w:p>
    <w:p w14:paraId="3C5CBEDF" w14:textId="77777777" w:rsidR="00DF5974" w:rsidRDefault="00DF5974" w:rsidP="00DF5974">
      <w:r>
        <w:t xml:space="preserve">• </w:t>
      </w:r>
      <w:r>
        <w:tab/>
        <w:t>sua dispersão geográfica; e</w:t>
      </w:r>
    </w:p>
    <w:p w14:paraId="4D13478E" w14:textId="77777777" w:rsidR="00DF5974" w:rsidRDefault="00DF5974" w:rsidP="00DF5974">
      <w:r>
        <w:t xml:space="preserve">• </w:t>
      </w:r>
      <w:r>
        <w:tab/>
        <w:t>o modo como a firma é estruturada ou a extensão na qual ela concentra ou centraliza seus processos ou atividades.</w:t>
      </w:r>
    </w:p>
    <w:p w14:paraId="77ACE48E" w14:textId="77777777" w:rsidR="00DF5974" w:rsidRDefault="00DF5974" w:rsidP="00DF5974">
      <w:r>
        <w:t xml:space="preserve">Exemplos do modo como a natureza das deficiências identificadas, sua possível severidade, a natureza e as circunstâncias da firma podem afetar a natureza, a época e a extensão dos procedimentos para entender as causas das deficiências identificadas: </w:t>
      </w:r>
    </w:p>
    <w:p w14:paraId="3EC910D9" w14:textId="77777777" w:rsidR="00DF5974" w:rsidRDefault="00DF5974" w:rsidP="00DF5974">
      <w:r>
        <w:t xml:space="preserve">• </w:t>
      </w:r>
      <w:r>
        <w:tab/>
        <w:t>a natureza da deficiência identificada: os procedimentos da firma para entender as causas de deficiência identificada podem ser mais rigorosos quando estiverem relacionados com a emissão de relatório de auditoria inapropriado sobre demonstrações contábeis de entidade listada. O mesmo rigor se aplica quando a deficiência identificada se refere às ações e aos comportamentos da liderança com relação à qualidade;</w:t>
      </w:r>
    </w:p>
    <w:p w14:paraId="42983903" w14:textId="77777777" w:rsidR="00DF5974" w:rsidRDefault="00DF5974" w:rsidP="00DF5974">
      <w:r>
        <w:t xml:space="preserve">• </w:t>
      </w:r>
      <w:r>
        <w:tab/>
        <w:t>a possível severidade da deficiência identificada: os procedimentos da firma para entender as causas de deficiência identificada também podem ser mais rigorosos em circunstâncias nas quais a deficiência tiver sido identificada em múltiplos trabalhos ou há indício de que as políticas ou procedimentos têm altos índices de não conformidade;</w:t>
      </w:r>
    </w:p>
    <w:p w14:paraId="64CFFC4F" w14:textId="77777777" w:rsidR="00DF5974" w:rsidRDefault="00DF5974" w:rsidP="00DF5974">
      <w:r>
        <w:t xml:space="preserve">• </w:t>
      </w:r>
      <w:r>
        <w:tab/>
        <w:t>a natureza e as circunstâncias da firma:</w:t>
      </w:r>
    </w:p>
    <w:p w14:paraId="1A0F42D6" w14:textId="77777777" w:rsidR="00DF5974" w:rsidRDefault="00DF5974" w:rsidP="00DF5974">
      <w:r>
        <w:t>o</w:t>
      </w:r>
      <w:r>
        <w:tab/>
        <w:t xml:space="preserve">no caso de firma menos complexa, com um único escritório, os procedimentos da firma para entender as causas de deficiência identificada podem ser simples, uma vez que as informações para comunicar o entendimento podem estar prontamente disponíveis, concentradas e as causas podem ser mais aparentes; e </w:t>
      </w:r>
    </w:p>
    <w:p w14:paraId="5683C0F1" w14:textId="77777777" w:rsidR="00DF5974" w:rsidRDefault="00DF5974" w:rsidP="00DF5974">
      <w:r>
        <w:t>o</w:t>
      </w:r>
      <w:r>
        <w:tab/>
        <w:t>no caso de firma mais complexa, com diversos escritórios, os procedimentos para entender as causas de deficiência identificada podem incluir o uso de indivíduos treinados especificamente para investigar as causas das deficiências identificadas e o desenvolvimento de metodologia com procedimentos mais formalizados para identificar as causas.</w:t>
      </w:r>
    </w:p>
    <w:p w14:paraId="178DB60B" w14:textId="77777777" w:rsidR="00DF5974" w:rsidRDefault="00DF5974" w:rsidP="00DF5974"/>
    <w:p w14:paraId="328D8B54" w14:textId="77777777" w:rsidR="00DF5974" w:rsidRDefault="00DF5974" w:rsidP="00DF5974">
      <w:r>
        <w:t>A167. Ao investigar as causas das deficiências identificadas, a firma pode considerar a razão pela qual as deficiências não apareceram em outras circunstâncias que têm natureza semelhante ao assunto com o qual a deficiência se relaciona. Essas informações também podem ser muito úteis para determinar o modo como remediar uma deficiência identificada.</w:t>
      </w:r>
    </w:p>
    <w:p w14:paraId="7B26EC5B" w14:textId="77777777" w:rsidR="00DF5974" w:rsidRDefault="00DF5974" w:rsidP="00DF5974">
      <w:r>
        <w:t>Exemplo de quando uma deficiência não apareceu em outras circunstâncias de natureza semelhante e o modo como essas informações ajudam a firma a investigar as causas das deficiências identificadas:</w:t>
      </w:r>
    </w:p>
    <w:p w14:paraId="1F464CE8" w14:textId="77777777" w:rsidR="00DF5974" w:rsidRDefault="00DF5974" w:rsidP="00DF5974">
      <w:r>
        <w:t>a firma pode determinar que uma deficiência existe porque constatações semelhantes ocorreram em múltiplos trabalhos. Entretanto, as constatações não ocorreram em muitos outros trabalhos da mesma população que está sendo testada. Ao comparar os trabalhos, a firma conclui que a causa da deficiência identificada é a falta de envolvimento apropriado por parte dos sócios do trabalho em etapas-chave dos trabalhos.</w:t>
      </w:r>
    </w:p>
    <w:p w14:paraId="67011ED8" w14:textId="77777777" w:rsidR="00DF5974" w:rsidRDefault="00DF5974" w:rsidP="00DF5974"/>
    <w:p w14:paraId="31093802" w14:textId="77777777" w:rsidR="00DF5974" w:rsidRDefault="00DF5974" w:rsidP="00DF5974">
      <w:r>
        <w:t>A168. A identificação das causas que são apropriadamente específicas podem suportar o processo da firma para corrigir as deficiências identificadas.</w:t>
      </w:r>
    </w:p>
    <w:p w14:paraId="49B68203" w14:textId="77777777" w:rsidR="00DF5974" w:rsidRDefault="00DF5974" w:rsidP="00DF5974">
      <w:r>
        <w:t>Exemplo de identificação das causas que é apropriadamente específica:</w:t>
      </w:r>
    </w:p>
    <w:p w14:paraId="79A68C65" w14:textId="77777777" w:rsidR="00DF5974" w:rsidRDefault="00DF5974" w:rsidP="00DF5974">
      <w:r>
        <w:t>a firma pode identificar que as equipes de trabalho que conduzem as auditorias das demonstrações contábeis estão falhando em obter evidência de auditoria apropriada e suficiente sobre estimativas contábeis nas quais as premissas da administração têm alto grau de subjetividade. Enquanto a firma observa que essas equipes de trabalho não estão exercendo o ceticismo profissional apropriado, a causa subjacente dessa questão pode estar relacionada com outro assunto, como ambiente cultural que não incentiva o questionamento, pelos membros da equipe de trabalho, dos indivíduos com mais autoridade ou com controle, supervisão e revisão insuficientes das atividades realizadas nos trabalhos.</w:t>
      </w:r>
    </w:p>
    <w:p w14:paraId="056500B2" w14:textId="77777777" w:rsidR="00DF5974" w:rsidRDefault="00DF5974" w:rsidP="00DF5974"/>
    <w:p w14:paraId="0ED865D6" w14:textId="77777777" w:rsidR="00DF5974" w:rsidRDefault="00DF5974" w:rsidP="00DF5974">
      <w:r>
        <w:t>A169. Além de investigar as causas das deficiências identificadas, a firma também pode investigar as causas dos resultados positivos, uma vez que isso pode revelar oportunidades para firma melhorar, ou aprimorar ainda mais, o sistema de gestão de qualidade.</w:t>
      </w:r>
    </w:p>
    <w:p w14:paraId="1EC78CEC" w14:textId="77777777" w:rsidR="00DF5974" w:rsidRDefault="00DF5974" w:rsidP="00DF5974"/>
    <w:p w14:paraId="68760CD4" w14:textId="77777777" w:rsidR="00DF5974" w:rsidRDefault="00DF5974" w:rsidP="00DF5974">
      <w:r>
        <w:t>Resposta às deficiências identificadas (ver item 42)</w:t>
      </w:r>
    </w:p>
    <w:p w14:paraId="13D70BB7" w14:textId="77777777" w:rsidR="00DF5974" w:rsidRDefault="00DF5974" w:rsidP="00DF5974"/>
    <w:p w14:paraId="3BE93822" w14:textId="77777777" w:rsidR="00DF5974" w:rsidRDefault="00DF5974" w:rsidP="00DF5974">
      <w:r>
        <w:t>A170. A natureza, a época e a extensão das medidas corretivas podem depender de uma série de outros fatores, incluindo:</w:t>
      </w:r>
    </w:p>
    <w:p w14:paraId="7D1B4338" w14:textId="77777777" w:rsidR="00DF5974" w:rsidRDefault="00DF5974" w:rsidP="00DF5974">
      <w:r>
        <w:t xml:space="preserve">• </w:t>
      </w:r>
      <w:r>
        <w:tab/>
        <w:t>as causas;</w:t>
      </w:r>
    </w:p>
    <w:p w14:paraId="19EEB781" w14:textId="77777777" w:rsidR="00DF5974" w:rsidRDefault="00DF5974" w:rsidP="00DF5974">
      <w:r>
        <w:t xml:space="preserve">• </w:t>
      </w:r>
      <w:r>
        <w:tab/>
        <w:t>a severidade e a disseminação da deficiência identificada e, portanto, a urgência com a qual ela precisa ser tratada; e</w:t>
      </w:r>
    </w:p>
    <w:p w14:paraId="76028296" w14:textId="77777777" w:rsidR="00DF5974" w:rsidRDefault="00DF5974" w:rsidP="00DF5974">
      <w:r>
        <w:t xml:space="preserve">• </w:t>
      </w:r>
      <w:r>
        <w:tab/>
        <w:t>a eficácia das medidas corretivas no tratamento das causas, como, por exemplo, se a firma precisa implementar mais de uma ação corretiva, a fim de tratar de maneira eficaz as causas, ou precisa implementar medidas corretivas temporárias até que ela possa implementar medidas corretivas mais eficazes.</w:t>
      </w:r>
    </w:p>
    <w:p w14:paraId="5958B392" w14:textId="77777777" w:rsidR="00DF5974" w:rsidRDefault="00DF5974" w:rsidP="00DF5974"/>
    <w:p w14:paraId="3AEDC447" w14:textId="77777777" w:rsidR="00DF5974" w:rsidRDefault="00DF5974" w:rsidP="00DF5974">
      <w:r>
        <w:t xml:space="preserve">A171. Em algumas circunstâncias, a ação corretiva pode incluir o estabelecimento de objetivos de qualidade adicionais, ou riscos de qualidade ou respostas podem ser incluídas ou modificadas, pelo fato dessas respostas não serem apropriadas.  </w:t>
      </w:r>
    </w:p>
    <w:p w14:paraId="4E8FA245" w14:textId="77777777" w:rsidR="00DF5974" w:rsidRDefault="00DF5974" w:rsidP="00DF5974"/>
    <w:p w14:paraId="77512008" w14:textId="77777777" w:rsidR="00DF5974" w:rsidRDefault="00DF5974" w:rsidP="00DF5974">
      <w:r>
        <w:t>A172. Em circunstâncias nas quais a firma determina que a causa da deficiência identificada se refere a um recurso fornecido por prestador de serviço, a firma também pode:</w:t>
      </w:r>
    </w:p>
    <w:p w14:paraId="7E46D37B" w14:textId="77777777" w:rsidR="00DF5974" w:rsidRDefault="00DF5974" w:rsidP="00DF5974">
      <w:r>
        <w:t xml:space="preserve">• </w:t>
      </w:r>
      <w:r>
        <w:tab/>
        <w:t>considerar se continua a usar o recurso fornecido pelo prestador de serviço; e</w:t>
      </w:r>
    </w:p>
    <w:p w14:paraId="7E2C0A32" w14:textId="77777777" w:rsidR="00DF5974" w:rsidRDefault="00DF5974" w:rsidP="00DF5974">
      <w:r>
        <w:t xml:space="preserve">• </w:t>
      </w:r>
      <w:r>
        <w:tab/>
        <w:t>comunicar o assunto ao prestador de serviço.</w:t>
      </w:r>
    </w:p>
    <w:p w14:paraId="7A900B62" w14:textId="77777777" w:rsidR="00DF5974" w:rsidRDefault="00DF5974" w:rsidP="00DF5974">
      <w:r>
        <w:t>A firma é responsável pelo tratamento do efeito da deficiência identificada, relacionada com o recurso fornecido por prestador de serviço, no sistema de gestão de qualidade, agindo para impedir que a deficiência ocorra. Entretanto, a firma, normalmente, não é responsável pela correção da deficiência identificada em nome do prestador do serviço ou por investigar mais detalhadamente a causa da deficiência identificada no prestador de serviço.</w:t>
      </w:r>
    </w:p>
    <w:p w14:paraId="0311AC1C" w14:textId="77777777" w:rsidR="00DF5974" w:rsidRDefault="00DF5974" w:rsidP="00DF5974"/>
    <w:p w14:paraId="58046B3D" w14:textId="77777777" w:rsidR="00DF5974" w:rsidRDefault="00DF5974" w:rsidP="00DF5974">
      <w:r>
        <w:t>Constatações sobre trabalho específico (ver item 45)</w:t>
      </w:r>
    </w:p>
    <w:p w14:paraId="3C92DE6D" w14:textId="77777777" w:rsidR="00DF5974" w:rsidRDefault="00DF5974" w:rsidP="00DF5974"/>
    <w:p w14:paraId="696BCF37" w14:textId="77777777" w:rsidR="00DF5974" w:rsidRDefault="00DF5974" w:rsidP="00DF5974">
      <w:r>
        <w:t>A173. Em circunstâncias nas quais os procedimentos foram omitidos ou o relatório emitido é inapropriado, a ação tomada pela firma pode incluir:</w:t>
      </w:r>
    </w:p>
    <w:p w14:paraId="67F96617" w14:textId="77777777" w:rsidR="00DF5974" w:rsidRDefault="00DF5974" w:rsidP="00DF5974">
      <w:r>
        <w:t xml:space="preserve">• </w:t>
      </w:r>
      <w:r>
        <w:tab/>
        <w:t>efetuar consulta com os indivíduos apropriados com relação à ação adequada;</w:t>
      </w:r>
    </w:p>
    <w:p w14:paraId="65CE7CE2" w14:textId="77777777" w:rsidR="00DF5974" w:rsidRDefault="00DF5974" w:rsidP="00DF5974">
      <w:r>
        <w:t xml:space="preserve">• </w:t>
      </w:r>
      <w:r>
        <w:tab/>
        <w:t>discussão do assunto com a administração da entidade ou com os responsáveis pela governança; e</w:t>
      </w:r>
    </w:p>
    <w:p w14:paraId="3D99E5F5" w14:textId="77777777" w:rsidR="00DF5974" w:rsidRDefault="00DF5974" w:rsidP="00DF5974">
      <w:r>
        <w:t xml:space="preserve">• </w:t>
      </w:r>
      <w:r>
        <w:tab/>
        <w:t>execução dos procedimentos omitidos.</w:t>
      </w:r>
    </w:p>
    <w:p w14:paraId="5417CB82" w14:textId="77777777" w:rsidR="00DF5974" w:rsidRDefault="00DF5974" w:rsidP="00DF5974"/>
    <w:p w14:paraId="2FE71C75" w14:textId="77777777" w:rsidR="00DF5974" w:rsidRDefault="00DF5974" w:rsidP="00DF5974">
      <w:r>
        <w:t>As ações tomadas pela firma não a isentam da responsabilidade de tomar ações adicionais, relacionadas com a constatação no contexto do sistema de gestão de qualidade, incluindo a avaliação das constatações para identificar as deficiências e, quando há uma deficiência, investigar as suas causas.</w:t>
      </w:r>
    </w:p>
    <w:p w14:paraId="503B935D" w14:textId="77777777" w:rsidR="00DF5974" w:rsidRDefault="00DF5974" w:rsidP="00DF5974"/>
    <w:p w14:paraId="18912EFA" w14:textId="77777777" w:rsidR="00DF5974" w:rsidRDefault="00DF5974" w:rsidP="00DF5974">
      <w:r>
        <w:t>Comunicações permanentes relacionadas com monitoramento e remediação (ver item 46)</w:t>
      </w:r>
    </w:p>
    <w:p w14:paraId="14C3FEA5" w14:textId="77777777" w:rsidR="00DF5974" w:rsidRDefault="00DF5974" w:rsidP="00DF5974"/>
    <w:p w14:paraId="3E0CC0E8" w14:textId="77777777" w:rsidR="00DF5974" w:rsidRDefault="00DF5974" w:rsidP="00DF5974">
      <w:r>
        <w:t>A174. As informações comunicadas sobre o monitoramento e a correção aos indivíduos que têm a responsabilidade final pelo sistema de gestão de qualidade e pela obrigação de prestar contas sobre ele podem ser feitas de forma contínua ou periódica. Os indivíduos podem usar as informações de diversas formas, por exemplo:</w:t>
      </w:r>
    </w:p>
    <w:p w14:paraId="0A514A45" w14:textId="77777777" w:rsidR="00DF5974" w:rsidRDefault="00DF5974" w:rsidP="00DF5974">
      <w:r>
        <w:t xml:space="preserve">• </w:t>
      </w:r>
      <w:r>
        <w:tab/>
        <w:t>como base para comunicações adicionais ao pessoal sobre a importância da qualidade;</w:t>
      </w:r>
    </w:p>
    <w:p w14:paraId="6B9ADF34" w14:textId="77777777" w:rsidR="00DF5974" w:rsidRDefault="00DF5974" w:rsidP="00DF5974">
      <w:r>
        <w:t xml:space="preserve">• </w:t>
      </w:r>
      <w:r>
        <w:tab/>
        <w:t>para responsabilizar indivíduos pelos papéis a eles atribuídos; e</w:t>
      </w:r>
    </w:p>
    <w:p w14:paraId="2F71B930" w14:textId="77777777" w:rsidR="00DF5974" w:rsidRDefault="00DF5974" w:rsidP="00DF5974">
      <w:r>
        <w:t xml:space="preserve">• </w:t>
      </w:r>
      <w:r>
        <w:tab/>
        <w:t>para identificar as preocupações-chave com o sistema de gestão de qualidade de maneira tempestiva.</w:t>
      </w:r>
    </w:p>
    <w:p w14:paraId="38DA4479" w14:textId="77777777" w:rsidR="00DF5974" w:rsidRDefault="00DF5974" w:rsidP="00DF5974">
      <w:r>
        <w:t>As informações também fornecem uma base para a avaliação do sistema de gestão de qualidade e para a conclusão sobre ele, conforme requerido pelos itens 53 e 54.</w:t>
      </w:r>
    </w:p>
    <w:p w14:paraId="2881AE39" w14:textId="77777777" w:rsidR="00DF5974" w:rsidRDefault="00DF5974" w:rsidP="00DF5974"/>
    <w:p w14:paraId="12059980" w14:textId="77777777" w:rsidR="00DF5974" w:rsidRDefault="00DF5974" w:rsidP="00DF5974">
      <w:r>
        <w:t>Requisitos da rede ou serviços da rede (ver item 48)</w:t>
      </w:r>
    </w:p>
    <w:p w14:paraId="7BDE8057" w14:textId="77777777" w:rsidR="00DF5974" w:rsidRDefault="00DF5974" w:rsidP="00DF5974"/>
    <w:p w14:paraId="21EE7654" w14:textId="77777777" w:rsidR="00DF5974" w:rsidRDefault="00DF5974" w:rsidP="00DF5974">
      <w:r>
        <w:t xml:space="preserve">A175. Em algumas circunstâncias, a firma pode pertencer a uma rede. As redes podem estabelecer requisitos com relação ao sistema de gestão de qualidade da firma ou disponibilizar serviços ou recursos que a firma pode escolher implementar ou usar no desenvolvimento, implementação e operação de seu sistema de gestão de qualidade. Esses requisitos ou serviços podem ter como objetivo promover o desempenho consistente de trabalhos de qualidade em todas as firmas que pertencem à rede. A extensão na qual a rede pode proporcionar a identificação de riscos adicionais de qualidade e fornece à firma objetivos de qualidade e respostas que são comuns em toda a rede depende dos acordos da firma com a rede. </w:t>
      </w:r>
    </w:p>
    <w:p w14:paraId="543E3D92" w14:textId="77777777" w:rsidR="00DF5974" w:rsidRDefault="00DF5974" w:rsidP="00DF5974">
      <w:r>
        <w:t>Exemplos de requisitos da rede:</w:t>
      </w:r>
    </w:p>
    <w:p w14:paraId="72CCE7B2" w14:textId="77777777" w:rsidR="00DF5974" w:rsidRDefault="00DF5974" w:rsidP="00DF5974">
      <w:r>
        <w:t xml:space="preserve">• </w:t>
      </w:r>
      <w:r>
        <w:tab/>
        <w:t>requisitos para que a firma inclua objetivos de qualidade ou considere riscos de qualidade adicionais no seu sistema de gestão de qualidade, que são comuns em todas as firmas da rede;</w:t>
      </w:r>
    </w:p>
    <w:p w14:paraId="39E199D1" w14:textId="77777777" w:rsidR="00DF5974" w:rsidRDefault="00DF5974" w:rsidP="00DF5974">
      <w:r>
        <w:t xml:space="preserve">• </w:t>
      </w:r>
      <w:r>
        <w:tab/>
        <w:t xml:space="preserve">requisitos para que a firma inclua respostas no seu sistema de gestão de qualidade que são comuns em todas as firmas da rede. Essas respostas planejadas pela rede podem incluir políticas ou procedimentos da rede que especificam os papéis e as responsabilidades de liderança, incluindo o modo como a firma deve atribuir autoridade e responsabilidade dentro da própria firma, ou recursos, como, por exemplo, metodologias desenvolvidas pela rede para a execução de trabalhos ou aplicações de TI; </w:t>
      </w:r>
    </w:p>
    <w:p w14:paraId="1ED6AE09" w14:textId="77777777" w:rsidR="00DF5974" w:rsidRDefault="00DF5974" w:rsidP="00DF5974">
      <w:r>
        <w:t xml:space="preserve">• </w:t>
      </w:r>
      <w:r>
        <w:tab/>
        <w:t>requisitos para que a firma seja submetida às atividades de monitoramento da rede. Essas atividades de monitoramento podem se relacionar aos requisitos da rede (por exemplo, monitoramento de que a firma implementou a metodologia da rede de maneira apropriada) ou ao sistema de gestão de qualidade da firma em geral.</w:t>
      </w:r>
    </w:p>
    <w:p w14:paraId="2CDF5135" w14:textId="77777777" w:rsidR="00DF5974" w:rsidRDefault="00DF5974" w:rsidP="00DF5974">
      <w:r>
        <w:t>Exemplos de serviços da rede:</w:t>
      </w:r>
    </w:p>
    <w:p w14:paraId="0E3B321A" w14:textId="77777777" w:rsidR="00DF5974" w:rsidRDefault="00DF5974" w:rsidP="00DF5974">
      <w:r>
        <w:t xml:space="preserve">• </w:t>
      </w:r>
      <w:r>
        <w:tab/>
        <w:t>serviços ou recursos que a firma pode optar por usar no seu sistema de gestão de qualidade ou na execução dos trabalhos, como, por exemplo, programas de treinamento voluntário, uso de auditores ou especialistas de componentes da rede, ou uso de centro de prestação de serviços estabelecido no nível da rede, ou por outra firma da rede ou grupo de firmas da rede.</w:t>
      </w:r>
    </w:p>
    <w:p w14:paraId="0FFDCCBD" w14:textId="77777777" w:rsidR="00DF5974" w:rsidRDefault="00DF5974" w:rsidP="00DF5974"/>
    <w:p w14:paraId="16A43878" w14:textId="77777777" w:rsidR="00DF5974" w:rsidRDefault="00DF5974" w:rsidP="00DF5974">
      <w:r>
        <w:t>A176. A rede pode estabelecer responsabilidades para a firma na implementação dos requisitos da rede ou dos serviços da rede. Exemplos de responsabilidades para a firma na implementação dos requisitos da rede ou dos serviços da rede:</w:t>
      </w:r>
    </w:p>
    <w:p w14:paraId="351703D9" w14:textId="77777777" w:rsidR="00DF5974" w:rsidRDefault="00DF5974" w:rsidP="00DF5974">
      <w:r>
        <w:t>• a firma deve ter certa infraestrutura e certos processos de TI implementados para suportar uma aplicação de TI fornecida pela rede que ela usa no sistema de gestão de qualidade;</w:t>
      </w:r>
    </w:p>
    <w:p w14:paraId="4EFB74C5" w14:textId="77777777" w:rsidR="00DF5974" w:rsidRDefault="00DF5974" w:rsidP="00DF5974">
      <w:r>
        <w:t>• a firma deve fornecer treinamento para toda as pessoas da firma sobre a metodologia fornecida pela rede, inclusive quando são feitas atualizações na metodologia.</w:t>
      </w:r>
    </w:p>
    <w:p w14:paraId="1FBB9AB6" w14:textId="77777777" w:rsidR="00DF5974" w:rsidRDefault="00DF5974" w:rsidP="00DF5974"/>
    <w:p w14:paraId="7B2AF63B" w14:textId="77777777" w:rsidR="00DF5974" w:rsidRDefault="00DF5974" w:rsidP="00DF5974">
      <w:r>
        <w:t>A177. O entendimento da firma sobre os requisitos da rede ou dos serviços da rede e as suas responsabilidades, relacionadas com a implementação deles, pode ser obtido por meio de indagações à rede ou da documentação fornecida pela rede sobre assuntos, tais como:</w:t>
      </w:r>
    </w:p>
    <w:p w14:paraId="3A352587" w14:textId="77777777" w:rsidR="00DF5974" w:rsidRDefault="00DF5974" w:rsidP="00DF5974">
      <w:r>
        <w:t xml:space="preserve">• </w:t>
      </w:r>
      <w:r>
        <w:tab/>
        <w:t>a governança e a liderança da rede;</w:t>
      </w:r>
    </w:p>
    <w:p w14:paraId="23ED7BB2" w14:textId="77777777" w:rsidR="00DF5974" w:rsidRDefault="00DF5974" w:rsidP="00DF5974">
      <w:r>
        <w:t xml:space="preserve">• </w:t>
      </w:r>
      <w:r>
        <w:tab/>
        <w:t>os procedimentos executados pela rede no desenvolvimento, na implementação e, se aplicável, na operação dos requisitos da rede ou dos serviços da rede; e</w:t>
      </w:r>
    </w:p>
    <w:p w14:paraId="68AF125C" w14:textId="77777777" w:rsidR="00DF5974" w:rsidRDefault="00DF5974" w:rsidP="00DF5974">
      <w:r>
        <w:t xml:space="preserve">• </w:t>
      </w:r>
      <w:r>
        <w:tab/>
        <w:t xml:space="preserve">o modo como a rede identifica e responde às mudanças que afetam os requisitos da rede, os serviços da rede ou outras informações, como, por exemplo, mudanças nas normas profissionais ou informações que indicam deficiência nos requisitos da rede ou nos serviços da rede. </w:t>
      </w:r>
    </w:p>
    <w:p w14:paraId="1F604431" w14:textId="77777777" w:rsidR="00DF5974" w:rsidRDefault="00DF5974" w:rsidP="00DF5974">
      <w:r>
        <w:t xml:space="preserve">O modo como a rede monitora a adequação dos seus requisitos ou seus serviços pode ser por meio das atividades de monitoramento das firmas da rede e pelos processos da rede para a correção das deficiências identificadas. </w:t>
      </w:r>
    </w:p>
    <w:p w14:paraId="4B24CD70" w14:textId="77777777" w:rsidR="00DF5974" w:rsidRDefault="00DF5974" w:rsidP="00DF5974"/>
    <w:p w14:paraId="5DEA2005" w14:textId="77777777" w:rsidR="00DF5974" w:rsidRDefault="00DF5974" w:rsidP="00DF5974">
      <w:r>
        <w:t>Requisitos da rede ou os serviços da rede no sistema de gestão de qualidade da firma (ver item 49)</w:t>
      </w:r>
    </w:p>
    <w:p w14:paraId="79DB53F4" w14:textId="77777777" w:rsidR="00DF5974" w:rsidRDefault="00DF5974" w:rsidP="00DF5974"/>
    <w:p w14:paraId="6E30A64F" w14:textId="77777777" w:rsidR="00DF5974" w:rsidRDefault="00DF5974" w:rsidP="00DF5974">
      <w:r>
        <w:t xml:space="preserve">A178. As características dos requisitos da rede ou de seus serviços são uma condição, um evento, uma circunstância, uma ação ou uma omissão na identificação e na avaliação dos riscos de qualidade. Exemplo de requisito da rede ou serviço da rede que gera risco de qualidade: </w:t>
      </w:r>
    </w:p>
    <w:p w14:paraId="5B69097A" w14:textId="77777777" w:rsidR="00DF5974" w:rsidRDefault="00DF5974" w:rsidP="00DF5974">
      <w:r>
        <w:t>a rede pode requerer que a firma use uma aplicação de TI para a aceitação e a continuidade de relacionamentos com clientes e trabalhos específicos que é padronizado em toda a rede. Isso pode gerar risco de qualidade de que a aplicação de TI não trate de assuntos contidos em leis ou regulamentos da localidade onde a firma opera, que precisam ser considerados por ela ao aceitar e continuar os relacionamentos com clientes e trabalhos específicos.</w:t>
      </w:r>
    </w:p>
    <w:p w14:paraId="679D72FF" w14:textId="77777777" w:rsidR="00DF5974" w:rsidRDefault="00DF5974" w:rsidP="00DF5974"/>
    <w:p w14:paraId="1E518D23" w14:textId="77777777" w:rsidR="00DF5974" w:rsidRDefault="00DF5974" w:rsidP="00DF5974">
      <w:r>
        <w:t xml:space="preserve">A179. O objetivo dos requisitos da rede pode gerar desempenho consistente de trabalhos de qualidade em todas as firmas da rede. A rede pode esperar que a firma implemente esses requisitos. Entretanto, a firma pode ter que adaptar ou complementar tais requisitos, de forma que eles sejam adequados à natureza e às circunstâncias da firma e de seus trabalhos. </w:t>
      </w:r>
    </w:p>
    <w:p w14:paraId="39A02BCA" w14:textId="77777777" w:rsidR="00DF5974" w:rsidRDefault="00DF5974" w:rsidP="00DF5974"/>
    <w:p w14:paraId="50BCC770" w14:textId="77777777" w:rsidR="00DF5974" w:rsidRDefault="00DF5974" w:rsidP="00DF5974">
      <w:r>
        <w:t xml:space="preserve">Exemplos do modo como os requisitos da rede ou os serviços da rede podem ter que ser adaptados ou complementados </w:t>
      </w:r>
    </w:p>
    <w:p w14:paraId="753BF278" w14:textId="77777777" w:rsidR="00DF5974" w:rsidRDefault="00DF5974" w:rsidP="00DF5974">
      <w:r>
        <w:t>Requisito da rede ou serviço da rede</w:t>
      </w:r>
      <w:r>
        <w:tab/>
        <w:t>O modo como a firma adapta ou complementa o requisito da rede ou o serviço da rede</w:t>
      </w:r>
    </w:p>
    <w:p w14:paraId="17D1DD2F" w14:textId="77777777" w:rsidR="00DF5974" w:rsidRDefault="00DF5974" w:rsidP="00DF5974">
      <w:r>
        <w:t>A rede requer que a firma considere determinados riscos de qualidade no sistema de gestão de qualidade, de modo que todas as firmas da rede considerem tais riscos.</w:t>
      </w:r>
      <w:r>
        <w:tab/>
        <w:t>Como parte da identificação e da avaliação dos riscos de qualidade, a firma inclui os riscos de qualidade que são requeridos pela rede.</w:t>
      </w:r>
    </w:p>
    <w:p w14:paraId="691F03A7" w14:textId="77777777" w:rsidR="00DF5974" w:rsidRDefault="00DF5974" w:rsidP="00DF5974">
      <w:r>
        <w:t>A firma também planeja e implementa respostas para tratar dos riscos de qualidade que são requeridos pela rede.</w:t>
      </w:r>
    </w:p>
    <w:p w14:paraId="65DC049E" w14:textId="77777777" w:rsidR="00DF5974" w:rsidRDefault="00DF5974" w:rsidP="00DF5974">
      <w:r>
        <w:t>A rede requer que a firma planeje e implemente determinadas respostas.</w:t>
      </w:r>
      <w:r>
        <w:tab/>
        <w:t>Como parte do planejamento e da implementação das respostas, a firma determina:</w:t>
      </w:r>
    </w:p>
    <w:p w14:paraId="44AA1144" w14:textId="77777777" w:rsidR="00DF5974" w:rsidRDefault="00DF5974" w:rsidP="00DF5974">
      <w:r>
        <w:t>• quais riscos de qualidade as respostas tratam; e</w:t>
      </w:r>
    </w:p>
    <w:p w14:paraId="4B653ECF" w14:textId="77777777" w:rsidR="00DF5974" w:rsidRDefault="00DF5974" w:rsidP="00DF5974">
      <w:r>
        <w:t>•  o modo como as respostas, requeridas pela rede, devem ser incorporadas no sistema de gestão de qualidade da firma, dada a natureza e as circunstâncias dela. Isso pode incluir a customização da resposta para refletir a natureza e as circunstâncias da firma e de seus trabalhos (por exemplo, a customização de metodologia para que ela inclua assuntos relacionados com lei ou regulamento).</w:t>
      </w:r>
    </w:p>
    <w:p w14:paraId="062774A1" w14:textId="77777777" w:rsidR="00DF5974" w:rsidRDefault="00DF5974" w:rsidP="00DF5974">
      <w:r>
        <w:t>A firma usa indivíduos de outras firmas da rede como auditores de componentes. Os requisitos da rede são implementados e incentivam um alto nível de compartilhamento a todos os sistemas de gestão de qualidade das firmas da rede. Os requisitos da rede incluem critérios específicos que se aplicam aos indivíduos designados para trabalhar em componente para auditoria de grupo.</w:t>
      </w:r>
      <w:r>
        <w:tab/>
        <w:t>A firma estabelece políticas ou procedimentos que requerem que a equipe de trabalho confirme com o auditor de componentes (ou seja, outra firma da rede) que os indivíduos designados para o componente atendem a critérios específicos definidos nos requisitos da rede.</w:t>
      </w:r>
    </w:p>
    <w:p w14:paraId="32B1E768" w14:textId="77777777" w:rsidR="00DF5974" w:rsidRDefault="00DF5974" w:rsidP="00DF5974"/>
    <w:p w14:paraId="6E074CFB" w14:textId="77777777" w:rsidR="00DF5974" w:rsidRDefault="00DF5974" w:rsidP="00DF5974">
      <w:r>
        <w:t>A180. Em algumas circunstâncias, ao adaptar ou complementar os requisitos da rede ou os serviços da rede, a firma pode identificar possíveis melhorias nos requisitos da rede ou nos serviços da rede e pode comunicar essas melhorias à rede.</w:t>
      </w:r>
    </w:p>
    <w:p w14:paraId="29212EF9" w14:textId="77777777" w:rsidR="00DF5974" w:rsidRDefault="00DF5974" w:rsidP="00DF5974"/>
    <w:p w14:paraId="7913CE9C" w14:textId="77777777" w:rsidR="00DF5974" w:rsidRDefault="00DF5974" w:rsidP="00DF5974">
      <w:r>
        <w:t>Atividades de monitoramento realizadas pela rede no sistema de gestão de qualidade da firma (ver item 50(c))</w:t>
      </w:r>
    </w:p>
    <w:p w14:paraId="07EA33CE" w14:textId="77777777" w:rsidR="00DF5974" w:rsidRDefault="00DF5974" w:rsidP="00DF5974"/>
    <w:p w14:paraId="3ED22680" w14:textId="77777777" w:rsidR="00DF5974" w:rsidRDefault="00DF5974" w:rsidP="00DF5974">
      <w:r>
        <w:t>A181. Os resultados das atividades de monitoramento da rede no sistema de gestão de qualidade da firma podem incluir informações, como:</w:t>
      </w:r>
    </w:p>
    <w:p w14:paraId="1F1BCCFA" w14:textId="77777777" w:rsidR="00DF5974" w:rsidRDefault="00DF5974" w:rsidP="00DF5974">
      <w:r>
        <w:t xml:space="preserve">• </w:t>
      </w:r>
      <w:r>
        <w:tab/>
        <w:t>descrição das atividades de monitoramento, incluindo sua natureza, sua época e sua extensão;</w:t>
      </w:r>
    </w:p>
    <w:p w14:paraId="08934972" w14:textId="77777777" w:rsidR="00DF5974" w:rsidRDefault="00DF5974" w:rsidP="00DF5974">
      <w:r>
        <w:t xml:space="preserve">• </w:t>
      </w:r>
      <w:r>
        <w:tab/>
        <w:t>constatações, deficiências identificadas e outras observações sobre o sistema de gestão de qualidade da firma (por exemplo, resultados positivos ou oportunidades para a firma melhorar, ou aprimorar ainda mais, o sistema de gestão de qualidade); e</w:t>
      </w:r>
    </w:p>
    <w:p w14:paraId="15755DDA" w14:textId="77777777" w:rsidR="00DF5974" w:rsidRDefault="00DF5974" w:rsidP="00DF5974">
      <w:r>
        <w:t xml:space="preserve">• </w:t>
      </w:r>
      <w:r>
        <w:tab/>
        <w:t>a avaliação da rede das causas das deficiências identificadas, do efeito avaliado das deficiências identificadas e das medidas corretivas recomendadas.</w:t>
      </w:r>
    </w:p>
    <w:p w14:paraId="529E39F4" w14:textId="77777777" w:rsidR="00DF5974" w:rsidRDefault="00DF5974" w:rsidP="00DF5974"/>
    <w:p w14:paraId="1B22239A" w14:textId="77777777" w:rsidR="00DF5974" w:rsidRDefault="00DF5974" w:rsidP="00DF5974">
      <w:r>
        <w:t>Atividades de monitoramento realizadas pela rede em todas as firmas da rede (ver item 51(b))</w:t>
      </w:r>
    </w:p>
    <w:p w14:paraId="07BC9C3F" w14:textId="77777777" w:rsidR="00DF5974" w:rsidRDefault="00DF5974" w:rsidP="00DF5974"/>
    <w:p w14:paraId="69C2D36F" w14:textId="77777777" w:rsidR="00DF5974" w:rsidRDefault="00DF5974" w:rsidP="00DF5974">
      <w:r>
        <w:t>A182. As informações da rede sobre os resultados gerais das atividades de monitoramento da rede realizadas em todos os sistemas de gestão de qualidade das firmas da rede podem ser um conjunto ou um resumo das informações descritas no item A181, incluindo tendências e áreas comuns de deficiências identificadas em toda a rede, ou resultados positivos que podem ser replicados em toda a rede. Essas informações podem:</w:t>
      </w:r>
    </w:p>
    <w:p w14:paraId="72362C27" w14:textId="77777777" w:rsidR="00DF5974" w:rsidRDefault="00DF5974" w:rsidP="00DF5974">
      <w:r>
        <w:t xml:space="preserve">• </w:t>
      </w:r>
      <w:r>
        <w:tab/>
        <w:t>ser usadas pela firma:</w:t>
      </w:r>
    </w:p>
    <w:p w14:paraId="2348C46A" w14:textId="77777777" w:rsidR="00DF5974" w:rsidRDefault="00DF5974" w:rsidP="00DF5974">
      <w:r>
        <w:t>o</w:t>
      </w:r>
      <w:r>
        <w:tab/>
        <w:t>na identificação e avaliação dos riscos de qualidade;</w:t>
      </w:r>
    </w:p>
    <w:p w14:paraId="39A3CDE1" w14:textId="77777777" w:rsidR="00DF5974" w:rsidRDefault="00DF5974" w:rsidP="00DF5974">
      <w:r>
        <w:t>o</w:t>
      </w:r>
      <w:r>
        <w:tab/>
        <w:t>como parte de outras informações relevantes consideradas pela firma ao determinar se existem deficiências nos requisitos da rede ou nos serviços da rede utilizados pela firma em seu sistema de gestão de qualidade; e</w:t>
      </w:r>
    </w:p>
    <w:p w14:paraId="5C1E137E" w14:textId="77777777" w:rsidR="00DF5974" w:rsidRDefault="00DF5974" w:rsidP="00DF5974">
      <w:r>
        <w:t xml:space="preserve">• </w:t>
      </w:r>
      <w:r>
        <w:tab/>
        <w:t>ser objeto de comunicação aos sócios do trabalho, no contexto em que considera a competência e a capacidade dos auditores de componentes de firma da rede que estão sujeitos a requisitos comuns da rede (por exemplo, objetivos comuns de qualidade, riscos de qualidade e respostas).</w:t>
      </w:r>
    </w:p>
    <w:p w14:paraId="08DEB20D" w14:textId="77777777" w:rsidR="00DF5974" w:rsidRDefault="00DF5974" w:rsidP="00DF5974"/>
    <w:p w14:paraId="62615810" w14:textId="77777777" w:rsidR="00DF5974" w:rsidRDefault="00DF5974" w:rsidP="00DF5974">
      <w:r>
        <w:t xml:space="preserve">A183. Em algumas circunstâncias, a firma pode obter informações da rede sobre as deficiências identificadas em sistema de gestão de qualidade de firma da rede, que afetam a firma. A rede também pode coletar informações das firmas da rede com relação aos resultados de inspeções externas sobre os seus sistemas de gestão de qualidade. Em alguns casos, leis ou regulamentos locais podem impedir que a rede compartilhe informações com outras firmas da rede ou pode restringir a especificidade dessas informações. </w:t>
      </w:r>
    </w:p>
    <w:p w14:paraId="4B7C589F" w14:textId="77777777" w:rsidR="00DF5974" w:rsidRDefault="00DF5974" w:rsidP="00DF5974"/>
    <w:p w14:paraId="7C609A6F" w14:textId="77777777" w:rsidR="00DF5974" w:rsidRDefault="00DF5974" w:rsidP="00DF5974">
      <w:r>
        <w:t>A184. Em circunstâncias nas quais a rede não fornece as informações sobre os resultados gerais das suas atividades de monitoramento para todas as firmas da rede, a firma pode tomar medidas adicionais, como:</w:t>
      </w:r>
    </w:p>
    <w:p w14:paraId="211189E4" w14:textId="77777777" w:rsidR="00DF5974" w:rsidRDefault="00DF5974" w:rsidP="00DF5974">
      <w:r>
        <w:t xml:space="preserve">• </w:t>
      </w:r>
      <w:r>
        <w:tab/>
        <w:t>discutir o assunto com a rede; e</w:t>
      </w:r>
    </w:p>
    <w:p w14:paraId="38E3A328" w14:textId="77777777" w:rsidR="00DF5974" w:rsidRDefault="00DF5974" w:rsidP="00DF5974">
      <w:r>
        <w:t xml:space="preserve">• </w:t>
      </w:r>
      <w:r>
        <w:tab/>
        <w:t>determinar o efeito nos trabalhos da firma e comunicar o efeito às equipes de trabalho.</w:t>
      </w:r>
    </w:p>
    <w:p w14:paraId="0FF6F945" w14:textId="77777777" w:rsidR="00DF5974" w:rsidRDefault="00DF5974" w:rsidP="00DF5974"/>
    <w:p w14:paraId="10C58757" w14:textId="77777777" w:rsidR="00DF5974" w:rsidRDefault="00DF5974" w:rsidP="00DF5974">
      <w:r>
        <w:t>Deficiências nos requisitos da rede ou nos serviços da rede identificadas pela firma (ver item 52)</w:t>
      </w:r>
    </w:p>
    <w:p w14:paraId="04E5BBB9" w14:textId="77777777" w:rsidR="00DF5974" w:rsidRDefault="00DF5974" w:rsidP="00DF5974"/>
    <w:p w14:paraId="7C5F54A3" w14:textId="77777777" w:rsidR="00DF5974" w:rsidRDefault="00DF5974" w:rsidP="00DF5974">
      <w:r>
        <w:t>A185. Quando os requisitos da rede ou os serviços da rede usados pela firma são parte do sistema de gestão de qualidade dela, esses requisitos também estão sujeitos aos requisitos desta Norma com relação ao monitoramento e à remediação.  Os requisitos da rede ou os serviços da rede podem ser monitorados pela rede, pela firma ou por ambas. Exemplo de quando os requisitos da rede ou os serviços da rede são monitorados tanto pela rede como pela firma: a rede pode realizar atividades de monitoramento no nível da rede para metodologia comum. A firma também monitora a aplicação da metodologia, por membros da equipe de trabalho, por meio da realização de inspeções de trabalhos.</w:t>
      </w:r>
    </w:p>
    <w:p w14:paraId="703EE666" w14:textId="77777777" w:rsidR="00DF5974" w:rsidRDefault="00DF5974" w:rsidP="00DF5974"/>
    <w:p w14:paraId="3819DA8E" w14:textId="77777777" w:rsidR="00DF5974" w:rsidRDefault="00DF5974" w:rsidP="00DF5974">
      <w:r>
        <w:t xml:space="preserve">A186. Ao planejar e implementar as medidas corretivas para tratar do efeito da deficiência identificada nos requisitos da rede ou nos serviços da rede, a firma pode: </w:t>
      </w:r>
    </w:p>
    <w:p w14:paraId="52E24B08" w14:textId="77777777" w:rsidR="00DF5974" w:rsidRDefault="00DF5974" w:rsidP="00DF5974">
      <w:r>
        <w:t xml:space="preserve">• </w:t>
      </w:r>
      <w:r>
        <w:tab/>
        <w:t>entender as medidas corretivas planejadas pela rede, incluindo se a firma tem alguma responsabilidade pela implementação dessas medidas corretivas; e</w:t>
      </w:r>
    </w:p>
    <w:p w14:paraId="4E655CC1" w14:textId="77777777" w:rsidR="00DF5974" w:rsidRDefault="00DF5974" w:rsidP="00DF5974">
      <w:r>
        <w:t xml:space="preserve">• </w:t>
      </w:r>
      <w:r>
        <w:tab/>
        <w:t>considerar se as medidas corretivas complementares precisam ser tomadas pela firma para tratar da deficiência identificada e as causas relacionadas, tais como:</w:t>
      </w:r>
    </w:p>
    <w:p w14:paraId="21A432B4" w14:textId="77777777" w:rsidR="00DF5974" w:rsidRDefault="00DF5974" w:rsidP="00DF5974">
      <w:r>
        <w:t>o</w:t>
      </w:r>
      <w:r>
        <w:tab/>
        <w:t xml:space="preserve">se a rede não tiver tomado as medidas corretivas apropriadas; ou </w:t>
      </w:r>
    </w:p>
    <w:p w14:paraId="3339EE05" w14:textId="77777777" w:rsidR="00DF5974" w:rsidRDefault="00DF5974" w:rsidP="00DF5974">
      <w:r>
        <w:t>o</w:t>
      </w:r>
      <w:r>
        <w:tab/>
        <w:t>as medidas corretivas da rede levarão tempo para tratar de maneira eficaz a deficiência identificada.</w:t>
      </w:r>
    </w:p>
    <w:p w14:paraId="506D0C5C" w14:textId="77777777" w:rsidR="00DF5974" w:rsidRDefault="00DF5974" w:rsidP="00DF5974"/>
    <w:p w14:paraId="027FF766" w14:textId="77777777" w:rsidR="00DF5974" w:rsidRDefault="00DF5974" w:rsidP="00DF5974">
      <w:r>
        <w:t>Avaliação do sistema de gestão de qualidade (ver item 53)</w:t>
      </w:r>
    </w:p>
    <w:p w14:paraId="0242AC98" w14:textId="77777777" w:rsidR="00DF5974" w:rsidRDefault="00DF5974" w:rsidP="00DF5974"/>
    <w:p w14:paraId="52E400F6" w14:textId="77777777" w:rsidR="00DF5974" w:rsidRDefault="00DF5974" w:rsidP="00DF5974">
      <w:r>
        <w:t>A187. Os indivíduos (com a responsabilidade final pelo sistema de gestão de qualidade e a obrigação de prestar contas sobre ele) podem ser assistidos por outros indivíduos na realização da avaliação. Entretanto, eles continuam responsáveis pela avaliação.</w:t>
      </w:r>
    </w:p>
    <w:p w14:paraId="1005C19F" w14:textId="77777777" w:rsidR="00DF5974" w:rsidRDefault="00DF5974" w:rsidP="00DF5974"/>
    <w:p w14:paraId="47E19DF1" w14:textId="77777777" w:rsidR="00DF5974" w:rsidRDefault="00DF5974" w:rsidP="00DF5974">
      <w:r>
        <w:t>A188. O momento em que a avaliação é realizada pode depender das circunstâncias da firma e pode coincidir com o final do seu exercício fiscal ou com a conclusão de ciclo anual de monitoramento.</w:t>
      </w:r>
    </w:p>
    <w:p w14:paraId="357514B2" w14:textId="77777777" w:rsidR="00DF5974" w:rsidRDefault="00DF5974" w:rsidP="00DF5974"/>
    <w:p w14:paraId="67A7CAF3" w14:textId="77777777" w:rsidR="00DF5974" w:rsidRDefault="00DF5974" w:rsidP="00DF5974">
      <w:r>
        <w:t>A189. As informações que fornecem a base para a avaliação do sistema de gestão de qualidade incluem as informações comunicadas aos indivíduos com a responsabilidade final pelo sistema de gestão de qualidade e a obrigação de prestar contas sobre ele, de acordo com o item 46. Exemplos de escalabilidade para demonstrar o modo como as informações que fornecem a base para a avaliação do sistema de gestão de qualidade podem ser obtidas:</w:t>
      </w:r>
    </w:p>
    <w:p w14:paraId="2B21C7C3" w14:textId="77777777" w:rsidR="00DF5974" w:rsidRDefault="00DF5974" w:rsidP="00DF5974">
      <w:r>
        <w:t xml:space="preserve">• </w:t>
      </w:r>
      <w:r>
        <w:tab/>
        <w:t>em firma menos complexa, os indivíduos (que têm a responsabilidade final pelo sistema de gestão de qualidade e a obrigação de prestar contas sobre ele) podem ser diretamente envolvidos no monitoramento e na remediação e terão, portanto, conhecimento das informações que suportam a avaliação do sistema de gestão de qualidade;</w:t>
      </w:r>
    </w:p>
    <w:p w14:paraId="49F94481" w14:textId="77777777" w:rsidR="00DF5974" w:rsidRDefault="00DF5974" w:rsidP="00DF5974">
      <w:r>
        <w:t xml:space="preserve">• </w:t>
      </w:r>
      <w:r>
        <w:tab/>
        <w:t xml:space="preserve">em firma mais complexa, os indivíduos (com a responsabilidade final pelo sistema de gestão de qualidade e a obrigação de prestar contas sobre ele) podem ter que estabelecer processos para reunir, resumir e comunicar as informações necessárias para avaliar o sistema de gestão de qualidade. </w:t>
      </w:r>
    </w:p>
    <w:p w14:paraId="7AC5D955" w14:textId="77777777" w:rsidR="00DF5974" w:rsidRDefault="00DF5974" w:rsidP="00DF5974"/>
    <w:p w14:paraId="132F953B" w14:textId="77777777" w:rsidR="00DF5974" w:rsidRDefault="00DF5974" w:rsidP="00DF5974">
      <w:r>
        <w:t>Conclusão sobre o sistema de gestão de qualidade (ver item 54)</w:t>
      </w:r>
    </w:p>
    <w:p w14:paraId="237CBBF2" w14:textId="77777777" w:rsidR="00DF5974" w:rsidRDefault="00DF5974" w:rsidP="00DF5974"/>
    <w:p w14:paraId="0342FFA5" w14:textId="77777777" w:rsidR="00DF5974" w:rsidRDefault="00DF5974" w:rsidP="00DF5974">
      <w:r>
        <w:t xml:space="preserve">A190. No contexto desta Norma, a operação do sistema como um todo se destina a fornecer para a firma uma segurança razoável de que os objetivos do sistema de gestão de qualidade estão sendo alcançados. Ao concluir sobre o sistema de gestão de qualidade, os indivíduos (com responsabilidade final pelo sistema e a obrigação de prestar contas sobre ele) podem, ao utilizarem os resultados do processo de monitoramento e remediação, considerar o seguinte: </w:t>
      </w:r>
    </w:p>
    <w:p w14:paraId="3C56106B" w14:textId="77777777" w:rsidR="00DF5974" w:rsidRDefault="00DF5974" w:rsidP="00DF5974">
      <w:r>
        <w:t xml:space="preserve">• </w:t>
      </w:r>
      <w:r>
        <w:tab/>
        <w:t>a severidade e a disseminação das deficiências identificadas e o efeito no alcance dos objetivos do sistema de gestão de qualidade;</w:t>
      </w:r>
    </w:p>
    <w:p w14:paraId="4CC0AA8B" w14:textId="77777777" w:rsidR="00DF5974" w:rsidRDefault="00DF5974" w:rsidP="00DF5974">
      <w:r>
        <w:t xml:space="preserve">• </w:t>
      </w:r>
      <w:r>
        <w:tab/>
        <w:t>se as medidas corretivas foram planejadas e implementadas pela firma e se as medidas corretivas tomadas até o momento da avaliação são eficazes; e</w:t>
      </w:r>
    </w:p>
    <w:p w14:paraId="165B86E4" w14:textId="77777777" w:rsidR="00DF5974" w:rsidRDefault="00DF5974" w:rsidP="00DF5974">
      <w:r>
        <w:t xml:space="preserve">• </w:t>
      </w:r>
      <w:r>
        <w:tab/>
        <w:t>se o efeito das deficiências identificadas no sistema de gestão de qualidade foi corrigido de maneira apropriada, como, por exemplo, se ações adicionais foram tomadas, de acordo com o item 45.</w:t>
      </w:r>
    </w:p>
    <w:p w14:paraId="50529DFC" w14:textId="77777777" w:rsidR="00DF5974" w:rsidRDefault="00DF5974" w:rsidP="00DF5974"/>
    <w:p w14:paraId="0C83BF7E" w14:textId="77777777" w:rsidR="00DF5974" w:rsidRDefault="00DF5974" w:rsidP="00DF5974">
      <w:r>
        <w:t>A191. Podem existir circunstâncias em que as deficiências identificadas, que são graves e/ou disseminadas, tenham sido remediadas de maneira apropriada e o efeito delas tenha sido corrigido no momento da avaliação. Nesses casos, os indivíduos (com responsabilidade final pelo sistema de gestão de qualidade e a obrigação de prestar contas sobre ele) podem concluir que o sistema de gestão de qualidade fornece para a firma segurança razoável de que os objetivos desse sistema estão sendo alcançados.</w:t>
      </w:r>
    </w:p>
    <w:p w14:paraId="3555EA50" w14:textId="77777777" w:rsidR="00DF5974" w:rsidRDefault="00DF5974" w:rsidP="00DF5974"/>
    <w:p w14:paraId="3C0AD8FA" w14:textId="77777777" w:rsidR="00DF5974" w:rsidRDefault="00DF5974" w:rsidP="00DF5974">
      <w:r>
        <w:t>A192. A deficiência identificada pode ter efeito generalizado no desenvolvimento, na implementação e na operação do sistema de gestão de qualidade quando, por exemplo:</w:t>
      </w:r>
    </w:p>
    <w:p w14:paraId="0732C777" w14:textId="77777777" w:rsidR="00DF5974" w:rsidRDefault="00DF5974" w:rsidP="00DF5974">
      <w:r>
        <w:t xml:space="preserve">• </w:t>
      </w:r>
      <w:r>
        <w:tab/>
        <w:t>a deficiência afeta diversos componentes ou aspectos do sistema de gestão de qualidade;</w:t>
      </w:r>
    </w:p>
    <w:p w14:paraId="421ACF23" w14:textId="77777777" w:rsidR="00DF5974" w:rsidRDefault="00DF5974" w:rsidP="00DF5974">
      <w:r>
        <w:t xml:space="preserve">• </w:t>
      </w:r>
      <w:r>
        <w:tab/>
        <w:t xml:space="preserve">a deficiência é limitada a um componente ou aspecto específico do sistema de gestão de qualidade, mas é fundamental para esse sistema; </w:t>
      </w:r>
    </w:p>
    <w:p w14:paraId="19894051" w14:textId="77777777" w:rsidR="00DF5974" w:rsidRDefault="00DF5974" w:rsidP="00DF5974">
      <w:r>
        <w:t xml:space="preserve">• </w:t>
      </w:r>
      <w:r>
        <w:tab/>
        <w:t>a deficiência afeta diversas unidades de negócio ou regiões geográficas da firma;</w:t>
      </w:r>
    </w:p>
    <w:p w14:paraId="41752BA8" w14:textId="77777777" w:rsidR="00DF5974" w:rsidRDefault="00DF5974" w:rsidP="00DF5974">
      <w:r>
        <w:t xml:space="preserve">• </w:t>
      </w:r>
      <w:r>
        <w:tab/>
        <w:t>a deficiência é limitada a uma unidade de negócios ou região geográfica, mas a unidade de negócio ou a região afetada é fundamental para a firma; e</w:t>
      </w:r>
    </w:p>
    <w:p w14:paraId="4718A9C4" w14:textId="77777777" w:rsidR="00DF5974" w:rsidRDefault="00DF5974" w:rsidP="00DF5974">
      <w:r>
        <w:t xml:space="preserve">• </w:t>
      </w:r>
      <w:r>
        <w:tab/>
        <w:t>a deficiência afeta parcela significativa dos trabalhos que são de certo tipo ou natureza.</w:t>
      </w:r>
    </w:p>
    <w:p w14:paraId="1835A6F6" w14:textId="77777777" w:rsidR="00DF5974" w:rsidRDefault="00DF5974" w:rsidP="00DF5974">
      <w:r>
        <w:t>Exemplo de deficiência identificada que pode ser considerada grave, mas não generalizada:</w:t>
      </w:r>
    </w:p>
    <w:p w14:paraId="5D52EE47" w14:textId="77777777" w:rsidR="00DF5974" w:rsidRDefault="00DF5974" w:rsidP="00DF5974">
      <w:r>
        <w:t>A firma identifica uma deficiência em escritório regional menor da firma. A deficiência identificada se refere à não conformidade com muitas políticas ou procedimentos da firma. Ela determina que a cultura no escritório regional, especialmente as ações e o comportamento da liderança nesse escritório, que estavam excessivamente concentradas em prioridades financeiras, contribuíram para a causa da deficiência identificada. A firma determina que o efeito da deficiência identificada é:</w:t>
      </w:r>
    </w:p>
    <w:p w14:paraId="518BFB80" w14:textId="77777777" w:rsidR="00DF5974" w:rsidRDefault="00DF5974" w:rsidP="00DF5974">
      <w:r>
        <w:t xml:space="preserve">• </w:t>
      </w:r>
      <w:r>
        <w:tab/>
        <w:t>grave, porque ele se refere à cultura do escritório regional e à conformidade geral com as políticas ou procedimentos da firma; e</w:t>
      </w:r>
    </w:p>
    <w:p w14:paraId="023C31F3" w14:textId="77777777" w:rsidR="00DF5974" w:rsidRDefault="00DF5974" w:rsidP="00DF5974">
      <w:r>
        <w:t xml:space="preserve">• </w:t>
      </w:r>
      <w:r>
        <w:tab/>
        <w:t>não generalizada, porque ele está limitado a escritório regional menor.</w:t>
      </w:r>
    </w:p>
    <w:p w14:paraId="5A54DF96" w14:textId="77777777" w:rsidR="00DF5974" w:rsidRDefault="00DF5974" w:rsidP="00DF5974"/>
    <w:p w14:paraId="05127310" w14:textId="77777777" w:rsidR="00DF5974" w:rsidRDefault="00DF5974" w:rsidP="00DF5974">
      <w:r>
        <w:t>A193. Os indivíduos (com a responsabilidade final pelo sistema de gestão de qualidade e a obrigação de prestar contas sobre ele) podem concluir que esse sistema não fornece, para a firma, a segurança razoável de que os objetivos do referido sistema estão sendo alcançados, uma vez que as deficiências identificadas são graves e generalizadas, as ações tomadas para remediar as deficiências não são apropriadas e o efeito delas não foi corrigido de maneira apropriada.</w:t>
      </w:r>
    </w:p>
    <w:p w14:paraId="2FD4D0B4" w14:textId="77777777" w:rsidR="00DF5974" w:rsidRDefault="00DF5974" w:rsidP="00DF5974">
      <w:r>
        <w:t>Exemplo de deficiência identificada que pode ser considerada grave e generalizada:</w:t>
      </w:r>
    </w:p>
    <w:p w14:paraId="12576375" w14:textId="77777777" w:rsidR="00DF5974" w:rsidRDefault="00DF5974" w:rsidP="00DF5974">
      <w:r>
        <w:t>A firma identifica uma deficiência em escritório regional, que além de ser o maior escritório da firma, também fornece suporte financeiro, operacional e técnico para toda a região.  A deficiência identificada se refere à não conformidade com muitas políticas ou procedimentos da firma. A firma determina que a cultura no escritório regional, especialmente suas ações e o comportamento de sua liderança, que estavam excessivamente concentradas em prioridades financeiras, contribuíram para a causa da deficiência identificada. A firma determina que o efeito da deficiência identificada é:</w:t>
      </w:r>
    </w:p>
    <w:p w14:paraId="3D8F3FB8" w14:textId="77777777" w:rsidR="00DF5974" w:rsidRDefault="00DF5974" w:rsidP="00DF5974">
      <w:r>
        <w:t xml:space="preserve">• </w:t>
      </w:r>
      <w:r>
        <w:tab/>
        <w:t>grave, porque ela se refere à cultura do escritório regional e à conformidade geral com as políticas ou procedimentos da firma; e</w:t>
      </w:r>
    </w:p>
    <w:p w14:paraId="3B8C42DF" w14:textId="77777777" w:rsidR="00DF5974" w:rsidRDefault="00DF5974" w:rsidP="00DF5974">
      <w:r>
        <w:t xml:space="preserve">• </w:t>
      </w:r>
      <w:r>
        <w:tab/>
        <w:t xml:space="preserve">generalizada, porque o escritório regional é o maior escritório e fornece suporte para muitos outros escritórios. Adicionalmente, a não conformidade com as políticas ou procedimentos da firma pode ter tido efeito mais amplo nos outros escritórios. </w:t>
      </w:r>
    </w:p>
    <w:p w14:paraId="0EEE345D" w14:textId="77777777" w:rsidR="00DF5974" w:rsidRDefault="00DF5974" w:rsidP="00DF5974"/>
    <w:p w14:paraId="635B94F9" w14:textId="77777777" w:rsidR="00DF5974" w:rsidRDefault="00DF5974" w:rsidP="00DF5974">
      <w:r>
        <w:t>A194. Pode levar tempo para que a firma efetue a remediação das deficiências identificadas que são graves e generalizadas. Como a firma continua a tomar ações para corrigi-las, sua disseminação pode ser reduzida e pode-se determinar que as deficiências ainda são graves, mas não graves e generalizadas. Nesses casos, os indivíduos (com a responsabilidade final pelo sistema de gestão de qualidade e a obrigação de prestar contas sobre ele) podem concluir que, exceto pelos assuntos relacionados com as deficiências identificadas que têm efeito grave, mas não generalizado, no desenvolvimento, na implementação e na operação do sistema de gestão de qualidade, esse sistema fornece (para a firma) a segurança razoável de que os objetivos desse sistema estão sendo alcançados.</w:t>
      </w:r>
    </w:p>
    <w:p w14:paraId="4B6EEF58" w14:textId="77777777" w:rsidR="00DF5974" w:rsidRDefault="00DF5974" w:rsidP="00DF5974"/>
    <w:p w14:paraId="79E0E978" w14:textId="77777777" w:rsidR="00DF5974" w:rsidRDefault="00DF5974" w:rsidP="00DF5974">
      <w:r>
        <w:t>A195. Esta Norma não requer que a firma obtenha relatório de asseguração independente sobre o seu sistema de gestão de qualidade e nem impede que a firma o faça.</w:t>
      </w:r>
    </w:p>
    <w:p w14:paraId="44698D04" w14:textId="77777777" w:rsidR="00DF5974" w:rsidRDefault="00DF5974" w:rsidP="00DF5974"/>
    <w:p w14:paraId="2053A600" w14:textId="77777777" w:rsidR="00DF5974" w:rsidRDefault="00DF5974" w:rsidP="00DF5974">
      <w:r>
        <w:t>Tomada de ação imediata, apropriada e comunicação adicional (ver item 55)</w:t>
      </w:r>
    </w:p>
    <w:p w14:paraId="441415C8" w14:textId="77777777" w:rsidR="00DF5974" w:rsidRDefault="00DF5974" w:rsidP="00DF5974"/>
    <w:p w14:paraId="519473F2" w14:textId="77777777" w:rsidR="00DF5974" w:rsidRDefault="00DF5974" w:rsidP="00DF5974">
      <w:r>
        <w:t>A196. Quando os indivíduos (com a responsabilidade final pelo sistema de gestão de qualidade e a obrigação de prestar contas sobre ele) chegam à conclusão descrita no item 54(b) ou (c), a ação imediata e apropriada tomada pela firma pode incluir:</w:t>
      </w:r>
    </w:p>
    <w:p w14:paraId="4730E008" w14:textId="77777777" w:rsidR="00DF5974" w:rsidRDefault="00DF5974" w:rsidP="00DF5974">
      <w:r>
        <w:t xml:space="preserve">• </w:t>
      </w:r>
      <w:r>
        <w:tab/>
        <w:t>propiciar mais recursos ou orientações para a execução dos trabalhos e confirmar que os relatórios emitidos pela firma são apropriados nas circunstâncias, até que as deficiências identificadas sejam remediadas, e as medidas adotadas sejam comunicadas para as equipes de trabalho; e</w:t>
      </w:r>
    </w:p>
    <w:p w14:paraId="390F79EF" w14:textId="77777777" w:rsidR="00DF5974" w:rsidRDefault="00DF5974" w:rsidP="00DF5974">
      <w:r>
        <w:t xml:space="preserve">• </w:t>
      </w:r>
      <w:r>
        <w:tab/>
        <w:t>obter assessoria jurídica.</w:t>
      </w:r>
    </w:p>
    <w:p w14:paraId="21C5964D" w14:textId="77777777" w:rsidR="00DF5974" w:rsidRDefault="00DF5974" w:rsidP="00DF5974"/>
    <w:p w14:paraId="3423BE99" w14:textId="77777777" w:rsidR="00DF5974" w:rsidRDefault="00DF5974" w:rsidP="00DF5974">
      <w:r>
        <w:t>A197. Em algumas circunstâncias, a firma pode ter órgão diretivo independente que tem a supervisão não executiva da firma. Nessas circunstâncias, as comunicações podem incluir informações para o órgão diretivo independente.</w:t>
      </w:r>
    </w:p>
    <w:p w14:paraId="5A53B704" w14:textId="77777777" w:rsidR="00DF5974" w:rsidRDefault="00DF5974" w:rsidP="00DF5974"/>
    <w:p w14:paraId="58A10093" w14:textId="77777777" w:rsidR="00DF5974" w:rsidRDefault="00DF5974" w:rsidP="00DF5974">
      <w:r>
        <w:t>A198. Exemplos de circunstâncias em que a comunicação pela firma para partes externas sobre a avaliação do sistema de gestão de qualidade pode ser apropriada:</w:t>
      </w:r>
    </w:p>
    <w:p w14:paraId="339FE55D" w14:textId="77777777" w:rsidR="00DF5974" w:rsidRDefault="00DF5974" w:rsidP="00DF5974">
      <w:r>
        <w:t xml:space="preserve">• </w:t>
      </w:r>
      <w:r>
        <w:tab/>
        <w:t>quando a firma pertence a uma rede;</w:t>
      </w:r>
    </w:p>
    <w:p w14:paraId="182EF216" w14:textId="77777777" w:rsidR="00DF5974" w:rsidRDefault="00DF5974" w:rsidP="00DF5974">
      <w:r>
        <w:t xml:space="preserve">• </w:t>
      </w:r>
      <w:r>
        <w:tab/>
        <w:t xml:space="preserve">quando firmas de outras redes usam o trabalho executado pela firma, por exemplo, no caso de auditoria de grupo; </w:t>
      </w:r>
    </w:p>
    <w:p w14:paraId="5C09EC8A" w14:textId="77777777" w:rsidR="00DF5974" w:rsidRDefault="00DF5974" w:rsidP="00DF5974">
      <w:r>
        <w:t xml:space="preserve">• </w:t>
      </w:r>
      <w:r>
        <w:tab/>
        <w:t>quando um relatório emitido pela firma é determinado por ela como sendo inapropriado, em decorrência do resultado de falha do sistema de gestão de qualidade, a administração e/ ou os responsáveis pela governança da entidade precisam ser informados;</w:t>
      </w:r>
    </w:p>
    <w:p w14:paraId="03C44CF8" w14:textId="77777777" w:rsidR="00DF5974" w:rsidRDefault="00DF5974" w:rsidP="00DF5974">
      <w:r>
        <w:t xml:space="preserve">• </w:t>
      </w:r>
      <w:r>
        <w:tab/>
        <w:t>quando leis ou regulamentos requerem que a firma comunique à autoridade supervisora ou ao órgão regulador.</w:t>
      </w:r>
    </w:p>
    <w:p w14:paraId="1CC9699D" w14:textId="77777777" w:rsidR="00DF5974" w:rsidRDefault="00DF5974" w:rsidP="00DF5974"/>
    <w:p w14:paraId="75E56341" w14:textId="77777777" w:rsidR="00DF5974" w:rsidRDefault="00DF5974" w:rsidP="00DF5974">
      <w:r>
        <w:t>Avaliações de desempenho (ver item 56)</w:t>
      </w:r>
    </w:p>
    <w:p w14:paraId="7C1DAFCB" w14:textId="77777777" w:rsidR="00DF5974" w:rsidRDefault="00DF5974" w:rsidP="00DF5974"/>
    <w:p w14:paraId="19EDF044" w14:textId="77777777" w:rsidR="00DF5974" w:rsidRDefault="00DF5974" w:rsidP="00DF5974">
      <w:r>
        <w:t>A199. Avaliações periódicas de desempenho promovem a prestação de contas. Ao avaliar o desempenho de um indivíduo, a firma pode considerar:</w:t>
      </w:r>
    </w:p>
    <w:p w14:paraId="58271B5F" w14:textId="77777777" w:rsidR="00DF5974" w:rsidRDefault="00DF5974" w:rsidP="00DF5974">
      <w:r>
        <w:t xml:space="preserve">• </w:t>
      </w:r>
      <w:r>
        <w:tab/>
        <w:t>os resultados de suas atividades de monitoramento para aspectos do sistema de gestão de qualidade que se relacionam com a responsabilidade do indivíduo. Em algumas circunstâncias, ela pode estabelecer metas para o indivíduo e mensurar os resultados das atividades de monitoramento da firma em relação a essas metas; e</w:t>
      </w:r>
    </w:p>
    <w:p w14:paraId="6F51EDF7" w14:textId="77777777" w:rsidR="00DF5974" w:rsidRDefault="00DF5974" w:rsidP="00DF5974">
      <w:r>
        <w:t xml:space="preserve">• </w:t>
      </w:r>
      <w:r>
        <w:tab/>
        <w:t xml:space="preserve">as ações tomadas pelo indivíduo em resposta às deficiências identificadas, que se relacionam com a sua responsabilidade, incluindo a tempestividade e a eficácia dessas ações. </w:t>
      </w:r>
    </w:p>
    <w:p w14:paraId="3523107F" w14:textId="77777777" w:rsidR="00DF5974" w:rsidRDefault="00DF5974" w:rsidP="00DF5974">
      <w:r>
        <w:t>Exemplos de escalabilidade para demonstrar o modo como a firma pode realizar as avaliações de desempenho:</w:t>
      </w:r>
    </w:p>
    <w:p w14:paraId="1D3CA40B" w14:textId="77777777" w:rsidR="00DF5974" w:rsidRDefault="00DF5974" w:rsidP="00DF5974">
      <w:r>
        <w:t xml:space="preserve">• </w:t>
      </w:r>
      <w:r>
        <w:tab/>
        <w:t>em firma menos complexa, ela pode contratar prestador de serviço para realizar a avaliação, ou os resultados das atividades de monitoramento da firma podem fornecer um indicativo do desempenho do indivíduo;</w:t>
      </w:r>
    </w:p>
    <w:p w14:paraId="3A6DED8C" w14:textId="77777777" w:rsidR="00DF5974" w:rsidRDefault="00DF5974" w:rsidP="00DF5974">
      <w:r>
        <w:t xml:space="preserve">• </w:t>
      </w:r>
      <w:r>
        <w:tab/>
        <w:t>em firma mais complexa, as avaliações de desempenho podem ser realizadas por um membro não executivo independente do órgão diretivo da firma ou pelo comitê especial supervisionado pelo órgão diretivo da firma.</w:t>
      </w:r>
    </w:p>
    <w:p w14:paraId="263EEC80" w14:textId="77777777" w:rsidR="00DF5974" w:rsidRDefault="00DF5974" w:rsidP="00DF5974"/>
    <w:p w14:paraId="5703BFC4" w14:textId="77777777" w:rsidR="00DF5974" w:rsidRDefault="00DF5974" w:rsidP="00DF5974">
      <w:r>
        <w:t>A200. A avaliação positiva de desempenho pode ser recompensada por meio de maior remuneração, promoção e outros incentivos que se concentram no compromisso do indivíduo com a qualidade e reforçam a prestação de contas. Por outro lado, a firma pode tomar medidas corretivas para tratar de avaliação negativa de desempenho que podem afetar o alcance dos objetivos de qualidade por parte da firma.</w:t>
      </w:r>
    </w:p>
    <w:p w14:paraId="45E0B72B" w14:textId="77777777" w:rsidR="00DF5974" w:rsidRDefault="00DF5974" w:rsidP="00DF5974"/>
    <w:p w14:paraId="58DFB4DA" w14:textId="77777777" w:rsidR="00DF5974" w:rsidRDefault="00DF5974" w:rsidP="00DF5974">
      <w:r>
        <w:t>Considerações para o setor público</w:t>
      </w:r>
    </w:p>
    <w:p w14:paraId="1929ECEF" w14:textId="77777777" w:rsidR="00DF5974" w:rsidRDefault="00DF5974" w:rsidP="00DF5974"/>
    <w:p w14:paraId="78734937" w14:textId="77777777" w:rsidR="00DF5974" w:rsidRDefault="00DF5974" w:rsidP="00DF5974">
      <w:r>
        <w:t>A201. No caso do setor público, pode não ser praticável a realização de avaliação de desempenho dos indivíduos com a responsabilidade final pelo sistema de gestão de qualidade e a obrigação de prestar contas sobre ele, ou a tomada de ações para tratar dos resultados da avaliação de desempenho, dada a natureza do emprego do indivíduo.   Contudo, as avaliações de desempenho ainda podem ser realizadas para outros indivíduos da firma com a responsabilidade operacional por aspectos do sistema de gestão de qualidade.</w:t>
      </w:r>
    </w:p>
    <w:p w14:paraId="79CCAC40" w14:textId="77777777" w:rsidR="00DF5974" w:rsidRDefault="00DF5974" w:rsidP="00DF5974"/>
    <w:p w14:paraId="3BF91B65" w14:textId="77777777" w:rsidR="00DF5974" w:rsidRDefault="00DF5974" w:rsidP="00DF5974">
      <w:r>
        <w:t>Documentação (ver itens de 57 a 59)</w:t>
      </w:r>
    </w:p>
    <w:p w14:paraId="5E9CCD2D" w14:textId="77777777" w:rsidR="00DF5974" w:rsidRDefault="00DF5974" w:rsidP="00DF5974"/>
    <w:p w14:paraId="40782F3C" w14:textId="77777777" w:rsidR="00DF5974" w:rsidRDefault="00DF5974" w:rsidP="00DF5974">
      <w:r>
        <w:t xml:space="preserve">A202. A documentação fornece evidência de que a firma cumpre com esta Norma, assim como com a lei, com o regulamento e com os requisitos éticos relevantes. Também pode ser útil para o treinamento de pessoal e das equipes de trabalho, assim como pode assegurar a retenção de conhecimento organizacional e fornecer histórico da base para decisões tomadas pela firma sobre o seu sistema de gestão de qualidade.  Não é necessário nem praticável que a firma documente todos os assuntos considerados ou todos os julgamentos feitos sobre o seu sistema de gestão de qualidade. Além disso, o cumprimento desta Norma pode ser comprovado pela firma por meio de seu componente de informações e comunicação, de documentos ou outros materiais por escrito, ou de aplicações de TI que são parte integrante de componentes do sistema de gestão de qualidade. </w:t>
      </w:r>
    </w:p>
    <w:p w14:paraId="5DB8DC40" w14:textId="77777777" w:rsidR="00DF5974" w:rsidRDefault="00DF5974" w:rsidP="00DF5974"/>
    <w:p w14:paraId="17E659B8" w14:textId="77777777" w:rsidR="00DF5974" w:rsidRDefault="00DF5974" w:rsidP="00DF5974">
      <w:r>
        <w:t>A203. A documentação pode tomar a forma de manuais formais por escrito, listas de verificação, formulários e pode ser informalmente documentada (por exemplo, comunicação por e-mail ou publicações em sites) ou pode ser mantida em aplicações de TI ou outros formatos digitais (por exemplo, em bancos de dados). Fatores que podem afetar os julgamentos da firma sobre a forma, o conteúdo e a extensão da documentação, incluindo a frequência com a qual a documentação é atualizada, podem incluir:</w:t>
      </w:r>
    </w:p>
    <w:p w14:paraId="7B0CB2D8" w14:textId="77777777" w:rsidR="00DF5974" w:rsidRDefault="00DF5974" w:rsidP="00DF5974">
      <w:r>
        <w:t xml:space="preserve">• </w:t>
      </w:r>
      <w:r>
        <w:tab/>
        <w:t>a complexidade da firma e o número de escritórios;</w:t>
      </w:r>
    </w:p>
    <w:p w14:paraId="313601DB" w14:textId="77777777" w:rsidR="00DF5974" w:rsidRDefault="00DF5974" w:rsidP="00DF5974">
      <w:r>
        <w:t xml:space="preserve">• </w:t>
      </w:r>
      <w:r>
        <w:tab/>
        <w:t>a natureza e a complexidade da prática e da organização da firma;</w:t>
      </w:r>
    </w:p>
    <w:p w14:paraId="7FF1EBEC" w14:textId="77777777" w:rsidR="00DF5974" w:rsidRDefault="00DF5974" w:rsidP="00DF5974">
      <w:r>
        <w:t xml:space="preserve">• </w:t>
      </w:r>
      <w:r>
        <w:tab/>
        <w:t>a natureza dos trabalhos que a firma realiza e a natureza das entidades para as quais os trabalhos são executados;</w:t>
      </w:r>
    </w:p>
    <w:p w14:paraId="7EF4B3DE" w14:textId="77777777" w:rsidR="00DF5974" w:rsidRDefault="00DF5974" w:rsidP="00DF5974">
      <w:r>
        <w:t xml:space="preserve">• </w:t>
      </w:r>
      <w:r>
        <w:tab/>
        <w:t>a natureza e a complexidade do assunto que está sendo documentado, como ele se refere ao aspecto do sistema de gestão de qualidade que mudou, ou à área com maior risco de qualidade e à complexidade dos julgamentos relacionados com o assunto; e</w:t>
      </w:r>
    </w:p>
    <w:p w14:paraId="0CA544A9" w14:textId="77777777" w:rsidR="00DF5974" w:rsidRDefault="00DF5974" w:rsidP="00DF5974">
      <w:r>
        <w:t xml:space="preserve">• </w:t>
      </w:r>
      <w:r>
        <w:tab/>
        <w:t xml:space="preserve">a frequência e a extensão das mudanças no sistema de gestão de qualidade. </w:t>
      </w:r>
    </w:p>
    <w:p w14:paraId="3B47C85C" w14:textId="77777777" w:rsidR="00DF5974" w:rsidRDefault="00DF5974" w:rsidP="00DF5974">
      <w:r>
        <w:t>Em firma menos complexa, pode não ser necessário ter documentação comprobatória para assuntos comunicados, porque os métodos informais de comunicação podem ser eficazes. Entretanto, a firma menos complexa pode determinar que é apropriado documentar essas comunicações, a fim de fornecer evidência de que elas ocorreram.</w:t>
      </w:r>
    </w:p>
    <w:p w14:paraId="4BDE3768" w14:textId="77777777" w:rsidR="00DF5974" w:rsidRDefault="00DF5974" w:rsidP="00DF5974"/>
    <w:p w14:paraId="27005D49" w14:textId="77777777" w:rsidR="00DF5974" w:rsidRDefault="00DF5974" w:rsidP="00DF5974">
      <w:r>
        <w:t>A204. Em alguns casos, a autoridade supervisora externa pode estabelecer requisitos de documentação, formal ou informal, por exemplo, como consequência do resultado de constatações de inspeção externa. Os requisitos éticos relevantes também podem incluir requisitos específicos que tratam da documentação, como, por exemplo, a NBC PG 01 ou as demais normas profissionais que a complementam requerem a documentação de assuntos específicos, incluindo determinadas situações relacionadas com conflitos de interesse, não cumprimento de leis e regulamentos e independência.</w:t>
      </w:r>
    </w:p>
    <w:p w14:paraId="54077E74" w14:textId="77777777" w:rsidR="00DF5974" w:rsidRDefault="00DF5974" w:rsidP="00DF5974"/>
    <w:p w14:paraId="3E8B062D" w14:textId="77777777" w:rsidR="00DF5974" w:rsidRDefault="00DF5974" w:rsidP="00DF5974">
      <w:r>
        <w:t xml:space="preserve">A205. A firma não é requerida a documentar a consideração de cada condição, evento, circunstância, ação ou omissão para cada objetivo de qualidade ou cada risco que possa gerar risco de qualidade. Entretanto, ao documentar os riscos de qualidade e o modo como as respostas da firma tratam desses riscos, a firma pode documentar as razões para a avaliação dada aos riscos de qualidade (ou seja, a ocorrência e o efeito considerados no alcance de um ou mais objetivos de qualidade), a fim de suportar a implementação e a operação consistente das respostas.  </w:t>
      </w:r>
    </w:p>
    <w:p w14:paraId="7678C49C" w14:textId="77777777" w:rsidR="00DF5974" w:rsidRDefault="00DF5974" w:rsidP="00DF5974"/>
    <w:p w14:paraId="7D1E0543" w14:textId="42E56AE2" w:rsidR="00DF5974" w:rsidRDefault="00DF5974" w:rsidP="00DF5974">
      <w:r>
        <w:t>A206. A documentação pode ser fornecida pela rede, outras firmas da rede ou outras estruturas ou organizações da rede.</w:t>
      </w:r>
    </w:p>
    <w:p w14:paraId="76423657" w14:textId="652BAA6E" w:rsidR="001C5A5E" w:rsidRDefault="001C5A5E" w:rsidP="00DF5974"/>
    <w:p w14:paraId="4ABD5833" w14:textId="53A1BD92" w:rsidR="003D20B6" w:rsidRDefault="003D20B6" w:rsidP="003D20B6">
      <w:pPr>
        <w:pStyle w:val="Ttulo1"/>
        <w:spacing w:before="0" w:after="120" w:line="240" w:lineRule="auto"/>
        <w:rPr>
          <w:rFonts w:ascii="Times New Roman" w:hAnsi="Times New Roman" w:cs="Times New Roman"/>
          <w:b/>
          <w:bCs/>
          <w:color w:val="auto"/>
          <w:sz w:val="24"/>
          <w:szCs w:val="24"/>
        </w:rPr>
      </w:pPr>
      <w:bookmarkStart w:id="268" w:name="_Toc183036928"/>
      <w:r w:rsidRPr="00D17E06">
        <w:rPr>
          <w:rFonts w:ascii="Times New Roman" w:hAnsi="Times New Roman" w:cs="Times New Roman"/>
          <w:b/>
          <w:bCs/>
          <w:color w:val="auto"/>
          <w:sz w:val="24"/>
          <w:szCs w:val="24"/>
        </w:rPr>
        <w:t xml:space="preserve">NBC </w:t>
      </w:r>
      <w:r>
        <w:rPr>
          <w:rFonts w:ascii="Times New Roman" w:hAnsi="Times New Roman" w:cs="Times New Roman"/>
          <w:b/>
          <w:bCs/>
          <w:color w:val="auto"/>
          <w:sz w:val="24"/>
          <w:szCs w:val="24"/>
        </w:rPr>
        <w:t>P</w:t>
      </w:r>
      <w:r w:rsidRPr="00D17E06">
        <w:rPr>
          <w:rFonts w:ascii="Times New Roman" w:hAnsi="Times New Roman" w:cs="Times New Roman"/>
          <w:b/>
          <w:bCs/>
          <w:color w:val="auto"/>
          <w:sz w:val="24"/>
          <w:szCs w:val="24"/>
        </w:rPr>
        <w:t xml:space="preserve">A </w:t>
      </w:r>
      <w:r>
        <w:rPr>
          <w:rFonts w:ascii="Times New Roman" w:hAnsi="Times New Roman" w:cs="Times New Roman"/>
          <w:b/>
          <w:bCs/>
          <w:color w:val="auto"/>
          <w:sz w:val="24"/>
          <w:szCs w:val="24"/>
        </w:rPr>
        <w:t>11</w:t>
      </w:r>
      <w:bookmarkEnd w:id="268"/>
    </w:p>
    <w:p w14:paraId="681A93A4" w14:textId="77777777" w:rsidR="003D20B6" w:rsidRDefault="003D20B6" w:rsidP="003D20B6">
      <w:r>
        <w:t>Esta norma entra em vigor a partir de 1º de janeiro de 2019.</w:t>
      </w:r>
    </w:p>
    <w:p w14:paraId="5E9EDAC9" w14:textId="77777777" w:rsidR="003D20B6" w:rsidRDefault="003D20B6" w:rsidP="003D20B6"/>
    <w:p w14:paraId="0F3C3F04" w14:textId="77777777" w:rsidR="003D20B6" w:rsidRDefault="003D20B6" w:rsidP="003D20B6"/>
    <w:p w14:paraId="154A48CF" w14:textId="77777777" w:rsidR="003D20B6" w:rsidRDefault="003D20B6" w:rsidP="003D20B6">
      <w:r>
        <w:t>NORMA BRASILEIRA DE CONTABILIDADE, NBC PA 11, DE 8 DE DEZEMBRO DE 2017</w:t>
      </w:r>
    </w:p>
    <w:p w14:paraId="5DD7E432" w14:textId="77777777" w:rsidR="003D20B6" w:rsidRDefault="003D20B6" w:rsidP="003D20B6"/>
    <w:p w14:paraId="3E5A3871" w14:textId="77777777" w:rsidR="003D20B6" w:rsidRDefault="003D20B6" w:rsidP="003D20B6"/>
    <w:p w14:paraId="26341E92" w14:textId="77777777" w:rsidR="003D20B6" w:rsidRDefault="003D20B6" w:rsidP="003D20B6">
      <w:r>
        <w:t>Dá nova redação à NBC PA 11 – Revisão Externa de Qualidade pelos Pares.</w:t>
      </w:r>
    </w:p>
    <w:p w14:paraId="38858083" w14:textId="77777777" w:rsidR="003D20B6" w:rsidRDefault="003D20B6" w:rsidP="003D20B6"/>
    <w:p w14:paraId="749FE147" w14:textId="77777777" w:rsidR="003D20B6" w:rsidRDefault="003D20B6" w:rsidP="003D20B6"/>
    <w:p w14:paraId="349249C5" w14:textId="77777777" w:rsidR="003D20B6" w:rsidRDefault="003D20B6" w:rsidP="003D20B6">
      <w:r>
        <w:t>O CONSELHO FEDERAL DE CONTABILIDADE, no exercício de suas atribuições legais e regimentais e com fundamento no disposto na alínea “f” do Art. 6º do Decreto-Lei n.º 9.295/1946, alterado pela Lei n.º 12.249/2010, faz saber que foi aprovada em seu Plenário a seguinte Norma Brasileira de Contabilidade (NBC):</w:t>
      </w:r>
    </w:p>
    <w:p w14:paraId="6B24D079" w14:textId="77777777" w:rsidR="003D20B6" w:rsidRDefault="003D20B6" w:rsidP="003D20B6"/>
    <w:p w14:paraId="7E5E9DDA" w14:textId="77777777" w:rsidR="003D20B6" w:rsidRDefault="003D20B6" w:rsidP="003D20B6">
      <w:r>
        <w:t>NBC PA 11– REVISÃO EXTERNA DE QUALIDADE PELOS PARES</w:t>
      </w:r>
    </w:p>
    <w:p w14:paraId="0EDAA39E" w14:textId="77777777" w:rsidR="003D20B6" w:rsidRDefault="003D20B6" w:rsidP="003D20B6"/>
    <w:p w14:paraId="74C39BC4" w14:textId="77777777" w:rsidR="003D20B6" w:rsidRDefault="003D20B6" w:rsidP="003D20B6">
      <w:r>
        <w:t>Sumário</w:t>
      </w:r>
      <w:r>
        <w:tab/>
        <w:t>Item</w:t>
      </w:r>
    </w:p>
    <w:p w14:paraId="0F3BB753" w14:textId="77777777" w:rsidR="003D20B6" w:rsidRDefault="003D20B6" w:rsidP="003D20B6">
      <w:r>
        <w:t>OBJETIVO</w:t>
      </w:r>
      <w:r>
        <w:tab/>
        <w:t>1 – 3</w:t>
      </w:r>
    </w:p>
    <w:p w14:paraId="00F4AE38" w14:textId="77777777" w:rsidR="003D20B6" w:rsidRDefault="003D20B6" w:rsidP="003D20B6">
      <w:r>
        <w:t>ALCANCE</w:t>
      </w:r>
      <w:r>
        <w:tab/>
        <w:t>4</w:t>
      </w:r>
    </w:p>
    <w:p w14:paraId="45CC3D43" w14:textId="77777777" w:rsidR="003D20B6" w:rsidRDefault="003D20B6" w:rsidP="003D20B6">
      <w:r>
        <w:t>DEFINIÇÕES</w:t>
      </w:r>
      <w:r>
        <w:tab/>
        <w:t>5</w:t>
      </w:r>
    </w:p>
    <w:p w14:paraId="4756FF8B" w14:textId="77777777" w:rsidR="003D20B6" w:rsidRDefault="003D20B6" w:rsidP="003D20B6">
      <w:r>
        <w:t>ADMINISTRAÇÃO DA REVISÃO PELOS PARES</w:t>
      </w:r>
      <w:r>
        <w:tab/>
        <w:t>6 – 7</w:t>
      </w:r>
    </w:p>
    <w:p w14:paraId="6F965262" w14:textId="77777777" w:rsidR="003D20B6" w:rsidRDefault="003D20B6" w:rsidP="003D20B6">
      <w:r>
        <w:t>COMPOSIÇÃO DO CRE</w:t>
      </w:r>
      <w:r>
        <w:tab/>
      </w:r>
      <w:r>
        <w:tab/>
        <w:t>8 – 11</w:t>
      </w:r>
    </w:p>
    <w:p w14:paraId="74E3601A" w14:textId="77777777" w:rsidR="003D20B6" w:rsidRDefault="003D20B6" w:rsidP="003D20B6">
      <w:r>
        <w:t>COMPETÊNCIA DO CRE</w:t>
      </w:r>
      <w:r>
        <w:tab/>
        <w:t>12 – 13</w:t>
      </w:r>
    </w:p>
    <w:p w14:paraId="51EAB1DE" w14:textId="77777777" w:rsidR="003D20B6" w:rsidRDefault="003D20B6" w:rsidP="003D20B6">
      <w:r>
        <w:t>PROGRAMA DE REVISÃO</w:t>
      </w:r>
      <w:r>
        <w:tab/>
        <w:t>14 – 20</w:t>
      </w:r>
    </w:p>
    <w:p w14:paraId="33B66532" w14:textId="77777777" w:rsidR="003D20B6" w:rsidRDefault="003D20B6" w:rsidP="003D20B6">
      <w:r>
        <w:t>CARACTERÍSTICAS DO PROGRAMA</w:t>
      </w:r>
      <w:r>
        <w:tab/>
        <w:t>21– 36</w:t>
      </w:r>
    </w:p>
    <w:p w14:paraId="7754F6F1" w14:textId="77777777" w:rsidR="003D20B6" w:rsidRDefault="003D20B6" w:rsidP="003D20B6">
      <w:r>
        <w:t>Confidencialidade</w:t>
      </w:r>
      <w:r>
        <w:tab/>
      </w:r>
      <w:r>
        <w:tab/>
        <w:t>21</w:t>
      </w:r>
    </w:p>
    <w:p w14:paraId="11927C35" w14:textId="77777777" w:rsidR="003D20B6" w:rsidRDefault="003D20B6" w:rsidP="003D20B6">
      <w:r>
        <w:t>Independência</w:t>
      </w:r>
      <w:r>
        <w:tab/>
      </w:r>
      <w:r>
        <w:tab/>
        <w:t>22 – 24</w:t>
      </w:r>
    </w:p>
    <w:p w14:paraId="3BB3AC16" w14:textId="77777777" w:rsidR="003D20B6" w:rsidRDefault="003D20B6" w:rsidP="003D20B6">
      <w:r>
        <w:t>Competência e impedimentos do revisor</w:t>
      </w:r>
      <w:r>
        <w:tab/>
        <w:t>25 – 27</w:t>
      </w:r>
    </w:p>
    <w:p w14:paraId="76DD8F9F" w14:textId="77777777" w:rsidR="003D20B6" w:rsidRDefault="003D20B6" w:rsidP="003D20B6">
      <w:r>
        <w:t>Organização do trabalho de revisão</w:t>
      </w:r>
      <w:r>
        <w:tab/>
        <w:t>28 – 36</w:t>
      </w:r>
    </w:p>
    <w:p w14:paraId="2CDBB97A" w14:textId="77777777" w:rsidR="003D20B6" w:rsidRDefault="003D20B6" w:rsidP="003D20B6">
      <w:r>
        <w:t>RELATÓRIO DA REVISÃO PELOS PARES</w:t>
      </w:r>
      <w:r>
        <w:tab/>
        <w:t>37 – 59</w:t>
      </w:r>
    </w:p>
    <w:p w14:paraId="04675AC3" w14:textId="77777777" w:rsidR="003D20B6" w:rsidRDefault="003D20B6" w:rsidP="003D20B6">
      <w:r>
        <w:t>Conteúdo</w:t>
      </w:r>
      <w:r>
        <w:tab/>
        <w:t>37</w:t>
      </w:r>
    </w:p>
    <w:p w14:paraId="0C118B5D" w14:textId="77777777" w:rsidR="003D20B6" w:rsidRDefault="003D20B6" w:rsidP="003D20B6">
      <w:r>
        <w:t>Tipos de relatório</w:t>
      </w:r>
      <w:r>
        <w:tab/>
        <w:t>38 – 43</w:t>
      </w:r>
    </w:p>
    <w:p w14:paraId="181C1BD2" w14:textId="77777777" w:rsidR="003D20B6" w:rsidRDefault="003D20B6" w:rsidP="003D20B6">
      <w:r>
        <w:t>Informações sobre o revisado, carta de recomendações e plano de ação</w:t>
      </w:r>
      <w:r>
        <w:tab/>
        <w:t>44 – 49</w:t>
      </w:r>
    </w:p>
    <w:p w14:paraId="09640123" w14:textId="77777777" w:rsidR="003D20B6" w:rsidRDefault="003D20B6" w:rsidP="003D20B6">
      <w:r>
        <w:t>Prazos do programa de revisão</w:t>
      </w:r>
      <w:r>
        <w:tab/>
        <w:t>50 – 55</w:t>
      </w:r>
    </w:p>
    <w:p w14:paraId="5C8C57E1" w14:textId="77777777" w:rsidR="003D20B6" w:rsidRDefault="003D20B6" w:rsidP="003D20B6">
      <w:r>
        <w:t>Recurso</w:t>
      </w:r>
      <w:r>
        <w:tab/>
        <w:t>56</w:t>
      </w:r>
    </w:p>
    <w:p w14:paraId="0F144D79" w14:textId="77777777" w:rsidR="003D20B6" w:rsidRDefault="003D20B6" w:rsidP="003D20B6">
      <w:r>
        <w:t>Relatório anual</w:t>
      </w:r>
      <w:r>
        <w:tab/>
        <w:t>57 – 59</w:t>
      </w:r>
    </w:p>
    <w:p w14:paraId="18ECE2AB" w14:textId="77777777" w:rsidR="003D20B6" w:rsidRDefault="003D20B6" w:rsidP="003D20B6">
      <w:r>
        <w:t>PENALIDADES</w:t>
      </w:r>
      <w:r>
        <w:tab/>
        <w:t>60</w:t>
      </w:r>
    </w:p>
    <w:p w14:paraId="52C06714" w14:textId="77777777" w:rsidR="003D20B6" w:rsidRDefault="003D20B6" w:rsidP="003D20B6">
      <w:r>
        <w:t>VIGÊNCIA</w:t>
      </w:r>
      <w:r>
        <w:tab/>
      </w:r>
    </w:p>
    <w:p w14:paraId="3A3F4382" w14:textId="77777777" w:rsidR="003D20B6" w:rsidRDefault="003D20B6" w:rsidP="003D20B6"/>
    <w:p w14:paraId="280D9284" w14:textId="77777777" w:rsidR="003D20B6" w:rsidRDefault="003D20B6" w:rsidP="003D20B6"/>
    <w:p w14:paraId="2BBAA5F3" w14:textId="77777777" w:rsidR="003D20B6" w:rsidRDefault="003D20B6" w:rsidP="003D20B6"/>
    <w:p w14:paraId="327D2682" w14:textId="77777777" w:rsidR="003D20B6" w:rsidRDefault="003D20B6" w:rsidP="003D20B6">
      <w:r>
        <w:t>Objetivo</w:t>
      </w:r>
    </w:p>
    <w:p w14:paraId="063B0ACB" w14:textId="77777777" w:rsidR="003D20B6" w:rsidRDefault="003D20B6" w:rsidP="003D20B6"/>
    <w:p w14:paraId="2219BEC0" w14:textId="77777777" w:rsidR="003D20B6" w:rsidRDefault="003D20B6" w:rsidP="003D20B6">
      <w:r>
        <w:t xml:space="preserve">1. </w:t>
      </w:r>
      <w:r>
        <w:tab/>
        <w:t>A Revisão Externa de Qualidade pelos Pares, doravante denominada “Revisão pelos Pares”, constitui-se em processo de acompanhamento do controle de qualidade dos trabalhos realizados pelos auditores independentes.</w:t>
      </w:r>
    </w:p>
    <w:p w14:paraId="50B79DA5" w14:textId="77777777" w:rsidR="003D20B6" w:rsidRDefault="003D20B6" w:rsidP="003D20B6"/>
    <w:p w14:paraId="2F27B13D" w14:textId="77777777" w:rsidR="003D20B6" w:rsidRDefault="003D20B6" w:rsidP="003D20B6">
      <w:r>
        <w:t xml:space="preserve">2. </w:t>
      </w:r>
      <w:r>
        <w:tab/>
        <w:t xml:space="preserve">O objetivo da revisão pelos pares é o de avaliar os procedimentos adotados pelo contador que atua como auditor independente e pela Firma de Auditoria, com vistas a assegurar a qualidade dos trabalhos de auditoria e asseguração desenvolvidos. </w:t>
      </w:r>
    </w:p>
    <w:p w14:paraId="20C73306" w14:textId="77777777" w:rsidR="003D20B6" w:rsidRDefault="003D20B6" w:rsidP="003D20B6"/>
    <w:p w14:paraId="14FD3A0F" w14:textId="77777777" w:rsidR="003D20B6" w:rsidRDefault="003D20B6" w:rsidP="003D20B6">
      <w:r>
        <w:t xml:space="preserve">3. </w:t>
      </w:r>
      <w:r>
        <w:tab/>
        <w:t>A qualidade, neste contexto, é medida pelo atendimento ao estabelecido nas Normas Brasileiras de Contabilidade Técnicas e Profissionais, emitidas pelo Conselho Federal de Contabilidade (CFC) e, quando aplicável, nas normas emitidas por órgãos reguladores.</w:t>
      </w:r>
    </w:p>
    <w:p w14:paraId="51A912DC" w14:textId="77777777" w:rsidR="003D20B6" w:rsidRDefault="003D20B6" w:rsidP="003D20B6"/>
    <w:p w14:paraId="5E4571B7" w14:textId="77777777" w:rsidR="003D20B6" w:rsidRDefault="003D20B6" w:rsidP="003D20B6">
      <w:r>
        <w:t>Alcance</w:t>
      </w:r>
    </w:p>
    <w:p w14:paraId="2928539F" w14:textId="77777777" w:rsidR="003D20B6" w:rsidRDefault="003D20B6" w:rsidP="003D20B6"/>
    <w:p w14:paraId="0B1CC1F2" w14:textId="77777777" w:rsidR="003D20B6" w:rsidRDefault="003D20B6" w:rsidP="003D20B6">
      <w:r>
        <w:t xml:space="preserve">4. </w:t>
      </w:r>
      <w:r>
        <w:tab/>
        <w:t xml:space="preserve">Esta norma aplica-se, exclusivamente, ao auditor com registro na Comissão de Valores Mobiliários (CVM). </w:t>
      </w:r>
    </w:p>
    <w:p w14:paraId="694929D1" w14:textId="77777777" w:rsidR="003D20B6" w:rsidRDefault="003D20B6" w:rsidP="003D20B6"/>
    <w:p w14:paraId="36D62D03" w14:textId="77777777" w:rsidR="003D20B6" w:rsidRDefault="003D20B6" w:rsidP="003D20B6">
      <w:r>
        <w:t xml:space="preserve">4. </w:t>
      </w:r>
      <w:r>
        <w:tab/>
        <w:t>Esta Norma aplica-se, exclusivamente, aos auditores com registro na Comissão de Valores Mobiliários (CVM) e/ou no Cadastro Nacional dos Auditores Independentes de Pessoas Jurídicas (CNAI-PJ). (alterado pela Revisão NBC 3)</w:t>
      </w:r>
    </w:p>
    <w:p w14:paraId="5189B01E" w14:textId="77777777" w:rsidR="003D20B6" w:rsidRDefault="003D20B6" w:rsidP="003D20B6"/>
    <w:p w14:paraId="2A365B8C" w14:textId="77777777" w:rsidR="003D20B6" w:rsidRDefault="003D20B6" w:rsidP="003D20B6">
      <w:r>
        <w:t>Definições</w:t>
      </w:r>
    </w:p>
    <w:p w14:paraId="0262CBE0" w14:textId="77777777" w:rsidR="003D20B6" w:rsidRDefault="003D20B6" w:rsidP="003D20B6"/>
    <w:p w14:paraId="233404D4" w14:textId="77777777" w:rsidR="003D20B6" w:rsidRDefault="003D20B6" w:rsidP="003D20B6">
      <w:r>
        <w:t xml:space="preserve">5. </w:t>
      </w:r>
      <w:r>
        <w:tab/>
        <w:t>Para fins desta norma, os seguintes termos são usados com os significados abaixo especificados:</w:t>
      </w:r>
    </w:p>
    <w:p w14:paraId="1DA9F231" w14:textId="77777777" w:rsidR="003D20B6" w:rsidRDefault="003D20B6" w:rsidP="003D20B6">
      <w:r>
        <w:t>Revisado é o auditor independente (firma de auditoria ou auditor pessoa física) que deve se submeter ao Programa de Revisão Externa de Qualidade, de acordo com os critérios estabelecidos nesta norma.</w:t>
      </w:r>
    </w:p>
    <w:p w14:paraId="1BBCFC9F" w14:textId="77777777" w:rsidR="003D20B6" w:rsidRDefault="003D20B6" w:rsidP="003D20B6">
      <w:r>
        <w:t>Revisor é o auditor contratado pelo Revisado para a realização do trabalho de Revisão pelos Pares.</w:t>
      </w:r>
    </w:p>
    <w:p w14:paraId="3C3429CB" w14:textId="77777777" w:rsidR="003D20B6" w:rsidRDefault="003D20B6" w:rsidP="003D20B6">
      <w:r>
        <w:t>Revisão pelos Pares é o exame realizado por auditor independente nos trabalhos de auditoria executados por outro auditor independente, visando verificar se:</w:t>
      </w:r>
    </w:p>
    <w:p w14:paraId="383415E8" w14:textId="77777777" w:rsidR="003D20B6" w:rsidRDefault="003D20B6" w:rsidP="003D20B6">
      <w:r>
        <w:t>(a)</w:t>
      </w:r>
      <w:r>
        <w:tab/>
        <w:t>os procedimentos e as técnicas de auditoria utilizados para execução dos trabalhos nas empresas clientes estão em conformidade com as Normas Brasileiras de Contabilidade Técnicas e Profissionais emitidas pelo CFC e, quando aplicável, com outras normas emitidas por órgão regulador;</w:t>
      </w:r>
    </w:p>
    <w:p w14:paraId="413931DC" w14:textId="77777777" w:rsidR="003D20B6" w:rsidRDefault="003D20B6" w:rsidP="003D20B6">
      <w:r>
        <w:t xml:space="preserve">(b) </w:t>
      </w:r>
      <w:r>
        <w:tab/>
        <w:t>o sistema de controle de qualidade desenvolvido e adotado pelo auditor está adequado e conforme o previsto na NBC PA 01 – Controle de Qualidade para Firmas (Pessoas Jurídicas e Físicas) de Auditores Independentes.</w:t>
      </w:r>
    </w:p>
    <w:p w14:paraId="4A3A90D3" w14:textId="77777777" w:rsidR="003D20B6" w:rsidRDefault="003D20B6" w:rsidP="003D20B6">
      <w:r>
        <w:t xml:space="preserve">Programa de Revisão é o programa de trabalho do Comitê Administrador da Revisão Externa de Qualidade (CRE) que compreende a definição da abrangência, a seleção dos auditores a serem revisados, as etapas e os prazos a serem cumpridos pelos auditores revisores na realização do trabalho de revisão. </w:t>
      </w:r>
    </w:p>
    <w:p w14:paraId="43D2C891" w14:textId="77777777" w:rsidR="003D20B6" w:rsidRDefault="003D20B6" w:rsidP="003D20B6">
      <w:r>
        <w:t xml:space="preserve">Ano base da revisão refere-se ao ano a ser revisado pelo Revisor, que deve ser o ano anterior ao da indicação do auditor a ser Revisado, ou o outro antecedente, caso não tenha realizado serviço de auditoria. </w:t>
      </w:r>
    </w:p>
    <w:p w14:paraId="08653B52" w14:textId="77777777" w:rsidR="003D20B6" w:rsidRDefault="003D20B6" w:rsidP="003D20B6">
      <w:r>
        <w:t>Relatório de revisão é o relatório elaborado pelo Revisor, a ser apresentado ao CRE, dispondo sobre a conformidade, ou não, do sistema de controle de qualidade existente nos trabalhos desenvolvidos pelo Revisado.</w:t>
      </w:r>
    </w:p>
    <w:p w14:paraId="2EA167B2" w14:textId="77777777" w:rsidR="003D20B6" w:rsidRDefault="003D20B6" w:rsidP="003D20B6">
      <w:r>
        <w:t>Carta de recomendação é o documento a ser emitido pelo Revisor contendo sugestões para melhoria das políticas e dos procedimentos de controle de qualidade.</w:t>
      </w:r>
    </w:p>
    <w:p w14:paraId="0113E645" w14:textId="77777777" w:rsidR="003D20B6" w:rsidRDefault="003D20B6" w:rsidP="003D20B6">
      <w:r>
        <w:t>Plano de ação é o documento elaborado pelo Revisado, a ser apresentado ao CRE, dispondo sobre as ações que ele adotará ou implementará com o objetivo de corrigir as fragilidades apresentadas na carta de recomendações emitida pelo Revisor ao término do trabalho de revisão.</w:t>
      </w:r>
    </w:p>
    <w:p w14:paraId="737586EE" w14:textId="77777777" w:rsidR="003D20B6" w:rsidRDefault="003D20B6" w:rsidP="003D20B6">
      <w:r>
        <w:t>Revisão recíproca é a situação em que o Revisor teve sua última revisão realizada pelo atual Revisado, não importando o intervalo de tempo entre as revisões.</w:t>
      </w:r>
    </w:p>
    <w:p w14:paraId="7EC65C8F" w14:textId="77777777" w:rsidR="003D20B6" w:rsidRDefault="003D20B6" w:rsidP="003D20B6"/>
    <w:p w14:paraId="1AD9C852" w14:textId="77777777" w:rsidR="003D20B6" w:rsidRDefault="003D20B6" w:rsidP="003D20B6">
      <w:r>
        <w:t>Administração da revisão pelos pares</w:t>
      </w:r>
    </w:p>
    <w:p w14:paraId="2FE6BAB2" w14:textId="77777777" w:rsidR="003D20B6" w:rsidRDefault="003D20B6" w:rsidP="003D20B6"/>
    <w:p w14:paraId="41950E63" w14:textId="77777777" w:rsidR="003D20B6" w:rsidRDefault="003D20B6" w:rsidP="003D20B6">
      <w:r>
        <w:t xml:space="preserve">6. </w:t>
      </w:r>
      <w:r>
        <w:tab/>
        <w:t>As atividades operacionais do CRE são de responsabilidade do Conselho Federal de Contabilidade, que indicará o Coordenador-Geral do Comitê.</w:t>
      </w:r>
    </w:p>
    <w:p w14:paraId="0E55CFFF" w14:textId="77777777" w:rsidR="003D20B6" w:rsidRDefault="003D20B6" w:rsidP="003D20B6"/>
    <w:p w14:paraId="0D192FEC" w14:textId="77777777" w:rsidR="003D20B6" w:rsidRDefault="003D20B6" w:rsidP="003D20B6">
      <w:r>
        <w:t xml:space="preserve">7. </w:t>
      </w:r>
      <w:r>
        <w:tab/>
        <w:t>As partes envolvidas na Revisão pelos Pares são as seguintes:</w:t>
      </w:r>
    </w:p>
    <w:p w14:paraId="1A5032C0" w14:textId="77777777" w:rsidR="003D20B6" w:rsidRDefault="003D20B6" w:rsidP="003D20B6">
      <w:r>
        <w:t>(a)</w:t>
      </w:r>
      <w:r>
        <w:tab/>
        <w:t>CRE, que é o responsável pela administração do Programa de Revisão;</w:t>
      </w:r>
    </w:p>
    <w:p w14:paraId="11B7A434" w14:textId="77777777" w:rsidR="003D20B6" w:rsidRDefault="003D20B6" w:rsidP="003D20B6">
      <w:r>
        <w:t>(b)</w:t>
      </w:r>
      <w:r>
        <w:tab/>
        <w:t xml:space="preserve">Revisor, que é o responsável pela realização da revisão; </w:t>
      </w:r>
    </w:p>
    <w:p w14:paraId="4D23180F" w14:textId="77777777" w:rsidR="003D20B6" w:rsidRDefault="003D20B6" w:rsidP="003D20B6">
      <w:r>
        <w:t>(c)</w:t>
      </w:r>
      <w:r>
        <w:tab/>
        <w:t>Revisado, que é a firma ou o auditor independente pessoa física, que será submetido à revisão;</w:t>
      </w:r>
    </w:p>
    <w:p w14:paraId="565EE7FE" w14:textId="77777777" w:rsidR="003D20B6" w:rsidRDefault="003D20B6" w:rsidP="003D20B6">
      <w:r>
        <w:t>(d)</w:t>
      </w:r>
      <w:r>
        <w:tab/>
        <w:t>Grupo Assessor do CRE, composto por contadores funcionários do Conselho Federal de Contabilidade, designados para auxiliar os trabalhos do Comitê, em especial no levantamento de informações oriundas dos Revisores e Revisados.</w:t>
      </w:r>
    </w:p>
    <w:p w14:paraId="11F6CE5F" w14:textId="77777777" w:rsidR="003D20B6" w:rsidRDefault="003D20B6" w:rsidP="003D20B6"/>
    <w:p w14:paraId="4457D6D9" w14:textId="77777777" w:rsidR="003D20B6" w:rsidRDefault="003D20B6" w:rsidP="003D20B6">
      <w:r>
        <w:t>Composição do CRE</w:t>
      </w:r>
    </w:p>
    <w:p w14:paraId="78DA0F7B" w14:textId="77777777" w:rsidR="003D20B6" w:rsidRDefault="003D20B6" w:rsidP="003D20B6"/>
    <w:p w14:paraId="6090DAEA" w14:textId="77777777" w:rsidR="003D20B6" w:rsidRDefault="003D20B6" w:rsidP="003D20B6">
      <w:r>
        <w:t xml:space="preserve">8. </w:t>
      </w:r>
      <w:r>
        <w:tab/>
        <w:t>O CRE é composto por:</w:t>
      </w:r>
    </w:p>
    <w:p w14:paraId="302B3F51" w14:textId="77777777" w:rsidR="003D20B6" w:rsidRDefault="003D20B6" w:rsidP="003D20B6">
      <w:r>
        <w:t xml:space="preserve">(a) </w:t>
      </w:r>
      <w:r>
        <w:tab/>
        <w:t>4 (quatro) representantes do CFC;</w:t>
      </w:r>
    </w:p>
    <w:p w14:paraId="0628C705" w14:textId="77777777" w:rsidR="003D20B6" w:rsidRDefault="003D20B6" w:rsidP="003D20B6">
      <w:r>
        <w:t xml:space="preserve">(b) </w:t>
      </w:r>
      <w:r>
        <w:tab/>
        <w:t>4 (quatro) representantes do Instituto dos Auditores Independentes do Brasil (Ibracon).</w:t>
      </w:r>
    </w:p>
    <w:p w14:paraId="6567ADF5" w14:textId="77777777" w:rsidR="003D20B6" w:rsidRDefault="003D20B6" w:rsidP="003D20B6"/>
    <w:p w14:paraId="5589711C" w14:textId="77777777" w:rsidR="003D20B6" w:rsidRDefault="003D20B6" w:rsidP="003D20B6">
      <w:r>
        <w:t xml:space="preserve">9. </w:t>
      </w:r>
      <w:r>
        <w:tab/>
        <w:t>Os representantes do CFC e do Ibracon devem ser contadores no exercício da auditoria independente, com registros ativos e devidamente registrados no Cadastro Nacional de Auditores Independentes (CNAI) e na CVM, sendo nomeados pelo período de 3 (três) anos, permitida a recondução de, no máximo, duas vezes, observada a renovação mínima de 25%.</w:t>
      </w:r>
    </w:p>
    <w:p w14:paraId="14C52899" w14:textId="77777777" w:rsidR="003D20B6" w:rsidRDefault="003D20B6" w:rsidP="003D20B6"/>
    <w:p w14:paraId="6AB33EDC" w14:textId="77777777" w:rsidR="003D20B6" w:rsidRDefault="003D20B6" w:rsidP="003D20B6">
      <w:r>
        <w:t xml:space="preserve">10. </w:t>
      </w:r>
      <w:r>
        <w:tab/>
        <w:t>O CRE é apoiado pelo Grupo Assessor, formado por contadores funcionários do CFC, com atribuições de proceder à análise dos relatórios elaborados pelos auditores revisores, realizar as diligências requisitadas pelo CRE, assessorar as reuniões deste e elaborar as respectivas atas e relatórios previstos nesta norma.</w:t>
      </w:r>
    </w:p>
    <w:p w14:paraId="797F707C" w14:textId="77777777" w:rsidR="003D20B6" w:rsidRDefault="003D20B6" w:rsidP="003D20B6"/>
    <w:p w14:paraId="290B3AD6" w14:textId="77777777" w:rsidR="003D20B6" w:rsidRDefault="003D20B6" w:rsidP="003D20B6">
      <w:r>
        <w:t xml:space="preserve">11. </w:t>
      </w:r>
      <w:r>
        <w:tab/>
        <w:t>Representantes da Comissão de Valores Mobiliários (CVM), Banco Central do Brasil (BCB), Superintendência de Seguros Privados (Susep) e Superintendência Nacional de Previdência Complementar (Previc) podem participar das reuniões do CRE, na condição de observadores, sem direito a voto, desde que indiquem, previamente, a cada reunião, os nomes dos representantes designados, aplicando-se a estes o disposto no item 21 quanto à confidencialidade.</w:t>
      </w:r>
    </w:p>
    <w:p w14:paraId="2EDCEBE6" w14:textId="77777777" w:rsidR="003D20B6" w:rsidRDefault="003D20B6" w:rsidP="003D20B6"/>
    <w:p w14:paraId="6C52AD52" w14:textId="77777777" w:rsidR="003D20B6" w:rsidRDefault="003D20B6" w:rsidP="003D20B6">
      <w:r>
        <w:t>Competência do CRE</w:t>
      </w:r>
    </w:p>
    <w:p w14:paraId="3AD009AB" w14:textId="77777777" w:rsidR="003D20B6" w:rsidRDefault="003D20B6" w:rsidP="003D20B6"/>
    <w:p w14:paraId="5A0FA7BB" w14:textId="77777777" w:rsidR="003D20B6" w:rsidRDefault="003D20B6" w:rsidP="003D20B6">
      <w:r>
        <w:t xml:space="preserve">12. </w:t>
      </w:r>
      <w:r>
        <w:tab/>
        <w:t>Cabe ao CRE:</w:t>
      </w:r>
    </w:p>
    <w:p w14:paraId="25A29D22" w14:textId="77777777" w:rsidR="003D20B6" w:rsidRDefault="003D20B6" w:rsidP="003D20B6">
      <w:r>
        <w:t>(a)</w:t>
      </w:r>
      <w:r>
        <w:tab/>
        <w:t>selecionar e identificar os auditores a serem revisados a cada ano, considerando o estabelecido no item 14;</w:t>
      </w:r>
    </w:p>
    <w:p w14:paraId="6A72DFEA" w14:textId="77777777" w:rsidR="003D20B6" w:rsidRDefault="003D20B6" w:rsidP="003D20B6">
      <w:r>
        <w:t>(b)</w:t>
      </w:r>
      <w:r>
        <w:tab/>
        <w:t>emitir, atualizar e divulgar orientações, instruções, anexos, o questionário base, expedientes, correspondências, ofícios e quaisquer outros documentos necessários à execução dos trabalhos de Revisores e Revisados, que servem como roteiro mínimo obrigatório para orientação na tarefa de revisão pelos pares, sendo as mesmas partes integrantes desta norma. A atualização deve contemplar eventuais mudanças nas Normas Brasileiras de Contabilidade Técnicas e Profissionais emitidas pelo CFC e, quando aplicável, em outras normas emitidas pelos órgãos reguladores;</w:t>
      </w:r>
    </w:p>
    <w:p w14:paraId="5405078C" w14:textId="77777777" w:rsidR="003D20B6" w:rsidRDefault="003D20B6" w:rsidP="003D20B6">
      <w:r>
        <w:t>(c)</w:t>
      </w:r>
      <w:r>
        <w:tab/>
        <w:t>dirimir quaisquer dúvidas a respeito do processo de revisão pelos pares e resolver eventuais situações não previstas nesta norma, nas orientações ou nas instruções;</w:t>
      </w:r>
    </w:p>
    <w:p w14:paraId="5FFF6325" w14:textId="77777777" w:rsidR="003D20B6" w:rsidRDefault="003D20B6" w:rsidP="003D20B6">
      <w:r>
        <w:t>(d)</w:t>
      </w:r>
      <w:r>
        <w:tab/>
        <w:t>revisar os relatórios de revisão e outros documentos elaborados pelo Revisor e os planos de ação elaborados pelo Revisado;</w:t>
      </w:r>
    </w:p>
    <w:p w14:paraId="638B61C0" w14:textId="77777777" w:rsidR="003D20B6" w:rsidRDefault="003D20B6" w:rsidP="003D20B6">
      <w:r>
        <w:t>(e)</w:t>
      </w:r>
      <w:r>
        <w:tab/>
        <w:t>aprovar, ou não, os relatórios de revisão e os planos de ação apresentados pelos Revisores e Revisados, respectivamente;</w:t>
      </w:r>
    </w:p>
    <w:p w14:paraId="7531DE62" w14:textId="77777777" w:rsidR="003D20B6" w:rsidRDefault="003D20B6" w:rsidP="003D20B6">
      <w:r>
        <w:t>(f)</w:t>
      </w:r>
      <w:r>
        <w:tab/>
        <w:t>emitir relatório anual das atividades, podendo emitir relatórios parciais durante o ano;</w:t>
      </w:r>
    </w:p>
    <w:p w14:paraId="152D5B6D" w14:textId="77777777" w:rsidR="003D20B6" w:rsidRDefault="003D20B6" w:rsidP="003D20B6">
      <w:r>
        <w:t>(g)</w:t>
      </w:r>
      <w:r>
        <w:tab/>
        <w:t>comunicar à Fiscalização do CFC e da CVM as situações que indicam necessidade de diligências por parte destes em relação aos trabalhos de Revisados e Revisores;</w:t>
      </w:r>
    </w:p>
    <w:p w14:paraId="081927F6" w14:textId="77777777" w:rsidR="003D20B6" w:rsidRDefault="003D20B6" w:rsidP="003D20B6">
      <w:r>
        <w:t>(h)</w:t>
      </w:r>
      <w:r>
        <w:tab/>
        <w:t>emitir os expedientes e as comunicações dirigidos aos auditores, ao CFC, ao Ibracon e à CVM e, quando aplicável, ao BCB, à Susep e à Previc;</w:t>
      </w:r>
    </w:p>
    <w:p w14:paraId="481EC728" w14:textId="77777777" w:rsidR="003D20B6" w:rsidRDefault="003D20B6" w:rsidP="003D20B6">
      <w:r>
        <w:t xml:space="preserve">(i) </w:t>
      </w:r>
      <w:r>
        <w:tab/>
        <w:t>estabelecer controles para administrar a Revisão pelos Pares, de forma a garantir que as revisões sejam realizadas nos prazos estabelecidos nesta norma, comunicando à Fiscalização do CFC e da CVM os nomes dos Revisores e Revisados que não cumprirem os prazos para a tomada das providências cabíveis;</w:t>
      </w:r>
    </w:p>
    <w:p w14:paraId="5FCB2B9C" w14:textId="77777777" w:rsidR="003D20B6" w:rsidRDefault="003D20B6" w:rsidP="003D20B6">
      <w:r>
        <w:t xml:space="preserve">(j) </w:t>
      </w:r>
      <w:r>
        <w:tab/>
        <w:t>julgar os recursos interpostos sobre as decisões proferidas, relativamente aos relatórios de revisão emitidos;</w:t>
      </w:r>
    </w:p>
    <w:p w14:paraId="1054F6F6" w14:textId="77777777" w:rsidR="003D20B6" w:rsidRDefault="003D20B6" w:rsidP="003D20B6">
      <w:r>
        <w:t xml:space="preserve">(k) </w:t>
      </w:r>
      <w:r>
        <w:tab/>
        <w:t>aprovar, por maioria absoluta de votos, o seu regimento interno; e</w:t>
      </w:r>
    </w:p>
    <w:p w14:paraId="2692F570" w14:textId="77777777" w:rsidR="003D20B6" w:rsidRDefault="003D20B6" w:rsidP="003D20B6">
      <w:r>
        <w:t xml:space="preserve">(l) </w:t>
      </w:r>
      <w:r>
        <w:tab/>
        <w:t>solicitar ao Grupo Assessor diligências específicas aos Revisores e Revisados, buscando esclarecer ou obter informações sobre os trabalhos por estes realizados, de forma prévia, concomitante ou subsequente.</w:t>
      </w:r>
    </w:p>
    <w:p w14:paraId="6EDE9AC2" w14:textId="77777777" w:rsidR="003D20B6" w:rsidRDefault="003D20B6" w:rsidP="003D20B6"/>
    <w:p w14:paraId="6CE3F2D8" w14:textId="77777777" w:rsidR="003D20B6" w:rsidRDefault="003D20B6" w:rsidP="003D20B6">
      <w:r>
        <w:t xml:space="preserve">13. </w:t>
      </w:r>
      <w:r>
        <w:tab/>
        <w:t>As competências definidas no item 12 não se aplicam aos membros observadores de que trata o item 11.</w:t>
      </w:r>
    </w:p>
    <w:p w14:paraId="7FE837BC" w14:textId="77777777" w:rsidR="003D20B6" w:rsidRDefault="003D20B6" w:rsidP="003D20B6"/>
    <w:p w14:paraId="0AAF1D76" w14:textId="77777777" w:rsidR="003D20B6" w:rsidRDefault="003D20B6" w:rsidP="003D20B6">
      <w:r>
        <w:t>Programa de revisão</w:t>
      </w:r>
    </w:p>
    <w:p w14:paraId="7B09FC93" w14:textId="77777777" w:rsidR="003D20B6" w:rsidRDefault="003D20B6" w:rsidP="003D20B6"/>
    <w:p w14:paraId="492B82E5" w14:textId="77777777" w:rsidR="003D20B6" w:rsidRDefault="003D20B6" w:rsidP="003D20B6">
      <w:r>
        <w:t xml:space="preserve">14. </w:t>
      </w:r>
      <w:r>
        <w:tab/>
        <w:t xml:space="preserve">O Auditor deve submeter-se à </w:t>
      </w:r>
      <w:r w:rsidRPr="00A41F5F">
        <w:rPr>
          <w:highlight w:val="yellow"/>
        </w:rPr>
        <w:t>Revisão pelos Pares</w:t>
      </w:r>
      <w:r>
        <w:t xml:space="preserve">, no mínimo, uma vez a cada ciclo de </w:t>
      </w:r>
      <w:r w:rsidRPr="00A41F5F">
        <w:rPr>
          <w:highlight w:val="yellow"/>
        </w:rPr>
        <w:t>quatro anos</w:t>
      </w:r>
      <w:r>
        <w:t>, considerando que:</w:t>
      </w:r>
    </w:p>
    <w:p w14:paraId="25496FD2" w14:textId="77777777" w:rsidR="003D20B6" w:rsidRDefault="003D20B6" w:rsidP="003D20B6">
      <w:r>
        <w:t>(a)</w:t>
      </w:r>
      <w:r>
        <w:tab/>
        <w:t xml:space="preserve">a cada ano, no mês de janeiro, devem ser selecionados para inclusão no programa de revisão, por critério definido pelo CRE, os auditores que deverão submeter-se à Revisão pelos Pares, sendo, obrigatoriamente, incluídos aqueles que obtiveram seu cadastro na CVM no ano anterior, que será definido como o ano-base da revisão; </w:t>
      </w:r>
    </w:p>
    <w:p w14:paraId="0D53A2F5" w14:textId="77777777" w:rsidR="003D20B6" w:rsidRDefault="003D20B6" w:rsidP="003D20B6">
      <w:r>
        <w:t>(b)</w:t>
      </w:r>
      <w:r>
        <w:tab/>
        <w:t>em decorrência de problemas específicos relatados pelo Revisor na última revisão, o CRE pode decidir por determinar períodos menores para a revisão nos trabalhos do Revisado;</w:t>
      </w:r>
    </w:p>
    <w:p w14:paraId="5C9F5869" w14:textId="77777777" w:rsidR="003D20B6" w:rsidRDefault="003D20B6" w:rsidP="003D20B6">
      <w:r>
        <w:t>(c)</w:t>
      </w:r>
      <w:r>
        <w:tab/>
        <w:t>durante o ano, e desde que com justificativa formal, podem ser selecionados, para inclusão no programa de revisão, outros auditores que não foram selecionados em janeiro;</w:t>
      </w:r>
    </w:p>
    <w:p w14:paraId="680F91F4" w14:textId="77777777" w:rsidR="003D20B6" w:rsidRDefault="003D20B6" w:rsidP="003D20B6">
      <w:r>
        <w:t>(d)</w:t>
      </w:r>
      <w:r>
        <w:tab/>
        <w:t>em decorrência de problemas específicos que venham a ser identificados no Revisor, o CRE pode decidir por determinar a inclusão desse no programa de revisão do próprio ano, ou no do ano seguinte, ou ainda determinar períodos menores para a sua revisão.</w:t>
      </w:r>
    </w:p>
    <w:p w14:paraId="385F275E" w14:textId="77777777" w:rsidR="003D20B6" w:rsidRDefault="003D20B6" w:rsidP="003D20B6"/>
    <w:p w14:paraId="3575FFF0" w14:textId="77777777" w:rsidR="003D20B6" w:rsidRDefault="003D20B6" w:rsidP="003D20B6">
      <w:r>
        <w:t xml:space="preserve">15. </w:t>
      </w:r>
      <w:r>
        <w:tab/>
        <w:t xml:space="preserve">Cabe ao Revisado selecionar o Revisor, devendo observar o porte e a experiência no mínimo equivalentes, conforme disposto nos itens 25 e 26. </w:t>
      </w:r>
    </w:p>
    <w:p w14:paraId="0AE87C46" w14:textId="77777777" w:rsidR="003D20B6" w:rsidRDefault="003D20B6" w:rsidP="003D20B6"/>
    <w:p w14:paraId="13F433FE" w14:textId="77777777" w:rsidR="003D20B6" w:rsidRDefault="003D20B6" w:rsidP="003D20B6">
      <w:r>
        <w:t xml:space="preserve">16. </w:t>
      </w:r>
      <w:r>
        <w:tab/>
        <w:t>A revisão deve ser organizada para permitir que o Revisor emita a sua opinião sobre o sistema de controle de qualidade dos trabalhos desenvolvidos pelo Revisado no período coberto pela revisão, independentemente de este ter realizado trabalho com emissão de relatório de auditoria no período sob revisão.</w:t>
      </w:r>
    </w:p>
    <w:p w14:paraId="1A7B5158" w14:textId="77777777" w:rsidR="003D20B6" w:rsidRDefault="003D20B6" w:rsidP="003D20B6"/>
    <w:p w14:paraId="07EC6E0B" w14:textId="77777777" w:rsidR="003D20B6" w:rsidRDefault="003D20B6" w:rsidP="003D20B6">
      <w:r>
        <w:t xml:space="preserve">17. </w:t>
      </w:r>
      <w:r>
        <w:tab/>
        <w:t>O sistema de controle de qualidade de que trata o item 16 está relacionado à estrutura organizacional e à metodologia de auditoria estabelecida pelo Revisado para a realização dos trabalhos de auditoria, as quais devem atender ao estabelecido nas Normas Brasileiras de Contabilidade Técnicas e Profissionais.</w:t>
      </w:r>
    </w:p>
    <w:p w14:paraId="14466401" w14:textId="77777777" w:rsidR="003D20B6" w:rsidRDefault="003D20B6" w:rsidP="003D20B6"/>
    <w:p w14:paraId="6B774331" w14:textId="77777777" w:rsidR="003D20B6" w:rsidRDefault="003D20B6" w:rsidP="003D20B6">
      <w:r>
        <w:t xml:space="preserve">18. </w:t>
      </w:r>
      <w:r>
        <w:tab/>
        <w:t>Ao final da revisão, o Revisor deve emitir relatório com sua opinião e carta de recomendações, os quais devem ser encaminhados juntamente com o plano de ação do Revisado e a cópia do questionário base ao CRE, que pode requerer esclarecimentos e fazer diligências, tanto no Revisor quanto no Revisado. Esses documentos devem ser encaminhados de acordo com a forma estabelecida pelo CRE.</w:t>
      </w:r>
    </w:p>
    <w:p w14:paraId="59599DEB" w14:textId="77777777" w:rsidR="003D20B6" w:rsidRDefault="003D20B6" w:rsidP="003D20B6"/>
    <w:p w14:paraId="5E0C2898" w14:textId="77777777" w:rsidR="003D20B6" w:rsidRDefault="003D20B6" w:rsidP="003D20B6">
      <w:r>
        <w:t xml:space="preserve">19. </w:t>
      </w:r>
      <w:r>
        <w:tab/>
        <w:t>O Revisado deve submeter-se a nova revisão no ano subsequente, quando:</w:t>
      </w:r>
    </w:p>
    <w:p w14:paraId="137E4276" w14:textId="77777777" w:rsidR="003D20B6" w:rsidRDefault="003D20B6" w:rsidP="003D20B6">
      <w:r>
        <w:t>(a)</w:t>
      </w:r>
      <w:r>
        <w:tab/>
        <w:t>o Revisor emitir relatório previsto nas alíneas (c) ou (d) do item 38;</w:t>
      </w:r>
    </w:p>
    <w:p w14:paraId="6DC86A47" w14:textId="77777777" w:rsidR="003D20B6" w:rsidRDefault="003D20B6" w:rsidP="003D20B6">
      <w:r>
        <w:t>(b)</w:t>
      </w:r>
      <w:r>
        <w:tab/>
        <w:t xml:space="preserve">o relatório de revisão e/ou o plano de ação não tiverem sido aprovados pelo CRE no ano em que foi submetido à revisão; </w:t>
      </w:r>
    </w:p>
    <w:p w14:paraId="3CA21596" w14:textId="77777777" w:rsidR="003D20B6" w:rsidRDefault="003D20B6" w:rsidP="003D20B6">
      <w:r>
        <w:t>(c)</w:t>
      </w:r>
      <w:r>
        <w:tab/>
        <w:t>não atender aos prazos estabelecidos pelo CRE; e</w:t>
      </w:r>
    </w:p>
    <w:p w14:paraId="3122F5A2" w14:textId="77777777" w:rsidR="003D20B6" w:rsidRDefault="003D20B6" w:rsidP="003D20B6">
      <w:r>
        <w:t>(d)</w:t>
      </w:r>
      <w:r>
        <w:tab/>
        <w:t>não indicar Revisor para efetuar os trabalhos de revisão externa de qualidade nos prazos estabelecidos pelo CRE.</w:t>
      </w:r>
    </w:p>
    <w:p w14:paraId="25360F09" w14:textId="77777777" w:rsidR="003D20B6" w:rsidRDefault="003D20B6" w:rsidP="003D20B6"/>
    <w:p w14:paraId="25EB952D" w14:textId="77777777" w:rsidR="003D20B6" w:rsidRDefault="003D20B6" w:rsidP="003D20B6">
      <w:r>
        <w:t xml:space="preserve">20. </w:t>
      </w:r>
      <w:r>
        <w:tab/>
        <w:t xml:space="preserve">Como resultado da análise dos documentos encaminhados pelo Revisor, do plano de ação elaborado pelo Revisado e das reuniões ou dos esclarecimentos, quando for o caso, o CRE deve aprovar, ou não, o relatório de revisão. No caso de relatório de revisão previsto nas alíneas (c) ou (d) do item 38, o CRE deve efetuar comunicação específica à Fiscalização do CFC e da CVM. </w:t>
      </w:r>
    </w:p>
    <w:p w14:paraId="59C6AF12" w14:textId="77777777" w:rsidR="003D20B6" w:rsidRDefault="003D20B6" w:rsidP="003D20B6"/>
    <w:p w14:paraId="36372992" w14:textId="77777777" w:rsidR="003D20B6" w:rsidRDefault="003D20B6" w:rsidP="003D20B6">
      <w:r>
        <w:t>Características do programa</w:t>
      </w:r>
    </w:p>
    <w:p w14:paraId="7D428C52" w14:textId="77777777" w:rsidR="003D20B6" w:rsidRDefault="003D20B6" w:rsidP="003D20B6"/>
    <w:p w14:paraId="7D0E0E29" w14:textId="77777777" w:rsidR="003D20B6" w:rsidRDefault="003D20B6" w:rsidP="003D20B6">
      <w:r>
        <w:t>Confidencialidade</w:t>
      </w:r>
    </w:p>
    <w:p w14:paraId="1F423C26" w14:textId="77777777" w:rsidR="003D20B6" w:rsidRDefault="003D20B6" w:rsidP="003D20B6"/>
    <w:p w14:paraId="4B0A3E05" w14:textId="77777777" w:rsidR="003D20B6" w:rsidRDefault="003D20B6" w:rsidP="003D20B6">
      <w:r>
        <w:t xml:space="preserve">21. </w:t>
      </w:r>
      <w:r>
        <w:tab/>
        <w:t>Adotam-se, para a Revisão pelos Pares, as mesmas normas sobre confidencialidade aplicáveis a qualquer trabalho de auditoria independente, conforme definido pelo CFC. Neste contexto, os membros do CRE e das equipes revisoras ficam impedidos de divulgar qualquer informação obtida durante a participação na Revisão pelos Pares, em qualquer fase do trabalho.</w:t>
      </w:r>
    </w:p>
    <w:p w14:paraId="62FA12D7" w14:textId="77777777" w:rsidR="003D20B6" w:rsidRDefault="003D20B6" w:rsidP="003D20B6"/>
    <w:p w14:paraId="2EB1B7D2" w14:textId="77777777" w:rsidR="003D20B6" w:rsidRDefault="003D20B6" w:rsidP="003D20B6">
      <w:r>
        <w:t>Independência</w:t>
      </w:r>
    </w:p>
    <w:p w14:paraId="72E5B479" w14:textId="77777777" w:rsidR="003D20B6" w:rsidRDefault="003D20B6" w:rsidP="003D20B6"/>
    <w:p w14:paraId="71498735" w14:textId="77777777" w:rsidR="003D20B6" w:rsidRDefault="003D20B6" w:rsidP="003D20B6">
      <w:r>
        <w:t xml:space="preserve">22. </w:t>
      </w:r>
      <w:r>
        <w:tab/>
        <w:t>O Revisor e os demais membros da sua equipe devem ter independência em relação ao Revisado e aos clientes selecionados, de acordo com as definições previstas nas Normas Brasileiras de Contabilidade Técnicas e Profissionais editadas pelo CFC e, quando aplicável, em outras normas emitidas por órgão regulador.</w:t>
      </w:r>
    </w:p>
    <w:p w14:paraId="2CD4E2D5" w14:textId="77777777" w:rsidR="003D20B6" w:rsidRDefault="003D20B6" w:rsidP="003D20B6"/>
    <w:p w14:paraId="7E0ED27A" w14:textId="77777777" w:rsidR="003D20B6" w:rsidRDefault="003D20B6" w:rsidP="003D20B6">
      <w:r>
        <w:t xml:space="preserve">23. </w:t>
      </w:r>
      <w:r>
        <w:tab/>
        <w:t>Os membros da equipe revisora podem possuir investimentos ou grau de parentesco com executivos em posições-chave nos clientes do Revisado, porém, não podem participar do processo de revisão destes clientes.</w:t>
      </w:r>
    </w:p>
    <w:p w14:paraId="19AD8F01" w14:textId="77777777" w:rsidR="003D20B6" w:rsidRDefault="003D20B6" w:rsidP="003D20B6"/>
    <w:p w14:paraId="3253D66E" w14:textId="77777777" w:rsidR="003D20B6" w:rsidRDefault="003D20B6" w:rsidP="003D20B6">
      <w:r>
        <w:t xml:space="preserve">24. </w:t>
      </w:r>
      <w:r>
        <w:tab/>
        <w:t>São vedadas as revisões recíprocas entre auditores independentes (pessoas físicas e jurídicas).</w:t>
      </w:r>
    </w:p>
    <w:p w14:paraId="55561539" w14:textId="77777777" w:rsidR="003D20B6" w:rsidRDefault="003D20B6" w:rsidP="003D20B6"/>
    <w:p w14:paraId="62790EAF" w14:textId="77777777" w:rsidR="003D20B6" w:rsidRDefault="003D20B6" w:rsidP="003D20B6">
      <w:r>
        <w:t>Competência e impedimentos do revisor</w:t>
      </w:r>
    </w:p>
    <w:p w14:paraId="59354DC1" w14:textId="77777777" w:rsidR="003D20B6" w:rsidRDefault="003D20B6" w:rsidP="003D20B6"/>
    <w:p w14:paraId="6CF4BA74" w14:textId="77777777" w:rsidR="003D20B6" w:rsidRDefault="003D20B6" w:rsidP="003D20B6">
      <w:r>
        <w:t xml:space="preserve">25. </w:t>
      </w:r>
      <w:r>
        <w:tab/>
        <w:t>Para atuar como Revisor, o auditor deve se assegurar de que:</w:t>
      </w:r>
    </w:p>
    <w:p w14:paraId="03A1F013" w14:textId="77777777" w:rsidR="003D20B6" w:rsidRDefault="003D20B6" w:rsidP="003D20B6">
      <w:r>
        <w:t>(a)</w:t>
      </w:r>
      <w:r>
        <w:tab/>
        <w:t>possui experiência técnica e recursos humanos compatível com a revisão a ser realizada. A compatibilidade refere-se, principalmente, à experiência dos revisores em trabalhos de auditoria de similar complexidade;</w:t>
      </w:r>
    </w:p>
    <w:p w14:paraId="7683CD29" w14:textId="77777777" w:rsidR="003D20B6" w:rsidRDefault="003D20B6" w:rsidP="003D20B6">
      <w:r>
        <w:t>(b)</w:t>
      </w:r>
      <w:r>
        <w:tab/>
        <w:t xml:space="preserve">o auditor independente pessoa física e os profissionais responsáveis técnicos da firma de auditoria independente encarregados da revisão estejam devidamente registrados na CVM. Adicionalmente, todos os profissionais envolvidos no trabalho de revisão devem ter registro no CNAI; e </w:t>
      </w:r>
    </w:p>
    <w:p w14:paraId="396289F1" w14:textId="77777777" w:rsidR="003D20B6" w:rsidRDefault="003D20B6" w:rsidP="003D20B6">
      <w:r>
        <w:t>(c)</w:t>
      </w:r>
      <w:r>
        <w:tab/>
        <w:t>caso o Revisado tenha em sua lista de clientes entidades regulamentadas que demandem habilitação específica, os membros da equipe revisora devem possuir habilitação para atuar em auditoria das respectivas entidades, quando forem alocados a revisões de tais entidades, cabendo ao Revisado a responsabilidade pela verificação dessa habilitação.</w:t>
      </w:r>
    </w:p>
    <w:p w14:paraId="1452B9B2" w14:textId="77777777" w:rsidR="003D20B6" w:rsidRDefault="003D20B6" w:rsidP="003D20B6"/>
    <w:p w14:paraId="44AA9EA8" w14:textId="77777777" w:rsidR="003D20B6" w:rsidRDefault="003D20B6" w:rsidP="003D20B6">
      <w:r>
        <w:t xml:space="preserve">26. </w:t>
      </w:r>
      <w:r>
        <w:tab/>
        <w:t xml:space="preserve">O auditor não pode atuar como Revisor nas seguintes hipóteses: </w:t>
      </w:r>
    </w:p>
    <w:p w14:paraId="60956753" w14:textId="77777777" w:rsidR="003D20B6" w:rsidRDefault="003D20B6" w:rsidP="003D20B6">
      <w:r>
        <w:t>(a)</w:t>
      </w:r>
      <w:r>
        <w:tab/>
        <w:t xml:space="preserve">quando o seu registro estiver suspenso ou cancelado pela CVM, pelo CRC, ou quando estiver desautorizado a atuar como auditor por organismos oficiais controladores e reguladores de mercado; </w:t>
      </w:r>
    </w:p>
    <w:p w14:paraId="5EA9C241" w14:textId="77777777" w:rsidR="003D20B6" w:rsidRDefault="003D20B6" w:rsidP="003D20B6">
      <w:r>
        <w:t>(b)</w:t>
      </w:r>
      <w:r>
        <w:tab/>
        <w:t>quando o último relatório de revisão, no ano em que o Revisor foi submetido à Revisão, tiver sido emitido do tipo previsto nas alíneas (c) ou (d) do item 38;</w:t>
      </w:r>
    </w:p>
    <w:p w14:paraId="318E0F0E" w14:textId="77777777" w:rsidR="003D20B6" w:rsidRDefault="003D20B6" w:rsidP="003D20B6">
      <w:r>
        <w:t>(c)</w:t>
      </w:r>
      <w:r>
        <w:tab/>
        <w:t>quando, na condição de Revisado, seu último relatório não tiver sido aprovado pelo CRE, exceto no caso em que a responsabilidade pela não aprovação do relatório tenha sido atribuída ao Revisor;</w:t>
      </w:r>
    </w:p>
    <w:p w14:paraId="31E464F4" w14:textId="77777777" w:rsidR="003D20B6" w:rsidRDefault="003D20B6" w:rsidP="003D20B6">
      <w:r>
        <w:t>(d)</w:t>
      </w:r>
      <w:r>
        <w:tab/>
        <w:t>quando, na condição de Revisor, tiver trabalho de revisão não aprovado pelo CRE;</w:t>
      </w:r>
    </w:p>
    <w:p w14:paraId="2201A874" w14:textId="77777777" w:rsidR="003D20B6" w:rsidRDefault="003D20B6" w:rsidP="003D20B6">
      <w:r>
        <w:t>(e)</w:t>
      </w:r>
      <w:r>
        <w:tab/>
        <w:t>quando existir, no relatório de revisão emitido pelo Revisor, ressalva de limitação de escopo na execução dos seus trabalhos de revisão;</w:t>
      </w:r>
    </w:p>
    <w:p w14:paraId="34A82C61" w14:textId="77777777" w:rsidR="003D20B6" w:rsidRDefault="003D20B6" w:rsidP="003D20B6">
      <w:r>
        <w:t>(f)</w:t>
      </w:r>
      <w:r>
        <w:tab/>
        <w:t>quando não tiver cumprido os prazos determinados pelo CRE na condição de Revisado ou Revisor;</w:t>
      </w:r>
    </w:p>
    <w:p w14:paraId="32BB4E98" w14:textId="77777777" w:rsidR="003D20B6" w:rsidRDefault="003D20B6" w:rsidP="003D20B6">
      <w:r>
        <w:t>(g)</w:t>
      </w:r>
      <w:r>
        <w:tab/>
        <w:t xml:space="preserve">quando não tenha sido submetido a sua primeira Revisão pelos Pares; </w:t>
      </w:r>
    </w:p>
    <w:p w14:paraId="56C2F063" w14:textId="77777777" w:rsidR="003D20B6" w:rsidRDefault="003D20B6" w:rsidP="003D20B6">
      <w:r>
        <w:t>(h)</w:t>
      </w:r>
      <w:r>
        <w:tab/>
        <w:t>quando, por decisão fundamentada do CRE, a ressalva contida no último relatório de revisão sobre os seus trabalhos for considerada de natureza grave. Nessa situação o Revisado deve ser informado dessa condição; e</w:t>
      </w:r>
    </w:p>
    <w:p w14:paraId="0F8CF7A2" w14:textId="77777777" w:rsidR="003D20B6" w:rsidRDefault="003D20B6" w:rsidP="003D20B6">
      <w:r>
        <w:t>(i)</w:t>
      </w:r>
      <w:r>
        <w:tab/>
        <w:t>quando, nos últimos dois anos anteriores ao da revisão que pretenda fazer, não tenha executado ao menos um trabalho de auditoria independente.</w:t>
      </w:r>
    </w:p>
    <w:p w14:paraId="2E04CA62" w14:textId="77777777" w:rsidR="003D20B6" w:rsidRDefault="003D20B6" w:rsidP="003D20B6"/>
    <w:p w14:paraId="08D4E4DA" w14:textId="77777777" w:rsidR="003D20B6" w:rsidRDefault="003D20B6" w:rsidP="003D20B6">
      <w:r>
        <w:t xml:space="preserve">27. </w:t>
      </w:r>
      <w:r>
        <w:tab/>
        <w:t>Quando, por decisão fundamentada do CRE, o Revisor não for aceito, ele deve ser informado previamente desta condição.</w:t>
      </w:r>
    </w:p>
    <w:p w14:paraId="6A5C2B1A" w14:textId="77777777" w:rsidR="003D20B6" w:rsidRDefault="003D20B6" w:rsidP="003D20B6"/>
    <w:p w14:paraId="6CEE6F37" w14:textId="77777777" w:rsidR="003D20B6" w:rsidRDefault="003D20B6" w:rsidP="003D20B6">
      <w:r>
        <w:t>Organização do trabalho de revisão</w:t>
      </w:r>
    </w:p>
    <w:p w14:paraId="122D8AF8" w14:textId="77777777" w:rsidR="003D20B6" w:rsidRDefault="003D20B6" w:rsidP="003D20B6"/>
    <w:p w14:paraId="7838F47A" w14:textId="77777777" w:rsidR="003D20B6" w:rsidRDefault="003D20B6" w:rsidP="003D20B6">
      <w:r>
        <w:t xml:space="preserve">28. </w:t>
      </w:r>
      <w:r>
        <w:tab/>
        <w:t>O Revisor tem as seguintes responsabilidades:</w:t>
      </w:r>
    </w:p>
    <w:p w14:paraId="3C07E8DA" w14:textId="77777777" w:rsidR="003D20B6" w:rsidRDefault="003D20B6" w:rsidP="003D20B6">
      <w:r>
        <w:t>(a)</w:t>
      </w:r>
      <w:r>
        <w:tab/>
        <w:t xml:space="preserve">organizar, planejar e conduzir os trabalhos de revisão; </w:t>
      </w:r>
    </w:p>
    <w:p w14:paraId="167CC8D7" w14:textId="77777777" w:rsidR="003D20B6" w:rsidRDefault="003D20B6" w:rsidP="003D20B6">
      <w:r>
        <w:t>(b)</w:t>
      </w:r>
      <w:r>
        <w:tab/>
        <w:t>supervisionar o trabalho desenvolvido pelos membros da equipe;</w:t>
      </w:r>
    </w:p>
    <w:p w14:paraId="4C31AB2F" w14:textId="77777777" w:rsidR="003D20B6" w:rsidRDefault="003D20B6" w:rsidP="003D20B6">
      <w:r>
        <w:t>(c)</w:t>
      </w:r>
      <w:r>
        <w:tab/>
        <w:t>comunicar e discutir os resultados da revisão com a administração do Revisado;</w:t>
      </w:r>
    </w:p>
    <w:p w14:paraId="28810411" w14:textId="77777777" w:rsidR="003D20B6" w:rsidRDefault="003D20B6" w:rsidP="003D20B6">
      <w:r>
        <w:t>(d)</w:t>
      </w:r>
      <w:r>
        <w:tab/>
        <w:t xml:space="preserve">elaborar o relatório de revisão e a carta de recomendações, quando for o caso; </w:t>
      </w:r>
    </w:p>
    <w:p w14:paraId="7885B96B" w14:textId="77777777" w:rsidR="003D20B6" w:rsidRDefault="003D20B6" w:rsidP="003D20B6">
      <w:r>
        <w:t>(e)</w:t>
      </w:r>
      <w:r>
        <w:tab/>
        <w:t>encaminhar ao CRE o relatório de revisão, a carta de recomendações contendo o plano de ação elaborado pelo Revisado para cada um dos pontos e a cópia do questionário preenchido durante a revisão;</w:t>
      </w:r>
    </w:p>
    <w:p w14:paraId="3D273562" w14:textId="77777777" w:rsidR="003D20B6" w:rsidRDefault="003D20B6" w:rsidP="003D20B6">
      <w:r>
        <w:t>(f)</w:t>
      </w:r>
      <w:r>
        <w:tab/>
        <w:t xml:space="preserve">prestar esclarecimentos ou participar de reunião com o CRE, quando requerido; e </w:t>
      </w:r>
    </w:p>
    <w:p w14:paraId="2437BFA7" w14:textId="77777777" w:rsidR="003D20B6" w:rsidRDefault="003D20B6" w:rsidP="003D20B6">
      <w:r>
        <w:t>(g)</w:t>
      </w:r>
      <w:r>
        <w:tab/>
        <w:t xml:space="preserve">guardar por </w:t>
      </w:r>
      <w:r w:rsidRPr="00A41F5F">
        <w:rPr>
          <w:highlight w:val="yellow"/>
        </w:rPr>
        <w:t>7 (sete) anos</w:t>
      </w:r>
      <w:r>
        <w:t>, contados a partir da data da emissão do relatório de revisão, toda a documentação referente aos trabalhos de revisão, tais como carta de contratação; correspondências encaminhadas e respostas do Revisado; documentação pertinente ao planejamento dos trabalhos de revisão; papéis de trabalho que evidenciem os exames efetuados durante a revisão; justificativas e comentários emitidos pelo Revisado sobre os pontos levantados durante os trabalhos de revisão; e outros documentos e as evidências que suportam o trabalho de revisão realizado.</w:t>
      </w:r>
    </w:p>
    <w:p w14:paraId="09C03559" w14:textId="77777777" w:rsidR="003D20B6" w:rsidRDefault="003D20B6" w:rsidP="003D20B6"/>
    <w:p w14:paraId="2DCB5C58" w14:textId="77777777" w:rsidR="003D20B6" w:rsidRDefault="003D20B6" w:rsidP="003D20B6">
      <w:r>
        <w:t xml:space="preserve">29. </w:t>
      </w:r>
      <w:r>
        <w:tab/>
        <w:t>A revisão deve abranger, exclusivamente, aspectos de atendimento às Normas Brasileiras de Contabilidade Técnicas e Profissionais emitidas pelo CFC e, quando aplicável, a outras normas emitidas por órgão regulador.</w:t>
      </w:r>
    </w:p>
    <w:p w14:paraId="6DA25A9B" w14:textId="77777777" w:rsidR="003D20B6" w:rsidRDefault="003D20B6" w:rsidP="003D20B6"/>
    <w:p w14:paraId="087AE6D2" w14:textId="77777777" w:rsidR="003D20B6" w:rsidRDefault="003D20B6" w:rsidP="003D20B6">
      <w:r>
        <w:t xml:space="preserve">30. </w:t>
      </w:r>
      <w:r>
        <w:tab/>
        <w:t>O processo da Revisão pelos Pares deve ser desenvolvido conforme procedimentos a serem detalhados pelo CRE e deve considerar a:</w:t>
      </w:r>
    </w:p>
    <w:p w14:paraId="6DF5B92A" w14:textId="77777777" w:rsidR="003D20B6" w:rsidRDefault="003D20B6" w:rsidP="003D20B6">
      <w:r>
        <w:t>(a)</w:t>
      </w:r>
      <w:r>
        <w:tab/>
        <w:t>obtenção, análise e avaliação das políticas e dos procedimentos de controle de qualidade estabelecidos pelo Revisado, independentemente da realização de trabalhos, com emissão de relatório de auditoria no período sob revisão;</w:t>
      </w:r>
    </w:p>
    <w:p w14:paraId="06CD66EA" w14:textId="77777777" w:rsidR="003D20B6" w:rsidRDefault="003D20B6" w:rsidP="003D20B6">
      <w:r>
        <w:t>(b)</w:t>
      </w:r>
      <w:r>
        <w:tab/>
        <w:t>análise da adequação da informação recebida nas entrevistas com pessoas de níveis hierárquicos e experiência adequada do Revisado;</w:t>
      </w:r>
    </w:p>
    <w:p w14:paraId="10F1CCCB" w14:textId="77777777" w:rsidR="003D20B6" w:rsidRDefault="003D20B6" w:rsidP="003D20B6">
      <w:r>
        <w:t>(c)</w:t>
      </w:r>
      <w:r>
        <w:tab/>
        <w:t>confirmação da estrutura de controle interno mediante a revisão da documentação para uma amostra de trabalhos de auditoria independente de demonstrações contábeis de clientes do Revisado;</w:t>
      </w:r>
    </w:p>
    <w:p w14:paraId="274A3A8D" w14:textId="77777777" w:rsidR="003D20B6" w:rsidRDefault="003D20B6" w:rsidP="003D20B6">
      <w:r>
        <w:t>(d)</w:t>
      </w:r>
      <w:r>
        <w:tab/>
        <w:t>discussão com o revisado sobre os aspectos identificados, as eventuais deficiências verificadas na revisão e as respectivas recomendações;</w:t>
      </w:r>
    </w:p>
    <w:p w14:paraId="65B4EC8A" w14:textId="77777777" w:rsidR="003D20B6" w:rsidRDefault="003D20B6" w:rsidP="003D20B6">
      <w:r>
        <w:t>(e)</w:t>
      </w:r>
      <w:r>
        <w:tab/>
        <w:t xml:space="preserve">elaboração do relatório de revisão e a carta de recomendações, quando for o caso; e </w:t>
      </w:r>
    </w:p>
    <w:p w14:paraId="68E3689C" w14:textId="77777777" w:rsidR="003D20B6" w:rsidRDefault="003D20B6" w:rsidP="003D20B6">
      <w:r>
        <w:t>(f)</w:t>
      </w:r>
      <w:r>
        <w:tab/>
        <w:t>preparação da documentação que evidencie as discussões realizadas com o Revisado.</w:t>
      </w:r>
    </w:p>
    <w:p w14:paraId="773119E3" w14:textId="77777777" w:rsidR="003D20B6" w:rsidRDefault="003D20B6" w:rsidP="003D20B6"/>
    <w:p w14:paraId="31BB04EA" w14:textId="77777777" w:rsidR="003D20B6" w:rsidRDefault="003D20B6" w:rsidP="003D20B6">
      <w:r>
        <w:t xml:space="preserve">31. </w:t>
      </w:r>
      <w:r>
        <w:tab/>
        <w:t>A equipe revisora deve adotar procedimentos de auditoria, tais como: verificação de documentação; indagação às pessoas envolvidas na administração, com o objetivo de confirmar se as normas de controle de qualidade foram, efetivamente, aplicadas.</w:t>
      </w:r>
    </w:p>
    <w:p w14:paraId="6EB84AC3" w14:textId="77777777" w:rsidR="003D20B6" w:rsidRDefault="003D20B6" w:rsidP="003D20B6"/>
    <w:p w14:paraId="2F191F2A" w14:textId="77777777" w:rsidR="003D20B6" w:rsidRDefault="003D20B6" w:rsidP="003D20B6">
      <w:r>
        <w:t xml:space="preserve">32. </w:t>
      </w:r>
      <w:r>
        <w:tab/>
        <w:t>Na seleção da amostra de clientes para revisão, na forma do item 30(c), o Revisor deve, obrigatoriamente, incluir trabalhos realizados em entidades ou empresas com atividades reguladas pela CVM, BCB, Susep e Previc, quando o Revisado tiver entre seus clientes tais tipos de entidades.</w:t>
      </w:r>
    </w:p>
    <w:p w14:paraId="71CD5FB4" w14:textId="77777777" w:rsidR="003D20B6" w:rsidRDefault="003D20B6" w:rsidP="003D20B6"/>
    <w:p w14:paraId="6EDD673C" w14:textId="77777777" w:rsidR="003D20B6" w:rsidRDefault="003D20B6" w:rsidP="003D20B6">
      <w:r>
        <w:t xml:space="preserve">33. </w:t>
      </w:r>
      <w:r>
        <w:tab/>
        <w:t>Quando o Revisado não concordar com a seleção de determinado cliente para revisão, por motivos justificáveis, tais como a existência de litígio, ou pela negativa do seu cliente em autorizar a revisão dos papéis de trabalho, a equipe revisora deve avaliar e documentar as razões apresentadas pelo Revisado para justificar essa exclusão.</w:t>
      </w:r>
    </w:p>
    <w:p w14:paraId="3ECE69E6" w14:textId="77777777" w:rsidR="003D20B6" w:rsidRDefault="003D20B6" w:rsidP="003D20B6"/>
    <w:p w14:paraId="0FC17533" w14:textId="77777777" w:rsidR="003D20B6" w:rsidRDefault="003D20B6" w:rsidP="003D20B6">
      <w:r>
        <w:t xml:space="preserve">34. </w:t>
      </w:r>
      <w:r>
        <w:tab/>
        <w:t>Caso a equipe revisora não concorde com a restrição apresentada pelo Revisado, o efeito dessa situação deve ser avaliado no contexto do trabalho e no relatório a ser emitido, devendo enviar ao CRE as alegações do Revisado, bem como a sua avaliação, independente de concordar, ou não, com essa exclusão.</w:t>
      </w:r>
    </w:p>
    <w:p w14:paraId="0BB9D470" w14:textId="77777777" w:rsidR="003D20B6" w:rsidRDefault="003D20B6" w:rsidP="003D20B6"/>
    <w:p w14:paraId="731774EC" w14:textId="77777777" w:rsidR="003D20B6" w:rsidRDefault="003D20B6" w:rsidP="003D20B6">
      <w:r>
        <w:t xml:space="preserve">35. </w:t>
      </w:r>
      <w:r>
        <w:tab/>
        <w:t xml:space="preserve">Caso o Revisado possua mais de um escritório, deve ser aplicado julgamento profissional para avaliar a necessidade de revisão de mais de um deles. </w:t>
      </w:r>
    </w:p>
    <w:p w14:paraId="65ED7054" w14:textId="77777777" w:rsidR="003D20B6" w:rsidRDefault="003D20B6" w:rsidP="003D20B6"/>
    <w:p w14:paraId="60FB2440" w14:textId="77777777" w:rsidR="003D20B6" w:rsidRDefault="003D20B6" w:rsidP="003D20B6">
      <w:r>
        <w:t xml:space="preserve">36. </w:t>
      </w:r>
      <w:r>
        <w:tab/>
        <w:t>Podem ser requeridas visitas a alguns dos escritórios de que trata o item 35 para obtenção de evidências que permitam concluir que as políticas e os procedimentos de controle de qualidade são adequadamente divulgados e aplicados para o conjunto dos escritórios do Revisado.</w:t>
      </w:r>
    </w:p>
    <w:p w14:paraId="1DAA8E02" w14:textId="77777777" w:rsidR="003D20B6" w:rsidRDefault="003D20B6" w:rsidP="003D20B6"/>
    <w:p w14:paraId="3316A5A3" w14:textId="77777777" w:rsidR="003D20B6" w:rsidRDefault="003D20B6" w:rsidP="003D20B6">
      <w:r>
        <w:t>Relatório da revisão pelos pares</w:t>
      </w:r>
    </w:p>
    <w:p w14:paraId="06DD3FED" w14:textId="77777777" w:rsidR="003D20B6" w:rsidRDefault="003D20B6" w:rsidP="003D20B6"/>
    <w:p w14:paraId="70EA152D" w14:textId="77777777" w:rsidR="003D20B6" w:rsidRDefault="003D20B6" w:rsidP="003D20B6">
      <w:r>
        <w:t xml:space="preserve">Conteúdo </w:t>
      </w:r>
    </w:p>
    <w:p w14:paraId="5F3B5462" w14:textId="77777777" w:rsidR="003D20B6" w:rsidRDefault="003D20B6" w:rsidP="003D20B6"/>
    <w:p w14:paraId="02212951" w14:textId="77777777" w:rsidR="003D20B6" w:rsidRDefault="003D20B6" w:rsidP="003D20B6">
      <w:r>
        <w:t xml:space="preserve">37. </w:t>
      </w:r>
      <w:r>
        <w:tab/>
        <w:t>O relatório do Revisor deve incluir os seguintes elementos:</w:t>
      </w:r>
    </w:p>
    <w:p w14:paraId="4D3AC99D" w14:textId="77777777" w:rsidR="003D20B6" w:rsidRDefault="003D20B6" w:rsidP="003D20B6">
      <w:r>
        <w:t>(a)</w:t>
      </w:r>
      <w:r>
        <w:tab/>
        <w:t>escopo da revisão e eventuais limitações;</w:t>
      </w:r>
    </w:p>
    <w:p w14:paraId="635566EC" w14:textId="77777777" w:rsidR="003D20B6" w:rsidRDefault="003D20B6" w:rsidP="003D20B6">
      <w:r>
        <w:t>(b)</w:t>
      </w:r>
      <w:r>
        <w:tab/>
        <w:t>emissão de carta de recomendações;</w:t>
      </w:r>
    </w:p>
    <w:p w14:paraId="5E5A693D" w14:textId="77777777" w:rsidR="003D20B6" w:rsidRDefault="003D20B6" w:rsidP="003D20B6">
      <w:r>
        <w:t>(c)</w:t>
      </w:r>
      <w:r>
        <w:tab/>
        <w:t>descrição das limitações sobre a plena efetividade de qualquer sistema de controle de qualidade, além do risco de determinadas deficiências existirem, mas de não serem detectadas; e</w:t>
      </w:r>
    </w:p>
    <w:p w14:paraId="4D842C84" w14:textId="77777777" w:rsidR="003D20B6" w:rsidRDefault="003D20B6" w:rsidP="003D20B6">
      <w:r>
        <w:t>(d)</w:t>
      </w:r>
      <w:r>
        <w:tab/>
        <w:t>opinião sobre as políticas e os procedimentos de controle de qualidade em relação ao atendimento das Normas Brasileiras de Contabilidade Técnicas e Profissionais emitidas pelo CFC e, quando aplicável, das normas emitidas por órgãos reguladores.</w:t>
      </w:r>
    </w:p>
    <w:p w14:paraId="62AC983F" w14:textId="77777777" w:rsidR="003D20B6" w:rsidRDefault="003D20B6" w:rsidP="003D20B6"/>
    <w:p w14:paraId="12598FFE" w14:textId="77777777" w:rsidR="003D20B6" w:rsidRDefault="003D20B6" w:rsidP="003D20B6">
      <w:r>
        <w:t>Tipos de relatório</w:t>
      </w:r>
    </w:p>
    <w:p w14:paraId="10F5B45B" w14:textId="77777777" w:rsidR="003D20B6" w:rsidRDefault="003D20B6" w:rsidP="003D20B6"/>
    <w:p w14:paraId="3D14B990" w14:textId="77777777" w:rsidR="003D20B6" w:rsidRDefault="003D20B6" w:rsidP="003D20B6">
      <w:r>
        <w:t xml:space="preserve">38. </w:t>
      </w:r>
      <w:r>
        <w:tab/>
        <w:t>O relatório emitido pode ser de 4 (quatro) tipos:</w:t>
      </w:r>
    </w:p>
    <w:p w14:paraId="5F1F8D1F" w14:textId="77777777" w:rsidR="003D20B6" w:rsidRDefault="003D20B6" w:rsidP="003D20B6">
      <w:r>
        <w:t>(a) Relatório de revisão de sistema de qualidade adequado</w:t>
      </w:r>
    </w:p>
    <w:p w14:paraId="5875C6DC" w14:textId="77777777" w:rsidR="003D20B6" w:rsidRDefault="003D20B6" w:rsidP="003D20B6">
      <w:r>
        <w:t xml:space="preserve">Quando o Revisor concluir que o sistema de controle de qualidade do Revisado foi adequadamente projetado e está sendo plenamente cumprido, não identificando deficiências que indiquem que o relatório do Revisado contenha erros e/ou descumprimento de normas em relação às normas de auditoria aplicáveis no Brasil e os padrões profissionais aplicáveis. </w:t>
      </w:r>
    </w:p>
    <w:p w14:paraId="395AD5A4" w14:textId="77777777" w:rsidR="003D20B6" w:rsidRDefault="003D20B6" w:rsidP="003D20B6">
      <w:r>
        <w:t xml:space="preserve">(b) Relatório de revisão de sistema de qualidade com deficiências </w:t>
      </w:r>
    </w:p>
    <w:p w14:paraId="6CC2C7BF" w14:textId="77777777" w:rsidR="003D20B6" w:rsidRDefault="003D20B6" w:rsidP="003D20B6">
      <w:r>
        <w:t>Quando o Revisor concluir que há:</w:t>
      </w:r>
    </w:p>
    <w:p w14:paraId="0775DC0F" w14:textId="77777777" w:rsidR="003D20B6" w:rsidRDefault="003D20B6" w:rsidP="003D20B6">
      <w:r>
        <w:t>(i)</w:t>
      </w:r>
      <w:r>
        <w:tab/>
        <w:t xml:space="preserve">ausência de um ou alguns quesitos nos manuais de qualidade da firma de auditoria que descrevam as políticas e procedimentos a serem adotados pelos membros da equipe de auditoria no planejamento, execução e conclusão dos trabalhos de auditoria, conforme requerido pelas normas de auditoria; ou </w:t>
      </w:r>
    </w:p>
    <w:p w14:paraId="4F87CDB1" w14:textId="77777777" w:rsidR="003D20B6" w:rsidRDefault="003D20B6" w:rsidP="003D20B6">
      <w:r>
        <w:t>(ii)</w:t>
      </w:r>
      <w:r>
        <w:tab/>
        <w:t>deficiências na aplicação de procedimentos de auditoria, que possam comprometer a capacidade de reportar em uma dimensão que não comprometa a qualidade e o resultado do trabalho de auditoria desenvolvido de acordo com as normas de auditoria aplicáveis no Brasil e os padrões profissionais aplicáveis.</w:t>
      </w:r>
    </w:p>
    <w:p w14:paraId="27EAD984" w14:textId="77777777" w:rsidR="003D20B6" w:rsidRDefault="003D20B6" w:rsidP="003D20B6">
      <w:r>
        <w:t xml:space="preserve">(c) Relatório de revisão de sistema de qualidade inadequado </w:t>
      </w:r>
    </w:p>
    <w:p w14:paraId="77A76B1A" w14:textId="77777777" w:rsidR="003D20B6" w:rsidRDefault="003D20B6" w:rsidP="003D20B6">
      <w:r>
        <w:t>Quando o revisor concluir que:</w:t>
      </w:r>
    </w:p>
    <w:p w14:paraId="6CC4AF97" w14:textId="77777777" w:rsidR="003D20B6" w:rsidRDefault="003D20B6" w:rsidP="003D20B6">
      <w:r>
        <w:t>(i)</w:t>
      </w:r>
      <w:r>
        <w:tab/>
        <w:t xml:space="preserve">o sistema de controle de qualidade do Revisado não é adequadamente projetado para fornecer à empresa uma garantia razoável de desempenho e relatórios de acordo com os padrões profissionais em todos os aspectos relevantes; </w:t>
      </w:r>
    </w:p>
    <w:p w14:paraId="50912A77" w14:textId="77777777" w:rsidR="003D20B6" w:rsidRDefault="003D20B6" w:rsidP="003D20B6">
      <w:r>
        <w:t>(ii)</w:t>
      </w:r>
      <w:r>
        <w:tab/>
        <w:t>o revisado não cumpriu seu sistema de controle de qualidade a ponto de comprometer a garantia razoável de desempenho e relatórios de acordo com as normas profissionais aplicáveis em todos os aspectos relevantes;</w:t>
      </w:r>
    </w:p>
    <w:p w14:paraId="6C1705BF" w14:textId="77777777" w:rsidR="003D20B6" w:rsidRDefault="003D20B6" w:rsidP="003D20B6">
      <w:r>
        <w:t>(iii)</w:t>
      </w:r>
      <w:r>
        <w:tab/>
        <w:t>as políticas e/ou os procedimentos de qualidade não estão em conformidade com as Normas Brasileiras de Contabilidade Técnicas e Profissionais emitidas pelo CFC, ou foram identificados o descumprimento das referidas normas ou ainda, quando aplicável, o descumprimento de normas emitidas por órgãos reguladores.</w:t>
      </w:r>
    </w:p>
    <w:p w14:paraId="4A446D84" w14:textId="77777777" w:rsidR="003D20B6" w:rsidRDefault="003D20B6" w:rsidP="003D20B6">
      <w:r>
        <w:t xml:space="preserve">(d) Relatório de revisão do sistema de qualidade com limitação de escopo ao trabalho do revisor </w:t>
      </w:r>
    </w:p>
    <w:p w14:paraId="3E2A47FB" w14:textId="77777777" w:rsidR="003D20B6" w:rsidRDefault="003D20B6" w:rsidP="003D20B6">
      <w:r>
        <w:t>Quando forem impostas condições que limitem o trabalho a ponto de o Revisor não ter condições de concluir sobre a revisão e/ou sobre a capacidade de o Revisado reportar de acordo com as normas de auditoria aplicáveis no Brasil e os padrões profissionais, em todos os aspectos relevantes.</w:t>
      </w:r>
    </w:p>
    <w:p w14:paraId="771838A7" w14:textId="77777777" w:rsidR="003D20B6" w:rsidRDefault="003D20B6" w:rsidP="003D20B6"/>
    <w:p w14:paraId="77426204" w14:textId="77777777" w:rsidR="003D20B6" w:rsidRDefault="003D20B6" w:rsidP="003D20B6">
      <w:r>
        <w:t xml:space="preserve">39. </w:t>
      </w:r>
      <w:r>
        <w:tab/>
        <w:t>Para efeito desta norma, quando o Revisado não tiver executado qualquer trabalho de auditoria durante o ano base da revisão, esta situação não indica uma limitação de escopo para o Revisor.</w:t>
      </w:r>
    </w:p>
    <w:p w14:paraId="48B71D54" w14:textId="77777777" w:rsidR="003D20B6" w:rsidRDefault="003D20B6" w:rsidP="003D20B6"/>
    <w:p w14:paraId="33ECEC51" w14:textId="77777777" w:rsidR="003D20B6" w:rsidRDefault="003D20B6" w:rsidP="003D20B6">
      <w:r>
        <w:t xml:space="preserve">40. </w:t>
      </w:r>
      <w:r>
        <w:tab/>
        <w:t>Os modelos de relatório de que trata o item 38 estão disponíveis na página do CRE, no sítio do CFC.</w:t>
      </w:r>
    </w:p>
    <w:p w14:paraId="2332C03C" w14:textId="77777777" w:rsidR="003D20B6" w:rsidRDefault="003D20B6" w:rsidP="003D20B6"/>
    <w:p w14:paraId="6D058B58" w14:textId="77777777" w:rsidR="003D20B6" w:rsidRDefault="003D20B6" w:rsidP="003D20B6">
      <w:r>
        <w:t xml:space="preserve">41. </w:t>
      </w:r>
      <w:r>
        <w:tab/>
        <w:t>As deficiências identificadas nos trabalhos não implicam, necessariamente, a emissão de relatório de revisão do processo de qualidade com deficiência, inadequado ou com limitação de escopo ao trabalho do Revisor, sempre que, a julgamento do Revisor, forem consideradas como isoladas e irrelevantes. A equipe revisora deve avaliar o padrão e o impacto das deficiências identificadas, bem como o impacto no sistema de controle de qualidade do Revisado, diferenciando os erros no sistema de controle de qualidade do Revisado, dos erros na aplicação das políticas e dos procedimentos identificados na amostra de trabalhos de auditoria selecionada para revisão.</w:t>
      </w:r>
    </w:p>
    <w:p w14:paraId="08BFAF1A" w14:textId="77777777" w:rsidR="003D20B6" w:rsidRDefault="003D20B6" w:rsidP="003D20B6"/>
    <w:p w14:paraId="3CAD1CF0" w14:textId="77777777" w:rsidR="003D20B6" w:rsidRDefault="003D20B6" w:rsidP="003D20B6">
      <w:r>
        <w:t xml:space="preserve">42. </w:t>
      </w:r>
      <w:r>
        <w:tab/>
        <w:t xml:space="preserve">No caso da análise sobre o padrão ou o efeito das deficiências identificadas, o Revisor deve registrar todos os apontamentos em seus papéis de trabalho de revisão, inclusive com as justificativas apresentadas pelo Revisado e, quando possível, com as evidências que corroborem as justificativas apresentadas. </w:t>
      </w:r>
    </w:p>
    <w:p w14:paraId="583BE845" w14:textId="77777777" w:rsidR="003D20B6" w:rsidRDefault="003D20B6" w:rsidP="003D20B6"/>
    <w:p w14:paraId="0D4A8B0B" w14:textId="77777777" w:rsidR="003D20B6" w:rsidRDefault="003D20B6" w:rsidP="003D20B6">
      <w:r>
        <w:t xml:space="preserve">43. </w:t>
      </w:r>
      <w:r>
        <w:tab/>
        <w:t>A opinião constante no relatório de revisão depende, sempre, do exercício de julgamento profissional do Revisor, que deve incluir a quantidade de parágrafos explicativos julgada necessária, quando concluir que o relatório de revisão do sistema de qualidade a ser emitido é um relatório modificado com deficiências, inadequado ou com limitação de escopo ao trabalho do Revisor.</w:t>
      </w:r>
    </w:p>
    <w:p w14:paraId="7FC4CEA7" w14:textId="77777777" w:rsidR="003D20B6" w:rsidRDefault="003D20B6" w:rsidP="003D20B6"/>
    <w:p w14:paraId="3C38DC92" w14:textId="77777777" w:rsidR="003D20B6" w:rsidRDefault="003D20B6" w:rsidP="003D20B6">
      <w:r>
        <w:t>Informações sobre o revisado, carta de recomendações e plano de ação</w:t>
      </w:r>
    </w:p>
    <w:p w14:paraId="6C72A946" w14:textId="77777777" w:rsidR="003D20B6" w:rsidRDefault="003D20B6" w:rsidP="003D20B6"/>
    <w:p w14:paraId="05D4D347" w14:textId="77777777" w:rsidR="003D20B6" w:rsidRDefault="003D20B6" w:rsidP="003D20B6">
      <w:r>
        <w:t xml:space="preserve">44. </w:t>
      </w:r>
      <w:r>
        <w:tab/>
        <w:t>O Revisado deve elaborar um documento contendo as seguintes informações sobre seus clientes, pessoal técnico e faturamento, conforme modelo definido pelo CRE.</w:t>
      </w:r>
    </w:p>
    <w:p w14:paraId="50B9ED2F" w14:textId="77777777" w:rsidR="003D20B6" w:rsidRDefault="003D20B6" w:rsidP="003D20B6"/>
    <w:p w14:paraId="07CD0C3A" w14:textId="77777777" w:rsidR="003D20B6" w:rsidRDefault="003D20B6" w:rsidP="003D20B6">
      <w:r>
        <w:t xml:space="preserve">45. </w:t>
      </w:r>
      <w:r>
        <w:tab/>
        <w:t xml:space="preserve">A emissão da carta de recomendações pelo Revisor é obrigatória e deve estar de acordo com o modelo definido pelo CRE. Nela deve constar a relação de clientes selecionada pelo Revisor e, quando for o caso, as recomendações de melhoria das políticas e procedimentos de controle de qualidade previstos no item 16, do mesmo modo que as deficiências e descumprimentos previstos no item 38. </w:t>
      </w:r>
    </w:p>
    <w:p w14:paraId="605AD2FA" w14:textId="77777777" w:rsidR="003D20B6" w:rsidRDefault="003D20B6" w:rsidP="003D20B6"/>
    <w:p w14:paraId="175CACB8" w14:textId="77777777" w:rsidR="003D20B6" w:rsidRDefault="003D20B6" w:rsidP="003D20B6">
      <w:r>
        <w:t xml:space="preserve">46. </w:t>
      </w:r>
      <w:r>
        <w:tab/>
        <w:t xml:space="preserve">Após receber a carta de recomendações do Revisor, o Revisado deve elaborar um plano de ação, descrevendo os procedimentos que serão adotados para corrigir as fragilidades identificadas. O Revisado deve entregar o plano de ação ao Revisor, que fará o encaminhamento ao CRE. </w:t>
      </w:r>
    </w:p>
    <w:p w14:paraId="595AD7E6" w14:textId="77777777" w:rsidR="003D20B6" w:rsidRDefault="003D20B6" w:rsidP="003D20B6"/>
    <w:p w14:paraId="0D197038" w14:textId="77777777" w:rsidR="003D20B6" w:rsidRDefault="003D20B6" w:rsidP="003D20B6">
      <w:r>
        <w:t xml:space="preserve">47. </w:t>
      </w:r>
      <w:r>
        <w:tab/>
        <w:t xml:space="preserve">O CRE pode requerer reunião com o Revisor e/ou com o Revisado para assegurar o adequado entendimento da carta de recomendações e do plano de ação. </w:t>
      </w:r>
    </w:p>
    <w:p w14:paraId="23F2C9C5" w14:textId="77777777" w:rsidR="003D20B6" w:rsidRDefault="003D20B6" w:rsidP="003D20B6"/>
    <w:p w14:paraId="34335199" w14:textId="77777777" w:rsidR="003D20B6" w:rsidRDefault="003D20B6" w:rsidP="003D20B6">
      <w:r>
        <w:t xml:space="preserve">48. </w:t>
      </w:r>
      <w:r>
        <w:tab/>
        <w:t>O Revisado tem prazo máximo de 30 (trinta) dias para a elaboração do plano de ação, contados da data do recebimento do relatório e da carta de recomendações. No entanto, tanto o Revisor quanto o Revisado devem atentar para os prazos estabelecidos pelo CRE para a entrega de toda a documentação referente à revisão.</w:t>
      </w:r>
    </w:p>
    <w:p w14:paraId="2FCE3BEA" w14:textId="77777777" w:rsidR="003D20B6" w:rsidRDefault="003D20B6" w:rsidP="003D20B6"/>
    <w:p w14:paraId="15DD57FA" w14:textId="77777777" w:rsidR="003D20B6" w:rsidRDefault="003D20B6" w:rsidP="003D20B6">
      <w:r>
        <w:t xml:space="preserve">49. </w:t>
      </w:r>
      <w:r>
        <w:tab/>
        <w:t>Em relação às sugestões apresentadas na carta de recomendações sobre o aprimoramento do sistema de controle interno de qualidade, deve ser observado o disposto na NBC TA 265 – Comunicação de Deficiências de Controle Interno.</w:t>
      </w:r>
    </w:p>
    <w:p w14:paraId="6784CEBC" w14:textId="77777777" w:rsidR="003D20B6" w:rsidRDefault="003D20B6" w:rsidP="003D20B6"/>
    <w:p w14:paraId="6CFBF5FC" w14:textId="77777777" w:rsidR="003D20B6" w:rsidRDefault="003D20B6" w:rsidP="003D20B6">
      <w:r>
        <w:t>Prazos do programa de revisão</w:t>
      </w:r>
    </w:p>
    <w:p w14:paraId="1918AFC6" w14:textId="77777777" w:rsidR="003D20B6" w:rsidRDefault="003D20B6" w:rsidP="003D20B6"/>
    <w:p w14:paraId="631BEFB5" w14:textId="77777777" w:rsidR="003D20B6" w:rsidRDefault="003D20B6" w:rsidP="003D20B6">
      <w:r>
        <w:t xml:space="preserve">50. </w:t>
      </w:r>
      <w:r>
        <w:tab/>
        <w:t xml:space="preserve">Cabe ao CRE definir os auditores que devem ser revisados e estabelecer o cronograma para entrega dos relatórios de revisão e dos demais documentos de que trata o item 18. </w:t>
      </w:r>
    </w:p>
    <w:p w14:paraId="41C7D61C" w14:textId="77777777" w:rsidR="003D20B6" w:rsidRDefault="003D20B6" w:rsidP="003D20B6"/>
    <w:p w14:paraId="2A6DC478" w14:textId="77777777" w:rsidR="003D20B6" w:rsidRDefault="003D20B6" w:rsidP="003D20B6">
      <w:r>
        <w:t xml:space="preserve">51. </w:t>
      </w:r>
      <w:r>
        <w:tab/>
        <w:t>O CRE também é responsável pela emissão e atualização das guias de orientação até 31 de março de cada ano.</w:t>
      </w:r>
    </w:p>
    <w:p w14:paraId="5016F055" w14:textId="77777777" w:rsidR="003D20B6" w:rsidRDefault="003D20B6" w:rsidP="003D20B6"/>
    <w:p w14:paraId="1B0EC453" w14:textId="77777777" w:rsidR="003D20B6" w:rsidRDefault="003D20B6" w:rsidP="003D20B6">
      <w:r>
        <w:t xml:space="preserve">52. </w:t>
      </w:r>
      <w:r>
        <w:tab/>
        <w:t xml:space="preserve">O CRE divulgará no portal do Conselho Federal de Contabilidade, até 28 de fevereiro de cada ano, a lista dos auditores selecionados para se submeterem à Revisão pelos Pares, com a comunicação dos prazos a serem observados para a indicação do Revisor e para a entrega da documentação de revisão. </w:t>
      </w:r>
    </w:p>
    <w:p w14:paraId="208E56A8" w14:textId="77777777" w:rsidR="003D20B6" w:rsidRDefault="003D20B6" w:rsidP="003D20B6"/>
    <w:p w14:paraId="0F9F2ED8" w14:textId="77777777" w:rsidR="003D20B6" w:rsidRDefault="003D20B6" w:rsidP="003D20B6">
      <w:r>
        <w:t xml:space="preserve">53. </w:t>
      </w:r>
      <w:r>
        <w:tab/>
        <w:t xml:space="preserve">Os comunicados emitidos pelo CRE ao Revisor e ao Revisado, originados da análise dos relatórios de revisão, devem ser respondidos no prazo determinado pelo CRE, contados do primeiro dia útil após a data de comunicação. </w:t>
      </w:r>
    </w:p>
    <w:p w14:paraId="68D4D6B4" w14:textId="77777777" w:rsidR="003D20B6" w:rsidRDefault="003D20B6" w:rsidP="003D20B6"/>
    <w:p w14:paraId="483DA71C" w14:textId="77777777" w:rsidR="003D20B6" w:rsidRDefault="003D20B6" w:rsidP="003D20B6">
      <w:r>
        <w:t xml:space="preserve">54. </w:t>
      </w:r>
      <w:r>
        <w:tab/>
        <w:t xml:space="preserve">O Revisor e o Revisado que não cumprirem os prazos determinados pelo CRE estarão automaticamente impedidos de atuar como Revisor e devem se submeter à Revisão no ano subsequente. </w:t>
      </w:r>
    </w:p>
    <w:p w14:paraId="0040B059" w14:textId="77777777" w:rsidR="003D20B6" w:rsidRDefault="003D20B6" w:rsidP="003D20B6"/>
    <w:p w14:paraId="4CB9EB45" w14:textId="77777777" w:rsidR="003D20B6" w:rsidRDefault="003D20B6" w:rsidP="003D20B6">
      <w:r>
        <w:t xml:space="preserve">55. </w:t>
      </w:r>
      <w:r>
        <w:tab/>
        <w:t>Para efeitos desta norma, a submissão do Revisado e/ou Revisor à Revisão pelos Pares, em anos subsequentes, não exime a responsabilidade pelo descumprimento dos prazos e das determinações referentes à Revisão pelos Pares de anos anteriores.</w:t>
      </w:r>
    </w:p>
    <w:p w14:paraId="1383A4F7" w14:textId="77777777" w:rsidR="003D20B6" w:rsidRDefault="003D20B6" w:rsidP="003D20B6"/>
    <w:p w14:paraId="3C5C5300" w14:textId="77777777" w:rsidR="003D20B6" w:rsidRDefault="003D20B6" w:rsidP="003D20B6">
      <w:r>
        <w:t>Recurso</w:t>
      </w:r>
    </w:p>
    <w:p w14:paraId="3CE8F47A" w14:textId="77777777" w:rsidR="003D20B6" w:rsidRDefault="003D20B6" w:rsidP="003D20B6"/>
    <w:p w14:paraId="4FF7BF1E" w14:textId="77777777" w:rsidR="003D20B6" w:rsidRDefault="003D20B6" w:rsidP="003D20B6">
      <w:r>
        <w:t xml:space="preserve">56. </w:t>
      </w:r>
      <w:r>
        <w:tab/>
        <w:t>Das decisões do CRE, cabe interposição de recurso ao próprio CRE, no prazo de 15 (quinze) dias após a notificação, cuja análise será efetuada por membro revisor, obrigatoriamente, diferente do membro relator.</w:t>
      </w:r>
    </w:p>
    <w:p w14:paraId="6E6BB0B8" w14:textId="77777777" w:rsidR="003D20B6" w:rsidRDefault="003D20B6" w:rsidP="003D20B6"/>
    <w:p w14:paraId="34678658" w14:textId="77777777" w:rsidR="003D20B6" w:rsidRDefault="003D20B6" w:rsidP="003D20B6">
      <w:r>
        <w:t>Relatório anual</w:t>
      </w:r>
    </w:p>
    <w:p w14:paraId="0299AF6B" w14:textId="77777777" w:rsidR="003D20B6" w:rsidRDefault="003D20B6" w:rsidP="003D20B6"/>
    <w:p w14:paraId="5CEB605B" w14:textId="77777777" w:rsidR="003D20B6" w:rsidRDefault="003D20B6" w:rsidP="003D20B6">
      <w:r>
        <w:t xml:space="preserve">57. </w:t>
      </w:r>
      <w:r>
        <w:tab/>
        <w:t>O relatório anual, previsto no item 12, alínea (f), deve ser elaborado ao final de cada ano, tendo como base a documentação de revisão analisada e deve conter:</w:t>
      </w:r>
    </w:p>
    <w:p w14:paraId="4CDC5DA6" w14:textId="77777777" w:rsidR="003D20B6" w:rsidRDefault="003D20B6" w:rsidP="003D20B6">
      <w:r>
        <w:t xml:space="preserve">(a) </w:t>
      </w:r>
      <w:r>
        <w:tab/>
        <w:t>as ações planejadas e executadas, justificando as ações que não forem executadas;</w:t>
      </w:r>
    </w:p>
    <w:p w14:paraId="3D018AF0" w14:textId="77777777" w:rsidR="003D20B6" w:rsidRDefault="003D20B6" w:rsidP="003D20B6">
      <w:r>
        <w:t xml:space="preserve">(b) </w:t>
      </w:r>
      <w:r>
        <w:tab/>
        <w:t>quadro demonstrativo, contendo a quantidade de processos julgados e as decisões respectivas do Comitê;</w:t>
      </w:r>
    </w:p>
    <w:p w14:paraId="7F3BE6A9" w14:textId="77777777" w:rsidR="003D20B6" w:rsidRDefault="003D20B6" w:rsidP="003D20B6">
      <w:r>
        <w:t>(c)</w:t>
      </w:r>
      <w:r>
        <w:tab/>
        <w:t>quadro demonstrativo dos processos julgados, incluindo nome do Auditor Revisor, do respectivo Auditor Revisado e descrição sintética das eventuais deficiências detectadas e apontadas no relatório de revisão;</w:t>
      </w:r>
    </w:p>
    <w:p w14:paraId="380CDA8E" w14:textId="77777777" w:rsidR="003D20B6" w:rsidRDefault="003D20B6" w:rsidP="003D20B6">
      <w:r>
        <w:t xml:space="preserve">(d) </w:t>
      </w:r>
      <w:r>
        <w:tab/>
        <w:t>nome dos auditores que não indicaram revisor, ou que indicaram e não contrataram; e</w:t>
      </w:r>
    </w:p>
    <w:p w14:paraId="6029487C" w14:textId="77777777" w:rsidR="003D20B6" w:rsidRDefault="003D20B6" w:rsidP="003D20B6">
      <w:r>
        <w:t xml:space="preserve">(e) </w:t>
      </w:r>
      <w:r>
        <w:tab/>
        <w:t>nome dos revisores que não executaram o trabalho de revisão, embora contratados para tal.</w:t>
      </w:r>
    </w:p>
    <w:p w14:paraId="2ACEA127" w14:textId="77777777" w:rsidR="003D20B6" w:rsidRDefault="003D20B6" w:rsidP="003D20B6"/>
    <w:p w14:paraId="5409226B" w14:textId="77777777" w:rsidR="003D20B6" w:rsidRDefault="003D20B6" w:rsidP="003D20B6">
      <w:r>
        <w:t xml:space="preserve">58. </w:t>
      </w:r>
      <w:r>
        <w:tab/>
        <w:t xml:space="preserve">O relatório anual deve ser encaminhado à Presidência do CFC, da CVM, do Ibracon e ainda de cada órgão regulador que requeira a Revisão pelos Pares. </w:t>
      </w:r>
    </w:p>
    <w:p w14:paraId="7D7A471F" w14:textId="77777777" w:rsidR="003D20B6" w:rsidRDefault="003D20B6" w:rsidP="003D20B6"/>
    <w:p w14:paraId="570771D0" w14:textId="77777777" w:rsidR="003D20B6" w:rsidRDefault="003D20B6" w:rsidP="003D20B6">
      <w:r>
        <w:t xml:space="preserve">59. </w:t>
      </w:r>
      <w:r>
        <w:tab/>
        <w:t xml:space="preserve">As informações baseadas no relatório referido no item 57 serão disponibilizadas no portal do CFC. </w:t>
      </w:r>
    </w:p>
    <w:p w14:paraId="53A614A6" w14:textId="77777777" w:rsidR="003D20B6" w:rsidRDefault="003D20B6" w:rsidP="003D20B6"/>
    <w:p w14:paraId="25730736" w14:textId="77777777" w:rsidR="003D20B6" w:rsidRDefault="003D20B6" w:rsidP="003D20B6">
      <w:r>
        <w:t>Penalidades</w:t>
      </w:r>
    </w:p>
    <w:p w14:paraId="48E87377" w14:textId="77777777" w:rsidR="003D20B6" w:rsidRDefault="003D20B6" w:rsidP="003D20B6"/>
    <w:p w14:paraId="18A275B3" w14:textId="77777777" w:rsidR="003D20B6" w:rsidRDefault="003D20B6" w:rsidP="003D20B6">
      <w:r>
        <w:t xml:space="preserve">60. </w:t>
      </w:r>
      <w:r>
        <w:tab/>
        <w:t>A inobservância desta norma constitui infração disciplinar sujeita às penalidades previstas nas alíneas “c” a “g” do Art. 27 do Decreto-Lei n.° 9.295/1946, alterado pela Lei n.º 12.249/2010, e ao Código de Ética Profissional do Contador.</w:t>
      </w:r>
    </w:p>
    <w:p w14:paraId="2B8A02DC" w14:textId="77777777" w:rsidR="003D20B6" w:rsidRDefault="003D20B6" w:rsidP="003D20B6"/>
    <w:p w14:paraId="689C798D" w14:textId="77777777" w:rsidR="003D20B6" w:rsidRDefault="003D20B6" w:rsidP="003D20B6">
      <w:r>
        <w:t>Vigência</w:t>
      </w:r>
    </w:p>
    <w:p w14:paraId="55F008F0" w14:textId="77777777" w:rsidR="003D20B6" w:rsidRDefault="003D20B6" w:rsidP="003D20B6"/>
    <w:p w14:paraId="7493BC8C" w14:textId="77777777" w:rsidR="003D20B6" w:rsidRDefault="003D20B6" w:rsidP="003D20B6">
      <w:r>
        <w:t>Esta norma entra em vigor na data de sua publicação, produzindo efeitos a partir de 1º de janeiro de 2019, quando serão revogadas as Resoluções n.os 821/1997, 851/1999 e 1.323/2011, publicadas no DOU, Seção 1, de 21/1/1998, 25/8/1999 e 21/2/2011, respectivamente.</w:t>
      </w:r>
    </w:p>
    <w:p w14:paraId="62B52D22" w14:textId="77777777" w:rsidR="003D20B6" w:rsidRDefault="003D20B6" w:rsidP="003D20B6"/>
    <w:p w14:paraId="5B916F4E" w14:textId="77777777" w:rsidR="003D20B6" w:rsidRDefault="003D20B6" w:rsidP="003D20B6"/>
    <w:p w14:paraId="7567EA22" w14:textId="77777777" w:rsidR="003D20B6" w:rsidRDefault="003D20B6" w:rsidP="003D20B6">
      <w:r>
        <w:t>Brasília (DF), 8 de dezembro de 2017.</w:t>
      </w:r>
    </w:p>
    <w:p w14:paraId="2E8E22A6" w14:textId="77777777" w:rsidR="003D20B6" w:rsidRDefault="003D20B6" w:rsidP="003D20B6"/>
    <w:p w14:paraId="1DD3FD5E" w14:textId="77777777" w:rsidR="003D20B6" w:rsidRDefault="003D20B6" w:rsidP="003D20B6"/>
    <w:p w14:paraId="68ABC86D" w14:textId="77777777" w:rsidR="003D20B6" w:rsidRDefault="003D20B6" w:rsidP="003D20B6">
      <w:r>
        <w:t>Contador José Martonio Alves Coelho</w:t>
      </w:r>
    </w:p>
    <w:p w14:paraId="2134F02A" w14:textId="77777777" w:rsidR="003D20B6" w:rsidRDefault="003D20B6" w:rsidP="003D20B6">
      <w:r>
        <w:t>Presidente</w:t>
      </w:r>
    </w:p>
    <w:p w14:paraId="06EE4AB0" w14:textId="77777777" w:rsidR="003D20B6" w:rsidRDefault="003D20B6" w:rsidP="003D20B6"/>
    <w:p w14:paraId="57361D7E" w14:textId="20350113" w:rsidR="001C5A5E" w:rsidRDefault="003D20B6" w:rsidP="003D20B6">
      <w:r>
        <w:t>Ata CFC n.º 1.036.</w:t>
      </w:r>
    </w:p>
    <w:p w14:paraId="4347C5A2" w14:textId="557683C8" w:rsidR="002A02C6" w:rsidRDefault="002A02C6" w:rsidP="002A02C6">
      <w:pPr>
        <w:pStyle w:val="Ttulo1"/>
        <w:spacing w:before="0" w:after="120" w:line="240" w:lineRule="auto"/>
        <w:rPr>
          <w:rFonts w:ascii="Times New Roman" w:hAnsi="Times New Roman" w:cs="Times New Roman"/>
          <w:b/>
          <w:bCs/>
          <w:color w:val="auto"/>
          <w:sz w:val="24"/>
          <w:szCs w:val="24"/>
        </w:rPr>
      </w:pPr>
      <w:bookmarkStart w:id="269" w:name="_Toc183036929"/>
      <w:r w:rsidRPr="00D17E06">
        <w:rPr>
          <w:rFonts w:ascii="Times New Roman" w:hAnsi="Times New Roman" w:cs="Times New Roman"/>
          <w:b/>
          <w:bCs/>
          <w:color w:val="auto"/>
          <w:sz w:val="24"/>
          <w:szCs w:val="24"/>
        </w:rPr>
        <w:t xml:space="preserve">NBC </w:t>
      </w:r>
      <w:r>
        <w:rPr>
          <w:rFonts w:ascii="Times New Roman" w:hAnsi="Times New Roman" w:cs="Times New Roman"/>
          <w:b/>
          <w:bCs/>
          <w:color w:val="auto"/>
          <w:sz w:val="24"/>
          <w:szCs w:val="24"/>
        </w:rPr>
        <w:t>P</w:t>
      </w:r>
      <w:r w:rsidRPr="00D17E06">
        <w:rPr>
          <w:rFonts w:ascii="Times New Roman" w:hAnsi="Times New Roman" w:cs="Times New Roman"/>
          <w:b/>
          <w:bCs/>
          <w:color w:val="auto"/>
          <w:sz w:val="24"/>
          <w:szCs w:val="24"/>
        </w:rPr>
        <w:t xml:space="preserve">A </w:t>
      </w:r>
      <w:r>
        <w:rPr>
          <w:rFonts w:ascii="Times New Roman" w:hAnsi="Times New Roman" w:cs="Times New Roman"/>
          <w:b/>
          <w:bCs/>
          <w:color w:val="auto"/>
          <w:sz w:val="24"/>
          <w:szCs w:val="24"/>
        </w:rPr>
        <w:t>400</w:t>
      </w:r>
      <w:bookmarkEnd w:id="269"/>
    </w:p>
    <w:p w14:paraId="70762A20" w14:textId="77777777" w:rsidR="002A02C6" w:rsidRDefault="002A02C6" w:rsidP="002A02C6">
      <w:r>
        <w:t>NORMA BRASILEIRA DE CONTABILIDADE, NBC PA 400, DE 21 DE NOVEMBRO DE 2019</w:t>
      </w:r>
    </w:p>
    <w:p w14:paraId="003B11A7" w14:textId="77777777" w:rsidR="002A02C6" w:rsidRDefault="002A02C6" w:rsidP="002A02C6"/>
    <w:p w14:paraId="7520E93D" w14:textId="77777777" w:rsidR="002A02C6" w:rsidRDefault="002A02C6" w:rsidP="002A02C6">
      <w:r>
        <w:t>Aprova a NBC PA 400, que dispõe sobre a independência para trabalho de auditoria e revisão.</w:t>
      </w:r>
    </w:p>
    <w:p w14:paraId="0AA0C47F" w14:textId="77777777" w:rsidR="002A02C6" w:rsidRDefault="002A02C6" w:rsidP="002A02C6"/>
    <w:p w14:paraId="549EFD40" w14:textId="77777777" w:rsidR="002A02C6" w:rsidRDefault="002A02C6" w:rsidP="002A02C6"/>
    <w:p w14:paraId="7266542B" w14:textId="77777777" w:rsidR="002A02C6" w:rsidRDefault="002A02C6" w:rsidP="002A02C6">
      <w:r>
        <w:t>O CONSELHO FEDERAL DE CONTABILIDADE, no exercício de suas atribuições legais e regimentais e com fundamento no disposto na alínea “f” do Art. 6º do Decreto-Lei n.º 9.295/1946, alterado pela Lei n.º 12.249/2010, alinhado com o processo de convergência das Normas Brasileiras de Contabilidade e conforme acordo firmado com a International Federation of Accountants (Ifac) autorizando o CFC a traduzir, reproduzir e publicar as normas internacionais em formato eletrônico, faz saber que foi aprovada em seu Plenário a seguinte Norma Brasileira de Contabilidade (NBC), em consonância com a sua equivalente internacional Part 4A of the CODE da Ifac:</w:t>
      </w:r>
    </w:p>
    <w:p w14:paraId="5AB7E03E" w14:textId="77777777" w:rsidR="002A02C6" w:rsidRDefault="002A02C6" w:rsidP="002A02C6"/>
    <w:p w14:paraId="5B2296A5" w14:textId="77777777" w:rsidR="002A02C6" w:rsidRDefault="002A02C6" w:rsidP="002A02C6"/>
    <w:p w14:paraId="58FA15E6" w14:textId="77777777" w:rsidR="002A02C6" w:rsidRDefault="002A02C6" w:rsidP="002A02C6">
      <w:r>
        <w:t>NBC PA 400 – INDEPENDÊNCIA PARA TRABALHO DE AUDITORIA E REVISÃO</w:t>
      </w:r>
    </w:p>
    <w:p w14:paraId="0D271038" w14:textId="77777777" w:rsidR="002A02C6" w:rsidRDefault="002A02C6" w:rsidP="002A02C6"/>
    <w:p w14:paraId="2EA5EAE5" w14:textId="77777777" w:rsidR="002A02C6" w:rsidRDefault="002A02C6" w:rsidP="002A02C6">
      <w:r>
        <w:t>Sumário</w:t>
      </w:r>
      <w:r>
        <w:tab/>
        <w:t>Item</w:t>
      </w:r>
    </w:p>
    <w:p w14:paraId="2E310FA9" w14:textId="77777777" w:rsidR="002A02C6" w:rsidRDefault="002A02C6" w:rsidP="002A02C6">
      <w:r>
        <w:t>SEÇÃO 400 – APLICAÇÃO DA ESTRUTURA CONCEITUAL À INDEPENDÊNCIA PARA TRABALHO DE AUDITORIA E REVISÃO</w:t>
      </w:r>
      <w:r>
        <w:tab/>
        <w:t>400.1 – 400.89</w:t>
      </w:r>
    </w:p>
    <w:p w14:paraId="2B329047" w14:textId="77777777" w:rsidR="002A02C6" w:rsidRDefault="002A02C6" w:rsidP="002A02C6">
      <w:r>
        <w:t>SEÇÃO 410 – HONORÁRIOS</w:t>
      </w:r>
      <w:r>
        <w:tab/>
        <w:t>410.1 – 410.12A3</w:t>
      </w:r>
    </w:p>
    <w:p w14:paraId="4DD5AB04" w14:textId="77777777" w:rsidR="002A02C6" w:rsidRDefault="002A02C6" w:rsidP="002A02C6">
      <w:r>
        <w:t>SEÇÃO 411 – POLÍTICAS DE REMUNERAÇÃO E AVALIAÇÃO</w:t>
      </w:r>
      <w:r>
        <w:tab/>
        <w:t>411.1 – 411.4</w:t>
      </w:r>
    </w:p>
    <w:p w14:paraId="190E8D46" w14:textId="77777777" w:rsidR="002A02C6" w:rsidRDefault="002A02C6" w:rsidP="002A02C6">
      <w:r>
        <w:t>SEÇÃO 420 – PRESENTES E AFINS</w:t>
      </w:r>
      <w:r>
        <w:tab/>
        <w:t>420.1 – 420.3A2</w:t>
      </w:r>
    </w:p>
    <w:p w14:paraId="5E4E8195" w14:textId="77777777" w:rsidR="002A02C6" w:rsidRDefault="002A02C6" w:rsidP="002A02C6">
      <w:r>
        <w:t>SEÇÃO 430 – LITÍGIO REAL OU AMEAÇA DE LITÍGIO</w:t>
      </w:r>
      <w:r>
        <w:tab/>
        <w:t>430.1 – 430.3A4</w:t>
      </w:r>
    </w:p>
    <w:p w14:paraId="04CE1217" w14:textId="77777777" w:rsidR="002A02C6" w:rsidRDefault="002A02C6" w:rsidP="002A02C6">
      <w:r>
        <w:t>SEÇÃO 510 – INTERESSES FINANCEIROS</w:t>
      </w:r>
      <w:r>
        <w:tab/>
        <w:t>510.1 – 510.10A13</w:t>
      </w:r>
    </w:p>
    <w:p w14:paraId="7098B17A" w14:textId="77777777" w:rsidR="002A02C6" w:rsidRDefault="002A02C6" w:rsidP="002A02C6">
      <w:r>
        <w:t>SEÇÃO 511 – EMPRÉSTIMOS E GARANTIAS</w:t>
      </w:r>
      <w:r>
        <w:tab/>
        <w:t>511.1 – 511.7</w:t>
      </w:r>
    </w:p>
    <w:p w14:paraId="2CDD8D35" w14:textId="77777777" w:rsidR="002A02C6" w:rsidRDefault="002A02C6" w:rsidP="002A02C6">
      <w:r>
        <w:t>SEÇÃO 520 – RELAÇÕES COMERCIAIS</w:t>
      </w:r>
      <w:r>
        <w:tab/>
        <w:t>520.1 – 520.6A2</w:t>
      </w:r>
    </w:p>
    <w:p w14:paraId="4A7EF5B5" w14:textId="77777777" w:rsidR="002A02C6" w:rsidRDefault="002A02C6" w:rsidP="002A02C6">
      <w:r>
        <w:t>SEÇÃO 521 – RELACIONAMENTOS FAMILIARES E PESSOAIS</w:t>
      </w:r>
      <w:r>
        <w:tab/>
        <w:t>521.1 – 521.8A2</w:t>
      </w:r>
    </w:p>
    <w:p w14:paraId="03A4F73A" w14:textId="77777777" w:rsidR="002A02C6" w:rsidRDefault="002A02C6" w:rsidP="002A02C6">
      <w:r>
        <w:t>SEÇÃO 522 – SERVIÇO RECENTE EM CLIENTE DE AUDITORIA</w:t>
      </w:r>
      <w:r>
        <w:tab/>
        <w:t>522.1 – 522.4A3</w:t>
      </w:r>
    </w:p>
    <w:p w14:paraId="6AAD10B5" w14:textId="77777777" w:rsidR="002A02C6" w:rsidRDefault="002A02C6" w:rsidP="002A02C6">
      <w:r>
        <w:t>SEÇÃO 523 – FUNÇÃO DE CONSELHEIRO OU DIRETOR EM CLIENTE DE AUDITORIA</w:t>
      </w:r>
      <w:r>
        <w:tab/>
        <w:t>523.1 – 523.4A1</w:t>
      </w:r>
    </w:p>
    <w:p w14:paraId="0C66E924" w14:textId="77777777" w:rsidR="002A02C6" w:rsidRDefault="002A02C6" w:rsidP="002A02C6">
      <w:r>
        <w:t>SEÇÃO 524 – EMPREGO EM CLIENTE DE AUDITORIA</w:t>
      </w:r>
      <w:r>
        <w:tab/>
        <w:t>524.1 – 524.8</w:t>
      </w:r>
    </w:p>
    <w:p w14:paraId="630AC771" w14:textId="77777777" w:rsidR="002A02C6" w:rsidRDefault="002A02C6" w:rsidP="002A02C6">
      <w:r>
        <w:t>SEÇÃO 525 – DESIGNAÇÕES TEMPORÁRIAS DE PESSOAL</w:t>
      </w:r>
      <w:r>
        <w:tab/>
        <w:t>525.1 – 525.4</w:t>
      </w:r>
    </w:p>
    <w:p w14:paraId="2F923130" w14:textId="77777777" w:rsidR="002A02C6" w:rsidRDefault="002A02C6" w:rsidP="002A02C6">
      <w:r>
        <w:t>SEÇÃO 540 – LONGA ASSOCIAÇÃO DE PESSOAL (INCLUINDO ROTAÇÃO DE SÓCIOS) COM CLIENTE DE AUDITORIA</w:t>
      </w:r>
      <w:r>
        <w:tab/>
        <w:t>540.1 – 540.20A1</w:t>
      </w:r>
    </w:p>
    <w:p w14:paraId="1675D0F0" w14:textId="77777777" w:rsidR="002A02C6" w:rsidRDefault="002A02C6" w:rsidP="002A02C6">
      <w:r>
        <w:t>SEÇÃO 600 – PRESTAÇÃO DE SERVIÇOS QUE NÃO SÃO DE ASSEGURAÇÃO PARA CLIENTE DE AUDITORIA</w:t>
      </w:r>
      <w:r>
        <w:tab/>
        <w:t>600.1 – 600.10</w:t>
      </w:r>
    </w:p>
    <w:p w14:paraId="40DD3A24" w14:textId="77777777" w:rsidR="002A02C6" w:rsidRDefault="002A02C6" w:rsidP="002A02C6">
      <w:r>
        <w:t>SUBSEÇÃO 601 – ELABORAÇÃO DE REGISTROS CONTÁBEIS E DE DEMONSTRAÇÕES CONTÁBEIS</w:t>
      </w:r>
      <w:r>
        <w:tab/>
        <w:t>601.1 – 601.7</w:t>
      </w:r>
    </w:p>
    <w:p w14:paraId="020C3E57" w14:textId="77777777" w:rsidR="002A02C6" w:rsidRDefault="002A02C6" w:rsidP="002A02C6">
      <w:r>
        <w:t>SUBSEÇÃO 602 – SERVIÇOS ADMINISTRATIVOS</w:t>
      </w:r>
      <w:r>
        <w:tab/>
        <w:t>602.1 – 602.3A2</w:t>
      </w:r>
    </w:p>
    <w:p w14:paraId="2AC0391E" w14:textId="77777777" w:rsidR="002A02C6" w:rsidRDefault="002A02C6" w:rsidP="002A02C6">
      <w:r>
        <w:t>SUBSEÇÃO 603 – SERVIÇOS DE AVALIAÇÃO</w:t>
      </w:r>
      <w:r>
        <w:tab/>
        <w:t>603.1 – 603.5</w:t>
      </w:r>
    </w:p>
    <w:p w14:paraId="2B5BFF81" w14:textId="77777777" w:rsidR="002A02C6" w:rsidRDefault="002A02C6" w:rsidP="002A02C6">
      <w:r>
        <w:t>SUBSEÇÃO 604 – SERVIÇOS FISCAIS</w:t>
      </w:r>
      <w:r>
        <w:tab/>
        <w:t>604.1 – 604.11A2</w:t>
      </w:r>
    </w:p>
    <w:p w14:paraId="0365CCE9" w14:textId="77777777" w:rsidR="002A02C6" w:rsidRDefault="002A02C6" w:rsidP="002A02C6">
      <w:r>
        <w:t>SUBSEÇÃO 605 – SERVIÇOS DE AUDITORIA INTERNA</w:t>
      </w:r>
      <w:r>
        <w:tab/>
        <w:t>605.1 – 605.5</w:t>
      </w:r>
    </w:p>
    <w:p w14:paraId="7372C056" w14:textId="77777777" w:rsidR="002A02C6" w:rsidRDefault="002A02C6" w:rsidP="002A02C6">
      <w:r>
        <w:t>SUBSEÇÃO 606 – SERVIÇOS DE TECNOLOGIA DA INFORMAÇÃO</w:t>
      </w:r>
      <w:r>
        <w:tab/>
        <w:t>606.1 – 606.5</w:t>
      </w:r>
    </w:p>
    <w:p w14:paraId="14499E34" w14:textId="77777777" w:rsidR="002A02C6" w:rsidRDefault="002A02C6" w:rsidP="002A02C6">
      <w:r>
        <w:t>SUBSEÇÃO 607 – SERVIÇO DE SUPORTE A LITÍGIO</w:t>
      </w:r>
      <w:r>
        <w:tab/>
        <w:t>607.1 – 607.3A4</w:t>
      </w:r>
    </w:p>
    <w:p w14:paraId="6746E736" w14:textId="77777777" w:rsidR="002A02C6" w:rsidRDefault="002A02C6" w:rsidP="002A02C6">
      <w:r>
        <w:t>SUBSEÇÃO 608 – SERVIÇOS LEGAIS</w:t>
      </w:r>
      <w:r>
        <w:tab/>
        <w:t>608.1 – 608.6A1</w:t>
      </w:r>
    </w:p>
    <w:p w14:paraId="2620F6E8" w14:textId="77777777" w:rsidR="002A02C6" w:rsidRDefault="002A02C6" w:rsidP="002A02C6">
      <w:r>
        <w:t>SUBSEÇÃO 609 – SERVIÇOS DE RECRUTAMENTO</w:t>
      </w:r>
      <w:r>
        <w:tab/>
        <w:t>609.1 – 609.7</w:t>
      </w:r>
    </w:p>
    <w:p w14:paraId="59ACF886" w14:textId="77777777" w:rsidR="002A02C6" w:rsidRDefault="002A02C6" w:rsidP="002A02C6">
      <w:r>
        <w:t>SUBSEÇÃO 610 – SERVIÇOS FINANCEIROS CORPORATIVOS</w:t>
      </w:r>
      <w:r>
        <w:tab/>
        <w:t>610.1 – 610.5</w:t>
      </w:r>
    </w:p>
    <w:p w14:paraId="5BC70924" w14:textId="77777777" w:rsidR="002A02C6" w:rsidRDefault="002A02C6" w:rsidP="002A02C6">
      <w:r>
        <w:t>SEÇÃO 800 – RELATÓRIOS SOBRE DEMONSTRAÇÕES CONTÁBEIS PARA PROPÓSITOS ESPECÍFICOS QUE INCLUEM RESTRIÇÃO DE USO E DE DISTRIBUIÇÃO (TRABALHOS DE AUDITORIA E REVISÃO)</w:t>
      </w:r>
      <w:r>
        <w:tab/>
        <w:t>800.1 – 800.14</w:t>
      </w:r>
    </w:p>
    <w:p w14:paraId="7DB68975" w14:textId="77777777" w:rsidR="002A02C6" w:rsidRDefault="002A02C6" w:rsidP="002A02C6">
      <w:r>
        <w:t>VIGÊNCIA</w:t>
      </w:r>
      <w:r>
        <w:tab/>
      </w:r>
    </w:p>
    <w:p w14:paraId="5EC45679" w14:textId="77777777" w:rsidR="002A02C6" w:rsidRDefault="002A02C6" w:rsidP="002A02C6"/>
    <w:p w14:paraId="2D363B4C" w14:textId="77777777" w:rsidR="002A02C6" w:rsidRDefault="002A02C6" w:rsidP="002A02C6"/>
    <w:p w14:paraId="148D9633" w14:textId="77777777" w:rsidR="002A02C6" w:rsidRDefault="002A02C6" w:rsidP="002A02C6">
      <w:r>
        <w:t>SEÇÃO 400 – APLICAÇÃO DA ESTRUTURA CONCEITUAL À INDEPENDÊNCIA PARA TRABALHO DE AUDITORIA E REVISÃO</w:t>
      </w:r>
    </w:p>
    <w:p w14:paraId="16C7CFDD" w14:textId="77777777" w:rsidR="002A02C6" w:rsidRDefault="002A02C6" w:rsidP="002A02C6"/>
    <w:p w14:paraId="0A7E00A5" w14:textId="77777777" w:rsidR="002A02C6" w:rsidRDefault="002A02C6" w:rsidP="002A02C6">
      <w:r>
        <w:t>Introdução</w:t>
      </w:r>
    </w:p>
    <w:p w14:paraId="1EEB65A0" w14:textId="77777777" w:rsidR="002A02C6" w:rsidRDefault="002A02C6" w:rsidP="002A02C6"/>
    <w:p w14:paraId="47A680FE" w14:textId="77777777" w:rsidR="002A02C6" w:rsidRDefault="002A02C6" w:rsidP="002A02C6">
      <w:r>
        <w:t>Geral</w:t>
      </w:r>
    </w:p>
    <w:p w14:paraId="59AF7041" w14:textId="77777777" w:rsidR="002A02C6" w:rsidRDefault="002A02C6" w:rsidP="002A02C6"/>
    <w:p w14:paraId="3A72619A" w14:textId="77777777" w:rsidR="002A02C6" w:rsidRDefault="002A02C6" w:rsidP="002A02C6">
      <w:r>
        <w:t xml:space="preserve">400.1 </w:t>
      </w:r>
      <w:r>
        <w:tab/>
        <w:t>É de interesse público e exigido que contadores que prestam serviços (contadores externos) sejam independentes ao realizarem trabalhos de auditoria e revisão.</w:t>
      </w:r>
    </w:p>
    <w:p w14:paraId="511731AD" w14:textId="77777777" w:rsidR="002A02C6" w:rsidRDefault="002A02C6" w:rsidP="002A02C6"/>
    <w:p w14:paraId="01D9A6CC" w14:textId="77777777" w:rsidR="002A02C6" w:rsidRDefault="002A02C6" w:rsidP="002A02C6">
      <w:r>
        <w:t xml:space="preserve">400.2 </w:t>
      </w:r>
      <w:r>
        <w:tab/>
        <w:t>Esta Norma se aplica a trabalhos de auditoria e revisão. Os termos “auditoria,” “equipe de auditoria,” “trabalho de auditoria,” “cliente de auditoria” e “relatório de auditoria” aplicam-se igualmente à revisão, à equipe de revisão, ao trabalho de revisão, ao cliente de revisão e ao relatório do trabalho de revisão.</w:t>
      </w:r>
    </w:p>
    <w:p w14:paraId="15E097A2" w14:textId="77777777" w:rsidR="002A02C6" w:rsidRDefault="002A02C6" w:rsidP="002A02C6"/>
    <w:p w14:paraId="6425EC2E" w14:textId="77777777" w:rsidR="002A02C6" w:rsidRDefault="002A02C6" w:rsidP="002A02C6">
      <w:r>
        <w:t xml:space="preserve">400.3 </w:t>
      </w:r>
      <w:r>
        <w:tab/>
        <w:t>Nesta Norma, o termo “profissional da contabilidade” refere-se aos contadores externos e a suas firmas.</w:t>
      </w:r>
    </w:p>
    <w:p w14:paraId="1DE298C0" w14:textId="77777777" w:rsidR="002A02C6" w:rsidRDefault="002A02C6" w:rsidP="002A02C6"/>
    <w:p w14:paraId="190AB0C7" w14:textId="77777777" w:rsidR="002A02C6" w:rsidRDefault="002A02C6" w:rsidP="002A02C6">
      <w:r>
        <w:t xml:space="preserve">400.4 </w:t>
      </w:r>
      <w:r>
        <w:tab/>
        <w:t>A NBC PA 01 requer que a firma estabeleça políticas e procedimentos voltados a fornecer segurança razoável de que a firma, seu pessoal e, quando aplicável, outras pessoas sujeitas aos requisitos de independência (incluindo o pessoal de firma em rede), mantenham a independência quando exigido por padrões de ética relevantes. As NBCs TA e NBCs TR estabelecem responsabilidades para os sócios dos trabalhos e para as equipes dos trabalhos no nível do trabalho para auditorias e revisões, respectivamente. A alocação de responsabilidades na firma depende de seu porte, da sua estrutura e da sua organização. Muitas das disposições desta Norma não preveem a responsabilidade específica das pessoas na firma por atos relacionados com a independência e, em vez disso, referem-se à “firma” para facilitar a referência. As firmas atribuem a responsabilidade por ato específico a pessoa ou a grupo de pessoas (como equipe de auditoria), de acordo com a NBC PA 01. Além disso, o profissional da contabilidade pessoa física continua responsável pelo cumprimento de quaisquer disposições que se aplicam às atividades, interesses ou relacionamentos.</w:t>
      </w:r>
    </w:p>
    <w:p w14:paraId="4A2C9085" w14:textId="77777777" w:rsidR="002A02C6" w:rsidRDefault="002A02C6" w:rsidP="002A02C6"/>
    <w:p w14:paraId="2AB10A12" w14:textId="77777777" w:rsidR="002A02C6" w:rsidRDefault="002A02C6" w:rsidP="002A02C6">
      <w:r>
        <w:t xml:space="preserve">400.5 </w:t>
      </w:r>
      <w:r>
        <w:tab/>
        <w:t>A independência está vinculada aos princípios da objetividade e da integridade. Ela compreende:</w:t>
      </w:r>
    </w:p>
    <w:p w14:paraId="64DC2084" w14:textId="77777777" w:rsidR="002A02C6" w:rsidRDefault="002A02C6" w:rsidP="002A02C6">
      <w:r>
        <w:t>independência de pensamento – postura que permite a apresentação de conclusão que não sofra efeitos de influências que comprometam o julgamento profissional, permitindo que a pessoa atue com integridade, objetividade e ceticismo profissional;</w:t>
      </w:r>
    </w:p>
    <w:p w14:paraId="6BD848D5" w14:textId="77777777" w:rsidR="002A02C6" w:rsidRDefault="002A02C6" w:rsidP="002A02C6">
      <w:r>
        <w:t>aparência de independência – evitar fatos e circunstâncias que sejam tão significativos a ponto de que um terceiro informado e prudente provavelmente concluiria, ponderando todos os fatos e circunstâncias específicas, que a integridade, a objetividade ou o ceticismo profissional da firma, ou de membro da equipe de auditoria ficaram comprometidos.</w:t>
      </w:r>
    </w:p>
    <w:p w14:paraId="636F0E42" w14:textId="77777777" w:rsidR="002A02C6" w:rsidRDefault="002A02C6" w:rsidP="002A02C6">
      <w:r>
        <w:t>Nesta Norma, as menções ao fato de pessoa ou de firma ser “independente” significam que a pessoa ou a firma cumpriu com as disposições desta Norma.</w:t>
      </w:r>
    </w:p>
    <w:p w14:paraId="3682F5FC" w14:textId="77777777" w:rsidR="002A02C6" w:rsidRDefault="002A02C6" w:rsidP="002A02C6"/>
    <w:p w14:paraId="59238FA0" w14:textId="77777777" w:rsidR="002A02C6" w:rsidRDefault="002A02C6" w:rsidP="002A02C6">
      <w:r>
        <w:t xml:space="preserve">400.6 </w:t>
      </w:r>
      <w:r>
        <w:tab/>
        <w:t>Na realização de trabalhos de auditoria, requer-se que as firmas cumpram com os princípios fundamentais e sejam independentes. Esta Norma descreve os requisitos específicos e o material de aplicação sobre a forma de aplicar a estrutura conceitual para manter a independência na realização desses trabalhos. A estrutura conceitual descrita na Seção 120 da NBC PG 100 aplica-se à independência assim como aos princípios fundamentais descritos na Seção 110 da NBC PG 100.</w:t>
      </w:r>
    </w:p>
    <w:p w14:paraId="4449C71D" w14:textId="77777777" w:rsidR="002A02C6" w:rsidRDefault="002A02C6" w:rsidP="002A02C6"/>
    <w:p w14:paraId="5D688324" w14:textId="77777777" w:rsidR="002A02C6" w:rsidRDefault="002A02C6" w:rsidP="002A02C6">
      <w:r>
        <w:t xml:space="preserve">400.7 </w:t>
      </w:r>
      <w:r>
        <w:tab/>
        <w:t>Esta Norma descreve:</w:t>
      </w:r>
    </w:p>
    <w:p w14:paraId="0D7BF398" w14:textId="77777777" w:rsidR="002A02C6" w:rsidRDefault="002A02C6" w:rsidP="002A02C6">
      <w:r>
        <w:t>fatos e circunstâncias, incluindo atividades profissionais, interesses e relacionamentos, que criam ou podem criar ameaças à independência;</w:t>
      </w:r>
    </w:p>
    <w:p w14:paraId="673CB6D4" w14:textId="77777777" w:rsidR="002A02C6" w:rsidRDefault="002A02C6" w:rsidP="002A02C6">
      <w:r>
        <w:t>possíveis ações, incluindo salvaguardas, que podem ser apropriadas para tratar qualquer uma dessas ameaças; e</w:t>
      </w:r>
    </w:p>
    <w:p w14:paraId="1F3ECE17" w14:textId="77777777" w:rsidR="002A02C6" w:rsidRDefault="002A02C6" w:rsidP="002A02C6">
      <w:r>
        <w:t>algumas situações nas quais as ameaças não podem ser eliminadas ou para as quais pode não haver salvaguardas que as reduzam a um nível aceitável.</w:t>
      </w:r>
    </w:p>
    <w:p w14:paraId="4775117C" w14:textId="77777777" w:rsidR="002A02C6" w:rsidRDefault="002A02C6" w:rsidP="002A02C6"/>
    <w:p w14:paraId="712CA6AC" w14:textId="77777777" w:rsidR="002A02C6" w:rsidRDefault="002A02C6" w:rsidP="002A02C6">
      <w:r>
        <w:t>Entidades de interesse público</w:t>
      </w:r>
    </w:p>
    <w:p w14:paraId="59031283" w14:textId="77777777" w:rsidR="002A02C6" w:rsidRDefault="002A02C6" w:rsidP="002A02C6"/>
    <w:p w14:paraId="65EA1982" w14:textId="77777777" w:rsidR="002A02C6" w:rsidRDefault="002A02C6" w:rsidP="002A02C6">
      <w:r>
        <w:t xml:space="preserve">400.8 </w:t>
      </w:r>
      <w:r>
        <w:tab/>
        <w:t>Alguns dos requisitos e do material de aplicação descritos nesta Norma refletem a extensão do interesse público em certas entidades que são definidas como sendo entidades de interesse público. As firmas são incentivadas a determinar se devem tratar entidades adicionais, ou certas categorias de entidades, como entidades de interesse público porque elas têm grande número e ampla gama de partes interessadas. Os fatores a serem considerados incluem:</w:t>
      </w:r>
    </w:p>
    <w:p w14:paraId="60E17BF9" w14:textId="77777777" w:rsidR="002A02C6" w:rsidRDefault="002A02C6" w:rsidP="002A02C6">
      <w:r>
        <w:t>a natureza do negócio, como a detenção de ativos na qualidade de agente fiduciário para um grande número de partes interessadas. Exemplos podem incluir instituições financeiras, como bancos e companhias de seguro e fundos de pensão;</w:t>
      </w:r>
    </w:p>
    <w:p w14:paraId="455DE0F0" w14:textId="77777777" w:rsidR="002A02C6" w:rsidRDefault="002A02C6" w:rsidP="002A02C6">
      <w:r>
        <w:t>porte;</w:t>
      </w:r>
    </w:p>
    <w:p w14:paraId="3D8B3D17" w14:textId="77777777" w:rsidR="002A02C6" w:rsidRDefault="002A02C6" w:rsidP="002A02C6">
      <w:r>
        <w:t>número de empregados.</w:t>
      </w:r>
    </w:p>
    <w:p w14:paraId="21B37665" w14:textId="77777777" w:rsidR="002A02C6" w:rsidRDefault="002A02C6" w:rsidP="002A02C6"/>
    <w:p w14:paraId="7CD1CEC3" w14:textId="77777777" w:rsidR="002A02C6" w:rsidRDefault="002A02C6" w:rsidP="002A02C6">
      <w:r>
        <w:t>Relatórios que incluem restrição ao uso e à distribuição</w:t>
      </w:r>
    </w:p>
    <w:p w14:paraId="17F61963" w14:textId="77777777" w:rsidR="002A02C6" w:rsidRDefault="002A02C6" w:rsidP="002A02C6"/>
    <w:p w14:paraId="573898E5" w14:textId="77777777" w:rsidR="002A02C6" w:rsidRDefault="002A02C6" w:rsidP="002A02C6">
      <w:r>
        <w:t xml:space="preserve">400.9 </w:t>
      </w:r>
      <w:r>
        <w:tab/>
        <w:t>O relatório de auditoria pode incluir uma restrição ao uso e à distribuição. Se esse for o caso e as condições descritas na Seção 800 forem atendidas, então os requisitos de independência nesta Norma podem ser modificados, conforme disposto na Seção 800.</w:t>
      </w:r>
    </w:p>
    <w:p w14:paraId="314E704B" w14:textId="77777777" w:rsidR="002A02C6" w:rsidRDefault="002A02C6" w:rsidP="002A02C6"/>
    <w:p w14:paraId="2936C4B0" w14:textId="77777777" w:rsidR="002A02C6" w:rsidRDefault="002A02C6" w:rsidP="002A02C6">
      <w:r>
        <w:t>Trabalhos de asseguração diferentes de auditoria e revisão</w:t>
      </w:r>
    </w:p>
    <w:p w14:paraId="35246CCE" w14:textId="77777777" w:rsidR="002A02C6" w:rsidRDefault="002A02C6" w:rsidP="002A02C6"/>
    <w:p w14:paraId="516EDEA5" w14:textId="77777777" w:rsidR="002A02C6" w:rsidRDefault="002A02C6" w:rsidP="002A02C6">
      <w:r>
        <w:t xml:space="preserve">400.10 </w:t>
      </w:r>
      <w:r>
        <w:tab/>
        <w:t>As normas de independência para trabalhos de asseguração que não são trabalhos de auditoria e revisão estão descritas na NBC PO 900 – Independência para Trabalho de Asseguração Diferente de Auditoria e Revisão.</w:t>
      </w:r>
    </w:p>
    <w:p w14:paraId="2560488B" w14:textId="77777777" w:rsidR="002A02C6" w:rsidRDefault="002A02C6" w:rsidP="002A02C6"/>
    <w:p w14:paraId="79CBC5D9" w14:textId="77777777" w:rsidR="002A02C6" w:rsidRDefault="002A02C6" w:rsidP="002A02C6">
      <w:r>
        <w:t>Requisitos e material de aplicação</w:t>
      </w:r>
    </w:p>
    <w:p w14:paraId="19720F5E" w14:textId="77777777" w:rsidR="002A02C6" w:rsidRDefault="002A02C6" w:rsidP="002A02C6"/>
    <w:p w14:paraId="47C4549A" w14:textId="77777777" w:rsidR="002A02C6" w:rsidRDefault="002A02C6" w:rsidP="002A02C6">
      <w:r>
        <w:t>Geral</w:t>
      </w:r>
    </w:p>
    <w:p w14:paraId="51EE6E69" w14:textId="77777777" w:rsidR="002A02C6" w:rsidRDefault="002A02C6" w:rsidP="002A02C6"/>
    <w:p w14:paraId="430EA383" w14:textId="77777777" w:rsidR="002A02C6" w:rsidRDefault="002A02C6" w:rsidP="002A02C6">
      <w:r>
        <w:t>R400.11</w:t>
      </w:r>
      <w:r>
        <w:tab/>
        <w:t>A firma que realiza trabalho de auditoria deve ser independente.</w:t>
      </w:r>
    </w:p>
    <w:p w14:paraId="23A3AB9D" w14:textId="77777777" w:rsidR="002A02C6" w:rsidRDefault="002A02C6" w:rsidP="002A02C6"/>
    <w:p w14:paraId="58FB6366" w14:textId="77777777" w:rsidR="002A02C6" w:rsidRDefault="002A02C6" w:rsidP="002A02C6">
      <w:r>
        <w:t>R400.12</w:t>
      </w:r>
      <w:r>
        <w:tab/>
        <w:t>A firma deve aplicar a estrutura conceitual descrita na Seção 120 da NC PG 100 para identificar, avaliar e tratar ameaças à independência em relação ao trabalho de auditoria.</w:t>
      </w:r>
    </w:p>
    <w:p w14:paraId="3F213731" w14:textId="77777777" w:rsidR="002A02C6" w:rsidRDefault="002A02C6" w:rsidP="002A02C6">
      <w:r>
        <w:t xml:space="preserve"> [Os itens de 400.13 a 400.19 foram intencionalmente deixados em branco]. </w:t>
      </w:r>
    </w:p>
    <w:p w14:paraId="784F254B" w14:textId="77777777" w:rsidR="002A02C6" w:rsidRDefault="002A02C6" w:rsidP="002A02C6"/>
    <w:p w14:paraId="0F56ADED" w14:textId="77777777" w:rsidR="002A02C6" w:rsidRDefault="002A02C6" w:rsidP="002A02C6">
      <w:r>
        <w:t>Entidades relacionadas</w:t>
      </w:r>
    </w:p>
    <w:p w14:paraId="0B5B245C" w14:textId="77777777" w:rsidR="002A02C6" w:rsidRDefault="002A02C6" w:rsidP="002A02C6"/>
    <w:p w14:paraId="428E86EF" w14:textId="77777777" w:rsidR="002A02C6" w:rsidRDefault="002A02C6" w:rsidP="002A02C6">
      <w:r>
        <w:t xml:space="preserve">R400.20 </w:t>
      </w:r>
      <w:r>
        <w:tab/>
        <w:t>Conforme definido, o cliente de auditoria que é entidade listada inclui todas as suas entidades relacionadas. Para todas as outras entidades, as referências a cliente de auditoria nesta Norma incluem entidades relacionadas sobre as quais o cliente tem controle direto ou indireto. Quando a equipe de auditoria sabe, ou tem motivo para acreditar, que um relacionamento ou circunstância envolvendo outra entidade relacionada do cliente é relevante para a avaliação da independência da firma em relação ao cliente, a equipe de auditoria deve incluir essa entidade relacionada na identificação e na avaliação das ameaças à independência e na aplicação de salvaguardas.</w:t>
      </w:r>
    </w:p>
    <w:p w14:paraId="70DB4A6D" w14:textId="77777777" w:rsidR="002A02C6" w:rsidRDefault="002A02C6" w:rsidP="002A02C6">
      <w:r>
        <w:t xml:space="preserve">[Os itens de 400.21 a 400.29 foram intencionalmente deixados em branco]. </w:t>
      </w:r>
    </w:p>
    <w:p w14:paraId="27C31C01" w14:textId="77777777" w:rsidR="002A02C6" w:rsidRDefault="002A02C6" w:rsidP="002A02C6"/>
    <w:p w14:paraId="03161521" w14:textId="77777777" w:rsidR="002A02C6" w:rsidRDefault="002A02C6" w:rsidP="002A02C6">
      <w:r>
        <w:t>Período durante o qual a independência é exigida</w:t>
      </w:r>
    </w:p>
    <w:p w14:paraId="01354066" w14:textId="77777777" w:rsidR="002A02C6" w:rsidRDefault="002A02C6" w:rsidP="002A02C6"/>
    <w:p w14:paraId="72F43F61" w14:textId="77777777" w:rsidR="002A02C6" w:rsidRDefault="002A02C6" w:rsidP="002A02C6">
      <w:r>
        <w:t>R400.30</w:t>
      </w:r>
      <w:r>
        <w:tab/>
        <w:t>A independência, conforme exigido por esta Norma, deve ser mantida durante:</w:t>
      </w:r>
    </w:p>
    <w:p w14:paraId="1F30512A" w14:textId="77777777" w:rsidR="002A02C6" w:rsidRDefault="002A02C6" w:rsidP="002A02C6">
      <w:r>
        <w:t>o período de contratação; e</w:t>
      </w:r>
    </w:p>
    <w:p w14:paraId="1BA67254" w14:textId="77777777" w:rsidR="002A02C6" w:rsidRDefault="002A02C6" w:rsidP="002A02C6">
      <w:r>
        <w:t>o período coberto pelas demonstrações contábeis.</w:t>
      </w:r>
    </w:p>
    <w:p w14:paraId="5B7CD196" w14:textId="77777777" w:rsidR="002A02C6" w:rsidRDefault="002A02C6" w:rsidP="002A02C6"/>
    <w:p w14:paraId="5E8155DC" w14:textId="77777777" w:rsidR="002A02C6" w:rsidRDefault="002A02C6" w:rsidP="002A02C6">
      <w:r>
        <w:t>400.30A1 O período de contratação se inicia quando a equipe de auditoria começa a realizar a auditoria. O período de contratação termina quando o relatório de auditoria é emitido. Quando o trabalho é de natureza recorrente, ele termina com a notificação de qualquer uma das partes de que o relacionamento profissional terminou ou com a emissão do relatório final de auditoria, o que ocorrer por último.</w:t>
      </w:r>
    </w:p>
    <w:p w14:paraId="22C7C81E" w14:textId="77777777" w:rsidR="002A02C6" w:rsidRDefault="002A02C6" w:rsidP="002A02C6"/>
    <w:p w14:paraId="6554EFA7" w14:textId="77777777" w:rsidR="002A02C6" w:rsidRDefault="002A02C6" w:rsidP="002A02C6">
      <w:r>
        <w:t>R400.31 Se a entidade se torna cliente de auditoria durante ou após o período coberto pelas demonstrações contábeis sobre as quais a firma emitirá uma opinião, a firma deve determinar se alguma ameaça à independência é criada por:</w:t>
      </w:r>
    </w:p>
    <w:p w14:paraId="067AC1D2" w14:textId="77777777" w:rsidR="002A02C6" w:rsidRDefault="002A02C6" w:rsidP="002A02C6">
      <w:r>
        <w:t>relacionamentos financeiros ou comerciais com o cliente de auditoria durante ou após o período coberto pelas demonstrações contábeis, mas antes da aceitação do trabalho de auditoria; ou</w:t>
      </w:r>
    </w:p>
    <w:p w14:paraId="2E6A5B33" w14:textId="77777777" w:rsidR="002A02C6" w:rsidRDefault="002A02C6" w:rsidP="002A02C6">
      <w:r>
        <w:t>serviços prestados anteriormente para o cliente de auditoria pela firma ou por firma em rede.</w:t>
      </w:r>
    </w:p>
    <w:p w14:paraId="41397910" w14:textId="77777777" w:rsidR="002A02C6" w:rsidRDefault="002A02C6" w:rsidP="002A02C6"/>
    <w:p w14:paraId="54E623DE" w14:textId="77777777" w:rsidR="002A02C6" w:rsidRDefault="002A02C6" w:rsidP="002A02C6">
      <w:r>
        <w:t>400.31A1 As ameaças à independência são criadas se o serviço que não é de asseguração foi prestado para cliente de auditoria durante, ou após, o período coberto pelas demonstrações contábeis, mas antes de a equipe de auditoria começar a realizar a auditoria, e o serviço não seria permitido durante o período de contratação.</w:t>
      </w:r>
    </w:p>
    <w:p w14:paraId="1BFAD950" w14:textId="77777777" w:rsidR="002A02C6" w:rsidRDefault="002A02C6" w:rsidP="002A02C6"/>
    <w:p w14:paraId="016F877E" w14:textId="77777777" w:rsidR="002A02C6" w:rsidRDefault="002A02C6" w:rsidP="002A02C6">
      <w:r>
        <w:t>400.31A2</w:t>
      </w:r>
      <w:r>
        <w:tab/>
        <w:t>Exemplos de ações que podem ser salvaguardas no tratamento dessas ameaças incluem:</w:t>
      </w:r>
    </w:p>
    <w:p w14:paraId="2EAD8D72" w14:textId="77777777" w:rsidR="002A02C6" w:rsidRDefault="002A02C6" w:rsidP="002A02C6">
      <w:r>
        <w:t>usar profissionais que não são membros da equipe de auditoria para executar o serviço.</w:t>
      </w:r>
    </w:p>
    <w:p w14:paraId="53180962" w14:textId="77777777" w:rsidR="002A02C6" w:rsidRDefault="002A02C6" w:rsidP="002A02C6">
      <w:r>
        <w:t>revisão por revisor apropriado do trabalho de auditoria e o de não asseguração, conforme apropriado.</w:t>
      </w:r>
    </w:p>
    <w:p w14:paraId="5C2CD811" w14:textId="77777777" w:rsidR="002A02C6" w:rsidRDefault="002A02C6" w:rsidP="002A02C6">
      <w:r>
        <w:t>contratação de outra firma fora da rede para avaliar os resultados do serviço que não é de asseguração ou encaminhamento do serviço que não é de asseguração para ser refeito por outra firma fora da rede na extensão necessária para permitir que ela assuma a responsabilidade pelo serviço.</w:t>
      </w:r>
    </w:p>
    <w:p w14:paraId="3F69F611" w14:textId="77777777" w:rsidR="002A02C6" w:rsidRDefault="002A02C6" w:rsidP="002A02C6">
      <w:r>
        <w:t xml:space="preserve"> [Os itens 400.32 a 400.39 foram intencionalmente deixados em branco] </w:t>
      </w:r>
    </w:p>
    <w:p w14:paraId="5F11C79C" w14:textId="77777777" w:rsidR="002A02C6" w:rsidRDefault="002A02C6" w:rsidP="002A02C6"/>
    <w:p w14:paraId="482398EB" w14:textId="77777777" w:rsidR="002A02C6" w:rsidRDefault="002A02C6" w:rsidP="002A02C6">
      <w:r>
        <w:t>Comunicação com os responsáveis pela governança</w:t>
      </w:r>
    </w:p>
    <w:p w14:paraId="18AE42C5" w14:textId="77777777" w:rsidR="002A02C6" w:rsidRDefault="002A02C6" w:rsidP="002A02C6"/>
    <w:p w14:paraId="70443969" w14:textId="77777777" w:rsidR="002A02C6" w:rsidRDefault="002A02C6" w:rsidP="002A02C6">
      <w:r>
        <w:t>400.40A1</w:t>
      </w:r>
      <w:r>
        <w:tab/>
        <w:t>Os itens R300.9 e R300.10 da NBC PG 300 descrevem requisitos referentes à comunicação com os responsáveis pela governança.</w:t>
      </w:r>
    </w:p>
    <w:p w14:paraId="045B53AE" w14:textId="77777777" w:rsidR="002A02C6" w:rsidRDefault="002A02C6" w:rsidP="002A02C6"/>
    <w:p w14:paraId="3EA5E84B" w14:textId="77777777" w:rsidR="002A02C6" w:rsidRDefault="002A02C6" w:rsidP="002A02C6">
      <w:r>
        <w:t>400.40A2 Mesmo quando não é exigida pelas normas profissionais aplicáveis ou por leis ou regulamentos, é incentivada a comunicação regular entre a firma e os responsáveis pela governança do cliente no que diz respeito a relacionamentos e a outros assuntos que podem estar, na opinião da firma, razoavelmente relacionados com a independência. Essa comunicação permite aos responsáveis pela governança:</w:t>
      </w:r>
    </w:p>
    <w:p w14:paraId="7DCD53EB" w14:textId="77777777" w:rsidR="002A02C6" w:rsidRDefault="002A02C6" w:rsidP="002A02C6">
      <w:r>
        <w:t>considerar os julgamentos da firma na identificação e na avaliação das ameaças;</w:t>
      </w:r>
    </w:p>
    <w:p w14:paraId="491953EF" w14:textId="77777777" w:rsidR="002A02C6" w:rsidRDefault="002A02C6" w:rsidP="002A02C6">
      <w:r>
        <w:t>considerar como as ameaças foram tratadas, incluindo a adequação de salvaguardas quando elas estão disponíveis e podem ser aplicadas; e</w:t>
      </w:r>
    </w:p>
    <w:p w14:paraId="6BB5D183" w14:textId="77777777" w:rsidR="002A02C6" w:rsidRDefault="002A02C6" w:rsidP="002A02C6">
      <w:r>
        <w:t>tomar as ações apropriadas.</w:t>
      </w:r>
    </w:p>
    <w:p w14:paraId="393378B0" w14:textId="77777777" w:rsidR="002A02C6" w:rsidRDefault="002A02C6" w:rsidP="002A02C6">
      <w:r>
        <w:t>Essa abordagem pode ser especialmente útil com relação a ameaças de intimidação e de familiaridade.</w:t>
      </w:r>
    </w:p>
    <w:p w14:paraId="06A9D993" w14:textId="77777777" w:rsidR="002A02C6" w:rsidRDefault="002A02C6" w:rsidP="002A02C6">
      <w:r>
        <w:t xml:space="preserve">[Os itens de 400.41 a 400.49 foram intencionalmente deixados em branco]. </w:t>
      </w:r>
    </w:p>
    <w:p w14:paraId="3D0C8384" w14:textId="77777777" w:rsidR="002A02C6" w:rsidRDefault="002A02C6" w:rsidP="002A02C6"/>
    <w:p w14:paraId="241E31C0" w14:textId="77777777" w:rsidR="002A02C6" w:rsidRDefault="002A02C6" w:rsidP="002A02C6">
      <w:r>
        <w:t>Firmas em rede</w:t>
      </w:r>
    </w:p>
    <w:p w14:paraId="35676193" w14:textId="77777777" w:rsidR="002A02C6" w:rsidRDefault="002A02C6" w:rsidP="002A02C6"/>
    <w:p w14:paraId="5A172189" w14:textId="77777777" w:rsidR="002A02C6" w:rsidRDefault="002A02C6" w:rsidP="002A02C6">
      <w:r>
        <w:t>400.50A1</w:t>
      </w:r>
      <w:r>
        <w:tab/>
        <w:t>As firmas frequentemente formam estruturas maiores com outras firmas e entidades para aumentar sua capacidade de prestar serviços profissionais. Se essas estruturas maiores criam uma rede depende dos fatos e das circunstâncias específicas, e não depende se as firmas e entidades são legalmente separadas e distintas.</w:t>
      </w:r>
    </w:p>
    <w:p w14:paraId="446E7C81" w14:textId="77777777" w:rsidR="002A02C6" w:rsidRDefault="002A02C6" w:rsidP="002A02C6"/>
    <w:p w14:paraId="5DAB44BE" w14:textId="77777777" w:rsidR="002A02C6" w:rsidRDefault="002A02C6" w:rsidP="002A02C6">
      <w:r>
        <w:t xml:space="preserve">R400.51 </w:t>
      </w:r>
      <w:r>
        <w:tab/>
        <w:t>A firma em rede deve ser independente dos clientes de auditoria das outras firmas da rede, conforme requerido por esta Norma.</w:t>
      </w:r>
    </w:p>
    <w:p w14:paraId="0E790BBC" w14:textId="77777777" w:rsidR="002A02C6" w:rsidRDefault="002A02C6" w:rsidP="002A02C6"/>
    <w:p w14:paraId="54C3F58D" w14:textId="77777777" w:rsidR="002A02C6" w:rsidRDefault="002A02C6" w:rsidP="002A02C6">
      <w:r>
        <w:t>400.51A1</w:t>
      </w:r>
      <w:r>
        <w:tab/>
        <w:t>Os requisitos de independência nesta Norma que se aplicam à firma em rede, aplicam-se a qualquer entidade que atende à definição de firma em rede. Não é necessário que a entidade atenda também à definição de firma. Por exemplo, uma empresa de consultoria ou um escritório de advocacia pode ser uma firma em rede, mas, não, uma firma.</w:t>
      </w:r>
    </w:p>
    <w:p w14:paraId="7CAFFC48" w14:textId="77777777" w:rsidR="002A02C6" w:rsidRDefault="002A02C6" w:rsidP="002A02C6"/>
    <w:p w14:paraId="066E631A" w14:textId="77777777" w:rsidR="002A02C6" w:rsidRDefault="002A02C6" w:rsidP="002A02C6">
      <w:r>
        <w:t>R400.52</w:t>
      </w:r>
      <w:r>
        <w:tab/>
        <w:t>Quando associada à estrutura maior de outras firmas e entidades, a firma deve:</w:t>
      </w:r>
    </w:p>
    <w:p w14:paraId="53DC832F" w14:textId="77777777" w:rsidR="002A02C6" w:rsidRDefault="002A02C6" w:rsidP="002A02C6">
      <w:r>
        <w:t>exercer julgamento profissional para determinar se a rede é criada por essa estrutura maior;</w:t>
      </w:r>
    </w:p>
    <w:p w14:paraId="4DA17864" w14:textId="77777777" w:rsidR="002A02C6" w:rsidRDefault="002A02C6" w:rsidP="002A02C6">
      <w:r>
        <w:t>considerar se um terceiro informado e prudente provavelmente concluiria que as outras firmas e entidades na estrutura maior estão associadas de forma que exista uma rede; e</w:t>
      </w:r>
    </w:p>
    <w:p w14:paraId="469477C2" w14:textId="77777777" w:rsidR="002A02C6" w:rsidRDefault="002A02C6" w:rsidP="002A02C6">
      <w:r>
        <w:t>aplicar esse julgamento consistentemente em toda a estrutura maior.</w:t>
      </w:r>
    </w:p>
    <w:p w14:paraId="48C328BD" w14:textId="77777777" w:rsidR="002A02C6" w:rsidRDefault="002A02C6" w:rsidP="002A02C6"/>
    <w:p w14:paraId="01FEBDA5" w14:textId="77777777" w:rsidR="002A02C6" w:rsidRDefault="002A02C6" w:rsidP="002A02C6">
      <w:r>
        <w:t>R400.53 Ao determinar se uma rede é criada por uma estrutura maior de firmas e outras entidades, a firma deve concluir que existe uma rede quando uma estrutura maior tem como objetivo a cooperação e as entidades dentro da estrutura:</w:t>
      </w:r>
    </w:p>
    <w:p w14:paraId="24BE1465" w14:textId="77777777" w:rsidR="002A02C6" w:rsidRDefault="002A02C6" w:rsidP="002A02C6">
      <w:r>
        <w:t xml:space="preserve">(a) </w:t>
      </w:r>
      <w:r>
        <w:tab/>
        <w:t>têm claramente por objetivo a participação nos lucros ou no rateio dos custos (ver item 400.53A2);</w:t>
      </w:r>
    </w:p>
    <w:p w14:paraId="2B213C0A" w14:textId="77777777" w:rsidR="002A02C6" w:rsidRDefault="002A02C6" w:rsidP="002A02C6">
      <w:r>
        <w:t xml:space="preserve">(b) </w:t>
      </w:r>
      <w:r>
        <w:tab/>
        <w:t>compartilham propriedade, controle ou administração em comum (ver item 400.53A3);</w:t>
      </w:r>
    </w:p>
    <w:p w14:paraId="350911D7" w14:textId="77777777" w:rsidR="002A02C6" w:rsidRDefault="002A02C6" w:rsidP="002A02C6">
      <w:r>
        <w:t xml:space="preserve">(c) </w:t>
      </w:r>
      <w:r>
        <w:tab/>
        <w:t>compartilham políticas e procedimentos comuns de controle de qualidade (ver item 400.53A4);</w:t>
      </w:r>
    </w:p>
    <w:p w14:paraId="37FE4683" w14:textId="77777777" w:rsidR="002A02C6" w:rsidRDefault="002A02C6" w:rsidP="002A02C6">
      <w:r>
        <w:t xml:space="preserve">(d) </w:t>
      </w:r>
      <w:r>
        <w:tab/>
        <w:t>compartilham uma estratégia de negócios em comum (ver item 400.53A5);</w:t>
      </w:r>
    </w:p>
    <w:p w14:paraId="30E3EE86" w14:textId="77777777" w:rsidR="002A02C6" w:rsidRDefault="002A02C6" w:rsidP="002A02C6">
      <w:r>
        <w:t xml:space="preserve">(e) </w:t>
      </w:r>
      <w:r>
        <w:tab/>
        <w:t>compartilham o uso de marca comercial em comum (ver itens 400.53A6 e 400.53A7); ou</w:t>
      </w:r>
    </w:p>
    <w:p w14:paraId="334269D7" w14:textId="77777777" w:rsidR="002A02C6" w:rsidRDefault="002A02C6" w:rsidP="002A02C6">
      <w:r>
        <w:t xml:space="preserve">(f) </w:t>
      </w:r>
      <w:r>
        <w:tab/>
        <w:t>compartilham parte significativa dos recursos profissionais (ver itens 400.53A8 e 400.53A9).</w:t>
      </w:r>
    </w:p>
    <w:p w14:paraId="15E32ACF" w14:textId="77777777" w:rsidR="002A02C6" w:rsidRDefault="002A02C6" w:rsidP="002A02C6"/>
    <w:p w14:paraId="46EE0889" w14:textId="77777777" w:rsidR="002A02C6" w:rsidRDefault="002A02C6" w:rsidP="002A02C6">
      <w:r>
        <w:t>400.53A1</w:t>
      </w:r>
      <w:r>
        <w:tab/>
        <w:t>Pode haver outros acordos entre firmas e entidades de estrutura maior que constituem uma rede, além dos acordos descritos no item R400.53. Contudo, o objetivo de uma estrutura maior pode ser somente o de facilitar a indicação de trabalho, o que, por si só, não atende aos critérios necessários para constituir uma rede.</w:t>
      </w:r>
    </w:p>
    <w:p w14:paraId="34CA5898" w14:textId="77777777" w:rsidR="002A02C6" w:rsidRDefault="002A02C6" w:rsidP="002A02C6"/>
    <w:p w14:paraId="51B59D7A" w14:textId="77777777" w:rsidR="002A02C6" w:rsidRDefault="002A02C6" w:rsidP="002A02C6">
      <w:r>
        <w:t>400.53A2</w:t>
      </w:r>
      <w:r>
        <w:tab/>
        <w:t>O rateio de custos irrelevantes não cria, por si só, uma rede. Além disso, se o rateio de custos é limitado somente aos custos relacionados com o desenvolvimento de metodologias, manuais ou treinamentos de auditoria, ele não cria, por si só, uma rede. Ainda, a associação entre uma firma e uma entidade de outra forma não relacionada para prestar um serviço ou desenvolver produto em conjunto não cria, por si só, uma rede (ver item R400.53(a)).</w:t>
      </w:r>
    </w:p>
    <w:p w14:paraId="3F673E7E" w14:textId="77777777" w:rsidR="002A02C6" w:rsidRDefault="002A02C6" w:rsidP="002A02C6"/>
    <w:p w14:paraId="76D53433" w14:textId="77777777" w:rsidR="002A02C6" w:rsidRDefault="002A02C6" w:rsidP="002A02C6">
      <w:r>
        <w:t>400.53A3</w:t>
      </w:r>
      <w:r>
        <w:tab/>
        <w:t>A propriedade, o controle ou a administração em comum pode ser alcançado(a) por contrato ou por outros meios (ver item R400.53(b)).</w:t>
      </w:r>
    </w:p>
    <w:p w14:paraId="6C406CDB" w14:textId="77777777" w:rsidR="002A02C6" w:rsidRDefault="002A02C6" w:rsidP="002A02C6"/>
    <w:p w14:paraId="7E9CEFC9" w14:textId="77777777" w:rsidR="002A02C6" w:rsidRDefault="002A02C6" w:rsidP="002A02C6">
      <w:r>
        <w:t>400.53A4</w:t>
      </w:r>
      <w:r>
        <w:tab/>
        <w:t>As políticas e os procedimentos de controle de qualidade em comum são aqueles desenvolvidos, implementados e monitorados em toda a estrutura maior (ver item R400.53(c)).</w:t>
      </w:r>
    </w:p>
    <w:p w14:paraId="65A7F751" w14:textId="77777777" w:rsidR="002A02C6" w:rsidRDefault="002A02C6" w:rsidP="002A02C6"/>
    <w:p w14:paraId="77C7BDA8" w14:textId="77777777" w:rsidR="002A02C6" w:rsidRDefault="002A02C6" w:rsidP="002A02C6">
      <w:r>
        <w:t>400.53A5</w:t>
      </w:r>
      <w:r>
        <w:tab/>
        <w:t>Compartilhar uma estratégia de negócios em comum envolve um acordo pelas entidades de atingir objetivos estratégicos comuns. Uma entidade não é uma firma em rede simplesmente porque ela coopera com outra entidade somente para responder conjuntamente à solicitação de proposta de prestação de serviço profissional (ver item R400.53(d)).</w:t>
      </w:r>
    </w:p>
    <w:p w14:paraId="44C3D110" w14:textId="77777777" w:rsidR="002A02C6" w:rsidRDefault="002A02C6" w:rsidP="002A02C6"/>
    <w:p w14:paraId="2738368B" w14:textId="77777777" w:rsidR="002A02C6" w:rsidRDefault="002A02C6" w:rsidP="002A02C6">
      <w:r>
        <w:t>400.53A6</w:t>
      </w:r>
      <w:r>
        <w:tab/>
        <w:t>A marca comercial em comum inclui iniciais em comum ou nome em comum. A firma está usando a marca comercial em comum, se ela inclui, por exemplo, a marca comercial em comum como parte do nome da sua firma, ou juntamente com ele, quando o sócio da firma assina o relatório de auditoria (ver item R400.53(e)).</w:t>
      </w:r>
    </w:p>
    <w:p w14:paraId="32914345" w14:textId="77777777" w:rsidR="002A02C6" w:rsidRDefault="002A02C6" w:rsidP="002A02C6"/>
    <w:p w14:paraId="09CE8091" w14:textId="77777777" w:rsidR="002A02C6" w:rsidRDefault="002A02C6" w:rsidP="002A02C6">
      <w:r>
        <w:t>400.53A7</w:t>
      </w:r>
      <w:r>
        <w:tab/>
        <w:t>Mesmo que a firma não pertença à rede e não use marca comercial em comum como parte do nome da sua firma, ela pode passar a impressão de que pertence à rede se seus materiais de escritório ou promocionais se referirem à firma como sendo membro de associação de firmas. Consequentemente, se não for tomado cuidado sobre como a firma descreve essas afiliações, pode ser criada uma percepção de que a firma pertence à rede (ver item R400.53(e)).</w:t>
      </w:r>
    </w:p>
    <w:p w14:paraId="5226EDA0" w14:textId="77777777" w:rsidR="002A02C6" w:rsidRDefault="002A02C6" w:rsidP="002A02C6"/>
    <w:p w14:paraId="3A7700BF" w14:textId="77777777" w:rsidR="002A02C6" w:rsidRDefault="002A02C6" w:rsidP="002A02C6">
      <w:r>
        <w:t>400.53A8</w:t>
      </w:r>
      <w:r>
        <w:tab/>
        <w:t>Os recursos profissionais incluem:</w:t>
      </w:r>
    </w:p>
    <w:p w14:paraId="02646F44" w14:textId="77777777" w:rsidR="002A02C6" w:rsidRDefault="002A02C6" w:rsidP="002A02C6">
      <w:r>
        <w:t>sistemas em comum que permitem a troca de informações entre as firmas, como dados de clientes, faturamento e registros de horas;</w:t>
      </w:r>
    </w:p>
    <w:p w14:paraId="620D28F1" w14:textId="77777777" w:rsidR="002A02C6" w:rsidRDefault="002A02C6" w:rsidP="002A02C6">
      <w:r>
        <w:t>sócios e outros empregados;</w:t>
      </w:r>
    </w:p>
    <w:p w14:paraId="2DE889F5" w14:textId="77777777" w:rsidR="002A02C6" w:rsidRDefault="002A02C6" w:rsidP="002A02C6">
      <w:r>
        <w:t>departamentos técnicos que prestam consultoria sobre assuntos técnicos ou assuntos específicos do setor, transações ou eventos para trabalhos de asseguração;</w:t>
      </w:r>
    </w:p>
    <w:p w14:paraId="4D0155C4" w14:textId="77777777" w:rsidR="002A02C6" w:rsidRDefault="002A02C6" w:rsidP="002A02C6">
      <w:r>
        <w:t>metodologia de auditoria ou manuais de auditoria;</w:t>
      </w:r>
    </w:p>
    <w:p w14:paraId="47443145" w14:textId="77777777" w:rsidR="002A02C6" w:rsidRDefault="002A02C6" w:rsidP="002A02C6">
      <w:r>
        <w:t>cursos e instalações para treinamento (ver item R400.53(f)).</w:t>
      </w:r>
    </w:p>
    <w:p w14:paraId="1E230194" w14:textId="77777777" w:rsidR="002A02C6" w:rsidRDefault="002A02C6" w:rsidP="002A02C6"/>
    <w:p w14:paraId="4000589E" w14:textId="77777777" w:rsidR="002A02C6" w:rsidRDefault="002A02C6" w:rsidP="002A02C6">
      <w:r>
        <w:t>400.53A9</w:t>
      </w:r>
      <w:r>
        <w:tab/>
        <w:t>Se os recursos profissionais compartilhados são significativos, depende das circunstâncias. Por exemplo:</w:t>
      </w:r>
    </w:p>
    <w:p w14:paraId="685474AC" w14:textId="77777777" w:rsidR="002A02C6" w:rsidRDefault="002A02C6" w:rsidP="002A02C6">
      <w:r>
        <w:t>os recursos compartilhados podem ser limitados à metodologia de auditoria ou manuais de auditoria em comum, sem troca de pessoal ou clientes, ou informações de mercado. Nessas circunstâncias, é improvável que os recursos compartilhados seriam significativos. O mesmo se aplica ao esforço de treinamento conjunto;</w:t>
      </w:r>
    </w:p>
    <w:p w14:paraId="0B0CCB12" w14:textId="77777777" w:rsidR="002A02C6" w:rsidRDefault="002A02C6" w:rsidP="002A02C6">
      <w:r>
        <w:t>os recursos compartilhados podem envolver a troca de empregados ou informações, como quando os empregados são extraídos de grupo compartilhado, ou quando o departamento técnico em comum é criado dentro da estrutura maior para prestar para as firmas participantes consultoria técnica que elas devem seguir. Nessas circunstâncias, é mais provável que um terceiro informado e prudente conclua que os recursos compartilhados são significativos (ver item R400.53(f)).</w:t>
      </w:r>
    </w:p>
    <w:p w14:paraId="04D72A30" w14:textId="77777777" w:rsidR="002A02C6" w:rsidRDefault="002A02C6" w:rsidP="002A02C6"/>
    <w:p w14:paraId="4D7A3333" w14:textId="77777777" w:rsidR="002A02C6" w:rsidRDefault="002A02C6" w:rsidP="002A02C6">
      <w:r>
        <w:t xml:space="preserve">R400.54 </w:t>
      </w:r>
      <w:r>
        <w:tab/>
        <w:t>Se a firma ou rede vende componente do seu escritório e o componente continua a usar todo ou parte do nome da firma ou da rede por um período de tempo limitado, as entidades relevantes devem determinar como divulgar que elas não são firmas em rede ao se apresentarem para partes externas.</w:t>
      </w:r>
    </w:p>
    <w:p w14:paraId="640B1B78" w14:textId="77777777" w:rsidR="002A02C6" w:rsidRDefault="002A02C6" w:rsidP="002A02C6"/>
    <w:p w14:paraId="1929B2AC" w14:textId="77777777" w:rsidR="002A02C6" w:rsidRDefault="002A02C6" w:rsidP="002A02C6">
      <w:r>
        <w:t>400.54A1</w:t>
      </w:r>
      <w:r>
        <w:tab/>
        <w:t>O contrato de venda do componente de escritório pode prever que, por período de tempo limitado, o componente vendido pode continuar a usar todo ou parte do nome da firma ou da rede, mesmo que ele não esteja mais associado à firma ou à rede. Nessas circunstâncias, embora as duas entidades possam estar funcionando sob o mesmo nome, na realidade elas não pertencem à estrutura maior, que tem por objetivo a cooperação. Portanto, as duas entidades não são firmas em rede.</w:t>
      </w:r>
    </w:p>
    <w:p w14:paraId="6FB82F6C" w14:textId="77777777" w:rsidR="002A02C6" w:rsidRDefault="002A02C6" w:rsidP="002A02C6">
      <w:r>
        <w:t xml:space="preserve"> [Os itens de 400.55 a 400.59 foram intencionalmente deixados em branco]. </w:t>
      </w:r>
    </w:p>
    <w:p w14:paraId="08003242" w14:textId="77777777" w:rsidR="002A02C6" w:rsidRDefault="002A02C6" w:rsidP="002A02C6"/>
    <w:p w14:paraId="0A94B05F" w14:textId="77777777" w:rsidR="002A02C6" w:rsidRDefault="002A02C6" w:rsidP="002A02C6">
      <w:r>
        <w:t>Documentação geral de independência para trabalhos de auditoria e revisão</w:t>
      </w:r>
    </w:p>
    <w:p w14:paraId="053EEE4D" w14:textId="77777777" w:rsidR="002A02C6" w:rsidRDefault="002A02C6" w:rsidP="002A02C6"/>
    <w:p w14:paraId="5A48C5E1" w14:textId="77777777" w:rsidR="002A02C6" w:rsidRDefault="002A02C6" w:rsidP="002A02C6">
      <w:r>
        <w:t>R400.60</w:t>
      </w:r>
      <w:r>
        <w:tab/>
        <w:t>A firma deve documentar as conclusões sobre o cumprimento desta Norma e a essência de quaisquer discussões relevantes que suportam essas conclusões. Especificamente:</w:t>
      </w:r>
    </w:p>
    <w:p w14:paraId="34DC34A3" w14:textId="77777777" w:rsidR="002A02C6" w:rsidRDefault="002A02C6" w:rsidP="002A02C6">
      <w:r>
        <w:t>quando são aplicadas salvaguardas para tratar uma ameaça, a firma deve documentar a natureza da ameaça e as salvaguardas existentes ou aplicadas; e</w:t>
      </w:r>
    </w:p>
    <w:p w14:paraId="7EDC1A44" w14:textId="77777777" w:rsidR="002A02C6" w:rsidRDefault="002A02C6" w:rsidP="002A02C6">
      <w:r>
        <w:t>quando a ameaça exigiu uma análise significativa e a firma concluiu que a ameaça já estava em nível aceitável, a firma deve documentar a natureza da ameaça e a fundamentação para a conclusão.</w:t>
      </w:r>
    </w:p>
    <w:p w14:paraId="5CE8A6BA" w14:textId="77777777" w:rsidR="002A02C6" w:rsidRDefault="002A02C6" w:rsidP="002A02C6"/>
    <w:p w14:paraId="64510981" w14:textId="77777777" w:rsidR="002A02C6" w:rsidRDefault="002A02C6" w:rsidP="002A02C6">
      <w:r>
        <w:t>400.60A1</w:t>
      </w:r>
      <w:r>
        <w:tab/>
        <w:t>A documentação fornece evidências dos julgamentos da firma na formação de conclusões sobre o cumprimento desta Norma. Entretanto, a ausência de documentação não determina se a firma considerou um assunto específico nem se ela é independente.</w:t>
      </w:r>
    </w:p>
    <w:p w14:paraId="13E69533" w14:textId="77777777" w:rsidR="002A02C6" w:rsidRDefault="002A02C6" w:rsidP="002A02C6">
      <w:r>
        <w:t xml:space="preserve"> [Os itens de 400.61 a 400.69 foram intencionalmente deixados em branco]. </w:t>
      </w:r>
    </w:p>
    <w:p w14:paraId="0FF67842" w14:textId="77777777" w:rsidR="002A02C6" w:rsidRDefault="002A02C6" w:rsidP="002A02C6"/>
    <w:p w14:paraId="7D702E53" w14:textId="77777777" w:rsidR="002A02C6" w:rsidRDefault="002A02C6" w:rsidP="002A02C6">
      <w:r>
        <w:t>Fusões e aquisições</w:t>
      </w:r>
    </w:p>
    <w:p w14:paraId="53AE28C0" w14:textId="77777777" w:rsidR="002A02C6" w:rsidRDefault="002A02C6" w:rsidP="002A02C6"/>
    <w:p w14:paraId="5B5E3EAA" w14:textId="77777777" w:rsidR="002A02C6" w:rsidRDefault="002A02C6" w:rsidP="002A02C6">
      <w:r>
        <w:t>Quando a fusão de cliente cria ameaça</w:t>
      </w:r>
    </w:p>
    <w:p w14:paraId="4996F5B2" w14:textId="77777777" w:rsidR="002A02C6" w:rsidRDefault="002A02C6" w:rsidP="002A02C6"/>
    <w:p w14:paraId="3F5C83C2" w14:textId="77777777" w:rsidR="002A02C6" w:rsidRDefault="002A02C6" w:rsidP="002A02C6">
      <w:r>
        <w:t>400.70A1</w:t>
      </w:r>
      <w:r>
        <w:tab/>
        <w:t>A entidade pode se tornar entidade relacionada de cliente de auditoria em decorrência de fusão ou aquisição. A ameaça à independência e, portanto, à capacidade da firma de continuar o trabalho de auditoria pode ser criada por interesses ou relacionamentos prévios ou atuais entre a firma ou a firma em rede e essa entidade relacionada.</w:t>
      </w:r>
    </w:p>
    <w:p w14:paraId="5B377800" w14:textId="77777777" w:rsidR="002A02C6" w:rsidRDefault="002A02C6" w:rsidP="002A02C6"/>
    <w:p w14:paraId="7A037F9F" w14:textId="77777777" w:rsidR="002A02C6" w:rsidRDefault="002A02C6" w:rsidP="002A02C6">
      <w:r>
        <w:t>R400.71</w:t>
      </w:r>
      <w:r>
        <w:tab/>
        <w:t>Nas circunstâncias descritas no item 400.70A1:</w:t>
      </w:r>
    </w:p>
    <w:p w14:paraId="7343FEFB" w14:textId="77777777" w:rsidR="002A02C6" w:rsidRDefault="002A02C6" w:rsidP="002A02C6">
      <w:r>
        <w:t>a firma deve identificar e avaliar os interesses e os relacionamentos prévios e atuais com a entidade relacionada que, considerando todas as ações tomadas para tratar a ameaça, podem afetar sua independência e, portanto, sua capacidade de continuar o trabalho de auditoria após a data efetiva da fusão ou aquisição; e</w:t>
      </w:r>
    </w:p>
    <w:p w14:paraId="1299C5B8" w14:textId="77777777" w:rsidR="002A02C6" w:rsidRDefault="002A02C6" w:rsidP="002A02C6">
      <w:r>
        <w:t>de acordo com o item R400.72, a firma deve tomar providências para terminar com os interesses e os relacionamentos que não são permitidos até a data efetiva da fusão ou aquisição.</w:t>
      </w:r>
    </w:p>
    <w:p w14:paraId="3042D1ED" w14:textId="77777777" w:rsidR="002A02C6" w:rsidRDefault="002A02C6" w:rsidP="002A02C6"/>
    <w:p w14:paraId="0E7C3FC7" w14:textId="77777777" w:rsidR="002A02C6" w:rsidRDefault="002A02C6" w:rsidP="002A02C6">
      <w:r>
        <w:t>R400.72</w:t>
      </w:r>
      <w:r>
        <w:tab/>
        <w:t>Como exceção ao item R400.71(b), se o interesse ou o relacionamento não pode ser terminado, de forma razoável, até a data efetiva da fusão ou aquisição, a firma deve:</w:t>
      </w:r>
    </w:p>
    <w:p w14:paraId="4FA75E21" w14:textId="77777777" w:rsidR="002A02C6" w:rsidRDefault="002A02C6" w:rsidP="002A02C6">
      <w:r>
        <w:t>avaliar a ameaça que é criada pelo interesse ou pela relação; e</w:t>
      </w:r>
    </w:p>
    <w:p w14:paraId="62D2F19A" w14:textId="77777777" w:rsidR="002A02C6" w:rsidRDefault="002A02C6" w:rsidP="002A02C6">
      <w:r>
        <w:t>discutir com os responsáveis pela governança as razões pelas quais o interesse ou o relacionamento não pode ser terminado, de forma razoável, até a data efetiva da fusão ou aquisição e a avaliação do nível da ameaça.</w:t>
      </w:r>
    </w:p>
    <w:p w14:paraId="518B8413" w14:textId="77777777" w:rsidR="002A02C6" w:rsidRDefault="002A02C6" w:rsidP="002A02C6"/>
    <w:p w14:paraId="7056B2A7" w14:textId="77777777" w:rsidR="002A02C6" w:rsidRDefault="002A02C6" w:rsidP="002A02C6">
      <w:r>
        <w:t>400.72A1</w:t>
      </w:r>
      <w:r>
        <w:tab/>
        <w:t>Em algumas circunstâncias, pode não ser razoavelmente possível terminar um interesse ou relacionamento que gere ameaça até a data efetiva da fusão ou aquisição. Isso pode ocorrer porque a firma presta serviço que não é de asseguração à entidade relacionada que a entidade não consegue transferir para outro prestador de forma ordenada até essa data.</w:t>
      </w:r>
    </w:p>
    <w:p w14:paraId="4910A422" w14:textId="77777777" w:rsidR="002A02C6" w:rsidRDefault="002A02C6" w:rsidP="002A02C6"/>
    <w:p w14:paraId="1E7582BF" w14:textId="77777777" w:rsidR="002A02C6" w:rsidRDefault="002A02C6" w:rsidP="002A02C6">
      <w:r>
        <w:t>400.72A2</w:t>
      </w:r>
      <w:r>
        <w:tab/>
        <w:t>Os fatores relevantes na avaliação do nível de ameaça criada por fusões e aquisições quando há interesses e relacionamentos que não podem ser terminados, de forma razoável, incluem:</w:t>
      </w:r>
    </w:p>
    <w:p w14:paraId="1D259D6D" w14:textId="77777777" w:rsidR="002A02C6" w:rsidRDefault="002A02C6" w:rsidP="002A02C6">
      <w:r>
        <w:t>a natureza e a importância do interesse ou relacionamento;</w:t>
      </w:r>
    </w:p>
    <w:p w14:paraId="47150F60" w14:textId="77777777" w:rsidR="002A02C6" w:rsidRDefault="002A02C6" w:rsidP="002A02C6">
      <w:r>
        <w:t>a natureza e a importância do relacionamento com a entidade relacionada (por exemplo, se a entidade relacionada é uma empresa controlada ou uma empresa controladora);</w:t>
      </w:r>
    </w:p>
    <w:p w14:paraId="0DFBB93C" w14:textId="77777777" w:rsidR="002A02C6" w:rsidRDefault="002A02C6" w:rsidP="002A02C6">
      <w:r>
        <w:t>o período de tempo até que o interesse ou o relacionamento possa ser terminado de forma razoável.</w:t>
      </w:r>
    </w:p>
    <w:p w14:paraId="0CFDE0BB" w14:textId="77777777" w:rsidR="002A02C6" w:rsidRDefault="002A02C6" w:rsidP="002A02C6"/>
    <w:p w14:paraId="02A326AD" w14:textId="77777777" w:rsidR="002A02C6" w:rsidRDefault="002A02C6" w:rsidP="002A02C6">
      <w:r>
        <w:t>R400.73</w:t>
      </w:r>
      <w:r>
        <w:tab/>
        <w:t>Se, após a discussão descrita no item R400.72(b), os responsáveis pela governança solicitarem que a firma continue como auditor, a firma deve continuar somente se:</w:t>
      </w:r>
    </w:p>
    <w:p w14:paraId="480F6BED" w14:textId="77777777" w:rsidR="002A02C6" w:rsidRDefault="002A02C6" w:rsidP="002A02C6">
      <w:r>
        <w:t>o interesse ou o relacionamento for terminado o mais rapidamente possível e no prazo máximo de seis meses após a data efetiva da fusão ou aquisição;</w:t>
      </w:r>
    </w:p>
    <w:p w14:paraId="12AC3BF8" w14:textId="77777777" w:rsidR="002A02C6" w:rsidRDefault="002A02C6" w:rsidP="002A02C6">
      <w:r>
        <w:t>qualquer pessoa com esse interesse ou essa relação, inclusive se originado da prestação de serviço que não é de asseguração que não seria permitido nos termos da Seção 600 e de suas subseções, não for membro da equipe de trabalho para a auditoria ou pessoa responsável pela revisão do controle de qualidade do trabalho; e</w:t>
      </w:r>
    </w:p>
    <w:p w14:paraId="74854D8A" w14:textId="77777777" w:rsidR="002A02C6" w:rsidRDefault="002A02C6" w:rsidP="002A02C6">
      <w:r>
        <w:t>ações transitórias forem aplicadas, conforme necessário, e discutidas com os responsáveis pela governança.</w:t>
      </w:r>
    </w:p>
    <w:p w14:paraId="38FCAD08" w14:textId="77777777" w:rsidR="002A02C6" w:rsidRDefault="002A02C6" w:rsidP="002A02C6"/>
    <w:p w14:paraId="5086D629" w14:textId="77777777" w:rsidR="002A02C6" w:rsidRDefault="002A02C6" w:rsidP="002A02C6">
      <w:r>
        <w:t>400.73A1</w:t>
      </w:r>
      <w:r>
        <w:tab/>
        <w:t>Exemplos de ações transitórias incluem:</w:t>
      </w:r>
    </w:p>
    <w:p w14:paraId="5FD2BCF5" w14:textId="77777777" w:rsidR="002A02C6" w:rsidRDefault="002A02C6" w:rsidP="002A02C6">
      <w:r>
        <w:t>revisão por outro auditor do trabalho de auditoria ou do trabalho que não é de asseguração, conforme apropriado;</w:t>
      </w:r>
    </w:p>
    <w:p w14:paraId="32A7E995" w14:textId="77777777" w:rsidR="002A02C6" w:rsidRDefault="002A02C6" w:rsidP="002A02C6">
      <w:r>
        <w:t>revisão, por outro auditor, que não é membro da firma que está emitindo relatório sobre as demonstrações contábeis, sendo equivalente à revisão do controle de qualidade do trabalho;</w:t>
      </w:r>
    </w:p>
    <w:p w14:paraId="6EB8C627" w14:textId="77777777" w:rsidR="002A02C6" w:rsidRDefault="002A02C6" w:rsidP="002A02C6">
      <w:r>
        <w:t>contratação de outra firma para avaliar os resultados do serviço que não é de asseguração, ou encaminhamento do serviço que não é de asseguração para ser refeito por outra firma na extensão necessária para permitir que ela assuma a responsabilidade pelo serviço.</w:t>
      </w:r>
    </w:p>
    <w:p w14:paraId="4196BBE1" w14:textId="77777777" w:rsidR="002A02C6" w:rsidRDefault="002A02C6" w:rsidP="002A02C6"/>
    <w:p w14:paraId="4EB28E5D" w14:textId="77777777" w:rsidR="002A02C6" w:rsidRDefault="002A02C6" w:rsidP="002A02C6">
      <w:r>
        <w:t xml:space="preserve">R400.74 </w:t>
      </w:r>
      <w:r>
        <w:tab/>
        <w:t>A firma pode ter concluído uma quantidade significativa de trabalho referente à auditoria antes da data efetiva da fusão ou aquisição e pode ser capaz de concluir os procedimentos de auditoria restantes em curto período de tempo. Nessas circunstâncias, se os responsáveis pela governança solicitarem que a firma conclua a auditoria apesar de continuar com interesse ou relacionamento identificado no item 400.70A1, a firma deve continuar somente se ela:</w:t>
      </w:r>
    </w:p>
    <w:p w14:paraId="330C67A5" w14:textId="77777777" w:rsidR="002A02C6" w:rsidRDefault="002A02C6" w:rsidP="002A02C6">
      <w:r>
        <w:t>tiver avaliado o nível da ameaça e discutido os resultados com os responsáveis pela governança;</w:t>
      </w:r>
    </w:p>
    <w:p w14:paraId="7DF0E0F5" w14:textId="77777777" w:rsidR="002A02C6" w:rsidRDefault="002A02C6" w:rsidP="002A02C6">
      <w:r>
        <w:t>cumprir com os requisitos do item R400.73(a) a (c); e</w:t>
      </w:r>
    </w:p>
    <w:p w14:paraId="1CF303CD" w14:textId="77777777" w:rsidR="002A02C6" w:rsidRDefault="002A02C6" w:rsidP="002A02C6">
      <w:r>
        <w:t>deixar de ser o auditor até, no máximo, a data de emissão do relatório auditoria.</w:t>
      </w:r>
    </w:p>
    <w:p w14:paraId="31E59F6C" w14:textId="77777777" w:rsidR="002A02C6" w:rsidRDefault="002A02C6" w:rsidP="002A02C6"/>
    <w:p w14:paraId="5121C4CE" w14:textId="77777777" w:rsidR="002A02C6" w:rsidRDefault="002A02C6" w:rsidP="002A02C6">
      <w:r>
        <w:t>Se a objetividade permanecer comprometida</w:t>
      </w:r>
    </w:p>
    <w:p w14:paraId="1787F31F" w14:textId="77777777" w:rsidR="002A02C6" w:rsidRDefault="002A02C6" w:rsidP="002A02C6"/>
    <w:p w14:paraId="5586AF65" w14:textId="77777777" w:rsidR="002A02C6" w:rsidRDefault="002A02C6" w:rsidP="002A02C6">
      <w:r>
        <w:t xml:space="preserve">R400.75 </w:t>
      </w:r>
      <w:r>
        <w:tab/>
        <w:t>Mesmo se todos os requisitos dos itens de R400.71 a R400.74 pudessem ser atendidos, a firma deve determinar se as circunstâncias identificadas no item 400.70A1 criam ameaça que não pode ser tratada porque a objetividade ficaria comprometida. Se esse for o caso, a firma deve deixar de ser o auditor.</w:t>
      </w:r>
    </w:p>
    <w:p w14:paraId="2B03AC4E" w14:textId="77777777" w:rsidR="002A02C6" w:rsidRDefault="002A02C6" w:rsidP="002A02C6"/>
    <w:p w14:paraId="46F5F46B" w14:textId="77777777" w:rsidR="002A02C6" w:rsidRDefault="002A02C6" w:rsidP="002A02C6">
      <w:r>
        <w:t>Documentação</w:t>
      </w:r>
    </w:p>
    <w:p w14:paraId="64AE7CAB" w14:textId="77777777" w:rsidR="002A02C6" w:rsidRDefault="002A02C6" w:rsidP="002A02C6"/>
    <w:p w14:paraId="14F1971F" w14:textId="77777777" w:rsidR="002A02C6" w:rsidRDefault="002A02C6" w:rsidP="002A02C6">
      <w:r>
        <w:t>R400.76</w:t>
      </w:r>
      <w:r>
        <w:tab/>
        <w:t>A firma deve documentar:</w:t>
      </w:r>
    </w:p>
    <w:p w14:paraId="133F426D" w14:textId="77777777" w:rsidR="002A02C6" w:rsidRDefault="002A02C6" w:rsidP="002A02C6">
      <w:r>
        <w:t>quaisquer interesses ou relacionamentos identificados no item 400.70A1 que não serão terminados até a data efetiva da fusão ou da aquisição e as razões pelas quais eles não serão terminados;</w:t>
      </w:r>
    </w:p>
    <w:p w14:paraId="7CE411FB" w14:textId="77777777" w:rsidR="002A02C6" w:rsidRDefault="002A02C6" w:rsidP="002A02C6">
      <w:r>
        <w:t>as ações transitórias aplicadas;</w:t>
      </w:r>
    </w:p>
    <w:p w14:paraId="5492C7D6" w14:textId="77777777" w:rsidR="002A02C6" w:rsidRDefault="002A02C6" w:rsidP="002A02C6">
      <w:r>
        <w:t>os resultados da discussão com os responsáveis pela governança; e</w:t>
      </w:r>
    </w:p>
    <w:p w14:paraId="1E094E1C" w14:textId="77777777" w:rsidR="002A02C6" w:rsidRDefault="002A02C6" w:rsidP="002A02C6">
      <w:r>
        <w:t>as razões pelas quais os interesses e os relacionamentos prévios e atuais não criam ameaça de forma que a objetividade ficaria comprometida.</w:t>
      </w:r>
    </w:p>
    <w:p w14:paraId="66065B31" w14:textId="77777777" w:rsidR="002A02C6" w:rsidRDefault="002A02C6" w:rsidP="002A02C6">
      <w:r>
        <w:t xml:space="preserve"> [Os itens de 400.77 a 400.79 foram intencionalmente deixados em branco].</w:t>
      </w:r>
    </w:p>
    <w:p w14:paraId="1CE54A88" w14:textId="77777777" w:rsidR="002A02C6" w:rsidRDefault="002A02C6" w:rsidP="002A02C6"/>
    <w:p w14:paraId="2369142E" w14:textId="77777777" w:rsidR="002A02C6" w:rsidRDefault="002A02C6" w:rsidP="002A02C6">
      <w:r>
        <w:t>Violação de disposição de independência para trabalhos de auditoria e revisão</w:t>
      </w:r>
    </w:p>
    <w:p w14:paraId="1137FB36" w14:textId="77777777" w:rsidR="002A02C6" w:rsidRDefault="002A02C6" w:rsidP="002A02C6"/>
    <w:p w14:paraId="2BACF992" w14:textId="77777777" w:rsidR="002A02C6" w:rsidRDefault="002A02C6" w:rsidP="002A02C6">
      <w:r>
        <w:t>Quando a firma identifica uma violação</w:t>
      </w:r>
    </w:p>
    <w:p w14:paraId="25EF1D4C" w14:textId="77777777" w:rsidR="002A02C6" w:rsidRDefault="002A02C6" w:rsidP="002A02C6"/>
    <w:p w14:paraId="6143BC7B" w14:textId="77777777" w:rsidR="002A02C6" w:rsidRDefault="002A02C6" w:rsidP="002A02C6">
      <w:r>
        <w:t>R400.80</w:t>
      </w:r>
      <w:r>
        <w:tab/>
        <w:t>Se a firma concluir que ocorreu violação de requisito desta Norma, ela deve:</w:t>
      </w:r>
    </w:p>
    <w:p w14:paraId="7EA2ACA5" w14:textId="77777777" w:rsidR="002A02C6" w:rsidRDefault="002A02C6" w:rsidP="002A02C6">
      <w:r>
        <w:t>terminar, suspender ou eliminar o interesse ou o relacionamento que gerou a violação e tratar as consequências da violação;</w:t>
      </w:r>
    </w:p>
    <w:p w14:paraId="41C640B5" w14:textId="77777777" w:rsidR="002A02C6" w:rsidRDefault="002A02C6" w:rsidP="002A02C6">
      <w:r>
        <w:t>considerar se algum requisito legal ou regulatório se aplica à violação e, se esse for o caso:</w:t>
      </w:r>
    </w:p>
    <w:p w14:paraId="6DAD48E0" w14:textId="77777777" w:rsidR="002A02C6" w:rsidRDefault="002A02C6" w:rsidP="002A02C6">
      <w:r>
        <w:t>cumprir com esses requisitos; e</w:t>
      </w:r>
    </w:p>
    <w:p w14:paraId="2BD1B382" w14:textId="77777777" w:rsidR="002A02C6" w:rsidRDefault="002A02C6" w:rsidP="002A02C6">
      <w:r>
        <w:t>considerar a comunicação da violação ao órgão profissional ou regulador ou autoridade supervisora se essa comunicação for prática comum ou esperada na jurisdição relevante;</w:t>
      </w:r>
    </w:p>
    <w:p w14:paraId="26E05F11" w14:textId="77777777" w:rsidR="002A02C6" w:rsidRDefault="002A02C6" w:rsidP="002A02C6">
      <w:r>
        <w:t>comunicar prontamente a violação de acordo com suas políticas e procedimentos para:</w:t>
      </w:r>
    </w:p>
    <w:p w14:paraId="08ABC4AE" w14:textId="77777777" w:rsidR="002A02C6" w:rsidRDefault="002A02C6" w:rsidP="002A02C6">
      <w:r>
        <w:t>o sócio do trabalho;</w:t>
      </w:r>
    </w:p>
    <w:p w14:paraId="40A4EED9" w14:textId="77777777" w:rsidR="002A02C6" w:rsidRDefault="002A02C6" w:rsidP="002A02C6">
      <w:r>
        <w:t>os responsáveis pelas políticas e pelos procedimentos relacionados com a independência;</w:t>
      </w:r>
    </w:p>
    <w:p w14:paraId="126BD80C" w14:textId="77777777" w:rsidR="002A02C6" w:rsidRDefault="002A02C6" w:rsidP="002A02C6">
      <w:r>
        <w:t>outro pessoal relevante na firma e, quando apropriado, na rede; e</w:t>
      </w:r>
    </w:p>
    <w:p w14:paraId="4E4BF656" w14:textId="77777777" w:rsidR="002A02C6" w:rsidRDefault="002A02C6" w:rsidP="002A02C6">
      <w:r>
        <w:t>aqueles sujeitos aos requisitos de independência nesta Norma que precisam tomar ações apropriadas;</w:t>
      </w:r>
    </w:p>
    <w:p w14:paraId="53362100" w14:textId="77777777" w:rsidR="002A02C6" w:rsidRDefault="002A02C6" w:rsidP="002A02C6">
      <w:r>
        <w:t>avaliar a importância da violação e seu impacto na objetividade e na capacidade da firma de emitir o relatório de auditoria; e</w:t>
      </w:r>
    </w:p>
    <w:p w14:paraId="5E9CDC15" w14:textId="77777777" w:rsidR="002A02C6" w:rsidRDefault="002A02C6" w:rsidP="002A02C6">
      <w:r>
        <w:t>dependendo da importância da violação, determinar:</w:t>
      </w:r>
    </w:p>
    <w:p w14:paraId="42B3FEBA" w14:textId="77777777" w:rsidR="002A02C6" w:rsidRDefault="002A02C6" w:rsidP="002A02C6">
      <w:r>
        <w:t>se o trabalho de auditoria deve ser terminado; ou</w:t>
      </w:r>
    </w:p>
    <w:p w14:paraId="0E3FEB08" w14:textId="77777777" w:rsidR="002A02C6" w:rsidRDefault="002A02C6" w:rsidP="002A02C6">
      <w:r>
        <w:t>se é possível tomar uma ação que trate, de forma satisfatória, as consequências da violação e se essa ação pode ser tomada e é apropriada nas circunstâncias.</w:t>
      </w:r>
    </w:p>
    <w:p w14:paraId="452853FE" w14:textId="77777777" w:rsidR="002A02C6" w:rsidRDefault="002A02C6" w:rsidP="002A02C6">
      <w:r>
        <w:t>Ao fazer essa determinação, a firma deve exercer julgamento profissional e levar em consideração se um terceiro informado e prudente provavelmente concluiria que a objetividade da firma ficaria comprometida e que, portanto, a firma ficaria impossibilitada de emitir o relatório de auditoria.</w:t>
      </w:r>
    </w:p>
    <w:p w14:paraId="372B190E" w14:textId="77777777" w:rsidR="002A02C6" w:rsidRDefault="002A02C6" w:rsidP="002A02C6"/>
    <w:p w14:paraId="0B6D0981" w14:textId="77777777" w:rsidR="002A02C6" w:rsidRDefault="002A02C6" w:rsidP="002A02C6">
      <w:r>
        <w:t>400.80A1</w:t>
      </w:r>
      <w:r>
        <w:tab/>
        <w:t>A violação de disposição desta Norma pode ocorrer apesar de a firma ter políticas e procedimentos elaborados para fornecer segurança razoável de que a independência está mantida. Pode ser necessário terminar o trabalho de auditoria em decorrência da violação.</w:t>
      </w:r>
    </w:p>
    <w:p w14:paraId="71123E0D" w14:textId="77777777" w:rsidR="002A02C6" w:rsidRDefault="002A02C6" w:rsidP="002A02C6"/>
    <w:p w14:paraId="63E36EA8" w14:textId="77777777" w:rsidR="002A02C6" w:rsidRDefault="002A02C6" w:rsidP="002A02C6">
      <w:r>
        <w:t>400.80A2</w:t>
      </w:r>
      <w:r>
        <w:tab/>
        <w:t>A importância da violação e do seu impacto na objetividade e na capacidade da firma de emitir relatório de auditoria depende de fatores como:</w:t>
      </w:r>
    </w:p>
    <w:p w14:paraId="27191FA4" w14:textId="77777777" w:rsidR="002A02C6" w:rsidRDefault="002A02C6" w:rsidP="002A02C6">
      <w:r>
        <w:t>a natureza e a duração da violação;</w:t>
      </w:r>
    </w:p>
    <w:p w14:paraId="09DF8CAE" w14:textId="77777777" w:rsidR="002A02C6" w:rsidRDefault="002A02C6" w:rsidP="002A02C6">
      <w:r>
        <w:t>o número e a natureza das violações anteriores referentes ao trabalho de auditoria atual;</w:t>
      </w:r>
    </w:p>
    <w:p w14:paraId="6024A83B" w14:textId="77777777" w:rsidR="002A02C6" w:rsidRDefault="002A02C6" w:rsidP="002A02C6">
      <w:r>
        <w:t>se um membro da equipe de auditoria tinha conhecimento do interesse ou do relacionamento que gerou a violação;</w:t>
      </w:r>
    </w:p>
    <w:p w14:paraId="7956C209" w14:textId="77777777" w:rsidR="002A02C6" w:rsidRDefault="002A02C6" w:rsidP="002A02C6">
      <w:r>
        <w:t>se a pessoa que gerou a violação é membro da equipe de auditoria ou outra pessoa sujeita aos requisitos de independência;</w:t>
      </w:r>
    </w:p>
    <w:p w14:paraId="105ED4F9" w14:textId="77777777" w:rsidR="002A02C6" w:rsidRDefault="002A02C6" w:rsidP="002A02C6">
      <w:r>
        <w:t>se a violação está relacionada com membro da equipe de auditoria, a função dessa pessoa;</w:t>
      </w:r>
    </w:p>
    <w:p w14:paraId="211D181F" w14:textId="77777777" w:rsidR="002A02C6" w:rsidRDefault="002A02C6" w:rsidP="002A02C6">
      <w:r>
        <w:t>se a violação foi criada pela prestação de serviço profissional, o impacto desse serviço, se houver, nos registros contábeis ou nos valores registrados nas demonstrações contábeis sobre as quais a firma emitirá uma opinião;</w:t>
      </w:r>
    </w:p>
    <w:p w14:paraId="7433118F" w14:textId="77777777" w:rsidR="002A02C6" w:rsidRDefault="002A02C6" w:rsidP="002A02C6">
      <w:r>
        <w:t>a extensão das ameaças de interesse próprio, defesa de interesse do cliente, intimidação ou outras ameaças criadas pela violação.</w:t>
      </w:r>
    </w:p>
    <w:p w14:paraId="663592E8" w14:textId="77777777" w:rsidR="002A02C6" w:rsidRDefault="002A02C6" w:rsidP="002A02C6"/>
    <w:p w14:paraId="3051C724" w14:textId="77777777" w:rsidR="002A02C6" w:rsidRDefault="002A02C6" w:rsidP="002A02C6">
      <w:r>
        <w:t>400.80A3</w:t>
      </w:r>
      <w:r>
        <w:tab/>
        <w:t>Dependendo da importância da violação, os exemplos de ações que a firma pode considerar para tratar a ameaça de forma satisfatória incluem:</w:t>
      </w:r>
    </w:p>
    <w:p w14:paraId="4C518964" w14:textId="77777777" w:rsidR="002A02C6" w:rsidRDefault="002A02C6" w:rsidP="002A02C6">
      <w:r>
        <w:t>remover a pessoa relevante da equipe de auditoria;</w:t>
      </w:r>
    </w:p>
    <w:p w14:paraId="6F10AEF2" w14:textId="77777777" w:rsidR="002A02C6" w:rsidRDefault="002A02C6" w:rsidP="002A02C6">
      <w:r>
        <w:t>utilizar diferentes pessoas para conduzir uma revisão adicional do trabalho de auditoria afetado ou refazer esse trabalho na extensão necessária;</w:t>
      </w:r>
    </w:p>
    <w:p w14:paraId="6E147026" w14:textId="77777777" w:rsidR="002A02C6" w:rsidRDefault="002A02C6" w:rsidP="002A02C6">
      <w:r>
        <w:t>recomendar que o cliente de auditoria contrate outra firma para revisar ou refazer o trabalho de auditoria afetado na extensão necessária;</w:t>
      </w:r>
    </w:p>
    <w:p w14:paraId="211F53EC" w14:textId="77777777" w:rsidR="002A02C6" w:rsidRDefault="002A02C6" w:rsidP="002A02C6">
      <w:r>
        <w:t>se a violação está relacionada com serviço que não é de asseguração que afeta os registros contábeis ou o valor registrado nas demonstrações contábeis, contratar outra firma para avaliar os resultados do serviço que não é de asseguração ou outra firma refazer o serviço que não é de asseguração na extensão necessária para permitir que outra firma assuma a responsabilidade pelo serviço.</w:t>
      </w:r>
    </w:p>
    <w:p w14:paraId="49E350C9" w14:textId="77777777" w:rsidR="002A02C6" w:rsidRDefault="002A02C6" w:rsidP="002A02C6"/>
    <w:p w14:paraId="309F16DF" w14:textId="77777777" w:rsidR="002A02C6" w:rsidRDefault="002A02C6" w:rsidP="002A02C6">
      <w:r>
        <w:t>R400.81</w:t>
      </w:r>
      <w:r>
        <w:tab/>
        <w:t>Se a firma determinar que nenhuma ação possa ser tomada para tratar as consequências da violação de forma satisfatória, a firma deve informar os responsáveis pela governança assim que possível e tomar as providências necessárias para terminar o trabalho de auditoria em cumprimento com os requisitos legais ou regulatórios aplicáveis. Quando as leis ou os regulamentos não permitirem terminar o trabalho, a firma deve cumprir com todos os requisitos de apresentação de relatório ou divulgação.</w:t>
      </w:r>
    </w:p>
    <w:p w14:paraId="623D3968" w14:textId="77777777" w:rsidR="002A02C6" w:rsidRDefault="002A02C6" w:rsidP="002A02C6"/>
    <w:p w14:paraId="61D04729" w14:textId="77777777" w:rsidR="002A02C6" w:rsidRDefault="002A02C6" w:rsidP="002A02C6">
      <w:r>
        <w:t>R400.82</w:t>
      </w:r>
      <w:r>
        <w:tab/>
        <w:t>Se a firma determinar que possa ser tomada uma ação para tratar as consequências da violação de forma satisfatória, a firma deve discutir com os responsáveis pela governança sobre:</w:t>
      </w:r>
    </w:p>
    <w:p w14:paraId="0E46DDD1" w14:textId="77777777" w:rsidR="002A02C6" w:rsidRDefault="002A02C6" w:rsidP="002A02C6">
      <w:r>
        <w:t>a importância da violação, incluindo sua natureza e duração;</w:t>
      </w:r>
    </w:p>
    <w:p w14:paraId="4FB8604F" w14:textId="77777777" w:rsidR="002A02C6" w:rsidRDefault="002A02C6" w:rsidP="002A02C6">
      <w:r>
        <w:t>como a violação ocorreu e o modo como ele foi identificado;</w:t>
      </w:r>
    </w:p>
    <w:p w14:paraId="6F53982E" w14:textId="77777777" w:rsidR="002A02C6" w:rsidRDefault="002A02C6" w:rsidP="002A02C6">
      <w:r>
        <w:t>a ação proposta ou tomada e porque a ação trata, de forma satisfatória, as consequências da violação e permite que a firma emita o relatório de auditoria;</w:t>
      </w:r>
    </w:p>
    <w:p w14:paraId="7502029C" w14:textId="77777777" w:rsidR="002A02C6" w:rsidRDefault="002A02C6" w:rsidP="002A02C6">
      <w:r>
        <w:t>a conclusão de que, no julgamento profissional da firma, a objetividade não foi comprometida e a fundamentação para essa conclusão; e</w:t>
      </w:r>
    </w:p>
    <w:p w14:paraId="692B1C12" w14:textId="77777777" w:rsidR="002A02C6" w:rsidRDefault="002A02C6" w:rsidP="002A02C6">
      <w:r>
        <w:t>quaisquer providências propostas ou tomadas pela firma para reduzir ou evitar o risco de ocorrência de mais violações.</w:t>
      </w:r>
    </w:p>
    <w:p w14:paraId="35E0D30E" w14:textId="77777777" w:rsidR="002A02C6" w:rsidRDefault="002A02C6" w:rsidP="002A02C6">
      <w:r>
        <w:t>Essa discussão deve ocorrer o quanto antes, a menos que os responsáveis pela governança especifiquem um momento alternativo para a comunicação de violações menos significativas.</w:t>
      </w:r>
    </w:p>
    <w:p w14:paraId="0D0D84E0" w14:textId="77777777" w:rsidR="002A02C6" w:rsidRDefault="002A02C6" w:rsidP="002A02C6"/>
    <w:p w14:paraId="5AAF2F1C" w14:textId="77777777" w:rsidR="002A02C6" w:rsidRDefault="002A02C6" w:rsidP="002A02C6">
      <w:r>
        <w:t>Comunicação de violação aos responsáveis pela governança</w:t>
      </w:r>
    </w:p>
    <w:p w14:paraId="0DAF25AF" w14:textId="77777777" w:rsidR="002A02C6" w:rsidRDefault="002A02C6" w:rsidP="002A02C6"/>
    <w:p w14:paraId="13455C41" w14:textId="77777777" w:rsidR="002A02C6" w:rsidRDefault="002A02C6" w:rsidP="002A02C6">
      <w:r>
        <w:t>400.83A1</w:t>
      </w:r>
      <w:r>
        <w:tab/>
        <w:t>Os itens R300.9 e R300.10 da NC PG 300 descrevem os requisitos referentes à comunicação com os responsáveis pela governança.</w:t>
      </w:r>
    </w:p>
    <w:p w14:paraId="66F0ED7F" w14:textId="77777777" w:rsidR="002A02C6" w:rsidRDefault="002A02C6" w:rsidP="002A02C6"/>
    <w:p w14:paraId="43D410B4" w14:textId="77777777" w:rsidR="002A02C6" w:rsidRDefault="002A02C6" w:rsidP="002A02C6">
      <w:r>
        <w:t>R400.84</w:t>
      </w:r>
      <w:r>
        <w:tab/>
        <w:t>Com relação a violações, a firma deve comunicar, por escrito, aos responsáveis pela governança:</w:t>
      </w:r>
    </w:p>
    <w:p w14:paraId="3991B4FD" w14:textId="77777777" w:rsidR="002A02C6" w:rsidRDefault="002A02C6" w:rsidP="002A02C6">
      <w:r>
        <w:t>todos os assuntos discutidos de acordo com o item R400.82 e obter a concordância dos responsáveis pela governança de que ações podem ser ou foram tomadas para tratar as consequências da violação de forma satisfatória; e</w:t>
      </w:r>
    </w:p>
    <w:p w14:paraId="25D92175" w14:textId="77777777" w:rsidR="002A02C6" w:rsidRDefault="002A02C6" w:rsidP="002A02C6">
      <w:r>
        <w:t>a descrição:</w:t>
      </w:r>
    </w:p>
    <w:p w14:paraId="15E54D4A" w14:textId="77777777" w:rsidR="002A02C6" w:rsidRDefault="002A02C6" w:rsidP="002A02C6">
      <w:r>
        <w:t>das políticas e dos procedimentos da firma relevantes para a violação elaborados para fornecer segurança razoável de que a independência está mantida; e</w:t>
      </w:r>
    </w:p>
    <w:p w14:paraId="18D2C3D0" w14:textId="77777777" w:rsidR="002A02C6" w:rsidRDefault="002A02C6" w:rsidP="002A02C6">
      <w:r>
        <w:t>de todas as providências propostas ou tomadas pela firma para reduzir ou evitar o risco de ocorrência de mais violações.</w:t>
      </w:r>
    </w:p>
    <w:p w14:paraId="68AEB151" w14:textId="77777777" w:rsidR="002A02C6" w:rsidRDefault="002A02C6" w:rsidP="002A02C6"/>
    <w:p w14:paraId="10D55775" w14:textId="77777777" w:rsidR="002A02C6" w:rsidRDefault="002A02C6" w:rsidP="002A02C6">
      <w:r>
        <w:t xml:space="preserve">R400.85 </w:t>
      </w:r>
      <w:r>
        <w:tab/>
        <w:t>Se os responsáveis pela governança não concordarem de que a ação proposta pela firma, de acordo com o item R400.80(e)(ii), trata as consequências da violação de forma satisfatória, a firma deve tomar as providências necessárias para terminar o trabalho de auditoria, de acordo com o item R400.81.</w:t>
      </w:r>
    </w:p>
    <w:p w14:paraId="6388CD9D" w14:textId="77777777" w:rsidR="002A02C6" w:rsidRDefault="002A02C6" w:rsidP="002A02C6"/>
    <w:p w14:paraId="1244DD06" w14:textId="77777777" w:rsidR="002A02C6" w:rsidRDefault="002A02C6" w:rsidP="002A02C6">
      <w:r>
        <w:t>Violações anteriores à emissão do relatório de auditoria anterior</w:t>
      </w:r>
    </w:p>
    <w:p w14:paraId="76DFF29D" w14:textId="77777777" w:rsidR="002A02C6" w:rsidRDefault="002A02C6" w:rsidP="002A02C6"/>
    <w:p w14:paraId="086B5D29" w14:textId="77777777" w:rsidR="002A02C6" w:rsidRDefault="002A02C6" w:rsidP="002A02C6">
      <w:r>
        <w:t xml:space="preserve">R400.86 </w:t>
      </w:r>
      <w:r>
        <w:tab/>
        <w:t>Se a violação ocorreu antes da emissão do relatório de auditoria anterior, a firma deve cumprir com as disposições desta Norma na avaliação da importância da violação e do seu impacto na objetividade e na capacidade da firma de emitir o relatório de auditoria no período atual.</w:t>
      </w:r>
    </w:p>
    <w:p w14:paraId="19E1A592" w14:textId="77777777" w:rsidR="002A02C6" w:rsidRDefault="002A02C6" w:rsidP="002A02C6"/>
    <w:p w14:paraId="009983F2" w14:textId="77777777" w:rsidR="002A02C6" w:rsidRDefault="002A02C6" w:rsidP="002A02C6">
      <w:r>
        <w:t>R400.87</w:t>
      </w:r>
      <w:r>
        <w:tab/>
        <w:t>A firma também deve:</w:t>
      </w:r>
    </w:p>
    <w:p w14:paraId="1C678D58" w14:textId="77777777" w:rsidR="002A02C6" w:rsidRDefault="002A02C6" w:rsidP="002A02C6">
      <w:r>
        <w:t>considerar o impacto da violação, se houver, na objetividade da firma em relação a quaisquer relatórios de auditoria previamente emitidos e à possibilidade de retirar esses relatórios de auditoria; e</w:t>
      </w:r>
    </w:p>
    <w:p w14:paraId="4BA625D0" w14:textId="77777777" w:rsidR="002A02C6" w:rsidRDefault="002A02C6" w:rsidP="002A02C6">
      <w:r>
        <w:t>discutir o assunto com os responsáveis pela governança.</w:t>
      </w:r>
    </w:p>
    <w:p w14:paraId="40056E6C" w14:textId="77777777" w:rsidR="002A02C6" w:rsidRDefault="002A02C6" w:rsidP="002A02C6"/>
    <w:p w14:paraId="2B69FCE7" w14:textId="77777777" w:rsidR="002A02C6" w:rsidRDefault="002A02C6" w:rsidP="002A02C6">
      <w:r>
        <w:t>Documentação</w:t>
      </w:r>
    </w:p>
    <w:p w14:paraId="1C17F154" w14:textId="77777777" w:rsidR="002A02C6" w:rsidRDefault="002A02C6" w:rsidP="002A02C6"/>
    <w:p w14:paraId="5D91DAF6" w14:textId="77777777" w:rsidR="002A02C6" w:rsidRDefault="002A02C6" w:rsidP="002A02C6">
      <w:r>
        <w:t>R400.88</w:t>
      </w:r>
      <w:r>
        <w:tab/>
        <w:t>Ao cumprir com os requisitos nos itens de R400.80 a R400.87, a firma deve documentar:</w:t>
      </w:r>
    </w:p>
    <w:p w14:paraId="3F89F917" w14:textId="77777777" w:rsidR="002A02C6" w:rsidRDefault="002A02C6" w:rsidP="002A02C6">
      <w:r>
        <w:t>a violação;</w:t>
      </w:r>
    </w:p>
    <w:p w14:paraId="2B25CC83" w14:textId="77777777" w:rsidR="002A02C6" w:rsidRDefault="002A02C6" w:rsidP="002A02C6">
      <w:r>
        <w:t>as ações tomadas;</w:t>
      </w:r>
    </w:p>
    <w:p w14:paraId="6423794E" w14:textId="77777777" w:rsidR="002A02C6" w:rsidRDefault="002A02C6" w:rsidP="002A02C6">
      <w:r>
        <w:t>as principais decisões tomadas;</w:t>
      </w:r>
    </w:p>
    <w:p w14:paraId="3FF19C9F" w14:textId="77777777" w:rsidR="002A02C6" w:rsidRDefault="002A02C6" w:rsidP="002A02C6">
      <w:r>
        <w:t>todos os assuntos discutidos com os responsáveis pela governança; e</w:t>
      </w:r>
    </w:p>
    <w:p w14:paraId="33126032" w14:textId="77777777" w:rsidR="002A02C6" w:rsidRDefault="002A02C6" w:rsidP="002A02C6">
      <w:r>
        <w:t>quaisquer discussões com o órgão profissional ou regulador ou autoridade supervisora.</w:t>
      </w:r>
    </w:p>
    <w:p w14:paraId="63012F3C" w14:textId="77777777" w:rsidR="002A02C6" w:rsidRDefault="002A02C6" w:rsidP="002A02C6"/>
    <w:p w14:paraId="3F7DFF2B" w14:textId="77777777" w:rsidR="002A02C6" w:rsidRDefault="002A02C6" w:rsidP="002A02C6">
      <w:r>
        <w:t>R400.89</w:t>
      </w:r>
      <w:r>
        <w:tab/>
        <w:t>Se a firma continuar o trabalho de auditoria, ela deve documentar:</w:t>
      </w:r>
    </w:p>
    <w:p w14:paraId="5FB2DD73" w14:textId="77777777" w:rsidR="002A02C6" w:rsidRDefault="002A02C6" w:rsidP="002A02C6">
      <w:r>
        <w:t>a conclusão de que, no julgamento profissional da firma, a objetividade não foi comprometida; e</w:t>
      </w:r>
    </w:p>
    <w:p w14:paraId="6BE673E5" w14:textId="77777777" w:rsidR="002A02C6" w:rsidRDefault="002A02C6" w:rsidP="002A02C6">
      <w:r>
        <w:t>a fundamentação pela qual a ação tomada tratou, de forma satisfatória, as consequências da violação de forma que a firma pudesse emitir o relatório de auditoria.</w:t>
      </w:r>
    </w:p>
    <w:p w14:paraId="02F90059" w14:textId="77777777" w:rsidR="002A02C6" w:rsidRDefault="002A02C6" w:rsidP="002A02C6"/>
    <w:p w14:paraId="258EF607" w14:textId="77777777" w:rsidR="002A02C6" w:rsidRDefault="002A02C6" w:rsidP="002A02C6">
      <w:r>
        <w:t>SEÇÃO 410 – HONORÁRIOS</w:t>
      </w:r>
    </w:p>
    <w:p w14:paraId="78813E03" w14:textId="77777777" w:rsidR="002A02C6" w:rsidRDefault="002A02C6" w:rsidP="002A02C6"/>
    <w:p w14:paraId="1134F746" w14:textId="77777777" w:rsidR="002A02C6" w:rsidRDefault="002A02C6" w:rsidP="002A02C6">
      <w:r>
        <w:t>Introdução</w:t>
      </w:r>
    </w:p>
    <w:p w14:paraId="37FEE769" w14:textId="77777777" w:rsidR="002A02C6" w:rsidRDefault="002A02C6" w:rsidP="002A02C6"/>
    <w:p w14:paraId="49007CB6" w14:textId="77777777" w:rsidR="002A02C6" w:rsidRDefault="002A02C6" w:rsidP="002A02C6">
      <w:r>
        <w:t xml:space="preserve">410.1 </w:t>
      </w:r>
      <w:r>
        <w:tab/>
        <w:t>A firma deve cumprir com os princípios fundamentais, ser independente e aplicar a estrutura conceitual descrita na Seção 120 da NBC PG 100 para identificar, avaliar e tratar ameaças à independência.</w:t>
      </w:r>
    </w:p>
    <w:p w14:paraId="32BD3C97" w14:textId="77777777" w:rsidR="002A02C6" w:rsidRDefault="002A02C6" w:rsidP="002A02C6"/>
    <w:p w14:paraId="20CA4AF8" w14:textId="77777777" w:rsidR="002A02C6" w:rsidRDefault="002A02C6" w:rsidP="002A02C6">
      <w:r>
        <w:t xml:space="preserve">410.2 </w:t>
      </w:r>
      <w:r>
        <w:tab/>
        <w:t>A natureza e o nível dos honorários e de outros tipos de remuneração podem criar uma ameaça de interesse próprio ou de intimidação. Esta Seção descreve os requisitos específicos e o material de aplicação pertinentes para a aplicação da estrutura conceitual nessas circunstâncias.</w:t>
      </w:r>
    </w:p>
    <w:p w14:paraId="0BAAC4F8" w14:textId="77777777" w:rsidR="002A02C6" w:rsidRDefault="002A02C6" w:rsidP="002A02C6"/>
    <w:p w14:paraId="31530C67" w14:textId="77777777" w:rsidR="002A02C6" w:rsidRDefault="002A02C6" w:rsidP="002A02C6">
      <w:r>
        <w:t>Requisitos e material de aplicação</w:t>
      </w:r>
    </w:p>
    <w:p w14:paraId="5A0F88A2" w14:textId="77777777" w:rsidR="002A02C6" w:rsidRDefault="002A02C6" w:rsidP="002A02C6"/>
    <w:p w14:paraId="20F9980E" w14:textId="77777777" w:rsidR="002A02C6" w:rsidRDefault="002A02C6" w:rsidP="002A02C6">
      <w:r>
        <w:t>Honorários – Tamanho relativo</w:t>
      </w:r>
    </w:p>
    <w:p w14:paraId="224B0577" w14:textId="77777777" w:rsidR="002A02C6" w:rsidRDefault="002A02C6" w:rsidP="002A02C6"/>
    <w:p w14:paraId="331D586F" w14:textId="77777777" w:rsidR="002A02C6" w:rsidRDefault="002A02C6" w:rsidP="002A02C6">
      <w:r>
        <w:t>Todos os clientes de auditoria</w:t>
      </w:r>
    </w:p>
    <w:p w14:paraId="07D668A1" w14:textId="77777777" w:rsidR="002A02C6" w:rsidRDefault="002A02C6" w:rsidP="002A02C6"/>
    <w:p w14:paraId="477894D9" w14:textId="77777777" w:rsidR="002A02C6" w:rsidRDefault="002A02C6" w:rsidP="002A02C6">
      <w:r>
        <w:t xml:space="preserve">410.3A1 </w:t>
      </w:r>
      <w:r>
        <w:tab/>
        <w:t>Quando o total de honorários gerados de um cliente de auditoria pela firma que emite a opinião de auditoria representa grande proporção do total de honorários dessa firma, a dependência nesse cliente e a preocupação em perdê-lo criam uma ameaça de interesse próprio ou de intimidação.</w:t>
      </w:r>
    </w:p>
    <w:p w14:paraId="77F310AF" w14:textId="77777777" w:rsidR="002A02C6" w:rsidRDefault="002A02C6" w:rsidP="002A02C6"/>
    <w:p w14:paraId="42D41132" w14:textId="77777777" w:rsidR="002A02C6" w:rsidRDefault="002A02C6" w:rsidP="002A02C6">
      <w:r>
        <w:t>410.3A2</w:t>
      </w:r>
      <w:r>
        <w:tab/>
        <w:t>Os fatores relevantes na avaliação do nível dessas ameaças incluem:</w:t>
      </w:r>
    </w:p>
    <w:p w14:paraId="5CA47C4F" w14:textId="77777777" w:rsidR="002A02C6" w:rsidRDefault="002A02C6" w:rsidP="002A02C6">
      <w:r>
        <w:t>a estrutura operacional da firma;</w:t>
      </w:r>
    </w:p>
    <w:p w14:paraId="2D41D80A" w14:textId="77777777" w:rsidR="002A02C6" w:rsidRDefault="002A02C6" w:rsidP="002A02C6">
      <w:r>
        <w:t>se a firma é bem estabelecida ou nova;</w:t>
      </w:r>
    </w:p>
    <w:p w14:paraId="5209BC57" w14:textId="77777777" w:rsidR="002A02C6" w:rsidRDefault="002A02C6" w:rsidP="002A02C6">
      <w:r>
        <w:t>a importância do cliente para a firma em termos qualitativos e/ou quantitativos.</w:t>
      </w:r>
    </w:p>
    <w:p w14:paraId="5A8B4519" w14:textId="77777777" w:rsidR="002A02C6" w:rsidRDefault="002A02C6" w:rsidP="002A02C6"/>
    <w:p w14:paraId="2BE6B4B6" w14:textId="77777777" w:rsidR="002A02C6" w:rsidRDefault="002A02C6" w:rsidP="002A02C6">
      <w:r>
        <w:t xml:space="preserve">410.3A3 </w:t>
      </w:r>
      <w:r>
        <w:tab/>
        <w:t>Um exemplo de ação que pode ser uma salvaguarda no tratamento dessa ameaça de interesse próprio ou de intimidação é o aumento da base de clientes da firma para reduzir a dependência no cliente de auditoria.</w:t>
      </w:r>
    </w:p>
    <w:p w14:paraId="4CAF81C8" w14:textId="77777777" w:rsidR="002A02C6" w:rsidRDefault="002A02C6" w:rsidP="002A02C6"/>
    <w:p w14:paraId="0412C36E" w14:textId="77777777" w:rsidR="002A02C6" w:rsidRDefault="002A02C6" w:rsidP="002A02C6">
      <w:r>
        <w:t xml:space="preserve">410.3A4 </w:t>
      </w:r>
      <w:r>
        <w:tab/>
        <w:t>A ameaça de interesse próprio ou de intimidação é também criada quando os honorários de um cliente de auditoria gerados pela firma representam uma grande proporção da receita de sócio ou escritório da firma.</w:t>
      </w:r>
    </w:p>
    <w:p w14:paraId="5EE00A68" w14:textId="77777777" w:rsidR="002A02C6" w:rsidRDefault="002A02C6" w:rsidP="002A02C6"/>
    <w:p w14:paraId="53FC2181" w14:textId="77777777" w:rsidR="002A02C6" w:rsidRDefault="002A02C6" w:rsidP="002A02C6">
      <w:r>
        <w:t>410.3A5</w:t>
      </w:r>
      <w:r>
        <w:tab/>
        <w:t>Os fatores que são relevantes na avaliação do nível dessas ameaças incluem:</w:t>
      </w:r>
    </w:p>
    <w:p w14:paraId="0A9E3705" w14:textId="77777777" w:rsidR="002A02C6" w:rsidRDefault="002A02C6" w:rsidP="002A02C6">
      <w:r>
        <w:t>a importância do cliente para o sócio ou escritório em termos qualitativos e/ou quantitativos;</w:t>
      </w:r>
    </w:p>
    <w:p w14:paraId="72B17688" w14:textId="77777777" w:rsidR="002A02C6" w:rsidRDefault="002A02C6" w:rsidP="002A02C6">
      <w:r>
        <w:t>a extensão na qual a remuneração do sócio, ou dos sócios do escritório, depende dos honorários gerados pelo cliente.</w:t>
      </w:r>
    </w:p>
    <w:p w14:paraId="1D1D36B2" w14:textId="77777777" w:rsidR="002A02C6" w:rsidRDefault="002A02C6" w:rsidP="002A02C6"/>
    <w:p w14:paraId="04C804BD" w14:textId="77777777" w:rsidR="002A02C6" w:rsidRDefault="002A02C6" w:rsidP="002A02C6">
      <w:r>
        <w:t xml:space="preserve">410.3A6 </w:t>
      </w:r>
      <w:r>
        <w:tab/>
        <w:t>Exemplos de ações que podem ser salvaguardas no tratamento de ameaças de interesse próprio ou de intimidação incluem:</w:t>
      </w:r>
    </w:p>
    <w:p w14:paraId="086A715F" w14:textId="77777777" w:rsidR="002A02C6" w:rsidRDefault="002A02C6" w:rsidP="002A02C6">
      <w:r>
        <w:t>aumentar a base de clientes do sócio ou escritório para reduzir a dependência no cliente de auditoria;</w:t>
      </w:r>
    </w:p>
    <w:p w14:paraId="768C1184" w14:textId="77777777" w:rsidR="002A02C6" w:rsidRDefault="002A02C6" w:rsidP="002A02C6">
      <w:r>
        <w:t>revisor apropriado que não participou do trabalho de auditoria revisar o trabalho.</w:t>
      </w:r>
    </w:p>
    <w:p w14:paraId="7688E425" w14:textId="77777777" w:rsidR="002A02C6" w:rsidRDefault="002A02C6" w:rsidP="002A02C6"/>
    <w:p w14:paraId="7CA54E8F" w14:textId="77777777" w:rsidR="002A02C6" w:rsidRDefault="002A02C6" w:rsidP="002A02C6">
      <w:r>
        <w:t>Cliente de auditoria que é entidade de interesse público</w:t>
      </w:r>
    </w:p>
    <w:p w14:paraId="6CC3AC2C" w14:textId="77777777" w:rsidR="002A02C6" w:rsidRDefault="002A02C6" w:rsidP="002A02C6"/>
    <w:p w14:paraId="29B1074D" w14:textId="77777777" w:rsidR="002A02C6" w:rsidRDefault="002A02C6" w:rsidP="002A02C6">
      <w:r>
        <w:t xml:space="preserve">R410.4 </w:t>
      </w:r>
      <w:r>
        <w:tab/>
        <w:t>Quando o cliente de auditoria é entidade de interesse público e, por dois anos consecutivos, o total de honorários do cliente e de suas entidades relacionadas representa mais de 15% do total de honorários recebidos pela firma que expressa a opinião sobre as demonstrações contábeis do cliente, a firma deve:</w:t>
      </w:r>
    </w:p>
    <w:p w14:paraId="0771DD6F" w14:textId="77777777" w:rsidR="002A02C6" w:rsidRDefault="002A02C6" w:rsidP="002A02C6">
      <w:r>
        <w:t>divulgar para os responsáveis pela governança do cliente de auditoria o fato de que o total desses honorários representa mais de 15% do total de honorários recebidos pela firma; e</w:t>
      </w:r>
    </w:p>
    <w:p w14:paraId="3648913D" w14:textId="77777777" w:rsidR="002A02C6" w:rsidRDefault="002A02C6" w:rsidP="002A02C6">
      <w:r>
        <w:t>discutir se uma das ações a seguir pode ser uma salvaguarda no tratamento da ameaça criada pelo total de honorários recebidos do cliente pela firma e, se for o caso, aplicá-la:</w:t>
      </w:r>
    </w:p>
    <w:p w14:paraId="18F8A78E" w14:textId="77777777" w:rsidR="002A02C6" w:rsidRDefault="002A02C6" w:rsidP="002A02C6">
      <w:r>
        <w:t>antes da emissão da opinião de auditoria sobre as demonstrações contábeis do segundo exercício, um profissional da contabilidade, que não é membro da firma que expressa a opinião sobre as demonstrações contábeis, realiza a revisão do controle de qualidade do trabalho, ou órgão profissional realiza a revisão desse trabalho que é equivalente à revisão do controle de qualidade do trabalho (revisão anterior à emissão); ou</w:t>
      </w:r>
    </w:p>
    <w:p w14:paraId="1640B6A0" w14:textId="77777777" w:rsidR="002A02C6" w:rsidRDefault="002A02C6" w:rsidP="002A02C6">
      <w:r>
        <w:t>após a emissão da opinião de auditoria sobre as demonstrações contábeis do segundo exercício, e antes da emissão da opinião de auditoria sobre as demonstrações contábeis do terceiro exercício, um profissional da contabilidade, que não é membro da firma que expressa a opinião sobre as demonstrações contábeis, ou órgão profissional, realiza a revisão da auditoria do segundo exercício que é equivalente à revisão do controle de qualidade do trabalho (revisão posterior à emissão).</w:t>
      </w:r>
    </w:p>
    <w:p w14:paraId="4BAAC8E7" w14:textId="77777777" w:rsidR="002A02C6" w:rsidRDefault="002A02C6" w:rsidP="002A02C6"/>
    <w:p w14:paraId="71EA2945" w14:textId="77777777" w:rsidR="002A02C6" w:rsidRDefault="002A02C6" w:rsidP="002A02C6">
      <w:r>
        <w:t xml:space="preserve">R410.5 </w:t>
      </w:r>
      <w:r>
        <w:tab/>
        <w:t>Quando o total de honorários descrito no item R410.4 exceder significativamente a 15%, a firma deve determinar se o nível da ameaça é tal a ponto de que uma revisão posterior à emissão não reduziria a ameaça a um nível aceitável. Se esse for o caso, a firma deve fazer uma revisão anterior à emissão.</w:t>
      </w:r>
    </w:p>
    <w:p w14:paraId="3F3E36B9" w14:textId="77777777" w:rsidR="002A02C6" w:rsidRDefault="002A02C6" w:rsidP="002A02C6"/>
    <w:p w14:paraId="50C63E62" w14:textId="77777777" w:rsidR="002A02C6" w:rsidRDefault="002A02C6" w:rsidP="002A02C6">
      <w:r>
        <w:t>R410.6</w:t>
      </w:r>
      <w:r>
        <w:tab/>
        <w:t>Se os honorários descritos no item R410.4 continuarem a exceder 15%, a firma deve a cada ano:</w:t>
      </w:r>
    </w:p>
    <w:p w14:paraId="60541402" w14:textId="77777777" w:rsidR="002A02C6" w:rsidRDefault="002A02C6" w:rsidP="002A02C6">
      <w:r>
        <w:t>divulgar e discutir com os responsáveis pela governança os assuntos descritos no item R410.4; e</w:t>
      </w:r>
    </w:p>
    <w:p w14:paraId="14908BD6" w14:textId="77777777" w:rsidR="002A02C6" w:rsidRDefault="002A02C6" w:rsidP="002A02C6">
      <w:r>
        <w:t>cumprir com os itens R410.4(b) e R410.5.</w:t>
      </w:r>
    </w:p>
    <w:p w14:paraId="085154EE" w14:textId="77777777" w:rsidR="002A02C6" w:rsidRDefault="002A02C6" w:rsidP="002A02C6"/>
    <w:p w14:paraId="3333ED2D" w14:textId="77777777" w:rsidR="002A02C6" w:rsidRDefault="002A02C6" w:rsidP="002A02C6">
      <w:r>
        <w:t xml:space="preserve">Honorários vencidos </w:t>
      </w:r>
    </w:p>
    <w:p w14:paraId="6A1EB275" w14:textId="77777777" w:rsidR="002A02C6" w:rsidRDefault="002A02C6" w:rsidP="002A02C6"/>
    <w:p w14:paraId="36B12DE9" w14:textId="77777777" w:rsidR="002A02C6" w:rsidRDefault="002A02C6" w:rsidP="002A02C6">
      <w:r>
        <w:t xml:space="preserve">410.7A1 </w:t>
      </w:r>
      <w:r>
        <w:tab/>
        <w:t>Uma ameaça de interesse próprio pode ser criada se parte significativa dos honorários não for paga antes da emissão do relatório de auditoria do exercício seguinte. Geralmente, espera-se que a firma exija o pagamento desses honorários antes da emissão desse relatório de auditoria. Os requisitos e o material de aplicação descritos na Seção 511 relacionados com empréstimos e garantias também podem ser aplicados em situações em que haja honorários não pagos.</w:t>
      </w:r>
    </w:p>
    <w:p w14:paraId="463B23B4" w14:textId="77777777" w:rsidR="002A02C6" w:rsidRDefault="002A02C6" w:rsidP="002A02C6"/>
    <w:p w14:paraId="65D584FC" w14:textId="77777777" w:rsidR="002A02C6" w:rsidRDefault="002A02C6" w:rsidP="002A02C6">
      <w:r>
        <w:t>410.7A2</w:t>
      </w:r>
      <w:r>
        <w:tab/>
        <w:t>Exemplos de ações que podem ser salvaguardas no tratamento dessa ameaça de interesse próprio incluem:</w:t>
      </w:r>
    </w:p>
    <w:p w14:paraId="4B5B9428" w14:textId="77777777" w:rsidR="002A02C6" w:rsidRDefault="002A02C6" w:rsidP="002A02C6">
      <w:r>
        <w:t>obter o pagamento parcial dos honorários vencidos;</w:t>
      </w:r>
    </w:p>
    <w:p w14:paraId="134FAFDB" w14:textId="77777777" w:rsidR="002A02C6" w:rsidRDefault="002A02C6" w:rsidP="002A02C6">
      <w:r>
        <w:t>o revisor apropriado que não tenha participado do trabalho de auditoria revisar o trabalho realizado.</w:t>
      </w:r>
    </w:p>
    <w:p w14:paraId="731A188E" w14:textId="77777777" w:rsidR="002A02C6" w:rsidRDefault="002A02C6" w:rsidP="002A02C6"/>
    <w:p w14:paraId="4B2D0209" w14:textId="77777777" w:rsidR="002A02C6" w:rsidRDefault="002A02C6" w:rsidP="002A02C6">
      <w:r>
        <w:t>R410.8</w:t>
      </w:r>
      <w:r>
        <w:tab/>
        <w:t>Quando parte significativa dos honorários devidos por cliente de auditoria permanece não paga por longo período de tempo, a firma deve determinar:</w:t>
      </w:r>
    </w:p>
    <w:p w14:paraId="18B3F641" w14:textId="77777777" w:rsidR="002A02C6" w:rsidRDefault="002A02C6" w:rsidP="002A02C6">
      <w:r>
        <w:t>se os honorários vencidos podem ser equivalentes a empréstimo para o cliente; e</w:t>
      </w:r>
    </w:p>
    <w:p w14:paraId="4AFACD11" w14:textId="77777777" w:rsidR="002A02C6" w:rsidRDefault="002A02C6" w:rsidP="002A02C6">
      <w:r>
        <w:t>se é apropriado que a firma seja recontratada ou continue o trabalho de auditoria.</w:t>
      </w:r>
    </w:p>
    <w:p w14:paraId="1299DA86" w14:textId="77777777" w:rsidR="002A02C6" w:rsidRDefault="002A02C6" w:rsidP="002A02C6"/>
    <w:p w14:paraId="3360F5E3" w14:textId="77777777" w:rsidR="002A02C6" w:rsidRDefault="002A02C6" w:rsidP="002A02C6">
      <w:r>
        <w:t>Honorários contingentes</w:t>
      </w:r>
    </w:p>
    <w:p w14:paraId="29C5C994" w14:textId="77777777" w:rsidR="002A02C6" w:rsidRDefault="002A02C6" w:rsidP="002A02C6"/>
    <w:p w14:paraId="23D2EA84" w14:textId="77777777" w:rsidR="002A02C6" w:rsidRDefault="002A02C6" w:rsidP="002A02C6">
      <w:r>
        <w:t xml:space="preserve">410.9A1 </w:t>
      </w:r>
      <w:r>
        <w:tab/>
        <w:t>Honorários contingentes são os honorários calculados sobre uma base predeterminada relacionada com o resultado de transação ou com o resultado dos serviços prestados. Os honorários contingentes cobrados por meio de intermediário são um exemplo de honorários contingentes indiretos. Nesta Seção, os honorários não são considerados contingentes se forem estabelecidos por tribunal ou outra autoridade pública.</w:t>
      </w:r>
    </w:p>
    <w:p w14:paraId="6D7B82D2" w14:textId="77777777" w:rsidR="002A02C6" w:rsidRDefault="002A02C6" w:rsidP="002A02C6"/>
    <w:p w14:paraId="3656AD52" w14:textId="77777777" w:rsidR="002A02C6" w:rsidRDefault="002A02C6" w:rsidP="002A02C6">
      <w:r>
        <w:t>R410.10</w:t>
      </w:r>
      <w:r>
        <w:tab/>
        <w:t>A firma não deve cobrar, direta ou indiretamente, honorários contingentes por trabalho de auditoria.</w:t>
      </w:r>
    </w:p>
    <w:p w14:paraId="36440685" w14:textId="77777777" w:rsidR="002A02C6" w:rsidRDefault="002A02C6" w:rsidP="002A02C6"/>
    <w:p w14:paraId="6ABAED16" w14:textId="77777777" w:rsidR="002A02C6" w:rsidRDefault="002A02C6" w:rsidP="002A02C6">
      <w:r>
        <w:t>R410.11</w:t>
      </w:r>
      <w:r>
        <w:tab/>
        <w:t>A firma ou firma em rede não deve cobrar, direta ou indiretamente, honorários contingentes por um serviço que não é de asseguração prestado para cliente de auditoria, se:</w:t>
      </w:r>
    </w:p>
    <w:p w14:paraId="20265DDB" w14:textId="77777777" w:rsidR="002A02C6" w:rsidRDefault="002A02C6" w:rsidP="002A02C6">
      <w:r>
        <w:t>os honorários são cobrados pela firma que expressa a opinião sobre as demonstrações contábeis, e os honorários são relevantes, ou espera-se que sejam relevantes, para essa firma;</w:t>
      </w:r>
    </w:p>
    <w:p w14:paraId="7AEB4D82" w14:textId="77777777" w:rsidR="002A02C6" w:rsidRDefault="002A02C6" w:rsidP="002A02C6">
      <w:r>
        <w:t>os honorários são cobrados por firma em rede que participa de parte significativa da auditoria e os honorários são relevantes, ou espera-se que sejam relevantes, para essa firma; ou</w:t>
      </w:r>
    </w:p>
    <w:p w14:paraId="300961D9" w14:textId="77777777" w:rsidR="002A02C6" w:rsidRDefault="002A02C6" w:rsidP="002A02C6">
      <w:r>
        <w:t>o resultado do serviço que não é de asseguração e, portanto, o valor dos honorários, depende de julgamento futuro ou atual relacionado com a auditoria de um valor relevante nas demonstrações contábeis.</w:t>
      </w:r>
    </w:p>
    <w:p w14:paraId="72FB91C7" w14:textId="77777777" w:rsidR="002A02C6" w:rsidRDefault="002A02C6" w:rsidP="002A02C6"/>
    <w:p w14:paraId="3814783A" w14:textId="77777777" w:rsidR="002A02C6" w:rsidRDefault="002A02C6" w:rsidP="002A02C6">
      <w:r>
        <w:t>410.12A1</w:t>
      </w:r>
      <w:r>
        <w:tab/>
        <w:t>Os itens R410.10 e R410.11 impedem a firma, ou firma em rede, de celebrar certos acordos de honorários contingentes com cliente de auditoria. Embora um acordo de honorários contingentes não seja impedido na prestação de serviço que não é de asseguração para cliente de auditoria, uma ameaça de interesse próprio ainda pode ser criada.</w:t>
      </w:r>
    </w:p>
    <w:p w14:paraId="04552982" w14:textId="77777777" w:rsidR="002A02C6" w:rsidRDefault="002A02C6" w:rsidP="002A02C6"/>
    <w:p w14:paraId="52260AEF" w14:textId="77777777" w:rsidR="002A02C6" w:rsidRDefault="002A02C6" w:rsidP="002A02C6">
      <w:r>
        <w:t>410.12A2</w:t>
      </w:r>
      <w:r>
        <w:tab/>
        <w:t>Os fatores relevantes na avaliação do nível dessa ameaça incluem:</w:t>
      </w:r>
    </w:p>
    <w:p w14:paraId="187E6132" w14:textId="77777777" w:rsidR="002A02C6" w:rsidRDefault="002A02C6" w:rsidP="002A02C6">
      <w:r>
        <w:t>o intervalo de valores de honorários possíveis;</w:t>
      </w:r>
    </w:p>
    <w:p w14:paraId="436383FF" w14:textId="77777777" w:rsidR="002A02C6" w:rsidRDefault="002A02C6" w:rsidP="002A02C6">
      <w:r>
        <w:t>se a autoridade competente determina o resultado do qual dependem os honorários contingentes;</w:t>
      </w:r>
    </w:p>
    <w:p w14:paraId="5BCB9664" w14:textId="77777777" w:rsidR="002A02C6" w:rsidRDefault="002A02C6" w:rsidP="002A02C6">
      <w:r>
        <w:t>a divulgação para os usuários pretendidos do trabalho realizado pela firma e a base de remuneração;</w:t>
      </w:r>
    </w:p>
    <w:p w14:paraId="2C55627B" w14:textId="77777777" w:rsidR="002A02C6" w:rsidRDefault="002A02C6" w:rsidP="002A02C6">
      <w:r>
        <w:t>a natureza do serviço;</w:t>
      </w:r>
    </w:p>
    <w:p w14:paraId="62AFCE97" w14:textId="77777777" w:rsidR="002A02C6" w:rsidRDefault="002A02C6" w:rsidP="002A02C6">
      <w:r>
        <w:t>o efeito do evento ou da transação nas demonstrações contábeis.</w:t>
      </w:r>
    </w:p>
    <w:p w14:paraId="0D9562C1" w14:textId="77777777" w:rsidR="002A02C6" w:rsidRDefault="002A02C6" w:rsidP="002A02C6"/>
    <w:p w14:paraId="36FA4F2B" w14:textId="77777777" w:rsidR="002A02C6" w:rsidRDefault="002A02C6" w:rsidP="002A02C6">
      <w:r>
        <w:t>410.12A3</w:t>
      </w:r>
      <w:r>
        <w:tab/>
        <w:t>Exemplos de ações que podem ser salvaguardas no tratamento dessa ameaça de interesse próprio incluem:</w:t>
      </w:r>
    </w:p>
    <w:p w14:paraId="3BBC0248" w14:textId="77777777" w:rsidR="002A02C6" w:rsidRDefault="002A02C6" w:rsidP="002A02C6">
      <w:r>
        <w:t>revisão do trabalho que não é de asseguração por revisor apropriado que não esteve envolvido na prestação desse serviço;</w:t>
      </w:r>
    </w:p>
    <w:p w14:paraId="36B05FF2" w14:textId="77777777" w:rsidR="002A02C6" w:rsidRDefault="002A02C6" w:rsidP="002A02C6">
      <w:r>
        <w:t>obter acordo antecipado por escrito com o cliente sobre a base de remuneração.</w:t>
      </w:r>
    </w:p>
    <w:p w14:paraId="275D8DF3" w14:textId="77777777" w:rsidR="002A02C6" w:rsidRDefault="002A02C6" w:rsidP="002A02C6"/>
    <w:p w14:paraId="4B1B5E3F" w14:textId="77777777" w:rsidR="002A02C6" w:rsidRDefault="002A02C6" w:rsidP="002A02C6">
      <w:r>
        <w:t>SEÇÃO 411 – POLÍTICAS DE REMUNERAÇÃO E AVALIAÇÃO</w:t>
      </w:r>
    </w:p>
    <w:p w14:paraId="73FB6EDA" w14:textId="77777777" w:rsidR="002A02C6" w:rsidRDefault="002A02C6" w:rsidP="002A02C6"/>
    <w:p w14:paraId="0FD8847B" w14:textId="77777777" w:rsidR="002A02C6" w:rsidRDefault="002A02C6" w:rsidP="002A02C6">
      <w:r>
        <w:t>Introdução</w:t>
      </w:r>
    </w:p>
    <w:p w14:paraId="005F09BA" w14:textId="77777777" w:rsidR="002A02C6" w:rsidRDefault="002A02C6" w:rsidP="002A02C6"/>
    <w:p w14:paraId="5904CA09" w14:textId="77777777" w:rsidR="002A02C6" w:rsidRDefault="002A02C6" w:rsidP="002A02C6">
      <w:r>
        <w:t xml:space="preserve">411.1 </w:t>
      </w:r>
      <w:r>
        <w:tab/>
        <w:t>A firma deve cumprir com os princípios fundamentais, ser independente e aplicar a estrutura conceitual descrita na Seção 120 da NBC PG 100 para identificar, avaliar e tratar ameaças à independência.</w:t>
      </w:r>
    </w:p>
    <w:p w14:paraId="27C78E38" w14:textId="77777777" w:rsidR="002A02C6" w:rsidRDefault="002A02C6" w:rsidP="002A02C6"/>
    <w:p w14:paraId="2DA7BF21" w14:textId="77777777" w:rsidR="002A02C6" w:rsidRDefault="002A02C6" w:rsidP="002A02C6">
      <w:r>
        <w:t xml:space="preserve">411.2 </w:t>
      </w:r>
      <w:r>
        <w:tab/>
        <w:t>As políticas de avaliação e remuneração da firma podem criar uma ameaça de interesse próprio. Esta Seção descreve os requisitos específicos e o material de aplicação pertinentes para a aplicação da estrutura conceitual nessas circunstâncias.</w:t>
      </w:r>
    </w:p>
    <w:p w14:paraId="175C2517" w14:textId="77777777" w:rsidR="002A02C6" w:rsidRDefault="002A02C6" w:rsidP="002A02C6"/>
    <w:p w14:paraId="45079D80" w14:textId="77777777" w:rsidR="002A02C6" w:rsidRDefault="002A02C6" w:rsidP="002A02C6">
      <w:r>
        <w:t>Requisitos e material de aplicação</w:t>
      </w:r>
    </w:p>
    <w:p w14:paraId="50320F8A" w14:textId="77777777" w:rsidR="002A02C6" w:rsidRDefault="002A02C6" w:rsidP="002A02C6"/>
    <w:p w14:paraId="2B8B0B62" w14:textId="77777777" w:rsidR="002A02C6" w:rsidRDefault="002A02C6" w:rsidP="002A02C6">
      <w:r>
        <w:t>Geral</w:t>
      </w:r>
    </w:p>
    <w:p w14:paraId="104077CF" w14:textId="77777777" w:rsidR="002A02C6" w:rsidRDefault="002A02C6" w:rsidP="002A02C6"/>
    <w:p w14:paraId="14410570" w14:textId="77777777" w:rsidR="002A02C6" w:rsidRDefault="002A02C6" w:rsidP="002A02C6">
      <w:r>
        <w:t xml:space="preserve">411.3A1 </w:t>
      </w:r>
      <w:r>
        <w:tab/>
        <w:t>Quando um membro da equipe de auditoria para cliente de auditoria específico é avaliado ou remunerado pela venda de serviços que não são de asseguração para esse cliente de auditoria, o nível da ameaça de interesse próprio depende:</w:t>
      </w:r>
    </w:p>
    <w:p w14:paraId="1D7A46DF" w14:textId="77777777" w:rsidR="002A02C6" w:rsidRDefault="002A02C6" w:rsidP="002A02C6">
      <w:r>
        <w:t>da proporção da remuneração ou da avaliação que é baseada na venda desses serviços;</w:t>
      </w:r>
    </w:p>
    <w:p w14:paraId="76FDA0CA" w14:textId="77777777" w:rsidR="002A02C6" w:rsidRDefault="002A02C6" w:rsidP="002A02C6">
      <w:r>
        <w:t>do papel da pessoa na equipe de auditoria; e</w:t>
      </w:r>
    </w:p>
    <w:p w14:paraId="7B0E6608" w14:textId="77777777" w:rsidR="002A02C6" w:rsidRDefault="002A02C6" w:rsidP="002A02C6">
      <w:r>
        <w:t>se a venda desses serviços que não são de asseguração influencia decisões de promoção.</w:t>
      </w:r>
    </w:p>
    <w:p w14:paraId="726D3C76" w14:textId="77777777" w:rsidR="002A02C6" w:rsidRDefault="002A02C6" w:rsidP="002A02C6"/>
    <w:p w14:paraId="63B568EF" w14:textId="77777777" w:rsidR="002A02C6" w:rsidRDefault="002A02C6" w:rsidP="002A02C6">
      <w:r>
        <w:t>411.3A2</w:t>
      </w:r>
      <w:r>
        <w:tab/>
        <w:t>Exemplos de ações que podem eliminar essa ameaça de interesse próprio incluem:</w:t>
      </w:r>
    </w:p>
    <w:p w14:paraId="41879295" w14:textId="77777777" w:rsidR="002A02C6" w:rsidRDefault="002A02C6" w:rsidP="002A02C6">
      <w:r>
        <w:t xml:space="preserve">revisar o plano de remuneração ou processo de avaliação para esse indivíduo; </w:t>
      </w:r>
    </w:p>
    <w:p w14:paraId="090F3E57" w14:textId="77777777" w:rsidR="002A02C6" w:rsidRDefault="002A02C6" w:rsidP="002A02C6">
      <w:r>
        <w:t>remover essa pessoa da equipe de auditoria.</w:t>
      </w:r>
    </w:p>
    <w:p w14:paraId="28D74BC6" w14:textId="77777777" w:rsidR="002A02C6" w:rsidRDefault="002A02C6" w:rsidP="002A02C6"/>
    <w:p w14:paraId="6682BF4C" w14:textId="77777777" w:rsidR="002A02C6" w:rsidRDefault="002A02C6" w:rsidP="002A02C6">
      <w:r>
        <w:t xml:space="preserve">411.3A3 </w:t>
      </w:r>
      <w:r>
        <w:tab/>
        <w:t>Um exemplo de ação que pode ser uma salvaguarda no tratamento dessa ameaça de interesse próprio é revisor apropriado revisar o trabalho do membro da equipe de auditoria.</w:t>
      </w:r>
    </w:p>
    <w:p w14:paraId="40F1B4AE" w14:textId="77777777" w:rsidR="002A02C6" w:rsidRDefault="002A02C6" w:rsidP="002A02C6"/>
    <w:p w14:paraId="13AD4A89" w14:textId="77777777" w:rsidR="002A02C6" w:rsidRDefault="002A02C6" w:rsidP="002A02C6">
      <w:r>
        <w:t xml:space="preserve">R411.4 </w:t>
      </w:r>
      <w:r>
        <w:tab/>
        <w:t>A firma não deve avaliar ou remunerar sócio de auditoria chave com base no seu sucesso na venda de serviços que não são de asseguração para cliente de auditoria desse sócio. Essa exigência não impede acordos de participação nos lucros normais entre os sócios da firma.</w:t>
      </w:r>
    </w:p>
    <w:p w14:paraId="7A111CA5" w14:textId="77777777" w:rsidR="002A02C6" w:rsidRDefault="002A02C6" w:rsidP="002A02C6"/>
    <w:p w14:paraId="7D84CC97" w14:textId="77777777" w:rsidR="002A02C6" w:rsidRDefault="002A02C6" w:rsidP="002A02C6">
      <w:r>
        <w:t>SEÇÃO 420 – PRESENTES E AFINS</w:t>
      </w:r>
    </w:p>
    <w:p w14:paraId="6AA9B75C" w14:textId="77777777" w:rsidR="002A02C6" w:rsidRDefault="002A02C6" w:rsidP="002A02C6"/>
    <w:p w14:paraId="0BEC4407" w14:textId="77777777" w:rsidR="002A02C6" w:rsidRDefault="002A02C6" w:rsidP="002A02C6">
      <w:r>
        <w:t>Introdução</w:t>
      </w:r>
    </w:p>
    <w:p w14:paraId="01FA80D6" w14:textId="77777777" w:rsidR="002A02C6" w:rsidRDefault="002A02C6" w:rsidP="002A02C6"/>
    <w:p w14:paraId="022D3F61" w14:textId="77777777" w:rsidR="002A02C6" w:rsidRDefault="002A02C6" w:rsidP="002A02C6">
      <w:r>
        <w:t xml:space="preserve">420.1 </w:t>
      </w:r>
      <w:r>
        <w:tab/>
        <w:t>A firma deve cumprir com os princípios fundamentais, ser independente e aplicar a estrutura conceitual descrita na Seção 120 da NBC PG 100 para identificar, avaliar e tratar ameaças à independência.</w:t>
      </w:r>
    </w:p>
    <w:p w14:paraId="1CE5111C" w14:textId="77777777" w:rsidR="002A02C6" w:rsidRDefault="002A02C6" w:rsidP="002A02C6"/>
    <w:p w14:paraId="1ACE115F" w14:textId="77777777" w:rsidR="002A02C6" w:rsidRDefault="002A02C6" w:rsidP="002A02C6">
      <w:r>
        <w:t xml:space="preserve">420.2 </w:t>
      </w:r>
      <w:r>
        <w:tab/>
        <w:t>A aceitação de presentes e afins de cliente de auditoria pode criar ameaça de interesse próprio, de familiaridade ou de intimidação. Esta Seção descreve os requisitos específicos e o material de aplicação pertinentes para a aplicação da estrutura conceitual nessas circunstâncias.</w:t>
      </w:r>
    </w:p>
    <w:p w14:paraId="6E7D302B" w14:textId="77777777" w:rsidR="002A02C6" w:rsidRDefault="002A02C6" w:rsidP="002A02C6"/>
    <w:p w14:paraId="53ADC679" w14:textId="77777777" w:rsidR="002A02C6" w:rsidRDefault="002A02C6" w:rsidP="002A02C6">
      <w:r>
        <w:t>Requisitos e material de aplicação</w:t>
      </w:r>
    </w:p>
    <w:p w14:paraId="4CA3FCAD" w14:textId="77777777" w:rsidR="002A02C6" w:rsidRDefault="002A02C6" w:rsidP="002A02C6"/>
    <w:p w14:paraId="4A216831" w14:textId="77777777" w:rsidR="002A02C6" w:rsidRDefault="002A02C6" w:rsidP="002A02C6">
      <w:r>
        <w:t xml:space="preserve">R420.3 </w:t>
      </w:r>
      <w:r>
        <w:tab/>
        <w:t>A firma, firma em rede ou membro da equipe de auditoria não deve aceitar presentes e afins de cliente de auditoria a menos que o valor seja trivial e inconsequente.</w:t>
      </w:r>
    </w:p>
    <w:p w14:paraId="7EA6F67D" w14:textId="77777777" w:rsidR="002A02C6" w:rsidRDefault="002A02C6" w:rsidP="002A02C6"/>
    <w:p w14:paraId="664B1FAE" w14:textId="77777777" w:rsidR="002A02C6" w:rsidRDefault="002A02C6" w:rsidP="002A02C6">
      <w:r>
        <w:t xml:space="preserve">420.3A1 </w:t>
      </w:r>
      <w:r>
        <w:tab/>
        <w:t>Quando a firma, firma em rede ou membro da equipe de auditoria oferece ou aceita incentivo para cliente de auditoria, os requisitos e o material de aplicação descritos na Seção 340 da NBC PG 300 se aplicam e a não conformidade com esses requisitos pode criar ameaças à independência.</w:t>
      </w:r>
    </w:p>
    <w:p w14:paraId="6B0B433B" w14:textId="77777777" w:rsidR="002A02C6" w:rsidRDefault="002A02C6" w:rsidP="002A02C6"/>
    <w:p w14:paraId="2A1F134A" w14:textId="77777777" w:rsidR="002A02C6" w:rsidRDefault="002A02C6" w:rsidP="002A02C6">
      <w:r>
        <w:t xml:space="preserve">420.3A2 </w:t>
      </w:r>
      <w:r>
        <w:tab/>
        <w:t>Os requisitos descritos na Seção 340 da NBC PG 300 relacionados com a oferta ou a aceitação de incentivos não permitem que a firma, firma em rede ou membro da equipe de auditoria aceite presentes e afins quando a intenção é a de influenciar um comportamento de maneira inadequada, mesmo que o valor seja trivial e inconsequente.</w:t>
      </w:r>
    </w:p>
    <w:p w14:paraId="0533C43F" w14:textId="77777777" w:rsidR="002A02C6" w:rsidRDefault="002A02C6" w:rsidP="002A02C6"/>
    <w:p w14:paraId="2DFC4781" w14:textId="77777777" w:rsidR="002A02C6" w:rsidRDefault="002A02C6" w:rsidP="002A02C6">
      <w:r>
        <w:t xml:space="preserve">SEÇÃO 430 – LITÍGIO REAL OU AMEAÇA DE LITÍGIO </w:t>
      </w:r>
    </w:p>
    <w:p w14:paraId="424FF68E" w14:textId="77777777" w:rsidR="002A02C6" w:rsidRDefault="002A02C6" w:rsidP="002A02C6"/>
    <w:p w14:paraId="10B2857F" w14:textId="77777777" w:rsidR="002A02C6" w:rsidRDefault="002A02C6" w:rsidP="002A02C6">
      <w:r>
        <w:t>Introdução</w:t>
      </w:r>
    </w:p>
    <w:p w14:paraId="2BB81FCC" w14:textId="77777777" w:rsidR="002A02C6" w:rsidRDefault="002A02C6" w:rsidP="002A02C6"/>
    <w:p w14:paraId="51A89399" w14:textId="77777777" w:rsidR="002A02C6" w:rsidRDefault="002A02C6" w:rsidP="002A02C6">
      <w:r>
        <w:t xml:space="preserve">430.1 </w:t>
      </w:r>
      <w:r>
        <w:tab/>
        <w:t>A firma deve cumprir com os princípios fundamentais, ser independente e aplicar a estrutura conceitual descrita na Seção 120 da NBC PG 100 para identificar, avaliar e tratar ameaças à independência.</w:t>
      </w:r>
    </w:p>
    <w:p w14:paraId="4B334127" w14:textId="77777777" w:rsidR="002A02C6" w:rsidRDefault="002A02C6" w:rsidP="002A02C6"/>
    <w:p w14:paraId="08575694" w14:textId="77777777" w:rsidR="002A02C6" w:rsidRDefault="002A02C6" w:rsidP="002A02C6">
      <w:r>
        <w:t xml:space="preserve">430.2 </w:t>
      </w:r>
      <w:r>
        <w:tab/>
        <w:t>Quando ocorre litígio com cliente de auditoria, ou quando ele parece provável, são criadas ameaças de interesse próprio e de intimidação. Esta Seção descreve os requisitos específicos e o material de aplicação pertinente para a aplicação da estrutura conceitual nessas circunstâncias.</w:t>
      </w:r>
    </w:p>
    <w:p w14:paraId="19A12457" w14:textId="77777777" w:rsidR="002A02C6" w:rsidRDefault="002A02C6" w:rsidP="002A02C6"/>
    <w:p w14:paraId="55FBD666" w14:textId="77777777" w:rsidR="002A02C6" w:rsidRDefault="002A02C6" w:rsidP="002A02C6">
      <w:r>
        <w:t>Material de aplicação</w:t>
      </w:r>
    </w:p>
    <w:p w14:paraId="395CFB1F" w14:textId="77777777" w:rsidR="002A02C6" w:rsidRDefault="002A02C6" w:rsidP="002A02C6"/>
    <w:p w14:paraId="3F1A9599" w14:textId="77777777" w:rsidR="002A02C6" w:rsidRDefault="002A02C6" w:rsidP="002A02C6">
      <w:r>
        <w:t>Geral</w:t>
      </w:r>
    </w:p>
    <w:p w14:paraId="79E9F767" w14:textId="77777777" w:rsidR="002A02C6" w:rsidRDefault="002A02C6" w:rsidP="002A02C6"/>
    <w:p w14:paraId="1FC52F0B" w14:textId="77777777" w:rsidR="002A02C6" w:rsidRDefault="002A02C6" w:rsidP="002A02C6">
      <w:r>
        <w:t xml:space="preserve">430.3A1 </w:t>
      </w:r>
      <w:r>
        <w:tab/>
        <w:t>O relacionamento entre a administração do cliente e os membros da equipe de auditoria deve ser caracterizada pela transparência completa e divulgação integral de todos os aspectos das operações do cliente. Posições contrárias podem resultar de litígios reais ou ameaças de litígio entre o cliente de auditoria e a firma, a firma em rede ou membro da equipe de auditoria. Essas posições contrárias podem afetar a disposição da administração para fazer divulgações completas e criar ameaças de interesse próprio e de intimidação.</w:t>
      </w:r>
    </w:p>
    <w:p w14:paraId="6AAA7FF3" w14:textId="77777777" w:rsidR="002A02C6" w:rsidRDefault="002A02C6" w:rsidP="002A02C6"/>
    <w:p w14:paraId="29FB8E01" w14:textId="77777777" w:rsidR="002A02C6" w:rsidRDefault="002A02C6" w:rsidP="002A02C6">
      <w:r>
        <w:t>430.3A2</w:t>
      </w:r>
      <w:r>
        <w:tab/>
        <w:t>Os fatores relevantes na avaliação do nível dessas ameaças incluem:</w:t>
      </w:r>
    </w:p>
    <w:p w14:paraId="32839874" w14:textId="77777777" w:rsidR="002A02C6" w:rsidRDefault="002A02C6" w:rsidP="002A02C6">
      <w:r>
        <w:t>a materialidade do litígio;</w:t>
      </w:r>
    </w:p>
    <w:p w14:paraId="7D7C56AE" w14:textId="77777777" w:rsidR="002A02C6" w:rsidRDefault="002A02C6" w:rsidP="002A02C6">
      <w:r>
        <w:t>se o litígio refere-se a trabalho de auditoria anterior.</w:t>
      </w:r>
    </w:p>
    <w:p w14:paraId="2616486C" w14:textId="77777777" w:rsidR="002A02C6" w:rsidRDefault="002A02C6" w:rsidP="002A02C6"/>
    <w:p w14:paraId="3FE530C6" w14:textId="77777777" w:rsidR="002A02C6" w:rsidRDefault="002A02C6" w:rsidP="002A02C6">
      <w:r>
        <w:t>430.3A3</w:t>
      </w:r>
      <w:r>
        <w:tab/>
        <w:t>Se o litígio envolve membro da equipe de auditoria, um exemplo de ação que pode eliminar essas ameaças de interesse próprio e de intimidação é a remoção dessa pessoa da equipe de auditoria.</w:t>
      </w:r>
    </w:p>
    <w:p w14:paraId="568CF817" w14:textId="77777777" w:rsidR="002A02C6" w:rsidRDefault="002A02C6" w:rsidP="002A02C6"/>
    <w:p w14:paraId="7916743A" w14:textId="77777777" w:rsidR="002A02C6" w:rsidRDefault="002A02C6" w:rsidP="002A02C6">
      <w:r>
        <w:t>430.3A4</w:t>
      </w:r>
      <w:r>
        <w:tab/>
        <w:t>Um exemplo de ação que pode ser uma salvaguarda no tratamento dessas ameaças de interesse próprio e de intimidação é revisor apropriado revisar o trabalho realizado.</w:t>
      </w:r>
    </w:p>
    <w:p w14:paraId="6D75C828" w14:textId="77777777" w:rsidR="002A02C6" w:rsidRDefault="002A02C6" w:rsidP="002A02C6"/>
    <w:p w14:paraId="5A8CA6BB" w14:textId="77777777" w:rsidR="002A02C6" w:rsidRDefault="002A02C6" w:rsidP="002A02C6">
      <w:r>
        <w:t>SEÇÃO 510 – INTERESSES FINANCEIROS</w:t>
      </w:r>
    </w:p>
    <w:p w14:paraId="60E54C0B" w14:textId="77777777" w:rsidR="002A02C6" w:rsidRDefault="002A02C6" w:rsidP="002A02C6"/>
    <w:p w14:paraId="57A3225A" w14:textId="77777777" w:rsidR="002A02C6" w:rsidRDefault="002A02C6" w:rsidP="002A02C6">
      <w:r>
        <w:t>Introdução</w:t>
      </w:r>
    </w:p>
    <w:p w14:paraId="2869C72A" w14:textId="77777777" w:rsidR="002A02C6" w:rsidRDefault="002A02C6" w:rsidP="002A02C6"/>
    <w:p w14:paraId="7D0A6262" w14:textId="77777777" w:rsidR="002A02C6" w:rsidRDefault="002A02C6" w:rsidP="002A02C6">
      <w:r>
        <w:t xml:space="preserve">510.1 </w:t>
      </w:r>
      <w:r>
        <w:tab/>
        <w:t>A firma deve cumprir com os princípios fundamentais, ser independente e aplicar a estrutura conceitual descrita na Seção 120 da NBC PG 100 para identificar, avaliar e tratar ameaças à independência.</w:t>
      </w:r>
    </w:p>
    <w:p w14:paraId="126D386C" w14:textId="77777777" w:rsidR="002A02C6" w:rsidRDefault="002A02C6" w:rsidP="002A02C6"/>
    <w:p w14:paraId="031A5397" w14:textId="77777777" w:rsidR="002A02C6" w:rsidRDefault="002A02C6" w:rsidP="002A02C6">
      <w:r>
        <w:t xml:space="preserve">510.2 </w:t>
      </w:r>
      <w:r>
        <w:tab/>
        <w:t>A manutenção de interesse financeiro em cliente de auditoria pode criar uma ameaça de interesse próprio. Esta Seção descreve os requisitos específicos e o material de aplicação pertinentes para a aplicação da estrutura conceitual nessas circunstâncias.</w:t>
      </w:r>
    </w:p>
    <w:p w14:paraId="24057EDB" w14:textId="77777777" w:rsidR="002A02C6" w:rsidRDefault="002A02C6" w:rsidP="002A02C6"/>
    <w:p w14:paraId="01E0577B" w14:textId="77777777" w:rsidR="002A02C6" w:rsidRDefault="002A02C6" w:rsidP="002A02C6">
      <w:r>
        <w:t>Requisitos e material de aplicação</w:t>
      </w:r>
    </w:p>
    <w:p w14:paraId="1688AB7B" w14:textId="77777777" w:rsidR="002A02C6" w:rsidRDefault="002A02C6" w:rsidP="002A02C6"/>
    <w:p w14:paraId="14273E18" w14:textId="77777777" w:rsidR="002A02C6" w:rsidRDefault="002A02C6" w:rsidP="002A02C6">
      <w:r>
        <w:t>Geral</w:t>
      </w:r>
    </w:p>
    <w:p w14:paraId="4085CFDF" w14:textId="77777777" w:rsidR="002A02C6" w:rsidRDefault="002A02C6" w:rsidP="002A02C6"/>
    <w:p w14:paraId="68847DD8" w14:textId="77777777" w:rsidR="002A02C6" w:rsidRDefault="002A02C6" w:rsidP="002A02C6">
      <w:r>
        <w:t>510.3A1</w:t>
      </w:r>
      <w:r>
        <w:tab/>
        <w:t>Um interesse financeiro pode ser detido direta ou indiretamente por meio de intermediário, como veículo de investimento coletivo, espólio ou trust. Quando o usufrutuário tem controle sobre o intermediário ou a capacidade de influenciar suas decisões de investimento, esse interesse financeiro é direto. Por outro lado, quando o usufrutuário não tem controle sobre o intermediário ou a capacidade de influenciar suas decisões de investimento, esse interesse financeiro é indireto.</w:t>
      </w:r>
    </w:p>
    <w:p w14:paraId="3DDCAD86" w14:textId="77777777" w:rsidR="002A02C6" w:rsidRDefault="002A02C6" w:rsidP="002A02C6"/>
    <w:p w14:paraId="55F9B04A" w14:textId="77777777" w:rsidR="002A02C6" w:rsidRDefault="002A02C6" w:rsidP="002A02C6">
      <w:r>
        <w:t>510.3A2</w:t>
      </w:r>
      <w:r>
        <w:tab/>
        <w:t>Esta Seção contém referências à “materialidade” de interesse financeiro. Para determinar se o interesse é material para a pessoa, o patrimônio líquido combinado da pessoa e dos familiares imediatos da pessoa pode ser levado em consideração.</w:t>
      </w:r>
    </w:p>
    <w:p w14:paraId="66ECF314" w14:textId="77777777" w:rsidR="002A02C6" w:rsidRDefault="002A02C6" w:rsidP="002A02C6"/>
    <w:p w14:paraId="2B362B32" w14:textId="77777777" w:rsidR="002A02C6" w:rsidRDefault="002A02C6" w:rsidP="002A02C6">
      <w:r>
        <w:t xml:space="preserve">510.3A3 </w:t>
      </w:r>
      <w:r>
        <w:tab/>
        <w:t>Os fatores que são relevantes na avaliação do nível de ameaça de interesse próprio criada pela manutenção de interesse financeiro em cliente de auditoria incluem:</w:t>
      </w:r>
    </w:p>
    <w:p w14:paraId="5823EA57" w14:textId="77777777" w:rsidR="002A02C6" w:rsidRDefault="002A02C6" w:rsidP="002A02C6">
      <w:r>
        <w:t>o papel da pessoa que detém o interesse financeiro;</w:t>
      </w:r>
    </w:p>
    <w:p w14:paraId="74E1E8E3" w14:textId="77777777" w:rsidR="002A02C6" w:rsidRDefault="002A02C6" w:rsidP="002A02C6">
      <w:r>
        <w:t>se o interesse financeiro é direto ou indireto;</w:t>
      </w:r>
    </w:p>
    <w:p w14:paraId="19B05224" w14:textId="77777777" w:rsidR="002A02C6" w:rsidRDefault="002A02C6" w:rsidP="002A02C6">
      <w:r>
        <w:t>a materialidade do interesse financeiro.</w:t>
      </w:r>
    </w:p>
    <w:p w14:paraId="1C4BE45B" w14:textId="77777777" w:rsidR="002A02C6" w:rsidRDefault="002A02C6" w:rsidP="002A02C6"/>
    <w:p w14:paraId="26843028" w14:textId="77777777" w:rsidR="002A02C6" w:rsidRDefault="002A02C6" w:rsidP="002A02C6">
      <w:r>
        <w:t>Interesses financeiros detidos pela firma, por firma em rede, por membros da equipe de auditoria e outros</w:t>
      </w:r>
    </w:p>
    <w:p w14:paraId="383831BE" w14:textId="77777777" w:rsidR="002A02C6" w:rsidRDefault="002A02C6" w:rsidP="002A02C6"/>
    <w:p w14:paraId="5ED91D3D" w14:textId="77777777" w:rsidR="002A02C6" w:rsidRDefault="002A02C6" w:rsidP="002A02C6">
      <w:r>
        <w:t xml:space="preserve">R510.4 </w:t>
      </w:r>
      <w:r>
        <w:tab/>
        <w:t>De acordo com o item R510.5, interesse financeiro direto ou interesse financeiro indireto relevante no cliente de auditoria não deve ser detido:</w:t>
      </w:r>
    </w:p>
    <w:p w14:paraId="4A43977C" w14:textId="77777777" w:rsidR="002A02C6" w:rsidRDefault="002A02C6" w:rsidP="002A02C6">
      <w:r>
        <w:t>pela firma ou por firma em rede;</w:t>
      </w:r>
    </w:p>
    <w:p w14:paraId="1E174039" w14:textId="77777777" w:rsidR="002A02C6" w:rsidRDefault="002A02C6" w:rsidP="002A02C6">
      <w:r>
        <w:t>por membro da equipe de auditoria ou qualquer familiar imediato dessa pessoa;</w:t>
      </w:r>
    </w:p>
    <w:p w14:paraId="7D078BD1" w14:textId="77777777" w:rsidR="002A02C6" w:rsidRDefault="002A02C6" w:rsidP="002A02C6">
      <w:r>
        <w:t>por qualquer outro sócio do escritório no qual o sócio do trabalho realiza o trabalho de auditoria ou qualquer familiar imediato desse outro sócio; ou</w:t>
      </w:r>
    </w:p>
    <w:p w14:paraId="258BCB36" w14:textId="77777777" w:rsidR="002A02C6" w:rsidRDefault="002A02C6" w:rsidP="002A02C6">
      <w:r>
        <w:t>por qualquer outro sócio ou profissional de nível gerencial que presta serviços que não são de auditoria para o cliente de auditoria, exceto por aqueles cujo envolvimento é mínimo, ou qualquer familiar imediato dessa pessoa.</w:t>
      </w:r>
    </w:p>
    <w:p w14:paraId="7EFF9AE0" w14:textId="77777777" w:rsidR="002A02C6" w:rsidRDefault="002A02C6" w:rsidP="002A02C6"/>
    <w:p w14:paraId="2EE56F6C" w14:textId="77777777" w:rsidR="002A02C6" w:rsidRDefault="002A02C6" w:rsidP="002A02C6">
      <w:r>
        <w:t xml:space="preserve">510.4A1 </w:t>
      </w:r>
      <w:r>
        <w:tab/>
        <w:t>O escritório em que o sócio responsável realiza o trabalho de auditoria não é, necessariamente, o escritório ao qual esse sócio pertence. Quando o sócio do trabalho está em escritório diferente daquele onde estão os outros membros da equipe de auditoria, o julgamento profissional é necessário para determinar em qual escritório o sócio realiza esse trabalho.</w:t>
      </w:r>
    </w:p>
    <w:p w14:paraId="32F05961" w14:textId="77777777" w:rsidR="002A02C6" w:rsidRDefault="002A02C6" w:rsidP="002A02C6"/>
    <w:p w14:paraId="49A19B3B" w14:textId="77777777" w:rsidR="002A02C6" w:rsidRDefault="002A02C6" w:rsidP="002A02C6">
      <w:r>
        <w:t xml:space="preserve">R510.5 </w:t>
      </w:r>
      <w:r>
        <w:tab/>
        <w:t>Como exceção ao item R510.4, um familiar imediato identificado no item R510.4(c) ou (d) pode deter interesse financeiro direto ou interesse financeiro indireto relevante em cliente de auditoria, desde que:</w:t>
      </w:r>
    </w:p>
    <w:p w14:paraId="57CCFABA" w14:textId="77777777" w:rsidR="002A02C6" w:rsidRDefault="002A02C6" w:rsidP="002A02C6">
      <w:r>
        <w:t>o familiar tenha recebido o interesse financeiro como resultado de direitos trabalhistas, por exemplo, por meio de planos de pensão ou de opção de ações e, quando necessário, a firma trate a ameaça criada pelo interesse financeiro; e</w:t>
      </w:r>
    </w:p>
    <w:p w14:paraId="6DBB98AB" w14:textId="77777777" w:rsidR="002A02C6" w:rsidRDefault="002A02C6" w:rsidP="002A02C6">
      <w:r>
        <w:t>o familiar venda ou perca o interesse financeiro tão logo quanto praticável quando o familiar tiver ou obtiver o direito para tanto ou, no caso de opção de ações, quando o familiar obtiver o direito de exercer a opção.</w:t>
      </w:r>
    </w:p>
    <w:p w14:paraId="50DCD5ED" w14:textId="77777777" w:rsidR="002A02C6" w:rsidRDefault="002A02C6" w:rsidP="002A02C6"/>
    <w:p w14:paraId="4307BE0A" w14:textId="77777777" w:rsidR="002A02C6" w:rsidRDefault="002A02C6" w:rsidP="002A02C6">
      <w:r>
        <w:t>Interesses financeiros em entidade controladora de cliente de auditoria</w:t>
      </w:r>
    </w:p>
    <w:p w14:paraId="1B12506A" w14:textId="77777777" w:rsidR="002A02C6" w:rsidRDefault="002A02C6" w:rsidP="002A02C6"/>
    <w:p w14:paraId="28A3B0A0" w14:textId="77777777" w:rsidR="002A02C6" w:rsidRDefault="002A02C6" w:rsidP="002A02C6">
      <w:r>
        <w:t xml:space="preserve">R510.6 </w:t>
      </w:r>
      <w:r>
        <w:tab/>
        <w:t>Quando a entidade tem participação controladora em cliente de auditoria e o cliente é relevante para a entidade, nem a firma, nem a firma em rede, nem membro da equipe de auditoria, nem nenhum familiar imediato dessa pessoa deve deter interesse financeiro direto ou interesse financeiro indireto relevante nessa entidade.</w:t>
      </w:r>
    </w:p>
    <w:p w14:paraId="2ABBB3DB" w14:textId="77777777" w:rsidR="002A02C6" w:rsidRDefault="002A02C6" w:rsidP="002A02C6"/>
    <w:p w14:paraId="7DEFA834" w14:textId="77777777" w:rsidR="002A02C6" w:rsidRDefault="002A02C6" w:rsidP="002A02C6">
      <w:r>
        <w:t>Interesses financeiros detidos como trustee</w:t>
      </w:r>
    </w:p>
    <w:p w14:paraId="6E14D650" w14:textId="77777777" w:rsidR="002A02C6" w:rsidRDefault="002A02C6" w:rsidP="002A02C6"/>
    <w:p w14:paraId="306EABFB" w14:textId="77777777" w:rsidR="002A02C6" w:rsidRDefault="002A02C6" w:rsidP="002A02C6">
      <w:r>
        <w:t xml:space="preserve">R510.7 </w:t>
      </w:r>
      <w:r>
        <w:tab/>
        <w:t>O item R510.4 também deve ser aplicado ao interesse financeiro em cliente de auditoria detido em trust para o qual a firma, a firma em rede ou a pessoa atua como trustee, a menos que:</w:t>
      </w:r>
    </w:p>
    <w:p w14:paraId="20C88BD6" w14:textId="77777777" w:rsidR="002A02C6" w:rsidRDefault="002A02C6" w:rsidP="002A02C6">
      <w:r>
        <w:t>nenhum dos seguintes seja beneficiário do trust: o trustee, o membro da equipe de auditoria ou qualquer familiar imediato dessa pessoa, a firma ou a firma em rede;</w:t>
      </w:r>
    </w:p>
    <w:p w14:paraId="48A94771" w14:textId="77777777" w:rsidR="002A02C6" w:rsidRDefault="002A02C6" w:rsidP="002A02C6">
      <w:r>
        <w:t>o interesse no cliente de auditoria detido pelo trust não seja relevante para o trust;</w:t>
      </w:r>
    </w:p>
    <w:p w14:paraId="21268475" w14:textId="77777777" w:rsidR="002A02C6" w:rsidRDefault="002A02C6" w:rsidP="002A02C6">
      <w:r>
        <w:t>o trust não seja capaz de exercer influência significativa sobre o cliente de auditoria; e</w:t>
      </w:r>
    </w:p>
    <w:p w14:paraId="5DB43E24" w14:textId="77777777" w:rsidR="002A02C6" w:rsidRDefault="002A02C6" w:rsidP="002A02C6">
      <w:r>
        <w:t>nenhum dos seguintes possa influenciar significativamente qualquer decisão de investimento que envolva interesse financeiro no cliente de auditoria: o trustee, o membro da equipe de auditoria ou qualquer familiar imediato dessa pessoa, a firma ou a firma em rede.</w:t>
      </w:r>
    </w:p>
    <w:p w14:paraId="66C0C969" w14:textId="77777777" w:rsidR="002A02C6" w:rsidRDefault="002A02C6" w:rsidP="002A02C6"/>
    <w:p w14:paraId="0CFBB549" w14:textId="77777777" w:rsidR="002A02C6" w:rsidRDefault="002A02C6" w:rsidP="002A02C6">
      <w:r>
        <w:t>Interesses financeiros em comum com cliente de auditoria</w:t>
      </w:r>
    </w:p>
    <w:p w14:paraId="2F6679D4" w14:textId="77777777" w:rsidR="002A02C6" w:rsidRDefault="002A02C6" w:rsidP="002A02C6"/>
    <w:p w14:paraId="095C785C" w14:textId="77777777" w:rsidR="002A02C6" w:rsidRDefault="002A02C6" w:rsidP="002A02C6">
      <w:r>
        <w:t>R510.8  (a) a firma, a firma em rede, membro da equipe de auditoria ou qualquer familiar imediato dessa pessoa não deve deter interesse financeiro em entidade quando o cliente de auditoria também detiver interesse financeiro nessa entidade, a menos que:</w:t>
      </w:r>
    </w:p>
    <w:p w14:paraId="3B8219B2" w14:textId="77777777" w:rsidR="002A02C6" w:rsidRDefault="002A02C6" w:rsidP="002A02C6">
      <w:r>
        <w:t>os interesses financeiros sejam irrelevantes para a firma, para a firma em rede, para membro da equipe de auditoria e qualquer familiar imediato dessa pessoa e para o cliente de auditoria, conforme aplicável; ou</w:t>
      </w:r>
    </w:p>
    <w:p w14:paraId="092084F4" w14:textId="77777777" w:rsidR="002A02C6" w:rsidRDefault="002A02C6" w:rsidP="002A02C6">
      <w:r>
        <w:t>o cliente não possa exercer influência significativa sobre a entidade;</w:t>
      </w:r>
    </w:p>
    <w:p w14:paraId="3F993C76" w14:textId="77777777" w:rsidR="002A02C6" w:rsidRDefault="002A02C6" w:rsidP="002A02C6">
      <w:r>
        <w:t>antes da pessoa que tem interesse financeiro descrito no item R510.8(a) poder se tornar membro da equipe de auditoria, a pessoa ou o familiar imediato dessa pessoa deve:</w:t>
      </w:r>
    </w:p>
    <w:p w14:paraId="74B16111" w14:textId="77777777" w:rsidR="002A02C6" w:rsidRDefault="002A02C6" w:rsidP="002A02C6">
      <w:r>
        <w:t>alienar o interesse; ou</w:t>
      </w:r>
    </w:p>
    <w:p w14:paraId="53E5C016" w14:textId="77777777" w:rsidR="002A02C6" w:rsidRDefault="002A02C6" w:rsidP="002A02C6">
      <w:r>
        <w:t>alienar parte suficiente do interesse de modo que o interesse remanescente não seja mais material.</w:t>
      </w:r>
    </w:p>
    <w:p w14:paraId="3006F006" w14:textId="77777777" w:rsidR="002A02C6" w:rsidRDefault="002A02C6" w:rsidP="002A02C6"/>
    <w:p w14:paraId="1532DC77" w14:textId="77777777" w:rsidR="002A02C6" w:rsidRDefault="002A02C6" w:rsidP="002A02C6">
      <w:r>
        <w:t>Interesses financeiros recebidos involuntariamente</w:t>
      </w:r>
    </w:p>
    <w:p w14:paraId="5B40833E" w14:textId="77777777" w:rsidR="002A02C6" w:rsidRDefault="002A02C6" w:rsidP="002A02C6"/>
    <w:p w14:paraId="54F7BC56" w14:textId="77777777" w:rsidR="002A02C6" w:rsidRDefault="002A02C6" w:rsidP="002A02C6">
      <w:r>
        <w:t xml:space="preserve">R510.9 </w:t>
      </w:r>
      <w:r>
        <w:tab/>
        <w:t>Se a firma, a firma em rede ou sócio ou empregado da firma ou da firma em rede, ou qualquer familiar imediato dessa pessoa, recebe interesse financeiro direto ou interesse financeiro indireto relevante em cliente de auditoria por meio de herança, presente, ou em decorrência de fusão ou em circunstâncias semelhantes e esse interesse não seria de outra forma permitido nos termos desta Seção, então:</w:t>
      </w:r>
    </w:p>
    <w:p w14:paraId="3F010EC7" w14:textId="77777777" w:rsidR="002A02C6" w:rsidRDefault="002A02C6" w:rsidP="002A02C6">
      <w:r>
        <w:t>se o interesse é recebido pela firma ou por firma em rede, por membro da equipe de auditoria ou por qualquer familiar imediato dessa pessoa, o interesse financeiro deve ser alienado imediatamente, ou a quantidade suficiente de interesse financeiro indireto deve ser alienada, de modo que o interesse remanescente não seja mais relevante; ou</w:t>
      </w:r>
    </w:p>
    <w:p w14:paraId="26A0B279" w14:textId="77777777" w:rsidR="002A02C6" w:rsidRDefault="002A02C6" w:rsidP="002A02C6">
      <w:r>
        <w:t xml:space="preserve">(i) </w:t>
      </w:r>
      <w:r>
        <w:tab/>
        <w:t>se o interesse é recebido por pessoa que não é membro da equipe de auditoria, ou por qualquer familiar imediato dessa pessoa, o interesse financeiro deve ser alienado o mais rápido possível, ou a quantidade suficiente de interesse financeiro indireto deve ser alienada, de modo que o interesse remanescente não seja mais relevante; e</w:t>
      </w:r>
    </w:p>
    <w:p w14:paraId="7DEB9F0D" w14:textId="77777777" w:rsidR="002A02C6" w:rsidRDefault="002A02C6" w:rsidP="002A02C6">
      <w:r>
        <w:t xml:space="preserve"> (ii) até a alienação do interesse financeiro, quando necessário, a firma deve tratar a ameaça criada.</w:t>
      </w:r>
    </w:p>
    <w:p w14:paraId="5341A06B" w14:textId="77777777" w:rsidR="002A02C6" w:rsidRDefault="002A02C6" w:rsidP="002A02C6"/>
    <w:p w14:paraId="17B41BE4" w14:textId="77777777" w:rsidR="002A02C6" w:rsidRDefault="002A02C6" w:rsidP="002A02C6">
      <w:r>
        <w:t>Interesses financeiros – Outras circunstâncias</w:t>
      </w:r>
    </w:p>
    <w:p w14:paraId="739EA655" w14:textId="77777777" w:rsidR="002A02C6" w:rsidRDefault="002A02C6" w:rsidP="002A02C6"/>
    <w:p w14:paraId="28600709" w14:textId="77777777" w:rsidR="002A02C6" w:rsidRDefault="002A02C6" w:rsidP="002A02C6">
      <w:r>
        <w:t>Familiar imediato</w:t>
      </w:r>
    </w:p>
    <w:p w14:paraId="06FABD5D" w14:textId="77777777" w:rsidR="002A02C6" w:rsidRDefault="002A02C6" w:rsidP="002A02C6"/>
    <w:p w14:paraId="5C3F4B23" w14:textId="77777777" w:rsidR="002A02C6" w:rsidRDefault="002A02C6" w:rsidP="002A02C6">
      <w:r>
        <w:t>510.10A1</w:t>
      </w:r>
      <w:r>
        <w:tab/>
        <w:t xml:space="preserve">A ameaça de interesse próprio, de familiaridade ou de intimidação pode ser criada se membro da equipe de auditoria, ou qualquer familiar imediato dessa pessoa, ou a firma ou firma em rede, tem interesse financeiro em entidade quando conselheiro, diretor, ou controlador do cliente de auditoria também tem interesse financeiro nessa entidade. </w:t>
      </w:r>
    </w:p>
    <w:p w14:paraId="033259F5" w14:textId="77777777" w:rsidR="002A02C6" w:rsidRDefault="002A02C6" w:rsidP="002A02C6"/>
    <w:p w14:paraId="3DB1B01F" w14:textId="77777777" w:rsidR="002A02C6" w:rsidRDefault="002A02C6" w:rsidP="002A02C6">
      <w:r>
        <w:t>510.10A2</w:t>
      </w:r>
      <w:r>
        <w:tab/>
        <w:t>Os fatores relevantes na avaliação do nível dessas ameaças incluem:</w:t>
      </w:r>
    </w:p>
    <w:p w14:paraId="64BE5DDE" w14:textId="77777777" w:rsidR="002A02C6" w:rsidRDefault="002A02C6" w:rsidP="002A02C6">
      <w:r>
        <w:t>a função da pessoa na equipe de auditoria;</w:t>
      </w:r>
    </w:p>
    <w:p w14:paraId="7623FEDD" w14:textId="77777777" w:rsidR="002A02C6" w:rsidRDefault="002A02C6" w:rsidP="002A02C6">
      <w:r>
        <w:t>se a entidade possui poucos, muitos acionistas ou equivalentes;</w:t>
      </w:r>
    </w:p>
    <w:p w14:paraId="5DF54FBB" w14:textId="77777777" w:rsidR="002A02C6" w:rsidRDefault="002A02C6" w:rsidP="002A02C6">
      <w:r>
        <w:t>se o interesse dá ao investidor a capacidade de controlar ou influenciar, significativamente, a entidade;</w:t>
      </w:r>
    </w:p>
    <w:p w14:paraId="2700A50F" w14:textId="77777777" w:rsidR="002A02C6" w:rsidRDefault="002A02C6" w:rsidP="002A02C6">
      <w:r>
        <w:t>a materialidade do interesse financeiro.</w:t>
      </w:r>
    </w:p>
    <w:p w14:paraId="5EC8E80B" w14:textId="77777777" w:rsidR="002A02C6" w:rsidRDefault="002A02C6" w:rsidP="002A02C6"/>
    <w:p w14:paraId="5C7AE5A8" w14:textId="77777777" w:rsidR="002A02C6" w:rsidRDefault="002A02C6" w:rsidP="002A02C6">
      <w:r>
        <w:t>510.10A3</w:t>
      </w:r>
      <w:r>
        <w:tab/>
        <w:t>Um exemplo de ação que pode eliminar essa ameaça de interesse próprio, familiaridade ou intimidação é a remoção do membro da equipe de auditoria que tem o interesse financeiro da equipe de auditoria.</w:t>
      </w:r>
    </w:p>
    <w:p w14:paraId="71C93AF1" w14:textId="77777777" w:rsidR="002A02C6" w:rsidRDefault="002A02C6" w:rsidP="002A02C6"/>
    <w:p w14:paraId="4FE71261" w14:textId="77777777" w:rsidR="002A02C6" w:rsidRDefault="002A02C6" w:rsidP="002A02C6">
      <w:r>
        <w:t>510.10A4</w:t>
      </w:r>
      <w:r>
        <w:tab/>
        <w:t>Um exemplo de ação que pode ser uma salvaguarda no tratamento dessa ameaça de interesse próprio é o revisor apropriado revisar o trabalho do membro da equipe de auditoria.</w:t>
      </w:r>
    </w:p>
    <w:p w14:paraId="6EB9038E" w14:textId="77777777" w:rsidR="002A02C6" w:rsidRDefault="002A02C6" w:rsidP="002A02C6"/>
    <w:p w14:paraId="4ACA4324" w14:textId="77777777" w:rsidR="002A02C6" w:rsidRDefault="002A02C6" w:rsidP="002A02C6">
      <w:r>
        <w:t>Familiar próximo</w:t>
      </w:r>
    </w:p>
    <w:p w14:paraId="4C7E8CED" w14:textId="77777777" w:rsidR="002A02C6" w:rsidRDefault="002A02C6" w:rsidP="002A02C6"/>
    <w:p w14:paraId="2DF13990" w14:textId="77777777" w:rsidR="002A02C6" w:rsidRDefault="002A02C6" w:rsidP="002A02C6">
      <w:r>
        <w:t>510.10A5</w:t>
      </w:r>
      <w:r>
        <w:tab/>
        <w:t>A ameaça de interesse próprio pode ser criada se membro da equipe de auditoria sabe que familiar próximo tem interesse financeiro direto ou interesse financeiro indireto relevante no cliente de auditoria.</w:t>
      </w:r>
    </w:p>
    <w:p w14:paraId="1A3A1E82" w14:textId="77777777" w:rsidR="002A02C6" w:rsidRDefault="002A02C6" w:rsidP="002A02C6"/>
    <w:p w14:paraId="42B128DC" w14:textId="77777777" w:rsidR="002A02C6" w:rsidRDefault="002A02C6" w:rsidP="002A02C6">
      <w:r>
        <w:t>510.10A6</w:t>
      </w:r>
      <w:r>
        <w:tab/>
        <w:t>Os fatores relevantes na avaliação do nível dessa ameaça incluem:</w:t>
      </w:r>
    </w:p>
    <w:p w14:paraId="21794C47" w14:textId="77777777" w:rsidR="002A02C6" w:rsidRDefault="002A02C6" w:rsidP="002A02C6">
      <w:r>
        <w:t>a natureza da relação entre o membro da equipe de auditoria e o familiar próximo;</w:t>
      </w:r>
    </w:p>
    <w:p w14:paraId="456FF6CA" w14:textId="77777777" w:rsidR="002A02C6" w:rsidRDefault="002A02C6" w:rsidP="002A02C6">
      <w:r>
        <w:t>se o interesse financeiro é direto ou indireto;</w:t>
      </w:r>
    </w:p>
    <w:p w14:paraId="735B89A8" w14:textId="77777777" w:rsidR="002A02C6" w:rsidRDefault="002A02C6" w:rsidP="002A02C6">
      <w:r>
        <w:t>a materialidade do interesse financeiro para o familiar próximo.</w:t>
      </w:r>
    </w:p>
    <w:p w14:paraId="19BCEFEA" w14:textId="77777777" w:rsidR="002A02C6" w:rsidRDefault="002A02C6" w:rsidP="002A02C6"/>
    <w:p w14:paraId="004C9D7B" w14:textId="77777777" w:rsidR="002A02C6" w:rsidRDefault="002A02C6" w:rsidP="002A02C6">
      <w:r>
        <w:t>510.10A7</w:t>
      </w:r>
      <w:r>
        <w:tab/>
        <w:t>Exemplos de ações que podem eliminar essa ameaça de interesse próprio incluem:</w:t>
      </w:r>
    </w:p>
    <w:p w14:paraId="16423760" w14:textId="77777777" w:rsidR="002A02C6" w:rsidRDefault="002A02C6" w:rsidP="002A02C6">
      <w:r>
        <w:t>alienação pelo familiar próximo, assim que praticável, de todo o interesse financeiro ou parte suficiente do interesse financeiro indireto, de modo que o interesse remanescente não seja mais material;</w:t>
      </w:r>
    </w:p>
    <w:p w14:paraId="0553207E" w14:textId="77777777" w:rsidR="002A02C6" w:rsidRDefault="002A02C6" w:rsidP="002A02C6">
      <w:r>
        <w:t>remover a pessoa da equipe de auditoria.</w:t>
      </w:r>
    </w:p>
    <w:p w14:paraId="61122F9C" w14:textId="77777777" w:rsidR="002A02C6" w:rsidRDefault="002A02C6" w:rsidP="002A02C6"/>
    <w:p w14:paraId="11B95BA8" w14:textId="77777777" w:rsidR="002A02C6" w:rsidRDefault="002A02C6" w:rsidP="002A02C6">
      <w:r>
        <w:t>510.10A8</w:t>
      </w:r>
      <w:r>
        <w:tab/>
        <w:t>Um exemplo de ação que pode ser salvaguarda no tratamento dessa ameaça de interesse próprio é um revisor apropriado revisar o trabalho do membro da equipe de auditoria.</w:t>
      </w:r>
    </w:p>
    <w:p w14:paraId="0EFDFBE0" w14:textId="77777777" w:rsidR="002A02C6" w:rsidRDefault="002A02C6" w:rsidP="002A02C6"/>
    <w:p w14:paraId="40B46A8F" w14:textId="77777777" w:rsidR="002A02C6" w:rsidRDefault="002A02C6" w:rsidP="002A02C6">
      <w:r>
        <w:t>Outras pessoas</w:t>
      </w:r>
    </w:p>
    <w:p w14:paraId="6468D3E7" w14:textId="77777777" w:rsidR="002A02C6" w:rsidRDefault="002A02C6" w:rsidP="002A02C6"/>
    <w:p w14:paraId="24962A99" w14:textId="77777777" w:rsidR="002A02C6" w:rsidRDefault="002A02C6" w:rsidP="002A02C6">
      <w:r>
        <w:t>510.10A9</w:t>
      </w:r>
      <w:r>
        <w:tab/>
        <w:t>Uma ameaça de interesse próprio pode ser criada se membro da equipe de auditoria sabe que interesse financeiro é detido por pessoas que sejam:</w:t>
      </w:r>
    </w:p>
    <w:p w14:paraId="2FECF5B7" w14:textId="77777777" w:rsidR="002A02C6" w:rsidRDefault="002A02C6" w:rsidP="002A02C6">
      <w:r>
        <w:t>sócios e profissionais da firma ou da firma em rede, exceto aqueles que especificamente não têm permissão para deter esses interesses financeiros, de acordo com o item R510.4, ou seus familiares imediatos;</w:t>
      </w:r>
    </w:p>
    <w:p w14:paraId="309B47EC" w14:textId="77777777" w:rsidR="002A02C6" w:rsidRDefault="002A02C6" w:rsidP="002A02C6">
      <w:r>
        <w:t>pessoas com relacionamento pessoal próximo com membro da equipe de auditoria.</w:t>
      </w:r>
    </w:p>
    <w:p w14:paraId="5022E56D" w14:textId="77777777" w:rsidR="002A02C6" w:rsidRDefault="002A02C6" w:rsidP="002A02C6"/>
    <w:p w14:paraId="65C86561" w14:textId="77777777" w:rsidR="002A02C6" w:rsidRDefault="002A02C6" w:rsidP="002A02C6">
      <w:r>
        <w:t>510.10A10 Os fatores que são relevantes na avaliação do nível dessa ameaça incluem:</w:t>
      </w:r>
    </w:p>
    <w:p w14:paraId="53E631D3" w14:textId="77777777" w:rsidR="002A02C6" w:rsidRDefault="002A02C6" w:rsidP="002A02C6">
      <w:r>
        <w:t>a estrutura organizacional, operacional e de subordinação da firma;</w:t>
      </w:r>
    </w:p>
    <w:p w14:paraId="41124198" w14:textId="77777777" w:rsidR="002A02C6" w:rsidRDefault="002A02C6" w:rsidP="002A02C6">
      <w:r>
        <w:t>a natureza do relacionamento entre a pessoa e o membro da equipe de auditoria.</w:t>
      </w:r>
    </w:p>
    <w:p w14:paraId="746B4B2B" w14:textId="77777777" w:rsidR="002A02C6" w:rsidRDefault="002A02C6" w:rsidP="002A02C6"/>
    <w:p w14:paraId="532FA07D" w14:textId="77777777" w:rsidR="002A02C6" w:rsidRDefault="002A02C6" w:rsidP="002A02C6">
      <w:r>
        <w:t>510.10A11 Um exemplo de ação que pode eliminar essa ameaça de interesse próprio é a remoção do membro da equipe de auditoria que tem o relacionamento pessoal.</w:t>
      </w:r>
    </w:p>
    <w:p w14:paraId="652CBC97" w14:textId="77777777" w:rsidR="002A02C6" w:rsidRDefault="002A02C6" w:rsidP="002A02C6"/>
    <w:p w14:paraId="004BDD41" w14:textId="77777777" w:rsidR="002A02C6" w:rsidRDefault="002A02C6" w:rsidP="002A02C6">
      <w:r>
        <w:t>510.10A12 Exemplos de ações que podem ser salvaguardas no tratamento dessa ameaça de interesse próprio incluem:</w:t>
      </w:r>
    </w:p>
    <w:p w14:paraId="7973A568" w14:textId="77777777" w:rsidR="002A02C6" w:rsidRDefault="002A02C6" w:rsidP="002A02C6">
      <w:r>
        <w:t>excluir o membro da equipe de auditoria de qualquer tomada de decisão significativa relacionada com o trabalho de auditoria;</w:t>
      </w:r>
    </w:p>
    <w:p w14:paraId="649D79B9" w14:textId="77777777" w:rsidR="002A02C6" w:rsidRDefault="002A02C6" w:rsidP="002A02C6">
      <w:r>
        <w:t>o revisor apropriado revisar o trabalho do membro da equipe de auditoria.</w:t>
      </w:r>
    </w:p>
    <w:p w14:paraId="08538880" w14:textId="77777777" w:rsidR="002A02C6" w:rsidRDefault="002A02C6" w:rsidP="002A02C6"/>
    <w:p w14:paraId="07A84542" w14:textId="77777777" w:rsidR="002A02C6" w:rsidRDefault="002A02C6" w:rsidP="002A02C6">
      <w:r>
        <w:t>Plano de aposentadoria de firma ou de firma em rede</w:t>
      </w:r>
    </w:p>
    <w:p w14:paraId="5D75B5A3" w14:textId="77777777" w:rsidR="002A02C6" w:rsidRDefault="002A02C6" w:rsidP="002A02C6"/>
    <w:p w14:paraId="07C6250E" w14:textId="77777777" w:rsidR="002A02C6" w:rsidRDefault="002A02C6" w:rsidP="002A02C6">
      <w:r>
        <w:t>510.10A13 A ameaça de interesse próprio pode ser criada se plano de aposentadoria de firma ou de firma em rede detiver interesse financeiro direto ou interesse financeiro indireto relevante em cliente de auditoria.</w:t>
      </w:r>
    </w:p>
    <w:p w14:paraId="578840B5" w14:textId="77777777" w:rsidR="002A02C6" w:rsidRDefault="002A02C6" w:rsidP="002A02C6"/>
    <w:p w14:paraId="2127498E" w14:textId="77777777" w:rsidR="002A02C6" w:rsidRDefault="002A02C6" w:rsidP="002A02C6">
      <w:r>
        <w:t>SEÇÃO 511 – EMPRÉSTIMOS E GARANTIAS</w:t>
      </w:r>
    </w:p>
    <w:p w14:paraId="7B3D9257" w14:textId="77777777" w:rsidR="002A02C6" w:rsidRDefault="002A02C6" w:rsidP="002A02C6"/>
    <w:p w14:paraId="042417EF" w14:textId="77777777" w:rsidR="002A02C6" w:rsidRDefault="002A02C6" w:rsidP="002A02C6">
      <w:r>
        <w:t>Introdução</w:t>
      </w:r>
    </w:p>
    <w:p w14:paraId="77B6D6E8" w14:textId="77777777" w:rsidR="002A02C6" w:rsidRDefault="002A02C6" w:rsidP="002A02C6"/>
    <w:p w14:paraId="3C5F6D21" w14:textId="77777777" w:rsidR="002A02C6" w:rsidRDefault="002A02C6" w:rsidP="002A02C6">
      <w:r>
        <w:t xml:space="preserve">511.1 </w:t>
      </w:r>
      <w:r>
        <w:tab/>
        <w:t>A firma deve cumprir com os princípios fundamentais, ser independente e aplicar a estrutura conceitual descrita na Seção 120 da NBC PG 100 para identificar, avaliar e tratar ameaças à independência.</w:t>
      </w:r>
    </w:p>
    <w:p w14:paraId="33EA65BA" w14:textId="77777777" w:rsidR="002A02C6" w:rsidRDefault="002A02C6" w:rsidP="002A02C6"/>
    <w:p w14:paraId="424D6923" w14:textId="77777777" w:rsidR="002A02C6" w:rsidRDefault="002A02C6" w:rsidP="002A02C6">
      <w:r>
        <w:t xml:space="preserve">511.2 </w:t>
      </w:r>
      <w:r>
        <w:tab/>
        <w:t>Empréstimo ou garantia de empréstimo com cliente de auditoria pode criar ameaça de interesse próprio. Esta Seção descreve os requisitos específicos e o material de aplicação pertinentes para a aplicação da estrutura conceitual nessas circunstâncias.</w:t>
      </w:r>
    </w:p>
    <w:p w14:paraId="2EC73204" w14:textId="77777777" w:rsidR="002A02C6" w:rsidRDefault="002A02C6" w:rsidP="002A02C6"/>
    <w:p w14:paraId="2AD6962D" w14:textId="77777777" w:rsidR="002A02C6" w:rsidRDefault="002A02C6" w:rsidP="002A02C6">
      <w:r>
        <w:t>Requisitos e material de aplicação</w:t>
      </w:r>
    </w:p>
    <w:p w14:paraId="054C0435" w14:textId="77777777" w:rsidR="002A02C6" w:rsidRDefault="002A02C6" w:rsidP="002A02C6"/>
    <w:p w14:paraId="504A2026" w14:textId="77777777" w:rsidR="002A02C6" w:rsidRDefault="002A02C6" w:rsidP="002A02C6">
      <w:r>
        <w:t>Geral</w:t>
      </w:r>
    </w:p>
    <w:p w14:paraId="46C022CD" w14:textId="77777777" w:rsidR="002A02C6" w:rsidRDefault="002A02C6" w:rsidP="002A02C6"/>
    <w:p w14:paraId="5403F9DF" w14:textId="77777777" w:rsidR="002A02C6" w:rsidRDefault="002A02C6" w:rsidP="002A02C6">
      <w:r>
        <w:t xml:space="preserve">511.3A1 </w:t>
      </w:r>
      <w:r>
        <w:tab/>
        <w:t>Esta Seção contém referências à “materialidade” de empréstimo ou de garantia. Para determinar se o empréstimo ou a garantia é material para a pessoa, o patrimônio líquido combinado da pessoa e dos familiares imediatos da pessoa pode ser levado em consideração.</w:t>
      </w:r>
    </w:p>
    <w:p w14:paraId="3795D354" w14:textId="77777777" w:rsidR="002A02C6" w:rsidRDefault="002A02C6" w:rsidP="002A02C6"/>
    <w:p w14:paraId="09D905E6" w14:textId="77777777" w:rsidR="002A02C6" w:rsidRDefault="002A02C6" w:rsidP="002A02C6">
      <w:r>
        <w:t>Empréstimos e garantias com cliente de auditoria</w:t>
      </w:r>
    </w:p>
    <w:p w14:paraId="65C40DDD" w14:textId="77777777" w:rsidR="002A02C6" w:rsidRDefault="002A02C6" w:rsidP="002A02C6"/>
    <w:p w14:paraId="2D54B1CD" w14:textId="77777777" w:rsidR="002A02C6" w:rsidRDefault="002A02C6" w:rsidP="002A02C6">
      <w:r>
        <w:t xml:space="preserve">R511.4 </w:t>
      </w:r>
      <w:r>
        <w:tab/>
        <w:t>A firma, firma em rede, membro da equipe de auditoria ou qualquer familiar imediato dessa pessoa não deve fazer ou garantir empréstimo para cliente de auditoria, a menos que o empréstimo ou a garantia seja irrelevante para:</w:t>
      </w:r>
    </w:p>
    <w:p w14:paraId="2535C923" w14:textId="77777777" w:rsidR="002A02C6" w:rsidRDefault="002A02C6" w:rsidP="002A02C6">
      <w:r>
        <w:t>a firma, a firma em rede ou a pessoa que concede o empréstimo ou a garantia, conforme aplicável; e</w:t>
      </w:r>
    </w:p>
    <w:p w14:paraId="1B71F804" w14:textId="77777777" w:rsidR="002A02C6" w:rsidRDefault="002A02C6" w:rsidP="002A02C6">
      <w:r>
        <w:t>o cliente.</w:t>
      </w:r>
    </w:p>
    <w:p w14:paraId="7E44830C" w14:textId="77777777" w:rsidR="002A02C6" w:rsidRDefault="002A02C6" w:rsidP="002A02C6"/>
    <w:p w14:paraId="25645C25" w14:textId="77777777" w:rsidR="002A02C6" w:rsidRDefault="002A02C6" w:rsidP="002A02C6">
      <w:r>
        <w:t>Empréstimos e garantias com cliente de auditoria que é banco ou instituição semelhante</w:t>
      </w:r>
    </w:p>
    <w:p w14:paraId="162FC9CA" w14:textId="77777777" w:rsidR="002A02C6" w:rsidRDefault="002A02C6" w:rsidP="002A02C6"/>
    <w:p w14:paraId="425D15C3" w14:textId="77777777" w:rsidR="002A02C6" w:rsidRDefault="002A02C6" w:rsidP="002A02C6">
      <w:r>
        <w:t xml:space="preserve">R511.5 </w:t>
      </w:r>
      <w:r>
        <w:tab/>
        <w:t>A firma, firma em rede, membro da equipe de auditoria ou qualquer familiar imediato dessa pessoa não deve aceitar empréstimo ou garantia de empréstimo de cliente de auditoria que é banco ou instituição semelhante, a menos que o empréstimo ou a garantia sejam concedidos segundo procedimentos, prazos e condições normais de financiamento.</w:t>
      </w:r>
    </w:p>
    <w:p w14:paraId="0818A958" w14:textId="77777777" w:rsidR="002A02C6" w:rsidRDefault="002A02C6" w:rsidP="002A02C6"/>
    <w:p w14:paraId="35253DBB" w14:textId="77777777" w:rsidR="002A02C6" w:rsidRDefault="002A02C6" w:rsidP="002A02C6">
      <w:r>
        <w:t>511.5A1</w:t>
      </w:r>
      <w:r>
        <w:tab/>
        <w:t>Exemplos de empréstimos incluem hipotecas residenciais, saques a descoberto, financiamentos de veículos e saldos de cartão de crédito.</w:t>
      </w:r>
    </w:p>
    <w:p w14:paraId="70BE0194" w14:textId="77777777" w:rsidR="002A02C6" w:rsidRDefault="002A02C6" w:rsidP="002A02C6"/>
    <w:p w14:paraId="444F7204" w14:textId="77777777" w:rsidR="002A02C6" w:rsidRDefault="002A02C6" w:rsidP="002A02C6">
      <w:r>
        <w:t xml:space="preserve">511.5A2 </w:t>
      </w:r>
      <w:r>
        <w:tab/>
        <w:t>Mesmo se a firma ou firma em rede receber empréstimo de cliente de auditoria que é banco ou instituição semelhante segundo procedimentos, prazos e condições normais de financiamento, o empréstimo pode criar ameaça de interesse próprio se for relevante para o cliente de auditoria ou para a firma que recebe o empréstimo.</w:t>
      </w:r>
    </w:p>
    <w:p w14:paraId="36D5E8FB" w14:textId="77777777" w:rsidR="002A02C6" w:rsidRDefault="002A02C6" w:rsidP="002A02C6"/>
    <w:p w14:paraId="4757C3BE" w14:textId="77777777" w:rsidR="002A02C6" w:rsidRDefault="002A02C6" w:rsidP="002A02C6">
      <w:r>
        <w:t xml:space="preserve">511.5A3 </w:t>
      </w:r>
      <w:r>
        <w:tab/>
        <w:t>Um exemplo de ação que pode ser salvaguarda no tratamento dessa ameaça de interesse próprio é ter o trabalho revisado por revisor apropriado que não é membro da equipe de auditoria, de firma em rede que não é beneficiária do empréstimo.</w:t>
      </w:r>
    </w:p>
    <w:p w14:paraId="0CFD32B5" w14:textId="77777777" w:rsidR="002A02C6" w:rsidRDefault="002A02C6" w:rsidP="002A02C6"/>
    <w:p w14:paraId="688F05B2" w14:textId="77777777" w:rsidR="002A02C6" w:rsidRDefault="002A02C6" w:rsidP="002A02C6">
      <w:r>
        <w:t>Depósitos ou contas de corretagem</w:t>
      </w:r>
    </w:p>
    <w:p w14:paraId="51DA637E" w14:textId="77777777" w:rsidR="002A02C6" w:rsidRDefault="002A02C6" w:rsidP="002A02C6"/>
    <w:p w14:paraId="4227ACD8" w14:textId="77777777" w:rsidR="002A02C6" w:rsidRDefault="002A02C6" w:rsidP="002A02C6">
      <w:r>
        <w:t xml:space="preserve">R511.6 </w:t>
      </w:r>
      <w:r>
        <w:tab/>
        <w:t>A firma, firma em rede, membro da equipe de auditoria ou qualquer familiar imediato dessa pessoa não deve manter depósitos ou conta de corretagem com cliente de auditoria que é banco, corretora ou instituição semelhante, a menos que o depósito ou a conta seja mantido em condições comerciais normais.</w:t>
      </w:r>
    </w:p>
    <w:p w14:paraId="071EACAB" w14:textId="77777777" w:rsidR="002A02C6" w:rsidRDefault="002A02C6" w:rsidP="002A02C6"/>
    <w:p w14:paraId="3ED2D990" w14:textId="77777777" w:rsidR="002A02C6" w:rsidRDefault="002A02C6" w:rsidP="002A02C6">
      <w:r>
        <w:t>Empréstimos e garantias com cliente de auditoria que não é banco ou instituição semelhante</w:t>
      </w:r>
    </w:p>
    <w:p w14:paraId="39F1410E" w14:textId="77777777" w:rsidR="002A02C6" w:rsidRDefault="002A02C6" w:rsidP="002A02C6"/>
    <w:p w14:paraId="77598475" w14:textId="77777777" w:rsidR="002A02C6" w:rsidRDefault="002A02C6" w:rsidP="002A02C6">
      <w:r>
        <w:t xml:space="preserve">R511.7 </w:t>
      </w:r>
      <w:r>
        <w:tab/>
        <w:t>A firma, firma em rede, membro da equipe de auditoria ou qualquer familiar imediato dessa pessoa não deve aceitar empréstimo ou garantia de empréstimo de cliente de auditoria que não é banco ou instituição semelhante, a menos que o empréstimo ou a garantia seja irrelevante para:</w:t>
      </w:r>
    </w:p>
    <w:p w14:paraId="403B7C8F" w14:textId="77777777" w:rsidR="002A02C6" w:rsidRDefault="002A02C6" w:rsidP="002A02C6">
      <w:r>
        <w:t>a firma, a firma em rede ou a pessoa que recebe o empréstimo ou a garantia, conforme aplicável; e</w:t>
      </w:r>
    </w:p>
    <w:p w14:paraId="45263DC2" w14:textId="77777777" w:rsidR="002A02C6" w:rsidRDefault="002A02C6" w:rsidP="002A02C6">
      <w:r>
        <w:t>o cliente.</w:t>
      </w:r>
    </w:p>
    <w:p w14:paraId="671C2413" w14:textId="77777777" w:rsidR="002A02C6" w:rsidRDefault="002A02C6" w:rsidP="002A02C6"/>
    <w:p w14:paraId="3DA0DC9F" w14:textId="77777777" w:rsidR="002A02C6" w:rsidRDefault="002A02C6" w:rsidP="002A02C6">
      <w:r>
        <w:t>SEÇÃO 520 – RELAÇÕES COMERCIAIS</w:t>
      </w:r>
    </w:p>
    <w:p w14:paraId="5F3C92EE" w14:textId="77777777" w:rsidR="002A02C6" w:rsidRDefault="002A02C6" w:rsidP="002A02C6"/>
    <w:p w14:paraId="31DDA621" w14:textId="77777777" w:rsidR="002A02C6" w:rsidRDefault="002A02C6" w:rsidP="002A02C6">
      <w:r>
        <w:t>Introdução</w:t>
      </w:r>
    </w:p>
    <w:p w14:paraId="1F3B0885" w14:textId="77777777" w:rsidR="002A02C6" w:rsidRDefault="002A02C6" w:rsidP="002A02C6"/>
    <w:p w14:paraId="36C2A990" w14:textId="77777777" w:rsidR="002A02C6" w:rsidRDefault="002A02C6" w:rsidP="002A02C6">
      <w:r>
        <w:t xml:space="preserve">520.1 </w:t>
      </w:r>
      <w:r>
        <w:tab/>
        <w:t>A firma deve cumprir com os princípios fundamentais, ser independente e aplicar a estrutura conceitual descrita na Seção 120 da NBC PG 100 para identificar, avaliar e tratar ameaças à independência.</w:t>
      </w:r>
    </w:p>
    <w:p w14:paraId="64EFCB95" w14:textId="77777777" w:rsidR="002A02C6" w:rsidRDefault="002A02C6" w:rsidP="002A02C6">
      <w:r>
        <w:t xml:space="preserve">520.2 </w:t>
      </w:r>
      <w:r>
        <w:tab/>
        <w:t>O relacionamento comercial próximo com cliente de auditoria ou sua administração pode criar ameaça de interesse próprio ou de intimidação. Esta Seção descreve os requisitos específicos e o material de aplicação pertinentes para a aplicação da estrutura conceitual nessas circunstâncias.</w:t>
      </w:r>
    </w:p>
    <w:p w14:paraId="5E61FDE6" w14:textId="77777777" w:rsidR="002A02C6" w:rsidRDefault="002A02C6" w:rsidP="002A02C6"/>
    <w:p w14:paraId="70565A89" w14:textId="77777777" w:rsidR="002A02C6" w:rsidRDefault="002A02C6" w:rsidP="002A02C6">
      <w:r>
        <w:t>Requisitos e material de aplicação</w:t>
      </w:r>
    </w:p>
    <w:p w14:paraId="3BDC2EE2" w14:textId="77777777" w:rsidR="002A02C6" w:rsidRDefault="002A02C6" w:rsidP="002A02C6"/>
    <w:p w14:paraId="08FF6A59" w14:textId="77777777" w:rsidR="002A02C6" w:rsidRDefault="002A02C6" w:rsidP="002A02C6">
      <w:r>
        <w:t>Geral</w:t>
      </w:r>
    </w:p>
    <w:p w14:paraId="499F8E6E" w14:textId="77777777" w:rsidR="002A02C6" w:rsidRDefault="002A02C6" w:rsidP="002A02C6"/>
    <w:p w14:paraId="0927F159" w14:textId="77777777" w:rsidR="002A02C6" w:rsidRDefault="002A02C6" w:rsidP="002A02C6">
      <w:r>
        <w:t>520.3A1</w:t>
      </w:r>
      <w:r>
        <w:tab/>
        <w:t>Esta Seção contém referências à “materialidade” de interesse financeiro e à “importância” do relacionamento comercial. Para determinar se o interesse financeiro é material para a pessoa, o patrimônio líquido combinado da pessoa e dos familiares imediatos da pessoa pode ser levado em consideração.</w:t>
      </w:r>
    </w:p>
    <w:p w14:paraId="5C629F93" w14:textId="77777777" w:rsidR="002A02C6" w:rsidRDefault="002A02C6" w:rsidP="002A02C6"/>
    <w:p w14:paraId="4E90A5BD" w14:textId="77777777" w:rsidR="002A02C6" w:rsidRDefault="002A02C6" w:rsidP="002A02C6">
      <w:r>
        <w:t>520.3A2</w:t>
      </w:r>
      <w:r>
        <w:tab/>
        <w:t>Exemplos de relacionamento comercial próximo decorrente do relacionamento comercial ou interesse financeiro em comum incluem:</w:t>
      </w:r>
    </w:p>
    <w:p w14:paraId="1E332D9C" w14:textId="77777777" w:rsidR="002A02C6" w:rsidRDefault="002A02C6" w:rsidP="002A02C6">
      <w:r>
        <w:t>ter um interesse financeiro em empreendimento conjunto com o cliente ou com controlador, conselheiro, diretor ou outra pessoa que desempenha funções executivas para esse cliente;</w:t>
      </w:r>
    </w:p>
    <w:p w14:paraId="2C698D5E" w14:textId="77777777" w:rsidR="002A02C6" w:rsidRDefault="002A02C6" w:rsidP="002A02C6">
      <w:r>
        <w:t>celebrar acordos para combinar um ou mais serviços ou produtos da firma ou de firma em rede com um ou mais serviços ou produtos do cliente e para comercializar o pacote fazendo referência às duas partes;</w:t>
      </w:r>
    </w:p>
    <w:p w14:paraId="686124DD" w14:textId="77777777" w:rsidR="002A02C6" w:rsidRDefault="002A02C6" w:rsidP="002A02C6">
      <w:r>
        <w:t>celebrar acordos de distribuição ou comercialização, segundo os quais a firma ou firma em rede distribui ou comercializa os produtos ou serviços do cliente, ou o cliente distribui ou comercializa os produtos ou serviços da firma ou da firma em rede.</w:t>
      </w:r>
    </w:p>
    <w:p w14:paraId="71D02AB1" w14:textId="77777777" w:rsidR="002A02C6" w:rsidRDefault="002A02C6" w:rsidP="002A02C6"/>
    <w:p w14:paraId="5A02C488" w14:textId="77777777" w:rsidR="002A02C6" w:rsidRDefault="002A02C6" w:rsidP="002A02C6">
      <w:r>
        <w:t>Relações comerciais da firma, da firma em rede, de membro da equipe de auditoria ou de familiar imediato</w:t>
      </w:r>
    </w:p>
    <w:p w14:paraId="373A758A" w14:textId="77777777" w:rsidR="002A02C6" w:rsidRDefault="002A02C6" w:rsidP="002A02C6"/>
    <w:p w14:paraId="58BC0AB2" w14:textId="77777777" w:rsidR="002A02C6" w:rsidRDefault="002A02C6" w:rsidP="002A02C6">
      <w:r>
        <w:t xml:space="preserve">R520.4 </w:t>
      </w:r>
      <w:r>
        <w:tab/>
        <w:t>A firma, firma em rede ou membro da equipe de auditoria não deve manter relacionamento comercial próximo com cliente de auditoria ou sua administração, a menos que qualquer interesse financeiro seja irrelevante e o relacionamento comercial seja insignificante para o cliente ou sua administração e para a firma, a firma em rede ou o membro da equipe de auditoria, conforme aplicável.</w:t>
      </w:r>
    </w:p>
    <w:p w14:paraId="40F32728" w14:textId="77777777" w:rsidR="002A02C6" w:rsidRDefault="002A02C6" w:rsidP="002A02C6"/>
    <w:p w14:paraId="4B31F0DD" w14:textId="77777777" w:rsidR="002A02C6" w:rsidRDefault="002A02C6" w:rsidP="002A02C6">
      <w:r>
        <w:t>520.4A1</w:t>
      </w:r>
      <w:r>
        <w:tab/>
        <w:t>A ameaça de interesse próprio ou de intimidação pode ser criada se houver relacionamento comercial próximo entre o cliente de auditoria ou sua administração e o familiar imediato de membro da equipe de auditoria.</w:t>
      </w:r>
    </w:p>
    <w:p w14:paraId="55F22520" w14:textId="77777777" w:rsidR="002A02C6" w:rsidRDefault="002A02C6" w:rsidP="002A02C6"/>
    <w:p w14:paraId="45872A78" w14:textId="77777777" w:rsidR="002A02C6" w:rsidRDefault="002A02C6" w:rsidP="002A02C6">
      <w:r>
        <w:t>Interesses em comum em entidades não listadas</w:t>
      </w:r>
    </w:p>
    <w:p w14:paraId="6D75225F" w14:textId="77777777" w:rsidR="002A02C6" w:rsidRDefault="002A02C6" w:rsidP="002A02C6"/>
    <w:p w14:paraId="41B47C1D" w14:textId="77777777" w:rsidR="002A02C6" w:rsidRDefault="002A02C6" w:rsidP="002A02C6">
      <w:r>
        <w:t>R520.5</w:t>
      </w:r>
      <w:r>
        <w:tab/>
        <w:t>A firma, firma em rede, membro da equipe de auditoria ou qualquer familiar imediato dessa pessoa não deve manter relacionamento comercial que envolva a manutenção de interesse em entidade não listada quando o cliente de auditoria, conselheiro, diretor do cliente ou qualquer grupo dele, também detém interesse nessa entidade, a menos que:</w:t>
      </w:r>
    </w:p>
    <w:p w14:paraId="440A4A10" w14:textId="77777777" w:rsidR="002A02C6" w:rsidRDefault="002A02C6" w:rsidP="002A02C6">
      <w:r>
        <w:t>o relacionamento comercial seja insignificante para a firma, a firma em rede ou a pessoa, conforme aplicável, e o cliente;</w:t>
      </w:r>
    </w:p>
    <w:p w14:paraId="59C8265F" w14:textId="77777777" w:rsidR="002A02C6" w:rsidRDefault="002A02C6" w:rsidP="002A02C6">
      <w:r>
        <w:t>o interesse financeiro seja irrelevante para o investidor ou grupo de investidores; e</w:t>
      </w:r>
    </w:p>
    <w:p w14:paraId="6E74ED31" w14:textId="77777777" w:rsidR="002A02C6" w:rsidRDefault="002A02C6" w:rsidP="002A02C6">
      <w:r>
        <w:t>o interesse financeiro não dê ao investidor ou ao grupo de investidores o poder de controlar a entidade não listada.</w:t>
      </w:r>
    </w:p>
    <w:p w14:paraId="16BC531C" w14:textId="77777777" w:rsidR="002A02C6" w:rsidRDefault="002A02C6" w:rsidP="002A02C6"/>
    <w:p w14:paraId="51CD18A3" w14:textId="77777777" w:rsidR="002A02C6" w:rsidRDefault="002A02C6" w:rsidP="002A02C6">
      <w:r>
        <w:t>Compra de produtos ou serviços</w:t>
      </w:r>
    </w:p>
    <w:p w14:paraId="4436F949" w14:textId="77777777" w:rsidR="002A02C6" w:rsidRDefault="002A02C6" w:rsidP="002A02C6"/>
    <w:p w14:paraId="0C0637B8" w14:textId="77777777" w:rsidR="002A02C6" w:rsidRDefault="002A02C6" w:rsidP="002A02C6">
      <w:r>
        <w:t xml:space="preserve">520.6A1 </w:t>
      </w:r>
      <w:r>
        <w:tab/>
        <w:t>A compra de produtos e serviços de cliente de auditoria por firma, firma em rede, membro da equipe de auditoria ou por qualquer familiar imediato dessa pessoa geralmente não cria ameaça à independência, desde que a transação esteja no curso normal dos negócios e os termos sejam equivalentes aos que prevalecem nas transações com partes independentes. Entretanto, essas transações podem ser de natureza ou magnitude tal que criam ameaça de interesse próprio.</w:t>
      </w:r>
    </w:p>
    <w:p w14:paraId="65944B48" w14:textId="77777777" w:rsidR="002A02C6" w:rsidRDefault="002A02C6" w:rsidP="002A02C6"/>
    <w:p w14:paraId="05190744" w14:textId="77777777" w:rsidR="002A02C6" w:rsidRDefault="002A02C6" w:rsidP="002A02C6">
      <w:r>
        <w:t>520.6A2</w:t>
      </w:r>
      <w:r>
        <w:tab/>
        <w:t>Exemplos de ações que podem eliminar essa ameaça de interesse próprio incluem:</w:t>
      </w:r>
    </w:p>
    <w:p w14:paraId="2C3863B7" w14:textId="77777777" w:rsidR="002A02C6" w:rsidRDefault="002A02C6" w:rsidP="002A02C6">
      <w:r>
        <w:t>eliminar ou reduzir a magnitude da transação;</w:t>
      </w:r>
    </w:p>
    <w:p w14:paraId="0A563D2C" w14:textId="77777777" w:rsidR="002A02C6" w:rsidRDefault="002A02C6" w:rsidP="002A02C6">
      <w:r>
        <w:t>remover a pessoa da equipe de auditoria.</w:t>
      </w:r>
    </w:p>
    <w:p w14:paraId="297584B9" w14:textId="77777777" w:rsidR="002A02C6" w:rsidRDefault="002A02C6" w:rsidP="002A02C6"/>
    <w:p w14:paraId="1C71687A" w14:textId="77777777" w:rsidR="002A02C6" w:rsidRDefault="002A02C6" w:rsidP="002A02C6">
      <w:r>
        <w:t>SEÇÃO 521 – RELACIONAMENTOS FAMILIARES E PESSOAIS</w:t>
      </w:r>
    </w:p>
    <w:p w14:paraId="45C1DDCC" w14:textId="77777777" w:rsidR="002A02C6" w:rsidRDefault="002A02C6" w:rsidP="002A02C6"/>
    <w:p w14:paraId="3966ADE8" w14:textId="77777777" w:rsidR="002A02C6" w:rsidRDefault="002A02C6" w:rsidP="002A02C6">
      <w:r>
        <w:t>Introdução</w:t>
      </w:r>
    </w:p>
    <w:p w14:paraId="332A6C1B" w14:textId="77777777" w:rsidR="002A02C6" w:rsidRDefault="002A02C6" w:rsidP="002A02C6"/>
    <w:p w14:paraId="7D8224F1" w14:textId="77777777" w:rsidR="002A02C6" w:rsidRDefault="002A02C6" w:rsidP="002A02C6">
      <w:r>
        <w:t xml:space="preserve">521.1 </w:t>
      </w:r>
      <w:r>
        <w:tab/>
        <w:t>A firma deve cumprir com os princípios fundamentais, ser independente e aplicar a estrutura conceitual descrita na Seção 120 da NBC PG 100 para identificar, avaliar e tratar ameaças à independência.</w:t>
      </w:r>
    </w:p>
    <w:p w14:paraId="04D0294A" w14:textId="77777777" w:rsidR="002A02C6" w:rsidRDefault="002A02C6" w:rsidP="002A02C6"/>
    <w:p w14:paraId="40CCB98D" w14:textId="77777777" w:rsidR="002A02C6" w:rsidRDefault="002A02C6" w:rsidP="002A02C6">
      <w:r>
        <w:t xml:space="preserve">521.2 </w:t>
      </w:r>
      <w:r>
        <w:tab/>
        <w:t>Os relacionamentos familiares ou pessoais com o pessoal do cliente podem criar uma ameaça de interesse próprio, de familiaridade ou de intimidação. Esta Seção descreve os requisitos específicos e o material de aplicação pertinentes para a aplicação da estrutura conceitual nessas circunstâncias.</w:t>
      </w:r>
    </w:p>
    <w:p w14:paraId="08F71C82" w14:textId="77777777" w:rsidR="002A02C6" w:rsidRDefault="002A02C6" w:rsidP="002A02C6"/>
    <w:p w14:paraId="0B0D693E" w14:textId="77777777" w:rsidR="002A02C6" w:rsidRDefault="002A02C6" w:rsidP="002A02C6">
      <w:r>
        <w:t>Requisitos e material de aplicação</w:t>
      </w:r>
    </w:p>
    <w:p w14:paraId="1C8B23FA" w14:textId="77777777" w:rsidR="002A02C6" w:rsidRDefault="002A02C6" w:rsidP="002A02C6"/>
    <w:p w14:paraId="20EFE6FE" w14:textId="77777777" w:rsidR="002A02C6" w:rsidRDefault="002A02C6" w:rsidP="002A02C6">
      <w:r>
        <w:t>Geral</w:t>
      </w:r>
    </w:p>
    <w:p w14:paraId="2E7D6874" w14:textId="77777777" w:rsidR="002A02C6" w:rsidRDefault="002A02C6" w:rsidP="002A02C6"/>
    <w:p w14:paraId="1C1CFD3D" w14:textId="77777777" w:rsidR="002A02C6" w:rsidRDefault="002A02C6" w:rsidP="002A02C6">
      <w:r>
        <w:t xml:space="preserve">521.3A1 </w:t>
      </w:r>
      <w:r>
        <w:tab/>
        <w:t>A ameaça de interesse próprio, de familiaridade ou de intimidação pode ser criada por relacionamentos familiares ou pessoais entre membro da equipe de auditoria e conselheiro, diretor ou, dependendo do seu papel, certos empregados do cliente de auditoria.</w:t>
      </w:r>
    </w:p>
    <w:p w14:paraId="1F2BD17F" w14:textId="77777777" w:rsidR="002A02C6" w:rsidRDefault="002A02C6" w:rsidP="002A02C6"/>
    <w:p w14:paraId="6F10C1C9" w14:textId="77777777" w:rsidR="002A02C6" w:rsidRDefault="002A02C6" w:rsidP="002A02C6">
      <w:r>
        <w:t>521.3A2</w:t>
      </w:r>
      <w:r>
        <w:tab/>
        <w:t>Os fatores que são relevantes na avaliação do nível dessas ameaças incluem:</w:t>
      </w:r>
    </w:p>
    <w:p w14:paraId="70E73540" w14:textId="77777777" w:rsidR="002A02C6" w:rsidRDefault="002A02C6" w:rsidP="002A02C6">
      <w:r>
        <w:t>as responsabilidades da pessoa na equipe de auditoria;</w:t>
      </w:r>
    </w:p>
    <w:p w14:paraId="70F2D48E" w14:textId="77777777" w:rsidR="002A02C6" w:rsidRDefault="002A02C6" w:rsidP="002A02C6">
      <w:r>
        <w:t>o papel do familiar ou outra pessoa no cliente e a proximidade do relacionamento.</w:t>
      </w:r>
    </w:p>
    <w:p w14:paraId="2ED1329D" w14:textId="77777777" w:rsidR="002A02C6" w:rsidRDefault="002A02C6" w:rsidP="002A02C6"/>
    <w:p w14:paraId="2A8F8196" w14:textId="77777777" w:rsidR="002A02C6" w:rsidRDefault="002A02C6" w:rsidP="002A02C6">
      <w:r>
        <w:t>Familiar imediato de membro da equipe de auditoria</w:t>
      </w:r>
    </w:p>
    <w:p w14:paraId="5E6B1515" w14:textId="77777777" w:rsidR="002A02C6" w:rsidRDefault="002A02C6" w:rsidP="002A02C6"/>
    <w:p w14:paraId="4D14AC4E" w14:textId="77777777" w:rsidR="002A02C6" w:rsidRDefault="002A02C6" w:rsidP="002A02C6">
      <w:r>
        <w:t xml:space="preserve">521.4A1 </w:t>
      </w:r>
      <w:r>
        <w:tab/>
        <w:t>A ameaça de interesse próprio, de familiaridade ou de intimidação é criada quando familiar imediato de membro da equipe de auditoria é empregado em posição de exercer influência significativa sobre a posição financeira, o desempenho financeiro ou os fluxos de caixa do cliente.</w:t>
      </w:r>
    </w:p>
    <w:p w14:paraId="2D2318D5" w14:textId="77777777" w:rsidR="002A02C6" w:rsidRDefault="002A02C6" w:rsidP="002A02C6"/>
    <w:p w14:paraId="367C7DD1" w14:textId="77777777" w:rsidR="002A02C6" w:rsidRDefault="002A02C6" w:rsidP="002A02C6">
      <w:r>
        <w:t>521.4A2</w:t>
      </w:r>
      <w:r>
        <w:tab/>
        <w:t>Os fatores que são relevantes na avaliação do nível dessas ameaças incluem:</w:t>
      </w:r>
    </w:p>
    <w:p w14:paraId="60F39DFB" w14:textId="77777777" w:rsidR="002A02C6" w:rsidRDefault="002A02C6" w:rsidP="002A02C6">
      <w:r>
        <w:t>o cargo ocupado pelo familiar imediato;</w:t>
      </w:r>
    </w:p>
    <w:p w14:paraId="7D0084F7" w14:textId="77777777" w:rsidR="002A02C6" w:rsidRDefault="002A02C6" w:rsidP="002A02C6">
      <w:r>
        <w:t>o papel do membro da equipe de auditoria.</w:t>
      </w:r>
    </w:p>
    <w:p w14:paraId="17F9EF52" w14:textId="77777777" w:rsidR="002A02C6" w:rsidRDefault="002A02C6" w:rsidP="002A02C6"/>
    <w:p w14:paraId="6A5ECC5E" w14:textId="77777777" w:rsidR="002A02C6" w:rsidRDefault="002A02C6" w:rsidP="002A02C6">
      <w:r>
        <w:t>521.4A3</w:t>
      </w:r>
      <w:r>
        <w:tab/>
        <w:t>Um exemplo de ação que pode eliminar essa ameaça de interesse próprio, de familiaridade ou de intimidação é a remoção da pessoa da equipe de auditoria.</w:t>
      </w:r>
    </w:p>
    <w:p w14:paraId="51D31919" w14:textId="77777777" w:rsidR="002A02C6" w:rsidRDefault="002A02C6" w:rsidP="002A02C6"/>
    <w:p w14:paraId="2A76C3F4" w14:textId="77777777" w:rsidR="002A02C6" w:rsidRDefault="002A02C6" w:rsidP="002A02C6">
      <w:r>
        <w:t>521.4A4</w:t>
      </w:r>
      <w:r>
        <w:tab/>
        <w:t>Um exemplo de ação que pode ser salvaguarda no tratamento dessa ameaça de interesse próprio, de familiaridade ou de intimidação é a estruturação das responsabilidades da equipe de auditoria, de forma que o membro da equipe de auditoria não trate de assuntos que são de responsabilidade do familiar imediato.</w:t>
      </w:r>
    </w:p>
    <w:p w14:paraId="29482263" w14:textId="77777777" w:rsidR="002A02C6" w:rsidRDefault="002A02C6" w:rsidP="002A02C6"/>
    <w:p w14:paraId="4F5BF306" w14:textId="77777777" w:rsidR="002A02C6" w:rsidRDefault="002A02C6" w:rsidP="002A02C6">
      <w:r>
        <w:t xml:space="preserve">R521.5 </w:t>
      </w:r>
      <w:r>
        <w:tab/>
        <w:t>A pessoa não deve participar como membro da equipe de auditoria quando qualquer familiar imediato dessa pessoa:</w:t>
      </w:r>
    </w:p>
    <w:p w14:paraId="15871CD3" w14:textId="77777777" w:rsidR="002A02C6" w:rsidRDefault="002A02C6" w:rsidP="002A02C6">
      <w:r>
        <w:t xml:space="preserve">for conselheiro ou diretor do cliente de auditoria; </w:t>
      </w:r>
    </w:p>
    <w:p w14:paraId="7B6996DA" w14:textId="77777777" w:rsidR="002A02C6" w:rsidRDefault="002A02C6" w:rsidP="002A02C6">
      <w:r>
        <w:t>for empregado em posição de exercer influência significativa sobre a elaboração dos registros contábeis do cliente ou das demonstrações contábeis sobre as quais a firma emitirá uma opinião; ou</w:t>
      </w:r>
    </w:p>
    <w:p w14:paraId="1CCD1EFC" w14:textId="77777777" w:rsidR="002A02C6" w:rsidRDefault="002A02C6" w:rsidP="002A02C6">
      <w:r>
        <w:t>tiver estado nessa posição durante qualquer período coberto pelo trabalho ou pelas demonstrações contábeis.</w:t>
      </w:r>
    </w:p>
    <w:p w14:paraId="042A71B5" w14:textId="77777777" w:rsidR="002A02C6" w:rsidRDefault="002A02C6" w:rsidP="002A02C6"/>
    <w:p w14:paraId="6B58DD28" w14:textId="77777777" w:rsidR="002A02C6" w:rsidRDefault="002A02C6" w:rsidP="002A02C6">
      <w:r>
        <w:t>Familiar próximo de membro da equipe de auditoria</w:t>
      </w:r>
    </w:p>
    <w:p w14:paraId="4B292E68" w14:textId="77777777" w:rsidR="002A02C6" w:rsidRDefault="002A02C6" w:rsidP="002A02C6"/>
    <w:p w14:paraId="05E634C2" w14:textId="77777777" w:rsidR="002A02C6" w:rsidRDefault="002A02C6" w:rsidP="002A02C6">
      <w:r>
        <w:t xml:space="preserve">521.6A1 </w:t>
      </w:r>
      <w:r>
        <w:tab/>
        <w:t>A ameaça de interesse próprio, de familiaridade ou de intimidação é criada quando familiar próximo de membro da equipe de auditoria é:</w:t>
      </w:r>
    </w:p>
    <w:p w14:paraId="6B82BC4F" w14:textId="77777777" w:rsidR="002A02C6" w:rsidRDefault="002A02C6" w:rsidP="002A02C6">
      <w:r>
        <w:t>conselheiro ou diretor do cliente de auditoria; ou</w:t>
      </w:r>
    </w:p>
    <w:p w14:paraId="117F07A1" w14:textId="77777777" w:rsidR="002A02C6" w:rsidRDefault="002A02C6" w:rsidP="002A02C6">
      <w:r>
        <w:t>empregado em posição de exercer influência significativa sobre a elaboração dos registros contábeis ou das demonstrações contábeis do cliente sobre as quais a firma emitirá uma opinião.</w:t>
      </w:r>
    </w:p>
    <w:p w14:paraId="515478BD" w14:textId="77777777" w:rsidR="002A02C6" w:rsidRDefault="002A02C6" w:rsidP="002A02C6"/>
    <w:p w14:paraId="30A8CEEA" w14:textId="77777777" w:rsidR="002A02C6" w:rsidRDefault="002A02C6" w:rsidP="002A02C6">
      <w:r>
        <w:t>521.6A2</w:t>
      </w:r>
      <w:r>
        <w:tab/>
        <w:t>Os fatores que são relevantes na avaliação do nível dessas ameaças incluem:</w:t>
      </w:r>
    </w:p>
    <w:p w14:paraId="5716C232" w14:textId="77777777" w:rsidR="002A02C6" w:rsidRDefault="002A02C6" w:rsidP="002A02C6">
      <w:r>
        <w:t>a natureza do relacionamento entre membro da equipe de auditoria e familiar próximo;</w:t>
      </w:r>
    </w:p>
    <w:p w14:paraId="1F24D42E" w14:textId="77777777" w:rsidR="002A02C6" w:rsidRDefault="002A02C6" w:rsidP="002A02C6">
      <w:r>
        <w:t>o cargo ocupado pelo familiar próximo;</w:t>
      </w:r>
    </w:p>
    <w:p w14:paraId="62EC9E48" w14:textId="77777777" w:rsidR="002A02C6" w:rsidRDefault="002A02C6" w:rsidP="002A02C6">
      <w:r>
        <w:t>o papel do membro da equipe de auditoria.</w:t>
      </w:r>
    </w:p>
    <w:p w14:paraId="2A812B7D" w14:textId="77777777" w:rsidR="002A02C6" w:rsidRDefault="002A02C6" w:rsidP="002A02C6"/>
    <w:p w14:paraId="386E3380" w14:textId="77777777" w:rsidR="002A02C6" w:rsidRDefault="002A02C6" w:rsidP="002A02C6">
      <w:r>
        <w:t>521.6A3</w:t>
      </w:r>
      <w:r>
        <w:tab/>
        <w:t>Um exemplo de ação que pode eliminar essa ameaça de interesse próprio, de familiaridade ou de intimidação é a remoção da pessoa da equipe de auditoria.</w:t>
      </w:r>
    </w:p>
    <w:p w14:paraId="76BA8E36" w14:textId="77777777" w:rsidR="002A02C6" w:rsidRDefault="002A02C6" w:rsidP="002A02C6"/>
    <w:p w14:paraId="6DEEB037" w14:textId="77777777" w:rsidR="002A02C6" w:rsidRDefault="002A02C6" w:rsidP="002A02C6">
      <w:r>
        <w:t>521.6A4</w:t>
      </w:r>
      <w:r>
        <w:tab/>
        <w:t>Um exemplo de ação que pode ser a salvaguarda no tratamento dessa ameaça de interesse próprio, de familiaridade ou de intimidação é a estruturação das responsabilidades da equipe de auditoria de forma que o membro da equipe de auditoria não trate de assuntos que são de responsabilidade do familiar próximo.</w:t>
      </w:r>
    </w:p>
    <w:p w14:paraId="78EB1EE5" w14:textId="77777777" w:rsidR="002A02C6" w:rsidRDefault="002A02C6" w:rsidP="002A02C6"/>
    <w:p w14:paraId="6F0D2D33" w14:textId="77777777" w:rsidR="002A02C6" w:rsidRDefault="002A02C6" w:rsidP="002A02C6">
      <w:r>
        <w:t>Outros relacionamentos próximos de membro da equipe de auditoria</w:t>
      </w:r>
    </w:p>
    <w:p w14:paraId="678C0106" w14:textId="77777777" w:rsidR="002A02C6" w:rsidRDefault="002A02C6" w:rsidP="002A02C6"/>
    <w:p w14:paraId="01103AFF" w14:textId="77777777" w:rsidR="002A02C6" w:rsidRDefault="002A02C6" w:rsidP="002A02C6">
      <w:r>
        <w:t xml:space="preserve">R521.7 </w:t>
      </w:r>
      <w:r>
        <w:tab/>
        <w:t>O membro da equipe de auditoria deve consultar, de acordo com as políticas e procedimentos da firma, se o membro da equipe de auditoria tem relacionamento próximo com a pessoa que não é familiar imediato ou próximo, mas que é:</w:t>
      </w:r>
    </w:p>
    <w:p w14:paraId="66B3E6C2" w14:textId="77777777" w:rsidR="002A02C6" w:rsidRDefault="002A02C6" w:rsidP="002A02C6">
      <w:r>
        <w:t>conselheiro ou diretor do cliente de auditoria; ou</w:t>
      </w:r>
    </w:p>
    <w:p w14:paraId="1EA87B12" w14:textId="77777777" w:rsidR="002A02C6" w:rsidRDefault="002A02C6" w:rsidP="002A02C6">
      <w:r>
        <w:t>empregado em posição de exercer uma influência significativa sobre a elaboração dos registros contábeis ou das demonstrações contábeis do cliente sobre as quais a firma emitirá uma opinião.</w:t>
      </w:r>
    </w:p>
    <w:p w14:paraId="40861145" w14:textId="77777777" w:rsidR="002A02C6" w:rsidRDefault="002A02C6" w:rsidP="002A02C6"/>
    <w:p w14:paraId="72515297" w14:textId="77777777" w:rsidR="002A02C6" w:rsidRDefault="002A02C6" w:rsidP="002A02C6">
      <w:r>
        <w:t xml:space="preserve">521.7A1 </w:t>
      </w:r>
      <w:r>
        <w:tab/>
        <w:t>Os fatores que são relevantes na avaliação do nível de ameaça de interesse próprio, de familiaridade ou de intimidação criada por esse relacionamento incluem:</w:t>
      </w:r>
    </w:p>
    <w:p w14:paraId="34DA527B" w14:textId="77777777" w:rsidR="002A02C6" w:rsidRDefault="002A02C6" w:rsidP="002A02C6">
      <w:r>
        <w:t>a natureza do relacionamento entre a pessoa e o membro da equipe de auditoria;</w:t>
      </w:r>
    </w:p>
    <w:p w14:paraId="369B1A9E" w14:textId="77777777" w:rsidR="002A02C6" w:rsidRDefault="002A02C6" w:rsidP="002A02C6">
      <w:r>
        <w:t>o cargo que a pessoa ocupa no cliente;</w:t>
      </w:r>
    </w:p>
    <w:p w14:paraId="7758E262" w14:textId="77777777" w:rsidR="002A02C6" w:rsidRDefault="002A02C6" w:rsidP="002A02C6">
      <w:r>
        <w:t>o papel do membro da equipe de auditoria.</w:t>
      </w:r>
    </w:p>
    <w:p w14:paraId="27F1B247" w14:textId="77777777" w:rsidR="002A02C6" w:rsidRDefault="002A02C6" w:rsidP="002A02C6"/>
    <w:p w14:paraId="7E511E30" w14:textId="77777777" w:rsidR="002A02C6" w:rsidRDefault="002A02C6" w:rsidP="002A02C6">
      <w:r>
        <w:t>521.7A2</w:t>
      </w:r>
      <w:r>
        <w:tab/>
        <w:t>Um exemplo de ação que pode eliminar essa ameaça de interesse próprio, de familiaridade ou de intimidação é a remoção da pessoa da equipe de auditoria.</w:t>
      </w:r>
    </w:p>
    <w:p w14:paraId="090013D2" w14:textId="77777777" w:rsidR="002A02C6" w:rsidRDefault="002A02C6" w:rsidP="002A02C6"/>
    <w:p w14:paraId="630526D8" w14:textId="77777777" w:rsidR="002A02C6" w:rsidRDefault="002A02C6" w:rsidP="002A02C6">
      <w:r>
        <w:t xml:space="preserve">521.7A3 </w:t>
      </w:r>
      <w:r>
        <w:tab/>
        <w:t>Um exemplo de ação que pode ser salvaguarda no tratamento dessa ameaça de interesse próprio, de familiaridade ou de intimidação é a estruturação das responsabilidades da equipe de auditoria, de forma que o membro da equipe de auditoria não trate de assuntos que são de responsabilidade da pessoa com quem o membro da equipe de auditoria tem relação próxima.</w:t>
      </w:r>
    </w:p>
    <w:p w14:paraId="57B01837" w14:textId="77777777" w:rsidR="002A02C6" w:rsidRDefault="002A02C6" w:rsidP="002A02C6"/>
    <w:p w14:paraId="199DD777" w14:textId="77777777" w:rsidR="002A02C6" w:rsidRDefault="002A02C6" w:rsidP="002A02C6">
      <w:r>
        <w:t>Relacionamentos com sócios e empregados da firma</w:t>
      </w:r>
    </w:p>
    <w:p w14:paraId="575FAFC5" w14:textId="77777777" w:rsidR="002A02C6" w:rsidRDefault="002A02C6" w:rsidP="002A02C6"/>
    <w:p w14:paraId="0CE6F39C" w14:textId="77777777" w:rsidR="002A02C6" w:rsidRDefault="002A02C6" w:rsidP="002A02C6">
      <w:r>
        <w:t xml:space="preserve">R521.8 </w:t>
      </w:r>
      <w:r>
        <w:tab/>
        <w:t>Os sócios e empregados da firma devem consultar as políticas e procedimentos da firma se tiverem conhecimento de relacionamento pessoal ou familiar entre:</w:t>
      </w:r>
    </w:p>
    <w:p w14:paraId="131C4F63" w14:textId="77777777" w:rsidR="002A02C6" w:rsidRDefault="002A02C6" w:rsidP="002A02C6">
      <w:r>
        <w:t>sócio ou empregado da firma ou da firma em rede que não é membro da equipe de auditoria; e</w:t>
      </w:r>
    </w:p>
    <w:p w14:paraId="401E46C8" w14:textId="77777777" w:rsidR="002A02C6" w:rsidRDefault="002A02C6" w:rsidP="002A02C6">
      <w:r>
        <w:t>conselheiro, diretor do cliente de auditoria ou empregado do cliente de auditoria em posição de exercer influência significativa sobre a elaboração dos registros contábeis ou das demonstrações contábeis do cliente sobre as quais a firma emitirá uma opinião.</w:t>
      </w:r>
    </w:p>
    <w:p w14:paraId="648E3AE0" w14:textId="77777777" w:rsidR="002A02C6" w:rsidRDefault="002A02C6" w:rsidP="002A02C6"/>
    <w:p w14:paraId="3F758382" w14:textId="77777777" w:rsidR="002A02C6" w:rsidRDefault="002A02C6" w:rsidP="002A02C6">
      <w:r>
        <w:t xml:space="preserve">521.8A1 </w:t>
      </w:r>
      <w:r>
        <w:tab/>
        <w:t>Os fatores que são relevantes na avaliação do nível de ameaça de interesse próprio, de familiaridade ou de intimidação criada por esse relacionamento incluem:</w:t>
      </w:r>
    </w:p>
    <w:p w14:paraId="1A42EDCB" w14:textId="77777777" w:rsidR="002A02C6" w:rsidRDefault="002A02C6" w:rsidP="002A02C6">
      <w:r>
        <w:t>a natureza do relacionamento entre o sócio ou empregado da firma e o conselheiro, diretor ou empregado do cliente;</w:t>
      </w:r>
    </w:p>
    <w:p w14:paraId="14A936E0" w14:textId="77777777" w:rsidR="002A02C6" w:rsidRDefault="002A02C6" w:rsidP="002A02C6">
      <w:r>
        <w:t>o nível de interação entre o sócio ou empregado da firma e a equipe de auditoria;</w:t>
      </w:r>
    </w:p>
    <w:p w14:paraId="3AAAF6B5" w14:textId="77777777" w:rsidR="002A02C6" w:rsidRDefault="002A02C6" w:rsidP="002A02C6">
      <w:r>
        <w:t>o cargo do sócio ou do empregado na firma;</w:t>
      </w:r>
    </w:p>
    <w:p w14:paraId="4BC75498" w14:textId="77777777" w:rsidR="002A02C6" w:rsidRDefault="002A02C6" w:rsidP="002A02C6">
      <w:r>
        <w:t>o cargo que a pessoa ocupa no cliente.</w:t>
      </w:r>
    </w:p>
    <w:p w14:paraId="39053910" w14:textId="77777777" w:rsidR="002A02C6" w:rsidRDefault="002A02C6" w:rsidP="002A02C6"/>
    <w:p w14:paraId="186AFF98" w14:textId="77777777" w:rsidR="002A02C6" w:rsidRDefault="002A02C6" w:rsidP="002A02C6">
      <w:r>
        <w:t xml:space="preserve">521.8A2 </w:t>
      </w:r>
      <w:r>
        <w:tab/>
        <w:t>Exemplos de ações que podem ser salvaguardas no tratamento dessas ameaças de interesse próprio, de familiaridade ou de intimidação incluem:</w:t>
      </w:r>
    </w:p>
    <w:p w14:paraId="5BDC2975" w14:textId="77777777" w:rsidR="002A02C6" w:rsidRDefault="002A02C6" w:rsidP="002A02C6">
      <w:r>
        <w:t>estruturar as responsabilidades do sócio ou do empregado para reduzir qualquer influência possível sobre o trabalho de auditoria;</w:t>
      </w:r>
    </w:p>
    <w:p w14:paraId="282F5309" w14:textId="77777777" w:rsidR="002A02C6" w:rsidRDefault="002A02C6" w:rsidP="002A02C6">
      <w:r>
        <w:t>revisão por revisor apropriado do trabalho de auditoria relevante realizado.</w:t>
      </w:r>
    </w:p>
    <w:p w14:paraId="3A913877" w14:textId="77777777" w:rsidR="002A02C6" w:rsidRDefault="002A02C6" w:rsidP="002A02C6"/>
    <w:p w14:paraId="70300FE9" w14:textId="77777777" w:rsidR="002A02C6" w:rsidRDefault="002A02C6" w:rsidP="002A02C6">
      <w:r>
        <w:t>SEÇÃO 522 – SERVIÇO RECENTE EM CLIENTE DE AUDITORIA</w:t>
      </w:r>
    </w:p>
    <w:p w14:paraId="7EDF3FF2" w14:textId="77777777" w:rsidR="002A02C6" w:rsidRDefault="002A02C6" w:rsidP="002A02C6"/>
    <w:p w14:paraId="55A5331B" w14:textId="77777777" w:rsidR="002A02C6" w:rsidRDefault="002A02C6" w:rsidP="002A02C6">
      <w:r>
        <w:t>Introdução</w:t>
      </w:r>
    </w:p>
    <w:p w14:paraId="3DA666F4" w14:textId="77777777" w:rsidR="002A02C6" w:rsidRDefault="002A02C6" w:rsidP="002A02C6"/>
    <w:p w14:paraId="33C877CE" w14:textId="77777777" w:rsidR="002A02C6" w:rsidRDefault="002A02C6" w:rsidP="002A02C6">
      <w:r>
        <w:t xml:space="preserve">522.1 </w:t>
      </w:r>
      <w:r>
        <w:tab/>
        <w:t>A firma deve cumprir com os princípios fundamentais, ser independente e aplicar a estrutura conceitual descrita na Seção 120 da NBC PG 100 para identificar, avaliar e tratar ameaças à independência.</w:t>
      </w:r>
    </w:p>
    <w:p w14:paraId="2CA8F985" w14:textId="77777777" w:rsidR="002A02C6" w:rsidRDefault="002A02C6" w:rsidP="002A02C6"/>
    <w:p w14:paraId="69793B6E" w14:textId="77777777" w:rsidR="002A02C6" w:rsidRDefault="002A02C6" w:rsidP="002A02C6">
      <w:r>
        <w:t xml:space="preserve">522.2 </w:t>
      </w:r>
      <w:r>
        <w:tab/>
        <w:t>Se membro da equipe de auditoria atuou recentemente como conselheiro ou diretor, ou empregado de cliente de auditoria, a ameaça de interesse próprio, de autorrevisão ou de familiaridade pode ser criada. Esta Seção descreve os requisitos específicos e o material de aplicação pertinentes para a aplicação da estrutura conceitual nessas circunstâncias.</w:t>
      </w:r>
    </w:p>
    <w:p w14:paraId="6AE9DC2D" w14:textId="77777777" w:rsidR="002A02C6" w:rsidRDefault="002A02C6" w:rsidP="002A02C6"/>
    <w:p w14:paraId="28B095CC" w14:textId="77777777" w:rsidR="002A02C6" w:rsidRDefault="002A02C6" w:rsidP="002A02C6">
      <w:r>
        <w:t>Requisitos e material de aplicação</w:t>
      </w:r>
    </w:p>
    <w:p w14:paraId="196F78DF" w14:textId="77777777" w:rsidR="002A02C6" w:rsidRDefault="002A02C6" w:rsidP="002A02C6"/>
    <w:p w14:paraId="647CBA9B" w14:textId="77777777" w:rsidR="002A02C6" w:rsidRDefault="002A02C6" w:rsidP="002A02C6">
      <w:r>
        <w:t>Atuação durante período coberto pelo relatório de auditoria</w:t>
      </w:r>
    </w:p>
    <w:p w14:paraId="200FC3F9" w14:textId="77777777" w:rsidR="002A02C6" w:rsidRDefault="002A02C6" w:rsidP="002A02C6"/>
    <w:p w14:paraId="17DDDE02" w14:textId="77777777" w:rsidR="002A02C6" w:rsidRDefault="002A02C6" w:rsidP="002A02C6">
      <w:r>
        <w:t>R522.3</w:t>
      </w:r>
      <w:r>
        <w:tab/>
        <w:t>A equipe de auditoria não deve incluir pessoa que, durante o período coberto pelo relatório de auditoria, foi:</w:t>
      </w:r>
    </w:p>
    <w:p w14:paraId="359AAF32" w14:textId="77777777" w:rsidR="002A02C6" w:rsidRDefault="002A02C6" w:rsidP="002A02C6">
      <w:r>
        <w:t>conselheiro ou diretor do cliente de auditoria; ou</w:t>
      </w:r>
    </w:p>
    <w:p w14:paraId="0A3FDB0C" w14:textId="77777777" w:rsidR="002A02C6" w:rsidRDefault="002A02C6" w:rsidP="002A02C6">
      <w:r>
        <w:t>empregado em posição de exercer influência significativa sobre a elaboração dos registros contábeis ou das demonstrações contábeis do cliente sobre as quais a firma emitirá uma opinião.</w:t>
      </w:r>
    </w:p>
    <w:p w14:paraId="4EC31295" w14:textId="77777777" w:rsidR="002A02C6" w:rsidRDefault="002A02C6" w:rsidP="002A02C6"/>
    <w:p w14:paraId="2CACB2F3" w14:textId="77777777" w:rsidR="002A02C6" w:rsidRDefault="002A02C6" w:rsidP="002A02C6">
      <w:r>
        <w:t>Atuação anterior ao período coberto pelo relatório de auditoria</w:t>
      </w:r>
    </w:p>
    <w:p w14:paraId="7859DF6D" w14:textId="77777777" w:rsidR="002A02C6" w:rsidRDefault="002A02C6" w:rsidP="002A02C6"/>
    <w:p w14:paraId="2ADD5FEB" w14:textId="77777777" w:rsidR="002A02C6" w:rsidRDefault="002A02C6" w:rsidP="002A02C6">
      <w:r>
        <w:t>522.4A1</w:t>
      </w:r>
      <w:r>
        <w:tab/>
        <w:t>A ameaça de interesse próprio, de autorrevisão ou de familiaridade pode ser criada se, antes do período coberto pelo relatório de auditoria, membro da equipe de auditoria foi:</w:t>
      </w:r>
    </w:p>
    <w:p w14:paraId="09B59603" w14:textId="77777777" w:rsidR="002A02C6" w:rsidRDefault="002A02C6" w:rsidP="002A02C6">
      <w:r>
        <w:t>conselheiro ou diretor do cliente de auditoria; ou</w:t>
      </w:r>
    </w:p>
    <w:p w14:paraId="1648AA30" w14:textId="77777777" w:rsidR="002A02C6" w:rsidRDefault="002A02C6" w:rsidP="002A02C6">
      <w:r>
        <w:t>empregado em posição de exercer influência significativa sobre a elaboração dos registros contábeis ou das demonstrações contábeis do cliente sobre as quais a firma emitirá uma opinião.</w:t>
      </w:r>
    </w:p>
    <w:p w14:paraId="7CB5B6A5" w14:textId="77777777" w:rsidR="002A02C6" w:rsidRDefault="002A02C6" w:rsidP="002A02C6">
      <w:r>
        <w:t>Por exemplo, a ameaça seria criada se uma decisão tomada ou trabalho realizado pela pessoa no período anterior, enquanto contratado pelo cliente, tiver que ser avaliada no período atual como parte do trabalho de auditoria atual.</w:t>
      </w:r>
    </w:p>
    <w:p w14:paraId="622CD585" w14:textId="77777777" w:rsidR="002A02C6" w:rsidRDefault="002A02C6" w:rsidP="002A02C6"/>
    <w:p w14:paraId="6D0839A3" w14:textId="77777777" w:rsidR="002A02C6" w:rsidRDefault="002A02C6" w:rsidP="002A02C6">
      <w:r>
        <w:t>522.4A2</w:t>
      </w:r>
      <w:r>
        <w:tab/>
        <w:t>Os fatores que são relevantes na avaliação do nível dessas ameaças incluem:</w:t>
      </w:r>
    </w:p>
    <w:p w14:paraId="6F9818C0" w14:textId="77777777" w:rsidR="002A02C6" w:rsidRDefault="002A02C6" w:rsidP="002A02C6">
      <w:r>
        <w:t>o cargo que a pessoa ocupa no cliente;</w:t>
      </w:r>
    </w:p>
    <w:p w14:paraId="38FA6560" w14:textId="77777777" w:rsidR="002A02C6" w:rsidRDefault="002A02C6" w:rsidP="002A02C6">
      <w:r>
        <w:t>o período de tempo desde que a pessoa desligou-se do cliente;</w:t>
      </w:r>
    </w:p>
    <w:p w14:paraId="790FF5CE" w14:textId="77777777" w:rsidR="002A02C6" w:rsidRDefault="002A02C6" w:rsidP="002A02C6">
      <w:r>
        <w:t>o papel do membro da equipe de auditoria.</w:t>
      </w:r>
    </w:p>
    <w:p w14:paraId="7455C92F" w14:textId="77777777" w:rsidR="002A02C6" w:rsidRDefault="002A02C6" w:rsidP="002A02C6"/>
    <w:p w14:paraId="1A13F8E7" w14:textId="77777777" w:rsidR="002A02C6" w:rsidRDefault="002A02C6" w:rsidP="002A02C6">
      <w:r>
        <w:t xml:space="preserve">522.4A3 </w:t>
      </w:r>
      <w:r>
        <w:tab/>
        <w:t>Um exemplo de ação que pode ser salvaguarda no tratamento dessa ameaça de interesse próprio, de autorrevisão ou de familiaridade é a revisão por revisor apropriado do trabalho realizado pelo membro da equipe de auditoria.</w:t>
      </w:r>
    </w:p>
    <w:p w14:paraId="0B406DE5" w14:textId="77777777" w:rsidR="002A02C6" w:rsidRDefault="002A02C6" w:rsidP="002A02C6"/>
    <w:p w14:paraId="41C4919B" w14:textId="77777777" w:rsidR="002A02C6" w:rsidRDefault="002A02C6" w:rsidP="002A02C6">
      <w:r>
        <w:t>SEÇÃO 523 – FUNÇÃO DE CONSELHEIRO OU DIRETOR EM CLIENTE DE AUDITORIA</w:t>
      </w:r>
    </w:p>
    <w:p w14:paraId="2D12AF9E" w14:textId="77777777" w:rsidR="002A02C6" w:rsidRDefault="002A02C6" w:rsidP="002A02C6"/>
    <w:p w14:paraId="40E7FEBD" w14:textId="77777777" w:rsidR="002A02C6" w:rsidRDefault="002A02C6" w:rsidP="002A02C6">
      <w:r>
        <w:t>Introdução</w:t>
      </w:r>
    </w:p>
    <w:p w14:paraId="1F24774C" w14:textId="77777777" w:rsidR="002A02C6" w:rsidRDefault="002A02C6" w:rsidP="002A02C6"/>
    <w:p w14:paraId="550161E5" w14:textId="77777777" w:rsidR="002A02C6" w:rsidRDefault="002A02C6" w:rsidP="002A02C6">
      <w:r>
        <w:t xml:space="preserve">523.1 </w:t>
      </w:r>
      <w:r>
        <w:tab/>
        <w:t>A firma deve cumprir com os princípios fundamentais, ser independente e aplicar a estrutura conceitual descrita na Seção 120 da NBC PG 100 para identificar, avaliar e tratar ameaças à independência.</w:t>
      </w:r>
    </w:p>
    <w:p w14:paraId="31156C61" w14:textId="77777777" w:rsidR="002A02C6" w:rsidRDefault="002A02C6" w:rsidP="002A02C6"/>
    <w:p w14:paraId="1DEB8514" w14:textId="77777777" w:rsidR="002A02C6" w:rsidRDefault="002A02C6" w:rsidP="002A02C6">
      <w:r>
        <w:t xml:space="preserve">523.2 </w:t>
      </w:r>
      <w:r>
        <w:tab/>
        <w:t>Atuar como conselheiro ou diretor de cliente de auditoria cria ameaças de autorrevisão e de interesse próprio. Esta Seção descreve os requisitos específicos e o material de aplicação pertinentes para a aplicação da estrutura conceitual nessas circunstâncias.</w:t>
      </w:r>
    </w:p>
    <w:p w14:paraId="6F5D20D0" w14:textId="77777777" w:rsidR="002A02C6" w:rsidRDefault="002A02C6" w:rsidP="002A02C6"/>
    <w:p w14:paraId="62C0AF84" w14:textId="77777777" w:rsidR="002A02C6" w:rsidRDefault="002A02C6" w:rsidP="002A02C6">
      <w:r>
        <w:t>Requisitos e material de aplicação</w:t>
      </w:r>
    </w:p>
    <w:p w14:paraId="151A40C9" w14:textId="77777777" w:rsidR="002A02C6" w:rsidRDefault="002A02C6" w:rsidP="002A02C6"/>
    <w:p w14:paraId="2B340CBA" w14:textId="77777777" w:rsidR="002A02C6" w:rsidRDefault="002A02C6" w:rsidP="002A02C6">
      <w:r>
        <w:t>R523.3</w:t>
      </w:r>
      <w:r>
        <w:tab/>
        <w:t>Sócio ou empregado da firma ou da firma em rede não deve atuar como conselheiro ou diretor de cliente de auditoria da firma.</w:t>
      </w:r>
    </w:p>
    <w:p w14:paraId="06D90DC5" w14:textId="77777777" w:rsidR="002A02C6" w:rsidRDefault="002A02C6" w:rsidP="002A02C6"/>
    <w:p w14:paraId="4FF1FC02" w14:textId="77777777" w:rsidR="002A02C6" w:rsidRDefault="002A02C6" w:rsidP="002A02C6">
      <w:r>
        <w:t>Atuação como secretário</w:t>
      </w:r>
    </w:p>
    <w:p w14:paraId="115DB079" w14:textId="77777777" w:rsidR="002A02C6" w:rsidRDefault="002A02C6" w:rsidP="002A02C6"/>
    <w:p w14:paraId="5247B9F8" w14:textId="77777777" w:rsidR="002A02C6" w:rsidRDefault="002A02C6" w:rsidP="002A02C6">
      <w:r>
        <w:t>R523.4</w:t>
      </w:r>
      <w:r>
        <w:tab/>
        <w:t>O sócio ou empregado da firma ou da firma em rede não deve atuar como secretário de cliente de auditoria da firma, a menos que:</w:t>
      </w:r>
    </w:p>
    <w:p w14:paraId="24B638C9" w14:textId="77777777" w:rsidR="002A02C6" w:rsidRDefault="002A02C6" w:rsidP="002A02C6">
      <w:r>
        <w:t>essa prática seja especificamente permitida nos termos da legislação local ou das regras ou práticas profissionais;</w:t>
      </w:r>
    </w:p>
    <w:p w14:paraId="7DAD3AC0" w14:textId="77777777" w:rsidR="002A02C6" w:rsidRDefault="002A02C6" w:rsidP="002A02C6">
      <w:r>
        <w:t>a administração tome todas as decisões relevantes; e</w:t>
      </w:r>
    </w:p>
    <w:p w14:paraId="79B3DFBE" w14:textId="77777777" w:rsidR="002A02C6" w:rsidRDefault="002A02C6" w:rsidP="002A02C6">
      <w:r>
        <w:t>as funções e atividades realizadas sejam limitadas àquelas rotineiras e de natureza da administração, como a elaboração de atas e a manutenção de declarações estatutárias.</w:t>
      </w:r>
    </w:p>
    <w:p w14:paraId="049B6FF1" w14:textId="77777777" w:rsidR="002A02C6" w:rsidRDefault="002A02C6" w:rsidP="002A02C6"/>
    <w:p w14:paraId="5A222406" w14:textId="77777777" w:rsidR="002A02C6" w:rsidRDefault="002A02C6" w:rsidP="002A02C6">
      <w:r>
        <w:t xml:space="preserve">523.4A1 </w:t>
      </w:r>
      <w:r>
        <w:tab/>
        <w:t>O cargo de secretário tem diferentes implicações em diferentes jurisdições. As funções podem variar de administrativas (como administração de pessoal e manutenção dos registros da empresa) a funções diversas, como assegurar que a empresa cumpra com os regulamentos ou prestar consultoria sobre assuntos de governança corporativa. Geralmente, considera-se que essa função implica relacionamento próximo com a entidade. Portanto, a ameaça é criada se o sócio ou o empregado da firma ou da firma em rede atuar como secretário de cliente de auditoria (Mais informações sobre a prestação de serviços que não são de asseguração para um cliente de auditoria estão apresentadas na Seção 600.).</w:t>
      </w:r>
    </w:p>
    <w:p w14:paraId="6ACCF236" w14:textId="77777777" w:rsidR="002A02C6" w:rsidRDefault="002A02C6" w:rsidP="002A02C6"/>
    <w:p w14:paraId="5375015E" w14:textId="77777777" w:rsidR="002A02C6" w:rsidRDefault="002A02C6" w:rsidP="002A02C6">
      <w:r>
        <w:t>SEÇÃO 524 – EMPREGO EM CLIENTE DE AUDITORIA</w:t>
      </w:r>
    </w:p>
    <w:p w14:paraId="4AC267D0" w14:textId="77777777" w:rsidR="002A02C6" w:rsidRDefault="002A02C6" w:rsidP="002A02C6"/>
    <w:p w14:paraId="1F156949" w14:textId="77777777" w:rsidR="002A02C6" w:rsidRDefault="002A02C6" w:rsidP="002A02C6">
      <w:r>
        <w:t>Introdução</w:t>
      </w:r>
    </w:p>
    <w:p w14:paraId="1374DD61" w14:textId="77777777" w:rsidR="002A02C6" w:rsidRDefault="002A02C6" w:rsidP="002A02C6"/>
    <w:p w14:paraId="055D8D23" w14:textId="77777777" w:rsidR="002A02C6" w:rsidRDefault="002A02C6" w:rsidP="002A02C6">
      <w:r>
        <w:t xml:space="preserve">524.1 </w:t>
      </w:r>
      <w:r>
        <w:tab/>
        <w:t>A firma deve cumprir com os princípios fundamentais, ser independente e aplicar a estrutura conceitual descrita na Seção 120 da NBC PG 100 para identificar, avaliar e tratar ameaças à independência.</w:t>
      </w:r>
    </w:p>
    <w:p w14:paraId="70FC2259" w14:textId="77777777" w:rsidR="002A02C6" w:rsidRDefault="002A02C6" w:rsidP="002A02C6"/>
    <w:p w14:paraId="13BE97BC" w14:textId="77777777" w:rsidR="002A02C6" w:rsidRDefault="002A02C6" w:rsidP="002A02C6">
      <w:r>
        <w:t xml:space="preserve">524.2 </w:t>
      </w:r>
      <w:r>
        <w:tab/>
        <w:t>Vínculos empregatícios com cliente de auditoria podem criar ameaças de interesse próprio, de familiaridade ou de intimidação. Esta Seção descreve os requisitos específicos e o material de aplicação pertinentes para a aplicação da estrutura conceitual nessas circunstâncias.</w:t>
      </w:r>
    </w:p>
    <w:p w14:paraId="11CFD440" w14:textId="77777777" w:rsidR="002A02C6" w:rsidRDefault="002A02C6" w:rsidP="002A02C6"/>
    <w:p w14:paraId="6D0E63A1" w14:textId="77777777" w:rsidR="002A02C6" w:rsidRDefault="002A02C6" w:rsidP="002A02C6">
      <w:r>
        <w:t>Requisitos e material de aplicação</w:t>
      </w:r>
    </w:p>
    <w:p w14:paraId="5C110329" w14:textId="77777777" w:rsidR="002A02C6" w:rsidRDefault="002A02C6" w:rsidP="002A02C6"/>
    <w:p w14:paraId="13B3167C" w14:textId="77777777" w:rsidR="002A02C6" w:rsidRDefault="002A02C6" w:rsidP="002A02C6">
      <w:r>
        <w:t>Todos os clientes de auditoria</w:t>
      </w:r>
    </w:p>
    <w:p w14:paraId="58725DAD" w14:textId="77777777" w:rsidR="002A02C6" w:rsidRDefault="002A02C6" w:rsidP="002A02C6"/>
    <w:p w14:paraId="36808C64" w14:textId="77777777" w:rsidR="002A02C6" w:rsidRDefault="002A02C6" w:rsidP="002A02C6">
      <w:r>
        <w:t>524.3A1</w:t>
      </w:r>
      <w:r>
        <w:tab/>
        <w:t>A ameaça de familiaridade ou de intimidação pode ser criada se qualquer uma das pessoas a seguir tiver sido membro da equipe de auditoria, sócio da firma ou da firma em rede:</w:t>
      </w:r>
    </w:p>
    <w:p w14:paraId="7C96AA4C" w14:textId="77777777" w:rsidR="002A02C6" w:rsidRDefault="002A02C6" w:rsidP="002A02C6">
      <w:r>
        <w:t>conselheiro ou diretor do cliente de auditoria;</w:t>
      </w:r>
    </w:p>
    <w:p w14:paraId="3B101ADF" w14:textId="77777777" w:rsidR="002A02C6" w:rsidRDefault="002A02C6" w:rsidP="002A02C6">
      <w:r>
        <w:t>empregado em posição de exercer influência significativa sobre a elaboração dos registros contábeis ou das demonstrações contábeis do cliente sobre as quais a firma emitirá uma opinião.</w:t>
      </w:r>
    </w:p>
    <w:p w14:paraId="73E3C130" w14:textId="77777777" w:rsidR="002A02C6" w:rsidRDefault="002A02C6" w:rsidP="002A02C6"/>
    <w:p w14:paraId="03774906" w14:textId="77777777" w:rsidR="002A02C6" w:rsidRDefault="002A02C6" w:rsidP="002A02C6">
      <w:r>
        <w:t>Restrições a ex-sócio ou ex-membro da equipe de auditoria</w:t>
      </w:r>
    </w:p>
    <w:p w14:paraId="123924F4" w14:textId="77777777" w:rsidR="002A02C6" w:rsidRDefault="002A02C6" w:rsidP="002A02C6"/>
    <w:p w14:paraId="354B59D7" w14:textId="77777777" w:rsidR="002A02C6" w:rsidRDefault="002A02C6" w:rsidP="002A02C6">
      <w:r>
        <w:t>R524.4</w:t>
      </w:r>
      <w:r>
        <w:tab/>
        <w:t>A firma deve assegurar que não continua havendo vínculo significativo entre a firma ou firma em rede e:</w:t>
      </w:r>
    </w:p>
    <w:p w14:paraId="26C26599" w14:textId="77777777" w:rsidR="002A02C6" w:rsidRDefault="002A02C6" w:rsidP="002A02C6">
      <w:r>
        <w:t>ex-sócio que foi contratado por cliente de auditoria da firma; ou</w:t>
      </w:r>
    </w:p>
    <w:p w14:paraId="0AC065EB" w14:textId="77777777" w:rsidR="002A02C6" w:rsidRDefault="002A02C6" w:rsidP="002A02C6">
      <w:r>
        <w:t>ex-membro da equipe de auditoria que foi contratado pelo cliente de auditoria se qualquer um dos dois foi contratado pelo cliente de auditoria como:</w:t>
      </w:r>
    </w:p>
    <w:p w14:paraId="121298DA" w14:textId="77777777" w:rsidR="002A02C6" w:rsidRDefault="002A02C6" w:rsidP="002A02C6">
      <w:r>
        <w:t>conselheiro ou diretor; ou</w:t>
      </w:r>
    </w:p>
    <w:p w14:paraId="6E7EAAAD" w14:textId="77777777" w:rsidR="002A02C6" w:rsidRDefault="002A02C6" w:rsidP="002A02C6">
      <w:r>
        <w:t>empregado em posição de exercer influência significativa sobre a elaboração dos registros contábeis ou das demonstrações contábeis do cliente sobre as quais a firma emitirá uma opinião.</w:t>
      </w:r>
    </w:p>
    <w:p w14:paraId="0C6693A1" w14:textId="77777777" w:rsidR="002A02C6" w:rsidRDefault="002A02C6" w:rsidP="002A02C6">
      <w:r>
        <w:t>Continua havendo vínculo significativo entre a firma ou firma em rede e a pessoa, a menos que:</w:t>
      </w:r>
    </w:p>
    <w:p w14:paraId="563A46CD" w14:textId="77777777" w:rsidR="002A02C6" w:rsidRDefault="002A02C6" w:rsidP="002A02C6">
      <w:r>
        <w:t>a pessoa não tenha direito a nenhum benefício ou pagamento da firma ou da firma em rede que não seja efetuado segundo acordos fixos predeterminados;</w:t>
      </w:r>
    </w:p>
    <w:p w14:paraId="14BB12F9" w14:textId="77777777" w:rsidR="002A02C6" w:rsidRDefault="002A02C6" w:rsidP="002A02C6">
      <w:r>
        <w:t>qualquer valor devido para a pessoa não seja material para a firma ou para a firma em rede; e</w:t>
      </w:r>
    </w:p>
    <w:p w14:paraId="67D38E88" w14:textId="77777777" w:rsidR="002A02C6" w:rsidRDefault="002A02C6" w:rsidP="002A02C6">
      <w:r>
        <w:t>a pessoa não continue a participar ou não aparenta participar dos negócios e atividades profissionais da firma ou da firma em rede.</w:t>
      </w:r>
    </w:p>
    <w:p w14:paraId="3A0FDA76" w14:textId="77777777" w:rsidR="002A02C6" w:rsidRDefault="002A02C6" w:rsidP="002A02C6"/>
    <w:p w14:paraId="0D3CBFA8" w14:textId="77777777" w:rsidR="002A02C6" w:rsidRDefault="002A02C6" w:rsidP="002A02C6">
      <w:r>
        <w:t>524.4A1</w:t>
      </w:r>
      <w:r>
        <w:tab/>
        <w:t>Mesmo se os requisitos do item R524.4 forem cumpridos, a ameaça de familiaridade ou de intimidação ainda pode ser criada.</w:t>
      </w:r>
    </w:p>
    <w:p w14:paraId="6E913AE3" w14:textId="77777777" w:rsidR="002A02C6" w:rsidRDefault="002A02C6" w:rsidP="002A02C6"/>
    <w:p w14:paraId="548D12C5" w14:textId="77777777" w:rsidR="002A02C6" w:rsidRDefault="002A02C6" w:rsidP="002A02C6">
      <w:r>
        <w:t xml:space="preserve">524.4A2 </w:t>
      </w:r>
      <w:r>
        <w:tab/>
        <w:t>A ameaça de familiaridade ou de intimação também pode ser criada se ex-sócio da firma ou da firma em rede foi contratado pela entidade para um dos cargos descritos no item 524.3A1 e a entidade tornou-se, posteriormente, cliente de auditoria da firma.</w:t>
      </w:r>
    </w:p>
    <w:p w14:paraId="4315F698" w14:textId="77777777" w:rsidR="002A02C6" w:rsidRDefault="002A02C6" w:rsidP="002A02C6"/>
    <w:p w14:paraId="3CA1F5B1" w14:textId="77777777" w:rsidR="002A02C6" w:rsidRDefault="002A02C6" w:rsidP="002A02C6">
      <w:r>
        <w:t>524.4A3</w:t>
      </w:r>
      <w:r>
        <w:tab/>
        <w:t>Os fatores que são relevantes na avaliação do nível dessas ameaças incluem:</w:t>
      </w:r>
    </w:p>
    <w:p w14:paraId="2C5B644A" w14:textId="77777777" w:rsidR="002A02C6" w:rsidRDefault="002A02C6" w:rsidP="002A02C6">
      <w:r>
        <w:t>o cargo que a pessoa assumiu no cliente;</w:t>
      </w:r>
    </w:p>
    <w:p w14:paraId="49232E51" w14:textId="77777777" w:rsidR="002A02C6" w:rsidRDefault="002A02C6" w:rsidP="002A02C6">
      <w:r>
        <w:t>o envolvimento que a pessoa terá com a equipe de auditoria;</w:t>
      </w:r>
    </w:p>
    <w:p w14:paraId="65B4C58C" w14:textId="77777777" w:rsidR="002A02C6" w:rsidRDefault="002A02C6" w:rsidP="002A02C6">
      <w:r>
        <w:t>o período de tempo decorrido desde que a pessoa deixou de ser membro da equipe de auditoria ou sócio da firma ou da firma em rede;</w:t>
      </w:r>
    </w:p>
    <w:p w14:paraId="630B69D1" w14:textId="77777777" w:rsidR="002A02C6" w:rsidRDefault="002A02C6" w:rsidP="002A02C6">
      <w:r>
        <w:t>o cargo anterior da pessoa na equipe de auditoria, firma ou firma em rede. Um exemplo é se a pessoa era responsável por manter contato regular com a administração ou com os responsáveis pela governança do cliente.</w:t>
      </w:r>
    </w:p>
    <w:p w14:paraId="47E76E96" w14:textId="77777777" w:rsidR="002A02C6" w:rsidRDefault="002A02C6" w:rsidP="002A02C6"/>
    <w:p w14:paraId="148A4D68" w14:textId="77777777" w:rsidR="002A02C6" w:rsidRDefault="002A02C6" w:rsidP="002A02C6">
      <w:r>
        <w:t>524.4A4</w:t>
      </w:r>
      <w:r>
        <w:tab/>
        <w:t>Exemplos de ações que podem ser salvaguardas no tratamento dessas ameaças de familiaridade ou de intimidação incluem:</w:t>
      </w:r>
    </w:p>
    <w:p w14:paraId="18C84B40" w14:textId="77777777" w:rsidR="002A02C6" w:rsidRDefault="002A02C6" w:rsidP="002A02C6">
      <w:r>
        <w:t>modificar o plano de auditoria;</w:t>
      </w:r>
    </w:p>
    <w:p w14:paraId="56FBA021" w14:textId="77777777" w:rsidR="002A02C6" w:rsidRDefault="002A02C6" w:rsidP="002A02C6">
      <w:r>
        <w:t xml:space="preserve">designar pessoas para a equipe de auditoria com experiência suficiente em relação à pessoa que foi contratada pelo cliente; </w:t>
      </w:r>
    </w:p>
    <w:p w14:paraId="0E3AEF94" w14:textId="77777777" w:rsidR="002A02C6" w:rsidRDefault="002A02C6" w:rsidP="002A02C6">
      <w:r>
        <w:t>revisão por revisor apropriado do trabalho do ex-membro da equipe de auditoria.</w:t>
      </w:r>
    </w:p>
    <w:p w14:paraId="0605AF3A" w14:textId="77777777" w:rsidR="002A02C6" w:rsidRDefault="002A02C6" w:rsidP="002A02C6"/>
    <w:p w14:paraId="231FE8DD" w14:textId="77777777" w:rsidR="002A02C6" w:rsidRDefault="002A02C6" w:rsidP="002A02C6">
      <w:r>
        <w:t>Membros da equipe de auditoria em negociações de emprego com cliente</w:t>
      </w:r>
    </w:p>
    <w:p w14:paraId="1A3520E2" w14:textId="77777777" w:rsidR="002A02C6" w:rsidRDefault="002A02C6" w:rsidP="002A02C6"/>
    <w:p w14:paraId="033B333B" w14:textId="77777777" w:rsidR="002A02C6" w:rsidRDefault="002A02C6" w:rsidP="002A02C6">
      <w:r>
        <w:t>R524.5</w:t>
      </w:r>
      <w:r>
        <w:tab/>
        <w:t>A firma ou firma em rede deve ter políticas e procedimentos que requerem que os membros da equipe de auditoria notifiquem a firma ou a firma em rede ao iniciarem negociações de emprego com cliente de auditoria.</w:t>
      </w:r>
    </w:p>
    <w:p w14:paraId="11290998" w14:textId="77777777" w:rsidR="002A02C6" w:rsidRDefault="002A02C6" w:rsidP="002A02C6"/>
    <w:p w14:paraId="6E61D7AC" w14:textId="77777777" w:rsidR="002A02C6" w:rsidRDefault="002A02C6" w:rsidP="002A02C6">
      <w:r>
        <w:t xml:space="preserve">524.5A1 </w:t>
      </w:r>
      <w:r>
        <w:tab/>
        <w:t>A ameaça de interesse próprio é criada quando membro da equipe de auditoria participa do trabalho de auditoria sabendo que o membro da equipe de auditoria será contratado, ou pode ser contratado, pelo cliente em algum momento no futuro.</w:t>
      </w:r>
    </w:p>
    <w:p w14:paraId="3A9BCEF5" w14:textId="77777777" w:rsidR="002A02C6" w:rsidRDefault="002A02C6" w:rsidP="002A02C6"/>
    <w:p w14:paraId="065F4F05" w14:textId="77777777" w:rsidR="002A02C6" w:rsidRDefault="002A02C6" w:rsidP="002A02C6">
      <w:r>
        <w:t>524.5A2</w:t>
      </w:r>
      <w:r>
        <w:tab/>
        <w:t>Um exemplo de ação que pode eliminar essa ameaça de interesse próprio é a remoção da pessoa da equipe de auditoria.</w:t>
      </w:r>
    </w:p>
    <w:p w14:paraId="11672745" w14:textId="77777777" w:rsidR="002A02C6" w:rsidRDefault="002A02C6" w:rsidP="002A02C6"/>
    <w:p w14:paraId="3D5A3B3D" w14:textId="77777777" w:rsidR="002A02C6" w:rsidRDefault="002A02C6" w:rsidP="002A02C6">
      <w:r>
        <w:t xml:space="preserve">524.5A3 </w:t>
      </w:r>
      <w:r>
        <w:tab/>
        <w:t>Um exemplo de ação que pode ser salvaguarda no tratamento dessa ameaça de interesse próprio é a revisão por revisor apropriado de quaisquer julgamentos significativos feitos por essa pessoa enquanto ele esteve na equipe.</w:t>
      </w:r>
    </w:p>
    <w:p w14:paraId="499F5D57" w14:textId="77777777" w:rsidR="002A02C6" w:rsidRDefault="002A02C6" w:rsidP="002A02C6"/>
    <w:p w14:paraId="01CCA5B4" w14:textId="77777777" w:rsidR="002A02C6" w:rsidRDefault="002A02C6" w:rsidP="002A02C6">
      <w:r>
        <w:t>Clientes de auditoria que são entidades de interesse público</w:t>
      </w:r>
    </w:p>
    <w:p w14:paraId="22FDAEBA" w14:textId="77777777" w:rsidR="002A02C6" w:rsidRDefault="002A02C6" w:rsidP="002A02C6"/>
    <w:p w14:paraId="7924E239" w14:textId="77777777" w:rsidR="002A02C6" w:rsidRDefault="002A02C6" w:rsidP="002A02C6">
      <w:r>
        <w:t>Sócios-chave da auditoria</w:t>
      </w:r>
    </w:p>
    <w:p w14:paraId="17078E95" w14:textId="77777777" w:rsidR="002A02C6" w:rsidRDefault="002A02C6" w:rsidP="002A02C6"/>
    <w:p w14:paraId="17F5B6EF" w14:textId="77777777" w:rsidR="002A02C6" w:rsidRDefault="002A02C6" w:rsidP="002A02C6">
      <w:r>
        <w:t>R524.6</w:t>
      </w:r>
      <w:r>
        <w:tab/>
        <w:t>De acordo com o item R524.8, se a pessoa que foi sócio-chave da auditoria com relação a cliente de auditoria, que é entidade de interesse público, é contratada pelo cliente como:</w:t>
      </w:r>
    </w:p>
    <w:p w14:paraId="4877A945" w14:textId="77777777" w:rsidR="002A02C6" w:rsidRDefault="002A02C6" w:rsidP="002A02C6">
      <w:r>
        <w:t>conselheiro ou diretor; ou</w:t>
      </w:r>
    </w:p>
    <w:p w14:paraId="31A5899E" w14:textId="77777777" w:rsidR="002A02C6" w:rsidRDefault="002A02C6" w:rsidP="002A02C6">
      <w:r>
        <w:t>empregado em posição de exercer influência significativa sobre a elaboração dos registros contábeis ou das demonstrações contábeis do cliente sobre as quais a firma emitirá uma opinião, a independência fica comprometida a menos que, depois que a pessoa deixou de ser sócio-chave da auditoria:</w:t>
      </w:r>
    </w:p>
    <w:p w14:paraId="369D4C2A" w14:textId="77777777" w:rsidR="002A02C6" w:rsidRDefault="002A02C6" w:rsidP="002A02C6">
      <w:r>
        <w:t xml:space="preserve">(i) </w:t>
      </w:r>
      <w:r>
        <w:tab/>
        <w:t>o cliente de auditoria tenha emitido demonstrações contábeis auditadas cobrindo período de, no mínimo, doze meses; e</w:t>
      </w:r>
    </w:p>
    <w:p w14:paraId="4B7FB1F6" w14:textId="77777777" w:rsidR="002A02C6" w:rsidRDefault="002A02C6" w:rsidP="002A02C6">
      <w:r>
        <w:t xml:space="preserve">(ii) </w:t>
      </w:r>
      <w:r>
        <w:tab/>
        <w:t>a pessoa não era membro da equipe de auditoria no que diz respeito à auditoria dessas demonstrações contábeis.</w:t>
      </w:r>
    </w:p>
    <w:p w14:paraId="7CDB07E0" w14:textId="77777777" w:rsidR="002A02C6" w:rsidRDefault="002A02C6" w:rsidP="002A02C6"/>
    <w:p w14:paraId="79CA1096" w14:textId="77777777" w:rsidR="002A02C6" w:rsidRDefault="002A02C6" w:rsidP="002A02C6">
      <w:r>
        <w:t>Sócio-principal ou sócio-diretor (diretor presidente ou equivalente) da firma</w:t>
      </w:r>
    </w:p>
    <w:p w14:paraId="57EB4034" w14:textId="77777777" w:rsidR="002A02C6" w:rsidRDefault="002A02C6" w:rsidP="002A02C6"/>
    <w:p w14:paraId="770AF283" w14:textId="77777777" w:rsidR="002A02C6" w:rsidRDefault="002A02C6" w:rsidP="002A02C6">
      <w:r>
        <w:t>R524.7</w:t>
      </w:r>
      <w:r>
        <w:tab/>
        <w:t>De acordo com o item R524.8, se a pessoa que foi sócio-principal ou sócio-diretor (diretor presidente ou equivalente) da firma é contratado pelo cliente de auditoria que é entidade de interesse público como:</w:t>
      </w:r>
    </w:p>
    <w:p w14:paraId="7A0693CE" w14:textId="77777777" w:rsidR="002A02C6" w:rsidRDefault="002A02C6" w:rsidP="002A02C6">
      <w:r>
        <w:t>conselheiro ou diretor; ou</w:t>
      </w:r>
    </w:p>
    <w:p w14:paraId="69614EBA" w14:textId="77777777" w:rsidR="002A02C6" w:rsidRDefault="002A02C6" w:rsidP="002A02C6">
      <w:r>
        <w:t xml:space="preserve">empregado em posição de exercer influência significativa sobre a elaboração dos registros contábeis ou das demonstrações contábeis do cliente sobre as quais a firma emitirá uma opinião, </w:t>
      </w:r>
    </w:p>
    <w:p w14:paraId="55163060" w14:textId="77777777" w:rsidR="002A02C6" w:rsidRDefault="002A02C6" w:rsidP="002A02C6">
      <w:r>
        <w:t>a independência fica comprometida, a menos que tenham decorrido doze meses desde que a pessoa foi sócio-principal ou sócio-diretor (diretor presidente ou equivalente) da firma.</w:t>
      </w:r>
    </w:p>
    <w:p w14:paraId="4F4AC7EA" w14:textId="77777777" w:rsidR="002A02C6" w:rsidRDefault="002A02C6" w:rsidP="002A02C6"/>
    <w:p w14:paraId="02E42B36" w14:textId="77777777" w:rsidR="002A02C6" w:rsidRDefault="002A02C6" w:rsidP="002A02C6">
      <w:r>
        <w:t>Combinação de negócios</w:t>
      </w:r>
    </w:p>
    <w:p w14:paraId="065A69DF" w14:textId="77777777" w:rsidR="002A02C6" w:rsidRDefault="002A02C6" w:rsidP="002A02C6"/>
    <w:p w14:paraId="559C4CC8" w14:textId="77777777" w:rsidR="002A02C6" w:rsidRDefault="002A02C6" w:rsidP="002A02C6">
      <w:r>
        <w:t>R524.8</w:t>
      </w:r>
      <w:r>
        <w:tab/>
        <w:t>Como exceção dos itens R524.6 e R524.7, a independência não está comprometida se as circunstâncias descritas nesses itens surgirem em decorrência da combinação de negócios e:</w:t>
      </w:r>
    </w:p>
    <w:p w14:paraId="683A6B09" w14:textId="77777777" w:rsidR="002A02C6" w:rsidRDefault="002A02C6" w:rsidP="002A02C6">
      <w:r>
        <w:t>o cargo não foi levado em consideração na combinação de negócios;</w:t>
      </w:r>
    </w:p>
    <w:p w14:paraId="242939BF" w14:textId="77777777" w:rsidR="002A02C6" w:rsidRDefault="002A02C6" w:rsidP="002A02C6">
      <w:r>
        <w:t xml:space="preserve">quaisquer benefícios ou pagamentos devidos ao ex-sócio pela firma ou por firma em rede foram totalmente liquidados, a menos que tenham sido efetuados de acordo com acordos fixos predeterminados, e qualquer valor devido para o sócio não seja material para a firma ou para a firma em rede, conforme aplicável; </w:t>
      </w:r>
    </w:p>
    <w:p w14:paraId="5C99296E" w14:textId="77777777" w:rsidR="002A02C6" w:rsidRDefault="002A02C6" w:rsidP="002A02C6">
      <w:r>
        <w:t>o ex-sócio não continua a participar ou não aparenta participar dos negócios e atividades profissionais da firma ou da firma em rede; e</w:t>
      </w:r>
    </w:p>
    <w:p w14:paraId="7AD74104" w14:textId="77777777" w:rsidR="002A02C6" w:rsidRDefault="002A02C6" w:rsidP="002A02C6">
      <w:r>
        <w:t>a firma discute o cargo do ex-sócio no cliente de auditoria com os responsáveis pela governança.</w:t>
      </w:r>
    </w:p>
    <w:p w14:paraId="2EE63169" w14:textId="77777777" w:rsidR="002A02C6" w:rsidRDefault="002A02C6" w:rsidP="002A02C6"/>
    <w:p w14:paraId="500265D5" w14:textId="77777777" w:rsidR="002A02C6" w:rsidRDefault="002A02C6" w:rsidP="002A02C6">
      <w:r>
        <w:t>SEÇÃO 525 – DESIGNAÇÕES TEMPORÁRIAS DE PESSOAL</w:t>
      </w:r>
    </w:p>
    <w:p w14:paraId="07096A4F" w14:textId="77777777" w:rsidR="002A02C6" w:rsidRDefault="002A02C6" w:rsidP="002A02C6"/>
    <w:p w14:paraId="0F400895" w14:textId="77777777" w:rsidR="002A02C6" w:rsidRDefault="002A02C6" w:rsidP="002A02C6">
      <w:r>
        <w:t>Introdução</w:t>
      </w:r>
    </w:p>
    <w:p w14:paraId="2695F23B" w14:textId="77777777" w:rsidR="002A02C6" w:rsidRDefault="002A02C6" w:rsidP="002A02C6"/>
    <w:p w14:paraId="617A7A74" w14:textId="77777777" w:rsidR="002A02C6" w:rsidRDefault="002A02C6" w:rsidP="002A02C6">
      <w:r>
        <w:t xml:space="preserve">525.1 </w:t>
      </w:r>
      <w:r>
        <w:tab/>
        <w:t>A firma deve cumprir com os princípios fundamentais, ser independente e aplicar a estrutura conceitual descrita na Seção 120 da NBC PG 100 para identificar, avaliar e tratar ameaças à independência.</w:t>
      </w:r>
    </w:p>
    <w:p w14:paraId="32B896BF" w14:textId="77777777" w:rsidR="002A02C6" w:rsidRDefault="002A02C6" w:rsidP="002A02C6"/>
    <w:p w14:paraId="6E7BF8B9" w14:textId="77777777" w:rsidR="002A02C6" w:rsidRDefault="002A02C6" w:rsidP="002A02C6">
      <w:r>
        <w:t xml:space="preserve">525.2 </w:t>
      </w:r>
      <w:r>
        <w:tab/>
        <w:t>O empréstimo de pessoal para cliente de auditoria pode criar ameaça de autorrevisão, de defesa ou de familiaridade. Esta Seção descreve os requisitos específicos e o material de aplicação pertinente para a aplicação da estrutura conceitual nessas circunstâncias.</w:t>
      </w:r>
    </w:p>
    <w:p w14:paraId="2501BB28" w14:textId="77777777" w:rsidR="002A02C6" w:rsidRDefault="002A02C6" w:rsidP="002A02C6"/>
    <w:p w14:paraId="4E75C160" w14:textId="77777777" w:rsidR="002A02C6" w:rsidRDefault="002A02C6" w:rsidP="002A02C6">
      <w:r>
        <w:t>Requisitos e material de aplicação</w:t>
      </w:r>
    </w:p>
    <w:p w14:paraId="16886388" w14:textId="77777777" w:rsidR="002A02C6" w:rsidRDefault="002A02C6" w:rsidP="002A02C6"/>
    <w:p w14:paraId="095F2237" w14:textId="77777777" w:rsidR="002A02C6" w:rsidRDefault="002A02C6" w:rsidP="002A02C6">
      <w:r>
        <w:t>Geral</w:t>
      </w:r>
    </w:p>
    <w:p w14:paraId="21B0483D" w14:textId="77777777" w:rsidR="002A02C6" w:rsidRDefault="002A02C6" w:rsidP="002A02C6"/>
    <w:p w14:paraId="02CFFEBE" w14:textId="77777777" w:rsidR="002A02C6" w:rsidRDefault="002A02C6" w:rsidP="002A02C6">
      <w:r>
        <w:t>525.3A1</w:t>
      </w:r>
      <w:r>
        <w:tab/>
        <w:t>Exemplos de ações que podem ser salvaguardas no tratamento de ameaças criadas pelo empréstimo de pessoal por firma ou firma em rede a cliente de auditoria incluem:</w:t>
      </w:r>
    </w:p>
    <w:p w14:paraId="006C6371" w14:textId="77777777" w:rsidR="002A02C6" w:rsidRDefault="002A02C6" w:rsidP="002A02C6">
      <w:r>
        <w:t>conduzir a revisão adicional do trabalho realizado pelo pessoal emprestado pode tratar de uma ameaça de autorrevisão;</w:t>
      </w:r>
    </w:p>
    <w:p w14:paraId="592FA42B" w14:textId="77777777" w:rsidR="002A02C6" w:rsidRDefault="002A02C6" w:rsidP="002A02C6">
      <w:r>
        <w:t>não incluir o pessoal emprestado como membro da equipe de auditoria pode tratar da ameaça de familiaridade ou de defesa de interesse de cliente;</w:t>
      </w:r>
    </w:p>
    <w:p w14:paraId="13B9E65A" w14:textId="77777777" w:rsidR="002A02C6" w:rsidRDefault="002A02C6" w:rsidP="002A02C6">
      <w:r>
        <w:t>não transferir para o pessoal emprestado a responsabilidade de auditoria por qualquer função ou atividade que o pessoal desempenhou durante a designação temporária de pessoal pode tratar a ameaça de autorrevisão.</w:t>
      </w:r>
    </w:p>
    <w:p w14:paraId="5DC6BE2B" w14:textId="77777777" w:rsidR="002A02C6" w:rsidRDefault="002A02C6" w:rsidP="002A02C6"/>
    <w:p w14:paraId="2C7A6FA8" w14:textId="77777777" w:rsidR="002A02C6" w:rsidRDefault="002A02C6" w:rsidP="002A02C6">
      <w:r>
        <w:t xml:space="preserve">525.3A2 </w:t>
      </w:r>
      <w:r>
        <w:tab/>
        <w:t>Quando ameaças de familiaridade e de defesa de interesse de cliente são criadas pelo empréstimo de pessoal por firma ou firma em rede a cliente de auditoria, de modo que a firma ou a firma em rede torna-se estreitamente alinhada com as opiniões e os interesses da administração, as salvaguardas geralmente não estão disponíveis.</w:t>
      </w:r>
    </w:p>
    <w:p w14:paraId="701A596B" w14:textId="77777777" w:rsidR="002A02C6" w:rsidRDefault="002A02C6" w:rsidP="002A02C6"/>
    <w:p w14:paraId="3DE55276" w14:textId="77777777" w:rsidR="002A02C6" w:rsidRDefault="002A02C6" w:rsidP="002A02C6">
      <w:r>
        <w:t>R525.4</w:t>
      </w:r>
      <w:r>
        <w:tab/>
        <w:t>A firma ou firma em rede não deve emprestar pessoal para cliente de auditoria, a menos que:</w:t>
      </w:r>
    </w:p>
    <w:p w14:paraId="2199449F" w14:textId="77777777" w:rsidR="002A02C6" w:rsidRDefault="002A02C6" w:rsidP="002A02C6">
      <w:r>
        <w:t>esse auxílio seja dado somente por curto período de tempo;</w:t>
      </w:r>
    </w:p>
    <w:p w14:paraId="0FEA53BE" w14:textId="77777777" w:rsidR="002A02C6" w:rsidRDefault="002A02C6" w:rsidP="002A02C6">
      <w:r>
        <w:t>o pessoal não esteja envolvido na prestação de serviços que não são de asseguração que não seriam permitidos nos termos da Seção 600 e de suas subseções; e</w:t>
      </w:r>
    </w:p>
    <w:p w14:paraId="2B9B5A8B" w14:textId="77777777" w:rsidR="002A02C6" w:rsidRDefault="002A02C6" w:rsidP="002A02C6">
      <w:r>
        <w:t>o pessoal não assuma responsabilidades da administração e o cliente de auditoria seja responsável por orientar e supervisionar as atividades do pessoal.</w:t>
      </w:r>
    </w:p>
    <w:p w14:paraId="01ED5B05" w14:textId="77777777" w:rsidR="002A02C6" w:rsidRDefault="002A02C6" w:rsidP="002A02C6"/>
    <w:p w14:paraId="09C97E1A" w14:textId="77777777" w:rsidR="002A02C6" w:rsidRDefault="002A02C6" w:rsidP="002A02C6">
      <w:r>
        <w:t>SEÇÃO 540 – LONGA ASSOCIAÇÃO DE PESSOAL (INCLUINDO ROTAÇÃO DE SÓCIOS) COM CLIENTE DE AUDITORIA</w:t>
      </w:r>
    </w:p>
    <w:p w14:paraId="11F7502A" w14:textId="77777777" w:rsidR="002A02C6" w:rsidRDefault="002A02C6" w:rsidP="002A02C6"/>
    <w:p w14:paraId="57CB25E0" w14:textId="77777777" w:rsidR="002A02C6" w:rsidRDefault="002A02C6" w:rsidP="002A02C6">
      <w:r>
        <w:t>Introdução</w:t>
      </w:r>
    </w:p>
    <w:p w14:paraId="2778F009" w14:textId="77777777" w:rsidR="002A02C6" w:rsidRDefault="002A02C6" w:rsidP="002A02C6"/>
    <w:p w14:paraId="659D4968" w14:textId="77777777" w:rsidR="002A02C6" w:rsidRDefault="002A02C6" w:rsidP="002A02C6">
      <w:r>
        <w:t xml:space="preserve">540.1 </w:t>
      </w:r>
      <w:r>
        <w:tab/>
        <w:t>A firma deve cumprir com os princípios fundamentais, ser independente e aplicar a estrutura conceitual descrita na Seção 120 da NBC PG 100 para identificar, avaliar e tratar ameaças à independência.</w:t>
      </w:r>
    </w:p>
    <w:p w14:paraId="5E160733" w14:textId="77777777" w:rsidR="002A02C6" w:rsidRDefault="002A02C6" w:rsidP="002A02C6"/>
    <w:p w14:paraId="0E1F295D" w14:textId="77777777" w:rsidR="002A02C6" w:rsidRDefault="002A02C6" w:rsidP="002A02C6">
      <w:r>
        <w:t xml:space="preserve">540.2 </w:t>
      </w:r>
      <w:r>
        <w:tab/>
        <w:t>Quando a pessoa fica envolvida em trabalho de auditoria por longo período de tempo, ameaças de familiaridade e de interesse próprio podem ser criadas. Esta Seção descreve os requisitos e o material de aplicação pertinentes para a aplicação da estrutura conceitual nessas circunstâncias.</w:t>
      </w:r>
    </w:p>
    <w:p w14:paraId="5C829599" w14:textId="77777777" w:rsidR="002A02C6" w:rsidRDefault="002A02C6" w:rsidP="002A02C6"/>
    <w:p w14:paraId="18B1ECFF" w14:textId="77777777" w:rsidR="002A02C6" w:rsidRDefault="002A02C6" w:rsidP="002A02C6">
      <w:r>
        <w:t>Requisitos e material de aplicação</w:t>
      </w:r>
    </w:p>
    <w:p w14:paraId="7CDDA104" w14:textId="77777777" w:rsidR="002A02C6" w:rsidRDefault="002A02C6" w:rsidP="002A02C6"/>
    <w:p w14:paraId="5D770100" w14:textId="77777777" w:rsidR="002A02C6" w:rsidRDefault="002A02C6" w:rsidP="002A02C6">
      <w:r>
        <w:t>Todos os clientes de auditoria</w:t>
      </w:r>
    </w:p>
    <w:p w14:paraId="396E423B" w14:textId="77777777" w:rsidR="002A02C6" w:rsidRDefault="002A02C6" w:rsidP="002A02C6"/>
    <w:p w14:paraId="55EF941E" w14:textId="77777777" w:rsidR="002A02C6" w:rsidRDefault="002A02C6" w:rsidP="002A02C6">
      <w:r>
        <w:t xml:space="preserve">540.3A1 </w:t>
      </w:r>
      <w:r>
        <w:tab/>
        <w:t>Embora o entendimento de cliente de auditoria e de seu ambiente seja fundamental para a qualidade da auditoria, uma ameaça de familiaridade pode ser criada em decorrência da longa associação, como membro da equipe de auditoria, de pessoa com:</w:t>
      </w:r>
    </w:p>
    <w:p w14:paraId="63123610" w14:textId="77777777" w:rsidR="002A02C6" w:rsidRDefault="002A02C6" w:rsidP="002A02C6">
      <w:r>
        <w:t>cliente de auditoria e suas operações;</w:t>
      </w:r>
    </w:p>
    <w:p w14:paraId="4CB0E49F" w14:textId="77777777" w:rsidR="002A02C6" w:rsidRDefault="002A02C6" w:rsidP="002A02C6">
      <w:r>
        <w:t>a alta administração do cliente de auditoria; ou</w:t>
      </w:r>
    </w:p>
    <w:p w14:paraId="393F7550" w14:textId="77777777" w:rsidR="002A02C6" w:rsidRDefault="002A02C6" w:rsidP="002A02C6">
      <w:r>
        <w:t>as demonstrações contábeis sobre as quais a firma emitirá uma opinião ou as informações financeiras que formam a base das demonstrações contábeis.</w:t>
      </w:r>
    </w:p>
    <w:p w14:paraId="528457D3" w14:textId="77777777" w:rsidR="002A02C6" w:rsidRDefault="002A02C6" w:rsidP="002A02C6"/>
    <w:p w14:paraId="3A2A2AB8" w14:textId="77777777" w:rsidR="002A02C6" w:rsidRDefault="002A02C6" w:rsidP="002A02C6">
      <w:r>
        <w:t xml:space="preserve">540.3A2 </w:t>
      </w:r>
      <w:r>
        <w:tab/>
        <w:t>A ameaça de interesse próprio pode ser criada em decorrência da preocupação da pessoa em perder cliente de longa data ou de interesse em manter relacionamento pessoal próximo com membro da alta administração ou com os responsáveis pela governança. Essa ameaça pode influenciar o julgamento da pessoa de forma inapropriada.</w:t>
      </w:r>
    </w:p>
    <w:p w14:paraId="7EB5B25A" w14:textId="77777777" w:rsidR="002A02C6" w:rsidRDefault="002A02C6" w:rsidP="002A02C6"/>
    <w:p w14:paraId="1B881AE9" w14:textId="77777777" w:rsidR="002A02C6" w:rsidRDefault="002A02C6" w:rsidP="002A02C6">
      <w:r>
        <w:t xml:space="preserve">540.3A3 </w:t>
      </w:r>
      <w:r>
        <w:tab/>
        <w:t>Os fatores relevantes na avaliação do nível dessas ameaças de familiaridade ou de interesse próprio incluem:</w:t>
      </w:r>
    </w:p>
    <w:p w14:paraId="4F7D2BFE" w14:textId="77777777" w:rsidR="002A02C6" w:rsidRDefault="002A02C6" w:rsidP="002A02C6">
      <w:r>
        <w:t>com relação à pessoa:</w:t>
      </w:r>
    </w:p>
    <w:p w14:paraId="100D96D4" w14:textId="77777777" w:rsidR="002A02C6" w:rsidRDefault="002A02C6" w:rsidP="002A02C6">
      <w:r>
        <w:t>a duração total do relacionamento da pessoa com o cliente, incluindo se esse relacionamento existia quando a pessoa estava em outra firma;</w:t>
      </w:r>
    </w:p>
    <w:p w14:paraId="745FF78A" w14:textId="77777777" w:rsidR="002A02C6" w:rsidRDefault="002A02C6" w:rsidP="002A02C6">
      <w:r>
        <w:t>há quanto tempo a pessoa é membro da equipe de trabalho e qual a natureza dos papéis desempenhados;</w:t>
      </w:r>
    </w:p>
    <w:p w14:paraId="20A84FA3" w14:textId="77777777" w:rsidR="002A02C6" w:rsidRDefault="002A02C6" w:rsidP="002A02C6">
      <w:r>
        <w:t xml:space="preserve">até que ponto o trabalho da pessoa é orientado, revisado e supervisionado por pessoal em cargos superiores; </w:t>
      </w:r>
    </w:p>
    <w:p w14:paraId="7403E645" w14:textId="77777777" w:rsidR="002A02C6" w:rsidRDefault="002A02C6" w:rsidP="002A02C6">
      <w:r>
        <w:t>até que ponto a pessoa, em decorrência do seu tempo de serviço, tem capacidade de influenciar o resultado da auditoria, como, por exemplo, tomando decisões-chave ou orientando o trabalho de outros membros da equipe do trabalho;</w:t>
      </w:r>
    </w:p>
    <w:p w14:paraId="54A5DEE6" w14:textId="77777777" w:rsidR="002A02C6" w:rsidRDefault="002A02C6" w:rsidP="002A02C6">
      <w:r>
        <w:t>a proximidade do relacionamento da pessoa com a alta administração ou com os responsáveis pela governança;</w:t>
      </w:r>
    </w:p>
    <w:p w14:paraId="7A6504E1" w14:textId="77777777" w:rsidR="002A02C6" w:rsidRDefault="002A02C6" w:rsidP="002A02C6">
      <w:r>
        <w:t>a natureza, a frequência e a extensão da interação entre a pessoa e a alta administração ou os responsáveis pela governança;</w:t>
      </w:r>
    </w:p>
    <w:p w14:paraId="10791816" w14:textId="77777777" w:rsidR="002A02C6" w:rsidRDefault="002A02C6" w:rsidP="002A02C6">
      <w:r>
        <w:t>com relação ao cliente de auditoria:</w:t>
      </w:r>
    </w:p>
    <w:p w14:paraId="109DD0A6" w14:textId="77777777" w:rsidR="002A02C6" w:rsidRDefault="002A02C6" w:rsidP="002A02C6">
      <w:r>
        <w:t>a natureza ou a complexidade das questões contábeis e de apresentação de relatórios financeiros do cliente e se eles mudaram;</w:t>
      </w:r>
    </w:p>
    <w:p w14:paraId="115A1CD1" w14:textId="77777777" w:rsidR="002A02C6" w:rsidRDefault="002A02C6" w:rsidP="002A02C6">
      <w:r>
        <w:t>se houve alguma mudança recente na alta administração ou nos responsáveis pela governança;</w:t>
      </w:r>
    </w:p>
    <w:p w14:paraId="49102D5B" w14:textId="77777777" w:rsidR="002A02C6" w:rsidRDefault="002A02C6" w:rsidP="002A02C6">
      <w:r>
        <w:t>se houve alguma mudança estrutural na organização do cliente que afeta a natureza, a frequência e a extensão das interações que a pessoa pode ter com a alta administração e com os responsáveis pela governança.</w:t>
      </w:r>
    </w:p>
    <w:p w14:paraId="0CA8D514" w14:textId="77777777" w:rsidR="002A02C6" w:rsidRDefault="002A02C6" w:rsidP="002A02C6"/>
    <w:p w14:paraId="44030BA6" w14:textId="77777777" w:rsidR="002A02C6" w:rsidRDefault="002A02C6" w:rsidP="002A02C6">
      <w:r>
        <w:t xml:space="preserve">540.3A4 </w:t>
      </w:r>
      <w:r>
        <w:tab/>
        <w:t>A combinação de dois ou mais fatores pode aumentar ou reduzir o nível das ameaças. Por exemplo, as ameaças de familiaridade criadas ao longo do tempo em decorrência do relacionamento cada vez mais próximo entre a pessoa e membro da alta administração do cliente seriam reduzidas pela saída desse membro da alta administração do cliente.</w:t>
      </w:r>
    </w:p>
    <w:p w14:paraId="43E2BFAA" w14:textId="77777777" w:rsidR="002A02C6" w:rsidRDefault="002A02C6" w:rsidP="002A02C6"/>
    <w:p w14:paraId="6CDFA6DC" w14:textId="77777777" w:rsidR="002A02C6" w:rsidRDefault="002A02C6" w:rsidP="002A02C6">
      <w:r>
        <w:t xml:space="preserve">540.3A5 </w:t>
      </w:r>
      <w:r>
        <w:tab/>
        <w:t>Um exemplo de ação que pode eliminar as ameaças de familiaridade e de interesse próprio criadas pelo envolvimento de pessoa em trabalho de auditoria por longo período de tempo seria fazer a rotação da pessoa na equipe de auditoria.</w:t>
      </w:r>
    </w:p>
    <w:p w14:paraId="5B113869" w14:textId="77777777" w:rsidR="002A02C6" w:rsidRDefault="002A02C6" w:rsidP="002A02C6"/>
    <w:p w14:paraId="3EAE02F7" w14:textId="77777777" w:rsidR="002A02C6" w:rsidRDefault="002A02C6" w:rsidP="002A02C6">
      <w:r>
        <w:t xml:space="preserve">540.3A6 </w:t>
      </w:r>
      <w:r>
        <w:tab/>
        <w:t>Exemplos de ações que podem ser salvaguardas no tratamento dessas ameaças de familiaridade ou de interesse próprio incluem:</w:t>
      </w:r>
    </w:p>
    <w:p w14:paraId="34B48A02" w14:textId="77777777" w:rsidR="002A02C6" w:rsidRDefault="002A02C6" w:rsidP="002A02C6">
      <w:r>
        <w:t>mudar o papel da pessoa na equipe de auditoria ou a natureza e a extensão das tarefas desempenhadas pela pessoa;</w:t>
      </w:r>
    </w:p>
    <w:p w14:paraId="0D1F451F" w14:textId="77777777" w:rsidR="002A02C6" w:rsidRDefault="002A02C6" w:rsidP="002A02C6">
      <w:r>
        <w:t>revisão do trabalho da pessoa por revisor apropriado que não era membro da equipe de auditoria;</w:t>
      </w:r>
    </w:p>
    <w:p w14:paraId="03AB7A4D" w14:textId="77777777" w:rsidR="002A02C6" w:rsidRDefault="002A02C6" w:rsidP="002A02C6">
      <w:r>
        <w:t>realizar revisões periódicas e independentes de qualidade, internas ou externas, do trabalho.</w:t>
      </w:r>
    </w:p>
    <w:p w14:paraId="647F8CC0" w14:textId="77777777" w:rsidR="002A02C6" w:rsidRDefault="002A02C6" w:rsidP="002A02C6"/>
    <w:p w14:paraId="0C47851C" w14:textId="77777777" w:rsidR="002A02C6" w:rsidRDefault="002A02C6" w:rsidP="002A02C6">
      <w:r>
        <w:t xml:space="preserve">R540.4 </w:t>
      </w:r>
      <w:r>
        <w:tab/>
        <w:t>Se a firma decide que o nível das ameaças criadas somente pode ser tratado mediante rotação da pessoa na equipe de auditoria, a firma deve determinar o período apropriado durante o qual a pessoa não deve:</w:t>
      </w:r>
    </w:p>
    <w:p w14:paraId="2ECA311B" w14:textId="77777777" w:rsidR="002A02C6" w:rsidRDefault="002A02C6" w:rsidP="002A02C6">
      <w:r>
        <w:t>ser membro da equipe do trabalho de auditoria;</w:t>
      </w:r>
    </w:p>
    <w:p w14:paraId="1DCA998D" w14:textId="77777777" w:rsidR="002A02C6" w:rsidRDefault="002A02C6" w:rsidP="002A02C6">
      <w:r>
        <w:t>efetuar o controle de qualidade do trabalho de auditoria; ou</w:t>
      </w:r>
    </w:p>
    <w:p w14:paraId="0071674E" w14:textId="77777777" w:rsidR="002A02C6" w:rsidRDefault="002A02C6" w:rsidP="002A02C6">
      <w:r>
        <w:t>exercer influência direta sobre o resultado do trabalho de auditoria.</w:t>
      </w:r>
    </w:p>
    <w:p w14:paraId="1994CDD7" w14:textId="77777777" w:rsidR="002A02C6" w:rsidRDefault="002A02C6" w:rsidP="002A02C6">
      <w:r>
        <w:t>O período deve ter duração suficiente para permitir que as ameaças de familiaridade e de interesse próprio sejam tratadas. No caso de entidade de interesse público, os itens de R540.5 a R540.20 também são aplicáveis.</w:t>
      </w:r>
    </w:p>
    <w:p w14:paraId="7CA974EA" w14:textId="77777777" w:rsidR="002A02C6" w:rsidRDefault="002A02C6" w:rsidP="002A02C6"/>
    <w:p w14:paraId="0BF7291D" w14:textId="77777777" w:rsidR="002A02C6" w:rsidRDefault="002A02C6" w:rsidP="002A02C6">
      <w:r>
        <w:t>Clientes de auditoria que são entidades de interesse público</w:t>
      </w:r>
    </w:p>
    <w:p w14:paraId="23F0EF37" w14:textId="77777777" w:rsidR="002A02C6" w:rsidRDefault="002A02C6" w:rsidP="002A02C6"/>
    <w:p w14:paraId="6D15D4DD" w14:textId="77777777" w:rsidR="002A02C6" w:rsidRDefault="002A02C6" w:rsidP="002A02C6">
      <w:r>
        <w:t xml:space="preserve">R540.5 </w:t>
      </w:r>
      <w:r>
        <w:tab/>
        <w:t>De acordo com os itens de R540.7 a R540.9, com relação à auditoria de entidade de interesse público, a pessoa não deve desempenhar nenhum dos papéis a seguir, ou a combinação desses papéis, por período superior a sete anos cumulativos (período em exercício):</w:t>
      </w:r>
    </w:p>
    <w:p w14:paraId="799411DA" w14:textId="77777777" w:rsidR="002A02C6" w:rsidRDefault="002A02C6" w:rsidP="002A02C6">
      <w:r>
        <w:t>sócio do trabalho;</w:t>
      </w:r>
    </w:p>
    <w:p w14:paraId="407DC3DE" w14:textId="77777777" w:rsidR="002A02C6" w:rsidRDefault="002A02C6" w:rsidP="002A02C6">
      <w:r>
        <w:t>pessoa nomeada como responsável pela revisão do controle de qualidade do trabalho; ou</w:t>
      </w:r>
    </w:p>
    <w:p w14:paraId="33CFF63D" w14:textId="77777777" w:rsidR="002A02C6" w:rsidRDefault="002A02C6" w:rsidP="002A02C6">
      <w:r>
        <w:t>qualquer outro sócio-chave da auditoria.</w:t>
      </w:r>
    </w:p>
    <w:p w14:paraId="4C264CCA" w14:textId="77777777" w:rsidR="002A02C6" w:rsidRDefault="002A02C6" w:rsidP="002A02C6">
      <w:r>
        <w:t>Após o período em exercício, a pessoa deve observar “período de carência”, de acordo com as disposições nos itens de R540.11 a R540.19.</w:t>
      </w:r>
    </w:p>
    <w:p w14:paraId="745CB7EC" w14:textId="77777777" w:rsidR="002A02C6" w:rsidRDefault="002A02C6" w:rsidP="002A02C6"/>
    <w:p w14:paraId="2408D112" w14:textId="77777777" w:rsidR="002A02C6" w:rsidRDefault="002A02C6" w:rsidP="002A02C6">
      <w:r>
        <w:t xml:space="preserve">R540.6 </w:t>
      </w:r>
      <w:r>
        <w:tab/>
        <w:t>No cálculo do período em exercício, a contagem dos anos não deve ser recomeçada a menos que a pessoa deixe de desempenhar qualquer um dos papéis do item R540.5(a) a (c) por período mínimo. Esse período mínimo é o período consecutivo igual a pelo menos o período de carência determinado, de acordo com os itens de R540.11 a R540.13, conforme aplicável ao papel que a pessoa desempenhou no ano imediatamente anterior ao que a pessoa deixou de desempenhar esse papel.</w:t>
      </w:r>
    </w:p>
    <w:p w14:paraId="01496E98" w14:textId="77777777" w:rsidR="002A02C6" w:rsidRDefault="002A02C6" w:rsidP="002A02C6"/>
    <w:p w14:paraId="79246288" w14:textId="77777777" w:rsidR="002A02C6" w:rsidRDefault="002A02C6" w:rsidP="002A02C6">
      <w:r>
        <w:t>540.6A1</w:t>
      </w:r>
      <w:r>
        <w:tab/>
        <w:t>Por exemplo, a pessoa que atuou como sócio do trabalho por quatro anos seguidos por três anos de carência, somente pode atuar como sócio-chave da auditoria após esse período no mesmo trabalho de auditoria por mais três anos (totalizando sete anos cumulativos). Depois disso, essa pessoa deve observar o período de carência, de acordo com o item R540.14.</w:t>
      </w:r>
    </w:p>
    <w:p w14:paraId="03E4E6C9" w14:textId="77777777" w:rsidR="002A02C6" w:rsidRDefault="002A02C6" w:rsidP="002A02C6"/>
    <w:p w14:paraId="7F7650E8" w14:textId="77777777" w:rsidR="002A02C6" w:rsidRDefault="002A02C6" w:rsidP="002A02C6">
      <w:r>
        <w:t xml:space="preserve">R540.7 </w:t>
      </w:r>
      <w:r>
        <w:tab/>
        <w:t>Como exceção ao item R540.5, sócio-chave da auditoria cuja continuidade seja especialmente importante para a qualidade da auditoria pode, em casos raros, devido a circunstâncias imprevistas fora do controle da firma, e com a concordância dos responsáveis pela governança, atuar por mais um ano como sócio-chave da auditoria, desde que a ameaça à independência possa ser eliminada ou reduzida a nível aceitável.</w:t>
      </w:r>
    </w:p>
    <w:p w14:paraId="790AD4B5" w14:textId="77777777" w:rsidR="002A02C6" w:rsidRDefault="002A02C6" w:rsidP="002A02C6"/>
    <w:p w14:paraId="2F8F0A7B" w14:textId="77777777" w:rsidR="002A02C6" w:rsidRDefault="002A02C6" w:rsidP="002A02C6">
      <w:r>
        <w:t xml:space="preserve">540.7A1 </w:t>
      </w:r>
      <w:r>
        <w:tab/>
        <w:t>Por exemplo, o sócio-chave da auditoria pode permanecer nesse papel na equipe de auditoria por até um ano a mais em circunstâncias em que, devido a eventos imprevistos, a rotação requerida não tenha sido possível, como pode ser o caso devido à doença grave do pretenso sócio do trabalho. Nessas circunstâncias, isso envolverá uma discussão entre a firma e os responsáveis pela governança sobre as razões pelas quais a rotação planejada não pode ser realizada e a necessidade de salvaguardas para reduzir qualquer ameaça criada.</w:t>
      </w:r>
    </w:p>
    <w:p w14:paraId="1D91EBB9" w14:textId="77777777" w:rsidR="002A02C6" w:rsidRDefault="002A02C6" w:rsidP="002A02C6"/>
    <w:p w14:paraId="020CE649" w14:textId="77777777" w:rsidR="002A02C6" w:rsidRDefault="002A02C6" w:rsidP="002A02C6">
      <w:r>
        <w:t xml:space="preserve">R540.8 </w:t>
      </w:r>
      <w:r>
        <w:tab/>
        <w:t>Se o cliente de auditoria torna-se uma entidade de interesse público, uma firma deverá levar em consideração o período de tempo em que a pessoa atendeu ao cliente de auditoria como sócio-chave da auditoria antes de o cliente tornar-se entidade de interesse público na determinação do momento da rotação. Se a pessoa tiver atendido ao cliente de auditoria como sócio-chave da auditoria pelo período de cinco anos cumulativos ou menos quando o cliente se torna entidade de interesse público, o número de anos que a pessoa pode continuar a atender ao cliente antes da rotação é de sete anos menos o número de anos nos quais ele já prestou o serviço. Como exceção ao item R540.5, se a pessoa tiver atendido ao cliente de auditoria como sócio-chave da auditoria pelo período de seis anos cumulativos ou mais quando o cliente se torna entidade de interesse público, a pessoa pode continuar a prestar o serviço com a concordância dos responsáveis pela governança pelo período máximo de dois anos adicionais antes da substituição.</w:t>
      </w:r>
    </w:p>
    <w:p w14:paraId="43EB3C56" w14:textId="77777777" w:rsidR="002A02C6" w:rsidRDefault="002A02C6" w:rsidP="002A02C6"/>
    <w:p w14:paraId="32768377" w14:textId="77777777" w:rsidR="002A02C6" w:rsidRDefault="002A02C6" w:rsidP="002A02C6">
      <w:r>
        <w:t xml:space="preserve">R540.9 </w:t>
      </w:r>
      <w:r>
        <w:tab/>
        <w:t>Quando a firma tem apenas poucas pessoas com o conhecimento e a experiência necessários para atuar como sócio-chave da auditoria na auditoria de entidade de interesse público, a rotação de sócios-chave da auditoria pode não ser possível. Como exceção ao item R540.5, se o órgão regulador independente na jurisdição relevante previu a isenção da rotação de sócios nessas circunstâncias, a pessoa pode continuar sendo sócio-chave da auditoria por mais sete anos, de acordo com essa isenção, desde que o órgão regulador independente tenha especificado outros requisitos que devem ser aplicados, como o período de tempo que o sócio-chave da auditoria pode ficar isento da rotação ou uma revisão externa independente periódica.</w:t>
      </w:r>
    </w:p>
    <w:p w14:paraId="079E3D02" w14:textId="77777777" w:rsidR="002A02C6" w:rsidRDefault="002A02C6" w:rsidP="002A02C6"/>
    <w:p w14:paraId="5C9721DC" w14:textId="77777777" w:rsidR="002A02C6" w:rsidRDefault="002A02C6" w:rsidP="002A02C6">
      <w:r>
        <w:t xml:space="preserve">Outras considerações relacionadas com o período em exercício </w:t>
      </w:r>
    </w:p>
    <w:p w14:paraId="2CFACE3D" w14:textId="77777777" w:rsidR="002A02C6" w:rsidRDefault="002A02C6" w:rsidP="002A02C6"/>
    <w:p w14:paraId="2CC6C16B" w14:textId="77777777" w:rsidR="002A02C6" w:rsidRDefault="002A02C6" w:rsidP="002A02C6">
      <w:r>
        <w:t xml:space="preserve">R540.10 </w:t>
      </w:r>
      <w:r>
        <w:tab/>
        <w:t>Ao avaliar as ameaças criadas pela longa associação de pessoa com trabalho de auditoria, a firma deve considerar, especificamente, os papéis desempenhados e a duração da associação da pessoa com o trabalho de auditoria antes de a pessoa tornar-se sócio-chave da auditoria.</w:t>
      </w:r>
    </w:p>
    <w:p w14:paraId="5FF6F5BE" w14:textId="77777777" w:rsidR="002A02C6" w:rsidRDefault="002A02C6" w:rsidP="002A02C6"/>
    <w:p w14:paraId="203E6BFE" w14:textId="77777777" w:rsidR="002A02C6" w:rsidRDefault="002A02C6" w:rsidP="002A02C6">
      <w:r>
        <w:t>540.10A1</w:t>
      </w:r>
      <w:r>
        <w:tab/>
        <w:t>Pode haver situações em que a firma, ao aplicar a estrutura conceitual, conclui que não é apropriado que a pessoa que é sócio-chave da auditoria continue nesse papel mesmo que o período de tempo em que ele atuou como sócio-chave da auditoria seja inferior a sete anos.</w:t>
      </w:r>
    </w:p>
    <w:p w14:paraId="15C1AD51" w14:textId="77777777" w:rsidR="002A02C6" w:rsidRDefault="002A02C6" w:rsidP="002A02C6"/>
    <w:p w14:paraId="4222BF30" w14:textId="77777777" w:rsidR="002A02C6" w:rsidRDefault="002A02C6" w:rsidP="002A02C6">
      <w:r>
        <w:t>Período de carência</w:t>
      </w:r>
    </w:p>
    <w:p w14:paraId="4A0D6835" w14:textId="77777777" w:rsidR="002A02C6" w:rsidRDefault="002A02C6" w:rsidP="002A02C6"/>
    <w:p w14:paraId="7F6395F0" w14:textId="77777777" w:rsidR="002A02C6" w:rsidRDefault="002A02C6" w:rsidP="002A02C6">
      <w:r>
        <w:t xml:space="preserve">R540.11 </w:t>
      </w:r>
      <w:r>
        <w:tab/>
        <w:t>Se a pessoa atuou como sócio do trabalho por sete anos cumulativos, o período de carência deve ser de cinco anos consecutivos.</w:t>
      </w:r>
    </w:p>
    <w:p w14:paraId="2A7C0C7A" w14:textId="77777777" w:rsidR="002A02C6" w:rsidRDefault="002A02C6" w:rsidP="002A02C6"/>
    <w:p w14:paraId="73F77A8F" w14:textId="77777777" w:rsidR="002A02C6" w:rsidRDefault="002A02C6" w:rsidP="002A02C6">
      <w:r>
        <w:t xml:space="preserve">R540.12 </w:t>
      </w:r>
      <w:r>
        <w:tab/>
        <w:t>Quando a pessoa foi nomeada como sendo responsável pela revisão do controle de qualidade do trabalho e atuou como tal por sete anos cumulativos, o período de carência deve ser de três anos consecutivos.</w:t>
      </w:r>
    </w:p>
    <w:p w14:paraId="7825C2C5" w14:textId="77777777" w:rsidR="002A02C6" w:rsidRDefault="002A02C6" w:rsidP="002A02C6"/>
    <w:p w14:paraId="5BAE0576" w14:textId="77777777" w:rsidR="002A02C6" w:rsidRDefault="002A02C6" w:rsidP="002A02C6">
      <w:r>
        <w:t xml:space="preserve">R540.13 </w:t>
      </w:r>
      <w:r>
        <w:tab/>
        <w:t>Se a pessoa atuou como sócio-chave da auditoria em funções diferentes das descritas nos itens R540.11 e R540.12 por sete anos cumulativos, o período de carência deve ser de dois anos consecutivos.</w:t>
      </w:r>
    </w:p>
    <w:p w14:paraId="3E14707C" w14:textId="77777777" w:rsidR="002A02C6" w:rsidRDefault="002A02C6" w:rsidP="002A02C6"/>
    <w:p w14:paraId="312C1F1D" w14:textId="77777777" w:rsidR="002A02C6" w:rsidRDefault="002A02C6" w:rsidP="002A02C6">
      <w:r>
        <w:t>Atuação na combinação de papéis de sócio-chave da auditoria</w:t>
      </w:r>
    </w:p>
    <w:p w14:paraId="04B25BC1" w14:textId="77777777" w:rsidR="002A02C6" w:rsidRDefault="002A02C6" w:rsidP="002A02C6"/>
    <w:p w14:paraId="4976A1C7" w14:textId="77777777" w:rsidR="002A02C6" w:rsidRDefault="002A02C6" w:rsidP="002A02C6">
      <w:r>
        <w:t xml:space="preserve">R540.14 </w:t>
      </w:r>
      <w:r>
        <w:tab/>
        <w:t>Se a pessoa atuou na combinação de papéis de sócio-chave da auditoria e de sócio do trabalho por quatro anos cumulativos ou mais, o período de carência deve ser de cinco anos consecutivos.</w:t>
      </w:r>
    </w:p>
    <w:p w14:paraId="67291EA4" w14:textId="77777777" w:rsidR="002A02C6" w:rsidRDefault="002A02C6" w:rsidP="002A02C6"/>
    <w:p w14:paraId="2F896121" w14:textId="77777777" w:rsidR="002A02C6" w:rsidRDefault="002A02C6" w:rsidP="002A02C6">
      <w:r>
        <w:t xml:space="preserve">R540.15 </w:t>
      </w:r>
      <w:r>
        <w:tab/>
        <w:t>De acordo com o item R540.16(a), se a pessoa atuou na combinação de papéis de sócio-chave da auditoria e foi o sócio-chave da auditoria responsável pela revisão do controle de qualidade do trabalho por quatro anos cumulativos ou mais, o período de carência deve ser de três anos consecutivos.</w:t>
      </w:r>
    </w:p>
    <w:p w14:paraId="446009E0" w14:textId="77777777" w:rsidR="002A02C6" w:rsidRDefault="002A02C6" w:rsidP="002A02C6"/>
    <w:p w14:paraId="3367BCE1" w14:textId="77777777" w:rsidR="002A02C6" w:rsidRDefault="002A02C6" w:rsidP="002A02C6">
      <w:r>
        <w:t xml:space="preserve">R540.16 </w:t>
      </w:r>
      <w:r>
        <w:tab/>
        <w:t>Se a pessoa atuou na combinação de papéis de sócio do trabalho e foi responsável pela revisão do controle de qualidade do trabalho por quatro anos cumulativos ou mais durante o período em exercício, o período de carência deve:</w:t>
      </w:r>
    </w:p>
    <w:p w14:paraId="2DC5C9CC" w14:textId="77777777" w:rsidR="002A02C6" w:rsidRDefault="002A02C6" w:rsidP="002A02C6">
      <w:r>
        <w:t>como exceção ao item R540.15, ser de cinco anos consecutivos quando a pessoa tiver sido sócio do trabalho por três anos ou mais; ou</w:t>
      </w:r>
    </w:p>
    <w:p w14:paraId="17DB6A95" w14:textId="77777777" w:rsidR="002A02C6" w:rsidRDefault="002A02C6" w:rsidP="002A02C6">
      <w:r>
        <w:t>ser de três anos consecutivos no caso de qualquer outra combinação.</w:t>
      </w:r>
    </w:p>
    <w:p w14:paraId="579496F1" w14:textId="77777777" w:rsidR="002A02C6" w:rsidRDefault="002A02C6" w:rsidP="002A02C6"/>
    <w:p w14:paraId="7A6F79F5" w14:textId="77777777" w:rsidR="002A02C6" w:rsidRDefault="002A02C6" w:rsidP="002A02C6">
      <w:r>
        <w:t xml:space="preserve">R540.17 </w:t>
      </w:r>
      <w:r>
        <w:tab/>
        <w:t>Se a pessoa atuou em qualquer combinação de papéis de sócio-chave da auditoria que não aquelas tratadas nos itens de R540.14 a R540.16, o período de carência deve ser de dois anos consecutivos.</w:t>
      </w:r>
    </w:p>
    <w:p w14:paraId="21A6A71D" w14:textId="77777777" w:rsidR="002A02C6" w:rsidRDefault="002A02C6" w:rsidP="002A02C6"/>
    <w:p w14:paraId="1165C7CC" w14:textId="77777777" w:rsidR="002A02C6" w:rsidRDefault="002A02C6" w:rsidP="002A02C6">
      <w:r>
        <w:t xml:space="preserve">R540.18 </w:t>
      </w:r>
      <w:r>
        <w:tab/>
        <w:t>Na determinação do número de anos que a pessoa foi sócio-chave da auditoria, conforme descrito no item R540.5, a duração do relacionamento deve, quando relevante, incluir o período de tempo em que a pessoa foi sócio-chave da auditoria desse trabalho em outra firma.</w:t>
      </w:r>
    </w:p>
    <w:p w14:paraId="08AEA2CC" w14:textId="77777777" w:rsidR="002A02C6" w:rsidRDefault="002A02C6" w:rsidP="002A02C6"/>
    <w:p w14:paraId="2EA81CBD" w14:textId="77777777" w:rsidR="002A02C6" w:rsidRDefault="002A02C6" w:rsidP="002A02C6">
      <w:r>
        <w:t>Período de carência mais curto estabelecido por lei ou regulamento</w:t>
      </w:r>
    </w:p>
    <w:p w14:paraId="02635415" w14:textId="77777777" w:rsidR="002A02C6" w:rsidRDefault="002A02C6" w:rsidP="002A02C6"/>
    <w:p w14:paraId="379D5FCE" w14:textId="77777777" w:rsidR="002A02C6" w:rsidRDefault="002A02C6" w:rsidP="002A02C6">
      <w:r>
        <w:t xml:space="preserve">R540.19 </w:t>
      </w:r>
      <w:r>
        <w:tab/>
        <w:t>Quando órgão legislativo ou regulador (ou organização autorizada ou reconhecida por esse órgão legislativo ou regulador) tiver estabelecido período de carência para sócio do trabalho inferior a cinco anos consecutivos, esse período ou período de três anos, dos dois o maior, pode ser substituído pelo período de carência de cinco anos consecutivos especificado nos itens R540.11, R540.14 e R540.16(a), desde que o período em exercício aplicável não ultrapasse sete anos.</w:t>
      </w:r>
    </w:p>
    <w:p w14:paraId="2B7121D4" w14:textId="77777777" w:rsidR="002A02C6" w:rsidRDefault="002A02C6" w:rsidP="002A02C6"/>
    <w:p w14:paraId="2E2B9124" w14:textId="77777777" w:rsidR="002A02C6" w:rsidRDefault="002A02C6" w:rsidP="002A02C6">
      <w:r>
        <w:t>Restrições de atividades durante o período de carência</w:t>
      </w:r>
    </w:p>
    <w:p w14:paraId="586BE4B9" w14:textId="77777777" w:rsidR="002A02C6" w:rsidRDefault="002A02C6" w:rsidP="002A02C6"/>
    <w:p w14:paraId="3E327475" w14:textId="77777777" w:rsidR="002A02C6" w:rsidRDefault="002A02C6" w:rsidP="002A02C6">
      <w:r>
        <w:t>R540.20</w:t>
      </w:r>
      <w:r>
        <w:tab/>
        <w:t>Durante o período de carência relevante, a pessoa não deve:</w:t>
      </w:r>
    </w:p>
    <w:p w14:paraId="30AA91E2" w14:textId="77777777" w:rsidR="002A02C6" w:rsidRDefault="002A02C6" w:rsidP="002A02C6">
      <w:r>
        <w:t>ser membro da equipe de auditoria ou realizar o controle de qualidade do trabalho de auditoria;</w:t>
      </w:r>
    </w:p>
    <w:p w14:paraId="1AAB5BBA" w14:textId="77777777" w:rsidR="002A02C6" w:rsidRDefault="002A02C6" w:rsidP="002A02C6">
      <w:r>
        <w:t>consultar a equipe de trabalho ou o cliente com relação a questões técnicas ou específicas do setor, transações ou eventos que afetam o trabalho de auditoria (que não sejam discussões com a equipe de trabalho limitadas a trabalho realizado ou conclusões obtidas no último ano do período em exercício da pessoa quando isso continuar a ser relevante para a auditoria);</w:t>
      </w:r>
    </w:p>
    <w:p w14:paraId="3AEAB321" w14:textId="77777777" w:rsidR="002A02C6" w:rsidRDefault="002A02C6" w:rsidP="002A02C6">
      <w:r>
        <w:t>ser responsável pela liderança ou coordenação dos serviços profissionais prestados pela firma ou por firma em rede para o cliente de auditoria, ou pela supervisão do relacionamento da firma ou de firma em rede com o cliente de auditoria; ou</w:t>
      </w:r>
    </w:p>
    <w:p w14:paraId="58E6DA8B" w14:textId="77777777" w:rsidR="002A02C6" w:rsidRDefault="002A02C6" w:rsidP="002A02C6">
      <w:r>
        <w:t>desempenhar qualquer outro papel ou atividade não mencionada acima com relação ao cliente de auditoria, incluindo a prestação de serviços que não são de asseguração que resultariam:</w:t>
      </w:r>
    </w:p>
    <w:p w14:paraId="2B5AF35E" w14:textId="77777777" w:rsidR="002A02C6" w:rsidRDefault="002A02C6" w:rsidP="002A02C6">
      <w:r>
        <w:t>na manutenção, por parte da pessoa, de interação significativa ou frequente com a alta administração ou com os responsáveis pela governança; ou</w:t>
      </w:r>
    </w:p>
    <w:p w14:paraId="5B373410" w14:textId="77777777" w:rsidR="002A02C6" w:rsidRDefault="002A02C6" w:rsidP="002A02C6">
      <w:r>
        <w:t>no exercício, por parte da pessoa, de influência direta sobre o resultado do trabalho de auditoria.</w:t>
      </w:r>
    </w:p>
    <w:p w14:paraId="6FD53EA0" w14:textId="77777777" w:rsidR="002A02C6" w:rsidRDefault="002A02C6" w:rsidP="002A02C6"/>
    <w:p w14:paraId="62D060C8" w14:textId="77777777" w:rsidR="002A02C6" w:rsidRDefault="002A02C6" w:rsidP="002A02C6">
      <w:r>
        <w:t>540.20A1</w:t>
      </w:r>
      <w:r>
        <w:tab/>
        <w:t>As disposições do item R540.20 não visam evitar que a pessoa assuma papel de liderança na firma ou em firma em rede, como o de sócio principal ou sócio diretor (diretor presidente ou equivalente).</w:t>
      </w:r>
    </w:p>
    <w:p w14:paraId="6F1DBEC8" w14:textId="77777777" w:rsidR="002A02C6" w:rsidRDefault="002A02C6" w:rsidP="002A02C6"/>
    <w:p w14:paraId="632CEE99" w14:textId="77777777" w:rsidR="002A02C6" w:rsidRDefault="002A02C6" w:rsidP="002A02C6">
      <w:r>
        <w:t>SEÇÃO 600 – PRESTAÇÃO DE SERVIÇOS QUE NÃO SÃO DE ASSEGURAÇÃO PARA CLIENTE DE AUDITORIA</w:t>
      </w:r>
    </w:p>
    <w:p w14:paraId="4DCA4BCF" w14:textId="77777777" w:rsidR="002A02C6" w:rsidRDefault="002A02C6" w:rsidP="002A02C6"/>
    <w:p w14:paraId="64CB1113" w14:textId="77777777" w:rsidR="002A02C6" w:rsidRDefault="002A02C6" w:rsidP="002A02C6">
      <w:r>
        <w:t>Introdução</w:t>
      </w:r>
    </w:p>
    <w:p w14:paraId="5D5AEDAD" w14:textId="77777777" w:rsidR="002A02C6" w:rsidRDefault="002A02C6" w:rsidP="002A02C6"/>
    <w:p w14:paraId="045CF5A5" w14:textId="77777777" w:rsidR="002A02C6" w:rsidRDefault="002A02C6" w:rsidP="002A02C6">
      <w:r>
        <w:t xml:space="preserve">600.1 </w:t>
      </w:r>
      <w:r>
        <w:tab/>
        <w:t>A firma deve cumprir com os princípios fundamentais, ser independente e aplicar a estrutura conceitual descrita na Seção 120 da NBC PG 100 para identificar, avaliar e tratar ameaças à independência.</w:t>
      </w:r>
    </w:p>
    <w:p w14:paraId="7D486EB7" w14:textId="77777777" w:rsidR="002A02C6" w:rsidRDefault="002A02C6" w:rsidP="002A02C6"/>
    <w:p w14:paraId="5ECC5006" w14:textId="77777777" w:rsidR="002A02C6" w:rsidRDefault="002A02C6" w:rsidP="002A02C6">
      <w:r>
        <w:t xml:space="preserve">600.2 </w:t>
      </w:r>
      <w:r>
        <w:tab/>
        <w:t>A firma e a firma em rede podem prestar uma gama de serviços que não são de asseguração para seus clientes de auditoria, de acordo com suas habilidades e especialização. A prestação de serviços que não são de asseguração para clientes de auditoria pode criar ameaças ao cumprimento dos princípios fundamentais e à independência.</w:t>
      </w:r>
    </w:p>
    <w:p w14:paraId="5F26E599" w14:textId="77777777" w:rsidR="002A02C6" w:rsidRDefault="002A02C6" w:rsidP="002A02C6"/>
    <w:p w14:paraId="7242FC3D" w14:textId="77777777" w:rsidR="002A02C6" w:rsidRDefault="002A02C6" w:rsidP="002A02C6">
      <w:r>
        <w:t xml:space="preserve">600.3 </w:t>
      </w:r>
      <w:r>
        <w:tab/>
        <w:t>Esta Seção descreve os requisitos e o material de aplicação pertinentes para a aplicação da estrutura conceitual para identificar, avaliar e tratar ameaças à independência na prestação de serviços que não são de asseguração para clientes de auditoria. As subseções seguintes descrevem os requisitos e o material de aplicação pertinentes quando a firma ou a firma em rede presta certos serviços que não são de asseguração para clientes de auditoria e indicam os tipos de ameaças que podem ser criadas como resultado. Algumas das subseções incluem requisitos que proíbem expressamente a firma ou a firma em rede de prestar certos serviços para cliente de auditoria em determinadas circunstâncias, porque as ameaças criadas seriam tão significativas que nenhuma salvaguarda poderia reduzir as ameaças a nível aceitável.</w:t>
      </w:r>
    </w:p>
    <w:p w14:paraId="0ED3B250" w14:textId="77777777" w:rsidR="002A02C6" w:rsidRDefault="002A02C6" w:rsidP="002A02C6"/>
    <w:p w14:paraId="6A6C6E2B" w14:textId="77777777" w:rsidR="002A02C6" w:rsidRDefault="002A02C6" w:rsidP="002A02C6">
      <w:r>
        <w:t>Requisitos e material de aplicação</w:t>
      </w:r>
    </w:p>
    <w:p w14:paraId="5CCB4FEB" w14:textId="77777777" w:rsidR="002A02C6" w:rsidRDefault="002A02C6" w:rsidP="002A02C6"/>
    <w:p w14:paraId="7EC5E493" w14:textId="77777777" w:rsidR="002A02C6" w:rsidRDefault="002A02C6" w:rsidP="002A02C6">
      <w:r>
        <w:t>Geral</w:t>
      </w:r>
    </w:p>
    <w:p w14:paraId="08DEE56D" w14:textId="77777777" w:rsidR="002A02C6" w:rsidRDefault="002A02C6" w:rsidP="002A02C6"/>
    <w:p w14:paraId="6A142A30" w14:textId="77777777" w:rsidR="002A02C6" w:rsidRDefault="002A02C6" w:rsidP="002A02C6">
      <w:r>
        <w:t xml:space="preserve">R600.4 </w:t>
      </w:r>
      <w:r>
        <w:tab/>
        <w:t>Antes de a firma ou a firma em rede aceitar serviço que não é de asseguração para cliente de auditoria, a firma deve determinar se a prestação desse serviço pode criar a ameaça à independência.</w:t>
      </w:r>
    </w:p>
    <w:p w14:paraId="22A357FE" w14:textId="77777777" w:rsidR="002A02C6" w:rsidRDefault="002A02C6" w:rsidP="002A02C6"/>
    <w:p w14:paraId="6F737BF8" w14:textId="77777777" w:rsidR="002A02C6" w:rsidRDefault="002A02C6" w:rsidP="002A02C6">
      <w:r>
        <w:t xml:space="preserve">600.4A1 </w:t>
      </w:r>
      <w:r>
        <w:tab/>
        <w:t>Os requisitos e o material de aplicação nesta Seção auxiliam a firma na avaliação de certos tipos de serviços que não são de asseguração e das ameaças relacionadas que podem ser criadas se a firma ou a firma em rede prestar serviços que não são de asseguração para cliente de auditoria.</w:t>
      </w:r>
    </w:p>
    <w:p w14:paraId="3C67CAFC" w14:textId="77777777" w:rsidR="002A02C6" w:rsidRDefault="002A02C6" w:rsidP="002A02C6"/>
    <w:p w14:paraId="74E302FB" w14:textId="77777777" w:rsidR="002A02C6" w:rsidRDefault="002A02C6" w:rsidP="002A02C6">
      <w:r>
        <w:t>600.4A2</w:t>
      </w:r>
      <w:r>
        <w:tab/>
        <w:t>Novas práticas de negócio, a evolução dos mercados financeiros e mudanças na tecnologia da informação estão entre os desdobramentos que tornam impossível fazer uma relação completa dos serviços que não são de asseguração que podem ser prestados para cliente de auditoria. Como resultado, esta Norma não inclui uma lista completa de todos os serviços que não são de asseguração que podem ser prestados para cliente de auditoria.</w:t>
      </w:r>
    </w:p>
    <w:p w14:paraId="43F6446E" w14:textId="77777777" w:rsidR="002A02C6" w:rsidRDefault="002A02C6" w:rsidP="002A02C6"/>
    <w:p w14:paraId="59AC0381" w14:textId="77777777" w:rsidR="002A02C6" w:rsidRDefault="002A02C6" w:rsidP="002A02C6">
      <w:r>
        <w:t>Avaliação das ameaças</w:t>
      </w:r>
    </w:p>
    <w:p w14:paraId="370F5A02" w14:textId="77777777" w:rsidR="002A02C6" w:rsidRDefault="002A02C6" w:rsidP="002A02C6"/>
    <w:p w14:paraId="62FCD903" w14:textId="77777777" w:rsidR="002A02C6" w:rsidRDefault="002A02C6" w:rsidP="002A02C6">
      <w:r>
        <w:t>600.5A1</w:t>
      </w:r>
      <w:r>
        <w:tab/>
        <w:t>Os fatores relevantes na avaliação do nível de ameaças criadas pela prestação de serviços que não são de asseguração para cliente de auditoria incluem:</w:t>
      </w:r>
    </w:p>
    <w:p w14:paraId="191E4393" w14:textId="77777777" w:rsidR="002A02C6" w:rsidRDefault="002A02C6" w:rsidP="002A02C6">
      <w:r>
        <w:t>a natureza, o alcance e o objetivo do serviço;</w:t>
      </w:r>
    </w:p>
    <w:p w14:paraId="39131F11" w14:textId="77777777" w:rsidR="002A02C6" w:rsidRDefault="002A02C6" w:rsidP="002A02C6">
      <w:r>
        <w:t>o nível de confiança que será depositado no resultado do serviço como parte da auditoria;</w:t>
      </w:r>
    </w:p>
    <w:p w14:paraId="2D9B9FA6" w14:textId="77777777" w:rsidR="002A02C6" w:rsidRDefault="002A02C6" w:rsidP="002A02C6">
      <w:r>
        <w:t>o ambiente legal e regulatório em que o serviço é prestado;</w:t>
      </w:r>
    </w:p>
    <w:p w14:paraId="4648804A" w14:textId="77777777" w:rsidR="002A02C6" w:rsidRDefault="002A02C6" w:rsidP="002A02C6">
      <w:r>
        <w:t>se o resultado do serviço afetar assuntos refletidos nas demonstrações contábeis sobre as quais a firma emitirá uma opinião, e, caso afirmativo:</w:t>
      </w:r>
    </w:p>
    <w:p w14:paraId="666E80AE" w14:textId="77777777" w:rsidR="002A02C6" w:rsidRDefault="002A02C6" w:rsidP="002A02C6">
      <w:r>
        <w:t xml:space="preserve"> </w:t>
      </w:r>
      <w:r>
        <w:tab/>
        <w:t>até que ponto o resultado do serviço terá um efeito material nas demonstrações contábeis;</w:t>
      </w:r>
    </w:p>
    <w:p w14:paraId="384B7F55" w14:textId="77777777" w:rsidR="002A02C6" w:rsidRDefault="002A02C6" w:rsidP="002A02C6">
      <w:r>
        <w:t xml:space="preserve"> </w:t>
      </w:r>
      <w:r>
        <w:tab/>
        <w:t>o nível de subjetividade envolvida na determinação dos valores ou do tratamento adequados para esses assuntos refletidos nas demonstrações contábeis;</w:t>
      </w:r>
    </w:p>
    <w:p w14:paraId="4360BDD7" w14:textId="77777777" w:rsidR="002A02C6" w:rsidRDefault="002A02C6" w:rsidP="002A02C6">
      <w:r>
        <w:t>o nível de competência da administração e dos empregados do cliente com relação ao tipo de serviço prestado;</w:t>
      </w:r>
    </w:p>
    <w:p w14:paraId="715FB266" w14:textId="77777777" w:rsidR="002A02C6" w:rsidRDefault="002A02C6" w:rsidP="002A02C6">
      <w:r>
        <w:t>a extensão do envolvimento do cliente na determinação de questões de julgamento importantes;</w:t>
      </w:r>
    </w:p>
    <w:p w14:paraId="7F4BF653" w14:textId="77777777" w:rsidR="002A02C6" w:rsidRDefault="002A02C6" w:rsidP="002A02C6">
      <w:r>
        <w:t>a natureza e a extensão do impacto do serviço, se houver, nos sistemas que criam as informações que constituem parte significativa:</w:t>
      </w:r>
    </w:p>
    <w:p w14:paraId="2035D759" w14:textId="77777777" w:rsidR="002A02C6" w:rsidRDefault="002A02C6" w:rsidP="002A02C6">
      <w:r>
        <w:t xml:space="preserve"> </w:t>
      </w:r>
      <w:r>
        <w:tab/>
        <w:t>dos registros contábeis ou das demonstrações contábeis do cliente sobre as quais a firma emitirá uma opinião;</w:t>
      </w:r>
    </w:p>
    <w:p w14:paraId="4C933B49" w14:textId="77777777" w:rsidR="002A02C6" w:rsidRDefault="002A02C6" w:rsidP="002A02C6">
      <w:r>
        <w:t xml:space="preserve"> </w:t>
      </w:r>
      <w:r>
        <w:tab/>
        <w:t>dos controles internos sobre os relatórios financeiros do cliente;</w:t>
      </w:r>
    </w:p>
    <w:p w14:paraId="47564413" w14:textId="77777777" w:rsidR="002A02C6" w:rsidRDefault="002A02C6" w:rsidP="002A02C6">
      <w:r>
        <w:t>se o cliente é entidade de interesse público. Por exemplo, a prestação de serviço que não é de asseguração para cliente de auditoria que é entidade de interesse público pode ser percebida como geradora de alto nível de ameaça.</w:t>
      </w:r>
    </w:p>
    <w:p w14:paraId="537E5D99" w14:textId="77777777" w:rsidR="002A02C6" w:rsidRDefault="002A02C6" w:rsidP="002A02C6"/>
    <w:p w14:paraId="31D9A879" w14:textId="77777777" w:rsidR="002A02C6" w:rsidRDefault="002A02C6" w:rsidP="002A02C6">
      <w:r>
        <w:t xml:space="preserve">600.5A2 </w:t>
      </w:r>
      <w:r>
        <w:tab/>
        <w:t>As subseções de 601 a 610 incluem exemplos de fatores adicionais que são pertinentes na avaliação do nível de ameaças criadas pela prestação de serviços que não são de asseguração descritos nessas subseções.</w:t>
      </w:r>
    </w:p>
    <w:p w14:paraId="06210765" w14:textId="77777777" w:rsidR="002A02C6" w:rsidRDefault="002A02C6" w:rsidP="002A02C6"/>
    <w:p w14:paraId="3C257493" w14:textId="77777777" w:rsidR="002A02C6" w:rsidRDefault="002A02C6" w:rsidP="002A02C6">
      <w:r>
        <w:t>Materialidade em relação às demonstrações contábeis</w:t>
      </w:r>
    </w:p>
    <w:p w14:paraId="03F5FECD" w14:textId="77777777" w:rsidR="002A02C6" w:rsidRDefault="002A02C6" w:rsidP="002A02C6"/>
    <w:p w14:paraId="0F3CB852" w14:textId="77777777" w:rsidR="002A02C6" w:rsidRDefault="002A02C6" w:rsidP="002A02C6">
      <w:r>
        <w:t xml:space="preserve">600.5A3 </w:t>
      </w:r>
      <w:r>
        <w:tab/>
        <w:t>As subseções de 601 a 610 referem-se à materialidade em relação às demonstrações contábeis de cliente de auditoria. O conceito de materialidade em relação à auditoria é tratado na NBC TA 320 – Materialidade no Planejamento e na Execução da Auditoria e, em relação à revisão e na NBC TR 2400 – Trabalhos de Revisão de Demonstrações Contábeis. A determinação de materialidade envolve o exercício de julgamento profissional e é afetada por fatores quantitativos e qualitativos. Ela é afetada também por percepções das necessidades de informações financeiras dos usuários.</w:t>
      </w:r>
    </w:p>
    <w:p w14:paraId="2777DDF5" w14:textId="77777777" w:rsidR="002A02C6" w:rsidRDefault="002A02C6" w:rsidP="002A02C6"/>
    <w:p w14:paraId="3C8AD460" w14:textId="77777777" w:rsidR="002A02C6" w:rsidRDefault="002A02C6" w:rsidP="002A02C6">
      <w:r>
        <w:t>Diversos serviços que não são de asseguração prestados para o mesmo cliente de auditoria</w:t>
      </w:r>
    </w:p>
    <w:p w14:paraId="35022E95" w14:textId="77777777" w:rsidR="002A02C6" w:rsidRDefault="002A02C6" w:rsidP="002A02C6"/>
    <w:p w14:paraId="2FC1DD73" w14:textId="77777777" w:rsidR="002A02C6" w:rsidRDefault="002A02C6" w:rsidP="002A02C6">
      <w:r>
        <w:t>600.5A4</w:t>
      </w:r>
      <w:r>
        <w:tab/>
        <w:t>A firma ou a firma em rede pode prestar diversos serviços que não são de asseguração para cliente de auditoria. Nessas circunstâncias, a consideração do efeito combinado das ameaças criadas pela prestação desses serviços é relevante para a avaliação das ameaças pela firma.</w:t>
      </w:r>
    </w:p>
    <w:p w14:paraId="3B595E04" w14:textId="77777777" w:rsidR="002A02C6" w:rsidRDefault="002A02C6" w:rsidP="002A02C6"/>
    <w:p w14:paraId="6E78A61A" w14:textId="77777777" w:rsidR="002A02C6" w:rsidRDefault="002A02C6" w:rsidP="002A02C6">
      <w:r>
        <w:t>Tratamento de ameaças</w:t>
      </w:r>
    </w:p>
    <w:p w14:paraId="25892DCE" w14:textId="77777777" w:rsidR="002A02C6" w:rsidRDefault="002A02C6" w:rsidP="002A02C6"/>
    <w:p w14:paraId="1AAF0324" w14:textId="77777777" w:rsidR="002A02C6" w:rsidRDefault="002A02C6" w:rsidP="002A02C6">
      <w:r>
        <w:t xml:space="preserve">600.6A1 </w:t>
      </w:r>
      <w:r>
        <w:tab/>
        <w:t>As subseções de 601 a 610 incluem exemplos de ações, incluindo salvaguardas, que podem tratar ameaças à independência criadas pela prestação desses serviços que não são de asseguração quando as ameaças não estão em nível aceitável. Esses exemplos não são exaustivos.</w:t>
      </w:r>
    </w:p>
    <w:p w14:paraId="4718449C" w14:textId="77777777" w:rsidR="002A02C6" w:rsidRDefault="002A02C6" w:rsidP="002A02C6"/>
    <w:p w14:paraId="090CE7EC" w14:textId="77777777" w:rsidR="002A02C6" w:rsidRDefault="002A02C6" w:rsidP="002A02C6">
      <w:r>
        <w:t xml:space="preserve">600.6A2 </w:t>
      </w:r>
      <w:r>
        <w:tab/>
        <w:t>Algumas das subseções incluem requisitos que proíbem expressamente a firma ou a firma em rede de prestar certos serviços para cliente de auditoria em determinadas circunstâncias porque as ameaças criadas seriam tão significativas que nenhuma salvaguarda poderia reduzir as ameaças a nível aceitável.</w:t>
      </w:r>
    </w:p>
    <w:p w14:paraId="4F29F4A4" w14:textId="77777777" w:rsidR="002A02C6" w:rsidRDefault="002A02C6" w:rsidP="002A02C6"/>
    <w:p w14:paraId="179B225B" w14:textId="77777777" w:rsidR="002A02C6" w:rsidRDefault="002A02C6" w:rsidP="002A02C6">
      <w:r>
        <w:t xml:space="preserve">600.6A3 </w:t>
      </w:r>
      <w:r>
        <w:tab/>
        <w:t>O item 120.10A2 da NBC PG 100 inclui a descrição de salvaguardas. Em relação à prestação de serviços que não são de asseguração para clientes de auditoria, as salvaguardas são ações isoladas ou combinadas que a firma deve tomar que efetivamente reduzem as ameaças à independência a nível aceitável. Em algumas situações, quando a ameaça é criada pela prestação de serviço que não é de asseguração para cliente de auditoria, as salvaguardas podem não estar disponíveis. Nessas situações, a aplicação da estrutura conceitual descrita na Seção 120 da NBC PG 100 requer que a firma decline ou descontinue o serviço que não é de asseguração ou o trabalho de auditoria.</w:t>
      </w:r>
    </w:p>
    <w:p w14:paraId="3581AA51" w14:textId="77777777" w:rsidR="002A02C6" w:rsidRDefault="002A02C6" w:rsidP="002A02C6"/>
    <w:p w14:paraId="4A6FB42D" w14:textId="77777777" w:rsidR="002A02C6" w:rsidRDefault="002A02C6" w:rsidP="002A02C6">
      <w:r>
        <w:t>Proibição de assunção de responsabilidades da administração</w:t>
      </w:r>
    </w:p>
    <w:p w14:paraId="3A5FF884" w14:textId="77777777" w:rsidR="002A02C6" w:rsidRDefault="002A02C6" w:rsidP="002A02C6"/>
    <w:p w14:paraId="0ECDB573" w14:textId="77777777" w:rsidR="002A02C6" w:rsidRDefault="002A02C6" w:rsidP="002A02C6">
      <w:r>
        <w:t>R600.7</w:t>
      </w:r>
      <w:r>
        <w:tab/>
        <w:t>A firma ou a firma em rede não deve assumir responsabilidade da administração por cliente de auditoria.</w:t>
      </w:r>
    </w:p>
    <w:p w14:paraId="04B6B9EC" w14:textId="77777777" w:rsidR="002A02C6" w:rsidRDefault="002A02C6" w:rsidP="002A02C6"/>
    <w:p w14:paraId="71074E99" w14:textId="77777777" w:rsidR="002A02C6" w:rsidRDefault="002A02C6" w:rsidP="002A02C6">
      <w:r>
        <w:t xml:space="preserve">600.7A1 </w:t>
      </w:r>
      <w:r>
        <w:tab/>
        <w:t>As responsabilidades da administração envolvem controlar, liderar e direcionar a entidade, incluindo tomar decisões sobre a aquisição, a distribuição e o controle de recursos humanos, financeiros, tecnológicos, físicos e intangíveis.</w:t>
      </w:r>
    </w:p>
    <w:p w14:paraId="405F48CE" w14:textId="77777777" w:rsidR="002A02C6" w:rsidRDefault="002A02C6" w:rsidP="002A02C6"/>
    <w:p w14:paraId="2278DF2E" w14:textId="77777777" w:rsidR="002A02C6" w:rsidRDefault="002A02C6" w:rsidP="002A02C6">
      <w:r>
        <w:t xml:space="preserve">600.7A2 </w:t>
      </w:r>
      <w:r>
        <w:tab/>
        <w:t>A prestação de serviço que não é de asseguração para cliente de auditoria cria ameaças de autorrevisão e de interesse próprio se a firma ou a firma em rede assumir responsabilidade da administração ao prestar o serviço. Assumir uma responsabilidade da administração também cria ameaça de familiaridade e pode criar ameaça de defesa de interesse do cliente porque a firma ou a firma em rede torna-se estreitamente alinhada com os objetivos e os interesses da administração.</w:t>
      </w:r>
    </w:p>
    <w:p w14:paraId="1216A11C" w14:textId="77777777" w:rsidR="002A02C6" w:rsidRDefault="002A02C6" w:rsidP="002A02C6"/>
    <w:p w14:paraId="092F67E5" w14:textId="77777777" w:rsidR="002A02C6" w:rsidRDefault="002A02C6" w:rsidP="002A02C6">
      <w:r>
        <w:t xml:space="preserve">600.7A3 </w:t>
      </w:r>
      <w:r>
        <w:tab/>
        <w:t>A determinação de se uma atividade é responsabilidade da administração depende das circunstâncias e requer o exercício de julgamento profissional. Exemplos de atividades que seriam consideradas responsabilidade da administração incluem:</w:t>
      </w:r>
    </w:p>
    <w:p w14:paraId="7AB182EC" w14:textId="77777777" w:rsidR="002A02C6" w:rsidRDefault="002A02C6" w:rsidP="002A02C6">
      <w:r>
        <w:t>estabelecer políticas e direcionamento estratégico;</w:t>
      </w:r>
    </w:p>
    <w:p w14:paraId="06F8838F" w14:textId="77777777" w:rsidR="002A02C6" w:rsidRDefault="002A02C6" w:rsidP="002A02C6">
      <w:r>
        <w:t>contratar ou demitir empregados;</w:t>
      </w:r>
    </w:p>
    <w:p w14:paraId="06DBC71D" w14:textId="77777777" w:rsidR="002A02C6" w:rsidRDefault="002A02C6" w:rsidP="002A02C6">
      <w:r>
        <w:t>direcionar e assumir a responsabilidade pelas ações dos empregados relação às suas funções;</w:t>
      </w:r>
    </w:p>
    <w:p w14:paraId="387265EC" w14:textId="77777777" w:rsidR="002A02C6" w:rsidRDefault="002A02C6" w:rsidP="002A02C6">
      <w:r>
        <w:t>autorizar transações;</w:t>
      </w:r>
    </w:p>
    <w:p w14:paraId="17BCE607" w14:textId="77777777" w:rsidR="002A02C6" w:rsidRDefault="002A02C6" w:rsidP="002A02C6">
      <w:r>
        <w:t>controlar ou administrar contas bancárias ou investimentos;</w:t>
      </w:r>
    </w:p>
    <w:p w14:paraId="44D16579" w14:textId="77777777" w:rsidR="002A02C6" w:rsidRDefault="002A02C6" w:rsidP="002A02C6">
      <w:r>
        <w:t>decidir quais recomendações da firma, da firma em rede ou de outros terceiros implementar;</w:t>
      </w:r>
    </w:p>
    <w:p w14:paraId="302E9F03" w14:textId="77777777" w:rsidR="002A02C6" w:rsidRDefault="002A02C6" w:rsidP="002A02C6">
      <w:r>
        <w:t>reportar os responsáveis pela governança em nome da administração;</w:t>
      </w:r>
    </w:p>
    <w:p w14:paraId="0796F795" w14:textId="77777777" w:rsidR="002A02C6" w:rsidRDefault="002A02C6" w:rsidP="002A02C6">
      <w:r>
        <w:t>assumir a responsabilidade:</w:t>
      </w:r>
    </w:p>
    <w:p w14:paraId="45A4B92A" w14:textId="77777777" w:rsidR="002A02C6" w:rsidRDefault="002A02C6" w:rsidP="002A02C6">
      <w:r>
        <w:t xml:space="preserve"> </w:t>
      </w:r>
      <w:r>
        <w:tab/>
        <w:t>pela elaboração e apresentação adequada das demonstrações contábeis, de acordo com a estrutura de relatório financeiro aplicável;</w:t>
      </w:r>
    </w:p>
    <w:p w14:paraId="5B605646" w14:textId="77777777" w:rsidR="002A02C6" w:rsidRDefault="002A02C6" w:rsidP="002A02C6">
      <w:r>
        <w:t xml:space="preserve"> </w:t>
      </w:r>
      <w:r>
        <w:tab/>
        <w:t>pelo planejamento, implementação, monitoramento ou manutenção dos controles internos.</w:t>
      </w:r>
    </w:p>
    <w:p w14:paraId="19DAA95A" w14:textId="77777777" w:rsidR="002A02C6" w:rsidRDefault="002A02C6" w:rsidP="002A02C6"/>
    <w:p w14:paraId="749FA713" w14:textId="77777777" w:rsidR="002A02C6" w:rsidRDefault="002A02C6" w:rsidP="002A02C6">
      <w:r>
        <w:t xml:space="preserve">600.7A4 </w:t>
      </w:r>
      <w:r>
        <w:tab/>
        <w:t>Prestar consultoria e fornecer recomendações para auxiliar a administração de cliente de auditoria a desempenhar suas responsabilidades não significa assumir responsabilidade da administração (ver itens de R600.7 a 600.7A3).</w:t>
      </w:r>
    </w:p>
    <w:p w14:paraId="2BD98BC0" w14:textId="77777777" w:rsidR="002A02C6" w:rsidRDefault="002A02C6" w:rsidP="002A02C6"/>
    <w:p w14:paraId="53D3045D" w14:textId="77777777" w:rsidR="002A02C6" w:rsidRDefault="002A02C6" w:rsidP="002A02C6">
      <w:r>
        <w:t xml:space="preserve">R600.8 </w:t>
      </w:r>
      <w:r>
        <w:tab/>
        <w:t>Para evitar a assunção de responsabilidade da administração na prestação de serviços que não são de asseguração para cliente de auditoria, a firma deve estar satisfeita que a administração faz todos os julgamentos e toma as decisões que são de responsabilidade da administração. Isso inclui assegurar que a administração do cliente:</w:t>
      </w:r>
    </w:p>
    <w:p w14:paraId="615B45CA" w14:textId="77777777" w:rsidR="002A02C6" w:rsidRDefault="002A02C6" w:rsidP="002A02C6">
      <w:r>
        <w:t>designe pessoa com habilidades, conhecimento e experiência apropriados para ser responsável, a todo momento, pelas decisões do cliente e para supervisionar os serviços. Essa pessoa, de preferência da alta administração, entenderia:</w:t>
      </w:r>
    </w:p>
    <w:p w14:paraId="059146B4" w14:textId="77777777" w:rsidR="002A02C6" w:rsidRDefault="002A02C6" w:rsidP="002A02C6">
      <w:r>
        <w:t>os objetivos, a natureza e os resultados dos serviços; e</w:t>
      </w:r>
    </w:p>
    <w:p w14:paraId="31522595" w14:textId="77777777" w:rsidR="002A02C6" w:rsidRDefault="002A02C6" w:rsidP="002A02C6">
      <w:r>
        <w:t>as respectivas responsabilidades do cliente e da firma ou da firma em rede;</w:t>
      </w:r>
    </w:p>
    <w:p w14:paraId="377895D4" w14:textId="77777777" w:rsidR="002A02C6" w:rsidRDefault="002A02C6" w:rsidP="002A02C6">
      <w:r>
        <w:t>Contudo, a pessoa não precisa ter especialização para executar ou reexecutar os serviços.</w:t>
      </w:r>
    </w:p>
    <w:p w14:paraId="2818B18C" w14:textId="77777777" w:rsidR="002A02C6" w:rsidRDefault="002A02C6" w:rsidP="002A02C6">
      <w:r>
        <w:t>supervisione os serviços e avalie a adequação dos resultados do serviço realizado para o objetivo do cliente;</w:t>
      </w:r>
    </w:p>
    <w:p w14:paraId="565FFEEE" w14:textId="77777777" w:rsidR="002A02C6" w:rsidRDefault="002A02C6" w:rsidP="002A02C6">
      <w:r>
        <w:t>aceite a responsabilidade pelas ações, se houver, a serem tomadas em decorrência dos resultados dos serviços.</w:t>
      </w:r>
    </w:p>
    <w:p w14:paraId="3BC3DDB5" w14:textId="77777777" w:rsidR="002A02C6" w:rsidRDefault="002A02C6" w:rsidP="002A02C6"/>
    <w:p w14:paraId="641D3C26" w14:textId="77777777" w:rsidR="002A02C6" w:rsidRDefault="002A02C6" w:rsidP="002A02C6">
      <w:r>
        <w:t>Prestação de serviços que não são de asseguração para cliente de auditoria que posteriormente se torna entidade de interesse público</w:t>
      </w:r>
    </w:p>
    <w:p w14:paraId="50995E03" w14:textId="77777777" w:rsidR="002A02C6" w:rsidRDefault="002A02C6" w:rsidP="002A02C6"/>
    <w:p w14:paraId="26B87B9F" w14:textId="77777777" w:rsidR="002A02C6" w:rsidRDefault="002A02C6" w:rsidP="002A02C6">
      <w:r>
        <w:t xml:space="preserve">R600.9 </w:t>
      </w:r>
      <w:r>
        <w:tab/>
        <w:t>O serviço que não é de asseguração prestado, atual ou anteriormente, por firma ou firma em rede para cliente de auditoria compromete a independência da firma quando o cliente se torna entidade de interesse público, a menos que:</w:t>
      </w:r>
    </w:p>
    <w:p w14:paraId="0E6B5722" w14:textId="77777777" w:rsidR="002A02C6" w:rsidRDefault="002A02C6" w:rsidP="002A02C6">
      <w:r>
        <w:t>o serviço anterior que não era de asseguração cumpra com as disposições desta Seção referentes a clientes de auditoria que não são entidades de interesse público;</w:t>
      </w:r>
    </w:p>
    <w:p w14:paraId="46FA7B0F" w14:textId="77777777" w:rsidR="002A02C6" w:rsidRDefault="002A02C6" w:rsidP="002A02C6">
      <w:r>
        <w:t>os serviços que não são de asseguração atualmente em curso que não são permitidos nos termos desta Seção para clientes de auditoria que não são entidades de interesse público sejam terminados antes, ou assim que possível, depois, que o cliente se torna entidade de interesse público; e</w:t>
      </w:r>
    </w:p>
    <w:p w14:paraId="124FC1C6" w14:textId="77777777" w:rsidR="002A02C6" w:rsidRDefault="002A02C6" w:rsidP="002A02C6">
      <w:r>
        <w:t>a firma trate as ameaças criadas que não estejam em nível aceitável.</w:t>
      </w:r>
    </w:p>
    <w:p w14:paraId="18C97BCF" w14:textId="77777777" w:rsidR="002A02C6" w:rsidRDefault="002A02C6" w:rsidP="002A02C6"/>
    <w:p w14:paraId="049F747E" w14:textId="77777777" w:rsidR="002A02C6" w:rsidRDefault="002A02C6" w:rsidP="002A02C6">
      <w:r>
        <w:t>Considerações para certas entidades relacionadas</w:t>
      </w:r>
    </w:p>
    <w:p w14:paraId="7444B367" w14:textId="77777777" w:rsidR="002A02C6" w:rsidRDefault="002A02C6" w:rsidP="002A02C6"/>
    <w:p w14:paraId="0AA36803" w14:textId="77777777" w:rsidR="002A02C6" w:rsidRDefault="002A02C6" w:rsidP="002A02C6">
      <w:r>
        <w:t>R600.10</w:t>
      </w:r>
      <w:r>
        <w:tab/>
        <w:t>Esta Seção inclui requisitos que proíbem firmas e firmas em rede de assumir responsabilidades da administração ou prestar certos serviços que não são de asseguração para clientes de auditoria. Como exceção a esses requisitos, a firma ou a firma em rede pode assumir responsabilidades da administração ou prestar certos serviços que não são de asseguração que seriam, de outra forma, proibidos para as seguintes entidades relacionadas do cliente, cujas demonstrações contábeis a firma emitirá uma opinião:</w:t>
      </w:r>
    </w:p>
    <w:p w14:paraId="39D9FCA7" w14:textId="77777777" w:rsidR="002A02C6" w:rsidRDefault="002A02C6" w:rsidP="002A02C6">
      <w:r>
        <w:t>a entidade que tem controle direto ou indireto sobre o cliente;</w:t>
      </w:r>
    </w:p>
    <w:p w14:paraId="7ABE6A08" w14:textId="77777777" w:rsidR="002A02C6" w:rsidRDefault="002A02C6" w:rsidP="002A02C6">
      <w:r>
        <w:t>a entidade que tem interesse financeiro direto no cliente se essa entidade tem influência significativa sobre o cliente e o interesse no cliente é material para essa entidade; ou</w:t>
      </w:r>
    </w:p>
    <w:p w14:paraId="75F6AD2A" w14:textId="77777777" w:rsidR="002A02C6" w:rsidRDefault="002A02C6" w:rsidP="002A02C6">
      <w:r>
        <w:t>a entidade que está sob o mesmo controle que o cliente, desde que todas as condições a seguir sejam atendidas:</w:t>
      </w:r>
    </w:p>
    <w:p w14:paraId="135E12A1" w14:textId="77777777" w:rsidR="002A02C6" w:rsidRDefault="002A02C6" w:rsidP="002A02C6">
      <w:r>
        <w:t>a firma ou a firma em rede não emite uma opinião sobre as demonstrações contábeis da entidade relacionada;</w:t>
      </w:r>
    </w:p>
    <w:p w14:paraId="1AFD7365" w14:textId="77777777" w:rsidR="002A02C6" w:rsidRDefault="002A02C6" w:rsidP="002A02C6">
      <w:r>
        <w:t>a firma ou a firma em rede não assume responsabilidade da administração, direta ou indiretamente, pela entidade sobre cujas demonstrações contábeis a firma emitirá uma opinião;</w:t>
      </w:r>
    </w:p>
    <w:p w14:paraId="0840B96B" w14:textId="77777777" w:rsidR="002A02C6" w:rsidRDefault="002A02C6" w:rsidP="002A02C6">
      <w:r>
        <w:t>os serviços não criam ameaça de autorrevisão porque os resultados dos serviços não estarão sujeitos a procedimentos de auditoria; e</w:t>
      </w:r>
    </w:p>
    <w:p w14:paraId="3615FB8A" w14:textId="77777777" w:rsidR="002A02C6" w:rsidRDefault="002A02C6" w:rsidP="002A02C6">
      <w:r>
        <w:t>a firma trata outras ameaças criadas pela prestação desses serviços que não estão em nível aceitável.</w:t>
      </w:r>
    </w:p>
    <w:p w14:paraId="045FA36B" w14:textId="77777777" w:rsidR="002A02C6" w:rsidRDefault="002A02C6" w:rsidP="002A02C6"/>
    <w:p w14:paraId="640D01E2" w14:textId="77777777" w:rsidR="002A02C6" w:rsidRDefault="002A02C6" w:rsidP="002A02C6">
      <w:r>
        <w:t>SUBSEÇÃO 601 – ELABORAÇÃO DE REGISTROS CONTÁBEIS E DE DEMONSTRAÇÕES CONTÁBEIS</w:t>
      </w:r>
    </w:p>
    <w:p w14:paraId="620E15EA" w14:textId="77777777" w:rsidR="002A02C6" w:rsidRDefault="002A02C6" w:rsidP="002A02C6"/>
    <w:p w14:paraId="516B918A" w14:textId="77777777" w:rsidR="002A02C6" w:rsidRDefault="002A02C6" w:rsidP="002A02C6">
      <w:r>
        <w:t>Introdução</w:t>
      </w:r>
    </w:p>
    <w:p w14:paraId="26BB4BAD" w14:textId="77777777" w:rsidR="002A02C6" w:rsidRDefault="002A02C6" w:rsidP="002A02C6"/>
    <w:p w14:paraId="7A52FEF1" w14:textId="77777777" w:rsidR="002A02C6" w:rsidRDefault="002A02C6" w:rsidP="002A02C6">
      <w:r>
        <w:t xml:space="preserve">601.1 </w:t>
      </w:r>
      <w:r>
        <w:tab/>
        <w:t>A prestação de serviços contábeis e de escrituração para cliente de auditoria pode criar ameaça de autorrevisão.</w:t>
      </w:r>
    </w:p>
    <w:p w14:paraId="5D0B4E3F" w14:textId="77777777" w:rsidR="002A02C6" w:rsidRDefault="002A02C6" w:rsidP="002A02C6"/>
    <w:p w14:paraId="15C5B9E8" w14:textId="77777777" w:rsidR="002A02C6" w:rsidRDefault="002A02C6" w:rsidP="002A02C6">
      <w:r>
        <w:t xml:space="preserve">601.2 </w:t>
      </w:r>
      <w:r>
        <w:tab/>
        <w:t>Além dos requisitos específicos e do material de aplicação nesta Subseção, os requisitos e o material de aplicação nos itens de 600.1 a R600.10 são pertinentes para a aplicação da estrutura conceitual na prestação de serviços contábeis e de escrituração contábil para cliente de auditoria. Esta Subseção inclui requisitos que proíbem as firmas ou as firmas em rede de prestarem certos serviços contábeis e de escrituração contábil para clientes de auditoria em determinadas circunstâncias porque as ameaças criadas seriam tão significativas que nenhuma salvaguarda poderia reduzir as ameaças a nível aceitável.</w:t>
      </w:r>
    </w:p>
    <w:p w14:paraId="5D79A5CA" w14:textId="77777777" w:rsidR="002A02C6" w:rsidRDefault="002A02C6" w:rsidP="002A02C6"/>
    <w:p w14:paraId="1EDA0C2E" w14:textId="77777777" w:rsidR="002A02C6" w:rsidRDefault="002A02C6" w:rsidP="002A02C6">
      <w:r>
        <w:t>Requisitos e material de aplicação</w:t>
      </w:r>
    </w:p>
    <w:p w14:paraId="2E11F35D" w14:textId="77777777" w:rsidR="002A02C6" w:rsidRDefault="002A02C6" w:rsidP="002A02C6"/>
    <w:p w14:paraId="01B20889" w14:textId="77777777" w:rsidR="002A02C6" w:rsidRDefault="002A02C6" w:rsidP="002A02C6">
      <w:r>
        <w:t>Todos os clientes de auditoria</w:t>
      </w:r>
    </w:p>
    <w:p w14:paraId="25FE29C4" w14:textId="77777777" w:rsidR="002A02C6" w:rsidRDefault="002A02C6" w:rsidP="002A02C6"/>
    <w:p w14:paraId="22950E50" w14:textId="77777777" w:rsidR="002A02C6" w:rsidRDefault="002A02C6" w:rsidP="002A02C6">
      <w:r>
        <w:t>601.3A1</w:t>
      </w:r>
      <w:r>
        <w:tab/>
        <w:t>Os serviços contábeis e de escrituração contábil compreendem ampla gama de serviços, incluindo:</w:t>
      </w:r>
    </w:p>
    <w:p w14:paraId="4B52CFD4" w14:textId="77777777" w:rsidR="002A02C6" w:rsidRDefault="002A02C6" w:rsidP="002A02C6">
      <w:r>
        <w:t>elaboração de registros contábeis e demonstrações contábeis;</w:t>
      </w:r>
    </w:p>
    <w:p w14:paraId="42FBDDC5" w14:textId="77777777" w:rsidR="002A02C6" w:rsidRDefault="002A02C6" w:rsidP="002A02C6">
      <w:r>
        <w:t>registros de transações;</w:t>
      </w:r>
    </w:p>
    <w:p w14:paraId="53779BAB" w14:textId="77777777" w:rsidR="002A02C6" w:rsidRDefault="002A02C6" w:rsidP="002A02C6">
      <w:r>
        <w:t>serviços de folha de pagamento.</w:t>
      </w:r>
    </w:p>
    <w:p w14:paraId="2E9BC571" w14:textId="77777777" w:rsidR="002A02C6" w:rsidRDefault="002A02C6" w:rsidP="002A02C6"/>
    <w:p w14:paraId="28F23D1E" w14:textId="77777777" w:rsidR="002A02C6" w:rsidRDefault="002A02C6" w:rsidP="002A02C6">
      <w:r>
        <w:t>601.3A2</w:t>
      </w:r>
      <w:r>
        <w:tab/>
        <w:t>A administração é responsável pela elaboração e adequada apresentação das demonstrações contábeis, de acordo com a estrutura de relatório financeiro aplicável. Essas responsabilidades incluem:</w:t>
      </w:r>
    </w:p>
    <w:p w14:paraId="701F8329" w14:textId="77777777" w:rsidR="002A02C6" w:rsidRDefault="002A02C6" w:rsidP="002A02C6">
      <w:r>
        <w:t>determinação das políticas contábeis e do tratamento contábil de acordo com essas políticas;</w:t>
      </w:r>
    </w:p>
    <w:p w14:paraId="03F79EE1" w14:textId="77777777" w:rsidR="002A02C6" w:rsidRDefault="002A02C6" w:rsidP="002A02C6">
      <w:r>
        <w:t>preparação ou alteração de documentos fonte ou originação de dados, em formato eletrônico ou outro formato, evidenciando a ocorrência de transação. Exemplos incluem:</w:t>
      </w:r>
    </w:p>
    <w:p w14:paraId="4D96CF44" w14:textId="77777777" w:rsidR="002A02C6" w:rsidRDefault="002A02C6" w:rsidP="002A02C6">
      <w:r>
        <w:t xml:space="preserve"> </w:t>
      </w:r>
      <w:r>
        <w:tab/>
        <w:t>pedidos de compra;</w:t>
      </w:r>
    </w:p>
    <w:p w14:paraId="2D9A4004" w14:textId="77777777" w:rsidR="002A02C6" w:rsidRDefault="002A02C6" w:rsidP="002A02C6">
      <w:r>
        <w:t xml:space="preserve"> </w:t>
      </w:r>
      <w:r>
        <w:tab/>
        <w:t>registros de folha de pagamento;</w:t>
      </w:r>
    </w:p>
    <w:p w14:paraId="1196AAE7" w14:textId="77777777" w:rsidR="002A02C6" w:rsidRDefault="002A02C6" w:rsidP="002A02C6">
      <w:r>
        <w:t xml:space="preserve"> </w:t>
      </w:r>
      <w:r>
        <w:tab/>
        <w:t>pedidos de clientes;</w:t>
      </w:r>
    </w:p>
    <w:p w14:paraId="5C272467" w14:textId="77777777" w:rsidR="002A02C6" w:rsidRDefault="002A02C6" w:rsidP="002A02C6">
      <w:r>
        <w:t>originação ou alteração de lançamentos no livro diário;</w:t>
      </w:r>
    </w:p>
    <w:p w14:paraId="64AC5E01" w14:textId="77777777" w:rsidR="002A02C6" w:rsidRDefault="002A02C6" w:rsidP="002A02C6">
      <w:r>
        <w:t>determinação ou aprovação das classificações contábeis de transações.</w:t>
      </w:r>
    </w:p>
    <w:p w14:paraId="439F3D5B" w14:textId="77777777" w:rsidR="002A02C6" w:rsidRDefault="002A02C6" w:rsidP="002A02C6"/>
    <w:p w14:paraId="4F01A29A" w14:textId="77777777" w:rsidR="002A02C6" w:rsidRDefault="002A02C6" w:rsidP="002A02C6">
      <w:r>
        <w:t>601.3A3</w:t>
      </w:r>
      <w:r>
        <w:tab/>
        <w:t>O processo de auditoria requer diálogo entre a firma e a administração do cliente de auditoria que pode envolver:</w:t>
      </w:r>
    </w:p>
    <w:p w14:paraId="0CC7BFEC" w14:textId="77777777" w:rsidR="002A02C6" w:rsidRDefault="002A02C6" w:rsidP="002A02C6">
      <w:r>
        <w:t>aplicação de normas ou políticas contábeis e requisitos de divulgação de demonstrações contábeis;</w:t>
      </w:r>
    </w:p>
    <w:p w14:paraId="661A6945" w14:textId="77777777" w:rsidR="002A02C6" w:rsidRDefault="002A02C6" w:rsidP="002A02C6">
      <w:r>
        <w:t>avaliação da adequação do controle e dos métodos financeiros e contábeis utilizados na determinação dos valores apresentados de ativos e passivos;</w:t>
      </w:r>
    </w:p>
    <w:p w14:paraId="1E45602C" w14:textId="77777777" w:rsidR="002A02C6" w:rsidRDefault="002A02C6" w:rsidP="002A02C6">
      <w:r>
        <w:t>proposta de ajuste de lançamentos no livro diário.</w:t>
      </w:r>
    </w:p>
    <w:p w14:paraId="6687453C" w14:textId="77777777" w:rsidR="002A02C6" w:rsidRDefault="002A02C6" w:rsidP="002A02C6">
      <w:r>
        <w:t>Essas atividades são consideradas como sendo parte normal do processo de auditoria e, geralmente, não criam ameaças, contanto que o cliente seja responsável pela tomada de decisões na elaboração de registros contábeis e das demonstrações contábeis.</w:t>
      </w:r>
    </w:p>
    <w:p w14:paraId="6E77F30C" w14:textId="77777777" w:rsidR="002A02C6" w:rsidRDefault="002A02C6" w:rsidP="002A02C6"/>
    <w:p w14:paraId="0AB414EA" w14:textId="77777777" w:rsidR="002A02C6" w:rsidRDefault="002A02C6" w:rsidP="002A02C6">
      <w:r>
        <w:t xml:space="preserve">601.3A4 </w:t>
      </w:r>
      <w:r>
        <w:tab/>
        <w:t>Da mesma forma, o cliente pode solicitar assistência técnica sobre assuntos para solução de problemas de conciliação contábil ou análise e consolidação de informações para apresentação de relatórios de acordo com as exigências de órgãos reguladores. Além disso, o cliente pode solicitar consultoria técnica sobre questões contábeis, como a conversão de demonstrações contábeis existentes de uma estrutura de práticas contábeis para outra. Exemplos incluem:</w:t>
      </w:r>
    </w:p>
    <w:p w14:paraId="39930ABB" w14:textId="77777777" w:rsidR="002A02C6" w:rsidRDefault="002A02C6" w:rsidP="002A02C6">
      <w:r>
        <w:t>cumprimento das políticas contábeis do grupo;</w:t>
      </w:r>
    </w:p>
    <w:p w14:paraId="590F8AD6" w14:textId="77777777" w:rsidR="002A02C6" w:rsidRDefault="002A02C6" w:rsidP="002A02C6">
      <w:r>
        <w:t>transição para uma estrutura de práticas contábeis diferente, como as normas internacionais de contabilidade.</w:t>
      </w:r>
    </w:p>
    <w:p w14:paraId="444E2AF4" w14:textId="77777777" w:rsidR="002A02C6" w:rsidRDefault="002A02C6" w:rsidP="002A02C6">
      <w:r>
        <w:t>Geralmente, esses serviços não criam ameaças, desde que nem a firma nem a firma em rede assuma responsabilidade que seja da administração.</w:t>
      </w:r>
    </w:p>
    <w:p w14:paraId="05D2AC1C" w14:textId="77777777" w:rsidR="002A02C6" w:rsidRDefault="002A02C6" w:rsidP="002A02C6"/>
    <w:p w14:paraId="7E215D00" w14:textId="77777777" w:rsidR="002A02C6" w:rsidRDefault="002A02C6" w:rsidP="002A02C6">
      <w:r>
        <w:t>Serviços contábeis e de escrituração contábil rotineiros ou de natureza mecânica</w:t>
      </w:r>
    </w:p>
    <w:p w14:paraId="60F9B6FE" w14:textId="77777777" w:rsidR="002A02C6" w:rsidRDefault="002A02C6" w:rsidP="002A02C6"/>
    <w:p w14:paraId="66EE20FD" w14:textId="77777777" w:rsidR="002A02C6" w:rsidRDefault="002A02C6" w:rsidP="002A02C6">
      <w:r>
        <w:t>601.4A1</w:t>
      </w:r>
      <w:r>
        <w:tab/>
        <w:t>Serviços contábeis e de escrituração contábil que são rotineiros ou de natureza mecânica requerem pouco ou nenhum julgamento profissional. Alguns exemplos desses serviços são:</w:t>
      </w:r>
    </w:p>
    <w:p w14:paraId="58746745" w14:textId="77777777" w:rsidR="002A02C6" w:rsidRDefault="002A02C6" w:rsidP="002A02C6">
      <w:r>
        <w:t>elaborar cálculos ou relatórios de folha de pagamento baseados em dados originados pelo cliente para aprovação e pagamento pelo cliente;</w:t>
      </w:r>
    </w:p>
    <w:p w14:paraId="04AAA859" w14:textId="77777777" w:rsidR="002A02C6" w:rsidRDefault="002A02C6" w:rsidP="002A02C6">
      <w:r>
        <w:t>registrar transações recorrentes cujos valores são facilmente determinados a partir de documentos fonte ou dados de origem, como conta de luz ou água em que o cliente determinou ou aprovou a classificação contábil apropriada;</w:t>
      </w:r>
    </w:p>
    <w:p w14:paraId="22090F7D" w14:textId="77777777" w:rsidR="002A02C6" w:rsidRDefault="002A02C6" w:rsidP="002A02C6">
      <w:r>
        <w:t>calcular a depreciação de ativos fixos quando o cliente determina a política contábil e estimativa da vida útil e os valores residuais;</w:t>
      </w:r>
    </w:p>
    <w:p w14:paraId="50A3E7E1" w14:textId="77777777" w:rsidR="002A02C6" w:rsidRDefault="002A02C6" w:rsidP="002A02C6">
      <w:r>
        <w:t>registro de transações codificadas pelo cliente no razão geral;</w:t>
      </w:r>
    </w:p>
    <w:p w14:paraId="3B0388CB" w14:textId="77777777" w:rsidR="002A02C6" w:rsidRDefault="002A02C6" w:rsidP="002A02C6">
      <w:r>
        <w:t>registro de lançamentos aprovados pelo cliente no balancete.</w:t>
      </w:r>
    </w:p>
    <w:p w14:paraId="11A3965C" w14:textId="77777777" w:rsidR="002A02C6" w:rsidRDefault="002A02C6" w:rsidP="002A02C6">
      <w:r>
        <w:t>elaboração demonstrações contábeis com base em informações no balancete aprovado pelo cliente e notas explicativas com base em registros aprovados pelo cliente.</w:t>
      </w:r>
    </w:p>
    <w:p w14:paraId="4BCC0D41" w14:textId="77777777" w:rsidR="002A02C6" w:rsidRDefault="002A02C6" w:rsidP="002A02C6"/>
    <w:p w14:paraId="6E255B8A" w14:textId="77777777" w:rsidR="002A02C6" w:rsidRDefault="002A02C6" w:rsidP="002A02C6">
      <w:r>
        <w:t>Clientes de auditoria que não são entidades de interesse público</w:t>
      </w:r>
    </w:p>
    <w:p w14:paraId="2A35B0AD" w14:textId="77777777" w:rsidR="002A02C6" w:rsidRDefault="002A02C6" w:rsidP="002A02C6"/>
    <w:p w14:paraId="68C793EB" w14:textId="77777777" w:rsidR="002A02C6" w:rsidRDefault="002A02C6" w:rsidP="002A02C6">
      <w:r>
        <w:t xml:space="preserve">R601.5 </w:t>
      </w:r>
      <w:r>
        <w:tab/>
        <w:t>A firma ou firma em rede não deve prestar para cliente de auditoria que não é uma entidade de interesse público serviços contábeis e de escrituração contábil, incluindo a elaboração de demonstrações contábeis sobre as quais a firma emitirá uma opinião ou de informações financeiras que formam a base das demonstrações contábeis, a menos que:</w:t>
      </w:r>
    </w:p>
    <w:p w14:paraId="4B828B9E" w14:textId="77777777" w:rsidR="002A02C6" w:rsidRDefault="002A02C6" w:rsidP="002A02C6">
      <w:r>
        <w:t>os serviços sejam de natureza rotineira ou mecânica; e</w:t>
      </w:r>
    </w:p>
    <w:p w14:paraId="6A32FFCB" w14:textId="77777777" w:rsidR="002A02C6" w:rsidRDefault="002A02C6" w:rsidP="002A02C6">
      <w:r>
        <w:t>a firma trate todas as ameaças criadas pela prestação desses serviços que não estão em nível aceitável.</w:t>
      </w:r>
    </w:p>
    <w:p w14:paraId="418BEEF4" w14:textId="77777777" w:rsidR="002A02C6" w:rsidRDefault="002A02C6" w:rsidP="002A02C6"/>
    <w:p w14:paraId="305AE92C" w14:textId="77777777" w:rsidR="002A02C6" w:rsidRDefault="002A02C6" w:rsidP="002A02C6">
      <w:r>
        <w:t xml:space="preserve">601.5A1 </w:t>
      </w:r>
      <w:r>
        <w:tab/>
        <w:t>Exemplos de ações que podem ser salvaguardas no tratamento de ameaça de autorrevisão criada pela prestação de serviços contábeis e de escrituração contábil de natureza rotineira ou mecânica incluem:</w:t>
      </w:r>
    </w:p>
    <w:p w14:paraId="2AB0115B" w14:textId="77777777" w:rsidR="002A02C6" w:rsidRDefault="002A02C6" w:rsidP="002A02C6">
      <w:r>
        <w:t>usar profissionais que não são membros da equipe de auditoria para executar o serviço;</w:t>
      </w:r>
    </w:p>
    <w:p w14:paraId="3F9697C4" w14:textId="77777777" w:rsidR="002A02C6" w:rsidRDefault="002A02C6" w:rsidP="002A02C6">
      <w:r>
        <w:t>revisão do trabalho de auditoria ou do serviço prestado por um profissional que não esteve envolvido na prestação do serviço.</w:t>
      </w:r>
    </w:p>
    <w:p w14:paraId="0F490D87" w14:textId="77777777" w:rsidR="002A02C6" w:rsidRDefault="002A02C6" w:rsidP="002A02C6"/>
    <w:p w14:paraId="0098A6EC" w14:textId="77777777" w:rsidR="002A02C6" w:rsidRDefault="002A02C6" w:rsidP="002A02C6">
      <w:r>
        <w:t>Clientes de auditoria que são entidades de interesse público</w:t>
      </w:r>
    </w:p>
    <w:p w14:paraId="7B486C05" w14:textId="77777777" w:rsidR="002A02C6" w:rsidRDefault="002A02C6" w:rsidP="002A02C6"/>
    <w:p w14:paraId="2464F62D" w14:textId="77777777" w:rsidR="002A02C6" w:rsidRDefault="002A02C6" w:rsidP="002A02C6">
      <w:r>
        <w:t xml:space="preserve">R601.6 </w:t>
      </w:r>
      <w:r>
        <w:tab/>
        <w:t>De acordo com o item R601.7, a firma ou firma em rede não deve prestar para cliente de auditoria que é entidade de interesse público serviços contábeis e de escrituração contábil, incluindo a elaboração de demonstrações contábeis sobre as quais a firma emitirá uma opinião ou de informações financeiras que formam a base dessas demonstrações contábeis.</w:t>
      </w:r>
    </w:p>
    <w:p w14:paraId="5044F330" w14:textId="77777777" w:rsidR="002A02C6" w:rsidRDefault="002A02C6" w:rsidP="002A02C6"/>
    <w:p w14:paraId="00326649" w14:textId="77777777" w:rsidR="002A02C6" w:rsidRDefault="002A02C6" w:rsidP="002A02C6">
      <w:r>
        <w:t xml:space="preserve">R601.7 </w:t>
      </w:r>
      <w:r>
        <w:tab/>
        <w:t>Como exceção ao item R601.6, a firma ou firma em rede pode prestar serviços contábeis e de escrituração contábil de natureza rotineira ou mecânica, para divisões ou entidades relacionadas de cliente de auditoria que é entidade de interesse público se o pessoal que presta os serviços não for membro da equipe de auditoria e:</w:t>
      </w:r>
    </w:p>
    <w:p w14:paraId="288ABCF0" w14:textId="77777777" w:rsidR="002A02C6" w:rsidRDefault="002A02C6" w:rsidP="002A02C6">
      <w:r>
        <w:t>as divisões ou entidades relacionadas para as quais o serviço é prestado forem coletivamente irrelevantes para as demonstrações contábeis sobre as quais a firma emitirá uma opinião; ou</w:t>
      </w:r>
    </w:p>
    <w:p w14:paraId="6D7F026D" w14:textId="77777777" w:rsidR="002A02C6" w:rsidRDefault="002A02C6" w:rsidP="002A02C6">
      <w:r>
        <w:t>o serviço referir-se a assuntos que são coletivamente irrelevantes para as demonstrações contábeis da divisão ou da entidade relacionada.</w:t>
      </w:r>
    </w:p>
    <w:p w14:paraId="3C8D0383" w14:textId="77777777" w:rsidR="002A02C6" w:rsidRDefault="002A02C6" w:rsidP="002A02C6"/>
    <w:p w14:paraId="08CC926F" w14:textId="77777777" w:rsidR="002A02C6" w:rsidRDefault="002A02C6" w:rsidP="002A02C6">
      <w:r>
        <w:t>SUBSEÇÃO 602 – SERVIÇOS ADMINISTRATIVOS</w:t>
      </w:r>
    </w:p>
    <w:p w14:paraId="2B1A57A2" w14:textId="77777777" w:rsidR="002A02C6" w:rsidRDefault="002A02C6" w:rsidP="002A02C6"/>
    <w:p w14:paraId="2CA0BB3E" w14:textId="77777777" w:rsidR="002A02C6" w:rsidRDefault="002A02C6" w:rsidP="002A02C6">
      <w:r>
        <w:t>Introdução</w:t>
      </w:r>
    </w:p>
    <w:p w14:paraId="2D3C07C0" w14:textId="77777777" w:rsidR="002A02C6" w:rsidRDefault="002A02C6" w:rsidP="002A02C6"/>
    <w:p w14:paraId="73021C80" w14:textId="77777777" w:rsidR="002A02C6" w:rsidRDefault="002A02C6" w:rsidP="002A02C6">
      <w:r>
        <w:t xml:space="preserve">602.1 </w:t>
      </w:r>
      <w:r>
        <w:tab/>
        <w:t>A prestação de serviços administrativos para cliente de auditoria geralmente não cria ameaça.</w:t>
      </w:r>
    </w:p>
    <w:p w14:paraId="330C4CD7" w14:textId="77777777" w:rsidR="002A02C6" w:rsidRDefault="002A02C6" w:rsidP="002A02C6"/>
    <w:p w14:paraId="79ECB522" w14:textId="77777777" w:rsidR="002A02C6" w:rsidRDefault="002A02C6" w:rsidP="002A02C6">
      <w:r>
        <w:t xml:space="preserve">602.2 </w:t>
      </w:r>
      <w:r>
        <w:tab/>
        <w:t>Além do material de aplicação específico nesta Subseção, os requisitos e o material de aplicação nos itens de 600.1 a R600.10 são pertinentes para a aplicação da estrutura conceitual na prestação de serviços administrativos.</w:t>
      </w:r>
    </w:p>
    <w:p w14:paraId="08EDE22D" w14:textId="77777777" w:rsidR="002A02C6" w:rsidRDefault="002A02C6" w:rsidP="002A02C6"/>
    <w:p w14:paraId="290A7F89" w14:textId="77777777" w:rsidR="002A02C6" w:rsidRDefault="002A02C6" w:rsidP="002A02C6">
      <w:r>
        <w:t>Material de aplicação</w:t>
      </w:r>
    </w:p>
    <w:p w14:paraId="12CB8489" w14:textId="77777777" w:rsidR="002A02C6" w:rsidRDefault="002A02C6" w:rsidP="002A02C6"/>
    <w:p w14:paraId="24A8467A" w14:textId="77777777" w:rsidR="002A02C6" w:rsidRDefault="002A02C6" w:rsidP="002A02C6">
      <w:r>
        <w:t>Todos os clientes de auditoria</w:t>
      </w:r>
    </w:p>
    <w:p w14:paraId="66A46D77" w14:textId="77777777" w:rsidR="002A02C6" w:rsidRDefault="002A02C6" w:rsidP="002A02C6"/>
    <w:p w14:paraId="4D086272" w14:textId="77777777" w:rsidR="002A02C6" w:rsidRDefault="002A02C6" w:rsidP="002A02C6">
      <w:r>
        <w:t>602.3A1</w:t>
      </w:r>
      <w:r>
        <w:tab/>
        <w:t>Serviços administrativos envolvem auxiliar clientes em suas tarefas rotineiras ou de natureza mecânica no curso normal das operações. Esses serviços requerem pouco ou nenhum julgamento profissional e são de natureza burocrática.</w:t>
      </w:r>
    </w:p>
    <w:p w14:paraId="55B57EB0" w14:textId="77777777" w:rsidR="002A02C6" w:rsidRDefault="002A02C6" w:rsidP="002A02C6"/>
    <w:p w14:paraId="2ECA0685" w14:textId="77777777" w:rsidR="002A02C6" w:rsidRDefault="002A02C6" w:rsidP="002A02C6">
      <w:r>
        <w:t>602.3A2</w:t>
      </w:r>
      <w:r>
        <w:tab/>
        <w:t>Exemplos de serviços administrativos incluem:</w:t>
      </w:r>
    </w:p>
    <w:p w14:paraId="1768FB54" w14:textId="77777777" w:rsidR="002A02C6" w:rsidRDefault="002A02C6" w:rsidP="002A02C6">
      <w:r>
        <w:t>serviços de processamento de texto;</w:t>
      </w:r>
    </w:p>
    <w:p w14:paraId="317E8548" w14:textId="77777777" w:rsidR="002A02C6" w:rsidRDefault="002A02C6" w:rsidP="002A02C6">
      <w:r>
        <w:t>preparação de formulários administrativos ou legais para aprovação do cliente;</w:t>
      </w:r>
    </w:p>
    <w:p w14:paraId="5DCBE4BC" w14:textId="77777777" w:rsidR="002A02C6" w:rsidRDefault="002A02C6" w:rsidP="002A02C6">
      <w:r>
        <w:t>envio desses formulários conforme instruções do cliente;</w:t>
      </w:r>
    </w:p>
    <w:p w14:paraId="7212E85F" w14:textId="77777777" w:rsidR="002A02C6" w:rsidRDefault="002A02C6" w:rsidP="002A02C6">
      <w:r>
        <w:t>monitoramento das datas de entrega e aviso ao cliente de auditoria sobre essas datas.</w:t>
      </w:r>
    </w:p>
    <w:p w14:paraId="5A6969D0" w14:textId="77777777" w:rsidR="002A02C6" w:rsidRDefault="002A02C6" w:rsidP="002A02C6"/>
    <w:p w14:paraId="190D4095" w14:textId="77777777" w:rsidR="002A02C6" w:rsidRDefault="002A02C6" w:rsidP="002A02C6">
      <w:r>
        <w:t>SUBSEÇÃO 603 – SERVIÇOS DE AVALIAÇÃO</w:t>
      </w:r>
    </w:p>
    <w:p w14:paraId="2C735CD0" w14:textId="77777777" w:rsidR="002A02C6" w:rsidRDefault="002A02C6" w:rsidP="002A02C6"/>
    <w:p w14:paraId="60BC5261" w14:textId="77777777" w:rsidR="002A02C6" w:rsidRDefault="002A02C6" w:rsidP="002A02C6">
      <w:r>
        <w:t>Introdução</w:t>
      </w:r>
    </w:p>
    <w:p w14:paraId="33B143A2" w14:textId="77777777" w:rsidR="002A02C6" w:rsidRDefault="002A02C6" w:rsidP="002A02C6"/>
    <w:p w14:paraId="327C6303" w14:textId="77777777" w:rsidR="002A02C6" w:rsidRDefault="002A02C6" w:rsidP="002A02C6">
      <w:r>
        <w:t xml:space="preserve">603.1 </w:t>
      </w:r>
      <w:r>
        <w:tab/>
        <w:t>A prestação de serviços de avaliação para cliente de auditoria pode criar ameaça de autorrevisão e de defesa de interesse do cliente.</w:t>
      </w:r>
    </w:p>
    <w:p w14:paraId="68EF36AA" w14:textId="77777777" w:rsidR="002A02C6" w:rsidRDefault="002A02C6" w:rsidP="002A02C6"/>
    <w:p w14:paraId="3C110A06" w14:textId="77777777" w:rsidR="002A02C6" w:rsidRDefault="002A02C6" w:rsidP="002A02C6">
      <w:r>
        <w:t xml:space="preserve">603.2 </w:t>
      </w:r>
      <w:r>
        <w:tab/>
        <w:t>Além dos requisitos e do material de aplicação específicos nesta Subseção, os requisitos específicos e o material de aplicação nos itens de 600.1 a R600.10 são pertinentes para a aplicação da estrutura conceitual na prestação de serviços de avaliação para cliente de auditoria. Esta Subseção inclui requisitos que proíbem as firmas ou as firmas em rede de prestarem certos serviços de avaliação para clientes de auditoria em determinadas circunstâncias porque as ameaças criadas seriam tão significativas que nenhuma salvaguarda poderia reduzir as ameaças a nível aceitável.</w:t>
      </w:r>
    </w:p>
    <w:p w14:paraId="74BA6217" w14:textId="77777777" w:rsidR="002A02C6" w:rsidRDefault="002A02C6" w:rsidP="002A02C6"/>
    <w:p w14:paraId="2D520B5C" w14:textId="77777777" w:rsidR="002A02C6" w:rsidRDefault="002A02C6" w:rsidP="002A02C6">
      <w:r>
        <w:t>Requisitos e material de aplicação</w:t>
      </w:r>
    </w:p>
    <w:p w14:paraId="3F8A9DC4" w14:textId="77777777" w:rsidR="002A02C6" w:rsidRDefault="002A02C6" w:rsidP="002A02C6"/>
    <w:p w14:paraId="43D33DC5" w14:textId="77777777" w:rsidR="002A02C6" w:rsidRDefault="002A02C6" w:rsidP="002A02C6">
      <w:r>
        <w:t>Todos os clientes de auditoria</w:t>
      </w:r>
    </w:p>
    <w:p w14:paraId="19F5990B" w14:textId="77777777" w:rsidR="002A02C6" w:rsidRDefault="002A02C6" w:rsidP="002A02C6"/>
    <w:p w14:paraId="7DFCF2BD" w14:textId="77777777" w:rsidR="002A02C6" w:rsidRDefault="002A02C6" w:rsidP="002A02C6">
      <w:r>
        <w:t xml:space="preserve">603.3A1 </w:t>
      </w:r>
      <w:r>
        <w:tab/>
        <w:t>A avaliação consiste em desenvolver premissas em relação a acontecimentos futuros, na aplicação de metodologias e técnicas apropriadas e na combinação de ambos para calcular determinado valor, ou gama de valores, para ativo, passivo, ou negócio como um todo.</w:t>
      </w:r>
    </w:p>
    <w:p w14:paraId="6BF94241" w14:textId="77777777" w:rsidR="002A02C6" w:rsidRDefault="002A02C6" w:rsidP="002A02C6"/>
    <w:p w14:paraId="546FB2B8" w14:textId="77777777" w:rsidR="002A02C6" w:rsidRDefault="002A02C6" w:rsidP="002A02C6">
      <w:r>
        <w:t xml:space="preserve">603.3A2 </w:t>
      </w:r>
      <w:r>
        <w:tab/>
        <w:t>Se a firma ou firma em rede é solicitada a realizar uma avaliação para auxiliar cliente de auditoria em suas obrigações de apresentação de relatórios fiscais ou para fins de planejamento tributário, e os resultados da avaliação não terão efeito direto nas demonstrações contábeis, o material de aplicação descrito nos itens de 604.9A1 a 604.9A5, relacionado com esses serviços, é aplicável.</w:t>
      </w:r>
    </w:p>
    <w:p w14:paraId="5C282777" w14:textId="77777777" w:rsidR="002A02C6" w:rsidRDefault="002A02C6" w:rsidP="002A02C6"/>
    <w:p w14:paraId="0B7EEC48" w14:textId="77777777" w:rsidR="002A02C6" w:rsidRDefault="002A02C6" w:rsidP="002A02C6">
      <w:r>
        <w:t>603.3A3</w:t>
      </w:r>
      <w:r>
        <w:tab/>
        <w:t>Os fatores pertinentes na avaliação do nível de ameaças de autorrevisão e de defesa de interesse do cliente criadas pela prestação de serviços de avaliação para cliente de auditoria incluem:</w:t>
      </w:r>
    </w:p>
    <w:p w14:paraId="1F3B36C9" w14:textId="77777777" w:rsidR="002A02C6" w:rsidRDefault="002A02C6" w:rsidP="002A02C6">
      <w:r>
        <w:t>o uso e o objetivo do laudo de avaliação;</w:t>
      </w:r>
    </w:p>
    <w:p w14:paraId="3DB19270" w14:textId="77777777" w:rsidR="002A02C6" w:rsidRDefault="002A02C6" w:rsidP="002A02C6">
      <w:r>
        <w:t>se o laudo de avaliação será divulgado para o público;</w:t>
      </w:r>
    </w:p>
    <w:p w14:paraId="604BAF39" w14:textId="77777777" w:rsidR="002A02C6" w:rsidRDefault="002A02C6" w:rsidP="002A02C6">
      <w:r>
        <w:t>a extensão do envolvimento do cliente na determinação e aprovação da metodologia de avaliação e outros assuntos de julgamento importantes;</w:t>
      </w:r>
    </w:p>
    <w:p w14:paraId="528E040F" w14:textId="77777777" w:rsidR="002A02C6" w:rsidRDefault="002A02C6" w:rsidP="002A02C6">
      <w:r>
        <w:t>o grau de subjetividade inerente ao item para avaliações que envolvem metodologias padrão ou estabelecidas;</w:t>
      </w:r>
    </w:p>
    <w:p w14:paraId="2D3E91EF" w14:textId="77777777" w:rsidR="002A02C6" w:rsidRDefault="002A02C6" w:rsidP="002A02C6">
      <w:r>
        <w:t>se a avaliação terá efeito relevante sobre as demonstrações contábeis;</w:t>
      </w:r>
    </w:p>
    <w:p w14:paraId="54715989" w14:textId="77777777" w:rsidR="002A02C6" w:rsidRDefault="002A02C6" w:rsidP="002A02C6">
      <w:r>
        <w:t>a extensão e clareza das divulgações nas demonstrações contábeis;</w:t>
      </w:r>
    </w:p>
    <w:p w14:paraId="1B84C333" w14:textId="77777777" w:rsidR="002A02C6" w:rsidRDefault="002A02C6" w:rsidP="002A02C6">
      <w:r>
        <w:t>o grau de dependência em eventos futuros de tal natureza que pode criar volatilidade inerente significativa nos valores envolvidos.</w:t>
      </w:r>
    </w:p>
    <w:p w14:paraId="4F413A9E" w14:textId="77777777" w:rsidR="002A02C6" w:rsidRDefault="002A02C6" w:rsidP="002A02C6"/>
    <w:p w14:paraId="147296FE" w14:textId="77777777" w:rsidR="002A02C6" w:rsidRDefault="002A02C6" w:rsidP="002A02C6">
      <w:r>
        <w:t>603.3A4</w:t>
      </w:r>
      <w:r>
        <w:tab/>
        <w:t>Exemplos de ações que podem ser salvaguardas no tratamento de ameaças incluem:</w:t>
      </w:r>
    </w:p>
    <w:p w14:paraId="0B174EB7" w14:textId="77777777" w:rsidR="002A02C6" w:rsidRDefault="002A02C6" w:rsidP="002A02C6">
      <w:r>
        <w:t>usar profissionais que não são membros da equipe de auditoria para executar o serviço pode tratar de ameaças de autorrevisão e de defesa de interesse do cliente;</w:t>
      </w:r>
    </w:p>
    <w:p w14:paraId="18337E0D" w14:textId="77777777" w:rsidR="002A02C6" w:rsidRDefault="002A02C6" w:rsidP="002A02C6">
      <w:r>
        <w:t>revisão do trabalho de auditoria ou do serviço prestado por um profissional apropriado que não esteve envolvido na prestação do serviço pode tratar de ameaça de autorrevisão.</w:t>
      </w:r>
    </w:p>
    <w:p w14:paraId="0A777BB6" w14:textId="77777777" w:rsidR="002A02C6" w:rsidRDefault="002A02C6" w:rsidP="002A02C6"/>
    <w:p w14:paraId="24D1B76E" w14:textId="77777777" w:rsidR="002A02C6" w:rsidRDefault="002A02C6" w:rsidP="002A02C6">
      <w:r>
        <w:t>Clientes de auditoria que não são entidades de interesse público</w:t>
      </w:r>
    </w:p>
    <w:p w14:paraId="1C76C749" w14:textId="77777777" w:rsidR="002A02C6" w:rsidRDefault="002A02C6" w:rsidP="002A02C6"/>
    <w:p w14:paraId="13C80A92" w14:textId="77777777" w:rsidR="002A02C6" w:rsidRDefault="002A02C6" w:rsidP="002A02C6">
      <w:r>
        <w:t>R603.4</w:t>
      </w:r>
      <w:r>
        <w:tab/>
        <w:t>A firma ou firma em rede não deve prestar serviço de avaliação para cliente de auditoria que não é entidade de interesse público se:</w:t>
      </w:r>
    </w:p>
    <w:p w14:paraId="7C4A4EB7" w14:textId="77777777" w:rsidR="002A02C6" w:rsidRDefault="002A02C6" w:rsidP="002A02C6">
      <w:r>
        <w:t>a avaliação envolve grau significativo de subjetividade; e</w:t>
      </w:r>
    </w:p>
    <w:p w14:paraId="49BAADDA" w14:textId="77777777" w:rsidR="002A02C6" w:rsidRDefault="002A02C6" w:rsidP="002A02C6">
      <w:r>
        <w:t>a avaliação terá efeito material nas demonstrações contábeis sobre as quais a firma emitirá uma opinião.</w:t>
      </w:r>
    </w:p>
    <w:p w14:paraId="19AC6947" w14:textId="77777777" w:rsidR="002A02C6" w:rsidRDefault="002A02C6" w:rsidP="002A02C6"/>
    <w:p w14:paraId="064F7D8C" w14:textId="77777777" w:rsidR="002A02C6" w:rsidRDefault="002A02C6" w:rsidP="002A02C6">
      <w:r>
        <w:t>603.4A1</w:t>
      </w:r>
      <w:r>
        <w:tab/>
        <w:t>Certas avaliações não envolvem grau significativo de subjetividade. Esse é provavelmente o caso em que as premissas básicas são estabelecidas por lei ou regulamento ou são amplamente aceitas e em que as técnicas e metodologias a serem usadas são baseadas em normas geralmente aceitas ou previstas por lei ou regulamento. Nessas circunstâncias, os resultados da avaliação realizada por duas ou mais partes provavelmente não serão significativamente diferentes.</w:t>
      </w:r>
    </w:p>
    <w:p w14:paraId="3290128A" w14:textId="77777777" w:rsidR="002A02C6" w:rsidRDefault="002A02C6" w:rsidP="002A02C6"/>
    <w:p w14:paraId="5C241831" w14:textId="77777777" w:rsidR="002A02C6" w:rsidRDefault="002A02C6" w:rsidP="002A02C6">
      <w:r>
        <w:t>Clientes de auditoria que são entidades de interesse público</w:t>
      </w:r>
    </w:p>
    <w:p w14:paraId="6FC0E464" w14:textId="77777777" w:rsidR="002A02C6" w:rsidRDefault="002A02C6" w:rsidP="002A02C6"/>
    <w:p w14:paraId="5606D34D" w14:textId="77777777" w:rsidR="002A02C6" w:rsidRDefault="002A02C6" w:rsidP="002A02C6">
      <w:r>
        <w:t xml:space="preserve">R603.5 </w:t>
      </w:r>
      <w:r>
        <w:tab/>
        <w:t>A firma ou firma em rede não deve prestar serviço de avaliação para cliente de auditoria que é entidade de interesse público se o serviço de avaliação tiver efeito relevante, separadamente ou em conjunto, nas demonstrações contábeis sobre as quais a firma emitirá uma opinião.</w:t>
      </w:r>
    </w:p>
    <w:p w14:paraId="5EE51E4B" w14:textId="77777777" w:rsidR="002A02C6" w:rsidRDefault="002A02C6" w:rsidP="002A02C6"/>
    <w:p w14:paraId="16C7FD9D" w14:textId="77777777" w:rsidR="002A02C6" w:rsidRDefault="002A02C6" w:rsidP="002A02C6">
      <w:r>
        <w:t>SUBSEÇÃO 604 – SERVIÇOS FISCAIS</w:t>
      </w:r>
    </w:p>
    <w:p w14:paraId="115925C3" w14:textId="77777777" w:rsidR="002A02C6" w:rsidRDefault="002A02C6" w:rsidP="002A02C6"/>
    <w:p w14:paraId="240A6662" w14:textId="77777777" w:rsidR="002A02C6" w:rsidRDefault="002A02C6" w:rsidP="002A02C6">
      <w:r>
        <w:t>Introdução</w:t>
      </w:r>
    </w:p>
    <w:p w14:paraId="3E068E73" w14:textId="77777777" w:rsidR="002A02C6" w:rsidRDefault="002A02C6" w:rsidP="002A02C6"/>
    <w:p w14:paraId="1C93AB3F" w14:textId="77777777" w:rsidR="002A02C6" w:rsidRDefault="002A02C6" w:rsidP="002A02C6">
      <w:r>
        <w:t>604.1</w:t>
      </w:r>
      <w:r>
        <w:tab/>
        <w:t>A prestação de serviços fiscais para cliente de auditoria pode criar ameaça de autorrevisão ou de defesa de interesse do cliente.</w:t>
      </w:r>
    </w:p>
    <w:p w14:paraId="681D3EB7" w14:textId="77777777" w:rsidR="002A02C6" w:rsidRDefault="002A02C6" w:rsidP="002A02C6"/>
    <w:p w14:paraId="44FBE07A" w14:textId="77777777" w:rsidR="002A02C6" w:rsidRDefault="002A02C6" w:rsidP="002A02C6"/>
    <w:p w14:paraId="0DDF74AD" w14:textId="77777777" w:rsidR="002A02C6" w:rsidRDefault="002A02C6" w:rsidP="002A02C6">
      <w:r>
        <w:t xml:space="preserve">604.2 </w:t>
      </w:r>
      <w:r>
        <w:tab/>
        <w:t>Além dos requisitos e do material de aplicação específicos nesta Subseção, os requisitos e o material de aplicação nos itens de 600.1 a R600.10 são pertinentes para a aplicação da estrutura conceitual na prestação de serviços fiscais para cliente de auditoria. Esta Subseção inclui requisitos que proíbem as firmas e as firmas em rede de prestarem certos serviços fiscais para clientes de auditoria em determinadas circunstâncias porque as ameaças criadas seriam tão significativas que nenhuma salvaguarda poderia reduzir as ameaças a nível aceitável.</w:t>
      </w:r>
    </w:p>
    <w:p w14:paraId="508BC7D8" w14:textId="77777777" w:rsidR="002A02C6" w:rsidRDefault="002A02C6" w:rsidP="002A02C6"/>
    <w:p w14:paraId="1D7E8FC0" w14:textId="77777777" w:rsidR="002A02C6" w:rsidRDefault="002A02C6" w:rsidP="002A02C6">
      <w:r>
        <w:t>Requisitos e material de aplicação</w:t>
      </w:r>
    </w:p>
    <w:p w14:paraId="1B5D69E8" w14:textId="77777777" w:rsidR="002A02C6" w:rsidRDefault="002A02C6" w:rsidP="002A02C6"/>
    <w:p w14:paraId="69B4A2C0" w14:textId="77777777" w:rsidR="002A02C6" w:rsidRDefault="002A02C6" w:rsidP="002A02C6">
      <w:r>
        <w:t>Todos os clientes de auditoria</w:t>
      </w:r>
    </w:p>
    <w:p w14:paraId="51D485CD" w14:textId="77777777" w:rsidR="002A02C6" w:rsidRDefault="002A02C6" w:rsidP="002A02C6"/>
    <w:p w14:paraId="611DF272" w14:textId="77777777" w:rsidR="002A02C6" w:rsidRDefault="002A02C6" w:rsidP="002A02C6">
      <w:r>
        <w:t>604.3A1</w:t>
      </w:r>
      <w:r>
        <w:tab/>
        <w:t>Os serviços fiscais compreendem ampla gama de serviços, incluindo:</w:t>
      </w:r>
    </w:p>
    <w:p w14:paraId="54EAEB9C" w14:textId="77777777" w:rsidR="002A02C6" w:rsidRDefault="002A02C6" w:rsidP="002A02C6">
      <w:r>
        <w:t>elaboração de declarações de impostos;</w:t>
      </w:r>
    </w:p>
    <w:p w14:paraId="535DA499" w14:textId="77777777" w:rsidR="002A02C6" w:rsidRDefault="002A02C6" w:rsidP="002A02C6">
      <w:r>
        <w:t>cálculos de impostos com a finalidade de elaborar os lançamentos contábeis;</w:t>
      </w:r>
    </w:p>
    <w:p w14:paraId="4A80751F" w14:textId="77777777" w:rsidR="002A02C6" w:rsidRDefault="002A02C6" w:rsidP="002A02C6">
      <w:r>
        <w:t>planejamento tributário e outros serviços de consultoria tributária;</w:t>
      </w:r>
    </w:p>
    <w:p w14:paraId="3D1A038C" w14:textId="77777777" w:rsidR="002A02C6" w:rsidRDefault="002A02C6" w:rsidP="002A02C6">
      <w:r>
        <w:t>serviços fiscais que envolvem avaliações;</w:t>
      </w:r>
    </w:p>
    <w:p w14:paraId="2A06F12B" w14:textId="77777777" w:rsidR="002A02C6" w:rsidRDefault="002A02C6" w:rsidP="002A02C6">
      <w:r>
        <w:t>assessoria na solução de disputas fiscais.</w:t>
      </w:r>
    </w:p>
    <w:p w14:paraId="675EDA42" w14:textId="77777777" w:rsidR="002A02C6" w:rsidRDefault="002A02C6" w:rsidP="002A02C6">
      <w:r>
        <w:t>Embora esta Subseção trate de cada tipo de serviço tributário relacionado acima sob tópicos separados, na prática, as atividades envolvidas na prestação de serviços fiscais são frequentemente inter-relacionadas.</w:t>
      </w:r>
    </w:p>
    <w:p w14:paraId="3CE7F570" w14:textId="77777777" w:rsidR="002A02C6" w:rsidRDefault="002A02C6" w:rsidP="002A02C6"/>
    <w:p w14:paraId="29BF8CE6" w14:textId="77777777" w:rsidR="002A02C6" w:rsidRDefault="002A02C6" w:rsidP="002A02C6">
      <w:r>
        <w:t>604.3A2</w:t>
      </w:r>
      <w:r>
        <w:tab/>
        <w:t>Os fatores pertinentes na avaliação do nível de ameaças criadas pela prestação de serviços tributários para cliente de auditoria incluem:</w:t>
      </w:r>
    </w:p>
    <w:p w14:paraId="348D2AC6" w14:textId="77777777" w:rsidR="002A02C6" w:rsidRDefault="002A02C6" w:rsidP="002A02C6">
      <w:r>
        <w:t>as características específicas do serviço;</w:t>
      </w:r>
    </w:p>
    <w:p w14:paraId="26AEB1E4" w14:textId="77777777" w:rsidR="002A02C6" w:rsidRDefault="002A02C6" w:rsidP="002A02C6">
      <w:r>
        <w:t>o grau de conhecimento tributário dos empregados do cliente;</w:t>
      </w:r>
    </w:p>
    <w:p w14:paraId="16EB4801" w14:textId="77777777" w:rsidR="002A02C6" w:rsidRDefault="002A02C6" w:rsidP="002A02C6">
      <w:r>
        <w:t>o sistema usado pelas autoridades fiscais para avaliar e administrar o imposto em questão e o papel da firma ou da firma em rede nesse processo;</w:t>
      </w:r>
    </w:p>
    <w:p w14:paraId="5B360F7A" w14:textId="77777777" w:rsidR="002A02C6" w:rsidRDefault="002A02C6" w:rsidP="002A02C6">
      <w:r>
        <w:t>a complexidade do regime tributário relevante e o grau de julgamento necessário para sua aplicação.</w:t>
      </w:r>
    </w:p>
    <w:p w14:paraId="43FC8F3D" w14:textId="77777777" w:rsidR="002A02C6" w:rsidRDefault="002A02C6" w:rsidP="002A02C6"/>
    <w:p w14:paraId="4B1001C8" w14:textId="77777777" w:rsidR="002A02C6" w:rsidRDefault="002A02C6" w:rsidP="002A02C6">
      <w:r>
        <w:t>Elaboração de declarações de impostos</w:t>
      </w:r>
    </w:p>
    <w:p w14:paraId="402141B4" w14:textId="77777777" w:rsidR="002A02C6" w:rsidRDefault="002A02C6" w:rsidP="002A02C6"/>
    <w:p w14:paraId="56E26D62" w14:textId="77777777" w:rsidR="002A02C6" w:rsidRDefault="002A02C6" w:rsidP="002A02C6">
      <w:r>
        <w:t>Todos os clientes de auditoria</w:t>
      </w:r>
    </w:p>
    <w:p w14:paraId="478B1E05" w14:textId="77777777" w:rsidR="002A02C6" w:rsidRDefault="002A02C6" w:rsidP="002A02C6"/>
    <w:p w14:paraId="3F0B825A" w14:textId="77777777" w:rsidR="002A02C6" w:rsidRDefault="002A02C6" w:rsidP="002A02C6">
      <w:r>
        <w:t>604.4A1</w:t>
      </w:r>
      <w:r>
        <w:tab/>
        <w:t>A prestação de serviços de elaboração de declarações de impostos geralmente não criam ameaça.</w:t>
      </w:r>
    </w:p>
    <w:p w14:paraId="37949D0C" w14:textId="77777777" w:rsidR="002A02C6" w:rsidRDefault="002A02C6" w:rsidP="002A02C6"/>
    <w:p w14:paraId="5B59B3D8" w14:textId="77777777" w:rsidR="002A02C6" w:rsidRDefault="002A02C6" w:rsidP="002A02C6">
      <w:r>
        <w:t>604.4A2</w:t>
      </w:r>
      <w:r>
        <w:tab/>
        <w:t>Os serviços de elaboração de declarações de impostos envolvem:</w:t>
      </w:r>
    </w:p>
    <w:p w14:paraId="1B55412F" w14:textId="77777777" w:rsidR="002A02C6" w:rsidRDefault="002A02C6" w:rsidP="002A02C6">
      <w:r>
        <w:t>auxiliar os clientes com suas obrigações referentes a relatórios fiscais esboçando e compilando as informações, incluindo o valor do imposto devido (geralmente em formulários padronizados), que devem ser enviados às autoridades fiscais aplicáveis;</w:t>
      </w:r>
    </w:p>
    <w:p w14:paraId="30B26824" w14:textId="77777777" w:rsidR="002A02C6" w:rsidRDefault="002A02C6" w:rsidP="002A02C6">
      <w:r>
        <w:t>prestar consultoria sobre o tratamento de transações passadas nas declarações de impostos e responder em nome do cliente de auditoria às solicitações das autoridades fiscais de informações adicionais e análise (por exemplo, fornecendo explicações e suporte técnico para a abordagem que está sendo usada).</w:t>
      </w:r>
    </w:p>
    <w:p w14:paraId="4751EC2B" w14:textId="77777777" w:rsidR="002A02C6" w:rsidRDefault="002A02C6" w:rsidP="002A02C6"/>
    <w:p w14:paraId="2CDE0537" w14:textId="77777777" w:rsidR="002A02C6" w:rsidRDefault="002A02C6" w:rsidP="002A02C6">
      <w:r>
        <w:t xml:space="preserve">604.4A3 </w:t>
      </w:r>
      <w:r>
        <w:tab/>
        <w:t>Os serviços de elaboração de declarações de impostos são baseados geralmente em informações históricas e envolvem principalmente a análise e a apresentação dessas informações históricas nos termos da legislação fiscal vigente, incluindo precedentes e prática estabelecida. Além disso, as declarações de impostos estão sujeitas a qualquer processo de revisão ou aprovação que a autoridade fiscal considera apropriado.</w:t>
      </w:r>
    </w:p>
    <w:p w14:paraId="5C7ACF6B" w14:textId="77777777" w:rsidR="002A02C6" w:rsidRDefault="002A02C6" w:rsidP="002A02C6"/>
    <w:p w14:paraId="6E741DCD" w14:textId="77777777" w:rsidR="002A02C6" w:rsidRDefault="002A02C6" w:rsidP="002A02C6">
      <w:r>
        <w:t>Cálculos de impostos com a finalidade de elaborar lançamentos contábeis</w:t>
      </w:r>
    </w:p>
    <w:p w14:paraId="77A82AD2" w14:textId="77777777" w:rsidR="002A02C6" w:rsidRDefault="002A02C6" w:rsidP="002A02C6"/>
    <w:p w14:paraId="097FA31E" w14:textId="77777777" w:rsidR="002A02C6" w:rsidRDefault="002A02C6" w:rsidP="002A02C6">
      <w:r>
        <w:t>Todos os clientes de auditoria</w:t>
      </w:r>
    </w:p>
    <w:p w14:paraId="00A16DE0" w14:textId="77777777" w:rsidR="002A02C6" w:rsidRDefault="002A02C6" w:rsidP="002A02C6"/>
    <w:p w14:paraId="4C00D1C9" w14:textId="77777777" w:rsidR="002A02C6" w:rsidRDefault="002A02C6" w:rsidP="002A02C6">
      <w:r>
        <w:t xml:space="preserve">604.5A1 </w:t>
      </w:r>
      <w:r>
        <w:tab/>
        <w:t>A elaboração de cálculos de passivos (e ativos) fiscais circulantes e diferidos para cliente de auditoria com a finalidade de preparar os lançamentos contábeis que serão, posteriormente, auditados pela firma cria ameaça de autorrevisão.</w:t>
      </w:r>
    </w:p>
    <w:p w14:paraId="567CFAB0" w14:textId="77777777" w:rsidR="002A02C6" w:rsidRDefault="002A02C6" w:rsidP="002A02C6"/>
    <w:p w14:paraId="13AA221C" w14:textId="77777777" w:rsidR="002A02C6" w:rsidRDefault="002A02C6" w:rsidP="002A02C6">
      <w:r>
        <w:t xml:space="preserve">604.5A2 </w:t>
      </w:r>
      <w:r>
        <w:tab/>
        <w:t>Além dos fatores no item 604.3A2, um fator relevante na avaliação do nível de ameaça criada na elaboração desses cálculos para cliente de auditoria é se o cálculo pode ter efeito material nas demonstrações contábeis sobre as quais a firma emitirá uma opinião.</w:t>
      </w:r>
    </w:p>
    <w:p w14:paraId="00EB3C6E" w14:textId="77777777" w:rsidR="002A02C6" w:rsidRDefault="002A02C6" w:rsidP="002A02C6"/>
    <w:p w14:paraId="5B79FA89" w14:textId="77777777" w:rsidR="002A02C6" w:rsidRDefault="002A02C6" w:rsidP="002A02C6">
      <w:r>
        <w:t>Clientes de auditoria que não são entidades de interesse público</w:t>
      </w:r>
    </w:p>
    <w:p w14:paraId="718D4AE9" w14:textId="77777777" w:rsidR="002A02C6" w:rsidRDefault="002A02C6" w:rsidP="002A02C6"/>
    <w:p w14:paraId="547FBC96" w14:textId="77777777" w:rsidR="002A02C6" w:rsidRDefault="002A02C6" w:rsidP="002A02C6">
      <w:r>
        <w:t xml:space="preserve">604.5A3 </w:t>
      </w:r>
      <w:r>
        <w:tab/>
        <w:t>Exemplos de ações que podem ser salvaguardas no tratamento de ameaça de autorrevisão quando o cliente não é entidade de interesse público incluem:</w:t>
      </w:r>
    </w:p>
    <w:p w14:paraId="4372AEB8" w14:textId="77777777" w:rsidR="002A02C6" w:rsidRDefault="002A02C6" w:rsidP="002A02C6">
      <w:r>
        <w:t>usar profissionais que não são membros da equipe de auditoria para executar o serviço;</w:t>
      </w:r>
    </w:p>
    <w:p w14:paraId="21A595B9" w14:textId="77777777" w:rsidR="002A02C6" w:rsidRDefault="002A02C6" w:rsidP="002A02C6">
      <w:r>
        <w:t>revisão do trabalho de auditoria ou do serviço prestado por profissional apropriado que não esteve envolvido na prestação do serviço.</w:t>
      </w:r>
    </w:p>
    <w:p w14:paraId="686D9B9E" w14:textId="77777777" w:rsidR="002A02C6" w:rsidRDefault="002A02C6" w:rsidP="002A02C6"/>
    <w:p w14:paraId="4FF7EC31" w14:textId="77777777" w:rsidR="002A02C6" w:rsidRDefault="002A02C6" w:rsidP="002A02C6">
      <w:r>
        <w:t>Clientes de auditoria que são entidades de interesse público</w:t>
      </w:r>
    </w:p>
    <w:p w14:paraId="752CEDF0" w14:textId="77777777" w:rsidR="002A02C6" w:rsidRDefault="002A02C6" w:rsidP="002A02C6"/>
    <w:p w14:paraId="57B0FDBB" w14:textId="77777777" w:rsidR="002A02C6" w:rsidRDefault="002A02C6" w:rsidP="002A02C6">
      <w:r>
        <w:t>R604.6</w:t>
      </w:r>
      <w:r>
        <w:tab/>
        <w:t>A firma ou firma em rede não deve preparar cálculos de impostos correntes e impostos diferidos passivos (ou ativos) para cliente de auditoria que é entidade de interesse público com a finalidade de preparar os lançamentos contábeis que são relevantes para as demonstrações contábeis sobre as quais a firma emitirá uma opinião.</w:t>
      </w:r>
    </w:p>
    <w:p w14:paraId="3C02DE5A" w14:textId="77777777" w:rsidR="002A02C6" w:rsidRDefault="002A02C6" w:rsidP="002A02C6"/>
    <w:p w14:paraId="5519005B" w14:textId="77777777" w:rsidR="002A02C6" w:rsidRDefault="002A02C6" w:rsidP="002A02C6">
      <w:r>
        <w:t xml:space="preserve">604.6A1 </w:t>
      </w:r>
      <w:r>
        <w:tab/>
        <w:t>Exemplos de ações que podem ser salvaguardas no item 604.5A3 para tratar de ameaças de autorrevisão também são aplicáveis na preparação de cálculos de impostos correntes e impostos diferidos passivos (ou ativos) para cliente de auditoria que é entidade de interesse público que são irrelevantes para as demonstrações contábeis sobre as quais a firma emitirá uma opinião.</w:t>
      </w:r>
    </w:p>
    <w:p w14:paraId="3B2F7ED9" w14:textId="77777777" w:rsidR="002A02C6" w:rsidRDefault="002A02C6" w:rsidP="002A02C6"/>
    <w:p w14:paraId="282211DE" w14:textId="77777777" w:rsidR="002A02C6" w:rsidRDefault="002A02C6" w:rsidP="002A02C6">
      <w:r>
        <w:t>Planejamento tributário e outros serviços de consultoria tributária</w:t>
      </w:r>
    </w:p>
    <w:p w14:paraId="3E142C9E" w14:textId="77777777" w:rsidR="002A02C6" w:rsidRDefault="002A02C6" w:rsidP="002A02C6"/>
    <w:p w14:paraId="2700815E" w14:textId="77777777" w:rsidR="002A02C6" w:rsidRDefault="002A02C6" w:rsidP="002A02C6">
      <w:r>
        <w:t>Todos os clientes de auditoria</w:t>
      </w:r>
    </w:p>
    <w:p w14:paraId="596FB010" w14:textId="77777777" w:rsidR="002A02C6" w:rsidRDefault="002A02C6" w:rsidP="002A02C6"/>
    <w:p w14:paraId="2CC24981" w14:textId="77777777" w:rsidR="002A02C6" w:rsidRDefault="002A02C6" w:rsidP="002A02C6">
      <w:r>
        <w:t xml:space="preserve">604.7A1 </w:t>
      </w:r>
      <w:r>
        <w:tab/>
        <w:t>A prestação de serviços de planejamento tributário e de outros serviços de consultoria tributária pode criar ameaça de autorrevisão ou de defesa de interesse do cliente.</w:t>
      </w:r>
    </w:p>
    <w:p w14:paraId="348A9EB9" w14:textId="77777777" w:rsidR="002A02C6" w:rsidRDefault="002A02C6" w:rsidP="002A02C6"/>
    <w:p w14:paraId="44F7F646" w14:textId="77777777" w:rsidR="002A02C6" w:rsidRDefault="002A02C6" w:rsidP="002A02C6">
      <w:r>
        <w:t xml:space="preserve">604.7A2 </w:t>
      </w:r>
      <w:r>
        <w:tab/>
        <w:t>O planejamento tributário ou outros serviços de consultoria tributária compreendem ampla gama de serviços, como assessoria ao cliente sobre como estruturar seus assuntos de maneira eficiente em termos fiscais ou sobre como aplicar nova lei ou novo regulamento fiscal.</w:t>
      </w:r>
    </w:p>
    <w:p w14:paraId="77AFB7D0" w14:textId="77777777" w:rsidR="002A02C6" w:rsidRDefault="002A02C6" w:rsidP="002A02C6"/>
    <w:p w14:paraId="2B2BA558" w14:textId="77777777" w:rsidR="002A02C6" w:rsidRDefault="002A02C6" w:rsidP="002A02C6">
      <w:r>
        <w:t xml:space="preserve">604.7A3 </w:t>
      </w:r>
      <w:r>
        <w:tab/>
        <w:t>Além do item 604.3A2, os fatores pertinentes na avaliação do nível de ameaças de autorrevisão ou de defesa de interesse do cliente criadas pela prestação serviços de planejamento tributário e outros serviços de consultoria tributária a clientes de auditoria incluem:</w:t>
      </w:r>
    </w:p>
    <w:p w14:paraId="4472E155" w14:textId="77777777" w:rsidR="002A02C6" w:rsidRDefault="002A02C6" w:rsidP="002A02C6">
      <w:r>
        <w:t>o grau de subjetividade envolvido na determinação do tratamento apropriado para a consultoria tributária nas demonstrações contábeis;</w:t>
      </w:r>
    </w:p>
    <w:p w14:paraId="063B54D9" w14:textId="77777777" w:rsidR="002A02C6" w:rsidRDefault="002A02C6" w:rsidP="002A02C6">
      <w:r>
        <w:t>se o tratamento fiscal é suportado por lei ou é de outra forma aprovado pela autoridade fiscal antes da elaboração das demonstrações contábeis. Por exemplo, se a consultoria prestada em decorrência dos serviços de planejamento tributário e outros serviços de consultoria tributária:</w:t>
      </w:r>
    </w:p>
    <w:p w14:paraId="2D32A994" w14:textId="77777777" w:rsidR="002A02C6" w:rsidRDefault="002A02C6" w:rsidP="002A02C6">
      <w:r>
        <w:t xml:space="preserve"> </w:t>
      </w:r>
      <w:r>
        <w:tab/>
        <w:t>é claramente suportada pela autoridade fiscal ou outro precedente;</w:t>
      </w:r>
    </w:p>
    <w:p w14:paraId="0BA054B5" w14:textId="77777777" w:rsidR="002A02C6" w:rsidRDefault="002A02C6" w:rsidP="002A02C6">
      <w:r>
        <w:t xml:space="preserve"> </w:t>
      </w:r>
      <w:r>
        <w:tab/>
        <w:t>é prática estabelecida;</w:t>
      </w:r>
    </w:p>
    <w:p w14:paraId="20DE513D" w14:textId="77777777" w:rsidR="002A02C6" w:rsidRDefault="002A02C6" w:rsidP="002A02C6">
      <w:r>
        <w:t xml:space="preserve"> </w:t>
      </w:r>
      <w:r>
        <w:tab/>
        <w:t>tem base em legislação fiscal que provavelmente prevaleça;</w:t>
      </w:r>
    </w:p>
    <w:p w14:paraId="0BDF4E74" w14:textId="77777777" w:rsidR="002A02C6" w:rsidRDefault="002A02C6" w:rsidP="002A02C6">
      <w:r>
        <w:t>até que ponto o resultado da consultoria tributária terá efeito relevante nas demonstrações contábeis;</w:t>
      </w:r>
    </w:p>
    <w:p w14:paraId="10D181F3" w14:textId="77777777" w:rsidR="002A02C6" w:rsidRDefault="002A02C6" w:rsidP="002A02C6">
      <w:r>
        <w:t>se a eficácia da consultoria tributária depende do tratamento contábil ou da apresentação nas demonstrações contábeis e se há dúvida quanto à adequação do tratamento contábil ou da apresentação segundo a estrutura de relatório financeiro aplicável.</w:t>
      </w:r>
    </w:p>
    <w:p w14:paraId="5072F788" w14:textId="77777777" w:rsidR="002A02C6" w:rsidRDefault="002A02C6" w:rsidP="002A02C6"/>
    <w:p w14:paraId="658EF558" w14:textId="77777777" w:rsidR="002A02C6" w:rsidRDefault="002A02C6" w:rsidP="002A02C6">
      <w:r>
        <w:t>604.7A4</w:t>
      </w:r>
      <w:r>
        <w:tab/>
        <w:t>Exemplos de ações que podem ser salvaguardas no tratamento dessas ameaças incluem:</w:t>
      </w:r>
    </w:p>
    <w:p w14:paraId="3867221C" w14:textId="77777777" w:rsidR="002A02C6" w:rsidRDefault="002A02C6" w:rsidP="002A02C6">
      <w:r>
        <w:t>usar profissionais que não são membros da equipe de auditoria para executar o serviço pode tratar de ameaças de autorrevisão e de defesa de interesse do cliente;</w:t>
      </w:r>
    </w:p>
    <w:p w14:paraId="679470A6" w14:textId="77777777" w:rsidR="002A02C6" w:rsidRDefault="002A02C6" w:rsidP="002A02C6">
      <w:r>
        <w:t>revisão do trabalho de auditoria ou do serviço prestado por profissional apropriado que não esteve envolvido na prestação do serviço pode tratar da ameaça de autorrevisão;</w:t>
      </w:r>
    </w:p>
    <w:p w14:paraId="44B28066" w14:textId="77777777" w:rsidR="002A02C6" w:rsidRDefault="002A02C6" w:rsidP="002A02C6">
      <w:r>
        <w:t>obter autorização prévia das autoridades fiscais pode tratar de ameaças de autorrevisão ou de defesa de interesse do cliente.</w:t>
      </w:r>
    </w:p>
    <w:p w14:paraId="0EF498B5" w14:textId="77777777" w:rsidR="002A02C6" w:rsidRDefault="002A02C6" w:rsidP="002A02C6"/>
    <w:p w14:paraId="58930E73" w14:textId="77777777" w:rsidR="002A02C6" w:rsidRDefault="002A02C6" w:rsidP="002A02C6">
      <w:r>
        <w:t>Quando a eficácia da consultoria tributária depende de tratamento contábil ou apresentação específicos</w:t>
      </w:r>
    </w:p>
    <w:p w14:paraId="1C9E428C" w14:textId="77777777" w:rsidR="002A02C6" w:rsidRDefault="002A02C6" w:rsidP="002A02C6"/>
    <w:p w14:paraId="7E6BB67E" w14:textId="77777777" w:rsidR="002A02C6" w:rsidRDefault="002A02C6" w:rsidP="002A02C6">
      <w:r>
        <w:t xml:space="preserve">R604.8 </w:t>
      </w:r>
      <w:r>
        <w:tab/>
        <w:t>A firma ou firma em rede não deve prestar serviços de planejamento tributário e outros serviços de consultoria tributária para cliente de auditoria quando a eficácia da consultoria tributária depende de tratamento contábil ou apresentação específicos nas demonstrações contábeis e:</w:t>
      </w:r>
    </w:p>
    <w:p w14:paraId="0545047A" w14:textId="77777777" w:rsidR="002A02C6" w:rsidRDefault="002A02C6" w:rsidP="002A02C6">
      <w:r>
        <w:t>a equipe de auditoria tem dúvida razoável sobre a adequação do respectivo tratamento contábil ou da respectiva apresentação nos termos da estrutura de relatório financeiro relevante; e</w:t>
      </w:r>
    </w:p>
    <w:p w14:paraId="43C963CF" w14:textId="77777777" w:rsidR="002A02C6" w:rsidRDefault="002A02C6" w:rsidP="002A02C6">
      <w:r>
        <w:t>o resultado ou os efeitos da consultoria tributária terão efeito material nas demonstrações contábeis sobre as quais a firma emitirá uma opinião.</w:t>
      </w:r>
    </w:p>
    <w:p w14:paraId="2006CB7A" w14:textId="77777777" w:rsidR="002A02C6" w:rsidRDefault="002A02C6" w:rsidP="002A02C6"/>
    <w:p w14:paraId="3FB8C18A" w14:textId="77777777" w:rsidR="002A02C6" w:rsidRDefault="002A02C6" w:rsidP="002A02C6">
      <w:r>
        <w:t>Serviços tributários que envolvem avaliações</w:t>
      </w:r>
    </w:p>
    <w:p w14:paraId="2DE5AA25" w14:textId="77777777" w:rsidR="002A02C6" w:rsidRDefault="002A02C6" w:rsidP="002A02C6"/>
    <w:p w14:paraId="5EBD0D34" w14:textId="77777777" w:rsidR="002A02C6" w:rsidRDefault="002A02C6" w:rsidP="002A02C6">
      <w:r>
        <w:t>Todos os clientes de auditoria</w:t>
      </w:r>
    </w:p>
    <w:p w14:paraId="15B073D6" w14:textId="77777777" w:rsidR="002A02C6" w:rsidRDefault="002A02C6" w:rsidP="002A02C6"/>
    <w:p w14:paraId="2D589A75" w14:textId="77777777" w:rsidR="002A02C6" w:rsidRDefault="002A02C6" w:rsidP="002A02C6">
      <w:r>
        <w:t>604.9A1</w:t>
      </w:r>
      <w:r>
        <w:tab/>
        <w:t>A prestação de serviços de avaliação para cliente de auditoria pode criar ameaça de autorrevisão ou de defesa de interesse do cliente.</w:t>
      </w:r>
    </w:p>
    <w:p w14:paraId="3B2A3972" w14:textId="77777777" w:rsidR="002A02C6" w:rsidRDefault="002A02C6" w:rsidP="002A02C6"/>
    <w:p w14:paraId="5DEA9411" w14:textId="77777777" w:rsidR="002A02C6" w:rsidRDefault="002A02C6" w:rsidP="002A02C6">
      <w:r>
        <w:t xml:space="preserve">604.9A2 </w:t>
      </w:r>
      <w:r>
        <w:tab/>
        <w:t>A firma ou firma em rede pode realizar uma avaliação somente para fins fiscais quando o resultado da avaliação não tiver efeito direto nas demonstrações contábeis (ou seja, as demonstrações contábeis são afetadas somente por meio de lançamentos contábeis relacionados com impostos). Isso geralmente não criaria ameaças se o efeito nas demonstrações contábeis for irrelevante ou se a avaliação for sujeita à revisão externa pela autoridade fiscal ou autoridade reguladora semelhante.</w:t>
      </w:r>
    </w:p>
    <w:p w14:paraId="0B3F3F39" w14:textId="77777777" w:rsidR="002A02C6" w:rsidRDefault="002A02C6" w:rsidP="002A02C6"/>
    <w:p w14:paraId="14692887" w14:textId="77777777" w:rsidR="002A02C6" w:rsidRDefault="002A02C6" w:rsidP="002A02C6">
      <w:r>
        <w:t xml:space="preserve">604.9A3 </w:t>
      </w:r>
      <w:r>
        <w:tab/>
        <w:t>Se a avaliação realizada para fins fiscais não for sujeita à revisão externa e o efeito for relevante para as demonstrações contábeis, além do item 604.3A2, os fatores a seguir são pertinentes na avaliação do nível de ameaças de autorrevisão ou de defesa de interesse do cliente criadas na prestação desses serviços para cliente de auditoria:</w:t>
      </w:r>
    </w:p>
    <w:p w14:paraId="21448D13" w14:textId="77777777" w:rsidR="002A02C6" w:rsidRDefault="002A02C6" w:rsidP="002A02C6">
      <w:r>
        <w:t>até que ponto a metodologia de avaliação é suportada por lei ou regulamento fiscal, outro precedente ou prática estabelecida;</w:t>
      </w:r>
    </w:p>
    <w:p w14:paraId="5DE4D70F" w14:textId="77777777" w:rsidR="002A02C6" w:rsidRDefault="002A02C6" w:rsidP="002A02C6">
      <w:r>
        <w:t>o grau de subjetividade inerente à avaliação;</w:t>
      </w:r>
    </w:p>
    <w:p w14:paraId="2F1B4D64" w14:textId="77777777" w:rsidR="002A02C6" w:rsidRDefault="002A02C6" w:rsidP="002A02C6">
      <w:r>
        <w:t>a confiabilidade e extensão dos dados de suporte.</w:t>
      </w:r>
    </w:p>
    <w:p w14:paraId="4574C13B" w14:textId="77777777" w:rsidR="002A02C6" w:rsidRDefault="002A02C6" w:rsidP="002A02C6"/>
    <w:p w14:paraId="2B25CE59" w14:textId="77777777" w:rsidR="002A02C6" w:rsidRDefault="002A02C6" w:rsidP="002A02C6">
      <w:r>
        <w:t>604.9A4</w:t>
      </w:r>
      <w:r>
        <w:tab/>
        <w:t>Exemplos de ações que podem ser salvaguardas no tratamento de ameaças incluem:</w:t>
      </w:r>
    </w:p>
    <w:p w14:paraId="646A04F8" w14:textId="77777777" w:rsidR="002A02C6" w:rsidRDefault="002A02C6" w:rsidP="002A02C6">
      <w:r>
        <w:t>usar profissionais que não são membros da equipe de auditoria para executar o serviço pode tratar de ameaças de autorrevisão e de defesa de interesse do cliente;</w:t>
      </w:r>
    </w:p>
    <w:p w14:paraId="524D99BA" w14:textId="77777777" w:rsidR="002A02C6" w:rsidRDefault="002A02C6" w:rsidP="002A02C6">
      <w:r>
        <w:t>revisão do trabalho de auditoria ou do serviço prestado por profissional apropriado que não esteve envolvido na prestação do serviço pode tratar de ameaça de autorrevisão;</w:t>
      </w:r>
    </w:p>
    <w:p w14:paraId="060F432D" w14:textId="77777777" w:rsidR="002A02C6" w:rsidRDefault="002A02C6" w:rsidP="002A02C6">
      <w:r>
        <w:t>obter autorização prévia das autoridades fiscais pode tratar de ameaças de autorrevisão ou de defesa de interesse do cliente.</w:t>
      </w:r>
    </w:p>
    <w:p w14:paraId="1290B738" w14:textId="77777777" w:rsidR="002A02C6" w:rsidRDefault="002A02C6" w:rsidP="002A02C6"/>
    <w:p w14:paraId="54D196B7" w14:textId="77777777" w:rsidR="002A02C6" w:rsidRDefault="002A02C6" w:rsidP="002A02C6">
      <w:r>
        <w:t xml:space="preserve">604.9A5 </w:t>
      </w:r>
      <w:r>
        <w:tab/>
        <w:t>A firma ou firma em rede também pode realizar uma avaliação fiscal para auxiliar cliente de auditoria com suas obrigações de apresentação de relatórios fiscais ou para fins de planejamento tributário quando o resultado da avaliação tiver efeito direto nas demonstrações contábeis. Nessas situações, os requisitos e o material de aplicação descritos na Subseção 603 relacionados com serviços de avaliação se aplicam.</w:t>
      </w:r>
    </w:p>
    <w:p w14:paraId="078FCD3D" w14:textId="77777777" w:rsidR="002A02C6" w:rsidRDefault="002A02C6" w:rsidP="002A02C6"/>
    <w:p w14:paraId="32C16012" w14:textId="77777777" w:rsidR="002A02C6" w:rsidRDefault="002A02C6" w:rsidP="002A02C6">
      <w:r>
        <w:t>Assessoria na solução de disputas fiscais</w:t>
      </w:r>
    </w:p>
    <w:p w14:paraId="3F8F743F" w14:textId="77777777" w:rsidR="002A02C6" w:rsidRDefault="002A02C6" w:rsidP="002A02C6"/>
    <w:p w14:paraId="7D6B6954" w14:textId="77777777" w:rsidR="002A02C6" w:rsidRDefault="002A02C6" w:rsidP="002A02C6">
      <w:r>
        <w:t>Todos os clientes de auditoria</w:t>
      </w:r>
    </w:p>
    <w:p w14:paraId="1CB4B08E" w14:textId="77777777" w:rsidR="002A02C6" w:rsidRDefault="002A02C6" w:rsidP="002A02C6"/>
    <w:p w14:paraId="5AE606EF" w14:textId="77777777" w:rsidR="002A02C6" w:rsidRDefault="002A02C6" w:rsidP="002A02C6">
      <w:r>
        <w:t>604.10A1</w:t>
      </w:r>
      <w:r>
        <w:tab/>
        <w:t>A prestação de assessoria na solução de disputas fiscais para cliente de auditoria pode criar ameaça de autorrevisão ou de defesa de interesse do cliente.</w:t>
      </w:r>
    </w:p>
    <w:p w14:paraId="45A4E660" w14:textId="77777777" w:rsidR="002A02C6" w:rsidRDefault="002A02C6" w:rsidP="002A02C6"/>
    <w:p w14:paraId="6226CBC3" w14:textId="77777777" w:rsidR="002A02C6" w:rsidRDefault="002A02C6" w:rsidP="002A02C6">
      <w:r>
        <w:t>604.10A2</w:t>
      </w:r>
      <w:r>
        <w:tab/>
        <w:t>Uma disputa fiscal pode chegar ao ponto em que as autoridades fiscais tenham comunicado ao cliente de auditoria que argumentos sobre um assunto específico foram rejeitados e a autoridade fiscal ou o cliente encaminha o assunto para decisão em processo formal, como, por exemplo, perante tribunal.</w:t>
      </w:r>
    </w:p>
    <w:p w14:paraId="0563DE58" w14:textId="77777777" w:rsidR="002A02C6" w:rsidRDefault="002A02C6" w:rsidP="002A02C6"/>
    <w:p w14:paraId="63559C06" w14:textId="77777777" w:rsidR="002A02C6" w:rsidRDefault="002A02C6" w:rsidP="002A02C6">
      <w:r>
        <w:t>604.10A3</w:t>
      </w:r>
      <w:r>
        <w:tab/>
        <w:t>Além do item 604.3A2, os fatores pertinentes na avaliação do nível de ameaças de autorrevisão ou de defesa de interesse do cliente criado pela prestação de assessoria na solução de disputas fiscais para cliente de auditoria incluem:</w:t>
      </w:r>
    </w:p>
    <w:p w14:paraId="664F8C03" w14:textId="77777777" w:rsidR="002A02C6" w:rsidRDefault="002A02C6" w:rsidP="002A02C6">
      <w:r>
        <w:t>o papel desempenhado pela administração na solução da disputa;</w:t>
      </w:r>
    </w:p>
    <w:p w14:paraId="14BB3645" w14:textId="77777777" w:rsidR="002A02C6" w:rsidRDefault="002A02C6" w:rsidP="002A02C6">
      <w:r>
        <w:t>até que ponto o resultado da disputa terá efeito material nas demonstrações contábeis sobre as quais a firma emitirá uma opinião;</w:t>
      </w:r>
    </w:p>
    <w:p w14:paraId="6D1DAD1C" w14:textId="77777777" w:rsidR="002A02C6" w:rsidRDefault="002A02C6" w:rsidP="002A02C6">
      <w:r>
        <w:t>se o aconselhamento fornecido é o objeto da disputa fiscal;</w:t>
      </w:r>
    </w:p>
    <w:p w14:paraId="26870648" w14:textId="77777777" w:rsidR="002A02C6" w:rsidRDefault="002A02C6" w:rsidP="002A02C6">
      <w:r>
        <w:t>até que ponto o assunto é suportado por lei ou regulamento fiscal, outro precedente ou prática estabelecida;</w:t>
      </w:r>
    </w:p>
    <w:p w14:paraId="2508BC6B" w14:textId="77777777" w:rsidR="002A02C6" w:rsidRDefault="002A02C6" w:rsidP="002A02C6">
      <w:r>
        <w:t>se os processos são conduzidos publicamente.</w:t>
      </w:r>
    </w:p>
    <w:p w14:paraId="5B311A8E" w14:textId="77777777" w:rsidR="002A02C6" w:rsidRDefault="002A02C6" w:rsidP="002A02C6"/>
    <w:p w14:paraId="05D49095" w14:textId="77777777" w:rsidR="002A02C6" w:rsidRDefault="002A02C6" w:rsidP="002A02C6">
      <w:r>
        <w:t>604.10A4 Exemplos de ações que podem ser salvaguardas no tratamento de ameaças incluem:</w:t>
      </w:r>
    </w:p>
    <w:p w14:paraId="46BB532F" w14:textId="77777777" w:rsidR="002A02C6" w:rsidRDefault="002A02C6" w:rsidP="002A02C6">
      <w:r>
        <w:t>usar profissionais que não são membros da equipe de auditoria para executar o serviço pode tratar de ameaças de autorrevisão e de defesa de interesse do cliente;</w:t>
      </w:r>
    </w:p>
    <w:p w14:paraId="1B730E9D" w14:textId="77777777" w:rsidR="002A02C6" w:rsidRDefault="002A02C6" w:rsidP="002A02C6">
      <w:r>
        <w:t>revisão do trabalho de auditoria ou do serviço prestado por profissional apropriado que não esteve envolvido na prestação do serviço pode tratar da ameaça de autorrevisão.</w:t>
      </w:r>
    </w:p>
    <w:p w14:paraId="28045D07" w14:textId="77777777" w:rsidR="002A02C6" w:rsidRDefault="002A02C6" w:rsidP="002A02C6"/>
    <w:p w14:paraId="4A718DAA" w14:textId="77777777" w:rsidR="002A02C6" w:rsidRDefault="002A02C6" w:rsidP="002A02C6">
      <w:r>
        <w:t>Solução de assuntos fiscais que envolvem a atuação como defensor</w:t>
      </w:r>
    </w:p>
    <w:p w14:paraId="01548E79" w14:textId="77777777" w:rsidR="002A02C6" w:rsidRDefault="002A02C6" w:rsidP="002A02C6"/>
    <w:p w14:paraId="23EA7806" w14:textId="77777777" w:rsidR="002A02C6" w:rsidRDefault="002A02C6" w:rsidP="002A02C6">
      <w:r>
        <w:t>R604.11</w:t>
      </w:r>
      <w:r>
        <w:tab/>
        <w:t>A firma ou firma em rede não deve prestar serviços tributários que envolvem prestação de assessoria na solução de disputas fiscais para cliente de auditoria se:</w:t>
      </w:r>
    </w:p>
    <w:p w14:paraId="750B3D44" w14:textId="77777777" w:rsidR="002A02C6" w:rsidRDefault="002A02C6" w:rsidP="002A02C6">
      <w:r>
        <w:t>os serviços envolverem a atuação como defensor de cliente de auditoria perante tribunal ou fórum na solução de assunto fiscal; e</w:t>
      </w:r>
    </w:p>
    <w:p w14:paraId="4B3A6329" w14:textId="77777777" w:rsidR="002A02C6" w:rsidRDefault="002A02C6" w:rsidP="002A02C6">
      <w:r>
        <w:t>os valores envolvidos forem relevantes para as demonstrações contábeis sobre as quais a firma emitirá uma opinião.</w:t>
      </w:r>
    </w:p>
    <w:p w14:paraId="19FAEB19" w14:textId="77777777" w:rsidR="002A02C6" w:rsidRDefault="002A02C6" w:rsidP="002A02C6"/>
    <w:p w14:paraId="4A19D155" w14:textId="77777777" w:rsidR="002A02C6" w:rsidRDefault="002A02C6" w:rsidP="002A02C6">
      <w:r>
        <w:t>604.11A1</w:t>
      </w:r>
      <w:r>
        <w:tab/>
        <w:t>O item R604.11 não impede a firma ou firma em rede de desempenhar papel contínuo de consultora em relação ao assunto que está sendo apreciado por tribunal ou fórum como, por exemplo:</w:t>
      </w:r>
    </w:p>
    <w:p w14:paraId="5B808D02" w14:textId="77777777" w:rsidR="002A02C6" w:rsidRDefault="002A02C6" w:rsidP="002A02C6">
      <w:r>
        <w:t>resposta a solicitações específicas de informações;</w:t>
      </w:r>
    </w:p>
    <w:p w14:paraId="6DAE6B7A" w14:textId="77777777" w:rsidR="002A02C6" w:rsidRDefault="002A02C6" w:rsidP="002A02C6">
      <w:r>
        <w:t>esclarecer fatos sobre o trabalho realizado;</w:t>
      </w:r>
    </w:p>
    <w:p w14:paraId="575E1AC9" w14:textId="77777777" w:rsidR="002A02C6" w:rsidRDefault="002A02C6" w:rsidP="002A02C6">
      <w:r>
        <w:t>auxílio ao cliente na análise de assuntos fiscais relacionados com o assunto.</w:t>
      </w:r>
    </w:p>
    <w:p w14:paraId="50366769" w14:textId="77777777" w:rsidR="002A02C6" w:rsidRDefault="002A02C6" w:rsidP="002A02C6"/>
    <w:p w14:paraId="522A118B" w14:textId="77777777" w:rsidR="002A02C6" w:rsidRDefault="002A02C6" w:rsidP="002A02C6">
      <w:r>
        <w:t>604.11A2</w:t>
      </w:r>
      <w:r>
        <w:tab/>
        <w:t>O que constitui “tribunal ou fórum” depende de como os processos tributários são apreciados na jurisdição específica.</w:t>
      </w:r>
    </w:p>
    <w:p w14:paraId="32EFD8A4" w14:textId="77777777" w:rsidR="002A02C6" w:rsidRDefault="002A02C6" w:rsidP="002A02C6"/>
    <w:p w14:paraId="3656C892" w14:textId="77777777" w:rsidR="002A02C6" w:rsidRDefault="002A02C6" w:rsidP="002A02C6">
      <w:r>
        <w:t>SUBSEÇÃO 605 – SERVIÇOS DE AUDITORIA INTERNA</w:t>
      </w:r>
    </w:p>
    <w:p w14:paraId="3A595D56" w14:textId="77777777" w:rsidR="002A02C6" w:rsidRDefault="002A02C6" w:rsidP="002A02C6"/>
    <w:p w14:paraId="115E6CFC" w14:textId="77777777" w:rsidR="002A02C6" w:rsidRDefault="002A02C6" w:rsidP="002A02C6">
      <w:r>
        <w:t>Introdução</w:t>
      </w:r>
    </w:p>
    <w:p w14:paraId="6E87B09F" w14:textId="77777777" w:rsidR="002A02C6" w:rsidRDefault="002A02C6" w:rsidP="002A02C6"/>
    <w:p w14:paraId="668FC2FD" w14:textId="77777777" w:rsidR="002A02C6" w:rsidRDefault="002A02C6" w:rsidP="002A02C6">
      <w:r>
        <w:t xml:space="preserve">605.1 </w:t>
      </w:r>
      <w:r>
        <w:tab/>
        <w:t>A prestação de serviços de auditoria interna para cliente de auditoria pode criar ameaça de autorrevisão.</w:t>
      </w:r>
    </w:p>
    <w:p w14:paraId="34384E3C" w14:textId="77777777" w:rsidR="002A02C6" w:rsidRDefault="002A02C6" w:rsidP="002A02C6"/>
    <w:p w14:paraId="6F1E23F8" w14:textId="77777777" w:rsidR="002A02C6" w:rsidRDefault="002A02C6" w:rsidP="002A02C6">
      <w:r>
        <w:t xml:space="preserve">605.2 </w:t>
      </w:r>
      <w:r>
        <w:tab/>
        <w:t>Além dos requisitos e do material de aplicação específicos nesta Subseção, os requisitos e o material de aplicação nos itens de 600.1 a R600.10 são pertinentes para a aplicação da estrutura conceitual na prestação de serviços de auditoria interna para cliente de auditoria. Esta Subseção inclui requisitos que proíbem as firmas e as firmas em rede de prestarem certos serviços de auditoria interna para clientes de auditoria em determinadas circunstâncias porque as ameaças criadas seriam tão significativas que nenhuma salvaguarda poderia reduzir as ameaças a nível aceitável.</w:t>
      </w:r>
    </w:p>
    <w:p w14:paraId="7256C891" w14:textId="77777777" w:rsidR="002A02C6" w:rsidRDefault="002A02C6" w:rsidP="002A02C6"/>
    <w:p w14:paraId="06595D0A" w14:textId="77777777" w:rsidR="002A02C6" w:rsidRDefault="002A02C6" w:rsidP="002A02C6">
      <w:r>
        <w:t>Requisitos e material de aplicação</w:t>
      </w:r>
    </w:p>
    <w:p w14:paraId="2D52ED93" w14:textId="77777777" w:rsidR="002A02C6" w:rsidRDefault="002A02C6" w:rsidP="002A02C6"/>
    <w:p w14:paraId="6170E8EE" w14:textId="77777777" w:rsidR="002A02C6" w:rsidRDefault="002A02C6" w:rsidP="002A02C6">
      <w:r>
        <w:t>Todos os clientes de auditoria</w:t>
      </w:r>
    </w:p>
    <w:p w14:paraId="43A4EC12" w14:textId="77777777" w:rsidR="002A02C6" w:rsidRDefault="002A02C6" w:rsidP="002A02C6"/>
    <w:p w14:paraId="290140D0" w14:textId="77777777" w:rsidR="002A02C6" w:rsidRDefault="002A02C6" w:rsidP="002A02C6">
      <w:r>
        <w:t>605.3A1</w:t>
      </w:r>
      <w:r>
        <w:tab/>
        <w:t>Os serviços de auditoria interna envolvem auxiliar o cliente de auditoria na execução de suas atividades de auditoria interna. As atividades de auditoria interna podem incluir:</w:t>
      </w:r>
    </w:p>
    <w:p w14:paraId="30202FF9" w14:textId="77777777" w:rsidR="002A02C6" w:rsidRDefault="002A02C6" w:rsidP="002A02C6">
      <w:r>
        <w:t>monitoramento dos controles internos – revisão dos controles, monitoramento de suas operações e recomendação de melhorias para eles.</w:t>
      </w:r>
    </w:p>
    <w:p w14:paraId="5DDD3713" w14:textId="77777777" w:rsidR="002A02C6" w:rsidRDefault="002A02C6" w:rsidP="002A02C6">
      <w:r>
        <w:t>exame das informações financeiras e operacionais por meio de:</w:t>
      </w:r>
    </w:p>
    <w:p w14:paraId="0A96C905" w14:textId="77777777" w:rsidR="002A02C6" w:rsidRDefault="002A02C6" w:rsidP="002A02C6">
      <w:r>
        <w:t xml:space="preserve"> </w:t>
      </w:r>
      <w:r>
        <w:tab/>
        <w:t>revisão dos meios usados para identificar, mensurar, classificar e comunicar informações financeiras e operacionais;</w:t>
      </w:r>
    </w:p>
    <w:p w14:paraId="55AA749F" w14:textId="77777777" w:rsidR="002A02C6" w:rsidRDefault="002A02C6" w:rsidP="002A02C6">
      <w:r>
        <w:t xml:space="preserve"> </w:t>
      </w:r>
      <w:r>
        <w:tab/>
        <w:t>indagação específica sobre itens individuais, incluindo teste detalhado de transações, saldos e procedimentos;</w:t>
      </w:r>
    </w:p>
    <w:p w14:paraId="0748CD42" w14:textId="77777777" w:rsidR="002A02C6" w:rsidRDefault="002A02C6" w:rsidP="002A02C6">
      <w:r>
        <w:t>revisão da economia, eficiência e eficácia das atividades operacionais, incluindo as atividades não financeiras da entidade;</w:t>
      </w:r>
    </w:p>
    <w:p w14:paraId="0EF71A1F" w14:textId="77777777" w:rsidR="002A02C6" w:rsidRDefault="002A02C6" w:rsidP="002A02C6">
      <w:r>
        <w:t>revisão do cumprimento de:</w:t>
      </w:r>
    </w:p>
    <w:p w14:paraId="38B1D321" w14:textId="77777777" w:rsidR="002A02C6" w:rsidRDefault="002A02C6" w:rsidP="002A02C6">
      <w:r>
        <w:t xml:space="preserve"> </w:t>
      </w:r>
      <w:r>
        <w:tab/>
        <w:t>leis, regulamentos e outros requisitos externos;</w:t>
      </w:r>
    </w:p>
    <w:p w14:paraId="18FD77DA" w14:textId="77777777" w:rsidR="002A02C6" w:rsidRDefault="002A02C6" w:rsidP="002A02C6">
      <w:r>
        <w:t xml:space="preserve"> </w:t>
      </w:r>
      <w:r>
        <w:tab/>
        <w:t>políticas e diretrizes da administração e outros requisitos internos.</w:t>
      </w:r>
    </w:p>
    <w:p w14:paraId="4EEB9806" w14:textId="77777777" w:rsidR="002A02C6" w:rsidRDefault="002A02C6" w:rsidP="002A02C6"/>
    <w:p w14:paraId="3F33F000" w14:textId="77777777" w:rsidR="002A02C6" w:rsidRDefault="002A02C6" w:rsidP="002A02C6">
      <w:r>
        <w:t>605.3A2 O alcance e os objetivos das atividades de auditoria interna variam muito e dependem do porte e da estrutura da entidade e dos requisitos da administração e dos responsáveis pela governança.</w:t>
      </w:r>
    </w:p>
    <w:p w14:paraId="468B1753" w14:textId="77777777" w:rsidR="002A02C6" w:rsidRDefault="002A02C6" w:rsidP="002A02C6"/>
    <w:p w14:paraId="610AB77F" w14:textId="77777777" w:rsidR="002A02C6" w:rsidRDefault="002A02C6" w:rsidP="002A02C6">
      <w:r>
        <w:t>R605.4</w:t>
      </w:r>
      <w:r>
        <w:tab/>
        <w:t>Na prestação de serviço de auditoria interna para cliente de auditoria, a firma deve estar satisfeita que:</w:t>
      </w:r>
    </w:p>
    <w:p w14:paraId="732E7600" w14:textId="77777777" w:rsidR="002A02C6" w:rsidRDefault="002A02C6" w:rsidP="002A02C6">
      <w:r>
        <w:t>o cliente designa um profissional apropriado e qualificado, de preferência da alta administração, para:</w:t>
      </w:r>
    </w:p>
    <w:p w14:paraId="5871C94C" w14:textId="77777777" w:rsidR="002A02C6" w:rsidRDefault="002A02C6" w:rsidP="002A02C6">
      <w:r>
        <w:t xml:space="preserve">ser responsável o tempo todo pelas atividades de auditoria interna; e </w:t>
      </w:r>
    </w:p>
    <w:p w14:paraId="204446A6" w14:textId="77777777" w:rsidR="002A02C6" w:rsidRDefault="002A02C6" w:rsidP="002A02C6">
      <w:r>
        <w:t>assumir a responsabilidade por planejar, implementar e manter os controles internos.</w:t>
      </w:r>
    </w:p>
    <w:p w14:paraId="76570034" w14:textId="77777777" w:rsidR="002A02C6" w:rsidRDefault="002A02C6" w:rsidP="002A02C6">
      <w:r>
        <w:t>a administração ou os responsáveis pela governança do cliente revisam, avaliam e aprovam o alcance, o risco e a frequência dos serviços de auditoria interna;</w:t>
      </w:r>
    </w:p>
    <w:p w14:paraId="02AFCA0C" w14:textId="77777777" w:rsidR="002A02C6" w:rsidRDefault="002A02C6" w:rsidP="002A02C6">
      <w:r>
        <w:t>a administração do cliente avalia a adequação dos serviços de auditoria interna e as constatações resultantes de sua execução;</w:t>
      </w:r>
    </w:p>
    <w:p w14:paraId="2CE6EB47" w14:textId="77777777" w:rsidR="002A02C6" w:rsidRDefault="002A02C6" w:rsidP="002A02C6">
      <w:r>
        <w:t>a administração do cliente avalia e determina quais recomendações resultantes dos serviços de auditoria interna devem ser implementadas e administra o processo de implementação; e</w:t>
      </w:r>
    </w:p>
    <w:p w14:paraId="31DCD01F" w14:textId="77777777" w:rsidR="002A02C6" w:rsidRDefault="002A02C6" w:rsidP="002A02C6">
      <w:r>
        <w:t>a administração do cliente comunica aos responsáveis pela governança as constatações e recomendações significativas resultantes dos serviços de auditoria interna.</w:t>
      </w:r>
    </w:p>
    <w:p w14:paraId="7F29111F" w14:textId="77777777" w:rsidR="002A02C6" w:rsidRDefault="002A02C6" w:rsidP="002A02C6"/>
    <w:p w14:paraId="6582C6A0" w14:textId="77777777" w:rsidR="002A02C6" w:rsidRDefault="002A02C6" w:rsidP="002A02C6">
      <w:r>
        <w:t>605.4A1 O item R600.7 impede a firma ou firma em rede de assumir responsabilidade da administração. A execução de parte significativa das atividades de auditoria interna do cliente aumenta a possibilidade de que o pessoal da firma ou da firma em rede que presta serviços de auditoria interna assumirá responsabilidade da administração.</w:t>
      </w:r>
    </w:p>
    <w:p w14:paraId="650AC569" w14:textId="77777777" w:rsidR="002A02C6" w:rsidRDefault="002A02C6" w:rsidP="002A02C6"/>
    <w:p w14:paraId="69442C73" w14:textId="77777777" w:rsidR="002A02C6" w:rsidRDefault="002A02C6" w:rsidP="002A02C6">
      <w:r>
        <w:t>605.4A2</w:t>
      </w:r>
      <w:r>
        <w:tab/>
        <w:t>Exemplos de serviços de auditoria interna que envolvem assumir responsabilidades da administração incluem:</w:t>
      </w:r>
    </w:p>
    <w:p w14:paraId="776A39C6" w14:textId="77777777" w:rsidR="002A02C6" w:rsidRDefault="002A02C6" w:rsidP="002A02C6">
      <w:r>
        <w:t>estabelecer políticas de auditoria interna ou a orientação estratégica de atividades de auditoria interna;</w:t>
      </w:r>
    </w:p>
    <w:p w14:paraId="413766C0" w14:textId="77777777" w:rsidR="002A02C6" w:rsidRDefault="002A02C6" w:rsidP="002A02C6">
      <w:r>
        <w:t>direcionar e assumir a responsabilidade pelas ações dos empregados de auditoria interna da entidade;</w:t>
      </w:r>
    </w:p>
    <w:p w14:paraId="056DBD7A" w14:textId="77777777" w:rsidR="002A02C6" w:rsidRDefault="002A02C6" w:rsidP="002A02C6">
      <w:r>
        <w:t>decidir quais recomendações resultantes das atividades de auditoria interna devem ser implementadas;</w:t>
      </w:r>
    </w:p>
    <w:p w14:paraId="5E0AB01C" w14:textId="77777777" w:rsidR="002A02C6" w:rsidRDefault="002A02C6" w:rsidP="002A02C6">
      <w:r>
        <w:t>comunicar os resultados das atividades de auditoria interna aos responsáveis pela governança em nome da administração;</w:t>
      </w:r>
    </w:p>
    <w:p w14:paraId="5B130440" w14:textId="77777777" w:rsidR="002A02C6" w:rsidRDefault="002A02C6" w:rsidP="002A02C6">
      <w:r>
        <w:t>realizar procedimentos que fazem parte dos controles internos, como revisar e aprovar mudanças a privilégios de acesso de dados de empregados;</w:t>
      </w:r>
    </w:p>
    <w:p w14:paraId="0397028A" w14:textId="77777777" w:rsidR="002A02C6" w:rsidRDefault="002A02C6" w:rsidP="002A02C6">
      <w:r>
        <w:t>assumir a responsabilidade pelo planejamento, implementação, monitoramento e manutenção dos controles internos;</w:t>
      </w:r>
    </w:p>
    <w:p w14:paraId="53492234" w14:textId="77777777" w:rsidR="002A02C6" w:rsidRDefault="002A02C6" w:rsidP="002A02C6">
      <w:r>
        <w:t>executar serviços de auditoria interna terceirizados, compreendendo toda ou parte substancial da função de auditoria interna quando a firma ou a firma em rede for responsável por determinar o alcance do serviço da auditoria interna e pode ter responsabilidade por um ou mais dos assuntos observados acima.</w:t>
      </w:r>
    </w:p>
    <w:p w14:paraId="37B1F5F7" w14:textId="77777777" w:rsidR="002A02C6" w:rsidRDefault="002A02C6" w:rsidP="002A02C6"/>
    <w:p w14:paraId="4135CCBD" w14:textId="77777777" w:rsidR="002A02C6" w:rsidRDefault="002A02C6" w:rsidP="002A02C6">
      <w:r>
        <w:t xml:space="preserve">605.4A3 </w:t>
      </w:r>
      <w:r>
        <w:tab/>
        <w:t xml:space="preserve">Quando a firma utiliza o trabalho da função de auditoria interna em trabalho de auditoria, as NBCs TA requerem a realização de procedimentos para avaliar a adequação desse trabalho. Da mesma forma, quando a firma ou firma em rede aceita o serviço de prestação de serviços de auditoria interna para cliente de auditoria, os resultados desses serviços podem ser usados na condução da auditoria externa. Isso cria ameaça de autorrevisão devido à possibilidade de que a equipe de auditoria usará os resultados do serviço de auditoria interna para fins do trabalho de auditoria sem: </w:t>
      </w:r>
    </w:p>
    <w:p w14:paraId="47FC377E" w14:textId="77777777" w:rsidR="002A02C6" w:rsidRDefault="002A02C6" w:rsidP="002A02C6">
      <w:r>
        <w:t xml:space="preserve">avaliar adequadamente esses resultados; ou </w:t>
      </w:r>
    </w:p>
    <w:p w14:paraId="31E9A588" w14:textId="77777777" w:rsidR="002A02C6" w:rsidRDefault="002A02C6" w:rsidP="002A02C6">
      <w:r>
        <w:t>exercer o mesmo nível de ceticismo profissional que seria exercido quando o serviço de auditoria interna é realizado por pessoas que não são membros da firma.</w:t>
      </w:r>
    </w:p>
    <w:p w14:paraId="6B801431" w14:textId="77777777" w:rsidR="002A02C6" w:rsidRDefault="002A02C6" w:rsidP="002A02C6"/>
    <w:p w14:paraId="2B938813" w14:textId="77777777" w:rsidR="002A02C6" w:rsidRDefault="002A02C6" w:rsidP="002A02C6">
      <w:r>
        <w:t>605.4A4</w:t>
      </w:r>
      <w:r>
        <w:tab/>
        <w:t>Os fatores pertinentes na avaliação do nível dessa ameaça de autorrevisão incluem:</w:t>
      </w:r>
    </w:p>
    <w:p w14:paraId="55D80682" w14:textId="77777777" w:rsidR="002A02C6" w:rsidRDefault="002A02C6" w:rsidP="002A02C6">
      <w:r>
        <w:t>a materialidade dos valores correspondentes das demonstrações contábeis;</w:t>
      </w:r>
    </w:p>
    <w:p w14:paraId="5B7E9F9D" w14:textId="77777777" w:rsidR="002A02C6" w:rsidRDefault="002A02C6" w:rsidP="002A02C6">
      <w:r>
        <w:t>o risco de distorção das premissas relacionadas com esses valores das demonstrações contábeis;</w:t>
      </w:r>
    </w:p>
    <w:p w14:paraId="23BE2394" w14:textId="77777777" w:rsidR="002A02C6" w:rsidRDefault="002A02C6" w:rsidP="002A02C6">
      <w:r>
        <w:t>o grau de confiança que a equipe de auditoria deposita no serviço da auditoria interna, inclusive no decorrer da auditoria externa.</w:t>
      </w:r>
    </w:p>
    <w:p w14:paraId="50679A90" w14:textId="77777777" w:rsidR="002A02C6" w:rsidRDefault="002A02C6" w:rsidP="002A02C6"/>
    <w:p w14:paraId="31A17030" w14:textId="77777777" w:rsidR="002A02C6" w:rsidRDefault="002A02C6" w:rsidP="002A02C6">
      <w:r>
        <w:t>605.4A5</w:t>
      </w:r>
      <w:r>
        <w:tab/>
        <w:t>Um exemplo de ação que pode ser salvaguarda no tratamento da ameaça de autorrevisão é o uso de profissionais que não são membros da equipe de auditoria para executar o serviço.</w:t>
      </w:r>
    </w:p>
    <w:p w14:paraId="1959AE2B" w14:textId="77777777" w:rsidR="002A02C6" w:rsidRDefault="002A02C6" w:rsidP="002A02C6"/>
    <w:p w14:paraId="207B5B19" w14:textId="77777777" w:rsidR="002A02C6" w:rsidRDefault="002A02C6" w:rsidP="002A02C6">
      <w:r>
        <w:t>Clientes de auditoria que são entidades de interesse público</w:t>
      </w:r>
    </w:p>
    <w:p w14:paraId="37629FC1" w14:textId="77777777" w:rsidR="002A02C6" w:rsidRDefault="002A02C6" w:rsidP="002A02C6"/>
    <w:p w14:paraId="5D978880" w14:textId="77777777" w:rsidR="002A02C6" w:rsidRDefault="002A02C6" w:rsidP="002A02C6">
      <w:r>
        <w:t>R605.5</w:t>
      </w:r>
      <w:r>
        <w:tab/>
        <w:t>A firma ou firma em rede não deve prestar serviços de auditoria interna para cliente de auditoria que é entidade de interesse público se os serviços estiverem relacionados com:</w:t>
      </w:r>
    </w:p>
    <w:p w14:paraId="195C8B17" w14:textId="77777777" w:rsidR="002A02C6" w:rsidRDefault="002A02C6" w:rsidP="002A02C6">
      <w:r>
        <w:t>parte significativa dos controles internos sobre relatórios financeiros;</w:t>
      </w:r>
    </w:p>
    <w:p w14:paraId="0E50BD1D" w14:textId="77777777" w:rsidR="002A02C6" w:rsidRDefault="002A02C6" w:rsidP="002A02C6">
      <w:r>
        <w:t>sistemas contábeis financeiros que criam informações que são, separadamente ou em conjunto, relevantes para os registros contábeis ou demonstrações contábeis do cliente sobre as quais a firma emitirá uma opinião; ou</w:t>
      </w:r>
    </w:p>
    <w:p w14:paraId="4A73A726" w14:textId="77777777" w:rsidR="002A02C6" w:rsidRDefault="002A02C6" w:rsidP="002A02C6">
      <w:r>
        <w:t>valores ou divulgações que são, separadamente ou em conjunto, relevantes para as demonstrações contábeis sobre as quais a firma emitirá uma opinião.</w:t>
      </w:r>
    </w:p>
    <w:p w14:paraId="51E03DB0" w14:textId="77777777" w:rsidR="002A02C6" w:rsidRDefault="002A02C6" w:rsidP="002A02C6"/>
    <w:p w14:paraId="22AB5D75" w14:textId="77777777" w:rsidR="002A02C6" w:rsidRDefault="002A02C6" w:rsidP="002A02C6">
      <w:r>
        <w:t>SUBSEÇÃO 606 – SERVIÇOS DE TECNOLOGIA DA INFORMAÇÃO</w:t>
      </w:r>
    </w:p>
    <w:p w14:paraId="232D2726" w14:textId="77777777" w:rsidR="002A02C6" w:rsidRDefault="002A02C6" w:rsidP="002A02C6"/>
    <w:p w14:paraId="1643A7E3" w14:textId="77777777" w:rsidR="002A02C6" w:rsidRDefault="002A02C6" w:rsidP="002A02C6">
      <w:r>
        <w:t>Introdução</w:t>
      </w:r>
    </w:p>
    <w:p w14:paraId="3C8C6317" w14:textId="77777777" w:rsidR="002A02C6" w:rsidRDefault="002A02C6" w:rsidP="002A02C6"/>
    <w:p w14:paraId="70C248F6" w14:textId="77777777" w:rsidR="002A02C6" w:rsidRDefault="002A02C6" w:rsidP="002A02C6">
      <w:r>
        <w:t xml:space="preserve">606.1 </w:t>
      </w:r>
      <w:r>
        <w:tab/>
        <w:t>A prestação de serviços de Tecnologia da Informação (TI) para cliente de auditoria pode criar ameaça de autorrevisão.</w:t>
      </w:r>
    </w:p>
    <w:p w14:paraId="6875FCE0" w14:textId="77777777" w:rsidR="002A02C6" w:rsidRDefault="002A02C6" w:rsidP="002A02C6"/>
    <w:p w14:paraId="117312CA" w14:textId="77777777" w:rsidR="002A02C6" w:rsidRDefault="002A02C6" w:rsidP="002A02C6">
      <w:r>
        <w:t xml:space="preserve">606.2 </w:t>
      </w:r>
      <w:r>
        <w:tab/>
        <w:t>Além dos requisitos e do material de aplicação específicos nesta Subseção, os requisitos e o material de aplicação nos itens de 600.1 a R600.10 são pertinentes para a aplicação da estrutura conceitual na prestação de serviços relacionados com sistemas de TI para cliente de auditoria. Esta Subseção inclui requisitos que proíbem as firmas e as firmas em rede de prestarem certos serviços de sistemas de TI a clientes de auditoria em determinadas circunstâncias porque as ameaças criadas seriam tão significativas que nenhuma salvaguarda poderia reduzir as ameaças a nível aceitável.</w:t>
      </w:r>
    </w:p>
    <w:p w14:paraId="06A49B10" w14:textId="77777777" w:rsidR="002A02C6" w:rsidRDefault="002A02C6" w:rsidP="002A02C6"/>
    <w:p w14:paraId="73DD79D2" w14:textId="77777777" w:rsidR="002A02C6" w:rsidRDefault="002A02C6" w:rsidP="002A02C6">
      <w:r>
        <w:t>Requisitos e material de aplicação</w:t>
      </w:r>
    </w:p>
    <w:p w14:paraId="1297524C" w14:textId="77777777" w:rsidR="002A02C6" w:rsidRDefault="002A02C6" w:rsidP="002A02C6"/>
    <w:p w14:paraId="523CDB64" w14:textId="77777777" w:rsidR="002A02C6" w:rsidRDefault="002A02C6" w:rsidP="002A02C6">
      <w:r>
        <w:t>Todos os clientes de auditoria</w:t>
      </w:r>
    </w:p>
    <w:p w14:paraId="03B9647F" w14:textId="77777777" w:rsidR="002A02C6" w:rsidRDefault="002A02C6" w:rsidP="002A02C6"/>
    <w:p w14:paraId="7A511574" w14:textId="77777777" w:rsidR="002A02C6" w:rsidRDefault="002A02C6" w:rsidP="002A02C6">
      <w:r>
        <w:t>606.3A1</w:t>
      </w:r>
      <w:r>
        <w:tab/>
        <w:t>Os serviços de TI incluem o desenho ou a implementação de sistemas de hardware ou software. Os sistemas de TI podem:</w:t>
      </w:r>
    </w:p>
    <w:p w14:paraId="13B1019F" w14:textId="77777777" w:rsidR="002A02C6" w:rsidRDefault="002A02C6" w:rsidP="002A02C6">
      <w:r>
        <w:t>agregar dados fonte;</w:t>
      </w:r>
    </w:p>
    <w:p w14:paraId="0897FB9E" w14:textId="77777777" w:rsidR="002A02C6" w:rsidRDefault="002A02C6" w:rsidP="002A02C6">
      <w:r>
        <w:t xml:space="preserve">fazer parte dos controles internos de relatórios financeiros; ou </w:t>
      </w:r>
    </w:p>
    <w:p w14:paraId="499CA17B" w14:textId="77777777" w:rsidR="002A02C6" w:rsidRDefault="002A02C6" w:rsidP="002A02C6">
      <w:r>
        <w:t>gerar informações que afetam os registros contábeis ou as demonstrações contábeis, incluindo as respectivas divulgações.</w:t>
      </w:r>
    </w:p>
    <w:p w14:paraId="18EBD7A8" w14:textId="77777777" w:rsidR="002A02C6" w:rsidRDefault="002A02C6" w:rsidP="002A02C6">
      <w:r>
        <w:t>Entretanto, os sistemas de TI também podem envolver assuntos que não estão relacionados com os registros contábeis ou com os controles internos dos relatórios financeiros ou das demonstrações contábeis do cliente de auditoria.</w:t>
      </w:r>
    </w:p>
    <w:p w14:paraId="2ABD180E" w14:textId="77777777" w:rsidR="002A02C6" w:rsidRDefault="002A02C6" w:rsidP="002A02C6"/>
    <w:p w14:paraId="3350AAA0" w14:textId="77777777" w:rsidR="002A02C6" w:rsidRDefault="002A02C6" w:rsidP="002A02C6">
      <w:r>
        <w:t>606.3A2</w:t>
      </w:r>
      <w:r>
        <w:tab/>
        <w:t>O item R600.7 impede a firma ou firma em rede de assumir a responsabilidade da administração. A prestação dos serviços de TI a seguir para cliente de auditoria geralmente não cria ameaça, desde que o pessoal da firma ou da firma em rede não assuma responsabilidade da administração:</w:t>
      </w:r>
    </w:p>
    <w:p w14:paraId="38AE984A" w14:textId="77777777" w:rsidR="002A02C6" w:rsidRDefault="002A02C6" w:rsidP="002A02C6">
      <w:r>
        <w:t>desenho ou implementação de sistemas de TI que não estão relacionados com os controles internos de relatórios financeiros;</w:t>
      </w:r>
    </w:p>
    <w:p w14:paraId="1D151265" w14:textId="77777777" w:rsidR="002A02C6" w:rsidRDefault="002A02C6" w:rsidP="002A02C6">
      <w:r>
        <w:t>desenho ou implementação de sistemas de TI que não criam informações que formam parte significativa dos registros contábeis ou das demonstrações contábeis;</w:t>
      </w:r>
    </w:p>
    <w:p w14:paraId="4C6F796B" w14:textId="77777777" w:rsidR="002A02C6" w:rsidRDefault="002A02C6" w:rsidP="002A02C6">
      <w:r>
        <w:t>implementação de software de prateleira para a apresentação de relatórios sobre as informações contábeis ou financeiras que não foi desenvolvido pela firma ou pela firma em rede se a personalização necessária para atender às necessidades do cliente não for significativa; e</w:t>
      </w:r>
    </w:p>
    <w:p w14:paraId="6B91D7B5" w14:textId="77777777" w:rsidR="002A02C6" w:rsidRDefault="002A02C6" w:rsidP="002A02C6">
      <w:r>
        <w:t>avaliação e apresentação de recomendações referentes a sistema de TI desenhado, implementado ou operado por outro prestador de serviço ou pelo cliente.</w:t>
      </w:r>
    </w:p>
    <w:p w14:paraId="550D32CA" w14:textId="77777777" w:rsidR="002A02C6" w:rsidRDefault="002A02C6" w:rsidP="002A02C6"/>
    <w:p w14:paraId="766248EB" w14:textId="77777777" w:rsidR="002A02C6" w:rsidRDefault="002A02C6" w:rsidP="002A02C6">
      <w:r>
        <w:t>R606.4</w:t>
      </w:r>
      <w:r>
        <w:tab/>
        <w:t>Na prestação de serviços de TI para cliente de auditoria, a firma ou a firma em rede deve estar satisfeita que:</w:t>
      </w:r>
    </w:p>
    <w:p w14:paraId="339461E6" w14:textId="77777777" w:rsidR="002A02C6" w:rsidRDefault="002A02C6" w:rsidP="002A02C6">
      <w:r>
        <w:t>o cliente reconhece sua responsabilidade por estabelecer e monitorar sistema de controles internos;</w:t>
      </w:r>
    </w:p>
    <w:p w14:paraId="5E7C7837" w14:textId="77777777" w:rsidR="002A02C6" w:rsidRDefault="002A02C6" w:rsidP="002A02C6">
      <w:r>
        <w:t>o cliente atribui a responsabilidade de tomar todas as decisões relacionadas com o desenho e com a implementação do sistema de hardware ou software a empregado qualificado, de preferência da alta administração;</w:t>
      </w:r>
    </w:p>
    <w:p w14:paraId="681CB0A4" w14:textId="77777777" w:rsidR="002A02C6" w:rsidRDefault="002A02C6" w:rsidP="002A02C6">
      <w:r>
        <w:t>o cliente toma todas as decisões relacionadas com o processo de desenho e implementação;</w:t>
      </w:r>
    </w:p>
    <w:p w14:paraId="2FB17B8A" w14:textId="77777777" w:rsidR="002A02C6" w:rsidRDefault="002A02C6" w:rsidP="002A02C6">
      <w:r>
        <w:t>o cliente avalia a adequação e os resultados do desenho e da implementação do sistema; e</w:t>
      </w:r>
    </w:p>
    <w:p w14:paraId="46DD2F8E" w14:textId="77777777" w:rsidR="002A02C6" w:rsidRDefault="002A02C6" w:rsidP="002A02C6">
      <w:r>
        <w:t>o cliente é responsável pela operação do sistema (hardware ou software) e pelos dados que usa ou gera.</w:t>
      </w:r>
    </w:p>
    <w:p w14:paraId="2E762CEF" w14:textId="77777777" w:rsidR="002A02C6" w:rsidRDefault="002A02C6" w:rsidP="002A02C6"/>
    <w:p w14:paraId="06A69835" w14:textId="77777777" w:rsidR="002A02C6" w:rsidRDefault="002A02C6" w:rsidP="002A02C6">
      <w:r>
        <w:t>606.4A1</w:t>
      </w:r>
      <w:r>
        <w:tab/>
        <w:t>Os fatores pertinentes na avaliação do nível de ameaça de autorrevisão criada pela prestação de serviços relacionados com sistemas de TI para cliente de auditoria incluem:</w:t>
      </w:r>
    </w:p>
    <w:p w14:paraId="4029D264" w14:textId="77777777" w:rsidR="002A02C6" w:rsidRDefault="002A02C6" w:rsidP="002A02C6">
      <w:r>
        <w:t>a natureza do serviço;</w:t>
      </w:r>
    </w:p>
    <w:p w14:paraId="1F791574" w14:textId="77777777" w:rsidR="002A02C6" w:rsidRDefault="002A02C6" w:rsidP="002A02C6">
      <w:r>
        <w:t>a natureza dos sistemas de TI e até que ponto eles afetam ou interagem com os registros contábeis ou com as demonstrações contábeis do cliente;</w:t>
      </w:r>
    </w:p>
    <w:p w14:paraId="0338D5CA" w14:textId="77777777" w:rsidR="002A02C6" w:rsidRDefault="002A02C6" w:rsidP="002A02C6">
      <w:r>
        <w:t>o grau de confiança que será depositado nos sistemas de TI específicos como parte da auditoria.</w:t>
      </w:r>
    </w:p>
    <w:p w14:paraId="366E6746" w14:textId="77777777" w:rsidR="002A02C6" w:rsidRDefault="002A02C6" w:rsidP="002A02C6"/>
    <w:p w14:paraId="447CA772" w14:textId="77777777" w:rsidR="002A02C6" w:rsidRDefault="002A02C6" w:rsidP="002A02C6">
      <w:r>
        <w:t>606.4A2</w:t>
      </w:r>
      <w:r>
        <w:tab/>
        <w:t>Um exemplo de ação que pode ser salvaguarda no tratamento da ameaça de autorrevisão é o uso de profissionais que não são membros da equipe de auditoria para executar o serviço.</w:t>
      </w:r>
    </w:p>
    <w:p w14:paraId="7D30A809" w14:textId="77777777" w:rsidR="002A02C6" w:rsidRDefault="002A02C6" w:rsidP="002A02C6"/>
    <w:p w14:paraId="4EAB697D" w14:textId="77777777" w:rsidR="002A02C6" w:rsidRDefault="002A02C6" w:rsidP="002A02C6">
      <w:r>
        <w:t>Clientes de auditoria que são entidades de interesse público</w:t>
      </w:r>
    </w:p>
    <w:p w14:paraId="20FAC2F1" w14:textId="77777777" w:rsidR="002A02C6" w:rsidRDefault="002A02C6" w:rsidP="002A02C6"/>
    <w:p w14:paraId="4F156BEB" w14:textId="77777777" w:rsidR="002A02C6" w:rsidRDefault="002A02C6" w:rsidP="002A02C6">
      <w:r>
        <w:t>R606.5</w:t>
      </w:r>
      <w:r>
        <w:tab/>
        <w:t>A firma ou firma em rede não deve prestar serviços de sistemas de TI para cliente de auditoria que é entidade de interesse público se os serviços envolverem o desenho ou a implementação de sistemas de TI que:</w:t>
      </w:r>
    </w:p>
    <w:p w14:paraId="03DA0472" w14:textId="77777777" w:rsidR="002A02C6" w:rsidRDefault="002A02C6" w:rsidP="002A02C6">
      <w:r>
        <w:t>formam parte significativa dos controles internos sobre relatórios financeiros; ou</w:t>
      </w:r>
    </w:p>
    <w:p w14:paraId="5DE9365F" w14:textId="77777777" w:rsidR="002A02C6" w:rsidRDefault="002A02C6" w:rsidP="002A02C6">
      <w:r>
        <w:t>geram informações que são significativas para os registros contábeis ou as demonstrações contábeis do cliente sobre as quais a firma emitirá uma opinião.</w:t>
      </w:r>
    </w:p>
    <w:p w14:paraId="56D7B3C0" w14:textId="77777777" w:rsidR="002A02C6" w:rsidRDefault="002A02C6" w:rsidP="002A02C6"/>
    <w:p w14:paraId="2C17B367" w14:textId="77777777" w:rsidR="002A02C6" w:rsidRDefault="002A02C6" w:rsidP="002A02C6">
      <w:r>
        <w:t>SUBSEÇÃO 607 – SERVIÇO DE SUPORTE A LITÍGIO</w:t>
      </w:r>
    </w:p>
    <w:p w14:paraId="244A4A6A" w14:textId="77777777" w:rsidR="002A02C6" w:rsidRDefault="002A02C6" w:rsidP="002A02C6"/>
    <w:p w14:paraId="51158FBC" w14:textId="77777777" w:rsidR="002A02C6" w:rsidRDefault="002A02C6" w:rsidP="002A02C6">
      <w:r>
        <w:t>Introdução</w:t>
      </w:r>
    </w:p>
    <w:p w14:paraId="43380739" w14:textId="77777777" w:rsidR="002A02C6" w:rsidRDefault="002A02C6" w:rsidP="002A02C6"/>
    <w:p w14:paraId="5779ED13" w14:textId="77777777" w:rsidR="002A02C6" w:rsidRDefault="002A02C6" w:rsidP="002A02C6">
      <w:r>
        <w:t xml:space="preserve">607.1 </w:t>
      </w:r>
      <w:r>
        <w:tab/>
        <w:t>A prestação de certos serviços de suporte a litígios para cliente de auditoria pode criar ameaça de autorrevisão ou de defesa de interesse do cliente.</w:t>
      </w:r>
    </w:p>
    <w:p w14:paraId="7B88C3CC" w14:textId="77777777" w:rsidR="002A02C6" w:rsidRDefault="002A02C6" w:rsidP="002A02C6"/>
    <w:p w14:paraId="48CC5767" w14:textId="77777777" w:rsidR="002A02C6" w:rsidRDefault="002A02C6" w:rsidP="002A02C6">
      <w:r>
        <w:t xml:space="preserve">607.2 </w:t>
      </w:r>
      <w:r>
        <w:tab/>
        <w:t>Além do material de aplicação específico nesta Subseção, os requisitos e o material de aplicação nos itens de 600.1 a R600.10 são pertinentes para a aplicação da estrutura conceitual na prestação de serviços de suporte a litígios para cliente de auditoria.</w:t>
      </w:r>
    </w:p>
    <w:p w14:paraId="6241F2A4" w14:textId="77777777" w:rsidR="002A02C6" w:rsidRDefault="002A02C6" w:rsidP="002A02C6"/>
    <w:p w14:paraId="170670D2" w14:textId="77777777" w:rsidR="002A02C6" w:rsidRDefault="002A02C6" w:rsidP="002A02C6">
      <w:r>
        <w:t>Material de aplicação</w:t>
      </w:r>
    </w:p>
    <w:p w14:paraId="6D22E9B3" w14:textId="77777777" w:rsidR="002A02C6" w:rsidRDefault="002A02C6" w:rsidP="002A02C6"/>
    <w:p w14:paraId="6F6C67D1" w14:textId="77777777" w:rsidR="002A02C6" w:rsidRDefault="002A02C6" w:rsidP="002A02C6">
      <w:r>
        <w:t>Todos os clientes de auditoria</w:t>
      </w:r>
    </w:p>
    <w:p w14:paraId="2CD7BD6E" w14:textId="77777777" w:rsidR="002A02C6" w:rsidRDefault="002A02C6" w:rsidP="002A02C6"/>
    <w:p w14:paraId="6B8AEC37" w14:textId="77777777" w:rsidR="002A02C6" w:rsidRDefault="002A02C6" w:rsidP="002A02C6">
      <w:r>
        <w:t>607.3A1</w:t>
      </w:r>
      <w:r>
        <w:tab/>
        <w:t>Serviços de suporte a litígios podem incluir atividades como:</w:t>
      </w:r>
    </w:p>
    <w:p w14:paraId="4B94F038" w14:textId="77777777" w:rsidR="002A02C6" w:rsidRDefault="002A02C6" w:rsidP="002A02C6">
      <w:r>
        <w:t>assistência no gerenciamento e na recuperação de documentos;</w:t>
      </w:r>
    </w:p>
    <w:p w14:paraId="2BD06019" w14:textId="77777777" w:rsidR="002A02C6" w:rsidRDefault="002A02C6" w:rsidP="002A02C6">
      <w:r>
        <w:t>atuação como testemunha, incluindo como perito;</w:t>
      </w:r>
    </w:p>
    <w:p w14:paraId="74036B0E" w14:textId="77777777" w:rsidR="002A02C6" w:rsidRDefault="002A02C6" w:rsidP="002A02C6">
      <w:r>
        <w:t>cálculo de danos estimados ou outros valores que podem se tornar recebíveis ou exigíveis em virtude de litígios ou outras disputas legais.</w:t>
      </w:r>
    </w:p>
    <w:p w14:paraId="422EFF55" w14:textId="77777777" w:rsidR="002A02C6" w:rsidRDefault="002A02C6" w:rsidP="002A02C6"/>
    <w:p w14:paraId="2006347A" w14:textId="77777777" w:rsidR="002A02C6" w:rsidRDefault="002A02C6" w:rsidP="002A02C6">
      <w:r>
        <w:t>607.3A2</w:t>
      </w:r>
      <w:r>
        <w:tab/>
        <w:t>Os fatores pertinentes na avaliação do nível de ameaças de autorrevisão ou de defesa de interesse do cliente criadas pela prestação de serviços de suporte a litígios para cliente de auditoria incluem:</w:t>
      </w:r>
    </w:p>
    <w:p w14:paraId="2917E292" w14:textId="77777777" w:rsidR="002A02C6" w:rsidRDefault="002A02C6" w:rsidP="002A02C6">
      <w:r>
        <w:t>o ambiente legal e regulatório no qual o serviço é prestado, como, por exemplo, se um perito é escolhido e nomeado por tribunal;</w:t>
      </w:r>
    </w:p>
    <w:p w14:paraId="145BC200" w14:textId="77777777" w:rsidR="002A02C6" w:rsidRDefault="002A02C6" w:rsidP="002A02C6">
      <w:r>
        <w:t>a natureza e as características do serviço;</w:t>
      </w:r>
    </w:p>
    <w:p w14:paraId="1F2E2E01" w14:textId="77777777" w:rsidR="002A02C6" w:rsidRDefault="002A02C6" w:rsidP="002A02C6">
      <w:r>
        <w:t>até que ponto o resultado do serviço de suporte a litígios tem efeito material nas demonstrações contábeis sobre as quais a firma emitirá uma opinião.</w:t>
      </w:r>
    </w:p>
    <w:p w14:paraId="49A79216" w14:textId="77777777" w:rsidR="002A02C6" w:rsidRDefault="002A02C6" w:rsidP="002A02C6"/>
    <w:p w14:paraId="3C9C38E6" w14:textId="77777777" w:rsidR="002A02C6" w:rsidRDefault="002A02C6" w:rsidP="002A02C6">
      <w:r>
        <w:t>607.3A3</w:t>
      </w:r>
      <w:r>
        <w:tab/>
        <w:t>Um exemplo de ação que pode ser salvaguarda no tratamento dessa ameaça de autorrevisão ou de defesa de interesse do cliente é o uso de profissional que não é membro da equipe de auditoria para executar o serviço.</w:t>
      </w:r>
    </w:p>
    <w:p w14:paraId="503FA067" w14:textId="77777777" w:rsidR="002A02C6" w:rsidRDefault="002A02C6" w:rsidP="002A02C6"/>
    <w:p w14:paraId="33F968E2" w14:textId="77777777" w:rsidR="002A02C6" w:rsidRDefault="002A02C6" w:rsidP="002A02C6">
      <w:r>
        <w:t xml:space="preserve">607.3A4 </w:t>
      </w:r>
      <w:r>
        <w:tab/>
        <w:t>Se a firma ou firma em rede presta serviço de suporte a litígios para cliente de auditoria e o serviço envolve a estimativa de danos ou de outros valores que afetam as demonstrações contábeis sobre as quais a firma emitirá uma opinião, os requisitos e o material de aplicação descritos na Subseção 603 relacionados com os serviços de avaliação se aplicam.</w:t>
      </w:r>
    </w:p>
    <w:p w14:paraId="02397B4D" w14:textId="77777777" w:rsidR="002A02C6" w:rsidRDefault="002A02C6" w:rsidP="002A02C6"/>
    <w:p w14:paraId="723BDA3D" w14:textId="77777777" w:rsidR="002A02C6" w:rsidRDefault="002A02C6" w:rsidP="002A02C6">
      <w:r>
        <w:t>SUBSEÇÃO 608 – SERVIÇOS LEGAIS</w:t>
      </w:r>
    </w:p>
    <w:p w14:paraId="7D3048E0" w14:textId="77777777" w:rsidR="002A02C6" w:rsidRDefault="002A02C6" w:rsidP="002A02C6"/>
    <w:p w14:paraId="4068ADBD" w14:textId="77777777" w:rsidR="002A02C6" w:rsidRDefault="002A02C6" w:rsidP="002A02C6">
      <w:r>
        <w:t>Introdução</w:t>
      </w:r>
    </w:p>
    <w:p w14:paraId="0ADE08F3" w14:textId="77777777" w:rsidR="002A02C6" w:rsidRDefault="002A02C6" w:rsidP="002A02C6"/>
    <w:p w14:paraId="030A0B3A" w14:textId="77777777" w:rsidR="002A02C6" w:rsidRDefault="002A02C6" w:rsidP="002A02C6">
      <w:r>
        <w:t xml:space="preserve">608.1 </w:t>
      </w:r>
      <w:r>
        <w:tab/>
        <w:t>A prestação de serviços legais para cliente de auditoria pode criar ameaça de autorrevisão ou de defesa de interesse do cliente.</w:t>
      </w:r>
    </w:p>
    <w:p w14:paraId="335D6558" w14:textId="77777777" w:rsidR="002A02C6" w:rsidRDefault="002A02C6" w:rsidP="002A02C6"/>
    <w:p w14:paraId="2105C06F" w14:textId="77777777" w:rsidR="002A02C6" w:rsidRDefault="002A02C6" w:rsidP="002A02C6">
      <w:r>
        <w:t xml:space="preserve">608.2 </w:t>
      </w:r>
      <w:r>
        <w:tab/>
        <w:t>Além dos requisitos e do material de aplicação específicos nesta Subseção, os requisitos e o material de aplicação nos itens de 600.1 a R600.10 são pertinentes para a aplicação da estrutura conceitual na prestação de serviços legais para cliente de auditoria. Esta Subseção inclui requisitos que proíbem as firmas e as firmas em rede de prestarem certos serviços legais para clientes de auditoria em determinadas circunstâncias porque as ameaças criadas seriam tão significativas que nenhuma salvaguarda poderia reduzir as ameaças a nível aceitável.</w:t>
      </w:r>
    </w:p>
    <w:p w14:paraId="74B4162C" w14:textId="77777777" w:rsidR="002A02C6" w:rsidRDefault="002A02C6" w:rsidP="002A02C6"/>
    <w:p w14:paraId="3BC38A80" w14:textId="77777777" w:rsidR="002A02C6" w:rsidRDefault="002A02C6" w:rsidP="002A02C6">
      <w:r>
        <w:t>Requisitos e material de aplicação</w:t>
      </w:r>
    </w:p>
    <w:p w14:paraId="57A5155C" w14:textId="77777777" w:rsidR="002A02C6" w:rsidRDefault="002A02C6" w:rsidP="002A02C6"/>
    <w:p w14:paraId="7331417C" w14:textId="77777777" w:rsidR="002A02C6" w:rsidRDefault="002A02C6" w:rsidP="002A02C6">
      <w:r>
        <w:t>Todos os clientes de auditoria</w:t>
      </w:r>
    </w:p>
    <w:p w14:paraId="43AA34CC" w14:textId="77777777" w:rsidR="002A02C6" w:rsidRDefault="002A02C6" w:rsidP="002A02C6"/>
    <w:p w14:paraId="73B84E99" w14:textId="77777777" w:rsidR="002A02C6" w:rsidRDefault="002A02C6" w:rsidP="002A02C6">
      <w:r>
        <w:t>608.3A1</w:t>
      </w:r>
      <w:r>
        <w:tab/>
        <w:t>Os serviços legais são definidos como todos os serviços em que a pessoa que presta os serviços deve:</w:t>
      </w:r>
    </w:p>
    <w:p w14:paraId="00AC3148" w14:textId="77777777" w:rsidR="002A02C6" w:rsidRDefault="002A02C6" w:rsidP="002A02C6">
      <w:r>
        <w:t>ter habilitação legal exigida para a prática do direito; ou</w:t>
      </w:r>
    </w:p>
    <w:p w14:paraId="68EB47A2" w14:textId="77777777" w:rsidR="002A02C6" w:rsidRDefault="002A02C6" w:rsidP="002A02C6">
      <w:r>
        <w:t>ser habilitado para a prática do direito perante os tribunais da jurisdição na qual os serviços serão prestados.</w:t>
      </w:r>
    </w:p>
    <w:p w14:paraId="2527FFB3" w14:textId="77777777" w:rsidR="002A02C6" w:rsidRDefault="002A02C6" w:rsidP="002A02C6"/>
    <w:p w14:paraId="0A893FE9" w14:textId="77777777" w:rsidR="002A02C6" w:rsidRDefault="002A02C6" w:rsidP="002A02C6">
      <w:r>
        <w:t>Atuação como consultor</w:t>
      </w:r>
    </w:p>
    <w:p w14:paraId="4E6584DE" w14:textId="77777777" w:rsidR="002A02C6" w:rsidRDefault="002A02C6" w:rsidP="002A02C6"/>
    <w:p w14:paraId="27A70D78" w14:textId="77777777" w:rsidR="002A02C6" w:rsidRDefault="002A02C6" w:rsidP="002A02C6">
      <w:r>
        <w:t xml:space="preserve">608.4A1 </w:t>
      </w:r>
      <w:r>
        <w:tab/>
        <w:t>Dependendo da jurisdição, os serviços de assessoria jurídica podem incluir ampla e diversificada gama de áreas, incluindo serviços corporativos e comerciais a clientes de auditoria, como, por exemplo:</w:t>
      </w:r>
    </w:p>
    <w:p w14:paraId="4EBC7FBF" w14:textId="77777777" w:rsidR="002A02C6" w:rsidRDefault="002A02C6" w:rsidP="002A02C6">
      <w:r>
        <w:t>suporte a contratos;</w:t>
      </w:r>
    </w:p>
    <w:p w14:paraId="307DA358" w14:textId="77777777" w:rsidR="002A02C6" w:rsidRDefault="002A02C6" w:rsidP="002A02C6">
      <w:r>
        <w:t>suporte a cliente de auditoria na execução de transação;</w:t>
      </w:r>
    </w:p>
    <w:p w14:paraId="5EF04274" w14:textId="77777777" w:rsidR="002A02C6" w:rsidRDefault="002A02C6" w:rsidP="002A02C6">
      <w:r>
        <w:t>fusões e aquisições;</w:t>
      </w:r>
    </w:p>
    <w:p w14:paraId="42325407" w14:textId="77777777" w:rsidR="002A02C6" w:rsidRDefault="002A02C6" w:rsidP="002A02C6">
      <w:r>
        <w:t>suporte e auxílio ao departamento jurídico interno de cliente de auditoria;</w:t>
      </w:r>
    </w:p>
    <w:p w14:paraId="1FCE5C00" w14:textId="77777777" w:rsidR="002A02C6" w:rsidRDefault="002A02C6" w:rsidP="002A02C6">
      <w:r>
        <w:t>due diligence legal e reestruturação.</w:t>
      </w:r>
    </w:p>
    <w:p w14:paraId="4AAC1C1B" w14:textId="77777777" w:rsidR="002A02C6" w:rsidRDefault="002A02C6" w:rsidP="002A02C6"/>
    <w:p w14:paraId="47BF02D0" w14:textId="77777777" w:rsidR="002A02C6" w:rsidRDefault="002A02C6" w:rsidP="002A02C6">
      <w:r>
        <w:t>608.4A2</w:t>
      </w:r>
      <w:r>
        <w:tab/>
        <w:t>Os fatores pertinentes na avaliação do nível de ameaças de autorrevisão e de defesa de interesse do cliente criadas pela prestação de serviços de assessoria jurídica para cliente de auditoria incluem:</w:t>
      </w:r>
    </w:p>
    <w:p w14:paraId="05DBB896" w14:textId="77777777" w:rsidR="002A02C6" w:rsidRDefault="002A02C6" w:rsidP="002A02C6">
      <w:r>
        <w:t>a materialidade do assunto específico relacionada com as demonstrações contábeis do cliente;</w:t>
      </w:r>
    </w:p>
    <w:p w14:paraId="59450FDB" w14:textId="77777777" w:rsidR="002A02C6" w:rsidRDefault="002A02C6" w:rsidP="002A02C6">
      <w:r>
        <w:t>a complexidade do assunto legal e o grau de julgamento necessário para a prestação do serviço.</w:t>
      </w:r>
    </w:p>
    <w:p w14:paraId="497E3BB2" w14:textId="77777777" w:rsidR="002A02C6" w:rsidRDefault="002A02C6" w:rsidP="002A02C6"/>
    <w:p w14:paraId="0AC4EE2A" w14:textId="77777777" w:rsidR="002A02C6" w:rsidRDefault="002A02C6" w:rsidP="002A02C6">
      <w:r>
        <w:t xml:space="preserve">608.4A3 </w:t>
      </w:r>
      <w:r>
        <w:tab/>
        <w:t>Exemplos de ações que podem ser salvaguardas no tratamento de ameaças incluem:</w:t>
      </w:r>
    </w:p>
    <w:p w14:paraId="3FF17436" w14:textId="77777777" w:rsidR="002A02C6" w:rsidRDefault="002A02C6" w:rsidP="002A02C6">
      <w:r>
        <w:t>usar profissionais que não são membros da equipe de auditoria para executar o serviço pode tratar da ameaça de autorrevisão e de defesa de interesse do cliente;</w:t>
      </w:r>
    </w:p>
    <w:p w14:paraId="2D0402E0" w14:textId="77777777" w:rsidR="002A02C6" w:rsidRDefault="002A02C6" w:rsidP="002A02C6">
      <w:r>
        <w:t>revisão do trabalho de auditoria ou do serviço prestado por profissional apropriado que não esteve envolvido na prestação do serviço pode tratar da ameaça de autorrevisão.</w:t>
      </w:r>
    </w:p>
    <w:p w14:paraId="0DEF1B40" w14:textId="77777777" w:rsidR="002A02C6" w:rsidRDefault="002A02C6" w:rsidP="002A02C6"/>
    <w:p w14:paraId="28F531DB" w14:textId="77777777" w:rsidR="002A02C6" w:rsidRDefault="002A02C6" w:rsidP="002A02C6">
      <w:r>
        <w:t>Atuação como assessor jurídico</w:t>
      </w:r>
    </w:p>
    <w:p w14:paraId="61865C99" w14:textId="77777777" w:rsidR="002A02C6" w:rsidRDefault="002A02C6" w:rsidP="002A02C6"/>
    <w:p w14:paraId="7A9B42B4" w14:textId="77777777" w:rsidR="002A02C6" w:rsidRDefault="002A02C6" w:rsidP="002A02C6">
      <w:r>
        <w:t>R608.5</w:t>
      </w:r>
      <w:r>
        <w:tab/>
        <w:t>O sócio ou empregado da firma ou da firma em rede não deve atuar como assessor jurídico para assuntos jurídicos de cliente de auditoria.</w:t>
      </w:r>
    </w:p>
    <w:p w14:paraId="315AED86" w14:textId="77777777" w:rsidR="002A02C6" w:rsidRDefault="002A02C6" w:rsidP="002A02C6"/>
    <w:p w14:paraId="08570A85" w14:textId="77777777" w:rsidR="002A02C6" w:rsidRDefault="002A02C6" w:rsidP="002A02C6">
      <w:r>
        <w:t>608.5A1</w:t>
      </w:r>
      <w:r>
        <w:tab/>
        <w:t>O cargo de assessor jurídico é, geralmente, um cargo da alta administração que tem grande responsabilidade pelos assuntos jurídicos da empresa.</w:t>
      </w:r>
    </w:p>
    <w:p w14:paraId="0E3B45D2" w14:textId="77777777" w:rsidR="002A02C6" w:rsidRDefault="002A02C6" w:rsidP="002A02C6"/>
    <w:p w14:paraId="12F230EE" w14:textId="77777777" w:rsidR="002A02C6" w:rsidRDefault="002A02C6" w:rsidP="002A02C6">
      <w:r>
        <w:t xml:space="preserve">Atuação em papel de defesa </w:t>
      </w:r>
    </w:p>
    <w:p w14:paraId="704BD14E" w14:textId="77777777" w:rsidR="002A02C6" w:rsidRDefault="002A02C6" w:rsidP="002A02C6"/>
    <w:p w14:paraId="27A99C0B" w14:textId="77777777" w:rsidR="002A02C6" w:rsidRDefault="002A02C6" w:rsidP="002A02C6">
      <w:r>
        <w:t xml:space="preserve">R608.6 </w:t>
      </w:r>
      <w:r>
        <w:tab/>
        <w:t>A firma ou firma em rede não deve atuar em papel de defesa para cliente de auditoria na solução de disputa ou litígio quando os valores envolvidos são relevantes para as demonstrações contábeis sobre as quais a firma emitirá uma opinião.</w:t>
      </w:r>
    </w:p>
    <w:p w14:paraId="30D40B78" w14:textId="77777777" w:rsidR="002A02C6" w:rsidRDefault="002A02C6" w:rsidP="002A02C6"/>
    <w:p w14:paraId="51C8BA48" w14:textId="77777777" w:rsidR="002A02C6" w:rsidRDefault="002A02C6" w:rsidP="002A02C6">
      <w:r>
        <w:t xml:space="preserve">608.6A1 </w:t>
      </w:r>
      <w:r>
        <w:tab/>
        <w:t>Exemplos de ações que podem ser salvaguardas no tratamento da ameaça de autorrevisão criada na atuação em papel de defesa para cliente de auditoria quando os valores envolvidos não são relevantes para as demonstrações contábeis sobre as quais a firma emitirá uma opinião incluem:</w:t>
      </w:r>
    </w:p>
    <w:p w14:paraId="1C9F4522" w14:textId="77777777" w:rsidR="002A02C6" w:rsidRDefault="002A02C6" w:rsidP="002A02C6">
      <w:r>
        <w:t>usar profissionais que não são membros da equipe de auditoria para executar o serviço;</w:t>
      </w:r>
    </w:p>
    <w:p w14:paraId="252BEF30" w14:textId="77777777" w:rsidR="002A02C6" w:rsidRDefault="002A02C6" w:rsidP="002A02C6">
      <w:r>
        <w:t>revisão do trabalho de auditoria ou do serviço prestado por profissional apropriado que não esteve envolvido na prestação do serviço.</w:t>
      </w:r>
    </w:p>
    <w:p w14:paraId="2183C301" w14:textId="77777777" w:rsidR="002A02C6" w:rsidRDefault="002A02C6" w:rsidP="002A02C6"/>
    <w:p w14:paraId="56DCCA8A" w14:textId="77777777" w:rsidR="002A02C6" w:rsidRDefault="002A02C6" w:rsidP="002A02C6">
      <w:r>
        <w:t>SUBSEÇÃO 609 – SERVIÇOS DE RECRUTAMENTO</w:t>
      </w:r>
    </w:p>
    <w:p w14:paraId="6F52ED6A" w14:textId="77777777" w:rsidR="002A02C6" w:rsidRDefault="002A02C6" w:rsidP="002A02C6"/>
    <w:p w14:paraId="5B6B012E" w14:textId="77777777" w:rsidR="002A02C6" w:rsidRDefault="002A02C6" w:rsidP="002A02C6">
      <w:r>
        <w:t>Introdução</w:t>
      </w:r>
    </w:p>
    <w:p w14:paraId="33191D59" w14:textId="77777777" w:rsidR="002A02C6" w:rsidRDefault="002A02C6" w:rsidP="002A02C6"/>
    <w:p w14:paraId="6587BECA" w14:textId="77777777" w:rsidR="002A02C6" w:rsidRDefault="002A02C6" w:rsidP="002A02C6">
      <w:r>
        <w:t xml:space="preserve">609.1 </w:t>
      </w:r>
      <w:r>
        <w:tab/>
        <w:t>A prestação de serviços de recrutamento para cliente de auditoria pode criar ameaças de interesse próprio, de familiaridade ou de intimidação.</w:t>
      </w:r>
    </w:p>
    <w:p w14:paraId="23AF34F5" w14:textId="77777777" w:rsidR="002A02C6" w:rsidRDefault="002A02C6" w:rsidP="002A02C6"/>
    <w:p w14:paraId="138F7239" w14:textId="77777777" w:rsidR="002A02C6" w:rsidRDefault="002A02C6" w:rsidP="002A02C6">
      <w:r>
        <w:t xml:space="preserve">609.2 </w:t>
      </w:r>
      <w:r>
        <w:tab/>
        <w:t>Além dos requisitos e do material de aplicação específicos nesta Subseção, os requisitos e o material de aplicação nos itens de 600.1 a R600.10 são pertinentes para a aplicação da estrutura conceitual na prestação de serviços de recrutamento para cliente de auditoria. Esta Subseção inclui requisitos que proíbem as firmas e as firmas em rede de prestarem certos serviços de recrutamento para clientes de auditoria em determinadas circunstâncias porque as ameaças criadas seriam tão significativas que nenhuma salvaguarda poderia reduzir as ameaças a nível aceitável.</w:t>
      </w:r>
    </w:p>
    <w:p w14:paraId="011DB8AC" w14:textId="77777777" w:rsidR="002A02C6" w:rsidRDefault="002A02C6" w:rsidP="002A02C6"/>
    <w:p w14:paraId="6C42484B" w14:textId="77777777" w:rsidR="002A02C6" w:rsidRDefault="002A02C6" w:rsidP="002A02C6">
      <w:r>
        <w:t>Requisitos e material de aplicação</w:t>
      </w:r>
    </w:p>
    <w:p w14:paraId="45DC4CB9" w14:textId="77777777" w:rsidR="002A02C6" w:rsidRDefault="002A02C6" w:rsidP="002A02C6"/>
    <w:p w14:paraId="2F7834BE" w14:textId="77777777" w:rsidR="002A02C6" w:rsidRDefault="002A02C6" w:rsidP="002A02C6">
      <w:r>
        <w:t>Todos os clientes de auditoria</w:t>
      </w:r>
    </w:p>
    <w:p w14:paraId="318C2734" w14:textId="77777777" w:rsidR="002A02C6" w:rsidRDefault="002A02C6" w:rsidP="002A02C6"/>
    <w:p w14:paraId="68C8C8FC" w14:textId="77777777" w:rsidR="002A02C6" w:rsidRDefault="002A02C6" w:rsidP="002A02C6">
      <w:r>
        <w:t>609.3A1</w:t>
      </w:r>
      <w:r>
        <w:tab/>
        <w:t>Os serviços de recrutamento podem incluir atividades como:</w:t>
      </w:r>
    </w:p>
    <w:p w14:paraId="79D3563E" w14:textId="77777777" w:rsidR="002A02C6" w:rsidRDefault="002A02C6" w:rsidP="002A02C6">
      <w:r>
        <w:t>desenvolvimento de descrição de cargo;</w:t>
      </w:r>
    </w:p>
    <w:p w14:paraId="3BA07B8A" w14:textId="77777777" w:rsidR="002A02C6" w:rsidRDefault="002A02C6" w:rsidP="002A02C6">
      <w:r>
        <w:t>desenvolvimento de processo para identificar e selecionar potenciais candidatos;</w:t>
      </w:r>
    </w:p>
    <w:p w14:paraId="16B03015" w14:textId="77777777" w:rsidR="002A02C6" w:rsidRDefault="002A02C6" w:rsidP="002A02C6">
      <w:r>
        <w:t>busca ou procura de candidatos;</w:t>
      </w:r>
    </w:p>
    <w:p w14:paraId="00314C08" w14:textId="77777777" w:rsidR="002A02C6" w:rsidRDefault="002A02C6" w:rsidP="002A02C6">
      <w:r>
        <w:t>triagem de possíveis candidatos para o cargo por meio de:</w:t>
      </w:r>
    </w:p>
    <w:p w14:paraId="7E3E7D6F" w14:textId="77777777" w:rsidR="002A02C6" w:rsidRDefault="002A02C6" w:rsidP="002A02C6">
      <w:r>
        <w:t xml:space="preserve"> </w:t>
      </w:r>
      <w:r>
        <w:tab/>
        <w:t>revisão das qualificações profissionais ou competência dos candidatos e determinação de sua adequação para o cargo;</w:t>
      </w:r>
    </w:p>
    <w:p w14:paraId="3E5F03D0" w14:textId="77777777" w:rsidR="002A02C6" w:rsidRDefault="002A02C6" w:rsidP="002A02C6">
      <w:r>
        <w:t xml:space="preserve"> </w:t>
      </w:r>
      <w:r>
        <w:tab/>
        <w:t>a realização de verificações das referências de potenciais candidatos;</w:t>
      </w:r>
    </w:p>
    <w:p w14:paraId="5E22076C" w14:textId="77777777" w:rsidR="002A02C6" w:rsidRDefault="002A02C6" w:rsidP="002A02C6">
      <w:r>
        <w:t xml:space="preserve"> </w:t>
      </w:r>
      <w:r>
        <w:tab/>
        <w:t>entrevista e seleção de candidatos adequados e prestação de consultoria quanto à qualificação dos candidatos;</w:t>
      </w:r>
    </w:p>
    <w:p w14:paraId="5A83914D" w14:textId="77777777" w:rsidR="002A02C6" w:rsidRDefault="002A02C6" w:rsidP="002A02C6">
      <w:r>
        <w:t>determinação dos termos do trabalho e negociação de detalhes, como salário, carga horária e outras remunerações.</w:t>
      </w:r>
    </w:p>
    <w:p w14:paraId="046A135D" w14:textId="77777777" w:rsidR="002A02C6" w:rsidRDefault="002A02C6" w:rsidP="002A02C6"/>
    <w:p w14:paraId="747588D6" w14:textId="77777777" w:rsidR="002A02C6" w:rsidRDefault="002A02C6" w:rsidP="002A02C6">
      <w:r>
        <w:t>609.3A2</w:t>
      </w:r>
      <w:r>
        <w:tab/>
        <w:t>O item R600.7 impede a firma ou firma em rede de assumir responsabilidade da administração. A prestação dos serviços a seguir para cliente de auditoria geralmente não cria ameaça desde que o pessoal da firma ou da firma em rede não assuma responsabilidade da administração:</w:t>
      </w:r>
    </w:p>
    <w:p w14:paraId="5C0F6078" w14:textId="77777777" w:rsidR="002A02C6" w:rsidRDefault="002A02C6" w:rsidP="002A02C6">
      <w:r>
        <w:t>revisão das qualificações profissionais de uma série de candidatos e prestação de consultoria quanto a sua adequação para o cargo;</w:t>
      </w:r>
    </w:p>
    <w:p w14:paraId="54F4B6A1" w14:textId="77777777" w:rsidR="002A02C6" w:rsidRDefault="002A02C6" w:rsidP="002A02C6">
      <w:r>
        <w:t>entrevista de candidatos e prestação de consultoria quanto à competência de candidato para cargos de contabilidade financeira, administrativos ou de controle.</w:t>
      </w:r>
    </w:p>
    <w:p w14:paraId="4B0F32ED" w14:textId="77777777" w:rsidR="002A02C6" w:rsidRDefault="002A02C6" w:rsidP="002A02C6"/>
    <w:p w14:paraId="21219247" w14:textId="77777777" w:rsidR="002A02C6" w:rsidRDefault="002A02C6" w:rsidP="002A02C6">
      <w:r>
        <w:t>R609.4</w:t>
      </w:r>
      <w:r>
        <w:tab/>
        <w:t>Quando a firma ou firma em rede presta serviços de recrutamento para cliente de auditoria, ela deve estar satisfeita que:</w:t>
      </w:r>
    </w:p>
    <w:p w14:paraId="1FF58204" w14:textId="77777777" w:rsidR="002A02C6" w:rsidRDefault="002A02C6" w:rsidP="002A02C6">
      <w:r>
        <w:t>o cliente atribui a responsabilidade pela tomada de todas as decisões administrativas relacionadas com a contratação do candidato para o cargo a empregado qualificado, de preferência, da alta administração; e</w:t>
      </w:r>
    </w:p>
    <w:p w14:paraId="28898D39" w14:textId="77777777" w:rsidR="002A02C6" w:rsidRDefault="002A02C6" w:rsidP="002A02C6">
      <w:r>
        <w:t>o cliente toma todas as decisões relacionadas com o processo de contratação, incluindo:</w:t>
      </w:r>
    </w:p>
    <w:p w14:paraId="3FFB9F45" w14:textId="77777777" w:rsidR="002A02C6" w:rsidRDefault="002A02C6" w:rsidP="002A02C6">
      <w:r>
        <w:t>determinação da adequação de possíveis candidatos e seleção de candidatos adequados para o cargo;</w:t>
      </w:r>
    </w:p>
    <w:p w14:paraId="3319F28F" w14:textId="77777777" w:rsidR="002A02C6" w:rsidRDefault="002A02C6" w:rsidP="002A02C6">
      <w:r>
        <w:t>determinação dos termos do trabalho e negociação de detalhes, como salário, carga horária e outras remunerações.</w:t>
      </w:r>
    </w:p>
    <w:p w14:paraId="057B1F49" w14:textId="77777777" w:rsidR="002A02C6" w:rsidRDefault="002A02C6" w:rsidP="002A02C6"/>
    <w:p w14:paraId="5F6BE3FF" w14:textId="77777777" w:rsidR="002A02C6" w:rsidRDefault="002A02C6" w:rsidP="002A02C6">
      <w:r>
        <w:t>609.5A1</w:t>
      </w:r>
      <w:r>
        <w:tab/>
        <w:t>Os fatores pertinentes na avaliação do nível de ameaças de interesse próprio, de familiaridade ou de intimidação criadas pela prestação de serviços de recrutamento para cliente de auditoria incluem:</w:t>
      </w:r>
    </w:p>
    <w:p w14:paraId="49169B7B" w14:textId="77777777" w:rsidR="002A02C6" w:rsidRDefault="002A02C6" w:rsidP="002A02C6">
      <w:r>
        <w:t>a natureza da assistência solicitada;</w:t>
      </w:r>
    </w:p>
    <w:p w14:paraId="0357A277" w14:textId="77777777" w:rsidR="002A02C6" w:rsidRDefault="002A02C6" w:rsidP="002A02C6">
      <w:r>
        <w:t>o papel da pessoa a ser recrutada;</w:t>
      </w:r>
    </w:p>
    <w:p w14:paraId="54006E78" w14:textId="77777777" w:rsidR="002A02C6" w:rsidRDefault="002A02C6" w:rsidP="002A02C6">
      <w:r>
        <w:t>quaisquer conflitos de interesse ou relacionamentos que possam existir entre os candidatos e a firma que presta a consultoria ou o serviço.</w:t>
      </w:r>
    </w:p>
    <w:p w14:paraId="2F9AD71F" w14:textId="77777777" w:rsidR="002A02C6" w:rsidRDefault="002A02C6" w:rsidP="002A02C6"/>
    <w:p w14:paraId="623B9ED2" w14:textId="77777777" w:rsidR="002A02C6" w:rsidRDefault="002A02C6" w:rsidP="002A02C6">
      <w:r>
        <w:t xml:space="preserve">609.5A2 </w:t>
      </w:r>
      <w:r>
        <w:tab/>
        <w:t>Um exemplo de ação que pode ser salvaguarda no tratamento dessa ameaça de interesse próprio, de familiaridade ou de intimidação é o uso de profissionais que não são membros da equipe de auditoria para executar o serviço.</w:t>
      </w:r>
    </w:p>
    <w:p w14:paraId="2448C0F9" w14:textId="77777777" w:rsidR="002A02C6" w:rsidRDefault="002A02C6" w:rsidP="002A02C6"/>
    <w:p w14:paraId="161FCC67" w14:textId="77777777" w:rsidR="002A02C6" w:rsidRDefault="002A02C6" w:rsidP="002A02C6">
      <w:r>
        <w:t>Serviços de recrutamento que são proibidos</w:t>
      </w:r>
    </w:p>
    <w:p w14:paraId="5CF14AE1" w14:textId="77777777" w:rsidR="002A02C6" w:rsidRDefault="002A02C6" w:rsidP="002A02C6"/>
    <w:p w14:paraId="2FD2942C" w14:textId="77777777" w:rsidR="002A02C6" w:rsidRDefault="002A02C6" w:rsidP="002A02C6">
      <w:r>
        <w:t>R609.6</w:t>
      </w:r>
      <w:r>
        <w:tab/>
        <w:t>Na prestação de serviços de recrutamento para cliente de auditoria, a firma ou a firma em rede não deve atuar como negociadora em nome do cliente.</w:t>
      </w:r>
    </w:p>
    <w:p w14:paraId="3C8B2E2E" w14:textId="77777777" w:rsidR="002A02C6" w:rsidRDefault="002A02C6" w:rsidP="002A02C6"/>
    <w:p w14:paraId="42777E84" w14:textId="77777777" w:rsidR="002A02C6" w:rsidRDefault="002A02C6" w:rsidP="002A02C6">
      <w:r>
        <w:t>R609.7</w:t>
      </w:r>
      <w:r>
        <w:tab/>
        <w:t>A firma ou firma em rede não deve prestar serviço de recrutamento para cliente de auditoria se o serviço estiver relacionado com:</w:t>
      </w:r>
    </w:p>
    <w:p w14:paraId="7D3D65B1" w14:textId="77777777" w:rsidR="002A02C6" w:rsidRDefault="002A02C6" w:rsidP="002A02C6">
      <w:r>
        <w:t>busca ou procura de candidatos; ou</w:t>
      </w:r>
    </w:p>
    <w:p w14:paraId="37732C0A" w14:textId="77777777" w:rsidR="002A02C6" w:rsidRDefault="002A02C6" w:rsidP="002A02C6">
      <w:r>
        <w:t>realização de verificações das referências de possíveis candidatos com relação aos seguintes cargos:</w:t>
      </w:r>
    </w:p>
    <w:p w14:paraId="586D5578" w14:textId="77777777" w:rsidR="002A02C6" w:rsidRDefault="002A02C6" w:rsidP="002A02C6">
      <w:r>
        <w:t>conselheiro ou diretor da entidade; ou</w:t>
      </w:r>
    </w:p>
    <w:p w14:paraId="7574D4A0" w14:textId="77777777" w:rsidR="002A02C6" w:rsidRDefault="002A02C6" w:rsidP="002A02C6">
      <w:r>
        <w:t>membro da alta administração em posição de exercer influência significativa sobre a elaboração dos registros contábeis ou das demonstrações contábeis do cliente sobre as quais a firma emitirá uma opinião.</w:t>
      </w:r>
    </w:p>
    <w:p w14:paraId="1E0DFDE1" w14:textId="77777777" w:rsidR="002A02C6" w:rsidRDefault="002A02C6" w:rsidP="002A02C6"/>
    <w:p w14:paraId="19D16F0A" w14:textId="77777777" w:rsidR="002A02C6" w:rsidRDefault="002A02C6" w:rsidP="002A02C6">
      <w:r>
        <w:t>SUBSEÇÃO 610 – SERVIÇOS FINANCEIROS CORPORATIVOS</w:t>
      </w:r>
    </w:p>
    <w:p w14:paraId="129DA55B" w14:textId="77777777" w:rsidR="002A02C6" w:rsidRDefault="002A02C6" w:rsidP="002A02C6"/>
    <w:p w14:paraId="44DD5BEA" w14:textId="77777777" w:rsidR="002A02C6" w:rsidRDefault="002A02C6" w:rsidP="002A02C6">
      <w:r>
        <w:t>Introdução</w:t>
      </w:r>
    </w:p>
    <w:p w14:paraId="7B1C0143" w14:textId="77777777" w:rsidR="002A02C6" w:rsidRDefault="002A02C6" w:rsidP="002A02C6"/>
    <w:p w14:paraId="7C695EB2" w14:textId="77777777" w:rsidR="002A02C6" w:rsidRDefault="002A02C6" w:rsidP="002A02C6">
      <w:r>
        <w:t xml:space="preserve">610.1 </w:t>
      </w:r>
      <w:r>
        <w:tab/>
        <w:t>A prestação de serviços financeiros corporativos para cliente de auditoria pode criar ameaça de autorrevisão ou de defesa.</w:t>
      </w:r>
    </w:p>
    <w:p w14:paraId="7162E080" w14:textId="77777777" w:rsidR="002A02C6" w:rsidRDefault="002A02C6" w:rsidP="002A02C6"/>
    <w:p w14:paraId="794B88DB" w14:textId="77777777" w:rsidR="002A02C6" w:rsidRDefault="002A02C6" w:rsidP="002A02C6">
      <w:r>
        <w:t xml:space="preserve">610.2 </w:t>
      </w:r>
      <w:r>
        <w:tab/>
        <w:t>Além dos requisitos e do material de aplicação específicos nesta Subseção, os requisitos e o material de aplicação nos itens de 600.1 a R600.10 são pertinentes para a aplicação da estrutura conceitual na prestação de serviços financeiros corporativos para cliente de auditoria. Esta Subseção inclui requisitos que proíbem as firmas e as firmas em rede de prestarem certos serviços de finanças corporativas para clientes de auditoria em determinadas circunstâncias porque as ameaças criadas seriam tão significativas que nenhuma salvaguarda poderia reduzir as ameaças a nível aceitável.</w:t>
      </w:r>
    </w:p>
    <w:p w14:paraId="61CE2B39" w14:textId="77777777" w:rsidR="002A02C6" w:rsidRDefault="002A02C6" w:rsidP="002A02C6"/>
    <w:p w14:paraId="3D5D18AD" w14:textId="77777777" w:rsidR="002A02C6" w:rsidRDefault="002A02C6" w:rsidP="002A02C6">
      <w:r>
        <w:t>Requisitos e material de aplicação</w:t>
      </w:r>
    </w:p>
    <w:p w14:paraId="37887F10" w14:textId="77777777" w:rsidR="002A02C6" w:rsidRDefault="002A02C6" w:rsidP="002A02C6"/>
    <w:p w14:paraId="0A7F56F7" w14:textId="77777777" w:rsidR="002A02C6" w:rsidRDefault="002A02C6" w:rsidP="002A02C6">
      <w:r>
        <w:t>Todos os clientes de auditoria</w:t>
      </w:r>
    </w:p>
    <w:p w14:paraId="52380684" w14:textId="77777777" w:rsidR="002A02C6" w:rsidRDefault="002A02C6" w:rsidP="002A02C6"/>
    <w:p w14:paraId="4A5EC60D" w14:textId="77777777" w:rsidR="002A02C6" w:rsidRDefault="002A02C6" w:rsidP="002A02C6">
      <w:r>
        <w:t>610.3A1</w:t>
      </w:r>
      <w:r>
        <w:tab/>
        <w:t>Exemplos de serviços financeiros corporativos que podem criar ameaça de autorrevisão ou de defesa de interesse do cliente incluem:</w:t>
      </w:r>
    </w:p>
    <w:p w14:paraId="30E0C13B" w14:textId="77777777" w:rsidR="002A02C6" w:rsidRDefault="002A02C6" w:rsidP="002A02C6">
      <w:r>
        <w:t>auxiliar cliente de auditoria a desenvolver estratégias corporativas;</w:t>
      </w:r>
    </w:p>
    <w:p w14:paraId="3961CC7A" w14:textId="77777777" w:rsidR="002A02C6" w:rsidRDefault="002A02C6" w:rsidP="002A02C6">
      <w:r>
        <w:t>identificar possíveis metas a serem atingidas pelo cliente de auditoria;</w:t>
      </w:r>
    </w:p>
    <w:p w14:paraId="77EE2834" w14:textId="77777777" w:rsidR="002A02C6" w:rsidRDefault="002A02C6" w:rsidP="002A02C6">
      <w:r>
        <w:t>aconselhar sobre operações de alienação;</w:t>
      </w:r>
    </w:p>
    <w:p w14:paraId="06894276" w14:textId="77777777" w:rsidR="002A02C6" w:rsidRDefault="002A02C6" w:rsidP="002A02C6">
      <w:r>
        <w:t>auxiliar em operações de captação de recursos;</w:t>
      </w:r>
    </w:p>
    <w:p w14:paraId="5AC76E2D" w14:textId="77777777" w:rsidR="002A02C6" w:rsidRDefault="002A02C6" w:rsidP="002A02C6">
      <w:r>
        <w:t>prestar consultoria sobre estruturação;</w:t>
      </w:r>
    </w:p>
    <w:p w14:paraId="2FDA8EDD" w14:textId="77777777" w:rsidR="002A02C6" w:rsidRDefault="002A02C6" w:rsidP="002A02C6">
      <w:r>
        <w:t>prestar consultoria para a estruturação de operação financeira corporativa ou para acordos de financiamento que afetam diretamente os valores que serão informados nas demonstrações contábeis sobre as quais a firma emitirá uma opinião.</w:t>
      </w:r>
    </w:p>
    <w:p w14:paraId="6EA777F1" w14:textId="77777777" w:rsidR="002A02C6" w:rsidRDefault="002A02C6" w:rsidP="002A02C6"/>
    <w:p w14:paraId="29B15994" w14:textId="77777777" w:rsidR="002A02C6" w:rsidRDefault="002A02C6" w:rsidP="002A02C6">
      <w:r>
        <w:t>610.3A2</w:t>
      </w:r>
      <w:r>
        <w:tab/>
        <w:t>Os fatores pertinentes na avaliação do nível de ameaças criadas pela prestação de serviços financeiros corporativos para cliente de auditoria incluem:</w:t>
      </w:r>
    </w:p>
    <w:p w14:paraId="13C65484" w14:textId="77777777" w:rsidR="002A02C6" w:rsidRDefault="002A02C6" w:rsidP="002A02C6">
      <w:r>
        <w:t>o grau de subjetividade envolvida na determinação do tratamento adequado para o resultado ou para os efeitos da consultoria financeira corporativa nas demonstrações contábeis;</w:t>
      </w:r>
    </w:p>
    <w:p w14:paraId="3AA505F3" w14:textId="77777777" w:rsidR="002A02C6" w:rsidRDefault="002A02C6" w:rsidP="002A02C6">
      <w:r>
        <w:t>até que ponto:</w:t>
      </w:r>
    </w:p>
    <w:p w14:paraId="67E20561" w14:textId="77777777" w:rsidR="002A02C6" w:rsidRDefault="002A02C6" w:rsidP="002A02C6">
      <w:r>
        <w:t xml:space="preserve"> </w:t>
      </w:r>
      <w:r>
        <w:tab/>
        <w:t>o resultado da consultoria financeira corporativa afeta diretamente os valores registrados nas demonstrações contábeis;</w:t>
      </w:r>
    </w:p>
    <w:p w14:paraId="64F54CBA" w14:textId="77777777" w:rsidR="002A02C6" w:rsidRDefault="002A02C6" w:rsidP="002A02C6">
      <w:r>
        <w:t xml:space="preserve"> </w:t>
      </w:r>
      <w:r>
        <w:tab/>
        <w:t>os valores são relevantes para as demonstrações contábeis;</w:t>
      </w:r>
    </w:p>
    <w:p w14:paraId="318D6A64" w14:textId="77777777" w:rsidR="002A02C6" w:rsidRDefault="002A02C6" w:rsidP="002A02C6">
      <w:r>
        <w:t>se a eficácia da consultoria financeira corporativa depende de tratamento contábil ou da apresentação em particular nas demonstrações contábeis e se há dúvida quanto à adequação do respectivo tratamento contábil ou da respectiva apresentação nos termos da estrutura de relatório financeiro relevante.</w:t>
      </w:r>
    </w:p>
    <w:p w14:paraId="19374A9C" w14:textId="77777777" w:rsidR="002A02C6" w:rsidRDefault="002A02C6" w:rsidP="002A02C6"/>
    <w:p w14:paraId="7935F2B3" w14:textId="77777777" w:rsidR="002A02C6" w:rsidRDefault="002A02C6" w:rsidP="002A02C6">
      <w:r>
        <w:t>610.3A3</w:t>
      </w:r>
      <w:r>
        <w:tab/>
        <w:t>Exemplos de ações que podem ser salvaguardas no tratamento de ameaças incluem:</w:t>
      </w:r>
    </w:p>
    <w:p w14:paraId="25ACA76D" w14:textId="77777777" w:rsidR="002A02C6" w:rsidRDefault="002A02C6" w:rsidP="002A02C6">
      <w:r>
        <w:t>usar profissionais que não são membros da equipe de auditoria para executar o serviço pode tratar de ameaças de autorrevisão e de defesa;</w:t>
      </w:r>
    </w:p>
    <w:p w14:paraId="6B9FD7BD" w14:textId="77777777" w:rsidR="002A02C6" w:rsidRDefault="002A02C6" w:rsidP="002A02C6">
      <w:r>
        <w:t>revisão do trabalho de auditoria ou do serviço prestado por profissional apropriado que não esteve envolvido na prestação do serviço pode tratar da ameaça de autorrevisão.</w:t>
      </w:r>
    </w:p>
    <w:p w14:paraId="6E245103" w14:textId="77777777" w:rsidR="002A02C6" w:rsidRDefault="002A02C6" w:rsidP="002A02C6"/>
    <w:p w14:paraId="0244DAE7" w14:textId="77777777" w:rsidR="002A02C6" w:rsidRDefault="002A02C6" w:rsidP="002A02C6">
      <w:r>
        <w:t>Serviços financeiros corporativos que são proibidos</w:t>
      </w:r>
    </w:p>
    <w:p w14:paraId="268E784E" w14:textId="77777777" w:rsidR="002A02C6" w:rsidRDefault="002A02C6" w:rsidP="002A02C6"/>
    <w:p w14:paraId="42AA1E82" w14:textId="77777777" w:rsidR="002A02C6" w:rsidRDefault="002A02C6" w:rsidP="002A02C6">
      <w:r>
        <w:t>R610.4</w:t>
      </w:r>
      <w:r>
        <w:tab/>
        <w:t>A firma ou firma em rede não deve prestar serviços financeiros corporativos para cliente de auditoria que envolvem a promoção, a negociação ou a subscrição de ações de cliente de auditoria.</w:t>
      </w:r>
    </w:p>
    <w:p w14:paraId="1361275D" w14:textId="77777777" w:rsidR="002A02C6" w:rsidRDefault="002A02C6" w:rsidP="002A02C6"/>
    <w:p w14:paraId="112FCEDD" w14:textId="77777777" w:rsidR="002A02C6" w:rsidRDefault="002A02C6" w:rsidP="002A02C6">
      <w:r>
        <w:t xml:space="preserve">R610.5 </w:t>
      </w:r>
      <w:r>
        <w:tab/>
        <w:t>A firma ou firma em rede não deve prestar consultoria financeira corporativa para cliente de auditoria quando a eficácia dessa consultoria depende de tratamento contábil ou de apresentação específica nas demonstrações contábeis sobre as quais a firma emitirá uma opinião e:</w:t>
      </w:r>
    </w:p>
    <w:p w14:paraId="721FB0F9" w14:textId="77777777" w:rsidR="002A02C6" w:rsidRDefault="002A02C6" w:rsidP="002A02C6">
      <w:r>
        <w:t>a equipe de auditoria tem dúvida razoável sobre a adequação do respectivo tratamento contábil ou da respectiva apresentação nos termos da estrutura de relatório financeiro relevante; e</w:t>
      </w:r>
    </w:p>
    <w:p w14:paraId="44D5459B" w14:textId="77777777" w:rsidR="002A02C6" w:rsidRDefault="002A02C6" w:rsidP="002A02C6">
      <w:r>
        <w:t>o resultado ou os efeitos da consultoria financeira corporativa terão efeito material nas demonstrações contábeis sobre as quais a firma emitirá uma opinião.</w:t>
      </w:r>
    </w:p>
    <w:p w14:paraId="44DC1C9B" w14:textId="77777777" w:rsidR="002A02C6" w:rsidRDefault="002A02C6" w:rsidP="002A02C6"/>
    <w:p w14:paraId="4B424338" w14:textId="77777777" w:rsidR="002A02C6" w:rsidRDefault="002A02C6" w:rsidP="002A02C6">
      <w:r>
        <w:t>SEÇÃO 800 – RELATÓRIOS SOBRE DEMONSTRAÇÕES CONTÁBEIS PARA PROPÓSITOS ESPECÍFICOS QUE INCLUEM RESTRIÇÃO DE USO E DE DISTRIBUIÇÃO (TRABALHOS DE AUDITORIA E REVISÃO)</w:t>
      </w:r>
    </w:p>
    <w:p w14:paraId="48199E2D" w14:textId="77777777" w:rsidR="002A02C6" w:rsidRDefault="002A02C6" w:rsidP="002A02C6"/>
    <w:p w14:paraId="19D5EE3B" w14:textId="77777777" w:rsidR="002A02C6" w:rsidRDefault="002A02C6" w:rsidP="002A02C6">
      <w:r>
        <w:t>Introdução</w:t>
      </w:r>
    </w:p>
    <w:p w14:paraId="3F2104A8" w14:textId="77777777" w:rsidR="002A02C6" w:rsidRDefault="002A02C6" w:rsidP="002A02C6"/>
    <w:p w14:paraId="70BC75D9" w14:textId="77777777" w:rsidR="002A02C6" w:rsidRDefault="002A02C6" w:rsidP="002A02C6">
      <w:r>
        <w:t xml:space="preserve">800.1 </w:t>
      </w:r>
      <w:r>
        <w:tab/>
        <w:t>A firma deve cumprir com os princípios fundamentais, ser independente e aplicar a estrutura conceitual descrita na Seção 120 da NBC PG 100 para identificar, avaliar e tratar ameaças à independência.</w:t>
      </w:r>
    </w:p>
    <w:p w14:paraId="0901F75A" w14:textId="77777777" w:rsidR="002A02C6" w:rsidRDefault="002A02C6" w:rsidP="002A02C6"/>
    <w:p w14:paraId="2B7AF25E" w14:textId="77777777" w:rsidR="002A02C6" w:rsidRDefault="002A02C6" w:rsidP="002A02C6">
      <w:r>
        <w:t xml:space="preserve">800.2 </w:t>
      </w:r>
      <w:r>
        <w:tab/>
        <w:t>Essa Seção descreve certas modificações nesta Norma que são permitidas em determinadas circunstâncias que envolvem auditorias de demonstrações contábeis para propósitos específicos em que o relatório inclui restrição ao uso e à distribuição. Nesta Seção, o trabalho para a emissão de relatório de uso e distribuição restritos nas circunstâncias descritas no item R800.3 é denominado ”trabalho de auditoria elegível”.</w:t>
      </w:r>
    </w:p>
    <w:p w14:paraId="26B0BC3E" w14:textId="77777777" w:rsidR="002A02C6" w:rsidRDefault="002A02C6" w:rsidP="002A02C6"/>
    <w:p w14:paraId="653263EC" w14:textId="77777777" w:rsidR="002A02C6" w:rsidRDefault="002A02C6" w:rsidP="002A02C6">
      <w:r>
        <w:t>Requisitos e material de aplicação</w:t>
      </w:r>
    </w:p>
    <w:p w14:paraId="593046ED" w14:textId="77777777" w:rsidR="002A02C6" w:rsidRDefault="002A02C6" w:rsidP="002A02C6"/>
    <w:p w14:paraId="2C1DC50B" w14:textId="77777777" w:rsidR="002A02C6" w:rsidRDefault="002A02C6" w:rsidP="002A02C6">
      <w:r>
        <w:t>Geral</w:t>
      </w:r>
    </w:p>
    <w:p w14:paraId="0D1D13C3" w14:textId="77777777" w:rsidR="002A02C6" w:rsidRDefault="002A02C6" w:rsidP="002A02C6"/>
    <w:p w14:paraId="2F8BCE5F" w14:textId="77777777" w:rsidR="002A02C6" w:rsidRDefault="002A02C6" w:rsidP="002A02C6">
      <w:r>
        <w:t xml:space="preserve">R800.3 </w:t>
      </w:r>
      <w:r>
        <w:tab/>
        <w:t>Quando a firma pretende emitir relatório sobre a auditoria de demonstrações contábeis para propósitos específicos que inclui restrição ao uso e à distribuição, os requisitos de independência descritas nesta Norma devem ser elegíveis para as modificações que são permitidas por esta Seção, mas somente se:</w:t>
      </w:r>
    </w:p>
    <w:p w14:paraId="2178E4A3" w14:textId="77777777" w:rsidR="002A02C6" w:rsidRDefault="002A02C6" w:rsidP="002A02C6">
      <w:r>
        <w:t xml:space="preserve">a firma comunica aos usuários previstos do relatório os requisitos de independência modificados que devem ser aplicados na prestação do serviço; e </w:t>
      </w:r>
    </w:p>
    <w:p w14:paraId="35E7F7B0" w14:textId="77777777" w:rsidR="002A02C6" w:rsidRDefault="002A02C6" w:rsidP="002A02C6">
      <w:r>
        <w:t>os usuários previstos do relatório entendem a finalidade e as limitações do relatório e concordam explicitamente com a aplicação das modificações.</w:t>
      </w:r>
    </w:p>
    <w:p w14:paraId="1F15F6CD" w14:textId="77777777" w:rsidR="002A02C6" w:rsidRDefault="002A02C6" w:rsidP="002A02C6"/>
    <w:p w14:paraId="28A9E47A" w14:textId="77777777" w:rsidR="002A02C6" w:rsidRDefault="002A02C6" w:rsidP="002A02C6">
      <w:r>
        <w:t>800.3A1</w:t>
      </w:r>
      <w:r>
        <w:tab/>
        <w:t>Os usuários previstos do relatório podem obter entendimento da finalidade e das limitações do relatório ao participar diretamente, ou indiretamente por meio de representante com autoridade para atuar pelos usuários previstos, no estabelecimento da natureza e do alcance do trabalho. Em qualquer um dos casos, essa participação ajuda a firma a comunicar aos usuários previstos os assuntos relacionados com a independência, incluindo as circunstâncias que são pertinentes para a aplicação da estrutura conceitual. Ela também permite que a firma obtenha a concordância dos usuários previstos com os requisitos de independência modificados.</w:t>
      </w:r>
    </w:p>
    <w:p w14:paraId="18AED32C" w14:textId="77777777" w:rsidR="002A02C6" w:rsidRDefault="002A02C6" w:rsidP="002A02C6"/>
    <w:p w14:paraId="05E7F0F7" w14:textId="77777777" w:rsidR="002A02C6" w:rsidRDefault="002A02C6" w:rsidP="002A02C6">
      <w:r>
        <w:t xml:space="preserve">R800.4 </w:t>
      </w:r>
      <w:r>
        <w:tab/>
        <w:t>Quando os usuários previstos são uma classe de usuários que não são especificamente identificáveis por nome na época em que os termos do trabalho são estabelecidos, a firma deve, posteriormente, informar esses usuários sobre os requisitos de independência modificados e acordados por seu representante.</w:t>
      </w:r>
    </w:p>
    <w:p w14:paraId="2E13ED21" w14:textId="77777777" w:rsidR="002A02C6" w:rsidRDefault="002A02C6" w:rsidP="002A02C6"/>
    <w:p w14:paraId="4D7CC3B5" w14:textId="77777777" w:rsidR="002A02C6" w:rsidRDefault="002A02C6" w:rsidP="002A02C6">
      <w:r>
        <w:t>800.4A1</w:t>
      </w:r>
      <w:r>
        <w:tab/>
        <w:t>Por exemplo, quando os usuários previstos são uma classe de usuários como credores em acordo de empréstimo sindicalizado, a firma pode descrever os requisitos de independência modificados na carta de contratação para o representante dos credores. O representante pode então disponibilizar a carta de contratação da firma para os membros do grupo de credores para atender à exigência de que a firma informe esses usuários sobre os requisitos de independência modificados e acordados pelo representante.</w:t>
      </w:r>
    </w:p>
    <w:p w14:paraId="466CE3D9" w14:textId="77777777" w:rsidR="002A02C6" w:rsidRDefault="002A02C6" w:rsidP="002A02C6"/>
    <w:p w14:paraId="5A6DE7A7" w14:textId="77777777" w:rsidR="002A02C6" w:rsidRDefault="002A02C6" w:rsidP="002A02C6">
      <w:r>
        <w:t xml:space="preserve">R800.5 </w:t>
      </w:r>
      <w:r>
        <w:tab/>
        <w:t>Quando a firma realiza trabalho de auditoria elegível, quaisquer modificações nesta Norma devem ser limitadas àquelas descritas nos itens de R800.7 a R800.14. A firma não deve aplicar essas modificações quando a auditoria de demonstrações contábeis é exigida por lei ou regulamento.</w:t>
      </w:r>
    </w:p>
    <w:p w14:paraId="455CDA1E" w14:textId="77777777" w:rsidR="002A02C6" w:rsidRDefault="002A02C6" w:rsidP="002A02C6"/>
    <w:p w14:paraId="162892AF" w14:textId="77777777" w:rsidR="002A02C6" w:rsidRDefault="002A02C6" w:rsidP="002A02C6">
      <w:r>
        <w:t xml:space="preserve">R800.6 </w:t>
      </w:r>
      <w:r>
        <w:tab/>
        <w:t>Se a firma também emite relatório de auditoria que não inclui restrição ao uso e à distribuição para o mesmo cliente, ela deve aplicar esta Norma a esse trabalho de auditoria.</w:t>
      </w:r>
    </w:p>
    <w:p w14:paraId="2D8FF8A0" w14:textId="77777777" w:rsidR="002A02C6" w:rsidRDefault="002A02C6" w:rsidP="002A02C6"/>
    <w:p w14:paraId="0741DCAF" w14:textId="77777777" w:rsidR="002A02C6" w:rsidRDefault="002A02C6" w:rsidP="002A02C6">
      <w:r>
        <w:t>Entidades de interesse público</w:t>
      </w:r>
    </w:p>
    <w:p w14:paraId="04BBCECA" w14:textId="77777777" w:rsidR="002A02C6" w:rsidRDefault="002A02C6" w:rsidP="002A02C6"/>
    <w:p w14:paraId="33F8CB1D" w14:textId="77777777" w:rsidR="002A02C6" w:rsidRDefault="002A02C6" w:rsidP="002A02C6">
      <w:r>
        <w:t xml:space="preserve">R800.7 </w:t>
      </w:r>
      <w:r>
        <w:tab/>
        <w:t>Quando a firma realiza trabalho de auditoria elegível, ela não precisa aplicar os requisitos de independência descritos nesta Norma que se aplicam apenas a trabalhos de auditoria de entidades de interesse público.</w:t>
      </w:r>
    </w:p>
    <w:p w14:paraId="6A94E60F" w14:textId="77777777" w:rsidR="002A02C6" w:rsidRDefault="002A02C6" w:rsidP="002A02C6"/>
    <w:p w14:paraId="6D4AB513" w14:textId="77777777" w:rsidR="002A02C6" w:rsidRDefault="002A02C6" w:rsidP="002A02C6">
      <w:r>
        <w:t>Entidades relacionadas</w:t>
      </w:r>
    </w:p>
    <w:p w14:paraId="66117BC2" w14:textId="77777777" w:rsidR="002A02C6" w:rsidRDefault="002A02C6" w:rsidP="002A02C6"/>
    <w:p w14:paraId="47C5A402" w14:textId="77777777" w:rsidR="002A02C6" w:rsidRDefault="002A02C6" w:rsidP="002A02C6">
      <w:r>
        <w:t xml:space="preserve">R800.8 </w:t>
      </w:r>
      <w:r>
        <w:tab/>
        <w:t>Quando a firma realiza trabalho de auditoria elegível, as referências a “cliente de auditoria” nesta Norma não precisam incluir suas entidades relacionadas. Entretanto, quando a equipe de auditoria sabe ou tem motivo para acreditar que uma relação ou circunstância envolvendo entidade relacionada do cliente é relevante para a avaliação da independência da firma em relação ao cliente, a equipe de auditoria deve incluir essa entidade relacionada na identificação, na avaliação e no tratamento de ameaças à independência.</w:t>
      </w:r>
    </w:p>
    <w:p w14:paraId="0431B51A" w14:textId="77777777" w:rsidR="002A02C6" w:rsidRDefault="002A02C6" w:rsidP="002A02C6"/>
    <w:p w14:paraId="01FD47CB" w14:textId="77777777" w:rsidR="002A02C6" w:rsidRDefault="002A02C6" w:rsidP="002A02C6">
      <w:r>
        <w:t>Redes e firmas em rede</w:t>
      </w:r>
    </w:p>
    <w:p w14:paraId="6CB7E3B3" w14:textId="77777777" w:rsidR="002A02C6" w:rsidRDefault="002A02C6" w:rsidP="002A02C6"/>
    <w:p w14:paraId="65A749A1" w14:textId="77777777" w:rsidR="002A02C6" w:rsidRDefault="002A02C6" w:rsidP="002A02C6">
      <w:r>
        <w:t xml:space="preserve">R800.9 </w:t>
      </w:r>
      <w:r>
        <w:tab/>
        <w:t>Quando a firma realiza trabalho de auditoria elegível, os requisitos específicos relacionados com as firmas em rede descritas nesta Norma não precisam ser aplicados. Entretanto, quando a firma sabe ou tem motivo para acreditar que ameaças à independência são criadas por quaisquer interesses e relacionamentos de firma em rede, a firma deve avaliar essas ameaças.</w:t>
      </w:r>
    </w:p>
    <w:p w14:paraId="5DC0A324" w14:textId="77777777" w:rsidR="002A02C6" w:rsidRDefault="002A02C6" w:rsidP="002A02C6"/>
    <w:p w14:paraId="423F8D5F" w14:textId="77777777" w:rsidR="002A02C6" w:rsidRDefault="002A02C6" w:rsidP="002A02C6">
      <w:r>
        <w:t>Interesses financeiros, empréstimos e garantias, relações comerciais próximas e relações familiares e pessoais</w:t>
      </w:r>
    </w:p>
    <w:p w14:paraId="1B1F4191" w14:textId="77777777" w:rsidR="002A02C6" w:rsidRDefault="002A02C6" w:rsidP="002A02C6"/>
    <w:p w14:paraId="1923192A" w14:textId="77777777" w:rsidR="002A02C6" w:rsidRDefault="002A02C6" w:rsidP="002A02C6">
      <w:r>
        <w:t>R800.10</w:t>
      </w:r>
      <w:r>
        <w:tab/>
        <w:t>Quando a firma realiza trabalho de auditoria elegível:</w:t>
      </w:r>
    </w:p>
    <w:p w14:paraId="728930A7" w14:textId="77777777" w:rsidR="002A02C6" w:rsidRDefault="002A02C6" w:rsidP="002A02C6">
      <w:r>
        <w:t>as disposições pertinentes descritas nas Seções 510, 511, 520, 521, 522, 524 e 525 precisam ser aplicadas somente aos membros da equipe de trabalho, seus familiares imediatos e, quando aplicável, seus familiares próximos;</w:t>
      </w:r>
    </w:p>
    <w:p w14:paraId="141C730D" w14:textId="77777777" w:rsidR="002A02C6" w:rsidRDefault="002A02C6" w:rsidP="002A02C6">
      <w:r>
        <w:t>a firma deve identificar, avaliar e tratar quaisquer ameaças à independência criadas por interesses e relacionamentos, conforme descritos nas Seções 510, 511, 520, 521, 522, 524 e 525, entre o cliente de auditoria e os membros da equipe de auditoria a seguir:</w:t>
      </w:r>
    </w:p>
    <w:p w14:paraId="22768148" w14:textId="77777777" w:rsidR="002A02C6" w:rsidRDefault="002A02C6" w:rsidP="002A02C6">
      <w:r>
        <w:t>aqueles que prestam consultoria sobre assuntos técnicos ou assuntos específicos do setor, transações ou eventos; e</w:t>
      </w:r>
    </w:p>
    <w:p w14:paraId="374A6C8A" w14:textId="77777777" w:rsidR="002A02C6" w:rsidRDefault="002A02C6" w:rsidP="002A02C6">
      <w:r>
        <w:t>aqueles que efetuam o controle de qualidade para o trabalho, incluindo os que realizam a revisão do controle de qualidade do trabalho; e</w:t>
      </w:r>
    </w:p>
    <w:p w14:paraId="3D32CB9D" w14:textId="77777777" w:rsidR="002A02C6" w:rsidRDefault="002A02C6" w:rsidP="002A02C6">
      <w:r>
        <w:t>a firma deve avaliar e tratar quaisquer ameaças que a equipe de trabalho tem motivo para acreditar que são criadas por interesses e relacionamentos entre o cliente de auditoria e outras pessoas na firma que podem influenciar diretamente o resultado do trabalho de auditoria.</w:t>
      </w:r>
    </w:p>
    <w:p w14:paraId="60BA2BF0" w14:textId="77777777" w:rsidR="002A02C6" w:rsidRDefault="002A02C6" w:rsidP="002A02C6"/>
    <w:p w14:paraId="61347139" w14:textId="77777777" w:rsidR="002A02C6" w:rsidRDefault="002A02C6" w:rsidP="002A02C6">
      <w:r>
        <w:t>800.10A1</w:t>
      </w:r>
      <w:r>
        <w:tab/>
        <w:t>Outras pessoas na firma que podem influenciar diretamente o resultado do trabalho de auditoria incluem aqueles que recomendam a remuneração ou que exercem a supervisão direta, a administração ou outra forma de monitoramento do sócio do trabalho em relação à execução do trabalho de auditoria, incluindo aqueles em todos os níveis superiores sucessivamente acima do sócio do trabalho até a pessoa que é o sócio principal ou sócio diretor (diretor presidente ou equivalente) da firma.</w:t>
      </w:r>
    </w:p>
    <w:p w14:paraId="33E88C26" w14:textId="77777777" w:rsidR="002A02C6" w:rsidRDefault="002A02C6" w:rsidP="002A02C6"/>
    <w:p w14:paraId="7B554B9E" w14:textId="77777777" w:rsidR="002A02C6" w:rsidRDefault="002A02C6" w:rsidP="002A02C6">
      <w:r>
        <w:t xml:space="preserve">R800.11 </w:t>
      </w:r>
      <w:r>
        <w:tab/>
        <w:t>Quando a firma realiza trabalho de auditoria elegível, a firma deve avaliar e tratar quaisquer ameaças que a equipe de trabalho tem motivo para acreditar que são criadas por interesses financeiros no cliente de auditoria detidos por pessoas, conforme descrito nos itens R510.4(c) e (d), R510.5, R510.7, 510.10A5 e 510.10A9.</w:t>
      </w:r>
    </w:p>
    <w:p w14:paraId="1242E6FC" w14:textId="77777777" w:rsidR="002A02C6" w:rsidRDefault="002A02C6" w:rsidP="002A02C6"/>
    <w:p w14:paraId="2BA40B51" w14:textId="77777777" w:rsidR="002A02C6" w:rsidRDefault="002A02C6" w:rsidP="002A02C6">
      <w:r>
        <w:t xml:space="preserve">R800.12 </w:t>
      </w:r>
      <w:r>
        <w:tab/>
        <w:t>Quando a firma realiza trabalho de auditoria elegível, ela, na aplicação das disposições descritas nos itens R510.4(a), R510.6 e R510.7 para interesses da firma, não deve deter interesse direto ou interesse indireto relevante no cliente de auditoria.</w:t>
      </w:r>
    </w:p>
    <w:p w14:paraId="4F52FDFD" w14:textId="77777777" w:rsidR="002A02C6" w:rsidRDefault="002A02C6" w:rsidP="002A02C6"/>
    <w:p w14:paraId="3DE6AB67" w14:textId="77777777" w:rsidR="002A02C6" w:rsidRDefault="002A02C6" w:rsidP="002A02C6">
      <w:r>
        <w:t>Emprego em cliente de auditoria</w:t>
      </w:r>
    </w:p>
    <w:p w14:paraId="554A55C0" w14:textId="77777777" w:rsidR="002A02C6" w:rsidRDefault="002A02C6" w:rsidP="002A02C6"/>
    <w:p w14:paraId="1FC87D98" w14:textId="77777777" w:rsidR="002A02C6" w:rsidRDefault="002A02C6" w:rsidP="002A02C6">
      <w:r>
        <w:t xml:space="preserve">R800.13 </w:t>
      </w:r>
      <w:r>
        <w:tab/>
        <w:t>Quando a firma realiza trabalho de auditoria elegível, ela deve avaliar e tratar quaisquer ameaças criadas por relacionamentos empregatícios, conforme descritos nos itens de 524.3A1 a 524.5A3.</w:t>
      </w:r>
    </w:p>
    <w:p w14:paraId="6986F7B3" w14:textId="77777777" w:rsidR="002A02C6" w:rsidRDefault="002A02C6" w:rsidP="002A02C6"/>
    <w:p w14:paraId="79D972CD" w14:textId="77777777" w:rsidR="002A02C6" w:rsidRDefault="002A02C6" w:rsidP="002A02C6">
      <w:r>
        <w:t>Prestação de serviços que não são de asseguração</w:t>
      </w:r>
    </w:p>
    <w:p w14:paraId="26162E71" w14:textId="77777777" w:rsidR="002A02C6" w:rsidRDefault="002A02C6" w:rsidP="002A02C6"/>
    <w:p w14:paraId="3C006437" w14:textId="77777777" w:rsidR="002A02C6" w:rsidRDefault="002A02C6" w:rsidP="002A02C6">
      <w:r>
        <w:t xml:space="preserve">R800.14 </w:t>
      </w:r>
      <w:r>
        <w:tab/>
        <w:t>Se a firma realiza trabalho de auditoria elegível e presta serviço que não é de asseguração para o cliente de auditoria, ela deve cumprir com as Seções de 410 a 430 e a Seção 600, incluindo suas subseções, sujeita aos itens de R800.7 a R800.9.</w:t>
      </w:r>
    </w:p>
    <w:p w14:paraId="76117089" w14:textId="77777777" w:rsidR="002A02C6" w:rsidRDefault="002A02C6" w:rsidP="002A02C6"/>
    <w:p w14:paraId="161740D1" w14:textId="77777777" w:rsidR="002A02C6" w:rsidRDefault="002A02C6" w:rsidP="002A02C6">
      <w:r>
        <w:t>Vigência</w:t>
      </w:r>
    </w:p>
    <w:p w14:paraId="151E4DF2" w14:textId="77777777" w:rsidR="002A02C6" w:rsidRDefault="002A02C6" w:rsidP="002A02C6"/>
    <w:p w14:paraId="46A10359" w14:textId="77777777" w:rsidR="002A02C6" w:rsidRDefault="002A02C6" w:rsidP="002A02C6">
      <w:r>
        <w:t>Esta Norma entra em vigor na data de sua publicação, produzindo efeitos a partir de 1º de janeiro de 2020, e revoga a NBC PA 290, aprovada pela Resolução CFC n.º 1.311/2010, e suas alterações (R1) e (R2), publicadas no DOU, Seção 1, de 14/12/2010, 28/5/2014 e 26/5/2017, respectivamente.</w:t>
      </w:r>
    </w:p>
    <w:p w14:paraId="2A0A3D48" w14:textId="77777777" w:rsidR="002A02C6" w:rsidRDefault="002A02C6" w:rsidP="002A02C6"/>
    <w:p w14:paraId="65DDC5BA" w14:textId="77777777" w:rsidR="002A02C6" w:rsidRDefault="002A02C6" w:rsidP="002A02C6"/>
    <w:p w14:paraId="07F750DB" w14:textId="77777777" w:rsidR="002A02C6" w:rsidRDefault="002A02C6" w:rsidP="002A02C6">
      <w:r>
        <w:t>Brasília, 21 de novembro de 2019.</w:t>
      </w:r>
    </w:p>
    <w:p w14:paraId="35E5A4B2" w14:textId="77777777" w:rsidR="002A02C6" w:rsidRDefault="002A02C6" w:rsidP="002A02C6"/>
    <w:p w14:paraId="45EC10EA" w14:textId="77777777" w:rsidR="002A02C6" w:rsidRDefault="002A02C6" w:rsidP="002A02C6"/>
    <w:p w14:paraId="0C51A918" w14:textId="77777777" w:rsidR="002A02C6" w:rsidRDefault="002A02C6" w:rsidP="002A02C6">
      <w:r>
        <w:t>Contador Zulmir Ivânio Breda</w:t>
      </w:r>
    </w:p>
    <w:p w14:paraId="33D0A728" w14:textId="77777777" w:rsidR="002A02C6" w:rsidRDefault="002A02C6" w:rsidP="002A02C6">
      <w:r>
        <w:t>Presidente</w:t>
      </w:r>
    </w:p>
    <w:p w14:paraId="66A96E2A" w14:textId="77777777" w:rsidR="002A02C6" w:rsidRDefault="002A02C6" w:rsidP="002A02C6">
      <w:r>
        <w:t>Ata CFC n.º 1.057.</w:t>
      </w:r>
    </w:p>
    <w:p w14:paraId="1268BE01" w14:textId="77777777" w:rsidR="009D41A2" w:rsidRDefault="009D41A2" w:rsidP="009D41A2">
      <w:pPr>
        <w:pStyle w:val="Ttulo1"/>
        <w:spacing w:before="0" w:after="120" w:line="240" w:lineRule="auto"/>
        <w:rPr>
          <w:rFonts w:ascii="Times New Roman" w:hAnsi="Times New Roman" w:cs="Times New Roman"/>
          <w:b/>
          <w:bCs/>
          <w:color w:val="auto"/>
          <w:sz w:val="24"/>
          <w:szCs w:val="24"/>
        </w:rPr>
      </w:pPr>
      <w:bookmarkStart w:id="270" w:name="_Toc183036930"/>
      <w:r>
        <w:rPr>
          <w:rFonts w:ascii="Times New Roman" w:hAnsi="Times New Roman" w:cs="Times New Roman"/>
          <w:b/>
          <w:bCs/>
          <w:color w:val="auto"/>
          <w:sz w:val="24"/>
          <w:szCs w:val="24"/>
        </w:rPr>
        <w:t>NBC PA 13(R3)</w:t>
      </w:r>
      <w:bookmarkEnd w:id="270"/>
    </w:p>
    <w:p w14:paraId="574DEFDF" w14:textId="77777777" w:rsidR="009D41A2" w:rsidRDefault="009D41A2" w:rsidP="009D41A2"/>
    <w:p w14:paraId="63F8311A" w14:textId="77777777" w:rsidR="009D41A2" w:rsidRPr="00B1650F" w:rsidRDefault="009D41A2" w:rsidP="009D41A2">
      <w:pPr>
        <w:ind w:firstLine="567"/>
        <w:jc w:val="both"/>
        <w:rPr>
          <w:rFonts w:ascii="Arial" w:hAnsi="Arial"/>
          <w:b/>
          <w:bCs/>
        </w:rPr>
      </w:pPr>
      <w:r w:rsidRPr="00B1650F">
        <w:rPr>
          <w:rFonts w:ascii="Arial" w:hAnsi="Arial"/>
          <w:b/>
          <w:bCs/>
        </w:rPr>
        <w:t xml:space="preserve">NORMA BRASILEIRA DE CONTABILIDADE – NBC PA 13 (R3), DE 13 DE AGOSTO DE 2020. </w:t>
      </w:r>
    </w:p>
    <w:p w14:paraId="43808C49" w14:textId="77777777" w:rsidR="009D41A2" w:rsidRDefault="009D41A2" w:rsidP="009D41A2">
      <w:pPr>
        <w:pStyle w:val="Corpodetexto"/>
      </w:pPr>
    </w:p>
    <w:p w14:paraId="35929E31" w14:textId="77777777" w:rsidR="009D41A2" w:rsidRDefault="009D41A2" w:rsidP="009D41A2">
      <w:pPr>
        <w:ind w:left="5387"/>
        <w:jc w:val="both"/>
        <w:rPr>
          <w:rFonts w:ascii="Arial" w:hAnsi="Arial"/>
          <w:b/>
          <w:i/>
        </w:rPr>
      </w:pPr>
    </w:p>
    <w:p w14:paraId="54CB9730" w14:textId="77777777" w:rsidR="009D41A2" w:rsidRDefault="009D41A2" w:rsidP="009D41A2">
      <w:pPr>
        <w:ind w:left="5387"/>
        <w:jc w:val="both"/>
        <w:rPr>
          <w:rFonts w:ascii="Arial" w:hAnsi="Arial"/>
        </w:rPr>
      </w:pPr>
      <w:r>
        <w:rPr>
          <w:rFonts w:ascii="Arial" w:hAnsi="Arial"/>
        </w:rPr>
        <w:t>Dá nova redação à NBC PA 13 (</w:t>
      </w:r>
      <w:r>
        <w:rPr>
          <w:rFonts w:ascii="Arial" w:hAnsi="Arial" w:cs="Arial"/>
          <w:bCs/>
          <w:iCs/>
        </w:rPr>
        <w:t>R2),</w:t>
      </w:r>
      <w:r>
        <w:rPr>
          <w:rFonts w:ascii="Arial" w:hAnsi="Arial"/>
        </w:rPr>
        <w:t xml:space="preserve"> que dispõe sobre </w:t>
      </w:r>
      <w:r>
        <w:rPr>
          <w:rFonts w:ascii="Arial" w:hAnsi="Arial"/>
          <w:spacing w:val="-3"/>
        </w:rPr>
        <w:t>o Exame de Qualificação Técnica</w:t>
      </w:r>
      <w:r>
        <w:rPr>
          <w:rFonts w:ascii="Arial" w:hAnsi="Arial" w:cs="Arial"/>
          <w:spacing w:val="-3"/>
        </w:rPr>
        <w:t xml:space="preserve"> </w:t>
      </w:r>
      <w:r>
        <w:rPr>
          <w:rFonts w:ascii="Arial" w:hAnsi="Arial"/>
          <w:spacing w:val="-3"/>
        </w:rPr>
        <w:t>para Auditor.</w:t>
      </w:r>
    </w:p>
    <w:p w14:paraId="21740107" w14:textId="77777777" w:rsidR="009D41A2" w:rsidRDefault="009D41A2" w:rsidP="009D41A2">
      <w:pPr>
        <w:ind w:left="4253"/>
        <w:jc w:val="both"/>
        <w:rPr>
          <w:rFonts w:ascii="Arial" w:hAnsi="Arial"/>
          <w:b/>
        </w:rPr>
      </w:pPr>
    </w:p>
    <w:p w14:paraId="7A58354B" w14:textId="77777777" w:rsidR="009D41A2" w:rsidRDefault="009D41A2" w:rsidP="009D41A2">
      <w:pPr>
        <w:ind w:left="4253"/>
        <w:jc w:val="both"/>
        <w:rPr>
          <w:rFonts w:ascii="Arial" w:hAnsi="Arial"/>
          <w:b/>
          <w:i/>
        </w:rPr>
      </w:pPr>
    </w:p>
    <w:p w14:paraId="25017097" w14:textId="77777777" w:rsidR="009D41A2" w:rsidRDefault="009D41A2" w:rsidP="009D41A2">
      <w:pPr>
        <w:ind w:firstLine="567"/>
        <w:jc w:val="both"/>
        <w:rPr>
          <w:rFonts w:ascii="Arial" w:hAnsi="Arial"/>
        </w:rPr>
      </w:pPr>
      <w:r>
        <w:rPr>
          <w:rFonts w:ascii="Arial" w:hAnsi="Arial"/>
        </w:rPr>
        <w:t xml:space="preserve">O </w:t>
      </w:r>
      <w:r>
        <w:rPr>
          <w:rFonts w:ascii="Arial" w:hAnsi="Arial"/>
          <w:b/>
        </w:rPr>
        <w:t>CONSELHO FEDERAL DE CONTABILIDADE</w:t>
      </w:r>
      <w:r>
        <w:rPr>
          <w:rFonts w:ascii="Arial" w:hAnsi="Arial"/>
        </w:rPr>
        <w:t>, no exercício de suas atribuições legais e regimentais e com fundamento no disposto na alínea “f” do Art. 6º do Decreto-Lei n.º 9.295/1946, alterado pela Lei n.º 12.249/2010, faz saber que foi aprovada em seu Plenário a seguinte Norma Brasileira de Contabilidade (NBC):</w:t>
      </w:r>
    </w:p>
    <w:p w14:paraId="43490B86" w14:textId="77777777" w:rsidR="009D41A2" w:rsidRPr="00B66247" w:rsidRDefault="009D41A2" w:rsidP="009D41A2">
      <w:pPr>
        <w:widowControl w:val="0"/>
        <w:adjustRightInd w:val="0"/>
        <w:jc w:val="center"/>
        <w:rPr>
          <w:rFonts w:ascii="Arial" w:hAnsi="Arial"/>
          <w:b/>
          <w:spacing w:val="-3"/>
        </w:rPr>
      </w:pPr>
    </w:p>
    <w:p w14:paraId="644BF622" w14:textId="77777777" w:rsidR="009D41A2" w:rsidRDefault="009D41A2" w:rsidP="009D41A2">
      <w:pPr>
        <w:jc w:val="center"/>
        <w:rPr>
          <w:rFonts w:ascii="Arial" w:hAnsi="Arial"/>
          <w:b/>
        </w:rPr>
      </w:pPr>
    </w:p>
    <w:p w14:paraId="512E6A1D" w14:textId="77777777" w:rsidR="009D41A2" w:rsidRPr="00B66247" w:rsidRDefault="009D41A2" w:rsidP="009D41A2">
      <w:pPr>
        <w:jc w:val="center"/>
        <w:rPr>
          <w:rFonts w:ascii="Arial" w:hAnsi="Arial"/>
          <w:b/>
        </w:rPr>
      </w:pPr>
      <w:r w:rsidRPr="008268DD">
        <w:rPr>
          <w:rFonts w:ascii="Arial" w:hAnsi="Arial"/>
          <w:b/>
        </w:rPr>
        <w:t>NBC PA 13 (</w:t>
      </w:r>
      <w:r w:rsidRPr="00B66247">
        <w:rPr>
          <w:rFonts w:ascii="Arial" w:hAnsi="Arial" w:cs="Arial"/>
          <w:b/>
        </w:rPr>
        <w:t>R3</w:t>
      </w:r>
      <w:r w:rsidRPr="008268DD">
        <w:rPr>
          <w:rFonts w:ascii="Arial" w:hAnsi="Arial"/>
          <w:b/>
        </w:rPr>
        <w:t xml:space="preserve">) – EXAME DE QUALIFICAÇÃO TÉCNICA </w:t>
      </w:r>
      <w:r>
        <w:rPr>
          <w:rFonts w:ascii="Arial" w:hAnsi="Arial" w:cs="Arial"/>
          <w:b/>
          <w:bCs/>
        </w:rPr>
        <w:t>PARA AUDITOR</w:t>
      </w:r>
    </w:p>
    <w:p w14:paraId="7CA9CCB9" w14:textId="77777777" w:rsidR="009D41A2" w:rsidRPr="00B66247" w:rsidRDefault="009D41A2" w:rsidP="009D41A2">
      <w:pPr>
        <w:jc w:val="both"/>
        <w:rPr>
          <w:rFonts w:ascii="Arial" w:hAnsi="Arial" w:cs="Arial"/>
          <w:b/>
        </w:rPr>
      </w:pPr>
    </w:p>
    <w:p w14:paraId="191FCE85" w14:textId="77777777" w:rsidR="009D41A2" w:rsidRDefault="009D41A2" w:rsidP="009D41A2">
      <w:pPr>
        <w:pStyle w:val="Recuodecorpodetexto"/>
        <w:rPr>
          <w:rFonts w:ascii="Arial" w:hAnsi="Arial"/>
          <w:b/>
          <w:sz w:val="22"/>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0"/>
        <w:gridCol w:w="1701"/>
      </w:tblGrid>
      <w:tr w:rsidR="009D41A2" w:rsidRPr="00B66247" w14:paraId="42EB0609" w14:textId="77777777" w:rsidTr="009A4CD5">
        <w:tc>
          <w:tcPr>
            <w:tcW w:w="6520" w:type="dxa"/>
          </w:tcPr>
          <w:p w14:paraId="74427AC9" w14:textId="77777777" w:rsidR="009D41A2" w:rsidRPr="00B66247" w:rsidRDefault="009D41A2" w:rsidP="009A4CD5">
            <w:pPr>
              <w:pStyle w:val="Recuodecorpodetexto"/>
              <w:rPr>
                <w:rFonts w:ascii="Arial" w:hAnsi="Arial"/>
                <w:sz w:val="22"/>
              </w:rPr>
            </w:pPr>
            <w:r w:rsidRPr="008268DD">
              <w:rPr>
                <w:rFonts w:ascii="Arial" w:hAnsi="Arial"/>
                <w:sz w:val="22"/>
              </w:rPr>
              <w:t>Sumário</w:t>
            </w:r>
          </w:p>
        </w:tc>
        <w:tc>
          <w:tcPr>
            <w:tcW w:w="1701" w:type="dxa"/>
          </w:tcPr>
          <w:p w14:paraId="356D733F" w14:textId="77777777" w:rsidR="009D41A2" w:rsidRPr="003C2CED" w:rsidRDefault="009D41A2" w:rsidP="009A4CD5">
            <w:pPr>
              <w:pStyle w:val="Recuodecorpodetexto"/>
              <w:rPr>
                <w:rFonts w:ascii="Arial" w:hAnsi="Arial"/>
                <w:sz w:val="22"/>
              </w:rPr>
            </w:pPr>
            <w:r w:rsidRPr="008268DD">
              <w:rPr>
                <w:rFonts w:ascii="Arial" w:hAnsi="Arial"/>
                <w:sz w:val="22"/>
              </w:rPr>
              <w:t>Item</w:t>
            </w:r>
          </w:p>
        </w:tc>
      </w:tr>
      <w:tr w:rsidR="009D41A2" w:rsidRPr="00B66247" w14:paraId="1C6B049B" w14:textId="77777777" w:rsidTr="009A4CD5">
        <w:tc>
          <w:tcPr>
            <w:tcW w:w="6520" w:type="dxa"/>
          </w:tcPr>
          <w:p w14:paraId="4D53726B" w14:textId="77777777" w:rsidR="009D41A2" w:rsidRPr="00B66247" w:rsidRDefault="009D41A2" w:rsidP="009A4CD5">
            <w:pPr>
              <w:pStyle w:val="Recuodecorpodetexto"/>
              <w:rPr>
                <w:rFonts w:ascii="Arial" w:hAnsi="Arial"/>
                <w:b/>
                <w:sz w:val="22"/>
              </w:rPr>
            </w:pPr>
            <w:r w:rsidRPr="008268DD">
              <w:rPr>
                <w:rFonts w:ascii="Arial" w:hAnsi="Arial"/>
                <w:b/>
                <w:sz w:val="22"/>
              </w:rPr>
              <w:t>Conceituação e objetivos</w:t>
            </w:r>
          </w:p>
        </w:tc>
        <w:tc>
          <w:tcPr>
            <w:tcW w:w="1701" w:type="dxa"/>
          </w:tcPr>
          <w:p w14:paraId="155942F9" w14:textId="77777777" w:rsidR="009D41A2" w:rsidRPr="003C2CED" w:rsidRDefault="009D41A2" w:rsidP="009A4CD5">
            <w:pPr>
              <w:pStyle w:val="Recuodecorpodetexto"/>
              <w:rPr>
                <w:rFonts w:ascii="Arial" w:hAnsi="Arial"/>
                <w:b/>
                <w:sz w:val="22"/>
              </w:rPr>
            </w:pPr>
            <w:r w:rsidRPr="008268DD">
              <w:rPr>
                <w:rFonts w:ascii="Arial" w:hAnsi="Arial"/>
                <w:b/>
                <w:sz w:val="22"/>
              </w:rPr>
              <w:t xml:space="preserve">1 – </w:t>
            </w:r>
            <w:r w:rsidRPr="003C2CED">
              <w:rPr>
                <w:rFonts w:ascii="Arial" w:hAnsi="Arial" w:cs="Arial"/>
                <w:b/>
                <w:bCs/>
                <w:sz w:val="22"/>
                <w:szCs w:val="22"/>
              </w:rPr>
              <w:t>5</w:t>
            </w:r>
          </w:p>
        </w:tc>
      </w:tr>
      <w:tr w:rsidR="009D41A2" w:rsidRPr="00B66247" w14:paraId="202BCB51" w14:textId="77777777" w:rsidTr="009A4CD5">
        <w:tc>
          <w:tcPr>
            <w:tcW w:w="6520" w:type="dxa"/>
          </w:tcPr>
          <w:p w14:paraId="509C5FFC" w14:textId="77777777" w:rsidR="009D41A2" w:rsidRPr="00B66247" w:rsidRDefault="009D41A2" w:rsidP="009A4CD5">
            <w:pPr>
              <w:pStyle w:val="Recuodecorpodetexto"/>
              <w:rPr>
                <w:rFonts w:ascii="Arial" w:hAnsi="Arial"/>
                <w:b/>
                <w:sz w:val="22"/>
              </w:rPr>
            </w:pPr>
            <w:r w:rsidRPr="008268DD">
              <w:rPr>
                <w:rFonts w:ascii="Arial" w:hAnsi="Arial"/>
                <w:b/>
                <w:sz w:val="22"/>
              </w:rPr>
              <w:t>Administração</w:t>
            </w:r>
          </w:p>
        </w:tc>
        <w:tc>
          <w:tcPr>
            <w:tcW w:w="1701" w:type="dxa"/>
          </w:tcPr>
          <w:p w14:paraId="1A1B30CC" w14:textId="77777777" w:rsidR="009D41A2" w:rsidRPr="007E7D8B" w:rsidRDefault="009D41A2" w:rsidP="009A4CD5">
            <w:pPr>
              <w:pStyle w:val="Recuodecorpodetexto"/>
              <w:rPr>
                <w:rFonts w:ascii="Arial" w:hAnsi="Arial"/>
                <w:b/>
                <w:sz w:val="22"/>
              </w:rPr>
            </w:pPr>
            <w:r w:rsidRPr="00231997">
              <w:rPr>
                <w:rFonts w:ascii="Arial" w:hAnsi="Arial" w:cs="Arial"/>
                <w:b/>
                <w:bCs/>
                <w:sz w:val="22"/>
                <w:szCs w:val="22"/>
              </w:rPr>
              <w:t>6 – 12</w:t>
            </w:r>
          </w:p>
        </w:tc>
      </w:tr>
      <w:tr w:rsidR="009D41A2" w:rsidRPr="00B66247" w14:paraId="0BF9D256" w14:textId="77777777" w:rsidTr="009A4CD5">
        <w:tc>
          <w:tcPr>
            <w:tcW w:w="6520" w:type="dxa"/>
          </w:tcPr>
          <w:p w14:paraId="4B23A7A9" w14:textId="77777777" w:rsidR="009D41A2" w:rsidRPr="00B66247" w:rsidRDefault="009D41A2" w:rsidP="009A4CD5">
            <w:pPr>
              <w:pStyle w:val="Recuodecorpodetexto"/>
              <w:rPr>
                <w:rFonts w:ascii="Arial" w:hAnsi="Arial"/>
                <w:b/>
                <w:sz w:val="22"/>
              </w:rPr>
            </w:pPr>
            <w:r w:rsidRPr="008268DD">
              <w:rPr>
                <w:rFonts w:ascii="Arial" w:hAnsi="Arial"/>
                <w:b/>
                <w:sz w:val="22"/>
              </w:rPr>
              <w:t>Estrutura, controle e aplicação</w:t>
            </w:r>
          </w:p>
        </w:tc>
        <w:tc>
          <w:tcPr>
            <w:tcW w:w="1701" w:type="dxa"/>
          </w:tcPr>
          <w:p w14:paraId="31E3D1F1" w14:textId="77777777" w:rsidR="009D41A2" w:rsidRPr="007E7D8B" w:rsidRDefault="009D41A2" w:rsidP="009A4CD5">
            <w:pPr>
              <w:pStyle w:val="Recuodecorpodetexto"/>
              <w:rPr>
                <w:rFonts w:ascii="Arial" w:hAnsi="Arial"/>
                <w:b/>
                <w:sz w:val="22"/>
              </w:rPr>
            </w:pPr>
            <w:r w:rsidRPr="00231997">
              <w:rPr>
                <w:rFonts w:ascii="Arial" w:hAnsi="Arial" w:cs="Arial"/>
                <w:b/>
                <w:bCs/>
                <w:sz w:val="22"/>
                <w:szCs w:val="22"/>
              </w:rPr>
              <w:t>1</w:t>
            </w:r>
            <w:r w:rsidRPr="007E7D8B">
              <w:rPr>
                <w:rFonts w:ascii="Arial" w:hAnsi="Arial" w:cs="Arial"/>
                <w:b/>
                <w:bCs/>
                <w:sz w:val="22"/>
                <w:szCs w:val="22"/>
              </w:rPr>
              <w:t>3</w:t>
            </w:r>
          </w:p>
        </w:tc>
      </w:tr>
      <w:tr w:rsidR="009D41A2" w:rsidRPr="00B66247" w14:paraId="201150B0" w14:textId="77777777" w:rsidTr="009A4CD5">
        <w:tc>
          <w:tcPr>
            <w:tcW w:w="6520" w:type="dxa"/>
          </w:tcPr>
          <w:p w14:paraId="0A06E12C" w14:textId="77777777" w:rsidR="009D41A2" w:rsidRPr="00B66247" w:rsidRDefault="009D41A2" w:rsidP="009A4CD5">
            <w:pPr>
              <w:pStyle w:val="Recuodecorpodetexto"/>
              <w:rPr>
                <w:rFonts w:ascii="Arial" w:hAnsi="Arial"/>
                <w:b/>
                <w:sz w:val="22"/>
              </w:rPr>
            </w:pPr>
            <w:r w:rsidRPr="008268DD">
              <w:rPr>
                <w:rFonts w:ascii="Arial" w:hAnsi="Arial"/>
                <w:b/>
                <w:sz w:val="22"/>
              </w:rPr>
              <w:t>Forma e conteúdo das provas</w:t>
            </w:r>
          </w:p>
        </w:tc>
        <w:tc>
          <w:tcPr>
            <w:tcW w:w="1701" w:type="dxa"/>
          </w:tcPr>
          <w:p w14:paraId="44F903BD" w14:textId="77777777" w:rsidR="009D41A2" w:rsidRPr="007E7D8B" w:rsidRDefault="009D41A2" w:rsidP="009A4CD5">
            <w:pPr>
              <w:pStyle w:val="Recuodecorpodetexto"/>
              <w:rPr>
                <w:rFonts w:ascii="Arial" w:hAnsi="Arial"/>
                <w:b/>
                <w:sz w:val="22"/>
              </w:rPr>
            </w:pPr>
            <w:r w:rsidRPr="00231997">
              <w:rPr>
                <w:rFonts w:ascii="Arial" w:hAnsi="Arial" w:cs="Arial"/>
                <w:b/>
                <w:bCs/>
                <w:sz w:val="22"/>
                <w:szCs w:val="22"/>
              </w:rPr>
              <w:t>1</w:t>
            </w:r>
            <w:r w:rsidRPr="007E7D8B">
              <w:rPr>
                <w:rFonts w:ascii="Arial" w:hAnsi="Arial" w:cs="Arial"/>
                <w:b/>
                <w:bCs/>
                <w:sz w:val="22"/>
                <w:szCs w:val="22"/>
              </w:rPr>
              <w:t>4</w:t>
            </w:r>
            <w:r w:rsidRPr="007E7D8B">
              <w:rPr>
                <w:rFonts w:ascii="Arial" w:hAnsi="Arial"/>
                <w:b/>
                <w:sz w:val="22"/>
              </w:rPr>
              <w:t>– 21</w:t>
            </w:r>
          </w:p>
        </w:tc>
      </w:tr>
      <w:tr w:rsidR="009D41A2" w:rsidRPr="00B66247" w14:paraId="5A36B0C9" w14:textId="77777777" w:rsidTr="009A4CD5">
        <w:tc>
          <w:tcPr>
            <w:tcW w:w="6520" w:type="dxa"/>
          </w:tcPr>
          <w:p w14:paraId="53514069" w14:textId="77777777" w:rsidR="009D41A2" w:rsidRPr="00A74EC4" w:rsidRDefault="009D41A2" w:rsidP="009A4CD5">
            <w:pPr>
              <w:pStyle w:val="Pr-formataoHTML"/>
              <w:tabs>
                <w:tab w:val="left" w:pos="709"/>
                <w:tab w:val="left" w:pos="851"/>
              </w:tabs>
              <w:autoSpaceDE w:val="0"/>
              <w:autoSpaceDN w:val="0"/>
              <w:ind w:left="851" w:hanging="851"/>
              <w:jc w:val="both"/>
              <w:rPr>
                <w:rFonts w:ascii="Arial" w:hAnsi="Arial"/>
                <w:b/>
                <w:sz w:val="22"/>
                <w:lang w:val="pt-BR" w:eastAsia="pt-BR"/>
              </w:rPr>
            </w:pPr>
            <w:r w:rsidRPr="00A74EC4">
              <w:rPr>
                <w:rFonts w:ascii="Arial" w:hAnsi="Arial"/>
                <w:b/>
                <w:sz w:val="22"/>
                <w:lang w:val="pt-BR" w:eastAsia="pt-BR"/>
              </w:rPr>
              <w:t xml:space="preserve">Aprovação e periodicidade </w:t>
            </w:r>
          </w:p>
        </w:tc>
        <w:tc>
          <w:tcPr>
            <w:tcW w:w="1701" w:type="dxa"/>
          </w:tcPr>
          <w:p w14:paraId="6F20D921" w14:textId="77777777" w:rsidR="009D41A2" w:rsidRPr="007E7D8B" w:rsidRDefault="009D41A2" w:rsidP="009A4CD5">
            <w:pPr>
              <w:pStyle w:val="Recuodecorpodetexto"/>
              <w:rPr>
                <w:rFonts w:ascii="Arial" w:hAnsi="Arial"/>
                <w:b/>
                <w:sz w:val="22"/>
              </w:rPr>
            </w:pPr>
            <w:r w:rsidRPr="00231997">
              <w:rPr>
                <w:rFonts w:ascii="Arial" w:hAnsi="Arial"/>
                <w:b/>
                <w:sz w:val="22"/>
              </w:rPr>
              <w:t>2</w:t>
            </w:r>
            <w:r w:rsidRPr="007E7D8B">
              <w:rPr>
                <w:rFonts w:ascii="Arial" w:hAnsi="Arial"/>
                <w:b/>
                <w:sz w:val="22"/>
              </w:rPr>
              <w:t>2 – 23</w:t>
            </w:r>
          </w:p>
        </w:tc>
      </w:tr>
      <w:tr w:rsidR="009D41A2" w:rsidRPr="00B66247" w14:paraId="041EBB15" w14:textId="77777777" w:rsidTr="009A4CD5">
        <w:tc>
          <w:tcPr>
            <w:tcW w:w="6520" w:type="dxa"/>
          </w:tcPr>
          <w:p w14:paraId="7F28FB23" w14:textId="77777777" w:rsidR="009D41A2" w:rsidRPr="00B66247" w:rsidRDefault="009D41A2" w:rsidP="009A4CD5">
            <w:pPr>
              <w:pStyle w:val="Recuodecorpodetexto"/>
              <w:rPr>
                <w:rFonts w:ascii="Arial" w:hAnsi="Arial"/>
                <w:b/>
                <w:sz w:val="22"/>
              </w:rPr>
            </w:pPr>
            <w:r w:rsidRPr="008268DD">
              <w:rPr>
                <w:rFonts w:ascii="Arial" w:hAnsi="Arial"/>
                <w:b/>
                <w:sz w:val="22"/>
              </w:rPr>
              <w:t>Certidão de aprovação</w:t>
            </w:r>
          </w:p>
        </w:tc>
        <w:tc>
          <w:tcPr>
            <w:tcW w:w="1701" w:type="dxa"/>
          </w:tcPr>
          <w:p w14:paraId="62377209" w14:textId="77777777" w:rsidR="009D41A2" w:rsidRPr="007E7D8B" w:rsidRDefault="009D41A2" w:rsidP="009A4CD5">
            <w:pPr>
              <w:pStyle w:val="Recuodecorpodetexto"/>
              <w:rPr>
                <w:rFonts w:ascii="Arial" w:hAnsi="Arial"/>
                <w:b/>
                <w:sz w:val="22"/>
              </w:rPr>
            </w:pPr>
            <w:r w:rsidRPr="00231997">
              <w:rPr>
                <w:rFonts w:ascii="Arial" w:hAnsi="Arial"/>
                <w:b/>
                <w:sz w:val="22"/>
              </w:rPr>
              <w:t>2</w:t>
            </w:r>
            <w:r w:rsidRPr="007E7D8B">
              <w:rPr>
                <w:rFonts w:ascii="Arial" w:hAnsi="Arial"/>
                <w:b/>
                <w:sz w:val="22"/>
              </w:rPr>
              <w:t>4</w:t>
            </w:r>
          </w:p>
        </w:tc>
      </w:tr>
      <w:tr w:rsidR="009D41A2" w:rsidRPr="00B66247" w14:paraId="4AD57E41" w14:textId="77777777" w:rsidTr="009A4CD5">
        <w:tc>
          <w:tcPr>
            <w:tcW w:w="6520" w:type="dxa"/>
          </w:tcPr>
          <w:p w14:paraId="29FBD91D" w14:textId="77777777" w:rsidR="009D41A2" w:rsidRPr="00B66247" w:rsidRDefault="009D41A2" w:rsidP="009A4CD5">
            <w:pPr>
              <w:pStyle w:val="Recuodecorpodetexto"/>
              <w:rPr>
                <w:rFonts w:ascii="Arial" w:hAnsi="Arial"/>
                <w:b/>
                <w:sz w:val="22"/>
              </w:rPr>
            </w:pPr>
            <w:r w:rsidRPr="008268DD">
              <w:rPr>
                <w:rFonts w:ascii="Arial" w:hAnsi="Arial"/>
                <w:b/>
                <w:sz w:val="22"/>
              </w:rPr>
              <w:t>Recursos</w:t>
            </w:r>
          </w:p>
        </w:tc>
        <w:tc>
          <w:tcPr>
            <w:tcW w:w="1701" w:type="dxa"/>
          </w:tcPr>
          <w:p w14:paraId="3DC50820" w14:textId="77777777" w:rsidR="009D41A2" w:rsidRPr="007E7D8B" w:rsidRDefault="009D41A2" w:rsidP="009A4CD5">
            <w:pPr>
              <w:pStyle w:val="Recuodecorpodetexto"/>
              <w:rPr>
                <w:rFonts w:ascii="Arial" w:hAnsi="Arial"/>
                <w:b/>
                <w:sz w:val="22"/>
              </w:rPr>
            </w:pPr>
            <w:r w:rsidRPr="00231997">
              <w:rPr>
                <w:rFonts w:ascii="Arial" w:hAnsi="Arial"/>
                <w:b/>
                <w:sz w:val="22"/>
              </w:rPr>
              <w:t>2</w:t>
            </w:r>
            <w:r w:rsidRPr="007E7D8B">
              <w:rPr>
                <w:rFonts w:ascii="Arial" w:hAnsi="Arial"/>
                <w:b/>
                <w:sz w:val="22"/>
              </w:rPr>
              <w:t>5</w:t>
            </w:r>
          </w:p>
        </w:tc>
      </w:tr>
      <w:tr w:rsidR="009D41A2" w:rsidRPr="00B66247" w14:paraId="326F5DEA" w14:textId="77777777" w:rsidTr="009A4CD5">
        <w:trPr>
          <w:trHeight w:val="247"/>
        </w:trPr>
        <w:tc>
          <w:tcPr>
            <w:tcW w:w="6520" w:type="dxa"/>
          </w:tcPr>
          <w:p w14:paraId="7B595A27" w14:textId="77777777" w:rsidR="009D41A2" w:rsidRPr="00A74EC4" w:rsidRDefault="009D41A2" w:rsidP="009A4CD5">
            <w:pPr>
              <w:pStyle w:val="Pr-formataoHTML"/>
              <w:tabs>
                <w:tab w:val="clear" w:pos="916"/>
                <w:tab w:val="left" w:pos="709"/>
                <w:tab w:val="left" w:pos="851"/>
              </w:tabs>
              <w:autoSpaceDE w:val="0"/>
              <w:autoSpaceDN w:val="0"/>
              <w:ind w:left="851" w:hanging="851"/>
              <w:jc w:val="both"/>
              <w:rPr>
                <w:rFonts w:ascii="Arial" w:hAnsi="Arial"/>
                <w:b/>
                <w:sz w:val="22"/>
                <w:lang w:val="pt-BR" w:eastAsia="pt-BR"/>
              </w:rPr>
            </w:pPr>
            <w:r w:rsidRPr="00A74EC4">
              <w:rPr>
                <w:rFonts w:ascii="Arial" w:hAnsi="Arial"/>
                <w:b/>
                <w:sz w:val="22"/>
                <w:lang w:val="pt-BR" w:eastAsia="pt-BR"/>
              </w:rPr>
              <w:t>Impedimentos: preparação de candidatos e participação</w:t>
            </w:r>
          </w:p>
        </w:tc>
        <w:tc>
          <w:tcPr>
            <w:tcW w:w="1701" w:type="dxa"/>
          </w:tcPr>
          <w:p w14:paraId="2DE48281" w14:textId="77777777" w:rsidR="009D41A2" w:rsidRPr="007E7D8B" w:rsidRDefault="009D41A2" w:rsidP="009A4CD5">
            <w:pPr>
              <w:pStyle w:val="Recuodecorpodetexto"/>
              <w:rPr>
                <w:rFonts w:ascii="Arial" w:hAnsi="Arial"/>
                <w:b/>
                <w:sz w:val="22"/>
              </w:rPr>
            </w:pPr>
            <w:r w:rsidRPr="00231997">
              <w:rPr>
                <w:rFonts w:ascii="Arial" w:hAnsi="Arial"/>
                <w:b/>
                <w:sz w:val="22"/>
              </w:rPr>
              <w:t>2</w:t>
            </w:r>
            <w:r w:rsidRPr="007E7D8B">
              <w:rPr>
                <w:rFonts w:ascii="Arial" w:hAnsi="Arial"/>
                <w:b/>
                <w:sz w:val="22"/>
              </w:rPr>
              <w:t xml:space="preserve">6 </w:t>
            </w:r>
          </w:p>
        </w:tc>
      </w:tr>
      <w:tr w:rsidR="009D41A2" w:rsidRPr="00B66247" w14:paraId="3D95C9FE" w14:textId="77777777" w:rsidTr="009A4CD5">
        <w:tc>
          <w:tcPr>
            <w:tcW w:w="6520" w:type="dxa"/>
          </w:tcPr>
          <w:p w14:paraId="7572A5AF" w14:textId="77777777" w:rsidR="009D41A2" w:rsidRPr="00B66247" w:rsidRDefault="009D41A2" w:rsidP="009A4CD5">
            <w:pPr>
              <w:pStyle w:val="Recuodecorpodetexto"/>
              <w:rPr>
                <w:rFonts w:ascii="Arial" w:hAnsi="Arial"/>
                <w:b/>
                <w:sz w:val="22"/>
              </w:rPr>
            </w:pPr>
            <w:r w:rsidRPr="008268DD">
              <w:rPr>
                <w:rFonts w:ascii="Arial" w:hAnsi="Arial"/>
                <w:b/>
                <w:sz w:val="22"/>
              </w:rPr>
              <w:t>Divulgação</w:t>
            </w:r>
          </w:p>
        </w:tc>
        <w:tc>
          <w:tcPr>
            <w:tcW w:w="1701" w:type="dxa"/>
          </w:tcPr>
          <w:p w14:paraId="4A4B15F2" w14:textId="77777777" w:rsidR="009D41A2" w:rsidRPr="007E7D8B" w:rsidRDefault="009D41A2" w:rsidP="009A4CD5">
            <w:pPr>
              <w:pStyle w:val="Recuodecorpodetexto"/>
              <w:rPr>
                <w:rFonts w:ascii="Arial" w:hAnsi="Arial"/>
                <w:b/>
                <w:sz w:val="22"/>
              </w:rPr>
            </w:pPr>
            <w:r w:rsidRPr="00231997">
              <w:rPr>
                <w:rFonts w:ascii="Arial" w:hAnsi="Arial"/>
                <w:b/>
                <w:sz w:val="22"/>
              </w:rPr>
              <w:t>2</w:t>
            </w:r>
            <w:r w:rsidRPr="007E7D8B">
              <w:rPr>
                <w:rFonts w:ascii="Arial" w:hAnsi="Arial"/>
                <w:b/>
                <w:sz w:val="22"/>
              </w:rPr>
              <w:t>7</w:t>
            </w:r>
          </w:p>
        </w:tc>
      </w:tr>
      <w:tr w:rsidR="009D41A2" w:rsidRPr="00B66247" w14:paraId="3AEABBC9" w14:textId="77777777" w:rsidTr="009A4CD5">
        <w:tc>
          <w:tcPr>
            <w:tcW w:w="6520" w:type="dxa"/>
          </w:tcPr>
          <w:p w14:paraId="3672F063" w14:textId="77777777" w:rsidR="009D41A2" w:rsidRPr="00B66247" w:rsidRDefault="009D41A2" w:rsidP="009A4CD5">
            <w:pPr>
              <w:pStyle w:val="Recuodecorpodetexto"/>
              <w:rPr>
                <w:rFonts w:ascii="Arial" w:hAnsi="Arial"/>
                <w:b/>
                <w:sz w:val="22"/>
              </w:rPr>
            </w:pPr>
            <w:r w:rsidRPr="008268DD">
              <w:rPr>
                <w:rFonts w:ascii="Arial" w:hAnsi="Arial"/>
                <w:b/>
                <w:sz w:val="22"/>
              </w:rPr>
              <w:t>Banco de questões</w:t>
            </w:r>
          </w:p>
        </w:tc>
        <w:tc>
          <w:tcPr>
            <w:tcW w:w="1701" w:type="dxa"/>
          </w:tcPr>
          <w:p w14:paraId="727CDB01" w14:textId="77777777" w:rsidR="009D41A2" w:rsidRPr="007E7D8B" w:rsidRDefault="009D41A2" w:rsidP="009A4CD5">
            <w:pPr>
              <w:pStyle w:val="Recuodecorpodetexto"/>
              <w:rPr>
                <w:rFonts w:ascii="Arial" w:hAnsi="Arial"/>
                <w:b/>
                <w:sz w:val="22"/>
              </w:rPr>
            </w:pPr>
            <w:r w:rsidRPr="00231997">
              <w:rPr>
                <w:rFonts w:ascii="Arial" w:hAnsi="Arial"/>
                <w:b/>
                <w:sz w:val="22"/>
              </w:rPr>
              <w:t>2</w:t>
            </w:r>
            <w:r w:rsidRPr="007E7D8B">
              <w:rPr>
                <w:rFonts w:ascii="Arial" w:hAnsi="Arial"/>
                <w:b/>
                <w:sz w:val="22"/>
              </w:rPr>
              <w:t>8</w:t>
            </w:r>
          </w:p>
        </w:tc>
      </w:tr>
      <w:tr w:rsidR="009D41A2" w:rsidRPr="00B66247" w14:paraId="3B69E40B" w14:textId="77777777" w:rsidTr="009A4CD5">
        <w:tc>
          <w:tcPr>
            <w:tcW w:w="6520" w:type="dxa"/>
          </w:tcPr>
          <w:p w14:paraId="5A32E2C3" w14:textId="77777777" w:rsidR="009D41A2" w:rsidRPr="00B66247" w:rsidRDefault="009D41A2" w:rsidP="009A4CD5">
            <w:pPr>
              <w:pStyle w:val="Recuodecorpodetexto"/>
              <w:rPr>
                <w:rFonts w:ascii="Arial" w:hAnsi="Arial"/>
                <w:b/>
                <w:sz w:val="22"/>
              </w:rPr>
            </w:pPr>
            <w:r w:rsidRPr="008268DD">
              <w:rPr>
                <w:rFonts w:ascii="Arial" w:hAnsi="Arial"/>
                <w:b/>
                <w:sz w:val="22"/>
              </w:rPr>
              <w:t>Disposições finais</w:t>
            </w:r>
          </w:p>
        </w:tc>
        <w:tc>
          <w:tcPr>
            <w:tcW w:w="1701" w:type="dxa"/>
          </w:tcPr>
          <w:p w14:paraId="6D323D63" w14:textId="77777777" w:rsidR="009D41A2" w:rsidRPr="007E7D8B" w:rsidRDefault="009D41A2" w:rsidP="009A4CD5">
            <w:pPr>
              <w:pStyle w:val="Recuodecorpodetexto"/>
              <w:rPr>
                <w:rFonts w:ascii="Arial" w:hAnsi="Arial"/>
                <w:b/>
                <w:sz w:val="22"/>
              </w:rPr>
            </w:pPr>
            <w:r w:rsidRPr="00231997">
              <w:rPr>
                <w:rFonts w:ascii="Arial" w:hAnsi="Arial"/>
                <w:b/>
                <w:sz w:val="22"/>
              </w:rPr>
              <w:t>29</w:t>
            </w:r>
            <w:r w:rsidRPr="007E7D8B">
              <w:rPr>
                <w:rFonts w:ascii="Arial" w:hAnsi="Arial"/>
                <w:b/>
                <w:sz w:val="22"/>
              </w:rPr>
              <w:t xml:space="preserve"> – </w:t>
            </w:r>
            <w:r w:rsidRPr="007E7D8B">
              <w:rPr>
                <w:rFonts w:ascii="Arial" w:hAnsi="Arial" w:cs="Arial"/>
                <w:b/>
                <w:bCs/>
                <w:sz w:val="22"/>
                <w:szCs w:val="22"/>
              </w:rPr>
              <w:t>33</w:t>
            </w:r>
          </w:p>
        </w:tc>
      </w:tr>
      <w:tr w:rsidR="009D41A2" w:rsidRPr="00B66247" w14:paraId="6766CFED" w14:textId="77777777" w:rsidTr="009A4CD5">
        <w:tc>
          <w:tcPr>
            <w:tcW w:w="6520" w:type="dxa"/>
          </w:tcPr>
          <w:p w14:paraId="685E552F" w14:textId="77777777" w:rsidR="009D41A2" w:rsidRPr="00B66247" w:rsidRDefault="009D41A2" w:rsidP="009A4CD5">
            <w:pPr>
              <w:pStyle w:val="Recuodecorpodetexto"/>
              <w:rPr>
                <w:rFonts w:ascii="Arial" w:hAnsi="Arial"/>
                <w:b/>
                <w:sz w:val="22"/>
              </w:rPr>
            </w:pPr>
            <w:r w:rsidRPr="008268DD">
              <w:rPr>
                <w:rFonts w:ascii="Arial" w:hAnsi="Arial"/>
                <w:b/>
                <w:sz w:val="22"/>
              </w:rPr>
              <w:t>Vigência</w:t>
            </w:r>
          </w:p>
        </w:tc>
        <w:tc>
          <w:tcPr>
            <w:tcW w:w="1701" w:type="dxa"/>
          </w:tcPr>
          <w:p w14:paraId="05F6C817" w14:textId="77777777" w:rsidR="009D41A2" w:rsidRPr="007E7D8B" w:rsidRDefault="009D41A2" w:rsidP="009A4CD5">
            <w:pPr>
              <w:pStyle w:val="Recuodecorpodetexto"/>
              <w:rPr>
                <w:rFonts w:ascii="Arial" w:hAnsi="Arial"/>
                <w:b/>
                <w:sz w:val="22"/>
              </w:rPr>
            </w:pPr>
            <w:r w:rsidRPr="00231997">
              <w:rPr>
                <w:rFonts w:ascii="Arial" w:hAnsi="Arial" w:cs="Arial"/>
                <w:b/>
                <w:bCs/>
                <w:sz w:val="22"/>
                <w:szCs w:val="22"/>
              </w:rPr>
              <w:t>3</w:t>
            </w:r>
            <w:r w:rsidRPr="007E7D8B">
              <w:rPr>
                <w:rFonts w:ascii="Arial" w:hAnsi="Arial" w:cs="Arial"/>
                <w:b/>
                <w:bCs/>
                <w:sz w:val="22"/>
                <w:szCs w:val="22"/>
              </w:rPr>
              <w:t>4</w:t>
            </w:r>
          </w:p>
        </w:tc>
      </w:tr>
    </w:tbl>
    <w:p w14:paraId="6E43B26D" w14:textId="77777777" w:rsidR="009D41A2" w:rsidRPr="00B66247" w:rsidRDefault="009D41A2" w:rsidP="009D41A2">
      <w:pPr>
        <w:pStyle w:val="Recuodecorpodetexto"/>
        <w:rPr>
          <w:rFonts w:ascii="Arial" w:hAnsi="Arial"/>
          <w:b/>
          <w:sz w:val="22"/>
        </w:rPr>
      </w:pPr>
    </w:p>
    <w:p w14:paraId="3620FF0D" w14:textId="77777777" w:rsidR="009D41A2" w:rsidRPr="00B66247" w:rsidRDefault="009D41A2" w:rsidP="009D41A2">
      <w:pPr>
        <w:pStyle w:val="Recuodecorpodetexto"/>
        <w:jc w:val="both"/>
        <w:rPr>
          <w:rFonts w:ascii="Arial" w:hAnsi="Arial"/>
          <w:b/>
          <w:sz w:val="22"/>
        </w:rPr>
      </w:pPr>
      <w:r w:rsidRPr="008268DD">
        <w:rPr>
          <w:rFonts w:ascii="Arial" w:hAnsi="Arial"/>
          <w:b/>
          <w:sz w:val="22"/>
        </w:rPr>
        <w:t xml:space="preserve">Conceituação e objetivos </w:t>
      </w:r>
    </w:p>
    <w:p w14:paraId="2AE56E84" w14:textId="77777777" w:rsidR="009D41A2" w:rsidRPr="00B66247" w:rsidRDefault="009D41A2" w:rsidP="009D41A2">
      <w:pPr>
        <w:pStyle w:val="Recuodecorpodetexto"/>
        <w:jc w:val="both"/>
        <w:rPr>
          <w:rFonts w:ascii="Arial" w:hAnsi="Arial"/>
          <w:sz w:val="22"/>
        </w:rPr>
      </w:pPr>
    </w:p>
    <w:p w14:paraId="3ECD7ACC" w14:textId="77777777" w:rsidR="009D41A2" w:rsidRPr="00B66247" w:rsidRDefault="009D41A2" w:rsidP="009D41A2">
      <w:pPr>
        <w:pStyle w:val="Recuodecorpodetexto"/>
        <w:ind w:left="567" w:hanging="567"/>
        <w:jc w:val="both"/>
        <w:rPr>
          <w:rFonts w:ascii="Arial" w:hAnsi="Arial"/>
          <w:sz w:val="22"/>
        </w:rPr>
      </w:pPr>
      <w:r w:rsidRPr="008268DD">
        <w:rPr>
          <w:rFonts w:ascii="Arial" w:hAnsi="Arial"/>
          <w:sz w:val="22"/>
        </w:rPr>
        <w:t xml:space="preserve">1. </w:t>
      </w:r>
      <w:r w:rsidRPr="008268DD">
        <w:rPr>
          <w:rFonts w:ascii="Arial" w:hAnsi="Arial"/>
          <w:sz w:val="22"/>
        </w:rPr>
        <w:tab/>
        <w:t>O Exame de Qualificação Técnica</w:t>
      </w:r>
      <w:r w:rsidRPr="00C6638B">
        <w:rPr>
          <w:rFonts w:ascii="Arial" w:hAnsi="Arial"/>
          <w:sz w:val="22"/>
        </w:rPr>
        <w:t xml:space="preserve"> (EQT) para auditor</w:t>
      </w:r>
      <w:r w:rsidRPr="008268DD">
        <w:rPr>
          <w:rFonts w:ascii="Arial" w:hAnsi="Arial"/>
          <w:sz w:val="22"/>
        </w:rPr>
        <w:t xml:space="preserve"> tem por objetivo aferir o nível de conhecimento e a competência técnico</w:t>
      </w:r>
      <w:r w:rsidRPr="00B02C95">
        <w:rPr>
          <w:rFonts w:ascii="Arial" w:hAnsi="Arial"/>
          <w:sz w:val="22"/>
        </w:rPr>
        <w:t>-</w:t>
      </w:r>
      <w:r w:rsidRPr="008268DD">
        <w:rPr>
          <w:rFonts w:ascii="Arial" w:hAnsi="Arial"/>
          <w:sz w:val="22"/>
        </w:rPr>
        <w:t xml:space="preserve">profissional necessários do contador na área de </w:t>
      </w:r>
      <w:r>
        <w:rPr>
          <w:rFonts w:ascii="Arial" w:hAnsi="Arial"/>
          <w:sz w:val="22"/>
        </w:rPr>
        <w:t>A</w:t>
      </w:r>
      <w:r w:rsidRPr="00B02C95">
        <w:rPr>
          <w:rFonts w:ascii="Arial" w:hAnsi="Arial"/>
          <w:sz w:val="22"/>
        </w:rPr>
        <w:t xml:space="preserve">uditoria </w:t>
      </w:r>
      <w:r>
        <w:rPr>
          <w:rFonts w:ascii="Arial" w:hAnsi="Arial"/>
          <w:sz w:val="22"/>
        </w:rPr>
        <w:t>I</w:t>
      </w:r>
      <w:r w:rsidRPr="00B02C95">
        <w:rPr>
          <w:rFonts w:ascii="Arial" w:hAnsi="Arial"/>
          <w:sz w:val="22"/>
        </w:rPr>
        <w:t>ndependente</w:t>
      </w:r>
      <w:r w:rsidRPr="00557BD3">
        <w:rPr>
          <w:rFonts w:ascii="Arial" w:hAnsi="Arial"/>
          <w:sz w:val="22"/>
        </w:rPr>
        <w:t>.</w:t>
      </w:r>
    </w:p>
    <w:p w14:paraId="6BECAA77" w14:textId="77777777" w:rsidR="009D41A2" w:rsidRPr="00557BD3" w:rsidRDefault="009D41A2" w:rsidP="009D41A2">
      <w:pPr>
        <w:pStyle w:val="Recuodecorpodetexto"/>
        <w:ind w:left="567" w:hanging="567"/>
        <w:jc w:val="both"/>
        <w:rPr>
          <w:rFonts w:ascii="Arial" w:hAnsi="Arial"/>
          <w:sz w:val="22"/>
        </w:rPr>
      </w:pPr>
    </w:p>
    <w:p w14:paraId="71548692" w14:textId="77777777" w:rsidR="009D41A2" w:rsidRDefault="009D41A2" w:rsidP="009D41A2">
      <w:pPr>
        <w:pStyle w:val="Recuodecorpodetexto"/>
        <w:ind w:left="567" w:hanging="567"/>
        <w:jc w:val="both"/>
        <w:rPr>
          <w:rFonts w:ascii="Arial" w:hAnsi="Arial"/>
          <w:sz w:val="22"/>
        </w:rPr>
      </w:pPr>
      <w:r w:rsidRPr="00B66247">
        <w:rPr>
          <w:rFonts w:ascii="Arial" w:hAnsi="Arial" w:cs="Arial"/>
          <w:sz w:val="22"/>
          <w:szCs w:val="22"/>
        </w:rPr>
        <w:t>2</w:t>
      </w:r>
      <w:r w:rsidRPr="008268DD">
        <w:rPr>
          <w:rFonts w:ascii="Arial" w:hAnsi="Arial"/>
          <w:sz w:val="22"/>
        </w:rPr>
        <w:t xml:space="preserve">. </w:t>
      </w:r>
      <w:r w:rsidRPr="008268DD">
        <w:rPr>
          <w:rFonts w:ascii="Arial" w:hAnsi="Arial"/>
          <w:sz w:val="22"/>
        </w:rPr>
        <w:tab/>
        <w:t xml:space="preserve">As provas previstas de serem realizadas para atuação do contador em </w:t>
      </w:r>
      <w:r w:rsidRPr="00B66247">
        <w:rPr>
          <w:rFonts w:ascii="Arial" w:hAnsi="Arial" w:cs="Arial"/>
          <w:sz w:val="22"/>
          <w:szCs w:val="22"/>
        </w:rPr>
        <w:t>Auditoria Independente</w:t>
      </w:r>
      <w:r w:rsidRPr="008268DD">
        <w:rPr>
          <w:rFonts w:ascii="Arial" w:hAnsi="Arial"/>
          <w:sz w:val="22"/>
        </w:rPr>
        <w:t xml:space="preserve"> são as seguintes:</w:t>
      </w:r>
    </w:p>
    <w:p w14:paraId="52BB8C3E" w14:textId="77777777" w:rsidR="009D41A2" w:rsidRDefault="009D41A2" w:rsidP="009D41A2">
      <w:pPr>
        <w:pStyle w:val="Recuodecorpodetexto"/>
        <w:ind w:left="993" w:hanging="426"/>
        <w:jc w:val="both"/>
        <w:rPr>
          <w:rFonts w:ascii="Arial" w:hAnsi="Arial"/>
          <w:sz w:val="22"/>
        </w:rPr>
      </w:pPr>
      <w:r w:rsidRPr="008268DD">
        <w:rPr>
          <w:rFonts w:ascii="Arial" w:hAnsi="Arial"/>
          <w:sz w:val="22"/>
        </w:rPr>
        <w:t xml:space="preserve">(a) </w:t>
      </w:r>
      <w:r w:rsidRPr="008268DD">
        <w:rPr>
          <w:rFonts w:ascii="Arial" w:hAnsi="Arial"/>
          <w:sz w:val="22"/>
        </w:rPr>
        <w:tab/>
        <w:t xml:space="preserve">prova de Qualificação Técnica Geral </w:t>
      </w:r>
      <w:r w:rsidRPr="00B66247">
        <w:rPr>
          <w:rFonts w:ascii="Arial" w:hAnsi="Arial" w:cs="Arial"/>
          <w:sz w:val="22"/>
          <w:szCs w:val="22"/>
        </w:rPr>
        <w:t>(QTG)</w:t>
      </w:r>
      <w:r>
        <w:rPr>
          <w:rFonts w:ascii="Arial" w:hAnsi="Arial" w:cs="Arial"/>
          <w:sz w:val="22"/>
          <w:szCs w:val="22"/>
        </w:rPr>
        <w:t xml:space="preserve"> </w:t>
      </w:r>
      <w:r w:rsidRPr="008268DD">
        <w:rPr>
          <w:rFonts w:ascii="Arial" w:hAnsi="Arial"/>
          <w:sz w:val="22"/>
        </w:rPr>
        <w:t>para atuação em entidades em geral</w:t>
      </w:r>
      <w:r w:rsidRPr="00B66247">
        <w:rPr>
          <w:rFonts w:ascii="Arial" w:hAnsi="Arial" w:cs="Arial"/>
          <w:sz w:val="22"/>
          <w:szCs w:val="22"/>
        </w:rPr>
        <w:t>;</w:t>
      </w:r>
    </w:p>
    <w:p w14:paraId="00001473" w14:textId="77777777" w:rsidR="009D41A2" w:rsidRDefault="009D41A2" w:rsidP="009D41A2">
      <w:pPr>
        <w:pStyle w:val="Recuodecorpodetexto"/>
        <w:ind w:left="993" w:hanging="426"/>
        <w:jc w:val="both"/>
        <w:rPr>
          <w:rFonts w:ascii="Arial" w:hAnsi="Arial"/>
          <w:sz w:val="22"/>
        </w:rPr>
      </w:pPr>
      <w:r w:rsidRPr="008268DD">
        <w:rPr>
          <w:rFonts w:ascii="Arial" w:hAnsi="Arial"/>
          <w:sz w:val="22"/>
        </w:rPr>
        <w:t>(b) prova específica para atuação em instituições reguladas pela Comissão de Valores Mobiliários (CVM);</w:t>
      </w:r>
    </w:p>
    <w:p w14:paraId="1E1D1ECD" w14:textId="77777777" w:rsidR="009D41A2" w:rsidRDefault="009D41A2" w:rsidP="009D41A2">
      <w:pPr>
        <w:pStyle w:val="Recuodecorpodetexto"/>
        <w:ind w:left="993" w:hanging="426"/>
        <w:jc w:val="both"/>
        <w:rPr>
          <w:rFonts w:ascii="Arial" w:hAnsi="Arial"/>
          <w:sz w:val="22"/>
        </w:rPr>
      </w:pPr>
      <w:r w:rsidRPr="008268DD">
        <w:rPr>
          <w:rFonts w:ascii="Arial" w:hAnsi="Arial"/>
          <w:sz w:val="22"/>
        </w:rPr>
        <w:t xml:space="preserve">(c) </w:t>
      </w:r>
      <w:r w:rsidRPr="008268DD">
        <w:rPr>
          <w:rFonts w:ascii="Arial" w:hAnsi="Arial"/>
          <w:sz w:val="22"/>
        </w:rPr>
        <w:tab/>
        <w:t xml:space="preserve">prova específica para atuação em instituições autorizadas a funcionar pelo Banco Central do Brasil (BCB); </w:t>
      </w:r>
    </w:p>
    <w:p w14:paraId="5E335997" w14:textId="77777777" w:rsidR="009D41A2" w:rsidRPr="00B66247" w:rsidRDefault="009D41A2" w:rsidP="009D41A2">
      <w:pPr>
        <w:pStyle w:val="Recuodecorpodetexto"/>
        <w:ind w:left="993" w:hanging="426"/>
        <w:jc w:val="both"/>
        <w:rPr>
          <w:rFonts w:ascii="Arial" w:hAnsi="Arial"/>
          <w:sz w:val="22"/>
        </w:rPr>
      </w:pPr>
      <w:r w:rsidRPr="008268DD">
        <w:rPr>
          <w:rFonts w:ascii="Arial" w:hAnsi="Arial"/>
          <w:sz w:val="22"/>
        </w:rPr>
        <w:t xml:space="preserve">(d) </w:t>
      </w:r>
      <w:r w:rsidRPr="008268DD">
        <w:rPr>
          <w:rFonts w:ascii="Arial" w:hAnsi="Arial"/>
          <w:sz w:val="22"/>
        </w:rPr>
        <w:tab/>
        <w:t>prova específica para atuação em sociedades supervisionadas pela Superintendência de Seguros Privados (Susep</w:t>
      </w:r>
      <w:r w:rsidRPr="00B66247">
        <w:rPr>
          <w:rFonts w:ascii="Arial" w:hAnsi="Arial" w:cs="Arial"/>
          <w:sz w:val="22"/>
          <w:szCs w:val="22"/>
        </w:rPr>
        <w:t>); e</w:t>
      </w:r>
    </w:p>
    <w:p w14:paraId="7300E98B" w14:textId="77777777" w:rsidR="009D41A2" w:rsidRPr="00B66247" w:rsidRDefault="009D41A2" w:rsidP="009D41A2">
      <w:pPr>
        <w:pStyle w:val="Recuodecorpodetexto"/>
        <w:ind w:left="993" w:hanging="426"/>
        <w:jc w:val="both"/>
        <w:rPr>
          <w:rFonts w:ascii="Arial" w:hAnsi="Arial" w:cs="Arial"/>
          <w:sz w:val="22"/>
          <w:szCs w:val="22"/>
        </w:rPr>
      </w:pPr>
      <w:r w:rsidRPr="00B66247">
        <w:rPr>
          <w:rFonts w:ascii="Arial" w:hAnsi="Arial" w:cs="Arial"/>
          <w:sz w:val="22"/>
          <w:szCs w:val="22"/>
        </w:rPr>
        <w:t>(e) prova específica para atuação em entidades supervisionadas pela Superintendência Nacional de Previdência Complementar (Previc).</w:t>
      </w:r>
    </w:p>
    <w:p w14:paraId="050C64B9" w14:textId="77777777" w:rsidR="009D41A2" w:rsidRPr="00B66247" w:rsidRDefault="009D41A2" w:rsidP="009D41A2">
      <w:pPr>
        <w:pStyle w:val="Recuodecorpodetexto"/>
        <w:ind w:left="567"/>
        <w:jc w:val="both"/>
        <w:rPr>
          <w:rFonts w:ascii="Arial" w:hAnsi="Arial" w:cs="Arial"/>
          <w:sz w:val="22"/>
          <w:szCs w:val="22"/>
        </w:rPr>
      </w:pPr>
    </w:p>
    <w:p w14:paraId="4780BDFC" w14:textId="77777777" w:rsidR="009D41A2" w:rsidRPr="00B66247" w:rsidRDefault="009D41A2" w:rsidP="009D41A2">
      <w:pPr>
        <w:pStyle w:val="Recuodecorpodetexto"/>
        <w:ind w:left="567" w:hanging="567"/>
        <w:jc w:val="both"/>
        <w:rPr>
          <w:rFonts w:ascii="Arial" w:hAnsi="Arial"/>
          <w:sz w:val="22"/>
        </w:rPr>
      </w:pPr>
      <w:r w:rsidRPr="00B66247">
        <w:rPr>
          <w:rFonts w:ascii="Arial" w:hAnsi="Arial" w:cs="Arial"/>
          <w:sz w:val="22"/>
          <w:szCs w:val="22"/>
        </w:rPr>
        <w:t>3</w:t>
      </w:r>
      <w:r w:rsidRPr="008268DD">
        <w:rPr>
          <w:rFonts w:ascii="Arial" w:hAnsi="Arial"/>
          <w:sz w:val="22"/>
        </w:rPr>
        <w:t xml:space="preserve">. </w:t>
      </w:r>
      <w:r w:rsidRPr="008268DD">
        <w:rPr>
          <w:rFonts w:ascii="Arial" w:hAnsi="Arial"/>
          <w:sz w:val="22"/>
        </w:rPr>
        <w:tab/>
        <w:t xml:space="preserve">A aprovação </w:t>
      </w:r>
      <w:r>
        <w:rPr>
          <w:rFonts w:ascii="Arial" w:hAnsi="Arial"/>
          <w:sz w:val="22"/>
        </w:rPr>
        <w:t>nas provas</w:t>
      </w:r>
      <w:r w:rsidRPr="008268DD">
        <w:rPr>
          <w:rFonts w:ascii="Arial" w:hAnsi="Arial"/>
          <w:sz w:val="22"/>
        </w:rPr>
        <w:t xml:space="preserve"> de Qualificação Técnica Geral </w:t>
      </w:r>
      <w:r w:rsidRPr="00B66247">
        <w:rPr>
          <w:rFonts w:ascii="Arial" w:hAnsi="Arial" w:cs="Arial"/>
          <w:sz w:val="22"/>
          <w:szCs w:val="22"/>
        </w:rPr>
        <w:t xml:space="preserve">(QTG) e </w:t>
      </w:r>
      <w:r>
        <w:rPr>
          <w:rFonts w:ascii="Arial" w:hAnsi="Arial" w:cs="Arial"/>
          <w:sz w:val="22"/>
          <w:szCs w:val="22"/>
        </w:rPr>
        <w:t>habilitações</w:t>
      </w:r>
      <w:r w:rsidRPr="00B66247">
        <w:rPr>
          <w:rFonts w:ascii="Arial" w:hAnsi="Arial" w:cs="Arial"/>
          <w:sz w:val="22"/>
          <w:szCs w:val="22"/>
        </w:rPr>
        <w:t xml:space="preserve"> específicas definidas nas alíneas </w:t>
      </w:r>
      <w:r>
        <w:rPr>
          <w:rFonts w:ascii="Arial" w:hAnsi="Arial" w:cs="Arial"/>
          <w:sz w:val="22"/>
          <w:szCs w:val="22"/>
        </w:rPr>
        <w:t>(</w:t>
      </w:r>
      <w:r w:rsidRPr="00B66247">
        <w:rPr>
          <w:rFonts w:ascii="Arial" w:hAnsi="Arial" w:cs="Arial"/>
          <w:sz w:val="22"/>
          <w:szCs w:val="22"/>
        </w:rPr>
        <w:t>b</w:t>
      </w:r>
      <w:r>
        <w:rPr>
          <w:rFonts w:ascii="Arial" w:hAnsi="Arial" w:cs="Arial"/>
          <w:sz w:val="22"/>
          <w:szCs w:val="22"/>
        </w:rPr>
        <w:t>)</w:t>
      </w:r>
      <w:r w:rsidRPr="00B66247">
        <w:rPr>
          <w:rFonts w:ascii="Arial" w:hAnsi="Arial" w:cs="Arial"/>
          <w:sz w:val="22"/>
          <w:szCs w:val="22"/>
        </w:rPr>
        <w:t xml:space="preserve">, </w:t>
      </w:r>
      <w:r>
        <w:rPr>
          <w:rFonts w:ascii="Arial" w:hAnsi="Arial" w:cs="Arial"/>
          <w:sz w:val="22"/>
          <w:szCs w:val="22"/>
        </w:rPr>
        <w:t>(</w:t>
      </w:r>
      <w:r w:rsidRPr="00B66247">
        <w:rPr>
          <w:rFonts w:ascii="Arial" w:hAnsi="Arial" w:cs="Arial"/>
          <w:sz w:val="22"/>
          <w:szCs w:val="22"/>
        </w:rPr>
        <w:t>c</w:t>
      </w:r>
      <w:r>
        <w:rPr>
          <w:rFonts w:ascii="Arial" w:hAnsi="Arial" w:cs="Arial"/>
          <w:sz w:val="22"/>
          <w:szCs w:val="22"/>
        </w:rPr>
        <w:t>)</w:t>
      </w:r>
      <w:r w:rsidRPr="00B66247">
        <w:rPr>
          <w:rFonts w:ascii="Arial" w:hAnsi="Arial" w:cs="Arial"/>
          <w:sz w:val="22"/>
          <w:szCs w:val="22"/>
        </w:rPr>
        <w:t xml:space="preserve">, </w:t>
      </w:r>
      <w:r>
        <w:rPr>
          <w:rFonts w:ascii="Arial" w:hAnsi="Arial" w:cs="Arial"/>
          <w:sz w:val="22"/>
          <w:szCs w:val="22"/>
        </w:rPr>
        <w:t>(</w:t>
      </w:r>
      <w:r w:rsidRPr="00B66247">
        <w:rPr>
          <w:rFonts w:ascii="Arial" w:hAnsi="Arial" w:cs="Arial"/>
          <w:sz w:val="22"/>
          <w:szCs w:val="22"/>
        </w:rPr>
        <w:t>d</w:t>
      </w:r>
      <w:r>
        <w:rPr>
          <w:rFonts w:ascii="Arial" w:hAnsi="Arial" w:cs="Arial"/>
          <w:sz w:val="22"/>
          <w:szCs w:val="22"/>
        </w:rPr>
        <w:t>)</w:t>
      </w:r>
      <w:r w:rsidRPr="00B66247">
        <w:rPr>
          <w:rFonts w:ascii="Arial" w:hAnsi="Arial" w:cs="Arial"/>
          <w:sz w:val="22"/>
          <w:szCs w:val="22"/>
        </w:rPr>
        <w:t xml:space="preserve"> e </w:t>
      </w:r>
      <w:r>
        <w:rPr>
          <w:rFonts w:ascii="Arial" w:hAnsi="Arial" w:cs="Arial"/>
          <w:sz w:val="22"/>
          <w:szCs w:val="22"/>
        </w:rPr>
        <w:t>(</w:t>
      </w:r>
      <w:r w:rsidRPr="00B66247">
        <w:rPr>
          <w:rFonts w:ascii="Arial" w:hAnsi="Arial" w:cs="Arial"/>
          <w:sz w:val="22"/>
          <w:szCs w:val="22"/>
        </w:rPr>
        <w:t>e</w:t>
      </w:r>
      <w:r>
        <w:rPr>
          <w:rFonts w:ascii="Arial" w:hAnsi="Arial" w:cs="Arial"/>
          <w:sz w:val="22"/>
          <w:szCs w:val="22"/>
        </w:rPr>
        <w:t>)</w:t>
      </w:r>
      <w:r w:rsidRPr="00B66247">
        <w:rPr>
          <w:rFonts w:ascii="Arial" w:hAnsi="Arial" w:cs="Arial"/>
          <w:sz w:val="22"/>
          <w:szCs w:val="22"/>
        </w:rPr>
        <w:t xml:space="preserve"> do item 2 asseguram</w:t>
      </w:r>
      <w:r w:rsidRPr="008268DD">
        <w:rPr>
          <w:rFonts w:ascii="Arial" w:hAnsi="Arial"/>
          <w:sz w:val="22"/>
        </w:rPr>
        <w:t xml:space="preserve"> ao contador o registro no Cadastro Nacional de Auditores Independentes (CNAI) do Conselho Federal de Contabilidade (CFC). </w:t>
      </w:r>
    </w:p>
    <w:p w14:paraId="31054FE7" w14:textId="77777777" w:rsidR="009D41A2" w:rsidRDefault="009D41A2" w:rsidP="009D41A2">
      <w:pPr>
        <w:pStyle w:val="Recuodecorpodetexto"/>
        <w:ind w:left="567" w:hanging="567"/>
        <w:jc w:val="both"/>
        <w:rPr>
          <w:rFonts w:ascii="Arial" w:hAnsi="Arial"/>
          <w:sz w:val="22"/>
        </w:rPr>
      </w:pPr>
    </w:p>
    <w:p w14:paraId="33D72537" w14:textId="77777777" w:rsidR="009D41A2" w:rsidRPr="00B66247" w:rsidRDefault="009D41A2" w:rsidP="009D41A2">
      <w:pPr>
        <w:pStyle w:val="Recuodecorpodetexto"/>
        <w:ind w:left="567" w:hanging="567"/>
        <w:jc w:val="both"/>
        <w:rPr>
          <w:rFonts w:ascii="Arial" w:hAnsi="Arial"/>
          <w:sz w:val="22"/>
        </w:rPr>
      </w:pPr>
      <w:r w:rsidRPr="00B66247">
        <w:rPr>
          <w:rFonts w:ascii="Arial" w:hAnsi="Arial" w:cs="Arial"/>
          <w:sz w:val="22"/>
          <w:szCs w:val="22"/>
        </w:rPr>
        <w:t xml:space="preserve">4. </w:t>
      </w:r>
      <w:r w:rsidRPr="00B66247">
        <w:rPr>
          <w:rFonts w:ascii="Arial" w:hAnsi="Arial" w:cs="Arial"/>
          <w:sz w:val="22"/>
          <w:szCs w:val="22"/>
        </w:rPr>
        <w:tab/>
        <w:t>É</w:t>
      </w:r>
      <w:r w:rsidRPr="008268DD">
        <w:rPr>
          <w:rFonts w:ascii="Arial" w:hAnsi="Arial"/>
          <w:sz w:val="22"/>
        </w:rPr>
        <w:t xml:space="preserve"> requisito para a realização das provas previstas nas alíneas </w:t>
      </w:r>
      <w:r>
        <w:rPr>
          <w:rFonts w:ascii="Arial" w:hAnsi="Arial"/>
          <w:sz w:val="22"/>
        </w:rPr>
        <w:t>(</w:t>
      </w:r>
      <w:r w:rsidRPr="008268DD">
        <w:rPr>
          <w:rFonts w:ascii="Arial" w:hAnsi="Arial"/>
          <w:sz w:val="22"/>
        </w:rPr>
        <w:t>b</w:t>
      </w:r>
      <w:r>
        <w:rPr>
          <w:rFonts w:ascii="Arial" w:hAnsi="Arial"/>
          <w:sz w:val="22"/>
        </w:rPr>
        <w:t>)</w:t>
      </w:r>
      <w:r w:rsidRPr="008268DD">
        <w:rPr>
          <w:rFonts w:ascii="Arial" w:hAnsi="Arial"/>
          <w:sz w:val="22"/>
        </w:rPr>
        <w:t xml:space="preserve">, </w:t>
      </w:r>
      <w:r>
        <w:rPr>
          <w:rFonts w:ascii="Arial" w:hAnsi="Arial"/>
          <w:sz w:val="22"/>
        </w:rPr>
        <w:t>(</w:t>
      </w:r>
      <w:r w:rsidRPr="008268DD">
        <w:rPr>
          <w:rFonts w:ascii="Arial" w:hAnsi="Arial"/>
          <w:sz w:val="22"/>
        </w:rPr>
        <w:t>c</w:t>
      </w:r>
      <w:r>
        <w:rPr>
          <w:rFonts w:ascii="Arial" w:hAnsi="Arial" w:cs="Arial"/>
          <w:sz w:val="22"/>
          <w:szCs w:val="22"/>
        </w:rPr>
        <w:t>)</w:t>
      </w:r>
      <w:r w:rsidRPr="00B66247">
        <w:rPr>
          <w:rFonts w:ascii="Arial" w:hAnsi="Arial" w:cs="Arial"/>
          <w:sz w:val="22"/>
          <w:szCs w:val="22"/>
        </w:rPr>
        <w:t xml:space="preserve">, </w:t>
      </w:r>
      <w:r>
        <w:rPr>
          <w:rFonts w:ascii="Arial" w:hAnsi="Arial" w:cs="Arial"/>
          <w:sz w:val="22"/>
          <w:szCs w:val="22"/>
        </w:rPr>
        <w:t>(</w:t>
      </w:r>
      <w:r w:rsidRPr="00B66247">
        <w:rPr>
          <w:rFonts w:ascii="Arial" w:hAnsi="Arial" w:cs="Arial"/>
          <w:sz w:val="22"/>
          <w:szCs w:val="22"/>
        </w:rPr>
        <w:t>d</w:t>
      </w:r>
      <w:r>
        <w:rPr>
          <w:rFonts w:ascii="Arial" w:hAnsi="Arial"/>
          <w:sz w:val="22"/>
        </w:rPr>
        <w:t>)</w:t>
      </w:r>
      <w:r w:rsidRPr="008268DD">
        <w:rPr>
          <w:rFonts w:ascii="Arial" w:hAnsi="Arial"/>
          <w:sz w:val="22"/>
        </w:rPr>
        <w:t xml:space="preserve"> e </w:t>
      </w:r>
      <w:r>
        <w:rPr>
          <w:rFonts w:ascii="Arial" w:hAnsi="Arial"/>
          <w:sz w:val="22"/>
        </w:rPr>
        <w:t>(</w:t>
      </w:r>
      <w:r w:rsidRPr="00B66247">
        <w:rPr>
          <w:rFonts w:ascii="Arial" w:hAnsi="Arial" w:cs="Arial"/>
          <w:sz w:val="22"/>
          <w:szCs w:val="22"/>
        </w:rPr>
        <w:t>e</w:t>
      </w:r>
      <w:r>
        <w:rPr>
          <w:rFonts w:ascii="Arial" w:hAnsi="Arial"/>
          <w:sz w:val="22"/>
        </w:rPr>
        <w:t>)</w:t>
      </w:r>
      <w:r w:rsidRPr="008268DD">
        <w:rPr>
          <w:rFonts w:ascii="Arial" w:hAnsi="Arial"/>
          <w:sz w:val="22"/>
        </w:rPr>
        <w:t xml:space="preserve"> do item </w:t>
      </w:r>
      <w:r w:rsidRPr="00B66247">
        <w:rPr>
          <w:rFonts w:ascii="Arial" w:hAnsi="Arial" w:cs="Arial"/>
          <w:sz w:val="22"/>
          <w:szCs w:val="22"/>
        </w:rPr>
        <w:t>2 a aprovação na prova de Qualificação Técnica Geral (QTG).</w:t>
      </w:r>
    </w:p>
    <w:p w14:paraId="5FBB6FB8" w14:textId="77777777" w:rsidR="009D41A2" w:rsidRPr="00B66247" w:rsidRDefault="009D41A2" w:rsidP="009D41A2">
      <w:pPr>
        <w:pStyle w:val="Recuodecorpodetexto"/>
        <w:ind w:left="284" w:hanging="284"/>
        <w:jc w:val="both"/>
        <w:rPr>
          <w:rFonts w:ascii="Arial" w:hAnsi="Arial"/>
          <w:sz w:val="22"/>
        </w:rPr>
      </w:pPr>
    </w:p>
    <w:p w14:paraId="34B9BD49" w14:textId="77777777" w:rsidR="009D41A2" w:rsidRPr="008A66E9" w:rsidRDefault="009D41A2" w:rsidP="009D41A2">
      <w:pPr>
        <w:pStyle w:val="Recuodecorpodetexto"/>
        <w:numPr>
          <w:ilvl w:val="0"/>
          <w:numId w:val="364"/>
        </w:numPr>
        <w:autoSpaceDE w:val="0"/>
        <w:autoSpaceDN w:val="0"/>
        <w:spacing w:after="0"/>
        <w:ind w:left="567" w:hanging="567"/>
        <w:jc w:val="both"/>
        <w:rPr>
          <w:rFonts w:ascii="Arial" w:hAnsi="Arial"/>
          <w:sz w:val="22"/>
        </w:rPr>
      </w:pPr>
      <w:r w:rsidRPr="008A66E9">
        <w:rPr>
          <w:rFonts w:ascii="Arial" w:hAnsi="Arial"/>
          <w:sz w:val="22"/>
        </w:rPr>
        <w:t xml:space="preserve">O contador pode realizar, simultaneamente, todas as provas previstas no item </w:t>
      </w:r>
      <w:r w:rsidRPr="008A66E9">
        <w:rPr>
          <w:rFonts w:ascii="Arial" w:hAnsi="Arial" w:cs="Arial"/>
          <w:sz w:val="22"/>
          <w:szCs w:val="22"/>
        </w:rPr>
        <w:t>2</w:t>
      </w:r>
      <w:r w:rsidRPr="008A66E9">
        <w:rPr>
          <w:rFonts w:ascii="Arial" w:hAnsi="Arial"/>
          <w:sz w:val="22"/>
        </w:rPr>
        <w:t xml:space="preserve">, entretanto, nessa situação, as provas de que tratam as alíneas </w:t>
      </w:r>
      <w:r w:rsidRPr="00FD7453">
        <w:rPr>
          <w:rFonts w:ascii="Arial" w:hAnsi="Arial"/>
          <w:sz w:val="22"/>
        </w:rPr>
        <w:t xml:space="preserve">(b), </w:t>
      </w:r>
      <w:r w:rsidRPr="00FD740D">
        <w:rPr>
          <w:rFonts w:ascii="Arial" w:hAnsi="Arial"/>
          <w:sz w:val="22"/>
        </w:rPr>
        <w:t>(c</w:t>
      </w:r>
      <w:r w:rsidRPr="00FD740D">
        <w:rPr>
          <w:rFonts w:ascii="Arial" w:hAnsi="Arial" w:cs="Arial"/>
          <w:sz w:val="22"/>
          <w:szCs w:val="22"/>
        </w:rPr>
        <w:t>)</w:t>
      </w:r>
      <w:r w:rsidRPr="008A66E9">
        <w:rPr>
          <w:rFonts w:ascii="Arial" w:hAnsi="Arial" w:cs="Arial"/>
          <w:sz w:val="22"/>
          <w:szCs w:val="22"/>
        </w:rPr>
        <w:t>,</w:t>
      </w:r>
      <w:r w:rsidRPr="008A66E9">
        <w:rPr>
          <w:rFonts w:ascii="Arial" w:hAnsi="Arial"/>
          <w:sz w:val="22"/>
        </w:rPr>
        <w:t xml:space="preserve"> (d) </w:t>
      </w:r>
      <w:r w:rsidRPr="008A66E9">
        <w:rPr>
          <w:rFonts w:ascii="Arial" w:hAnsi="Arial" w:cs="Arial"/>
          <w:sz w:val="22"/>
          <w:szCs w:val="22"/>
        </w:rPr>
        <w:t xml:space="preserve">e (e) </w:t>
      </w:r>
      <w:r w:rsidRPr="008A66E9">
        <w:rPr>
          <w:rFonts w:ascii="Arial" w:hAnsi="Arial"/>
          <w:sz w:val="22"/>
        </w:rPr>
        <w:t xml:space="preserve">do item </w:t>
      </w:r>
      <w:r w:rsidRPr="008A66E9">
        <w:rPr>
          <w:rFonts w:ascii="Arial" w:hAnsi="Arial" w:cs="Arial"/>
          <w:sz w:val="22"/>
          <w:szCs w:val="22"/>
        </w:rPr>
        <w:t>2,</w:t>
      </w:r>
      <w:r w:rsidRPr="008A66E9">
        <w:rPr>
          <w:rFonts w:ascii="Arial" w:hAnsi="Arial"/>
          <w:sz w:val="22"/>
        </w:rPr>
        <w:t xml:space="preserve"> somente</w:t>
      </w:r>
      <w:r w:rsidRPr="008A66E9">
        <w:rPr>
          <w:rFonts w:ascii="Arial" w:hAnsi="Arial" w:cs="Arial"/>
          <w:sz w:val="22"/>
          <w:szCs w:val="22"/>
        </w:rPr>
        <w:t>,</w:t>
      </w:r>
      <w:r w:rsidRPr="008A66E9">
        <w:rPr>
          <w:rFonts w:ascii="Arial" w:hAnsi="Arial"/>
          <w:sz w:val="22"/>
        </w:rPr>
        <w:t xml:space="preserve"> serão corrigidas se o candidato for aprovado na prova de Qualificação Técnica Geral</w:t>
      </w:r>
      <w:r w:rsidRPr="008A66E9">
        <w:rPr>
          <w:rFonts w:ascii="Arial" w:hAnsi="Arial" w:cs="Arial"/>
          <w:sz w:val="22"/>
          <w:szCs w:val="22"/>
        </w:rPr>
        <w:t xml:space="preserve"> (QTG).</w:t>
      </w:r>
      <w:r w:rsidRPr="008A66E9">
        <w:rPr>
          <w:rFonts w:ascii="Arial" w:hAnsi="Arial"/>
          <w:sz w:val="22"/>
        </w:rPr>
        <w:t xml:space="preserve"> </w:t>
      </w:r>
    </w:p>
    <w:p w14:paraId="549F7262" w14:textId="77777777" w:rsidR="009D41A2" w:rsidRPr="008A66E9" w:rsidRDefault="009D41A2" w:rsidP="009D41A2">
      <w:pPr>
        <w:pStyle w:val="Recuodecorpodetexto"/>
        <w:tabs>
          <w:tab w:val="left" w:pos="284"/>
        </w:tabs>
        <w:jc w:val="both"/>
        <w:rPr>
          <w:rFonts w:ascii="Arial" w:hAnsi="Arial"/>
          <w:sz w:val="22"/>
        </w:rPr>
      </w:pPr>
    </w:p>
    <w:p w14:paraId="03F403C7" w14:textId="77777777" w:rsidR="009D41A2" w:rsidRPr="008A66E9" w:rsidRDefault="009D41A2" w:rsidP="009D41A2">
      <w:pPr>
        <w:pStyle w:val="Recuodecorpodetexto"/>
        <w:tabs>
          <w:tab w:val="left" w:pos="284"/>
        </w:tabs>
        <w:jc w:val="both"/>
        <w:rPr>
          <w:rFonts w:ascii="Arial" w:hAnsi="Arial"/>
          <w:b/>
          <w:sz w:val="22"/>
        </w:rPr>
      </w:pPr>
      <w:r w:rsidRPr="008A66E9">
        <w:rPr>
          <w:rFonts w:ascii="Arial" w:hAnsi="Arial"/>
          <w:b/>
          <w:sz w:val="22"/>
        </w:rPr>
        <w:t xml:space="preserve">Administração </w:t>
      </w:r>
    </w:p>
    <w:p w14:paraId="4341AB88" w14:textId="77777777" w:rsidR="009D41A2" w:rsidRPr="008A66E9" w:rsidRDefault="009D41A2" w:rsidP="009D41A2">
      <w:pPr>
        <w:pStyle w:val="Pr-formataoHTML"/>
        <w:tabs>
          <w:tab w:val="left" w:pos="708"/>
        </w:tabs>
        <w:autoSpaceDE w:val="0"/>
        <w:autoSpaceDN w:val="0"/>
        <w:jc w:val="both"/>
        <w:rPr>
          <w:rFonts w:ascii="Arial" w:hAnsi="Arial"/>
          <w:sz w:val="22"/>
        </w:rPr>
      </w:pPr>
    </w:p>
    <w:p w14:paraId="495E49C3" w14:textId="77777777" w:rsidR="009D41A2" w:rsidRPr="00B66247" w:rsidRDefault="009D41A2" w:rsidP="009D41A2">
      <w:pPr>
        <w:pStyle w:val="Recuodecorpodetexto"/>
        <w:numPr>
          <w:ilvl w:val="0"/>
          <w:numId w:val="364"/>
        </w:numPr>
        <w:autoSpaceDE w:val="0"/>
        <w:autoSpaceDN w:val="0"/>
        <w:spacing w:after="0"/>
        <w:ind w:left="567" w:hanging="567"/>
        <w:jc w:val="both"/>
        <w:rPr>
          <w:rFonts w:ascii="Arial" w:hAnsi="Arial"/>
          <w:sz w:val="22"/>
        </w:rPr>
      </w:pPr>
      <w:r w:rsidRPr="008A66E9">
        <w:rPr>
          <w:rFonts w:ascii="Arial" w:hAnsi="Arial"/>
          <w:sz w:val="22"/>
        </w:rPr>
        <w:t>O Exame de Qualificação Técnica para Auditor é regido pela Comissão Administradora do Exame (CAE) - Auditoria, formada</w:t>
      </w:r>
      <w:r w:rsidRPr="008268DD">
        <w:rPr>
          <w:rFonts w:ascii="Arial" w:hAnsi="Arial"/>
          <w:sz w:val="22"/>
        </w:rPr>
        <w:t xml:space="preserve"> por membros que sejam contadores, com experiência em Auditoria Independente, indicados pelo CFC</w:t>
      </w:r>
      <w:r w:rsidRPr="00256988">
        <w:rPr>
          <w:rFonts w:ascii="Arial" w:hAnsi="Arial"/>
          <w:sz w:val="22"/>
        </w:rPr>
        <w:t>,</w:t>
      </w:r>
      <w:r w:rsidRPr="008268DD">
        <w:rPr>
          <w:rFonts w:ascii="Arial" w:hAnsi="Arial"/>
          <w:sz w:val="22"/>
        </w:rPr>
        <w:t xml:space="preserve"> pelo Instituto dos Auditores Independentes do Brasil (Ibracon</w:t>
      </w:r>
      <w:r w:rsidRPr="00256988">
        <w:rPr>
          <w:rFonts w:ascii="Arial" w:hAnsi="Arial"/>
          <w:sz w:val="22"/>
        </w:rPr>
        <w:t>) e pela Superintendência Nacional de Previdência Complementar (Previc</w:t>
      </w:r>
      <w:r w:rsidRPr="008268DD">
        <w:rPr>
          <w:rFonts w:ascii="Arial" w:hAnsi="Arial"/>
          <w:sz w:val="22"/>
        </w:rPr>
        <w:t>).</w:t>
      </w:r>
    </w:p>
    <w:p w14:paraId="41409103" w14:textId="77777777" w:rsidR="009D41A2" w:rsidRPr="00256988" w:rsidRDefault="009D41A2" w:rsidP="009D41A2">
      <w:pPr>
        <w:pStyle w:val="Recuodecorpodetexto"/>
        <w:ind w:left="567"/>
        <w:jc w:val="both"/>
        <w:rPr>
          <w:rFonts w:ascii="Arial" w:hAnsi="Arial"/>
          <w:sz w:val="22"/>
        </w:rPr>
      </w:pPr>
    </w:p>
    <w:p w14:paraId="6507EB64" w14:textId="77777777" w:rsidR="009D41A2" w:rsidRPr="00B66247" w:rsidRDefault="009D41A2" w:rsidP="009D41A2">
      <w:pPr>
        <w:pStyle w:val="Recuodecorpodetexto"/>
        <w:numPr>
          <w:ilvl w:val="0"/>
          <w:numId w:val="364"/>
        </w:numPr>
        <w:autoSpaceDE w:val="0"/>
        <w:autoSpaceDN w:val="0"/>
        <w:spacing w:after="0"/>
        <w:ind w:left="567" w:hanging="567"/>
        <w:jc w:val="both"/>
        <w:rPr>
          <w:rFonts w:ascii="Arial" w:hAnsi="Arial"/>
          <w:sz w:val="22"/>
        </w:rPr>
      </w:pPr>
      <w:r w:rsidRPr="008268DD">
        <w:rPr>
          <w:rFonts w:ascii="Arial" w:hAnsi="Arial"/>
          <w:sz w:val="22"/>
        </w:rPr>
        <w:t>A CAE</w:t>
      </w:r>
      <w:r w:rsidRPr="00256988">
        <w:rPr>
          <w:rFonts w:ascii="Arial" w:hAnsi="Arial"/>
          <w:sz w:val="22"/>
        </w:rPr>
        <w:t>-Auditoria</w:t>
      </w:r>
      <w:r w:rsidRPr="008268DD">
        <w:rPr>
          <w:rFonts w:ascii="Arial" w:hAnsi="Arial"/>
          <w:sz w:val="22"/>
        </w:rPr>
        <w:t xml:space="preserve"> pode propor à Vice-Presidência de Desenvolvimento Profissional do CFC a participação, como convidados, de representantes de órgãos reguladores nas suas reuniões. </w:t>
      </w:r>
    </w:p>
    <w:p w14:paraId="7BDE4A38" w14:textId="77777777" w:rsidR="009D41A2" w:rsidRPr="00B66247" w:rsidRDefault="009D41A2" w:rsidP="009D41A2">
      <w:pPr>
        <w:pStyle w:val="Pr-formataoHTML"/>
        <w:tabs>
          <w:tab w:val="left" w:pos="708"/>
        </w:tabs>
        <w:autoSpaceDE w:val="0"/>
        <w:autoSpaceDN w:val="0"/>
        <w:ind w:left="851" w:hanging="851"/>
        <w:jc w:val="both"/>
        <w:rPr>
          <w:rFonts w:ascii="Arial" w:hAnsi="Arial"/>
          <w:sz w:val="22"/>
        </w:rPr>
      </w:pPr>
    </w:p>
    <w:p w14:paraId="19D23FF4" w14:textId="77777777" w:rsidR="009D41A2" w:rsidRPr="00B66247" w:rsidRDefault="009D41A2" w:rsidP="009D41A2">
      <w:pPr>
        <w:pStyle w:val="Recuodecorpodetexto"/>
        <w:ind w:left="567" w:hanging="567"/>
        <w:jc w:val="both"/>
        <w:rPr>
          <w:rFonts w:ascii="Arial" w:hAnsi="Arial"/>
          <w:b/>
          <w:i/>
          <w:sz w:val="22"/>
        </w:rPr>
      </w:pPr>
      <w:r w:rsidRPr="00B66247">
        <w:rPr>
          <w:rFonts w:ascii="Arial" w:hAnsi="Arial" w:cs="Arial"/>
          <w:sz w:val="22"/>
          <w:szCs w:val="22"/>
        </w:rPr>
        <w:t>8</w:t>
      </w:r>
      <w:r w:rsidRPr="008268DD">
        <w:rPr>
          <w:rFonts w:ascii="Arial" w:hAnsi="Arial"/>
          <w:sz w:val="22"/>
        </w:rPr>
        <w:t xml:space="preserve">. </w:t>
      </w:r>
      <w:r w:rsidRPr="008268DD">
        <w:rPr>
          <w:rFonts w:ascii="Arial" w:hAnsi="Arial"/>
          <w:sz w:val="22"/>
        </w:rPr>
        <w:tab/>
        <w:t>Os membros da CAE</w:t>
      </w:r>
      <w:r w:rsidRPr="00B66247">
        <w:rPr>
          <w:rFonts w:ascii="Arial" w:hAnsi="Arial" w:cs="Arial"/>
          <w:strike/>
          <w:sz w:val="22"/>
          <w:szCs w:val="22"/>
        </w:rPr>
        <w:t>-</w:t>
      </w:r>
      <w:r w:rsidRPr="00B66247">
        <w:rPr>
          <w:rFonts w:ascii="Arial" w:hAnsi="Arial" w:cs="Arial"/>
          <w:sz w:val="22"/>
          <w:szCs w:val="22"/>
        </w:rPr>
        <w:t>Auditoria</w:t>
      </w:r>
      <w:r w:rsidRPr="008268DD">
        <w:rPr>
          <w:rFonts w:ascii="Arial" w:hAnsi="Arial"/>
          <w:sz w:val="22"/>
        </w:rPr>
        <w:t xml:space="preserve">, entre eles o coordenador, todos com inscrição ativa no CNAI, são nomeados pelo presidente do CFC, pelo período de </w:t>
      </w:r>
      <w:r w:rsidRPr="00B66247">
        <w:rPr>
          <w:rFonts w:ascii="Arial" w:hAnsi="Arial" w:cs="Arial"/>
          <w:sz w:val="22"/>
          <w:szCs w:val="22"/>
        </w:rPr>
        <w:t xml:space="preserve">até </w:t>
      </w:r>
      <w:r w:rsidRPr="008268DD">
        <w:rPr>
          <w:rFonts w:ascii="Arial" w:hAnsi="Arial"/>
          <w:sz w:val="22"/>
        </w:rPr>
        <w:t>2 (dois) anos, podendo ser reconduzidos.</w:t>
      </w:r>
      <w:r w:rsidRPr="008268DD">
        <w:rPr>
          <w:rFonts w:ascii="Arial" w:hAnsi="Arial"/>
          <w:b/>
          <w:i/>
          <w:sz w:val="22"/>
        </w:rPr>
        <w:t xml:space="preserve"> </w:t>
      </w:r>
    </w:p>
    <w:p w14:paraId="31EC45FD" w14:textId="77777777" w:rsidR="009D41A2" w:rsidRDefault="009D41A2" w:rsidP="009D41A2">
      <w:pPr>
        <w:pStyle w:val="Recuodecorpodetexto"/>
        <w:ind w:left="567" w:hanging="567"/>
        <w:jc w:val="both"/>
        <w:rPr>
          <w:rFonts w:ascii="Arial" w:hAnsi="Arial"/>
          <w:b/>
          <w:i/>
          <w:sz w:val="22"/>
        </w:rPr>
      </w:pPr>
    </w:p>
    <w:p w14:paraId="5045C64A" w14:textId="77777777" w:rsidR="009D41A2" w:rsidRDefault="009D41A2" w:rsidP="009D41A2">
      <w:pPr>
        <w:pStyle w:val="Recuodecorpodetexto"/>
        <w:ind w:left="567" w:hanging="567"/>
        <w:jc w:val="both"/>
        <w:rPr>
          <w:rFonts w:ascii="Arial" w:hAnsi="Arial" w:cs="Arial"/>
          <w:sz w:val="22"/>
          <w:szCs w:val="22"/>
        </w:rPr>
      </w:pPr>
      <w:r w:rsidRPr="00B66247">
        <w:rPr>
          <w:rFonts w:ascii="Arial" w:hAnsi="Arial" w:cs="Arial"/>
          <w:sz w:val="22"/>
          <w:szCs w:val="22"/>
        </w:rPr>
        <w:t>9.</w:t>
      </w:r>
      <w:r w:rsidRPr="00B66247">
        <w:rPr>
          <w:rFonts w:ascii="Arial" w:hAnsi="Arial" w:cs="Arial"/>
          <w:sz w:val="22"/>
          <w:szCs w:val="22"/>
        </w:rPr>
        <w:tab/>
      </w:r>
      <w:r w:rsidRPr="007E7D8B">
        <w:rPr>
          <w:rFonts w:ascii="Arial" w:hAnsi="Arial" w:cs="Arial"/>
          <w:sz w:val="22"/>
          <w:szCs w:val="22"/>
        </w:rPr>
        <w:t xml:space="preserve">Os membros da CAE- Auditoria que desejarem realizar prova específica para atuar em outra área que ainda não esteja habilitado </w:t>
      </w:r>
      <w:r>
        <w:rPr>
          <w:rFonts w:ascii="Arial" w:hAnsi="Arial" w:cs="Arial"/>
          <w:sz w:val="22"/>
          <w:szCs w:val="22"/>
        </w:rPr>
        <w:t>d</w:t>
      </w:r>
      <w:r w:rsidRPr="007E7D8B">
        <w:rPr>
          <w:rFonts w:ascii="Arial" w:hAnsi="Arial" w:cs="Arial"/>
          <w:sz w:val="22"/>
          <w:szCs w:val="22"/>
        </w:rPr>
        <w:t xml:space="preserve">evem solicitar afastamento da </w:t>
      </w:r>
      <w:r>
        <w:rPr>
          <w:rFonts w:ascii="Arial" w:hAnsi="Arial" w:cs="Arial"/>
          <w:sz w:val="22"/>
          <w:szCs w:val="22"/>
        </w:rPr>
        <w:t>c</w:t>
      </w:r>
      <w:r w:rsidRPr="007E7D8B">
        <w:rPr>
          <w:rFonts w:ascii="Arial" w:hAnsi="Arial" w:cs="Arial"/>
          <w:sz w:val="22"/>
          <w:szCs w:val="22"/>
        </w:rPr>
        <w:t>omissão.</w:t>
      </w:r>
    </w:p>
    <w:p w14:paraId="1FD4D462" w14:textId="77777777" w:rsidR="009D41A2" w:rsidRPr="00B66247" w:rsidRDefault="009D41A2" w:rsidP="009D41A2">
      <w:pPr>
        <w:pStyle w:val="Pr-formataoHTML"/>
        <w:tabs>
          <w:tab w:val="clear" w:pos="916"/>
          <w:tab w:val="left" w:pos="708"/>
          <w:tab w:val="left" w:pos="1418"/>
        </w:tabs>
        <w:autoSpaceDE w:val="0"/>
        <w:autoSpaceDN w:val="0"/>
        <w:rPr>
          <w:rFonts w:ascii="Arial" w:hAnsi="Arial" w:cs="Arial"/>
          <w:sz w:val="22"/>
          <w:szCs w:val="22"/>
        </w:rPr>
      </w:pPr>
    </w:p>
    <w:p w14:paraId="42E482BA" w14:textId="77777777" w:rsidR="009D41A2" w:rsidRPr="00B66247" w:rsidRDefault="009D41A2" w:rsidP="009D41A2">
      <w:pPr>
        <w:pStyle w:val="Recuodecorpodetexto"/>
        <w:ind w:left="567" w:hanging="567"/>
        <w:jc w:val="both"/>
        <w:rPr>
          <w:rFonts w:ascii="Arial" w:hAnsi="Arial"/>
          <w:sz w:val="22"/>
        </w:rPr>
      </w:pPr>
      <w:r w:rsidRPr="00B66247">
        <w:rPr>
          <w:rFonts w:ascii="Arial" w:hAnsi="Arial" w:cs="Arial"/>
          <w:sz w:val="22"/>
          <w:szCs w:val="22"/>
        </w:rPr>
        <w:t>10</w:t>
      </w:r>
      <w:r w:rsidRPr="008268DD">
        <w:rPr>
          <w:rFonts w:ascii="Arial" w:hAnsi="Arial"/>
          <w:sz w:val="22"/>
        </w:rPr>
        <w:t xml:space="preserve">. </w:t>
      </w:r>
      <w:r w:rsidRPr="008268DD">
        <w:rPr>
          <w:rFonts w:ascii="Arial" w:hAnsi="Arial"/>
          <w:sz w:val="22"/>
        </w:rPr>
        <w:tab/>
        <w:t>A CAE</w:t>
      </w:r>
      <w:r w:rsidRPr="00B66247">
        <w:rPr>
          <w:rFonts w:ascii="Arial" w:hAnsi="Arial" w:cs="Arial"/>
          <w:strike/>
          <w:sz w:val="22"/>
          <w:szCs w:val="22"/>
        </w:rPr>
        <w:t>-</w:t>
      </w:r>
      <w:r w:rsidRPr="00B66247">
        <w:rPr>
          <w:rFonts w:ascii="Arial" w:hAnsi="Arial" w:cs="Arial"/>
          <w:sz w:val="22"/>
          <w:szCs w:val="22"/>
        </w:rPr>
        <w:t>Auditoria</w:t>
      </w:r>
      <w:r w:rsidRPr="008268DD">
        <w:rPr>
          <w:rFonts w:ascii="Arial" w:hAnsi="Arial"/>
          <w:sz w:val="22"/>
        </w:rPr>
        <w:t xml:space="preserve"> deve se reunir, no mínimo, duas vezes ao ano, em data, hora e local definidos pelo seu coordenador, sujeit</w:t>
      </w:r>
      <w:r>
        <w:rPr>
          <w:rFonts w:ascii="Arial" w:hAnsi="Arial"/>
          <w:sz w:val="22"/>
        </w:rPr>
        <w:t>o</w:t>
      </w:r>
      <w:r w:rsidRPr="008268DD">
        <w:rPr>
          <w:rFonts w:ascii="Arial" w:hAnsi="Arial"/>
          <w:sz w:val="22"/>
        </w:rPr>
        <w:t>s à autorização do presidente do CFC.</w:t>
      </w:r>
    </w:p>
    <w:p w14:paraId="5377EC37" w14:textId="77777777" w:rsidR="009D41A2" w:rsidRDefault="009D41A2" w:rsidP="009D41A2">
      <w:pPr>
        <w:pStyle w:val="Recuodecorpodetexto"/>
        <w:jc w:val="both"/>
        <w:rPr>
          <w:rFonts w:ascii="Arial" w:hAnsi="Arial"/>
          <w:sz w:val="22"/>
        </w:rPr>
      </w:pPr>
    </w:p>
    <w:p w14:paraId="3AADE13B" w14:textId="77777777" w:rsidR="009D41A2" w:rsidRDefault="009D41A2" w:rsidP="009D41A2">
      <w:pPr>
        <w:pStyle w:val="Recuodecorpodetexto"/>
        <w:ind w:left="567" w:hanging="567"/>
        <w:jc w:val="both"/>
        <w:rPr>
          <w:rFonts w:ascii="Arial" w:hAnsi="Arial"/>
          <w:sz w:val="22"/>
        </w:rPr>
      </w:pPr>
      <w:r w:rsidRPr="00B66247">
        <w:rPr>
          <w:rFonts w:ascii="Arial" w:hAnsi="Arial" w:cs="Arial"/>
          <w:sz w:val="22"/>
          <w:szCs w:val="22"/>
        </w:rPr>
        <w:t>11</w:t>
      </w:r>
      <w:r w:rsidRPr="008268DD">
        <w:rPr>
          <w:rFonts w:ascii="Arial" w:hAnsi="Arial"/>
          <w:sz w:val="22"/>
        </w:rPr>
        <w:t xml:space="preserve">. </w:t>
      </w:r>
      <w:r w:rsidRPr="008268DD">
        <w:rPr>
          <w:rFonts w:ascii="Arial" w:hAnsi="Arial"/>
          <w:sz w:val="22"/>
        </w:rPr>
        <w:tab/>
      </w:r>
      <w:r w:rsidRPr="00832097">
        <w:rPr>
          <w:rFonts w:ascii="Arial" w:hAnsi="Arial"/>
          <w:sz w:val="22"/>
        </w:rPr>
        <w:t>Em consonân</w:t>
      </w:r>
      <w:r>
        <w:rPr>
          <w:rFonts w:ascii="Arial" w:hAnsi="Arial"/>
          <w:sz w:val="22"/>
        </w:rPr>
        <w:t>cia com as Normas Profissionais, s</w:t>
      </w:r>
      <w:r w:rsidRPr="008268DD">
        <w:rPr>
          <w:rFonts w:ascii="Arial" w:hAnsi="Arial"/>
          <w:sz w:val="22"/>
        </w:rPr>
        <w:t>ão atribuições da CAE</w:t>
      </w:r>
      <w:r w:rsidRPr="00B66247">
        <w:rPr>
          <w:rFonts w:ascii="Arial" w:hAnsi="Arial" w:cs="Arial"/>
          <w:strike/>
          <w:sz w:val="22"/>
          <w:szCs w:val="22"/>
        </w:rPr>
        <w:t>-</w:t>
      </w:r>
      <w:r w:rsidRPr="00B66247">
        <w:rPr>
          <w:rFonts w:ascii="Arial" w:hAnsi="Arial" w:cs="Arial"/>
          <w:sz w:val="22"/>
          <w:szCs w:val="22"/>
        </w:rPr>
        <w:t>Auditoria</w:t>
      </w:r>
      <w:r w:rsidRPr="008268DD">
        <w:rPr>
          <w:rFonts w:ascii="Arial" w:hAnsi="Arial"/>
          <w:sz w:val="22"/>
        </w:rPr>
        <w:t xml:space="preserve">: </w:t>
      </w:r>
    </w:p>
    <w:p w14:paraId="3BA679D0" w14:textId="77777777" w:rsidR="009D41A2"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sz w:val="22"/>
        </w:rPr>
      </w:pPr>
      <w:r w:rsidRPr="008268DD">
        <w:rPr>
          <w:rFonts w:ascii="Arial" w:hAnsi="Arial"/>
          <w:sz w:val="22"/>
        </w:rPr>
        <w:t xml:space="preserve">estabelecer as condições, o formato e o conteúdo do </w:t>
      </w:r>
      <w:r>
        <w:rPr>
          <w:rFonts w:ascii="Arial" w:hAnsi="Arial" w:cs="Arial"/>
          <w:sz w:val="22"/>
          <w:szCs w:val="22"/>
          <w:lang w:val="pt-BR"/>
        </w:rPr>
        <w:t>e</w:t>
      </w:r>
      <w:r>
        <w:rPr>
          <w:rFonts w:ascii="Arial" w:hAnsi="Arial" w:cs="Arial"/>
          <w:sz w:val="22"/>
          <w:szCs w:val="22"/>
        </w:rPr>
        <w:t>xame</w:t>
      </w:r>
      <w:r w:rsidRPr="008268DD">
        <w:rPr>
          <w:rFonts w:ascii="Arial" w:hAnsi="Arial"/>
          <w:sz w:val="22"/>
        </w:rPr>
        <w:t xml:space="preserve"> e das provas que serão realizadas;</w:t>
      </w:r>
    </w:p>
    <w:p w14:paraId="7C9BF12F" w14:textId="77777777" w:rsidR="009D41A2"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strike/>
          <w:sz w:val="22"/>
        </w:rPr>
      </w:pPr>
      <w:r w:rsidRPr="008268DD">
        <w:rPr>
          <w:rFonts w:ascii="Arial" w:hAnsi="Arial"/>
          <w:sz w:val="22"/>
        </w:rPr>
        <w:t>dirimir dúvidas a respeito do Exame de Qualificação Técnica</w:t>
      </w:r>
      <w:r>
        <w:rPr>
          <w:rFonts w:ascii="Arial" w:hAnsi="Arial" w:cs="Arial"/>
          <w:sz w:val="22"/>
          <w:szCs w:val="22"/>
          <w:lang w:val="pt-BR"/>
        </w:rPr>
        <w:t xml:space="preserve"> para Auditor</w:t>
      </w:r>
      <w:r w:rsidRPr="008268DD">
        <w:rPr>
          <w:rFonts w:ascii="Arial" w:hAnsi="Arial"/>
          <w:sz w:val="22"/>
        </w:rPr>
        <w:t xml:space="preserve"> e resolver situações não previstas nesta </w:t>
      </w:r>
      <w:r>
        <w:rPr>
          <w:rFonts w:ascii="Arial" w:hAnsi="Arial"/>
          <w:sz w:val="22"/>
        </w:rPr>
        <w:t>N</w:t>
      </w:r>
      <w:r w:rsidRPr="008268DD">
        <w:rPr>
          <w:rFonts w:ascii="Arial" w:hAnsi="Arial"/>
          <w:sz w:val="22"/>
        </w:rPr>
        <w:t xml:space="preserve">orma, submetendo-as </w:t>
      </w:r>
      <w:r w:rsidRPr="00B66247">
        <w:rPr>
          <w:rFonts w:ascii="Arial" w:hAnsi="Arial" w:cs="Arial"/>
          <w:sz w:val="22"/>
          <w:szCs w:val="22"/>
        </w:rPr>
        <w:t>à</w:t>
      </w:r>
      <w:r w:rsidRPr="008268DD">
        <w:rPr>
          <w:rFonts w:ascii="Arial" w:hAnsi="Arial"/>
          <w:sz w:val="22"/>
        </w:rPr>
        <w:t xml:space="preserve"> Vice-Presidência de Desenvolvimento Profissional;</w:t>
      </w:r>
    </w:p>
    <w:p w14:paraId="05808300" w14:textId="77777777" w:rsidR="009D41A2"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sz w:val="22"/>
        </w:rPr>
      </w:pPr>
      <w:r w:rsidRPr="008268DD">
        <w:rPr>
          <w:rFonts w:ascii="Arial" w:hAnsi="Arial"/>
          <w:sz w:val="22"/>
        </w:rPr>
        <w:t xml:space="preserve">zelar pela confidencialidade do </w:t>
      </w:r>
      <w:r>
        <w:rPr>
          <w:rFonts w:ascii="Arial" w:hAnsi="Arial" w:cs="Arial"/>
          <w:sz w:val="22"/>
          <w:szCs w:val="22"/>
          <w:lang w:val="pt-BR"/>
        </w:rPr>
        <w:t>e</w:t>
      </w:r>
      <w:r>
        <w:rPr>
          <w:rFonts w:ascii="Arial" w:hAnsi="Arial" w:cs="Arial"/>
          <w:sz w:val="22"/>
          <w:szCs w:val="22"/>
        </w:rPr>
        <w:t>xame</w:t>
      </w:r>
      <w:r w:rsidRPr="008268DD">
        <w:rPr>
          <w:rFonts w:ascii="Arial" w:hAnsi="Arial"/>
          <w:sz w:val="22"/>
        </w:rPr>
        <w:t>, pelos seus resultados e por outras informações relacionadas;</w:t>
      </w:r>
    </w:p>
    <w:p w14:paraId="2E2E5245" w14:textId="77777777" w:rsidR="009D41A2" w:rsidRPr="00B66247"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cs="Arial"/>
          <w:sz w:val="22"/>
          <w:szCs w:val="22"/>
        </w:rPr>
      </w:pPr>
      <w:r>
        <w:rPr>
          <w:rFonts w:ascii="Arial" w:hAnsi="Arial" w:cs="Arial"/>
          <w:sz w:val="22"/>
          <w:szCs w:val="22"/>
        </w:rPr>
        <w:t>observar</w:t>
      </w:r>
      <w:r w:rsidRPr="00B66247">
        <w:rPr>
          <w:rFonts w:ascii="Arial" w:hAnsi="Arial" w:cs="Arial"/>
          <w:sz w:val="22"/>
          <w:szCs w:val="22"/>
        </w:rPr>
        <w:t xml:space="preserve">, entre outros, os seguintes princípios e valores fundamentais no exercício de suas funções: </w:t>
      </w:r>
    </w:p>
    <w:p w14:paraId="4216EE8B" w14:textId="77777777" w:rsidR="009D41A2" w:rsidRPr="00B66247" w:rsidRDefault="009D41A2" w:rsidP="009D41A2">
      <w:pPr>
        <w:pStyle w:val="Pr-formataoHTML"/>
        <w:tabs>
          <w:tab w:val="clear" w:pos="916"/>
          <w:tab w:val="clear" w:pos="1832"/>
          <w:tab w:val="clear" w:pos="2748"/>
        </w:tabs>
        <w:autoSpaceDE w:val="0"/>
        <w:autoSpaceDN w:val="0"/>
        <w:ind w:left="993"/>
        <w:jc w:val="both"/>
        <w:rPr>
          <w:rFonts w:ascii="Arial" w:hAnsi="Arial" w:cs="Arial"/>
          <w:sz w:val="22"/>
          <w:szCs w:val="22"/>
        </w:rPr>
      </w:pPr>
      <w:r>
        <w:rPr>
          <w:rFonts w:ascii="Arial" w:hAnsi="Arial" w:cs="Arial"/>
          <w:sz w:val="22"/>
          <w:szCs w:val="22"/>
        </w:rPr>
        <w:t>(i)</w:t>
      </w:r>
      <w:r w:rsidRPr="00B66247">
        <w:rPr>
          <w:rFonts w:ascii="Arial" w:hAnsi="Arial" w:cs="Arial"/>
          <w:sz w:val="22"/>
          <w:szCs w:val="22"/>
        </w:rPr>
        <w:t xml:space="preserve">  legalidade, impessoalidade, moralidade, publicidade e eficiência;</w:t>
      </w:r>
    </w:p>
    <w:p w14:paraId="04CA1D4C" w14:textId="77777777" w:rsidR="009D41A2" w:rsidRPr="00B66247" w:rsidRDefault="009D41A2" w:rsidP="009D41A2">
      <w:pPr>
        <w:pStyle w:val="Pr-formataoHTML"/>
        <w:tabs>
          <w:tab w:val="clear" w:pos="916"/>
          <w:tab w:val="clear" w:pos="1832"/>
          <w:tab w:val="clear" w:pos="2748"/>
        </w:tabs>
        <w:autoSpaceDE w:val="0"/>
        <w:autoSpaceDN w:val="0"/>
        <w:ind w:left="993"/>
        <w:jc w:val="both"/>
        <w:rPr>
          <w:rFonts w:ascii="Arial" w:hAnsi="Arial" w:cs="Arial"/>
          <w:sz w:val="22"/>
          <w:szCs w:val="22"/>
          <w:lang w:val="pt-BR"/>
        </w:rPr>
      </w:pPr>
      <w:r w:rsidRPr="02722B5E">
        <w:rPr>
          <w:rFonts w:ascii="Arial" w:hAnsi="Arial" w:cs="Arial"/>
          <w:sz w:val="22"/>
          <w:szCs w:val="22"/>
          <w:lang w:val="pt-BR"/>
        </w:rPr>
        <w:t xml:space="preserve">(ii)  transparência, honestidade, respeito e integridade; </w:t>
      </w:r>
    </w:p>
    <w:p w14:paraId="58D29512" w14:textId="77777777" w:rsidR="009D41A2" w:rsidRPr="00B66247" w:rsidRDefault="009D41A2" w:rsidP="009D41A2">
      <w:pPr>
        <w:pStyle w:val="Pr-formataoHTML"/>
        <w:tabs>
          <w:tab w:val="clear" w:pos="916"/>
          <w:tab w:val="clear" w:pos="1832"/>
          <w:tab w:val="clear" w:pos="2748"/>
        </w:tabs>
        <w:autoSpaceDE w:val="0"/>
        <w:autoSpaceDN w:val="0"/>
        <w:ind w:left="993"/>
        <w:jc w:val="both"/>
        <w:rPr>
          <w:rFonts w:ascii="Arial" w:hAnsi="Arial" w:cs="Arial"/>
          <w:sz w:val="22"/>
          <w:szCs w:val="22"/>
          <w:lang w:val="pt-BR"/>
        </w:rPr>
      </w:pPr>
      <w:r w:rsidRPr="02722B5E">
        <w:rPr>
          <w:rFonts w:ascii="Arial" w:hAnsi="Arial" w:cs="Arial"/>
          <w:sz w:val="22"/>
          <w:szCs w:val="22"/>
          <w:lang w:val="pt-BR"/>
        </w:rPr>
        <w:t xml:space="preserve">(iii)  ética, companheirismo, responsabilidade profissional e social; </w:t>
      </w:r>
    </w:p>
    <w:p w14:paraId="21ADB0AD" w14:textId="77777777" w:rsidR="009D41A2" w:rsidRPr="00B66247" w:rsidRDefault="009D41A2" w:rsidP="009D41A2">
      <w:pPr>
        <w:pStyle w:val="Pr-formataoHTML"/>
        <w:tabs>
          <w:tab w:val="clear" w:pos="916"/>
          <w:tab w:val="clear" w:pos="1832"/>
          <w:tab w:val="clear" w:pos="2748"/>
        </w:tabs>
        <w:autoSpaceDE w:val="0"/>
        <w:autoSpaceDN w:val="0"/>
        <w:ind w:left="993"/>
        <w:jc w:val="both"/>
        <w:rPr>
          <w:rFonts w:ascii="Arial" w:hAnsi="Arial" w:cs="Arial"/>
          <w:sz w:val="22"/>
          <w:szCs w:val="22"/>
          <w:lang w:val="pt-BR"/>
        </w:rPr>
      </w:pPr>
      <w:r w:rsidRPr="02722B5E">
        <w:rPr>
          <w:rFonts w:ascii="Arial" w:hAnsi="Arial" w:cs="Arial"/>
          <w:sz w:val="22"/>
          <w:szCs w:val="22"/>
          <w:lang w:val="pt-BR"/>
        </w:rPr>
        <w:t xml:space="preserve">(iv)  compromisso, confiança e trabalho perseverante; </w:t>
      </w:r>
    </w:p>
    <w:p w14:paraId="1F5FAE39" w14:textId="77777777" w:rsidR="009D41A2" w:rsidRPr="00B66247" w:rsidRDefault="009D41A2" w:rsidP="009D41A2">
      <w:pPr>
        <w:pStyle w:val="Pr-formataoHTML"/>
        <w:tabs>
          <w:tab w:val="clear" w:pos="916"/>
          <w:tab w:val="clear" w:pos="1832"/>
          <w:tab w:val="clear" w:pos="2748"/>
        </w:tabs>
        <w:autoSpaceDE w:val="0"/>
        <w:autoSpaceDN w:val="0"/>
        <w:ind w:left="993"/>
        <w:jc w:val="both"/>
        <w:rPr>
          <w:rFonts w:ascii="Arial" w:hAnsi="Arial" w:cs="Arial"/>
          <w:sz w:val="22"/>
          <w:szCs w:val="22"/>
        </w:rPr>
      </w:pPr>
      <w:r>
        <w:rPr>
          <w:rFonts w:ascii="Arial" w:hAnsi="Arial" w:cs="Arial"/>
          <w:sz w:val="22"/>
          <w:szCs w:val="22"/>
        </w:rPr>
        <w:t>(v)</w:t>
      </w:r>
      <w:r w:rsidRPr="00B66247">
        <w:rPr>
          <w:rFonts w:ascii="Arial" w:hAnsi="Arial" w:cs="Arial"/>
          <w:sz w:val="22"/>
          <w:szCs w:val="22"/>
        </w:rPr>
        <w:t xml:space="preserve">  objetividade, imparcialidade e sigilo profissional; e</w:t>
      </w:r>
    </w:p>
    <w:p w14:paraId="34AB7E39" w14:textId="77777777" w:rsidR="009D41A2" w:rsidRPr="00B66247" w:rsidRDefault="009D41A2" w:rsidP="009D41A2">
      <w:pPr>
        <w:pStyle w:val="Pr-formataoHTML"/>
        <w:tabs>
          <w:tab w:val="clear" w:pos="916"/>
          <w:tab w:val="clear" w:pos="1832"/>
          <w:tab w:val="clear" w:pos="2748"/>
        </w:tabs>
        <w:autoSpaceDE w:val="0"/>
        <w:autoSpaceDN w:val="0"/>
        <w:ind w:left="993"/>
        <w:jc w:val="both"/>
        <w:rPr>
          <w:rFonts w:ascii="Arial" w:hAnsi="Arial" w:cs="Arial"/>
          <w:sz w:val="22"/>
          <w:szCs w:val="22"/>
        </w:rPr>
      </w:pPr>
      <w:r>
        <w:rPr>
          <w:rFonts w:ascii="Arial" w:hAnsi="Arial" w:cs="Arial"/>
          <w:sz w:val="22"/>
          <w:szCs w:val="22"/>
        </w:rPr>
        <w:t>(vi)</w:t>
      </w:r>
      <w:r w:rsidRPr="00B66247">
        <w:rPr>
          <w:rFonts w:ascii="Arial" w:hAnsi="Arial" w:cs="Arial"/>
          <w:sz w:val="22"/>
          <w:szCs w:val="22"/>
        </w:rPr>
        <w:t xml:space="preserve">  a neutralidade político-partidária, religiosa e ideológica.</w:t>
      </w:r>
    </w:p>
    <w:p w14:paraId="32162F6B" w14:textId="77777777" w:rsidR="009D41A2" w:rsidRPr="00B66247"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cs="Arial"/>
          <w:sz w:val="22"/>
          <w:szCs w:val="22"/>
        </w:rPr>
      </w:pPr>
      <w:r w:rsidRPr="00B66247">
        <w:rPr>
          <w:rFonts w:ascii="Arial" w:hAnsi="Arial" w:cs="Arial"/>
          <w:sz w:val="22"/>
          <w:szCs w:val="22"/>
        </w:rPr>
        <w:t>proibi</w:t>
      </w:r>
      <w:r>
        <w:rPr>
          <w:rFonts w:ascii="Arial" w:hAnsi="Arial" w:cs="Arial"/>
          <w:sz w:val="22"/>
          <w:szCs w:val="22"/>
        </w:rPr>
        <w:t>r</w:t>
      </w:r>
      <w:r w:rsidRPr="00B66247">
        <w:rPr>
          <w:rFonts w:ascii="Arial" w:hAnsi="Arial" w:cs="Arial"/>
          <w:sz w:val="22"/>
          <w:szCs w:val="22"/>
        </w:rPr>
        <w:t xml:space="preserve"> a permanência do integrante na </w:t>
      </w:r>
      <w:r>
        <w:rPr>
          <w:rFonts w:ascii="Arial" w:hAnsi="Arial" w:cs="Arial"/>
          <w:sz w:val="22"/>
          <w:szCs w:val="22"/>
          <w:lang w:val="pt-BR"/>
        </w:rPr>
        <w:t>c</w:t>
      </w:r>
      <w:r w:rsidRPr="00B66247">
        <w:rPr>
          <w:rFonts w:ascii="Arial" w:hAnsi="Arial" w:cs="Arial"/>
          <w:sz w:val="22"/>
          <w:szCs w:val="22"/>
        </w:rPr>
        <w:t>omissão</w:t>
      </w:r>
      <w:r>
        <w:rPr>
          <w:rFonts w:ascii="Arial" w:hAnsi="Arial" w:cs="Arial"/>
          <w:sz w:val="22"/>
          <w:szCs w:val="22"/>
          <w:lang w:val="pt-BR"/>
        </w:rPr>
        <w:t>,</w:t>
      </w:r>
      <w:r w:rsidRPr="00B66247">
        <w:rPr>
          <w:rFonts w:ascii="Arial" w:hAnsi="Arial" w:cs="Arial"/>
          <w:sz w:val="22"/>
          <w:szCs w:val="22"/>
        </w:rPr>
        <w:t xml:space="preserve"> quando houver caracterizado interesse próprio, de cônjuge, de parente consanguíneo ou afim, em linha reta ou colateral, até o terceiro grau, de pessoa com quem mantenha ou manteve laço afetivo</w:t>
      </w:r>
      <w:r>
        <w:rPr>
          <w:rFonts w:ascii="Arial" w:hAnsi="Arial" w:cs="Arial"/>
          <w:sz w:val="22"/>
          <w:szCs w:val="22"/>
          <w:lang w:val="pt-BR"/>
        </w:rPr>
        <w:t>;</w:t>
      </w:r>
    </w:p>
    <w:p w14:paraId="1825E621" w14:textId="77777777" w:rsidR="009D41A2"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sz w:val="22"/>
        </w:rPr>
      </w:pPr>
      <w:r w:rsidRPr="008268DD">
        <w:rPr>
          <w:rFonts w:ascii="Arial" w:hAnsi="Arial"/>
          <w:sz w:val="22"/>
        </w:rPr>
        <w:t xml:space="preserve">emitir relatório após a conclusão de cada </w:t>
      </w:r>
      <w:r w:rsidRPr="00B66247">
        <w:rPr>
          <w:rFonts w:ascii="Arial" w:hAnsi="Arial" w:cs="Arial"/>
          <w:sz w:val="22"/>
          <w:szCs w:val="22"/>
        </w:rPr>
        <w:t xml:space="preserve">edição do </w:t>
      </w:r>
      <w:r>
        <w:rPr>
          <w:rFonts w:ascii="Arial" w:hAnsi="Arial"/>
          <w:sz w:val="22"/>
          <w:lang w:val="pt-BR"/>
        </w:rPr>
        <w:t>e</w:t>
      </w:r>
      <w:r w:rsidRPr="008268DD">
        <w:rPr>
          <w:rFonts w:ascii="Arial" w:hAnsi="Arial"/>
          <w:sz w:val="22"/>
        </w:rPr>
        <w:t xml:space="preserve">xame, a ser encaminhado para a Vice-Presidência de Desenvolvimento Profissional; </w:t>
      </w:r>
    </w:p>
    <w:p w14:paraId="00FA33B1" w14:textId="77777777" w:rsidR="009D41A2" w:rsidRPr="00B66247" w:rsidRDefault="009D41A2" w:rsidP="009D41A2">
      <w:pPr>
        <w:pStyle w:val="Pr-formataoHTML"/>
        <w:numPr>
          <w:ilvl w:val="0"/>
          <w:numId w:val="358"/>
        </w:numPr>
        <w:tabs>
          <w:tab w:val="clear" w:pos="916"/>
          <w:tab w:val="clear" w:pos="1295"/>
          <w:tab w:val="clear" w:pos="1832"/>
          <w:tab w:val="clear" w:pos="2748"/>
          <w:tab w:val="num" w:pos="993"/>
        </w:tabs>
        <w:autoSpaceDE w:val="0"/>
        <w:autoSpaceDN w:val="0"/>
        <w:ind w:left="993" w:hanging="426"/>
        <w:jc w:val="both"/>
        <w:rPr>
          <w:rFonts w:ascii="Arial" w:hAnsi="Arial"/>
          <w:sz w:val="22"/>
        </w:rPr>
      </w:pPr>
      <w:r w:rsidRPr="008268DD">
        <w:rPr>
          <w:rFonts w:ascii="Arial" w:hAnsi="Arial"/>
          <w:sz w:val="22"/>
        </w:rPr>
        <w:t xml:space="preserve">decidir, em instância administrativa, sobre os recursos apresentados. </w:t>
      </w:r>
    </w:p>
    <w:p w14:paraId="199DCD84" w14:textId="77777777" w:rsidR="009D41A2" w:rsidRPr="00B66247" w:rsidRDefault="009D41A2" w:rsidP="009D41A2">
      <w:pPr>
        <w:pStyle w:val="Pr-formataoHTML"/>
        <w:tabs>
          <w:tab w:val="clear" w:pos="916"/>
          <w:tab w:val="clear" w:pos="1832"/>
          <w:tab w:val="left" w:pos="426"/>
        </w:tabs>
        <w:autoSpaceDE w:val="0"/>
        <w:autoSpaceDN w:val="0"/>
        <w:jc w:val="both"/>
        <w:rPr>
          <w:rFonts w:ascii="Arial" w:hAnsi="Arial" w:cs="Arial"/>
          <w:sz w:val="22"/>
          <w:szCs w:val="22"/>
        </w:rPr>
      </w:pPr>
    </w:p>
    <w:p w14:paraId="55E20DFB" w14:textId="77777777" w:rsidR="009D41A2" w:rsidRPr="00B66247" w:rsidRDefault="009D41A2" w:rsidP="009D41A2">
      <w:pPr>
        <w:pStyle w:val="Pr-formataoHTML"/>
        <w:tabs>
          <w:tab w:val="clear" w:pos="916"/>
          <w:tab w:val="clear" w:pos="1832"/>
          <w:tab w:val="left" w:pos="426"/>
        </w:tabs>
        <w:autoSpaceDE w:val="0"/>
        <w:autoSpaceDN w:val="0"/>
        <w:jc w:val="both"/>
        <w:rPr>
          <w:rFonts w:ascii="Arial" w:hAnsi="Arial"/>
          <w:sz w:val="22"/>
        </w:rPr>
      </w:pPr>
      <w:r w:rsidRPr="00F8673B">
        <w:rPr>
          <w:rFonts w:ascii="Arial" w:hAnsi="Arial" w:cs="Arial"/>
          <w:sz w:val="22"/>
          <w:szCs w:val="22"/>
        </w:rPr>
        <w:t xml:space="preserve">12. O descumprimento, pelos integrantes da Comissão, dos requisitos dispostos </w:t>
      </w:r>
      <w:r>
        <w:rPr>
          <w:rFonts w:ascii="Arial" w:hAnsi="Arial" w:cs="Arial"/>
          <w:sz w:val="22"/>
          <w:szCs w:val="22"/>
          <w:lang w:val="pt-BR"/>
        </w:rPr>
        <w:t xml:space="preserve">nos itens 9 e 11 </w:t>
      </w:r>
      <w:r w:rsidRPr="00F8673B">
        <w:rPr>
          <w:rFonts w:ascii="Arial" w:hAnsi="Arial" w:cs="Arial"/>
          <w:sz w:val="22"/>
          <w:szCs w:val="22"/>
        </w:rPr>
        <w:t>caracteriza infração de natureza ética, sujeitando-se o infrator às penalidades previstas no Código de Ética Profissional do Contador do Conselho Federal de Contabilidade (CFC).</w:t>
      </w:r>
    </w:p>
    <w:p w14:paraId="5C3F3108" w14:textId="77777777" w:rsidR="009D41A2" w:rsidRDefault="009D41A2" w:rsidP="009D41A2">
      <w:pPr>
        <w:pStyle w:val="Pr-formataoHTML"/>
        <w:tabs>
          <w:tab w:val="clear" w:pos="916"/>
          <w:tab w:val="clear" w:pos="1832"/>
          <w:tab w:val="left" w:pos="426"/>
        </w:tabs>
        <w:autoSpaceDE w:val="0"/>
        <w:autoSpaceDN w:val="0"/>
        <w:jc w:val="both"/>
        <w:rPr>
          <w:rFonts w:ascii="Arial" w:hAnsi="Arial"/>
          <w:b/>
          <w:sz w:val="22"/>
          <w:lang w:val="pt-BR"/>
        </w:rPr>
      </w:pPr>
    </w:p>
    <w:p w14:paraId="7F48F624" w14:textId="77777777" w:rsidR="009D41A2" w:rsidRPr="008A66E9" w:rsidRDefault="009D41A2" w:rsidP="009D41A2">
      <w:pPr>
        <w:pStyle w:val="Pr-formataoHTML"/>
        <w:tabs>
          <w:tab w:val="clear" w:pos="916"/>
          <w:tab w:val="clear" w:pos="1832"/>
          <w:tab w:val="left" w:pos="426"/>
        </w:tabs>
        <w:autoSpaceDE w:val="0"/>
        <w:autoSpaceDN w:val="0"/>
        <w:jc w:val="both"/>
        <w:rPr>
          <w:rFonts w:ascii="Arial" w:hAnsi="Arial"/>
          <w:b/>
          <w:sz w:val="22"/>
          <w:lang w:val="pt-BR"/>
        </w:rPr>
      </w:pPr>
    </w:p>
    <w:p w14:paraId="2D17B50C" w14:textId="77777777" w:rsidR="009D41A2" w:rsidRPr="00B66247" w:rsidRDefault="009D41A2" w:rsidP="009D41A2">
      <w:pPr>
        <w:pStyle w:val="Pr-formataoHTML"/>
        <w:tabs>
          <w:tab w:val="clear" w:pos="916"/>
          <w:tab w:val="clear" w:pos="1832"/>
          <w:tab w:val="left" w:pos="426"/>
        </w:tabs>
        <w:autoSpaceDE w:val="0"/>
        <w:autoSpaceDN w:val="0"/>
        <w:jc w:val="both"/>
        <w:rPr>
          <w:rFonts w:ascii="Arial" w:hAnsi="Arial"/>
          <w:b/>
          <w:sz w:val="22"/>
        </w:rPr>
      </w:pPr>
      <w:r w:rsidRPr="008268DD">
        <w:rPr>
          <w:rFonts w:ascii="Arial" w:hAnsi="Arial"/>
          <w:b/>
          <w:sz w:val="22"/>
        </w:rPr>
        <w:t>Estrutura, controle e aplicação</w:t>
      </w:r>
    </w:p>
    <w:p w14:paraId="01894B7B" w14:textId="77777777" w:rsidR="009D41A2" w:rsidRPr="00B66247" w:rsidRDefault="009D41A2" w:rsidP="009D41A2">
      <w:pPr>
        <w:pStyle w:val="Pr-formataoHTML"/>
        <w:tabs>
          <w:tab w:val="clear" w:pos="916"/>
          <w:tab w:val="left" w:pos="708"/>
          <w:tab w:val="left" w:pos="1276"/>
          <w:tab w:val="num" w:pos="1418"/>
        </w:tabs>
        <w:autoSpaceDE w:val="0"/>
        <w:autoSpaceDN w:val="0"/>
        <w:jc w:val="both"/>
        <w:rPr>
          <w:rFonts w:ascii="Arial" w:hAnsi="Arial"/>
          <w:sz w:val="22"/>
        </w:rPr>
      </w:pPr>
    </w:p>
    <w:p w14:paraId="0B21510E" w14:textId="77777777" w:rsidR="009D41A2" w:rsidRDefault="009D41A2" w:rsidP="009D41A2">
      <w:pPr>
        <w:pStyle w:val="Recuodecorpodetexto"/>
        <w:ind w:left="567" w:hanging="567"/>
        <w:jc w:val="both"/>
        <w:rPr>
          <w:rFonts w:ascii="Arial" w:hAnsi="Arial"/>
          <w:sz w:val="22"/>
        </w:rPr>
      </w:pPr>
      <w:r w:rsidRPr="00256988">
        <w:rPr>
          <w:rFonts w:ascii="Arial" w:hAnsi="Arial" w:cs="Arial"/>
          <w:sz w:val="22"/>
          <w:szCs w:val="22"/>
        </w:rPr>
        <w:t xml:space="preserve">13. </w:t>
      </w:r>
      <w:r w:rsidRPr="00256988">
        <w:rPr>
          <w:rFonts w:ascii="Arial" w:hAnsi="Arial" w:cs="Arial"/>
          <w:sz w:val="22"/>
          <w:szCs w:val="22"/>
        </w:rPr>
        <w:tab/>
        <w:t>Cabe à Vice-Presidência de Desenvolvimento</w:t>
      </w:r>
      <w:r w:rsidRPr="008268DD">
        <w:rPr>
          <w:rFonts w:ascii="Arial" w:hAnsi="Arial"/>
          <w:sz w:val="22"/>
        </w:rPr>
        <w:t xml:space="preserve"> Profissional em conjunto com a CAE: </w:t>
      </w:r>
    </w:p>
    <w:p w14:paraId="182F2F60" w14:textId="77777777" w:rsidR="009D41A2" w:rsidRDefault="009D41A2" w:rsidP="009D41A2">
      <w:pPr>
        <w:pStyle w:val="Pr-formataoHTML"/>
        <w:numPr>
          <w:ilvl w:val="0"/>
          <w:numId w:val="360"/>
        </w:numPr>
        <w:tabs>
          <w:tab w:val="clear" w:pos="916"/>
          <w:tab w:val="clear" w:pos="1295"/>
          <w:tab w:val="clear" w:pos="1832"/>
          <w:tab w:val="clear" w:pos="2748"/>
          <w:tab w:val="num" w:pos="993"/>
        </w:tabs>
        <w:autoSpaceDE w:val="0"/>
        <w:autoSpaceDN w:val="0"/>
        <w:ind w:left="993" w:hanging="426"/>
        <w:jc w:val="both"/>
        <w:rPr>
          <w:rFonts w:ascii="Arial" w:hAnsi="Arial"/>
          <w:sz w:val="22"/>
        </w:rPr>
      </w:pPr>
      <w:r w:rsidRPr="008268DD">
        <w:rPr>
          <w:rFonts w:ascii="Arial" w:hAnsi="Arial"/>
          <w:sz w:val="22"/>
        </w:rPr>
        <w:t xml:space="preserve">elaborar e coordenar a aplicação do </w:t>
      </w:r>
      <w:r>
        <w:rPr>
          <w:rFonts w:ascii="Arial" w:hAnsi="Arial"/>
          <w:sz w:val="22"/>
          <w:lang w:val="pt-BR"/>
        </w:rPr>
        <w:t>e</w:t>
      </w:r>
      <w:r w:rsidRPr="008268DD">
        <w:rPr>
          <w:rFonts w:ascii="Arial" w:hAnsi="Arial"/>
          <w:sz w:val="22"/>
        </w:rPr>
        <w:t>xame, bem como administrar todas as suas  etapas;</w:t>
      </w:r>
    </w:p>
    <w:p w14:paraId="65393812" w14:textId="77777777" w:rsidR="009D41A2" w:rsidRDefault="009D41A2" w:rsidP="009D41A2">
      <w:pPr>
        <w:pStyle w:val="Pr-formataoHTML"/>
        <w:numPr>
          <w:ilvl w:val="0"/>
          <w:numId w:val="360"/>
        </w:numPr>
        <w:tabs>
          <w:tab w:val="clear" w:pos="916"/>
          <w:tab w:val="clear" w:pos="1295"/>
          <w:tab w:val="clear" w:pos="1832"/>
          <w:tab w:val="clear" w:pos="2748"/>
          <w:tab w:val="num" w:pos="993"/>
        </w:tabs>
        <w:autoSpaceDE w:val="0"/>
        <w:autoSpaceDN w:val="0"/>
        <w:ind w:left="993" w:hanging="426"/>
        <w:jc w:val="both"/>
        <w:rPr>
          <w:rFonts w:ascii="Arial" w:hAnsi="Arial"/>
          <w:sz w:val="22"/>
        </w:rPr>
      </w:pPr>
      <w:r w:rsidRPr="008268DD">
        <w:rPr>
          <w:rFonts w:ascii="Arial" w:hAnsi="Arial"/>
          <w:sz w:val="22"/>
        </w:rPr>
        <w:t xml:space="preserve">emitir e publicar, no Diário Oficial da União, relatório contendo  o nome e o </w:t>
      </w:r>
      <w:r w:rsidRPr="00B66247">
        <w:rPr>
          <w:rFonts w:ascii="Arial" w:hAnsi="Arial" w:cs="Arial"/>
          <w:sz w:val="22"/>
          <w:szCs w:val="22"/>
        </w:rPr>
        <w:t xml:space="preserve">número de </w:t>
      </w:r>
      <w:r w:rsidRPr="008268DD">
        <w:rPr>
          <w:rFonts w:ascii="Arial" w:hAnsi="Arial"/>
          <w:sz w:val="22"/>
        </w:rPr>
        <w:t>registro no CRC dos candidatos aprovados no Exame de Qualificação Técnica</w:t>
      </w:r>
      <w:r>
        <w:rPr>
          <w:rFonts w:ascii="Arial" w:hAnsi="Arial"/>
          <w:sz w:val="22"/>
          <w:lang w:val="pt-BR"/>
        </w:rPr>
        <w:t xml:space="preserve"> para Auditor</w:t>
      </w:r>
      <w:r w:rsidRPr="008268DD">
        <w:rPr>
          <w:rFonts w:ascii="Arial" w:hAnsi="Arial"/>
          <w:sz w:val="22"/>
        </w:rPr>
        <w:t xml:space="preserve">, </w:t>
      </w:r>
      <w:r>
        <w:rPr>
          <w:rFonts w:ascii="Arial" w:hAnsi="Arial" w:cs="Arial"/>
          <w:sz w:val="22"/>
          <w:szCs w:val="22"/>
          <w:lang w:val="pt-BR"/>
        </w:rPr>
        <w:t>em</w:t>
      </w:r>
      <w:r w:rsidRPr="00B66247">
        <w:rPr>
          <w:rFonts w:ascii="Arial" w:hAnsi="Arial" w:cs="Arial"/>
          <w:sz w:val="22"/>
          <w:szCs w:val="22"/>
        </w:rPr>
        <w:t xml:space="preserve"> </w:t>
      </w:r>
      <w:r w:rsidRPr="008268DD">
        <w:rPr>
          <w:rFonts w:ascii="Arial" w:hAnsi="Arial"/>
          <w:sz w:val="22"/>
        </w:rPr>
        <w:t xml:space="preserve">até </w:t>
      </w:r>
      <w:r w:rsidRPr="00B66247">
        <w:rPr>
          <w:rFonts w:ascii="Arial" w:hAnsi="Arial" w:cs="Arial"/>
          <w:sz w:val="22"/>
          <w:szCs w:val="22"/>
        </w:rPr>
        <w:t>90 (noventa</w:t>
      </w:r>
      <w:r w:rsidRPr="008268DD">
        <w:rPr>
          <w:rFonts w:ascii="Arial" w:hAnsi="Arial"/>
          <w:sz w:val="22"/>
        </w:rPr>
        <w:t xml:space="preserve">) dias após a </w:t>
      </w:r>
      <w:r w:rsidRPr="00B66247">
        <w:rPr>
          <w:rFonts w:ascii="Arial" w:hAnsi="Arial" w:cs="Arial"/>
          <w:sz w:val="22"/>
          <w:szCs w:val="22"/>
        </w:rPr>
        <w:t xml:space="preserve">aplicação da última prova da edição do </w:t>
      </w:r>
      <w:r>
        <w:rPr>
          <w:rFonts w:ascii="Arial" w:hAnsi="Arial" w:cs="Arial"/>
          <w:sz w:val="22"/>
          <w:szCs w:val="22"/>
          <w:lang w:val="pt-BR"/>
        </w:rPr>
        <w:t>e</w:t>
      </w:r>
      <w:r w:rsidRPr="00B66247">
        <w:rPr>
          <w:rFonts w:ascii="Arial" w:hAnsi="Arial" w:cs="Arial"/>
          <w:sz w:val="22"/>
          <w:szCs w:val="22"/>
        </w:rPr>
        <w:t>xame.</w:t>
      </w:r>
    </w:p>
    <w:p w14:paraId="5F2909F4" w14:textId="77777777" w:rsidR="009D41A2" w:rsidRPr="00B66247" w:rsidRDefault="009D41A2" w:rsidP="009D41A2">
      <w:pPr>
        <w:pStyle w:val="Pr-formataoHTML"/>
        <w:tabs>
          <w:tab w:val="clear" w:pos="916"/>
          <w:tab w:val="left" w:pos="426"/>
        </w:tabs>
        <w:autoSpaceDE w:val="0"/>
        <w:autoSpaceDN w:val="0"/>
        <w:jc w:val="both"/>
        <w:rPr>
          <w:rFonts w:ascii="Arial" w:hAnsi="Arial"/>
          <w:b/>
          <w:sz w:val="22"/>
        </w:rPr>
      </w:pPr>
    </w:p>
    <w:p w14:paraId="446FBE17" w14:textId="77777777" w:rsidR="009D41A2" w:rsidRPr="00A93A23" w:rsidRDefault="009D41A2" w:rsidP="009D41A2">
      <w:pPr>
        <w:pStyle w:val="Pr-formataoHTML"/>
        <w:tabs>
          <w:tab w:val="clear" w:pos="916"/>
          <w:tab w:val="left" w:pos="426"/>
        </w:tabs>
        <w:autoSpaceDE w:val="0"/>
        <w:autoSpaceDN w:val="0"/>
        <w:jc w:val="both"/>
        <w:rPr>
          <w:rFonts w:ascii="Arial" w:hAnsi="Arial" w:cs="Arial"/>
          <w:b/>
          <w:sz w:val="22"/>
        </w:rPr>
      </w:pPr>
      <w:r w:rsidRPr="00A93A23">
        <w:rPr>
          <w:rFonts w:ascii="Arial" w:hAnsi="Arial" w:cs="Arial"/>
          <w:b/>
          <w:sz w:val="22"/>
        </w:rPr>
        <w:t>Forma e conteúdo das provas</w:t>
      </w:r>
    </w:p>
    <w:p w14:paraId="0DDC5A24" w14:textId="77777777" w:rsidR="009D41A2" w:rsidRPr="00A93A23" w:rsidRDefault="009D41A2" w:rsidP="009D41A2">
      <w:pPr>
        <w:pStyle w:val="Pr-formataoHTML"/>
        <w:tabs>
          <w:tab w:val="clear" w:pos="916"/>
          <w:tab w:val="left" w:pos="2127"/>
        </w:tabs>
        <w:autoSpaceDE w:val="0"/>
        <w:autoSpaceDN w:val="0"/>
        <w:jc w:val="both"/>
        <w:rPr>
          <w:rFonts w:ascii="Arial" w:hAnsi="Arial" w:cs="Arial"/>
          <w:sz w:val="22"/>
        </w:rPr>
      </w:pPr>
    </w:p>
    <w:p w14:paraId="597ACC20" w14:textId="77777777" w:rsidR="009D41A2" w:rsidRDefault="009D41A2" w:rsidP="009D41A2">
      <w:pPr>
        <w:pStyle w:val="Recuodecorpodetexto"/>
        <w:ind w:left="567" w:hanging="567"/>
        <w:jc w:val="both"/>
        <w:rPr>
          <w:rFonts w:ascii="Arial" w:hAnsi="Arial" w:cs="Arial"/>
          <w:sz w:val="22"/>
        </w:rPr>
      </w:pPr>
      <w:r w:rsidRPr="00B02C95">
        <w:rPr>
          <w:rFonts w:ascii="Arial" w:hAnsi="Arial" w:cs="Arial"/>
        </w:rPr>
        <w:t xml:space="preserve">14. </w:t>
      </w:r>
      <w:r w:rsidRPr="00B02C95">
        <w:rPr>
          <w:rFonts w:ascii="Arial" w:hAnsi="Arial" w:cs="Arial"/>
        </w:rPr>
        <w:tab/>
      </w:r>
      <w:r w:rsidRPr="00A93A23">
        <w:rPr>
          <w:rFonts w:ascii="Arial" w:hAnsi="Arial" w:cs="Arial"/>
          <w:sz w:val="22"/>
          <w:szCs w:val="22"/>
        </w:rPr>
        <w:t xml:space="preserve">O </w:t>
      </w:r>
      <w:r w:rsidRPr="007E7D8B">
        <w:rPr>
          <w:rFonts w:ascii="Arial" w:hAnsi="Arial" w:cs="Arial"/>
          <w:sz w:val="22"/>
          <w:szCs w:val="22"/>
        </w:rPr>
        <w:t xml:space="preserve">Exame de Qualificação Técnica </w:t>
      </w:r>
      <w:r>
        <w:rPr>
          <w:rFonts w:ascii="Arial" w:hAnsi="Arial" w:cs="Arial"/>
          <w:sz w:val="22"/>
          <w:szCs w:val="22"/>
        </w:rPr>
        <w:t>para Auditor</w:t>
      </w:r>
      <w:r w:rsidRPr="007E7D8B">
        <w:rPr>
          <w:rFonts w:ascii="Arial" w:hAnsi="Arial" w:cs="Arial"/>
          <w:sz w:val="22"/>
          <w:szCs w:val="22"/>
        </w:rPr>
        <w:t xml:space="preserve"> será implementado pela aplicação de</w:t>
      </w:r>
      <w:r w:rsidRPr="007E7D8B">
        <w:rPr>
          <w:rFonts w:ascii="Arial" w:hAnsi="Arial" w:cs="Arial"/>
          <w:sz w:val="22"/>
        </w:rPr>
        <w:t xml:space="preserve"> provas escritas, </w:t>
      </w:r>
      <w:r w:rsidRPr="007E7D8B">
        <w:rPr>
          <w:rFonts w:ascii="Arial" w:hAnsi="Arial" w:cs="Arial"/>
          <w:sz w:val="22"/>
          <w:szCs w:val="22"/>
        </w:rPr>
        <w:t xml:space="preserve">podendo ser de forma presencial ou digital, </w:t>
      </w:r>
      <w:r w:rsidRPr="007E7D8B">
        <w:rPr>
          <w:rFonts w:ascii="Arial" w:hAnsi="Arial" w:cs="Arial"/>
          <w:sz w:val="22"/>
        </w:rPr>
        <w:t>contemplando questões para respostas objetivas e questões para respostas dissertativas.</w:t>
      </w:r>
    </w:p>
    <w:p w14:paraId="56F5D88A" w14:textId="77777777" w:rsidR="009D41A2" w:rsidRPr="00A93A23" w:rsidRDefault="009D41A2" w:rsidP="009D41A2">
      <w:pPr>
        <w:pStyle w:val="Recuodecorpodetexto"/>
        <w:ind w:left="567" w:hanging="567"/>
        <w:jc w:val="both"/>
        <w:rPr>
          <w:rFonts w:ascii="Arial" w:hAnsi="Arial" w:cs="Arial"/>
          <w:sz w:val="22"/>
        </w:rPr>
      </w:pPr>
    </w:p>
    <w:p w14:paraId="30811C12" w14:textId="77777777" w:rsidR="009D41A2" w:rsidRPr="00A93A23" w:rsidRDefault="009D41A2" w:rsidP="009D41A2">
      <w:pPr>
        <w:pStyle w:val="Recuodecorpodetexto"/>
        <w:ind w:left="567" w:hanging="567"/>
        <w:jc w:val="both"/>
        <w:rPr>
          <w:rFonts w:ascii="Arial" w:hAnsi="Arial" w:cs="Arial"/>
          <w:sz w:val="22"/>
        </w:rPr>
      </w:pPr>
      <w:r w:rsidRPr="00B02C95">
        <w:rPr>
          <w:rFonts w:ascii="Arial" w:hAnsi="Arial" w:cs="Arial"/>
        </w:rPr>
        <w:t>15.</w:t>
      </w:r>
      <w:r w:rsidRPr="00A93A23">
        <w:rPr>
          <w:rFonts w:ascii="Arial" w:hAnsi="Arial" w:cs="Arial"/>
          <w:sz w:val="22"/>
        </w:rPr>
        <w:t xml:space="preserve"> </w:t>
      </w:r>
      <w:r w:rsidRPr="00A93A23">
        <w:rPr>
          <w:rFonts w:ascii="Arial" w:hAnsi="Arial" w:cs="Arial"/>
          <w:sz w:val="22"/>
        </w:rPr>
        <w:tab/>
        <w:t xml:space="preserve">As provas são aplicadas </w:t>
      </w:r>
      <w:r>
        <w:rPr>
          <w:rFonts w:ascii="Arial" w:hAnsi="Arial" w:cs="Arial"/>
          <w:sz w:val="22"/>
        </w:rPr>
        <w:t xml:space="preserve">em ambientes, físicos ou virtuais, </w:t>
      </w:r>
      <w:r w:rsidRPr="00A93A23">
        <w:rPr>
          <w:rFonts w:ascii="Arial" w:hAnsi="Arial" w:cs="Arial"/>
          <w:sz w:val="22"/>
        </w:rPr>
        <w:t>a serem divulgados pelo CFC e pelos Conselhos Regionais de Contabilidade (CRCs).</w:t>
      </w:r>
    </w:p>
    <w:p w14:paraId="641EB4A1" w14:textId="77777777" w:rsidR="009D41A2" w:rsidRDefault="009D41A2" w:rsidP="009D41A2">
      <w:pPr>
        <w:pStyle w:val="Pr-formataoHTML"/>
        <w:tabs>
          <w:tab w:val="clear" w:pos="916"/>
          <w:tab w:val="left" w:pos="2127"/>
        </w:tabs>
        <w:autoSpaceDE w:val="0"/>
        <w:autoSpaceDN w:val="0"/>
        <w:ind w:firstLine="567"/>
        <w:jc w:val="both"/>
        <w:rPr>
          <w:rFonts w:ascii="Arial" w:hAnsi="Arial" w:cs="Arial"/>
          <w:sz w:val="22"/>
        </w:rPr>
      </w:pPr>
    </w:p>
    <w:p w14:paraId="09047961" w14:textId="77777777" w:rsidR="009D41A2" w:rsidRPr="00A93A23" w:rsidRDefault="009D41A2" w:rsidP="009D41A2">
      <w:pPr>
        <w:pStyle w:val="Recuodecorpodetexto"/>
        <w:ind w:left="567" w:hanging="567"/>
        <w:jc w:val="both"/>
        <w:rPr>
          <w:rFonts w:ascii="Arial" w:hAnsi="Arial" w:cs="Arial"/>
          <w:sz w:val="22"/>
        </w:rPr>
      </w:pPr>
      <w:r w:rsidRPr="00B02C95">
        <w:rPr>
          <w:rFonts w:ascii="Arial" w:hAnsi="Arial" w:cs="Arial"/>
        </w:rPr>
        <w:t xml:space="preserve">16. </w:t>
      </w:r>
      <w:r w:rsidRPr="00B02C95">
        <w:rPr>
          <w:rFonts w:ascii="Arial" w:hAnsi="Arial" w:cs="Arial"/>
        </w:rPr>
        <w:tab/>
      </w:r>
      <w:r w:rsidRPr="00A93A23">
        <w:rPr>
          <w:rFonts w:ascii="Arial" w:hAnsi="Arial" w:cs="Arial"/>
          <w:sz w:val="22"/>
        </w:rPr>
        <w:t>Na prova de Qualificação Técnica Geral</w:t>
      </w:r>
      <w:r w:rsidRPr="00A93A23">
        <w:rPr>
          <w:rFonts w:ascii="Arial" w:hAnsi="Arial" w:cs="Arial"/>
          <w:sz w:val="22"/>
          <w:szCs w:val="22"/>
        </w:rPr>
        <w:t xml:space="preserve"> (QTG),</w:t>
      </w:r>
      <w:r w:rsidRPr="003D4DBE">
        <w:rPr>
          <w:rFonts w:ascii="Arial" w:hAnsi="Arial" w:cs="Arial"/>
          <w:sz w:val="22"/>
        </w:rPr>
        <w:t xml:space="preserve"> são exigidos conhecimentos do contador nas seguintes áreas:</w:t>
      </w:r>
    </w:p>
    <w:p w14:paraId="0BB13F81" w14:textId="77777777" w:rsidR="009D41A2" w:rsidRPr="00A93A23" w:rsidRDefault="009D41A2" w:rsidP="009D41A2">
      <w:pPr>
        <w:pStyle w:val="Pr-formataoHTML"/>
        <w:numPr>
          <w:ilvl w:val="0"/>
          <w:numId w:val="361"/>
        </w:numPr>
        <w:tabs>
          <w:tab w:val="clear" w:pos="916"/>
          <w:tab w:val="left" w:pos="993"/>
        </w:tabs>
        <w:ind w:left="993" w:hanging="426"/>
        <w:jc w:val="both"/>
        <w:rPr>
          <w:rFonts w:ascii="Arial" w:hAnsi="Arial" w:cs="Arial"/>
          <w:sz w:val="22"/>
        </w:rPr>
      </w:pPr>
      <w:r w:rsidRPr="00B02C95">
        <w:rPr>
          <w:rFonts w:ascii="Arial" w:hAnsi="Arial" w:cs="Arial"/>
          <w:sz w:val="22"/>
        </w:rPr>
        <w:t>Normas Brasileiras de Contabilidade, Técnicas e Profissionais, editadas pelo Conselho Federal de Contabilidade</w:t>
      </w:r>
      <w:r>
        <w:rPr>
          <w:rFonts w:ascii="Arial" w:hAnsi="Arial" w:cs="Arial"/>
          <w:sz w:val="22"/>
          <w:szCs w:val="22"/>
        </w:rPr>
        <w:t xml:space="preserve"> (CFC);</w:t>
      </w:r>
    </w:p>
    <w:p w14:paraId="29DDF35C" w14:textId="77777777" w:rsidR="009D41A2" w:rsidRPr="00A93A23" w:rsidRDefault="009D41A2" w:rsidP="009D41A2">
      <w:pPr>
        <w:pStyle w:val="Pr-formataoHTML"/>
        <w:numPr>
          <w:ilvl w:val="0"/>
          <w:numId w:val="361"/>
        </w:numPr>
        <w:tabs>
          <w:tab w:val="clear" w:pos="916"/>
          <w:tab w:val="left" w:pos="993"/>
        </w:tabs>
        <w:ind w:left="993" w:hanging="426"/>
        <w:jc w:val="both"/>
        <w:rPr>
          <w:rFonts w:ascii="Arial" w:hAnsi="Arial" w:cs="Arial"/>
          <w:sz w:val="22"/>
        </w:rPr>
      </w:pPr>
      <w:r w:rsidRPr="00B02C95">
        <w:rPr>
          <w:rFonts w:ascii="Arial" w:hAnsi="Arial" w:cs="Arial"/>
          <w:sz w:val="22"/>
        </w:rPr>
        <w:t xml:space="preserve">Legislação Societária; e  </w:t>
      </w:r>
    </w:p>
    <w:p w14:paraId="42CDCC71" w14:textId="77777777" w:rsidR="009D41A2" w:rsidRPr="00A93A23" w:rsidRDefault="009D41A2" w:rsidP="009D41A2">
      <w:pPr>
        <w:pStyle w:val="Pr-formataoHTML"/>
        <w:numPr>
          <w:ilvl w:val="0"/>
          <w:numId w:val="361"/>
        </w:numPr>
        <w:tabs>
          <w:tab w:val="clear" w:pos="916"/>
          <w:tab w:val="left" w:pos="993"/>
        </w:tabs>
        <w:ind w:left="992" w:hanging="425"/>
        <w:jc w:val="both"/>
        <w:rPr>
          <w:rFonts w:ascii="Arial" w:hAnsi="Arial" w:cs="Arial"/>
          <w:sz w:val="22"/>
        </w:rPr>
      </w:pPr>
      <w:r w:rsidRPr="00B02C95">
        <w:rPr>
          <w:rFonts w:ascii="Arial" w:hAnsi="Arial" w:cs="Arial"/>
          <w:sz w:val="22"/>
        </w:rPr>
        <w:t xml:space="preserve">Língua Portuguesa Aplicada. </w:t>
      </w:r>
    </w:p>
    <w:p w14:paraId="6C28D17B" w14:textId="77777777" w:rsidR="009D41A2" w:rsidRPr="00A93A23" w:rsidRDefault="009D41A2" w:rsidP="009D41A2">
      <w:pPr>
        <w:pStyle w:val="Pr-formataoHTML"/>
        <w:tabs>
          <w:tab w:val="clear" w:pos="916"/>
          <w:tab w:val="left" w:pos="993"/>
        </w:tabs>
        <w:ind w:left="992"/>
        <w:jc w:val="both"/>
        <w:rPr>
          <w:rFonts w:ascii="Arial" w:hAnsi="Arial" w:cs="Arial"/>
          <w:sz w:val="22"/>
        </w:rPr>
      </w:pPr>
    </w:p>
    <w:p w14:paraId="74F951FE" w14:textId="77777777" w:rsidR="009D41A2" w:rsidRPr="00A93A23" w:rsidRDefault="009D41A2" w:rsidP="009D41A2">
      <w:pPr>
        <w:pStyle w:val="Recuodecorpodetexto"/>
        <w:ind w:left="567" w:hanging="567"/>
        <w:jc w:val="both"/>
        <w:rPr>
          <w:rFonts w:ascii="Arial" w:hAnsi="Arial" w:cs="Arial"/>
          <w:sz w:val="22"/>
        </w:rPr>
      </w:pPr>
      <w:r w:rsidRPr="00B02C95">
        <w:rPr>
          <w:rFonts w:ascii="Arial" w:hAnsi="Arial" w:cs="Arial"/>
        </w:rPr>
        <w:t>17.</w:t>
      </w:r>
      <w:r w:rsidRPr="00A93A23">
        <w:rPr>
          <w:rFonts w:ascii="Arial" w:hAnsi="Arial" w:cs="Arial"/>
          <w:sz w:val="22"/>
        </w:rPr>
        <w:t xml:space="preserve"> </w:t>
      </w:r>
      <w:r w:rsidRPr="00A93A23">
        <w:rPr>
          <w:rFonts w:ascii="Arial" w:hAnsi="Arial" w:cs="Arial"/>
          <w:sz w:val="22"/>
        </w:rPr>
        <w:tab/>
        <w:t xml:space="preserve">Na prova específica para atuação do contador em </w:t>
      </w:r>
      <w:r w:rsidRPr="008A66E9">
        <w:rPr>
          <w:rFonts w:ascii="Arial" w:hAnsi="Arial" w:cs="Arial"/>
          <w:sz w:val="22"/>
        </w:rPr>
        <w:t>auditoria independente</w:t>
      </w:r>
      <w:r w:rsidRPr="00A93A23">
        <w:rPr>
          <w:rFonts w:ascii="Arial" w:hAnsi="Arial" w:cs="Arial"/>
          <w:sz w:val="22"/>
        </w:rPr>
        <w:t>, nas instituições reguladas pela Comissão de Valores Mobiliários (CVM), são exigidos conhecimentos de:</w:t>
      </w:r>
    </w:p>
    <w:p w14:paraId="1BCB7649" w14:textId="77777777" w:rsidR="009D41A2" w:rsidRPr="007E7D8B" w:rsidRDefault="009D41A2" w:rsidP="009D41A2">
      <w:pPr>
        <w:pStyle w:val="Pr-formataoHTML"/>
        <w:tabs>
          <w:tab w:val="clear" w:pos="916"/>
          <w:tab w:val="left" w:pos="993"/>
        </w:tabs>
        <w:autoSpaceDE w:val="0"/>
        <w:autoSpaceDN w:val="0"/>
        <w:ind w:left="993" w:hanging="426"/>
        <w:jc w:val="both"/>
        <w:rPr>
          <w:rFonts w:ascii="Arial" w:hAnsi="Arial" w:cs="Arial"/>
          <w:sz w:val="22"/>
          <w:lang w:val="pt-BR"/>
        </w:rPr>
      </w:pPr>
      <w:r w:rsidRPr="00B02C95">
        <w:rPr>
          <w:rFonts w:ascii="Arial" w:hAnsi="Arial" w:cs="Arial"/>
          <w:sz w:val="22"/>
        </w:rPr>
        <w:t xml:space="preserve">(a) </w:t>
      </w:r>
      <w:r w:rsidRPr="00B02C95">
        <w:rPr>
          <w:rFonts w:ascii="Arial" w:hAnsi="Arial" w:cs="Arial"/>
          <w:sz w:val="22"/>
        </w:rPr>
        <w:tab/>
      </w:r>
      <w:r w:rsidRPr="009D7B2D">
        <w:rPr>
          <w:rFonts w:ascii="Arial" w:hAnsi="Arial" w:cs="Arial"/>
          <w:sz w:val="22"/>
        </w:rPr>
        <w:t>Legislação e</w:t>
      </w:r>
      <w:r>
        <w:rPr>
          <w:rFonts w:ascii="Arial" w:hAnsi="Arial" w:cs="Arial"/>
          <w:sz w:val="22"/>
        </w:rPr>
        <w:t xml:space="preserve"> Normas do Mercado de Capitais</w:t>
      </w:r>
      <w:r>
        <w:rPr>
          <w:rFonts w:ascii="Arial" w:hAnsi="Arial" w:cs="Arial"/>
          <w:sz w:val="22"/>
          <w:lang w:val="pt-BR"/>
        </w:rPr>
        <w:t xml:space="preserve"> e demais normas da CVM </w:t>
      </w:r>
      <w:r w:rsidRPr="009D7B2D">
        <w:rPr>
          <w:rFonts w:ascii="Arial" w:hAnsi="Arial" w:cs="Arial"/>
          <w:sz w:val="22"/>
        </w:rPr>
        <w:t>pertinente</w:t>
      </w:r>
      <w:r>
        <w:rPr>
          <w:rFonts w:ascii="Arial" w:hAnsi="Arial" w:cs="Arial"/>
          <w:sz w:val="22"/>
          <w:lang w:val="pt-BR"/>
        </w:rPr>
        <w:t>s</w:t>
      </w:r>
      <w:r w:rsidRPr="009D7B2D">
        <w:rPr>
          <w:rFonts w:ascii="Arial" w:hAnsi="Arial" w:cs="Arial"/>
          <w:sz w:val="22"/>
        </w:rPr>
        <w:t xml:space="preserve"> aos auditores independentes;</w:t>
      </w:r>
      <w:r w:rsidRPr="009D7B2D" w:rsidDel="009D7B2D">
        <w:rPr>
          <w:rFonts w:ascii="Arial" w:hAnsi="Arial" w:cs="Arial"/>
          <w:sz w:val="22"/>
        </w:rPr>
        <w:t xml:space="preserve"> </w:t>
      </w:r>
    </w:p>
    <w:p w14:paraId="67858F7B" w14:textId="77777777" w:rsidR="009D41A2" w:rsidRPr="00A93A23" w:rsidRDefault="009D41A2" w:rsidP="009D41A2">
      <w:pPr>
        <w:tabs>
          <w:tab w:val="left" w:pos="993"/>
        </w:tabs>
        <w:ind w:left="992" w:hanging="425"/>
        <w:jc w:val="both"/>
        <w:rPr>
          <w:rFonts w:ascii="Arial" w:hAnsi="Arial" w:cs="Arial"/>
        </w:rPr>
      </w:pPr>
      <w:r w:rsidRPr="00B02C95">
        <w:rPr>
          <w:rFonts w:ascii="Arial" w:hAnsi="Arial" w:cs="Arial"/>
        </w:rPr>
        <w:t xml:space="preserve">(b) </w:t>
      </w:r>
      <w:r w:rsidRPr="00B02C95">
        <w:rPr>
          <w:rFonts w:ascii="Arial" w:hAnsi="Arial" w:cs="Arial"/>
        </w:rPr>
        <w:tab/>
        <w:t xml:space="preserve">Legislação e Normas da B3 </w:t>
      </w:r>
      <w:r w:rsidRPr="001E2731">
        <w:rPr>
          <w:rFonts w:ascii="Arial" w:hAnsi="Arial" w:cs="Arial"/>
        </w:rPr>
        <w:t>S.A. – Brasil, Bolsa, Balcão</w:t>
      </w:r>
      <w:r>
        <w:rPr>
          <w:rFonts w:ascii="Arial" w:hAnsi="Arial" w:cs="Arial"/>
        </w:rPr>
        <w:t xml:space="preserve"> </w:t>
      </w:r>
      <w:r w:rsidRPr="00B02C95">
        <w:rPr>
          <w:rFonts w:ascii="Arial" w:hAnsi="Arial" w:cs="Arial"/>
        </w:rPr>
        <w:t>concernentes aos níveis diferenciados de Governança Corporativa e segmentos especiais de listagem.</w:t>
      </w:r>
    </w:p>
    <w:p w14:paraId="09DE4E09" w14:textId="77777777" w:rsidR="009D41A2" w:rsidRPr="00A93A23" w:rsidRDefault="009D41A2" w:rsidP="009D41A2">
      <w:pPr>
        <w:pStyle w:val="Pr-formataoHTML"/>
        <w:tabs>
          <w:tab w:val="left" w:pos="708"/>
        </w:tabs>
        <w:autoSpaceDE w:val="0"/>
        <w:autoSpaceDN w:val="0"/>
        <w:ind w:left="567"/>
        <w:jc w:val="both"/>
        <w:rPr>
          <w:rFonts w:ascii="Arial" w:hAnsi="Arial" w:cs="Arial"/>
          <w:sz w:val="22"/>
        </w:rPr>
      </w:pPr>
    </w:p>
    <w:p w14:paraId="30645569" w14:textId="77777777" w:rsidR="009D41A2" w:rsidRPr="00A93A23" w:rsidRDefault="009D41A2" w:rsidP="009D41A2">
      <w:pPr>
        <w:pStyle w:val="Recuodecorpodetexto"/>
        <w:ind w:left="567" w:hanging="567"/>
        <w:jc w:val="both"/>
        <w:rPr>
          <w:rFonts w:ascii="Arial" w:hAnsi="Arial" w:cs="Arial"/>
          <w:sz w:val="22"/>
        </w:rPr>
      </w:pPr>
      <w:r w:rsidRPr="00B02C95">
        <w:rPr>
          <w:rFonts w:ascii="Arial" w:hAnsi="Arial" w:cs="Arial"/>
        </w:rPr>
        <w:t xml:space="preserve">18. </w:t>
      </w:r>
      <w:r w:rsidRPr="00B02C95">
        <w:rPr>
          <w:rFonts w:ascii="Arial" w:hAnsi="Arial" w:cs="Arial"/>
        </w:rPr>
        <w:tab/>
      </w:r>
      <w:r w:rsidRPr="00A93A23">
        <w:rPr>
          <w:rFonts w:ascii="Arial" w:hAnsi="Arial" w:cs="Arial"/>
          <w:sz w:val="22"/>
        </w:rPr>
        <w:t xml:space="preserve">Na prova específica para atuação do contador em </w:t>
      </w:r>
      <w:r w:rsidRPr="007E7D8B">
        <w:rPr>
          <w:rFonts w:ascii="Arial" w:hAnsi="Arial" w:cs="Arial"/>
          <w:sz w:val="22"/>
        </w:rPr>
        <w:t>auditoria independente</w:t>
      </w:r>
      <w:r w:rsidRPr="00B02C95">
        <w:rPr>
          <w:rFonts w:ascii="Arial" w:hAnsi="Arial" w:cs="Arial"/>
        </w:rPr>
        <w:t xml:space="preserve"> </w:t>
      </w:r>
      <w:r w:rsidRPr="00A93A23">
        <w:rPr>
          <w:rFonts w:ascii="Arial" w:hAnsi="Arial" w:cs="Arial"/>
          <w:sz w:val="22"/>
        </w:rPr>
        <w:t>nas instituições autorizadas a funcionar pelo B</w:t>
      </w:r>
      <w:r w:rsidRPr="00B02C95">
        <w:rPr>
          <w:rFonts w:ascii="Arial" w:hAnsi="Arial" w:cs="Arial"/>
          <w:sz w:val="22"/>
        </w:rPr>
        <w:t>anco Central do Brasil (BCB)</w:t>
      </w:r>
      <w:r>
        <w:rPr>
          <w:rFonts w:ascii="Arial" w:hAnsi="Arial" w:cs="Arial"/>
          <w:sz w:val="22"/>
        </w:rPr>
        <w:t>,</w:t>
      </w:r>
      <w:r w:rsidRPr="00B02C95">
        <w:rPr>
          <w:rFonts w:ascii="Arial" w:hAnsi="Arial" w:cs="Arial"/>
          <w:sz w:val="22"/>
        </w:rPr>
        <w:t xml:space="preserve"> são exigidos conhecimentos de:</w:t>
      </w:r>
    </w:p>
    <w:p w14:paraId="142D6215" w14:textId="77777777" w:rsidR="009D41A2" w:rsidRPr="00A93A23" w:rsidRDefault="009D41A2" w:rsidP="009D41A2">
      <w:pPr>
        <w:pStyle w:val="Pr-formataoHTML"/>
        <w:numPr>
          <w:ilvl w:val="0"/>
          <w:numId w:val="362"/>
        </w:numPr>
        <w:tabs>
          <w:tab w:val="clear" w:pos="916"/>
          <w:tab w:val="left" w:pos="993"/>
        </w:tabs>
        <w:ind w:left="993" w:hanging="426"/>
        <w:jc w:val="both"/>
        <w:rPr>
          <w:rFonts w:ascii="Arial" w:hAnsi="Arial" w:cs="Arial"/>
          <w:sz w:val="22"/>
        </w:rPr>
      </w:pPr>
      <w:r>
        <w:rPr>
          <w:rFonts w:ascii="Arial" w:hAnsi="Arial" w:cs="Arial"/>
          <w:sz w:val="22"/>
          <w:szCs w:val="22"/>
        </w:rPr>
        <w:t>legislação</w:t>
      </w:r>
      <w:r w:rsidRPr="00B02C95">
        <w:rPr>
          <w:rFonts w:ascii="Arial" w:hAnsi="Arial" w:cs="Arial"/>
          <w:sz w:val="22"/>
        </w:rPr>
        <w:t xml:space="preserve"> e </w:t>
      </w:r>
      <w:r>
        <w:rPr>
          <w:rFonts w:ascii="Arial" w:hAnsi="Arial" w:cs="Arial"/>
          <w:sz w:val="22"/>
          <w:szCs w:val="22"/>
        </w:rPr>
        <w:t>normas</w:t>
      </w:r>
      <w:r w:rsidRPr="00B02C95">
        <w:rPr>
          <w:rFonts w:ascii="Arial" w:hAnsi="Arial" w:cs="Arial"/>
          <w:sz w:val="22"/>
        </w:rPr>
        <w:t xml:space="preserve"> aplicáveis às instituições autorizadas a funcionar pelo BCB; </w:t>
      </w:r>
    </w:p>
    <w:p w14:paraId="2C18774D" w14:textId="77777777" w:rsidR="009D41A2" w:rsidRPr="00A93A23" w:rsidRDefault="009D41A2" w:rsidP="009D41A2">
      <w:pPr>
        <w:pStyle w:val="Pr-formataoHTML"/>
        <w:numPr>
          <w:ilvl w:val="0"/>
          <w:numId w:val="362"/>
        </w:numPr>
        <w:tabs>
          <w:tab w:val="clear" w:pos="916"/>
          <w:tab w:val="left" w:pos="993"/>
        </w:tabs>
        <w:ind w:left="993" w:hanging="426"/>
        <w:jc w:val="both"/>
        <w:rPr>
          <w:rFonts w:ascii="Arial" w:hAnsi="Arial" w:cs="Arial"/>
          <w:sz w:val="22"/>
        </w:rPr>
      </w:pPr>
      <w:r w:rsidRPr="00B02C95">
        <w:rPr>
          <w:rFonts w:ascii="Arial" w:hAnsi="Arial" w:cs="Arial"/>
          <w:sz w:val="22"/>
        </w:rPr>
        <w:t xml:space="preserve">operações de instituições autorizadas a funcionar pelo BCB; </w:t>
      </w:r>
    </w:p>
    <w:p w14:paraId="41A59D3D" w14:textId="77777777" w:rsidR="009D41A2" w:rsidRPr="007E7D8B" w:rsidRDefault="009D41A2" w:rsidP="009D41A2">
      <w:pPr>
        <w:pStyle w:val="Pr-formataoHTML"/>
        <w:numPr>
          <w:ilvl w:val="0"/>
          <w:numId w:val="362"/>
        </w:numPr>
        <w:tabs>
          <w:tab w:val="clear" w:pos="916"/>
          <w:tab w:val="left" w:pos="993"/>
        </w:tabs>
        <w:ind w:left="992" w:hanging="425"/>
        <w:jc w:val="both"/>
        <w:rPr>
          <w:rFonts w:ascii="Arial" w:hAnsi="Arial" w:cs="Arial"/>
          <w:sz w:val="22"/>
        </w:rPr>
      </w:pPr>
      <w:r>
        <w:rPr>
          <w:rFonts w:ascii="Arial" w:hAnsi="Arial" w:cs="Arial"/>
          <w:sz w:val="22"/>
          <w:szCs w:val="22"/>
        </w:rPr>
        <w:t>contabilidade</w:t>
      </w:r>
      <w:r w:rsidRPr="00B02C95">
        <w:rPr>
          <w:rFonts w:ascii="Arial" w:hAnsi="Arial" w:cs="Arial"/>
          <w:sz w:val="22"/>
        </w:rPr>
        <w:t xml:space="preserve"> de instituições financeiras</w:t>
      </w:r>
      <w:r>
        <w:rPr>
          <w:rFonts w:ascii="Arial" w:hAnsi="Arial" w:cs="Arial"/>
          <w:sz w:val="22"/>
          <w:lang w:val="pt-BR"/>
        </w:rPr>
        <w:t xml:space="preserve"> </w:t>
      </w:r>
      <w:r w:rsidRPr="00B02C95">
        <w:rPr>
          <w:rFonts w:ascii="Arial" w:hAnsi="Arial" w:cs="Arial"/>
          <w:sz w:val="22"/>
        </w:rPr>
        <w:t>e demais entidades autorizadas a funcionar pelo BCB</w:t>
      </w:r>
      <w:r>
        <w:rPr>
          <w:rFonts w:ascii="Arial" w:hAnsi="Arial" w:cs="Arial"/>
          <w:sz w:val="22"/>
          <w:lang w:val="pt-BR"/>
        </w:rPr>
        <w:t>;</w:t>
      </w:r>
    </w:p>
    <w:p w14:paraId="098E05F4" w14:textId="77777777" w:rsidR="009D41A2" w:rsidRPr="007E7D8B" w:rsidRDefault="009D41A2" w:rsidP="009D41A2">
      <w:pPr>
        <w:pStyle w:val="Pr-formataoHTML"/>
        <w:numPr>
          <w:ilvl w:val="0"/>
          <w:numId w:val="362"/>
        </w:numPr>
        <w:tabs>
          <w:tab w:val="clear" w:pos="916"/>
          <w:tab w:val="left" w:pos="993"/>
        </w:tabs>
        <w:ind w:left="992" w:hanging="425"/>
        <w:jc w:val="both"/>
        <w:rPr>
          <w:rFonts w:ascii="Arial" w:hAnsi="Arial" w:cs="Arial"/>
          <w:sz w:val="22"/>
        </w:rPr>
      </w:pPr>
      <w:r>
        <w:rPr>
          <w:rFonts w:ascii="Arial" w:hAnsi="Arial" w:cs="Arial"/>
          <w:sz w:val="22"/>
          <w:szCs w:val="22"/>
        </w:rPr>
        <w:t>legislação</w:t>
      </w:r>
      <w:r w:rsidRPr="00B02C95">
        <w:rPr>
          <w:rFonts w:ascii="Arial" w:hAnsi="Arial" w:cs="Arial"/>
          <w:sz w:val="22"/>
        </w:rPr>
        <w:t xml:space="preserve"> e </w:t>
      </w:r>
      <w:r>
        <w:rPr>
          <w:rFonts w:ascii="Arial" w:hAnsi="Arial" w:cs="Arial"/>
          <w:sz w:val="22"/>
          <w:szCs w:val="22"/>
        </w:rPr>
        <w:t>normas</w:t>
      </w:r>
      <w:r w:rsidRPr="00B02C95">
        <w:rPr>
          <w:rFonts w:ascii="Arial" w:hAnsi="Arial" w:cs="Arial"/>
          <w:sz w:val="22"/>
        </w:rPr>
        <w:t xml:space="preserve"> </w:t>
      </w:r>
      <w:r>
        <w:rPr>
          <w:rFonts w:ascii="Arial" w:hAnsi="Arial" w:cs="Arial"/>
          <w:sz w:val="22"/>
          <w:lang w:val="pt-BR"/>
        </w:rPr>
        <w:t>emanadas pelo</w:t>
      </w:r>
      <w:r w:rsidRPr="00B02C95">
        <w:rPr>
          <w:rFonts w:ascii="Arial" w:hAnsi="Arial" w:cs="Arial"/>
          <w:sz w:val="22"/>
        </w:rPr>
        <w:t xml:space="preserve"> </w:t>
      </w:r>
      <w:r>
        <w:rPr>
          <w:rFonts w:ascii="Arial" w:hAnsi="Arial" w:cs="Arial"/>
          <w:sz w:val="22"/>
          <w:lang w:val="pt-BR"/>
        </w:rPr>
        <w:t>Conselho Monetário Nacional (CMN).</w:t>
      </w:r>
    </w:p>
    <w:p w14:paraId="28871E7C" w14:textId="77777777" w:rsidR="009D41A2" w:rsidRPr="00A93A23" w:rsidRDefault="009D41A2" w:rsidP="009D41A2">
      <w:pPr>
        <w:pStyle w:val="Pr-formataoHTML"/>
        <w:tabs>
          <w:tab w:val="clear" w:pos="916"/>
          <w:tab w:val="left" w:pos="993"/>
        </w:tabs>
        <w:ind w:left="567"/>
        <w:jc w:val="both"/>
        <w:rPr>
          <w:rFonts w:ascii="Arial" w:hAnsi="Arial" w:cs="Arial"/>
          <w:sz w:val="22"/>
        </w:rPr>
      </w:pPr>
    </w:p>
    <w:p w14:paraId="62A94167" w14:textId="77777777" w:rsidR="009D41A2" w:rsidRPr="00A93A23" w:rsidRDefault="009D41A2" w:rsidP="009D41A2">
      <w:pPr>
        <w:pStyle w:val="Recuodecorpodetexto"/>
        <w:ind w:left="567" w:hanging="567"/>
        <w:jc w:val="both"/>
        <w:rPr>
          <w:rFonts w:ascii="Arial" w:hAnsi="Arial" w:cs="Arial"/>
          <w:sz w:val="22"/>
        </w:rPr>
      </w:pPr>
      <w:r w:rsidRPr="00B02C95">
        <w:rPr>
          <w:rFonts w:ascii="Arial" w:hAnsi="Arial" w:cs="Arial"/>
        </w:rPr>
        <w:t xml:space="preserve">19. </w:t>
      </w:r>
      <w:r w:rsidRPr="00B02C95">
        <w:rPr>
          <w:rFonts w:ascii="Arial" w:hAnsi="Arial" w:cs="Arial"/>
        </w:rPr>
        <w:tab/>
      </w:r>
      <w:r w:rsidRPr="00A93A23">
        <w:rPr>
          <w:rFonts w:ascii="Arial" w:hAnsi="Arial" w:cs="Arial"/>
          <w:sz w:val="22"/>
        </w:rPr>
        <w:t>Na</w:t>
      </w:r>
      <w:r w:rsidRPr="00A93A23">
        <w:rPr>
          <w:rFonts w:ascii="Arial" w:hAnsi="Arial" w:cs="Arial"/>
          <w:b/>
          <w:sz w:val="22"/>
        </w:rPr>
        <w:t xml:space="preserve"> </w:t>
      </w:r>
      <w:r w:rsidRPr="00A93A23">
        <w:rPr>
          <w:rFonts w:ascii="Arial" w:hAnsi="Arial" w:cs="Arial"/>
          <w:sz w:val="22"/>
        </w:rPr>
        <w:t xml:space="preserve">prova específica para atuação do contador em </w:t>
      </w:r>
      <w:r w:rsidRPr="007E7D8B">
        <w:rPr>
          <w:rFonts w:ascii="Arial" w:hAnsi="Arial" w:cs="Arial"/>
          <w:sz w:val="22"/>
        </w:rPr>
        <w:t>auditoria independente</w:t>
      </w:r>
      <w:r w:rsidRPr="00A93A23">
        <w:rPr>
          <w:rFonts w:ascii="Arial" w:hAnsi="Arial" w:cs="Arial"/>
          <w:sz w:val="22"/>
        </w:rPr>
        <w:t xml:space="preserve"> nas sociedades supervisionadas pela Superintendência de Seguros Privados (Susep)</w:t>
      </w:r>
      <w:r>
        <w:rPr>
          <w:rFonts w:ascii="Arial" w:hAnsi="Arial" w:cs="Arial"/>
          <w:sz w:val="22"/>
        </w:rPr>
        <w:t>,</w:t>
      </w:r>
      <w:r w:rsidRPr="00A93A23">
        <w:rPr>
          <w:rFonts w:ascii="Arial" w:hAnsi="Arial" w:cs="Arial"/>
          <w:sz w:val="22"/>
        </w:rPr>
        <w:t xml:space="preserve"> são exigidos con</w:t>
      </w:r>
      <w:r w:rsidRPr="00B02C95">
        <w:rPr>
          <w:rFonts w:ascii="Arial" w:hAnsi="Arial" w:cs="Arial"/>
          <w:sz w:val="22"/>
        </w:rPr>
        <w:t>hecimentos de:</w:t>
      </w:r>
    </w:p>
    <w:p w14:paraId="123EFBC4" w14:textId="77777777" w:rsidR="009D41A2" w:rsidRPr="00A93A23" w:rsidRDefault="009D41A2" w:rsidP="009D41A2">
      <w:pPr>
        <w:pStyle w:val="Pr-formataoHTML"/>
        <w:numPr>
          <w:ilvl w:val="0"/>
          <w:numId w:val="359"/>
        </w:numPr>
        <w:tabs>
          <w:tab w:val="clear" w:pos="916"/>
          <w:tab w:val="clear" w:pos="1429"/>
          <w:tab w:val="num" w:pos="993"/>
          <w:tab w:val="left" w:pos="1496"/>
        </w:tabs>
        <w:ind w:left="993" w:hanging="426"/>
        <w:jc w:val="both"/>
        <w:rPr>
          <w:rFonts w:ascii="Arial" w:hAnsi="Arial" w:cs="Arial"/>
          <w:sz w:val="22"/>
        </w:rPr>
      </w:pPr>
      <w:r>
        <w:rPr>
          <w:rFonts w:ascii="Arial" w:hAnsi="Arial" w:cs="Arial"/>
          <w:sz w:val="22"/>
          <w:szCs w:val="22"/>
        </w:rPr>
        <w:t>legislação</w:t>
      </w:r>
      <w:r w:rsidRPr="00B02C95">
        <w:rPr>
          <w:rFonts w:ascii="Arial" w:hAnsi="Arial" w:cs="Arial"/>
          <w:sz w:val="22"/>
        </w:rPr>
        <w:t xml:space="preserve"> e </w:t>
      </w:r>
      <w:r>
        <w:rPr>
          <w:rFonts w:ascii="Arial" w:hAnsi="Arial" w:cs="Arial"/>
          <w:sz w:val="22"/>
          <w:szCs w:val="22"/>
        </w:rPr>
        <w:t>normas</w:t>
      </w:r>
      <w:r w:rsidRPr="00B02C95">
        <w:rPr>
          <w:rFonts w:ascii="Arial" w:hAnsi="Arial" w:cs="Arial"/>
          <w:sz w:val="22"/>
        </w:rPr>
        <w:t xml:space="preserve"> aplicáveis às sociedades supervisionadas pela Susep;</w:t>
      </w:r>
    </w:p>
    <w:p w14:paraId="154D3E89" w14:textId="77777777" w:rsidR="009D41A2" w:rsidRPr="00A93A23" w:rsidRDefault="009D41A2" w:rsidP="009D41A2">
      <w:pPr>
        <w:pStyle w:val="Pr-formataoHTML"/>
        <w:numPr>
          <w:ilvl w:val="0"/>
          <w:numId w:val="359"/>
        </w:numPr>
        <w:tabs>
          <w:tab w:val="clear" w:pos="916"/>
          <w:tab w:val="clear" w:pos="1429"/>
          <w:tab w:val="num" w:pos="993"/>
          <w:tab w:val="left" w:pos="1496"/>
        </w:tabs>
        <w:ind w:left="993" w:hanging="426"/>
        <w:jc w:val="both"/>
        <w:rPr>
          <w:rFonts w:ascii="Arial" w:hAnsi="Arial" w:cs="Arial"/>
          <w:sz w:val="22"/>
        </w:rPr>
      </w:pPr>
      <w:r w:rsidRPr="00B02C95">
        <w:rPr>
          <w:rFonts w:ascii="Arial" w:hAnsi="Arial" w:cs="Arial"/>
          <w:sz w:val="22"/>
        </w:rPr>
        <w:t>operações de sociedades supervisionadas pela Susep;</w:t>
      </w:r>
    </w:p>
    <w:p w14:paraId="4F64C750" w14:textId="77777777" w:rsidR="009D41A2" w:rsidRPr="00A93A23" w:rsidRDefault="009D41A2" w:rsidP="009D41A2">
      <w:pPr>
        <w:pStyle w:val="Pr-formataoHTML"/>
        <w:numPr>
          <w:ilvl w:val="0"/>
          <w:numId w:val="359"/>
        </w:numPr>
        <w:tabs>
          <w:tab w:val="clear" w:pos="916"/>
          <w:tab w:val="left" w:pos="993"/>
        </w:tabs>
        <w:ind w:hanging="862"/>
        <w:jc w:val="both"/>
        <w:rPr>
          <w:rFonts w:ascii="Arial" w:hAnsi="Arial" w:cs="Arial"/>
          <w:sz w:val="22"/>
        </w:rPr>
      </w:pPr>
      <w:r>
        <w:rPr>
          <w:rFonts w:ascii="Arial" w:hAnsi="Arial" w:cs="Arial"/>
          <w:sz w:val="22"/>
          <w:szCs w:val="22"/>
        </w:rPr>
        <w:t>contabilidade</w:t>
      </w:r>
      <w:r w:rsidRPr="00B02C95">
        <w:rPr>
          <w:rFonts w:ascii="Arial" w:hAnsi="Arial" w:cs="Arial"/>
          <w:sz w:val="22"/>
        </w:rPr>
        <w:t xml:space="preserve"> de sociedades e demais entidades supervisionadas pela Susep.</w:t>
      </w:r>
    </w:p>
    <w:p w14:paraId="683F3515" w14:textId="77777777" w:rsidR="009D41A2" w:rsidRPr="00A93A23" w:rsidRDefault="009D41A2" w:rsidP="009D41A2">
      <w:pPr>
        <w:pStyle w:val="Pr-formataoHTML"/>
        <w:tabs>
          <w:tab w:val="clear" w:pos="916"/>
          <w:tab w:val="left" w:pos="1496"/>
        </w:tabs>
        <w:ind w:left="993"/>
        <w:jc w:val="both"/>
        <w:rPr>
          <w:rFonts w:ascii="Arial" w:hAnsi="Arial" w:cs="Arial"/>
          <w:sz w:val="22"/>
        </w:rPr>
      </w:pPr>
    </w:p>
    <w:p w14:paraId="5BE44B7B" w14:textId="77777777" w:rsidR="009D41A2" w:rsidRDefault="009D41A2" w:rsidP="009D41A2">
      <w:pPr>
        <w:pStyle w:val="Recuodecorpodetexto"/>
        <w:tabs>
          <w:tab w:val="num" w:pos="1429"/>
        </w:tabs>
        <w:ind w:left="567" w:hanging="567"/>
        <w:jc w:val="both"/>
        <w:rPr>
          <w:rFonts w:ascii="Arial" w:hAnsi="Arial" w:cs="Arial"/>
          <w:iCs/>
          <w:sz w:val="22"/>
          <w:szCs w:val="22"/>
        </w:rPr>
      </w:pPr>
      <w:r>
        <w:rPr>
          <w:rFonts w:ascii="Arial" w:hAnsi="Arial" w:cs="Arial"/>
          <w:iCs/>
          <w:sz w:val="22"/>
          <w:szCs w:val="22"/>
        </w:rPr>
        <w:t>20.   Na</w:t>
      </w:r>
      <w:r>
        <w:rPr>
          <w:rFonts w:ascii="Arial" w:hAnsi="Arial" w:cs="Arial"/>
          <w:b/>
          <w:bCs/>
          <w:iCs/>
          <w:sz w:val="22"/>
          <w:szCs w:val="22"/>
        </w:rPr>
        <w:t xml:space="preserve"> </w:t>
      </w:r>
      <w:r>
        <w:rPr>
          <w:rFonts w:ascii="Arial" w:hAnsi="Arial" w:cs="Arial"/>
          <w:iCs/>
          <w:sz w:val="22"/>
          <w:szCs w:val="22"/>
        </w:rPr>
        <w:t>prova específica para atuação do contador em Auditoria Independente nas entidades supervisionadas pela Superintendência Nacional de Previdência Complementar (Previc), são exigidos conhecimentos de:</w:t>
      </w:r>
    </w:p>
    <w:p w14:paraId="60309A41" w14:textId="77777777" w:rsidR="009D41A2" w:rsidRPr="00A93A23" w:rsidRDefault="009D41A2" w:rsidP="009D41A2">
      <w:pPr>
        <w:pStyle w:val="Recuodecorpodetexto"/>
        <w:tabs>
          <w:tab w:val="num" w:pos="1429"/>
        </w:tabs>
        <w:ind w:left="567" w:hanging="567"/>
        <w:jc w:val="both"/>
        <w:rPr>
          <w:rFonts w:ascii="Arial" w:hAnsi="Arial" w:cs="Arial"/>
          <w:iCs/>
          <w:sz w:val="22"/>
          <w:szCs w:val="22"/>
        </w:rPr>
      </w:pPr>
    </w:p>
    <w:p w14:paraId="439A9105" w14:textId="77777777" w:rsidR="009D41A2" w:rsidRPr="00A93A23" w:rsidRDefault="009D41A2" w:rsidP="009D41A2">
      <w:pPr>
        <w:pStyle w:val="Pr-formataoHTML"/>
        <w:numPr>
          <w:ilvl w:val="0"/>
          <w:numId w:val="363"/>
        </w:numPr>
        <w:tabs>
          <w:tab w:val="clear" w:pos="916"/>
          <w:tab w:val="left" w:pos="993"/>
        </w:tabs>
        <w:ind w:left="851" w:hanging="284"/>
        <w:jc w:val="both"/>
        <w:rPr>
          <w:rFonts w:ascii="Arial" w:hAnsi="Arial" w:cs="Arial"/>
          <w:iCs/>
          <w:sz w:val="22"/>
          <w:szCs w:val="22"/>
        </w:rPr>
      </w:pPr>
      <w:r>
        <w:rPr>
          <w:rFonts w:ascii="Arial" w:hAnsi="Arial" w:cs="Arial"/>
          <w:iCs/>
          <w:sz w:val="22"/>
          <w:szCs w:val="22"/>
        </w:rPr>
        <w:t>legislação e normas aplicáveis às entidades supervisionadas pela Previc;</w:t>
      </w:r>
    </w:p>
    <w:p w14:paraId="1BBA4BC1" w14:textId="77777777" w:rsidR="009D41A2" w:rsidRPr="00A93A23" w:rsidRDefault="009D41A2" w:rsidP="009D41A2">
      <w:pPr>
        <w:pStyle w:val="Pr-formataoHTML"/>
        <w:numPr>
          <w:ilvl w:val="0"/>
          <w:numId w:val="363"/>
        </w:numPr>
        <w:tabs>
          <w:tab w:val="clear" w:pos="916"/>
          <w:tab w:val="left" w:pos="993"/>
        </w:tabs>
        <w:ind w:left="851" w:hanging="284"/>
        <w:jc w:val="both"/>
        <w:rPr>
          <w:rFonts w:ascii="Arial" w:hAnsi="Arial" w:cs="Arial"/>
          <w:iCs/>
          <w:sz w:val="22"/>
          <w:szCs w:val="22"/>
        </w:rPr>
      </w:pPr>
      <w:r>
        <w:rPr>
          <w:rFonts w:ascii="Arial" w:hAnsi="Arial" w:cs="Arial"/>
          <w:iCs/>
          <w:sz w:val="22"/>
          <w:szCs w:val="22"/>
        </w:rPr>
        <w:t>operações de entidades supervisionadas pela Previc;</w:t>
      </w:r>
    </w:p>
    <w:p w14:paraId="54F8E3E8" w14:textId="77777777" w:rsidR="009D41A2" w:rsidRPr="00A93A23" w:rsidRDefault="009D41A2" w:rsidP="009D41A2">
      <w:pPr>
        <w:pStyle w:val="Pr-formataoHTML"/>
        <w:numPr>
          <w:ilvl w:val="0"/>
          <w:numId w:val="363"/>
        </w:numPr>
        <w:tabs>
          <w:tab w:val="clear" w:pos="916"/>
          <w:tab w:val="left" w:pos="993"/>
        </w:tabs>
        <w:ind w:left="851" w:hanging="284"/>
        <w:jc w:val="both"/>
        <w:rPr>
          <w:rFonts w:ascii="Arial" w:hAnsi="Arial" w:cs="Arial"/>
          <w:iCs/>
          <w:sz w:val="22"/>
          <w:szCs w:val="22"/>
        </w:rPr>
      </w:pPr>
      <w:r>
        <w:rPr>
          <w:rFonts w:ascii="Arial" w:hAnsi="Arial" w:cs="Arial"/>
          <w:iCs/>
          <w:sz w:val="22"/>
          <w:szCs w:val="22"/>
        </w:rPr>
        <w:t>contabilidade de entidades supervisionadas pela Previc.</w:t>
      </w:r>
    </w:p>
    <w:p w14:paraId="6B4C2F58" w14:textId="77777777" w:rsidR="009D41A2" w:rsidRPr="00B66247" w:rsidRDefault="009D41A2" w:rsidP="009D41A2">
      <w:pPr>
        <w:pStyle w:val="Pr-formataoHTML"/>
        <w:tabs>
          <w:tab w:val="clear" w:pos="916"/>
          <w:tab w:val="left" w:pos="1496"/>
        </w:tabs>
        <w:ind w:left="993"/>
        <w:jc w:val="both"/>
        <w:rPr>
          <w:rFonts w:ascii="Arial" w:hAnsi="Arial" w:cs="Arial"/>
          <w:sz w:val="22"/>
          <w:szCs w:val="22"/>
        </w:rPr>
      </w:pPr>
    </w:p>
    <w:p w14:paraId="64C12AAB" w14:textId="77777777" w:rsidR="009D41A2" w:rsidRPr="00B66247" w:rsidRDefault="009D41A2" w:rsidP="009D41A2">
      <w:pPr>
        <w:pStyle w:val="Recuodecorpodetexto"/>
        <w:ind w:left="567" w:hanging="567"/>
        <w:jc w:val="both"/>
        <w:rPr>
          <w:rFonts w:ascii="Arial" w:hAnsi="Arial"/>
          <w:sz w:val="22"/>
        </w:rPr>
      </w:pPr>
      <w:r w:rsidRPr="007E7D8B">
        <w:rPr>
          <w:rFonts w:ascii="Arial" w:hAnsi="Arial"/>
          <w:sz w:val="22"/>
        </w:rPr>
        <w:t xml:space="preserve">21. </w:t>
      </w:r>
      <w:r w:rsidRPr="007E7D8B">
        <w:rPr>
          <w:rFonts w:ascii="Arial" w:hAnsi="Arial"/>
          <w:sz w:val="22"/>
        </w:rPr>
        <w:tab/>
        <w:t>O CFC, por intermédio da Vice-Presidência de Desenvolvimento Profissional, deve providenciar a divulgação em seu portal</w:t>
      </w:r>
      <w:r w:rsidRPr="007E7D8B">
        <w:rPr>
          <w:rFonts w:ascii="Arial" w:hAnsi="Arial" w:cs="Arial"/>
          <w:sz w:val="22"/>
          <w:szCs w:val="22"/>
        </w:rPr>
        <w:t>,</w:t>
      </w:r>
      <w:r w:rsidRPr="007E7D8B">
        <w:rPr>
          <w:rFonts w:ascii="Arial" w:hAnsi="Arial"/>
          <w:sz w:val="22"/>
        </w:rPr>
        <w:t xml:space="preserve"> na internet</w:t>
      </w:r>
      <w:r w:rsidRPr="007E7D8B">
        <w:rPr>
          <w:rFonts w:ascii="Arial" w:hAnsi="Arial" w:cs="Arial"/>
          <w:sz w:val="22"/>
          <w:szCs w:val="22"/>
        </w:rPr>
        <w:t>, do edital</w:t>
      </w:r>
      <w:r w:rsidRPr="007E7D8B">
        <w:rPr>
          <w:rFonts w:ascii="Arial" w:hAnsi="Arial"/>
          <w:sz w:val="22"/>
        </w:rPr>
        <w:t xml:space="preserve">, com a antecedência mínima de </w:t>
      </w:r>
      <w:r>
        <w:rPr>
          <w:rFonts w:ascii="Arial" w:hAnsi="Arial"/>
          <w:sz w:val="22"/>
        </w:rPr>
        <w:t>60</w:t>
      </w:r>
      <w:r w:rsidRPr="007E7D8B">
        <w:rPr>
          <w:rFonts w:ascii="Arial" w:hAnsi="Arial"/>
          <w:sz w:val="22"/>
        </w:rPr>
        <w:t xml:space="preserve"> (</w:t>
      </w:r>
      <w:r>
        <w:rPr>
          <w:rFonts w:ascii="Arial" w:hAnsi="Arial"/>
          <w:sz w:val="22"/>
        </w:rPr>
        <w:t>sessenta</w:t>
      </w:r>
      <w:r w:rsidRPr="007E7D8B">
        <w:rPr>
          <w:rFonts w:ascii="Arial" w:hAnsi="Arial"/>
          <w:sz w:val="22"/>
        </w:rPr>
        <w:t xml:space="preserve">) dias em relação à data </w:t>
      </w:r>
      <w:r>
        <w:rPr>
          <w:rFonts w:ascii="Arial" w:hAnsi="Arial"/>
          <w:sz w:val="22"/>
        </w:rPr>
        <w:t xml:space="preserve">do início da </w:t>
      </w:r>
      <w:r w:rsidRPr="007E7D8B">
        <w:rPr>
          <w:rFonts w:ascii="Arial" w:hAnsi="Arial"/>
          <w:sz w:val="22"/>
        </w:rPr>
        <w:t>aplicação das provas.</w:t>
      </w:r>
      <w:r w:rsidRPr="008268DD">
        <w:rPr>
          <w:rFonts w:ascii="Arial" w:hAnsi="Arial"/>
          <w:sz w:val="22"/>
        </w:rPr>
        <w:t xml:space="preserve"> </w:t>
      </w:r>
    </w:p>
    <w:p w14:paraId="618ECAF2" w14:textId="77777777" w:rsidR="009D41A2" w:rsidRDefault="009D41A2" w:rsidP="009D41A2">
      <w:pPr>
        <w:pStyle w:val="Pr-formataoHTML"/>
        <w:tabs>
          <w:tab w:val="clear" w:pos="916"/>
          <w:tab w:val="left" w:pos="1418"/>
        </w:tabs>
        <w:autoSpaceDE w:val="0"/>
        <w:autoSpaceDN w:val="0"/>
        <w:jc w:val="both"/>
        <w:rPr>
          <w:rFonts w:ascii="Arial" w:hAnsi="Arial"/>
          <w:sz w:val="22"/>
        </w:rPr>
      </w:pPr>
    </w:p>
    <w:p w14:paraId="3E0C842D" w14:textId="77777777" w:rsidR="009D41A2" w:rsidRPr="00B66247" w:rsidRDefault="009D41A2" w:rsidP="009D41A2">
      <w:pPr>
        <w:pStyle w:val="Pr-formataoHTML"/>
        <w:tabs>
          <w:tab w:val="left" w:pos="709"/>
          <w:tab w:val="left" w:pos="851"/>
        </w:tabs>
        <w:autoSpaceDE w:val="0"/>
        <w:autoSpaceDN w:val="0"/>
        <w:ind w:left="851" w:hanging="851"/>
        <w:jc w:val="both"/>
        <w:rPr>
          <w:rFonts w:ascii="Arial" w:hAnsi="Arial"/>
          <w:b/>
          <w:sz w:val="22"/>
        </w:rPr>
      </w:pPr>
      <w:r w:rsidRPr="008268DD">
        <w:rPr>
          <w:rFonts w:ascii="Arial" w:hAnsi="Arial"/>
          <w:b/>
          <w:sz w:val="22"/>
        </w:rPr>
        <w:t xml:space="preserve">Aprovação e periodicidade </w:t>
      </w:r>
    </w:p>
    <w:p w14:paraId="01377929" w14:textId="77777777" w:rsidR="009D41A2" w:rsidRPr="00B66247" w:rsidRDefault="009D41A2" w:rsidP="009D41A2">
      <w:pPr>
        <w:pStyle w:val="Pr-formataoHTML"/>
        <w:tabs>
          <w:tab w:val="left" w:pos="708"/>
        </w:tabs>
        <w:autoSpaceDE w:val="0"/>
        <w:autoSpaceDN w:val="0"/>
        <w:jc w:val="both"/>
        <w:rPr>
          <w:rFonts w:ascii="Arial" w:hAnsi="Arial"/>
          <w:sz w:val="22"/>
        </w:rPr>
      </w:pPr>
    </w:p>
    <w:p w14:paraId="482FBFF5" w14:textId="77777777" w:rsidR="009D41A2" w:rsidRPr="00B66247" w:rsidRDefault="009D41A2" w:rsidP="009D41A2">
      <w:pPr>
        <w:pStyle w:val="Recuodecorpodetexto"/>
        <w:ind w:left="567" w:hanging="567"/>
        <w:jc w:val="both"/>
        <w:rPr>
          <w:rFonts w:ascii="Arial" w:hAnsi="Arial"/>
          <w:sz w:val="22"/>
        </w:rPr>
      </w:pPr>
      <w:r w:rsidRPr="008268DD">
        <w:rPr>
          <w:rFonts w:ascii="Arial" w:hAnsi="Arial"/>
          <w:sz w:val="22"/>
        </w:rPr>
        <w:t>2</w:t>
      </w:r>
      <w:r>
        <w:rPr>
          <w:rFonts w:ascii="Arial" w:hAnsi="Arial"/>
          <w:sz w:val="22"/>
        </w:rPr>
        <w:t>2</w:t>
      </w:r>
      <w:r w:rsidRPr="008268DD">
        <w:rPr>
          <w:rFonts w:ascii="Arial" w:hAnsi="Arial"/>
          <w:sz w:val="22"/>
        </w:rPr>
        <w:t xml:space="preserve">. </w:t>
      </w:r>
      <w:r w:rsidRPr="008268DD">
        <w:rPr>
          <w:rFonts w:ascii="Arial" w:hAnsi="Arial"/>
          <w:sz w:val="22"/>
        </w:rPr>
        <w:tab/>
        <w:t xml:space="preserve">O candidato será aprovado se obtiver, no mínimo, 60% (sessenta por cento) dos pontos das questões objetivas e 60% (sessenta por cento) dos pontos das questões dissertativas previstos para cada prova. </w:t>
      </w:r>
    </w:p>
    <w:p w14:paraId="6AE3FE55" w14:textId="77777777" w:rsidR="009D41A2" w:rsidRDefault="009D41A2" w:rsidP="009D41A2">
      <w:pPr>
        <w:pStyle w:val="Pr-formataoHTML"/>
        <w:tabs>
          <w:tab w:val="left" w:pos="708"/>
        </w:tabs>
        <w:autoSpaceDE w:val="0"/>
        <w:autoSpaceDN w:val="0"/>
        <w:jc w:val="both"/>
        <w:rPr>
          <w:rFonts w:ascii="Arial" w:hAnsi="Arial"/>
          <w:sz w:val="22"/>
        </w:rPr>
      </w:pPr>
    </w:p>
    <w:p w14:paraId="47A0F080" w14:textId="77777777" w:rsidR="009D41A2" w:rsidRPr="00B66247" w:rsidRDefault="009D41A2" w:rsidP="009D41A2">
      <w:pPr>
        <w:pStyle w:val="Recuodecorpodetexto"/>
        <w:ind w:left="567" w:hanging="567"/>
        <w:jc w:val="both"/>
        <w:rPr>
          <w:rFonts w:ascii="Arial" w:hAnsi="Arial"/>
          <w:sz w:val="22"/>
        </w:rPr>
      </w:pPr>
      <w:r w:rsidRPr="008268DD">
        <w:rPr>
          <w:rFonts w:ascii="Arial" w:hAnsi="Arial"/>
          <w:sz w:val="22"/>
        </w:rPr>
        <w:t>2</w:t>
      </w:r>
      <w:r>
        <w:rPr>
          <w:rFonts w:ascii="Arial" w:hAnsi="Arial"/>
          <w:sz w:val="22"/>
        </w:rPr>
        <w:t>3</w:t>
      </w:r>
      <w:r w:rsidRPr="008268DD">
        <w:rPr>
          <w:rFonts w:ascii="Arial" w:hAnsi="Arial"/>
          <w:sz w:val="22"/>
        </w:rPr>
        <w:t xml:space="preserve">. </w:t>
      </w:r>
      <w:r w:rsidRPr="008268DD">
        <w:rPr>
          <w:rFonts w:ascii="Arial" w:hAnsi="Arial"/>
          <w:sz w:val="22"/>
        </w:rPr>
        <w:tab/>
      </w:r>
      <w:r w:rsidRPr="007E7D8B">
        <w:rPr>
          <w:rFonts w:ascii="Arial" w:hAnsi="Arial"/>
          <w:sz w:val="22"/>
        </w:rPr>
        <w:t>As provas devem ser aplicadas</w:t>
      </w:r>
      <w:r>
        <w:rPr>
          <w:rFonts w:ascii="Arial" w:hAnsi="Arial"/>
          <w:sz w:val="22"/>
        </w:rPr>
        <w:t>,</w:t>
      </w:r>
      <w:r w:rsidRPr="007E7D8B">
        <w:rPr>
          <w:rFonts w:ascii="Arial" w:hAnsi="Arial"/>
          <w:sz w:val="22"/>
        </w:rPr>
        <w:t xml:space="preserve"> pelo menos uma vez em cada ano,</w:t>
      </w:r>
      <w:r>
        <w:rPr>
          <w:rFonts w:ascii="Arial" w:hAnsi="Arial"/>
          <w:sz w:val="22"/>
        </w:rPr>
        <w:t xml:space="preserve"> conforme estabelecido em edital.</w:t>
      </w:r>
    </w:p>
    <w:p w14:paraId="04372E74" w14:textId="77777777" w:rsidR="009D41A2" w:rsidRPr="00B66247" w:rsidRDefault="009D41A2" w:rsidP="009D41A2">
      <w:pPr>
        <w:pStyle w:val="Recuodecorpodetexto"/>
        <w:jc w:val="both"/>
        <w:rPr>
          <w:rFonts w:ascii="Arial" w:hAnsi="Arial"/>
          <w:sz w:val="22"/>
        </w:rPr>
      </w:pPr>
    </w:p>
    <w:p w14:paraId="53FDC459" w14:textId="77777777" w:rsidR="009D41A2" w:rsidRPr="00B66247" w:rsidRDefault="009D41A2" w:rsidP="009D41A2">
      <w:pPr>
        <w:pStyle w:val="Pr-formataoHTML"/>
        <w:tabs>
          <w:tab w:val="left" w:pos="709"/>
          <w:tab w:val="left" w:pos="851"/>
        </w:tabs>
        <w:autoSpaceDE w:val="0"/>
        <w:autoSpaceDN w:val="0"/>
        <w:jc w:val="both"/>
        <w:rPr>
          <w:rFonts w:ascii="Arial" w:hAnsi="Arial"/>
          <w:b/>
          <w:sz w:val="22"/>
        </w:rPr>
      </w:pPr>
      <w:r w:rsidRPr="008268DD">
        <w:rPr>
          <w:rFonts w:ascii="Arial" w:hAnsi="Arial"/>
          <w:b/>
          <w:sz w:val="22"/>
        </w:rPr>
        <w:t>Certidão de aprovação</w:t>
      </w:r>
    </w:p>
    <w:p w14:paraId="49626A9D" w14:textId="77777777" w:rsidR="009D41A2" w:rsidRPr="00B66247" w:rsidRDefault="009D41A2" w:rsidP="009D41A2">
      <w:pPr>
        <w:pStyle w:val="Pr-formataoHTML"/>
        <w:tabs>
          <w:tab w:val="clear" w:pos="916"/>
          <w:tab w:val="clear" w:pos="1832"/>
          <w:tab w:val="left" w:pos="708"/>
          <w:tab w:val="left" w:pos="1418"/>
        </w:tabs>
        <w:autoSpaceDE w:val="0"/>
        <w:autoSpaceDN w:val="0"/>
        <w:jc w:val="both"/>
        <w:rPr>
          <w:rFonts w:ascii="Arial" w:hAnsi="Arial"/>
          <w:sz w:val="22"/>
        </w:rPr>
      </w:pPr>
    </w:p>
    <w:p w14:paraId="5FA0F288" w14:textId="77777777" w:rsidR="009D41A2" w:rsidRPr="00B66247" w:rsidRDefault="009D41A2" w:rsidP="009D41A2">
      <w:pPr>
        <w:pStyle w:val="Recuodecorpodetexto"/>
        <w:ind w:left="567" w:hanging="567"/>
        <w:jc w:val="both"/>
        <w:rPr>
          <w:rFonts w:ascii="Arial" w:hAnsi="Arial"/>
          <w:i/>
          <w:sz w:val="22"/>
        </w:rPr>
      </w:pPr>
      <w:r>
        <w:rPr>
          <w:rFonts w:ascii="Arial" w:hAnsi="Arial"/>
          <w:sz w:val="22"/>
        </w:rPr>
        <w:t>24</w:t>
      </w:r>
      <w:r w:rsidRPr="008268DD">
        <w:rPr>
          <w:rFonts w:ascii="Arial" w:hAnsi="Arial"/>
          <w:sz w:val="22"/>
        </w:rPr>
        <w:t xml:space="preserve">. </w:t>
      </w:r>
      <w:r w:rsidRPr="008268DD">
        <w:rPr>
          <w:rFonts w:ascii="Arial" w:hAnsi="Arial"/>
          <w:sz w:val="22"/>
        </w:rPr>
        <w:tab/>
        <w:t xml:space="preserve">O CFC disponibilizará, em </w:t>
      </w:r>
      <w:r w:rsidRPr="00B66247">
        <w:rPr>
          <w:rFonts w:ascii="Arial" w:hAnsi="Arial" w:cs="Arial"/>
          <w:sz w:val="22"/>
          <w:szCs w:val="22"/>
        </w:rPr>
        <w:t xml:space="preserve">sistema específico do </w:t>
      </w:r>
      <w:r>
        <w:rPr>
          <w:rFonts w:ascii="Arial" w:hAnsi="Arial" w:cs="Arial"/>
          <w:sz w:val="22"/>
          <w:szCs w:val="22"/>
        </w:rPr>
        <w:t>e</w:t>
      </w:r>
      <w:r w:rsidRPr="00B66247">
        <w:rPr>
          <w:rFonts w:ascii="Arial" w:hAnsi="Arial" w:cs="Arial"/>
          <w:sz w:val="22"/>
          <w:szCs w:val="22"/>
        </w:rPr>
        <w:t>xame,</w:t>
      </w:r>
      <w:r w:rsidRPr="008268DD">
        <w:rPr>
          <w:rFonts w:ascii="Arial" w:hAnsi="Arial"/>
          <w:sz w:val="22"/>
        </w:rPr>
        <w:t xml:space="preserve"> na </w:t>
      </w:r>
      <w:r w:rsidRPr="00B66247">
        <w:rPr>
          <w:rFonts w:ascii="Arial" w:hAnsi="Arial" w:cs="Arial"/>
          <w:sz w:val="22"/>
          <w:szCs w:val="22"/>
        </w:rPr>
        <w:t>área do candidato</w:t>
      </w:r>
      <w:r w:rsidRPr="008268DD">
        <w:rPr>
          <w:rFonts w:ascii="Arial" w:hAnsi="Arial"/>
          <w:sz w:val="22"/>
        </w:rPr>
        <w:t>, a Certidão de Aprovação no Exame, a partir da data de publicação do resultado final no Diário Oficial da União</w:t>
      </w:r>
      <w:r w:rsidRPr="00B66247">
        <w:rPr>
          <w:rFonts w:ascii="Arial" w:hAnsi="Arial" w:cs="Arial"/>
          <w:sz w:val="22"/>
          <w:szCs w:val="22"/>
        </w:rPr>
        <w:t xml:space="preserve"> (DOU).</w:t>
      </w:r>
    </w:p>
    <w:p w14:paraId="3C854205" w14:textId="77777777" w:rsidR="009D41A2" w:rsidRPr="00B66247" w:rsidRDefault="009D41A2" w:rsidP="009D41A2">
      <w:pPr>
        <w:pStyle w:val="Pr-formataoHTML"/>
        <w:tabs>
          <w:tab w:val="left" w:pos="708"/>
        </w:tabs>
        <w:autoSpaceDE w:val="0"/>
        <w:autoSpaceDN w:val="0"/>
        <w:jc w:val="both"/>
        <w:rPr>
          <w:rFonts w:ascii="Arial" w:hAnsi="Arial"/>
          <w:sz w:val="22"/>
        </w:rPr>
      </w:pPr>
    </w:p>
    <w:p w14:paraId="5F4281E5" w14:textId="77777777" w:rsidR="009D41A2" w:rsidRPr="00B66247" w:rsidRDefault="009D41A2" w:rsidP="009D41A2">
      <w:pPr>
        <w:pStyle w:val="Pr-formataoHTML"/>
        <w:tabs>
          <w:tab w:val="left" w:pos="708"/>
        </w:tabs>
        <w:autoSpaceDE w:val="0"/>
        <w:autoSpaceDN w:val="0"/>
        <w:jc w:val="both"/>
        <w:rPr>
          <w:rFonts w:ascii="Arial" w:hAnsi="Arial"/>
          <w:b/>
          <w:sz w:val="22"/>
        </w:rPr>
      </w:pPr>
      <w:r w:rsidRPr="008268DD">
        <w:rPr>
          <w:rFonts w:ascii="Arial" w:hAnsi="Arial"/>
          <w:b/>
          <w:sz w:val="22"/>
        </w:rPr>
        <w:t>Recursos</w:t>
      </w:r>
    </w:p>
    <w:p w14:paraId="157E245B" w14:textId="77777777" w:rsidR="009D41A2" w:rsidRPr="00B66247" w:rsidRDefault="009D41A2" w:rsidP="009D41A2">
      <w:pPr>
        <w:pStyle w:val="Pr-formataoHTML"/>
        <w:tabs>
          <w:tab w:val="left" w:pos="708"/>
        </w:tabs>
        <w:autoSpaceDE w:val="0"/>
        <w:autoSpaceDN w:val="0"/>
        <w:jc w:val="both"/>
        <w:rPr>
          <w:rFonts w:ascii="Arial" w:hAnsi="Arial"/>
          <w:sz w:val="22"/>
        </w:rPr>
      </w:pPr>
    </w:p>
    <w:p w14:paraId="23457BB2" w14:textId="77777777" w:rsidR="009D41A2" w:rsidRDefault="009D41A2" w:rsidP="009D41A2">
      <w:pPr>
        <w:pStyle w:val="Recuodecorpodetexto"/>
        <w:ind w:left="567" w:hanging="567"/>
        <w:jc w:val="both"/>
        <w:rPr>
          <w:rFonts w:ascii="Arial" w:hAnsi="Arial"/>
          <w:sz w:val="22"/>
        </w:rPr>
      </w:pPr>
      <w:r w:rsidRPr="008268DD">
        <w:rPr>
          <w:rFonts w:ascii="Arial" w:hAnsi="Arial"/>
          <w:sz w:val="22"/>
        </w:rPr>
        <w:t>2</w:t>
      </w:r>
      <w:r>
        <w:rPr>
          <w:rFonts w:ascii="Arial" w:hAnsi="Arial"/>
          <w:sz w:val="22"/>
        </w:rPr>
        <w:t>5</w:t>
      </w:r>
      <w:r w:rsidRPr="008268DD">
        <w:rPr>
          <w:rFonts w:ascii="Arial" w:hAnsi="Arial"/>
          <w:sz w:val="22"/>
        </w:rPr>
        <w:t xml:space="preserve">. </w:t>
      </w:r>
      <w:r w:rsidRPr="008268DD">
        <w:rPr>
          <w:rFonts w:ascii="Arial" w:hAnsi="Arial"/>
          <w:sz w:val="22"/>
        </w:rPr>
        <w:tab/>
      </w:r>
      <w:r w:rsidRPr="005C29C9">
        <w:rPr>
          <w:rFonts w:ascii="Arial" w:hAnsi="Arial"/>
          <w:sz w:val="22"/>
        </w:rPr>
        <w:t xml:space="preserve">O candidato inscrito no </w:t>
      </w:r>
      <w:r>
        <w:rPr>
          <w:rFonts w:ascii="Arial" w:hAnsi="Arial"/>
          <w:sz w:val="22"/>
        </w:rPr>
        <w:t>e</w:t>
      </w:r>
      <w:r w:rsidRPr="005C29C9">
        <w:rPr>
          <w:rFonts w:ascii="Arial" w:hAnsi="Arial"/>
          <w:sz w:val="22"/>
        </w:rPr>
        <w:t xml:space="preserve">xame pode interpor recurso sobre o teor das provas objetivas e dissertativas, sem efeito suspensivo, dentro dos prazos e instâncias definidos </w:t>
      </w:r>
      <w:r>
        <w:rPr>
          <w:rFonts w:ascii="Arial" w:hAnsi="Arial"/>
          <w:sz w:val="22"/>
        </w:rPr>
        <w:t>no</w:t>
      </w:r>
      <w:r w:rsidRPr="005C29C9">
        <w:rPr>
          <w:rFonts w:ascii="Arial" w:hAnsi="Arial"/>
          <w:sz w:val="22"/>
        </w:rPr>
        <w:t xml:space="preserve"> edital.</w:t>
      </w:r>
    </w:p>
    <w:p w14:paraId="3BA71DD4" w14:textId="77777777" w:rsidR="009D41A2" w:rsidRDefault="009D41A2" w:rsidP="009D41A2">
      <w:pPr>
        <w:pStyle w:val="Recuodecorpodetexto"/>
        <w:ind w:left="567" w:hanging="567"/>
        <w:jc w:val="both"/>
        <w:rPr>
          <w:rFonts w:ascii="Arial" w:hAnsi="Arial"/>
          <w:sz w:val="22"/>
        </w:rPr>
      </w:pPr>
    </w:p>
    <w:p w14:paraId="15301068" w14:textId="77777777" w:rsidR="009D41A2" w:rsidRPr="00B66247" w:rsidRDefault="009D41A2" w:rsidP="009D41A2">
      <w:pPr>
        <w:pStyle w:val="Pr-formataoHTML"/>
        <w:tabs>
          <w:tab w:val="clear" w:pos="916"/>
          <w:tab w:val="left" w:pos="709"/>
          <w:tab w:val="left" w:pos="851"/>
        </w:tabs>
        <w:autoSpaceDE w:val="0"/>
        <w:autoSpaceDN w:val="0"/>
        <w:ind w:left="851" w:hanging="851"/>
        <w:jc w:val="both"/>
        <w:rPr>
          <w:rFonts w:ascii="Arial" w:hAnsi="Arial"/>
          <w:sz w:val="22"/>
        </w:rPr>
      </w:pPr>
    </w:p>
    <w:p w14:paraId="6FF216B5" w14:textId="77777777" w:rsidR="009D41A2" w:rsidRPr="00B66247" w:rsidRDefault="009D41A2" w:rsidP="009D41A2">
      <w:pPr>
        <w:pStyle w:val="Pr-formataoHTML"/>
        <w:tabs>
          <w:tab w:val="left" w:pos="709"/>
        </w:tabs>
        <w:autoSpaceDE w:val="0"/>
        <w:autoSpaceDN w:val="0"/>
        <w:jc w:val="both"/>
        <w:rPr>
          <w:rFonts w:ascii="Arial" w:hAnsi="Arial"/>
          <w:b/>
          <w:sz w:val="22"/>
        </w:rPr>
      </w:pPr>
      <w:r w:rsidRPr="008268DD">
        <w:rPr>
          <w:rFonts w:ascii="Arial" w:hAnsi="Arial"/>
          <w:b/>
          <w:sz w:val="22"/>
        </w:rPr>
        <w:t xml:space="preserve">Impedimentos: preparação de candidatos e participação </w:t>
      </w:r>
    </w:p>
    <w:p w14:paraId="355E0F0C" w14:textId="77777777" w:rsidR="009D41A2" w:rsidRPr="00B66247" w:rsidRDefault="009D41A2" w:rsidP="009D41A2">
      <w:pPr>
        <w:pStyle w:val="Pr-formataoHTML"/>
        <w:tabs>
          <w:tab w:val="clear" w:pos="916"/>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autoSpaceDE w:val="0"/>
        <w:autoSpaceDN w:val="0"/>
        <w:ind w:left="851" w:hanging="851"/>
        <w:jc w:val="both"/>
        <w:rPr>
          <w:rFonts w:ascii="Arial" w:hAnsi="Arial"/>
          <w:sz w:val="22"/>
        </w:rPr>
      </w:pPr>
      <w:r w:rsidRPr="008268DD">
        <w:rPr>
          <w:rFonts w:ascii="Arial" w:hAnsi="Arial"/>
          <w:sz w:val="22"/>
        </w:rPr>
        <w:tab/>
      </w:r>
      <w:r w:rsidRPr="008268DD">
        <w:rPr>
          <w:rFonts w:ascii="Arial" w:hAnsi="Arial"/>
          <w:sz w:val="22"/>
        </w:rPr>
        <w:tab/>
      </w:r>
    </w:p>
    <w:p w14:paraId="74740B69" w14:textId="77777777" w:rsidR="009D41A2" w:rsidRPr="00B66247" w:rsidRDefault="009D41A2" w:rsidP="009D41A2">
      <w:pPr>
        <w:pStyle w:val="Recuodecorpodetexto"/>
        <w:ind w:left="567" w:hanging="567"/>
        <w:jc w:val="both"/>
        <w:rPr>
          <w:rFonts w:ascii="Arial" w:hAnsi="Arial"/>
          <w:sz w:val="22"/>
        </w:rPr>
      </w:pPr>
      <w:r w:rsidRPr="00B32547">
        <w:rPr>
          <w:rFonts w:ascii="Arial" w:hAnsi="Arial"/>
          <w:sz w:val="22"/>
        </w:rPr>
        <w:t>26</w:t>
      </w:r>
      <w:r w:rsidRPr="007E7D8B">
        <w:rPr>
          <w:rFonts w:ascii="Arial" w:hAnsi="Arial"/>
          <w:sz w:val="22"/>
        </w:rPr>
        <w:t xml:space="preserve">. </w:t>
      </w:r>
      <w:r w:rsidRPr="007E7D8B">
        <w:rPr>
          <w:rFonts w:ascii="Arial" w:hAnsi="Arial"/>
          <w:sz w:val="22"/>
        </w:rPr>
        <w:tab/>
        <w:t xml:space="preserve">O CFC e os CRCs, seus conselheiros efetivos e suplentes, seus funcionários, seus delegados e os integrantes da CAE não podem oferecer ou apoiar, a qualquer título, cursos preparatórios para os candidatos ao Exame de Qualificação Técnica </w:t>
      </w:r>
      <w:r>
        <w:rPr>
          <w:rFonts w:ascii="Arial" w:hAnsi="Arial"/>
          <w:sz w:val="22"/>
        </w:rPr>
        <w:t xml:space="preserve">para Auditor </w:t>
      </w:r>
      <w:r w:rsidRPr="007E7D8B">
        <w:rPr>
          <w:rFonts w:ascii="Arial" w:hAnsi="Arial"/>
          <w:sz w:val="22"/>
        </w:rPr>
        <w:t>ou deles participar, exceto como aluno.</w:t>
      </w:r>
    </w:p>
    <w:p w14:paraId="22E6A2FF" w14:textId="77777777" w:rsidR="009D41A2" w:rsidRPr="00B66247" w:rsidRDefault="009D41A2" w:rsidP="009D41A2">
      <w:pPr>
        <w:pStyle w:val="Pr-formataoHTML"/>
        <w:tabs>
          <w:tab w:val="clear" w:pos="916"/>
          <w:tab w:val="clear" w:pos="1832"/>
          <w:tab w:val="clear" w:pos="2748"/>
          <w:tab w:val="left" w:pos="1122"/>
          <w:tab w:val="left" w:pos="1418"/>
        </w:tabs>
        <w:autoSpaceDE w:val="0"/>
        <w:autoSpaceDN w:val="0"/>
        <w:ind w:left="708"/>
        <w:jc w:val="both"/>
        <w:rPr>
          <w:rFonts w:ascii="Arial" w:hAnsi="Arial"/>
          <w:sz w:val="22"/>
        </w:rPr>
      </w:pPr>
    </w:p>
    <w:p w14:paraId="0507E130" w14:textId="77777777" w:rsidR="009D41A2" w:rsidRPr="00B66247" w:rsidRDefault="009D41A2" w:rsidP="009D41A2">
      <w:pPr>
        <w:pStyle w:val="Pr-formataoHTML"/>
        <w:tabs>
          <w:tab w:val="clear" w:pos="916"/>
          <w:tab w:val="left" w:pos="1560"/>
        </w:tabs>
        <w:autoSpaceDE w:val="0"/>
        <w:autoSpaceDN w:val="0"/>
        <w:jc w:val="both"/>
        <w:rPr>
          <w:rFonts w:ascii="Arial" w:hAnsi="Arial"/>
          <w:b/>
          <w:sz w:val="22"/>
        </w:rPr>
      </w:pPr>
      <w:r w:rsidRPr="008268DD">
        <w:rPr>
          <w:rFonts w:ascii="Arial" w:hAnsi="Arial"/>
          <w:b/>
          <w:sz w:val="22"/>
        </w:rPr>
        <w:t xml:space="preserve">Divulgação </w:t>
      </w:r>
    </w:p>
    <w:p w14:paraId="1A56AC08" w14:textId="77777777" w:rsidR="009D41A2" w:rsidRPr="00B66247" w:rsidRDefault="009D41A2" w:rsidP="009D41A2">
      <w:pPr>
        <w:pStyle w:val="Pr-formataoHTML"/>
        <w:tabs>
          <w:tab w:val="left" w:pos="561"/>
        </w:tabs>
        <w:autoSpaceDE w:val="0"/>
        <w:autoSpaceDN w:val="0"/>
        <w:jc w:val="both"/>
        <w:rPr>
          <w:rFonts w:ascii="Arial" w:hAnsi="Arial"/>
          <w:sz w:val="22"/>
        </w:rPr>
      </w:pPr>
    </w:p>
    <w:p w14:paraId="0A126E39" w14:textId="77777777" w:rsidR="009D41A2" w:rsidRPr="00B66247" w:rsidRDefault="009D41A2" w:rsidP="009D41A2">
      <w:pPr>
        <w:pStyle w:val="Recuodecorpodetexto"/>
        <w:ind w:left="567" w:hanging="567"/>
        <w:jc w:val="both"/>
        <w:rPr>
          <w:rFonts w:ascii="Arial" w:hAnsi="Arial"/>
          <w:sz w:val="22"/>
        </w:rPr>
      </w:pPr>
      <w:r w:rsidRPr="008268DD">
        <w:rPr>
          <w:rFonts w:ascii="Arial" w:hAnsi="Arial"/>
          <w:sz w:val="22"/>
        </w:rPr>
        <w:t>2</w:t>
      </w:r>
      <w:r>
        <w:rPr>
          <w:rFonts w:ascii="Arial" w:hAnsi="Arial"/>
          <w:sz w:val="22"/>
        </w:rPr>
        <w:t>7</w:t>
      </w:r>
      <w:r w:rsidRPr="008268DD">
        <w:rPr>
          <w:rFonts w:ascii="Arial" w:hAnsi="Arial"/>
          <w:sz w:val="22"/>
        </w:rPr>
        <w:t xml:space="preserve">. </w:t>
      </w:r>
      <w:r w:rsidRPr="008268DD">
        <w:rPr>
          <w:rFonts w:ascii="Arial" w:hAnsi="Arial"/>
          <w:sz w:val="22"/>
        </w:rPr>
        <w:tab/>
        <w:t>O CFC</w:t>
      </w:r>
      <w:r>
        <w:rPr>
          <w:rFonts w:ascii="Arial" w:hAnsi="Arial"/>
          <w:sz w:val="22"/>
        </w:rPr>
        <w:t>, com o apoio dos CRCs,</w:t>
      </w:r>
      <w:r w:rsidRPr="008268DD">
        <w:rPr>
          <w:rFonts w:ascii="Arial" w:hAnsi="Arial"/>
          <w:sz w:val="22"/>
        </w:rPr>
        <w:t xml:space="preserve"> deve desenvolver campanha no sentido de esclarecer e divulgar o Exame de Qualificação Técnica</w:t>
      </w:r>
      <w:r>
        <w:rPr>
          <w:rFonts w:ascii="Arial" w:hAnsi="Arial"/>
          <w:sz w:val="22"/>
        </w:rPr>
        <w:t xml:space="preserve"> para Auditor. </w:t>
      </w:r>
    </w:p>
    <w:p w14:paraId="001B46D8" w14:textId="77777777" w:rsidR="009D41A2" w:rsidRPr="00B66247" w:rsidRDefault="009D41A2" w:rsidP="009D41A2">
      <w:pPr>
        <w:pStyle w:val="Pr-formataoHTML"/>
        <w:tabs>
          <w:tab w:val="left" w:pos="708"/>
        </w:tabs>
        <w:autoSpaceDE w:val="0"/>
        <w:autoSpaceDN w:val="0"/>
        <w:jc w:val="both"/>
        <w:rPr>
          <w:rFonts w:ascii="Arial" w:hAnsi="Arial"/>
          <w:sz w:val="22"/>
        </w:rPr>
      </w:pPr>
    </w:p>
    <w:p w14:paraId="3179808C" w14:textId="77777777" w:rsidR="009D41A2" w:rsidRPr="00B66247" w:rsidRDefault="009D41A2" w:rsidP="009D41A2">
      <w:pPr>
        <w:pStyle w:val="Pr-formataoHTML"/>
        <w:tabs>
          <w:tab w:val="clear" w:pos="916"/>
          <w:tab w:val="left" w:pos="2268"/>
          <w:tab w:val="left" w:pos="2694"/>
          <w:tab w:val="left" w:pos="2977"/>
        </w:tabs>
        <w:autoSpaceDE w:val="0"/>
        <w:autoSpaceDN w:val="0"/>
        <w:jc w:val="both"/>
        <w:rPr>
          <w:rFonts w:ascii="Arial" w:hAnsi="Arial"/>
          <w:b/>
          <w:sz w:val="22"/>
        </w:rPr>
      </w:pPr>
      <w:r w:rsidRPr="008268DD">
        <w:rPr>
          <w:rFonts w:ascii="Arial" w:hAnsi="Arial"/>
          <w:b/>
          <w:sz w:val="22"/>
        </w:rPr>
        <w:t xml:space="preserve">Banco de questões </w:t>
      </w:r>
    </w:p>
    <w:p w14:paraId="1D45378E" w14:textId="77777777" w:rsidR="009D41A2" w:rsidRPr="00B66247" w:rsidRDefault="009D41A2" w:rsidP="009D41A2">
      <w:pPr>
        <w:pStyle w:val="Pr-formataoHTML"/>
        <w:tabs>
          <w:tab w:val="left" w:pos="708"/>
        </w:tabs>
        <w:autoSpaceDE w:val="0"/>
        <w:autoSpaceDN w:val="0"/>
        <w:jc w:val="both"/>
        <w:rPr>
          <w:rFonts w:ascii="Arial" w:hAnsi="Arial"/>
          <w:sz w:val="22"/>
        </w:rPr>
      </w:pPr>
    </w:p>
    <w:p w14:paraId="03710966" w14:textId="77777777" w:rsidR="009D41A2" w:rsidRPr="00B66247" w:rsidRDefault="009D41A2" w:rsidP="009D41A2">
      <w:pPr>
        <w:pStyle w:val="Recuodecorpodetexto"/>
        <w:ind w:left="567" w:hanging="567"/>
        <w:jc w:val="both"/>
        <w:rPr>
          <w:rFonts w:ascii="Arial" w:hAnsi="Arial"/>
          <w:sz w:val="22"/>
        </w:rPr>
      </w:pPr>
      <w:r>
        <w:rPr>
          <w:rFonts w:ascii="Arial" w:hAnsi="Arial"/>
          <w:sz w:val="22"/>
        </w:rPr>
        <w:t>28</w:t>
      </w:r>
      <w:r w:rsidRPr="008268DD">
        <w:rPr>
          <w:rFonts w:ascii="Arial" w:hAnsi="Arial"/>
          <w:sz w:val="22"/>
        </w:rPr>
        <w:t xml:space="preserve">. </w:t>
      </w:r>
      <w:r w:rsidRPr="008268DD">
        <w:rPr>
          <w:rFonts w:ascii="Arial" w:hAnsi="Arial"/>
          <w:sz w:val="22"/>
        </w:rPr>
        <w:tab/>
        <w:t xml:space="preserve">A CAE </w:t>
      </w:r>
      <w:r w:rsidRPr="00B66247">
        <w:rPr>
          <w:rFonts w:ascii="Arial" w:hAnsi="Arial" w:cs="Arial"/>
          <w:sz w:val="22"/>
          <w:szCs w:val="22"/>
        </w:rPr>
        <w:t xml:space="preserve">deve manter banco atualizado com quantitativo de questões para, no mínimo, uma edição do </w:t>
      </w:r>
      <w:r>
        <w:rPr>
          <w:rFonts w:ascii="Arial" w:hAnsi="Arial" w:cs="Arial"/>
          <w:sz w:val="22"/>
          <w:szCs w:val="22"/>
        </w:rPr>
        <w:t>e</w:t>
      </w:r>
      <w:r w:rsidRPr="00B66247">
        <w:rPr>
          <w:rFonts w:ascii="Arial" w:hAnsi="Arial" w:cs="Arial"/>
          <w:sz w:val="22"/>
          <w:szCs w:val="22"/>
        </w:rPr>
        <w:t>xame, podendo</w:t>
      </w:r>
      <w:r w:rsidRPr="008268DD">
        <w:rPr>
          <w:rFonts w:ascii="Arial" w:hAnsi="Arial"/>
          <w:sz w:val="22"/>
        </w:rPr>
        <w:t xml:space="preserve"> solicitar, por intermédio da Vice-Presidência de Desenvolvimento Profissional, a entidades de renomado conhecimento técnico, sugestões de questões para a composição do banco a ser utilizado para a elaboração das provas. </w:t>
      </w:r>
    </w:p>
    <w:p w14:paraId="2282341F" w14:textId="77777777" w:rsidR="009D41A2" w:rsidRPr="00B66247" w:rsidRDefault="009D41A2" w:rsidP="009D41A2">
      <w:pPr>
        <w:pStyle w:val="Pr-formataoHTML"/>
        <w:tabs>
          <w:tab w:val="left" w:pos="708"/>
        </w:tabs>
        <w:autoSpaceDE w:val="0"/>
        <w:autoSpaceDN w:val="0"/>
        <w:ind w:left="851" w:hanging="851"/>
        <w:jc w:val="both"/>
        <w:rPr>
          <w:rFonts w:ascii="Arial" w:hAnsi="Arial"/>
          <w:sz w:val="22"/>
        </w:rPr>
      </w:pPr>
    </w:p>
    <w:p w14:paraId="78164739" w14:textId="77777777" w:rsidR="009D41A2" w:rsidRPr="00B66247" w:rsidRDefault="009D41A2" w:rsidP="009D41A2">
      <w:pPr>
        <w:pStyle w:val="Pr-formataoHTML"/>
        <w:tabs>
          <w:tab w:val="left" w:pos="708"/>
        </w:tabs>
        <w:autoSpaceDE w:val="0"/>
        <w:autoSpaceDN w:val="0"/>
        <w:jc w:val="both"/>
        <w:rPr>
          <w:rFonts w:ascii="Arial" w:hAnsi="Arial"/>
          <w:b/>
          <w:sz w:val="22"/>
        </w:rPr>
      </w:pPr>
      <w:r w:rsidRPr="008268DD">
        <w:rPr>
          <w:rFonts w:ascii="Arial" w:hAnsi="Arial"/>
          <w:b/>
          <w:sz w:val="22"/>
        </w:rPr>
        <w:t>Disposições finais</w:t>
      </w:r>
    </w:p>
    <w:p w14:paraId="09B75E3B" w14:textId="77777777" w:rsidR="009D41A2" w:rsidRDefault="009D41A2" w:rsidP="009D41A2">
      <w:pPr>
        <w:pStyle w:val="PargrafodaLista"/>
        <w:ind w:left="567" w:hanging="567"/>
        <w:jc w:val="both"/>
        <w:rPr>
          <w:rFonts w:ascii="Arial" w:hAnsi="Arial"/>
        </w:rPr>
      </w:pPr>
    </w:p>
    <w:p w14:paraId="5AA6AF1C" w14:textId="77777777" w:rsidR="009D41A2" w:rsidRPr="00256988" w:rsidRDefault="009D41A2" w:rsidP="009D41A2">
      <w:pPr>
        <w:pStyle w:val="Recuodecorpodetexto"/>
        <w:ind w:left="567" w:hanging="567"/>
        <w:jc w:val="both"/>
        <w:rPr>
          <w:rFonts w:ascii="Arial" w:hAnsi="Arial"/>
          <w:sz w:val="22"/>
        </w:rPr>
      </w:pPr>
      <w:r>
        <w:rPr>
          <w:rFonts w:ascii="Arial" w:hAnsi="Arial"/>
          <w:sz w:val="22"/>
        </w:rPr>
        <w:t>29</w:t>
      </w:r>
      <w:r w:rsidRPr="008268DD">
        <w:rPr>
          <w:rFonts w:ascii="Arial" w:hAnsi="Arial"/>
          <w:sz w:val="22"/>
        </w:rPr>
        <w:t>.</w:t>
      </w:r>
      <w:r w:rsidRPr="00256988">
        <w:rPr>
          <w:rFonts w:ascii="Arial" w:hAnsi="Arial"/>
          <w:sz w:val="22"/>
        </w:rPr>
        <w:t xml:space="preserve"> </w:t>
      </w:r>
      <w:r>
        <w:rPr>
          <w:rFonts w:ascii="Arial" w:hAnsi="Arial"/>
          <w:sz w:val="22"/>
        </w:rPr>
        <w:tab/>
        <w:t>O</w:t>
      </w:r>
      <w:r w:rsidRPr="00256988">
        <w:rPr>
          <w:rFonts w:ascii="Arial" w:hAnsi="Arial"/>
          <w:sz w:val="22"/>
        </w:rPr>
        <w:t xml:space="preserve"> profissional da contabilidade,</w:t>
      </w:r>
      <w:r w:rsidRPr="008268DD">
        <w:rPr>
          <w:rFonts w:ascii="Arial" w:hAnsi="Arial"/>
          <w:sz w:val="22"/>
        </w:rPr>
        <w:t xml:space="preserve"> registrado no CNAI</w:t>
      </w:r>
      <w:r w:rsidRPr="00256988">
        <w:rPr>
          <w:rFonts w:ascii="Arial" w:hAnsi="Arial"/>
          <w:sz w:val="22"/>
        </w:rPr>
        <w:t xml:space="preserve">, </w:t>
      </w:r>
      <w:r>
        <w:rPr>
          <w:rFonts w:ascii="Arial" w:hAnsi="Arial"/>
          <w:sz w:val="22"/>
        </w:rPr>
        <w:t xml:space="preserve">deve </w:t>
      </w:r>
      <w:r w:rsidRPr="00256988">
        <w:rPr>
          <w:rFonts w:ascii="Arial" w:hAnsi="Arial"/>
          <w:sz w:val="22"/>
        </w:rPr>
        <w:t>manter os seus dados cadastrais atualizados no Conselho Regional de Contabilidade (CRC) de sua jurisdição.</w:t>
      </w:r>
    </w:p>
    <w:p w14:paraId="4798AF6C" w14:textId="77777777" w:rsidR="009D41A2" w:rsidRPr="00256988" w:rsidRDefault="009D41A2" w:rsidP="009D41A2">
      <w:pPr>
        <w:pStyle w:val="Recuodecorpodetexto"/>
        <w:ind w:left="567" w:hanging="567"/>
        <w:jc w:val="both"/>
        <w:rPr>
          <w:rFonts w:ascii="Arial" w:hAnsi="Arial"/>
          <w:sz w:val="22"/>
        </w:rPr>
      </w:pPr>
    </w:p>
    <w:p w14:paraId="478E8B70" w14:textId="77777777" w:rsidR="009D41A2" w:rsidRPr="00256988" w:rsidRDefault="009D41A2" w:rsidP="009D41A2">
      <w:pPr>
        <w:pStyle w:val="Recuodecorpodetexto"/>
        <w:ind w:left="567" w:hanging="567"/>
        <w:jc w:val="both"/>
        <w:rPr>
          <w:rFonts w:ascii="Arial" w:hAnsi="Arial"/>
          <w:sz w:val="22"/>
        </w:rPr>
      </w:pPr>
      <w:r w:rsidRPr="00256988">
        <w:rPr>
          <w:rFonts w:ascii="Arial" w:hAnsi="Arial"/>
          <w:sz w:val="22"/>
        </w:rPr>
        <w:t>3</w:t>
      </w:r>
      <w:r>
        <w:rPr>
          <w:rFonts w:ascii="Arial" w:hAnsi="Arial"/>
          <w:sz w:val="22"/>
        </w:rPr>
        <w:t>0</w:t>
      </w:r>
      <w:r w:rsidRPr="00256988">
        <w:rPr>
          <w:rFonts w:ascii="Arial" w:hAnsi="Arial"/>
          <w:sz w:val="22"/>
        </w:rPr>
        <w:t xml:space="preserve">.  </w:t>
      </w:r>
      <w:r>
        <w:rPr>
          <w:rFonts w:ascii="Arial" w:hAnsi="Arial"/>
          <w:sz w:val="22"/>
        </w:rPr>
        <w:tab/>
      </w:r>
      <w:r w:rsidRPr="00256988">
        <w:rPr>
          <w:rFonts w:ascii="Arial" w:hAnsi="Arial"/>
          <w:sz w:val="22"/>
        </w:rPr>
        <w:t>A permanência do profissional no CNAI é condicionada ao cumprimento do Programa de Educação Profissional Continuada</w:t>
      </w:r>
      <w:r>
        <w:rPr>
          <w:rFonts w:ascii="Arial" w:hAnsi="Arial"/>
          <w:sz w:val="22"/>
        </w:rPr>
        <w:t xml:space="preserve"> (PEPC)</w:t>
      </w:r>
      <w:r w:rsidRPr="00256988">
        <w:rPr>
          <w:rFonts w:ascii="Arial" w:hAnsi="Arial"/>
          <w:sz w:val="22"/>
        </w:rPr>
        <w:t xml:space="preserve">. </w:t>
      </w:r>
    </w:p>
    <w:p w14:paraId="42883349" w14:textId="77777777" w:rsidR="009D41A2" w:rsidRPr="00256988" w:rsidRDefault="009D41A2" w:rsidP="009D41A2">
      <w:pPr>
        <w:pStyle w:val="Recuodecorpodetexto"/>
        <w:ind w:left="567" w:hanging="567"/>
        <w:jc w:val="both"/>
        <w:rPr>
          <w:rFonts w:ascii="Arial" w:hAnsi="Arial"/>
          <w:sz w:val="22"/>
        </w:rPr>
      </w:pPr>
    </w:p>
    <w:p w14:paraId="7E244B10" w14:textId="77777777" w:rsidR="009D41A2" w:rsidRPr="00256988" w:rsidRDefault="009D41A2" w:rsidP="009D41A2">
      <w:pPr>
        <w:pStyle w:val="Recuodecorpodetexto"/>
        <w:ind w:left="567" w:hanging="567"/>
        <w:jc w:val="both"/>
        <w:rPr>
          <w:rFonts w:ascii="Arial" w:hAnsi="Arial"/>
          <w:sz w:val="22"/>
        </w:rPr>
      </w:pPr>
      <w:r w:rsidRPr="00256988">
        <w:rPr>
          <w:rFonts w:ascii="Arial" w:hAnsi="Arial"/>
          <w:sz w:val="22"/>
        </w:rPr>
        <w:t>3</w:t>
      </w:r>
      <w:r>
        <w:rPr>
          <w:rFonts w:ascii="Arial" w:hAnsi="Arial"/>
          <w:sz w:val="22"/>
        </w:rPr>
        <w:t>1</w:t>
      </w:r>
      <w:r w:rsidRPr="00256988">
        <w:rPr>
          <w:rFonts w:ascii="Arial" w:hAnsi="Arial"/>
          <w:sz w:val="22"/>
        </w:rPr>
        <w:t xml:space="preserve">. </w:t>
      </w:r>
      <w:r>
        <w:rPr>
          <w:rFonts w:ascii="Arial" w:hAnsi="Arial"/>
          <w:sz w:val="22"/>
        </w:rPr>
        <w:tab/>
      </w:r>
      <w:r w:rsidRPr="00256988">
        <w:rPr>
          <w:rFonts w:ascii="Arial" w:hAnsi="Arial"/>
          <w:sz w:val="22"/>
        </w:rPr>
        <w:t>Será excluído, de ofício, do CNAI o profissional que:</w:t>
      </w:r>
    </w:p>
    <w:p w14:paraId="516092F5" w14:textId="77777777" w:rsidR="009D41A2" w:rsidRPr="00B66247" w:rsidRDefault="009D41A2" w:rsidP="009D41A2">
      <w:pPr>
        <w:ind w:firstLine="2268"/>
        <w:jc w:val="both"/>
        <w:rPr>
          <w:rFonts w:ascii="Arial" w:hAnsi="Arial" w:cs="Arial"/>
        </w:rPr>
      </w:pPr>
    </w:p>
    <w:p w14:paraId="00F29B72" w14:textId="77777777" w:rsidR="009D41A2" w:rsidRPr="00B66247" w:rsidRDefault="009D41A2" w:rsidP="009D41A2">
      <w:pPr>
        <w:tabs>
          <w:tab w:val="left" w:pos="851"/>
        </w:tabs>
        <w:ind w:left="567"/>
        <w:jc w:val="both"/>
        <w:rPr>
          <w:rFonts w:ascii="Arial" w:hAnsi="Arial" w:cs="Arial"/>
        </w:rPr>
      </w:pPr>
      <w:r w:rsidRPr="00B66247">
        <w:rPr>
          <w:rFonts w:ascii="Arial" w:hAnsi="Arial" w:cs="Arial"/>
        </w:rPr>
        <w:t>(a)</w:t>
      </w:r>
      <w:r w:rsidRPr="008268DD">
        <w:rPr>
          <w:rFonts w:ascii="Arial" w:hAnsi="Arial"/>
        </w:rPr>
        <w:t xml:space="preserve"> não </w:t>
      </w:r>
      <w:r w:rsidRPr="00B66247">
        <w:rPr>
          <w:rFonts w:ascii="Arial" w:hAnsi="Arial" w:cs="Arial"/>
        </w:rPr>
        <w:t xml:space="preserve">comprovar </w:t>
      </w:r>
      <w:r>
        <w:rPr>
          <w:rFonts w:ascii="Arial" w:hAnsi="Arial" w:cs="Arial"/>
        </w:rPr>
        <w:t xml:space="preserve">o </w:t>
      </w:r>
      <w:r w:rsidRPr="00B66247">
        <w:rPr>
          <w:rFonts w:ascii="Arial" w:hAnsi="Arial" w:cs="Arial"/>
        </w:rPr>
        <w:t xml:space="preserve">cumprimento do </w:t>
      </w:r>
      <w:r>
        <w:rPr>
          <w:rFonts w:ascii="Arial" w:hAnsi="Arial" w:cs="Arial"/>
        </w:rPr>
        <w:t>PEPC,</w:t>
      </w:r>
      <w:r w:rsidRPr="00B66247">
        <w:rPr>
          <w:rFonts w:ascii="Arial" w:hAnsi="Arial" w:cs="Arial"/>
        </w:rPr>
        <w:t xml:space="preserve"> nos termos das resoluções do CFC, </w:t>
      </w:r>
      <w:r w:rsidRPr="00D7160A">
        <w:rPr>
          <w:rFonts w:ascii="Arial" w:hAnsi="Arial" w:cs="Arial"/>
        </w:rPr>
        <w:t xml:space="preserve">esgotados os prazos recursais previstos na Norma que disciplina o Programa; </w:t>
      </w:r>
    </w:p>
    <w:p w14:paraId="7642211A" w14:textId="77777777" w:rsidR="009D41A2" w:rsidRPr="00B66247" w:rsidRDefault="009D41A2" w:rsidP="009D41A2">
      <w:pPr>
        <w:tabs>
          <w:tab w:val="left" w:pos="851"/>
          <w:tab w:val="left" w:pos="6313"/>
        </w:tabs>
        <w:ind w:left="567"/>
        <w:jc w:val="both"/>
        <w:rPr>
          <w:rFonts w:ascii="Arial" w:hAnsi="Arial" w:cs="Arial"/>
        </w:rPr>
      </w:pPr>
      <w:r w:rsidRPr="008268DD">
        <w:rPr>
          <w:rFonts w:ascii="Arial" w:hAnsi="Arial"/>
        </w:rPr>
        <w:t xml:space="preserve">(b) </w:t>
      </w:r>
      <w:r w:rsidRPr="003C2CED">
        <w:rPr>
          <w:rFonts w:ascii="Arial" w:hAnsi="Arial" w:cs="Arial"/>
        </w:rPr>
        <w:t>t</w:t>
      </w:r>
      <w:r w:rsidRPr="00B66247">
        <w:rPr>
          <w:rFonts w:ascii="Arial" w:hAnsi="Arial" w:cs="Arial"/>
        </w:rPr>
        <w:t>iver o registro profissional cassado;</w:t>
      </w:r>
    </w:p>
    <w:p w14:paraId="61FCE798" w14:textId="77777777" w:rsidR="009D41A2" w:rsidRPr="00B66247" w:rsidRDefault="009D41A2" w:rsidP="009D41A2">
      <w:pPr>
        <w:tabs>
          <w:tab w:val="left" w:pos="851"/>
        </w:tabs>
        <w:ind w:left="567"/>
        <w:jc w:val="both"/>
        <w:rPr>
          <w:rFonts w:ascii="Arial" w:hAnsi="Arial" w:cs="Arial"/>
        </w:rPr>
      </w:pPr>
      <w:r w:rsidRPr="00B66247">
        <w:rPr>
          <w:rFonts w:ascii="Arial" w:hAnsi="Arial" w:cs="Arial"/>
        </w:rPr>
        <w:t>(c) tiver o seu registro baixado p</w:t>
      </w:r>
      <w:r>
        <w:rPr>
          <w:rFonts w:ascii="Arial" w:hAnsi="Arial" w:cs="Arial"/>
        </w:rPr>
        <w:t>or</w:t>
      </w:r>
      <w:r w:rsidRPr="00B66247">
        <w:rPr>
          <w:rFonts w:ascii="Arial" w:hAnsi="Arial" w:cs="Arial"/>
        </w:rPr>
        <w:t xml:space="preserve"> Conselho Regiona</w:t>
      </w:r>
      <w:r>
        <w:rPr>
          <w:rFonts w:ascii="Arial" w:hAnsi="Arial" w:cs="Arial"/>
        </w:rPr>
        <w:t>l</w:t>
      </w:r>
      <w:r w:rsidRPr="00B66247">
        <w:rPr>
          <w:rFonts w:ascii="Arial" w:hAnsi="Arial" w:cs="Arial"/>
        </w:rPr>
        <w:t xml:space="preserve"> de Contabilidade (CRC).</w:t>
      </w:r>
    </w:p>
    <w:p w14:paraId="3E4D8F0E" w14:textId="77777777" w:rsidR="009D41A2" w:rsidRPr="00B66247" w:rsidRDefault="009D41A2" w:rsidP="009D41A2">
      <w:pPr>
        <w:ind w:left="2988"/>
        <w:jc w:val="both"/>
        <w:rPr>
          <w:rFonts w:ascii="Arial" w:hAnsi="Arial" w:cs="Arial"/>
        </w:rPr>
      </w:pPr>
    </w:p>
    <w:p w14:paraId="4075E7F3" w14:textId="77777777" w:rsidR="009D41A2" w:rsidRDefault="009D41A2" w:rsidP="009D41A2">
      <w:pPr>
        <w:pStyle w:val="Recuodecorpodetexto"/>
        <w:ind w:left="567" w:hanging="567"/>
        <w:jc w:val="both"/>
        <w:rPr>
          <w:rFonts w:ascii="Arial" w:hAnsi="Arial"/>
          <w:sz w:val="22"/>
        </w:rPr>
      </w:pPr>
      <w:r w:rsidRPr="00256988">
        <w:rPr>
          <w:rFonts w:ascii="Arial" w:hAnsi="Arial"/>
          <w:sz w:val="22"/>
        </w:rPr>
        <w:t>3</w:t>
      </w:r>
      <w:r>
        <w:rPr>
          <w:rFonts w:ascii="Arial" w:hAnsi="Arial"/>
          <w:sz w:val="22"/>
        </w:rPr>
        <w:t>2</w:t>
      </w:r>
      <w:r>
        <w:rPr>
          <w:rFonts w:ascii="Arial" w:hAnsi="Arial" w:cs="Arial"/>
          <w:sz w:val="22"/>
          <w:szCs w:val="22"/>
        </w:rPr>
        <w:t xml:space="preserve">. </w:t>
      </w:r>
      <w:r w:rsidRPr="00256988">
        <w:rPr>
          <w:rFonts w:ascii="Arial" w:hAnsi="Arial"/>
          <w:sz w:val="22"/>
        </w:rPr>
        <w:tab/>
        <w:t xml:space="preserve">Na aplicação da alínea (c) do item </w:t>
      </w:r>
      <w:r>
        <w:rPr>
          <w:rFonts w:ascii="Arial" w:hAnsi="Arial"/>
          <w:sz w:val="22"/>
        </w:rPr>
        <w:t>31</w:t>
      </w:r>
      <w:r w:rsidRPr="00256988">
        <w:rPr>
          <w:rFonts w:ascii="Arial" w:hAnsi="Arial"/>
          <w:sz w:val="22"/>
        </w:rPr>
        <w:t xml:space="preserve">, </w:t>
      </w:r>
      <w:r>
        <w:rPr>
          <w:rFonts w:ascii="Arial" w:hAnsi="Arial"/>
          <w:sz w:val="22"/>
        </w:rPr>
        <w:t xml:space="preserve">o CNAI será restabelecido </w:t>
      </w:r>
      <w:r w:rsidRPr="00994C7E">
        <w:rPr>
          <w:rFonts w:ascii="Arial" w:hAnsi="Arial"/>
          <w:sz w:val="22"/>
        </w:rPr>
        <w:t>após a reativação do registro profissional pelo Conselho Regional de Contabilidade</w:t>
      </w:r>
      <w:r>
        <w:rPr>
          <w:rFonts w:ascii="Arial" w:hAnsi="Arial"/>
          <w:sz w:val="22"/>
        </w:rPr>
        <w:t xml:space="preserve"> e </w:t>
      </w:r>
      <w:r w:rsidRPr="00994C7E">
        <w:rPr>
          <w:rFonts w:ascii="Arial" w:hAnsi="Arial"/>
          <w:sz w:val="22"/>
        </w:rPr>
        <w:t xml:space="preserve">mediante atendimento dos itens 2 a 5 e demais exigências desta </w:t>
      </w:r>
      <w:r>
        <w:rPr>
          <w:rFonts w:ascii="Arial" w:hAnsi="Arial"/>
          <w:sz w:val="22"/>
        </w:rPr>
        <w:t>N</w:t>
      </w:r>
      <w:r w:rsidRPr="00994C7E">
        <w:rPr>
          <w:rFonts w:ascii="Arial" w:hAnsi="Arial"/>
          <w:sz w:val="22"/>
        </w:rPr>
        <w:t>orma</w:t>
      </w:r>
      <w:r>
        <w:rPr>
          <w:rFonts w:ascii="Arial" w:hAnsi="Arial"/>
          <w:sz w:val="22"/>
        </w:rPr>
        <w:t>.</w:t>
      </w:r>
      <w:r w:rsidRPr="00994C7E" w:rsidDel="00994C7E">
        <w:rPr>
          <w:rFonts w:ascii="Arial" w:hAnsi="Arial"/>
          <w:sz w:val="22"/>
        </w:rPr>
        <w:t xml:space="preserve"> </w:t>
      </w:r>
    </w:p>
    <w:p w14:paraId="06502348" w14:textId="77777777" w:rsidR="009D41A2" w:rsidRDefault="009D41A2" w:rsidP="009D41A2">
      <w:pPr>
        <w:ind w:firstLine="2268"/>
        <w:jc w:val="both"/>
        <w:rPr>
          <w:rFonts w:ascii="Arial" w:hAnsi="Arial"/>
        </w:rPr>
      </w:pPr>
    </w:p>
    <w:p w14:paraId="4B663801" w14:textId="77777777" w:rsidR="009D41A2" w:rsidRPr="00B66247" w:rsidRDefault="009D41A2" w:rsidP="009D41A2">
      <w:pPr>
        <w:pStyle w:val="Recuodecorpodetexto"/>
        <w:ind w:left="567" w:hanging="567"/>
        <w:jc w:val="both"/>
        <w:rPr>
          <w:rFonts w:ascii="Arial" w:hAnsi="Arial"/>
          <w:sz w:val="22"/>
        </w:rPr>
      </w:pPr>
      <w:r w:rsidRPr="00B66247">
        <w:rPr>
          <w:rFonts w:ascii="Arial" w:hAnsi="Arial" w:cs="Arial"/>
          <w:sz w:val="22"/>
          <w:szCs w:val="22"/>
        </w:rPr>
        <w:t>3</w:t>
      </w:r>
      <w:r>
        <w:rPr>
          <w:rFonts w:ascii="Arial" w:hAnsi="Arial" w:cs="Arial"/>
          <w:sz w:val="22"/>
          <w:szCs w:val="22"/>
        </w:rPr>
        <w:t>3</w:t>
      </w:r>
      <w:r w:rsidRPr="00B66247">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tab/>
      </w:r>
      <w:r w:rsidRPr="008268DD">
        <w:rPr>
          <w:rFonts w:ascii="Arial" w:hAnsi="Arial"/>
          <w:sz w:val="22"/>
        </w:rPr>
        <w:t xml:space="preserve">Ao CFC cabe adotar as providências necessárias ao atendimento do disposto na presente </w:t>
      </w:r>
      <w:r>
        <w:rPr>
          <w:rFonts w:ascii="Arial" w:hAnsi="Arial"/>
          <w:sz w:val="22"/>
        </w:rPr>
        <w:t>N</w:t>
      </w:r>
      <w:r w:rsidRPr="008268DD">
        <w:rPr>
          <w:rFonts w:ascii="Arial" w:hAnsi="Arial"/>
          <w:sz w:val="22"/>
        </w:rPr>
        <w:t>orma, competindo ao seu Plenário interpretá-la</w:t>
      </w:r>
      <w:r>
        <w:rPr>
          <w:rFonts w:ascii="Arial" w:hAnsi="Arial"/>
          <w:sz w:val="22"/>
        </w:rPr>
        <w:t>,</w:t>
      </w:r>
      <w:r w:rsidRPr="008268DD">
        <w:rPr>
          <w:rFonts w:ascii="Arial" w:hAnsi="Arial"/>
          <w:sz w:val="22"/>
        </w:rPr>
        <w:t xml:space="preserve"> quando se fizer necessário.</w:t>
      </w:r>
    </w:p>
    <w:p w14:paraId="2B7F56B5" w14:textId="77777777" w:rsidR="009D41A2" w:rsidRPr="00AA54E7" w:rsidRDefault="009D41A2" w:rsidP="009D41A2">
      <w:pPr>
        <w:pStyle w:val="Pr-formataoHTML"/>
        <w:tabs>
          <w:tab w:val="clear" w:pos="916"/>
          <w:tab w:val="left" w:pos="142"/>
          <w:tab w:val="left" w:pos="1418"/>
        </w:tabs>
        <w:autoSpaceDE w:val="0"/>
        <w:autoSpaceDN w:val="0"/>
        <w:jc w:val="both"/>
        <w:rPr>
          <w:rFonts w:ascii="Arial" w:hAnsi="Arial"/>
          <w:sz w:val="22"/>
          <w:lang w:val="pt-BR"/>
        </w:rPr>
      </w:pPr>
    </w:p>
    <w:p w14:paraId="4F2E1726" w14:textId="77777777" w:rsidR="009D41A2" w:rsidRPr="00B66247" w:rsidRDefault="009D41A2" w:rsidP="009D41A2">
      <w:pPr>
        <w:pStyle w:val="Pr-formataoHTML"/>
        <w:tabs>
          <w:tab w:val="left" w:pos="708"/>
        </w:tabs>
        <w:autoSpaceDE w:val="0"/>
        <w:autoSpaceDN w:val="0"/>
        <w:jc w:val="both"/>
        <w:rPr>
          <w:rFonts w:ascii="Arial" w:hAnsi="Arial"/>
          <w:b/>
          <w:spacing w:val="-6"/>
          <w:sz w:val="22"/>
        </w:rPr>
      </w:pPr>
      <w:r w:rsidRPr="00FD7453">
        <w:rPr>
          <w:rFonts w:ascii="Arial" w:hAnsi="Arial"/>
          <w:b/>
          <w:sz w:val="22"/>
        </w:rPr>
        <w:t>Vigência</w:t>
      </w:r>
    </w:p>
    <w:p w14:paraId="363AEBE4" w14:textId="77777777" w:rsidR="009D41A2" w:rsidRPr="00B66247" w:rsidRDefault="009D41A2" w:rsidP="009D41A2">
      <w:pPr>
        <w:widowControl w:val="0"/>
        <w:adjustRightInd w:val="0"/>
        <w:jc w:val="both"/>
        <w:rPr>
          <w:rFonts w:ascii="Arial" w:hAnsi="Arial"/>
          <w:spacing w:val="-6"/>
        </w:rPr>
      </w:pPr>
    </w:p>
    <w:p w14:paraId="0D785090" w14:textId="77777777" w:rsidR="009D41A2" w:rsidRPr="00B66247" w:rsidRDefault="009D41A2" w:rsidP="009D41A2">
      <w:pPr>
        <w:pStyle w:val="Recuodecorpodetexto"/>
        <w:ind w:left="567" w:hanging="567"/>
        <w:jc w:val="both"/>
        <w:rPr>
          <w:rFonts w:ascii="Arial" w:hAnsi="Arial"/>
          <w:spacing w:val="-6"/>
          <w:sz w:val="22"/>
        </w:rPr>
      </w:pPr>
      <w:r w:rsidRPr="00256988">
        <w:rPr>
          <w:rFonts w:ascii="Arial" w:hAnsi="Arial" w:cs="Arial"/>
          <w:spacing w:val="-6"/>
          <w:sz w:val="22"/>
          <w:szCs w:val="22"/>
        </w:rPr>
        <w:t>3</w:t>
      </w:r>
      <w:r>
        <w:rPr>
          <w:rFonts w:ascii="Arial" w:hAnsi="Arial" w:cs="Arial"/>
          <w:spacing w:val="-6"/>
          <w:sz w:val="22"/>
          <w:szCs w:val="22"/>
        </w:rPr>
        <w:t>4</w:t>
      </w:r>
      <w:r w:rsidRPr="00256988">
        <w:rPr>
          <w:rFonts w:ascii="Arial" w:hAnsi="Arial" w:cs="Arial"/>
          <w:spacing w:val="-6"/>
          <w:sz w:val="22"/>
          <w:szCs w:val="22"/>
        </w:rPr>
        <w:t>.</w:t>
      </w:r>
      <w:r w:rsidRPr="00256988">
        <w:rPr>
          <w:rFonts w:ascii="Arial" w:hAnsi="Arial"/>
          <w:spacing w:val="-6"/>
          <w:sz w:val="22"/>
        </w:rPr>
        <w:tab/>
      </w:r>
      <w:r w:rsidRPr="00256988">
        <w:rPr>
          <w:rFonts w:ascii="Arial" w:hAnsi="Arial"/>
          <w:sz w:val="22"/>
        </w:rPr>
        <w:t xml:space="preserve">Esta </w:t>
      </w:r>
      <w:r>
        <w:rPr>
          <w:rFonts w:ascii="Arial" w:hAnsi="Arial"/>
          <w:sz w:val="22"/>
        </w:rPr>
        <w:t>N</w:t>
      </w:r>
      <w:r w:rsidRPr="00256988">
        <w:rPr>
          <w:rFonts w:ascii="Arial" w:hAnsi="Arial"/>
          <w:sz w:val="22"/>
        </w:rPr>
        <w:t>orma entra em vigor na data de sua publicação, quando será revogada a NBC PA 13 (</w:t>
      </w:r>
      <w:r w:rsidRPr="00256988">
        <w:rPr>
          <w:rFonts w:ascii="Arial" w:hAnsi="Arial" w:cs="Arial"/>
          <w:sz w:val="22"/>
          <w:szCs w:val="22"/>
        </w:rPr>
        <w:t>R2</w:t>
      </w:r>
      <w:r w:rsidRPr="00256988">
        <w:rPr>
          <w:rFonts w:ascii="Arial" w:hAnsi="Arial"/>
          <w:sz w:val="22"/>
        </w:rPr>
        <w:t xml:space="preserve">), publicada no DOU, Seção 1, de </w:t>
      </w:r>
      <w:r>
        <w:rPr>
          <w:rFonts w:ascii="Arial" w:hAnsi="Arial" w:cs="Arial"/>
          <w:sz w:val="22"/>
          <w:szCs w:val="22"/>
        </w:rPr>
        <w:t>2/9/2015</w:t>
      </w:r>
      <w:r w:rsidRPr="00256988">
        <w:rPr>
          <w:rFonts w:ascii="Arial" w:hAnsi="Arial"/>
          <w:sz w:val="22"/>
        </w:rPr>
        <w:t>.</w:t>
      </w:r>
      <w:r w:rsidRPr="008268DD">
        <w:rPr>
          <w:rFonts w:ascii="Arial" w:hAnsi="Arial"/>
          <w:spacing w:val="-6"/>
          <w:sz w:val="22"/>
        </w:rPr>
        <w:t xml:space="preserve"> </w:t>
      </w:r>
    </w:p>
    <w:p w14:paraId="5BB769C5" w14:textId="77777777" w:rsidR="009D41A2" w:rsidRPr="00B66247" w:rsidRDefault="009D41A2" w:rsidP="009D41A2">
      <w:pPr>
        <w:ind w:firstLine="2126"/>
        <w:jc w:val="both"/>
        <w:rPr>
          <w:rFonts w:ascii="Arial" w:hAnsi="Arial"/>
        </w:rPr>
      </w:pPr>
    </w:p>
    <w:p w14:paraId="26619305" w14:textId="77777777" w:rsidR="009D41A2" w:rsidRPr="00B66247" w:rsidRDefault="009D41A2" w:rsidP="009D41A2">
      <w:pPr>
        <w:pStyle w:val="Recuodecorpodetexto2"/>
        <w:jc w:val="right"/>
        <w:rPr>
          <w:rFonts w:ascii="Arial" w:hAnsi="Arial"/>
          <w:sz w:val="22"/>
        </w:rPr>
      </w:pPr>
    </w:p>
    <w:p w14:paraId="0851E23D" w14:textId="77777777" w:rsidR="009D41A2" w:rsidRPr="00557BD3" w:rsidRDefault="009D41A2" w:rsidP="009D41A2">
      <w:pPr>
        <w:pStyle w:val="Pr-formataoHTML"/>
        <w:tabs>
          <w:tab w:val="clear" w:pos="916"/>
          <w:tab w:val="left" w:pos="142"/>
          <w:tab w:val="left" w:pos="1418"/>
        </w:tabs>
        <w:autoSpaceDE w:val="0"/>
        <w:autoSpaceDN w:val="0"/>
        <w:jc w:val="right"/>
        <w:rPr>
          <w:rFonts w:ascii="Arial" w:hAnsi="Arial"/>
          <w:sz w:val="22"/>
        </w:rPr>
      </w:pPr>
      <w:r w:rsidRPr="00557BD3">
        <w:rPr>
          <w:rFonts w:ascii="Arial" w:hAnsi="Arial"/>
          <w:sz w:val="22"/>
        </w:rPr>
        <w:t xml:space="preserve">Brasília, </w:t>
      </w:r>
      <w:r>
        <w:rPr>
          <w:rFonts w:ascii="Arial" w:hAnsi="Arial" w:cs="Arial"/>
          <w:sz w:val="22"/>
          <w:szCs w:val="22"/>
          <w:lang w:val="pt-BR"/>
        </w:rPr>
        <w:t>13</w:t>
      </w:r>
      <w:r w:rsidRPr="00557BD3">
        <w:rPr>
          <w:rFonts w:ascii="Arial" w:hAnsi="Arial"/>
          <w:sz w:val="22"/>
        </w:rPr>
        <w:t xml:space="preserve"> de </w:t>
      </w:r>
      <w:r>
        <w:rPr>
          <w:rFonts w:ascii="Arial" w:hAnsi="Arial" w:cs="Arial"/>
          <w:sz w:val="22"/>
          <w:szCs w:val="22"/>
          <w:lang w:val="pt-BR"/>
        </w:rPr>
        <w:t>agosto</w:t>
      </w:r>
      <w:r w:rsidRPr="00557BD3">
        <w:rPr>
          <w:rFonts w:ascii="Arial" w:hAnsi="Arial"/>
          <w:sz w:val="22"/>
        </w:rPr>
        <w:t xml:space="preserve"> de </w:t>
      </w:r>
      <w:r w:rsidRPr="00B66247">
        <w:rPr>
          <w:rFonts w:ascii="Arial" w:hAnsi="Arial" w:cs="Arial"/>
          <w:sz w:val="22"/>
          <w:szCs w:val="22"/>
        </w:rPr>
        <w:t>20</w:t>
      </w:r>
      <w:r>
        <w:rPr>
          <w:rFonts w:ascii="Arial" w:hAnsi="Arial" w:cs="Arial"/>
          <w:sz w:val="22"/>
          <w:szCs w:val="22"/>
        </w:rPr>
        <w:t>20</w:t>
      </w:r>
      <w:r w:rsidRPr="00557BD3">
        <w:rPr>
          <w:rFonts w:ascii="Arial" w:hAnsi="Arial"/>
          <w:sz w:val="22"/>
        </w:rPr>
        <w:t>.</w:t>
      </w:r>
    </w:p>
    <w:p w14:paraId="4860F336" w14:textId="77777777" w:rsidR="009D41A2" w:rsidRDefault="009D41A2" w:rsidP="009D41A2">
      <w:pPr>
        <w:pStyle w:val="Pr-formataoHTML"/>
        <w:tabs>
          <w:tab w:val="clear" w:pos="916"/>
          <w:tab w:val="left" w:pos="142"/>
          <w:tab w:val="left" w:pos="1418"/>
        </w:tabs>
        <w:autoSpaceDE w:val="0"/>
        <w:autoSpaceDN w:val="0"/>
        <w:jc w:val="center"/>
        <w:rPr>
          <w:rFonts w:ascii="Arial" w:hAnsi="Arial"/>
          <w:sz w:val="22"/>
          <w:lang w:val="pt-BR"/>
        </w:rPr>
      </w:pPr>
    </w:p>
    <w:p w14:paraId="4A5F292C" w14:textId="77777777" w:rsidR="009D41A2" w:rsidRPr="004E6FB6" w:rsidRDefault="009D41A2" w:rsidP="009D41A2">
      <w:pPr>
        <w:pStyle w:val="Pr-formataoHTML"/>
        <w:tabs>
          <w:tab w:val="clear" w:pos="916"/>
          <w:tab w:val="left" w:pos="142"/>
          <w:tab w:val="left" w:pos="1418"/>
        </w:tabs>
        <w:autoSpaceDE w:val="0"/>
        <w:autoSpaceDN w:val="0"/>
        <w:jc w:val="center"/>
        <w:rPr>
          <w:rFonts w:ascii="Arial" w:hAnsi="Arial"/>
          <w:sz w:val="22"/>
          <w:lang w:val="pt-BR"/>
        </w:rPr>
      </w:pPr>
    </w:p>
    <w:p w14:paraId="3FBB4C8F" w14:textId="77777777" w:rsidR="009D41A2" w:rsidRPr="00B66247" w:rsidRDefault="009D41A2" w:rsidP="009D41A2">
      <w:pPr>
        <w:pStyle w:val="Pr-formataoHTML"/>
        <w:tabs>
          <w:tab w:val="clear" w:pos="916"/>
          <w:tab w:val="left" w:pos="142"/>
          <w:tab w:val="left" w:pos="1418"/>
        </w:tabs>
        <w:autoSpaceDE w:val="0"/>
        <w:autoSpaceDN w:val="0"/>
        <w:jc w:val="center"/>
        <w:rPr>
          <w:rFonts w:ascii="Arial" w:hAnsi="Arial"/>
          <w:sz w:val="22"/>
          <w:szCs w:val="22"/>
          <w:lang w:val="pt-BR"/>
        </w:rPr>
      </w:pPr>
      <w:r w:rsidRPr="2EC87D4B">
        <w:rPr>
          <w:rFonts w:ascii="Arial" w:hAnsi="Arial"/>
          <w:sz w:val="22"/>
          <w:szCs w:val="22"/>
          <w:lang w:val="pt-BR"/>
        </w:rPr>
        <w:t xml:space="preserve">Contador </w:t>
      </w:r>
      <w:r w:rsidRPr="2EC87D4B">
        <w:rPr>
          <w:rFonts w:ascii="Arial" w:hAnsi="Arial" w:cs="Arial"/>
          <w:sz w:val="22"/>
          <w:szCs w:val="22"/>
          <w:lang w:val="pt-BR"/>
        </w:rPr>
        <w:t>Zulmir Ivânio Breda</w:t>
      </w:r>
    </w:p>
    <w:p w14:paraId="0F74E00C" w14:textId="77777777" w:rsidR="009D41A2" w:rsidRDefault="009D41A2" w:rsidP="009D41A2">
      <w:pPr>
        <w:pStyle w:val="Pr-formataoHTML"/>
        <w:tabs>
          <w:tab w:val="clear" w:pos="916"/>
          <w:tab w:val="left" w:pos="142"/>
          <w:tab w:val="left" w:pos="1418"/>
        </w:tabs>
        <w:autoSpaceDE w:val="0"/>
        <w:autoSpaceDN w:val="0"/>
        <w:jc w:val="center"/>
        <w:rPr>
          <w:rFonts w:ascii="Arial" w:hAnsi="Arial"/>
          <w:sz w:val="22"/>
        </w:rPr>
      </w:pPr>
      <w:r w:rsidRPr="00557BD3">
        <w:rPr>
          <w:rFonts w:ascii="Arial" w:hAnsi="Arial"/>
          <w:sz w:val="22"/>
        </w:rPr>
        <w:t>Presidente</w:t>
      </w:r>
    </w:p>
    <w:p w14:paraId="11C3D486" w14:textId="77777777" w:rsidR="009D41A2" w:rsidRDefault="009D41A2" w:rsidP="009D41A2">
      <w:pPr>
        <w:pStyle w:val="Pr-formataoHTML"/>
        <w:tabs>
          <w:tab w:val="clear" w:pos="916"/>
          <w:tab w:val="left" w:pos="142"/>
          <w:tab w:val="left" w:pos="1418"/>
        </w:tabs>
        <w:autoSpaceDE w:val="0"/>
        <w:autoSpaceDN w:val="0"/>
        <w:jc w:val="center"/>
        <w:rPr>
          <w:rFonts w:ascii="Arial" w:hAnsi="Arial"/>
          <w:sz w:val="22"/>
        </w:rPr>
      </w:pPr>
    </w:p>
    <w:p w14:paraId="20BCD9F2" w14:textId="77777777" w:rsidR="009D41A2" w:rsidRDefault="009D41A2" w:rsidP="009D41A2">
      <w:pPr>
        <w:pStyle w:val="Pr-formataoHTML"/>
        <w:tabs>
          <w:tab w:val="clear" w:pos="916"/>
          <w:tab w:val="left" w:pos="142"/>
          <w:tab w:val="left" w:pos="1418"/>
        </w:tabs>
        <w:autoSpaceDE w:val="0"/>
        <w:autoSpaceDN w:val="0"/>
        <w:jc w:val="center"/>
        <w:rPr>
          <w:rFonts w:ascii="Arial" w:hAnsi="Arial"/>
          <w:sz w:val="22"/>
        </w:rPr>
      </w:pPr>
    </w:p>
    <w:p w14:paraId="0801D469" w14:textId="77777777" w:rsidR="009D41A2" w:rsidRDefault="009D41A2" w:rsidP="009D41A2">
      <w:pPr>
        <w:pStyle w:val="Pr-formataoHTML"/>
        <w:tabs>
          <w:tab w:val="clear" w:pos="916"/>
          <w:tab w:val="left" w:pos="142"/>
          <w:tab w:val="left" w:pos="1418"/>
        </w:tabs>
        <w:autoSpaceDE w:val="0"/>
        <w:autoSpaceDN w:val="0"/>
        <w:rPr>
          <w:rFonts w:ascii="Arial" w:hAnsi="Arial"/>
          <w:sz w:val="22"/>
        </w:rPr>
      </w:pPr>
      <w:r w:rsidRPr="00725F4F">
        <w:rPr>
          <w:rFonts w:ascii="Arial" w:hAnsi="Arial"/>
          <w:sz w:val="22"/>
        </w:rPr>
        <w:t>Ata CFC n.º 1.0</w:t>
      </w:r>
      <w:r>
        <w:rPr>
          <w:rFonts w:ascii="Arial" w:hAnsi="Arial"/>
          <w:sz w:val="22"/>
          <w:lang w:val="pt-BR"/>
        </w:rPr>
        <w:t>66</w:t>
      </w:r>
      <w:r w:rsidRPr="00725F4F">
        <w:rPr>
          <w:rFonts w:ascii="Arial" w:hAnsi="Arial"/>
          <w:sz w:val="22"/>
        </w:rPr>
        <w:t>.</w:t>
      </w:r>
    </w:p>
    <w:p w14:paraId="493E7C29" w14:textId="77777777" w:rsidR="009D41A2" w:rsidRDefault="009D41A2" w:rsidP="009D41A2">
      <w:pPr>
        <w:pStyle w:val="Pr-formataoHTML"/>
        <w:tabs>
          <w:tab w:val="clear" w:pos="916"/>
          <w:tab w:val="left" w:pos="142"/>
          <w:tab w:val="left" w:pos="1418"/>
        </w:tabs>
        <w:autoSpaceDE w:val="0"/>
        <w:autoSpaceDN w:val="0"/>
        <w:jc w:val="center"/>
        <w:rPr>
          <w:rFonts w:ascii="Arial" w:hAnsi="Arial"/>
          <w:sz w:val="22"/>
        </w:rPr>
      </w:pPr>
    </w:p>
    <w:p w14:paraId="7D2E1DB0" w14:textId="77777777" w:rsidR="009D41A2" w:rsidRDefault="009D41A2" w:rsidP="009D41A2">
      <w:pPr>
        <w:pStyle w:val="Pr-formataoHTML"/>
        <w:tabs>
          <w:tab w:val="clear" w:pos="916"/>
          <w:tab w:val="left" w:pos="142"/>
          <w:tab w:val="left" w:pos="1418"/>
        </w:tabs>
        <w:autoSpaceDE w:val="0"/>
        <w:autoSpaceDN w:val="0"/>
        <w:jc w:val="center"/>
        <w:rPr>
          <w:rFonts w:ascii="Arial" w:hAnsi="Arial"/>
          <w:sz w:val="22"/>
        </w:rPr>
      </w:pPr>
    </w:p>
    <w:p w14:paraId="0CF429C9" w14:textId="77777777" w:rsidR="002A02C6" w:rsidRPr="005B21BC" w:rsidRDefault="002A02C6" w:rsidP="002A02C6">
      <w:pPr>
        <w:rPr>
          <w:lang w:val="x-none"/>
        </w:rPr>
      </w:pPr>
    </w:p>
    <w:p w14:paraId="3403A558" w14:textId="1470B9BA" w:rsidR="005B21BC" w:rsidRDefault="005B21BC" w:rsidP="005B21BC">
      <w:pPr>
        <w:pStyle w:val="Ttulo1"/>
        <w:spacing w:before="0" w:after="120" w:line="240" w:lineRule="auto"/>
        <w:rPr>
          <w:rFonts w:ascii="Times New Roman" w:hAnsi="Times New Roman" w:cs="Times New Roman"/>
          <w:b/>
          <w:bCs/>
          <w:color w:val="auto"/>
          <w:sz w:val="24"/>
          <w:szCs w:val="24"/>
        </w:rPr>
      </w:pPr>
      <w:bookmarkStart w:id="271" w:name="_Toc183036931"/>
      <w:r>
        <w:rPr>
          <w:rFonts w:ascii="Times New Roman" w:hAnsi="Times New Roman" w:cs="Times New Roman"/>
          <w:b/>
          <w:bCs/>
          <w:color w:val="auto"/>
          <w:sz w:val="24"/>
          <w:szCs w:val="24"/>
        </w:rPr>
        <w:t>NBC PG 12(R3)</w:t>
      </w:r>
      <w:bookmarkEnd w:id="271"/>
    </w:p>
    <w:p w14:paraId="4701F89C" w14:textId="77777777" w:rsidR="003B5E05" w:rsidRPr="003C114A" w:rsidRDefault="003B5E05" w:rsidP="003B5E05">
      <w:pPr>
        <w:spacing w:after="0" w:line="240" w:lineRule="auto"/>
        <w:jc w:val="center"/>
        <w:rPr>
          <w:rFonts w:ascii="Arial" w:hAnsi="Arial" w:cs="Arial"/>
          <w:b/>
        </w:rPr>
      </w:pPr>
      <w:r w:rsidRPr="003C114A">
        <w:rPr>
          <w:rFonts w:ascii="Arial" w:hAnsi="Arial" w:cs="Arial"/>
          <w:b/>
        </w:rPr>
        <w:t>NBC PG 12 (R3) – EDUCAÇÃO PROFISSIONAL CONTINUADA</w:t>
      </w:r>
    </w:p>
    <w:p w14:paraId="31AB6578" w14:textId="77777777" w:rsidR="003B5E05" w:rsidRPr="003C114A" w:rsidRDefault="003B5E05" w:rsidP="003B5E05">
      <w:pPr>
        <w:spacing w:after="0" w:line="240" w:lineRule="auto"/>
        <w:jc w:val="center"/>
        <w:rPr>
          <w:rFonts w:ascii="Arial" w:hAnsi="Arial" w:cs="Arial"/>
          <w:b/>
        </w:rPr>
      </w:pPr>
    </w:p>
    <w:p w14:paraId="17607C8C" w14:textId="77777777" w:rsidR="003B5E05" w:rsidRPr="003C114A" w:rsidRDefault="003B5E05" w:rsidP="003B5E05">
      <w:pPr>
        <w:spacing w:after="0" w:line="240" w:lineRule="auto"/>
        <w:jc w:val="center"/>
        <w:rPr>
          <w:rFonts w:ascii="Arial" w:hAnsi="Arial" w:cs="Arial"/>
          <w:b/>
        </w:rPr>
      </w:pPr>
    </w:p>
    <w:p w14:paraId="6B96B311" w14:textId="77777777" w:rsidR="003B5E05" w:rsidRPr="003C114A" w:rsidRDefault="003B5E05" w:rsidP="003B5E05">
      <w:pPr>
        <w:pStyle w:val="SemEspaamento"/>
        <w:jc w:val="both"/>
        <w:rPr>
          <w:rFonts w:cs="Arial"/>
          <w:i/>
          <w:sz w:val="18"/>
          <w:szCs w:val="18"/>
          <w:lang w:val="pt-BR"/>
        </w:rPr>
      </w:pPr>
      <w:r w:rsidRPr="003C114A">
        <w:rPr>
          <w:rFonts w:eastAsia="Times New Roman" w:cs="Arial"/>
          <w:i/>
          <w:sz w:val="18"/>
          <w:szCs w:val="18"/>
          <w:lang w:val="pt-BR" w:eastAsia="zh-CN"/>
        </w:rPr>
        <w:t>A letra R mais o número que identifica sua alteração (R1, R2, R3, ...) foram adicionados à sigla da norma para identificarem o número da consolidação e facilitarem a pesquisa no site do CFC. A citação desta norma em outras normas é identificada pela sua sigla sem referência a R1, R2, R3, pois essas referências são sempre da norma em vigor, para que, em cada alteração da norma, não haja necessidade de se ajustarem as citações em outras normas.</w:t>
      </w:r>
    </w:p>
    <w:p w14:paraId="0F607376" w14:textId="77777777" w:rsidR="003B5E05" w:rsidRPr="003C114A" w:rsidRDefault="003B5E05" w:rsidP="003B5E05">
      <w:pPr>
        <w:spacing w:after="0" w:line="240" w:lineRule="auto"/>
        <w:jc w:val="both"/>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4"/>
        <w:gridCol w:w="1428"/>
      </w:tblGrid>
      <w:tr w:rsidR="003B5E05" w:rsidRPr="003C114A" w14:paraId="0C6FD803" w14:textId="77777777" w:rsidTr="009A4CD5">
        <w:tc>
          <w:tcPr>
            <w:tcW w:w="8330" w:type="dxa"/>
          </w:tcPr>
          <w:p w14:paraId="023A3915"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Sumário</w:t>
            </w:r>
          </w:p>
        </w:tc>
        <w:tc>
          <w:tcPr>
            <w:tcW w:w="1448" w:type="dxa"/>
          </w:tcPr>
          <w:p w14:paraId="0EAC8B7C"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Item</w:t>
            </w:r>
          </w:p>
        </w:tc>
      </w:tr>
      <w:tr w:rsidR="003B5E05" w:rsidRPr="003C114A" w14:paraId="37B4BA43" w14:textId="77777777" w:rsidTr="009A4CD5">
        <w:tc>
          <w:tcPr>
            <w:tcW w:w="8330" w:type="dxa"/>
          </w:tcPr>
          <w:p w14:paraId="39BEABE7"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CONCEITOS E OBJETIVOS</w:t>
            </w:r>
          </w:p>
        </w:tc>
        <w:tc>
          <w:tcPr>
            <w:tcW w:w="1448" w:type="dxa"/>
          </w:tcPr>
          <w:p w14:paraId="62D59B53"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1 – 3</w:t>
            </w:r>
          </w:p>
        </w:tc>
      </w:tr>
      <w:tr w:rsidR="003B5E05" w:rsidRPr="003C114A" w14:paraId="3DEFC297" w14:textId="77777777" w:rsidTr="009A4CD5">
        <w:tc>
          <w:tcPr>
            <w:tcW w:w="8330" w:type="dxa"/>
          </w:tcPr>
          <w:p w14:paraId="2B5A6087"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CAMPO DE APLICAÇÃO E OBRIGAÇÕES DOS PROFISSIONAIS</w:t>
            </w:r>
          </w:p>
        </w:tc>
        <w:tc>
          <w:tcPr>
            <w:tcW w:w="1448" w:type="dxa"/>
          </w:tcPr>
          <w:p w14:paraId="4535D9C2"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 xml:space="preserve">4 – 21 </w:t>
            </w:r>
          </w:p>
        </w:tc>
      </w:tr>
      <w:tr w:rsidR="003B5E05" w:rsidRPr="003C114A" w14:paraId="34B79DA1" w14:textId="77777777" w:rsidTr="009A4CD5">
        <w:tc>
          <w:tcPr>
            <w:tcW w:w="8330" w:type="dxa"/>
          </w:tcPr>
          <w:p w14:paraId="3208EFE6"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COMISSÃO DE EDUCAÇÃO PROFISSIONAL CONTINUADA (CEPC/CFC)</w:t>
            </w:r>
          </w:p>
        </w:tc>
        <w:tc>
          <w:tcPr>
            <w:tcW w:w="1448" w:type="dxa"/>
          </w:tcPr>
          <w:p w14:paraId="1BE82A9E"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 xml:space="preserve">22 – 26 </w:t>
            </w:r>
          </w:p>
        </w:tc>
      </w:tr>
      <w:tr w:rsidR="003B5E05" w:rsidRPr="003C114A" w14:paraId="2CC47BC9" w14:textId="77777777" w:rsidTr="009A4CD5">
        <w:tc>
          <w:tcPr>
            <w:tcW w:w="8330" w:type="dxa"/>
          </w:tcPr>
          <w:p w14:paraId="0327061B"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 xml:space="preserve">CONSELHOS REGIONAIS DE CONTABILIDADE </w:t>
            </w:r>
          </w:p>
        </w:tc>
        <w:tc>
          <w:tcPr>
            <w:tcW w:w="1448" w:type="dxa"/>
          </w:tcPr>
          <w:p w14:paraId="0B21DA68"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 xml:space="preserve">27 – 32 </w:t>
            </w:r>
          </w:p>
        </w:tc>
      </w:tr>
      <w:tr w:rsidR="003B5E05" w:rsidRPr="003C114A" w14:paraId="2D73F07E" w14:textId="77777777" w:rsidTr="009A4CD5">
        <w:tc>
          <w:tcPr>
            <w:tcW w:w="8330" w:type="dxa"/>
          </w:tcPr>
          <w:p w14:paraId="08CD9ABE"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CAPACITADORAS</w:t>
            </w:r>
            <w:r w:rsidRPr="003C114A">
              <w:rPr>
                <w:rFonts w:ascii="Arial" w:hAnsi="Arial" w:cs="Arial"/>
                <w:b/>
              </w:rPr>
              <w:tab/>
              <w:t xml:space="preserve"> </w:t>
            </w:r>
          </w:p>
        </w:tc>
        <w:tc>
          <w:tcPr>
            <w:tcW w:w="1448" w:type="dxa"/>
          </w:tcPr>
          <w:p w14:paraId="52B60F40"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 xml:space="preserve">33 – 35 </w:t>
            </w:r>
          </w:p>
        </w:tc>
      </w:tr>
      <w:tr w:rsidR="003B5E05" w:rsidRPr="003C114A" w14:paraId="6F90B68D" w14:textId="77777777" w:rsidTr="009A4CD5">
        <w:tc>
          <w:tcPr>
            <w:tcW w:w="8330" w:type="dxa"/>
          </w:tcPr>
          <w:p w14:paraId="53DDD2A9"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 xml:space="preserve">EVENTOS DE EDUCAÇÃO PROFISSIONAL CONTINUADA </w:t>
            </w:r>
          </w:p>
        </w:tc>
        <w:tc>
          <w:tcPr>
            <w:tcW w:w="1448" w:type="dxa"/>
          </w:tcPr>
          <w:p w14:paraId="7FE782C5"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 xml:space="preserve">36 – 41 </w:t>
            </w:r>
          </w:p>
        </w:tc>
      </w:tr>
      <w:tr w:rsidR="003B5E05" w:rsidRPr="003C114A" w14:paraId="4F8A3961" w14:textId="77777777" w:rsidTr="009A4CD5">
        <w:tc>
          <w:tcPr>
            <w:tcW w:w="8330" w:type="dxa"/>
          </w:tcPr>
          <w:p w14:paraId="1DB82A26"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DISPOSIÇÕES GERAIS</w:t>
            </w:r>
          </w:p>
        </w:tc>
        <w:tc>
          <w:tcPr>
            <w:tcW w:w="1448" w:type="dxa"/>
          </w:tcPr>
          <w:p w14:paraId="3D35AF13"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42 – 44</w:t>
            </w:r>
            <w:r>
              <w:rPr>
                <w:rFonts w:ascii="Arial" w:hAnsi="Arial" w:cs="Arial"/>
                <w:b/>
              </w:rPr>
              <w:t>B</w:t>
            </w:r>
          </w:p>
        </w:tc>
      </w:tr>
      <w:tr w:rsidR="003B5E05" w:rsidRPr="003C114A" w14:paraId="2DC756DB" w14:textId="77777777" w:rsidTr="009A4CD5">
        <w:tc>
          <w:tcPr>
            <w:tcW w:w="8330" w:type="dxa"/>
          </w:tcPr>
          <w:p w14:paraId="04C8110A"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VIGÊNCIA</w:t>
            </w:r>
          </w:p>
        </w:tc>
        <w:tc>
          <w:tcPr>
            <w:tcW w:w="1448" w:type="dxa"/>
          </w:tcPr>
          <w:p w14:paraId="0A425519" w14:textId="77777777" w:rsidR="003B5E05" w:rsidRPr="003C114A" w:rsidRDefault="003B5E05" w:rsidP="009A4CD5">
            <w:pPr>
              <w:spacing w:before="60" w:after="60" w:line="240" w:lineRule="auto"/>
              <w:jc w:val="center"/>
              <w:rPr>
                <w:rFonts w:ascii="Arial" w:hAnsi="Arial" w:cs="Arial"/>
                <w:b/>
              </w:rPr>
            </w:pPr>
            <w:r w:rsidRPr="003C114A">
              <w:rPr>
                <w:rFonts w:ascii="Arial" w:hAnsi="Arial" w:cs="Arial"/>
                <w:b/>
              </w:rPr>
              <w:t>45</w:t>
            </w:r>
          </w:p>
        </w:tc>
      </w:tr>
      <w:tr w:rsidR="003B5E05" w:rsidRPr="003C114A" w14:paraId="18545E51" w14:textId="77777777" w:rsidTr="009A4CD5">
        <w:tc>
          <w:tcPr>
            <w:tcW w:w="8330" w:type="dxa"/>
          </w:tcPr>
          <w:p w14:paraId="535BE0EE"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ANEXO I – DIRETRIZES PARA CREDENCIAMENTO DE CAPACITADORAS E DE CURSOS/EVENTOS E DOCUMENTAÇÃO PARA CONTROLE E FISCALIZAÇÃO</w:t>
            </w:r>
          </w:p>
        </w:tc>
        <w:tc>
          <w:tcPr>
            <w:tcW w:w="1448" w:type="dxa"/>
          </w:tcPr>
          <w:p w14:paraId="06D0EE58" w14:textId="77777777" w:rsidR="003B5E05" w:rsidRPr="003C114A" w:rsidRDefault="003B5E05" w:rsidP="009A4CD5">
            <w:pPr>
              <w:spacing w:before="60" w:after="60" w:line="240" w:lineRule="auto"/>
              <w:jc w:val="both"/>
              <w:rPr>
                <w:rFonts w:ascii="Arial" w:hAnsi="Arial" w:cs="Arial"/>
                <w:b/>
              </w:rPr>
            </w:pPr>
          </w:p>
        </w:tc>
      </w:tr>
      <w:tr w:rsidR="003B5E05" w:rsidRPr="003C114A" w14:paraId="1D0A6829" w14:textId="77777777" w:rsidTr="009A4CD5">
        <w:tc>
          <w:tcPr>
            <w:tcW w:w="8330" w:type="dxa"/>
          </w:tcPr>
          <w:p w14:paraId="77B313AD" w14:textId="77777777" w:rsidR="003B5E05" w:rsidRPr="003C114A" w:rsidRDefault="003B5E05" w:rsidP="009A4CD5">
            <w:pPr>
              <w:pStyle w:val="Corpodetexto"/>
              <w:spacing w:before="60" w:after="60"/>
              <w:rPr>
                <w:b/>
              </w:rPr>
            </w:pPr>
            <w:r w:rsidRPr="003C114A">
              <w:rPr>
                <w:b/>
              </w:rPr>
              <w:t>ANEXO II – TABELAS DE PONTUAÇÃO</w:t>
            </w:r>
          </w:p>
        </w:tc>
        <w:tc>
          <w:tcPr>
            <w:tcW w:w="1448" w:type="dxa"/>
          </w:tcPr>
          <w:p w14:paraId="2C06D447" w14:textId="77777777" w:rsidR="003B5E05" w:rsidRPr="003C114A" w:rsidRDefault="003B5E05" w:rsidP="009A4CD5">
            <w:pPr>
              <w:spacing w:before="60" w:after="60" w:line="240" w:lineRule="auto"/>
              <w:jc w:val="both"/>
              <w:rPr>
                <w:rFonts w:ascii="Arial" w:hAnsi="Arial" w:cs="Arial"/>
                <w:b/>
              </w:rPr>
            </w:pPr>
          </w:p>
        </w:tc>
      </w:tr>
      <w:tr w:rsidR="003B5E05" w:rsidRPr="003C114A" w14:paraId="2BD3CED3" w14:textId="77777777" w:rsidTr="009A4CD5">
        <w:tc>
          <w:tcPr>
            <w:tcW w:w="8330" w:type="dxa"/>
          </w:tcPr>
          <w:p w14:paraId="334AA17F" w14:textId="77777777" w:rsidR="003B5E05" w:rsidRPr="003C114A" w:rsidRDefault="003B5E05" w:rsidP="009A4CD5">
            <w:pPr>
              <w:spacing w:before="60" w:after="60" w:line="240" w:lineRule="auto"/>
              <w:jc w:val="both"/>
              <w:rPr>
                <w:rFonts w:ascii="Arial" w:hAnsi="Arial" w:cs="Arial"/>
                <w:b/>
              </w:rPr>
            </w:pPr>
            <w:r w:rsidRPr="003C114A">
              <w:rPr>
                <w:rFonts w:ascii="Arial" w:hAnsi="Arial" w:cs="Arial"/>
                <w:b/>
              </w:rPr>
              <w:t xml:space="preserve">ANEXO III – </w:t>
            </w:r>
            <w:r w:rsidRPr="003C114A">
              <w:rPr>
                <w:rFonts w:ascii="Arial" w:hAnsi="Arial" w:cs="Arial"/>
                <w:b/>
                <w:bCs/>
              </w:rPr>
              <w:t>RELATÓRIO DE ATIVIDADES</w:t>
            </w:r>
          </w:p>
        </w:tc>
        <w:tc>
          <w:tcPr>
            <w:tcW w:w="1448" w:type="dxa"/>
          </w:tcPr>
          <w:p w14:paraId="51224C3E" w14:textId="77777777" w:rsidR="003B5E05" w:rsidRPr="003C114A" w:rsidRDefault="003B5E05" w:rsidP="009A4CD5">
            <w:pPr>
              <w:spacing w:before="60" w:after="60" w:line="240" w:lineRule="auto"/>
              <w:jc w:val="both"/>
              <w:rPr>
                <w:rFonts w:ascii="Arial" w:hAnsi="Arial" w:cs="Arial"/>
                <w:b/>
              </w:rPr>
            </w:pPr>
          </w:p>
        </w:tc>
      </w:tr>
    </w:tbl>
    <w:p w14:paraId="77B2487E" w14:textId="77777777" w:rsidR="003B5E05" w:rsidRPr="003C114A" w:rsidRDefault="003B5E05" w:rsidP="003B5E05">
      <w:pPr>
        <w:spacing w:after="0" w:line="240" w:lineRule="auto"/>
        <w:jc w:val="both"/>
        <w:rPr>
          <w:rFonts w:ascii="Arial" w:hAnsi="Arial" w:cs="Arial"/>
          <w:b/>
        </w:rPr>
      </w:pPr>
    </w:p>
    <w:p w14:paraId="0D9413CB" w14:textId="77777777" w:rsidR="003B5E05" w:rsidRPr="003C114A" w:rsidRDefault="003B5E05" w:rsidP="003B5E05">
      <w:pPr>
        <w:spacing w:after="0" w:line="240" w:lineRule="auto"/>
        <w:jc w:val="both"/>
        <w:rPr>
          <w:rFonts w:ascii="Arial" w:hAnsi="Arial" w:cs="Arial"/>
          <w:b/>
        </w:rPr>
      </w:pPr>
    </w:p>
    <w:p w14:paraId="04C81CB4" w14:textId="77777777" w:rsidR="003B5E05" w:rsidRPr="003C114A" w:rsidRDefault="003B5E05" w:rsidP="003B5E05">
      <w:pPr>
        <w:spacing w:after="0" w:line="240" w:lineRule="auto"/>
        <w:jc w:val="both"/>
        <w:rPr>
          <w:rFonts w:ascii="Arial" w:hAnsi="Arial" w:cs="Arial"/>
          <w:b/>
        </w:rPr>
      </w:pPr>
    </w:p>
    <w:p w14:paraId="0C01E396" w14:textId="77777777" w:rsidR="003B5E05" w:rsidRPr="003C114A" w:rsidRDefault="003B5E05" w:rsidP="003B5E05">
      <w:pPr>
        <w:spacing w:after="0" w:line="240" w:lineRule="auto"/>
        <w:jc w:val="both"/>
        <w:rPr>
          <w:rFonts w:ascii="Arial" w:hAnsi="Arial" w:cs="Arial"/>
          <w:b/>
          <w:bCs/>
        </w:rPr>
      </w:pPr>
      <w:r w:rsidRPr="003C114A">
        <w:rPr>
          <w:rFonts w:ascii="Arial" w:hAnsi="Arial" w:cs="Arial"/>
          <w:b/>
          <w:bCs/>
        </w:rPr>
        <w:t>Conceitos e objetivos</w:t>
      </w:r>
    </w:p>
    <w:p w14:paraId="3F849BD4" w14:textId="77777777" w:rsidR="003B5E05" w:rsidRPr="003C114A" w:rsidRDefault="003B5E05" w:rsidP="003B5E05">
      <w:pPr>
        <w:spacing w:after="0" w:line="240" w:lineRule="auto"/>
        <w:jc w:val="both"/>
        <w:rPr>
          <w:rFonts w:ascii="Arial" w:hAnsi="Arial" w:cs="Arial"/>
          <w:b/>
          <w:bCs/>
        </w:rPr>
      </w:pPr>
    </w:p>
    <w:p w14:paraId="5D5ADF8B" w14:textId="77777777" w:rsidR="003B5E05" w:rsidRPr="003C114A" w:rsidRDefault="003B5E05" w:rsidP="003B5E05">
      <w:pPr>
        <w:spacing w:after="0" w:line="240" w:lineRule="auto"/>
        <w:ind w:left="567" w:hanging="567"/>
        <w:jc w:val="both"/>
        <w:rPr>
          <w:rFonts w:ascii="Arial" w:hAnsi="Arial" w:cs="Arial"/>
          <w:bCs/>
          <w:iCs/>
          <w:color w:val="0070C0"/>
        </w:rPr>
      </w:pPr>
      <w:r>
        <w:rPr>
          <w:rFonts w:ascii="Arial" w:hAnsi="Arial" w:cs="Arial"/>
          <w:bCs/>
          <w:strike/>
        </w:rPr>
        <w:t>1.</w:t>
      </w:r>
      <w:r>
        <w:rPr>
          <w:rFonts w:ascii="Arial" w:hAnsi="Arial" w:cs="Arial"/>
          <w:bCs/>
          <w:strike/>
        </w:rPr>
        <w:tab/>
      </w:r>
      <w:r w:rsidRPr="003C114A">
        <w:rPr>
          <w:rFonts w:ascii="Arial" w:hAnsi="Arial" w:cs="Arial"/>
          <w:bCs/>
          <w:strike/>
        </w:rPr>
        <w:t xml:space="preserve">A presente Norma tem por objetivo regulamentar o Programa de Educação Profissional Continuada (PEPC) para os profissionais da contabilidade; visa também definir as ações que o Conselho Federal de Contabilidade (CFC) e os Conselhos Regionais de Contabilidade (CRCs) devem desenvolver para viabilizar, controlar e fiscalizar o seu cumprimento. </w:t>
      </w:r>
      <w:r w:rsidRPr="003C114A">
        <w:rPr>
          <w:rFonts w:ascii="Arial" w:hAnsi="Arial" w:cs="Arial"/>
          <w:bCs/>
          <w:iCs/>
          <w:color w:val="0070C0"/>
          <w:sz w:val="18"/>
          <w:szCs w:val="18"/>
        </w:rPr>
        <w:t>(Renumerado de 2 para 1 pela NBC PG 12 (R2))</w:t>
      </w:r>
      <w:r w:rsidRPr="003C114A">
        <w:rPr>
          <w:rFonts w:ascii="Arial" w:hAnsi="Arial" w:cs="Arial"/>
          <w:bCs/>
          <w:iCs/>
          <w:color w:val="0070C0"/>
        </w:rPr>
        <w:t xml:space="preserve"> </w:t>
      </w:r>
    </w:p>
    <w:p w14:paraId="023EB4F0" w14:textId="77777777" w:rsidR="003B5E05" w:rsidRDefault="003B5E05" w:rsidP="003B5E05">
      <w:pPr>
        <w:spacing w:after="0" w:line="240" w:lineRule="auto"/>
        <w:jc w:val="both"/>
        <w:rPr>
          <w:rFonts w:ascii="Arial" w:hAnsi="Arial" w:cs="Arial"/>
          <w:b/>
          <w:bCs/>
        </w:rPr>
      </w:pPr>
    </w:p>
    <w:p w14:paraId="3AAFFBB5" w14:textId="77777777" w:rsidR="003B5E05" w:rsidRDefault="003B5E05">
      <w:pPr>
        <w:pStyle w:val="ListaColorida-nfase11"/>
        <w:numPr>
          <w:ilvl w:val="0"/>
          <w:numId w:val="395"/>
        </w:numPr>
        <w:spacing w:after="0" w:line="240" w:lineRule="auto"/>
        <w:ind w:left="567" w:hanging="567"/>
        <w:contextualSpacing w:val="0"/>
        <w:jc w:val="both"/>
        <w:rPr>
          <w:rFonts w:ascii="Arial" w:hAnsi="Arial" w:cs="Arial"/>
          <w:bCs/>
          <w:iCs/>
        </w:rPr>
      </w:pPr>
      <w:r>
        <w:rPr>
          <w:rFonts w:ascii="Arial" w:hAnsi="Arial" w:cs="Arial"/>
          <w:bCs/>
        </w:rPr>
        <w:t xml:space="preserve">A presente norma tem por objetivo regulamentar o Programa de Educação Profissional Continuada (PEPC), instituído pela Lei n.° 12.249/2010, que alterou o Decreto-Lei n.° 9.295/1946 para os profissionais da contabilidade; visa também definir as ações que o Conselho Federal de Contabilidade (CFC) e os Conselhos Regionais de Contabilidade (CRCs) devem desenvolver para viabilizar, controlar e fiscalizar o seu cumprimento. </w:t>
      </w:r>
      <w:r>
        <w:rPr>
          <w:rFonts w:ascii="Arial" w:hAnsi="Arial" w:cs="Arial"/>
          <w:bCs/>
          <w:iCs/>
          <w:color w:val="0070C0"/>
          <w:sz w:val="18"/>
          <w:szCs w:val="18"/>
        </w:rPr>
        <w:t>(Alterado pela Revisão NBC 02)</w:t>
      </w:r>
    </w:p>
    <w:p w14:paraId="0C582228" w14:textId="77777777" w:rsidR="003B5E05" w:rsidRPr="003C114A" w:rsidRDefault="003B5E05" w:rsidP="003B5E05">
      <w:pPr>
        <w:spacing w:after="0" w:line="240" w:lineRule="auto"/>
        <w:jc w:val="both"/>
        <w:rPr>
          <w:rFonts w:ascii="Arial" w:hAnsi="Arial" w:cs="Arial"/>
          <w:b/>
          <w:bCs/>
        </w:rPr>
      </w:pPr>
    </w:p>
    <w:p w14:paraId="2C230304" w14:textId="77777777" w:rsidR="003B5E05" w:rsidRPr="003C114A" w:rsidRDefault="003B5E05">
      <w:pPr>
        <w:pStyle w:val="ListaColorida-nfase11"/>
        <w:numPr>
          <w:ilvl w:val="0"/>
          <w:numId w:val="395"/>
        </w:numPr>
        <w:spacing w:after="0" w:line="240" w:lineRule="auto"/>
        <w:ind w:left="567" w:hanging="567"/>
        <w:contextualSpacing w:val="0"/>
        <w:jc w:val="both"/>
        <w:rPr>
          <w:rFonts w:ascii="Arial" w:hAnsi="Arial" w:cs="Arial"/>
          <w:strike/>
        </w:rPr>
      </w:pPr>
      <w:r w:rsidRPr="003C114A">
        <w:rPr>
          <w:rFonts w:ascii="Arial" w:hAnsi="Arial" w:cs="Arial"/>
          <w:strike/>
        </w:rPr>
        <w:t>Educação Profissional Continuada (EPC) é a atividade formal e reconhecida pelo Conselho Federal de Contabilidade (CFC), que visa manter, atualizar e expandir os conhecimentos e competências técnicas e profissionais, as habilidades multidisciplinares e a elevação do comportamento social, moral e ético dos profissionais da contabilidade como características indispensáveis à qualidade dos serviços prestados e ao pleno atendimento das normas que regem o exercício da profissão contábil.</w:t>
      </w:r>
    </w:p>
    <w:p w14:paraId="563789EB" w14:textId="77777777" w:rsidR="003B5E05" w:rsidRPr="003C114A" w:rsidRDefault="003B5E05" w:rsidP="003B5E05">
      <w:pPr>
        <w:pStyle w:val="ListaColorida-nfase11"/>
        <w:spacing w:after="0" w:line="240" w:lineRule="auto"/>
        <w:ind w:left="0"/>
        <w:contextualSpacing w:val="0"/>
        <w:jc w:val="both"/>
        <w:rPr>
          <w:rFonts w:ascii="Arial" w:hAnsi="Arial" w:cs="Arial"/>
        </w:rPr>
      </w:pPr>
    </w:p>
    <w:p w14:paraId="2BB2D191" w14:textId="77777777" w:rsidR="003B5E05" w:rsidRPr="003C114A" w:rsidRDefault="003B5E05" w:rsidP="003B5E05">
      <w:pPr>
        <w:pStyle w:val="ListaColorida-nfase11"/>
        <w:spacing w:after="0" w:line="240" w:lineRule="auto"/>
        <w:ind w:left="567" w:hanging="567"/>
        <w:contextualSpacing w:val="0"/>
        <w:jc w:val="both"/>
        <w:rPr>
          <w:rFonts w:ascii="Arial" w:hAnsi="Arial" w:cs="Arial"/>
          <w:bCs/>
          <w:iCs/>
          <w:color w:val="0070C0"/>
          <w:sz w:val="18"/>
          <w:szCs w:val="18"/>
        </w:rPr>
      </w:pPr>
      <w:r w:rsidRPr="003C114A">
        <w:rPr>
          <w:rFonts w:ascii="Arial" w:hAnsi="Arial" w:cs="Arial"/>
        </w:rPr>
        <w:t xml:space="preserve">2.  </w:t>
      </w:r>
      <w:r w:rsidRPr="003C114A">
        <w:rPr>
          <w:rFonts w:ascii="Arial" w:hAnsi="Arial" w:cs="Arial"/>
        </w:rPr>
        <w:tab/>
        <w:t xml:space="preserve">Educação Profissional Continuada (EPC) é a atividade que visa manter, atualizar e expandir os conhecimentos e competências técnicas e profissionais, as habilidades multidisciplinares e a elevação do comportamento social, moral e ético dos profissionais da contabilidade, como características indispensáveis à qualidade dos serviços prestados e ao pleno atendimento das normas que regem o exercício da profissão contábil. </w:t>
      </w:r>
      <w:r w:rsidRPr="003C114A">
        <w:rPr>
          <w:rFonts w:ascii="Arial" w:hAnsi="Arial" w:cs="Arial"/>
          <w:bCs/>
          <w:iCs/>
          <w:color w:val="0070C0"/>
          <w:sz w:val="18"/>
          <w:szCs w:val="18"/>
        </w:rPr>
        <w:t>(Alterado e renumerado de 1 para 2 pela NBC PG 12 (R2))</w:t>
      </w:r>
    </w:p>
    <w:p w14:paraId="061E6F50" w14:textId="77777777" w:rsidR="003B5E05" w:rsidRPr="003C114A" w:rsidRDefault="003B5E05" w:rsidP="003B5E05">
      <w:pPr>
        <w:pStyle w:val="ListaColorida-nfase11"/>
        <w:spacing w:after="0" w:line="240" w:lineRule="auto"/>
        <w:contextualSpacing w:val="0"/>
        <w:jc w:val="both"/>
        <w:rPr>
          <w:rFonts w:ascii="Arial" w:hAnsi="Arial" w:cs="Arial"/>
        </w:rPr>
      </w:pPr>
    </w:p>
    <w:p w14:paraId="58A0F60D" w14:textId="77777777" w:rsidR="003B5E05" w:rsidRPr="003C114A" w:rsidRDefault="003B5E05">
      <w:pPr>
        <w:pStyle w:val="ListaColorida-nfase11"/>
        <w:numPr>
          <w:ilvl w:val="0"/>
          <w:numId w:val="395"/>
        </w:numPr>
        <w:spacing w:after="0" w:line="240" w:lineRule="auto"/>
        <w:ind w:left="567" w:hanging="567"/>
        <w:contextualSpacing w:val="0"/>
        <w:jc w:val="both"/>
        <w:rPr>
          <w:rFonts w:ascii="Arial" w:hAnsi="Arial" w:cs="Arial"/>
        </w:rPr>
      </w:pPr>
      <w:r w:rsidRPr="003C114A">
        <w:rPr>
          <w:rFonts w:ascii="Arial" w:hAnsi="Arial" w:cs="Arial"/>
        </w:rPr>
        <w:t>O Programa de Educação Profissional Continuada tem como diretrizes básicas:</w:t>
      </w:r>
    </w:p>
    <w:p w14:paraId="320C2E16"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w:t>
      </w:r>
      <w:r w:rsidRPr="003C114A">
        <w:rPr>
          <w:rFonts w:ascii="Arial" w:hAnsi="Arial" w:cs="Arial"/>
        </w:rPr>
        <w:tab/>
        <w:t>fomentar a EPC dos profissionais da contabilidade;</w:t>
      </w:r>
    </w:p>
    <w:p w14:paraId="1850C1E9"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(b) </w:t>
      </w:r>
      <w:r w:rsidRPr="003C114A">
        <w:rPr>
          <w:rFonts w:ascii="Arial" w:hAnsi="Arial" w:cs="Arial"/>
          <w:strike/>
        </w:rPr>
        <w:tab/>
        <w:t>criar cadastros de qualificação técnica como forma de incentivar a Educação Profissional Continuada;</w:t>
      </w:r>
      <w:r w:rsidRPr="003C114A">
        <w:rPr>
          <w:rFonts w:ascii="Arial" w:hAnsi="Arial" w:cs="Arial"/>
        </w:rPr>
        <w:t xml:space="preserve"> </w:t>
      </w:r>
      <w:r w:rsidRPr="003C114A">
        <w:rPr>
          <w:rFonts w:ascii="Arial" w:hAnsi="Arial" w:cs="Arial"/>
          <w:bCs/>
          <w:iCs/>
          <w:color w:val="0070C0"/>
          <w:sz w:val="18"/>
          <w:szCs w:val="18"/>
        </w:rPr>
        <w:t>(Eliminada pela NBC PG 12 (R1))</w:t>
      </w:r>
    </w:p>
    <w:p w14:paraId="6D2BB8CC"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(c) </w:t>
      </w:r>
      <w:r w:rsidRPr="003C114A">
        <w:rPr>
          <w:rFonts w:ascii="Arial" w:hAnsi="Arial" w:cs="Arial"/>
          <w:strike/>
        </w:rPr>
        <w:tab/>
        <w:t>ampliar parcerias com entidades regulatórias e fiscalizatórias com o objetivo de apoio ao PEPC;</w:t>
      </w:r>
    </w:p>
    <w:p w14:paraId="415D49F1" w14:textId="77777777" w:rsidR="003B5E05" w:rsidRPr="003C114A" w:rsidRDefault="003B5E05" w:rsidP="003B5E05">
      <w:pPr>
        <w:spacing w:after="0" w:line="240" w:lineRule="auto"/>
        <w:ind w:left="993" w:hanging="426"/>
        <w:jc w:val="both"/>
        <w:rPr>
          <w:rFonts w:ascii="Arial" w:hAnsi="Arial" w:cs="Arial"/>
          <w:bCs/>
          <w:iCs/>
          <w:color w:val="0070C0"/>
        </w:rPr>
      </w:pPr>
      <w:r w:rsidRPr="003C114A">
        <w:rPr>
          <w:rFonts w:ascii="Arial" w:hAnsi="Arial" w:cs="Arial"/>
        </w:rPr>
        <w:t>(c)</w:t>
      </w:r>
      <w:r w:rsidRPr="003C114A">
        <w:rPr>
          <w:rFonts w:ascii="Arial" w:hAnsi="Arial" w:cs="Arial"/>
        </w:rPr>
        <w:tab/>
        <w:t xml:space="preserve">ampliar parcerias com entidades de classe, regulatórias e fiscalizatórias com o objetivo de apoio ao PEPC; </w:t>
      </w:r>
      <w:r w:rsidRPr="003C114A">
        <w:rPr>
          <w:rFonts w:ascii="Arial" w:hAnsi="Arial" w:cs="Arial"/>
          <w:bCs/>
          <w:iCs/>
          <w:color w:val="0070C0"/>
          <w:sz w:val="18"/>
          <w:szCs w:val="18"/>
        </w:rPr>
        <w:t>(Alterada pela NBC PG 12 (R2))</w:t>
      </w:r>
    </w:p>
    <w:p w14:paraId="32EA88AE"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(d) </w:t>
      </w:r>
      <w:r w:rsidRPr="003C114A">
        <w:rPr>
          <w:rFonts w:ascii="Arial" w:hAnsi="Arial" w:cs="Arial"/>
        </w:rPr>
        <w:tab/>
        <w:t>estabelecer uniformidade de critérios para a estrutura das atividades de qualificação profissional no âmbito do Sistema CFC/CRCs;</w:t>
      </w:r>
    </w:p>
    <w:p w14:paraId="6A8A44CA"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(e) </w:t>
      </w:r>
      <w:r w:rsidRPr="003C114A">
        <w:rPr>
          <w:rFonts w:ascii="Arial" w:hAnsi="Arial" w:cs="Arial"/>
          <w:strike/>
        </w:rPr>
        <w:tab/>
        <w:t>estabelecer que a capacitação pode ser executada pelo próprio Sistema CFC/CRCs, por entidades capacitadoras reconhecidas ou pelo próprio profissional em atividades previstas nesta norma;</w:t>
      </w:r>
    </w:p>
    <w:p w14:paraId="557DE175"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(e) </w:t>
      </w:r>
      <w:r w:rsidRPr="003C114A">
        <w:rPr>
          <w:rFonts w:ascii="Arial" w:hAnsi="Arial" w:cs="Arial"/>
        </w:rPr>
        <w:tab/>
        <w:t xml:space="preserve">estabelecer que a capacitação possa ser executada pelo próprio Sistema CFC/CRCs, por entidades capacitadoras reconhecidas ou pelo próprio profissional em atividades previstas nesta norma; </w:t>
      </w:r>
      <w:r w:rsidRPr="003C114A">
        <w:rPr>
          <w:rFonts w:ascii="Arial" w:hAnsi="Arial" w:cs="Arial"/>
          <w:bCs/>
          <w:iCs/>
          <w:color w:val="0070C0"/>
          <w:sz w:val="18"/>
          <w:szCs w:val="18"/>
        </w:rPr>
        <w:t>(Alterada pela NBC PG 12 (R2))</w:t>
      </w:r>
    </w:p>
    <w:p w14:paraId="593F2ACE"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(f) </w:t>
      </w:r>
      <w:r w:rsidRPr="003C114A">
        <w:rPr>
          <w:rFonts w:ascii="Arial" w:hAnsi="Arial" w:cs="Arial"/>
        </w:rPr>
        <w:tab/>
        <w:t>fomentar a ampliação do universo de capacitadoras credenciadas para possibilitar o atendimento das necessidades de eventos de educação continuada.</w:t>
      </w:r>
    </w:p>
    <w:p w14:paraId="675A10DA" w14:textId="77777777" w:rsidR="003B5E05" w:rsidRPr="003C114A" w:rsidRDefault="003B5E05" w:rsidP="003B5E05">
      <w:pPr>
        <w:spacing w:after="0" w:line="240" w:lineRule="auto"/>
        <w:ind w:left="567" w:hanging="567"/>
        <w:jc w:val="both"/>
        <w:rPr>
          <w:rFonts w:ascii="Arial" w:hAnsi="Arial" w:cs="Arial"/>
        </w:rPr>
      </w:pPr>
    </w:p>
    <w:p w14:paraId="05456A3E" w14:textId="77777777" w:rsidR="003B5E05" w:rsidRPr="003C114A" w:rsidRDefault="003B5E05" w:rsidP="003B5E05">
      <w:pPr>
        <w:spacing w:after="0" w:line="240" w:lineRule="auto"/>
        <w:jc w:val="both"/>
        <w:rPr>
          <w:rFonts w:ascii="Arial" w:hAnsi="Arial" w:cs="Arial"/>
          <w:b/>
          <w:bCs/>
        </w:rPr>
      </w:pPr>
      <w:r w:rsidRPr="003C114A">
        <w:rPr>
          <w:rFonts w:ascii="Arial" w:hAnsi="Arial" w:cs="Arial"/>
          <w:b/>
          <w:bCs/>
        </w:rPr>
        <w:t>Campo de aplicação e obrigações dos profissionais</w:t>
      </w:r>
    </w:p>
    <w:p w14:paraId="53098757" w14:textId="77777777" w:rsidR="003B5E05" w:rsidRPr="003C114A" w:rsidRDefault="003B5E05" w:rsidP="003B5E05">
      <w:pPr>
        <w:spacing w:after="0" w:line="240" w:lineRule="auto"/>
        <w:jc w:val="both"/>
        <w:rPr>
          <w:rFonts w:ascii="Arial" w:hAnsi="Arial" w:cs="Arial"/>
          <w:b/>
          <w:bCs/>
        </w:rPr>
      </w:pPr>
    </w:p>
    <w:p w14:paraId="2F9A0500" w14:textId="77777777" w:rsidR="003B5E05" w:rsidRPr="003C114A" w:rsidRDefault="003B5E05">
      <w:pPr>
        <w:pStyle w:val="ListaColorida-nfase11"/>
        <w:numPr>
          <w:ilvl w:val="0"/>
          <w:numId w:val="395"/>
        </w:numPr>
        <w:spacing w:after="0" w:line="240" w:lineRule="auto"/>
        <w:ind w:left="567" w:hanging="567"/>
        <w:contextualSpacing w:val="0"/>
        <w:jc w:val="both"/>
        <w:rPr>
          <w:rFonts w:ascii="Arial" w:hAnsi="Arial" w:cs="Arial"/>
        </w:rPr>
      </w:pPr>
      <w:r w:rsidRPr="003C114A">
        <w:rPr>
          <w:rFonts w:ascii="Arial" w:hAnsi="Arial" w:cs="Arial"/>
        </w:rPr>
        <w:t>A EPC é obrigatória para todos os profissionais da contabilidade que:</w:t>
      </w:r>
    </w:p>
    <w:p w14:paraId="42BE9629"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(a)</w:t>
      </w:r>
      <w:r w:rsidRPr="003C114A">
        <w:rPr>
          <w:rFonts w:ascii="Arial" w:hAnsi="Arial" w:cs="Arial"/>
          <w:strike/>
        </w:rPr>
        <w:tab/>
        <w:t>estejam inscritos no Cadastro Nacional de Auditores Independentes (CNAI), exercendo, ou não, a atividade de auditoria independente;</w:t>
      </w:r>
    </w:p>
    <w:p w14:paraId="24936F79" w14:textId="77777777" w:rsidR="003B5E05" w:rsidRPr="003C114A" w:rsidRDefault="003B5E05" w:rsidP="003B5E05">
      <w:pPr>
        <w:spacing w:after="0" w:line="240" w:lineRule="auto"/>
        <w:ind w:left="993" w:hanging="426"/>
        <w:jc w:val="both"/>
        <w:rPr>
          <w:rFonts w:ascii="Arial" w:hAnsi="Arial" w:cs="Arial"/>
          <w:bCs/>
          <w:iCs/>
          <w:color w:val="0070C0"/>
        </w:rPr>
      </w:pPr>
      <w:r w:rsidRPr="003C114A">
        <w:rPr>
          <w:rFonts w:ascii="Arial" w:hAnsi="Arial" w:cs="Arial"/>
        </w:rPr>
        <w:t xml:space="preserve">(a) estejam inscritos no Cadastro Nacional de Auditores Independentes (CNAI) do CFC, exercendo, ou não, a atividade de auditoria independente; </w:t>
      </w:r>
      <w:r w:rsidRPr="003C114A">
        <w:rPr>
          <w:rFonts w:ascii="Arial" w:hAnsi="Arial" w:cs="Arial"/>
          <w:bCs/>
          <w:iCs/>
          <w:color w:val="0070C0"/>
          <w:sz w:val="18"/>
          <w:szCs w:val="18"/>
        </w:rPr>
        <w:t>(Alterada pela NBC PG 12 (R2))</w:t>
      </w:r>
    </w:p>
    <w:p w14:paraId="472840DC"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(b) </w:t>
      </w:r>
      <w:r w:rsidRPr="003C114A">
        <w:rPr>
          <w:rFonts w:ascii="Arial" w:hAnsi="Arial" w:cs="Arial"/>
        </w:rPr>
        <w:tab/>
        <w:t xml:space="preserve">estejam registrados na Comissão de Valores Mobiliários (CVM), inclusive sócios, exercendo, ou não, atividade de auditoria independente, responsáveis técnicos e demais profissionais que exerçam cargos de direção ou gerência técnica, nas firmas de auditoria registradas na CVM; </w:t>
      </w:r>
    </w:p>
    <w:p w14:paraId="6E4D11D5"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(c) </w:t>
      </w:r>
      <w:r w:rsidRPr="003C114A">
        <w:rPr>
          <w:rFonts w:ascii="Arial" w:hAnsi="Arial" w:cs="Arial"/>
          <w:strike/>
        </w:rPr>
        <w:tab/>
        <w:t>exercem atividades de auditoria independente nas instituições financeiras e nas demais entidades autorizadas a funcionar pelo Banco Central do Brasil (BCB);</w:t>
      </w:r>
    </w:p>
    <w:p w14:paraId="1DB21763"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rPr>
        <w:t xml:space="preserve">(c) </w:t>
      </w:r>
      <w:r w:rsidRPr="003C114A">
        <w:rPr>
          <w:rFonts w:ascii="Arial" w:hAnsi="Arial" w:cs="Arial"/>
        </w:rPr>
        <w:tab/>
        <w:t xml:space="preserve">exercem atividades de auditoria independente nas instituições financeiras e nas demais entidades autorizadas a funcionar pelo Banco Central do Brasil (BCB), na função de responsável técnico, diretor, gerente, supervisor e qualquer outro integrante, com função de gerência, da equipe envolvida nos trabalhos de auditoria; </w:t>
      </w:r>
      <w:r w:rsidRPr="003C114A">
        <w:rPr>
          <w:rFonts w:ascii="Arial" w:hAnsi="Arial" w:cs="Arial"/>
          <w:bCs/>
          <w:iCs/>
          <w:color w:val="0070C0"/>
          <w:sz w:val="18"/>
          <w:szCs w:val="18"/>
        </w:rPr>
        <w:t>(Alterada pela NBC PG 12 (R1))</w:t>
      </w:r>
    </w:p>
    <w:p w14:paraId="5437DFF2"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(d) </w:t>
      </w:r>
      <w:r w:rsidRPr="003C114A">
        <w:rPr>
          <w:rFonts w:ascii="Arial" w:hAnsi="Arial" w:cs="Arial"/>
          <w:strike/>
        </w:rPr>
        <w:tab/>
        <w:t>exercem atividades de auditoria independente nas sociedades seguradoras, resseguradoras, de capitalização e nas entidades abertas de previdência complementar reguladas pela Superintendência de Seguros Privados (Susep);</w:t>
      </w:r>
    </w:p>
    <w:p w14:paraId="7E971C7B"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 xml:space="preserve">(d) </w:t>
      </w:r>
      <w:r w:rsidRPr="003C114A">
        <w:rPr>
          <w:rFonts w:ascii="Arial" w:hAnsi="Arial" w:cs="Arial"/>
          <w:strike/>
        </w:rPr>
        <w:tab/>
        <w:t>exercem atividades de auditoria independente nas sociedades seguradoras, resseguradoras, de capitalização e nas entidades abertas de previdência complementar reguladas pela Superintendência de Seguros Privados (Susep), na função de responsável técnico, diretor, gerente, supervisor e qualquer outro integrante, com função de gerência, da equipe envolvida nos trabalhos de auditoria;</w:t>
      </w:r>
      <w:r w:rsidRPr="003C114A">
        <w:rPr>
          <w:rFonts w:ascii="Arial" w:hAnsi="Arial" w:cs="Arial"/>
        </w:rPr>
        <w:t xml:space="preserve"> </w:t>
      </w:r>
      <w:r w:rsidRPr="003C114A">
        <w:rPr>
          <w:rFonts w:ascii="Arial" w:hAnsi="Arial" w:cs="Arial"/>
          <w:bCs/>
          <w:iCs/>
          <w:color w:val="0070C0"/>
          <w:sz w:val="18"/>
          <w:szCs w:val="18"/>
        </w:rPr>
        <w:t>(Alterada pela NBC PG 12 (R1))</w:t>
      </w:r>
    </w:p>
    <w:p w14:paraId="062C8529" w14:textId="77777777" w:rsidR="003B5E05"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 xml:space="preserve">(d) </w:t>
      </w:r>
      <w:r w:rsidRPr="003C114A">
        <w:rPr>
          <w:rFonts w:ascii="Arial" w:hAnsi="Arial" w:cs="Arial"/>
          <w:strike/>
        </w:rPr>
        <w:tab/>
        <w:t xml:space="preserve">exercem atividades de auditoria independente nas sociedades seguradoras, resseguradoras, de capitalização, nas entidades abertas de previdência complementar reguladas pela Superintendência de Seguros Privados (Susep) e nas entidades de previdência complementar reguladas pela Superintendência Nacional de Previdência Complementar (Previc) na função de responsável técnico, diretor, gerente, supervisor e qualquer outro integrante, com função de gerência, da equipe envolvida nos trabalhos de auditoria; </w:t>
      </w:r>
      <w:r w:rsidRPr="003C114A">
        <w:rPr>
          <w:rFonts w:ascii="Arial" w:hAnsi="Arial" w:cs="Arial"/>
          <w:bCs/>
          <w:iCs/>
          <w:color w:val="0070C0"/>
          <w:sz w:val="18"/>
          <w:szCs w:val="18"/>
        </w:rPr>
        <w:t>(Alterada pela NBC PG 12 (R2))</w:t>
      </w:r>
    </w:p>
    <w:p w14:paraId="74FD2DB7"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rPr>
        <w:t xml:space="preserve">(d) </w:t>
      </w:r>
      <w:r>
        <w:rPr>
          <w:rFonts w:ascii="Arial" w:hAnsi="Arial" w:cs="Arial"/>
        </w:rPr>
        <w:tab/>
        <w:t xml:space="preserve">exercem atividades de auditoria independente nas sociedades seguradoras, resseguradoras, de capitalização, nas entidades abertas de previdência complementar reguladas pela Superintendência de Seguros Privados (Susep) na função de responsável técnico, diretor, gerente, supervisor e qualquer outro integrante, com função de gerência, da equipe envolvida nos trabalhos de auditoria; </w:t>
      </w:r>
      <w:r>
        <w:rPr>
          <w:rFonts w:ascii="Arial" w:hAnsi="Arial" w:cs="Arial"/>
          <w:bCs/>
          <w:iCs/>
          <w:color w:val="0070C0"/>
          <w:sz w:val="18"/>
          <w:szCs w:val="18"/>
        </w:rPr>
        <w:t>(Alterada pela Revisão NBC 02)</w:t>
      </w:r>
    </w:p>
    <w:p w14:paraId="2FCFABAF" w14:textId="77777777" w:rsidR="003B5E05" w:rsidRDefault="003B5E05" w:rsidP="003B5E05">
      <w:pPr>
        <w:pStyle w:val="ListaColorida-nfase11"/>
        <w:tabs>
          <w:tab w:val="left" w:pos="851"/>
        </w:tabs>
        <w:spacing w:after="0" w:line="240" w:lineRule="auto"/>
        <w:ind w:left="567"/>
        <w:contextualSpacing w:val="0"/>
        <w:jc w:val="both"/>
        <w:rPr>
          <w:rFonts w:ascii="Arial" w:hAnsi="Arial" w:cs="Arial"/>
        </w:rPr>
      </w:pPr>
    </w:p>
    <w:p w14:paraId="4CFA291F" w14:textId="77777777" w:rsidR="003B5E05" w:rsidRPr="00B70772" w:rsidRDefault="003B5E05" w:rsidP="003B5E05">
      <w:pPr>
        <w:pStyle w:val="ListaColorida-nfase11"/>
        <w:tabs>
          <w:tab w:val="left" w:pos="851"/>
        </w:tabs>
        <w:spacing w:after="0" w:line="240" w:lineRule="auto"/>
        <w:ind w:left="993" w:hanging="426"/>
        <w:contextualSpacing w:val="0"/>
        <w:jc w:val="both"/>
        <w:rPr>
          <w:rFonts w:ascii="Arial" w:hAnsi="Arial" w:cs="Arial"/>
          <w:lang w:bidi="pt-PT"/>
        </w:rPr>
      </w:pPr>
      <w:r w:rsidRPr="00B70772">
        <w:rPr>
          <w:rFonts w:ascii="Arial" w:hAnsi="Arial" w:cs="Arial"/>
        </w:rPr>
        <w:t xml:space="preserve">(d1) </w:t>
      </w:r>
      <w:r w:rsidRPr="00B70772">
        <w:rPr>
          <w:rFonts w:ascii="Arial" w:hAnsi="Arial" w:cs="Arial"/>
          <w:lang w:bidi="pt-PT"/>
        </w:rPr>
        <w:t>exercem atividades de auditoria independente nas Entidades Fechadas de Previdência Complementar (EFPC) reguladas pela Superintendência Nacional de Previdência Complementar (Previc), na função de responsável técnico pela auditoria independente ou exercendo as funções de gerência/chefia no processo de elaboração das demonstrações contábeis;</w:t>
      </w:r>
      <w:r w:rsidRPr="002C0D59">
        <w:rPr>
          <w:rFonts w:ascii="Arial" w:hAnsi="Arial" w:cs="Arial"/>
          <w:bCs/>
          <w:iCs/>
          <w:color w:val="0070C0"/>
          <w:sz w:val="18"/>
          <w:szCs w:val="18"/>
        </w:rPr>
        <w:t xml:space="preserve"> </w:t>
      </w:r>
      <w:r>
        <w:rPr>
          <w:rFonts w:ascii="Arial" w:hAnsi="Arial" w:cs="Arial"/>
          <w:bCs/>
          <w:iCs/>
          <w:color w:val="0070C0"/>
          <w:sz w:val="18"/>
          <w:szCs w:val="18"/>
        </w:rPr>
        <w:t>(Incluído pela Revisão NBC 08)</w:t>
      </w:r>
    </w:p>
    <w:p w14:paraId="34086E38" w14:textId="77777777" w:rsidR="003B5E05" w:rsidRDefault="003B5E05" w:rsidP="003B5E05">
      <w:pPr>
        <w:spacing w:after="0" w:line="240" w:lineRule="auto"/>
        <w:ind w:left="993" w:hanging="426"/>
        <w:jc w:val="both"/>
        <w:rPr>
          <w:rFonts w:ascii="Arial" w:hAnsi="Arial" w:cs="Arial"/>
        </w:rPr>
      </w:pPr>
    </w:p>
    <w:p w14:paraId="427919A9"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(e) </w:t>
      </w:r>
      <w:r w:rsidRPr="003C114A">
        <w:rPr>
          <w:rFonts w:ascii="Arial" w:hAnsi="Arial" w:cs="Arial"/>
          <w:strike/>
        </w:rPr>
        <w:tab/>
        <w:t xml:space="preserve">exercem atividades de auditoria independente de entidades não mencionadas nas alíneas (b), (c) e (d) como sócios, responsáveis técnicos ou em cargo de direção ou gerência técnica de firmas de auditoria; </w:t>
      </w:r>
    </w:p>
    <w:p w14:paraId="3ADA2E87" w14:textId="77777777" w:rsidR="003B5E05"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 xml:space="preserve">(e) </w:t>
      </w:r>
      <w:r w:rsidRPr="003C114A">
        <w:rPr>
          <w:rFonts w:ascii="Arial" w:hAnsi="Arial" w:cs="Arial"/>
          <w:strike/>
        </w:rPr>
        <w:tab/>
        <w:t>exercem atividades de auditoria independente de entidades não mencionadas nas alíneas (b), (c) e (d), como sócio, responsável técnico ou em cargo de direção ou gerência técnica de firmas de auditoria e de demais organizações contábeis que tenham em seu objeto social a atividade de auditoria independente;</w:t>
      </w:r>
      <w:r w:rsidRPr="003C114A">
        <w:rPr>
          <w:rFonts w:ascii="Arial" w:hAnsi="Arial" w:cs="Arial"/>
        </w:rPr>
        <w:t xml:space="preserve"> </w:t>
      </w:r>
      <w:r w:rsidRPr="003C114A">
        <w:rPr>
          <w:rFonts w:ascii="Arial" w:hAnsi="Arial" w:cs="Arial"/>
          <w:bCs/>
          <w:iCs/>
          <w:color w:val="0070C0"/>
          <w:sz w:val="18"/>
          <w:szCs w:val="18"/>
        </w:rPr>
        <w:t>(Alterada pela NBC PG 12 (R1))</w:t>
      </w:r>
    </w:p>
    <w:p w14:paraId="5F37CB7B" w14:textId="77777777" w:rsidR="003B5E05" w:rsidRDefault="003B5E05" w:rsidP="003B5E05">
      <w:pPr>
        <w:spacing w:after="0" w:line="240" w:lineRule="auto"/>
        <w:ind w:left="993" w:hanging="426"/>
        <w:jc w:val="both"/>
        <w:rPr>
          <w:rFonts w:ascii="Arial" w:hAnsi="Arial" w:cs="Arial"/>
          <w:bCs/>
          <w:iCs/>
          <w:color w:val="0070C0"/>
          <w:sz w:val="18"/>
          <w:szCs w:val="18"/>
        </w:rPr>
      </w:pPr>
      <w:r w:rsidRPr="002C0D59">
        <w:rPr>
          <w:rFonts w:ascii="Arial" w:hAnsi="Arial" w:cs="Arial"/>
          <w:strike/>
        </w:rPr>
        <w:t xml:space="preserve">(e) </w:t>
      </w:r>
      <w:r w:rsidRPr="002C0D59">
        <w:rPr>
          <w:rFonts w:ascii="Arial" w:hAnsi="Arial" w:cs="Arial"/>
          <w:strike/>
        </w:rPr>
        <w:tab/>
        <w:t>exercem atividades de auditoria independente de entidades não mencionadas nas alíneas (b), (c) e (d), como sócio, responsável técnico ou em cargo de direção ou gerência técnica de firmas de auditoria e de organizações contábeis. Estão incluídas nessa obrigação as organizações contábeis que tenham explicitamente em seu objeto social a previsão de atividade de auditoria independente;</w:t>
      </w:r>
      <w:r>
        <w:rPr>
          <w:rFonts w:ascii="Arial" w:hAnsi="Arial" w:cs="Arial"/>
        </w:rPr>
        <w:t xml:space="preserve"> </w:t>
      </w:r>
      <w:r>
        <w:rPr>
          <w:rFonts w:ascii="Arial" w:hAnsi="Arial" w:cs="Arial"/>
          <w:bCs/>
          <w:iCs/>
          <w:color w:val="0070C0"/>
          <w:sz w:val="18"/>
          <w:szCs w:val="18"/>
        </w:rPr>
        <w:t>(Alterada pela Revisão NBC 02)</w:t>
      </w:r>
    </w:p>
    <w:p w14:paraId="7A8610BC" w14:textId="77777777" w:rsidR="003B5E05" w:rsidRDefault="003B5E05" w:rsidP="003B5E05">
      <w:pPr>
        <w:spacing w:after="0" w:line="240" w:lineRule="auto"/>
        <w:ind w:left="993" w:hanging="426"/>
        <w:jc w:val="both"/>
        <w:rPr>
          <w:rFonts w:ascii="Arial" w:hAnsi="Arial" w:cs="Arial"/>
          <w:bCs/>
          <w:iCs/>
        </w:rPr>
      </w:pPr>
    </w:p>
    <w:p w14:paraId="043D0173" w14:textId="77777777" w:rsidR="003B5E05" w:rsidRPr="002C0D59" w:rsidRDefault="003B5E05" w:rsidP="003B5E05">
      <w:pPr>
        <w:spacing w:after="0" w:line="240" w:lineRule="auto"/>
        <w:ind w:left="993" w:hanging="426"/>
        <w:jc w:val="both"/>
        <w:rPr>
          <w:rFonts w:ascii="Arial" w:hAnsi="Arial" w:cs="Arial"/>
          <w:bCs/>
          <w:iCs/>
          <w:lang w:bidi="pt-PT"/>
        </w:rPr>
      </w:pPr>
      <w:r w:rsidRPr="002C0D59">
        <w:rPr>
          <w:rFonts w:ascii="Arial" w:hAnsi="Arial" w:cs="Arial"/>
          <w:bCs/>
          <w:iCs/>
          <w:lang w:bidi="pt-PT"/>
        </w:rPr>
        <w:t>(e) exercem atividades de auditoria independente de entidades não mencionadas nas alíneas (b), (c), (d) e (d1), como sócio, responsável técnico ou em cargo de direção ou gerência técnica de firmas de auditoria e de organizações contábeis. Estão incluídas nessa obrigação as organizações contábeis que tenham explicitamente em seu objeto social a previsão de atividade de auditoria independente.</w:t>
      </w:r>
      <w:r w:rsidRPr="002C0D59">
        <w:rPr>
          <w:rFonts w:ascii="Arial" w:hAnsi="Arial" w:cs="Arial"/>
          <w:bCs/>
          <w:iCs/>
          <w:color w:val="0070C0"/>
          <w:sz w:val="18"/>
          <w:szCs w:val="18"/>
        </w:rPr>
        <w:t xml:space="preserve"> </w:t>
      </w:r>
      <w:r>
        <w:rPr>
          <w:rFonts w:ascii="Arial" w:hAnsi="Arial" w:cs="Arial"/>
          <w:bCs/>
          <w:iCs/>
          <w:color w:val="0070C0"/>
          <w:sz w:val="18"/>
          <w:szCs w:val="18"/>
        </w:rPr>
        <w:t>(Alterada pela Revisão NBC 08)</w:t>
      </w:r>
    </w:p>
    <w:p w14:paraId="336D43B6" w14:textId="77777777" w:rsidR="003B5E05" w:rsidRDefault="003B5E05" w:rsidP="003B5E05">
      <w:pPr>
        <w:spacing w:after="0" w:line="240" w:lineRule="auto"/>
        <w:ind w:left="993" w:hanging="426"/>
        <w:jc w:val="both"/>
        <w:rPr>
          <w:rFonts w:ascii="Arial" w:hAnsi="Arial" w:cs="Arial"/>
          <w:bCs/>
          <w:iCs/>
        </w:rPr>
      </w:pPr>
    </w:p>
    <w:p w14:paraId="01CB7A08" w14:textId="77777777" w:rsidR="003B5E05" w:rsidRPr="003C114A" w:rsidRDefault="003B5E05" w:rsidP="003B5E05">
      <w:pPr>
        <w:spacing w:after="0" w:line="240" w:lineRule="auto"/>
        <w:ind w:left="992" w:hanging="425"/>
        <w:jc w:val="both"/>
        <w:rPr>
          <w:rFonts w:ascii="Arial" w:hAnsi="Arial" w:cs="Arial"/>
          <w:strike/>
        </w:rPr>
      </w:pPr>
      <w:r w:rsidRPr="003C114A">
        <w:rPr>
          <w:rFonts w:ascii="Arial" w:hAnsi="Arial" w:cs="Arial"/>
          <w:strike/>
        </w:rPr>
        <w:t xml:space="preserve">(f) </w:t>
      </w:r>
      <w:r w:rsidRPr="003C114A">
        <w:rPr>
          <w:rFonts w:ascii="Arial" w:hAnsi="Arial" w:cs="Arial"/>
          <w:strike/>
        </w:rPr>
        <w:tab/>
        <w:t>que sejam responsáveis técnicos pelas demonstrações contábeis, ou que exerçam funções de gerência/chefia na área contábil das empresas sujeitas à contratação de auditoria independente pela (CVM), pelo (BCB), pela (SUSEP) ou consideradas de grande porte nos termos da Lei n.º 11.638/07 (sociedades de grande porte).</w:t>
      </w:r>
    </w:p>
    <w:p w14:paraId="7615415F" w14:textId="77777777" w:rsidR="003B5E05" w:rsidRPr="003C114A" w:rsidRDefault="003B5E05" w:rsidP="003B5E05">
      <w:pPr>
        <w:spacing w:after="0" w:line="240" w:lineRule="auto"/>
        <w:ind w:left="992" w:hanging="425"/>
        <w:jc w:val="both"/>
        <w:rPr>
          <w:rFonts w:ascii="Arial" w:hAnsi="Arial" w:cs="Arial"/>
          <w:bCs/>
          <w:iCs/>
          <w:strike/>
          <w:color w:val="0070C0"/>
        </w:rPr>
      </w:pPr>
      <w:r w:rsidRPr="003C114A">
        <w:rPr>
          <w:rFonts w:ascii="Arial" w:hAnsi="Arial" w:cs="Arial"/>
          <w:strike/>
        </w:rPr>
        <w:t xml:space="preserve">(f) </w:t>
      </w:r>
      <w:r w:rsidRPr="003C114A">
        <w:rPr>
          <w:rFonts w:ascii="Arial" w:hAnsi="Arial" w:cs="Arial"/>
          <w:strike/>
        </w:rPr>
        <w:tab/>
        <w:t>sejam responsáveis técnicos pelas demonstrações contábeis, ou que exerçam funções de gerência/chefia no processo de elaboração das demonstrações contábeis das empresas sujeitas à contratação de auditoria independente pela CVM, pelo BCB, pela Susep ou consideradas de grande porte nos termos da Lei n.º 11.638/2007 (Sociedades de Grande Porte).</w:t>
      </w:r>
      <w:r w:rsidRPr="003C114A">
        <w:rPr>
          <w:rFonts w:ascii="Arial" w:hAnsi="Arial" w:cs="Arial"/>
        </w:rPr>
        <w:t xml:space="preserve"> </w:t>
      </w:r>
      <w:r w:rsidRPr="003C114A">
        <w:rPr>
          <w:rFonts w:ascii="Arial" w:hAnsi="Arial" w:cs="Arial"/>
          <w:bCs/>
          <w:iCs/>
          <w:color w:val="0070C0"/>
          <w:sz w:val="18"/>
          <w:szCs w:val="18"/>
        </w:rPr>
        <w:t>(Alterada pela NBC PG 12 (R1))</w:t>
      </w:r>
    </w:p>
    <w:p w14:paraId="2879C9C2" w14:textId="77777777" w:rsidR="003B5E05" w:rsidRPr="003C114A" w:rsidRDefault="003B5E05" w:rsidP="003B5E05">
      <w:pPr>
        <w:spacing w:after="0" w:line="240" w:lineRule="auto"/>
        <w:ind w:left="992" w:hanging="425"/>
        <w:jc w:val="both"/>
        <w:rPr>
          <w:rFonts w:ascii="Arial" w:hAnsi="Arial" w:cs="Arial"/>
          <w:bCs/>
          <w:iCs/>
          <w:color w:val="0070C0"/>
        </w:rPr>
      </w:pPr>
      <w:r w:rsidRPr="003C114A">
        <w:rPr>
          <w:rFonts w:ascii="Arial" w:hAnsi="Arial" w:cs="Arial"/>
          <w:strike/>
        </w:rPr>
        <w:t xml:space="preserve">(f) </w:t>
      </w:r>
      <w:r w:rsidRPr="003C114A">
        <w:rPr>
          <w:rFonts w:ascii="Arial" w:hAnsi="Arial" w:cs="Arial"/>
          <w:strike/>
        </w:rPr>
        <w:tab/>
        <w:t>sejam responsáveis técnicos pelas demonstrações contábeis, ou que exerçam funções de gerência/chefia no processo de elaboração das demonstrações contábeis das empresas, reguladas e/ou supervisionadas pela CVM, pelo BCB, pela Susep, pela Previc, e, ainda, das sociedades consideradas de grande porte nos termos da Lei n.º 11.638/2007;</w:t>
      </w:r>
      <w:r w:rsidRPr="003C114A">
        <w:rPr>
          <w:rFonts w:ascii="Arial" w:hAnsi="Arial" w:cs="Arial"/>
        </w:rPr>
        <w:t xml:space="preserve"> </w:t>
      </w:r>
      <w:r w:rsidRPr="003C114A">
        <w:rPr>
          <w:rFonts w:ascii="Arial" w:hAnsi="Arial" w:cs="Arial"/>
          <w:bCs/>
          <w:iCs/>
          <w:color w:val="0070C0"/>
          <w:sz w:val="18"/>
          <w:szCs w:val="18"/>
        </w:rPr>
        <w:t>(Alterada pela NBC PG 12 (R2))</w:t>
      </w:r>
    </w:p>
    <w:p w14:paraId="633DE5C6" w14:textId="77777777" w:rsidR="003B5E05" w:rsidRDefault="003B5E05" w:rsidP="003B5E05">
      <w:pPr>
        <w:spacing w:after="0" w:line="240" w:lineRule="auto"/>
        <w:ind w:left="992" w:hanging="425"/>
        <w:jc w:val="both"/>
        <w:rPr>
          <w:rFonts w:ascii="Arial" w:hAnsi="Arial" w:cs="Arial"/>
          <w:bCs/>
          <w:iCs/>
          <w:color w:val="0070C0"/>
          <w:sz w:val="18"/>
          <w:szCs w:val="18"/>
        </w:rPr>
      </w:pPr>
      <w:r w:rsidRPr="003C114A">
        <w:rPr>
          <w:rFonts w:ascii="Arial" w:hAnsi="Arial" w:cs="Arial"/>
          <w:strike/>
        </w:rPr>
        <w:t xml:space="preserve">(f) </w:t>
      </w:r>
      <w:r w:rsidRPr="003C114A">
        <w:rPr>
          <w:rFonts w:ascii="Arial" w:hAnsi="Arial" w:cs="Arial"/>
          <w:strike/>
        </w:rPr>
        <w:tab/>
        <w:t>sejam responsáveis técnicos pelas demonstrações contábeis, ou que exerçam funções de gerência/chefia no processo de elaboração das demonstrações contábeis das empresas, reguladas e/ou supervisionadas pela CVM, pelo BCB, pela Susep, pela Previc, e, ainda, das sociedades consideradas de grande porte nos termos da Lei n.º 11.638/2007, e também as entidades sem finalidade de lucros que se enquadrem nos limites monetários da citada lei;</w:t>
      </w:r>
      <w:r w:rsidRPr="003C114A">
        <w:rPr>
          <w:rFonts w:ascii="Arial" w:hAnsi="Arial" w:cs="Arial"/>
        </w:rPr>
        <w:t xml:space="preserve"> </w:t>
      </w:r>
      <w:r w:rsidRPr="003C114A">
        <w:rPr>
          <w:rFonts w:ascii="Arial" w:hAnsi="Arial" w:cs="Arial"/>
          <w:bCs/>
          <w:iCs/>
          <w:color w:val="0070C0"/>
          <w:sz w:val="18"/>
          <w:szCs w:val="18"/>
        </w:rPr>
        <w:t>(Alterada pela NBC PG 12 (R3))</w:t>
      </w:r>
    </w:p>
    <w:p w14:paraId="58A4D603" w14:textId="77777777" w:rsidR="003B5E05" w:rsidRDefault="003B5E05" w:rsidP="003B5E05">
      <w:pPr>
        <w:spacing w:after="0" w:line="240" w:lineRule="auto"/>
        <w:ind w:left="992" w:hanging="425"/>
        <w:jc w:val="both"/>
        <w:rPr>
          <w:rFonts w:ascii="Arial" w:hAnsi="Arial" w:cs="Arial"/>
          <w:b/>
          <w:bCs/>
          <w:iCs/>
        </w:rPr>
      </w:pPr>
      <w:r>
        <w:rPr>
          <w:rFonts w:ascii="Arial" w:hAnsi="Arial" w:cs="Arial"/>
          <w:b/>
          <w:bCs/>
          <w:iCs/>
        </w:rPr>
        <w:t>Responsáveis técnicos</w:t>
      </w:r>
    </w:p>
    <w:p w14:paraId="46B31F4F" w14:textId="77777777" w:rsidR="003B5E05" w:rsidRDefault="003B5E05" w:rsidP="003B5E05">
      <w:pPr>
        <w:spacing w:after="0" w:line="240" w:lineRule="auto"/>
        <w:ind w:left="993" w:hanging="426"/>
        <w:jc w:val="both"/>
        <w:rPr>
          <w:rFonts w:ascii="Arial" w:hAnsi="Arial" w:cs="Arial"/>
          <w:bCs/>
          <w:iCs/>
        </w:rPr>
      </w:pPr>
      <w:r>
        <w:rPr>
          <w:rFonts w:ascii="Arial" w:hAnsi="Arial" w:cs="Arial"/>
        </w:rPr>
        <w:t xml:space="preserve">(f) </w:t>
      </w:r>
      <w:r>
        <w:rPr>
          <w:rFonts w:ascii="Arial" w:hAnsi="Arial" w:cs="Arial"/>
        </w:rPr>
        <w:tab/>
        <w:t xml:space="preserve">sejam responsáveis técnicos pelas demonstrações contábeis, ou que exerçam funções de gerência/chefia no processo de elaboração das demonstrações contábeis das empresas, reguladas e/ou supervisionadas pela CVM, pelo BCB, pela Susep e, ainda, das sociedades consideradas de grande porte nos termos da Lei n.º 11.638/2007, e também as entidades sem finalidade de lucros que se enquadrem nos limites monetários da citada lei; </w:t>
      </w:r>
      <w:r>
        <w:rPr>
          <w:rFonts w:ascii="Arial" w:hAnsi="Arial" w:cs="Arial"/>
          <w:bCs/>
          <w:iCs/>
          <w:color w:val="0070C0"/>
          <w:sz w:val="18"/>
          <w:szCs w:val="18"/>
        </w:rPr>
        <w:t>(Alterada pela Revisão NBC 02)</w:t>
      </w:r>
    </w:p>
    <w:p w14:paraId="60C4FAF4" w14:textId="77777777" w:rsidR="003B5E05"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rPr>
        <w:t xml:space="preserve">(g) </w:t>
      </w:r>
      <w:r w:rsidRPr="003C114A">
        <w:rPr>
          <w:rFonts w:ascii="Arial" w:hAnsi="Arial" w:cs="Arial"/>
        </w:rPr>
        <w:tab/>
      </w:r>
      <w:r w:rsidRPr="003C114A">
        <w:rPr>
          <w:rFonts w:ascii="Arial" w:hAnsi="Arial" w:cs="Arial"/>
          <w:strike/>
        </w:rPr>
        <w:t xml:space="preserve">estejam inscritos no Cadastro Nacional de Peritos Contábeis (CNPC). </w:t>
      </w:r>
      <w:r w:rsidRPr="003C114A">
        <w:rPr>
          <w:rFonts w:ascii="Arial" w:hAnsi="Arial" w:cs="Arial"/>
          <w:bCs/>
          <w:iCs/>
          <w:strike/>
          <w:color w:val="0070C0"/>
          <w:sz w:val="18"/>
          <w:szCs w:val="18"/>
        </w:rPr>
        <w:t>(Incluída pela NBC PG 12 (R2))</w:t>
      </w:r>
      <w:r>
        <w:rPr>
          <w:rFonts w:ascii="Arial" w:hAnsi="Arial" w:cs="Arial"/>
          <w:bCs/>
          <w:iCs/>
          <w:color w:val="0070C0"/>
          <w:sz w:val="18"/>
          <w:szCs w:val="18"/>
        </w:rPr>
        <w:t xml:space="preserve"> (Eliminada pela Revisão NBC 02)</w:t>
      </w:r>
    </w:p>
    <w:p w14:paraId="7FDC59FF" w14:textId="77777777" w:rsidR="003B5E05" w:rsidRDefault="003B5E05" w:rsidP="003B5E05">
      <w:pPr>
        <w:spacing w:after="0" w:line="240" w:lineRule="auto"/>
        <w:ind w:left="993" w:hanging="426"/>
        <w:jc w:val="both"/>
        <w:rPr>
          <w:rFonts w:ascii="Arial" w:hAnsi="Arial" w:cs="Arial"/>
          <w:bCs/>
          <w:iCs/>
        </w:rPr>
      </w:pPr>
      <w:r>
        <w:rPr>
          <w:rFonts w:ascii="Arial" w:hAnsi="Arial" w:cs="Arial"/>
        </w:rPr>
        <w:t xml:space="preserve">(h) </w:t>
      </w:r>
      <w:r>
        <w:rPr>
          <w:rFonts w:ascii="Arial" w:hAnsi="Arial" w:cs="Arial"/>
        </w:rPr>
        <w:tab/>
        <w:t xml:space="preserve">sejam responsáveis técnicos pelas demonstrações contábeis das sociedades e das entidades de direito privado com ou sem finalidade de lucros que tiverem, no exercício social anterior, receita total, igual ou superior a R$ 78 milhões e que não se enquadram na alínea (f). </w:t>
      </w:r>
      <w:r>
        <w:rPr>
          <w:rFonts w:ascii="Arial" w:hAnsi="Arial" w:cs="Arial"/>
          <w:bCs/>
          <w:iCs/>
          <w:color w:val="0070C0"/>
          <w:sz w:val="18"/>
          <w:szCs w:val="18"/>
        </w:rPr>
        <w:t>(Incluída pela Revisão NBC 02)</w:t>
      </w:r>
    </w:p>
    <w:p w14:paraId="43759967" w14:textId="77777777" w:rsidR="003B5E05" w:rsidRDefault="003B5E05" w:rsidP="003B5E05">
      <w:pPr>
        <w:spacing w:after="0" w:line="240" w:lineRule="auto"/>
        <w:ind w:left="993" w:hanging="426"/>
        <w:jc w:val="both"/>
        <w:rPr>
          <w:rFonts w:ascii="Arial" w:hAnsi="Arial" w:cs="Arial"/>
        </w:rPr>
      </w:pPr>
      <w:r>
        <w:rPr>
          <w:rFonts w:ascii="Arial" w:hAnsi="Arial" w:cs="Arial"/>
        </w:rPr>
        <w:t xml:space="preserve">(i) </w:t>
      </w:r>
      <w:r>
        <w:rPr>
          <w:rFonts w:ascii="Arial" w:hAnsi="Arial" w:cs="Arial"/>
        </w:rPr>
        <w:tab/>
        <w:t xml:space="preserve">sejam responsáveis técnicos pelas demonstrações contábeis, ou que exerçam funções de gerência/chefia no processo de elaboração das demonstrações contábeis das empresas reguladas e/ou supervisionadas pela Superintendência Nacional de Previdência Complementar (Previc). </w:t>
      </w:r>
      <w:r>
        <w:rPr>
          <w:rFonts w:ascii="Arial" w:hAnsi="Arial" w:cs="Arial"/>
          <w:bCs/>
          <w:iCs/>
          <w:color w:val="0070C0"/>
          <w:sz w:val="18"/>
          <w:szCs w:val="18"/>
        </w:rPr>
        <w:t>(Incluída pela Revisão NBC 02)</w:t>
      </w:r>
    </w:p>
    <w:p w14:paraId="118AD15F" w14:textId="77777777" w:rsidR="003B5E05" w:rsidRDefault="003B5E05" w:rsidP="003B5E05">
      <w:pPr>
        <w:spacing w:after="0" w:line="240" w:lineRule="auto"/>
        <w:ind w:left="567"/>
        <w:jc w:val="both"/>
        <w:rPr>
          <w:rFonts w:ascii="Arial" w:hAnsi="Arial" w:cs="Arial"/>
          <w:b/>
        </w:rPr>
      </w:pPr>
      <w:r>
        <w:rPr>
          <w:rFonts w:ascii="Arial" w:hAnsi="Arial" w:cs="Arial"/>
          <w:b/>
        </w:rPr>
        <w:t>Peritos contábeis</w:t>
      </w:r>
    </w:p>
    <w:p w14:paraId="158EF1E5" w14:textId="77777777" w:rsidR="003B5E05" w:rsidRDefault="003B5E05" w:rsidP="003B5E05">
      <w:pPr>
        <w:spacing w:after="0" w:line="240" w:lineRule="auto"/>
        <w:ind w:left="993" w:hanging="426"/>
        <w:jc w:val="both"/>
        <w:rPr>
          <w:rFonts w:ascii="Arial" w:hAnsi="Arial" w:cs="Arial"/>
        </w:rPr>
      </w:pPr>
      <w:r>
        <w:rPr>
          <w:rFonts w:ascii="Arial" w:hAnsi="Arial" w:cs="Arial"/>
        </w:rPr>
        <w:t xml:space="preserve">(j) </w:t>
      </w:r>
      <w:r>
        <w:rPr>
          <w:rFonts w:ascii="Arial" w:hAnsi="Arial" w:cs="Arial"/>
        </w:rPr>
        <w:tab/>
        <w:t xml:space="preserve">estejam inscritos no Cadastro Nacional de Peritos Contábeis (CNPC) do CFC. </w:t>
      </w:r>
      <w:r>
        <w:rPr>
          <w:rFonts w:ascii="Arial" w:hAnsi="Arial" w:cs="Arial"/>
          <w:bCs/>
          <w:iCs/>
          <w:color w:val="0070C0"/>
          <w:sz w:val="18"/>
          <w:szCs w:val="18"/>
        </w:rPr>
        <w:t>(Incluída pela Revisão NBC 02)</w:t>
      </w:r>
    </w:p>
    <w:p w14:paraId="27E2A380" w14:textId="77777777" w:rsidR="003B5E05" w:rsidRPr="003C114A" w:rsidRDefault="003B5E05" w:rsidP="003B5E05">
      <w:pPr>
        <w:spacing w:after="0" w:line="240" w:lineRule="auto"/>
        <w:jc w:val="both"/>
        <w:rPr>
          <w:rFonts w:ascii="Arial" w:hAnsi="Arial" w:cs="Arial"/>
        </w:rPr>
      </w:pPr>
    </w:p>
    <w:p w14:paraId="3CA74004"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5. </w:t>
      </w:r>
      <w:r w:rsidRPr="003C114A">
        <w:rPr>
          <w:rFonts w:ascii="Arial" w:hAnsi="Arial" w:cs="Arial"/>
        </w:rPr>
        <w:tab/>
        <w:t xml:space="preserve">As disposições desta Norma não se aplicam aos profissionais que compõem o quadro técnico da firma de auditoria que exercem função de especialista. Para fins desta Norma, entende-se como especialista o indivíduo ou empresa que detenha habilidades, conhecimento e experiência em áreas específicas não relacionadas à contabilidade ou à auditoria das demonstrações contábeis, exceto os sócios da firma de auditoria. </w:t>
      </w:r>
    </w:p>
    <w:p w14:paraId="774F9D1C" w14:textId="77777777" w:rsidR="003B5E05" w:rsidRPr="003C114A" w:rsidRDefault="003B5E05" w:rsidP="003B5E05">
      <w:pPr>
        <w:spacing w:after="0" w:line="240" w:lineRule="auto"/>
        <w:ind w:left="567" w:hanging="567"/>
        <w:jc w:val="both"/>
        <w:rPr>
          <w:rFonts w:ascii="Arial" w:hAnsi="Arial" w:cs="Arial"/>
        </w:rPr>
      </w:pPr>
    </w:p>
    <w:p w14:paraId="444B3C33"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6. </w:t>
      </w:r>
      <w:r w:rsidRPr="003C114A">
        <w:rPr>
          <w:rFonts w:ascii="Arial" w:hAnsi="Arial" w:cs="Arial"/>
        </w:rPr>
        <w:tab/>
      </w:r>
      <w:r w:rsidRPr="003C114A">
        <w:rPr>
          <w:rFonts w:ascii="Arial" w:hAnsi="Arial" w:cs="Arial"/>
          <w:strike/>
        </w:rPr>
        <w:t>O auditor independente pessoa física e os sócios que representam as firmas de auditoria independente na CVM, nos termos do inciso IX do art. 6º da Instrução CVM n.º 308/99, podem responder, solidariamente pelo não cumprimento da presente Norma, pelos contadores referidos na alínea (b) do item 4 desta Norma.</w:t>
      </w:r>
      <w:r w:rsidRPr="003C114A">
        <w:rPr>
          <w:rFonts w:ascii="Arial" w:hAnsi="Arial" w:cs="Arial"/>
        </w:rPr>
        <w:t xml:space="preserve"> </w:t>
      </w:r>
      <w:r w:rsidRPr="003C114A">
        <w:rPr>
          <w:rFonts w:ascii="Arial" w:hAnsi="Arial" w:cs="Arial"/>
          <w:bCs/>
          <w:iCs/>
          <w:color w:val="0070C0"/>
          <w:sz w:val="18"/>
          <w:szCs w:val="18"/>
        </w:rPr>
        <w:t>(Eliminado pela NBC PG 12 (R1))</w:t>
      </w:r>
    </w:p>
    <w:p w14:paraId="15514247" w14:textId="77777777" w:rsidR="003B5E05" w:rsidRPr="003C114A" w:rsidRDefault="003B5E05" w:rsidP="003B5E05">
      <w:pPr>
        <w:spacing w:after="0" w:line="240" w:lineRule="auto"/>
        <w:jc w:val="both"/>
        <w:rPr>
          <w:rFonts w:ascii="Arial" w:hAnsi="Arial" w:cs="Arial"/>
          <w:b/>
        </w:rPr>
      </w:pPr>
    </w:p>
    <w:p w14:paraId="696857C9" w14:textId="77777777" w:rsidR="003B5E05" w:rsidRPr="003C114A" w:rsidRDefault="003B5E05" w:rsidP="003B5E05">
      <w:pPr>
        <w:spacing w:after="0" w:line="240" w:lineRule="auto"/>
        <w:ind w:left="567" w:hanging="567"/>
        <w:jc w:val="both"/>
        <w:rPr>
          <w:rFonts w:ascii="Arial" w:hAnsi="Arial" w:cs="Arial"/>
          <w:strike/>
          <w:color w:val="000000"/>
        </w:rPr>
      </w:pPr>
      <w:r w:rsidRPr="003C114A">
        <w:rPr>
          <w:rFonts w:ascii="Arial" w:hAnsi="Arial" w:cs="Arial"/>
          <w:strike/>
          <w:color w:val="000000"/>
        </w:rPr>
        <w:t xml:space="preserve">7. </w:t>
      </w:r>
      <w:r w:rsidRPr="003C114A">
        <w:rPr>
          <w:rFonts w:ascii="Arial" w:hAnsi="Arial" w:cs="Arial"/>
          <w:strike/>
          <w:color w:val="000000"/>
        </w:rPr>
        <w:tab/>
        <w:t>Os profissionais referidos no item 4 devem cumprir, no mínimo, 40 (quarenta) pontos de Educação Profissional Continuada por ano-calendário, conforme Tabelas de Pontuação constantes no Anexo II desta Norma.</w:t>
      </w:r>
    </w:p>
    <w:p w14:paraId="62FCAA7C" w14:textId="77777777" w:rsidR="003B5E05" w:rsidRPr="003C114A" w:rsidRDefault="003B5E05" w:rsidP="003B5E05">
      <w:pPr>
        <w:spacing w:after="0" w:line="240" w:lineRule="auto"/>
        <w:ind w:left="567" w:hanging="567"/>
        <w:jc w:val="both"/>
        <w:rPr>
          <w:rFonts w:ascii="Arial" w:hAnsi="Arial" w:cs="Arial"/>
          <w:color w:val="000000"/>
        </w:rPr>
      </w:pPr>
    </w:p>
    <w:p w14:paraId="1225498A" w14:textId="77777777" w:rsidR="003B5E05" w:rsidRPr="003C114A" w:rsidRDefault="003B5E05" w:rsidP="003B5E05">
      <w:pPr>
        <w:spacing w:after="0" w:line="240" w:lineRule="auto"/>
        <w:ind w:left="567" w:hanging="567"/>
        <w:jc w:val="both"/>
        <w:rPr>
          <w:rFonts w:ascii="Arial" w:hAnsi="Arial" w:cs="Arial"/>
          <w:color w:val="000000"/>
        </w:rPr>
      </w:pPr>
      <w:r w:rsidRPr="003C114A">
        <w:rPr>
          <w:rFonts w:ascii="Arial" w:hAnsi="Arial" w:cs="Arial"/>
          <w:strike/>
          <w:color w:val="000000"/>
        </w:rPr>
        <w:t xml:space="preserve">7.  </w:t>
      </w:r>
      <w:r w:rsidRPr="003C114A">
        <w:rPr>
          <w:rFonts w:ascii="Arial" w:hAnsi="Arial" w:cs="Arial"/>
          <w:strike/>
          <w:color w:val="000000"/>
        </w:rPr>
        <w:tab/>
        <w:t>Os profissionais referidos no item 4 devem cumprir, no mínimo, 40 (quarenta) pontos de Educação Profissional Continuada por ano-calendário.</w:t>
      </w:r>
      <w:r w:rsidRPr="003C114A">
        <w:rPr>
          <w:rFonts w:ascii="Arial" w:hAnsi="Arial" w:cs="Arial"/>
          <w:color w:val="000000"/>
        </w:rPr>
        <w:t xml:space="preserve"> </w:t>
      </w:r>
      <w:r w:rsidRPr="003C114A">
        <w:rPr>
          <w:rFonts w:ascii="Arial" w:hAnsi="Arial" w:cs="Arial"/>
          <w:bCs/>
          <w:iCs/>
          <w:color w:val="0070C0"/>
          <w:sz w:val="18"/>
          <w:szCs w:val="18"/>
        </w:rPr>
        <w:t>(Alterado pela NBC PG 12 (R2))</w:t>
      </w:r>
    </w:p>
    <w:p w14:paraId="3B82FB97" w14:textId="77777777" w:rsidR="003B5E05" w:rsidRDefault="003B5E05" w:rsidP="003B5E05">
      <w:pPr>
        <w:spacing w:after="0" w:line="240" w:lineRule="auto"/>
        <w:ind w:left="567" w:hanging="567"/>
        <w:jc w:val="both"/>
        <w:rPr>
          <w:rFonts w:ascii="Arial" w:hAnsi="Arial" w:cs="Arial"/>
        </w:rPr>
      </w:pPr>
    </w:p>
    <w:p w14:paraId="2AFA9C22" w14:textId="77777777" w:rsidR="003B5E05" w:rsidRDefault="003B5E05" w:rsidP="003B5E05">
      <w:pPr>
        <w:spacing w:after="0" w:line="240" w:lineRule="auto"/>
        <w:ind w:left="567" w:hanging="567"/>
        <w:jc w:val="both"/>
        <w:rPr>
          <w:rFonts w:ascii="Arial" w:hAnsi="Arial" w:cs="Arial"/>
          <w:bCs/>
          <w:iCs/>
        </w:rPr>
      </w:pPr>
      <w:r>
        <w:rPr>
          <w:rFonts w:ascii="Arial" w:hAnsi="Arial" w:cs="Arial"/>
          <w:color w:val="000000"/>
        </w:rPr>
        <w:t xml:space="preserve">7.  </w:t>
      </w:r>
      <w:r>
        <w:rPr>
          <w:rFonts w:ascii="Arial" w:hAnsi="Arial" w:cs="Arial"/>
          <w:color w:val="000000"/>
        </w:rPr>
        <w:tab/>
        <w:t xml:space="preserve">Os profissionais referidos no item 4 devem cumprir, </w:t>
      </w:r>
      <w:r>
        <w:rPr>
          <w:rFonts w:ascii="Arial" w:hAnsi="Arial" w:cs="Arial"/>
        </w:rPr>
        <w:t>no mínimo, 40 (quarenta)</w:t>
      </w:r>
      <w:r>
        <w:rPr>
          <w:rFonts w:ascii="Arial" w:hAnsi="Arial" w:cs="Arial"/>
          <w:color w:val="000000"/>
        </w:rPr>
        <w:t xml:space="preserve"> pontos de Educação Profissional Continuada por ano-calendário. </w:t>
      </w:r>
      <w:r>
        <w:rPr>
          <w:rFonts w:ascii="Arial" w:hAnsi="Arial" w:cs="Arial"/>
        </w:rPr>
        <w:t xml:space="preserve">Dessa pontuação anual no mínimo 8 (oito) pontos devem ser cumpridos com atividades de aquisição de conhecimento, constantes da Tabela I, do Anexo II. </w:t>
      </w:r>
      <w:r>
        <w:rPr>
          <w:rFonts w:ascii="Arial" w:hAnsi="Arial" w:cs="Arial"/>
          <w:bCs/>
          <w:iCs/>
          <w:color w:val="0070C0"/>
          <w:sz w:val="18"/>
          <w:szCs w:val="18"/>
        </w:rPr>
        <w:t>(Alterado pela Revisão NBC 02)</w:t>
      </w:r>
    </w:p>
    <w:p w14:paraId="6B449ABE" w14:textId="77777777" w:rsidR="003B5E05" w:rsidRDefault="003B5E05" w:rsidP="003B5E05">
      <w:pPr>
        <w:spacing w:after="0" w:line="240" w:lineRule="auto"/>
        <w:ind w:left="567" w:hanging="567"/>
        <w:jc w:val="both"/>
        <w:rPr>
          <w:rFonts w:ascii="Arial" w:hAnsi="Arial" w:cs="Arial"/>
        </w:rPr>
      </w:pPr>
    </w:p>
    <w:p w14:paraId="41F1556C" w14:textId="77777777" w:rsidR="003B5E05" w:rsidRDefault="003B5E05" w:rsidP="003B5E05">
      <w:pPr>
        <w:spacing w:after="0" w:line="240" w:lineRule="auto"/>
        <w:ind w:left="567" w:hanging="567"/>
        <w:jc w:val="both"/>
        <w:rPr>
          <w:rFonts w:ascii="Arial" w:hAnsi="Arial" w:cs="Arial"/>
        </w:rPr>
      </w:pPr>
      <w:r>
        <w:rPr>
          <w:rFonts w:ascii="Arial" w:hAnsi="Arial" w:cs="Arial"/>
        </w:rPr>
        <w:t xml:space="preserve">7A. </w:t>
      </w:r>
      <w:r>
        <w:rPr>
          <w:rFonts w:ascii="Arial" w:hAnsi="Arial" w:cs="Arial"/>
        </w:rPr>
        <w:tab/>
        <w:t xml:space="preserve">Os profissionais obrigados ao cumprimento da educação continuada que se enquadrarem em mais de uma das alíneas do item 4 devem cumprir a pontuação exigida para cada categoria/habilitação. </w:t>
      </w:r>
      <w:r>
        <w:rPr>
          <w:rFonts w:ascii="Arial" w:hAnsi="Arial" w:cs="Arial"/>
          <w:bCs/>
          <w:iCs/>
          <w:color w:val="0070C0"/>
          <w:sz w:val="18"/>
          <w:szCs w:val="18"/>
        </w:rPr>
        <w:t>(Incluído pela Revisão NBC 02)</w:t>
      </w:r>
    </w:p>
    <w:p w14:paraId="6266E760" w14:textId="77777777" w:rsidR="003B5E05" w:rsidRDefault="003B5E05" w:rsidP="003B5E05">
      <w:pPr>
        <w:spacing w:after="0" w:line="240" w:lineRule="auto"/>
        <w:ind w:left="567" w:hanging="567"/>
        <w:jc w:val="both"/>
        <w:rPr>
          <w:rFonts w:ascii="Arial" w:hAnsi="Arial" w:cs="Arial"/>
        </w:rPr>
      </w:pPr>
    </w:p>
    <w:p w14:paraId="20C7313B" w14:textId="77777777" w:rsidR="003B5E05" w:rsidRPr="002C0D59" w:rsidRDefault="003B5E05" w:rsidP="003B5E05">
      <w:pPr>
        <w:spacing w:after="0" w:line="240" w:lineRule="auto"/>
        <w:ind w:left="567" w:hanging="567"/>
        <w:jc w:val="both"/>
        <w:rPr>
          <w:rFonts w:ascii="Arial" w:hAnsi="Arial" w:cs="Arial"/>
          <w:lang w:bidi="pt-PT"/>
        </w:rPr>
      </w:pPr>
      <w:r w:rsidRPr="002C0D59">
        <w:rPr>
          <w:rFonts w:ascii="Arial" w:hAnsi="Arial" w:cs="Arial"/>
          <w:lang w:bidi="pt-PT"/>
        </w:rPr>
        <w:t xml:space="preserve">7B. </w:t>
      </w:r>
      <w:r w:rsidRPr="002C0D59">
        <w:rPr>
          <w:rFonts w:ascii="Arial" w:hAnsi="Arial" w:cs="Arial"/>
          <w:lang w:bidi="pt-PT"/>
        </w:rPr>
        <w:tab/>
        <w:t xml:space="preserve">Por deliberação da Câmara de Desenvolvimento Profissional A pontuação exigida no item 7 poderá sofrer alterações em caso de força maior, cabendo ao Plenário do Conselho Federal de Contabilidade homologar sobre a nova pontuação a ser exigida. </w:t>
      </w:r>
      <w:r>
        <w:rPr>
          <w:rFonts w:ascii="Arial" w:hAnsi="Arial" w:cs="Arial"/>
          <w:bCs/>
          <w:iCs/>
          <w:color w:val="0070C0"/>
          <w:sz w:val="18"/>
          <w:szCs w:val="18"/>
        </w:rPr>
        <w:t>(Incluído pela Revisão NBC 08)</w:t>
      </w:r>
    </w:p>
    <w:p w14:paraId="14B878BB" w14:textId="77777777" w:rsidR="003B5E05" w:rsidRPr="003C114A" w:rsidRDefault="003B5E05" w:rsidP="003B5E05">
      <w:pPr>
        <w:spacing w:after="0" w:line="240" w:lineRule="auto"/>
        <w:ind w:left="567" w:hanging="567"/>
        <w:jc w:val="both"/>
        <w:rPr>
          <w:rFonts w:ascii="Arial" w:hAnsi="Arial" w:cs="Arial"/>
        </w:rPr>
      </w:pPr>
    </w:p>
    <w:p w14:paraId="03FC5EAD"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8.</w:t>
      </w:r>
      <w:r w:rsidRPr="003C114A">
        <w:rPr>
          <w:rFonts w:ascii="Arial" w:hAnsi="Arial" w:cs="Arial"/>
        </w:rPr>
        <w:tab/>
        <w:t>No cumprimento da pontuação da Educação Profissional Continuada, o profissional deve observar a diversificação e a adequação das atividades ao seu nível de experiência e atuação profissional.</w:t>
      </w:r>
    </w:p>
    <w:p w14:paraId="03C8C3EE" w14:textId="77777777" w:rsidR="003B5E05" w:rsidRPr="003C114A" w:rsidRDefault="003B5E05" w:rsidP="003B5E05">
      <w:pPr>
        <w:spacing w:after="0" w:line="240" w:lineRule="auto"/>
        <w:ind w:left="567" w:hanging="567"/>
        <w:jc w:val="both"/>
        <w:rPr>
          <w:rFonts w:ascii="Arial" w:hAnsi="Arial" w:cs="Arial"/>
        </w:rPr>
      </w:pPr>
    </w:p>
    <w:p w14:paraId="481133F6"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 xml:space="preserve">9. </w:t>
      </w:r>
      <w:r w:rsidRPr="003C114A">
        <w:rPr>
          <w:rFonts w:ascii="Arial" w:hAnsi="Arial" w:cs="Arial"/>
          <w:strike/>
        </w:rPr>
        <w:tab/>
        <w:t>Da pontuação anual exigida no item 7, no mínimo 20% (vinte por cento) deve ser cumprida com atividades de aquisição de conhecimento, constantes da Tabela I, do Anexo II.</w:t>
      </w:r>
    </w:p>
    <w:p w14:paraId="57034E8A" w14:textId="77777777" w:rsidR="003B5E05" w:rsidRPr="003C114A" w:rsidRDefault="003B5E05" w:rsidP="003B5E05">
      <w:pPr>
        <w:spacing w:after="0" w:line="240" w:lineRule="auto"/>
        <w:ind w:left="567" w:hanging="567"/>
        <w:jc w:val="both"/>
        <w:rPr>
          <w:rFonts w:ascii="Arial" w:hAnsi="Arial" w:cs="Arial"/>
        </w:rPr>
      </w:pPr>
    </w:p>
    <w:p w14:paraId="34E8ECBC" w14:textId="77777777" w:rsidR="003B5E05" w:rsidRDefault="003B5E05" w:rsidP="003B5E05">
      <w:pPr>
        <w:spacing w:after="0" w:line="240" w:lineRule="auto"/>
        <w:ind w:left="567" w:hanging="567"/>
        <w:jc w:val="both"/>
        <w:rPr>
          <w:rFonts w:ascii="Arial" w:hAnsi="Arial" w:cs="Arial"/>
          <w:bCs/>
          <w:iCs/>
        </w:rPr>
      </w:pPr>
      <w:r w:rsidRPr="003C114A">
        <w:rPr>
          <w:rFonts w:ascii="Arial" w:hAnsi="Arial" w:cs="Arial"/>
        </w:rPr>
        <w:t xml:space="preserve">9. </w:t>
      </w:r>
      <w:r w:rsidRPr="003C114A">
        <w:rPr>
          <w:rFonts w:ascii="Arial" w:hAnsi="Arial" w:cs="Arial"/>
        </w:rPr>
        <w:tab/>
      </w:r>
      <w:r w:rsidRPr="003C114A">
        <w:rPr>
          <w:rFonts w:ascii="Arial" w:hAnsi="Arial" w:cs="Arial"/>
          <w:strike/>
        </w:rPr>
        <w:t xml:space="preserve">Da pontuação anual exigida no item 7, no mínimo 8 (oito) pontos devem ser cumpridos com atividades de aquisição de conhecimento, constantes da Tabela I, do Anexo II. </w:t>
      </w:r>
      <w:r w:rsidRPr="003C114A">
        <w:rPr>
          <w:rFonts w:ascii="Arial" w:hAnsi="Arial" w:cs="Arial"/>
          <w:bCs/>
          <w:iCs/>
          <w:strike/>
          <w:color w:val="0070C0"/>
          <w:sz w:val="18"/>
          <w:szCs w:val="18"/>
        </w:rPr>
        <w:t>(Alterado pela NBC PG 12 (R1))</w:t>
      </w:r>
      <w:r w:rsidRPr="003C114A">
        <w:rPr>
          <w:rFonts w:ascii="Arial" w:hAnsi="Arial" w:cs="Arial"/>
          <w:bCs/>
          <w:iCs/>
          <w:color w:val="0070C0"/>
          <w:sz w:val="18"/>
          <w:szCs w:val="18"/>
        </w:rPr>
        <w:t xml:space="preserve"> </w:t>
      </w:r>
      <w:r>
        <w:rPr>
          <w:rFonts w:ascii="Arial" w:hAnsi="Arial" w:cs="Arial"/>
          <w:bCs/>
          <w:iCs/>
          <w:color w:val="0070C0"/>
          <w:sz w:val="18"/>
          <w:szCs w:val="18"/>
        </w:rPr>
        <w:t>(Eliminado pela Revisão NBC 02)</w:t>
      </w:r>
    </w:p>
    <w:p w14:paraId="66CEB1A6" w14:textId="77777777" w:rsidR="003B5E05" w:rsidRPr="003C114A" w:rsidRDefault="003B5E05" w:rsidP="003B5E05">
      <w:pPr>
        <w:spacing w:after="0" w:line="240" w:lineRule="auto"/>
        <w:ind w:left="567" w:hanging="567"/>
        <w:jc w:val="both"/>
        <w:rPr>
          <w:rFonts w:ascii="Arial" w:hAnsi="Arial" w:cs="Arial"/>
        </w:rPr>
      </w:pPr>
    </w:p>
    <w:p w14:paraId="228226D7"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10.</w:t>
      </w:r>
      <w:r w:rsidRPr="003C114A">
        <w:rPr>
          <w:rFonts w:ascii="Arial" w:hAnsi="Arial" w:cs="Arial"/>
          <w:strike/>
        </w:rPr>
        <w:tab/>
        <w:t>Os contadores referidos no item 4, alíneas (a), (b), (c) e (d), aprovados em Exame de Qualificação Técnica específico, devem cumprir, dentro do total de pontos anuais, o mínimo exigido pelo órgão regulador respectivo.</w:t>
      </w:r>
    </w:p>
    <w:p w14:paraId="7618D168" w14:textId="77777777" w:rsidR="003B5E05" w:rsidRDefault="003B5E05" w:rsidP="003B5E05">
      <w:pPr>
        <w:spacing w:after="0" w:line="240" w:lineRule="auto"/>
        <w:ind w:left="567" w:hanging="567"/>
        <w:jc w:val="both"/>
        <w:rPr>
          <w:rFonts w:ascii="Arial" w:hAnsi="Arial" w:cs="Arial"/>
        </w:rPr>
      </w:pPr>
    </w:p>
    <w:p w14:paraId="312671AD" w14:textId="77777777" w:rsidR="003B5E05" w:rsidRDefault="003B5E05" w:rsidP="003B5E05">
      <w:pPr>
        <w:spacing w:after="0" w:line="240" w:lineRule="auto"/>
        <w:ind w:left="567" w:hanging="567"/>
        <w:jc w:val="both"/>
        <w:rPr>
          <w:rFonts w:ascii="Arial" w:hAnsi="Arial" w:cs="Arial"/>
          <w:bCs/>
          <w:iCs/>
          <w:color w:val="0070C0"/>
          <w:sz w:val="18"/>
          <w:szCs w:val="18"/>
        </w:rPr>
      </w:pPr>
      <w:r w:rsidRPr="002C0D59">
        <w:rPr>
          <w:rFonts w:ascii="Arial" w:hAnsi="Arial" w:cs="Arial"/>
          <w:u w:val="single"/>
        </w:rPr>
        <w:t>10.</w:t>
      </w:r>
      <w:r w:rsidRPr="002C0D59">
        <w:rPr>
          <w:rFonts w:ascii="Arial" w:hAnsi="Arial" w:cs="Arial"/>
          <w:u w:val="single"/>
        </w:rPr>
        <w:tab/>
        <w:t>Somente os contadores referidos no item 4, alíneas (a), (b), (c) e (d), aprovados em Exame de Qualificação Técnica específico, devem cumprir, dentro do total de pontos anuais, o mínimo exigido pelo órgão regulador respectivo.</w:t>
      </w:r>
      <w:r>
        <w:rPr>
          <w:rFonts w:ascii="Arial" w:hAnsi="Arial" w:cs="Arial"/>
        </w:rPr>
        <w:t xml:space="preserve"> </w:t>
      </w:r>
      <w:r>
        <w:rPr>
          <w:rFonts w:ascii="Arial" w:hAnsi="Arial" w:cs="Arial"/>
          <w:bCs/>
          <w:iCs/>
          <w:color w:val="0070C0"/>
          <w:sz w:val="18"/>
          <w:szCs w:val="18"/>
        </w:rPr>
        <w:t>(Alterado pela Revisão NBC 02)</w:t>
      </w:r>
    </w:p>
    <w:p w14:paraId="2AE3CD18" w14:textId="77777777" w:rsidR="003B5E05" w:rsidRDefault="003B5E05" w:rsidP="003B5E05">
      <w:pPr>
        <w:spacing w:after="0" w:line="240" w:lineRule="auto"/>
        <w:ind w:left="567" w:hanging="567"/>
        <w:jc w:val="both"/>
        <w:rPr>
          <w:rFonts w:ascii="Arial" w:hAnsi="Arial" w:cs="Arial"/>
          <w:bCs/>
          <w:iCs/>
        </w:rPr>
      </w:pPr>
    </w:p>
    <w:p w14:paraId="003FE3FF" w14:textId="77777777" w:rsidR="003B5E05" w:rsidRPr="00B70772" w:rsidRDefault="003B5E05" w:rsidP="003B5E05">
      <w:pPr>
        <w:pStyle w:val="ListaColorida-nfase11"/>
        <w:spacing w:after="0" w:line="240" w:lineRule="auto"/>
        <w:ind w:left="567" w:hanging="567"/>
        <w:contextualSpacing w:val="0"/>
        <w:jc w:val="both"/>
        <w:rPr>
          <w:rFonts w:ascii="Arial" w:hAnsi="Arial" w:cs="Arial"/>
          <w:lang w:bidi="pt-PT"/>
        </w:rPr>
      </w:pPr>
      <w:r w:rsidRPr="00B70772">
        <w:rPr>
          <w:rFonts w:ascii="Arial" w:hAnsi="Arial" w:cs="Arial"/>
          <w:lang w:bidi="pt-PT"/>
        </w:rPr>
        <w:t xml:space="preserve">10. </w:t>
      </w:r>
      <w:r w:rsidRPr="00B70772">
        <w:rPr>
          <w:rFonts w:ascii="Arial" w:hAnsi="Arial" w:cs="Arial"/>
          <w:lang w:bidi="pt-PT"/>
        </w:rPr>
        <w:tab/>
        <w:t>Somente os contadores referidos no item 4, alíneas (a), (b), (c), (d) e (d1), aprovados em Exame de Qualificação Técnica específico, devem cumprir, dentro do total de pontos anuais, o mínimo exigido pelo respectivo órgão regulador.</w:t>
      </w:r>
      <w:r w:rsidRPr="002C0D59">
        <w:rPr>
          <w:rFonts w:ascii="Arial" w:hAnsi="Arial" w:cs="Arial"/>
          <w:bCs/>
          <w:iCs/>
          <w:color w:val="0070C0"/>
          <w:sz w:val="18"/>
          <w:szCs w:val="18"/>
        </w:rPr>
        <w:t xml:space="preserve"> </w:t>
      </w:r>
      <w:r>
        <w:rPr>
          <w:rFonts w:ascii="Arial" w:hAnsi="Arial" w:cs="Arial"/>
          <w:bCs/>
          <w:iCs/>
          <w:color w:val="0070C0"/>
          <w:sz w:val="18"/>
          <w:szCs w:val="18"/>
        </w:rPr>
        <w:t>(Alterada pela Revisão NBC 08)</w:t>
      </w:r>
    </w:p>
    <w:p w14:paraId="2E1A4BAF" w14:textId="77777777" w:rsidR="003B5E05" w:rsidRDefault="003B5E05" w:rsidP="003B5E05">
      <w:pPr>
        <w:spacing w:after="0" w:line="240" w:lineRule="auto"/>
        <w:ind w:left="567" w:hanging="567"/>
        <w:jc w:val="both"/>
        <w:rPr>
          <w:rFonts w:ascii="Arial" w:hAnsi="Arial" w:cs="Arial"/>
          <w:bCs/>
          <w:iCs/>
        </w:rPr>
      </w:pPr>
    </w:p>
    <w:p w14:paraId="41D64C32" w14:textId="77777777" w:rsidR="003B5E05" w:rsidRPr="003C114A" w:rsidRDefault="003B5E05" w:rsidP="003B5E05">
      <w:pPr>
        <w:spacing w:after="0" w:line="240" w:lineRule="auto"/>
        <w:jc w:val="both"/>
        <w:rPr>
          <w:rFonts w:ascii="Arial" w:hAnsi="Arial" w:cs="Arial"/>
        </w:rPr>
      </w:pPr>
    </w:p>
    <w:p w14:paraId="5535F74D"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11.</w:t>
      </w:r>
      <w:r w:rsidRPr="003C114A">
        <w:rPr>
          <w:rFonts w:ascii="Arial" w:hAnsi="Arial" w:cs="Arial"/>
          <w:strike/>
        </w:rPr>
        <w:tab/>
        <w:t>Os contadores referidos no item 4, alíneas (a), (b), (c), (d) e (e), devem cumprir o exigido nesta Norma a partir do ano subsequente ao de início das suas atividades de auditoria ou da obtenção do seu registro no CNAI.</w:t>
      </w:r>
    </w:p>
    <w:p w14:paraId="125D1659" w14:textId="77777777" w:rsidR="003B5E05" w:rsidRPr="003C114A" w:rsidRDefault="003B5E05" w:rsidP="003B5E05">
      <w:pPr>
        <w:spacing w:after="0" w:line="240" w:lineRule="auto"/>
        <w:ind w:left="567" w:hanging="567"/>
        <w:jc w:val="both"/>
        <w:rPr>
          <w:rFonts w:ascii="Arial" w:hAnsi="Arial" w:cs="Arial"/>
        </w:rPr>
      </w:pPr>
    </w:p>
    <w:p w14:paraId="182F11DA" w14:textId="77777777" w:rsidR="003B5E05" w:rsidRPr="003C114A" w:rsidRDefault="003B5E05" w:rsidP="003B5E05">
      <w:pPr>
        <w:spacing w:after="0" w:line="240" w:lineRule="auto"/>
        <w:ind w:left="567" w:hanging="567"/>
        <w:jc w:val="both"/>
        <w:rPr>
          <w:rFonts w:ascii="Arial" w:hAnsi="Arial" w:cs="Arial"/>
          <w:bCs/>
          <w:iCs/>
          <w:color w:val="0070C0"/>
        </w:rPr>
      </w:pPr>
      <w:r w:rsidRPr="003C114A">
        <w:rPr>
          <w:rFonts w:ascii="Arial" w:hAnsi="Arial" w:cs="Arial"/>
        </w:rPr>
        <w:t xml:space="preserve">11.  Os profissionais referidos no item 4 que, no decorrer do exercício, se enquadrarem nas exigências desta norma devem cumprir a EPC a partir do ano subsequente ao de seu enquadramento. </w:t>
      </w:r>
      <w:r w:rsidRPr="003C114A">
        <w:rPr>
          <w:rFonts w:ascii="Arial" w:hAnsi="Arial" w:cs="Arial"/>
          <w:bCs/>
          <w:iCs/>
          <w:color w:val="0070C0"/>
          <w:sz w:val="18"/>
          <w:szCs w:val="18"/>
        </w:rPr>
        <w:t>(Alterado pela NBC PG 12 (R2))</w:t>
      </w:r>
    </w:p>
    <w:p w14:paraId="60CC908A" w14:textId="77777777" w:rsidR="003B5E05" w:rsidRPr="003C114A" w:rsidRDefault="003B5E05" w:rsidP="003B5E05">
      <w:pPr>
        <w:spacing w:after="0" w:line="240" w:lineRule="auto"/>
        <w:jc w:val="both"/>
        <w:rPr>
          <w:rFonts w:ascii="Arial" w:hAnsi="Arial" w:cs="Arial"/>
        </w:rPr>
      </w:pPr>
    </w:p>
    <w:p w14:paraId="22D1EEC1" w14:textId="77777777" w:rsidR="003B5E05" w:rsidRPr="003C114A" w:rsidRDefault="003B5E05" w:rsidP="003B5E05">
      <w:pPr>
        <w:spacing w:after="0" w:line="240" w:lineRule="auto"/>
        <w:ind w:left="567" w:hanging="567"/>
        <w:jc w:val="both"/>
        <w:rPr>
          <w:rFonts w:ascii="Arial" w:hAnsi="Arial" w:cs="Arial"/>
          <w:bCs/>
          <w:iCs/>
          <w:color w:val="0070C0"/>
          <w:sz w:val="18"/>
          <w:szCs w:val="18"/>
        </w:rPr>
      </w:pPr>
      <w:r w:rsidRPr="003C114A">
        <w:rPr>
          <w:rFonts w:ascii="Arial" w:hAnsi="Arial" w:cs="Arial"/>
          <w:strike/>
        </w:rPr>
        <w:t>12.</w:t>
      </w:r>
      <w:r w:rsidRPr="003C114A">
        <w:rPr>
          <w:rFonts w:ascii="Arial" w:hAnsi="Arial" w:cs="Arial"/>
          <w:strike/>
        </w:rPr>
        <w:tab/>
        <w:t>Os profissionais referidos no item 4, alínea (f), devem cumprir o exigido nesta Norma a partir do ano subsequente ao da investidura na função de gerência/chefia ou do ano subsequente ao que assumiram a responsabilidade técnica pelas demonstrações contábeis</w:t>
      </w:r>
      <w:r w:rsidRPr="003C114A">
        <w:rPr>
          <w:rFonts w:ascii="Arial" w:hAnsi="Arial" w:cs="Arial"/>
          <w:bCs/>
          <w:iCs/>
          <w:color w:val="0070C0"/>
          <w:sz w:val="18"/>
          <w:szCs w:val="18"/>
        </w:rPr>
        <w:t>. (Eliminado</w:t>
      </w:r>
      <w:r w:rsidRPr="003C114A">
        <w:rPr>
          <w:rFonts w:ascii="Arial" w:hAnsi="Arial" w:cs="Arial"/>
          <w:bCs/>
          <w:iCs/>
          <w:color w:val="0070C0"/>
        </w:rPr>
        <w:t xml:space="preserve"> </w:t>
      </w:r>
      <w:r w:rsidRPr="003C114A">
        <w:rPr>
          <w:rFonts w:ascii="Arial" w:hAnsi="Arial" w:cs="Arial"/>
          <w:bCs/>
          <w:iCs/>
          <w:color w:val="0070C0"/>
          <w:sz w:val="18"/>
          <w:szCs w:val="18"/>
        </w:rPr>
        <w:t>pela NBC PG 12 (R2))</w:t>
      </w:r>
    </w:p>
    <w:p w14:paraId="6AC115D0" w14:textId="77777777" w:rsidR="003B5E05" w:rsidRPr="003C114A" w:rsidRDefault="003B5E05" w:rsidP="003B5E05">
      <w:pPr>
        <w:spacing w:after="0" w:line="240" w:lineRule="auto"/>
        <w:jc w:val="both"/>
        <w:rPr>
          <w:rFonts w:ascii="Arial" w:hAnsi="Arial" w:cs="Arial"/>
        </w:rPr>
      </w:pPr>
    </w:p>
    <w:p w14:paraId="0C6EB325"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13.</w:t>
      </w:r>
      <w:r w:rsidRPr="003C114A">
        <w:rPr>
          <w:rFonts w:ascii="Arial" w:hAnsi="Arial" w:cs="Arial"/>
        </w:rPr>
        <w:tab/>
        <w:t xml:space="preserve">Os profissionais sujeitos ao cumprimento desta Norma que, por motivos comprovadamente justificados, estejam impedidos de exercer a profissão por período superior a 60 (sessenta) dias, devem cumprir a EPC proporcionalmente aos meses trabalhados no ano. São consideradas justificativas válidas para este fim: </w:t>
      </w:r>
    </w:p>
    <w:p w14:paraId="0DDB391C"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(a) </w:t>
      </w:r>
      <w:r w:rsidRPr="003C114A">
        <w:rPr>
          <w:rFonts w:ascii="Arial" w:hAnsi="Arial" w:cs="Arial"/>
        </w:rPr>
        <w:tab/>
        <w:t xml:space="preserve">licença-maternidade; </w:t>
      </w:r>
    </w:p>
    <w:p w14:paraId="2E2A9029"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(b) </w:t>
      </w:r>
      <w:r w:rsidRPr="003C114A">
        <w:rPr>
          <w:rFonts w:ascii="Arial" w:hAnsi="Arial" w:cs="Arial"/>
        </w:rPr>
        <w:tab/>
        <w:t xml:space="preserve">enfermidades; </w:t>
      </w:r>
    </w:p>
    <w:p w14:paraId="31E93615"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(c) </w:t>
      </w:r>
      <w:r w:rsidRPr="003C114A">
        <w:rPr>
          <w:rFonts w:ascii="Arial" w:hAnsi="Arial" w:cs="Arial"/>
        </w:rPr>
        <w:tab/>
        <w:t xml:space="preserve">acidente de trabalho; </w:t>
      </w:r>
    </w:p>
    <w:p w14:paraId="5ACC9E84" w14:textId="77777777" w:rsidR="003B5E05" w:rsidRDefault="003B5E05" w:rsidP="003B5E05">
      <w:pPr>
        <w:spacing w:after="0" w:line="240" w:lineRule="auto"/>
        <w:ind w:left="993" w:hanging="426"/>
        <w:jc w:val="both"/>
        <w:rPr>
          <w:rFonts w:ascii="Arial" w:hAnsi="Arial" w:cs="Arial"/>
          <w:strike/>
        </w:rPr>
      </w:pPr>
      <w:r w:rsidRPr="002C0D59">
        <w:rPr>
          <w:rFonts w:ascii="Arial" w:hAnsi="Arial" w:cs="Arial"/>
          <w:strike/>
        </w:rPr>
        <w:t xml:space="preserve">(d) </w:t>
      </w:r>
      <w:r w:rsidRPr="002C0D59">
        <w:rPr>
          <w:rFonts w:ascii="Arial" w:hAnsi="Arial" w:cs="Arial"/>
          <w:strike/>
          <w:u w:val="single"/>
        </w:rPr>
        <w:tab/>
        <w:t>outras</w:t>
      </w:r>
      <w:r w:rsidRPr="002C0D59">
        <w:rPr>
          <w:rFonts w:ascii="Arial" w:hAnsi="Arial" w:cs="Arial"/>
          <w:strike/>
        </w:rPr>
        <w:t xml:space="preserve"> situações a critério da Comissão de Educação Profissional Continuada (CEPC/CFC). </w:t>
      </w:r>
    </w:p>
    <w:p w14:paraId="76EA1474" w14:textId="77777777" w:rsidR="003B5E05" w:rsidRPr="00B70772" w:rsidRDefault="003B5E05">
      <w:pPr>
        <w:pStyle w:val="PargrafodaLista"/>
        <w:widowControl w:val="0"/>
        <w:numPr>
          <w:ilvl w:val="0"/>
          <w:numId w:val="401"/>
        </w:numPr>
        <w:tabs>
          <w:tab w:val="left" w:pos="993"/>
        </w:tabs>
        <w:autoSpaceDE w:val="0"/>
        <w:autoSpaceDN w:val="0"/>
        <w:spacing w:after="0" w:line="240" w:lineRule="auto"/>
        <w:ind w:left="567" w:right="390" w:firstLine="0"/>
        <w:contextualSpacing w:val="0"/>
        <w:jc w:val="both"/>
        <w:rPr>
          <w:rFonts w:ascii="Arial" w:hAnsi="Arial" w:cs="Arial"/>
        </w:rPr>
      </w:pPr>
      <w:r w:rsidRPr="00B70772">
        <w:rPr>
          <w:rFonts w:ascii="Arial" w:hAnsi="Arial" w:cs="Arial"/>
        </w:rPr>
        <w:t>outras situações, julgadas pertinentes, a critério da Comissão de Educação Profissional Continuada (CEPC/CFC).</w:t>
      </w:r>
      <w:r w:rsidRPr="002C0D59">
        <w:rPr>
          <w:rFonts w:ascii="Arial" w:hAnsi="Arial" w:cs="Arial"/>
          <w:bCs/>
          <w:iCs/>
          <w:color w:val="0070C0"/>
          <w:sz w:val="18"/>
          <w:szCs w:val="18"/>
        </w:rPr>
        <w:t xml:space="preserve"> </w:t>
      </w:r>
      <w:r>
        <w:rPr>
          <w:rFonts w:ascii="Arial" w:hAnsi="Arial" w:cs="Arial"/>
          <w:bCs/>
          <w:iCs/>
          <w:color w:val="0070C0"/>
          <w:sz w:val="18"/>
          <w:szCs w:val="18"/>
        </w:rPr>
        <w:t>(Alterada pela Revisão NBC 08)</w:t>
      </w:r>
    </w:p>
    <w:p w14:paraId="0D1F9291" w14:textId="77777777" w:rsidR="003B5E05" w:rsidRPr="002C0D59" w:rsidRDefault="003B5E05" w:rsidP="003B5E05">
      <w:pPr>
        <w:spacing w:after="0" w:line="240" w:lineRule="auto"/>
        <w:ind w:left="993" w:hanging="426"/>
        <w:jc w:val="both"/>
        <w:rPr>
          <w:rFonts w:ascii="Arial" w:hAnsi="Arial" w:cs="Arial"/>
          <w:strike/>
        </w:rPr>
      </w:pPr>
    </w:p>
    <w:p w14:paraId="0F4671DC" w14:textId="77777777" w:rsidR="003B5E05" w:rsidRPr="003C114A" w:rsidRDefault="003B5E05" w:rsidP="003B5E05">
      <w:pPr>
        <w:spacing w:after="0" w:line="240" w:lineRule="auto"/>
        <w:jc w:val="both"/>
        <w:rPr>
          <w:rFonts w:ascii="Arial" w:hAnsi="Arial" w:cs="Arial"/>
        </w:rPr>
      </w:pPr>
      <w:r w:rsidRPr="003C114A">
        <w:rPr>
          <w:rFonts w:ascii="Arial" w:hAnsi="Arial" w:cs="Arial"/>
        </w:rPr>
        <w:t xml:space="preserve">        </w:t>
      </w:r>
    </w:p>
    <w:p w14:paraId="1C8ACCB5" w14:textId="77777777" w:rsidR="003B5E05" w:rsidRPr="003C114A" w:rsidRDefault="003B5E05" w:rsidP="003B5E05">
      <w:pPr>
        <w:spacing w:after="0" w:line="240" w:lineRule="auto"/>
        <w:ind w:left="567" w:hanging="567"/>
        <w:jc w:val="both"/>
        <w:rPr>
          <w:rFonts w:ascii="Arial" w:hAnsi="Arial" w:cs="Arial"/>
          <w:bCs/>
          <w:iCs/>
          <w:color w:val="0070C0"/>
        </w:rPr>
      </w:pPr>
      <w:r w:rsidRPr="003C114A">
        <w:rPr>
          <w:rFonts w:ascii="Arial" w:hAnsi="Arial" w:cs="Arial"/>
          <w:strike/>
        </w:rPr>
        <w:t>13A. No caso de enfermidades impeditivas do exercício profissional, por período superior a 3 (três) anos consecutivos, e não tendo cumprido a pontuação exigida nesta norma, a CEPC/CFC pode determinar a baixa do CNAI</w:t>
      </w:r>
      <w:r w:rsidRPr="003C114A">
        <w:rPr>
          <w:rFonts w:ascii="Arial" w:hAnsi="Arial" w:cs="Arial"/>
        </w:rPr>
        <w:t xml:space="preserve">. </w:t>
      </w:r>
      <w:r w:rsidRPr="003C114A">
        <w:rPr>
          <w:rFonts w:ascii="Arial" w:hAnsi="Arial" w:cs="Arial"/>
          <w:bCs/>
          <w:iCs/>
          <w:color w:val="0070C0"/>
          <w:sz w:val="18"/>
          <w:szCs w:val="18"/>
        </w:rPr>
        <w:t>(Incluído pela NBC PG 12 (R1))</w:t>
      </w:r>
    </w:p>
    <w:p w14:paraId="13DBEFAF" w14:textId="77777777" w:rsidR="003B5E05" w:rsidRPr="003C114A" w:rsidRDefault="003B5E05" w:rsidP="003B5E05">
      <w:pPr>
        <w:spacing w:after="0" w:line="240" w:lineRule="auto"/>
        <w:ind w:left="567" w:hanging="567"/>
        <w:jc w:val="both"/>
        <w:rPr>
          <w:rFonts w:ascii="Arial" w:hAnsi="Arial" w:cs="Arial"/>
          <w:bCs/>
          <w:iCs/>
          <w:color w:val="0070C0"/>
        </w:rPr>
      </w:pPr>
    </w:p>
    <w:p w14:paraId="7786BB54"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13A. No caso de enfermidades impeditivas do exercício profissional, por período superior a 3 (três) anos consecutivos, e não tendo cumprido a pontuação exigida nesta norma, a CEPC/CFC pode determinar a baixa do CNAI e do CNPC. </w:t>
      </w:r>
      <w:r w:rsidRPr="003C114A">
        <w:rPr>
          <w:rFonts w:ascii="Arial" w:hAnsi="Arial" w:cs="Arial"/>
          <w:bCs/>
          <w:iCs/>
          <w:color w:val="0070C0"/>
          <w:sz w:val="18"/>
          <w:szCs w:val="18"/>
        </w:rPr>
        <w:t>(Alterado pela NBC PG 12 (R3))</w:t>
      </w:r>
    </w:p>
    <w:p w14:paraId="06CD6C8C" w14:textId="77777777" w:rsidR="003B5E05" w:rsidRPr="003C114A" w:rsidRDefault="003B5E05" w:rsidP="003B5E05">
      <w:pPr>
        <w:spacing w:after="0" w:line="240" w:lineRule="auto"/>
        <w:jc w:val="both"/>
        <w:rPr>
          <w:rFonts w:ascii="Arial" w:hAnsi="Arial" w:cs="Arial"/>
        </w:rPr>
      </w:pPr>
    </w:p>
    <w:p w14:paraId="11C9E10C"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 xml:space="preserve">14. </w:t>
      </w:r>
      <w:r w:rsidRPr="003C114A">
        <w:rPr>
          <w:rFonts w:ascii="Arial" w:hAnsi="Arial" w:cs="Arial"/>
          <w:strike/>
        </w:rPr>
        <w:tab/>
        <w:t>Para os devidos fins e comprovação das situações relacionadas nas alíneas (a), (b), (c) e (d) do item 13, os profissionais interessados devem apresentar ao CRC de sua jurisdição, até 31 de janeiro do exercício subsequente, todos os documentos de comprovação quanto ao eventual não cumprimento do programa de EPC, visando sua análise pela CEPC, para o acolhimento ou não das justificativas. Devem ainda atender eventual solicitação de outros documentos e/ou esclarecimentos adicionais considerados necessários à comprovação dos fatos.</w:t>
      </w:r>
    </w:p>
    <w:p w14:paraId="08CB46F4" w14:textId="77777777" w:rsidR="003B5E05" w:rsidRPr="003C114A" w:rsidRDefault="003B5E05" w:rsidP="003B5E05">
      <w:pPr>
        <w:spacing w:after="0" w:line="240" w:lineRule="auto"/>
        <w:ind w:left="567" w:hanging="567"/>
        <w:jc w:val="both"/>
        <w:rPr>
          <w:rFonts w:ascii="Arial" w:hAnsi="Arial" w:cs="Arial"/>
        </w:rPr>
      </w:pPr>
    </w:p>
    <w:p w14:paraId="796DBDF4" w14:textId="77777777" w:rsidR="003B5E05" w:rsidRDefault="003B5E05" w:rsidP="003B5E05">
      <w:pPr>
        <w:spacing w:after="0" w:line="240" w:lineRule="auto"/>
        <w:ind w:left="567" w:hanging="567"/>
        <w:jc w:val="both"/>
        <w:rPr>
          <w:rFonts w:ascii="Arial" w:hAnsi="Arial" w:cs="Arial"/>
          <w:bCs/>
          <w:iCs/>
          <w:color w:val="0070C0"/>
          <w:sz w:val="18"/>
          <w:szCs w:val="18"/>
        </w:rPr>
      </w:pPr>
      <w:r w:rsidRPr="003C114A">
        <w:rPr>
          <w:rFonts w:ascii="Arial" w:hAnsi="Arial" w:cs="Arial"/>
          <w:strike/>
        </w:rPr>
        <w:t xml:space="preserve">14. </w:t>
      </w:r>
      <w:r w:rsidRPr="003C114A">
        <w:rPr>
          <w:rFonts w:ascii="Arial" w:hAnsi="Arial" w:cs="Arial"/>
          <w:strike/>
        </w:rPr>
        <w:tab/>
        <w:t>Para os devidos fins e comprovação das situações relacionadas nas alíneas (a), (b), (c) e (d) do item 13, os profissionais interessados devem apresentar ao CRC de sua jurisdição, até 31 de janeiro do exercício subsequente, juntamente com o relatório de atividades referido no item 17, todos os documentos de comprovação quanto ao eventual não cumprimento do programa de EPC, visando a sua análise pela CEPC, para o acolhimento, ou não, das justificativas. Devem ainda atender a eventual solicitação de outros documentos e/ou esclarecimentos adicionais considerados necessários à comprovação dos fatos.</w:t>
      </w:r>
      <w:r w:rsidRPr="003C114A">
        <w:rPr>
          <w:rFonts w:ascii="Arial" w:hAnsi="Arial" w:cs="Arial"/>
        </w:rPr>
        <w:t xml:space="preserve"> </w:t>
      </w:r>
      <w:r w:rsidRPr="003C114A">
        <w:rPr>
          <w:rFonts w:ascii="Arial" w:hAnsi="Arial" w:cs="Arial"/>
          <w:bCs/>
          <w:iCs/>
          <w:color w:val="0070C0"/>
          <w:sz w:val="18"/>
          <w:szCs w:val="18"/>
        </w:rPr>
        <w:t>(Alterado pela NBC PG 12 (R1))</w:t>
      </w:r>
    </w:p>
    <w:p w14:paraId="021D2624" w14:textId="77777777" w:rsidR="003B5E05" w:rsidRDefault="003B5E05" w:rsidP="003B5E05">
      <w:pPr>
        <w:spacing w:after="0" w:line="240" w:lineRule="auto"/>
        <w:ind w:left="567" w:hanging="567"/>
        <w:jc w:val="both"/>
        <w:rPr>
          <w:rFonts w:ascii="Arial" w:hAnsi="Arial" w:cs="Arial"/>
          <w:bCs/>
          <w:iCs/>
          <w:color w:val="0070C0"/>
          <w:sz w:val="18"/>
          <w:szCs w:val="18"/>
        </w:rPr>
      </w:pPr>
    </w:p>
    <w:p w14:paraId="334CE728" w14:textId="77777777" w:rsidR="003B5E05" w:rsidRDefault="003B5E05" w:rsidP="003B5E05">
      <w:pPr>
        <w:spacing w:after="0" w:line="240" w:lineRule="auto"/>
        <w:ind w:left="567" w:hanging="567"/>
        <w:jc w:val="both"/>
        <w:rPr>
          <w:rFonts w:ascii="Arial" w:hAnsi="Arial" w:cs="Arial"/>
          <w:bCs/>
          <w:iCs/>
          <w:color w:val="0070C0"/>
          <w:sz w:val="18"/>
          <w:szCs w:val="18"/>
        </w:rPr>
      </w:pPr>
      <w:r>
        <w:rPr>
          <w:rFonts w:ascii="Arial" w:hAnsi="Arial" w:cs="Arial"/>
        </w:rPr>
        <w:t>14.</w:t>
      </w:r>
      <w:r>
        <w:rPr>
          <w:rFonts w:ascii="Arial" w:hAnsi="Arial" w:cs="Arial"/>
        </w:rPr>
        <w:tab/>
      </w:r>
      <w:r w:rsidRPr="002C0D59">
        <w:rPr>
          <w:rFonts w:ascii="Arial" w:hAnsi="Arial" w:cs="Arial"/>
          <w:strike/>
        </w:rPr>
        <w:t>Para os devidos fins e comprovação das situações relacionadas nas alíneas (a), (b), (c) e (d) do item 13, os profissionais interessados devem apresentar ao CRC de sua jurisdição, até 31 de janeiro do exercício subsequente, juntamente com o relatório de atividades referido no item 17, todos os documentos de comprovação quanto ao eventual não cumprimento do programa de EPC, visando a sua análise pela CEPC ou Câmara de Desenvolvimento Profissional do CRC, para o acolhimento, ou não, das justificativas. Devem ainda atender a eventual solicitação de outros documentos e/ou a esclarecimentos adicionais considerados necessários à comprovação dos fatos.</w:t>
      </w:r>
      <w:r>
        <w:rPr>
          <w:rFonts w:ascii="Arial" w:hAnsi="Arial" w:cs="Arial"/>
        </w:rPr>
        <w:t xml:space="preserve"> </w:t>
      </w:r>
      <w:r>
        <w:rPr>
          <w:rFonts w:ascii="Arial" w:hAnsi="Arial" w:cs="Arial"/>
          <w:bCs/>
          <w:iCs/>
          <w:color w:val="0070C0"/>
          <w:sz w:val="18"/>
          <w:szCs w:val="18"/>
        </w:rPr>
        <w:t>(Alterado pela Revisão NBC 02)</w:t>
      </w:r>
    </w:p>
    <w:p w14:paraId="284CA63A" w14:textId="77777777" w:rsidR="003B5E05" w:rsidRDefault="003B5E05" w:rsidP="003B5E05">
      <w:pPr>
        <w:spacing w:after="0" w:line="240" w:lineRule="auto"/>
        <w:ind w:left="567" w:hanging="567"/>
        <w:jc w:val="both"/>
        <w:rPr>
          <w:rFonts w:ascii="Arial" w:hAnsi="Arial" w:cs="Arial"/>
          <w:bCs/>
          <w:iCs/>
        </w:rPr>
      </w:pPr>
    </w:p>
    <w:p w14:paraId="1F91CE7F" w14:textId="77777777" w:rsidR="003B5E05" w:rsidRPr="00B70772" w:rsidRDefault="003B5E05" w:rsidP="003B5E05">
      <w:pPr>
        <w:pStyle w:val="PargrafodaLista"/>
        <w:widowControl w:val="0"/>
        <w:autoSpaceDE w:val="0"/>
        <w:autoSpaceDN w:val="0"/>
        <w:spacing w:after="0" w:line="240" w:lineRule="auto"/>
        <w:ind w:left="567" w:right="390" w:hanging="567"/>
        <w:jc w:val="both"/>
        <w:rPr>
          <w:rFonts w:ascii="Arial" w:hAnsi="Arial" w:cs="Arial"/>
        </w:rPr>
      </w:pPr>
      <w:r>
        <w:rPr>
          <w:rFonts w:ascii="Arial" w:hAnsi="Arial" w:cs="Arial"/>
          <w:lang w:val="pt-PT" w:bidi="pt-PT"/>
        </w:rPr>
        <w:t>14.</w:t>
      </w:r>
      <w:r>
        <w:rPr>
          <w:rFonts w:ascii="Arial" w:hAnsi="Arial" w:cs="Arial"/>
          <w:lang w:val="pt-PT" w:bidi="pt-PT"/>
        </w:rPr>
        <w:tab/>
      </w:r>
      <w:r w:rsidRPr="00B70772">
        <w:rPr>
          <w:rFonts w:ascii="Arial" w:hAnsi="Arial" w:cs="Arial"/>
          <w:lang w:val="pt-PT" w:bidi="pt-PT"/>
        </w:rPr>
        <w:t xml:space="preserve">Para os devidos fins e para a comprovação das situações relacionadas nas alíneas (a), (b), (c) e (d) do item 13, os profissionais interessados devem apresentar no Sistema Web EPC do CFC/CRCs, até 31 de janeiro do exercício subsequente, juntamente com o relatório de atividades referido no item 17, todos os documentos de comprovação quanto ao eventual não cumprimento do programa de EPC, visando a sua análise pela CEPC ou pela Câmara de Desenvolvimento Profissional do CRC, para o acolhimento, ou não, das justificativas. Devem ainda atender à eventual solicitação de outros documentos comprobatórios e/ou a esclarecimentos adicionais considerados necessários à comprovação dos fatos. </w:t>
      </w:r>
      <w:r>
        <w:rPr>
          <w:rFonts w:ascii="Arial" w:hAnsi="Arial" w:cs="Arial"/>
          <w:bCs/>
          <w:iCs/>
          <w:color w:val="0070C0"/>
          <w:sz w:val="18"/>
          <w:szCs w:val="18"/>
        </w:rPr>
        <w:t>(Alterada pela Revisão NBC 08)</w:t>
      </w:r>
    </w:p>
    <w:p w14:paraId="37ABA64B" w14:textId="77777777" w:rsidR="003B5E05" w:rsidRDefault="003B5E05" w:rsidP="003B5E05">
      <w:pPr>
        <w:spacing w:after="0" w:line="240" w:lineRule="auto"/>
        <w:ind w:left="567" w:hanging="567"/>
        <w:jc w:val="both"/>
        <w:rPr>
          <w:rFonts w:ascii="Arial" w:hAnsi="Arial" w:cs="Arial"/>
          <w:bCs/>
          <w:iCs/>
        </w:rPr>
      </w:pPr>
    </w:p>
    <w:p w14:paraId="4F176203" w14:textId="77777777" w:rsidR="003B5E05" w:rsidRPr="003C114A" w:rsidRDefault="003B5E05" w:rsidP="003B5E05">
      <w:pPr>
        <w:spacing w:after="0" w:line="240" w:lineRule="auto"/>
        <w:ind w:left="567" w:hanging="567"/>
        <w:jc w:val="both"/>
        <w:rPr>
          <w:rFonts w:ascii="Arial" w:hAnsi="Arial" w:cs="Arial"/>
        </w:rPr>
      </w:pPr>
    </w:p>
    <w:p w14:paraId="4F17F3F7"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 xml:space="preserve">15.  </w:t>
      </w:r>
      <w:r w:rsidRPr="003C114A">
        <w:rPr>
          <w:rFonts w:ascii="Arial" w:hAnsi="Arial" w:cs="Arial"/>
          <w:strike/>
        </w:rPr>
        <w:tab/>
        <w:t>Cabe ao profissional a verificação prévia do devido credenciamento no PEPC da atividade (cursos, eventos) que pretende realizar.</w:t>
      </w:r>
    </w:p>
    <w:p w14:paraId="64F733A1" w14:textId="77777777" w:rsidR="003B5E05" w:rsidRPr="003C114A" w:rsidRDefault="003B5E05" w:rsidP="003B5E05">
      <w:pPr>
        <w:spacing w:after="0" w:line="240" w:lineRule="auto"/>
        <w:jc w:val="both"/>
        <w:rPr>
          <w:rFonts w:ascii="Arial" w:hAnsi="Arial" w:cs="Arial"/>
        </w:rPr>
      </w:pPr>
    </w:p>
    <w:p w14:paraId="7A848CB7"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strike/>
        </w:rPr>
        <w:t xml:space="preserve">15.  </w:t>
      </w:r>
      <w:r w:rsidRPr="003C114A">
        <w:rPr>
          <w:rFonts w:ascii="Arial" w:hAnsi="Arial" w:cs="Arial"/>
          <w:strike/>
        </w:rPr>
        <w:tab/>
        <w:t>Cabe ao profissional a verificação prévia do devido credenciamento no PEPC da atividade (cursos, eventos) que pretende realizar, bem como dos pontos que serão atribuídos. Os cursos de pós-graduação oferecidos por IES registrada no MEC estão dispensados de credenciamento.</w:t>
      </w:r>
      <w:r w:rsidRPr="003C114A">
        <w:rPr>
          <w:rFonts w:ascii="Arial" w:hAnsi="Arial" w:cs="Arial"/>
        </w:rPr>
        <w:t xml:space="preserve"> </w:t>
      </w:r>
      <w:r w:rsidRPr="003C114A">
        <w:rPr>
          <w:rFonts w:ascii="Arial" w:hAnsi="Arial" w:cs="Arial"/>
          <w:bCs/>
          <w:iCs/>
          <w:color w:val="0070C0"/>
          <w:sz w:val="18"/>
          <w:szCs w:val="18"/>
        </w:rPr>
        <w:t>(Alterado pela NBC PG 12 (R1))</w:t>
      </w:r>
    </w:p>
    <w:p w14:paraId="4A173188" w14:textId="77777777" w:rsidR="003B5E05" w:rsidRDefault="003B5E05" w:rsidP="003B5E05">
      <w:pPr>
        <w:spacing w:after="0" w:line="240" w:lineRule="auto"/>
        <w:jc w:val="both"/>
        <w:rPr>
          <w:rFonts w:ascii="Arial" w:hAnsi="Arial" w:cs="Arial"/>
        </w:rPr>
      </w:pPr>
    </w:p>
    <w:p w14:paraId="76D3FB5B" w14:textId="77777777" w:rsidR="003B5E05" w:rsidRDefault="003B5E05" w:rsidP="003B5E05">
      <w:pPr>
        <w:spacing w:after="0" w:line="240" w:lineRule="auto"/>
        <w:ind w:left="567" w:hanging="567"/>
        <w:jc w:val="both"/>
        <w:rPr>
          <w:rFonts w:ascii="Arial" w:hAnsi="Arial" w:cs="Arial"/>
          <w:bCs/>
          <w:iCs/>
        </w:rPr>
      </w:pPr>
      <w:r>
        <w:rPr>
          <w:rFonts w:ascii="Arial" w:hAnsi="Arial" w:cs="Arial"/>
        </w:rPr>
        <w:t xml:space="preserve">15.  </w:t>
      </w:r>
      <w:r>
        <w:rPr>
          <w:rFonts w:ascii="Arial" w:hAnsi="Arial" w:cs="Arial"/>
        </w:rPr>
        <w:tab/>
        <w:t xml:space="preserve">Cabe ao profissional a verificação prévia do devido credenciamento no PEPC da atividade (cursos, eventos) que pretende realizar, bem como dos pontos que serão atribuídos. Os cursos de pós-graduação oferecidos por IES registrada no MEC estão dispensados de credenciamento, cabendo ao profissional apresentar declaração da IES comprovando a conclusão e aprovação nas disciplinas cursadas por ano. </w:t>
      </w:r>
      <w:r>
        <w:rPr>
          <w:rFonts w:ascii="Arial" w:hAnsi="Arial" w:cs="Arial"/>
          <w:bCs/>
          <w:iCs/>
          <w:color w:val="0070C0"/>
          <w:sz w:val="18"/>
          <w:szCs w:val="18"/>
        </w:rPr>
        <w:t>(Alterado pela Revisão NBC 02)</w:t>
      </w:r>
    </w:p>
    <w:p w14:paraId="3D5EC0CE" w14:textId="77777777" w:rsidR="003B5E05" w:rsidRPr="003C114A" w:rsidRDefault="003B5E05" w:rsidP="003B5E05">
      <w:pPr>
        <w:spacing w:after="0" w:line="240" w:lineRule="auto"/>
        <w:jc w:val="both"/>
        <w:rPr>
          <w:rFonts w:ascii="Arial" w:hAnsi="Arial" w:cs="Arial"/>
        </w:rPr>
      </w:pPr>
    </w:p>
    <w:p w14:paraId="7717644B"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rPr>
        <w:t xml:space="preserve"> </w:t>
      </w:r>
      <w:r w:rsidRPr="003C114A">
        <w:rPr>
          <w:rFonts w:ascii="Arial" w:hAnsi="Arial" w:cs="Arial"/>
          <w:strike/>
        </w:rPr>
        <w:t xml:space="preserve">16. </w:t>
      </w:r>
      <w:r w:rsidRPr="003C114A">
        <w:rPr>
          <w:rFonts w:ascii="Arial" w:hAnsi="Arial" w:cs="Arial"/>
          <w:strike/>
        </w:rPr>
        <w:tab/>
        <w:t xml:space="preserve">Os profissionais referidos no item 4 são responsáveis pelo lançamento, preferencialmente no sistema web do CFC/CRCs, das informações relativas às atividades que necessitem de apreciação para atribuição de pontos. </w:t>
      </w:r>
    </w:p>
    <w:p w14:paraId="576F79B2" w14:textId="77777777" w:rsidR="003B5E05" w:rsidRPr="003C114A" w:rsidRDefault="003B5E05" w:rsidP="003B5E05">
      <w:pPr>
        <w:spacing w:after="0" w:line="240" w:lineRule="auto"/>
        <w:ind w:left="567" w:hanging="567"/>
        <w:jc w:val="both"/>
        <w:rPr>
          <w:rFonts w:ascii="Arial" w:hAnsi="Arial" w:cs="Arial"/>
        </w:rPr>
      </w:pPr>
    </w:p>
    <w:p w14:paraId="6A9C8398"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strike/>
        </w:rPr>
        <w:t xml:space="preserve">16. </w:t>
      </w:r>
      <w:r w:rsidRPr="003C114A">
        <w:rPr>
          <w:rFonts w:ascii="Arial" w:hAnsi="Arial" w:cs="Arial"/>
          <w:strike/>
        </w:rPr>
        <w:tab/>
        <w:t xml:space="preserve">Os profissionais referidos no item 4 são responsáveis pelo lançamento e acompanhamento, preferencialmente no sistema </w:t>
      </w:r>
      <w:r w:rsidRPr="003C114A">
        <w:rPr>
          <w:rFonts w:ascii="Arial" w:hAnsi="Arial" w:cs="Arial"/>
          <w:i/>
          <w:strike/>
        </w:rPr>
        <w:t>web</w:t>
      </w:r>
      <w:r w:rsidRPr="003C114A">
        <w:rPr>
          <w:rFonts w:ascii="Arial" w:hAnsi="Arial" w:cs="Arial"/>
          <w:strike/>
        </w:rPr>
        <w:t xml:space="preserve"> do CFC/CRCs, das informações relativas às atividades que necessitem de apreciação para atribuição de pontos.</w:t>
      </w:r>
      <w:r w:rsidRPr="003C114A">
        <w:rPr>
          <w:rFonts w:ascii="Arial" w:hAnsi="Arial" w:cs="Arial"/>
        </w:rPr>
        <w:t xml:space="preserve"> </w:t>
      </w:r>
      <w:r w:rsidRPr="003C114A">
        <w:rPr>
          <w:rFonts w:ascii="Arial" w:hAnsi="Arial" w:cs="Arial"/>
          <w:bCs/>
          <w:iCs/>
          <w:color w:val="0070C0"/>
          <w:sz w:val="18"/>
          <w:szCs w:val="18"/>
        </w:rPr>
        <w:t>(Alterado pela NBC PG 12 (R1))</w:t>
      </w:r>
    </w:p>
    <w:p w14:paraId="11714792" w14:textId="77777777" w:rsidR="003B5E05" w:rsidRDefault="003B5E05" w:rsidP="003B5E05">
      <w:pPr>
        <w:spacing w:after="0" w:line="240" w:lineRule="auto"/>
        <w:ind w:left="567" w:hanging="567"/>
        <w:jc w:val="both"/>
        <w:rPr>
          <w:rFonts w:ascii="Arial" w:hAnsi="Arial" w:cs="Arial"/>
        </w:rPr>
      </w:pPr>
    </w:p>
    <w:p w14:paraId="41D36E5A" w14:textId="77777777" w:rsidR="003B5E05" w:rsidRDefault="003B5E05" w:rsidP="003B5E05">
      <w:pPr>
        <w:spacing w:after="0" w:line="240" w:lineRule="auto"/>
        <w:ind w:left="567" w:hanging="567"/>
        <w:jc w:val="both"/>
        <w:rPr>
          <w:rFonts w:ascii="Arial" w:hAnsi="Arial" w:cs="Arial"/>
          <w:bCs/>
          <w:iCs/>
          <w:color w:val="0070C0"/>
          <w:sz w:val="18"/>
          <w:szCs w:val="18"/>
        </w:rPr>
      </w:pPr>
      <w:r>
        <w:rPr>
          <w:rFonts w:ascii="Arial" w:hAnsi="Arial" w:cs="Arial"/>
        </w:rPr>
        <w:t>16.</w:t>
      </w:r>
      <w:r>
        <w:rPr>
          <w:rFonts w:ascii="Arial" w:hAnsi="Arial" w:cs="Arial"/>
        </w:rPr>
        <w:tab/>
      </w:r>
      <w:r w:rsidRPr="00E330F7">
        <w:rPr>
          <w:rFonts w:ascii="Arial" w:hAnsi="Arial" w:cs="Arial"/>
          <w:strike/>
        </w:rPr>
        <w:t xml:space="preserve">Os profissionais referidos no item 4 são responsáveis pelo lançamento e acompanhamento, preferencialmente no sistema </w:t>
      </w:r>
      <w:r w:rsidRPr="00E330F7">
        <w:rPr>
          <w:rFonts w:ascii="Arial" w:hAnsi="Arial" w:cs="Arial"/>
          <w:i/>
          <w:strike/>
        </w:rPr>
        <w:t>web</w:t>
      </w:r>
      <w:r w:rsidRPr="00E330F7">
        <w:rPr>
          <w:rFonts w:ascii="Arial" w:hAnsi="Arial" w:cs="Arial"/>
          <w:strike/>
        </w:rPr>
        <w:t xml:space="preserve"> do CFC/CRCs, das informações relativas às atividades que necessitem de apreciação para atribuição de pontos, bem como das atividades realizadas e que sejam credenciadas por instituição capacitadora.</w:t>
      </w:r>
      <w:r>
        <w:rPr>
          <w:rFonts w:ascii="Arial" w:hAnsi="Arial" w:cs="Arial"/>
        </w:rPr>
        <w:t xml:space="preserve"> </w:t>
      </w:r>
      <w:r>
        <w:rPr>
          <w:rFonts w:ascii="Arial" w:hAnsi="Arial" w:cs="Arial"/>
          <w:bCs/>
          <w:iCs/>
          <w:color w:val="0070C0"/>
          <w:sz w:val="18"/>
          <w:szCs w:val="18"/>
        </w:rPr>
        <w:t>(Alterado pela Revisão NBC 02)</w:t>
      </w:r>
    </w:p>
    <w:p w14:paraId="673D4304" w14:textId="77777777" w:rsidR="003B5E05" w:rsidRDefault="003B5E05" w:rsidP="003B5E05">
      <w:pPr>
        <w:spacing w:after="0" w:line="240" w:lineRule="auto"/>
        <w:ind w:left="567" w:hanging="567"/>
        <w:jc w:val="both"/>
        <w:rPr>
          <w:rFonts w:ascii="Arial" w:hAnsi="Arial" w:cs="Arial"/>
          <w:bCs/>
          <w:iCs/>
          <w:color w:val="0070C0"/>
          <w:sz w:val="18"/>
          <w:szCs w:val="18"/>
        </w:rPr>
      </w:pPr>
    </w:p>
    <w:p w14:paraId="3440E5DE" w14:textId="77777777" w:rsidR="003B5E05" w:rsidRPr="00B70772" w:rsidRDefault="003B5E05">
      <w:pPr>
        <w:pStyle w:val="ListaColorida-nfase11"/>
        <w:numPr>
          <w:ilvl w:val="0"/>
          <w:numId w:val="402"/>
        </w:numPr>
        <w:spacing w:after="0" w:line="240" w:lineRule="auto"/>
        <w:ind w:left="567"/>
        <w:jc w:val="both"/>
        <w:rPr>
          <w:rFonts w:ascii="Arial" w:hAnsi="Arial" w:cs="Arial"/>
          <w:lang w:val="pt-PT" w:bidi="pt-PT"/>
        </w:rPr>
      </w:pPr>
      <w:r w:rsidRPr="00B70772">
        <w:rPr>
          <w:rFonts w:ascii="Arial" w:hAnsi="Arial" w:cs="Arial"/>
          <w:lang w:val="pt-PT" w:bidi="pt-PT"/>
        </w:rPr>
        <w:t>É de responsabilidade dos profissionais referidos no item 4 o lançamento e o  acompanhamento, no sistema Web EPC</w:t>
      </w:r>
      <w:r w:rsidRPr="00B70772">
        <w:rPr>
          <w:rFonts w:ascii="Arial" w:hAnsi="Arial" w:cs="Arial"/>
          <w:i/>
          <w:lang w:val="pt-PT" w:bidi="pt-PT"/>
        </w:rPr>
        <w:t xml:space="preserve"> </w:t>
      </w:r>
      <w:r w:rsidRPr="00B70772">
        <w:rPr>
          <w:rFonts w:ascii="Arial" w:hAnsi="Arial" w:cs="Arial"/>
          <w:lang w:val="pt-PT" w:bidi="pt-PT"/>
        </w:rPr>
        <w:t xml:space="preserve">do CFC/CRCs, das informações e das respectivas documentações relativas às atividades que necessitem de apreciação para atribuição de pontos, bem como das atividades realizadas e que sejam credenciadas por instituição capacitadora. </w:t>
      </w:r>
      <w:r>
        <w:rPr>
          <w:rFonts w:ascii="Arial" w:hAnsi="Arial" w:cs="Arial"/>
          <w:bCs/>
          <w:iCs/>
          <w:color w:val="0070C0"/>
          <w:sz w:val="18"/>
          <w:szCs w:val="18"/>
        </w:rPr>
        <w:t>(Alterada pela Revisão NBC 08)</w:t>
      </w:r>
    </w:p>
    <w:p w14:paraId="38BF4154" w14:textId="77777777" w:rsidR="003B5E05" w:rsidRDefault="003B5E05" w:rsidP="003B5E05">
      <w:pPr>
        <w:spacing w:after="0" w:line="240" w:lineRule="auto"/>
        <w:ind w:left="567" w:hanging="567"/>
        <w:jc w:val="both"/>
        <w:rPr>
          <w:rFonts w:ascii="Arial" w:hAnsi="Arial" w:cs="Arial"/>
          <w:bCs/>
          <w:iCs/>
        </w:rPr>
      </w:pPr>
    </w:p>
    <w:p w14:paraId="1C39F887" w14:textId="77777777" w:rsidR="003B5E05" w:rsidRPr="003C114A" w:rsidRDefault="003B5E05" w:rsidP="003B5E05">
      <w:pPr>
        <w:spacing w:after="0" w:line="240" w:lineRule="auto"/>
        <w:ind w:left="567" w:hanging="567"/>
        <w:jc w:val="both"/>
        <w:rPr>
          <w:rFonts w:ascii="Arial" w:hAnsi="Arial" w:cs="Arial"/>
        </w:rPr>
      </w:pPr>
    </w:p>
    <w:p w14:paraId="770011AE" w14:textId="77777777" w:rsidR="003B5E05" w:rsidRPr="003C114A" w:rsidRDefault="003B5E05" w:rsidP="003B5E05">
      <w:pPr>
        <w:spacing w:after="0" w:line="240" w:lineRule="auto"/>
        <w:ind w:left="567" w:hanging="567"/>
        <w:jc w:val="both"/>
        <w:rPr>
          <w:rFonts w:ascii="Arial" w:hAnsi="Arial" w:cs="Arial"/>
          <w:strike/>
          <w:color w:val="FF0000"/>
        </w:rPr>
      </w:pPr>
      <w:r w:rsidRPr="003C114A">
        <w:rPr>
          <w:rFonts w:ascii="Arial" w:hAnsi="Arial" w:cs="Arial"/>
          <w:strike/>
        </w:rPr>
        <w:t xml:space="preserve">17. </w:t>
      </w:r>
      <w:r w:rsidRPr="003C114A">
        <w:rPr>
          <w:rFonts w:ascii="Arial" w:hAnsi="Arial" w:cs="Arial"/>
          <w:strike/>
        </w:rPr>
        <w:tab/>
        <w:t xml:space="preserve">Encerra-se o cumprimento das exigências estabelecidas nesta Norma, pelos profissionais referidos no item 4, com a comprovação da entrega do relatório de atividades a que se refere o Anexo III, no CRC de jurisdição do registro principal do profissional, até o dia 31 de janeiro do ano subsequente ao ano-base, em arquivo digital ou impresso, acompanhado de cópia da documentação comprobatória das atividades, no que se refere ao disposto nas Tabelas II, III e IV do Anexo II desta Norma. </w:t>
      </w:r>
    </w:p>
    <w:p w14:paraId="58B33AB8"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 </w:t>
      </w:r>
    </w:p>
    <w:p w14:paraId="6EE07E15"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strike/>
        </w:rPr>
        <w:t xml:space="preserve">17. </w:t>
      </w:r>
      <w:r w:rsidRPr="003C114A">
        <w:rPr>
          <w:rFonts w:ascii="Arial" w:hAnsi="Arial" w:cs="Arial"/>
          <w:strike/>
        </w:rPr>
        <w:tab/>
        <w:t>O cumprimento da pontuação exigida nesta norma, pelos profissionais referidos no item 4, deve ser comprovado mediante a entrega do relatório de atividades a que se refere o Anexo III, no CRC de jurisdição do registro principal do profissional, até o dia 31 de janeiro do ano subsequente ao ano-base, por meio digital ou impresso, acompanhado de cópia da documentação comprobatória das atividades, no que se refere ao disposto nas Tabelas II, III e IV do Anexo II desta norma, bem como das disciplinas cursadas nos cursos de pós-graduação oferecidos por IES registrada no MEC.</w:t>
      </w:r>
      <w:r w:rsidRPr="003C114A">
        <w:rPr>
          <w:rFonts w:ascii="Arial" w:hAnsi="Arial" w:cs="Arial"/>
        </w:rPr>
        <w:t xml:space="preserve"> </w:t>
      </w:r>
      <w:r w:rsidRPr="003C114A">
        <w:rPr>
          <w:rFonts w:ascii="Arial" w:hAnsi="Arial" w:cs="Arial"/>
          <w:bCs/>
          <w:iCs/>
          <w:color w:val="0070C0"/>
          <w:sz w:val="18"/>
          <w:szCs w:val="18"/>
        </w:rPr>
        <w:t>(Alterado pela NBC PG 12 (R1))</w:t>
      </w:r>
    </w:p>
    <w:p w14:paraId="3551D248" w14:textId="77777777" w:rsidR="003B5E05" w:rsidRPr="003C114A" w:rsidRDefault="003B5E05" w:rsidP="003B5E05">
      <w:pPr>
        <w:spacing w:after="0" w:line="240" w:lineRule="auto"/>
        <w:ind w:left="567" w:hanging="567"/>
        <w:jc w:val="both"/>
        <w:rPr>
          <w:rFonts w:ascii="Arial" w:hAnsi="Arial" w:cs="Arial"/>
        </w:rPr>
      </w:pPr>
    </w:p>
    <w:p w14:paraId="1EFCE84E" w14:textId="77777777" w:rsidR="003B5E05" w:rsidRPr="003C114A" w:rsidRDefault="003B5E05" w:rsidP="003B5E05">
      <w:pPr>
        <w:spacing w:after="0" w:line="240" w:lineRule="auto"/>
        <w:ind w:left="567" w:hanging="567"/>
        <w:jc w:val="both"/>
        <w:rPr>
          <w:rFonts w:ascii="Arial" w:hAnsi="Arial" w:cs="Arial"/>
          <w:bCs/>
          <w:iCs/>
          <w:color w:val="0070C0"/>
          <w:sz w:val="18"/>
          <w:szCs w:val="18"/>
        </w:rPr>
      </w:pPr>
      <w:r w:rsidRPr="003C114A">
        <w:rPr>
          <w:rFonts w:ascii="Arial" w:hAnsi="Arial" w:cs="Arial"/>
          <w:strike/>
        </w:rPr>
        <w:t xml:space="preserve">17. </w:t>
      </w:r>
      <w:r w:rsidRPr="003C114A">
        <w:rPr>
          <w:rFonts w:ascii="Arial" w:hAnsi="Arial" w:cs="Arial"/>
          <w:strike/>
        </w:rPr>
        <w:tab/>
        <w:t>O cumprimento da pontuação exigida nesta norma, pelos profissionais referidos no item 4, deve ser comprovado mediante a entrega do relatório de atividades a que se refere o Anexo III, no CRC de jurisdição do registro principal do profissional, até o dia 31 de janeiro do ano subsequente ao ano-base, por meio digital ou impresso, acompanhado de cópia da documentação comprobatória das atividades, no que se refere ao disposto nas Tabelas I, II, III e IV do Anexo II desta norma, com exceção dos cursos e eventos credenciados.</w:t>
      </w:r>
      <w:r w:rsidRPr="003C114A">
        <w:rPr>
          <w:rFonts w:ascii="Arial" w:hAnsi="Arial" w:cs="Arial"/>
        </w:rPr>
        <w:t xml:space="preserve"> </w:t>
      </w:r>
      <w:r w:rsidRPr="003C114A">
        <w:rPr>
          <w:rFonts w:ascii="Arial" w:hAnsi="Arial" w:cs="Arial"/>
          <w:bCs/>
          <w:iCs/>
          <w:color w:val="0070C0"/>
          <w:sz w:val="18"/>
          <w:szCs w:val="18"/>
        </w:rPr>
        <w:t>(Alterado pela NBC PG 12 (R3))</w:t>
      </w:r>
    </w:p>
    <w:p w14:paraId="6768AB23" w14:textId="77777777" w:rsidR="003B5E05" w:rsidRDefault="003B5E05" w:rsidP="003B5E05">
      <w:pPr>
        <w:spacing w:after="0" w:line="240" w:lineRule="auto"/>
        <w:ind w:left="567" w:hanging="567"/>
        <w:jc w:val="both"/>
        <w:rPr>
          <w:rFonts w:ascii="Arial" w:hAnsi="Arial" w:cs="Arial"/>
        </w:rPr>
      </w:pPr>
    </w:p>
    <w:p w14:paraId="357A3D66" w14:textId="77777777" w:rsidR="003B5E05" w:rsidRDefault="003B5E05" w:rsidP="003B5E05">
      <w:pPr>
        <w:spacing w:after="0" w:line="240" w:lineRule="auto"/>
        <w:ind w:left="567" w:hanging="567"/>
        <w:jc w:val="both"/>
        <w:rPr>
          <w:rFonts w:ascii="Arial" w:hAnsi="Arial" w:cs="Arial"/>
          <w:bCs/>
          <w:iCs/>
        </w:rPr>
      </w:pPr>
      <w:r w:rsidRPr="00013F89">
        <w:rPr>
          <w:rFonts w:ascii="Arial" w:hAnsi="Arial" w:cs="Arial"/>
          <w:strike/>
        </w:rPr>
        <w:t>17.</w:t>
      </w:r>
      <w:r w:rsidRPr="00013F89">
        <w:rPr>
          <w:rFonts w:ascii="Arial" w:hAnsi="Arial" w:cs="Arial"/>
          <w:strike/>
        </w:rPr>
        <w:tab/>
        <w:t xml:space="preserve">O cumprimento da pontuação exigida nesta norma, pelos profissionais referidos no item 4, deve ser comprovado mediante a entrega do relatório de atividades a que se refere o Anexo III, no CRC de jurisdição do registro principal do profissional, por meio do sistema </w:t>
      </w:r>
      <w:r w:rsidRPr="00013F89">
        <w:rPr>
          <w:rFonts w:ascii="Arial" w:hAnsi="Arial" w:cs="Arial"/>
          <w:i/>
          <w:strike/>
        </w:rPr>
        <w:t>web</w:t>
      </w:r>
      <w:r w:rsidRPr="00013F89">
        <w:rPr>
          <w:rFonts w:ascii="Arial" w:hAnsi="Arial" w:cs="Arial"/>
          <w:strike/>
        </w:rPr>
        <w:t xml:space="preserve"> do CFC/CRCs. Na ausência deste, a documentação poderá ser protocolada no CRC de jurisdição, até o dia 31 de janeiro do ano subsequente ao ano-base, acompanhado de cópia da documentação comprobatória das atividades, no que se refere ao disposto nas Tabelas I, II, III e IV do Anexo II desta norma, com exceção dos cursos e eventos credenciados.</w:t>
      </w:r>
      <w:r>
        <w:rPr>
          <w:rFonts w:ascii="Arial" w:hAnsi="Arial" w:cs="Arial"/>
        </w:rPr>
        <w:t xml:space="preserve"> </w:t>
      </w:r>
      <w:r>
        <w:rPr>
          <w:rFonts w:ascii="Arial" w:hAnsi="Arial" w:cs="Arial"/>
          <w:bCs/>
          <w:iCs/>
          <w:color w:val="0070C0"/>
          <w:sz w:val="18"/>
          <w:szCs w:val="18"/>
        </w:rPr>
        <w:t>(Alterado pela Revisão NBC 02)</w:t>
      </w:r>
    </w:p>
    <w:p w14:paraId="2D924A2C" w14:textId="77777777" w:rsidR="003B5E05" w:rsidRDefault="003B5E05" w:rsidP="003B5E05">
      <w:pPr>
        <w:spacing w:after="0" w:line="240" w:lineRule="auto"/>
        <w:ind w:left="567" w:hanging="567"/>
        <w:jc w:val="both"/>
        <w:rPr>
          <w:rFonts w:ascii="Arial" w:hAnsi="Arial" w:cs="Arial"/>
        </w:rPr>
      </w:pPr>
    </w:p>
    <w:p w14:paraId="603444D6" w14:textId="77777777" w:rsidR="003B5E05" w:rsidRDefault="003B5E05" w:rsidP="003B5E05">
      <w:pPr>
        <w:spacing w:after="0" w:line="240" w:lineRule="auto"/>
        <w:ind w:left="567" w:hanging="567"/>
        <w:jc w:val="both"/>
        <w:rPr>
          <w:rFonts w:ascii="Arial" w:hAnsi="Arial" w:cs="Arial"/>
          <w:bCs/>
          <w:iCs/>
          <w:color w:val="0070C0"/>
          <w:sz w:val="18"/>
          <w:szCs w:val="18"/>
        </w:rPr>
      </w:pPr>
      <w:r>
        <w:rPr>
          <w:rFonts w:ascii="Arial" w:hAnsi="Arial" w:cs="Arial"/>
        </w:rPr>
        <w:t xml:space="preserve">17. </w:t>
      </w:r>
      <w:r>
        <w:rPr>
          <w:rFonts w:ascii="Arial" w:hAnsi="Arial" w:cs="Arial"/>
        </w:rPr>
        <w:tab/>
      </w:r>
      <w:r w:rsidRPr="00E330F7">
        <w:rPr>
          <w:rFonts w:ascii="Arial" w:hAnsi="Arial" w:cs="Arial"/>
          <w:strike/>
        </w:rPr>
        <w:t>O cumprimento da pontuação exigida nesta Norma, pelos profissionais referidos no item 4, deve ser comprovado mediante a verificação das atividades constantes no relatório de prestação de contas, disponível na área do profissional, e envio mediante Sistema EPC do CFC/CRCs. Nos casos em que houver atividades de docência, pós-graduação, cursos realizados no exterior, produção intelectual, participação em comissões, orientação de artigos científicos e trabalhos de conclusão de curso e participação em bancas acadêmicas, estas devem ser informadas pelo profissional, também via Sistema EPC. O prazo para envio do relatório de atividades é 31 de janeiro do ano subsequente ao ano-base. A comprovação das referidas atividades devem ser anexadas no sistema EPC, no item “Minhas Atividades”, com exceção dos cursos e eventos credenciados.</w:t>
      </w:r>
      <w:r>
        <w:rPr>
          <w:rFonts w:ascii="Arial" w:hAnsi="Arial" w:cs="Arial"/>
        </w:rPr>
        <w:t xml:space="preserve"> </w:t>
      </w:r>
      <w:r>
        <w:rPr>
          <w:rFonts w:ascii="Arial" w:hAnsi="Arial" w:cs="Arial"/>
          <w:bCs/>
          <w:iCs/>
          <w:color w:val="0070C0"/>
          <w:sz w:val="18"/>
          <w:szCs w:val="18"/>
        </w:rPr>
        <w:t>(Alterado pela Revisão NBC 05)</w:t>
      </w:r>
    </w:p>
    <w:p w14:paraId="5041B130" w14:textId="77777777" w:rsidR="003B5E05" w:rsidRDefault="003B5E05" w:rsidP="003B5E05">
      <w:pPr>
        <w:spacing w:after="0" w:line="240" w:lineRule="auto"/>
        <w:ind w:left="567" w:hanging="567"/>
        <w:jc w:val="both"/>
        <w:rPr>
          <w:rFonts w:ascii="Arial" w:hAnsi="Arial" w:cs="Arial"/>
        </w:rPr>
      </w:pPr>
    </w:p>
    <w:p w14:paraId="03376A6A" w14:textId="77777777" w:rsidR="003B5E05" w:rsidRPr="00B70772" w:rsidRDefault="003B5E05">
      <w:pPr>
        <w:pStyle w:val="ListaColorida-nfase11"/>
        <w:numPr>
          <w:ilvl w:val="0"/>
          <w:numId w:val="403"/>
        </w:numPr>
        <w:spacing w:after="0" w:line="240" w:lineRule="auto"/>
        <w:ind w:left="567"/>
        <w:jc w:val="both"/>
        <w:rPr>
          <w:rFonts w:ascii="Arial" w:hAnsi="Arial" w:cs="Arial"/>
          <w:lang w:val="pt-PT" w:bidi="pt-PT"/>
        </w:rPr>
      </w:pPr>
      <w:r w:rsidRPr="00B70772">
        <w:rPr>
          <w:rFonts w:ascii="Arial" w:hAnsi="Arial" w:cs="Arial"/>
          <w:lang w:val="pt-PT" w:bidi="pt-PT"/>
        </w:rPr>
        <w:t xml:space="preserve">O cumprimento da pontuação exigida nesta Norma, pelos profissionais referidos no item 4, deve ser comprovado mediante a verificação das atividades constantes no relatório de prestação de contas, disponível na área do profissional, e envio mediante Sistema Web EPC do CFC/CRCs. Nos casos em que houver atividades de docência, pós-graduação, cursos realizados no exterior, produção intelectual, participação em comissões, orientação de artigos científicos e trabalhos de conclusão de curso e participação em bancas acadêmicas, essas devem ser informadas pelo profissional, também via Sistema Web EPC. O prazo para o envio do relatório de atividades é 31 de janeiro do ano subsequente ao ano-base. A comprovação das referidas atividades deve ser anexada ao sistema EPC, no item “Minhas Atividades”, com exceção dos cursos e dos eventos credenciados. </w:t>
      </w:r>
      <w:r>
        <w:rPr>
          <w:rFonts w:ascii="Arial" w:hAnsi="Arial" w:cs="Arial"/>
          <w:bCs/>
          <w:iCs/>
          <w:color w:val="0070C0"/>
          <w:sz w:val="18"/>
          <w:szCs w:val="18"/>
        </w:rPr>
        <w:t>(Alterada pela Revisão NBC 08)</w:t>
      </w:r>
    </w:p>
    <w:p w14:paraId="7FFA0E2A" w14:textId="77777777" w:rsidR="003B5E05" w:rsidRDefault="003B5E05" w:rsidP="003B5E05">
      <w:pPr>
        <w:spacing w:after="0" w:line="240" w:lineRule="auto"/>
        <w:ind w:left="567" w:hanging="567"/>
        <w:jc w:val="both"/>
        <w:rPr>
          <w:rFonts w:ascii="Arial" w:hAnsi="Arial" w:cs="Arial"/>
        </w:rPr>
      </w:pPr>
    </w:p>
    <w:p w14:paraId="36FE612A" w14:textId="77777777" w:rsidR="003B5E05" w:rsidRPr="003C114A" w:rsidRDefault="003B5E05" w:rsidP="003B5E05">
      <w:pPr>
        <w:spacing w:after="0" w:line="240" w:lineRule="auto"/>
        <w:ind w:left="567" w:hanging="567"/>
        <w:jc w:val="both"/>
        <w:rPr>
          <w:rFonts w:ascii="Arial" w:hAnsi="Arial" w:cs="Arial"/>
        </w:rPr>
      </w:pPr>
    </w:p>
    <w:p w14:paraId="57E2550F"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18.</w:t>
      </w:r>
      <w:r w:rsidRPr="003C114A">
        <w:rPr>
          <w:rFonts w:ascii="Arial" w:hAnsi="Arial" w:cs="Arial"/>
          <w:strike/>
        </w:rPr>
        <w:tab/>
        <w:t>O profissional em atividade em outro país, por período igual ou superior a um ano civil completo, deve comprovar, a cada ano, o cumprimento da Educação Profissional Continuada mediante a apresentação das informações comprobatórias das atividades realizadas no exterior, ao CRC de sua jurisdição, até 31 de janeiro do ano seguinte.</w:t>
      </w:r>
    </w:p>
    <w:p w14:paraId="20E60142" w14:textId="77777777" w:rsidR="003B5E05" w:rsidRPr="003C114A" w:rsidRDefault="003B5E05" w:rsidP="003B5E05">
      <w:pPr>
        <w:spacing w:after="0" w:line="240" w:lineRule="auto"/>
        <w:ind w:left="567" w:hanging="567"/>
        <w:jc w:val="both"/>
        <w:rPr>
          <w:rFonts w:ascii="Arial" w:hAnsi="Arial" w:cs="Arial"/>
        </w:rPr>
      </w:pPr>
    </w:p>
    <w:p w14:paraId="32CB0E87"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18. </w:t>
      </w:r>
      <w:r w:rsidRPr="003C114A">
        <w:rPr>
          <w:rFonts w:ascii="Arial" w:hAnsi="Arial" w:cs="Arial"/>
        </w:rPr>
        <w:tab/>
        <w:t xml:space="preserve">O profissional que atua no exterior também deve comprovar o cumprimento da Educação Profissional Continuada. </w:t>
      </w:r>
      <w:r w:rsidRPr="003C114A">
        <w:rPr>
          <w:rFonts w:ascii="Arial" w:hAnsi="Arial" w:cs="Arial"/>
          <w:bCs/>
          <w:iCs/>
          <w:color w:val="0070C0"/>
          <w:sz w:val="18"/>
          <w:szCs w:val="18"/>
        </w:rPr>
        <w:t>(Alterado pela NBC PG 12 (R1))</w:t>
      </w:r>
    </w:p>
    <w:p w14:paraId="32F92ACF" w14:textId="77777777" w:rsidR="003B5E05" w:rsidRPr="003C114A" w:rsidRDefault="003B5E05" w:rsidP="003B5E05">
      <w:pPr>
        <w:spacing w:after="0" w:line="240" w:lineRule="auto"/>
        <w:ind w:left="567" w:hanging="567"/>
        <w:jc w:val="both"/>
        <w:rPr>
          <w:rFonts w:ascii="Arial" w:hAnsi="Arial" w:cs="Arial"/>
        </w:rPr>
      </w:pPr>
    </w:p>
    <w:p w14:paraId="1BEC11E8"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19.</w:t>
      </w:r>
      <w:r w:rsidRPr="003C114A">
        <w:rPr>
          <w:rFonts w:ascii="Arial" w:hAnsi="Arial" w:cs="Arial"/>
          <w:strike/>
        </w:rPr>
        <w:tab/>
        <w:t>As atividades de Educação Profissional Continuada realizadas no exterior devem ser comprovadas no CRC de jurisdição do registro principal, por meio de declaração ou certificado emitido pela entidade realizadora, traduzido para o idioma português, constando a carga horária, o período de realização e o conteúdo programático.  As atividades devem ser inseridas preferencialmente no sistema web do CFC/CRCs, tão logo tenham sido realizadas, ou até 31 de dezembro do ano de sua realização, mediante o envio da documentação comprobatória, de forma física ou digital, ao CRC da jurisdição do registro principal, observados os limites estabelecidos nas tabelas de pontuação constantes do Anexo II.</w:t>
      </w:r>
    </w:p>
    <w:p w14:paraId="4A77A86E" w14:textId="77777777" w:rsidR="003B5E05" w:rsidRPr="003C114A" w:rsidRDefault="003B5E05" w:rsidP="003B5E05">
      <w:pPr>
        <w:spacing w:after="0" w:line="240" w:lineRule="auto"/>
        <w:ind w:left="567" w:hanging="567"/>
        <w:jc w:val="both"/>
        <w:rPr>
          <w:rFonts w:ascii="Arial" w:hAnsi="Arial" w:cs="Arial"/>
        </w:rPr>
      </w:pPr>
    </w:p>
    <w:p w14:paraId="6B8551CF" w14:textId="77777777" w:rsidR="003B5E05" w:rsidRPr="003C114A" w:rsidRDefault="003B5E05" w:rsidP="003B5E05">
      <w:pPr>
        <w:spacing w:after="0" w:line="240" w:lineRule="auto"/>
        <w:ind w:left="567" w:hanging="567"/>
        <w:jc w:val="both"/>
        <w:rPr>
          <w:rFonts w:ascii="Arial" w:hAnsi="Arial" w:cs="Arial"/>
        </w:rPr>
      </w:pPr>
      <w:r w:rsidRPr="00013F89">
        <w:rPr>
          <w:rFonts w:ascii="Arial" w:hAnsi="Arial" w:cs="Arial"/>
          <w:strike/>
        </w:rPr>
        <w:t xml:space="preserve">19. </w:t>
      </w:r>
      <w:r w:rsidRPr="00013F89">
        <w:rPr>
          <w:rFonts w:ascii="Arial" w:hAnsi="Arial" w:cs="Arial"/>
          <w:strike/>
        </w:rPr>
        <w:tab/>
        <w:t xml:space="preserve">As atividades de Educação Profissional Continuada realizadas no exterior devem ser comprovadas no CRC de jurisdição do registro principal, por meio de declaração ou certificado emitido pela entidade realizadora, traduzido para o idioma português, constando a carga horária, o período de realização e o conteúdo programático.  As atividades devem ser inseridas, preferencialmente, no sistema </w:t>
      </w:r>
      <w:r w:rsidRPr="00013F89">
        <w:rPr>
          <w:rFonts w:ascii="Arial" w:hAnsi="Arial" w:cs="Arial"/>
          <w:i/>
          <w:strike/>
        </w:rPr>
        <w:t>web</w:t>
      </w:r>
      <w:r w:rsidRPr="00013F89">
        <w:rPr>
          <w:rFonts w:ascii="Arial" w:hAnsi="Arial" w:cs="Arial"/>
          <w:strike/>
        </w:rPr>
        <w:t xml:space="preserve"> do CFC/CRCs, tão logo tenham sido realizadas, e, no máximo, até 31 de janeiro do ano seguinte ao ano-base, mediante o envio da documentação comprobatória, de forma física ou digital, ao CRC da jurisdição do registro principal, observados os limites estabelecidos nas tabelas de pontuação constantes do Anexo II.</w:t>
      </w:r>
      <w:r w:rsidRPr="003C114A">
        <w:rPr>
          <w:rFonts w:ascii="Arial" w:hAnsi="Arial" w:cs="Arial"/>
        </w:rPr>
        <w:t xml:space="preserve"> </w:t>
      </w:r>
      <w:r w:rsidRPr="003C114A">
        <w:rPr>
          <w:rFonts w:ascii="Arial" w:hAnsi="Arial" w:cs="Arial"/>
          <w:bCs/>
          <w:iCs/>
          <w:color w:val="0070C0"/>
          <w:sz w:val="18"/>
          <w:szCs w:val="18"/>
        </w:rPr>
        <w:t>(Alterado pela NBC PG 12 (R1))</w:t>
      </w:r>
    </w:p>
    <w:p w14:paraId="74A067D5" w14:textId="77777777" w:rsidR="003B5E05" w:rsidRDefault="003B5E05" w:rsidP="003B5E05">
      <w:pPr>
        <w:spacing w:after="0" w:line="240" w:lineRule="auto"/>
        <w:ind w:left="567" w:hanging="567"/>
        <w:jc w:val="both"/>
        <w:rPr>
          <w:rFonts w:ascii="Arial" w:hAnsi="Arial" w:cs="Arial"/>
        </w:rPr>
      </w:pPr>
    </w:p>
    <w:p w14:paraId="48BC5D79" w14:textId="77777777" w:rsidR="003B5E05" w:rsidRDefault="003B5E05" w:rsidP="003B5E05">
      <w:pPr>
        <w:spacing w:after="0" w:line="240" w:lineRule="auto"/>
        <w:ind w:left="567" w:hanging="567"/>
        <w:jc w:val="both"/>
        <w:rPr>
          <w:rFonts w:ascii="Arial" w:hAnsi="Arial" w:cs="Arial"/>
          <w:bCs/>
          <w:iCs/>
          <w:color w:val="0070C0"/>
          <w:sz w:val="18"/>
          <w:szCs w:val="18"/>
        </w:rPr>
      </w:pPr>
      <w:r>
        <w:rPr>
          <w:rFonts w:ascii="Arial" w:hAnsi="Arial" w:cs="Arial"/>
        </w:rPr>
        <w:t xml:space="preserve">19. </w:t>
      </w:r>
      <w:r>
        <w:rPr>
          <w:rFonts w:ascii="Arial" w:hAnsi="Arial" w:cs="Arial"/>
        </w:rPr>
        <w:tab/>
      </w:r>
      <w:r w:rsidRPr="00E330F7">
        <w:rPr>
          <w:rFonts w:ascii="Arial" w:hAnsi="Arial" w:cs="Arial"/>
          <w:strike/>
        </w:rPr>
        <w:t>As atividades de Educação Profissional Continuada realizadas no exterior devem ser cadastradas e comprovadas no Sistema EPC, por meio de declaração ou certificado emitido pela entidade realizadora, traduzido para o idioma português, constando a carga horária, o período de realização e o conteúdo programático.  As atividades devem ser informadas tão logo tenham sido realizadas e, no máximo, até 31 de janeiro do ano seguinte ao ano-base.</w:t>
      </w:r>
      <w:r>
        <w:rPr>
          <w:rFonts w:ascii="Arial" w:hAnsi="Arial" w:cs="Arial"/>
        </w:rPr>
        <w:t xml:space="preserve"> </w:t>
      </w:r>
      <w:r>
        <w:rPr>
          <w:rFonts w:ascii="Arial" w:hAnsi="Arial" w:cs="Arial"/>
          <w:bCs/>
          <w:iCs/>
          <w:color w:val="0070C0"/>
          <w:sz w:val="18"/>
          <w:szCs w:val="18"/>
        </w:rPr>
        <w:t>(Alterado pela Revisão NBC 05)</w:t>
      </w:r>
    </w:p>
    <w:p w14:paraId="7D5AD7F9" w14:textId="77777777" w:rsidR="003B5E05" w:rsidRDefault="003B5E05" w:rsidP="003B5E05">
      <w:pPr>
        <w:spacing w:after="0" w:line="240" w:lineRule="auto"/>
        <w:ind w:left="567" w:hanging="567"/>
        <w:jc w:val="both"/>
        <w:rPr>
          <w:rFonts w:ascii="Arial" w:hAnsi="Arial" w:cs="Arial"/>
          <w:bCs/>
          <w:iCs/>
          <w:color w:val="0070C0"/>
          <w:sz w:val="18"/>
          <w:szCs w:val="18"/>
        </w:rPr>
      </w:pPr>
    </w:p>
    <w:p w14:paraId="211C76AD" w14:textId="77777777" w:rsidR="003B5E05" w:rsidRPr="00B70772" w:rsidRDefault="003B5E05" w:rsidP="003B5E05">
      <w:pPr>
        <w:pStyle w:val="ListaColorida-nfase11"/>
        <w:spacing w:after="0" w:line="240" w:lineRule="auto"/>
        <w:ind w:left="567" w:hanging="567"/>
        <w:jc w:val="both"/>
        <w:rPr>
          <w:rFonts w:ascii="Arial" w:hAnsi="Arial" w:cs="Arial"/>
          <w:lang w:val="pt-PT" w:bidi="pt-PT"/>
        </w:rPr>
      </w:pPr>
      <w:r>
        <w:rPr>
          <w:rFonts w:ascii="Arial" w:hAnsi="Arial" w:cs="Arial"/>
          <w:lang w:val="pt-PT" w:bidi="pt-PT"/>
        </w:rPr>
        <w:t>19.</w:t>
      </w:r>
      <w:r>
        <w:rPr>
          <w:rFonts w:ascii="Arial" w:hAnsi="Arial" w:cs="Arial"/>
          <w:lang w:val="pt-PT" w:bidi="pt-PT"/>
        </w:rPr>
        <w:tab/>
      </w:r>
      <w:r w:rsidRPr="00B70772">
        <w:rPr>
          <w:rFonts w:ascii="Arial" w:hAnsi="Arial" w:cs="Arial"/>
          <w:lang w:val="pt-PT" w:bidi="pt-PT"/>
        </w:rPr>
        <w:t xml:space="preserve">As atividades de Educação Profissional Continuada realizadas no exterior devem ser cadastradas e comprovadas no Sistema Web EPC, por meio de declaração ou certificado emitido pela entidade realizadora, traduzido para o idioma português, constando a carga horária, o período de realização e o conteúdo programático. As atividades devem ser informadas tão logo tenham sido realizadas e, no máximo, até 31 de janeiro do ano seguinte ao ano-base. </w:t>
      </w:r>
      <w:r>
        <w:rPr>
          <w:rFonts w:ascii="Arial" w:hAnsi="Arial" w:cs="Arial"/>
          <w:bCs/>
          <w:iCs/>
          <w:color w:val="0070C0"/>
          <w:sz w:val="18"/>
          <w:szCs w:val="18"/>
        </w:rPr>
        <w:t>(Alterada pela Revisão NBC 08)</w:t>
      </w:r>
    </w:p>
    <w:p w14:paraId="5C019134" w14:textId="77777777" w:rsidR="003B5E05" w:rsidRDefault="003B5E05" w:rsidP="003B5E05">
      <w:pPr>
        <w:spacing w:after="0" w:line="240" w:lineRule="auto"/>
        <w:ind w:left="567" w:hanging="567"/>
        <w:jc w:val="both"/>
        <w:rPr>
          <w:rFonts w:ascii="Arial" w:hAnsi="Arial" w:cs="Arial"/>
        </w:rPr>
      </w:pPr>
    </w:p>
    <w:p w14:paraId="432C673C"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20.</w:t>
      </w:r>
      <w:r w:rsidRPr="003C114A">
        <w:rPr>
          <w:rFonts w:ascii="Arial" w:hAnsi="Arial" w:cs="Arial"/>
        </w:rPr>
        <w:tab/>
        <w:t>No caso de treinamentos realizados no exterior, que atribuam pontuação válida para o Programa de Educação Profissional Continuada no país onde foram realizados, será reconhecida a mesma quantidade de horas constantes do certificado respectivo, não dispensadas as formalidades do item 19.</w:t>
      </w:r>
    </w:p>
    <w:p w14:paraId="19813F7E" w14:textId="77777777" w:rsidR="003B5E05" w:rsidRPr="003C114A" w:rsidRDefault="003B5E05" w:rsidP="003B5E05">
      <w:pPr>
        <w:spacing w:after="0" w:line="240" w:lineRule="auto"/>
        <w:ind w:left="567" w:hanging="567"/>
        <w:jc w:val="both"/>
        <w:rPr>
          <w:rFonts w:ascii="Arial" w:hAnsi="Arial" w:cs="Arial"/>
        </w:rPr>
      </w:pPr>
    </w:p>
    <w:p w14:paraId="0E6D7E52" w14:textId="77777777" w:rsidR="003B5E05" w:rsidRPr="003C114A" w:rsidRDefault="003B5E05" w:rsidP="003B5E05">
      <w:pPr>
        <w:spacing w:after="0" w:line="240" w:lineRule="auto"/>
        <w:ind w:left="567" w:hanging="567"/>
        <w:jc w:val="both"/>
        <w:rPr>
          <w:rFonts w:ascii="Arial" w:hAnsi="Arial" w:cs="Arial"/>
          <w:bCs/>
          <w:iCs/>
          <w:color w:val="0070C0"/>
          <w:sz w:val="18"/>
          <w:szCs w:val="18"/>
        </w:rPr>
      </w:pPr>
      <w:r w:rsidRPr="003C114A">
        <w:rPr>
          <w:rFonts w:ascii="Arial" w:hAnsi="Arial" w:cs="Arial"/>
        </w:rPr>
        <w:t>21.</w:t>
      </w:r>
      <w:r w:rsidRPr="003C114A">
        <w:rPr>
          <w:rFonts w:ascii="Arial" w:hAnsi="Arial" w:cs="Arial"/>
        </w:rPr>
        <w:tab/>
      </w:r>
      <w:r w:rsidRPr="003C114A">
        <w:rPr>
          <w:rFonts w:ascii="Arial" w:hAnsi="Arial" w:cs="Arial"/>
          <w:strike/>
        </w:rPr>
        <w:t>Os documentos comprobatórios das atividades de EPC realizadas devem ser mantidos pelos profissionais referidos no item 4 desta Norma pelo período de 5 (cinco) anos, contados a partir do primeiro dia do ano subsequente à realização das atividades.</w:t>
      </w:r>
      <w:r w:rsidRPr="003C114A">
        <w:rPr>
          <w:rFonts w:ascii="Arial" w:hAnsi="Arial" w:cs="Arial"/>
        </w:rPr>
        <w:t xml:space="preserve"> </w:t>
      </w:r>
      <w:r w:rsidRPr="003C114A">
        <w:rPr>
          <w:rFonts w:ascii="Arial" w:hAnsi="Arial" w:cs="Arial"/>
          <w:bCs/>
          <w:iCs/>
          <w:color w:val="0070C0"/>
          <w:sz w:val="18"/>
          <w:szCs w:val="18"/>
        </w:rPr>
        <w:t>(Eliminado pela NBC PG 12 (R1))</w:t>
      </w:r>
    </w:p>
    <w:p w14:paraId="1993D673" w14:textId="77777777" w:rsidR="003B5E05" w:rsidRPr="003C114A" w:rsidRDefault="003B5E05" w:rsidP="003B5E05">
      <w:pPr>
        <w:spacing w:after="0" w:line="240" w:lineRule="auto"/>
        <w:ind w:left="567" w:hanging="567"/>
        <w:jc w:val="both"/>
        <w:rPr>
          <w:rFonts w:ascii="Arial" w:hAnsi="Arial" w:cs="Arial"/>
        </w:rPr>
      </w:pPr>
    </w:p>
    <w:p w14:paraId="5796B844" w14:textId="77777777" w:rsidR="003B5E05" w:rsidRPr="003C114A" w:rsidRDefault="003B5E05" w:rsidP="003B5E05">
      <w:pPr>
        <w:snapToGrid w:val="0"/>
        <w:spacing w:after="0" w:line="240" w:lineRule="auto"/>
        <w:jc w:val="both"/>
        <w:rPr>
          <w:rFonts w:ascii="Arial" w:hAnsi="Arial" w:cs="Arial"/>
          <w:b/>
        </w:rPr>
      </w:pPr>
      <w:r w:rsidRPr="003C114A">
        <w:rPr>
          <w:rFonts w:ascii="Arial" w:hAnsi="Arial" w:cs="Arial"/>
          <w:b/>
        </w:rPr>
        <w:t>Comissão de Educação Profissional Continuada (CEPC/CFC)</w:t>
      </w:r>
    </w:p>
    <w:p w14:paraId="4C27F546" w14:textId="77777777" w:rsidR="003B5E05" w:rsidRPr="003C114A" w:rsidRDefault="003B5E05" w:rsidP="003B5E05">
      <w:pPr>
        <w:snapToGrid w:val="0"/>
        <w:spacing w:after="0" w:line="240" w:lineRule="auto"/>
        <w:jc w:val="both"/>
        <w:rPr>
          <w:rFonts w:ascii="Arial" w:hAnsi="Arial" w:cs="Arial"/>
        </w:rPr>
      </w:pPr>
    </w:p>
    <w:p w14:paraId="33F95FD6"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22.</w:t>
      </w:r>
      <w:r w:rsidRPr="003C114A">
        <w:rPr>
          <w:rFonts w:ascii="Arial" w:hAnsi="Arial" w:cs="Arial"/>
        </w:rPr>
        <w:tab/>
        <w:t xml:space="preserve">A Comissão de Educação Profissional Continuada (CEPC/CFC), constituída pelo CFC, tem as atribuições especificadas no item 26 desta </w:t>
      </w:r>
      <w:r>
        <w:rPr>
          <w:rFonts w:ascii="Arial" w:hAnsi="Arial" w:cs="Arial"/>
        </w:rPr>
        <w:t>n</w:t>
      </w:r>
      <w:r w:rsidRPr="003C114A">
        <w:rPr>
          <w:rFonts w:ascii="Arial" w:hAnsi="Arial" w:cs="Arial"/>
        </w:rPr>
        <w:t>orma.</w:t>
      </w:r>
    </w:p>
    <w:p w14:paraId="00DE73AE" w14:textId="77777777" w:rsidR="003B5E05" w:rsidRPr="003C114A" w:rsidRDefault="003B5E05" w:rsidP="003B5E05">
      <w:pPr>
        <w:spacing w:after="0" w:line="240" w:lineRule="auto"/>
        <w:ind w:left="567" w:hanging="567"/>
        <w:jc w:val="both"/>
        <w:rPr>
          <w:rFonts w:ascii="Arial" w:hAnsi="Arial" w:cs="Arial"/>
        </w:rPr>
      </w:pPr>
    </w:p>
    <w:p w14:paraId="71089301"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 xml:space="preserve">23. </w:t>
      </w:r>
      <w:r w:rsidRPr="003C114A">
        <w:rPr>
          <w:rFonts w:ascii="Arial" w:hAnsi="Arial" w:cs="Arial"/>
          <w:strike/>
        </w:rPr>
        <w:tab/>
        <w:t>Integram a CEPC/CFC o vice-presidente de Desenvolvimento Profissional e Institucional do CFC, o diretor Nacional de Desenvolvimento Profissional do IBRACON, os contadores, vice-presidentes de Desenvolvimento Profissional dos cinco CRCs que reúnem o maior número de profissionais com registro ativo, os diretores de Desenvolvimento Profissional das cinco Seções Regionais do IBRACON que reúnem o maior número de profissionais associados ativos e 4 (quatro) membros contadores indicados pelo CFC, aprovados pelo Plenário do CFC, sob a coordenação do primeiro.</w:t>
      </w:r>
    </w:p>
    <w:p w14:paraId="70FC816D" w14:textId="77777777" w:rsidR="003B5E05" w:rsidRDefault="003B5E05" w:rsidP="003B5E05">
      <w:pPr>
        <w:spacing w:after="0" w:line="240" w:lineRule="auto"/>
        <w:ind w:left="567" w:hanging="567"/>
        <w:jc w:val="both"/>
        <w:rPr>
          <w:rFonts w:ascii="Arial" w:hAnsi="Arial" w:cs="Arial"/>
        </w:rPr>
      </w:pPr>
    </w:p>
    <w:p w14:paraId="21FE25EA" w14:textId="77777777" w:rsidR="003B5E05" w:rsidRDefault="003B5E05" w:rsidP="003B5E05">
      <w:pPr>
        <w:spacing w:after="0" w:line="240" w:lineRule="auto"/>
        <w:ind w:left="567" w:hanging="567"/>
        <w:jc w:val="both"/>
        <w:rPr>
          <w:rFonts w:ascii="Arial" w:hAnsi="Arial" w:cs="Arial"/>
          <w:bCs/>
          <w:iCs/>
        </w:rPr>
      </w:pPr>
      <w:r>
        <w:rPr>
          <w:rFonts w:ascii="Arial" w:hAnsi="Arial" w:cs="Arial"/>
        </w:rPr>
        <w:t>23.</w:t>
      </w:r>
      <w:r>
        <w:rPr>
          <w:rFonts w:ascii="Arial" w:hAnsi="Arial" w:cs="Arial"/>
        </w:rPr>
        <w:tab/>
        <w:t>Integram a CEPC/CFC o vice-presidente de Desenvolvimento Profissional do CFC, o diretor Nacional de Desenvolvimento Profissional do Ibracon, os contadores, vice-presidentes de Desenvolvimento Profissional dos cinco CRCs que reúnem o maior número de profissionais com registro ativo, os diretores de Desenvolvimento Profissional das cinco Seções Regionais do Ibracon que reúnem o maior número de profissionais associados ativos e 4 (quatro) membros contadores indicados pelo CFC, aprovados pelo Plenário do CFC, sob a coordenação do primeiro.</w:t>
      </w:r>
      <w:r w:rsidRPr="003C114A">
        <w:rPr>
          <w:rFonts w:ascii="Arial" w:hAnsi="Arial" w:cs="Arial"/>
          <w:bCs/>
          <w:iCs/>
          <w:color w:val="0070C0"/>
          <w:sz w:val="18"/>
          <w:szCs w:val="18"/>
        </w:rPr>
        <w:t xml:space="preserve"> </w:t>
      </w:r>
      <w:r>
        <w:rPr>
          <w:rFonts w:ascii="Arial" w:hAnsi="Arial" w:cs="Arial"/>
          <w:bCs/>
          <w:iCs/>
          <w:color w:val="0070C0"/>
          <w:sz w:val="18"/>
          <w:szCs w:val="18"/>
        </w:rPr>
        <w:t>(Alterado pela Revisão NBC 02)</w:t>
      </w:r>
    </w:p>
    <w:p w14:paraId="2E014A77" w14:textId="77777777" w:rsidR="003B5E05" w:rsidRPr="003C114A" w:rsidRDefault="003B5E05" w:rsidP="003B5E05">
      <w:pPr>
        <w:spacing w:after="0" w:line="240" w:lineRule="auto"/>
        <w:ind w:left="567" w:hanging="567"/>
        <w:jc w:val="both"/>
        <w:rPr>
          <w:rFonts w:ascii="Arial" w:hAnsi="Arial" w:cs="Arial"/>
        </w:rPr>
      </w:pPr>
    </w:p>
    <w:p w14:paraId="02928383"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24. </w:t>
      </w:r>
      <w:r w:rsidRPr="003C114A">
        <w:rPr>
          <w:rFonts w:ascii="Arial" w:hAnsi="Arial" w:cs="Arial"/>
        </w:rPr>
        <w:tab/>
        <w:t>Em caso de impedimento do vice-presidente de Desenvolvimento Profissional de CRC de participar das reuniões da Comissão, ele deve ser representado por contador, membro da CEPC/CRC ou conselheiro integrante da Câmara de Desenvolvimento Profissional do Regional. No caso de impedimento do Diretor Regional de Desenvolvimento Profissional do IBRACON, ele deve ser representado por outro diretor que compõe a respectiva Diretoria da mesma Seção Regional.</w:t>
      </w:r>
    </w:p>
    <w:p w14:paraId="49CBE89E" w14:textId="77777777" w:rsidR="003B5E05" w:rsidRPr="003C114A" w:rsidRDefault="003B5E05" w:rsidP="003B5E05">
      <w:pPr>
        <w:spacing w:after="0" w:line="240" w:lineRule="auto"/>
        <w:ind w:left="567" w:hanging="567"/>
        <w:jc w:val="both"/>
        <w:rPr>
          <w:rFonts w:ascii="Arial" w:hAnsi="Arial" w:cs="Arial"/>
          <w:strike/>
        </w:rPr>
      </w:pPr>
    </w:p>
    <w:p w14:paraId="2EA7DFCD"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25.</w:t>
      </w:r>
      <w:r w:rsidRPr="003C114A">
        <w:rPr>
          <w:rFonts w:ascii="Arial" w:hAnsi="Arial" w:cs="Arial"/>
        </w:rPr>
        <w:tab/>
        <w:t>O mandato dos membros da CEPC/CFC é de dois anos, permitida a recondução.</w:t>
      </w:r>
    </w:p>
    <w:p w14:paraId="79418340" w14:textId="77777777" w:rsidR="003B5E05" w:rsidRDefault="003B5E05" w:rsidP="003B5E05">
      <w:pPr>
        <w:spacing w:after="0" w:line="240" w:lineRule="auto"/>
        <w:ind w:left="567" w:hanging="567"/>
        <w:jc w:val="both"/>
        <w:rPr>
          <w:rFonts w:ascii="Arial" w:hAnsi="Arial" w:cs="Arial"/>
        </w:rPr>
      </w:pPr>
    </w:p>
    <w:p w14:paraId="61552EE6" w14:textId="77777777" w:rsidR="003B5E05" w:rsidRDefault="003B5E05" w:rsidP="003B5E05">
      <w:pPr>
        <w:spacing w:after="0" w:line="240" w:lineRule="auto"/>
        <w:ind w:left="567" w:hanging="567"/>
        <w:jc w:val="both"/>
        <w:rPr>
          <w:rFonts w:ascii="Arial" w:hAnsi="Arial" w:cs="Arial"/>
        </w:rPr>
      </w:pPr>
      <w:r w:rsidRPr="00C106D6">
        <w:rPr>
          <w:rFonts w:ascii="Arial" w:hAnsi="Arial" w:cs="Arial"/>
          <w:strike/>
        </w:rPr>
        <w:t xml:space="preserve">25A. Os representantes da CVM, BCB, Susep e Previc podem participar das reuniões da CEPC-CFC e CEPC/CRCs, na condição de observadores, com direito a voz e sem direito a voto, desde que indiquem, previamente, a cada reunião, os nomes dos representantes designados. </w:t>
      </w:r>
      <w:r>
        <w:rPr>
          <w:rFonts w:ascii="Arial" w:hAnsi="Arial" w:cs="Arial"/>
          <w:bCs/>
          <w:iCs/>
          <w:color w:val="0070C0"/>
          <w:sz w:val="18"/>
          <w:szCs w:val="18"/>
        </w:rPr>
        <w:t>(Incluído pela Revisão NBC 05)</w:t>
      </w:r>
    </w:p>
    <w:p w14:paraId="1BF5291D" w14:textId="77777777" w:rsidR="003B5E05" w:rsidRDefault="003B5E05" w:rsidP="003B5E05">
      <w:pPr>
        <w:spacing w:after="0" w:line="240" w:lineRule="auto"/>
        <w:ind w:left="567" w:hanging="567"/>
        <w:jc w:val="both"/>
        <w:rPr>
          <w:rFonts w:ascii="Arial" w:hAnsi="Arial" w:cs="Arial"/>
        </w:rPr>
      </w:pPr>
    </w:p>
    <w:p w14:paraId="2737052B" w14:textId="77777777" w:rsidR="003B5E05" w:rsidRDefault="003B5E05" w:rsidP="003B5E05">
      <w:pPr>
        <w:spacing w:after="0" w:line="240" w:lineRule="auto"/>
        <w:ind w:left="567" w:hanging="567"/>
        <w:jc w:val="both"/>
        <w:rPr>
          <w:rFonts w:ascii="Arial" w:hAnsi="Arial" w:cs="Arial"/>
        </w:rPr>
      </w:pPr>
      <w:r w:rsidRPr="00B70772">
        <w:rPr>
          <w:rFonts w:ascii="Arial" w:hAnsi="Arial" w:cs="Arial"/>
          <w:lang w:val="pt-PT" w:bidi="pt-PT"/>
        </w:rPr>
        <w:t xml:space="preserve">25A. Os representantes dos CRCs, da CVM, do BCB, da Susep e da Previc podem participar das reuniões das CEPC-CFC e CEPC/CRCs, na condição de observadores, com direito à voz e sem direito a voto, desde que indiquem, previamente, a cada reunião, os nomes dos representantes designados. </w:t>
      </w:r>
      <w:r>
        <w:rPr>
          <w:rFonts w:ascii="Arial" w:hAnsi="Arial" w:cs="Arial"/>
          <w:bCs/>
          <w:iCs/>
          <w:color w:val="0070C0"/>
          <w:sz w:val="18"/>
          <w:szCs w:val="18"/>
        </w:rPr>
        <w:t>(Alterado pela Revisão NBC 08)</w:t>
      </w:r>
    </w:p>
    <w:p w14:paraId="04CE0EFA" w14:textId="77777777" w:rsidR="003B5E05" w:rsidRPr="00B70772" w:rsidRDefault="003B5E05" w:rsidP="003B5E05">
      <w:pPr>
        <w:pStyle w:val="ListaColorida-nfase11"/>
        <w:spacing w:after="0" w:line="240" w:lineRule="auto"/>
        <w:ind w:left="567" w:hanging="567"/>
        <w:jc w:val="both"/>
        <w:rPr>
          <w:rFonts w:ascii="Arial" w:hAnsi="Arial" w:cs="Arial"/>
          <w:lang w:val="pt-PT" w:bidi="pt-PT"/>
        </w:rPr>
      </w:pPr>
    </w:p>
    <w:p w14:paraId="702143D1"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26.</w:t>
      </w:r>
      <w:r w:rsidRPr="003C114A">
        <w:rPr>
          <w:rFonts w:ascii="Arial" w:hAnsi="Arial" w:cs="Arial"/>
        </w:rPr>
        <w:tab/>
        <w:t>A CEPC/CFC tem as seguintes atribuições:</w:t>
      </w:r>
    </w:p>
    <w:p w14:paraId="47338F34"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w:t>
      </w:r>
      <w:r w:rsidRPr="003C114A">
        <w:rPr>
          <w:rFonts w:ascii="Arial" w:hAnsi="Arial" w:cs="Arial"/>
        </w:rPr>
        <w:tab/>
        <w:t>estabelecer o cronograma de reuniões do exercício, o qual pode ser alterado em decorrência de fatos supervenientes;</w:t>
      </w:r>
    </w:p>
    <w:p w14:paraId="2009957C"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(b)</w:t>
      </w:r>
      <w:r w:rsidRPr="003C114A">
        <w:rPr>
          <w:rFonts w:ascii="Arial" w:hAnsi="Arial" w:cs="Arial"/>
        </w:rPr>
        <w:tab/>
        <w:t>estudar, de forma permanente, novas disposições que permitam aprimorar o cumprimento dos objetivos desta Norma, propondo-as à Presidência do CFC;</w:t>
      </w:r>
    </w:p>
    <w:p w14:paraId="2AB8767D"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(c)</w:t>
      </w:r>
      <w:r w:rsidRPr="003C114A">
        <w:rPr>
          <w:rFonts w:ascii="Arial" w:hAnsi="Arial" w:cs="Arial"/>
        </w:rPr>
        <w:tab/>
        <w:t>propor à Presidência do CFC a ampla e a imediata divulgação de qualquer modificação desta Norma;</w:t>
      </w:r>
    </w:p>
    <w:p w14:paraId="01A654FB"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(d)</w:t>
      </w:r>
      <w:r w:rsidRPr="003C114A">
        <w:rPr>
          <w:rFonts w:ascii="Arial" w:hAnsi="Arial" w:cs="Arial"/>
        </w:rPr>
        <w:tab/>
        <w:t>estabelecer e divulgar as diretrizes e procedimentos necessários para cumprimento e implementação desta Norma pelos CRCs, pelos profissionais referidos no item 4 e pelas capacitadoras;</w:t>
      </w:r>
    </w:p>
    <w:p w14:paraId="6516E42B"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(e) </w:t>
      </w:r>
      <w:r w:rsidRPr="003C114A">
        <w:rPr>
          <w:rFonts w:ascii="Arial" w:hAnsi="Arial" w:cs="Arial"/>
        </w:rPr>
        <w:tab/>
        <w:t>prestar esclarecimentos quanto à aplicação desta Norma e deliberar sobre o atendimento à pontuação anual nos casos omissos;</w:t>
      </w:r>
    </w:p>
    <w:p w14:paraId="3A3C2E4C"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(f)</w:t>
      </w:r>
      <w:r w:rsidRPr="003C114A">
        <w:rPr>
          <w:rFonts w:ascii="Arial" w:hAnsi="Arial" w:cs="Arial"/>
          <w:strike/>
        </w:rPr>
        <w:tab/>
        <w:t>homologar ou indeferir, total ou parcialmente, os processos encaminhados pelos CRCs no prazo de até 60 (sessenta) dias contados da data do protocolo no CFC;</w:t>
      </w:r>
    </w:p>
    <w:p w14:paraId="31C8F566" w14:textId="77777777" w:rsidR="003B5E05" w:rsidRDefault="003B5E05" w:rsidP="003B5E05">
      <w:pPr>
        <w:spacing w:after="0" w:line="240" w:lineRule="auto"/>
        <w:ind w:left="993" w:hanging="426"/>
        <w:jc w:val="both"/>
        <w:rPr>
          <w:rFonts w:ascii="Arial" w:hAnsi="Arial" w:cs="Arial"/>
          <w:bCs/>
          <w:iCs/>
          <w:color w:val="0070C0"/>
          <w:sz w:val="18"/>
          <w:szCs w:val="18"/>
        </w:rPr>
      </w:pPr>
      <w:r w:rsidRPr="00C106D6">
        <w:rPr>
          <w:rFonts w:ascii="Arial" w:hAnsi="Arial" w:cs="Arial"/>
          <w:u w:val="single"/>
        </w:rPr>
        <w:t>(f)</w:t>
      </w:r>
      <w:r w:rsidRPr="00C106D6">
        <w:rPr>
          <w:rFonts w:ascii="Arial" w:hAnsi="Arial" w:cs="Arial"/>
          <w:u w:val="single"/>
        </w:rPr>
        <w:tab/>
        <w:t>analisar e decidir sobre os processos encaminhados pelos CRCs, no prazo de até 60 (sessenta) dias contados da data do protocolo no CFC</w:t>
      </w:r>
      <w:r w:rsidRPr="003C114A">
        <w:rPr>
          <w:rFonts w:ascii="Arial" w:hAnsi="Arial" w:cs="Arial"/>
        </w:rPr>
        <w:t xml:space="preserve">; </w:t>
      </w:r>
      <w:r w:rsidRPr="003C114A">
        <w:rPr>
          <w:rFonts w:ascii="Arial" w:hAnsi="Arial" w:cs="Arial"/>
          <w:bCs/>
          <w:iCs/>
          <w:color w:val="0070C0"/>
          <w:sz w:val="18"/>
          <w:szCs w:val="18"/>
        </w:rPr>
        <w:t>(Alterada pela NBC PG 12 (R1))</w:t>
      </w:r>
    </w:p>
    <w:p w14:paraId="057B1117" w14:textId="77777777" w:rsidR="003B5E05" w:rsidRPr="00B70772" w:rsidRDefault="003B5E05" w:rsidP="003B5E05">
      <w:pPr>
        <w:pStyle w:val="ListaColorida-nfase11"/>
        <w:tabs>
          <w:tab w:val="left" w:pos="851"/>
        </w:tabs>
        <w:spacing w:after="0" w:line="240" w:lineRule="auto"/>
        <w:ind w:left="567"/>
        <w:jc w:val="both"/>
        <w:rPr>
          <w:rFonts w:ascii="Arial" w:hAnsi="Arial" w:cs="Arial"/>
          <w:lang w:val="pt-PT" w:bidi="pt-PT"/>
        </w:rPr>
      </w:pPr>
      <w:r w:rsidRPr="00B70772">
        <w:rPr>
          <w:rFonts w:ascii="Arial" w:hAnsi="Arial" w:cs="Arial"/>
          <w:lang w:val="pt-PT" w:bidi="pt-PT"/>
        </w:rPr>
        <w:t xml:space="preserve">(f) analisar e decidir sobre os processos encaminhados pelos CRCs, no prazo de até 60 (sessenta) dias contados da data de entrada do pedido no sistema Web EPC; </w:t>
      </w:r>
      <w:r w:rsidRPr="003C114A">
        <w:rPr>
          <w:rFonts w:ascii="Arial" w:hAnsi="Arial" w:cs="Arial"/>
          <w:bCs/>
          <w:iCs/>
          <w:color w:val="0070C0"/>
          <w:sz w:val="18"/>
          <w:szCs w:val="18"/>
        </w:rPr>
        <w:t xml:space="preserve">(Alterada pela </w:t>
      </w:r>
      <w:r>
        <w:rPr>
          <w:rFonts w:ascii="Arial" w:hAnsi="Arial" w:cs="Arial"/>
          <w:bCs/>
          <w:iCs/>
          <w:color w:val="0070C0"/>
          <w:sz w:val="18"/>
          <w:szCs w:val="18"/>
        </w:rPr>
        <w:t>Revisão NBC 08</w:t>
      </w:r>
      <w:r w:rsidRPr="003C114A">
        <w:rPr>
          <w:rFonts w:ascii="Arial" w:hAnsi="Arial" w:cs="Arial"/>
          <w:bCs/>
          <w:iCs/>
          <w:color w:val="0070C0"/>
          <w:sz w:val="18"/>
          <w:szCs w:val="18"/>
        </w:rPr>
        <w:t>)</w:t>
      </w:r>
    </w:p>
    <w:p w14:paraId="5D4B5A53" w14:textId="77777777" w:rsidR="003B5E05" w:rsidRPr="003C114A" w:rsidRDefault="003B5E05" w:rsidP="003B5E05">
      <w:pPr>
        <w:spacing w:after="0" w:line="240" w:lineRule="auto"/>
        <w:ind w:left="993" w:hanging="426"/>
        <w:jc w:val="both"/>
        <w:rPr>
          <w:rFonts w:ascii="Arial" w:hAnsi="Arial" w:cs="Arial"/>
        </w:rPr>
      </w:pPr>
    </w:p>
    <w:p w14:paraId="2ED4FA1F"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(g)</w:t>
      </w:r>
      <w:r w:rsidRPr="003C114A">
        <w:rPr>
          <w:rFonts w:ascii="Arial" w:hAnsi="Arial" w:cs="Arial"/>
          <w:strike/>
        </w:rPr>
        <w:tab/>
        <w:t>compilar, anualmente, as informações de pontuação de cada um dos profissionais referidos no item 4, alíneas (a), (b), (c) e (d), recebidas dos CRCs, encaminhando-as à Presidência do CFC para comunicação à CVM, ao IBRACON, ao BCB e à Susep, até 30 de setembro de cada ano;</w:t>
      </w:r>
    </w:p>
    <w:p w14:paraId="3B8C342E"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(g)</w:t>
      </w:r>
      <w:r w:rsidRPr="003C114A">
        <w:rPr>
          <w:rFonts w:ascii="Arial" w:hAnsi="Arial" w:cs="Arial"/>
          <w:strike/>
        </w:rPr>
        <w:tab/>
        <w:t>compilar, anualmente, as informações de pontuação de cada um dos profissionais referidos no item 4, alíneas (a), (b), (c) e (d), recebidas dos CRCs, encaminhando-as  à CVM, ao Ibracon, ao BCB e à Susep, até 30 de setembro de cada ano;</w:t>
      </w:r>
      <w:r w:rsidRPr="003C114A">
        <w:rPr>
          <w:rFonts w:ascii="Arial" w:hAnsi="Arial" w:cs="Arial"/>
        </w:rPr>
        <w:t xml:space="preserve"> </w:t>
      </w:r>
      <w:r w:rsidRPr="003C114A">
        <w:rPr>
          <w:rFonts w:ascii="Arial" w:hAnsi="Arial" w:cs="Arial"/>
          <w:bCs/>
          <w:iCs/>
          <w:color w:val="0070C0"/>
          <w:sz w:val="18"/>
          <w:szCs w:val="18"/>
        </w:rPr>
        <w:t>(Alterada pela NBC PG 12 (R1))</w:t>
      </w:r>
    </w:p>
    <w:p w14:paraId="0CBA960A" w14:textId="77777777" w:rsidR="003B5E05"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rPr>
        <w:t xml:space="preserve">(g) </w:t>
      </w:r>
      <w:r w:rsidRPr="003C114A">
        <w:rPr>
          <w:rFonts w:ascii="Arial" w:hAnsi="Arial" w:cs="Arial"/>
        </w:rPr>
        <w:tab/>
      </w:r>
      <w:r w:rsidRPr="00C106D6">
        <w:rPr>
          <w:rFonts w:ascii="Arial" w:hAnsi="Arial" w:cs="Arial"/>
          <w:strike/>
        </w:rPr>
        <w:t>compilar, anualmente, as informações de pontuação de cada um dos profissionais referidos no item 4, alíneas (a), (b), (c) e (d), recebidas dos CRCs, encaminhando-as à CVM até 30 de setembro de cada ano;</w:t>
      </w:r>
      <w:r w:rsidRPr="003C114A">
        <w:rPr>
          <w:rFonts w:ascii="Arial" w:hAnsi="Arial" w:cs="Arial"/>
        </w:rPr>
        <w:t xml:space="preserve"> </w:t>
      </w:r>
      <w:r w:rsidRPr="003C114A">
        <w:rPr>
          <w:rFonts w:ascii="Arial" w:hAnsi="Arial" w:cs="Arial"/>
          <w:bCs/>
          <w:iCs/>
          <w:color w:val="0070C0"/>
          <w:sz w:val="18"/>
          <w:szCs w:val="18"/>
        </w:rPr>
        <w:t>(Alterada pela NBC PG 12 (R3))</w:t>
      </w:r>
    </w:p>
    <w:p w14:paraId="6D1AC27D" w14:textId="77777777" w:rsidR="003B5E05" w:rsidRPr="00B70772" w:rsidRDefault="003B5E05" w:rsidP="003B5E05">
      <w:pPr>
        <w:pStyle w:val="ListaColorida-nfase11"/>
        <w:spacing w:after="0" w:line="240" w:lineRule="auto"/>
        <w:ind w:left="993" w:hanging="426"/>
        <w:jc w:val="both"/>
        <w:rPr>
          <w:rFonts w:ascii="Arial" w:hAnsi="Arial" w:cs="Arial"/>
          <w:lang w:val="pt-PT" w:bidi="pt-PT"/>
        </w:rPr>
      </w:pPr>
      <w:r w:rsidRPr="00B70772">
        <w:rPr>
          <w:rFonts w:ascii="Arial" w:hAnsi="Arial" w:cs="Arial"/>
          <w:lang w:val="pt-PT" w:bidi="pt-PT"/>
        </w:rPr>
        <w:t xml:space="preserve">(g) compilar, anualmente, as informações sobre a pontuação de cada um dos profissionais referidos no item 4, alíneas (a), (b), (c), (d), (d1) e (e), recebidas dos CRCs, encaminhando-as à CVM até 30 de setembro de cada ano; </w:t>
      </w:r>
      <w:r w:rsidRPr="003C114A">
        <w:rPr>
          <w:rFonts w:ascii="Arial" w:hAnsi="Arial" w:cs="Arial"/>
          <w:bCs/>
          <w:iCs/>
          <w:color w:val="0070C0"/>
          <w:sz w:val="18"/>
          <w:szCs w:val="18"/>
        </w:rPr>
        <w:t xml:space="preserve">(Alterada pela </w:t>
      </w:r>
      <w:r>
        <w:rPr>
          <w:rFonts w:ascii="Arial" w:hAnsi="Arial" w:cs="Arial"/>
          <w:bCs/>
          <w:iCs/>
          <w:color w:val="0070C0"/>
          <w:sz w:val="18"/>
          <w:szCs w:val="18"/>
        </w:rPr>
        <w:t>Revisão NBC 08</w:t>
      </w:r>
      <w:r w:rsidRPr="003C114A">
        <w:rPr>
          <w:rFonts w:ascii="Arial" w:hAnsi="Arial" w:cs="Arial"/>
          <w:bCs/>
          <w:iCs/>
          <w:color w:val="0070C0"/>
          <w:sz w:val="18"/>
          <w:szCs w:val="18"/>
        </w:rPr>
        <w:t>)</w:t>
      </w:r>
    </w:p>
    <w:p w14:paraId="36A432D7"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(h)</w:t>
      </w:r>
      <w:r w:rsidRPr="003C114A">
        <w:rPr>
          <w:rFonts w:ascii="Arial" w:hAnsi="Arial" w:cs="Arial"/>
          <w:strike/>
        </w:rPr>
        <w:tab/>
        <w:t>julgar recursos encaminhados pelos profissionais ou pelas capacitadoras relativos ao PEPC, cientificando o interessado sobre a decisão;</w:t>
      </w:r>
    </w:p>
    <w:p w14:paraId="543F3EA4" w14:textId="77777777" w:rsidR="003B5E05" w:rsidRDefault="003B5E05" w:rsidP="003B5E05">
      <w:pPr>
        <w:spacing w:after="0" w:line="240" w:lineRule="auto"/>
        <w:ind w:left="993" w:hanging="426"/>
        <w:jc w:val="both"/>
        <w:rPr>
          <w:rFonts w:ascii="Arial" w:hAnsi="Arial" w:cs="Arial"/>
        </w:rPr>
      </w:pPr>
      <w:r>
        <w:rPr>
          <w:rFonts w:ascii="Arial" w:hAnsi="Arial" w:cs="Arial"/>
        </w:rPr>
        <w:t>(h)</w:t>
      </w:r>
      <w:r>
        <w:rPr>
          <w:rFonts w:ascii="Arial" w:hAnsi="Arial" w:cs="Arial"/>
        </w:rPr>
        <w:tab/>
        <w:t>julgar recursos</w:t>
      </w:r>
      <w:r w:rsidRPr="003C114A">
        <w:rPr>
          <w:rFonts w:ascii="Arial" w:hAnsi="Arial" w:cs="Arial"/>
        </w:rPr>
        <w:t>, em segunda instância,</w:t>
      </w:r>
      <w:r>
        <w:rPr>
          <w:rFonts w:ascii="Arial" w:hAnsi="Arial" w:cs="Arial"/>
        </w:rPr>
        <w:t xml:space="preserve"> encaminhados pelos profissionais ou pelas capacitadoras relativos ao PEPC, cientificando o interessado sobre a decisão; </w:t>
      </w:r>
      <w:r>
        <w:rPr>
          <w:rFonts w:ascii="Arial" w:hAnsi="Arial" w:cs="Arial"/>
          <w:bCs/>
          <w:iCs/>
          <w:color w:val="0070C0"/>
          <w:sz w:val="18"/>
          <w:szCs w:val="18"/>
        </w:rPr>
        <w:t>(Alterada pela Revisão NBC 02)</w:t>
      </w:r>
    </w:p>
    <w:p w14:paraId="1952FFEF"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(i)</w:t>
      </w:r>
      <w:r w:rsidRPr="003C114A">
        <w:rPr>
          <w:rFonts w:ascii="Arial" w:hAnsi="Arial" w:cs="Arial"/>
          <w:strike/>
        </w:rPr>
        <w:tab/>
        <w:t>analisar e emitir opinião sobre os casos especiais ou omissos na presente norma;</w:t>
      </w:r>
    </w:p>
    <w:p w14:paraId="20312BF3" w14:textId="77777777" w:rsidR="003B5E05" w:rsidRDefault="003B5E05" w:rsidP="003B5E05">
      <w:pPr>
        <w:spacing w:after="0" w:line="240" w:lineRule="auto"/>
        <w:ind w:left="993" w:hanging="426"/>
        <w:jc w:val="both"/>
        <w:rPr>
          <w:rFonts w:ascii="Arial" w:hAnsi="Arial" w:cs="Arial"/>
        </w:rPr>
      </w:pPr>
      <w:r>
        <w:rPr>
          <w:rFonts w:ascii="Arial" w:hAnsi="Arial" w:cs="Arial"/>
        </w:rPr>
        <w:t xml:space="preserve">(i) </w:t>
      </w:r>
      <w:r>
        <w:rPr>
          <w:rFonts w:ascii="Arial" w:hAnsi="Arial" w:cs="Arial"/>
        </w:rPr>
        <w:tab/>
        <w:t xml:space="preserve">emitir esclarecimentos, por meio de ofício-circular, no âmbito desta norma; </w:t>
      </w:r>
      <w:r>
        <w:rPr>
          <w:rFonts w:ascii="Arial" w:hAnsi="Arial" w:cs="Arial"/>
          <w:bCs/>
          <w:iCs/>
          <w:color w:val="0070C0"/>
          <w:sz w:val="18"/>
          <w:szCs w:val="18"/>
        </w:rPr>
        <w:t>(Alterada pela Revisão NBC 02)</w:t>
      </w:r>
    </w:p>
    <w:p w14:paraId="196FBEA1" w14:textId="77777777" w:rsidR="003B5E05" w:rsidRPr="003C114A" w:rsidRDefault="003B5E05" w:rsidP="003B5E05">
      <w:pPr>
        <w:spacing w:after="0" w:line="240" w:lineRule="auto"/>
        <w:ind w:left="992" w:hanging="425"/>
        <w:jc w:val="both"/>
        <w:rPr>
          <w:rFonts w:ascii="Arial" w:hAnsi="Arial" w:cs="Arial"/>
          <w:strike/>
        </w:rPr>
      </w:pPr>
      <w:r w:rsidRPr="003C114A">
        <w:rPr>
          <w:rFonts w:ascii="Arial" w:hAnsi="Arial" w:cs="Arial"/>
          <w:strike/>
        </w:rPr>
        <w:t xml:space="preserve">(j) </w:t>
      </w:r>
      <w:r w:rsidRPr="003C114A">
        <w:rPr>
          <w:rFonts w:ascii="Arial" w:hAnsi="Arial" w:cs="Arial"/>
          <w:strike/>
        </w:rPr>
        <w:tab/>
        <w:t>encaminhar aos CRCs relação dos profissionais referidos no item 4 que não cumpriram a pontuação mínima exigida nos itens 7 e 9, para fins de abertura de processo administrativo.</w:t>
      </w:r>
    </w:p>
    <w:p w14:paraId="6EF0E68D"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strike/>
        </w:rPr>
        <w:t xml:space="preserve">(j) </w:t>
      </w:r>
      <w:r w:rsidRPr="003C114A">
        <w:rPr>
          <w:rFonts w:ascii="Arial" w:hAnsi="Arial" w:cs="Arial"/>
          <w:strike/>
        </w:rPr>
        <w:tab/>
      </w:r>
      <w:r w:rsidRPr="003C114A">
        <w:rPr>
          <w:rFonts w:ascii="Arial" w:hAnsi="Arial" w:cs="Arial"/>
          <w:bCs/>
          <w:strike/>
        </w:rPr>
        <w:t>encaminhar aos CRCs a relação dos profissionais referidos no item 4 que não cumpriram a pontuação mínima exigida nos itens 7 e 9, para fins de abertura de processo administrativo, acompanhada da eventual justificativa que o profissional tenha apresentado, bem como da manifestação da CEPC/CFC em relação à justificativa.</w:t>
      </w:r>
      <w:r w:rsidRPr="003C114A">
        <w:rPr>
          <w:rFonts w:ascii="Arial" w:hAnsi="Arial" w:cs="Arial"/>
          <w:bCs/>
        </w:rPr>
        <w:t xml:space="preserve"> </w:t>
      </w:r>
      <w:r w:rsidRPr="003C114A">
        <w:rPr>
          <w:rFonts w:ascii="Arial" w:hAnsi="Arial" w:cs="Arial"/>
          <w:bCs/>
          <w:iCs/>
          <w:color w:val="0070C0"/>
          <w:sz w:val="18"/>
          <w:szCs w:val="18"/>
        </w:rPr>
        <w:t>(Alterada pela NBC PG 12 (R1))</w:t>
      </w:r>
    </w:p>
    <w:p w14:paraId="2AC994AD"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rPr>
        <w:t>(j)</w:t>
      </w:r>
      <w:r>
        <w:rPr>
          <w:rFonts w:ascii="Arial" w:hAnsi="Arial" w:cs="Arial"/>
        </w:rPr>
        <w:tab/>
      </w:r>
      <w:r>
        <w:rPr>
          <w:rFonts w:ascii="Arial" w:hAnsi="Arial" w:cs="Arial"/>
          <w:bCs/>
        </w:rPr>
        <w:t xml:space="preserve">encaminhar aos CRCs a relação dos profissionais referidos no item 4 que não cumpriram a pontuação mínima exigida no item 7, para fins de abertura de processo administrativo, acompanhada da eventual justificativa que o profissional tenha apresentado, bem como da manifestação da CEPC/CFC em relação à justificativa. </w:t>
      </w:r>
      <w:r>
        <w:rPr>
          <w:rFonts w:ascii="Arial" w:hAnsi="Arial" w:cs="Arial"/>
          <w:bCs/>
          <w:iCs/>
          <w:color w:val="0070C0"/>
          <w:sz w:val="18"/>
          <w:szCs w:val="18"/>
        </w:rPr>
        <w:t>(Alterada pela Revisão NBC 02)</w:t>
      </w:r>
    </w:p>
    <w:p w14:paraId="12598898"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rPr>
        <w:t>(k)</w:t>
      </w:r>
      <w:r>
        <w:rPr>
          <w:rFonts w:ascii="Arial" w:hAnsi="Arial" w:cs="Arial"/>
        </w:rPr>
        <w:tab/>
      </w:r>
      <w:r w:rsidRPr="00C106D6">
        <w:rPr>
          <w:rFonts w:ascii="Arial" w:hAnsi="Arial" w:cs="Arial"/>
          <w:strike/>
        </w:rPr>
        <w:t>p</w:t>
      </w:r>
      <w:r w:rsidRPr="00C106D6">
        <w:rPr>
          <w:rFonts w:ascii="Arial" w:hAnsi="Arial" w:cs="Arial"/>
          <w:bCs/>
          <w:iCs/>
          <w:strike/>
        </w:rPr>
        <w:t>ublicar até 30 de junho de cada ano, no DOU, o edital especificando prazo para que os profissionais que descumpriram o PEPC encaminhem aos Conselhos Regionais de Contabilidade as justificativas de não cumprimento. Adicionalmente, o CFC poderá encaminhar, preferencialmente, para o endereço de email indicado pelo profissional na base de registro do CFC, a comunicação quanto à publicação do referido edital.</w:t>
      </w:r>
      <w:r>
        <w:rPr>
          <w:rFonts w:ascii="Arial" w:hAnsi="Arial" w:cs="Arial"/>
          <w:bCs/>
          <w:iCs/>
        </w:rPr>
        <w:t xml:space="preserve"> </w:t>
      </w:r>
      <w:r>
        <w:rPr>
          <w:rFonts w:ascii="Arial" w:hAnsi="Arial" w:cs="Arial"/>
          <w:bCs/>
          <w:iCs/>
          <w:color w:val="0070C0"/>
          <w:sz w:val="18"/>
          <w:szCs w:val="18"/>
        </w:rPr>
        <w:t>(Incluída pela Revisão NBC 05)</w:t>
      </w:r>
    </w:p>
    <w:p w14:paraId="0FD9D73C" w14:textId="77777777" w:rsidR="003B5E05" w:rsidRPr="00B70772" w:rsidRDefault="003B5E05" w:rsidP="003B5E05">
      <w:pPr>
        <w:pStyle w:val="ListaColorida-nfase11"/>
        <w:spacing w:after="0" w:line="240" w:lineRule="auto"/>
        <w:ind w:left="993" w:hanging="426"/>
        <w:jc w:val="both"/>
        <w:rPr>
          <w:rFonts w:ascii="Arial" w:hAnsi="Arial" w:cs="Arial"/>
          <w:lang w:val="pt-PT" w:bidi="pt-PT"/>
        </w:rPr>
      </w:pPr>
      <w:r w:rsidRPr="00B70772">
        <w:rPr>
          <w:rFonts w:ascii="Arial" w:hAnsi="Arial" w:cs="Arial"/>
          <w:lang w:val="pt-PT" w:bidi="pt-PT"/>
        </w:rPr>
        <w:t>(k)</w:t>
      </w:r>
      <w:r>
        <w:rPr>
          <w:rFonts w:ascii="Arial" w:hAnsi="Arial" w:cs="Arial"/>
          <w:lang w:val="pt-PT" w:bidi="pt-PT"/>
        </w:rPr>
        <w:tab/>
      </w:r>
      <w:r w:rsidRPr="00B70772">
        <w:rPr>
          <w:rFonts w:ascii="Arial" w:hAnsi="Arial" w:cs="Arial"/>
          <w:lang w:val="pt-PT" w:bidi="pt-PT"/>
        </w:rPr>
        <w:t>publicar até 30 de junho de cada ano, no DOU, edital especificando o prazo para que os profissionais que descumpriram o PEPC encaminhem,via sistema Web EPC, ou em sua ausência aos Conselhos Regionais de Contabilidade as justificativas de não cumprimento. Adicionalmente, o CFC poderá encaminhar, preferencialmente, para o endereço de e-mail indicado pelo profissional na base de registro do CFC, a comunicação quanto à publicação do referido edital.</w:t>
      </w:r>
      <w:r w:rsidRPr="00C106D6">
        <w:rPr>
          <w:rFonts w:ascii="Arial" w:hAnsi="Arial" w:cs="Arial"/>
          <w:bCs/>
          <w:iCs/>
          <w:color w:val="0070C0"/>
          <w:sz w:val="18"/>
          <w:szCs w:val="18"/>
        </w:rPr>
        <w:t xml:space="preserve"> </w:t>
      </w:r>
      <w:r w:rsidRPr="003C114A">
        <w:rPr>
          <w:rFonts w:ascii="Arial" w:hAnsi="Arial" w:cs="Arial"/>
          <w:bCs/>
          <w:iCs/>
          <w:color w:val="0070C0"/>
          <w:sz w:val="18"/>
          <w:szCs w:val="18"/>
        </w:rPr>
        <w:t xml:space="preserve">(Alterada pela </w:t>
      </w:r>
      <w:r>
        <w:rPr>
          <w:rFonts w:ascii="Arial" w:hAnsi="Arial" w:cs="Arial"/>
          <w:bCs/>
          <w:iCs/>
          <w:color w:val="0070C0"/>
          <w:sz w:val="18"/>
          <w:szCs w:val="18"/>
        </w:rPr>
        <w:t>Revisão NBC 08</w:t>
      </w:r>
      <w:r w:rsidRPr="003C114A">
        <w:rPr>
          <w:rFonts w:ascii="Arial" w:hAnsi="Arial" w:cs="Arial"/>
          <w:bCs/>
          <w:iCs/>
          <w:color w:val="0070C0"/>
          <w:sz w:val="18"/>
          <w:szCs w:val="18"/>
        </w:rPr>
        <w:t>)</w:t>
      </w:r>
    </w:p>
    <w:p w14:paraId="3322CC20" w14:textId="77777777" w:rsidR="003B5E05" w:rsidRDefault="003B5E05" w:rsidP="003B5E05">
      <w:pPr>
        <w:spacing w:after="0" w:line="240" w:lineRule="auto"/>
        <w:ind w:left="993" w:hanging="426"/>
        <w:jc w:val="both"/>
        <w:rPr>
          <w:rFonts w:ascii="Arial" w:hAnsi="Arial" w:cs="Arial"/>
        </w:rPr>
      </w:pPr>
    </w:p>
    <w:p w14:paraId="58FDAB5C" w14:textId="77777777" w:rsidR="003B5E05" w:rsidRPr="003C114A" w:rsidRDefault="003B5E05" w:rsidP="003B5E05">
      <w:pPr>
        <w:spacing w:after="0" w:line="240" w:lineRule="auto"/>
        <w:jc w:val="both"/>
        <w:rPr>
          <w:rFonts w:ascii="Arial" w:hAnsi="Arial" w:cs="Arial"/>
        </w:rPr>
      </w:pPr>
    </w:p>
    <w:p w14:paraId="16A3CA0E" w14:textId="77777777" w:rsidR="003B5E05" w:rsidRPr="003C114A" w:rsidRDefault="003B5E05" w:rsidP="003B5E05">
      <w:pPr>
        <w:spacing w:after="0" w:line="240" w:lineRule="auto"/>
        <w:jc w:val="both"/>
        <w:rPr>
          <w:rFonts w:ascii="Arial" w:hAnsi="Arial" w:cs="Arial"/>
          <w:b/>
        </w:rPr>
      </w:pPr>
      <w:r w:rsidRPr="003C114A">
        <w:rPr>
          <w:rFonts w:ascii="Arial" w:hAnsi="Arial" w:cs="Arial"/>
          <w:b/>
        </w:rPr>
        <w:t>Conselhos Regionais de Contabilidade</w:t>
      </w:r>
    </w:p>
    <w:p w14:paraId="248B4890" w14:textId="77777777" w:rsidR="003B5E05" w:rsidRPr="003C114A" w:rsidRDefault="003B5E05" w:rsidP="003B5E05">
      <w:pPr>
        <w:spacing w:after="0" w:line="240" w:lineRule="auto"/>
        <w:jc w:val="both"/>
        <w:rPr>
          <w:rFonts w:ascii="Arial" w:hAnsi="Arial" w:cs="Arial"/>
          <w:b/>
        </w:rPr>
      </w:pPr>
    </w:p>
    <w:p w14:paraId="0E6B8F1D" w14:textId="77777777" w:rsidR="003B5E05" w:rsidRPr="00874013" w:rsidRDefault="003B5E05" w:rsidP="003B5E05">
      <w:pPr>
        <w:spacing w:after="0" w:line="240" w:lineRule="auto"/>
        <w:ind w:left="567" w:hanging="567"/>
        <w:jc w:val="both"/>
        <w:rPr>
          <w:rFonts w:ascii="Arial" w:hAnsi="Arial" w:cs="Arial"/>
          <w:strike/>
        </w:rPr>
      </w:pPr>
      <w:r w:rsidRPr="00874013">
        <w:rPr>
          <w:rFonts w:ascii="Arial" w:hAnsi="Arial" w:cs="Arial"/>
          <w:strike/>
        </w:rPr>
        <w:t>27.</w:t>
      </w:r>
      <w:r w:rsidRPr="00874013">
        <w:rPr>
          <w:rFonts w:ascii="Arial" w:hAnsi="Arial" w:cs="Arial"/>
          <w:strike/>
        </w:rPr>
        <w:tab/>
        <w:t>Os CRCs têm a responsabilidade de incentivar a implementação de atividades de capacitação que permitam o cumprimento desta norma.</w:t>
      </w:r>
    </w:p>
    <w:p w14:paraId="4F5DF3FF" w14:textId="77777777" w:rsidR="003B5E05" w:rsidRDefault="003B5E05" w:rsidP="003B5E05">
      <w:pPr>
        <w:spacing w:after="0" w:line="240" w:lineRule="auto"/>
        <w:ind w:left="567" w:hanging="567"/>
        <w:jc w:val="both"/>
        <w:rPr>
          <w:rFonts w:ascii="Arial" w:hAnsi="Arial" w:cs="Arial"/>
        </w:rPr>
      </w:pPr>
    </w:p>
    <w:p w14:paraId="62665AC5" w14:textId="77777777" w:rsidR="003B5E05" w:rsidRDefault="003B5E05" w:rsidP="003B5E05">
      <w:pPr>
        <w:spacing w:after="0" w:line="240" w:lineRule="auto"/>
        <w:ind w:left="567" w:hanging="567"/>
        <w:jc w:val="both"/>
        <w:rPr>
          <w:rFonts w:ascii="Arial" w:hAnsi="Arial" w:cs="Arial"/>
          <w:bCs/>
          <w:iCs/>
        </w:rPr>
      </w:pPr>
      <w:r>
        <w:rPr>
          <w:rFonts w:ascii="Arial" w:hAnsi="Arial" w:cs="Arial"/>
        </w:rPr>
        <w:t>27.</w:t>
      </w:r>
      <w:r>
        <w:rPr>
          <w:rFonts w:ascii="Arial" w:hAnsi="Arial" w:cs="Arial"/>
        </w:rPr>
        <w:tab/>
        <w:t xml:space="preserve">Os CRCs têm a responsabilidade de promover e incentivar a implementação de atividades de capacitação que permitam o cumprimento desta norma. </w:t>
      </w:r>
      <w:r>
        <w:rPr>
          <w:rFonts w:ascii="Arial" w:hAnsi="Arial" w:cs="Arial"/>
          <w:bCs/>
          <w:iCs/>
          <w:color w:val="0070C0"/>
          <w:sz w:val="18"/>
          <w:szCs w:val="18"/>
        </w:rPr>
        <w:t>(Alterado pela Revisão NBC 02)</w:t>
      </w:r>
    </w:p>
    <w:p w14:paraId="0BB52F4E" w14:textId="77777777" w:rsidR="003B5E05" w:rsidRPr="003C114A" w:rsidRDefault="003B5E05" w:rsidP="003B5E05">
      <w:pPr>
        <w:spacing w:after="0" w:line="240" w:lineRule="auto"/>
        <w:ind w:left="567" w:hanging="567"/>
        <w:jc w:val="both"/>
        <w:rPr>
          <w:rFonts w:ascii="Arial" w:hAnsi="Arial" w:cs="Arial"/>
        </w:rPr>
      </w:pPr>
    </w:p>
    <w:p w14:paraId="40E480DA"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28.</w:t>
      </w:r>
      <w:r w:rsidRPr="003C114A">
        <w:rPr>
          <w:rFonts w:ascii="Arial" w:hAnsi="Arial" w:cs="Arial"/>
          <w:strike/>
        </w:rPr>
        <w:tab/>
        <w:t>Os CRCs que não dispuserem de CEPC-CRC terão suas atribuições assumidas pela Câmara de Desenvolvimento Profissional.</w:t>
      </w:r>
    </w:p>
    <w:p w14:paraId="193009E8" w14:textId="77777777" w:rsidR="003B5E05" w:rsidRPr="003C114A" w:rsidRDefault="003B5E05" w:rsidP="003B5E05">
      <w:pPr>
        <w:spacing w:after="0" w:line="240" w:lineRule="auto"/>
        <w:ind w:left="567" w:hanging="567"/>
        <w:jc w:val="both"/>
        <w:rPr>
          <w:rFonts w:ascii="Arial" w:hAnsi="Arial" w:cs="Arial"/>
        </w:rPr>
      </w:pPr>
    </w:p>
    <w:p w14:paraId="62F8D389"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28. </w:t>
      </w:r>
      <w:r w:rsidRPr="003C114A">
        <w:rPr>
          <w:rFonts w:ascii="Arial" w:hAnsi="Arial" w:cs="Arial"/>
        </w:rPr>
        <w:tab/>
        <w:t xml:space="preserve">Os CRCs podem constituir CEPC, que deve ser formada por, no mínimo, 5 (cinco) contadores, sendo pelo menos um indicado pela respectiva Seção Regional do Ibracon, cabendo a coordenação a um dos integrantes. </w:t>
      </w:r>
      <w:r w:rsidRPr="003C114A">
        <w:rPr>
          <w:rFonts w:ascii="Arial" w:hAnsi="Arial" w:cs="Arial"/>
          <w:bCs/>
          <w:iCs/>
          <w:color w:val="0070C0"/>
          <w:sz w:val="18"/>
          <w:szCs w:val="18"/>
        </w:rPr>
        <w:t>(Alterado pela NBC PG 12 (R1))</w:t>
      </w:r>
    </w:p>
    <w:p w14:paraId="7ED808D4" w14:textId="77777777" w:rsidR="003B5E05" w:rsidRPr="003C114A" w:rsidRDefault="003B5E05" w:rsidP="003B5E05">
      <w:pPr>
        <w:spacing w:after="0" w:line="240" w:lineRule="auto"/>
        <w:ind w:left="567" w:hanging="567"/>
        <w:jc w:val="both"/>
        <w:rPr>
          <w:rFonts w:ascii="Arial" w:hAnsi="Arial" w:cs="Arial"/>
        </w:rPr>
      </w:pPr>
    </w:p>
    <w:p w14:paraId="40D7B9F5"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29.</w:t>
      </w:r>
      <w:r w:rsidRPr="003C114A">
        <w:rPr>
          <w:rFonts w:ascii="Arial" w:hAnsi="Arial" w:cs="Arial"/>
          <w:strike/>
        </w:rPr>
        <w:tab/>
        <w:t>A CEPC-CRC, quando constituída, deve ser formada por, no mínimo, 3 (três) contadores e coordenada por um deles.</w:t>
      </w:r>
    </w:p>
    <w:p w14:paraId="2F05B91B" w14:textId="77777777" w:rsidR="003B5E05" w:rsidRPr="003C114A" w:rsidRDefault="003B5E05" w:rsidP="003B5E05">
      <w:pPr>
        <w:spacing w:after="0" w:line="240" w:lineRule="auto"/>
        <w:ind w:left="567" w:hanging="567"/>
        <w:jc w:val="both"/>
        <w:rPr>
          <w:rFonts w:ascii="Arial" w:hAnsi="Arial" w:cs="Arial"/>
        </w:rPr>
      </w:pPr>
    </w:p>
    <w:p w14:paraId="099B1721"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29. </w:t>
      </w:r>
      <w:r w:rsidRPr="003C114A">
        <w:rPr>
          <w:rFonts w:ascii="Arial" w:hAnsi="Arial" w:cs="Arial"/>
        </w:rPr>
        <w:tab/>
        <w:t xml:space="preserve">Os CRCs que não dispuserem de CEPC têm suas atribuições assumidas pela Câmara de Desenvolvimento Profissional (CDP). </w:t>
      </w:r>
      <w:r w:rsidRPr="003C114A">
        <w:rPr>
          <w:rFonts w:ascii="Arial" w:hAnsi="Arial" w:cs="Arial"/>
          <w:bCs/>
          <w:iCs/>
          <w:color w:val="0070C0"/>
          <w:sz w:val="18"/>
          <w:szCs w:val="18"/>
        </w:rPr>
        <w:t>(Alterado pela NBC PG 12 (R1))</w:t>
      </w:r>
    </w:p>
    <w:p w14:paraId="1DD30A0F" w14:textId="77777777" w:rsidR="003B5E05" w:rsidRPr="003C114A" w:rsidRDefault="003B5E05" w:rsidP="003B5E05">
      <w:pPr>
        <w:spacing w:after="0" w:line="240" w:lineRule="auto"/>
        <w:ind w:left="567" w:hanging="567"/>
        <w:jc w:val="both"/>
        <w:rPr>
          <w:rFonts w:ascii="Arial" w:hAnsi="Arial" w:cs="Arial"/>
        </w:rPr>
      </w:pPr>
    </w:p>
    <w:p w14:paraId="44359659" w14:textId="77777777" w:rsidR="003B5E05" w:rsidRPr="003C114A" w:rsidRDefault="003B5E05" w:rsidP="003B5E05">
      <w:pPr>
        <w:spacing w:after="0" w:line="240" w:lineRule="auto"/>
        <w:ind w:left="567" w:hanging="567"/>
        <w:jc w:val="both"/>
        <w:rPr>
          <w:rFonts w:ascii="Arial" w:hAnsi="Arial" w:cs="Arial"/>
        </w:rPr>
      </w:pPr>
      <w:r>
        <w:rPr>
          <w:rFonts w:ascii="Arial" w:hAnsi="Arial" w:cs="Arial"/>
        </w:rPr>
        <w:t>30.</w:t>
      </w:r>
      <w:r>
        <w:rPr>
          <w:rFonts w:ascii="Arial" w:hAnsi="Arial" w:cs="Arial"/>
        </w:rPr>
        <w:tab/>
        <w:t>A CEPC/CRC ou, na falta desta, a</w:t>
      </w:r>
      <w:r>
        <w:rPr>
          <w:rFonts w:ascii="Arial" w:hAnsi="Arial" w:cs="Arial"/>
          <w:b/>
        </w:rPr>
        <w:t xml:space="preserve"> </w:t>
      </w:r>
      <w:r>
        <w:rPr>
          <w:rFonts w:ascii="Arial" w:hAnsi="Arial" w:cs="Arial"/>
        </w:rPr>
        <w:t>CDP do CRC, tem as seguintes atribuições em relação a esta Norma:</w:t>
      </w:r>
    </w:p>
    <w:p w14:paraId="56D5B750"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(a)</w:t>
      </w:r>
      <w:r w:rsidRPr="003C114A">
        <w:rPr>
          <w:rFonts w:ascii="Arial" w:hAnsi="Arial" w:cs="Arial"/>
          <w:strike/>
        </w:rPr>
        <w:tab/>
        <w:t>receber os pedidos de credenciamento das instituições a serem reconhecidas como capacitadoras e emitir seu parecer, na reunião subsequente, submetendo-o à apreciação da CEPC/CFC depois de aprovado pela CDP e homologado pelo Plenário do CRC;</w:t>
      </w:r>
    </w:p>
    <w:p w14:paraId="5FE64FE0" w14:textId="77777777" w:rsidR="003B5E05" w:rsidRPr="003C114A" w:rsidRDefault="003B5E05" w:rsidP="003B5E05">
      <w:pPr>
        <w:spacing w:after="0" w:line="240" w:lineRule="auto"/>
        <w:ind w:left="993" w:hanging="426"/>
        <w:jc w:val="both"/>
        <w:rPr>
          <w:rFonts w:ascii="Arial" w:hAnsi="Arial" w:cs="Arial"/>
          <w:bCs/>
          <w:iCs/>
          <w:color w:val="0070C0"/>
        </w:rPr>
      </w:pPr>
      <w:r w:rsidRPr="003C114A">
        <w:rPr>
          <w:rFonts w:ascii="Arial" w:hAnsi="Arial" w:cs="Arial"/>
          <w:strike/>
        </w:rPr>
        <w:t>(a)</w:t>
      </w:r>
      <w:r w:rsidRPr="003C114A">
        <w:rPr>
          <w:rFonts w:ascii="Arial" w:hAnsi="Arial" w:cs="Arial"/>
          <w:strike/>
        </w:rPr>
        <w:tab/>
        <w:t>receber os pedidos de credenciamento das instituições a serem reconhecidas como capacitadoras, os pedidos de credenciamento de cursos, eventos ou outras atividades, bem como atribuir pontos para o PEPC, e emitir seu parecer, submetendo-o à apreciação da CEPC/CFC depois de aprovado pela CDP e homologado pelo Plenário do CRC. Os CRCs que possuírem representante na CEPC/CFC ficam dispensados de submeter seus pareceres à apreciação da CEPC/CFC, exceto quanto aos pedidos de credenciamento de capacitadora e eventos tais como congressos e convenções nacionais e internacionais;</w:t>
      </w:r>
      <w:r w:rsidRPr="003C114A">
        <w:rPr>
          <w:rFonts w:ascii="Arial" w:hAnsi="Arial" w:cs="Arial"/>
        </w:rPr>
        <w:t xml:space="preserve"> </w:t>
      </w:r>
      <w:r w:rsidRPr="003C114A">
        <w:rPr>
          <w:rFonts w:ascii="Arial" w:hAnsi="Arial" w:cs="Arial"/>
          <w:bCs/>
          <w:iCs/>
          <w:color w:val="0070C0"/>
          <w:sz w:val="18"/>
          <w:szCs w:val="18"/>
        </w:rPr>
        <w:t>(Alterada pela NBC PG 12 (R2))</w:t>
      </w:r>
    </w:p>
    <w:p w14:paraId="21934015" w14:textId="77777777" w:rsidR="003B5E05" w:rsidRDefault="003B5E05" w:rsidP="003B5E05">
      <w:pPr>
        <w:spacing w:after="0" w:line="240" w:lineRule="auto"/>
        <w:ind w:left="993" w:hanging="426"/>
        <w:jc w:val="both"/>
        <w:rPr>
          <w:rFonts w:ascii="Arial" w:hAnsi="Arial" w:cs="Arial"/>
          <w:bCs/>
          <w:iCs/>
          <w:color w:val="0070C0"/>
          <w:sz w:val="18"/>
          <w:szCs w:val="18"/>
        </w:rPr>
      </w:pPr>
      <w:r w:rsidRPr="00874013">
        <w:rPr>
          <w:rFonts w:ascii="Arial" w:hAnsi="Arial" w:cs="Arial"/>
          <w:strike/>
        </w:rPr>
        <w:t>(a) receber os pedidos de credenciamento das instituições a serem reconhecidas como capacitadoras, os pedidos de credenciamento de cursos, eventos ou outras atividades, bem como atribuir pontos para o PEPC, e emitir seu parecer, submetendo-o à apreciação da CEPC/CFC depois de aprovado pela CDP e homologado pelo Plenário do CRC. Os CRCs que possuírem representante na CEPC/CFC, bem como aqueles que possuírem estrutura para analisar os pedidos de credenciamento de cursos/eventos, de acordo com critérios definidos pela CEPC-CFC, ficam dispensados de submeter seus pareceres à apreciação da CEPC/CFC, exceto quanto aos pedidos de credenciamento de capacitadora e eventos tais como congressos e convenções nacionais e internacionais;</w:t>
      </w:r>
      <w:r w:rsidRPr="003C114A">
        <w:rPr>
          <w:rFonts w:ascii="Arial" w:hAnsi="Arial" w:cs="Arial"/>
        </w:rPr>
        <w:t xml:space="preserve"> </w:t>
      </w:r>
      <w:r w:rsidRPr="003C114A">
        <w:rPr>
          <w:rFonts w:ascii="Arial" w:hAnsi="Arial" w:cs="Arial"/>
          <w:bCs/>
          <w:iCs/>
          <w:color w:val="0070C0"/>
          <w:sz w:val="18"/>
          <w:szCs w:val="18"/>
        </w:rPr>
        <w:t>(Alterada pela NBC PG 12 (R3))</w:t>
      </w:r>
    </w:p>
    <w:p w14:paraId="290E3B33" w14:textId="77777777" w:rsidR="003B5E05" w:rsidRDefault="003B5E05" w:rsidP="003B5E05">
      <w:pPr>
        <w:spacing w:after="0" w:line="240" w:lineRule="auto"/>
        <w:ind w:left="993" w:hanging="426"/>
        <w:jc w:val="both"/>
        <w:rPr>
          <w:rFonts w:ascii="Arial" w:hAnsi="Arial" w:cs="Arial"/>
          <w:color w:val="0070C0"/>
        </w:rPr>
      </w:pPr>
      <w:r>
        <w:rPr>
          <w:rFonts w:ascii="Arial" w:hAnsi="Arial" w:cs="Arial"/>
        </w:rPr>
        <w:t xml:space="preserve">(a) receber os pedidos de credenciamento das instituições a serem reconhecidas como capacitadoras, os pedidos de credenciamento de cursos, eventos ou outras atividades, bem como atribuir pontos para o PEPC, e emitir seu parecer, submetendo-o à apreciação da CEPC/CFC depois de aprovado pela CDP e homologado pelo Plenário do CRC. Os CRCs que possuírem representante na CEPC/CFC, bem como aqueles que possuírem autonomia para analisar os pedidos de credenciamento de cursos/eventos, de acordo com critérios definidos pela CEPC-CFC, ficam dispensados de submeter seus pareceres à apreciação da CEPC/CFC, exceto quanto aos pedidos de credenciamento de eventos tais como congressos e convenções nacionais e internacionais; </w:t>
      </w:r>
      <w:r>
        <w:rPr>
          <w:rFonts w:ascii="Arial" w:hAnsi="Arial" w:cs="Arial"/>
          <w:bCs/>
          <w:iCs/>
          <w:color w:val="0070C0"/>
          <w:sz w:val="18"/>
          <w:szCs w:val="18"/>
        </w:rPr>
        <w:t>(Alterada pela Revisão NBC 02)</w:t>
      </w:r>
    </w:p>
    <w:p w14:paraId="2201D7A4"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(b)</w:t>
      </w:r>
      <w:r w:rsidRPr="003C114A">
        <w:rPr>
          <w:rFonts w:ascii="Arial" w:hAnsi="Arial" w:cs="Arial"/>
          <w:strike/>
        </w:rPr>
        <w:tab/>
        <w:t>receber, analisar e emitir parecer, na reunião subsequente, quanto ao pedido de credenciamento de cursos, eventos ou outras atividades, bem como atribuir pontos para o PEPC, de acordo com o Anexo II, submetendo-o à apreciação da CEPC/CFC depois de aprovado pela CDP e homologado pelo Plenário do CRC;</w:t>
      </w:r>
      <w:r w:rsidRPr="003C114A">
        <w:rPr>
          <w:rFonts w:ascii="Arial" w:hAnsi="Arial" w:cs="Arial"/>
        </w:rPr>
        <w:t xml:space="preserve"> </w:t>
      </w:r>
      <w:r w:rsidRPr="003C114A">
        <w:rPr>
          <w:rFonts w:ascii="Arial" w:hAnsi="Arial" w:cs="Arial"/>
          <w:bCs/>
          <w:iCs/>
          <w:color w:val="0070C0"/>
          <w:sz w:val="18"/>
          <w:szCs w:val="18"/>
        </w:rPr>
        <w:t>(Eliminada pela NBC PG 12 (R2))</w:t>
      </w:r>
    </w:p>
    <w:p w14:paraId="3BBA6653"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(c)</w:t>
      </w:r>
      <w:r w:rsidRPr="003C114A">
        <w:rPr>
          <w:rFonts w:ascii="Arial" w:hAnsi="Arial" w:cs="Arial"/>
        </w:rPr>
        <w:tab/>
        <w:t>divulgar aos profissionais sob sua jurisdição as disposições e os procedimentos estabelecidos nesta Norma;</w:t>
      </w:r>
    </w:p>
    <w:p w14:paraId="78F45D62"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(d)</w:t>
      </w:r>
      <w:r w:rsidRPr="003C114A">
        <w:rPr>
          <w:rFonts w:ascii="Arial" w:hAnsi="Arial" w:cs="Arial"/>
        </w:rPr>
        <w:tab/>
        <w:t>prestar esclarecimentos quanto à aplicação desta Norma, consoante as diretivas estabelecidas pela CEPC/CFC;</w:t>
      </w:r>
    </w:p>
    <w:p w14:paraId="51AF73A2" w14:textId="77777777" w:rsidR="003B5E05" w:rsidRPr="00874013" w:rsidRDefault="003B5E05" w:rsidP="003B5E05">
      <w:pPr>
        <w:spacing w:after="0" w:line="240" w:lineRule="auto"/>
        <w:ind w:left="993" w:hanging="426"/>
        <w:jc w:val="both"/>
        <w:rPr>
          <w:rFonts w:ascii="Arial" w:hAnsi="Arial" w:cs="Arial"/>
          <w:strike/>
        </w:rPr>
      </w:pPr>
      <w:r w:rsidRPr="00874013">
        <w:rPr>
          <w:rFonts w:ascii="Arial" w:hAnsi="Arial" w:cs="Arial"/>
          <w:strike/>
        </w:rPr>
        <w:t>(e)</w:t>
      </w:r>
      <w:r w:rsidRPr="00874013">
        <w:rPr>
          <w:rFonts w:ascii="Arial" w:hAnsi="Arial" w:cs="Arial"/>
          <w:strike/>
        </w:rPr>
        <w:tab/>
        <w:t>receber de cada um dos profissionais referidos no item 4 o relatório anual sobre as atividades realizadas, acompanhado de cópia da documentação que as comprovem, quando for o caso;</w:t>
      </w:r>
    </w:p>
    <w:p w14:paraId="52F3F195" w14:textId="77777777" w:rsidR="003B5E05" w:rsidRDefault="003B5E05" w:rsidP="003B5E05">
      <w:pPr>
        <w:spacing w:after="0" w:line="240" w:lineRule="auto"/>
        <w:ind w:left="993" w:hanging="426"/>
        <w:jc w:val="both"/>
        <w:rPr>
          <w:rFonts w:ascii="Arial" w:hAnsi="Arial" w:cs="Arial"/>
          <w:bCs/>
          <w:iCs/>
          <w:color w:val="0070C0"/>
          <w:sz w:val="18"/>
          <w:szCs w:val="18"/>
        </w:rPr>
      </w:pPr>
      <w:r w:rsidRPr="00013F89">
        <w:rPr>
          <w:rFonts w:ascii="Arial" w:hAnsi="Arial" w:cs="Arial"/>
          <w:strike/>
        </w:rPr>
        <w:t>(e)</w:t>
      </w:r>
      <w:r w:rsidRPr="00013F89">
        <w:rPr>
          <w:rFonts w:ascii="Arial" w:hAnsi="Arial" w:cs="Arial"/>
          <w:strike/>
        </w:rPr>
        <w:tab/>
        <w:t xml:space="preserve">monitorar a inclusão, no sistema </w:t>
      </w:r>
      <w:r w:rsidRPr="00013F89">
        <w:rPr>
          <w:rFonts w:ascii="Arial" w:hAnsi="Arial" w:cs="Arial"/>
          <w:i/>
          <w:strike/>
        </w:rPr>
        <w:t>web</w:t>
      </w:r>
      <w:r w:rsidRPr="00013F89">
        <w:rPr>
          <w:rFonts w:ascii="Arial" w:hAnsi="Arial" w:cs="Arial"/>
          <w:strike/>
        </w:rPr>
        <w:t>, ou a entrega presencial, quando for o caso, do relatório de atividades dos profissionais referidos no item 4;</w:t>
      </w:r>
      <w:r>
        <w:rPr>
          <w:rFonts w:ascii="Arial" w:hAnsi="Arial" w:cs="Arial"/>
        </w:rPr>
        <w:t xml:space="preserve"> </w:t>
      </w:r>
      <w:r>
        <w:rPr>
          <w:rFonts w:ascii="Arial" w:hAnsi="Arial" w:cs="Arial"/>
          <w:bCs/>
          <w:iCs/>
          <w:color w:val="0070C0"/>
          <w:sz w:val="18"/>
          <w:szCs w:val="18"/>
        </w:rPr>
        <w:t>(Alterada pela Revisão NBC 02)</w:t>
      </w:r>
    </w:p>
    <w:p w14:paraId="7387B1E6" w14:textId="77777777" w:rsidR="003B5E05" w:rsidRPr="00013F89" w:rsidRDefault="003B5E05" w:rsidP="003B5E05">
      <w:pPr>
        <w:spacing w:after="0" w:line="240" w:lineRule="auto"/>
        <w:ind w:left="993" w:hanging="426"/>
        <w:jc w:val="both"/>
        <w:rPr>
          <w:rFonts w:ascii="Arial" w:hAnsi="Arial" w:cs="Arial"/>
        </w:rPr>
      </w:pPr>
      <w:r>
        <w:rPr>
          <w:rFonts w:ascii="Arial" w:hAnsi="Arial" w:cs="Arial"/>
        </w:rPr>
        <w:t xml:space="preserve">(e) monitorar a inclusão, no sistema </w:t>
      </w:r>
      <w:r>
        <w:rPr>
          <w:rFonts w:ascii="Arial" w:hAnsi="Arial" w:cs="Arial"/>
          <w:i/>
        </w:rPr>
        <w:t>web</w:t>
      </w:r>
      <w:r>
        <w:rPr>
          <w:rFonts w:ascii="Arial" w:hAnsi="Arial" w:cs="Arial"/>
        </w:rPr>
        <w:t xml:space="preserve">, do relatório de atividades dos profissionais referidos no item 4; </w:t>
      </w:r>
      <w:r>
        <w:rPr>
          <w:rFonts w:ascii="Arial" w:hAnsi="Arial" w:cs="Arial"/>
          <w:bCs/>
          <w:iCs/>
          <w:color w:val="0070C0"/>
          <w:sz w:val="18"/>
          <w:szCs w:val="18"/>
        </w:rPr>
        <w:t>(Alterado pela Revisão NBC 05)</w:t>
      </w:r>
    </w:p>
    <w:p w14:paraId="37C0BD6A" w14:textId="77777777" w:rsidR="003B5E05" w:rsidRPr="00874013" w:rsidRDefault="003B5E05" w:rsidP="003B5E05">
      <w:pPr>
        <w:spacing w:after="0" w:line="240" w:lineRule="auto"/>
        <w:ind w:left="993" w:hanging="426"/>
        <w:jc w:val="both"/>
        <w:rPr>
          <w:rFonts w:ascii="Arial" w:hAnsi="Arial" w:cs="Arial"/>
          <w:strike/>
        </w:rPr>
      </w:pPr>
      <w:r w:rsidRPr="00874013">
        <w:rPr>
          <w:rFonts w:ascii="Arial" w:hAnsi="Arial" w:cs="Arial"/>
          <w:strike/>
        </w:rPr>
        <w:t>(f)</w:t>
      </w:r>
      <w:r w:rsidRPr="00874013">
        <w:rPr>
          <w:rFonts w:ascii="Arial" w:hAnsi="Arial" w:cs="Arial"/>
          <w:strike/>
        </w:rPr>
        <w:tab/>
        <w:t>validar, no sistema de controle do PEPC, até o dia  28 de fevereiro do ano subsequente ao ano-base, as informações sobre as atividades de EPC das capacitadoras;</w:t>
      </w:r>
    </w:p>
    <w:p w14:paraId="782F64E5" w14:textId="77777777" w:rsidR="003B5E05" w:rsidRPr="003C114A" w:rsidRDefault="003B5E05" w:rsidP="003B5E05">
      <w:pPr>
        <w:spacing w:after="0" w:line="240" w:lineRule="auto"/>
        <w:ind w:left="993" w:hanging="426"/>
        <w:jc w:val="both"/>
        <w:rPr>
          <w:rFonts w:ascii="Arial" w:hAnsi="Arial" w:cs="Arial"/>
        </w:rPr>
      </w:pPr>
      <w:r>
        <w:rPr>
          <w:rFonts w:ascii="Arial" w:hAnsi="Arial" w:cs="Arial"/>
        </w:rPr>
        <w:t>(f)</w:t>
      </w:r>
      <w:r>
        <w:rPr>
          <w:rFonts w:ascii="Arial" w:hAnsi="Arial" w:cs="Arial"/>
        </w:rPr>
        <w:tab/>
        <w:t xml:space="preserve">validar, no sistema </w:t>
      </w:r>
      <w:r>
        <w:rPr>
          <w:rFonts w:ascii="Arial" w:hAnsi="Arial" w:cs="Arial"/>
          <w:i/>
        </w:rPr>
        <w:t>web</w:t>
      </w:r>
      <w:r>
        <w:rPr>
          <w:rFonts w:ascii="Arial" w:hAnsi="Arial" w:cs="Arial"/>
        </w:rPr>
        <w:t xml:space="preserve"> de controle do PEPC, até o dia 28 de fevereiro do ano subsequente ao ano-base, as informações sobre as atividades de EPC das capacitadoras; </w:t>
      </w:r>
      <w:r>
        <w:rPr>
          <w:rFonts w:ascii="Arial" w:hAnsi="Arial" w:cs="Arial"/>
          <w:bCs/>
          <w:iCs/>
          <w:color w:val="0070C0"/>
          <w:sz w:val="18"/>
          <w:szCs w:val="18"/>
        </w:rPr>
        <w:t>(Alterada pela Revisão NBC 02)</w:t>
      </w:r>
    </w:p>
    <w:p w14:paraId="4D3E99C8" w14:textId="77777777" w:rsidR="003B5E05" w:rsidRPr="00874013" w:rsidRDefault="003B5E05" w:rsidP="003B5E05">
      <w:pPr>
        <w:spacing w:after="0" w:line="240" w:lineRule="auto"/>
        <w:ind w:left="993" w:hanging="426"/>
        <w:jc w:val="both"/>
        <w:rPr>
          <w:rFonts w:ascii="Arial" w:hAnsi="Arial" w:cs="Arial"/>
          <w:strike/>
        </w:rPr>
      </w:pPr>
      <w:r w:rsidRPr="00874013">
        <w:rPr>
          <w:rFonts w:ascii="Arial" w:hAnsi="Arial" w:cs="Arial"/>
          <w:strike/>
        </w:rPr>
        <w:t>(g)</w:t>
      </w:r>
      <w:r w:rsidRPr="00874013">
        <w:rPr>
          <w:rFonts w:ascii="Arial" w:hAnsi="Arial" w:cs="Arial"/>
          <w:strike/>
        </w:rPr>
        <w:tab/>
        <w:t>validar, no sistema de controle do PEPC, até 31 de março do ano subsequente ao ano-base, os dados constantes dos relatórios de atividades de que trata o Anexo III desta norma;</w:t>
      </w:r>
    </w:p>
    <w:p w14:paraId="759E5968" w14:textId="77777777" w:rsidR="003B5E05" w:rsidRDefault="003B5E05" w:rsidP="003B5E05">
      <w:pPr>
        <w:spacing w:after="0" w:line="240" w:lineRule="auto"/>
        <w:ind w:left="993" w:hanging="426"/>
        <w:jc w:val="both"/>
        <w:rPr>
          <w:rFonts w:ascii="Arial" w:hAnsi="Arial" w:cs="Arial"/>
        </w:rPr>
      </w:pPr>
      <w:r>
        <w:rPr>
          <w:rFonts w:ascii="Arial" w:hAnsi="Arial" w:cs="Arial"/>
        </w:rPr>
        <w:t>(g)</w:t>
      </w:r>
      <w:r>
        <w:rPr>
          <w:rFonts w:ascii="Arial" w:hAnsi="Arial" w:cs="Arial"/>
        </w:rPr>
        <w:tab/>
        <w:t xml:space="preserve">validar, no sistema </w:t>
      </w:r>
      <w:r>
        <w:rPr>
          <w:rFonts w:ascii="Arial" w:hAnsi="Arial" w:cs="Arial"/>
          <w:i/>
        </w:rPr>
        <w:t>web</w:t>
      </w:r>
      <w:r>
        <w:rPr>
          <w:rFonts w:ascii="Arial" w:hAnsi="Arial" w:cs="Arial"/>
        </w:rPr>
        <w:t xml:space="preserve"> de controle do PEPC, até 31 de março do ano subsequente ao ano-base, os dados constantes dos relatórios de atividades de que trata o Anexo III desta norma; </w:t>
      </w:r>
      <w:r>
        <w:rPr>
          <w:rFonts w:ascii="Arial" w:hAnsi="Arial" w:cs="Arial"/>
          <w:bCs/>
          <w:iCs/>
          <w:color w:val="0070C0"/>
          <w:sz w:val="18"/>
          <w:szCs w:val="18"/>
        </w:rPr>
        <w:t>(Alterada pela Revisão NBC 02)</w:t>
      </w:r>
    </w:p>
    <w:p w14:paraId="56D8DD1F" w14:textId="77777777" w:rsidR="003B5E05" w:rsidRDefault="003B5E05" w:rsidP="003B5E05">
      <w:pPr>
        <w:spacing w:after="0" w:line="240" w:lineRule="auto"/>
        <w:ind w:left="993" w:hanging="426"/>
        <w:jc w:val="both"/>
        <w:rPr>
          <w:rFonts w:ascii="Arial" w:hAnsi="Arial" w:cs="Arial"/>
        </w:rPr>
      </w:pPr>
      <w:r w:rsidRPr="003C114A">
        <w:rPr>
          <w:rFonts w:ascii="Arial" w:hAnsi="Arial" w:cs="Arial"/>
        </w:rPr>
        <w:t>(h)</w:t>
      </w:r>
      <w:r w:rsidRPr="003C114A">
        <w:rPr>
          <w:rFonts w:ascii="Arial" w:hAnsi="Arial" w:cs="Arial"/>
        </w:rPr>
        <w:tab/>
        <w:t>verificar, por meio da fiscalização do CRC, a efetiva realização dos cursos e dos eventos na forma em que foram homologados;</w:t>
      </w:r>
    </w:p>
    <w:p w14:paraId="58A7CF4B" w14:textId="77777777" w:rsidR="003B5E05" w:rsidRPr="003C114A" w:rsidRDefault="003B5E05" w:rsidP="003B5E05">
      <w:pPr>
        <w:spacing w:after="0" w:line="240" w:lineRule="auto"/>
        <w:ind w:left="992" w:hanging="425"/>
        <w:jc w:val="both"/>
        <w:rPr>
          <w:rFonts w:ascii="Arial" w:hAnsi="Arial" w:cs="Arial"/>
          <w:strike/>
        </w:rPr>
      </w:pPr>
      <w:r w:rsidRPr="003C114A">
        <w:rPr>
          <w:rFonts w:ascii="Arial" w:hAnsi="Arial" w:cs="Arial"/>
          <w:strike/>
        </w:rPr>
        <w:t>(i)</w:t>
      </w:r>
      <w:r w:rsidRPr="003C114A">
        <w:rPr>
          <w:rFonts w:ascii="Arial" w:hAnsi="Arial" w:cs="Arial"/>
          <w:strike/>
        </w:rPr>
        <w:tab/>
        <w:t>aplicar a sanção prevista no item 5, do Anexo I, na ocorrência das situações ali elencadas, assegurados à capacitadora o direito à ampla defesa e ao contraditório.</w:t>
      </w:r>
    </w:p>
    <w:p w14:paraId="38C852B4" w14:textId="77777777" w:rsidR="003B5E05" w:rsidRPr="003C114A" w:rsidRDefault="003B5E05" w:rsidP="003B5E05">
      <w:pPr>
        <w:spacing w:after="0" w:line="240" w:lineRule="auto"/>
        <w:ind w:left="992" w:hanging="425"/>
        <w:jc w:val="both"/>
        <w:rPr>
          <w:rFonts w:ascii="Arial" w:hAnsi="Arial" w:cs="Arial"/>
          <w:bCs/>
          <w:iCs/>
          <w:strike/>
          <w:color w:val="0070C0"/>
        </w:rPr>
      </w:pPr>
      <w:r w:rsidRPr="003C114A">
        <w:rPr>
          <w:rFonts w:ascii="Arial" w:hAnsi="Arial" w:cs="Arial"/>
          <w:strike/>
        </w:rPr>
        <w:t>(i)</w:t>
      </w:r>
      <w:r w:rsidRPr="003C114A">
        <w:rPr>
          <w:rFonts w:ascii="Arial" w:hAnsi="Arial" w:cs="Arial"/>
          <w:strike/>
        </w:rPr>
        <w:tab/>
        <w:t xml:space="preserve">aplicar a sanção prevista no item 5, do Anexo I, na ocorrência das situações ali elencadas, assegurado à capacitadora o direito à ampla defesa e ao contraditório, obrigando-se a informar expressamente a CEPC/CFC. Da penalidade imposta pela CEPC/CRC, cabe recurso à CEPC/CFC, no prazo de 15 (quinze) dias contados da ciência da decisão; </w:t>
      </w:r>
      <w:r w:rsidRPr="003C114A">
        <w:rPr>
          <w:rFonts w:ascii="Arial" w:hAnsi="Arial" w:cs="Arial"/>
          <w:bCs/>
          <w:iCs/>
          <w:color w:val="0070C0"/>
          <w:sz w:val="18"/>
          <w:szCs w:val="18"/>
        </w:rPr>
        <w:t>(Alterada pela NBC PG 12 (R1))</w:t>
      </w:r>
    </w:p>
    <w:p w14:paraId="781990CA" w14:textId="77777777" w:rsidR="003B5E05" w:rsidRDefault="003B5E05" w:rsidP="003B5E05">
      <w:pPr>
        <w:spacing w:after="0" w:line="240" w:lineRule="auto"/>
        <w:ind w:left="992" w:hanging="425"/>
        <w:jc w:val="both"/>
        <w:rPr>
          <w:rFonts w:ascii="Arial" w:hAnsi="Arial" w:cs="Arial"/>
          <w:bCs/>
          <w:iCs/>
          <w:color w:val="0070C0"/>
          <w:sz w:val="18"/>
          <w:szCs w:val="18"/>
        </w:rPr>
      </w:pPr>
      <w:r w:rsidRPr="00874013">
        <w:rPr>
          <w:rFonts w:ascii="Arial" w:hAnsi="Arial" w:cs="Arial"/>
          <w:strike/>
        </w:rPr>
        <w:t>(i)</w:t>
      </w:r>
      <w:r w:rsidRPr="00874013">
        <w:rPr>
          <w:rFonts w:ascii="Arial" w:hAnsi="Arial" w:cs="Arial"/>
          <w:strike/>
        </w:rPr>
        <w:tab/>
        <w:t>aplicar a sanção prevista no item 5, do Anexo I, informar à CDP quando da ocorrência das situações ali elencadas e assegurar à capacitadora o direito à ampla defesa e ao contraditório, obrigando-se a informar expressamente à CEPC/CFC. Da penalidade imposta pela CEPC/CRC, cabe recurso à CEPC/CFC, no prazo de 15 (quinze) dias contados da ciência da decisão; e</w:t>
      </w:r>
      <w:r w:rsidRPr="003C114A">
        <w:rPr>
          <w:rFonts w:ascii="Arial" w:hAnsi="Arial" w:cs="Arial"/>
        </w:rPr>
        <w:t xml:space="preserve"> </w:t>
      </w:r>
      <w:r w:rsidRPr="003C114A">
        <w:rPr>
          <w:rFonts w:ascii="Arial" w:hAnsi="Arial" w:cs="Arial"/>
          <w:bCs/>
          <w:iCs/>
          <w:color w:val="0070C0"/>
          <w:sz w:val="18"/>
          <w:szCs w:val="18"/>
        </w:rPr>
        <w:t>(Alterada pela NBC PG 12 (R2))</w:t>
      </w:r>
    </w:p>
    <w:p w14:paraId="07D48794" w14:textId="77777777" w:rsidR="003B5E05" w:rsidRDefault="003B5E05" w:rsidP="003B5E05">
      <w:pPr>
        <w:spacing w:after="0" w:line="240" w:lineRule="auto"/>
        <w:ind w:left="992" w:hanging="425"/>
        <w:jc w:val="both"/>
        <w:rPr>
          <w:rFonts w:ascii="Arial" w:hAnsi="Arial" w:cs="Arial"/>
          <w:bCs/>
          <w:iCs/>
          <w:color w:val="0070C0"/>
          <w:sz w:val="18"/>
          <w:szCs w:val="18"/>
        </w:rPr>
      </w:pPr>
      <w:r w:rsidRPr="00C106D6">
        <w:rPr>
          <w:rFonts w:ascii="Arial" w:hAnsi="Arial" w:cs="Arial"/>
          <w:strike/>
        </w:rPr>
        <w:t>(i)</w:t>
      </w:r>
      <w:r w:rsidRPr="00C106D6">
        <w:rPr>
          <w:rFonts w:ascii="Arial" w:hAnsi="Arial" w:cs="Arial"/>
          <w:strike/>
        </w:rPr>
        <w:tab/>
        <w:t>aplicar a sanção prevista no item 35B, informar à CDP quando da ocorrência das situações ali elencadas e assegurar à capacitadora o direito à ampla defesa e ao contraditório, obrigando-se a informar expressamente à CEPC/CFC. Da penalidade imposta pela CEPC/CRC, cabe recurso à CEPC/CFC, no prazo de 15 (quinze) dias contados da ciência da decisão;</w:t>
      </w:r>
      <w:r>
        <w:rPr>
          <w:rFonts w:ascii="Arial" w:hAnsi="Arial" w:cs="Arial"/>
        </w:rPr>
        <w:t xml:space="preserve"> </w:t>
      </w:r>
      <w:r>
        <w:rPr>
          <w:rFonts w:ascii="Arial" w:hAnsi="Arial" w:cs="Arial"/>
          <w:bCs/>
          <w:iCs/>
          <w:color w:val="0070C0"/>
          <w:sz w:val="18"/>
          <w:szCs w:val="18"/>
        </w:rPr>
        <w:t>(Alterada pela Revisão NBC 02)</w:t>
      </w:r>
    </w:p>
    <w:p w14:paraId="7F61E558" w14:textId="77777777" w:rsidR="003B5E05" w:rsidRPr="00C106D6" w:rsidRDefault="003B5E05">
      <w:pPr>
        <w:numPr>
          <w:ilvl w:val="0"/>
          <w:numId w:val="404"/>
        </w:numPr>
        <w:spacing w:after="0" w:line="240" w:lineRule="auto"/>
        <w:ind w:left="993" w:hanging="423"/>
        <w:jc w:val="both"/>
        <w:rPr>
          <w:rFonts w:ascii="Arial" w:hAnsi="Arial" w:cs="Arial"/>
        </w:rPr>
      </w:pPr>
      <w:r w:rsidRPr="00C106D6">
        <w:rPr>
          <w:rFonts w:ascii="Arial" w:hAnsi="Arial" w:cs="Arial"/>
        </w:rPr>
        <w:t>aplicar a sanção prevista no item 35B, informar à CDP quando da ocorrência das situações ali elencadas e assegurar à capacitadora o direito à ampla defesa e ao contraditório, obrigando-se a informar expressamente à CEPC/CFC. Da penalidade imposta pela CEPC/CRC, cabe recurso à CEPC/CFC, no prazo de 15 (quinze) dias corridos contados da ciência da decisão;</w:t>
      </w:r>
      <w:r w:rsidRPr="00C106D6">
        <w:rPr>
          <w:rFonts w:ascii="Arial" w:hAnsi="Arial" w:cs="Arial"/>
          <w:bCs/>
          <w:iCs/>
          <w:color w:val="0070C0"/>
          <w:sz w:val="18"/>
          <w:szCs w:val="18"/>
        </w:rPr>
        <w:t xml:space="preserve"> </w:t>
      </w:r>
      <w:r>
        <w:rPr>
          <w:rFonts w:ascii="Arial" w:hAnsi="Arial" w:cs="Arial"/>
          <w:bCs/>
          <w:iCs/>
          <w:color w:val="0070C0"/>
          <w:sz w:val="18"/>
          <w:szCs w:val="18"/>
        </w:rPr>
        <w:t>(Alterada pela Revisão NBC 02)</w:t>
      </w:r>
    </w:p>
    <w:p w14:paraId="69A86417" w14:textId="77777777" w:rsidR="003B5E05" w:rsidRPr="003C114A" w:rsidRDefault="003B5E05" w:rsidP="003B5E05">
      <w:pPr>
        <w:spacing w:after="0" w:line="240" w:lineRule="auto"/>
        <w:ind w:left="992" w:hanging="425"/>
        <w:jc w:val="both"/>
        <w:rPr>
          <w:rFonts w:ascii="Arial" w:hAnsi="Arial" w:cs="Arial"/>
        </w:rPr>
      </w:pPr>
    </w:p>
    <w:p w14:paraId="7C14C1C2" w14:textId="77777777" w:rsidR="003B5E05" w:rsidRPr="003C114A" w:rsidRDefault="003B5E05" w:rsidP="003B5E05">
      <w:pPr>
        <w:spacing w:after="0" w:line="240" w:lineRule="auto"/>
        <w:ind w:left="992" w:hanging="425"/>
        <w:jc w:val="both"/>
        <w:rPr>
          <w:rFonts w:ascii="Arial" w:hAnsi="Arial" w:cs="Arial"/>
          <w:bCs/>
          <w:iCs/>
          <w:strike/>
          <w:color w:val="0070C0"/>
        </w:rPr>
      </w:pPr>
      <w:r w:rsidRPr="003C114A">
        <w:rPr>
          <w:rFonts w:ascii="Arial" w:hAnsi="Arial" w:cs="Arial"/>
          <w:strike/>
        </w:rPr>
        <w:t xml:space="preserve">(j) </w:t>
      </w:r>
      <w:r w:rsidRPr="003C114A">
        <w:rPr>
          <w:rFonts w:ascii="Arial" w:hAnsi="Arial" w:cs="Arial"/>
          <w:strike/>
        </w:rPr>
        <w:tab/>
        <w:t>descredenciar os cursos e eventos em que houver sido constatada a inobservância desta norma.</w:t>
      </w:r>
      <w:r w:rsidRPr="003C114A">
        <w:rPr>
          <w:rFonts w:ascii="Arial" w:hAnsi="Arial" w:cs="Arial"/>
        </w:rPr>
        <w:t xml:space="preserve"> </w:t>
      </w:r>
      <w:r w:rsidRPr="003C114A">
        <w:rPr>
          <w:rFonts w:ascii="Arial" w:hAnsi="Arial" w:cs="Arial"/>
          <w:bCs/>
          <w:iCs/>
          <w:color w:val="0070C0"/>
          <w:sz w:val="18"/>
          <w:szCs w:val="18"/>
        </w:rPr>
        <w:t>(Incluída pela NBC PG 12 (R1))</w:t>
      </w:r>
    </w:p>
    <w:p w14:paraId="435A35E6" w14:textId="77777777" w:rsidR="003B5E05" w:rsidRDefault="003B5E05" w:rsidP="003B5E05">
      <w:pPr>
        <w:spacing w:after="0" w:line="240" w:lineRule="auto"/>
        <w:ind w:left="993" w:hanging="426"/>
        <w:jc w:val="both"/>
        <w:rPr>
          <w:rFonts w:ascii="Arial" w:hAnsi="Arial" w:cs="Arial"/>
          <w:bCs/>
          <w:iCs/>
          <w:color w:val="0070C0"/>
          <w:sz w:val="18"/>
          <w:szCs w:val="18"/>
        </w:rPr>
      </w:pPr>
      <w:r w:rsidRPr="00874013">
        <w:rPr>
          <w:rFonts w:ascii="Arial" w:hAnsi="Arial" w:cs="Arial"/>
          <w:strike/>
        </w:rPr>
        <w:t xml:space="preserve">(j) </w:t>
      </w:r>
      <w:r w:rsidRPr="00874013">
        <w:rPr>
          <w:rFonts w:ascii="Arial" w:hAnsi="Arial" w:cs="Arial"/>
          <w:strike/>
        </w:rPr>
        <w:tab/>
        <w:t>descredenciar os cursos e eventos em que houver sido constatada a inobservância desta norma e assegurar à capacitadora o direito à ampla defesa e ao contraditório, obrigando-se a informar expressamente à CEPC/CFC. Da penalidade imposta pela CEPC/CRC, cabe recurso à CEPC/CFC, no prazo de 15 (quinze) dias contados da ciência da decisão.</w:t>
      </w:r>
      <w:r w:rsidRPr="003C114A">
        <w:rPr>
          <w:rFonts w:ascii="Arial" w:hAnsi="Arial" w:cs="Arial"/>
        </w:rPr>
        <w:t xml:space="preserve"> </w:t>
      </w:r>
      <w:r w:rsidRPr="003C114A">
        <w:rPr>
          <w:rFonts w:ascii="Arial" w:hAnsi="Arial" w:cs="Arial"/>
          <w:bCs/>
          <w:iCs/>
          <w:color w:val="0070C0"/>
          <w:sz w:val="18"/>
          <w:szCs w:val="18"/>
        </w:rPr>
        <w:t>(Alterada pela NBC PG 12 (R2))</w:t>
      </w:r>
    </w:p>
    <w:p w14:paraId="76D28D4C" w14:textId="77777777" w:rsidR="003B5E05" w:rsidRDefault="003B5E05" w:rsidP="003B5E05">
      <w:pPr>
        <w:spacing w:after="0" w:line="240" w:lineRule="auto"/>
        <w:ind w:left="992" w:hanging="425"/>
        <w:jc w:val="both"/>
        <w:rPr>
          <w:rFonts w:ascii="Arial" w:hAnsi="Arial" w:cs="Arial"/>
          <w:bCs/>
          <w:iCs/>
          <w:color w:val="0070C0"/>
          <w:sz w:val="18"/>
          <w:szCs w:val="18"/>
        </w:rPr>
      </w:pPr>
      <w:r w:rsidRPr="00C106D6">
        <w:rPr>
          <w:rFonts w:ascii="Arial" w:hAnsi="Arial" w:cs="Arial"/>
          <w:strike/>
        </w:rPr>
        <w:t>(j)</w:t>
      </w:r>
      <w:r w:rsidRPr="00C106D6">
        <w:rPr>
          <w:rFonts w:ascii="Arial" w:hAnsi="Arial" w:cs="Arial"/>
          <w:strike/>
        </w:rPr>
        <w:tab/>
        <w:t>descredenciar os cursos e eventos em que for constatada a inobservância desta norma e assegurar à capacitadora o direito à ampla defesa e ao contraditório, obrigando-se a informar expressamente à CEPC/CFC. Da penalidade imposta pela CEPC/CRC, cabe recurso à CEPC/CFC, no prazo de 15 (quinze) dias contados da ciência da decisão; e</w:t>
      </w:r>
      <w:r>
        <w:rPr>
          <w:rFonts w:ascii="Arial" w:hAnsi="Arial" w:cs="Arial"/>
        </w:rPr>
        <w:t xml:space="preserve"> </w:t>
      </w:r>
      <w:r>
        <w:rPr>
          <w:rFonts w:ascii="Arial" w:hAnsi="Arial" w:cs="Arial"/>
          <w:bCs/>
          <w:iCs/>
          <w:color w:val="0070C0"/>
          <w:sz w:val="18"/>
          <w:szCs w:val="18"/>
        </w:rPr>
        <w:t>(Alterada pela Revisão NBC 02)</w:t>
      </w:r>
    </w:p>
    <w:p w14:paraId="06838729" w14:textId="77777777" w:rsidR="003B5E05" w:rsidRPr="00B70772" w:rsidRDefault="003B5E05" w:rsidP="003B5E05">
      <w:pPr>
        <w:pStyle w:val="PargrafodaLista"/>
        <w:widowControl w:val="0"/>
        <w:autoSpaceDE w:val="0"/>
        <w:autoSpaceDN w:val="0"/>
        <w:spacing w:after="0" w:line="240" w:lineRule="auto"/>
        <w:ind w:left="993" w:right="390" w:hanging="426"/>
        <w:jc w:val="both"/>
        <w:rPr>
          <w:rFonts w:ascii="Arial" w:hAnsi="Arial" w:cs="Arial"/>
        </w:rPr>
      </w:pPr>
      <w:r w:rsidRPr="00B70772">
        <w:rPr>
          <w:rFonts w:ascii="Arial" w:hAnsi="Arial" w:cs="Arial"/>
        </w:rPr>
        <w:t xml:space="preserve">(j) </w:t>
      </w:r>
      <w:r>
        <w:rPr>
          <w:rFonts w:ascii="Arial" w:hAnsi="Arial" w:cs="Arial"/>
        </w:rPr>
        <w:tab/>
      </w:r>
      <w:r w:rsidRPr="00B70772">
        <w:rPr>
          <w:rFonts w:ascii="Arial" w:hAnsi="Arial" w:cs="Arial"/>
        </w:rPr>
        <w:t>descredenciar os cursos e eventos em que for constatada a inobservância desta norma e assegurar à capacitadora o direito à ampla defesa e ao contraditório, obrigando-se a informar expressamente à CEPC/CFC. Da penalidade imposta pela CEPC/CRC, cabe recurso à CEPC/CFC, no prazo de 15 (quinze) dias corridos contados da ciência da decisão; e</w:t>
      </w:r>
      <w:r>
        <w:rPr>
          <w:rFonts w:ascii="Arial" w:hAnsi="Arial" w:cs="Arial"/>
        </w:rPr>
        <w:t xml:space="preserve"> </w:t>
      </w:r>
      <w:r>
        <w:rPr>
          <w:rFonts w:ascii="Arial" w:hAnsi="Arial" w:cs="Arial"/>
          <w:bCs/>
          <w:iCs/>
          <w:color w:val="0070C0"/>
          <w:sz w:val="18"/>
          <w:szCs w:val="18"/>
        </w:rPr>
        <w:t>(Alterada pela Revisão NBC 08)</w:t>
      </w:r>
    </w:p>
    <w:p w14:paraId="7EE4EEC1"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rPr>
        <w:t xml:space="preserve">(k) julgar recursos em primeira instância encaminhados pelos profissionais ou pelas capacitadoras relativos ao PEPC, cientificando o interessado sobre a decisão. </w:t>
      </w:r>
      <w:r>
        <w:rPr>
          <w:rFonts w:ascii="Arial" w:hAnsi="Arial" w:cs="Arial"/>
          <w:bCs/>
          <w:iCs/>
          <w:color w:val="0070C0"/>
          <w:sz w:val="18"/>
          <w:szCs w:val="18"/>
        </w:rPr>
        <w:t>(Incluída pela Revisão NBC 02)</w:t>
      </w:r>
    </w:p>
    <w:p w14:paraId="2FA87187" w14:textId="77777777" w:rsidR="003B5E05" w:rsidRPr="003C114A" w:rsidRDefault="003B5E05" w:rsidP="003B5E05">
      <w:pPr>
        <w:spacing w:after="0" w:line="240" w:lineRule="auto"/>
        <w:ind w:left="993" w:hanging="426"/>
        <w:jc w:val="both"/>
        <w:rPr>
          <w:rFonts w:ascii="Arial" w:hAnsi="Arial" w:cs="Arial"/>
        </w:rPr>
      </w:pPr>
      <w:r>
        <w:rPr>
          <w:rFonts w:ascii="Arial" w:hAnsi="Arial" w:cs="Arial"/>
        </w:rPr>
        <w:t xml:space="preserve">(l) </w:t>
      </w:r>
      <w:r>
        <w:rPr>
          <w:rFonts w:ascii="Arial" w:hAnsi="Arial" w:cs="Arial"/>
        </w:rPr>
        <w:tab/>
        <w:t>analisar as justificativas de não cumprimento do PEPC, conforme prazo definido em Edital específico e emitir seu parecer, submetendo-o à apreciação da CEPC/CFC depois de aprovado pela CDP e homologado pelo Plenário do CRC. Os CRCs que possuírem autonomia ficam dispensados de submeter seus pareceres à apreciação da</w:t>
      </w:r>
      <w:r>
        <w:rPr>
          <w:rFonts w:ascii="Arial" w:hAnsi="Arial" w:cs="Arial"/>
          <w:color w:val="FF0000"/>
          <w:u w:val="single"/>
        </w:rPr>
        <w:t xml:space="preserve"> </w:t>
      </w:r>
      <w:r>
        <w:rPr>
          <w:rFonts w:ascii="Arial" w:hAnsi="Arial" w:cs="Arial"/>
        </w:rPr>
        <w:t xml:space="preserve">CEPC/CFC, devendo cientificar o interessado sobre a decisão. </w:t>
      </w:r>
      <w:r>
        <w:rPr>
          <w:rFonts w:ascii="Arial" w:hAnsi="Arial" w:cs="Arial"/>
          <w:bCs/>
          <w:iCs/>
          <w:color w:val="0070C0"/>
          <w:sz w:val="18"/>
          <w:szCs w:val="18"/>
        </w:rPr>
        <w:t>(Incluída pela Revisão NBC 05)</w:t>
      </w:r>
    </w:p>
    <w:p w14:paraId="6C1814FE" w14:textId="77777777" w:rsidR="003B5E05" w:rsidRDefault="003B5E05" w:rsidP="003B5E05">
      <w:pPr>
        <w:spacing w:after="0" w:line="240" w:lineRule="auto"/>
        <w:ind w:left="567" w:hanging="567"/>
        <w:jc w:val="both"/>
        <w:rPr>
          <w:rFonts w:ascii="Arial" w:hAnsi="Arial" w:cs="Arial"/>
        </w:rPr>
      </w:pPr>
    </w:p>
    <w:p w14:paraId="72EA4304" w14:textId="77777777" w:rsidR="003B5E05" w:rsidRPr="00874013" w:rsidRDefault="003B5E05" w:rsidP="003B5E05">
      <w:pPr>
        <w:spacing w:after="0" w:line="240" w:lineRule="auto"/>
        <w:ind w:left="567" w:hanging="567"/>
        <w:jc w:val="both"/>
        <w:rPr>
          <w:rFonts w:ascii="Arial" w:hAnsi="Arial" w:cs="Arial"/>
          <w:strike/>
        </w:rPr>
      </w:pPr>
      <w:r w:rsidRPr="00874013">
        <w:rPr>
          <w:rFonts w:ascii="Arial" w:hAnsi="Arial" w:cs="Arial"/>
          <w:strike/>
        </w:rPr>
        <w:t xml:space="preserve">31. </w:t>
      </w:r>
      <w:r w:rsidRPr="00874013">
        <w:rPr>
          <w:rFonts w:ascii="Arial" w:hAnsi="Arial" w:cs="Arial"/>
          <w:strike/>
        </w:rPr>
        <w:tab/>
        <w:t>Até 30 de abril de cada ano, o CRC deve disponibilizar na internet, aos profissionais referidos no item 4, a certidão de cumprimento, ou não, da pontuação mínima estabelecida na presente Norma.</w:t>
      </w:r>
    </w:p>
    <w:p w14:paraId="2019DC47" w14:textId="77777777" w:rsidR="003B5E05" w:rsidRDefault="003B5E05" w:rsidP="003B5E05">
      <w:pPr>
        <w:spacing w:after="0" w:line="240" w:lineRule="auto"/>
        <w:ind w:left="567" w:hanging="567"/>
        <w:jc w:val="both"/>
        <w:rPr>
          <w:rFonts w:ascii="Arial" w:hAnsi="Arial" w:cs="Arial"/>
        </w:rPr>
      </w:pPr>
    </w:p>
    <w:p w14:paraId="1B2451F5" w14:textId="77777777" w:rsidR="003B5E05" w:rsidRDefault="003B5E05" w:rsidP="003B5E05">
      <w:pPr>
        <w:spacing w:after="0" w:line="240" w:lineRule="auto"/>
        <w:ind w:left="567" w:hanging="567"/>
        <w:jc w:val="both"/>
        <w:rPr>
          <w:rFonts w:ascii="Arial" w:hAnsi="Arial" w:cs="Arial"/>
          <w:bCs/>
          <w:iCs/>
        </w:rPr>
      </w:pPr>
      <w:r>
        <w:rPr>
          <w:rFonts w:ascii="Arial" w:hAnsi="Arial" w:cs="Arial"/>
        </w:rPr>
        <w:t>31.</w:t>
      </w:r>
      <w:r>
        <w:rPr>
          <w:rFonts w:ascii="Arial" w:hAnsi="Arial" w:cs="Arial"/>
        </w:rPr>
        <w:tab/>
        <w:t xml:space="preserve">Até 30 de abril de cada ano, o CRC deve disponibilizar na internet e/ou por meio do sistema </w:t>
      </w:r>
      <w:r>
        <w:rPr>
          <w:rFonts w:ascii="Arial" w:hAnsi="Arial" w:cs="Arial"/>
          <w:i/>
        </w:rPr>
        <w:t>web</w:t>
      </w:r>
      <w:r>
        <w:rPr>
          <w:rFonts w:ascii="Arial" w:hAnsi="Arial" w:cs="Arial"/>
        </w:rPr>
        <w:t xml:space="preserve">, aos profissionais referidos no item 4, a certidão de cumprimento, ou não, da pontuação mínima estabelecida na presente norma. </w:t>
      </w:r>
      <w:r>
        <w:rPr>
          <w:rFonts w:ascii="Arial" w:hAnsi="Arial" w:cs="Arial"/>
          <w:bCs/>
          <w:iCs/>
          <w:color w:val="0070C0"/>
          <w:sz w:val="18"/>
          <w:szCs w:val="18"/>
        </w:rPr>
        <w:t>(Alterado pela Revisão NBC 02)</w:t>
      </w:r>
    </w:p>
    <w:p w14:paraId="5B68E664" w14:textId="77777777" w:rsidR="003B5E05" w:rsidRPr="003C114A" w:rsidRDefault="003B5E05" w:rsidP="003B5E05">
      <w:pPr>
        <w:spacing w:after="0" w:line="240" w:lineRule="auto"/>
        <w:ind w:left="567" w:hanging="567"/>
        <w:jc w:val="both"/>
        <w:rPr>
          <w:rFonts w:ascii="Arial" w:hAnsi="Arial" w:cs="Arial"/>
        </w:rPr>
      </w:pPr>
    </w:p>
    <w:p w14:paraId="625B619E"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32.</w:t>
      </w:r>
      <w:r w:rsidRPr="003C114A">
        <w:rPr>
          <w:rFonts w:ascii="Arial" w:hAnsi="Arial" w:cs="Arial"/>
        </w:rPr>
        <w:tab/>
        <w:t>A certidão a que se refere o item anterior não exime o profissional de prestar qualquer esclarecimento ou comprovação que se faça necessário em decorrência de ação fiscalizatória.</w:t>
      </w:r>
    </w:p>
    <w:p w14:paraId="66BCDBB0" w14:textId="77777777" w:rsidR="003B5E05" w:rsidRPr="003C114A" w:rsidRDefault="003B5E05" w:rsidP="003B5E05">
      <w:pPr>
        <w:spacing w:after="0" w:line="240" w:lineRule="auto"/>
        <w:ind w:left="567" w:hanging="567"/>
        <w:jc w:val="both"/>
        <w:rPr>
          <w:rFonts w:ascii="Arial" w:hAnsi="Arial" w:cs="Arial"/>
        </w:rPr>
      </w:pPr>
    </w:p>
    <w:p w14:paraId="7644E15A" w14:textId="77777777" w:rsidR="003B5E05" w:rsidRPr="003C114A" w:rsidRDefault="003B5E05" w:rsidP="003B5E05">
      <w:pPr>
        <w:spacing w:after="0" w:line="240" w:lineRule="auto"/>
        <w:jc w:val="both"/>
        <w:rPr>
          <w:rFonts w:ascii="Arial" w:hAnsi="Arial" w:cs="Arial"/>
          <w:b/>
        </w:rPr>
      </w:pPr>
      <w:r w:rsidRPr="003C114A">
        <w:rPr>
          <w:rFonts w:ascii="Arial" w:hAnsi="Arial" w:cs="Arial"/>
          <w:b/>
        </w:rPr>
        <w:t>Capacitadoras</w:t>
      </w:r>
    </w:p>
    <w:p w14:paraId="4B86218C" w14:textId="77777777" w:rsidR="003B5E05" w:rsidRPr="003C114A" w:rsidRDefault="003B5E05" w:rsidP="003B5E05">
      <w:pPr>
        <w:spacing w:after="0" w:line="240" w:lineRule="auto"/>
        <w:jc w:val="both"/>
        <w:rPr>
          <w:rFonts w:ascii="Arial" w:hAnsi="Arial" w:cs="Arial"/>
          <w:b/>
        </w:rPr>
      </w:pPr>
    </w:p>
    <w:p w14:paraId="73C1C868"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33.</w:t>
      </w:r>
      <w:r w:rsidRPr="003C114A">
        <w:rPr>
          <w:rFonts w:ascii="Arial" w:hAnsi="Arial" w:cs="Arial"/>
          <w:strike/>
        </w:rPr>
        <w:tab/>
        <w:t>Capacitadora é a entidade que promove atividades de Educação Profissional Continuada consoante as diretivas desta Norma.</w:t>
      </w:r>
    </w:p>
    <w:p w14:paraId="6C3221BC" w14:textId="77777777" w:rsidR="003B5E05" w:rsidRPr="003C114A" w:rsidRDefault="003B5E05" w:rsidP="003B5E05">
      <w:pPr>
        <w:spacing w:after="0" w:line="240" w:lineRule="auto"/>
        <w:ind w:left="567" w:hanging="567"/>
        <w:jc w:val="both"/>
        <w:rPr>
          <w:rFonts w:ascii="Arial" w:hAnsi="Arial" w:cs="Arial"/>
        </w:rPr>
      </w:pPr>
    </w:p>
    <w:p w14:paraId="5A450F20" w14:textId="77777777" w:rsidR="003B5E05" w:rsidRPr="003C114A" w:rsidRDefault="003B5E05" w:rsidP="003B5E05">
      <w:pPr>
        <w:spacing w:after="0" w:line="240" w:lineRule="auto"/>
        <w:ind w:left="567" w:hanging="567"/>
        <w:jc w:val="both"/>
        <w:rPr>
          <w:rFonts w:ascii="Arial" w:hAnsi="Arial" w:cs="Arial"/>
          <w:bCs/>
          <w:iCs/>
          <w:color w:val="0070C0"/>
        </w:rPr>
      </w:pPr>
      <w:r w:rsidRPr="003C114A">
        <w:rPr>
          <w:rFonts w:ascii="Arial" w:hAnsi="Arial" w:cs="Arial"/>
        </w:rPr>
        <w:t xml:space="preserve">33.  </w:t>
      </w:r>
      <w:r w:rsidRPr="003C114A">
        <w:rPr>
          <w:rFonts w:ascii="Arial" w:hAnsi="Arial" w:cs="Arial"/>
        </w:rPr>
        <w:tab/>
        <w:t xml:space="preserve">Capacitadora é a entidade credenciada em Conselho Regional de Contabilidade que promove atividades de Educação Profissional Continuada consoante as diretivas desta norma. </w:t>
      </w:r>
      <w:r w:rsidRPr="003C114A">
        <w:rPr>
          <w:rFonts w:ascii="Arial" w:hAnsi="Arial" w:cs="Arial"/>
          <w:bCs/>
          <w:iCs/>
          <w:color w:val="0070C0"/>
          <w:sz w:val="18"/>
          <w:szCs w:val="18"/>
        </w:rPr>
        <w:t>(Alterado pela NBC PG 12 (R2))</w:t>
      </w:r>
    </w:p>
    <w:p w14:paraId="266212C5" w14:textId="77777777" w:rsidR="003B5E05" w:rsidRPr="003C114A" w:rsidRDefault="003B5E05" w:rsidP="003B5E05">
      <w:pPr>
        <w:spacing w:after="0" w:line="240" w:lineRule="auto"/>
        <w:ind w:left="567" w:hanging="567"/>
        <w:jc w:val="both"/>
        <w:rPr>
          <w:rFonts w:ascii="Arial" w:hAnsi="Arial" w:cs="Arial"/>
        </w:rPr>
      </w:pPr>
    </w:p>
    <w:p w14:paraId="1B76E8BC"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34.</w:t>
      </w:r>
      <w:r w:rsidRPr="003C114A">
        <w:rPr>
          <w:rFonts w:ascii="Arial" w:hAnsi="Arial" w:cs="Arial"/>
          <w:strike/>
        </w:rPr>
        <w:tab/>
        <w:t>São capacitadoras:</w:t>
      </w:r>
    </w:p>
    <w:p w14:paraId="3BCB2D9E"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34.  </w:t>
      </w:r>
      <w:r w:rsidRPr="003C114A">
        <w:rPr>
          <w:rFonts w:ascii="Arial" w:hAnsi="Arial" w:cs="Arial"/>
        </w:rPr>
        <w:tab/>
        <w:t xml:space="preserve">Podem ser capacitadoras: </w:t>
      </w:r>
      <w:r w:rsidRPr="003C114A">
        <w:rPr>
          <w:rFonts w:ascii="Arial" w:hAnsi="Arial" w:cs="Arial"/>
          <w:bCs/>
          <w:iCs/>
          <w:color w:val="0070C0"/>
          <w:sz w:val="18"/>
          <w:szCs w:val="18"/>
        </w:rPr>
        <w:t>(Alterado pela NBC PG 12 (R2))</w:t>
      </w:r>
    </w:p>
    <w:p w14:paraId="7CA1DE83"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w:t>
      </w:r>
      <w:r w:rsidRPr="003C114A">
        <w:rPr>
          <w:rFonts w:ascii="Arial" w:hAnsi="Arial" w:cs="Arial"/>
        </w:rPr>
        <w:tab/>
        <w:t>Conselho Federal de Contabilidade (CFC);</w:t>
      </w:r>
    </w:p>
    <w:p w14:paraId="68E238CE"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(b) </w:t>
      </w:r>
      <w:r w:rsidRPr="003C114A">
        <w:rPr>
          <w:rFonts w:ascii="Arial" w:hAnsi="Arial" w:cs="Arial"/>
        </w:rPr>
        <w:tab/>
        <w:t>Conselhos Regionais de Contabilidade (CRCs);</w:t>
      </w:r>
    </w:p>
    <w:p w14:paraId="49AA225C"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(c) </w:t>
      </w:r>
      <w:r w:rsidRPr="003C114A">
        <w:rPr>
          <w:rFonts w:ascii="Arial" w:hAnsi="Arial" w:cs="Arial"/>
        </w:rPr>
        <w:tab/>
        <w:t>Fundação Brasileira de Contabilidade (FBC);</w:t>
      </w:r>
    </w:p>
    <w:p w14:paraId="1EF4F000"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(d) </w:t>
      </w:r>
      <w:r w:rsidRPr="003C114A">
        <w:rPr>
          <w:rFonts w:ascii="Arial" w:hAnsi="Arial" w:cs="Arial"/>
          <w:strike/>
        </w:rPr>
        <w:tab/>
        <w:t>Academia Brasileira de Ciências Contábeis (Abracicon);</w:t>
      </w:r>
    </w:p>
    <w:p w14:paraId="35A7FBE7"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(d) </w:t>
      </w:r>
      <w:r w:rsidRPr="003C114A">
        <w:rPr>
          <w:rFonts w:ascii="Arial" w:hAnsi="Arial" w:cs="Arial"/>
        </w:rPr>
        <w:tab/>
      </w:r>
      <w:r w:rsidRPr="003C114A">
        <w:rPr>
          <w:rFonts w:ascii="Arial" w:hAnsi="Arial" w:cs="Arial"/>
          <w:bCs/>
        </w:rPr>
        <w:t>Academia Brasileira de Ciências Contábeis (Abracicon) e as respectivas Academias Estaduais ou regionais</w:t>
      </w:r>
      <w:r w:rsidRPr="003C114A">
        <w:rPr>
          <w:rFonts w:ascii="Arial" w:hAnsi="Arial" w:cs="Arial"/>
        </w:rPr>
        <w:t xml:space="preserve">; </w:t>
      </w:r>
      <w:r w:rsidRPr="003C114A">
        <w:rPr>
          <w:rFonts w:ascii="Arial" w:hAnsi="Arial" w:cs="Arial"/>
          <w:bCs/>
          <w:iCs/>
          <w:color w:val="0070C0"/>
          <w:sz w:val="18"/>
          <w:szCs w:val="18"/>
        </w:rPr>
        <w:t>(Alterada pela NBC PG 12 (R1))</w:t>
      </w:r>
    </w:p>
    <w:p w14:paraId="0877A6D6"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(e) </w:t>
      </w:r>
      <w:r w:rsidRPr="003C114A">
        <w:rPr>
          <w:rFonts w:ascii="Arial" w:hAnsi="Arial" w:cs="Arial"/>
        </w:rPr>
        <w:tab/>
        <w:t>IBRACON – Instituto dos Auditores Independentes do Brasil;</w:t>
      </w:r>
    </w:p>
    <w:p w14:paraId="71481204"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(f) </w:t>
      </w:r>
      <w:r w:rsidRPr="003C114A">
        <w:rPr>
          <w:rFonts w:ascii="Arial" w:hAnsi="Arial" w:cs="Arial"/>
        </w:rPr>
        <w:tab/>
        <w:t>Instituições de Ensino Superior (IES), credenciadas pelo MEC;</w:t>
      </w:r>
    </w:p>
    <w:p w14:paraId="74E81F15"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(g) </w:t>
      </w:r>
      <w:r w:rsidRPr="003C114A">
        <w:rPr>
          <w:rFonts w:ascii="Arial" w:hAnsi="Arial" w:cs="Arial"/>
          <w:strike/>
        </w:rPr>
        <w:tab/>
        <w:t>Instituições de Especialização ou Desenvolvimento Profissional que ofereçam cursos ao público em geral;</w:t>
      </w:r>
    </w:p>
    <w:p w14:paraId="07FD5DBF"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(g) </w:t>
      </w:r>
      <w:r w:rsidRPr="003C114A">
        <w:rPr>
          <w:rFonts w:ascii="Arial" w:hAnsi="Arial" w:cs="Arial"/>
        </w:rPr>
        <w:tab/>
        <w:t xml:space="preserve">Entidades de Especialização ou Desenvolvimento Profissional que ofereçam cursos ao público em geral; </w:t>
      </w:r>
      <w:r w:rsidRPr="003C114A">
        <w:rPr>
          <w:rFonts w:ascii="Arial" w:hAnsi="Arial" w:cs="Arial"/>
          <w:bCs/>
          <w:iCs/>
          <w:color w:val="0070C0"/>
          <w:sz w:val="18"/>
          <w:szCs w:val="18"/>
        </w:rPr>
        <w:t>(Alterada pela NBC PG 12 (R1))</w:t>
      </w:r>
    </w:p>
    <w:p w14:paraId="1E021845"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(h) </w:t>
      </w:r>
      <w:r w:rsidRPr="003C114A">
        <w:rPr>
          <w:rFonts w:ascii="Arial" w:hAnsi="Arial" w:cs="Arial"/>
          <w:strike/>
        </w:rPr>
        <w:tab/>
        <w:t>Federações, Sindicatos e Associações da classe contábil;</w:t>
      </w:r>
    </w:p>
    <w:p w14:paraId="5169C52A"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 xml:space="preserve">(h) </w:t>
      </w:r>
      <w:r w:rsidRPr="003C114A">
        <w:rPr>
          <w:rFonts w:ascii="Arial" w:hAnsi="Arial" w:cs="Arial"/>
          <w:strike/>
        </w:rPr>
        <w:tab/>
        <w:t>Federações, Sindicatos e Associações da classe contábil e empresariais;</w:t>
      </w:r>
      <w:r w:rsidRPr="003C114A">
        <w:rPr>
          <w:rFonts w:ascii="Arial" w:hAnsi="Arial" w:cs="Arial"/>
        </w:rPr>
        <w:t xml:space="preserve"> </w:t>
      </w:r>
      <w:r w:rsidRPr="003C114A">
        <w:rPr>
          <w:rFonts w:ascii="Arial" w:hAnsi="Arial" w:cs="Arial"/>
          <w:bCs/>
          <w:iCs/>
          <w:color w:val="0070C0"/>
          <w:sz w:val="18"/>
          <w:szCs w:val="18"/>
        </w:rPr>
        <w:t>(Alterada pela NBC PG 12 (R1))</w:t>
      </w:r>
    </w:p>
    <w:p w14:paraId="61BDBBA4"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rPr>
        <w:t xml:space="preserve">(h) </w:t>
      </w:r>
      <w:r w:rsidRPr="003C114A">
        <w:rPr>
          <w:rFonts w:ascii="Arial" w:hAnsi="Arial" w:cs="Arial"/>
        </w:rPr>
        <w:tab/>
        <w:t xml:space="preserve">Federações, Sindicatos e Associações da classe contábil e empresariais; </w:t>
      </w:r>
      <w:r w:rsidRPr="003C114A">
        <w:rPr>
          <w:rFonts w:ascii="Arial" w:hAnsi="Arial" w:cs="Arial"/>
          <w:bCs/>
          <w:iCs/>
          <w:color w:val="0070C0"/>
          <w:sz w:val="18"/>
          <w:szCs w:val="18"/>
        </w:rPr>
        <w:t>(Alterada pela NBC PG 12 (R2))</w:t>
      </w:r>
    </w:p>
    <w:p w14:paraId="46D4652F"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(i) </w:t>
      </w:r>
      <w:r w:rsidRPr="003C114A">
        <w:rPr>
          <w:rFonts w:ascii="Arial" w:hAnsi="Arial" w:cs="Arial"/>
        </w:rPr>
        <w:tab/>
        <w:t>Firmas de Auditoria Independente;</w:t>
      </w:r>
    </w:p>
    <w:p w14:paraId="5D3A9769" w14:textId="77777777" w:rsidR="003B5E05" w:rsidRPr="00711FE0" w:rsidRDefault="003B5E05" w:rsidP="003B5E05">
      <w:pPr>
        <w:spacing w:after="0" w:line="240" w:lineRule="auto"/>
        <w:ind w:left="993" w:hanging="426"/>
        <w:jc w:val="both"/>
        <w:rPr>
          <w:rFonts w:ascii="Arial" w:hAnsi="Arial" w:cs="Arial"/>
          <w:strike/>
        </w:rPr>
      </w:pPr>
      <w:r w:rsidRPr="00711FE0">
        <w:rPr>
          <w:rFonts w:ascii="Arial" w:hAnsi="Arial" w:cs="Arial"/>
          <w:strike/>
        </w:rPr>
        <w:t xml:space="preserve">(j) </w:t>
      </w:r>
      <w:r w:rsidRPr="00711FE0">
        <w:rPr>
          <w:rFonts w:ascii="Arial" w:hAnsi="Arial" w:cs="Arial"/>
          <w:strike/>
        </w:rPr>
        <w:tab/>
        <w:t>Organizações Contábeis; e</w:t>
      </w:r>
    </w:p>
    <w:p w14:paraId="2BCF8118" w14:textId="77777777" w:rsidR="003B5E05" w:rsidRDefault="003B5E05" w:rsidP="003B5E05">
      <w:pPr>
        <w:spacing w:after="0" w:line="240" w:lineRule="auto"/>
        <w:ind w:left="993" w:hanging="426"/>
        <w:jc w:val="both"/>
        <w:rPr>
          <w:rFonts w:ascii="Arial" w:hAnsi="Arial" w:cs="Arial"/>
        </w:rPr>
      </w:pPr>
      <w:r>
        <w:rPr>
          <w:rFonts w:ascii="Arial" w:hAnsi="Arial" w:cs="Arial"/>
        </w:rPr>
        <w:t xml:space="preserve">(j) </w:t>
      </w:r>
      <w:r>
        <w:rPr>
          <w:rFonts w:ascii="Arial" w:hAnsi="Arial" w:cs="Arial"/>
        </w:rPr>
        <w:tab/>
        <w:t xml:space="preserve">Organizações Contábeis (escritórios contábeis e empresas de perícia contábil); </w:t>
      </w:r>
      <w:r>
        <w:rPr>
          <w:rFonts w:ascii="Arial" w:hAnsi="Arial" w:cs="Arial"/>
          <w:bCs/>
          <w:iCs/>
          <w:color w:val="0070C0"/>
          <w:sz w:val="18"/>
          <w:szCs w:val="18"/>
        </w:rPr>
        <w:t>(Alterada pela Revisão NBC 02)</w:t>
      </w:r>
    </w:p>
    <w:p w14:paraId="5298496A" w14:textId="77777777" w:rsidR="003B5E05" w:rsidRPr="003C114A" w:rsidRDefault="003B5E05" w:rsidP="003B5E05">
      <w:pPr>
        <w:spacing w:after="0" w:line="240" w:lineRule="auto"/>
        <w:ind w:left="992" w:hanging="425"/>
        <w:jc w:val="both"/>
        <w:rPr>
          <w:rFonts w:ascii="Arial" w:hAnsi="Arial" w:cs="Arial"/>
        </w:rPr>
      </w:pPr>
      <w:r w:rsidRPr="003C114A">
        <w:rPr>
          <w:rFonts w:ascii="Arial" w:hAnsi="Arial" w:cs="Arial"/>
        </w:rPr>
        <w:t xml:space="preserve">(k) </w:t>
      </w:r>
      <w:r w:rsidRPr="003C114A">
        <w:rPr>
          <w:rFonts w:ascii="Arial" w:hAnsi="Arial" w:cs="Arial"/>
        </w:rPr>
        <w:tab/>
        <w:t>Órgãos Reguladores.</w:t>
      </w:r>
    </w:p>
    <w:p w14:paraId="37453D3A" w14:textId="77777777" w:rsidR="003B5E05" w:rsidRPr="003C114A" w:rsidRDefault="003B5E05" w:rsidP="003B5E05">
      <w:pPr>
        <w:spacing w:after="0" w:line="240" w:lineRule="auto"/>
        <w:ind w:left="992" w:hanging="425"/>
        <w:jc w:val="both"/>
        <w:rPr>
          <w:rFonts w:ascii="Arial" w:hAnsi="Arial" w:cs="Arial"/>
        </w:rPr>
      </w:pPr>
      <w:r w:rsidRPr="003C114A">
        <w:rPr>
          <w:rFonts w:ascii="Arial" w:hAnsi="Arial" w:cs="Arial"/>
        </w:rPr>
        <w:t xml:space="preserve">(l) </w:t>
      </w:r>
      <w:r w:rsidRPr="003C114A">
        <w:rPr>
          <w:rFonts w:ascii="Arial" w:hAnsi="Arial" w:cs="Arial"/>
        </w:rPr>
        <w:tab/>
        <w:t xml:space="preserve">Empresas de grande porte, representadas pelos seus Departamentos de Treinamento, Universidades Corporativas e/ou outra designação; </w:t>
      </w:r>
      <w:r w:rsidRPr="003C114A">
        <w:rPr>
          <w:rFonts w:ascii="Arial" w:hAnsi="Arial" w:cs="Arial"/>
          <w:bCs/>
          <w:iCs/>
          <w:color w:val="0070C0"/>
          <w:sz w:val="18"/>
          <w:szCs w:val="18"/>
        </w:rPr>
        <w:t>(Incluída pela NBC PG 12 (R1))</w:t>
      </w:r>
    </w:p>
    <w:p w14:paraId="764AAC1D" w14:textId="77777777" w:rsidR="003B5E05" w:rsidRPr="003C114A" w:rsidRDefault="003B5E05" w:rsidP="003B5E05">
      <w:pPr>
        <w:spacing w:after="0" w:line="240" w:lineRule="auto"/>
        <w:ind w:left="992" w:hanging="425"/>
        <w:jc w:val="both"/>
        <w:rPr>
          <w:rFonts w:ascii="Arial" w:hAnsi="Arial" w:cs="Arial"/>
          <w:bCs/>
          <w:iCs/>
          <w:color w:val="0070C0"/>
        </w:rPr>
      </w:pPr>
      <w:r w:rsidRPr="003C114A">
        <w:rPr>
          <w:rFonts w:ascii="Arial" w:hAnsi="Arial" w:cs="Arial"/>
        </w:rPr>
        <w:t>(m)</w:t>
      </w:r>
      <w:r w:rsidRPr="003C114A">
        <w:rPr>
          <w:rFonts w:ascii="Arial" w:hAnsi="Arial" w:cs="Arial"/>
        </w:rPr>
        <w:tab/>
        <w:t xml:space="preserve">Universidades e Institutos Corporativos que tenham personalidade jurídica própria; e </w:t>
      </w:r>
      <w:r w:rsidRPr="003C114A">
        <w:rPr>
          <w:rFonts w:ascii="Arial" w:hAnsi="Arial" w:cs="Arial"/>
          <w:bCs/>
          <w:iCs/>
          <w:color w:val="0070C0"/>
          <w:sz w:val="18"/>
          <w:szCs w:val="18"/>
        </w:rPr>
        <w:t>(Incluída pela NBC PG 12 (R1))</w:t>
      </w:r>
    </w:p>
    <w:p w14:paraId="29B9D0C5" w14:textId="77777777" w:rsidR="003B5E05"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rPr>
        <w:t>(n)  Serviços Sociais autônomos</w:t>
      </w:r>
      <w:r>
        <w:rPr>
          <w:rFonts w:ascii="Arial" w:hAnsi="Arial" w:cs="Arial"/>
        </w:rPr>
        <w:t>; e</w:t>
      </w:r>
      <w:r w:rsidRPr="003C114A">
        <w:rPr>
          <w:rFonts w:ascii="Arial" w:hAnsi="Arial" w:cs="Arial"/>
        </w:rPr>
        <w:t xml:space="preserve"> </w:t>
      </w:r>
      <w:r w:rsidRPr="003C114A">
        <w:rPr>
          <w:rFonts w:ascii="Arial" w:hAnsi="Arial" w:cs="Arial"/>
          <w:bCs/>
          <w:iCs/>
          <w:color w:val="0070C0"/>
          <w:sz w:val="18"/>
          <w:szCs w:val="18"/>
        </w:rPr>
        <w:t>(Incluída pela NBC PG 12 (R2))</w:t>
      </w:r>
    </w:p>
    <w:p w14:paraId="588ACF56" w14:textId="77777777" w:rsidR="003B5E05" w:rsidRDefault="003B5E05" w:rsidP="003B5E05">
      <w:pPr>
        <w:spacing w:after="0" w:line="240" w:lineRule="auto"/>
        <w:ind w:left="993" w:hanging="426"/>
        <w:jc w:val="both"/>
        <w:rPr>
          <w:rFonts w:ascii="Arial" w:hAnsi="Arial" w:cs="Arial"/>
        </w:rPr>
      </w:pPr>
      <w:r>
        <w:rPr>
          <w:rFonts w:ascii="Arial" w:hAnsi="Arial" w:cs="Arial"/>
        </w:rPr>
        <w:t xml:space="preserve">(o) </w:t>
      </w:r>
      <w:r>
        <w:rPr>
          <w:rFonts w:ascii="Arial" w:hAnsi="Arial" w:cs="Arial"/>
        </w:rPr>
        <w:tab/>
        <w:t xml:space="preserve">Entes da administração pública tais como Tribunais de Contas, Procuradorias, Secretaria do Tesouro, entre outros. </w:t>
      </w:r>
      <w:r>
        <w:rPr>
          <w:rFonts w:ascii="Arial" w:hAnsi="Arial" w:cs="Arial"/>
          <w:bCs/>
          <w:iCs/>
          <w:color w:val="0070C0"/>
          <w:sz w:val="18"/>
          <w:szCs w:val="18"/>
        </w:rPr>
        <w:t>(Incluída pela Revisão NBC 02)</w:t>
      </w:r>
    </w:p>
    <w:p w14:paraId="6040F1CE" w14:textId="77777777" w:rsidR="003B5E05" w:rsidRPr="003C114A" w:rsidRDefault="003B5E05" w:rsidP="003B5E05">
      <w:pPr>
        <w:spacing w:after="0" w:line="240" w:lineRule="auto"/>
        <w:jc w:val="both"/>
        <w:rPr>
          <w:rFonts w:ascii="Arial" w:hAnsi="Arial" w:cs="Arial"/>
        </w:rPr>
      </w:pPr>
    </w:p>
    <w:p w14:paraId="36894454"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35.</w:t>
      </w:r>
      <w:r w:rsidRPr="003C114A">
        <w:rPr>
          <w:rFonts w:ascii="Arial" w:hAnsi="Arial" w:cs="Arial"/>
        </w:rPr>
        <w:tab/>
        <w:t xml:space="preserve">Para registro e controle das capacitadoras, devem ser observadas as disposições estabelecidas no Anexo I desta </w:t>
      </w:r>
      <w:r>
        <w:rPr>
          <w:rFonts w:ascii="Arial" w:hAnsi="Arial" w:cs="Arial"/>
        </w:rPr>
        <w:t>n</w:t>
      </w:r>
      <w:r w:rsidRPr="003C114A">
        <w:rPr>
          <w:rFonts w:ascii="Arial" w:hAnsi="Arial" w:cs="Arial"/>
        </w:rPr>
        <w:t>orma.</w:t>
      </w:r>
    </w:p>
    <w:p w14:paraId="4B0F11D9" w14:textId="77777777" w:rsidR="003B5E05" w:rsidRDefault="003B5E05" w:rsidP="003B5E05">
      <w:pPr>
        <w:spacing w:after="0" w:line="240" w:lineRule="auto"/>
        <w:jc w:val="both"/>
        <w:rPr>
          <w:rFonts w:ascii="Arial" w:hAnsi="Arial" w:cs="Arial"/>
          <w:b/>
        </w:rPr>
      </w:pPr>
    </w:p>
    <w:p w14:paraId="1C2C88AD" w14:textId="77777777" w:rsidR="003B5E05" w:rsidRDefault="003B5E05" w:rsidP="003B5E05">
      <w:pPr>
        <w:spacing w:after="0" w:line="240" w:lineRule="auto"/>
        <w:ind w:left="567" w:hanging="567"/>
        <w:jc w:val="both"/>
        <w:rPr>
          <w:rFonts w:ascii="Arial" w:hAnsi="Arial" w:cs="Arial"/>
        </w:rPr>
      </w:pPr>
      <w:r>
        <w:rPr>
          <w:rFonts w:ascii="Arial" w:hAnsi="Arial" w:cs="Arial"/>
        </w:rPr>
        <w:t xml:space="preserve">35A. </w:t>
      </w:r>
      <w:r>
        <w:rPr>
          <w:rFonts w:ascii="Arial" w:hAnsi="Arial" w:cs="Arial"/>
        </w:rPr>
        <w:tab/>
        <w:t xml:space="preserve">As capacitadoras credenciadas para fins desta norma estão sujeitas à fiscalização do Sistema CFC/CRCs. </w:t>
      </w:r>
      <w:r>
        <w:rPr>
          <w:rFonts w:ascii="Arial" w:hAnsi="Arial" w:cs="Arial"/>
          <w:bCs/>
          <w:iCs/>
          <w:color w:val="0070C0"/>
          <w:sz w:val="18"/>
          <w:szCs w:val="18"/>
        </w:rPr>
        <w:t>(Incluído pela Revisão NBC 02)</w:t>
      </w:r>
    </w:p>
    <w:p w14:paraId="73841C54" w14:textId="77777777" w:rsidR="003B5E05" w:rsidRDefault="003B5E05" w:rsidP="003B5E05">
      <w:pPr>
        <w:spacing w:after="0" w:line="240" w:lineRule="auto"/>
        <w:ind w:left="567" w:hanging="567"/>
        <w:jc w:val="both"/>
        <w:rPr>
          <w:rFonts w:ascii="Arial" w:hAnsi="Arial" w:cs="Arial"/>
        </w:rPr>
      </w:pPr>
    </w:p>
    <w:p w14:paraId="2E3FA74C" w14:textId="77777777" w:rsidR="003B5E05" w:rsidRDefault="003B5E05" w:rsidP="003B5E05">
      <w:pPr>
        <w:spacing w:after="0" w:line="240" w:lineRule="auto"/>
        <w:ind w:left="567" w:hanging="567"/>
        <w:jc w:val="both"/>
        <w:rPr>
          <w:rFonts w:ascii="Arial" w:hAnsi="Arial" w:cs="Arial"/>
        </w:rPr>
      </w:pPr>
      <w:r>
        <w:rPr>
          <w:rFonts w:ascii="Arial" w:hAnsi="Arial" w:cs="Arial"/>
        </w:rPr>
        <w:t xml:space="preserve">35B. </w:t>
      </w:r>
      <w:r>
        <w:rPr>
          <w:rFonts w:ascii="Arial" w:hAnsi="Arial" w:cs="Arial"/>
        </w:rPr>
        <w:tab/>
        <w:t>As entidades identificadas como capacitadoras, inscritas e homologadas no contexto do Programa de Educação Profissional Continuada, podem ser suspensas temporariamente ou descredenciadas do PEPC, pela CEPC/CRC, devendo comunicar expressamente</w:t>
      </w:r>
      <w:r>
        <w:rPr>
          <w:rFonts w:ascii="Arial" w:hAnsi="Arial" w:cs="Arial"/>
          <w:bCs/>
          <w:iCs/>
          <w:color w:val="0070C0"/>
        </w:rPr>
        <w:t xml:space="preserve"> </w:t>
      </w:r>
      <w:r>
        <w:rPr>
          <w:rFonts w:ascii="Arial" w:hAnsi="Arial" w:cs="Arial"/>
        </w:rPr>
        <w:t>à CEPC/CFC, se constatados um dos seguintes fatos ou ocorrências, isoladamente ou em conjunto, observado o disposto no item 30, alínea (i), desta norma:</w:t>
      </w:r>
    </w:p>
    <w:p w14:paraId="5B01CDEC" w14:textId="77777777" w:rsidR="003B5E05" w:rsidRDefault="003B5E05" w:rsidP="003B5E05">
      <w:pPr>
        <w:spacing w:after="0" w:line="240" w:lineRule="auto"/>
        <w:ind w:left="993" w:hanging="426"/>
        <w:jc w:val="both"/>
        <w:rPr>
          <w:rFonts w:ascii="Arial" w:hAnsi="Arial" w:cs="Arial"/>
        </w:rPr>
      </w:pPr>
      <w:r>
        <w:rPr>
          <w:rFonts w:ascii="Arial" w:hAnsi="Arial" w:cs="Arial"/>
        </w:rPr>
        <w:t>(a) não realizar no período de, pelo menos, 12 meses um curso homologado dentro do Programa;</w:t>
      </w:r>
    </w:p>
    <w:p w14:paraId="6F45C33A" w14:textId="77777777" w:rsidR="003B5E05" w:rsidRDefault="003B5E05" w:rsidP="003B5E05">
      <w:pPr>
        <w:spacing w:after="0" w:line="240" w:lineRule="auto"/>
        <w:ind w:left="992" w:hanging="425"/>
        <w:jc w:val="both"/>
        <w:rPr>
          <w:rFonts w:ascii="Arial" w:hAnsi="Arial" w:cs="Arial"/>
        </w:rPr>
      </w:pPr>
      <w:r>
        <w:rPr>
          <w:rFonts w:ascii="Arial" w:hAnsi="Arial" w:cs="Arial"/>
        </w:rPr>
        <w:t xml:space="preserve">(b) </w:t>
      </w:r>
      <w:r>
        <w:rPr>
          <w:rFonts w:ascii="Arial" w:hAnsi="Arial" w:cs="Arial"/>
        </w:rPr>
        <w:tab/>
        <w:t xml:space="preserve">deixar de cumprir as determinações relativas ao item 13 do anexo I, sobre documentação, controle e fiscalização. </w:t>
      </w:r>
      <w:r>
        <w:rPr>
          <w:rFonts w:ascii="Arial" w:hAnsi="Arial" w:cs="Arial"/>
          <w:bCs/>
          <w:iCs/>
          <w:color w:val="0070C0"/>
          <w:sz w:val="18"/>
          <w:szCs w:val="18"/>
        </w:rPr>
        <w:t>(Incluído pela Revisão NBC 02)</w:t>
      </w:r>
    </w:p>
    <w:p w14:paraId="625F88DF" w14:textId="77777777" w:rsidR="003B5E05" w:rsidRDefault="003B5E05" w:rsidP="003B5E05">
      <w:pPr>
        <w:spacing w:after="0" w:line="240" w:lineRule="auto"/>
        <w:ind w:left="567" w:hanging="567"/>
        <w:jc w:val="both"/>
        <w:rPr>
          <w:rFonts w:ascii="Arial" w:hAnsi="Arial" w:cs="Arial"/>
        </w:rPr>
      </w:pPr>
    </w:p>
    <w:p w14:paraId="0612B625" w14:textId="77777777" w:rsidR="003B5E05" w:rsidRDefault="003B5E05" w:rsidP="003B5E05">
      <w:pPr>
        <w:spacing w:after="0" w:line="240" w:lineRule="auto"/>
        <w:ind w:left="567" w:hanging="567"/>
        <w:jc w:val="both"/>
        <w:rPr>
          <w:rFonts w:ascii="Arial" w:hAnsi="Arial" w:cs="Arial"/>
          <w:bCs/>
        </w:rPr>
      </w:pPr>
      <w:r>
        <w:rPr>
          <w:rFonts w:ascii="Arial" w:hAnsi="Arial" w:cs="Arial"/>
          <w:bCs/>
        </w:rPr>
        <w:t xml:space="preserve">35C. </w:t>
      </w:r>
      <w:r>
        <w:rPr>
          <w:rFonts w:ascii="Arial" w:hAnsi="Arial" w:cs="Arial"/>
          <w:bCs/>
        </w:rPr>
        <w:tab/>
        <w:t xml:space="preserve">A suspensão temporária da capacitadora, prevista no item 35B, é de até um ano. O descredenciamento pode ser por prazo indeterminado quando houver reincidência no período de 5 anos na aplicação de penalidade de suspensão. </w:t>
      </w:r>
      <w:r>
        <w:rPr>
          <w:rFonts w:ascii="Arial" w:hAnsi="Arial" w:cs="Arial"/>
          <w:bCs/>
          <w:iCs/>
          <w:color w:val="0070C0"/>
          <w:sz w:val="18"/>
          <w:szCs w:val="18"/>
        </w:rPr>
        <w:t>(Incluído pela Revisão NBC 02)</w:t>
      </w:r>
    </w:p>
    <w:p w14:paraId="16E268D5" w14:textId="77777777" w:rsidR="003B5E05" w:rsidRDefault="003B5E05" w:rsidP="003B5E05">
      <w:pPr>
        <w:spacing w:after="0" w:line="240" w:lineRule="auto"/>
        <w:jc w:val="both"/>
        <w:rPr>
          <w:rFonts w:ascii="Arial" w:hAnsi="Arial" w:cs="Arial"/>
          <w:bCs/>
        </w:rPr>
      </w:pPr>
    </w:p>
    <w:p w14:paraId="06DC807C" w14:textId="77777777" w:rsidR="003B5E05" w:rsidRDefault="003B5E05" w:rsidP="003B5E05">
      <w:pPr>
        <w:spacing w:after="0" w:line="240" w:lineRule="auto"/>
        <w:ind w:left="567" w:hanging="567"/>
        <w:jc w:val="both"/>
        <w:rPr>
          <w:rFonts w:ascii="Arial" w:hAnsi="Arial" w:cs="Arial"/>
          <w:bCs/>
          <w:iCs/>
          <w:color w:val="0070C0"/>
        </w:rPr>
      </w:pPr>
      <w:r>
        <w:rPr>
          <w:rFonts w:ascii="Arial" w:hAnsi="Arial" w:cs="Arial"/>
          <w:bCs/>
        </w:rPr>
        <w:t xml:space="preserve">35D. A capacitadora ofertante de cursos voltados para o público interno, sob nenhuma hipótese, deve promovê-lo para público em geral, sob pena de sofrer as penalidades previstas no item 35B. </w:t>
      </w:r>
      <w:r>
        <w:rPr>
          <w:rFonts w:ascii="Arial" w:hAnsi="Arial" w:cs="Arial"/>
          <w:bCs/>
          <w:iCs/>
          <w:color w:val="0070C0"/>
          <w:sz w:val="18"/>
          <w:szCs w:val="18"/>
        </w:rPr>
        <w:t>(Incluído pela Revisão NBC 02)</w:t>
      </w:r>
    </w:p>
    <w:p w14:paraId="5439C500" w14:textId="77777777" w:rsidR="003B5E05" w:rsidRPr="003C114A" w:rsidRDefault="003B5E05" w:rsidP="003B5E05">
      <w:pPr>
        <w:spacing w:after="0" w:line="240" w:lineRule="auto"/>
        <w:jc w:val="both"/>
        <w:rPr>
          <w:rFonts w:ascii="Arial" w:hAnsi="Arial" w:cs="Arial"/>
          <w:b/>
        </w:rPr>
      </w:pPr>
    </w:p>
    <w:p w14:paraId="4747746E" w14:textId="77777777" w:rsidR="003B5E05" w:rsidRPr="003C114A" w:rsidRDefault="003B5E05" w:rsidP="003B5E05">
      <w:pPr>
        <w:spacing w:after="0" w:line="240" w:lineRule="auto"/>
        <w:jc w:val="both"/>
        <w:rPr>
          <w:rFonts w:ascii="Arial" w:hAnsi="Arial" w:cs="Arial"/>
          <w:b/>
        </w:rPr>
      </w:pPr>
      <w:r w:rsidRPr="003C114A">
        <w:rPr>
          <w:rFonts w:ascii="Arial" w:hAnsi="Arial" w:cs="Arial"/>
          <w:b/>
        </w:rPr>
        <w:t>Eventos de Educação Profissional Continuada</w:t>
      </w:r>
    </w:p>
    <w:p w14:paraId="1B4A7B3A" w14:textId="77777777" w:rsidR="003B5E05" w:rsidRPr="003C114A" w:rsidRDefault="003B5E05" w:rsidP="003B5E05">
      <w:pPr>
        <w:spacing w:after="0" w:line="240" w:lineRule="auto"/>
        <w:jc w:val="both"/>
        <w:rPr>
          <w:rFonts w:ascii="Arial" w:hAnsi="Arial" w:cs="Arial"/>
          <w:b/>
        </w:rPr>
      </w:pPr>
    </w:p>
    <w:p w14:paraId="13661CB1" w14:textId="77777777" w:rsidR="003B5E05" w:rsidRPr="00285E5E" w:rsidRDefault="003B5E05" w:rsidP="003B5E05">
      <w:pPr>
        <w:spacing w:after="0" w:line="240" w:lineRule="auto"/>
        <w:ind w:left="567" w:hanging="567"/>
        <w:jc w:val="both"/>
        <w:rPr>
          <w:rFonts w:ascii="Arial" w:hAnsi="Arial" w:cs="Arial"/>
          <w:strike/>
        </w:rPr>
      </w:pPr>
      <w:r w:rsidRPr="00285E5E">
        <w:rPr>
          <w:rFonts w:ascii="Arial" w:hAnsi="Arial" w:cs="Arial"/>
          <w:strike/>
        </w:rPr>
        <w:t>36.</w:t>
      </w:r>
      <w:r w:rsidRPr="00285E5E">
        <w:rPr>
          <w:rFonts w:ascii="Arial" w:hAnsi="Arial" w:cs="Arial"/>
          <w:strike/>
        </w:rPr>
        <w:tab/>
        <w:t xml:space="preserve">Constituem-se eventos de EPC as atividades descritas nos itens seguintes, desde que aprovadas pela CEPC/CFC, nos termos desta norma. </w:t>
      </w:r>
    </w:p>
    <w:p w14:paraId="4F6763C1" w14:textId="77777777" w:rsidR="003B5E05" w:rsidRDefault="003B5E05" w:rsidP="003B5E05">
      <w:pPr>
        <w:spacing w:after="0" w:line="240" w:lineRule="auto"/>
        <w:ind w:left="567" w:hanging="567"/>
        <w:jc w:val="both"/>
        <w:rPr>
          <w:rFonts w:ascii="Arial" w:hAnsi="Arial" w:cs="Arial"/>
        </w:rPr>
      </w:pPr>
    </w:p>
    <w:p w14:paraId="4C6AB875" w14:textId="77777777" w:rsidR="003B5E05" w:rsidRDefault="003B5E05" w:rsidP="003B5E05">
      <w:pPr>
        <w:spacing w:after="0" w:line="240" w:lineRule="auto"/>
        <w:ind w:left="567" w:hanging="567"/>
        <w:jc w:val="both"/>
        <w:rPr>
          <w:rFonts w:ascii="Arial" w:hAnsi="Arial" w:cs="Arial"/>
          <w:bCs/>
          <w:iCs/>
        </w:rPr>
      </w:pPr>
      <w:r>
        <w:rPr>
          <w:rFonts w:ascii="Arial" w:hAnsi="Arial" w:cs="Arial"/>
        </w:rPr>
        <w:t>36.</w:t>
      </w:r>
      <w:r>
        <w:rPr>
          <w:rFonts w:ascii="Arial" w:hAnsi="Arial" w:cs="Arial"/>
        </w:rPr>
        <w:tab/>
        <w:t xml:space="preserve">Constituem-se eventos de EPC as atividades descritas nos itens seguintes, desde que aprovadas pela CEPC/CFC e CEPC/CRCs, nos termos desta norma. </w:t>
      </w:r>
      <w:r>
        <w:rPr>
          <w:rFonts w:ascii="Arial" w:hAnsi="Arial" w:cs="Arial"/>
          <w:bCs/>
          <w:iCs/>
          <w:color w:val="0070C0"/>
          <w:sz w:val="18"/>
          <w:szCs w:val="18"/>
        </w:rPr>
        <w:t>(Alterado pela Revisão NBC 02)</w:t>
      </w:r>
    </w:p>
    <w:p w14:paraId="35333613" w14:textId="77777777" w:rsidR="003B5E05" w:rsidRPr="003C114A" w:rsidRDefault="003B5E05" w:rsidP="003B5E05">
      <w:pPr>
        <w:spacing w:after="0" w:line="240" w:lineRule="auto"/>
        <w:ind w:left="567" w:hanging="567"/>
        <w:jc w:val="both"/>
        <w:rPr>
          <w:rFonts w:ascii="Arial" w:hAnsi="Arial" w:cs="Arial"/>
        </w:rPr>
      </w:pPr>
    </w:p>
    <w:p w14:paraId="08AE3B04"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37.</w:t>
      </w:r>
      <w:r w:rsidRPr="003C114A">
        <w:rPr>
          <w:rFonts w:ascii="Arial" w:hAnsi="Arial" w:cs="Arial"/>
          <w:strike/>
        </w:rPr>
        <w:tab/>
        <w:t>Aquisição de conhecimento nas modalidades presenciais, a distância e mistas, por meio de:</w:t>
      </w:r>
    </w:p>
    <w:p w14:paraId="1F1AC034"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37. </w:t>
      </w:r>
      <w:r w:rsidRPr="003C114A">
        <w:rPr>
          <w:rFonts w:ascii="Arial" w:hAnsi="Arial" w:cs="Arial"/>
        </w:rPr>
        <w:tab/>
        <w:t xml:space="preserve">Considera-se aquisição de conhecimento as atividades presenciais, a distância ou mistas, incluindo autoestudo, estudo dirigido, e-learning e equivalentes, sobre temas que contribuam para a melhoria da performance do profissional, com conteúdo de natureza técnica e profissional, relacionados ao PEPC, por meio de: </w:t>
      </w:r>
      <w:r w:rsidRPr="003C114A">
        <w:rPr>
          <w:rFonts w:ascii="Arial" w:hAnsi="Arial" w:cs="Arial"/>
          <w:bCs/>
          <w:iCs/>
          <w:color w:val="0070C0"/>
          <w:sz w:val="18"/>
          <w:szCs w:val="18"/>
        </w:rPr>
        <w:t>(Alterado pela NBC PG 12 (R2))</w:t>
      </w:r>
    </w:p>
    <w:p w14:paraId="604C43C2"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w:t>
      </w:r>
      <w:r w:rsidRPr="003C114A">
        <w:rPr>
          <w:rFonts w:ascii="Arial" w:hAnsi="Arial" w:cs="Arial"/>
        </w:rPr>
        <w:tab/>
        <w:t xml:space="preserve">cursos  credenciados; </w:t>
      </w:r>
    </w:p>
    <w:p w14:paraId="68D06482"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(b)</w:t>
      </w:r>
      <w:r w:rsidRPr="003C114A">
        <w:rPr>
          <w:rFonts w:ascii="Arial" w:hAnsi="Arial" w:cs="Arial"/>
        </w:rPr>
        <w:tab/>
        <w:t>eventos credenciados;</w:t>
      </w:r>
    </w:p>
    <w:p w14:paraId="1DACB2CF"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(c)</w:t>
      </w:r>
      <w:r w:rsidRPr="003C114A">
        <w:rPr>
          <w:rFonts w:ascii="Arial" w:hAnsi="Arial" w:cs="Arial"/>
          <w:strike/>
        </w:rPr>
        <w:tab/>
        <w:t xml:space="preserve">cursos de pós-graduação oferecidos por IES credenciadas pelo MEC: </w:t>
      </w:r>
    </w:p>
    <w:p w14:paraId="0554720A"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(c)</w:t>
      </w:r>
      <w:r w:rsidRPr="003C114A">
        <w:rPr>
          <w:rFonts w:ascii="Arial" w:hAnsi="Arial" w:cs="Arial"/>
        </w:rPr>
        <w:tab/>
        <w:t xml:space="preserve">conclusão de disciplinas de cursos de pós-graduação oferecidos por IES credenciadas pelo MEC: </w:t>
      </w:r>
      <w:r w:rsidRPr="003C114A">
        <w:rPr>
          <w:rFonts w:ascii="Arial" w:hAnsi="Arial" w:cs="Arial"/>
          <w:bCs/>
          <w:iCs/>
          <w:color w:val="0070C0"/>
          <w:sz w:val="18"/>
          <w:szCs w:val="18"/>
        </w:rPr>
        <w:t>(Alterada pela NBC PG 12 (R2))</w:t>
      </w:r>
    </w:p>
    <w:p w14:paraId="13A79E03" w14:textId="77777777" w:rsidR="003B5E05" w:rsidRPr="003C114A" w:rsidRDefault="003B5E05" w:rsidP="003B5E05">
      <w:pPr>
        <w:spacing w:after="0" w:line="240" w:lineRule="auto"/>
        <w:ind w:left="1418" w:hanging="425"/>
        <w:jc w:val="both"/>
        <w:rPr>
          <w:rFonts w:ascii="Arial" w:hAnsi="Arial" w:cs="Arial"/>
        </w:rPr>
      </w:pPr>
      <w:r w:rsidRPr="003C114A">
        <w:rPr>
          <w:rFonts w:ascii="Arial" w:hAnsi="Arial" w:cs="Arial"/>
        </w:rPr>
        <w:t xml:space="preserve">(i) </w:t>
      </w:r>
      <w:r w:rsidRPr="003C114A">
        <w:rPr>
          <w:rFonts w:ascii="Arial" w:hAnsi="Arial" w:cs="Arial"/>
        </w:rPr>
        <w:tab/>
      </w:r>
      <w:r w:rsidRPr="003C114A">
        <w:rPr>
          <w:rFonts w:ascii="Arial" w:hAnsi="Arial" w:cs="Arial"/>
          <w:i/>
        </w:rPr>
        <w:t>stricto sensu</w:t>
      </w:r>
      <w:r w:rsidRPr="003C114A">
        <w:rPr>
          <w:rFonts w:ascii="Arial" w:hAnsi="Arial" w:cs="Arial"/>
        </w:rPr>
        <w:t>;</w:t>
      </w:r>
    </w:p>
    <w:p w14:paraId="20658B4B" w14:textId="77777777" w:rsidR="003B5E05" w:rsidRPr="003C114A" w:rsidRDefault="003B5E05" w:rsidP="003B5E05">
      <w:pPr>
        <w:spacing w:after="0" w:line="240" w:lineRule="auto"/>
        <w:ind w:left="1418" w:hanging="425"/>
        <w:jc w:val="both"/>
        <w:rPr>
          <w:rFonts w:ascii="Arial" w:hAnsi="Arial" w:cs="Arial"/>
        </w:rPr>
      </w:pPr>
      <w:r w:rsidRPr="003C114A">
        <w:rPr>
          <w:rFonts w:ascii="Arial" w:hAnsi="Arial" w:cs="Arial"/>
        </w:rPr>
        <w:t xml:space="preserve">(ii) </w:t>
      </w:r>
      <w:r w:rsidRPr="003C114A">
        <w:rPr>
          <w:rFonts w:ascii="Arial" w:hAnsi="Arial" w:cs="Arial"/>
        </w:rPr>
        <w:tab/>
      </w:r>
      <w:r w:rsidRPr="003C114A">
        <w:rPr>
          <w:rFonts w:ascii="Arial" w:hAnsi="Arial" w:cs="Arial"/>
          <w:i/>
        </w:rPr>
        <w:t>lato sensu</w:t>
      </w:r>
      <w:r w:rsidRPr="003C114A">
        <w:rPr>
          <w:rFonts w:ascii="Arial" w:hAnsi="Arial" w:cs="Arial"/>
        </w:rPr>
        <w:t xml:space="preserve">; </w:t>
      </w:r>
    </w:p>
    <w:p w14:paraId="729D8A8B" w14:textId="77777777" w:rsidR="003B5E05" w:rsidRPr="003C114A" w:rsidRDefault="003B5E05" w:rsidP="003B5E05">
      <w:pPr>
        <w:spacing w:after="0" w:line="240" w:lineRule="auto"/>
        <w:ind w:left="992" w:hanging="425"/>
        <w:jc w:val="both"/>
        <w:rPr>
          <w:rFonts w:ascii="Arial" w:hAnsi="Arial" w:cs="Arial"/>
        </w:rPr>
      </w:pPr>
      <w:r w:rsidRPr="003C114A">
        <w:rPr>
          <w:rFonts w:ascii="Arial" w:hAnsi="Arial" w:cs="Arial"/>
        </w:rPr>
        <w:t>(d)</w:t>
      </w:r>
      <w:r w:rsidRPr="003C114A">
        <w:rPr>
          <w:rFonts w:ascii="Arial" w:hAnsi="Arial" w:cs="Arial"/>
        </w:rPr>
        <w:tab/>
        <w:t>cursos de extensão devidamente credenciados no PEPC;</w:t>
      </w:r>
    </w:p>
    <w:p w14:paraId="20D8EF95" w14:textId="77777777" w:rsidR="003B5E05" w:rsidRPr="003C114A" w:rsidRDefault="003B5E05" w:rsidP="003B5E05">
      <w:pPr>
        <w:spacing w:after="0" w:line="240" w:lineRule="auto"/>
        <w:ind w:left="992" w:hanging="425"/>
        <w:jc w:val="both"/>
        <w:rPr>
          <w:rFonts w:ascii="Arial" w:hAnsi="Arial" w:cs="Arial"/>
          <w:bCs/>
          <w:iCs/>
          <w:color w:val="0070C0"/>
        </w:rPr>
      </w:pPr>
      <w:r w:rsidRPr="003C114A">
        <w:rPr>
          <w:rFonts w:ascii="Arial" w:hAnsi="Arial" w:cs="Arial"/>
          <w:strike/>
        </w:rPr>
        <w:t xml:space="preserve">(e) </w:t>
      </w:r>
      <w:r w:rsidRPr="003C114A">
        <w:rPr>
          <w:rFonts w:ascii="Arial" w:hAnsi="Arial" w:cs="Arial"/>
          <w:strike/>
        </w:rPr>
        <w:tab/>
        <w:t>disciplinas cursadas em outras graduações em áreas correlatas ao curso de Ciências Contábeis.</w:t>
      </w:r>
      <w:r w:rsidRPr="003C114A">
        <w:rPr>
          <w:rFonts w:ascii="Arial" w:hAnsi="Arial" w:cs="Arial"/>
        </w:rPr>
        <w:t xml:space="preserve"> </w:t>
      </w:r>
      <w:r w:rsidRPr="003C114A">
        <w:rPr>
          <w:rFonts w:ascii="Arial" w:hAnsi="Arial" w:cs="Arial"/>
          <w:bCs/>
          <w:iCs/>
          <w:color w:val="0070C0"/>
          <w:sz w:val="18"/>
          <w:szCs w:val="18"/>
        </w:rPr>
        <w:t>(Incluída pela NBC PG 12 (R2))</w:t>
      </w:r>
    </w:p>
    <w:p w14:paraId="3D6BEEFC"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(e) </w:t>
      </w:r>
      <w:r w:rsidRPr="003C114A">
        <w:rPr>
          <w:rFonts w:ascii="Arial" w:hAnsi="Arial" w:cs="Arial"/>
        </w:rPr>
        <w:tab/>
        <w:t xml:space="preserve">disciplinas cursadas em outras graduações em áreas correlatas ao curso de Ciências Contábeis, tais como: Administração, Ciências Atuariais, Ciências Econômicas, Estatística, Tecnologia da Informação e Direito. </w:t>
      </w:r>
      <w:r w:rsidRPr="003C114A">
        <w:rPr>
          <w:rFonts w:ascii="Arial" w:hAnsi="Arial" w:cs="Arial"/>
          <w:bCs/>
          <w:iCs/>
          <w:color w:val="0070C0"/>
          <w:sz w:val="18"/>
          <w:szCs w:val="18"/>
        </w:rPr>
        <w:t>(Alterada pela NBC PG 12 (R3))</w:t>
      </w:r>
    </w:p>
    <w:p w14:paraId="70BC1ACD" w14:textId="77777777" w:rsidR="003B5E05" w:rsidRPr="00C106D6" w:rsidRDefault="003B5E05" w:rsidP="003B5E05">
      <w:pPr>
        <w:spacing w:after="0" w:line="240" w:lineRule="auto"/>
        <w:ind w:left="993" w:hanging="426"/>
        <w:jc w:val="both"/>
      </w:pPr>
      <w:r w:rsidRPr="00B70772">
        <w:t>(f)</w:t>
      </w:r>
      <w:r w:rsidRPr="00B70772">
        <w:tab/>
        <w:t>disciplinas cursadas em graduação em Ciências Contábeis para os profissionais registrados como técnicos em contabilidade.</w:t>
      </w:r>
      <w:r w:rsidRPr="00C106D6">
        <w:rPr>
          <w:bCs/>
          <w:iCs/>
          <w:color w:val="0070C0"/>
          <w:sz w:val="18"/>
          <w:szCs w:val="18"/>
        </w:rPr>
        <w:t>(Incluído pela Revisão NBC 0</w:t>
      </w:r>
      <w:r>
        <w:rPr>
          <w:bCs/>
          <w:iCs/>
          <w:color w:val="0070C0"/>
          <w:sz w:val="18"/>
          <w:szCs w:val="18"/>
        </w:rPr>
        <w:t>8</w:t>
      </w:r>
      <w:r w:rsidRPr="00C106D6">
        <w:rPr>
          <w:bCs/>
          <w:iCs/>
          <w:color w:val="0070C0"/>
          <w:sz w:val="18"/>
          <w:szCs w:val="18"/>
        </w:rPr>
        <w:t>)</w:t>
      </w:r>
    </w:p>
    <w:p w14:paraId="7B5D21D5" w14:textId="77777777" w:rsidR="003B5E05" w:rsidRPr="003C114A" w:rsidRDefault="003B5E05" w:rsidP="003B5E05">
      <w:pPr>
        <w:spacing w:after="0" w:line="240" w:lineRule="auto"/>
        <w:jc w:val="both"/>
        <w:rPr>
          <w:rFonts w:ascii="Arial" w:hAnsi="Arial" w:cs="Arial"/>
        </w:rPr>
      </w:pPr>
    </w:p>
    <w:p w14:paraId="3EE7CFDB"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38.</w:t>
      </w:r>
      <w:r w:rsidRPr="003C114A">
        <w:rPr>
          <w:rFonts w:ascii="Arial" w:hAnsi="Arial" w:cs="Arial"/>
        </w:rPr>
        <w:tab/>
        <w:t>Docência em disciplinas ou temas relacionados à EPC, conforme a Tabela II do Anexo II.</w:t>
      </w:r>
    </w:p>
    <w:p w14:paraId="5E1DD88D" w14:textId="77777777" w:rsidR="003B5E05" w:rsidRPr="003C114A" w:rsidRDefault="003B5E05" w:rsidP="003B5E05">
      <w:pPr>
        <w:spacing w:after="0" w:line="240" w:lineRule="auto"/>
        <w:ind w:left="567" w:hanging="567"/>
        <w:jc w:val="both"/>
        <w:rPr>
          <w:rFonts w:ascii="Arial" w:hAnsi="Arial" w:cs="Arial"/>
        </w:rPr>
      </w:pPr>
    </w:p>
    <w:p w14:paraId="3A098AD1"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39.</w:t>
      </w:r>
      <w:r w:rsidRPr="003C114A">
        <w:rPr>
          <w:rFonts w:ascii="Arial" w:hAnsi="Arial" w:cs="Arial"/>
          <w:strike/>
        </w:rPr>
        <w:tab/>
        <w:t>Atuação em atividades relacionadas ao Programa de Educação Profissional Continuada, como:</w:t>
      </w:r>
    </w:p>
    <w:p w14:paraId="1B1F357E"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(a)</w:t>
      </w:r>
      <w:r w:rsidRPr="003C114A">
        <w:rPr>
          <w:rFonts w:ascii="Arial" w:hAnsi="Arial" w:cs="Arial"/>
          <w:strike/>
        </w:rPr>
        <w:tab/>
        <w:t>participante em comissões técnicas do CFC, dos CRCs, da FBC, da Abracicon, do IBRACON e outros órgãos reguladores ou profissionais, no Brasil ou no exterior;</w:t>
      </w:r>
    </w:p>
    <w:p w14:paraId="1753D3C8"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(a)</w:t>
      </w:r>
      <w:r w:rsidRPr="003C114A">
        <w:rPr>
          <w:rFonts w:ascii="Arial" w:hAnsi="Arial" w:cs="Arial"/>
          <w:strike/>
        </w:rPr>
        <w:tab/>
        <w:t xml:space="preserve">participante em comissões técnicas do CFC, dos CRCs, da FBC, da Abracicon, do Ibracon e outros órgãos reguladores técnicos ou profissionais, no Brasil ou no exterior; </w:t>
      </w:r>
      <w:r w:rsidRPr="003C114A">
        <w:rPr>
          <w:rFonts w:ascii="Arial" w:hAnsi="Arial" w:cs="Arial"/>
          <w:bCs/>
          <w:iCs/>
          <w:color w:val="0070C0"/>
          <w:sz w:val="18"/>
          <w:szCs w:val="18"/>
        </w:rPr>
        <w:t>(Alterada pela NBC PG 12 (R1))</w:t>
      </w:r>
    </w:p>
    <w:p w14:paraId="05F04B32"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(b)</w:t>
      </w:r>
      <w:r w:rsidRPr="003C114A">
        <w:rPr>
          <w:rFonts w:ascii="Arial" w:hAnsi="Arial" w:cs="Arial"/>
          <w:strike/>
        </w:rPr>
        <w:tab/>
        <w:t>orientador  de tese, dissertação ou monografia.</w:t>
      </w:r>
    </w:p>
    <w:p w14:paraId="6E815EBB" w14:textId="77777777" w:rsidR="003B5E05" w:rsidRPr="003C114A" w:rsidRDefault="003B5E05" w:rsidP="003B5E05">
      <w:pPr>
        <w:spacing w:after="0" w:line="240" w:lineRule="auto"/>
        <w:jc w:val="both"/>
        <w:rPr>
          <w:rFonts w:ascii="Arial" w:hAnsi="Arial" w:cs="Arial"/>
        </w:rPr>
      </w:pPr>
    </w:p>
    <w:p w14:paraId="741C1428" w14:textId="77777777" w:rsidR="003B5E05" w:rsidRPr="00F26D76" w:rsidRDefault="003B5E05" w:rsidP="003B5E05">
      <w:pPr>
        <w:spacing w:after="0" w:line="240" w:lineRule="auto"/>
        <w:ind w:left="567" w:hanging="567"/>
        <w:jc w:val="both"/>
        <w:rPr>
          <w:rFonts w:ascii="Arial" w:hAnsi="Arial" w:cs="Arial"/>
          <w:strike/>
        </w:rPr>
      </w:pPr>
      <w:r w:rsidRPr="00F26D76">
        <w:rPr>
          <w:rFonts w:ascii="Arial" w:hAnsi="Arial" w:cs="Arial"/>
          <w:strike/>
        </w:rPr>
        <w:t xml:space="preserve">39.  </w:t>
      </w:r>
      <w:r w:rsidRPr="00F26D76">
        <w:rPr>
          <w:rFonts w:ascii="Arial" w:hAnsi="Arial" w:cs="Arial"/>
          <w:strike/>
        </w:rPr>
        <w:tab/>
        <w:t>Atuação em atividades relacionadas ao Programa de Educação Profissional Continuada, como:</w:t>
      </w:r>
    </w:p>
    <w:p w14:paraId="743E35D8" w14:textId="77777777" w:rsidR="003B5E05" w:rsidRPr="00F26D76" w:rsidRDefault="003B5E05" w:rsidP="003B5E05">
      <w:r w:rsidRPr="00B70772">
        <w:t>39.</w:t>
      </w:r>
      <w:r w:rsidRPr="00B70772">
        <w:tab/>
        <w:t>Atuação como participante em atividades relacionadas ao Programa de Educação Profissional Continuada, como:</w:t>
      </w:r>
      <w:r w:rsidRPr="00F26D76">
        <w:rPr>
          <w:bCs/>
          <w:iCs/>
          <w:color w:val="0070C0"/>
          <w:sz w:val="18"/>
          <w:szCs w:val="18"/>
        </w:rPr>
        <w:t xml:space="preserve"> (Alterada pela Revisão NBC 0</w:t>
      </w:r>
      <w:r>
        <w:rPr>
          <w:bCs/>
          <w:iCs/>
          <w:color w:val="0070C0"/>
          <w:sz w:val="18"/>
          <w:szCs w:val="18"/>
        </w:rPr>
        <w:t>8</w:t>
      </w:r>
      <w:r w:rsidRPr="00F26D76">
        <w:rPr>
          <w:bCs/>
          <w:iCs/>
          <w:color w:val="0070C0"/>
          <w:sz w:val="18"/>
          <w:szCs w:val="18"/>
        </w:rPr>
        <w:t>)</w:t>
      </w:r>
    </w:p>
    <w:p w14:paraId="11A48E4A" w14:textId="77777777" w:rsidR="003B5E05" w:rsidRPr="003C114A" w:rsidRDefault="003B5E05" w:rsidP="003B5E05">
      <w:pPr>
        <w:spacing w:after="0" w:line="240" w:lineRule="auto"/>
        <w:ind w:left="567" w:hanging="567"/>
        <w:jc w:val="both"/>
        <w:rPr>
          <w:rFonts w:ascii="Arial" w:hAnsi="Arial" w:cs="Arial"/>
        </w:rPr>
      </w:pPr>
    </w:p>
    <w:p w14:paraId="70F3793B" w14:textId="77777777" w:rsidR="003B5E05" w:rsidRPr="00285E5E" w:rsidRDefault="003B5E05" w:rsidP="003B5E05">
      <w:pPr>
        <w:spacing w:after="0" w:line="240" w:lineRule="auto"/>
        <w:ind w:left="993" w:hanging="426"/>
        <w:jc w:val="both"/>
        <w:rPr>
          <w:rFonts w:ascii="Arial" w:hAnsi="Arial" w:cs="Arial"/>
          <w:strike/>
        </w:rPr>
      </w:pPr>
      <w:r w:rsidRPr="00285E5E">
        <w:rPr>
          <w:rFonts w:ascii="Arial" w:hAnsi="Arial" w:cs="Arial"/>
          <w:strike/>
        </w:rPr>
        <w:t>(a)</w:t>
      </w:r>
      <w:r w:rsidRPr="00285E5E">
        <w:rPr>
          <w:rFonts w:ascii="Arial" w:hAnsi="Arial" w:cs="Arial"/>
          <w:strike/>
        </w:rPr>
        <w:tab/>
        <w:t xml:space="preserve">participante em comissões técnicas do CFC, dos CRCs, da FBC, da Abracicon, do Ibracon, outros órgãos reguladores técnicos ou profissionais e de entidades de classe de segmentos específicos, no Brasil ou no exterior; </w:t>
      </w:r>
    </w:p>
    <w:p w14:paraId="477ED028" w14:textId="77777777" w:rsidR="003B5E05" w:rsidRDefault="003B5E05" w:rsidP="003B5E05">
      <w:pPr>
        <w:spacing w:after="0" w:line="240" w:lineRule="auto"/>
        <w:ind w:left="993" w:hanging="426"/>
        <w:jc w:val="both"/>
        <w:rPr>
          <w:rFonts w:ascii="Arial" w:hAnsi="Arial" w:cs="Arial"/>
          <w:bCs/>
          <w:iCs/>
          <w:color w:val="0070C0"/>
          <w:sz w:val="18"/>
          <w:szCs w:val="18"/>
        </w:rPr>
      </w:pPr>
      <w:r w:rsidRPr="00F26D76">
        <w:rPr>
          <w:rFonts w:ascii="Arial" w:hAnsi="Arial" w:cs="Arial"/>
          <w:strike/>
        </w:rPr>
        <w:t xml:space="preserve">(a) </w:t>
      </w:r>
      <w:r w:rsidRPr="00F26D76">
        <w:rPr>
          <w:rFonts w:ascii="Arial" w:hAnsi="Arial" w:cs="Arial"/>
          <w:strike/>
        </w:rPr>
        <w:tab/>
        <w:t>participante em comissões técnicas e ou colegiados do CFC, dos CRCs, da FBC, da Abracicon, do Ibracon, de outros órgãos reguladores/supervisores técnicos ou profissionais e de entidades de classe de segmentos específicos, no Brasil ou no exterior;</w:t>
      </w:r>
      <w:r>
        <w:rPr>
          <w:rFonts w:ascii="Arial" w:hAnsi="Arial" w:cs="Arial"/>
        </w:rPr>
        <w:t xml:space="preserve"> </w:t>
      </w:r>
      <w:r>
        <w:rPr>
          <w:rFonts w:ascii="Arial" w:hAnsi="Arial" w:cs="Arial"/>
          <w:bCs/>
          <w:iCs/>
          <w:color w:val="0070C0"/>
          <w:sz w:val="18"/>
          <w:szCs w:val="18"/>
        </w:rPr>
        <w:t>(Alterada pela Revisão NBC 02)</w:t>
      </w:r>
    </w:p>
    <w:p w14:paraId="670474F5" w14:textId="77777777" w:rsidR="003B5E05" w:rsidRPr="00F26D76" w:rsidRDefault="003B5E05" w:rsidP="003B5E05">
      <w:pPr>
        <w:spacing w:after="0" w:line="240" w:lineRule="auto"/>
        <w:ind w:left="993" w:hanging="426"/>
        <w:jc w:val="both"/>
        <w:rPr>
          <w:b/>
        </w:rPr>
      </w:pPr>
      <w:r w:rsidRPr="00B70772">
        <w:rPr>
          <w:b/>
        </w:rPr>
        <w:t>(a) comissões técnicas, grupos de trabalhos e grupos de estudos técnicos instituídos pelo CFC, pelos CRCs, pela FBC, pela Abracicon, pelo Ibracon e por outros órgãos reguladores/supervisores técnicos ou profissionais, no Brasil  e no exterior. Reuniões com caráter de gestão, operacionais e institucionais, tais como plenárias e regimentais, não serão objeto de pontuação;</w:t>
      </w:r>
      <w:r w:rsidRPr="00F26D76">
        <w:rPr>
          <w:b/>
          <w:bCs/>
          <w:iCs/>
          <w:color w:val="0070C0"/>
          <w:sz w:val="18"/>
          <w:szCs w:val="18"/>
        </w:rPr>
        <w:t>(Alterada pela Revisão NBC 0</w:t>
      </w:r>
      <w:r>
        <w:rPr>
          <w:b/>
          <w:bCs/>
          <w:iCs/>
          <w:color w:val="0070C0"/>
          <w:sz w:val="18"/>
          <w:szCs w:val="18"/>
        </w:rPr>
        <w:t>8</w:t>
      </w:r>
      <w:r w:rsidRPr="00F26D76">
        <w:rPr>
          <w:b/>
          <w:bCs/>
          <w:iCs/>
          <w:color w:val="0070C0"/>
          <w:sz w:val="18"/>
          <w:szCs w:val="18"/>
        </w:rPr>
        <w:t>)</w:t>
      </w:r>
    </w:p>
    <w:p w14:paraId="3107C075"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(b)</w:t>
      </w:r>
      <w:r w:rsidRPr="003C114A">
        <w:rPr>
          <w:rFonts w:ascii="Arial" w:hAnsi="Arial" w:cs="Arial"/>
        </w:rPr>
        <w:tab/>
        <w:t>orientador de tese, dissertação,  monografia ou artigo científico;</w:t>
      </w:r>
    </w:p>
    <w:p w14:paraId="116F2019" w14:textId="77777777" w:rsidR="003B5E05" w:rsidRPr="003C114A" w:rsidRDefault="003B5E05" w:rsidP="003B5E05">
      <w:pPr>
        <w:spacing w:after="0" w:line="240" w:lineRule="auto"/>
        <w:ind w:left="993" w:hanging="426"/>
        <w:jc w:val="both"/>
        <w:rPr>
          <w:rFonts w:ascii="Arial" w:hAnsi="Arial" w:cs="Arial"/>
        </w:rPr>
      </w:pPr>
      <w:r w:rsidRPr="00F26D76">
        <w:rPr>
          <w:rFonts w:ascii="Arial" w:hAnsi="Arial" w:cs="Arial"/>
          <w:strike/>
        </w:rPr>
        <w:t xml:space="preserve">(c)  </w:t>
      </w:r>
      <w:r w:rsidRPr="00F26D76">
        <w:rPr>
          <w:rFonts w:ascii="Arial" w:hAnsi="Arial" w:cs="Arial"/>
          <w:strike/>
        </w:rPr>
        <w:tab/>
        <w:t>participante em bancas acadêmicas</w:t>
      </w:r>
      <w:r w:rsidRPr="003C114A">
        <w:rPr>
          <w:rFonts w:ascii="Arial" w:hAnsi="Arial" w:cs="Arial"/>
        </w:rPr>
        <w:t xml:space="preserve">. </w:t>
      </w:r>
      <w:r w:rsidRPr="003C114A">
        <w:rPr>
          <w:rFonts w:ascii="Arial" w:hAnsi="Arial" w:cs="Arial"/>
          <w:bCs/>
          <w:iCs/>
          <w:color w:val="0070C0"/>
          <w:sz w:val="18"/>
          <w:szCs w:val="18"/>
        </w:rPr>
        <w:t>(Alterado pela NBC PG 12 (R2))</w:t>
      </w:r>
    </w:p>
    <w:p w14:paraId="6F2F1F85" w14:textId="77777777" w:rsidR="003B5E05" w:rsidRPr="00B70772" w:rsidRDefault="003B5E05" w:rsidP="003B5E05">
      <w:pPr>
        <w:ind w:left="567"/>
      </w:pPr>
      <w:r w:rsidRPr="00B70772">
        <w:t xml:space="preserve">(c) </w:t>
      </w:r>
      <w:r>
        <w:tab/>
      </w:r>
      <w:r w:rsidRPr="00B70772">
        <w:t>bancas acadêmicas de mestrado e doutorado.</w:t>
      </w:r>
      <w:r w:rsidRPr="00F26D76">
        <w:t xml:space="preserve"> </w:t>
      </w:r>
      <w:r w:rsidRPr="00B70772">
        <w:t>;</w:t>
      </w:r>
      <w:r w:rsidRPr="00F26D76">
        <w:rPr>
          <w:bCs/>
          <w:iCs/>
          <w:color w:val="0070C0"/>
          <w:sz w:val="18"/>
          <w:szCs w:val="18"/>
        </w:rPr>
        <w:t>(Alterada pela Revisão NBC 0</w:t>
      </w:r>
      <w:r>
        <w:rPr>
          <w:bCs/>
          <w:iCs/>
          <w:color w:val="0070C0"/>
          <w:sz w:val="18"/>
          <w:szCs w:val="18"/>
        </w:rPr>
        <w:t>8</w:t>
      </w:r>
      <w:r w:rsidRPr="00F26D76">
        <w:rPr>
          <w:bCs/>
          <w:iCs/>
          <w:color w:val="0070C0"/>
          <w:sz w:val="18"/>
          <w:szCs w:val="18"/>
        </w:rPr>
        <w:t>)</w:t>
      </w:r>
    </w:p>
    <w:p w14:paraId="7DD9133F" w14:textId="77777777" w:rsidR="003B5E05" w:rsidRPr="003C114A" w:rsidRDefault="003B5E05" w:rsidP="003B5E05">
      <w:pPr>
        <w:spacing w:after="0" w:line="240" w:lineRule="auto"/>
        <w:jc w:val="both"/>
        <w:rPr>
          <w:rFonts w:ascii="Arial" w:hAnsi="Arial" w:cs="Arial"/>
        </w:rPr>
      </w:pPr>
    </w:p>
    <w:p w14:paraId="0BC44150"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40.</w:t>
      </w:r>
      <w:r w:rsidRPr="003C114A">
        <w:rPr>
          <w:rFonts w:ascii="Arial" w:hAnsi="Arial" w:cs="Arial"/>
          <w:strike/>
        </w:rPr>
        <w:tab/>
        <w:t>Produção intelectual de forma impressa ou eletrônica relacionada ao PEPC, por meio de:</w:t>
      </w:r>
    </w:p>
    <w:p w14:paraId="030A636C"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(a)</w:t>
      </w:r>
      <w:r w:rsidRPr="003C114A">
        <w:rPr>
          <w:rFonts w:ascii="Arial" w:hAnsi="Arial" w:cs="Arial"/>
          <w:strike/>
        </w:rPr>
        <w:tab/>
        <w:t>publicação de artigos em revistas nacionais e internacionais;</w:t>
      </w:r>
    </w:p>
    <w:p w14:paraId="4094D30B"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(b)</w:t>
      </w:r>
      <w:r w:rsidRPr="003C114A">
        <w:rPr>
          <w:rFonts w:ascii="Arial" w:hAnsi="Arial" w:cs="Arial"/>
          <w:strike/>
        </w:rPr>
        <w:tab/>
        <w:t>estudos e trabalhos de pesquisa apresentados em congressos nacionais ou internacionais; e</w:t>
      </w:r>
    </w:p>
    <w:p w14:paraId="2871184E"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(c)</w:t>
      </w:r>
      <w:r w:rsidRPr="003C114A">
        <w:rPr>
          <w:rFonts w:ascii="Arial" w:hAnsi="Arial" w:cs="Arial"/>
          <w:strike/>
        </w:rPr>
        <w:tab/>
        <w:t>autoria, coautoria e/ou tradução de livros publicados.</w:t>
      </w:r>
    </w:p>
    <w:p w14:paraId="15BE2182" w14:textId="77777777" w:rsidR="003B5E05" w:rsidRPr="003C114A" w:rsidRDefault="003B5E05" w:rsidP="003B5E05">
      <w:pPr>
        <w:spacing w:after="0" w:line="240" w:lineRule="auto"/>
        <w:jc w:val="both"/>
        <w:rPr>
          <w:rFonts w:ascii="Arial" w:hAnsi="Arial" w:cs="Arial"/>
        </w:rPr>
      </w:pPr>
    </w:p>
    <w:p w14:paraId="3A184268"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40. </w:t>
      </w:r>
      <w:r w:rsidRPr="003C114A">
        <w:rPr>
          <w:rFonts w:ascii="Arial" w:hAnsi="Arial" w:cs="Arial"/>
        </w:rPr>
        <w:tab/>
        <w:t>Produção intelectual de forma impressa ou eletrônica relacionada ao PEPC, por meio de:</w:t>
      </w:r>
    </w:p>
    <w:p w14:paraId="4FB862E0"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(a) </w:t>
      </w:r>
      <w:r w:rsidRPr="003C114A">
        <w:rPr>
          <w:rFonts w:ascii="Arial" w:hAnsi="Arial" w:cs="Arial"/>
        </w:rPr>
        <w:tab/>
        <w:t>matérias publicadas;</w:t>
      </w:r>
    </w:p>
    <w:p w14:paraId="6FB61612"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(b) </w:t>
      </w:r>
      <w:r w:rsidRPr="003C114A">
        <w:rPr>
          <w:rFonts w:ascii="Arial" w:hAnsi="Arial" w:cs="Arial"/>
        </w:rPr>
        <w:tab/>
        <w:t>artigos técnicos em mídia eletrônica ou impressa de revistas regionais, nacionais e internacionais;</w:t>
      </w:r>
    </w:p>
    <w:p w14:paraId="3779A38E"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(c) </w:t>
      </w:r>
      <w:r w:rsidRPr="003C114A">
        <w:rPr>
          <w:rFonts w:ascii="Arial" w:hAnsi="Arial" w:cs="Arial"/>
        </w:rPr>
        <w:tab/>
        <w:t>estudos e trabalhos de pesquisa apresentados em congressos nacionais e internacionais;</w:t>
      </w:r>
    </w:p>
    <w:p w14:paraId="50845188" w14:textId="77777777" w:rsidR="003B5E05" w:rsidRPr="00285E5E" w:rsidRDefault="003B5E05" w:rsidP="003B5E05">
      <w:pPr>
        <w:spacing w:after="0" w:line="240" w:lineRule="auto"/>
        <w:ind w:left="993" w:hanging="426"/>
        <w:jc w:val="both"/>
        <w:rPr>
          <w:rFonts w:ascii="Arial" w:hAnsi="Arial" w:cs="Arial"/>
          <w:strike/>
        </w:rPr>
      </w:pPr>
      <w:r w:rsidRPr="00285E5E">
        <w:rPr>
          <w:rFonts w:ascii="Arial" w:hAnsi="Arial" w:cs="Arial"/>
          <w:strike/>
        </w:rPr>
        <w:t xml:space="preserve">(d) </w:t>
      </w:r>
      <w:r w:rsidRPr="00285E5E">
        <w:rPr>
          <w:rFonts w:ascii="Arial" w:hAnsi="Arial" w:cs="Arial"/>
          <w:strike/>
        </w:rPr>
        <w:tab/>
        <w:t>teses ou monografias aprovadas, de conclusão de pós-graduação lato-sensu ou stricto sensu; e</w:t>
      </w:r>
    </w:p>
    <w:p w14:paraId="7F38AB2A" w14:textId="77777777" w:rsidR="003B5E05" w:rsidRDefault="003B5E05" w:rsidP="003B5E05">
      <w:pPr>
        <w:spacing w:after="0" w:line="240" w:lineRule="auto"/>
        <w:ind w:left="993" w:hanging="426"/>
        <w:jc w:val="both"/>
        <w:rPr>
          <w:rFonts w:ascii="Arial" w:hAnsi="Arial" w:cs="Arial"/>
        </w:rPr>
      </w:pPr>
      <w:r>
        <w:rPr>
          <w:rFonts w:ascii="Arial" w:hAnsi="Arial" w:cs="Arial"/>
        </w:rPr>
        <w:t xml:space="preserve">(d) </w:t>
      </w:r>
      <w:r>
        <w:rPr>
          <w:rFonts w:ascii="Arial" w:hAnsi="Arial" w:cs="Arial"/>
        </w:rPr>
        <w:tab/>
        <w:t xml:space="preserve">teses, dissertações ou monografias aprovadas, de conclusão de pós-graduação </w:t>
      </w:r>
      <w:r>
        <w:rPr>
          <w:rFonts w:ascii="Arial" w:hAnsi="Arial"/>
          <w:i/>
        </w:rPr>
        <w:t>lato</w:t>
      </w:r>
      <w:r>
        <w:rPr>
          <w:rFonts w:ascii="Arial" w:hAnsi="Arial" w:cs="Arial"/>
          <w:i/>
        </w:rPr>
        <w:t xml:space="preserve"> </w:t>
      </w:r>
      <w:r>
        <w:rPr>
          <w:rFonts w:ascii="Arial" w:hAnsi="Arial"/>
          <w:i/>
        </w:rPr>
        <w:t>sensu</w:t>
      </w:r>
      <w:r>
        <w:rPr>
          <w:rFonts w:ascii="Arial" w:hAnsi="Arial" w:cs="Arial"/>
        </w:rPr>
        <w:t xml:space="preserve"> ou </w:t>
      </w:r>
      <w:r>
        <w:rPr>
          <w:rFonts w:ascii="Arial" w:hAnsi="Arial"/>
          <w:i/>
        </w:rPr>
        <w:t>stricto sensu</w:t>
      </w:r>
      <w:r>
        <w:rPr>
          <w:rFonts w:ascii="Arial" w:hAnsi="Arial" w:cs="Arial"/>
        </w:rPr>
        <w:t xml:space="preserve">; e </w:t>
      </w:r>
      <w:r>
        <w:rPr>
          <w:rFonts w:ascii="Arial" w:hAnsi="Arial" w:cs="Arial"/>
          <w:bCs/>
          <w:iCs/>
          <w:color w:val="0070C0"/>
          <w:sz w:val="18"/>
          <w:szCs w:val="18"/>
        </w:rPr>
        <w:t>(Alterada pela Revisão NBC 02)</w:t>
      </w:r>
    </w:p>
    <w:p w14:paraId="3C0B6584"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(e) </w:t>
      </w:r>
      <w:r w:rsidRPr="003C114A">
        <w:rPr>
          <w:rFonts w:ascii="Arial" w:hAnsi="Arial" w:cs="Arial"/>
        </w:rPr>
        <w:tab/>
        <w:t xml:space="preserve">autoria, coautoria e/ou tradução de livros publicados. </w:t>
      </w:r>
      <w:r w:rsidRPr="003C114A">
        <w:rPr>
          <w:rFonts w:ascii="Arial" w:hAnsi="Arial" w:cs="Arial"/>
          <w:bCs/>
          <w:iCs/>
          <w:color w:val="0070C0"/>
          <w:sz w:val="18"/>
          <w:szCs w:val="18"/>
        </w:rPr>
        <w:t>(Alterado pela NBC PG 12 (R2))</w:t>
      </w:r>
    </w:p>
    <w:p w14:paraId="1C424B27" w14:textId="77777777" w:rsidR="003B5E05" w:rsidRPr="003C114A" w:rsidRDefault="003B5E05" w:rsidP="003B5E05">
      <w:pPr>
        <w:spacing w:after="0" w:line="240" w:lineRule="auto"/>
        <w:jc w:val="both"/>
        <w:rPr>
          <w:rFonts w:ascii="Arial" w:hAnsi="Arial" w:cs="Arial"/>
        </w:rPr>
      </w:pPr>
    </w:p>
    <w:p w14:paraId="3649D49C" w14:textId="77777777" w:rsidR="003B5E05" w:rsidRPr="00285E5E" w:rsidRDefault="003B5E05" w:rsidP="003B5E05">
      <w:pPr>
        <w:spacing w:after="0" w:line="240" w:lineRule="auto"/>
        <w:ind w:left="567" w:hanging="567"/>
        <w:jc w:val="both"/>
        <w:rPr>
          <w:rFonts w:ascii="Arial" w:hAnsi="Arial" w:cs="Arial"/>
          <w:strike/>
        </w:rPr>
      </w:pPr>
      <w:r w:rsidRPr="00285E5E">
        <w:rPr>
          <w:rFonts w:ascii="Arial" w:hAnsi="Arial" w:cs="Arial"/>
          <w:strike/>
        </w:rPr>
        <w:t>41.</w:t>
      </w:r>
      <w:r w:rsidRPr="00285E5E">
        <w:rPr>
          <w:rFonts w:ascii="Arial" w:hAnsi="Arial" w:cs="Arial"/>
          <w:strike/>
        </w:rPr>
        <w:tab/>
        <w:t>As atividades previstas nos itens 37 a 40 devem ser consideradas, para efeito do disposto nos itens 7 e 9, conforme a pontuação e limitações estabelecidas nas tabelas contidas no Anexo II desta Norma.</w:t>
      </w:r>
    </w:p>
    <w:p w14:paraId="496E3C6A" w14:textId="77777777" w:rsidR="003B5E05" w:rsidRDefault="003B5E05" w:rsidP="003B5E05">
      <w:pPr>
        <w:spacing w:after="0" w:line="240" w:lineRule="auto"/>
        <w:ind w:left="567" w:hanging="567"/>
        <w:jc w:val="both"/>
        <w:rPr>
          <w:rFonts w:ascii="Arial" w:hAnsi="Arial" w:cs="Arial"/>
        </w:rPr>
      </w:pPr>
    </w:p>
    <w:p w14:paraId="25107CE3" w14:textId="77777777" w:rsidR="003B5E05" w:rsidRDefault="003B5E05" w:rsidP="003B5E05">
      <w:pPr>
        <w:spacing w:after="0" w:line="240" w:lineRule="auto"/>
        <w:ind w:left="567" w:hanging="567"/>
        <w:jc w:val="both"/>
        <w:rPr>
          <w:rFonts w:ascii="Arial" w:hAnsi="Arial" w:cs="Arial"/>
          <w:bCs/>
          <w:iCs/>
        </w:rPr>
      </w:pPr>
      <w:r>
        <w:rPr>
          <w:rFonts w:ascii="Arial" w:hAnsi="Arial" w:cs="Arial"/>
        </w:rPr>
        <w:t>41.</w:t>
      </w:r>
      <w:r>
        <w:rPr>
          <w:rFonts w:ascii="Arial" w:hAnsi="Arial" w:cs="Arial"/>
        </w:rPr>
        <w:tab/>
        <w:t xml:space="preserve">As atividades previstas nos itens de 37 a 40 devem ser consideradas, para efeito do disposto no item 7, conforme a pontuação e limitações estabelecidas nas tabelas contidas no Anexo II desta norma. </w:t>
      </w:r>
      <w:r>
        <w:rPr>
          <w:rFonts w:ascii="Arial" w:hAnsi="Arial" w:cs="Arial"/>
          <w:bCs/>
          <w:iCs/>
          <w:color w:val="0070C0"/>
          <w:sz w:val="18"/>
          <w:szCs w:val="18"/>
        </w:rPr>
        <w:t>(Alterado pela Revisão NBC 02)</w:t>
      </w:r>
    </w:p>
    <w:p w14:paraId="0493C3CB" w14:textId="77777777" w:rsidR="003B5E05" w:rsidRPr="003C114A" w:rsidRDefault="003B5E05" w:rsidP="003B5E05">
      <w:pPr>
        <w:spacing w:after="0" w:line="240" w:lineRule="auto"/>
        <w:ind w:left="567" w:hanging="567"/>
        <w:jc w:val="both"/>
        <w:rPr>
          <w:rFonts w:ascii="Arial" w:hAnsi="Arial" w:cs="Arial"/>
        </w:rPr>
      </w:pPr>
    </w:p>
    <w:p w14:paraId="33CB067B" w14:textId="77777777" w:rsidR="003B5E05" w:rsidRPr="003C114A" w:rsidRDefault="003B5E05" w:rsidP="003B5E05">
      <w:pPr>
        <w:spacing w:after="0" w:line="240" w:lineRule="auto"/>
        <w:jc w:val="both"/>
        <w:rPr>
          <w:rFonts w:ascii="Arial" w:hAnsi="Arial" w:cs="Arial"/>
          <w:b/>
        </w:rPr>
      </w:pPr>
      <w:r w:rsidRPr="003C114A">
        <w:rPr>
          <w:rFonts w:ascii="Arial" w:hAnsi="Arial" w:cs="Arial"/>
          <w:b/>
        </w:rPr>
        <w:t>Disposições gerais</w:t>
      </w:r>
    </w:p>
    <w:p w14:paraId="0EC47E52" w14:textId="77777777" w:rsidR="003B5E05" w:rsidRPr="003C114A" w:rsidRDefault="003B5E05" w:rsidP="003B5E05">
      <w:pPr>
        <w:spacing w:after="0" w:line="240" w:lineRule="auto"/>
        <w:jc w:val="both"/>
        <w:rPr>
          <w:rFonts w:ascii="Arial" w:hAnsi="Arial" w:cs="Arial"/>
          <w:b/>
        </w:rPr>
      </w:pPr>
    </w:p>
    <w:p w14:paraId="232EB6E7"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42.</w:t>
      </w:r>
      <w:r w:rsidRPr="003C114A">
        <w:rPr>
          <w:rFonts w:ascii="Arial" w:hAnsi="Arial" w:cs="Arial"/>
          <w:strike/>
        </w:rPr>
        <w:tab/>
        <w:t>O descumprimento das disposições desta Norma pelos profissionais referidos no item 4 constitui infração às normas profissionais de contabilidade e ao Código de Ética Profissional do Contador, a ser apurada em regular processo administrativo no âmbito do CRC respectivo.</w:t>
      </w:r>
    </w:p>
    <w:p w14:paraId="522B8EB7" w14:textId="77777777" w:rsidR="003B5E05" w:rsidRPr="003C114A" w:rsidRDefault="003B5E05" w:rsidP="003B5E05">
      <w:pPr>
        <w:spacing w:after="0" w:line="240" w:lineRule="auto"/>
        <w:ind w:left="567" w:hanging="567"/>
        <w:jc w:val="both"/>
        <w:rPr>
          <w:rFonts w:ascii="Arial" w:hAnsi="Arial" w:cs="Arial"/>
        </w:rPr>
      </w:pPr>
    </w:p>
    <w:p w14:paraId="6C0ED14D" w14:textId="77777777" w:rsidR="003B5E05" w:rsidRPr="003C114A" w:rsidRDefault="003B5E05" w:rsidP="003B5E05">
      <w:pPr>
        <w:spacing w:after="0" w:line="240" w:lineRule="auto"/>
        <w:ind w:left="567" w:hanging="567"/>
        <w:jc w:val="both"/>
        <w:rPr>
          <w:rFonts w:ascii="Arial" w:hAnsi="Arial" w:cs="Arial"/>
          <w:bCs/>
          <w:iCs/>
          <w:strike/>
          <w:color w:val="0070C0"/>
        </w:rPr>
      </w:pPr>
      <w:r w:rsidRPr="003C114A">
        <w:rPr>
          <w:rFonts w:ascii="Arial" w:hAnsi="Arial" w:cs="Arial"/>
          <w:strike/>
        </w:rPr>
        <w:t>42.</w:t>
      </w:r>
      <w:r w:rsidRPr="003C114A">
        <w:rPr>
          <w:rFonts w:ascii="Arial" w:hAnsi="Arial" w:cs="Arial"/>
          <w:strike/>
        </w:rPr>
        <w:tab/>
        <w:t xml:space="preserve">O descumprimento das disposições desta norma pelos profissionais referidos no item 4, inclusive a entrega do relatório </w:t>
      </w:r>
      <w:r w:rsidRPr="003C114A">
        <w:rPr>
          <w:rFonts w:ascii="Arial" w:eastAsia="Times New Roman" w:hAnsi="Arial" w:cs="Arial"/>
          <w:strike/>
        </w:rPr>
        <w:t>com a comprovação da pontuação mínima fora do prazo estabelecido,</w:t>
      </w:r>
      <w:r w:rsidRPr="003C114A">
        <w:rPr>
          <w:rFonts w:ascii="Arial" w:hAnsi="Arial" w:cs="Arial"/>
          <w:strike/>
        </w:rPr>
        <w:t xml:space="preserve"> constitui infração às normas profissionais de Contabilidade e ao Código de Ética Profissional do Contador, a ser apurada em regular processo administrativo no âmbito do respectivo CRC.</w:t>
      </w:r>
      <w:r w:rsidRPr="003C114A">
        <w:rPr>
          <w:rFonts w:ascii="Arial" w:hAnsi="Arial" w:cs="Arial"/>
        </w:rPr>
        <w:t xml:space="preserve"> </w:t>
      </w:r>
      <w:r w:rsidRPr="003C114A">
        <w:rPr>
          <w:rFonts w:ascii="Arial" w:hAnsi="Arial" w:cs="Arial"/>
          <w:bCs/>
          <w:iCs/>
          <w:color w:val="0070C0"/>
        </w:rPr>
        <w:t>(</w:t>
      </w:r>
      <w:r w:rsidRPr="003C114A">
        <w:rPr>
          <w:rFonts w:ascii="Arial" w:hAnsi="Arial" w:cs="Arial"/>
          <w:bCs/>
          <w:iCs/>
          <w:color w:val="0070C0"/>
          <w:sz w:val="18"/>
          <w:szCs w:val="18"/>
        </w:rPr>
        <w:t>Alterado pela NBC PG 12 (R1))</w:t>
      </w:r>
    </w:p>
    <w:p w14:paraId="0F807A7A" w14:textId="77777777" w:rsidR="003B5E05" w:rsidRPr="003C114A" w:rsidRDefault="003B5E05" w:rsidP="003B5E05">
      <w:pPr>
        <w:spacing w:after="0" w:line="240" w:lineRule="auto"/>
        <w:ind w:left="567" w:hanging="567"/>
        <w:jc w:val="both"/>
        <w:rPr>
          <w:rFonts w:ascii="Arial" w:hAnsi="Arial" w:cs="Arial"/>
        </w:rPr>
      </w:pPr>
    </w:p>
    <w:p w14:paraId="4EE74567"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42.  O descumprimento das disposições desta norma pelos profissionais referidos no item 4, inclusive a não comprovação da pontuação mínima exigida anualmente e a entrega de forma intempestiva, constitui infração às normas profissionais de Contabilidade e ao Código de Ética Profissional do Contador, a ser apurada em regular processo administrativo no âmbito do respectivo CRC. </w:t>
      </w:r>
      <w:r w:rsidRPr="003C114A">
        <w:rPr>
          <w:rFonts w:ascii="Arial" w:hAnsi="Arial" w:cs="Arial"/>
          <w:bCs/>
          <w:iCs/>
          <w:color w:val="0070C0"/>
          <w:sz w:val="18"/>
          <w:szCs w:val="18"/>
        </w:rPr>
        <w:t>(Alterada pela NBC PG 12 (R2))</w:t>
      </w:r>
    </w:p>
    <w:p w14:paraId="195E6B45" w14:textId="77777777" w:rsidR="003B5E05" w:rsidRDefault="003B5E05" w:rsidP="003B5E05">
      <w:pPr>
        <w:spacing w:after="0" w:line="240" w:lineRule="auto"/>
        <w:ind w:left="567" w:hanging="567"/>
        <w:jc w:val="both"/>
        <w:rPr>
          <w:rFonts w:ascii="Arial" w:hAnsi="Arial" w:cs="Arial"/>
        </w:rPr>
      </w:pPr>
    </w:p>
    <w:p w14:paraId="5645EA4A" w14:textId="77777777" w:rsidR="003B5E05" w:rsidRDefault="003B5E05" w:rsidP="003B5E05">
      <w:pPr>
        <w:spacing w:after="0" w:line="240" w:lineRule="auto"/>
        <w:ind w:left="567" w:hanging="567"/>
        <w:jc w:val="both"/>
        <w:rPr>
          <w:rFonts w:ascii="Arial" w:hAnsi="Arial" w:cs="Arial"/>
        </w:rPr>
      </w:pPr>
      <w:r>
        <w:rPr>
          <w:rFonts w:ascii="Arial" w:hAnsi="Arial" w:cs="Arial"/>
          <w:bCs/>
        </w:rPr>
        <w:t xml:space="preserve">42A. </w:t>
      </w:r>
      <w:r>
        <w:rPr>
          <w:rFonts w:ascii="Arial" w:hAnsi="Arial" w:cs="Arial"/>
          <w:bCs/>
        </w:rPr>
        <w:tab/>
        <w:t xml:space="preserve">A relação dos profissionais referidos no item 4 que não cumpriram a pontuação mínima exigida no item 7 deve ser encaminhada à Vice-presidência de Fiscalização, Ética e Disciplina do CFC pela Vice-presidência de Desenvolvimento Profissional, para fins de orientação aos CRCs quanto à lavratura de auto de infração e abertura de processo ético disciplinar nos Conselhos Regionais de Contabilidade. </w:t>
      </w:r>
      <w:r>
        <w:rPr>
          <w:rFonts w:ascii="Arial" w:hAnsi="Arial" w:cs="Arial"/>
          <w:bCs/>
          <w:iCs/>
          <w:color w:val="0070C0"/>
          <w:sz w:val="18"/>
          <w:szCs w:val="18"/>
        </w:rPr>
        <w:t>(Incluído pela Revisão NBC 02)</w:t>
      </w:r>
    </w:p>
    <w:p w14:paraId="533A09E0" w14:textId="77777777" w:rsidR="003B5E05" w:rsidRDefault="003B5E05" w:rsidP="003B5E05">
      <w:pPr>
        <w:spacing w:after="0" w:line="240" w:lineRule="auto"/>
        <w:ind w:left="567" w:hanging="567"/>
        <w:jc w:val="both"/>
        <w:rPr>
          <w:rFonts w:ascii="Arial" w:hAnsi="Arial" w:cs="Arial"/>
        </w:rPr>
      </w:pPr>
    </w:p>
    <w:p w14:paraId="7499ACEA"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 xml:space="preserve">43. </w:t>
      </w:r>
      <w:r w:rsidRPr="003C114A">
        <w:rPr>
          <w:rFonts w:ascii="Arial" w:hAnsi="Arial" w:cs="Arial"/>
          <w:strike/>
        </w:rPr>
        <w:tab/>
        <w:t xml:space="preserve">O descumprimento das disposições desta Norma, pelos profissionais referidos no item 4, alínea (a), acarretará a baixa do respectivo CNAI, conforme previsto na Resolução CFC  n.°1.019/05, sem prejuízo do disposto no item 42. </w:t>
      </w:r>
    </w:p>
    <w:p w14:paraId="468B8558" w14:textId="77777777" w:rsidR="003B5E05" w:rsidRPr="003C114A" w:rsidRDefault="003B5E05" w:rsidP="003B5E05">
      <w:pPr>
        <w:spacing w:after="0" w:line="240" w:lineRule="auto"/>
        <w:ind w:left="567" w:hanging="567"/>
        <w:jc w:val="both"/>
        <w:rPr>
          <w:rFonts w:ascii="Arial" w:hAnsi="Arial" w:cs="Arial"/>
        </w:rPr>
      </w:pPr>
    </w:p>
    <w:p w14:paraId="71875004" w14:textId="77777777" w:rsidR="003B5E05" w:rsidRDefault="003B5E05" w:rsidP="003B5E05">
      <w:pPr>
        <w:spacing w:after="0" w:line="240" w:lineRule="auto"/>
        <w:ind w:left="567" w:hanging="567"/>
        <w:jc w:val="both"/>
        <w:rPr>
          <w:rFonts w:ascii="Arial" w:hAnsi="Arial" w:cs="Arial"/>
          <w:bCs/>
          <w:iCs/>
          <w:color w:val="0070C0"/>
        </w:rPr>
      </w:pPr>
      <w:r w:rsidRPr="00285E5E">
        <w:rPr>
          <w:rFonts w:ascii="Arial" w:hAnsi="Arial" w:cs="Arial"/>
          <w:strike/>
        </w:rPr>
        <w:t xml:space="preserve">43. </w:t>
      </w:r>
      <w:r w:rsidRPr="00285E5E">
        <w:rPr>
          <w:rFonts w:ascii="Arial" w:hAnsi="Arial" w:cs="Arial"/>
          <w:strike/>
        </w:rPr>
        <w:tab/>
      </w:r>
      <w:r w:rsidRPr="00285E5E">
        <w:rPr>
          <w:rFonts w:ascii="Arial" w:eastAsia="Times New Roman" w:hAnsi="Arial" w:cs="Arial"/>
          <w:strike/>
        </w:rPr>
        <w:t xml:space="preserve"> A </w:t>
      </w:r>
      <w:r w:rsidRPr="00285E5E">
        <w:rPr>
          <w:rFonts w:ascii="Arial" w:hAnsi="Arial" w:cs="Arial"/>
          <w:strike/>
        </w:rPr>
        <w:t>não comprovação da pontuação mínima exigida anualmente nos termos desta norma pelos profissionais referidos no item 4, alínea (a), acarreta a baixa do respectivo CNAI.</w:t>
      </w:r>
      <w:r w:rsidRPr="003C114A">
        <w:rPr>
          <w:rFonts w:ascii="Arial" w:hAnsi="Arial" w:cs="Arial"/>
        </w:rPr>
        <w:t xml:space="preserve"> </w:t>
      </w:r>
      <w:r w:rsidRPr="00285E5E">
        <w:rPr>
          <w:rFonts w:ascii="Arial" w:hAnsi="Arial" w:cs="Arial"/>
          <w:bCs/>
          <w:iCs/>
          <w:color w:val="0070C0"/>
          <w:sz w:val="18"/>
          <w:szCs w:val="18"/>
        </w:rPr>
        <w:t>(Alterado pela NBC PG 12 (R1))</w:t>
      </w:r>
    </w:p>
    <w:p w14:paraId="6F159B7E" w14:textId="77777777" w:rsidR="003B5E05" w:rsidRDefault="003B5E05" w:rsidP="003B5E05">
      <w:pPr>
        <w:spacing w:after="0" w:line="240" w:lineRule="auto"/>
        <w:ind w:left="567" w:hanging="567"/>
        <w:jc w:val="both"/>
        <w:rPr>
          <w:rFonts w:ascii="Arial" w:hAnsi="Arial" w:cs="Arial"/>
          <w:bCs/>
          <w:iCs/>
          <w:color w:val="0070C0"/>
        </w:rPr>
      </w:pPr>
    </w:p>
    <w:p w14:paraId="2AFB1C4C" w14:textId="77777777" w:rsidR="003B5E05" w:rsidRDefault="003B5E05" w:rsidP="003B5E05">
      <w:pPr>
        <w:spacing w:after="0" w:line="240" w:lineRule="auto"/>
        <w:ind w:left="567" w:hanging="567"/>
        <w:jc w:val="both"/>
        <w:rPr>
          <w:rFonts w:ascii="Arial" w:hAnsi="Arial" w:cs="Arial"/>
          <w:bCs/>
          <w:iCs/>
        </w:rPr>
      </w:pPr>
      <w:r>
        <w:rPr>
          <w:rFonts w:ascii="Arial" w:hAnsi="Arial" w:cs="Arial"/>
        </w:rPr>
        <w:t>43.</w:t>
      </w:r>
      <w:r>
        <w:rPr>
          <w:rFonts w:ascii="Arial" w:hAnsi="Arial" w:cs="Arial"/>
        </w:rPr>
        <w:tab/>
      </w:r>
      <w:r>
        <w:rPr>
          <w:rFonts w:ascii="Arial" w:eastAsia="Times New Roman" w:hAnsi="Arial" w:cs="Arial"/>
        </w:rPr>
        <w:t xml:space="preserve"> A </w:t>
      </w:r>
      <w:r>
        <w:rPr>
          <w:rFonts w:ascii="Arial" w:hAnsi="Arial" w:cs="Arial"/>
        </w:rPr>
        <w:t xml:space="preserve">não comprovação da pontuação mínima exigida, anualmente, nos termos desta norma pelos profissionais referidos no item 4, alíneas (a) e (j), acarreta a baixa do CNAI ou do CNPC, conforme o caso. </w:t>
      </w:r>
      <w:r>
        <w:rPr>
          <w:rFonts w:ascii="Arial" w:hAnsi="Arial" w:cs="Arial"/>
          <w:bCs/>
          <w:iCs/>
          <w:color w:val="0070C0"/>
          <w:sz w:val="18"/>
          <w:szCs w:val="18"/>
        </w:rPr>
        <w:t>(Alterado pela Revisão NBC 02)</w:t>
      </w:r>
    </w:p>
    <w:p w14:paraId="7E795C42" w14:textId="77777777" w:rsidR="003B5E05" w:rsidRPr="003C114A" w:rsidRDefault="003B5E05" w:rsidP="003B5E05">
      <w:pPr>
        <w:spacing w:after="0" w:line="240" w:lineRule="auto"/>
        <w:ind w:left="567" w:hanging="567"/>
        <w:jc w:val="both"/>
        <w:rPr>
          <w:rFonts w:ascii="Arial" w:hAnsi="Arial" w:cs="Arial"/>
        </w:rPr>
      </w:pPr>
    </w:p>
    <w:p w14:paraId="10D54937" w14:textId="77777777" w:rsidR="003B5E05" w:rsidRPr="003C114A" w:rsidRDefault="003B5E05" w:rsidP="003B5E05">
      <w:pPr>
        <w:spacing w:after="0" w:line="240" w:lineRule="auto"/>
        <w:ind w:left="567" w:hanging="567"/>
        <w:jc w:val="both"/>
        <w:rPr>
          <w:rFonts w:ascii="Arial" w:hAnsi="Arial" w:cs="Arial"/>
          <w:color w:val="0070C0"/>
        </w:rPr>
      </w:pPr>
      <w:r w:rsidRPr="003C114A">
        <w:rPr>
          <w:rFonts w:ascii="Arial" w:hAnsi="Arial" w:cs="Arial"/>
        </w:rPr>
        <w:t xml:space="preserve">43A. </w:t>
      </w:r>
      <w:r w:rsidRPr="003C114A">
        <w:rPr>
          <w:rFonts w:ascii="Arial" w:hAnsi="Arial" w:cs="Arial"/>
        </w:rPr>
        <w:tab/>
        <w:t xml:space="preserve">No exercício em que os profissionais deixarem de se enquadrar no item 4 ficam desobrigados do cumprimento do Programa de Educação Profissional Continuada, enquanto perdurar essa condição, devendo comunicar esta situação ao CRC de sua jurisdição. </w:t>
      </w:r>
      <w:r w:rsidRPr="003C114A">
        <w:rPr>
          <w:rFonts w:ascii="Arial" w:hAnsi="Arial" w:cs="Arial"/>
          <w:bCs/>
          <w:iCs/>
          <w:color w:val="0070C0"/>
          <w:sz w:val="18"/>
          <w:szCs w:val="18"/>
        </w:rPr>
        <w:t>(Incluído pela NBC PG 12 (R3))</w:t>
      </w:r>
    </w:p>
    <w:p w14:paraId="6166728F" w14:textId="77777777" w:rsidR="003B5E05" w:rsidRPr="003C114A" w:rsidRDefault="003B5E05" w:rsidP="003B5E05">
      <w:pPr>
        <w:spacing w:after="0" w:line="240" w:lineRule="auto"/>
        <w:ind w:left="567" w:hanging="567"/>
        <w:jc w:val="both"/>
        <w:rPr>
          <w:rFonts w:ascii="Arial" w:hAnsi="Arial" w:cs="Arial"/>
        </w:rPr>
      </w:pPr>
    </w:p>
    <w:p w14:paraId="3245BEE7" w14:textId="77777777" w:rsidR="003B5E05" w:rsidRPr="003C114A" w:rsidRDefault="003B5E05" w:rsidP="003B5E05">
      <w:pPr>
        <w:spacing w:after="0" w:line="240" w:lineRule="auto"/>
        <w:ind w:left="567" w:hanging="567"/>
        <w:jc w:val="both"/>
        <w:rPr>
          <w:rFonts w:ascii="Arial" w:hAnsi="Arial" w:cs="Arial"/>
          <w:bCs/>
          <w:iCs/>
          <w:strike/>
          <w:color w:val="0070C0"/>
        </w:rPr>
      </w:pPr>
      <w:r w:rsidRPr="003C114A">
        <w:rPr>
          <w:rFonts w:ascii="Arial" w:hAnsi="Arial" w:cs="Arial"/>
          <w:strike/>
        </w:rPr>
        <w:t xml:space="preserve">44. </w:t>
      </w:r>
      <w:r w:rsidRPr="003C114A">
        <w:rPr>
          <w:rFonts w:ascii="Arial" w:hAnsi="Arial" w:cs="Arial"/>
          <w:strike/>
        </w:rPr>
        <w:tab/>
        <w:t>A baixa prevista no item 43 e as providências  previstas no item 26, alíneas (g) e (j), somente serão adotadas após ser assegurado ao profissional o direito ao contraditório e a ampla defesa que lhe permita justificar o não cumprimento das obrigações previstas nesta Norma.</w:t>
      </w:r>
      <w:r w:rsidRPr="003C114A">
        <w:rPr>
          <w:rFonts w:ascii="Arial" w:hAnsi="Arial" w:cs="Arial"/>
          <w:bCs/>
          <w:iCs/>
          <w:strike/>
          <w:color w:val="0070C0"/>
        </w:rPr>
        <w:t xml:space="preserve"> </w:t>
      </w:r>
      <w:r w:rsidRPr="003C114A">
        <w:rPr>
          <w:rFonts w:ascii="Arial" w:hAnsi="Arial" w:cs="Arial"/>
          <w:bCs/>
          <w:iCs/>
          <w:color w:val="0070C0"/>
          <w:sz w:val="18"/>
          <w:szCs w:val="18"/>
        </w:rPr>
        <w:t>(Eliminado pela NBC PG 12 (R2))</w:t>
      </w:r>
    </w:p>
    <w:p w14:paraId="38B96D6C" w14:textId="77777777" w:rsidR="003B5E05" w:rsidRPr="003C114A" w:rsidRDefault="003B5E05" w:rsidP="003B5E05">
      <w:pPr>
        <w:spacing w:after="0" w:line="240" w:lineRule="auto"/>
        <w:ind w:left="567" w:hanging="567"/>
        <w:jc w:val="both"/>
        <w:rPr>
          <w:rFonts w:ascii="Arial" w:hAnsi="Arial" w:cs="Arial"/>
          <w:bCs/>
          <w:iCs/>
          <w:color w:val="0070C0"/>
        </w:rPr>
      </w:pPr>
    </w:p>
    <w:p w14:paraId="3CA7A958" w14:textId="77777777" w:rsidR="003B5E05" w:rsidRPr="003C114A" w:rsidRDefault="003B5E05" w:rsidP="003B5E05">
      <w:pPr>
        <w:spacing w:after="0" w:line="240" w:lineRule="auto"/>
        <w:ind w:left="567" w:hanging="567"/>
        <w:jc w:val="both"/>
        <w:rPr>
          <w:rFonts w:ascii="Arial" w:hAnsi="Arial" w:cs="Arial"/>
          <w:bCs/>
          <w:iCs/>
          <w:color w:val="0070C0"/>
        </w:rPr>
      </w:pPr>
      <w:r w:rsidRPr="00F26D76">
        <w:rPr>
          <w:rFonts w:ascii="Arial" w:hAnsi="Arial" w:cs="Arial"/>
          <w:bCs/>
          <w:iCs/>
          <w:strike/>
        </w:rPr>
        <w:t xml:space="preserve">44. </w:t>
      </w:r>
      <w:r w:rsidRPr="00F26D76">
        <w:rPr>
          <w:rFonts w:ascii="Arial" w:hAnsi="Arial" w:cs="Arial"/>
          <w:bCs/>
          <w:iCs/>
          <w:strike/>
        </w:rPr>
        <w:tab/>
        <w:t>A baixa prevista no item 43 e as providências previstas no item 26, alíneas (g) e (j), somente serão adotadas após ser assegurado ao profissional o direito ao contraditório e à ampla defesa que lhe permita justificar o não cumprimento das obrigações previstas nesta norma</w:t>
      </w:r>
      <w:r w:rsidRPr="00F26D76">
        <w:rPr>
          <w:rFonts w:ascii="Arial" w:hAnsi="Arial" w:cs="Arial"/>
          <w:bCs/>
          <w:iCs/>
          <w:strike/>
          <w:color w:val="0070C0"/>
        </w:rPr>
        <w:t>.</w:t>
      </w:r>
      <w:r w:rsidRPr="003C114A">
        <w:rPr>
          <w:rFonts w:ascii="Arial" w:hAnsi="Arial" w:cs="Arial"/>
          <w:bCs/>
          <w:iCs/>
          <w:color w:val="0070C0"/>
        </w:rPr>
        <w:t xml:space="preserve"> </w:t>
      </w:r>
      <w:r w:rsidRPr="003C114A">
        <w:rPr>
          <w:rFonts w:ascii="Arial" w:hAnsi="Arial" w:cs="Arial"/>
          <w:bCs/>
          <w:iCs/>
          <w:color w:val="0070C0"/>
          <w:sz w:val="18"/>
          <w:szCs w:val="18"/>
        </w:rPr>
        <w:t>(Alterado pela NBC PG 12 (R3))</w:t>
      </w:r>
    </w:p>
    <w:p w14:paraId="07185809" w14:textId="77777777" w:rsidR="003B5E05" w:rsidRPr="00B70772" w:rsidRDefault="003B5E05" w:rsidP="003B5E05">
      <w:r w:rsidRPr="00B70772">
        <w:t>44.</w:t>
      </w:r>
      <w:r w:rsidRPr="00B70772">
        <w:tab/>
        <w:t>A baixa prevista no item 43 e as providências previstas no item 26, alíneas (g) e (j), somente serão adotadas após ser assegurado ao profissional o direito ao contraditório e à ampla defesa que lhe permita justificar o não cumprimento das obrigações previstas nesta Norma, conforme itens 26 (k),30(k) e 26 (h).</w:t>
      </w:r>
      <w:r w:rsidRPr="00F26D76">
        <w:rPr>
          <w:bCs/>
          <w:iCs/>
          <w:color w:val="0070C0"/>
          <w:sz w:val="18"/>
          <w:szCs w:val="18"/>
        </w:rPr>
        <w:t xml:space="preserve"> (Alterado pela Revisão NBC 0</w:t>
      </w:r>
      <w:r>
        <w:rPr>
          <w:bCs/>
          <w:iCs/>
          <w:color w:val="0070C0"/>
          <w:sz w:val="18"/>
          <w:szCs w:val="18"/>
        </w:rPr>
        <w:t>8</w:t>
      </w:r>
      <w:r w:rsidRPr="00F26D76">
        <w:rPr>
          <w:bCs/>
          <w:iCs/>
          <w:color w:val="0070C0"/>
          <w:sz w:val="18"/>
          <w:szCs w:val="18"/>
        </w:rPr>
        <w:t>)</w:t>
      </w:r>
    </w:p>
    <w:p w14:paraId="4BF5F430" w14:textId="77777777" w:rsidR="003B5E05" w:rsidRPr="003C114A" w:rsidRDefault="003B5E05" w:rsidP="003B5E05">
      <w:pPr>
        <w:spacing w:after="0" w:line="240" w:lineRule="auto"/>
        <w:ind w:left="567" w:hanging="567"/>
        <w:jc w:val="both"/>
        <w:rPr>
          <w:rFonts w:ascii="Arial" w:hAnsi="Arial" w:cs="Arial"/>
        </w:rPr>
      </w:pPr>
    </w:p>
    <w:p w14:paraId="35A5A1A4"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44A. A EPC pode ser cumprida de forma voluntária para os demais profissionais da contabilidade não mencionados no item 4. </w:t>
      </w:r>
      <w:r w:rsidRPr="003C114A">
        <w:rPr>
          <w:rFonts w:ascii="Arial" w:hAnsi="Arial" w:cs="Arial"/>
          <w:bCs/>
          <w:iCs/>
          <w:color w:val="0070C0"/>
          <w:sz w:val="18"/>
          <w:szCs w:val="18"/>
        </w:rPr>
        <w:t>(Incluído pela NBC PG 12 (R1))</w:t>
      </w:r>
    </w:p>
    <w:p w14:paraId="2E36E001" w14:textId="77777777" w:rsidR="003B5E05" w:rsidRDefault="003B5E05" w:rsidP="003B5E05">
      <w:pPr>
        <w:spacing w:after="0" w:line="240" w:lineRule="auto"/>
        <w:ind w:left="567" w:hanging="567"/>
        <w:jc w:val="both"/>
        <w:rPr>
          <w:rFonts w:ascii="Arial" w:hAnsi="Arial" w:cs="Arial"/>
        </w:rPr>
      </w:pPr>
    </w:p>
    <w:p w14:paraId="0A3C4E86" w14:textId="77777777" w:rsidR="003B5E05" w:rsidRDefault="003B5E05" w:rsidP="003B5E05">
      <w:pPr>
        <w:spacing w:after="0" w:line="240" w:lineRule="auto"/>
        <w:ind w:left="567" w:hanging="567"/>
        <w:jc w:val="both"/>
        <w:rPr>
          <w:rFonts w:ascii="Arial" w:hAnsi="Arial" w:cs="Arial"/>
        </w:rPr>
      </w:pPr>
      <w:r>
        <w:rPr>
          <w:rFonts w:ascii="Arial" w:hAnsi="Arial" w:cs="Arial"/>
        </w:rPr>
        <w:t xml:space="preserve">44B.  O profissional deve manter atualizados os seus dados cadastrais na base de seu registro no Conselho Regional de Contabilidade. </w:t>
      </w:r>
      <w:r>
        <w:rPr>
          <w:rFonts w:ascii="Arial" w:hAnsi="Arial" w:cs="Arial"/>
          <w:bCs/>
          <w:iCs/>
          <w:color w:val="0070C0"/>
          <w:sz w:val="18"/>
          <w:szCs w:val="18"/>
        </w:rPr>
        <w:t>(Incluído pela Revisão NBC 05)</w:t>
      </w:r>
    </w:p>
    <w:p w14:paraId="469D1B15" w14:textId="77777777" w:rsidR="003B5E05" w:rsidRPr="003C114A" w:rsidRDefault="003B5E05" w:rsidP="003B5E05">
      <w:pPr>
        <w:spacing w:after="0" w:line="240" w:lineRule="auto"/>
        <w:ind w:left="567" w:hanging="567"/>
        <w:jc w:val="both"/>
        <w:rPr>
          <w:rFonts w:ascii="Arial" w:hAnsi="Arial" w:cs="Arial"/>
        </w:rPr>
      </w:pPr>
    </w:p>
    <w:p w14:paraId="1424DB82" w14:textId="77777777" w:rsidR="003B5E05" w:rsidRPr="003C114A" w:rsidRDefault="003B5E05" w:rsidP="003B5E05">
      <w:pPr>
        <w:widowControl w:val="0"/>
        <w:autoSpaceDE w:val="0"/>
        <w:autoSpaceDN w:val="0"/>
        <w:adjustRightInd w:val="0"/>
        <w:spacing w:after="0" w:line="240" w:lineRule="auto"/>
        <w:jc w:val="both"/>
        <w:rPr>
          <w:rFonts w:ascii="Arial" w:hAnsi="Arial" w:cs="Arial"/>
          <w:b/>
          <w:color w:val="000000"/>
          <w:spacing w:val="-6"/>
        </w:rPr>
      </w:pPr>
      <w:r w:rsidRPr="003C114A">
        <w:rPr>
          <w:rFonts w:ascii="Arial" w:hAnsi="Arial" w:cs="Arial"/>
          <w:b/>
          <w:color w:val="000000"/>
          <w:spacing w:val="-6"/>
        </w:rPr>
        <w:t>Vigência</w:t>
      </w:r>
    </w:p>
    <w:p w14:paraId="6505CCC3" w14:textId="77777777" w:rsidR="003B5E05" w:rsidRPr="003C114A" w:rsidRDefault="003B5E05" w:rsidP="003B5E05">
      <w:pPr>
        <w:widowControl w:val="0"/>
        <w:autoSpaceDE w:val="0"/>
        <w:autoSpaceDN w:val="0"/>
        <w:adjustRightInd w:val="0"/>
        <w:spacing w:after="0" w:line="240" w:lineRule="auto"/>
        <w:jc w:val="both"/>
        <w:rPr>
          <w:rFonts w:ascii="Arial" w:hAnsi="Arial" w:cs="Arial"/>
          <w:color w:val="000000"/>
          <w:spacing w:val="-6"/>
        </w:rPr>
      </w:pPr>
    </w:p>
    <w:p w14:paraId="2A8D3A12" w14:textId="77777777" w:rsidR="003B5E05" w:rsidRPr="003C114A" w:rsidRDefault="003B5E05" w:rsidP="003B5E05">
      <w:pPr>
        <w:widowControl w:val="0"/>
        <w:autoSpaceDE w:val="0"/>
        <w:autoSpaceDN w:val="0"/>
        <w:adjustRightInd w:val="0"/>
        <w:spacing w:after="0" w:line="240" w:lineRule="auto"/>
        <w:ind w:left="567" w:hanging="567"/>
        <w:jc w:val="both"/>
        <w:rPr>
          <w:rFonts w:ascii="Arial" w:hAnsi="Arial" w:cs="Arial"/>
          <w:color w:val="000000"/>
          <w:spacing w:val="-6"/>
        </w:rPr>
      </w:pPr>
      <w:r w:rsidRPr="003C114A">
        <w:rPr>
          <w:rFonts w:ascii="Arial" w:hAnsi="Arial" w:cs="Arial"/>
          <w:color w:val="000000"/>
          <w:spacing w:val="-6"/>
        </w:rPr>
        <w:t>45.</w:t>
      </w:r>
      <w:r w:rsidRPr="003C114A">
        <w:rPr>
          <w:rFonts w:ascii="Arial" w:hAnsi="Arial" w:cs="Arial"/>
          <w:color w:val="000000"/>
          <w:spacing w:val="-1"/>
        </w:rPr>
        <w:t xml:space="preserve"> </w:t>
      </w:r>
      <w:r w:rsidRPr="003C114A">
        <w:rPr>
          <w:rFonts w:ascii="Arial" w:hAnsi="Arial" w:cs="Arial"/>
          <w:color w:val="000000"/>
          <w:spacing w:val="-1"/>
        </w:rPr>
        <w:tab/>
      </w:r>
      <w:r w:rsidRPr="003C114A">
        <w:rPr>
          <w:rFonts w:ascii="Arial" w:hAnsi="Arial" w:cs="Arial"/>
        </w:rPr>
        <w:t>Esta Norma entra em vigor na data de sua publicação, devendo ser aplicada a partir de 1º de janeiro de 20</w:t>
      </w:r>
      <w:r>
        <w:rPr>
          <w:rFonts w:ascii="Arial" w:hAnsi="Arial" w:cs="Arial"/>
        </w:rPr>
        <w:t>21.</w:t>
      </w:r>
    </w:p>
    <w:p w14:paraId="06F9873B" w14:textId="77777777" w:rsidR="003B5E05" w:rsidRPr="003C114A" w:rsidRDefault="003B5E05" w:rsidP="003B5E05">
      <w:pPr>
        <w:spacing w:after="0" w:line="240" w:lineRule="auto"/>
        <w:ind w:firstLine="2126"/>
        <w:jc w:val="both"/>
        <w:rPr>
          <w:rFonts w:ascii="Arial" w:hAnsi="Arial" w:cs="Arial"/>
        </w:rPr>
      </w:pPr>
    </w:p>
    <w:p w14:paraId="2DC588E0" w14:textId="77777777" w:rsidR="003B5E05" w:rsidRPr="003C114A" w:rsidRDefault="003B5E05" w:rsidP="003B5E05">
      <w:pPr>
        <w:spacing w:after="0" w:line="240" w:lineRule="auto"/>
        <w:jc w:val="both"/>
        <w:rPr>
          <w:rFonts w:ascii="Arial" w:hAnsi="Arial" w:cs="Arial"/>
        </w:rPr>
      </w:pPr>
      <w:r w:rsidRPr="003C114A">
        <w:rPr>
          <w:rFonts w:ascii="Arial" w:hAnsi="Arial" w:cs="Arial"/>
        </w:rPr>
        <w:t>Em razão dessas alterações, as disposições não alteradas desta norma são mantidas, e a sigla da NBC PG 12 (R2), publicada no DOU, Seção 1, de 21/12/2016, passa a ser NBC PG 12 (R3).</w:t>
      </w:r>
    </w:p>
    <w:p w14:paraId="0E20B3D3" w14:textId="77777777" w:rsidR="003B5E05" w:rsidRPr="003C114A" w:rsidRDefault="003B5E05" w:rsidP="003B5E05">
      <w:pPr>
        <w:spacing w:after="0" w:line="240" w:lineRule="auto"/>
        <w:jc w:val="both"/>
        <w:rPr>
          <w:rFonts w:ascii="Arial" w:hAnsi="Arial" w:cs="Arial"/>
        </w:rPr>
      </w:pPr>
    </w:p>
    <w:p w14:paraId="179F4CD8" w14:textId="77777777" w:rsidR="003B5E05" w:rsidRDefault="003B5E05" w:rsidP="003B5E05">
      <w:pPr>
        <w:spacing w:after="0" w:line="240" w:lineRule="auto"/>
        <w:jc w:val="both"/>
        <w:rPr>
          <w:rFonts w:ascii="Arial" w:hAnsi="Arial" w:cs="Arial"/>
        </w:rPr>
      </w:pPr>
      <w:r w:rsidRPr="003C114A">
        <w:rPr>
          <w:rFonts w:ascii="Arial" w:hAnsi="Arial" w:cs="Arial"/>
        </w:rPr>
        <w:t>As alterações desta norma entram em vigor na data de sua publicação, produzindo seus efeitos a partir de 1º de janeiro de 2018.</w:t>
      </w:r>
    </w:p>
    <w:p w14:paraId="5553ADDE" w14:textId="77777777" w:rsidR="003B5E05" w:rsidRDefault="003B5E05" w:rsidP="003B5E05">
      <w:pPr>
        <w:spacing w:after="0" w:line="240" w:lineRule="auto"/>
        <w:jc w:val="both"/>
        <w:rPr>
          <w:rFonts w:ascii="Arial" w:hAnsi="Arial" w:cs="Arial"/>
        </w:rPr>
      </w:pPr>
    </w:p>
    <w:p w14:paraId="06420EB8" w14:textId="77777777" w:rsidR="003B5E05" w:rsidRPr="00B70772" w:rsidRDefault="003B5E05" w:rsidP="003B5E05">
      <w:pPr>
        <w:spacing w:after="0" w:line="240" w:lineRule="auto"/>
        <w:jc w:val="both"/>
        <w:rPr>
          <w:rFonts w:ascii="Arial" w:hAnsi="Arial" w:cs="Arial"/>
        </w:rPr>
      </w:pPr>
      <w:r w:rsidRPr="00B70772">
        <w:rPr>
          <w:rFonts w:ascii="Arial" w:hAnsi="Arial" w:cs="Arial"/>
        </w:rPr>
        <w:t>Essas alterações, inclusões e exclusões serão incorporadas à NBC PG 12 (R3) e entram em vigor na data de sua publicação, produzindo seus efeitos a partir de 1º de janeiro de 2021</w:t>
      </w:r>
      <w:r w:rsidRPr="00B70772">
        <w:rPr>
          <w:rFonts w:ascii="Arial" w:eastAsia="Batang" w:hAnsi="Arial" w:cs="Arial"/>
          <w:lang w:eastAsia="ko-KR"/>
        </w:rPr>
        <w:t>.</w:t>
      </w:r>
    </w:p>
    <w:p w14:paraId="2F3B5FFE" w14:textId="77777777" w:rsidR="003B5E05" w:rsidRPr="00B70772" w:rsidRDefault="003B5E05" w:rsidP="003B5E05">
      <w:pPr>
        <w:spacing w:after="0" w:line="240" w:lineRule="auto"/>
        <w:jc w:val="both"/>
        <w:rPr>
          <w:rFonts w:ascii="Arial" w:hAnsi="Arial" w:cs="Arial"/>
        </w:rPr>
      </w:pPr>
      <w:r w:rsidRPr="00B70772">
        <w:rPr>
          <w:rFonts w:ascii="Arial" w:hAnsi="Arial" w:cs="Arial"/>
        </w:rPr>
        <w:t xml:space="preserve"> </w:t>
      </w:r>
    </w:p>
    <w:p w14:paraId="13DE6121" w14:textId="77777777" w:rsidR="003B5E05" w:rsidRPr="00B70772" w:rsidRDefault="003B5E05" w:rsidP="003B5E05">
      <w:pPr>
        <w:spacing w:after="0" w:line="240" w:lineRule="auto"/>
        <w:jc w:val="right"/>
        <w:rPr>
          <w:rFonts w:ascii="Arial" w:hAnsi="Arial" w:cs="Arial"/>
        </w:rPr>
      </w:pPr>
      <w:r w:rsidRPr="00B70772">
        <w:rPr>
          <w:rFonts w:ascii="Arial" w:hAnsi="Arial" w:cs="Arial"/>
        </w:rPr>
        <w:t>Brasília, 17 de dezembro de 2020.</w:t>
      </w:r>
    </w:p>
    <w:p w14:paraId="5540D7E6" w14:textId="77777777" w:rsidR="003B5E05" w:rsidRPr="00B70772" w:rsidRDefault="003B5E05" w:rsidP="003B5E05">
      <w:pPr>
        <w:spacing w:after="0" w:line="240" w:lineRule="auto"/>
        <w:jc w:val="both"/>
        <w:rPr>
          <w:rFonts w:ascii="Arial" w:hAnsi="Arial" w:cs="Arial"/>
        </w:rPr>
      </w:pPr>
    </w:p>
    <w:p w14:paraId="33A77323" w14:textId="77777777" w:rsidR="003B5E05" w:rsidRPr="00B70772" w:rsidRDefault="003B5E05" w:rsidP="003B5E05">
      <w:pPr>
        <w:spacing w:after="0" w:line="240" w:lineRule="auto"/>
        <w:jc w:val="both"/>
        <w:rPr>
          <w:rFonts w:ascii="Arial" w:hAnsi="Arial" w:cs="Arial"/>
        </w:rPr>
      </w:pPr>
    </w:p>
    <w:p w14:paraId="39F8E4BA" w14:textId="77777777" w:rsidR="003B5E05" w:rsidRPr="00B70772" w:rsidRDefault="003B5E05" w:rsidP="003B5E05">
      <w:pPr>
        <w:spacing w:after="0" w:line="240" w:lineRule="auto"/>
        <w:jc w:val="center"/>
        <w:rPr>
          <w:rFonts w:ascii="Arial" w:hAnsi="Arial" w:cs="Arial"/>
        </w:rPr>
      </w:pPr>
      <w:r w:rsidRPr="00B70772">
        <w:rPr>
          <w:rFonts w:ascii="Arial" w:hAnsi="Arial" w:cs="Arial"/>
        </w:rPr>
        <w:t>Contador Zulmir Ivânio Breda</w:t>
      </w:r>
    </w:p>
    <w:p w14:paraId="1C6B7356" w14:textId="77777777" w:rsidR="003B5E05" w:rsidRPr="00B70772" w:rsidRDefault="003B5E05" w:rsidP="003B5E05">
      <w:pPr>
        <w:spacing w:after="0" w:line="240" w:lineRule="auto"/>
        <w:jc w:val="center"/>
        <w:rPr>
          <w:rFonts w:ascii="Arial" w:hAnsi="Arial" w:cs="Arial"/>
        </w:rPr>
      </w:pPr>
      <w:r w:rsidRPr="00B70772">
        <w:rPr>
          <w:rFonts w:ascii="Arial" w:hAnsi="Arial" w:cs="Arial"/>
        </w:rPr>
        <w:t>Presidente</w:t>
      </w:r>
    </w:p>
    <w:p w14:paraId="613473D2" w14:textId="77777777" w:rsidR="003B5E05" w:rsidRPr="003C114A" w:rsidRDefault="003B5E05" w:rsidP="003B5E05">
      <w:pPr>
        <w:spacing w:after="0" w:line="240" w:lineRule="auto"/>
        <w:jc w:val="center"/>
        <w:rPr>
          <w:rFonts w:ascii="Arial" w:hAnsi="Arial" w:cs="Arial"/>
        </w:rPr>
      </w:pPr>
    </w:p>
    <w:p w14:paraId="344C275E" w14:textId="77777777" w:rsidR="003B5E05" w:rsidRPr="003C114A" w:rsidRDefault="003B5E05" w:rsidP="003B5E05">
      <w:pPr>
        <w:spacing w:after="0" w:line="240" w:lineRule="auto"/>
        <w:rPr>
          <w:rFonts w:ascii="Arial" w:hAnsi="Arial" w:cs="Arial"/>
        </w:rPr>
      </w:pPr>
      <w:r w:rsidRPr="003C114A">
        <w:rPr>
          <w:rFonts w:ascii="Arial" w:hAnsi="Arial" w:cs="Arial"/>
        </w:rPr>
        <w:t>Ata CFC n.º 1.0</w:t>
      </w:r>
      <w:r>
        <w:rPr>
          <w:rFonts w:ascii="Arial" w:hAnsi="Arial" w:cs="Arial"/>
        </w:rPr>
        <w:t>70</w:t>
      </w:r>
      <w:r w:rsidRPr="003C114A">
        <w:rPr>
          <w:rFonts w:ascii="Arial" w:hAnsi="Arial" w:cs="Arial"/>
        </w:rPr>
        <w:t>.</w:t>
      </w:r>
    </w:p>
    <w:p w14:paraId="688F0016" w14:textId="77777777" w:rsidR="003B5E05" w:rsidRPr="003C114A" w:rsidRDefault="003B5E05" w:rsidP="003B5E05">
      <w:pPr>
        <w:spacing w:after="0" w:line="240" w:lineRule="auto"/>
        <w:rPr>
          <w:rFonts w:ascii="Arial" w:hAnsi="Arial" w:cs="Arial"/>
          <w:b/>
        </w:rPr>
      </w:pPr>
    </w:p>
    <w:p w14:paraId="51033C02" w14:textId="77777777" w:rsidR="003B5E05" w:rsidRPr="003C114A" w:rsidRDefault="003B5E05" w:rsidP="003B5E05">
      <w:pPr>
        <w:spacing w:after="0" w:line="240" w:lineRule="auto"/>
        <w:jc w:val="center"/>
        <w:rPr>
          <w:rFonts w:ascii="Arial" w:hAnsi="Arial" w:cs="Arial"/>
          <w:b/>
        </w:rPr>
      </w:pPr>
    </w:p>
    <w:p w14:paraId="042207C6" w14:textId="77777777" w:rsidR="003B5E05" w:rsidRPr="003C114A" w:rsidRDefault="003B5E05" w:rsidP="003B5E05">
      <w:pPr>
        <w:spacing w:after="0" w:line="240" w:lineRule="auto"/>
        <w:jc w:val="center"/>
        <w:rPr>
          <w:rFonts w:ascii="Arial" w:hAnsi="Arial" w:cs="Arial"/>
          <w:b/>
        </w:rPr>
      </w:pPr>
      <w:r w:rsidRPr="003C114A">
        <w:rPr>
          <w:rFonts w:ascii="Arial" w:hAnsi="Arial" w:cs="Arial"/>
          <w:b/>
        </w:rPr>
        <w:t>ANEXO I</w:t>
      </w:r>
    </w:p>
    <w:p w14:paraId="2890F1C0" w14:textId="77777777" w:rsidR="003B5E05" w:rsidRPr="003C114A" w:rsidRDefault="003B5E05" w:rsidP="003B5E05">
      <w:pPr>
        <w:spacing w:after="0" w:line="240" w:lineRule="auto"/>
        <w:jc w:val="center"/>
        <w:rPr>
          <w:rFonts w:ascii="Arial" w:hAnsi="Arial" w:cs="Arial"/>
          <w:b/>
        </w:rPr>
      </w:pPr>
      <w:r w:rsidRPr="003C114A">
        <w:rPr>
          <w:rFonts w:ascii="Arial" w:hAnsi="Arial" w:cs="Arial"/>
          <w:b/>
        </w:rPr>
        <w:t>DIRETRIZES PARA CREDENCIAMENTO DE CAPACITADORAS, CREDENCIAMENTOS DE CURSOS/EVENTOS E DOCUMENTAÇÃO PARA CONTROLE E FISCALIZAÇÃO</w:t>
      </w:r>
    </w:p>
    <w:p w14:paraId="5B971CC7" w14:textId="77777777" w:rsidR="003B5E05" w:rsidRPr="003C114A" w:rsidRDefault="003B5E05" w:rsidP="003B5E05">
      <w:pPr>
        <w:spacing w:after="0" w:line="240" w:lineRule="auto"/>
        <w:jc w:val="center"/>
        <w:rPr>
          <w:rFonts w:ascii="Arial" w:hAnsi="Arial" w:cs="Arial"/>
          <w:b/>
        </w:rPr>
      </w:pPr>
    </w:p>
    <w:p w14:paraId="4F37E9D1" w14:textId="77777777" w:rsidR="003B5E05" w:rsidRPr="003C114A" w:rsidRDefault="003B5E05" w:rsidP="003B5E05">
      <w:pPr>
        <w:spacing w:after="0" w:line="240" w:lineRule="auto"/>
        <w:jc w:val="center"/>
        <w:rPr>
          <w:rFonts w:ascii="Arial" w:hAnsi="Arial" w:cs="Arial"/>
          <w:b/>
        </w:rPr>
      </w:pPr>
    </w:p>
    <w:p w14:paraId="2F11C381" w14:textId="77777777" w:rsidR="003B5E05" w:rsidRPr="003C114A" w:rsidRDefault="003B5E05" w:rsidP="003B5E05">
      <w:pPr>
        <w:spacing w:after="0" w:line="240" w:lineRule="auto"/>
        <w:jc w:val="both"/>
        <w:rPr>
          <w:rFonts w:ascii="Arial" w:hAnsi="Arial" w:cs="Arial"/>
          <w:b/>
        </w:rPr>
      </w:pPr>
      <w:r w:rsidRPr="003C114A">
        <w:rPr>
          <w:rFonts w:ascii="Arial" w:hAnsi="Arial" w:cs="Arial"/>
          <w:b/>
        </w:rPr>
        <w:t>Credenciamento da capacitadora</w:t>
      </w:r>
    </w:p>
    <w:p w14:paraId="5785F7C4" w14:textId="77777777" w:rsidR="003B5E05" w:rsidRPr="003C114A" w:rsidRDefault="003B5E05" w:rsidP="003B5E05">
      <w:pPr>
        <w:spacing w:after="0" w:line="240" w:lineRule="auto"/>
        <w:jc w:val="both"/>
        <w:rPr>
          <w:rFonts w:ascii="Arial" w:hAnsi="Arial" w:cs="Arial"/>
          <w:b/>
        </w:rPr>
      </w:pPr>
    </w:p>
    <w:p w14:paraId="497EF41E" w14:textId="77777777" w:rsidR="003B5E05" w:rsidRPr="00F26D76" w:rsidRDefault="003B5E05" w:rsidP="003B5E05">
      <w:pPr>
        <w:spacing w:after="0" w:line="240" w:lineRule="auto"/>
        <w:ind w:left="567" w:hanging="567"/>
        <w:jc w:val="both"/>
        <w:rPr>
          <w:rFonts w:ascii="Arial" w:hAnsi="Arial" w:cs="Arial"/>
          <w:strike/>
        </w:rPr>
      </w:pPr>
      <w:r w:rsidRPr="00F26D76">
        <w:rPr>
          <w:rFonts w:ascii="Arial" w:hAnsi="Arial" w:cs="Arial"/>
          <w:strike/>
        </w:rPr>
        <w:t>1.</w:t>
      </w:r>
      <w:r w:rsidRPr="00F26D76">
        <w:rPr>
          <w:rFonts w:ascii="Arial" w:hAnsi="Arial" w:cs="Arial"/>
          <w:strike/>
        </w:rPr>
        <w:tab/>
        <w:t>As capacitadoras devem solicitar o seu credenciamento à CEPC/CRC da sua jurisdição.</w:t>
      </w:r>
    </w:p>
    <w:p w14:paraId="2667FB8A" w14:textId="77777777" w:rsidR="003B5E05" w:rsidRDefault="003B5E05" w:rsidP="003B5E05">
      <w:pPr>
        <w:spacing w:after="0" w:line="240" w:lineRule="auto"/>
        <w:ind w:left="567" w:hanging="567"/>
        <w:jc w:val="both"/>
        <w:rPr>
          <w:rFonts w:ascii="Arial" w:hAnsi="Arial" w:cs="Arial"/>
          <w:bCs/>
          <w:iCs/>
          <w:color w:val="0070C0"/>
          <w:sz w:val="18"/>
          <w:szCs w:val="18"/>
        </w:rPr>
      </w:pPr>
      <w:r>
        <w:rPr>
          <w:rFonts w:ascii="Arial" w:hAnsi="Arial" w:cs="Arial"/>
        </w:rPr>
        <w:t>1.</w:t>
      </w:r>
      <w:r>
        <w:rPr>
          <w:rFonts w:ascii="Arial" w:hAnsi="Arial" w:cs="Arial"/>
        </w:rPr>
        <w:tab/>
      </w:r>
      <w:r w:rsidRPr="00F26D76">
        <w:rPr>
          <w:rFonts w:ascii="Arial" w:hAnsi="Arial" w:cs="Arial"/>
        </w:rPr>
        <w:t>As capacitadoras devem solicitar o seu credenciamento à CEPC/CRC da jurisdição da sua matriz.</w:t>
      </w:r>
      <w:r w:rsidRPr="00F26D76">
        <w:rPr>
          <w:rFonts w:ascii="Arial" w:hAnsi="Arial" w:cs="Arial"/>
          <w:bCs/>
          <w:iCs/>
          <w:color w:val="0070C0"/>
          <w:sz w:val="18"/>
          <w:szCs w:val="18"/>
        </w:rPr>
        <w:t xml:space="preserve"> </w:t>
      </w:r>
      <w:r>
        <w:rPr>
          <w:rFonts w:ascii="Arial" w:hAnsi="Arial" w:cs="Arial"/>
          <w:bCs/>
          <w:iCs/>
          <w:color w:val="0070C0"/>
          <w:sz w:val="18"/>
          <w:szCs w:val="18"/>
        </w:rPr>
        <w:t>(Alterado pela Revisão NBC 08)</w:t>
      </w:r>
    </w:p>
    <w:p w14:paraId="7E29B266" w14:textId="77777777" w:rsidR="003B5E05" w:rsidRPr="00F26D76" w:rsidRDefault="003B5E05" w:rsidP="003B5E05">
      <w:pPr>
        <w:spacing w:after="0" w:line="240" w:lineRule="auto"/>
        <w:ind w:left="567" w:hanging="567"/>
        <w:jc w:val="both"/>
        <w:rPr>
          <w:rFonts w:ascii="Arial" w:hAnsi="Arial" w:cs="Arial"/>
        </w:rPr>
      </w:pPr>
    </w:p>
    <w:p w14:paraId="20ADE805" w14:textId="77777777" w:rsidR="003B5E05" w:rsidRPr="00684D5C" w:rsidRDefault="003B5E05" w:rsidP="003B5E05">
      <w:pPr>
        <w:spacing w:after="0" w:line="240" w:lineRule="auto"/>
        <w:ind w:left="567" w:hanging="567"/>
        <w:jc w:val="both"/>
        <w:rPr>
          <w:rFonts w:ascii="Arial" w:hAnsi="Arial" w:cs="Arial"/>
          <w:strike/>
        </w:rPr>
      </w:pPr>
      <w:r w:rsidRPr="00684D5C">
        <w:rPr>
          <w:rFonts w:ascii="Arial" w:hAnsi="Arial" w:cs="Arial"/>
          <w:strike/>
        </w:rPr>
        <w:t>2.</w:t>
      </w:r>
      <w:r w:rsidRPr="00684D5C">
        <w:rPr>
          <w:rFonts w:ascii="Arial" w:hAnsi="Arial" w:cs="Arial"/>
          <w:strike/>
        </w:rPr>
        <w:tab/>
        <w:t>O atendimento dos requisitos para o credenciamento da capacitadora e dos seus cursos deve ser analisado pela CEPC/CRC ou, na sua ausência, pela Câmara de Desenvolvimento Profissional e submetido à homologação da CEPC/CFC.</w:t>
      </w:r>
    </w:p>
    <w:p w14:paraId="4AAAD01F" w14:textId="77777777" w:rsidR="003B5E05" w:rsidRDefault="003B5E05" w:rsidP="003B5E05">
      <w:pPr>
        <w:spacing w:after="0" w:line="240" w:lineRule="auto"/>
        <w:ind w:left="567" w:hanging="567"/>
        <w:jc w:val="both"/>
        <w:rPr>
          <w:rFonts w:ascii="Arial" w:hAnsi="Arial" w:cs="Arial"/>
        </w:rPr>
      </w:pPr>
    </w:p>
    <w:p w14:paraId="15FF19F8" w14:textId="77777777" w:rsidR="003B5E05" w:rsidRDefault="003B5E05" w:rsidP="003B5E05">
      <w:pPr>
        <w:spacing w:after="0" w:line="240" w:lineRule="auto"/>
        <w:ind w:left="567" w:hanging="567"/>
        <w:jc w:val="both"/>
        <w:rPr>
          <w:rFonts w:ascii="Arial" w:hAnsi="Arial" w:cs="Arial"/>
          <w:bCs/>
          <w:iCs/>
        </w:rPr>
      </w:pPr>
      <w:r>
        <w:rPr>
          <w:rFonts w:ascii="Arial" w:hAnsi="Arial" w:cs="Arial"/>
        </w:rPr>
        <w:t>2.</w:t>
      </w:r>
      <w:r>
        <w:rPr>
          <w:rFonts w:ascii="Arial" w:hAnsi="Arial" w:cs="Arial"/>
        </w:rPr>
        <w:tab/>
        <w:t xml:space="preserve">O atendimento dos requisitos para o credenciamento da capacitadora e dos seus cursos deve ser analisado pela CEPC/CRC ou, na sua ausência, pela Câmara de Desenvolvimento Profissional, homologado pelo Plenário do Conselho Regional de Contabilidade e submetido à homologação da CEPC/CFC e homologação do Plenário do CFC. </w:t>
      </w:r>
      <w:r>
        <w:rPr>
          <w:rFonts w:ascii="Arial" w:hAnsi="Arial" w:cs="Arial"/>
          <w:bCs/>
          <w:iCs/>
          <w:color w:val="0070C0"/>
          <w:sz w:val="18"/>
          <w:szCs w:val="18"/>
        </w:rPr>
        <w:t>(Alterado pela Revisão NBC 02)</w:t>
      </w:r>
    </w:p>
    <w:p w14:paraId="7693F75D" w14:textId="77777777" w:rsidR="003B5E05" w:rsidRDefault="003B5E05" w:rsidP="003B5E05">
      <w:pPr>
        <w:spacing w:after="0" w:line="240" w:lineRule="auto"/>
        <w:ind w:left="567" w:hanging="567"/>
        <w:jc w:val="both"/>
        <w:rPr>
          <w:rFonts w:ascii="Arial" w:hAnsi="Arial" w:cs="Arial"/>
        </w:rPr>
      </w:pPr>
    </w:p>
    <w:p w14:paraId="25859470" w14:textId="77777777" w:rsidR="003B5E05" w:rsidRDefault="003B5E05" w:rsidP="003B5E05">
      <w:pPr>
        <w:spacing w:after="0" w:line="240" w:lineRule="auto"/>
        <w:ind w:left="567" w:hanging="567"/>
        <w:jc w:val="both"/>
        <w:rPr>
          <w:rFonts w:ascii="Arial" w:hAnsi="Arial" w:cs="Arial"/>
        </w:rPr>
      </w:pPr>
      <w:r>
        <w:rPr>
          <w:rFonts w:ascii="Arial" w:hAnsi="Arial" w:cs="Arial"/>
        </w:rPr>
        <w:t>2A.</w:t>
      </w:r>
      <w:r>
        <w:rPr>
          <w:rFonts w:ascii="Arial" w:hAnsi="Arial" w:cs="Arial"/>
        </w:rPr>
        <w:tab/>
        <w:t xml:space="preserve">Para fins de treinamento direcionado a público interno, as organizações contábeis e as áreas de treinamento das empresas de médio e grande porte terão os seus pedidos de credenciamentos analisados pela CEPC/CRCs, conforme definido no item 30(a) desta norma. </w:t>
      </w:r>
      <w:r>
        <w:rPr>
          <w:rFonts w:ascii="Arial" w:hAnsi="Arial" w:cs="Arial"/>
          <w:bCs/>
          <w:iCs/>
          <w:color w:val="0070C0"/>
          <w:sz w:val="18"/>
          <w:szCs w:val="18"/>
        </w:rPr>
        <w:t>(Incluído pela Revisão NBC 02)</w:t>
      </w:r>
    </w:p>
    <w:p w14:paraId="109C44AA" w14:textId="77777777" w:rsidR="003B5E05" w:rsidRPr="003C114A" w:rsidRDefault="003B5E05" w:rsidP="003B5E05">
      <w:pPr>
        <w:spacing w:after="0" w:line="240" w:lineRule="auto"/>
        <w:ind w:left="567" w:hanging="567"/>
        <w:jc w:val="both"/>
        <w:rPr>
          <w:rFonts w:ascii="Arial" w:hAnsi="Arial" w:cs="Arial"/>
        </w:rPr>
      </w:pPr>
    </w:p>
    <w:p w14:paraId="5602D52B"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3. </w:t>
      </w:r>
      <w:r w:rsidRPr="003C114A">
        <w:rPr>
          <w:rFonts w:ascii="Arial" w:hAnsi="Arial" w:cs="Arial"/>
        </w:rPr>
        <w:tab/>
        <w:t>Para a obtenção de credenciamento como capacitadora, as firmas de auditoria independente ou as organizações contábeis devem estar em situação regular no CRC de sua jurisdição.</w:t>
      </w:r>
    </w:p>
    <w:p w14:paraId="45B8C14A" w14:textId="77777777" w:rsidR="003B5E05" w:rsidRPr="003C114A" w:rsidRDefault="003B5E05" w:rsidP="003B5E05">
      <w:pPr>
        <w:spacing w:after="0" w:line="240" w:lineRule="auto"/>
        <w:ind w:left="567" w:hanging="567"/>
        <w:jc w:val="both"/>
        <w:rPr>
          <w:rFonts w:ascii="Arial" w:hAnsi="Arial" w:cs="Arial"/>
        </w:rPr>
      </w:pPr>
    </w:p>
    <w:p w14:paraId="5BDC1896" w14:textId="77777777" w:rsidR="003B5E05" w:rsidRPr="003C114A" w:rsidRDefault="003B5E05" w:rsidP="003B5E05">
      <w:pPr>
        <w:spacing w:after="0" w:line="240" w:lineRule="auto"/>
        <w:ind w:left="567" w:hanging="567"/>
        <w:jc w:val="both"/>
        <w:rPr>
          <w:rFonts w:ascii="Arial" w:hAnsi="Arial" w:cs="Arial"/>
          <w:strike/>
        </w:rPr>
      </w:pPr>
      <w:r>
        <w:rPr>
          <w:rFonts w:ascii="Arial" w:hAnsi="Arial" w:cs="Arial"/>
          <w:strike/>
        </w:rPr>
        <w:t xml:space="preserve">4. </w:t>
      </w:r>
      <w:r>
        <w:rPr>
          <w:rFonts w:ascii="Arial" w:hAnsi="Arial" w:cs="Arial"/>
          <w:strike/>
        </w:rPr>
        <w:tab/>
      </w:r>
      <w:r w:rsidRPr="003C114A">
        <w:rPr>
          <w:rFonts w:ascii="Arial" w:hAnsi="Arial" w:cs="Arial"/>
          <w:strike/>
        </w:rPr>
        <w:t>A validade do credenciamento da capacitadora é por tempo indeterminado e o credenciamento dos cursos e eventos é válido por dois exercícios, desde que preservadas as características do item 6, alínea (a) deste Anexo, podendo ser revalidado, se solicitado, desde que mantidas as condições de credenciamento e aprovadas pela CEPC/CRC da respectiva jurisdição.</w:t>
      </w:r>
    </w:p>
    <w:p w14:paraId="25A81121" w14:textId="77777777" w:rsidR="003B5E05" w:rsidRPr="003C114A" w:rsidRDefault="003B5E05" w:rsidP="003B5E05">
      <w:pPr>
        <w:spacing w:after="0" w:line="240" w:lineRule="auto"/>
        <w:ind w:left="360"/>
        <w:jc w:val="both"/>
        <w:rPr>
          <w:rFonts w:ascii="Arial" w:hAnsi="Arial" w:cs="Arial"/>
        </w:rPr>
      </w:pPr>
    </w:p>
    <w:p w14:paraId="3BA5E246" w14:textId="77777777" w:rsidR="003B5E05" w:rsidRPr="003C114A" w:rsidRDefault="003B5E05" w:rsidP="003B5E05">
      <w:pPr>
        <w:spacing w:after="0" w:line="240" w:lineRule="auto"/>
        <w:ind w:left="567" w:hanging="567"/>
        <w:jc w:val="both"/>
        <w:rPr>
          <w:rFonts w:ascii="Arial" w:hAnsi="Arial" w:cs="Arial"/>
          <w:bCs/>
          <w:iCs/>
          <w:color w:val="0070C0"/>
          <w:sz w:val="18"/>
          <w:szCs w:val="18"/>
        </w:rPr>
      </w:pPr>
      <w:r w:rsidRPr="00F26D76">
        <w:rPr>
          <w:rFonts w:ascii="Arial" w:hAnsi="Arial" w:cs="Arial"/>
          <w:strike/>
        </w:rPr>
        <w:t xml:space="preserve">4. </w:t>
      </w:r>
      <w:r w:rsidRPr="00F26D76">
        <w:rPr>
          <w:rFonts w:ascii="Arial" w:hAnsi="Arial" w:cs="Arial"/>
          <w:strike/>
        </w:rPr>
        <w:tab/>
        <w:t>A validade do credenciamento da capacitadora é por tempo indeterminado e o credenciamento dos cursos e eventos é válido até o final do exercício seguinte àquele do credenciamento, desde que preservadas as características do item 6, alínea (a), deste Anexo, podendo ser revalidado, se solicitado, desde que mantidas as condições de credenciamento e aprovadas pela CEPC/CRC da respectiva jurisdição.</w:t>
      </w:r>
      <w:r w:rsidRPr="003C114A">
        <w:rPr>
          <w:rFonts w:ascii="Arial" w:hAnsi="Arial" w:cs="Arial"/>
        </w:rPr>
        <w:t xml:space="preserve"> </w:t>
      </w:r>
      <w:r w:rsidRPr="003C114A">
        <w:rPr>
          <w:rFonts w:ascii="Arial" w:hAnsi="Arial" w:cs="Arial"/>
          <w:bCs/>
          <w:iCs/>
          <w:color w:val="0070C0"/>
          <w:sz w:val="18"/>
          <w:szCs w:val="18"/>
        </w:rPr>
        <w:t>(Alterado pela NBC PG 12 (R1))</w:t>
      </w:r>
    </w:p>
    <w:p w14:paraId="65E6759D" w14:textId="77777777" w:rsidR="003B5E05" w:rsidRDefault="003B5E05" w:rsidP="003B5E05">
      <w:pPr>
        <w:spacing w:after="0" w:line="240" w:lineRule="auto"/>
        <w:ind w:left="360"/>
        <w:jc w:val="both"/>
        <w:rPr>
          <w:rFonts w:ascii="Arial" w:hAnsi="Arial" w:cs="Arial"/>
        </w:rPr>
      </w:pPr>
    </w:p>
    <w:p w14:paraId="553AEE3D" w14:textId="77777777" w:rsidR="003B5E05" w:rsidRPr="00B70772" w:rsidRDefault="003B5E05" w:rsidP="003B5E05">
      <w:r>
        <w:t>4.</w:t>
      </w:r>
      <w:r>
        <w:tab/>
      </w:r>
      <w:r w:rsidRPr="00B70772">
        <w:t>A validade do credenciamento da capacitadora é por tempo indeterminado e o credenciamento dos cursos e eventos é válido até o final do exercício seguinte àquele do credenciamento, desde que preservadas as características do item 6, alínea (a), deste Anexo. Para revalidação de cursos, deverá ser efetuado novo pedido de credenciamento  atendendo a letra “a” do Item 6 desse anexo aprovadas pela CEPC/CRC da respectiva jurisdição.</w:t>
      </w:r>
      <w:r w:rsidRPr="00F26D76">
        <w:rPr>
          <w:bCs/>
          <w:iCs/>
          <w:color w:val="0070C0"/>
          <w:sz w:val="18"/>
          <w:szCs w:val="18"/>
        </w:rPr>
        <w:t xml:space="preserve"> (Incluído pela Revisão NBC 08)</w:t>
      </w:r>
    </w:p>
    <w:p w14:paraId="50D26AB5" w14:textId="77777777" w:rsidR="003B5E05" w:rsidRPr="003C114A" w:rsidRDefault="003B5E05" w:rsidP="003B5E05">
      <w:pPr>
        <w:spacing w:after="0" w:line="240" w:lineRule="auto"/>
        <w:ind w:left="360"/>
        <w:jc w:val="both"/>
        <w:rPr>
          <w:rFonts w:ascii="Arial" w:hAnsi="Arial" w:cs="Arial"/>
        </w:rPr>
      </w:pPr>
    </w:p>
    <w:p w14:paraId="335485B6" w14:textId="77777777" w:rsidR="003B5E05" w:rsidRDefault="003B5E05" w:rsidP="003B5E05">
      <w:pPr>
        <w:spacing w:after="0" w:line="240" w:lineRule="auto"/>
        <w:ind w:left="567" w:hanging="567"/>
        <w:jc w:val="both"/>
        <w:rPr>
          <w:rFonts w:ascii="Arial" w:hAnsi="Arial" w:cs="Arial"/>
          <w:strike/>
        </w:rPr>
      </w:pPr>
      <w:r>
        <w:rPr>
          <w:rFonts w:ascii="Arial" w:hAnsi="Arial" w:cs="Arial"/>
          <w:strike/>
        </w:rPr>
        <w:t xml:space="preserve">5.  </w:t>
      </w:r>
      <w:r>
        <w:rPr>
          <w:rFonts w:ascii="Arial" w:hAnsi="Arial" w:cs="Arial"/>
          <w:strike/>
        </w:rPr>
        <w:tab/>
      </w:r>
      <w:r w:rsidRPr="003C114A">
        <w:rPr>
          <w:rFonts w:ascii="Arial" w:hAnsi="Arial" w:cs="Arial"/>
          <w:strike/>
        </w:rPr>
        <w:t>As entidades identificadas como capacitadoras, inscritas e homologadas no contexto do Programa de Educação Profissional Continuada, poderão ser excluídas do programa, se constatados um dos seguintes fatos ou ocorrências, isoladamente ou em conjunto:</w:t>
      </w:r>
    </w:p>
    <w:p w14:paraId="4C9A566E" w14:textId="77777777" w:rsidR="003B5E05" w:rsidRPr="003C114A" w:rsidRDefault="003B5E05" w:rsidP="003B5E05">
      <w:pPr>
        <w:spacing w:after="0" w:line="240" w:lineRule="auto"/>
        <w:ind w:left="567"/>
        <w:jc w:val="both"/>
        <w:rPr>
          <w:rFonts w:ascii="Arial" w:hAnsi="Arial" w:cs="Arial"/>
          <w:strike/>
        </w:rPr>
      </w:pPr>
    </w:p>
    <w:p w14:paraId="57F2A675" w14:textId="77777777" w:rsidR="003B5E05" w:rsidRPr="00684D5C" w:rsidRDefault="003B5E05" w:rsidP="003B5E05">
      <w:pPr>
        <w:spacing w:after="0" w:line="240" w:lineRule="auto"/>
        <w:ind w:left="567" w:hanging="567"/>
        <w:jc w:val="both"/>
        <w:rPr>
          <w:rFonts w:ascii="Arial" w:hAnsi="Arial" w:cs="Arial"/>
          <w:bCs/>
          <w:iCs/>
          <w:strike/>
          <w:color w:val="0070C0"/>
          <w:sz w:val="18"/>
          <w:szCs w:val="18"/>
        </w:rPr>
      </w:pPr>
      <w:r w:rsidRPr="003C114A">
        <w:rPr>
          <w:rFonts w:ascii="Arial" w:hAnsi="Arial" w:cs="Arial"/>
        </w:rPr>
        <w:t xml:space="preserve">5. </w:t>
      </w:r>
      <w:r w:rsidRPr="003C114A">
        <w:rPr>
          <w:rFonts w:ascii="Arial" w:hAnsi="Arial" w:cs="Arial"/>
        </w:rPr>
        <w:tab/>
      </w:r>
      <w:r w:rsidRPr="00684D5C">
        <w:rPr>
          <w:rFonts w:ascii="Arial" w:hAnsi="Arial" w:cs="Arial"/>
          <w:strike/>
        </w:rPr>
        <w:t xml:space="preserve">As entidades identificadas como capacitadoras, inscritas e homologadas no contexto do Programa de Educação Profissional Continuada, podem ser suspensas temporariamente ou descredenciadas do PEPC, pela CEPC/CRC, devendo comunicar expressamente à CEPC/CFC se constatados um dos seguintes fatos ou ocorrências, isoladamente ou em conjunto, observado o disposto no item 30, alínea (i), desta norma: </w:t>
      </w:r>
      <w:r w:rsidRPr="00684D5C">
        <w:rPr>
          <w:rFonts w:ascii="Arial" w:hAnsi="Arial" w:cs="Arial"/>
          <w:bCs/>
          <w:iCs/>
          <w:strike/>
          <w:color w:val="0070C0"/>
          <w:sz w:val="18"/>
          <w:szCs w:val="18"/>
        </w:rPr>
        <w:t>(Alterado pela NBC PG 12 (R1))</w:t>
      </w:r>
    </w:p>
    <w:p w14:paraId="12E8B0F2" w14:textId="77777777" w:rsidR="003B5E05" w:rsidRPr="00684D5C" w:rsidRDefault="003B5E05" w:rsidP="003B5E05">
      <w:pPr>
        <w:spacing w:after="0" w:line="240" w:lineRule="auto"/>
        <w:ind w:left="993" w:hanging="426"/>
        <w:jc w:val="both"/>
        <w:rPr>
          <w:rFonts w:ascii="Arial" w:hAnsi="Arial" w:cs="Arial"/>
          <w:strike/>
        </w:rPr>
      </w:pPr>
      <w:r w:rsidRPr="00684D5C">
        <w:rPr>
          <w:rFonts w:ascii="Arial" w:hAnsi="Arial" w:cs="Arial"/>
          <w:strike/>
        </w:rPr>
        <w:t>(a) não realizar a cada 12 (doze) meses, pelo menos, um curso homologado dentro do Programa;</w:t>
      </w:r>
    </w:p>
    <w:p w14:paraId="03D8F09C" w14:textId="77777777" w:rsidR="003B5E05" w:rsidRPr="00684D5C" w:rsidRDefault="003B5E05" w:rsidP="003B5E05">
      <w:pPr>
        <w:spacing w:after="0" w:line="240" w:lineRule="auto"/>
        <w:ind w:left="993" w:hanging="426"/>
        <w:jc w:val="both"/>
        <w:rPr>
          <w:rFonts w:ascii="Arial" w:hAnsi="Arial" w:cs="Arial"/>
          <w:strike/>
        </w:rPr>
      </w:pPr>
      <w:r w:rsidRPr="00684D5C">
        <w:rPr>
          <w:rFonts w:ascii="Arial" w:hAnsi="Arial" w:cs="Arial"/>
          <w:strike/>
        </w:rPr>
        <w:t xml:space="preserve">(b) </w:t>
      </w:r>
      <w:r w:rsidRPr="00684D5C">
        <w:rPr>
          <w:rFonts w:ascii="Arial" w:hAnsi="Arial" w:cs="Arial"/>
          <w:strike/>
        </w:rPr>
        <w:tab/>
        <w:t>deixar de cumprir as determinações relativas ao item 13 deste anexo, sobre documentação, controle e fiscalização;</w:t>
      </w:r>
    </w:p>
    <w:p w14:paraId="34934918" w14:textId="77777777" w:rsidR="003B5E05" w:rsidRPr="00684D5C" w:rsidRDefault="003B5E05" w:rsidP="003B5E05">
      <w:pPr>
        <w:spacing w:after="0" w:line="240" w:lineRule="auto"/>
        <w:ind w:left="993" w:hanging="426"/>
        <w:jc w:val="both"/>
        <w:rPr>
          <w:rFonts w:ascii="Arial" w:hAnsi="Arial" w:cs="Arial"/>
          <w:strike/>
        </w:rPr>
      </w:pPr>
      <w:r>
        <w:rPr>
          <w:rFonts w:ascii="Arial" w:hAnsi="Arial" w:cs="Arial"/>
          <w:strike/>
        </w:rPr>
        <w:t>(c)</w:t>
      </w:r>
      <w:r w:rsidRPr="00684D5C">
        <w:rPr>
          <w:rFonts w:ascii="Arial" w:hAnsi="Arial" w:cs="Arial"/>
          <w:strike/>
        </w:rPr>
        <w:t xml:space="preserve"> </w:t>
      </w:r>
      <w:r>
        <w:rPr>
          <w:rFonts w:ascii="Arial" w:hAnsi="Arial" w:cs="Arial"/>
          <w:strike/>
        </w:rPr>
        <w:tab/>
      </w:r>
      <w:r w:rsidRPr="00684D5C">
        <w:rPr>
          <w:rFonts w:ascii="Arial" w:hAnsi="Arial" w:cs="Arial"/>
          <w:strike/>
        </w:rPr>
        <w:t>deixar de comunicar ao CRC o eventual cancelamento ou adiamento de evento/curso credenciado, no prazo de até 3 (três) dias úteis em relação ao início previsto;</w:t>
      </w:r>
    </w:p>
    <w:p w14:paraId="1167EEF2" w14:textId="77777777" w:rsidR="003B5E05" w:rsidRPr="00684D5C" w:rsidRDefault="003B5E05" w:rsidP="003B5E05">
      <w:pPr>
        <w:spacing w:after="0" w:line="240" w:lineRule="auto"/>
        <w:ind w:left="992" w:hanging="425"/>
        <w:jc w:val="both"/>
        <w:rPr>
          <w:rFonts w:ascii="Arial" w:hAnsi="Arial" w:cs="Arial"/>
          <w:strike/>
        </w:rPr>
      </w:pPr>
      <w:r w:rsidRPr="00684D5C">
        <w:rPr>
          <w:rFonts w:ascii="Arial" w:hAnsi="Arial" w:cs="Arial"/>
          <w:strike/>
        </w:rPr>
        <w:t>(d)</w:t>
      </w:r>
      <w:r w:rsidRPr="00684D5C">
        <w:rPr>
          <w:rFonts w:ascii="Arial" w:hAnsi="Arial" w:cs="Arial"/>
          <w:strike/>
        </w:rPr>
        <w:tab/>
        <w:t>manter as condições aprovadas para o seu credenciamento, seus cursos e eventos, sob pena de suspensão temporária ou descredenciamento pela CEPC-CRC.</w:t>
      </w:r>
    </w:p>
    <w:p w14:paraId="5B46697E" w14:textId="77777777" w:rsidR="003B5E05" w:rsidRPr="003C114A" w:rsidRDefault="003B5E05" w:rsidP="003B5E05">
      <w:pPr>
        <w:spacing w:after="0" w:line="240" w:lineRule="auto"/>
        <w:ind w:left="993" w:hanging="426"/>
        <w:jc w:val="both"/>
        <w:rPr>
          <w:rFonts w:ascii="Arial" w:hAnsi="Arial" w:cs="Arial"/>
        </w:rPr>
      </w:pPr>
      <w:r w:rsidRPr="00684D5C">
        <w:rPr>
          <w:rFonts w:ascii="Arial" w:hAnsi="Arial" w:cs="Arial"/>
          <w:strike/>
        </w:rPr>
        <w:t>(d)</w:t>
      </w:r>
      <w:r w:rsidRPr="00684D5C">
        <w:rPr>
          <w:rFonts w:ascii="Arial" w:hAnsi="Arial" w:cs="Arial"/>
          <w:strike/>
        </w:rPr>
        <w:tab/>
        <w:t xml:space="preserve">deixar de manter as condições aprovadas para o seu credenciamento, seus cursos e eventos. </w:t>
      </w:r>
      <w:r w:rsidRPr="00684D5C">
        <w:rPr>
          <w:rFonts w:ascii="Arial" w:hAnsi="Arial" w:cs="Arial"/>
          <w:bCs/>
          <w:iCs/>
          <w:strike/>
          <w:color w:val="0070C0"/>
          <w:sz w:val="18"/>
          <w:szCs w:val="18"/>
        </w:rPr>
        <w:t>(Alterado pela NBC PG 12 (R1))</w:t>
      </w:r>
      <w:r w:rsidRPr="00684D5C">
        <w:rPr>
          <w:rFonts w:ascii="Arial" w:hAnsi="Arial" w:cs="Arial"/>
          <w:bCs/>
          <w:iCs/>
          <w:color w:val="0070C0"/>
          <w:sz w:val="18"/>
          <w:szCs w:val="18"/>
        </w:rPr>
        <w:t xml:space="preserve"> </w:t>
      </w:r>
      <w:r>
        <w:rPr>
          <w:rFonts w:ascii="Arial" w:hAnsi="Arial" w:cs="Arial"/>
          <w:bCs/>
          <w:iCs/>
          <w:color w:val="0070C0"/>
          <w:sz w:val="18"/>
          <w:szCs w:val="18"/>
        </w:rPr>
        <w:t>(Eliminado pela Revisão NBC 02)</w:t>
      </w:r>
    </w:p>
    <w:p w14:paraId="3749EDBA" w14:textId="77777777" w:rsidR="003B5E05" w:rsidRPr="003C114A" w:rsidRDefault="003B5E05" w:rsidP="003B5E05">
      <w:pPr>
        <w:spacing w:after="0" w:line="240" w:lineRule="auto"/>
        <w:ind w:left="993" w:hanging="426"/>
        <w:jc w:val="both"/>
        <w:rPr>
          <w:rFonts w:ascii="Arial" w:hAnsi="Arial" w:cs="Arial"/>
        </w:rPr>
      </w:pPr>
    </w:p>
    <w:p w14:paraId="2A31C214" w14:textId="77777777" w:rsidR="003B5E05" w:rsidRPr="003C114A" w:rsidRDefault="003B5E05" w:rsidP="003B5E05">
      <w:pPr>
        <w:spacing w:after="0" w:line="240" w:lineRule="auto"/>
        <w:ind w:left="567" w:hanging="567"/>
        <w:jc w:val="both"/>
        <w:rPr>
          <w:rFonts w:ascii="Arial" w:hAnsi="Arial" w:cs="Arial"/>
          <w:color w:val="FF0000"/>
        </w:rPr>
      </w:pPr>
      <w:r w:rsidRPr="003C114A">
        <w:rPr>
          <w:rFonts w:ascii="Arial" w:hAnsi="Arial" w:cs="Arial"/>
          <w:bCs/>
        </w:rPr>
        <w:t xml:space="preserve">5A.  </w:t>
      </w:r>
      <w:r w:rsidRPr="003C114A">
        <w:rPr>
          <w:rFonts w:ascii="Arial" w:hAnsi="Arial" w:cs="Arial"/>
          <w:bCs/>
        </w:rPr>
        <w:tab/>
      </w:r>
      <w:r w:rsidRPr="00684D5C">
        <w:rPr>
          <w:rFonts w:ascii="Arial" w:hAnsi="Arial" w:cs="Arial"/>
          <w:bCs/>
          <w:strike/>
        </w:rPr>
        <w:t xml:space="preserve">A suspensão temporária da capacitadora, prevista no item 5, é pelo prazo de um ano, coincidente com o ano calendário, sempre seguinte ao ano da aplicação da penalidade, período no qual fica impedida de atuar no PEPC. O descredenciamento será definitivo quando houver reincidência por mais de duas vezes na aplicação de penalidade de suspensão. </w:t>
      </w:r>
      <w:r w:rsidRPr="00684D5C">
        <w:rPr>
          <w:rFonts w:ascii="Arial" w:hAnsi="Arial" w:cs="Arial"/>
          <w:bCs/>
          <w:iCs/>
          <w:strike/>
          <w:color w:val="0070C0"/>
          <w:sz w:val="18"/>
          <w:szCs w:val="18"/>
        </w:rPr>
        <w:t>(Incluído pela NBC PG 12 (R1))</w:t>
      </w:r>
      <w:r>
        <w:rPr>
          <w:rFonts w:ascii="Arial" w:hAnsi="Arial" w:cs="Arial"/>
          <w:bCs/>
          <w:iCs/>
          <w:color w:val="0070C0"/>
          <w:sz w:val="18"/>
          <w:szCs w:val="18"/>
        </w:rPr>
        <w:t xml:space="preserve"> (Eliminado pela Revisão NBC 02)</w:t>
      </w:r>
    </w:p>
    <w:p w14:paraId="51EF3402" w14:textId="77777777" w:rsidR="003B5E05" w:rsidRPr="003C114A" w:rsidRDefault="003B5E05" w:rsidP="003B5E05">
      <w:pPr>
        <w:spacing w:after="0" w:line="240" w:lineRule="auto"/>
        <w:ind w:left="993" w:hanging="426"/>
        <w:jc w:val="both"/>
        <w:rPr>
          <w:rFonts w:ascii="Arial" w:hAnsi="Arial" w:cs="Arial"/>
          <w:color w:val="FF0000"/>
        </w:rPr>
      </w:pPr>
    </w:p>
    <w:p w14:paraId="60AB1A26" w14:textId="77777777" w:rsidR="003B5E05" w:rsidRPr="00684D5C" w:rsidRDefault="003B5E05" w:rsidP="003B5E05">
      <w:pPr>
        <w:spacing w:after="0" w:line="240" w:lineRule="auto"/>
        <w:ind w:left="567" w:hanging="567"/>
        <w:jc w:val="both"/>
        <w:rPr>
          <w:rFonts w:ascii="Arial" w:hAnsi="Arial" w:cs="Arial"/>
          <w:strike/>
        </w:rPr>
      </w:pPr>
      <w:r>
        <w:rPr>
          <w:rFonts w:ascii="Arial" w:hAnsi="Arial" w:cs="Arial"/>
          <w:strike/>
        </w:rPr>
        <w:t xml:space="preserve">6.    </w:t>
      </w:r>
      <w:r>
        <w:rPr>
          <w:rFonts w:ascii="Arial" w:hAnsi="Arial" w:cs="Arial"/>
          <w:strike/>
        </w:rPr>
        <w:tab/>
      </w:r>
      <w:r w:rsidRPr="00684D5C">
        <w:rPr>
          <w:rFonts w:ascii="Arial" w:hAnsi="Arial" w:cs="Arial"/>
          <w:strike/>
        </w:rPr>
        <w:t>Compete às capacitadoras:</w:t>
      </w:r>
    </w:p>
    <w:p w14:paraId="1F171373" w14:textId="77777777" w:rsidR="003B5E05" w:rsidRDefault="003B5E05" w:rsidP="003B5E05">
      <w:pPr>
        <w:spacing w:after="0" w:line="240" w:lineRule="auto"/>
        <w:ind w:left="567" w:hanging="567"/>
        <w:jc w:val="both"/>
        <w:rPr>
          <w:rFonts w:ascii="Arial" w:hAnsi="Arial" w:cs="Arial"/>
          <w:bCs/>
          <w:iCs/>
        </w:rPr>
      </w:pPr>
      <w:r>
        <w:rPr>
          <w:rFonts w:ascii="Arial" w:hAnsi="Arial" w:cs="Arial"/>
        </w:rPr>
        <w:t xml:space="preserve">6. </w:t>
      </w:r>
      <w:r>
        <w:rPr>
          <w:rFonts w:ascii="Arial" w:hAnsi="Arial" w:cs="Arial"/>
        </w:rPr>
        <w:tab/>
        <w:t xml:space="preserve">As capacitadoras devem: </w:t>
      </w:r>
      <w:r>
        <w:rPr>
          <w:rFonts w:ascii="Arial" w:hAnsi="Arial" w:cs="Arial"/>
          <w:bCs/>
          <w:iCs/>
          <w:color w:val="0070C0"/>
          <w:sz w:val="18"/>
          <w:szCs w:val="18"/>
        </w:rPr>
        <w:t>(Alterado pela Revisão NBC 02)</w:t>
      </w:r>
    </w:p>
    <w:p w14:paraId="5351EEFB" w14:textId="77777777" w:rsidR="003B5E05" w:rsidRPr="00684D5C" w:rsidRDefault="003B5E05" w:rsidP="003B5E05">
      <w:pPr>
        <w:spacing w:after="0" w:line="240" w:lineRule="auto"/>
        <w:ind w:left="993" w:hanging="426"/>
        <w:jc w:val="both"/>
        <w:rPr>
          <w:rFonts w:ascii="Arial" w:hAnsi="Arial" w:cs="Arial"/>
          <w:strike/>
        </w:rPr>
      </w:pPr>
      <w:r w:rsidRPr="00684D5C">
        <w:rPr>
          <w:rFonts w:ascii="Arial" w:hAnsi="Arial" w:cs="Arial"/>
          <w:strike/>
        </w:rPr>
        <w:t xml:space="preserve">(a) </w:t>
      </w:r>
      <w:r w:rsidRPr="00684D5C">
        <w:rPr>
          <w:rFonts w:ascii="Arial" w:hAnsi="Arial" w:cs="Arial"/>
          <w:strike/>
        </w:rPr>
        <w:tab/>
        <w:t>preencher requerimento de credenciamento (disponível nos Portais dos CRCs) como capacitadora a ser assinado por seu representante legal;</w:t>
      </w:r>
    </w:p>
    <w:p w14:paraId="0949E29C" w14:textId="77777777" w:rsidR="003B5E05" w:rsidRPr="003C114A" w:rsidRDefault="003B5E05" w:rsidP="003B5E05">
      <w:pPr>
        <w:spacing w:after="0" w:line="240" w:lineRule="auto"/>
        <w:ind w:left="993" w:hanging="426"/>
        <w:jc w:val="both"/>
        <w:rPr>
          <w:rFonts w:ascii="Arial" w:hAnsi="Arial" w:cs="Arial"/>
        </w:rPr>
      </w:pPr>
      <w:r>
        <w:rPr>
          <w:rFonts w:ascii="Arial" w:hAnsi="Arial" w:cs="Arial"/>
        </w:rPr>
        <w:t xml:space="preserve">(a) </w:t>
      </w:r>
      <w:r>
        <w:rPr>
          <w:rFonts w:ascii="Arial" w:hAnsi="Arial" w:cs="Arial"/>
        </w:rPr>
        <w:tab/>
        <w:t xml:space="preserve">preencher requerimento de credenciamento a ser assinado por seu representante legal; </w:t>
      </w:r>
      <w:r>
        <w:rPr>
          <w:rFonts w:ascii="Arial" w:hAnsi="Arial" w:cs="Arial"/>
          <w:bCs/>
          <w:iCs/>
          <w:color w:val="0070C0"/>
          <w:sz w:val="18"/>
          <w:szCs w:val="18"/>
        </w:rPr>
        <w:t>(Alterada pela Revisão NBC 02)</w:t>
      </w:r>
    </w:p>
    <w:p w14:paraId="728742D3"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 xml:space="preserve">(b) </w:t>
      </w:r>
      <w:r>
        <w:rPr>
          <w:rFonts w:ascii="Arial" w:hAnsi="Arial" w:cs="Arial"/>
          <w:strike/>
        </w:rPr>
        <w:tab/>
      </w:r>
      <w:r w:rsidRPr="003C114A">
        <w:rPr>
          <w:rFonts w:ascii="Arial" w:hAnsi="Arial" w:cs="Arial"/>
          <w:strike/>
        </w:rPr>
        <w:t>anexar cópia autenticada dos seus atos constitutivos, ou último instrumento consolidado e alterações posteriores, em que conste no objeto social a prerrogativa de treinamento e/ou capacitação. As firmas de auditoria ficam dispensadas desta exigência relativa ao objeto social, somente quando se tratar de cursos voltados ao público interno;</w:t>
      </w:r>
    </w:p>
    <w:p w14:paraId="4A1B95C8"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(b) </w:t>
      </w:r>
      <w:r>
        <w:rPr>
          <w:rFonts w:ascii="Arial" w:hAnsi="Arial" w:cs="Arial"/>
        </w:rPr>
        <w:tab/>
      </w:r>
      <w:r w:rsidRPr="003C114A">
        <w:rPr>
          <w:rFonts w:ascii="Arial" w:hAnsi="Arial" w:cs="Arial"/>
        </w:rPr>
        <w:t xml:space="preserve">anexar cópia autenticada dos seus atos constitutivos, ou últimos instrumentos consolidados e alterações posteriores, em que conste no objeto social a prerrogativa de treinamento e/ou capacitação; </w:t>
      </w:r>
      <w:r w:rsidRPr="003C114A">
        <w:rPr>
          <w:rFonts w:ascii="Arial" w:hAnsi="Arial" w:cs="Arial"/>
          <w:bCs/>
          <w:iCs/>
          <w:color w:val="0070C0"/>
          <w:sz w:val="18"/>
          <w:szCs w:val="18"/>
        </w:rPr>
        <w:t>(Alterada pela NBC PG 12 (R1))</w:t>
      </w:r>
    </w:p>
    <w:p w14:paraId="1F4E00AF"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strike/>
        </w:rPr>
        <w:t>(ba)</w:t>
      </w:r>
      <w:r>
        <w:rPr>
          <w:rFonts w:ascii="Arial" w:hAnsi="Arial" w:cs="Arial"/>
          <w:strike/>
        </w:rPr>
        <w:tab/>
      </w:r>
      <w:r w:rsidRPr="00684D5C">
        <w:rPr>
          <w:rFonts w:ascii="Arial" w:hAnsi="Arial" w:cs="Arial"/>
          <w:strike/>
        </w:rPr>
        <w:t>as firmas de auditoria ficam dispensadas dessa exigência relativa à inclusão da atividade de treinamento no objeto social, se não estiver oferecendo cursos voltados ao público externo;</w:t>
      </w:r>
      <w:r w:rsidRPr="003C114A">
        <w:rPr>
          <w:rFonts w:ascii="Arial" w:hAnsi="Arial" w:cs="Arial"/>
        </w:rPr>
        <w:t xml:space="preserve"> </w:t>
      </w:r>
      <w:r w:rsidRPr="003C114A">
        <w:rPr>
          <w:rFonts w:ascii="Arial" w:hAnsi="Arial" w:cs="Arial"/>
          <w:bCs/>
          <w:iCs/>
          <w:color w:val="0070C0"/>
          <w:sz w:val="18"/>
          <w:szCs w:val="18"/>
        </w:rPr>
        <w:t>(Incluída pela NBC PG 12 (R1))</w:t>
      </w:r>
    </w:p>
    <w:p w14:paraId="0E7D0A0D" w14:textId="77777777" w:rsidR="003B5E05" w:rsidRPr="003C114A" w:rsidRDefault="003B5E05" w:rsidP="003B5E05">
      <w:pPr>
        <w:spacing w:after="0" w:line="240" w:lineRule="auto"/>
        <w:ind w:left="993" w:hanging="426"/>
        <w:jc w:val="both"/>
        <w:rPr>
          <w:rFonts w:ascii="Arial" w:hAnsi="Arial" w:cs="Arial"/>
        </w:rPr>
      </w:pPr>
      <w:r>
        <w:rPr>
          <w:rFonts w:ascii="Arial" w:hAnsi="Arial" w:cs="Arial"/>
        </w:rPr>
        <w:t>(ba)</w:t>
      </w:r>
      <w:r>
        <w:rPr>
          <w:rFonts w:ascii="Arial" w:hAnsi="Arial" w:cs="Arial"/>
        </w:rPr>
        <w:tab/>
        <w:t xml:space="preserve">as organizações contábeis (firmas de auditoria, empresas de contabilidade e empresas de perícia contábil) ficam dispensadas das exigências relativas aos itens 6(b) e (c), se não oferecerem cursos voltados ao público externo; </w:t>
      </w:r>
      <w:r>
        <w:rPr>
          <w:rFonts w:ascii="Arial" w:hAnsi="Arial" w:cs="Arial"/>
          <w:bCs/>
          <w:iCs/>
          <w:color w:val="0070C0"/>
          <w:sz w:val="18"/>
          <w:szCs w:val="18"/>
        </w:rPr>
        <w:t>(Alterada pela Revisão NBC 02)</w:t>
      </w:r>
    </w:p>
    <w:p w14:paraId="6DF74B58"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strike/>
        </w:rPr>
        <w:t>(bb)</w:t>
      </w:r>
      <w:r>
        <w:rPr>
          <w:rFonts w:ascii="Arial" w:hAnsi="Arial" w:cs="Arial"/>
          <w:strike/>
        </w:rPr>
        <w:tab/>
      </w:r>
      <w:r w:rsidRPr="00684D5C">
        <w:rPr>
          <w:rFonts w:ascii="Arial" w:hAnsi="Arial" w:cs="Arial"/>
          <w:strike/>
        </w:rPr>
        <w:t>as empresa de grande porte, referidas no item 4, alínea (f), desta norma, que possuam estruturas departamentais dedicadas ao desenvolvimento e treinamento ficam dispensadas da exigência relativa à inclusão dessa atividade nos seus estatutos societários, desde que ofereçam cursos voltados ao público interno. Nesse caso, devem apresentar declaração assinada pelos seus representantes legais informando que a empresa desenvolve internamente um programa estruturado e específico de desenvolvimento profissional para os seus colaboradores, apontando o responsável que deve representar a empresa (ou o grupo empresarial) no Sistema CFC/CRCs;</w:t>
      </w:r>
      <w:r w:rsidRPr="003C114A">
        <w:rPr>
          <w:rFonts w:ascii="Arial" w:hAnsi="Arial" w:cs="Arial"/>
        </w:rPr>
        <w:t xml:space="preserve"> </w:t>
      </w:r>
      <w:r w:rsidRPr="003C114A">
        <w:rPr>
          <w:rFonts w:ascii="Arial" w:hAnsi="Arial" w:cs="Arial"/>
          <w:bCs/>
          <w:iCs/>
          <w:color w:val="0070C0"/>
          <w:sz w:val="18"/>
          <w:szCs w:val="18"/>
        </w:rPr>
        <w:t>(Incluída pela NBC PG 12 (R1))</w:t>
      </w:r>
    </w:p>
    <w:p w14:paraId="431258C5"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bCs/>
        </w:rPr>
        <w:t>(bb)</w:t>
      </w:r>
      <w:r>
        <w:rPr>
          <w:rFonts w:ascii="Arial" w:hAnsi="Arial" w:cs="Arial"/>
          <w:b/>
          <w:bCs/>
        </w:rPr>
        <w:tab/>
      </w:r>
      <w:r>
        <w:rPr>
          <w:rFonts w:ascii="Arial" w:hAnsi="Arial" w:cs="Arial"/>
          <w:bCs/>
        </w:rPr>
        <w:t xml:space="preserve">as empresas referidas no item 4, alíneas (f e h), desta norma que possuam estruturas departamentais dedicadas ao desenvolvimento e treinamento ficam dispensadas da exigência relativa à inclusão dessa atividade nos seus estatutos societários, desde que ofereçam cursos voltados ao público interno. Nesse caso, devem apresentar declaração assinada pelos seus representantes legais, informando que a empresa desenvolve internamente um programa estruturado e específico de desenvolvimento profissional para os seus colaboradores, apontando o responsável que deve representar a empresa (ou o grupo empresarial) no Sistema CFC/CRCs; </w:t>
      </w:r>
      <w:r>
        <w:rPr>
          <w:rFonts w:ascii="Arial" w:hAnsi="Arial" w:cs="Arial"/>
          <w:bCs/>
          <w:iCs/>
          <w:color w:val="0070C0"/>
          <w:sz w:val="18"/>
          <w:szCs w:val="18"/>
        </w:rPr>
        <w:t>(Alterada pela Revisão NBC 02)</w:t>
      </w:r>
    </w:p>
    <w:p w14:paraId="31E44353"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(c)</w:t>
      </w:r>
      <w:r w:rsidRPr="003C114A">
        <w:rPr>
          <w:rFonts w:ascii="Arial" w:hAnsi="Arial" w:cs="Arial"/>
        </w:rPr>
        <w:tab/>
        <w:t>anexar histórico da instituição, especificando:</w:t>
      </w:r>
    </w:p>
    <w:p w14:paraId="1CF7A51D" w14:textId="77777777" w:rsidR="003B5E05" w:rsidRPr="003C114A" w:rsidRDefault="003B5E05" w:rsidP="003B5E05">
      <w:pPr>
        <w:spacing w:after="0" w:line="240" w:lineRule="auto"/>
        <w:ind w:left="1418" w:hanging="425"/>
        <w:jc w:val="both"/>
        <w:rPr>
          <w:rFonts w:ascii="Arial" w:hAnsi="Arial" w:cs="Arial"/>
        </w:rPr>
      </w:pPr>
      <w:r w:rsidRPr="003C114A">
        <w:rPr>
          <w:rFonts w:ascii="Arial" w:hAnsi="Arial" w:cs="Arial"/>
        </w:rPr>
        <w:t xml:space="preserve"> (i) </w:t>
      </w:r>
      <w:r w:rsidRPr="003C114A">
        <w:rPr>
          <w:rFonts w:ascii="Arial" w:hAnsi="Arial" w:cs="Arial"/>
        </w:rPr>
        <w:tab/>
        <w:t>sua experiência e/ou dos instrutores em capacitação;</w:t>
      </w:r>
    </w:p>
    <w:p w14:paraId="63861AD5" w14:textId="77777777" w:rsidR="003B5E05" w:rsidRPr="003C114A" w:rsidRDefault="003B5E05" w:rsidP="003B5E05">
      <w:pPr>
        <w:spacing w:after="0" w:line="240" w:lineRule="auto"/>
        <w:ind w:left="1418" w:hanging="425"/>
        <w:jc w:val="both"/>
        <w:rPr>
          <w:rFonts w:ascii="Arial" w:hAnsi="Arial" w:cs="Arial"/>
        </w:rPr>
      </w:pPr>
      <w:r w:rsidRPr="003C114A">
        <w:rPr>
          <w:rFonts w:ascii="Arial" w:hAnsi="Arial" w:cs="Arial"/>
        </w:rPr>
        <w:t xml:space="preserve">(ii) </w:t>
      </w:r>
      <w:r w:rsidRPr="003C114A">
        <w:rPr>
          <w:rFonts w:ascii="Arial" w:hAnsi="Arial" w:cs="Arial"/>
        </w:rPr>
        <w:tab/>
        <w:t xml:space="preserve">público-alvo dos cursos. </w:t>
      </w:r>
    </w:p>
    <w:p w14:paraId="2AC03A4B" w14:textId="77777777" w:rsidR="003B5E05" w:rsidRPr="0087608A" w:rsidRDefault="003B5E05" w:rsidP="003B5E05">
      <w:pPr>
        <w:spacing w:after="0" w:line="240" w:lineRule="auto"/>
        <w:ind w:left="993" w:hanging="426"/>
        <w:jc w:val="both"/>
        <w:rPr>
          <w:rFonts w:ascii="Arial" w:hAnsi="Arial" w:cs="Arial"/>
          <w:strike/>
          <w:lang w:eastAsia="zh-CN"/>
        </w:rPr>
      </w:pPr>
      <w:r w:rsidRPr="0087608A">
        <w:rPr>
          <w:rFonts w:ascii="Arial" w:hAnsi="Arial" w:cs="Arial"/>
          <w:strike/>
        </w:rPr>
        <w:t>(d)</w:t>
      </w:r>
      <w:r w:rsidRPr="0087608A">
        <w:rPr>
          <w:rFonts w:ascii="Arial" w:hAnsi="Arial" w:cs="Arial"/>
          <w:strike/>
        </w:rPr>
        <w:tab/>
        <w:t xml:space="preserve">inserir no sistema </w:t>
      </w:r>
      <w:r w:rsidRPr="0087608A">
        <w:rPr>
          <w:rFonts w:ascii="Arial" w:hAnsi="Arial" w:cs="Arial"/>
          <w:i/>
          <w:strike/>
        </w:rPr>
        <w:t>web</w:t>
      </w:r>
      <w:r w:rsidRPr="0087608A">
        <w:rPr>
          <w:rFonts w:ascii="Arial" w:hAnsi="Arial" w:cs="Arial"/>
          <w:strike/>
        </w:rPr>
        <w:t xml:space="preserve">, com antecedência mínima de 60 (sessenta) dias da data de sua realização, dados dos cursos/eventos a serem credenciados e/ou revalidados, como: título do curso (quando em idioma estrangeiro constar também em português); tipo de curso; área temática; carga horária; conteúdo programático; bibliografia mínima atualizada; frequência mínima; cronograma de realização; critério de avaliação; modalidade; abrangência; público-alvo; nome e currículo dos professores; sem prejuízo de outras informações que possam ser solicitadas a critério da CEPC, dos CRCs e do CFC. </w:t>
      </w:r>
      <w:r w:rsidRPr="0087608A">
        <w:rPr>
          <w:rFonts w:ascii="Arial" w:hAnsi="Arial" w:cs="Arial"/>
          <w:strike/>
          <w:lang w:eastAsia="zh-CN"/>
        </w:rPr>
        <w:t>Nos casos em que o prazo acima não puder ser cumprido, a capacitadora deve comunicar ao CRC, com no mínimo 5 (cinco) dias úteis de antecedência ao evento, a data de sua realização. Nesse caso, a capacitadora tem até 15 (quinze) dias úteis, contados da data do comunicado, para cumprir as exigências para o pedido de credenciamento do curso/evento;</w:t>
      </w:r>
    </w:p>
    <w:p w14:paraId="2B890BB7" w14:textId="77777777" w:rsidR="003B5E05" w:rsidRPr="00B70772" w:rsidRDefault="003B5E05" w:rsidP="003B5E05">
      <w:pPr>
        <w:pStyle w:val="PargrafodaLista"/>
        <w:widowControl w:val="0"/>
        <w:autoSpaceDE w:val="0"/>
        <w:autoSpaceDN w:val="0"/>
        <w:spacing w:after="0" w:line="240" w:lineRule="auto"/>
        <w:ind w:left="993" w:right="-1" w:hanging="426"/>
        <w:jc w:val="both"/>
        <w:rPr>
          <w:rFonts w:ascii="Arial" w:hAnsi="Arial" w:cs="Arial"/>
        </w:rPr>
      </w:pPr>
      <w:r w:rsidRPr="00B70772">
        <w:rPr>
          <w:rFonts w:ascii="Arial" w:hAnsi="Arial" w:cs="Arial"/>
        </w:rPr>
        <w:t xml:space="preserve">(d) </w:t>
      </w:r>
      <w:r>
        <w:rPr>
          <w:rFonts w:ascii="Arial" w:hAnsi="Arial" w:cs="Arial"/>
        </w:rPr>
        <w:tab/>
      </w:r>
      <w:r w:rsidRPr="00B70772">
        <w:rPr>
          <w:rFonts w:ascii="Arial" w:hAnsi="Arial" w:cs="Arial"/>
        </w:rPr>
        <w:t>inserir no sistema Web EPC, com antecedência mínima de 60 (sessenta) dias da data de sua realização, dados dos cursos/eventos a serem credenciados e/ou revalidados, como: título do curso (quando em idioma estrangeiro constar também em português), tipo de curso, área temática, carga horária, conteúdo programático, bibliografia mínima atualizada, frequência mínima, cronograma de realização, critério de avaliação, modalidade, abrangência, público-alvo, nome e currículo dos professores, sem prejuízo de outras informações que possam ser solicitadas, a critério da CEPC, dos CRCs e do CFC. Nos casos em que o prazo acima não puder ser cumprido, a capacitadora deve comunicar ao CRC, com no mínimo 5 (cinco) dias úteis de antecedência ao evento, a data de sua realização. Nesse caso, a capacitadora tem até 15 (quinze) dias úteis, contados da data do comunicado, para cumprir as exigências para o pedido de credenciamento do curso/evento;</w:t>
      </w:r>
      <w:r w:rsidRPr="0087608A">
        <w:rPr>
          <w:rFonts w:ascii="Arial" w:hAnsi="Arial" w:cs="Arial"/>
          <w:bCs/>
          <w:iCs/>
          <w:color w:val="0070C0"/>
          <w:sz w:val="18"/>
          <w:szCs w:val="18"/>
        </w:rPr>
        <w:t xml:space="preserve"> </w:t>
      </w:r>
      <w:r>
        <w:rPr>
          <w:rFonts w:ascii="Arial" w:hAnsi="Arial" w:cs="Arial"/>
          <w:bCs/>
          <w:iCs/>
          <w:color w:val="0070C0"/>
          <w:sz w:val="18"/>
          <w:szCs w:val="18"/>
        </w:rPr>
        <w:t>(Alterada pela Revisão NBC 08)</w:t>
      </w:r>
    </w:p>
    <w:p w14:paraId="4393355C" w14:textId="77777777" w:rsidR="003B5E05" w:rsidRPr="003C114A" w:rsidRDefault="003B5E05" w:rsidP="003B5E05">
      <w:pPr>
        <w:spacing w:after="0" w:line="240" w:lineRule="auto"/>
        <w:ind w:left="993" w:hanging="426"/>
        <w:jc w:val="both"/>
        <w:rPr>
          <w:rFonts w:ascii="Arial" w:hAnsi="Arial" w:cs="Arial"/>
          <w:lang w:eastAsia="zh-CN"/>
        </w:rPr>
      </w:pPr>
    </w:p>
    <w:p w14:paraId="0172E803"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(e) </w:t>
      </w:r>
      <w:r w:rsidRPr="003C114A">
        <w:rPr>
          <w:rFonts w:ascii="Arial" w:hAnsi="Arial" w:cs="Arial"/>
        </w:rPr>
        <w:tab/>
      </w:r>
      <w:r w:rsidRPr="003C114A">
        <w:rPr>
          <w:rFonts w:ascii="Arial" w:hAnsi="Arial" w:cs="Arial"/>
          <w:lang w:eastAsia="zh-CN"/>
        </w:rPr>
        <w:t xml:space="preserve">informar, obrigatoriamente, ao CRC respectivo a data de realização de cada uma das edições, com, no mínimo, 5 (cinco) dias úteis de antecedência, no caso de cursos aprovados para realização de mais de uma edição dentro do prazo de sua validade; </w:t>
      </w:r>
    </w:p>
    <w:p w14:paraId="303B698C" w14:textId="77777777" w:rsidR="003B5E05" w:rsidRPr="003C114A" w:rsidRDefault="003B5E05" w:rsidP="003B5E05">
      <w:pPr>
        <w:spacing w:after="0" w:line="240" w:lineRule="auto"/>
        <w:ind w:left="993" w:hanging="426"/>
        <w:jc w:val="both"/>
        <w:rPr>
          <w:rFonts w:ascii="Arial" w:hAnsi="Arial" w:cs="Arial"/>
          <w:strike/>
          <w:lang w:eastAsia="zh-CN"/>
        </w:rPr>
      </w:pPr>
      <w:r w:rsidRPr="003C114A">
        <w:rPr>
          <w:rFonts w:ascii="Arial" w:hAnsi="Arial" w:cs="Arial"/>
          <w:strike/>
          <w:lang w:eastAsia="zh-CN"/>
        </w:rPr>
        <w:t xml:space="preserve">(f) </w:t>
      </w:r>
      <w:r w:rsidRPr="003C114A">
        <w:rPr>
          <w:rFonts w:ascii="Arial" w:hAnsi="Arial" w:cs="Arial"/>
          <w:strike/>
          <w:lang w:eastAsia="zh-CN"/>
        </w:rPr>
        <w:tab/>
        <w:t>dispensar os cursos de pós-graduação do prévio credenciamento no PEPC. A comprovação deve ser feita pelo profissional mediante apresentação de declaração, emitida pela IES, das disciplinas concluídas no ano;</w:t>
      </w:r>
      <w:r w:rsidRPr="003C114A">
        <w:rPr>
          <w:rFonts w:ascii="Arial" w:hAnsi="Arial" w:cs="Arial"/>
          <w:lang w:eastAsia="zh-CN"/>
        </w:rPr>
        <w:t xml:space="preserve"> </w:t>
      </w:r>
      <w:r w:rsidRPr="003C114A">
        <w:rPr>
          <w:rFonts w:ascii="Arial" w:hAnsi="Arial" w:cs="Arial"/>
          <w:bCs/>
          <w:iCs/>
          <w:color w:val="0070C0"/>
          <w:sz w:val="18"/>
          <w:szCs w:val="18"/>
        </w:rPr>
        <w:t>(Eliminado pela NBC PG 12 (R1))</w:t>
      </w:r>
    </w:p>
    <w:p w14:paraId="724CEB03" w14:textId="77777777" w:rsidR="003B5E05" w:rsidRPr="003C114A" w:rsidRDefault="003B5E05" w:rsidP="003B5E05">
      <w:pPr>
        <w:spacing w:after="0" w:line="240" w:lineRule="auto"/>
        <w:ind w:left="993" w:hanging="426"/>
        <w:jc w:val="both"/>
        <w:rPr>
          <w:rFonts w:ascii="Arial" w:hAnsi="Arial" w:cs="Arial"/>
          <w:lang w:eastAsia="zh-CN"/>
        </w:rPr>
      </w:pPr>
      <w:r w:rsidRPr="003C114A">
        <w:rPr>
          <w:rFonts w:ascii="Arial" w:hAnsi="Arial" w:cs="Arial"/>
          <w:lang w:eastAsia="zh-CN"/>
        </w:rPr>
        <w:t>(g)</w:t>
      </w:r>
      <w:r w:rsidRPr="003C114A">
        <w:rPr>
          <w:rFonts w:ascii="Arial" w:hAnsi="Arial" w:cs="Arial"/>
          <w:lang w:eastAsia="zh-CN"/>
        </w:rPr>
        <w:tab/>
        <w:t xml:space="preserve">enviar à CEPC/CRC seus planos de ação e datas para correção de eventuais discrepâncias verificadas em ação fiscalizatória no prazo estabelecido; </w:t>
      </w:r>
    </w:p>
    <w:p w14:paraId="0BE0BE8D" w14:textId="77777777" w:rsidR="003B5E05" w:rsidRPr="003C114A" w:rsidRDefault="003B5E05" w:rsidP="003B5E05">
      <w:pPr>
        <w:spacing w:after="0" w:line="240" w:lineRule="auto"/>
        <w:ind w:left="993" w:hanging="426"/>
        <w:jc w:val="both"/>
        <w:rPr>
          <w:rFonts w:ascii="Arial" w:hAnsi="Arial" w:cs="Arial"/>
          <w:strike/>
          <w:lang w:eastAsia="zh-CN"/>
        </w:rPr>
      </w:pPr>
      <w:r w:rsidRPr="003C114A">
        <w:rPr>
          <w:rFonts w:ascii="Arial" w:hAnsi="Arial" w:cs="Arial"/>
          <w:strike/>
          <w:lang w:eastAsia="zh-CN"/>
        </w:rPr>
        <w:t xml:space="preserve">(h) </w:t>
      </w:r>
      <w:r w:rsidRPr="003C114A">
        <w:rPr>
          <w:rFonts w:ascii="Arial" w:hAnsi="Arial" w:cs="Arial"/>
          <w:strike/>
          <w:lang w:eastAsia="zh-CN"/>
        </w:rPr>
        <w:tab/>
        <w:t>comunicar aos participantes somente a pontuação de um curso ou evento quando o processo de homologação estiver concluído e a pontuação validada pela CEPC-CFC;</w:t>
      </w:r>
    </w:p>
    <w:p w14:paraId="47FAEB08" w14:textId="77777777" w:rsidR="003B5E05" w:rsidRDefault="003B5E05" w:rsidP="003B5E05">
      <w:pPr>
        <w:spacing w:after="0" w:line="240" w:lineRule="auto"/>
        <w:ind w:left="993" w:hanging="426"/>
        <w:jc w:val="both"/>
        <w:rPr>
          <w:rFonts w:ascii="Arial" w:hAnsi="Arial" w:cs="Arial"/>
          <w:bCs/>
          <w:iCs/>
          <w:color w:val="0070C0"/>
          <w:sz w:val="18"/>
          <w:szCs w:val="18"/>
        </w:rPr>
      </w:pPr>
      <w:r w:rsidRPr="00BA5905">
        <w:rPr>
          <w:rFonts w:ascii="Arial" w:hAnsi="Arial" w:cs="Arial"/>
          <w:strike/>
          <w:lang w:eastAsia="zh-CN"/>
        </w:rPr>
        <w:t xml:space="preserve">(h) </w:t>
      </w:r>
      <w:r w:rsidRPr="00BA5905">
        <w:rPr>
          <w:rFonts w:ascii="Arial" w:hAnsi="Arial" w:cs="Arial"/>
          <w:strike/>
          <w:lang w:eastAsia="zh-CN"/>
        </w:rPr>
        <w:tab/>
        <w:t>somente comunicar aos participantes a pontuação do curso ou evento quando o processo de homologação estiver concluído e a pontuação validada;</w:t>
      </w:r>
      <w:r w:rsidRPr="003C114A">
        <w:rPr>
          <w:rFonts w:ascii="Arial" w:hAnsi="Arial" w:cs="Arial"/>
          <w:lang w:eastAsia="zh-CN"/>
        </w:rPr>
        <w:t xml:space="preserve"> </w:t>
      </w:r>
      <w:r w:rsidRPr="003C114A">
        <w:rPr>
          <w:rFonts w:ascii="Arial" w:hAnsi="Arial" w:cs="Arial"/>
          <w:bCs/>
          <w:iCs/>
          <w:color w:val="0070C0"/>
          <w:sz w:val="18"/>
          <w:szCs w:val="18"/>
        </w:rPr>
        <w:t>(Alterada pela NBC PG 12 (R1))</w:t>
      </w:r>
    </w:p>
    <w:p w14:paraId="00177A83" w14:textId="77777777" w:rsidR="003B5E05"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lang w:eastAsia="zh-CN"/>
        </w:rPr>
        <w:t xml:space="preserve">(h) somente comunicar aos participantes a pontuação do curso ou evento quando o processo de homologação estiver concluído e a pontuação validada, não sendo permitido solicitar credenciamento de curso já realizado; </w:t>
      </w:r>
      <w:r>
        <w:rPr>
          <w:rFonts w:ascii="Arial" w:hAnsi="Arial" w:cs="Arial"/>
          <w:bCs/>
          <w:iCs/>
          <w:color w:val="0070C0"/>
          <w:sz w:val="18"/>
          <w:szCs w:val="18"/>
        </w:rPr>
        <w:t>(Alterada pela Revisão NBC 05)</w:t>
      </w:r>
    </w:p>
    <w:p w14:paraId="1FC39695"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Pr>
          <w:rFonts w:ascii="Arial" w:hAnsi="Arial" w:cs="Arial"/>
          <w:lang w:eastAsia="zh-CN"/>
        </w:rPr>
        <w:t>(ha)</w:t>
      </w:r>
      <w:r>
        <w:rPr>
          <w:rFonts w:ascii="Arial" w:hAnsi="Arial" w:cs="Arial"/>
          <w:lang w:eastAsia="zh-CN"/>
        </w:rPr>
        <w:tab/>
        <w:t xml:space="preserve">divulgar a pontuação homologada pelo CFC/CRCs que deve ser realizada de forma a destacar a pontuação atribuída a cada área de atuação sujeita a educação profissional continuada; </w:t>
      </w:r>
      <w:r>
        <w:rPr>
          <w:rFonts w:ascii="Arial" w:hAnsi="Arial" w:cs="Arial"/>
          <w:bCs/>
          <w:iCs/>
          <w:color w:val="0070C0"/>
          <w:sz w:val="18"/>
          <w:szCs w:val="18"/>
        </w:rPr>
        <w:t>(Incluída pela Revisão NBC 02)</w:t>
      </w:r>
    </w:p>
    <w:p w14:paraId="2D74A54D" w14:textId="77777777" w:rsidR="003B5E05" w:rsidRPr="003C114A" w:rsidRDefault="003B5E05" w:rsidP="003B5E05">
      <w:pPr>
        <w:spacing w:after="0" w:line="240" w:lineRule="auto"/>
        <w:ind w:left="992" w:hanging="425"/>
        <w:jc w:val="both"/>
        <w:rPr>
          <w:rFonts w:ascii="Arial" w:hAnsi="Arial" w:cs="Arial"/>
          <w:strike/>
        </w:rPr>
      </w:pPr>
      <w:r w:rsidRPr="003C114A">
        <w:rPr>
          <w:rFonts w:ascii="Arial" w:hAnsi="Arial" w:cs="Arial"/>
          <w:strike/>
          <w:lang w:eastAsia="zh-CN"/>
        </w:rPr>
        <w:t xml:space="preserve">(i) </w:t>
      </w:r>
      <w:r w:rsidRPr="003C114A">
        <w:rPr>
          <w:rFonts w:ascii="Arial" w:hAnsi="Arial" w:cs="Arial"/>
          <w:strike/>
          <w:lang w:eastAsia="zh-CN"/>
        </w:rPr>
        <w:tab/>
      </w:r>
      <w:r w:rsidRPr="003C114A">
        <w:rPr>
          <w:rFonts w:ascii="Arial" w:hAnsi="Arial" w:cs="Arial"/>
          <w:strike/>
        </w:rPr>
        <w:t xml:space="preserve">lançar em até 30 (trinta) dias após a data de realização do curso/evento, limitado até 15 de janeiro do ano seguinte, preferencialmente por meio do sistema web, informações dos professores e dos participantes que se certificaram em curso/evento. No caso de não ter ocorrido curso/evento, a capacitadora deve prestar esta informação. </w:t>
      </w:r>
    </w:p>
    <w:p w14:paraId="6EF653E9"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6C4243">
        <w:rPr>
          <w:rFonts w:ascii="Arial" w:hAnsi="Arial" w:cs="Arial"/>
          <w:strike/>
        </w:rPr>
        <w:t xml:space="preserve">(i) </w:t>
      </w:r>
      <w:r w:rsidRPr="006C4243">
        <w:rPr>
          <w:rFonts w:ascii="Arial" w:hAnsi="Arial" w:cs="Arial"/>
          <w:strike/>
        </w:rPr>
        <w:tab/>
        <w:t xml:space="preserve">lançar em até 30 (trinta) dias após a data de realização do curso/evento, limitado até 15 de janeiro do ano seguinte, preferencialmente por meio do sistema </w:t>
      </w:r>
      <w:r w:rsidRPr="006C4243">
        <w:rPr>
          <w:rFonts w:ascii="Arial" w:hAnsi="Arial" w:cs="Arial"/>
          <w:i/>
          <w:strike/>
        </w:rPr>
        <w:t>web</w:t>
      </w:r>
      <w:r w:rsidRPr="006C4243">
        <w:rPr>
          <w:rFonts w:ascii="Arial" w:hAnsi="Arial" w:cs="Arial"/>
          <w:strike/>
        </w:rPr>
        <w:t>, informações dos professores e dos participantes que se certificaram em curso/evento.</w:t>
      </w:r>
      <w:r w:rsidRPr="003C114A">
        <w:rPr>
          <w:rFonts w:ascii="Arial" w:hAnsi="Arial" w:cs="Arial"/>
        </w:rPr>
        <w:t xml:space="preserve"> </w:t>
      </w:r>
      <w:r w:rsidRPr="003C114A">
        <w:rPr>
          <w:rFonts w:ascii="Arial" w:hAnsi="Arial" w:cs="Arial"/>
          <w:bCs/>
          <w:iCs/>
          <w:color w:val="0070C0"/>
          <w:sz w:val="18"/>
          <w:szCs w:val="18"/>
        </w:rPr>
        <w:t>(Alterada pela NBC PG 12 (R1))</w:t>
      </w:r>
    </w:p>
    <w:p w14:paraId="7AFE02C8" w14:textId="77777777" w:rsidR="003B5E05" w:rsidRDefault="003B5E05" w:rsidP="003B5E05">
      <w:pPr>
        <w:spacing w:after="0" w:line="240" w:lineRule="auto"/>
        <w:ind w:left="993" w:hanging="426"/>
        <w:jc w:val="both"/>
        <w:rPr>
          <w:rFonts w:ascii="Arial" w:hAnsi="Arial" w:cs="Arial"/>
        </w:rPr>
      </w:pPr>
      <w:r w:rsidRPr="0087608A">
        <w:rPr>
          <w:rFonts w:ascii="Arial" w:hAnsi="Arial" w:cs="Arial"/>
          <w:strike/>
        </w:rPr>
        <w:t xml:space="preserve">(i) </w:t>
      </w:r>
      <w:r w:rsidRPr="0087608A">
        <w:rPr>
          <w:rFonts w:ascii="Arial" w:hAnsi="Arial" w:cs="Arial"/>
          <w:strike/>
        </w:rPr>
        <w:tab/>
        <w:t xml:space="preserve">lançar em até 30 (trinta) dias após a data de realização do curso/evento, por meio do sistema </w:t>
      </w:r>
      <w:r w:rsidRPr="0087608A">
        <w:rPr>
          <w:rFonts w:ascii="Arial" w:hAnsi="Arial" w:cs="Arial"/>
          <w:i/>
          <w:strike/>
        </w:rPr>
        <w:t>web</w:t>
      </w:r>
      <w:r w:rsidRPr="0087608A">
        <w:rPr>
          <w:rFonts w:ascii="Arial" w:hAnsi="Arial" w:cs="Arial"/>
          <w:strike/>
        </w:rPr>
        <w:t>, informações dos professores e dos participantes que se certificaram em curso/evento. Para cursos/eventos credenciados e realizados em dezembro, a data limite para o envio das informações será 15 de janeiro do ano seguinte.</w:t>
      </w:r>
      <w:r>
        <w:rPr>
          <w:rFonts w:ascii="Arial" w:hAnsi="Arial" w:cs="Arial"/>
        </w:rPr>
        <w:t xml:space="preserve"> </w:t>
      </w:r>
      <w:r>
        <w:rPr>
          <w:rFonts w:ascii="Arial" w:hAnsi="Arial" w:cs="Arial"/>
          <w:bCs/>
          <w:iCs/>
          <w:color w:val="0070C0"/>
          <w:sz w:val="18"/>
          <w:szCs w:val="18"/>
        </w:rPr>
        <w:t>(Alterada pela Revisão NBC 05)</w:t>
      </w:r>
    </w:p>
    <w:p w14:paraId="7DBDBDA5" w14:textId="77777777" w:rsidR="003B5E05" w:rsidRPr="00B70772" w:rsidRDefault="003B5E05" w:rsidP="003B5E05">
      <w:pPr>
        <w:pStyle w:val="PargrafodaLista"/>
        <w:widowControl w:val="0"/>
        <w:tabs>
          <w:tab w:val="left" w:pos="9638"/>
        </w:tabs>
        <w:autoSpaceDE w:val="0"/>
        <w:autoSpaceDN w:val="0"/>
        <w:spacing w:after="0" w:line="240" w:lineRule="auto"/>
        <w:ind w:left="993" w:right="-1" w:hanging="426"/>
        <w:jc w:val="both"/>
        <w:rPr>
          <w:rFonts w:ascii="Arial" w:hAnsi="Arial" w:cs="Arial"/>
        </w:rPr>
      </w:pPr>
      <w:r w:rsidRPr="00B70772">
        <w:rPr>
          <w:rFonts w:ascii="Arial" w:hAnsi="Arial" w:cs="Arial"/>
        </w:rPr>
        <w:t xml:space="preserve">(i) </w:t>
      </w:r>
      <w:r>
        <w:rPr>
          <w:rFonts w:ascii="Arial" w:hAnsi="Arial" w:cs="Arial"/>
        </w:rPr>
        <w:tab/>
      </w:r>
      <w:r w:rsidRPr="00B70772">
        <w:rPr>
          <w:rFonts w:ascii="Arial" w:hAnsi="Arial" w:cs="Arial"/>
        </w:rPr>
        <w:t>lançar, em até 30 (trinta) dias após a data de realização do curso/evento, por meio do sistema Web EPC, informações dos professores e dos participantes que se certificaram em curso/evento. Para cursos/eventos credenciados e realizados em dezembro, a data limite para o envio das informações será 15 de janeiro do ano seguinte.</w:t>
      </w:r>
      <w:r w:rsidRPr="0087608A">
        <w:rPr>
          <w:rFonts w:ascii="Arial" w:hAnsi="Arial" w:cs="Arial"/>
          <w:bCs/>
          <w:iCs/>
          <w:color w:val="0070C0"/>
          <w:sz w:val="18"/>
          <w:szCs w:val="18"/>
        </w:rPr>
        <w:t xml:space="preserve"> </w:t>
      </w:r>
      <w:r>
        <w:rPr>
          <w:rFonts w:ascii="Arial" w:hAnsi="Arial" w:cs="Arial"/>
          <w:bCs/>
          <w:iCs/>
          <w:color w:val="0070C0"/>
          <w:sz w:val="18"/>
          <w:szCs w:val="18"/>
        </w:rPr>
        <w:t>(Alterada pela Revisão NBC 08)</w:t>
      </w:r>
    </w:p>
    <w:p w14:paraId="7321610B" w14:textId="77777777" w:rsidR="003B5E05" w:rsidRPr="003C114A" w:rsidRDefault="003B5E05" w:rsidP="003B5E05">
      <w:pPr>
        <w:spacing w:after="0" w:line="240" w:lineRule="auto"/>
        <w:ind w:left="993" w:hanging="426"/>
        <w:jc w:val="both"/>
        <w:rPr>
          <w:rFonts w:ascii="Arial" w:hAnsi="Arial" w:cs="Arial"/>
          <w:color w:val="FF0000"/>
        </w:rPr>
      </w:pPr>
    </w:p>
    <w:p w14:paraId="6294D7CF" w14:textId="77777777" w:rsidR="003B5E05" w:rsidRPr="003C114A" w:rsidRDefault="003B5E05" w:rsidP="003B5E05">
      <w:pPr>
        <w:spacing w:after="0" w:line="240" w:lineRule="auto"/>
        <w:ind w:left="567" w:hanging="567"/>
        <w:jc w:val="both"/>
        <w:rPr>
          <w:rFonts w:ascii="Arial" w:hAnsi="Arial" w:cs="Arial"/>
        </w:rPr>
      </w:pPr>
      <w:r w:rsidRPr="00361096">
        <w:rPr>
          <w:rFonts w:ascii="Arial" w:hAnsi="Arial" w:cs="Arial"/>
          <w:strike/>
        </w:rPr>
        <w:t>6A. No processo de avaliação e credenciamento de Entidades de Especialização ou Desenvolvimento Profissional a que se refere o item 34, alínea (g), que ofereçam cursos ao público em geral, deve ser considerado que no histórico apresentado conste, pelo menos, 2 anos de experiência em desenvolvimento de eventos de treinamento em matérias relacionadas às Ciências Contábeis e/ou a matérias correlatas, como Economia, Administração, Tributos ou Finanças.</w:t>
      </w:r>
      <w:r w:rsidRPr="003C114A">
        <w:rPr>
          <w:rFonts w:ascii="Arial" w:hAnsi="Arial" w:cs="Arial"/>
        </w:rPr>
        <w:t xml:space="preserve"> </w:t>
      </w:r>
      <w:r w:rsidRPr="003C114A">
        <w:rPr>
          <w:rFonts w:ascii="Arial" w:hAnsi="Arial" w:cs="Arial"/>
          <w:bCs/>
          <w:iCs/>
          <w:color w:val="0070C0"/>
          <w:sz w:val="18"/>
          <w:szCs w:val="18"/>
        </w:rPr>
        <w:t>(Incluído pela NBC PG 12 (R1))</w:t>
      </w:r>
    </w:p>
    <w:p w14:paraId="032800F0" w14:textId="77777777" w:rsidR="003B5E05" w:rsidRDefault="003B5E05" w:rsidP="003B5E05">
      <w:pPr>
        <w:spacing w:after="0" w:line="240" w:lineRule="auto"/>
        <w:ind w:left="993" w:hanging="426"/>
        <w:jc w:val="both"/>
        <w:rPr>
          <w:rFonts w:ascii="Arial" w:hAnsi="Arial" w:cs="Arial"/>
          <w:color w:val="FF0000"/>
        </w:rPr>
      </w:pPr>
    </w:p>
    <w:p w14:paraId="30B89768" w14:textId="77777777" w:rsidR="003B5E05" w:rsidRDefault="003B5E05" w:rsidP="003B5E05">
      <w:pPr>
        <w:spacing w:after="0" w:line="240" w:lineRule="auto"/>
        <w:ind w:left="567" w:hanging="567"/>
        <w:jc w:val="both"/>
        <w:rPr>
          <w:rFonts w:ascii="Arial" w:hAnsi="Arial" w:cs="Arial"/>
          <w:bCs/>
          <w:iCs/>
        </w:rPr>
      </w:pPr>
      <w:r>
        <w:rPr>
          <w:rFonts w:ascii="Arial" w:hAnsi="Arial" w:cs="Arial"/>
        </w:rPr>
        <w:t>6A.</w:t>
      </w:r>
      <w:r>
        <w:rPr>
          <w:rFonts w:ascii="Arial" w:hAnsi="Arial" w:cs="Arial"/>
        </w:rPr>
        <w:tab/>
        <w:t xml:space="preserve">No processo de avaliação e credenciamento de entidades de especialização ou desenvolvimento profissional a que se refere o item 34, alínea (g), que ofereçam cursos ao público em geral, deve ser considerado que no histórico apresentado conste, pelo menos, 2 anos de experiência em desenvolvimento de eventos de treinamento em matérias relacionadas às Ciências Contábeis e/ou a matérias correlatas, como Economia, Administração, Tributos ou Finanças, ou que tenha em seu quadro de instrutores profissionais com notório saber. </w:t>
      </w:r>
      <w:r>
        <w:rPr>
          <w:rFonts w:ascii="Arial" w:hAnsi="Arial" w:cs="Arial"/>
          <w:bCs/>
          <w:iCs/>
          <w:color w:val="0070C0"/>
          <w:sz w:val="18"/>
          <w:szCs w:val="18"/>
        </w:rPr>
        <w:t>(Alterado pela Revisão NBC 02)</w:t>
      </w:r>
    </w:p>
    <w:p w14:paraId="34954EAB" w14:textId="77777777" w:rsidR="003B5E05" w:rsidRPr="00B70772" w:rsidRDefault="003B5E05" w:rsidP="003B5E05">
      <w:pPr>
        <w:pStyle w:val="PargrafodaLista"/>
        <w:tabs>
          <w:tab w:val="left" w:pos="1387"/>
          <w:tab w:val="left" w:pos="9638"/>
        </w:tabs>
        <w:spacing w:after="0" w:line="240" w:lineRule="auto"/>
        <w:ind w:left="567" w:right="-1" w:hanging="567"/>
        <w:jc w:val="both"/>
        <w:rPr>
          <w:rFonts w:ascii="Arial" w:hAnsi="Arial" w:cs="Arial"/>
          <w:lang w:bidi="pt-PT"/>
        </w:rPr>
      </w:pPr>
      <w:r w:rsidRPr="00B70772">
        <w:rPr>
          <w:rFonts w:ascii="Arial" w:hAnsi="Arial" w:cs="Arial"/>
          <w:lang w:bidi="pt-PT"/>
        </w:rPr>
        <w:t>6B.</w:t>
      </w:r>
      <w:r w:rsidRPr="00B70772">
        <w:rPr>
          <w:rFonts w:ascii="Arial" w:hAnsi="Arial" w:cs="Arial"/>
          <w:lang w:bidi="pt-PT"/>
        </w:rPr>
        <w:tab/>
        <w:t>O Sistema CFC/CRCs poderá realizar o credenciamento direto de cursos e eventos, antes da sua realização, conforme os prazos e demais exigências contidas nesta Norma, promovidos por entidades de renome nacional e internacional, que executem atividades em consonância com os objetivos do PEPC.</w:t>
      </w:r>
      <w:r w:rsidRPr="0087608A">
        <w:rPr>
          <w:rFonts w:ascii="Arial" w:hAnsi="Arial" w:cs="Arial"/>
          <w:bCs/>
          <w:iCs/>
          <w:color w:val="0070C0"/>
          <w:sz w:val="18"/>
          <w:szCs w:val="18"/>
        </w:rPr>
        <w:t xml:space="preserve"> </w:t>
      </w:r>
      <w:r>
        <w:rPr>
          <w:rFonts w:ascii="Arial" w:hAnsi="Arial" w:cs="Arial"/>
          <w:bCs/>
          <w:iCs/>
          <w:color w:val="0070C0"/>
          <w:sz w:val="18"/>
          <w:szCs w:val="18"/>
        </w:rPr>
        <w:t>(Incluído pela Revisão NBC 08)</w:t>
      </w:r>
    </w:p>
    <w:p w14:paraId="5EF7D774" w14:textId="77777777" w:rsidR="003B5E05" w:rsidRPr="003C114A" w:rsidRDefault="003B5E05" w:rsidP="003B5E05">
      <w:pPr>
        <w:spacing w:after="0" w:line="240" w:lineRule="auto"/>
        <w:ind w:left="993" w:hanging="426"/>
        <w:jc w:val="both"/>
        <w:rPr>
          <w:rFonts w:ascii="Arial" w:hAnsi="Arial" w:cs="Arial"/>
          <w:color w:val="FF0000"/>
        </w:rPr>
      </w:pPr>
    </w:p>
    <w:p w14:paraId="6511551B"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7.</w:t>
      </w:r>
      <w:r w:rsidRPr="003C114A">
        <w:rPr>
          <w:rFonts w:ascii="Arial" w:hAnsi="Arial" w:cs="Arial"/>
          <w:strike/>
        </w:rPr>
        <w:tab/>
        <w:t xml:space="preserve">Os cursos e os eventos já credenciados e homologados pela CEPC-CFC, oferecidos por capacitadoras, desde que preservem as características anteriormente aprovadas (programação, carga horária, instrutores), mantêm a pontuação que lhes foram atribuídas, independentemente da unidade da Federação em que forem ministrados. </w:t>
      </w:r>
    </w:p>
    <w:p w14:paraId="64FAD016" w14:textId="77777777" w:rsidR="003B5E05" w:rsidRPr="003C114A" w:rsidRDefault="003B5E05" w:rsidP="003B5E05">
      <w:pPr>
        <w:spacing w:after="0" w:line="240" w:lineRule="auto"/>
        <w:ind w:left="567" w:hanging="567"/>
        <w:jc w:val="both"/>
        <w:rPr>
          <w:rFonts w:ascii="Arial" w:hAnsi="Arial" w:cs="Arial"/>
          <w:shd w:val="clear" w:color="auto" w:fill="00FF00"/>
        </w:rPr>
      </w:pPr>
    </w:p>
    <w:p w14:paraId="050DCFAF" w14:textId="77777777" w:rsidR="003B5E05" w:rsidRPr="003C114A" w:rsidRDefault="003B5E05" w:rsidP="003B5E05">
      <w:pPr>
        <w:spacing w:after="0" w:line="240" w:lineRule="auto"/>
        <w:ind w:left="567" w:hanging="567"/>
        <w:jc w:val="both"/>
        <w:rPr>
          <w:rFonts w:ascii="Arial" w:hAnsi="Arial" w:cs="Arial"/>
          <w:bCs/>
          <w:iCs/>
          <w:color w:val="0070C0"/>
          <w:sz w:val="18"/>
          <w:szCs w:val="18"/>
        </w:rPr>
      </w:pPr>
      <w:r w:rsidRPr="00361096">
        <w:rPr>
          <w:rFonts w:ascii="Arial" w:hAnsi="Arial" w:cs="Arial"/>
          <w:strike/>
        </w:rPr>
        <w:t>7.</w:t>
      </w:r>
      <w:r w:rsidRPr="00361096">
        <w:rPr>
          <w:rFonts w:ascii="Arial" w:hAnsi="Arial" w:cs="Arial"/>
          <w:strike/>
        </w:rPr>
        <w:tab/>
        <w:t>Os cursos e os eventos já credenciados e homologados pela CEPC/CFC, oferecidos por capacitadoras, desde que preservem as características anteriormente aprovadas (programação, carga horária, instrutores), mantêm a pontuação que lhes foi atribuída, independentemente da unidade da Federação em que forem ministrados.</w:t>
      </w:r>
      <w:r w:rsidRPr="003C114A">
        <w:rPr>
          <w:rFonts w:ascii="Arial" w:hAnsi="Arial" w:cs="Arial"/>
        </w:rPr>
        <w:t xml:space="preserve"> </w:t>
      </w:r>
      <w:r w:rsidRPr="003C114A">
        <w:rPr>
          <w:rFonts w:ascii="Arial" w:hAnsi="Arial" w:cs="Arial"/>
          <w:bCs/>
          <w:iCs/>
          <w:color w:val="0070C0"/>
          <w:sz w:val="18"/>
          <w:szCs w:val="18"/>
        </w:rPr>
        <w:t>(Alterado pela NBC PG 12 (R1))</w:t>
      </w:r>
    </w:p>
    <w:p w14:paraId="7DE5316E" w14:textId="77777777" w:rsidR="003B5E05" w:rsidRDefault="003B5E05" w:rsidP="003B5E05">
      <w:pPr>
        <w:spacing w:after="0" w:line="240" w:lineRule="auto"/>
        <w:ind w:left="720"/>
        <w:jc w:val="both"/>
        <w:rPr>
          <w:rFonts w:ascii="Arial" w:hAnsi="Arial" w:cs="Arial"/>
          <w:shd w:val="clear" w:color="auto" w:fill="00FF00"/>
        </w:rPr>
      </w:pPr>
    </w:p>
    <w:p w14:paraId="5CA64664" w14:textId="77777777" w:rsidR="003B5E05" w:rsidRDefault="003B5E05" w:rsidP="003B5E05">
      <w:pPr>
        <w:spacing w:after="0" w:line="240" w:lineRule="auto"/>
        <w:ind w:left="567" w:hanging="567"/>
        <w:jc w:val="both"/>
        <w:rPr>
          <w:rFonts w:ascii="Arial" w:hAnsi="Arial" w:cs="Arial"/>
          <w:bCs/>
          <w:iCs/>
        </w:rPr>
      </w:pPr>
      <w:r>
        <w:rPr>
          <w:rFonts w:ascii="Arial" w:hAnsi="Arial" w:cs="Arial"/>
          <w:color w:val="000000"/>
        </w:rPr>
        <w:t>7.</w:t>
      </w:r>
      <w:r>
        <w:rPr>
          <w:rFonts w:ascii="Arial" w:hAnsi="Arial" w:cs="Arial"/>
          <w:color w:val="000000"/>
        </w:rPr>
        <w:tab/>
        <w:t xml:space="preserve">Os cursos e os eventos já credenciados e homologados pela CEPC/CFC </w:t>
      </w:r>
      <w:r>
        <w:rPr>
          <w:rFonts w:ascii="Arial" w:hAnsi="Arial" w:cs="Arial"/>
        </w:rPr>
        <w:t>e pela CEPC/CRCs dos Conselhos Regionais que possuem autonomia</w:t>
      </w:r>
      <w:r>
        <w:rPr>
          <w:rFonts w:ascii="Arial" w:hAnsi="Arial" w:cs="Arial"/>
          <w:color w:val="000000"/>
        </w:rPr>
        <w:t xml:space="preserve">, oferecidos por capacitadoras, desde que preservem as características anteriormente aprovadas (programação, carga horária, instrutores), mantêm a pontuação que lhes foi atribuída, independentemente da unidade da Federação em que forem ministrados. </w:t>
      </w:r>
      <w:r>
        <w:rPr>
          <w:rFonts w:ascii="Arial" w:hAnsi="Arial" w:cs="Arial"/>
          <w:bCs/>
          <w:iCs/>
          <w:color w:val="0070C0"/>
          <w:sz w:val="18"/>
          <w:szCs w:val="18"/>
        </w:rPr>
        <w:t>(Alterado pela Revisão NBC 02)</w:t>
      </w:r>
    </w:p>
    <w:p w14:paraId="71E746DD" w14:textId="77777777" w:rsidR="003B5E05" w:rsidRDefault="003B5E05" w:rsidP="003B5E05">
      <w:pPr>
        <w:spacing w:after="0" w:line="240" w:lineRule="auto"/>
        <w:ind w:left="720"/>
        <w:jc w:val="both"/>
        <w:rPr>
          <w:rFonts w:ascii="Arial" w:hAnsi="Arial" w:cs="Arial"/>
          <w:shd w:val="clear" w:color="auto" w:fill="00FF00"/>
        </w:rPr>
      </w:pPr>
    </w:p>
    <w:p w14:paraId="509672A3" w14:textId="77777777" w:rsidR="003B5E05" w:rsidRDefault="003B5E05" w:rsidP="003B5E05">
      <w:pPr>
        <w:spacing w:after="0" w:line="240" w:lineRule="auto"/>
        <w:ind w:left="567" w:hanging="567"/>
        <w:jc w:val="both"/>
        <w:rPr>
          <w:rFonts w:ascii="Arial" w:hAnsi="Arial" w:cs="Arial"/>
          <w:iCs/>
        </w:rPr>
      </w:pPr>
      <w:r>
        <w:rPr>
          <w:rFonts w:ascii="Arial" w:hAnsi="Arial" w:cs="Arial"/>
          <w:iCs/>
        </w:rPr>
        <w:t xml:space="preserve">7A. </w:t>
      </w:r>
      <w:r>
        <w:rPr>
          <w:rFonts w:ascii="Arial" w:hAnsi="Arial" w:cs="Arial"/>
          <w:iCs/>
        </w:rPr>
        <w:tab/>
        <w:t xml:space="preserve">É vedada a modificação de carga horária e conteúdo programático de curso já credenciado. </w:t>
      </w:r>
      <w:r>
        <w:rPr>
          <w:rFonts w:ascii="Arial" w:hAnsi="Arial" w:cs="Arial"/>
          <w:bCs/>
          <w:iCs/>
          <w:color w:val="0070C0"/>
          <w:sz w:val="18"/>
          <w:szCs w:val="18"/>
        </w:rPr>
        <w:t>(Incluído pela Revisão NBC 05)</w:t>
      </w:r>
    </w:p>
    <w:p w14:paraId="36B8B5DA" w14:textId="77777777" w:rsidR="003B5E05" w:rsidRPr="003C114A" w:rsidRDefault="003B5E05" w:rsidP="003B5E05">
      <w:pPr>
        <w:spacing w:after="0" w:line="240" w:lineRule="auto"/>
        <w:ind w:left="720"/>
        <w:jc w:val="both"/>
        <w:rPr>
          <w:rFonts w:ascii="Arial" w:hAnsi="Arial" w:cs="Arial"/>
          <w:shd w:val="clear" w:color="auto" w:fill="00FF00"/>
        </w:rPr>
      </w:pPr>
    </w:p>
    <w:p w14:paraId="67252F7B" w14:textId="77777777" w:rsidR="003B5E05" w:rsidRPr="003C114A" w:rsidRDefault="003B5E05" w:rsidP="003B5E05">
      <w:pPr>
        <w:spacing w:after="0" w:line="240" w:lineRule="auto"/>
        <w:ind w:left="567" w:hanging="567"/>
        <w:jc w:val="both"/>
        <w:rPr>
          <w:rFonts w:ascii="Arial" w:hAnsi="Arial" w:cs="Arial"/>
          <w:strike/>
        </w:rPr>
      </w:pPr>
      <w:r w:rsidRPr="003C114A">
        <w:rPr>
          <w:rFonts w:ascii="Arial" w:hAnsi="Arial" w:cs="Arial"/>
          <w:strike/>
        </w:rPr>
        <w:t>8.</w:t>
      </w:r>
      <w:r w:rsidRPr="003C114A">
        <w:rPr>
          <w:rFonts w:ascii="Arial" w:hAnsi="Arial" w:cs="Arial"/>
          <w:strike/>
        </w:rPr>
        <w:tab/>
        <w:t>A CEPC-CRC deve efetuar avaliação prévia da qualificação ou preenchimento de requisitos da capacitadora com relação ao cumprimento das exigências desta Norma e da pontuação dos cursos e dos eventos, enviando o seu parecer à CEPC-CFC para homologação. O CRC deve comunicar a decisão à capacitadora.</w:t>
      </w:r>
    </w:p>
    <w:p w14:paraId="189B5FDF" w14:textId="77777777" w:rsidR="003B5E05" w:rsidRPr="003C114A" w:rsidRDefault="003B5E05" w:rsidP="003B5E05">
      <w:pPr>
        <w:spacing w:after="0" w:line="240" w:lineRule="auto"/>
        <w:ind w:left="567" w:hanging="567"/>
        <w:jc w:val="both"/>
        <w:rPr>
          <w:rFonts w:ascii="Arial" w:hAnsi="Arial" w:cs="Arial"/>
          <w:shd w:val="clear" w:color="auto" w:fill="00FF00"/>
        </w:rPr>
      </w:pPr>
    </w:p>
    <w:p w14:paraId="1BB9ADDA"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 xml:space="preserve">8. </w:t>
      </w:r>
      <w:r w:rsidRPr="003C114A">
        <w:rPr>
          <w:rFonts w:ascii="Arial" w:hAnsi="Arial" w:cs="Arial"/>
        </w:rPr>
        <w:tab/>
        <w:t xml:space="preserve">A CEPC/CRC deve efetuar avaliação prévia da qualificação ou preenchimento de requisitos da capacitadora com relação ao cumprimento das exigências desta norma, enviando o seu parecer à CEPC/CFC, para homologação. O CRC deve comunicar a decisão à capacitadora. </w:t>
      </w:r>
      <w:r w:rsidRPr="003C114A">
        <w:rPr>
          <w:rFonts w:ascii="Arial" w:hAnsi="Arial" w:cs="Arial"/>
          <w:bCs/>
          <w:iCs/>
          <w:color w:val="0070C0"/>
          <w:sz w:val="18"/>
          <w:szCs w:val="18"/>
        </w:rPr>
        <w:t>(Alterado pela NBC PG 12 (R1))</w:t>
      </w:r>
    </w:p>
    <w:p w14:paraId="3D4F54BE" w14:textId="77777777" w:rsidR="003B5E05" w:rsidRPr="003C114A" w:rsidRDefault="003B5E05" w:rsidP="003B5E05">
      <w:pPr>
        <w:spacing w:after="0" w:line="240" w:lineRule="auto"/>
        <w:ind w:left="720"/>
        <w:jc w:val="both"/>
        <w:rPr>
          <w:rFonts w:ascii="Arial" w:hAnsi="Arial" w:cs="Arial"/>
          <w:shd w:val="clear" w:color="auto" w:fill="00FF00"/>
        </w:rPr>
      </w:pPr>
    </w:p>
    <w:p w14:paraId="2772E0FB" w14:textId="77777777" w:rsidR="003B5E05" w:rsidRPr="00361096" w:rsidRDefault="003B5E05" w:rsidP="003B5E05">
      <w:pPr>
        <w:spacing w:after="0" w:line="240" w:lineRule="auto"/>
        <w:ind w:left="567" w:hanging="567"/>
        <w:jc w:val="both"/>
        <w:rPr>
          <w:rFonts w:ascii="Arial" w:hAnsi="Arial" w:cs="Arial"/>
          <w:strike/>
        </w:rPr>
      </w:pPr>
      <w:r w:rsidRPr="00361096">
        <w:rPr>
          <w:rFonts w:ascii="Arial" w:hAnsi="Arial" w:cs="Arial"/>
          <w:strike/>
        </w:rPr>
        <w:t>9.</w:t>
      </w:r>
      <w:r w:rsidRPr="00361096">
        <w:rPr>
          <w:rFonts w:ascii="Arial" w:hAnsi="Arial" w:cs="Arial"/>
          <w:strike/>
        </w:rPr>
        <w:tab/>
        <w:t>Para credenciamento dos cursos ou eventos realizados a distância, são exigidas as seguintes características mínimas:</w:t>
      </w:r>
    </w:p>
    <w:p w14:paraId="7D2DBC7F" w14:textId="77777777" w:rsidR="003B5E05" w:rsidRDefault="003B5E05" w:rsidP="003B5E05">
      <w:pPr>
        <w:spacing w:after="0" w:line="240" w:lineRule="auto"/>
        <w:ind w:left="567" w:hanging="567"/>
        <w:jc w:val="both"/>
        <w:rPr>
          <w:rFonts w:ascii="Arial" w:hAnsi="Arial" w:cs="Arial"/>
          <w:bCs/>
          <w:iCs/>
        </w:rPr>
      </w:pPr>
      <w:r>
        <w:rPr>
          <w:rFonts w:ascii="Arial" w:hAnsi="Arial" w:cs="Arial"/>
        </w:rPr>
        <w:t>9.</w:t>
      </w:r>
      <w:r>
        <w:rPr>
          <w:rFonts w:ascii="Arial" w:hAnsi="Arial" w:cs="Arial"/>
        </w:rPr>
        <w:tab/>
        <w:t xml:space="preserve">Para credenciamento dos cursos ou eventos realizados na modalidade “a distância” ou “mista”, são exigidas as seguintes características mínimas. Considera-se aquisição de conhecimento as atividades presenciais, a distância ou mistas, incluindo autoestudo, estudo dirigido, </w:t>
      </w:r>
      <w:r>
        <w:rPr>
          <w:rFonts w:ascii="Arial" w:hAnsi="Arial"/>
          <w:i/>
        </w:rPr>
        <w:t>e-learning</w:t>
      </w:r>
      <w:r>
        <w:rPr>
          <w:rFonts w:ascii="Arial" w:hAnsi="Arial" w:cs="Arial"/>
        </w:rPr>
        <w:t xml:space="preserve"> e equivalentes, sobre temas que contribuam para a melhoria da </w:t>
      </w:r>
      <w:r>
        <w:rPr>
          <w:rFonts w:ascii="Arial" w:hAnsi="Arial"/>
          <w:i/>
        </w:rPr>
        <w:t>performance</w:t>
      </w:r>
      <w:r>
        <w:rPr>
          <w:rFonts w:ascii="Arial" w:hAnsi="Arial" w:cs="Arial"/>
        </w:rPr>
        <w:t xml:space="preserve"> do profissional, com conteúdo de natureza técnica e profissional, relacionados ao PEPC: </w:t>
      </w:r>
      <w:r>
        <w:rPr>
          <w:rFonts w:ascii="Arial" w:hAnsi="Arial" w:cs="Arial"/>
          <w:bCs/>
          <w:iCs/>
          <w:color w:val="0070C0"/>
          <w:sz w:val="18"/>
          <w:szCs w:val="18"/>
        </w:rPr>
        <w:t>(Alterado pela Revisão NBC 02)</w:t>
      </w:r>
    </w:p>
    <w:p w14:paraId="5EA540A2" w14:textId="77777777" w:rsidR="003B5E05" w:rsidRPr="003C114A" w:rsidRDefault="003B5E05" w:rsidP="003B5E05">
      <w:pPr>
        <w:spacing w:after="0" w:line="240" w:lineRule="auto"/>
        <w:ind w:left="993" w:hanging="426"/>
        <w:jc w:val="both"/>
        <w:rPr>
          <w:rFonts w:ascii="Arial" w:hAnsi="Arial" w:cs="Arial"/>
          <w:lang w:eastAsia="zh-CN"/>
        </w:rPr>
      </w:pPr>
      <w:r w:rsidRPr="003C114A">
        <w:rPr>
          <w:rFonts w:ascii="Arial" w:hAnsi="Arial" w:cs="Arial"/>
          <w:lang w:eastAsia="zh-CN"/>
        </w:rPr>
        <w:t>(a)</w:t>
      </w:r>
      <w:r w:rsidRPr="003C114A">
        <w:rPr>
          <w:rFonts w:ascii="Arial" w:hAnsi="Arial" w:cs="Arial"/>
          <w:lang w:eastAsia="zh-CN"/>
        </w:rPr>
        <w:tab/>
        <w:t>especificação da forma de funcionamento;</w:t>
      </w:r>
    </w:p>
    <w:p w14:paraId="04AD614B" w14:textId="77777777" w:rsidR="003B5E05" w:rsidRPr="003C114A" w:rsidRDefault="003B5E05" w:rsidP="003B5E05">
      <w:pPr>
        <w:spacing w:after="0" w:line="240" w:lineRule="auto"/>
        <w:ind w:left="993" w:hanging="426"/>
        <w:jc w:val="both"/>
        <w:rPr>
          <w:rFonts w:ascii="Arial" w:hAnsi="Arial" w:cs="Arial"/>
          <w:lang w:eastAsia="zh-CN"/>
        </w:rPr>
      </w:pPr>
      <w:r w:rsidRPr="003C114A">
        <w:rPr>
          <w:rFonts w:ascii="Arial" w:hAnsi="Arial" w:cs="Arial"/>
          <w:lang w:eastAsia="zh-CN"/>
        </w:rPr>
        <w:t>(b)</w:t>
      </w:r>
      <w:r w:rsidRPr="003C114A">
        <w:rPr>
          <w:rFonts w:ascii="Arial" w:hAnsi="Arial" w:cs="Arial"/>
          <w:lang w:eastAsia="zh-CN"/>
        </w:rPr>
        <w:tab/>
        <w:t>especificação dos recursos que serão utilizados (exemplo: existência de fórum, tutoria para esclarecimento de dúvidas, metodologia, entre outros);</w:t>
      </w:r>
    </w:p>
    <w:p w14:paraId="0A7A36F1" w14:textId="77777777" w:rsidR="003B5E05" w:rsidRPr="0087608A" w:rsidRDefault="003B5E05" w:rsidP="003B5E05">
      <w:pPr>
        <w:spacing w:after="0" w:line="240" w:lineRule="auto"/>
        <w:ind w:left="993" w:hanging="426"/>
        <w:jc w:val="both"/>
        <w:rPr>
          <w:rFonts w:ascii="Arial" w:hAnsi="Arial" w:cs="Arial"/>
          <w:strike/>
          <w:lang w:eastAsia="zh-CN"/>
        </w:rPr>
      </w:pPr>
      <w:r w:rsidRPr="0087608A">
        <w:rPr>
          <w:rFonts w:ascii="Arial" w:hAnsi="Arial" w:cs="Arial"/>
          <w:strike/>
          <w:lang w:eastAsia="zh-CN"/>
        </w:rPr>
        <w:t>(c)</w:t>
      </w:r>
      <w:r w:rsidRPr="0087608A">
        <w:rPr>
          <w:rFonts w:ascii="Arial" w:hAnsi="Arial" w:cs="Arial"/>
          <w:strike/>
          <w:lang w:eastAsia="zh-CN"/>
        </w:rPr>
        <w:tab/>
        <w:t>comprovação de aquisição de conhecimentos.</w:t>
      </w:r>
    </w:p>
    <w:p w14:paraId="0D9A73FA" w14:textId="77777777" w:rsidR="003B5E05" w:rsidRPr="00B70772" w:rsidRDefault="003B5E05" w:rsidP="003B5E05">
      <w:pPr>
        <w:pStyle w:val="PargrafodaLista"/>
        <w:tabs>
          <w:tab w:val="left" w:pos="1387"/>
        </w:tabs>
        <w:spacing w:after="0" w:line="240" w:lineRule="auto"/>
        <w:ind w:left="567" w:right="-1"/>
        <w:jc w:val="both"/>
        <w:rPr>
          <w:rFonts w:ascii="Arial" w:hAnsi="Arial" w:cs="Arial"/>
          <w:lang w:val="pt-PT" w:bidi="pt-PT"/>
        </w:rPr>
      </w:pPr>
      <w:r w:rsidRPr="00B70772">
        <w:rPr>
          <w:rFonts w:ascii="Arial" w:hAnsi="Arial" w:cs="Arial"/>
          <w:lang w:val="pt-PT" w:bidi="pt-PT"/>
        </w:rPr>
        <w:t>(c) controle de frequência  ou comprovação de aquisição de conhecimentos.</w:t>
      </w:r>
      <w:r w:rsidRPr="0087608A">
        <w:rPr>
          <w:rFonts w:ascii="Arial" w:hAnsi="Arial" w:cs="Arial"/>
          <w:bCs/>
          <w:iCs/>
          <w:color w:val="0070C0"/>
          <w:sz w:val="18"/>
          <w:szCs w:val="18"/>
        </w:rPr>
        <w:t xml:space="preserve"> </w:t>
      </w:r>
      <w:r>
        <w:rPr>
          <w:rFonts w:ascii="Arial" w:hAnsi="Arial" w:cs="Arial"/>
          <w:bCs/>
          <w:iCs/>
          <w:color w:val="0070C0"/>
          <w:sz w:val="18"/>
          <w:szCs w:val="18"/>
        </w:rPr>
        <w:t>(Alterado pela Revisão NBC 08)</w:t>
      </w:r>
    </w:p>
    <w:p w14:paraId="795FE8AD" w14:textId="77777777" w:rsidR="003B5E05" w:rsidRPr="00B70772" w:rsidRDefault="003B5E05" w:rsidP="003B5E05">
      <w:pPr>
        <w:pStyle w:val="PargrafodaLista"/>
        <w:tabs>
          <w:tab w:val="left" w:pos="1387"/>
        </w:tabs>
        <w:spacing w:after="0" w:line="240" w:lineRule="auto"/>
        <w:ind w:left="567" w:right="-1" w:hanging="567"/>
        <w:jc w:val="both"/>
        <w:rPr>
          <w:rFonts w:ascii="Arial" w:hAnsi="Arial" w:cs="Arial"/>
          <w:lang w:val="pt-PT" w:bidi="pt-PT"/>
        </w:rPr>
      </w:pPr>
    </w:p>
    <w:p w14:paraId="6F6E3127" w14:textId="77777777" w:rsidR="003B5E05" w:rsidRPr="0087608A" w:rsidRDefault="003B5E05" w:rsidP="003B5E05">
      <w:pPr>
        <w:spacing w:after="0" w:line="240" w:lineRule="auto"/>
        <w:ind w:left="567" w:hanging="567"/>
        <w:jc w:val="both"/>
        <w:rPr>
          <w:rFonts w:ascii="Arial" w:hAnsi="Arial" w:cs="Arial"/>
          <w:strike/>
        </w:rPr>
      </w:pPr>
      <w:r w:rsidRPr="0087608A">
        <w:rPr>
          <w:rFonts w:ascii="Arial" w:hAnsi="Arial" w:cs="Arial"/>
          <w:strike/>
        </w:rPr>
        <w:t>10.</w:t>
      </w:r>
      <w:r w:rsidRPr="0087608A">
        <w:rPr>
          <w:rFonts w:ascii="Arial" w:hAnsi="Arial" w:cs="Arial"/>
          <w:strike/>
        </w:rPr>
        <w:tab/>
        <w:t>Para credenciamento dos cursos realizados na modalidade “Autoestudo”, é exigido o aproveitamento de, no mínimo, 75% (setenta e cinco por cento).</w:t>
      </w:r>
    </w:p>
    <w:p w14:paraId="71608C31" w14:textId="77777777" w:rsidR="003B5E05" w:rsidRPr="00B70772" w:rsidRDefault="003B5E05" w:rsidP="003B5E05">
      <w:pPr>
        <w:pStyle w:val="PargrafodaLista"/>
        <w:widowControl w:val="0"/>
        <w:tabs>
          <w:tab w:val="left" w:pos="960"/>
        </w:tabs>
        <w:autoSpaceDE w:val="0"/>
        <w:autoSpaceDN w:val="0"/>
        <w:spacing w:after="0" w:line="240" w:lineRule="auto"/>
        <w:ind w:left="567" w:right="-1" w:hanging="567"/>
        <w:jc w:val="both"/>
        <w:rPr>
          <w:rFonts w:ascii="Arial" w:hAnsi="Arial" w:cs="Arial"/>
        </w:rPr>
      </w:pPr>
      <w:r w:rsidRPr="00B70772">
        <w:rPr>
          <w:rFonts w:ascii="Arial" w:hAnsi="Arial" w:cs="Arial"/>
        </w:rPr>
        <w:t>10.</w:t>
      </w:r>
      <w:r w:rsidRPr="00B70772">
        <w:rPr>
          <w:rFonts w:ascii="Arial" w:hAnsi="Arial" w:cs="Arial"/>
        </w:rPr>
        <w:tab/>
        <w:t xml:space="preserve">Para credenciamento dos cursos que não sejam “online”, ou seja, realizados nas modalidades “Autoestudo”, e-learning ou estudo dirigido,  ou seja, aqueles caracterizados pela ausência de interação com o instrutor, acessados a partir de gravações, é exigida a comprovação de aquisição de conhecimento com o aproveitamento de, no mínimo, 75% (setenta e cinco por cento). </w:t>
      </w:r>
      <w:r>
        <w:rPr>
          <w:rFonts w:ascii="Arial" w:hAnsi="Arial" w:cs="Arial"/>
          <w:bCs/>
          <w:iCs/>
          <w:color w:val="0070C0"/>
          <w:sz w:val="18"/>
          <w:szCs w:val="18"/>
        </w:rPr>
        <w:t>(Alterado pela Revisão NBC 08)</w:t>
      </w:r>
    </w:p>
    <w:p w14:paraId="1FEF2AB7" w14:textId="77777777" w:rsidR="003B5E05" w:rsidRPr="00B70772" w:rsidRDefault="003B5E05" w:rsidP="003B5E05">
      <w:pPr>
        <w:pStyle w:val="PargrafodaLista"/>
        <w:widowControl w:val="0"/>
        <w:tabs>
          <w:tab w:val="left" w:pos="960"/>
        </w:tabs>
        <w:autoSpaceDE w:val="0"/>
        <w:autoSpaceDN w:val="0"/>
        <w:spacing w:after="0" w:line="240" w:lineRule="auto"/>
        <w:ind w:left="567" w:right="389" w:hanging="567"/>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2050"/>
        <w:gridCol w:w="2833"/>
      </w:tblGrid>
      <w:tr w:rsidR="003B5E05" w:rsidRPr="00B70772" w14:paraId="568E28F6" w14:textId="77777777" w:rsidTr="009A4CD5">
        <w:trPr>
          <w:jc w:val="center"/>
        </w:trPr>
        <w:tc>
          <w:tcPr>
            <w:tcW w:w="2288" w:type="dxa"/>
          </w:tcPr>
          <w:p w14:paraId="35466C26"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Atividade</w:t>
            </w:r>
          </w:p>
        </w:tc>
        <w:tc>
          <w:tcPr>
            <w:tcW w:w="2050" w:type="dxa"/>
          </w:tcPr>
          <w:p w14:paraId="69AFB416"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Frequência mínima</w:t>
            </w:r>
          </w:p>
        </w:tc>
        <w:tc>
          <w:tcPr>
            <w:tcW w:w="2833" w:type="dxa"/>
          </w:tcPr>
          <w:p w14:paraId="149C985F" w14:textId="77777777" w:rsidR="003B5E05" w:rsidRPr="00B70772" w:rsidRDefault="003B5E05" w:rsidP="009A4CD5">
            <w:pPr>
              <w:tabs>
                <w:tab w:val="left" w:pos="960"/>
              </w:tabs>
              <w:spacing w:after="0" w:line="240" w:lineRule="auto"/>
              <w:ind w:left="393" w:right="389"/>
              <w:outlineLvl w:val="2"/>
              <w:rPr>
                <w:rFonts w:ascii="Arial" w:hAnsi="Arial" w:cs="Arial"/>
              </w:rPr>
            </w:pPr>
            <w:bookmarkStart w:id="272" w:name="_Toc182400442"/>
            <w:bookmarkStart w:id="273" w:name="_Toc183036932"/>
            <w:r w:rsidRPr="00B70772">
              <w:rPr>
                <w:rFonts w:ascii="Arial" w:hAnsi="Arial" w:cs="Arial"/>
              </w:rPr>
              <w:t>Aproveitamento mínimo</w:t>
            </w:r>
            <w:bookmarkEnd w:id="272"/>
            <w:bookmarkEnd w:id="273"/>
          </w:p>
        </w:tc>
      </w:tr>
      <w:tr w:rsidR="003B5E05" w:rsidRPr="00B70772" w14:paraId="08C4AF0D" w14:textId="77777777" w:rsidTr="009A4CD5">
        <w:trPr>
          <w:jc w:val="center"/>
        </w:trPr>
        <w:tc>
          <w:tcPr>
            <w:tcW w:w="2288" w:type="dxa"/>
          </w:tcPr>
          <w:p w14:paraId="26C644E7"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Cursos presenciais</w:t>
            </w:r>
          </w:p>
        </w:tc>
        <w:tc>
          <w:tcPr>
            <w:tcW w:w="2050" w:type="dxa"/>
          </w:tcPr>
          <w:p w14:paraId="1F4E1C19"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w:t>
            </w:r>
          </w:p>
        </w:tc>
        <w:tc>
          <w:tcPr>
            <w:tcW w:w="2833" w:type="dxa"/>
          </w:tcPr>
          <w:p w14:paraId="1298BE2E"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 quando exigido pela capacitadora</w:t>
            </w:r>
          </w:p>
        </w:tc>
      </w:tr>
      <w:tr w:rsidR="003B5E05" w:rsidRPr="00B70772" w14:paraId="15E1CDA7" w14:textId="77777777" w:rsidTr="009A4CD5">
        <w:trPr>
          <w:jc w:val="center"/>
        </w:trPr>
        <w:tc>
          <w:tcPr>
            <w:tcW w:w="2288" w:type="dxa"/>
          </w:tcPr>
          <w:p w14:paraId="7C7C2C02"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Cursos a distância</w:t>
            </w:r>
          </w:p>
        </w:tc>
        <w:tc>
          <w:tcPr>
            <w:tcW w:w="2050" w:type="dxa"/>
          </w:tcPr>
          <w:p w14:paraId="42B141F6"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w:t>
            </w:r>
          </w:p>
        </w:tc>
        <w:tc>
          <w:tcPr>
            <w:tcW w:w="2833" w:type="dxa"/>
          </w:tcPr>
          <w:p w14:paraId="253C5050"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w:t>
            </w:r>
          </w:p>
        </w:tc>
      </w:tr>
      <w:tr w:rsidR="003B5E05" w:rsidRPr="00B70772" w14:paraId="204D3EF0" w14:textId="77777777" w:rsidTr="009A4CD5">
        <w:trPr>
          <w:jc w:val="center"/>
        </w:trPr>
        <w:tc>
          <w:tcPr>
            <w:tcW w:w="2288" w:type="dxa"/>
          </w:tcPr>
          <w:p w14:paraId="129B492D"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Eventos presenciais</w:t>
            </w:r>
          </w:p>
        </w:tc>
        <w:tc>
          <w:tcPr>
            <w:tcW w:w="2050" w:type="dxa"/>
          </w:tcPr>
          <w:p w14:paraId="6A52FE17"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w:t>
            </w:r>
          </w:p>
        </w:tc>
        <w:tc>
          <w:tcPr>
            <w:tcW w:w="2833" w:type="dxa"/>
          </w:tcPr>
          <w:p w14:paraId="0CEAA1C8"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 quando exigido pela capacitadora</w:t>
            </w:r>
          </w:p>
        </w:tc>
      </w:tr>
      <w:tr w:rsidR="003B5E05" w:rsidRPr="00B70772" w14:paraId="78F461D5" w14:textId="77777777" w:rsidTr="009A4CD5">
        <w:trPr>
          <w:jc w:val="center"/>
        </w:trPr>
        <w:tc>
          <w:tcPr>
            <w:tcW w:w="2288" w:type="dxa"/>
          </w:tcPr>
          <w:p w14:paraId="4E744964"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Eventos a distância</w:t>
            </w:r>
          </w:p>
        </w:tc>
        <w:tc>
          <w:tcPr>
            <w:tcW w:w="2050" w:type="dxa"/>
          </w:tcPr>
          <w:p w14:paraId="5E3050C0"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w:t>
            </w:r>
          </w:p>
        </w:tc>
        <w:tc>
          <w:tcPr>
            <w:tcW w:w="2833" w:type="dxa"/>
          </w:tcPr>
          <w:p w14:paraId="7E96C444" w14:textId="77777777" w:rsidR="003B5E05" w:rsidRPr="00B70772" w:rsidRDefault="003B5E05" w:rsidP="009A4CD5">
            <w:pPr>
              <w:tabs>
                <w:tab w:val="left" w:pos="960"/>
              </w:tabs>
              <w:spacing w:after="0" w:line="240" w:lineRule="auto"/>
              <w:ind w:right="389"/>
              <w:rPr>
                <w:rFonts w:ascii="Arial" w:hAnsi="Arial" w:cs="Arial"/>
              </w:rPr>
            </w:pPr>
            <w:r w:rsidRPr="00B70772">
              <w:rPr>
                <w:rFonts w:ascii="Arial" w:hAnsi="Arial" w:cs="Arial"/>
              </w:rPr>
              <w:t>75%</w:t>
            </w:r>
          </w:p>
        </w:tc>
      </w:tr>
    </w:tbl>
    <w:p w14:paraId="525A0F68" w14:textId="77777777" w:rsidR="003B5E05" w:rsidRPr="00B70772" w:rsidRDefault="003B5E05" w:rsidP="003B5E05">
      <w:pPr>
        <w:tabs>
          <w:tab w:val="left" w:pos="960"/>
        </w:tabs>
        <w:spacing w:after="0" w:line="240" w:lineRule="auto"/>
        <w:ind w:left="392" w:right="389"/>
        <w:rPr>
          <w:rFonts w:ascii="Arial" w:hAnsi="Arial" w:cs="Arial"/>
        </w:rPr>
      </w:pPr>
    </w:p>
    <w:p w14:paraId="640DD954" w14:textId="77777777" w:rsidR="003B5E05" w:rsidRPr="003C114A" w:rsidRDefault="003B5E05" w:rsidP="003B5E05">
      <w:pPr>
        <w:spacing w:after="0" w:line="240" w:lineRule="auto"/>
        <w:ind w:left="567" w:hanging="567"/>
        <w:jc w:val="both"/>
        <w:rPr>
          <w:rFonts w:ascii="Arial" w:hAnsi="Arial" w:cs="Arial"/>
        </w:rPr>
      </w:pPr>
    </w:p>
    <w:p w14:paraId="02574F79"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11.</w:t>
      </w:r>
      <w:r w:rsidRPr="003C114A">
        <w:rPr>
          <w:rFonts w:ascii="Arial" w:hAnsi="Arial" w:cs="Arial"/>
        </w:rPr>
        <w:tab/>
        <w:t>Uma vez atendidos os critérios mínimos de avaliação e frequência, as capacitadoras devem emitir aos participantes atestados, diplomas, certificados ou documento equivalente, contendo, no mínimo, as seguintes informações:</w:t>
      </w:r>
    </w:p>
    <w:p w14:paraId="6A909445"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w:t>
      </w:r>
      <w:r w:rsidRPr="003C114A">
        <w:rPr>
          <w:rFonts w:ascii="Arial" w:hAnsi="Arial" w:cs="Arial"/>
        </w:rPr>
        <w:tab/>
        <w:t>nome da capacitadora;</w:t>
      </w:r>
    </w:p>
    <w:p w14:paraId="47950791" w14:textId="77777777" w:rsidR="003B5E05" w:rsidRDefault="003B5E05" w:rsidP="003B5E05">
      <w:pPr>
        <w:spacing w:after="0" w:line="240" w:lineRule="auto"/>
        <w:ind w:left="993" w:hanging="426"/>
        <w:jc w:val="both"/>
        <w:rPr>
          <w:rFonts w:ascii="Arial" w:hAnsi="Arial" w:cs="Arial"/>
          <w:strike/>
        </w:rPr>
      </w:pPr>
      <w:r w:rsidRPr="0087608A">
        <w:rPr>
          <w:rFonts w:ascii="Arial" w:hAnsi="Arial" w:cs="Arial"/>
          <w:strike/>
        </w:rPr>
        <w:t>(b)</w:t>
      </w:r>
      <w:r w:rsidRPr="0087608A">
        <w:rPr>
          <w:rFonts w:ascii="Arial" w:hAnsi="Arial" w:cs="Arial"/>
          <w:strike/>
        </w:rPr>
        <w:tab/>
        <w:t>nome e número de registro do participante no CRC;</w:t>
      </w:r>
    </w:p>
    <w:p w14:paraId="3B5010C1" w14:textId="77777777" w:rsidR="003B5E05" w:rsidRPr="003C114A" w:rsidRDefault="003B5E05" w:rsidP="003B5E05">
      <w:pPr>
        <w:spacing w:after="0" w:line="240" w:lineRule="auto"/>
        <w:ind w:left="993" w:hanging="426"/>
        <w:jc w:val="both"/>
        <w:rPr>
          <w:rFonts w:ascii="Arial" w:hAnsi="Arial" w:cs="Arial"/>
        </w:rPr>
      </w:pPr>
      <w:r w:rsidRPr="00B70772">
        <w:rPr>
          <w:rFonts w:ascii="Arial" w:hAnsi="Arial" w:cs="Arial"/>
        </w:rPr>
        <w:t>(b) nome e número de CPF;</w:t>
      </w:r>
      <w:r w:rsidRPr="0087608A">
        <w:rPr>
          <w:rFonts w:ascii="Arial" w:hAnsi="Arial" w:cs="Arial"/>
          <w:bCs/>
          <w:iCs/>
          <w:color w:val="0070C0"/>
          <w:sz w:val="18"/>
          <w:szCs w:val="18"/>
        </w:rPr>
        <w:t xml:space="preserve"> </w:t>
      </w:r>
      <w:r>
        <w:rPr>
          <w:rFonts w:ascii="Arial" w:hAnsi="Arial" w:cs="Arial"/>
          <w:bCs/>
          <w:iCs/>
          <w:color w:val="0070C0"/>
          <w:sz w:val="18"/>
          <w:szCs w:val="18"/>
        </w:rPr>
        <w:t>(Alterado pela Revisão NBC 08)</w:t>
      </w:r>
    </w:p>
    <w:p w14:paraId="099F961B"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(c)</w:t>
      </w:r>
      <w:r w:rsidRPr="003C114A">
        <w:rPr>
          <w:rFonts w:ascii="Arial" w:hAnsi="Arial" w:cs="Arial"/>
        </w:rPr>
        <w:tab/>
        <w:t>nome do curso ou evento e período de realização;</w:t>
      </w:r>
      <w:r w:rsidRPr="0087608A">
        <w:rPr>
          <w:rFonts w:ascii="Arial" w:hAnsi="Arial" w:cs="Arial"/>
          <w:bCs/>
          <w:iCs/>
          <w:color w:val="0070C0"/>
          <w:sz w:val="18"/>
          <w:szCs w:val="18"/>
        </w:rPr>
        <w:t xml:space="preserve"> </w:t>
      </w:r>
      <w:r w:rsidRPr="003C114A">
        <w:rPr>
          <w:rFonts w:ascii="Arial" w:hAnsi="Arial" w:cs="Arial"/>
        </w:rPr>
        <w:t>(d)</w:t>
      </w:r>
      <w:r w:rsidRPr="003C114A">
        <w:rPr>
          <w:rFonts w:ascii="Arial" w:hAnsi="Arial" w:cs="Arial"/>
        </w:rPr>
        <w:tab/>
        <w:t>duração em horas;</w:t>
      </w:r>
    </w:p>
    <w:p w14:paraId="4A4E430E" w14:textId="77777777" w:rsidR="003B5E05" w:rsidRPr="003C114A" w:rsidRDefault="003B5E05" w:rsidP="003B5E05">
      <w:pPr>
        <w:spacing w:after="0" w:line="240" w:lineRule="auto"/>
        <w:ind w:left="992" w:hanging="425"/>
        <w:jc w:val="both"/>
        <w:rPr>
          <w:rFonts w:ascii="Arial" w:hAnsi="Arial" w:cs="Arial"/>
        </w:rPr>
      </w:pPr>
      <w:r w:rsidRPr="003C114A">
        <w:rPr>
          <w:rFonts w:ascii="Arial" w:hAnsi="Arial" w:cs="Arial"/>
        </w:rPr>
        <w:t>(e)</w:t>
      </w:r>
      <w:r w:rsidRPr="003C114A">
        <w:rPr>
          <w:rFonts w:ascii="Arial" w:hAnsi="Arial" w:cs="Arial"/>
        </w:rPr>
        <w:tab/>
        <w:t>especificação dos pontos válidos, conforme homologado pela CEPC/CFC; e</w:t>
      </w:r>
    </w:p>
    <w:p w14:paraId="376F413C" w14:textId="77777777" w:rsidR="003B5E05" w:rsidRPr="003C114A" w:rsidRDefault="003B5E05" w:rsidP="003B5E05">
      <w:pPr>
        <w:spacing w:after="0" w:line="240" w:lineRule="auto"/>
        <w:ind w:left="992" w:hanging="425"/>
        <w:jc w:val="both"/>
        <w:rPr>
          <w:rFonts w:ascii="Arial" w:hAnsi="Arial" w:cs="Arial"/>
          <w:bCs/>
          <w:iCs/>
          <w:color w:val="0070C0"/>
          <w:sz w:val="18"/>
          <w:szCs w:val="18"/>
        </w:rPr>
      </w:pPr>
      <w:r w:rsidRPr="003C114A">
        <w:rPr>
          <w:rFonts w:ascii="Arial" w:hAnsi="Arial" w:cs="Arial"/>
        </w:rPr>
        <w:t xml:space="preserve">(f)  assinatura do diretor ou do representante legal da capacitadora. </w:t>
      </w:r>
      <w:r w:rsidRPr="003C114A">
        <w:rPr>
          <w:rFonts w:ascii="Arial" w:hAnsi="Arial" w:cs="Arial"/>
          <w:bCs/>
          <w:iCs/>
          <w:color w:val="0070C0"/>
          <w:sz w:val="18"/>
          <w:szCs w:val="18"/>
        </w:rPr>
        <w:t>(Incluída pela NBC PG 12 (R2))</w:t>
      </w:r>
    </w:p>
    <w:p w14:paraId="422669C6" w14:textId="77777777" w:rsidR="003B5E05" w:rsidRPr="003C114A" w:rsidRDefault="003B5E05" w:rsidP="003B5E05">
      <w:pPr>
        <w:spacing w:after="0" w:line="240" w:lineRule="auto"/>
        <w:jc w:val="both"/>
        <w:rPr>
          <w:rFonts w:ascii="Arial" w:hAnsi="Arial" w:cs="Arial"/>
        </w:rPr>
      </w:pPr>
    </w:p>
    <w:p w14:paraId="56B495A3" w14:textId="77777777" w:rsidR="003B5E05" w:rsidRPr="003C114A" w:rsidRDefault="003B5E05" w:rsidP="003B5E05">
      <w:pPr>
        <w:spacing w:after="0" w:line="240" w:lineRule="auto"/>
        <w:jc w:val="both"/>
        <w:rPr>
          <w:rFonts w:ascii="Arial" w:hAnsi="Arial" w:cs="Arial"/>
          <w:b/>
        </w:rPr>
      </w:pPr>
      <w:r w:rsidRPr="003C114A">
        <w:rPr>
          <w:rFonts w:ascii="Arial" w:hAnsi="Arial" w:cs="Arial"/>
          <w:b/>
        </w:rPr>
        <w:t>Documentação para controle e fiscalização</w:t>
      </w:r>
    </w:p>
    <w:p w14:paraId="68DD7DB5" w14:textId="77777777" w:rsidR="003B5E05" w:rsidRPr="003C114A" w:rsidRDefault="003B5E05" w:rsidP="003B5E05">
      <w:pPr>
        <w:spacing w:after="0" w:line="240" w:lineRule="auto"/>
        <w:jc w:val="both"/>
        <w:rPr>
          <w:rFonts w:ascii="Arial" w:hAnsi="Arial" w:cs="Arial"/>
          <w:b/>
        </w:rPr>
      </w:pPr>
    </w:p>
    <w:p w14:paraId="142C6D63" w14:textId="77777777" w:rsidR="003B5E05" w:rsidRPr="0087608A" w:rsidRDefault="003B5E05" w:rsidP="003B5E05">
      <w:pPr>
        <w:spacing w:after="0" w:line="240" w:lineRule="auto"/>
        <w:ind w:left="567" w:hanging="567"/>
        <w:jc w:val="both"/>
        <w:rPr>
          <w:rFonts w:ascii="Arial" w:hAnsi="Arial" w:cs="Arial"/>
          <w:strike/>
        </w:rPr>
      </w:pPr>
      <w:r w:rsidRPr="0087608A">
        <w:rPr>
          <w:rFonts w:ascii="Arial" w:hAnsi="Arial" w:cs="Arial"/>
          <w:strike/>
        </w:rPr>
        <w:t>12.</w:t>
      </w:r>
      <w:r w:rsidRPr="0087608A">
        <w:rPr>
          <w:rFonts w:ascii="Arial" w:hAnsi="Arial" w:cs="Arial"/>
          <w:strike/>
        </w:rPr>
        <w:tab/>
        <w:t xml:space="preserve">Os CRCs devem manter à disposição dos interessados a relação atualizada das capacitadoras e dos respectivos cursos e eventos credenciados, no </w:t>
      </w:r>
      <w:r w:rsidRPr="0087608A">
        <w:rPr>
          <w:rFonts w:ascii="Arial" w:hAnsi="Arial" w:cs="Arial"/>
          <w:i/>
          <w:strike/>
        </w:rPr>
        <w:t>website</w:t>
      </w:r>
      <w:r w:rsidRPr="0087608A">
        <w:rPr>
          <w:rFonts w:ascii="Arial" w:hAnsi="Arial" w:cs="Arial"/>
          <w:strike/>
        </w:rPr>
        <w:t>, quando abertos ao público em geral.</w:t>
      </w:r>
    </w:p>
    <w:p w14:paraId="076D2045" w14:textId="77777777" w:rsidR="003B5E05" w:rsidRPr="00B70772" w:rsidRDefault="003B5E05" w:rsidP="003B5E05">
      <w:pPr>
        <w:tabs>
          <w:tab w:val="left" w:pos="960"/>
        </w:tabs>
        <w:spacing w:after="0" w:line="240" w:lineRule="auto"/>
        <w:ind w:left="567" w:right="-1" w:hanging="567"/>
        <w:jc w:val="both"/>
        <w:rPr>
          <w:rFonts w:ascii="Arial" w:hAnsi="Arial" w:cs="Arial"/>
          <w:lang w:val="pt-PT" w:bidi="pt-PT"/>
        </w:rPr>
      </w:pPr>
      <w:r w:rsidRPr="00B70772">
        <w:rPr>
          <w:rFonts w:ascii="Arial" w:hAnsi="Arial" w:cs="Arial"/>
          <w:lang w:val="pt-PT" w:bidi="pt-PT"/>
        </w:rPr>
        <w:t>12.</w:t>
      </w:r>
      <w:r w:rsidRPr="00B70772">
        <w:rPr>
          <w:rFonts w:ascii="Arial" w:hAnsi="Arial" w:cs="Arial"/>
          <w:lang w:val="pt-PT" w:bidi="pt-PT"/>
        </w:rPr>
        <w:tab/>
        <w:t>Os CRCs devem manter à disposição dos interessados a relação atualizada das capacitadoras e dos respectivos cursos e eventos credenciados, no Sistema Web EPC, quando abertos ao público em geral.</w:t>
      </w:r>
      <w:r w:rsidRPr="0087608A">
        <w:rPr>
          <w:rFonts w:ascii="Arial" w:hAnsi="Arial" w:cs="Arial"/>
          <w:bCs/>
          <w:iCs/>
          <w:color w:val="0070C0"/>
          <w:sz w:val="18"/>
          <w:szCs w:val="18"/>
        </w:rPr>
        <w:t xml:space="preserve"> </w:t>
      </w:r>
      <w:r>
        <w:rPr>
          <w:rFonts w:ascii="Arial" w:hAnsi="Arial" w:cs="Arial"/>
          <w:bCs/>
          <w:iCs/>
          <w:color w:val="0070C0"/>
          <w:sz w:val="18"/>
          <w:szCs w:val="18"/>
        </w:rPr>
        <w:t>(Alterado pela Revisão NBC 08)</w:t>
      </w:r>
    </w:p>
    <w:p w14:paraId="007BBE7A" w14:textId="77777777" w:rsidR="003B5E05" w:rsidRPr="003C114A" w:rsidRDefault="003B5E05" w:rsidP="003B5E05">
      <w:pPr>
        <w:spacing w:after="0" w:line="240" w:lineRule="auto"/>
        <w:jc w:val="both"/>
        <w:rPr>
          <w:rFonts w:ascii="Arial" w:hAnsi="Arial" w:cs="Arial"/>
          <w:color w:val="FF0000"/>
        </w:rPr>
      </w:pPr>
    </w:p>
    <w:p w14:paraId="264705C5" w14:textId="77777777" w:rsidR="003B5E05" w:rsidRPr="003C114A" w:rsidRDefault="003B5E05" w:rsidP="003B5E05">
      <w:pPr>
        <w:spacing w:after="0" w:line="240" w:lineRule="auto"/>
        <w:ind w:left="567" w:hanging="567"/>
        <w:jc w:val="both"/>
        <w:rPr>
          <w:rFonts w:ascii="Arial" w:hAnsi="Arial" w:cs="Arial"/>
        </w:rPr>
      </w:pPr>
      <w:r>
        <w:rPr>
          <w:rFonts w:ascii="Arial" w:hAnsi="Arial" w:cs="Arial"/>
        </w:rPr>
        <w:t xml:space="preserve">13. </w:t>
      </w:r>
      <w:r>
        <w:rPr>
          <w:rFonts w:ascii="Arial" w:hAnsi="Arial" w:cs="Arial"/>
        </w:rPr>
        <w:tab/>
        <w:t>Para os cursos e, no que couber, para os eventos, a capacitadora deve manter em arquivo, pelo prazo mínimo de 5 (cinco) anos, os seguintes documentos:</w:t>
      </w:r>
    </w:p>
    <w:p w14:paraId="0DB519EE"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 xml:space="preserve">(a) </w:t>
      </w:r>
      <w:r w:rsidRPr="003C114A">
        <w:rPr>
          <w:rFonts w:ascii="Arial" w:hAnsi="Arial" w:cs="Arial"/>
        </w:rPr>
        <w:tab/>
        <w:t>processo de credenciamento e realização da atividade. Documentação da apresentação do tema, programa, metodologia, recursos de apoio, bibliografia e currículo do(s) instrutor(es), em conformidade com o que foi aprovado pela CEPC/CFC;</w:t>
      </w:r>
    </w:p>
    <w:p w14:paraId="77B089C0"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(b)</w:t>
      </w:r>
      <w:r w:rsidRPr="003C114A">
        <w:rPr>
          <w:rFonts w:ascii="Arial" w:hAnsi="Arial" w:cs="Arial"/>
          <w:strike/>
        </w:rPr>
        <w:tab/>
        <w:t>lista de participantes inscritos e listas de presença;</w:t>
      </w:r>
    </w:p>
    <w:p w14:paraId="4AA17B7B" w14:textId="77777777" w:rsidR="003B5E05" w:rsidRDefault="003B5E05" w:rsidP="003B5E05">
      <w:pPr>
        <w:spacing w:after="0" w:line="240" w:lineRule="auto"/>
        <w:ind w:left="993" w:hanging="426"/>
        <w:jc w:val="both"/>
        <w:rPr>
          <w:rFonts w:ascii="Arial" w:hAnsi="Arial" w:cs="Arial"/>
          <w:bCs/>
          <w:iCs/>
          <w:color w:val="0070C0"/>
          <w:sz w:val="18"/>
          <w:szCs w:val="18"/>
        </w:rPr>
      </w:pPr>
      <w:r w:rsidRPr="0087608A">
        <w:rPr>
          <w:rFonts w:ascii="Arial" w:hAnsi="Arial" w:cs="Arial"/>
          <w:strike/>
        </w:rPr>
        <w:t xml:space="preserve">(b) </w:t>
      </w:r>
      <w:r>
        <w:rPr>
          <w:rFonts w:ascii="Arial" w:hAnsi="Arial" w:cs="Arial"/>
          <w:strike/>
        </w:rPr>
        <w:tab/>
      </w:r>
      <w:r w:rsidRPr="0087608A">
        <w:rPr>
          <w:rFonts w:ascii="Arial" w:hAnsi="Arial" w:cs="Arial"/>
          <w:strike/>
        </w:rPr>
        <w:t>listas de presença assinada pelos participantes;</w:t>
      </w:r>
      <w:r w:rsidRPr="003C114A">
        <w:rPr>
          <w:rFonts w:ascii="Arial" w:hAnsi="Arial" w:cs="Arial"/>
        </w:rPr>
        <w:t xml:space="preserve"> </w:t>
      </w:r>
      <w:r w:rsidRPr="003C114A">
        <w:rPr>
          <w:rFonts w:ascii="Arial" w:hAnsi="Arial" w:cs="Arial"/>
          <w:bCs/>
          <w:iCs/>
          <w:color w:val="0070C0"/>
          <w:sz w:val="18"/>
          <w:szCs w:val="18"/>
        </w:rPr>
        <w:t>(Alterada pela NBC PG 12 (R2))</w:t>
      </w:r>
    </w:p>
    <w:p w14:paraId="300AEF22" w14:textId="77777777" w:rsidR="003B5E05" w:rsidRPr="00B70772" w:rsidRDefault="003B5E05" w:rsidP="003B5E05">
      <w:pPr>
        <w:pStyle w:val="PargrafodaLista"/>
        <w:widowControl w:val="0"/>
        <w:autoSpaceDE w:val="0"/>
        <w:autoSpaceDN w:val="0"/>
        <w:spacing w:after="0" w:line="240" w:lineRule="auto"/>
        <w:ind w:left="993" w:right="-1" w:hanging="426"/>
        <w:jc w:val="both"/>
        <w:rPr>
          <w:rFonts w:ascii="Arial" w:hAnsi="Arial" w:cs="Arial"/>
          <w:lang w:bidi="pt-PT"/>
        </w:rPr>
      </w:pPr>
      <w:r w:rsidRPr="00B70772">
        <w:rPr>
          <w:rFonts w:ascii="Arial" w:hAnsi="Arial" w:cs="Arial"/>
          <w:lang w:bidi="pt-PT"/>
        </w:rPr>
        <w:t>(b) controle de presença dos participantes, tais como: listas de presenças assinadas, relatórios de sistema;</w:t>
      </w:r>
      <w:r w:rsidRPr="0087608A">
        <w:rPr>
          <w:rFonts w:ascii="Arial" w:hAnsi="Arial" w:cs="Arial"/>
          <w:bCs/>
          <w:iCs/>
          <w:color w:val="0070C0"/>
          <w:sz w:val="18"/>
          <w:szCs w:val="18"/>
        </w:rPr>
        <w:t xml:space="preserve"> </w:t>
      </w:r>
      <w:r>
        <w:rPr>
          <w:rFonts w:ascii="Arial" w:hAnsi="Arial" w:cs="Arial"/>
          <w:bCs/>
          <w:iCs/>
          <w:color w:val="0070C0"/>
          <w:sz w:val="18"/>
          <w:szCs w:val="18"/>
        </w:rPr>
        <w:t>(Alterado pela Revisão NBC 08)</w:t>
      </w:r>
    </w:p>
    <w:p w14:paraId="2E84AFD6" w14:textId="77777777" w:rsidR="003B5E05" w:rsidRPr="003C114A" w:rsidRDefault="003B5E05" w:rsidP="003B5E05">
      <w:pPr>
        <w:spacing w:after="0" w:line="240" w:lineRule="auto"/>
        <w:ind w:left="993" w:hanging="426"/>
        <w:jc w:val="both"/>
        <w:rPr>
          <w:rFonts w:ascii="Arial" w:hAnsi="Arial" w:cs="Arial"/>
          <w:bCs/>
          <w:iCs/>
          <w:color w:val="0070C0"/>
          <w:sz w:val="18"/>
          <w:szCs w:val="18"/>
        </w:rPr>
      </w:pPr>
      <w:r w:rsidRPr="003C114A">
        <w:rPr>
          <w:rFonts w:ascii="Arial" w:hAnsi="Arial" w:cs="Arial"/>
          <w:strike/>
        </w:rPr>
        <w:t>(c)</w:t>
      </w:r>
      <w:r w:rsidRPr="003C114A">
        <w:rPr>
          <w:rFonts w:ascii="Arial" w:hAnsi="Arial" w:cs="Arial"/>
          <w:strike/>
        </w:rPr>
        <w:tab/>
        <w:t>formulários de avaliação preenchidos pelos participantes;</w:t>
      </w:r>
      <w:r w:rsidRPr="003C114A">
        <w:rPr>
          <w:rFonts w:ascii="Arial" w:hAnsi="Arial" w:cs="Arial"/>
        </w:rPr>
        <w:t xml:space="preserve"> </w:t>
      </w:r>
      <w:r w:rsidRPr="003C114A">
        <w:rPr>
          <w:rFonts w:ascii="Arial" w:hAnsi="Arial" w:cs="Arial"/>
          <w:bCs/>
          <w:iCs/>
          <w:color w:val="0070C0"/>
          <w:sz w:val="18"/>
          <w:szCs w:val="18"/>
        </w:rPr>
        <w:t>(Eliminada pela NBC PG 12 (R1))</w:t>
      </w:r>
    </w:p>
    <w:p w14:paraId="335A7F55" w14:textId="77777777" w:rsidR="003B5E05" w:rsidRPr="00361096" w:rsidRDefault="003B5E05" w:rsidP="003B5E05">
      <w:pPr>
        <w:spacing w:after="0" w:line="240" w:lineRule="auto"/>
        <w:ind w:left="993" w:hanging="426"/>
        <w:jc w:val="both"/>
        <w:rPr>
          <w:rFonts w:ascii="Arial" w:hAnsi="Arial" w:cs="Arial"/>
          <w:strike/>
        </w:rPr>
      </w:pPr>
      <w:r w:rsidRPr="00361096">
        <w:rPr>
          <w:rFonts w:ascii="Arial" w:hAnsi="Arial" w:cs="Arial"/>
          <w:strike/>
        </w:rPr>
        <w:t>(d)</w:t>
      </w:r>
      <w:r w:rsidRPr="00361096">
        <w:rPr>
          <w:rFonts w:ascii="Arial" w:hAnsi="Arial" w:cs="Arial"/>
          <w:strike/>
        </w:rPr>
        <w:tab/>
        <w:t>nos casos de ensino a distância e autoestudo, devem ser observados os procedimentos desta norma e mantidos os seguintes documentos:</w:t>
      </w:r>
    </w:p>
    <w:p w14:paraId="31D3AA82" w14:textId="77777777" w:rsidR="003B5E05" w:rsidRDefault="003B5E05" w:rsidP="003B5E05">
      <w:pPr>
        <w:spacing w:after="0" w:line="240" w:lineRule="auto"/>
        <w:ind w:left="993" w:hanging="426"/>
        <w:jc w:val="both"/>
        <w:rPr>
          <w:rFonts w:ascii="Arial" w:hAnsi="Arial" w:cs="Arial"/>
          <w:bCs/>
          <w:iCs/>
          <w:color w:val="0070C0"/>
          <w:sz w:val="18"/>
          <w:szCs w:val="18"/>
        </w:rPr>
      </w:pPr>
      <w:r w:rsidRPr="0087608A">
        <w:rPr>
          <w:rFonts w:ascii="Arial" w:hAnsi="Arial" w:cs="Arial"/>
          <w:strike/>
        </w:rPr>
        <w:t>(d)</w:t>
      </w:r>
      <w:r w:rsidRPr="0087608A">
        <w:rPr>
          <w:rFonts w:ascii="Arial" w:hAnsi="Arial" w:cs="Arial"/>
          <w:strike/>
        </w:rPr>
        <w:tab/>
        <w:t>nos casos de ensino a distância ou misto e autoestudo, devem ser observados os procedimentos desta norma e mantidos os seguintes documentos:</w:t>
      </w:r>
      <w:r>
        <w:rPr>
          <w:rFonts w:ascii="Arial" w:hAnsi="Arial" w:cs="Arial"/>
        </w:rPr>
        <w:t xml:space="preserve"> </w:t>
      </w:r>
      <w:r>
        <w:rPr>
          <w:rFonts w:ascii="Arial" w:hAnsi="Arial" w:cs="Arial"/>
          <w:bCs/>
          <w:iCs/>
          <w:color w:val="0070C0"/>
          <w:sz w:val="18"/>
          <w:szCs w:val="18"/>
        </w:rPr>
        <w:t>(Alterada pela Revisão NBC 02)</w:t>
      </w:r>
    </w:p>
    <w:p w14:paraId="204113C5" w14:textId="77777777" w:rsidR="003B5E05" w:rsidRPr="00B70772" w:rsidRDefault="003B5E05" w:rsidP="003B5E05">
      <w:pPr>
        <w:pStyle w:val="PargrafodaLista"/>
        <w:widowControl w:val="0"/>
        <w:tabs>
          <w:tab w:val="left" w:pos="960"/>
        </w:tabs>
        <w:autoSpaceDE w:val="0"/>
        <w:autoSpaceDN w:val="0"/>
        <w:spacing w:after="0" w:line="240" w:lineRule="auto"/>
        <w:ind w:left="993" w:right="-1" w:hanging="426"/>
        <w:jc w:val="both"/>
        <w:rPr>
          <w:rFonts w:ascii="Arial" w:hAnsi="Arial" w:cs="Arial"/>
          <w:lang w:bidi="pt-PT"/>
        </w:rPr>
      </w:pPr>
      <w:r w:rsidRPr="00B70772">
        <w:rPr>
          <w:rFonts w:ascii="Arial" w:hAnsi="Arial" w:cs="Arial"/>
          <w:lang w:bidi="pt-PT"/>
        </w:rPr>
        <w:t xml:space="preserve">(d) </w:t>
      </w:r>
      <w:r>
        <w:rPr>
          <w:rFonts w:ascii="Arial" w:hAnsi="Arial" w:cs="Arial"/>
          <w:lang w:bidi="pt-PT"/>
        </w:rPr>
        <w:tab/>
      </w:r>
      <w:r w:rsidRPr="00B70772">
        <w:rPr>
          <w:rFonts w:ascii="Arial" w:hAnsi="Arial" w:cs="Arial"/>
          <w:lang w:bidi="pt-PT"/>
        </w:rPr>
        <w:t>nos casos de ensino a distância ou misto, autoestudo e on-line, devem ser observados os procedimentos desta Norma e mantidos os seguintes documentos:</w:t>
      </w:r>
      <w:r w:rsidRPr="0087608A">
        <w:rPr>
          <w:rFonts w:ascii="Arial" w:hAnsi="Arial" w:cs="Arial"/>
          <w:bCs/>
          <w:iCs/>
          <w:color w:val="0070C0"/>
          <w:sz w:val="18"/>
          <w:szCs w:val="18"/>
        </w:rPr>
        <w:t xml:space="preserve"> </w:t>
      </w:r>
      <w:r>
        <w:rPr>
          <w:rFonts w:ascii="Arial" w:hAnsi="Arial" w:cs="Arial"/>
          <w:bCs/>
          <w:iCs/>
          <w:color w:val="0070C0"/>
          <w:sz w:val="18"/>
          <w:szCs w:val="18"/>
        </w:rPr>
        <w:t>(Alterado pela Revisão NBC 08)</w:t>
      </w:r>
    </w:p>
    <w:p w14:paraId="7BA03E89" w14:textId="77777777" w:rsidR="003B5E05" w:rsidRPr="003C114A" w:rsidRDefault="003B5E05" w:rsidP="003B5E05">
      <w:pPr>
        <w:spacing w:after="0" w:line="240" w:lineRule="auto"/>
        <w:ind w:left="993" w:hanging="426"/>
        <w:jc w:val="both"/>
        <w:rPr>
          <w:rFonts w:ascii="Arial" w:hAnsi="Arial" w:cs="Arial"/>
        </w:rPr>
      </w:pPr>
    </w:p>
    <w:p w14:paraId="4D8C0308" w14:textId="77777777" w:rsidR="003B5E05" w:rsidRPr="003C114A" w:rsidRDefault="003B5E05" w:rsidP="003B5E05">
      <w:pPr>
        <w:spacing w:after="0" w:line="240" w:lineRule="auto"/>
        <w:ind w:left="1418" w:hanging="425"/>
        <w:jc w:val="both"/>
        <w:rPr>
          <w:rFonts w:ascii="Arial" w:hAnsi="Arial" w:cs="Arial"/>
        </w:rPr>
      </w:pPr>
      <w:r w:rsidRPr="003C114A">
        <w:rPr>
          <w:rFonts w:ascii="Arial" w:hAnsi="Arial" w:cs="Arial"/>
        </w:rPr>
        <w:t>(i)</w:t>
      </w:r>
      <w:r w:rsidRPr="003C114A">
        <w:rPr>
          <w:rFonts w:ascii="Arial" w:hAnsi="Arial" w:cs="Arial"/>
        </w:rPr>
        <w:tab/>
        <w:t>manter em arquivo a norma escrita dos procedimentos de cadastramento do participante, controle de inscrição, emissão de senha de acesso e controle eletrônico de entrada e saída do sistema (“logs”);</w:t>
      </w:r>
    </w:p>
    <w:p w14:paraId="0F5D2E17"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b/>
        <w:t>(ii)</w:t>
      </w:r>
      <w:r w:rsidRPr="003C114A">
        <w:rPr>
          <w:rFonts w:ascii="Arial" w:hAnsi="Arial" w:cs="Arial"/>
        </w:rPr>
        <w:tab/>
        <w:t>nas normas escritas, devem ser tratados assuntos como:</w:t>
      </w:r>
    </w:p>
    <w:p w14:paraId="04BDD637" w14:textId="77777777" w:rsidR="003B5E05" w:rsidRPr="003C114A" w:rsidRDefault="003B5E05">
      <w:pPr>
        <w:numPr>
          <w:ilvl w:val="0"/>
          <w:numId w:val="397"/>
        </w:numPr>
        <w:spacing w:after="0" w:line="240" w:lineRule="auto"/>
        <w:jc w:val="both"/>
        <w:rPr>
          <w:rFonts w:ascii="Arial" w:hAnsi="Arial" w:cs="Arial"/>
        </w:rPr>
      </w:pPr>
      <w:r w:rsidRPr="003C114A">
        <w:rPr>
          <w:rFonts w:ascii="Arial" w:hAnsi="Arial" w:cs="Arial"/>
        </w:rPr>
        <w:t>forma de funcionamento;</w:t>
      </w:r>
    </w:p>
    <w:p w14:paraId="01CFB5C1" w14:textId="77777777" w:rsidR="003B5E05" w:rsidRPr="003C114A" w:rsidRDefault="003B5E05">
      <w:pPr>
        <w:numPr>
          <w:ilvl w:val="0"/>
          <w:numId w:val="397"/>
        </w:numPr>
        <w:spacing w:after="0" w:line="240" w:lineRule="auto"/>
        <w:jc w:val="both"/>
        <w:rPr>
          <w:rFonts w:ascii="Arial" w:hAnsi="Arial" w:cs="Arial"/>
        </w:rPr>
      </w:pPr>
      <w:r w:rsidRPr="003C114A">
        <w:rPr>
          <w:rFonts w:ascii="Arial" w:hAnsi="Arial" w:cs="Arial"/>
        </w:rPr>
        <w:t>recursos utilizados (exemplo: existência de fóruns, tutoria para esclarecimento de dúvidas, metodologia, entre outros);</w:t>
      </w:r>
    </w:p>
    <w:p w14:paraId="187C6251" w14:textId="77777777" w:rsidR="003B5E05" w:rsidRPr="007905C3" w:rsidRDefault="003B5E05">
      <w:pPr>
        <w:numPr>
          <w:ilvl w:val="0"/>
          <w:numId w:val="397"/>
        </w:numPr>
        <w:spacing w:after="0" w:line="240" w:lineRule="auto"/>
        <w:ind w:left="1786" w:hanging="357"/>
        <w:jc w:val="both"/>
        <w:rPr>
          <w:rFonts w:ascii="Arial" w:hAnsi="Arial" w:cs="Arial"/>
          <w:b/>
          <w:bCs/>
        </w:rPr>
      </w:pPr>
      <w:r w:rsidRPr="003C114A">
        <w:rPr>
          <w:rFonts w:ascii="Arial" w:hAnsi="Arial" w:cs="Arial"/>
        </w:rPr>
        <w:t>comprovação de aquisição de conhecimento. Manter em arquivo o(s) comprovante(s) (“logs”) de acesso do participante ou qualquer outro documento que certifique à capacitadora que o participante esteve “conectado” durante as etapas necessárias.</w:t>
      </w:r>
    </w:p>
    <w:p w14:paraId="76D46F8D" w14:textId="77777777" w:rsidR="003B5E05" w:rsidRPr="003C114A" w:rsidRDefault="003B5E05" w:rsidP="003B5E05">
      <w:pPr>
        <w:spacing w:after="0" w:line="240" w:lineRule="auto"/>
        <w:ind w:left="1786"/>
        <w:jc w:val="both"/>
        <w:rPr>
          <w:rFonts w:ascii="Arial" w:hAnsi="Arial" w:cs="Arial"/>
          <w:b/>
          <w:bCs/>
        </w:rPr>
      </w:pPr>
    </w:p>
    <w:p w14:paraId="4EC878EC" w14:textId="77777777" w:rsidR="003B5E05" w:rsidRPr="007905C3" w:rsidRDefault="003B5E05" w:rsidP="003B5E05">
      <w:pPr>
        <w:rPr>
          <w:b/>
          <w:bCs/>
        </w:rPr>
      </w:pPr>
      <w:r w:rsidRPr="007905C3">
        <w:rPr>
          <w:b/>
          <w:bCs/>
        </w:rPr>
        <w:t>Documentação dos diplomas e certificados</w:t>
      </w:r>
    </w:p>
    <w:p w14:paraId="7BD3C395"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14.</w:t>
      </w:r>
      <w:r w:rsidRPr="003C114A">
        <w:rPr>
          <w:rFonts w:ascii="Arial" w:hAnsi="Arial" w:cs="Arial"/>
        </w:rPr>
        <w:tab/>
        <w:t>A capacitadora deve manter em arquivo, pelo prazo mínimo de 5 (cinco) anos, cópia em papel ou arquivo digital dos atestados, diplomas, certificados ou documento equivalente, contendo, no mínimo, as seguintes informações:</w:t>
      </w:r>
    </w:p>
    <w:p w14:paraId="060320C5" w14:textId="77777777" w:rsidR="003B5E05" w:rsidRPr="003C114A" w:rsidRDefault="003B5E05">
      <w:pPr>
        <w:numPr>
          <w:ilvl w:val="0"/>
          <w:numId w:val="396"/>
        </w:numPr>
        <w:spacing w:after="0" w:line="240" w:lineRule="auto"/>
        <w:ind w:left="993" w:hanging="433"/>
        <w:jc w:val="both"/>
        <w:rPr>
          <w:rFonts w:ascii="Arial" w:hAnsi="Arial" w:cs="Arial"/>
        </w:rPr>
      </w:pPr>
      <w:r w:rsidRPr="003C114A">
        <w:rPr>
          <w:rFonts w:ascii="Arial" w:hAnsi="Arial" w:cs="Arial"/>
        </w:rPr>
        <w:t>nome da capacitadora e número de registro no CFC/CRCs;</w:t>
      </w:r>
    </w:p>
    <w:p w14:paraId="410CDFF0" w14:textId="77777777" w:rsidR="003B5E05" w:rsidRPr="003C114A" w:rsidRDefault="003B5E05">
      <w:pPr>
        <w:numPr>
          <w:ilvl w:val="0"/>
          <w:numId w:val="396"/>
        </w:numPr>
        <w:spacing w:after="0" w:line="240" w:lineRule="auto"/>
        <w:ind w:left="993" w:hanging="433"/>
        <w:jc w:val="both"/>
        <w:rPr>
          <w:rFonts w:ascii="Arial" w:hAnsi="Arial" w:cs="Arial"/>
        </w:rPr>
      </w:pPr>
      <w:r w:rsidRPr="003C114A">
        <w:rPr>
          <w:rFonts w:ascii="Arial" w:hAnsi="Arial" w:cs="Arial"/>
        </w:rPr>
        <w:t>nome do participante e número de seu respectivo registro no CRC;</w:t>
      </w:r>
    </w:p>
    <w:p w14:paraId="25F7C0C6" w14:textId="77777777" w:rsidR="003B5E05" w:rsidRPr="003C114A" w:rsidRDefault="003B5E05">
      <w:pPr>
        <w:numPr>
          <w:ilvl w:val="0"/>
          <w:numId w:val="396"/>
        </w:numPr>
        <w:spacing w:after="0" w:line="240" w:lineRule="auto"/>
        <w:ind w:left="993" w:hanging="433"/>
        <w:jc w:val="both"/>
        <w:rPr>
          <w:rFonts w:ascii="Arial" w:hAnsi="Arial" w:cs="Arial"/>
        </w:rPr>
      </w:pPr>
      <w:r w:rsidRPr="003C114A">
        <w:rPr>
          <w:rFonts w:ascii="Arial" w:hAnsi="Arial" w:cs="Arial"/>
        </w:rPr>
        <w:t>nome do expositor e assinatura do diretor ou do representante legal da capacitadora;</w:t>
      </w:r>
    </w:p>
    <w:p w14:paraId="2CAB2374" w14:textId="77777777" w:rsidR="003B5E05" w:rsidRPr="003C114A" w:rsidRDefault="003B5E05">
      <w:pPr>
        <w:numPr>
          <w:ilvl w:val="0"/>
          <w:numId w:val="396"/>
        </w:numPr>
        <w:spacing w:after="0" w:line="240" w:lineRule="auto"/>
        <w:ind w:left="993" w:hanging="433"/>
        <w:jc w:val="both"/>
        <w:rPr>
          <w:rFonts w:ascii="Arial" w:hAnsi="Arial" w:cs="Arial"/>
        </w:rPr>
      </w:pPr>
      <w:r w:rsidRPr="003C114A">
        <w:rPr>
          <w:rFonts w:ascii="Arial" w:hAnsi="Arial" w:cs="Arial"/>
        </w:rPr>
        <w:t>nome do curso e período de realização;</w:t>
      </w:r>
    </w:p>
    <w:p w14:paraId="3C7BE378" w14:textId="77777777" w:rsidR="003B5E05" w:rsidRPr="003C114A" w:rsidRDefault="003B5E05">
      <w:pPr>
        <w:numPr>
          <w:ilvl w:val="0"/>
          <w:numId w:val="396"/>
        </w:numPr>
        <w:spacing w:after="0" w:line="240" w:lineRule="auto"/>
        <w:ind w:left="993" w:hanging="433"/>
        <w:jc w:val="both"/>
        <w:rPr>
          <w:rFonts w:ascii="Arial" w:hAnsi="Arial" w:cs="Arial"/>
        </w:rPr>
      </w:pPr>
      <w:r w:rsidRPr="003C114A">
        <w:rPr>
          <w:rFonts w:ascii="Arial" w:hAnsi="Arial" w:cs="Arial"/>
        </w:rPr>
        <w:t>avaliação do curso pelos participantes;</w:t>
      </w:r>
    </w:p>
    <w:p w14:paraId="77D2539F" w14:textId="77777777" w:rsidR="003B5E05" w:rsidRPr="003C114A" w:rsidRDefault="003B5E05">
      <w:pPr>
        <w:numPr>
          <w:ilvl w:val="0"/>
          <w:numId w:val="396"/>
        </w:numPr>
        <w:spacing w:after="0" w:line="240" w:lineRule="auto"/>
        <w:ind w:left="993" w:hanging="433"/>
        <w:jc w:val="both"/>
        <w:rPr>
          <w:rFonts w:ascii="Arial" w:hAnsi="Arial" w:cs="Arial"/>
        </w:rPr>
      </w:pPr>
      <w:r w:rsidRPr="003C114A">
        <w:rPr>
          <w:rFonts w:ascii="Arial" w:hAnsi="Arial" w:cs="Arial"/>
        </w:rPr>
        <w:t>duração, em horas;</w:t>
      </w:r>
    </w:p>
    <w:p w14:paraId="5ADF0394" w14:textId="77777777" w:rsidR="003B5E05" w:rsidRPr="003C114A" w:rsidRDefault="003B5E05">
      <w:pPr>
        <w:numPr>
          <w:ilvl w:val="0"/>
          <w:numId w:val="396"/>
        </w:numPr>
        <w:spacing w:after="0" w:line="240" w:lineRule="auto"/>
        <w:ind w:left="992" w:hanging="431"/>
        <w:jc w:val="both"/>
        <w:rPr>
          <w:rFonts w:ascii="Arial" w:hAnsi="Arial" w:cs="Arial"/>
        </w:rPr>
      </w:pPr>
      <w:r w:rsidRPr="003C114A">
        <w:rPr>
          <w:rFonts w:ascii="Arial" w:hAnsi="Arial" w:cs="Arial"/>
        </w:rPr>
        <w:t>especificação dos pontos válidos, conforme homologado pela CEPC/CFC.</w:t>
      </w:r>
    </w:p>
    <w:p w14:paraId="389938AE" w14:textId="77777777" w:rsidR="003B5E05" w:rsidRPr="003C114A" w:rsidRDefault="003B5E05" w:rsidP="003B5E05">
      <w:pPr>
        <w:spacing w:after="0" w:line="240" w:lineRule="auto"/>
        <w:jc w:val="both"/>
        <w:rPr>
          <w:rFonts w:ascii="Arial" w:hAnsi="Arial" w:cs="Arial"/>
          <w:color w:val="FF0000"/>
        </w:rPr>
      </w:pPr>
    </w:p>
    <w:p w14:paraId="692044F9" w14:textId="77777777" w:rsidR="003B5E05" w:rsidRPr="003C114A" w:rsidRDefault="003B5E05" w:rsidP="003B5E05">
      <w:pPr>
        <w:spacing w:after="0" w:line="240" w:lineRule="auto"/>
        <w:ind w:left="567" w:hanging="567"/>
        <w:jc w:val="both"/>
        <w:rPr>
          <w:rFonts w:ascii="Arial" w:hAnsi="Arial" w:cs="Arial"/>
        </w:rPr>
      </w:pPr>
      <w:r w:rsidRPr="003C114A">
        <w:rPr>
          <w:rFonts w:ascii="Arial" w:hAnsi="Arial" w:cs="Arial"/>
        </w:rPr>
        <w:t>15</w:t>
      </w:r>
      <w:r w:rsidRPr="003C114A">
        <w:rPr>
          <w:rFonts w:ascii="Arial" w:hAnsi="Arial" w:cs="Arial"/>
          <w:color w:val="FF0000"/>
        </w:rPr>
        <w:t>.</w:t>
      </w:r>
      <w:r w:rsidRPr="003C114A">
        <w:rPr>
          <w:rFonts w:ascii="Arial" w:hAnsi="Arial" w:cs="Arial"/>
        </w:rPr>
        <w:tab/>
        <w:t>A CEPC/CRC deve manter um processo para cada capacitadora credenciada, contendo:</w:t>
      </w:r>
    </w:p>
    <w:p w14:paraId="1602F587"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(a)</w:t>
      </w:r>
      <w:r w:rsidRPr="003C114A">
        <w:rPr>
          <w:rFonts w:ascii="Arial" w:hAnsi="Arial" w:cs="Arial"/>
        </w:rPr>
        <w:tab/>
        <w:t xml:space="preserve">a documentação apresentada para o credenciamento como capacitadora, bem como dos cursos e dos eventos, de acordo com os dados inseridos no sistema </w:t>
      </w:r>
      <w:r w:rsidRPr="003C114A">
        <w:rPr>
          <w:rFonts w:ascii="Arial" w:hAnsi="Arial" w:cs="Arial"/>
          <w:i/>
        </w:rPr>
        <w:t>web</w:t>
      </w:r>
      <w:r w:rsidRPr="003C114A">
        <w:rPr>
          <w:rFonts w:ascii="Arial" w:hAnsi="Arial" w:cs="Arial"/>
        </w:rPr>
        <w:t>;</w:t>
      </w:r>
    </w:p>
    <w:p w14:paraId="0A91F332"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(b)</w:t>
      </w:r>
      <w:r w:rsidRPr="003C114A">
        <w:rPr>
          <w:rFonts w:ascii="Arial" w:hAnsi="Arial" w:cs="Arial"/>
        </w:rPr>
        <w:tab/>
        <w:t>parecer da CEPC/CRC;</w:t>
      </w:r>
    </w:p>
    <w:p w14:paraId="1C2B6CA7"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(c)</w:t>
      </w:r>
      <w:r w:rsidRPr="003C114A">
        <w:rPr>
          <w:rFonts w:ascii="Arial" w:hAnsi="Arial" w:cs="Arial"/>
        </w:rPr>
        <w:tab/>
        <w:t>parecer da CEPC/CFC;</w:t>
      </w:r>
    </w:p>
    <w:p w14:paraId="48F411F1"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(d)</w:t>
      </w:r>
      <w:r w:rsidRPr="003C114A">
        <w:rPr>
          <w:rFonts w:ascii="Arial" w:hAnsi="Arial" w:cs="Arial"/>
        </w:rPr>
        <w:tab/>
        <w:t>cópia da comunicação da decisão;</w:t>
      </w:r>
    </w:p>
    <w:p w14:paraId="56612B22" w14:textId="77777777" w:rsidR="003B5E05" w:rsidRPr="003C114A" w:rsidRDefault="003B5E05" w:rsidP="003B5E05">
      <w:pPr>
        <w:spacing w:after="0" w:line="240" w:lineRule="auto"/>
        <w:ind w:left="993" w:hanging="426"/>
        <w:jc w:val="both"/>
        <w:rPr>
          <w:rFonts w:ascii="Arial" w:hAnsi="Arial" w:cs="Arial"/>
        </w:rPr>
      </w:pPr>
      <w:r w:rsidRPr="003C114A">
        <w:rPr>
          <w:rFonts w:ascii="Arial" w:hAnsi="Arial" w:cs="Arial"/>
        </w:rPr>
        <w:t>(e)</w:t>
      </w:r>
      <w:r w:rsidRPr="003C114A">
        <w:rPr>
          <w:rFonts w:ascii="Arial" w:hAnsi="Arial" w:cs="Arial"/>
        </w:rPr>
        <w:tab/>
        <w:t>relatórios anuais dos cursos ministrados;</w:t>
      </w:r>
    </w:p>
    <w:p w14:paraId="68C0965C" w14:textId="77777777" w:rsidR="003B5E05" w:rsidRPr="003C114A" w:rsidRDefault="003B5E05" w:rsidP="003B5E05">
      <w:pPr>
        <w:spacing w:after="0" w:line="240" w:lineRule="auto"/>
        <w:ind w:left="993" w:hanging="426"/>
        <w:jc w:val="both"/>
        <w:rPr>
          <w:rFonts w:ascii="Arial" w:hAnsi="Arial" w:cs="Arial"/>
          <w:strike/>
        </w:rPr>
      </w:pPr>
      <w:r w:rsidRPr="003C114A">
        <w:rPr>
          <w:rFonts w:ascii="Arial" w:hAnsi="Arial" w:cs="Arial"/>
          <w:strike/>
        </w:rPr>
        <w:t>(f)</w:t>
      </w:r>
      <w:r w:rsidRPr="003C114A">
        <w:rPr>
          <w:rFonts w:ascii="Arial" w:hAnsi="Arial" w:cs="Arial"/>
          <w:strike/>
        </w:rPr>
        <w:tab/>
        <w:t>relatório do processo de fiscalização do CRC;</w:t>
      </w:r>
    </w:p>
    <w:p w14:paraId="3F552D8D" w14:textId="77777777" w:rsidR="003B5E05" w:rsidRPr="003C114A" w:rsidRDefault="003B5E05" w:rsidP="003B5E05">
      <w:pPr>
        <w:spacing w:after="0" w:line="240" w:lineRule="auto"/>
        <w:ind w:left="992" w:hanging="425"/>
        <w:jc w:val="both"/>
        <w:rPr>
          <w:rFonts w:ascii="Arial" w:hAnsi="Arial" w:cs="Arial"/>
        </w:rPr>
      </w:pPr>
      <w:r w:rsidRPr="003C114A">
        <w:rPr>
          <w:rFonts w:ascii="Arial" w:hAnsi="Arial" w:cs="Arial"/>
        </w:rPr>
        <w:t xml:space="preserve">(f) </w:t>
      </w:r>
      <w:r w:rsidRPr="003C114A">
        <w:rPr>
          <w:rFonts w:ascii="Arial" w:hAnsi="Arial" w:cs="Arial"/>
        </w:rPr>
        <w:tab/>
        <w:t xml:space="preserve">relatório de diligência e de documentos colhidos por fiscal do CRC, quando houver, bem como da decisão do processo administrativo; </w:t>
      </w:r>
      <w:r w:rsidRPr="003C114A">
        <w:rPr>
          <w:rFonts w:ascii="Arial" w:hAnsi="Arial" w:cs="Arial"/>
          <w:bCs/>
          <w:iCs/>
          <w:color w:val="0070C0"/>
          <w:sz w:val="18"/>
          <w:szCs w:val="18"/>
        </w:rPr>
        <w:t>(Alterada pela NBC PG 12 (R2))</w:t>
      </w:r>
    </w:p>
    <w:p w14:paraId="41C143CD" w14:textId="77777777" w:rsidR="003B5E05" w:rsidRPr="003C114A" w:rsidRDefault="003B5E05" w:rsidP="003B5E05">
      <w:pPr>
        <w:spacing w:after="0" w:line="240" w:lineRule="auto"/>
        <w:ind w:left="993" w:hanging="426"/>
        <w:jc w:val="both"/>
        <w:rPr>
          <w:rFonts w:ascii="Arial" w:hAnsi="Arial" w:cs="Arial"/>
          <w:color w:val="FF0000"/>
        </w:rPr>
      </w:pPr>
      <w:r w:rsidRPr="003C114A">
        <w:rPr>
          <w:rFonts w:ascii="Arial" w:hAnsi="Arial" w:cs="Arial"/>
        </w:rPr>
        <w:t xml:space="preserve">(g)  </w:t>
      </w:r>
      <w:r w:rsidRPr="003C114A">
        <w:rPr>
          <w:rFonts w:ascii="Arial" w:hAnsi="Arial" w:cs="Arial"/>
        </w:rPr>
        <w:tab/>
        <w:t>comunicados recebidos e encaminhados à capacitadora e outros documentos relacionados ao processo.</w:t>
      </w:r>
    </w:p>
    <w:p w14:paraId="2E52F78D" w14:textId="77777777" w:rsidR="003B5E05" w:rsidRPr="003C114A" w:rsidRDefault="003B5E05" w:rsidP="003B5E05">
      <w:pPr>
        <w:spacing w:after="0" w:line="240" w:lineRule="auto"/>
        <w:jc w:val="both"/>
        <w:rPr>
          <w:rFonts w:ascii="Arial" w:hAnsi="Arial" w:cs="Arial"/>
          <w:color w:val="FF0000"/>
        </w:rPr>
      </w:pPr>
    </w:p>
    <w:p w14:paraId="3FEF9B2A" w14:textId="77777777" w:rsidR="003B5E05" w:rsidRPr="003C114A" w:rsidRDefault="003B5E05" w:rsidP="003B5E05">
      <w:pPr>
        <w:spacing w:after="0" w:line="240" w:lineRule="auto"/>
        <w:jc w:val="both"/>
        <w:rPr>
          <w:rFonts w:ascii="Arial" w:hAnsi="Arial" w:cs="Arial"/>
          <w:color w:val="FF0000"/>
        </w:rPr>
      </w:pPr>
    </w:p>
    <w:p w14:paraId="662063E9" w14:textId="77777777" w:rsidR="003B5E05" w:rsidRDefault="003B5E05" w:rsidP="003B5E05">
      <w:pPr>
        <w:spacing w:after="0" w:line="240" w:lineRule="auto"/>
        <w:jc w:val="both"/>
        <w:rPr>
          <w:rFonts w:ascii="Times New Roman" w:hAnsi="Times New Roman"/>
          <w:color w:val="FF0000"/>
          <w:sz w:val="24"/>
          <w:szCs w:val="24"/>
        </w:rPr>
      </w:pPr>
    </w:p>
    <w:p w14:paraId="03A5D0B1" w14:textId="77777777" w:rsidR="003B5E05" w:rsidRPr="007905C3" w:rsidRDefault="003B5E05" w:rsidP="003B5E05">
      <w:pPr>
        <w:pStyle w:val="Corpodetexto"/>
        <w:spacing w:line="360" w:lineRule="auto"/>
        <w:jc w:val="center"/>
        <w:rPr>
          <w:b/>
        </w:rPr>
      </w:pPr>
      <w:r w:rsidRPr="007905C3">
        <w:rPr>
          <w:b/>
        </w:rPr>
        <w:t>ANEXO II</w:t>
      </w:r>
    </w:p>
    <w:p w14:paraId="0B43D11F" w14:textId="77777777" w:rsidR="003B5E05" w:rsidRPr="008A0A71" w:rsidRDefault="003B5E05" w:rsidP="003B5E05">
      <w:pPr>
        <w:pStyle w:val="Corpodetexto"/>
        <w:spacing w:line="360" w:lineRule="auto"/>
        <w:jc w:val="center"/>
        <w:rPr>
          <w:b/>
        </w:rPr>
      </w:pPr>
      <w:r w:rsidRPr="008A0A71">
        <w:rPr>
          <w:b/>
        </w:rPr>
        <w:t>TABELAS DE PONTUAÇÃO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5"/>
        <w:gridCol w:w="3402"/>
        <w:gridCol w:w="1559"/>
        <w:gridCol w:w="2017"/>
      </w:tblGrid>
      <w:tr w:rsidR="003B5E05" w:rsidRPr="00F41048" w14:paraId="6A5F585B" w14:textId="77777777" w:rsidTr="009A4CD5">
        <w:trPr>
          <w:trHeight w:val="925"/>
          <w:jc w:val="center"/>
        </w:trPr>
        <w:tc>
          <w:tcPr>
            <w:tcW w:w="9423" w:type="dxa"/>
            <w:gridSpan w:val="4"/>
            <w:vAlign w:val="center"/>
          </w:tcPr>
          <w:p w14:paraId="43BA5C4A" w14:textId="77777777" w:rsidR="003B5E05" w:rsidRPr="008B701D" w:rsidRDefault="003B5E05" w:rsidP="009A4CD5">
            <w:pPr>
              <w:pStyle w:val="Corpodetexto"/>
              <w:jc w:val="center"/>
              <w:rPr>
                <w:b/>
                <w:bCs/>
                <w:strike/>
              </w:rPr>
            </w:pPr>
            <w:r w:rsidRPr="008B701D">
              <w:rPr>
                <w:b/>
                <w:strike/>
              </w:rPr>
              <w:t xml:space="preserve">Tabela I – </w:t>
            </w:r>
            <w:r w:rsidRPr="008B701D">
              <w:rPr>
                <w:b/>
                <w:bCs/>
                <w:strike/>
              </w:rPr>
              <w:t>Aquisição de conhecimento</w:t>
            </w:r>
          </w:p>
          <w:p w14:paraId="5F736E67" w14:textId="77777777" w:rsidR="003B5E05" w:rsidRPr="008B701D" w:rsidRDefault="003B5E05" w:rsidP="009A4CD5">
            <w:pPr>
              <w:pStyle w:val="Corpodetexto"/>
              <w:jc w:val="center"/>
              <w:rPr>
                <w:b/>
                <w:strike/>
              </w:rPr>
            </w:pPr>
            <w:r w:rsidRPr="008B701D">
              <w:rPr>
                <w:b/>
                <w:bCs/>
                <w:strike/>
              </w:rPr>
              <w:t xml:space="preserve">(observar a </w:t>
            </w:r>
            <w:r w:rsidRPr="008B701D">
              <w:rPr>
                <w:b/>
                <w:strike/>
              </w:rPr>
              <w:t>determinação contida no item 9 desta Norma)</w:t>
            </w:r>
          </w:p>
        </w:tc>
      </w:tr>
      <w:tr w:rsidR="003B5E05" w:rsidRPr="00F41048" w14:paraId="48AE6AA2" w14:textId="77777777" w:rsidTr="009A4CD5">
        <w:trPr>
          <w:cantSplit/>
          <w:trHeight w:val="235"/>
          <w:jc w:val="center"/>
        </w:trPr>
        <w:tc>
          <w:tcPr>
            <w:tcW w:w="2445" w:type="dxa"/>
            <w:vAlign w:val="center"/>
          </w:tcPr>
          <w:p w14:paraId="66CD8D52" w14:textId="77777777" w:rsidR="003B5E05" w:rsidRPr="008B701D" w:rsidRDefault="003B5E05" w:rsidP="009A4CD5">
            <w:pPr>
              <w:pStyle w:val="Textodenotadefim"/>
              <w:jc w:val="center"/>
              <w:rPr>
                <w:b/>
                <w:strike/>
                <w:lang w:val="pt-BR"/>
              </w:rPr>
            </w:pPr>
            <w:r w:rsidRPr="008B701D">
              <w:rPr>
                <w:b/>
                <w:strike/>
                <w:lang w:val="pt-BR"/>
              </w:rPr>
              <w:t>Natureza</w:t>
            </w:r>
          </w:p>
        </w:tc>
        <w:tc>
          <w:tcPr>
            <w:tcW w:w="3402" w:type="dxa"/>
            <w:tcBorders>
              <w:top w:val="single" w:sz="4" w:space="0" w:color="auto"/>
              <w:bottom w:val="single" w:sz="4" w:space="0" w:color="auto"/>
              <w:right w:val="single" w:sz="4" w:space="0" w:color="auto"/>
            </w:tcBorders>
            <w:vAlign w:val="center"/>
          </w:tcPr>
          <w:p w14:paraId="76B38310" w14:textId="77777777" w:rsidR="003B5E05" w:rsidRPr="008B701D" w:rsidRDefault="003B5E05" w:rsidP="009A4CD5">
            <w:pPr>
              <w:pStyle w:val="Textodenotadefim"/>
              <w:jc w:val="center"/>
              <w:rPr>
                <w:b/>
                <w:strike/>
                <w:lang w:val="pt-BR"/>
              </w:rPr>
            </w:pPr>
            <w:r w:rsidRPr="008B701D">
              <w:rPr>
                <w:b/>
                <w:strike/>
                <w:lang w:val="pt-BR"/>
              </w:rPr>
              <w:t>Características</w:t>
            </w:r>
          </w:p>
        </w:tc>
        <w:tc>
          <w:tcPr>
            <w:tcW w:w="1559" w:type="dxa"/>
            <w:tcBorders>
              <w:top w:val="single" w:sz="4" w:space="0" w:color="auto"/>
              <w:left w:val="single" w:sz="4" w:space="0" w:color="auto"/>
              <w:bottom w:val="single" w:sz="4" w:space="0" w:color="auto"/>
              <w:right w:val="single" w:sz="4" w:space="0" w:color="auto"/>
            </w:tcBorders>
            <w:vAlign w:val="center"/>
          </w:tcPr>
          <w:p w14:paraId="5FB7FBD0" w14:textId="77777777" w:rsidR="003B5E05" w:rsidRPr="008B701D" w:rsidRDefault="003B5E05" w:rsidP="009A4CD5">
            <w:pPr>
              <w:pStyle w:val="Textodenotadefim"/>
              <w:jc w:val="center"/>
              <w:rPr>
                <w:b/>
                <w:strike/>
                <w:lang w:val="pt-BR"/>
              </w:rPr>
            </w:pPr>
            <w:r w:rsidRPr="008B701D">
              <w:rPr>
                <w:b/>
                <w:strike/>
                <w:lang w:val="pt-BR"/>
              </w:rPr>
              <w:t>Requisitos</w:t>
            </w:r>
          </w:p>
        </w:tc>
        <w:tc>
          <w:tcPr>
            <w:tcW w:w="2017" w:type="dxa"/>
            <w:tcBorders>
              <w:top w:val="single" w:sz="4" w:space="0" w:color="auto"/>
              <w:left w:val="single" w:sz="4" w:space="0" w:color="auto"/>
              <w:bottom w:val="single" w:sz="4" w:space="0" w:color="auto"/>
              <w:right w:val="single" w:sz="4" w:space="0" w:color="auto"/>
            </w:tcBorders>
            <w:vAlign w:val="center"/>
          </w:tcPr>
          <w:p w14:paraId="30445645" w14:textId="77777777" w:rsidR="003B5E05" w:rsidRPr="008B701D" w:rsidRDefault="003B5E05" w:rsidP="009A4CD5">
            <w:pPr>
              <w:pStyle w:val="Textodenotadefim"/>
              <w:jc w:val="center"/>
              <w:rPr>
                <w:b/>
                <w:strike/>
                <w:lang w:val="pt-BR"/>
              </w:rPr>
            </w:pPr>
            <w:r w:rsidRPr="008B701D">
              <w:rPr>
                <w:b/>
                <w:strike/>
                <w:lang w:val="pt-BR"/>
              </w:rPr>
              <w:t>Atribuição de pontos</w:t>
            </w:r>
          </w:p>
        </w:tc>
      </w:tr>
      <w:tr w:rsidR="003B5E05" w:rsidRPr="00F41048" w14:paraId="6B361C1E" w14:textId="77777777" w:rsidTr="009A4CD5">
        <w:trPr>
          <w:cantSplit/>
          <w:trHeight w:val="1385"/>
          <w:jc w:val="center"/>
        </w:trPr>
        <w:tc>
          <w:tcPr>
            <w:tcW w:w="2445" w:type="dxa"/>
            <w:vAlign w:val="center"/>
          </w:tcPr>
          <w:p w14:paraId="663DB353" w14:textId="77777777" w:rsidR="003B5E05" w:rsidRPr="008B701D" w:rsidRDefault="003B5E05" w:rsidP="009A4CD5">
            <w:pPr>
              <w:spacing w:after="0" w:line="240" w:lineRule="auto"/>
              <w:rPr>
                <w:rFonts w:ascii="Times New Roman" w:hAnsi="Times New Roman"/>
                <w:strike/>
                <w:sz w:val="20"/>
                <w:szCs w:val="20"/>
              </w:rPr>
            </w:pPr>
            <w:r w:rsidRPr="008B701D">
              <w:rPr>
                <w:rFonts w:ascii="Times New Roman" w:hAnsi="Times New Roman"/>
                <w:strike/>
                <w:sz w:val="20"/>
                <w:szCs w:val="20"/>
              </w:rPr>
              <w:t>Cursos internos ou externos, treinamentos internos e reuniões técnicas internas das firmas de auditoria credenciados (presenciais, a distância ou mistos)</w:t>
            </w:r>
          </w:p>
        </w:tc>
        <w:tc>
          <w:tcPr>
            <w:tcW w:w="3402" w:type="dxa"/>
            <w:tcBorders>
              <w:right w:val="single" w:sz="4" w:space="0" w:color="auto"/>
            </w:tcBorders>
            <w:vAlign w:val="center"/>
          </w:tcPr>
          <w:p w14:paraId="68155543"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Cursos que contribuam para a melhoria da performance, com conteúdo de natureza técnica e profissional, relacionados ao Programa de Educação Profissional Continuada.</w:t>
            </w:r>
          </w:p>
        </w:tc>
        <w:tc>
          <w:tcPr>
            <w:tcW w:w="1559" w:type="dxa"/>
            <w:tcBorders>
              <w:top w:val="single" w:sz="4" w:space="0" w:color="auto"/>
              <w:left w:val="single" w:sz="4" w:space="0" w:color="auto"/>
              <w:right w:val="single" w:sz="4" w:space="0" w:color="auto"/>
            </w:tcBorders>
            <w:vAlign w:val="center"/>
          </w:tcPr>
          <w:p w14:paraId="1574CA94" w14:textId="77777777" w:rsidR="003B5E05" w:rsidRPr="008B701D" w:rsidRDefault="003B5E05" w:rsidP="009A4CD5">
            <w:pPr>
              <w:pStyle w:val="Textodenotadefim"/>
              <w:rPr>
                <w:strike/>
                <w:lang w:val="pt-BR"/>
              </w:rPr>
            </w:pPr>
          </w:p>
        </w:tc>
        <w:tc>
          <w:tcPr>
            <w:tcW w:w="2017" w:type="dxa"/>
            <w:tcBorders>
              <w:top w:val="single" w:sz="4" w:space="0" w:color="auto"/>
              <w:left w:val="single" w:sz="4" w:space="0" w:color="auto"/>
              <w:right w:val="single" w:sz="4" w:space="0" w:color="auto"/>
            </w:tcBorders>
            <w:vAlign w:val="center"/>
          </w:tcPr>
          <w:p w14:paraId="3C8C3E12"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Cada hora vale 1 (um) ponto.</w:t>
            </w:r>
          </w:p>
        </w:tc>
      </w:tr>
      <w:tr w:rsidR="003B5E05" w:rsidRPr="00F41048" w14:paraId="2C816E5E" w14:textId="77777777" w:rsidTr="009A4CD5">
        <w:trPr>
          <w:cantSplit/>
          <w:trHeight w:val="1385"/>
          <w:jc w:val="center"/>
        </w:trPr>
        <w:tc>
          <w:tcPr>
            <w:tcW w:w="2445" w:type="dxa"/>
            <w:vAlign w:val="center"/>
          </w:tcPr>
          <w:p w14:paraId="15E1941A"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Cursos de pós-graduação (</w:t>
            </w:r>
            <w:r w:rsidRPr="008B701D">
              <w:rPr>
                <w:rFonts w:ascii="Times New Roman" w:hAnsi="Times New Roman"/>
                <w:i/>
                <w:iCs/>
                <w:strike/>
                <w:sz w:val="20"/>
                <w:szCs w:val="20"/>
              </w:rPr>
              <w:t>lato sensu e stricto sensu)</w:t>
            </w:r>
            <w:r w:rsidRPr="008B701D">
              <w:rPr>
                <w:rFonts w:ascii="Times New Roman" w:hAnsi="Times New Roman"/>
                <w:iCs/>
                <w:strike/>
                <w:sz w:val="20"/>
                <w:szCs w:val="20"/>
              </w:rPr>
              <w:t xml:space="preserve"> oferecidos por IES registradas no MEC</w:t>
            </w:r>
          </w:p>
        </w:tc>
        <w:tc>
          <w:tcPr>
            <w:tcW w:w="3402" w:type="dxa"/>
            <w:tcBorders>
              <w:right w:val="single" w:sz="4" w:space="0" w:color="auto"/>
            </w:tcBorders>
            <w:vAlign w:val="center"/>
          </w:tcPr>
          <w:p w14:paraId="09FB5DD3" w14:textId="77777777" w:rsidR="003B5E05" w:rsidRPr="008B701D" w:rsidRDefault="003B5E05" w:rsidP="009A4CD5">
            <w:pPr>
              <w:spacing w:after="0" w:line="240" w:lineRule="auto"/>
              <w:jc w:val="both"/>
              <w:rPr>
                <w:rFonts w:ascii="Times New Roman" w:hAnsi="Times New Roman"/>
                <w:i/>
                <w:iCs/>
                <w:strike/>
                <w:sz w:val="20"/>
                <w:szCs w:val="20"/>
              </w:rPr>
            </w:pPr>
            <w:r w:rsidRPr="008B701D">
              <w:rPr>
                <w:rFonts w:ascii="Times New Roman" w:hAnsi="Times New Roman"/>
                <w:strike/>
                <w:sz w:val="20"/>
                <w:szCs w:val="20"/>
              </w:rPr>
              <w:t>Cursos que contribuam para a melhoria da performance do profissional, com conteúdo de natureza técnica e profissional, relacionados ao Programa de Educação Profissional Continuada.</w:t>
            </w:r>
          </w:p>
        </w:tc>
        <w:tc>
          <w:tcPr>
            <w:tcW w:w="1559" w:type="dxa"/>
            <w:tcBorders>
              <w:top w:val="single" w:sz="4" w:space="0" w:color="auto"/>
              <w:left w:val="single" w:sz="4" w:space="0" w:color="auto"/>
              <w:right w:val="single" w:sz="4" w:space="0" w:color="auto"/>
            </w:tcBorders>
            <w:vAlign w:val="center"/>
          </w:tcPr>
          <w:p w14:paraId="0B4B19DC" w14:textId="77777777" w:rsidR="003B5E05" w:rsidRPr="008B701D" w:rsidRDefault="003B5E05" w:rsidP="009A4CD5">
            <w:pPr>
              <w:pStyle w:val="Textodenotadefim"/>
              <w:jc w:val="both"/>
              <w:rPr>
                <w:strike/>
                <w:lang w:val="pt-BR"/>
              </w:rPr>
            </w:pPr>
            <w:r w:rsidRPr="008B701D">
              <w:rPr>
                <w:strike/>
                <w:lang w:val="pt-BR"/>
              </w:rPr>
              <w:t>Mínimo de 360 (trezentas e sessenta) horas-aula</w:t>
            </w:r>
          </w:p>
          <w:p w14:paraId="5B2BB4DB" w14:textId="77777777" w:rsidR="003B5E05" w:rsidRPr="008B701D" w:rsidRDefault="003B5E05" w:rsidP="009A4CD5">
            <w:pPr>
              <w:spacing w:after="0" w:line="240" w:lineRule="auto"/>
              <w:jc w:val="both"/>
              <w:rPr>
                <w:rFonts w:ascii="Times New Roman" w:hAnsi="Times New Roman"/>
                <w:strike/>
                <w:sz w:val="20"/>
                <w:szCs w:val="20"/>
              </w:rPr>
            </w:pPr>
          </w:p>
        </w:tc>
        <w:tc>
          <w:tcPr>
            <w:tcW w:w="2017" w:type="dxa"/>
            <w:tcBorders>
              <w:top w:val="single" w:sz="4" w:space="0" w:color="auto"/>
              <w:left w:val="single" w:sz="4" w:space="0" w:color="auto"/>
              <w:right w:val="single" w:sz="4" w:space="0" w:color="auto"/>
            </w:tcBorders>
            <w:vAlign w:val="center"/>
          </w:tcPr>
          <w:p w14:paraId="36C62EA5"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5 (cinco) pontos por disciplina concluída.</w:t>
            </w:r>
          </w:p>
          <w:p w14:paraId="6BF837CC" w14:textId="77777777" w:rsidR="003B5E05" w:rsidRPr="008B701D" w:rsidRDefault="003B5E05" w:rsidP="009A4CD5">
            <w:pPr>
              <w:pStyle w:val="Textodenotadefim"/>
              <w:jc w:val="both"/>
              <w:rPr>
                <w:strike/>
                <w:lang w:val="pt-BR"/>
              </w:rPr>
            </w:pPr>
          </w:p>
        </w:tc>
      </w:tr>
      <w:tr w:rsidR="003B5E05" w:rsidRPr="00F41048" w14:paraId="78C5FB7C" w14:textId="77777777" w:rsidTr="009A4CD5">
        <w:trPr>
          <w:cantSplit/>
          <w:trHeight w:val="713"/>
          <w:jc w:val="center"/>
        </w:trPr>
        <w:tc>
          <w:tcPr>
            <w:tcW w:w="2445" w:type="dxa"/>
            <w:vAlign w:val="center"/>
          </w:tcPr>
          <w:p w14:paraId="7C73DD4B"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Demais cursos e palestras credenciadas (presenciais e a distância)</w:t>
            </w:r>
          </w:p>
          <w:p w14:paraId="03FD7B96" w14:textId="77777777" w:rsidR="003B5E05" w:rsidRPr="008B701D" w:rsidRDefault="003B5E05" w:rsidP="009A4CD5">
            <w:pPr>
              <w:spacing w:after="0" w:line="240" w:lineRule="auto"/>
              <w:jc w:val="both"/>
              <w:rPr>
                <w:rFonts w:ascii="Times New Roman" w:hAnsi="Times New Roman"/>
                <w:strike/>
                <w:sz w:val="20"/>
                <w:szCs w:val="20"/>
              </w:rPr>
            </w:pPr>
          </w:p>
        </w:tc>
        <w:tc>
          <w:tcPr>
            <w:tcW w:w="3402" w:type="dxa"/>
            <w:tcBorders>
              <w:top w:val="single" w:sz="4" w:space="0" w:color="auto"/>
              <w:bottom w:val="single" w:sz="4" w:space="0" w:color="auto"/>
              <w:right w:val="single" w:sz="4" w:space="0" w:color="auto"/>
            </w:tcBorders>
            <w:vAlign w:val="center"/>
          </w:tcPr>
          <w:p w14:paraId="2E7AEE5A"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Cursos que contribuam para a melhoria da performance do profissional, com conteúdo de natureza técnica e profissional, relacionados ao Programa de Educação Profissional Continuada.</w:t>
            </w:r>
          </w:p>
        </w:tc>
        <w:tc>
          <w:tcPr>
            <w:tcW w:w="1559" w:type="dxa"/>
            <w:tcBorders>
              <w:top w:val="single" w:sz="4" w:space="0" w:color="auto"/>
              <w:left w:val="single" w:sz="4" w:space="0" w:color="auto"/>
              <w:bottom w:val="single" w:sz="4" w:space="0" w:color="auto"/>
              <w:right w:val="single" w:sz="4" w:space="0" w:color="auto"/>
            </w:tcBorders>
            <w:vAlign w:val="center"/>
          </w:tcPr>
          <w:p w14:paraId="3D16C9C3" w14:textId="77777777" w:rsidR="003B5E05" w:rsidRPr="008B701D" w:rsidRDefault="003B5E05" w:rsidP="009A4CD5">
            <w:pPr>
              <w:spacing w:after="0" w:line="240" w:lineRule="auto"/>
              <w:jc w:val="both"/>
              <w:rPr>
                <w:rFonts w:ascii="Times New Roman" w:hAnsi="Times New Roman"/>
                <w:strike/>
                <w:sz w:val="20"/>
                <w:szCs w:val="20"/>
              </w:rPr>
            </w:pPr>
          </w:p>
        </w:tc>
        <w:tc>
          <w:tcPr>
            <w:tcW w:w="2017" w:type="dxa"/>
            <w:tcBorders>
              <w:top w:val="single" w:sz="4" w:space="0" w:color="auto"/>
              <w:left w:val="single" w:sz="4" w:space="0" w:color="auto"/>
              <w:bottom w:val="single" w:sz="4" w:space="0" w:color="auto"/>
              <w:right w:val="single" w:sz="4" w:space="0" w:color="auto"/>
            </w:tcBorders>
            <w:vAlign w:val="center"/>
          </w:tcPr>
          <w:p w14:paraId="2E471A3A" w14:textId="77777777" w:rsidR="003B5E05" w:rsidRPr="008B701D" w:rsidRDefault="003B5E05" w:rsidP="009A4CD5">
            <w:pPr>
              <w:pStyle w:val="Textodenotadefim"/>
              <w:jc w:val="both"/>
              <w:rPr>
                <w:strike/>
                <w:lang w:val="pt-BR"/>
              </w:rPr>
            </w:pPr>
            <w:r w:rsidRPr="008B701D">
              <w:rPr>
                <w:strike/>
                <w:lang w:val="pt-BR"/>
              </w:rPr>
              <w:t>Cada hora vale (1) um ponto.</w:t>
            </w:r>
          </w:p>
        </w:tc>
      </w:tr>
      <w:tr w:rsidR="003B5E05" w:rsidRPr="00F41048" w14:paraId="49C9AAE6" w14:textId="77777777" w:rsidTr="009A4CD5">
        <w:trPr>
          <w:cantSplit/>
          <w:trHeight w:val="470"/>
          <w:jc w:val="center"/>
        </w:trPr>
        <w:tc>
          <w:tcPr>
            <w:tcW w:w="2445" w:type="dxa"/>
            <w:vAlign w:val="center"/>
          </w:tcPr>
          <w:p w14:paraId="5E4DAAC6"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Autoestudo credenciado (presenciais, a distância ou mistos)</w:t>
            </w:r>
          </w:p>
        </w:tc>
        <w:tc>
          <w:tcPr>
            <w:tcW w:w="3402" w:type="dxa"/>
            <w:tcBorders>
              <w:top w:val="single" w:sz="4" w:space="0" w:color="auto"/>
              <w:bottom w:val="single" w:sz="4" w:space="0" w:color="auto"/>
              <w:right w:val="single" w:sz="4" w:space="0" w:color="auto"/>
            </w:tcBorders>
            <w:vAlign w:val="center"/>
          </w:tcPr>
          <w:p w14:paraId="649D48F7"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Considera-se o estudo dirigido, com conteúdo e referência bibliográfica indicados pela capacitadora, exigindo-se aproveitamento mínimo de 75% (setenta e cinco por cento) obtido por meio de objeto formal de avaliação (instrumento presencial ou virtual).</w:t>
            </w:r>
          </w:p>
        </w:tc>
        <w:tc>
          <w:tcPr>
            <w:tcW w:w="1559" w:type="dxa"/>
            <w:tcBorders>
              <w:top w:val="single" w:sz="4" w:space="0" w:color="auto"/>
              <w:left w:val="single" w:sz="4" w:space="0" w:color="auto"/>
              <w:bottom w:val="single" w:sz="4" w:space="0" w:color="auto"/>
              <w:right w:val="single" w:sz="4" w:space="0" w:color="auto"/>
            </w:tcBorders>
            <w:vAlign w:val="center"/>
          </w:tcPr>
          <w:p w14:paraId="0105202C" w14:textId="77777777" w:rsidR="003B5E05" w:rsidRPr="008B701D" w:rsidRDefault="003B5E05" w:rsidP="009A4CD5">
            <w:pPr>
              <w:spacing w:after="0" w:line="240" w:lineRule="auto"/>
              <w:jc w:val="both"/>
              <w:rPr>
                <w:rFonts w:ascii="Times New Roman" w:hAnsi="Times New Roman"/>
                <w:strike/>
                <w:sz w:val="20"/>
                <w:szCs w:val="20"/>
              </w:rPr>
            </w:pPr>
          </w:p>
        </w:tc>
        <w:tc>
          <w:tcPr>
            <w:tcW w:w="2017" w:type="dxa"/>
            <w:tcBorders>
              <w:top w:val="single" w:sz="4" w:space="0" w:color="auto"/>
              <w:left w:val="single" w:sz="4" w:space="0" w:color="auto"/>
              <w:bottom w:val="single" w:sz="4" w:space="0" w:color="auto"/>
              <w:right w:val="single" w:sz="4" w:space="0" w:color="auto"/>
            </w:tcBorders>
            <w:vAlign w:val="center"/>
          </w:tcPr>
          <w:p w14:paraId="3CAFF5CD" w14:textId="77777777" w:rsidR="003B5E05" w:rsidRPr="008B701D" w:rsidRDefault="003B5E05" w:rsidP="009A4CD5">
            <w:pPr>
              <w:pStyle w:val="Textodenotadefim"/>
              <w:jc w:val="both"/>
              <w:rPr>
                <w:strike/>
                <w:lang w:val="pt-BR"/>
              </w:rPr>
            </w:pPr>
            <w:r w:rsidRPr="008B701D">
              <w:rPr>
                <w:strike/>
                <w:lang w:val="pt-BR"/>
              </w:rPr>
              <w:t>Máximo de 4 (quatro) pontos por curso, limitado a 15 (quinze) pontos por ano.</w:t>
            </w:r>
          </w:p>
          <w:p w14:paraId="45758DB1" w14:textId="77777777" w:rsidR="003B5E05" w:rsidRPr="008B701D" w:rsidRDefault="003B5E05" w:rsidP="009A4CD5">
            <w:pPr>
              <w:pStyle w:val="Textodenotadefim"/>
              <w:jc w:val="both"/>
              <w:rPr>
                <w:strike/>
                <w:lang w:val="pt-BR"/>
              </w:rPr>
            </w:pPr>
          </w:p>
        </w:tc>
      </w:tr>
      <w:tr w:rsidR="003B5E05" w:rsidRPr="00F41048" w14:paraId="7A991C28" w14:textId="77777777" w:rsidTr="009A4CD5">
        <w:trPr>
          <w:cantSplit/>
          <w:trHeight w:val="1955"/>
          <w:jc w:val="center"/>
        </w:trPr>
        <w:tc>
          <w:tcPr>
            <w:tcW w:w="2445" w:type="dxa"/>
            <w:vAlign w:val="center"/>
          </w:tcPr>
          <w:p w14:paraId="58AE0D19"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Eventos credenciados, como: conferências, seminários, fóruns, debates, encontros, reuniões técnicas, painéis, congressos, convenções, simpósios nacionais e internacionais.</w:t>
            </w:r>
          </w:p>
        </w:tc>
        <w:tc>
          <w:tcPr>
            <w:tcW w:w="3402" w:type="dxa"/>
            <w:tcBorders>
              <w:top w:val="single" w:sz="4" w:space="0" w:color="auto"/>
              <w:right w:val="single" w:sz="4" w:space="0" w:color="auto"/>
            </w:tcBorders>
            <w:vAlign w:val="center"/>
          </w:tcPr>
          <w:p w14:paraId="2839663A" w14:textId="77777777" w:rsidR="003B5E05" w:rsidRPr="008B701D" w:rsidRDefault="003B5E05" w:rsidP="009A4CD5">
            <w:pPr>
              <w:spacing w:after="0" w:line="240" w:lineRule="auto"/>
              <w:jc w:val="both"/>
              <w:rPr>
                <w:rFonts w:ascii="Times New Roman" w:hAnsi="Times New Roman"/>
                <w:strike/>
                <w:sz w:val="20"/>
                <w:szCs w:val="20"/>
              </w:rPr>
            </w:pPr>
            <w:r w:rsidRPr="008B701D">
              <w:rPr>
                <w:rFonts w:ascii="Times New Roman" w:hAnsi="Times New Roman"/>
                <w:strike/>
                <w:sz w:val="20"/>
                <w:szCs w:val="20"/>
              </w:rPr>
              <w:t>Eventos que contribuam para a melhoria da performance do profissional, com conteúdo de natureza técnica</w:t>
            </w:r>
            <w:r w:rsidRPr="008B701D">
              <w:rPr>
                <w:rFonts w:ascii="Times New Roman" w:hAnsi="Times New Roman"/>
                <w:strike/>
                <w:sz w:val="40"/>
                <w:szCs w:val="40"/>
              </w:rPr>
              <w:t xml:space="preserve"> </w:t>
            </w:r>
            <w:r w:rsidRPr="008B701D">
              <w:rPr>
                <w:rFonts w:ascii="Times New Roman" w:hAnsi="Times New Roman"/>
                <w:strike/>
                <w:sz w:val="20"/>
                <w:szCs w:val="20"/>
              </w:rPr>
              <w:t>e profissional, relacionados ao Programa de Educação Profissional Continuada.</w:t>
            </w:r>
          </w:p>
        </w:tc>
        <w:tc>
          <w:tcPr>
            <w:tcW w:w="1559" w:type="dxa"/>
            <w:tcBorders>
              <w:top w:val="single" w:sz="4" w:space="0" w:color="auto"/>
              <w:left w:val="single" w:sz="4" w:space="0" w:color="auto"/>
              <w:right w:val="single" w:sz="4" w:space="0" w:color="auto"/>
            </w:tcBorders>
            <w:vAlign w:val="center"/>
          </w:tcPr>
          <w:p w14:paraId="3D13995C" w14:textId="77777777" w:rsidR="003B5E05" w:rsidRPr="008B701D" w:rsidRDefault="003B5E05" w:rsidP="009A4CD5">
            <w:pPr>
              <w:spacing w:after="0" w:line="240" w:lineRule="auto"/>
              <w:jc w:val="both"/>
              <w:rPr>
                <w:rFonts w:ascii="Times New Roman" w:hAnsi="Times New Roman"/>
                <w:strike/>
                <w:sz w:val="20"/>
                <w:szCs w:val="20"/>
              </w:rPr>
            </w:pPr>
          </w:p>
        </w:tc>
        <w:tc>
          <w:tcPr>
            <w:tcW w:w="2017" w:type="dxa"/>
            <w:tcBorders>
              <w:top w:val="single" w:sz="4" w:space="0" w:color="auto"/>
              <w:left w:val="single" w:sz="4" w:space="0" w:color="auto"/>
              <w:right w:val="single" w:sz="4" w:space="0" w:color="auto"/>
            </w:tcBorders>
            <w:vAlign w:val="center"/>
          </w:tcPr>
          <w:p w14:paraId="33EF338B" w14:textId="77777777" w:rsidR="003B5E05" w:rsidRPr="008B701D" w:rsidRDefault="003B5E05" w:rsidP="009A4CD5">
            <w:pPr>
              <w:pStyle w:val="Textodenotadefim"/>
              <w:jc w:val="both"/>
              <w:rPr>
                <w:strike/>
                <w:lang w:val="pt-BR"/>
              </w:rPr>
            </w:pPr>
            <w:r w:rsidRPr="008B701D">
              <w:rPr>
                <w:strike/>
                <w:lang w:val="pt-BR"/>
              </w:rPr>
              <w:t>Cada hora vale 1 (um) ponto, limitado a 15 (quinze) pontos por evento.</w:t>
            </w:r>
          </w:p>
        </w:tc>
      </w:tr>
    </w:tbl>
    <w:p w14:paraId="5EDA215E" w14:textId="77777777" w:rsidR="003B5E05" w:rsidRDefault="003B5E05" w:rsidP="003B5E05">
      <w:pPr>
        <w:pStyle w:val="Corpodetexto"/>
        <w:spacing w:line="360" w:lineRule="auto"/>
        <w:rPr>
          <w:rFonts w:ascii="Arial Narrow" w:hAnsi="Arial Narrow"/>
          <w:bCs/>
          <w:sz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5"/>
        <w:gridCol w:w="3402"/>
        <w:gridCol w:w="1843"/>
        <w:gridCol w:w="1733"/>
      </w:tblGrid>
      <w:tr w:rsidR="003B5E05" w:rsidRPr="00C57F03" w14:paraId="6B109BDB" w14:textId="77777777" w:rsidTr="009A4CD5">
        <w:trPr>
          <w:trHeight w:val="925"/>
          <w:jc w:val="center"/>
        </w:trPr>
        <w:tc>
          <w:tcPr>
            <w:tcW w:w="9423" w:type="dxa"/>
            <w:gridSpan w:val="4"/>
            <w:vAlign w:val="center"/>
          </w:tcPr>
          <w:p w14:paraId="713EF048" w14:textId="77777777" w:rsidR="003B5E05" w:rsidRPr="00C57F03" w:rsidRDefault="003B5E05" w:rsidP="009A4CD5">
            <w:pPr>
              <w:pStyle w:val="Corpodetexto"/>
              <w:jc w:val="center"/>
              <w:rPr>
                <w:b/>
                <w:strike/>
              </w:rPr>
            </w:pPr>
            <w:r w:rsidRPr="00C57F03">
              <w:rPr>
                <w:b/>
                <w:strike/>
              </w:rPr>
              <w:t xml:space="preserve">Tabela I – Aquisição de conhecimento </w:t>
            </w:r>
            <w:r w:rsidRPr="00C57F03">
              <w:rPr>
                <w:bCs/>
                <w:iCs/>
                <w:strike/>
                <w:color w:val="0070C0"/>
                <w:sz w:val="16"/>
                <w:szCs w:val="16"/>
              </w:rPr>
              <w:t>(Alterada pela NBC PG 12 (R1))</w:t>
            </w:r>
          </w:p>
          <w:p w14:paraId="1694F1E5" w14:textId="77777777" w:rsidR="003B5E05" w:rsidRPr="00C57F03" w:rsidRDefault="003B5E05" w:rsidP="009A4CD5">
            <w:pPr>
              <w:pStyle w:val="Corpodetexto"/>
              <w:jc w:val="center"/>
              <w:rPr>
                <w:b/>
                <w:strike/>
              </w:rPr>
            </w:pPr>
            <w:r w:rsidRPr="00C57F03">
              <w:rPr>
                <w:b/>
                <w:strike/>
              </w:rPr>
              <w:t>(observar a determinação contida no item 7 desta norma)</w:t>
            </w:r>
          </w:p>
        </w:tc>
      </w:tr>
      <w:tr w:rsidR="003B5E05" w:rsidRPr="00C57F03" w14:paraId="7F18F9E2" w14:textId="77777777" w:rsidTr="009A4CD5">
        <w:trPr>
          <w:cantSplit/>
          <w:trHeight w:val="235"/>
          <w:jc w:val="center"/>
        </w:trPr>
        <w:tc>
          <w:tcPr>
            <w:tcW w:w="2445" w:type="dxa"/>
            <w:vAlign w:val="center"/>
          </w:tcPr>
          <w:p w14:paraId="77380D34" w14:textId="77777777" w:rsidR="003B5E05" w:rsidRPr="00C57F03" w:rsidRDefault="003B5E05" w:rsidP="009A4CD5">
            <w:pPr>
              <w:pStyle w:val="Textodenotadefim"/>
              <w:jc w:val="center"/>
              <w:rPr>
                <w:rFonts w:ascii="Arial" w:hAnsi="Arial" w:cs="Arial"/>
                <w:b/>
                <w:strike/>
                <w:sz w:val="22"/>
                <w:szCs w:val="22"/>
              </w:rPr>
            </w:pPr>
            <w:r w:rsidRPr="00C57F03">
              <w:rPr>
                <w:rFonts w:ascii="Arial" w:hAnsi="Arial" w:cs="Arial"/>
                <w:b/>
                <w:strike/>
                <w:sz w:val="22"/>
                <w:szCs w:val="22"/>
              </w:rPr>
              <w:t>Natureza</w:t>
            </w:r>
          </w:p>
        </w:tc>
        <w:tc>
          <w:tcPr>
            <w:tcW w:w="3402" w:type="dxa"/>
            <w:tcBorders>
              <w:top w:val="single" w:sz="4" w:space="0" w:color="auto"/>
              <w:bottom w:val="single" w:sz="4" w:space="0" w:color="auto"/>
              <w:right w:val="single" w:sz="4" w:space="0" w:color="auto"/>
            </w:tcBorders>
            <w:vAlign w:val="center"/>
          </w:tcPr>
          <w:p w14:paraId="3C5F6C6B" w14:textId="77777777" w:rsidR="003B5E05" w:rsidRPr="00C57F03" w:rsidRDefault="003B5E05" w:rsidP="009A4CD5">
            <w:pPr>
              <w:pStyle w:val="Textodenotadefim"/>
              <w:jc w:val="center"/>
              <w:rPr>
                <w:rFonts w:ascii="Arial" w:hAnsi="Arial" w:cs="Arial"/>
                <w:b/>
                <w:strike/>
                <w:sz w:val="22"/>
                <w:szCs w:val="22"/>
              </w:rPr>
            </w:pPr>
            <w:r w:rsidRPr="00C57F03">
              <w:rPr>
                <w:rFonts w:ascii="Arial" w:hAnsi="Arial" w:cs="Arial"/>
                <w:b/>
                <w:strike/>
                <w:sz w:val="22"/>
                <w:szCs w:val="22"/>
              </w:rPr>
              <w:t>Características</w:t>
            </w:r>
          </w:p>
        </w:tc>
        <w:tc>
          <w:tcPr>
            <w:tcW w:w="1843" w:type="dxa"/>
            <w:tcBorders>
              <w:top w:val="single" w:sz="4" w:space="0" w:color="auto"/>
              <w:left w:val="single" w:sz="4" w:space="0" w:color="auto"/>
              <w:bottom w:val="single" w:sz="4" w:space="0" w:color="auto"/>
              <w:right w:val="single" w:sz="4" w:space="0" w:color="auto"/>
            </w:tcBorders>
            <w:vAlign w:val="center"/>
          </w:tcPr>
          <w:p w14:paraId="33CF0755" w14:textId="77777777" w:rsidR="003B5E05" w:rsidRPr="00C57F03" w:rsidRDefault="003B5E05" w:rsidP="009A4CD5">
            <w:pPr>
              <w:pStyle w:val="Textodenotadefim"/>
              <w:jc w:val="center"/>
              <w:rPr>
                <w:rFonts w:ascii="Arial" w:hAnsi="Arial" w:cs="Arial"/>
                <w:b/>
                <w:strike/>
                <w:sz w:val="22"/>
                <w:szCs w:val="22"/>
              </w:rPr>
            </w:pPr>
            <w:r w:rsidRPr="00C57F03">
              <w:rPr>
                <w:rFonts w:ascii="Arial" w:hAnsi="Arial" w:cs="Arial"/>
                <w:b/>
                <w:strike/>
                <w:sz w:val="22"/>
                <w:szCs w:val="22"/>
              </w:rPr>
              <w:t>Requisitos</w:t>
            </w:r>
          </w:p>
        </w:tc>
        <w:tc>
          <w:tcPr>
            <w:tcW w:w="1733" w:type="dxa"/>
            <w:tcBorders>
              <w:top w:val="single" w:sz="4" w:space="0" w:color="auto"/>
              <w:left w:val="single" w:sz="4" w:space="0" w:color="auto"/>
              <w:bottom w:val="single" w:sz="4" w:space="0" w:color="auto"/>
              <w:right w:val="single" w:sz="4" w:space="0" w:color="auto"/>
            </w:tcBorders>
            <w:vAlign w:val="center"/>
          </w:tcPr>
          <w:p w14:paraId="28592624" w14:textId="77777777" w:rsidR="003B5E05" w:rsidRPr="00C57F03" w:rsidRDefault="003B5E05" w:rsidP="009A4CD5">
            <w:pPr>
              <w:pStyle w:val="Textodenotadefim"/>
              <w:jc w:val="center"/>
              <w:rPr>
                <w:rFonts w:ascii="Arial" w:hAnsi="Arial" w:cs="Arial"/>
                <w:b/>
                <w:strike/>
                <w:sz w:val="22"/>
                <w:szCs w:val="22"/>
              </w:rPr>
            </w:pPr>
            <w:r w:rsidRPr="00C57F03">
              <w:rPr>
                <w:rFonts w:ascii="Arial" w:hAnsi="Arial" w:cs="Arial"/>
                <w:b/>
                <w:strike/>
                <w:sz w:val="22"/>
                <w:szCs w:val="22"/>
              </w:rPr>
              <w:t>Atribuição de pontos</w:t>
            </w:r>
          </w:p>
        </w:tc>
      </w:tr>
      <w:tr w:rsidR="003B5E05" w:rsidRPr="00C57F03" w14:paraId="52A35806" w14:textId="77777777" w:rsidTr="009A4CD5">
        <w:trPr>
          <w:cantSplit/>
          <w:trHeight w:val="1385"/>
          <w:jc w:val="center"/>
        </w:trPr>
        <w:tc>
          <w:tcPr>
            <w:tcW w:w="2445" w:type="dxa"/>
            <w:vAlign w:val="center"/>
          </w:tcPr>
          <w:p w14:paraId="7C3745E3" w14:textId="77777777" w:rsidR="003B5E05" w:rsidRPr="00C57F03" w:rsidRDefault="003B5E05" w:rsidP="009A4CD5">
            <w:pPr>
              <w:spacing w:after="0" w:line="240" w:lineRule="auto"/>
              <w:rPr>
                <w:rFonts w:ascii="Arial" w:hAnsi="Arial" w:cs="Arial"/>
                <w:strike/>
                <w:sz w:val="20"/>
                <w:szCs w:val="20"/>
              </w:rPr>
            </w:pPr>
            <w:r w:rsidRPr="00C57F03">
              <w:rPr>
                <w:rFonts w:ascii="Arial" w:hAnsi="Arial" w:cs="Arial"/>
                <w:strike/>
                <w:sz w:val="20"/>
                <w:szCs w:val="20"/>
              </w:rPr>
              <w:t>Cursos e treinamentos internos e reuniões técnicas internas das firmas de auditoria credenciadas</w:t>
            </w:r>
          </w:p>
          <w:p w14:paraId="6F812028" w14:textId="77777777" w:rsidR="003B5E05" w:rsidRPr="00C57F03" w:rsidRDefault="003B5E05" w:rsidP="009A4CD5">
            <w:pPr>
              <w:spacing w:after="0" w:line="240" w:lineRule="auto"/>
              <w:rPr>
                <w:rFonts w:ascii="Times New Roman" w:hAnsi="Times New Roman"/>
                <w:strike/>
                <w:sz w:val="20"/>
                <w:szCs w:val="20"/>
              </w:rPr>
            </w:pPr>
            <w:r w:rsidRPr="00C57F03">
              <w:rPr>
                <w:rFonts w:ascii="Arial" w:hAnsi="Arial" w:cs="Arial"/>
                <w:strike/>
                <w:sz w:val="20"/>
                <w:szCs w:val="20"/>
              </w:rPr>
              <w:t xml:space="preserve">Cursos e treinamentos internos e reuniões técnicas internas das organizações contábeis credenciadas (firmas de auditoria independente, escritórios contábeis e empresas de perícia contábil) </w:t>
            </w:r>
            <w:r w:rsidRPr="00C57F03">
              <w:rPr>
                <w:rFonts w:ascii="Arial" w:hAnsi="Arial" w:cs="Arial"/>
                <w:bCs/>
                <w:iCs/>
                <w:strike/>
                <w:color w:val="0070C0"/>
                <w:sz w:val="16"/>
                <w:szCs w:val="16"/>
              </w:rPr>
              <w:t>(Alterado pela Revisão NBC 02)</w:t>
            </w:r>
          </w:p>
          <w:p w14:paraId="47BB80C3" w14:textId="77777777" w:rsidR="003B5E05" w:rsidRPr="00C57F03" w:rsidRDefault="003B5E05" w:rsidP="009A4CD5">
            <w:pPr>
              <w:spacing w:line="240" w:lineRule="auto"/>
              <w:rPr>
                <w:rFonts w:ascii="Times New Roman" w:hAnsi="Times New Roman"/>
                <w:strike/>
                <w:sz w:val="20"/>
                <w:szCs w:val="20"/>
              </w:rPr>
            </w:pPr>
          </w:p>
        </w:tc>
        <w:tc>
          <w:tcPr>
            <w:tcW w:w="3402" w:type="dxa"/>
            <w:tcBorders>
              <w:right w:val="single" w:sz="4" w:space="0" w:color="auto"/>
            </w:tcBorders>
            <w:vAlign w:val="center"/>
          </w:tcPr>
          <w:p w14:paraId="7F4797C5"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 xml:space="preserve">Cursos que contribuam para a melhoria da </w:t>
            </w:r>
            <w:r w:rsidRPr="00C57F03">
              <w:rPr>
                <w:rFonts w:ascii="Arial" w:hAnsi="Arial" w:cs="Arial"/>
                <w:i/>
                <w:strike/>
                <w:sz w:val="20"/>
                <w:szCs w:val="20"/>
              </w:rPr>
              <w:t>performance</w:t>
            </w:r>
            <w:r w:rsidRPr="00C57F03">
              <w:rPr>
                <w:rFonts w:ascii="Arial" w:hAnsi="Arial" w:cs="Arial"/>
                <w:strike/>
                <w:sz w:val="20"/>
                <w:szCs w:val="20"/>
              </w:rPr>
              <w:t>, com conteúdo de natureza técnica e profissional, relacionados ao PEPC.</w:t>
            </w:r>
          </w:p>
        </w:tc>
        <w:tc>
          <w:tcPr>
            <w:tcW w:w="1843" w:type="dxa"/>
            <w:tcBorders>
              <w:top w:val="single" w:sz="4" w:space="0" w:color="auto"/>
              <w:left w:val="single" w:sz="4" w:space="0" w:color="auto"/>
              <w:right w:val="single" w:sz="4" w:space="0" w:color="auto"/>
            </w:tcBorders>
            <w:vAlign w:val="center"/>
          </w:tcPr>
          <w:p w14:paraId="78966616" w14:textId="77777777" w:rsidR="003B5E05" w:rsidRPr="00C57F03" w:rsidRDefault="003B5E05" w:rsidP="009A4CD5">
            <w:pPr>
              <w:pStyle w:val="Textodenotadefim"/>
              <w:jc w:val="both"/>
              <w:rPr>
                <w:rFonts w:ascii="Arial" w:hAnsi="Arial" w:cs="Arial"/>
                <w:strike/>
                <w:lang w:val="pt-BR"/>
              </w:rPr>
            </w:pPr>
            <w:r w:rsidRPr="00C57F03">
              <w:rPr>
                <w:rFonts w:ascii="Arial" w:hAnsi="Arial" w:cs="Arial"/>
                <w:strike/>
              </w:rPr>
              <w:t>Cursos a distância por meio virtual e/ou presencial</w:t>
            </w:r>
          </w:p>
          <w:p w14:paraId="3CD74E35" w14:textId="77777777" w:rsidR="003B5E05" w:rsidRPr="00C57F03" w:rsidRDefault="003B5E05" w:rsidP="009A4CD5">
            <w:pPr>
              <w:pStyle w:val="Textodenotadefim"/>
              <w:jc w:val="both"/>
              <w:rPr>
                <w:strike/>
                <w:color w:val="0070C0"/>
                <w:sz w:val="16"/>
                <w:szCs w:val="16"/>
                <w:lang w:val="pt-BR"/>
              </w:rPr>
            </w:pPr>
            <w:r w:rsidRPr="00C57F03">
              <w:rPr>
                <w:rFonts w:ascii="Arial" w:hAnsi="Arial" w:cs="Arial"/>
                <w:strike/>
                <w:lang w:val="pt-BR"/>
              </w:rPr>
              <w:t>Cursos presenciais e/ou a distância</w:t>
            </w:r>
            <w:r w:rsidRPr="00C57F03">
              <w:rPr>
                <w:strike/>
                <w:lang w:val="pt-BR"/>
              </w:rPr>
              <w:t xml:space="preserve"> </w:t>
            </w:r>
            <w:r w:rsidRPr="00C57F03">
              <w:rPr>
                <w:rFonts w:ascii="Arial" w:hAnsi="Arial" w:cs="Arial"/>
                <w:strike/>
                <w:color w:val="0070C0"/>
                <w:sz w:val="16"/>
                <w:szCs w:val="16"/>
                <w:lang w:val="pt-BR"/>
              </w:rPr>
              <w:t>(Alterado pela NBC PG 12 (R3))</w:t>
            </w:r>
          </w:p>
          <w:p w14:paraId="2AE0169B" w14:textId="77777777" w:rsidR="003B5E05" w:rsidRPr="00C57F03" w:rsidRDefault="003B5E05" w:rsidP="009A4CD5">
            <w:pPr>
              <w:pStyle w:val="Textodenotadefim"/>
              <w:jc w:val="both"/>
              <w:rPr>
                <w:strike/>
                <w:lang w:val="pt-BR"/>
              </w:rPr>
            </w:pPr>
            <w:r w:rsidRPr="00C57F03">
              <w:rPr>
                <w:rFonts w:ascii="Arial" w:hAnsi="Arial" w:cs="Arial"/>
                <w:strike/>
              </w:rPr>
              <w:t>Cursos presenciais, a distância ou mistos.</w:t>
            </w:r>
            <w:r w:rsidRPr="00C57F03">
              <w:rPr>
                <w:rFonts w:ascii="Arial" w:hAnsi="Arial" w:cs="Arial"/>
                <w:strike/>
                <w:lang w:val="pt-BR"/>
              </w:rPr>
              <w:t xml:space="preserve"> </w:t>
            </w:r>
            <w:r w:rsidRPr="00C57F03">
              <w:rPr>
                <w:rFonts w:ascii="Arial" w:hAnsi="Arial" w:cs="Arial"/>
                <w:bCs/>
                <w:iCs/>
                <w:strike/>
                <w:color w:val="0070C0"/>
                <w:sz w:val="16"/>
                <w:szCs w:val="16"/>
              </w:rPr>
              <w:t>(Alterado pela Revisão NBC 02)</w:t>
            </w:r>
          </w:p>
        </w:tc>
        <w:tc>
          <w:tcPr>
            <w:tcW w:w="1733" w:type="dxa"/>
            <w:tcBorders>
              <w:top w:val="single" w:sz="4" w:space="0" w:color="auto"/>
              <w:left w:val="single" w:sz="4" w:space="0" w:color="auto"/>
              <w:right w:val="single" w:sz="4" w:space="0" w:color="auto"/>
            </w:tcBorders>
            <w:vAlign w:val="center"/>
          </w:tcPr>
          <w:p w14:paraId="71CFF97E"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1 (um) ponto por hora.</w:t>
            </w:r>
          </w:p>
        </w:tc>
      </w:tr>
      <w:tr w:rsidR="003B5E05" w:rsidRPr="00C57F03" w14:paraId="5FDC6BCD" w14:textId="77777777" w:rsidTr="009A4CD5">
        <w:trPr>
          <w:cantSplit/>
          <w:trHeight w:val="1385"/>
          <w:jc w:val="center"/>
        </w:trPr>
        <w:tc>
          <w:tcPr>
            <w:tcW w:w="2445" w:type="dxa"/>
            <w:vAlign w:val="center"/>
          </w:tcPr>
          <w:p w14:paraId="5F74C4C1" w14:textId="77777777" w:rsidR="003B5E05" w:rsidRPr="00C57F03" w:rsidRDefault="003B5E05" w:rsidP="009A4CD5">
            <w:pPr>
              <w:spacing w:line="240" w:lineRule="auto"/>
              <w:rPr>
                <w:rFonts w:ascii="Arial" w:hAnsi="Arial" w:cs="Arial"/>
                <w:strike/>
                <w:sz w:val="20"/>
                <w:szCs w:val="20"/>
              </w:rPr>
            </w:pPr>
            <w:r w:rsidRPr="00C57F03">
              <w:rPr>
                <w:rFonts w:ascii="Arial" w:hAnsi="Arial" w:cs="Arial"/>
                <w:strike/>
                <w:sz w:val="20"/>
                <w:szCs w:val="20"/>
              </w:rPr>
              <w:t xml:space="preserve">Demais cursos e palestras credenciadas </w:t>
            </w:r>
          </w:p>
        </w:tc>
        <w:tc>
          <w:tcPr>
            <w:tcW w:w="3402" w:type="dxa"/>
            <w:tcBorders>
              <w:right w:val="single" w:sz="4" w:space="0" w:color="auto"/>
            </w:tcBorders>
            <w:vAlign w:val="center"/>
          </w:tcPr>
          <w:p w14:paraId="1DAD1381" w14:textId="77777777" w:rsidR="003B5E05" w:rsidRPr="00C57F03" w:rsidRDefault="003B5E05" w:rsidP="009A4CD5">
            <w:pPr>
              <w:spacing w:line="240" w:lineRule="auto"/>
              <w:jc w:val="both"/>
              <w:rPr>
                <w:rFonts w:ascii="Arial" w:hAnsi="Arial" w:cs="Arial"/>
                <w:strike/>
                <w:sz w:val="20"/>
                <w:szCs w:val="20"/>
              </w:rPr>
            </w:pPr>
            <w:r w:rsidRPr="00C57F03">
              <w:rPr>
                <w:rFonts w:ascii="Arial" w:hAnsi="Arial" w:cs="Arial"/>
                <w:strike/>
                <w:sz w:val="20"/>
                <w:szCs w:val="20"/>
              </w:rPr>
              <w:t xml:space="preserve">Temas que contribuam para a melhoria da </w:t>
            </w:r>
            <w:r w:rsidRPr="00C57F03">
              <w:rPr>
                <w:rFonts w:ascii="Arial" w:hAnsi="Arial" w:cs="Arial"/>
                <w:i/>
                <w:strike/>
                <w:sz w:val="20"/>
                <w:szCs w:val="20"/>
              </w:rPr>
              <w:t>performance</w:t>
            </w:r>
            <w:r w:rsidRPr="00C57F03">
              <w:rPr>
                <w:rFonts w:ascii="Arial" w:hAnsi="Arial" w:cs="Arial"/>
                <w:strike/>
                <w:sz w:val="20"/>
                <w:szCs w:val="20"/>
              </w:rPr>
              <w:t xml:space="preserve"> do profissional, com conteúdo de natureza técnica e profissional, relacionados ao PEPC.</w:t>
            </w:r>
          </w:p>
        </w:tc>
        <w:tc>
          <w:tcPr>
            <w:tcW w:w="1843" w:type="dxa"/>
            <w:tcBorders>
              <w:top w:val="single" w:sz="4" w:space="0" w:color="auto"/>
              <w:left w:val="single" w:sz="4" w:space="0" w:color="auto"/>
              <w:right w:val="single" w:sz="4" w:space="0" w:color="auto"/>
            </w:tcBorders>
            <w:vAlign w:val="center"/>
          </w:tcPr>
          <w:p w14:paraId="13D20B37" w14:textId="77777777" w:rsidR="003B5E05" w:rsidRPr="00C57F03" w:rsidRDefault="003B5E05" w:rsidP="009A4CD5">
            <w:pPr>
              <w:pStyle w:val="Textodenotadefim"/>
              <w:jc w:val="both"/>
              <w:rPr>
                <w:rFonts w:ascii="Arial" w:hAnsi="Arial" w:cs="Arial"/>
                <w:strike/>
                <w:lang w:val="pt-BR"/>
              </w:rPr>
            </w:pPr>
            <w:r w:rsidRPr="00C57F03">
              <w:rPr>
                <w:rFonts w:ascii="Arial" w:hAnsi="Arial" w:cs="Arial"/>
                <w:strike/>
              </w:rPr>
              <w:t>Cursos e palestras presenciais e</w:t>
            </w:r>
            <w:r w:rsidRPr="00C57F03">
              <w:rPr>
                <w:rFonts w:ascii="Arial" w:hAnsi="Arial" w:cs="Arial"/>
                <w:strike/>
                <w:lang w:val="pt-BR"/>
              </w:rPr>
              <w:t>/ou</w:t>
            </w:r>
            <w:r w:rsidRPr="00C57F03">
              <w:rPr>
                <w:rFonts w:ascii="Arial" w:hAnsi="Arial" w:cs="Arial"/>
                <w:strike/>
              </w:rPr>
              <w:t xml:space="preserve"> a distância</w:t>
            </w:r>
          </w:p>
          <w:p w14:paraId="7C04FE2A" w14:textId="77777777" w:rsidR="003B5E05" w:rsidRPr="00C57F03" w:rsidRDefault="003B5E05" w:rsidP="009A4CD5">
            <w:pPr>
              <w:pStyle w:val="Textodenotadefim"/>
              <w:jc w:val="both"/>
              <w:rPr>
                <w:rFonts w:ascii="Arial" w:hAnsi="Arial" w:cs="Arial"/>
                <w:strike/>
                <w:lang w:val="pt-BR"/>
              </w:rPr>
            </w:pPr>
            <w:r w:rsidRPr="00C57F03">
              <w:rPr>
                <w:rFonts w:ascii="Arial" w:hAnsi="Arial" w:cs="Arial"/>
                <w:strike/>
              </w:rPr>
              <w:t>Cursos e palestras presenciais, a distância ou mistos.</w:t>
            </w:r>
            <w:r w:rsidRPr="00C57F03">
              <w:rPr>
                <w:rFonts w:ascii="Arial" w:hAnsi="Arial" w:cs="Arial"/>
                <w:strike/>
                <w:lang w:val="pt-BR"/>
              </w:rPr>
              <w:t xml:space="preserve"> </w:t>
            </w:r>
            <w:r w:rsidRPr="00C57F03">
              <w:rPr>
                <w:rFonts w:ascii="Arial" w:hAnsi="Arial" w:cs="Arial"/>
                <w:bCs/>
                <w:iCs/>
                <w:strike/>
                <w:color w:val="0070C0"/>
                <w:sz w:val="16"/>
                <w:szCs w:val="16"/>
              </w:rPr>
              <w:t>(Alterado pela Revisão NBC 02)</w:t>
            </w:r>
          </w:p>
        </w:tc>
        <w:tc>
          <w:tcPr>
            <w:tcW w:w="1733" w:type="dxa"/>
            <w:tcBorders>
              <w:top w:val="single" w:sz="4" w:space="0" w:color="auto"/>
              <w:left w:val="single" w:sz="4" w:space="0" w:color="auto"/>
              <w:right w:val="single" w:sz="4" w:space="0" w:color="auto"/>
            </w:tcBorders>
            <w:vAlign w:val="center"/>
          </w:tcPr>
          <w:p w14:paraId="66979282" w14:textId="77777777" w:rsidR="003B5E05" w:rsidRPr="00C57F03" w:rsidRDefault="003B5E05" w:rsidP="009A4CD5">
            <w:pPr>
              <w:spacing w:line="240" w:lineRule="auto"/>
              <w:jc w:val="both"/>
              <w:rPr>
                <w:rFonts w:ascii="Arial" w:hAnsi="Arial" w:cs="Arial"/>
                <w:strike/>
                <w:sz w:val="20"/>
                <w:szCs w:val="20"/>
              </w:rPr>
            </w:pPr>
            <w:r w:rsidRPr="00C57F03">
              <w:rPr>
                <w:rFonts w:ascii="Arial" w:hAnsi="Arial" w:cs="Arial"/>
                <w:strike/>
                <w:sz w:val="20"/>
                <w:szCs w:val="20"/>
              </w:rPr>
              <w:t xml:space="preserve"> 1 (um) ponto por hora.</w:t>
            </w:r>
          </w:p>
        </w:tc>
      </w:tr>
      <w:tr w:rsidR="003B5E05" w:rsidRPr="00C57F03" w14:paraId="3EE20AB0" w14:textId="77777777" w:rsidTr="009A4CD5">
        <w:trPr>
          <w:cantSplit/>
          <w:trHeight w:val="1385"/>
          <w:jc w:val="center"/>
        </w:trPr>
        <w:tc>
          <w:tcPr>
            <w:tcW w:w="2445" w:type="dxa"/>
            <w:vAlign w:val="center"/>
          </w:tcPr>
          <w:p w14:paraId="26208ADD" w14:textId="77777777" w:rsidR="003B5E05" w:rsidRPr="00C57F03" w:rsidRDefault="003B5E05" w:rsidP="009A4CD5">
            <w:pPr>
              <w:spacing w:after="0" w:line="240" w:lineRule="auto"/>
              <w:jc w:val="both"/>
              <w:rPr>
                <w:rFonts w:ascii="Arial" w:hAnsi="Arial" w:cs="Arial"/>
                <w:iCs/>
                <w:strike/>
                <w:sz w:val="20"/>
                <w:szCs w:val="20"/>
              </w:rPr>
            </w:pPr>
            <w:r w:rsidRPr="00C57F03">
              <w:rPr>
                <w:rFonts w:ascii="Arial" w:hAnsi="Arial" w:cs="Arial"/>
                <w:strike/>
                <w:sz w:val="20"/>
                <w:szCs w:val="20"/>
              </w:rPr>
              <w:t>Cursos de pós-graduação (</w:t>
            </w:r>
            <w:r w:rsidRPr="00C57F03">
              <w:rPr>
                <w:rFonts w:ascii="Arial" w:hAnsi="Arial" w:cs="Arial"/>
                <w:i/>
                <w:iCs/>
                <w:strike/>
                <w:sz w:val="20"/>
                <w:szCs w:val="20"/>
              </w:rPr>
              <w:t xml:space="preserve">lato sensu </w:t>
            </w:r>
            <w:r w:rsidRPr="00C57F03">
              <w:rPr>
                <w:rFonts w:ascii="Arial" w:hAnsi="Arial" w:cs="Arial"/>
                <w:iCs/>
                <w:strike/>
                <w:sz w:val="20"/>
                <w:szCs w:val="20"/>
              </w:rPr>
              <w:t>e</w:t>
            </w:r>
            <w:r w:rsidRPr="00C57F03">
              <w:rPr>
                <w:rFonts w:ascii="Arial" w:hAnsi="Arial" w:cs="Arial"/>
                <w:i/>
                <w:iCs/>
                <w:strike/>
                <w:sz w:val="20"/>
                <w:szCs w:val="20"/>
              </w:rPr>
              <w:t xml:space="preserve"> stricto sensu)</w:t>
            </w:r>
            <w:r w:rsidRPr="00C57F03">
              <w:rPr>
                <w:rFonts w:ascii="Arial" w:hAnsi="Arial" w:cs="Arial"/>
                <w:iCs/>
                <w:strike/>
                <w:sz w:val="20"/>
                <w:szCs w:val="20"/>
              </w:rPr>
              <w:t xml:space="preserve"> oferecidos por IES, reconhecidos no MEC</w:t>
            </w:r>
          </w:p>
          <w:p w14:paraId="497C0FA2" w14:textId="77777777" w:rsidR="003B5E05" w:rsidRPr="00C57F03" w:rsidRDefault="003B5E05" w:rsidP="009A4CD5">
            <w:pPr>
              <w:spacing w:after="0" w:line="240" w:lineRule="auto"/>
              <w:jc w:val="both"/>
              <w:rPr>
                <w:rFonts w:ascii="Arial" w:hAnsi="Arial" w:cs="Arial"/>
                <w:iCs/>
                <w:strike/>
              </w:rPr>
            </w:pPr>
            <w:r w:rsidRPr="00C57F03">
              <w:rPr>
                <w:rFonts w:ascii="Arial" w:hAnsi="Arial" w:cs="Arial"/>
                <w:strike/>
                <w:sz w:val="20"/>
                <w:szCs w:val="20"/>
              </w:rPr>
              <w:t>Cursos de graduação e pós-graduação (</w:t>
            </w:r>
            <w:r w:rsidRPr="00C57F03">
              <w:rPr>
                <w:rFonts w:ascii="Arial" w:hAnsi="Arial" w:cs="Arial"/>
                <w:i/>
                <w:iCs/>
                <w:strike/>
                <w:sz w:val="20"/>
                <w:szCs w:val="20"/>
              </w:rPr>
              <w:t xml:space="preserve">lato sensu </w:t>
            </w:r>
            <w:r w:rsidRPr="00C57F03">
              <w:rPr>
                <w:rFonts w:ascii="Arial" w:hAnsi="Arial" w:cs="Arial"/>
                <w:iCs/>
                <w:strike/>
                <w:sz w:val="20"/>
                <w:szCs w:val="20"/>
              </w:rPr>
              <w:t>e</w:t>
            </w:r>
            <w:r w:rsidRPr="00C57F03">
              <w:rPr>
                <w:rFonts w:ascii="Arial" w:hAnsi="Arial" w:cs="Arial"/>
                <w:i/>
                <w:iCs/>
                <w:strike/>
                <w:sz w:val="20"/>
                <w:szCs w:val="20"/>
              </w:rPr>
              <w:t xml:space="preserve"> stricto sensu)</w:t>
            </w:r>
            <w:r w:rsidRPr="00C57F03">
              <w:rPr>
                <w:rFonts w:ascii="Arial" w:hAnsi="Arial" w:cs="Arial"/>
                <w:iCs/>
                <w:strike/>
                <w:sz w:val="20"/>
                <w:szCs w:val="20"/>
              </w:rPr>
              <w:t xml:space="preserve"> oferecidos por IES, reconhecidos no MEC</w:t>
            </w:r>
            <w:r w:rsidRPr="00C57F03">
              <w:rPr>
                <w:rFonts w:ascii="Arial" w:hAnsi="Arial" w:cs="Arial"/>
                <w:iCs/>
                <w:strike/>
              </w:rPr>
              <w:t xml:space="preserve"> </w:t>
            </w:r>
            <w:r w:rsidRPr="00C57F03">
              <w:rPr>
                <w:rFonts w:ascii="Arial" w:hAnsi="Arial" w:cs="Arial"/>
                <w:bCs/>
                <w:iCs/>
                <w:strike/>
                <w:color w:val="0070C0"/>
                <w:sz w:val="16"/>
                <w:szCs w:val="16"/>
              </w:rPr>
              <w:t>(Alterado pela Revisão NBC 02)</w:t>
            </w:r>
          </w:p>
          <w:p w14:paraId="3770A167" w14:textId="77777777" w:rsidR="003B5E05" w:rsidRPr="00C57F03" w:rsidRDefault="003B5E05" w:rsidP="009A4CD5">
            <w:pPr>
              <w:spacing w:line="240" w:lineRule="auto"/>
              <w:jc w:val="both"/>
              <w:rPr>
                <w:rFonts w:ascii="Arial" w:hAnsi="Arial" w:cs="Arial"/>
                <w:strike/>
                <w:sz w:val="20"/>
                <w:szCs w:val="20"/>
              </w:rPr>
            </w:pPr>
          </w:p>
        </w:tc>
        <w:tc>
          <w:tcPr>
            <w:tcW w:w="3402" w:type="dxa"/>
            <w:tcBorders>
              <w:right w:val="single" w:sz="4" w:space="0" w:color="auto"/>
            </w:tcBorders>
            <w:vAlign w:val="center"/>
          </w:tcPr>
          <w:p w14:paraId="76ECC74E" w14:textId="77777777" w:rsidR="003B5E05" w:rsidRPr="00C57F03" w:rsidRDefault="003B5E05" w:rsidP="009A4CD5">
            <w:pPr>
              <w:spacing w:line="240" w:lineRule="auto"/>
              <w:ind w:left="72"/>
              <w:jc w:val="both"/>
              <w:rPr>
                <w:rFonts w:ascii="Arial" w:hAnsi="Arial" w:cs="Arial"/>
                <w:i/>
                <w:strike/>
                <w:sz w:val="20"/>
                <w:szCs w:val="20"/>
              </w:rPr>
            </w:pPr>
            <w:r w:rsidRPr="00C57F03">
              <w:rPr>
                <w:rFonts w:ascii="Arial" w:hAnsi="Arial" w:cs="Arial"/>
                <w:strike/>
                <w:sz w:val="20"/>
                <w:szCs w:val="20"/>
              </w:rPr>
              <w:t xml:space="preserve">Disciplinas que contribuam para a melhoria da </w:t>
            </w:r>
            <w:r w:rsidRPr="00C57F03">
              <w:rPr>
                <w:rFonts w:ascii="Arial" w:hAnsi="Arial" w:cs="Arial"/>
                <w:i/>
                <w:strike/>
                <w:sz w:val="20"/>
                <w:szCs w:val="20"/>
              </w:rPr>
              <w:t>performance</w:t>
            </w:r>
            <w:r w:rsidRPr="00C57F03">
              <w:rPr>
                <w:rFonts w:ascii="Arial" w:hAnsi="Arial" w:cs="Arial"/>
                <w:strike/>
                <w:sz w:val="20"/>
                <w:szCs w:val="20"/>
              </w:rPr>
              <w:t xml:space="preserve"> do profissional, com conteúdo de natureza técnica e profissional, relacionadas ao PEPC.</w:t>
            </w:r>
          </w:p>
        </w:tc>
        <w:tc>
          <w:tcPr>
            <w:tcW w:w="1843" w:type="dxa"/>
            <w:tcBorders>
              <w:top w:val="single" w:sz="4" w:space="0" w:color="auto"/>
              <w:left w:val="single" w:sz="4" w:space="0" w:color="auto"/>
              <w:right w:val="single" w:sz="4" w:space="0" w:color="auto"/>
            </w:tcBorders>
            <w:vAlign w:val="center"/>
          </w:tcPr>
          <w:p w14:paraId="74A6E1D6" w14:textId="77777777" w:rsidR="003B5E05" w:rsidRPr="00C57F03" w:rsidRDefault="003B5E05" w:rsidP="009A4CD5">
            <w:pPr>
              <w:pStyle w:val="Textodenotadefim"/>
              <w:jc w:val="both"/>
              <w:rPr>
                <w:rFonts w:ascii="Arial" w:hAnsi="Arial" w:cs="Arial"/>
                <w:strike/>
              </w:rPr>
            </w:pPr>
            <w:r w:rsidRPr="00C57F03">
              <w:rPr>
                <w:rFonts w:ascii="Arial" w:hAnsi="Arial" w:cs="Arial"/>
                <w:strike/>
              </w:rPr>
              <w:t>Mínimo de 360 (trezentos e sessenta) horas-aula</w:t>
            </w:r>
          </w:p>
          <w:p w14:paraId="4132BB2A" w14:textId="77777777" w:rsidR="003B5E05" w:rsidRPr="00C57F03" w:rsidRDefault="003B5E05" w:rsidP="009A4CD5">
            <w:pPr>
              <w:spacing w:line="240" w:lineRule="auto"/>
              <w:jc w:val="both"/>
              <w:rPr>
                <w:rFonts w:ascii="Arial" w:hAnsi="Arial" w:cs="Arial"/>
                <w:strike/>
                <w:sz w:val="20"/>
                <w:szCs w:val="20"/>
              </w:rPr>
            </w:pPr>
          </w:p>
        </w:tc>
        <w:tc>
          <w:tcPr>
            <w:tcW w:w="1733" w:type="dxa"/>
            <w:tcBorders>
              <w:top w:val="single" w:sz="4" w:space="0" w:color="auto"/>
              <w:left w:val="single" w:sz="4" w:space="0" w:color="auto"/>
              <w:right w:val="single" w:sz="4" w:space="0" w:color="auto"/>
            </w:tcBorders>
            <w:vAlign w:val="center"/>
          </w:tcPr>
          <w:p w14:paraId="52430DCD"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10 (dez) pontos por disciplina concluída. A comprovação deve ser feita pelo profissional mediante a apresentação de declaração, emitida pela IES, das disciplinas concluídas no ano.</w:t>
            </w:r>
          </w:p>
          <w:p w14:paraId="71755F9D"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rPr>
              <w:t xml:space="preserve">1 ponto por hora, limitado a 10 (dez) pontos por disciplina concluída com aprovação. A comprovação deve ser feita pelo profissional mediante a apresentação de declaração, emitida pela IES, das disciplinas concluídas no ano. </w:t>
            </w:r>
            <w:r w:rsidRPr="00C57F03">
              <w:rPr>
                <w:rFonts w:ascii="Arial" w:hAnsi="Arial" w:cs="Arial"/>
                <w:bCs/>
                <w:iCs/>
                <w:strike/>
                <w:color w:val="0070C0"/>
                <w:sz w:val="16"/>
                <w:szCs w:val="16"/>
              </w:rPr>
              <w:t>(Alterado pela Revisão NBC 02)</w:t>
            </w:r>
          </w:p>
        </w:tc>
      </w:tr>
      <w:tr w:rsidR="003B5E05" w:rsidRPr="00C57F03" w14:paraId="05D15EA2" w14:textId="77777777" w:rsidTr="009A4CD5">
        <w:trPr>
          <w:cantSplit/>
          <w:trHeight w:val="470"/>
          <w:jc w:val="center"/>
        </w:trPr>
        <w:tc>
          <w:tcPr>
            <w:tcW w:w="2445" w:type="dxa"/>
            <w:vAlign w:val="center"/>
          </w:tcPr>
          <w:p w14:paraId="00C0D723" w14:textId="77777777" w:rsidR="003B5E05" w:rsidRPr="00C57F03" w:rsidRDefault="003B5E05" w:rsidP="009A4CD5">
            <w:pPr>
              <w:spacing w:line="240" w:lineRule="auto"/>
              <w:jc w:val="both"/>
              <w:rPr>
                <w:rFonts w:ascii="Times New Roman" w:hAnsi="Times New Roman"/>
                <w:strike/>
                <w:sz w:val="20"/>
                <w:szCs w:val="20"/>
              </w:rPr>
            </w:pPr>
            <w:r w:rsidRPr="00C57F03">
              <w:rPr>
                <w:rFonts w:ascii="Times New Roman" w:hAnsi="Times New Roman"/>
                <w:strike/>
                <w:sz w:val="20"/>
                <w:szCs w:val="20"/>
              </w:rPr>
              <w:t>Autoestudo credenciado</w:t>
            </w:r>
          </w:p>
        </w:tc>
        <w:tc>
          <w:tcPr>
            <w:tcW w:w="3402" w:type="dxa"/>
            <w:tcBorders>
              <w:top w:val="single" w:sz="4" w:space="0" w:color="auto"/>
              <w:bottom w:val="single" w:sz="4" w:space="0" w:color="auto"/>
              <w:right w:val="single" w:sz="4" w:space="0" w:color="auto"/>
            </w:tcBorders>
            <w:vAlign w:val="center"/>
          </w:tcPr>
          <w:p w14:paraId="0109FAFD" w14:textId="77777777" w:rsidR="003B5E05" w:rsidRPr="00C57F03" w:rsidRDefault="003B5E05" w:rsidP="009A4CD5">
            <w:pPr>
              <w:spacing w:line="240" w:lineRule="auto"/>
              <w:jc w:val="both"/>
              <w:rPr>
                <w:rFonts w:ascii="Times New Roman" w:hAnsi="Times New Roman"/>
                <w:strike/>
                <w:sz w:val="20"/>
                <w:szCs w:val="20"/>
              </w:rPr>
            </w:pPr>
            <w:r w:rsidRPr="00C57F03">
              <w:rPr>
                <w:rFonts w:ascii="Times New Roman" w:hAnsi="Times New Roman"/>
                <w:strike/>
                <w:sz w:val="20"/>
                <w:szCs w:val="20"/>
              </w:rPr>
              <w:t>Considera-se o estudo dirigido, com conteúdo e referência bibliográfica indicados pela capacitadora, quando houver a exigência do aproveitamento mínimo de 75% (setenta e cinco por cento), obtido por meio de objeto formal de avaliação (instrumento presencial ou virtual).</w:t>
            </w:r>
          </w:p>
          <w:p w14:paraId="76EE61E6" w14:textId="77777777" w:rsidR="003B5E05" w:rsidRPr="00C57F03" w:rsidRDefault="003B5E05" w:rsidP="009A4CD5">
            <w:pPr>
              <w:spacing w:line="240" w:lineRule="auto"/>
              <w:jc w:val="both"/>
              <w:rPr>
                <w:rFonts w:ascii="Times New Roman" w:hAnsi="Times New Roman"/>
                <w:strike/>
                <w:sz w:val="20"/>
                <w:szCs w:val="20"/>
              </w:rPr>
            </w:pPr>
            <w:r w:rsidRPr="00C57F03">
              <w:rPr>
                <w:rFonts w:ascii="Times New Roman" w:hAnsi="Times New Roman"/>
                <w:strike/>
                <w:sz w:val="20"/>
                <w:szCs w:val="20"/>
              </w:rPr>
              <w:t xml:space="preserve">Considera-se o estudo dirigido, com conteúdo e referência bibliográfica indicados pelas capacitadoras, quando houver a exigência do aproveitamento mínimo de 75% (setenta e cinco por cento), obtido por meio de objeto formal de avaliação (instrumento presencial ou virtual). </w:t>
            </w:r>
            <w:r w:rsidRPr="00C57F03">
              <w:rPr>
                <w:rFonts w:ascii="Times New Roman" w:eastAsia="Times New Roman" w:hAnsi="Times New Roman"/>
                <w:bCs/>
                <w:iCs/>
                <w:strike/>
                <w:color w:val="0070C0"/>
                <w:sz w:val="16"/>
                <w:szCs w:val="16"/>
                <w:lang w:val="x-none" w:eastAsia="zh-CN"/>
              </w:rPr>
              <w:t>(Alterado pela NBC PG 12 (R2))</w:t>
            </w:r>
          </w:p>
        </w:tc>
        <w:tc>
          <w:tcPr>
            <w:tcW w:w="1843" w:type="dxa"/>
            <w:tcBorders>
              <w:top w:val="single" w:sz="4" w:space="0" w:color="auto"/>
              <w:left w:val="single" w:sz="4" w:space="0" w:color="auto"/>
              <w:bottom w:val="single" w:sz="4" w:space="0" w:color="auto"/>
              <w:right w:val="single" w:sz="4" w:space="0" w:color="auto"/>
            </w:tcBorders>
            <w:vAlign w:val="center"/>
          </w:tcPr>
          <w:p w14:paraId="322E9D6A" w14:textId="77777777" w:rsidR="003B5E05" w:rsidRPr="00C57F03" w:rsidRDefault="003B5E05" w:rsidP="009A4CD5">
            <w:pPr>
              <w:spacing w:line="240" w:lineRule="auto"/>
              <w:jc w:val="both"/>
              <w:rPr>
                <w:rFonts w:ascii="Times New Roman" w:hAnsi="Times New Roman"/>
                <w:strike/>
                <w:sz w:val="20"/>
                <w:szCs w:val="20"/>
              </w:rPr>
            </w:pPr>
            <w:r w:rsidRPr="00C57F03">
              <w:rPr>
                <w:rFonts w:ascii="Times New Roman" w:hAnsi="Times New Roman"/>
                <w:strike/>
                <w:sz w:val="20"/>
                <w:szCs w:val="20"/>
              </w:rPr>
              <w:t>Cursos a distância por meio virtual e/ou presencial</w:t>
            </w:r>
          </w:p>
        </w:tc>
        <w:tc>
          <w:tcPr>
            <w:tcW w:w="1733" w:type="dxa"/>
            <w:tcBorders>
              <w:top w:val="single" w:sz="4" w:space="0" w:color="auto"/>
              <w:left w:val="single" w:sz="4" w:space="0" w:color="auto"/>
              <w:bottom w:val="single" w:sz="4" w:space="0" w:color="auto"/>
              <w:right w:val="single" w:sz="4" w:space="0" w:color="auto"/>
            </w:tcBorders>
            <w:vAlign w:val="center"/>
          </w:tcPr>
          <w:p w14:paraId="4159C98B" w14:textId="77777777" w:rsidR="003B5E05" w:rsidRPr="00C57F03" w:rsidRDefault="003B5E05" w:rsidP="009A4CD5">
            <w:pPr>
              <w:pStyle w:val="Textodenotadefim"/>
              <w:jc w:val="both"/>
              <w:rPr>
                <w:strike/>
              </w:rPr>
            </w:pPr>
            <w:r w:rsidRPr="00C57F03">
              <w:rPr>
                <w:strike/>
              </w:rPr>
              <w:t>Máximo de 4 (quatro) pontos por curso, limitado a 20 (vinte) pontos por ano.</w:t>
            </w:r>
          </w:p>
          <w:p w14:paraId="2C95B1C3" w14:textId="77777777" w:rsidR="003B5E05" w:rsidRPr="00C57F03" w:rsidRDefault="003B5E05" w:rsidP="009A4CD5">
            <w:pPr>
              <w:pStyle w:val="Textodenotadefim"/>
              <w:jc w:val="both"/>
              <w:rPr>
                <w:strike/>
              </w:rPr>
            </w:pPr>
          </w:p>
        </w:tc>
      </w:tr>
      <w:tr w:rsidR="003B5E05" w:rsidRPr="00C57F03" w14:paraId="0AC843C2" w14:textId="77777777" w:rsidTr="009A4CD5">
        <w:trPr>
          <w:cantSplit/>
          <w:trHeight w:val="470"/>
          <w:jc w:val="center"/>
        </w:trPr>
        <w:tc>
          <w:tcPr>
            <w:tcW w:w="2445" w:type="dxa"/>
            <w:vAlign w:val="center"/>
          </w:tcPr>
          <w:p w14:paraId="4C2829B1"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Autoestudo credenciado</w:t>
            </w:r>
          </w:p>
        </w:tc>
        <w:tc>
          <w:tcPr>
            <w:tcW w:w="3402" w:type="dxa"/>
            <w:tcBorders>
              <w:top w:val="single" w:sz="4" w:space="0" w:color="auto"/>
              <w:bottom w:val="single" w:sz="4" w:space="0" w:color="auto"/>
              <w:right w:val="single" w:sz="4" w:space="0" w:color="auto"/>
            </w:tcBorders>
            <w:vAlign w:val="center"/>
          </w:tcPr>
          <w:p w14:paraId="3BD45806"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 xml:space="preserve">Considera-se autoestudo, o aprendizado sem interação de facilitadores, em que o profissional aprende por meio de material de estudo dirigido (impresso ou online), e, ao final do processo realiza uma prova (com, no mínimo, 75% de acertos para aprovação). </w:t>
            </w:r>
            <w:r w:rsidRPr="00C57F03">
              <w:rPr>
                <w:rFonts w:ascii="Arial" w:hAnsi="Arial" w:cs="Arial"/>
                <w:strike/>
                <w:color w:val="0070C0"/>
                <w:sz w:val="16"/>
                <w:szCs w:val="16"/>
              </w:rPr>
              <w:t>(Alterado pela NBC PG 12 (R3))</w:t>
            </w:r>
          </w:p>
        </w:tc>
        <w:tc>
          <w:tcPr>
            <w:tcW w:w="1843" w:type="dxa"/>
            <w:tcBorders>
              <w:top w:val="single" w:sz="4" w:space="0" w:color="auto"/>
              <w:left w:val="single" w:sz="4" w:space="0" w:color="auto"/>
              <w:bottom w:val="single" w:sz="4" w:space="0" w:color="auto"/>
              <w:right w:val="single" w:sz="4" w:space="0" w:color="auto"/>
            </w:tcBorders>
            <w:vAlign w:val="center"/>
          </w:tcPr>
          <w:p w14:paraId="5C41A729"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 xml:space="preserve">Cursos a distância por meio virtual </w:t>
            </w:r>
            <w:r w:rsidRPr="00C57F03">
              <w:rPr>
                <w:rFonts w:ascii="Arial" w:hAnsi="Arial" w:cs="Arial"/>
                <w:strike/>
                <w:color w:val="0070C0"/>
                <w:sz w:val="16"/>
                <w:szCs w:val="16"/>
              </w:rPr>
              <w:t>(Alterado pela NBC PG 12 (R3))</w:t>
            </w:r>
          </w:p>
        </w:tc>
        <w:tc>
          <w:tcPr>
            <w:tcW w:w="1733" w:type="dxa"/>
            <w:tcBorders>
              <w:top w:val="single" w:sz="4" w:space="0" w:color="auto"/>
              <w:left w:val="single" w:sz="4" w:space="0" w:color="auto"/>
              <w:bottom w:val="single" w:sz="4" w:space="0" w:color="auto"/>
              <w:right w:val="single" w:sz="4" w:space="0" w:color="auto"/>
            </w:tcBorders>
            <w:vAlign w:val="center"/>
          </w:tcPr>
          <w:p w14:paraId="5DB6A696" w14:textId="77777777" w:rsidR="003B5E05" w:rsidRPr="00C57F03" w:rsidRDefault="003B5E05" w:rsidP="009A4CD5">
            <w:pPr>
              <w:pStyle w:val="Textodenotadefim"/>
              <w:jc w:val="both"/>
              <w:rPr>
                <w:rFonts w:ascii="Arial" w:hAnsi="Arial" w:cs="Arial"/>
                <w:strike/>
                <w:color w:val="0070C0"/>
                <w:sz w:val="16"/>
                <w:szCs w:val="16"/>
                <w:lang w:val="pt-BR"/>
              </w:rPr>
            </w:pPr>
            <w:r w:rsidRPr="00C57F03">
              <w:rPr>
                <w:rFonts w:ascii="Arial" w:hAnsi="Arial" w:cs="Arial"/>
                <w:strike/>
              </w:rPr>
              <w:t>1 (um) ponto por hora.</w:t>
            </w:r>
            <w:r w:rsidRPr="00C57F03">
              <w:rPr>
                <w:rFonts w:ascii="Arial" w:hAnsi="Arial" w:cs="Arial"/>
                <w:strike/>
                <w:lang w:val="pt-BR"/>
              </w:rPr>
              <w:t xml:space="preserve"> </w:t>
            </w:r>
            <w:r w:rsidRPr="00C57F03">
              <w:rPr>
                <w:rFonts w:ascii="Arial" w:hAnsi="Arial" w:cs="Arial"/>
                <w:strike/>
                <w:color w:val="0070C0"/>
                <w:sz w:val="16"/>
                <w:szCs w:val="16"/>
              </w:rPr>
              <w:t>(Alterado pela NBC PG 12 (R3))</w:t>
            </w:r>
          </w:p>
          <w:p w14:paraId="4321A867" w14:textId="77777777" w:rsidR="003B5E05" w:rsidRPr="00C57F03" w:rsidRDefault="003B5E05" w:rsidP="009A4CD5">
            <w:pPr>
              <w:pStyle w:val="Textodenotadefim"/>
              <w:jc w:val="both"/>
              <w:rPr>
                <w:rFonts w:ascii="Arial" w:hAnsi="Arial" w:cs="Arial"/>
                <w:strike/>
                <w:sz w:val="22"/>
                <w:szCs w:val="22"/>
                <w:lang w:val="pt-BR"/>
              </w:rPr>
            </w:pPr>
            <w:r w:rsidRPr="00C57F03">
              <w:rPr>
                <w:rFonts w:ascii="Arial" w:hAnsi="Arial" w:cs="Arial"/>
                <w:strike/>
              </w:rPr>
              <w:t>1 (um) ponto por hora concluída com aprovação.</w:t>
            </w:r>
            <w:r w:rsidRPr="00C57F03">
              <w:rPr>
                <w:rFonts w:ascii="Arial" w:hAnsi="Arial" w:cs="Arial"/>
                <w:strike/>
                <w:sz w:val="22"/>
                <w:szCs w:val="22"/>
                <w:lang w:val="pt-BR"/>
              </w:rPr>
              <w:t xml:space="preserve"> </w:t>
            </w:r>
            <w:r w:rsidRPr="00C57F03">
              <w:rPr>
                <w:rFonts w:ascii="Arial" w:hAnsi="Arial" w:cs="Arial"/>
                <w:bCs/>
                <w:iCs/>
                <w:strike/>
                <w:color w:val="0070C0"/>
                <w:sz w:val="16"/>
                <w:szCs w:val="16"/>
              </w:rPr>
              <w:t>(Alterado pela Revisão NBC 02)</w:t>
            </w:r>
          </w:p>
          <w:p w14:paraId="7D463E12" w14:textId="77777777" w:rsidR="003B5E05" w:rsidRPr="00C57F03" w:rsidRDefault="003B5E05" w:rsidP="009A4CD5">
            <w:pPr>
              <w:pStyle w:val="Textodenotadefim"/>
              <w:jc w:val="both"/>
              <w:rPr>
                <w:strike/>
                <w:lang w:val="pt-BR"/>
              </w:rPr>
            </w:pPr>
          </w:p>
        </w:tc>
      </w:tr>
      <w:tr w:rsidR="003B5E05" w:rsidRPr="00C57F03" w14:paraId="762E3935" w14:textId="77777777" w:rsidTr="009A4CD5">
        <w:trPr>
          <w:cantSplit/>
          <w:trHeight w:val="1955"/>
          <w:jc w:val="center"/>
        </w:trPr>
        <w:tc>
          <w:tcPr>
            <w:tcW w:w="2445" w:type="dxa"/>
            <w:vAlign w:val="center"/>
          </w:tcPr>
          <w:p w14:paraId="3FDC2FD6"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Eventos credenciados, como: conferências; seminários; fóruns; debates; encontros; reuniões técnicas; painéis; congressos; convenções; simpósios nacionais e internacionais.</w:t>
            </w:r>
          </w:p>
        </w:tc>
        <w:tc>
          <w:tcPr>
            <w:tcW w:w="3402" w:type="dxa"/>
            <w:tcBorders>
              <w:top w:val="single" w:sz="4" w:space="0" w:color="auto"/>
              <w:right w:val="single" w:sz="4" w:space="0" w:color="auto"/>
            </w:tcBorders>
            <w:vAlign w:val="center"/>
          </w:tcPr>
          <w:p w14:paraId="7D23EDB8"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 xml:space="preserve">Eventos que contribuam para a melhoria da </w:t>
            </w:r>
            <w:r w:rsidRPr="00C57F03">
              <w:rPr>
                <w:rFonts w:ascii="Arial" w:hAnsi="Arial" w:cs="Arial"/>
                <w:i/>
                <w:strike/>
                <w:sz w:val="20"/>
                <w:szCs w:val="20"/>
              </w:rPr>
              <w:t>performance</w:t>
            </w:r>
            <w:r w:rsidRPr="00C57F03">
              <w:rPr>
                <w:rFonts w:ascii="Arial" w:hAnsi="Arial" w:cs="Arial"/>
                <w:strike/>
                <w:sz w:val="20"/>
                <w:szCs w:val="20"/>
              </w:rPr>
              <w:t xml:space="preserve"> do profissional, com conteúdo de natureza técnica e profissional, relacionados ao PEPC.</w:t>
            </w:r>
          </w:p>
        </w:tc>
        <w:tc>
          <w:tcPr>
            <w:tcW w:w="1843" w:type="dxa"/>
            <w:tcBorders>
              <w:top w:val="single" w:sz="4" w:space="0" w:color="auto"/>
              <w:left w:val="single" w:sz="4" w:space="0" w:color="auto"/>
              <w:right w:val="single" w:sz="4" w:space="0" w:color="auto"/>
            </w:tcBorders>
            <w:vAlign w:val="center"/>
          </w:tcPr>
          <w:p w14:paraId="6663A8E6"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sz w:val="20"/>
                <w:szCs w:val="20"/>
              </w:rPr>
              <w:t>Eventos presenciais ou a distância com controle de frequência.</w:t>
            </w:r>
          </w:p>
          <w:p w14:paraId="18535F8A" w14:textId="77777777" w:rsidR="003B5E05" w:rsidRPr="00C57F03" w:rsidRDefault="003B5E05" w:rsidP="009A4CD5">
            <w:pPr>
              <w:spacing w:after="0" w:line="240" w:lineRule="auto"/>
              <w:jc w:val="both"/>
              <w:rPr>
                <w:rFonts w:ascii="Arial" w:hAnsi="Arial" w:cs="Arial"/>
                <w:strike/>
                <w:sz w:val="20"/>
                <w:szCs w:val="20"/>
              </w:rPr>
            </w:pPr>
            <w:r w:rsidRPr="00C57F03">
              <w:rPr>
                <w:rFonts w:ascii="Arial" w:hAnsi="Arial" w:cs="Arial"/>
                <w:strike/>
              </w:rPr>
              <w:t xml:space="preserve">Eventos presenciais, a distância ou mistos com controle de frequência. </w:t>
            </w:r>
            <w:r w:rsidRPr="00C57F03">
              <w:rPr>
                <w:rFonts w:ascii="Arial" w:hAnsi="Arial" w:cs="Arial"/>
                <w:bCs/>
                <w:iCs/>
                <w:strike/>
                <w:color w:val="0070C0"/>
                <w:sz w:val="16"/>
                <w:szCs w:val="16"/>
              </w:rPr>
              <w:t>(Alterado pela Revisão NBC 02)</w:t>
            </w:r>
          </w:p>
        </w:tc>
        <w:tc>
          <w:tcPr>
            <w:tcW w:w="1733" w:type="dxa"/>
            <w:tcBorders>
              <w:top w:val="single" w:sz="4" w:space="0" w:color="auto"/>
              <w:left w:val="single" w:sz="4" w:space="0" w:color="auto"/>
              <w:right w:val="single" w:sz="4" w:space="0" w:color="auto"/>
            </w:tcBorders>
            <w:vAlign w:val="center"/>
          </w:tcPr>
          <w:p w14:paraId="5184FEC2" w14:textId="77777777" w:rsidR="003B5E05" w:rsidRPr="00C57F03" w:rsidRDefault="003B5E05" w:rsidP="009A4CD5">
            <w:pPr>
              <w:pStyle w:val="Textodenotadefim"/>
              <w:jc w:val="both"/>
              <w:rPr>
                <w:rFonts w:ascii="Arial" w:hAnsi="Arial" w:cs="Arial"/>
                <w:strike/>
              </w:rPr>
            </w:pPr>
            <w:r w:rsidRPr="00C57F03">
              <w:rPr>
                <w:rFonts w:ascii="Arial" w:hAnsi="Arial" w:cs="Arial"/>
                <w:strike/>
              </w:rPr>
              <w:t>1 (um) ponto, limitado a 20 (vinte) pontos por evento.</w:t>
            </w:r>
          </w:p>
        </w:tc>
      </w:tr>
    </w:tbl>
    <w:p w14:paraId="66559333" w14:textId="77777777" w:rsidR="003B5E05" w:rsidRDefault="003B5E05" w:rsidP="003B5E05">
      <w:pPr>
        <w:pStyle w:val="Corpodetexto"/>
        <w:spacing w:line="360" w:lineRule="auto"/>
        <w:rPr>
          <w:rFonts w:ascii="Arial Narrow" w:hAnsi="Arial Narrow"/>
          <w:bCs/>
          <w:sz w:val="2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4"/>
        <w:gridCol w:w="3404"/>
        <w:gridCol w:w="1844"/>
        <w:gridCol w:w="1733"/>
      </w:tblGrid>
      <w:tr w:rsidR="003B5E05" w:rsidRPr="00B70772" w14:paraId="30991194" w14:textId="77777777" w:rsidTr="009A4CD5">
        <w:trPr>
          <w:trHeight w:val="925"/>
          <w:jc w:val="center"/>
        </w:trPr>
        <w:tc>
          <w:tcPr>
            <w:tcW w:w="9425" w:type="dxa"/>
            <w:gridSpan w:val="4"/>
          </w:tcPr>
          <w:p w14:paraId="7BFCE98F" w14:textId="77777777" w:rsidR="003B5E05" w:rsidRPr="00B70772" w:rsidRDefault="003B5E05" w:rsidP="009A4CD5">
            <w:pPr>
              <w:pStyle w:val="TableParagraph"/>
              <w:spacing w:before="206" w:line="252" w:lineRule="exact"/>
              <w:ind w:left="1523" w:right="1519"/>
              <w:jc w:val="center"/>
              <w:rPr>
                <w:b/>
              </w:rPr>
            </w:pPr>
            <w:r w:rsidRPr="00B70772">
              <w:rPr>
                <w:b/>
              </w:rPr>
              <w:t>Tabela I – Aquisição de conhecimento (observar a determinação contida no item 7 desta Norma).</w:t>
            </w:r>
            <w:r w:rsidRPr="00C57F03">
              <w:rPr>
                <w:bCs/>
                <w:iCs/>
                <w:strike/>
                <w:color w:val="0070C0"/>
                <w:sz w:val="16"/>
                <w:szCs w:val="16"/>
              </w:rPr>
              <w:t xml:space="preserve"> </w:t>
            </w:r>
            <w:r w:rsidRPr="00C57F03">
              <w:rPr>
                <w:bCs/>
                <w:iCs/>
                <w:color w:val="0070C0"/>
                <w:sz w:val="16"/>
                <w:szCs w:val="16"/>
              </w:rPr>
              <w:t>(Alterado pela Revisão NBC 0</w:t>
            </w:r>
            <w:r>
              <w:rPr>
                <w:bCs/>
                <w:iCs/>
                <w:color w:val="0070C0"/>
                <w:sz w:val="16"/>
                <w:szCs w:val="16"/>
              </w:rPr>
              <w:t>8</w:t>
            </w:r>
            <w:r w:rsidRPr="00C57F03">
              <w:rPr>
                <w:bCs/>
                <w:iCs/>
                <w:color w:val="0070C0"/>
                <w:sz w:val="16"/>
                <w:szCs w:val="16"/>
              </w:rPr>
              <w:t>)</w:t>
            </w:r>
          </w:p>
        </w:tc>
      </w:tr>
      <w:tr w:rsidR="003B5E05" w:rsidRPr="00B70772" w14:paraId="2A107099" w14:textId="77777777" w:rsidTr="009A4CD5">
        <w:trPr>
          <w:trHeight w:val="506"/>
          <w:jc w:val="center"/>
        </w:trPr>
        <w:tc>
          <w:tcPr>
            <w:tcW w:w="2444" w:type="dxa"/>
          </w:tcPr>
          <w:p w14:paraId="7B4433B4" w14:textId="77777777" w:rsidR="003B5E05" w:rsidRPr="00B70772" w:rsidRDefault="003B5E05" w:rsidP="009A4CD5">
            <w:pPr>
              <w:pStyle w:val="TableParagraph"/>
              <w:spacing w:before="123"/>
              <w:ind w:left="755"/>
              <w:rPr>
                <w:b/>
              </w:rPr>
            </w:pPr>
            <w:r w:rsidRPr="00B70772">
              <w:rPr>
                <w:b/>
              </w:rPr>
              <w:t>Natureza</w:t>
            </w:r>
          </w:p>
        </w:tc>
        <w:tc>
          <w:tcPr>
            <w:tcW w:w="3404" w:type="dxa"/>
          </w:tcPr>
          <w:p w14:paraId="02807189" w14:textId="77777777" w:rsidR="003B5E05" w:rsidRPr="00B70772" w:rsidRDefault="003B5E05" w:rsidP="009A4CD5">
            <w:pPr>
              <w:pStyle w:val="TableParagraph"/>
              <w:spacing w:before="123"/>
              <w:ind w:left="913"/>
              <w:rPr>
                <w:b/>
              </w:rPr>
            </w:pPr>
            <w:r w:rsidRPr="00B70772">
              <w:rPr>
                <w:b/>
              </w:rPr>
              <w:t>Características</w:t>
            </w:r>
          </w:p>
        </w:tc>
        <w:tc>
          <w:tcPr>
            <w:tcW w:w="1844" w:type="dxa"/>
          </w:tcPr>
          <w:p w14:paraId="1490530A" w14:textId="77777777" w:rsidR="003B5E05" w:rsidRPr="00B70772" w:rsidRDefault="003B5E05" w:rsidP="009A4CD5">
            <w:pPr>
              <w:pStyle w:val="TableParagraph"/>
              <w:spacing w:before="123"/>
              <w:ind w:left="356"/>
              <w:rPr>
                <w:b/>
              </w:rPr>
            </w:pPr>
            <w:r w:rsidRPr="00B70772">
              <w:rPr>
                <w:b/>
              </w:rPr>
              <w:t>Requisitos</w:t>
            </w:r>
          </w:p>
        </w:tc>
        <w:tc>
          <w:tcPr>
            <w:tcW w:w="1733" w:type="dxa"/>
          </w:tcPr>
          <w:p w14:paraId="7FCE57EF" w14:textId="77777777" w:rsidR="003B5E05" w:rsidRPr="00B70772" w:rsidRDefault="003B5E05" w:rsidP="009A4CD5">
            <w:pPr>
              <w:pStyle w:val="TableParagraph"/>
              <w:spacing w:line="252" w:lineRule="exact"/>
              <w:ind w:left="498" w:right="135" w:hanging="336"/>
              <w:rPr>
                <w:b/>
              </w:rPr>
            </w:pPr>
            <w:r w:rsidRPr="00B70772">
              <w:rPr>
                <w:b/>
              </w:rPr>
              <w:t>Atribuição de pontos</w:t>
            </w:r>
          </w:p>
        </w:tc>
      </w:tr>
      <w:tr w:rsidR="003B5E05" w:rsidRPr="00B70772" w14:paraId="231BE1DF" w14:textId="77777777" w:rsidTr="009A4CD5">
        <w:trPr>
          <w:trHeight w:val="3835"/>
          <w:jc w:val="center"/>
        </w:trPr>
        <w:tc>
          <w:tcPr>
            <w:tcW w:w="2444" w:type="dxa"/>
          </w:tcPr>
          <w:p w14:paraId="53BC7253" w14:textId="77777777" w:rsidR="003B5E05" w:rsidRPr="00B70772" w:rsidRDefault="003B5E05" w:rsidP="009A4CD5">
            <w:pPr>
              <w:pStyle w:val="TableParagraph"/>
              <w:ind w:left="69" w:right="210"/>
              <w:jc w:val="both"/>
            </w:pPr>
          </w:p>
          <w:p w14:paraId="7F7AC4B2" w14:textId="77777777" w:rsidR="003B5E05" w:rsidRPr="00B70772" w:rsidRDefault="003B5E05" w:rsidP="009A4CD5">
            <w:pPr>
              <w:pStyle w:val="TableParagraph"/>
              <w:ind w:left="69" w:right="210"/>
              <w:jc w:val="both"/>
            </w:pPr>
          </w:p>
          <w:p w14:paraId="23D8EC1C" w14:textId="77777777" w:rsidR="003B5E05" w:rsidRPr="00B70772" w:rsidRDefault="003B5E05" w:rsidP="009A4CD5">
            <w:pPr>
              <w:pStyle w:val="TableParagraph"/>
              <w:ind w:left="69" w:right="210"/>
              <w:jc w:val="both"/>
            </w:pPr>
          </w:p>
          <w:p w14:paraId="53E6A2FF" w14:textId="77777777" w:rsidR="003B5E05" w:rsidRPr="00B70772" w:rsidRDefault="003B5E05" w:rsidP="009A4CD5">
            <w:pPr>
              <w:pStyle w:val="TableParagraph"/>
              <w:ind w:right="-2"/>
              <w:jc w:val="both"/>
            </w:pPr>
            <w:r w:rsidRPr="00B70772">
              <w:t>Cursos e treinamentos internos e reuniões técnicas internas das organizações contábeis credenciadas (firmas de auditoria independente, escritórios contábeis e empresas de perícia contábil).</w:t>
            </w:r>
          </w:p>
        </w:tc>
        <w:tc>
          <w:tcPr>
            <w:tcW w:w="3404" w:type="dxa"/>
          </w:tcPr>
          <w:p w14:paraId="5207ECA6" w14:textId="77777777" w:rsidR="003B5E05" w:rsidRPr="00B70772" w:rsidRDefault="003B5E05" w:rsidP="009A4CD5">
            <w:pPr>
              <w:pStyle w:val="TableParagraph"/>
              <w:jc w:val="both"/>
              <w:rPr>
                <w:b/>
              </w:rPr>
            </w:pPr>
          </w:p>
          <w:p w14:paraId="150E783F" w14:textId="77777777" w:rsidR="003B5E05" w:rsidRPr="00B70772" w:rsidRDefault="003B5E05" w:rsidP="009A4CD5">
            <w:pPr>
              <w:pStyle w:val="TableParagraph"/>
              <w:jc w:val="both"/>
              <w:rPr>
                <w:b/>
              </w:rPr>
            </w:pPr>
          </w:p>
          <w:p w14:paraId="6727B77D" w14:textId="77777777" w:rsidR="003B5E05" w:rsidRPr="00B70772" w:rsidRDefault="003B5E05" w:rsidP="009A4CD5">
            <w:pPr>
              <w:pStyle w:val="TableParagraph"/>
              <w:jc w:val="both"/>
              <w:rPr>
                <w:b/>
              </w:rPr>
            </w:pPr>
          </w:p>
          <w:p w14:paraId="79B735DC" w14:textId="77777777" w:rsidR="003B5E05" w:rsidRPr="00B70772" w:rsidRDefault="003B5E05" w:rsidP="009A4CD5">
            <w:pPr>
              <w:pStyle w:val="TableParagraph"/>
              <w:spacing w:before="186"/>
              <w:ind w:left="71" w:right="60"/>
              <w:jc w:val="both"/>
            </w:pPr>
            <w:r w:rsidRPr="00B70772">
              <w:t xml:space="preserve">Cursos e eventos que contribuam para a melhoria da </w:t>
            </w:r>
            <w:r w:rsidRPr="00B70772">
              <w:rPr>
                <w:i/>
              </w:rPr>
              <w:t>performance</w:t>
            </w:r>
            <w:r w:rsidRPr="00B70772">
              <w:t>, com conteúdo de natureza técnica e profissional, relacionados ao PEPC.</w:t>
            </w:r>
          </w:p>
        </w:tc>
        <w:tc>
          <w:tcPr>
            <w:tcW w:w="1844" w:type="dxa"/>
          </w:tcPr>
          <w:p w14:paraId="049A3801" w14:textId="77777777" w:rsidR="003B5E05" w:rsidRPr="00B70772" w:rsidRDefault="003B5E05" w:rsidP="009A4CD5">
            <w:pPr>
              <w:pStyle w:val="TableParagraph"/>
              <w:jc w:val="both"/>
              <w:rPr>
                <w:b/>
              </w:rPr>
            </w:pPr>
          </w:p>
          <w:p w14:paraId="2B63343D" w14:textId="77777777" w:rsidR="003B5E05" w:rsidRPr="00B70772" w:rsidRDefault="003B5E05" w:rsidP="009A4CD5">
            <w:pPr>
              <w:pStyle w:val="TableParagraph"/>
              <w:jc w:val="both"/>
              <w:rPr>
                <w:b/>
              </w:rPr>
            </w:pPr>
          </w:p>
          <w:p w14:paraId="17D7D2A4" w14:textId="77777777" w:rsidR="003B5E05" w:rsidRPr="00B70772" w:rsidRDefault="003B5E05" w:rsidP="009A4CD5">
            <w:pPr>
              <w:pStyle w:val="TableParagraph"/>
              <w:spacing w:before="1"/>
              <w:jc w:val="both"/>
              <w:rPr>
                <w:b/>
              </w:rPr>
            </w:pPr>
          </w:p>
          <w:p w14:paraId="4DB8A62F" w14:textId="77777777" w:rsidR="003B5E05" w:rsidRPr="00B70772" w:rsidRDefault="003B5E05" w:rsidP="009A4CD5">
            <w:pPr>
              <w:pStyle w:val="TableParagraph"/>
              <w:spacing w:before="1"/>
              <w:ind w:left="68" w:right="62"/>
              <w:jc w:val="both"/>
            </w:pPr>
            <w:r w:rsidRPr="00B70772">
              <w:t>Cursos e eventos presenciais, a</w:t>
            </w:r>
          </w:p>
          <w:p w14:paraId="3FCC334A" w14:textId="77777777" w:rsidR="003B5E05" w:rsidRPr="00B70772" w:rsidRDefault="003B5E05" w:rsidP="009A4CD5">
            <w:pPr>
              <w:pStyle w:val="TableParagraph"/>
              <w:tabs>
                <w:tab w:val="left" w:pos="1844"/>
              </w:tabs>
              <w:ind w:left="68" w:right="58"/>
              <w:jc w:val="both"/>
            </w:pPr>
            <w:r w:rsidRPr="00B70772">
              <w:t>distância o</w:t>
            </w:r>
            <w:r w:rsidRPr="00B70772">
              <w:rPr>
                <w:spacing w:val="-7"/>
              </w:rPr>
              <w:t xml:space="preserve">u </w:t>
            </w:r>
            <w:r w:rsidRPr="00B70772">
              <w:t>mistos.</w:t>
            </w:r>
          </w:p>
        </w:tc>
        <w:tc>
          <w:tcPr>
            <w:tcW w:w="1733" w:type="dxa"/>
          </w:tcPr>
          <w:p w14:paraId="17D86C09" w14:textId="77777777" w:rsidR="003B5E05" w:rsidRPr="00B70772" w:rsidRDefault="003B5E05" w:rsidP="009A4CD5">
            <w:pPr>
              <w:pStyle w:val="TableParagraph"/>
              <w:jc w:val="both"/>
              <w:rPr>
                <w:b/>
              </w:rPr>
            </w:pPr>
          </w:p>
          <w:p w14:paraId="64B55A0D" w14:textId="77777777" w:rsidR="003B5E05" w:rsidRPr="00B70772" w:rsidRDefault="003B5E05" w:rsidP="009A4CD5">
            <w:pPr>
              <w:pStyle w:val="TableParagraph"/>
              <w:jc w:val="both"/>
              <w:rPr>
                <w:b/>
              </w:rPr>
            </w:pPr>
          </w:p>
          <w:p w14:paraId="1C4C9B30" w14:textId="77777777" w:rsidR="003B5E05" w:rsidRPr="00B70772" w:rsidRDefault="003B5E05" w:rsidP="009A4CD5">
            <w:pPr>
              <w:pStyle w:val="TableParagraph"/>
              <w:jc w:val="both"/>
              <w:rPr>
                <w:b/>
              </w:rPr>
            </w:pPr>
          </w:p>
          <w:p w14:paraId="41EA3A95" w14:textId="77777777" w:rsidR="003B5E05" w:rsidRPr="00B70772" w:rsidRDefault="003B5E05" w:rsidP="009A4CD5">
            <w:pPr>
              <w:pStyle w:val="TableParagraph"/>
              <w:jc w:val="both"/>
              <w:rPr>
                <w:b/>
              </w:rPr>
            </w:pPr>
          </w:p>
          <w:p w14:paraId="51D63E2B" w14:textId="77777777" w:rsidR="003B5E05" w:rsidRPr="00B70772" w:rsidRDefault="003B5E05" w:rsidP="009A4CD5">
            <w:pPr>
              <w:pStyle w:val="TableParagraph"/>
              <w:spacing w:before="163"/>
              <w:ind w:left="68" w:right="135"/>
              <w:jc w:val="both"/>
            </w:pPr>
            <w:r w:rsidRPr="00B70772">
              <w:t>1 (um) ponto por hora.</w:t>
            </w:r>
          </w:p>
        </w:tc>
      </w:tr>
      <w:tr w:rsidR="003B5E05" w:rsidRPr="00B70772" w14:paraId="7F8EABC1" w14:textId="77777777" w:rsidTr="009A4CD5">
        <w:trPr>
          <w:trHeight w:val="1794"/>
          <w:jc w:val="center"/>
        </w:trPr>
        <w:tc>
          <w:tcPr>
            <w:tcW w:w="2444" w:type="dxa"/>
          </w:tcPr>
          <w:p w14:paraId="7FB4F137" w14:textId="77777777" w:rsidR="003B5E05" w:rsidRPr="00B70772" w:rsidRDefault="003B5E05" w:rsidP="009A4CD5">
            <w:pPr>
              <w:pStyle w:val="TableParagraph"/>
              <w:jc w:val="both"/>
              <w:rPr>
                <w:b/>
              </w:rPr>
            </w:pPr>
          </w:p>
          <w:p w14:paraId="5B96B693" w14:textId="77777777" w:rsidR="003B5E05" w:rsidRPr="00B70772" w:rsidRDefault="003B5E05" w:rsidP="009A4CD5">
            <w:pPr>
              <w:pStyle w:val="TableParagraph"/>
              <w:spacing w:before="5"/>
              <w:jc w:val="both"/>
              <w:rPr>
                <w:b/>
              </w:rPr>
            </w:pPr>
          </w:p>
          <w:p w14:paraId="3FE71F50" w14:textId="77777777" w:rsidR="003B5E05" w:rsidRPr="00B70772" w:rsidRDefault="003B5E05" w:rsidP="009A4CD5">
            <w:pPr>
              <w:pStyle w:val="TableParagraph"/>
              <w:spacing w:before="1" w:line="242" w:lineRule="auto"/>
              <w:ind w:left="69" w:right="107"/>
              <w:jc w:val="both"/>
            </w:pPr>
            <w:r w:rsidRPr="00B70772">
              <w:t>Demais cursos e palestras credenciadas.</w:t>
            </w:r>
          </w:p>
        </w:tc>
        <w:tc>
          <w:tcPr>
            <w:tcW w:w="3404" w:type="dxa"/>
          </w:tcPr>
          <w:p w14:paraId="20A907D9" w14:textId="77777777" w:rsidR="003B5E05" w:rsidRPr="00B70772" w:rsidRDefault="003B5E05" w:rsidP="009A4CD5">
            <w:pPr>
              <w:pStyle w:val="TableParagraph"/>
              <w:spacing w:before="7"/>
              <w:jc w:val="both"/>
              <w:rPr>
                <w:b/>
              </w:rPr>
            </w:pPr>
          </w:p>
          <w:p w14:paraId="0F9EC3C3" w14:textId="77777777" w:rsidR="003B5E05" w:rsidRPr="00B70772" w:rsidRDefault="003B5E05" w:rsidP="009A4CD5">
            <w:pPr>
              <w:pStyle w:val="TableParagraph"/>
              <w:ind w:left="71" w:right="60"/>
              <w:jc w:val="both"/>
            </w:pPr>
            <w:r w:rsidRPr="00B70772">
              <w:t xml:space="preserve">Temas que contribuam para a melhoria da </w:t>
            </w:r>
            <w:r w:rsidRPr="00B70772">
              <w:rPr>
                <w:i/>
              </w:rPr>
              <w:t xml:space="preserve">performance </w:t>
            </w:r>
            <w:r w:rsidRPr="00B70772">
              <w:t>do profissional, com conteúdo de natureza técnica e profissional, relacionados ao PEPC.</w:t>
            </w:r>
          </w:p>
        </w:tc>
        <w:tc>
          <w:tcPr>
            <w:tcW w:w="1844" w:type="dxa"/>
          </w:tcPr>
          <w:p w14:paraId="58C8BE98" w14:textId="77777777" w:rsidR="003B5E05" w:rsidRPr="00B70772" w:rsidRDefault="003B5E05" w:rsidP="009A4CD5">
            <w:pPr>
              <w:pStyle w:val="TableParagraph"/>
              <w:ind w:left="68" w:right="62"/>
              <w:jc w:val="both"/>
            </w:pPr>
            <w:r w:rsidRPr="00B70772">
              <w:t xml:space="preserve">Cursos e </w:t>
            </w:r>
            <w:r w:rsidRPr="00B70772">
              <w:rPr>
                <w:spacing w:val="-3"/>
              </w:rPr>
              <w:t xml:space="preserve">palestras </w:t>
            </w:r>
            <w:r w:rsidRPr="00B70772">
              <w:t xml:space="preserve">presenciais,    </w:t>
            </w:r>
            <w:r w:rsidRPr="00B70772">
              <w:rPr>
                <w:spacing w:val="-16"/>
              </w:rPr>
              <w:t xml:space="preserve">a </w:t>
            </w:r>
            <w:r w:rsidRPr="00B70772">
              <w:t>distância</w:t>
            </w:r>
            <w:r w:rsidRPr="00B70772">
              <w:tab/>
              <w:t>ou</w:t>
            </w:r>
          </w:p>
          <w:p w14:paraId="2844B43F" w14:textId="77777777" w:rsidR="003B5E05" w:rsidRPr="00B70772" w:rsidRDefault="003B5E05" w:rsidP="009A4CD5">
            <w:pPr>
              <w:pStyle w:val="TableParagraph"/>
              <w:spacing w:before="27" w:line="192" w:lineRule="exact"/>
              <w:ind w:left="68" w:right="58"/>
              <w:jc w:val="both"/>
            </w:pPr>
            <w:r w:rsidRPr="00B70772">
              <w:t>mistos.</w:t>
            </w:r>
          </w:p>
        </w:tc>
        <w:tc>
          <w:tcPr>
            <w:tcW w:w="1733" w:type="dxa"/>
          </w:tcPr>
          <w:p w14:paraId="6EC3A55B" w14:textId="77777777" w:rsidR="003B5E05" w:rsidRPr="00B70772" w:rsidRDefault="003B5E05" w:rsidP="009A4CD5">
            <w:pPr>
              <w:pStyle w:val="TableParagraph"/>
              <w:jc w:val="both"/>
              <w:rPr>
                <w:b/>
              </w:rPr>
            </w:pPr>
          </w:p>
          <w:p w14:paraId="62AB9768" w14:textId="77777777" w:rsidR="003B5E05" w:rsidRPr="00B70772" w:rsidRDefault="003B5E05" w:rsidP="009A4CD5">
            <w:pPr>
              <w:pStyle w:val="TableParagraph"/>
              <w:spacing w:before="5"/>
              <w:jc w:val="both"/>
              <w:rPr>
                <w:b/>
              </w:rPr>
            </w:pPr>
          </w:p>
          <w:p w14:paraId="6BDC5AA7" w14:textId="77777777" w:rsidR="003B5E05" w:rsidRPr="00B70772" w:rsidRDefault="003B5E05" w:rsidP="009A4CD5">
            <w:pPr>
              <w:pStyle w:val="TableParagraph"/>
              <w:spacing w:before="1" w:line="242" w:lineRule="auto"/>
              <w:ind w:left="68" w:right="60" w:firstLine="55"/>
              <w:jc w:val="both"/>
            </w:pPr>
            <w:r w:rsidRPr="00B70772">
              <w:t>1 (um) ponto por hora.</w:t>
            </w:r>
          </w:p>
        </w:tc>
      </w:tr>
      <w:tr w:rsidR="003B5E05" w:rsidRPr="00B70772" w14:paraId="2D1FEA0A" w14:textId="77777777" w:rsidTr="009A4CD5">
        <w:trPr>
          <w:trHeight w:val="7474"/>
          <w:jc w:val="center"/>
        </w:trPr>
        <w:tc>
          <w:tcPr>
            <w:tcW w:w="2444" w:type="dxa"/>
          </w:tcPr>
          <w:p w14:paraId="1F600B51" w14:textId="77777777" w:rsidR="003B5E05" w:rsidRPr="00B70772" w:rsidRDefault="003B5E05" w:rsidP="009A4CD5">
            <w:pPr>
              <w:pStyle w:val="TableParagraph"/>
              <w:jc w:val="both"/>
              <w:rPr>
                <w:b/>
              </w:rPr>
            </w:pPr>
          </w:p>
          <w:p w14:paraId="429EF42C" w14:textId="77777777" w:rsidR="003B5E05" w:rsidRPr="00B70772" w:rsidRDefault="003B5E05" w:rsidP="009A4CD5">
            <w:pPr>
              <w:pStyle w:val="TableParagraph"/>
              <w:jc w:val="both"/>
              <w:rPr>
                <w:b/>
              </w:rPr>
            </w:pPr>
          </w:p>
          <w:p w14:paraId="670A1C57" w14:textId="77777777" w:rsidR="003B5E05" w:rsidRPr="00B70772" w:rsidRDefault="003B5E05" w:rsidP="009A4CD5">
            <w:pPr>
              <w:pStyle w:val="TableParagraph"/>
              <w:jc w:val="both"/>
              <w:rPr>
                <w:b/>
              </w:rPr>
            </w:pPr>
          </w:p>
          <w:p w14:paraId="09EE2614" w14:textId="77777777" w:rsidR="003B5E05" w:rsidRPr="00B70772" w:rsidRDefault="003B5E05" w:rsidP="009A4CD5">
            <w:pPr>
              <w:pStyle w:val="TableParagraph"/>
              <w:jc w:val="both"/>
              <w:rPr>
                <w:b/>
              </w:rPr>
            </w:pPr>
          </w:p>
          <w:p w14:paraId="10377308" w14:textId="77777777" w:rsidR="003B5E05" w:rsidRPr="00B70772" w:rsidRDefault="003B5E05" w:rsidP="009A4CD5">
            <w:pPr>
              <w:pStyle w:val="TableParagraph"/>
              <w:jc w:val="both"/>
              <w:rPr>
                <w:b/>
              </w:rPr>
            </w:pPr>
          </w:p>
          <w:p w14:paraId="3A44C25D" w14:textId="77777777" w:rsidR="003B5E05" w:rsidRPr="00B70772" w:rsidRDefault="003B5E05" w:rsidP="009A4CD5">
            <w:pPr>
              <w:pStyle w:val="TableParagraph"/>
              <w:jc w:val="both"/>
              <w:rPr>
                <w:b/>
              </w:rPr>
            </w:pPr>
          </w:p>
          <w:p w14:paraId="7AE1360F" w14:textId="77777777" w:rsidR="003B5E05" w:rsidRPr="00B70772" w:rsidRDefault="003B5E05" w:rsidP="009A4CD5">
            <w:pPr>
              <w:pStyle w:val="TableParagraph"/>
              <w:jc w:val="both"/>
              <w:rPr>
                <w:b/>
              </w:rPr>
            </w:pPr>
          </w:p>
          <w:p w14:paraId="2CE3DA35" w14:textId="77777777" w:rsidR="003B5E05" w:rsidRPr="00B70772" w:rsidRDefault="003B5E05" w:rsidP="009A4CD5">
            <w:pPr>
              <w:pStyle w:val="TableParagraph"/>
              <w:jc w:val="both"/>
              <w:rPr>
                <w:b/>
              </w:rPr>
            </w:pPr>
          </w:p>
          <w:p w14:paraId="3C36E75D" w14:textId="77777777" w:rsidR="003B5E05" w:rsidRPr="00B70772" w:rsidRDefault="003B5E05" w:rsidP="009A4CD5">
            <w:pPr>
              <w:pStyle w:val="TableParagraph"/>
              <w:jc w:val="both"/>
              <w:rPr>
                <w:b/>
              </w:rPr>
            </w:pPr>
          </w:p>
          <w:p w14:paraId="2156B8E6" w14:textId="77777777" w:rsidR="003B5E05" w:rsidRPr="00B70772" w:rsidRDefault="003B5E05" w:rsidP="009A4CD5">
            <w:pPr>
              <w:pStyle w:val="TableParagraph"/>
              <w:jc w:val="both"/>
              <w:rPr>
                <w:b/>
              </w:rPr>
            </w:pPr>
          </w:p>
          <w:p w14:paraId="1700086E" w14:textId="77777777" w:rsidR="003B5E05" w:rsidRPr="00B70772" w:rsidRDefault="003B5E05" w:rsidP="009A4CD5">
            <w:pPr>
              <w:pStyle w:val="TableParagraph"/>
              <w:jc w:val="both"/>
              <w:rPr>
                <w:b/>
              </w:rPr>
            </w:pPr>
          </w:p>
          <w:p w14:paraId="77501243" w14:textId="77777777" w:rsidR="003B5E05" w:rsidRPr="00B70772" w:rsidRDefault="003B5E05" w:rsidP="009A4CD5">
            <w:pPr>
              <w:pStyle w:val="TableParagraph"/>
              <w:spacing w:before="6"/>
              <w:jc w:val="both"/>
              <w:rPr>
                <w:b/>
              </w:rPr>
            </w:pPr>
          </w:p>
          <w:p w14:paraId="55D99E48" w14:textId="77777777" w:rsidR="003B5E05" w:rsidRPr="00B70772" w:rsidRDefault="003B5E05" w:rsidP="009A4CD5">
            <w:pPr>
              <w:pStyle w:val="TableParagraph"/>
              <w:ind w:left="69" w:right="59"/>
              <w:jc w:val="both"/>
            </w:pPr>
            <w:r w:rsidRPr="00B70772">
              <w:t xml:space="preserve">Cursos de graduação </w:t>
            </w:r>
            <w:r w:rsidRPr="00B70772">
              <w:rPr>
                <w:spacing w:val="-14"/>
              </w:rPr>
              <w:t xml:space="preserve">e </w:t>
            </w:r>
            <w:r w:rsidRPr="00B70772">
              <w:t xml:space="preserve">pós-graduação </w:t>
            </w:r>
            <w:r w:rsidRPr="00B70772">
              <w:rPr>
                <w:spacing w:val="-3"/>
              </w:rPr>
              <w:t>(</w:t>
            </w:r>
            <w:r w:rsidRPr="00B70772">
              <w:rPr>
                <w:i/>
                <w:spacing w:val="-3"/>
              </w:rPr>
              <w:t xml:space="preserve">lato </w:t>
            </w:r>
            <w:r w:rsidRPr="00B70772">
              <w:rPr>
                <w:i/>
              </w:rPr>
              <w:t xml:space="preserve">sensu </w:t>
            </w:r>
            <w:r w:rsidRPr="00B70772">
              <w:t xml:space="preserve">e </w:t>
            </w:r>
            <w:r w:rsidRPr="00B70772">
              <w:rPr>
                <w:i/>
              </w:rPr>
              <w:t xml:space="preserve">stricto </w:t>
            </w:r>
            <w:r w:rsidRPr="00B70772">
              <w:rPr>
                <w:i/>
                <w:spacing w:val="-3"/>
              </w:rPr>
              <w:t xml:space="preserve">sensu) </w:t>
            </w:r>
            <w:r w:rsidRPr="00B70772">
              <w:t xml:space="preserve">oferecidos por </w:t>
            </w:r>
            <w:r w:rsidRPr="00B70772">
              <w:rPr>
                <w:spacing w:val="-3"/>
              </w:rPr>
              <w:t xml:space="preserve">IES, </w:t>
            </w:r>
            <w:r w:rsidRPr="00B70772">
              <w:t xml:space="preserve">reconhecidos pelo </w:t>
            </w:r>
            <w:r w:rsidRPr="00B70772">
              <w:rPr>
                <w:spacing w:val="-5"/>
              </w:rPr>
              <w:t xml:space="preserve">MEC. </w:t>
            </w:r>
          </w:p>
        </w:tc>
        <w:tc>
          <w:tcPr>
            <w:tcW w:w="3404" w:type="dxa"/>
            <w:vAlign w:val="center"/>
          </w:tcPr>
          <w:p w14:paraId="189A196F" w14:textId="77777777" w:rsidR="003B5E05" w:rsidRPr="00B70772" w:rsidRDefault="003B5E05" w:rsidP="009A4CD5">
            <w:pPr>
              <w:pStyle w:val="TableParagraph"/>
              <w:spacing w:before="1"/>
              <w:ind w:right="60"/>
              <w:jc w:val="both"/>
            </w:pPr>
            <w:r w:rsidRPr="00B70772">
              <w:t xml:space="preserve">Disciplinas que contribuam para a melhoria da </w:t>
            </w:r>
            <w:r w:rsidRPr="00B70772">
              <w:rPr>
                <w:i/>
              </w:rPr>
              <w:t xml:space="preserve">performance </w:t>
            </w:r>
            <w:r w:rsidRPr="00B70772">
              <w:t>do profissional, com conteúdo de natureza técnica e profissional, relacionadas ao PEPC.</w:t>
            </w:r>
          </w:p>
        </w:tc>
        <w:tc>
          <w:tcPr>
            <w:tcW w:w="1844" w:type="dxa"/>
            <w:vAlign w:val="center"/>
          </w:tcPr>
          <w:p w14:paraId="6ACE72AA" w14:textId="77777777" w:rsidR="003B5E05" w:rsidRPr="00B70772" w:rsidRDefault="003B5E05" w:rsidP="009A4CD5">
            <w:pPr>
              <w:pStyle w:val="TableParagraph"/>
              <w:tabs>
                <w:tab w:val="left" w:pos="1658"/>
              </w:tabs>
              <w:spacing w:before="1"/>
              <w:ind w:left="68" w:right="61"/>
              <w:jc w:val="both"/>
            </w:pPr>
            <w:r w:rsidRPr="00B70772">
              <w:t xml:space="preserve">Mínimo de </w:t>
            </w:r>
            <w:r w:rsidRPr="00B70772">
              <w:rPr>
                <w:spacing w:val="-5"/>
              </w:rPr>
              <w:t xml:space="preserve">360 </w:t>
            </w:r>
            <w:r w:rsidRPr="00B70772">
              <w:t>(trezentos</w:t>
            </w:r>
            <w:r w:rsidRPr="00B70772">
              <w:tab/>
            </w:r>
            <w:r w:rsidRPr="00B70772">
              <w:rPr>
                <w:spacing w:val="-16"/>
              </w:rPr>
              <w:t xml:space="preserve">e </w:t>
            </w:r>
            <w:r w:rsidRPr="00B70772">
              <w:t xml:space="preserve">sessenta) </w:t>
            </w:r>
            <w:r w:rsidRPr="00B70772">
              <w:rPr>
                <w:spacing w:val="-3"/>
              </w:rPr>
              <w:t xml:space="preserve">horas- </w:t>
            </w:r>
            <w:r w:rsidRPr="00B70772">
              <w:t>aula.</w:t>
            </w:r>
          </w:p>
        </w:tc>
        <w:tc>
          <w:tcPr>
            <w:tcW w:w="1733" w:type="dxa"/>
            <w:vAlign w:val="center"/>
          </w:tcPr>
          <w:p w14:paraId="0D11DE92" w14:textId="77777777" w:rsidR="003B5E05" w:rsidRPr="00B70772" w:rsidRDefault="003B5E05" w:rsidP="009A4CD5">
            <w:pPr>
              <w:pStyle w:val="TableParagraph"/>
              <w:tabs>
                <w:tab w:val="left" w:pos="490"/>
                <w:tab w:val="left" w:pos="524"/>
                <w:tab w:val="left" w:pos="756"/>
                <w:tab w:val="left" w:pos="1243"/>
                <w:tab w:val="left" w:pos="1342"/>
                <w:tab w:val="left" w:pos="1515"/>
              </w:tabs>
              <w:ind w:left="68" w:right="55"/>
              <w:jc w:val="both"/>
              <w:outlineLvl w:val="2"/>
            </w:pPr>
            <w:bookmarkStart w:id="274" w:name="_Toc182400443"/>
            <w:bookmarkStart w:id="275" w:name="_Toc183036933"/>
            <w:r w:rsidRPr="00B70772">
              <w:t xml:space="preserve">10 (dez) </w:t>
            </w:r>
            <w:r w:rsidRPr="00B70772">
              <w:rPr>
                <w:spacing w:val="-3"/>
              </w:rPr>
              <w:t xml:space="preserve">pontos </w:t>
            </w:r>
            <w:r w:rsidRPr="00B70772">
              <w:t>por</w:t>
            </w:r>
            <w:r w:rsidRPr="00B70772">
              <w:tab/>
            </w:r>
            <w:r w:rsidRPr="00B70772">
              <w:tab/>
            </w:r>
            <w:r w:rsidRPr="00B70772">
              <w:tab/>
              <w:t>disciplina concluída no ano</w:t>
            </w:r>
            <w:r w:rsidRPr="00B70772">
              <w:tab/>
            </w:r>
            <w:r w:rsidRPr="00B70772">
              <w:rPr>
                <w:spacing w:val="-5"/>
              </w:rPr>
              <w:t xml:space="preserve">com </w:t>
            </w:r>
            <w:r w:rsidRPr="00B70772">
              <w:t>aprovação.</w:t>
            </w:r>
            <w:r w:rsidRPr="00B70772">
              <w:tab/>
            </w:r>
            <w:r w:rsidRPr="00B70772">
              <w:tab/>
            </w:r>
            <w:r w:rsidRPr="00B70772">
              <w:tab/>
            </w:r>
            <w:r w:rsidRPr="00B70772">
              <w:rPr>
                <w:spacing w:val="-15"/>
              </w:rPr>
              <w:t xml:space="preserve">A </w:t>
            </w:r>
            <w:r w:rsidRPr="00B70772">
              <w:t xml:space="preserve">comprovação deve ser </w:t>
            </w:r>
            <w:r w:rsidRPr="00B70772">
              <w:rPr>
                <w:spacing w:val="-3"/>
              </w:rPr>
              <w:t xml:space="preserve">feita </w:t>
            </w:r>
            <w:r w:rsidRPr="00B70772">
              <w:t>pelo profissional mediante</w:t>
            </w:r>
            <w:r w:rsidRPr="00B70772">
              <w:tab/>
            </w:r>
            <w:r w:rsidRPr="00B70772">
              <w:tab/>
            </w:r>
            <w:r w:rsidRPr="00B70772">
              <w:tab/>
            </w:r>
            <w:r w:rsidRPr="00B70772">
              <w:rPr>
                <w:spacing w:val="-16"/>
              </w:rPr>
              <w:t xml:space="preserve">a </w:t>
            </w:r>
            <w:r w:rsidRPr="00B70772">
              <w:t>apresentação de</w:t>
            </w:r>
            <w:r w:rsidRPr="00B70772">
              <w:tab/>
            </w:r>
            <w:r w:rsidRPr="00B70772">
              <w:tab/>
            </w:r>
            <w:r w:rsidRPr="00B70772">
              <w:rPr>
                <w:spacing w:val="-3"/>
              </w:rPr>
              <w:t xml:space="preserve">declaração, </w:t>
            </w:r>
            <w:r w:rsidRPr="00B70772">
              <w:t>emitida</w:t>
            </w:r>
            <w:r w:rsidRPr="00B70772">
              <w:tab/>
            </w:r>
            <w:r w:rsidRPr="00B70772">
              <w:rPr>
                <w:spacing w:val="-4"/>
              </w:rPr>
              <w:t>pela</w:t>
            </w:r>
            <w:bookmarkEnd w:id="274"/>
            <w:bookmarkEnd w:id="275"/>
          </w:p>
          <w:p w14:paraId="01942F6E" w14:textId="77777777" w:rsidR="003B5E05" w:rsidRPr="00B70772" w:rsidRDefault="003B5E05" w:rsidP="009A4CD5">
            <w:pPr>
              <w:pStyle w:val="TableParagraph"/>
              <w:tabs>
                <w:tab w:val="left" w:pos="1308"/>
              </w:tabs>
              <w:spacing w:line="252" w:lineRule="exact"/>
              <w:ind w:left="68"/>
              <w:jc w:val="both"/>
              <w:outlineLvl w:val="2"/>
            </w:pPr>
            <w:bookmarkStart w:id="276" w:name="_Toc182400444"/>
            <w:bookmarkStart w:id="277" w:name="_Toc183036934"/>
            <w:r w:rsidRPr="00B70772">
              <w:t>IES,</w:t>
            </w:r>
            <w:r w:rsidRPr="00B70772">
              <w:tab/>
              <w:t>das</w:t>
            </w:r>
            <w:bookmarkEnd w:id="276"/>
            <w:bookmarkEnd w:id="277"/>
          </w:p>
          <w:p w14:paraId="2CEC3EC4" w14:textId="77777777" w:rsidR="003B5E05" w:rsidRPr="00B70772" w:rsidRDefault="003B5E05" w:rsidP="009A4CD5">
            <w:pPr>
              <w:pStyle w:val="TableParagraph"/>
              <w:tabs>
                <w:tab w:val="left" w:pos="1414"/>
              </w:tabs>
              <w:ind w:left="68" w:right="59"/>
              <w:jc w:val="both"/>
              <w:outlineLvl w:val="2"/>
            </w:pPr>
            <w:bookmarkStart w:id="278" w:name="_Toc182400445"/>
            <w:bookmarkStart w:id="279" w:name="_Toc183036935"/>
            <w:r w:rsidRPr="00B70772">
              <w:t>disciplinas concluídas</w:t>
            </w:r>
            <w:r w:rsidRPr="00B70772">
              <w:tab/>
            </w:r>
            <w:r w:rsidRPr="00B70772">
              <w:rPr>
                <w:spacing w:val="-8"/>
              </w:rPr>
              <w:t xml:space="preserve">no </w:t>
            </w:r>
            <w:r w:rsidRPr="00B70772">
              <w:t>ano.</w:t>
            </w:r>
            <w:bookmarkEnd w:id="278"/>
            <w:bookmarkEnd w:id="279"/>
          </w:p>
          <w:p w14:paraId="7E30BAB2" w14:textId="77777777" w:rsidR="003B5E05" w:rsidRPr="00B70772" w:rsidRDefault="003B5E05" w:rsidP="009A4CD5">
            <w:pPr>
              <w:pStyle w:val="TableParagraph"/>
              <w:spacing w:line="172" w:lineRule="exact"/>
              <w:ind w:left="68"/>
              <w:jc w:val="both"/>
              <w:outlineLvl w:val="2"/>
            </w:pPr>
          </w:p>
          <w:p w14:paraId="2E772DAC" w14:textId="77777777" w:rsidR="003B5E05" w:rsidRPr="00B70772" w:rsidRDefault="003B5E05" w:rsidP="009A4CD5">
            <w:pPr>
              <w:pStyle w:val="TableParagraph"/>
              <w:spacing w:line="172" w:lineRule="exact"/>
              <w:ind w:left="68"/>
              <w:jc w:val="both"/>
              <w:outlineLvl w:val="2"/>
            </w:pPr>
          </w:p>
        </w:tc>
      </w:tr>
      <w:tr w:rsidR="003B5E05" w:rsidRPr="00B70772" w14:paraId="0F3436F1" w14:textId="77777777" w:rsidTr="009A4CD5">
        <w:trPr>
          <w:trHeight w:val="2022"/>
          <w:jc w:val="center"/>
        </w:trPr>
        <w:tc>
          <w:tcPr>
            <w:tcW w:w="2444" w:type="dxa"/>
          </w:tcPr>
          <w:p w14:paraId="3C625135" w14:textId="77777777" w:rsidR="003B5E05" w:rsidRPr="00B70772" w:rsidRDefault="003B5E05" w:rsidP="009A4CD5">
            <w:pPr>
              <w:pStyle w:val="TableParagraph"/>
              <w:jc w:val="both"/>
              <w:rPr>
                <w:b/>
              </w:rPr>
            </w:pPr>
          </w:p>
          <w:p w14:paraId="22D23459" w14:textId="77777777" w:rsidR="003B5E05" w:rsidRPr="00B70772" w:rsidRDefault="003B5E05" w:rsidP="009A4CD5">
            <w:pPr>
              <w:pStyle w:val="TableParagraph"/>
              <w:jc w:val="both"/>
              <w:rPr>
                <w:b/>
              </w:rPr>
            </w:pPr>
          </w:p>
          <w:p w14:paraId="752F08DB" w14:textId="77777777" w:rsidR="003B5E05" w:rsidRPr="00B70772" w:rsidRDefault="003B5E05" w:rsidP="009A4CD5">
            <w:pPr>
              <w:pStyle w:val="TableParagraph"/>
              <w:jc w:val="both"/>
              <w:rPr>
                <w:b/>
              </w:rPr>
            </w:pPr>
          </w:p>
          <w:p w14:paraId="2873A130" w14:textId="77777777" w:rsidR="003B5E05" w:rsidRPr="00B70772" w:rsidRDefault="003B5E05" w:rsidP="009A4CD5">
            <w:pPr>
              <w:pStyle w:val="TableParagraph"/>
              <w:spacing w:before="127"/>
              <w:ind w:left="69"/>
              <w:jc w:val="both"/>
            </w:pPr>
            <w:r w:rsidRPr="00B70772">
              <w:t>Autoestudo credenciado.</w:t>
            </w:r>
          </w:p>
        </w:tc>
        <w:tc>
          <w:tcPr>
            <w:tcW w:w="3404" w:type="dxa"/>
          </w:tcPr>
          <w:p w14:paraId="76FB6A01" w14:textId="77777777" w:rsidR="003B5E05" w:rsidRPr="00B70772" w:rsidRDefault="003B5E05" w:rsidP="009A4CD5">
            <w:pPr>
              <w:pStyle w:val="TableParagraph"/>
              <w:ind w:left="71" w:right="56"/>
              <w:jc w:val="both"/>
            </w:pPr>
            <w:r w:rsidRPr="00B70772">
              <w:t>Considera-se autoestudo, o aprendizado sem interação de facilitadores, em que o profissional aprende por meio de material de estudo dirigido (impresso ou on-line), e, ao final do processo, realiza uma prova (com, no mínimo, 75% de</w:t>
            </w:r>
          </w:p>
          <w:p w14:paraId="261E91B7" w14:textId="77777777" w:rsidR="003B5E05" w:rsidRPr="00B70772" w:rsidRDefault="003B5E05" w:rsidP="009A4CD5">
            <w:pPr>
              <w:pStyle w:val="TableParagraph"/>
              <w:spacing w:before="23" w:line="192" w:lineRule="exact"/>
              <w:ind w:left="71" w:right="56"/>
              <w:jc w:val="both"/>
            </w:pPr>
            <w:r w:rsidRPr="00B70772">
              <w:t xml:space="preserve">acertos para aprovação). </w:t>
            </w:r>
          </w:p>
        </w:tc>
        <w:tc>
          <w:tcPr>
            <w:tcW w:w="1844" w:type="dxa"/>
          </w:tcPr>
          <w:p w14:paraId="7DC8DBF0" w14:textId="77777777" w:rsidR="003B5E05" w:rsidRPr="00B70772" w:rsidRDefault="003B5E05" w:rsidP="009A4CD5">
            <w:pPr>
              <w:pStyle w:val="TableParagraph"/>
              <w:jc w:val="both"/>
              <w:rPr>
                <w:b/>
              </w:rPr>
            </w:pPr>
          </w:p>
          <w:p w14:paraId="1DAA8AD0" w14:textId="77777777" w:rsidR="003B5E05" w:rsidRPr="00B70772" w:rsidRDefault="003B5E05" w:rsidP="009A4CD5">
            <w:pPr>
              <w:pStyle w:val="TableParagraph"/>
              <w:jc w:val="both"/>
              <w:rPr>
                <w:b/>
              </w:rPr>
            </w:pPr>
          </w:p>
          <w:p w14:paraId="329C1485" w14:textId="77777777" w:rsidR="003B5E05" w:rsidRPr="00B70772" w:rsidRDefault="003B5E05" w:rsidP="009A4CD5">
            <w:pPr>
              <w:pStyle w:val="TableParagraph"/>
              <w:spacing w:before="2"/>
              <w:jc w:val="both"/>
              <w:rPr>
                <w:b/>
              </w:rPr>
            </w:pPr>
          </w:p>
          <w:p w14:paraId="28CC0CAF" w14:textId="77777777" w:rsidR="003B5E05" w:rsidRPr="00B70772" w:rsidRDefault="003B5E05" w:rsidP="009A4CD5">
            <w:pPr>
              <w:pStyle w:val="TableParagraph"/>
              <w:ind w:left="68" w:right="60"/>
              <w:jc w:val="both"/>
            </w:pPr>
            <w:r w:rsidRPr="00B70772">
              <w:t>Cursos a distância por meio virtual.</w:t>
            </w:r>
          </w:p>
        </w:tc>
        <w:tc>
          <w:tcPr>
            <w:tcW w:w="1733" w:type="dxa"/>
          </w:tcPr>
          <w:p w14:paraId="370F4B4C" w14:textId="77777777" w:rsidR="003B5E05" w:rsidRPr="00B70772" w:rsidRDefault="003B5E05" w:rsidP="009A4CD5">
            <w:pPr>
              <w:pStyle w:val="TableParagraph"/>
              <w:tabs>
                <w:tab w:val="left" w:pos="1358"/>
              </w:tabs>
              <w:ind w:left="68" w:right="59"/>
              <w:jc w:val="both"/>
            </w:pPr>
          </w:p>
          <w:p w14:paraId="60C88583" w14:textId="77777777" w:rsidR="003B5E05" w:rsidRPr="00B70772" w:rsidRDefault="003B5E05" w:rsidP="009A4CD5">
            <w:pPr>
              <w:pStyle w:val="TableParagraph"/>
              <w:tabs>
                <w:tab w:val="left" w:pos="1358"/>
              </w:tabs>
              <w:ind w:left="68" w:right="59"/>
              <w:jc w:val="both"/>
            </w:pPr>
          </w:p>
          <w:p w14:paraId="07B6E9CE" w14:textId="77777777" w:rsidR="003B5E05" w:rsidRPr="00B70772" w:rsidRDefault="003B5E05" w:rsidP="009A4CD5">
            <w:pPr>
              <w:pStyle w:val="TableParagraph"/>
              <w:tabs>
                <w:tab w:val="left" w:pos="1358"/>
              </w:tabs>
              <w:ind w:left="68" w:right="59"/>
              <w:jc w:val="both"/>
            </w:pPr>
            <w:r w:rsidRPr="00B70772">
              <w:t xml:space="preserve">1 (um) ponto por hora concluída com </w:t>
            </w:r>
            <w:r w:rsidRPr="00B70772">
              <w:rPr>
                <w:spacing w:val="-3"/>
              </w:rPr>
              <w:t>aprovação.</w:t>
            </w:r>
          </w:p>
        </w:tc>
      </w:tr>
      <w:tr w:rsidR="003B5E05" w:rsidRPr="00B70772" w14:paraId="51A31C76" w14:textId="77777777" w:rsidTr="009A4CD5">
        <w:trPr>
          <w:trHeight w:val="3036"/>
          <w:jc w:val="center"/>
        </w:trPr>
        <w:tc>
          <w:tcPr>
            <w:tcW w:w="2444" w:type="dxa"/>
          </w:tcPr>
          <w:p w14:paraId="612C6A61" w14:textId="77777777" w:rsidR="003B5E05" w:rsidRPr="00B70772" w:rsidRDefault="003B5E05" w:rsidP="009A4CD5">
            <w:pPr>
              <w:pStyle w:val="TableParagraph"/>
              <w:jc w:val="both"/>
              <w:rPr>
                <w:b/>
              </w:rPr>
            </w:pPr>
          </w:p>
          <w:p w14:paraId="7FF9F93B" w14:textId="77777777" w:rsidR="003B5E05" w:rsidRPr="00B70772" w:rsidRDefault="003B5E05" w:rsidP="009A4CD5">
            <w:pPr>
              <w:pStyle w:val="TableParagraph"/>
              <w:spacing w:before="2"/>
              <w:jc w:val="both"/>
              <w:rPr>
                <w:b/>
              </w:rPr>
            </w:pPr>
          </w:p>
          <w:p w14:paraId="33DB3F26" w14:textId="77777777" w:rsidR="003B5E05" w:rsidRPr="00B70772" w:rsidRDefault="003B5E05" w:rsidP="009A4CD5">
            <w:pPr>
              <w:pStyle w:val="TableParagraph"/>
              <w:ind w:left="69" w:right="60"/>
              <w:jc w:val="both"/>
            </w:pPr>
            <w:r w:rsidRPr="00B70772">
              <w:t xml:space="preserve">Eventos credenciados, como: conferências, seminários, </w:t>
            </w:r>
            <w:r w:rsidRPr="00B70772">
              <w:rPr>
                <w:spacing w:val="-3"/>
              </w:rPr>
              <w:t xml:space="preserve">fóruns, </w:t>
            </w:r>
            <w:r w:rsidRPr="00B70772">
              <w:t xml:space="preserve">debates, </w:t>
            </w:r>
            <w:r w:rsidRPr="00B70772">
              <w:rPr>
                <w:spacing w:val="-1"/>
              </w:rPr>
              <w:t>encontros,</w:t>
            </w:r>
          </w:p>
          <w:p w14:paraId="7D12723D" w14:textId="77777777" w:rsidR="003B5E05" w:rsidRPr="00B70772" w:rsidRDefault="003B5E05" w:rsidP="009A4CD5">
            <w:pPr>
              <w:pStyle w:val="TableParagraph"/>
              <w:tabs>
                <w:tab w:val="left" w:pos="1582"/>
              </w:tabs>
              <w:spacing w:before="2" w:line="229" w:lineRule="exact"/>
              <w:ind w:left="69"/>
              <w:jc w:val="both"/>
            </w:pPr>
            <w:r w:rsidRPr="00B70772">
              <w:t>painéis, congressos, convenções, simpósios nacionais</w:t>
            </w:r>
            <w:r w:rsidRPr="00B70772">
              <w:tab/>
            </w:r>
            <w:r w:rsidRPr="00B70772">
              <w:rPr>
                <w:spacing w:val="-18"/>
              </w:rPr>
              <w:t>e</w:t>
            </w:r>
          </w:p>
          <w:p w14:paraId="47B57B68" w14:textId="77777777" w:rsidR="003B5E05" w:rsidRPr="00B70772" w:rsidRDefault="003B5E05" w:rsidP="009A4CD5">
            <w:pPr>
              <w:pStyle w:val="TableParagraph"/>
              <w:ind w:left="69"/>
              <w:jc w:val="both"/>
            </w:pPr>
            <w:r w:rsidRPr="00B70772">
              <w:t>internacionais.</w:t>
            </w:r>
          </w:p>
        </w:tc>
        <w:tc>
          <w:tcPr>
            <w:tcW w:w="3404" w:type="dxa"/>
          </w:tcPr>
          <w:p w14:paraId="184C1854" w14:textId="77777777" w:rsidR="003B5E05" w:rsidRPr="00B70772" w:rsidRDefault="003B5E05" w:rsidP="009A4CD5">
            <w:pPr>
              <w:pStyle w:val="TableParagraph"/>
              <w:jc w:val="both"/>
              <w:rPr>
                <w:b/>
              </w:rPr>
            </w:pPr>
          </w:p>
          <w:p w14:paraId="3A4E164C" w14:textId="77777777" w:rsidR="003B5E05" w:rsidRPr="00B70772" w:rsidRDefault="003B5E05" w:rsidP="009A4CD5">
            <w:pPr>
              <w:pStyle w:val="TableParagraph"/>
              <w:jc w:val="both"/>
              <w:rPr>
                <w:b/>
              </w:rPr>
            </w:pPr>
          </w:p>
          <w:p w14:paraId="60BA3BE5" w14:textId="77777777" w:rsidR="003B5E05" w:rsidRPr="00B70772" w:rsidRDefault="003B5E05" w:rsidP="009A4CD5">
            <w:pPr>
              <w:pStyle w:val="TableParagraph"/>
              <w:jc w:val="both"/>
              <w:rPr>
                <w:b/>
              </w:rPr>
            </w:pPr>
          </w:p>
          <w:p w14:paraId="6398BBAC" w14:textId="77777777" w:rsidR="003B5E05" w:rsidRPr="00B70772" w:rsidRDefault="003B5E05" w:rsidP="009A4CD5">
            <w:pPr>
              <w:pStyle w:val="TableParagraph"/>
              <w:spacing w:before="176"/>
              <w:ind w:left="71" w:right="60"/>
              <w:jc w:val="both"/>
            </w:pPr>
            <w:r w:rsidRPr="00B70772">
              <w:t xml:space="preserve">Eventos que contribuam para a melhoria da </w:t>
            </w:r>
            <w:r w:rsidRPr="00B70772">
              <w:rPr>
                <w:i/>
              </w:rPr>
              <w:t xml:space="preserve">performance </w:t>
            </w:r>
            <w:r w:rsidRPr="00B70772">
              <w:t>do profissional, com conteúdo de natureza técnica e profissional, relacionados ao PEPC.</w:t>
            </w:r>
          </w:p>
        </w:tc>
        <w:tc>
          <w:tcPr>
            <w:tcW w:w="1844" w:type="dxa"/>
            <w:vAlign w:val="center"/>
          </w:tcPr>
          <w:p w14:paraId="75649C82" w14:textId="77777777" w:rsidR="003B5E05" w:rsidRPr="00B70772" w:rsidRDefault="003B5E05" w:rsidP="009A4CD5">
            <w:pPr>
              <w:pStyle w:val="TableParagraph"/>
              <w:tabs>
                <w:tab w:val="left" w:pos="1649"/>
              </w:tabs>
              <w:ind w:left="68" w:right="59"/>
              <w:jc w:val="both"/>
            </w:pPr>
            <w:r w:rsidRPr="00B70772">
              <w:t>Eventos presenciais,</w:t>
            </w:r>
            <w:r w:rsidRPr="00B70772">
              <w:tab/>
            </w:r>
            <w:r w:rsidRPr="00B70772">
              <w:rPr>
                <w:spacing w:val="-17"/>
              </w:rPr>
              <w:t>a</w:t>
            </w:r>
          </w:p>
          <w:p w14:paraId="2FD51E10" w14:textId="77777777" w:rsidR="003B5E05" w:rsidRPr="00B70772" w:rsidRDefault="003B5E05" w:rsidP="009A4CD5">
            <w:pPr>
              <w:pStyle w:val="TableParagraph"/>
              <w:tabs>
                <w:tab w:val="left" w:pos="1528"/>
              </w:tabs>
              <w:spacing w:line="252" w:lineRule="exact"/>
              <w:ind w:left="68"/>
              <w:jc w:val="both"/>
            </w:pPr>
            <w:r w:rsidRPr="00B70772">
              <w:t>distância</w:t>
            </w:r>
            <w:r w:rsidRPr="00B70772">
              <w:tab/>
              <w:t>ou</w:t>
            </w:r>
          </w:p>
          <w:p w14:paraId="1DEF28F3" w14:textId="77777777" w:rsidR="003B5E05" w:rsidRPr="00B70772" w:rsidRDefault="003B5E05" w:rsidP="009A4CD5">
            <w:pPr>
              <w:pStyle w:val="TableParagraph"/>
              <w:tabs>
                <w:tab w:val="left" w:pos="1356"/>
              </w:tabs>
              <w:spacing w:line="252" w:lineRule="exact"/>
              <w:ind w:left="68"/>
              <w:jc w:val="both"/>
            </w:pPr>
            <w:r w:rsidRPr="00B70772">
              <w:t>mistos</w:t>
            </w:r>
            <w:r w:rsidRPr="00B70772">
              <w:tab/>
              <w:t>com</w:t>
            </w:r>
          </w:p>
          <w:p w14:paraId="7B02C3A5" w14:textId="77777777" w:rsidR="003B5E05" w:rsidRPr="00B70772" w:rsidRDefault="003B5E05" w:rsidP="009A4CD5">
            <w:pPr>
              <w:pStyle w:val="TableParagraph"/>
              <w:tabs>
                <w:tab w:val="left" w:pos="1529"/>
              </w:tabs>
              <w:ind w:left="68" w:right="56"/>
              <w:jc w:val="both"/>
            </w:pPr>
            <w:r w:rsidRPr="00B70772">
              <w:t>controle</w:t>
            </w:r>
            <w:r w:rsidRPr="00B70772">
              <w:tab/>
            </w:r>
            <w:r w:rsidRPr="00B70772">
              <w:rPr>
                <w:spacing w:val="-9"/>
              </w:rPr>
              <w:t xml:space="preserve">de </w:t>
            </w:r>
            <w:r w:rsidRPr="00B70772">
              <w:t>frequência.</w:t>
            </w:r>
          </w:p>
          <w:p w14:paraId="34189B2F" w14:textId="77777777" w:rsidR="003B5E05" w:rsidRPr="00B70772" w:rsidRDefault="003B5E05" w:rsidP="009A4CD5">
            <w:pPr>
              <w:pStyle w:val="TableParagraph"/>
              <w:spacing w:line="182" w:lineRule="exact"/>
              <w:ind w:left="68"/>
              <w:jc w:val="both"/>
            </w:pPr>
          </w:p>
        </w:tc>
        <w:tc>
          <w:tcPr>
            <w:tcW w:w="1733" w:type="dxa"/>
          </w:tcPr>
          <w:p w14:paraId="2F0638DC" w14:textId="77777777" w:rsidR="003B5E05" w:rsidRPr="00B70772" w:rsidRDefault="003B5E05" w:rsidP="009A4CD5">
            <w:pPr>
              <w:pStyle w:val="TableParagraph"/>
              <w:jc w:val="both"/>
              <w:rPr>
                <w:b/>
              </w:rPr>
            </w:pPr>
          </w:p>
          <w:p w14:paraId="1CC02126" w14:textId="77777777" w:rsidR="003B5E05" w:rsidRPr="00B70772" w:rsidRDefault="003B5E05" w:rsidP="009A4CD5">
            <w:pPr>
              <w:pStyle w:val="TableParagraph"/>
              <w:jc w:val="both"/>
              <w:rPr>
                <w:b/>
              </w:rPr>
            </w:pPr>
          </w:p>
          <w:p w14:paraId="11C45E63" w14:textId="77777777" w:rsidR="003B5E05" w:rsidRPr="00B70772" w:rsidRDefault="003B5E05" w:rsidP="009A4CD5">
            <w:pPr>
              <w:pStyle w:val="TableParagraph"/>
              <w:jc w:val="both"/>
              <w:rPr>
                <w:b/>
              </w:rPr>
            </w:pPr>
          </w:p>
          <w:p w14:paraId="3565BC8E" w14:textId="77777777" w:rsidR="003B5E05" w:rsidRPr="00B70772" w:rsidRDefault="003B5E05" w:rsidP="009A4CD5">
            <w:pPr>
              <w:pStyle w:val="TableParagraph"/>
              <w:spacing w:before="3"/>
              <w:jc w:val="both"/>
              <w:rPr>
                <w:b/>
              </w:rPr>
            </w:pPr>
          </w:p>
          <w:p w14:paraId="1AFF5D18" w14:textId="77777777" w:rsidR="003B5E05" w:rsidRPr="00B70772" w:rsidRDefault="003B5E05" w:rsidP="009A4CD5">
            <w:pPr>
              <w:pStyle w:val="TableParagraph"/>
              <w:ind w:left="68" w:right="61"/>
              <w:jc w:val="both"/>
            </w:pPr>
            <w:r w:rsidRPr="00B70772">
              <w:t>1 (um) ponto, limitado a 20 (vinte) pontos por evento.</w:t>
            </w:r>
          </w:p>
        </w:tc>
      </w:tr>
    </w:tbl>
    <w:p w14:paraId="7987C44A" w14:textId="77777777" w:rsidR="003B5E05" w:rsidRDefault="003B5E05" w:rsidP="003B5E05">
      <w:pPr>
        <w:pStyle w:val="Corpodetexto"/>
        <w:spacing w:line="360" w:lineRule="auto"/>
        <w:rPr>
          <w:rFonts w:ascii="Arial Narrow" w:hAnsi="Arial Narrow"/>
          <w:bCs/>
          <w:sz w:val="26"/>
        </w:rPr>
      </w:pPr>
    </w:p>
    <w:p w14:paraId="68823A86" w14:textId="77777777" w:rsidR="003B5E05" w:rsidRDefault="003B5E05" w:rsidP="003B5E05">
      <w:pPr>
        <w:pStyle w:val="Corpodetexto"/>
        <w:spacing w:line="360" w:lineRule="auto"/>
        <w:rPr>
          <w:rFonts w:ascii="Arial Narrow" w:hAnsi="Arial Narrow"/>
          <w:bCs/>
          <w:sz w:val="26"/>
        </w:rPr>
      </w:pPr>
    </w:p>
    <w:p w14:paraId="670C1965" w14:textId="77777777" w:rsidR="003B5E05" w:rsidRDefault="003B5E05" w:rsidP="003B5E05">
      <w:pPr>
        <w:pStyle w:val="Corpodetexto"/>
        <w:spacing w:line="360" w:lineRule="auto"/>
        <w:rPr>
          <w:rFonts w:ascii="Arial Narrow" w:hAnsi="Arial Narrow"/>
          <w:bCs/>
          <w:sz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9"/>
        <w:gridCol w:w="2917"/>
        <w:gridCol w:w="3043"/>
      </w:tblGrid>
      <w:tr w:rsidR="003B5E05" w:rsidRPr="00F41048" w14:paraId="1A2F7A01" w14:textId="77777777" w:rsidTr="009A4CD5">
        <w:trPr>
          <w:cantSplit/>
          <w:trHeight w:val="698"/>
          <w:jc w:val="center"/>
        </w:trPr>
        <w:tc>
          <w:tcPr>
            <w:tcW w:w="9179" w:type="dxa"/>
            <w:gridSpan w:val="3"/>
            <w:vAlign w:val="center"/>
          </w:tcPr>
          <w:p w14:paraId="5637150D" w14:textId="77777777" w:rsidR="003B5E05" w:rsidRPr="00024C7C" w:rsidRDefault="003B5E05" w:rsidP="009A4CD5">
            <w:pPr>
              <w:pStyle w:val="Corpodetexto"/>
              <w:jc w:val="center"/>
              <w:rPr>
                <w:b/>
                <w:bCs/>
                <w:strike/>
              </w:rPr>
            </w:pPr>
            <w:r w:rsidRPr="00024C7C">
              <w:rPr>
                <w:rFonts w:ascii="Arial Narrow" w:hAnsi="Arial Narrow"/>
                <w:bCs/>
                <w:strike/>
                <w:sz w:val="26"/>
              </w:rPr>
              <w:br w:type="page"/>
            </w:r>
            <w:r w:rsidRPr="00024C7C">
              <w:rPr>
                <w:bCs/>
                <w:strike/>
              </w:rPr>
              <w:br w:type="page"/>
            </w:r>
            <w:r w:rsidRPr="00024C7C">
              <w:rPr>
                <w:b/>
                <w:strike/>
              </w:rPr>
              <w:t xml:space="preserve">Tabela II – </w:t>
            </w:r>
            <w:r w:rsidRPr="00024C7C">
              <w:rPr>
                <w:b/>
                <w:bCs/>
                <w:strike/>
              </w:rPr>
              <w:t>Docência</w:t>
            </w:r>
          </w:p>
        </w:tc>
      </w:tr>
      <w:tr w:rsidR="003B5E05" w:rsidRPr="00F41048" w14:paraId="790D8CC9" w14:textId="77777777" w:rsidTr="009A4CD5">
        <w:trPr>
          <w:cantSplit/>
          <w:jc w:val="center"/>
        </w:trPr>
        <w:tc>
          <w:tcPr>
            <w:tcW w:w="9179" w:type="dxa"/>
            <w:gridSpan w:val="3"/>
          </w:tcPr>
          <w:p w14:paraId="2A682985" w14:textId="77777777" w:rsidR="003B5E05" w:rsidRPr="00024C7C" w:rsidRDefault="003B5E05" w:rsidP="009A4CD5">
            <w:pPr>
              <w:pStyle w:val="Corpodetexto"/>
              <w:jc w:val="center"/>
              <w:rPr>
                <w:b/>
                <w:bCs/>
                <w:strike/>
              </w:rPr>
            </w:pPr>
            <w:r w:rsidRPr="00024C7C">
              <w:rPr>
                <w:b/>
                <w:strike/>
              </w:rPr>
              <w:t>A comprovação de docência deve ser feita mediante apresentação de declaração emitida por Instituição de Ensino Superior (IES), contendo disciplina, ementa, carga horária e período de realização.</w:t>
            </w:r>
          </w:p>
        </w:tc>
      </w:tr>
      <w:tr w:rsidR="003B5E05" w:rsidRPr="00F41048" w14:paraId="1B4B28BB" w14:textId="77777777" w:rsidTr="009A4CD5">
        <w:trPr>
          <w:jc w:val="center"/>
        </w:trPr>
        <w:tc>
          <w:tcPr>
            <w:tcW w:w="3219" w:type="dxa"/>
          </w:tcPr>
          <w:p w14:paraId="17DEE113" w14:textId="77777777" w:rsidR="003B5E05" w:rsidRPr="00024C7C" w:rsidRDefault="003B5E05" w:rsidP="009A4CD5">
            <w:pPr>
              <w:pStyle w:val="Corpodetexto"/>
              <w:jc w:val="center"/>
              <w:rPr>
                <w:bCs/>
                <w:strike/>
                <w:sz w:val="20"/>
                <w:szCs w:val="20"/>
              </w:rPr>
            </w:pPr>
            <w:r w:rsidRPr="00024C7C">
              <w:rPr>
                <w:b/>
                <w:bCs/>
                <w:strike/>
                <w:sz w:val="20"/>
                <w:szCs w:val="20"/>
              </w:rPr>
              <w:t>Natureza</w:t>
            </w:r>
          </w:p>
        </w:tc>
        <w:tc>
          <w:tcPr>
            <w:tcW w:w="2917" w:type="dxa"/>
          </w:tcPr>
          <w:p w14:paraId="5C6D58A9" w14:textId="77777777" w:rsidR="003B5E05" w:rsidRPr="00024C7C" w:rsidRDefault="003B5E05" w:rsidP="009A4CD5">
            <w:pPr>
              <w:pStyle w:val="Corpodetexto"/>
              <w:jc w:val="center"/>
              <w:rPr>
                <w:bCs/>
                <w:strike/>
                <w:sz w:val="20"/>
                <w:szCs w:val="20"/>
              </w:rPr>
            </w:pPr>
            <w:r w:rsidRPr="00024C7C">
              <w:rPr>
                <w:b/>
                <w:bCs/>
                <w:strike/>
                <w:sz w:val="20"/>
                <w:szCs w:val="20"/>
              </w:rPr>
              <w:t>Características</w:t>
            </w:r>
          </w:p>
        </w:tc>
        <w:tc>
          <w:tcPr>
            <w:tcW w:w="3043" w:type="dxa"/>
          </w:tcPr>
          <w:p w14:paraId="69EF4587" w14:textId="77777777" w:rsidR="003B5E05" w:rsidRPr="00024C7C" w:rsidRDefault="003B5E05" w:rsidP="009A4CD5">
            <w:pPr>
              <w:pStyle w:val="Corpodetexto"/>
              <w:jc w:val="center"/>
              <w:rPr>
                <w:b/>
                <w:bCs/>
                <w:strike/>
                <w:sz w:val="20"/>
                <w:szCs w:val="20"/>
              </w:rPr>
            </w:pPr>
            <w:r w:rsidRPr="00024C7C">
              <w:rPr>
                <w:b/>
                <w:bCs/>
                <w:strike/>
                <w:sz w:val="20"/>
                <w:szCs w:val="20"/>
              </w:rPr>
              <w:t>Atribuição de Pontos</w:t>
            </w:r>
          </w:p>
        </w:tc>
      </w:tr>
      <w:tr w:rsidR="003B5E05" w:rsidRPr="00F41048" w14:paraId="3289EDAD" w14:textId="77777777" w:rsidTr="009A4CD5">
        <w:trPr>
          <w:cantSplit/>
          <w:trHeight w:val="757"/>
          <w:jc w:val="center"/>
        </w:trPr>
        <w:tc>
          <w:tcPr>
            <w:tcW w:w="3219" w:type="dxa"/>
            <w:vAlign w:val="center"/>
          </w:tcPr>
          <w:p w14:paraId="2D665BDC" w14:textId="77777777" w:rsidR="003B5E05" w:rsidRPr="00024C7C" w:rsidRDefault="003B5E05" w:rsidP="009A4CD5">
            <w:pPr>
              <w:pStyle w:val="Corpodetexto"/>
              <w:jc w:val="center"/>
              <w:rPr>
                <w:bCs/>
                <w:strike/>
                <w:sz w:val="26"/>
              </w:rPr>
            </w:pPr>
            <w:r w:rsidRPr="00024C7C">
              <w:rPr>
                <w:strike/>
                <w:sz w:val="20"/>
              </w:rPr>
              <w:t>Pós-graduação (</w:t>
            </w:r>
            <w:r w:rsidRPr="00024C7C">
              <w:rPr>
                <w:i/>
                <w:strike/>
                <w:sz w:val="20"/>
              </w:rPr>
              <w:t xml:space="preserve">lato sensu </w:t>
            </w:r>
            <w:r w:rsidRPr="00024C7C">
              <w:rPr>
                <w:strike/>
                <w:sz w:val="20"/>
              </w:rPr>
              <w:t>e</w:t>
            </w:r>
            <w:r w:rsidRPr="00024C7C">
              <w:rPr>
                <w:i/>
                <w:strike/>
                <w:sz w:val="20"/>
              </w:rPr>
              <w:t xml:space="preserve"> </w:t>
            </w:r>
            <w:r w:rsidRPr="00024C7C">
              <w:rPr>
                <w:i/>
                <w:iCs/>
                <w:strike/>
                <w:sz w:val="20"/>
              </w:rPr>
              <w:t>stricto sensu)</w:t>
            </w:r>
          </w:p>
        </w:tc>
        <w:tc>
          <w:tcPr>
            <w:tcW w:w="2917" w:type="dxa"/>
            <w:vMerge w:val="restart"/>
            <w:vAlign w:val="center"/>
          </w:tcPr>
          <w:p w14:paraId="4ADEDD2A" w14:textId="77777777" w:rsidR="003B5E05" w:rsidRPr="00024C7C" w:rsidRDefault="003B5E05" w:rsidP="009A4CD5">
            <w:pPr>
              <w:spacing w:after="0" w:line="240" w:lineRule="auto"/>
              <w:jc w:val="both"/>
              <w:rPr>
                <w:rFonts w:ascii="Times New Roman" w:hAnsi="Times New Roman"/>
                <w:strike/>
                <w:sz w:val="20"/>
              </w:rPr>
            </w:pPr>
            <w:r w:rsidRPr="00024C7C">
              <w:rPr>
                <w:rFonts w:ascii="Times New Roman" w:hAnsi="Times New Roman"/>
                <w:strike/>
                <w:sz w:val="20"/>
              </w:rPr>
              <w:t>Disciplinas relacionadas ao PEPC ministradas por Instituições de Ensino Superior credenciadas pelo MEC.</w:t>
            </w:r>
          </w:p>
        </w:tc>
        <w:tc>
          <w:tcPr>
            <w:tcW w:w="3043" w:type="dxa"/>
            <w:vMerge w:val="restart"/>
            <w:vAlign w:val="center"/>
          </w:tcPr>
          <w:p w14:paraId="62D770B8" w14:textId="77777777" w:rsidR="003B5E05" w:rsidRPr="00024C7C" w:rsidRDefault="003B5E05" w:rsidP="009A4CD5">
            <w:pPr>
              <w:pStyle w:val="Corpodetexto"/>
              <w:rPr>
                <w:strike/>
                <w:sz w:val="20"/>
              </w:rPr>
            </w:pPr>
            <w:r w:rsidRPr="00024C7C">
              <w:rPr>
                <w:strike/>
                <w:sz w:val="20"/>
              </w:rPr>
              <w:t>5 (cinco) pontos por disciplina ministrada no ano.</w:t>
            </w:r>
          </w:p>
          <w:p w14:paraId="7E0C2239" w14:textId="77777777" w:rsidR="003B5E05" w:rsidRPr="00024C7C" w:rsidRDefault="003B5E05" w:rsidP="009A4CD5">
            <w:pPr>
              <w:pStyle w:val="Corpodetexto"/>
              <w:rPr>
                <w:bCs/>
                <w:strike/>
                <w:sz w:val="26"/>
              </w:rPr>
            </w:pPr>
            <w:r w:rsidRPr="00024C7C">
              <w:rPr>
                <w:strike/>
                <w:sz w:val="20"/>
              </w:rPr>
              <w:t>Observação: A disciplina ministrada em mais de uma turma, independente da instituição e do semestre letivo, é computada uma única vez no ano.</w:t>
            </w:r>
          </w:p>
        </w:tc>
      </w:tr>
      <w:tr w:rsidR="003B5E05" w:rsidRPr="00F41048" w14:paraId="4F2A1DD5" w14:textId="77777777" w:rsidTr="009A4CD5">
        <w:trPr>
          <w:cantSplit/>
          <w:jc w:val="center"/>
        </w:trPr>
        <w:tc>
          <w:tcPr>
            <w:tcW w:w="3219" w:type="dxa"/>
            <w:vAlign w:val="center"/>
          </w:tcPr>
          <w:p w14:paraId="706FE12F" w14:textId="77777777" w:rsidR="003B5E05" w:rsidRPr="00024C7C" w:rsidRDefault="003B5E05" w:rsidP="009A4CD5">
            <w:pPr>
              <w:pStyle w:val="Corpodetexto"/>
              <w:jc w:val="center"/>
              <w:rPr>
                <w:bCs/>
                <w:strike/>
                <w:sz w:val="26"/>
              </w:rPr>
            </w:pPr>
            <w:r w:rsidRPr="00024C7C">
              <w:rPr>
                <w:strike/>
                <w:sz w:val="20"/>
              </w:rPr>
              <w:t>Graduação e cursos de extensão</w:t>
            </w:r>
          </w:p>
        </w:tc>
        <w:tc>
          <w:tcPr>
            <w:tcW w:w="2917" w:type="dxa"/>
            <w:vMerge/>
            <w:vAlign w:val="center"/>
          </w:tcPr>
          <w:p w14:paraId="0F1EB207" w14:textId="77777777" w:rsidR="003B5E05" w:rsidRPr="00024C7C" w:rsidRDefault="003B5E05" w:rsidP="009A4CD5">
            <w:pPr>
              <w:spacing w:after="0" w:line="240" w:lineRule="auto"/>
              <w:jc w:val="both"/>
              <w:rPr>
                <w:rFonts w:ascii="Times New Roman" w:hAnsi="Times New Roman"/>
                <w:i/>
                <w:iCs/>
                <w:strike/>
                <w:sz w:val="20"/>
              </w:rPr>
            </w:pPr>
          </w:p>
        </w:tc>
        <w:tc>
          <w:tcPr>
            <w:tcW w:w="3043" w:type="dxa"/>
            <w:vMerge/>
            <w:vAlign w:val="center"/>
          </w:tcPr>
          <w:p w14:paraId="27A06407" w14:textId="77777777" w:rsidR="003B5E05" w:rsidRPr="00024C7C" w:rsidRDefault="003B5E05" w:rsidP="009A4CD5">
            <w:pPr>
              <w:pStyle w:val="Corpodetexto"/>
              <w:rPr>
                <w:bCs/>
                <w:strike/>
                <w:sz w:val="26"/>
              </w:rPr>
            </w:pPr>
          </w:p>
        </w:tc>
      </w:tr>
      <w:tr w:rsidR="003B5E05" w:rsidRPr="00F41048" w14:paraId="0D16D9BF" w14:textId="77777777" w:rsidTr="009A4CD5">
        <w:trPr>
          <w:cantSplit/>
          <w:jc w:val="center"/>
        </w:trPr>
        <w:tc>
          <w:tcPr>
            <w:tcW w:w="3219" w:type="dxa"/>
            <w:vAlign w:val="center"/>
          </w:tcPr>
          <w:p w14:paraId="1DC7648D" w14:textId="77777777" w:rsidR="003B5E05" w:rsidRPr="00024C7C" w:rsidRDefault="003B5E05" w:rsidP="009A4CD5">
            <w:pPr>
              <w:pStyle w:val="Corpodetexto"/>
              <w:jc w:val="center"/>
              <w:rPr>
                <w:strike/>
                <w:sz w:val="20"/>
              </w:rPr>
            </w:pPr>
            <w:r w:rsidRPr="00024C7C">
              <w:rPr>
                <w:strike/>
                <w:sz w:val="20"/>
              </w:rPr>
              <w:t>Cursos ou eventos credenciados</w:t>
            </w:r>
          </w:p>
        </w:tc>
        <w:tc>
          <w:tcPr>
            <w:tcW w:w="2917" w:type="dxa"/>
            <w:vAlign w:val="center"/>
          </w:tcPr>
          <w:p w14:paraId="0569257B" w14:textId="77777777" w:rsidR="003B5E05" w:rsidRPr="00024C7C" w:rsidRDefault="003B5E05" w:rsidP="009A4CD5">
            <w:pPr>
              <w:pStyle w:val="Corpodetexto"/>
              <w:rPr>
                <w:strike/>
                <w:sz w:val="20"/>
              </w:rPr>
            </w:pPr>
            <w:r w:rsidRPr="00024C7C">
              <w:rPr>
                <w:strike/>
                <w:sz w:val="20"/>
              </w:rPr>
              <w:t>Participação como conferencista, palestrante, painelista, instrutor e facilitador em eventos nacionais e internacionais.</w:t>
            </w:r>
          </w:p>
        </w:tc>
        <w:tc>
          <w:tcPr>
            <w:tcW w:w="3043" w:type="dxa"/>
            <w:vAlign w:val="center"/>
          </w:tcPr>
          <w:p w14:paraId="2DCF9243" w14:textId="77777777" w:rsidR="003B5E05" w:rsidRPr="00024C7C" w:rsidRDefault="003B5E05" w:rsidP="009A4CD5">
            <w:pPr>
              <w:pStyle w:val="Textodenotadefim"/>
              <w:jc w:val="both"/>
              <w:rPr>
                <w:strike/>
                <w:lang w:val="pt-BR"/>
              </w:rPr>
            </w:pPr>
          </w:p>
          <w:p w14:paraId="0F2ADF1F" w14:textId="77777777" w:rsidR="003B5E05" w:rsidRPr="00024C7C" w:rsidRDefault="003B5E05" w:rsidP="009A4CD5">
            <w:pPr>
              <w:pStyle w:val="Textodenotadefim"/>
              <w:jc w:val="both"/>
              <w:rPr>
                <w:strike/>
                <w:lang w:val="pt-BR"/>
              </w:rPr>
            </w:pPr>
            <w:r w:rsidRPr="00024C7C">
              <w:rPr>
                <w:strike/>
                <w:lang w:val="pt-BR"/>
              </w:rPr>
              <w:t>Cada hora vale 1 (um) ponto,</w:t>
            </w:r>
          </w:p>
          <w:p w14:paraId="7ABE6660" w14:textId="77777777" w:rsidR="003B5E05" w:rsidRPr="00024C7C" w:rsidRDefault="003B5E05" w:rsidP="009A4CD5">
            <w:pPr>
              <w:pStyle w:val="Corpodetexto"/>
              <w:rPr>
                <w:strike/>
                <w:sz w:val="20"/>
              </w:rPr>
            </w:pPr>
            <w:r w:rsidRPr="00024C7C">
              <w:rPr>
                <w:strike/>
                <w:sz w:val="20"/>
              </w:rPr>
              <w:t>limitado a 20 (vinte) pontos anuais</w:t>
            </w:r>
          </w:p>
          <w:p w14:paraId="756A60F7" w14:textId="77777777" w:rsidR="003B5E05" w:rsidRPr="00024C7C" w:rsidRDefault="003B5E05" w:rsidP="009A4CD5">
            <w:pPr>
              <w:pStyle w:val="Corpodetexto"/>
              <w:rPr>
                <w:b/>
                <w:bCs/>
                <w:strike/>
                <w:color w:val="FF0000"/>
                <w:sz w:val="26"/>
              </w:rPr>
            </w:pPr>
          </w:p>
        </w:tc>
      </w:tr>
    </w:tbl>
    <w:p w14:paraId="40AC2B29" w14:textId="77777777" w:rsidR="003B5E05" w:rsidRDefault="003B5E05" w:rsidP="003B5E05">
      <w:pPr>
        <w:pStyle w:val="Corpodetexto"/>
        <w:spacing w:line="360" w:lineRule="auto"/>
        <w:rPr>
          <w:rFonts w:ascii="Arial Narrow" w:hAnsi="Arial Narrow"/>
          <w:bCs/>
          <w:sz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19"/>
        <w:gridCol w:w="2917"/>
        <w:gridCol w:w="3255"/>
      </w:tblGrid>
      <w:tr w:rsidR="003B5E05" w:rsidRPr="00AA224A" w14:paraId="396B3595" w14:textId="77777777" w:rsidTr="009A4CD5">
        <w:trPr>
          <w:cantSplit/>
          <w:trHeight w:val="698"/>
          <w:jc w:val="center"/>
        </w:trPr>
        <w:tc>
          <w:tcPr>
            <w:tcW w:w="9391" w:type="dxa"/>
            <w:gridSpan w:val="3"/>
            <w:vAlign w:val="center"/>
          </w:tcPr>
          <w:p w14:paraId="28009545" w14:textId="77777777" w:rsidR="003B5E05" w:rsidRPr="00024C7C" w:rsidRDefault="003B5E05" w:rsidP="009A4CD5">
            <w:pPr>
              <w:pStyle w:val="Corpodetexto"/>
              <w:jc w:val="center"/>
              <w:rPr>
                <w:b/>
              </w:rPr>
            </w:pPr>
            <w:r w:rsidRPr="00F2207C">
              <w:rPr>
                <w:sz w:val="26"/>
              </w:rPr>
              <w:br w:type="page"/>
            </w:r>
            <w:r w:rsidRPr="00AA224A">
              <w:br w:type="page"/>
            </w:r>
            <w:r w:rsidRPr="005271B7">
              <w:rPr>
                <w:b/>
              </w:rPr>
              <w:t>Tabela II – Docência</w:t>
            </w:r>
            <w:r>
              <w:rPr>
                <w:b/>
              </w:rPr>
              <w:t xml:space="preserve"> </w:t>
            </w:r>
            <w:r w:rsidRPr="008B701D">
              <w:rPr>
                <w:bCs/>
                <w:iCs/>
                <w:color w:val="0070C0"/>
                <w:sz w:val="16"/>
                <w:szCs w:val="16"/>
              </w:rPr>
              <w:t>(Alterada pela NBC PG 12 (R1))</w:t>
            </w:r>
          </w:p>
        </w:tc>
      </w:tr>
      <w:tr w:rsidR="003B5E05" w:rsidRPr="00AA224A" w14:paraId="566883C6" w14:textId="77777777" w:rsidTr="009A4CD5">
        <w:trPr>
          <w:cantSplit/>
          <w:jc w:val="center"/>
        </w:trPr>
        <w:tc>
          <w:tcPr>
            <w:tcW w:w="9391" w:type="dxa"/>
            <w:gridSpan w:val="3"/>
          </w:tcPr>
          <w:p w14:paraId="60F373D6" w14:textId="77777777" w:rsidR="003B5E05" w:rsidRPr="005271B7" w:rsidRDefault="003B5E05" w:rsidP="009A4CD5">
            <w:pPr>
              <w:pStyle w:val="Corpodetexto"/>
              <w:jc w:val="center"/>
              <w:rPr>
                <w:b/>
              </w:rPr>
            </w:pPr>
            <w:r w:rsidRPr="005271B7">
              <w:rPr>
                <w:b/>
              </w:rPr>
              <w:t>A comprovação de docência deve ser feita mediante apresentação de declaração emitida por Instituição de Ensino Superior (IES), contendo disciplina, ementa, carga horária e período de realização.</w:t>
            </w:r>
          </w:p>
          <w:p w14:paraId="76AFC95B" w14:textId="77777777" w:rsidR="003B5E05" w:rsidRPr="005271B7" w:rsidRDefault="003B5E05" w:rsidP="009A4CD5">
            <w:pPr>
              <w:tabs>
                <w:tab w:val="center" w:pos="4465"/>
              </w:tabs>
              <w:spacing w:after="0" w:line="240" w:lineRule="auto"/>
              <w:jc w:val="center"/>
              <w:rPr>
                <w:rFonts w:ascii="Arial" w:hAnsi="Arial" w:cs="Arial"/>
                <w:b/>
              </w:rPr>
            </w:pPr>
            <w:r w:rsidRPr="005271B7">
              <w:rPr>
                <w:rFonts w:ascii="Arial" w:hAnsi="Arial" w:cs="Arial"/>
                <w:b/>
              </w:rPr>
              <w:t>A atribuição total de pontos para a atividade de docência é limitada</w:t>
            </w:r>
          </w:p>
          <w:p w14:paraId="50CCA87C" w14:textId="77777777" w:rsidR="003B5E05" w:rsidRPr="00AA224A" w:rsidRDefault="003B5E05" w:rsidP="009A4CD5">
            <w:pPr>
              <w:pStyle w:val="Corpodetexto"/>
              <w:jc w:val="center"/>
              <w:rPr>
                <w:b/>
              </w:rPr>
            </w:pPr>
            <w:r w:rsidRPr="005271B7">
              <w:rPr>
                <w:b/>
              </w:rPr>
              <w:t>a 20 (vinte) pontos por ano</w:t>
            </w:r>
          </w:p>
        </w:tc>
      </w:tr>
      <w:tr w:rsidR="003B5E05" w:rsidRPr="00AA224A" w14:paraId="3D637D7C" w14:textId="77777777" w:rsidTr="009A4CD5">
        <w:trPr>
          <w:jc w:val="center"/>
        </w:trPr>
        <w:tc>
          <w:tcPr>
            <w:tcW w:w="3219" w:type="dxa"/>
          </w:tcPr>
          <w:p w14:paraId="02941DE6" w14:textId="77777777" w:rsidR="003B5E05" w:rsidRPr="005271B7" w:rsidRDefault="003B5E05" w:rsidP="009A4CD5">
            <w:pPr>
              <w:pStyle w:val="Corpodetexto"/>
              <w:jc w:val="center"/>
              <w:rPr>
                <w:sz w:val="20"/>
              </w:rPr>
            </w:pPr>
            <w:r w:rsidRPr="005271B7">
              <w:rPr>
                <w:b/>
                <w:sz w:val="20"/>
              </w:rPr>
              <w:t>Natureza</w:t>
            </w:r>
          </w:p>
        </w:tc>
        <w:tc>
          <w:tcPr>
            <w:tcW w:w="2917" w:type="dxa"/>
          </w:tcPr>
          <w:p w14:paraId="074BA14D" w14:textId="77777777" w:rsidR="003B5E05" w:rsidRPr="005271B7" w:rsidRDefault="003B5E05" w:rsidP="009A4CD5">
            <w:pPr>
              <w:pStyle w:val="Corpodetexto"/>
              <w:jc w:val="center"/>
              <w:rPr>
                <w:sz w:val="20"/>
              </w:rPr>
            </w:pPr>
            <w:r w:rsidRPr="005271B7">
              <w:rPr>
                <w:b/>
                <w:sz w:val="20"/>
              </w:rPr>
              <w:t>Características</w:t>
            </w:r>
          </w:p>
        </w:tc>
        <w:tc>
          <w:tcPr>
            <w:tcW w:w="3255" w:type="dxa"/>
          </w:tcPr>
          <w:p w14:paraId="7B77C8E9" w14:textId="77777777" w:rsidR="003B5E05" w:rsidRPr="005271B7" w:rsidRDefault="003B5E05" w:rsidP="009A4CD5">
            <w:pPr>
              <w:pStyle w:val="Corpodetexto"/>
              <w:jc w:val="center"/>
              <w:rPr>
                <w:b/>
                <w:sz w:val="20"/>
              </w:rPr>
            </w:pPr>
            <w:r w:rsidRPr="005271B7">
              <w:rPr>
                <w:b/>
                <w:sz w:val="20"/>
              </w:rPr>
              <w:t>Atribuição de Pontos</w:t>
            </w:r>
          </w:p>
        </w:tc>
      </w:tr>
      <w:tr w:rsidR="003B5E05" w:rsidRPr="00B5227F" w14:paraId="49186FC2" w14:textId="77777777" w:rsidTr="009A4CD5">
        <w:trPr>
          <w:cantSplit/>
          <w:trHeight w:val="757"/>
          <w:jc w:val="center"/>
        </w:trPr>
        <w:tc>
          <w:tcPr>
            <w:tcW w:w="3219" w:type="dxa"/>
            <w:vAlign w:val="center"/>
          </w:tcPr>
          <w:p w14:paraId="2CD1C980" w14:textId="77777777" w:rsidR="003B5E05" w:rsidRPr="00E33AB9" w:rsidRDefault="003B5E05" w:rsidP="009A4CD5">
            <w:pPr>
              <w:pStyle w:val="Corpodetexto"/>
              <w:rPr>
                <w:sz w:val="20"/>
                <w:szCs w:val="20"/>
              </w:rPr>
            </w:pPr>
            <w:r w:rsidRPr="00E33AB9">
              <w:rPr>
                <w:sz w:val="20"/>
                <w:szCs w:val="20"/>
              </w:rPr>
              <w:t>Pós-graduação (</w:t>
            </w:r>
            <w:r w:rsidRPr="00E33AB9">
              <w:rPr>
                <w:i/>
                <w:sz w:val="20"/>
                <w:szCs w:val="20"/>
              </w:rPr>
              <w:t xml:space="preserve">lato sensu </w:t>
            </w:r>
            <w:r w:rsidRPr="00E33AB9">
              <w:rPr>
                <w:sz w:val="20"/>
                <w:szCs w:val="20"/>
              </w:rPr>
              <w:t>e</w:t>
            </w:r>
            <w:r w:rsidRPr="00E33AB9">
              <w:rPr>
                <w:i/>
                <w:sz w:val="20"/>
                <w:szCs w:val="20"/>
              </w:rPr>
              <w:t xml:space="preserve"> stricto sensu)</w:t>
            </w:r>
          </w:p>
        </w:tc>
        <w:tc>
          <w:tcPr>
            <w:tcW w:w="2917" w:type="dxa"/>
            <w:vMerge w:val="restart"/>
            <w:vAlign w:val="center"/>
          </w:tcPr>
          <w:p w14:paraId="072C09F9" w14:textId="77777777" w:rsidR="003B5E05" w:rsidRPr="00E33AB9" w:rsidRDefault="003B5E05" w:rsidP="009A4CD5">
            <w:pPr>
              <w:spacing w:after="0" w:line="240" w:lineRule="auto"/>
              <w:jc w:val="both"/>
              <w:rPr>
                <w:rFonts w:ascii="Arial" w:hAnsi="Arial" w:cs="Arial"/>
                <w:sz w:val="20"/>
                <w:szCs w:val="20"/>
              </w:rPr>
            </w:pPr>
            <w:r w:rsidRPr="00E33AB9">
              <w:rPr>
                <w:rFonts w:ascii="Arial" w:hAnsi="Arial" w:cs="Arial"/>
                <w:sz w:val="20"/>
                <w:szCs w:val="20"/>
              </w:rPr>
              <w:t>Disciplinas relacionadas ao PEPC ministradas por IES credenciada pelo MEC.</w:t>
            </w:r>
          </w:p>
        </w:tc>
        <w:tc>
          <w:tcPr>
            <w:tcW w:w="3255" w:type="dxa"/>
            <w:vMerge w:val="restart"/>
            <w:vAlign w:val="center"/>
          </w:tcPr>
          <w:p w14:paraId="3F873A19" w14:textId="77777777" w:rsidR="003B5E05" w:rsidRPr="00E33AB9" w:rsidRDefault="003B5E05" w:rsidP="009A4CD5">
            <w:pPr>
              <w:pStyle w:val="Corpodetexto"/>
              <w:rPr>
                <w:strike/>
                <w:sz w:val="20"/>
                <w:szCs w:val="20"/>
              </w:rPr>
            </w:pPr>
            <w:r w:rsidRPr="00E33AB9">
              <w:rPr>
                <w:strike/>
                <w:sz w:val="20"/>
                <w:szCs w:val="20"/>
              </w:rPr>
              <w:t>10 (dez) pontos por disciplina ministrada no ano.</w:t>
            </w:r>
          </w:p>
          <w:p w14:paraId="41CCA41A" w14:textId="77777777" w:rsidR="003B5E05" w:rsidRPr="00E33AB9" w:rsidRDefault="003B5E05" w:rsidP="009A4CD5">
            <w:pPr>
              <w:pStyle w:val="Corpodetexto"/>
              <w:rPr>
                <w:strike/>
                <w:sz w:val="20"/>
                <w:szCs w:val="20"/>
              </w:rPr>
            </w:pPr>
            <w:r w:rsidRPr="00E33AB9">
              <w:rPr>
                <w:strike/>
                <w:sz w:val="20"/>
                <w:szCs w:val="20"/>
              </w:rPr>
              <w:t>Observação: A disciplina ministrada em mais de uma turma, independentemente da instituição e do semestre letivo, é computada uma vez no ano.</w:t>
            </w:r>
          </w:p>
          <w:p w14:paraId="62C05D2C" w14:textId="77777777" w:rsidR="003B5E05" w:rsidRDefault="003B5E05" w:rsidP="009A4CD5">
            <w:pPr>
              <w:pStyle w:val="Corpodetexto"/>
            </w:pPr>
            <w:r>
              <w:t>1 ponto por hora, limitado a 10 (dez) pontos por disciplina ministrada no ano.</w:t>
            </w:r>
          </w:p>
          <w:p w14:paraId="08C35820" w14:textId="77777777" w:rsidR="003B5E05" w:rsidRPr="00E33AB9" w:rsidRDefault="003B5E05" w:rsidP="009A4CD5">
            <w:pPr>
              <w:pStyle w:val="Corpodetexto"/>
              <w:rPr>
                <w:sz w:val="20"/>
                <w:szCs w:val="20"/>
              </w:rPr>
            </w:pPr>
            <w:r w:rsidRPr="00E33AB9">
              <w:rPr>
                <w:sz w:val="20"/>
                <w:szCs w:val="20"/>
              </w:rPr>
              <w:t>Observação: A disciplina ministrada em mais de uma turma, independentemente da instituição e do semestre letivo, é computada uma vez no ano.</w:t>
            </w:r>
            <w:r>
              <w:t xml:space="preserve"> </w:t>
            </w:r>
            <w:r>
              <w:rPr>
                <w:bCs/>
                <w:iCs/>
                <w:color w:val="0070C0"/>
                <w:sz w:val="16"/>
                <w:szCs w:val="16"/>
              </w:rPr>
              <w:t>(Alterado pela Revisão NBC 02)</w:t>
            </w:r>
          </w:p>
        </w:tc>
      </w:tr>
      <w:tr w:rsidR="003B5E05" w:rsidRPr="00B5227F" w14:paraId="5705730F" w14:textId="77777777" w:rsidTr="009A4CD5">
        <w:trPr>
          <w:cantSplit/>
          <w:jc w:val="center"/>
        </w:trPr>
        <w:tc>
          <w:tcPr>
            <w:tcW w:w="3219" w:type="dxa"/>
            <w:vAlign w:val="center"/>
          </w:tcPr>
          <w:p w14:paraId="49843ECA" w14:textId="77777777" w:rsidR="003B5E05" w:rsidRPr="00BA5905" w:rsidRDefault="003B5E05" w:rsidP="009A4CD5">
            <w:pPr>
              <w:pStyle w:val="Corpodetexto"/>
              <w:rPr>
                <w:strike/>
                <w:sz w:val="20"/>
                <w:szCs w:val="20"/>
              </w:rPr>
            </w:pPr>
            <w:r w:rsidRPr="00BA5905">
              <w:rPr>
                <w:strike/>
                <w:sz w:val="20"/>
                <w:szCs w:val="20"/>
              </w:rPr>
              <w:t>Graduação e cursos de extensão</w:t>
            </w:r>
          </w:p>
          <w:p w14:paraId="7169B900" w14:textId="77777777" w:rsidR="003B5E05" w:rsidRPr="00BA5905" w:rsidRDefault="003B5E05" w:rsidP="009A4CD5">
            <w:pPr>
              <w:pStyle w:val="Corpodetexto"/>
              <w:rPr>
                <w:sz w:val="20"/>
                <w:szCs w:val="20"/>
              </w:rPr>
            </w:pPr>
            <w:r w:rsidRPr="00E33AB9">
              <w:rPr>
                <w:sz w:val="20"/>
                <w:szCs w:val="20"/>
              </w:rPr>
              <w:t>Graduação</w:t>
            </w:r>
            <w:r>
              <w:rPr>
                <w:sz w:val="20"/>
                <w:szCs w:val="20"/>
              </w:rPr>
              <w:t xml:space="preserve">. </w:t>
            </w:r>
            <w:r w:rsidRPr="00BA5905">
              <w:rPr>
                <w:bCs/>
                <w:iCs/>
                <w:color w:val="0070C0"/>
                <w:sz w:val="16"/>
                <w:szCs w:val="16"/>
              </w:rPr>
              <w:t>(Alterado pela Revisão NBC 05)</w:t>
            </w:r>
          </w:p>
        </w:tc>
        <w:tc>
          <w:tcPr>
            <w:tcW w:w="2917" w:type="dxa"/>
            <w:vMerge/>
            <w:vAlign w:val="center"/>
          </w:tcPr>
          <w:p w14:paraId="7FEB2B3C" w14:textId="77777777" w:rsidR="003B5E05" w:rsidRPr="00E33AB9" w:rsidRDefault="003B5E05" w:rsidP="009A4CD5">
            <w:pPr>
              <w:spacing w:after="0" w:line="240" w:lineRule="auto"/>
              <w:jc w:val="both"/>
              <w:rPr>
                <w:rFonts w:ascii="Arial" w:hAnsi="Arial" w:cs="Arial"/>
                <w:i/>
                <w:iCs/>
                <w:sz w:val="20"/>
                <w:szCs w:val="20"/>
              </w:rPr>
            </w:pPr>
          </w:p>
        </w:tc>
        <w:tc>
          <w:tcPr>
            <w:tcW w:w="3255" w:type="dxa"/>
            <w:vMerge/>
            <w:vAlign w:val="center"/>
          </w:tcPr>
          <w:p w14:paraId="7BE68EE9" w14:textId="77777777" w:rsidR="003B5E05" w:rsidRPr="00E33AB9" w:rsidRDefault="003B5E05" w:rsidP="009A4CD5">
            <w:pPr>
              <w:pStyle w:val="Corpodetexto"/>
              <w:rPr>
                <w:sz w:val="20"/>
                <w:szCs w:val="20"/>
              </w:rPr>
            </w:pPr>
          </w:p>
        </w:tc>
      </w:tr>
      <w:tr w:rsidR="003B5E05" w:rsidRPr="00B5227F" w14:paraId="65774383" w14:textId="77777777" w:rsidTr="009A4CD5">
        <w:trPr>
          <w:cantSplit/>
          <w:jc w:val="center"/>
        </w:trPr>
        <w:tc>
          <w:tcPr>
            <w:tcW w:w="3219" w:type="dxa"/>
            <w:vAlign w:val="center"/>
          </w:tcPr>
          <w:p w14:paraId="071BEE61" w14:textId="77777777" w:rsidR="003B5E05" w:rsidRPr="00BA5905" w:rsidRDefault="003B5E05" w:rsidP="009A4CD5">
            <w:pPr>
              <w:pStyle w:val="Corpodetexto"/>
              <w:rPr>
                <w:strike/>
                <w:sz w:val="20"/>
                <w:szCs w:val="20"/>
              </w:rPr>
            </w:pPr>
            <w:r w:rsidRPr="00BA5905">
              <w:rPr>
                <w:strike/>
                <w:sz w:val="20"/>
                <w:szCs w:val="20"/>
              </w:rPr>
              <w:t>Cursos ou eventos credenciados</w:t>
            </w:r>
          </w:p>
          <w:p w14:paraId="5594B03E" w14:textId="77777777" w:rsidR="003B5E05" w:rsidRPr="00BA5905" w:rsidRDefault="003B5E05" w:rsidP="009A4CD5">
            <w:pPr>
              <w:pStyle w:val="Corpodetexto"/>
              <w:rPr>
                <w:sz w:val="20"/>
                <w:szCs w:val="20"/>
              </w:rPr>
            </w:pPr>
            <w:r w:rsidRPr="008374F5">
              <w:t>Cursos, inclusive de extensão, ou eventos credenciados</w:t>
            </w:r>
            <w:r>
              <w:t xml:space="preserve">. </w:t>
            </w:r>
            <w:r>
              <w:rPr>
                <w:bCs/>
                <w:iCs/>
                <w:color w:val="0070C0"/>
                <w:sz w:val="16"/>
                <w:szCs w:val="16"/>
              </w:rPr>
              <w:t>(Alterado pela Revisão NBC 05)</w:t>
            </w:r>
            <w:r>
              <w:t xml:space="preserve"> </w:t>
            </w:r>
          </w:p>
        </w:tc>
        <w:tc>
          <w:tcPr>
            <w:tcW w:w="2917" w:type="dxa"/>
            <w:vAlign w:val="center"/>
          </w:tcPr>
          <w:p w14:paraId="443A0C6C" w14:textId="77777777" w:rsidR="003B5E05" w:rsidRPr="00E33AB9" w:rsidRDefault="003B5E05" w:rsidP="009A4CD5">
            <w:pPr>
              <w:pStyle w:val="Corpodetexto"/>
              <w:rPr>
                <w:sz w:val="20"/>
                <w:szCs w:val="20"/>
              </w:rPr>
            </w:pPr>
            <w:r w:rsidRPr="00E33AB9">
              <w:rPr>
                <w:sz w:val="20"/>
                <w:szCs w:val="20"/>
              </w:rPr>
              <w:t>Participação como conferencista, palestrante, painelista, instrutor e facilitador em eventos nacionais e internacionais.</w:t>
            </w:r>
          </w:p>
        </w:tc>
        <w:tc>
          <w:tcPr>
            <w:tcW w:w="3255" w:type="dxa"/>
            <w:vAlign w:val="center"/>
          </w:tcPr>
          <w:p w14:paraId="01FB532B" w14:textId="77777777" w:rsidR="003B5E05" w:rsidRPr="00E33AB9" w:rsidRDefault="003B5E05" w:rsidP="009A4CD5">
            <w:pPr>
              <w:pStyle w:val="Textodenotadefim"/>
              <w:jc w:val="both"/>
              <w:rPr>
                <w:rFonts w:ascii="Arial" w:hAnsi="Arial" w:cs="Arial"/>
              </w:rPr>
            </w:pPr>
          </w:p>
          <w:p w14:paraId="21B25A7C" w14:textId="77777777" w:rsidR="003B5E05" w:rsidRPr="00E33AB9" w:rsidRDefault="003B5E05" w:rsidP="009A4CD5">
            <w:pPr>
              <w:pStyle w:val="Textodenotadefim"/>
              <w:jc w:val="both"/>
              <w:rPr>
                <w:rFonts w:ascii="Arial" w:hAnsi="Arial" w:cs="Arial"/>
              </w:rPr>
            </w:pPr>
            <w:r w:rsidRPr="00E33AB9">
              <w:rPr>
                <w:rFonts w:ascii="Arial" w:hAnsi="Arial" w:cs="Arial"/>
              </w:rPr>
              <w:t>1 (um) ponto por hora.</w:t>
            </w:r>
          </w:p>
          <w:p w14:paraId="524613ED" w14:textId="77777777" w:rsidR="003B5E05" w:rsidRPr="00E33AB9" w:rsidRDefault="003B5E05" w:rsidP="009A4CD5">
            <w:pPr>
              <w:pStyle w:val="Corpodetexto"/>
              <w:rPr>
                <w:b/>
                <w:color w:val="FF0000"/>
                <w:sz w:val="20"/>
                <w:szCs w:val="20"/>
              </w:rPr>
            </w:pPr>
          </w:p>
        </w:tc>
      </w:tr>
    </w:tbl>
    <w:p w14:paraId="2B65DF51" w14:textId="77777777" w:rsidR="003B5E05" w:rsidRDefault="003B5E05" w:rsidP="003B5E05">
      <w:pPr>
        <w:pStyle w:val="Corpodetexto"/>
        <w:spacing w:line="360" w:lineRule="auto"/>
        <w:rPr>
          <w:rFonts w:ascii="Arial Narrow" w:hAnsi="Arial Narrow"/>
          <w:bCs/>
          <w:sz w:val="26"/>
        </w:rPr>
      </w:pPr>
    </w:p>
    <w:p w14:paraId="7E350163" w14:textId="77777777" w:rsidR="003B5E05" w:rsidRDefault="003B5E05" w:rsidP="003B5E05">
      <w:pPr>
        <w:pStyle w:val="Corpodetexto"/>
        <w:spacing w:line="360" w:lineRule="auto"/>
        <w:rPr>
          <w:rFonts w:ascii="Arial Narrow" w:hAnsi="Arial Narrow"/>
          <w:bCs/>
          <w:sz w:val="26"/>
        </w:rPr>
      </w:pPr>
    </w:p>
    <w:p w14:paraId="5283206F" w14:textId="77777777" w:rsidR="003B5E05" w:rsidRDefault="003B5E05" w:rsidP="003B5E05">
      <w:pPr>
        <w:pStyle w:val="Corpodetexto"/>
        <w:spacing w:line="360" w:lineRule="auto"/>
        <w:rPr>
          <w:rFonts w:ascii="Arial Narrow" w:hAnsi="Arial Narrow"/>
          <w:bCs/>
          <w:sz w:val="26"/>
        </w:rPr>
      </w:pPr>
    </w:p>
    <w:p w14:paraId="0B802AB4" w14:textId="77777777" w:rsidR="003B5E05" w:rsidRDefault="003B5E05" w:rsidP="003B5E05">
      <w:pPr>
        <w:pStyle w:val="Corpodetexto"/>
        <w:spacing w:line="360" w:lineRule="auto"/>
        <w:rPr>
          <w:rFonts w:ascii="Arial Narrow" w:hAnsi="Arial Narrow"/>
          <w:bCs/>
          <w:sz w:val="26"/>
        </w:rPr>
      </w:pP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3802"/>
        <w:gridCol w:w="1260"/>
        <w:gridCol w:w="2700"/>
      </w:tblGrid>
      <w:tr w:rsidR="003B5E05" w:rsidRPr="00F41048" w14:paraId="58E7EAA3" w14:textId="77777777" w:rsidTr="009A4CD5">
        <w:trPr>
          <w:trHeight w:val="541"/>
          <w:jc w:val="center"/>
        </w:trPr>
        <w:tc>
          <w:tcPr>
            <w:tcW w:w="9250" w:type="dxa"/>
            <w:gridSpan w:val="4"/>
            <w:vAlign w:val="center"/>
          </w:tcPr>
          <w:p w14:paraId="4EF2EFD7" w14:textId="77777777" w:rsidR="003B5E05" w:rsidRPr="00024C7C" w:rsidRDefault="003B5E05" w:rsidP="009A4CD5">
            <w:pPr>
              <w:pStyle w:val="Corpodetexto"/>
              <w:jc w:val="center"/>
              <w:rPr>
                <w:b/>
                <w:strike/>
              </w:rPr>
            </w:pPr>
            <w:r w:rsidRPr="00024C7C">
              <w:rPr>
                <w:bCs/>
                <w:strike/>
              </w:rPr>
              <w:br w:type="page"/>
            </w:r>
            <w:r w:rsidRPr="00024C7C">
              <w:rPr>
                <w:b/>
                <w:strike/>
              </w:rPr>
              <w:t xml:space="preserve">Tabela III – </w:t>
            </w:r>
            <w:r w:rsidRPr="00024C7C">
              <w:rPr>
                <w:b/>
                <w:bCs/>
                <w:strike/>
              </w:rPr>
              <w:t>Atuação como participante</w:t>
            </w:r>
          </w:p>
        </w:tc>
      </w:tr>
      <w:tr w:rsidR="003B5E05" w:rsidRPr="00F41048" w14:paraId="1F636893" w14:textId="77777777" w:rsidTr="009A4CD5">
        <w:trPr>
          <w:jc w:val="center"/>
        </w:trPr>
        <w:tc>
          <w:tcPr>
            <w:tcW w:w="9250" w:type="dxa"/>
            <w:gridSpan w:val="4"/>
          </w:tcPr>
          <w:p w14:paraId="54215FC2" w14:textId="77777777" w:rsidR="003B5E05" w:rsidRPr="00024C7C" w:rsidRDefault="003B5E05" w:rsidP="009A4CD5">
            <w:pPr>
              <w:pStyle w:val="Corpodetexto"/>
              <w:jc w:val="center"/>
              <w:rPr>
                <w:b/>
                <w:strike/>
              </w:rPr>
            </w:pPr>
            <w:r w:rsidRPr="00024C7C">
              <w:rPr>
                <w:b/>
                <w:strike/>
              </w:rPr>
              <w:t xml:space="preserve">A comprovação deve ser feita mediante a apresentação de documentação.   </w:t>
            </w:r>
          </w:p>
        </w:tc>
      </w:tr>
      <w:tr w:rsidR="003B5E05" w:rsidRPr="00F41048" w14:paraId="3843F96A" w14:textId="77777777" w:rsidTr="009A4CD5">
        <w:trPr>
          <w:trHeight w:val="265"/>
          <w:jc w:val="center"/>
        </w:trPr>
        <w:tc>
          <w:tcPr>
            <w:tcW w:w="1488" w:type="dxa"/>
            <w:tcBorders>
              <w:bottom w:val="single" w:sz="4" w:space="0" w:color="auto"/>
            </w:tcBorders>
          </w:tcPr>
          <w:p w14:paraId="43AF93BD" w14:textId="77777777" w:rsidR="003B5E05" w:rsidRPr="00024C7C" w:rsidRDefault="003B5E05" w:rsidP="009A4CD5">
            <w:pPr>
              <w:spacing w:after="0" w:line="240" w:lineRule="auto"/>
              <w:jc w:val="center"/>
              <w:rPr>
                <w:rFonts w:ascii="Times New Roman" w:hAnsi="Times New Roman"/>
                <w:b/>
                <w:bCs/>
                <w:strike/>
                <w:sz w:val="20"/>
                <w:szCs w:val="20"/>
              </w:rPr>
            </w:pPr>
            <w:r w:rsidRPr="00024C7C">
              <w:rPr>
                <w:rFonts w:ascii="Times New Roman" w:hAnsi="Times New Roman"/>
                <w:b/>
                <w:bCs/>
                <w:strike/>
                <w:sz w:val="20"/>
                <w:szCs w:val="20"/>
              </w:rPr>
              <w:t>Natureza</w:t>
            </w:r>
          </w:p>
        </w:tc>
        <w:tc>
          <w:tcPr>
            <w:tcW w:w="3802" w:type="dxa"/>
          </w:tcPr>
          <w:p w14:paraId="41C38650" w14:textId="77777777" w:rsidR="003B5E05" w:rsidRPr="00024C7C" w:rsidRDefault="003B5E05" w:rsidP="009A4CD5">
            <w:pPr>
              <w:spacing w:after="0" w:line="240" w:lineRule="auto"/>
              <w:jc w:val="center"/>
              <w:rPr>
                <w:rFonts w:ascii="Times New Roman" w:hAnsi="Times New Roman"/>
                <w:b/>
                <w:bCs/>
                <w:strike/>
                <w:sz w:val="20"/>
                <w:szCs w:val="20"/>
              </w:rPr>
            </w:pPr>
            <w:r w:rsidRPr="00024C7C">
              <w:rPr>
                <w:rFonts w:ascii="Times New Roman" w:hAnsi="Times New Roman"/>
                <w:b/>
                <w:bCs/>
                <w:strike/>
                <w:sz w:val="20"/>
                <w:szCs w:val="20"/>
              </w:rPr>
              <w:t>Características</w:t>
            </w:r>
          </w:p>
        </w:tc>
        <w:tc>
          <w:tcPr>
            <w:tcW w:w="1260" w:type="dxa"/>
          </w:tcPr>
          <w:p w14:paraId="05047DF0" w14:textId="77777777" w:rsidR="003B5E05" w:rsidRPr="00024C7C" w:rsidRDefault="003B5E05">
            <w:pPr>
              <w:pStyle w:val="Ttulo5"/>
              <w:numPr>
                <w:ilvl w:val="0"/>
                <w:numId w:val="392"/>
              </w:numPr>
              <w:tabs>
                <w:tab w:val="clear" w:pos="0"/>
              </w:tabs>
              <w:ind w:left="0" w:firstLine="0"/>
              <w:jc w:val="center"/>
              <w:rPr>
                <w:bCs w:val="0"/>
                <w:strike/>
              </w:rPr>
            </w:pPr>
            <w:r w:rsidRPr="00024C7C">
              <w:rPr>
                <w:bCs w:val="0"/>
                <w:strike/>
              </w:rPr>
              <w:t>Requisitos</w:t>
            </w:r>
          </w:p>
        </w:tc>
        <w:tc>
          <w:tcPr>
            <w:tcW w:w="2700" w:type="dxa"/>
          </w:tcPr>
          <w:p w14:paraId="18600F9F" w14:textId="77777777" w:rsidR="003B5E05" w:rsidRPr="00024C7C" w:rsidRDefault="003B5E05" w:rsidP="009A4CD5">
            <w:pPr>
              <w:spacing w:after="0" w:line="240" w:lineRule="auto"/>
              <w:jc w:val="center"/>
              <w:rPr>
                <w:rFonts w:ascii="Times New Roman" w:hAnsi="Times New Roman"/>
                <w:b/>
                <w:bCs/>
                <w:strike/>
                <w:sz w:val="20"/>
                <w:szCs w:val="20"/>
              </w:rPr>
            </w:pPr>
            <w:r w:rsidRPr="00024C7C">
              <w:rPr>
                <w:rFonts w:ascii="Times New Roman" w:hAnsi="Times New Roman"/>
                <w:b/>
                <w:bCs/>
                <w:strike/>
                <w:sz w:val="20"/>
                <w:szCs w:val="20"/>
              </w:rPr>
              <w:t>Atribuição de Pontos</w:t>
            </w:r>
          </w:p>
        </w:tc>
      </w:tr>
      <w:tr w:rsidR="003B5E05" w:rsidRPr="00F41048" w14:paraId="7A6DFE66" w14:textId="77777777" w:rsidTr="009A4CD5">
        <w:trPr>
          <w:trHeight w:val="2413"/>
          <w:jc w:val="center"/>
        </w:trPr>
        <w:tc>
          <w:tcPr>
            <w:tcW w:w="1488" w:type="dxa"/>
            <w:vAlign w:val="center"/>
          </w:tcPr>
          <w:p w14:paraId="22C42942" w14:textId="77777777" w:rsidR="003B5E05" w:rsidRPr="00024C7C" w:rsidRDefault="003B5E05" w:rsidP="009A4CD5">
            <w:pPr>
              <w:pStyle w:val="Corpodetexto"/>
              <w:rPr>
                <w:bCs/>
                <w:strike/>
                <w:sz w:val="20"/>
                <w:lang w:eastAsia="en-US"/>
              </w:rPr>
            </w:pPr>
          </w:p>
          <w:p w14:paraId="5A6F82F8" w14:textId="77777777" w:rsidR="003B5E05" w:rsidRPr="00024C7C" w:rsidRDefault="003B5E05" w:rsidP="009A4CD5">
            <w:pPr>
              <w:pStyle w:val="Corpodetexto"/>
              <w:rPr>
                <w:bCs/>
                <w:strike/>
                <w:sz w:val="20"/>
                <w:lang w:eastAsia="en-US"/>
              </w:rPr>
            </w:pPr>
          </w:p>
          <w:p w14:paraId="03005491" w14:textId="77777777" w:rsidR="003B5E05" w:rsidRPr="00024C7C" w:rsidRDefault="003B5E05" w:rsidP="009A4CD5">
            <w:pPr>
              <w:pStyle w:val="Corpodetexto"/>
              <w:rPr>
                <w:bCs/>
                <w:strike/>
                <w:sz w:val="20"/>
                <w:lang w:eastAsia="en-US"/>
              </w:rPr>
            </w:pPr>
            <w:r w:rsidRPr="00024C7C">
              <w:rPr>
                <w:bCs/>
                <w:strike/>
                <w:sz w:val="20"/>
                <w:lang w:eastAsia="en-US"/>
              </w:rPr>
              <w:t>Comissões Técnicas e Profissionais no Brasil ou no exterior.</w:t>
            </w:r>
          </w:p>
          <w:p w14:paraId="3EB8E471" w14:textId="77777777" w:rsidR="003B5E05" w:rsidRPr="00024C7C" w:rsidRDefault="003B5E05" w:rsidP="009A4CD5">
            <w:pPr>
              <w:pStyle w:val="Corpodetexto"/>
              <w:rPr>
                <w:bCs/>
                <w:strike/>
                <w:sz w:val="20"/>
                <w:lang w:eastAsia="en-US"/>
              </w:rPr>
            </w:pPr>
          </w:p>
        </w:tc>
        <w:tc>
          <w:tcPr>
            <w:tcW w:w="3802" w:type="dxa"/>
            <w:vAlign w:val="center"/>
          </w:tcPr>
          <w:p w14:paraId="56208B82" w14:textId="77777777" w:rsidR="003B5E05" w:rsidRPr="00024C7C" w:rsidRDefault="003B5E05" w:rsidP="009A4CD5">
            <w:pPr>
              <w:pStyle w:val="Corpodetexto"/>
              <w:rPr>
                <w:bCs/>
                <w:strike/>
                <w:sz w:val="20"/>
                <w:lang w:eastAsia="en-US"/>
              </w:rPr>
            </w:pPr>
            <w:r w:rsidRPr="00024C7C">
              <w:rPr>
                <w:bCs/>
                <w:strike/>
                <w:sz w:val="20"/>
                <w:lang w:eastAsia="en-US"/>
              </w:rPr>
              <w:t>Temas relacionados à Contabilidade, à Auditoria e às normas da profissão contábil:</w:t>
            </w:r>
          </w:p>
          <w:p w14:paraId="3994DD82" w14:textId="77777777" w:rsidR="003B5E05" w:rsidRPr="00024C7C" w:rsidRDefault="003B5E05">
            <w:pPr>
              <w:pStyle w:val="Corpodetexto"/>
              <w:numPr>
                <w:ilvl w:val="0"/>
                <w:numId w:val="393"/>
              </w:numPr>
              <w:autoSpaceDE/>
              <w:autoSpaceDN/>
              <w:adjustRightInd/>
              <w:rPr>
                <w:bCs/>
                <w:strike/>
                <w:sz w:val="20"/>
                <w:lang w:eastAsia="en-US"/>
              </w:rPr>
            </w:pPr>
            <w:r w:rsidRPr="00024C7C">
              <w:rPr>
                <w:bCs/>
                <w:strike/>
                <w:sz w:val="20"/>
                <w:lang w:eastAsia="en-US"/>
              </w:rPr>
              <w:t>Comissões Técnicas e de Pesquisa do CFC, dos CRCs, do Ibracon, da FBC, da Abracicon e outros órgãos reguladores.</w:t>
            </w:r>
          </w:p>
          <w:p w14:paraId="1F02918E" w14:textId="77777777" w:rsidR="003B5E05" w:rsidRPr="00024C7C" w:rsidRDefault="003B5E05">
            <w:pPr>
              <w:pStyle w:val="Corpodetexto"/>
              <w:numPr>
                <w:ilvl w:val="0"/>
                <w:numId w:val="393"/>
              </w:numPr>
              <w:autoSpaceDE/>
              <w:autoSpaceDN/>
              <w:adjustRightInd/>
              <w:ind w:left="357" w:hanging="357"/>
              <w:rPr>
                <w:bCs/>
                <w:strike/>
                <w:sz w:val="20"/>
                <w:lang w:eastAsia="en-US"/>
              </w:rPr>
            </w:pPr>
            <w:r w:rsidRPr="00024C7C">
              <w:rPr>
                <w:bCs/>
                <w:strike/>
                <w:sz w:val="20"/>
                <w:lang w:eastAsia="en-US"/>
              </w:rPr>
              <w:t>Comissões Técnicas e de Pesquisa de instituições de reconhecido prestígio.</w:t>
            </w:r>
          </w:p>
          <w:p w14:paraId="4096B972" w14:textId="77777777" w:rsidR="003B5E05" w:rsidRPr="00024C7C" w:rsidRDefault="003B5E05">
            <w:pPr>
              <w:pStyle w:val="Corpodetexto"/>
              <w:numPr>
                <w:ilvl w:val="0"/>
                <w:numId w:val="393"/>
              </w:numPr>
              <w:autoSpaceDE/>
              <w:autoSpaceDN/>
              <w:adjustRightInd/>
              <w:rPr>
                <w:bCs/>
                <w:strike/>
                <w:sz w:val="20"/>
                <w:lang w:eastAsia="en-US"/>
              </w:rPr>
            </w:pPr>
            <w:r w:rsidRPr="00024C7C">
              <w:rPr>
                <w:bCs/>
                <w:strike/>
                <w:sz w:val="20"/>
                <w:lang w:eastAsia="en-US"/>
              </w:rPr>
              <w:t>Comissões, órgãos e comitês de orientações ao mercado de companhias abertas.</w:t>
            </w:r>
          </w:p>
        </w:tc>
        <w:tc>
          <w:tcPr>
            <w:tcW w:w="1260" w:type="dxa"/>
            <w:vAlign w:val="center"/>
          </w:tcPr>
          <w:p w14:paraId="7155217A" w14:textId="77777777" w:rsidR="003B5E05" w:rsidRPr="00024C7C" w:rsidRDefault="003B5E05" w:rsidP="009A4CD5">
            <w:pPr>
              <w:pStyle w:val="Corpodetexto"/>
              <w:rPr>
                <w:bCs/>
                <w:strike/>
                <w:sz w:val="20"/>
                <w:lang w:eastAsia="en-US"/>
              </w:rPr>
            </w:pPr>
          </w:p>
          <w:p w14:paraId="69F24811" w14:textId="77777777" w:rsidR="003B5E05" w:rsidRPr="00024C7C" w:rsidRDefault="003B5E05" w:rsidP="009A4CD5">
            <w:pPr>
              <w:pStyle w:val="Corpodetexto"/>
              <w:rPr>
                <w:bCs/>
                <w:strike/>
                <w:sz w:val="20"/>
                <w:lang w:eastAsia="en-US"/>
              </w:rPr>
            </w:pPr>
          </w:p>
          <w:p w14:paraId="0EC3B308" w14:textId="77777777" w:rsidR="003B5E05" w:rsidRPr="00024C7C" w:rsidRDefault="003B5E05" w:rsidP="009A4CD5">
            <w:pPr>
              <w:pStyle w:val="Corpodetexto"/>
              <w:rPr>
                <w:bCs/>
                <w:strike/>
                <w:sz w:val="20"/>
                <w:lang w:eastAsia="en-US"/>
              </w:rPr>
            </w:pPr>
            <w:r w:rsidRPr="00024C7C">
              <w:rPr>
                <w:bCs/>
                <w:strike/>
                <w:sz w:val="20"/>
                <w:lang w:eastAsia="en-US"/>
              </w:rPr>
              <w:t>12 (doze) meses ou proporção.</w:t>
            </w:r>
          </w:p>
          <w:p w14:paraId="04B8013E" w14:textId="77777777" w:rsidR="003B5E05" w:rsidRPr="00024C7C" w:rsidRDefault="003B5E05" w:rsidP="009A4CD5">
            <w:pPr>
              <w:pStyle w:val="Corpodetexto"/>
              <w:rPr>
                <w:bCs/>
                <w:strike/>
                <w:sz w:val="20"/>
                <w:lang w:eastAsia="en-US"/>
              </w:rPr>
            </w:pPr>
          </w:p>
        </w:tc>
        <w:tc>
          <w:tcPr>
            <w:tcW w:w="2700" w:type="dxa"/>
            <w:vAlign w:val="center"/>
          </w:tcPr>
          <w:p w14:paraId="22145801" w14:textId="77777777" w:rsidR="003B5E05" w:rsidRPr="00024C7C" w:rsidRDefault="003B5E05" w:rsidP="009A4CD5">
            <w:pPr>
              <w:pStyle w:val="Corpodetexto"/>
              <w:rPr>
                <w:bCs/>
                <w:strike/>
                <w:sz w:val="20"/>
                <w:lang w:eastAsia="en-US"/>
              </w:rPr>
            </w:pPr>
          </w:p>
          <w:p w14:paraId="0180E5D9" w14:textId="77777777" w:rsidR="003B5E05" w:rsidRPr="00024C7C" w:rsidRDefault="003B5E05" w:rsidP="009A4CD5">
            <w:pPr>
              <w:pStyle w:val="Corpodetexto"/>
              <w:rPr>
                <w:bCs/>
                <w:strike/>
                <w:sz w:val="20"/>
                <w:lang w:eastAsia="en-US"/>
              </w:rPr>
            </w:pPr>
          </w:p>
          <w:p w14:paraId="48FE743F" w14:textId="77777777" w:rsidR="003B5E05" w:rsidRPr="00024C7C" w:rsidRDefault="003B5E05" w:rsidP="009A4CD5">
            <w:pPr>
              <w:pStyle w:val="Corpodetexto"/>
              <w:rPr>
                <w:bCs/>
                <w:strike/>
                <w:sz w:val="20"/>
                <w:lang w:eastAsia="en-US"/>
              </w:rPr>
            </w:pPr>
            <w:r w:rsidRPr="00024C7C">
              <w:rPr>
                <w:bCs/>
                <w:strike/>
                <w:sz w:val="20"/>
                <w:lang w:eastAsia="en-US"/>
              </w:rPr>
              <w:t>Cada hora vale 1 (um) ponto, limitado a 20 (vinte) pontos por ano.</w:t>
            </w:r>
          </w:p>
          <w:p w14:paraId="64BE7A7D" w14:textId="77777777" w:rsidR="003B5E05" w:rsidRPr="00024C7C" w:rsidRDefault="003B5E05" w:rsidP="009A4CD5">
            <w:pPr>
              <w:pStyle w:val="Corpodetexto"/>
              <w:rPr>
                <w:b/>
                <w:bCs/>
                <w:strike/>
                <w:color w:val="FF0000"/>
                <w:sz w:val="20"/>
                <w:lang w:eastAsia="en-US"/>
              </w:rPr>
            </w:pPr>
          </w:p>
        </w:tc>
      </w:tr>
      <w:tr w:rsidR="003B5E05" w:rsidRPr="00F41048" w14:paraId="23A25840" w14:textId="77777777" w:rsidTr="009A4CD5">
        <w:trPr>
          <w:trHeight w:val="474"/>
          <w:jc w:val="center"/>
        </w:trPr>
        <w:tc>
          <w:tcPr>
            <w:tcW w:w="1488" w:type="dxa"/>
            <w:vAlign w:val="center"/>
          </w:tcPr>
          <w:p w14:paraId="68C58BF5" w14:textId="77777777" w:rsidR="003B5E05" w:rsidRPr="00024C7C" w:rsidRDefault="003B5E05" w:rsidP="009A4CD5">
            <w:pPr>
              <w:pStyle w:val="Corpodetexto"/>
              <w:rPr>
                <w:bCs/>
                <w:strike/>
                <w:sz w:val="20"/>
                <w:lang w:eastAsia="en-US"/>
              </w:rPr>
            </w:pPr>
            <w:r w:rsidRPr="00024C7C">
              <w:rPr>
                <w:bCs/>
                <w:strike/>
                <w:sz w:val="20"/>
                <w:lang w:eastAsia="en-US"/>
              </w:rPr>
              <w:t>Orientação de tese, dissertação ou monografia</w:t>
            </w:r>
          </w:p>
        </w:tc>
        <w:tc>
          <w:tcPr>
            <w:tcW w:w="3802" w:type="dxa"/>
          </w:tcPr>
          <w:p w14:paraId="7D972E69" w14:textId="77777777" w:rsidR="003B5E05" w:rsidRPr="00024C7C" w:rsidRDefault="003B5E05" w:rsidP="009A4CD5">
            <w:pPr>
              <w:pStyle w:val="Corpodetexto"/>
              <w:rPr>
                <w:strike/>
                <w:sz w:val="20"/>
                <w:lang w:eastAsia="en-US"/>
              </w:rPr>
            </w:pPr>
            <w:r w:rsidRPr="00024C7C">
              <w:rPr>
                <w:bCs/>
                <w:strike/>
                <w:sz w:val="20"/>
                <w:lang w:eastAsia="en-US"/>
              </w:rPr>
              <w:t>Temas relacionados à Contabilidade, à Auditoria e às normas da profissão contábil:</w:t>
            </w:r>
            <w:r w:rsidRPr="00024C7C">
              <w:rPr>
                <w:strike/>
                <w:sz w:val="20"/>
                <w:lang w:eastAsia="en-US"/>
              </w:rPr>
              <w:t xml:space="preserve"> </w:t>
            </w:r>
          </w:p>
          <w:p w14:paraId="2BDC6E61" w14:textId="77777777" w:rsidR="003B5E05" w:rsidRPr="00024C7C" w:rsidRDefault="003B5E05" w:rsidP="009A4CD5">
            <w:pPr>
              <w:pStyle w:val="Corpodetexto"/>
              <w:rPr>
                <w:bCs/>
                <w:strike/>
                <w:sz w:val="20"/>
                <w:lang w:eastAsia="en-US"/>
              </w:rPr>
            </w:pPr>
            <w:r w:rsidRPr="00024C7C">
              <w:rPr>
                <w:bCs/>
                <w:strike/>
                <w:sz w:val="20"/>
                <w:lang w:eastAsia="en-US"/>
              </w:rPr>
              <w:t>(a) Doutorado</w:t>
            </w:r>
          </w:p>
          <w:p w14:paraId="42833902" w14:textId="77777777" w:rsidR="003B5E05" w:rsidRPr="00024C7C" w:rsidRDefault="003B5E05" w:rsidP="009A4CD5">
            <w:pPr>
              <w:pStyle w:val="Corpodetexto"/>
              <w:rPr>
                <w:bCs/>
                <w:strike/>
                <w:sz w:val="20"/>
                <w:lang w:eastAsia="en-US"/>
              </w:rPr>
            </w:pPr>
            <w:r w:rsidRPr="00024C7C">
              <w:rPr>
                <w:bCs/>
                <w:strike/>
                <w:sz w:val="20"/>
                <w:lang w:eastAsia="en-US"/>
              </w:rPr>
              <w:t>(b) Mestrado</w:t>
            </w:r>
          </w:p>
          <w:p w14:paraId="3F2EDD4A" w14:textId="77777777" w:rsidR="003B5E05" w:rsidRPr="00024C7C" w:rsidRDefault="003B5E05" w:rsidP="009A4CD5">
            <w:pPr>
              <w:pStyle w:val="Corpodetexto"/>
              <w:rPr>
                <w:bCs/>
                <w:strike/>
                <w:sz w:val="20"/>
                <w:lang w:eastAsia="en-US"/>
              </w:rPr>
            </w:pPr>
            <w:r w:rsidRPr="00024C7C">
              <w:rPr>
                <w:bCs/>
                <w:strike/>
                <w:sz w:val="20"/>
                <w:lang w:eastAsia="en-US"/>
              </w:rPr>
              <w:t>(c) Especialização</w:t>
            </w:r>
          </w:p>
          <w:p w14:paraId="03EC3861" w14:textId="77777777" w:rsidR="003B5E05" w:rsidRPr="00024C7C" w:rsidRDefault="003B5E05" w:rsidP="009A4CD5">
            <w:pPr>
              <w:pStyle w:val="Corpodetexto"/>
              <w:rPr>
                <w:bCs/>
                <w:strike/>
                <w:sz w:val="20"/>
                <w:lang w:eastAsia="en-US"/>
              </w:rPr>
            </w:pPr>
            <w:r w:rsidRPr="00024C7C">
              <w:rPr>
                <w:bCs/>
                <w:strike/>
                <w:sz w:val="20"/>
                <w:lang w:eastAsia="en-US"/>
              </w:rPr>
              <w:t>(d) Bacharelado</w:t>
            </w:r>
          </w:p>
          <w:p w14:paraId="183B8236" w14:textId="77777777" w:rsidR="003B5E05" w:rsidRPr="00024C7C" w:rsidRDefault="003B5E05" w:rsidP="009A4CD5">
            <w:pPr>
              <w:pStyle w:val="Corpodetexto"/>
              <w:rPr>
                <w:b/>
                <w:strike/>
                <w:sz w:val="20"/>
                <w:lang w:eastAsia="en-US"/>
              </w:rPr>
            </w:pPr>
          </w:p>
        </w:tc>
        <w:tc>
          <w:tcPr>
            <w:tcW w:w="1260" w:type="dxa"/>
            <w:vAlign w:val="center"/>
          </w:tcPr>
          <w:p w14:paraId="3DFF0219" w14:textId="77777777" w:rsidR="003B5E05" w:rsidRPr="00024C7C" w:rsidRDefault="003B5E05" w:rsidP="009A4CD5">
            <w:pPr>
              <w:pStyle w:val="Corpodetexto"/>
              <w:rPr>
                <w:bCs/>
                <w:strike/>
                <w:sz w:val="20"/>
                <w:lang w:eastAsia="en-US"/>
              </w:rPr>
            </w:pPr>
          </w:p>
          <w:p w14:paraId="7B00408F" w14:textId="77777777" w:rsidR="003B5E05" w:rsidRPr="00024C7C" w:rsidRDefault="003B5E05" w:rsidP="009A4CD5">
            <w:pPr>
              <w:pStyle w:val="Corpodetexto"/>
              <w:rPr>
                <w:bCs/>
                <w:strike/>
                <w:sz w:val="20"/>
                <w:lang w:eastAsia="en-US"/>
              </w:rPr>
            </w:pPr>
            <w:r w:rsidRPr="00024C7C">
              <w:rPr>
                <w:bCs/>
                <w:strike/>
                <w:sz w:val="20"/>
                <w:lang w:eastAsia="en-US"/>
              </w:rPr>
              <w:t>Trabalho aprovado</w:t>
            </w:r>
          </w:p>
        </w:tc>
        <w:tc>
          <w:tcPr>
            <w:tcW w:w="2700" w:type="dxa"/>
            <w:vAlign w:val="center"/>
          </w:tcPr>
          <w:p w14:paraId="53B9B917" w14:textId="77777777" w:rsidR="003B5E05" w:rsidRPr="00024C7C" w:rsidRDefault="003B5E05" w:rsidP="009A4CD5">
            <w:pPr>
              <w:pStyle w:val="Corpodetexto"/>
              <w:rPr>
                <w:bCs/>
                <w:strike/>
                <w:sz w:val="20"/>
                <w:lang w:eastAsia="en-US"/>
              </w:rPr>
            </w:pPr>
          </w:p>
          <w:p w14:paraId="16FE8D09" w14:textId="77777777" w:rsidR="003B5E05" w:rsidRPr="00024C7C" w:rsidRDefault="003B5E05" w:rsidP="009A4CD5">
            <w:pPr>
              <w:pStyle w:val="Corpodetexto"/>
              <w:rPr>
                <w:bCs/>
                <w:strike/>
                <w:sz w:val="20"/>
                <w:lang w:eastAsia="en-US"/>
              </w:rPr>
            </w:pPr>
          </w:p>
          <w:p w14:paraId="3E755867" w14:textId="77777777" w:rsidR="003B5E05" w:rsidRPr="00024C7C" w:rsidRDefault="003B5E05" w:rsidP="009A4CD5">
            <w:pPr>
              <w:pStyle w:val="Corpodetexto"/>
              <w:rPr>
                <w:bCs/>
                <w:strike/>
                <w:sz w:val="20"/>
                <w:lang w:eastAsia="en-US"/>
              </w:rPr>
            </w:pPr>
            <w:r w:rsidRPr="00024C7C">
              <w:rPr>
                <w:bCs/>
                <w:strike/>
                <w:sz w:val="20"/>
                <w:lang w:eastAsia="en-US"/>
              </w:rPr>
              <w:t>(a) 10 (dez) pontos.</w:t>
            </w:r>
          </w:p>
          <w:p w14:paraId="36CD41DB" w14:textId="77777777" w:rsidR="003B5E05" w:rsidRPr="00024C7C" w:rsidRDefault="003B5E05" w:rsidP="009A4CD5">
            <w:pPr>
              <w:pStyle w:val="Corpodetexto"/>
              <w:rPr>
                <w:bCs/>
                <w:strike/>
                <w:sz w:val="20"/>
                <w:lang w:eastAsia="en-US"/>
              </w:rPr>
            </w:pPr>
            <w:r w:rsidRPr="00024C7C">
              <w:rPr>
                <w:bCs/>
                <w:strike/>
                <w:sz w:val="20"/>
                <w:lang w:eastAsia="en-US"/>
              </w:rPr>
              <w:t>(b) 7 (sete) pontos.</w:t>
            </w:r>
          </w:p>
          <w:p w14:paraId="7B64519C" w14:textId="77777777" w:rsidR="003B5E05" w:rsidRPr="00024C7C" w:rsidRDefault="003B5E05" w:rsidP="009A4CD5">
            <w:pPr>
              <w:pStyle w:val="Corpodetexto"/>
              <w:rPr>
                <w:bCs/>
                <w:strike/>
                <w:sz w:val="20"/>
                <w:lang w:eastAsia="en-US"/>
              </w:rPr>
            </w:pPr>
            <w:r w:rsidRPr="00024C7C">
              <w:rPr>
                <w:bCs/>
                <w:strike/>
                <w:sz w:val="20"/>
                <w:lang w:eastAsia="en-US"/>
              </w:rPr>
              <w:t>(c) 4 (quatro) pontos.</w:t>
            </w:r>
          </w:p>
          <w:p w14:paraId="529BD2D2" w14:textId="77777777" w:rsidR="003B5E05" w:rsidRPr="00024C7C" w:rsidRDefault="003B5E05" w:rsidP="009A4CD5">
            <w:pPr>
              <w:pStyle w:val="Corpodetexto"/>
              <w:rPr>
                <w:bCs/>
                <w:strike/>
                <w:sz w:val="20"/>
                <w:lang w:eastAsia="en-US"/>
              </w:rPr>
            </w:pPr>
            <w:r w:rsidRPr="00024C7C">
              <w:rPr>
                <w:bCs/>
                <w:strike/>
                <w:sz w:val="20"/>
                <w:lang w:eastAsia="en-US"/>
              </w:rPr>
              <w:t>(d) 3 (três) pontos.</w:t>
            </w:r>
          </w:p>
          <w:p w14:paraId="3EF39396" w14:textId="77777777" w:rsidR="003B5E05" w:rsidRPr="00024C7C" w:rsidRDefault="003B5E05" w:rsidP="009A4CD5">
            <w:pPr>
              <w:pStyle w:val="Corpodetexto"/>
              <w:rPr>
                <w:bCs/>
                <w:strike/>
                <w:sz w:val="20"/>
                <w:lang w:eastAsia="en-US"/>
              </w:rPr>
            </w:pPr>
          </w:p>
          <w:p w14:paraId="2171BE68" w14:textId="77777777" w:rsidR="003B5E05" w:rsidRPr="00024C7C" w:rsidRDefault="003B5E05" w:rsidP="009A4CD5">
            <w:pPr>
              <w:pStyle w:val="Corpodetexto"/>
              <w:rPr>
                <w:bCs/>
                <w:strike/>
                <w:sz w:val="20"/>
                <w:lang w:eastAsia="en-US"/>
              </w:rPr>
            </w:pPr>
            <w:r w:rsidRPr="00024C7C">
              <w:rPr>
                <w:bCs/>
                <w:strike/>
                <w:sz w:val="20"/>
                <w:lang w:eastAsia="en-US"/>
              </w:rPr>
              <w:t>Limitado a 20 (vinte) pontos por ano.</w:t>
            </w:r>
          </w:p>
        </w:tc>
      </w:tr>
      <w:tr w:rsidR="003B5E05" w:rsidRPr="00F41048" w14:paraId="11B86FEF" w14:textId="77777777" w:rsidTr="009A4CD5">
        <w:trPr>
          <w:trHeight w:val="474"/>
          <w:jc w:val="center"/>
        </w:trPr>
        <w:tc>
          <w:tcPr>
            <w:tcW w:w="1488" w:type="dxa"/>
            <w:vAlign w:val="center"/>
          </w:tcPr>
          <w:p w14:paraId="26205922" w14:textId="77777777" w:rsidR="003B5E05" w:rsidRPr="00024C7C" w:rsidRDefault="003B5E05" w:rsidP="009A4CD5">
            <w:pPr>
              <w:pStyle w:val="Corpodetexto"/>
              <w:rPr>
                <w:bCs/>
                <w:strike/>
                <w:sz w:val="20"/>
                <w:lang w:eastAsia="en-US"/>
              </w:rPr>
            </w:pPr>
            <w:r w:rsidRPr="00024C7C">
              <w:rPr>
                <w:bCs/>
                <w:strike/>
                <w:sz w:val="20"/>
                <w:lang w:eastAsia="en-US"/>
              </w:rPr>
              <w:t>Participação em bancas acadêmicas</w:t>
            </w:r>
          </w:p>
        </w:tc>
        <w:tc>
          <w:tcPr>
            <w:tcW w:w="3802" w:type="dxa"/>
          </w:tcPr>
          <w:p w14:paraId="42082493" w14:textId="77777777" w:rsidR="003B5E05" w:rsidRPr="00024C7C" w:rsidRDefault="003B5E05" w:rsidP="009A4CD5">
            <w:pPr>
              <w:pStyle w:val="Corpodetexto"/>
              <w:rPr>
                <w:strike/>
                <w:sz w:val="20"/>
                <w:lang w:eastAsia="en-US"/>
              </w:rPr>
            </w:pPr>
            <w:r w:rsidRPr="00024C7C">
              <w:rPr>
                <w:bCs/>
                <w:strike/>
                <w:sz w:val="20"/>
                <w:lang w:eastAsia="en-US"/>
              </w:rPr>
              <w:t>Temas relacionados à Contabilidade, à Auditoria e às normas da profissão contábil:</w:t>
            </w:r>
            <w:r w:rsidRPr="00024C7C">
              <w:rPr>
                <w:strike/>
                <w:sz w:val="20"/>
                <w:lang w:eastAsia="en-US"/>
              </w:rPr>
              <w:t xml:space="preserve"> </w:t>
            </w:r>
          </w:p>
          <w:p w14:paraId="4D6FF038" w14:textId="77777777" w:rsidR="003B5E05" w:rsidRPr="00024C7C" w:rsidRDefault="003B5E05" w:rsidP="009A4CD5">
            <w:pPr>
              <w:pStyle w:val="Corpodetexto"/>
              <w:rPr>
                <w:strike/>
                <w:sz w:val="20"/>
                <w:lang w:eastAsia="en-US"/>
              </w:rPr>
            </w:pPr>
            <w:r w:rsidRPr="00024C7C">
              <w:rPr>
                <w:strike/>
                <w:sz w:val="20"/>
                <w:lang w:eastAsia="en-US"/>
              </w:rPr>
              <w:t>(a) Doutorado</w:t>
            </w:r>
          </w:p>
          <w:p w14:paraId="5A5F85DC" w14:textId="77777777" w:rsidR="003B5E05" w:rsidRPr="00024C7C" w:rsidRDefault="003B5E05" w:rsidP="009A4CD5">
            <w:pPr>
              <w:pStyle w:val="Corpodetexto"/>
              <w:rPr>
                <w:strike/>
                <w:sz w:val="20"/>
                <w:lang w:eastAsia="en-US"/>
              </w:rPr>
            </w:pPr>
            <w:r w:rsidRPr="00024C7C">
              <w:rPr>
                <w:strike/>
                <w:sz w:val="20"/>
                <w:lang w:eastAsia="en-US"/>
              </w:rPr>
              <w:t>(b) Mestrado</w:t>
            </w:r>
          </w:p>
          <w:p w14:paraId="1D9F29E2" w14:textId="77777777" w:rsidR="003B5E05" w:rsidRPr="00024C7C" w:rsidRDefault="003B5E05" w:rsidP="009A4CD5">
            <w:pPr>
              <w:pStyle w:val="Corpodetexto"/>
              <w:ind w:left="233"/>
              <w:rPr>
                <w:strike/>
                <w:sz w:val="20"/>
                <w:lang w:eastAsia="en-US"/>
              </w:rPr>
            </w:pPr>
          </w:p>
        </w:tc>
        <w:tc>
          <w:tcPr>
            <w:tcW w:w="1260" w:type="dxa"/>
            <w:vAlign w:val="center"/>
          </w:tcPr>
          <w:p w14:paraId="7E167839" w14:textId="77777777" w:rsidR="003B5E05" w:rsidRPr="00024C7C" w:rsidRDefault="003B5E05" w:rsidP="009A4CD5">
            <w:pPr>
              <w:pStyle w:val="Corpodetexto"/>
              <w:jc w:val="center"/>
              <w:rPr>
                <w:bCs/>
                <w:strike/>
                <w:sz w:val="20"/>
                <w:lang w:eastAsia="en-US"/>
              </w:rPr>
            </w:pPr>
            <w:r w:rsidRPr="00024C7C">
              <w:rPr>
                <w:bCs/>
                <w:strike/>
                <w:sz w:val="20"/>
                <w:lang w:eastAsia="en-US"/>
              </w:rPr>
              <w:t>Trabalho aprovado</w:t>
            </w:r>
          </w:p>
        </w:tc>
        <w:tc>
          <w:tcPr>
            <w:tcW w:w="2700" w:type="dxa"/>
          </w:tcPr>
          <w:p w14:paraId="3F0F1A98" w14:textId="77777777" w:rsidR="003B5E05" w:rsidRPr="00024C7C" w:rsidRDefault="003B5E05" w:rsidP="009A4CD5">
            <w:pPr>
              <w:pStyle w:val="Corpodetexto"/>
              <w:rPr>
                <w:bCs/>
                <w:strike/>
                <w:sz w:val="20"/>
                <w:lang w:eastAsia="en-US"/>
              </w:rPr>
            </w:pPr>
          </w:p>
          <w:p w14:paraId="417C04AC" w14:textId="77777777" w:rsidR="003B5E05" w:rsidRPr="00024C7C" w:rsidRDefault="003B5E05" w:rsidP="009A4CD5">
            <w:pPr>
              <w:pStyle w:val="Corpodetexto"/>
              <w:rPr>
                <w:bCs/>
                <w:strike/>
                <w:sz w:val="20"/>
                <w:lang w:eastAsia="en-US"/>
              </w:rPr>
            </w:pPr>
          </w:p>
          <w:p w14:paraId="4DCC10F3" w14:textId="77777777" w:rsidR="003B5E05" w:rsidRPr="00024C7C" w:rsidRDefault="003B5E05" w:rsidP="009A4CD5">
            <w:pPr>
              <w:pStyle w:val="Corpodetexto"/>
              <w:rPr>
                <w:bCs/>
                <w:strike/>
                <w:sz w:val="20"/>
                <w:lang w:eastAsia="en-US"/>
              </w:rPr>
            </w:pPr>
            <w:r w:rsidRPr="00024C7C">
              <w:rPr>
                <w:bCs/>
                <w:strike/>
                <w:sz w:val="20"/>
                <w:lang w:eastAsia="en-US"/>
              </w:rPr>
              <w:t>(a) 5 (cinco) pontos.</w:t>
            </w:r>
          </w:p>
          <w:p w14:paraId="28B32BA5" w14:textId="77777777" w:rsidR="003B5E05" w:rsidRPr="00024C7C" w:rsidRDefault="003B5E05" w:rsidP="009A4CD5">
            <w:pPr>
              <w:pStyle w:val="Corpodetexto"/>
              <w:rPr>
                <w:bCs/>
                <w:strike/>
                <w:sz w:val="20"/>
                <w:lang w:eastAsia="en-US"/>
              </w:rPr>
            </w:pPr>
            <w:r w:rsidRPr="00024C7C">
              <w:rPr>
                <w:bCs/>
                <w:strike/>
                <w:sz w:val="20"/>
                <w:lang w:eastAsia="en-US"/>
              </w:rPr>
              <w:t xml:space="preserve">(b) 3 (três) pontos.  </w:t>
            </w:r>
          </w:p>
          <w:p w14:paraId="7C9E2BF5" w14:textId="77777777" w:rsidR="003B5E05" w:rsidRPr="00024C7C" w:rsidRDefault="003B5E05" w:rsidP="009A4CD5">
            <w:pPr>
              <w:pStyle w:val="Corpodetexto"/>
              <w:rPr>
                <w:bCs/>
                <w:strike/>
                <w:sz w:val="20"/>
                <w:lang w:eastAsia="en-US"/>
              </w:rPr>
            </w:pPr>
          </w:p>
          <w:p w14:paraId="5B096018" w14:textId="77777777" w:rsidR="003B5E05" w:rsidRPr="00024C7C" w:rsidRDefault="003B5E05" w:rsidP="009A4CD5">
            <w:pPr>
              <w:pStyle w:val="Corpodetexto"/>
              <w:rPr>
                <w:bCs/>
                <w:strike/>
                <w:sz w:val="20"/>
                <w:lang w:eastAsia="en-US"/>
              </w:rPr>
            </w:pPr>
            <w:r w:rsidRPr="00024C7C">
              <w:rPr>
                <w:bCs/>
                <w:strike/>
                <w:sz w:val="20"/>
                <w:lang w:eastAsia="en-US"/>
              </w:rPr>
              <w:t>Limitado a 10 (dez) pontos por ano.</w:t>
            </w:r>
          </w:p>
        </w:tc>
      </w:tr>
    </w:tbl>
    <w:p w14:paraId="6BAAD6EC" w14:textId="77777777" w:rsidR="003B5E05" w:rsidRDefault="003B5E05" w:rsidP="003B5E05">
      <w:pPr>
        <w:rPr>
          <w:rFonts w:ascii="Arial Narrow" w:hAnsi="Arial Narrow"/>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3804"/>
        <w:gridCol w:w="1261"/>
        <w:gridCol w:w="2701"/>
      </w:tblGrid>
      <w:tr w:rsidR="003B5E05" w:rsidRPr="00C57F03" w14:paraId="58B0449B" w14:textId="77777777" w:rsidTr="009A4CD5">
        <w:trPr>
          <w:trHeight w:val="541"/>
          <w:jc w:val="center"/>
        </w:trPr>
        <w:tc>
          <w:tcPr>
            <w:tcW w:w="9250" w:type="dxa"/>
            <w:gridSpan w:val="4"/>
            <w:tcBorders>
              <w:top w:val="single" w:sz="4" w:space="0" w:color="auto"/>
              <w:left w:val="single" w:sz="4" w:space="0" w:color="auto"/>
              <w:bottom w:val="single" w:sz="4" w:space="0" w:color="auto"/>
              <w:right w:val="single" w:sz="4" w:space="0" w:color="auto"/>
            </w:tcBorders>
            <w:vAlign w:val="center"/>
            <w:hideMark/>
          </w:tcPr>
          <w:p w14:paraId="1404174B" w14:textId="77777777" w:rsidR="003B5E05" w:rsidRPr="00C57F03" w:rsidRDefault="003B5E05" w:rsidP="009A4CD5">
            <w:pPr>
              <w:pStyle w:val="Corpodetexto"/>
              <w:jc w:val="center"/>
              <w:rPr>
                <w:b/>
                <w:bCs/>
                <w:strike/>
              </w:rPr>
            </w:pPr>
            <w:r w:rsidRPr="00C57F03">
              <w:rPr>
                <w:strike/>
              </w:rPr>
              <w:br w:type="page"/>
            </w:r>
            <w:r w:rsidRPr="00C57F03">
              <w:rPr>
                <w:b/>
                <w:strike/>
              </w:rPr>
              <w:t xml:space="preserve">Tabela III – Atuação como participante </w:t>
            </w:r>
            <w:r w:rsidRPr="00C57F03">
              <w:rPr>
                <w:bCs/>
                <w:iCs/>
                <w:strike/>
                <w:color w:val="0070C0"/>
                <w:sz w:val="16"/>
                <w:szCs w:val="16"/>
              </w:rPr>
              <w:t>(Alterada pela NBC PG 12 (R1))</w:t>
            </w:r>
          </w:p>
          <w:p w14:paraId="7BFE5FF3" w14:textId="77777777" w:rsidR="003B5E05" w:rsidRPr="00C57F03" w:rsidRDefault="003B5E05" w:rsidP="009A4CD5">
            <w:pPr>
              <w:tabs>
                <w:tab w:val="center" w:pos="4465"/>
              </w:tabs>
              <w:spacing w:after="0" w:line="240" w:lineRule="auto"/>
              <w:jc w:val="center"/>
              <w:rPr>
                <w:rFonts w:ascii="Arial" w:hAnsi="Arial" w:cs="Arial"/>
                <w:b/>
                <w:strike/>
              </w:rPr>
            </w:pPr>
            <w:r w:rsidRPr="00C57F03">
              <w:rPr>
                <w:rFonts w:ascii="Arial" w:hAnsi="Arial" w:cs="Arial"/>
                <w:b/>
                <w:strike/>
              </w:rPr>
              <w:t>A atribuição total de pontos para atuação como participante é limitada</w:t>
            </w:r>
          </w:p>
          <w:p w14:paraId="68B3E6F5" w14:textId="77777777" w:rsidR="003B5E05" w:rsidRPr="00C57F03" w:rsidRDefault="003B5E05" w:rsidP="009A4CD5">
            <w:pPr>
              <w:pStyle w:val="Corpodetexto"/>
              <w:jc w:val="center"/>
              <w:rPr>
                <w:b/>
                <w:strike/>
              </w:rPr>
            </w:pPr>
            <w:r w:rsidRPr="00C57F03">
              <w:rPr>
                <w:b/>
                <w:strike/>
              </w:rPr>
              <w:t>a 20 (vinte) pontos por ano</w:t>
            </w:r>
            <w:r w:rsidRPr="00C57F03">
              <w:rPr>
                <w:b/>
                <w:strike/>
                <w:color w:val="FF3333"/>
              </w:rPr>
              <w:t xml:space="preserve">  </w:t>
            </w:r>
          </w:p>
        </w:tc>
      </w:tr>
      <w:tr w:rsidR="003B5E05" w:rsidRPr="00C57F03" w14:paraId="54AAB55C" w14:textId="77777777" w:rsidTr="009A4CD5">
        <w:trPr>
          <w:jc w:val="center"/>
        </w:trPr>
        <w:tc>
          <w:tcPr>
            <w:tcW w:w="9250" w:type="dxa"/>
            <w:gridSpan w:val="4"/>
            <w:tcBorders>
              <w:top w:val="single" w:sz="4" w:space="0" w:color="auto"/>
              <w:left w:val="single" w:sz="4" w:space="0" w:color="auto"/>
              <w:bottom w:val="single" w:sz="4" w:space="0" w:color="auto"/>
              <w:right w:val="single" w:sz="4" w:space="0" w:color="auto"/>
            </w:tcBorders>
            <w:hideMark/>
          </w:tcPr>
          <w:p w14:paraId="7D44D4F5" w14:textId="77777777" w:rsidR="003B5E05" w:rsidRPr="00C57F03" w:rsidRDefault="003B5E05" w:rsidP="009A4CD5">
            <w:pPr>
              <w:pStyle w:val="Corpodetexto"/>
              <w:jc w:val="center"/>
              <w:rPr>
                <w:b/>
                <w:strike/>
              </w:rPr>
            </w:pPr>
            <w:r w:rsidRPr="00C57F03">
              <w:rPr>
                <w:b/>
                <w:strike/>
              </w:rPr>
              <w:t xml:space="preserve">A comprovação deve ser feita mediante a apresentação de documentação.   </w:t>
            </w:r>
          </w:p>
        </w:tc>
      </w:tr>
      <w:tr w:rsidR="003B5E05" w:rsidRPr="00C57F03" w14:paraId="4B67859C" w14:textId="77777777" w:rsidTr="009A4CD5">
        <w:trPr>
          <w:trHeight w:val="265"/>
          <w:jc w:val="center"/>
        </w:trPr>
        <w:tc>
          <w:tcPr>
            <w:tcW w:w="1488" w:type="dxa"/>
            <w:tcBorders>
              <w:top w:val="single" w:sz="4" w:space="0" w:color="auto"/>
              <w:left w:val="single" w:sz="4" w:space="0" w:color="auto"/>
              <w:bottom w:val="single" w:sz="4" w:space="0" w:color="auto"/>
              <w:right w:val="single" w:sz="4" w:space="0" w:color="auto"/>
            </w:tcBorders>
            <w:hideMark/>
          </w:tcPr>
          <w:p w14:paraId="33FC7C17" w14:textId="77777777" w:rsidR="003B5E05" w:rsidRPr="00C57F03" w:rsidRDefault="003B5E05" w:rsidP="009A4CD5">
            <w:pPr>
              <w:spacing w:after="0" w:line="240" w:lineRule="auto"/>
              <w:jc w:val="center"/>
              <w:rPr>
                <w:rFonts w:ascii="Arial" w:hAnsi="Arial" w:cs="Arial"/>
                <w:b/>
                <w:bCs/>
                <w:strike/>
                <w:sz w:val="20"/>
                <w:szCs w:val="20"/>
              </w:rPr>
            </w:pPr>
            <w:r w:rsidRPr="00C57F03">
              <w:rPr>
                <w:rFonts w:ascii="Arial" w:hAnsi="Arial" w:cs="Arial"/>
                <w:b/>
                <w:bCs/>
                <w:strike/>
                <w:sz w:val="20"/>
                <w:szCs w:val="20"/>
              </w:rPr>
              <w:t>Natureza</w:t>
            </w:r>
          </w:p>
        </w:tc>
        <w:tc>
          <w:tcPr>
            <w:tcW w:w="3802" w:type="dxa"/>
            <w:tcBorders>
              <w:top w:val="single" w:sz="4" w:space="0" w:color="auto"/>
              <w:left w:val="single" w:sz="4" w:space="0" w:color="auto"/>
              <w:bottom w:val="single" w:sz="4" w:space="0" w:color="auto"/>
              <w:right w:val="single" w:sz="4" w:space="0" w:color="auto"/>
            </w:tcBorders>
            <w:hideMark/>
          </w:tcPr>
          <w:p w14:paraId="783146E2" w14:textId="77777777" w:rsidR="003B5E05" w:rsidRPr="00C57F03" w:rsidRDefault="003B5E05" w:rsidP="009A4CD5">
            <w:pPr>
              <w:spacing w:after="0" w:line="240" w:lineRule="auto"/>
              <w:jc w:val="center"/>
              <w:rPr>
                <w:rFonts w:ascii="Arial" w:hAnsi="Arial" w:cs="Arial"/>
                <w:b/>
                <w:bCs/>
                <w:strike/>
                <w:sz w:val="20"/>
                <w:szCs w:val="20"/>
              </w:rPr>
            </w:pPr>
            <w:r w:rsidRPr="00C57F03">
              <w:rPr>
                <w:rFonts w:ascii="Arial" w:hAnsi="Arial" w:cs="Arial"/>
                <w:b/>
                <w:bCs/>
                <w:strike/>
                <w:sz w:val="20"/>
                <w:szCs w:val="20"/>
              </w:rPr>
              <w:t>Características</w:t>
            </w:r>
          </w:p>
        </w:tc>
        <w:tc>
          <w:tcPr>
            <w:tcW w:w="1260" w:type="dxa"/>
            <w:tcBorders>
              <w:top w:val="single" w:sz="4" w:space="0" w:color="auto"/>
              <w:left w:val="single" w:sz="4" w:space="0" w:color="auto"/>
              <w:bottom w:val="single" w:sz="4" w:space="0" w:color="auto"/>
              <w:right w:val="single" w:sz="4" w:space="0" w:color="auto"/>
            </w:tcBorders>
            <w:hideMark/>
          </w:tcPr>
          <w:p w14:paraId="157945B7" w14:textId="77777777" w:rsidR="003B5E05" w:rsidRPr="00C57F03" w:rsidRDefault="003B5E05">
            <w:pPr>
              <w:pStyle w:val="Ttulo5"/>
              <w:numPr>
                <w:ilvl w:val="4"/>
                <w:numId w:val="398"/>
              </w:numPr>
              <w:tabs>
                <w:tab w:val="clear" w:pos="0"/>
              </w:tabs>
              <w:ind w:left="3600" w:hanging="360"/>
              <w:jc w:val="center"/>
              <w:rPr>
                <w:rFonts w:ascii="Arial" w:hAnsi="Arial" w:cs="Arial"/>
                <w:strike/>
              </w:rPr>
            </w:pPr>
            <w:r w:rsidRPr="00C57F03">
              <w:rPr>
                <w:rFonts w:ascii="Arial" w:hAnsi="Arial" w:cs="Arial"/>
                <w:strike/>
              </w:rPr>
              <w:t>Requisitos</w:t>
            </w:r>
          </w:p>
        </w:tc>
        <w:tc>
          <w:tcPr>
            <w:tcW w:w="2700" w:type="dxa"/>
            <w:tcBorders>
              <w:top w:val="single" w:sz="4" w:space="0" w:color="auto"/>
              <w:left w:val="single" w:sz="4" w:space="0" w:color="auto"/>
              <w:bottom w:val="single" w:sz="4" w:space="0" w:color="auto"/>
              <w:right w:val="single" w:sz="4" w:space="0" w:color="auto"/>
            </w:tcBorders>
            <w:hideMark/>
          </w:tcPr>
          <w:p w14:paraId="68742976" w14:textId="77777777" w:rsidR="003B5E05" w:rsidRPr="00C57F03" w:rsidRDefault="003B5E05" w:rsidP="009A4CD5">
            <w:pPr>
              <w:spacing w:after="0" w:line="240" w:lineRule="auto"/>
              <w:jc w:val="center"/>
              <w:rPr>
                <w:rFonts w:ascii="Arial" w:hAnsi="Arial" w:cs="Arial"/>
                <w:b/>
                <w:bCs/>
                <w:strike/>
                <w:sz w:val="20"/>
                <w:szCs w:val="20"/>
              </w:rPr>
            </w:pPr>
            <w:r w:rsidRPr="00C57F03">
              <w:rPr>
                <w:rFonts w:ascii="Arial" w:hAnsi="Arial" w:cs="Arial"/>
                <w:b/>
                <w:bCs/>
                <w:strike/>
                <w:sz w:val="20"/>
                <w:szCs w:val="20"/>
              </w:rPr>
              <w:t>Atribuição de Pontos</w:t>
            </w:r>
          </w:p>
        </w:tc>
      </w:tr>
      <w:tr w:rsidR="003B5E05" w:rsidRPr="00C57F03" w14:paraId="2EA89864" w14:textId="77777777" w:rsidTr="009A4CD5">
        <w:trPr>
          <w:trHeight w:val="2413"/>
          <w:jc w:val="center"/>
        </w:trPr>
        <w:tc>
          <w:tcPr>
            <w:tcW w:w="1488" w:type="dxa"/>
            <w:tcBorders>
              <w:top w:val="single" w:sz="4" w:space="0" w:color="auto"/>
              <w:left w:val="single" w:sz="4" w:space="0" w:color="auto"/>
              <w:bottom w:val="single" w:sz="4" w:space="0" w:color="auto"/>
              <w:right w:val="single" w:sz="4" w:space="0" w:color="auto"/>
            </w:tcBorders>
            <w:vAlign w:val="center"/>
          </w:tcPr>
          <w:p w14:paraId="5D7D812B" w14:textId="77777777" w:rsidR="003B5E05" w:rsidRPr="00C57F03" w:rsidRDefault="003B5E05" w:rsidP="009A4CD5">
            <w:pPr>
              <w:pStyle w:val="Corpodetexto"/>
              <w:rPr>
                <w:strike/>
                <w:sz w:val="20"/>
                <w:szCs w:val="20"/>
              </w:rPr>
            </w:pPr>
          </w:p>
          <w:p w14:paraId="32D1441C" w14:textId="77777777" w:rsidR="003B5E05" w:rsidRPr="00C57F03" w:rsidRDefault="003B5E05" w:rsidP="009A4CD5">
            <w:pPr>
              <w:pStyle w:val="Corpodetexto"/>
              <w:rPr>
                <w:strike/>
                <w:sz w:val="20"/>
                <w:szCs w:val="20"/>
              </w:rPr>
            </w:pPr>
          </w:p>
          <w:p w14:paraId="212EB8D2" w14:textId="77777777" w:rsidR="003B5E05" w:rsidRPr="00C57F03" w:rsidRDefault="003B5E05" w:rsidP="009A4CD5">
            <w:pPr>
              <w:pStyle w:val="Corpodetexto"/>
              <w:rPr>
                <w:strike/>
                <w:sz w:val="20"/>
                <w:szCs w:val="20"/>
              </w:rPr>
            </w:pPr>
            <w:r w:rsidRPr="00C57F03">
              <w:rPr>
                <w:strike/>
                <w:sz w:val="20"/>
                <w:szCs w:val="20"/>
              </w:rPr>
              <w:t>Comissões Técnicas e Profissionais no Brasil ou no exterior.</w:t>
            </w:r>
          </w:p>
          <w:p w14:paraId="1875112E" w14:textId="77777777" w:rsidR="003B5E05" w:rsidRPr="00C57F03" w:rsidRDefault="003B5E05" w:rsidP="009A4CD5">
            <w:pPr>
              <w:pStyle w:val="Corpodetexto"/>
              <w:rPr>
                <w:strike/>
              </w:rPr>
            </w:pPr>
            <w:r w:rsidRPr="00C57F03">
              <w:rPr>
                <w:strike/>
              </w:rPr>
              <w:t xml:space="preserve">Comissões Técnicas e Profissionais; grupos de estudo no Brasil ou no exterior. </w:t>
            </w:r>
            <w:r w:rsidRPr="00C57F03">
              <w:rPr>
                <w:bCs/>
                <w:iCs/>
                <w:strike/>
                <w:color w:val="0070C0"/>
                <w:sz w:val="16"/>
                <w:szCs w:val="16"/>
              </w:rPr>
              <w:t>(Alterado pela Revisão NBC 02)</w:t>
            </w:r>
          </w:p>
          <w:p w14:paraId="5E20D0B9" w14:textId="77777777" w:rsidR="003B5E05" w:rsidRPr="00C57F03" w:rsidRDefault="003B5E05" w:rsidP="009A4CD5">
            <w:pPr>
              <w:pStyle w:val="Corpodetexto"/>
              <w:rPr>
                <w:strike/>
                <w:sz w:val="20"/>
                <w:szCs w:val="20"/>
              </w:rPr>
            </w:pPr>
          </w:p>
          <w:p w14:paraId="2BF44032" w14:textId="77777777" w:rsidR="003B5E05" w:rsidRPr="00C57F03" w:rsidRDefault="003B5E05" w:rsidP="009A4CD5">
            <w:pPr>
              <w:pStyle w:val="Corpodetexto"/>
              <w:rPr>
                <w:strike/>
                <w:sz w:val="20"/>
                <w:szCs w:val="20"/>
              </w:rPr>
            </w:pPr>
          </w:p>
        </w:tc>
        <w:tc>
          <w:tcPr>
            <w:tcW w:w="3802" w:type="dxa"/>
            <w:tcBorders>
              <w:top w:val="single" w:sz="4" w:space="0" w:color="auto"/>
              <w:left w:val="single" w:sz="4" w:space="0" w:color="auto"/>
              <w:bottom w:val="single" w:sz="4" w:space="0" w:color="auto"/>
              <w:right w:val="single" w:sz="4" w:space="0" w:color="auto"/>
            </w:tcBorders>
            <w:vAlign w:val="center"/>
            <w:hideMark/>
          </w:tcPr>
          <w:p w14:paraId="544F82B9" w14:textId="77777777" w:rsidR="003B5E05" w:rsidRPr="00C57F03" w:rsidRDefault="003B5E05" w:rsidP="009A4CD5">
            <w:pPr>
              <w:pStyle w:val="Corpodetexto"/>
              <w:rPr>
                <w:strike/>
                <w:sz w:val="20"/>
                <w:szCs w:val="20"/>
              </w:rPr>
            </w:pPr>
            <w:r w:rsidRPr="00C57F03">
              <w:rPr>
                <w:strike/>
                <w:sz w:val="20"/>
                <w:szCs w:val="20"/>
              </w:rPr>
              <w:t>Temas relacionados à Contabilidade, à Auditoria e às normas da profissão contábil:</w:t>
            </w:r>
          </w:p>
          <w:p w14:paraId="0956D4C4" w14:textId="77777777" w:rsidR="003B5E05" w:rsidRPr="00C57F03" w:rsidRDefault="003B5E05" w:rsidP="009A4CD5">
            <w:pPr>
              <w:pStyle w:val="Corpodetexto"/>
              <w:rPr>
                <w:bCs/>
                <w:iCs/>
                <w:strike/>
                <w:color w:val="0070C0"/>
                <w:sz w:val="16"/>
                <w:szCs w:val="16"/>
              </w:rPr>
            </w:pPr>
            <w:r w:rsidRPr="00C57F03">
              <w:rPr>
                <w:strike/>
                <w:sz w:val="20"/>
                <w:szCs w:val="20"/>
              </w:rPr>
              <w:t xml:space="preserve">Temas relacionados à Contabilidade, à Auditoria, à Perícia e às normas da profissão contábil: </w:t>
            </w:r>
            <w:r w:rsidRPr="00C57F03">
              <w:rPr>
                <w:bCs/>
                <w:iCs/>
                <w:strike/>
                <w:color w:val="0070C0"/>
                <w:sz w:val="16"/>
                <w:szCs w:val="16"/>
              </w:rPr>
              <w:t>(Alterado pela NBC PG 12 (R2))</w:t>
            </w:r>
          </w:p>
          <w:p w14:paraId="632D29B5" w14:textId="77777777" w:rsidR="003B5E05" w:rsidRPr="00C57F03" w:rsidRDefault="003B5E05">
            <w:pPr>
              <w:pStyle w:val="Corpodetexto"/>
              <w:numPr>
                <w:ilvl w:val="0"/>
                <w:numId w:val="399"/>
              </w:numPr>
              <w:autoSpaceDE/>
              <w:autoSpaceDN/>
              <w:adjustRightInd/>
              <w:rPr>
                <w:strike/>
                <w:sz w:val="20"/>
                <w:szCs w:val="20"/>
              </w:rPr>
            </w:pPr>
            <w:r w:rsidRPr="00C57F03">
              <w:rPr>
                <w:strike/>
                <w:sz w:val="20"/>
                <w:szCs w:val="20"/>
              </w:rPr>
              <w:t>Comissões Técnicas e de Pesquisa do CFC, dos CRCs, do Ibracon, da FBC, da Abracicon e outros órgãos reguladores.</w:t>
            </w:r>
          </w:p>
          <w:p w14:paraId="56A60208" w14:textId="77777777" w:rsidR="003B5E05" w:rsidRPr="00C57F03" w:rsidRDefault="003B5E05">
            <w:pPr>
              <w:pStyle w:val="Corpodetexto"/>
              <w:numPr>
                <w:ilvl w:val="0"/>
                <w:numId w:val="399"/>
              </w:numPr>
              <w:autoSpaceDE/>
              <w:autoSpaceDN/>
              <w:adjustRightInd/>
              <w:ind w:left="357" w:hanging="357"/>
              <w:rPr>
                <w:strike/>
                <w:sz w:val="20"/>
                <w:szCs w:val="20"/>
              </w:rPr>
            </w:pPr>
            <w:r w:rsidRPr="00C57F03">
              <w:rPr>
                <w:strike/>
                <w:sz w:val="20"/>
                <w:szCs w:val="20"/>
              </w:rPr>
              <w:t>Comissões Técnicas e de Pesquisa de instituições de reconhecido prestígio.</w:t>
            </w:r>
          </w:p>
          <w:p w14:paraId="39A8E1B8" w14:textId="77777777" w:rsidR="003B5E05" w:rsidRPr="00C57F03" w:rsidRDefault="003B5E05">
            <w:pPr>
              <w:pStyle w:val="Corpodetexto"/>
              <w:numPr>
                <w:ilvl w:val="0"/>
                <w:numId w:val="399"/>
              </w:numPr>
              <w:autoSpaceDE/>
              <w:autoSpaceDN/>
              <w:adjustRightInd/>
              <w:rPr>
                <w:strike/>
                <w:sz w:val="20"/>
                <w:szCs w:val="20"/>
              </w:rPr>
            </w:pPr>
            <w:r w:rsidRPr="00C57F03">
              <w:rPr>
                <w:strike/>
                <w:sz w:val="20"/>
                <w:szCs w:val="20"/>
              </w:rPr>
              <w:t>Comissões, órgãos e comitês de orientações ao mercado de companhias abertas.</w:t>
            </w:r>
          </w:p>
        </w:tc>
        <w:tc>
          <w:tcPr>
            <w:tcW w:w="1260" w:type="dxa"/>
            <w:tcBorders>
              <w:top w:val="single" w:sz="4" w:space="0" w:color="auto"/>
              <w:left w:val="single" w:sz="4" w:space="0" w:color="auto"/>
              <w:bottom w:val="single" w:sz="4" w:space="0" w:color="auto"/>
              <w:right w:val="single" w:sz="4" w:space="0" w:color="auto"/>
            </w:tcBorders>
            <w:vAlign w:val="center"/>
          </w:tcPr>
          <w:p w14:paraId="1EE83081" w14:textId="77777777" w:rsidR="003B5E05" w:rsidRPr="00C57F03" w:rsidRDefault="003B5E05" w:rsidP="009A4CD5">
            <w:pPr>
              <w:pStyle w:val="Corpodetexto"/>
              <w:rPr>
                <w:strike/>
                <w:sz w:val="20"/>
                <w:szCs w:val="20"/>
              </w:rPr>
            </w:pPr>
          </w:p>
          <w:p w14:paraId="4C99847A" w14:textId="77777777" w:rsidR="003B5E05" w:rsidRPr="00C57F03" w:rsidRDefault="003B5E05" w:rsidP="009A4CD5">
            <w:pPr>
              <w:pStyle w:val="Corpodetexto"/>
              <w:rPr>
                <w:strike/>
                <w:sz w:val="20"/>
                <w:szCs w:val="20"/>
              </w:rPr>
            </w:pPr>
          </w:p>
          <w:p w14:paraId="387C1E54" w14:textId="77777777" w:rsidR="003B5E05" w:rsidRPr="00C57F03" w:rsidRDefault="003B5E05" w:rsidP="009A4CD5">
            <w:pPr>
              <w:pStyle w:val="Corpodetexto"/>
              <w:rPr>
                <w:strike/>
                <w:sz w:val="20"/>
                <w:szCs w:val="20"/>
              </w:rPr>
            </w:pPr>
            <w:r w:rsidRPr="00C57F03">
              <w:rPr>
                <w:strike/>
                <w:sz w:val="20"/>
                <w:szCs w:val="20"/>
              </w:rPr>
              <w:t xml:space="preserve">12 (doze) meses ou proporção. </w:t>
            </w:r>
          </w:p>
        </w:tc>
        <w:tc>
          <w:tcPr>
            <w:tcW w:w="2700" w:type="dxa"/>
            <w:tcBorders>
              <w:top w:val="single" w:sz="4" w:space="0" w:color="auto"/>
              <w:left w:val="single" w:sz="4" w:space="0" w:color="auto"/>
              <w:bottom w:val="single" w:sz="4" w:space="0" w:color="auto"/>
              <w:right w:val="single" w:sz="4" w:space="0" w:color="auto"/>
            </w:tcBorders>
            <w:vAlign w:val="center"/>
          </w:tcPr>
          <w:p w14:paraId="0CA44679" w14:textId="77777777" w:rsidR="003B5E05" w:rsidRPr="00C57F03" w:rsidRDefault="003B5E05" w:rsidP="009A4CD5">
            <w:pPr>
              <w:pStyle w:val="Corpodetexto"/>
              <w:rPr>
                <w:strike/>
                <w:sz w:val="20"/>
                <w:szCs w:val="20"/>
              </w:rPr>
            </w:pPr>
          </w:p>
          <w:p w14:paraId="15304E27" w14:textId="77777777" w:rsidR="003B5E05" w:rsidRPr="00C57F03" w:rsidRDefault="003B5E05" w:rsidP="009A4CD5">
            <w:pPr>
              <w:pStyle w:val="Corpodetexto"/>
              <w:rPr>
                <w:strike/>
                <w:sz w:val="20"/>
                <w:szCs w:val="20"/>
              </w:rPr>
            </w:pPr>
          </w:p>
          <w:p w14:paraId="7932D880" w14:textId="77777777" w:rsidR="003B5E05" w:rsidRPr="00C57F03" w:rsidRDefault="003B5E05" w:rsidP="009A4CD5">
            <w:pPr>
              <w:pStyle w:val="Corpodetexto"/>
              <w:rPr>
                <w:b/>
                <w:strike/>
                <w:color w:val="FF0000"/>
                <w:sz w:val="20"/>
                <w:szCs w:val="20"/>
              </w:rPr>
            </w:pPr>
            <w:r w:rsidRPr="00C57F03">
              <w:rPr>
                <w:strike/>
                <w:sz w:val="20"/>
                <w:szCs w:val="20"/>
              </w:rPr>
              <w:t xml:space="preserve">1 (um) ponto por </w:t>
            </w:r>
            <w:r w:rsidRPr="00C57F03">
              <w:rPr>
                <w:bCs/>
                <w:strike/>
                <w:sz w:val="20"/>
                <w:szCs w:val="20"/>
                <w:lang w:eastAsia="en-US"/>
              </w:rPr>
              <w:t xml:space="preserve">hora. </w:t>
            </w:r>
          </w:p>
        </w:tc>
      </w:tr>
      <w:tr w:rsidR="003B5E05" w:rsidRPr="00C57F03" w14:paraId="632B8424" w14:textId="77777777" w:rsidTr="009A4CD5">
        <w:trPr>
          <w:trHeight w:val="474"/>
          <w:jc w:val="center"/>
        </w:trPr>
        <w:tc>
          <w:tcPr>
            <w:tcW w:w="1488" w:type="dxa"/>
            <w:tcBorders>
              <w:top w:val="single" w:sz="4" w:space="0" w:color="auto"/>
              <w:left w:val="single" w:sz="4" w:space="0" w:color="auto"/>
              <w:bottom w:val="single" w:sz="4" w:space="0" w:color="auto"/>
              <w:right w:val="single" w:sz="4" w:space="0" w:color="auto"/>
            </w:tcBorders>
            <w:vAlign w:val="center"/>
            <w:hideMark/>
          </w:tcPr>
          <w:p w14:paraId="14EB11C4" w14:textId="77777777" w:rsidR="003B5E05" w:rsidRPr="00C57F03" w:rsidRDefault="003B5E05" w:rsidP="009A4CD5">
            <w:pPr>
              <w:pStyle w:val="Corpodetexto"/>
              <w:rPr>
                <w:strike/>
                <w:sz w:val="20"/>
                <w:szCs w:val="20"/>
              </w:rPr>
            </w:pPr>
            <w:r w:rsidRPr="00C57F03">
              <w:rPr>
                <w:strike/>
                <w:sz w:val="20"/>
                <w:szCs w:val="20"/>
              </w:rPr>
              <w:t>Orientação de tese, dissertação ou monografia.</w:t>
            </w:r>
          </w:p>
          <w:p w14:paraId="19155317" w14:textId="77777777" w:rsidR="003B5E05" w:rsidRPr="00C57F03" w:rsidRDefault="003B5E05" w:rsidP="009A4CD5">
            <w:pPr>
              <w:pStyle w:val="Corpodetexto"/>
              <w:rPr>
                <w:strike/>
                <w:sz w:val="20"/>
                <w:szCs w:val="20"/>
              </w:rPr>
            </w:pPr>
            <w:r w:rsidRPr="00C57F03">
              <w:rPr>
                <w:strike/>
                <w:sz w:val="20"/>
                <w:szCs w:val="20"/>
              </w:rPr>
              <w:t xml:space="preserve">Orientação de tese, dissertação, monografia ou artigo científico. </w:t>
            </w:r>
            <w:r w:rsidRPr="00C57F03">
              <w:rPr>
                <w:bCs/>
                <w:iCs/>
                <w:strike/>
                <w:color w:val="0070C0"/>
                <w:sz w:val="16"/>
                <w:szCs w:val="16"/>
              </w:rPr>
              <w:t>(Alterado pela Revisão NBC 05)</w:t>
            </w:r>
          </w:p>
        </w:tc>
        <w:tc>
          <w:tcPr>
            <w:tcW w:w="3802" w:type="dxa"/>
            <w:tcBorders>
              <w:top w:val="single" w:sz="4" w:space="0" w:color="auto"/>
              <w:left w:val="single" w:sz="4" w:space="0" w:color="auto"/>
              <w:bottom w:val="single" w:sz="4" w:space="0" w:color="auto"/>
              <w:right w:val="single" w:sz="4" w:space="0" w:color="auto"/>
            </w:tcBorders>
          </w:tcPr>
          <w:p w14:paraId="62214663" w14:textId="77777777" w:rsidR="003B5E05" w:rsidRPr="00C57F03" w:rsidRDefault="003B5E05" w:rsidP="009A4CD5">
            <w:pPr>
              <w:pStyle w:val="Corpodetexto"/>
              <w:rPr>
                <w:strike/>
                <w:sz w:val="20"/>
                <w:szCs w:val="20"/>
              </w:rPr>
            </w:pPr>
            <w:r w:rsidRPr="00C57F03">
              <w:rPr>
                <w:strike/>
                <w:sz w:val="20"/>
                <w:szCs w:val="20"/>
              </w:rPr>
              <w:t xml:space="preserve">Temas relacionados à Contabilidade, à Auditoria e às normas da profissão contábil: </w:t>
            </w:r>
          </w:p>
          <w:p w14:paraId="3196242D" w14:textId="77777777" w:rsidR="003B5E05" w:rsidRPr="00C57F03" w:rsidRDefault="003B5E05" w:rsidP="009A4CD5">
            <w:pPr>
              <w:pStyle w:val="Corpodetexto"/>
              <w:rPr>
                <w:bCs/>
                <w:iCs/>
                <w:strike/>
                <w:color w:val="0070C0"/>
                <w:sz w:val="16"/>
                <w:szCs w:val="16"/>
              </w:rPr>
            </w:pPr>
            <w:r w:rsidRPr="00C57F03">
              <w:rPr>
                <w:strike/>
                <w:sz w:val="20"/>
                <w:szCs w:val="20"/>
              </w:rPr>
              <w:t xml:space="preserve">Temas relacionados à Contabilidade, à Auditoria, à Perícia e às normas da profissão contábil: </w:t>
            </w:r>
            <w:r w:rsidRPr="00C57F03">
              <w:rPr>
                <w:bCs/>
                <w:iCs/>
                <w:strike/>
                <w:color w:val="0070C0"/>
                <w:sz w:val="16"/>
                <w:szCs w:val="16"/>
              </w:rPr>
              <w:t>(Alterado pela NBC PG 12 (R2))</w:t>
            </w:r>
          </w:p>
          <w:p w14:paraId="67F68E83" w14:textId="77777777" w:rsidR="003B5E05" w:rsidRPr="00C57F03" w:rsidRDefault="003B5E05" w:rsidP="009A4CD5">
            <w:pPr>
              <w:pStyle w:val="Corpodetexto"/>
              <w:rPr>
                <w:strike/>
                <w:sz w:val="20"/>
                <w:szCs w:val="20"/>
              </w:rPr>
            </w:pPr>
            <w:r w:rsidRPr="00C57F03">
              <w:rPr>
                <w:strike/>
                <w:sz w:val="20"/>
                <w:szCs w:val="20"/>
              </w:rPr>
              <w:t>(a) Doutorado</w:t>
            </w:r>
          </w:p>
          <w:p w14:paraId="78C63252" w14:textId="77777777" w:rsidR="003B5E05" w:rsidRPr="00C57F03" w:rsidRDefault="003B5E05" w:rsidP="009A4CD5">
            <w:pPr>
              <w:pStyle w:val="Corpodetexto"/>
              <w:rPr>
                <w:strike/>
                <w:sz w:val="20"/>
                <w:szCs w:val="20"/>
              </w:rPr>
            </w:pPr>
            <w:r w:rsidRPr="00C57F03">
              <w:rPr>
                <w:strike/>
                <w:sz w:val="20"/>
                <w:szCs w:val="20"/>
              </w:rPr>
              <w:t>(b) Mestrado</w:t>
            </w:r>
          </w:p>
          <w:p w14:paraId="668561DB" w14:textId="77777777" w:rsidR="003B5E05" w:rsidRPr="00C57F03" w:rsidRDefault="003B5E05" w:rsidP="009A4CD5">
            <w:pPr>
              <w:pStyle w:val="Corpodetexto"/>
              <w:rPr>
                <w:strike/>
                <w:sz w:val="20"/>
                <w:szCs w:val="20"/>
              </w:rPr>
            </w:pPr>
            <w:r w:rsidRPr="00C57F03">
              <w:rPr>
                <w:strike/>
                <w:sz w:val="20"/>
                <w:szCs w:val="20"/>
              </w:rPr>
              <w:t>(c) Especialização</w:t>
            </w:r>
          </w:p>
          <w:p w14:paraId="26080852" w14:textId="77777777" w:rsidR="003B5E05" w:rsidRPr="00C57F03" w:rsidRDefault="003B5E05" w:rsidP="009A4CD5">
            <w:pPr>
              <w:pStyle w:val="Corpodetexto"/>
              <w:rPr>
                <w:strike/>
                <w:sz w:val="20"/>
                <w:szCs w:val="20"/>
              </w:rPr>
            </w:pPr>
            <w:r w:rsidRPr="00C57F03">
              <w:rPr>
                <w:strike/>
                <w:sz w:val="20"/>
                <w:szCs w:val="20"/>
              </w:rPr>
              <w:t>(d) Bacharelado</w:t>
            </w:r>
          </w:p>
          <w:p w14:paraId="1D33EBA3" w14:textId="77777777" w:rsidR="003B5E05" w:rsidRPr="00C57F03" w:rsidRDefault="003B5E05" w:rsidP="009A4CD5">
            <w:pPr>
              <w:pStyle w:val="Corpodetexto"/>
              <w:rPr>
                <w:b/>
                <w:strike/>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6BE38861" w14:textId="77777777" w:rsidR="003B5E05" w:rsidRPr="00C57F03" w:rsidRDefault="003B5E05" w:rsidP="009A4CD5">
            <w:pPr>
              <w:pStyle w:val="Corpodetexto"/>
              <w:rPr>
                <w:strike/>
                <w:sz w:val="20"/>
                <w:szCs w:val="20"/>
              </w:rPr>
            </w:pPr>
          </w:p>
          <w:p w14:paraId="12F3EBF9" w14:textId="77777777" w:rsidR="003B5E05" w:rsidRPr="00C57F03" w:rsidRDefault="003B5E05" w:rsidP="009A4CD5">
            <w:pPr>
              <w:pStyle w:val="Corpodetexto"/>
              <w:rPr>
                <w:strike/>
                <w:sz w:val="20"/>
                <w:szCs w:val="20"/>
              </w:rPr>
            </w:pPr>
            <w:r w:rsidRPr="00C57F03">
              <w:rPr>
                <w:strike/>
                <w:sz w:val="20"/>
                <w:szCs w:val="20"/>
              </w:rPr>
              <w:t>Trabalho aprovado.</w:t>
            </w:r>
          </w:p>
          <w:p w14:paraId="32B07750" w14:textId="77777777" w:rsidR="003B5E05" w:rsidRPr="00C57F03" w:rsidRDefault="003B5E05" w:rsidP="009A4CD5">
            <w:pPr>
              <w:pStyle w:val="Corpodetexto"/>
              <w:rPr>
                <w:strike/>
                <w:sz w:val="20"/>
                <w:szCs w:val="20"/>
              </w:rPr>
            </w:pPr>
            <w:r w:rsidRPr="00C57F03">
              <w:rPr>
                <w:strike/>
                <w:sz w:val="20"/>
                <w:szCs w:val="20"/>
              </w:rPr>
              <w:t>Por trabalho.</w:t>
            </w:r>
            <w:r w:rsidRPr="00C57F03">
              <w:rPr>
                <w:strike/>
              </w:rPr>
              <w:t xml:space="preserve"> </w:t>
            </w:r>
            <w:r w:rsidRPr="00C57F03">
              <w:rPr>
                <w:bCs/>
                <w:iCs/>
                <w:strike/>
                <w:color w:val="0070C0"/>
                <w:sz w:val="16"/>
                <w:szCs w:val="16"/>
              </w:rPr>
              <w:t>(Alterado pela Revisão NBC 05)</w:t>
            </w:r>
          </w:p>
        </w:tc>
        <w:tc>
          <w:tcPr>
            <w:tcW w:w="2700" w:type="dxa"/>
            <w:tcBorders>
              <w:top w:val="single" w:sz="4" w:space="0" w:color="auto"/>
              <w:left w:val="single" w:sz="4" w:space="0" w:color="auto"/>
              <w:bottom w:val="single" w:sz="4" w:space="0" w:color="auto"/>
              <w:right w:val="single" w:sz="4" w:space="0" w:color="auto"/>
            </w:tcBorders>
            <w:vAlign w:val="center"/>
          </w:tcPr>
          <w:p w14:paraId="36DE1952" w14:textId="77777777" w:rsidR="003B5E05" w:rsidRPr="00C57F03" w:rsidRDefault="003B5E05" w:rsidP="009A4CD5">
            <w:pPr>
              <w:pStyle w:val="Corpodetexto"/>
              <w:rPr>
                <w:strike/>
                <w:sz w:val="20"/>
                <w:szCs w:val="20"/>
              </w:rPr>
            </w:pPr>
          </w:p>
          <w:p w14:paraId="017E2FCA" w14:textId="77777777" w:rsidR="003B5E05" w:rsidRPr="00C57F03" w:rsidRDefault="003B5E05" w:rsidP="009A4CD5">
            <w:pPr>
              <w:pStyle w:val="Corpodetexto"/>
              <w:rPr>
                <w:strike/>
                <w:sz w:val="20"/>
                <w:szCs w:val="20"/>
              </w:rPr>
            </w:pPr>
          </w:p>
          <w:p w14:paraId="60FC196B" w14:textId="77777777" w:rsidR="003B5E05" w:rsidRPr="00C57F03" w:rsidRDefault="003B5E05" w:rsidP="009A4CD5">
            <w:pPr>
              <w:pStyle w:val="Corpodetexto"/>
              <w:rPr>
                <w:strike/>
                <w:sz w:val="20"/>
                <w:szCs w:val="20"/>
              </w:rPr>
            </w:pPr>
            <w:r w:rsidRPr="00C57F03">
              <w:rPr>
                <w:strike/>
                <w:sz w:val="20"/>
                <w:szCs w:val="20"/>
              </w:rPr>
              <w:t>(a) 10 (dez) pontos.</w:t>
            </w:r>
          </w:p>
          <w:p w14:paraId="42681130" w14:textId="77777777" w:rsidR="003B5E05" w:rsidRPr="00C57F03" w:rsidRDefault="003B5E05" w:rsidP="009A4CD5">
            <w:pPr>
              <w:pStyle w:val="Corpodetexto"/>
              <w:rPr>
                <w:strike/>
                <w:sz w:val="20"/>
                <w:szCs w:val="20"/>
              </w:rPr>
            </w:pPr>
            <w:r w:rsidRPr="00C57F03">
              <w:rPr>
                <w:strike/>
                <w:sz w:val="20"/>
                <w:szCs w:val="20"/>
              </w:rPr>
              <w:t>(b) 7 (sete) pontos.</w:t>
            </w:r>
          </w:p>
          <w:p w14:paraId="2D683249" w14:textId="77777777" w:rsidR="003B5E05" w:rsidRPr="00C57F03" w:rsidRDefault="003B5E05" w:rsidP="009A4CD5">
            <w:pPr>
              <w:pStyle w:val="Corpodetexto"/>
              <w:rPr>
                <w:strike/>
                <w:sz w:val="20"/>
                <w:szCs w:val="20"/>
              </w:rPr>
            </w:pPr>
            <w:r w:rsidRPr="00C57F03">
              <w:rPr>
                <w:strike/>
                <w:sz w:val="20"/>
                <w:szCs w:val="20"/>
              </w:rPr>
              <w:t>(c) 4 (quatro) pontos.</w:t>
            </w:r>
          </w:p>
          <w:p w14:paraId="115DD7D0" w14:textId="77777777" w:rsidR="003B5E05" w:rsidRPr="00C57F03" w:rsidRDefault="003B5E05" w:rsidP="009A4CD5">
            <w:pPr>
              <w:pStyle w:val="Corpodetexto"/>
              <w:rPr>
                <w:strike/>
                <w:sz w:val="20"/>
                <w:szCs w:val="20"/>
              </w:rPr>
            </w:pPr>
            <w:r w:rsidRPr="00C57F03">
              <w:rPr>
                <w:strike/>
                <w:sz w:val="20"/>
                <w:szCs w:val="20"/>
              </w:rPr>
              <w:t>(d) 3 (três) pontos.</w:t>
            </w:r>
          </w:p>
          <w:p w14:paraId="582D105E" w14:textId="77777777" w:rsidR="003B5E05" w:rsidRPr="00C57F03" w:rsidRDefault="003B5E05" w:rsidP="009A4CD5">
            <w:pPr>
              <w:pStyle w:val="Corpodetexto"/>
              <w:rPr>
                <w:strike/>
                <w:sz w:val="20"/>
                <w:szCs w:val="20"/>
              </w:rPr>
            </w:pPr>
          </w:p>
          <w:p w14:paraId="53D9BCC4" w14:textId="77777777" w:rsidR="003B5E05" w:rsidRPr="00C57F03" w:rsidRDefault="003B5E05" w:rsidP="009A4CD5">
            <w:pPr>
              <w:pStyle w:val="Corpodetexto"/>
              <w:rPr>
                <w:strike/>
                <w:sz w:val="20"/>
                <w:szCs w:val="20"/>
              </w:rPr>
            </w:pPr>
            <w:r w:rsidRPr="00C57F03">
              <w:rPr>
                <w:bCs/>
                <w:strike/>
                <w:sz w:val="20"/>
                <w:szCs w:val="20"/>
                <w:lang w:eastAsia="en-US"/>
              </w:rPr>
              <w:t>.</w:t>
            </w:r>
          </w:p>
        </w:tc>
      </w:tr>
      <w:tr w:rsidR="003B5E05" w:rsidRPr="00C57F03" w14:paraId="6C22F8A0" w14:textId="77777777" w:rsidTr="009A4CD5">
        <w:trPr>
          <w:trHeight w:val="474"/>
          <w:jc w:val="center"/>
        </w:trPr>
        <w:tc>
          <w:tcPr>
            <w:tcW w:w="1488" w:type="dxa"/>
            <w:tcBorders>
              <w:top w:val="single" w:sz="4" w:space="0" w:color="auto"/>
              <w:left w:val="single" w:sz="4" w:space="0" w:color="auto"/>
              <w:bottom w:val="single" w:sz="4" w:space="0" w:color="auto"/>
              <w:right w:val="single" w:sz="4" w:space="0" w:color="auto"/>
            </w:tcBorders>
            <w:vAlign w:val="center"/>
            <w:hideMark/>
          </w:tcPr>
          <w:p w14:paraId="17794A39" w14:textId="77777777" w:rsidR="003B5E05" w:rsidRPr="00C57F03" w:rsidRDefault="003B5E05" w:rsidP="009A4CD5">
            <w:pPr>
              <w:pStyle w:val="Corpodetexto"/>
              <w:rPr>
                <w:strike/>
                <w:sz w:val="20"/>
                <w:szCs w:val="20"/>
              </w:rPr>
            </w:pPr>
            <w:r w:rsidRPr="00C57F03">
              <w:rPr>
                <w:strike/>
                <w:sz w:val="20"/>
                <w:szCs w:val="20"/>
              </w:rPr>
              <w:t>Participação em bancas acadêmicas</w:t>
            </w:r>
          </w:p>
        </w:tc>
        <w:tc>
          <w:tcPr>
            <w:tcW w:w="3802" w:type="dxa"/>
            <w:tcBorders>
              <w:top w:val="single" w:sz="4" w:space="0" w:color="auto"/>
              <w:left w:val="single" w:sz="4" w:space="0" w:color="auto"/>
              <w:bottom w:val="single" w:sz="4" w:space="0" w:color="auto"/>
              <w:right w:val="single" w:sz="4" w:space="0" w:color="auto"/>
            </w:tcBorders>
          </w:tcPr>
          <w:p w14:paraId="23212AD3" w14:textId="77777777" w:rsidR="003B5E05" w:rsidRPr="00C57F03" w:rsidRDefault="003B5E05" w:rsidP="009A4CD5">
            <w:pPr>
              <w:pStyle w:val="Corpodetexto"/>
              <w:rPr>
                <w:strike/>
                <w:sz w:val="20"/>
                <w:szCs w:val="20"/>
              </w:rPr>
            </w:pPr>
            <w:r w:rsidRPr="00C57F03">
              <w:rPr>
                <w:strike/>
                <w:sz w:val="20"/>
                <w:szCs w:val="20"/>
              </w:rPr>
              <w:t xml:space="preserve">Temas relacionados à Contabilidade, à Auditoria e às normas da profissão contábil: </w:t>
            </w:r>
          </w:p>
          <w:p w14:paraId="4A74AA62" w14:textId="77777777" w:rsidR="003B5E05" w:rsidRPr="00C57F03" w:rsidRDefault="003B5E05" w:rsidP="009A4CD5">
            <w:pPr>
              <w:pStyle w:val="Corpodetexto"/>
              <w:rPr>
                <w:bCs/>
                <w:iCs/>
                <w:strike/>
                <w:color w:val="0070C0"/>
                <w:sz w:val="16"/>
                <w:szCs w:val="16"/>
              </w:rPr>
            </w:pPr>
            <w:r w:rsidRPr="00C57F03">
              <w:rPr>
                <w:strike/>
                <w:sz w:val="20"/>
                <w:szCs w:val="20"/>
              </w:rPr>
              <w:t xml:space="preserve">Temas relacionados à Contabilidade, à Auditoria, à Perícia e às normas da profissão contábil: </w:t>
            </w:r>
            <w:r w:rsidRPr="00C57F03">
              <w:rPr>
                <w:bCs/>
                <w:iCs/>
                <w:strike/>
                <w:color w:val="0070C0"/>
                <w:sz w:val="16"/>
                <w:szCs w:val="16"/>
              </w:rPr>
              <w:t>(Alterado pela NBC PG 12 (R2))</w:t>
            </w:r>
          </w:p>
          <w:p w14:paraId="78B9413F" w14:textId="77777777" w:rsidR="003B5E05" w:rsidRPr="00C57F03" w:rsidRDefault="003B5E05" w:rsidP="009A4CD5">
            <w:pPr>
              <w:pStyle w:val="Corpodetexto"/>
              <w:rPr>
                <w:strike/>
                <w:sz w:val="20"/>
                <w:szCs w:val="20"/>
              </w:rPr>
            </w:pPr>
            <w:r w:rsidRPr="00C57F03">
              <w:rPr>
                <w:strike/>
                <w:sz w:val="20"/>
                <w:szCs w:val="20"/>
              </w:rPr>
              <w:t>(a) Doutorado</w:t>
            </w:r>
          </w:p>
          <w:p w14:paraId="7609114F" w14:textId="77777777" w:rsidR="003B5E05" w:rsidRPr="00C57F03" w:rsidRDefault="003B5E05" w:rsidP="009A4CD5">
            <w:pPr>
              <w:pStyle w:val="Corpodetexto"/>
              <w:rPr>
                <w:strike/>
                <w:sz w:val="20"/>
                <w:szCs w:val="20"/>
              </w:rPr>
            </w:pPr>
            <w:r w:rsidRPr="00C57F03">
              <w:rPr>
                <w:strike/>
                <w:sz w:val="20"/>
                <w:szCs w:val="20"/>
              </w:rPr>
              <w:t>(b) Mestrado</w:t>
            </w:r>
          </w:p>
          <w:p w14:paraId="54E9F49D" w14:textId="77777777" w:rsidR="003B5E05" w:rsidRPr="00C57F03" w:rsidRDefault="003B5E05" w:rsidP="009A4CD5">
            <w:pPr>
              <w:pStyle w:val="Corpodetexto"/>
              <w:ind w:left="233"/>
              <w:rPr>
                <w:strike/>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2E5A210C" w14:textId="77777777" w:rsidR="003B5E05" w:rsidRPr="00C57F03" w:rsidRDefault="003B5E05" w:rsidP="009A4CD5">
            <w:pPr>
              <w:pStyle w:val="Corpodetexto"/>
              <w:jc w:val="center"/>
              <w:rPr>
                <w:strike/>
                <w:sz w:val="20"/>
                <w:szCs w:val="20"/>
              </w:rPr>
            </w:pPr>
            <w:r w:rsidRPr="00C57F03">
              <w:rPr>
                <w:strike/>
                <w:sz w:val="20"/>
                <w:szCs w:val="20"/>
              </w:rPr>
              <w:t>Trabalho aprovado</w:t>
            </w:r>
          </w:p>
        </w:tc>
        <w:tc>
          <w:tcPr>
            <w:tcW w:w="2700" w:type="dxa"/>
            <w:tcBorders>
              <w:top w:val="single" w:sz="4" w:space="0" w:color="auto"/>
              <w:left w:val="single" w:sz="4" w:space="0" w:color="auto"/>
              <w:bottom w:val="single" w:sz="4" w:space="0" w:color="auto"/>
              <w:right w:val="single" w:sz="4" w:space="0" w:color="auto"/>
            </w:tcBorders>
          </w:tcPr>
          <w:p w14:paraId="52B2A66B" w14:textId="77777777" w:rsidR="003B5E05" w:rsidRPr="00C57F03" w:rsidRDefault="003B5E05" w:rsidP="009A4CD5">
            <w:pPr>
              <w:pStyle w:val="Corpodetexto"/>
              <w:rPr>
                <w:strike/>
                <w:sz w:val="20"/>
                <w:szCs w:val="20"/>
              </w:rPr>
            </w:pPr>
          </w:p>
          <w:p w14:paraId="2AA747A4" w14:textId="77777777" w:rsidR="003B5E05" w:rsidRPr="00C57F03" w:rsidRDefault="003B5E05" w:rsidP="009A4CD5">
            <w:pPr>
              <w:pStyle w:val="Corpodetexto"/>
              <w:rPr>
                <w:strike/>
                <w:sz w:val="20"/>
                <w:szCs w:val="20"/>
              </w:rPr>
            </w:pPr>
          </w:p>
          <w:p w14:paraId="6E742036" w14:textId="77777777" w:rsidR="003B5E05" w:rsidRPr="00C57F03" w:rsidRDefault="003B5E05" w:rsidP="009A4CD5">
            <w:pPr>
              <w:pStyle w:val="Corpodetexto"/>
              <w:rPr>
                <w:strike/>
                <w:sz w:val="20"/>
                <w:szCs w:val="20"/>
              </w:rPr>
            </w:pPr>
            <w:r w:rsidRPr="00C57F03">
              <w:rPr>
                <w:strike/>
                <w:sz w:val="20"/>
                <w:szCs w:val="20"/>
              </w:rPr>
              <w:t>(a) 5 (cinco) pontos.</w:t>
            </w:r>
          </w:p>
          <w:p w14:paraId="7804BC50" w14:textId="77777777" w:rsidR="003B5E05" w:rsidRPr="00C57F03" w:rsidRDefault="003B5E05" w:rsidP="009A4CD5">
            <w:pPr>
              <w:pStyle w:val="Corpodetexto"/>
              <w:rPr>
                <w:strike/>
                <w:sz w:val="20"/>
                <w:szCs w:val="20"/>
              </w:rPr>
            </w:pPr>
            <w:r w:rsidRPr="00C57F03">
              <w:rPr>
                <w:strike/>
                <w:sz w:val="20"/>
                <w:szCs w:val="20"/>
              </w:rPr>
              <w:t xml:space="preserve">(b) 3 (três) pontos.  </w:t>
            </w:r>
          </w:p>
          <w:p w14:paraId="68B93D46" w14:textId="77777777" w:rsidR="003B5E05" w:rsidRPr="00C57F03" w:rsidRDefault="003B5E05" w:rsidP="009A4CD5">
            <w:pPr>
              <w:pStyle w:val="Corpodetexto"/>
              <w:rPr>
                <w:strike/>
                <w:sz w:val="20"/>
                <w:szCs w:val="20"/>
              </w:rPr>
            </w:pPr>
          </w:p>
          <w:p w14:paraId="25709C25" w14:textId="77777777" w:rsidR="003B5E05" w:rsidRPr="00C57F03" w:rsidRDefault="003B5E05" w:rsidP="009A4CD5">
            <w:pPr>
              <w:pStyle w:val="Corpodetexto"/>
              <w:rPr>
                <w:strike/>
                <w:sz w:val="20"/>
                <w:szCs w:val="20"/>
              </w:rPr>
            </w:pPr>
            <w:r w:rsidRPr="00C57F03">
              <w:rPr>
                <w:strike/>
                <w:sz w:val="20"/>
                <w:szCs w:val="20"/>
              </w:rPr>
              <w:t xml:space="preserve">Limitado a 10 (dez) pontos por ano. </w:t>
            </w:r>
            <w:r w:rsidRPr="00C57F03">
              <w:rPr>
                <w:bCs/>
                <w:iCs/>
                <w:strike/>
                <w:color w:val="0070C0"/>
                <w:sz w:val="16"/>
                <w:szCs w:val="16"/>
              </w:rPr>
              <w:t>(Eliminado pela Revisão NBC 02)</w:t>
            </w:r>
          </w:p>
        </w:tc>
      </w:tr>
    </w:tbl>
    <w:p w14:paraId="14A91361" w14:textId="77777777" w:rsidR="003B5E05" w:rsidRDefault="003B5E05" w:rsidP="003B5E05">
      <w:pPr>
        <w:rPr>
          <w:rFonts w:ascii="Arial Narrow" w:hAnsi="Arial Narrow"/>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9"/>
        <w:gridCol w:w="3686"/>
        <w:gridCol w:w="1559"/>
        <w:gridCol w:w="2552"/>
      </w:tblGrid>
      <w:tr w:rsidR="003B5E05" w:rsidRPr="00B70772" w14:paraId="39A49F2B" w14:textId="77777777" w:rsidTr="009A4CD5">
        <w:trPr>
          <w:trHeight w:val="758"/>
        </w:trPr>
        <w:tc>
          <w:tcPr>
            <w:tcW w:w="9356" w:type="dxa"/>
            <w:gridSpan w:val="4"/>
          </w:tcPr>
          <w:p w14:paraId="35593074" w14:textId="77777777" w:rsidR="003B5E05" w:rsidRPr="00B70772" w:rsidRDefault="003B5E05" w:rsidP="009A4CD5">
            <w:pPr>
              <w:pStyle w:val="TableParagraph"/>
              <w:spacing w:line="248" w:lineRule="exact"/>
              <w:ind w:left="945" w:right="938"/>
              <w:jc w:val="center"/>
              <w:rPr>
                <w:b/>
              </w:rPr>
            </w:pPr>
            <w:r w:rsidRPr="00B70772">
              <w:rPr>
                <w:b/>
              </w:rPr>
              <w:t>Tabela III – Atuação como participante. A atribuição total de pontos para atuação como participante é limitada a 20 (vinte) pontos por ano.</w:t>
            </w:r>
            <w:r>
              <w:rPr>
                <w:bCs/>
                <w:iCs/>
                <w:color w:val="0070C0"/>
                <w:sz w:val="16"/>
                <w:szCs w:val="16"/>
              </w:rPr>
              <w:t xml:space="preserve"> (Alterado pela Revisão NBC 08)</w:t>
            </w:r>
          </w:p>
        </w:tc>
      </w:tr>
      <w:tr w:rsidR="003B5E05" w:rsidRPr="00B70772" w14:paraId="395428A5" w14:textId="77777777" w:rsidTr="009A4CD5">
        <w:trPr>
          <w:trHeight w:val="253"/>
        </w:trPr>
        <w:tc>
          <w:tcPr>
            <w:tcW w:w="9356" w:type="dxa"/>
            <w:gridSpan w:val="4"/>
          </w:tcPr>
          <w:p w14:paraId="7B7B03F8" w14:textId="77777777" w:rsidR="003B5E05" w:rsidRPr="00B70772" w:rsidRDefault="003B5E05" w:rsidP="009A4CD5">
            <w:pPr>
              <w:pStyle w:val="TableParagraph"/>
              <w:spacing w:line="234" w:lineRule="exact"/>
              <w:ind w:left="724"/>
              <w:rPr>
                <w:b/>
              </w:rPr>
            </w:pPr>
            <w:r w:rsidRPr="00B70772">
              <w:rPr>
                <w:b/>
              </w:rPr>
              <w:t>A comprovação deve ser feita mediante a apresentação de documentação.</w:t>
            </w:r>
          </w:p>
        </w:tc>
      </w:tr>
      <w:tr w:rsidR="003B5E05" w:rsidRPr="00B70772" w14:paraId="5C5ABEAA" w14:textId="77777777" w:rsidTr="009A4CD5">
        <w:trPr>
          <w:trHeight w:val="264"/>
        </w:trPr>
        <w:tc>
          <w:tcPr>
            <w:tcW w:w="1559" w:type="dxa"/>
          </w:tcPr>
          <w:p w14:paraId="6CA81CFA" w14:textId="77777777" w:rsidR="003B5E05" w:rsidRPr="00B70772" w:rsidRDefault="003B5E05" w:rsidP="009A4CD5">
            <w:pPr>
              <w:pStyle w:val="TableParagraph"/>
              <w:spacing w:line="225" w:lineRule="exact"/>
              <w:ind w:left="321"/>
              <w:jc w:val="center"/>
              <w:rPr>
                <w:b/>
              </w:rPr>
            </w:pPr>
            <w:r w:rsidRPr="00B70772">
              <w:rPr>
                <w:b/>
              </w:rPr>
              <w:t>Natureza</w:t>
            </w:r>
          </w:p>
        </w:tc>
        <w:tc>
          <w:tcPr>
            <w:tcW w:w="3686" w:type="dxa"/>
          </w:tcPr>
          <w:p w14:paraId="086C9743" w14:textId="77777777" w:rsidR="003B5E05" w:rsidRPr="00B70772" w:rsidRDefault="003B5E05" w:rsidP="009A4CD5">
            <w:pPr>
              <w:pStyle w:val="TableParagraph"/>
              <w:spacing w:line="225" w:lineRule="exact"/>
              <w:ind w:left="1185"/>
              <w:jc w:val="center"/>
              <w:rPr>
                <w:b/>
              </w:rPr>
            </w:pPr>
            <w:r w:rsidRPr="00B70772">
              <w:rPr>
                <w:b/>
              </w:rPr>
              <w:t>Características</w:t>
            </w:r>
          </w:p>
        </w:tc>
        <w:tc>
          <w:tcPr>
            <w:tcW w:w="1559" w:type="dxa"/>
          </w:tcPr>
          <w:p w14:paraId="48F3A34E" w14:textId="77777777" w:rsidR="003B5E05" w:rsidRPr="00B70772" w:rsidRDefault="003B5E05" w:rsidP="009A4CD5">
            <w:pPr>
              <w:pStyle w:val="TableParagraph"/>
              <w:spacing w:line="225" w:lineRule="exact"/>
              <w:ind w:left="119"/>
              <w:jc w:val="center"/>
              <w:rPr>
                <w:b/>
              </w:rPr>
            </w:pPr>
            <w:r w:rsidRPr="00B70772">
              <w:rPr>
                <w:b/>
              </w:rPr>
              <w:t>Requisitos</w:t>
            </w:r>
          </w:p>
        </w:tc>
        <w:tc>
          <w:tcPr>
            <w:tcW w:w="2552" w:type="dxa"/>
          </w:tcPr>
          <w:p w14:paraId="45CCC97E" w14:textId="77777777" w:rsidR="003B5E05" w:rsidRPr="00B70772" w:rsidRDefault="003B5E05" w:rsidP="009A4CD5">
            <w:pPr>
              <w:pStyle w:val="TableParagraph"/>
              <w:spacing w:line="225" w:lineRule="exact"/>
              <w:ind w:left="344"/>
              <w:jc w:val="center"/>
              <w:rPr>
                <w:b/>
              </w:rPr>
            </w:pPr>
            <w:r w:rsidRPr="00B70772">
              <w:rPr>
                <w:b/>
              </w:rPr>
              <w:t>Atribuição de pontos</w:t>
            </w:r>
          </w:p>
        </w:tc>
      </w:tr>
      <w:tr w:rsidR="003B5E05" w:rsidRPr="00B70772" w14:paraId="366845A2" w14:textId="77777777" w:rsidTr="009A4CD5">
        <w:trPr>
          <w:trHeight w:val="686"/>
        </w:trPr>
        <w:tc>
          <w:tcPr>
            <w:tcW w:w="1559" w:type="dxa"/>
            <w:tcBorders>
              <w:bottom w:val="nil"/>
            </w:tcBorders>
          </w:tcPr>
          <w:p w14:paraId="20515C12" w14:textId="77777777" w:rsidR="003B5E05" w:rsidRPr="00B70772" w:rsidRDefault="003B5E05" w:rsidP="009A4CD5">
            <w:pPr>
              <w:pStyle w:val="TableParagraph"/>
              <w:jc w:val="both"/>
              <w:rPr>
                <w:b/>
              </w:rPr>
            </w:pPr>
          </w:p>
          <w:p w14:paraId="6C45EFFC" w14:textId="77777777" w:rsidR="003B5E05" w:rsidRPr="00B70772" w:rsidRDefault="003B5E05" w:rsidP="009A4CD5">
            <w:pPr>
              <w:pStyle w:val="TableParagraph"/>
              <w:spacing w:before="9"/>
              <w:jc w:val="both"/>
              <w:rPr>
                <w:b/>
              </w:rPr>
            </w:pPr>
          </w:p>
          <w:p w14:paraId="52148165" w14:textId="77777777" w:rsidR="003B5E05" w:rsidRPr="00B70772" w:rsidRDefault="003B5E05" w:rsidP="009A4CD5">
            <w:pPr>
              <w:pStyle w:val="TableParagraph"/>
              <w:spacing w:line="209" w:lineRule="exact"/>
              <w:ind w:left="69"/>
              <w:jc w:val="both"/>
            </w:pPr>
          </w:p>
        </w:tc>
        <w:tc>
          <w:tcPr>
            <w:tcW w:w="3686" w:type="dxa"/>
            <w:vMerge w:val="restart"/>
            <w:vAlign w:val="center"/>
          </w:tcPr>
          <w:p w14:paraId="77B4DA6D" w14:textId="77777777" w:rsidR="003B5E05" w:rsidRPr="00B70772" w:rsidRDefault="003B5E05" w:rsidP="009A4CD5">
            <w:pPr>
              <w:pStyle w:val="TableParagraph"/>
              <w:spacing w:before="1"/>
              <w:ind w:left="71" w:right="54"/>
              <w:jc w:val="both"/>
            </w:pPr>
            <w:r w:rsidRPr="00B70772">
              <w:t>Temas relacionados à Contabilidade, à Auditoria, à Perícia e às normas da profissão contábil:</w:t>
            </w:r>
          </w:p>
          <w:p w14:paraId="702C8686" w14:textId="77777777" w:rsidR="003B5E05" w:rsidRPr="00B70772" w:rsidRDefault="003B5E05" w:rsidP="009A4CD5">
            <w:pPr>
              <w:pStyle w:val="TableParagraph"/>
              <w:spacing w:before="1"/>
              <w:ind w:left="71" w:right="54"/>
              <w:jc w:val="both"/>
            </w:pPr>
            <w:r w:rsidRPr="00B70772">
              <w:t xml:space="preserve"> </w:t>
            </w:r>
          </w:p>
          <w:p w14:paraId="7731B77D" w14:textId="77777777" w:rsidR="003B5E05" w:rsidRPr="00B70772" w:rsidRDefault="003B5E05" w:rsidP="009A4CD5">
            <w:pPr>
              <w:pStyle w:val="TableParagraph"/>
              <w:tabs>
                <w:tab w:val="left" w:pos="433"/>
              </w:tabs>
              <w:ind w:left="182" w:right="58"/>
              <w:jc w:val="both"/>
            </w:pPr>
            <w:r w:rsidRPr="00B70772">
              <w:t>(a) Comissões Técnicas e de Pesquisa do CFC, dos CRCs, do Ibracon, da FBC, da Abracicon e de órgãos reguladores.</w:t>
            </w:r>
          </w:p>
          <w:p w14:paraId="49593D81" w14:textId="77777777" w:rsidR="003B5E05" w:rsidRPr="00B70772" w:rsidRDefault="003B5E05" w:rsidP="009A4CD5">
            <w:pPr>
              <w:pStyle w:val="TableParagraph"/>
              <w:tabs>
                <w:tab w:val="left" w:pos="433"/>
              </w:tabs>
              <w:ind w:right="60"/>
              <w:jc w:val="both"/>
            </w:pPr>
            <w:r w:rsidRPr="00B70772">
              <w:t xml:space="preserve">  (b) Comissões Técnicas e de Pesquisa de instituições de reconhecido prestígio, tais como: Fenacon, Sescon/Sescap e academias estaduais de contabilidade. </w:t>
            </w:r>
          </w:p>
          <w:p w14:paraId="7F996AE1" w14:textId="77777777" w:rsidR="003B5E05" w:rsidRPr="00B70772" w:rsidRDefault="003B5E05" w:rsidP="009A4CD5">
            <w:pPr>
              <w:pStyle w:val="TableParagraph"/>
              <w:tabs>
                <w:tab w:val="left" w:pos="433"/>
              </w:tabs>
              <w:ind w:left="182" w:right="58"/>
              <w:jc w:val="both"/>
              <w:rPr>
                <w:b/>
                <w:bCs/>
              </w:rPr>
            </w:pPr>
            <w:r w:rsidRPr="00B70772">
              <w:t xml:space="preserve">(c) Comissões, órgãos e comitês </w:t>
            </w:r>
            <w:r w:rsidRPr="00B70772">
              <w:rPr>
                <w:spacing w:val="-7"/>
              </w:rPr>
              <w:t xml:space="preserve">de </w:t>
            </w:r>
            <w:r w:rsidRPr="00B70772">
              <w:t xml:space="preserve">orientações ao mercado </w:t>
            </w:r>
            <w:r w:rsidRPr="00B70772">
              <w:rPr>
                <w:spacing w:val="-6"/>
              </w:rPr>
              <w:t xml:space="preserve">de </w:t>
            </w:r>
            <w:r w:rsidRPr="00B70772">
              <w:t>companhias abertas.</w:t>
            </w:r>
          </w:p>
          <w:p w14:paraId="3BA644F5" w14:textId="77777777" w:rsidR="003B5E05" w:rsidRPr="00B70772" w:rsidRDefault="003B5E05" w:rsidP="009A4CD5">
            <w:pPr>
              <w:pStyle w:val="TableParagraph"/>
              <w:tabs>
                <w:tab w:val="left" w:pos="433"/>
              </w:tabs>
              <w:ind w:right="58"/>
              <w:jc w:val="both"/>
            </w:pPr>
          </w:p>
        </w:tc>
        <w:tc>
          <w:tcPr>
            <w:tcW w:w="1559" w:type="dxa"/>
            <w:vMerge w:val="restart"/>
          </w:tcPr>
          <w:p w14:paraId="74B0315C" w14:textId="77777777" w:rsidR="003B5E05" w:rsidRPr="00B70772" w:rsidRDefault="003B5E05" w:rsidP="009A4CD5">
            <w:pPr>
              <w:pStyle w:val="TableParagraph"/>
              <w:jc w:val="both"/>
              <w:rPr>
                <w:b/>
              </w:rPr>
            </w:pPr>
          </w:p>
          <w:p w14:paraId="266285C4" w14:textId="77777777" w:rsidR="003B5E05" w:rsidRPr="00B70772" w:rsidRDefault="003B5E05" w:rsidP="009A4CD5">
            <w:pPr>
              <w:pStyle w:val="TableParagraph"/>
              <w:jc w:val="both"/>
              <w:rPr>
                <w:b/>
              </w:rPr>
            </w:pPr>
          </w:p>
          <w:p w14:paraId="2CB2870C" w14:textId="77777777" w:rsidR="003B5E05" w:rsidRPr="00B70772" w:rsidRDefault="003B5E05" w:rsidP="009A4CD5">
            <w:pPr>
              <w:pStyle w:val="TableParagraph"/>
              <w:jc w:val="both"/>
              <w:rPr>
                <w:b/>
              </w:rPr>
            </w:pPr>
          </w:p>
          <w:p w14:paraId="57F39ED7" w14:textId="77777777" w:rsidR="003B5E05" w:rsidRPr="00B70772" w:rsidRDefault="003B5E05" w:rsidP="009A4CD5">
            <w:pPr>
              <w:pStyle w:val="TableParagraph"/>
              <w:jc w:val="both"/>
              <w:rPr>
                <w:b/>
              </w:rPr>
            </w:pPr>
          </w:p>
          <w:p w14:paraId="382182E3" w14:textId="77777777" w:rsidR="003B5E05" w:rsidRPr="00B70772" w:rsidRDefault="003B5E05" w:rsidP="009A4CD5">
            <w:pPr>
              <w:pStyle w:val="TableParagraph"/>
              <w:jc w:val="both"/>
              <w:rPr>
                <w:b/>
              </w:rPr>
            </w:pPr>
          </w:p>
          <w:p w14:paraId="78A6FDB4" w14:textId="77777777" w:rsidR="003B5E05" w:rsidRPr="00B70772" w:rsidRDefault="003B5E05" w:rsidP="009A4CD5">
            <w:pPr>
              <w:pStyle w:val="TableParagraph"/>
              <w:jc w:val="both"/>
              <w:rPr>
                <w:b/>
              </w:rPr>
            </w:pPr>
          </w:p>
          <w:p w14:paraId="395FC7EB" w14:textId="77777777" w:rsidR="003B5E05" w:rsidRPr="00B70772" w:rsidRDefault="003B5E05" w:rsidP="009A4CD5">
            <w:pPr>
              <w:pStyle w:val="TableParagraph"/>
              <w:jc w:val="both"/>
              <w:rPr>
                <w:b/>
              </w:rPr>
            </w:pPr>
          </w:p>
          <w:p w14:paraId="2A856102" w14:textId="77777777" w:rsidR="003B5E05" w:rsidRPr="00B70772" w:rsidRDefault="003B5E05" w:rsidP="009A4CD5">
            <w:pPr>
              <w:pStyle w:val="TableParagraph"/>
              <w:spacing w:before="8"/>
              <w:jc w:val="both"/>
              <w:rPr>
                <w:b/>
              </w:rPr>
            </w:pPr>
          </w:p>
          <w:p w14:paraId="59E74D03" w14:textId="77777777" w:rsidR="003B5E05" w:rsidRPr="00B70772" w:rsidRDefault="003B5E05" w:rsidP="009A4CD5">
            <w:pPr>
              <w:pStyle w:val="TableParagraph"/>
              <w:ind w:left="71" w:right="56"/>
              <w:jc w:val="both"/>
            </w:pPr>
            <w:r w:rsidRPr="00B70772">
              <w:t>12 (doze) meses ou proporção.</w:t>
            </w:r>
          </w:p>
        </w:tc>
        <w:tc>
          <w:tcPr>
            <w:tcW w:w="2552" w:type="dxa"/>
            <w:tcBorders>
              <w:bottom w:val="nil"/>
            </w:tcBorders>
          </w:tcPr>
          <w:p w14:paraId="19824A47" w14:textId="77777777" w:rsidR="003B5E05" w:rsidRPr="00B70772" w:rsidRDefault="003B5E05" w:rsidP="009A4CD5">
            <w:pPr>
              <w:pStyle w:val="TableParagraph"/>
              <w:jc w:val="both"/>
            </w:pPr>
          </w:p>
        </w:tc>
      </w:tr>
      <w:tr w:rsidR="003B5E05" w:rsidRPr="00B70772" w14:paraId="61B6C572" w14:textId="77777777" w:rsidTr="009A4CD5">
        <w:trPr>
          <w:trHeight w:val="220"/>
        </w:trPr>
        <w:tc>
          <w:tcPr>
            <w:tcW w:w="1559" w:type="dxa"/>
            <w:tcBorders>
              <w:top w:val="nil"/>
              <w:bottom w:val="nil"/>
            </w:tcBorders>
          </w:tcPr>
          <w:p w14:paraId="59442866" w14:textId="77777777" w:rsidR="003B5E05" w:rsidRPr="00B70772" w:rsidRDefault="003B5E05" w:rsidP="009A4CD5">
            <w:pPr>
              <w:pStyle w:val="TableParagraph"/>
              <w:tabs>
                <w:tab w:val="left" w:pos="1306"/>
              </w:tabs>
              <w:spacing w:line="200" w:lineRule="exact"/>
              <w:ind w:left="69"/>
              <w:jc w:val="both"/>
            </w:pPr>
          </w:p>
        </w:tc>
        <w:tc>
          <w:tcPr>
            <w:tcW w:w="3686" w:type="dxa"/>
            <w:vMerge/>
            <w:tcBorders>
              <w:top w:val="nil"/>
            </w:tcBorders>
          </w:tcPr>
          <w:p w14:paraId="26CEB503" w14:textId="77777777" w:rsidR="003B5E05" w:rsidRPr="00B70772" w:rsidRDefault="003B5E05" w:rsidP="009A4CD5">
            <w:pPr>
              <w:jc w:val="both"/>
              <w:rPr>
                <w:rFonts w:ascii="Arial" w:hAnsi="Arial" w:cs="Arial"/>
              </w:rPr>
            </w:pPr>
          </w:p>
        </w:tc>
        <w:tc>
          <w:tcPr>
            <w:tcW w:w="1559" w:type="dxa"/>
            <w:vMerge/>
            <w:tcBorders>
              <w:top w:val="nil"/>
            </w:tcBorders>
          </w:tcPr>
          <w:p w14:paraId="6302F367" w14:textId="77777777" w:rsidR="003B5E05" w:rsidRPr="00B70772" w:rsidRDefault="003B5E05" w:rsidP="009A4CD5">
            <w:pPr>
              <w:jc w:val="both"/>
              <w:rPr>
                <w:rFonts w:ascii="Arial" w:hAnsi="Arial" w:cs="Arial"/>
              </w:rPr>
            </w:pPr>
          </w:p>
        </w:tc>
        <w:tc>
          <w:tcPr>
            <w:tcW w:w="2552" w:type="dxa"/>
            <w:tcBorders>
              <w:top w:val="nil"/>
              <w:bottom w:val="nil"/>
            </w:tcBorders>
          </w:tcPr>
          <w:p w14:paraId="0340A2EB" w14:textId="77777777" w:rsidR="003B5E05" w:rsidRPr="00B70772" w:rsidRDefault="003B5E05" w:rsidP="009A4CD5">
            <w:pPr>
              <w:pStyle w:val="TableParagraph"/>
              <w:jc w:val="both"/>
            </w:pPr>
          </w:p>
        </w:tc>
      </w:tr>
      <w:tr w:rsidR="003B5E05" w:rsidRPr="00B70772" w14:paraId="2853D367" w14:textId="77777777" w:rsidTr="009A4CD5">
        <w:trPr>
          <w:trHeight w:val="219"/>
        </w:trPr>
        <w:tc>
          <w:tcPr>
            <w:tcW w:w="1559" w:type="dxa"/>
            <w:tcBorders>
              <w:top w:val="nil"/>
              <w:bottom w:val="nil"/>
            </w:tcBorders>
          </w:tcPr>
          <w:p w14:paraId="3BC18979" w14:textId="77777777" w:rsidR="003B5E05" w:rsidRPr="00B70772" w:rsidRDefault="003B5E05" w:rsidP="009A4CD5">
            <w:pPr>
              <w:pStyle w:val="TableParagraph"/>
              <w:spacing w:line="199" w:lineRule="exact"/>
              <w:ind w:left="69"/>
              <w:jc w:val="both"/>
            </w:pPr>
          </w:p>
        </w:tc>
        <w:tc>
          <w:tcPr>
            <w:tcW w:w="3686" w:type="dxa"/>
            <w:vMerge/>
            <w:tcBorders>
              <w:top w:val="nil"/>
            </w:tcBorders>
          </w:tcPr>
          <w:p w14:paraId="0AC3B662" w14:textId="77777777" w:rsidR="003B5E05" w:rsidRPr="00B70772" w:rsidRDefault="003B5E05" w:rsidP="009A4CD5">
            <w:pPr>
              <w:jc w:val="both"/>
              <w:rPr>
                <w:rFonts w:ascii="Arial" w:hAnsi="Arial" w:cs="Arial"/>
              </w:rPr>
            </w:pPr>
          </w:p>
        </w:tc>
        <w:tc>
          <w:tcPr>
            <w:tcW w:w="1559" w:type="dxa"/>
            <w:vMerge/>
            <w:tcBorders>
              <w:top w:val="nil"/>
            </w:tcBorders>
          </w:tcPr>
          <w:p w14:paraId="113895C3" w14:textId="77777777" w:rsidR="003B5E05" w:rsidRPr="00B70772" w:rsidRDefault="003B5E05" w:rsidP="009A4CD5">
            <w:pPr>
              <w:jc w:val="both"/>
              <w:rPr>
                <w:rFonts w:ascii="Arial" w:hAnsi="Arial" w:cs="Arial"/>
              </w:rPr>
            </w:pPr>
          </w:p>
        </w:tc>
        <w:tc>
          <w:tcPr>
            <w:tcW w:w="2552" w:type="dxa"/>
            <w:tcBorders>
              <w:top w:val="nil"/>
              <w:bottom w:val="nil"/>
            </w:tcBorders>
          </w:tcPr>
          <w:p w14:paraId="42D60A3E" w14:textId="77777777" w:rsidR="003B5E05" w:rsidRPr="00B70772" w:rsidRDefault="003B5E05" w:rsidP="009A4CD5">
            <w:pPr>
              <w:pStyle w:val="TableParagraph"/>
              <w:jc w:val="both"/>
            </w:pPr>
          </w:p>
        </w:tc>
      </w:tr>
      <w:tr w:rsidR="003B5E05" w:rsidRPr="00B70772" w14:paraId="5E4E5ED2" w14:textId="77777777" w:rsidTr="009A4CD5">
        <w:trPr>
          <w:trHeight w:val="219"/>
        </w:trPr>
        <w:tc>
          <w:tcPr>
            <w:tcW w:w="1559" w:type="dxa"/>
            <w:tcBorders>
              <w:top w:val="nil"/>
              <w:bottom w:val="nil"/>
            </w:tcBorders>
          </w:tcPr>
          <w:p w14:paraId="32E1D8F5" w14:textId="77777777" w:rsidR="003B5E05" w:rsidRPr="00B70772" w:rsidRDefault="003B5E05" w:rsidP="009A4CD5">
            <w:pPr>
              <w:pStyle w:val="TableParagraph"/>
              <w:spacing w:line="199" w:lineRule="exact"/>
              <w:ind w:left="69"/>
              <w:jc w:val="both"/>
            </w:pPr>
          </w:p>
        </w:tc>
        <w:tc>
          <w:tcPr>
            <w:tcW w:w="3686" w:type="dxa"/>
            <w:vMerge/>
            <w:tcBorders>
              <w:top w:val="nil"/>
            </w:tcBorders>
          </w:tcPr>
          <w:p w14:paraId="1D4CEDDF" w14:textId="77777777" w:rsidR="003B5E05" w:rsidRPr="00B70772" w:rsidRDefault="003B5E05" w:rsidP="009A4CD5">
            <w:pPr>
              <w:jc w:val="both"/>
              <w:rPr>
                <w:rFonts w:ascii="Arial" w:hAnsi="Arial" w:cs="Arial"/>
              </w:rPr>
            </w:pPr>
          </w:p>
        </w:tc>
        <w:tc>
          <w:tcPr>
            <w:tcW w:w="1559" w:type="dxa"/>
            <w:vMerge/>
            <w:tcBorders>
              <w:top w:val="nil"/>
            </w:tcBorders>
          </w:tcPr>
          <w:p w14:paraId="2B4E46B3" w14:textId="77777777" w:rsidR="003B5E05" w:rsidRPr="00B70772" w:rsidRDefault="003B5E05" w:rsidP="009A4CD5">
            <w:pPr>
              <w:jc w:val="both"/>
              <w:rPr>
                <w:rFonts w:ascii="Arial" w:hAnsi="Arial" w:cs="Arial"/>
              </w:rPr>
            </w:pPr>
          </w:p>
        </w:tc>
        <w:tc>
          <w:tcPr>
            <w:tcW w:w="2552" w:type="dxa"/>
            <w:tcBorders>
              <w:top w:val="nil"/>
              <w:bottom w:val="nil"/>
            </w:tcBorders>
          </w:tcPr>
          <w:p w14:paraId="74FB0DD3" w14:textId="77777777" w:rsidR="003B5E05" w:rsidRPr="00B70772" w:rsidRDefault="003B5E05" w:rsidP="009A4CD5">
            <w:pPr>
              <w:pStyle w:val="TableParagraph"/>
              <w:jc w:val="both"/>
            </w:pPr>
          </w:p>
        </w:tc>
      </w:tr>
      <w:tr w:rsidR="003B5E05" w:rsidRPr="00B70772" w14:paraId="2FF540D5" w14:textId="77777777" w:rsidTr="009A4CD5">
        <w:trPr>
          <w:trHeight w:val="220"/>
        </w:trPr>
        <w:tc>
          <w:tcPr>
            <w:tcW w:w="1559" w:type="dxa"/>
            <w:tcBorders>
              <w:top w:val="nil"/>
              <w:bottom w:val="nil"/>
            </w:tcBorders>
          </w:tcPr>
          <w:p w14:paraId="7F989233" w14:textId="77777777" w:rsidR="003B5E05" w:rsidRPr="00B70772" w:rsidRDefault="003B5E05" w:rsidP="009A4CD5">
            <w:pPr>
              <w:pStyle w:val="TableParagraph"/>
              <w:spacing w:line="200" w:lineRule="exact"/>
              <w:jc w:val="both"/>
            </w:pPr>
          </w:p>
        </w:tc>
        <w:tc>
          <w:tcPr>
            <w:tcW w:w="3686" w:type="dxa"/>
            <w:vMerge/>
            <w:tcBorders>
              <w:top w:val="nil"/>
            </w:tcBorders>
          </w:tcPr>
          <w:p w14:paraId="1B2DAEA8" w14:textId="77777777" w:rsidR="003B5E05" w:rsidRPr="00B70772" w:rsidRDefault="003B5E05" w:rsidP="009A4CD5">
            <w:pPr>
              <w:jc w:val="both"/>
              <w:rPr>
                <w:rFonts w:ascii="Arial" w:hAnsi="Arial" w:cs="Arial"/>
              </w:rPr>
            </w:pPr>
          </w:p>
        </w:tc>
        <w:tc>
          <w:tcPr>
            <w:tcW w:w="1559" w:type="dxa"/>
            <w:vMerge/>
            <w:tcBorders>
              <w:top w:val="nil"/>
            </w:tcBorders>
          </w:tcPr>
          <w:p w14:paraId="42922DE3" w14:textId="77777777" w:rsidR="003B5E05" w:rsidRPr="00B70772" w:rsidRDefault="003B5E05" w:rsidP="009A4CD5">
            <w:pPr>
              <w:jc w:val="both"/>
              <w:rPr>
                <w:rFonts w:ascii="Arial" w:hAnsi="Arial" w:cs="Arial"/>
              </w:rPr>
            </w:pPr>
          </w:p>
        </w:tc>
        <w:tc>
          <w:tcPr>
            <w:tcW w:w="2552" w:type="dxa"/>
            <w:tcBorders>
              <w:top w:val="nil"/>
              <w:bottom w:val="nil"/>
            </w:tcBorders>
          </w:tcPr>
          <w:p w14:paraId="7CF7228C" w14:textId="77777777" w:rsidR="003B5E05" w:rsidRPr="00B70772" w:rsidRDefault="003B5E05" w:rsidP="009A4CD5">
            <w:pPr>
              <w:pStyle w:val="TableParagraph"/>
              <w:jc w:val="both"/>
            </w:pPr>
          </w:p>
        </w:tc>
      </w:tr>
      <w:tr w:rsidR="003B5E05" w:rsidRPr="00B70772" w14:paraId="7999BB72" w14:textId="77777777" w:rsidTr="009A4CD5">
        <w:trPr>
          <w:trHeight w:val="243"/>
        </w:trPr>
        <w:tc>
          <w:tcPr>
            <w:tcW w:w="1559" w:type="dxa"/>
            <w:tcBorders>
              <w:top w:val="nil"/>
              <w:bottom w:val="nil"/>
            </w:tcBorders>
          </w:tcPr>
          <w:p w14:paraId="6EC4FB7A" w14:textId="77777777" w:rsidR="003B5E05" w:rsidRPr="00B70772" w:rsidRDefault="003B5E05" w:rsidP="009A4CD5">
            <w:pPr>
              <w:pStyle w:val="TableParagraph"/>
              <w:spacing w:line="223" w:lineRule="exact"/>
              <w:ind w:left="69"/>
              <w:jc w:val="both"/>
            </w:pPr>
            <w:r w:rsidRPr="00B70772">
              <w:t>Comissões</w:t>
            </w:r>
          </w:p>
        </w:tc>
        <w:tc>
          <w:tcPr>
            <w:tcW w:w="3686" w:type="dxa"/>
            <w:vMerge/>
            <w:tcBorders>
              <w:top w:val="nil"/>
            </w:tcBorders>
          </w:tcPr>
          <w:p w14:paraId="15F057D5" w14:textId="77777777" w:rsidR="003B5E05" w:rsidRPr="00B70772" w:rsidRDefault="003B5E05" w:rsidP="009A4CD5">
            <w:pPr>
              <w:jc w:val="both"/>
              <w:rPr>
                <w:rFonts w:ascii="Arial" w:hAnsi="Arial" w:cs="Arial"/>
              </w:rPr>
            </w:pPr>
          </w:p>
        </w:tc>
        <w:tc>
          <w:tcPr>
            <w:tcW w:w="1559" w:type="dxa"/>
            <w:vMerge/>
            <w:tcBorders>
              <w:top w:val="nil"/>
            </w:tcBorders>
          </w:tcPr>
          <w:p w14:paraId="4066380F" w14:textId="77777777" w:rsidR="003B5E05" w:rsidRPr="00B70772" w:rsidRDefault="003B5E05" w:rsidP="009A4CD5">
            <w:pPr>
              <w:jc w:val="both"/>
              <w:rPr>
                <w:rFonts w:ascii="Arial" w:hAnsi="Arial" w:cs="Arial"/>
              </w:rPr>
            </w:pPr>
          </w:p>
        </w:tc>
        <w:tc>
          <w:tcPr>
            <w:tcW w:w="2552" w:type="dxa"/>
            <w:tcBorders>
              <w:top w:val="nil"/>
              <w:bottom w:val="nil"/>
            </w:tcBorders>
          </w:tcPr>
          <w:p w14:paraId="2C815B56" w14:textId="77777777" w:rsidR="003B5E05" w:rsidRPr="00B70772" w:rsidRDefault="003B5E05" w:rsidP="009A4CD5">
            <w:pPr>
              <w:pStyle w:val="TableParagraph"/>
              <w:jc w:val="both"/>
            </w:pPr>
          </w:p>
        </w:tc>
      </w:tr>
      <w:tr w:rsidR="003B5E05" w:rsidRPr="00B70772" w14:paraId="25354B38" w14:textId="77777777" w:rsidTr="009A4CD5">
        <w:trPr>
          <w:trHeight w:val="243"/>
        </w:trPr>
        <w:tc>
          <w:tcPr>
            <w:tcW w:w="1559" w:type="dxa"/>
            <w:tcBorders>
              <w:top w:val="nil"/>
              <w:bottom w:val="nil"/>
            </w:tcBorders>
          </w:tcPr>
          <w:p w14:paraId="19B8F004" w14:textId="77777777" w:rsidR="003B5E05" w:rsidRPr="00B70772" w:rsidRDefault="003B5E05" w:rsidP="009A4CD5">
            <w:pPr>
              <w:pStyle w:val="TableParagraph"/>
              <w:tabs>
                <w:tab w:val="left" w:pos="1297"/>
              </w:tabs>
              <w:spacing w:line="223" w:lineRule="exact"/>
              <w:ind w:left="69"/>
              <w:jc w:val="both"/>
            </w:pPr>
            <w:r w:rsidRPr="00B70772">
              <w:t>Técnicas</w:t>
            </w:r>
            <w:r w:rsidRPr="00B70772">
              <w:tab/>
              <w:t>e</w:t>
            </w:r>
          </w:p>
        </w:tc>
        <w:tc>
          <w:tcPr>
            <w:tcW w:w="3686" w:type="dxa"/>
            <w:vMerge/>
            <w:tcBorders>
              <w:top w:val="nil"/>
            </w:tcBorders>
          </w:tcPr>
          <w:p w14:paraId="66DC76A2" w14:textId="77777777" w:rsidR="003B5E05" w:rsidRPr="00B70772" w:rsidRDefault="003B5E05" w:rsidP="009A4CD5">
            <w:pPr>
              <w:jc w:val="both"/>
              <w:rPr>
                <w:rFonts w:ascii="Arial" w:hAnsi="Arial" w:cs="Arial"/>
              </w:rPr>
            </w:pPr>
          </w:p>
        </w:tc>
        <w:tc>
          <w:tcPr>
            <w:tcW w:w="1559" w:type="dxa"/>
            <w:vMerge/>
            <w:tcBorders>
              <w:top w:val="nil"/>
            </w:tcBorders>
          </w:tcPr>
          <w:p w14:paraId="32C012FF" w14:textId="77777777" w:rsidR="003B5E05" w:rsidRPr="00B70772" w:rsidRDefault="003B5E05" w:rsidP="009A4CD5">
            <w:pPr>
              <w:jc w:val="both"/>
              <w:rPr>
                <w:rFonts w:ascii="Arial" w:hAnsi="Arial" w:cs="Arial"/>
              </w:rPr>
            </w:pPr>
          </w:p>
        </w:tc>
        <w:tc>
          <w:tcPr>
            <w:tcW w:w="2552" w:type="dxa"/>
            <w:tcBorders>
              <w:top w:val="nil"/>
              <w:bottom w:val="nil"/>
            </w:tcBorders>
          </w:tcPr>
          <w:p w14:paraId="0DA59AEE" w14:textId="77777777" w:rsidR="003B5E05" w:rsidRPr="00B70772" w:rsidRDefault="003B5E05" w:rsidP="009A4CD5">
            <w:pPr>
              <w:pStyle w:val="TableParagraph"/>
              <w:jc w:val="both"/>
            </w:pPr>
          </w:p>
        </w:tc>
      </w:tr>
      <w:tr w:rsidR="003B5E05" w:rsidRPr="00B70772" w14:paraId="1C8F8CF4" w14:textId="77777777" w:rsidTr="009A4CD5">
        <w:trPr>
          <w:trHeight w:val="496"/>
        </w:trPr>
        <w:tc>
          <w:tcPr>
            <w:tcW w:w="1559" w:type="dxa"/>
            <w:tcBorders>
              <w:top w:val="nil"/>
              <w:bottom w:val="nil"/>
            </w:tcBorders>
          </w:tcPr>
          <w:p w14:paraId="08936403" w14:textId="77777777" w:rsidR="003B5E05" w:rsidRPr="00B70772" w:rsidRDefault="003B5E05" w:rsidP="009A4CD5">
            <w:pPr>
              <w:pStyle w:val="TableParagraph"/>
              <w:spacing w:line="245" w:lineRule="exact"/>
              <w:ind w:left="69"/>
              <w:jc w:val="both"/>
            </w:pPr>
            <w:r w:rsidRPr="00B70772">
              <w:t>Profissionais,</w:t>
            </w:r>
          </w:p>
          <w:p w14:paraId="19707134" w14:textId="77777777" w:rsidR="003B5E05" w:rsidRPr="00B70772" w:rsidRDefault="003B5E05" w:rsidP="009A4CD5">
            <w:pPr>
              <w:pStyle w:val="TableParagraph"/>
              <w:tabs>
                <w:tab w:val="left" w:pos="1175"/>
              </w:tabs>
              <w:spacing w:line="232" w:lineRule="exact"/>
              <w:ind w:left="69"/>
              <w:jc w:val="both"/>
            </w:pPr>
            <w:r w:rsidRPr="00B70772">
              <w:t>grupos</w:t>
            </w:r>
            <w:r w:rsidRPr="00B70772">
              <w:tab/>
              <w:t>de</w:t>
            </w:r>
          </w:p>
        </w:tc>
        <w:tc>
          <w:tcPr>
            <w:tcW w:w="3686" w:type="dxa"/>
            <w:vMerge/>
            <w:tcBorders>
              <w:top w:val="nil"/>
            </w:tcBorders>
          </w:tcPr>
          <w:p w14:paraId="09B38E84" w14:textId="77777777" w:rsidR="003B5E05" w:rsidRPr="00B70772" w:rsidRDefault="003B5E05" w:rsidP="009A4CD5">
            <w:pPr>
              <w:jc w:val="both"/>
              <w:rPr>
                <w:rFonts w:ascii="Arial" w:hAnsi="Arial" w:cs="Arial"/>
              </w:rPr>
            </w:pPr>
          </w:p>
        </w:tc>
        <w:tc>
          <w:tcPr>
            <w:tcW w:w="1559" w:type="dxa"/>
            <w:vMerge/>
            <w:tcBorders>
              <w:top w:val="nil"/>
            </w:tcBorders>
          </w:tcPr>
          <w:p w14:paraId="486F2163" w14:textId="77777777" w:rsidR="003B5E05" w:rsidRPr="00B70772" w:rsidRDefault="003B5E05" w:rsidP="009A4CD5">
            <w:pPr>
              <w:jc w:val="both"/>
              <w:rPr>
                <w:rFonts w:ascii="Arial" w:hAnsi="Arial" w:cs="Arial"/>
              </w:rPr>
            </w:pPr>
          </w:p>
        </w:tc>
        <w:tc>
          <w:tcPr>
            <w:tcW w:w="2552" w:type="dxa"/>
            <w:tcBorders>
              <w:top w:val="nil"/>
              <w:bottom w:val="nil"/>
            </w:tcBorders>
          </w:tcPr>
          <w:p w14:paraId="6A60BF16" w14:textId="77777777" w:rsidR="003B5E05" w:rsidRPr="00B70772" w:rsidRDefault="003B5E05" w:rsidP="009A4CD5">
            <w:pPr>
              <w:pStyle w:val="TableParagraph"/>
              <w:spacing w:before="95"/>
              <w:ind w:left="71"/>
              <w:jc w:val="both"/>
            </w:pPr>
            <w:r w:rsidRPr="00B70772">
              <w:t>1 (um) ponto por hora.</w:t>
            </w:r>
          </w:p>
        </w:tc>
      </w:tr>
      <w:tr w:rsidR="003B5E05" w:rsidRPr="00B70772" w14:paraId="5A786E0D" w14:textId="77777777" w:rsidTr="009A4CD5">
        <w:trPr>
          <w:trHeight w:val="243"/>
        </w:trPr>
        <w:tc>
          <w:tcPr>
            <w:tcW w:w="1559" w:type="dxa"/>
            <w:tcBorders>
              <w:top w:val="nil"/>
              <w:bottom w:val="nil"/>
            </w:tcBorders>
          </w:tcPr>
          <w:p w14:paraId="4A1F3DF0" w14:textId="77777777" w:rsidR="003B5E05" w:rsidRPr="00B70772" w:rsidRDefault="003B5E05" w:rsidP="009A4CD5">
            <w:pPr>
              <w:pStyle w:val="TableParagraph"/>
              <w:tabs>
                <w:tab w:val="left" w:pos="1175"/>
              </w:tabs>
              <w:spacing w:line="223" w:lineRule="exact"/>
              <w:ind w:left="69"/>
              <w:jc w:val="both"/>
            </w:pPr>
            <w:r w:rsidRPr="00B70772">
              <w:t>estudo</w:t>
            </w:r>
            <w:r w:rsidRPr="00B70772">
              <w:tab/>
              <w:t>no</w:t>
            </w:r>
          </w:p>
        </w:tc>
        <w:tc>
          <w:tcPr>
            <w:tcW w:w="3686" w:type="dxa"/>
            <w:vMerge/>
            <w:tcBorders>
              <w:top w:val="nil"/>
            </w:tcBorders>
          </w:tcPr>
          <w:p w14:paraId="2B97FD1A" w14:textId="77777777" w:rsidR="003B5E05" w:rsidRPr="00B70772" w:rsidRDefault="003B5E05" w:rsidP="009A4CD5">
            <w:pPr>
              <w:jc w:val="both"/>
              <w:rPr>
                <w:rFonts w:ascii="Arial" w:hAnsi="Arial" w:cs="Arial"/>
              </w:rPr>
            </w:pPr>
          </w:p>
        </w:tc>
        <w:tc>
          <w:tcPr>
            <w:tcW w:w="1559" w:type="dxa"/>
            <w:vMerge/>
            <w:tcBorders>
              <w:top w:val="nil"/>
            </w:tcBorders>
          </w:tcPr>
          <w:p w14:paraId="00D58AEB" w14:textId="77777777" w:rsidR="003B5E05" w:rsidRPr="00B70772" w:rsidRDefault="003B5E05" w:rsidP="009A4CD5">
            <w:pPr>
              <w:jc w:val="both"/>
              <w:rPr>
                <w:rFonts w:ascii="Arial" w:hAnsi="Arial" w:cs="Arial"/>
              </w:rPr>
            </w:pPr>
          </w:p>
        </w:tc>
        <w:tc>
          <w:tcPr>
            <w:tcW w:w="2552" w:type="dxa"/>
            <w:tcBorders>
              <w:top w:val="nil"/>
              <w:bottom w:val="nil"/>
            </w:tcBorders>
          </w:tcPr>
          <w:p w14:paraId="1B3EFCE4" w14:textId="77777777" w:rsidR="003B5E05" w:rsidRPr="00B70772" w:rsidRDefault="003B5E05" w:rsidP="009A4CD5">
            <w:pPr>
              <w:pStyle w:val="TableParagraph"/>
              <w:jc w:val="both"/>
            </w:pPr>
          </w:p>
        </w:tc>
      </w:tr>
      <w:tr w:rsidR="003B5E05" w:rsidRPr="00B70772" w14:paraId="77AFB393" w14:textId="77777777" w:rsidTr="009A4CD5">
        <w:trPr>
          <w:trHeight w:val="243"/>
        </w:trPr>
        <w:tc>
          <w:tcPr>
            <w:tcW w:w="1559" w:type="dxa"/>
            <w:tcBorders>
              <w:top w:val="nil"/>
              <w:bottom w:val="nil"/>
            </w:tcBorders>
          </w:tcPr>
          <w:p w14:paraId="5922C90B" w14:textId="77777777" w:rsidR="003B5E05" w:rsidRPr="00B70772" w:rsidRDefault="003B5E05" w:rsidP="009A4CD5">
            <w:pPr>
              <w:pStyle w:val="TableParagraph"/>
              <w:spacing w:line="223" w:lineRule="exact"/>
              <w:ind w:left="69"/>
              <w:jc w:val="both"/>
            </w:pPr>
            <w:r w:rsidRPr="00B70772">
              <w:t>Brasil ou no</w:t>
            </w:r>
          </w:p>
        </w:tc>
        <w:tc>
          <w:tcPr>
            <w:tcW w:w="3686" w:type="dxa"/>
            <w:vMerge/>
            <w:tcBorders>
              <w:top w:val="nil"/>
            </w:tcBorders>
          </w:tcPr>
          <w:p w14:paraId="268784C3" w14:textId="77777777" w:rsidR="003B5E05" w:rsidRPr="00B70772" w:rsidRDefault="003B5E05" w:rsidP="009A4CD5">
            <w:pPr>
              <w:jc w:val="both"/>
              <w:rPr>
                <w:rFonts w:ascii="Arial" w:hAnsi="Arial" w:cs="Arial"/>
              </w:rPr>
            </w:pPr>
          </w:p>
        </w:tc>
        <w:tc>
          <w:tcPr>
            <w:tcW w:w="1559" w:type="dxa"/>
            <w:vMerge/>
            <w:tcBorders>
              <w:top w:val="nil"/>
            </w:tcBorders>
          </w:tcPr>
          <w:p w14:paraId="37FCF78B" w14:textId="77777777" w:rsidR="003B5E05" w:rsidRPr="00B70772" w:rsidRDefault="003B5E05" w:rsidP="009A4CD5">
            <w:pPr>
              <w:jc w:val="both"/>
              <w:rPr>
                <w:rFonts w:ascii="Arial" w:hAnsi="Arial" w:cs="Arial"/>
              </w:rPr>
            </w:pPr>
          </w:p>
        </w:tc>
        <w:tc>
          <w:tcPr>
            <w:tcW w:w="2552" w:type="dxa"/>
            <w:tcBorders>
              <w:top w:val="nil"/>
              <w:bottom w:val="nil"/>
            </w:tcBorders>
          </w:tcPr>
          <w:p w14:paraId="7EB16D01" w14:textId="77777777" w:rsidR="003B5E05" w:rsidRPr="00B70772" w:rsidRDefault="003B5E05" w:rsidP="009A4CD5">
            <w:pPr>
              <w:pStyle w:val="TableParagraph"/>
              <w:jc w:val="both"/>
            </w:pPr>
          </w:p>
        </w:tc>
      </w:tr>
      <w:tr w:rsidR="003B5E05" w:rsidRPr="00B70772" w14:paraId="0B5020CA" w14:textId="77777777" w:rsidTr="009A4CD5">
        <w:trPr>
          <w:trHeight w:val="1136"/>
        </w:trPr>
        <w:tc>
          <w:tcPr>
            <w:tcW w:w="1559" w:type="dxa"/>
            <w:tcBorders>
              <w:top w:val="nil"/>
              <w:bottom w:val="nil"/>
            </w:tcBorders>
          </w:tcPr>
          <w:p w14:paraId="2A89041E" w14:textId="77777777" w:rsidR="003B5E05" w:rsidRPr="00B70772" w:rsidRDefault="003B5E05" w:rsidP="009A4CD5">
            <w:pPr>
              <w:pStyle w:val="TableParagraph"/>
              <w:spacing w:line="222" w:lineRule="exact"/>
              <w:ind w:left="69"/>
              <w:jc w:val="both"/>
            </w:pPr>
            <w:r w:rsidRPr="00B70772">
              <w:t>exterior.</w:t>
            </w:r>
          </w:p>
        </w:tc>
        <w:tc>
          <w:tcPr>
            <w:tcW w:w="3686" w:type="dxa"/>
            <w:vMerge/>
            <w:tcBorders>
              <w:top w:val="nil"/>
            </w:tcBorders>
          </w:tcPr>
          <w:p w14:paraId="656FB429" w14:textId="77777777" w:rsidR="003B5E05" w:rsidRPr="00B70772" w:rsidRDefault="003B5E05" w:rsidP="009A4CD5">
            <w:pPr>
              <w:jc w:val="both"/>
              <w:rPr>
                <w:rFonts w:ascii="Arial" w:hAnsi="Arial" w:cs="Arial"/>
              </w:rPr>
            </w:pPr>
          </w:p>
        </w:tc>
        <w:tc>
          <w:tcPr>
            <w:tcW w:w="1559" w:type="dxa"/>
            <w:vMerge/>
            <w:tcBorders>
              <w:top w:val="nil"/>
            </w:tcBorders>
          </w:tcPr>
          <w:p w14:paraId="095F6AC1" w14:textId="77777777" w:rsidR="003B5E05" w:rsidRPr="00B70772" w:rsidRDefault="003B5E05" w:rsidP="009A4CD5">
            <w:pPr>
              <w:jc w:val="both"/>
              <w:rPr>
                <w:rFonts w:ascii="Arial" w:hAnsi="Arial" w:cs="Arial"/>
              </w:rPr>
            </w:pPr>
          </w:p>
        </w:tc>
        <w:tc>
          <w:tcPr>
            <w:tcW w:w="2552" w:type="dxa"/>
            <w:tcBorders>
              <w:top w:val="nil"/>
              <w:bottom w:val="nil"/>
            </w:tcBorders>
          </w:tcPr>
          <w:p w14:paraId="2C8F2A22" w14:textId="77777777" w:rsidR="003B5E05" w:rsidRPr="00B70772" w:rsidRDefault="003B5E05" w:rsidP="009A4CD5">
            <w:pPr>
              <w:pStyle w:val="TableParagraph"/>
              <w:jc w:val="both"/>
            </w:pPr>
          </w:p>
        </w:tc>
      </w:tr>
      <w:tr w:rsidR="003B5E05" w:rsidRPr="00B70772" w14:paraId="67C89199" w14:textId="77777777" w:rsidTr="009A4CD5">
        <w:trPr>
          <w:trHeight w:val="173"/>
        </w:trPr>
        <w:tc>
          <w:tcPr>
            <w:tcW w:w="1559" w:type="dxa"/>
            <w:tcBorders>
              <w:top w:val="nil"/>
              <w:bottom w:val="nil"/>
            </w:tcBorders>
          </w:tcPr>
          <w:p w14:paraId="1C068EF8" w14:textId="77777777" w:rsidR="003B5E05" w:rsidRPr="00B70772" w:rsidRDefault="003B5E05" w:rsidP="009A4CD5">
            <w:pPr>
              <w:pStyle w:val="TableParagraph"/>
              <w:tabs>
                <w:tab w:val="left" w:pos="1117"/>
              </w:tabs>
              <w:spacing w:line="153" w:lineRule="exact"/>
              <w:ind w:left="69"/>
            </w:pPr>
          </w:p>
        </w:tc>
        <w:tc>
          <w:tcPr>
            <w:tcW w:w="3686" w:type="dxa"/>
            <w:vMerge/>
            <w:tcBorders>
              <w:top w:val="nil"/>
            </w:tcBorders>
          </w:tcPr>
          <w:p w14:paraId="42A792AA" w14:textId="77777777" w:rsidR="003B5E05" w:rsidRPr="00B70772" w:rsidRDefault="003B5E05" w:rsidP="009A4CD5">
            <w:pPr>
              <w:rPr>
                <w:rFonts w:ascii="Arial" w:hAnsi="Arial" w:cs="Arial"/>
              </w:rPr>
            </w:pPr>
          </w:p>
        </w:tc>
        <w:tc>
          <w:tcPr>
            <w:tcW w:w="1559" w:type="dxa"/>
            <w:vMerge/>
            <w:tcBorders>
              <w:top w:val="nil"/>
            </w:tcBorders>
          </w:tcPr>
          <w:p w14:paraId="31B2640B" w14:textId="77777777" w:rsidR="003B5E05" w:rsidRPr="00B70772" w:rsidRDefault="003B5E05" w:rsidP="009A4CD5">
            <w:pPr>
              <w:rPr>
                <w:rFonts w:ascii="Arial" w:hAnsi="Arial" w:cs="Arial"/>
              </w:rPr>
            </w:pPr>
          </w:p>
        </w:tc>
        <w:tc>
          <w:tcPr>
            <w:tcW w:w="2552" w:type="dxa"/>
            <w:tcBorders>
              <w:top w:val="nil"/>
              <w:bottom w:val="nil"/>
            </w:tcBorders>
          </w:tcPr>
          <w:p w14:paraId="23B4BD22" w14:textId="77777777" w:rsidR="003B5E05" w:rsidRPr="00B70772" w:rsidRDefault="003B5E05" w:rsidP="009A4CD5">
            <w:pPr>
              <w:pStyle w:val="TableParagraph"/>
            </w:pPr>
          </w:p>
        </w:tc>
      </w:tr>
      <w:tr w:rsidR="003B5E05" w:rsidRPr="00B70772" w14:paraId="7D382957" w14:textId="77777777" w:rsidTr="009A4CD5">
        <w:trPr>
          <w:trHeight w:val="639"/>
        </w:trPr>
        <w:tc>
          <w:tcPr>
            <w:tcW w:w="1559" w:type="dxa"/>
            <w:tcBorders>
              <w:top w:val="nil"/>
            </w:tcBorders>
          </w:tcPr>
          <w:p w14:paraId="14868908" w14:textId="77777777" w:rsidR="003B5E05" w:rsidRPr="00B70772" w:rsidRDefault="003B5E05" w:rsidP="009A4CD5">
            <w:pPr>
              <w:pStyle w:val="TableParagraph"/>
              <w:spacing w:line="177" w:lineRule="exact"/>
              <w:ind w:left="69"/>
            </w:pPr>
          </w:p>
        </w:tc>
        <w:tc>
          <w:tcPr>
            <w:tcW w:w="3686" w:type="dxa"/>
            <w:vMerge/>
            <w:tcBorders>
              <w:top w:val="nil"/>
            </w:tcBorders>
          </w:tcPr>
          <w:p w14:paraId="0843A158" w14:textId="77777777" w:rsidR="003B5E05" w:rsidRPr="00B70772" w:rsidRDefault="003B5E05" w:rsidP="009A4CD5">
            <w:pPr>
              <w:rPr>
                <w:rFonts w:ascii="Arial" w:hAnsi="Arial" w:cs="Arial"/>
              </w:rPr>
            </w:pPr>
          </w:p>
        </w:tc>
        <w:tc>
          <w:tcPr>
            <w:tcW w:w="1559" w:type="dxa"/>
            <w:vMerge/>
            <w:tcBorders>
              <w:top w:val="nil"/>
            </w:tcBorders>
          </w:tcPr>
          <w:p w14:paraId="2591719B" w14:textId="77777777" w:rsidR="003B5E05" w:rsidRPr="00B70772" w:rsidRDefault="003B5E05" w:rsidP="009A4CD5">
            <w:pPr>
              <w:rPr>
                <w:rFonts w:ascii="Arial" w:hAnsi="Arial" w:cs="Arial"/>
              </w:rPr>
            </w:pPr>
          </w:p>
        </w:tc>
        <w:tc>
          <w:tcPr>
            <w:tcW w:w="2552" w:type="dxa"/>
            <w:tcBorders>
              <w:top w:val="nil"/>
            </w:tcBorders>
          </w:tcPr>
          <w:p w14:paraId="57C00978" w14:textId="77777777" w:rsidR="003B5E05" w:rsidRPr="00B70772" w:rsidRDefault="003B5E05" w:rsidP="009A4CD5">
            <w:pPr>
              <w:pStyle w:val="TableParagraph"/>
            </w:pPr>
          </w:p>
        </w:tc>
      </w:tr>
      <w:tr w:rsidR="003B5E05" w:rsidRPr="00B70772" w14:paraId="1C6B4E4C" w14:textId="77777777" w:rsidTr="009A4CD5">
        <w:trPr>
          <w:trHeight w:val="2714"/>
        </w:trPr>
        <w:tc>
          <w:tcPr>
            <w:tcW w:w="1559" w:type="dxa"/>
            <w:vAlign w:val="center"/>
          </w:tcPr>
          <w:p w14:paraId="6E96EC42" w14:textId="77777777" w:rsidR="003B5E05" w:rsidRPr="00B70772" w:rsidRDefault="003B5E05" w:rsidP="009A4CD5">
            <w:pPr>
              <w:pStyle w:val="TableParagraph"/>
              <w:tabs>
                <w:tab w:val="left" w:pos="1117"/>
              </w:tabs>
              <w:ind w:left="69" w:right="55"/>
              <w:jc w:val="both"/>
            </w:pPr>
            <w:r w:rsidRPr="00B70772">
              <w:t xml:space="preserve">Orientação de tese, dissertação, monografia </w:t>
            </w:r>
            <w:r w:rsidRPr="00B70772">
              <w:rPr>
                <w:spacing w:val="-6"/>
              </w:rPr>
              <w:t xml:space="preserve">ou </w:t>
            </w:r>
            <w:r w:rsidRPr="00B70772">
              <w:t>artigo científico.</w:t>
            </w:r>
          </w:p>
        </w:tc>
        <w:tc>
          <w:tcPr>
            <w:tcW w:w="3686" w:type="dxa"/>
            <w:vAlign w:val="center"/>
          </w:tcPr>
          <w:p w14:paraId="2EF29158" w14:textId="77777777" w:rsidR="003B5E05" w:rsidRPr="00B70772" w:rsidRDefault="003B5E05" w:rsidP="009A4CD5">
            <w:pPr>
              <w:pStyle w:val="TableParagraph"/>
              <w:ind w:left="71" w:right="159"/>
              <w:jc w:val="both"/>
            </w:pPr>
            <w:r w:rsidRPr="00B70772">
              <w:t xml:space="preserve">Temas relacionados à Contabilidade, à Auditoria, à Perícia e às normas da profissão contábil: </w:t>
            </w:r>
          </w:p>
          <w:p w14:paraId="2ABEB011" w14:textId="77777777" w:rsidR="003B5E05" w:rsidRPr="00B70772" w:rsidRDefault="003B5E05" w:rsidP="009A4CD5">
            <w:pPr>
              <w:pStyle w:val="TableParagraph"/>
              <w:ind w:left="71" w:right="159"/>
              <w:jc w:val="both"/>
            </w:pPr>
          </w:p>
          <w:p w14:paraId="70754082" w14:textId="77777777" w:rsidR="003B5E05" w:rsidRPr="00B70772" w:rsidRDefault="003B5E05" w:rsidP="009A4CD5">
            <w:pPr>
              <w:pStyle w:val="TableParagraph"/>
              <w:ind w:left="71" w:right="159"/>
              <w:jc w:val="both"/>
            </w:pPr>
            <w:r w:rsidRPr="00B70772">
              <w:t>(a) Doutorado.</w:t>
            </w:r>
          </w:p>
          <w:p w14:paraId="5D38AE3D" w14:textId="77777777" w:rsidR="003B5E05" w:rsidRPr="00B70772" w:rsidRDefault="003B5E05" w:rsidP="009A4CD5">
            <w:pPr>
              <w:pStyle w:val="TableParagraph"/>
              <w:tabs>
                <w:tab w:val="left" w:pos="372"/>
              </w:tabs>
              <w:spacing w:line="229" w:lineRule="exact"/>
              <w:ind w:left="70"/>
              <w:jc w:val="both"/>
            </w:pPr>
            <w:r w:rsidRPr="00B70772">
              <w:t>(b) Mestrado.</w:t>
            </w:r>
          </w:p>
          <w:p w14:paraId="62815378" w14:textId="77777777" w:rsidR="003B5E05" w:rsidRPr="00B70772" w:rsidRDefault="003B5E05" w:rsidP="009A4CD5">
            <w:pPr>
              <w:pStyle w:val="TableParagraph"/>
              <w:tabs>
                <w:tab w:val="left" w:pos="362"/>
              </w:tabs>
              <w:ind w:left="70"/>
              <w:jc w:val="both"/>
            </w:pPr>
            <w:r w:rsidRPr="00B70772">
              <w:t>(c) Especialização.</w:t>
            </w:r>
          </w:p>
          <w:p w14:paraId="166BFF5C" w14:textId="77777777" w:rsidR="003B5E05" w:rsidRPr="00B70772" w:rsidRDefault="003B5E05" w:rsidP="009A4CD5">
            <w:pPr>
              <w:pStyle w:val="TableParagraph"/>
              <w:tabs>
                <w:tab w:val="left" w:pos="372"/>
              </w:tabs>
              <w:ind w:left="70"/>
              <w:jc w:val="both"/>
            </w:pPr>
            <w:r w:rsidRPr="00B70772">
              <w:t>(d) Bacharelado.</w:t>
            </w:r>
          </w:p>
        </w:tc>
        <w:tc>
          <w:tcPr>
            <w:tcW w:w="1559" w:type="dxa"/>
          </w:tcPr>
          <w:p w14:paraId="48301AF4" w14:textId="77777777" w:rsidR="003B5E05" w:rsidRPr="00B70772" w:rsidRDefault="003B5E05" w:rsidP="009A4CD5">
            <w:pPr>
              <w:pStyle w:val="TableParagraph"/>
              <w:jc w:val="both"/>
              <w:rPr>
                <w:b/>
              </w:rPr>
            </w:pPr>
          </w:p>
          <w:p w14:paraId="7886D4C2" w14:textId="77777777" w:rsidR="003B5E05" w:rsidRPr="00B70772" w:rsidRDefault="003B5E05" w:rsidP="009A4CD5">
            <w:pPr>
              <w:pStyle w:val="TableParagraph"/>
              <w:jc w:val="both"/>
              <w:rPr>
                <w:b/>
              </w:rPr>
            </w:pPr>
          </w:p>
          <w:p w14:paraId="679D19AD" w14:textId="77777777" w:rsidR="003B5E05" w:rsidRPr="00B70772" w:rsidRDefault="003B5E05" w:rsidP="009A4CD5">
            <w:pPr>
              <w:pStyle w:val="TableParagraph"/>
              <w:jc w:val="both"/>
              <w:rPr>
                <w:b/>
              </w:rPr>
            </w:pPr>
          </w:p>
          <w:p w14:paraId="10EEDDCA" w14:textId="77777777" w:rsidR="003B5E05" w:rsidRPr="00B70772" w:rsidRDefault="003B5E05" w:rsidP="009A4CD5">
            <w:pPr>
              <w:pStyle w:val="TableParagraph"/>
              <w:tabs>
                <w:tab w:val="left" w:pos="853"/>
              </w:tabs>
              <w:spacing w:before="113"/>
              <w:ind w:left="71" w:right="54"/>
              <w:jc w:val="both"/>
            </w:pPr>
            <w:r w:rsidRPr="00B70772">
              <w:t xml:space="preserve">Por trabalho. </w:t>
            </w:r>
          </w:p>
        </w:tc>
        <w:tc>
          <w:tcPr>
            <w:tcW w:w="2552" w:type="dxa"/>
          </w:tcPr>
          <w:p w14:paraId="36BF3CFD" w14:textId="77777777" w:rsidR="003B5E05" w:rsidRPr="00B70772" w:rsidRDefault="003B5E05" w:rsidP="009A4CD5">
            <w:pPr>
              <w:pStyle w:val="TableParagraph"/>
              <w:jc w:val="both"/>
              <w:rPr>
                <w:b/>
              </w:rPr>
            </w:pPr>
          </w:p>
          <w:p w14:paraId="61938F00" w14:textId="77777777" w:rsidR="003B5E05" w:rsidRPr="00B70772" w:rsidRDefault="003B5E05" w:rsidP="009A4CD5">
            <w:pPr>
              <w:pStyle w:val="TableParagraph"/>
              <w:jc w:val="both"/>
              <w:rPr>
                <w:b/>
              </w:rPr>
            </w:pPr>
          </w:p>
          <w:p w14:paraId="74E1CBB6" w14:textId="77777777" w:rsidR="003B5E05" w:rsidRPr="00B70772" w:rsidRDefault="003B5E05" w:rsidP="009A4CD5">
            <w:pPr>
              <w:pStyle w:val="TableParagraph"/>
              <w:tabs>
                <w:tab w:val="left" w:pos="371"/>
              </w:tabs>
              <w:spacing w:before="135"/>
              <w:ind w:left="70"/>
              <w:jc w:val="both"/>
            </w:pPr>
            <w:r w:rsidRPr="00B70772">
              <w:t>(a) 10 (dez) pontos.</w:t>
            </w:r>
          </w:p>
          <w:p w14:paraId="155107B8" w14:textId="77777777" w:rsidR="003B5E05" w:rsidRPr="00B70772" w:rsidRDefault="003B5E05" w:rsidP="009A4CD5">
            <w:pPr>
              <w:pStyle w:val="TableParagraph"/>
              <w:tabs>
                <w:tab w:val="left" w:pos="371"/>
              </w:tabs>
              <w:spacing w:before="1" w:line="229" w:lineRule="exact"/>
              <w:ind w:left="70"/>
              <w:jc w:val="both"/>
            </w:pPr>
            <w:r w:rsidRPr="00B70772">
              <w:t>(b) 7 (sete) pontos.</w:t>
            </w:r>
          </w:p>
          <w:p w14:paraId="60A1E865" w14:textId="77777777" w:rsidR="003B5E05" w:rsidRPr="00B70772" w:rsidRDefault="003B5E05" w:rsidP="009A4CD5">
            <w:pPr>
              <w:pStyle w:val="TableParagraph"/>
              <w:tabs>
                <w:tab w:val="left" w:pos="362"/>
              </w:tabs>
              <w:spacing w:line="229" w:lineRule="exact"/>
              <w:ind w:left="70"/>
              <w:jc w:val="both"/>
            </w:pPr>
            <w:r w:rsidRPr="00B70772">
              <w:t>(c) 4 (quatro) pontos.</w:t>
            </w:r>
          </w:p>
          <w:p w14:paraId="3E5D60A1" w14:textId="77777777" w:rsidR="003B5E05" w:rsidRPr="00B70772" w:rsidRDefault="003B5E05" w:rsidP="009A4CD5">
            <w:pPr>
              <w:pStyle w:val="TableParagraph"/>
              <w:tabs>
                <w:tab w:val="left" w:pos="371"/>
              </w:tabs>
              <w:ind w:left="70"/>
              <w:jc w:val="both"/>
            </w:pPr>
            <w:r w:rsidRPr="00B70772">
              <w:t>(d) 3 (três) pontos.</w:t>
            </w:r>
          </w:p>
          <w:p w14:paraId="1F50D695" w14:textId="77777777" w:rsidR="003B5E05" w:rsidRPr="00B70772" w:rsidRDefault="003B5E05" w:rsidP="009A4CD5">
            <w:pPr>
              <w:pStyle w:val="TableParagraph"/>
              <w:spacing w:before="1"/>
              <w:jc w:val="both"/>
              <w:rPr>
                <w:b/>
              </w:rPr>
            </w:pPr>
          </w:p>
          <w:p w14:paraId="7B44E0A7" w14:textId="77777777" w:rsidR="003B5E05" w:rsidRPr="00B70772" w:rsidRDefault="003B5E05" w:rsidP="009A4CD5">
            <w:pPr>
              <w:pStyle w:val="TableParagraph"/>
              <w:spacing w:before="1"/>
              <w:ind w:left="71"/>
              <w:jc w:val="both"/>
            </w:pPr>
          </w:p>
        </w:tc>
      </w:tr>
      <w:tr w:rsidR="003B5E05" w:rsidRPr="00B70772" w14:paraId="3C5A93CB" w14:textId="77777777" w:rsidTr="009A4CD5">
        <w:trPr>
          <w:trHeight w:val="2253"/>
        </w:trPr>
        <w:tc>
          <w:tcPr>
            <w:tcW w:w="1559" w:type="dxa"/>
            <w:vAlign w:val="center"/>
          </w:tcPr>
          <w:p w14:paraId="5BA7752D" w14:textId="77777777" w:rsidR="003B5E05" w:rsidRPr="00B70772" w:rsidRDefault="003B5E05" w:rsidP="009A4CD5">
            <w:pPr>
              <w:pStyle w:val="TableParagraph"/>
              <w:tabs>
                <w:tab w:val="left" w:pos="774"/>
              </w:tabs>
              <w:spacing w:before="1"/>
              <w:ind w:right="59"/>
              <w:jc w:val="both"/>
            </w:pPr>
            <w:r w:rsidRPr="00B70772">
              <w:t>Participação em</w:t>
            </w:r>
            <w:r w:rsidRPr="00B70772">
              <w:tab/>
            </w:r>
            <w:r w:rsidRPr="00B70772">
              <w:rPr>
                <w:spacing w:val="-4"/>
              </w:rPr>
              <w:t xml:space="preserve">bancas </w:t>
            </w:r>
            <w:r w:rsidRPr="00B70772">
              <w:t>acadêmicas.</w:t>
            </w:r>
          </w:p>
        </w:tc>
        <w:tc>
          <w:tcPr>
            <w:tcW w:w="3686" w:type="dxa"/>
            <w:vAlign w:val="center"/>
          </w:tcPr>
          <w:p w14:paraId="424728B2" w14:textId="77777777" w:rsidR="003B5E05" w:rsidRPr="00B70772" w:rsidRDefault="003B5E05" w:rsidP="009A4CD5">
            <w:pPr>
              <w:pStyle w:val="TableParagraph"/>
              <w:ind w:left="71" w:right="159"/>
              <w:jc w:val="both"/>
            </w:pPr>
            <w:r w:rsidRPr="00B70772">
              <w:t xml:space="preserve">Temas relacionados à Contabilidade, à Auditoria, à Perícia e às normas da profissão contábil: </w:t>
            </w:r>
          </w:p>
          <w:p w14:paraId="3EF11D57" w14:textId="77777777" w:rsidR="003B5E05" w:rsidRPr="00B70772" w:rsidRDefault="003B5E05" w:rsidP="009A4CD5">
            <w:pPr>
              <w:pStyle w:val="TableParagraph"/>
              <w:ind w:left="71" w:right="159"/>
              <w:jc w:val="both"/>
            </w:pPr>
          </w:p>
          <w:p w14:paraId="42FF62EE" w14:textId="77777777" w:rsidR="003B5E05" w:rsidRPr="00B70772" w:rsidRDefault="003B5E05" w:rsidP="009A4CD5">
            <w:pPr>
              <w:pStyle w:val="TableParagraph"/>
              <w:ind w:left="71" w:right="159"/>
              <w:jc w:val="both"/>
            </w:pPr>
            <w:r w:rsidRPr="00B70772">
              <w:t>(a) Doutorado.</w:t>
            </w:r>
          </w:p>
          <w:p w14:paraId="5A831382" w14:textId="77777777" w:rsidR="003B5E05" w:rsidRPr="00B70772" w:rsidRDefault="003B5E05" w:rsidP="009A4CD5">
            <w:pPr>
              <w:pStyle w:val="TableParagraph"/>
              <w:tabs>
                <w:tab w:val="left" w:pos="372"/>
              </w:tabs>
              <w:spacing w:line="229" w:lineRule="exact"/>
              <w:ind w:left="70"/>
              <w:jc w:val="both"/>
            </w:pPr>
            <w:r w:rsidRPr="00B70772">
              <w:t>(b) Mestrado.</w:t>
            </w:r>
          </w:p>
        </w:tc>
        <w:tc>
          <w:tcPr>
            <w:tcW w:w="1559" w:type="dxa"/>
          </w:tcPr>
          <w:p w14:paraId="71905444" w14:textId="77777777" w:rsidR="003B5E05" w:rsidRPr="00B70772" w:rsidRDefault="003B5E05" w:rsidP="009A4CD5">
            <w:pPr>
              <w:pStyle w:val="TableParagraph"/>
              <w:jc w:val="both"/>
              <w:rPr>
                <w:b/>
              </w:rPr>
            </w:pPr>
          </w:p>
          <w:p w14:paraId="48FDA013" w14:textId="77777777" w:rsidR="003B5E05" w:rsidRPr="00B70772" w:rsidRDefault="003B5E05" w:rsidP="009A4CD5">
            <w:pPr>
              <w:pStyle w:val="TableParagraph"/>
              <w:jc w:val="both"/>
              <w:rPr>
                <w:b/>
              </w:rPr>
            </w:pPr>
          </w:p>
          <w:p w14:paraId="44F2DDFB" w14:textId="77777777" w:rsidR="003B5E05" w:rsidRPr="00B70772" w:rsidRDefault="003B5E05" w:rsidP="009A4CD5">
            <w:pPr>
              <w:pStyle w:val="TableParagraph"/>
              <w:jc w:val="both"/>
              <w:rPr>
                <w:b/>
              </w:rPr>
            </w:pPr>
          </w:p>
          <w:p w14:paraId="343AC14C" w14:textId="77777777" w:rsidR="003B5E05" w:rsidRPr="00B70772" w:rsidRDefault="003B5E05" w:rsidP="009A4CD5">
            <w:pPr>
              <w:pStyle w:val="TableParagraph"/>
              <w:spacing w:before="135"/>
              <w:ind w:left="213" w:firstLine="24"/>
              <w:jc w:val="both"/>
            </w:pPr>
            <w:r w:rsidRPr="00B70772">
              <w:t xml:space="preserve">Trabalho </w:t>
            </w:r>
            <w:r w:rsidRPr="00B70772">
              <w:rPr>
                <w:w w:val="95"/>
              </w:rPr>
              <w:t>aprovado.</w:t>
            </w:r>
          </w:p>
        </w:tc>
        <w:tc>
          <w:tcPr>
            <w:tcW w:w="2552" w:type="dxa"/>
          </w:tcPr>
          <w:p w14:paraId="4D1655A7" w14:textId="77777777" w:rsidR="003B5E05" w:rsidRPr="00B70772" w:rsidRDefault="003B5E05" w:rsidP="009A4CD5">
            <w:pPr>
              <w:pStyle w:val="TableParagraph"/>
              <w:jc w:val="both"/>
              <w:rPr>
                <w:b/>
              </w:rPr>
            </w:pPr>
          </w:p>
          <w:p w14:paraId="6CE0C7B9" w14:textId="77777777" w:rsidR="003B5E05" w:rsidRPr="00B70772" w:rsidRDefault="003B5E05" w:rsidP="009A4CD5">
            <w:pPr>
              <w:pStyle w:val="TableParagraph"/>
              <w:spacing w:before="9"/>
              <w:jc w:val="both"/>
              <w:rPr>
                <w:b/>
              </w:rPr>
            </w:pPr>
          </w:p>
          <w:p w14:paraId="065AFF2B" w14:textId="77777777" w:rsidR="003B5E05" w:rsidRPr="00B70772" w:rsidRDefault="003B5E05" w:rsidP="009A4CD5">
            <w:pPr>
              <w:pStyle w:val="TableParagraph"/>
              <w:tabs>
                <w:tab w:val="left" w:pos="371"/>
              </w:tabs>
              <w:spacing w:line="229" w:lineRule="exact"/>
              <w:jc w:val="both"/>
            </w:pPr>
            <w:r w:rsidRPr="00B70772">
              <w:t>(a) 5 (cinco) pontos.</w:t>
            </w:r>
          </w:p>
          <w:p w14:paraId="6BFBCAF1" w14:textId="77777777" w:rsidR="003B5E05" w:rsidRPr="00B70772" w:rsidRDefault="003B5E05" w:rsidP="009A4CD5">
            <w:pPr>
              <w:pStyle w:val="TableParagraph"/>
              <w:tabs>
                <w:tab w:val="left" w:pos="371"/>
              </w:tabs>
              <w:spacing w:line="229" w:lineRule="exact"/>
              <w:jc w:val="both"/>
            </w:pPr>
            <w:r w:rsidRPr="00B70772">
              <w:t>(b) 3 (três) pontos.</w:t>
            </w:r>
          </w:p>
          <w:p w14:paraId="35A573D7" w14:textId="77777777" w:rsidR="003B5E05" w:rsidRPr="00B70772" w:rsidRDefault="003B5E05" w:rsidP="009A4CD5">
            <w:pPr>
              <w:pStyle w:val="TableParagraph"/>
              <w:spacing w:before="1"/>
              <w:jc w:val="both"/>
              <w:rPr>
                <w:b/>
              </w:rPr>
            </w:pPr>
          </w:p>
          <w:p w14:paraId="2759D55A" w14:textId="77777777" w:rsidR="003B5E05" w:rsidRPr="00B70772" w:rsidRDefault="003B5E05" w:rsidP="009A4CD5">
            <w:pPr>
              <w:pStyle w:val="TableParagraph"/>
              <w:ind w:left="71" w:right="87"/>
              <w:jc w:val="both"/>
            </w:pPr>
            <w:r w:rsidRPr="00B70772">
              <w:t xml:space="preserve">Limitado a 10 (dez) pontos. </w:t>
            </w:r>
          </w:p>
        </w:tc>
      </w:tr>
    </w:tbl>
    <w:p w14:paraId="79E4B220" w14:textId="77777777" w:rsidR="003B5E05" w:rsidRDefault="003B5E05" w:rsidP="003B5E05">
      <w:pPr>
        <w:rPr>
          <w:rFonts w:ascii="Arial Narrow" w:hAnsi="Arial Narrow"/>
        </w:rPr>
      </w:pP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30"/>
        <w:gridCol w:w="3780"/>
        <w:gridCol w:w="3060"/>
      </w:tblGrid>
      <w:tr w:rsidR="003B5E05" w:rsidRPr="00F41048" w14:paraId="700F688E" w14:textId="77777777" w:rsidTr="009A4CD5">
        <w:trPr>
          <w:trHeight w:val="539"/>
          <w:jc w:val="center"/>
        </w:trPr>
        <w:tc>
          <w:tcPr>
            <w:tcW w:w="9070" w:type="dxa"/>
            <w:gridSpan w:val="3"/>
            <w:tcBorders>
              <w:bottom w:val="single" w:sz="4" w:space="0" w:color="auto"/>
            </w:tcBorders>
            <w:vAlign w:val="center"/>
          </w:tcPr>
          <w:p w14:paraId="55927E98" w14:textId="77777777" w:rsidR="003B5E05" w:rsidRPr="00024C7C" w:rsidRDefault="003B5E05" w:rsidP="009A4CD5">
            <w:pPr>
              <w:tabs>
                <w:tab w:val="center" w:pos="4465"/>
              </w:tabs>
              <w:spacing w:after="0" w:line="240" w:lineRule="auto"/>
              <w:jc w:val="center"/>
              <w:rPr>
                <w:rFonts w:ascii="Times New Roman" w:hAnsi="Times New Roman"/>
                <w:b/>
                <w:strike/>
                <w:sz w:val="24"/>
                <w:szCs w:val="24"/>
              </w:rPr>
            </w:pPr>
            <w:r w:rsidRPr="00024C7C">
              <w:rPr>
                <w:rFonts w:ascii="Arial Narrow" w:hAnsi="Arial Narrow"/>
                <w:strike/>
              </w:rPr>
              <w:br w:type="page"/>
            </w:r>
            <w:r w:rsidRPr="00024C7C">
              <w:rPr>
                <w:rFonts w:ascii="Times New Roman" w:hAnsi="Times New Roman"/>
                <w:b/>
                <w:strike/>
                <w:sz w:val="24"/>
                <w:szCs w:val="24"/>
              </w:rPr>
              <w:t>Tabela IV – Produção Intelectual</w:t>
            </w:r>
          </w:p>
        </w:tc>
      </w:tr>
      <w:tr w:rsidR="003B5E05" w:rsidRPr="00F41048" w14:paraId="7656FAB0" w14:textId="77777777" w:rsidTr="009A4CD5">
        <w:trPr>
          <w:jc w:val="center"/>
        </w:trPr>
        <w:tc>
          <w:tcPr>
            <w:tcW w:w="9070" w:type="dxa"/>
            <w:gridSpan w:val="3"/>
            <w:tcBorders>
              <w:bottom w:val="single" w:sz="4" w:space="0" w:color="auto"/>
            </w:tcBorders>
          </w:tcPr>
          <w:p w14:paraId="1A2AF98A" w14:textId="77777777" w:rsidR="003B5E05" w:rsidRPr="00024C7C" w:rsidRDefault="003B5E05" w:rsidP="009A4CD5">
            <w:pPr>
              <w:tabs>
                <w:tab w:val="center" w:pos="4465"/>
              </w:tabs>
              <w:spacing w:after="0" w:line="240" w:lineRule="auto"/>
              <w:rPr>
                <w:rFonts w:ascii="Times New Roman" w:hAnsi="Times New Roman"/>
                <w:b/>
                <w:strike/>
                <w:sz w:val="24"/>
                <w:szCs w:val="24"/>
              </w:rPr>
            </w:pPr>
            <w:r w:rsidRPr="00024C7C">
              <w:rPr>
                <w:rFonts w:ascii="Times New Roman" w:hAnsi="Times New Roman"/>
                <w:b/>
                <w:strike/>
                <w:sz w:val="24"/>
                <w:szCs w:val="24"/>
              </w:rPr>
              <w:tab/>
              <w:t xml:space="preserve">A atribuição total de pontos da produção intelectual é limitada </w:t>
            </w:r>
          </w:p>
          <w:p w14:paraId="7DB3D09C" w14:textId="77777777" w:rsidR="003B5E05" w:rsidRPr="00024C7C" w:rsidRDefault="003B5E05" w:rsidP="009A4CD5">
            <w:pPr>
              <w:spacing w:after="0" w:line="240" w:lineRule="auto"/>
              <w:jc w:val="center"/>
              <w:rPr>
                <w:rFonts w:ascii="Times New Roman" w:hAnsi="Times New Roman"/>
                <w:b/>
                <w:strike/>
                <w:sz w:val="24"/>
                <w:szCs w:val="24"/>
              </w:rPr>
            </w:pPr>
            <w:r w:rsidRPr="00024C7C">
              <w:rPr>
                <w:rFonts w:ascii="Times New Roman" w:hAnsi="Times New Roman"/>
                <w:b/>
                <w:strike/>
                <w:sz w:val="24"/>
                <w:szCs w:val="24"/>
              </w:rPr>
              <w:t>a 20 (vinte) pontos por ano</w:t>
            </w:r>
          </w:p>
        </w:tc>
      </w:tr>
      <w:tr w:rsidR="003B5E05" w:rsidRPr="00F41048" w14:paraId="1D666C4A" w14:textId="77777777" w:rsidTr="009A4CD5">
        <w:trPr>
          <w:trHeight w:val="237"/>
          <w:jc w:val="center"/>
        </w:trPr>
        <w:tc>
          <w:tcPr>
            <w:tcW w:w="2230" w:type="dxa"/>
            <w:tcBorders>
              <w:bottom w:val="single" w:sz="4" w:space="0" w:color="auto"/>
            </w:tcBorders>
          </w:tcPr>
          <w:p w14:paraId="01DC2242" w14:textId="77777777" w:rsidR="003B5E05" w:rsidRPr="00024C7C" w:rsidRDefault="003B5E05" w:rsidP="009A4CD5">
            <w:pPr>
              <w:spacing w:after="0" w:line="240" w:lineRule="auto"/>
              <w:jc w:val="center"/>
              <w:rPr>
                <w:rFonts w:ascii="Times New Roman" w:hAnsi="Times New Roman"/>
                <w:b/>
                <w:bCs/>
                <w:strike/>
                <w:sz w:val="20"/>
                <w:szCs w:val="20"/>
              </w:rPr>
            </w:pPr>
            <w:r w:rsidRPr="00024C7C">
              <w:rPr>
                <w:rFonts w:ascii="Times New Roman" w:hAnsi="Times New Roman"/>
                <w:b/>
                <w:bCs/>
                <w:strike/>
                <w:sz w:val="20"/>
                <w:szCs w:val="20"/>
              </w:rPr>
              <w:t>Natureza</w:t>
            </w:r>
          </w:p>
        </w:tc>
        <w:tc>
          <w:tcPr>
            <w:tcW w:w="3780" w:type="dxa"/>
          </w:tcPr>
          <w:p w14:paraId="751AFC3D" w14:textId="77777777" w:rsidR="003B5E05" w:rsidRPr="00024C7C" w:rsidRDefault="003B5E05" w:rsidP="009A4CD5">
            <w:pPr>
              <w:spacing w:after="0" w:line="240" w:lineRule="auto"/>
              <w:jc w:val="center"/>
              <w:rPr>
                <w:rFonts w:ascii="Times New Roman" w:hAnsi="Times New Roman"/>
                <w:b/>
                <w:bCs/>
                <w:strike/>
                <w:sz w:val="20"/>
                <w:szCs w:val="20"/>
              </w:rPr>
            </w:pPr>
            <w:r w:rsidRPr="00024C7C">
              <w:rPr>
                <w:rFonts w:ascii="Times New Roman" w:hAnsi="Times New Roman"/>
                <w:b/>
                <w:bCs/>
                <w:strike/>
                <w:sz w:val="20"/>
                <w:szCs w:val="20"/>
              </w:rPr>
              <w:t>Características</w:t>
            </w:r>
          </w:p>
        </w:tc>
        <w:tc>
          <w:tcPr>
            <w:tcW w:w="3060" w:type="dxa"/>
          </w:tcPr>
          <w:p w14:paraId="274BAE32" w14:textId="77777777" w:rsidR="003B5E05" w:rsidRPr="00024C7C" w:rsidRDefault="003B5E05" w:rsidP="009A4CD5">
            <w:pPr>
              <w:spacing w:after="0" w:line="240" w:lineRule="auto"/>
              <w:jc w:val="center"/>
              <w:rPr>
                <w:rFonts w:ascii="Times New Roman" w:hAnsi="Times New Roman"/>
                <w:b/>
                <w:bCs/>
                <w:strike/>
                <w:sz w:val="20"/>
                <w:szCs w:val="20"/>
              </w:rPr>
            </w:pPr>
            <w:r w:rsidRPr="00024C7C">
              <w:rPr>
                <w:rFonts w:ascii="Times New Roman" w:hAnsi="Times New Roman"/>
                <w:b/>
                <w:bCs/>
                <w:strike/>
                <w:sz w:val="20"/>
                <w:szCs w:val="20"/>
              </w:rPr>
              <w:t>Atribuição de Pontos</w:t>
            </w:r>
          </w:p>
        </w:tc>
      </w:tr>
      <w:tr w:rsidR="003B5E05" w:rsidRPr="00F41048" w14:paraId="1618F057" w14:textId="77777777" w:rsidTr="009A4CD5">
        <w:trPr>
          <w:trHeight w:val="762"/>
          <w:jc w:val="center"/>
        </w:trPr>
        <w:tc>
          <w:tcPr>
            <w:tcW w:w="2230" w:type="dxa"/>
            <w:vMerge w:val="restart"/>
            <w:vAlign w:val="center"/>
          </w:tcPr>
          <w:p w14:paraId="7D55083A" w14:textId="77777777" w:rsidR="003B5E05" w:rsidRPr="00024C7C" w:rsidRDefault="003B5E05" w:rsidP="009A4CD5">
            <w:pPr>
              <w:pStyle w:val="Corpodetexto"/>
              <w:rPr>
                <w:bCs/>
                <w:strike/>
                <w:sz w:val="20"/>
                <w:lang w:eastAsia="en-US"/>
              </w:rPr>
            </w:pPr>
            <w:r w:rsidRPr="00024C7C">
              <w:rPr>
                <w:bCs/>
                <w:strike/>
                <w:sz w:val="20"/>
                <w:lang w:eastAsia="en-US"/>
              </w:rPr>
              <w:t>Publicação de artigos em jornais e em revistas nacionais e internacionais, de forma impressa e eletrônica</w:t>
            </w:r>
          </w:p>
        </w:tc>
        <w:tc>
          <w:tcPr>
            <w:tcW w:w="3780" w:type="dxa"/>
            <w:vAlign w:val="center"/>
          </w:tcPr>
          <w:p w14:paraId="4229A5DC" w14:textId="77777777" w:rsidR="003B5E05" w:rsidRPr="00024C7C" w:rsidRDefault="003B5E05" w:rsidP="009A4CD5">
            <w:pPr>
              <w:pStyle w:val="Corpodetexto"/>
              <w:rPr>
                <w:bCs/>
                <w:strike/>
                <w:sz w:val="20"/>
                <w:lang w:eastAsia="en-US"/>
              </w:rPr>
            </w:pPr>
            <w:r w:rsidRPr="00024C7C">
              <w:rPr>
                <w:bCs/>
                <w:strike/>
                <w:sz w:val="20"/>
                <w:lang w:eastAsia="en-US"/>
              </w:rPr>
              <w:t>Matérias relacionadas à Contabilidade, à Auditoria e à profissão contábil homologadas pela CEPC-CFC.</w:t>
            </w:r>
          </w:p>
        </w:tc>
        <w:tc>
          <w:tcPr>
            <w:tcW w:w="3060" w:type="dxa"/>
            <w:vAlign w:val="center"/>
          </w:tcPr>
          <w:p w14:paraId="52CCCE73" w14:textId="77777777" w:rsidR="003B5E05" w:rsidRPr="00024C7C" w:rsidRDefault="003B5E05" w:rsidP="009A4CD5">
            <w:pPr>
              <w:pStyle w:val="Corpodetexto"/>
              <w:rPr>
                <w:bCs/>
                <w:strike/>
                <w:sz w:val="20"/>
                <w:lang w:eastAsia="en-US"/>
              </w:rPr>
            </w:pPr>
            <w:r w:rsidRPr="00024C7C">
              <w:rPr>
                <w:bCs/>
                <w:strike/>
                <w:sz w:val="20"/>
                <w:lang w:eastAsia="en-US"/>
              </w:rPr>
              <w:t>Até 3 (três) pontos por matéria.</w:t>
            </w:r>
          </w:p>
        </w:tc>
      </w:tr>
      <w:tr w:rsidR="003B5E05" w:rsidRPr="00F41048" w14:paraId="65CE3CEF" w14:textId="77777777" w:rsidTr="009A4CD5">
        <w:trPr>
          <w:trHeight w:val="837"/>
          <w:jc w:val="center"/>
        </w:trPr>
        <w:tc>
          <w:tcPr>
            <w:tcW w:w="2230" w:type="dxa"/>
            <w:vMerge/>
            <w:vAlign w:val="center"/>
          </w:tcPr>
          <w:p w14:paraId="55C8F5EC" w14:textId="77777777" w:rsidR="003B5E05" w:rsidRPr="00024C7C" w:rsidRDefault="003B5E05" w:rsidP="009A4CD5">
            <w:pPr>
              <w:pStyle w:val="Corpodetexto"/>
              <w:rPr>
                <w:bCs/>
                <w:strike/>
                <w:sz w:val="20"/>
                <w:lang w:eastAsia="en-US"/>
              </w:rPr>
            </w:pPr>
          </w:p>
        </w:tc>
        <w:tc>
          <w:tcPr>
            <w:tcW w:w="3780" w:type="dxa"/>
            <w:vAlign w:val="center"/>
          </w:tcPr>
          <w:p w14:paraId="198F410B" w14:textId="77777777" w:rsidR="003B5E05" w:rsidRPr="00024C7C" w:rsidRDefault="003B5E05" w:rsidP="009A4CD5">
            <w:pPr>
              <w:pStyle w:val="Corpodetexto"/>
              <w:rPr>
                <w:bCs/>
                <w:strike/>
                <w:sz w:val="20"/>
                <w:lang w:eastAsia="en-US"/>
              </w:rPr>
            </w:pPr>
            <w:r w:rsidRPr="00024C7C">
              <w:rPr>
                <w:bCs/>
                <w:strike/>
                <w:sz w:val="20"/>
                <w:lang w:eastAsia="en-US"/>
              </w:rPr>
              <w:t>Artigos técnicos publicados em revista ou jornal de circulação nacional e internacional e homologados pela CEPC-CFC.</w:t>
            </w:r>
          </w:p>
        </w:tc>
        <w:tc>
          <w:tcPr>
            <w:tcW w:w="3060" w:type="dxa"/>
            <w:vAlign w:val="center"/>
          </w:tcPr>
          <w:p w14:paraId="27BF0276" w14:textId="77777777" w:rsidR="003B5E05" w:rsidRPr="00024C7C" w:rsidRDefault="003B5E05" w:rsidP="009A4CD5">
            <w:pPr>
              <w:pStyle w:val="Corpodetexto"/>
              <w:rPr>
                <w:bCs/>
                <w:strike/>
                <w:sz w:val="20"/>
                <w:lang w:eastAsia="en-US"/>
              </w:rPr>
            </w:pPr>
            <w:r w:rsidRPr="00024C7C">
              <w:rPr>
                <w:bCs/>
                <w:strike/>
                <w:sz w:val="20"/>
                <w:lang w:eastAsia="en-US"/>
              </w:rPr>
              <w:t>Até 7 (sete) pontos por artigo.</w:t>
            </w:r>
          </w:p>
        </w:tc>
      </w:tr>
      <w:tr w:rsidR="003B5E05" w:rsidRPr="00F41048" w14:paraId="654ED00E" w14:textId="77777777" w:rsidTr="009A4CD5">
        <w:trPr>
          <w:trHeight w:val="922"/>
          <w:jc w:val="center"/>
        </w:trPr>
        <w:tc>
          <w:tcPr>
            <w:tcW w:w="2230" w:type="dxa"/>
            <w:vMerge w:val="restart"/>
            <w:vAlign w:val="center"/>
          </w:tcPr>
          <w:p w14:paraId="34049563" w14:textId="77777777" w:rsidR="003B5E05" w:rsidRPr="00024C7C" w:rsidRDefault="003B5E05" w:rsidP="009A4CD5">
            <w:pPr>
              <w:pStyle w:val="Corpodetexto"/>
              <w:rPr>
                <w:bCs/>
                <w:strike/>
                <w:sz w:val="20"/>
                <w:lang w:eastAsia="en-US"/>
              </w:rPr>
            </w:pPr>
            <w:r w:rsidRPr="00024C7C">
              <w:rPr>
                <w:bCs/>
                <w:strike/>
                <w:sz w:val="20"/>
                <w:lang w:eastAsia="en-US"/>
              </w:rPr>
              <w:t>Estudos ou trabalhos de pesquisa técnica</w:t>
            </w:r>
          </w:p>
        </w:tc>
        <w:tc>
          <w:tcPr>
            <w:tcW w:w="3780" w:type="dxa"/>
            <w:vAlign w:val="center"/>
          </w:tcPr>
          <w:p w14:paraId="2EE3B468" w14:textId="77777777" w:rsidR="003B5E05" w:rsidRPr="00024C7C" w:rsidRDefault="003B5E05" w:rsidP="009A4CD5">
            <w:pPr>
              <w:pStyle w:val="Corpodetexto"/>
              <w:rPr>
                <w:bCs/>
                <w:strike/>
                <w:sz w:val="20"/>
                <w:lang w:eastAsia="en-US"/>
              </w:rPr>
            </w:pPr>
            <w:r w:rsidRPr="00024C7C">
              <w:rPr>
                <w:bCs/>
                <w:strike/>
                <w:sz w:val="20"/>
                <w:lang w:eastAsia="en-US"/>
              </w:rPr>
              <w:t>Apresentação em congressos internacionais relacionados à Contabilidade, à auditoria e à profissão e aprovados pela CEPC-CFC.</w:t>
            </w:r>
          </w:p>
        </w:tc>
        <w:tc>
          <w:tcPr>
            <w:tcW w:w="3060" w:type="dxa"/>
            <w:vAlign w:val="center"/>
          </w:tcPr>
          <w:p w14:paraId="708CD185" w14:textId="77777777" w:rsidR="003B5E05" w:rsidRPr="00024C7C" w:rsidRDefault="003B5E05" w:rsidP="009A4CD5">
            <w:pPr>
              <w:pStyle w:val="Corpodetexto"/>
              <w:rPr>
                <w:bCs/>
                <w:strike/>
                <w:sz w:val="20"/>
                <w:lang w:eastAsia="en-US"/>
              </w:rPr>
            </w:pPr>
            <w:r w:rsidRPr="00024C7C">
              <w:rPr>
                <w:bCs/>
                <w:strike/>
                <w:sz w:val="20"/>
                <w:lang w:eastAsia="en-US"/>
              </w:rPr>
              <w:t>Até 10 (dez) pontos por estudo ou trabalho.</w:t>
            </w:r>
          </w:p>
        </w:tc>
      </w:tr>
      <w:tr w:rsidR="003B5E05" w:rsidRPr="00F41048" w14:paraId="4B9FF23B" w14:textId="77777777" w:rsidTr="009A4CD5">
        <w:trPr>
          <w:trHeight w:val="1192"/>
          <w:jc w:val="center"/>
        </w:trPr>
        <w:tc>
          <w:tcPr>
            <w:tcW w:w="2230" w:type="dxa"/>
            <w:vMerge/>
            <w:vAlign w:val="center"/>
          </w:tcPr>
          <w:p w14:paraId="1B9082ED" w14:textId="77777777" w:rsidR="003B5E05" w:rsidRPr="00024C7C" w:rsidRDefault="003B5E05" w:rsidP="009A4CD5">
            <w:pPr>
              <w:pStyle w:val="Corpodetexto"/>
              <w:rPr>
                <w:bCs/>
                <w:strike/>
                <w:sz w:val="20"/>
                <w:lang w:eastAsia="en-US"/>
              </w:rPr>
            </w:pPr>
          </w:p>
        </w:tc>
        <w:tc>
          <w:tcPr>
            <w:tcW w:w="3780" w:type="dxa"/>
            <w:vAlign w:val="center"/>
          </w:tcPr>
          <w:p w14:paraId="11FB8FC6" w14:textId="77777777" w:rsidR="003B5E05" w:rsidRPr="00024C7C" w:rsidRDefault="003B5E05" w:rsidP="009A4CD5">
            <w:pPr>
              <w:pStyle w:val="Corpodetexto"/>
              <w:rPr>
                <w:bCs/>
                <w:strike/>
                <w:sz w:val="20"/>
                <w:lang w:eastAsia="en-US"/>
              </w:rPr>
            </w:pPr>
            <w:r w:rsidRPr="00024C7C">
              <w:rPr>
                <w:bCs/>
                <w:strike/>
                <w:sz w:val="20"/>
                <w:lang w:eastAsia="en-US"/>
              </w:rPr>
              <w:t>Apresentação em congresso ou convenções nacionais relacionados à Contabilidade, à auditoria e à profissão contábil e que façam parte do PEPC reconhecido pela CEPC-CFC.</w:t>
            </w:r>
          </w:p>
        </w:tc>
        <w:tc>
          <w:tcPr>
            <w:tcW w:w="3060" w:type="dxa"/>
            <w:vAlign w:val="center"/>
          </w:tcPr>
          <w:p w14:paraId="7AC751F4" w14:textId="77777777" w:rsidR="003B5E05" w:rsidRPr="00024C7C" w:rsidRDefault="003B5E05" w:rsidP="009A4CD5">
            <w:pPr>
              <w:pStyle w:val="Corpodetexto"/>
              <w:rPr>
                <w:bCs/>
                <w:strike/>
                <w:sz w:val="20"/>
                <w:lang w:eastAsia="en-US"/>
              </w:rPr>
            </w:pPr>
            <w:r w:rsidRPr="00024C7C">
              <w:rPr>
                <w:bCs/>
                <w:strike/>
                <w:sz w:val="20"/>
                <w:lang w:eastAsia="en-US"/>
              </w:rPr>
              <w:t>Até 15 (quinze) pontos por estudo ou trabalho.</w:t>
            </w:r>
          </w:p>
        </w:tc>
      </w:tr>
      <w:tr w:rsidR="003B5E05" w:rsidRPr="00F41048" w14:paraId="20B20DD9" w14:textId="77777777" w:rsidTr="009A4CD5">
        <w:trPr>
          <w:trHeight w:val="871"/>
          <w:jc w:val="center"/>
        </w:trPr>
        <w:tc>
          <w:tcPr>
            <w:tcW w:w="2230" w:type="dxa"/>
            <w:vAlign w:val="center"/>
          </w:tcPr>
          <w:p w14:paraId="521C8D2F" w14:textId="77777777" w:rsidR="003B5E05" w:rsidRPr="00024C7C" w:rsidRDefault="003B5E05" w:rsidP="009A4CD5">
            <w:pPr>
              <w:pStyle w:val="Corpodetexto"/>
              <w:rPr>
                <w:bCs/>
                <w:strike/>
                <w:sz w:val="20"/>
                <w:lang w:eastAsia="en-US"/>
              </w:rPr>
            </w:pPr>
            <w:r w:rsidRPr="00024C7C">
              <w:rPr>
                <w:bCs/>
                <w:strike/>
                <w:sz w:val="20"/>
                <w:lang w:eastAsia="en-US"/>
              </w:rPr>
              <w:t>Autoria de livros</w:t>
            </w:r>
          </w:p>
        </w:tc>
        <w:tc>
          <w:tcPr>
            <w:tcW w:w="3780" w:type="dxa"/>
            <w:vAlign w:val="center"/>
          </w:tcPr>
          <w:p w14:paraId="2C61366B" w14:textId="77777777" w:rsidR="003B5E05" w:rsidRPr="00024C7C" w:rsidRDefault="003B5E05" w:rsidP="009A4CD5">
            <w:pPr>
              <w:pStyle w:val="Corpodetexto"/>
              <w:rPr>
                <w:bCs/>
                <w:strike/>
                <w:sz w:val="20"/>
                <w:lang w:eastAsia="en-US"/>
              </w:rPr>
            </w:pPr>
            <w:r w:rsidRPr="00024C7C">
              <w:rPr>
                <w:bCs/>
                <w:strike/>
                <w:sz w:val="20"/>
                <w:lang w:eastAsia="en-US"/>
              </w:rPr>
              <w:t>Autoria de livros publicados relacionados à Contabilidade, à auditoria e à profissão contábil.</w:t>
            </w:r>
          </w:p>
        </w:tc>
        <w:tc>
          <w:tcPr>
            <w:tcW w:w="3060" w:type="dxa"/>
            <w:vAlign w:val="center"/>
          </w:tcPr>
          <w:p w14:paraId="28716164" w14:textId="77777777" w:rsidR="003B5E05" w:rsidRPr="00024C7C" w:rsidRDefault="003B5E05" w:rsidP="009A4CD5">
            <w:pPr>
              <w:pStyle w:val="Corpodetexto"/>
              <w:rPr>
                <w:bCs/>
                <w:strike/>
                <w:sz w:val="20"/>
                <w:lang w:eastAsia="en-US"/>
              </w:rPr>
            </w:pPr>
            <w:r w:rsidRPr="00024C7C">
              <w:rPr>
                <w:bCs/>
                <w:strike/>
                <w:sz w:val="20"/>
                <w:lang w:eastAsia="en-US"/>
              </w:rPr>
              <w:t>Até 20 (vinte) pontos por obra.</w:t>
            </w:r>
          </w:p>
        </w:tc>
      </w:tr>
      <w:tr w:rsidR="003B5E05" w:rsidRPr="00F41048" w14:paraId="23B0869B" w14:textId="77777777" w:rsidTr="009A4CD5">
        <w:trPr>
          <w:trHeight w:val="802"/>
          <w:jc w:val="center"/>
        </w:trPr>
        <w:tc>
          <w:tcPr>
            <w:tcW w:w="2230" w:type="dxa"/>
            <w:vAlign w:val="center"/>
          </w:tcPr>
          <w:p w14:paraId="69CA1379" w14:textId="77777777" w:rsidR="003B5E05" w:rsidRPr="00024C7C" w:rsidRDefault="003B5E05" w:rsidP="009A4CD5">
            <w:pPr>
              <w:pStyle w:val="Corpodetexto"/>
              <w:rPr>
                <w:bCs/>
                <w:strike/>
                <w:sz w:val="20"/>
                <w:lang w:eastAsia="en-US"/>
              </w:rPr>
            </w:pPr>
            <w:r w:rsidRPr="00024C7C">
              <w:rPr>
                <w:bCs/>
                <w:strike/>
                <w:sz w:val="20"/>
                <w:lang w:eastAsia="en-US"/>
              </w:rPr>
              <w:t>Coautoria de livros</w:t>
            </w:r>
          </w:p>
        </w:tc>
        <w:tc>
          <w:tcPr>
            <w:tcW w:w="3780" w:type="dxa"/>
            <w:vAlign w:val="center"/>
          </w:tcPr>
          <w:p w14:paraId="0859FA67" w14:textId="77777777" w:rsidR="003B5E05" w:rsidRPr="00024C7C" w:rsidRDefault="003B5E05" w:rsidP="009A4CD5">
            <w:pPr>
              <w:pStyle w:val="Corpodetexto"/>
              <w:rPr>
                <w:bCs/>
                <w:strike/>
                <w:sz w:val="20"/>
                <w:lang w:eastAsia="en-US"/>
              </w:rPr>
            </w:pPr>
            <w:r w:rsidRPr="00024C7C">
              <w:rPr>
                <w:bCs/>
                <w:strike/>
                <w:sz w:val="20"/>
                <w:lang w:eastAsia="en-US"/>
              </w:rPr>
              <w:t>Coautoria de livros publicados relacionados à Contabilidade, à auditoria e à profissão contábil.</w:t>
            </w:r>
          </w:p>
        </w:tc>
        <w:tc>
          <w:tcPr>
            <w:tcW w:w="3060" w:type="dxa"/>
            <w:vAlign w:val="center"/>
          </w:tcPr>
          <w:p w14:paraId="7EE7F50A" w14:textId="77777777" w:rsidR="003B5E05" w:rsidRPr="00024C7C" w:rsidRDefault="003B5E05" w:rsidP="009A4CD5">
            <w:pPr>
              <w:pStyle w:val="Corpodetexto"/>
              <w:rPr>
                <w:bCs/>
                <w:strike/>
                <w:sz w:val="20"/>
                <w:lang w:eastAsia="en-US"/>
              </w:rPr>
            </w:pPr>
            <w:r w:rsidRPr="00024C7C">
              <w:rPr>
                <w:bCs/>
                <w:strike/>
                <w:sz w:val="20"/>
                <w:lang w:eastAsia="en-US"/>
              </w:rPr>
              <w:t>Até 10 (dez) pontos por obra.</w:t>
            </w:r>
          </w:p>
        </w:tc>
      </w:tr>
      <w:tr w:rsidR="003B5E05" w:rsidRPr="00F41048" w14:paraId="5B645ED2" w14:textId="77777777" w:rsidTr="009A4CD5">
        <w:trPr>
          <w:jc w:val="center"/>
        </w:trPr>
        <w:tc>
          <w:tcPr>
            <w:tcW w:w="2230" w:type="dxa"/>
            <w:vAlign w:val="center"/>
          </w:tcPr>
          <w:p w14:paraId="4628B975" w14:textId="77777777" w:rsidR="003B5E05" w:rsidRPr="00024C7C" w:rsidRDefault="003B5E05" w:rsidP="009A4CD5">
            <w:pPr>
              <w:pStyle w:val="Corpodetexto"/>
              <w:rPr>
                <w:bCs/>
                <w:strike/>
                <w:sz w:val="20"/>
                <w:lang w:eastAsia="en-US"/>
              </w:rPr>
            </w:pPr>
            <w:r w:rsidRPr="00024C7C">
              <w:rPr>
                <w:bCs/>
                <w:strike/>
                <w:sz w:val="20"/>
                <w:lang w:eastAsia="en-US"/>
              </w:rPr>
              <w:t>Tradução de livros</w:t>
            </w:r>
          </w:p>
        </w:tc>
        <w:tc>
          <w:tcPr>
            <w:tcW w:w="3780" w:type="dxa"/>
            <w:vAlign w:val="center"/>
          </w:tcPr>
          <w:p w14:paraId="235F8C7B" w14:textId="77777777" w:rsidR="003B5E05" w:rsidRPr="00024C7C" w:rsidRDefault="003B5E05" w:rsidP="009A4CD5">
            <w:pPr>
              <w:pStyle w:val="Corpodetexto"/>
              <w:rPr>
                <w:bCs/>
                <w:strike/>
                <w:sz w:val="20"/>
                <w:lang w:eastAsia="en-US"/>
              </w:rPr>
            </w:pPr>
            <w:r w:rsidRPr="00024C7C">
              <w:rPr>
                <w:bCs/>
                <w:strike/>
                <w:sz w:val="20"/>
                <w:lang w:eastAsia="en-US"/>
              </w:rPr>
              <w:t>Tradução e adaptação de livros publicados no exterior, relacionados à Contabilidade, à auditoria e à profissão contábil, aprovados pela CEPC-CFC.</w:t>
            </w:r>
          </w:p>
        </w:tc>
        <w:tc>
          <w:tcPr>
            <w:tcW w:w="3060" w:type="dxa"/>
            <w:vAlign w:val="center"/>
          </w:tcPr>
          <w:p w14:paraId="239D0F65" w14:textId="77777777" w:rsidR="003B5E05" w:rsidRPr="00024C7C" w:rsidRDefault="003B5E05" w:rsidP="009A4CD5">
            <w:pPr>
              <w:pStyle w:val="Corpodetexto"/>
              <w:rPr>
                <w:bCs/>
                <w:strike/>
                <w:sz w:val="20"/>
                <w:lang w:eastAsia="en-US"/>
              </w:rPr>
            </w:pPr>
            <w:r w:rsidRPr="00024C7C">
              <w:rPr>
                <w:bCs/>
                <w:strike/>
                <w:sz w:val="20"/>
                <w:lang w:eastAsia="en-US"/>
              </w:rPr>
              <w:t>Até 10 (dez) pontos por obra.</w:t>
            </w:r>
          </w:p>
        </w:tc>
      </w:tr>
    </w:tbl>
    <w:p w14:paraId="349682EB" w14:textId="77777777" w:rsidR="003B5E05" w:rsidRDefault="003B5E05" w:rsidP="003B5E05">
      <w:pPr>
        <w:spacing w:after="0" w:line="240" w:lineRule="auto"/>
        <w:jc w:val="both"/>
        <w:rPr>
          <w:rFonts w:ascii="Times New Roman" w:hAnsi="Times New Roman"/>
          <w:bCs/>
          <w:sz w:val="24"/>
          <w:szCs w:val="24"/>
        </w:rPr>
      </w:pP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13"/>
        <w:gridCol w:w="4110"/>
        <w:gridCol w:w="2552"/>
      </w:tblGrid>
      <w:tr w:rsidR="003B5E05" w:rsidRPr="00C57F03" w14:paraId="03E3CC0B" w14:textId="77777777" w:rsidTr="009A4CD5">
        <w:trPr>
          <w:trHeight w:val="539"/>
          <w:jc w:val="center"/>
        </w:trPr>
        <w:tc>
          <w:tcPr>
            <w:tcW w:w="9075" w:type="dxa"/>
            <w:gridSpan w:val="3"/>
            <w:tcBorders>
              <w:top w:val="single" w:sz="4" w:space="0" w:color="auto"/>
              <w:left w:val="single" w:sz="4" w:space="0" w:color="auto"/>
              <w:bottom w:val="single" w:sz="4" w:space="0" w:color="auto"/>
              <w:right w:val="single" w:sz="4" w:space="0" w:color="auto"/>
            </w:tcBorders>
            <w:vAlign w:val="center"/>
            <w:hideMark/>
          </w:tcPr>
          <w:p w14:paraId="0D29490A" w14:textId="77777777" w:rsidR="003B5E05" w:rsidRPr="00C57F03" w:rsidRDefault="003B5E05" w:rsidP="009A4CD5">
            <w:pPr>
              <w:tabs>
                <w:tab w:val="center" w:pos="4465"/>
              </w:tabs>
              <w:spacing w:after="0" w:line="240" w:lineRule="auto"/>
              <w:jc w:val="center"/>
              <w:rPr>
                <w:rFonts w:ascii="Times New Roman" w:hAnsi="Times New Roman"/>
                <w:b/>
                <w:strike/>
                <w:sz w:val="24"/>
                <w:szCs w:val="24"/>
              </w:rPr>
            </w:pPr>
            <w:r w:rsidRPr="00C57F03">
              <w:rPr>
                <w:rFonts w:ascii="Times New Roman" w:hAnsi="Times New Roman"/>
                <w:strike/>
              </w:rPr>
              <w:br w:type="page"/>
            </w:r>
            <w:r w:rsidRPr="00C57F03">
              <w:rPr>
                <w:rFonts w:ascii="Arial" w:hAnsi="Arial" w:cs="Arial"/>
                <w:b/>
                <w:strike/>
              </w:rPr>
              <w:t>Tabela IV – Produção Intelectual</w:t>
            </w:r>
            <w:r w:rsidRPr="00C57F03">
              <w:rPr>
                <w:rFonts w:ascii="Times New Roman" w:hAnsi="Times New Roman"/>
                <w:b/>
                <w:strike/>
                <w:sz w:val="24"/>
                <w:szCs w:val="24"/>
              </w:rPr>
              <w:t xml:space="preserve"> </w:t>
            </w:r>
            <w:r w:rsidRPr="00C57F03">
              <w:rPr>
                <w:rFonts w:ascii="Arial" w:hAnsi="Arial" w:cs="Arial"/>
                <w:bCs/>
                <w:iCs/>
                <w:strike/>
                <w:color w:val="0070C0"/>
                <w:sz w:val="16"/>
                <w:szCs w:val="16"/>
              </w:rPr>
              <w:t>(Alterada pela NBC PG 12 (R1))</w:t>
            </w:r>
          </w:p>
        </w:tc>
      </w:tr>
      <w:tr w:rsidR="003B5E05" w:rsidRPr="00C57F03" w14:paraId="4DD50A15" w14:textId="77777777" w:rsidTr="009A4CD5">
        <w:trPr>
          <w:jc w:val="center"/>
        </w:trPr>
        <w:tc>
          <w:tcPr>
            <w:tcW w:w="9075" w:type="dxa"/>
            <w:gridSpan w:val="3"/>
            <w:tcBorders>
              <w:top w:val="single" w:sz="4" w:space="0" w:color="auto"/>
              <w:left w:val="single" w:sz="4" w:space="0" w:color="auto"/>
              <w:bottom w:val="single" w:sz="4" w:space="0" w:color="auto"/>
              <w:right w:val="single" w:sz="4" w:space="0" w:color="auto"/>
            </w:tcBorders>
            <w:hideMark/>
          </w:tcPr>
          <w:p w14:paraId="55177971" w14:textId="77777777" w:rsidR="003B5E05" w:rsidRPr="00C57F03" w:rsidRDefault="003B5E05" w:rsidP="009A4CD5">
            <w:pPr>
              <w:tabs>
                <w:tab w:val="center" w:pos="4465"/>
              </w:tabs>
              <w:spacing w:after="0" w:line="240" w:lineRule="auto"/>
              <w:rPr>
                <w:rFonts w:ascii="Arial" w:hAnsi="Arial" w:cs="Arial"/>
                <w:b/>
                <w:strike/>
              </w:rPr>
            </w:pPr>
            <w:r w:rsidRPr="00C57F03">
              <w:rPr>
                <w:rFonts w:ascii="Times New Roman" w:hAnsi="Times New Roman"/>
                <w:b/>
                <w:strike/>
                <w:sz w:val="24"/>
                <w:szCs w:val="24"/>
              </w:rPr>
              <w:tab/>
            </w:r>
            <w:r w:rsidRPr="00C57F03">
              <w:rPr>
                <w:rFonts w:ascii="Arial" w:hAnsi="Arial" w:cs="Arial"/>
                <w:b/>
                <w:strike/>
              </w:rPr>
              <w:t xml:space="preserve">A atribuição total de pontos da produção intelectual é limitada </w:t>
            </w:r>
          </w:p>
          <w:p w14:paraId="009ACDC7" w14:textId="77777777" w:rsidR="003B5E05" w:rsidRPr="00C57F03" w:rsidRDefault="003B5E05" w:rsidP="009A4CD5">
            <w:pPr>
              <w:spacing w:after="0" w:line="240" w:lineRule="auto"/>
              <w:jc w:val="center"/>
              <w:rPr>
                <w:rFonts w:ascii="Times New Roman" w:hAnsi="Times New Roman"/>
                <w:b/>
                <w:strike/>
                <w:sz w:val="24"/>
                <w:szCs w:val="24"/>
              </w:rPr>
            </w:pPr>
            <w:r w:rsidRPr="00C57F03">
              <w:rPr>
                <w:rFonts w:ascii="Arial" w:hAnsi="Arial" w:cs="Arial"/>
                <w:b/>
                <w:strike/>
              </w:rPr>
              <w:t>a 20 (vinte) pontos por ano</w:t>
            </w:r>
          </w:p>
        </w:tc>
      </w:tr>
      <w:tr w:rsidR="003B5E05" w:rsidRPr="00C57F03" w14:paraId="61CDEE05" w14:textId="77777777" w:rsidTr="009A4CD5">
        <w:trPr>
          <w:trHeight w:val="237"/>
          <w:jc w:val="center"/>
        </w:trPr>
        <w:tc>
          <w:tcPr>
            <w:tcW w:w="2413" w:type="dxa"/>
            <w:tcBorders>
              <w:top w:val="single" w:sz="4" w:space="0" w:color="auto"/>
              <w:left w:val="single" w:sz="4" w:space="0" w:color="auto"/>
              <w:bottom w:val="single" w:sz="4" w:space="0" w:color="auto"/>
              <w:right w:val="single" w:sz="4" w:space="0" w:color="auto"/>
            </w:tcBorders>
            <w:hideMark/>
          </w:tcPr>
          <w:p w14:paraId="00F0A9B7" w14:textId="77777777" w:rsidR="003B5E05" w:rsidRPr="00C57F03" w:rsidRDefault="003B5E05" w:rsidP="009A4CD5">
            <w:pPr>
              <w:spacing w:after="0" w:line="240" w:lineRule="auto"/>
              <w:jc w:val="center"/>
              <w:rPr>
                <w:rFonts w:ascii="Arial" w:hAnsi="Arial" w:cs="Arial"/>
                <w:b/>
                <w:bCs/>
                <w:strike/>
                <w:sz w:val="20"/>
                <w:szCs w:val="20"/>
              </w:rPr>
            </w:pPr>
            <w:r w:rsidRPr="00C57F03">
              <w:rPr>
                <w:rFonts w:ascii="Arial" w:hAnsi="Arial" w:cs="Arial"/>
                <w:b/>
                <w:bCs/>
                <w:strike/>
                <w:sz w:val="20"/>
                <w:szCs w:val="20"/>
              </w:rPr>
              <w:t>Natureza</w:t>
            </w:r>
          </w:p>
        </w:tc>
        <w:tc>
          <w:tcPr>
            <w:tcW w:w="4110" w:type="dxa"/>
            <w:tcBorders>
              <w:top w:val="single" w:sz="4" w:space="0" w:color="auto"/>
              <w:left w:val="single" w:sz="4" w:space="0" w:color="auto"/>
              <w:bottom w:val="single" w:sz="4" w:space="0" w:color="auto"/>
              <w:right w:val="single" w:sz="4" w:space="0" w:color="auto"/>
            </w:tcBorders>
            <w:hideMark/>
          </w:tcPr>
          <w:p w14:paraId="2BAB8781" w14:textId="77777777" w:rsidR="003B5E05" w:rsidRPr="00C57F03" w:rsidRDefault="003B5E05" w:rsidP="009A4CD5">
            <w:pPr>
              <w:spacing w:after="0" w:line="240" w:lineRule="auto"/>
              <w:jc w:val="center"/>
              <w:rPr>
                <w:rFonts w:ascii="Arial" w:hAnsi="Arial" w:cs="Arial"/>
                <w:b/>
                <w:bCs/>
                <w:strike/>
                <w:sz w:val="20"/>
                <w:szCs w:val="20"/>
              </w:rPr>
            </w:pPr>
            <w:r w:rsidRPr="00C57F03">
              <w:rPr>
                <w:rFonts w:ascii="Arial" w:hAnsi="Arial" w:cs="Arial"/>
                <w:b/>
                <w:bCs/>
                <w:strike/>
                <w:sz w:val="20"/>
                <w:szCs w:val="20"/>
              </w:rPr>
              <w:t>Características</w:t>
            </w:r>
          </w:p>
        </w:tc>
        <w:tc>
          <w:tcPr>
            <w:tcW w:w="2552" w:type="dxa"/>
            <w:tcBorders>
              <w:top w:val="single" w:sz="4" w:space="0" w:color="auto"/>
              <w:left w:val="single" w:sz="4" w:space="0" w:color="auto"/>
              <w:bottom w:val="single" w:sz="4" w:space="0" w:color="auto"/>
              <w:right w:val="single" w:sz="4" w:space="0" w:color="auto"/>
            </w:tcBorders>
            <w:hideMark/>
          </w:tcPr>
          <w:p w14:paraId="6E7A3847" w14:textId="77777777" w:rsidR="003B5E05" w:rsidRPr="00C57F03" w:rsidRDefault="003B5E05" w:rsidP="009A4CD5">
            <w:pPr>
              <w:spacing w:after="0" w:line="240" w:lineRule="auto"/>
              <w:jc w:val="center"/>
              <w:rPr>
                <w:rFonts w:ascii="Arial" w:hAnsi="Arial" w:cs="Arial"/>
                <w:b/>
                <w:bCs/>
                <w:strike/>
                <w:sz w:val="20"/>
                <w:szCs w:val="20"/>
              </w:rPr>
            </w:pPr>
            <w:r w:rsidRPr="00C57F03">
              <w:rPr>
                <w:rFonts w:ascii="Arial" w:hAnsi="Arial" w:cs="Arial"/>
                <w:b/>
                <w:bCs/>
                <w:strike/>
                <w:sz w:val="20"/>
                <w:szCs w:val="20"/>
              </w:rPr>
              <w:t>Atribuição de Pontos</w:t>
            </w:r>
          </w:p>
        </w:tc>
      </w:tr>
      <w:tr w:rsidR="003B5E05" w:rsidRPr="00C57F03" w14:paraId="77263BB3" w14:textId="77777777" w:rsidTr="009A4CD5">
        <w:trPr>
          <w:trHeight w:val="762"/>
          <w:jc w:val="center"/>
        </w:trPr>
        <w:tc>
          <w:tcPr>
            <w:tcW w:w="2413" w:type="dxa"/>
            <w:vMerge w:val="restart"/>
            <w:tcBorders>
              <w:top w:val="single" w:sz="4" w:space="0" w:color="auto"/>
              <w:left w:val="single" w:sz="4" w:space="0" w:color="auto"/>
              <w:bottom w:val="single" w:sz="4" w:space="0" w:color="auto"/>
              <w:right w:val="single" w:sz="4" w:space="0" w:color="auto"/>
            </w:tcBorders>
            <w:vAlign w:val="center"/>
            <w:hideMark/>
          </w:tcPr>
          <w:p w14:paraId="34311F8B" w14:textId="77777777" w:rsidR="003B5E05" w:rsidRPr="00C57F03" w:rsidRDefault="003B5E05" w:rsidP="009A4CD5">
            <w:pPr>
              <w:pStyle w:val="Corpodetexto"/>
              <w:rPr>
                <w:strike/>
                <w:sz w:val="20"/>
                <w:szCs w:val="20"/>
              </w:rPr>
            </w:pPr>
            <w:r w:rsidRPr="00C57F03">
              <w:rPr>
                <w:strike/>
                <w:sz w:val="20"/>
                <w:szCs w:val="20"/>
              </w:rPr>
              <w:t>Publicação</w:t>
            </w:r>
            <w:r w:rsidRPr="00C57F03">
              <w:rPr>
                <w:bCs/>
                <w:strike/>
                <w:sz w:val="20"/>
                <w:szCs w:val="20"/>
                <w:lang w:eastAsia="en-US"/>
              </w:rPr>
              <w:t>, no exercício,</w:t>
            </w:r>
            <w:r w:rsidRPr="00C57F03">
              <w:rPr>
                <w:strike/>
                <w:sz w:val="20"/>
                <w:szCs w:val="20"/>
              </w:rPr>
              <w:t xml:space="preserve"> de artigos em jornais e em revistas nacionais e internacionais, de forma impressa e eletrônica</w:t>
            </w:r>
          </w:p>
        </w:tc>
        <w:tc>
          <w:tcPr>
            <w:tcW w:w="4110" w:type="dxa"/>
            <w:tcBorders>
              <w:top w:val="single" w:sz="4" w:space="0" w:color="auto"/>
              <w:left w:val="single" w:sz="4" w:space="0" w:color="auto"/>
              <w:bottom w:val="single" w:sz="4" w:space="0" w:color="auto"/>
              <w:right w:val="single" w:sz="4" w:space="0" w:color="auto"/>
            </w:tcBorders>
            <w:vAlign w:val="center"/>
            <w:hideMark/>
          </w:tcPr>
          <w:p w14:paraId="5B93D649" w14:textId="77777777" w:rsidR="003B5E05" w:rsidRPr="00C57F03" w:rsidRDefault="003B5E05" w:rsidP="009A4CD5">
            <w:pPr>
              <w:pStyle w:val="Corpodetexto"/>
              <w:rPr>
                <w:strike/>
                <w:sz w:val="20"/>
                <w:szCs w:val="20"/>
              </w:rPr>
            </w:pPr>
            <w:r w:rsidRPr="00C57F03">
              <w:rPr>
                <w:strike/>
                <w:sz w:val="20"/>
                <w:szCs w:val="20"/>
              </w:rPr>
              <w:t>Matérias relacionadas à Contabilidade, à Auditoria e à profissão contábil homologadas pela CEPC/CFC.</w:t>
            </w:r>
          </w:p>
          <w:p w14:paraId="5190909A" w14:textId="77777777" w:rsidR="003B5E05" w:rsidRPr="00C57F03" w:rsidRDefault="003B5E05" w:rsidP="009A4CD5">
            <w:pPr>
              <w:pStyle w:val="Corpodetexto"/>
              <w:rPr>
                <w:bCs/>
                <w:iCs/>
                <w:strike/>
                <w:color w:val="0070C0"/>
                <w:sz w:val="16"/>
                <w:szCs w:val="16"/>
              </w:rPr>
            </w:pPr>
            <w:r w:rsidRPr="00C57F03">
              <w:rPr>
                <w:strike/>
                <w:sz w:val="20"/>
                <w:szCs w:val="20"/>
              </w:rPr>
              <w:t xml:space="preserve">Matérias relacionadas à Contabilidade, à Auditoria, à Perícia e à profissão contábil homologadas pela CEPC/CFC. </w:t>
            </w:r>
            <w:r w:rsidRPr="00C57F03">
              <w:rPr>
                <w:bCs/>
                <w:iCs/>
                <w:strike/>
                <w:color w:val="0070C0"/>
                <w:sz w:val="16"/>
                <w:szCs w:val="16"/>
              </w:rPr>
              <w:t>(Alterado pela NBC PG 12 (R2))</w:t>
            </w:r>
          </w:p>
          <w:p w14:paraId="320834DE" w14:textId="77777777" w:rsidR="003B5E05" w:rsidRPr="00C57F03" w:rsidRDefault="003B5E05" w:rsidP="009A4CD5">
            <w:pPr>
              <w:pStyle w:val="Corpodetexto"/>
              <w:rPr>
                <w:strike/>
                <w:sz w:val="20"/>
                <w:szCs w:val="20"/>
              </w:rPr>
            </w:pPr>
            <w:r w:rsidRPr="00C57F03">
              <w:rPr>
                <w:strike/>
                <w:sz w:val="20"/>
                <w:szCs w:val="20"/>
              </w:rPr>
              <w:t xml:space="preserve">Matérias e artigos relacionados à Contabilidade, à Auditoria, à Perícia e à profissão contábil homologados pela CEPC/CFC. </w:t>
            </w:r>
            <w:r w:rsidRPr="00C57F03">
              <w:rPr>
                <w:bCs/>
                <w:iCs/>
                <w:strike/>
                <w:color w:val="0070C0"/>
                <w:sz w:val="16"/>
                <w:szCs w:val="16"/>
              </w:rPr>
              <w:t>(Alterado pela Revisão NBC 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FE10914" w14:textId="77777777" w:rsidR="003B5E05" w:rsidRPr="00C57F03" w:rsidRDefault="003B5E05" w:rsidP="009A4CD5">
            <w:pPr>
              <w:pStyle w:val="Corpodetexto"/>
              <w:rPr>
                <w:strike/>
                <w:sz w:val="20"/>
                <w:szCs w:val="20"/>
              </w:rPr>
            </w:pPr>
            <w:r w:rsidRPr="00C57F03">
              <w:rPr>
                <w:strike/>
                <w:sz w:val="20"/>
                <w:szCs w:val="20"/>
              </w:rPr>
              <w:t>Até 3 (três) pontos por matéria.</w:t>
            </w:r>
          </w:p>
        </w:tc>
      </w:tr>
      <w:tr w:rsidR="003B5E05" w:rsidRPr="00C57F03" w14:paraId="4172E310" w14:textId="77777777" w:rsidTr="009A4CD5">
        <w:trPr>
          <w:trHeight w:val="837"/>
          <w:jc w:val="center"/>
        </w:trPr>
        <w:tc>
          <w:tcPr>
            <w:tcW w:w="2413" w:type="dxa"/>
            <w:vMerge/>
            <w:tcBorders>
              <w:top w:val="single" w:sz="4" w:space="0" w:color="auto"/>
              <w:left w:val="single" w:sz="4" w:space="0" w:color="auto"/>
              <w:bottom w:val="single" w:sz="4" w:space="0" w:color="auto"/>
              <w:right w:val="single" w:sz="4" w:space="0" w:color="auto"/>
            </w:tcBorders>
            <w:vAlign w:val="center"/>
            <w:hideMark/>
          </w:tcPr>
          <w:p w14:paraId="10CD308D" w14:textId="77777777" w:rsidR="003B5E05" w:rsidRPr="00C57F03" w:rsidRDefault="003B5E05" w:rsidP="009A4CD5">
            <w:pPr>
              <w:spacing w:after="0" w:line="240" w:lineRule="auto"/>
              <w:rPr>
                <w:rFonts w:ascii="Arial" w:eastAsia="Times New Roman" w:hAnsi="Arial" w:cs="Arial"/>
                <w:strike/>
                <w:sz w:val="20"/>
                <w:szCs w:val="20"/>
                <w:lang w:eastAsia="zh-CN"/>
              </w:rPr>
            </w:pPr>
          </w:p>
        </w:tc>
        <w:tc>
          <w:tcPr>
            <w:tcW w:w="4110" w:type="dxa"/>
            <w:tcBorders>
              <w:top w:val="single" w:sz="4" w:space="0" w:color="auto"/>
              <w:left w:val="single" w:sz="4" w:space="0" w:color="auto"/>
              <w:bottom w:val="single" w:sz="4" w:space="0" w:color="auto"/>
              <w:right w:val="single" w:sz="4" w:space="0" w:color="auto"/>
            </w:tcBorders>
            <w:vAlign w:val="center"/>
            <w:hideMark/>
          </w:tcPr>
          <w:p w14:paraId="2ACC41B4" w14:textId="77777777" w:rsidR="003B5E05" w:rsidRPr="00C57F03" w:rsidRDefault="003B5E05" w:rsidP="009A4CD5">
            <w:pPr>
              <w:pStyle w:val="Corpodetexto"/>
              <w:rPr>
                <w:strike/>
                <w:sz w:val="20"/>
                <w:szCs w:val="20"/>
              </w:rPr>
            </w:pPr>
            <w:r w:rsidRPr="00C57F03">
              <w:rPr>
                <w:strike/>
                <w:sz w:val="20"/>
                <w:szCs w:val="20"/>
              </w:rPr>
              <w:t>Artigos técnicos publicados em revista ou jornal de circulação nacional e internacional e homologados pela CEPC/CFC.</w:t>
            </w:r>
          </w:p>
          <w:p w14:paraId="79015DDE" w14:textId="77777777" w:rsidR="003B5E05" w:rsidRPr="00C57F03" w:rsidRDefault="003B5E05" w:rsidP="009A4CD5">
            <w:pPr>
              <w:pStyle w:val="Corpodetexto"/>
              <w:rPr>
                <w:strike/>
                <w:sz w:val="20"/>
                <w:szCs w:val="20"/>
              </w:rPr>
            </w:pPr>
            <w:r w:rsidRPr="00C57F03">
              <w:rPr>
                <w:strike/>
                <w:sz w:val="20"/>
                <w:szCs w:val="20"/>
              </w:rPr>
              <w:t xml:space="preserve">Artigos técnicos publicados em revista qualificada pela CAPES ou jornal de circulação nacional e internacional e homologados pela CEPC/CFC. </w:t>
            </w:r>
            <w:r w:rsidRPr="00C57F03">
              <w:rPr>
                <w:bCs/>
                <w:iCs/>
                <w:strike/>
                <w:color w:val="0070C0"/>
                <w:sz w:val="16"/>
                <w:szCs w:val="16"/>
              </w:rPr>
              <w:t>(Alterado pela Revisão NBC 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47B18CA" w14:textId="77777777" w:rsidR="003B5E05" w:rsidRPr="00C57F03" w:rsidRDefault="003B5E05" w:rsidP="009A4CD5">
            <w:pPr>
              <w:pStyle w:val="Corpodetexto"/>
              <w:rPr>
                <w:strike/>
                <w:sz w:val="20"/>
                <w:szCs w:val="20"/>
              </w:rPr>
            </w:pPr>
            <w:r w:rsidRPr="00C57F03">
              <w:rPr>
                <w:strike/>
                <w:sz w:val="20"/>
                <w:szCs w:val="20"/>
              </w:rPr>
              <w:t>Até 7 (sete) pontos por artigo.</w:t>
            </w:r>
          </w:p>
        </w:tc>
      </w:tr>
      <w:tr w:rsidR="003B5E05" w:rsidRPr="00C57F03" w14:paraId="1D20D116" w14:textId="77777777" w:rsidTr="009A4CD5">
        <w:trPr>
          <w:trHeight w:val="922"/>
          <w:jc w:val="center"/>
        </w:trPr>
        <w:tc>
          <w:tcPr>
            <w:tcW w:w="2413" w:type="dxa"/>
            <w:vMerge w:val="restart"/>
            <w:tcBorders>
              <w:top w:val="single" w:sz="4" w:space="0" w:color="auto"/>
              <w:left w:val="single" w:sz="4" w:space="0" w:color="auto"/>
              <w:bottom w:val="single" w:sz="4" w:space="0" w:color="auto"/>
              <w:right w:val="single" w:sz="4" w:space="0" w:color="auto"/>
            </w:tcBorders>
            <w:vAlign w:val="center"/>
            <w:hideMark/>
          </w:tcPr>
          <w:p w14:paraId="6F7DA2F1" w14:textId="77777777" w:rsidR="003B5E05" w:rsidRPr="00C57F03" w:rsidRDefault="003B5E05" w:rsidP="009A4CD5">
            <w:pPr>
              <w:pStyle w:val="Corpodetexto"/>
              <w:rPr>
                <w:strike/>
                <w:sz w:val="20"/>
                <w:szCs w:val="20"/>
              </w:rPr>
            </w:pPr>
            <w:r w:rsidRPr="00C57F03">
              <w:rPr>
                <w:bCs/>
                <w:strike/>
                <w:sz w:val="20"/>
                <w:szCs w:val="20"/>
                <w:lang w:eastAsia="en-US"/>
              </w:rPr>
              <w:t>Apresentação, no exercício, de estudos</w:t>
            </w:r>
            <w:r w:rsidRPr="00C57F03">
              <w:rPr>
                <w:strike/>
                <w:sz w:val="20"/>
                <w:szCs w:val="20"/>
              </w:rPr>
              <w:t xml:space="preserve"> ou trabalhos de pesquisa técnica.</w:t>
            </w:r>
          </w:p>
          <w:p w14:paraId="41E0F85A" w14:textId="77777777" w:rsidR="003B5E05" w:rsidRPr="00C57F03" w:rsidRDefault="003B5E05" w:rsidP="009A4CD5">
            <w:pPr>
              <w:pStyle w:val="Corpodetexto"/>
              <w:rPr>
                <w:strike/>
                <w:sz w:val="20"/>
                <w:szCs w:val="20"/>
              </w:rPr>
            </w:pPr>
            <w:r w:rsidRPr="00C57F03">
              <w:rPr>
                <w:strike/>
                <w:sz w:val="20"/>
                <w:szCs w:val="20"/>
              </w:rPr>
              <w:t>Apresentação, no exercício, de estudos ou trabalhos de pesquisa técnica e tese, dissertação ou monografias aprovadas.</w:t>
            </w:r>
            <w:r w:rsidRPr="00C57F03">
              <w:rPr>
                <w:strike/>
              </w:rPr>
              <w:t xml:space="preserve"> </w:t>
            </w:r>
            <w:r w:rsidRPr="00C57F03">
              <w:rPr>
                <w:bCs/>
                <w:iCs/>
                <w:strike/>
                <w:color w:val="0070C0"/>
                <w:sz w:val="16"/>
                <w:szCs w:val="16"/>
              </w:rPr>
              <w:t>(Alterado pela Revisão NBC 05)</w:t>
            </w:r>
          </w:p>
        </w:tc>
        <w:tc>
          <w:tcPr>
            <w:tcW w:w="4110" w:type="dxa"/>
            <w:tcBorders>
              <w:top w:val="single" w:sz="4" w:space="0" w:color="auto"/>
              <w:left w:val="single" w:sz="4" w:space="0" w:color="auto"/>
              <w:bottom w:val="single" w:sz="4" w:space="0" w:color="auto"/>
              <w:right w:val="single" w:sz="4" w:space="0" w:color="auto"/>
            </w:tcBorders>
            <w:vAlign w:val="center"/>
            <w:hideMark/>
          </w:tcPr>
          <w:p w14:paraId="6EA477D3" w14:textId="77777777" w:rsidR="003B5E05" w:rsidRPr="00C57F03" w:rsidRDefault="003B5E05" w:rsidP="009A4CD5">
            <w:pPr>
              <w:pStyle w:val="Corpodetexto"/>
              <w:rPr>
                <w:strike/>
                <w:sz w:val="20"/>
                <w:szCs w:val="20"/>
              </w:rPr>
            </w:pPr>
            <w:r w:rsidRPr="00C57F03">
              <w:rPr>
                <w:bCs/>
                <w:strike/>
                <w:sz w:val="20"/>
                <w:szCs w:val="20"/>
                <w:lang w:eastAsia="en-US"/>
              </w:rPr>
              <w:t>Participação</w:t>
            </w:r>
            <w:r w:rsidRPr="00C57F03">
              <w:rPr>
                <w:strike/>
                <w:sz w:val="20"/>
                <w:szCs w:val="20"/>
              </w:rPr>
              <w:t xml:space="preserve"> em congressos internacionais relacionados à Contabilidade, à Auditoria e à profissão e aprovados pela CEPC/CFC.</w:t>
            </w:r>
          </w:p>
          <w:p w14:paraId="3695BF68" w14:textId="77777777" w:rsidR="003B5E05" w:rsidRPr="00C57F03" w:rsidRDefault="003B5E05" w:rsidP="009A4CD5">
            <w:pPr>
              <w:pStyle w:val="Corpodetexto"/>
              <w:rPr>
                <w:strike/>
                <w:sz w:val="20"/>
                <w:szCs w:val="20"/>
              </w:rPr>
            </w:pPr>
            <w:r w:rsidRPr="00C57F03">
              <w:rPr>
                <w:bCs/>
                <w:strike/>
                <w:sz w:val="20"/>
                <w:szCs w:val="20"/>
                <w:lang w:eastAsia="en-US"/>
              </w:rPr>
              <w:t>Participação</w:t>
            </w:r>
            <w:r w:rsidRPr="00C57F03">
              <w:rPr>
                <w:strike/>
                <w:sz w:val="20"/>
                <w:szCs w:val="20"/>
              </w:rPr>
              <w:t xml:space="preserve"> em congressos internacionais relacionados à Contabilidade, à Auditoria, à Perícia e à profissão e aprovados pela CEPC/CFC. </w:t>
            </w:r>
            <w:r w:rsidRPr="00C57F03">
              <w:rPr>
                <w:bCs/>
                <w:iCs/>
                <w:strike/>
                <w:color w:val="0070C0"/>
                <w:sz w:val="16"/>
                <w:szCs w:val="16"/>
              </w:rPr>
              <w:t>(Alterado pela NBC PG 12 (R2))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9DCC609" w14:textId="77777777" w:rsidR="003B5E05" w:rsidRPr="00C57F03" w:rsidRDefault="003B5E05" w:rsidP="009A4CD5">
            <w:pPr>
              <w:pStyle w:val="Corpodetexto"/>
              <w:rPr>
                <w:strike/>
                <w:sz w:val="20"/>
                <w:szCs w:val="20"/>
              </w:rPr>
            </w:pPr>
            <w:r w:rsidRPr="00C57F03">
              <w:rPr>
                <w:strike/>
                <w:sz w:val="20"/>
                <w:szCs w:val="20"/>
              </w:rPr>
              <w:t>Até 10 (dez) pontos por estudo ou trabalho.</w:t>
            </w:r>
          </w:p>
          <w:p w14:paraId="15A6052A" w14:textId="77777777" w:rsidR="003B5E05" w:rsidRPr="00C57F03" w:rsidRDefault="003B5E05" w:rsidP="009A4CD5">
            <w:pPr>
              <w:pStyle w:val="Corpodetexto"/>
              <w:rPr>
                <w:strike/>
                <w:sz w:val="20"/>
                <w:szCs w:val="20"/>
              </w:rPr>
            </w:pPr>
            <w:r w:rsidRPr="00C57F03">
              <w:rPr>
                <w:strike/>
                <w:sz w:val="20"/>
                <w:szCs w:val="20"/>
              </w:rPr>
              <w:t xml:space="preserve">Até 15 (quinze) pontos por estudo ou trabalho. </w:t>
            </w:r>
            <w:r w:rsidRPr="00C57F03">
              <w:rPr>
                <w:bCs/>
                <w:iCs/>
                <w:strike/>
                <w:color w:val="0070C0"/>
                <w:sz w:val="16"/>
                <w:szCs w:val="16"/>
              </w:rPr>
              <w:t>(Alterado pela Revisão NBC 02)</w:t>
            </w:r>
          </w:p>
        </w:tc>
      </w:tr>
      <w:tr w:rsidR="003B5E05" w:rsidRPr="00C57F03" w14:paraId="10F19463" w14:textId="77777777" w:rsidTr="009A4CD5">
        <w:trPr>
          <w:trHeight w:val="1192"/>
          <w:jc w:val="center"/>
        </w:trPr>
        <w:tc>
          <w:tcPr>
            <w:tcW w:w="2413" w:type="dxa"/>
            <w:vMerge/>
            <w:tcBorders>
              <w:top w:val="single" w:sz="4" w:space="0" w:color="auto"/>
              <w:left w:val="single" w:sz="4" w:space="0" w:color="auto"/>
              <w:bottom w:val="single" w:sz="4" w:space="0" w:color="auto"/>
              <w:right w:val="single" w:sz="4" w:space="0" w:color="auto"/>
            </w:tcBorders>
            <w:vAlign w:val="center"/>
            <w:hideMark/>
          </w:tcPr>
          <w:p w14:paraId="0F01EEA5" w14:textId="77777777" w:rsidR="003B5E05" w:rsidRPr="00C57F03" w:rsidRDefault="003B5E05" w:rsidP="009A4CD5">
            <w:pPr>
              <w:spacing w:after="0" w:line="240" w:lineRule="auto"/>
              <w:rPr>
                <w:rFonts w:ascii="Times New Roman" w:eastAsia="Times New Roman" w:hAnsi="Times New Roman"/>
                <w:strike/>
                <w:lang w:eastAsia="zh-CN"/>
              </w:rPr>
            </w:pPr>
          </w:p>
        </w:tc>
        <w:tc>
          <w:tcPr>
            <w:tcW w:w="4110" w:type="dxa"/>
            <w:tcBorders>
              <w:top w:val="single" w:sz="4" w:space="0" w:color="auto"/>
              <w:left w:val="single" w:sz="4" w:space="0" w:color="auto"/>
              <w:bottom w:val="single" w:sz="4" w:space="0" w:color="auto"/>
              <w:right w:val="single" w:sz="4" w:space="0" w:color="auto"/>
            </w:tcBorders>
            <w:vAlign w:val="center"/>
            <w:hideMark/>
          </w:tcPr>
          <w:p w14:paraId="582CE584" w14:textId="77777777" w:rsidR="003B5E05" w:rsidRPr="00C57F03" w:rsidRDefault="003B5E05" w:rsidP="009A4CD5">
            <w:pPr>
              <w:pStyle w:val="Corpodetexto"/>
              <w:rPr>
                <w:strike/>
                <w:sz w:val="20"/>
                <w:szCs w:val="20"/>
              </w:rPr>
            </w:pPr>
            <w:r w:rsidRPr="00C57F03">
              <w:rPr>
                <w:bCs/>
                <w:strike/>
                <w:sz w:val="20"/>
                <w:szCs w:val="20"/>
                <w:lang w:eastAsia="en-US"/>
              </w:rPr>
              <w:t>Participação</w:t>
            </w:r>
            <w:r w:rsidRPr="00C57F03">
              <w:rPr>
                <w:strike/>
                <w:sz w:val="20"/>
                <w:szCs w:val="20"/>
              </w:rPr>
              <w:t xml:space="preserve"> em </w:t>
            </w:r>
            <w:r w:rsidRPr="00C57F03">
              <w:rPr>
                <w:bCs/>
                <w:strike/>
                <w:sz w:val="20"/>
                <w:szCs w:val="20"/>
                <w:lang w:eastAsia="en-US"/>
              </w:rPr>
              <w:t>congressos</w:t>
            </w:r>
            <w:r w:rsidRPr="00C57F03">
              <w:rPr>
                <w:strike/>
                <w:sz w:val="20"/>
                <w:szCs w:val="20"/>
              </w:rPr>
              <w:t xml:space="preserve"> ou convenções nacionais relacionados à Contabilidade, à Auditoria e à profissão contábil e que façam parte do PEPC reconhecido pela CEPC/CFC.</w:t>
            </w:r>
          </w:p>
          <w:p w14:paraId="4D6DCDEC" w14:textId="77777777" w:rsidR="003B5E05" w:rsidRPr="00C57F03" w:rsidRDefault="003B5E05" w:rsidP="009A4CD5">
            <w:pPr>
              <w:pStyle w:val="Corpodetexto"/>
              <w:rPr>
                <w:strike/>
                <w:sz w:val="20"/>
                <w:szCs w:val="20"/>
              </w:rPr>
            </w:pPr>
            <w:r w:rsidRPr="00C57F03">
              <w:rPr>
                <w:strike/>
                <w:sz w:val="20"/>
                <w:szCs w:val="20"/>
              </w:rPr>
              <w:t xml:space="preserve">Participação em congressos ou convenções nacionais relacionados à Contabilidade, à Auditoria, à Perícia e à profissão contábil e que façam parte do PEPC reconhecido pela CEPC/CFC. </w:t>
            </w:r>
            <w:r w:rsidRPr="00C57F03">
              <w:rPr>
                <w:bCs/>
                <w:iCs/>
                <w:strike/>
                <w:color w:val="0070C0"/>
                <w:sz w:val="16"/>
                <w:szCs w:val="16"/>
              </w:rPr>
              <w:t>(Alterado pela NBC PG 12 (R2))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881AFD4" w14:textId="77777777" w:rsidR="003B5E05" w:rsidRPr="00C57F03" w:rsidRDefault="003B5E05" w:rsidP="009A4CD5">
            <w:pPr>
              <w:pStyle w:val="Corpodetexto"/>
              <w:rPr>
                <w:strike/>
                <w:sz w:val="20"/>
                <w:szCs w:val="20"/>
              </w:rPr>
            </w:pPr>
            <w:r w:rsidRPr="00C57F03">
              <w:rPr>
                <w:strike/>
                <w:sz w:val="20"/>
                <w:szCs w:val="20"/>
              </w:rPr>
              <w:t>Até 15 (quinze) pontos por estudo ou trabalho.</w:t>
            </w:r>
          </w:p>
          <w:p w14:paraId="72430A5D" w14:textId="77777777" w:rsidR="003B5E05" w:rsidRPr="00C57F03" w:rsidRDefault="003B5E05" w:rsidP="009A4CD5">
            <w:pPr>
              <w:pStyle w:val="Corpodetexto"/>
              <w:rPr>
                <w:strike/>
                <w:sz w:val="20"/>
                <w:szCs w:val="20"/>
              </w:rPr>
            </w:pPr>
            <w:r w:rsidRPr="00C57F03">
              <w:rPr>
                <w:strike/>
                <w:sz w:val="20"/>
                <w:szCs w:val="20"/>
              </w:rPr>
              <w:t xml:space="preserve">Até 10 (dez) pontos por estudo ou trabalho. </w:t>
            </w:r>
            <w:r w:rsidRPr="00C57F03">
              <w:rPr>
                <w:bCs/>
                <w:iCs/>
                <w:strike/>
                <w:color w:val="0070C0"/>
                <w:sz w:val="16"/>
                <w:szCs w:val="16"/>
              </w:rPr>
              <w:t>(Alterado pela Revisão NBC 02)</w:t>
            </w:r>
          </w:p>
        </w:tc>
      </w:tr>
      <w:tr w:rsidR="003B5E05" w:rsidRPr="00C57F03" w14:paraId="7E951C99" w14:textId="77777777" w:rsidTr="009A4CD5">
        <w:trPr>
          <w:trHeight w:val="871"/>
          <w:jc w:val="center"/>
        </w:trPr>
        <w:tc>
          <w:tcPr>
            <w:tcW w:w="2413" w:type="dxa"/>
            <w:tcBorders>
              <w:top w:val="single" w:sz="4" w:space="0" w:color="auto"/>
              <w:left w:val="single" w:sz="4" w:space="0" w:color="auto"/>
              <w:bottom w:val="single" w:sz="4" w:space="0" w:color="auto"/>
              <w:right w:val="single" w:sz="4" w:space="0" w:color="auto"/>
            </w:tcBorders>
            <w:vAlign w:val="center"/>
            <w:hideMark/>
          </w:tcPr>
          <w:p w14:paraId="1ED66485" w14:textId="77777777" w:rsidR="003B5E05" w:rsidRPr="00C57F03" w:rsidRDefault="003B5E05" w:rsidP="009A4CD5">
            <w:pPr>
              <w:pStyle w:val="Corpodetexto"/>
              <w:rPr>
                <w:strike/>
                <w:sz w:val="20"/>
                <w:szCs w:val="20"/>
              </w:rPr>
            </w:pPr>
            <w:r w:rsidRPr="00C57F03">
              <w:rPr>
                <w:strike/>
                <w:sz w:val="20"/>
                <w:szCs w:val="20"/>
              </w:rPr>
              <w:t>Autoria de livros</w:t>
            </w:r>
          </w:p>
        </w:tc>
        <w:tc>
          <w:tcPr>
            <w:tcW w:w="4110" w:type="dxa"/>
            <w:tcBorders>
              <w:top w:val="single" w:sz="4" w:space="0" w:color="auto"/>
              <w:left w:val="single" w:sz="4" w:space="0" w:color="auto"/>
              <w:bottom w:val="single" w:sz="4" w:space="0" w:color="auto"/>
              <w:right w:val="single" w:sz="4" w:space="0" w:color="auto"/>
            </w:tcBorders>
            <w:vAlign w:val="center"/>
            <w:hideMark/>
          </w:tcPr>
          <w:p w14:paraId="21DB11E4" w14:textId="77777777" w:rsidR="003B5E05" w:rsidRPr="00C57F03" w:rsidRDefault="003B5E05" w:rsidP="009A4CD5">
            <w:pPr>
              <w:pStyle w:val="Corpodetexto"/>
              <w:rPr>
                <w:strike/>
                <w:sz w:val="20"/>
                <w:szCs w:val="20"/>
              </w:rPr>
            </w:pPr>
            <w:r w:rsidRPr="00C57F03">
              <w:rPr>
                <w:strike/>
                <w:sz w:val="20"/>
                <w:szCs w:val="20"/>
              </w:rPr>
              <w:t xml:space="preserve">Autoria de </w:t>
            </w:r>
            <w:r w:rsidRPr="00C57F03">
              <w:rPr>
                <w:bCs/>
                <w:strike/>
                <w:sz w:val="20"/>
                <w:szCs w:val="20"/>
                <w:lang w:eastAsia="en-US"/>
              </w:rPr>
              <w:t>livro publicado, no exercício,</w:t>
            </w:r>
            <w:r w:rsidRPr="00C57F03">
              <w:rPr>
                <w:strike/>
                <w:sz w:val="20"/>
                <w:szCs w:val="20"/>
              </w:rPr>
              <w:t xml:space="preserve"> relacionados à Contabilidade, à Auditoria e à profissão contábil</w:t>
            </w:r>
            <w:r w:rsidRPr="00C57F03">
              <w:rPr>
                <w:bCs/>
                <w:strike/>
                <w:sz w:val="20"/>
                <w:szCs w:val="20"/>
                <w:lang w:eastAsia="en-US"/>
              </w:rPr>
              <w:t>, reconhecido pela CEPC/CFC</w:t>
            </w:r>
            <w:r w:rsidRPr="00C57F03">
              <w:rPr>
                <w:strike/>
                <w:sz w:val="20"/>
                <w:szCs w:val="20"/>
              </w:rPr>
              <w:t>.</w:t>
            </w:r>
          </w:p>
          <w:p w14:paraId="6C4A2DEB" w14:textId="77777777" w:rsidR="003B5E05" w:rsidRPr="00C57F03" w:rsidRDefault="003B5E05" w:rsidP="009A4CD5">
            <w:pPr>
              <w:pStyle w:val="Corpodetexto"/>
              <w:rPr>
                <w:strike/>
                <w:sz w:val="20"/>
                <w:szCs w:val="20"/>
              </w:rPr>
            </w:pPr>
            <w:r w:rsidRPr="00C57F03">
              <w:rPr>
                <w:strike/>
                <w:sz w:val="20"/>
                <w:szCs w:val="20"/>
              </w:rPr>
              <w:t xml:space="preserve">Autoria de </w:t>
            </w:r>
            <w:r w:rsidRPr="00C57F03">
              <w:rPr>
                <w:bCs/>
                <w:strike/>
                <w:sz w:val="20"/>
                <w:szCs w:val="20"/>
                <w:lang w:eastAsia="en-US"/>
              </w:rPr>
              <w:t>livro publicado, no exercício,</w:t>
            </w:r>
            <w:r w:rsidRPr="00C57F03">
              <w:rPr>
                <w:strike/>
                <w:sz w:val="20"/>
                <w:szCs w:val="20"/>
              </w:rPr>
              <w:t xml:space="preserve"> relacionados à Contabilidade, à Auditoria, à Perícia e à profissão contábil</w:t>
            </w:r>
            <w:r w:rsidRPr="00C57F03">
              <w:rPr>
                <w:bCs/>
                <w:strike/>
                <w:sz w:val="20"/>
                <w:szCs w:val="20"/>
                <w:lang w:eastAsia="en-US"/>
              </w:rPr>
              <w:t>, reconhecido pela CEPC/CFC</w:t>
            </w:r>
            <w:r w:rsidRPr="00C57F03">
              <w:rPr>
                <w:strike/>
                <w:sz w:val="20"/>
                <w:szCs w:val="20"/>
              </w:rPr>
              <w:t xml:space="preserve">. </w:t>
            </w:r>
            <w:r w:rsidRPr="00C57F03">
              <w:rPr>
                <w:bCs/>
                <w:iCs/>
                <w:strike/>
                <w:color w:val="0070C0"/>
                <w:sz w:val="16"/>
                <w:szCs w:val="16"/>
              </w:rPr>
              <w:t>(Alterado pela NBC PG 12 (R2))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4D08542" w14:textId="77777777" w:rsidR="003B5E05" w:rsidRPr="00C57F03" w:rsidRDefault="003B5E05" w:rsidP="009A4CD5">
            <w:pPr>
              <w:pStyle w:val="Corpodetexto"/>
              <w:rPr>
                <w:strike/>
                <w:sz w:val="20"/>
                <w:szCs w:val="20"/>
              </w:rPr>
            </w:pPr>
            <w:r w:rsidRPr="00C57F03">
              <w:rPr>
                <w:strike/>
                <w:sz w:val="20"/>
                <w:szCs w:val="20"/>
              </w:rPr>
              <w:t>Até 20 (vinte) pontos por obra.</w:t>
            </w:r>
          </w:p>
        </w:tc>
      </w:tr>
      <w:tr w:rsidR="003B5E05" w:rsidRPr="00C57F03" w14:paraId="3AB766DA" w14:textId="77777777" w:rsidTr="009A4CD5">
        <w:trPr>
          <w:trHeight w:val="802"/>
          <w:jc w:val="center"/>
        </w:trPr>
        <w:tc>
          <w:tcPr>
            <w:tcW w:w="2413" w:type="dxa"/>
            <w:tcBorders>
              <w:top w:val="single" w:sz="4" w:space="0" w:color="auto"/>
              <w:left w:val="single" w:sz="4" w:space="0" w:color="auto"/>
              <w:bottom w:val="single" w:sz="4" w:space="0" w:color="auto"/>
              <w:right w:val="single" w:sz="4" w:space="0" w:color="auto"/>
            </w:tcBorders>
            <w:vAlign w:val="center"/>
            <w:hideMark/>
          </w:tcPr>
          <w:p w14:paraId="397721E1" w14:textId="77777777" w:rsidR="003B5E05" w:rsidRPr="00C57F03" w:rsidRDefault="003B5E05" w:rsidP="009A4CD5">
            <w:pPr>
              <w:pStyle w:val="Corpodetexto"/>
              <w:rPr>
                <w:strike/>
                <w:sz w:val="20"/>
                <w:szCs w:val="20"/>
              </w:rPr>
            </w:pPr>
            <w:r w:rsidRPr="00C57F03">
              <w:rPr>
                <w:strike/>
                <w:sz w:val="20"/>
                <w:szCs w:val="20"/>
              </w:rPr>
              <w:t>Coautoria de livros</w:t>
            </w:r>
          </w:p>
        </w:tc>
        <w:tc>
          <w:tcPr>
            <w:tcW w:w="4110" w:type="dxa"/>
            <w:tcBorders>
              <w:top w:val="single" w:sz="4" w:space="0" w:color="auto"/>
              <w:left w:val="single" w:sz="4" w:space="0" w:color="auto"/>
              <w:bottom w:val="single" w:sz="4" w:space="0" w:color="auto"/>
              <w:right w:val="single" w:sz="4" w:space="0" w:color="auto"/>
            </w:tcBorders>
            <w:vAlign w:val="center"/>
            <w:hideMark/>
          </w:tcPr>
          <w:p w14:paraId="2A5B77CD" w14:textId="77777777" w:rsidR="003B5E05" w:rsidRPr="00C57F03" w:rsidRDefault="003B5E05" w:rsidP="009A4CD5">
            <w:pPr>
              <w:pStyle w:val="Corpodetexto"/>
              <w:rPr>
                <w:strike/>
                <w:sz w:val="20"/>
                <w:szCs w:val="20"/>
              </w:rPr>
            </w:pPr>
            <w:r w:rsidRPr="00C57F03">
              <w:rPr>
                <w:strike/>
                <w:sz w:val="20"/>
                <w:szCs w:val="20"/>
              </w:rPr>
              <w:t xml:space="preserve">Coautoria de </w:t>
            </w:r>
            <w:r w:rsidRPr="00C57F03">
              <w:rPr>
                <w:bCs/>
                <w:strike/>
                <w:sz w:val="20"/>
                <w:szCs w:val="20"/>
                <w:lang w:eastAsia="en-US"/>
              </w:rPr>
              <w:t>livro publicado no exercício,</w:t>
            </w:r>
            <w:r w:rsidRPr="00C57F03">
              <w:rPr>
                <w:strike/>
                <w:sz w:val="20"/>
                <w:szCs w:val="20"/>
              </w:rPr>
              <w:t xml:space="preserve"> relacionados à Contabilidade, à Auditoria e à profissão contábil.</w:t>
            </w:r>
          </w:p>
          <w:p w14:paraId="120FBCC1" w14:textId="77777777" w:rsidR="003B5E05" w:rsidRPr="00C57F03" w:rsidRDefault="003B5E05" w:rsidP="009A4CD5">
            <w:pPr>
              <w:pStyle w:val="Corpodetexto"/>
              <w:rPr>
                <w:strike/>
                <w:sz w:val="20"/>
                <w:szCs w:val="20"/>
              </w:rPr>
            </w:pPr>
            <w:r w:rsidRPr="00C57F03">
              <w:rPr>
                <w:strike/>
                <w:sz w:val="20"/>
                <w:szCs w:val="20"/>
              </w:rPr>
              <w:t xml:space="preserve">Coautoria de </w:t>
            </w:r>
            <w:r w:rsidRPr="00C57F03">
              <w:rPr>
                <w:bCs/>
                <w:strike/>
                <w:sz w:val="20"/>
                <w:szCs w:val="20"/>
                <w:lang w:eastAsia="en-US"/>
              </w:rPr>
              <w:t>livro publicado no exercício,</w:t>
            </w:r>
            <w:r w:rsidRPr="00C57F03">
              <w:rPr>
                <w:strike/>
                <w:sz w:val="20"/>
                <w:szCs w:val="20"/>
              </w:rPr>
              <w:t xml:space="preserve"> relacionados à Contabilidade, à Auditoria, à Perícia e à profissão contábil. </w:t>
            </w:r>
            <w:r w:rsidRPr="00C57F03">
              <w:rPr>
                <w:bCs/>
                <w:iCs/>
                <w:strike/>
                <w:color w:val="0070C0"/>
                <w:sz w:val="16"/>
                <w:szCs w:val="16"/>
              </w:rPr>
              <w:t>(Alterado pela NBC PG 12 (R2))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C90452" w14:textId="77777777" w:rsidR="003B5E05" w:rsidRPr="00C57F03" w:rsidRDefault="003B5E05" w:rsidP="009A4CD5">
            <w:pPr>
              <w:pStyle w:val="Corpodetexto"/>
              <w:rPr>
                <w:strike/>
                <w:sz w:val="20"/>
                <w:szCs w:val="20"/>
              </w:rPr>
            </w:pPr>
            <w:r w:rsidRPr="00C57F03">
              <w:rPr>
                <w:strike/>
                <w:sz w:val="20"/>
                <w:szCs w:val="20"/>
              </w:rPr>
              <w:t>Até 10 (dez) pontos por obra.</w:t>
            </w:r>
          </w:p>
        </w:tc>
      </w:tr>
      <w:tr w:rsidR="003B5E05" w:rsidRPr="00C57F03" w14:paraId="59AB5BFC" w14:textId="77777777" w:rsidTr="009A4CD5">
        <w:trPr>
          <w:jc w:val="center"/>
        </w:trPr>
        <w:tc>
          <w:tcPr>
            <w:tcW w:w="2413" w:type="dxa"/>
            <w:tcBorders>
              <w:top w:val="single" w:sz="4" w:space="0" w:color="auto"/>
              <w:left w:val="single" w:sz="4" w:space="0" w:color="auto"/>
              <w:bottom w:val="single" w:sz="4" w:space="0" w:color="auto"/>
              <w:right w:val="single" w:sz="4" w:space="0" w:color="auto"/>
            </w:tcBorders>
            <w:vAlign w:val="center"/>
            <w:hideMark/>
          </w:tcPr>
          <w:p w14:paraId="28F1815B" w14:textId="77777777" w:rsidR="003B5E05" w:rsidRPr="00C57F03" w:rsidRDefault="003B5E05" w:rsidP="009A4CD5">
            <w:pPr>
              <w:pStyle w:val="Corpodetexto"/>
              <w:rPr>
                <w:strike/>
                <w:sz w:val="20"/>
                <w:szCs w:val="20"/>
              </w:rPr>
            </w:pPr>
            <w:r w:rsidRPr="00C57F03">
              <w:rPr>
                <w:strike/>
                <w:sz w:val="20"/>
                <w:szCs w:val="20"/>
              </w:rPr>
              <w:t>Tradução de livros</w:t>
            </w:r>
          </w:p>
        </w:tc>
        <w:tc>
          <w:tcPr>
            <w:tcW w:w="4110" w:type="dxa"/>
            <w:tcBorders>
              <w:top w:val="single" w:sz="4" w:space="0" w:color="auto"/>
              <w:left w:val="single" w:sz="4" w:space="0" w:color="auto"/>
              <w:bottom w:val="single" w:sz="4" w:space="0" w:color="auto"/>
              <w:right w:val="single" w:sz="4" w:space="0" w:color="auto"/>
            </w:tcBorders>
            <w:vAlign w:val="center"/>
            <w:hideMark/>
          </w:tcPr>
          <w:p w14:paraId="53FC3BED" w14:textId="77777777" w:rsidR="003B5E05" w:rsidRPr="00C57F03" w:rsidRDefault="003B5E05" w:rsidP="009A4CD5">
            <w:pPr>
              <w:pStyle w:val="Corpodetexto"/>
              <w:rPr>
                <w:strike/>
                <w:sz w:val="20"/>
                <w:szCs w:val="20"/>
              </w:rPr>
            </w:pPr>
            <w:r w:rsidRPr="00C57F03">
              <w:rPr>
                <w:strike/>
                <w:sz w:val="20"/>
                <w:szCs w:val="20"/>
              </w:rPr>
              <w:t>Tradução e adaptação</w:t>
            </w:r>
            <w:r w:rsidRPr="00C57F03">
              <w:rPr>
                <w:bCs/>
                <w:strike/>
                <w:sz w:val="20"/>
                <w:szCs w:val="20"/>
                <w:lang w:eastAsia="en-US"/>
              </w:rPr>
              <w:t>, no exercício,</w:t>
            </w:r>
            <w:r w:rsidRPr="00C57F03">
              <w:rPr>
                <w:strike/>
                <w:sz w:val="20"/>
                <w:szCs w:val="20"/>
              </w:rPr>
              <w:t xml:space="preserve"> de livros publicados no exterior relacionados à Contabilidade, à Auditoria e à profissão contábil, aprovados pela CEPC/CFC.</w:t>
            </w:r>
          </w:p>
          <w:p w14:paraId="0E93D1F6" w14:textId="77777777" w:rsidR="003B5E05" w:rsidRPr="00C57F03" w:rsidRDefault="003B5E05" w:rsidP="009A4CD5">
            <w:pPr>
              <w:pStyle w:val="Corpodetexto"/>
              <w:rPr>
                <w:strike/>
                <w:sz w:val="20"/>
                <w:szCs w:val="20"/>
              </w:rPr>
            </w:pPr>
            <w:r w:rsidRPr="00C57F03">
              <w:rPr>
                <w:strike/>
                <w:sz w:val="20"/>
                <w:szCs w:val="20"/>
              </w:rPr>
              <w:t xml:space="preserve">Tradução e adaptação, no exercício, de livros publicados no exterior relacionados à Contabilidade, à Auditoria, à Perícia e à profissão contábil, aprovados pela CEPC/CFC. </w:t>
            </w:r>
            <w:r w:rsidRPr="00C57F03">
              <w:rPr>
                <w:bCs/>
                <w:iCs/>
                <w:strike/>
                <w:color w:val="0070C0"/>
                <w:sz w:val="16"/>
                <w:szCs w:val="16"/>
              </w:rPr>
              <w:t>(Alterado pela NBC PG 12 (R2))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7EA7C32" w14:textId="77777777" w:rsidR="003B5E05" w:rsidRPr="00C57F03" w:rsidRDefault="003B5E05" w:rsidP="009A4CD5">
            <w:pPr>
              <w:pStyle w:val="Corpodetexto"/>
              <w:rPr>
                <w:strike/>
                <w:sz w:val="20"/>
                <w:szCs w:val="20"/>
              </w:rPr>
            </w:pPr>
            <w:r w:rsidRPr="00C57F03">
              <w:rPr>
                <w:strike/>
                <w:sz w:val="20"/>
                <w:szCs w:val="20"/>
              </w:rPr>
              <w:t>Até 10 (dez) pontos por obra.</w:t>
            </w:r>
          </w:p>
        </w:tc>
      </w:tr>
    </w:tbl>
    <w:p w14:paraId="1DF4B9E0" w14:textId="77777777" w:rsidR="003B5E05" w:rsidRDefault="003B5E05" w:rsidP="003B5E05">
      <w:pPr>
        <w:spacing w:after="0" w:line="240" w:lineRule="auto"/>
        <w:jc w:val="both"/>
        <w:rPr>
          <w:rFonts w:ascii="Times New Roman" w:hAnsi="Times New Roman"/>
          <w:bCs/>
          <w:sz w:val="24"/>
          <w:szCs w:val="24"/>
        </w:rPr>
      </w:pPr>
    </w:p>
    <w:p w14:paraId="508B8C5B" w14:textId="77777777" w:rsidR="003B5E05" w:rsidRDefault="003B5E05" w:rsidP="003B5E05">
      <w:pPr>
        <w:spacing w:after="0" w:line="240" w:lineRule="auto"/>
        <w:jc w:val="both"/>
        <w:rPr>
          <w:rFonts w:ascii="Times New Roman" w:hAnsi="Times New Roman"/>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4110"/>
        <w:gridCol w:w="2978"/>
      </w:tblGrid>
      <w:tr w:rsidR="003B5E05" w:rsidRPr="00B70772" w14:paraId="1DE35609" w14:textId="77777777" w:rsidTr="009A4CD5">
        <w:trPr>
          <w:trHeight w:val="539"/>
        </w:trPr>
        <w:tc>
          <w:tcPr>
            <w:tcW w:w="9503" w:type="dxa"/>
            <w:gridSpan w:val="3"/>
            <w:tcBorders>
              <w:top w:val="single" w:sz="4" w:space="0" w:color="000000"/>
              <w:left w:val="single" w:sz="4" w:space="0" w:color="000000"/>
              <w:bottom w:val="single" w:sz="4" w:space="0" w:color="000000"/>
              <w:right w:val="single" w:sz="4" w:space="0" w:color="000000"/>
            </w:tcBorders>
            <w:hideMark/>
          </w:tcPr>
          <w:p w14:paraId="149471ED" w14:textId="77777777" w:rsidR="003B5E05" w:rsidRPr="00B70772" w:rsidRDefault="003B5E05" w:rsidP="009A4CD5">
            <w:pPr>
              <w:pStyle w:val="PargrafodaLista"/>
              <w:tabs>
                <w:tab w:val="left" w:pos="960"/>
              </w:tabs>
              <w:ind w:left="709" w:right="-1" w:hanging="709"/>
              <w:jc w:val="center"/>
              <w:rPr>
                <w:rFonts w:ascii="Arial" w:hAnsi="Arial" w:cs="Arial"/>
                <w:lang w:bidi="pt-PT"/>
              </w:rPr>
            </w:pPr>
            <w:r w:rsidRPr="00B70772">
              <w:rPr>
                <w:rFonts w:ascii="Arial" w:hAnsi="Arial" w:cs="Arial"/>
                <w:b/>
                <w:lang w:bidi="pt-PT"/>
              </w:rPr>
              <w:t>Tabela IV – Produção Intelectual</w:t>
            </w:r>
            <w:r>
              <w:rPr>
                <w:rFonts w:ascii="Arial" w:hAnsi="Arial" w:cs="Arial"/>
                <w:b/>
                <w:lang w:bidi="pt-PT"/>
              </w:rPr>
              <w:t xml:space="preserve"> </w:t>
            </w:r>
            <w:r w:rsidRPr="00C57F03">
              <w:rPr>
                <w:rFonts w:ascii="Arial" w:hAnsi="Arial" w:cs="Arial"/>
                <w:bCs/>
                <w:iCs/>
                <w:color w:val="0070C0"/>
                <w:sz w:val="16"/>
                <w:szCs w:val="16"/>
              </w:rPr>
              <w:t>(Alterado pela Revisão NBC 0</w:t>
            </w:r>
            <w:r>
              <w:rPr>
                <w:rFonts w:ascii="Arial" w:hAnsi="Arial" w:cs="Arial"/>
                <w:bCs/>
                <w:iCs/>
                <w:color w:val="0070C0"/>
                <w:sz w:val="16"/>
                <w:szCs w:val="16"/>
              </w:rPr>
              <w:t>8</w:t>
            </w:r>
            <w:r w:rsidRPr="00C57F03">
              <w:rPr>
                <w:rFonts w:ascii="Arial" w:hAnsi="Arial" w:cs="Arial"/>
                <w:bCs/>
                <w:iCs/>
                <w:color w:val="0070C0"/>
                <w:sz w:val="16"/>
                <w:szCs w:val="16"/>
              </w:rPr>
              <w:t>)</w:t>
            </w:r>
          </w:p>
        </w:tc>
      </w:tr>
      <w:tr w:rsidR="003B5E05" w:rsidRPr="00B70772" w14:paraId="7DA94BD0" w14:textId="77777777" w:rsidTr="009A4CD5">
        <w:trPr>
          <w:trHeight w:val="506"/>
        </w:trPr>
        <w:tc>
          <w:tcPr>
            <w:tcW w:w="9503" w:type="dxa"/>
            <w:gridSpan w:val="3"/>
            <w:tcBorders>
              <w:top w:val="single" w:sz="4" w:space="0" w:color="000000"/>
              <w:left w:val="single" w:sz="4" w:space="0" w:color="000000"/>
              <w:bottom w:val="single" w:sz="4" w:space="0" w:color="000000"/>
              <w:right w:val="single" w:sz="4" w:space="0" w:color="000000"/>
            </w:tcBorders>
            <w:hideMark/>
          </w:tcPr>
          <w:p w14:paraId="35684EF1" w14:textId="77777777" w:rsidR="003B5E05" w:rsidRPr="00B70772" w:rsidRDefault="003B5E05" w:rsidP="009A4CD5">
            <w:pPr>
              <w:pStyle w:val="PargrafodaLista"/>
              <w:tabs>
                <w:tab w:val="left" w:pos="960"/>
              </w:tabs>
              <w:spacing w:line="240" w:lineRule="auto"/>
              <w:ind w:left="709" w:right="-1" w:hanging="709"/>
              <w:jc w:val="both"/>
              <w:rPr>
                <w:rFonts w:ascii="Arial" w:hAnsi="Arial" w:cs="Arial"/>
                <w:b/>
                <w:lang w:bidi="pt-PT"/>
              </w:rPr>
            </w:pPr>
            <w:r w:rsidRPr="00B70772">
              <w:rPr>
                <w:rFonts w:ascii="Arial" w:hAnsi="Arial" w:cs="Arial"/>
                <w:b/>
                <w:lang w:bidi="pt-PT"/>
              </w:rPr>
              <w:t>A atribuição total de pontos da produção intelectual é limitada a 20 (vinte) pontos por ano</w:t>
            </w:r>
          </w:p>
        </w:tc>
      </w:tr>
      <w:tr w:rsidR="003B5E05" w:rsidRPr="00B70772" w14:paraId="7744787A" w14:textId="77777777" w:rsidTr="009A4CD5">
        <w:trPr>
          <w:trHeight w:val="237"/>
        </w:trPr>
        <w:tc>
          <w:tcPr>
            <w:tcW w:w="2415" w:type="dxa"/>
            <w:tcBorders>
              <w:top w:val="single" w:sz="4" w:space="0" w:color="000000"/>
              <w:left w:val="single" w:sz="4" w:space="0" w:color="000000"/>
              <w:bottom w:val="single" w:sz="4" w:space="0" w:color="000000"/>
              <w:right w:val="single" w:sz="4" w:space="0" w:color="000000"/>
            </w:tcBorders>
            <w:hideMark/>
          </w:tcPr>
          <w:p w14:paraId="62CE69B7" w14:textId="77777777" w:rsidR="003B5E05" w:rsidRPr="00B70772" w:rsidRDefault="003B5E05" w:rsidP="009A4CD5">
            <w:pPr>
              <w:pStyle w:val="PargrafodaLista"/>
              <w:tabs>
                <w:tab w:val="left" w:pos="960"/>
              </w:tabs>
              <w:spacing w:line="240" w:lineRule="auto"/>
              <w:ind w:left="709" w:right="-1" w:hanging="709"/>
              <w:jc w:val="center"/>
              <w:rPr>
                <w:rFonts w:ascii="Arial" w:hAnsi="Arial" w:cs="Arial"/>
                <w:b/>
                <w:lang w:bidi="pt-PT"/>
              </w:rPr>
            </w:pPr>
            <w:r w:rsidRPr="00B70772">
              <w:rPr>
                <w:rFonts w:ascii="Arial" w:hAnsi="Arial" w:cs="Arial"/>
                <w:b/>
                <w:lang w:bidi="pt-PT"/>
              </w:rPr>
              <w:t>Natureza</w:t>
            </w:r>
          </w:p>
        </w:tc>
        <w:tc>
          <w:tcPr>
            <w:tcW w:w="4110" w:type="dxa"/>
            <w:tcBorders>
              <w:top w:val="single" w:sz="4" w:space="0" w:color="000000"/>
              <w:left w:val="single" w:sz="4" w:space="0" w:color="000000"/>
              <w:bottom w:val="single" w:sz="4" w:space="0" w:color="000000"/>
              <w:right w:val="single" w:sz="4" w:space="0" w:color="000000"/>
            </w:tcBorders>
            <w:hideMark/>
          </w:tcPr>
          <w:p w14:paraId="23BA74C3" w14:textId="77777777" w:rsidR="003B5E05" w:rsidRPr="00B70772" w:rsidRDefault="003B5E05" w:rsidP="009A4CD5">
            <w:pPr>
              <w:pStyle w:val="PargrafodaLista"/>
              <w:tabs>
                <w:tab w:val="left" w:pos="960"/>
              </w:tabs>
              <w:spacing w:line="240" w:lineRule="auto"/>
              <w:ind w:left="709" w:right="-1" w:hanging="709"/>
              <w:jc w:val="center"/>
              <w:rPr>
                <w:rFonts w:ascii="Arial" w:hAnsi="Arial" w:cs="Arial"/>
                <w:b/>
                <w:lang w:bidi="pt-PT"/>
              </w:rPr>
            </w:pPr>
            <w:r w:rsidRPr="00B70772">
              <w:rPr>
                <w:rFonts w:ascii="Arial" w:hAnsi="Arial" w:cs="Arial"/>
                <w:b/>
                <w:lang w:bidi="pt-PT"/>
              </w:rPr>
              <w:t>Características</w:t>
            </w:r>
          </w:p>
        </w:tc>
        <w:tc>
          <w:tcPr>
            <w:tcW w:w="2978" w:type="dxa"/>
            <w:tcBorders>
              <w:top w:val="single" w:sz="4" w:space="0" w:color="000000"/>
              <w:left w:val="single" w:sz="4" w:space="0" w:color="000000"/>
              <w:bottom w:val="single" w:sz="4" w:space="0" w:color="000000"/>
              <w:right w:val="single" w:sz="4" w:space="0" w:color="000000"/>
            </w:tcBorders>
            <w:hideMark/>
          </w:tcPr>
          <w:p w14:paraId="431E2A2A" w14:textId="77777777" w:rsidR="003B5E05" w:rsidRPr="00B70772" w:rsidRDefault="003B5E05" w:rsidP="009A4CD5">
            <w:pPr>
              <w:pStyle w:val="PargrafodaLista"/>
              <w:tabs>
                <w:tab w:val="left" w:pos="960"/>
              </w:tabs>
              <w:spacing w:line="240" w:lineRule="auto"/>
              <w:ind w:left="709" w:right="-1" w:hanging="709"/>
              <w:jc w:val="center"/>
              <w:rPr>
                <w:rFonts w:ascii="Arial" w:hAnsi="Arial" w:cs="Arial"/>
                <w:b/>
                <w:lang w:bidi="pt-PT"/>
              </w:rPr>
            </w:pPr>
            <w:r w:rsidRPr="00B70772">
              <w:rPr>
                <w:rFonts w:ascii="Arial" w:hAnsi="Arial" w:cs="Arial"/>
                <w:b/>
                <w:lang w:bidi="pt-PT"/>
              </w:rPr>
              <w:t>Atribuição de pontos</w:t>
            </w:r>
          </w:p>
        </w:tc>
      </w:tr>
      <w:tr w:rsidR="003B5E05" w:rsidRPr="00B70772" w14:paraId="101774B5" w14:textId="77777777" w:rsidTr="009A4CD5">
        <w:trPr>
          <w:trHeight w:val="2484"/>
        </w:trPr>
        <w:tc>
          <w:tcPr>
            <w:tcW w:w="2415" w:type="dxa"/>
            <w:vMerge w:val="restart"/>
            <w:tcBorders>
              <w:top w:val="single" w:sz="4" w:space="0" w:color="000000"/>
              <w:left w:val="single" w:sz="4" w:space="0" w:color="000000"/>
              <w:bottom w:val="single" w:sz="4" w:space="0" w:color="000000"/>
              <w:right w:val="single" w:sz="4" w:space="0" w:color="000000"/>
            </w:tcBorders>
          </w:tcPr>
          <w:p w14:paraId="18CEDDC1"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531DEB49"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3DD835DF" w14:textId="77777777" w:rsidR="003B5E05" w:rsidRPr="00B70772" w:rsidRDefault="003B5E05" w:rsidP="009A4CD5">
            <w:pPr>
              <w:pStyle w:val="PargrafodaLista"/>
              <w:ind w:left="0" w:right="-1"/>
              <w:jc w:val="both"/>
              <w:rPr>
                <w:rFonts w:ascii="Arial" w:hAnsi="Arial" w:cs="Arial"/>
                <w:lang w:bidi="pt-PT"/>
              </w:rPr>
            </w:pPr>
            <w:r w:rsidRPr="00B70772">
              <w:rPr>
                <w:rFonts w:ascii="Arial" w:hAnsi="Arial" w:cs="Arial"/>
                <w:lang w:bidi="pt-PT"/>
              </w:rPr>
              <w:t>Publicação, no exercício, de artigos em jornais e em revistas nacionais e internacionais, de forma impressa e eletrônica.</w:t>
            </w:r>
          </w:p>
        </w:tc>
        <w:tc>
          <w:tcPr>
            <w:tcW w:w="4110" w:type="dxa"/>
            <w:tcBorders>
              <w:top w:val="single" w:sz="4" w:space="0" w:color="000000"/>
              <w:left w:val="single" w:sz="4" w:space="0" w:color="000000"/>
              <w:bottom w:val="single" w:sz="4" w:space="0" w:color="000000"/>
              <w:right w:val="single" w:sz="4" w:space="0" w:color="000000"/>
            </w:tcBorders>
          </w:tcPr>
          <w:p w14:paraId="2A978A7F" w14:textId="77777777" w:rsidR="003B5E05" w:rsidRPr="00B70772" w:rsidRDefault="003B5E05" w:rsidP="009A4CD5">
            <w:pPr>
              <w:pStyle w:val="PargrafodaLista"/>
              <w:tabs>
                <w:tab w:val="left" w:pos="960"/>
              </w:tabs>
              <w:ind w:left="709" w:right="-1" w:hanging="709"/>
              <w:jc w:val="both"/>
              <w:rPr>
                <w:rFonts w:ascii="Arial" w:hAnsi="Arial" w:cs="Arial"/>
                <w:lang w:bidi="pt-PT"/>
              </w:rPr>
            </w:pPr>
          </w:p>
          <w:p w14:paraId="12A905DA" w14:textId="77777777" w:rsidR="003B5E05" w:rsidRPr="00B70772" w:rsidRDefault="003B5E05" w:rsidP="009A4CD5">
            <w:pPr>
              <w:pStyle w:val="PargrafodaLista"/>
              <w:tabs>
                <w:tab w:val="left" w:pos="960"/>
              </w:tabs>
              <w:spacing w:line="240" w:lineRule="auto"/>
              <w:ind w:left="709" w:right="-1" w:hanging="709"/>
              <w:jc w:val="both"/>
              <w:rPr>
                <w:rFonts w:ascii="Arial" w:hAnsi="Arial" w:cs="Arial"/>
                <w:b/>
                <w:bCs/>
                <w:lang w:bidi="pt-PT"/>
              </w:rPr>
            </w:pPr>
            <w:r w:rsidRPr="00B70772">
              <w:rPr>
                <w:rFonts w:ascii="Arial" w:hAnsi="Arial" w:cs="Arial"/>
                <w:lang w:bidi="pt-PT"/>
              </w:rPr>
              <w:t xml:space="preserve">Matérias e artigos relacionados à Contabilidade, à Auditoria, à Perícia e à profissão contábil, homologados pela CEPC/CFC. </w:t>
            </w:r>
          </w:p>
        </w:tc>
        <w:tc>
          <w:tcPr>
            <w:tcW w:w="2978" w:type="dxa"/>
            <w:tcBorders>
              <w:top w:val="single" w:sz="4" w:space="0" w:color="000000"/>
              <w:left w:val="single" w:sz="4" w:space="0" w:color="000000"/>
              <w:bottom w:val="single" w:sz="4" w:space="0" w:color="000000"/>
              <w:right w:val="single" w:sz="4" w:space="0" w:color="000000"/>
            </w:tcBorders>
          </w:tcPr>
          <w:p w14:paraId="79523C41"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62DE956D" w14:textId="77777777" w:rsidR="003B5E05" w:rsidRPr="00B70772" w:rsidRDefault="003B5E05" w:rsidP="009A4CD5">
            <w:pPr>
              <w:pStyle w:val="PargrafodaLista"/>
              <w:tabs>
                <w:tab w:val="left" w:pos="960"/>
              </w:tabs>
              <w:ind w:left="709" w:right="-1" w:hanging="709"/>
              <w:jc w:val="both"/>
              <w:rPr>
                <w:rFonts w:ascii="Arial" w:hAnsi="Arial" w:cs="Arial"/>
                <w:lang w:bidi="pt-PT"/>
              </w:rPr>
            </w:pPr>
            <w:r w:rsidRPr="00B70772">
              <w:rPr>
                <w:rFonts w:ascii="Arial" w:hAnsi="Arial" w:cs="Arial"/>
                <w:lang w:bidi="pt-PT"/>
              </w:rPr>
              <w:t>Até 3 (três) pontos por matéria.</w:t>
            </w:r>
          </w:p>
        </w:tc>
      </w:tr>
      <w:tr w:rsidR="003B5E05" w:rsidRPr="00B70772" w14:paraId="4D90F1E8" w14:textId="77777777" w:rsidTr="009A4CD5">
        <w:trPr>
          <w:trHeight w:val="1795"/>
        </w:trPr>
        <w:tc>
          <w:tcPr>
            <w:tcW w:w="2415" w:type="dxa"/>
            <w:vMerge/>
            <w:tcBorders>
              <w:top w:val="single" w:sz="4" w:space="0" w:color="000000"/>
              <w:left w:val="single" w:sz="4" w:space="0" w:color="000000"/>
              <w:bottom w:val="single" w:sz="4" w:space="0" w:color="000000"/>
              <w:right w:val="single" w:sz="4" w:space="0" w:color="000000"/>
            </w:tcBorders>
            <w:vAlign w:val="center"/>
            <w:hideMark/>
          </w:tcPr>
          <w:p w14:paraId="6EE4EBC3" w14:textId="77777777" w:rsidR="003B5E05" w:rsidRPr="00B70772" w:rsidRDefault="003B5E05" w:rsidP="009A4CD5">
            <w:pPr>
              <w:pStyle w:val="PargrafodaLista"/>
              <w:widowControl w:val="0"/>
              <w:tabs>
                <w:tab w:val="left" w:pos="960"/>
              </w:tabs>
              <w:autoSpaceDE w:val="0"/>
              <w:autoSpaceDN w:val="0"/>
              <w:ind w:left="709" w:right="-1" w:hanging="709"/>
              <w:jc w:val="both"/>
              <w:rPr>
                <w:rFonts w:ascii="Arial" w:hAnsi="Arial" w:cs="Arial"/>
                <w:lang w:bidi="pt-PT"/>
              </w:rPr>
            </w:pPr>
          </w:p>
        </w:tc>
        <w:tc>
          <w:tcPr>
            <w:tcW w:w="4110" w:type="dxa"/>
            <w:tcBorders>
              <w:top w:val="single" w:sz="4" w:space="0" w:color="000000"/>
              <w:left w:val="single" w:sz="4" w:space="0" w:color="000000"/>
              <w:bottom w:val="single" w:sz="4" w:space="0" w:color="000000"/>
              <w:right w:val="single" w:sz="4" w:space="0" w:color="000000"/>
            </w:tcBorders>
          </w:tcPr>
          <w:p w14:paraId="5F3597E4" w14:textId="77777777" w:rsidR="003B5E05" w:rsidRPr="00B70772" w:rsidRDefault="003B5E05" w:rsidP="009A4CD5">
            <w:pPr>
              <w:pStyle w:val="PargrafodaLista"/>
              <w:tabs>
                <w:tab w:val="left" w:pos="960"/>
              </w:tabs>
              <w:ind w:left="0" w:right="-1"/>
              <w:jc w:val="both"/>
              <w:rPr>
                <w:rFonts w:ascii="Arial" w:hAnsi="Arial" w:cs="Arial"/>
                <w:lang w:bidi="pt-PT"/>
              </w:rPr>
            </w:pPr>
          </w:p>
          <w:p w14:paraId="2610F001" w14:textId="77777777" w:rsidR="003B5E05" w:rsidRPr="00B70772" w:rsidRDefault="003B5E05" w:rsidP="009A4CD5">
            <w:pPr>
              <w:pStyle w:val="PargrafodaLista"/>
              <w:tabs>
                <w:tab w:val="left" w:pos="960"/>
              </w:tabs>
              <w:ind w:left="0" w:right="-1"/>
              <w:jc w:val="both"/>
              <w:rPr>
                <w:rFonts w:ascii="Arial" w:hAnsi="Arial" w:cs="Arial"/>
                <w:lang w:bidi="pt-PT"/>
              </w:rPr>
            </w:pPr>
            <w:r w:rsidRPr="00B70772">
              <w:rPr>
                <w:rFonts w:ascii="Arial" w:hAnsi="Arial" w:cs="Arial"/>
                <w:lang w:bidi="pt-PT"/>
              </w:rPr>
              <w:t>* Artigos técnicos/científicos publicados em revista qualificada pela Capes e homologados pela CEPC/CFC.</w:t>
            </w:r>
          </w:p>
          <w:p w14:paraId="72D41899" w14:textId="77777777" w:rsidR="003B5E05" w:rsidRPr="00B70772" w:rsidRDefault="003B5E05" w:rsidP="009A4CD5">
            <w:pPr>
              <w:pStyle w:val="PargrafodaLista"/>
              <w:tabs>
                <w:tab w:val="left" w:pos="960"/>
              </w:tabs>
              <w:spacing w:after="0" w:line="240" w:lineRule="auto"/>
              <w:ind w:left="0" w:right="-1"/>
              <w:jc w:val="both"/>
              <w:rPr>
                <w:rFonts w:ascii="Arial" w:hAnsi="Arial" w:cs="Arial"/>
                <w:lang w:bidi="pt-PT"/>
              </w:rPr>
            </w:pPr>
            <w:r w:rsidRPr="00B70772">
              <w:rPr>
                <w:rFonts w:ascii="Arial" w:hAnsi="Arial" w:cs="Arial"/>
                <w:lang w:bidi="pt-PT"/>
              </w:rPr>
              <w:t>a) Classificação A1 e A2.</w:t>
            </w:r>
          </w:p>
          <w:p w14:paraId="4DC0954D" w14:textId="77777777" w:rsidR="003B5E05" w:rsidRPr="00B70772" w:rsidRDefault="003B5E05" w:rsidP="009A4CD5">
            <w:pPr>
              <w:pStyle w:val="PargrafodaLista"/>
              <w:tabs>
                <w:tab w:val="left" w:pos="960"/>
              </w:tabs>
              <w:spacing w:after="0" w:line="240" w:lineRule="auto"/>
              <w:ind w:left="0" w:right="-1"/>
              <w:jc w:val="both"/>
              <w:rPr>
                <w:rFonts w:ascii="Arial" w:hAnsi="Arial" w:cs="Arial"/>
                <w:lang w:bidi="pt-PT"/>
              </w:rPr>
            </w:pPr>
            <w:r w:rsidRPr="00B70772">
              <w:rPr>
                <w:rFonts w:ascii="Arial" w:hAnsi="Arial" w:cs="Arial"/>
                <w:lang w:bidi="pt-PT"/>
              </w:rPr>
              <w:t>b) Classificação B1 a B5.</w:t>
            </w:r>
          </w:p>
          <w:p w14:paraId="702C7E37" w14:textId="77777777" w:rsidR="003B5E05" w:rsidRPr="00B70772" w:rsidRDefault="003B5E05" w:rsidP="009A4CD5">
            <w:pPr>
              <w:pStyle w:val="PargrafodaLista"/>
              <w:spacing w:after="0" w:line="240" w:lineRule="auto"/>
              <w:ind w:left="0" w:right="-1"/>
              <w:jc w:val="both"/>
              <w:rPr>
                <w:rFonts w:ascii="Arial" w:hAnsi="Arial" w:cs="Arial"/>
                <w:lang w:bidi="pt-PT"/>
              </w:rPr>
            </w:pPr>
            <w:r w:rsidRPr="00B70772">
              <w:rPr>
                <w:rFonts w:ascii="Arial" w:hAnsi="Arial" w:cs="Arial"/>
                <w:lang w:bidi="pt-PT"/>
              </w:rPr>
              <w:t>c) Classificação C.</w:t>
            </w:r>
          </w:p>
        </w:tc>
        <w:tc>
          <w:tcPr>
            <w:tcW w:w="2978" w:type="dxa"/>
            <w:tcBorders>
              <w:top w:val="single" w:sz="4" w:space="0" w:color="000000"/>
              <w:left w:val="single" w:sz="4" w:space="0" w:color="000000"/>
              <w:bottom w:val="single" w:sz="4" w:space="0" w:color="000000"/>
              <w:right w:val="single" w:sz="4" w:space="0" w:color="000000"/>
            </w:tcBorders>
          </w:tcPr>
          <w:p w14:paraId="75F2FC9D"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05D1FDF6" w14:textId="77777777" w:rsidR="003B5E05" w:rsidRPr="00B70772" w:rsidRDefault="003B5E05" w:rsidP="009A4CD5">
            <w:pPr>
              <w:pStyle w:val="PargrafodaLista"/>
              <w:ind w:left="-4" w:right="-1" w:firstLine="4"/>
              <w:jc w:val="both"/>
              <w:rPr>
                <w:rFonts w:ascii="Arial" w:hAnsi="Arial" w:cs="Arial"/>
                <w:lang w:bidi="pt-PT"/>
              </w:rPr>
            </w:pPr>
            <w:r w:rsidRPr="00B70772">
              <w:rPr>
                <w:rFonts w:ascii="Arial" w:hAnsi="Arial" w:cs="Arial"/>
                <w:lang w:bidi="pt-PT"/>
              </w:rPr>
              <w:t>Até 15 (quinze) pontos por artigo.</w:t>
            </w:r>
          </w:p>
          <w:p w14:paraId="640881A2" w14:textId="77777777" w:rsidR="003B5E05" w:rsidRPr="00B70772" w:rsidRDefault="003B5E05" w:rsidP="009A4CD5">
            <w:pPr>
              <w:pStyle w:val="PargrafodaLista"/>
              <w:spacing w:after="0" w:line="240" w:lineRule="auto"/>
              <w:ind w:left="0"/>
              <w:jc w:val="both"/>
              <w:rPr>
                <w:rFonts w:ascii="Arial" w:hAnsi="Arial" w:cs="Arial"/>
                <w:lang w:bidi="pt-PT"/>
              </w:rPr>
            </w:pPr>
          </w:p>
          <w:p w14:paraId="356217B1" w14:textId="77777777" w:rsidR="003B5E05" w:rsidRPr="00B70772" w:rsidRDefault="003B5E05" w:rsidP="009A4CD5">
            <w:pPr>
              <w:pStyle w:val="PargrafodaLista"/>
              <w:spacing w:after="0" w:line="240" w:lineRule="auto"/>
              <w:ind w:left="0"/>
              <w:jc w:val="both"/>
              <w:rPr>
                <w:rFonts w:ascii="Arial" w:hAnsi="Arial" w:cs="Arial"/>
                <w:lang w:bidi="pt-PT"/>
              </w:rPr>
            </w:pPr>
            <w:r w:rsidRPr="00B70772">
              <w:rPr>
                <w:rFonts w:ascii="Arial" w:hAnsi="Arial" w:cs="Arial"/>
                <w:lang w:bidi="pt-PT"/>
              </w:rPr>
              <w:t>a) A1 e A2 = 15 pontos.</w:t>
            </w:r>
            <w:r w:rsidRPr="00B70772">
              <w:rPr>
                <w:rFonts w:ascii="Arial" w:hAnsi="Arial" w:cs="Arial"/>
                <w:lang w:bidi="pt-PT"/>
              </w:rPr>
              <w:br/>
              <w:t xml:space="preserve">b)  B1 a B5 = 10 pontos. </w:t>
            </w:r>
          </w:p>
          <w:p w14:paraId="0F33B41A" w14:textId="77777777" w:rsidR="003B5E05" w:rsidRPr="00B70772" w:rsidRDefault="003B5E05" w:rsidP="009A4CD5">
            <w:pPr>
              <w:pStyle w:val="PargrafodaLista"/>
              <w:ind w:left="0" w:right="-1"/>
              <w:jc w:val="both"/>
              <w:rPr>
                <w:rFonts w:ascii="Arial" w:hAnsi="Arial" w:cs="Arial"/>
                <w:lang w:bidi="pt-PT"/>
              </w:rPr>
            </w:pPr>
            <w:r w:rsidRPr="00B70772">
              <w:rPr>
                <w:rFonts w:ascii="Arial" w:hAnsi="Arial" w:cs="Arial"/>
                <w:lang w:bidi="pt-PT"/>
              </w:rPr>
              <w:t>c) C = 5 pontos.</w:t>
            </w:r>
          </w:p>
        </w:tc>
      </w:tr>
      <w:tr w:rsidR="003B5E05" w:rsidRPr="00B70772" w14:paraId="10550092" w14:textId="77777777" w:rsidTr="009A4CD5">
        <w:trPr>
          <w:trHeight w:val="1610"/>
        </w:trPr>
        <w:tc>
          <w:tcPr>
            <w:tcW w:w="2415" w:type="dxa"/>
            <w:vMerge w:val="restart"/>
            <w:tcBorders>
              <w:top w:val="single" w:sz="4" w:space="0" w:color="000000"/>
              <w:left w:val="single" w:sz="4" w:space="0" w:color="000000"/>
              <w:bottom w:val="single" w:sz="4" w:space="0" w:color="000000"/>
              <w:right w:val="single" w:sz="4" w:space="0" w:color="000000"/>
            </w:tcBorders>
          </w:tcPr>
          <w:p w14:paraId="4C9D2E6B"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450A903E"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414C7E67" w14:textId="77777777" w:rsidR="003B5E05" w:rsidRPr="00B70772" w:rsidRDefault="003B5E05" w:rsidP="009A4CD5">
            <w:pPr>
              <w:pStyle w:val="PargrafodaLista"/>
              <w:tabs>
                <w:tab w:val="left" w:pos="960"/>
              </w:tabs>
              <w:ind w:left="709" w:right="-1" w:hanging="709"/>
              <w:jc w:val="both"/>
              <w:rPr>
                <w:rFonts w:ascii="Arial" w:hAnsi="Arial" w:cs="Arial"/>
                <w:lang w:bidi="pt-PT"/>
              </w:rPr>
            </w:pPr>
          </w:p>
          <w:p w14:paraId="2E9A1421" w14:textId="77777777" w:rsidR="003B5E05" w:rsidRPr="00B70772" w:rsidRDefault="003B5E05" w:rsidP="009A4CD5">
            <w:pPr>
              <w:pStyle w:val="PargrafodaLista"/>
              <w:ind w:left="0" w:right="-1"/>
              <w:jc w:val="both"/>
              <w:rPr>
                <w:rFonts w:ascii="Arial" w:hAnsi="Arial" w:cs="Arial"/>
                <w:lang w:bidi="pt-PT"/>
              </w:rPr>
            </w:pPr>
            <w:r w:rsidRPr="00B70772">
              <w:rPr>
                <w:rFonts w:ascii="Arial" w:hAnsi="Arial" w:cs="Arial"/>
                <w:lang w:bidi="pt-PT"/>
              </w:rPr>
              <w:t>Apresentação,</w:t>
            </w:r>
            <w:r w:rsidRPr="00B70772">
              <w:rPr>
                <w:rFonts w:ascii="Arial" w:hAnsi="Arial" w:cs="Arial"/>
                <w:lang w:bidi="pt-PT"/>
              </w:rPr>
              <w:tab/>
              <w:t>no exercício, de estudos ou trabalhos de pesquisa técnica e tese, dissertação</w:t>
            </w:r>
            <w:r w:rsidRPr="00B70772">
              <w:rPr>
                <w:rFonts w:ascii="Arial" w:hAnsi="Arial" w:cs="Arial"/>
                <w:lang w:bidi="pt-PT"/>
              </w:rPr>
              <w:tab/>
              <w:t xml:space="preserve">ou monografias aprovadas. </w:t>
            </w:r>
          </w:p>
        </w:tc>
        <w:tc>
          <w:tcPr>
            <w:tcW w:w="4110" w:type="dxa"/>
            <w:tcBorders>
              <w:top w:val="single" w:sz="4" w:space="0" w:color="000000"/>
              <w:left w:val="single" w:sz="4" w:space="0" w:color="000000"/>
              <w:bottom w:val="single" w:sz="4" w:space="0" w:color="000000"/>
              <w:right w:val="single" w:sz="4" w:space="0" w:color="000000"/>
            </w:tcBorders>
            <w:vAlign w:val="center"/>
            <w:hideMark/>
          </w:tcPr>
          <w:p w14:paraId="6803003D" w14:textId="77777777" w:rsidR="003B5E05" w:rsidRPr="00B70772" w:rsidRDefault="003B5E05" w:rsidP="009A4CD5">
            <w:pPr>
              <w:pStyle w:val="PargrafodaLista"/>
              <w:ind w:left="0" w:right="-1"/>
              <w:jc w:val="both"/>
              <w:rPr>
                <w:rFonts w:ascii="Arial" w:hAnsi="Arial" w:cs="Arial"/>
                <w:lang w:bidi="pt-PT"/>
              </w:rPr>
            </w:pPr>
            <w:r w:rsidRPr="00B70772">
              <w:rPr>
                <w:rFonts w:ascii="Arial" w:hAnsi="Arial" w:cs="Arial"/>
                <w:lang w:bidi="pt-PT"/>
              </w:rPr>
              <w:t>Participação em congressos internacionais relacionados à Contabilidade, à Auditoria, à Perícia e à profissão e aprovados pela CEPC/CFC.</w:t>
            </w:r>
          </w:p>
        </w:tc>
        <w:tc>
          <w:tcPr>
            <w:tcW w:w="2978" w:type="dxa"/>
            <w:tcBorders>
              <w:top w:val="single" w:sz="4" w:space="0" w:color="000000"/>
              <w:left w:val="single" w:sz="4" w:space="0" w:color="000000"/>
              <w:bottom w:val="single" w:sz="4" w:space="0" w:color="000000"/>
              <w:right w:val="single" w:sz="4" w:space="0" w:color="000000"/>
            </w:tcBorders>
          </w:tcPr>
          <w:p w14:paraId="562D2496" w14:textId="77777777" w:rsidR="003B5E05" w:rsidRPr="00B70772" w:rsidRDefault="003B5E05" w:rsidP="009A4CD5">
            <w:pPr>
              <w:pStyle w:val="PargrafodaLista"/>
              <w:tabs>
                <w:tab w:val="left" w:pos="960"/>
              </w:tabs>
              <w:ind w:left="709" w:right="-1" w:hanging="709"/>
              <w:jc w:val="both"/>
              <w:rPr>
                <w:rFonts w:ascii="Arial" w:hAnsi="Arial" w:cs="Arial"/>
                <w:lang w:bidi="pt-PT"/>
              </w:rPr>
            </w:pPr>
          </w:p>
          <w:p w14:paraId="1CE17512" w14:textId="77777777" w:rsidR="003B5E05" w:rsidRPr="00B70772" w:rsidRDefault="003B5E05" w:rsidP="009A4CD5">
            <w:pPr>
              <w:pStyle w:val="PargrafodaLista"/>
              <w:spacing w:line="240" w:lineRule="auto"/>
              <w:ind w:left="-4" w:right="-1" w:firstLine="4"/>
              <w:jc w:val="both"/>
              <w:rPr>
                <w:rFonts w:ascii="Arial" w:hAnsi="Arial" w:cs="Arial"/>
                <w:lang w:bidi="pt-PT"/>
              </w:rPr>
            </w:pPr>
            <w:r w:rsidRPr="00B70772">
              <w:rPr>
                <w:rFonts w:ascii="Arial" w:hAnsi="Arial" w:cs="Arial"/>
                <w:lang w:bidi="pt-PT"/>
              </w:rPr>
              <w:t xml:space="preserve">Até 15 (quinze) pontos por estudo ou trabalho. </w:t>
            </w:r>
          </w:p>
        </w:tc>
      </w:tr>
      <w:tr w:rsidR="003B5E05" w:rsidRPr="00B70772" w14:paraId="6788CC4E" w14:textId="77777777" w:rsidTr="009A4CD5">
        <w:trPr>
          <w:trHeight w:val="2301"/>
        </w:trPr>
        <w:tc>
          <w:tcPr>
            <w:tcW w:w="2415" w:type="dxa"/>
            <w:vMerge/>
            <w:tcBorders>
              <w:top w:val="single" w:sz="4" w:space="0" w:color="000000"/>
              <w:left w:val="single" w:sz="4" w:space="0" w:color="000000"/>
              <w:bottom w:val="single" w:sz="4" w:space="0" w:color="000000"/>
              <w:right w:val="single" w:sz="4" w:space="0" w:color="000000"/>
            </w:tcBorders>
            <w:vAlign w:val="center"/>
            <w:hideMark/>
          </w:tcPr>
          <w:p w14:paraId="28038A07" w14:textId="77777777" w:rsidR="003B5E05" w:rsidRPr="00B70772" w:rsidRDefault="003B5E05" w:rsidP="009A4CD5">
            <w:pPr>
              <w:pStyle w:val="PargrafodaLista"/>
              <w:widowControl w:val="0"/>
              <w:tabs>
                <w:tab w:val="left" w:pos="960"/>
              </w:tabs>
              <w:autoSpaceDE w:val="0"/>
              <w:autoSpaceDN w:val="0"/>
              <w:ind w:left="709" w:right="-1" w:hanging="709"/>
              <w:jc w:val="both"/>
              <w:rPr>
                <w:rFonts w:ascii="Arial" w:hAnsi="Arial" w:cs="Arial"/>
                <w:lang w:bidi="pt-PT"/>
              </w:rPr>
            </w:pPr>
          </w:p>
        </w:tc>
        <w:tc>
          <w:tcPr>
            <w:tcW w:w="4110" w:type="dxa"/>
            <w:tcBorders>
              <w:top w:val="single" w:sz="4" w:space="0" w:color="000000"/>
              <w:left w:val="single" w:sz="4" w:space="0" w:color="000000"/>
              <w:bottom w:val="single" w:sz="4" w:space="0" w:color="000000"/>
              <w:right w:val="single" w:sz="4" w:space="0" w:color="000000"/>
            </w:tcBorders>
          </w:tcPr>
          <w:p w14:paraId="2AD2EFBB" w14:textId="77777777" w:rsidR="003B5E05" w:rsidRPr="00B70772" w:rsidRDefault="003B5E05" w:rsidP="009A4CD5">
            <w:pPr>
              <w:pStyle w:val="PargrafodaLista"/>
              <w:tabs>
                <w:tab w:val="left" w:pos="960"/>
              </w:tabs>
              <w:ind w:left="709" w:right="-1" w:hanging="709"/>
              <w:jc w:val="both"/>
              <w:rPr>
                <w:rFonts w:ascii="Arial" w:hAnsi="Arial" w:cs="Arial"/>
                <w:lang w:bidi="pt-PT"/>
              </w:rPr>
            </w:pPr>
          </w:p>
          <w:p w14:paraId="7943B3D2" w14:textId="77777777" w:rsidR="003B5E05" w:rsidRPr="00B70772" w:rsidRDefault="003B5E05" w:rsidP="009A4CD5">
            <w:pPr>
              <w:pStyle w:val="PargrafodaLista"/>
              <w:ind w:left="0" w:right="-1"/>
              <w:jc w:val="both"/>
              <w:rPr>
                <w:rFonts w:ascii="Arial" w:hAnsi="Arial" w:cs="Arial"/>
                <w:lang w:bidi="pt-PT"/>
              </w:rPr>
            </w:pPr>
            <w:r w:rsidRPr="00B70772">
              <w:rPr>
                <w:rFonts w:ascii="Arial" w:hAnsi="Arial" w:cs="Arial"/>
                <w:lang w:bidi="pt-PT"/>
              </w:rPr>
              <w:t xml:space="preserve">Participação em congressos ou convenções nacionais relacionados à Contabilidade, à Auditoria, à Perícia e à profissão contábil e que façam parte do PEPC reconhecido pela CEPC/CFC. </w:t>
            </w:r>
          </w:p>
        </w:tc>
        <w:tc>
          <w:tcPr>
            <w:tcW w:w="2978" w:type="dxa"/>
            <w:tcBorders>
              <w:top w:val="single" w:sz="4" w:space="0" w:color="000000"/>
              <w:left w:val="single" w:sz="4" w:space="0" w:color="000000"/>
              <w:bottom w:val="single" w:sz="4" w:space="0" w:color="000000"/>
              <w:right w:val="single" w:sz="4" w:space="0" w:color="000000"/>
            </w:tcBorders>
          </w:tcPr>
          <w:p w14:paraId="355665CB"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4E8BE2CE" w14:textId="77777777" w:rsidR="003B5E05" w:rsidRPr="00B70772" w:rsidRDefault="003B5E05" w:rsidP="009A4CD5">
            <w:pPr>
              <w:pStyle w:val="PargrafodaLista"/>
              <w:ind w:left="-4" w:right="-1" w:firstLine="4"/>
              <w:jc w:val="both"/>
              <w:rPr>
                <w:rFonts w:ascii="Arial" w:hAnsi="Arial" w:cs="Arial"/>
                <w:lang w:bidi="pt-PT"/>
              </w:rPr>
            </w:pPr>
            <w:r w:rsidRPr="00B70772">
              <w:rPr>
                <w:rFonts w:ascii="Arial" w:hAnsi="Arial" w:cs="Arial"/>
                <w:lang w:bidi="pt-PT"/>
              </w:rPr>
              <w:t xml:space="preserve">Até 10 (dez) pontos por estudo ou trabalho. </w:t>
            </w:r>
          </w:p>
        </w:tc>
      </w:tr>
      <w:tr w:rsidR="003B5E05" w:rsidRPr="00B70772" w14:paraId="5D707779" w14:textId="77777777" w:rsidTr="009A4CD5">
        <w:trPr>
          <w:trHeight w:val="2301"/>
        </w:trPr>
        <w:tc>
          <w:tcPr>
            <w:tcW w:w="2415" w:type="dxa"/>
            <w:tcBorders>
              <w:top w:val="nil"/>
              <w:left w:val="single" w:sz="4" w:space="0" w:color="000000"/>
              <w:bottom w:val="single" w:sz="4" w:space="0" w:color="000000"/>
              <w:right w:val="single" w:sz="4" w:space="0" w:color="000000"/>
            </w:tcBorders>
            <w:vAlign w:val="center"/>
            <w:hideMark/>
          </w:tcPr>
          <w:p w14:paraId="0612B384" w14:textId="77777777" w:rsidR="003B5E05" w:rsidRPr="00B70772" w:rsidRDefault="003B5E05" w:rsidP="009A4CD5">
            <w:pPr>
              <w:pStyle w:val="PargrafodaLista"/>
              <w:ind w:left="0" w:right="-1"/>
              <w:jc w:val="both"/>
              <w:rPr>
                <w:rFonts w:ascii="Arial" w:hAnsi="Arial" w:cs="Arial"/>
                <w:lang w:bidi="pt-PT"/>
              </w:rPr>
            </w:pPr>
            <w:r w:rsidRPr="00B70772">
              <w:rPr>
                <w:rFonts w:ascii="Arial" w:hAnsi="Arial" w:cs="Arial"/>
                <w:lang w:bidi="pt-PT"/>
              </w:rPr>
              <w:t>Tese, dissertação</w:t>
            </w:r>
            <w:r w:rsidRPr="00B70772">
              <w:rPr>
                <w:rFonts w:ascii="Arial" w:hAnsi="Arial" w:cs="Arial"/>
                <w:lang w:bidi="pt-PT"/>
              </w:rPr>
              <w:tab/>
              <w:t>ou monografias aprovadas.</w:t>
            </w:r>
          </w:p>
        </w:tc>
        <w:tc>
          <w:tcPr>
            <w:tcW w:w="4110" w:type="dxa"/>
            <w:tcBorders>
              <w:top w:val="single" w:sz="4" w:space="0" w:color="000000"/>
              <w:left w:val="single" w:sz="4" w:space="0" w:color="000000"/>
              <w:bottom w:val="single" w:sz="4" w:space="0" w:color="000000"/>
              <w:right w:val="single" w:sz="4" w:space="0" w:color="000000"/>
            </w:tcBorders>
          </w:tcPr>
          <w:p w14:paraId="167D8701" w14:textId="77777777" w:rsidR="003B5E05" w:rsidRPr="00B70772" w:rsidRDefault="003B5E05" w:rsidP="009A4CD5">
            <w:pPr>
              <w:pStyle w:val="PargrafodaLista"/>
              <w:tabs>
                <w:tab w:val="left" w:pos="960"/>
              </w:tabs>
              <w:ind w:left="0" w:right="-1"/>
              <w:jc w:val="both"/>
              <w:rPr>
                <w:rFonts w:ascii="Arial" w:hAnsi="Arial" w:cs="Arial"/>
                <w:i/>
                <w:lang w:bidi="pt-PT"/>
              </w:rPr>
            </w:pPr>
            <w:r w:rsidRPr="00B70772">
              <w:rPr>
                <w:rFonts w:ascii="Arial" w:hAnsi="Arial" w:cs="Arial"/>
                <w:lang w:bidi="pt-PT"/>
              </w:rPr>
              <w:t xml:space="preserve">Teses, dissertações ou monografias aprovadas, de conclusão de pós-graduação </w:t>
            </w:r>
            <w:r w:rsidRPr="00B70772">
              <w:rPr>
                <w:rFonts w:ascii="Arial" w:hAnsi="Arial" w:cs="Arial"/>
                <w:i/>
                <w:lang w:bidi="pt-PT"/>
              </w:rPr>
              <w:t xml:space="preserve">lato sensu </w:t>
            </w:r>
            <w:r w:rsidRPr="00B70772">
              <w:rPr>
                <w:rFonts w:ascii="Arial" w:hAnsi="Arial" w:cs="Arial"/>
                <w:lang w:bidi="pt-PT"/>
              </w:rPr>
              <w:t>ou</w:t>
            </w:r>
            <w:r w:rsidRPr="00B70772">
              <w:rPr>
                <w:rFonts w:ascii="Arial" w:hAnsi="Arial" w:cs="Arial"/>
                <w:i/>
                <w:lang w:bidi="pt-PT"/>
              </w:rPr>
              <w:t xml:space="preserve"> stricto sensu.</w:t>
            </w:r>
          </w:p>
          <w:p w14:paraId="68B0DFBE" w14:textId="77777777" w:rsidR="003B5E05" w:rsidRPr="00B70772" w:rsidRDefault="003B5E05" w:rsidP="009A4CD5">
            <w:pPr>
              <w:pStyle w:val="PargrafodaLista"/>
              <w:tabs>
                <w:tab w:val="left" w:pos="960"/>
              </w:tabs>
              <w:spacing w:after="0" w:line="240" w:lineRule="auto"/>
              <w:ind w:left="74"/>
              <w:jc w:val="both"/>
              <w:rPr>
                <w:rFonts w:ascii="Arial" w:hAnsi="Arial" w:cs="Arial"/>
                <w:lang w:bidi="pt-PT"/>
              </w:rPr>
            </w:pPr>
            <w:r w:rsidRPr="00B70772">
              <w:rPr>
                <w:rFonts w:ascii="Arial" w:hAnsi="Arial" w:cs="Arial"/>
                <w:lang w:bidi="pt-PT"/>
              </w:rPr>
              <w:t>(a) Doutorado.</w:t>
            </w:r>
          </w:p>
          <w:p w14:paraId="64846692" w14:textId="77777777" w:rsidR="003B5E05" w:rsidRPr="00B70772" w:rsidRDefault="003B5E05" w:rsidP="009A4CD5">
            <w:pPr>
              <w:pStyle w:val="PargrafodaLista"/>
              <w:tabs>
                <w:tab w:val="left" w:pos="960"/>
              </w:tabs>
              <w:spacing w:after="0" w:line="240" w:lineRule="auto"/>
              <w:ind w:left="74"/>
              <w:jc w:val="both"/>
              <w:rPr>
                <w:rFonts w:ascii="Arial" w:hAnsi="Arial" w:cs="Arial"/>
                <w:lang w:bidi="pt-PT"/>
              </w:rPr>
            </w:pPr>
            <w:r w:rsidRPr="00B70772">
              <w:rPr>
                <w:rFonts w:ascii="Arial" w:hAnsi="Arial" w:cs="Arial"/>
                <w:lang w:bidi="pt-PT"/>
              </w:rPr>
              <w:t>(b) Mestrado.</w:t>
            </w:r>
          </w:p>
          <w:p w14:paraId="465FD41E" w14:textId="77777777" w:rsidR="003B5E05" w:rsidRPr="00B70772" w:rsidRDefault="003B5E05" w:rsidP="009A4CD5">
            <w:pPr>
              <w:pStyle w:val="PargrafodaLista"/>
              <w:tabs>
                <w:tab w:val="left" w:pos="960"/>
              </w:tabs>
              <w:spacing w:after="0" w:line="240" w:lineRule="auto"/>
              <w:ind w:left="74"/>
              <w:jc w:val="both"/>
              <w:rPr>
                <w:rFonts w:ascii="Arial" w:hAnsi="Arial" w:cs="Arial"/>
                <w:lang w:bidi="pt-PT"/>
              </w:rPr>
            </w:pPr>
            <w:r w:rsidRPr="00B70772">
              <w:rPr>
                <w:rFonts w:ascii="Arial" w:hAnsi="Arial" w:cs="Arial"/>
                <w:lang w:bidi="pt-PT"/>
              </w:rPr>
              <w:t>(c) Especialização.</w:t>
            </w:r>
          </w:p>
          <w:p w14:paraId="65595E02" w14:textId="77777777" w:rsidR="003B5E05" w:rsidRPr="00B70772" w:rsidRDefault="003B5E05" w:rsidP="009A4CD5">
            <w:pPr>
              <w:pStyle w:val="PargrafodaLista"/>
              <w:tabs>
                <w:tab w:val="left" w:pos="960"/>
              </w:tabs>
              <w:spacing w:after="0" w:line="240" w:lineRule="auto"/>
              <w:ind w:left="74"/>
              <w:jc w:val="both"/>
              <w:rPr>
                <w:rFonts w:ascii="Arial" w:hAnsi="Arial" w:cs="Arial"/>
                <w:b/>
                <w:bCs/>
                <w:lang w:bidi="pt-PT"/>
              </w:rPr>
            </w:pPr>
            <w:r w:rsidRPr="00B70772">
              <w:rPr>
                <w:rFonts w:ascii="Arial" w:hAnsi="Arial" w:cs="Arial"/>
                <w:lang w:bidi="pt-PT"/>
              </w:rPr>
              <w:t>(d) Bacharelado.</w:t>
            </w:r>
          </w:p>
        </w:tc>
        <w:tc>
          <w:tcPr>
            <w:tcW w:w="2978" w:type="dxa"/>
            <w:tcBorders>
              <w:top w:val="single" w:sz="4" w:space="0" w:color="000000"/>
              <w:left w:val="single" w:sz="4" w:space="0" w:color="000000"/>
              <w:bottom w:val="single" w:sz="4" w:space="0" w:color="000000"/>
              <w:right w:val="single" w:sz="4" w:space="0" w:color="000000"/>
            </w:tcBorders>
          </w:tcPr>
          <w:p w14:paraId="30786E22"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1725EE6A"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253806BE" w14:textId="77777777" w:rsidR="003B5E05" w:rsidRPr="00B70772" w:rsidRDefault="003B5E05" w:rsidP="009A4CD5">
            <w:pPr>
              <w:pStyle w:val="PargrafodaLista"/>
              <w:tabs>
                <w:tab w:val="left" w:pos="960"/>
              </w:tabs>
              <w:spacing w:after="0" w:line="240" w:lineRule="auto"/>
              <w:ind w:left="68"/>
              <w:jc w:val="both"/>
              <w:rPr>
                <w:rFonts w:ascii="Arial" w:hAnsi="Arial" w:cs="Arial"/>
                <w:lang w:bidi="pt-PT"/>
              </w:rPr>
            </w:pPr>
            <w:r w:rsidRPr="00B70772">
              <w:rPr>
                <w:rFonts w:ascii="Arial" w:hAnsi="Arial" w:cs="Arial"/>
                <w:lang w:bidi="pt-PT"/>
              </w:rPr>
              <w:t>(a) 20 (vinte) pontos.</w:t>
            </w:r>
          </w:p>
          <w:p w14:paraId="71675D45" w14:textId="77777777" w:rsidR="003B5E05" w:rsidRPr="00B70772" w:rsidRDefault="003B5E05" w:rsidP="009A4CD5">
            <w:pPr>
              <w:pStyle w:val="PargrafodaLista"/>
              <w:tabs>
                <w:tab w:val="left" w:pos="960"/>
              </w:tabs>
              <w:spacing w:after="0" w:line="240" w:lineRule="auto"/>
              <w:ind w:left="68"/>
              <w:jc w:val="both"/>
              <w:rPr>
                <w:rFonts w:ascii="Arial" w:hAnsi="Arial" w:cs="Arial"/>
                <w:lang w:bidi="pt-PT"/>
              </w:rPr>
            </w:pPr>
            <w:r w:rsidRPr="00B70772">
              <w:rPr>
                <w:rFonts w:ascii="Arial" w:hAnsi="Arial" w:cs="Arial"/>
                <w:lang w:bidi="pt-PT"/>
              </w:rPr>
              <w:t>(b) 14 (quatorze) pontos.</w:t>
            </w:r>
          </w:p>
          <w:p w14:paraId="25720D64" w14:textId="77777777" w:rsidR="003B5E05" w:rsidRPr="00B70772" w:rsidRDefault="003B5E05" w:rsidP="009A4CD5">
            <w:pPr>
              <w:pStyle w:val="PargrafodaLista"/>
              <w:tabs>
                <w:tab w:val="left" w:pos="960"/>
              </w:tabs>
              <w:spacing w:after="0" w:line="240" w:lineRule="auto"/>
              <w:ind w:left="68"/>
              <w:jc w:val="both"/>
              <w:rPr>
                <w:rFonts w:ascii="Arial" w:hAnsi="Arial" w:cs="Arial"/>
                <w:lang w:bidi="pt-PT"/>
              </w:rPr>
            </w:pPr>
            <w:r w:rsidRPr="00B70772">
              <w:rPr>
                <w:rFonts w:ascii="Arial" w:hAnsi="Arial" w:cs="Arial"/>
                <w:lang w:bidi="pt-PT"/>
              </w:rPr>
              <w:t>(c) 6 (seis) pontos.</w:t>
            </w:r>
          </w:p>
          <w:p w14:paraId="23786968" w14:textId="77777777" w:rsidR="003B5E05" w:rsidRPr="00B70772" w:rsidRDefault="003B5E05" w:rsidP="009A4CD5">
            <w:pPr>
              <w:pStyle w:val="PargrafodaLista"/>
              <w:tabs>
                <w:tab w:val="left" w:pos="960"/>
              </w:tabs>
              <w:spacing w:after="0" w:line="240" w:lineRule="auto"/>
              <w:ind w:left="68"/>
              <w:jc w:val="both"/>
              <w:rPr>
                <w:rFonts w:ascii="Arial" w:hAnsi="Arial" w:cs="Arial"/>
                <w:lang w:bidi="pt-PT"/>
              </w:rPr>
            </w:pPr>
            <w:r w:rsidRPr="00B70772">
              <w:rPr>
                <w:rFonts w:ascii="Arial" w:hAnsi="Arial" w:cs="Arial"/>
                <w:lang w:bidi="pt-PT"/>
              </w:rPr>
              <w:t>(d) 4 (quatro) pontos.</w:t>
            </w:r>
          </w:p>
        </w:tc>
      </w:tr>
      <w:tr w:rsidR="003B5E05" w:rsidRPr="00B70772" w14:paraId="79BA8C4E" w14:textId="77777777" w:rsidTr="009A4CD5">
        <w:trPr>
          <w:trHeight w:val="1840"/>
        </w:trPr>
        <w:tc>
          <w:tcPr>
            <w:tcW w:w="2415" w:type="dxa"/>
            <w:tcBorders>
              <w:top w:val="single" w:sz="4" w:space="0" w:color="000000"/>
              <w:left w:val="single" w:sz="4" w:space="0" w:color="000000"/>
              <w:bottom w:val="single" w:sz="4" w:space="0" w:color="000000"/>
              <w:right w:val="single" w:sz="4" w:space="0" w:color="000000"/>
            </w:tcBorders>
            <w:vAlign w:val="center"/>
          </w:tcPr>
          <w:p w14:paraId="3EA43BBE" w14:textId="77777777" w:rsidR="003B5E05" w:rsidRPr="00B70772" w:rsidRDefault="003B5E05" w:rsidP="009A4CD5">
            <w:pPr>
              <w:pStyle w:val="PargrafodaLista"/>
              <w:tabs>
                <w:tab w:val="left" w:pos="960"/>
              </w:tabs>
              <w:ind w:left="709" w:right="-1" w:hanging="709"/>
              <w:jc w:val="center"/>
              <w:rPr>
                <w:rFonts w:ascii="Arial" w:hAnsi="Arial" w:cs="Arial"/>
                <w:b/>
                <w:lang w:bidi="pt-PT"/>
              </w:rPr>
            </w:pPr>
          </w:p>
          <w:p w14:paraId="3D94B93F" w14:textId="77777777" w:rsidR="003B5E05" w:rsidRPr="00B70772" w:rsidRDefault="003B5E05" w:rsidP="009A4CD5">
            <w:pPr>
              <w:pStyle w:val="PargrafodaLista"/>
              <w:tabs>
                <w:tab w:val="left" w:pos="960"/>
              </w:tabs>
              <w:ind w:left="709" w:right="-1" w:hanging="709"/>
              <w:jc w:val="center"/>
              <w:rPr>
                <w:rFonts w:ascii="Arial" w:hAnsi="Arial" w:cs="Arial"/>
                <w:lang w:bidi="pt-PT"/>
              </w:rPr>
            </w:pPr>
            <w:r w:rsidRPr="00B70772">
              <w:rPr>
                <w:rFonts w:ascii="Arial" w:hAnsi="Arial" w:cs="Arial"/>
                <w:lang w:bidi="pt-PT"/>
              </w:rPr>
              <w:t>Autoria de livros.</w:t>
            </w:r>
          </w:p>
        </w:tc>
        <w:tc>
          <w:tcPr>
            <w:tcW w:w="4110" w:type="dxa"/>
            <w:tcBorders>
              <w:top w:val="single" w:sz="4" w:space="0" w:color="000000"/>
              <w:left w:val="single" w:sz="4" w:space="0" w:color="000000"/>
              <w:bottom w:val="single" w:sz="4" w:space="0" w:color="000000"/>
              <w:right w:val="single" w:sz="4" w:space="0" w:color="000000"/>
            </w:tcBorders>
          </w:tcPr>
          <w:p w14:paraId="0D937BD5" w14:textId="77777777" w:rsidR="003B5E05" w:rsidRPr="00B70772" w:rsidRDefault="003B5E05" w:rsidP="009A4CD5">
            <w:pPr>
              <w:pStyle w:val="PargrafodaLista"/>
              <w:tabs>
                <w:tab w:val="left" w:pos="960"/>
              </w:tabs>
              <w:ind w:left="709" w:right="-1" w:hanging="709"/>
              <w:rPr>
                <w:rFonts w:ascii="Arial" w:hAnsi="Arial" w:cs="Arial"/>
                <w:lang w:bidi="pt-PT"/>
              </w:rPr>
            </w:pPr>
          </w:p>
          <w:p w14:paraId="6E025AF7" w14:textId="77777777" w:rsidR="003B5E05" w:rsidRPr="00B70772" w:rsidRDefault="003B5E05" w:rsidP="009A4CD5">
            <w:pPr>
              <w:pStyle w:val="PargrafodaLista"/>
              <w:spacing w:line="240" w:lineRule="auto"/>
              <w:ind w:left="0" w:right="-1"/>
              <w:jc w:val="center"/>
              <w:rPr>
                <w:rFonts w:ascii="Arial" w:hAnsi="Arial" w:cs="Arial"/>
                <w:lang w:bidi="pt-PT"/>
              </w:rPr>
            </w:pPr>
            <w:r w:rsidRPr="00B70772">
              <w:rPr>
                <w:rFonts w:ascii="Arial" w:hAnsi="Arial" w:cs="Arial"/>
                <w:lang w:bidi="pt-PT"/>
              </w:rPr>
              <w:t>Autoria de livro publicado, no exercício, relacionado à Contabilidade, à Auditoria, à Perícia e à profissão contábil, reconhecido pela CEPC/CFC.</w:t>
            </w:r>
          </w:p>
        </w:tc>
        <w:tc>
          <w:tcPr>
            <w:tcW w:w="2978" w:type="dxa"/>
            <w:tcBorders>
              <w:top w:val="single" w:sz="4" w:space="0" w:color="000000"/>
              <w:left w:val="single" w:sz="4" w:space="0" w:color="000000"/>
              <w:bottom w:val="single" w:sz="4" w:space="0" w:color="000000"/>
              <w:right w:val="single" w:sz="4" w:space="0" w:color="000000"/>
            </w:tcBorders>
            <w:vAlign w:val="center"/>
          </w:tcPr>
          <w:p w14:paraId="6B68A599" w14:textId="77777777" w:rsidR="003B5E05" w:rsidRPr="00B70772" w:rsidRDefault="003B5E05" w:rsidP="009A4CD5">
            <w:pPr>
              <w:pStyle w:val="PargrafodaLista"/>
              <w:tabs>
                <w:tab w:val="left" w:pos="960"/>
              </w:tabs>
              <w:ind w:left="709" w:right="-1" w:hanging="709"/>
              <w:jc w:val="center"/>
              <w:rPr>
                <w:rFonts w:ascii="Arial" w:hAnsi="Arial" w:cs="Arial"/>
                <w:b/>
                <w:lang w:bidi="pt-PT"/>
              </w:rPr>
            </w:pPr>
          </w:p>
          <w:p w14:paraId="28A5BFC4" w14:textId="77777777" w:rsidR="003B5E05" w:rsidRPr="00B70772" w:rsidRDefault="003B5E05" w:rsidP="009A4CD5">
            <w:pPr>
              <w:pStyle w:val="PargrafodaLista"/>
              <w:tabs>
                <w:tab w:val="left" w:pos="960"/>
              </w:tabs>
              <w:ind w:left="709" w:right="-1" w:hanging="709"/>
              <w:jc w:val="center"/>
              <w:rPr>
                <w:rFonts w:ascii="Arial" w:hAnsi="Arial" w:cs="Arial"/>
                <w:lang w:bidi="pt-PT"/>
              </w:rPr>
            </w:pPr>
            <w:r w:rsidRPr="00B70772">
              <w:rPr>
                <w:rFonts w:ascii="Arial" w:hAnsi="Arial" w:cs="Arial"/>
                <w:lang w:bidi="pt-PT"/>
              </w:rPr>
              <w:t>Até 20 (vinte) pontos por obra.</w:t>
            </w:r>
          </w:p>
        </w:tc>
      </w:tr>
      <w:tr w:rsidR="003B5E05" w:rsidRPr="00B70772" w14:paraId="0BFAFE01" w14:textId="77777777" w:rsidTr="009A4CD5">
        <w:trPr>
          <w:trHeight w:val="1562"/>
        </w:trPr>
        <w:tc>
          <w:tcPr>
            <w:tcW w:w="2415" w:type="dxa"/>
            <w:tcBorders>
              <w:top w:val="single" w:sz="4" w:space="0" w:color="000000"/>
              <w:left w:val="single" w:sz="4" w:space="0" w:color="000000"/>
              <w:bottom w:val="single" w:sz="4" w:space="0" w:color="000000"/>
              <w:right w:val="single" w:sz="4" w:space="0" w:color="000000"/>
            </w:tcBorders>
          </w:tcPr>
          <w:p w14:paraId="04A57ED5"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5BFF5378"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6D32153B" w14:textId="77777777" w:rsidR="003B5E05" w:rsidRPr="00B70772" w:rsidRDefault="003B5E05" w:rsidP="009A4CD5">
            <w:pPr>
              <w:pStyle w:val="PargrafodaLista"/>
              <w:tabs>
                <w:tab w:val="left" w:pos="960"/>
              </w:tabs>
              <w:ind w:left="709" w:right="-1" w:hanging="709"/>
              <w:jc w:val="center"/>
              <w:rPr>
                <w:rFonts w:ascii="Arial" w:hAnsi="Arial" w:cs="Arial"/>
                <w:lang w:bidi="pt-PT"/>
              </w:rPr>
            </w:pPr>
            <w:r w:rsidRPr="00B70772">
              <w:rPr>
                <w:rFonts w:ascii="Arial" w:hAnsi="Arial" w:cs="Arial"/>
                <w:lang w:bidi="pt-PT"/>
              </w:rPr>
              <w:t>Coautoria de livros.</w:t>
            </w:r>
          </w:p>
        </w:tc>
        <w:tc>
          <w:tcPr>
            <w:tcW w:w="4110" w:type="dxa"/>
            <w:tcBorders>
              <w:top w:val="single" w:sz="4" w:space="0" w:color="000000"/>
              <w:left w:val="single" w:sz="4" w:space="0" w:color="000000"/>
              <w:bottom w:val="single" w:sz="4" w:space="0" w:color="000000"/>
              <w:right w:val="single" w:sz="4" w:space="0" w:color="000000"/>
            </w:tcBorders>
          </w:tcPr>
          <w:p w14:paraId="35657531" w14:textId="77777777" w:rsidR="003B5E05" w:rsidRPr="00B70772" w:rsidRDefault="003B5E05" w:rsidP="009A4CD5">
            <w:pPr>
              <w:pStyle w:val="PargrafodaLista"/>
              <w:tabs>
                <w:tab w:val="left" w:pos="960"/>
              </w:tabs>
              <w:ind w:left="709" w:right="-1" w:hanging="709"/>
              <w:rPr>
                <w:rFonts w:ascii="Arial" w:hAnsi="Arial" w:cs="Arial"/>
                <w:lang w:bidi="pt-PT"/>
              </w:rPr>
            </w:pPr>
          </w:p>
          <w:p w14:paraId="104D9CEA" w14:textId="77777777" w:rsidR="003B5E05" w:rsidRPr="00B70772" w:rsidRDefault="003B5E05" w:rsidP="009A4CD5">
            <w:pPr>
              <w:pStyle w:val="PargrafodaLista"/>
              <w:ind w:left="0" w:right="-1"/>
              <w:jc w:val="center"/>
              <w:rPr>
                <w:rFonts w:ascii="Arial" w:hAnsi="Arial" w:cs="Arial"/>
                <w:lang w:bidi="pt-PT"/>
              </w:rPr>
            </w:pPr>
            <w:r w:rsidRPr="00B70772">
              <w:rPr>
                <w:rFonts w:ascii="Arial" w:hAnsi="Arial" w:cs="Arial"/>
                <w:lang w:bidi="pt-PT"/>
              </w:rPr>
              <w:t>Coautoria de livro publicado no exercício, relacionado à Contabilidade, à Auditoria, à Perícia e à profissão contábil.</w:t>
            </w:r>
          </w:p>
        </w:tc>
        <w:tc>
          <w:tcPr>
            <w:tcW w:w="2978" w:type="dxa"/>
            <w:tcBorders>
              <w:top w:val="single" w:sz="4" w:space="0" w:color="000000"/>
              <w:left w:val="single" w:sz="4" w:space="0" w:color="000000"/>
              <w:bottom w:val="single" w:sz="4" w:space="0" w:color="000000"/>
              <w:right w:val="single" w:sz="4" w:space="0" w:color="000000"/>
            </w:tcBorders>
          </w:tcPr>
          <w:p w14:paraId="0C8974C2" w14:textId="77777777" w:rsidR="003B5E05" w:rsidRPr="00B70772" w:rsidRDefault="003B5E05" w:rsidP="009A4CD5">
            <w:pPr>
              <w:pStyle w:val="PargrafodaLista"/>
              <w:tabs>
                <w:tab w:val="left" w:pos="960"/>
              </w:tabs>
              <w:ind w:left="709" w:right="-1" w:hanging="709"/>
              <w:jc w:val="both"/>
              <w:rPr>
                <w:rFonts w:ascii="Arial" w:hAnsi="Arial" w:cs="Arial"/>
                <w:b/>
                <w:lang w:bidi="pt-PT"/>
              </w:rPr>
            </w:pPr>
          </w:p>
          <w:p w14:paraId="1050EF5A" w14:textId="77777777" w:rsidR="003B5E05" w:rsidRPr="00B70772" w:rsidRDefault="003B5E05" w:rsidP="009A4CD5">
            <w:pPr>
              <w:pStyle w:val="PargrafodaLista"/>
              <w:tabs>
                <w:tab w:val="left" w:pos="960"/>
              </w:tabs>
              <w:ind w:left="709" w:right="-1" w:hanging="709"/>
              <w:jc w:val="both"/>
              <w:rPr>
                <w:rFonts w:ascii="Arial" w:hAnsi="Arial" w:cs="Arial"/>
                <w:lang w:bidi="pt-PT"/>
              </w:rPr>
            </w:pPr>
            <w:r w:rsidRPr="00B70772">
              <w:rPr>
                <w:rFonts w:ascii="Arial" w:hAnsi="Arial" w:cs="Arial"/>
                <w:lang w:bidi="pt-PT"/>
              </w:rPr>
              <w:t>Até 10 (dez) pontos por obra.</w:t>
            </w:r>
          </w:p>
        </w:tc>
      </w:tr>
      <w:tr w:rsidR="003B5E05" w:rsidRPr="00B70772" w14:paraId="53340CA0" w14:textId="77777777" w:rsidTr="009A4CD5">
        <w:trPr>
          <w:trHeight w:val="2070"/>
        </w:trPr>
        <w:tc>
          <w:tcPr>
            <w:tcW w:w="2415" w:type="dxa"/>
            <w:tcBorders>
              <w:top w:val="single" w:sz="4" w:space="0" w:color="000000"/>
              <w:left w:val="single" w:sz="4" w:space="0" w:color="000000"/>
              <w:bottom w:val="single" w:sz="4" w:space="0" w:color="000000"/>
              <w:right w:val="single" w:sz="4" w:space="0" w:color="000000"/>
            </w:tcBorders>
            <w:vAlign w:val="center"/>
          </w:tcPr>
          <w:p w14:paraId="36EF2995" w14:textId="77777777" w:rsidR="003B5E05" w:rsidRPr="00B70772" w:rsidRDefault="003B5E05" w:rsidP="009A4CD5">
            <w:pPr>
              <w:pStyle w:val="PargrafodaLista"/>
              <w:tabs>
                <w:tab w:val="left" w:pos="960"/>
              </w:tabs>
              <w:ind w:left="709" w:right="-1" w:hanging="709"/>
              <w:jc w:val="center"/>
              <w:rPr>
                <w:rFonts w:ascii="Arial" w:hAnsi="Arial" w:cs="Arial"/>
                <w:b/>
                <w:lang w:bidi="pt-PT"/>
              </w:rPr>
            </w:pPr>
          </w:p>
          <w:p w14:paraId="101AFBF8" w14:textId="77777777" w:rsidR="003B5E05" w:rsidRPr="00B70772" w:rsidRDefault="003B5E05" w:rsidP="009A4CD5">
            <w:pPr>
              <w:pStyle w:val="PargrafodaLista"/>
              <w:tabs>
                <w:tab w:val="left" w:pos="960"/>
              </w:tabs>
              <w:ind w:left="709" w:right="-1" w:hanging="709"/>
              <w:jc w:val="center"/>
              <w:rPr>
                <w:rFonts w:ascii="Arial" w:hAnsi="Arial" w:cs="Arial"/>
                <w:lang w:bidi="pt-PT"/>
              </w:rPr>
            </w:pPr>
            <w:r w:rsidRPr="00B70772">
              <w:rPr>
                <w:rFonts w:ascii="Arial" w:hAnsi="Arial" w:cs="Arial"/>
                <w:lang w:bidi="pt-PT"/>
              </w:rPr>
              <w:t>Tradução de livros.</w:t>
            </w:r>
          </w:p>
        </w:tc>
        <w:tc>
          <w:tcPr>
            <w:tcW w:w="4110" w:type="dxa"/>
            <w:tcBorders>
              <w:top w:val="single" w:sz="4" w:space="0" w:color="000000"/>
              <w:left w:val="single" w:sz="4" w:space="0" w:color="000000"/>
              <w:bottom w:val="single" w:sz="4" w:space="0" w:color="000000"/>
              <w:right w:val="single" w:sz="4" w:space="0" w:color="000000"/>
            </w:tcBorders>
            <w:vAlign w:val="center"/>
            <w:hideMark/>
          </w:tcPr>
          <w:p w14:paraId="76410D77" w14:textId="77777777" w:rsidR="003B5E05" w:rsidRPr="00B70772" w:rsidRDefault="003B5E05" w:rsidP="009A4CD5">
            <w:pPr>
              <w:pStyle w:val="PargrafodaLista"/>
              <w:ind w:left="0" w:right="-1"/>
              <w:jc w:val="center"/>
              <w:rPr>
                <w:rFonts w:ascii="Arial" w:hAnsi="Arial" w:cs="Arial"/>
                <w:lang w:bidi="pt-PT"/>
              </w:rPr>
            </w:pPr>
            <w:r w:rsidRPr="00B70772">
              <w:rPr>
                <w:rFonts w:ascii="Arial" w:hAnsi="Arial" w:cs="Arial"/>
                <w:lang w:bidi="pt-PT"/>
              </w:rPr>
              <w:t>Tradução e adaptação, no exercício, de livros publicados no exterior, relacionados à Contabilidade, à Auditoria, à Perícia e à profissão</w:t>
            </w:r>
            <w:r w:rsidRPr="00B70772">
              <w:rPr>
                <w:rFonts w:ascii="Arial" w:hAnsi="Arial" w:cs="Arial"/>
                <w:lang w:bidi="pt-PT"/>
              </w:rPr>
              <w:tab/>
              <w:t>contábil,</w:t>
            </w:r>
            <w:r w:rsidRPr="00B70772">
              <w:rPr>
                <w:rFonts w:ascii="Arial" w:hAnsi="Arial" w:cs="Arial"/>
                <w:lang w:bidi="pt-PT"/>
              </w:rPr>
              <w:tab/>
              <w:t>aprovados pela CEPC/CFC.</w:t>
            </w:r>
          </w:p>
        </w:tc>
        <w:tc>
          <w:tcPr>
            <w:tcW w:w="2978" w:type="dxa"/>
            <w:tcBorders>
              <w:top w:val="single" w:sz="4" w:space="0" w:color="000000"/>
              <w:left w:val="single" w:sz="4" w:space="0" w:color="000000"/>
              <w:bottom w:val="single" w:sz="4" w:space="0" w:color="000000"/>
              <w:right w:val="single" w:sz="4" w:space="0" w:color="000000"/>
            </w:tcBorders>
            <w:vAlign w:val="center"/>
          </w:tcPr>
          <w:p w14:paraId="38AE8D29" w14:textId="77777777" w:rsidR="003B5E05" w:rsidRPr="00B70772" w:rsidRDefault="003B5E05" w:rsidP="009A4CD5">
            <w:pPr>
              <w:pStyle w:val="PargrafodaLista"/>
              <w:tabs>
                <w:tab w:val="left" w:pos="960"/>
              </w:tabs>
              <w:ind w:left="709" w:right="-1" w:hanging="709"/>
              <w:jc w:val="center"/>
              <w:rPr>
                <w:rFonts w:ascii="Arial" w:hAnsi="Arial" w:cs="Arial"/>
                <w:b/>
                <w:lang w:bidi="pt-PT"/>
              </w:rPr>
            </w:pPr>
          </w:p>
          <w:p w14:paraId="1B6A2C59" w14:textId="77777777" w:rsidR="003B5E05" w:rsidRPr="00B70772" w:rsidRDefault="003B5E05" w:rsidP="009A4CD5">
            <w:pPr>
              <w:pStyle w:val="PargrafodaLista"/>
              <w:tabs>
                <w:tab w:val="left" w:pos="960"/>
              </w:tabs>
              <w:ind w:left="709" w:right="-1" w:hanging="709"/>
              <w:jc w:val="center"/>
              <w:rPr>
                <w:rFonts w:ascii="Arial" w:hAnsi="Arial" w:cs="Arial"/>
                <w:lang w:bidi="pt-PT"/>
              </w:rPr>
            </w:pPr>
            <w:r w:rsidRPr="00B70772">
              <w:rPr>
                <w:rFonts w:ascii="Arial" w:hAnsi="Arial" w:cs="Arial"/>
                <w:lang w:bidi="pt-PT"/>
              </w:rPr>
              <w:t>Até 10 (dez) pontos por obra.</w:t>
            </w:r>
          </w:p>
        </w:tc>
      </w:tr>
    </w:tbl>
    <w:p w14:paraId="0ED53C1B" w14:textId="77777777" w:rsidR="003B5E05" w:rsidRDefault="003B5E05" w:rsidP="003B5E05">
      <w:pPr>
        <w:spacing w:after="0" w:line="240" w:lineRule="auto"/>
        <w:jc w:val="both"/>
        <w:rPr>
          <w:rFonts w:ascii="Times New Roman" w:hAnsi="Times New Roman"/>
          <w:bCs/>
          <w:sz w:val="24"/>
          <w:szCs w:val="24"/>
        </w:rPr>
      </w:pPr>
    </w:p>
    <w:p w14:paraId="256F9374" w14:textId="77777777" w:rsidR="003B5E05" w:rsidRDefault="003B5E05" w:rsidP="003B5E05">
      <w:pPr>
        <w:spacing w:after="0" w:line="240" w:lineRule="auto"/>
        <w:jc w:val="both"/>
        <w:rPr>
          <w:rFonts w:ascii="Times New Roman" w:hAnsi="Times New Roman"/>
          <w:bCs/>
          <w:sz w:val="24"/>
          <w:szCs w:val="24"/>
        </w:rPr>
      </w:pPr>
    </w:p>
    <w:p w14:paraId="44789318" w14:textId="77777777" w:rsidR="003B5E05" w:rsidRDefault="003B5E05" w:rsidP="003B5E05">
      <w:pPr>
        <w:spacing w:after="0" w:line="240" w:lineRule="auto"/>
        <w:jc w:val="both"/>
        <w:rPr>
          <w:rFonts w:ascii="Times New Roman" w:hAnsi="Times New Roman"/>
          <w:bCs/>
          <w:sz w:val="24"/>
          <w:szCs w:val="24"/>
        </w:rPr>
      </w:pPr>
    </w:p>
    <w:p w14:paraId="60AFE445" w14:textId="77777777" w:rsidR="003B5E05" w:rsidRPr="004C7CD6" w:rsidRDefault="003B5E05" w:rsidP="003B5E05">
      <w:pPr>
        <w:spacing w:after="0" w:line="240" w:lineRule="auto"/>
        <w:jc w:val="both"/>
        <w:rPr>
          <w:rFonts w:ascii="Arial" w:hAnsi="Arial" w:cs="Arial"/>
          <w:bCs/>
          <w:u w:val="single"/>
        </w:rPr>
      </w:pPr>
      <w:r w:rsidRPr="004C7CD6">
        <w:rPr>
          <w:rFonts w:ascii="Arial" w:hAnsi="Arial" w:cs="Arial"/>
          <w:bCs/>
          <w:u w:val="single"/>
        </w:rPr>
        <w:t>Observação:</w:t>
      </w:r>
    </w:p>
    <w:p w14:paraId="56D52220" w14:textId="77777777" w:rsidR="003B5E05" w:rsidRPr="004C7CD6" w:rsidRDefault="003B5E05" w:rsidP="003B5E05">
      <w:pPr>
        <w:spacing w:after="0" w:line="240" w:lineRule="auto"/>
        <w:jc w:val="both"/>
        <w:rPr>
          <w:rFonts w:ascii="Arial" w:hAnsi="Arial" w:cs="Arial"/>
          <w:bCs/>
          <w:u w:val="single"/>
        </w:rPr>
      </w:pPr>
    </w:p>
    <w:p w14:paraId="498B1784" w14:textId="77777777" w:rsidR="003B5E05" w:rsidRPr="004C7CD6" w:rsidRDefault="003B5E05" w:rsidP="003B5E05">
      <w:pPr>
        <w:spacing w:after="0" w:line="240" w:lineRule="auto"/>
        <w:jc w:val="both"/>
        <w:rPr>
          <w:rFonts w:ascii="Arial" w:hAnsi="Arial" w:cs="Arial"/>
          <w:bCs/>
          <w:u w:val="single"/>
        </w:rPr>
      </w:pPr>
      <w:r w:rsidRPr="004C7CD6">
        <w:rPr>
          <w:rFonts w:ascii="Arial" w:hAnsi="Arial" w:cs="Arial"/>
          <w:bCs/>
          <w:u w:val="single"/>
        </w:rPr>
        <w:t>A pontuação resultante da conversão das horas não deve apresentar fracionamento inferior ou superior a meio ponto (0,5). Os cálculos decorrentes do número de horas cumpridas pelo profissional devem ser “arredondados” para maior ou menor, de acordo com a aproximação.</w:t>
      </w:r>
      <w:r w:rsidRPr="004C7CD6">
        <w:rPr>
          <w:rFonts w:ascii="Arial" w:hAnsi="Arial" w:cs="Arial"/>
          <w:bCs/>
          <w:iCs/>
          <w:color w:val="0070C0"/>
          <w:sz w:val="16"/>
          <w:szCs w:val="16"/>
        </w:rPr>
        <w:t xml:space="preserve"> </w:t>
      </w:r>
      <w:r>
        <w:rPr>
          <w:rFonts w:ascii="Arial" w:hAnsi="Arial" w:cs="Arial"/>
          <w:bCs/>
          <w:iCs/>
          <w:color w:val="0070C0"/>
          <w:sz w:val="16"/>
          <w:szCs w:val="16"/>
        </w:rPr>
        <w:t>(Eliminado pela Revisão NBC 08)</w:t>
      </w:r>
    </w:p>
    <w:p w14:paraId="78120063" w14:textId="77777777" w:rsidR="003B5E05" w:rsidRPr="006F171D" w:rsidRDefault="003B5E05" w:rsidP="003B5E05">
      <w:pPr>
        <w:pStyle w:val="Corpodetexto"/>
        <w:rPr>
          <w:b/>
          <w:bCs/>
        </w:rPr>
      </w:pPr>
    </w:p>
    <w:p w14:paraId="65A5C335" w14:textId="77777777" w:rsidR="003B5E05" w:rsidRPr="006F171D" w:rsidRDefault="003B5E05" w:rsidP="003B5E05">
      <w:pPr>
        <w:pStyle w:val="Corpodetexto"/>
        <w:rPr>
          <w:bCs/>
        </w:rPr>
      </w:pPr>
      <w:r w:rsidRPr="006F171D">
        <w:rPr>
          <w:bCs/>
          <w:strike/>
        </w:rPr>
        <w:t xml:space="preserve">A CEPC/CFC poderá emitir orientação referente à pontuação de cursos e eventos por meio de tabela específica de pontuação. </w:t>
      </w:r>
      <w:r w:rsidRPr="006F171D">
        <w:rPr>
          <w:rFonts w:eastAsia="Calibri"/>
          <w:bCs/>
          <w:iCs/>
          <w:strike/>
          <w:color w:val="0070C0"/>
          <w:sz w:val="20"/>
          <w:szCs w:val="20"/>
          <w:lang w:eastAsia="en-US"/>
        </w:rPr>
        <w:t>(Incluído pela NBC PG 12 (R2))</w:t>
      </w:r>
      <w:r>
        <w:rPr>
          <w:rFonts w:eastAsia="Calibri"/>
          <w:bCs/>
          <w:iCs/>
          <w:color w:val="0070C0"/>
          <w:sz w:val="20"/>
          <w:szCs w:val="20"/>
          <w:lang w:eastAsia="en-US"/>
        </w:rPr>
        <w:t xml:space="preserve"> </w:t>
      </w:r>
      <w:r>
        <w:rPr>
          <w:bCs/>
          <w:iCs/>
          <w:color w:val="0070C0"/>
          <w:sz w:val="16"/>
          <w:szCs w:val="16"/>
        </w:rPr>
        <w:t>(Eliminado pela Revisão NBC 02)</w:t>
      </w:r>
    </w:p>
    <w:p w14:paraId="233EC22A" w14:textId="77777777" w:rsidR="003B5E05" w:rsidRDefault="003B5E05" w:rsidP="003B5E05">
      <w:pPr>
        <w:pStyle w:val="Corpodetexto"/>
        <w:jc w:val="center"/>
        <w:rPr>
          <w:b/>
          <w:bCs/>
        </w:rPr>
      </w:pPr>
    </w:p>
    <w:p w14:paraId="39AB8D0A" w14:textId="77777777" w:rsidR="003B5E05" w:rsidRDefault="003B5E05" w:rsidP="003B5E05">
      <w:pPr>
        <w:pStyle w:val="Corpodetexto"/>
        <w:jc w:val="center"/>
        <w:rPr>
          <w:b/>
          <w:bCs/>
        </w:rPr>
      </w:pPr>
    </w:p>
    <w:p w14:paraId="054E92ED" w14:textId="77777777" w:rsidR="003B5E05" w:rsidRPr="005A0D52" w:rsidRDefault="003B5E05" w:rsidP="003B5E05">
      <w:pPr>
        <w:pStyle w:val="Corpodetexto"/>
        <w:jc w:val="center"/>
        <w:rPr>
          <w:b/>
          <w:bCs/>
        </w:rPr>
      </w:pPr>
      <w:r w:rsidRPr="006F171D">
        <w:rPr>
          <w:b/>
          <w:bCs/>
        </w:rPr>
        <w:t>ANEXO III</w:t>
      </w:r>
      <w:r>
        <w:rPr>
          <w:b/>
          <w:bCs/>
        </w:rPr>
        <w:t xml:space="preserve"> </w:t>
      </w:r>
      <w:r>
        <w:rPr>
          <w:bCs/>
          <w:iCs/>
          <w:color w:val="0070C0"/>
          <w:sz w:val="16"/>
          <w:szCs w:val="16"/>
        </w:rPr>
        <w:t>(Eliminado pela Revisão NBC 05)</w:t>
      </w:r>
    </w:p>
    <w:p w14:paraId="32673CDB" w14:textId="77777777" w:rsidR="003B5E05" w:rsidRPr="005A0D52" w:rsidRDefault="003B5E05" w:rsidP="003B5E05">
      <w:pPr>
        <w:pStyle w:val="Corpodetexto"/>
        <w:jc w:val="center"/>
        <w:rPr>
          <w:b/>
          <w:bCs/>
          <w:strike/>
        </w:rPr>
      </w:pPr>
      <w:r w:rsidRPr="005A0D52">
        <w:rPr>
          <w:b/>
          <w:bCs/>
          <w:strike/>
        </w:rPr>
        <w:t>RELATÓRIO DE ATIVIDADES</w:t>
      </w:r>
    </w:p>
    <w:p w14:paraId="3D965E39" w14:textId="77777777" w:rsidR="003B5E05" w:rsidRPr="005A0D52" w:rsidRDefault="003B5E05" w:rsidP="003B5E05">
      <w:pPr>
        <w:pStyle w:val="Corpodetexto"/>
        <w:jc w:val="center"/>
        <w:rPr>
          <w:strike/>
        </w:rPr>
      </w:pPr>
      <w:r w:rsidRPr="005A0D52">
        <w:rPr>
          <w:strike/>
        </w:rPr>
        <w:br/>
      </w:r>
      <w:r w:rsidRPr="005A0D52">
        <w:rPr>
          <w:b/>
          <w:bCs/>
          <w:strike/>
        </w:rPr>
        <w:t>PROGRAMA DE EDUCAÇÃO PROFISSIONAL CONTINUADA</w:t>
      </w:r>
    </w:p>
    <w:tbl>
      <w:tblPr>
        <w:tblW w:w="10186" w:type="dxa"/>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000" w:firstRow="0" w:lastRow="0" w:firstColumn="0" w:lastColumn="0" w:noHBand="0" w:noVBand="0"/>
      </w:tblPr>
      <w:tblGrid>
        <w:gridCol w:w="2129"/>
        <w:gridCol w:w="2122"/>
        <w:gridCol w:w="1983"/>
        <w:gridCol w:w="1623"/>
        <w:gridCol w:w="1059"/>
        <w:gridCol w:w="1271"/>
      </w:tblGrid>
      <w:tr w:rsidR="003B5E05" w:rsidRPr="005A0D52" w14:paraId="1CE25DE3"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4CA9812E" w14:textId="77777777" w:rsidR="003B5E05" w:rsidRPr="005A0D52" w:rsidRDefault="003B5E05" w:rsidP="009A4CD5">
            <w:pPr>
              <w:spacing w:after="0"/>
              <w:jc w:val="both"/>
              <w:rPr>
                <w:rFonts w:ascii="Arial" w:hAnsi="Arial" w:cs="Arial"/>
                <w:strike/>
              </w:rPr>
            </w:pPr>
            <w:r w:rsidRPr="005A0D52">
              <w:rPr>
                <w:rFonts w:ascii="Arial" w:hAnsi="Arial" w:cs="Arial"/>
                <w:strike/>
              </w:rPr>
              <w:t xml:space="preserve">Nome: </w:t>
            </w:r>
          </w:p>
          <w:p w14:paraId="1DCD9EB3" w14:textId="77777777" w:rsidR="003B5E05" w:rsidRPr="005A0D52" w:rsidRDefault="003B5E05" w:rsidP="009A4CD5">
            <w:pPr>
              <w:spacing w:after="0"/>
              <w:jc w:val="both"/>
              <w:rPr>
                <w:rFonts w:ascii="Arial" w:hAnsi="Arial" w:cs="Arial"/>
                <w:strike/>
              </w:rPr>
            </w:pPr>
            <w:r w:rsidRPr="005A0D52">
              <w:rPr>
                <w:rFonts w:ascii="Arial" w:hAnsi="Arial" w:cs="Arial"/>
                <w:strike/>
              </w:rPr>
              <w:t>CRC Registro n.º</w:t>
            </w:r>
          </w:p>
          <w:p w14:paraId="744DFC76" w14:textId="77777777" w:rsidR="003B5E05" w:rsidRPr="005A0D52" w:rsidRDefault="003B5E05" w:rsidP="009A4CD5">
            <w:pPr>
              <w:spacing w:after="0"/>
              <w:rPr>
                <w:rFonts w:ascii="Arial" w:hAnsi="Arial" w:cs="Arial"/>
                <w:strike/>
              </w:rPr>
            </w:pPr>
            <w:r w:rsidRPr="005A0D52">
              <w:rPr>
                <w:rFonts w:ascii="Arial" w:hAnsi="Arial" w:cs="Arial"/>
                <w:strike/>
              </w:rPr>
              <w:t xml:space="preserve">Estado de origem:  </w:t>
            </w:r>
          </w:p>
          <w:p w14:paraId="6EDB26FC" w14:textId="77777777" w:rsidR="003B5E05" w:rsidRPr="005A0D52" w:rsidRDefault="003B5E05" w:rsidP="009A4CD5">
            <w:pPr>
              <w:spacing w:after="0"/>
              <w:rPr>
                <w:rFonts w:ascii="Arial" w:hAnsi="Arial" w:cs="Arial"/>
                <w:strike/>
              </w:rPr>
            </w:pPr>
            <w:r w:rsidRPr="005A0D52">
              <w:rPr>
                <w:rFonts w:ascii="Arial" w:hAnsi="Arial" w:cs="Arial"/>
                <w:strike/>
              </w:rPr>
              <w:t xml:space="preserve">CPF n.º </w:t>
            </w:r>
          </w:p>
          <w:p w14:paraId="687395F1" w14:textId="77777777" w:rsidR="003B5E05" w:rsidRPr="005A0D52" w:rsidRDefault="003B5E05" w:rsidP="009A4CD5">
            <w:pPr>
              <w:spacing w:after="0"/>
              <w:rPr>
                <w:rFonts w:ascii="Arial" w:hAnsi="Arial" w:cs="Arial"/>
                <w:strike/>
              </w:rPr>
            </w:pPr>
            <w:r w:rsidRPr="005A0D52">
              <w:rPr>
                <w:rFonts w:ascii="Arial" w:hAnsi="Arial" w:cs="Arial"/>
                <w:strike/>
              </w:rPr>
              <w:t>CNAI n.º</w:t>
            </w:r>
          </w:p>
          <w:p w14:paraId="354C3D41" w14:textId="77777777" w:rsidR="003B5E05" w:rsidRPr="005A0D52" w:rsidRDefault="003B5E05" w:rsidP="009A4CD5">
            <w:pPr>
              <w:spacing w:after="0"/>
              <w:rPr>
                <w:rFonts w:ascii="Arial" w:hAnsi="Arial" w:cs="Arial"/>
                <w:strike/>
                <w:sz w:val="18"/>
                <w:szCs w:val="18"/>
              </w:rPr>
            </w:pPr>
            <w:r w:rsidRPr="005A0D52">
              <w:rPr>
                <w:rFonts w:ascii="Arial" w:hAnsi="Arial" w:cs="Arial"/>
                <w:strike/>
              </w:rPr>
              <w:t xml:space="preserve">CNPC n.º </w:t>
            </w:r>
            <w:r w:rsidRPr="005A0D52">
              <w:rPr>
                <w:rFonts w:ascii="Arial" w:hAnsi="Arial" w:cs="Arial"/>
                <w:bCs/>
                <w:iCs/>
                <w:strike/>
                <w:color w:val="0070C0"/>
                <w:sz w:val="18"/>
                <w:szCs w:val="18"/>
              </w:rPr>
              <w:t>(Incluído pela NBC PG 12 (R2))</w:t>
            </w:r>
          </w:p>
          <w:p w14:paraId="48D6C65F" w14:textId="77777777" w:rsidR="003B5E05" w:rsidRPr="005A0D52" w:rsidRDefault="003B5E05" w:rsidP="009A4CD5">
            <w:pPr>
              <w:spacing w:after="0"/>
              <w:jc w:val="both"/>
              <w:rPr>
                <w:rFonts w:ascii="Arial" w:hAnsi="Arial" w:cs="Arial"/>
                <w:strike/>
              </w:rPr>
            </w:pPr>
            <w:r w:rsidRPr="005A0D52">
              <w:rPr>
                <w:rFonts w:ascii="Arial" w:hAnsi="Arial" w:cs="Arial"/>
                <w:strike/>
              </w:rPr>
              <w:t xml:space="preserve">Endereço preferencial para comunicação ( ) Com. ( ) Res.: </w:t>
            </w:r>
          </w:p>
          <w:p w14:paraId="72850998" w14:textId="77777777" w:rsidR="003B5E05" w:rsidRPr="005A0D52" w:rsidRDefault="003B5E05" w:rsidP="009A4CD5">
            <w:pPr>
              <w:spacing w:after="0"/>
              <w:jc w:val="both"/>
              <w:rPr>
                <w:rFonts w:ascii="Arial" w:hAnsi="Arial" w:cs="Arial"/>
                <w:strike/>
              </w:rPr>
            </w:pPr>
            <w:r w:rsidRPr="005A0D52">
              <w:rPr>
                <w:rFonts w:ascii="Arial" w:hAnsi="Arial" w:cs="Arial"/>
                <w:strike/>
              </w:rPr>
              <w:t>Rua/Av.:...................................................................................n.º..............Bairro:........................ Cidade:................................................UF:..................................CEP:....................</w:t>
            </w:r>
            <w:r w:rsidRPr="005A0D52">
              <w:rPr>
                <w:rFonts w:ascii="Arial" w:hAnsi="Arial" w:cs="Arial"/>
                <w:strike/>
              </w:rPr>
              <w:br/>
              <w:t xml:space="preserve">Telefones ( ) Com. ( ) Res.: .......................... Celular: ........................... </w:t>
            </w:r>
          </w:p>
          <w:p w14:paraId="74CDF950" w14:textId="77777777" w:rsidR="003B5E05" w:rsidRPr="005A0D52" w:rsidRDefault="003B5E05" w:rsidP="009A4CD5">
            <w:pPr>
              <w:spacing w:after="0"/>
              <w:jc w:val="both"/>
              <w:rPr>
                <w:rFonts w:ascii="Arial" w:hAnsi="Arial" w:cs="Arial"/>
                <w:strike/>
              </w:rPr>
            </w:pPr>
            <w:r w:rsidRPr="005A0D52">
              <w:rPr>
                <w:rFonts w:ascii="Arial" w:hAnsi="Arial" w:cs="Arial"/>
                <w:strike/>
              </w:rPr>
              <w:t>E-mail: .........................................................</w:t>
            </w:r>
          </w:p>
        </w:tc>
      </w:tr>
      <w:tr w:rsidR="003B5E05" w:rsidRPr="005A0D52" w14:paraId="72380757" w14:textId="77777777" w:rsidTr="009A4CD5">
        <w:trPr>
          <w:trHeight w:val="633"/>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33388FA1" w14:textId="77777777" w:rsidR="003B5E05" w:rsidRPr="005A0D52" w:rsidRDefault="003B5E05" w:rsidP="009A4CD5">
            <w:pPr>
              <w:spacing w:after="0"/>
              <w:rPr>
                <w:rFonts w:ascii="Arial" w:hAnsi="Arial" w:cs="Arial"/>
                <w:strike/>
              </w:rPr>
            </w:pPr>
            <w:r w:rsidRPr="005A0D52">
              <w:rPr>
                <w:rFonts w:ascii="Arial" w:hAnsi="Arial" w:cs="Arial"/>
                <w:strike/>
              </w:rPr>
              <w:t>Função exercida:</w:t>
            </w:r>
          </w:p>
          <w:p w14:paraId="1BEAD5E1" w14:textId="77777777" w:rsidR="003B5E05" w:rsidRPr="005A0D52" w:rsidRDefault="003B5E05" w:rsidP="009A4CD5">
            <w:pPr>
              <w:spacing w:after="0"/>
              <w:rPr>
                <w:rFonts w:ascii="Arial" w:hAnsi="Arial" w:cs="Arial"/>
                <w:strike/>
              </w:rPr>
            </w:pPr>
            <w:r w:rsidRPr="005A0D52">
              <w:rPr>
                <w:rFonts w:ascii="Arial" w:hAnsi="Arial" w:cs="Arial"/>
                <w:strike/>
              </w:rPr>
              <w:t>- hipóteses das alíneas (a), (b), (c), (d) e (e) do item 4 desta Norma</w:t>
            </w:r>
          </w:p>
          <w:p w14:paraId="1B1BC9AB" w14:textId="77777777" w:rsidR="003B5E05" w:rsidRPr="005A0D52" w:rsidRDefault="003B5E05" w:rsidP="009A4CD5">
            <w:pPr>
              <w:spacing w:after="0"/>
              <w:rPr>
                <w:rFonts w:ascii="Arial" w:hAnsi="Arial" w:cs="Arial"/>
                <w:strike/>
              </w:rPr>
            </w:pPr>
            <w:r w:rsidRPr="005A0D52">
              <w:rPr>
                <w:rFonts w:ascii="Arial" w:hAnsi="Arial" w:cs="Arial"/>
                <w:strike/>
              </w:rPr>
              <w:t xml:space="preserve">   (  ) Sócio   (   ) Responsável Técnico  (   ) Direção ou Gerência Técnica </w:t>
            </w:r>
          </w:p>
          <w:p w14:paraId="1414700D" w14:textId="77777777" w:rsidR="003B5E05" w:rsidRPr="005A0D52" w:rsidRDefault="003B5E05" w:rsidP="009A4CD5">
            <w:pPr>
              <w:spacing w:after="0"/>
              <w:rPr>
                <w:rFonts w:ascii="Arial" w:hAnsi="Arial" w:cs="Arial"/>
                <w:strike/>
              </w:rPr>
            </w:pPr>
          </w:p>
          <w:p w14:paraId="6F1B6EC6" w14:textId="77777777" w:rsidR="003B5E05" w:rsidRPr="005A0D52" w:rsidRDefault="003B5E05" w:rsidP="009A4CD5">
            <w:pPr>
              <w:spacing w:after="0"/>
              <w:rPr>
                <w:rFonts w:ascii="Arial" w:hAnsi="Arial" w:cs="Arial"/>
                <w:strike/>
              </w:rPr>
            </w:pPr>
            <w:r w:rsidRPr="005A0D52">
              <w:rPr>
                <w:rFonts w:ascii="Arial" w:hAnsi="Arial" w:cs="Arial"/>
                <w:strike/>
              </w:rPr>
              <w:t xml:space="preserve">- hipóteses das alíneas (a), (b), (c), (d) e (e) do item 4 da NBC PG 12 (R1)    (  ) Sócio   (   ) Responsável Técnico  (   ) Direção ou Gerência Técnica </w:t>
            </w:r>
            <w:r w:rsidRPr="005A0D52">
              <w:rPr>
                <w:rFonts w:ascii="Arial" w:hAnsi="Arial" w:cs="Arial"/>
                <w:bCs/>
                <w:iCs/>
                <w:strike/>
                <w:color w:val="0070C0"/>
                <w:sz w:val="18"/>
                <w:szCs w:val="18"/>
              </w:rPr>
              <w:t>(Alterada pela NBC PG 12 (R1))</w:t>
            </w:r>
          </w:p>
          <w:p w14:paraId="0A7589C9" w14:textId="77777777" w:rsidR="003B5E05" w:rsidRPr="005A0D52" w:rsidRDefault="003B5E05" w:rsidP="009A4CD5">
            <w:pPr>
              <w:spacing w:after="0"/>
              <w:rPr>
                <w:rFonts w:ascii="Arial" w:hAnsi="Arial" w:cs="Arial"/>
                <w:strike/>
              </w:rPr>
            </w:pPr>
          </w:p>
          <w:p w14:paraId="5A338E34" w14:textId="77777777" w:rsidR="003B5E05" w:rsidRPr="005A0D52" w:rsidRDefault="003B5E05" w:rsidP="009A4CD5">
            <w:pPr>
              <w:spacing w:after="0"/>
              <w:rPr>
                <w:rFonts w:ascii="Arial" w:hAnsi="Arial" w:cs="Arial"/>
                <w:strike/>
                <w:sz w:val="18"/>
                <w:szCs w:val="18"/>
              </w:rPr>
            </w:pPr>
            <w:r w:rsidRPr="005A0D52">
              <w:rPr>
                <w:rFonts w:ascii="Arial" w:hAnsi="Arial" w:cs="Arial"/>
                <w:strike/>
              </w:rPr>
              <w:t>- hipóteses das alíneas (a), (b), (c), (d), (e) e (g)</w:t>
            </w:r>
            <w:r w:rsidRPr="005A0D52">
              <w:rPr>
                <w:rFonts w:ascii="Arial" w:hAnsi="Arial" w:cs="Arial"/>
                <w:strike/>
                <w:color w:val="296D51"/>
              </w:rPr>
              <w:t xml:space="preserve">  </w:t>
            </w:r>
            <w:r w:rsidRPr="005A0D52">
              <w:rPr>
                <w:rFonts w:ascii="Arial" w:hAnsi="Arial" w:cs="Arial"/>
                <w:strike/>
              </w:rPr>
              <w:t>do item 4 da NBC PG 12 (R1)    (  ) Sócio   (   ) Responsável Técnico  (   ) Direção ou Gerência Técnica (  ) Perito Contábil</w:t>
            </w:r>
            <w:r w:rsidRPr="005A0D52">
              <w:rPr>
                <w:rFonts w:ascii="Arial" w:hAnsi="Arial" w:cs="Arial"/>
                <w:strike/>
                <w:color w:val="296D51"/>
              </w:rPr>
              <w:t xml:space="preserve"> </w:t>
            </w:r>
            <w:r w:rsidRPr="005A0D52">
              <w:rPr>
                <w:rFonts w:ascii="Arial" w:hAnsi="Arial" w:cs="Arial"/>
                <w:bCs/>
                <w:iCs/>
                <w:strike/>
                <w:color w:val="0070C0"/>
                <w:sz w:val="18"/>
                <w:szCs w:val="18"/>
              </w:rPr>
              <w:t>(Alterada pela NBC PG 12 (R2))</w:t>
            </w:r>
            <w:r w:rsidRPr="005A0D52">
              <w:rPr>
                <w:rFonts w:ascii="Arial" w:hAnsi="Arial" w:cs="Arial"/>
                <w:strike/>
                <w:color w:val="296D51"/>
                <w:sz w:val="18"/>
                <w:szCs w:val="18"/>
              </w:rPr>
              <w:t xml:space="preserve">  </w:t>
            </w:r>
          </w:p>
          <w:p w14:paraId="06E344D9" w14:textId="77777777" w:rsidR="003B5E05" w:rsidRPr="005A0D52" w:rsidRDefault="003B5E05" w:rsidP="009A4CD5">
            <w:pPr>
              <w:spacing w:after="0"/>
              <w:rPr>
                <w:rFonts w:ascii="Arial" w:hAnsi="Arial" w:cs="Arial"/>
                <w:strike/>
              </w:rPr>
            </w:pPr>
          </w:p>
          <w:p w14:paraId="57D4F825" w14:textId="77777777" w:rsidR="003B5E05" w:rsidRPr="005A0D52" w:rsidRDefault="003B5E05" w:rsidP="009A4CD5">
            <w:pPr>
              <w:spacing w:after="0"/>
              <w:rPr>
                <w:rFonts w:ascii="Arial" w:hAnsi="Arial" w:cs="Arial"/>
                <w:strike/>
              </w:rPr>
            </w:pPr>
            <w:r w:rsidRPr="005A0D52">
              <w:rPr>
                <w:rFonts w:ascii="Arial" w:hAnsi="Arial" w:cs="Arial"/>
                <w:strike/>
              </w:rPr>
              <w:t>- hipóteses da alínea (f) do item 4 desta Norma</w:t>
            </w:r>
          </w:p>
          <w:p w14:paraId="20408FF1" w14:textId="77777777" w:rsidR="003B5E05" w:rsidRPr="005A0D52" w:rsidRDefault="003B5E05" w:rsidP="009A4CD5">
            <w:pPr>
              <w:spacing w:after="0"/>
              <w:rPr>
                <w:rFonts w:ascii="Arial" w:hAnsi="Arial" w:cs="Arial"/>
                <w:strike/>
              </w:rPr>
            </w:pPr>
            <w:r w:rsidRPr="005A0D52">
              <w:rPr>
                <w:rFonts w:ascii="Arial" w:hAnsi="Arial" w:cs="Arial"/>
                <w:strike/>
              </w:rPr>
              <w:t xml:space="preserve">   (   ) Responsável Técnico  (   ) Gerente/Chefia na Área Contábil </w:t>
            </w:r>
          </w:p>
          <w:p w14:paraId="67DEC4A0" w14:textId="77777777" w:rsidR="003B5E05" w:rsidRPr="005A0D52" w:rsidRDefault="003B5E05" w:rsidP="009A4CD5">
            <w:pPr>
              <w:spacing w:after="0"/>
              <w:rPr>
                <w:rFonts w:ascii="Arial" w:hAnsi="Arial" w:cs="Arial"/>
                <w:strike/>
              </w:rPr>
            </w:pPr>
          </w:p>
          <w:p w14:paraId="682A112E" w14:textId="77777777" w:rsidR="003B5E05" w:rsidRPr="005A0D52" w:rsidRDefault="003B5E05" w:rsidP="009A4CD5">
            <w:pPr>
              <w:spacing w:after="0"/>
              <w:rPr>
                <w:rFonts w:ascii="Arial" w:hAnsi="Arial" w:cs="Arial"/>
                <w:strike/>
              </w:rPr>
            </w:pPr>
            <w:r w:rsidRPr="005A0D52">
              <w:rPr>
                <w:rFonts w:ascii="Arial" w:hAnsi="Arial" w:cs="Arial"/>
                <w:strike/>
              </w:rPr>
              <w:t xml:space="preserve">- hipóteses da alínea (f) do item 4 da NBC PG 12 (R1) </w:t>
            </w:r>
          </w:p>
          <w:p w14:paraId="30E1F07F" w14:textId="77777777" w:rsidR="003B5E05" w:rsidRPr="005A0D52" w:rsidRDefault="003B5E05" w:rsidP="009A4CD5">
            <w:pPr>
              <w:spacing w:after="0"/>
              <w:rPr>
                <w:rFonts w:ascii="Arial" w:hAnsi="Arial" w:cs="Arial"/>
                <w:strike/>
                <w:sz w:val="18"/>
                <w:szCs w:val="18"/>
              </w:rPr>
            </w:pPr>
            <w:r w:rsidRPr="005A0D52">
              <w:rPr>
                <w:rFonts w:ascii="Arial" w:hAnsi="Arial" w:cs="Arial"/>
                <w:strike/>
              </w:rPr>
              <w:t xml:space="preserve">   (   ) Responsável Técnico  (   ) Gerente/Chefia na Área Contábil </w:t>
            </w:r>
            <w:r w:rsidRPr="005A0D52">
              <w:rPr>
                <w:rFonts w:ascii="Arial" w:hAnsi="Arial" w:cs="Arial"/>
                <w:bCs/>
                <w:iCs/>
                <w:strike/>
                <w:color w:val="0070C0"/>
                <w:sz w:val="18"/>
                <w:szCs w:val="18"/>
              </w:rPr>
              <w:t>(Alterada pela NBC PG 12 (R1))</w:t>
            </w:r>
          </w:p>
          <w:p w14:paraId="66D4095B" w14:textId="77777777" w:rsidR="003B5E05" w:rsidRPr="005A0D52" w:rsidRDefault="003B5E05" w:rsidP="009A4CD5">
            <w:pPr>
              <w:spacing w:after="0"/>
              <w:rPr>
                <w:rFonts w:ascii="Arial" w:hAnsi="Arial" w:cs="Arial"/>
                <w:strike/>
              </w:rPr>
            </w:pPr>
          </w:p>
          <w:p w14:paraId="6F77E45D" w14:textId="77777777" w:rsidR="003B5E05" w:rsidRPr="005A0D52" w:rsidRDefault="003B5E05" w:rsidP="009A4CD5">
            <w:pPr>
              <w:spacing w:after="0"/>
              <w:rPr>
                <w:rFonts w:ascii="Arial" w:hAnsi="Arial" w:cs="Arial"/>
                <w:bCs/>
                <w:iCs/>
                <w:strike/>
                <w:color w:val="0070C0"/>
              </w:rPr>
            </w:pPr>
            <w:r w:rsidRPr="005A0D52">
              <w:rPr>
                <w:rFonts w:ascii="Arial" w:hAnsi="Arial" w:cs="Arial"/>
                <w:strike/>
              </w:rPr>
              <w:t xml:space="preserve">- </w:t>
            </w:r>
            <w:r w:rsidRPr="005A0D52">
              <w:rPr>
                <w:rFonts w:ascii="Arial" w:hAnsi="Arial" w:cs="Arial"/>
                <w:bCs/>
                <w:strike/>
              </w:rPr>
              <w:t xml:space="preserve">(    ) Realizei atividades de EPC mesmo não estando incluído em nenhuma das situações previstas no item 4 </w:t>
            </w:r>
            <w:r w:rsidRPr="005A0D52">
              <w:rPr>
                <w:rFonts w:ascii="Arial" w:hAnsi="Arial" w:cs="Arial"/>
                <w:strike/>
              </w:rPr>
              <w:t>da NBC PG 12 (R1</w:t>
            </w:r>
            <w:r w:rsidRPr="005A0D52">
              <w:rPr>
                <w:rFonts w:ascii="Arial" w:hAnsi="Arial" w:cs="Arial"/>
                <w:strike/>
                <w:sz w:val="18"/>
                <w:szCs w:val="18"/>
              </w:rPr>
              <w:t xml:space="preserve">). </w:t>
            </w:r>
            <w:r w:rsidRPr="005A0D52">
              <w:rPr>
                <w:rFonts w:ascii="Arial" w:hAnsi="Arial" w:cs="Arial"/>
                <w:bCs/>
                <w:iCs/>
                <w:strike/>
                <w:color w:val="0070C0"/>
                <w:sz w:val="18"/>
                <w:szCs w:val="18"/>
              </w:rPr>
              <w:t>(Incluída pela NBC PG 12 (R1))</w:t>
            </w:r>
          </w:p>
          <w:p w14:paraId="6580AABC" w14:textId="77777777" w:rsidR="003B5E05" w:rsidRPr="005A0D52" w:rsidRDefault="003B5E05" w:rsidP="009A4CD5">
            <w:pPr>
              <w:spacing w:after="0"/>
              <w:rPr>
                <w:rFonts w:ascii="Arial" w:hAnsi="Arial" w:cs="Arial"/>
                <w:bCs/>
                <w:iCs/>
                <w:strike/>
                <w:color w:val="0070C0"/>
              </w:rPr>
            </w:pPr>
          </w:p>
          <w:p w14:paraId="1422DE51" w14:textId="77777777" w:rsidR="003B5E05" w:rsidRPr="005A0D52" w:rsidRDefault="003B5E05" w:rsidP="009A4CD5">
            <w:pPr>
              <w:spacing w:after="0"/>
              <w:rPr>
                <w:rFonts w:ascii="Arial" w:hAnsi="Arial" w:cs="Arial"/>
                <w:bCs/>
                <w:iCs/>
                <w:strike/>
              </w:rPr>
            </w:pPr>
            <w:r w:rsidRPr="005A0D52">
              <w:rPr>
                <w:rFonts w:ascii="Arial" w:hAnsi="Arial" w:cs="Arial"/>
                <w:bCs/>
                <w:iCs/>
                <w:strike/>
              </w:rPr>
              <w:t>Função exercida:</w:t>
            </w:r>
          </w:p>
          <w:p w14:paraId="18B7921C" w14:textId="77777777" w:rsidR="003B5E05" w:rsidRPr="005A0D52" w:rsidRDefault="003B5E05" w:rsidP="009A4CD5">
            <w:pPr>
              <w:spacing w:after="0"/>
              <w:rPr>
                <w:rFonts w:ascii="Arial" w:hAnsi="Arial" w:cs="Arial"/>
                <w:bCs/>
                <w:iCs/>
                <w:strike/>
              </w:rPr>
            </w:pPr>
          </w:p>
          <w:p w14:paraId="556CF6FD" w14:textId="77777777" w:rsidR="003B5E05" w:rsidRPr="005A0D52" w:rsidRDefault="003B5E05" w:rsidP="009A4CD5">
            <w:pPr>
              <w:spacing w:after="0"/>
              <w:rPr>
                <w:rFonts w:ascii="Arial" w:hAnsi="Arial" w:cs="Arial"/>
                <w:strike/>
              </w:rPr>
            </w:pPr>
            <w:r w:rsidRPr="005A0D52">
              <w:rPr>
                <w:rFonts w:ascii="Arial" w:hAnsi="Arial" w:cs="Arial"/>
                <w:strike/>
              </w:rPr>
              <w:t>AUDITORIA INDEPENDENTE:</w:t>
            </w:r>
          </w:p>
          <w:p w14:paraId="504C384D" w14:textId="77777777" w:rsidR="003B5E05" w:rsidRPr="005A0D52" w:rsidRDefault="003B5E05" w:rsidP="009A4CD5">
            <w:pPr>
              <w:spacing w:after="0"/>
              <w:rPr>
                <w:rFonts w:ascii="Arial" w:hAnsi="Arial" w:cs="Arial"/>
                <w:strike/>
              </w:rPr>
            </w:pPr>
            <w:r w:rsidRPr="005A0D52">
              <w:rPr>
                <w:rFonts w:ascii="Arial" w:hAnsi="Arial" w:cs="Arial"/>
                <w:strike/>
              </w:rPr>
              <w:t>- hipóteses das alíneas (a), (b), (c) e (d) do item 4 desta norma:</w:t>
            </w:r>
          </w:p>
          <w:p w14:paraId="1718CD7F" w14:textId="77777777" w:rsidR="003B5E05" w:rsidRPr="005A0D52" w:rsidRDefault="003B5E05" w:rsidP="009A4CD5">
            <w:pPr>
              <w:spacing w:after="0"/>
              <w:rPr>
                <w:rFonts w:ascii="Arial" w:hAnsi="Arial" w:cs="Arial"/>
                <w:strike/>
              </w:rPr>
            </w:pPr>
            <w:r w:rsidRPr="005A0D52">
              <w:rPr>
                <w:rFonts w:ascii="Arial" w:hAnsi="Arial" w:cs="Arial"/>
                <w:strike/>
              </w:rPr>
              <w:t>(   ) Auditor CNAI;  (   ) Sócio; (   ) Terceirizado firma de auditoria;  (   ) Diretor;  (   ) Gerente; (   ) Supervisor;    (   ) Responsável Técnico</w:t>
            </w:r>
          </w:p>
          <w:p w14:paraId="2D904DB7" w14:textId="77777777" w:rsidR="003B5E05" w:rsidRPr="005A0D52" w:rsidRDefault="003B5E05" w:rsidP="009A4CD5">
            <w:pPr>
              <w:spacing w:after="0"/>
              <w:rPr>
                <w:rFonts w:ascii="Arial" w:hAnsi="Arial" w:cs="Arial"/>
                <w:strike/>
              </w:rPr>
            </w:pPr>
          </w:p>
          <w:p w14:paraId="14023163" w14:textId="77777777" w:rsidR="003B5E05" w:rsidRPr="005A0D52" w:rsidRDefault="003B5E05" w:rsidP="009A4CD5">
            <w:pPr>
              <w:spacing w:after="0"/>
              <w:rPr>
                <w:rFonts w:ascii="Arial" w:hAnsi="Arial" w:cs="Arial"/>
                <w:strike/>
              </w:rPr>
            </w:pPr>
            <w:r w:rsidRPr="005A0D52">
              <w:rPr>
                <w:rFonts w:ascii="Arial" w:hAnsi="Arial" w:cs="Arial"/>
                <w:strike/>
              </w:rPr>
              <w:t>ORGANIZAÇÕES CONTÁBEIS QUE POSSUAM A TIVIDADE DE AUDITORIA NO OBJETO SOCIAL</w:t>
            </w:r>
          </w:p>
          <w:p w14:paraId="332D5684" w14:textId="77777777" w:rsidR="003B5E05" w:rsidRPr="005A0D52" w:rsidRDefault="003B5E05" w:rsidP="009A4CD5">
            <w:pPr>
              <w:spacing w:after="0"/>
              <w:rPr>
                <w:rFonts w:ascii="Arial" w:hAnsi="Arial" w:cs="Arial"/>
                <w:strike/>
              </w:rPr>
            </w:pPr>
            <w:r w:rsidRPr="005A0D52">
              <w:rPr>
                <w:rFonts w:ascii="Arial" w:hAnsi="Arial" w:cs="Arial"/>
                <w:strike/>
              </w:rPr>
              <w:t>- hipótese da alínea (e) do item 4 desta norma:</w:t>
            </w:r>
          </w:p>
          <w:p w14:paraId="6D5CDE97" w14:textId="77777777" w:rsidR="003B5E05" w:rsidRPr="005A0D52" w:rsidRDefault="003B5E05" w:rsidP="009A4CD5">
            <w:pPr>
              <w:spacing w:after="0"/>
              <w:rPr>
                <w:rFonts w:ascii="Arial" w:hAnsi="Arial" w:cs="Arial"/>
                <w:strike/>
              </w:rPr>
            </w:pPr>
            <w:r w:rsidRPr="005A0D52">
              <w:rPr>
                <w:rFonts w:ascii="Arial" w:hAnsi="Arial" w:cs="Arial"/>
                <w:strike/>
              </w:rPr>
              <w:t>(   ) Sócio;   (   ) Diretor;  (   ) Gerente; (   ) Supervisor; (   ) Responsável Técnico</w:t>
            </w:r>
          </w:p>
          <w:p w14:paraId="1ED4427D" w14:textId="77777777" w:rsidR="003B5E05" w:rsidRPr="005A0D52" w:rsidRDefault="003B5E05" w:rsidP="009A4CD5">
            <w:pPr>
              <w:spacing w:after="0"/>
              <w:rPr>
                <w:rFonts w:ascii="Arial" w:hAnsi="Arial" w:cs="Arial"/>
                <w:strike/>
              </w:rPr>
            </w:pPr>
          </w:p>
          <w:p w14:paraId="50078429" w14:textId="77777777" w:rsidR="003B5E05" w:rsidRPr="005A0D52" w:rsidRDefault="003B5E05" w:rsidP="009A4CD5">
            <w:pPr>
              <w:spacing w:after="0"/>
              <w:rPr>
                <w:rFonts w:ascii="Arial" w:hAnsi="Arial" w:cs="Arial"/>
                <w:strike/>
              </w:rPr>
            </w:pPr>
            <w:r w:rsidRPr="005A0D52">
              <w:rPr>
                <w:rFonts w:ascii="Arial" w:hAnsi="Arial" w:cs="Arial"/>
                <w:strike/>
              </w:rPr>
              <w:t>DEMAIS ENTIDADES DE GRANDE PORTE E ENTIDADES SEM FINALIDADE DE LUCROS:</w:t>
            </w:r>
          </w:p>
          <w:p w14:paraId="4B65EF10" w14:textId="77777777" w:rsidR="003B5E05" w:rsidRPr="005A0D52" w:rsidRDefault="003B5E05" w:rsidP="009A4CD5">
            <w:pPr>
              <w:spacing w:after="0"/>
              <w:rPr>
                <w:rFonts w:ascii="Arial" w:hAnsi="Arial" w:cs="Arial"/>
                <w:strike/>
              </w:rPr>
            </w:pPr>
            <w:r w:rsidRPr="005A0D52">
              <w:rPr>
                <w:rFonts w:ascii="Arial" w:hAnsi="Arial" w:cs="Arial"/>
                <w:strike/>
              </w:rPr>
              <w:t>- hipóteses da alínea (f) do item 4 desta norma:</w:t>
            </w:r>
          </w:p>
          <w:p w14:paraId="20910E4F" w14:textId="77777777" w:rsidR="003B5E05" w:rsidRPr="005A0D52" w:rsidRDefault="003B5E05" w:rsidP="009A4CD5">
            <w:pPr>
              <w:spacing w:after="0"/>
              <w:rPr>
                <w:rFonts w:ascii="Arial" w:hAnsi="Arial" w:cs="Arial"/>
                <w:strike/>
              </w:rPr>
            </w:pPr>
            <w:r w:rsidRPr="005A0D52">
              <w:rPr>
                <w:rFonts w:ascii="Arial" w:hAnsi="Arial" w:cs="Arial"/>
                <w:strike/>
              </w:rPr>
              <w:t xml:space="preserve">(   ) Resp. Técnico Demonstrações Contábeis; (   ) Diretor ; (   ) Chefe; (   ) Gerente; (   ) Supervisor  </w:t>
            </w:r>
          </w:p>
          <w:p w14:paraId="77DEA9D6" w14:textId="77777777" w:rsidR="003B5E05" w:rsidRPr="005A0D52" w:rsidRDefault="003B5E05" w:rsidP="009A4CD5">
            <w:pPr>
              <w:spacing w:after="0"/>
              <w:rPr>
                <w:rFonts w:ascii="Arial" w:hAnsi="Arial" w:cs="Arial"/>
                <w:strike/>
              </w:rPr>
            </w:pPr>
          </w:p>
          <w:p w14:paraId="34267F56" w14:textId="77777777" w:rsidR="003B5E05" w:rsidRPr="005A0D52" w:rsidRDefault="003B5E05" w:rsidP="009A4CD5">
            <w:pPr>
              <w:spacing w:after="0"/>
              <w:rPr>
                <w:rFonts w:ascii="Arial" w:hAnsi="Arial" w:cs="Arial"/>
                <w:strike/>
              </w:rPr>
            </w:pPr>
            <w:r w:rsidRPr="005A0D52">
              <w:rPr>
                <w:rFonts w:ascii="Arial" w:hAnsi="Arial" w:cs="Arial"/>
                <w:strike/>
              </w:rPr>
              <w:t>SOCIEDADES E ENTIDADES SEM FINALIDADE DE LUCROS QUE TIVEREM, NO EXERCÍCIO SOCIAL ANTERIOR, RECEITA TOTAL, IGUAL OU SUPERIOR A R$ 78 MILHÕES:</w:t>
            </w:r>
          </w:p>
          <w:p w14:paraId="43EFE52D" w14:textId="77777777" w:rsidR="003B5E05" w:rsidRPr="005A0D52" w:rsidRDefault="003B5E05" w:rsidP="009A4CD5">
            <w:pPr>
              <w:spacing w:after="0"/>
              <w:rPr>
                <w:rFonts w:ascii="Arial" w:hAnsi="Arial" w:cs="Arial"/>
                <w:strike/>
              </w:rPr>
            </w:pPr>
            <w:r w:rsidRPr="005A0D52">
              <w:rPr>
                <w:rFonts w:ascii="Arial" w:hAnsi="Arial" w:cs="Arial"/>
                <w:strike/>
              </w:rPr>
              <w:t>- hipótese da alínea (h) do item 4 desta norma:</w:t>
            </w:r>
          </w:p>
          <w:p w14:paraId="6537CE81" w14:textId="77777777" w:rsidR="003B5E05" w:rsidRPr="005A0D52" w:rsidRDefault="003B5E05" w:rsidP="009A4CD5">
            <w:pPr>
              <w:spacing w:after="0"/>
              <w:rPr>
                <w:rFonts w:ascii="Arial" w:hAnsi="Arial" w:cs="Arial"/>
                <w:strike/>
              </w:rPr>
            </w:pPr>
            <w:r w:rsidRPr="005A0D52">
              <w:rPr>
                <w:rFonts w:ascii="Arial" w:hAnsi="Arial" w:cs="Arial"/>
                <w:strike/>
              </w:rPr>
              <w:t xml:space="preserve">(   ) Resp. Técnico Demonstrações Contábeis. </w:t>
            </w:r>
            <w:r w:rsidRPr="005A0D52">
              <w:rPr>
                <w:rFonts w:ascii="Arial" w:hAnsi="Arial" w:cs="Arial"/>
                <w:bCs/>
                <w:iCs/>
                <w:strike/>
                <w:color w:val="0070C0"/>
                <w:sz w:val="16"/>
                <w:szCs w:val="16"/>
              </w:rPr>
              <w:t>(Incluído pela Revisão NBC 02)</w:t>
            </w:r>
          </w:p>
          <w:p w14:paraId="28FA1EEE" w14:textId="77777777" w:rsidR="003B5E05" w:rsidRPr="005A0D52" w:rsidRDefault="003B5E05" w:rsidP="009A4CD5">
            <w:pPr>
              <w:spacing w:after="0"/>
              <w:rPr>
                <w:rFonts w:ascii="Arial" w:hAnsi="Arial" w:cs="Arial"/>
                <w:strike/>
              </w:rPr>
            </w:pPr>
          </w:p>
          <w:p w14:paraId="1E8151CD" w14:textId="77777777" w:rsidR="003B5E05" w:rsidRPr="005A0D52" w:rsidRDefault="003B5E05" w:rsidP="009A4CD5">
            <w:pPr>
              <w:spacing w:after="0"/>
              <w:rPr>
                <w:rFonts w:ascii="Arial" w:hAnsi="Arial" w:cs="Arial"/>
                <w:strike/>
              </w:rPr>
            </w:pPr>
            <w:r w:rsidRPr="005A0D52">
              <w:rPr>
                <w:rFonts w:ascii="Arial" w:hAnsi="Arial" w:cs="Arial"/>
                <w:strike/>
              </w:rPr>
              <w:t>PREVIC:</w:t>
            </w:r>
          </w:p>
          <w:p w14:paraId="622BE7EF" w14:textId="77777777" w:rsidR="003B5E05" w:rsidRPr="005A0D52" w:rsidRDefault="003B5E05" w:rsidP="009A4CD5">
            <w:pPr>
              <w:spacing w:after="0"/>
              <w:rPr>
                <w:rFonts w:ascii="Arial" w:hAnsi="Arial" w:cs="Arial"/>
                <w:strike/>
              </w:rPr>
            </w:pPr>
            <w:r w:rsidRPr="005A0D52">
              <w:rPr>
                <w:rFonts w:ascii="Arial" w:hAnsi="Arial" w:cs="Arial"/>
                <w:strike/>
              </w:rPr>
              <w:t>- hipótese da alínea (i) do item 4 desta norma:</w:t>
            </w:r>
          </w:p>
          <w:p w14:paraId="496D9A15" w14:textId="77777777" w:rsidR="003B5E05" w:rsidRPr="005A0D52" w:rsidRDefault="003B5E05" w:rsidP="009A4CD5">
            <w:pPr>
              <w:spacing w:after="0"/>
              <w:rPr>
                <w:rFonts w:ascii="Arial" w:hAnsi="Arial" w:cs="Arial"/>
                <w:strike/>
              </w:rPr>
            </w:pPr>
            <w:r w:rsidRPr="005A0D52">
              <w:rPr>
                <w:rFonts w:ascii="Arial" w:hAnsi="Arial" w:cs="Arial"/>
                <w:strike/>
              </w:rPr>
              <w:t xml:space="preserve">(   ) Previc </w:t>
            </w:r>
            <w:r w:rsidRPr="005A0D52">
              <w:rPr>
                <w:rFonts w:ascii="Arial" w:hAnsi="Arial" w:cs="Arial"/>
                <w:bCs/>
                <w:iCs/>
                <w:strike/>
                <w:color w:val="0070C0"/>
                <w:sz w:val="16"/>
                <w:szCs w:val="16"/>
              </w:rPr>
              <w:t>(Incluído pela Revisão NBC 02)</w:t>
            </w:r>
          </w:p>
          <w:p w14:paraId="0CBD04CE" w14:textId="77777777" w:rsidR="003B5E05" w:rsidRPr="005A0D52" w:rsidRDefault="003B5E05" w:rsidP="009A4CD5">
            <w:pPr>
              <w:spacing w:after="0"/>
              <w:rPr>
                <w:rFonts w:ascii="Arial" w:hAnsi="Arial" w:cs="Arial"/>
                <w:strike/>
              </w:rPr>
            </w:pPr>
          </w:p>
          <w:p w14:paraId="4A6DF8E6" w14:textId="77777777" w:rsidR="003B5E05" w:rsidRPr="005A0D52" w:rsidRDefault="003B5E05" w:rsidP="009A4CD5">
            <w:pPr>
              <w:spacing w:after="0"/>
              <w:rPr>
                <w:rFonts w:ascii="Arial" w:hAnsi="Arial" w:cs="Arial"/>
                <w:strike/>
              </w:rPr>
            </w:pPr>
            <w:r w:rsidRPr="005A0D52">
              <w:rPr>
                <w:rFonts w:ascii="Arial" w:hAnsi="Arial" w:cs="Arial"/>
                <w:strike/>
              </w:rPr>
              <w:t>PERITO CONTÁBIL:</w:t>
            </w:r>
          </w:p>
          <w:p w14:paraId="77F273E1" w14:textId="77777777" w:rsidR="003B5E05" w:rsidRPr="005A0D52" w:rsidRDefault="003B5E05" w:rsidP="009A4CD5">
            <w:pPr>
              <w:spacing w:after="0"/>
              <w:rPr>
                <w:rFonts w:ascii="Arial" w:hAnsi="Arial" w:cs="Arial"/>
                <w:strike/>
              </w:rPr>
            </w:pPr>
            <w:r w:rsidRPr="005A0D52">
              <w:rPr>
                <w:rFonts w:ascii="Arial" w:hAnsi="Arial" w:cs="Arial"/>
                <w:strike/>
              </w:rPr>
              <w:t>- hipótese da alínea (g) do item 4 desta norma:</w:t>
            </w:r>
          </w:p>
          <w:p w14:paraId="2B548742" w14:textId="77777777" w:rsidR="003B5E05" w:rsidRPr="005A0D52" w:rsidRDefault="003B5E05" w:rsidP="009A4CD5">
            <w:pPr>
              <w:spacing w:after="0"/>
              <w:rPr>
                <w:rFonts w:ascii="Arial" w:hAnsi="Arial" w:cs="Arial"/>
                <w:strike/>
              </w:rPr>
            </w:pPr>
            <w:r w:rsidRPr="005A0D52">
              <w:rPr>
                <w:rFonts w:ascii="Arial" w:hAnsi="Arial" w:cs="Arial"/>
                <w:strike/>
              </w:rPr>
              <w:t xml:space="preserve">- hipótese da alínea (j) do item 4 desta norma: </w:t>
            </w:r>
            <w:r w:rsidRPr="005A0D52">
              <w:rPr>
                <w:rFonts w:ascii="Arial" w:hAnsi="Arial" w:cs="Arial"/>
                <w:bCs/>
                <w:iCs/>
                <w:strike/>
                <w:color w:val="0070C0"/>
                <w:sz w:val="16"/>
                <w:szCs w:val="16"/>
              </w:rPr>
              <w:t>(Alterado pela Revisão NBC 02)</w:t>
            </w:r>
          </w:p>
          <w:p w14:paraId="64D5C704" w14:textId="77777777" w:rsidR="003B5E05" w:rsidRPr="005A0D52" w:rsidRDefault="003B5E05" w:rsidP="009A4CD5">
            <w:pPr>
              <w:spacing w:after="0"/>
              <w:rPr>
                <w:rFonts w:ascii="Arial" w:hAnsi="Arial" w:cs="Arial"/>
                <w:strike/>
              </w:rPr>
            </w:pPr>
            <w:r w:rsidRPr="005A0D52">
              <w:rPr>
                <w:rFonts w:ascii="Arial" w:hAnsi="Arial" w:cs="Arial"/>
                <w:strike/>
              </w:rPr>
              <w:t xml:space="preserve"> (   ) Perito (CNPC)</w:t>
            </w:r>
          </w:p>
          <w:p w14:paraId="7840CEB3" w14:textId="77777777" w:rsidR="003B5E05" w:rsidRPr="005A0D52" w:rsidRDefault="003B5E05" w:rsidP="009A4CD5">
            <w:pPr>
              <w:spacing w:after="0"/>
              <w:rPr>
                <w:rFonts w:ascii="Arial" w:hAnsi="Arial" w:cs="Arial"/>
                <w:strike/>
              </w:rPr>
            </w:pPr>
          </w:p>
          <w:p w14:paraId="69469898" w14:textId="77777777" w:rsidR="003B5E05" w:rsidRPr="005A0D52" w:rsidRDefault="003B5E05" w:rsidP="009A4CD5">
            <w:pPr>
              <w:spacing w:after="0"/>
              <w:rPr>
                <w:rFonts w:ascii="Arial" w:hAnsi="Arial" w:cs="Arial"/>
                <w:strike/>
              </w:rPr>
            </w:pPr>
            <w:r w:rsidRPr="005A0D52">
              <w:rPr>
                <w:rFonts w:ascii="Arial" w:hAnsi="Arial" w:cs="Arial"/>
                <w:strike/>
              </w:rPr>
              <w:t>VOLUNTÁRIO:</w:t>
            </w:r>
          </w:p>
          <w:p w14:paraId="5458EAE4" w14:textId="77777777" w:rsidR="003B5E05" w:rsidRPr="005A0D52" w:rsidRDefault="003B5E05" w:rsidP="009A4CD5">
            <w:pPr>
              <w:spacing w:after="0"/>
              <w:rPr>
                <w:rFonts w:ascii="Arial" w:hAnsi="Arial" w:cs="Arial"/>
                <w:strike/>
              </w:rPr>
            </w:pPr>
            <w:r w:rsidRPr="005A0D52">
              <w:rPr>
                <w:rFonts w:ascii="Arial" w:hAnsi="Arial" w:cs="Arial"/>
                <w:strike/>
              </w:rPr>
              <w:t xml:space="preserve">(    ) Realizei atividades de EPC mesmo não estando incluído em nenhuma das situações previstas no item 4 desta norma. </w:t>
            </w:r>
            <w:r w:rsidRPr="005A0D52">
              <w:rPr>
                <w:rFonts w:ascii="Arial" w:hAnsi="Arial" w:cs="Arial"/>
                <w:strike/>
                <w:color w:val="0070C0"/>
                <w:sz w:val="18"/>
                <w:szCs w:val="18"/>
              </w:rPr>
              <w:t>(Alterado pela NBC PG 12 (R3))</w:t>
            </w:r>
          </w:p>
        </w:tc>
      </w:tr>
      <w:tr w:rsidR="003B5E05" w:rsidRPr="005A0D52" w14:paraId="11CCC13B" w14:textId="77777777" w:rsidTr="009A4CD5">
        <w:trPr>
          <w:trHeight w:val="633"/>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6A7E7EA0" w14:textId="77777777" w:rsidR="003B5E05" w:rsidRPr="005A0D52" w:rsidRDefault="003B5E05" w:rsidP="009A4CD5">
            <w:pPr>
              <w:spacing w:after="0"/>
              <w:jc w:val="center"/>
              <w:rPr>
                <w:rFonts w:ascii="Arial Narrow" w:hAnsi="Arial Narrow" w:cs="Arial"/>
                <w:strike/>
                <w:szCs w:val="16"/>
              </w:rPr>
            </w:pPr>
            <w:r w:rsidRPr="005A0D52">
              <w:rPr>
                <w:rFonts w:ascii="Arial Narrow" w:hAnsi="Arial Narrow" w:cs="Arial"/>
                <w:b/>
                <w:bCs/>
                <w:strike/>
                <w:szCs w:val="16"/>
              </w:rPr>
              <w:t>RELATÓRIO DE ATIVIDADES</w:t>
            </w:r>
            <w:r w:rsidRPr="005A0D52">
              <w:rPr>
                <w:rFonts w:ascii="Arial Narrow" w:hAnsi="Arial Narrow" w:cs="Arial"/>
                <w:b/>
                <w:bCs/>
                <w:strike/>
                <w:szCs w:val="16"/>
              </w:rPr>
              <w:br/>
            </w:r>
            <w:r w:rsidRPr="005A0D52">
              <w:rPr>
                <w:rFonts w:ascii="Arial Narrow" w:hAnsi="Arial Narrow" w:cs="Arial"/>
                <w:b/>
                <w:bCs/>
                <w:iCs/>
                <w:strike/>
                <w:szCs w:val="16"/>
              </w:rPr>
              <w:t>Exercício</w:t>
            </w:r>
            <w:r w:rsidRPr="005A0D52">
              <w:rPr>
                <w:rFonts w:ascii="Arial Narrow" w:hAnsi="Arial Narrow" w:cs="Arial"/>
                <w:b/>
                <w:bCs/>
                <w:i/>
                <w:iCs/>
                <w:strike/>
                <w:szCs w:val="16"/>
              </w:rPr>
              <w:t>: 1º/1/............... a 31/12/.............</w:t>
            </w:r>
          </w:p>
        </w:tc>
      </w:tr>
      <w:tr w:rsidR="003B5E05" w:rsidRPr="005A0D52" w14:paraId="478E8984" w14:textId="77777777" w:rsidTr="009A4CD5">
        <w:trPr>
          <w:trHeight w:val="335"/>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771DA6A2" w14:textId="77777777" w:rsidR="003B5E05" w:rsidRPr="005A0D52" w:rsidRDefault="003B5E05" w:rsidP="009A4CD5">
            <w:pPr>
              <w:spacing w:after="0"/>
              <w:jc w:val="center"/>
              <w:rPr>
                <w:rFonts w:ascii="Arial Narrow" w:hAnsi="Arial Narrow" w:cs="Arial"/>
                <w:strike/>
                <w:szCs w:val="16"/>
              </w:rPr>
            </w:pPr>
            <w:r w:rsidRPr="005A0D52">
              <w:rPr>
                <w:rFonts w:ascii="Arial Narrow" w:hAnsi="Arial Narrow" w:cs="Arial"/>
                <w:b/>
                <w:bCs/>
                <w:strike/>
                <w:szCs w:val="16"/>
              </w:rPr>
              <w:t>I. AQUISIÇÃO DE CONHECIMENTOS</w:t>
            </w:r>
          </w:p>
        </w:tc>
      </w:tr>
      <w:tr w:rsidR="003B5E05" w:rsidRPr="005A0D52" w14:paraId="5494C3C1" w14:textId="77777777" w:rsidTr="009A4CD5">
        <w:trPr>
          <w:trHeight w:val="525"/>
          <w:tblCellSpacing w:w="0" w:type="dxa"/>
          <w:jc w:val="center"/>
        </w:trPr>
        <w:tc>
          <w:tcPr>
            <w:tcW w:w="1997" w:type="dxa"/>
            <w:tcBorders>
              <w:top w:val="outset" w:sz="6" w:space="0" w:color="CCCCCC"/>
              <w:left w:val="outset" w:sz="6" w:space="0" w:color="CCCCCC"/>
              <w:bottom w:val="outset" w:sz="6" w:space="0" w:color="CCCCCC"/>
              <w:right w:val="outset" w:sz="6" w:space="0" w:color="CCCCCC"/>
            </w:tcBorders>
          </w:tcPr>
          <w:p w14:paraId="423E5FC0"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CURSO/EVENTO</w:t>
            </w:r>
          </w:p>
        </w:tc>
        <w:tc>
          <w:tcPr>
            <w:tcW w:w="2085" w:type="dxa"/>
            <w:tcBorders>
              <w:top w:val="outset" w:sz="6" w:space="0" w:color="CCCCCC"/>
              <w:left w:val="outset" w:sz="6" w:space="0" w:color="CCCCCC"/>
              <w:bottom w:val="outset" w:sz="6" w:space="0" w:color="CCCCCC"/>
              <w:right w:val="outset" w:sz="6" w:space="0" w:color="CCCCCC"/>
            </w:tcBorders>
          </w:tcPr>
          <w:p w14:paraId="6DEC1792"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CAPACITADORA</w:t>
            </w:r>
          </w:p>
        </w:tc>
        <w:tc>
          <w:tcPr>
            <w:tcW w:w="2020" w:type="dxa"/>
            <w:tcBorders>
              <w:top w:val="outset" w:sz="6" w:space="0" w:color="CCCCCC"/>
              <w:left w:val="outset" w:sz="6" w:space="0" w:color="CCCCCC"/>
              <w:bottom w:val="outset" w:sz="6" w:space="0" w:color="CCCCCC"/>
              <w:right w:val="outset" w:sz="6" w:space="0" w:color="CCCCCC"/>
            </w:tcBorders>
          </w:tcPr>
          <w:p w14:paraId="15513F8B"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N.º DA</w:t>
            </w:r>
            <w:r w:rsidRPr="005A0D52">
              <w:rPr>
                <w:rFonts w:ascii="Arial Narrow" w:hAnsi="Arial Narrow" w:cs="Arial"/>
                <w:b/>
                <w:strike/>
                <w:szCs w:val="16"/>
              </w:rPr>
              <w:br/>
              <w:t>CAPACITADORA</w:t>
            </w:r>
          </w:p>
        </w:tc>
        <w:tc>
          <w:tcPr>
            <w:tcW w:w="1683" w:type="dxa"/>
            <w:tcBorders>
              <w:top w:val="outset" w:sz="6" w:space="0" w:color="CCCCCC"/>
              <w:left w:val="outset" w:sz="6" w:space="0" w:color="CCCCCC"/>
              <w:bottom w:val="outset" w:sz="6" w:space="0" w:color="CCCCCC"/>
              <w:right w:val="outset" w:sz="6" w:space="0" w:color="CCCCCC"/>
            </w:tcBorders>
          </w:tcPr>
          <w:p w14:paraId="68FF6294"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DATA OU</w:t>
            </w:r>
            <w:r w:rsidRPr="005A0D52">
              <w:rPr>
                <w:rFonts w:ascii="Arial Narrow" w:hAnsi="Arial Narrow" w:cs="Arial"/>
                <w:b/>
                <w:strike/>
                <w:szCs w:val="16"/>
              </w:rPr>
              <w:br/>
              <w:t>PERÍODO</w:t>
            </w:r>
          </w:p>
        </w:tc>
        <w:tc>
          <w:tcPr>
            <w:tcW w:w="1070" w:type="dxa"/>
            <w:tcBorders>
              <w:top w:val="outset" w:sz="6" w:space="0" w:color="CCCCCC"/>
              <w:left w:val="outset" w:sz="6" w:space="0" w:color="CCCCCC"/>
              <w:bottom w:val="outset" w:sz="6" w:space="0" w:color="CCCCCC"/>
              <w:right w:val="outset" w:sz="6" w:space="0" w:color="CCCCCC"/>
            </w:tcBorders>
          </w:tcPr>
          <w:p w14:paraId="2875B29D"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CÓDIGO</w:t>
            </w:r>
            <w:r w:rsidRPr="005A0D52">
              <w:rPr>
                <w:rFonts w:ascii="Arial Narrow" w:hAnsi="Arial Narrow" w:cs="Arial"/>
                <w:b/>
                <w:strike/>
                <w:szCs w:val="16"/>
              </w:rPr>
              <w:br/>
              <w:t>DO CURSO</w:t>
            </w:r>
          </w:p>
        </w:tc>
        <w:tc>
          <w:tcPr>
            <w:tcW w:w="1331" w:type="dxa"/>
            <w:tcBorders>
              <w:top w:val="outset" w:sz="6" w:space="0" w:color="CCCCCC"/>
              <w:left w:val="outset" w:sz="6" w:space="0" w:color="CCCCCC"/>
              <w:bottom w:val="outset" w:sz="6" w:space="0" w:color="CCCCCC"/>
              <w:right w:val="outset" w:sz="6" w:space="0" w:color="CCCCCC"/>
            </w:tcBorders>
          </w:tcPr>
          <w:p w14:paraId="46520BA0"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CRÉDITOS DE</w:t>
            </w:r>
            <w:r w:rsidRPr="005A0D52">
              <w:rPr>
                <w:rFonts w:ascii="Arial Narrow" w:hAnsi="Arial Narrow" w:cs="Arial"/>
                <w:b/>
                <w:strike/>
                <w:szCs w:val="16"/>
              </w:rPr>
              <w:br/>
              <w:t>PONTOS</w:t>
            </w:r>
          </w:p>
        </w:tc>
      </w:tr>
      <w:tr w:rsidR="003B5E05" w:rsidRPr="005A0D52" w14:paraId="3C519547" w14:textId="77777777" w:rsidTr="009A4CD5">
        <w:trPr>
          <w:trHeight w:val="312"/>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6A2699A7"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85" w:type="dxa"/>
            <w:tcBorders>
              <w:top w:val="outset" w:sz="6" w:space="0" w:color="CCCCCC"/>
              <w:left w:val="outset" w:sz="6" w:space="0" w:color="CCCCCC"/>
              <w:bottom w:val="outset" w:sz="6" w:space="0" w:color="CCCCCC"/>
              <w:right w:val="outset" w:sz="6" w:space="0" w:color="CCCCCC"/>
            </w:tcBorders>
            <w:vAlign w:val="center"/>
          </w:tcPr>
          <w:p w14:paraId="65E19400"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20" w:type="dxa"/>
            <w:tcBorders>
              <w:top w:val="outset" w:sz="6" w:space="0" w:color="CCCCCC"/>
              <w:left w:val="outset" w:sz="6" w:space="0" w:color="CCCCCC"/>
              <w:bottom w:val="outset" w:sz="6" w:space="0" w:color="CCCCCC"/>
              <w:right w:val="outset" w:sz="6" w:space="0" w:color="CCCCCC"/>
            </w:tcBorders>
            <w:vAlign w:val="center"/>
          </w:tcPr>
          <w:p w14:paraId="19F7B944"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4F8B2372"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070" w:type="dxa"/>
            <w:tcBorders>
              <w:top w:val="outset" w:sz="6" w:space="0" w:color="CCCCCC"/>
              <w:left w:val="outset" w:sz="6" w:space="0" w:color="CCCCCC"/>
              <w:bottom w:val="outset" w:sz="6" w:space="0" w:color="CCCCCC"/>
              <w:right w:val="outset" w:sz="6" w:space="0" w:color="CCCCCC"/>
            </w:tcBorders>
            <w:vAlign w:val="center"/>
          </w:tcPr>
          <w:p w14:paraId="27DB99AB"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331" w:type="dxa"/>
            <w:tcBorders>
              <w:top w:val="outset" w:sz="6" w:space="0" w:color="CCCCCC"/>
              <w:left w:val="outset" w:sz="6" w:space="0" w:color="CCCCCC"/>
              <w:bottom w:val="outset" w:sz="6" w:space="0" w:color="CCCCCC"/>
              <w:right w:val="outset" w:sz="6" w:space="0" w:color="CCCCCC"/>
            </w:tcBorders>
            <w:vAlign w:val="center"/>
          </w:tcPr>
          <w:p w14:paraId="2EA2F303"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5561EA8B"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20D8A0CF"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85" w:type="dxa"/>
            <w:tcBorders>
              <w:top w:val="outset" w:sz="6" w:space="0" w:color="CCCCCC"/>
              <w:left w:val="outset" w:sz="6" w:space="0" w:color="CCCCCC"/>
              <w:bottom w:val="outset" w:sz="6" w:space="0" w:color="CCCCCC"/>
              <w:right w:val="outset" w:sz="6" w:space="0" w:color="CCCCCC"/>
            </w:tcBorders>
            <w:vAlign w:val="center"/>
          </w:tcPr>
          <w:p w14:paraId="319DDAC6"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20" w:type="dxa"/>
            <w:tcBorders>
              <w:top w:val="outset" w:sz="6" w:space="0" w:color="CCCCCC"/>
              <w:left w:val="outset" w:sz="6" w:space="0" w:color="CCCCCC"/>
              <w:bottom w:val="outset" w:sz="6" w:space="0" w:color="CCCCCC"/>
              <w:right w:val="outset" w:sz="6" w:space="0" w:color="CCCCCC"/>
            </w:tcBorders>
            <w:vAlign w:val="center"/>
          </w:tcPr>
          <w:p w14:paraId="0FDEB2E7"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6D81FAA4"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070" w:type="dxa"/>
            <w:tcBorders>
              <w:top w:val="outset" w:sz="6" w:space="0" w:color="CCCCCC"/>
              <w:left w:val="outset" w:sz="6" w:space="0" w:color="CCCCCC"/>
              <w:bottom w:val="outset" w:sz="6" w:space="0" w:color="CCCCCC"/>
              <w:right w:val="outset" w:sz="6" w:space="0" w:color="CCCCCC"/>
            </w:tcBorders>
            <w:vAlign w:val="center"/>
          </w:tcPr>
          <w:p w14:paraId="2E7964A8"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331" w:type="dxa"/>
            <w:tcBorders>
              <w:top w:val="outset" w:sz="6" w:space="0" w:color="CCCCCC"/>
              <w:left w:val="outset" w:sz="6" w:space="0" w:color="CCCCCC"/>
              <w:bottom w:val="outset" w:sz="6" w:space="0" w:color="CCCCCC"/>
              <w:right w:val="outset" w:sz="6" w:space="0" w:color="CCCCCC"/>
            </w:tcBorders>
            <w:vAlign w:val="center"/>
          </w:tcPr>
          <w:p w14:paraId="02175D46"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45E29BDC"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286FC578" w14:textId="77777777" w:rsidR="003B5E05" w:rsidRPr="005A0D52" w:rsidRDefault="003B5E05" w:rsidP="009A4CD5">
            <w:pPr>
              <w:spacing w:after="0"/>
              <w:jc w:val="center"/>
              <w:rPr>
                <w:rFonts w:ascii="Arial Narrow" w:hAnsi="Arial Narrow" w:cs="Arial"/>
                <w:b/>
                <w:bCs/>
                <w:strike/>
                <w:szCs w:val="16"/>
              </w:rPr>
            </w:pPr>
            <w:r w:rsidRPr="005A0D52">
              <w:rPr>
                <w:rFonts w:ascii="Arial Narrow" w:hAnsi="Arial Narrow" w:cs="Arial"/>
                <w:b/>
                <w:bCs/>
                <w:strike/>
                <w:szCs w:val="16"/>
              </w:rPr>
              <w:t>II. DOCÊNCIA</w:t>
            </w:r>
          </w:p>
          <w:p w14:paraId="62F75772" w14:textId="77777777" w:rsidR="003B5E05" w:rsidRPr="005A0D52" w:rsidRDefault="003B5E05" w:rsidP="009A4CD5">
            <w:pPr>
              <w:spacing w:after="0"/>
              <w:jc w:val="center"/>
              <w:rPr>
                <w:rFonts w:ascii="Arial Narrow" w:hAnsi="Arial Narrow" w:cs="Arial"/>
                <w:strike/>
                <w:szCs w:val="16"/>
              </w:rPr>
            </w:pPr>
            <w:r w:rsidRPr="005A0D52">
              <w:rPr>
                <w:rFonts w:ascii="Arial Narrow" w:hAnsi="Arial Narrow" w:cs="Arial"/>
                <w:strike/>
                <w:szCs w:val="16"/>
              </w:rPr>
              <w:t>Atividade que necessita de apreciação para atribuição de pontuação.</w:t>
            </w:r>
          </w:p>
        </w:tc>
      </w:tr>
      <w:tr w:rsidR="003B5E05" w:rsidRPr="005A0D52" w14:paraId="6F1350AA"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tcPr>
          <w:p w14:paraId="218232E5"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DISCIPLINA</w:t>
            </w:r>
          </w:p>
        </w:tc>
        <w:tc>
          <w:tcPr>
            <w:tcW w:w="2085" w:type="dxa"/>
            <w:tcBorders>
              <w:top w:val="outset" w:sz="6" w:space="0" w:color="CCCCCC"/>
              <w:left w:val="outset" w:sz="6" w:space="0" w:color="CCCCCC"/>
              <w:bottom w:val="outset" w:sz="6" w:space="0" w:color="CCCCCC"/>
              <w:right w:val="outset" w:sz="6" w:space="0" w:color="CCCCCC"/>
            </w:tcBorders>
            <w:vAlign w:val="center"/>
          </w:tcPr>
          <w:p w14:paraId="1AE74B38"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CAPACITADORA/ INSTITUIÇÃO DE ENSINO</w:t>
            </w:r>
          </w:p>
        </w:tc>
        <w:tc>
          <w:tcPr>
            <w:tcW w:w="2020" w:type="dxa"/>
            <w:tcBorders>
              <w:top w:val="outset" w:sz="6" w:space="0" w:color="CCCCCC"/>
              <w:left w:val="outset" w:sz="6" w:space="0" w:color="CCCCCC"/>
              <w:bottom w:val="outset" w:sz="6" w:space="0" w:color="CCCCCC"/>
              <w:right w:val="outset" w:sz="6" w:space="0" w:color="CCCCCC"/>
            </w:tcBorders>
          </w:tcPr>
          <w:p w14:paraId="363D5685"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 xml:space="preserve">N.º DA CAPACITADORA </w:t>
            </w:r>
          </w:p>
        </w:tc>
        <w:tc>
          <w:tcPr>
            <w:tcW w:w="1683" w:type="dxa"/>
            <w:tcBorders>
              <w:top w:val="outset" w:sz="6" w:space="0" w:color="CCCCCC"/>
              <w:left w:val="outset" w:sz="6" w:space="0" w:color="CCCCCC"/>
              <w:bottom w:val="outset" w:sz="6" w:space="0" w:color="CCCCCC"/>
              <w:right w:val="outset" w:sz="6" w:space="0" w:color="CCCCCC"/>
            </w:tcBorders>
          </w:tcPr>
          <w:p w14:paraId="6A2D087A"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 xml:space="preserve">DATA OU PERÍODO </w:t>
            </w:r>
          </w:p>
        </w:tc>
        <w:tc>
          <w:tcPr>
            <w:tcW w:w="1070" w:type="dxa"/>
            <w:tcBorders>
              <w:top w:val="outset" w:sz="6" w:space="0" w:color="CCCCCC"/>
              <w:left w:val="outset" w:sz="6" w:space="0" w:color="CCCCCC"/>
              <w:bottom w:val="outset" w:sz="6" w:space="0" w:color="CCCCCC"/>
              <w:right w:val="outset" w:sz="6" w:space="0" w:color="CCCCCC"/>
            </w:tcBorders>
          </w:tcPr>
          <w:p w14:paraId="5CAB1A31"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CÓDIGO DO CURSO</w:t>
            </w:r>
          </w:p>
        </w:tc>
        <w:tc>
          <w:tcPr>
            <w:tcW w:w="1331" w:type="dxa"/>
            <w:tcBorders>
              <w:top w:val="outset" w:sz="6" w:space="0" w:color="CCCCCC"/>
              <w:left w:val="outset" w:sz="6" w:space="0" w:color="CCCCCC"/>
              <w:bottom w:val="outset" w:sz="6" w:space="0" w:color="CCCCCC"/>
              <w:right w:val="outset" w:sz="6" w:space="0" w:color="CCCCCC"/>
            </w:tcBorders>
          </w:tcPr>
          <w:p w14:paraId="2B18BCE4"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CRÉDITOS DE PONTOS</w:t>
            </w:r>
          </w:p>
        </w:tc>
      </w:tr>
      <w:tr w:rsidR="003B5E05" w:rsidRPr="005A0D52" w14:paraId="35B7163F"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530A81CB"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85" w:type="dxa"/>
            <w:tcBorders>
              <w:top w:val="outset" w:sz="6" w:space="0" w:color="CCCCCC"/>
              <w:left w:val="outset" w:sz="6" w:space="0" w:color="CCCCCC"/>
              <w:bottom w:val="outset" w:sz="6" w:space="0" w:color="CCCCCC"/>
              <w:right w:val="outset" w:sz="6" w:space="0" w:color="CCCCCC"/>
            </w:tcBorders>
            <w:vAlign w:val="center"/>
          </w:tcPr>
          <w:p w14:paraId="55222249"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20" w:type="dxa"/>
            <w:tcBorders>
              <w:top w:val="outset" w:sz="6" w:space="0" w:color="CCCCCC"/>
              <w:left w:val="outset" w:sz="6" w:space="0" w:color="CCCCCC"/>
              <w:bottom w:val="outset" w:sz="6" w:space="0" w:color="CCCCCC"/>
              <w:right w:val="outset" w:sz="6" w:space="0" w:color="CCCCCC"/>
            </w:tcBorders>
            <w:vAlign w:val="center"/>
          </w:tcPr>
          <w:p w14:paraId="198A26AF"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63FACB15"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070" w:type="dxa"/>
            <w:tcBorders>
              <w:top w:val="outset" w:sz="6" w:space="0" w:color="CCCCCC"/>
              <w:left w:val="outset" w:sz="6" w:space="0" w:color="CCCCCC"/>
              <w:bottom w:val="outset" w:sz="6" w:space="0" w:color="CCCCCC"/>
              <w:right w:val="outset" w:sz="6" w:space="0" w:color="CCCCCC"/>
            </w:tcBorders>
            <w:vAlign w:val="center"/>
          </w:tcPr>
          <w:p w14:paraId="274DD7B8"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331" w:type="dxa"/>
            <w:tcBorders>
              <w:top w:val="outset" w:sz="6" w:space="0" w:color="CCCCCC"/>
              <w:left w:val="outset" w:sz="6" w:space="0" w:color="CCCCCC"/>
              <w:bottom w:val="outset" w:sz="6" w:space="0" w:color="CCCCCC"/>
              <w:right w:val="outset" w:sz="6" w:space="0" w:color="CCCCCC"/>
            </w:tcBorders>
            <w:vAlign w:val="center"/>
          </w:tcPr>
          <w:p w14:paraId="705987AE"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208CA81E"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4BDD486D"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85" w:type="dxa"/>
            <w:tcBorders>
              <w:top w:val="outset" w:sz="6" w:space="0" w:color="CCCCCC"/>
              <w:left w:val="outset" w:sz="6" w:space="0" w:color="CCCCCC"/>
              <w:bottom w:val="outset" w:sz="6" w:space="0" w:color="CCCCCC"/>
              <w:right w:val="outset" w:sz="6" w:space="0" w:color="CCCCCC"/>
            </w:tcBorders>
            <w:vAlign w:val="center"/>
          </w:tcPr>
          <w:p w14:paraId="033059C3"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020" w:type="dxa"/>
            <w:tcBorders>
              <w:top w:val="outset" w:sz="6" w:space="0" w:color="CCCCCC"/>
              <w:left w:val="outset" w:sz="6" w:space="0" w:color="CCCCCC"/>
              <w:bottom w:val="outset" w:sz="6" w:space="0" w:color="CCCCCC"/>
              <w:right w:val="outset" w:sz="6" w:space="0" w:color="CCCCCC"/>
            </w:tcBorders>
            <w:vAlign w:val="center"/>
          </w:tcPr>
          <w:p w14:paraId="70F05159"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4E6DB66C"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070" w:type="dxa"/>
            <w:tcBorders>
              <w:top w:val="outset" w:sz="6" w:space="0" w:color="CCCCCC"/>
              <w:left w:val="outset" w:sz="6" w:space="0" w:color="CCCCCC"/>
              <w:bottom w:val="outset" w:sz="6" w:space="0" w:color="CCCCCC"/>
              <w:right w:val="outset" w:sz="6" w:space="0" w:color="CCCCCC"/>
            </w:tcBorders>
            <w:vAlign w:val="center"/>
          </w:tcPr>
          <w:p w14:paraId="61FC3E26"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331" w:type="dxa"/>
            <w:tcBorders>
              <w:top w:val="outset" w:sz="6" w:space="0" w:color="CCCCCC"/>
              <w:left w:val="outset" w:sz="6" w:space="0" w:color="CCCCCC"/>
              <w:bottom w:val="outset" w:sz="6" w:space="0" w:color="CCCCCC"/>
              <w:right w:val="outset" w:sz="6" w:space="0" w:color="CCCCCC"/>
            </w:tcBorders>
            <w:vAlign w:val="center"/>
          </w:tcPr>
          <w:p w14:paraId="24E92DBE"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3D7094C7"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4F1A556C" w14:textId="77777777" w:rsidR="003B5E05" w:rsidRPr="005A0D52" w:rsidRDefault="003B5E05" w:rsidP="009A4CD5">
            <w:pPr>
              <w:spacing w:after="0"/>
              <w:jc w:val="center"/>
              <w:rPr>
                <w:rFonts w:ascii="Arial Narrow" w:hAnsi="Arial Narrow" w:cs="Arial"/>
                <w:b/>
                <w:bCs/>
                <w:strike/>
                <w:szCs w:val="16"/>
              </w:rPr>
            </w:pPr>
            <w:r w:rsidRPr="005A0D52">
              <w:rPr>
                <w:rFonts w:ascii="Arial Narrow" w:hAnsi="Arial Narrow" w:cs="Arial"/>
                <w:b/>
                <w:bCs/>
                <w:strike/>
                <w:szCs w:val="16"/>
              </w:rPr>
              <w:t>III. ATUAÇÃO COMO PARTICIPANTE (COMISSÕES TÉCNICAS E PROFISSIONAIS)</w:t>
            </w:r>
          </w:p>
          <w:p w14:paraId="404BF7DC" w14:textId="77777777" w:rsidR="003B5E05" w:rsidRPr="005A0D52" w:rsidRDefault="003B5E05" w:rsidP="009A4CD5">
            <w:pPr>
              <w:spacing w:after="0"/>
              <w:jc w:val="center"/>
              <w:rPr>
                <w:rFonts w:ascii="Arial Narrow" w:hAnsi="Arial Narrow" w:cs="Arial"/>
                <w:strike/>
                <w:szCs w:val="16"/>
              </w:rPr>
            </w:pPr>
            <w:r w:rsidRPr="005A0D52">
              <w:rPr>
                <w:rFonts w:ascii="Arial Narrow" w:hAnsi="Arial Narrow" w:cs="Arial"/>
                <w:strike/>
              </w:rPr>
              <w:t>Atividade que necessita de apreciação para atribuição de pontuação.</w:t>
            </w:r>
            <w:r w:rsidRPr="005A0D52">
              <w:rPr>
                <w:rFonts w:ascii="Arial Narrow" w:hAnsi="Arial Narrow" w:cs="Arial"/>
                <w:b/>
                <w:bCs/>
                <w:strike/>
                <w:szCs w:val="16"/>
              </w:rPr>
              <w:t xml:space="preserve"> </w:t>
            </w:r>
          </w:p>
        </w:tc>
      </w:tr>
      <w:tr w:rsidR="003B5E05" w:rsidRPr="005A0D52" w14:paraId="152A9352"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230878AD"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COMISSÃO/</w:t>
            </w:r>
          </w:p>
          <w:p w14:paraId="170A4B48"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BANCA EXAMINADORA</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00F6D91C"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ENTIDADE</w:t>
            </w:r>
          </w:p>
        </w:tc>
        <w:tc>
          <w:tcPr>
            <w:tcW w:w="1683" w:type="dxa"/>
            <w:tcBorders>
              <w:top w:val="outset" w:sz="6" w:space="0" w:color="CCCCCC"/>
              <w:left w:val="outset" w:sz="6" w:space="0" w:color="CCCCCC"/>
              <w:bottom w:val="outset" w:sz="6" w:space="0" w:color="CCCCCC"/>
              <w:right w:val="outset" w:sz="6" w:space="0" w:color="CCCCCC"/>
            </w:tcBorders>
            <w:vAlign w:val="center"/>
          </w:tcPr>
          <w:p w14:paraId="18F3B362"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DATA OU PERÍODO</w:t>
            </w:r>
          </w:p>
        </w:tc>
        <w:tc>
          <w:tcPr>
            <w:tcW w:w="2401" w:type="dxa"/>
            <w:gridSpan w:val="2"/>
            <w:tcBorders>
              <w:top w:val="outset" w:sz="6" w:space="0" w:color="CCCCCC"/>
              <w:left w:val="outset" w:sz="6" w:space="0" w:color="CCCCCC"/>
              <w:bottom w:val="outset" w:sz="6" w:space="0" w:color="CCCCCC"/>
              <w:right w:val="outset" w:sz="6" w:space="0" w:color="CCCCCC"/>
            </w:tcBorders>
            <w:vAlign w:val="center"/>
          </w:tcPr>
          <w:p w14:paraId="58357085"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CRÉDITOS DE PONTOS</w:t>
            </w:r>
          </w:p>
        </w:tc>
      </w:tr>
      <w:tr w:rsidR="003B5E05" w:rsidRPr="005A0D52" w14:paraId="7A97E3EF"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1D62694A"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636DEDB5"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0B4530F1"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401" w:type="dxa"/>
            <w:gridSpan w:val="2"/>
            <w:tcBorders>
              <w:top w:val="outset" w:sz="6" w:space="0" w:color="CCCCCC"/>
              <w:left w:val="outset" w:sz="6" w:space="0" w:color="CCCCCC"/>
              <w:bottom w:val="outset" w:sz="6" w:space="0" w:color="CCCCCC"/>
              <w:right w:val="outset" w:sz="6" w:space="0" w:color="CCCCCC"/>
            </w:tcBorders>
            <w:vAlign w:val="center"/>
          </w:tcPr>
          <w:p w14:paraId="78734E83"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0BB7EC6B"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30103AD7"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79AE1D0C"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279D587C"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401" w:type="dxa"/>
            <w:gridSpan w:val="2"/>
            <w:tcBorders>
              <w:top w:val="outset" w:sz="6" w:space="0" w:color="CCCCCC"/>
              <w:left w:val="outset" w:sz="6" w:space="0" w:color="CCCCCC"/>
              <w:bottom w:val="outset" w:sz="6" w:space="0" w:color="CCCCCC"/>
              <w:right w:val="outset" w:sz="6" w:space="0" w:color="CCCCCC"/>
            </w:tcBorders>
            <w:vAlign w:val="center"/>
          </w:tcPr>
          <w:p w14:paraId="5A586217"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618FCB68"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29F5731B" w14:textId="77777777" w:rsidR="003B5E05" w:rsidRPr="005A0D52" w:rsidRDefault="003B5E05" w:rsidP="009A4CD5">
            <w:pPr>
              <w:spacing w:after="0"/>
              <w:jc w:val="center"/>
              <w:rPr>
                <w:rFonts w:ascii="Arial Narrow" w:hAnsi="Arial Narrow" w:cs="Arial"/>
                <w:b/>
                <w:bCs/>
                <w:strike/>
                <w:szCs w:val="16"/>
              </w:rPr>
            </w:pPr>
            <w:r w:rsidRPr="005A0D52">
              <w:rPr>
                <w:rFonts w:ascii="Arial Narrow" w:hAnsi="Arial Narrow" w:cs="Arial"/>
                <w:b/>
                <w:bCs/>
                <w:strike/>
                <w:szCs w:val="16"/>
              </w:rPr>
              <w:t xml:space="preserve">IV. PRODUÇÃO INTELECTUAL (LIVROS, ARTIGOS E PESQUISAS) </w:t>
            </w:r>
          </w:p>
          <w:p w14:paraId="484D890E" w14:textId="77777777" w:rsidR="003B5E05" w:rsidRPr="005A0D52" w:rsidRDefault="003B5E05" w:rsidP="009A4CD5">
            <w:pPr>
              <w:spacing w:after="0"/>
              <w:jc w:val="center"/>
              <w:rPr>
                <w:rFonts w:ascii="Arial Narrow" w:hAnsi="Arial Narrow" w:cs="Arial"/>
                <w:strike/>
                <w:szCs w:val="16"/>
              </w:rPr>
            </w:pPr>
            <w:r w:rsidRPr="005A0D52">
              <w:rPr>
                <w:rFonts w:ascii="Arial Narrow" w:hAnsi="Arial Narrow" w:cs="Arial"/>
                <w:strike/>
              </w:rPr>
              <w:t>Atividade que necessita de apreciação para atribuição de pontuação.</w:t>
            </w:r>
          </w:p>
        </w:tc>
      </w:tr>
      <w:tr w:rsidR="003B5E05" w:rsidRPr="005A0D52" w14:paraId="726D3B16"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647B2F25"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TÍTULO</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64CC7A87"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FONTE</w:t>
            </w:r>
          </w:p>
        </w:tc>
        <w:tc>
          <w:tcPr>
            <w:tcW w:w="1683" w:type="dxa"/>
            <w:tcBorders>
              <w:top w:val="outset" w:sz="6" w:space="0" w:color="CCCCCC"/>
              <w:left w:val="outset" w:sz="6" w:space="0" w:color="CCCCCC"/>
              <w:bottom w:val="outset" w:sz="6" w:space="0" w:color="CCCCCC"/>
              <w:right w:val="outset" w:sz="6" w:space="0" w:color="CCCCCC"/>
            </w:tcBorders>
            <w:vAlign w:val="center"/>
          </w:tcPr>
          <w:p w14:paraId="13856FF4"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DATA PUBLICAÇÃO</w:t>
            </w:r>
          </w:p>
        </w:tc>
        <w:tc>
          <w:tcPr>
            <w:tcW w:w="2401" w:type="dxa"/>
            <w:gridSpan w:val="2"/>
            <w:tcBorders>
              <w:top w:val="outset" w:sz="6" w:space="0" w:color="CCCCCC"/>
              <w:left w:val="outset" w:sz="6" w:space="0" w:color="CCCCCC"/>
              <w:bottom w:val="outset" w:sz="6" w:space="0" w:color="CCCCCC"/>
              <w:right w:val="outset" w:sz="6" w:space="0" w:color="CCCCCC"/>
            </w:tcBorders>
            <w:vAlign w:val="center"/>
          </w:tcPr>
          <w:p w14:paraId="01248E21" w14:textId="77777777" w:rsidR="003B5E05" w:rsidRPr="005A0D52" w:rsidRDefault="003B5E05" w:rsidP="009A4CD5">
            <w:pPr>
              <w:spacing w:after="0"/>
              <w:jc w:val="center"/>
              <w:rPr>
                <w:rFonts w:ascii="Arial Narrow" w:hAnsi="Arial Narrow" w:cs="Arial"/>
                <w:b/>
                <w:strike/>
                <w:szCs w:val="16"/>
              </w:rPr>
            </w:pPr>
            <w:r w:rsidRPr="005A0D52">
              <w:rPr>
                <w:rFonts w:ascii="Arial Narrow" w:hAnsi="Arial Narrow" w:cs="Arial"/>
                <w:b/>
                <w:strike/>
                <w:szCs w:val="16"/>
              </w:rPr>
              <w:t xml:space="preserve">CRÉDITOS DE PONTOS </w:t>
            </w:r>
          </w:p>
        </w:tc>
      </w:tr>
      <w:tr w:rsidR="003B5E05" w:rsidRPr="005A0D52" w14:paraId="3B3EA725"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6380B68C"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5BE81277"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711957DD"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401" w:type="dxa"/>
            <w:gridSpan w:val="2"/>
            <w:tcBorders>
              <w:top w:val="outset" w:sz="6" w:space="0" w:color="CCCCCC"/>
              <w:left w:val="outset" w:sz="6" w:space="0" w:color="CCCCCC"/>
              <w:bottom w:val="outset" w:sz="6" w:space="0" w:color="CCCCCC"/>
              <w:right w:val="outset" w:sz="6" w:space="0" w:color="CCCCCC"/>
            </w:tcBorders>
            <w:vAlign w:val="center"/>
          </w:tcPr>
          <w:p w14:paraId="744CA40E"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25D0238E" w14:textId="77777777" w:rsidTr="009A4CD5">
        <w:trPr>
          <w:tblCellSpacing w:w="0" w:type="dxa"/>
          <w:jc w:val="center"/>
        </w:trPr>
        <w:tc>
          <w:tcPr>
            <w:tcW w:w="1997" w:type="dxa"/>
            <w:tcBorders>
              <w:top w:val="outset" w:sz="6" w:space="0" w:color="CCCCCC"/>
              <w:left w:val="outset" w:sz="6" w:space="0" w:color="CCCCCC"/>
              <w:bottom w:val="outset" w:sz="6" w:space="0" w:color="CCCCCC"/>
              <w:right w:val="outset" w:sz="6" w:space="0" w:color="CCCCCC"/>
            </w:tcBorders>
            <w:vAlign w:val="center"/>
          </w:tcPr>
          <w:p w14:paraId="6D9F0C3B"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09A532D1"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1683" w:type="dxa"/>
            <w:tcBorders>
              <w:top w:val="outset" w:sz="6" w:space="0" w:color="CCCCCC"/>
              <w:left w:val="outset" w:sz="6" w:space="0" w:color="CCCCCC"/>
              <w:bottom w:val="outset" w:sz="6" w:space="0" w:color="CCCCCC"/>
              <w:right w:val="outset" w:sz="6" w:space="0" w:color="CCCCCC"/>
            </w:tcBorders>
            <w:vAlign w:val="center"/>
          </w:tcPr>
          <w:p w14:paraId="219B2750"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c>
          <w:tcPr>
            <w:tcW w:w="2401" w:type="dxa"/>
            <w:gridSpan w:val="2"/>
            <w:tcBorders>
              <w:top w:val="outset" w:sz="6" w:space="0" w:color="CCCCCC"/>
              <w:left w:val="outset" w:sz="6" w:space="0" w:color="CCCCCC"/>
              <w:bottom w:val="outset" w:sz="6" w:space="0" w:color="CCCCCC"/>
              <w:right w:val="outset" w:sz="6" w:space="0" w:color="CCCCCC"/>
            </w:tcBorders>
            <w:vAlign w:val="center"/>
          </w:tcPr>
          <w:p w14:paraId="583FE20E" w14:textId="77777777" w:rsidR="003B5E05" w:rsidRPr="005A0D52" w:rsidRDefault="003B5E05" w:rsidP="009A4CD5">
            <w:pPr>
              <w:spacing w:after="0"/>
              <w:jc w:val="both"/>
              <w:rPr>
                <w:rFonts w:ascii="Arial Narrow" w:hAnsi="Arial Narrow" w:cs="Arial"/>
                <w:strike/>
                <w:szCs w:val="16"/>
              </w:rPr>
            </w:pPr>
            <w:r w:rsidRPr="005A0D52">
              <w:rPr>
                <w:rFonts w:ascii="Arial Narrow" w:hAnsi="Arial Narrow" w:cs="Arial"/>
                <w:strike/>
                <w:szCs w:val="16"/>
              </w:rPr>
              <w:t> </w:t>
            </w:r>
          </w:p>
        </w:tc>
      </w:tr>
      <w:tr w:rsidR="003B5E05" w:rsidRPr="005A0D52" w14:paraId="09CD5DD2"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3CF0CAB7" w14:textId="77777777" w:rsidR="003B5E05" w:rsidRPr="005A0D52" w:rsidRDefault="003B5E05" w:rsidP="009A4CD5">
            <w:pPr>
              <w:spacing w:after="0"/>
              <w:jc w:val="both"/>
              <w:rPr>
                <w:rFonts w:ascii="Times New Roman" w:hAnsi="Times New Roman"/>
                <w:b/>
                <w:bCs/>
                <w:strike/>
                <w:szCs w:val="16"/>
              </w:rPr>
            </w:pPr>
            <w:r w:rsidRPr="005A0D52">
              <w:rPr>
                <w:rFonts w:ascii="Times New Roman" w:hAnsi="Times New Roman"/>
                <w:b/>
                <w:bCs/>
                <w:strike/>
                <w:szCs w:val="16"/>
              </w:rPr>
              <w:t>TOTAL DE PONTOS:</w:t>
            </w:r>
          </w:p>
          <w:p w14:paraId="7C9D96EF" w14:textId="77777777" w:rsidR="003B5E05" w:rsidRPr="005A0D52" w:rsidRDefault="003B5E05">
            <w:pPr>
              <w:numPr>
                <w:ilvl w:val="0"/>
                <w:numId w:val="394"/>
              </w:numPr>
              <w:suppressAutoHyphens/>
              <w:spacing w:after="0" w:line="276" w:lineRule="auto"/>
              <w:ind w:left="513" w:hanging="142"/>
              <w:jc w:val="both"/>
              <w:rPr>
                <w:rFonts w:ascii="Times New Roman" w:hAnsi="Times New Roman"/>
                <w:strike/>
                <w:szCs w:val="16"/>
              </w:rPr>
            </w:pPr>
            <w:r w:rsidRPr="005A0D52">
              <w:rPr>
                <w:rFonts w:ascii="Times New Roman" w:hAnsi="Times New Roman"/>
                <w:b/>
                <w:bCs/>
                <w:strike/>
                <w:szCs w:val="16"/>
              </w:rPr>
              <w:t>Aquisição de Conhecimento:</w:t>
            </w:r>
          </w:p>
          <w:p w14:paraId="44B44177" w14:textId="77777777" w:rsidR="003B5E05" w:rsidRPr="005A0D52" w:rsidRDefault="003B5E05">
            <w:pPr>
              <w:numPr>
                <w:ilvl w:val="0"/>
                <w:numId w:val="394"/>
              </w:numPr>
              <w:suppressAutoHyphens/>
              <w:spacing w:after="0" w:line="276" w:lineRule="auto"/>
              <w:ind w:left="513" w:hanging="142"/>
              <w:jc w:val="both"/>
              <w:rPr>
                <w:rFonts w:ascii="Times New Roman" w:hAnsi="Times New Roman"/>
                <w:strike/>
                <w:szCs w:val="16"/>
              </w:rPr>
            </w:pPr>
            <w:r w:rsidRPr="005A0D52">
              <w:rPr>
                <w:rFonts w:ascii="Times New Roman" w:hAnsi="Times New Roman"/>
                <w:b/>
                <w:bCs/>
                <w:strike/>
                <w:szCs w:val="16"/>
              </w:rPr>
              <w:t>Docência:</w:t>
            </w:r>
          </w:p>
          <w:p w14:paraId="524048C6" w14:textId="77777777" w:rsidR="003B5E05" w:rsidRPr="005A0D52" w:rsidRDefault="003B5E05">
            <w:pPr>
              <w:numPr>
                <w:ilvl w:val="0"/>
                <w:numId w:val="394"/>
              </w:numPr>
              <w:suppressAutoHyphens/>
              <w:spacing w:after="0" w:line="276" w:lineRule="auto"/>
              <w:ind w:left="513" w:hanging="142"/>
              <w:jc w:val="both"/>
              <w:rPr>
                <w:rFonts w:ascii="Times New Roman" w:hAnsi="Times New Roman"/>
                <w:strike/>
                <w:szCs w:val="16"/>
              </w:rPr>
            </w:pPr>
            <w:r w:rsidRPr="005A0D52">
              <w:rPr>
                <w:rFonts w:ascii="Times New Roman" w:hAnsi="Times New Roman"/>
                <w:b/>
                <w:bCs/>
                <w:strike/>
                <w:szCs w:val="16"/>
              </w:rPr>
              <w:t>Atuação como participante:</w:t>
            </w:r>
          </w:p>
          <w:p w14:paraId="0734A5E8" w14:textId="77777777" w:rsidR="003B5E05" w:rsidRPr="005A0D52" w:rsidRDefault="003B5E05">
            <w:pPr>
              <w:numPr>
                <w:ilvl w:val="0"/>
                <w:numId w:val="394"/>
              </w:numPr>
              <w:suppressAutoHyphens/>
              <w:spacing w:after="0" w:line="276" w:lineRule="auto"/>
              <w:ind w:left="513" w:hanging="142"/>
              <w:jc w:val="both"/>
              <w:rPr>
                <w:rFonts w:ascii="Arial Narrow" w:hAnsi="Arial Narrow" w:cs="Arial"/>
                <w:strike/>
                <w:szCs w:val="16"/>
              </w:rPr>
            </w:pPr>
            <w:r w:rsidRPr="005A0D52">
              <w:rPr>
                <w:rFonts w:ascii="Times New Roman" w:hAnsi="Times New Roman"/>
                <w:b/>
                <w:bCs/>
                <w:strike/>
                <w:szCs w:val="16"/>
              </w:rPr>
              <w:t>Produção intelectual:</w:t>
            </w:r>
          </w:p>
        </w:tc>
      </w:tr>
      <w:tr w:rsidR="003B5E05" w:rsidRPr="005A0D52" w14:paraId="6586F5C9"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2694FF08" w14:textId="77777777" w:rsidR="003B5E05" w:rsidRPr="005A0D52" w:rsidRDefault="003B5E05" w:rsidP="009A4CD5">
            <w:pPr>
              <w:spacing w:after="0"/>
              <w:jc w:val="both"/>
              <w:rPr>
                <w:rFonts w:ascii="Arial Narrow" w:hAnsi="Arial Narrow" w:cs="Arial"/>
                <w:strike/>
                <w:szCs w:val="16"/>
              </w:rPr>
            </w:pPr>
          </w:p>
          <w:tbl>
            <w:tblPr>
              <w:tblW w:w="10079" w:type="dxa"/>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000" w:firstRow="0" w:lastRow="0" w:firstColumn="0" w:lastColumn="0" w:noHBand="0" w:noVBand="0"/>
            </w:tblPr>
            <w:tblGrid>
              <w:gridCol w:w="10079"/>
            </w:tblGrid>
            <w:tr w:rsidR="003B5E05" w:rsidRPr="005A0D52" w14:paraId="0F6819CA" w14:textId="77777777" w:rsidTr="009A4CD5">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tcPr>
                <w:p w14:paraId="3D08A328" w14:textId="77777777" w:rsidR="003B5E05" w:rsidRPr="005A0D52" w:rsidRDefault="003B5E05" w:rsidP="009A4CD5">
                  <w:pPr>
                    <w:spacing w:after="0"/>
                    <w:jc w:val="center"/>
                    <w:rPr>
                      <w:rFonts w:ascii="Arial Narrow" w:hAnsi="Arial Narrow" w:cs="Arial"/>
                      <w:strike/>
                      <w:sz w:val="20"/>
                      <w:szCs w:val="20"/>
                    </w:rPr>
                  </w:pPr>
                  <w:r w:rsidRPr="005A0D52">
                    <w:rPr>
                      <w:rFonts w:ascii="Arial Narrow" w:hAnsi="Arial Narrow" w:cs="Arial"/>
                      <w:bCs/>
                      <w:strike/>
                      <w:sz w:val="20"/>
                      <w:szCs w:val="20"/>
                    </w:rPr>
                    <w:t>DECLARO SOB RESPONSABILIDADE QUE SÃO VERDADEIRAS AS INFORMAÇÕES CONTIDAS NESTE DOCUMENTO.</w:t>
                  </w:r>
                </w:p>
              </w:tc>
            </w:tr>
          </w:tbl>
          <w:p w14:paraId="27B20F36" w14:textId="77777777" w:rsidR="003B5E05" w:rsidRPr="005A0D52" w:rsidRDefault="003B5E05" w:rsidP="009A4CD5">
            <w:pPr>
              <w:spacing w:after="0"/>
              <w:jc w:val="both"/>
              <w:rPr>
                <w:rFonts w:ascii="Arial Narrow" w:hAnsi="Arial Narrow" w:cs="Arial"/>
                <w:strike/>
                <w:szCs w:val="16"/>
              </w:rPr>
            </w:pPr>
          </w:p>
          <w:p w14:paraId="74FE4043" w14:textId="77777777" w:rsidR="003B5E05" w:rsidRPr="005A0D52" w:rsidRDefault="003B5E05" w:rsidP="009A4CD5">
            <w:pPr>
              <w:spacing w:after="0"/>
              <w:jc w:val="both"/>
              <w:rPr>
                <w:rFonts w:ascii="Arial Narrow" w:hAnsi="Arial Narrow" w:cs="Arial"/>
                <w:strike/>
                <w:szCs w:val="16"/>
              </w:rPr>
            </w:pPr>
          </w:p>
          <w:p w14:paraId="58F44CA4" w14:textId="77777777" w:rsidR="003B5E05" w:rsidRPr="005A0D52" w:rsidRDefault="003B5E05" w:rsidP="009A4CD5">
            <w:pPr>
              <w:spacing w:after="0"/>
              <w:jc w:val="right"/>
              <w:rPr>
                <w:rFonts w:ascii="Arial Narrow" w:hAnsi="Arial Narrow" w:cs="Arial"/>
                <w:strike/>
                <w:szCs w:val="16"/>
              </w:rPr>
            </w:pPr>
            <w:r w:rsidRPr="005A0D52">
              <w:rPr>
                <w:rFonts w:ascii="Arial Narrow" w:hAnsi="Arial Narrow" w:cs="Arial"/>
                <w:strike/>
                <w:szCs w:val="16"/>
              </w:rPr>
              <w:t>...................................................... , .............., de ............................................... de 20XX</w:t>
            </w:r>
          </w:p>
          <w:p w14:paraId="2F2D04A0" w14:textId="77777777" w:rsidR="003B5E05" w:rsidRPr="005A0D52" w:rsidRDefault="003B5E05" w:rsidP="009A4CD5">
            <w:pPr>
              <w:spacing w:after="0"/>
              <w:jc w:val="both"/>
              <w:rPr>
                <w:rFonts w:ascii="Arial Narrow" w:hAnsi="Arial Narrow" w:cs="Arial"/>
                <w:strike/>
                <w:szCs w:val="16"/>
              </w:rPr>
            </w:pPr>
          </w:p>
          <w:p w14:paraId="6D1727D1" w14:textId="77777777" w:rsidR="003B5E05" w:rsidRPr="005A0D52" w:rsidRDefault="003B5E05" w:rsidP="009A4CD5">
            <w:pPr>
              <w:spacing w:after="0"/>
              <w:jc w:val="both"/>
              <w:rPr>
                <w:rFonts w:ascii="Arial Narrow" w:hAnsi="Arial Narrow" w:cs="Arial"/>
                <w:strike/>
                <w:szCs w:val="16"/>
              </w:rPr>
            </w:pPr>
          </w:p>
          <w:p w14:paraId="2C5F77E2" w14:textId="77777777" w:rsidR="003B5E05" w:rsidRPr="005A0D52" w:rsidRDefault="003B5E05" w:rsidP="009A4CD5">
            <w:pPr>
              <w:spacing w:after="0"/>
              <w:jc w:val="center"/>
              <w:rPr>
                <w:rFonts w:ascii="Arial Narrow" w:hAnsi="Arial Narrow" w:cs="Arial"/>
                <w:strike/>
                <w:szCs w:val="16"/>
              </w:rPr>
            </w:pPr>
            <w:r w:rsidRPr="005A0D52">
              <w:rPr>
                <w:rFonts w:ascii="Arial Narrow" w:hAnsi="Arial Narrow" w:cs="Arial"/>
                <w:strike/>
                <w:szCs w:val="16"/>
              </w:rPr>
              <w:t>Assinatura</w:t>
            </w:r>
          </w:p>
        </w:tc>
      </w:tr>
    </w:tbl>
    <w:p w14:paraId="05901450" w14:textId="77777777" w:rsidR="003B5E05" w:rsidRDefault="003B5E05" w:rsidP="003B5E05">
      <w:pPr>
        <w:jc w:val="both"/>
        <w:rPr>
          <w:rFonts w:ascii="Arial" w:hAnsi="Arial" w:cs="Arial"/>
          <w:sz w:val="28"/>
          <w:szCs w:val="28"/>
        </w:rPr>
      </w:pPr>
    </w:p>
    <w:p w14:paraId="0367F0F2" w14:textId="77777777" w:rsidR="003B5E05" w:rsidRPr="00C5304E" w:rsidRDefault="003B5E05" w:rsidP="003B5E05">
      <w:pPr>
        <w:pStyle w:val="Corpodetexto"/>
        <w:spacing w:line="360" w:lineRule="auto"/>
        <w:jc w:val="center"/>
        <w:rPr>
          <w:rFonts w:ascii="Calibri" w:eastAsia="MS Gothic" w:hAnsi="Calibri"/>
          <w:sz w:val="24"/>
          <w:szCs w:val="24"/>
        </w:rPr>
      </w:pPr>
      <w:r>
        <w:br w:type="page"/>
      </w:r>
      <w:r w:rsidRPr="007905C3">
        <w:rPr>
          <w:b/>
        </w:rPr>
        <w:t>NORMA BRASILEIRA DE CONTABILIDADE</w:t>
      </w:r>
      <w:r w:rsidRPr="007905C3">
        <w:rPr>
          <w:b/>
          <w:lang w:val="x-none"/>
        </w:rPr>
        <w:t>,</w:t>
      </w:r>
      <w:r w:rsidRPr="007905C3">
        <w:rPr>
          <w:b/>
        </w:rPr>
        <w:t xml:space="preserve"> NBC PG 12 (R</w:t>
      </w:r>
      <w:r w:rsidRPr="007905C3">
        <w:rPr>
          <w:b/>
          <w:lang w:val="x-none"/>
        </w:rPr>
        <w:t>3</w:t>
      </w:r>
      <w:r w:rsidRPr="007905C3">
        <w:rPr>
          <w:b/>
        </w:rPr>
        <w:t xml:space="preserve">), DE </w:t>
      </w:r>
      <w:r w:rsidRPr="007905C3">
        <w:rPr>
          <w:b/>
          <w:lang w:val="x-none"/>
        </w:rPr>
        <w:t>24</w:t>
      </w:r>
      <w:r w:rsidRPr="007905C3">
        <w:rPr>
          <w:b/>
        </w:rPr>
        <w:t xml:space="preserve"> DE </w:t>
      </w:r>
      <w:r w:rsidRPr="007905C3">
        <w:rPr>
          <w:b/>
          <w:lang w:val="x-none"/>
        </w:rPr>
        <w:t>NOVEMBRO</w:t>
      </w:r>
      <w:r w:rsidRPr="007905C3">
        <w:rPr>
          <w:b/>
        </w:rPr>
        <w:t xml:space="preserve"> DE 201</w:t>
      </w:r>
      <w:r w:rsidRPr="007905C3">
        <w:rPr>
          <w:b/>
          <w:lang w:val="x-none"/>
        </w:rPr>
        <w:t>7</w:t>
      </w:r>
    </w:p>
    <w:p w14:paraId="45932A03" w14:textId="77777777" w:rsidR="003B5E05" w:rsidRPr="00C960D1" w:rsidRDefault="003B5E05" w:rsidP="003B5E05">
      <w:pPr>
        <w:spacing w:after="0" w:line="240" w:lineRule="auto"/>
        <w:rPr>
          <w:rFonts w:ascii="Times New Roman" w:hAnsi="Times New Roman"/>
          <w:sz w:val="24"/>
          <w:szCs w:val="24"/>
        </w:rPr>
      </w:pPr>
    </w:p>
    <w:p w14:paraId="39BF9479" w14:textId="77777777" w:rsidR="003B5E05" w:rsidRPr="007905C3" w:rsidRDefault="003B5E05" w:rsidP="003B5E05">
      <w:pPr>
        <w:pStyle w:val="Corpodetexto"/>
        <w:spacing w:line="360" w:lineRule="auto"/>
        <w:ind w:left="5103"/>
        <w:rPr>
          <w:b/>
        </w:rPr>
      </w:pPr>
      <w:r w:rsidRPr="007905C3">
        <w:rPr>
          <w:b/>
        </w:rPr>
        <w:t>Altera a NBC PG 12 (R2) que dispõe sobre educação profissional continuada.</w:t>
      </w:r>
    </w:p>
    <w:p w14:paraId="05AFC891" w14:textId="77777777" w:rsidR="003B5E05" w:rsidRDefault="003B5E05" w:rsidP="003B5E05">
      <w:pPr>
        <w:spacing w:after="0" w:line="240" w:lineRule="auto"/>
        <w:ind w:left="4253"/>
        <w:rPr>
          <w:rFonts w:ascii="Times New Roman" w:hAnsi="Times New Roman"/>
          <w:b/>
          <w:i/>
          <w:sz w:val="24"/>
          <w:szCs w:val="24"/>
        </w:rPr>
      </w:pPr>
    </w:p>
    <w:p w14:paraId="43AE17A6" w14:textId="77777777" w:rsidR="003B5E05" w:rsidRDefault="003B5E05" w:rsidP="003B5E05">
      <w:pPr>
        <w:spacing w:after="0" w:line="240" w:lineRule="auto"/>
        <w:ind w:left="4253"/>
        <w:rPr>
          <w:rFonts w:ascii="Times New Roman" w:hAnsi="Times New Roman"/>
          <w:b/>
          <w:i/>
          <w:sz w:val="24"/>
          <w:szCs w:val="24"/>
        </w:rPr>
      </w:pPr>
    </w:p>
    <w:p w14:paraId="08CE2542" w14:textId="77777777" w:rsidR="003B5E05" w:rsidRPr="001153C9" w:rsidRDefault="003B5E05" w:rsidP="003B5E05">
      <w:pPr>
        <w:spacing w:after="0" w:line="240" w:lineRule="auto"/>
        <w:ind w:firstLine="1134"/>
        <w:jc w:val="both"/>
        <w:rPr>
          <w:rFonts w:ascii="Times New Roman" w:hAnsi="Times New Roman"/>
          <w:sz w:val="24"/>
        </w:rPr>
      </w:pPr>
      <w:r w:rsidRPr="001153C9">
        <w:rPr>
          <w:rFonts w:ascii="Times New Roman" w:hAnsi="Times New Roman"/>
          <w:bCs/>
          <w:sz w:val="24"/>
        </w:rPr>
        <w:t xml:space="preserve">O </w:t>
      </w:r>
      <w:r w:rsidRPr="001153C9">
        <w:rPr>
          <w:rFonts w:ascii="Times New Roman" w:hAnsi="Times New Roman"/>
          <w:b/>
          <w:bCs/>
          <w:sz w:val="24"/>
        </w:rPr>
        <w:t>CONSELHO FEDERAL DE CONTABILIDADE</w:t>
      </w:r>
      <w:r w:rsidRPr="001153C9">
        <w:rPr>
          <w:rFonts w:ascii="Times New Roman" w:hAnsi="Times New Roman"/>
          <w:sz w:val="24"/>
        </w:rPr>
        <w:t>, no exercício de suas atribuições legais e regimentais e com fundamento no</w:t>
      </w:r>
      <w:r>
        <w:rPr>
          <w:rFonts w:ascii="Times New Roman" w:hAnsi="Times New Roman"/>
          <w:sz w:val="24"/>
        </w:rPr>
        <w:t xml:space="preserve"> disposto na alínea “f” do A</w:t>
      </w:r>
      <w:r w:rsidRPr="001153C9">
        <w:rPr>
          <w:rFonts w:ascii="Times New Roman" w:hAnsi="Times New Roman"/>
          <w:sz w:val="24"/>
        </w:rPr>
        <w:t>rt. 6º do Decreto-Lei n.º 9.295/</w:t>
      </w:r>
      <w:r>
        <w:rPr>
          <w:rFonts w:ascii="Times New Roman" w:hAnsi="Times New Roman"/>
          <w:sz w:val="24"/>
        </w:rPr>
        <w:t>19</w:t>
      </w:r>
      <w:r w:rsidRPr="001153C9">
        <w:rPr>
          <w:rFonts w:ascii="Times New Roman" w:hAnsi="Times New Roman"/>
          <w:sz w:val="24"/>
        </w:rPr>
        <w:t>46, alterado pela Lei n.º 12.249/</w:t>
      </w:r>
      <w:r>
        <w:rPr>
          <w:rFonts w:ascii="Times New Roman" w:hAnsi="Times New Roman"/>
          <w:sz w:val="24"/>
        </w:rPr>
        <w:t>20</w:t>
      </w:r>
      <w:r w:rsidRPr="001153C9">
        <w:rPr>
          <w:rFonts w:ascii="Times New Roman" w:hAnsi="Times New Roman"/>
          <w:sz w:val="24"/>
        </w:rPr>
        <w:t>10, faz saber que foi aprovada em seu Plenário a alteração da seguinte Norma Brasileira de Contabilidade (NBC</w:t>
      </w:r>
      <w:r>
        <w:rPr>
          <w:rFonts w:ascii="Times New Roman" w:hAnsi="Times New Roman"/>
          <w:sz w:val="24"/>
        </w:rPr>
        <w:t>)</w:t>
      </w:r>
      <w:r w:rsidRPr="001153C9">
        <w:rPr>
          <w:rFonts w:ascii="Times New Roman" w:hAnsi="Times New Roman"/>
          <w:sz w:val="24"/>
        </w:rPr>
        <w:t>:</w:t>
      </w:r>
    </w:p>
    <w:p w14:paraId="6778024E" w14:textId="77777777" w:rsidR="003B5E05" w:rsidRPr="001153C9" w:rsidRDefault="003B5E05" w:rsidP="003B5E05">
      <w:pPr>
        <w:pStyle w:val="PargrafodaLista"/>
        <w:tabs>
          <w:tab w:val="left" w:pos="0"/>
        </w:tabs>
        <w:spacing w:after="0"/>
        <w:ind w:left="567"/>
        <w:rPr>
          <w:b/>
          <w:sz w:val="24"/>
        </w:rPr>
      </w:pPr>
    </w:p>
    <w:p w14:paraId="01FD666C" w14:textId="77777777" w:rsidR="003B5E05" w:rsidRPr="001153C9" w:rsidRDefault="003B5E05" w:rsidP="003B5E05">
      <w:pPr>
        <w:widowControl w:val="0"/>
        <w:autoSpaceDE w:val="0"/>
        <w:autoSpaceDN w:val="0"/>
        <w:adjustRightInd w:val="0"/>
        <w:spacing w:after="0" w:line="240" w:lineRule="auto"/>
        <w:ind w:left="567" w:right="2" w:hanging="567"/>
        <w:jc w:val="both"/>
        <w:rPr>
          <w:rFonts w:ascii="Times New Roman" w:hAnsi="Times New Roman"/>
          <w:b/>
          <w:sz w:val="24"/>
        </w:rPr>
      </w:pPr>
      <w:r>
        <w:rPr>
          <w:rFonts w:ascii="Times New Roman" w:hAnsi="Times New Roman"/>
          <w:b/>
          <w:sz w:val="24"/>
        </w:rPr>
        <w:t>1.</w:t>
      </w:r>
      <w:r>
        <w:rPr>
          <w:rFonts w:ascii="Times New Roman" w:hAnsi="Times New Roman"/>
          <w:b/>
          <w:sz w:val="24"/>
        </w:rPr>
        <w:tab/>
      </w:r>
      <w:r w:rsidRPr="001153C9">
        <w:rPr>
          <w:rFonts w:ascii="Times New Roman" w:hAnsi="Times New Roman"/>
          <w:b/>
          <w:sz w:val="24"/>
        </w:rPr>
        <w:t xml:space="preserve">Altera </w:t>
      </w:r>
      <w:r>
        <w:rPr>
          <w:rFonts w:ascii="Times New Roman" w:hAnsi="Times New Roman"/>
          <w:b/>
          <w:sz w:val="24"/>
        </w:rPr>
        <w:t xml:space="preserve">os itens 4, 13A, 17, 26, 30, 37 e 44; inclui o item 43A; e altera a Tabela I do Anexo II e o Anexo III </w:t>
      </w:r>
      <w:r w:rsidRPr="001153C9">
        <w:rPr>
          <w:rFonts w:ascii="Times New Roman" w:hAnsi="Times New Roman"/>
          <w:b/>
          <w:sz w:val="24"/>
        </w:rPr>
        <w:t xml:space="preserve">na </w:t>
      </w:r>
      <w:r>
        <w:rPr>
          <w:rFonts w:ascii="Times New Roman" w:hAnsi="Times New Roman"/>
          <w:b/>
          <w:sz w:val="24"/>
        </w:rPr>
        <w:t>NBC PG 12 (R2)</w:t>
      </w:r>
      <w:r w:rsidRPr="001153C9">
        <w:rPr>
          <w:rFonts w:ascii="Times New Roman" w:hAnsi="Times New Roman"/>
          <w:b/>
          <w:sz w:val="24"/>
        </w:rPr>
        <w:t xml:space="preserve"> – E</w:t>
      </w:r>
      <w:r>
        <w:rPr>
          <w:rFonts w:ascii="Times New Roman" w:hAnsi="Times New Roman"/>
          <w:b/>
          <w:sz w:val="24"/>
        </w:rPr>
        <w:t>ducação Profissional Continuada</w:t>
      </w:r>
      <w:r w:rsidRPr="001153C9">
        <w:rPr>
          <w:rFonts w:ascii="Times New Roman" w:hAnsi="Times New Roman"/>
          <w:b/>
          <w:sz w:val="24"/>
        </w:rPr>
        <w:t>, conforme segue:</w:t>
      </w:r>
    </w:p>
    <w:p w14:paraId="714EE8EA" w14:textId="77777777" w:rsidR="003B5E05" w:rsidRDefault="003B5E05" w:rsidP="003B5E05">
      <w:pPr>
        <w:pStyle w:val="ListaColorida-nfase11"/>
        <w:spacing w:after="0" w:line="240" w:lineRule="auto"/>
        <w:jc w:val="both"/>
        <w:rPr>
          <w:rFonts w:ascii="Times New Roman" w:hAnsi="Times New Roman"/>
          <w:sz w:val="24"/>
          <w:szCs w:val="24"/>
        </w:rPr>
      </w:pPr>
    </w:p>
    <w:p w14:paraId="7B4A553D" w14:textId="77777777" w:rsidR="003B5E05" w:rsidRDefault="003B5E05" w:rsidP="003B5E05">
      <w:pPr>
        <w:pStyle w:val="ListaColorida-nfase11"/>
        <w:spacing w:after="0" w:line="240" w:lineRule="auto"/>
        <w:ind w:left="567"/>
        <w:jc w:val="both"/>
        <w:rPr>
          <w:rFonts w:ascii="Times New Roman" w:hAnsi="Times New Roman"/>
          <w:sz w:val="24"/>
          <w:szCs w:val="24"/>
        </w:rPr>
      </w:pPr>
      <w:r>
        <w:rPr>
          <w:rFonts w:ascii="Times New Roman" w:hAnsi="Times New Roman"/>
          <w:sz w:val="24"/>
          <w:szCs w:val="24"/>
        </w:rPr>
        <w:t xml:space="preserve">4. </w:t>
      </w:r>
      <w:r w:rsidRPr="001D2CB2">
        <w:rPr>
          <w:rFonts w:ascii="Times New Roman" w:hAnsi="Times New Roman"/>
          <w:sz w:val="24"/>
          <w:szCs w:val="24"/>
        </w:rPr>
        <w:t>A EPC é obrigatória para todos os profissionais da contabilidade que:</w:t>
      </w:r>
    </w:p>
    <w:p w14:paraId="6DB4FC38" w14:textId="77777777" w:rsidR="003B5E05" w:rsidRDefault="003B5E05" w:rsidP="003B5E05">
      <w:pPr>
        <w:pStyle w:val="ListaColorida-nfase11"/>
        <w:spacing w:after="0" w:line="240" w:lineRule="auto"/>
        <w:ind w:left="567"/>
        <w:jc w:val="both"/>
        <w:rPr>
          <w:rFonts w:ascii="Times New Roman" w:hAnsi="Times New Roman"/>
          <w:sz w:val="24"/>
          <w:szCs w:val="24"/>
        </w:rPr>
      </w:pPr>
      <w:r>
        <w:rPr>
          <w:rFonts w:ascii="Times New Roman" w:hAnsi="Times New Roman"/>
          <w:sz w:val="24"/>
          <w:szCs w:val="24"/>
        </w:rPr>
        <w:t>(a) (...)</w:t>
      </w:r>
    </w:p>
    <w:p w14:paraId="533CE24F" w14:textId="77777777" w:rsidR="003B5E05" w:rsidRPr="00CF580C" w:rsidRDefault="003B5E05" w:rsidP="003B5E05">
      <w:pPr>
        <w:pStyle w:val="ListaColorida-nfase11"/>
        <w:spacing w:after="0" w:line="240" w:lineRule="auto"/>
        <w:ind w:left="567"/>
        <w:jc w:val="both"/>
        <w:rPr>
          <w:rFonts w:ascii="Times New Roman" w:hAnsi="Times New Roman"/>
          <w:sz w:val="24"/>
          <w:szCs w:val="24"/>
        </w:rPr>
      </w:pPr>
      <w:r w:rsidRPr="000B4A40">
        <w:rPr>
          <w:rFonts w:ascii="Times New Roman" w:hAnsi="Times New Roman"/>
          <w:sz w:val="24"/>
          <w:szCs w:val="24"/>
        </w:rPr>
        <w:t>(f) sejam responsáveis técnicos pelas demonstrações contábeis, ou que exerçam funções de gerência/chefia no processo de elaboração das demonstrações contábeis das empresas, reguladas e/ou supervisionadas pela CVM, pelo BCB, pela Susep, pela Previc, e, ainda, das sociedades consideradas de grande porte nos termos da Lei n.º 11.638/2007</w:t>
      </w:r>
      <w:r w:rsidRPr="00CF580C">
        <w:rPr>
          <w:rFonts w:ascii="Times New Roman" w:hAnsi="Times New Roman"/>
          <w:sz w:val="24"/>
          <w:szCs w:val="24"/>
        </w:rPr>
        <w:t>, e também as entidades sem finalidade de lucros que se enquadrem nos limites monetários da citada lei;</w:t>
      </w:r>
    </w:p>
    <w:p w14:paraId="61C2D52D" w14:textId="77777777" w:rsidR="003B5E05" w:rsidRDefault="003B5E05" w:rsidP="003B5E05">
      <w:pPr>
        <w:pStyle w:val="ListaColorida-nfase11"/>
        <w:spacing w:after="0" w:line="240" w:lineRule="auto"/>
        <w:ind w:left="567"/>
        <w:jc w:val="both"/>
        <w:rPr>
          <w:rFonts w:ascii="Times New Roman" w:hAnsi="Times New Roman"/>
          <w:sz w:val="24"/>
          <w:szCs w:val="24"/>
        </w:rPr>
      </w:pPr>
      <w:r>
        <w:rPr>
          <w:rFonts w:ascii="Times New Roman" w:hAnsi="Times New Roman"/>
          <w:sz w:val="24"/>
          <w:szCs w:val="24"/>
        </w:rPr>
        <w:t>(g) (...)</w:t>
      </w:r>
    </w:p>
    <w:p w14:paraId="0A790F72" w14:textId="77777777" w:rsidR="003B5E05" w:rsidRDefault="003B5E05" w:rsidP="003B5E05">
      <w:pPr>
        <w:pStyle w:val="ListaColorida-nfase11"/>
        <w:spacing w:after="0" w:line="240" w:lineRule="auto"/>
        <w:ind w:left="567"/>
        <w:jc w:val="both"/>
        <w:rPr>
          <w:rFonts w:ascii="Times New Roman" w:hAnsi="Times New Roman"/>
          <w:sz w:val="24"/>
          <w:szCs w:val="24"/>
        </w:rPr>
      </w:pPr>
    </w:p>
    <w:p w14:paraId="615231B3" w14:textId="77777777" w:rsidR="003B5E05" w:rsidRPr="00480ED4" w:rsidRDefault="003B5E05" w:rsidP="003B5E05">
      <w:pPr>
        <w:pStyle w:val="ListaColorida-nfase11"/>
        <w:spacing w:after="0" w:line="240" w:lineRule="auto"/>
        <w:ind w:left="567"/>
        <w:jc w:val="both"/>
        <w:rPr>
          <w:rFonts w:ascii="Times New Roman" w:hAnsi="Times New Roman"/>
          <w:b/>
          <w:sz w:val="24"/>
          <w:szCs w:val="24"/>
        </w:rPr>
      </w:pPr>
      <w:r>
        <w:rPr>
          <w:rFonts w:ascii="Times New Roman" w:hAnsi="Times New Roman"/>
          <w:sz w:val="24"/>
          <w:szCs w:val="24"/>
        </w:rPr>
        <w:t xml:space="preserve">13A. No caso de enfermidades impeditivas do exercício profissional, por período superior a 3 (três) anos consecutivos, e não tendo cumprido a pontuação exigida nesta norma, a CEPC/CFC pode determinar a baixa do CNAI </w:t>
      </w:r>
      <w:r w:rsidRPr="00621252">
        <w:rPr>
          <w:rFonts w:ascii="Times New Roman" w:hAnsi="Times New Roman"/>
          <w:sz w:val="24"/>
          <w:szCs w:val="24"/>
        </w:rPr>
        <w:t>e do CNPC</w:t>
      </w:r>
      <w:r>
        <w:rPr>
          <w:rFonts w:ascii="Times New Roman" w:hAnsi="Times New Roman"/>
          <w:sz w:val="24"/>
          <w:szCs w:val="24"/>
        </w:rPr>
        <w:t>.</w:t>
      </w:r>
    </w:p>
    <w:p w14:paraId="29497D17" w14:textId="77777777" w:rsidR="003B5E05" w:rsidRDefault="003B5E05" w:rsidP="003B5E05">
      <w:pPr>
        <w:pStyle w:val="ListaColorida-nfase11"/>
        <w:spacing w:after="0" w:line="240" w:lineRule="auto"/>
        <w:jc w:val="both"/>
        <w:rPr>
          <w:rFonts w:ascii="Times New Roman" w:hAnsi="Times New Roman"/>
          <w:sz w:val="24"/>
          <w:szCs w:val="24"/>
        </w:rPr>
      </w:pPr>
    </w:p>
    <w:p w14:paraId="0350A5C3" w14:textId="77777777" w:rsidR="003B5E05" w:rsidRPr="006108A9" w:rsidRDefault="003B5E05" w:rsidP="003B5E05">
      <w:pPr>
        <w:pStyle w:val="ListaColorida-nfase11"/>
        <w:spacing w:after="0" w:line="240" w:lineRule="auto"/>
        <w:ind w:left="567"/>
        <w:jc w:val="both"/>
        <w:rPr>
          <w:rFonts w:ascii="Times New Roman" w:hAnsi="Times New Roman"/>
          <w:color w:val="FF0000"/>
          <w:sz w:val="24"/>
          <w:szCs w:val="24"/>
        </w:rPr>
      </w:pPr>
      <w:r w:rsidRPr="001D2CB2">
        <w:rPr>
          <w:rFonts w:ascii="Times New Roman" w:hAnsi="Times New Roman"/>
          <w:sz w:val="24"/>
          <w:szCs w:val="24"/>
        </w:rPr>
        <w:t>17. O cumprimento da pontuação exigida nesta norma, pelos profissionais referidos no item 4, deve ser comprovado mediante a entrega do relatório de atividades a que se refere o Anexo III, no CRC de jurisdição do registro principal do profissional, até o dia 31 de janeiro do ano subsequente ao ano-base, por meio digital ou impresso, acompanhado de cópia da documentação comprobatória das atividades, no que se refere ao disposto nas Tabelas</w:t>
      </w:r>
      <w:r>
        <w:rPr>
          <w:rFonts w:ascii="Times New Roman" w:hAnsi="Times New Roman"/>
          <w:sz w:val="24"/>
          <w:szCs w:val="24"/>
        </w:rPr>
        <w:t xml:space="preserve"> I,</w:t>
      </w:r>
      <w:r w:rsidRPr="001D2CB2">
        <w:rPr>
          <w:rFonts w:ascii="Times New Roman" w:hAnsi="Times New Roman"/>
          <w:sz w:val="24"/>
          <w:szCs w:val="24"/>
        </w:rPr>
        <w:t xml:space="preserve"> II, III e IV do Anexo II desta norma</w:t>
      </w:r>
      <w:r>
        <w:rPr>
          <w:rFonts w:ascii="Times New Roman" w:hAnsi="Times New Roman"/>
          <w:sz w:val="24"/>
          <w:szCs w:val="24"/>
        </w:rPr>
        <w:t xml:space="preserve">, </w:t>
      </w:r>
      <w:r w:rsidRPr="00CF580C">
        <w:rPr>
          <w:rFonts w:ascii="Times New Roman" w:hAnsi="Times New Roman"/>
          <w:sz w:val="24"/>
          <w:szCs w:val="24"/>
        </w:rPr>
        <w:t>com exceção dos cursos e eventos credenciados.</w:t>
      </w:r>
    </w:p>
    <w:p w14:paraId="47F3EB7A" w14:textId="77777777" w:rsidR="003B5E05" w:rsidRPr="006108A9" w:rsidRDefault="003B5E05" w:rsidP="003B5E05">
      <w:pPr>
        <w:pStyle w:val="ListaColorida-nfase11"/>
        <w:spacing w:after="0" w:line="240" w:lineRule="auto"/>
        <w:jc w:val="both"/>
        <w:rPr>
          <w:rFonts w:ascii="Times New Roman" w:hAnsi="Times New Roman"/>
          <w:color w:val="FF0000"/>
          <w:sz w:val="24"/>
          <w:szCs w:val="24"/>
        </w:rPr>
      </w:pPr>
    </w:p>
    <w:p w14:paraId="739D85A8" w14:textId="77777777" w:rsidR="003B5E05" w:rsidRDefault="003B5E05" w:rsidP="003B5E05">
      <w:pPr>
        <w:pStyle w:val="ListaColorida-nfase11"/>
        <w:spacing w:after="0" w:line="240" w:lineRule="auto"/>
        <w:ind w:left="567"/>
        <w:jc w:val="both"/>
        <w:rPr>
          <w:rFonts w:ascii="Times New Roman" w:hAnsi="Times New Roman"/>
          <w:sz w:val="24"/>
          <w:szCs w:val="24"/>
        </w:rPr>
      </w:pPr>
      <w:r w:rsidRPr="00505865">
        <w:rPr>
          <w:rFonts w:ascii="Times New Roman" w:hAnsi="Times New Roman"/>
          <w:sz w:val="24"/>
          <w:szCs w:val="24"/>
        </w:rPr>
        <w:t>26.</w:t>
      </w:r>
      <w:r>
        <w:rPr>
          <w:rFonts w:ascii="Times New Roman" w:hAnsi="Times New Roman"/>
          <w:sz w:val="24"/>
          <w:szCs w:val="24"/>
        </w:rPr>
        <w:t xml:space="preserve"> </w:t>
      </w:r>
      <w:r w:rsidRPr="00505865">
        <w:rPr>
          <w:rFonts w:ascii="Times New Roman" w:hAnsi="Times New Roman"/>
          <w:sz w:val="24"/>
          <w:szCs w:val="24"/>
        </w:rPr>
        <w:t>A CEPC/CFC tem as seguintes atribuições:</w:t>
      </w:r>
    </w:p>
    <w:p w14:paraId="7D1D62CE" w14:textId="77777777" w:rsidR="003B5E05" w:rsidRDefault="003B5E05" w:rsidP="003B5E05">
      <w:pPr>
        <w:pStyle w:val="ListaColorida-nfase11"/>
        <w:spacing w:after="0" w:line="240" w:lineRule="auto"/>
        <w:ind w:left="567"/>
        <w:jc w:val="both"/>
        <w:rPr>
          <w:rFonts w:ascii="Times New Roman" w:hAnsi="Times New Roman"/>
          <w:sz w:val="24"/>
          <w:szCs w:val="24"/>
        </w:rPr>
      </w:pPr>
      <w:r>
        <w:rPr>
          <w:rFonts w:ascii="Times New Roman" w:hAnsi="Times New Roman"/>
          <w:sz w:val="24"/>
          <w:szCs w:val="24"/>
        </w:rPr>
        <w:t>(...)</w:t>
      </w:r>
    </w:p>
    <w:p w14:paraId="6B6484E0" w14:textId="77777777" w:rsidR="003B5E05" w:rsidRDefault="003B5E05" w:rsidP="003B5E05">
      <w:pPr>
        <w:pStyle w:val="ListaColorida-nfase11"/>
        <w:spacing w:after="0" w:line="240" w:lineRule="auto"/>
        <w:ind w:left="567"/>
        <w:jc w:val="both"/>
        <w:rPr>
          <w:rFonts w:ascii="Times New Roman" w:hAnsi="Times New Roman"/>
          <w:sz w:val="24"/>
          <w:szCs w:val="24"/>
        </w:rPr>
      </w:pPr>
      <w:r w:rsidRPr="00505865">
        <w:rPr>
          <w:rFonts w:ascii="Times New Roman" w:hAnsi="Times New Roman"/>
          <w:sz w:val="24"/>
          <w:szCs w:val="24"/>
        </w:rPr>
        <w:t>(g)</w:t>
      </w:r>
      <w:r>
        <w:rPr>
          <w:rFonts w:ascii="Times New Roman" w:hAnsi="Times New Roman"/>
          <w:sz w:val="24"/>
          <w:szCs w:val="24"/>
        </w:rPr>
        <w:t xml:space="preserve"> </w:t>
      </w:r>
      <w:r w:rsidRPr="00505865">
        <w:rPr>
          <w:rFonts w:ascii="Times New Roman" w:hAnsi="Times New Roman"/>
          <w:sz w:val="24"/>
          <w:szCs w:val="24"/>
        </w:rPr>
        <w:t>compilar, anualmente, as informações de pontuação de cada um dos profissionais referidos no item 4, alíneas (a), (b), (c) e (d), recebidas dos CRCs, encaminhando-as à CVM até 30 de setembro de cada ano;</w:t>
      </w:r>
    </w:p>
    <w:p w14:paraId="0A4A71F3" w14:textId="77777777" w:rsidR="003B5E05" w:rsidRDefault="003B5E05" w:rsidP="003B5E05">
      <w:pPr>
        <w:pStyle w:val="ListaColorida-nfase11"/>
        <w:spacing w:after="0" w:line="240" w:lineRule="auto"/>
        <w:ind w:left="567"/>
        <w:jc w:val="both"/>
        <w:rPr>
          <w:rFonts w:ascii="Times New Roman" w:hAnsi="Times New Roman"/>
          <w:sz w:val="24"/>
          <w:szCs w:val="24"/>
        </w:rPr>
      </w:pPr>
    </w:p>
    <w:p w14:paraId="65023265" w14:textId="77777777" w:rsidR="003B5E05" w:rsidRPr="00035367" w:rsidRDefault="003B5E05" w:rsidP="003B5E05">
      <w:pPr>
        <w:spacing w:after="0" w:line="240" w:lineRule="auto"/>
        <w:ind w:left="567"/>
        <w:jc w:val="both"/>
        <w:rPr>
          <w:rFonts w:ascii="Times New Roman" w:hAnsi="Times New Roman"/>
          <w:sz w:val="24"/>
          <w:szCs w:val="24"/>
        </w:rPr>
      </w:pPr>
      <w:r>
        <w:rPr>
          <w:rFonts w:ascii="Times New Roman" w:hAnsi="Times New Roman"/>
          <w:sz w:val="24"/>
          <w:szCs w:val="24"/>
        </w:rPr>
        <w:t>30. A CEPC/CRC ou, na falta desta, a</w:t>
      </w:r>
      <w:r>
        <w:rPr>
          <w:rFonts w:ascii="Times New Roman" w:hAnsi="Times New Roman"/>
          <w:b/>
          <w:sz w:val="24"/>
          <w:szCs w:val="24"/>
        </w:rPr>
        <w:t xml:space="preserve"> </w:t>
      </w:r>
      <w:r>
        <w:rPr>
          <w:rFonts w:ascii="Times New Roman" w:hAnsi="Times New Roman"/>
          <w:sz w:val="24"/>
          <w:szCs w:val="24"/>
        </w:rPr>
        <w:t>CDP do CRC têm as seguintes atribuições em relação a esta norma:</w:t>
      </w:r>
    </w:p>
    <w:p w14:paraId="20543299" w14:textId="77777777" w:rsidR="003B5E05" w:rsidRPr="00035367" w:rsidRDefault="003B5E05" w:rsidP="003B5E05">
      <w:pPr>
        <w:spacing w:after="0" w:line="240" w:lineRule="auto"/>
        <w:ind w:left="567"/>
        <w:jc w:val="both"/>
        <w:rPr>
          <w:rFonts w:ascii="Times New Roman" w:hAnsi="Times New Roman"/>
          <w:sz w:val="24"/>
          <w:szCs w:val="24"/>
        </w:rPr>
      </w:pPr>
      <w:r>
        <w:rPr>
          <w:rFonts w:ascii="Times New Roman" w:hAnsi="Times New Roman"/>
          <w:sz w:val="24"/>
          <w:szCs w:val="24"/>
        </w:rPr>
        <w:t xml:space="preserve">(a) </w:t>
      </w:r>
      <w:r w:rsidRPr="0049404F">
        <w:rPr>
          <w:rFonts w:ascii="Times New Roman" w:hAnsi="Times New Roman"/>
          <w:sz w:val="24"/>
          <w:szCs w:val="24"/>
        </w:rPr>
        <w:t>receber os pedidos de credenciamento das instituições a serem reconhecidas como capacitadoras, os pedidos de credenciamento de cursos, eventos ou outras atividades, bem como atribuir pontos para o PEPC, e emitir seu parecer, submetendo-o à apreciação da CEPC/CFC depois de aprovado pela CDP e homologado pelo Plenário do CRC. Os CRCs que possuírem representante na CEPC/CFC</w:t>
      </w:r>
      <w:r>
        <w:rPr>
          <w:rFonts w:ascii="Times New Roman" w:hAnsi="Times New Roman"/>
          <w:sz w:val="24"/>
          <w:szCs w:val="24"/>
        </w:rPr>
        <w:t xml:space="preserve">, </w:t>
      </w:r>
      <w:r w:rsidRPr="00CF580C">
        <w:rPr>
          <w:rFonts w:ascii="Times New Roman" w:hAnsi="Times New Roman"/>
          <w:sz w:val="24"/>
          <w:szCs w:val="24"/>
        </w:rPr>
        <w:t>bem como aqueles que possuírem estrutura para analisar os pedidos de credenciamento de cursos/eventos, de acordo com critérios definidos pela CEPC-CFC, ficam dispensados de submeter</w:t>
      </w:r>
      <w:r w:rsidRPr="0049404F">
        <w:rPr>
          <w:rFonts w:ascii="Times New Roman" w:hAnsi="Times New Roman"/>
          <w:sz w:val="24"/>
          <w:szCs w:val="24"/>
        </w:rPr>
        <w:t xml:space="preserve"> seus pareceres à apreciação da CEPC/CFC, exceto quanto aos pedidos de credenciamento de capacitadora e eventos tais como congressos e convenções nacionais e internacionais;</w:t>
      </w:r>
    </w:p>
    <w:p w14:paraId="5925CC41" w14:textId="77777777" w:rsidR="003B5E05" w:rsidRDefault="003B5E05" w:rsidP="003B5E05">
      <w:pPr>
        <w:pStyle w:val="ListaColorida-nfase11"/>
        <w:spacing w:after="0" w:line="240" w:lineRule="auto"/>
        <w:ind w:left="567"/>
        <w:jc w:val="both"/>
        <w:rPr>
          <w:rFonts w:ascii="Times New Roman" w:hAnsi="Times New Roman"/>
          <w:sz w:val="24"/>
          <w:szCs w:val="24"/>
        </w:rPr>
      </w:pPr>
      <w:r>
        <w:rPr>
          <w:rFonts w:ascii="Times New Roman" w:hAnsi="Times New Roman"/>
          <w:sz w:val="24"/>
          <w:szCs w:val="24"/>
        </w:rPr>
        <w:t>(b) (...)</w:t>
      </w:r>
    </w:p>
    <w:p w14:paraId="1A19CE0E" w14:textId="77777777" w:rsidR="003B5E05" w:rsidRDefault="003B5E05" w:rsidP="003B5E05">
      <w:pPr>
        <w:pStyle w:val="ListaColorida-nfase11"/>
        <w:spacing w:after="0" w:line="240" w:lineRule="auto"/>
        <w:jc w:val="both"/>
        <w:rPr>
          <w:rFonts w:ascii="Times New Roman" w:hAnsi="Times New Roman"/>
          <w:sz w:val="24"/>
          <w:szCs w:val="24"/>
        </w:rPr>
      </w:pPr>
    </w:p>
    <w:p w14:paraId="6B02ACE6" w14:textId="77777777" w:rsidR="003B5E05" w:rsidRPr="00035367" w:rsidRDefault="003B5E05" w:rsidP="003B5E05">
      <w:pPr>
        <w:spacing w:after="0" w:line="240" w:lineRule="auto"/>
        <w:ind w:left="567"/>
        <w:jc w:val="both"/>
        <w:rPr>
          <w:rFonts w:ascii="Times New Roman" w:hAnsi="Times New Roman"/>
          <w:sz w:val="24"/>
          <w:szCs w:val="24"/>
        </w:rPr>
      </w:pPr>
      <w:r w:rsidRPr="00505865">
        <w:rPr>
          <w:rFonts w:ascii="Times New Roman" w:hAnsi="Times New Roman"/>
          <w:sz w:val="24"/>
          <w:szCs w:val="24"/>
        </w:rPr>
        <w:t xml:space="preserve">37.  Considera-se aquisição de conhecimento as atividades presenciais, </w:t>
      </w:r>
      <w:r>
        <w:rPr>
          <w:rFonts w:ascii="Times New Roman" w:hAnsi="Times New Roman"/>
          <w:sz w:val="24"/>
          <w:szCs w:val="24"/>
        </w:rPr>
        <w:t>a</w:t>
      </w:r>
      <w:r w:rsidRPr="00505865">
        <w:rPr>
          <w:rFonts w:ascii="Times New Roman" w:hAnsi="Times New Roman"/>
          <w:sz w:val="24"/>
          <w:szCs w:val="24"/>
        </w:rPr>
        <w:t xml:space="preserve"> distância ou mistas, incluindo autoestudo, estudo dirigido, </w:t>
      </w:r>
      <w:r w:rsidRPr="00505865">
        <w:rPr>
          <w:rFonts w:ascii="Times New Roman" w:hAnsi="Times New Roman"/>
          <w:i/>
          <w:sz w:val="24"/>
          <w:szCs w:val="24"/>
        </w:rPr>
        <w:t>e-learning</w:t>
      </w:r>
      <w:r w:rsidRPr="00505865">
        <w:rPr>
          <w:rFonts w:ascii="Times New Roman" w:hAnsi="Times New Roman"/>
          <w:sz w:val="24"/>
          <w:szCs w:val="24"/>
        </w:rPr>
        <w:t xml:space="preserve"> e equivalentes, sobre temas que contribuam para a melhoria da </w:t>
      </w:r>
      <w:r w:rsidRPr="00505865">
        <w:rPr>
          <w:rFonts w:ascii="Times New Roman" w:hAnsi="Times New Roman"/>
          <w:i/>
          <w:sz w:val="24"/>
          <w:szCs w:val="24"/>
        </w:rPr>
        <w:t>performance</w:t>
      </w:r>
      <w:r w:rsidRPr="00505865">
        <w:rPr>
          <w:rFonts w:ascii="Times New Roman" w:hAnsi="Times New Roman"/>
          <w:sz w:val="24"/>
          <w:szCs w:val="24"/>
        </w:rPr>
        <w:t xml:space="preserve"> do profissional, com conteúdo de natureza técnica e profissional, relacionados ao PEPC, por meio de:</w:t>
      </w:r>
    </w:p>
    <w:p w14:paraId="60AFEE23" w14:textId="77777777" w:rsidR="003B5E05" w:rsidRPr="00035367" w:rsidRDefault="003B5E05" w:rsidP="003B5E05">
      <w:pPr>
        <w:spacing w:after="0" w:line="240" w:lineRule="auto"/>
        <w:ind w:left="992" w:hanging="425"/>
        <w:jc w:val="both"/>
        <w:rPr>
          <w:rFonts w:ascii="Times New Roman" w:hAnsi="Times New Roman"/>
          <w:sz w:val="24"/>
          <w:szCs w:val="24"/>
        </w:rPr>
      </w:pPr>
      <w:r>
        <w:rPr>
          <w:rFonts w:ascii="Times New Roman" w:hAnsi="Times New Roman"/>
          <w:sz w:val="24"/>
          <w:szCs w:val="24"/>
        </w:rPr>
        <w:t>(</w:t>
      </w:r>
      <w:r w:rsidRPr="00035367">
        <w:rPr>
          <w:rFonts w:ascii="Times New Roman" w:hAnsi="Times New Roman"/>
          <w:sz w:val="24"/>
          <w:szCs w:val="24"/>
        </w:rPr>
        <w:t>a)</w:t>
      </w:r>
      <w:r w:rsidRPr="00035367">
        <w:rPr>
          <w:rFonts w:ascii="Times New Roman" w:hAnsi="Times New Roman"/>
          <w:sz w:val="24"/>
          <w:szCs w:val="24"/>
        </w:rPr>
        <w:tab/>
      </w:r>
      <w:r>
        <w:rPr>
          <w:rFonts w:ascii="Times New Roman" w:hAnsi="Times New Roman"/>
          <w:sz w:val="24"/>
          <w:szCs w:val="24"/>
        </w:rPr>
        <w:t>(...)</w:t>
      </w:r>
    </w:p>
    <w:p w14:paraId="584F94D9" w14:textId="77777777" w:rsidR="003B5E05" w:rsidRPr="00CF580C" w:rsidRDefault="003B5E05" w:rsidP="003B5E05">
      <w:pPr>
        <w:spacing w:after="0" w:line="240" w:lineRule="auto"/>
        <w:ind w:left="567"/>
        <w:jc w:val="both"/>
        <w:rPr>
          <w:rFonts w:ascii="Times New Roman" w:hAnsi="Times New Roman"/>
          <w:bCs/>
          <w:iCs/>
          <w:sz w:val="24"/>
          <w:szCs w:val="24"/>
        </w:rPr>
      </w:pPr>
      <w:r>
        <w:rPr>
          <w:rFonts w:ascii="Times New Roman" w:hAnsi="Times New Roman"/>
          <w:bCs/>
          <w:iCs/>
          <w:sz w:val="24"/>
          <w:szCs w:val="24"/>
        </w:rPr>
        <w:t xml:space="preserve">(e) </w:t>
      </w:r>
      <w:r w:rsidRPr="00505865">
        <w:rPr>
          <w:rFonts w:ascii="Times New Roman" w:hAnsi="Times New Roman"/>
          <w:bCs/>
          <w:iCs/>
          <w:sz w:val="24"/>
          <w:szCs w:val="24"/>
        </w:rPr>
        <w:t>disciplinas cursadas em outras graduações em áreas correlatas ao curso de Ciências Contábeis</w:t>
      </w:r>
      <w:r>
        <w:rPr>
          <w:rFonts w:ascii="Times New Roman" w:hAnsi="Times New Roman"/>
          <w:bCs/>
          <w:iCs/>
          <w:sz w:val="24"/>
          <w:szCs w:val="24"/>
        </w:rPr>
        <w:t xml:space="preserve">, </w:t>
      </w:r>
      <w:r w:rsidRPr="00CF580C">
        <w:rPr>
          <w:rFonts w:ascii="Times New Roman" w:hAnsi="Times New Roman"/>
          <w:bCs/>
          <w:iCs/>
          <w:sz w:val="24"/>
          <w:szCs w:val="24"/>
        </w:rPr>
        <w:t>tais como:</w:t>
      </w:r>
      <w:r>
        <w:rPr>
          <w:rFonts w:ascii="Times New Roman" w:hAnsi="Times New Roman"/>
          <w:bCs/>
          <w:iCs/>
          <w:sz w:val="24"/>
          <w:szCs w:val="24"/>
        </w:rPr>
        <w:t xml:space="preserve"> </w:t>
      </w:r>
      <w:r w:rsidRPr="00CF580C">
        <w:rPr>
          <w:rFonts w:ascii="Times New Roman" w:hAnsi="Times New Roman"/>
          <w:bCs/>
          <w:iCs/>
          <w:sz w:val="24"/>
          <w:szCs w:val="24"/>
        </w:rPr>
        <w:t>Administração, Ciências Atuariais, Ciências Econômicas, Estatística, Tecnologia da Informação e Direito.</w:t>
      </w:r>
    </w:p>
    <w:p w14:paraId="000E2466" w14:textId="77777777" w:rsidR="003B5E05" w:rsidRDefault="003B5E05" w:rsidP="003B5E05">
      <w:pPr>
        <w:spacing w:after="0" w:line="240" w:lineRule="auto"/>
        <w:ind w:left="993" w:hanging="426"/>
        <w:jc w:val="both"/>
        <w:rPr>
          <w:rFonts w:ascii="Times New Roman" w:hAnsi="Times New Roman"/>
          <w:bCs/>
          <w:iCs/>
          <w:color w:val="FF0000"/>
          <w:sz w:val="24"/>
          <w:szCs w:val="24"/>
        </w:rPr>
      </w:pPr>
    </w:p>
    <w:p w14:paraId="39970F2F" w14:textId="77777777" w:rsidR="003B5E05" w:rsidRPr="00CF580C" w:rsidRDefault="003B5E05" w:rsidP="003B5E05">
      <w:pPr>
        <w:spacing w:after="0" w:line="240" w:lineRule="auto"/>
        <w:ind w:left="567"/>
        <w:jc w:val="both"/>
        <w:rPr>
          <w:rFonts w:ascii="Times New Roman" w:hAnsi="Times New Roman"/>
          <w:bCs/>
          <w:iCs/>
          <w:sz w:val="24"/>
          <w:szCs w:val="24"/>
        </w:rPr>
      </w:pPr>
      <w:r w:rsidRPr="00CF580C">
        <w:rPr>
          <w:rFonts w:ascii="Times New Roman" w:hAnsi="Times New Roman"/>
          <w:sz w:val="24"/>
          <w:szCs w:val="24"/>
        </w:rPr>
        <w:t>43A. No exercício em que os profissionais deixarem de se enquadrar no item 4 ficam desobrigados do cumprimento do Programa de Educação Profissional Continuada, enquanto perdurar essa condição, devendo comunicar esta situação ao CRC de sua jurisdição.</w:t>
      </w:r>
    </w:p>
    <w:p w14:paraId="732E4568" w14:textId="77777777" w:rsidR="003B5E05" w:rsidRPr="00CF580C" w:rsidRDefault="003B5E05" w:rsidP="003B5E05">
      <w:pPr>
        <w:spacing w:after="0" w:line="240" w:lineRule="auto"/>
        <w:ind w:left="567" w:hanging="567"/>
        <w:jc w:val="both"/>
        <w:rPr>
          <w:rFonts w:ascii="Times New Roman" w:hAnsi="Times New Roman"/>
          <w:sz w:val="24"/>
          <w:szCs w:val="24"/>
        </w:rPr>
      </w:pPr>
    </w:p>
    <w:p w14:paraId="51298B42" w14:textId="77777777" w:rsidR="003B5E05" w:rsidRPr="00CF580C" w:rsidRDefault="003B5E05" w:rsidP="003B5E05">
      <w:pPr>
        <w:spacing w:after="0" w:line="240" w:lineRule="auto"/>
        <w:ind w:left="567"/>
        <w:jc w:val="both"/>
        <w:rPr>
          <w:rFonts w:ascii="Times New Roman" w:hAnsi="Times New Roman"/>
          <w:sz w:val="24"/>
          <w:szCs w:val="24"/>
        </w:rPr>
      </w:pPr>
      <w:r w:rsidRPr="00CF580C">
        <w:rPr>
          <w:rFonts w:ascii="Times New Roman" w:hAnsi="Times New Roman"/>
          <w:sz w:val="24"/>
          <w:szCs w:val="24"/>
        </w:rPr>
        <w:t>44. A baixa prevista no item 43 e as providências previstas no item 26, alíneas (g) e (j), somente serão adotadas após ser assegurado ao profissional o direito ao contraditório e à ampla defesa que lhe permita justificar o não cumprimento das obrigações previstas nesta norma.</w:t>
      </w:r>
    </w:p>
    <w:p w14:paraId="41D05325" w14:textId="77777777" w:rsidR="003B5E05" w:rsidRDefault="003B5E05" w:rsidP="003B5E05">
      <w:pPr>
        <w:spacing w:after="0" w:line="240" w:lineRule="auto"/>
        <w:ind w:left="567" w:hanging="567"/>
        <w:jc w:val="both"/>
        <w:rPr>
          <w:rFonts w:ascii="Times New Roman" w:hAnsi="Times New Roman"/>
          <w:sz w:val="24"/>
          <w:szCs w:val="24"/>
        </w:rPr>
      </w:pPr>
    </w:p>
    <w:p w14:paraId="7012890E" w14:textId="77777777" w:rsidR="003B5E05" w:rsidRPr="0055691A" w:rsidRDefault="003B5E05" w:rsidP="003B5E05">
      <w:pPr>
        <w:spacing w:after="0" w:line="240" w:lineRule="auto"/>
        <w:jc w:val="both"/>
        <w:rPr>
          <w:rFonts w:ascii="Times New Roman" w:hAnsi="Times New Roman"/>
          <w:sz w:val="24"/>
          <w:szCs w:val="24"/>
        </w:rPr>
      </w:pPr>
      <w:r w:rsidRPr="0055691A">
        <w:rPr>
          <w:rFonts w:ascii="Times New Roman" w:hAnsi="Times New Roman"/>
          <w:sz w:val="24"/>
          <w:szCs w:val="24"/>
        </w:rPr>
        <w:t>Em razão dessas alterações, as disposições não alteradas desta norma são mantidas, e a sigla da NBC PG 12 (R</w:t>
      </w:r>
      <w:r>
        <w:rPr>
          <w:rFonts w:ascii="Times New Roman" w:hAnsi="Times New Roman"/>
          <w:sz w:val="24"/>
          <w:szCs w:val="24"/>
        </w:rPr>
        <w:t>2</w:t>
      </w:r>
      <w:r w:rsidRPr="0055691A">
        <w:rPr>
          <w:rFonts w:ascii="Times New Roman" w:hAnsi="Times New Roman"/>
          <w:sz w:val="24"/>
          <w:szCs w:val="24"/>
        </w:rPr>
        <w:t>), publicada no DOU, Seção 1, de 21/12/201</w:t>
      </w:r>
      <w:r>
        <w:rPr>
          <w:rFonts w:ascii="Times New Roman" w:hAnsi="Times New Roman"/>
          <w:sz w:val="24"/>
          <w:szCs w:val="24"/>
        </w:rPr>
        <w:t>6</w:t>
      </w:r>
      <w:r w:rsidRPr="0055691A">
        <w:rPr>
          <w:rFonts w:ascii="Times New Roman" w:hAnsi="Times New Roman"/>
          <w:sz w:val="24"/>
          <w:szCs w:val="24"/>
        </w:rPr>
        <w:t>, passa a ser NBC PG 12 (R</w:t>
      </w:r>
      <w:r>
        <w:rPr>
          <w:rFonts w:ascii="Times New Roman" w:hAnsi="Times New Roman"/>
          <w:sz w:val="24"/>
          <w:szCs w:val="24"/>
        </w:rPr>
        <w:t>3</w:t>
      </w:r>
      <w:r w:rsidRPr="0055691A">
        <w:rPr>
          <w:rFonts w:ascii="Times New Roman" w:hAnsi="Times New Roman"/>
          <w:sz w:val="24"/>
          <w:szCs w:val="24"/>
        </w:rPr>
        <w:t>).</w:t>
      </w:r>
    </w:p>
    <w:p w14:paraId="1220DD64" w14:textId="77777777" w:rsidR="003B5E05" w:rsidRPr="0055691A" w:rsidRDefault="003B5E05" w:rsidP="003B5E05">
      <w:pPr>
        <w:spacing w:after="0" w:line="240" w:lineRule="auto"/>
        <w:jc w:val="both"/>
        <w:rPr>
          <w:rFonts w:ascii="Times New Roman" w:hAnsi="Times New Roman"/>
          <w:sz w:val="24"/>
          <w:szCs w:val="24"/>
        </w:rPr>
      </w:pPr>
    </w:p>
    <w:p w14:paraId="11DA102F" w14:textId="77777777" w:rsidR="003B5E05" w:rsidRDefault="003B5E05" w:rsidP="003B5E05">
      <w:pPr>
        <w:spacing w:after="0" w:line="240" w:lineRule="auto"/>
        <w:jc w:val="both"/>
        <w:rPr>
          <w:rFonts w:ascii="Times New Roman" w:hAnsi="Times New Roman"/>
          <w:sz w:val="24"/>
          <w:szCs w:val="24"/>
        </w:rPr>
      </w:pPr>
      <w:r w:rsidRPr="0055691A">
        <w:rPr>
          <w:rFonts w:ascii="Times New Roman" w:hAnsi="Times New Roman"/>
          <w:sz w:val="24"/>
          <w:szCs w:val="24"/>
        </w:rPr>
        <w:t>As alterações desta norma entram em vigor na data de sua publicação, produzindo seus efeitos a partir de 1º de janeiro de 201</w:t>
      </w:r>
      <w:r>
        <w:rPr>
          <w:rFonts w:ascii="Times New Roman" w:hAnsi="Times New Roman"/>
          <w:sz w:val="24"/>
          <w:szCs w:val="24"/>
        </w:rPr>
        <w:t>8.</w:t>
      </w:r>
    </w:p>
    <w:p w14:paraId="75ABA028" w14:textId="77777777" w:rsidR="003B5E05" w:rsidRPr="0055691A" w:rsidRDefault="003B5E05" w:rsidP="003B5E05">
      <w:pPr>
        <w:spacing w:after="0" w:line="240" w:lineRule="auto"/>
        <w:jc w:val="both"/>
        <w:rPr>
          <w:rFonts w:ascii="Times New Roman" w:hAnsi="Times New Roman"/>
          <w:sz w:val="24"/>
          <w:szCs w:val="24"/>
        </w:rPr>
      </w:pPr>
      <w:r w:rsidRPr="0055691A">
        <w:rPr>
          <w:rFonts w:ascii="Times New Roman" w:hAnsi="Times New Roman"/>
          <w:sz w:val="24"/>
          <w:szCs w:val="24"/>
        </w:rPr>
        <w:t xml:space="preserve"> </w:t>
      </w:r>
    </w:p>
    <w:p w14:paraId="542C0A81" w14:textId="77777777" w:rsidR="003B5E05" w:rsidRPr="0055691A" w:rsidRDefault="003B5E05" w:rsidP="003B5E05">
      <w:pPr>
        <w:spacing w:after="0" w:line="240" w:lineRule="auto"/>
        <w:jc w:val="right"/>
        <w:rPr>
          <w:rFonts w:ascii="Times New Roman" w:hAnsi="Times New Roman"/>
          <w:sz w:val="24"/>
          <w:szCs w:val="24"/>
        </w:rPr>
      </w:pPr>
      <w:r w:rsidRPr="0055691A">
        <w:rPr>
          <w:rFonts w:ascii="Times New Roman" w:hAnsi="Times New Roman"/>
          <w:sz w:val="24"/>
          <w:szCs w:val="24"/>
        </w:rPr>
        <w:t xml:space="preserve">Brasília, </w:t>
      </w:r>
      <w:r>
        <w:rPr>
          <w:rFonts w:ascii="Times New Roman" w:hAnsi="Times New Roman"/>
          <w:sz w:val="24"/>
          <w:szCs w:val="24"/>
        </w:rPr>
        <w:t>24</w:t>
      </w:r>
      <w:r w:rsidRPr="0055691A">
        <w:rPr>
          <w:rFonts w:ascii="Times New Roman" w:hAnsi="Times New Roman"/>
          <w:sz w:val="24"/>
          <w:szCs w:val="24"/>
        </w:rPr>
        <w:t xml:space="preserve"> de </w:t>
      </w:r>
      <w:r>
        <w:rPr>
          <w:rFonts w:ascii="Times New Roman" w:hAnsi="Times New Roman"/>
          <w:sz w:val="24"/>
          <w:szCs w:val="24"/>
        </w:rPr>
        <w:t>nove</w:t>
      </w:r>
      <w:r w:rsidRPr="0055691A">
        <w:rPr>
          <w:rFonts w:ascii="Times New Roman" w:hAnsi="Times New Roman"/>
          <w:sz w:val="24"/>
          <w:szCs w:val="24"/>
        </w:rPr>
        <w:t>mbro de 201</w:t>
      </w:r>
      <w:r>
        <w:rPr>
          <w:rFonts w:ascii="Times New Roman" w:hAnsi="Times New Roman"/>
          <w:sz w:val="24"/>
          <w:szCs w:val="24"/>
        </w:rPr>
        <w:t>7</w:t>
      </w:r>
      <w:r w:rsidRPr="0055691A">
        <w:rPr>
          <w:rFonts w:ascii="Times New Roman" w:hAnsi="Times New Roman"/>
          <w:sz w:val="24"/>
          <w:szCs w:val="24"/>
        </w:rPr>
        <w:t>.</w:t>
      </w:r>
    </w:p>
    <w:p w14:paraId="389BC6F6" w14:textId="77777777" w:rsidR="003B5E05" w:rsidRPr="0055691A" w:rsidRDefault="003B5E05" w:rsidP="003B5E05">
      <w:pPr>
        <w:spacing w:after="0" w:line="240" w:lineRule="auto"/>
        <w:jc w:val="both"/>
        <w:rPr>
          <w:rFonts w:ascii="Times New Roman" w:hAnsi="Times New Roman"/>
          <w:sz w:val="24"/>
          <w:szCs w:val="24"/>
        </w:rPr>
      </w:pPr>
    </w:p>
    <w:p w14:paraId="4B2CABE0" w14:textId="77777777" w:rsidR="003B5E05" w:rsidRPr="0055691A" w:rsidRDefault="003B5E05" w:rsidP="003B5E05">
      <w:pPr>
        <w:spacing w:after="0" w:line="240" w:lineRule="auto"/>
        <w:jc w:val="both"/>
        <w:rPr>
          <w:rFonts w:ascii="Times New Roman" w:hAnsi="Times New Roman"/>
          <w:sz w:val="24"/>
          <w:szCs w:val="24"/>
        </w:rPr>
      </w:pPr>
    </w:p>
    <w:p w14:paraId="0BCA886B" w14:textId="77777777" w:rsidR="003B5E05" w:rsidRPr="0055691A" w:rsidRDefault="003B5E05" w:rsidP="003B5E05">
      <w:pPr>
        <w:spacing w:after="0" w:line="240" w:lineRule="auto"/>
        <w:jc w:val="center"/>
        <w:rPr>
          <w:rFonts w:ascii="Times New Roman" w:hAnsi="Times New Roman"/>
          <w:sz w:val="24"/>
          <w:szCs w:val="24"/>
        </w:rPr>
      </w:pPr>
      <w:r w:rsidRPr="0055691A">
        <w:rPr>
          <w:rFonts w:ascii="Times New Roman" w:hAnsi="Times New Roman"/>
          <w:sz w:val="24"/>
          <w:szCs w:val="24"/>
        </w:rPr>
        <w:t>Contador José Martonio Alves Coelho</w:t>
      </w:r>
    </w:p>
    <w:p w14:paraId="73E034C1" w14:textId="77777777" w:rsidR="003B5E05" w:rsidRPr="0055691A" w:rsidRDefault="003B5E05" w:rsidP="003B5E05">
      <w:pPr>
        <w:spacing w:after="0" w:line="240" w:lineRule="auto"/>
        <w:jc w:val="center"/>
        <w:rPr>
          <w:rFonts w:ascii="Times New Roman" w:hAnsi="Times New Roman"/>
          <w:sz w:val="24"/>
          <w:szCs w:val="24"/>
        </w:rPr>
      </w:pPr>
      <w:r w:rsidRPr="0055691A">
        <w:rPr>
          <w:rFonts w:ascii="Times New Roman" w:hAnsi="Times New Roman"/>
          <w:sz w:val="24"/>
          <w:szCs w:val="24"/>
        </w:rPr>
        <w:t>Presidente</w:t>
      </w:r>
    </w:p>
    <w:p w14:paraId="7B54BFAE" w14:textId="77777777" w:rsidR="003B5E05" w:rsidRPr="0055691A" w:rsidRDefault="003B5E05" w:rsidP="003B5E05">
      <w:pPr>
        <w:spacing w:after="0" w:line="240" w:lineRule="auto"/>
        <w:jc w:val="center"/>
        <w:rPr>
          <w:rFonts w:ascii="Times New Roman" w:hAnsi="Times New Roman"/>
          <w:sz w:val="24"/>
          <w:szCs w:val="24"/>
        </w:rPr>
      </w:pPr>
    </w:p>
    <w:p w14:paraId="7D4A61E1" w14:textId="77777777" w:rsidR="003B5E05" w:rsidRPr="0055691A" w:rsidRDefault="003B5E05" w:rsidP="003B5E05">
      <w:pPr>
        <w:spacing w:after="0" w:line="240" w:lineRule="auto"/>
        <w:rPr>
          <w:rFonts w:ascii="Times New Roman" w:hAnsi="Times New Roman"/>
          <w:sz w:val="24"/>
          <w:szCs w:val="24"/>
        </w:rPr>
      </w:pPr>
      <w:r w:rsidRPr="0055691A">
        <w:rPr>
          <w:rFonts w:ascii="Times New Roman" w:hAnsi="Times New Roman"/>
          <w:sz w:val="24"/>
          <w:szCs w:val="24"/>
        </w:rPr>
        <w:t>Ata CFC n.º 1.0</w:t>
      </w:r>
      <w:r>
        <w:rPr>
          <w:rFonts w:ascii="Times New Roman" w:hAnsi="Times New Roman"/>
          <w:sz w:val="24"/>
          <w:szCs w:val="24"/>
        </w:rPr>
        <w:t>35</w:t>
      </w:r>
      <w:r w:rsidRPr="0055691A">
        <w:rPr>
          <w:rFonts w:ascii="Times New Roman" w:hAnsi="Times New Roman"/>
          <w:sz w:val="24"/>
          <w:szCs w:val="24"/>
        </w:rPr>
        <w:t>.</w:t>
      </w:r>
    </w:p>
    <w:p w14:paraId="2999F5B1" w14:textId="77777777" w:rsidR="003B5E05" w:rsidRPr="007905C3" w:rsidRDefault="003B5E05" w:rsidP="003B5E05">
      <w:pPr>
        <w:pStyle w:val="Corpodetexto"/>
        <w:jc w:val="center"/>
        <w:rPr>
          <w:b/>
        </w:rPr>
      </w:pPr>
      <w:r w:rsidRPr="007905C3">
        <w:rPr>
          <w:b/>
        </w:rPr>
        <w:t>ANEXO II</w:t>
      </w:r>
    </w:p>
    <w:p w14:paraId="12735202" w14:textId="77777777" w:rsidR="003B5E05" w:rsidRPr="00E3513D" w:rsidRDefault="003B5E05" w:rsidP="003B5E05">
      <w:pPr>
        <w:pStyle w:val="Corpodetexto"/>
        <w:jc w:val="center"/>
        <w:rPr>
          <w:b/>
        </w:rPr>
      </w:pPr>
      <w:r w:rsidRPr="00E3513D">
        <w:rPr>
          <w:b/>
        </w:rPr>
        <w:t>TABELAS DE PONTUAÇÃO</w:t>
      </w:r>
    </w:p>
    <w:tbl>
      <w:tblPr>
        <w:tblW w:w="8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46"/>
        <w:gridCol w:w="3055"/>
        <w:gridCol w:w="1467"/>
        <w:gridCol w:w="1807"/>
      </w:tblGrid>
      <w:tr w:rsidR="003B5E05" w:rsidRPr="0089085E" w14:paraId="7CC6F86A" w14:textId="77777777" w:rsidTr="009A4CD5">
        <w:trPr>
          <w:trHeight w:val="925"/>
          <w:jc w:val="center"/>
        </w:trPr>
        <w:tc>
          <w:tcPr>
            <w:tcW w:w="8575" w:type="dxa"/>
            <w:gridSpan w:val="4"/>
            <w:vAlign w:val="center"/>
          </w:tcPr>
          <w:p w14:paraId="6D1DCDDF" w14:textId="77777777" w:rsidR="003B5E05" w:rsidRPr="0089085E" w:rsidRDefault="003B5E05" w:rsidP="009A4CD5">
            <w:pPr>
              <w:suppressAutoHyphens/>
              <w:spacing w:after="0" w:line="240" w:lineRule="auto"/>
              <w:jc w:val="center"/>
              <w:rPr>
                <w:rFonts w:ascii="Times New Roman" w:eastAsia="Times New Roman" w:hAnsi="Times New Roman"/>
                <w:b/>
                <w:sz w:val="24"/>
                <w:szCs w:val="24"/>
                <w:lang w:eastAsia="zh-CN"/>
              </w:rPr>
            </w:pPr>
            <w:r w:rsidRPr="0089085E">
              <w:rPr>
                <w:rFonts w:ascii="Times New Roman" w:eastAsia="Times New Roman" w:hAnsi="Times New Roman"/>
                <w:b/>
                <w:sz w:val="24"/>
                <w:szCs w:val="24"/>
                <w:lang w:eastAsia="zh-CN"/>
              </w:rPr>
              <w:t xml:space="preserve">Tabela I – Aquisição de conhecimento </w:t>
            </w:r>
          </w:p>
          <w:p w14:paraId="2B6FD83A" w14:textId="77777777" w:rsidR="003B5E05" w:rsidRPr="0089085E" w:rsidRDefault="003B5E05" w:rsidP="009A4CD5">
            <w:pPr>
              <w:suppressAutoHyphens/>
              <w:spacing w:after="0" w:line="240" w:lineRule="auto"/>
              <w:jc w:val="center"/>
              <w:rPr>
                <w:rFonts w:ascii="Times New Roman" w:eastAsia="Times New Roman" w:hAnsi="Times New Roman"/>
                <w:b/>
                <w:sz w:val="24"/>
                <w:szCs w:val="24"/>
                <w:lang w:eastAsia="zh-CN"/>
              </w:rPr>
            </w:pPr>
            <w:r w:rsidRPr="0089085E">
              <w:rPr>
                <w:rFonts w:ascii="Times New Roman" w:eastAsia="Times New Roman" w:hAnsi="Times New Roman"/>
                <w:b/>
                <w:sz w:val="24"/>
                <w:szCs w:val="24"/>
                <w:lang w:eastAsia="zh-CN"/>
              </w:rPr>
              <w:t>(observar a determinação contida no item 9 desta Norma)</w:t>
            </w:r>
          </w:p>
        </w:tc>
      </w:tr>
      <w:tr w:rsidR="003B5E05" w:rsidRPr="0089085E" w14:paraId="080D361C" w14:textId="77777777" w:rsidTr="009A4CD5">
        <w:trPr>
          <w:cantSplit/>
          <w:trHeight w:val="235"/>
          <w:jc w:val="center"/>
        </w:trPr>
        <w:tc>
          <w:tcPr>
            <w:tcW w:w="2246" w:type="dxa"/>
            <w:vAlign w:val="center"/>
          </w:tcPr>
          <w:p w14:paraId="7835086B" w14:textId="77777777" w:rsidR="003B5E05" w:rsidRPr="0089085E" w:rsidRDefault="003B5E05" w:rsidP="009A4CD5">
            <w:pPr>
              <w:suppressAutoHyphens/>
              <w:spacing w:after="0" w:line="240" w:lineRule="auto"/>
              <w:jc w:val="center"/>
              <w:rPr>
                <w:rFonts w:ascii="Times New Roman" w:eastAsia="Times New Roman" w:hAnsi="Times New Roman"/>
                <w:b/>
                <w:sz w:val="20"/>
                <w:szCs w:val="20"/>
                <w:lang w:eastAsia="zh-CN"/>
              </w:rPr>
            </w:pPr>
            <w:r w:rsidRPr="0089085E">
              <w:rPr>
                <w:rFonts w:ascii="Times New Roman" w:eastAsia="Times New Roman" w:hAnsi="Times New Roman"/>
                <w:b/>
                <w:sz w:val="20"/>
                <w:szCs w:val="20"/>
                <w:lang w:eastAsia="zh-CN"/>
              </w:rPr>
              <w:t>Natureza</w:t>
            </w:r>
          </w:p>
        </w:tc>
        <w:tc>
          <w:tcPr>
            <w:tcW w:w="3055" w:type="dxa"/>
            <w:tcBorders>
              <w:top w:val="single" w:sz="4" w:space="0" w:color="auto"/>
              <w:bottom w:val="single" w:sz="4" w:space="0" w:color="auto"/>
              <w:right w:val="single" w:sz="4" w:space="0" w:color="auto"/>
            </w:tcBorders>
            <w:vAlign w:val="center"/>
          </w:tcPr>
          <w:p w14:paraId="2590F246" w14:textId="77777777" w:rsidR="003B5E05" w:rsidRPr="0089085E" w:rsidRDefault="003B5E05" w:rsidP="009A4CD5">
            <w:pPr>
              <w:suppressAutoHyphens/>
              <w:spacing w:after="0" w:line="240" w:lineRule="auto"/>
              <w:jc w:val="center"/>
              <w:rPr>
                <w:rFonts w:ascii="Times New Roman" w:eastAsia="Times New Roman" w:hAnsi="Times New Roman"/>
                <w:b/>
                <w:sz w:val="20"/>
                <w:szCs w:val="20"/>
                <w:lang w:eastAsia="zh-CN"/>
              </w:rPr>
            </w:pPr>
            <w:r w:rsidRPr="0089085E">
              <w:rPr>
                <w:rFonts w:ascii="Times New Roman" w:eastAsia="Times New Roman" w:hAnsi="Times New Roman"/>
                <w:b/>
                <w:sz w:val="20"/>
                <w:szCs w:val="20"/>
                <w:lang w:eastAsia="zh-CN"/>
              </w:rPr>
              <w:t>Características</w:t>
            </w:r>
          </w:p>
        </w:tc>
        <w:tc>
          <w:tcPr>
            <w:tcW w:w="1467" w:type="dxa"/>
            <w:tcBorders>
              <w:top w:val="single" w:sz="4" w:space="0" w:color="auto"/>
              <w:left w:val="single" w:sz="4" w:space="0" w:color="auto"/>
              <w:bottom w:val="single" w:sz="4" w:space="0" w:color="auto"/>
              <w:right w:val="single" w:sz="4" w:space="0" w:color="auto"/>
            </w:tcBorders>
            <w:vAlign w:val="center"/>
          </w:tcPr>
          <w:p w14:paraId="44AB3594" w14:textId="77777777" w:rsidR="003B5E05" w:rsidRPr="0089085E" w:rsidRDefault="003B5E05" w:rsidP="009A4CD5">
            <w:pPr>
              <w:suppressAutoHyphens/>
              <w:spacing w:after="0" w:line="240" w:lineRule="auto"/>
              <w:jc w:val="center"/>
              <w:rPr>
                <w:rFonts w:ascii="Times New Roman" w:eastAsia="Times New Roman" w:hAnsi="Times New Roman"/>
                <w:b/>
                <w:sz w:val="20"/>
                <w:szCs w:val="20"/>
                <w:lang w:eastAsia="zh-CN"/>
              </w:rPr>
            </w:pPr>
            <w:r w:rsidRPr="0089085E">
              <w:rPr>
                <w:rFonts w:ascii="Times New Roman" w:eastAsia="Times New Roman" w:hAnsi="Times New Roman"/>
                <w:b/>
                <w:sz w:val="20"/>
                <w:szCs w:val="20"/>
                <w:lang w:eastAsia="zh-CN"/>
              </w:rPr>
              <w:t>Requisitos</w:t>
            </w:r>
          </w:p>
        </w:tc>
        <w:tc>
          <w:tcPr>
            <w:tcW w:w="1807" w:type="dxa"/>
            <w:tcBorders>
              <w:top w:val="single" w:sz="4" w:space="0" w:color="auto"/>
              <w:left w:val="single" w:sz="4" w:space="0" w:color="auto"/>
              <w:bottom w:val="single" w:sz="4" w:space="0" w:color="auto"/>
              <w:right w:val="single" w:sz="4" w:space="0" w:color="auto"/>
            </w:tcBorders>
            <w:vAlign w:val="center"/>
          </w:tcPr>
          <w:p w14:paraId="773359E9" w14:textId="77777777" w:rsidR="003B5E05" w:rsidRPr="0089085E" w:rsidRDefault="003B5E05" w:rsidP="009A4CD5">
            <w:pPr>
              <w:suppressAutoHyphens/>
              <w:spacing w:after="0" w:line="240" w:lineRule="auto"/>
              <w:jc w:val="center"/>
              <w:rPr>
                <w:rFonts w:ascii="Times New Roman" w:eastAsia="Times New Roman" w:hAnsi="Times New Roman"/>
                <w:b/>
                <w:sz w:val="20"/>
                <w:szCs w:val="20"/>
                <w:lang w:eastAsia="zh-CN"/>
              </w:rPr>
            </w:pPr>
            <w:r w:rsidRPr="0089085E">
              <w:rPr>
                <w:rFonts w:ascii="Times New Roman" w:eastAsia="Times New Roman" w:hAnsi="Times New Roman"/>
                <w:b/>
                <w:sz w:val="20"/>
                <w:szCs w:val="20"/>
                <w:lang w:eastAsia="zh-CN"/>
              </w:rPr>
              <w:t>Atribuição de pontos</w:t>
            </w:r>
          </w:p>
        </w:tc>
      </w:tr>
      <w:tr w:rsidR="003B5E05" w:rsidRPr="0089085E" w14:paraId="4DB44A6E" w14:textId="77777777" w:rsidTr="009A4CD5">
        <w:trPr>
          <w:cantSplit/>
          <w:trHeight w:val="1385"/>
          <w:jc w:val="center"/>
        </w:trPr>
        <w:tc>
          <w:tcPr>
            <w:tcW w:w="2246" w:type="dxa"/>
            <w:vAlign w:val="center"/>
          </w:tcPr>
          <w:p w14:paraId="7DE18A63" w14:textId="77777777" w:rsidR="003B5E05" w:rsidRPr="0089085E" w:rsidRDefault="003B5E05" w:rsidP="009A4CD5">
            <w:pPr>
              <w:spacing w:line="240" w:lineRule="auto"/>
              <w:rPr>
                <w:rFonts w:ascii="Times New Roman" w:hAnsi="Times New Roman"/>
                <w:sz w:val="20"/>
                <w:szCs w:val="20"/>
              </w:rPr>
            </w:pPr>
            <w:r w:rsidRPr="0089085E">
              <w:rPr>
                <w:rFonts w:ascii="Times New Roman" w:hAnsi="Times New Roman"/>
                <w:sz w:val="20"/>
                <w:szCs w:val="20"/>
              </w:rPr>
              <w:t xml:space="preserve">Cursos e treinamentos internos e reuniões técnicas internas das firmas de auditoria credenciadas </w:t>
            </w:r>
          </w:p>
        </w:tc>
        <w:tc>
          <w:tcPr>
            <w:tcW w:w="3055" w:type="dxa"/>
            <w:tcBorders>
              <w:right w:val="single" w:sz="4" w:space="0" w:color="auto"/>
            </w:tcBorders>
            <w:vAlign w:val="center"/>
          </w:tcPr>
          <w:p w14:paraId="5086FD56" w14:textId="77777777" w:rsidR="003B5E05" w:rsidRPr="0089085E" w:rsidRDefault="003B5E05" w:rsidP="009A4CD5">
            <w:pPr>
              <w:spacing w:after="0" w:line="240" w:lineRule="auto"/>
              <w:jc w:val="both"/>
              <w:rPr>
                <w:rFonts w:ascii="Times New Roman" w:hAnsi="Times New Roman"/>
                <w:sz w:val="20"/>
                <w:szCs w:val="20"/>
              </w:rPr>
            </w:pPr>
            <w:r w:rsidRPr="0089085E">
              <w:rPr>
                <w:rFonts w:ascii="Times New Roman" w:hAnsi="Times New Roman"/>
                <w:sz w:val="20"/>
                <w:szCs w:val="20"/>
              </w:rPr>
              <w:t xml:space="preserve">Cursos que contribuam para a melhoria da </w:t>
            </w:r>
            <w:r w:rsidRPr="0089085E">
              <w:rPr>
                <w:rFonts w:ascii="Times New Roman" w:hAnsi="Times New Roman"/>
                <w:i/>
                <w:sz w:val="20"/>
                <w:szCs w:val="20"/>
              </w:rPr>
              <w:t>performance</w:t>
            </w:r>
            <w:r w:rsidRPr="0089085E">
              <w:rPr>
                <w:rFonts w:ascii="Times New Roman" w:hAnsi="Times New Roman"/>
                <w:sz w:val="20"/>
                <w:szCs w:val="20"/>
              </w:rPr>
              <w:t>, com conteúdo de natureza técnica e profissional, relacionados ao PEPC.</w:t>
            </w:r>
          </w:p>
        </w:tc>
        <w:tc>
          <w:tcPr>
            <w:tcW w:w="1467" w:type="dxa"/>
            <w:tcBorders>
              <w:top w:val="single" w:sz="4" w:space="0" w:color="auto"/>
              <w:left w:val="single" w:sz="4" w:space="0" w:color="auto"/>
              <w:right w:val="single" w:sz="4" w:space="0" w:color="auto"/>
            </w:tcBorders>
            <w:vAlign w:val="center"/>
          </w:tcPr>
          <w:p w14:paraId="65B1B25E" w14:textId="77777777" w:rsidR="003B5E05" w:rsidRPr="0089085E" w:rsidRDefault="003B5E05" w:rsidP="009A4CD5">
            <w:pPr>
              <w:suppressAutoHyphens/>
              <w:spacing w:after="0" w:line="240" w:lineRule="auto"/>
              <w:jc w:val="center"/>
              <w:rPr>
                <w:rFonts w:ascii="Times New Roman" w:eastAsia="Times New Roman" w:hAnsi="Times New Roman"/>
                <w:sz w:val="20"/>
                <w:szCs w:val="20"/>
                <w:lang w:eastAsia="zh-CN"/>
              </w:rPr>
            </w:pPr>
            <w:r w:rsidRPr="0089085E">
              <w:rPr>
                <w:rFonts w:ascii="Times New Roman" w:eastAsia="Times New Roman" w:hAnsi="Times New Roman"/>
                <w:sz w:val="20"/>
                <w:szCs w:val="20"/>
                <w:lang w:eastAsia="zh-CN"/>
              </w:rPr>
              <w:t xml:space="preserve">Cursos </w:t>
            </w:r>
            <w:r w:rsidRPr="00CF580C">
              <w:rPr>
                <w:rFonts w:ascii="Times New Roman" w:eastAsia="Times New Roman" w:hAnsi="Times New Roman"/>
                <w:sz w:val="20"/>
                <w:szCs w:val="20"/>
                <w:lang w:eastAsia="zh-CN"/>
              </w:rPr>
              <w:t>presenciais e/ou a distância</w:t>
            </w:r>
          </w:p>
        </w:tc>
        <w:tc>
          <w:tcPr>
            <w:tcW w:w="1807" w:type="dxa"/>
            <w:tcBorders>
              <w:top w:val="single" w:sz="4" w:space="0" w:color="auto"/>
              <w:left w:val="single" w:sz="4" w:space="0" w:color="auto"/>
              <w:right w:val="single" w:sz="4" w:space="0" w:color="auto"/>
            </w:tcBorders>
            <w:vAlign w:val="center"/>
          </w:tcPr>
          <w:p w14:paraId="6D14B017" w14:textId="77777777" w:rsidR="003B5E05" w:rsidRPr="0089085E" w:rsidRDefault="003B5E05" w:rsidP="009A4CD5">
            <w:pPr>
              <w:spacing w:line="240" w:lineRule="auto"/>
              <w:jc w:val="both"/>
              <w:rPr>
                <w:rFonts w:ascii="Times New Roman" w:hAnsi="Times New Roman"/>
                <w:sz w:val="20"/>
                <w:szCs w:val="20"/>
              </w:rPr>
            </w:pPr>
            <w:r w:rsidRPr="0089085E">
              <w:rPr>
                <w:rFonts w:ascii="Times New Roman" w:hAnsi="Times New Roman"/>
                <w:sz w:val="20"/>
                <w:szCs w:val="20"/>
              </w:rPr>
              <w:t>1 (um) ponto por hora.</w:t>
            </w:r>
          </w:p>
        </w:tc>
      </w:tr>
      <w:tr w:rsidR="003B5E05" w:rsidRPr="0089085E" w14:paraId="07EEE70A" w14:textId="77777777" w:rsidTr="009A4CD5">
        <w:trPr>
          <w:cantSplit/>
          <w:trHeight w:val="1385"/>
          <w:jc w:val="center"/>
        </w:trPr>
        <w:tc>
          <w:tcPr>
            <w:tcW w:w="2246" w:type="dxa"/>
            <w:vAlign w:val="center"/>
          </w:tcPr>
          <w:p w14:paraId="18984357" w14:textId="77777777" w:rsidR="003B5E05" w:rsidRPr="0089085E" w:rsidRDefault="003B5E05" w:rsidP="009A4CD5">
            <w:pPr>
              <w:spacing w:line="240" w:lineRule="auto"/>
              <w:rPr>
                <w:rFonts w:ascii="Times New Roman" w:hAnsi="Times New Roman"/>
                <w:sz w:val="20"/>
                <w:szCs w:val="20"/>
              </w:rPr>
            </w:pPr>
            <w:r w:rsidRPr="0089085E">
              <w:rPr>
                <w:rFonts w:ascii="Times New Roman" w:hAnsi="Times New Roman"/>
                <w:sz w:val="20"/>
                <w:szCs w:val="20"/>
              </w:rPr>
              <w:t xml:space="preserve">Demais cursos e palestras credenciadas </w:t>
            </w:r>
          </w:p>
        </w:tc>
        <w:tc>
          <w:tcPr>
            <w:tcW w:w="3055" w:type="dxa"/>
            <w:tcBorders>
              <w:right w:val="single" w:sz="4" w:space="0" w:color="auto"/>
            </w:tcBorders>
            <w:vAlign w:val="center"/>
          </w:tcPr>
          <w:p w14:paraId="245C313B" w14:textId="77777777" w:rsidR="003B5E05" w:rsidRPr="0089085E" w:rsidRDefault="003B5E05" w:rsidP="009A4CD5">
            <w:pPr>
              <w:spacing w:line="240" w:lineRule="auto"/>
              <w:jc w:val="both"/>
              <w:rPr>
                <w:rFonts w:ascii="Times New Roman" w:hAnsi="Times New Roman"/>
                <w:sz w:val="20"/>
                <w:szCs w:val="20"/>
              </w:rPr>
            </w:pPr>
            <w:r w:rsidRPr="0089085E">
              <w:rPr>
                <w:rFonts w:ascii="Times New Roman" w:hAnsi="Times New Roman"/>
                <w:sz w:val="20"/>
                <w:szCs w:val="20"/>
              </w:rPr>
              <w:t xml:space="preserve">Temas que contribuam para a melhoria da </w:t>
            </w:r>
            <w:r w:rsidRPr="0089085E">
              <w:rPr>
                <w:rFonts w:ascii="Times New Roman" w:hAnsi="Times New Roman"/>
                <w:i/>
                <w:sz w:val="20"/>
                <w:szCs w:val="20"/>
              </w:rPr>
              <w:t>performance</w:t>
            </w:r>
            <w:r w:rsidRPr="0089085E">
              <w:rPr>
                <w:rFonts w:ascii="Times New Roman" w:hAnsi="Times New Roman"/>
                <w:sz w:val="20"/>
                <w:szCs w:val="20"/>
              </w:rPr>
              <w:t xml:space="preserve"> do profissional, com conteúdo de natureza técnica e profissional, relacionados ao PEPC.</w:t>
            </w:r>
          </w:p>
        </w:tc>
        <w:tc>
          <w:tcPr>
            <w:tcW w:w="1467" w:type="dxa"/>
            <w:tcBorders>
              <w:top w:val="single" w:sz="4" w:space="0" w:color="auto"/>
              <w:left w:val="single" w:sz="4" w:space="0" w:color="auto"/>
              <w:right w:val="single" w:sz="4" w:space="0" w:color="auto"/>
            </w:tcBorders>
            <w:vAlign w:val="center"/>
          </w:tcPr>
          <w:p w14:paraId="7FD968FD" w14:textId="77777777" w:rsidR="003B5E05" w:rsidRPr="0089085E" w:rsidRDefault="003B5E05" w:rsidP="009A4CD5">
            <w:pPr>
              <w:suppressAutoHyphens/>
              <w:spacing w:after="0" w:line="240" w:lineRule="auto"/>
              <w:jc w:val="center"/>
              <w:rPr>
                <w:rFonts w:ascii="Times New Roman" w:eastAsia="Times New Roman" w:hAnsi="Times New Roman"/>
                <w:sz w:val="20"/>
                <w:szCs w:val="20"/>
                <w:lang w:eastAsia="zh-CN"/>
              </w:rPr>
            </w:pPr>
            <w:r w:rsidRPr="0089085E">
              <w:rPr>
                <w:rFonts w:ascii="Times New Roman" w:eastAsia="Times New Roman" w:hAnsi="Times New Roman"/>
                <w:sz w:val="20"/>
                <w:szCs w:val="20"/>
                <w:lang w:eastAsia="zh-CN"/>
              </w:rPr>
              <w:t>Cursos e palestras presenciais e</w:t>
            </w:r>
            <w:r w:rsidRPr="005D10B6">
              <w:rPr>
                <w:rFonts w:ascii="Times New Roman" w:eastAsia="Times New Roman" w:hAnsi="Times New Roman"/>
                <w:sz w:val="20"/>
                <w:szCs w:val="20"/>
                <w:lang w:eastAsia="zh-CN"/>
              </w:rPr>
              <w:t>/ou</w:t>
            </w:r>
            <w:r w:rsidRPr="0089085E">
              <w:rPr>
                <w:rFonts w:ascii="Times New Roman" w:eastAsia="Times New Roman" w:hAnsi="Times New Roman"/>
                <w:sz w:val="20"/>
                <w:szCs w:val="20"/>
                <w:lang w:eastAsia="zh-CN"/>
              </w:rPr>
              <w:t xml:space="preserve"> </w:t>
            </w:r>
            <w:r w:rsidRPr="00BC7C00">
              <w:rPr>
                <w:rFonts w:ascii="Times New Roman" w:eastAsia="Times New Roman" w:hAnsi="Times New Roman"/>
                <w:sz w:val="20"/>
                <w:szCs w:val="20"/>
                <w:lang w:eastAsia="zh-CN"/>
              </w:rPr>
              <w:t>a</w:t>
            </w:r>
            <w:r w:rsidRPr="0089085E">
              <w:rPr>
                <w:rFonts w:ascii="Times New Roman" w:eastAsia="Times New Roman" w:hAnsi="Times New Roman"/>
                <w:sz w:val="20"/>
                <w:szCs w:val="20"/>
                <w:lang w:eastAsia="zh-CN"/>
              </w:rPr>
              <w:t xml:space="preserve"> distância</w:t>
            </w:r>
          </w:p>
        </w:tc>
        <w:tc>
          <w:tcPr>
            <w:tcW w:w="1807" w:type="dxa"/>
            <w:tcBorders>
              <w:top w:val="single" w:sz="4" w:space="0" w:color="auto"/>
              <w:left w:val="single" w:sz="4" w:space="0" w:color="auto"/>
              <w:right w:val="single" w:sz="4" w:space="0" w:color="auto"/>
            </w:tcBorders>
            <w:vAlign w:val="center"/>
          </w:tcPr>
          <w:p w14:paraId="529DB9D4" w14:textId="77777777" w:rsidR="003B5E05" w:rsidRPr="0089085E" w:rsidRDefault="003B5E05" w:rsidP="009A4CD5">
            <w:pPr>
              <w:spacing w:line="240" w:lineRule="auto"/>
              <w:jc w:val="both"/>
              <w:rPr>
                <w:sz w:val="20"/>
                <w:szCs w:val="20"/>
              </w:rPr>
            </w:pPr>
            <w:r w:rsidRPr="0089085E">
              <w:rPr>
                <w:rFonts w:ascii="Times New Roman" w:hAnsi="Times New Roman"/>
                <w:sz w:val="20"/>
                <w:szCs w:val="20"/>
              </w:rPr>
              <w:t>1 (um) ponto por hora.</w:t>
            </w:r>
          </w:p>
        </w:tc>
      </w:tr>
      <w:tr w:rsidR="003B5E05" w:rsidRPr="0089085E" w14:paraId="2CD2EC97" w14:textId="77777777" w:rsidTr="009A4CD5">
        <w:trPr>
          <w:cantSplit/>
          <w:trHeight w:val="1385"/>
          <w:jc w:val="center"/>
        </w:trPr>
        <w:tc>
          <w:tcPr>
            <w:tcW w:w="2246" w:type="dxa"/>
            <w:vAlign w:val="center"/>
          </w:tcPr>
          <w:p w14:paraId="7322291F" w14:textId="77777777" w:rsidR="003B5E05" w:rsidRPr="0089085E" w:rsidRDefault="003B5E05" w:rsidP="009A4CD5">
            <w:pPr>
              <w:spacing w:line="240" w:lineRule="auto"/>
              <w:rPr>
                <w:rFonts w:ascii="Times New Roman" w:hAnsi="Times New Roman"/>
                <w:sz w:val="20"/>
                <w:szCs w:val="20"/>
              </w:rPr>
            </w:pPr>
            <w:r w:rsidRPr="0089085E">
              <w:rPr>
                <w:rFonts w:ascii="Times New Roman" w:hAnsi="Times New Roman"/>
                <w:sz w:val="20"/>
                <w:szCs w:val="20"/>
              </w:rPr>
              <w:t>Cu</w:t>
            </w:r>
            <w:r>
              <w:rPr>
                <w:rFonts w:ascii="Times New Roman" w:hAnsi="Times New Roman"/>
                <w:sz w:val="20"/>
                <w:szCs w:val="20"/>
              </w:rPr>
              <w:t xml:space="preserve">rsos de graduação e </w:t>
            </w:r>
            <w:r w:rsidRPr="0089085E">
              <w:rPr>
                <w:rFonts w:ascii="Times New Roman" w:hAnsi="Times New Roman"/>
                <w:sz w:val="20"/>
                <w:szCs w:val="20"/>
              </w:rPr>
              <w:t>pós-graduação (</w:t>
            </w:r>
            <w:r w:rsidRPr="0089085E">
              <w:rPr>
                <w:rFonts w:ascii="Times New Roman" w:hAnsi="Times New Roman"/>
                <w:i/>
                <w:iCs/>
                <w:sz w:val="20"/>
                <w:szCs w:val="20"/>
              </w:rPr>
              <w:t xml:space="preserve">lato sensu </w:t>
            </w:r>
            <w:r w:rsidRPr="0089085E">
              <w:rPr>
                <w:rFonts w:ascii="Times New Roman" w:hAnsi="Times New Roman"/>
                <w:iCs/>
                <w:sz w:val="20"/>
                <w:szCs w:val="20"/>
              </w:rPr>
              <w:t>e</w:t>
            </w:r>
            <w:r w:rsidRPr="0089085E">
              <w:rPr>
                <w:rFonts w:ascii="Times New Roman" w:hAnsi="Times New Roman"/>
                <w:i/>
                <w:iCs/>
                <w:sz w:val="20"/>
                <w:szCs w:val="20"/>
              </w:rPr>
              <w:t xml:space="preserve"> stricto sensu)</w:t>
            </w:r>
            <w:r w:rsidRPr="0089085E">
              <w:rPr>
                <w:rFonts w:ascii="Times New Roman" w:hAnsi="Times New Roman"/>
                <w:iCs/>
                <w:sz w:val="20"/>
                <w:szCs w:val="20"/>
              </w:rPr>
              <w:t xml:space="preserve"> oferecidos por IES</w:t>
            </w:r>
            <w:r w:rsidRPr="00D17DF9">
              <w:rPr>
                <w:rFonts w:ascii="Times New Roman" w:hAnsi="Times New Roman"/>
                <w:iCs/>
                <w:sz w:val="20"/>
                <w:szCs w:val="20"/>
              </w:rPr>
              <w:t>,</w:t>
            </w:r>
            <w:r w:rsidRPr="00BC7C00">
              <w:rPr>
                <w:rFonts w:ascii="Times New Roman" w:hAnsi="Times New Roman"/>
                <w:iCs/>
                <w:sz w:val="20"/>
                <w:szCs w:val="20"/>
              </w:rPr>
              <w:t xml:space="preserve"> </w:t>
            </w:r>
            <w:r w:rsidRPr="005D10B6">
              <w:rPr>
                <w:rFonts w:ascii="Times New Roman" w:hAnsi="Times New Roman"/>
                <w:iCs/>
                <w:sz w:val="20"/>
                <w:szCs w:val="20"/>
              </w:rPr>
              <w:t>reconhecidos pelo</w:t>
            </w:r>
            <w:r w:rsidRPr="005D10B6">
              <w:rPr>
                <w:rFonts w:ascii="Times New Roman" w:hAnsi="Times New Roman"/>
                <w:iCs/>
                <w:color w:val="FF0000"/>
                <w:sz w:val="20"/>
                <w:szCs w:val="20"/>
              </w:rPr>
              <w:t xml:space="preserve"> </w:t>
            </w:r>
            <w:r w:rsidRPr="005D10B6">
              <w:rPr>
                <w:rFonts w:ascii="Times New Roman" w:hAnsi="Times New Roman"/>
                <w:iCs/>
                <w:sz w:val="20"/>
                <w:szCs w:val="20"/>
              </w:rPr>
              <w:t>MEC</w:t>
            </w:r>
          </w:p>
        </w:tc>
        <w:tc>
          <w:tcPr>
            <w:tcW w:w="3055" w:type="dxa"/>
            <w:tcBorders>
              <w:right w:val="single" w:sz="4" w:space="0" w:color="auto"/>
            </w:tcBorders>
            <w:vAlign w:val="center"/>
          </w:tcPr>
          <w:p w14:paraId="009076D6" w14:textId="77777777" w:rsidR="003B5E05" w:rsidRPr="0089085E" w:rsidRDefault="003B5E05" w:rsidP="009A4CD5">
            <w:pPr>
              <w:spacing w:line="240" w:lineRule="auto"/>
              <w:ind w:left="72"/>
              <w:jc w:val="both"/>
              <w:rPr>
                <w:rFonts w:ascii="Times New Roman" w:hAnsi="Times New Roman"/>
                <w:i/>
                <w:strike/>
                <w:sz w:val="20"/>
                <w:szCs w:val="20"/>
              </w:rPr>
            </w:pPr>
            <w:r w:rsidRPr="0089085E">
              <w:rPr>
                <w:rFonts w:ascii="Times New Roman" w:hAnsi="Times New Roman"/>
                <w:sz w:val="20"/>
                <w:szCs w:val="20"/>
              </w:rPr>
              <w:t xml:space="preserve">Disciplinas que contribuam para a melhoria da </w:t>
            </w:r>
            <w:r w:rsidRPr="0089085E">
              <w:rPr>
                <w:rFonts w:ascii="Times New Roman" w:hAnsi="Times New Roman"/>
                <w:i/>
                <w:sz w:val="20"/>
                <w:szCs w:val="20"/>
              </w:rPr>
              <w:t>performance</w:t>
            </w:r>
            <w:r w:rsidRPr="0089085E">
              <w:rPr>
                <w:rFonts w:ascii="Times New Roman" w:hAnsi="Times New Roman"/>
                <w:sz w:val="20"/>
                <w:szCs w:val="20"/>
              </w:rPr>
              <w:t xml:space="preserve"> do profissional, com conteúdo de natureza técnica e profissional, relacionadas ao PEPC.</w:t>
            </w:r>
          </w:p>
        </w:tc>
        <w:tc>
          <w:tcPr>
            <w:tcW w:w="1467" w:type="dxa"/>
            <w:tcBorders>
              <w:top w:val="single" w:sz="4" w:space="0" w:color="auto"/>
              <w:left w:val="single" w:sz="4" w:space="0" w:color="auto"/>
              <w:right w:val="single" w:sz="4" w:space="0" w:color="auto"/>
            </w:tcBorders>
            <w:vAlign w:val="center"/>
          </w:tcPr>
          <w:p w14:paraId="412BAADC" w14:textId="77777777" w:rsidR="003B5E05" w:rsidRPr="0089085E" w:rsidRDefault="003B5E05" w:rsidP="009A4CD5">
            <w:pPr>
              <w:suppressAutoHyphens/>
              <w:spacing w:after="0" w:line="240" w:lineRule="auto"/>
              <w:jc w:val="both"/>
              <w:rPr>
                <w:rFonts w:ascii="Times New Roman" w:eastAsia="Times New Roman" w:hAnsi="Times New Roman"/>
                <w:sz w:val="20"/>
                <w:szCs w:val="20"/>
                <w:lang w:eastAsia="zh-CN"/>
              </w:rPr>
            </w:pPr>
            <w:r w:rsidRPr="0089085E">
              <w:rPr>
                <w:rFonts w:ascii="Times New Roman" w:eastAsia="Times New Roman" w:hAnsi="Times New Roman"/>
                <w:sz w:val="20"/>
                <w:szCs w:val="20"/>
                <w:lang w:eastAsia="zh-CN"/>
              </w:rPr>
              <w:t>Mínimo de 360 (trezentos e sessenta) horas-aula</w:t>
            </w:r>
          </w:p>
          <w:p w14:paraId="43469FD3" w14:textId="77777777" w:rsidR="003B5E05" w:rsidRPr="0089085E" w:rsidRDefault="003B5E05" w:rsidP="009A4CD5">
            <w:pPr>
              <w:spacing w:line="240" w:lineRule="auto"/>
              <w:jc w:val="both"/>
              <w:rPr>
                <w:rFonts w:ascii="Times New Roman" w:hAnsi="Times New Roman"/>
                <w:sz w:val="20"/>
                <w:szCs w:val="20"/>
              </w:rPr>
            </w:pPr>
          </w:p>
        </w:tc>
        <w:tc>
          <w:tcPr>
            <w:tcW w:w="1807" w:type="dxa"/>
            <w:tcBorders>
              <w:top w:val="single" w:sz="4" w:space="0" w:color="auto"/>
              <w:left w:val="single" w:sz="4" w:space="0" w:color="auto"/>
              <w:right w:val="single" w:sz="4" w:space="0" w:color="auto"/>
            </w:tcBorders>
            <w:vAlign w:val="center"/>
          </w:tcPr>
          <w:p w14:paraId="076E4828" w14:textId="77777777" w:rsidR="003B5E05" w:rsidRPr="0089085E" w:rsidRDefault="003B5E05" w:rsidP="009A4CD5">
            <w:pPr>
              <w:spacing w:line="240" w:lineRule="auto"/>
              <w:jc w:val="both"/>
              <w:rPr>
                <w:sz w:val="20"/>
                <w:szCs w:val="20"/>
              </w:rPr>
            </w:pPr>
            <w:r w:rsidRPr="0089085E">
              <w:rPr>
                <w:rFonts w:ascii="Times New Roman" w:hAnsi="Times New Roman"/>
                <w:sz w:val="20"/>
                <w:szCs w:val="20"/>
              </w:rPr>
              <w:t>10 (dez) pontos por disciplina concluída. A comprovação deve ser feita pelo profissional mediante a apresentação de declaração, emitida pela IES, das disciplinas concluídas no ano.</w:t>
            </w:r>
          </w:p>
        </w:tc>
      </w:tr>
      <w:tr w:rsidR="003B5E05" w:rsidRPr="0089085E" w14:paraId="05D5017B" w14:textId="77777777" w:rsidTr="009A4CD5">
        <w:trPr>
          <w:cantSplit/>
          <w:trHeight w:val="470"/>
          <w:jc w:val="center"/>
        </w:trPr>
        <w:tc>
          <w:tcPr>
            <w:tcW w:w="2246" w:type="dxa"/>
            <w:vAlign w:val="center"/>
          </w:tcPr>
          <w:p w14:paraId="32CB3054" w14:textId="77777777" w:rsidR="003B5E05" w:rsidRPr="0089085E" w:rsidRDefault="003B5E05" w:rsidP="009A4CD5">
            <w:pPr>
              <w:spacing w:line="240" w:lineRule="auto"/>
              <w:jc w:val="both"/>
              <w:rPr>
                <w:rFonts w:ascii="Times New Roman" w:hAnsi="Times New Roman"/>
                <w:sz w:val="20"/>
                <w:szCs w:val="20"/>
              </w:rPr>
            </w:pPr>
            <w:r w:rsidRPr="0089085E">
              <w:rPr>
                <w:rFonts w:ascii="Times New Roman" w:hAnsi="Times New Roman"/>
                <w:sz w:val="20"/>
                <w:szCs w:val="20"/>
              </w:rPr>
              <w:t>Autoestudo credenciado</w:t>
            </w:r>
          </w:p>
        </w:tc>
        <w:tc>
          <w:tcPr>
            <w:tcW w:w="3055" w:type="dxa"/>
            <w:tcBorders>
              <w:top w:val="single" w:sz="4" w:space="0" w:color="auto"/>
              <w:bottom w:val="single" w:sz="4" w:space="0" w:color="auto"/>
              <w:right w:val="single" w:sz="4" w:space="0" w:color="auto"/>
            </w:tcBorders>
            <w:vAlign w:val="center"/>
          </w:tcPr>
          <w:p w14:paraId="3809C754" w14:textId="77777777" w:rsidR="003B5E05" w:rsidRPr="00CF580C" w:rsidRDefault="003B5E05" w:rsidP="009A4CD5">
            <w:pPr>
              <w:spacing w:line="240" w:lineRule="auto"/>
              <w:jc w:val="both"/>
              <w:rPr>
                <w:rFonts w:ascii="Times New Roman" w:hAnsi="Times New Roman"/>
                <w:sz w:val="20"/>
                <w:szCs w:val="20"/>
              </w:rPr>
            </w:pPr>
            <w:r w:rsidRPr="00CF580C">
              <w:rPr>
                <w:rFonts w:ascii="Times New Roman" w:eastAsia="Times New Roman" w:hAnsi="Times New Roman"/>
                <w:bCs/>
                <w:iCs/>
                <w:sz w:val="20"/>
                <w:szCs w:val="20"/>
                <w:lang w:eastAsia="zh-CN"/>
              </w:rPr>
              <w:t>Considera-se autoestudo, o aprendizado sem interação de facilitadores, em que o profissional aprende por meio de material de estudo dirigido (impresso ou online), e, ao final do processo realiza uma prova (com, no mínimo, 75% de acertos para aprovação).</w:t>
            </w:r>
          </w:p>
        </w:tc>
        <w:tc>
          <w:tcPr>
            <w:tcW w:w="1467" w:type="dxa"/>
            <w:tcBorders>
              <w:top w:val="single" w:sz="4" w:space="0" w:color="auto"/>
              <w:left w:val="single" w:sz="4" w:space="0" w:color="auto"/>
              <w:bottom w:val="single" w:sz="4" w:space="0" w:color="auto"/>
              <w:right w:val="single" w:sz="4" w:space="0" w:color="auto"/>
            </w:tcBorders>
            <w:vAlign w:val="center"/>
          </w:tcPr>
          <w:p w14:paraId="6A30BFEC" w14:textId="77777777" w:rsidR="003B5E05" w:rsidRPr="0089085E" w:rsidRDefault="003B5E05" w:rsidP="009A4CD5">
            <w:pPr>
              <w:spacing w:line="240" w:lineRule="auto"/>
              <w:jc w:val="both"/>
              <w:rPr>
                <w:rFonts w:ascii="Times New Roman" w:hAnsi="Times New Roman"/>
                <w:sz w:val="20"/>
                <w:szCs w:val="20"/>
              </w:rPr>
            </w:pPr>
          </w:p>
          <w:p w14:paraId="6B3FBBD7" w14:textId="77777777" w:rsidR="003B5E05" w:rsidRPr="0089085E" w:rsidRDefault="003B5E05" w:rsidP="009A4CD5">
            <w:pPr>
              <w:spacing w:line="240" w:lineRule="auto"/>
              <w:jc w:val="both"/>
              <w:rPr>
                <w:rFonts w:ascii="Times New Roman" w:hAnsi="Times New Roman"/>
                <w:sz w:val="20"/>
                <w:szCs w:val="20"/>
              </w:rPr>
            </w:pPr>
            <w:r w:rsidRPr="0089085E">
              <w:rPr>
                <w:rFonts w:ascii="Times New Roman" w:hAnsi="Times New Roman"/>
                <w:sz w:val="20"/>
                <w:szCs w:val="20"/>
              </w:rPr>
              <w:t>Cursos a distância por meio virtual</w:t>
            </w:r>
          </w:p>
        </w:tc>
        <w:tc>
          <w:tcPr>
            <w:tcW w:w="1807" w:type="dxa"/>
            <w:tcBorders>
              <w:top w:val="single" w:sz="4" w:space="0" w:color="auto"/>
              <w:left w:val="single" w:sz="4" w:space="0" w:color="auto"/>
              <w:bottom w:val="single" w:sz="4" w:space="0" w:color="auto"/>
              <w:right w:val="single" w:sz="4" w:space="0" w:color="auto"/>
            </w:tcBorders>
            <w:vAlign w:val="center"/>
          </w:tcPr>
          <w:p w14:paraId="071611A8" w14:textId="77777777" w:rsidR="003B5E05" w:rsidRPr="0089085E" w:rsidRDefault="003B5E05" w:rsidP="009A4CD5">
            <w:pPr>
              <w:suppressAutoHyphens/>
              <w:spacing w:after="0" w:line="240" w:lineRule="auto"/>
              <w:jc w:val="both"/>
              <w:rPr>
                <w:rFonts w:ascii="Times New Roman" w:eastAsia="Times New Roman" w:hAnsi="Times New Roman"/>
                <w:strike/>
                <w:sz w:val="20"/>
                <w:szCs w:val="20"/>
                <w:lang w:eastAsia="zh-CN"/>
              </w:rPr>
            </w:pPr>
          </w:p>
          <w:p w14:paraId="74B018E5" w14:textId="77777777" w:rsidR="003B5E05" w:rsidRPr="005D10B6" w:rsidRDefault="003B5E05" w:rsidP="009A4CD5">
            <w:pPr>
              <w:suppressAutoHyphens/>
              <w:spacing w:after="0" w:line="240" w:lineRule="auto"/>
              <w:jc w:val="both"/>
              <w:rPr>
                <w:rFonts w:ascii="Times New Roman" w:eastAsia="Times New Roman" w:hAnsi="Times New Roman"/>
                <w:strike/>
                <w:sz w:val="20"/>
                <w:szCs w:val="20"/>
                <w:lang w:eastAsia="zh-CN"/>
              </w:rPr>
            </w:pPr>
            <w:r w:rsidRPr="005D10B6">
              <w:rPr>
                <w:rFonts w:ascii="Times New Roman" w:eastAsia="Times New Roman" w:hAnsi="Times New Roman"/>
                <w:sz w:val="20"/>
                <w:szCs w:val="20"/>
                <w:lang w:eastAsia="zh-CN"/>
              </w:rPr>
              <w:t>1 (um) ponto por hora.</w:t>
            </w:r>
          </w:p>
          <w:p w14:paraId="22B7F23E" w14:textId="77777777" w:rsidR="003B5E05" w:rsidRPr="0089085E" w:rsidRDefault="003B5E05" w:rsidP="009A4CD5">
            <w:pPr>
              <w:suppressAutoHyphens/>
              <w:spacing w:after="0" w:line="240" w:lineRule="auto"/>
              <w:jc w:val="both"/>
              <w:rPr>
                <w:rFonts w:ascii="Times New Roman" w:eastAsia="Times New Roman" w:hAnsi="Times New Roman"/>
                <w:sz w:val="20"/>
                <w:szCs w:val="20"/>
                <w:lang w:eastAsia="zh-CN"/>
              </w:rPr>
            </w:pPr>
          </w:p>
        </w:tc>
      </w:tr>
      <w:tr w:rsidR="003B5E05" w:rsidRPr="0089085E" w14:paraId="75A79931" w14:textId="77777777" w:rsidTr="009A4CD5">
        <w:trPr>
          <w:cantSplit/>
          <w:trHeight w:val="2142"/>
          <w:jc w:val="center"/>
        </w:trPr>
        <w:tc>
          <w:tcPr>
            <w:tcW w:w="2246" w:type="dxa"/>
            <w:vAlign w:val="center"/>
          </w:tcPr>
          <w:p w14:paraId="57A66DB3" w14:textId="77777777" w:rsidR="003B5E05" w:rsidRPr="0089085E" w:rsidRDefault="003B5E05" w:rsidP="009A4CD5">
            <w:pPr>
              <w:spacing w:line="240" w:lineRule="auto"/>
              <w:jc w:val="both"/>
              <w:rPr>
                <w:rFonts w:ascii="Times New Roman" w:hAnsi="Times New Roman"/>
                <w:sz w:val="20"/>
                <w:szCs w:val="20"/>
              </w:rPr>
            </w:pPr>
            <w:r w:rsidRPr="0089085E">
              <w:rPr>
                <w:rFonts w:ascii="Times New Roman" w:hAnsi="Times New Roman"/>
                <w:sz w:val="20"/>
                <w:szCs w:val="20"/>
              </w:rPr>
              <w:t>Eventos credenciados, como: conferências; seminários; fóruns; debates; encontros; reuniões técnicas; painéis; congressos; convenções; simpósios nacionais e internacionais.</w:t>
            </w:r>
          </w:p>
        </w:tc>
        <w:tc>
          <w:tcPr>
            <w:tcW w:w="3055" w:type="dxa"/>
            <w:tcBorders>
              <w:top w:val="single" w:sz="4" w:space="0" w:color="auto"/>
              <w:right w:val="single" w:sz="4" w:space="0" w:color="auto"/>
            </w:tcBorders>
            <w:vAlign w:val="center"/>
          </w:tcPr>
          <w:p w14:paraId="26CB57B3" w14:textId="77777777" w:rsidR="003B5E05" w:rsidRPr="0089085E" w:rsidRDefault="003B5E05" w:rsidP="009A4CD5">
            <w:pPr>
              <w:spacing w:after="0" w:line="240" w:lineRule="auto"/>
              <w:jc w:val="both"/>
              <w:rPr>
                <w:rFonts w:ascii="Times New Roman" w:hAnsi="Times New Roman"/>
                <w:sz w:val="20"/>
                <w:szCs w:val="20"/>
              </w:rPr>
            </w:pPr>
            <w:r w:rsidRPr="0089085E">
              <w:rPr>
                <w:rFonts w:ascii="Times New Roman" w:hAnsi="Times New Roman"/>
                <w:sz w:val="20"/>
                <w:szCs w:val="20"/>
              </w:rPr>
              <w:t xml:space="preserve">Eventos que contribuam para a melhoria da </w:t>
            </w:r>
            <w:r w:rsidRPr="0089085E">
              <w:rPr>
                <w:rFonts w:ascii="Times New Roman" w:hAnsi="Times New Roman"/>
                <w:i/>
                <w:sz w:val="20"/>
                <w:szCs w:val="20"/>
              </w:rPr>
              <w:t>performance</w:t>
            </w:r>
            <w:r w:rsidRPr="0089085E">
              <w:rPr>
                <w:rFonts w:ascii="Times New Roman" w:hAnsi="Times New Roman"/>
                <w:sz w:val="20"/>
                <w:szCs w:val="20"/>
              </w:rPr>
              <w:t xml:space="preserve"> do profissional, com conteúdo de natureza técnica e profissional, relacionados ao PEPC.</w:t>
            </w:r>
          </w:p>
        </w:tc>
        <w:tc>
          <w:tcPr>
            <w:tcW w:w="1467" w:type="dxa"/>
            <w:tcBorders>
              <w:top w:val="single" w:sz="4" w:space="0" w:color="auto"/>
              <w:left w:val="single" w:sz="4" w:space="0" w:color="auto"/>
              <w:right w:val="single" w:sz="4" w:space="0" w:color="auto"/>
            </w:tcBorders>
            <w:vAlign w:val="center"/>
          </w:tcPr>
          <w:p w14:paraId="61F0488A" w14:textId="77777777" w:rsidR="003B5E05" w:rsidRPr="0089085E" w:rsidRDefault="003B5E05" w:rsidP="009A4CD5">
            <w:pPr>
              <w:spacing w:line="240" w:lineRule="auto"/>
              <w:jc w:val="both"/>
              <w:rPr>
                <w:rFonts w:ascii="Times New Roman" w:hAnsi="Times New Roman"/>
                <w:sz w:val="20"/>
                <w:szCs w:val="20"/>
              </w:rPr>
            </w:pPr>
            <w:r w:rsidRPr="0089085E">
              <w:rPr>
                <w:rFonts w:ascii="Times New Roman" w:hAnsi="Times New Roman"/>
                <w:sz w:val="20"/>
                <w:szCs w:val="20"/>
              </w:rPr>
              <w:t>Eventos presenciais ou a distância com controle de frequência</w:t>
            </w:r>
          </w:p>
        </w:tc>
        <w:tc>
          <w:tcPr>
            <w:tcW w:w="1807" w:type="dxa"/>
            <w:tcBorders>
              <w:top w:val="single" w:sz="4" w:space="0" w:color="auto"/>
              <w:left w:val="single" w:sz="4" w:space="0" w:color="auto"/>
              <w:right w:val="single" w:sz="4" w:space="0" w:color="auto"/>
            </w:tcBorders>
            <w:vAlign w:val="center"/>
          </w:tcPr>
          <w:p w14:paraId="5A1BC028" w14:textId="77777777" w:rsidR="003B5E05" w:rsidRPr="0089085E" w:rsidRDefault="003B5E05" w:rsidP="009A4CD5">
            <w:pPr>
              <w:suppressAutoHyphens/>
              <w:spacing w:after="0" w:line="240" w:lineRule="auto"/>
              <w:jc w:val="both"/>
              <w:rPr>
                <w:rFonts w:ascii="Times New Roman" w:eastAsia="Times New Roman" w:hAnsi="Times New Roman"/>
                <w:sz w:val="20"/>
                <w:szCs w:val="20"/>
                <w:lang w:eastAsia="zh-CN"/>
              </w:rPr>
            </w:pPr>
            <w:r w:rsidRPr="0089085E">
              <w:rPr>
                <w:rFonts w:ascii="Times New Roman" w:eastAsia="Times New Roman" w:hAnsi="Times New Roman"/>
                <w:sz w:val="20"/>
                <w:szCs w:val="20"/>
                <w:lang w:eastAsia="zh-CN"/>
              </w:rPr>
              <w:t>1 (um) ponto</w:t>
            </w:r>
            <w:r>
              <w:rPr>
                <w:rFonts w:ascii="Times New Roman" w:eastAsia="Times New Roman" w:hAnsi="Times New Roman"/>
                <w:sz w:val="20"/>
                <w:szCs w:val="20"/>
                <w:lang w:eastAsia="zh-CN"/>
              </w:rPr>
              <w:t xml:space="preserve"> </w:t>
            </w:r>
            <w:r w:rsidRPr="00621252">
              <w:rPr>
                <w:rFonts w:ascii="Times New Roman" w:eastAsia="Times New Roman" w:hAnsi="Times New Roman"/>
                <w:sz w:val="20"/>
                <w:szCs w:val="20"/>
                <w:lang w:eastAsia="zh-CN"/>
              </w:rPr>
              <w:t>por hora</w:t>
            </w:r>
            <w:r>
              <w:rPr>
                <w:rFonts w:ascii="Times New Roman" w:eastAsia="Times New Roman" w:hAnsi="Times New Roman"/>
                <w:sz w:val="20"/>
                <w:szCs w:val="20"/>
                <w:lang w:eastAsia="zh-CN"/>
              </w:rPr>
              <w:t>.</w:t>
            </w:r>
          </w:p>
        </w:tc>
      </w:tr>
    </w:tbl>
    <w:p w14:paraId="39ACE4C3" w14:textId="77777777" w:rsidR="003B5E05" w:rsidRDefault="003B5E05" w:rsidP="003B5E05">
      <w:pPr>
        <w:suppressAutoHyphens/>
        <w:spacing w:after="120" w:line="240" w:lineRule="auto"/>
        <w:jc w:val="center"/>
        <w:rPr>
          <w:rFonts w:ascii="Times New Roman" w:eastAsia="Times New Roman" w:hAnsi="Times New Roman"/>
          <w:b/>
          <w:bCs/>
          <w:sz w:val="28"/>
          <w:szCs w:val="28"/>
          <w:lang w:eastAsia="zh-CN"/>
        </w:rPr>
      </w:pPr>
    </w:p>
    <w:p w14:paraId="38D0DF56" w14:textId="77777777" w:rsidR="003B5E05" w:rsidRPr="00135E81" w:rsidRDefault="003B5E05" w:rsidP="003B5E05">
      <w:pPr>
        <w:suppressAutoHyphens/>
        <w:spacing w:after="0" w:line="240" w:lineRule="auto"/>
        <w:jc w:val="center"/>
        <w:rPr>
          <w:rFonts w:ascii="Times New Roman" w:eastAsia="Times New Roman" w:hAnsi="Times New Roman"/>
          <w:b/>
          <w:bCs/>
          <w:sz w:val="24"/>
          <w:szCs w:val="24"/>
          <w:lang w:eastAsia="zh-CN"/>
        </w:rPr>
      </w:pPr>
      <w:r w:rsidRPr="00135E81">
        <w:rPr>
          <w:rFonts w:ascii="Times New Roman" w:eastAsia="Times New Roman" w:hAnsi="Times New Roman"/>
          <w:b/>
          <w:bCs/>
          <w:sz w:val="24"/>
          <w:szCs w:val="24"/>
          <w:lang w:eastAsia="zh-CN"/>
        </w:rPr>
        <w:t>ANEXO III</w:t>
      </w:r>
    </w:p>
    <w:p w14:paraId="4014BF8F" w14:textId="77777777" w:rsidR="003B5E05" w:rsidRPr="00135E81" w:rsidRDefault="003B5E05" w:rsidP="003B5E05">
      <w:pPr>
        <w:suppressAutoHyphens/>
        <w:spacing w:after="0" w:line="240" w:lineRule="auto"/>
        <w:jc w:val="center"/>
        <w:rPr>
          <w:rFonts w:ascii="Times New Roman" w:eastAsia="Times New Roman" w:hAnsi="Times New Roman"/>
          <w:b/>
          <w:bCs/>
          <w:sz w:val="24"/>
          <w:szCs w:val="24"/>
          <w:lang w:eastAsia="zh-CN"/>
        </w:rPr>
      </w:pPr>
      <w:r w:rsidRPr="00135E81">
        <w:rPr>
          <w:rFonts w:ascii="Times New Roman" w:eastAsia="Times New Roman" w:hAnsi="Times New Roman"/>
          <w:b/>
          <w:bCs/>
          <w:sz w:val="24"/>
          <w:szCs w:val="24"/>
          <w:lang w:eastAsia="zh-CN"/>
        </w:rPr>
        <w:t>RELATÓRIO DE ATIVIDADES</w:t>
      </w:r>
    </w:p>
    <w:p w14:paraId="77059834" w14:textId="77777777" w:rsidR="003B5E05" w:rsidRPr="00135E81" w:rsidRDefault="003B5E05" w:rsidP="003B5E05">
      <w:pPr>
        <w:suppressAutoHyphens/>
        <w:spacing w:after="0" w:line="240" w:lineRule="auto"/>
        <w:jc w:val="center"/>
        <w:rPr>
          <w:rFonts w:ascii="Times New Roman" w:eastAsia="Times New Roman" w:hAnsi="Times New Roman"/>
          <w:sz w:val="24"/>
          <w:szCs w:val="24"/>
          <w:lang w:eastAsia="zh-CN"/>
        </w:rPr>
      </w:pPr>
      <w:r w:rsidRPr="00135E81">
        <w:rPr>
          <w:rFonts w:ascii="Times New Roman" w:eastAsia="Times New Roman" w:hAnsi="Times New Roman"/>
          <w:sz w:val="24"/>
          <w:szCs w:val="24"/>
          <w:lang w:eastAsia="zh-CN"/>
        </w:rPr>
        <w:br/>
      </w:r>
      <w:r w:rsidRPr="00135E81">
        <w:rPr>
          <w:rFonts w:ascii="Times New Roman" w:eastAsia="Times New Roman" w:hAnsi="Times New Roman"/>
          <w:b/>
          <w:bCs/>
          <w:sz w:val="24"/>
          <w:szCs w:val="24"/>
          <w:lang w:eastAsia="zh-CN"/>
        </w:rPr>
        <w:t>PROGRAMA DE EDUCAÇÃO PROFISSIONAL CONTINUADA</w:t>
      </w:r>
    </w:p>
    <w:tbl>
      <w:tblPr>
        <w:tblW w:w="10186" w:type="dxa"/>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000" w:firstRow="0" w:lastRow="0" w:firstColumn="0" w:lastColumn="0" w:noHBand="0" w:noVBand="0"/>
      </w:tblPr>
      <w:tblGrid>
        <w:gridCol w:w="2064"/>
        <w:gridCol w:w="2086"/>
        <w:gridCol w:w="1991"/>
        <w:gridCol w:w="1672"/>
        <w:gridCol w:w="1066"/>
        <w:gridCol w:w="1310"/>
      </w:tblGrid>
      <w:tr w:rsidR="003B5E05" w:rsidRPr="000B4A40" w14:paraId="7C44212C"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2CACF921"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xml:space="preserve">Nome: </w:t>
            </w:r>
          </w:p>
          <w:p w14:paraId="02DE32BF"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CRC Registro n.º</w:t>
            </w:r>
          </w:p>
          <w:p w14:paraId="214D6F01" w14:textId="77777777" w:rsidR="003B5E05" w:rsidRPr="000B4A40" w:rsidRDefault="003B5E05" w:rsidP="009A4CD5">
            <w:pPr>
              <w:spacing w:after="0"/>
              <w:rPr>
                <w:rFonts w:ascii="Times New Roman" w:hAnsi="Times New Roman"/>
                <w:szCs w:val="16"/>
              </w:rPr>
            </w:pPr>
            <w:r w:rsidRPr="000B4A40">
              <w:rPr>
                <w:rFonts w:ascii="Times New Roman" w:hAnsi="Times New Roman"/>
                <w:szCs w:val="16"/>
              </w:rPr>
              <w:t xml:space="preserve">Estado de origem:  </w:t>
            </w:r>
          </w:p>
          <w:p w14:paraId="32A833E3" w14:textId="77777777" w:rsidR="003B5E05" w:rsidRPr="000B4A40" w:rsidRDefault="003B5E05" w:rsidP="009A4CD5">
            <w:pPr>
              <w:spacing w:after="0"/>
              <w:rPr>
                <w:rFonts w:ascii="Times New Roman" w:hAnsi="Times New Roman"/>
                <w:szCs w:val="16"/>
              </w:rPr>
            </w:pPr>
            <w:r w:rsidRPr="000B4A40">
              <w:rPr>
                <w:rFonts w:ascii="Times New Roman" w:hAnsi="Times New Roman"/>
                <w:szCs w:val="16"/>
              </w:rPr>
              <w:t xml:space="preserve">CPF n.º </w:t>
            </w:r>
          </w:p>
          <w:p w14:paraId="79DB509F" w14:textId="77777777" w:rsidR="003B5E05" w:rsidRPr="000B4A40" w:rsidRDefault="003B5E05" w:rsidP="009A4CD5">
            <w:pPr>
              <w:spacing w:after="0"/>
              <w:rPr>
                <w:rFonts w:ascii="Times New Roman" w:hAnsi="Times New Roman"/>
                <w:szCs w:val="16"/>
              </w:rPr>
            </w:pPr>
            <w:r w:rsidRPr="000B4A40">
              <w:rPr>
                <w:rFonts w:ascii="Times New Roman" w:hAnsi="Times New Roman"/>
                <w:szCs w:val="16"/>
              </w:rPr>
              <w:t>CNAI n.º</w:t>
            </w:r>
          </w:p>
          <w:p w14:paraId="6DB0D6B3" w14:textId="77777777" w:rsidR="003B5E05" w:rsidRPr="000B4A40" w:rsidRDefault="003B5E05" w:rsidP="009A4CD5">
            <w:pPr>
              <w:spacing w:after="0"/>
              <w:rPr>
                <w:rFonts w:ascii="Times New Roman" w:hAnsi="Times New Roman"/>
                <w:sz w:val="18"/>
                <w:szCs w:val="18"/>
              </w:rPr>
            </w:pPr>
            <w:r w:rsidRPr="000B4A40">
              <w:rPr>
                <w:rFonts w:ascii="Times New Roman" w:hAnsi="Times New Roman"/>
                <w:szCs w:val="16"/>
              </w:rPr>
              <w:t>CNPC n.º</w:t>
            </w:r>
            <w:r w:rsidRPr="000B4A40">
              <w:rPr>
                <w:rFonts w:ascii="Times New Roman" w:hAnsi="Times New Roman"/>
                <w:sz w:val="18"/>
                <w:szCs w:val="18"/>
              </w:rPr>
              <w:t xml:space="preserve"> </w:t>
            </w:r>
          </w:p>
          <w:p w14:paraId="34298372" w14:textId="77777777" w:rsidR="003B5E05" w:rsidRPr="00CF580C" w:rsidRDefault="003B5E05" w:rsidP="009A4CD5">
            <w:pPr>
              <w:spacing w:after="0"/>
              <w:rPr>
                <w:rFonts w:ascii="Times New Roman" w:hAnsi="Times New Roman"/>
              </w:rPr>
            </w:pPr>
            <w:r w:rsidRPr="00CF580C">
              <w:rPr>
                <w:rFonts w:ascii="Times New Roman" w:hAnsi="Times New Roman"/>
              </w:rPr>
              <w:t>CVM n.°</w:t>
            </w:r>
          </w:p>
          <w:p w14:paraId="37A46DFA"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xml:space="preserve">Endereço preferencial para comunicação ( ) Com. ( ) Res.: </w:t>
            </w:r>
          </w:p>
          <w:p w14:paraId="3A1BE730" w14:textId="77777777" w:rsidR="003B5E05" w:rsidRPr="00CF580C" w:rsidRDefault="003B5E05" w:rsidP="009A4CD5">
            <w:pPr>
              <w:spacing w:after="0"/>
              <w:jc w:val="both"/>
              <w:rPr>
                <w:rFonts w:ascii="Times New Roman" w:hAnsi="Times New Roman"/>
                <w:szCs w:val="16"/>
              </w:rPr>
            </w:pPr>
            <w:r w:rsidRPr="000B4A40">
              <w:rPr>
                <w:rFonts w:ascii="Times New Roman" w:hAnsi="Times New Roman"/>
                <w:szCs w:val="16"/>
              </w:rPr>
              <w:t>Rua/Av.:...................................................................................n.º..............Bairro:........................ Cidade:................................................UF:..................................CEP:....................</w:t>
            </w:r>
            <w:r w:rsidRPr="000B4A40">
              <w:rPr>
                <w:rFonts w:ascii="Times New Roman" w:hAnsi="Times New Roman"/>
                <w:szCs w:val="16"/>
              </w:rPr>
              <w:br/>
              <w:t xml:space="preserve">Telefones ( ) Com. ( ) Res.: .......................... </w:t>
            </w:r>
            <w:r w:rsidRPr="00CF580C">
              <w:rPr>
                <w:rFonts w:ascii="Times New Roman" w:hAnsi="Times New Roman"/>
                <w:szCs w:val="16"/>
              </w:rPr>
              <w:t xml:space="preserve">Celular: ........................... </w:t>
            </w:r>
          </w:p>
          <w:p w14:paraId="5B80EE55" w14:textId="77777777" w:rsidR="003B5E05" w:rsidRPr="000B4A40" w:rsidRDefault="003B5E05" w:rsidP="009A4CD5">
            <w:pPr>
              <w:spacing w:after="0"/>
              <w:jc w:val="both"/>
              <w:rPr>
                <w:rFonts w:ascii="Times New Roman" w:hAnsi="Times New Roman"/>
                <w:szCs w:val="16"/>
              </w:rPr>
            </w:pPr>
            <w:r w:rsidRPr="00CF580C">
              <w:rPr>
                <w:rFonts w:ascii="Times New Roman" w:hAnsi="Times New Roman"/>
                <w:szCs w:val="16"/>
              </w:rPr>
              <w:t>E-mail: .........................................................</w:t>
            </w:r>
          </w:p>
        </w:tc>
      </w:tr>
      <w:tr w:rsidR="003B5E05" w:rsidRPr="000B4A40" w14:paraId="30938286" w14:textId="77777777" w:rsidTr="009A4CD5">
        <w:trPr>
          <w:trHeight w:val="633"/>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5CB97D35" w14:textId="77777777" w:rsidR="003B5E05" w:rsidRPr="00CB577A" w:rsidRDefault="003B5E05" w:rsidP="009A4CD5">
            <w:pPr>
              <w:spacing w:after="0"/>
              <w:rPr>
                <w:rFonts w:ascii="Times New Roman" w:hAnsi="Times New Roman"/>
                <w:szCs w:val="16"/>
              </w:rPr>
            </w:pPr>
            <w:r w:rsidRPr="00CB577A">
              <w:rPr>
                <w:rFonts w:ascii="Times New Roman" w:hAnsi="Times New Roman"/>
                <w:szCs w:val="16"/>
              </w:rPr>
              <w:t>Função exercida:</w:t>
            </w:r>
          </w:p>
          <w:p w14:paraId="53054D91" w14:textId="77777777" w:rsidR="003B5E05" w:rsidRDefault="003B5E05" w:rsidP="009A4CD5">
            <w:pPr>
              <w:spacing w:after="0"/>
              <w:rPr>
                <w:rFonts w:ascii="Times New Roman" w:hAnsi="Times New Roman"/>
                <w:b/>
                <w:color w:val="FF0000"/>
                <w:szCs w:val="16"/>
              </w:rPr>
            </w:pPr>
          </w:p>
          <w:p w14:paraId="0D7DA26C"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AUDITORIA INDEPENDENTE:</w:t>
            </w:r>
          </w:p>
          <w:p w14:paraId="27CCCE8B" w14:textId="77777777" w:rsidR="003B5E05" w:rsidRPr="00CF580C" w:rsidRDefault="003B5E05" w:rsidP="009A4CD5">
            <w:pPr>
              <w:spacing w:after="0"/>
              <w:rPr>
                <w:rFonts w:ascii="Times New Roman" w:hAnsi="Times New Roman"/>
                <w:szCs w:val="16"/>
              </w:rPr>
            </w:pPr>
            <w:r w:rsidRPr="00CF580C">
              <w:rPr>
                <w:rFonts w:ascii="Times New Roman" w:hAnsi="Times New Roman"/>
              </w:rPr>
              <w:t xml:space="preserve">- hipóteses das alíneas (a), (b), (c) e (d) do item 4 </w:t>
            </w:r>
            <w:r w:rsidRPr="00CF580C">
              <w:rPr>
                <w:rFonts w:ascii="Times New Roman" w:hAnsi="Times New Roman"/>
                <w:szCs w:val="16"/>
              </w:rPr>
              <w:t>desta norma:</w:t>
            </w:r>
          </w:p>
          <w:p w14:paraId="771C8502"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   ) Auditor CNAI;  (   ) Sócio; (   ) Terceirizado firma de auditoria;  (   ) Diretor;  (   ) Gerente; (   ) Supervisor;    (   ) Responsável Técnico</w:t>
            </w:r>
          </w:p>
          <w:p w14:paraId="1C2787C1" w14:textId="77777777" w:rsidR="003B5E05" w:rsidRPr="000B4A40" w:rsidRDefault="003B5E05" w:rsidP="009A4CD5">
            <w:pPr>
              <w:spacing w:after="0"/>
              <w:rPr>
                <w:rFonts w:ascii="Times New Roman" w:hAnsi="Times New Roman"/>
                <w:color w:val="FF0000"/>
                <w:szCs w:val="16"/>
              </w:rPr>
            </w:pPr>
          </w:p>
          <w:p w14:paraId="338FAB7D"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ORGANIZAÇÕES CONTÁBEIS QUE POSSUAM A TIVIDADE DE AUDITORIA NO OBJETO SOCIAL</w:t>
            </w:r>
          </w:p>
          <w:p w14:paraId="29B2B2FA" w14:textId="77777777" w:rsidR="003B5E05" w:rsidRPr="00CF580C" w:rsidRDefault="003B5E05" w:rsidP="009A4CD5">
            <w:pPr>
              <w:spacing w:after="0"/>
              <w:rPr>
                <w:rFonts w:ascii="Times New Roman" w:hAnsi="Times New Roman"/>
                <w:szCs w:val="16"/>
              </w:rPr>
            </w:pPr>
            <w:r w:rsidRPr="00CF580C">
              <w:rPr>
                <w:rFonts w:ascii="Times New Roman" w:hAnsi="Times New Roman"/>
              </w:rPr>
              <w:t xml:space="preserve">- hipótese da alínea (e) do item 4 </w:t>
            </w:r>
            <w:r w:rsidRPr="00CF580C">
              <w:rPr>
                <w:rFonts w:ascii="Times New Roman" w:hAnsi="Times New Roman"/>
                <w:szCs w:val="16"/>
              </w:rPr>
              <w:t>desta norma:</w:t>
            </w:r>
          </w:p>
          <w:p w14:paraId="4788EF1F"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   ) Sócio;   (   ) Diretor;  (   ) Gerente; (   ) Supervisor; (   ) Responsável Técnico</w:t>
            </w:r>
          </w:p>
          <w:p w14:paraId="6B4A4AFB" w14:textId="77777777" w:rsidR="003B5E05" w:rsidRPr="00CF580C" w:rsidRDefault="003B5E05" w:rsidP="009A4CD5">
            <w:pPr>
              <w:spacing w:after="0"/>
              <w:rPr>
                <w:rFonts w:ascii="Times New Roman" w:hAnsi="Times New Roman"/>
                <w:color w:val="FF0000"/>
                <w:szCs w:val="16"/>
              </w:rPr>
            </w:pPr>
          </w:p>
          <w:p w14:paraId="1C2B6D68"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DEMAIS ENTIDADES DE GRANDE PORTE E ENTIDADES SEM FINALIDADE DE LUCROS:</w:t>
            </w:r>
          </w:p>
          <w:p w14:paraId="4910E9C0" w14:textId="77777777" w:rsidR="003B5E05" w:rsidRPr="00CF580C" w:rsidRDefault="003B5E05" w:rsidP="009A4CD5">
            <w:pPr>
              <w:spacing w:after="0"/>
              <w:rPr>
                <w:rFonts w:ascii="Times New Roman" w:hAnsi="Times New Roman"/>
                <w:szCs w:val="16"/>
              </w:rPr>
            </w:pPr>
            <w:r w:rsidRPr="00CF580C">
              <w:rPr>
                <w:rFonts w:ascii="Times New Roman" w:hAnsi="Times New Roman"/>
              </w:rPr>
              <w:t xml:space="preserve">- hipóteses da alínea (f) do item 4 </w:t>
            </w:r>
            <w:r w:rsidRPr="00CF580C">
              <w:rPr>
                <w:rFonts w:ascii="Times New Roman" w:hAnsi="Times New Roman"/>
                <w:szCs w:val="16"/>
              </w:rPr>
              <w:t>desta norma:</w:t>
            </w:r>
          </w:p>
          <w:p w14:paraId="28E442B8"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   ) Resp. Técnico Demonstrações Contábeis; (   ) Diretor ; (   ) Chefe; (   ) Gerente</w:t>
            </w:r>
            <w:r>
              <w:rPr>
                <w:rFonts w:ascii="Times New Roman" w:hAnsi="Times New Roman"/>
                <w:szCs w:val="16"/>
              </w:rPr>
              <w:t>;</w:t>
            </w:r>
            <w:r w:rsidRPr="00CF580C">
              <w:rPr>
                <w:rFonts w:ascii="Times New Roman" w:hAnsi="Times New Roman"/>
                <w:szCs w:val="16"/>
              </w:rPr>
              <w:t xml:space="preserve"> (   ) Supervisor  </w:t>
            </w:r>
          </w:p>
          <w:p w14:paraId="57E049C2" w14:textId="77777777" w:rsidR="003B5E05" w:rsidRPr="00CF580C" w:rsidRDefault="003B5E05" w:rsidP="009A4CD5">
            <w:pPr>
              <w:spacing w:after="0"/>
              <w:rPr>
                <w:rFonts w:ascii="Times New Roman" w:hAnsi="Times New Roman"/>
                <w:szCs w:val="16"/>
              </w:rPr>
            </w:pPr>
          </w:p>
          <w:p w14:paraId="527A8B2A"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PERITO CONTÁBIL:</w:t>
            </w:r>
          </w:p>
          <w:p w14:paraId="4239B57B" w14:textId="77777777" w:rsidR="003B5E05" w:rsidRPr="00CF580C" w:rsidRDefault="003B5E05" w:rsidP="009A4CD5">
            <w:pPr>
              <w:spacing w:after="0"/>
              <w:rPr>
                <w:rFonts w:ascii="Times New Roman" w:hAnsi="Times New Roman"/>
              </w:rPr>
            </w:pPr>
            <w:r w:rsidRPr="00CF580C">
              <w:rPr>
                <w:rFonts w:ascii="Times New Roman" w:hAnsi="Times New Roman"/>
              </w:rPr>
              <w:t>- hipótese da alínea (g) do item 4 desta norma:</w:t>
            </w:r>
          </w:p>
          <w:p w14:paraId="3AF406C0" w14:textId="77777777" w:rsidR="003B5E05" w:rsidRPr="00CF580C" w:rsidRDefault="003B5E05" w:rsidP="009A4CD5">
            <w:pPr>
              <w:spacing w:after="0"/>
              <w:rPr>
                <w:rFonts w:ascii="Times New Roman" w:hAnsi="Times New Roman"/>
              </w:rPr>
            </w:pPr>
            <w:r w:rsidRPr="00CF580C">
              <w:rPr>
                <w:rFonts w:ascii="Times New Roman" w:hAnsi="Times New Roman"/>
              </w:rPr>
              <w:t xml:space="preserve"> (   ) Perito (CNPC)</w:t>
            </w:r>
          </w:p>
          <w:p w14:paraId="3EB3D023" w14:textId="77777777" w:rsidR="003B5E05" w:rsidRPr="00CF580C" w:rsidRDefault="003B5E05" w:rsidP="009A4CD5">
            <w:pPr>
              <w:spacing w:after="0"/>
              <w:rPr>
                <w:rFonts w:ascii="Times New Roman" w:hAnsi="Times New Roman"/>
                <w:szCs w:val="16"/>
              </w:rPr>
            </w:pPr>
          </w:p>
          <w:p w14:paraId="1344A722" w14:textId="77777777" w:rsidR="003B5E05" w:rsidRPr="00CF580C" w:rsidRDefault="003B5E05" w:rsidP="009A4CD5">
            <w:pPr>
              <w:spacing w:after="0"/>
              <w:rPr>
                <w:rFonts w:ascii="Times New Roman" w:hAnsi="Times New Roman"/>
                <w:szCs w:val="16"/>
              </w:rPr>
            </w:pPr>
            <w:r w:rsidRPr="00CF580C">
              <w:rPr>
                <w:rFonts w:ascii="Times New Roman" w:hAnsi="Times New Roman"/>
                <w:szCs w:val="16"/>
              </w:rPr>
              <w:t>VOLUNTÁRIO:</w:t>
            </w:r>
          </w:p>
          <w:p w14:paraId="4BCC83B7" w14:textId="77777777" w:rsidR="003B5E05" w:rsidRPr="00CF580C" w:rsidRDefault="003B5E05" w:rsidP="009A4CD5">
            <w:pPr>
              <w:spacing w:after="0"/>
              <w:rPr>
                <w:rFonts w:ascii="Times New Roman" w:hAnsi="Times New Roman"/>
                <w:szCs w:val="16"/>
              </w:rPr>
            </w:pPr>
            <w:r w:rsidRPr="00CF580C">
              <w:rPr>
                <w:rFonts w:ascii="Times New Roman" w:hAnsi="Times New Roman"/>
                <w:bCs/>
              </w:rPr>
              <w:t xml:space="preserve">(    ) Realizei atividades de EPC mesmo não estando incluído em nenhuma das situações previstas no item 4 </w:t>
            </w:r>
            <w:r w:rsidRPr="00CF580C">
              <w:rPr>
                <w:rFonts w:ascii="Times New Roman" w:hAnsi="Times New Roman"/>
              </w:rPr>
              <w:t>desta norma.</w:t>
            </w:r>
          </w:p>
          <w:p w14:paraId="7FE5DE71" w14:textId="77777777" w:rsidR="003B5E05" w:rsidRPr="000B4A40" w:rsidRDefault="003B5E05" w:rsidP="009A4CD5">
            <w:pPr>
              <w:spacing w:after="0"/>
              <w:rPr>
                <w:rFonts w:ascii="Times New Roman" w:hAnsi="Times New Roman"/>
                <w:szCs w:val="16"/>
              </w:rPr>
            </w:pPr>
          </w:p>
        </w:tc>
      </w:tr>
      <w:tr w:rsidR="003B5E05" w:rsidRPr="000B4A40" w14:paraId="5EA4311D" w14:textId="77777777" w:rsidTr="009A4CD5">
        <w:trPr>
          <w:trHeight w:val="633"/>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260310B2" w14:textId="77777777" w:rsidR="003B5E05" w:rsidRPr="000B4A40" w:rsidRDefault="003B5E05" w:rsidP="009A4CD5">
            <w:pPr>
              <w:spacing w:after="0"/>
              <w:jc w:val="center"/>
              <w:rPr>
                <w:rFonts w:ascii="Times New Roman" w:hAnsi="Times New Roman"/>
                <w:szCs w:val="16"/>
              </w:rPr>
            </w:pPr>
            <w:r w:rsidRPr="000B4A40">
              <w:rPr>
                <w:rFonts w:ascii="Times New Roman" w:hAnsi="Times New Roman"/>
                <w:b/>
                <w:bCs/>
                <w:szCs w:val="16"/>
              </w:rPr>
              <w:t>RELATÓRIO DE ATIVIDADES</w:t>
            </w:r>
            <w:r w:rsidRPr="000B4A40">
              <w:rPr>
                <w:rFonts w:ascii="Times New Roman" w:hAnsi="Times New Roman"/>
                <w:b/>
                <w:bCs/>
                <w:szCs w:val="16"/>
              </w:rPr>
              <w:br/>
            </w:r>
            <w:r w:rsidRPr="000B4A40">
              <w:rPr>
                <w:rFonts w:ascii="Times New Roman" w:hAnsi="Times New Roman"/>
                <w:b/>
                <w:bCs/>
                <w:iCs/>
                <w:szCs w:val="16"/>
              </w:rPr>
              <w:t>Exercício</w:t>
            </w:r>
            <w:r w:rsidRPr="000B4A40">
              <w:rPr>
                <w:rFonts w:ascii="Times New Roman" w:hAnsi="Times New Roman"/>
                <w:b/>
                <w:bCs/>
                <w:i/>
                <w:iCs/>
                <w:szCs w:val="16"/>
              </w:rPr>
              <w:t>: 1º/1/............... a 31/12/.............</w:t>
            </w:r>
          </w:p>
        </w:tc>
      </w:tr>
      <w:tr w:rsidR="003B5E05" w:rsidRPr="000B4A40" w14:paraId="14B84DB9" w14:textId="77777777" w:rsidTr="009A4CD5">
        <w:trPr>
          <w:trHeight w:val="335"/>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5BFD0511" w14:textId="77777777" w:rsidR="003B5E05" w:rsidRPr="000B4A40" w:rsidRDefault="003B5E05" w:rsidP="009A4CD5">
            <w:pPr>
              <w:spacing w:after="0"/>
              <w:jc w:val="center"/>
              <w:rPr>
                <w:rFonts w:ascii="Times New Roman" w:hAnsi="Times New Roman"/>
                <w:szCs w:val="16"/>
              </w:rPr>
            </w:pPr>
            <w:r w:rsidRPr="000B4A40">
              <w:rPr>
                <w:rFonts w:ascii="Times New Roman" w:hAnsi="Times New Roman"/>
                <w:b/>
                <w:bCs/>
                <w:szCs w:val="16"/>
              </w:rPr>
              <w:t>I. AQUISIÇÃO DE CONHECIMENTOS</w:t>
            </w:r>
          </w:p>
        </w:tc>
      </w:tr>
      <w:tr w:rsidR="003B5E05" w:rsidRPr="000B4A40" w14:paraId="6394986F" w14:textId="77777777" w:rsidTr="009A4CD5">
        <w:trPr>
          <w:trHeight w:val="525"/>
          <w:tblCellSpacing w:w="0" w:type="dxa"/>
          <w:jc w:val="center"/>
        </w:trPr>
        <w:tc>
          <w:tcPr>
            <w:tcW w:w="2128" w:type="dxa"/>
            <w:tcBorders>
              <w:top w:val="outset" w:sz="6" w:space="0" w:color="CCCCCC"/>
              <w:left w:val="outset" w:sz="6" w:space="0" w:color="CCCCCC"/>
              <w:bottom w:val="outset" w:sz="6" w:space="0" w:color="CCCCCC"/>
              <w:right w:val="outset" w:sz="6" w:space="0" w:color="CCCCCC"/>
            </w:tcBorders>
          </w:tcPr>
          <w:p w14:paraId="7D8A5EF0"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CURSO/EVENTO</w:t>
            </w:r>
          </w:p>
        </w:tc>
        <w:tc>
          <w:tcPr>
            <w:tcW w:w="2122" w:type="dxa"/>
            <w:tcBorders>
              <w:top w:val="outset" w:sz="6" w:space="0" w:color="CCCCCC"/>
              <w:left w:val="outset" w:sz="6" w:space="0" w:color="CCCCCC"/>
              <w:bottom w:val="outset" w:sz="6" w:space="0" w:color="CCCCCC"/>
              <w:right w:val="outset" w:sz="6" w:space="0" w:color="CCCCCC"/>
            </w:tcBorders>
          </w:tcPr>
          <w:p w14:paraId="406907E3"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CAPACITADORA</w:t>
            </w:r>
          </w:p>
        </w:tc>
        <w:tc>
          <w:tcPr>
            <w:tcW w:w="1983" w:type="dxa"/>
            <w:tcBorders>
              <w:top w:val="outset" w:sz="6" w:space="0" w:color="CCCCCC"/>
              <w:left w:val="outset" w:sz="6" w:space="0" w:color="CCCCCC"/>
              <w:bottom w:val="outset" w:sz="6" w:space="0" w:color="CCCCCC"/>
              <w:right w:val="outset" w:sz="6" w:space="0" w:color="CCCCCC"/>
            </w:tcBorders>
          </w:tcPr>
          <w:p w14:paraId="18605C1F"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N.º DA</w:t>
            </w:r>
            <w:r w:rsidRPr="000B4A40">
              <w:rPr>
                <w:rFonts w:ascii="Times New Roman" w:hAnsi="Times New Roman"/>
                <w:b/>
                <w:szCs w:val="16"/>
              </w:rPr>
              <w:br/>
              <w:t>CAPACITADORA</w:t>
            </w:r>
          </w:p>
        </w:tc>
        <w:tc>
          <w:tcPr>
            <w:tcW w:w="1623" w:type="dxa"/>
            <w:tcBorders>
              <w:top w:val="outset" w:sz="6" w:space="0" w:color="CCCCCC"/>
              <w:left w:val="outset" w:sz="6" w:space="0" w:color="CCCCCC"/>
              <w:bottom w:val="outset" w:sz="6" w:space="0" w:color="CCCCCC"/>
              <w:right w:val="outset" w:sz="6" w:space="0" w:color="CCCCCC"/>
            </w:tcBorders>
          </w:tcPr>
          <w:p w14:paraId="43BABDC5"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DATA OU</w:t>
            </w:r>
            <w:r w:rsidRPr="000B4A40">
              <w:rPr>
                <w:rFonts w:ascii="Times New Roman" w:hAnsi="Times New Roman"/>
                <w:b/>
                <w:szCs w:val="16"/>
              </w:rPr>
              <w:br/>
              <w:t>PERÍODO</w:t>
            </w:r>
          </w:p>
        </w:tc>
        <w:tc>
          <w:tcPr>
            <w:tcW w:w="1059" w:type="dxa"/>
            <w:tcBorders>
              <w:top w:val="outset" w:sz="6" w:space="0" w:color="CCCCCC"/>
              <w:left w:val="outset" w:sz="6" w:space="0" w:color="CCCCCC"/>
              <w:bottom w:val="outset" w:sz="6" w:space="0" w:color="CCCCCC"/>
              <w:right w:val="outset" w:sz="6" w:space="0" w:color="CCCCCC"/>
            </w:tcBorders>
          </w:tcPr>
          <w:p w14:paraId="6E0F045B"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CÓDIGO</w:t>
            </w:r>
            <w:r w:rsidRPr="000B4A40">
              <w:rPr>
                <w:rFonts w:ascii="Times New Roman" w:hAnsi="Times New Roman"/>
                <w:b/>
                <w:szCs w:val="16"/>
              </w:rPr>
              <w:br/>
              <w:t>DO CURSO</w:t>
            </w:r>
          </w:p>
        </w:tc>
        <w:tc>
          <w:tcPr>
            <w:tcW w:w="1271" w:type="dxa"/>
            <w:tcBorders>
              <w:top w:val="outset" w:sz="6" w:space="0" w:color="CCCCCC"/>
              <w:left w:val="outset" w:sz="6" w:space="0" w:color="CCCCCC"/>
              <w:bottom w:val="outset" w:sz="6" w:space="0" w:color="CCCCCC"/>
              <w:right w:val="outset" w:sz="6" w:space="0" w:color="CCCCCC"/>
            </w:tcBorders>
          </w:tcPr>
          <w:p w14:paraId="51271670"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CRÉDITOS DE</w:t>
            </w:r>
            <w:r w:rsidRPr="000B4A40">
              <w:rPr>
                <w:rFonts w:ascii="Times New Roman" w:hAnsi="Times New Roman"/>
                <w:b/>
                <w:szCs w:val="16"/>
              </w:rPr>
              <w:br/>
              <w:t>PONTOS</w:t>
            </w:r>
          </w:p>
        </w:tc>
      </w:tr>
      <w:tr w:rsidR="003B5E05" w:rsidRPr="000B4A40" w14:paraId="1A8E0DCA" w14:textId="77777777" w:rsidTr="009A4CD5">
        <w:trPr>
          <w:trHeight w:val="312"/>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56A8BAAE"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122" w:type="dxa"/>
            <w:tcBorders>
              <w:top w:val="outset" w:sz="6" w:space="0" w:color="CCCCCC"/>
              <w:left w:val="outset" w:sz="6" w:space="0" w:color="CCCCCC"/>
              <w:bottom w:val="outset" w:sz="6" w:space="0" w:color="CCCCCC"/>
              <w:right w:val="outset" w:sz="6" w:space="0" w:color="CCCCCC"/>
            </w:tcBorders>
            <w:vAlign w:val="center"/>
          </w:tcPr>
          <w:p w14:paraId="220E95AE"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983" w:type="dxa"/>
            <w:tcBorders>
              <w:top w:val="outset" w:sz="6" w:space="0" w:color="CCCCCC"/>
              <w:left w:val="outset" w:sz="6" w:space="0" w:color="CCCCCC"/>
              <w:bottom w:val="outset" w:sz="6" w:space="0" w:color="CCCCCC"/>
              <w:right w:val="outset" w:sz="6" w:space="0" w:color="CCCCCC"/>
            </w:tcBorders>
            <w:vAlign w:val="center"/>
          </w:tcPr>
          <w:p w14:paraId="24910057"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69C6D20F"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059" w:type="dxa"/>
            <w:tcBorders>
              <w:top w:val="outset" w:sz="6" w:space="0" w:color="CCCCCC"/>
              <w:left w:val="outset" w:sz="6" w:space="0" w:color="CCCCCC"/>
              <w:bottom w:val="outset" w:sz="6" w:space="0" w:color="CCCCCC"/>
              <w:right w:val="outset" w:sz="6" w:space="0" w:color="CCCCCC"/>
            </w:tcBorders>
            <w:vAlign w:val="center"/>
          </w:tcPr>
          <w:p w14:paraId="0B757C18"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271" w:type="dxa"/>
            <w:tcBorders>
              <w:top w:val="outset" w:sz="6" w:space="0" w:color="CCCCCC"/>
              <w:left w:val="outset" w:sz="6" w:space="0" w:color="CCCCCC"/>
              <w:bottom w:val="outset" w:sz="6" w:space="0" w:color="CCCCCC"/>
              <w:right w:val="outset" w:sz="6" w:space="0" w:color="CCCCCC"/>
            </w:tcBorders>
            <w:vAlign w:val="center"/>
          </w:tcPr>
          <w:p w14:paraId="352654C0"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0C43212C"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56B3AF29"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122" w:type="dxa"/>
            <w:tcBorders>
              <w:top w:val="outset" w:sz="6" w:space="0" w:color="CCCCCC"/>
              <w:left w:val="outset" w:sz="6" w:space="0" w:color="CCCCCC"/>
              <w:bottom w:val="outset" w:sz="6" w:space="0" w:color="CCCCCC"/>
              <w:right w:val="outset" w:sz="6" w:space="0" w:color="CCCCCC"/>
            </w:tcBorders>
            <w:vAlign w:val="center"/>
          </w:tcPr>
          <w:p w14:paraId="46539B40"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983" w:type="dxa"/>
            <w:tcBorders>
              <w:top w:val="outset" w:sz="6" w:space="0" w:color="CCCCCC"/>
              <w:left w:val="outset" w:sz="6" w:space="0" w:color="CCCCCC"/>
              <w:bottom w:val="outset" w:sz="6" w:space="0" w:color="CCCCCC"/>
              <w:right w:val="outset" w:sz="6" w:space="0" w:color="CCCCCC"/>
            </w:tcBorders>
            <w:vAlign w:val="center"/>
          </w:tcPr>
          <w:p w14:paraId="1077BA8C"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5C3C4D99"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059" w:type="dxa"/>
            <w:tcBorders>
              <w:top w:val="outset" w:sz="6" w:space="0" w:color="CCCCCC"/>
              <w:left w:val="outset" w:sz="6" w:space="0" w:color="CCCCCC"/>
              <w:bottom w:val="outset" w:sz="6" w:space="0" w:color="CCCCCC"/>
              <w:right w:val="outset" w:sz="6" w:space="0" w:color="CCCCCC"/>
            </w:tcBorders>
            <w:vAlign w:val="center"/>
          </w:tcPr>
          <w:p w14:paraId="1079BE07"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271" w:type="dxa"/>
            <w:tcBorders>
              <w:top w:val="outset" w:sz="6" w:space="0" w:color="CCCCCC"/>
              <w:left w:val="outset" w:sz="6" w:space="0" w:color="CCCCCC"/>
              <w:bottom w:val="outset" w:sz="6" w:space="0" w:color="CCCCCC"/>
              <w:right w:val="outset" w:sz="6" w:space="0" w:color="CCCCCC"/>
            </w:tcBorders>
            <w:vAlign w:val="center"/>
          </w:tcPr>
          <w:p w14:paraId="297BC50C"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30020BFC"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065C573A" w14:textId="77777777" w:rsidR="003B5E05" w:rsidRPr="000B4A40" w:rsidRDefault="003B5E05" w:rsidP="009A4CD5">
            <w:pPr>
              <w:spacing w:after="0"/>
              <w:jc w:val="center"/>
              <w:rPr>
                <w:rFonts w:ascii="Times New Roman" w:hAnsi="Times New Roman"/>
                <w:b/>
                <w:bCs/>
                <w:szCs w:val="16"/>
              </w:rPr>
            </w:pPr>
            <w:r w:rsidRPr="000B4A40">
              <w:rPr>
                <w:rFonts w:ascii="Times New Roman" w:hAnsi="Times New Roman"/>
                <w:b/>
                <w:bCs/>
                <w:szCs w:val="16"/>
              </w:rPr>
              <w:t>II. DOCÊNCIA</w:t>
            </w:r>
          </w:p>
          <w:p w14:paraId="1F8AEF10" w14:textId="77777777" w:rsidR="003B5E05" w:rsidRPr="00CC40C7" w:rsidRDefault="003B5E05" w:rsidP="009A4CD5">
            <w:pPr>
              <w:spacing w:after="0"/>
              <w:jc w:val="center"/>
              <w:rPr>
                <w:rFonts w:ascii="Times New Roman" w:hAnsi="Times New Roman"/>
                <w:szCs w:val="16"/>
              </w:rPr>
            </w:pPr>
            <w:r w:rsidRPr="00CC40C7">
              <w:rPr>
                <w:rFonts w:ascii="Times New Roman" w:hAnsi="Times New Roman"/>
              </w:rPr>
              <w:t>Atividade que necessita de apreciação para atribuição de pontuação.</w:t>
            </w:r>
          </w:p>
        </w:tc>
      </w:tr>
      <w:tr w:rsidR="003B5E05" w:rsidRPr="000B4A40" w14:paraId="4476F3BB"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tcPr>
          <w:p w14:paraId="59928DD9"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DISCIPLINA</w:t>
            </w:r>
          </w:p>
        </w:tc>
        <w:tc>
          <w:tcPr>
            <w:tcW w:w="2122" w:type="dxa"/>
            <w:tcBorders>
              <w:top w:val="outset" w:sz="6" w:space="0" w:color="CCCCCC"/>
              <w:left w:val="outset" w:sz="6" w:space="0" w:color="CCCCCC"/>
              <w:bottom w:val="outset" w:sz="6" w:space="0" w:color="CCCCCC"/>
              <w:right w:val="outset" w:sz="6" w:space="0" w:color="CCCCCC"/>
            </w:tcBorders>
            <w:vAlign w:val="center"/>
          </w:tcPr>
          <w:p w14:paraId="6658ACB9"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CAPACITADORA/ INSTITUIÇÃO DE ENSINO</w:t>
            </w:r>
          </w:p>
        </w:tc>
        <w:tc>
          <w:tcPr>
            <w:tcW w:w="1983" w:type="dxa"/>
            <w:tcBorders>
              <w:top w:val="outset" w:sz="6" w:space="0" w:color="CCCCCC"/>
              <w:left w:val="outset" w:sz="6" w:space="0" w:color="CCCCCC"/>
              <w:bottom w:val="outset" w:sz="6" w:space="0" w:color="CCCCCC"/>
              <w:right w:val="outset" w:sz="6" w:space="0" w:color="CCCCCC"/>
            </w:tcBorders>
          </w:tcPr>
          <w:p w14:paraId="72E72ED0"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 xml:space="preserve">N.º DA CAPACITADORA </w:t>
            </w:r>
          </w:p>
        </w:tc>
        <w:tc>
          <w:tcPr>
            <w:tcW w:w="1623" w:type="dxa"/>
            <w:tcBorders>
              <w:top w:val="outset" w:sz="6" w:space="0" w:color="CCCCCC"/>
              <w:left w:val="outset" w:sz="6" w:space="0" w:color="CCCCCC"/>
              <w:bottom w:val="outset" w:sz="6" w:space="0" w:color="CCCCCC"/>
              <w:right w:val="outset" w:sz="6" w:space="0" w:color="CCCCCC"/>
            </w:tcBorders>
          </w:tcPr>
          <w:p w14:paraId="29FBDA33"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 xml:space="preserve">DATA OU PERÍODO </w:t>
            </w:r>
          </w:p>
        </w:tc>
        <w:tc>
          <w:tcPr>
            <w:tcW w:w="1059" w:type="dxa"/>
            <w:tcBorders>
              <w:top w:val="outset" w:sz="6" w:space="0" w:color="CCCCCC"/>
              <w:left w:val="outset" w:sz="6" w:space="0" w:color="CCCCCC"/>
              <w:bottom w:val="outset" w:sz="6" w:space="0" w:color="CCCCCC"/>
              <w:right w:val="outset" w:sz="6" w:space="0" w:color="CCCCCC"/>
            </w:tcBorders>
          </w:tcPr>
          <w:p w14:paraId="3DEE9B16"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CÓDIGO DO CURSO</w:t>
            </w:r>
          </w:p>
        </w:tc>
        <w:tc>
          <w:tcPr>
            <w:tcW w:w="1271" w:type="dxa"/>
            <w:tcBorders>
              <w:top w:val="outset" w:sz="6" w:space="0" w:color="CCCCCC"/>
              <w:left w:val="outset" w:sz="6" w:space="0" w:color="CCCCCC"/>
              <w:bottom w:val="outset" w:sz="6" w:space="0" w:color="CCCCCC"/>
              <w:right w:val="outset" w:sz="6" w:space="0" w:color="CCCCCC"/>
            </w:tcBorders>
          </w:tcPr>
          <w:p w14:paraId="05C07C8D"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CRÉDITOS DE PONTOS</w:t>
            </w:r>
          </w:p>
        </w:tc>
      </w:tr>
      <w:tr w:rsidR="003B5E05" w:rsidRPr="000B4A40" w14:paraId="25156B8F"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227123DA"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122" w:type="dxa"/>
            <w:tcBorders>
              <w:top w:val="outset" w:sz="6" w:space="0" w:color="CCCCCC"/>
              <w:left w:val="outset" w:sz="6" w:space="0" w:color="CCCCCC"/>
              <w:bottom w:val="outset" w:sz="6" w:space="0" w:color="CCCCCC"/>
              <w:right w:val="outset" w:sz="6" w:space="0" w:color="CCCCCC"/>
            </w:tcBorders>
            <w:vAlign w:val="center"/>
          </w:tcPr>
          <w:p w14:paraId="697930A5"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983" w:type="dxa"/>
            <w:tcBorders>
              <w:top w:val="outset" w:sz="6" w:space="0" w:color="CCCCCC"/>
              <w:left w:val="outset" w:sz="6" w:space="0" w:color="CCCCCC"/>
              <w:bottom w:val="outset" w:sz="6" w:space="0" w:color="CCCCCC"/>
              <w:right w:val="outset" w:sz="6" w:space="0" w:color="CCCCCC"/>
            </w:tcBorders>
            <w:vAlign w:val="center"/>
          </w:tcPr>
          <w:p w14:paraId="694C0A99"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253F7590"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059" w:type="dxa"/>
            <w:tcBorders>
              <w:top w:val="outset" w:sz="6" w:space="0" w:color="CCCCCC"/>
              <w:left w:val="outset" w:sz="6" w:space="0" w:color="CCCCCC"/>
              <w:bottom w:val="outset" w:sz="6" w:space="0" w:color="CCCCCC"/>
              <w:right w:val="outset" w:sz="6" w:space="0" w:color="CCCCCC"/>
            </w:tcBorders>
            <w:vAlign w:val="center"/>
          </w:tcPr>
          <w:p w14:paraId="0E8DD0F5"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271" w:type="dxa"/>
            <w:tcBorders>
              <w:top w:val="outset" w:sz="6" w:space="0" w:color="CCCCCC"/>
              <w:left w:val="outset" w:sz="6" w:space="0" w:color="CCCCCC"/>
              <w:bottom w:val="outset" w:sz="6" w:space="0" w:color="CCCCCC"/>
              <w:right w:val="outset" w:sz="6" w:space="0" w:color="CCCCCC"/>
            </w:tcBorders>
            <w:vAlign w:val="center"/>
          </w:tcPr>
          <w:p w14:paraId="719610F5"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657EF670"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41CC1DCC"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122" w:type="dxa"/>
            <w:tcBorders>
              <w:top w:val="outset" w:sz="6" w:space="0" w:color="CCCCCC"/>
              <w:left w:val="outset" w:sz="6" w:space="0" w:color="CCCCCC"/>
              <w:bottom w:val="outset" w:sz="6" w:space="0" w:color="CCCCCC"/>
              <w:right w:val="outset" w:sz="6" w:space="0" w:color="CCCCCC"/>
            </w:tcBorders>
            <w:vAlign w:val="center"/>
          </w:tcPr>
          <w:p w14:paraId="4E9FF493"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983" w:type="dxa"/>
            <w:tcBorders>
              <w:top w:val="outset" w:sz="6" w:space="0" w:color="CCCCCC"/>
              <w:left w:val="outset" w:sz="6" w:space="0" w:color="CCCCCC"/>
              <w:bottom w:val="outset" w:sz="6" w:space="0" w:color="CCCCCC"/>
              <w:right w:val="outset" w:sz="6" w:space="0" w:color="CCCCCC"/>
            </w:tcBorders>
            <w:vAlign w:val="center"/>
          </w:tcPr>
          <w:p w14:paraId="69768098"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02303538"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059" w:type="dxa"/>
            <w:tcBorders>
              <w:top w:val="outset" w:sz="6" w:space="0" w:color="CCCCCC"/>
              <w:left w:val="outset" w:sz="6" w:space="0" w:color="CCCCCC"/>
              <w:bottom w:val="outset" w:sz="6" w:space="0" w:color="CCCCCC"/>
              <w:right w:val="outset" w:sz="6" w:space="0" w:color="CCCCCC"/>
            </w:tcBorders>
            <w:vAlign w:val="center"/>
          </w:tcPr>
          <w:p w14:paraId="0E764B56"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271" w:type="dxa"/>
            <w:tcBorders>
              <w:top w:val="outset" w:sz="6" w:space="0" w:color="CCCCCC"/>
              <w:left w:val="outset" w:sz="6" w:space="0" w:color="CCCCCC"/>
              <w:bottom w:val="outset" w:sz="6" w:space="0" w:color="CCCCCC"/>
              <w:right w:val="outset" w:sz="6" w:space="0" w:color="CCCCCC"/>
            </w:tcBorders>
            <w:vAlign w:val="center"/>
          </w:tcPr>
          <w:p w14:paraId="6B34D93D"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677F8A82"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52C11B80" w14:textId="77777777" w:rsidR="003B5E05" w:rsidRPr="000B4A40" w:rsidRDefault="003B5E05" w:rsidP="009A4CD5">
            <w:pPr>
              <w:spacing w:after="0"/>
              <w:jc w:val="center"/>
              <w:rPr>
                <w:rFonts w:ascii="Times New Roman" w:hAnsi="Times New Roman"/>
                <w:b/>
                <w:bCs/>
                <w:szCs w:val="16"/>
              </w:rPr>
            </w:pPr>
            <w:r w:rsidRPr="000B4A40">
              <w:rPr>
                <w:rFonts w:ascii="Times New Roman" w:hAnsi="Times New Roman"/>
                <w:b/>
                <w:bCs/>
                <w:szCs w:val="16"/>
              </w:rPr>
              <w:t>III. ATUAÇÃO COMO PARTICIPANTE (COMISSÕES TÉCNICAS E PROFISSIONAIS)</w:t>
            </w:r>
          </w:p>
          <w:p w14:paraId="5548DE28" w14:textId="77777777" w:rsidR="003B5E05" w:rsidRPr="000B4A40" w:rsidRDefault="003B5E05" w:rsidP="009A4CD5">
            <w:pPr>
              <w:spacing w:after="0"/>
              <w:jc w:val="center"/>
              <w:rPr>
                <w:rFonts w:ascii="Times New Roman" w:hAnsi="Times New Roman"/>
                <w:szCs w:val="16"/>
              </w:rPr>
            </w:pPr>
            <w:r w:rsidRPr="000B4A40">
              <w:rPr>
                <w:rFonts w:ascii="Times New Roman" w:hAnsi="Times New Roman"/>
              </w:rPr>
              <w:t>Atividade que necessita de apreciação para atribuição de pontuação.</w:t>
            </w:r>
            <w:r w:rsidRPr="000B4A40">
              <w:rPr>
                <w:rFonts w:ascii="Times New Roman" w:hAnsi="Times New Roman"/>
                <w:b/>
                <w:bCs/>
                <w:szCs w:val="16"/>
              </w:rPr>
              <w:t xml:space="preserve"> </w:t>
            </w:r>
          </w:p>
        </w:tc>
      </w:tr>
      <w:tr w:rsidR="003B5E05" w:rsidRPr="000B4A40" w14:paraId="1C70288C"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22F17F3C"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COMISSÃO/</w:t>
            </w:r>
          </w:p>
          <w:p w14:paraId="25AAEAC1"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BANCA EXAMINADORA</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28FCAC4E"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ENTIDADE</w:t>
            </w:r>
          </w:p>
        </w:tc>
        <w:tc>
          <w:tcPr>
            <w:tcW w:w="1623" w:type="dxa"/>
            <w:tcBorders>
              <w:top w:val="outset" w:sz="6" w:space="0" w:color="CCCCCC"/>
              <w:left w:val="outset" w:sz="6" w:space="0" w:color="CCCCCC"/>
              <w:bottom w:val="outset" w:sz="6" w:space="0" w:color="CCCCCC"/>
              <w:right w:val="outset" w:sz="6" w:space="0" w:color="CCCCCC"/>
            </w:tcBorders>
            <w:vAlign w:val="center"/>
          </w:tcPr>
          <w:p w14:paraId="006AFD0A"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DATA OU PERÍODO</w:t>
            </w:r>
          </w:p>
        </w:tc>
        <w:tc>
          <w:tcPr>
            <w:tcW w:w="2330" w:type="dxa"/>
            <w:gridSpan w:val="2"/>
            <w:tcBorders>
              <w:top w:val="outset" w:sz="6" w:space="0" w:color="CCCCCC"/>
              <w:left w:val="outset" w:sz="6" w:space="0" w:color="CCCCCC"/>
              <w:bottom w:val="outset" w:sz="6" w:space="0" w:color="CCCCCC"/>
              <w:right w:val="outset" w:sz="6" w:space="0" w:color="CCCCCC"/>
            </w:tcBorders>
            <w:vAlign w:val="center"/>
          </w:tcPr>
          <w:p w14:paraId="237A0DCD"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CRÉDITOS DE PONTOS</w:t>
            </w:r>
          </w:p>
        </w:tc>
      </w:tr>
      <w:tr w:rsidR="003B5E05" w:rsidRPr="000B4A40" w14:paraId="6919BC8D"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15D0553F"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74630D90"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170C544C"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330" w:type="dxa"/>
            <w:gridSpan w:val="2"/>
            <w:tcBorders>
              <w:top w:val="outset" w:sz="6" w:space="0" w:color="CCCCCC"/>
              <w:left w:val="outset" w:sz="6" w:space="0" w:color="CCCCCC"/>
              <w:bottom w:val="outset" w:sz="6" w:space="0" w:color="CCCCCC"/>
              <w:right w:val="outset" w:sz="6" w:space="0" w:color="CCCCCC"/>
            </w:tcBorders>
            <w:vAlign w:val="center"/>
          </w:tcPr>
          <w:p w14:paraId="4F0AB6F5"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767346D9"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1B636E7A"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5091FE75"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0BDBBAEE"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330" w:type="dxa"/>
            <w:gridSpan w:val="2"/>
            <w:tcBorders>
              <w:top w:val="outset" w:sz="6" w:space="0" w:color="CCCCCC"/>
              <w:left w:val="outset" w:sz="6" w:space="0" w:color="CCCCCC"/>
              <w:bottom w:val="outset" w:sz="6" w:space="0" w:color="CCCCCC"/>
              <w:right w:val="outset" w:sz="6" w:space="0" w:color="CCCCCC"/>
            </w:tcBorders>
            <w:vAlign w:val="center"/>
          </w:tcPr>
          <w:p w14:paraId="079EE992"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0E383F46"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3F71F79B" w14:textId="77777777" w:rsidR="003B5E05" w:rsidRPr="000B4A40" w:rsidRDefault="003B5E05" w:rsidP="009A4CD5">
            <w:pPr>
              <w:spacing w:after="0"/>
              <w:jc w:val="center"/>
              <w:rPr>
                <w:rFonts w:ascii="Times New Roman" w:hAnsi="Times New Roman"/>
                <w:b/>
                <w:bCs/>
                <w:szCs w:val="16"/>
              </w:rPr>
            </w:pPr>
            <w:r w:rsidRPr="000B4A40">
              <w:rPr>
                <w:rFonts w:ascii="Times New Roman" w:hAnsi="Times New Roman"/>
                <w:b/>
                <w:bCs/>
                <w:szCs w:val="16"/>
              </w:rPr>
              <w:t xml:space="preserve">IV. PRODUÇÃO INTELECTUAL (LIVROS, ARTIGOS E PESQUISAS) </w:t>
            </w:r>
          </w:p>
          <w:p w14:paraId="1234CA0E" w14:textId="77777777" w:rsidR="003B5E05" w:rsidRPr="000B4A40" w:rsidRDefault="003B5E05" w:rsidP="009A4CD5">
            <w:pPr>
              <w:spacing w:after="0"/>
              <w:jc w:val="center"/>
              <w:rPr>
                <w:rFonts w:ascii="Times New Roman" w:hAnsi="Times New Roman"/>
                <w:szCs w:val="16"/>
              </w:rPr>
            </w:pPr>
            <w:r w:rsidRPr="000B4A40">
              <w:rPr>
                <w:rFonts w:ascii="Times New Roman" w:hAnsi="Times New Roman"/>
              </w:rPr>
              <w:t>Atividade que necessita de apreciação para atribuição de pontuação.</w:t>
            </w:r>
          </w:p>
        </w:tc>
      </w:tr>
      <w:tr w:rsidR="003B5E05" w:rsidRPr="000B4A40" w14:paraId="10851875"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1EE01F26"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TÍTULO</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1717A98F"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FONTE</w:t>
            </w:r>
          </w:p>
        </w:tc>
        <w:tc>
          <w:tcPr>
            <w:tcW w:w="1623" w:type="dxa"/>
            <w:tcBorders>
              <w:top w:val="outset" w:sz="6" w:space="0" w:color="CCCCCC"/>
              <w:left w:val="outset" w:sz="6" w:space="0" w:color="CCCCCC"/>
              <w:bottom w:val="outset" w:sz="6" w:space="0" w:color="CCCCCC"/>
              <w:right w:val="outset" w:sz="6" w:space="0" w:color="CCCCCC"/>
            </w:tcBorders>
            <w:vAlign w:val="center"/>
          </w:tcPr>
          <w:p w14:paraId="01D081A2"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DATA PUBLICAÇÃO</w:t>
            </w:r>
          </w:p>
        </w:tc>
        <w:tc>
          <w:tcPr>
            <w:tcW w:w="2330" w:type="dxa"/>
            <w:gridSpan w:val="2"/>
            <w:tcBorders>
              <w:top w:val="outset" w:sz="6" w:space="0" w:color="CCCCCC"/>
              <w:left w:val="outset" w:sz="6" w:space="0" w:color="CCCCCC"/>
              <w:bottom w:val="outset" w:sz="6" w:space="0" w:color="CCCCCC"/>
              <w:right w:val="outset" w:sz="6" w:space="0" w:color="CCCCCC"/>
            </w:tcBorders>
            <w:vAlign w:val="center"/>
          </w:tcPr>
          <w:p w14:paraId="3709DD8C" w14:textId="77777777" w:rsidR="003B5E05" w:rsidRPr="000B4A40" w:rsidRDefault="003B5E05" w:rsidP="009A4CD5">
            <w:pPr>
              <w:spacing w:after="0"/>
              <w:jc w:val="center"/>
              <w:rPr>
                <w:rFonts w:ascii="Times New Roman" w:hAnsi="Times New Roman"/>
                <w:b/>
                <w:szCs w:val="16"/>
              </w:rPr>
            </w:pPr>
            <w:r w:rsidRPr="000B4A40">
              <w:rPr>
                <w:rFonts w:ascii="Times New Roman" w:hAnsi="Times New Roman"/>
                <w:b/>
                <w:szCs w:val="16"/>
              </w:rPr>
              <w:t xml:space="preserve">CRÉDITOS DE PONTOS </w:t>
            </w:r>
          </w:p>
        </w:tc>
      </w:tr>
      <w:tr w:rsidR="003B5E05" w:rsidRPr="000B4A40" w14:paraId="33FDE28D"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5D080DC1"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1904895F"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5E16B656"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330" w:type="dxa"/>
            <w:gridSpan w:val="2"/>
            <w:tcBorders>
              <w:top w:val="outset" w:sz="6" w:space="0" w:color="CCCCCC"/>
              <w:left w:val="outset" w:sz="6" w:space="0" w:color="CCCCCC"/>
              <w:bottom w:val="outset" w:sz="6" w:space="0" w:color="CCCCCC"/>
              <w:right w:val="outset" w:sz="6" w:space="0" w:color="CCCCCC"/>
            </w:tcBorders>
            <w:vAlign w:val="center"/>
          </w:tcPr>
          <w:p w14:paraId="285DDD42"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5E4141D9" w14:textId="77777777" w:rsidTr="009A4CD5">
        <w:trPr>
          <w:tblCellSpacing w:w="0" w:type="dxa"/>
          <w:jc w:val="center"/>
        </w:trPr>
        <w:tc>
          <w:tcPr>
            <w:tcW w:w="2128" w:type="dxa"/>
            <w:tcBorders>
              <w:top w:val="outset" w:sz="6" w:space="0" w:color="CCCCCC"/>
              <w:left w:val="outset" w:sz="6" w:space="0" w:color="CCCCCC"/>
              <w:bottom w:val="outset" w:sz="6" w:space="0" w:color="CCCCCC"/>
              <w:right w:val="outset" w:sz="6" w:space="0" w:color="CCCCCC"/>
            </w:tcBorders>
            <w:vAlign w:val="center"/>
          </w:tcPr>
          <w:p w14:paraId="2DE91031"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4105" w:type="dxa"/>
            <w:gridSpan w:val="2"/>
            <w:tcBorders>
              <w:top w:val="outset" w:sz="6" w:space="0" w:color="CCCCCC"/>
              <w:left w:val="outset" w:sz="6" w:space="0" w:color="CCCCCC"/>
              <w:bottom w:val="outset" w:sz="6" w:space="0" w:color="CCCCCC"/>
              <w:right w:val="outset" w:sz="6" w:space="0" w:color="CCCCCC"/>
            </w:tcBorders>
            <w:vAlign w:val="center"/>
          </w:tcPr>
          <w:p w14:paraId="611F00E4"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1623" w:type="dxa"/>
            <w:tcBorders>
              <w:top w:val="outset" w:sz="6" w:space="0" w:color="CCCCCC"/>
              <w:left w:val="outset" w:sz="6" w:space="0" w:color="CCCCCC"/>
              <w:bottom w:val="outset" w:sz="6" w:space="0" w:color="CCCCCC"/>
              <w:right w:val="outset" w:sz="6" w:space="0" w:color="CCCCCC"/>
            </w:tcBorders>
            <w:vAlign w:val="center"/>
          </w:tcPr>
          <w:p w14:paraId="7D72038A"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c>
          <w:tcPr>
            <w:tcW w:w="2330" w:type="dxa"/>
            <w:gridSpan w:val="2"/>
            <w:tcBorders>
              <w:top w:val="outset" w:sz="6" w:space="0" w:color="CCCCCC"/>
              <w:left w:val="outset" w:sz="6" w:space="0" w:color="CCCCCC"/>
              <w:bottom w:val="outset" w:sz="6" w:space="0" w:color="CCCCCC"/>
              <w:right w:val="outset" w:sz="6" w:space="0" w:color="CCCCCC"/>
            </w:tcBorders>
            <w:vAlign w:val="center"/>
          </w:tcPr>
          <w:p w14:paraId="19FEC7BC" w14:textId="77777777" w:rsidR="003B5E05" w:rsidRPr="000B4A40" w:rsidRDefault="003B5E05" w:rsidP="009A4CD5">
            <w:pPr>
              <w:spacing w:after="0"/>
              <w:jc w:val="both"/>
              <w:rPr>
                <w:rFonts w:ascii="Times New Roman" w:hAnsi="Times New Roman"/>
                <w:szCs w:val="16"/>
              </w:rPr>
            </w:pPr>
            <w:r w:rsidRPr="000B4A40">
              <w:rPr>
                <w:rFonts w:ascii="Times New Roman" w:hAnsi="Times New Roman"/>
                <w:szCs w:val="16"/>
              </w:rPr>
              <w:t> </w:t>
            </w:r>
          </w:p>
        </w:tc>
      </w:tr>
      <w:tr w:rsidR="003B5E05" w:rsidRPr="000B4A40" w14:paraId="68C64527"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088817C6" w14:textId="77777777" w:rsidR="003B5E05" w:rsidRPr="000B4A40" w:rsidRDefault="003B5E05" w:rsidP="009A4CD5">
            <w:pPr>
              <w:spacing w:after="0"/>
              <w:jc w:val="both"/>
              <w:rPr>
                <w:rFonts w:ascii="Times New Roman" w:hAnsi="Times New Roman"/>
                <w:b/>
                <w:bCs/>
                <w:szCs w:val="16"/>
              </w:rPr>
            </w:pPr>
            <w:r w:rsidRPr="000B4A40">
              <w:rPr>
                <w:rFonts w:ascii="Times New Roman" w:hAnsi="Times New Roman"/>
                <w:b/>
                <w:bCs/>
                <w:szCs w:val="16"/>
              </w:rPr>
              <w:t>TOTAL DE PONTOS:</w:t>
            </w:r>
          </w:p>
          <w:p w14:paraId="6804B6A8" w14:textId="77777777" w:rsidR="003B5E05" w:rsidRPr="000B4A40" w:rsidRDefault="003B5E05">
            <w:pPr>
              <w:numPr>
                <w:ilvl w:val="0"/>
                <w:numId w:val="400"/>
              </w:numPr>
              <w:suppressAutoHyphens/>
              <w:spacing w:after="0" w:line="276" w:lineRule="auto"/>
              <w:jc w:val="both"/>
              <w:rPr>
                <w:rFonts w:ascii="Times New Roman" w:hAnsi="Times New Roman"/>
                <w:szCs w:val="16"/>
              </w:rPr>
            </w:pPr>
            <w:r w:rsidRPr="000B4A40">
              <w:rPr>
                <w:rFonts w:ascii="Times New Roman" w:hAnsi="Times New Roman"/>
                <w:b/>
                <w:bCs/>
                <w:szCs w:val="16"/>
              </w:rPr>
              <w:t>Aquisição de Conhecimento:</w:t>
            </w:r>
          </w:p>
          <w:p w14:paraId="17E03FEC" w14:textId="77777777" w:rsidR="003B5E05" w:rsidRPr="000B4A40" w:rsidRDefault="003B5E05">
            <w:pPr>
              <w:numPr>
                <w:ilvl w:val="0"/>
                <w:numId w:val="400"/>
              </w:numPr>
              <w:suppressAutoHyphens/>
              <w:spacing w:after="0" w:line="276" w:lineRule="auto"/>
              <w:ind w:left="513" w:hanging="142"/>
              <w:jc w:val="both"/>
              <w:rPr>
                <w:rFonts w:ascii="Times New Roman" w:hAnsi="Times New Roman"/>
                <w:szCs w:val="16"/>
              </w:rPr>
            </w:pPr>
            <w:r w:rsidRPr="000B4A40">
              <w:rPr>
                <w:rFonts w:ascii="Times New Roman" w:hAnsi="Times New Roman"/>
                <w:b/>
                <w:bCs/>
                <w:szCs w:val="16"/>
              </w:rPr>
              <w:t>Docência:</w:t>
            </w:r>
          </w:p>
          <w:p w14:paraId="11010200" w14:textId="77777777" w:rsidR="003B5E05" w:rsidRPr="000B4A40" w:rsidRDefault="003B5E05">
            <w:pPr>
              <w:numPr>
                <w:ilvl w:val="0"/>
                <w:numId w:val="400"/>
              </w:numPr>
              <w:suppressAutoHyphens/>
              <w:spacing w:after="0" w:line="276" w:lineRule="auto"/>
              <w:ind w:left="513" w:hanging="142"/>
              <w:jc w:val="both"/>
              <w:rPr>
                <w:rFonts w:ascii="Times New Roman" w:hAnsi="Times New Roman"/>
                <w:szCs w:val="16"/>
              </w:rPr>
            </w:pPr>
            <w:r w:rsidRPr="000B4A40">
              <w:rPr>
                <w:rFonts w:ascii="Times New Roman" w:hAnsi="Times New Roman"/>
                <w:b/>
                <w:bCs/>
                <w:szCs w:val="16"/>
              </w:rPr>
              <w:t>Atuação como participante:</w:t>
            </w:r>
          </w:p>
          <w:p w14:paraId="6EB6757E" w14:textId="77777777" w:rsidR="003B5E05" w:rsidRPr="000B4A40" w:rsidRDefault="003B5E05">
            <w:pPr>
              <w:numPr>
                <w:ilvl w:val="0"/>
                <w:numId w:val="400"/>
              </w:numPr>
              <w:suppressAutoHyphens/>
              <w:spacing w:after="0" w:line="276" w:lineRule="auto"/>
              <w:ind w:left="513" w:hanging="142"/>
              <w:jc w:val="both"/>
              <w:rPr>
                <w:rFonts w:ascii="Times New Roman" w:hAnsi="Times New Roman"/>
                <w:szCs w:val="16"/>
              </w:rPr>
            </w:pPr>
            <w:r w:rsidRPr="000B4A40">
              <w:rPr>
                <w:rFonts w:ascii="Times New Roman" w:hAnsi="Times New Roman"/>
                <w:b/>
                <w:bCs/>
                <w:szCs w:val="16"/>
              </w:rPr>
              <w:t>Produção intelectual:</w:t>
            </w:r>
          </w:p>
        </w:tc>
      </w:tr>
      <w:tr w:rsidR="003B5E05" w:rsidRPr="000B4A40" w14:paraId="69D9FA96" w14:textId="77777777" w:rsidTr="009A4CD5">
        <w:trPr>
          <w:tblCellSpacing w:w="0" w:type="dxa"/>
          <w:jc w:val="center"/>
        </w:trPr>
        <w:tc>
          <w:tcPr>
            <w:tcW w:w="0" w:type="auto"/>
            <w:gridSpan w:val="6"/>
            <w:tcBorders>
              <w:top w:val="outset" w:sz="6" w:space="0" w:color="CCCCCC"/>
              <w:left w:val="outset" w:sz="6" w:space="0" w:color="CCCCCC"/>
              <w:bottom w:val="outset" w:sz="6" w:space="0" w:color="CCCCCC"/>
              <w:right w:val="outset" w:sz="6" w:space="0" w:color="CCCCCC"/>
            </w:tcBorders>
            <w:vAlign w:val="center"/>
          </w:tcPr>
          <w:p w14:paraId="1957D60B" w14:textId="77777777" w:rsidR="003B5E05" w:rsidRPr="000B4A40" w:rsidRDefault="003B5E05" w:rsidP="009A4CD5">
            <w:pPr>
              <w:spacing w:after="0"/>
              <w:jc w:val="both"/>
              <w:rPr>
                <w:rFonts w:ascii="Times New Roman" w:hAnsi="Times New Roman"/>
                <w:szCs w:val="16"/>
              </w:rPr>
            </w:pPr>
          </w:p>
          <w:tbl>
            <w:tblPr>
              <w:tblW w:w="10079" w:type="dxa"/>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000" w:firstRow="0" w:lastRow="0" w:firstColumn="0" w:lastColumn="0" w:noHBand="0" w:noVBand="0"/>
            </w:tblPr>
            <w:tblGrid>
              <w:gridCol w:w="10079"/>
            </w:tblGrid>
            <w:tr w:rsidR="003B5E05" w:rsidRPr="000B4A40" w14:paraId="791033AB" w14:textId="77777777" w:rsidTr="009A4CD5">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tcPr>
                <w:p w14:paraId="59BB148C" w14:textId="77777777" w:rsidR="003B5E05" w:rsidRPr="000B4A40" w:rsidRDefault="003B5E05" w:rsidP="009A4CD5">
                  <w:pPr>
                    <w:spacing w:after="0"/>
                    <w:jc w:val="center"/>
                    <w:rPr>
                      <w:rFonts w:ascii="Times New Roman" w:hAnsi="Times New Roman"/>
                      <w:sz w:val="20"/>
                      <w:szCs w:val="20"/>
                    </w:rPr>
                  </w:pPr>
                  <w:r w:rsidRPr="000B4A40">
                    <w:rPr>
                      <w:rFonts w:ascii="Times New Roman" w:hAnsi="Times New Roman"/>
                      <w:bCs/>
                      <w:sz w:val="20"/>
                      <w:szCs w:val="20"/>
                    </w:rPr>
                    <w:t>DECLARO SOB RESPONSABILIDADE QUE SÃO VERDADEIRAS AS INFORMAÇÕES CONTIDAS NESTE DOCUMENTO.</w:t>
                  </w:r>
                </w:p>
              </w:tc>
            </w:tr>
          </w:tbl>
          <w:p w14:paraId="7D9B2E23" w14:textId="77777777" w:rsidR="003B5E05" w:rsidRPr="000B4A40" w:rsidRDefault="003B5E05" w:rsidP="009A4CD5">
            <w:pPr>
              <w:spacing w:after="0"/>
              <w:jc w:val="both"/>
              <w:rPr>
                <w:rFonts w:ascii="Times New Roman" w:hAnsi="Times New Roman"/>
                <w:szCs w:val="16"/>
              </w:rPr>
            </w:pPr>
          </w:p>
          <w:p w14:paraId="45460135" w14:textId="77777777" w:rsidR="003B5E05" w:rsidRPr="000B4A40" w:rsidRDefault="003B5E05" w:rsidP="009A4CD5">
            <w:pPr>
              <w:spacing w:after="0"/>
              <w:jc w:val="both"/>
              <w:rPr>
                <w:rFonts w:ascii="Times New Roman" w:hAnsi="Times New Roman"/>
                <w:szCs w:val="16"/>
              </w:rPr>
            </w:pPr>
          </w:p>
          <w:p w14:paraId="29A917E9" w14:textId="77777777" w:rsidR="003B5E05" w:rsidRPr="000B4A40" w:rsidRDefault="003B5E05" w:rsidP="009A4CD5">
            <w:pPr>
              <w:spacing w:after="0"/>
              <w:jc w:val="right"/>
              <w:rPr>
                <w:rFonts w:ascii="Times New Roman" w:hAnsi="Times New Roman"/>
                <w:szCs w:val="16"/>
              </w:rPr>
            </w:pPr>
            <w:r w:rsidRPr="000B4A40">
              <w:rPr>
                <w:rFonts w:ascii="Times New Roman" w:hAnsi="Times New Roman"/>
                <w:szCs w:val="16"/>
              </w:rPr>
              <w:t>...................................................... , .............., de ............................................... de 20XX</w:t>
            </w:r>
          </w:p>
          <w:p w14:paraId="57070E53" w14:textId="77777777" w:rsidR="003B5E05" w:rsidRPr="000B4A40" w:rsidRDefault="003B5E05" w:rsidP="009A4CD5">
            <w:pPr>
              <w:spacing w:after="0"/>
              <w:jc w:val="both"/>
              <w:rPr>
                <w:rFonts w:ascii="Times New Roman" w:hAnsi="Times New Roman"/>
                <w:szCs w:val="16"/>
              </w:rPr>
            </w:pPr>
          </w:p>
          <w:p w14:paraId="44BD6756" w14:textId="77777777" w:rsidR="003B5E05" w:rsidRPr="000B4A40" w:rsidRDefault="003B5E05" w:rsidP="009A4CD5">
            <w:pPr>
              <w:spacing w:after="0"/>
              <w:jc w:val="both"/>
              <w:rPr>
                <w:rFonts w:ascii="Times New Roman" w:hAnsi="Times New Roman"/>
                <w:szCs w:val="16"/>
              </w:rPr>
            </w:pPr>
          </w:p>
          <w:p w14:paraId="31321846" w14:textId="77777777" w:rsidR="003B5E05" w:rsidRPr="000B4A40" w:rsidRDefault="003B5E05" w:rsidP="009A4CD5">
            <w:pPr>
              <w:spacing w:after="0"/>
              <w:jc w:val="center"/>
              <w:rPr>
                <w:rFonts w:ascii="Times New Roman" w:hAnsi="Times New Roman"/>
                <w:szCs w:val="16"/>
              </w:rPr>
            </w:pPr>
            <w:r w:rsidRPr="000B4A40">
              <w:rPr>
                <w:rFonts w:ascii="Times New Roman" w:hAnsi="Times New Roman"/>
                <w:szCs w:val="16"/>
              </w:rPr>
              <w:t>Assinatura</w:t>
            </w:r>
          </w:p>
        </w:tc>
      </w:tr>
    </w:tbl>
    <w:p w14:paraId="6A6F3F6E" w14:textId="77777777" w:rsidR="003B5E05" w:rsidRPr="00AA0755" w:rsidRDefault="003B5E05" w:rsidP="003B5E05"/>
    <w:p w14:paraId="2C770C12" w14:textId="6E16E408" w:rsidR="005F5EEF" w:rsidRDefault="005F5EEF" w:rsidP="003D20B6"/>
    <w:p w14:paraId="7F36EA68" w14:textId="78CBA05F" w:rsidR="005F5EEF" w:rsidRDefault="005F5EEF" w:rsidP="003D20B6"/>
    <w:p w14:paraId="276D1D3D" w14:textId="0264E54E" w:rsidR="005F5EEF" w:rsidRDefault="005F5EEF" w:rsidP="005F5EEF">
      <w:pPr>
        <w:pStyle w:val="Ttulo1"/>
        <w:spacing w:before="0" w:after="120" w:line="240" w:lineRule="auto"/>
        <w:rPr>
          <w:rFonts w:ascii="Times New Roman" w:hAnsi="Times New Roman" w:cs="Times New Roman"/>
          <w:b/>
          <w:bCs/>
          <w:color w:val="auto"/>
          <w:sz w:val="24"/>
          <w:szCs w:val="24"/>
        </w:rPr>
      </w:pPr>
      <w:bookmarkStart w:id="280" w:name="_Toc183036936"/>
      <w:r w:rsidRPr="00D17E06">
        <w:rPr>
          <w:rFonts w:ascii="Times New Roman" w:hAnsi="Times New Roman" w:cs="Times New Roman"/>
          <w:b/>
          <w:bCs/>
          <w:color w:val="auto"/>
          <w:sz w:val="24"/>
          <w:szCs w:val="24"/>
        </w:rPr>
        <w:t xml:space="preserve">NBC </w:t>
      </w:r>
      <w:r>
        <w:rPr>
          <w:rFonts w:ascii="Times New Roman" w:hAnsi="Times New Roman" w:cs="Times New Roman"/>
          <w:b/>
          <w:bCs/>
          <w:color w:val="auto"/>
          <w:sz w:val="24"/>
          <w:szCs w:val="24"/>
        </w:rPr>
        <w:t>TO 3000</w:t>
      </w:r>
      <w:bookmarkEnd w:id="280"/>
    </w:p>
    <w:p w14:paraId="77484615" w14:textId="77777777" w:rsidR="005F5EEF" w:rsidRDefault="005F5EEF" w:rsidP="005F5EEF">
      <w:r>
        <w:t xml:space="preserve">NORMA BRASILEIRA DE CONTABILIDADE – NBC TO 3000, DE 20 DE NOVEMBRO DE 2015. </w:t>
      </w:r>
    </w:p>
    <w:p w14:paraId="2AB5806D" w14:textId="77777777" w:rsidR="005F5EEF" w:rsidRDefault="005F5EEF" w:rsidP="005F5EEF"/>
    <w:p w14:paraId="100CA58D" w14:textId="77777777" w:rsidR="005F5EEF" w:rsidRDefault="005F5EEF" w:rsidP="005F5EEF"/>
    <w:p w14:paraId="5037BE6E" w14:textId="77777777" w:rsidR="005F5EEF" w:rsidRDefault="005F5EEF" w:rsidP="005F5EEF">
      <w:r>
        <w:t xml:space="preserve">Dá nova redação à NBC TO 3000 que dispõe sobre trabalhos </w:t>
      </w:r>
      <w:r w:rsidRPr="00DC7836">
        <w:rPr>
          <w:highlight w:val="yellow"/>
        </w:rPr>
        <w:t xml:space="preserve">de asseguração </w:t>
      </w:r>
      <w:r w:rsidRPr="00DC7836">
        <w:rPr>
          <w:highlight w:val="red"/>
        </w:rPr>
        <w:t xml:space="preserve">diferente </w:t>
      </w:r>
      <w:r w:rsidRPr="00DC7836">
        <w:rPr>
          <w:highlight w:val="yellow"/>
        </w:rPr>
        <w:t>de auditoria e revisão</w:t>
      </w:r>
      <w:r>
        <w:t xml:space="preserve"> . </w:t>
      </w:r>
    </w:p>
    <w:p w14:paraId="0591623F" w14:textId="77777777" w:rsidR="005F5EEF" w:rsidRDefault="005F5EEF" w:rsidP="005F5EEF"/>
    <w:p w14:paraId="3572CE06" w14:textId="77777777" w:rsidR="005F5EEF" w:rsidRDefault="005F5EEF" w:rsidP="005F5EEF"/>
    <w:p w14:paraId="10568C6E" w14:textId="77777777" w:rsidR="005F5EEF" w:rsidRDefault="005F5EEF" w:rsidP="005F5EEF">
      <w:r>
        <w:t>O CONSELHO FEDERAL DE CONTABILIDADE, considerando o processo de convergência das Normas Brasileiras de Contabilidade aos padrões internacionais e que, mediante acordo firmado com a Ifac, que autorizou, no Brasil, o CFC e o Instituto dos Auditores Independentes do Brasil (Ibracon) como tradutores de suas normas e publicações, outorgando os direitos de realizar tradução, publicação e distribuição das normas internacionais em formato eletrônico, no exercício de suas atribuições legais e regimentais e com fundamento no disposto na alínea “f” do Art. 6º do Decreto-Lei n.º 9.295/1946, alterado pela Lei n.º 12.249/2010, faz saber que foi aprovada em seu Plenário a seguinte Norma Brasileira de Contabilidade (NBC), elaborada de acordo com a sua equivalente internacional ISAE 3000 da Ifac:</w:t>
      </w:r>
    </w:p>
    <w:p w14:paraId="6356200A" w14:textId="77777777" w:rsidR="005F5EEF" w:rsidRDefault="005F5EEF" w:rsidP="005F5EEF"/>
    <w:p w14:paraId="7A1815CB" w14:textId="77777777" w:rsidR="005F5EEF" w:rsidRDefault="005F5EEF" w:rsidP="005F5EEF"/>
    <w:p w14:paraId="0908F7BF" w14:textId="77777777" w:rsidR="005F5EEF" w:rsidRDefault="005F5EEF" w:rsidP="005F5EEF">
      <w:r>
        <w:t>NBC TO 3000 – TRABALHO DE ASSEGURAÇÃO DIFERENTE DE AUDITORIA E REVISÃO</w:t>
      </w:r>
    </w:p>
    <w:p w14:paraId="38151C8D" w14:textId="77777777" w:rsidR="005F5EEF" w:rsidRDefault="005F5EEF" w:rsidP="005F5EEF"/>
    <w:p w14:paraId="1CF50F9D" w14:textId="77777777" w:rsidR="005F5EEF" w:rsidRDefault="005F5EEF" w:rsidP="005F5EEF"/>
    <w:p w14:paraId="0064AAF8" w14:textId="77777777" w:rsidR="005F5EEF" w:rsidRDefault="005F5EEF" w:rsidP="005F5EEF">
      <w:r>
        <w:t>Sumário</w:t>
      </w:r>
      <w:r>
        <w:tab/>
        <w:t>Item</w:t>
      </w:r>
    </w:p>
    <w:p w14:paraId="30FF90A9" w14:textId="77777777" w:rsidR="005F5EEF" w:rsidRDefault="005F5EEF" w:rsidP="005F5EEF">
      <w:r>
        <w:t>Introdução</w:t>
      </w:r>
      <w:r>
        <w:tab/>
        <w:t>1 – 4</w:t>
      </w:r>
    </w:p>
    <w:p w14:paraId="575D6F72" w14:textId="77777777" w:rsidR="005F5EEF" w:rsidRDefault="005F5EEF" w:rsidP="005F5EEF">
      <w:r>
        <w:t>Alcance</w:t>
      </w:r>
      <w:r>
        <w:tab/>
        <w:t>5 – 9</w:t>
      </w:r>
    </w:p>
    <w:p w14:paraId="36895EA7" w14:textId="77777777" w:rsidR="005F5EEF" w:rsidRDefault="005F5EEF" w:rsidP="005F5EEF">
      <w:r>
        <w:t>Objetivo</w:t>
      </w:r>
      <w:r>
        <w:tab/>
        <w:t>10 – 11</w:t>
      </w:r>
    </w:p>
    <w:p w14:paraId="4F00F845" w14:textId="77777777" w:rsidR="005F5EEF" w:rsidRDefault="005F5EEF" w:rsidP="005F5EEF">
      <w:r>
        <w:t>Definições</w:t>
      </w:r>
      <w:r>
        <w:tab/>
        <w:t>12 – 13</w:t>
      </w:r>
    </w:p>
    <w:p w14:paraId="73415378" w14:textId="77777777" w:rsidR="005F5EEF" w:rsidRDefault="005F5EEF" w:rsidP="005F5EEF">
      <w:r>
        <w:t>Requisitos</w:t>
      </w:r>
      <w:r>
        <w:tab/>
      </w:r>
    </w:p>
    <w:p w14:paraId="2C2C0BB8" w14:textId="77777777" w:rsidR="005F5EEF" w:rsidRDefault="005F5EEF" w:rsidP="005F5EEF">
      <w:r>
        <w:t>Condução de trabalho de asseguração de acordo com as NBCs TO</w:t>
      </w:r>
      <w:r>
        <w:tab/>
        <w:t>14 – 19</w:t>
      </w:r>
    </w:p>
    <w:p w14:paraId="30CA65B1" w14:textId="77777777" w:rsidR="005F5EEF" w:rsidRDefault="005F5EEF" w:rsidP="005F5EEF">
      <w:r>
        <w:t>Exigências éticas</w:t>
      </w:r>
      <w:r>
        <w:tab/>
        <w:t>20</w:t>
      </w:r>
    </w:p>
    <w:p w14:paraId="5FABF497" w14:textId="77777777" w:rsidR="005F5EEF" w:rsidRDefault="005F5EEF" w:rsidP="005F5EEF">
      <w:r>
        <w:t>Aceitação e continuidade</w:t>
      </w:r>
      <w:r>
        <w:tab/>
        <w:t>21 – 30</w:t>
      </w:r>
    </w:p>
    <w:p w14:paraId="62D33505" w14:textId="77777777" w:rsidR="005F5EEF" w:rsidRDefault="005F5EEF" w:rsidP="005F5EEF">
      <w:r>
        <w:t>Controle de qualidade</w:t>
      </w:r>
      <w:r>
        <w:tab/>
        <w:t>31 – 36</w:t>
      </w:r>
    </w:p>
    <w:p w14:paraId="5BA5FDCC" w14:textId="77777777" w:rsidR="005F5EEF" w:rsidRDefault="005F5EEF" w:rsidP="005F5EEF">
      <w:r>
        <w:t>Ceticismo profissional, julgamento profissional e técnicas e habilidades de asseguração</w:t>
      </w:r>
      <w:r>
        <w:tab/>
        <w:t>37 – 39</w:t>
      </w:r>
    </w:p>
    <w:p w14:paraId="0A06540E" w14:textId="77777777" w:rsidR="005F5EEF" w:rsidRDefault="005F5EEF" w:rsidP="005F5EEF">
      <w:r>
        <w:t>Planejamento e execução do trabalho</w:t>
      </w:r>
      <w:r>
        <w:tab/>
        <w:t>40 – 47</w:t>
      </w:r>
    </w:p>
    <w:p w14:paraId="2FD34181" w14:textId="77777777" w:rsidR="005F5EEF" w:rsidRDefault="005F5EEF" w:rsidP="005F5EEF">
      <w:r>
        <w:t>Obtenção de evidência</w:t>
      </w:r>
      <w:r>
        <w:tab/>
        <w:t>48 – 60</w:t>
      </w:r>
    </w:p>
    <w:p w14:paraId="5684AFFA" w14:textId="77777777" w:rsidR="005F5EEF" w:rsidRDefault="005F5EEF" w:rsidP="005F5EEF">
      <w:r>
        <w:t>Eventos subsequentes</w:t>
      </w:r>
      <w:r>
        <w:tab/>
        <w:t>61</w:t>
      </w:r>
    </w:p>
    <w:p w14:paraId="3B5FF9EA" w14:textId="77777777" w:rsidR="005F5EEF" w:rsidRDefault="005F5EEF" w:rsidP="005F5EEF">
      <w:r>
        <w:t>Outras informações</w:t>
      </w:r>
      <w:r>
        <w:tab/>
        <w:t>62</w:t>
      </w:r>
    </w:p>
    <w:p w14:paraId="6C0355A7" w14:textId="77777777" w:rsidR="005F5EEF" w:rsidRDefault="005F5EEF" w:rsidP="005F5EEF">
      <w:r>
        <w:t>Descrição do critério aplicável</w:t>
      </w:r>
      <w:r>
        <w:tab/>
        <w:t>63</w:t>
      </w:r>
    </w:p>
    <w:p w14:paraId="56F9EB17" w14:textId="77777777" w:rsidR="005F5EEF" w:rsidRDefault="005F5EEF" w:rsidP="005F5EEF">
      <w:r>
        <w:t>Formação da conclusão de asseguração</w:t>
      </w:r>
      <w:r>
        <w:tab/>
        <w:t>64 – 66</w:t>
      </w:r>
    </w:p>
    <w:p w14:paraId="4CBCC246" w14:textId="77777777" w:rsidR="005F5EEF" w:rsidRDefault="005F5EEF" w:rsidP="005F5EEF">
      <w:r>
        <w:t>Elaboração do relatório de asseguração</w:t>
      </w:r>
      <w:r>
        <w:tab/>
        <w:t>67 – 71</w:t>
      </w:r>
    </w:p>
    <w:p w14:paraId="0075C702" w14:textId="77777777" w:rsidR="005F5EEF" w:rsidRDefault="005F5EEF" w:rsidP="005F5EEF">
      <w:r>
        <w:t>Conclusão sem modificação e com modificação</w:t>
      </w:r>
      <w:r>
        <w:tab/>
        <w:t>72 – 77</w:t>
      </w:r>
    </w:p>
    <w:p w14:paraId="41604775" w14:textId="77777777" w:rsidR="005F5EEF" w:rsidRDefault="005F5EEF" w:rsidP="005F5EEF">
      <w:r>
        <w:t>Outras responsabilidades de comunicação</w:t>
      </w:r>
      <w:r>
        <w:tab/>
        <w:t>78</w:t>
      </w:r>
    </w:p>
    <w:p w14:paraId="25A22208" w14:textId="77777777" w:rsidR="005F5EEF" w:rsidRDefault="005F5EEF" w:rsidP="005F5EEF">
      <w:r>
        <w:t>Documentação</w:t>
      </w:r>
      <w:r>
        <w:tab/>
        <w:t>79 – 83</w:t>
      </w:r>
    </w:p>
    <w:p w14:paraId="580059A2" w14:textId="77777777" w:rsidR="005F5EEF" w:rsidRDefault="005F5EEF" w:rsidP="005F5EEF">
      <w:r>
        <w:t>Vigência</w:t>
      </w:r>
      <w:r>
        <w:tab/>
        <w:t>84</w:t>
      </w:r>
    </w:p>
    <w:p w14:paraId="207B75B1" w14:textId="77777777" w:rsidR="005F5EEF" w:rsidRDefault="005F5EEF" w:rsidP="005F5EEF">
      <w:r>
        <w:t xml:space="preserve">Aplicação e outros materiais explicativos </w:t>
      </w:r>
      <w:r>
        <w:tab/>
      </w:r>
    </w:p>
    <w:p w14:paraId="3B5ED8F9" w14:textId="77777777" w:rsidR="005F5EEF" w:rsidRDefault="005F5EEF" w:rsidP="005F5EEF">
      <w:r>
        <w:t>Introdução</w:t>
      </w:r>
      <w:r>
        <w:tab/>
        <w:t>A1</w:t>
      </w:r>
    </w:p>
    <w:p w14:paraId="40B6A1D9" w14:textId="77777777" w:rsidR="005F5EEF" w:rsidRDefault="005F5EEF" w:rsidP="005F5EEF">
      <w:r>
        <w:t>Objetivo</w:t>
      </w:r>
      <w:r>
        <w:tab/>
        <w:t>A2</w:t>
      </w:r>
    </w:p>
    <w:p w14:paraId="396BD00F" w14:textId="77777777" w:rsidR="005F5EEF" w:rsidRDefault="005F5EEF" w:rsidP="005F5EEF">
      <w:r>
        <w:t>Definições</w:t>
      </w:r>
      <w:r>
        <w:tab/>
        <w:t>A3 – A20</w:t>
      </w:r>
    </w:p>
    <w:p w14:paraId="78199B33" w14:textId="77777777" w:rsidR="005F5EEF" w:rsidRDefault="005F5EEF" w:rsidP="005F5EEF">
      <w:r>
        <w:t>Condução de trabalho de asseguração de acordo com as NBCs TO</w:t>
      </w:r>
      <w:r>
        <w:tab/>
        <w:t>A21 – A29</w:t>
      </w:r>
    </w:p>
    <w:p w14:paraId="0963E5DF" w14:textId="77777777" w:rsidR="005F5EEF" w:rsidRDefault="005F5EEF" w:rsidP="005F5EEF">
      <w:r>
        <w:t>Exigências éticas</w:t>
      </w:r>
      <w:r>
        <w:tab/>
        <w:t>A30 – A34</w:t>
      </w:r>
    </w:p>
    <w:p w14:paraId="587656AE" w14:textId="77777777" w:rsidR="005F5EEF" w:rsidRDefault="005F5EEF" w:rsidP="005F5EEF">
      <w:r>
        <w:t>Aceitação e continuidade</w:t>
      </w:r>
      <w:r>
        <w:tab/>
        <w:t>A35 – A59</w:t>
      </w:r>
    </w:p>
    <w:p w14:paraId="4EE833AB" w14:textId="77777777" w:rsidR="005F5EEF" w:rsidRDefault="005F5EEF" w:rsidP="005F5EEF">
      <w:r>
        <w:t>Controle de qualidade</w:t>
      </w:r>
      <w:r>
        <w:tab/>
        <w:t>A60 – A75</w:t>
      </w:r>
    </w:p>
    <w:p w14:paraId="3D12F486" w14:textId="77777777" w:rsidR="005F5EEF" w:rsidRDefault="005F5EEF" w:rsidP="005F5EEF">
      <w:r>
        <w:t>Ceticismo e julgamento profissional</w:t>
      </w:r>
      <w:r>
        <w:tab/>
        <w:t>A76 – A85</w:t>
      </w:r>
    </w:p>
    <w:p w14:paraId="1B3B8482" w14:textId="77777777" w:rsidR="005F5EEF" w:rsidRDefault="005F5EEF" w:rsidP="005F5EEF">
      <w:r>
        <w:t>Planejamento e execução do trabalho</w:t>
      </w:r>
      <w:r>
        <w:tab/>
        <w:t>A86 – A107</w:t>
      </w:r>
    </w:p>
    <w:p w14:paraId="5557422C" w14:textId="77777777" w:rsidR="005F5EEF" w:rsidRDefault="005F5EEF" w:rsidP="005F5EEF">
      <w:r>
        <w:t>Obtenção de evidência</w:t>
      </w:r>
      <w:r>
        <w:tab/>
        <w:t>A108 – A139</w:t>
      </w:r>
    </w:p>
    <w:p w14:paraId="0F926EC0" w14:textId="77777777" w:rsidR="005F5EEF" w:rsidRDefault="005F5EEF" w:rsidP="005F5EEF">
      <w:r>
        <w:t>Eventos subsequentes</w:t>
      </w:r>
      <w:r>
        <w:tab/>
        <w:t>A140 – A141</w:t>
      </w:r>
    </w:p>
    <w:p w14:paraId="7FAF6A47" w14:textId="77777777" w:rsidR="005F5EEF" w:rsidRDefault="005F5EEF" w:rsidP="005F5EEF">
      <w:r>
        <w:t>Outras informações</w:t>
      </w:r>
      <w:r>
        <w:tab/>
        <w:t>A142</w:t>
      </w:r>
    </w:p>
    <w:p w14:paraId="078D1E48" w14:textId="77777777" w:rsidR="005F5EEF" w:rsidRDefault="005F5EEF" w:rsidP="005F5EEF">
      <w:r>
        <w:t>Descrição do critério aplicável</w:t>
      </w:r>
      <w:r>
        <w:tab/>
        <w:t>A143 – A145</w:t>
      </w:r>
    </w:p>
    <w:p w14:paraId="4BCF66A1" w14:textId="77777777" w:rsidR="005F5EEF" w:rsidRDefault="005F5EEF" w:rsidP="005F5EEF">
      <w:r>
        <w:t>Formação da conclusão de asseguração</w:t>
      </w:r>
      <w:r>
        <w:tab/>
        <w:t>A146 – A157</w:t>
      </w:r>
    </w:p>
    <w:p w14:paraId="6EA10A59" w14:textId="77777777" w:rsidR="005F5EEF" w:rsidRDefault="005F5EEF" w:rsidP="005F5EEF">
      <w:r>
        <w:t>Elaboração do relatório de asseguração</w:t>
      </w:r>
      <w:r>
        <w:tab/>
        <w:t>A158 – A187</w:t>
      </w:r>
    </w:p>
    <w:p w14:paraId="3316ECB2" w14:textId="77777777" w:rsidR="005F5EEF" w:rsidRDefault="005F5EEF" w:rsidP="005F5EEF">
      <w:r>
        <w:t>Conclusão sem modificação e com modificação</w:t>
      </w:r>
      <w:r>
        <w:tab/>
        <w:t>A188 – A191</w:t>
      </w:r>
    </w:p>
    <w:p w14:paraId="118345F4" w14:textId="77777777" w:rsidR="005F5EEF" w:rsidRDefault="005F5EEF" w:rsidP="005F5EEF">
      <w:r>
        <w:t>Outras responsabilidades de comunicação</w:t>
      </w:r>
      <w:r>
        <w:tab/>
        <w:t>A192</w:t>
      </w:r>
    </w:p>
    <w:p w14:paraId="741F5A95" w14:textId="77777777" w:rsidR="005F5EEF" w:rsidRDefault="005F5EEF" w:rsidP="005F5EEF">
      <w:r>
        <w:t>Documentação</w:t>
      </w:r>
      <w:r>
        <w:tab/>
        <w:t>A193 – A200</w:t>
      </w:r>
    </w:p>
    <w:p w14:paraId="71E30820" w14:textId="77777777" w:rsidR="005F5EEF" w:rsidRDefault="005F5EEF" w:rsidP="005F5EEF">
      <w:r>
        <w:t>Apêndice: Funções e responsabilidades</w:t>
      </w:r>
      <w:r>
        <w:tab/>
      </w:r>
    </w:p>
    <w:p w14:paraId="2DBBB986" w14:textId="77777777" w:rsidR="005F5EEF" w:rsidRDefault="005F5EEF" w:rsidP="005F5EEF"/>
    <w:p w14:paraId="15C913F0" w14:textId="77777777" w:rsidR="005F5EEF" w:rsidRDefault="005F5EEF" w:rsidP="005F5EEF"/>
    <w:p w14:paraId="5E0E91E3" w14:textId="77777777" w:rsidR="005F5EEF" w:rsidRDefault="005F5EEF" w:rsidP="005F5EEF"/>
    <w:p w14:paraId="6FFF980A" w14:textId="77777777" w:rsidR="005F5EEF" w:rsidRDefault="005F5EEF" w:rsidP="005F5EEF">
      <w:r>
        <w:t>Introdução</w:t>
      </w:r>
    </w:p>
    <w:p w14:paraId="3B78AB06" w14:textId="77777777" w:rsidR="005F5EEF" w:rsidRDefault="005F5EEF" w:rsidP="005F5EEF"/>
    <w:p w14:paraId="1F45D488" w14:textId="77777777" w:rsidR="005F5EEF" w:rsidRDefault="005F5EEF" w:rsidP="005F5EEF">
      <w:r>
        <w:t>1.</w:t>
      </w:r>
      <w:r>
        <w:tab/>
        <w:t xml:space="preserve"> Esta norma trata dos trabalhos de asseguração diferentes de auditorias e revisões de informações financeiras históricas, que são tratados nas Normas de Auditoria (NBCs TA) e nas Normas sobre Trabalhos de Revisão (NBCs TR), respectivamente (ver itens A21 e A22).</w:t>
      </w:r>
    </w:p>
    <w:p w14:paraId="54F72698" w14:textId="77777777" w:rsidR="005F5EEF" w:rsidRDefault="005F5EEF" w:rsidP="005F5EEF"/>
    <w:p w14:paraId="2890701C" w14:textId="77777777" w:rsidR="005F5EEF" w:rsidRDefault="005F5EEF" w:rsidP="005F5EEF">
      <w:r>
        <w:t>2.</w:t>
      </w:r>
      <w:r>
        <w:tab/>
        <w:t xml:space="preserve"> Trabalhos de asseguração também incluem trabalhos de atestação, no qual o profissional que executa esse trabalho de mensuração ou avaliação de determinado objeto em relação aos critérios não seja o próprio auditor independente, além dos trabalhos diretos, nos quais o próprio auditor independente mensura ou avalia o determinado objeto em relação aos critérios. Esta norma possui requisitos, aplicações e outros materiais explicativos específicos para trabalho de atestação de asseguração razoável e limitada.  Ela também pode ser aplicada em trabalhos diretos de asseguração razoável e limitada, mediante sua adaptação e suplementação, quando necessário, nas circunstâncias dos trabalhos.</w:t>
      </w:r>
    </w:p>
    <w:p w14:paraId="4829A24F" w14:textId="77777777" w:rsidR="005F5EEF" w:rsidRDefault="005F5EEF" w:rsidP="005F5EEF"/>
    <w:p w14:paraId="00449D20" w14:textId="77777777" w:rsidR="005F5EEF" w:rsidRDefault="005F5EEF" w:rsidP="005F5EEF">
      <w:r>
        <w:t>3.</w:t>
      </w:r>
      <w:r>
        <w:tab/>
        <w:t xml:space="preserve"> Esta norma tem como premissa que: </w:t>
      </w:r>
    </w:p>
    <w:p w14:paraId="634C81BB" w14:textId="77777777" w:rsidR="005F5EEF" w:rsidRDefault="005F5EEF" w:rsidP="005F5EEF">
      <w:r>
        <w:t>(a)</w:t>
      </w:r>
      <w:r>
        <w:tab/>
        <w:t>os componentes da equipe de trabalho e o revisor de controle de qualidade do trabalho (nos casos em que for designado) estão sujeitos ao cumprimento das normas NBCs PG 100 – Aplicação Geral aos Profissionais da Contabilidade e 200 – Contadores que Prestam Serviços (Contadores Externos) e NBCs PA 290 – Independência – Trabalhos de Auditoria e Revisão e 291 – Independência – Outros Trabalhos de Asseguração, do Conselho Federal de Contabilidade (CFC), aplicáveis aos trabalhos de asseguração, bem como outros requisitos profissionais, legais ou regulamentares, que possam ser tão exigentes quanto às normas profissionais do CFC (ver itens A30 a A34); e</w:t>
      </w:r>
    </w:p>
    <w:p w14:paraId="0919CA1D" w14:textId="77777777" w:rsidR="005F5EEF" w:rsidRDefault="005F5EEF" w:rsidP="005F5EEF">
      <w:r>
        <w:t>(b)</w:t>
      </w:r>
      <w:r>
        <w:tab/>
        <w:t>o auditor independente que está executando o trabalho é membro de uma firma a qual está sujeita à NBC PA 01 – Controle de Qualidade para Firmas (Pessoas Jurídicas e Físicas) de Auditores Independentes ou outros requerimentos profissionais, previstos em lei ou regulamentos, acerca da responsabilidade da firma pelo seu sistema de controle de qualidade, que possam ser tão exigentes quanto à NBC PA 01 (ver itens A61 a A66).</w:t>
      </w:r>
    </w:p>
    <w:p w14:paraId="3D6B80F8" w14:textId="77777777" w:rsidR="005F5EEF" w:rsidRDefault="005F5EEF" w:rsidP="005F5EEF">
      <w:r>
        <w:t xml:space="preserve"> </w:t>
      </w:r>
    </w:p>
    <w:p w14:paraId="603F7A0A" w14:textId="77777777" w:rsidR="005F5EEF" w:rsidRDefault="005F5EEF" w:rsidP="005F5EEF">
      <w:r>
        <w:t>4.</w:t>
      </w:r>
      <w:r>
        <w:tab/>
        <w:t xml:space="preserve"> O controle de qualidade em firmas que realizam trabalhos de asseguração e a conformidade com os princípios éticos, incluindo exigências de independência, são amplamente reconhecidos como sendo de interesse público e parte integrante de trabalhos de asseguração de alta qualidade. Esta norma pode também ser utilizada por outros profissionais que não sejam auditores independentes, todavia esses profissionais devem reconhecer que esta norma inclui requerimentos que refletem as premissas constantes no item anterior. </w:t>
      </w:r>
    </w:p>
    <w:p w14:paraId="7E39CA90" w14:textId="77777777" w:rsidR="005F5EEF" w:rsidRDefault="005F5EEF" w:rsidP="005F5EEF"/>
    <w:p w14:paraId="0A1CFCF6" w14:textId="77777777" w:rsidR="005F5EEF" w:rsidRDefault="005F5EEF" w:rsidP="005F5EEF">
      <w:r>
        <w:t>Alcance</w:t>
      </w:r>
    </w:p>
    <w:p w14:paraId="15212C95" w14:textId="77777777" w:rsidR="005F5EEF" w:rsidRDefault="005F5EEF" w:rsidP="005F5EEF"/>
    <w:p w14:paraId="34B800FC" w14:textId="77777777" w:rsidR="005F5EEF" w:rsidRDefault="005F5EEF" w:rsidP="005F5EEF">
      <w:r>
        <w:t>5.</w:t>
      </w:r>
      <w:r>
        <w:tab/>
        <w:t xml:space="preserve"> Esta norma abrange trabalhos de asseguração que não sejam trabalhos de auditoria e revisão de informações financeiras históricas, definidos na NBC TA ESTRUTURA CONCEITUAL – Estrutura Conceitual para Trabalhos de Asseguração. Quando outra NBC TO for aplicável ao trabalho, ela também deve ser atendida em adição a esta norma (ver itens A21 e A22).</w:t>
      </w:r>
    </w:p>
    <w:p w14:paraId="120A8783" w14:textId="77777777" w:rsidR="005F5EEF" w:rsidRDefault="005F5EEF" w:rsidP="005F5EEF"/>
    <w:p w14:paraId="38FD5667" w14:textId="77777777" w:rsidR="005F5EEF" w:rsidRDefault="005F5EEF" w:rsidP="005F5EEF">
      <w:r>
        <w:t>6.</w:t>
      </w:r>
      <w:r>
        <w:tab/>
        <w:t xml:space="preserve"> Nem todos os trabalhos realizados por auditores independentes são trabalhos de asseguração. Outros trabalhos frequentemente realizados que não são de asseguração, como definido no item 12(a), não são abrangidos pelas NBCs TO. Esses outros trabalhos incluem:</w:t>
      </w:r>
    </w:p>
    <w:p w14:paraId="69E86E87" w14:textId="77777777" w:rsidR="005F5EEF" w:rsidRDefault="005F5EEF" w:rsidP="005F5EEF">
      <w:r>
        <w:t>(a)</w:t>
      </w:r>
      <w:r>
        <w:tab/>
        <w:t>trabalhos abrangidos pelas Normas de Serviços Correlatos, tais como os trabalhos de procedimentos previamente acordados (NBC TSC 4400) e os de compilação (NBC TSC 4410);</w:t>
      </w:r>
    </w:p>
    <w:p w14:paraId="14E52B54" w14:textId="77777777" w:rsidR="005F5EEF" w:rsidRDefault="005F5EEF" w:rsidP="005F5EEF">
      <w:r>
        <w:t>(b)</w:t>
      </w:r>
      <w:r>
        <w:tab/>
        <w:t>elaboração de declarações de imposto de renda em que nenhuma conclusão de asseguração é expressa; e</w:t>
      </w:r>
    </w:p>
    <w:p w14:paraId="36BBF9C7" w14:textId="77777777" w:rsidR="005F5EEF" w:rsidRDefault="005F5EEF" w:rsidP="005F5EEF">
      <w:r>
        <w:t>(c)</w:t>
      </w:r>
      <w:r>
        <w:tab/>
        <w:t>trabalhos de consultoria (ou assessoria), tais como gerenciamento e consultoria tributária (ver item A1).</w:t>
      </w:r>
    </w:p>
    <w:p w14:paraId="646A0CF9" w14:textId="77777777" w:rsidR="005F5EEF" w:rsidRDefault="005F5EEF" w:rsidP="005F5EEF"/>
    <w:p w14:paraId="5380A9D0" w14:textId="77777777" w:rsidR="005F5EEF" w:rsidRDefault="005F5EEF" w:rsidP="005F5EEF">
      <w:r>
        <w:t>7.</w:t>
      </w:r>
      <w:r>
        <w:tab/>
        <w:t xml:space="preserve"> O trabalho de asseguração realizado de acordo com as NBCs TO pode ser parte de trabalho mais abrangente. Em tais circunstâncias, as NBCs TO são aplicáveis apenas para a parte do trabalho de asseguração.</w:t>
      </w:r>
    </w:p>
    <w:p w14:paraId="09FF65FC" w14:textId="77777777" w:rsidR="005F5EEF" w:rsidRDefault="005F5EEF" w:rsidP="005F5EEF"/>
    <w:p w14:paraId="25F82AB9" w14:textId="77777777" w:rsidR="005F5EEF" w:rsidRDefault="005F5EEF" w:rsidP="005F5EEF">
      <w:r>
        <w:t>8.</w:t>
      </w:r>
      <w:r>
        <w:tab/>
        <w:t xml:space="preserve"> Os seguintes trabalhos, que podem ser consistentes com a descrição no item 12(a), não são considerados trabalhos de asseguração nos termos das NBCs TO:</w:t>
      </w:r>
    </w:p>
    <w:p w14:paraId="3C8BBB32" w14:textId="77777777" w:rsidR="005F5EEF" w:rsidRDefault="005F5EEF" w:rsidP="005F5EEF">
      <w:r>
        <w:t>(a)</w:t>
      </w:r>
      <w:r>
        <w:tab/>
        <w:t>trabalhos para prestar declarações em processos judiciais sobre contabilidade, auditoria, tributação ou outros assuntos; e</w:t>
      </w:r>
    </w:p>
    <w:p w14:paraId="57994BA6" w14:textId="77777777" w:rsidR="005F5EEF" w:rsidRDefault="005F5EEF" w:rsidP="005F5EEF">
      <w:r>
        <w:t>(b)</w:t>
      </w:r>
      <w:r>
        <w:tab/>
        <w:t xml:space="preserve">trabalhos que incluem opiniões, pontos de vista ou declarações profissionais dos quais o usuário pode extrair alguma segurança, se todos os seguintes itens forem aplicáveis: </w:t>
      </w:r>
    </w:p>
    <w:p w14:paraId="2EF7FB05" w14:textId="77777777" w:rsidR="005F5EEF" w:rsidRDefault="005F5EEF" w:rsidP="005F5EEF">
      <w:r>
        <w:t>(i)</w:t>
      </w:r>
      <w:r>
        <w:tab/>
        <w:t>essas opiniões, pontos de vista ou declarações são meramente fortuitos para o trabalho como um todo;</w:t>
      </w:r>
    </w:p>
    <w:p w14:paraId="7A65AEE0" w14:textId="77777777" w:rsidR="005F5EEF" w:rsidRDefault="005F5EEF" w:rsidP="005F5EEF">
      <w:r>
        <w:t>(ii)</w:t>
      </w:r>
      <w:r>
        <w:tab/>
        <w:t>qualquer relatório por escrito que seja emitido com uso expressamente restrito aos usuários previstos especificados no relatório;</w:t>
      </w:r>
    </w:p>
    <w:p w14:paraId="29F2D331" w14:textId="77777777" w:rsidR="005F5EEF" w:rsidRDefault="005F5EEF" w:rsidP="005F5EEF">
      <w:r>
        <w:t>(iii)</w:t>
      </w:r>
      <w:r>
        <w:tab/>
        <w:t>mediante acordo formal com os usuários previstos especificados, não se pretende que seja trabalho de asseguração; e</w:t>
      </w:r>
    </w:p>
    <w:p w14:paraId="639CD68A" w14:textId="77777777" w:rsidR="005F5EEF" w:rsidRDefault="005F5EEF" w:rsidP="005F5EEF">
      <w:r>
        <w:t>(iv)</w:t>
      </w:r>
      <w:r>
        <w:tab/>
        <w:t>o trabalho não seja relatado como de asseguração no relatório do auditor independente.</w:t>
      </w:r>
    </w:p>
    <w:p w14:paraId="12DF60E0" w14:textId="77777777" w:rsidR="005F5EEF" w:rsidRDefault="005F5EEF" w:rsidP="005F5EEF"/>
    <w:p w14:paraId="1E9424B4" w14:textId="77777777" w:rsidR="005F5EEF" w:rsidRDefault="005F5EEF" w:rsidP="005F5EEF">
      <w:r>
        <w:t>9.</w:t>
      </w:r>
      <w:r>
        <w:tab/>
        <w:t>Esta norma aplica-se aos trabalhos de asseguração contratados, conforme definido no item 84.</w:t>
      </w:r>
    </w:p>
    <w:p w14:paraId="3450D120" w14:textId="77777777" w:rsidR="005F5EEF" w:rsidRDefault="005F5EEF" w:rsidP="005F5EEF"/>
    <w:p w14:paraId="1B739A42" w14:textId="77777777" w:rsidR="005F5EEF" w:rsidRDefault="005F5EEF" w:rsidP="005F5EEF">
      <w:r>
        <w:t>Objetivo</w:t>
      </w:r>
    </w:p>
    <w:p w14:paraId="3CF1A374" w14:textId="77777777" w:rsidR="005F5EEF" w:rsidRDefault="005F5EEF" w:rsidP="005F5EEF"/>
    <w:p w14:paraId="1D186BF0" w14:textId="77777777" w:rsidR="005F5EEF" w:rsidRDefault="005F5EEF" w:rsidP="005F5EEF">
      <w:r>
        <w:t>10.</w:t>
      </w:r>
      <w:r>
        <w:tab/>
        <w:t xml:space="preserve"> Ao conduzir o trabalho de asseguração, os objetivos dos auditores independentes são: </w:t>
      </w:r>
    </w:p>
    <w:p w14:paraId="4CF1A503" w14:textId="77777777" w:rsidR="005F5EEF" w:rsidRDefault="005F5EEF" w:rsidP="005F5EEF">
      <w:r>
        <w:t>(a)</w:t>
      </w:r>
      <w:r>
        <w:tab/>
        <w:t xml:space="preserve">obter segurança razoável ou segurança limitada, conforme apropriado, sobre se a informação do objeto está livre de distorções relevantes; </w:t>
      </w:r>
    </w:p>
    <w:p w14:paraId="6D544139" w14:textId="77777777" w:rsidR="005F5EEF" w:rsidRDefault="005F5EEF" w:rsidP="005F5EEF">
      <w:r>
        <w:t>(b)</w:t>
      </w:r>
      <w:r>
        <w:tab/>
        <w:t>expressar a conclusão acerca do resultado da mensuração ou avaliação de determinado objeto, por meio de relatório escrito que transmita uma asseguração razoável (opinião) ou uma conclusão de asseguração limitada (tipo revisão) e descreva a base para a conclusão (ver item A2); e</w:t>
      </w:r>
    </w:p>
    <w:p w14:paraId="54571F71" w14:textId="77777777" w:rsidR="005F5EEF" w:rsidRDefault="005F5EEF" w:rsidP="005F5EEF">
      <w:r>
        <w:t>(c)</w:t>
      </w:r>
      <w:r>
        <w:tab/>
        <w:t>adicionalmente, proceder às comunicações requeridas por esta e outras NBCs TO que também sejam aplicáveis.</w:t>
      </w:r>
    </w:p>
    <w:p w14:paraId="2D5E1615" w14:textId="77777777" w:rsidR="005F5EEF" w:rsidRDefault="005F5EEF" w:rsidP="005F5EEF"/>
    <w:p w14:paraId="0D81E9EA" w14:textId="77777777" w:rsidR="005F5EEF" w:rsidRDefault="005F5EEF" w:rsidP="005F5EEF">
      <w:r>
        <w:t>11.</w:t>
      </w:r>
      <w:r>
        <w:tab/>
        <w:t xml:space="preserve"> Em todos os casos em que uma segurança razoável ou limitada, conforme apropriado, não puder ser obtida e uma conclusão com ressalvas no relatório de asseguração do auditor independente for insuficiente nas circunstâncias para os propósitos do relatório aos usuários previstos, esta norma requer que o auditor independente se abstenha de emitir uma conclusão ou se retire do trabalho, quando tal retirada for possível de acordo com as leis ou regulamentos aplicáveis.</w:t>
      </w:r>
    </w:p>
    <w:p w14:paraId="4BF77805" w14:textId="77777777" w:rsidR="005F5EEF" w:rsidRDefault="005F5EEF" w:rsidP="005F5EEF"/>
    <w:p w14:paraId="6FC432A0" w14:textId="77777777" w:rsidR="005F5EEF" w:rsidRDefault="005F5EEF" w:rsidP="005F5EEF">
      <w:r>
        <w:t>Definições</w:t>
      </w:r>
    </w:p>
    <w:p w14:paraId="54D72A05" w14:textId="77777777" w:rsidR="005F5EEF" w:rsidRDefault="005F5EEF" w:rsidP="005F5EEF"/>
    <w:p w14:paraId="5D73F26F" w14:textId="77777777" w:rsidR="005F5EEF" w:rsidRDefault="005F5EEF" w:rsidP="005F5EEF">
      <w:r>
        <w:t>12.</w:t>
      </w:r>
      <w:r>
        <w:tab/>
        <w:t xml:space="preserve"> Para os propósitos desta e outras NBCs TO, a não ser que sejam indicados de outra forma, os termos e expressões a seguir possuem os seguintes significados abaixo atribuídos (ver item A27).</w:t>
      </w:r>
    </w:p>
    <w:p w14:paraId="44286663" w14:textId="77777777" w:rsidR="005F5EEF" w:rsidRDefault="005F5EEF" w:rsidP="005F5EEF">
      <w:r>
        <w:t>(a)</w:t>
      </w:r>
      <w:r>
        <w:tab/>
        <w:t>Trabalho de asseguração é o trabalho no qual o auditor independente tem por objetivo obter evidências apropriadas e suficientes de forma a expressar uma conclusão para aumentar o nível de confiança dos outros usuários, que não seja a parte responsável sobre a informação do objeto, ou seja, compreende o resultado da mensuração ou avaliação de determinado objeto com base nos critérios aplicáveis. Os trabalhos de asseguração podem ser assim classificados (ver item A3):</w:t>
      </w:r>
    </w:p>
    <w:p w14:paraId="5CECCA8A" w14:textId="77777777" w:rsidR="005F5EEF" w:rsidRDefault="005F5EEF" w:rsidP="005F5EEF">
      <w:r>
        <w:t>(i)</w:t>
      </w:r>
      <w:r>
        <w:tab/>
        <w:t xml:space="preserve">Trabalho de asseguração razoável ou trabalho de asseguração limitada: </w:t>
      </w:r>
    </w:p>
    <w:p w14:paraId="03230387" w14:textId="77777777" w:rsidR="005F5EEF" w:rsidRDefault="005F5EEF" w:rsidP="005F5EEF">
      <w:r>
        <w:t>a.</w:t>
      </w:r>
      <w:r>
        <w:tab/>
        <w:t>Trabalho de asseguração razoável é o trabalho de asseguração no qual o auditor independente reduz o risco do trabalho para um nível aceitavelmente baixo nas circunstâncias do trabalho como base para a sua conclusão. A conclusão do auditor independente é emitida de forma que o possibilite expressar sua opinião sobre o resultado da mensuração ou avaliação de determinado objeto de acordo com os critérios aplicáveis.</w:t>
      </w:r>
    </w:p>
    <w:p w14:paraId="714AFB07" w14:textId="77777777" w:rsidR="005F5EEF" w:rsidRDefault="005F5EEF" w:rsidP="005F5EEF">
      <w:r>
        <w:t>b.</w:t>
      </w:r>
      <w:r>
        <w:tab/>
        <w:t>Trabalho de asseguração limitada é o trabalho de asseguração no qual o auditor independente reduz o risco do trabalho a um nível que é aceitável nas circunstâncias do trabalho, em que o risco é maior do que o risco para o trabalho de asseguração razoável como base para emissão de uma conclusão na forma que expresse se, com base nos procedimentos executados e nas evidências obtidas, algum assunto tenha chegado ao conhecimento do auditor independente de forma a levá-lo a acreditar que a informação do objeto esteja distorcida de forma relevante. A natureza, a época e a extensão dos procedimentos executados em trabalho de asseguração limitada são restritos (menos extensos) quando comparados com os que são necessários em trabalhos de asseguração razoável, mas são planejados para obter um nível de segurança que seja, no julgamento profissional do auditor independente, significativo. Para que seja significativo, o nível de segurança obtido pelo auditor deve ser capaz de aumentar a confiança dos usuários previstos sobre a informação do objeto a um nível que seja claramente mais do que irrelevante (ver itens A3 a A7).</w:t>
      </w:r>
    </w:p>
    <w:p w14:paraId="648D2318" w14:textId="77777777" w:rsidR="005F5EEF" w:rsidRDefault="005F5EEF" w:rsidP="005F5EEF">
      <w:r>
        <w:t>(ii)</w:t>
      </w:r>
      <w:r>
        <w:tab/>
        <w:t>Trabalho de atestação e trabalho direto (ver item A8):</w:t>
      </w:r>
    </w:p>
    <w:p w14:paraId="158841B0" w14:textId="77777777" w:rsidR="005F5EEF" w:rsidRDefault="005F5EEF" w:rsidP="005F5EEF">
      <w:r>
        <w:t>a.</w:t>
      </w:r>
      <w:r>
        <w:tab/>
        <w:t>Trabalho de atestação é o trabalho de asseguração no qual o profissional que não seja o auditor independente mensura ou avalia o objeto de acordo com os critérios aplicáveis. Essa outra parte também apresenta, frequentemente, a informação resultante do objeto em relatório ou afirmação. Em alguns casos, entretanto, a informação do objeto pode ser apresentada pelo auditor independente no relatório de asseguração. No trabalho de atestação, a conclusão do auditor menciona se a informação do objeto está livre de distorções relevantes. A conclusão do auditor independente pode ser expressa em termos (ver itens A178 e A180):</w:t>
      </w:r>
    </w:p>
    <w:p w14:paraId="274CBAFB" w14:textId="77777777" w:rsidR="005F5EEF" w:rsidRDefault="005F5EEF" w:rsidP="005F5EEF">
      <w:r>
        <w:t></w:t>
      </w:r>
      <w:r>
        <w:tab/>
        <w:t xml:space="preserve">do objeto e dos critérios aplicáveis; </w:t>
      </w:r>
    </w:p>
    <w:p w14:paraId="45ADF1F2" w14:textId="77777777" w:rsidR="005F5EEF" w:rsidRDefault="005F5EEF" w:rsidP="005F5EEF">
      <w:r>
        <w:t></w:t>
      </w:r>
      <w:r>
        <w:tab/>
        <w:t>da informação do objeto e dos critérios aplicáveis; ou</w:t>
      </w:r>
    </w:p>
    <w:p w14:paraId="3D27A4AF" w14:textId="77777777" w:rsidR="005F5EEF" w:rsidRDefault="005F5EEF" w:rsidP="005F5EEF">
      <w:r>
        <w:t></w:t>
      </w:r>
      <w:r>
        <w:tab/>
        <w:t xml:space="preserve">de afirmação feita pela parte apropriada. </w:t>
      </w:r>
    </w:p>
    <w:p w14:paraId="34E5AA43" w14:textId="77777777" w:rsidR="005F5EEF" w:rsidRDefault="005F5EEF" w:rsidP="005F5EEF">
      <w:r>
        <w:t>b.</w:t>
      </w:r>
      <w:r>
        <w:tab/>
        <w:t>Trabalho direto é o trabalho de asseguração no qual o auditor independente mensura ou avalia determinado objeto de acordo com os critérios aplicáveis e apresenta a informação do objeto resultante como parte do relatório de asseguração ou acompanhando o relatório de asseguração. No trabalho direto, a conclusão do auditor independente trata do resultado relatado da mensuração ou avaliação de determinado objeto de acordo com os critérios aplicáveis.</w:t>
      </w:r>
    </w:p>
    <w:p w14:paraId="69C19A43" w14:textId="77777777" w:rsidR="005F5EEF" w:rsidRDefault="005F5EEF" w:rsidP="005F5EEF">
      <w:r>
        <w:t>(b)</w:t>
      </w:r>
      <w:r>
        <w:tab/>
        <w:t>Técnicas e habilidades de asseguração são as técnicas e habilidades de planejamento, coleta e avaliação de evidências, comunicação e de relatórios, demonstrados pelo auditor independente, que são distintas do conhecimento de determinado objeto de qualquer trabalho de asseguração específico ou a sua mensuração ou avaliação (ver item A9).</w:t>
      </w:r>
    </w:p>
    <w:p w14:paraId="4347F8F2" w14:textId="77777777" w:rsidR="005F5EEF" w:rsidRDefault="005F5EEF" w:rsidP="005F5EEF">
      <w:r>
        <w:t>(c)</w:t>
      </w:r>
      <w:r>
        <w:tab/>
        <w:t>Critérios são as referências utilizadas para mensurar ou avaliar o objeto. Os “critérios aplicáveis” são os critérios utilizados para o trabalho em particular (ver item A10).</w:t>
      </w:r>
    </w:p>
    <w:p w14:paraId="3B263860" w14:textId="77777777" w:rsidR="005F5EEF" w:rsidRDefault="005F5EEF" w:rsidP="005F5EEF">
      <w:r>
        <w:t>(d)</w:t>
      </w:r>
      <w:r>
        <w:tab/>
        <w:t>Circunstâncias do trabalho é o contexto amplo que define o trabalho em particular, que inclui: os termos do trabalho; quer seja trabalho de asseguração razoável ou trabalho de asseguração limitada, as características do objeto, os critérios de mensuração ou avaliação; a necessidade de informação dos usuários previstos; as características pertinentes da parte responsável, do mensurador ou avaliador e da parte contratante e seu ambiente; e outros assuntos, como, por exemplo, eventos, transações, condições e práticas, que possam ter efeito significativo no trabalho.</w:t>
      </w:r>
    </w:p>
    <w:p w14:paraId="444D9A42" w14:textId="77777777" w:rsidR="005F5EEF" w:rsidRDefault="005F5EEF" w:rsidP="005F5EEF">
      <w:r>
        <w:t>(e)</w:t>
      </w:r>
      <w:r>
        <w:tab/>
        <w:t>Sócio encarregado do trabalho é o sócio ou outra pessoa na firma que seja responsável pelo trabalho, pela sua execução e pelo relatório de asseguração que é emitido em nome da firma, e que, quando requerido, possui a permissão apropriada no organismo profissional, legal ou regulatório. “Sócio encarregado do trabalho” deve ser entendido como uma referência para a função equivalente no setor público.</w:t>
      </w:r>
    </w:p>
    <w:p w14:paraId="7023B894" w14:textId="77777777" w:rsidR="005F5EEF" w:rsidRDefault="005F5EEF" w:rsidP="005F5EEF">
      <w:r>
        <w:t>(f)</w:t>
      </w:r>
      <w:r>
        <w:tab/>
        <w:t>Risco do trabalho é o risco de que o auditor independente expresse uma conclusão inapropriada quando a informação do objeto estiver distorcida de forma relevante (ver itens A11 a A14).</w:t>
      </w:r>
    </w:p>
    <w:p w14:paraId="256D0778" w14:textId="77777777" w:rsidR="005F5EEF" w:rsidRDefault="005F5EEF" w:rsidP="005F5EEF">
      <w:r>
        <w:t>(g)</w:t>
      </w:r>
      <w:r>
        <w:tab/>
        <w:t>Parte contratante é a parte que contrata o auditor independente para que este execute o trabalho de asseguração (ver item A15).</w:t>
      </w:r>
    </w:p>
    <w:p w14:paraId="62C44A41" w14:textId="77777777" w:rsidR="005F5EEF" w:rsidRDefault="005F5EEF" w:rsidP="005F5EEF">
      <w:r>
        <w:t>(h)</w:t>
      </w:r>
      <w:r>
        <w:tab/>
        <w:t>Equipe de trabalho são os sócios e demais profissionais que executam o trabalho, assim como qualquer pessoa contratada pela firma ou pela rede da firma de auditoria que executa procedimentos no trabalho. O especialista externo contratado pela firma ou pela rede da firma de auditoria não é considerado como membro da equipe de trabalho.</w:t>
      </w:r>
    </w:p>
    <w:p w14:paraId="1F617A47" w14:textId="77777777" w:rsidR="005F5EEF" w:rsidRDefault="005F5EEF" w:rsidP="005F5EEF">
      <w:r>
        <w:t>(i)</w:t>
      </w:r>
      <w:r>
        <w:tab/>
        <w:t>Evidências são as informações utilizadas pelo auditor independente para chegar à sua conclusão. Para os propósitos das NBCs TO (ver itens A146 a A152):</w:t>
      </w:r>
    </w:p>
    <w:p w14:paraId="799CC763" w14:textId="77777777" w:rsidR="005F5EEF" w:rsidRDefault="005F5EEF" w:rsidP="005F5EEF">
      <w:r>
        <w:t>(i)</w:t>
      </w:r>
      <w:r>
        <w:tab/>
        <w:t xml:space="preserve">a suficiência da evidência é a mensuração da quantidade da evidência; </w:t>
      </w:r>
    </w:p>
    <w:p w14:paraId="0E9A19C1" w14:textId="77777777" w:rsidR="005F5EEF" w:rsidRDefault="005F5EEF" w:rsidP="005F5EEF">
      <w:r>
        <w:t>(ii)</w:t>
      </w:r>
      <w:r>
        <w:tab/>
        <w:t xml:space="preserve">a adequação da evidência é a mensuração da qualidade da evidência. </w:t>
      </w:r>
    </w:p>
    <w:p w14:paraId="48DAAD19" w14:textId="77777777" w:rsidR="005F5EEF" w:rsidRDefault="005F5EEF" w:rsidP="005F5EEF">
      <w:r>
        <w:t>(j)</w:t>
      </w:r>
      <w:r>
        <w:tab/>
        <w:t>Firma é um único profissional ou sociedade de pessoas que atuam como auditor independente. “Firma” deve ser entendida como uma referência para o seu equivalente no setor público.</w:t>
      </w:r>
    </w:p>
    <w:p w14:paraId="082F6377" w14:textId="77777777" w:rsidR="005F5EEF" w:rsidRDefault="005F5EEF" w:rsidP="005F5EEF">
      <w:r>
        <w:t>(k)</w:t>
      </w:r>
      <w:r>
        <w:tab/>
        <w:t>Informação financeira histórica é a informação expressa em termos financeiros em relação a uma entidade específica, derivada diretamente do sistema contábil da entidade, sobre os eventos econômicos ocorridos ou sobre as condições ou circunstâncias econômicas em pontos específicos do passado (por exemplo, as demonstrações contábeis são uma informação histórica).</w:t>
      </w:r>
    </w:p>
    <w:p w14:paraId="1D07755E" w14:textId="77777777" w:rsidR="005F5EEF" w:rsidRDefault="005F5EEF" w:rsidP="005F5EEF">
      <w:r>
        <w:t>(l)</w:t>
      </w:r>
      <w:r>
        <w:tab/>
        <w:t xml:space="preserve">Função de auditoria interna é a função ou pessoas da entidade que executem atividades de asseguração e consultoria projetadas para avaliar e melhorar a eficácia da governança da entidade, do gerenciamento de risco e dos processos de controle interno. </w:t>
      </w:r>
    </w:p>
    <w:p w14:paraId="422E6646" w14:textId="77777777" w:rsidR="005F5EEF" w:rsidRDefault="005F5EEF" w:rsidP="005F5EEF">
      <w:r>
        <w:t>(m)</w:t>
      </w:r>
      <w:r>
        <w:tab/>
        <w:t>Usuários previstos são os indivíduos, organizações ou grupos que o auditor independente espera que utilizem o relatório de asseguração. Em alguns casos, pode haver usuários previstos diferentes daqueles para os quais os relatórios de asseguração foram endereçados (ver itens A16 a A18 e A37).</w:t>
      </w:r>
    </w:p>
    <w:p w14:paraId="09165E14" w14:textId="77777777" w:rsidR="005F5EEF" w:rsidRDefault="005F5EEF" w:rsidP="005F5EEF">
      <w:r>
        <w:t>(n)</w:t>
      </w:r>
      <w:r>
        <w:tab/>
        <w:t>Mensurador ou avaliador é a parte que mensura ou avalia determinado objeto, de acordo com os critérios aplicáveis. O mensurador ou avaliador possui conhecimento sobre o objeto avaliado (ver itens A37 e A39).</w:t>
      </w:r>
    </w:p>
    <w:p w14:paraId="3A23E627" w14:textId="77777777" w:rsidR="005F5EEF" w:rsidRDefault="005F5EEF" w:rsidP="005F5EEF">
      <w:r>
        <w:t>(o)</w:t>
      </w:r>
      <w:r>
        <w:tab/>
        <w:t>Distorção é a diferença entre a informação do objeto e a mensuração ou a avaliação apropriada desse objeto, de acordo com os critérios aplicáveis. Distorções podem ser intencionais ou não intencionais, qualitativas ou quantitativas e incluem omissões.</w:t>
      </w:r>
    </w:p>
    <w:p w14:paraId="0E414B8D" w14:textId="77777777" w:rsidR="005F5EEF" w:rsidRDefault="005F5EEF" w:rsidP="005F5EEF">
      <w:r>
        <w:t>(p)</w:t>
      </w:r>
      <w:r>
        <w:tab/>
        <w:t>Distorção de um fato (relacionado com outras informações) é a distorção nas outras informações que não estão relacionadas com os assuntos que aparecem nas informações do objeto ou no relatório de asseguração que são apresentadas incorretamente. A distorção relevante de um fato pode prejudicar a credibilidade de um documento contendo informações sobre o objeto.</w:t>
      </w:r>
    </w:p>
    <w:p w14:paraId="79FC0A7B" w14:textId="77777777" w:rsidR="005F5EEF" w:rsidRDefault="005F5EEF" w:rsidP="005F5EEF">
      <w:r>
        <w:t>(q)</w:t>
      </w:r>
      <w:r>
        <w:tab/>
        <w:t xml:space="preserve">Outras informações são informações (outras que não a informação do objeto e do respectivo relatório de asseguração) que são incluídas por lei, regulamento ou costume, no documento contendo a informação do objeto e do respectivo relatório de asseguração. </w:t>
      </w:r>
    </w:p>
    <w:p w14:paraId="552AFB9B" w14:textId="77777777" w:rsidR="005F5EEF" w:rsidRDefault="005F5EEF" w:rsidP="005F5EEF">
      <w:r>
        <w:t>(r)</w:t>
      </w:r>
      <w:r>
        <w:tab/>
        <w:t>Auditor independente é o indivíduo ou a firma que conduz o trabalho de asseguração. Quando esta norma pretender expressamente que o requisito ou responsabilidade seja cumprido pelo sócio encarregado do trabalho, o termo “sócio encarregado do trabalho” é utilizado, em vez de “auditor independente” (ver item A37).</w:t>
      </w:r>
    </w:p>
    <w:p w14:paraId="6D034AF0" w14:textId="77777777" w:rsidR="005F5EEF" w:rsidRDefault="005F5EEF" w:rsidP="005F5EEF">
      <w:r>
        <w:t>(s)</w:t>
      </w:r>
      <w:r>
        <w:tab/>
        <w:t>Especialista do auditor é o indivíduo ou a organização que possui o conhecimento em área específica que não seja de asseguração, cuja especialização é utilizada pelo auditor independente para auxiliá-lo na obtenção de evidências apropriadas e suficientes. O especialista pode ser tanto interno (sócio ou outra pessoa da firma ou da rede da firma, incluindo pessoal temporário) quanto externo.</w:t>
      </w:r>
    </w:p>
    <w:p w14:paraId="325ECD07" w14:textId="77777777" w:rsidR="005F5EEF" w:rsidRDefault="005F5EEF" w:rsidP="005F5EEF">
      <w:r>
        <w:t>(t)</w:t>
      </w:r>
      <w:r>
        <w:tab/>
        <w:t xml:space="preserve">Julgamento profissional é a aplicação de treinamento, conhecimento e experiência necessários, dentro do contexto fornecido pelas normas de asseguração e de ética, ao tomar decisões sobre os cursos das ações que são apropriados nas circunstâncias do trabalho. </w:t>
      </w:r>
    </w:p>
    <w:p w14:paraId="79EC587C" w14:textId="77777777" w:rsidR="005F5EEF" w:rsidRDefault="005F5EEF" w:rsidP="005F5EEF">
      <w:r>
        <w:t>(u)</w:t>
      </w:r>
      <w:r>
        <w:tab/>
        <w:t xml:space="preserve">Ceticismo profissional é a postura que inclui uma mente questionadora e alerta para as condições que possam indicar possível distorção, bem como uma avaliação crítica das evidências. </w:t>
      </w:r>
    </w:p>
    <w:p w14:paraId="7B0B902B" w14:textId="77777777" w:rsidR="005F5EEF" w:rsidRDefault="005F5EEF" w:rsidP="005F5EEF">
      <w:r>
        <w:t>(v)</w:t>
      </w:r>
      <w:r>
        <w:tab/>
        <w:t>Parte responsável é a parte responsável pelo objeto (ver item A37).</w:t>
      </w:r>
    </w:p>
    <w:p w14:paraId="05A6BD08" w14:textId="77777777" w:rsidR="005F5EEF" w:rsidRDefault="005F5EEF" w:rsidP="005F5EEF">
      <w:r>
        <w:t>(w)</w:t>
      </w:r>
      <w:r>
        <w:tab/>
        <w:t xml:space="preserve">Risco de distorção relevante é risco de que a informação do objeto esteja distorcida de forma relevante antes do trabalho. </w:t>
      </w:r>
    </w:p>
    <w:p w14:paraId="68AE95AC" w14:textId="77777777" w:rsidR="005F5EEF" w:rsidRDefault="005F5EEF" w:rsidP="005F5EEF">
      <w:r>
        <w:t>(x)</w:t>
      </w:r>
      <w:r>
        <w:tab/>
        <w:t>Informação do objeto é o resultado da mensuração ou avaliação do objeto de acordo com critérios aplicáveis, ou seja, a informação que resulta da aplicação dos critérios ao objeto (ver item A19).</w:t>
      </w:r>
    </w:p>
    <w:p w14:paraId="0CB0E96A" w14:textId="77777777" w:rsidR="005F5EEF" w:rsidRDefault="005F5EEF" w:rsidP="005F5EEF">
      <w:r>
        <w:t>(y)</w:t>
      </w:r>
      <w:r>
        <w:tab/>
        <w:t xml:space="preserve">Objeto é o item que é mensurado ou avaliado de acordo com os critérios aplicáveis. </w:t>
      </w:r>
    </w:p>
    <w:p w14:paraId="79F739A2" w14:textId="77777777" w:rsidR="005F5EEF" w:rsidRDefault="005F5EEF" w:rsidP="005F5EEF">
      <w:r>
        <w:t xml:space="preserve"> </w:t>
      </w:r>
    </w:p>
    <w:p w14:paraId="1C6AE98D" w14:textId="77777777" w:rsidR="005F5EEF" w:rsidRDefault="005F5EEF" w:rsidP="005F5EEF">
      <w:r>
        <w:t>13.</w:t>
      </w:r>
      <w:r>
        <w:tab/>
        <w:t xml:space="preserve"> Para os fins desta norma e de outras NBCs TO, as referências à expressão “parte apropriada” devem ser entendidas como “a parte responsável, o mensurador ou avaliador, ou ainda, a parte contratante, conforme apropriado” (ver itens A20 e A37). </w:t>
      </w:r>
      <w:r>
        <w:tab/>
      </w:r>
    </w:p>
    <w:p w14:paraId="4C8E76B3" w14:textId="77777777" w:rsidR="005F5EEF" w:rsidRDefault="005F5EEF" w:rsidP="005F5EEF"/>
    <w:p w14:paraId="106C9EE0" w14:textId="77777777" w:rsidR="005F5EEF" w:rsidRDefault="005F5EEF" w:rsidP="005F5EEF">
      <w:r>
        <w:t>Requisitos</w:t>
      </w:r>
    </w:p>
    <w:p w14:paraId="3217B5CB" w14:textId="77777777" w:rsidR="005F5EEF" w:rsidRDefault="005F5EEF" w:rsidP="005F5EEF"/>
    <w:p w14:paraId="52A5EBFC" w14:textId="77777777" w:rsidR="005F5EEF" w:rsidRDefault="005F5EEF" w:rsidP="005F5EEF">
      <w:r>
        <w:t xml:space="preserve">Condução de trabalho de asseguração de acordo com as NBCs TO </w:t>
      </w:r>
    </w:p>
    <w:p w14:paraId="425B0813" w14:textId="77777777" w:rsidR="005F5EEF" w:rsidRDefault="005F5EEF" w:rsidP="005F5EEF"/>
    <w:p w14:paraId="39519F76" w14:textId="77777777" w:rsidR="005F5EEF" w:rsidRDefault="005F5EEF" w:rsidP="005F5EEF">
      <w:r>
        <w:t>Cumprimento das normas que são aplicáveis ao trabalho</w:t>
      </w:r>
    </w:p>
    <w:p w14:paraId="0B5F548D" w14:textId="77777777" w:rsidR="005F5EEF" w:rsidRDefault="005F5EEF" w:rsidP="005F5EEF"/>
    <w:p w14:paraId="633B612A" w14:textId="77777777" w:rsidR="005F5EEF" w:rsidRDefault="005F5EEF" w:rsidP="005F5EEF">
      <w:r>
        <w:t>14.</w:t>
      </w:r>
      <w:r>
        <w:tab/>
        <w:t xml:space="preserve"> O auditor independente deve cumprir com esta norma e qualquer outra NBC TO aplicável ao objeto e ao trabalho.</w:t>
      </w:r>
    </w:p>
    <w:p w14:paraId="780B6E15" w14:textId="77777777" w:rsidR="005F5EEF" w:rsidRDefault="005F5EEF" w:rsidP="005F5EEF"/>
    <w:p w14:paraId="698B160F" w14:textId="77777777" w:rsidR="005F5EEF" w:rsidRDefault="005F5EEF" w:rsidP="005F5EEF">
      <w:r>
        <w:t>15.</w:t>
      </w:r>
      <w:r>
        <w:tab/>
        <w:t xml:space="preserve"> O auditor independente não deve declarar o cumprimento desta norma ou qualquer outra NBC TO a não ser que tenha cumprido com os requisitos desta norma e de qualquer outra NBC TO aplicável ao trabalho (ver itens A21, A22 e A170).</w:t>
      </w:r>
    </w:p>
    <w:p w14:paraId="17DA3629" w14:textId="77777777" w:rsidR="005F5EEF" w:rsidRDefault="005F5EEF" w:rsidP="005F5EEF"/>
    <w:p w14:paraId="295C8E46" w14:textId="77777777" w:rsidR="005F5EEF" w:rsidRDefault="005F5EEF" w:rsidP="005F5EEF">
      <w:r>
        <w:t>Texto das normas de trabalhos de asseguração</w:t>
      </w:r>
    </w:p>
    <w:p w14:paraId="5ECAE2ED" w14:textId="77777777" w:rsidR="005F5EEF" w:rsidRDefault="005F5EEF" w:rsidP="005F5EEF"/>
    <w:p w14:paraId="28709396" w14:textId="77777777" w:rsidR="005F5EEF" w:rsidRDefault="005F5EEF" w:rsidP="005F5EEF">
      <w:r>
        <w:t>16.</w:t>
      </w:r>
      <w:r>
        <w:tab/>
        <w:t xml:space="preserve"> O auditor independente deve possuir o entendimento do texto integral das NBCs TO, incluindo os dispositivos sobre a aplicação e outros materiais explicativos, para entender seus objetivos e aplicar seus requisitos de forma apropriada (ver itens A23 a A28).</w:t>
      </w:r>
    </w:p>
    <w:p w14:paraId="01DAB424" w14:textId="77777777" w:rsidR="005F5EEF" w:rsidRDefault="005F5EEF" w:rsidP="005F5EEF"/>
    <w:p w14:paraId="3E3D89F7" w14:textId="77777777" w:rsidR="005F5EEF" w:rsidRDefault="005F5EEF" w:rsidP="005F5EEF">
      <w:r>
        <w:t>Cumprimento dos requisitos aplicáveis</w:t>
      </w:r>
    </w:p>
    <w:p w14:paraId="59E2AE1C" w14:textId="77777777" w:rsidR="005F5EEF" w:rsidRDefault="005F5EEF" w:rsidP="005F5EEF"/>
    <w:p w14:paraId="683E4FCC" w14:textId="77777777" w:rsidR="005F5EEF" w:rsidRDefault="005F5EEF" w:rsidP="005F5EEF">
      <w:r>
        <w:t>17.</w:t>
      </w:r>
      <w:r>
        <w:tab/>
        <w:t xml:space="preserve"> Sujeito ao descrito no próximo item, o auditor independente deve atender a cada um dos requisitos desta norma e de qualquer outra NBC TO que seja aplicável ao trabalho ou ao objeto, a não ser que as circunstâncias do trabalho não apresentem as condições necessárias à sua aplicação. Requisitos que se aplicam apenas aos trabalhos de asseguração limitada ou razoável foram apresentados no formato de coluna com a letra “L” (asseguração limitada) ou “R” (asseguração razoável) após o número do item (ver itens 46 a 49 e A29).</w:t>
      </w:r>
    </w:p>
    <w:p w14:paraId="398826F7" w14:textId="77777777" w:rsidR="005F5EEF" w:rsidRDefault="005F5EEF" w:rsidP="005F5EEF"/>
    <w:p w14:paraId="374BB41D" w14:textId="77777777" w:rsidR="005F5EEF" w:rsidRDefault="005F5EEF" w:rsidP="005F5EEF">
      <w:r>
        <w:t>18.</w:t>
      </w:r>
      <w:r>
        <w:tab/>
        <w:t xml:space="preserve"> Em circunstâncias excepcionais, o auditor independente pode julgar desnecessário cumprir com algum requisito que seja aplicável. Em tais circunstâncias, o auditor deve executar procedimentos alternativos para alcançar o objetivo do requisito não atendido. Espera-se que essas situações excepcionais surjam apenas quando o procedimento originalmente requerido for ineficaz para alcançar o objetivo.</w:t>
      </w:r>
    </w:p>
    <w:p w14:paraId="6E4982F7" w14:textId="77777777" w:rsidR="005F5EEF" w:rsidRDefault="005F5EEF" w:rsidP="005F5EEF"/>
    <w:p w14:paraId="1532340C" w14:textId="77777777" w:rsidR="005F5EEF" w:rsidRDefault="005F5EEF" w:rsidP="005F5EEF">
      <w:r>
        <w:t>Falha no alcance do objetivo</w:t>
      </w:r>
    </w:p>
    <w:p w14:paraId="42035CA4" w14:textId="77777777" w:rsidR="005F5EEF" w:rsidRDefault="005F5EEF" w:rsidP="005F5EEF"/>
    <w:p w14:paraId="1605E6D5" w14:textId="77777777" w:rsidR="005F5EEF" w:rsidRDefault="005F5EEF" w:rsidP="005F5EEF">
      <w:r>
        <w:t>19.</w:t>
      </w:r>
      <w:r>
        <w:tab/>
        <w:t xml:space="preserve"> Se o objetivo desta norma ou de outra NBC TO específica ao objeto não puder ser alcançado, o auditor independente deve avaliar se isso exigirá a modificação de sua conclusão ou sua retirada do trabalho (quando a retirada for possível de acordo com as leis e regulamentos aplicáveis). A falha no alcance do objetivo de uma NBC TO aplicável representa um assunto significativo e requer sua documentação de acordo com o item 79.</w:t>
      </w:r>
    </w:p>
    <w:p w14:paraId="7B753864" w14:textId="77777777" w:rsidR="005F5EEF" w:rsidRDefault="005F5EEF" w:rsidP="005F5EEF"/>
    <w:p w14:paraId="5B014B50" w14:textId="77777777" w:rsidR="005F5EEF" w:rsidRDefault="005F5EEF" w:rsidP="005F5EEF">
      <w:r>
        <w:t>Exigências éticas</w:t>
      </w:r>
    </w:p>
    <w:p w14:paraId="5BB326FC" w14:textId="77777777" w:rsidR="005F5EEF" w:rsidRDefault="005F5EEF" w:rsidP="005F5EEF"/>
    <w:p w14:paraId="02EB731C" w14:textId="77777777" w:rsidR="005F5EEF" w:rsidRDefault="005F5EEF" w:rsidP="005F5EEF">
      <w:r>
        <w:t>20.</w:t>
      </w:r>
      <w:r>
        <w:tab/>
        <w:t xml:space="preserve"> O auditor independente deve cumprir com as NBCs PG 100 e 200 e as NBCs PA 290 e 291 aplicáveis aos trabalhos de asseguração ou outras exigências profissionais impostas por leis ou regulamentos que contenham requisitos ou exigências similares (ver itens A30 a A34 e A60).</w:t>
      </w:r>
    </w:p>
    <w:p w14:paraId="1DAB9952" w14:textId="77777777" w:rsidR="005F5EEF" w:rsidRDefault="005F5EEF" w:rsidP="005F5EEF"/>
    <w:p w14:paraId="5B258F58" w14:textId="77777777" w:rsidR="005F5EEF" w:rsidRDefault="005F5EEF" w:rsidP="005F5EEF">
      <w:r>
        <w:t>Aceitação e continuidade</w:t>
      </w:r>
    </w:p>
    <w:p w14:paraId="4AF9086C" w14:textId="77777777" w:rsidR="005F5EEF" w:rsidRDefault="005F5EEF" w:rsidP="005F5EEF"/>
    <w:p w14:paraId="4EC4EED3" w14:textId="77777777" w:rsidR="005F5EEF" w:rsidRDefault="005F5EEF" w:rsidP="005F5EEF">
      <w:r>
        <w:t>21.</w:t>
      </w:r>
      <w:r>
        <w:tab/>
        <w:t xml:space="preserve"> O sócio encarregado do trabalho deve estar satisfeito de que os procedimentos apropriados acerca da aceitação ou continuidade do relacionamento com o cliente e dos trabalhos de asseguração foram seguidos pela firma. Deve também determinar que as conclusões alcançadas são apropriadas.</w:t>
      </w:r>
    </w:p>
    <w:p w14:paraId="740AFB73" w14:textId="77777777" w:rsidR="005F5EEF" w:rsidRDefault="005F5EEF" w:rsidP="005F5EEF"/>
    <w:p w14:paraId="645D7312" w14:textId="77777777" w:rsidR="005F5EEF" w:rsidRDefault="005F5EEF" w:rsidP="005F5EEF">
      <w:r>
        <w:t>22.</w:t>
      </w:r>
      <w:r>
        <w:tab/>
        <w:t xml:space="preserve"> O auditor independente deve aceitar ou continuar o trabalho de asseguração somente quando (ver itens A30 a A34):</w:t>
      </w:r>
    </w:p>
    <w:p w14:paraId="701462F6" w14:textId="77777777" w:rsidR="005F5EEF" w:rsidRDefault="005F5EEF" w:rsidP="005F5EEF">
      <w:r>
        <w:t>(a)</w:t>
      </w:r>
      <w:r>
        <w:tab/>
        <w:t xml:space="preserve">ele não tiver motivos para acreditar que as exigências éticas aplicáveis, incluindo a independência, não serão cumpridas; </w:t>
      </w:r>
    </w:p>
    <w:p w14:paraId="59256702" w14:textId="77777777" w:rsidR="005F5EEF" w:rsidRDefault="005F5EEF" w:rsidP="005F5EEF">
      <w:r>
        <w:t>(b)</w:t>
      </w:r>
      <w:r>
        <w:tab/>
        <w:t>ele estiver convencido que a equipe que realizará o trabalho possui a capacidade e as competências apropriadas (ver também o item 32); e</w:t>
      </w:r>
    </w:p>
    <w:p w14:paraId="0AEDAA72" w14:textId="77777777" w:rsidR="005F5EEF" w:rsidRDefault="005F5EEF" w:rsidP="005F5EEF">
      <w:r>
        <w:t>(c)</w:t>
      </w:r>
      <w:r>
        <w:tab/>
        <w:t xml:space="preserve">a base na qual o trabalho deverá ser executado for aceita, por meio de: </w:t>
      </w:r>
    </w:p>
    <w:p w14:paraId="5AB08E69" w14:textId="77777777" w:rsidR="005F5EEF" w:rsidRDefault="005F5EEF" w:rsidP="005F5EEF">
      <w:r>
        <w:t>(i)</w:t>
      </w:r>
      <w:r>
        <w:tab/>
        <w:t>estabelecimento de que as precondições para o trabalho de asseguração estão presentes (ver também os itens 24 a 26); e</w:t>
      </w:r>
    </w:p>
    <w:p w14:paraId="4254386C" w14:textId="77777777" w:rsidR="005F5EEF" w:rsidRDefault="005F5EEF" w:rsidP="005F5EEF">
      <w:r>
        <w:t>(ii)</w:t>
      </w:r>
      <w:r>
        <w:tab/>
        <w:t>confirmação de que existe entendimento comum entre o auditor independente e a parte contratante dos termos do trabalho, incluindo as responsabilidades relacionadas com o relatório a ser emitido pelo auditor.</w:t>
      </w:r>
    </w:p>
    <w:p w14:paraId="34055EC0" w14:textId="77777777" w:rsidR="005F5EEF" w:rsidRDefault="005F5EEF" w:rsidP="005F5EEF"/>
    <w:p w14:paraId="4D10CB95" w14:textId="77777777" w:rsidR="005F5EEF" w:rsidRDefault="005F5EEF" w:rsidP="005F5EEF">
      <w:r>
        <w:t>23.</w:t>
      </w:r>
      <w:r>
        <w:tab/>
        <w:t xml:space="preserve"> Se o sócio responsável pelo trabalho obtiver informações que teriam levado a firma a recusar o trabalho, caso a informação estivesse disponível anteriormente, o sócio responsável pelo trabalho deve comunicar imediatamente essa informação para a gerência da sua firma (principal executivo ou presidente da firma de auditoria), de forma que a firma e o sócio responsável pelo trabalho possam tomar a ação necessária. </w:t>
      </w:r>
    </w:p>
    <w:p w14:paraId="185EF92F" w14:textId="77777777" w:rsidR="005F5EEF" w:rsidRDefault="005F5EEF" w:rsidP="005F5EEF"/>
    <w:p w14:paraId="0E8A42B0" w14:textId="77777777" w:rsidR="005F5EEF" w:rsidRDefault="005F5EEF" w:rsidP="005F5EEF">
      <w:r>
        <w:t>Precondições para o trabalho de asseguração</w:t>
      </w:r>
    </w:p>
    <w:p w14:paraId="692D1FC5" w14:textId="77777777" w:rsidR="005F5EEF" w:rsidRDefault="005F5EEF" w:rsidP="005F5EEF"/>
    <w:p w14:paraId="0328AD80" w14:textId="77777777" w:rsidR="005F5EEF" w:rsidRDefault="005F5EEF" w:rsidP="005F5EEF">
      <w:r>
        <w:t>24.</w:t>
      </w:r>
      <w:r>
        <w:tab/>
        <w:t xml:space="preserve"> Para estabelecer se as precondições para o trabalho de asseguração estão presentes, o auditor independente, com base no conhecimento preliminar das circunstâncias do trabalho e das discussões com as partes apropriadas, deve verificar (ver itens A35 e A36):</w:t>
      </w:r>
    </w:p>
    <w:p w14:paraId="4A94AE50" w14:textId="77777777" w:rsidR="005F5EEF" w:rsidRDefault="005F5EEF" w:rsidP="005F5EEF">
      <w:r>
        <w:t>(a)</w:t>
      </w:r>
      <w:r>
        <w:tab/>
        <w:t>se as funções e as responsabilidades das partes apropriadas são adequadas às circunstâncias (ver itens A37 a A39); e</w:t>
      </w:r>
    </w:p>
    <w:p w14:paraId="44F0105A" w14:textId="77777777" w:rsidR="005F5EEF" w:rsidRDefault="005F5EEF" w:rsidP="005F5EEF">
      <w:r>
        <w:t>(b)</w:t>
      </w:r>
      <w:r>
        <w:tab/>
        <w:t xml:space="preserve">se o trabalho apresenta todas as seguintes características: </w:t>
      </w:r>
    </w:p>
    <w:p w14:paraId="48B01CA5" w14:textId="77777777" w:rsidR="005F5EEF" w:rsidRDefault="005F5EEF" w:rsidP="005F5EEF">
      <w:r>
        <w:t>(i)</w:t>
      </w:r>
      <w:r>
        <w:tab/>
        <w:t>o objeto é apropriado (ver itens A40 a A44);</w:t>
      </w:r>
    </w:p>
    <w:p w14:paraId="2747B884" w14:textId="77777777" w:rsidR="005F5EEF" w:rsidRDefault="005F5EEF" w:rsidP="005F5EEF">
      <w:r>
        <w:t>(ii)</w:t>
      </w:r>
      <w:r>
        <w:tab/>
        <w:t>os critérios que o auditor independente espera que sejam aplicados na elaboração da informação do objeto são apropriados para as circunstâncias do trabalho. Os critérios devem apresentar as seguintes características (ver itens A45 a A50):</w:t>
      </w:r>
    </w:p>
    <w:p w14:paraId="057E59E0" w14:textId="77777777" w:rsidR="005F5EEF" w:rsidRDefault="005F5EEF" w:rsidP="005F5EEF">
      <w:r>
        <w:t></w:t>
      </w:r>
      <w:r>
        <w:tab/>
        <w:t xml:space="preserve"> </w:t>
      </w:r>
      <w:r>
        <w:tab/>
        <w:t xml:space="preserve">relevância; </w:t>
      </w:r>
    </w:p>
    <w:p w14:paraId="5B4AA982" w14:textId="77777777" w:rsidR="005F5EEF" w:rsidRDefault="005F5EEF" w:rsidP="005F5EEF">
      <w:r>
        <w:t></w:t>
      </w:r>
      <w:r>
        <w:tab/>
        <w:t xml:space="preserve"> </w:t>
      </w:r>
      <w:r>
        <w:tab/>
        <w:t xml:space="preserve">integralidade; </w:t>
      </w:r>
    </w:p>
    <w:p w14:paraId="5A55D6D6" w14:textId="77777777" w:rsidR="005F5EEF" w:rsidRDefault="005F5EEF" w:rsidP="005F5EEF">
      <w:r>
        <w:t></w:t>
      </w:r>
      <w:r>
        <w:tab/>
        <w:t xml:space="preserve"> </w:t>
      </w:r>
      <w:r>
        <w:tab/>
        <w:t xml:space="preserve">confiabilidade; </w:t>
      </w:r>
    </w:p>
    <w:p w14:paraId="2A1FBE30" w14:textId="77777777" w:rsidR="005F5EEF" w:rsidRDefault="005F5EEF" w:rsidP="005F5EEF">
      <w:r>
        <w:t></w:t>
      </w:r>
      <w:r>
        <w:tab/>
        <w:t xml:space="preserve"> </w:t>
      </w:r>
      <w:r>
        <w:tab/>
        <w:t xml:space="preserve">neutralidade; </w:t>
      </w:r>
    </w:p>
    <w:p w14:paraId="1ED0073D" w14:textId="77777777" w:rsidR="005F5EEF" w:rsidRDefault="005F5EEF" w:rsidP="005F5EEF">
      <w:r>
        <w:t></w:t>
      </w:r>
      <w:r>
        <w:tab/>
        <w:t xml:space="preserve"> </w:t>
      </w:r>
      <w:r>
        <w:tab/>
        <w:t xml:space="preserve">compreensibilidade; </w:t>
      </w:r>
    </w:p>
    <w:p w14:paraId="2DB273CC" w14:textId="77777777" w:rsidR="005F5EEF" w:rsidRDefault="005F5EEF" w:rsidP="005F5EEF">
      <w:r>
        <w:t>(iii)</w:t>
      </w:r>
      <w:r>
        <w:tab/>
        <w:t>os critérios que o auditor independente espera que sejam aplicados na elaboração da informação do objeto estarão disponíveis aos usuários previstos (ver itens A51 e A52);</w:t>
      </w:r>
    </w:p>
    <w:p w14:paraId="32111B46" w14:textId="77777777" w:rsidR="005F5EEF" w:rsidRDefault="005F5EEF" w:rsidP="005F5EEF">
      <w:r>
        <w:t>(iv)</w:t>
      </w:r>
      <w:r>
        <w:tab/>
        <w:t>o auditor independente espera ser capaz de obter a evidência necessária para fundamentar a sua conclusão (ver itens A53 a A55);</w:t>
      </w:r>
    </w:p>
    <w:p w14:paraId="55500ED1" w14:textId="77777777" w:rsidR="005F5EEF" w:rsidRDefault="005F5EEF" w:rsidP="005F5EEF">
      <w:r>
        <w:t>(v)</w:t>
      </w:r>
      <w:r>
        <w:tab/>
        <w:t>a conclusão do auditor independente, na forma apropriada tanto para o trabalho de asseguração razoável quanto para o trabalho de asseguração limitada, será incluída no relatório escrito; e</w:t>
      </w:r>
    </w:p>
    <w:p w14:paraId="7B553F37" w14:textId="77777777" w:rsidR="005F5EEF" w:rsidRDefault="005F5EEF" w:rsidP="005F5EEF">
      <w:r>
        <w:t>(vi)</w:t>
      </w:r>
      <w:r>
        <w:tab/>
        <w:t>o trabalho tem propósito racional incluindo, no caso de trabalho de asseguração limitada, que o auditor independente espera ser capaz de obter o nível apropriado de segurança (ver item A56).</w:t>
      </w:r>
    </w:p>
    <w:p w14:paraId="10671246" w14:textId="77777777" w:rsidR="005F5EEF" w:rsidRDefault="005F5EEF" w:rsidP="005F5EEF"/>
    <w:p w14:paraId="5D34D37B" w14:textId="77777777" w:rsidR="005F5EEF" w:rsidRDefault="005F5EEF" w:rsidP="005F5EEF">
      <w:r>
        <w:t>25.</w:t>
      </w:r>
      <w:r>
        <w:tab/>
        <w:t xml:space="preserve"> Se as precondições para o trabalho de asseguração não estiverem presentes, o auditor independente deve discutir o assunto com a parte contratante. Se não for capaz de realizar mudanças para que fique de acordo com as precondições, o auditor não deve aceitar o trabalho como trabalho de asseguração a não ser que seja requerido a fazê-lo por lei ou regulamento. Contudo, um trabalho conduzido sob tais circunstâncias não está de acordo com as NBCs TO. Consequentemente, o auditor não deve incluir qualquer referência no relatório de asseguração do trabalho como tendo sido conduzido de acordo com esta norma ou quaisquer outras NBCs TO.</w:t>
      </w:r>
    </w:p>
    <w:p w14:paraId="4EA1FD89" w14:textId="77777777" w:rsidR="005F5EEF" w:rsidRDefault="005F5EEF" w:rsidP="005F5EEF"/>
    <w:p w14:paraId="3788412B" w14:textId="77777777" w:rsidR="005F5EEF" w:rsidRDefault="005F5EEF" w:rsidP="005F5EEF">
      <w:r>
        <w:t>Limitação no alcance após a aceitação do trabalho</w:t>
      </w:r>
    </w:p>
    <w:p w14:paraId="0138E4A5" w14:textId="77777777" w:rsidR="005F5EEF" w:rsidRDefault="005F5EEF" w:rsidP="005F5EEF"/>
    <w:p w14:paraId="7EA82F22" w14:textId="77777777" w:rsidR="005F5EEF" w:rsidRDefault="005F5EEF" w:rsidP="005F5EEF">
      <w:r>
        <w:t>26.</w:t>
      </w:r>
      <w:r>
        <w:tab/>
        <w:t xml:space="preserve"> Se a parte contratante limitar o alcance do trabalho do auditor independente nos termos de uma proposta de trabalho de asseguração na qual o auditor acredite que a limitação resultará na sua abstenção de conclusão sobre a informação do objeto, ele não deve aceitar o trabalho como trabalho de asseguração, a não ser que seja requerido a fazê-lo por lei ou regulamento (ver item A155(c)).</w:t>
      </w:r>
    </w:p>
    <w:p w14:paraId="1525171A" w14:textId="77777777" w:rsidR="005F5EEF" w:rsidRDefault="005F5EEF" w:rsidP="005F5EEF"/>
    <w:p w14:paraId="4AF4071A" w14:textId="77777777" w:rsidR="005F5EEF" w:rsidRDefault="005F5EEF" w:rsidP="005F5EEF">
      <w:r>
        <w:t xml:space="preserve">Concordância com os termos do trabalho </w:t>
      </w:r>
    </w:p>
    <w:p w14:paraId="0EC1554D" w14:textId="77777777" w:rsidR="005F5EEF" w:rsidRDefault="005F5EEF" w:rsidP="005F5EEF"/>
    <w:p w14:paraId="29F2312F" w14:textId="77777777" w:rsidR="005F5EEF" w:rsidRDefault="005F5EEF" w:rsidP="005F5EEF">
      <w:r>
        <w:t>27.</w:t>
      </w:r>
      <w:r>
        <w:tab/>
        <w:t xml:space="preserve"> O auditor independente deve concordar com os termos de trabalho com a contratante. Estes termos devem ser especificados em detalhes suficientes na carta de contratação ou outra forma aceitável de acordo, confirmação escrita ou em lei ou regulamento (ver itens A57 e A58).</w:t>
      </w:r>
    </w:p>
    <w:p w14:paraId="4B55931E" w14:textId="77777777" w:rsidR="005F5EEF" w:rsidRDefault="005F5EEF" w:rsidP="005F5EEF"/>
    <w:p w14:paraId="2CF9C4D6" w14:textId="77777777" w:rsidR="005F5EEF" w:rsidRDefault="005F5EEF" w:rsidP="005F5EEF">
      <w:r>
        <w:t>28.</w:t>
      </w:r>
      <w:r>
        <w:tab/>
        <w:t xml:space="preserve"> Em trabalhos recorrentes, o auditor independente deve avaliar se as circunstâncias exigem que os termos do trabalho sejam revisados e se há a necessidade de relembrar à contratante a respeito dos termos existentes.</w:t>
      </w:r>
    </w:p>
    <w:p w14:paraId="0500FE8B" w14:textId="77777777" w:rsidR="005F5EEF" w:rsidRDefault="005F5EEF" w:rsidP="005F5EEF"/>
    <w:p w14:paraId="1231C1D6" w14:textId="77777777" w:rsidR="005F5EEF" w:rsidRDefault="005F5EEF" w:rsidP="005F5EEF">
      <w:r>
        <w:t>Aceitação de alteração nos termos do trabalho</w:t>
      </w:r>
    </w:p>
    <w:p w14:paraId="19E5F015" w14:textId="77777777" w:rsidR="005F5EEF" w:rsidRDefault="005F5EEF" w:rsidP="005F5EEF"/>
    <w:p w14:paraId="25381818" w14:textId="77777777" w:rsidR="005F5EEF" w:rsidRDefault="005F5EEF" w:rsidP="005F5EEF">
      <w:r>
        <w:t>29.</w:t>
      </w:r>
      <w:r>
        <w:tab/>
        <w:t xml:space="preserve"> O auditor independente não deve concordar com alteração nos termos do trabalho quando não houver justificativas razoáveis para tal. Se a alteração for feita, o auditor não deve desconsiderar a evidência que foi obtida antes da alteração (ver item A59).</w:t>
      </w:r>
    </w:p>
    <w:p w14:paraId="7401089D" w14:textId="77777777" w:rsidR="005F5EEF" w:rsidRDefault="005F5EEF" w:rsidP="005F5EEF"/>
    <w:p w14:paraId="66B45C34" w14:textId="77777777" w:rsidR="005F5EEF" w:rsidRDefault="005F5EEF" w:rsidP="005F5EEF">
      <w:r>
        <w:t>Relatório de asseguração estabelecido por lei ou regulamento</w:t>
      </w:r>
    </w:p>
    <w:p w14:paraId="304229C2" w14:textId="77777777" w:rsidR="005F5EEF" w:rsidRDefault="005F5EEF" w:rsidP="005F5EEF"/>
    <w:p w14:paraId="7548BC68" w14:textId="77777777" w:rsidR="005F5EEF" w:rsidRDefault="005F5EEF" w:rsidP="005F5EEF">
      <w:r>
        <w:t>30.</w:t>
      </w:r>
      <w:r>
        <w:tab/>
        <w:t xml:space="preserve"> Em alguns casos, a lei ou o regulamento estabelece o modelo ou a redação do relatório de asseguração. Nessas circunstâncias, o auditor independente deve avaliar: </w:t>
      </w:r>
    </w:p>
    <w:p w14:paraId="0270E62F" w14:textId="77777777" w:rsidR="005F5EEF" w:rsidRDefault="005F5EEF" w:rsidP="005F5EEF">
      <w:r>
        <w:t>(a)</w:t>
      </w:r>
      <w:r>
        <w:tab/>
        <w:t>se os usuários previstos poderiam interpretar de forma equivocada a conclusão de asseguração; e</w:t>
      </w:r>
    </w:p>
    <w:p w14:paraId="403B4B0D" w14:textId="77777777" w:rsidR="005F5EEF" w:rsidRDefault="005F5EEF" w:rsidP="005F5EEF">
      <w:r>
        <w:t>(b)</w:t>
      </w:r>
      <w:r>
        <w:tab/>
        <w:t>em caso positivo, se explicações adicionais no relatório de asseguração poderiam mitigar possíveis interpretações equivocadas. Se o auditor independente concluir que a explicação adicional no relatório de asseguração não pode mitigar os possíveis equívocos, o auditor não deve aceitar o trabalho, a não ser que seja requerido a fazê-lo por lei ou regulamento. Nesse caso, o trabalho não está de acordo com as NBCs TO. Consequentemente, o auditor independente não deve incluir quaisquer referências no relatório de asseguração do trabalho como se fosse conduzido de acordo com esta norma ou quaisquer outras NBCs TO (ver também item 71).</w:t>
      </w:r>
    </w:p>
    <w:p w14:paraId="3DBB117C" w14:textId="77777777" w:rsidR="005F5EEF" w:rsidRDefault="005F5EEF" w:rsidP="005F5EEF"/>
    <w:p w14:paraId="4C9A91C5" w14:textId="77777777" w:rsidR="005F5EEF" w:rsidRDefault="005F5EEF" w:rsidP="005F5EEF">
      <w:r>
        <w:t>Controle de qualidade</w:t>
      </w:r>
    </w:p>
    <w:p w14:paraId="60D71698" w14:textId="77777777" w:rsidR="005F5EEF" w:rsidRDefault="005F5EEF" w:rsidP="005F5EEF"/>
    <w:p w14:paraId="368AB1DE" w14:textId="77777777" w:rsidR="005F5EEF" w:rsidRDefault="005F5EEF" w:rsidP="005F5EEF">
      <w:r>
        <w:t>Características do sócio responsável pelo trabalho</w:t>
      </w:r>
    </w:p>
    <w:p w14:paraId="01D653AA" w14:textId="77777777" w:rsidR="005F5EEF" w:rsidRDefault="005F5EEF" w:rsidP="005F5EEF"/>
    <w:p w14:paraId="16545536" w14:textId="77777777" w:rsidR="005F5EEF" w:rsidRDefault="005F5EEF" w:rsidP="005F5EEF">
      <w:r>
        <w:t>31.</w:t>
      </w:r>
      <w:r>
        <w:tab/>
        <w:t xml:space="preserve"> O sócio responsável pelo trabalho deve: </w:t>
      </w:r>
    </w:p>
    <w:p w14:paraId="3C55B1CA" w14:textId="77777777" w:rsidR="005F5EEF" w:rsidRDefault="005F5EEF" w:rsidP="005F5EEF">
      <w:r>
        <w:t>(a)</w:t>
      </w:r>
      <w:r>
        <w:tab/>
        <w:t>ser membro de firma que aplique a NBC PA 01 ou outros requerimentos profissionais, legais ou regulamentares, que sejam, pelo menos, tão exigentes quanto à NBC PA 01 (ver itens A60 a A66);</w:t>
      </w:r>
    </w:p>
    <w:p w14:paraId="3E927391" w14:textId="77777777" w:rsidR="005F5EEF" w:rsidRDefault="005F5EEF" w:rsidP="005F5EEF">
      <w:r>
        <w:t>(b)</w:t>
      </w:r>
      <w:r>
        <w:tab/>
        <w:t>possuir competência em técnicas e habilidades de asseguração desenvolvidas por meio de treinamento e aplicação prática (ver item A60); e</w:t>
      </w:r>
    </w:p>
    <w:p w14:paraId="13684BB5" w14:textId="77777777" w:rsidR="005F5EEF" w:rsidRDefault="005F5EEF" w:rsidP="005F5EEF">
      <w:r>
        <w:t>(c)</w:t>
      </w:r>
      <w:r>
        <w:tab/>
        <w:t>possuir competência suficiente sobre o objeto e sua mensuração ou avaliação para aceitar a responsabilidade pela conclusão da asseguração (ver itens A67 e A68).</w:t>
      </w:r>
    </w:p>
    <w:p w14:paraId="232D23EA" w14:textId="77777777" w:rsidR="005F5EEF" w:rsidRDefault="005F5EEF" w:rsidP="005F5EEF"/>
    <w:p w14:paraId="15C79496" w14:textId="77777777" w:rsidR="005F5EEF" w:rsidRDefault="005F5EEF" w:rsidP="005F5EEF">
      <w:r>
        <w:t>Designação da equipe</w:t>
      </w:r>
    </w:p>
    <w:p w14:paraId="249C0A66" w14:textId="77777777" w:rsidR="005F5EEF" w:rsidRDefault="005F5EEF" w:rsidP="005F5EEF"/>
    <w:p w14:paraId="11479E9C" w14:textId="77777777" w:rsidR="005F5EEF" w:rsidRDefault="005F5EEF" w:rsidP="005F5EEF">
      <w:r>
        <w:t>32.</w:t>
      </w:r>
      <w:r>
        <w:tab/>
        <w:t xml:space="preserve"> O sócio responsável pelo trabalho (na extensão que seja suficiente para aceitar a responsabilidade pela conclusão da asseguração na informação do objeto) deve estar satisfeito que (ver item A69):</w:t>
      </w:r>
    </w:p>
    <w:p w14:paraId="039C78F4" w14:textId="77777777" w:rsidR="005F5EEF" w:rsidRDefault="005F5EEF" w:rsidP="005F5EEF">
      <w:r>
        <w:t>(a)</w:t>
      </w:r>
      <w:r>
        <w:tab/>
        <w:t>a equipe que realizará o trabalho possui as capacidades e competências apropriadas para (ver itens A70 e A71):</w:t>
      </w:r>
    </w:p>
    <w:p w14:paraId="24D8D78C" w14:textId="77777777" w:rsidR="005F5EEF" w:rsidRDefault="005F5EEF" w:rsidP="005F5EEF">
      <w:r>
        <w:t>(i)</w:t>
      </w:r>
      <w:r>
        <w:tab/>
        <w:t xml:space="preserve">executar o trabalho de acordo com as normas, as exigências legais e regulamentares aplicáveis; e </w:t>
      </w:r>
    </w:p>
    <w:p w14:paraId="2DD1E476" w14:textId="77777777" w:rsidR="005F5EEF" w:rsidRDefault="005F5EEF" w:rsidP="005F5EEF">
      <w:r>
        <w:t>(ii)</w:t>
      </w:r>
      <w:r>
        <w:tab/>
        <w:t xml:space="preserve">emitir um relatório de asseguração que seja adequado às circunstâncias; </w:t>
      </w:r>
    </w:p>
    <w:p w14:paraId="68364B19" w14:textId="77777777" w:rsidR="005F5EEF" w:rsidRDefault="005F5EEF" w:rsidP="005F5EEF">
      <w:r>
        <w:t>(b)</w:t>
      </w:r>
      <w:r>
        <w:tab/>
        <w:t>o auditor independente será capaz e poderá se envolver com o trabalho:</w:t>
      </w:r>
    </w:p>
    <w:p w14:paraId="05EBDBD2" w14:textId="77777777" w:rsidR="005F5EEF" w:rsidRDefault="005F5EEF" w:rsidP="005F5EEF">
      <w:r>
        <w:t>(i)</w:t>
      </w:r>
      <w:r>
        <w:tab/>
        <w:t>de especialista (do auditor), nas circunstâncias em que tal trabalho vier a ser utilizado (ver itens A70 e A71); e</w:t>
      </w:r>
    </w:p>
    <w:p w14:paraId="445CC3AE" w14:textId="77777777" w:rsidR="005F5EEF" w:rsidRDefault="005F5EEF" w:rsidP="005F5EEF">
      <w:r>
        <w:t>(ii)</w:t>
      </w:r>
      <w:r>
        <w:tab/>
        <w:t>de outro auditor independente, que não faça parte da equipe, quando o trabalho de asseguração desse outro auditor for ser utilizado (ver itens A72 e A73).</w:t>
      </w:r>
    </w:p>
    <w:p w14:paraId="35CBD37C" w14:textId="77777777" w:rsidR="005F5EEF" w:rsidRDefault="005F5EEF" w:rsidP="005F5EEF"/>
    <w:p w14:paraId="677D1DC0" w14:textId="77777777" w:rsidR="005F5EEF" w:rsidRDefault="005F5EEF" w:rsidP="005F5EEF">
      <w:r>
        <w:t>Responsabilidades do sócio responsável pelo trabalho</w:t>
      </w:r>
    </w:p>
    <w:p w14:paraId="45EB498F" w14:textId="77777777" w:rsidR="005F5EEF" w:rsidRDefault="005F5EEF" w:rsidP="005F5EEF"/>
    <w:p w14:paraId="6E71C19F" w14:textId="77777777" w:rsidR="005F5EEF" w:rsidRDefault="005F5EEF" w:rsidP="005F5EEF">
      <w:r>
        <w:t>33.</w:t>
      </w:r>
      <w:r>
        <w:tab/>
        <w:t xml:space="preserve"> O sócio responsável pelo trabalho deve assumir a responsabilidade pela qualidade do trabalho. Isso inclui a assunção de responsabilidade de que: </w:t>
      </w:r>
    </w:p>
    <w:p w14:paraId="1D1DE654" w14:textId="77777777" w:rsidR="005F5EEF" w:rsidRDefault="005F5EEF" w:rsidP="005F5EEF">
      <w:r>
        <w:t>(a)</w:t>
      </w:r>
      <w:r>
        <w:tab/>
        <w:t xml:space="preserve">os procedimentos apropriados sejam executados levando em consideração a aceitação e a continuidade dos trabalhos e do relacionamento com o cliente; </w:t>
      </w:r>
    </w:p>
    <w:p w14:paraId="1F19D7D8" w14:textId="77777777" w:rsidR="005F5EEF" w:rsidRDefault="005F5EEF" w:rsidP="005F5EEF">
      <w:r>
        <w:t>(b)</w:t>
      </w:r>
      <w:r>
        <w:tab/>
        <w:t xml:space="preserve">o trabalho seja planejado e executado (incluindo a direção e supervisão apropriada) de acordo com as normas profissionais e exigências legais e regulatórias aplicáveis; </w:t>
      </w:r>
    </w:p>
    <w:p w14:paraId="3D7A3D34" w14:textId="77777777" w:rsidR="005F5EEF" w:rsidRDefault="005F5EEF" w:rsidP="005F5EEF">
      <w:r>
        <w:t>(c)</w:t>
      </w:r>
      <w:r>
        <w:tab/>
        <w:t>revisões sejam realizadas de acordo com as políticas e procedimentos de revisão da firma, além de revisar a documentação do trabalho até a emissão do relatório de asseguração (ver item A74);</w:t>
      </w:r>
    </w:p>
    <w:p w14:paraId="158AD586" w14:textId="77777777" w:rsidR="005F5EEF" w:rsidRDefault="005F5EEF" w:rsidP="005F5EEF">
      <w:r>
        <w:t>(d)</w:t>
      </w:r>
      <w:r>
        <w:tab/>
        <w:t>a documentação apropriada do trabalho seja mantida para fornecer evidências da conclusão dos objetivos do auditor independente, e que o trabalho tenha sido executado de acordo com as NBCs TO, além das exigências legais e regulatórias aplicáveis; e</w:t>
      </w:r>
    </w:p>
    <w:p w14:paraId="0A2E4329" w14:textId="77777777" w:rsidR="005F5EEF" w:rsidRDefault="005F5EEF" w:rsidP="005F5EEF">
      <w:r>
        <w:t>(e)</w:t>
      </w:r>
      <w:r>
        <w:tab/>
        <w:t>consulta apropriada seja realizada pela equipe do trabalho em questões complexas ou controversas.</w:t>
      </w:r>
    </w:p>
    <w:p w14:paraId="2BD32854" w14:textId="77777777" w:rsidR="005F5EEF" w:rsidRDefault="005F5EEF" w:rsidP="005F5EEF"/>
    <w:p w14:paraId="5EBEED57" w14:textId="77777777" w:rsidR="005F5EEF" w:rsidRDefault="005F5EEF" w:rsidP="005F5EEF">
      <w:r>
        <w:t>34.</w:t>
      </w:r>
      <w:r>
        <w:tab/>
        <w:t xml:space="preserve"> Durante todo o trabalho, o sócio responsável pelo trabalho deve permanecer alerta, por meio de observação e indagações, quando necessárias, para as situações de não conformidade com as exigências éticas pelos membros da equipe de trabalho. Se surgirem assuntos que chamem a atenção do sócio responsável por meio do sistema de controle de qualidade da firma ou que de outra forma indiquem que os membros da equipe de trabalho não seguiram as exigências éticas, o sócio responsável pelo trabalho, consultando seus pares na firma, deve determinar a ação apropriada.</w:t>
      </w:r>
    </w:p>
    <w:p w14:paraId="5DA3FFBD" w14:textId="77777777" w:rsidR="005F5EEF" w:rsidRDefault="005F5EEF" w:rsidP="005F5EEF"/>
    <w:p w14:paraId="7796ED64" w14:textId="77777777" w:rsidR="005F5EEF" w:rsidRDefault="005F5EEF" w:rsidP="005F5EEF">
      <w:r>
        <w:t>35.</w:t>
      </w:r>
      <w:r>
        <w:tab/>
        <w:t xml:space="preserve"> O sócio responsável pelo trabalho deve considerar os resultados do processo de monitoramento de controle de qualidade da firma, conforme evidenciado na última informação circulada pela firma (ou pela rede de firmas), e se as deficiências destacadas nessa informação podem afetar o trabalho de asseguração. </w:t>
      </w:r>
    </w:p>
    <w:p w14:paraId="741E1F91" w14:textId="77777777" w:rsidR="005F5EEF" w:rsidRDefault="005F5EEF" w:rsidP="005F5EEF"/>
    <w:p w14:paraId="42AE02D3" w14:textId="77777777" w:rsidR="005F5EEF" w:rsidRDefault="005F5EEF" w:rsidP="005F5EEF">
      <w:r>
        <w:t xml:space="preserve">Revisão do controle de qualidade do trabalho </w:t>
      </w:r>
    </w:p>
    <w:p w14:paraId="28AF29F4" w14:textId="77777777" w:rsidR="005F5EEF" w:rsidRDefault="005F5EEF" w:rsidP="005F5EEF"/>
    <w:p w14:paraId="62E92C30" w14:textId="77777777" w:rsidR="005F5EEF" w:rsidRDefault="005F5EEF" w:rsidP="005F5EEF">
      <w:r>
        <w:t>36.</w:t>
      </w:r>
      <w:r>
        <w:tab/>
        <w:t xml:space="preserve"> Para os trabalhos em que a revisão do controle de qualidade seja exigida por lei, regulamento ou por determinação da própria firma: </w:t>
      </w:r>
    </w:p>
    <w:p w14:paraId="26511045" w14:textId="77777777" w:rsidR="005F5EEF" w:rsidRDefault="005F5EEF" w:rsidP="005F5EEF">
      <w:r>
        <w:t>(a)</w:t>
      </w:r>
      <w:r>
        <w:tab/>
        <w:t>o sócio responsável pelo trabalho tem a responsabilidade de discutir os assuntos significativos que surgirem durante o trabalho com o revisor do controle de qualidade do trabalho e não deve emitir seu relatório até a finalização dessa revisão; e</w:t>
      </w:r>
    </w:p>
    <w:p w14:paraId="0EE9F0F3" w14:textId="77777777" w:rsidR="005F5EEF" w:rsidRDefault="005F5EEF" w:rsidP="005F5EEF">
      <w:r>
        <w:t>(b)</w:t>
      </w:r>
      <w:r>
        <w:tab/>
        <w:t>o revisor do controle de qualidade do trabalho deve executar uma avaliação objetiva dos julgamentos significativos exercidos pela equipe de trabalho e sobre as conclusões alcançadas para formular o relatório de asseguração. Essa avaliação deve envolver (ver item A75):</w:t>
      </w:r>
    </w:p>
    <w:p w14:paraId="3FCD5180" w14:textId="77777777" w:rsidR="005F5EEF" w:rsidRDefault="005F5EEF" w:rsidP="005F5EEF">
      <w:r>
        <w:t>(i)</w:t>
      </w:r>
      <w:r>
        <w:tab/>
        <w:t xml:space="preserve">discussão dos assuntos significativos com o sócio responsável pelo trabalho; </w:t>
      </w:r>
    </w:p>
    <w:p w14:paraId="42BC7052" w14:textId="77777777" w:rsidR="005F5EEF" w:rsidRDefault="005F5EEF" w:rsidP="005F5EEF">
      <w:r>
        <w:t>(ii)</w:t>
      </w:r>
      <w:r>
        <w:tab/>
        <w:t>revisão da informação do objeto e do relatório de asseguração proposto;</w:t>
      </w:r>
    </w:p>
    <w:p w14:paraId="522DC4F1" w14:textId="77777777" w:rsidR="005F5EEF" w:rsidRDefault="005F5EEF" w:rsidP="005F5EEF">
      <w:r>
        <w:t>(iii)</w:t>
      </w:r>
      <w:r>
        <w:tab/>
        <w:t>revisão da documentação do trabalho relativa aos julgamentos significativos que foram exercidos pela equipe de trabalho e sobre as conclusões atingidas; e</w:t>
      </w:r>
    </w:p>
    <w:p w14:paraId="40E93282" w14:textId="77777777" w:rsidR="005F5EEF" w:rsidRDefault="005F5EEF" w:rsidP="005F5EEF">
      <w:r>
        <w:t>(iv)</w:t>
      </w:r>
      <w:r>
        <w:tab/>
        <w:t xml:space="preserve">avaliação das conclusões alcançadas para formular o relatório de asseguração e a consideração se o relatório de asseguração proposto é apropriado ou não. </w:t>
      </w:r>
    </w:p>
    <w:p w14:paraId="4D4380B7" w14:textId="77777777" w:rsidR="005F5EEF" w:rsidRDefault="005F5EEF" w:rsidP="005F5EEF"/>
    <w:p w14:paraId="31ADBE01" w14:textId="77777777" w:rsidR="005F5EEF" w:rsidRDefault="005F5EEF" w:rsidP="005F5EEF">
      <w:r>
        <w:t>Ceticismo profissional, julgamento profissional e técnicas e habilidades de asseguração</w:t>
      </w:r>
    </w:p>
    <w:p w14:paraId="715EF7D0" w14:textId="77777777" w:rsidR="005F5EEF" w:rsidRDefault="005F5EEF" w:rsidP="005F5EEF"/>
    <w:p w14:paraId="6355E364" w14:textId="77777777" w:rsidR="005F5EEF" w:rsidRDefault="005F5EEF" w:rsidP="005F5EEF">
      <w:r>
        <w:t>37.</w:t>
      </w:r>
      <w:r>
        <w:tab/>
        <w:t xml:space="preserve"> O auditor independente deve planejar e executar o trabalho com ceticismo profissional, reconhecendo que podem existir circunstâncias que causem distorção de forma relevante à informação do objeto (ver itens A76 a A80).</w:t>
      </w:r>
    </w:p>
    <w:p w14:paraId="710164D8" w14:textId="77777777" w:rsidR="005F5EEF" w:rsidRDefault="005F5EEF" w:rsidP="005F5EEF">
      <w:r>
        <w:t xml:space="preserve"> </w:t>
      </w:r>
    </w:p>
    <w:p w14:paraId="5D86936D" w14:textId="77777777" w:rsidR="005F5EEF" w:rsidRDefault="005F5EEF" w:rsidP="005F5EEF">
      <w:r>
        <w:t>38.</w:t>
      </w:r>
      <w:r>
        <w:tab/>
        <w:t xml:space="preserve"> O auditor independente deve exercer seu julgamento profissional ao planejar e executar o trabalho de asseguração, incluindo a determinação da natureza, época e extensão dos procedimentos (ver itens A81 a A85).</w:t>
      </w:r>
    </w:p>
    <w:p w14:paraId="0ED2983D" w14:textId="77777777" w:rsidR="005F5EEF" w:rsidRDefault="005F5EEF" w:rsidP="005F5EEF"/>
    <w:p w14:paraId="40271541" w14:textId="77777777" w:rsidR="005F5EEF" w:rsidRDefault="005F5EEF" w:rsidP="005F5EEF">
      <w:r>
        <w:t>39.</w:t>
      </w:r>
      <w:r>
        <w:tab/>
        <w:t xml:space="preserve"> O auditor independente deve aplicar técnicas e habilidades de asseguração como parte do processo de trabalho repetitivo e sistemático. </w:t>
      </w:r>
    </w:p>
    <w:p w14:paraId="36674830" w14:textId="77777777" w:rsidR="005F5EEF" w:rsidRDefault="005F5EEF" w:rsidP="005F5EEF"/>
    <w:p w14:paraId="334930A8" w14:textId="77777777" w:rsidR="005F5EEF" w:rsidRDefault="005F5EEF" w:rsidP="005F5EEF">
      <w:r>
        <w:t>Planejamento e execução do trabalho</w:t>
      </w:r>
    </w:p>
    <w:p w14:paraId="19DC60FE" w14:textId="77777777" w:rsidR="005F5EEF" w:rsidRDefault="005F5EEF" w:rsidP="005F5EEF"/>
    <w:p w14:paraId="3681C073" w14:textId="77777777" w:rsidR="005F5EEF" w:rsidRDefault="005F5EEF" w:rsidP="005F5EEF">
      <w:r>
        <w:t>Planejamento</w:t>
      </w:r>
    </w:p>
    <w:p w14:paraId="2AC0BCE4" w14:textId="77777777" w:rsidR="005F5EEF" w:rsidRDefault="005F5EEF" w:rsidP="005F5EEF"/>
    <w:p w14:paraId="3F1B4AC0" w14:textId="77777777" w:rsidR="005F5EEF" w:rsidRDefault="005F5EEF" w:rsidP="005F5EEF">
      <w:r>
        <w:t>40.</w:t>
      </w:r>
      <w:r>
        <w:tab/>
        <w:t xml:space="preserve"> O auditor independente deve planejar o trabalho para que ele seja executado de maneira eficaz, incluindo a definição do alcance, da época e da coordenação do trabalho, assim como determinar a natureza, a época e a extensão dos procedimentos planejados que são requeridos de forma a alcançar o seu objetivo (ver itens A86 a A89).</w:t>
      </w:r>
    </w:p>
    <w:p w14:paraId="150F6C03" w14:textId="77777777" w:rsidR="005F5EEF" w:rsidRDefault="005F5EEF" w:rsidP="005F5EEF"/>
    <w:p w14:paraId="0BAF74C7" w14:textId="77777777" w:rsidR="005F5EEF" w:rsidRDefault="005F5EEF" w:rsidP="005F5EEF">
      <w:r>
        <w:t>41.</w:t>
      </w:r>
      <w:r>
        <w:tab/>
        <w:t xml:space="preserve"> O auditor independente deve determinar se os critérios são apropriados para as circunstâncias do trabalho, incluindo que eles apresentem as características identificadas no item 24(b)(ii).</w:t>
      </w:r>
    </w:p>
    <w:p w14:paraId="651FA6EB" w14:textId="77777777" w:rsidR="005F5EEF" w:rsidRDefault="005F5EEF" w:rsidP="005F5EEF"/>
    <w:p w14:paraId="0A538128" w14:textId="77777777" w:rsidR="005F5EEF" w:rsidRDefault="005F5EEF" w:rsidP="005F5EEF">
      <w:r>
        <w:t>42.</w:t>
      </w:r>
      <w:r>
        <w:tab/>
        <w:t xml:space="preserve"> Se for constatado, após a aceitação do trabalho, que uma ou mais das precondições para o trabalho de asseguração não estão presentes, o auditor independente deve discutir o assunto com as partes apropriadas e deve determinar se: </w:t>
      </w:r>
    </w:p>
    <w:p w14:paraId="408E91B4" w14:textId="77777777" w:rsidR="005F5EEF" w:rsidRDefault="005F5EEF" w:rsidP="005F5EEF">
      <w:r>
        <w:t>(a)</w:t>
      </w:r>
      <w:r>
        <w:tab/>
        <w:t xml:space="preserve">o assunto pode ser resolvido de forma satisfatória; </w:t>
      </w:r>
    </w:p>
    <w:p w14:paraId="38788CBE" w14:textId="77777777" w:rsidR="005F5EEF" w:rsidRDefault="005F5EEF" w:rsidP="005F5EEF">
      <w:r>
        <w:t>(b)</w:t>
      </w:r>
      <w:r>
        <w:tab/>
        <w:t xml:space="preserve">é apropriado dar continuidade ao trabalho; e </w:t>
      </w:r>
    </w:p>
    <w:p w14:paraId="03BC3383" w14:textId="77777777" w:rsidR="005F5EEF" w:rsidRDefault="005F5EEF" w:rsidP="005F5EEF">
      <w:r>
        <w:t>(c)</w:t>
      </w:r>
      <w:r>
        <w:tab/>
        <w:t>é apropriado dar continuidade e, nesse caso, como comunicar o assunto no relatório de asseguração.</w:t>
      </w:r>
    </w:p>
    <w:p w14:paraId="6610DDF0" w14:textId="77777777" w:rsidR="005F5EEF" w:rsidRDefault="005F5EEF" w:rsidP="005F5EEF"/>
    <w:p w14:paraId="301F269E" w14:textId="77777777" w:rsidR="005F5EEF" w:rsidRDefault="005F5EEF" w:rsidP="005F5EEF">
      <w:r>
        <w:t>43.</w:t>
      </w:r>
      <w:r>
        <w:tab/>
        <w:t xml:space="preserve"> Se for constatado, após a aceitação do trabalho, que um ou todos os critérios aplicáveis são inapropriados ou se um ou todos os objetos não são apropriados para o trabalho de asseguração, o auditor independente deve considerar sua retirada do trabalho, se a sua saída for possível de acordo com as leis e regulamentos aplicáveis. Se o auditor continuar com o trabalho, ele deve emitir uma conclusão adversa, com ressalva ou uma abstenção da conclusão, conforme for apropriado nas circunstâncias (ver itens A90 e A91).</w:t>
      </w:r>
    </w:p>
    <w:p w14:paraId="36193A7D" w14:textId="77777777" w:rsidR="005F5EEF" w:rsidRDefault="005F5EEF" w:rsidP="005F5EEF"/>
    <w:p w14:paraId="00E5A501" w14:textId="77777777" w:rsidR="005F5EEF" w:rsidRDefault="005F5EEF" w:rsidP="005F5EEF">
      <w:r>
        <w:t>Materialidade</w:t>
      </w:r>
    </w:p>
    <w:p w14:paraId="04F7D7CE" w14:textId="77777777" w:rsidR="005F5EEF" w:rsidRDefault="005F5EEF" w:rsidP="005F5EEF"/>
    <w:p w14:paraId="331EB568" w14:textId="77777777" w:rsidR="005F5EEF" w:rsidRDefault="005F5EEF" w:rsidP="005F5EEF">
      <w:r>
        <w:t>44.</w:t>
      </w:r>
      <w:r>
        <w:tab/>
        <w:t xml:space="preserve"> O auditor independente deve levar em consideração a materialidade quando (ver itens A92 a A100):</w:t>
      </w:r>
    </w:p>
    <w:p w14:paraId="3C222544" w14:textId="77777777" w:rsidR="005F5EEF" w:rsidRDefault="005F5EEF" w:rsidP="005F5EEF">
      <w:r>
        <w:t>(a)</w:t>
      </w:r>
      <w:r>
        <w:tab/>
        <w:t>planejar e executar o trabalho de asseguração, inclusive ao determinar a natureza, a época e a extensão dos procedimentos; e</w:t>
      </w:r>
    </w:p>
    <w:p w14:paraId="04FC6B06" w14:textId="77777777" w:rsidR="005F5EEF" w:rsidRDefault="005F5EEF" w:rsidP="005F5EEF">
      <w:r>
        <w:t>(b)</w:t>
      </w:r>
      <w:r>
        <w:tab/>
        <w:t>avaliar se a informação do objeto está livre de distorções relevantes.</w:t>
      </w:r>
    </w:p>
    <w:p w14:paraId="62A281B8" w14:textId="77777777" w:rsidR="005F5EEF" w:rsidRDefault="005F5EEF" w:rsidP="005F5EEF"/>
    <w:p w14:paraId="0F57670F" w14:textId="77777777" w:rsidR="005F5EEF" w:rsidRDefault="005F5EEF" w:rsidP="005F5EEF">
      <w:r>
        <w:t>Entendimento do objeto e outras circunstâncias de trabalho</w:t>
      </w:r>
    </w:p>
    <w:p w14:paraId="27195D8D" w14:textId="77777777" w:rsidR="005F5EEF" w:rsidRDefault="005F5EEF" w:rsidP="005F5EEF"/>
    <w:p w14:paraId="1326BF6B" w14:textId="77777777" w:rsidR="005F5EEF" w:rsidRDefault="005F5EEF" w:rsidP="005F5EEF">
      <w:r>
        <w:t>45.</w:t>
      </w:r>
      <w:r>
        <w:tab/>
        <w:t xml:space="preserve"> O auditor independente deve efetuar indagações às partes apropriadas sobre: </w:t>
      </w:r>
    </w:p>
    <w:p w14:paraId="508A3380" w14:textId="77777777" w:rsidR="005F5EEF" w:rsidRDefault="005F5EEF" w:rsidP="005F5EEF">
      <w:r>
        <w:t>(a)</w:t>
      </w:r>
      <w:r>
        <w:tab/>
        <w:t>se eles possuem conhecimento de qualquer distorção efetiva, suspeita ou alegadamente intencional, bem como com referência às não conformidades com leis e regulamentos que afetem a informação do objeto (ver item A101);</w:t>
      </w:r>
    </w:p>
    <w:p w14:paraId="60E6A837" w14:textId="77777777" w:rsidR="005F5EEF" w:rsidRDefault="005F5EEF" w:rsidP="005F5EEF">
      <w:r>
        <w:t>(b)</w:t>
      </w:r>
      <w:r>
        <w:tab/>
        <w:t>se a parte responsável possui uma função de auditoria interna e, em caso positivo, realizar indagações adicionais para obter entendimento das atividades e principais constatações da função de auditoria interna com respeito à informação do objeto; e</w:t>
      </w:r>
    </w:p>
    <w:p w14:paraId="0BD02358" w14:textId="77777777" w:rsidR="005F5EEF" w:rsidRDefault="005F5EEF" w:rsidP="005F5EEF">
      <w:r>
        <w:t>(c)</w:t>
      </w:r>
      <w:r>
        <w:tab/>
        <w:t>se a parte responsável utilizou algum especialista na preparação da informação do objeto.</w:t>
      </w:r>
    </w:p>
    <w:p w14:paraId="4AE8A6E2" w14:textId="77777777" w:rsidR="005F5EEF" w:rsidRDefault="005F5EEF" w:rsidP="005F5EEF"/>
    <w:p w14:paraId="5A57039E" w14:textId="77777777" w:rsidR="005F5EEF" w:rsidRDefault="005F5EEF" w:rsidP="005F5EEF">
      <w:r>
        <w:t xml:space="preserve">45. </w:t>
      </w:r>
      <w:r>
        <w:tab/>
        <w:t xml:space="preserve">O auditor independente deve fazer indagações às partes apropriadas sobre: </w:t>
      </w:r>
    </w:p>
    <w:p w14:paraId="5732A43B" w14:textId="77777777" w:rsidR="005F5EEF" w:rsidRDefault="005F5EEF" w:rsidP="005F5EEF">
      <w:r>
        <w:t>(a)</w:t>
      </w:r>
      <w:r>
        <w:tab/>
        <w:t xml:space="preserve">se eles têm conhecimento de qualquer distorção efetiva, suspeita ou alegadamente intencional, bem como com referência às não conformidades com leis e regulamentos que afetem a informação objeto do trabalho (ver itens A101 e A102); </w:t>
      </w:r>
    </w:p>
    <w:p w14:paraId="4CD3517C" w14:textId="77777777" w:rsidR="005F5EEF" w:rsidRDefault="005F5EEF" w:rsidP="005F5EEF">
      <w:r>
        <w:t>(b)</w:t>
      </w:r>
      <w:r>
        <w:tab/>
        <w:t xml:space="preserve">se a parte responsável possui função de auditoria interna e, caso positivo, realizar indagações adicionais para obter entendimento das atividades e principais constatações da função de auditoria interna com respeito à informação objeto do trabalho; e </w:t>
      </w:r>
    </w:p>
    <w:p w14:paraId="61E9EB05" w14:textId="77777777" w:rsidR="005F5EEF" w:rsidRDefault="005F5EEF" w:rsidP="005F5EEF">
      <w:r>
        <w:t>(c)</w:t>
      </w:r>
      <w:r>
        <w:tab/>
        <w:t>se a parte responsável utilizou algum especialista na preparação da informação objeto do trabalho. (Alterado pela Revisão NBC 3)</w:t>
      </w:r>
    </w:p>
    <w:p w14:paraId="65EA0B03" w14:textId="77777777" w:rsidR="005F5EEF" w:rsidRDefault="005F5EEF" w:rsidP="005F5EEF"/>
    <w:p w14:paraId="5EB55704" w14:textId="77777777" w:rsidR="005F5EEF" w:rsidRDefault="005F5EEF" w:rsidP="005F5EEF"/>
    <w:p w14:paraId="6DD827FD" w14:textId="77777777" w:rsidR="005F5EEF" w:rsidRDefault="005F5EEF" w:rsidP="005F5EEF">
      <w:r>
        <w:t>Asseguração limitada</w:t>
      </w:r>
      <w:r>
        <w:tab/>
        <w:t>Asseguração razoável</w:t>
      </w:r>
    </w:p>
    <w:p w14:paraId="18831890" w14:textId="77777777" w:rsidR="005F5EEF" w:rsidRDefault="005F5EEF" w:rsidP="005F5EEF">
      <w:r>
        <w:t>46L. O auditor independente deve obter entendimento do objeto e de outras circunstâncias do trabalho que sejam suficientes para:</w:t>
      </w:r>
    </w:p>
    <w:p w14:paraId="78520554" w14:textId="77777777" w:rsidR="005F5EEF" w:rsidRDefault="005F5EEF" w:rsidP="005F5EEF">
      <w:r>
        <w:t>(a)</w:t>
      </w:r>
      <w:r>
        <w:tab/>
        <w:t>possibilitar que ele identifique áreas em que é provável que surjam distorções relevantes na informação do objeto; e</w:t>
      </w:r>
    </w:p>
    <w:p w14:paraId="7DA3707B" w14:textId="77777777" w:rsidR="005F5EEF" w:rsidRDefault="005F5EEF" w:rsidP="005F5EEF">
      <w:r>
        <w:t>(b)</w:t>
      </w:r>
      <w:r>
        <w:tab/>
        <w:t>desse modo, fornecer uma base para planejar e executar procedimentos para tratar as áreas identificadas na alínea (a) e para obter segurança limitada para dar suporte à sua conclusão (ver itens A101 a A104 e A107).</w:t>
      </w:r>
      <w:r>
        <w:tab/>
        <w:t>46R. O auditor deve obter entendimento do objeto e de outras circunstâncias do trabalho que sejam suficientes para:</w:t>
      </w:r>
    </w:p>
    <w:p w14:paraId="021F2063" w14:textId="77777777" w:rsidR="005F5EEF" w:rsidRDefault="005F5EEF" w:rsidP="005F5EEF"/>
    <w:p w14:paraId="7F2A399F" w14:textId="77777777" w:rsidR="005F5EEF" w:rsidRDefault="005F5EEF" w:rsidP="005F5EEF">
      <w:r>
        <w:t>(a)</w:t>
      </w:r>
      <w:r>
        <w:tab/>
        <w:t>possibilitar que ele identifique e avalie os riscos de distorção relevante na informação do objeto; e</w:t>
      </w:r>
    </w:p>
    <w:p w14:paraId="11F189CB" w14:textId="77777777" w:rsidR="005F5EEF" w:rsidRDefault="005F5EEF" w:rsidP="005F5EEF"/>
    <w:p w14:paraId="7A3FF30E" w14:textId="77777777" w:rsidR="005F5EEF" w:rsidRDefault="005F5EEF" w:rsidP="005F5EEF">
      <w:r>
        <w:t>(b)</w:t>
      </w:r>
      <w:r>
        <w:tab/>
        <w:t>desse modo, fornecer uma base para planejar e executar procedimentos que respondam aos riscos avaliados e para obter segurança razoável para dar suporte à sua conclusão (ver itens A101 a A103 e A107).</w:t>
      </w:r>
    </w:p>
    <w:p w14:paraId="025C56C7" w14:textId="77777777" w:rsidR="005F5EEF" w:rsidRDefault="005F5EEF" w:rsidP="005F5EEF">
      <w:r>
        <w:t>47L. Ao obter entendimento do objeto e de outras circunstâncias do trabalho conforme o item 46L, o auditor independente deve considerar o processo utilizado para elaborar a informação do objeto (ver item A106).</w:t>
      </w:r>
      <w:r>
        <w:tab/>
        <w:t>47R. Ao obter entendimento do objeto e de outras circunstâncias do trabalho conforme o item 46R, o auditor independente deve obter entendimento do controle interno relacionado com a elaboração da informação do objeto aplicável ao trabalho. Isso inclui a avaliação do desenho dos controles relevantes ao trabalho e a determinação se eles foram implantados, mediante execução de procedimentos em adição às indagações feitas ao pessoal responsável pela informação do objeto (ver item A105).</w:t>
      </w:r>
    </w:p>
    <w:p w14:paraId="2B79B8FB" w14:textId="77777777" w:rsidR="005F5EEF" w:rsidRDefault="005F5EEF" w:rsidP="005F5EEF"/>
    <w:p w14:paraId="77BA40DC" w14:textId="77777777" w:rsidR="005F5EEF" w:rsidRDefault="005F5EEF" w:rsidP="005F5EEF">
      <w:r>
        <w:t>Obtenção de evidência</w:t>
      </w:r>
    </w:p>
    <w:p w14:paraId="3F573A4C" w14:textId="77777777" w:rsidR="005F5EEF" w:rsidRDefault="005F5EEF" w:rsidP="005F5EEF"/>
    <w:p w14:paraId="1064518D" w14:textId="77777777" w:rsidR="005F5EEF" w:rsidRDefault="005F5EEF" w:rsidP="005F5EEF">
      <w:r>
        <w:t>Consideração de riscos e respostas aos riscos</w:t>
      </w:r>
    </w:p>
    <w:p w14:paraId="73993CD3" w14:textId="77777777" w:rsidR="005F5EEF" w:rsidRDefault="005F5EEF" w:rsidP="005F5EEF"/>
    <w:p w14:paraId="58BF6A1B" w14:textId="77777777" w:rsidR="005F5EEF" w:rsidRDefault="005F5EEF" w:rsidP="005F5EEF">
      <w:r>
        <w:t>Asseguração limitada</w:t>
      </w:r>
      <w:r>
        <w:tab/>
        <w:t>Asseguração razoável</w:t>
      </w:r>
    </w:p>
    <w:p w14:paraId="42566699" w14:textId="77777777" w:rsidR="005F5EEF" w:rsidRDefault="005F5EEF" w:rsidP="005F5EEF">
      <w:r>
        <w:t>48L. Com base no entendimento do auditor independente (ver item 46L), o auditor deve (ver itens A108 a A112):</w:t>
      </w:r>
    </w:p>
    <w:p w14:paraId="07AADECA" w14:textId="77777777" w:rsidR="005F5EEF" w:rsidRDefault="005F5EEF" w:rsidP="005F5EEF">
      <w:r>
        <w:t>(a)</w:t>
      </w:r>
      <w:r>
        <w:tab/>
        <w:t>identificar áreas em que distorção relevante na informação do objeto seja provável de ocorrer;</w:t>
      </w:r>
    </w:p>
    <w:p w14:paraId="4131B1BE" w14:textId="77777777" w:rsidR="005F5EEF" w:rsidRDefault="005F5EEF" w:rsidP="005F5EEF">
      <w:r>
        <w:t>(b)</w:t>
      </w:r>
      <w:r>
        <w:tab/>
        <w:t>planejar e executar procedimentos para lidar com as áreas identificadas conforme alínea (a) deste item para obter segurança limitada que dê suporte à sua conclusão.</w:t>
      </w:r>
    </w:p>
    <w:p w14:paraId="2A7C8F01" w14:textId="77777777" w:rsidR="005F5EEF" w:rsidRDefault="005F5EEF" w:rsidP="005F5EEF">
      <w:r>
        <w:tab/>
        <w:t>48R. Com base no entendimento do auditor independente (ver item 46R), o auditor deve (ver itens A108 a A110):</w:t>
      </w:r>
    </w:p>
    <w:p w14:paraId="0786F00F" w14:textId="77777777" w:rsidR="005F5EEF" w:rsidRDefault="005F5EEF" w:rsidP="005F5EEF">
      <w:r>
        <w:t>(a)</w:t>
      </w:r>
      <w:r>
        <w:tab/>
        <w:t>identificar e avaliar os riscos de distorção relevante na informação do objeto; e</w:t>
      </w:r>
    </w:p>
    <w:p w14:paraId="5EB428FE" w14:textId="77777777" w:rsidR="005F5EEF" w:rsidRDefault="005F5EEF" w:rsidP="005F5EEF">
      <w:r>
        <w:t>(b)</w:t>
      </w:r>
      <w:r>
        <w:tab/>
        <w:t>planejar e executar procedimentos para responder aos riscos avaliados e para obter segurança razoável que dê suporte à sua conclusão. Em adição a qualquer outro procedimento na informação do objeto que são apropriadas nas circunstâncias do trabalho, os procedimentos do auditor devem incluir a obtenção de evidência apropriada e suficiente sobre a efetiva operação dos controles relevantes sobre a informação do objeto quando:</w:t>
      </w:r>
    </w:p>
    <w:p w14:paraId="4095854B" w14:textId="77777777" w:rsidR="005F5EEF" w:rsidRDefault="005F5EEF" w:rsidP="005F5EEF">
      <w:r>
        <w:t>(i)</w:t>
      </w:r>
      <w:r>
        <w:tab/>
        <w:t>a avaliação de riscos pelo auditor inclui a expectativa de que os controles estejam operando de forma efetiva; ou</w:t>
      </w:r>
    </w:p>
    <w:p w14:paraId="4327731A" w14:textId="77777777" w:rsidR="005F5EEF" w:rsidRDefault="005F5EEF" w:rsidP="005F5EEF">
      <w:r>
        <w:t>(ii)</w:t>
      </w:r>
      <w:r>
        <w:tab/>
        <w:t>os outros procedimentos que não sejam testes de controles não podem, sozinhos, fornecer evidências apropriadas e suficientes.</w:t>
      </w:r>
    </w:p>
    <w:p w14:paraId="5B7772A7" w14:textId="77777777" w:rsidR="005F5EEF" w:rsidRDefault="005F5EEF" w:rsidP="005F5EEF">
      <w:r>
        <w:t>Determinação se são necessários procedimentos adicionais em trabalho de asseguração limitada</w:t>
      </w:r>
    </w:p>
    <w:p w14:paraId="10765214" w14:textId="77777777" w:rsidR="005F5EEF" w:rsidRDefault="005F5EEF" w:rsidP="005F5EEF"/>
    <w:p w14:paraId="263781D7" w14:textId="77777777" w:rsidR="005F5EEF" w:rsidRDefault="005F5EEF" w:rsidP="005F5EEF">
      <w:r>
        <w:t>49L. Se o auditor independente tomar conhecimento de algum assunto que o leve a acreditar que a informação do objeto pode estar distorcida de forma relevante, ele deve planejar e executar procedimentos adicionais para obter evidências para que seja capaz de (ver itens A112 a A117):</w:t>
      </w:r>
    </w:p>
    <w:p w14:paraId="3A7CCDE7" w14:textId="77777777" w:rsidR="005F5EEF" w:rsidRDefault="005F5EEF" w:rsidP="005F5EEF">
      <w:r>
        <w:t>(a)</w:t>
      </w:r>
      <w:r>
        <w:tab/>
        <w:t xml:space="preserve">concluir que não seja provável </w:t>
      </w:r>
      <w:r>
        <w:tab/>
        <w:t xml:space="preserve">que a informação do objeto esteja </w:t>
      </w:r>
      <w:r>
        <w:tab/>
        <w:t>distorcida de forma relevante; ou</w:t>
      </w:r>
    </w:p>
    <w:p w14:paraId="60F3E49E" w14:textId="77777777" w:rsidR="005F5EEF" w:rsidRDefault="005F5EEF" w:rsidP="005F5EEF">
      <w:r>
        <w:t>(b)</w:t>
      </w:r>
      <w:r>
        <w:tab/>
        <w:t>determinar se o assunto provoca distorção relevante na informação do objeto.</w:t>
      </w:r>
      <w:r>
        <w:tab/>
        <w:t>Revisão da avaliação de risco em trabalho de asseguração razoável</w:t>
      </w:r>
    </w:p>
    <w:p w14:paraId="0796691A" w14:textId="77777777" w:rsidR="005F5EEF" w:rsidRDefault="005F5EEF" w:rsidP="005F5EEF"/>
    <w:p w14:paraId="304ACCE8" w14:textId="77777777" w:rsidR="005F5EEF" w:rsidRDefault="005F5EEF" w:rsidP="005F5EEF">
      <w:r>
        <w:t>49R. A avaliação do auditor independente sobre os riscos de distorção relevante na informação do objeto pode mudar durante o curso do trabalho à medida que evidências adicionais são obtidas. Nas circunstâncias em que o auditor obtiver evidências que são inconsistentes com a evidência na qual originalmente baseou a sua avaliação de riscos de distorção relevante, ele deve revisar a avaliação e modificar os procedimentos originalmente planejados (ver item A112).</w:t>
      </w:r>
    </w:p>
    <w:p w14:paraId="40A3BE8B" w14:textId="77777777" w:rsidR="005F5EEF" w:rsidRDefault="005F5EEF" w:rsidP="005F5EEF"/>
    <w:p w14:paraId="64D1A14D" w14:textId="77777777" w:rsidR="005F5EEF" w:rsidRDefault="005F5EEF" w:rsidP="005F5EEF"/>
    <w:p w14:paraId="5925F9C3" w14:textId="77777777" w:rsidR="005F5EEF" w:rsidRDefault="005F5EEF" w:rsidP="005F5EEF">
      <w:r>
        <w:t>50.</w:t>
      </w:r>
      <w:r>
        <w:tab/>
        <w:t xml:space="preserve"> Ao planejar e executar procedimentos, o auditor independente deve considerar a relevância e a confiabilidade da informação a ser usada como evidência. Ele deve determinar quais mudanças ou adições são necessárias aos procedimentos para resolver o assunto, assim como considerar seu efeito, se:</w:t>
      </w:r>
    </w:p>
    <w:p w14:paraId="20EB922C" w14:textId="77777777" w:rsidR="005F5EEF" w:rsidRDefault="005F5EEF" w:rsidP="005F5EEF">
      <w:r>
        <w:t>(a)</w:t>
      </w:r>
      <w:r>
        <w:tab/>
        <w:t xml:space="preserve">a evidência obtida de uma fonte for inconsistente com aquela obtida de outra fonte; ou </w:t>
      </w:r>
    </w:p>
    <w:p w14:paraId="08535DC8" w14:textId="77777777" w:rsidR="005F5EEF" w:rsidRDefault="005F5EEF" w:rsidP="005F5EEF">
      <w:r>
        <w:t>(b)</w:t>
      </w:r>
      <w:r>
        <w:tab/>
        <w:t xml:space="preserve">o auditor tiver dúvidas sobre a confiabilidade da informação a ser usada como evidência; </w:t>
      </w:r>
    </w:p>
    <w:p w14:paraId="01417330" w14:textId="77777777" w:rsidR="005F5EEF" w:rsidRDefault="005F5EEF" w:rsidP="005F5EEF"/>
    <w:p w14:paraId="46ECAE63" w14:textId="77777777" w:rsidR="005F5EEF" w:rsidRDefault="005F5EEF" w:rsidP="005F5EEF">
      <w:r>
        <w:t>51.</w:t>
      </w:r>
      <w:r>
        <w:tab/>
        <w:t xml:space="preserve"> De forma similar ao trabalho de auditoria das demonstrações contábeis, o auditor independente deve manter controle sobre as distorções identificadas durante o trabalho, portanto, as distorções que superem o limite mínimo estabelecido como trivial devem ser acumuladas para serem analisadas (ver itens A118 e A119).</w:t>
      </w:r>
    </w:p>
    <w:p w14:paraId="00EADD6B" w14:textId="77777777" w:rsidR="005F5EEF" w:rsidRDefault="005F5EEF" w:rsidP="005F5EEF"/>
    <w:p w14:paraId="4D3CFB75" w14:textId="77777777" w:rsidR="005F5EEF" w:rsidRDefault="005F5EEF" w:rsidP="005F5EEF">
      <w:r>
        <w:t xml:space="preserve">Trabalho exercido por especialista do auditor </w:t>
      </w:r>
    </w:p>
    <w:p w14:paraId="37878A14" w14:textId="77777777" w:rsidR="005F5EEF" w:rsidRDefault="005F5EEF" w:rsidP="005F5EEF"/>
    <w:p w14:paraId="65C8E6A6" w14:textId="77777777" w:rsidR="005F5EEF" w:rsidRDefault="005F5EEF" w:rsidP="005F5EEF">
      <w:r>
        <w:t>52.</w:t>
      </w:r>
      <w:r>
        <w:tab/>
        <w:t xml:space="preserve"> Quando o trabalho de especialista for utilizado, o auditor independente deve, também (ver itens A120 a A124):</w:t>
      </w:r>
    </w:p>
    <w:p w14:paraId="67454FC9" w14:textId="77777777" w:rsidR="005F5EEF" w:rsidRDefault="005F5EEF" w:rsidP="005F5EEF">
      <w:r>
        <w:t>(a)</w:t>
      </w:r>
      <w:r>
        <w:tab/>
        <w:t>avaliar se o especialista possui a competência, a capacidade e a objetividade necessárias para os seus propósitos. No caso de especialista externo, a avaliação da objetividade deve incluir indagação sobre interesses e relações que podem criar ameaças para a objetividade desse especialista (ver itens A125 a A128);</w:t>
      </w:r>
    </w:p>
    <w:p w14:paraId="6912B7EB" w14:textId="77777777" w:rsidR="005F5EEF" w:rsidRDefault="005F5EEF" w:rsidP="005F5EEF">
      <w:r>
        <w:t>(b)</w:t>
      </w:r>
      <w:r>
        <w:tab/>
        <w:t>obter o suficiente entendimento da área de especialidade do especialista (ver itens A129 e A130);</w:t>
      </w:r>
    </w:p>
    <w:p w14:paraId="0E26B3C7" w14:textId="77777777" w:rsidR="005F5EEF" w:rsidRDefault="005F5EEF" w:rsidP="005F5EEF">
      <w:r>
        <w:t>(c)</w:t>
      </w:r>
      <w:r>
        <w:tab/>
        <w:t>acertar com o especialista a natureza, o alcance e a extensão do trabalho dele (ver itens A131 e A132); e</w:t>
      </w:r>
    </w:p>
    <w:p w14:paraId="7DCB8100" w14:textId="77777777" w:rsidR="005F5EEF" w:rsidRDefault="005F5EEF" w:rsidP="005F5EEF">
      <w:r>
        <w:t>(d)</w:t>
      </w:r>
      <w:r>
        <w:tab/>
        <w:t>avaliar a adequação do trabalho do especialista para os propósitos do auditor independente (ver itens A133 e A134).</w:t>
      </w:r>
    </w:p>
    <w:p w14:paraId="0320E78C" w14:textId="77777777" w:rsidR="005F5EEF" w:rsidRDefault="005F5EEF" w:rsidP="005F5EEF"/>
    <w:p w14:paraId="205F93CB" w14:textId="77777777" w:rsidR="005F5EEF" w:rsidRDefault="005F5EEF" w:rsidP="005F5EEF">
      <w:r>
        <w:t>Trabalho realizado por outro auditor independente, pela parte responsável, pelo especialista, avaliador ou mensurador da parte responsável ou por auditor interno (ver item A135)</w:t>
      </w:r>
    </w:p>
    <w:p w14:paraId="0DB5937D" w14:textId="77777777" w:rsidR="005F5EEF" w:rsidRDefault="005F5EEF" w:rsidP="005F5EEF"/>
    <w:p w14:paraId="09E7EA7F" w14:textId="77777777" w:rsidR="005F5EEF" w:rsidRDefault="005F5EEF" w:rsidP="005F5EEF">
      <w:r>
        <w:t>53.</w:t>
      </w:r>
      <w:r>
        <w:tab/>
        <w:t xml:space="preserve"> Quando o trabalho de outro auditor independente for ser utilizado, o auditor deve avaliar se esse trabalho é adequado para os seus propósitos.</w:t>
      </w:r>
    </w:p>
    <w:p w14:paraId="211BB393" w14:textId="77777777" w:rsidR="005F5EEF" w:rsidRDefault="005F5EEF" w:rsidP="005F5EEF"/>
    <w:p w14:paraId="3EC4D309" w14:textId="77777777" w:rsidR="005F5EEF" w:rsidRDefault="005F5EEF" w:rsidP="005F5EEF">
      <w:r>
        <w:t>54.</w:t>
      </w:r>
      <w:r>
        <w:tab/>
        <w:t xml:space="preserve"> Se a informação a ser usada como evidência foi elaborada pela parte responsável ou usando o trabalho de especialista, mensurador ou avaliador da parte responsável, o auditor independente deve levar em consideração a significância do trabalho desse especialista para os seus propósitos:</w:t>
      </w:r>
    </w:p>
    <w:p w14:paraId="1FE0E8CC" w14:textId="77777777" w:rsidR="005F5EEF" w:rsidRDefault="005F5EEF" w:rsidP="005F5EEF">
      <w:r>
        <w:t>(a)</w:t>
      </w:r>
      <w:r>
        <w:tab/>
        <w:t xml:space="preserve">avaliar a competência, a capacidade e a objetividade desse especialista; </w:t>
      </w:r>
    </w:p>
    <w:p w14:paraId="124F9C80" w14:textId="77777777" w:rsidR="005F5EEF" w:rsidRDefault="005F5EEF" w:rsidP="005F5EEF">
      <w:r>
        <w:t>(b)</w:t>
      </w:r>
      <w:r>
        <w:tab/>
        <w:t>obter o entendimento do trabalho desse especialista; e</w:t>
      </w:r>
    </w:p>
    <w:p w14:paraId="13338B6E" w14:textId="77777777" w:rsidR="005F5EEF" w:rsidRDefault="005F5EEF" w:rsidP="005F5EEF">
      <w:r>
        <w:t>(c)</w:t>
      </w:r>
      <w:r>
        <w:tab/>
        <w:t xml:space="preserve">avaliar a adequação do trabalho desse especialista para servir como evidência. </w:t>
      </w:r>
    </w:p>
    <w:p w14:paraId="3B78C5E4" w14:textId="77777777" w:rsidR="005F5EEF" w:rsidRDefault="005F5EEF" w:rsidP="005F5EEF"/>
    <w:p w14:paraId="234C87E2" w14:textId="77777777" w:rsidR="005F5EEF" w:rsidRDefault="005F5EEF" w:rsidP="005F5EEF">
      <w:r>
        <w:t>55.</w:t>
      </w:r>
      <w:r>
        <w:tab/>
        <w:t xml:space="preserve"> Se o auditor independente planeja utilizar o trabalho da auditoria interna, ele deve avaliar o seguinte: </w:t>
      </w:r>
    </w:p>
    <w:p w14:paraId="4A05AA97" w14:textId="77777777" w:rsidR="005F5EEF" w:rsidRDefault="005F5EEF" w:rsidP="005F5EEF">
      <w:r>
        <w:t>(a)</w:t>
      </w:r>
      <w:r>
        <w:tab/>
        <w:t xml:space="preserve">a extensão na qual a posição hierárquica da auditoria interna na organização seja apropriada e se as suas políticas e procedimentos propiciam objetividade dos auditores internos; </w:t>
      </w:r>
    </w:p>
    <w:p w14:paraId="566E3341" w14:textId="77777777" w:rsidR="005F5EEF" w:rsidRDefault="005F5EEF" w:rsidP="005F5EEF">
      <w:r>
        <w:t>(b)</w:t>
      </w:r>
      <w:r>
        <w:tab/>
        <w:t xml:space="preserve">o nível de competência da função de auditoria interna; </w:t>
      </w:r>
    </w:p>
    <w:p w14:paraId="5CB11AA1" w14:textId="77777777" w:rsidR="005F5EEF" w:rsidRDefault="005F5EEF" w:rsidP="005F5EEF">
      <w:r>
        <w:t>(c)</w:t>
      </w:r>
      <w:r>
        <w:tab/>
        <w:t>se a função de auditoria interna aplica uma abordagem sistemática e disciplinada, incluindo controle de qualidade; e</w:t>
      </w:r>
    </w:p>
    <w:p w14:paraId="11578069" w14:textId="77777777" w:rsidR="005F5EEF" w:rsidRDefault="005F5EEF" w:rsidP="005F5EEF">
      <w:r>
        <w:t>(d)</w:t>
      </w:r>
      <w:r>
        <w:tab/>
        <w:t>se o trabalho da função de auditoria interna é adequado para os propósitos do trabalho de asseguração.</w:t>
      </w:r>
    </w:p>
    <w:p w14:paraId="64E60187" w14:textId="77777777" w:rsidR="005F5EEF" w:rsidRDefault="005F5EEF" w:rsidP="005F5EEF"/>
    <w:p w14:paraId="66D57986" w14:textId="77777777" w:rsidR="005F5EEF" w:rsidRDefault="005F5EEF" w:rsidP="005F5EEF">
      <w:r>
        <w:t xml:space="preserve">Representações formais </w:t>
      </w:r>
    </w:p>
    <w:p w14:paraId="26A3EF96" w14:textId="77777777" w:rsidR="005F5EEF" w:rsidRDefault="005F5EEF" w:rsidP="005F5EEF"/>
    <w:p w14:paraId="7A2B022A" w14:textId="77777777" w:rsidR="005F5EEF" w:rsidRDefault="005F5EEF" w:rsidP="005F5EEF">
      <w:r>
        <w:t>56.</w:t>
      </w:r>
      <w:r>
        <w:tab/>
        <w:t xml:space="preserve"> O auditor independente deve requerer da parte apropriada representação formal (por escrito):</w:t>
      </w:r>
    </w:p>
    <w:p w14:paraId="5EFEF9B2" w14:textId="77777777" w:rsidR="005F5EEF" w:rsidRDefault="005F5EEF" w:rsidP="005F5EEF">
      <w:r>
        <w:t>(a)</w:t>
      </w:r>
      <w:r>
        <w:tab/>
        <w:t>de que ela tenha fornecido ao auditor todas as informações, das quais ela está ciente de que são relevantes para o trabalho (ver itens A54, A55 e A136 a A138).</w:t>
      </w:r>
    </w:p>
    <w:p w14:paraId="76BE05FD" w14:textId="77777777" w:rsidR="005F5EEF" w:rsidRDefault="005F5EEF" w:rsidP="005F5EEF">
      <w:r>
        <w:t>(b)</w:t>
      </w:r>
      <w:r>
        <w:tab/>
        <w:t xml:space="preserve">que confirme a mensuração ou a avaliação do objeto de acordo com os critérios aplicáveis, incluindo que todos os assuntos relevantes estão refletidos na informação do objeto. </w:t>
      </w:r>
    </w:p>
    <w:p w14:paraId="72F8C36D" w14:textId="77777777" w:rsidR="005F5EEF" w:rsidRDefault="005F5EEF" w:rsidP="005F5EEF"/>
    <w:p w14:paraId="4C6E2B00" w14:textId="77777777" w:rsidR="005F5EEF" w:rsidRDefault="005F5EEF" w:rsidP="005F5EEF">
      <w:r>
        <w:t>57.</w:t>
      </w:r>
      <w:r>
        <w:tab/>
        <w:t xml:space="preserve"> Se, em adição às representações requeridas, o auditor independente determinar que é necessário obter uma ou mais representações para dar suporte a outras evidências relevantes para a informação do objeto, o auditor deve requerer tais representações por escrito. </w:t>
      </w:r>
    </w:p>
    <w:p w14:paraId="39748953" w14:textId="77777777" w:rsidR="005F5EEF" w:rsidRDefault="005F5EEF" w:rsidP="005F5EEF"/>
    <w:p w14:paraId="46C50553" w14:textId="77777777" w:rsidR="005F5EEF" w:rsidRDefault="005F5EEF" w:rsidP="005F5EEF">
      <w:r>
        <w:t>58.</w:t>
      </w:r>
      <w:r>
        <w:tab/>
        <w:t xml:space="preserve"> Quando a representação por escrito se relaciona com assuntos que são relevantes à informação do objeto, o auditor independente deve: </w:t>
      </w:r>
    </w:p>
    <w:p w14:paraId="0F6A28A2" w14:textId="77777777" w:rsidR="005F5EEF" w:rsidRDefault="005F5EEF" w:rsidP="005F5EEF">
      <w:r>
        <w:t>(a)</w:t>
      </w:r>
      <w:r>
        <w:tab/>
        <w:t>avaliar sua razoabilidade e consistência com outras evidências obtidas, incluindo outras representações (orais ou escritas); e</w:t>
      </w:r>
    </w:p>
    <w:p w14:paraId="76A57C68" w14:textId="77777777" w:rsidR="005F5EEF" w:rsidRDefault="005F5EEF" w:rsidP="005F5EEF">
      <w:r>
        <w:t>(b)</w:t>
      </w:r>
      <w:r>
        <w:tab/>
        <w:t>considerar se existe a expectativa de que aqueles que fornecerão as representações possuem conhecimento suficiente dos assuntos a serem tratados nas representações.</w:t>
      </w:r>
    </w:p>
    <w:p w14:paraId="45A28C67" w14:textId="77777777" w:rsidR="005F5EEF" w:rsidRDefault="005F5EEF" w:rsidP="005F5EEF"/>
    <w:p w14:paraId="07F1378B" w14:textId="77777777" w:rsidR="005F5EEF" w:rsidRDefault="005F5EEF" w:rsidP="005F5EEF">
      <w:r>
        <w:t>59.</w:t>
      </w:r>
      <w:r>
        <w:tab/>
        <w:t xml:space="preserve"> A data das representações formais deve ser a mais próxima possível do relatório de asseguração, mas, não, após a data do relatório.</w:t>
      </w:r>
    </w:p>
    <w:p w14:paraId="4BEC8718" w14:textId="77777777" w:rsidR="005F5EEF" w:rsidRDefault="005F5EEF" w:rsidP="005F5EEF"/>
    <w:p w14:paraId="4C077504" w14:textId="77777777" w:rsidR="005F5EEF" w:rsidRDefault="005F5EEF" w:rsidP="005F5EEF">
      <w:r>
        <w:t>Representações formais requeridas e não fornecidas ou representações não confiáveis</w:t>
      </w:r>
    </w:p>
    <w:p w14:paraId="5520F75D" w14:textId="77777777" w:rsidR="005F5EEF" w:rsidRDefault="005F5EEF" w:rsidP="005F5EEF"/>
    <w:p w14:paraId="6CBE8D9D" w14:textId="77777777" w:rsidR="005F5EEF" w:rsidRDefault="005F5EEF" w:rsidP="005F5EEF">
      <w:r>
        <w:t>60.</w:t>
      </w:r>
      <w:r>
        <w:tab/>
        <w:t xml:space="preserve"> Se uma ou mais das representações formais não for fornecida ou se o auditor independente concluir que existem dúvidas suficientes sobre a competência, integridade, valores éticos ou diligência daqueles que forneceram as representações ou se a representação por escrito não for, de alguma outra forma, confiável, o auditor deve (ver item A139):</w:t>
      </w:r>
    </w:p>
    <w:p w14:paraId="654BB047" w14:textId="77777777" w:rsidR="005F5EEF" w:rsidRDefault="005F5EEF" w:rsidP="005F5EEF">
      <w:r>
        <w:t>(a)</w:t>
      </w:r>
      <w:r>
        <w:tab/>
        <w:t xml:space="preserve">discutir o assunto com a parte apropriada; </w:t>
      </w:r>
    </w:p>
    <w:p w14:paraId="23B67188" w14:textId="77777777" w:rsidR="005F5EEF" w:rsidRDefault="005F5EEF" w:rsidP="005F5EEF">
      <w:r>
        <w:t>(b)</w:t>
      </w:r>
      <w:r>
        <w:tab/>
        <w:t>reavaliar a integridade das pessoas a quem as representações foram solicitadas ou recebidas e avaliar o efeito que isso pode causar na confiabilidade das representações (orais ou escritas) e das evidências em geral; e</w:t>
      </w:r>
    </w:p>
    <w:p w14:paraId="292E2ACD" w14:textId="77777777" w:rsidR="005F5EEF" w:rsidRDefault="005F5EEF" w:rsidP="005F5EEF">
      <w:r>
        <w:t>(c)</w:t>
      </w:r>
      <w:r>
        <w:tab/>
        <w:t>tomar as ações apropriadas, incluindo a determinação do possível efeito na conclusão do relatório de asseguração.</w:t>
      </w:r>
    </w:p>
    <w:p w14:paraId="6B2CBD62" w14:textId="77777777" w:rsidR="005F5EEF" w:rsidRDefault="005F5EEF" w:rsidP="005F5EEF"/>
    <w:p w14:paraId="2E6A3A4F" w14:textId="77777777" w:rsidR="005F5EEF" w:rsidRDefault="005F5EEF" w:rsidP="005F5EEF">
      <w:r>
        <w:t>Eventos subsequentes</w:t>
      </w:r>
    </w:p>
    <w:p w14:paraId="3C4BBD25" w14:textId="77777777" w:rsidR="005F5EEF" w:rsidRDefault="005F5EEF" w:rsidP="005F5EEF"/>
    <w:p w14:paraId="40A4031E" w14:textId="77777777" w:rsidR="005F5EEF" w:rsidRDefault="005F5EEF" w:rsidP="005F5EEF">
      <w:r>
        <w:t>61.</w:t>
      </w:r>
      <w:r>
        <w:tab/>
        <w:t xml:space="preserve"> Quando relevantes ao trabalho, o auditor independente deve considerar o efeito de eventos ocorridos até a data do seu relatório de asseguração na informação do objeto e no seu relatório. Ele deve, também, responder de forma apropriada aos assuntos que se tornam conhecidos após a emissão do seu relatório e que se fossem conhecidos anteriormente poderiam ter causado com que o auditor modificasse o relatório de asseguração. A extensão da consideração dos eventos subsequentes depende do potencial de tais eventos afetarem a informação do objeto e de como afetam a adequação da conclusão do auditor. Contudo, o auditor não tem a responsabilidade de executar quaisquer procedimentos sobre a informação do objeto após a data do seu relatório de asseguração (ver itens A140 e A141).</w:t>
      </w:r>
    </w:p>
    <w:p w14:paraId="6F186518" w14:textId="77777777" w:rsidR="005F5EEF" w:rsidRDefault="005F5EEF" w:rsidP="005F5EEF"/>
    <w:p w14:paraId="15EB49B3" w14:textId="77777777" w:rsidR="005F5EEF" w:rsidRDefault="005F5EEF" w:rsidP="005F5EEF">
      <w:r>
        <w:t>Outras informações</w:t>
      </w:r>
    </w:p>
    <w:p w14:paraId="7E7714CA" w14:textId="77777777" w:rsidR="005F5EEF" w:rsidRDefault="005F5EEF" w:rsidP="005F5EEF"/>
    <w:p w14:paraId="39659580" w14:textId="77777777" w:rsidR="005F5EEF" w:rsidRDefault="005F5EEF" w:rsidP="005F5EEF">
      <w:r>
        <w:t>62.</w:t>
      </w:r>
      <w:r>
        <w:tab/>
        <w:t xml:space="preserve"> Quando os documentos que contêm a informação do objeto e o respectivo relatório de asseguração incluírem outras informações, o auditor independente deve ler essas outras informações para identificar se existem inconsistências relevantes dessas outras informações em relação à informação do objeto ou com referência ao relatório de asseguração. Ao ler essas outras informações, o auditor deve discutir com as partes apropriadas e tomar as ações consideradas necessárias nos casos em que (ver item A142):</w:t>
      </w:r>
    </w:p>
    <w:p w14:paraId="09251CC1" w14:textId="77777777" w:rsidR="005F5EEF" w:rsidRDefault="005F5EEF" w:rsidP="005F5EEF">
      <w:r>
        <w:t>(a)</w:t>
      </w:r>
      <w:r>
        <w:tab/>
        <w:t>identificar inconsistência relevante entre essas outras informações e a informação do objeto ou em relação ao relatório de asseguração; ou</w:t>
      </w:r>
    </w:p>
    <w:p w14:paraId="6FCCD600" w14:textId="77777777" w:rsidR="005F5EEF" w:rsidRDefault="005F5EEF" w:rsidP="005F5EEF">
      <w:r>
        <w:t>(b)</w:t>
      </w:r>
      <w:r>
        <w:tab/>
        <w:t>tomar conhecimento de distorção relevante nessas outras informações que não estão relacionadas com os assuntos que aparecem nas informações do objeto ou no relatório de asseguração.</w:t>
      </w:r>
    </w:p>
    <w:p w14:paraId="203ABF8E" w14:textId="77777777" w:rsidR="005F5EEF" w:rsidRDefault="005F5EEF" w:rsidP="005F5EEF"/>
    <w:p w14:paraId="08D36050" w14:textId="77777777" w:rsidR="005F5EEF" w:rsidRDefault="005F5EEF" w:rsidP="005F5EEF">
      <w:r>
        <w:t>Descrição do critério aplicável</w:t>
      </w:r>
    </w:p>
    <w:p w14:paraId="3022999B" w14:textId="77777777" w:rsidR="005F5EEF" w:rsidRDefault="005F5EEF" w:rsidP="005F5EEF"/>
    <w:p w14:paraId="3A6BA028" w14:textId="77777777" w:rsidR="005F5EEF" w:rsidRDefault="005F5EEF" w:rsidP="005F5EEF">
      <w:r>
        <w:t>63.</w:t>
      </w:r>
      <w:r>
        <w:tab/>
        <w:t xml:space="preserve"> O auditor independente deve avaliar se a informação do objeto faz referência apropriada aos critérios aplicáveis ou os descreve de forma apropriada (ver itens A143 a A145).</w:t>
      </w:r>
    </w:p>
    <w:p w14:paraId="4DEBF7FF" w14:textId="77777777" w:rsidR="005F5EEF" w:rsidRDefault="005F5EEF" w:rsidP="005F5EEF"/>
    <w:p w14:paraId="7095C6D4" w14:textId="77777777" w:rsidR="005F5EEF" w:rsidRDefault="005F5EEF" w:rsidP="005F5EEF">
      <w:r>
        <w:t>Formação da conclusão de asseguração</w:t>
      </w:r>
    </w:p>
    <w:p w14:paraId="3CF9A103" w14:textId="77777777" w:rsidR="005F5EEF" w:rsidRDefault="005F5EEF" w:rsidP="005F5EEF"/>
    <w:p w14:paraId="4FA2BC71" w14:textId="77777777" w:rsidR="005F5EEF" w:rsidRDefault="005F5EEF" w:rsidP="005F5EEF">
      <w:r>
        <w:t>64.</w:t>
      </w:r>
      <w:r>
        <w:tab/>
        <w:t xml:space="preserve"> O auditor independente deve avaliar a suficiência e a adequação das evidências obtidas no contexto do trabalho e, se necessário, nas circunstâncias, tentar obter evidências adicionais. O auditor deve considerar todas as evidências aplicáveis, independentemente se elas parecem corroborar ou contradizer as mensurações ou avaliações de determinado objeto de acordo com os critérios aplicáveis. Se o auditor for incapaz de obter as evidências adicionais que sejam necessárias, ele deve considerar as implicações dessa limitação na conclusão mencionada no item 65 (ver itens A146 a A152).</w:t>
      </w:r>
    </w:p>
    <w:p w14:paraId="3124186A" w14:textId="77777777" w:rsidR="005F5EEF" w:rsidRDefault="005F5EEF" w:rsidP="005F5EEF"/>
    <w:p w14:paraId="50C95A6C" w14:textId="77777777" w:rsidR="005F5EEF" w:rsidRDefault="005F5EEF" w:rsidP="005F5EEF">
      <w:r>
        <w:t>65.</w:t>
      </w:r>
      <w:r>
        <w:tab/>
        <w:t xml:space="preserve"> O auditor deve formar sua conclusão sobre se a informação do objeto está livre de distorções relevantes. Ao formar tal conclusão, ele deve considerar o item 64, considerando a suficiência e a adequação das evidências obtidas e avaliar se as distorções não corrigidas são relevantes, individualmente ou em conjunto (ver itens A3, A153 e A154).</w:t>
      </w:r>
    </w:p>
    <w:p w14:paraId="579EB8C0" w14:textId="77777777" w:rsidR="005F5EEF" w:rsidRDefault="005F5EEF" w:rsidP="005F5EEF"/>
    <w:p w14:paraId="7F227D94" w14:textId="77777777" w:rsidR="005F5EEF" w:rsidRDefault="005F5EEF" w:rsidP="005F5EEF">
      <w:r>
        <w:t>66.</w:t>
      </w:r>
      <w:r>
        <w:tab/>
        <w:t xml:space="preserve"> Se o auditor independente for incapaz de obter evidências apropriadas e suficientes, existe uma limitação no alcance do trabalho. Dessa forma, conforme for apropriado, ele deve expressar uma conclusão com ressalva, abster-se de emitir sua conclusão ou retirar-se do trabalho, quando a sua saída for possível de acordo com as leis ou regulamentos aplicáveis (ver itens A155 a A157).</w:t>
      </w:r>
    </w:p>
    <w:p w14:paraId="6938A32E" w14:textId="77777777" w:rsidR="005F5EEF" w:rsidRDefault="005F5EEF" w:rsidP="005F5EEF"/>
    <w:p w14:paraId="3CD904D6" w14:textId="77777777" w:rsidR="005F5EEF" w:rsidRDefault="005F5EEF" w:rsidP="005F5EEF">
      <w:r>
        <w:t>Elaboração do relatório de asseguração</w:t>
      </w:r>
    </w:p>
    <w:p w14:paraId="6C9B5982" w14:textId="77777777" w:rsidR="005F5EEF" w:rsidRDefault="005F5EEF" w:rsidP="005F5EEF"/>
    <w:p w14:paraId="1EC5D347" w14:textId="77777777" w:rsidR="005F5EEF" w:rsidRDefault="005F5EEF" w:rsidP="005F5EEF">
      <w:r>
        <w:t>67.</w:t>
      </w:r>
      <w:r>
        <w:tab/>
        <w:t xml:space="preserve"> O relatório de asseguração deve ser por escrito e deve conter de forma clara a expressão da conclusão do auditor independente sobre a informação do objeto (ver itens A2 e A158 a A160).</w:t>
      </w:r>
    </w:p>
    <w:p w14:paraId="264718CC" w14:textId="77777777" w:rsidR="005F5EEF" w:rsidRDefault="005F5EEF" w:rsidP="005F5EEF">
      <w:r>
        <w:t xml:space="preserve"> </w:t>
      </w:r>
    </w:p>
    <w:p w14:paraId="108F00F6" w14:textId="77777777" w:rsidR="005F5EEF" w:rsidRDefault="005F5EEF" w:rsidP="005F5EEF">
      <w:r>
        <w:t>68.</w:t>
      </w:r>
      <w:r>
        <w:tab/>
        <w:t xml:space="preserve"> A conclusão do auditor independente deve estar claramente segregada da informação ou das explicações, tais como parágrafos de ênfase, parágrafos de outros assuntos, constatações relacionadas a qualquer aspecto em particular dos trabalhos, recomendações ou informações adicionais incluídas no relatório de asseguração que não apresentam a intenção de modificar a conclusão do auditor independente. O texto utilizado deve deixar claro que a ênfase, outros assuntos, constatações, recomendações ou informações adicionais não modificam a conclusão do auditor independente (ver itens A158 a A160).</w:t>
      </w:r>
    </w:p>
    <w:p w14:paraId="59248F58" w14:textId="77777777" w:rsidR="005F5EEF" w:rsidRDefault="005F5EEF" w:rsidP="005F5EEF"/>
    <w:p w14:paraId="6A9C02BA" w14:textId="77777777" w:rsidR="005F5EEF" w:rsidRDefault="005F5EEF" w:rsidP="005F5EEF">
      <w:r>
        <w:t>Conteúdo do relatório de asseguração</w:t>
      </w:r>
    </w:p>
    <w:p w14:paraId="7E2178A7" w14:textId="77777777" w:rsidR="005F5EEF" w:rsidRDefault="005F5EEF" w:rsidP="005F5EEF"/>
    <w:p w14:paraId="651E8BC3" w14:textId="77777777" w:rsidR="005F5EEF" w:rsidRDefault="005F5EEF" w:rsidP="005F5EEF">
      <w:r>
        <w:t>69.</w:t>
      </w:r>
      <w:r>
        <w:tab/>
        <w:t xml:space="preserve"> O relatório de asseguração deve incluir, no mínimo, os seguintes elementos básicos: </w:t>
      </w:r>
    </w:p>
    <w:p w14:paraId="5FE4A3A9" w14:textId="77777777" w:rsidR="005F5EEF" w:rsidRDefault="005F5EEF" w:rsidP="005F5EEF">
      <w:r>
        <w:t>(a)</w:t>
      </w:r>
      <w:r>
        <w:tab/>
        <w:t>título que indique com clareza que o relatório é relatório de asseguração independente (ver item A161);</w:t>
      </w:r>
    </w:p>
    <w:p w14:paraId="616772D8" w14:textId="77777777" w:rsidR="005F5EEF" w:rsidRDefault="005F5EEF" w:rsidP="005F5EEF">
      <w:r>
        <w:t>(b)</w:t>
      </w:r>
      <w:r>
        <w:tab/>
        <w:t>destinatário (ver item A162);</w:t>
      </w:r>
    </w:p>
    <w:p w14:paraId="58ADAA40" w14:textId="77777777" w:rsidR="005F5EEF" w:rsidRDefault="005F5EEF" w:rsidP="005F5EEF">
      <w:r>
        <w:t>(c)</w:t>
      </w:r>
      <w:r>
        <w:tab/>
        <w:t>identificação ou descrição do nível de segurança obtida (e asseguração fornecida) pelo auditor independente sobre o objeto ou sobre a informação do objeto. Quando a conclusão do auditor independente é redigida nos termos de declaração feita pela parte responsável, essa declaração deve acompanhar o relatório de asseguração, reproduzida no relatório de asseguração ou feita referência à fonte que apresente tal informação, que deve estar disponível para os usuários previstos (ver item A163);</w:t>
      </w:r>
    </w:p>
    <w:p w14:paraId="196934AA" w14:textId="77777777" w:rsidR="005F5EEF" w:rsidRDefault="005F5EEF" w:rsidP="005F5EEF">
      <w:r>
        <w:t>(d)</w:t>
      </w:r>
      <w:r>
        <w:tab/>
        <w:t>identificação dos critérios aplicáveis (ver item A164);</w:t>
      </w:r>
    </w:p>
    <w:p w14:paraId="7416284F" w14:textId="77777777" w:rsidR="005F5EEF" w:rsidRDefault="005F5EEF" w:rsidP="005F5EEF">
      <w:r>
        <w:t>(e)</w:t>
      </w:r>
      <w:r>
        <w:tab/>
        <w:t>quando apropriado, a descrição de qualquer limitação inerente significativa relacionada com a mensuração ou avaliação do objeto de acordo com os critérios aplicáveis (ver item A165);</w:t>
      </w:r>
    </w:p>
    <w:p w14:paraId="111554A4" w14:textId="77777777" w:rsidR="005F5EEF" w:rsidRDefault="005F5EEF" w:rsidP="005F5EEF">
      <w:r>
        <w:t>(f)</w:t>
      </w:r>
      <w:r>
        <w:tab/>
        <w:t>quando o critério aplicável for desenvolvido para um propósito específico, uma declaração alertando os leitores para este fato e que, como resultado disso, a informação do objeto pode não ser adequada para outro propósito (ver itens A166 e A167);</w:t>
      </w:r>
    </w:p>
    <w:p w14:paraId="7A5CC774" w14:textId="77777777" w:rsidR="005F5EEF" w:rsidRDefault="005F5EEF" w:rsidP="005F5EEF">
      <w:r>
        <w:t>(g)</w:t>
      </w:r>
      <w:r>
        <w:tab/>
        <w:t>declaração que identifique a parte responsável e o mensurador ou avaliador, caso sejam diferentes, descrevendo as suas responsabilidades e as do auditor independente (ver item A168);</w:t>
      </w:r>
    </w:p>
    <w:p w14:paraId="545CAFF7" w14:textId="77777777" w:rsidR="005F5EEF" w:rsidRDefault="005F5EEF" w:rsidP="005F5EEF">
      <w:r>
        <w:t>(h)</w:t>
      </w:r>
      <w:r>
        <w:tab/>
        <w:t>declaração de que o trabalho foi executado de acordo com esta norma ou outra norma, quando exista outra NBC TO específica ao objeto (ver itens A169 e A170);</w:t>
      </w:r>
    </w:p>
    <w:p w14:paraId="02D77645" w14:textId="77777777" w:rsidR="005F5EEF" w:rsidRDefault="005F5EEF" w:rsidP="005F5EEF">
      <w:r>
        <w:t>(i)</w:t>
      </w:r>
      <w:r>
        <w:tab/>
        <w:t>declaração de que a firma, que o auditor independente é membro, aplica a NBC PA 01, ou aplica outras exigências profissionais, legais ou regulatórias que são, pelo menos, tão exigentes quanto à NBC PA 01. Se o profissional da contabilidade não for auditor independente, a declaração deve identificar as exigências profissionais, legais ou regulatórias que foram aplicadas. Essas exigências devem ser, pelo menos, tão exigentes quanto à NBC PA 01 (ver item A171);</w:t>
      </w:r>
    </w:p>
    <w:p w14:paraId="1EE0D8E2" w14:textId="77777777" w:rsidR="005F5EEF" w:rsidRDefault="005F5EEF" w:rsidP="005F5EEF">
      <w:r>
        <w:t>(j)</w:t>
      </w:r>
      <w:r>
        <w:tab/>
        <w:t>declaração de que o auditor independente cumpre com os requisitos de independência e outras exigências éticas do CFC. No caso de não aplicação das normas profissionais do CFC e, sim, outras exigências profissionais ou requisitos impostos por leis ou regulamentos, esses outros requisitos devem ser tão exigentes quanto às normas profissionais do CFC que tratam da independência do auditor, aplicáveis aos trabalhos de asseguração. Se o trabalho de asseguração for conduzido por outro profissional que não seja auditor independente, a declaração deve identificar as exigências profissionais aplicáveis ou os requisitos impostos por lei ou regulamentos, que sejam, pelo menos, tão exigentes quanto às regras de independência do CFC aplicáveis aos trabalhos de asseguração (ver item A172).</w:t>
      </w:r>
    </w:p>
    <w:p w14:paraId="32ED2933" w14:textId="77777777" w:rsidR="005F5EEF" w:rsidRDefault="005F5EEF" w:rsidP="005F5EEF">
      <w:r>
        <w:t>(k)</w:t>
      </w:r>
      <w:r>
        <w:tab/>
        <w:t xml:space="preserve">resumo do trabalho executado pelo auditor independente que serviu de base para fundamentar a sua conclusão. No caso de trabalho de asseguração limitada, a identificação da natureza, da época e da extensão dos procedimentos executados é essencial para o entendimento da conclusão do auditor independente. Nesse caso, o resumo do trabalho deve relatar que: </w:t>
      </w:r>
    </w:p>
    <w:p w14:paraId="4F5264DD" w14:textId="77777777" w:rsidR="005F5EEF" w:rsidRDefault="005F5EEF" w:rsidP="005F5EEF">
      <w:r>
        <w:t>(i)</w:t>
      </w:r>
      <w:r>
        <w:tab/>
        <w:t>os procedimentos executados em trabalho de asseguração limitada variam em termos de natureza e época e são menores em extensão do que em trabalho de asseguração razoável; e</w:t>
      </w:r>
    </w:p>
    <w:p w14:paraId="26F45C3C" w14:textId="77777777" w:rsidR="005F5EEF" w:rsidRDefault="005F5EEF" w:rsidP="005F5EEF">
      <w:r>
        <w:t>(ii)</w:t>
      </w:r>
      <w:r>
        <w:tab/>
        <w:t>consequentemente, o nível de segurança obtido em trabalho de asseguração limitada é substancialmente menor do que aquele que seria obtido, se tivesse sido executado um trabalho de asseguração razoável (ver itens A6 e A173 a A177);</w:t>
      </w:r>
    </w:p>
    <w:p w14:paraId="07833D7F" w14:textId="77777777" w:rsidR="005F5EEF" w:rsidRDefault="005F5EEF" w:rsidP="005F5EEF">
      <w:r>
        <w:t>(l)</w:t>
      </w:r>
      <w:r>
        <w:tab/>
        <w:t>conclusão do auditor independente (ver itens A2 e A178 a A180):</w:t>
      </w:r>
    </w:p>
    <w:p w14:paraId="50DAE07E" w14:textId="77777777" w:rsidR="005F5EEF" w:rsidRDefault="005F5EEF" w:rsidP="005F5EEF">
      <w:r>
        <w:t>(i)</w:t>
      </w:r>
      <w:r>
        <w:tab/>
        <w:t>quando apropriado, deve informar aos usuários previstos o contexto na qual a conclusão do auditor independente deve ser lida (ver item A179);</w:t>
      </w:r>
    </w:p>
    <w:p w14:paraId="77E313D1" w14:textId="77777777" w:rsidR="005F5EEF" w:rsidRDefault="005F5EEF" w:rsidP="005F5EEF">
      <w:r>
        <w:t>(ii)</w:t>
      </w:r>
      <w:r>
        <w:tab/>
        <w:t>em trabalho de asseguração razoável, deve ser expressa na forma positiva (ver item A178);</w:t>
      </w:r>
    </w:p>
    <w:p w14:paraId="5D7C3528" w14:textId="77777777" w:rsidR="005F5EEF" w:rsidRDefault="005F5EEF" w:rsidP="005F5EEF">
      <w:r>
        <w:t>(iii)</w:t>
      </w:r>
      <w:r>
        <w:tab/>
        <w:t>em trabalho de asseguração limitada, deve ser expressa de forma que demonstre se, com base nos procedimentos executados e nas evidências obtidas, algum assunto chegou ao conhecimento do auditor independente, causando com que este viesse a acreditar que a informação do objeto está distorcida de forma relevante (ver item A180);</w:t>
      </w:r>
    </w:p>
    <w:p w14:paraId="01101FAB" w14:textId="77777777" w:rsidR="005F5EEF" w:rsidRDefault="005F5EEF" w:rsidP="005F5EEF">
      <w:r>
        <w:t>(iv)</w:t>
      </w:r>
      <w:r>
        <w:tab/>
        <w:t>em (ii) ou (iii) deve ser redigida utilizando texto apropriado para o objeto e para os critérios aplicáveis, dadas as circunstâncias do trabalho e deve ser redigida nos termos (ver item A181):</w:t>
      </w:r>
    </w:p>
    <w:p w14:paraId="629B9852" w14:textId="77777777" w:rsidR="005F5EEF" w:rsidRDefault="005F5EEF" w:rsidP="005F5EEF">
      <w:r>
        <w:t>a.</w:t>
      </w:r>
      <w:r>
        <w:tab/>
        <w:t xml:space="preserve">do objeto e dos critérios aplicáveis; </w:t>
      </w:r>
    </w:p>
    <w:p w14:paraId="062F5A49" w14:textId="77777777" w:rsidR="005F5EEF" w:rsidRDefault="005F5EEF" w:rsidP="005F5EEF">
      <w:r>
        <w:t>b.</w:t>
      </w:r>
      <w:r>
        <w:tab/>
        <w:t>da informação do objeto e dos critérios aplicáveis; ou</w:t>
      </w:r>
    </w:p>
    <w:p w14:paraId="61A74EF3" w14:textId="77777777" w:rsidR="005F5EEF" w:rsidRDefault="005F5EEF" w:rsidP="005F5EEF">
      <w:r>
        <w:t>c.</w:t>
      </w:r>
      <w:r>
        <w:tab/>
        <w:t xml:space="preserve">de declaração feita pela parte apropriada; </w:t>
      </w:r>
    </w:p>
    <w:p w14:paraId="6A8CB577" w14:textId="77777777" w:rsidR="005F5EEF" w:rsidRDefault="005F5EEF" w:rsidP="005F5EEF">
      <w:r>
        <w:t>(v)</w:t>
      </w:r>
      <w:r>
        <w:tab/>
        <w:t xml:space="preserve">quando for com modificação, o relatório de asseguração deve conter: </w:t>
      </w:r>
    </w:p>
    <w:p w14:paraId="331A735E" w14:textId="77777777" w:rsidR="005F5EEF" w:rsidRDefault="005F5EEF" w:rsidP="005F5EEF">
      <w:r>
        <w:t>a.</w:t>
      </w:r>
      <w:r>
        <w:tab/>
        <w:t>seção que forneça a descrição do assunto que gerou a modificação (pode ser mais de um assunto); e</w:t>
      </w:r>
    </w:p>
    <w:p w14:paraId="18C8AE86" w14:textId="77777777" w:rsidR="005F5EEF" w:rsidRDefault="005F5EEF" w:rsidP="005F5EEF">
      <w:r>
        <w:t>b.</w:t>
      </w:r>
      <w:r>
        <w:tab/>
        <w:t>seção que contenha a conclusão com modificação do auditor independente (ver item A182);</w:t>
      </w:r>
    </w:p>
    <w:p w14:paraId="65DC0832" w14:textId="77777777" w:rsidR="005F5EEF" w:rsidRDefault="005F5EEF" w:rsidP="005F5EEF">
      <w:r>
        <w:t>(m)</w:t>
      </w:r>
      <w:r>
        <w:tab/>
        <w:t>identificação e assinatura do auditor independente (ver item A183);</w:t>
      </w:r>
    </w:p>
    <w:p w14:paraId="453344E0" w14:textId="77777777" w:rsidR="005F5EEF" w:rsidRDefault="005F5EEF" w:rsidP="005F5EEF">
      <w:r>
        <w:t>(n)</w:t>
      </w:r>
      <w:r>
        <w:tab/>
        <w:t>data do relatório de asseguração, que não pode ser anterior àquela em que o auditor independente obteve as evidências que serviram de base para fundamentar sua conclusão, incluindo evidências nas quais aqueles com a reconhecida autoridade assumiram a responsabilidade pela informação do objeto (ver item A184);</w:t>
      </w:r>
    </w:p>
    <w:p w14:paraId="5AE60FA1" w14:textId="77777777" w:rsidR="005F5EEF" w:rsidRDefault="005F5EEF" w:rsidP="005F5EEF">
      <w:r>
        <w:t>(o)</w:t>
      </w:r>
      <w:r>
        <w:tab/>
        <w:t>localidade onde o auditor independente exerce sua função.</w:t>
      </w:r>
    </w:p>
    <w:p w14:paraId="46F26D8D" w14:textId="77777777" w:rsidR="005F5EEF" w:rsidRDefault="005F5EEF" w:rsidP="005F5EEF"/>
    <w:p w14:paraId="5D61A0CC" w14:textId="77777777" w:rsidR="005F5EEF" w:rsidRDefault="005F5EEF" w:rsidP="005F5EEF">
      <w:r>
        <w:t>Referência ao especialista no relatório de asseguração</w:t>
      </w:r>
    </w:p>
    <w:p w14:paraId="0562A581" w14:textId="77777777" w:rsidR="005F5EEF" w:rsidRDefault="005F5EEF" w:rsidP="005F5EEF"/>
    <w:p w14:paraId="3473EEDA" w14:textId="77777777" w:rsidR="005F5EEF" w:rsidRDefault="005F5EEF" w:rsidP="005F5EEF">
      <w:r>
        <w:t>70.</w:t>
      </w:r>
      <w:r>
        <w:tab/>
        <w:t xml:space="preserve"> Se o auditor independente fizer referência ao trabalho de especialista no relatório de asseguração, o texto desse relatório não deve implicar em redução da responsabilidade do auditor independente pelo fato da sua conclusão mencionar o envolvimento de especialista (ver itens A185 a A187).</w:t>
      </w:r>
    </w:p>
    <w:p w14:paraId="5E9EE262" w14:textId="77777777" w:rsidR="005F5EEF" w:rsidRDefault="005F5EEF" w:rsidP="005F5EEF"/>
    <w:p w14:paraId="105FA47E" w14:textId="77777777" w:rsidR="005F5EEF" w:rsidRDefault="005F5EEF" w:rsidP="005F5EEF">
      <w:r>
        <w:t>Relatório de asseguração prescrito por lei ou regulamento</w:t>
      </w:r>
    </w:p>
    <w:p w14:paraId="403635EA" w14:textId="77777777" w:rsidR="005F5EEF" w:rsidRDefault="005F5EEF" w:rsidP="005F5EEF"/>
    <w:p w14:paraId="7ABF1810" w14:textId="77777777" w:rsidR="005F5EEF" w:rsidRDefault="005F5EEF" w:rsidP="005F5EEF">
      <w:r>
        <w:t>71.</w:t>
      </w:r>
      <w:r>
        <w:tab/>
        <w:t xml:space="preserve"> Se for requerido do auditor independente, por lei ou regulamento, o uso de modelo ou texto específico no relatório de asseguração, o relatório só poderá fazer referência a esta ou outras NBCs TO se o relatório de asseguração incluir, no mínimo, cada um dos elementos identificados no item 69. </w:t>
      </w:r>
    </w:p>
    <w:p w14:paraId="100B17A6" w14:textId="77777777" w:rsidR="005F5EEF" w:rsidRDefault="005F5EEF" w:rsidP="005F5EEF"/>
    <w:p w14:paraId="1496FC45" w14:textId="77777777" w:rsidR="005F5EEF" w:rsidRDefault="005F5EEF" w:rsidP="005F5EEF">
      <w:r>
        <w:t>Conclusão sem modificação e com modificação</w:t>
      </w:r>
    </w:p>
    <w:p w14:paraId="7F58A90C" w14:textId="77777777" w:rsidR="005F5EEF" w:rsidRDefault="005F5EEF" w:rsidP="005F5EEF"/>
    <w:p w14:paraId="075A243A" w14:textId="77777777" w:rsidR="005F5EEF" w:rsidRDefault="005F5EEF" w:rsidP="005F5EEF">
      <w:r>
        <w:t>72.</w:t>
      </w:r>
      <w:r>
        <w:tab/>
        <w:t xml:space="preserve"> O auditor independente deve expressar conclusão sem modificação quando ele concluir: </w:t>
      </w:r>
    </w:p>
    <w:p w14:paraId="282C8A15" w14:textId="77777777" w:rsidR="005F5EEF" w:rsidRDefault="005F5EEF" w:rsidP="005F5EEF">
      <w:r>
        <w:t>(a)</w:t>
      </w:r>
      <w:r>
        <w:tab/>
        <w:t>no caso de trabalho de asseguração razoável, que a informação do objeto foi elaborada, em todos os aspectos relevantes, de acordo com os critérios aplicáveis; ou</w:t>
      </w:r>
    </w:p>
    <w:p w14:paraId="4FBA0645" w14:textId="77777777" w:rsidR="005F5EEF" w:rsidRDefault="005F5EEF" w:rsidP="005F5EEF">
      <w:r>
        <w:t>(b)</w:t>
      </w:r>
      <w:r>
        <w:tab/>
        <w:t>no caso de trabalho de asseguração limitada, que, com base nos procedimentos executados e nas evidências obtidas, nenhum assunto chegou ao seu conhecimento que o leve a acreditar que a informação do objeto não foi elaborada, em todos os aspectos relevantes, de acordo com os critérios aplicáveis.</w:t>
      </w:r>
    </w:p>
    <w:p w14:paraId="2E8F5936" w14:textId="77777777" w:rsidR="005F5EEF" w:rsidRDefault="005F5EEF" w:rsidP="005F5EEF"/>
    <w:p w14:paraId="4C5E45C8" w14:textId="77777777" w:rsidR="005F5EEF" w:rsidRDefault="005F5EEF" w:rsidP="005F5EEF">
      <w:r>
        <w:t>73.</w:t>
      </w:r>
      <w:r>
        <w:tab/>
        <w:t>Se o auditor independente considerar necessário chamar atenção do usuário para um assunto específico e isso não for proibido por lei ou regulamento, o auditor independente deve fazê-lo mediante a adição de parágrafo no relatório de asseguração, com o título apropriado e que indique claramente que esse assunto não provoca qualquer modificação em sua conclusão. Esse parágrafo pode ser:</w:t>
      </w:r>
    </w:p>
    <w:p w14:paraId="57A7E957" w14:textId="77777777" w:rsidR="005F5EEF" w:rsidRDefault="005F5EEF" w:rsidP="005F5EEF">
      <w:r>
        <w:t>(a)</w:t>
      </w:r>
      <w:r>
        <w:tab/>
        <w:t>de ênfase, para chamar a atenção dos usuários previstos, para assunto apresentado ou divulgado na informação do objeto que, segundo o julgamento do auditor independente, é de tal importância que é fundamental para a compreensão da informação do objeto pelos usuários previstos. Esse parágrafo deve se referir apenas às informações apresentadas ou divulgadas nas informações do objeto; ou</w:t>
      </w:r>
    </w:p>
    <w:p w14:paraId="5FAF86B8" w14:textId="77777777" w:rsidR="005F5EEF" w:rsidRDefault="005F5EEF" w:rsidP="005F5EEF">
      <w:r>
        <w:t>(b)</w:t>
      </w:r>
      <w:r>
        <w:tab/>
        <w:t xml:space="preserve">de outros assuntos, para comunicar um assunto diferente daqueles que estão apresentados ou divulgados na informação do objeto, que, no julgamento do auditor independente, é importante para que os usuários previstos tenham a compreensão do trabalho, das responsabilidades do auditor independente ou do relatório de asseguração. </w:t>
      </w:r>
    </w:p>
    <w:p w14:paraId="6BD0320F" w14:textId="77777777" w:rsidR="005F5EEF" w:rsidRDefault="005F5EEF" w:rsidP="005F5EEF"/>
    <w:p w14:paraId="2D1D54E6" w14:textId="77777777" w:rsidR="005F5EEF" w:rsidRDefault="005F5EEF" w:rsidP="005F5EEF">
      <w:r>
        <w:t>74.</w:t>
      </w:r>
      <w:r>
        <w:tab/>
        <w:t xml:space="preserve"> O auditor independente deve expressar uma conclusão com modificação nas seguintes circunstâncias:</w:t>
      </w:r>
    </w:p>
    <w:p w14:paraId="594EC150" w14:textId="77777777" w:rsidR="005F5EEF" w:rsidRDefault="005F5EEF" w:rsidP="005F5EEF">
      <w:r>
        <w:t>(a)</w:t>
      </w:r>
      <w:r>
        <w:tab/>
        <w:t>quando, no seu julgamento profissional, existir uma limitação no alcance e o efeito desse assunto seja relevante (ver item 66). Em tais casos, o auditor deve expressar uma conclusão com ressalva ou se abster de apresentar uma conclusão;</w:t>
      </w:r>
    </w:p>
    <w:p w14:paraId="3D5AF806" w14:textId="77777777" w:rsidR="005F5EEF" w:rsidRDefault="005F5EEF" w:rsidP="005F5EEF">
      <w:r>
        <w:t>(b)</w:t>
      </w:r>
      <w:r>
        <w:tab/>
        <w:t>quando, no seu julgamento profissional, a informação do objeto estiver distorcida de forma relevante. Em tais casos, o auditor deve expressar uma conclusão com ressalvas ou adversa (ver item A190).</w:t>
      </w:r>
    </w:p>
    <w:p w14:paraId="65E9CF7A" w14:textId="77777777" w:rsidR="005F5EEF" w:rsidRDefault="005F5EEF" w:rsidP="005F5EEF"/>
    <w:p w14:paraId="55C9583B" w14:textId="77777777" w:rsidR="005F5EEF" w:rsidRDefault="005F5EEF" w:rsidP="005F5EEF">
      <w:r>
        <w:t>75.</w:t>
      </w:r>
      <w:r>
        <w:tab/>
        <w:t xml:space="preserve"> O auditor independente deve expressar uma conclusão com ressalvas quando, em seu julgamento profissional, os efeitos, ou possíveis efeitos, de um assunto não forem extremamente relevantes ou não estiverem disseminados de forma a requererem uma conclusão adversa ou a abstenção de uma conclusão. A conclusão com ressalva deve ser expressa como sendo “exceto pelos efeitos (ou possíveis efeitos) do assunto no qual a ressalva se refere” (ver itens A188 e A189).</w:t>
      </w:r>
    </w:p>
    <w:p w14:paraId="284AB244" w14:textId="77777777" w:rsidR="005F5EEF" w:rsidRDefault="005F5EEF" w:rsidP="005F5EEF"/>
    <w:p w14:paraId="54A5A495" w14:textId="77777777" w:rsidR="005F5EEF" w:rsidRDefault="005F5EEF" w:rsidP="005F5EEF">
      <w:r>
        <w:t>76.</w:t>
      </w:r>
      <w:r>
        <w:tab/>
        <w:t xml:space="preserve"> Se o auditor independente expressar uma conclusão com modificação devido a uma limitação no alcance do seu trabalho, mas também tiver conhecimento de um assunto (ou mais assuntos) que faz com que a informação do objeto esteja distorcida de forma relevante, ele deve incluir no relatório de asseguração uma descrição clara tanto da limitação no alcance do trabalho quanto do assunto (ou assuntos) que faz com que a informação do objeto esteja distorcida de forma relevante.</w:t>
      </w:r>
    </w:p>
    <w:p w14:paraId="71A7C5B6" w14:textId="77777777" w:rsidR="005F5EEF" w:rsidRDefault="005F5EEF" w:rsidP="005F5EEF"/>
    <w:p w14:paraId="4C58D24D" w14:textId="77777777" w:rsidR="005F5EEF" w:rsidRDefault="005F5EEF" w:rsidP="005F5EEF">
      <w:r>
        <w:t>77.</w:t>
      </w:r>
      <w:r>
        <w:tab/>
        <w:t xml:space="preserve"> Quando a declaração feita pela parte apropriada identificar e descrever de forma adequada que a informação do objeto está distorcida de forma relevante, o auditor independente deve considerar uma das seguintes alternativas:</w:t>
      </w:r>
    </w:p>
    <w:p w14:paraId="06889F21" w14:textId="77777777" w:rsidR="005F5EEF" w:rsidRDefault="005F5EEF" w:rsidP="005F5EEF">
      <w:r>
        <w:t>(a)</w:t>
      </w:r>
      <w:r>
        <w:tab/>
        <w:t>expressar a conclusão com ressalvas ou adversa redigida nos termos do objeto e dos critérios aplicáveis; ou</w:t>
      </w:r>
    </w:p>
    <w:p w14:paraId="424D6F95" w14:textId="77777777" w:rsidR="005F5EEF" w:rsidRDefault="005F5EEF" w:rsidP="005F5EEF">
      <w:r>
        <w:t>(b)</w:t>
      </w:r>
      <w:r>
        <w:tab/>
        <w:t>se for especificamente requerida pelos termos da contratação, expressar conclusão tomando por base uma declaração feita pela parte apropriada, apresentar conclusão sem ressalvas, mas deve adicionar Parágrafo de Ênfase no relatório de asseguração, fazendo referência à declaração feita pela parte apropriada que identifica e descreve de forma clara que a informação do objeto está distorcida de forma relevante (ver item A191).</w:t>
      </w:r>
    </w:p>
    <w:p w14:paraId="2FBE829E" w14:textId="77777777" w:rsidR="005F5EEF" w:rsidRDefault="005F5EEF" w:rsidP="005F5EEF"/>
    <w:p w14:paraId="3AA5B8EC" w14:textId="77777777" w:rsidR="005F5EEF" w:rsidRDefault="005F5EEF" w:rsidP="005F5EEF">
      <w:r>
        <w:t>Outras responsabilidades de comunicação</w:t>
      </w:r>
    </w:p>
    <w:p w14:paraId="02B40131" w14:textId="77777777" w:rsidR="005F5EEF" w:rsidRDefault="005F5EEF" w:rsidP="005F5EEF"/>
    <w:p w14:paraId="4E9E64E7" w14:textId="77777777" w:rsidR="005F5EEF" w:rsidRDefault="005F5EEF" w:rsidP="005F5EEF">
      <w:r>
        <w:t>78.</w:t>
      </w:r>
      <w:r>
        <w:tab/>
        <w:t xml:space="preserve"> O auditor independente deve considerar se, em conformidade com os termos da contratação e outras circunstâncias do trabalho, algum assunto que chegou ao seu conhecimento deve ser comunicado à parte responsável, ao mensurador ou ao avaliador, à parte contratante, aos responsáveis pela governança ou outros (ver item A192).</w:t>
      </w:r>
    </w:p>
    <w:p w14:paraId="2D91E34A" w14:textId="77777777" w:rsidR="005F5EEF" w:rsidRDefault="005F5EEF" w:rsidP="005F5EEF">
      <w:r>
        <w:t xml:space="preserve">78. </w:t>
      </w:r>
      <w:r>
        <w:tab/>
        <w:t>O auditor deve considerar se, em conformidade com os termos da contratação e outras circunstâncias do trabalho, algum assunto que chegou ao seu conhecimento deve ser comunicado à parte responsável, ao mensurador ou avaliador, à parte contratante, aos responsáveis pela governança ou a outros (ver itens de A193 a A199). (Alterado pela Revisão NBC 3)</w:t>
      </w:r>
    </w:p>
    <w:p w14:paraId="50C9518B" w14:textId="77777777" w:rsidR="005F5EEF" w:rsidRDefault="005F5EEF" w:rsidP="005F5EEF"/>
    <w:p w14:paraId="564A1C29" w14:textId="77777777" w:rsidR="005F5EEF" w:rsidRDefault="005F5EEF" w:rsidP="005F5EEF">
      <w:r>
        <w:t>Documentação</w:t>
      </w:r>
    </w:p>
    <w:p w14:paraId="7427227D" w14:textId="77777777" w:rsidR="005F5EEF" w:rsidRDefault="005F5EEF" w:rsidP="005F5EEF"/>
    <w:p w14:paraId="1C630E32" w14:textId="77777777" w:rsidR="005F5EEF" w:rsidRDefault="005F5EEF" w:rsidP="005F5EEF">
      <w:r>
        <w:t>79.</w:t>
      </w:r>
      <w:r>
        <w:tab/>
        <w:t xml:space="preserve"> O auditor independente deve preparar, em tempo hábil, a documentação do trabalho com as bases que fundamentam o relatório de asseguração. Essas informações devem ser apropriadas e suficientes para permitir que um auditor experiente, que não possua qualquer envolvimento anterior com o trabalho, possa compreender (ver itens A193 a A197):</w:t>
      </w:r>
    </w:p>
    <w:p w14:paraId="1F246683" w14:textId="77777777" w:rsidR="005F5EEF" w:rsidRDefault="005F5EEF" w:rsidP="005F5EEF">
      <w:r>
        <w:t>(a)</w:t>
      </w:r>
      <w:r>
        <w:tab/>
        <w:t xml:space="preserve">a natureza, a época e a extensão dos procedimentos executados para cumprir com os requisitos legais, regulatórios e das NBCs TO aplicáveis; </w:t>
      </w:r>
    </w:p>
    <w:p w14:paraId="527D7AF8" w14:textId="77777777" w:rsidR="005F5EEF" w:rsidRDefault="005F5EEF" w:rsidP="005F5EEF">
      <w:r>
        <w:t>(b)</w:t>
      </w:r>
      <w:r>
        <w:tab/>
        <w:t>os resultados dos procedimentos executados e as evidências obtidas; e</w:t>
      </w:r>
    </w:p>
    <w:p w14:paraId="32E34B98" w14:textId="77777777" w:rsidR="005F5EEF" w:rsidRDefault="005F5EEF" w:rsidP="005F5EEF">
      <w:r>
        <w:t>(c)</w:t>
      </w:r>
      <w:r>
        <w:tab/>
        <w:t xml:space="preserve">os assuntos significativos que surgiram, durante o trabalho, as conclusões alcançadas sobre esses assuntos e os julgamentos profissionais significativos que foram exercidos para se alcançar tais conclusões. </w:t>
      </w:r>
    </w:p>
    <w:p w14:paraId="54D7D558" w14:textId="77777777" w:rsidR="005F5EEF" w:rsidRDefault="005F5EEF" w:rsidP="005F5EEF"/>
    <w:p w14:paraId="7720639D" w14:textId="77777777" w:rsidR="005F5EEF" w:rsidRDefault="005F5EEF" w:rsidP="005F5EEF">
      <w:r>
        <w:t>80.</w:t>
      </w:r>
      <w:r>
        <w:tab/>
        <w:t xml:space="preserve"> Se o auditor independente identificar informações que são inconsistentes com a sua conclusão final sobre um assunto significativo, ele deve documentar como essa inconsistência foi tratada.</w:t>
      </w:r>
    </w:p>
    <w:p w14:paraId="309A654A" w14:textId="77777777" w:rsidR="005F5EEF" w:rsidRDefault="005F5EEF" w:rsidP="005F5EEF"/>
    <w:p w14:paraId="2E2C870C" w14:textId="77777777" w:rsidR="005F5EEF" w:rsidRDefault="005F5EEF" w:rsidP="005F5EEF">
      <w:r>
        <w:t>81.</w:t>
      </w:r>
      <w:r>
        <w:tab/>
        <w:t xml:space="preserve"> O auditor independente deve providenciar a montagem final da documentação do trabalho em arquivo e completar o processo administrativo de arquivamento da documentação final do trabalho em tempo hábil após a data do relatório de asseguração (ver itens A198 e A199).</w:t>
      </w:r>
    </w:p>
    <w:p w14:paraId="7D45B5EA" w14:textId="77777777" w:rsidR="005F5EEF" w:rsidRDefault="005F5EEF" w:rsidP="005F5EEF">
      <w:r>
        <w:t xml:space="preserve"> </w:t>
      </w:r>
    </w:p>
    <w:p w14:paraId="7660DB0C" w14:textId="77777777" w:rsidR="005F5EEF" w:rsidRDefault="005F5EEF" w:rsidP="005F5EEF">
      <w:r>
        <w:t>82.</w:t>
      </w:r>
      <w:r>
        <w:tab/>
        <w:t xml:space="preserve"> Após a conclusão da montagem do arquivo, o auditor não deve apagar ou descartar a documentação do trabalho de qualquer natureza antes do fim de seu período de retenção (ver item A200).</w:t>
      </w:r>
    </w:p>
    <w:p w14:paraId="7CC0641A" w14:textId="77777777" w:rsidR="005F5EEF" w:rsidRDefault="005F5EEF" w:rsidP="005F5EEF"/>
    <w:p w14:paraId="7BCD2650" w14:textId="77777777" w:rsidR="005F5EEF" w:rsidRDefault="005F5EEF" w:rsidP="005F5EEF">
      <w:r>
        <w:t>83.</w:t>
      </w:r>
      <w:r>
        <w:tab/>
        <w:t xml:space="preserve"> Se o auditor independente julgar necessário modificar a documentação do trabalho ou adicionar nova documentação após a conclusão da montagem do arquivo final, ele deve, independente da natureza das mudanças ou adições, documentar:</w:t>
      </w:r>
    </w:p>
    <w:p w14:paraId="0843C86C" w14:textId="77777777" w:rsidR="005F5EEF" w:rsidRDefault="005F5EEF" w:rsidP="005F5EEF">
      <w:r>
        <w:t>(a)</w:t>
      </w:r>
      <w:r>
        <w:tab/>
        <w:t>as razões específicas para realizar a alteração ou adição; e</w:t>
      </w:r>
    </w:p>
    <w:p w14:paraId="2B6C865E" w14:textId="77777777" w:rsidR="005F5EEF" w:rsidRDefault="005F5EEF" w:rsidP="005F5EEF">
      <w:r>
        <w:t>(b)</w:t>
      </w:r>
      <w:r>
        <w:tab/>
        <w:t xml:space="preserve">quando, e por quem, elas foram feitas e revisadas. </w:t>
      </w:r>
    </w:p>
    <w:p w14:paraId="7D6B8149" w14:textId="77777777" w:rsidR="005F5EEF" w:rsidRDefault="005F5EEF" w:rsidP="005F5EEF"/>
    <w:p w14:paraId="204BD61E" w14:textId="77777777" w:rsidR="005F5EEF" w:rsidRDefault="005F5EEF" w:rsidP="005F5EEF">
      <w:r>
        <w:t>Vigência</w:t>
      </w:r>
    </w:p>
    <w:p w14:paraId="1861F579" w14:textId="77777777" w:rsidR="005F5EEF" w:rsidRDefault="005F5EEF" w:rsidP="005F5EEF"/>
    <w:p w14:paraId="0112DBC2" w14:textId="77777777" w:rsidR="005F5EEF" w:rsidRDefault="005F5EEF" w:rsidP="005F5EEF">
      <w:r>
        <w:t xml:space="preserve">84. </w:t>
      </w:r>
      <w:r>
        <w:tab/>
        <w:t>Esta norma entra em vigor na data de sua publicação, aplicando-se aos trabalhos contratados a partir de 1º de janeiro de 2016, quando serão revogadas as Resoluções CFC n.os 1.160/2009 e 1.163/2009, publicadas no D.O.U., Seção 1, de 17/2/2009 e 31/3/2009, respectivamente.</w:t>
      </w:r>
    </w:p>
    <w:p w14:paraId="4B8548D0" w14:textId="77777777" w:rsidR="005F5EEF" w:rsidRDefault="005F5EEF" w:rsidP="005F5EEF"/>
    <w:p w14:paraId="53473B43" w14:textId="77777777" w:rsidR="005F5EEF" w:rsidRDefault="005F5EEF" w:rsidP="005F5EEF">
      <w:r>
        <w:tab/>
      </w:r>
    </w:p>
    <w:p w14:paraId="6EB96DA0" w14:textId="77777777" w:rsidR="005F5EEF" w:rsidRDefault="005F5EEF" w:rsidP="005F5EEF">
      <w:r>
        <w:t>Brasília, 20 de novembro de 2015.</w:t>
      </w:r>
    </w:p>
    <w:p w14:paraId="5AAF8FBB" w14:textId="77777777" w:rsidR="005F5EEF" w:rsidRDefault="005F5EEF" w:rsidP="005F5EEF"/>
    <w:p w14:paraId="1C29D579" w14:textId="77777777" w:rsidR="005F5EEF" w:rsidRDefault="005F5EEF" w:rsidP="005F5EEF"/>
    <w:p w14:paraId="0BEF42F3" w14:textId="77777777" w:rsidR="005F5EEF" w:rsidRDefault="005F5EEF" w:rsidP="005F5EEF"/>
    <w:p w14:paraId="74E81C65" w14:textId="77777777" w:rsidR="005F5EEF" w:rsidRDefault="005F5EEF" w:rsidP="005F5EEF">
      <w:r>
        <w:t>Contador José Martonio Alves Coelho</w:t>
      </w:r>
    </w:p>
    <w:p w14:paraId="079650C5" w14:textId="77777777" w:rsidR="005F5EEF" w:rsidRDefault="005F5EEF" w:rsidP="005F5EEF">
      <w:r>
        <w:t>Presidente</w:t>
      </w:r>
    </w:p>
    <w:p w14:paraId="2CA555A2" w14:textId="77777777" w:rsidR="005F5EEF" w:rsidRDefault="005F5EEF" w:rsidP="005F5EEF"/>
    <w:p w14:paraId="5DD2E6F1" w14:textId="77777777" w:rsidR="005F5EEF" w:rsidRDefault="005F5EEF" w:rsidP="005F5EEF"/>
    <w:p w14:paraId="7EF28323" w14:textId="77777777" w:rsidR="005F5EEF" w:rsidRDefault="005F5EEF" w:rsidP="005F5EEF"/>
    <w:p w14:paraId="389DE2E1" w14:textId="77777777" w:rsidR="005F5EEF" w:rsidRDefault="005F5EEF" w:rsidP="005F5EEF">
      <w:r>
        <w:t>Aplicação e outros materiais explicativos</w:t>
      </w:r>
    </w:p>
    <w:p w14:paraId="1C15B3AC" w14:textId="77777777" w:rsidR="005F5EEF" w:rsidRDefault="005F5EEF" w:rsidP="005F5EEF"/>
    <w:p w14:paraId="079A9079" w14:textId="77777777" w:rsidR="005F5EEF" w:rsidRDefault="005F5EEF" w:rsidP="005F5EEF">
      <w:r>
        <w:t>Introdução (ver item 6)</w:t>
      </w:r>
    </w:p>
    <w:p w14:paraId="4FA53445" w14:textId="77777777" w:rsidR="005F5EEF" w:rsidRDefault="005F5EEF" w:rsidP="005F5EEF"/>
    <w:p w14:paraId="0FD30B65" w14:textId="77777777" w:rsidR="005F5EEF" w:rsidRDefault="005F5EEF" w:rsidP="005F5EEF">
      <w:r>
        <w:t>A1.</w:t>
      </w:r>
      <w:r>
        <w:tab/>
        <w:t>Em trabalho de consultoria, o consultor externo aplica habilidades, educação, observações, experiências e conhecimentos técnicos. Trabalhos de consultoria envolvem um processo analítico que, tipicamente, inclui algumas combinações de atividades relacionadas com a definição de objetivo, coleta de informações ou fatos, definição de problemas ou oportunidades, avaliação de alternativas e desenvolvimento de recomendações, incluindo ações, comunicação de resultados e, algumas vezes, implantação de recomendações e seu acompanhamento. Os relatórios de consultoria (quando emitidos) geralmente são redigidos no estilo narrativo (ou “formato longo”). Geralmente, o trabalho realizado é apenas para o uso e benefício do cliente que contratou o consultor. Todo serviço que esteja de acordo com a definição de trabalho de asseguração não é trabalho de consultoria, mas, sim, trabalho de asseguração.</w:t>
      </w:r>
    </w:p>
    <w:p w14:paraId="2E68CA61" w14:textId="77777777" w:rsidR="005F5EEF" w:rsidRDefault="005F5EEF" w:rsidP="005F5EEF"/>
    <w:p w14:paraId="0528B6EB" w14:textId="77777777" w:rsidR="005F5EEF" w:rsidRDefault="005F5EEF" w:rsidP="005F5EEF">
      <w:r>
        <w:t>Objetivo</w:t>
      </w:r>
    </w:p>
    <w:p w14:paraId="05FE1A62" w14:textId="77777777" w:rsidR="005F5EEF" w:rsidRDefault="005F5EEF" w:rsidP="005F5EEF"/>
    <w:p w14:paraId="0046E03F" w14:textId="77777777" w:rsidR="005F5EEF" w:rsidRDefault="005F5EEF" w:rsidP="005F5EEF">
      <w:r>
        <w:t>Trabalhos com a informação do objeto abrangendo vários aspectos (ver itens 10, 65 e 69(l))</w:t>
      </w:r>
    </w:p>
    <w:p w14:paraId="3A157EAB" w14:textId="77777777" w:rsidR="005F5EEF" w:rsidRDefault="005F5EEF" w:rsidP="005F5EEF"/>
    <w:p w14:paraId="65A93F49" w14:textId="77777777" w:rsidR="005F5EEF" w:rsidRDefault="005F5EEF" w:rsidP="005F5EEF">
      <w:r>
        <w:t>A2.</w:t>
      </w:r>
      <w:r>
        <w:tab/>
        <w:t>Quando a informação do objeto é constituída de vários aspectos, podem ser fornecidas conclusões separadas para cada aspecto. Essas conclusões separadas não precisam ter o mesmo nível de asseguração. Preferencialmente, cada conclusão é expressa na forma que for apropriada tanto para o trabalho de asseguração razoável quanto para o trabalho de asseguração limitada. As referências desta norma para a conclusão no relatório de asseguração incluem cada conclusão quando forem fornecidas conclusões separadas.</w:t>
      </w:r>
    </w:p>
    <w:p w14:paraId="28EDC197" w14:textId="77777777" w:rsidR="005F5EEF" w:rsidRDefault="005F5EEF" w:rsidP="005F5EEF"/>
    <w:p w14:paraId="4428912D" w14:textId="77777777" w:rsidR="005F5EEF" w:rsidRDefault="005F5EEF" w:rsidP="005F5EEF">
      <w:r>
        <w:t>Definições</w:t>
      </w:r>
    </w:p>
    <w:p w14:paraId="63564496" w14:textId="77777777" w:rsidR="005F5EEF" w:rsidRDefault="005F5EEF" w:rsidP="005F5EEF"/>
    <w:p w14:paraId="7F921524" w14:textId="77777777" w:rsidR="005F5EEF" w:rsidRDefault="005F5EEF" w:rsidP="005F5EEF">
      <w:r>
        <w:t>Natureza, época e extensão dos procedimentos em trabalhos de asseguração razoável e asseguração limitada (ver item 12(a)(i))</w:t>
      </w:r>
    </w:p>
    <w:p w14:paraId="22420070" w14:textId="77777777" w:rsidR="005F5EEF" w:rsidRDefault="005F5EEF" w:rsidP="005F5EEF"/>
    <w:p w14:paraId="591793FD" w14:textId="77777777" w:rsidR="005F5EEF" w:rsidRDefault="005F5EEF" w:rsidP="005F5EEF">
      <w:r>
        <w:t>A3.</w:t>
      </w:r>
      <w:r>
        <w:tab/>
        <w:t>Como o nível de segurança obtido em trabalho de asseguração limitada é menor do que em trabalho de asseguração razoável, os procedimentos que o auditor independente executa no trabalho de asseguração limitada variam em natureza e época em relação ao trabalho de asseguração razoável e são menos extensos. As principais diferenças entre os procedimentos aplicados em cada um dos tipos (asseguração razoável e asseguração limitada) incluem:</w:t>
      </w:r>
    </w:p>
    <w:p w14:paraId="78953FCD" w14:textId="77777777" w:rsidR="005F5EEF" w:rsidRDefault="005F5EEF" w:rsidP="005F5EEF">
      <w:r>
        <w:t>(a)</w:t>
      </w:r>
      <w:r>
        <w:tab/>
        <w:t>a ênfase depositada na natureza dos diversos procedimentos de como uma fonte de evidência irá, provavelmente, diferir, dependendo das circunstâncias do trabalho. Por exemplo, o auditor independente pode julgar apropriado, nas circunstâncias específicas de trabalho de asseguração limitada, dar ênfase relativamente maior nas indagações ao pessoal da entidade e na aplicação de procedimentos analíticos e dar ênfase relativamente menor, caso dê alguma, nos testes dos controles e na obtenção de evidências de fontes externas, diferentemente do que poderia ser no caso de trabalho de asseguração razoável;</w:t>
      </w:r>
    </w:p>
    <w:p w14:paraId="10BD9516" w14:textId="77777777" w:rsidR="005F5EEF" w:rsidRDefault="005F5EEF" w:rsidP="005F5EEF">
      <w:r>
        <w:t>(b)</w:t>
      </w:r>
      <w:r>
        <w:tab/>
        <w:t xml:space="preserve">nos trabalhos de asseguração limitada o auditor independente pode: </w:t>
      </w:r>
    </w:p>
    <w:p w14:paraId="540D18F9" w14:textId="77777777" w:rsidR="005F5EEF" w:rsidRDefault="005F5EEF" w:rsidP="005F5EEF">
      <w:r>
        <w:t>•</w:t>
      </w:r>
      <w:r>
        <w:tab/>
        <w:t>selecionar menos itens para serem analisados; ou</w:t>
      </w:r>
    </w:p>
    <w:p w14:paraId="1583FA33" w14:textId="77777777" w:rsidR="005F5EEF" w:rsidRDefault="005F5EEF" w:rsidP="005F5EEF">
      <w:r>
        <w:t>•</w:t>
      </w:r>
      <w:r>
        <w:tab/>
        <w:t>executar menos procedimentos (por exemplo, aplicar apenas procedimentos analíticos nas circunstâncias em que, em trabalho de asseguração razoável, tanto os procedimentos analíticos quanto os outros procedimentos seriam aplicados);</w:t>
      </w:r>
    </w:p>
    <w:p w14:paraId="03224608" w14:textId="77777777" w:rsidR="005F5EEF" w:rsidRDefault="005F5EEF" w:rsidP="005F5EEF">
      <w:r>
        <w:t>(c)</w:t>
      </w:r>
      <w:r>
        <w:tab/>
        <w:t>nos trabalhos de asseguração razoável, os procedimentos analíticos executados, em resposta ao risco do trabalho, envolvem o desenvolvimento de expectativas que sejam suficientemente precisas para identificar distorções relevantes. Nos trabalhos de asseguração limitada, os procedimentos analíticos podem ser desenvolvidos para corroborar as expectativas acerca da direção das tendências, das relações e dos índices em vez de identificar distorções com o nível de precisão esperado em trabalho de asseguração razoável;</w:t>
      </w:r>
    </w:p>
    <w:p w14:paraId="54E549AB" w14:textId="77777777" w:rsidR="005F5EEF" w:rsidRDefault="005F5EEF" w:rsidP="005F5EEF">
      <w:r>
        <w:t>(d)</w:t>
      </w:r>
      <w:r>
        <w:tab/>
        <w:t>adicionalmente, quando flutuações, falta de relações esperadas ou diferenças significativas forem identificadas, a evidência apropriada em trabalho de asseguração limitada pode ser obtida ao realizar indagações e considerar as respostas recebidas à luz das circunstâncias conhecidas do trabalho;</w:t>
      </w:r>
    </w:p>
    <w:p w14:paraId="7B47F7C4" w14:textId="77777777" w:rsidR="005F5EEF" w:rsidRDefault="005F5EEF" w:rsidP="005F5EEF">
      <w:r>
        <w:t>(e)</w:t>
      </w:r>
      <w:r>
        <w:tab/>
        <w:t xml:space="preserve">além disso, quando aplicar os procedimentos analíticos em trabalho de asseguração limitada, o auditor independente pode, por exemplo, usar dados que possuem um nível mais elevado de agregação, tais como dados trimestrais em vez de mensais, ou usar dados, cujos controles a eles relacionados não foram objeto de teste para verificar sua confiabilidade na mesma extensão em que seriam testados, caso fosse trabalho de asseguração razoável. </w:t>
      </w:r>
    </w:p>
    <w:p w14:paraId="12F91876" w14:textId="77777777" w:rsidR="005F5EEF" w:rsidRDefault="005F5EEF" w:rsidP="005F5EEF"/>
    <w:p w14:paraId="792C1CE3" w14:textId="77777777" w:rsidR="005F5EEF" w:rsidRDefault="005F5EEF" w:rsidP="005F5EEF">
      <w:r>
        <w:t>Nível de segurança que seja significativo (ver itens 12(a)(i)(b) e 47L)</w:t>
      </w:r>
    </w:p>
    <w:p w14:paraId="2C5D2F3F" w14:textId="77777777" w:rsidR="005F5EEF" w:rsidRDefault="005F5EEF" w:rsidP="005F5EEF"/>
    <w:p w14:paraId="0DEA4441" w14:textId="77777777" w:rsidR="005F5EEF" w:rsidRDefault="005F5EEF" w:rsidP="005F5EEF">
      <w:r>
        <w:t>A4.</w:t>
      </w:r>
      <w:r>
        <w:tab/>
        <w:t>O nível de segurança que o auditor independente planeja obter não é ordinariamente suscetível de quantificação, e a determinação, nas circunstâncias do trabalho, se o nível de segurança é significativo, é uma questão de julgamento profissional do auditor. Em trabalho de asseguração limitada, o auditor independente executa procedimentos que são restritos (menos extensos), quando comparados com aqueles necessários em trabalho de asseguração razoável, mas, ainda assim, são planejados para obter um nível de segurança que seja significativo. Para que seja significativo, o nível de segurança obtido pelo auditor independente deve contribuir para aumentar a confiança dos usuários previstos sobre a informação do objeto em nível que seja claramente maior do que irrelevante (ver também os itens A16 a A18).</w:t>
      </w:r>
    </w:p>
    <w:p w14:paraId="6F492636" w14:textId="77777777" w:rsidR="005F5EEF" w:rsidRDefault="005F5EEF" w:rsidP="005F5EEF"/>
    <w:p w14:paraId="644BD316" w14:textId="77777777" w:rsidR="005F5EEF" w:rsidRDefault="005F5EEF" w:rsidP="005F5EEF">
      <w:r>
        <w:t>A5.</w:t>
      </w:r>
      <w:r>
        <w:tab/>
        <w:t>Em toda a gama de trabalhos de asseguração limitada, o sentido de segurança significativa pode variar de um nível que é logo acima de uma asseguração que seja capaz de aumentar a confiança dos usuários previstos sobre a informação do objeto em um nível que seja claramente maior do que irrelevante até um nível que é logo abaixo da segurança razoável. O que é significativo em um trabalho específico representa um julgamento dentro desse intervalo que depende das circunstâncias do trabalho, incluindo as necessidades de informação pelos usuários previstos como um grupo, dos critérios utilizados e do objeto do trabalho.</w:t>
      </w:r>
    </w:p>
    <w:p w14:paraId="4BEDDB5E" w14:textId="77777777" w:rsidR="005F5EEF" w:rsidRDefault="005F5EEF" w:rsidP="005F5EEF"/>
    <w:p w14:paraId="7F057FF5" w14:textId="77777777" w:rsidR="005F5EEF" w:rsidRDefault="005F5EEF" w:rsidP="005F5EEF">
      <w:r>
        <w:t>A6.</w:t>
      </w:r>
      <w:r>
        <w:tab/>
        <w:t xml:space="preserve">Em decorrência da variação existente no nível de segurança obtido pelo auditor independente em trabalhos de asseguração limitada, seu relatório contém um resumo informativo dos procedimentos executados, reconhecendo que a identificação da natureza, da época e da extensão dos procedimentos executados é essencial para o entendimento da conclusão do auditor (ver os itens 69(k) e A173 a 177). </w:t>
      </w:r>
    </w:p>
    <w:p w14:paraId="110ADFE7" w14:textId="77777777" w:rsidR="005F5EEF" w:rsidRDefault="005F5EEF" w:rsidP="005F5EEF"/>
    <w:p w14:paraId="693C6B2B" w14:textId="77777777" w:rsidR="005F5EEF" w:rsidRDefault="005F5EEF" w:rsidP="005F5EEF">
      <w:r>
        <w:t>A7.</w:t>
      </w:r>
      <w:r>
        <w:tab/>
        <w:t>Alguns dos fatores que podem ser relevantes na determinação do nível de asseguração em trabalho específico incluem, por exemplo:</w:t>
      </w:r>
    </w:p>
    <w:p w14:paraId="4DE8510C" w14:textId="77777777" w:rsidR="005F5EEF" w:rsidRDefault="005F5EEF" w:rsidP="005F5EEF">
      <w:r>
        <w:t>•</w:t>
      </w:r>
      <w:r>
        <w:tab/>
        <w:t>as características do objeto e dos critérios, e se existem quaisquer NBCs TO específicas que sejam aplicáveis ao objeto;</w:t>
      </w:r>
    </w:p>
    <w:p w14:paraId="647A1FEF" w14:textId="77777777" w:rsidR="005F5EEF" w:rsidRDefault="005F5EEF" w:rsidP="005F5EEF">
      <w:r>
        <w:t>•</w:t>
      </w:r>
      <w:r>
        <w:tab/>
        <w:t>instruções ou outras indicações da parte contratante sobre a natureza da asseguração desejada. Por exemplo, os termos de contratação podem estipular procedimentos específicos que a parte contratante considere necessários, ou aspectos específicos da informação do objeto nos quais ela gostaria que o auditor focasse seus procedimentos. Contudo, o auditor independente pode considerar que outros procedimentos são necessários para se obter evidências apropriadas e suficientes para a asseguração ser útil;</w:t>
      </w:r>
    </w:p>
    <w:p w14:paraId="3C280737" w14:textId="77777777" w:rsidR="005F5EEF" w:rsidRDefault="005F5EEF" w:rsidP="005F5EEF">
      <w:r>
        <w:t>•</w:t>
      </w:r>
      <w:r>
        <w:tab/>
        <w:t>práticas geralmente aceitas, se existirem, em relação ao trabalho de asseguração para uma informação específica do objeto, informações similares ou relacionadas ao objeto;</w:t>
      </w:r>
    </w:p>
    <w:p w14:paraId="66A99854" w14:textId="77777777" w:rsidR="005F5EEF" w:rsidRDefault="005F5EEF" w:rsidP="005F5EEF">
      <w:r>
        <w:t>•</w:t>
      </w:r>
      <w:r>
        <w:tab/>
        <w:t>as necessidades de informação dos usuários previstos como um grupo. Geralmente, quanto maior for a consequência para os usuários previstos de receberem uma conclusão inadequada (quando a informação do objeto estiver distorcida de forma relevante), maior asseguração será necessária de forma a ser útil para eles. Por exemplo, em alguns casos, a consequência para os usuários previstos de receber uma conclusão inapropriada pode ser tão grande que é necessário um trabalho de asseguração razoável para que o auditor independente obtenha segurança que seja útil nessas circunstâncias;</w:t>
      </w:r>
    </w:p>
    <w:p w14:paraId="1345B612" w14:textId="77777777" w:rsidR="005F5EEF" w:rsidRDefault="005F5EEF" w:rsidP="005F5EEF">
      <w:r>
        <w:t>•</w:t>
      </w:r>
      <w:r>
        <w:tab/>
        <w:t>as expectativas dos usuários previstos de que o auditor independente irá formar a conclusão de asseguração limitada sobre a informação do objeto dentro de curto espaço de tempo e a um custo baixo.</w:t>
      </w:r>
    </w:p>
    <w:p w14:paraId="74668510" w14:textId="77777777" w:rsidR="005F5EEF" w:rsidRDefault="005F5EEF" w:rsidP="005F5EEF"/>
    <w:p w14:paraId="1C0B9D51" w14:textId="77777777" w:rsidR="005F5EEF" w:rsidRDefault="005F5EEF" w:rsidP="005F5EEF">
      <w:r>
        <w:t>Exemplos de trabalhos de atestação (ver item 12(a)(ii)(a))</w:t>
      </w:r>
    </w:p>
    <w:p w14:paraId="049EF27D" w14:textId="77777777" w:rsidR="005F5EEF" w:rsidRDefault="005F5EEF" w:rsidP="005F5EEF"/>
    <w:p w14:paraId="60C95284" w14:textId="77777777" w:rsidR="005F5EEF" w:rsidRDefault="005F5EEF" w:rsidP="005F5EEF">
      <w:r>
        <w:t>A8.</w:t>
      </w:r>
      <w:r>
        <w:tab/>
        <w:t>Exemplos de trabalhos que podem ser conduzidos de acordo com esta norma incluem:</w:t>
      </w:r>
    </w:p>
    <w:p w14:paraId="266F7922" w14:textId="77777777" w:rsidR="005F5EEF" w:rsidRDefault="005F5EEF" w:rsidP="005F5EEF">
      <w:r>
        <w:t>(a)</w:t>
      </w:r>
      <w:r>
        <w:tab/>
        <w:t>sustentabilidade – o trabalho de sustentabilidade envolve obter segurança sobre um relatório elaborado pela administração ou especialista da administração (mensurador ou avaliador) sobre a atuação da entidade nessa área;</w:t>
      </w:r>
    </w:p>
    <w:p w14:paraId="1D86C566" w14:textId="77777777" w:rsidR="005F5EEF" w:rsidRDefault="005F5EEF" w:rsidP="005F5EEF">
      <w:r>
        <w:t>(b)</w:t>
      </w:r>
      <w:r>
        <w:tab/>
        <w:t xml:space="preserve">cumprimento da legislação ou regulamentos – o trabalho sobre o cumprimento de leis ou regulamentos envolve obter asseguração em declaração feita por outra parte (mensurador ou avaliador) sobre o cumprimento da lei ou regulamento aplicável; </w:t>
      </w:r>
    </w:p>
    <w:p w14:paraId="564FAECC" w14:textId="77777777" w:rsidR="005F5EEF" w:rsidRDefault="005F5EEF" w:rsidP="005F5EEF">
      <w:r>
        <w:t>(c)</w:t>
      </w:r>
      <w:r>
        <w:tab/>
        <w:t>trabalhos de verificação de eficácia, eficiência ou economicidade, do tipo relação custo x benefício ou qualidade x preço – esse trabalho envolve obter segurança sobre a mensuração ou avaliação feita por terceiro.</w:t>
      </w:r>
    </w:p>
    <w:p w14:paraId="49F1B2A8" w14:textId="77777777" w:rsidR="005F5EEF" w:rsidRDefault="005F5EEF" w:rsidP="005F5EEF"/>
    <w:p w14:paraId="585FBC1C" w14:textId="77777777" w:rsidR="005F5EEF" w:rsidRDefault="005F5EEF" w:rsidP="005F5EEF">
      <w:r>
        <w:t>Técnicas e habilidades de asseguração (ver item 12(b))</w:t>
      </w:r>
    </w:p>
    <w:p w14:paraId="6BC05948" w14:textId="77777777" w:rsidR="005F5EEF" w:rsidRDefault="005F5EEF" w:rsidP="005F5EEF"/>
    <w:p w14:paraId="4D2E1A90" w14:textId="77777777" w:rsidR="005F5EEF" w:rsidRDefault="005F5EEF" w:rsidP="005F5EEF">
      <w:r>
        <w:t>A9.</w:t>
      </w:r>
      <w:r>
        <w:tab/>
        <w:t>As técnicas e habilidades de asseguração incluem:</w:t>
      </w:r>
    </w:p>
    <w:p w14:paraId="7CBDE671" w14:textId="77777777" w:rsidR="005F5EEF" w:rsidRDefault="005F5EEF" w:rsidP="005F5EEF">
      <w:r>
        <w:t>•</w:t>
      </w:r>
      <w:r>
        <w:tab/>
        <w:t xml:space="preserve">aplicação do ceticismo e julgamento profissional; </w:t>
      </w:r>
    </w:p>
    <w:p w14:paraId="1C3E7EFB" w14:textId="77777777" w:rsidR="005F5EEF" w:rsidRDefault="005F5EEF" w:rsidP="005F5EEF">
      <w:r>
        <w:t>•</w:t>
      </w:r>
      <w:r>
        <w:tab/>
        <w:t xml:space="preserve">planejamento e execução do trabalho de asseguração, incluindo a obtenção e a avaliação das evidências; </w:t>
      </w:r>
    </w:p>
    <w:p w14:paraId="249A1576" w14:textId="77777777" w:rsidR="005F5EEF" w:rsidRDefault="005F5EEF" w:rsidP="005F5EEF">
      <w:r>
        <w:t>•</w:t>
      </w:r>
      <w:r>
        <w:tab/>
        <w:t>entendimento dos sistemas de informação, do papel e das limitações do controle interno;</w:t>
      </w:r>
    </w:p>
    <w:p w14:paraId="46362523" w14:textId="77777777" w:rsidR="005F5EEF" w:rsidRDefault="005F5EEF" w:rsidP="005F5EEF">
      <w:r>
        <w:t>•</w:t>
      </w:r>
      <w:r>
        <w:tab/>
        <w:t>ligar a consideração da materialidade e dos riscos do trabalho à natureza, à época e à extensão dos procedimentos;</w:t>
      </w:r>
    </w:p>
    <w:p w14:paraId="263B7E51" w14:textId="77777777" w:rsidR="005F5EEF" w:rsidRDefault="005F5EEF" w:rsidP="005F5EEF">
      <w:r>
        <w:t>•</w:t>
      </w:r>
      <w:r>
        <w:tab/>
        <w:t>aplicar os procedimentos conforme for apropriado ao trabalho (que pode incluir indagações, inspeções, recálculos, reexecução, observação, confirmação e procedimentos analíticos); e</w:t>
      </w:r>
    </w:p>
    <w:p w14:paraId="5369B1A8" w14:textId="77777777" w:rsidR="005F5EEF" w:rsidRDefault="005F5EEF" w:rsidP="005F5EEF">
      <w:r>
        <w:t>•</w:t>
      </w:r>
      <w:r>
        <w:tab/>
        <w:t xml:space="preserve">práticas sistemáticas de documentação e habilidades de redação de relatórios de asseguração. </w:t>
      </w:r>
    </w:p>
    <w:p w14:paraId="18D157C5" w14:textId="77777777" w:rsidR="005F5EEF" w:rsidRDefault="005F5EEF" w:rsidP="005F5EEF"/>
    <w:p w14:paraId="3220DCF6" w14:textId="77777777" w:rsidR="005F5EEF" w:rsidRDefault="005F5EEF" w:rsidP="005F5EEF">
      <w:r>
        <w:t>Critérios (ver item 12(c) e Apêndice)</w:t>
      </w:r>
    </w:p>
    <w:p w14:paraId="31C98C48" w14:textId="77777777" w:rsidR="005F5EEF" w:rsidRDefault="005F5EEF" w:rsidP="005F5EEF"/>
    <w:p w14:paraId="1C176181" w14:textId="77777777" w:rsidR="005F5EEF" w:rsidRDefault="005F5EEF" w:rsidP="005F5EEF">
      <w:r>
        <w:t>A10.</w:t>
      </w:r>
      <w:r>
        <w:tab/>
        <w:t>Critérios adequados são necessários para a mensuração ou avaliação razoavelmente consistente do objeto dentro do contexto do julgamento profissional. Sem uma estrutura de referência fornecida pelos critérios adequados, qualquer conclusão é passível de interpretação pessoal e equívocos. Os critérios adequados são sensíveis ao contexto, ou seja, são determinados no contexto das circunstâncias do trabalho. Até em caso de um mesmo objeto pode haver critérios diferentes, que permitirão diferente mensuração ou avaliação. Por exemplo, um mensurador ou avaliador pode escolher as queixas solucionadas de consumidores como um dos critérios para a avaliação do objeto relacionado com a satisfação do consumidor; outro mensurador ou avaliador pode escolher o número de compras repetidas nos três meses seguintes à primeira compra. Os critérios adequados não são afetados pelo nível de asseguração, ou seja, se os critérios forem inadequados para o trabalho de asseguração razoável, eles também são inadequados para o trabalho de asseguração limitada e vice-versa. Critérios adequados incluem, quando aplicável, os critérios para apresentação e divulgação.</w:t>
      </w:r>
    </w:p>
    <w:p w14:paraId="48043FF2" w14:textId="77777777" w:rsidR="005F5EEF" w:rsidRDefault="005F5EEF" w:rsidP="005F5EEF"/>
    <w:p w14:paraId="6615F596" w14:textId="77777777" w:rsidR="005F5EEF" w:rsidRDefault="005F5EEF" w:rsidP="005F5EEF">
      <w:r>
        <w:t>Risco do trabalho (ver item 12(f))</w:t>
      </w:r>
    </w:p>
    <w:p w14:paraId="737B710D" w14:textId="77777777" w:rsidR="005F5EEF" w:rsidRDefault="005F5EEF" w:rsidP="005F5EEF"/>
    <w:p w14:paraId="61ACFFB3" w14:textId="77777777" w:rsidR="005F5EEF" w:rsidRDefault="005F5EEF" w:rsidP="005F5EEF">
      <w:r>
        <w:t>A11.</w:t>
      </w:r>
      <w:r>
        <w:tab/>
        <w:t>O risco do trabalho não se refere e nem inclui os riscos de negócio do auditor independente, tais como, a perda em litígios, publicidade adversa ou outros eventos que surjam em conexão com a informação específica do objeto.</w:t>
      </w:r>
    </w:p>
    <w:p w14:paraId="44DA5928" w14:textId="77777777" w:rsidR="005F5EEF" w:rsidRDefault="005F5EEF" w:rsidP="005F5EEF"/>
    <w:p w14:paraId="079B394A" w14:textId="77777777" w:rsidR="005F5EEF" w:rsidRDefault="005F5EEF" w:rsidP="005F5EEF">
      <w:r>
        <w:t>A12.</w:t>
      </w:r>
      <w:r>
        <w:tab/>
        <w:t>No geral, os riscos de trabalho podem estar representados pelos seguintes componentes, apesar de que nem todos esses componentes estarão, necessariamente, presentes ou serão significativos para todos os trabalhos de asseguração:</w:t>
      </w:r>
    </w:p>
    <w:p w14:paraId="68F1729E" w14:textId="77777777" w:rsidR="005F5EEF" w:rsidRDefault="005F5EEF" w:rsidP="005F5EEF">
      <w:r>
        <w:t>(a)</w:t>
      </w:r>
      <w:r>
        <w:tab/>
        <w:t xml:space="preserve">riscos que não dependem diretamente do auditor independente, que, por sua vez, consistem: </w:t>
      </w:r>
    </w:p>
    <w:p w14:paraId="11C71415" w14:textId="77777777" w:rsidR="005F5EEF" w:rsidRDefault="005F5EEF" w:rsidP="005F5EEF">
      <w:r>
        <w:t>(i)</w:t>
      </w:r>
      <w:r>
        <w:tab/>
        <w:t xml:space="preserve">na suscetibilidade da informação do objeto conter distorção relevante antes da consideração de quaisquer controles aplicados pela parte apropriada (risco inerente); e </w:t>
      </w:r>
    </w:p>
    <w:p w14:paraId="1D5A26B3" w14:textId="77777777" w:rsidR="005F5EEF" w:rsidRDefault="005F5EEF" w:rsidP="005F5EEF">
      <w:r>
        <w:t>(ii)</w:t>
      </w:r>
      <w:r>
        <w:tab/>
        <w:t>no risco de que distorção relevante que ocorra na informação do objeto não seja evitada por controle preventivo, ou detectada e corrigida, em tempo hábil, pelo controle interno implantado pela parte apropriada (risco de controle); e</w:t>
      </w:r>
    </w:p>
    <w:p w14:paraId="268B55EE" w14:textId="77777777" w:rsidR="005F5EEF" w:rsidRDefault="005F5EEF" w:rsidP="005F5EEF">
      <w:r>
        <w:t>(b)</w:t>
      </w:r>
      <w:r>
        <w:tab/>
        <w:t>riscos que dependem diretamente do auditor independente, que é o risco de que os procedimentos executados pelo auditor não detectarão distorção relevante (risco de detecção).</w:t>
      </w:r>
    </w:p>
    <w:p w14:paraId="4A6C4814" w14:textId="77777777" w:rsidR="005F5EEF" w:rsidRDefault="005F5EEF" w:rsidP="005F5EEF"/>
    <w:p w14:paraId="3715FF15" w14:textId="77777777" w:rsidR="005F5EEF" w:rsidRDefault="005F5EEF" w:rsidP="005F5EEF">
      <w:r>
        <w:t>A13.</w:t>
      </w:r>
      <w:r>
        <w:tab/>
        <w:t xml:space="preserve">O nível pelo qual cada um desses componentes é relevante para o trabalho é influenciado pelas circunstâncias do trabalho, em particular. A consideração de riscos é um assunto de julgamento profissional, em vez de ser passível de mensuração precisa. As circunstâncias podem estar relacionadas com: </w:t>
      </w:r>
    </w:p>
    <w:p w14:paraId="61E79DF8" w14:textId="77777777" w:rsidR="005F5EEF" w:rsidRDefault="005F5EEF" w:rsidP="005F5EEF">
      <w:r>
        <w:t>•</w:t>
      </w:r>
      <w:r>
        <w:tab/>
        <w:t>a natureza do objeto e a informação do objeto. Por exemplo, o conceito de risco de controle pode ser mais útil quando o objeto é relativo à elaboração da informação sobre o desempenho da entidade do que quando ele é relativo à informação sobre a eficácia do controle ou a existência de condição física;</w:t>
      </w:r>
    </w:p>
    <w:p w14:paraId="0DA42F07" w14:textId="77777777" w:rsidR="005F5EEF" w:rsidRDefault="005F5EEF" w:rsidP="005F5EEF">
      <w:r>
        <w:t>•</w:t>
      </w:r>
      <w:r>
        <w:tab/>
        <w:t xml:space="preserve">o tipo de trabalho de asseguração (razoável ou limitada) que está sendo executado. Por exemplo, em trabalhos de asseguração limitada, o auditor independente pode frequentemente decidir obter evidência por outros meios que não sejam testes de controle.  Neste caso, a consideração do risco de controle pode ser menos relevante do que em trabalho de asseguração razoável sobre a mesma informação do objeto. </w:t>
      </w:r>
    </w:p>
    <w:p w14:paraId="6EACE3A6" w14:textId="77777777" w:rsidR="005F5EEF" w:rsidRDefault="005F5EEF" w:rsidP="005F5EEF"/>
    <w:p w14:paraId="79A65BC6" w14:textId="77777777" w:rsidR="005F5EEF" w:rsidRDefault="005F5EEF" w:rsidP="005F5EEF">
      <w:r>
        <w:t>A14.</w:t>
      </w:r>
      <w:r>
        <w:tab/>
        <w:t>Eliminar totalmente o risco do trabalho é raramente alcançável ou possui um custo altíssimo em relação ao benefício. Portanto, a “asseguração razoável” é menor do que asseguração absoluta, como resultado de fatores tais como:</w:t>
      </w:r>
    </w:p>
    <w:p w14:paraId="7E1BC086" w14:textId="77777777" w:rsidR="005F5EEF" w:rsidRDefault="005F5EEF" w:rsidP="005F5EEF">
      <w:r>
        <w:t>•</w:t>
      </w:r>
      <w:r>
        <w:tab/>
        <w:t>uso de testes seletivos;</w:t>
      </w:r>
    </w:p>
    <w:p w14:paraId="09B5CFCA" w14:textId="77777777" w:rsidR="005F5EEF" w:rsidRDefault="005F5EEF" w:rsidP="005F5EEF">
      <w:r>
        <w:t>•</w:t>
      </w:r>
      <w:r>
        <w:tab/>
        <w:t xml:space="preserve">limitações inerentes do controle interno; </w:t>
      </w:r>
    </w:p>
    <w:p w14:paraId="1EF13CA5" w14:textId="77777777" w:rsidR="005F5EEF" w:rsidRDefault="005F5EEF" w:rsidP="005F5EEF">
      <w:r>
        <w:t>•</w:t>
      </w:r>
      <w:r>
        <w:tab/>
        <w:t xml:space="preserve">o fato de que muitas das evidências disponíveis ao auditor independente são persuasivas, ao invés de conclusivas; </w:t>
      </w:r>
    </w:p>
    <w:p w14:paraId="27B04BA0" w14:textId="77777777" w:rsidR="005F5EEF" w:rsidRDefault="005F5EEF" w:rsidP="005F5EEF">
      <w:r>
        <w:t>•</w:t>
      </w:r>
      <w:r>
        <w:tab/>
        <w:t xml:space="preserve">uso de julgamento profissional ao obter e avaliar as evidências e formar as conclusões com base nessas evidências; </w:t>
      </w:r>
    </w:p>
    <w:p w14:paraId="3152101E" w14:textId="77777777" w:rsidR="005F5EEF" w:rsidRDefault="005F5EEF" w:rsidP="005F5EEF">
      <w:r>
        <w:t>•</w:t>
      </w:r>
      <w:r>
        <w:tab/>
        <w:t>em alguns casos, pelas características do objeto quando avaliadas ou mensuradas pelos critérios.</w:t>
      </w:r>
    </w:p>
    <w:p w14:paraId="34412451" w14:textId="77777777" w:rsidR="005F5EEF" w:rsidRDefault="005F5EEF" w:rsidP="005F5EEF"/>
    <w:p w14:paraId="421B13F6" w14:textId="77777777" w:rsidR="005F5EEF" w:rsidRDefault="005F5EEF" w:rsidP="005F5EEF">
      <w:r>
        <w:t xml:space="preserve"> Parte contratante (ver item 12(g) e Apêndice)</w:t>
      </w:r>
    </w:p>
    <w:p w14:paraId="23D9AAB9" w14:textId="77777777" w:rsidR="005F5EEF" w:rsidRDefault="005F5EEF" w:rsidP="005F5EEF"/>
    <w:p w14:paraId="70773353" w14:textId="77777777" w:rsidR="005F5EEF" w:rsidRDefault="005F5EEF" w:rsidP="005F5EEF">
      <w:r>
        <w:t>A15.</w:t>
      </w:r>
      <w:r>
        <w:tab/>
        <w:t>A parte contratante pode ser, sob diferentes circunstâncias, a administração ou os responsáveis pela governança, os usuários previstos, o mensurador ou o avaliador, ou uma terceira parte.</w:t>
      </w:r>
    </w:p>
    <w:p w14:paraId="27F8F93B" w14:textId="77777777" w:rsidR="005F5EEF" w:rsidRDefault="005F5EEF" w:rsidP="005F5EEF"/>
    <w:p w14:paraId="157E0C80" w14:textId="77777777" w:rsidR="005F5EEF" w:rsidRDefault="005F5EEF" w:rsidP="005F5EEF">
      <w:r>
        <w:t>Usuários previstos (ver item 12(m) e Apêndice)</w:t>
      </w:r>
    </w:p>
    <w:p w14:paraId="1FB24998" w14:textId="77777777" w:rsidR="005F5EEF" w:rsidRDefault="005F5EEF" w:rsidP="005F5EEF">
      <w:r>
        <w:t xml:space="preserve"> </w:t>
      </w:r>
    </w:p>
    <w:p w14:paraId="15BDFD73" w14:textId="77777777" w:rsidR="005F5EEF" w:rsidRDefault="005F5EEF" w:rsidP="005F5EEF">
      <w:r>
        <w:t>A16.</w:t>
      </w:r>
      <w:r>
        <w:tab/>
        <w:t>Em alguns casos, pode haver usuários previstos além daqueles para os quais o relatório de asseguração é endereçado. O auditor independente pode não ser capaz de identificar todos aqueles que lerão o relatório de asseguração, particularmente quando um grande número de pessoas tiver acesso a ele. Em tais casos, especificamente quando os usuários previstos estão propensos a possuir vasta gama de interesse no objeto, os usuários previstos podem ser limitados àquelas partes interessadas com interesses comuns e significativos. Os usuários previstos podem ser identificados de maneiras diferentes, por exemplo, por acordo entre o auditor e a parte responsável ou contratante, ou por lei ou regulamentos.</w:t>
      </w:r>
    </w:p>
    <w:p w14:paraId="34B0E537" w14:textId="77777777" w:rsidR="005F5EEF" w:rsidRDefault="005F5EEF" w:rsidP="005F5EEF"/>
    <w:p w14:paraId="015650EA" w14:textId="77777777" w:rsidR="005F5EEF" w:rsidRDefault="005F5EEF" w:rsidP="005F5EEF">
      <w:r>
        <w:t>A17.</w:t>
      </w:r>
      <w:r>
        <w:tab/>
        <w:t xml:space="preserve">Os usuários previstos ou seus representantes podem estar diretamente envolvidos com o auditor independente e a parte responsável (e a parte contratante, caso seja diferente) em determinar os requerimentos do trabalho. Independente do envolvimento de outros, contudo, e de forma diferente dos trabalhos de procedimentos previamente acordados (que envolvem relatar as constatações fatuais com base nos procedimentos concordados com a contratante e quaisquer outras partes apropriadas, ao invés de apresentar uma conclusão): </w:t>
      </w:r>
    </w:p>
    <w:p w14:paraId="676AE3FE" w14:textId="77777777" w:rsidR="005F5EEF" w:rsidRDefault="005F5EEF" w:rsidP="005F5EEF">
      <w:r>
        <w:t>(a)</w:t>
      </w:r>
      <w:r>
        <w:tab/>
        <w:t>o auditor independente é responsável na determinação da natureza, da época e da extensão dos procedimentos; e</w:t>
      </w:r>
    </w:p>
    <w:p w14:paraId="0AB96FF4" w14:textId="77777777" w:rsidR="005F5EEF" w:rsidRDefault="005F5EEF" w:rsidP="005F5EEF">
      <w:r>
        <w:t>(b)</w:t>
      </w:r>
      <w:r>
        <w:tab/>
        <w:t xml:space="preserve">o auditor independente pode precisar aplicar procedimentos adicionais quando chegam à sua atenção informações que se diferem significantemente daquelas nas quais ele se baseou para determinar os procedimentos planejados (ver itens A115 a A117). </w:t>
      </w:r>
    </w:p>
    <w:p w14:paraId="07089911" w14:textId="77777777" w:rsidR="005F5EEF" w:rsidRDefault="005F5EEF" w:rsidP="005F5EEF"/>
    <w:p w14:paraId="6FE4E835" w14:textId="77777777" w:rsidR="005F5EEF" w:rsidRDefault="005F5EEF" w:rsidP="005F5EEF">
      <w:r>
        <w:t>A18.</w:t>
      </w:r>
      <w:r>
        <w:tab/>
        <w:t>Em alguns casos, os usuários previstos (banqueiros e reguladores, por exemplo) impõem um requerimento, ou solicitam que as partes apropriadas organizem um trabalho de asseguração para ser executado para um propósito específico. Quando os trabalhos usam critérios que são desenvolvidos para um propósito específico, o item 69(f) requer uma declaração, alertando os leitores para esse fato. Adicionalmente, o auditor independente pode considerar apropriado indicar que o relatório de asseguração é destinado apenas para usuários específicos. Dependendo das circunstâncias do trabalho, isso pode ser alcançado ao restringir a distribuição ou o uso do relatório de asseguração (ver itens A166 e A167).</w:t>
      </w:r>
    </w:p>
    <w:p w14:paraId="3BAD1A96" w14:textId="77777777" w:rsidR="005F5EEF" w:rsidRDefault="005F5EEF" w:rsidP="005F5EEF"/>
    <w:p w14:paraId="7AE1C488" w14:textId="77777777" w:rsidR="005F5EEF" w:rsidRDefault="005F5EEF" w:rsidP="005F5EEF">
      <w:r>
        <w:t>Informação do objeto (ver item 12(x) e Apêndice)</w:t>
      </w:r>
    </w:p>
    <w:p w14:paraId="423D7FA8" w14:textId="77777777" w:rsidR="005F5EEF" w:rsidRDefault="005F5EEF" w:rsidP="005F5EEF"/>
    <w:p w14:paraId="4C571963" w14:textId="77777777" w:rsidR="005F5EEF" w:rsidRDefault="005F5EEF" w:rsidP="005F5EEF">
      <w:r>
        <w:t>A19.</w:t>
      </w:r>
      <w:r>
        <w:tab/>
        <w:t>Em alguns casos, a informação do objeto pode ser uma declaração que avalia um aspecto do processo, do desempenho ou do cumprimento, em relação aos critérios. Por exemplo, “O controle interno da Companhia ABC operou de forma efetiva nos termos dos critérios XYZ durante o período...” ou “A estrutura de governança da Companhia ABC esteve de acordo com os critérios XYZ durante o período...”.</w:t>
      </w:r>
    </w:p>
    <w:p w14:paraId="4475BE23" w14:textId="77777777" w:rsidR="005F5EEF" w:rsidRDefault="005F5EEF" w:rsidP="005F5EEF">
      <w:r>
        <w:t xml:space="preserve"> </w:t>
      </w:r>
    </w:p>
    <w:p w14:paraId="740C1004" w14:textId="77777777" w:rsidR="005F5EEF" w:rsidRDefault="005F5EEF" w:rsidP="005F5EEF">
      <w:r>
        <w:t>Partes apropriadas (ver item 13 e Apêndice)</w:t>
      </w:r>
    </w:p>
    <w:p w14:paraId="0DCF585A" w14:textId="77777777" w:rsidR="005F5EEF" w:rsidRDefault="005F5EEF" w:rsidP="005F5EEF"/>
    <w:p w14:paraId="667D2193" w14:textId="77777777" w:rsidR="005F5EEF" w:rsidRDefault="005F5EEF" w:rsidP="005F5EEF">
      <w:r>
        <w:t xml:space="preserve">A20. </w:t>
      </w:r>
      <w:r>
        <w:tab/>
        <w:t>Os papéis desempenhados pelas partes responsáveis, pelo mensurador ou avaliador e pela contratante podem variar (ver item A37). A administração e as estruturas de governança também variam de situação para situação, refletindo influências culturais ou legais, além do tamanho e características da entidade. Tal diversidade significa que não é possível para as NBCs TO especificarem para cada trabalho diferente quem são as pessoas que o auditor deve fazer indagações, requerer representações ou se comunicar em diferentes circunstâncias. Em alguns casos, por exemplo, quando as partes apropriadas são apenas parte de entidade legal, identificar as pessoas apropriadas da administração ou responsáveis pela governança a quem se deve comunicar, requer o exercício de julgamento profissional para determinar quais pessoas possuem as responsabilidades e o conhecimento adequado para os assuntos em questão.</w:t>
      </w:r>
    </w:p>
    <w:p w14:paraId="697DFD09" w14:textId="77777777" w:rsidR="005F5EEF" w:rsidRDefault="005F5EEF" w:rsidP="005F5EEF"/>
    <w:p w14:paraId="21612D0B" w14:textId="77777777" w:rsidR="005F5EEF" w:rsidRDefault="005F5EEF" w:rsidP="005F5EEF">
      <w:r>
        <w:t>Condução de trabalho de asseguração de acordo com as NBCs TO</w:t>
      </w:r>
    </w:p>
    <w:p w14:paraId="2809D29E" w14:textId="77777777" w:rsidR="005F5EEF" w:rsidRDefault="005F5EEF" w:rsidP="005F5EEF"/>
    <w:p w14:paraId="1BE1C627" w14:textId="77777777" w:rsidR="005F5EEF" w:rsidRDefault="005F5EEF" w:rsidP="005F5EEF">
      <w:r>
        <w:t>Cumprimento das normas que são pertinentes ou aplicáveis ao trabalho (ver itens 1, 5 e 15)</w:t>
      </w:r>
    </w:p>
    <w:p w14:paraId="3F7B75F9" w14:textId="77777777" w:rsidR="005F5EEF" w:rsidRDefault="005F5EEF" w:rsidP="005F5EEF"/>
    <w:p w14:paraId="7E69A6F2" w14:textId="77777777" w:rsidR="005F5EEF" w:rsidRDefault="005F5EEF" w:rsidP="005F5EEF">
      <w:r>
        <w:t xml:space="preserve">A21. </w:t>
      </w:r>
      <w:r>
        <w:tab/>
        <w:t xml:space="preserve">Esta norma inclui os requerimentos que se aplicam aos trabalhos de asseguração (*) (diferentes de auditoria ou revisão de informações financeiras históricas), incluindo trabalhos de asseguração de acordo com NBCs TO específicas ao objeto. Em alguns casos, a NBC TO específica ao objeto também é aplicável para o trabalho. Uma NBC TO específica para o objeto é aplicável ao trabalho quando ela está em vigor, o objeto da NBC TO é aplicável ao trabalho quando as circunstâncias abordadas pela norma existem. </w:t>
      </w:r>
    </w:p>
    <w:p w14:paraId="36369BC8" w14:textId="77777777" w:rsidR="005F5EEF" w:rsidRDefault="005F5EEF" w:rsidP="005F5EEF">
      <w:r>
        <w:t>(*) Esta norma contém, também, os requisitos e outros materiais explicativos específicos a trabalhos de atestação de asseguração razoável e limitada, todavia, ela pode também ser aplicada nos trabalhos diretos de asseguração razoável e limitada, mediante adaptação e suplementação, conforme necessário nas circunstâncias do trabalho.</w:t>
      </w:r>
    </w:p>
    <w:p w14:paraId="680329E3" w14:textId="77777777" w:rsidR="005F5EEF" w:rsidRDefault="005F5EEF" w:rsidP="005F5EEF"/>
    <w:p w14:paraId="5C6AC853" w14:textId="77777777" w:rsidR="005F5EEF" w:rsidRDefault="005F5EEF" w:rsidP="005F5EEF">
      <w:r>
        <w:t>A22.</w:t>
      </w:r>
      <w:r>
        <w:tab/>
        <w:t xml:space="preserve">As NBCs TA e NBCs TR foram editadas para auditoria e revisão de informações financeiras históricas, respectivamente, e não se aplicam a outros trabalhos de asseguração. Elas podem, no entanto, fornecer orientações em relação ao processo do trabalho em geral para os auditores independentes que realizam trabalho de asseguração de acordo com esta norma. </w:t>
      </w:r>
    </w:p>
    <w:p w14:paraId="0793F059" w14:textId="77777777" w:rsidR="005F5EEF" w:rsidRDefault="005F5EEF" w:rsidP="005F5EEF"/>
    <w:p w14:paraId="517831CA" w14:textId="77777777" w:rsidR="005F5EEF" w:rsidRDefault="005F5EEF" w:rsidP="005F5EEF">
      <w:r>
        <w:t>Texto de uma NBC TO (ver itens 12 e 16)</w:t>
      </w:r>
    </w:p>
    <w:p w14:paraId="0B1AF9B6" w14:textId="77777777" w:rsidR="005F5EEF" w:rsidRDefault="005F5EEF" w:rsidP="005F5EEF"/>
    <w:p w14:paraId="24EA811A" w14:textId="77777777" w:rsidR="005F5EEF" w:rsidRDefault="005F5EEF" w:rsidP="005F5EEF">
      <w:r>
        <w:t>A23.</w:t>
      </w:r>
      <w:r>
        <w:tab/>
        <w:t>As NBCs TO contêm os objetivos do auditor independente e os requerimentos estabelecidos para possibilitá-lo alcançar tais objetivos. Além disso, elas contêm orientações relacionadas com a forma de aplicação, outros materiais explicativos e material introdutório que fornecem contexto relevante para o entendimento apropriado da norma, das definições e das orientações de aplicação.</w:t>
      </w:r>
    </w:p>
    <w:p w14:paraId="53678EF2" w14:textId="77777777" w:rsidR="005F5EEF" w:rsidRDefault="005F5EEF" w:rsidP="005F5EEF"/>
    <w:p w14:paraId="46E3C536" w14:textId="77777777" w:rsidR="005F5EEF" w:rsidRDefault="005F5EEF" w:rsidP="005F5EEF">
      <w:r>
        <w:t>A24.</w:t>
      </w:r>
      <w:r>
        <w:tab/>
        <w:t>É esperado que a aplicação apropriada dos requerimentos de uma NBC TO pelo auditor independente forneça base suficiente para que este alcance os objetivos da norma. Contudo, devido à grande variação das circunstâncias dos trabalhos de asseguração que não podem ser previstas pelas NBCs TO, o auditor independente é responsável por determinar os procedimentos necessários para que se cumpram os requerimentos relevantes e para que ele alcance tais objetivos. Nas circunstâncias do trabalho, podem existir assuntos específicos que exijam que o auditor execute procedimentos adicionais àqueles requeridos pelas NBCs TO.</w:t>
      </w:r>
    </w:p>
    <w:p w14:paraId="2B1186A7" w14:textId="77777777" w:rsidR="005F5EEF" w:rsidRDefault="005F5EEF" w:rsidP="005F5EEF">
      <w:r>
        <w:tab/>
        <w:t xml:space="preserve">Os objetivos em uma NBC TO fornecem o contexto no qual seus requerimentos são definidos e se propõem a auxiliar: </w:t>
      </w:r>
    </w:p>
    <w:p w14:paraId="5A678CEF" w14:textId="77777777" w:rsidR="005F5EEF" w:rsidRDefault="005F5EEF" w:rsidP="005F5EEF">
      <w:r>
        <w:t>(a)</w:t>
      </w:r>
      <w:r>
        <w:tab/>
        <w:t>no entendimento do que deve ser atendido; e</w:t>
      </w:r>
    </w:p>
    <w:p w14:paraId="5196859D" w14:textId="77777777" w:rsidR="005F5EEF" w:rsidRDefault="005F5EEF" w:rsidP="005F5EEF">
      <w:r>
        <w:t>(b)</w:t>
      </w:r>
      <w:r>
        <w:tab/>
        <w:t xml:space="preserve">na decisão se algo mais precisa ser feito para que se alcancem os objetivos. </w:t>
      </w:r>
    </w:p>
    <w:p w14:paraId="1690BB3E" w14:textId="77777777" w:rsidR="005F5EEF" w:rsidRDefault="005F5EEF" w:rsidP="005F5EEF"/>
    <w:p w14:paraId="496BFFE1" w14:textId="77777777" w:rsidR="005F5EEF" w:rsidRDefault="005F5EEF" w:rsidP="005F5EEF">
      <w:r>
        <w:t>A25. Os requisitos das NBCs TO são expressos utilizando o termo “deve.”</w:t>
      </w:r>
    </w:p>
    <w:p w14:paraId="4F444A15" w14:textId="77777777" w:rsidR="005F5EEF" w:rsidRDefault="005F5EEF" w:rsidP="005F5EEF"/>
    <w:p w14:paraId="09DADE53" w14:textId="77777777" w:rsidR="005F5EEF" w:rsidRDefault="005F5EEF" w:rsidP="005F5EEF">
      <w:r>
        <w:t>A26.</w:t>
      </w:r>
      <w:r>
        <w:tab/>
        <w:t>Sempre que necessário, a parte contendo a aplicação e outros materiais explicativos fornece considerações adicionais sobre os requisitos e orientações para a sua realização. Em particular, ela pode:</w:t>
      </w:r>
    </w:p>
    <w:p w14:paraId="2C8FCFB3" w14:textId="77777777" w:rsidR="005F5EEF" w:rsidRDefault="005F5EEF" w:rsidP="005F5EEF">
      <w:r>
        <w:t>(a)</w:t>
      </w:r>
      <w:r>
        <w:tab/>
        <w:t>explicar mais precisamente o que um requisito significa ou se propõe abordar; e</w:t>
      </w:r>
    </w:p>
    <w:p w14:paraId="241FCCB0" w14:textId="77777777" w:rsidR="005F5EEF" w:rsidRDefault="005F5EEF" w:rsidP="005F5EEF">
      <w:r>
        <w:t>(b)</w:t>
      </w:r>
      <w:r>
        <w:tab/>
        <w:t xml:space="preserve">incluir exemplos que podem ser apropriados nas circunstâncias. </w:t>
      </w:r>
    </w:p>
    <w:p w14:paraId="72FC3A6D" w14:textId="77777777" w:rsidR="005F5EEF" w:rsidRDefault="005F5EEF" w:rsidP="005F5EEF">
      <w:r>
        <w:t>Embora essa parte por si só não estabeleça um requisito, ela é relevante para a aplicação adequada dos requisitos. A aplicação e outros materiais explicativos podem também fornecer informações básicas sobre assuntos abordados em uma NBC TO. Quando apropriado, considerações adicionais específicas para órgãos fiscalizadores do setor público (Tribunais de Contas no Brasil) ou para firmas de auditoria de pequeno e médio portes estão incluídas na aplicação e em outros materiais explicativos. Essas considerações adicionais auxiliam na aplicação dos requisitos das NBCs TO. Contudo, elas não limitam ou reduzem as responsabilidades do auditor independente para aplicar e cumprir os requisitos de uma NBC TO.</w:t>
      </w:r>
    </w:p>
    <w:p w14:paraId="515A542B" w14:textId="77777777" w:rsidR="005F5EEF" w:rsidRDefault="005F5EEF" w:rsidP="005F5EEF"/>
    <w:p w14:paraId="115BD71B" w14:textId="77777777" w:rsidR="005F5EEF" w:rsidRDefault="005F5EEF" w:rsidP="005F5EEF">
      <w:r>
        <w:t>A27.</w:t>
      </w:r>
      <w:r>
        <w:tab/>
        <w:t>As definições são fornecidas nas NBCs TO para auxiliar na sua aplicação e intepretação consistente e não têm a intenção de sobrepor as definições que podem estar estabelecidas para outros propósitos, seja por leis, regulamentos ou de outra forma.</w:t>
      </w:r>
    </w:p>
    <w:p w14:paraId="0B57E65A" w14:textId="77777777" w:rsidR="005F5EEF" w:rsidRDefault="005F5EEF" w:rsidP="005F5EEF"/>
    <w:p w14:paraId="462CBF5F" w14:textId="77777777" w:rsidR="005F5EEF" w:rsidRDefault="005F5EEF" w:rsidP="005F5EEF">
      <w:r>
        <w:t>A28. Os apêndices fazem parte da aplicação e de outros materiais explicativos. O propósito e o uso pretendido do apêndice estão descritos no corpo da NBC TO ou no título e na introdução do próprio apêndice.</w:t>
      </w:r>
    </w:p>
    <w:p w14:paraId="3DB66D96" w14:textId="77777777" w:rsidR="005F5EEF" w:rsidRDefault="005F5EEF" w:rsidP="005F5EEF"/>
    <w:p w14:paraId="1A96F7AD" w14:textId="77777777" w:rsidR="005F5EEF" w:rsidRDefault="005F5EEF" w:rsidP="005F5EEF">
      <w:r>
        <w:t>Cumprimento dos requisitos aplicáveis (ver item 17)</w:t>
      </w:r>
    </w:p>
    <w:p w14:paraId="2CA855B5" w14:textId="77777777" w:rsidR="005F5EEF" w:rsidRDefault="005F5EEF" w:rsidP="005F5EEF"/>
    <w:p w14:paraId="50ECBA86" w14:textId="77777777" w:rsidR="005F5EEF" w:rsidRDefault="005F5EEF" w:rsidP="005F5EEF">
      <w:r>
        <w:t xml:space="preserve">A29. </w:t>
      </w:r>
      <w:r>
        <w:tab/>
        <w:t>Embora alguns procedimentos sejam exigidos apenas para trabalhos de asseguração razoável, eles podem, contudo, ser apropriados em alguns trabalhos de asseguração limitada.</w:t>
      </w:r>
    </w:p>
    <w:p w14:paraId="24BC823E" w14:textId="77777777" w:rsidR="005F5EEF" w:rsidRDefault="005F5EEF" w:rsidP="005F5EEF"/>
    <w:p w14:paraId="6EDD5D03" w14:textId="77777777" w:rsidR="005F5EEF" w:rsidRDefault="005F5EEF" w:rsidP="005F5EEF">
      <w:r>
        <w:t>Exigências éticas (ver itens 3(a), 20 e 22(a))</w:t>
      </w:r>
    </w:p>
    <w:p w14:paraId="3D4629C9" w14:textId="77777777" w:rsidR="005F5EEF" w:rsidRDefault="005F5EEF" w:rsidP="005F5EEF"/>
    <w:p w14:paraId="47BDDADC" w14:textId="77777777" w:rsidR="005F5EEF" w:rsidRDefault="005F5EEF" w:rsidP="005F5EEF">
      <w:r>
        <w:t>A30.</w:t>
      </w:r>
      <w:r>
        <w:tab/>
        <w:t>A NBC PG 100 estabelece os seguintes princípios éticos que o auditor independente é obrigado a cumprir:</w:t>
      </w:r>
    </w:p>
    <w:p w14:paraId="598217C4" w14:textId="77777777" w:rsidR="005F5EEF" w:rsidRDefault="005F5EEF" w:rsidP="005F5EEF">
      <w:r>
        <w:t>(a)</w:t>
      </w:r>
      <w:r>
        <w:tab/>
        <w:t>integridade;</w:t>
      </w:r>
    </w:p>
    <w:p w14:paraId="6ED69EFB" w14:textId="77777777" w:rsidR="005F5EEF" w:rsidRDefault="005F5EEF" w:rsidP="005F5EEF">
      <w:r>
        <w:t>(b)</w:t>
      </w:r>
      <w:r>
        <w:tab/>
        <w:t>objetividade;</w:t>
      </w:r>
    </w:p>
    <w:p w14:paraId="3A9DE8C9" w14:textId="77777777" w:rsidR="005F5EEF" w:rsidRDefault="005F5EEF" w:rsidP="005F5EEF">
      <w:r>
        <w:t>(c)</w:t>
      </w:r>
      <w:r>
        <w:tab/>
        <w:t>competência e zelo profissional;</w:t>
      </w:r>
    </w:p>
    <w:p w14:paraId="56F84C8C" w14:textId="77777777" w:rsidR="005F5EEF" w:rsidRDefault="005F5EEF" w:rsidP="005F5EEF">
      <w:r>
        <w:t>(d)</w:t>
      </w:r>
      <w:r>
        <w:tab/>
        <w:t>sigilo profissional; e</w:t>
      </w:r>
    </w:p>
    <w:p w14:paraId="0E9D756C" w14:textId="77777777" w:rsidR="005F5EEF" w:rsidRDefault="005F5EEF" w:rsidP="005F5EEF">
      <w:r>
        <w:t>(e)</w:t>
      </w:r>
      <w:r>
        <w:tab/>
        <w:t xml:space="preserve">comportamento profissional. </w:t>
      </w:r>
    </w:p>
    <w:p w14:paraId="49AE6C8D" w14:textId="77777777" w:rsidR="005F5EEF" w:rsidRDefault="005F5EEF" w:rsidP="005F5EEF"/>
    <w:p w14:paraId="43873F87" w14:textId="77777777" w:rsidR="005F5EEF" w:rsidRDefault="005F5EEF" w:rsidP="005F5EEF">
      <w:r>
        <w:t>A31.</w:t>
      </w:r>
      <w:r>
        <w:tab/>
        <w:t>A NBC PG 100 também fornece uma estrutura conceitual para que os profissionais da contabilidade possam:</w:t>
      </w:r>
    </w:p>
    <w:p w14:paraId="369D03DF" w14:textId="77777777" w:rsidR="005F5EEF" w:rsidRDefault="005F5EEF" w:rsidP="005F5EEF">
      <w:r>
        <w:t>(a)</w:t>
      </w:r>
      <w:r>
        <w:tab/>
        <w:t>identificar ameaças ao cumprimento dos princípios éticos. As ameaças se enquadram em uma ou mais das seguintes categorias:</w:t>
      </w:r>
    </w:p>
    <w:p w14:paraId="40AA5615" w14:textId="77777777" w:rsidR="005F5EEF" w:rsidRDefault="005F5EEF" w:rsidP="005F5EEF">
      <w:r>
        <w:t>(i)</w:t>
      </w:r>
      <w:r>
        <w:tab/>
        <w:t>interesse próprio;</w:t>
      </w:r>
    </w:p>
    <w:p w14:paraId="61B535D3" w14:textId="77777777" w:rsidR="005F5EEF" w:rsidRDefault="005F5EEF" w:rsidP="005F5EEF">
      <w:r>
        <w:t>(ii)</w:t>
      </w:r>
      <w:r>
        <w:tab/>
        <w:t>autorrevisão;</w:t>
      </w:r>
    </w:p>
    <w:p w14:paraId="7FDEC374" w14:textId="77777777" w:rsidR="005F5EEF" w:rsidRDefault="005F5EEF" w:rsidP="005F5EEF">
      <w:r>
        <w:t>(iii)</w:t>
      </w:r>
      <w:r>
        <w:tab/>
        <w:t xml:space="preserve">defesa de interesse do cliente; </w:t>
      </w:r>
    </w:p>
    <w:p w14:paraId="1FFD373F" w14:textId="77777777" w:rsidR="005F5EEF" w:rsidRDefault="005F5EEF" w:rsidP="005F5EEF">
      <w:r>
        <w:t>(iv)</w:t>
      </w:r>
      <w:r>
        <w:tab/>
        <w:t>familiaridade; e</w:t>
      </w:r>
    </w:p>
    <w:p w14:paraId="503D3A56" w14:textId="77777777" w:rsidR="005F5EEF" w:rsidRDefault="005F5EEF" w:rsidP="005F5EEF">
      <w:r>
        <w:t>(v)</w:t>
      </w:r>
      <w:r>
        <w:tab/>
        <w:t xml:space="preserve">intimidação; </w:t>
      </w:r>
    </w:p>
    <w:p w14:paraId="57F3D5E6" w14:textId="77777777" w:rsidR="005F5EEF" w:rsidRDefault="005F5EEF" w:rsidP="005F5EEF">
      <w:r>
        <w:t>(b)</w:t>
      </w:r>
      <w:r>
        <w:tab/>
        <w:t>avaliar a importância das ameaças identificadas; e</w:t>
      </w:r>
    </w:p>
    <w:p w14:paraId="4061BE88" w14:textId="77777777" w:rsidR="005F5EEF" w:rsidRDefault="005F5EEF" w:rsidP="005F5EEF">
      <w:r>
        <w:t>(c)</w:t>
      </w:r>
      <w:r>
        <w:tab/>
        <w:t>aplicar salvaguardas, quando necessário, para eliminar as ameaças ou reduzi-las a um nível aceitável. As salvaguardas são necessárias quando o profissional da contabilidade determinar que as ameaças não estejam a um nível no qual terceiros esclarecidos e informados seriam capazes de concluir que a adequação com os princípios éticos não será comprometida, levando em consideração todos os fatos e circunstâncias específicos disponíveis ao profissional da contabilidade.</w:t>
      </w:r>
    </w:p>
    <w:p w14:paraId="00D7496B" w14:textId="77777777" w:rsidR="005F5EEF" w:rsidRDefault="005F5EEF" w:rsidP="005F5EEF"/>
    <w:p w14:paraId="5E283176" w14:textId="77777777" w:rsidR="005F5EEF" w:rsidRDefault="005F5EEF" w:rsidP="005F5EEF">
      <w:r>
        <w:t>A32.</w:t>
      </w:r>
      <w:r>
        <w:tab/>
        <w:t>A NBC PG 200 e as NBCs PA 290 e 291 descrevem como a estrutura conceitual da NBC PG 100 se aplica em certas situações aos auditores independentes e demais profissionais externos, incluindo:</w:t>
      </w:r>
    </w:p>
    <w:p w14:paraId="46FE606C" w14:textId="77777777" w:rsidR="005F5EEF" w:rsidRDefault="005F5EEF" w:rsidP="005F5EEF">
      <w:r>
        <w:t>•</w:t>
      </w:r>
      <w:r>
        <w:tab/>
        <w:t xml:space="preserve">nomeação de profissionais; </w:t>
      </w:r>
    </w:p>
    <w:p w14:paraId="27C5EB66" w14:textId="77777777" w:rsidR="005F5EEF" w:rsidRDefault="005F5EEF" w:rsidP="005F5EEF">
      <w:r>
        <w:t>•</w:t>
      </w:r>
      <w:r>
        <w:tab/>
        <w:t xml:space="preserve">conflitos de interesses; </w:t>
      </w:r>
    </w:p>
    <w:p w14:paraId="6EE46B90" w14:textId="77777777" w:rsidR="005F5EEF" w:rsidRDefault="005F5EEF" w:rsidP="005F5EEF">
      <w:r>
        <w:t>•</w:t>
      </w:r>
      <w:r>
        <w:tab/>
        <w:t xml:space="preserve">segunda opinião; </w:t>
      </w:r>
    </w:p>
    <w:p w14:paraId="4BFF6667" w14:textId="77777777" w:rsidR="005F5EEF" w:rsidRDefault="005F5EEF" w:rsidP="005F5EEF">
      <w:r>
        <w:t>•</w:t>
      </w:r>
      <w:r>
        <w:tab/>
        <w:t xml:space="preserve">honorários e outros tipos de remuneração; </w:t>
      </w:r>
    </w:p>
    <w:p w14:paraId="20085742" w14:textId="77777777" w:rsidR="005F5EEF" w:rsidRDefault="005F5EEF" w:rsidP="005F5EEF">
      <w:r>
        <w:t>•</w:t>
      </w:r>
      <w:r>
        <w:tab/>
        <w:t xml:space="preserve">divulgação comercial de serviços profissionais; </w:t>
      </w:r>
    </w:p>
    <w:p w14:paraId="7B0850A5" w14:textId="77777777" w:rsidR="005F5EEF" w:rsidRDefault="005F5EEF" w:rsidP="005F5EEF">
      <w:r>
        <w:t>•</w:t>
      </w:r>
      <w:r>
        <w:tab/>
        <w:t xml:space="preserve">presentes e afins; </w:t>
      </w:r>
    </w:p>
    <w:p w14:paraId="090AC9B3" w14:textId="77777777" w:rsidR="005F5EEF" w:rsidRDefault="005F5EEF" w:rsidP="005F5EEF">
      <w:r>
        <w:t>•</w:t>
      </w:r>
      <w:r>
        <w:tab/>
        <w:t>custódia de ativos de clientes;</w:t>
      </w:r>
    </w:p>
    <w:p w14:paraId="7DE87FF6" w14:textId="77777777" w:rsidR="005F5EEF" w:rsidRDefault="005F5EEF" w:rsidP="005F5EEF">
      <w:r>
        <w:t>•</w:t>
      </w:r>
      <w:r>
        <w:tab/>
        <w:t xml:space="preserve">objetividade em todos os serviços; e </w:t>
      </w:r>
    </w:p>
    <w:p w14:paraId="5B81F973" w14:textId="77777777" w:rsidR="005F5EEF" w:rsidRDefault="005F5EEF" w:rsidP="005F5EEF">
      <w:r>
        <w:t>•</w:t>
      </w:r>
      <w:r>
        <w:tab/>
        <w:t>independência.</w:t>
      </w:r>
    </w:p>
    <w:p w14:paraId="244B9F00" w14:textId="77777777" w:rsidR="005F5EEF" w:rsidRDefault="005F5EEF" w:rsidP="005F5EEF"/>
    <w:p w14:paraId="041F7DE6" w14:textId="77777777" w:rsidR="005F5EEF" w:rsidRDefault="005F5EEF" w:rsidP="005F5EEF">
      <w:r>
        <w:t>A33.</w:t>
      </w:r>
      <w:r>
        <w:tab/>
        <w:t>As NBCs PA 290 e 291 consideram a independência como sendo tanto a independência de pensamento quanto à independência na aparência. A independência possibilita a capacidade de formar uma conclusão de asseguração sem ser afetado pelas influências que podem comprometer essa conclusão. A independência aprimora a habilidade de agir com integridade, ser objetivo e de manter uma atitude de ceticismo profissional. Assuntos abordados nas NBCs PA 290 e 291 relativos à independência incluem:</w:t>
      </w:r>
    </w:p>
    <w:p w14:paraId="472D8B30" w14:textId="77777777" w:rsidR="005F5EEF" w:rsidRDefault="005F5EEF" w:rsidP="005F5EEF">
      <w:r>
        <w:t>•</w:t>
      </w:r>
      <w:r>
        <w:tab/>
        <w:t xml:space="preserve">interesses financeiros; </w:t>
      </w:r>
    </w:p>
    <w:p w14:paraId="394197D7" w14:textId="77777777" w:rsidR="005F5EEF" w:rsidRDefault="005F5EEF" w:rsidP="005F5EEF">
      <w:r>
        <w:t>•</w:t>
      </w:r>
      <w:r>
        <w:tab/>
        <w:t xml:space="preserve">empréstimos e garantias; </w:t>
      </w:r>
    </w:p>
    <w:p w14:paraId="246AE00F" w14:textId="77777777" w:rsidR="005F5EEF" w:rsidRDefault="005F5EEF" w:rsidP="005F5EEF">
      <w:r>
        <w:t>•</w:t>
      </w:r>
      <w:r>
        <w:tab/>
        <w:t xml:space="preserve">relacionamentos comerciais; </w:t>
      </w:r>
    </w:p>
    <w:p w14:paraId="332267D5" w14:textId="77777777" w:rsidR="005F5EEF" w:rsidRDefault="005F5EEF" w:rsidP="005F5EEF">
      <w:r>
        <w:t>•</w:t>
      </w:r>
      <w:r>
        <w:tab/>
        <w:t xml:space="preserve">relacionamentos familiares e pessoais; </w:t>
      </w:r>
    </w:p>
    <w:p w14:paraId="49F61BB0" w14:textId="77777777" w:rsidR="005F5EEF" w:rsidRDefault="005F5EEF" w:rsidP="005F5EEF">
      <w:r>
        <w:t>•</w:t>
      </w:r>
      <w:r>
        <w:tab/>
        <w:t xml:space="preserve">emprego com os clientes de asseguração; </w:t>
      </w:r>
    </w:p>
    <w:p w14:paraId="01910974" w14:textId="77777777" w:rsidR="005F5EEF" w:rsidRDefault="005F5EEF" w:rsidP="005F5EEF">
      <w:r>
        <w:t>•</w:t>
      </w:r>
      <w:r>
        <w:tab/>
        <w:t xml:space="preserve">serviços recentes com cliente de asseguração; </w:t>
      </w:r>
    </w:p>
    <w:p w14:paraId="34246ACD" w14:textId="77777777" w:rsidR="005F5EEF" w:rsidRDefault="005F5EEF" w:rsidP="005F5EEF">
      <w:r>
        <w:t>•</w:t>
      </w:r>
      <w:r>
        <w:tab/>
        <w:t xml:space="preserve">atuar como diretor ou administrador de cliente de asseguração; </w:t>
      </w:r>
    </w:p>
    <w:p w14:paraId="74221522" w14:textId="77777777" w:rsidR="005F5EEF" w:rsidRDefault="005F5EEF" w:rsidP="005F5EEF">
      <w:r>
        <w:t>•</w:t>
      </w:r>
      <w:r>
        <w:tab/>
        <w:t xml:space="preserve">associação por longo prazo de pessoal de alto escalão com os clientes de asseguração; </w:t>
      </w:r>
    </w:p>
    <w:p w14:paraId="5A91BCD0" w14:textId="77777777" w:rsidR="005F5EEF" w:rsidRDefault="005F5EEF" w:rsidP="005F5EEF">
      <w:r>
        <w:t>•</w:t>
      </w:r>
      <w:r>
        <w:tab/>
        <w:t xml:space="preserve">prestação de serviços diferentes de asseguração para clientes de asseguração; </w:t>
      </w:r>
    </w:p>
    <w:p w14:paraId="240558BF" w14:textId="77777777" w:rsidR="005F5EEF" w:rsidRDefault="005F5EEF" w:rsidP="005F5EEF">
      <w:r>
        <w:t>•</w:t>
      </w:r>
      <w:r>
        <w:tab/>
        <w:t xml:space="preserve">honorários (tamanho relativo dos honorários, honorários em atraso e contingentes); </w:t>
      </w:r>
    </w:p>
    <w:p w14:paraId="7C2A616A" w14:textId="77777777" w:rsidR="005F5EEF" w:rsidRDefault="005F5EEF" w:rsidP="005F5EEF">
      <w:r>
        <w:t>•</w:t>
      </w:r>
      <w:r>
        <w:tab/>
        <w:t>presentes e afins; e</w:t>
      </w:r>
    </w:p>
    <w:p w14:paraId="00E80B09" w14:textId="77777777" w:rsidR="005F5EEF" w:rsidRDefault="005F5EEF" w:rsidP="005F5EEF">
      <w:r>
        <w:t>•</w:t>
      </w:r>
      <w:r>
        <w:tab/>
        <w:t xml:space="preserve">litígio ou ameaça. </w:t>
      </w:r>
    </w:p>
    <w:p w14:paraId="60FBFE8E" w14:textId="77777777" w:rsidR="005F5EEF" w:rsidRDefault="005F5EEF" w:rsidP="005F5EEF"/>
    <w:p w14:paraId="3E6186D2" w14:textId="77777777" w:rsidR="005F5EEF" w:rsidRDefault="005F5EEF" w:rsidP="005F5EEF">
      <w:r>
        <w:t>A34.</w:t>
      </w:r>
      <w:r>
        <w:tab/>
        <w:t>Requisitos profissionais, ou requisitos estabelecidos por leis ou regulamentos, são pelo menos tão exigentes quanto às NBCs PG 100 e 200 e às NBCs PA 290 e 291, relacionadas com trabalhos de asseguração ao abordarem todos os assuntos mencionados nos itens A30 a A33 e obrigações estabelecidas que alcancem os objetivos dos requisitos estabelecidos nessas normas para trabalhos de asseguração.</w:t>
      </w:r>
    </w:p>
    <w:p w14:paraId="3E7E078C" w14:textId="77777777" w:rsidR="005F5EEF" w:rsidRDefault="005F5EEF" w:rsidP="005F5EEF"/>
    <w:p w14:paraId="03F456DC" w14:textId="77777777" w:rsidR="005F5EEF" w:rsidRDefault="005F5EEF" w:rsidP="005F5EEF">
      <w:r>
        <w:t>Aceitação e continuidade</w:t>
      </w:r>
    </w:p>
    <w:p w14:paraId="4FB4F6F6" w14:textId="77777777" w:rsidR="005F5EEF" w:rsidRDefault="005F5EEF" w:rsidP="005F5EEF"/>
    <w:p w14:paraId="6C730851" w14:textId="77777777" w:rsidR="005F5EEF" w:rsidRDefault="005F5EEF" w:rsidP="005F5EEF">
      <w:r>
        <w:t>Precondições para o trabalho (ver item 24)</w:t>
      </w:r>
    </w:p>
    <w:p w14:paraId="1412FA2C" w14:textId="77777777" w:rsidR="005F5EEF" w:rsidRDefault="005F5EEF" w:rsidP="005F5EEF"/>
    <w:p w14:paraId="37142F72" w14:textId="77777777" w:rsidR="005F5EEF" w:rsidRDefault="005F5EEF" w:rsidP="005F5EEF">
      <w:r>
        <w:t>A35.</w:t>
      </w:r>
      <w:r>
        <w:tab/>
        <w:t>No ambiente do setor público, presume-se que podem estar presentes algumas das precondições para um trabalho de asseguração, por exemplo:</w:t>
      </w:r>
    </w:p>
    <w:p w14:paraId="1C6CEA81" w14:textId="77777777" w:rsidR="005F5EEF" w:rsidRDefault="005F5EEF" w:rsidP="005F5EEF">
      <w:r>
        <w:t>(a)</w:t>
      </w:r>
      <w:r>
        <w:tab/>
        <w:t xml:space="preserve">as funções e as responsabilidades das firmas de auditoria e das entidades governamentais envolvidas em trabalhos de asseguração são consideradas apropriadas, porque elas são geralmente estabelecidas na legislação; </w:t>
      </w:r>
    </w:p>
    <w:p w14:paraId="196D1249" w14:textId="77777777" w:rsidR="005F5EEF" w:rsidRDefault="005F5EEF" w:rsidP="005F5EEF">
      <w:r>
        <w:t>(b)</w:t>
      </w:r>
      <w:r>
        <w:tab/>
        <w:t>o direito de acesso às informações necessárias para executar o trabalho é muitas vezes estabelecido na legislação;</w:t>
      </w:r>
    </w:p>
    <w:p w14:paraId="08632F93" w14:textId="77777777" w:rsidR="005F5EEF" w:rsidRDefault="005F5EEF" w:rsidP="005F5EEF">
      <w:r>
        <w:t>(c)</w:t>
      </w:r>
      <w:r>
        <w:tab/>
        <w:t>a conclusão do auditor independente, na forma apropriada, seja para trabalho de asseguração razoável ou trabalho de asseguração limitada, geralmente é requerido pela legislação e que deve constar no relatório escrito; e</w:t>
      </w:r>
    </w:p>
    <w:p w14:paraId="6024BE97" w14:textId="77777777" w:rsidR="005F5EEF" w:rsidRDefault="005F5EEF" w:rsidP="005F5EEF">
      <w:r>
        <w:t>(d)</w:t>
      </w:r>
      <w:r>
        <w:tab/>
        <w:t>o propósito racional geralmente existe porque o trabalho está definido na legislação.</w:t>
      </w:r>
    </w:p>
    <w:p w14:paraId="7CB09CCA" w14:textId="77777777" w:rsidR="005F5EEF" w:rsidRDefault="005F5EEF" w:rsidP="005F5EEF"/>
    <w:p w14:paraId="1E7BEDD7" w14:textId="77777777" w:rsidR="005F5EEF" w:rsidRDefault="005F5EEF" w:rsidP="005F5EEF">
      <w:r>
        <w:t>A36.</w:t>
      </w:r>
      <w:r>
        <w:tab/>
        <w:t>Se critérios adequados não estiverem disponíveis para todos os objetos, mas o auditor independente puder identificar um ou mais aspectos de determinado objeto para os quais esses critérios sejam adequados, o trabalho de asseguração pode ser realizado levando-se em consideração tais aspectos. Nesses casos, o relatório de asseguração deve esclarecer que o relatório não diz respeito ao objeto original em sua totalidade.</w:t>
      </w:r>
    </w:p>
    <w:p w14:paraId="13601FB5" w14:textId="77777777" w:rsidR="005F5EEF" w:rsidRDefault="005F5EEF" w:rsidP="005F5EEF"/>
    <w:p w14:paraId="69AD2AFC" w14:textId="77777777" w:rsidR="005F5EEF" w:rsidRDefault="005F5EEF" w:rsidP="005F5EEF">
      <w:r>
        <w:t>Funções e responsabilidades (ver itens 12(m), 12(n), 12(r), 12(v), 13, 24(a) e Apêndice)</w:t>
      </w:r>
    </w:p>
    <w:p w14:paraId="3356E349" w14:textId="77777777" w:rsidR="005F5EEF" w:rsidRDefault="005F5EEF" w:rsidP="005F5EEF"/>
    <w:p w14:paraId="275A23EA" w14:textId="77777777" w:rsidR="005F5EEF" w:rsidRDefault="005F5EEF" w:rsidP="005F5EEF">
      <w:r>
        <w:t>A37.</w:t>
      </w:r>
      <w:r>
        <w:tab/>
        <w:t>Todos os trabalhos de asseguração possuem, pelo menos, três partes envolvidas: a parte responsável, o auditor independente e os usuários previstos. Em muitos trabalhos de atestação, a parte responsável pode ser também o mensurador, o avaliador e a parte contratante. Veja orientação no Apêndice sobre como essas funções se relacionam em um trabalho de asseguração.</w:t>
      </w:r>
    </w:p>
    <w:p w14:paraId="48208AEB" w14:textId="77777777" w:rsidR="005F5EEF" w:rsidRDefault="005F5EEF" w:rsidP="005F5EEF"/>
    <w:p w14:paraId="237E3B14" w14:textId="77777777" w:rsidR="005F5EEF" w:rsidRDefault="005F5EEF" w:rsidP="005F5EEF">
      <w:r>
        <w:t>A38.</w:t>
      </w:r>
      <w:r>
        <w:tab/>
        <w:t>A evidência, se existe o relacionamento apropriado com relação à responsabilidade pelo objeto, pode ser obtida por meio de uma confirmação fornecida pela parte responsável. Esse reconhecimento também estabelece base para o entendimento comum das responsabilidades da parte responsável e do auditor independente. A confirmação por escrito é a forma mais apropriada de documentar o entendimento da parte responsável. Na ausência de confirmação de responsabilidade escrita, ainda pode ser apropriado o auditor independente aceitar o trabalho se, por exemplo, outras fontes, tais como a legislação ou contrato, indicarem a responsabilidade. Em outros casos, pode ser apropriado recusar o trabalho, dependendo das circunstâncias, ou divulgá-las no relatório de asseguração.</w:t>
      </w:r>
    </w:p>
    <w:p w14:paraId="3CAD42B6" w14:textId="77777777" w:rsidR="005F5EEF" w:rsidRDefault="005F5EEF" w:rsidP="005F5EEF"/>
    <w:p w14:paraId="5DE50ECA" w14:textId="77777777" w:rsidR="005F5EEF" w:rsidRDefault="005F5EEF" w:rsidP="005F5EEF">
      <w:r>
        <w:t>A39.</w:t>
      </w:r>
      <w:r>
        <w:tab/>
        <w:t>O mensurador ou o avaliador é responsável por ter uma base razoável para a informação do objeto. O que constitui uma base razoável depende da natureza do objeto e de outras circunstâncias do trabalho. Em alguns casos, um processo formal com controles internos extensivos pode ser necessário para fornecer ao mensurador ou avaliador uma base razoável que a informação do objeto está livre de distorções relevantes. O fato de que o auditor deve emitir relatório sobre a informação do objeto não é um substituto para os processos próprios do mensurador ou avaliador de possuir uma base razoável sobre a informação do objeto.</w:t>
      </w:r>
    </w:p>
    <w:p w14:paraId="377550F2" w14:textId="77777777" w:rsidR="005F5EEF" w:rsidRDefault="005F5EEF" w:rsidP="005F5EEF"/>
    <w:p w14:paraId="2AAF2D88" w14:textId="77777777" w:rsidR="005F5EEF" w:rsidRDefault="005F5EEF" w:rsidP="005F5EEF">
      <w:r>
        <w:t>Adequação do objeto (ver item 24(b)(i))</w:t>
      </w:r>
    </w:p>
    <w:p w14:paraId="1D72772D" w14:textId="77777777" w:rsidR="005F5EEF" w:rsidRDefault="005F5EEF" w:rsidP="005F5EEF"/>
    <w:p w14:paraId="4B52B8BD" w14:textId="77777777" w:rsidR="005F5EEF" w:rsidRDefault="005F5EEF" w:rsidP="005F5EEF">
      <w:r>
        <w:t>A40.</w:t>
      </w:r>
      <w:r>
        <w:tab/>
        <w:t>Um objeto apropriado é identificável e passível de mensuração ou avaliação consistente em relação aos critérios aplicáveis, de tal forma que a informação do objeto resultante possa ser submetida a procedimentos para obter evidências apropriadas e suficientes para suportar uma conclusão de asseguração razoável ou limitada, conforme apropriado.</w:t>
      </w:r>
    </w:p>
    <w:p w14:paraId="3F85F7C3" w14:textId="77777777" w:rsidR="005F5EEF" w:rsidRDefault="005F5EEF" w:rsidP="005F5EEF"/>
    <w:p w14:paraId="117ECA29" w14:textId="77777777" w:rsidR="005F5EEF" w:rsidRDefault="005F5EEF" w:rsidP="005F5EEF">
      <w:r>
        <w:t>A41.</w:t>
      </w:r>
      <w:r>
        <w:tab/>
        <w:t>A adequação do objeto não é afetada pelo nível de asseguração, isto é, se o objeto não for adequado para trabalho de asseguração razoável, ele também não é adequado para trabalho de asseguração limitada, e vice-versa.</w:t>
      </w:r>
    </w:p>
    <w:p w14:paraId="481E43F6" w14:textId="77777777" w:rsidR="005F5EEF" w:rsidRDefault="005F5EEF" w:rsidP="005F5EEF"/>
    <w:p w14:paraId="4C220FA1" w14:textId="77777777" w:rsidR="005F5EEF" w:rsidRDefault="005F5EEF" w:rsidP="005F5EEF">
      <w:r>
        <w:t>A42.</w:t>
      </w:r>
      <w:r>
        <w:tab/>
        <w:t>Diferentes objetos possuem diferentes características, incluindo o nível no qual a informação sobre eles é qualitativa ou quantitativa, objetiva ou subjetiva, histórica ou prospectiva, e refere-se a um ponto no tempo ou abrange um período. Essas características afetam:</w:t>
      </w:r>
    </w:p>
    <w:p w14:paraId="51BE7678" w14:textId="77777777" w:rsidR="005F5EEF" w:rsidRDefault="005F5EEF" w:rsidP="005F5EEF">
      <w:r>
        <w:t>(a)</w:t>
      </w:r>
      <w:r>
        <w:tab/>
        <w:t>a precisão com a qual o objeto pode ser mensurado ou avaliado com base nos critérios; e</w:t>
      </w:r>
    </w:p>
    <w:p w14:paraId="12D3B16A" w14:textId="77777777" w:rsidR="005F5EEF" w:rsidRDefault="005F5EEF" w:rsidP="005F5EEF">
      <w:r>
        <w:t>(b)</w:t>
      </w:r>
      <w:r>
        <w:tab/>
        <w:t>o poder de persuasão da evidência disponível.</w:t>
      </w:r>
    </w:p>
    <w:p w14:paraId="5E49DE7D" w14:textId="77777777" w:rsidR="005F5EEF" w:rsidRDefault="005F5EEF" w:rsidP="005F5EEF"/>
    <w:p w14:paraId="52E936FA" w14:textId="77777777" w:rsidR="005F5EEF" w:rsidRDefault="005F5EEF" w:rsidP="005F5EEF">
      <w:r>
        <w:t>A43.</w:t>
      </w:r>
      <w:r>
        <w:tab/>
        <w:t>A identificação dessas características e a consideração sobre seus efeitos auxilia o auditor independente a avaliar a adequação do objeto e também a determinar o conteúdo do relatório de asseguração (ver item A163).</w:t>
      </w:r>
    </w:p>
    <w:p w14:paraId="57EEFF4B" w14:textId="77777777" w:rsidR="005F5EEF" w:rsidRDefault="005F5EEF" w:rsidP="005F5EEF"/>
    <w:p w14:paraId="06C4BE5C" w14:textId="77777777" w:rsidR="005F5EEF" w:rsidRDefault="005F5EEF" w:rsidP="005F5EEF">
      <w:r>
        <w:t>A44.</w:t>
      </w:r>
      <w:r>
        <w:tab/>
        <w:t>Em alguns casos, o trabalho de asseguração pode estar relacionado apenas com uma parte do objeto. Por exemplo, o auditor independente pode ser contratado para emitir relatório sobre um aspecto da contribuição da entidade ao desenvolvimento sustentável, assim como vários programas executados pela entidade que possuam resultados ambientais positivos. Ao determinar se o trabalho apresenta um objeto apropriado, pode ser necessário ao auditor considerar se é provável que a informação, sobre a qual foi requerido emitir relatório, irá atender às necessidades de informação dos usuários previstos e também como a informação do objeto será apresentada e distribuída. Por exemplo, se existem programas mais significativos com resultados menos favoráveis sobre os quais a entidade não está reportando.</w:t>
      </w:r>
    </w:p>
    <w:p w14:paraId="44C7884B" w14:textId="77777777" w:rsidR="005F5EEF" w:rsidRDefault="005F5EEF" w:rsidP="005F5EEF"/>
    <w:p w14:paraId="35C479EA" w14:textId="77777777" w:rsidR="005F5EEF" w:rsidRDefault="005F5EEF" w:rsidP="005F5EEF">
      <w:r>
        <w:t>Adequação e disponibilidade dos critérios</w:t>
      </w:r>
    </w:p>
    <w:p w14:paraId="4D85E996" w14:textId="77777777" w:rsidR="005F5EEF" w:rsidRDefault="005F5EEF" w:rsidP="005F5EEF"/>
    <w:p w14:paraId="255F08B2" w14:textId="77777777" w:rsidR="005F5EEF" w:rsidRDefault="005F5EEF" w:rsidP="005F5EEF">
      <w:r>
        <w:t>Adequação dos critérios (ver item 24(b)(ii))</w:t>
      </w:r>
    </w:p>
    <w:p w14:paraId="49DD490A" w14:textId="77777777" w:rsidR="005F5EEF" w:rsidRDefault="005F5EEF" w:rsidP="005F5EEF"/>
    <w:p w14:paraId="4947DD33" w14:textId="77777777" w:rsidR="005F5EEF" w:rsidRDefault="005F5EEF" w:rsidP="005F5EEF">
      <w:r>
        <w:t>A45. Os critérios para serem adequados devem apresentar as seguintes características:</w:t>
      </w:r>
    </w:p>
    <w:p w14:paraId="64FDBBD3" w14:textId="77777777" w:rsidR="005F5EEF" w:rsidRDefault="005F5EEF" w:rsidP="005F5EEF">
      <w:r>
        <w:t>(a)</w:t>
      </w:r>
      <w:r>
        <w:tab/>
        <w:t xml:space="preserve">relevância: critérios relevantes resultam na informação do objeto que contribuem para a tomada de decisões pelos usuários previstos; </w:t>
      </w:r>
    </w:p>
    <w:p w14:paraId="751B86BC" w14:textId="77777777" w:rsidR="005F5EEF" w:rsidRDefault="005F5EEF" w:rsidP="005F5EEF">
      <w:r>
        <w:t>(b)</w:t>
      </w:r>
      <w:r>
        <w:tab/>
        <w:t xml:space="preserve">integralidade: critérios são completos quando a informação do objeto, preparada de acordo com ele, não omite fatores relevantes que poderiam afetar as decisões dos usuários previstos tomadas com base na informação do objeto. Os critérios completos incluem, quando relevante, referências (benchmark) para apresentação e divulgação; </w:t>
      </w:r>
    </w:p>
    <w:p w14:paraId="3C0CC884" w14:textId="77777777" w:rsidR="005F5EEF" w:rsidRDefault="005F5EEF" w:rsidP="005F5EEF">
      <w:r>
        <w:t>(c)</w:t>
      </w:r>
      <w:r>
        <w:tab/>
        <w:t>confiabilidade: critérios confiáveis, quando utilizados em circunstâncias similares por auditores independentes diferentes, permitem a mensuração ou a avaliação razoavelmente consistente de determinado objeto, incluindo, quando relevante, a apresentação e a divulgação;</w:t>
      </w:r>
    </w:p>
    <w:p w14:paraId="51755149" w14:textId="77777777" w:rsidR="005F5EEF" w:rsidRDefault="005F5EEF" w:rsidP="005F5EEF">
      <w:r>
        <w:t>(d)</w:t>
      </w:r>
      <w:r>
        <w:tab/>
        <w:t>neutralidade: critérios neutros resultam na informação do objeto livre de tendenciosidades, conforme apropriado nas circunstâncias do trabalho;</w:t>
      </w:r>
    </w:p>
    <w:p w14:paraId="1CBC357D" w14:textId="77777777" w:rsidR="005F5EEF" w:rsidRDefault="005F5EEF" w:rsidP="005F5EEF">
      <w:r>
        <w:t>(e)</w:t>
      </w:r>
      <w:r>
        <w:tab/>
        <w:t xml:space="preserve">compreensibilidade: critérios compreensíveis resultam na informação do objeto que pode ser entendida pelos usuários previstos. </w:t>
      </w:r>
    </w:p>
    <w:p w14:paraId="7B5CB953" w14:textId="77777777" w:rsidR="005F5EEF" w:rsidRDefault="005F5EEF" w:rsidP="005F5EEF"/>
    <w:p w14:paraId="2F3E98D8" w14:textId="77777777" w:rsidR="005F5EEF" w:rsidRDefault="005F5EEF" w:rsidP="005F5EEF">
      <w:r>
        <w:t>A46.</w:t>
      </w:r>
      <w:r>
        <w:tab/>
        <w:t>Descrições vagas das expectativas ou julgamentos das experiências individuais não constituem evidência adequada.</w:t>
      </w:r>
    </w:p>
    <w:p w14:paraId="0F7A5B55" w14:textId="77777777" w:rsidR="005F5EEF" w:rsidRDefault="005F5EEF" w:rsidP="005F5EEF"/>
    <w:p w14:paraId="640E7C95" w14:textId="77777777" w:rsidR="005F5EEF" w:rsidRDefault="005F5EEF" w:rsidP="005F5EEF">
      <w:r>
        <w:t>A47.</w:t>
      </w:r>
      <w:r>
        <w:tab/>
        <w:t>A adequação dos critérios para um trabalho específico depende se eles apresentam as características acima. A importância relativa de cada característica a um trabalho específico é questão de julgamento profissional. Além disso, os critérios podem ser adequados para um conjunto específico de circunstâncias do trabalho, mas podem não ser adequados para um conjunto diferente de circunstâncias. Por exemplo, reportar para governos ou reguladores pode exigir o uso de conjunto de critérios específicos, mas esses critérios podem não ser adequados para um grupo de usuários previstos mais amplo.</w:t>
      </w:r>
    </w:p>
    <w:p w14:paraId="1ACE3C85" w14:textId="77777777" w:rsidR="005F5EEF" w:rsidRDefault="005F5EEF" w:rsidP="005F5EEF"/>
    <w:p w14:paraId="74F46C5E" w14:textId="77777777" w:rsidR="005F5EEF" w:rsidRDefault="005F5EEF" w:rsidP="005F5EEF">
      <w:r>
        <w:t>A48. Os critérios podem ser escolhidos ou desenvolvidos de vários modos. A forma como os critérios são desenvolvidos pode afetar o trabalho que o auditor independente realiza para avaliar a sua adequação. Por exemplo, eles podem ser:</w:t>
      </w:r>
    </w:p>
    <w:p w14:paraId="5FEE38E0" w14:textId="77777777" w:rsidR="005F5EEF" w:rsidRDefault="005F5EEF" w:rsidP="005F5EEF">
      <w:r>
        <w:t>•</w:t>
      </w:r>
      <w:r>
        <w:tab/>
        <w:t xml:space="preserve">incorporados em leis ou regulamentos; </w:t>
      </w:r>
    </w:p>
    <w:p w14:paraId="5108C46A" w14:textId="77777777" w:rsidR="005F5EEF" w:rsidRDefault="005F5EEF" w:rsidP="005F5EEF">
      <w:r>
        <w:t>•</w:t>
      </w:r>
      <w:r>
        <w:tab/>
        <w:t>emitidos por organizações de especialistas autorizados ou reconhecidos que seguem um processo de modo transparente;</w:t>
      </w:r>
    </w:p>
    <w:p w14:paraId="5863E495" w14:textId="77777777" w:rsidR="005F5EEF" w:rsidRDefault="005F5EEF" w:rsidP="005F5EEF">
      <w:r>
        <w:t>•</w:t>
      </w:r>
      <w:r>
        <w:tab/>
        <w:t xml:space="preserve">desenvolvidos coletivamente por um grupo que não segue o devido processo de modo transparente; </w:t>
      </w:r>
    </w:p>
    <w:p w14:paraId="0B450C50" w14:textId="77777777" w:rsidR="005F5EEF" w:rsidRDefault="005F5EEF" w:rsidP="005F5EEF">
      <w:r>
        <w:t>•</w:t>
      </w:r>
      <w:r>
        <w:tab/>
        <w:t>publicados em periódicos acadêmicos ou livros;</w:t>
      </w:r>
    </w:p>
    <w:p w14:paraId="72F606EA" w14:textId="77777777" w:rsidR="005F5EEF" w:rsidRDefault="005F5EEF" w:rsidP="005F5EEF">
      <w:r>
        <w:t>•</w:t>
      </w:r>
      <w:r>
        <w:tab/>
        <w:t xml:space="preserve">desenvolvidos para a venda em base licenciada; </w:t>
      </w:r>
    </w:p>
    <w:p w14:paraId="63744581" w14:textId="77777777" w:rsidR="005F5EEF" w:rsidRDefault="005F5EEF" w:rsidP="005F5EEF">
      <w:r>
        <w:t>•</w:t>
      </w:r>
      <w:r>
        <w:tab/>
        <w:t xml:space="preserve">desenvolvidos especificamente para o propósito de preparar a informação do objeto nas circunstâncias específicas do trabalho. </w:t>
      </w:r>
    </w:p>
    <w:p w14:paraId="7E9B417F" w14:textId="77777777" w:rsidR="005F5EEF" w:rsidRDefault="005F5EEF" w:rsidP="005F5EEF"/>
    <w:p w14:paraId="252CAAF6" w14:textId="77777777" w:rsidR="005F5EEF" w:rsidRDefault="005F5EEF" w:rsidP="005F5EEF">
      <w:r>
        <w:t>A49.</w:t>
      </w:r>
      <w:r>
        <w:tab/>
        <w:t>Em alguns casos, a lei ou o regulamento prescrevem os critérios a serem utilizados no trabalho. Na ausência de indicações contrárias, tais critérios são considerados adequados. O mesmo ocorre com os critérios emitidos por organizações de especialistas autorizadas ou reconhecidas que sigam o devido processo de modo transparente, caso sejam relevantes às necessidades de informação dos usuários previstos. Tais critérios são conhecidos como “critérios estabelecidos”. Mesmo quando os critérios estabelecidos existem para determinado objeto, os usuários específicos podem concordar com outros critérios para os seus propósitos. Por exemplo, várias estruturas conceituais podem ser utilizadas como critérios estabelecidos para avaliar a efetividade do controle interno. Os usuários específicos podem, contudo, desenvolver um conjunto de critérios mais detalhados que atendam às suas necessidades de informações específicas em relação à, por exemplo, supervisão prudencial. Em tais casos, o relatório de asseguração:</w:t>
      </w:r>
    </w:p>
    <w:p w14:paraId="3DA762BA" w14:textId="77777777" w:rsidR="005F5EEF" w:rsidRDefault="005F5EEF" w:rsidP="005F5EEF">
      <w:r>
        <w:t>(a)</w:t>
      </w:r>
      <w:r>
        <w:tab/>
        <w:t>alerta os leitores de que a informação do objeto é preparada de acordo com os critérios de propósito especial e que, como resultado disso, a informação do objeto pode não ser adequada para outro propósito (ver item 69(f)); e</w:t>
      </w:r>
    </w:p>
    <w:p w14:paraId="59835EB9" w14:textId="77777777" w:rsidR="005F5EEF" w:rsidRDefault="005F5EEF" w:rsidP="005F5EEF">
      <w:r>
        <w:t>(b)</w:t>
      </w:r>
      <w:r>
        <w:tab/>
        <w:t>pode notar, quando for relevante para as circunstâncias do trabalho, que os critérios não estão incorporados em leis ou regulamentos, ou emitidos por organizações de especialistas autorizadas ou reconhecidas que seguem o devido processo de modo transparente.</w:t>
      </w:r>
    </w:p>
    <w:p w14:paraId="1FD5C14A" w14:textId="77777777" w:rsidR="005F5EEF" w:rsidRDefault="005F5EEF" w:rsidP="005F5EEF"/>
    <w:p w14:paraId="666504CE" w14:textId="77777777" w:rsidR="005F5EEF" w:rsidRDefault="005F5EEF" w:rsidP="005F5EEF">
      <w:r>
        <w:t>A50.</w:t>
      </w:r>
      <w:r>
        <w:tab/>
        <w:t>Se os critérios forem criados especificamente para o propósito de preparar a informação do objeto nas circunstâncias específicas do trabalho, eles não são adequados, se resultarem em informação do objeto ou em relatório de asseguração que seja distorcido para os usuários previstos. É desejável que os usuários previstos ou a contratante reconheçam que os critérios desenvolvidos especificamente são adequados para os propósitos dos usuários previstos. A ausência de tal reconhecimento pode afetar o que deve ser feito para avaliar a adequação dos critérios e a informação fornecida sobre eles no relatório de asseguração.</w:t>
      </w:r>
    </w:p>
    <w:p w14:paraId="4C763345" w14:textId="77777777" w:rsidR="005F5EEF" w:rsidRDefault="005F5EEF" w:rsidP="005F5EEF"/>
    <w:p w14:paraId="6D99AF23" w14:textId="77777777" w:rsidR="005F5EEF" w:rsidRDefault="005F5EEF" w:rsidP="005F5EEF">
      <w:r>
        <w:t>Disponibilidade dos critérios (ver item 24(b)(iii))</w:t>
      </w:r>
    </w:p>
    <w:p w14:paraId="3BE0C016" w14:textId="77777777" w:rsidR="005F5EEF" w:rsidRDefault="005F5EEF" w:rsidP="005F5EEF"/>
    <w:p w14:paraId="3835D4E6" w14:textId="77777777" w:rsidR="005F5EEF" w:rsidRDefault="005F5EEF" w:rsidP="005F5EEF">
      <w:r>
        <w:t>A51.</w:t>
      </w:r>
      <w:r>
        <w:tab/>
        <w:t>Os critérios precisam estar disponíveis aos usuários previstos para que estes possam compreender como o objeto foi mensurado ou avaliado. Os critérios são disponibilizados aos usuários previstos em uma ou mais das seguintes formas:</w:t>
      </w:r>
    </w:p>
    <w:p w14:paraId="04354B48" w14:textId="77777777" w:rsidR="005F5EEF" w:rsidRDefault="005F5EEF" w:rsidP="005F5EEF">
      <w:r>
        <w:t>(a)</w:t>
      </w:r>
      <w:r>
        <w:tab/>
        <w:t xml:space="preserve">publicamente; </w:t>
      </w:r>
    </w:p>
    <w:p w14:paraId="0B95C6D3" w14:textId="77777777" w:rsidR="005F5EEF" w:rsidRDefault="005F5EEF" w:rsidP="005F5EEF">
      <w:r>
        <w:t>(b)</w:t>
      </w:r>
      <w:r>
        <w:tab/>
        <w:t xml:space="preserve">por meio de inclusão, de forma clara, na apresentação da informação do objeto; </w:t>
      </w:r>
    </w:p>
    <w:p w14:paraId="0BF952F0" w14:textId="77777777" w:rsidR="005F5EEF" w:rsidRDefault="005F5EEF" w:rsidP="005F5EEF">
      <w:r>
        <w:t>(c)</w:t>
      </w:r>
      <w:r>
        <w:tab/>
        <w:t xml:space="preserve">por meio de inclusão, de forma clara, no relatório de asseguração (ver item A164); </w:t>
      </w:r>
    </w:p>
    <w:p w14:paraId="76EF8332" w14:textId="77777777" w:rsidR="005F5EEF" w:rsidRDefault="005F5EEF" w:rsidP="005F5EEF">
      <w:r>
        <w:t>(d)</w:t>
      </w:r>
      <w:r>
        <w:tab/>
        <w:t>por entendimento geral, por exemplo, o critério de mensurar o tempo em horas e minutos.</w:t>
      </w:r>
    </w:p>
    <w:p w14:paraId="5D891657" w14:textId="77777777" w:rsidR="005F5EEF" w:rsidRDefault="005F5EEF" w:rsidP="005F5EEF"/>
    <w:p w14:paraId="6F2AE723" w14:textId="77777777" w:rsidR="005F5EEF" w:rsidRDefault="005F5EEF" w:rsidP="005F5EEF">
      <w:r>
        <w:t>A52.</w:t>
      </w:r>
      <w:r>
        <w:tab/>
        <w:t>Os critérios também podem ser disponibilizados apenas para os usuários previstos, por exemplo, os termos de contrato, ou critérios emitidos por associação de classe que são disponíveis apenas àqueles segmentos por serem relevantes somente para propósito específico. Quando esse for o caso, o item 69(f) requer uma declaração alertando os leitores sobre esse fato. Adicionalmente, o auditor independente pode considerar apropriada a indicação de que o relatório de asseguração é direcionado exclusivamente para usuários específicos (ver itens A166 e A167).</w:t>
      </w:r>
    </w:p>
    <w:p w14:paraId="5BF21A41" w14:textId="77777777" w:rsidR="005F5EEF" w:rsidRDefault="005F5EEF" w:rsidP="005F5EEF"/>
    <w:p w14:paraId="71E62938" w14:textId="77777777" w:rsidR="005F5EEF" w:rsidRDefault="005F5EEF" w:rsidP="005F5EEF">
      <w:r>
        <w:t>Acesso às evidências (ver item 24(b)(iv))</w:t>
      </w:r>
    </w:p>
    <w:p w14:paraId="25C841FB" w14:textId="77777777" w:rsidR="005F5EEF" w:rsidRDefault="005F5EEF" w:rsidP="005F5EEF"/>
    <w:p w14:paraId="0E97FEBF" w14:textId="77777777" w:rsidR="005F5EEF" w:rsidRDefault="005F5EEF" w:rsidP="005F5EEF">
      <w:r>
        <w:t>Quantidade e qualidade das evidências disponíveis</w:t>
      </w:r>
    </w:p>
    <w:p w14:paraId="7814A094" w14:textId="77777777" w:rsidR="005F5EEF" w:rsidRDefault="005F5EEF" w:rsidP="005F5EEF"/>
    <w:p w14:paraId="4A613AA3" w14:textId="77777777" w:rsidR="005F5EEF" w:rsidRDefault="005F5EEF" w:rsidP="005F5EEF">
      <w:r>
        <w:t>A53. Normalmente a evidência é persuasiva ao invés de conclusiva. A quantidade ou a qualidade das evidências disponíveis são afetadas:</w:t>
      </w:r>
    </w:p>
    <w:p w14:paraId="0F135636" w14:textId="77777777" w:rsidR="005F5EEF" w:rsidRDefault="005F5EEF" w:rsidP="005F5EEF">
      <w:r>
        <w:t>(a)</w:t>
      </w:r>
      <w:r>
        <w:tab/>
        <w:t>pelas características do objeto ou sua informação. Por exemplo, evidências menos objetivas podem ser esperadas quando a informação do objeto for prospectiva em vez de histórica; e</w:t>
      </w:r>
    </w:p>
    <w:p w14:paraId="73DF04AB" w14:textId="77777777" w:rsidR="005F5EEF" w:rsidRDefault="005F5EEF" w:rsidP="005F5EEF">
      <w:r>
        <w:t>(b)</w:t>
      </w:r>
      <w:r>
        <w:tab/>
        <w:t>por outras circunstâncias, tais como quando evidências que se espera que existam não estão disponíveis devido a, por exemplo, época do trabalho do auditor independente, política de retenção da documentação da entidade, sistemas de informação inadequados, ou a uma restrição imposta pela parte responsável.</w:t>
      </w:r>
    </w:p>
    <w:p w14:paraId="4DC31705" w14:textId="77777777" w:rsidR="005F5EEF" w:rsidRDefault="005F5EEF" w:rsidP="005F5EEF"/>
    <w:p w14:paraId="5057013E" w14:textId="77777777" w:rsidR="005F5EEF" w:rsidRDefault="005F5EEF" w:rsidP="005F5EEF">
      <w:r>
        <w:t>Acesso a registros (ver item 56)</w:t>
      </w:r>
    </w:p>
    <w:p w14:paraId="34D78CFA" w14:textId="77777777" w:rsidR="005F5EEF" w:rsidRDefault="005F5EEF" w:rsidP="005F5EEF"/>
    <w:p w14:paraId="4C482A69" w14:textId="77777777" w:rsidR="005F5EEF" w:rsidRDefault="005F5EEF" w:rsidP="005F5EEF">
      <w:r>
        <w:t>A54.</w:t>
      </w:r>
      <w:r>
        <w:tab/>
        <w:t>Buscar a concordância das partes apropriadas para que elas reconheçam e compreendam sua responsabilidade de fornecer ao auditor independente os itens abaixo auxilia o auditor independente a determinar se o trabalho apresenta a característica de acesso às evidências:</w:t>
      </w:r>
    </w:p>
    <w:p w14:paraId="078FE4F3" w14:textId="77777777" w:rsidR="005F5EEF" w:rsidRDefault="005F5EEF" w:rsidP="005F5EEF">
      <w:r>
        <w:t>(a)</w:t>
      </w:r>
      <w:r>
        <w:tab/>
        <w:t>acesso a todas as informações as quais as partes apropriadas estão cientes que sejam relevantes para a elaboração da informação do objeto, tais como registros, documentação e outros assuntos;</w:t>
      </w:r>
    </w:p>
    <w:p w14:paraId="364EF9D9" w14:textId="77777777" w:rsidR="005F5EEF" w:rsidRDefault="005F5EEF" w:rsidP="005F5EEF">
      <w:r>
        <w:t>(b)</w:t>
      </w:r>
      <w:r>
        <w:tab/>
        <w:t>informações adicionais que o auditor independente possa requisitar das partes apropriadas para o propósito do trabalho; e</w:t>
      </w:r>
    </w:p>
    <w:p w14:paraId="0ED3BCD2" w14:textId="77777777" w:rsidR="005F5EEF" w:rsidRDefault="005F5EEF" w:rsidP="005F5EEF">
      <w:r>
        <w:t>(c)</w:t>
      </w:r>
      <w:r>
        <w:tab/>
        <w:t>acesso irrestrito às pessoas das partes apropriadas as quais o auditor independente determine ser necessário para a obtenção de evidências.</w:t>
      </w:r>
    </w:p>
    <w:p w14:paraId="6BFF8699" w14:textId="77777777" w:rsidR="005F5EEF" w:rsidRDefault="005F5EEF" w:rsidP="005F5EEF"/>
    <w:p w14:paraId="44DB9245" w14:textId="77777777" w:rsidR="005F5EEF" w:rsidRDefault="005F5EEF" w:rsidP="005F5EEF">
      <w:r>
        <w:t>A55.</w:t>
      </w:r>
      <w:r>
        <w:tab/>
        <w:t>A natureza dos relacionamentos entre a parte responsável, o mensurador ou o avaliador e a contratante pode afetar a habilidade do auditor independente de acessar os registros, documentações e outras informações que ele pode requerer como evidência para concluir o trabalho. A natureza de tais relacionamentos pode ser considerada relevante ao determinar a aceitação ou recusa do trabalho. Exemplos de algumas circunstâncias nas quais a natureza desses relacionamentos pode ser problemática estão inclusos no item A139.</w:t>
      </w:r>
    </w:p>
    <w:p w14:paraId="3687301E" w14:textId="77777777" w:rsidR="005F5EEF" w:rsidRDefault="005F5EEF" w:rsidP="005F5EEF"/>
    <w:p w14:paraId="7B4DBA93" w14:textId="77777777" w:rsidR="005F5EEF" w:rsidRDefault="005F5EEF" w:rsidP="005F5EEF">
      <w:r>
        <w:t>Propósito racional (ver item 24(b)(vi))</w:t>
      </w:r>
    </w:p>
    <w:p w14:paraId="6FFB84C6" w14:textId="77777777" w:rsidR="005F5EEF" w:rsidRDefault="005F5EEF" w:rsidP="005F5EEF"/>
    <w:p w14:paraId="1F218503" w14:textId="77777777" w:rsidR="005F5EEF" w:rsidRDefault="005F5EEF" w:rsidP="005F5EEF">
      <w:r>
        <w:t>A56.</w:t>
      </w:r>
      <w:r>
        <w:tab/>
        <w:t>Ao determinar se o trabalho possui propósito racional, as seguintes considerações podem ser relevantes:</w:t>
      </w:r>
    </w:p>
    <w:p w14:paraId="63F878EA" w14:textId="77777777" w:rsidR="005F5EEF" w:rsidRDefault="005F5EEF" w:rsidP="005F5EEF">
      <w:r>
        <w:t>•</w:t>
      </w:r>
      <w:r>
        <w:tab/>
        <w:t>a probabilidade de que a informação do objeto e o relatório de asseguração possam ser utilizados ou distribuídos de forma mais ampla do que somente aos usuários previstos, principalmente quando os critérios são desenvolvidos para propósito específico;</w:t>
      </w:r>
    </w:p>
    <w:p w14:paraId="4E438505" w14:textId="77777777" w:rsidR="005F5EEF" w:rsidRDefault="005F5EEF" w:rsidP="005F5EEF">
      <w:r>
        <w:t>•</w:t>
      </w:r>
      <w:r>
        <w:tab/>
        <w:t>se são esperados que os aspectos da informação do objeto sejam excluídos do trabalho de asseguração e a razão de sua exclusão;</w:t>
      </w:r>
    </w:p>
    <w:p w14:paraId="0F52ECC2" w14:textId="77777777" w:rsidR="005F5EEF" w:rsidRDefault="005F5EEF" w:rsidP="005F5EEF">
      <w:r>
        <w:t>•</w:t>
      </w:r>
      <w:r>
        <w:tab/>
        <w:t>as características dos relacionamentos entre a parte responsável, o mensurador ou o avaliador, e a contratante, por exemplo, quando o mensurador ou o avaliador não for a parte responsável, ou se a parte responsável consente sobre o uso a ser feito da informação do objeto e se terá a oportunidade de revisar a informação antes que se torne disponível aos usuários previstos, ou distribua comentários junto com as informações do objeto;</w:t>
      </w:r>
    </w:p>
    <w:p w14:paraId="7B517D14" w14:textId="77777777" w:rsidR="005F5EEF" w:rsidRDefault="005F5EEF" w:rsidP="005F5EEF">
      <w:r>
        <w:t>•</w:t>
      </w:r>
      <w:r>
        <w:tab/>
        <w:t>quem selecionou os critérios a serem aplicados à mensuração ou avaliação do objeto, e qual o nível de julgamento e tendenciosidade de sua aplicação. É mais provável que o trabalho tenha um propósito racional se os usuários previstos escolherem ou estiverem envolvidos na seleção dos critérios;</w:t>
      </w:r>
    </w:p>
    <w:p w14:paraId="003867B9" w14:textId="77777777" w:rsidR="005F5EEF" w:rsidRDefault="005F5EEF" w:rsidP="005F5EEF">
      <w:r>
        <w:t>•</w:t>
      </w:r>
      <w:r>
        <w:tab/>
        <w:t xml:space="preserve">quaisquer limitações relevantes no alcance do trabalho do auditor independente; </w:t>
      </w:r>
    </w:p>
    <w:p w14:paraId="0EEFD6A3" w14:textId="77777777" w:rsidR="005F5EEF" w:rsidRDefault="005F5EEF" w:rsidP="005F5EEF">
      <w:r>
        <w:t>•</w:t>
      </w:r>
      <w:r>
        <w:tab/>
        <w:t xml:space="preserve">se o auditor independente acredita que a contratante planeja associar o seu nome com o objeto ou sua informação de maneira inapropriada. </w:t>
      </w:r>
    </w:p>
    <w:p w14:paraId="2209E80F" w14:textId="77777777" w:rsidR="005F5EEF" w:rsidRDefault="005F5EEF" w:rsidP="005F5EEF"/>
    <w:p w14:paraId="71185C2C" w14:textId="77777777" w:rsidR="005F5EEF" w:rsidRDefault="005F5EEF" w:rsidP="005F5EEF">
      <w:r>
        <w:t>Concordância com os termos do trabalho (ver item 27)</w:t>
      </w:r>
    </w:p>
    <w:p w14:paraId="4E94F666" w14:textId="77777777" w:rsidR="005F5EEF" w:rsidRDefault="005F5EEF" w:rsidP="005F5EEF"/>
    <w:p w14:paraId="43BD8EFB" w14:textId="77777777" w:rsidR="005F5EEF" w:rsidRDefault="005F5EEF" w:rsidP="005F5EEF">
      <w:r>
        <w:t>A57.</w:t>
      </w:r>
      <w:r>
        <w:tab/>
        <w:t>É de interesse tanto da contratante quanto do auditor independente que este comunique por escrito os termos acordados do trabalho antes de seu início, para evitar equívocos. O formato e conteúdo do acordo por escrito ou contrato irão variar de acordo com as circunstâncias do trabalho. Por exemplo, se lei ou regulamento prescreverem detalhes suficientes dos termos do trabalho, o auditor não precisa registrá-los no acordo escrito, exceto pelo fato da aplicabilidade de tal lei ou regulamento e que as partes apropriadas reconheçam e compreendam suas responsabilidades sob tais leis ou regulamentos.</w:t>
      </w:r>
    </w:p>
    <w:p w14:paraId="5A230A8C" w14:textId="77777777" w:rsidR="005F5EEF" w:rsidRDefault="005F5EEF" w:rsidP="005F5EEF"/>
    <w:p w14:paraId="0D58951F" w14:textId="77777777" w:rsidR="005F5EEF" w:rsidRDefault="005F5EEF" w:rsidP="005F5EEF">
      <w:r>
        <w:t>A58.</w:t>
      </w:r>
      <w:r>
        <w:tab/>
        <w:t>Lei ou regulamento, especialmente no setor público, pode tornar o trabalho do auditor independente obrigatório e estabelecer poderes específicos, tais como acessar os registros específicos das partes e outras informações e responsabilidades, bem como requerer que o auditor reporte diretamente a um ministro, à legislação ou ao público se as partes apropriadas tentarem limitar o alcance do trabalho.</w:t>
      </w:r>
    </w:p>
    <w:p w14:paraId="1A5D8E32" w14:textId="77777777" w:rsidR="005F5EEF" w:rsidRDefault="005F5EEF" w:rsidP="005F5EEF"/>
    <w:p w14:paraId="1224D607" w14:textId="77777777" w:rsidR="005F5EEF" w:rsidRDefault="005F5EEF" w:rsidP="005F5EEF">
      <w:r>
        <w:t>Aceitação de alteração nos termos do trabalho (ver item 29)</w:t>
      </w:r>
    </w:p>
    <w:p w14:paraId="2A33976C" w14:textId="77777777" w:rsidR="005F5EEF" w:rsidRDefault="005F5EEF" w:rsidP="005F5EEF"/>
    <w:p w14:paraId="1844CBA6" w14:textId="77777777" w:rsidR="005F5EEF" w:rsidRDefault="005F5EEF" w:rsidP="005F5EEF">
      <w:r>
        <w:t>A59.</w:t>
      </w:r>
      <w:r>
        <w:tab/>
        <w:t>Uma alteração nas circunstâncias que afetam os requerimentos dos usuários previstos, ou um mal entendido sobre a natureza do trabalho, pode justificar uma solicitação de alteração, por exemplo, de trabalho de asseguração para um que não seja de asseguração, ou de trabalho de asseguração razoável para um de asseguração limitada. A impossibilidade de obter evidências apropriadas e suficientes para formar uma conclusão de asseguração razoável não é uma razão aceitável para alterar um trabalho de asseguração razoável para um trabalho de asseguração limitada.</w:t>
      </w:r>
    </w:p>
    <w:p w14:paraId="224568BD" w14:textId="77777777" w:rsidR="005F5EEF" w:rsidRDefault="005F5EEF" w:rsidP="005F5EEF"/>
    <w:p w14:paraId="5BCFCE6F" w14:textId="77777777" w:rsidR="005F5EEF" w:rsidRDefault="005F5EEF" w:rsidP="005F5EEF">
      <w:r>
        <w:t>Controle de qualidade</w:t>
      </w:r>
    </w:p>
    <w:p w14:paraId="4E2F65DE" w14:textId="77777777" w:rsidR="005F5EEF" w:rsidRDefault="005F5EEF" w:rsidP="005F5EEF"/>
    <w:p w14:paraId="0B63E4EC" w14:textId="77777777" w:rsidR="005F5EEF" w:rsidRDefault="005F5EEF" w:rsidP="005F5EEF">
      <w:r>
        <w:t>Auditor independente (ver itens 20 e 31(a) e (b))</w:t>
      </w:r>
    </w:p>
    <w:p w14:paraId="1251DB19" w14:textId="77777777" w:rsidR="005F5EEF" w:rsidRDefault="005F5EEF" w:rsidP="005F5EEF"/>
    <w:p w14:paraId="694F0BBF" w14:textId="77777777" w:rsidR="005F5EEF" w:rsidRDefault="005F5EEF" w:rsidP="005F5EEF">
      <w:r>
        <w:t xml:space="preserve">A60. </w:t>
      </w:r>
      <w:r>
        <w:tab/>
        <w:t>Esta norma foi escrita no contexto de uma série de medidas tomadas para assegurar a qualidade dos trabalhos de asseguração realizados por auditores independentes, tais como aquelas realizadas por comitês membros da Ifac em concordância com o Programa de Adequação dos Comitês Membros e Declarações das Obrigações dos Associados da Ifac. Tais medidas incluem:</w:t>
      </w:r>
    </w:p>
    <w:p w14:paraId="18828B09" w14:textId="77777777" w:rsidR="005F5EEF" w:rsidRDefault="005F5EEF" w:rsidP="005F5EEF">
      <w:r>
        <w:t>•</w:t>
      </w:r>
      <w:r>
        <w:tab/>
        <w:t>requisitos de competência, tais como referências de formação e experiência profissional, para conseguir se associar, e de desenvolvimento profissional contínuo;</w:t>
      </w:r>
    </w:p>
    <w:p w14:paraId="631C9A48" w14:textId="77777777" w:rsidR="005F5EEF" w:rsidRDefault="005F5EEF" w:rsidP="005F5EEF">
      <w:r>
        <w:t>•</w:t>
      </w:r>
      <w:r>
        <w:tab/>
        <w:t>políticas e procedimentos de controle de qualidade implementados em toda a firma de auditoria independente. A NBC PA 01 se aplica a todas as firmas de auditoria para os trabalhos de asseguração e outros serviços relacionados;</w:t>
      </w:r>
    </w:p>
    <w:p w14:paraId="5B5796F8" w14:textId="77777777" w:rsidR="005F5EEF" w:rsidRDefault="005F5EEF" w:rsidP="005F5EEF">
      <w:r>
        <w:t>•</w:t>
      </w:r>
      <w:r>
        <w:tab/>
        <w:t xml:space="preserve">código de ética abrangente, incluindo requerimentos detalhados de independência, estabelecidos com base nos princípios éticos de integridade, objetividade, competência e zelo profissional, confidencialidade e comportamento profissional. </w:t>
      </w:r>
    </w:p>
    <w:p w14:paraId="4A4787A1" w14:textId="77777777" w:rsidR="005F5EEF" w:rsidRDefault="005F5EEF" w:rsidP="005F5EEF"/>
    <w:p w14:paraId="352AF5AB" w14:textId="77777777" w:rsidR="005F5EEF" w:rsidRDefault="005F5EEF" w:rsidP="005F5EEF">
      <w:r>
        <w:t>Controle de qualidade em nível de firma (ver itens 3(b) e 31(a))</w:t>
      </w:r>
    </w:p>
    <w:p w14:paraId="4C1F7437" w14:textId="77777777" w:rsidR="005F5EEF" w:rsidRDefault="005F5EEF" w:rsidP="005F5EEF"/>
    <w:p w14:paraId="6DBA4CAD" w14:textId="77777777" w:rsidR="005F5EEF" w:rsidRDefault="005F5EEF" w:rsidP="005F5EEF">
      <w:r>
        <w:t>A61.</w:t>
      </w:r>
      <w:r>
        <w:tab/>
        <w:t>A NBC PA 01 trata das responsabilidades das firmas de auditoria independente em estabelecer e manter o seu sistema de controle de qualidade para trabalhos de asseguração. Ela institui as responsabilidades da firma pelo estabelecimento de políticas e procedimentos desenvolvidos para fornecer segurança razoável que a firma e sua equipe obedecem aos requisitos éticos relevantes, incluindo aqueles referentes à independência. O cumprimento da NBC PA 01 requer, entre outras, que a firma estabeleça e mantenha sistema de controle de qualidade que inclua políticas e procedimentos que abordem cada um dos itens abaixo, e que documente essas políticas e procedimentos e as comuniquem aos seus profissionais:</w:t>
      </w:r>
    </w:p>
    <w:p w14:paraId="1F1C7BDD" w14:textId="77777777" w:rsidR="005F5EEF" w:rsidRDefault="005F5EEF" w:rsidP="005F5EEF">
      <w:r>
        <w:t>(a)</w:t>
      </w:r>
      <w:r>
        <w:tab/>
        <w:t xml:space="preserve">responsabilidades de liderança pela qualidade dentro da firma; </w:t>
      </w:r>
    </w:p>
    <w:p w14:paraId="22C8A03C" w14:textId="77777777" w:rsidR="005F5EEF" w:rsidRDefault="005F5EEF" w:rsidP="005F5EEF">
      <w:r>
        <w:t>(b)</w:t>
      </w:r>
      <w:r>
        <w:tab/>
        <w:t xml:space="preserve">requerimentos éticos relevantes; </w:t>
      </w:r>
    </w:p>
    <w:p w14:paraId="05B7D433" w14:textId="77777777" w:rsidR="005F5EEF" w:rsidRDefault="005F5EEF" w:rsidP="005F5EEF">
      <w:r>
        <w:t>(c)</w:t>
      </w:r>
      <w:r>
        <w:tab/>
        <w:t xml:space="preserve">aceitação e continuação dos relacionamentos de clientes e trabalhos específicos; </w:t>
      </w:r>
    </w:p>
    <w:p w14:paraId="7854570E" w14:textId="77777777" w:rsidR="005F5EEF" w:rsidRDefault="005F5EEF" w:rsidP="005F5EEF">
      <w:r>
        <w:t>(d)</w:t>
      </w:r>
      <w:r>
        <w:tab/>
        <w:t xml:space="preserve">recursos humanos; </w:t>
      </w:r>
    </w:p>
    <w:p w14:paraId="569CAC92" w14:textId="77777777" w:rsidR="005F5EEF" w:rsidRDefault="005F5EEF" w:rsidP="005F5EEF">
      <w:r>
        <w:t>(e)</w:t>
      </w:r>
      <w:r>
        <w:tab/>
        <w:t>desempenho de trabalho; e</w:t>
      </w:r>
    </w:p>
    <w:p w14:paraId="539539E0" w14:textId="77777777" w:rsidR="005F5EEF" w:rsidRDefault="005F5EEF" w:rsidP="005F5EEF">
      <w:r>
        <w:t>(f)</w:t>
      </w:r>
      <w:r>
        <w:tab/>
        <w:t xml:space="preserve">monitoramento. </w:t>
      </w:r>
    </w:p>
    <w:p w14:paraId="1EDA223D" w14:textId="77777777" w:rsidR="005F5EEF" w:rsidRDefault="005F5EEF" w:rsidP="005F5EEF"/>
    <w:p w14:paraId="31604C29" w14:textId="77777777" w:rsidR="005F5EEF" w:rsidRDefault="005F5EEF" w:rsidP="005F5EEF">
      <w:r>
        <w:t>A62.</w:t>
      </w:r>
      <w:r>
        <w:tab/>
        <w:t>Outros requisitos profissionais, ou previstos em lei ou regulamentos, que tratam das responsabilidades da firma em estabelecer e manter sistema de controle de qualidade, são, pelo menos, tão exigentes quanto à NBC PA 01 quando elas abordam todas as questões mencionadas no item anterior e impõe obrigações sobre a firma que atinjam os requisitos estabelecidos na NBC PA 01.</w:t>
      </w:r>
    </w:p>
    <w:p w14:paraId="56569E1B" w14:textId="77777777" w:rsidR="005F5EEF" w:rsidRDefault="005F5EEF" w:rsidP="005F5EEF"/>
    <w:p w14:paraId="53FC4A26" w14:textId="77777777" w:rsidR="005F5EEF" w:rsidRDefault="005F5EEF" w:rsidP="005F5EEF">
      <w:r>
        <w:t>A63.</w:t>
      </w:r>
      <w:r>
        <w:tab/>
        <w:t>As ações do sócio responsável pelo trabalho, e mensagens apropriadas a outros membros da equipe de trabalho, no contexto de o sócio responsável pelo trabalho em assumir para si as responsabilidades pela qualidade geral do trabalho, devem enfatizar o fato de que a qualidade é essencial no desempenho de trabalho de asseguração e a importância pela qualidade desse trabalho:</w:t>
      </w:r>
    </w:p>
    <w:p w14:paraId="10B57391" w14:textId="77777777" w:rsidR="005F5EEF" w:rsidRDefault="005F5EEF" w:rsidP="005F5EEF">
      <w:r>
        <w:t>(a)</w:t>
      </w:r>
      <w:r>
        <w:tab/>
        <w:t>realizando trabalhos de acordo com as normas técnicas e exigências legais e regulatórias aplicáveis;</w:t>
      </w:r>
    </w:p>
    <w:p w14:paraId="1C1F3A66" w14:textId="77777777" w:rsidR="005F5EEF" w:rsidRDefault="005F5EEF" w:rsidP="005F5EEF">
      <w:r>
        <w:t>(b)</w:t>
      </w:r>
      <w:r>
        <w:tab/>
        <w:t xml:space="preserve">cumprindo políticas e procedimentos de controle de qualidade da firma, conforme aplicáveis; </w:t>
      </w:r>
    </w:p>
    <w:p w14:paraId="751021C9" w14:textId="77777777" w:rsidR="005F5EEF" w:rsidRDefault="005F5EEF" w:rsidP="005F5EEF">
      <w:r>
        <w:t>(c)</w:t>
      </w:r>
      <w:r>
        <w:tab/>
        <w:t xml:space="preserve">emitindo relatórios que são apropriados nas circunstâncias; </w:t>
      </w:r>
    </w:p>
    <w:p w14:paraId="06ED07D8" w14:textId="77777777" w:rsidR="005F5EEF" w:rsidRDefault="005F5EEF" w:rsidP="005F5EEF">
      <w:r>
        <w:t>(d)</w:t>
      </w:r>
      <w:r>
        <w:tab/>
        <w:t>permitindo que a equipe de trabalho possa levantar assuntos sem receio de represálias.</w:t>
      </w:r>
    </w:p>
    <w:p w14:paraId="4E52ABA1" w14:textId="77777777" w:rsidR="005F5EEF" w:rsidRDefault="005F5EEF" w:rsidP="005F5EEF"/>
    <w:p w14:paraId="548F283D" w14:textId="77777777" w:rsidR="005F5EEF" w:rsidRDefault="005F5EEF" w:rsidP="005F5EEF">
      <w:r>
        <w:t>A64.</w:t>
      </w:r>
      <w:r>
        <w:tab/>
        <w:t>Um sistema efetivo de controle de qualidade inclui um processo de monitoramento desenvolvido para fornecer à firma segurança razoável que suas políticas e procedimentos, relativos ao sistema de controle de qualidade, são pertinentes, adequados e operam efetivamente.</w:t>
      </w:r>
    </w:p>
    <w:p w14:paraId="13078374" w14:textId="77777777" w:rsidR="005F5EEF" w:rsidRDefault="005F5EEF" w:rsidP="005F5EEF"/>
    <w:p w14:paraId="224AC412" w14:textId="77777777" w:rsidR="005F5EEF" w:rsidRDefault="005F5EEF" w:rsidP="005F5EEF">
      <w:r>
        <w:t>A65.</w:t>
      </w:r>
      <w:r>
        <w:tab/>
        <w:t>A menos que a informação fornecida pela firma ou outras partes indiquem o contrário, a equipe de trabalho é designada a confiar no sistema de controle de qualidade da firma. Por exemplo, a equipe de trabalho pode confiar no sistema de controle de qualidade da firma em relação à:</w:t>
      </w:r>
    </w:p>
    <w:p w14:paraId="2950B298" w14:textId="77777777" w:rsidR="005F5EEF" w:rsidRDefault="005F5EEF" w:rsidP="005F5EEF">
      <w:r>
        <w:t>(a)</w:t>
      </w:r>
      <w:r>
        <w:tab/>
        <w:t xml:space="preserve">competência do pessoal por meio do seu recrutamento e treinamento formal; </w:t>
      </w:r>
    </w:p>
    <w:p w14:paraId="17E032B5" w14:textId="77777777" w:rsidR="005F5EEF" w:rsidRDefault="005F5EEF" w:rsidP="005F5EEF">
      <w:r>
        <w:t>(b)</w:t>
      </w:r>
      <w:r>
        <w:tab/>
        <w:t>independência por meio da acumulação e comunicação de informações relevantes sobre independência;</w:t>
      </w:r>
    </w:p>
    <w:p w14:paraId="0F061A28" w14:textId="77777777" w:rsidR="005F5EEF" w:rsidRDefault="005F5EEF" w:rsidP="005F5EEF">
      <w:r>
        <w:t>(c)</w:t>
      </w:r>
      <w:r>
        <w:tab/>
        <w:t>manutenção de relacionamentos com clientes por meio de sistemas de aceitação e continuidade;</w:t>
      </w:r>
    </w:p>
    <w:p w14:paraId="7826202F" w14:textId="77777777" w:rsidR="005F5EEF" w:rsidRDefault="005F5EEF" w:rsidP="005F5EEF">
      <w:r>
        <w:t>(d)</w:t>
      </w:r>
      <w:r>
        <w:tab/>
        <w:t>aderência aos requisitos legais e regulatórios aplicáveis por meio do processo de monitoramento.</w:t>
      </w:r>
    </w:p>
    <w:p w14:paraId="69AD98FE" w14:textId="77777777" w:rsidR="005F5EEF" w:rsidRDefault="005F5EEF" w:rsidP="005F5EEF">
      <w:r>
        <w:t>Ao considerar as deficiências identificadas no sistema de controle de qualidade que possam afetar o trabalho de asseguração, o sócio encarregado do trabalho pode considerar as medidas tomadas pela firma para retificar tais deficiências.</w:t>
      </w:r>
    </w:p>
    <w:p w14:paraId="43D33418" w14:textId="77777777" w:rsidR="005F5EEF" w:rsidRDefault="005F5EEF" w:rsidP="005F5EEF"/>
    <w:p w14:paraId="1882652C" w14:textId="77777777" w:rsidR="005F5EEF" w:rsidRDefault="005F5EEF" w:rsidP="005F5EEF">
      <w:r>
        <w:t>A66.</w:t>
      </w:r>
      <w:r>
        <w:tab/>
        <w:t>Uma deficiência no sistema de controle de qualidade da firma não indica necessariamente que o trabalho de asseguração não foi executado de acordo com as normas profissionais e exigências legais e regulatórias aplicáveis, ou que o relatório do auditor não foi apropriado.</w:t>
      </w:r>
    </w:p>
    <w:p w14:paraId="5D700467" w14:textId="77777777" w:rsidR="005F5EEF" w:rsidRDefault="005F5EEF" w:rsidP="005F5EEF"/>
    <w:p w14:paraId="2D65BED5" w14:textId="77777777" w:rsidR="005F5EEF" w:rsidRDefault="005F5EEF" w:rsidP="005F5EEF">
      <w:r>
        <w:t>Habilidades, conhecimento e experiência com respeito ao objeto e sua mensuração e avaliação (ver item 31(c))</w:t>
      </w:r>
    </w:p>
    <w:p w14:paraId="3356BBEF" w14:textId="77777777" w:rsidR="005F5EEF" w:rsidRDefault="005F5EEF" w:rsidP="005F5EEF"/>
    <w:p w14:paraId="21748F66" w14:textId="77777777" w:rsidR="005F5EEF" w:rsidRDefault="005F5EEF" w:rsidP="005F5EEF">
      <w:r>
        <w:t>A67.</w:t>
      </w:r>
      <w:r>
        <w:tab/>
        <w:t>O auditor independente pode ser requerido a realizar trabalhos de asseguração para ampla gama de objetos e informações de objeto. Alguns podem exigir conhecimentos e habilidades especializados além daqueles que ele normalmente possui.</w:t>
      </w:r>
    </w:p>
    <w:p w14:paraId="0FAE1227" w14:textId="77777777" w:rsidR="005F5EEF" w:rsidRDefault="005F5EEF" w:rsidP="005F5EEF"/>
    <w:p w14:paraId="23FB0A55" w14:textId="77777777" w:rsidR="005F5EEF" w:rsidRDefault="005F5EEF" w:rsidP="005F5EEF">
      <w:r>
        <w:t>A68.</w:t>
      </w:r>
      <w:r>
        <w:tab/>
        <w:t>A NBC PG 200, item 210.6, requer que o auditor independente concorde em fornecer apenas aqueles serviços que ele seja competente para executar. O auditor independente é o único responsável pela conclusão da asseguração emitida, e essa responsabilidade não é reduzida pelo uso que ele faça de seu especialista. No entanto, se o auditor independente, ao usar o trabalho do especialista, tendo seguido as normas aplicáveis, concluir que o seu trabalho é adequado para os propósitos do auditor, este pode aceitar as constatações ou conclusões dos especialistas como evidências apropriadas.</w:t>
      </w:r>
    </w:p>
    <w:p w14:paraId="70C82024" w14:textId="77777777" w:rsidR="005F5EEF" w:rsidRDefault="005F5EEF" w:rsidP="005F5EEF"/>
    <w:p w14:paraId="4885E6EF" w14:textId="77777777" w:rsidR="005F5EEF" w:rsidRDefault="005F5EEF" w:rsidP="005F5EEF">
      <w:r>
        <w:t>Designação da equipe</w:t>
      </w:r>
    </w:p>
    <w:p w14:paraId="53F9415B" w14:textId="77777777" w:rsidR="005F5EEF" w:rsidRDefault="005F5EEF" w:rsidP="005F5EEF"/>
    <w:p w14:paraId="1C4D146E" w14:textId="77777777" w:rsidR="005F5EEF" w:rsidRDefault="005F5EEF" w:rsidP="005F5EEF">
      <w:r>
        <w:t>Competência e capacidades coletivas (ver item 32)</w:t>
      </w:r>
    </w:p>
    <w:p w14:paraId="541587AB" w14:textId="77777777" w:rsidR="005F5EEF" w:rsidRDefault="005F5EEF" w:rsidP="005F5EEF"/>
    <w:p w14:paraId="59027E71" w14:textId="77777777" w:rsidR="005F5EEF" w:rsidRDefault="005F5EEF" w:rsidP="005F5EEF">
      <w:r>
        <w:t>A69.</w:t>
      </w:r>
      <w:r>
        <w:tab/>
        <w:t>A NBC PA 01, item 26, requer que a firma estabeleça políticas e procedimentos para a aceitação e continuidade do relacionamento com clientes e de trabalhos específicos, projetados para fornecer à firma segurança razoável de que apenas realizará ou continuará relacionamentos e trabalhos quando for competente para realizar o trabalho e possuir capacidade, incluindo tempo e recursos para isso.</w:t>
      </w:r>
    </w:p>
    <w:p w14:paraId="4FB98E4A" w14:textId="77777777" w:rsidR="005F5EEF" w:rsidRDefault="005F5EEF" w:rsidP="005F5EEF"/>
    <w:p w14:paraId="1C949389" w14:textId="77777777" w:rsidR="005F5EEF" w:rsidRDefault="005F5EEF" w:rsidP="005F5EEF">
      <w:r>
        <w:t>Especialista do auditor (ver itens 32(a) e 32(b)(i))</w:t>
      </w:r>
    </w:p>
    <w:p w14:paraId="0AECC2C5" w14:textId="77777777" w:rsidR="005F5EEF" w:rsidRDefault="005F5EEF" w:rsidP="005F5EEF"/>
    <w:p w14:paraId="37F8A46F" w14:textId="77777777" w:rsidR="005F5EEF" w:rsidRDefault="005F5EEF" w:rsidP="005F5EEF">
      <w:r>
        <w:t>A70.</w:t>
      </w:r>
      <w:r>
        <w:tab/>
        <w:t>Alguns dos trabalhos de asseguração podem ser realizados por equipe multidisciplinar, que compreende um ou mais especialistas. Por exemplo, um especialista pode ser necessário para auxiliar o auditor independente a obter uma compreensão de determinado objeto e outras circunstâncias do trabalho em uma ou mais questões mencionadas no item 46R (no caso de trabalho de asseguração razoável) ou 46L (no caso de trabalho de asseguração limitada).</w:t>
      </w:r>
    </w:p>
    <w:p w14:paraId="58C8F7E3" w14:textId="77777777" w:rsidR="005F5EEF" w:rsidRDefault="005F5EEF" w:rsidP="005F5EEF"/>
    <w:p w14:paraId="30DA96D5" w14:textId="77777777" w:rsidR="005F5EEF" w:rsidRDefault="005F5EEF" w:rsidP="005F5EEF">
      <w:r>
        <w:t>A71.</w:t>
      </w:r>
      <w:r>
        <w:tab/>
        <w:t>Quando o trabalho de especialista do auditor for usado, pode ser adequado realizar alguns dos procedimentos requeridos pelo item 52 na aceitação do trabalho ou no estágio de continuação.</w:t>
      </w:r>
    </w:p>
    <w:p w14:paraId="4CD93B46" w14:textId="77777777" w:rsidR="005F5EEF" w:rsidRDefault="005F5EEF" w:rsidP="005F5EEF"/>
    <w:p w14:paraId="44C3DAB9" w14:textId="77777777" w:rsidR="005F5EEF" w:rsidRDefault="005F5EEF" w:rsidP="005F5EEF">
      <w:r>
        <w:t>Outros auditores independentes (ver item 32(b)(ii))</w:t>
      </w:r>
    </w:p>
    <w:p w14:paraId="28AAD36F" w14:textId="77777777" w:rsidR="005F5EEF" w:rsidRDefault="005F5EEF" w:rsidP="005F5EEF"/>
    <w:p w14:paraId="3C7E1634" w14:textId="77777777" w:rsidR="005F5EEF" w:rsidRDefault="005F5EEF" w:rsidP="005F5EEF">
      <w:r>
        <w:t>A72.</w:t>
      </w:r>
      <w:r>
        <w:tab/>
        <w:t>A informação do objeto pode incluir informações sobre as quais outro auditor independente pode haver expressado uma conclusão. O auditor independente, ao concluir sobre a informação do objeto, pode decidir usar a evidência na qual a conclusão do outro auditor independente é baseada para fornecer evidências acerca da informação do objeto.</w:t>
      </w:r>
    </w:p>
    <w:p w14:paraId="4C268A4D" w14:textId="77777777" w:rsidR="005F5EEF" w:rsidRDefault="005F5EEF" w:rsidP="005F5EEF"/>
    <w:p w14:paraId="7D949BC3" w14:textId="77777777" w:rsidR="005F5EEF" w:rsidRDefault="005F5EEF" w:rsidP="005F5EEF">
      <w:r>
        <w:t>A73.</w:t>
      </w:r>
      <w:r>
        <w:tab/>
        <w:t>O trabalho de outro auditor independente pode ser usado em relação a determinado objeto quando, por exemplo, estiver em local remoto ou em jurisdição estrangeira. Tais auditores não fazem parte da equipe de trabalho. Considerações relevantes quando a equipe de trabalho planeja utilizar o trabalho de outro auditor independente podem incluir:</w:t>
      </w:r>
    </w:p>
    <w:p w14:paraId="49288857" w14:textId="77777777" w:rsidR="005F5EEF" w:rsidRDefault="005F5EEF" w:rsidP="005F5EEF">
      <w:r>
        <w:t>•</w:t>
      </w:r>
      <w:r>
        <w:tab/>
        <w:t xml:space="preserve">se o outro auditor compreende e observa os requisitos éticos que são relevantes para o trabalho e, especificamente, é independente; </w:t>
      </w:r>
    </w:p>
    <w:p w14:paraId="33035F3A" w14:textId="77777777" w:rsidR="005F5EEF" w:rsidRDefault="005F5EEF" w:rsidP="005F5EEF">
      <w:r>
        <w:t>•</w:t>
      </w:r>
      <w:r>
        <w:tab/>
        <w:t xml:space="preserve">a competência do outro auditor independente; </w:t>
      </w:r>
    </w:p>
    <w:p w14:paraId="236903F2" w14:textId="77777777" w:rsidR="005F5EEF" w:rsidRDefault="005F5EEF" w:rsidP="005F5EEF">
      <w:r>
        <w:t>•</w:t>
      </w:r>
      <w:r>
        <w:tab/>
        <w:t xml:space="preserve">a extensão do envolvimento da equipe de trabalho com o trabalho do outro auditor; </w:t>
      </w:r>
    </w:p>
    <w:p w14:paraId="0EC92685" w14:textId="77777777" w:rsidR="005F5EEF" w:rsidRDefault="005F5EEF" w:rsidP="005F5EEF">
      <w:r>
        <w:t>•</w:t>
      </w:r>
      <w:r>
        <w:tab/>
        <w:t xml:space="preserve">se o outro auditor independente atua em um ambiente regulatório que monitora ativamente o auditor. </w:t>
      </w:r>
    </w:p>
    <w:p w14:paraId="55D77A5B" w14:textId="77777777" w:rsidR="005F5EEF" w:rsidRDefault="005F5EEF" w:rsidP="005F5EEF"/>
    <w:p w14:paraId="467DDE2F" w14:textId="77777777" w:rsidR="005F5EEF" w:rsidRDefault="005F5EEF" w:rsidP="005F5EEF">
      <w:r>
        <w:t>Responsabilidades de revisão (ver item 33(c))</w:t>
      </w:r>
    </w:p>
    <w:p w14:paraId="65C184D8" w14:textId="77777777" w:rsidR="005F5EEF" w:rsidRDefault="005F5EEF" w:rsidP="005F5EEF"/>
    <w:p w14:paraId="4C122F28" w14:textId="77777777" w:rsidR="005F5EEF" w:rsidRDefault="005F5EEF" w:rsidP="005F5EEF">
      <w:r>
        <w:t>A74.</w:t>
      </w:r>
      <w:r>
        <w:tab/>
        <w:t>De acordo com a NBC PA 01, item 33, as políticas de responsabilidade de revisão da firma e seus procedimentos são determinados, levando em consideração que o trabalho dos membros menos experientes da equipe serão revisados pelos membros mais experientes.</w:t>
      </w:r>
    </w:p>
    <w:p w14:paraId="70A7DF74" w14:textId="77777777" w:rsidR="005F5EEF" w:rsidRDefault="005F5EEF" w:rsidP="005F5EEF"/>
    <w:p w14:paraId="733461BE" w14:textId="77777777" w:rsidR="005F5EEF" w:rsidRDefault="005F5EEF" w:rsidP="005F5EEF">
      <w:r>
        <w:t>Revisão do controle de qualidade do trabalho (ver item 36(b))</w:t>
      </w:r>
    </w:p>
    <w:p w14:paraId="3B96B8EC" w14:textId="77777777" w:rsidR="005F5EEF" w:rsidRDefault="005F5EEF" w:rsidP="005F5EEF"/>
    <w:p w14:paraId="20411C2A" w14:textId="77777777" w:rsidR="005F5EEF" w:rsidRDefault="005F5EEF" w:rsidP="005F5EEF">
      <w:r>
        <w:t>A75. Outras questões que podem ser consideradas na revisão do controle de qualidade do trabalho incluem:</w:t>
      </w:r>
    </w:p>
    <w:p w14:paraId="7CE23658" w14:textId="77777777" w:rsidR="005F5EEF" w:rsidRDefault="005F5EEF" w:rsidP="005F5EEF">
      <w:r>
        <w:t>(a)</w:t>
      </w:r>
      <w:r>
        <w:tab/>
        <w:t xml:space="preserve">a avaliação pela equipe do trabalho acerca da independência da firma em relação ao trabalho; </w:t>
      </w:r>
    </w:p>
    <w:p w14:paraId="0D4BCBED" w14:textId="77777777" w:rsidR="005F5EEF" w:rsidRDefault="005F5EEF" w:rsidP="005F5EEF">
      <w:r>
        <w:t>(b)</w:t>
      </w:r>
      <w:r>
        <w:tab/>
        <w:t>se as consultas apropriadas ocorreram em questões que envolvem diferenças de opinião ou outras questões difíceis ou contenciosas, e as conclusões que surgiram dessas consultas; e</w:t>
      </w:r>
    </w:p>
    <w:p w14:paraId="2FDB039D" w14:textId="77777777" w:rsidR="005F5EEF" w:rsidRDefault="005F5EEF" w:rsidP="005F5EEF">
      <w:r>
        <w:t>(c)</w:t>
      </w:r>
      <w:r>
        <w:tab/>
        <w:t>se a documentação do trabalho selecionada para revisão reflete o trabalho realizado em relação aos julgamentos significativos e se suporta as conclusões alcançadas.</w:t>
      </w:r>
    </w:p>
    <w:p w14:paraId="00266093" w14:textId="77777777" w:rsidR="005F5EEF" w:rsidRDefault="005F5EEF" w:rsidP="005F5EEF"/>
    <w:p w14:paraId="5B53A644" w14:textId="77777777" w:rsidR="005F5EEF" w:rsidRDefault="005F5EEF" w:rsidP="005F5EEF">
      <w:r>
        <w:t>Ceticismo e julgamento profissional</w:t>
      </w:r>
    </w:p>
    <w:p w14:paraId="331E67C1" w14:textId="77777777" w:rsidR="005F5EEF" w:rsidRDefault="005F5EEF" w:rsidP="005F5EEF"/>
    <w:p w14:paraId="307F324D" w14:textId="77777777" w:rsidR="005F5EEF" w:rsidRDefault="005F5EEF" w:rsidP="005F5EEF">
      <w:r>
        <w:t>Ceticismo profissional (ver item 37)</w:t>
      </w:r>
    </w:p>
    <w:p w14:paraId="1AB98FFD" w14:textId="77777777" w:rsidR="005F5EEF" w:rsidRDefault="005F5EEF" w:rsidP="005F5EEF"/>
    <w:p w14:paraId="5BD5927C" w14:textId="77777777" w:rsidR="005F5EEF" w:rsidRDefault="005F5EEF" w:rsidP="005F5EEF">
      <w:r>
        <w:t>A76. O ceticismo profissional é a atitude que inclui estar alerta a, por exemplo:</w:t>
      </w:r>
    </w:p>
    <w:p w14:paraId="2B617404" w14:textId="77777777" w:rsidR="005F5EEF" w:rsidRDefault="005F5EEF" w:rsidP="005F5EEF">
      <w:r>
        <w:t>•</w:t>
      </w:r>
      <w:r>
        <w:tab/>
        <w:t xml:space="preserve">evidências que são inconsistentes com outras evidências obtidas; </w:t>
      </w:r>
    </w:p>
    <w:p w14:paraId="54AC968B" w14:textId="77777777" w:rsidR="005F5EEF" w:rsidRDefault="005F5EEF" w:rsidP="005F5EEF">
      <w:r>
        <w:t>•</w:t>
      </w:r>
      <w:r>
        <w:tab/>
        <w:t xml:space="preserve">informações que geram dúvidas quanto à confiabilidade de documentos e de respostas a indagações a serem usados como evidências; </w:t>
      </w:r>
    </w:p>
    <w:p w14:paraId="7C182B35" w14:textId="77777777" w:rsidR="005F5EEF" w:rsidRDefault="005F5EEF" w:rsidP="005F5EEF">
      <w:r>
        <w:t>•</w:t>
      </w:r>
      <w:r>
        <w:tab/>
        <w:t>circunstâncias que sugerem a necessidade de procedimentos adicionais àqueles requeridos pelas normas relevantes;</w:t>
      </w:r>
    </w:p>
    <w:p w14:paraId="463E92DB" w14:textId="77777777" w:rsidR="005F5EEF" w:rsidRDefault="005F5EEF" w:rsidP="005F5EEF">
      <w:r>
        <w:t>•</w:t>
      </w:r>
      <w:r>
        <w:tab/>
        <w:t xml:space="preserve">condições que podem indicar prováveis distorções. </w:t>
      </w:r>
    </w:p>
    <w:p w14:paraId="6994A61C" w14:textId="77777777" w:rsidR="005F5EEF" w:rsidRDefault="005F5EEF" w:rsidP="005F5EEF"/>
    <w:p w14:paraId="06B5761D" w14:textId="77777777" w:rsidR="005F5EEF" w:rsidRDefault="005F5EEF" w:rsidP="005F5EEF">
      <w:r>
        <w:t>A77.</w:t>
      </w:r>
      <w:r>
        <w:tab/>
        <w:t>Manter o ceticismo profissional durante o trabalho é necessário, caso o auditor independente queira, por exemplo, reduzir os riscos:</w:t>
      </w:r>
    </w:p>
    <w:p w14:paraId="7A80E643" w14:textId="77777777" w:rsidR="005F5EEF" w:rsidRDefault="005F5EEF" w:rsidP="005F5EEF">
      <w:r>
        <w:t>•</w:t>
      </w:r>
      <w:r>
        <w:tab/>
        <w:t xml:space="preserve">de negligenciar circunstâncias incomuns; </w:t>
      </w:r>
    </w:p>
    <w:p w14:paraId="3E0E8D3A" w14:textId="77777777" w:rsidR="005F5EEF" w:rsidRDefault="005F5EEF" w:rsidP="005F5EEF">
      <w:r>
        <w:t>•</w:t>
      </w:r>
      <w:r>
        <w:tab/>
        <w:t xml:space="preserve">de generalização excessiva ao formar conclusões a partir das observações; </w:t>
      </w:r>
    </w:p>
    <w:p w14:paraId="4F4CD1B2" w14:textId="77777777" w:rsidR="005F5EEF" w:rsidRDefault="005F5EEF" w:rsidP="005F5EEF">
      <w:r>
        <w:t>•</w:t>
      </w:r>
      <w:r>
        <w:tab/>
        <w:t xml:space="preserve">de usar premissas inapropriadas ao determinar a natureza, a época e a extensão dos procedimentos, e avaliar os seus resultados. </w:t>
      </w:r>
    </w:p>
    <w:p w14:paraId="51157B85" w14:textId="77777777" w:rsidR="005F5EEF" w:rsidRDefault="005F5EEF" w:rsidP="005F5EEF"/>
    <w:p w14:paraId="40307FB3" w14:textId="77777777" w:rsidR="005F5EEF" w:rsidRDefault="005F5EEF" w:rsidP="005F5EEF">
      <w:r>
        <w:t>A78.</w:t>
      </w:r>
      <w:r>
        <w:tab/>
        <w:t>Ceticismo profissional é necessário para a avaliação crítica da evidência. Isso inclui questionar evidências inconsistentes e a confiabilidade dos documentos e respostas às indagações. Também inclui a consideração da suficiência e adequação das evidências obtidas à luz das circunstâncias.</w:t>
      </w:r>
    </w:p>
    <w:p w14:paraId="1F9FBC76" w14:textId="77777777" w:rsidR="005F5EEF" w:rsidRDefault="005F5EEF" w:rsidP="005F5EEF"/>
    <w:p w14:paraId="4E0DCAD1" w14:textId="77777777" w:rsidR="005F5EEF" w:rsidRDefault="005F5EEF" w:rsidP="005F5EEF">
      <w:r>
        <w:t>A79.</w:t>
      </w:r>
      <w:r>
        <w:tab/>
        <w:t>Exceto quando o trabalho envolver asseguração sobre a autenticidade dos documentos, o auditor independente pode aceitar registros e documentos como autênticos, a não ser que o auditor tenha razões para acreditar no contrário. Contudo, conforme é requerido pelo item 50, o auditor deve considerar a confiabilidade da informação a ser usada como evidência.</w:t>
      </w:r>
    </w:p>
    <w:p w14:paraId="022A8680" w14:textId="77777777" w:rsidR="005F5EEF" w:rsidRDefault="005F5EEF" w:rsidP="005F5EEF"/>
    <w:p w14:paraId="3476966C" w14:textId="77777777" w:rsidR="005F5EEF" w:rsidRDefault="005F5EEF" w:rsidP="005F5EEF">
      <w:r>
        <w:t>A80. Não se pode esperar que o auditor independente desconsidere experiências passadas sobre a honestidade e integridade daqueles que fornecem evidências. Contudo, a confiança de que aqueles que fornecem as evidências são honestos e íntegros não reduz a necessidade do auditor de manter o ceticismo profissional.</w:t>
      </w:r>
    </w:p>
    <w:p w14:paraId="4475705F" w14:textId="77777777" w:rsidR="005F5EEF" w:rsidRDefault="005F5EEF" w:rsidP="005F5EEF"/>
    <w:p w14:paraId="6864D3C3" w14:textId="77777777" w:rsidR="005F5EEF" w:rsidRDefault="005F5EEF" w:rsidP="005F5EEF">
      <w:r>
        <w:t>Julgamento profissional (ver item 38)</w:t>
      </w:r>
    </w:p>
    <w:p w14:paraId="7F1CC537" w14:textId="77777777" w:rsidR="005F5EEF" w:rsidRDefault="005F5EEF" w:rsidP="005F5EEF"/>
    <w:p w14:paraId="0DC6C5F8" w14:textId="77777777" w:rsidR="005F5EEF" w:rsidRDefault="005F5EEF" w:rsidP="005F5EEF">
      <w:r>
        <w:t>A81.</w:t>
      </w:r>
      <w:r>
        <w:tab/>
        <w:t>O julgamento profissional é essencial para a condução apropriada de trabalho de asseguração. Isso é devido à interpretação de requerimentos éticos, de NBCs TO pertinentes e de decisões tomadas durante o trabalho que não podem ser aplicadas sem treinamento, conhecimento e experiência relevantes aos fatos e circunstâncias. O julgamento profissional é necessário nas decisões sobre:</w:t>
      </w:r>
    </w:p>
    <w:p w14:paraId="1DA57FA8" w14:textId="77777777" w:rsidR="005F5EEF" w:rsidRDefault="005F5EEF" w:rsidP="005F5EEF">
      <w:r>
        <w:t>•</w:t>
      </w:r>
      <w:r>
        <w:tab/>
        <w:t xml:space="preserve">materialidade e risco do trabalho; </w:t>
      </w:r>
    </w:p>
    <w:p w14:paraId="711F0B39" w14:textId="77777777" w:rsidR="005F5EEF" w:rsidRDefault="005F5EEF" w:rsidP="005F5EEF">
      <w:r>
        <w:t>•</w:t>
      </w:r>
      <w:r>
        <w:tab/>
        <w:t xml:space="preserve">natureza, época e extensão dos procedimentos utilizados para atender aos requisitos das NBCs TO pertinentes e para obter evidências; </w:t>
      </w:r>
    </w:p>
    <w:p w14:paraId="4EFE7694" w14:textId="77777777" w:rsidR="005F5EEF" w:rsidRDefault="005F5EEF" w:rsidP="005F5EEF">
      <w:r>
        <w:t>•</w:t>
      </w:r>
      <w:r>
        <w:tab/>
        <w:t>avaliar se as evidências apropriadas e suficientes foram obtidas e se é preciso fazer mais para alcançar os objetivos desta e de qualquer outra NBC TO para um objeto específico. Especialmente no caso de trabalho de asseguração limitada, o julgamento profissional é requerido ao avaliar se um nível significativo de asseguração foi obtido;</w:t>
      </w:r>
    </w:p>
    <w:p w14:paraId="1317E2C3" w14:textId="77777777" w:rsidR="005F5EEF" w:rsidRDefault="005F5EEF" w:rsidP="005F5EEF">
      <w:r>
        <w:t>•</w:t>
      </w:r>
      <w:r>
        <w:tab/>
        <w:t xml:space="preserve">as conclusões apropriadas alcançadas com base nas evidências obtidas. </w:t>
      </w:r>
    </w:p>
    <w:p w14:paraId="166301E6" w14:textId="77777777" w:rsidR="005F5EEF" w:rsidRDefault="005F5EEF" w:rsidP="005F5EEF"/>
    <w:p w14:paraId="6F4C8ABA" w14:textId="77777777" w:rsidR="005F5EEF" w:rsidRDefault="005F5EEF" w:rsidP="005F5EEF">
      <w:r>
        <w:t>A82. A característica esperada do julgamento profissional do auditor independente é que seja exercido por profissional com treinamento, conhecimento e experiência que tenham contribuído no seu desenvolvimento e nas competências necessárias para exercer julgamentos razoáveis.</w:t>
      </w:r>
    </w:p>
    <w:p w14:paraId="6672E7EC" w14:textId="77777777" w:rsidR="005F5EEF" w:rsidRDefault="005F5EEF" w:rsidP="005F5EEF"/>
    <w:p w14:paraId="6138275E" w14:textId="77777777" w:rsidR="005F5EEF" w:rsidRDefault="005F5EEF" w:rsidP="005F5EEF">
      <w:r>
        <w:t>A83.</w:t>
      </w:r>
      <w:r>
        <w:tab/>
        <w:t>O exercício do julgamento profissional em qualquer caso específico é fundamentado nos fatos e circunstâncias que são conhecidos pelo auditor. A consulta sobre assuntos complexos ou controversos durante o curso do trabalho, entre os integrantes da equipe de trabalho, entre a equipe e outros em nível adequado, dentro ou fora da firma, auxiliam o auditor independente a exercer julgamentos razoáveis, incluindo a extensão de quais tópicos específicos na informação do objeto são afetados pelo julgamento da parte apropriada.</w:t>
      </w:r>
    </w:p>
    <w:p w14:paraId="424B2ACC" w14:textId="77777777" w:rsidR="005F5EEF" w:rsidRDefault="005F5EEF" w:rsidP="005F5EEF"/>
    <w:p w14:paraId="58B5B24B" w14:textId="77777777" w:rsidR="005F5EEF" w:rsidRDefault="005F5EEF" w:rsidP="005F5EEF">
      <w:r>
        <w:t>A84.</w:t>
      </w:r>
      <w:r>
        <w:tab/>
        <w:t>O julgamento profissional pode ser avaliado quando o julgamento obtido reflete uma aplicação competente da asseguração e mensuração ou dos princípios de avaliação adequados e consistentes, à luz dos fatos e circunstâncias que foram conhecidos pelo auditor até a data de seu relatório de asseguração.</w:t>
      </w:r>
    </w:p>
    <w:p w14:paraId="4D85CD73" w14:textId="77777777" w:rsidR="005F5EEF" w:rsidRDefault="005F5EEF" w:rsidP="005F5EEF"/>
    <w:p w14:paraId="21278554" w14:textId="77777777" w:rsidR="005F5EEF" w:rsidRDefault="005F5EEF" w:rsidP="005F5EEF">
      <w:r>
        <w:t>A85.</w:t>
      </w:r>
      <w:r>
        <w:tab/>
        <w:t>O julgamento profissional precisa ser exercido ao longo de todo o trabalho. Ele também precisa ser documentado de forma apropriada. Nesse aspecto, o item 79 requer que o auditor independente prepare documentação suficiente para permitir que um auditor experiente, que não possua qualquer envolvimento anterior com o trabalho, possa compreender os julgamentos profissionais relevantes exercidos ao se chegar a conclusões sobre assuntos significativos que surgiram durante o trabalho. O julgamento profissional não deve ser usado como justificativa para decisões que não são suportadas pelos fatos e circunstâncias do trabalho ou das evidências apropriadas e suficientes.</w:t>
      </w:r>
    </w:p>
    <w:p w14:paraId="0432A51C" w14:textId="77777777" w:rsidR="005F5EEF" w:rsidRDefault="005F5EEF" w:rsidP="005F5EEF"/>
    <w:p w14:paraId="25F4E27D" w14:textId="77777777" w:rsidR="005F5EEF" w:rsidRDefault="005F5EEF" w:rsidP="005F5EEF">
      <w:r>
        <w:t>Planejamento e execução do trabalho</w:t>
      </w:r>
    </w:p>
    <w:p w14:paraId="3EA19B8B" w14:textId="77777777" w:rsidR="005F5EEF" w:rsidRDefault="005F5EEF" w:rsidP="005F5EEF"/>
    <w:p w14:paraId="58D8FDEF" w14:textId="77777777" w:rsidR="005F5EEF" w:rsidRDefault="005F5EEF" w:rsidP="005F5EEF">
      <w:r>
        <w:t>Planejamento (ver item 40)</w:t>
      </w:r>
    </w:p>
    <w:p w14:paraId="17929CE2" w14:textId="77777777" w:rsidR="005F5EEF" w:rsidRDefault="005F5EEF" w:rsidP="005F5EEF"/>
    <w:p w14:paraId="6E994285" w14:textId="77777777" w:rsidR="005F5EEF" w:rsidRDefault="005F5EEF" w:rsidP="005F5EEF">
      <w:r>
        <w:t>A86.</w:t>
      </w:r>
      <w:r>
        <w:tab/>
        <w:t>O planejamento envolve o sócio responsável pelo trabalho, outros membros-chave da equipe de trabalho e quaisquer especialistas externos do auditor para desenvolver uma estratégia global para o alcance, a ênfase, a época e a condução do trabalho, além de programa de trabalho, incluindo uma abordagem detalhada da natureza, época e extensão dos procedimentos a serem realizados e as razões para escolhê-los. O planejamento adequado ajuda a dedicar atenção apropriada a áreas importantes do trabalho, a identificar tempestivamente problemas potenciais, a organizar e a administrar adequadamente o trabalho, de forma que ele seja realizado de maneira eficaz. O planejamento adequado também auxilia o auditor independente a designar o trabalho de forma apropriada aos membros da equipe, assim como facilita a orientação, a supervisão e a revisão do trabalho. Adicionalmente, ele auxilia, quando aplicável, a coordenação do trabalho realizado por outros auditores e especialistas. A natureza e a extensão das atividades de planejamento variam conforme circunstâncias do trabalho, por exemplo, a complexidade de determinado objeto e os critérios. Exemplos dos principais assuntos a serem considerados incluem:</w:t>
      </w:r>
    </w:p>
    <w:p w14:paraId="0899DFE8" w14:textId="77777777" w:rsidR="005F5EEF" w:rsidRDefault="005F5EEF" w:rsidP="005F5EEF">
      <w:r>
        <w:t>•</w:t>
      </w:r>
      <w:r>
        <w:tab/>
        <w:t xml:space="preserve">as características do trabalho que definem seu alcance, incluindo os termos de contratação, as características de determinado objeto e os critérios; </w:t>
      </w:r>
    </w:p>
    <w:p w14:paraId="122F76DD" w14:textId="77777777" w:rsidR="005F5EEF" w:rsidRDefault="005F5EEF" w:rsidP="005F5EEF">
      <w:r>
        <w:t>•</w:t>
      </w:r>
      <w:r>
        <w:tab/>
        <w:t>a época e a natureza das comunicações requeridas;</w:t>
      </w:r>
    </w:p>
    <w:p w14:paraId="41EFBCE0" w14:textId="77777777" w:rsidR="005F5EEF" w:rsidRDefault="005F5EEF" w:rsidP="005F5EEF">
      <w:r>
        <w:t>•</w:t>
      </w:r>
      <w:r>
        <w:tab/>
        <w:t>o resultado das atividades de aceitação do trabalho e, quando aplicáveis, se é relevante o conhecimento obtido em outros trabalhos realizados pelo sócio responsável pelo trabalho para as partes apropriadas;</w:t>
      </w:r>
    </w:p>
    <w:p w14:paraId="252DA6E2" w14:textId="77777777" w:rsidR="005F5EEF" w:rsidRDefault="005F5EEF" w:rsidP="005F5EEF">
      <w:r>
        <w:t>•</w:t>
      </w:r>
      <w:r>
        <w:tab/>
        <w:t xml:space="preserve">o processo de trabalho; </w:t>
      </w:r>
    </w:p>
    <w:p w14:paraId="6367E6D8" w14:textId="77777777" w:rsidR="005F5EEF" w:rsidRDefault="005F5EEF" w:rsidP="005F5EEF">
      <w:r>
        <w:t>•</w:t>
      </w:r>
      <w:r>
        <w:tab/>
        <w:t xml:space="preserve">o entendimento do auditor independente sobre as partes apropriadas e seu ambiente, incluindo os riscos de que as informações do objeto possam estar distorcidas de forma relevante; </w:t>
      </w:r>
    </w:p>
    <w:p w14:paraId="240FD5E5" w14:textId="77777777" w:rsidR="005F5EEF" w:rsidRDefault="005F5EEF" w:rsidP="005F5EEF">
      <w:r>
        <w:t>•</w:t>
      </w:r>
      <w:r>
        <w:tab/>
        <w:t xml:space="preserve">a identificação dos usuários previstos e as suas necessidades de informação e a consideração da materialidade e dos componentes do risco do trabalho; </w:t>
      </w:r>
    </w:p>
    <w:p w14:paraId="0E8D7B7A" w14:textId="77777777" w:rsidR="005F5EEF" w:rsidRDefault="005F5EEF" w:rsidP="005F5EEF">
      <w:r>
        <w:t>•</w:t>
      </w:r>
      <w:r>
        <w:tab/>
        <w:t xml:space="preserve">a extensão em que o risco de fraude é relevante ao trabalho; </w:t>
      </w:r>
    </w:p>
    <w:p w14:paraId="64C69D28" w14:textId="77777777" w:rsidR="005F5EEF" w:rsidRDefault="005F5EEF" w:rsidP="005F5EEF">
      <w:r>
        <w:t>•</w:t>
      </w:r>
      <w:r>
        <w:tab/>
        <w:t>a natureza, a época e a extensão dos recursos necessários para realizar o trabalho, tais como pessoal e experiência necessária, incluindo a natureza e a extensão do envolvimento dos especialistas;</w:t>
      </w:r>
    </w:p>
    <w:p w14:paraId="3287FD52" w14:textId="77777777" w:rsidR="005F5EEF" w:rsidRDefault="005F5EEF" w:rsidP="005F5EEF">
      <w:r>
        <w:t>•</w:t>
      </w:r>
      <w:r>
        <w:tab/>
        <w:t xml:space="preserve">o impacto da função de auditoria interna no trabalho. </w:t>
      </w:r>
    </w:p>
    <w:p w14:paraId="260DFAF2" w14:textId="77777777" w:rsidR="005F5EEF" w:rsidRDefault="005F5EEF" w:rsidP="005F5EEF"/>
    <w:p w14:paraId="0160ECAF" w14:textId="77777777" w:rsidR="005F5EEF" w:rsidRDefault="005F5EEF" w:rsidP="005F5EEF">
      <w:r>
        <w:t>A87.</w:t>
      </w:r>
      <w:r>
        <w:tab/>
        <w:t>O auditor independente pode decidir discutir aspectos do planejamento com as partes apropriadas para facilitar a condução e o gerenciamento do trabalho (por exemplo, para coordenar alguns dos procedimentos planejados com o trabalho da equipe das partes apropriadas). Apesar de discussões como essa frequentemente ocorrerem, a estratégia global e o programa do trabalho continuam sendo de responsabilidade do auditor independente. Quando se discutirem assuntos incluídos na estratégia ou no programa de trabalho global, o cuidado é necessário de forma a não comprometer a eficácia do trabalho. Por exemplo, discutir a natureza e a época de procedimentos detalhados com as partes apropriadas pode comprometer a eficácia do trabalho ao tornar os procedimentos muito previsíveis.</w:t>
      </w:r>
    </w:p>
    <w:p w14:paraId="7E64B616" w14:textId="77777777" w:rsidR="005F5EEF" w:rsidRDefault="005F5EEF" w:rsidP="005F5EEF"/>
    <w:p w14:paraId="78AA52E4" w14:textId="77777777" w:rsidR="005F5EEF" w:rsidRDefault="005F5EEF" w:rsidP="005F5EEF">
      <w:r>
        <w:t>A88.</w:t>
      </w:r>
      <w:r>
        <w:tab/>
        <w:t>O planejamento não é uma fase isolada, mas, sim, um processo contínuo e iterativo ao longo do trabalho. Como resultado de imprevistos, mudanças nas condições, ou evidências obtidas, o auditor independente pode ter de revisar a estratégia global e o planejamento do trabalho e, desse modo, a natureza, a época e a extensão dos procedimentos planejados.</w:t>
      </w:r>
    </w:p>
    <w:p w14:paraId="393AE599" w14:textId="77777777" w:rsidR="005F5EEF" w:rsidRDefault="005F5EEF" w:rsidP="005F5EEF"/>
    <w:p w14:paraId="2386E04C" w14:textId="77777777" w:rsidR="005F5EEF" w:rsidRDefault="005F5EEF" w:rsidP="005F5EEF">
      <w:r>
        <w:t>A89.</w:t>
      </w:r>
      <w:r>
        <w:tab/>
        <w:t>Em trabalhos de menor porte ou menos complexos, o trabalho pode ser conduzido por equipe pequena ou envolvendo somente o sócio encarregado do trabalho. Com equipe menor, a coordenação dos trabalhos e a comunicação entre os membros da equipe é mais fácil. Estabelecer a estratégia global do trabalho, em tais casos, não precisa ser uma atividade complexa ou demorada. Ela varia de acordo com o tamanho da entidade, da complexidade do trabalho, incluindo o objeto, os critérios e o tamanho da equipe de trabalho. Por exemplo, no caso de trabalho recorrente, um breve memorando preparado na conclusão do período anterior, com base na revisão dos arquivos de trabalho e destacando assuntos identificados no trabalho recém-completado, atualizado para o período corrente baseado nas discussões com as partes apropriadas, podem servir como documentação para a estratégia do trabalho atual.</w:t>
      </w:r>
    </w:p>
    <w:p w14:paraId="0857828E" w14:textId="77777777" w:rsidR="005F5EEF" w:rsidRDefault="005F5EEF" w:rsidP="005F5EEF"/>
    <w:p w14:paraId="203824E1" w14:textId="77777777" w:rsidR="005F5EEF" w:rsidRDefault="005F5EEF" w:rsidP="005F5EEF">
      <w:r>
        <w:t>A90.</w:t>
      </w:r>
      <w:r>
        <w:tab/>
        <w:t>Se, nas circunstâncias descritas no item 43, o auditor independente continuar com o trabalho:</w:t>
      </w:r>
    </w:p>
    <w:p w14:paraId="24EB946C" w14:textId="77777777" w:rsidR="005F5EEF" w:rsidRDefault="005F5EEF" w:rsidP="005F5EEF">
      <w:r>
        <w:t>(a)</w:t>
      </w:r>
      <w:r>
        <w:tab/>
        <w:t xml:space="preserve">quando, no julgamento profissional do auditor independente, os critérios aplicáveis ou o objeto não forem apropriados e puderem induzir os usuários previstos a erros, uma conclusão com ressalvas ou adversa é apropriada nas circunstâncias, dependendo de quão relevante e disseminado for o assunto; </w:t>
      </w:r>
    </w:p>
    <w:p w14:paraId="7CA9AE0D" w14:textId="77777777" w:rsidR="005F5EEF" w:rsidRDefault="005F5EEF" w:rsidP="005F5EEF">
      <w:r>
        <w:t>(b)</w:t>
      </w:r>
      <w:r>
        <w:tab/>
        <w:t>em outros casos, a conclusão com ressalvas ou a abstenção de conclusão é adequada, dependendo de quão relevante e disseminado for o assunto de acordo com o julgamento profissional do auditor independente.</w:t>
      </w:r>
    </w:p>
    <w:p w14:paraId="1487191E" w14:textId="77777777" w:rsidR="005F5EEF" w:rsidRDefault="005F5EEF" w:rsidP="005F5EEF"/>
    <w:p w14:paraId="1DDB590F" w14:textId="77777777" w:rsidR="005F5EEF" w:rsidRDefault="005F5EEF" w:rsidP="005F5EEF">
      <w:r>
        <w:t>A91.</w:t>
      </w:r>
      <w:r>
        <w:tab/>
        <w:t>Por exemplo, se, após aceitar o trabalho, o auditor independente descobrir que a utilização dos critérios aplicáveis leve a uma informação tendenciosa do objeto, e essa tendenciosidade for relevante ou disseminada, então a conclusão adversa é apropriada nessas circunstâncias.</w:t>
      </w:r>
    </w:p>
    <w:p w14:paraId="02F46108" w14:textId="77777777" w:rsidR="005F5EEF" w:rsidRDefault="005F5EEF" w:rsidP="005F5EEF"/>
    <w:p w14:paraId="743B1571" w14:textId="77777777" w:rsidR="005F5EEF" w:rsidRDefault="005F5EEF" w:rsidP="005F5EEF">
      <w:r>
        <w:t>Materialidade (ver item 44)</w:t>
      </w:r>
    </w:p>
    <w:p w14:paraId="19B29055" w14:textId="77777777" w:rsidR="005F5EEF" w:rsidRDefault="005F5EEF" w:rsidP="005F5EEF"/>
    <w:p w14:paraId="7257D63B" w14:textId="77777777" w:rsidR="005F5EEF" w:rsidRDefault="005F5EEF" w:rsidP="005F5EEF">
      <w:r>
        <w:t>A92.</w:t>
      </w:r>
      <w:r>
        <w:tab/>
        <w:t xml:space="preserve">Os julgamentos profissionais sobre a materialidade são exercidos à luz das circunstâncias envolvidas, mas não são afetados pelo nível de asseguração, ou seja, para os mesmos usuários previstos e os mesmos propósitos, a materialidade para um trabalho de asseguração razoável é semelhante a de um trabalho de asseguração limitada, porque a materialidade é determinada com base na necessidade de informação dos usuários previstos. </w:t>
      </w:r>
    </w:p>
    <w:p w14:paraId="2EC28EF8" w14:textId="77777777" w:rsidR="005F5EEF" w:rsidRDefault="005F5EEF" w:rsidP="005F5EEF"/>
    <w:p w14:paraId="78F38B8B" w14:textId="77777777" w:rsidR="005F5EEF" w:rsidRDefault="005F5EEF" w:rsidP="005F5EEF">
      <w:r>
        <w:t>A93.</w:t>
      </w:r>
      <w:r>
        <w:tab/>
        <w:t>Os critérios aplicáveis devem considerar o conceito de materialidade no contexto da elaboração e apresentação da informação do objeto e, dessa forma, fornecer uma estrutura de referência para o auditor independente determinar a materialidade no trabalho. Apesar de os critérios aplicáveis considerarem a materialidade em diferentes termos, o seu conceito geralmente inclui os assuntos apresentados nos itens A92 a A100. Se os critérios aplicáveis não incluírem o conceito de materialidade, esses itens fornecem ao auditor uma estrutura de referência.</w:t>
      </w:r>
    </w:p>
    <w:p w14:paraId="323D5054" w14:textId="77777777" w:rsidR="005F5EEF" w:rsidRDefault="005F5EEF" w:rsidP="005F5EEF"/>
    <w:p w14:paraId="753F71AA" w14:textId="77777777" w:rsidR="005F5EEF" w:rsidRDefault="005F5EEF" w:rsidP="005F5EEF">
      <w:r>
        <w:t>A94.</w:t>
      </w:r>
      <w:r>
        <w:tab/>
        <w:t>Distorções, incluindo omissões, são consideradas relevantes se elas, individualmente ou em conjunto, puderem razoavelmente influenciar as decisões relevantes dos usuários previstos tomadas com base na informação do objeto. A consideração do auditor independente sobre a materialidade é um assunto de julgamento profissional e é impactada pela percepção que o auditor possui sobre as necessidades comuns de informação dos usuários previstos como um grupo. Nesse contexto, é razoável que o auditor exija que os usuários previstos:</w:t>
      </w:r>
    </w:p>
    <w:p w14:paraId="1DF88E15" w14:textId="77777777" w:rsidR="005F5EEF" w:rsidRDefault="005F5EEF" w:rsidP="005F5EEF">
      <w:r>
        <w:t>(a)</w:t>
      </w:r>
      <w:r>
        <w:tab/>
        <w:t>possuam conhecimento razoável do objeto e a predisposição para estudar a informação do objeto com razoável diligência;</w:t>
      </w:r>
    </w:p>
    <w:p w14:paraId="636F70E7" w14:textId="77777777" w:rsidR="005F5EEF" w:rsidRDefault="005F5EEF" w:rsidP="005F5EEF">
      <w:r>
        <w:t>(b)</w:t>
      </w:r>
      <w:r>
        <w:tab/>
        <w:t>entendam que a informação do objeto é preparada e assegurada em níveis apropriados de materialidade e possuam o entendimento de quaisquer conceitos de materialidade incluídos nos critérios aplicáveis;</w:t>
      </w:r>
    </w:p>
    <w:p w14:paraId="454B2D60" w14:textId="77777777" w:rsidR="005F5EEF" w:rsidRDefault="005F5EEF" w:rsidP="005F5EEF">
      <w:r>
        <w:t>(c)</w:t>
      </w:r>
      <w:r>
        <w:tab/>
        <w:t>entendam quaisquer incertezas inerentes envolvidas na mensuração ou avaliação do objeto; e</w:t>
      </w:r>
    </w:p>
    <w:p w14:paraId="7018A572" w14:textId="77777777" w:rsidR="005F5EEF" w:rsidRDefault="005F5EEF" w:rsidP="005F5EEF">
      <w:r>
        <w:t>(d)</w:t>
      </w:r>
      <w:r>
        <w:tab/>
        <w:t>tomem decisões razoáveis com base na informação do objeto considerado como um todo.</w:t>
      </w:r>
    </w:p>
    <w:p w14:paraId="7C9003FE" w14:textId="77777777" w:rsidR="005F5EEF" w:rsidRDefault="005F5EEF" w:rsidP="005F5EEF">
      <w:r>
        <w:t>A não ser que o trabalho tenha sido desenvolvido para atender às necessidades de informações de usuários específicos, os possíveis efeitos das distorções para os usuários específicos, cuja necessidade de informação possa variar amplamente, não são geralmente considerados (ver também os itens A16 a A18).</w:t>
      </w:r>
    </w:p>
    <w:p w14:paraId="3BF61199" w14:textId="77777777" w:rsidR="005F5EEF" w:rsidRDefault="005F5EEF" w:rsidP="005F5EEF"/>
    <w:p w14:paraId="6A0DEAD4" w14:textId="77777777" w:rsidR="005F5EEF" w:rsidRDefault="005F5EEF" w:rsidP="005F5EEF">
      <w:r>
        <w:t>A95.</w:t>
      </w:r>
      <w:r>
        <w:tab/>
        <w:t>A materialidade é considerada no contexto dos fatores qualitativos e, quando aplicável, quantitativos. A importância relativa dos fatores qualitativos e quantitativos, ao considerar a materialidade de um trabalho específico, é uma questão para o julgamento profissional do auditor independente.</w:t>
      </w:r>
    </w:p>
    <w:p w14:paraId="32F6B576" w14:textId="77777777" w:rsidR="005F5EEF" w:rsidRDefault="005F5EEF" w:rsidP="005F5EEF"/>
    <w:p w14:paraId="3D9C3FAB" w14:textId="77777777" w:rsidR="005F5EEF" w:rsidRDefault="005F5EEF" w:rsidP="005F5EEF">
      <w:r>
        <w:t xml:space="preserve">A96. </w:t>
      </w:r>
      <w:r>
        <w:tab/>
        <w:t>Fatores qualitativos podem incluir:</w:t>
      </w:r>
    </w:p>
    <w:p w14:paraId="2E4347C2" w14:textId="77777777" w:rsidR="005F5EEF" w:rsidRDefault="005F5EEF" w:rsidP="005F5EEF">
      <w:r>
        <w:t>•</w:t>
      </w:r>
      <w:r>
        <w:tab/>
        <w:t>o número de pessoas ou entidades afetadas pelo objeto;</w:t>
      </w:r>
    </w:p>
    <w:p w14:paraId="66249FA3" w14:textId="77777777" w:rsidR="005F5EEF" w:rsidRDefault="005F5EEF" w:rsidP="005F5EEF">
      <w:r>
        <w:t>•</w:t>
      </w:r>
      <w:r>
        <w:tab/>
        <w:t>a interação entre, e importância relativa de, vários componentes da informação do objeto quando for composto de múltiplos componentes, tais como relatório que inclua vários indicadores de desempenho;</w:t>
      </w:r>
    </w:p>
    <w:p w14:paraId="260D18F7" w14:textId="77777777" w:rsidR="005F5EEF" w:rsidRDefault="005F5EEF" w:rsidP="005F5EEF">
      <w:r>
        <w:t>•</w:t>
      </w:r>
      <w:r>
        <w:tab/>
        <w:t>o texto escolhido com relação à informação do objeto expresso na forma de narrativa;</w:t>
      </w:r>
    </w:p>
    <w:p w14:paraId="5F839305" w14:textId="77777777" w:rsidR="005F5EEF" w:rsidRDefault="005F5EEF" w:rsidP="005F5EEF">
      <w:r>
        <w:t>•</w:t>
      </w:r>
      <w:r>
        <w:tab/>
        <w:t xml:space="preserve">as características da apresentação adotada para a informação do objeto quando os critérios aplicáveis permitirem variações nessa apresentação; </w:t>
      </w:r>
    </w:p>
    <w:p w14:paraId="55AC181B" w14:textId="77777777" w:rsidR="005F5EEF" w:rsidRDefault="005F5EEF" w:rsidP="005F5EEF">
      <w:r>
        <w:t>•</w:t>
      </w:r>
      <w:r>
        <w:tab/>
        <w:t xml:space="preserve">a natureza das distorções, por exemplo, a natureza de desvio de controle quando a informação do objeto for uma declaração de que o controle é eficiente; </w:t>
      </w:r>
    </w:p>
    <w:p w14:paraId="4625B639" w14:textId="77777777" w:rsidR="005F5EEF" w:rsidRDefault="005F5EEF" w:rsidP="005F5EEF">
      <w:r>
        <w:t>•</w:t>
      </w:r>
      <w:r>
        <w:tab/>
        <w:t>se a distorção afetar a adequação às leis ou regulamentos;</w:t>
      </w:r>
    </w:p>
    <w:p w14:paraId="2FCC908F" w14:textId="77777777" w:rsidR="005F5EEF" w:rsidRDefault="005F5EEF" w:rsidP="005F5EEF">
      <w:r>
        <w:t>•</w:t>
      </w:r>
      <w:r>
        <w:tab/>
        <w:t xml:space="preserve">no caso do relatório periódico sobre determinado objeto, o efeito de ajuste que afete as informações passadas ou atuais do objeto ou se for propenso a afetar as informações futuras do objeto; </w:t>
      </w:r>
    </w:p>
    <w:p w14:paraId="55D28E59" w14:textId="77777777" w:rsidR="005F5EEF" w:rsidRDefault="005F5EEF" w:rsidP="005F5EEF">
      <w:r>
        <w:t>•</w:t>
      </w:r>
      <w:r>
        <w:tab/>
        <w:t xml:space="preserve">se a distorção for resultado de ato intencional ou não intencional; </w:t>
      </w:r>
    </w:p>
    <w:p w14:paraId="09ABC25A" w14:textId="77777777" w:rsidR="005F5EEF" w:rsidRDefault="005F5EEF" w:rsidP="005F5EEF">
      <w:r>
        <w:t>•</w:t>
      </w:r>
      <w:r>
        <w:tab/>
        <w:t>se a distorção for significativa, considerando a compreensão do auditor independente das comunicações prévias aos usuários, por exemplo, em relação ao resultado esperado da mensuração ou avaliação de determinado objeto;</w:t>
      </w:r>
    </w:p>
    <w:p w14:paraId="1D4BBE41" w14:textId="77777777" w:rsidR="005F5EEF" w:rsidRDefault="005F5EEF" w:rsidP="005F5EEF">
      <w:r>
        <w:t>•</w:t>
      </w:r>
      <w:r>
        <w:tab/>
        <w:t xml:space="preserve">se a distorção se referir ao relacionamento entre a parte responsável, o mensurador ou o avaliador, ou a contratante ou o seu relacionamento com outras partes; </w:t>
      </w:r>
    </w:p>
    <w:p w14:paraId="7DCE88FE" w14:textId="77777777" w:rsidR="005F5EEF" w:rsidRDefault="005F5EEF" w:rsidP="005F5EEF">
      <w:r>
        <w:t>•</w:t>
      </w:r>
      <w:r>
        <w:tab/>
        <w:t>quando o valor limite ou de referência for estabelecido e se o resultado do procedimento desviar desse valor;</w:t>
      </w:r>
    </w:p>
    <w:p w14:paraId="776A801E" w14:textId="77777777" w:rsidR="005F5EEF" w:rsidRDefault="005F5EEF" w:rsidP="005F5EEF">
      <w:r>
        <w:t>•</w:t>
      </w:r>
      <w:r>
        <w:tab/>
        <w:t xml:space="preserve">quando determinado objeto for programa governamental ou de entidade do setor público, e se um aspecto específico do programa ou entidade for significativo em relação à natureza, visibilidade e sensitividade do programa ou entidade; </w:t>
      </w:r>
    </w:p>
    <w:p w14:paraId="4BC1E4E0" w14:textId="77777777" w:rsidR="005F5EEF" w:rsidRDefault="005F5EEF" w:rsidP="005F5EEF">
      <w:r>
        <w:t>•</w:t>
      </w:r>
      <w:r>
        <w:tab/>
        <w:t xml:space="preserve">quando a informação do objeto se referir a uma conclusão sobre o cumprimento da lei ou regulamento e a gravidade das consequências sobre o não cumprimento. </w:t>
      </w:r>
    </w:p>
    <w:p w14:paraId="68764774" w14:textId="77777777" w:rsidR="005F5EEF" w:rsidRDefault="005F5EEF" w:rsidP="005F5EEF"/>
    <w:p w14:paraId="1CA0246E" w14:textId="77777777" w:rsidR="005F5EEF" w:rsidRDefault="005F5EEF" w:rsidP="005F5EEF">
      <w:r>
        <w:t xml:space="preserve">A97. </w:t>
      </w:r>
      <w:r>
        <w:tab/>
        <w:t>Os fatores quantitativos se referem à magnitude das distorções relativas às quantias reportadas para aqueles aspectos da informação do objeto, se houver, que são:</w:t>
      </w:r>
    </w:p>
    <w:p w14:paraId="46A24A08" w14:textId="77777777" w:rsidR="005F5EEF" w:rsidRDefault="005F5EEF" w:rsidP="005F5EEF">
      <w:r>
        <w:t>•</w:t>
      </w:r>
      <w:r>
        <w:tab/>
        <w:t>expressos numericamente; ou</w:t>
      </w:r>
    </w:p>
    <w:p w14:paraId="5AFEE5FA" w14:textId="77777777" w:rsidR="005F5EEF" w:rsidRDefault="005F5EEF" w:rsidP="005F5EEF">
      <w:r>
        <w:t>•</w:t>
      </w:r>
      <w:r>
        <w:tab/>
        <w:t>de outra forma relacionado a valores numéricos (por exemplo, o número de desvios observados de controle pode ser um fator quantitativo relevante quando a informação do objeto for uma declaração de que o controle é eficiente).</w:t>
      </w:r>
    </w:p>
    <w:p w14:paraId="7FC99630" w14:textId="77777777" w:rsidR="005F5EEF" w:rsidRDefault="005F5EEF" w:rsidP="005F5EEF"/>
    <w:p w14:paraId="73939EA1" w14:textId="77777777" w:rsidR="005F5EEF" w:rsidRDefault="005F5EEF" w:rsidP="005F5EEF">
      <w:r>
        <w:t xml:space="preserve">A98. </w:t>
      </w:r>
      <w:r>
        <w:tab/>
        <w:t>Quando os fatores quantitativos são aplicáveis, planejar o trabalho unicamente para detectar distorções individuais relevantes desconsidera o fato de que o conjunto de distorções individualmente irrelevantes não corrigidas e não detectadas pode indicar que a informação do objeto esteja relevantemente distorcida. Pode ser, portanto, adequado para o auditor, quando planejar a natureza, a época e a extensão dos procedimentos, determinar um nível menor de materialidade como base para determinar a natureza, a época e a extensão dos procedimentos.</w:t>
      </w:r>
    </w:p>
    <w:p w14:paraId="0139759C" w14:textId="77777777" w:rsidR="005F5EEF" w:rsidRDefault="005F5EEF" w:rsidP="005F5EEF"/>
    <w:p w14:paraId="1461A389" w14:textId="77777777" w:rsidR="005F5EEF" w:rsidRDefault="005F5EEF" w:rsidP="005F5EEF">
      <w:r>
        <w:t>A99.</w:t>
      </w:r>
      <w:r>
        <w:tab/>
        <w:t>A materialidade se refere à informação coberta pelo relatório de asseguração. Portanto, quando o trabalho cobrir alguns, mas não todos os aspectos da informação comunicada sobre determinado objeto, a materialidade é considerada em relação apenas àquela parte que foi coberta pelo trabalho.</w:t>
      </w:r>
    </w:p>
    <w:p w14:paraId="00CB8BA7" w14:textId="77777777" w:rsidR="005F5EEF" w:rsidRDefault="005F5EEF" w:rsidP="005F5EEF"/>
    <w:p w14:paraId="1BB92C39" w14:textId="77777777" w:rsidR="005F5EEF" w:rsidRDefault="005F5EEF" w:rsidP="005F5EEF">
      <w:r>
        <w:t xml:space="preserve">A100. </w:t>
      </w:r>
      <w:r>
        <w:tab/>
        <w:t>Concluir sobre a materialidade das distorções identificadas como resultado dos procedimentos realizados requer julgamento profissional. Por exemplo:</w:t>
      </w:r>
    </w:p>
    <w:p w14:paraId="29E2386D" w14:textId="77777777" w:rsidR="005F5EEF" w:rsidRDefault="005F5EEF" w:rsidP="005F5EEF">
      <w:r>
        <w:t>•</w:t>
      </w:r>
      <w:r>
        <w:tab/>
        <w:t>os critérios aplicáveis para o trabalho sobre a relação custo x benefício para o setor de emergência de hospital podem incluir a velocidade dos serviços prestados, a qualidade dos serviços, o número de pacientes tratados durante um turno e análise comparativa do custo dos serviços em relação a outros hospitais semelhantes. Se três desses critérios aplicáveis forem cumpridos, mas somente 1 (um) não for por pequena margem, então o julgamento profissional é necessário para concluir se o setor de emergência do hospital representa o VFM como um todo;</w:t>
      </w:r>
    </w:p>
    <w:p w14:paraId="669B6D49" w14:textId="77777777" w:rsidR="005F5EEF" w:rsidRDefault="005F5EEF" w:rsidP="005F5EEF">
      <w:r>
        <w:t>•</w:t>
      </w:r>
      <w:r>
        <w:tab/>
        <w:t xml:space="preserve">em trabalho de conformidade, a entidade pode ter cumprido 9 (nove) exigências da lei ou regulamento, mas não ter cumprido 1 (uma). O julgamento profissional é necessário para concluir se a entidade cumpriu leis ou regulamentos relevantes como um todo. Por exemplo, o auditor independente pode considerar a significância da exigência que a entidade não tenha cumprido, assim como a relação dessa exigência com as exigências remanescentes da lei ou regulamento relevante. </w:t>
      </w:r>
    </w:p>
    <w:p w14:paraId="73BC727E" w14:textId="77777777" w:rsidR="005F5EEF" w:rsidRDefault="005F5EEF" w:rsidP="005F5EEF"/>
    <w:p w14:paraId="1F8137F9" w14:textId="77777777" w:rsidR="005F5EEF" w:rsidRDefault="005F5EEF" w:rsidP="005F5EEF">
      <w:r>
        <w:t>Compreender as circunstâncias do trabalho (ver itens 45 a 47R)</w:t>
      </w:r>
    </w:p>
    <w:p w14:paraId="3B4D0A06" w14:textId="77777777" w:rsidR="005F5EEF" w:rsidRDefault="005F5EEF" w:rsidP="005F5EEF"/>
    <w:p w14:paraId="1586555C" w14:textId="77777777" w:rsidR="005F5EEF" w:rsidRDefault="005F5EEF" w:rsidP="005F5EEF">
      <w:r>
        <w:t xml:space="preserve">A101. </w:t>
      </w:r>
      <w:r>
        <w:tab/>
        <w:t>As discussões entre o sócio do trabalho e outros membros chaves da equipe do trabalho e de especialistas externos, sobre a suscetibilidade de a informação do objeto estar distorcida de forma relevante e a utilização de critérios aplicáveis aos fatos e circunstâncias do trabalho, podem auxiliar a equipe de trabalho a planejar e realizar o trabalho. Também podem ser úteis para comunicar assuntos relevantes aos membros da equipe do trabalho e aos especialistas externos que não estejam envolvidos na discussão.</w:t>
      </w:r>
    </w:p>
    <w:p w14:paraId="5D856158" w14:textId="77777777" w:rsidR="005F5EEF" w:rsidRDefault="005F5EEF" w:rsidP="005F5EEF"/>
    <w:p w14:paraId="60F44C47" w14:textId="77777777" w:rsidR="005F5EEF" w:rsidRDefault="005F5EEF" w:rsidP="005F5EEF">
      <w:r>
        <w:t xml:space="preserve">A102. </w:t>
      </w:r>
      <w:r>
        <w:tab/>
        <w:t>Obter entendimento do objeto e de outras circunstâncias do trabalho fornece ao auditor independente uma referência para exercer julgamento profissional no decorrer do trabalho, por exemplo:</w:t>
      </w:r>
    </w:p>
    <w:p w14:paraId="171F1B6F" w14:textId="77777777" w:rsidR="005F5EEF" w:rsidRDefault="005F5EEF" w:rsidP="005F5EEF">
      <w:r>
        <w:t>•</w:t>
      </w:r>
      <w:r>
        <w:tab/>
        <w:t xml:space="preserve">consideração das características do objeto; </w:t>
      </w:r>
    </w:p>
    <w:p w14:paraId="1F6C2A6C" w14:textId="77777777" w:rsidR="005F5EEF" w:rsidRDefault="005F5EEF" w:rsidP="005F5EEF">
      <w:r>
        <w:t>•</w:t>
      </w:r>
      <w:r>
        <w:tab/>
        <w:t xml:space="preserve">avaliação da adequação dos critérios; </w:t>
      </w:r>
    </w:p>
    <w:p w14:paraId="13A43473" w14:textId="77777777" w:rsidR="005F5EEF" w:rsidRDefault="005F5EEF" w:rsidP="005F5EEF">
      <w:r>
        <w:t>•</w:t>
      </w:r>
      <w:r>
        <w:tab/>
        <w:t>consideração dos fatores que, no julgamento profissional do auditor, são significativos para direcionar os esforços da equipe de trabalho, incluindo quando considerações específicas possam ser necessárias – por exemplo, a necessidade de habilidades especializadas ou do trabalho de especialista;</w:t>
      </w:r>
    </w:p>
    <w:p w14:paraId="1D7CD0A2" w14:textId="77777777" w:rsidR="005F5EEF" w:rsidRDefault="005F5EEF" w:rsidP="005F5EEF">
      <w:r>
        <w:t>•</w:t>
      </w:r>
      <w:r>
        <w:tab/>
        <w:t xml:space="preserve">determinação e avaliação da adequação contínua dos níveis quantitativos de materialidade (quando apropriado), considerando fatores qualitativos de materialidade; </w:t>
      </w:r>
    </w:p>
    <w:p w14:paraId="585C9ACF" w14:textId="77777777" w:rsidR="005F5EEF" w:rsidRDefault="005F5EEF" w:rsidP="005F5EEF">
      <w:r>
        <w:t>•</w:t>
      </w:r>
      <w:r>
        <w:tab/>
        <w:t xml:space="preserve">desenvolvimento de expectativas para realização de procedimentos analíticos; </w:t>
      </w:r>
    </w:p>
    <w:p w14:paraId="73ABEDBC" w14:textId="77777777" w:rsidR="005F5EEF" w:rsidRDefault="005F5EEF" w:rsidP="005F5EEF">
      <w:r>
        <w:t>•</w:t>
      </w:r>
      <w:r>
        <w:tab/>
        <w:t>desenvolvimento e realização de procedimentos; e</w:t>
      </w:r>
    </w:p>
    <w:p w14:paraId="25CC2CC6" w14:textId="77777777" w:rsidR="005F5EEF" w:rsidRDefault="005F5EEF" w:rsidP="005F5EEF">
      <w:r>
        <w:t>•</w:t>
      </w:r>
      <w:r>
        <w:tab/>
        <w:t>avaliação das evidências, incluindo a razoabilidade das representações orais e escritas recebidas pelo auditor independente.</w:t>
      </w:r>
    </w:p>
    <w:p w14:paraId="24DE7BED" w14:textId="77777777" w:rsidR="005F5EEF" w:rsidRDefault="005F5EEF" w:rsidP="005F5EEF"/>
    <w:p w14:paraId="0644FE54" w14:textId="77777777" w:rsidR="005F5EEF" w:rsidRDefault="005F5EEF" w:rsidP="005F5EEF">
      <w:r>
        <w:t xml:space="preserve">A102. O auditor pode ter responsabilidades adicionais nos termos de leis, de regulamentos ou de requisitos éticos relevantes com relação à não conformidade por parte da entidade com leis e regulamentos, que podem diferir desta Norma ou ir além dela, como, por exemplo: </w:t>
      </w:r>
    </w:p>
    <w:p w14:paraId="1FDD9E15" w14:textId="77777777" w:rsidR="005F5EEF" w:rsidRDefault="005F5EEF" w:rsidP="005F5EEF">
      <w:r>
        <w:t>(a)</w:t>
      </w:r>
      <w:r>
        <w:tab/>
        <w:t xml:space="preserve">    resposta à não conformidade identificada ou suspeita de não conformidade com leis e regulamentos, incluindo exigências relacionadas com comunicações específicas com a administração e aos responsáveis pela governança, e considerando se medidas adicionais são necessárias; </w:t>
      </w:r>
    </w:p>
    <w:p w14:paraId="14063CA3" w14:textId="77777777" w:rsidR="005F5EEF" w:rsidRDefault="005F5EEF" w:rsidP="005F5EEF">
      <w:r>
        <w:t>(b)</w:t>
      </w:r>
      <w:r>
        <w:tab/>
        <w:t xml:space="preserve">    comunicação de não conformidade identificada ou suspeita de não conformidade com leis e regulamentos ao auditor (ver, por exemplo, os itens R360.31, R360.32, R360.33, 360.34A1 e 360.35A1 da NBC PG 300); e </w:t>
      </w:r>
    </w:p>
    <w:p w14:paraId="4E50E4BF" w14:textId="77777777" w:rsidR="005F5EEF" w:rsidRDefault="005F5EEF" w:rsidP="005F5EEF">
      <w:r>
        <w:t>(c)</w:t>
      </w:r>
      <w:r>
        <w:tab/>
        <w:t xml:space="preserve">    Exigências de documentação relacionada com a não conformidade identificada ou suspeita de não conformidade com leis e regulamentos. </w:t>
      </w:r>
    </w:p>
    <w:p w14:paraId="106461AF" w14:textId="77777777" w:rsidR="005F5EEF" w:rsidRDefault="005F5EEF" w:rsidP="005F5EEF"/>
    <w:p w14:paraId="7604386F" w14:textId="77777777" w:rsidR="005F5EEF" w:rsidRDefault="005F5EEF" w:rsidP="005F5EEF">
      <w:r>
        <w:t>O cumprimento de quaisquer responsabilidades adicionais pode fornecer informações adicionais que são relevantes para o trabalho do auditor de acordo com esta e qualquer outra norma (por exemplo, informações relacionadas com a integridade da parte responsável ou dos responsáveis pela governança). Os itens de A194 a A198 tratam de forma mais detalhada das responsabilidades do auditor nos termos de leis, de regulamentos ou de requisitos éticos relevantes relacionados com a comunicação de não conformidade identificada ou suspeita de não conformidade com leis e regulamentos. (Alterado pela Revisão NBC 3)</w:t>
      </w:r>
    </w:p>
    <w:p w14:paraId="1AF5ED91" w14:textId="77777777" w:rsidR="005F5EEF" w:rsidRDefault="005F5EEF" w:rsidP="005F5EEF"/>
    <w:p w14:paraId="67A7953C" w14:textId="77777777" w:rsidR="005F5EEF" w:rsidRDefault="005F5EEF" w:rsidP="005F5EEF">
      <w:r>
        <w:t xml:space="preserve">A103. </w:t>
      </w:r>
      <w:r>
        <w:tab/>
        <w:t>O auditor independente geralmente possui menor entendimento de determinado objeto e de outras circunstâncias do trabalho do que a parte responsável. O auditor independente geralmente também possui menor entendimento sobre determinado objeto e outras circunstâncias para um trabalho de asseguração limitada do que para um trabalho de asseguração razoável. Por exemplo, em alguns trabalhos de asseguração limitada, o auditor independente geralmente não obtém entendimento do controle interno durante a preparação da informação do objeto.</w:t>
      </w:r>
    </w:p>
    <w:p w14:paraId="23151C87" w14:textId="77777777" w:rsidR="005F5EEF" w:rsidRDefault="005F5EEF" w:rsidP="005F5EEF"/>
    <w:p w14:paraId="7BF438F0" w14:textId="77777777" w:rsidR="005F5EEF" w:rsidRDefault="005F5EEF" w:rsidP="005F5EEF">
      <w:r>
        <w:t xml:space="preserve">A104. </w:t>
      </w:r>
      <w:r>
        <w:tab/>
        <w:t>No trabalho de asseguração limitada, identificar as áreas em que uma distorção relevante da informação do objeto possa ocorrer possibilita que o auditor independente direcione os procedimentos nessas áreas. Por exemplo, no trabalho em que a informação do objeto for o relatório de sustentabilidade, o auditor pode focar-se em certas áreas desse relatório. O auditor independente pode desenvolver e realizar procedimentos sobre toda a informação do objeto quando essa informação consistir de apenas uma única área ou quando a obtenção de asseguração sobre todas as áreas do objeto for necessária para se obter segurança significativa.</w:t>
      </w:r>
    </w:p>
    <w:p w14:paraId="63393D7B" w14:textId="77777777" w:rsidR="005F5EEF" w:rsidRDefault="005F5EEF" w:rsidP="005F5EEF"/>
    <w:p w14:paraId="25F87FE9" w14:textId="77777777" w:rsidR="005F5EEF" w:rsidRDefault="005F5EEF" w:rsidP="005F5EEF">
      <w:r>
        <w:t xml:space="preserve">A105 </w:t>
      </w:r>
      <w:r>
        <w:tab/>
        <w:t>No trabalho de asseguração razoável, entender o controle interno sobre a informação do objeto auxilia o auditor independente a identificar os tipos de distorções e fatores que afetam o risco de distorções relevantes na informação do objeto. O auditor independente é requerido a avaliar o desenho dos controles relevantes e a determinar se eles foram implementados ao realizar procedimentos adicionais às indagações da parte responsável. O julgamento profissional é necessário para determinar quais controles são relevantes nas circunstâncias do trabalho.</w:t>
      </w:r>
    </w:p>
    <w:p w14:paraId="494FDA85" w14:textId="77777777" w:rsidR="005F5EEF" w:rsidRDefault="005F5EEF" w:rsidP="005F5EEF"/>
    <w:p w14:paraId="177F0818" w14:textId="77777777" w:rsidR="005F5EEF" w:rsidRDefault="005F5EEF" w:rsidP="005F5EEF">
      <w:r>
        <w:t xml:space="preserve">A106 </w:t>
      </w:r>
      <w:r>
        <w:tab/>
        <w:t>No trabalho de asseguração limitada, considerar o processo utilizado para preparar a informação do objeto auxilia o auditor independente a desenvolver e realizar procedimentos que endereçam áreas em que possam ocorrer distorção relevante da informação do objeto. Ao considerar o processo utilizado, o auditor independente exerce o julgamento profissional para determinar quais aspectos do processo são relevantes para o trabalho e pode indagar as partes apropriadas acerca desses aspectos.</w:t>
      </w:r>
    </w:p>
    <w:p w14:paraId="7F664A25" w14:textId="77777777" w:rsidR="005F5EEF" w:rsidRDefault="005F5EEF" w:rsidP="005F5EEF"/>
    <w:p w14:paraId="12376DF2" w14:textId="77777777" w:rsidR="005F5EEF" w:rsidRDefault="005F5EEF" w:rsidP="005F5EEF">
      <w:r>
        <w:t xml:space="preserve">A107. </w:t>
      </w:r>
      <w:r>
        <w:tab/>
        <w:t>Tanto no trabalho de asseguração limitada quanto razoável, os resultados do processo de avaliação de risco da entidade podem, também, auxiliar o auditor independente a obter entendimento do objeto e outras circunstâncias do trabalho.</w:t>
      </w:r>
    </w:p>
    <w:p w14:paraId="7381A42B" w14:textId="77777777" w:rsidR="005F5EEF" w:rsidRDefault="005F5EEF" w:rsidP="005F5EEF"/>
    <w:p w14:paraId="4F83FBDB" w14:textId="77777777" w:rsidR="005F5EEF" w:rsidRDefault="005F5EEF" w:rsidP="005F5EEF">
      <w:r>
        <w:t>Obtenção de evidência</w:t>
      </w:r>
    </w:p>
    <w:p w14:paraId="1561F2AD" w14:textId="77777777" w:rsidR="005F5EEF" w:rsidRDefault="005F5EEF" w:rsidP="005F5EEF"/>
    <w:p w14:paraId="69A7A2D3" w14:textId="77777777" w:rsidR="005F5EEF" w:rsidRDefault="005F5EEF" w:rsidP="005F5EEF">
      <w:r>
        <w:t>Natureza, época e extensão dos procedimentos (ver itens 48(L) a 49©)</w:t>
      </w:r>
    </w:p>
    <w:p w14:paraId="5F1E5988" w14:textId="77777777" w:rsidR="005F5EEF" w:rsidRDefault="005F5EEF" w:rsidP="005F5EEF"/>
    <w:p w14:paraId="2A5DB14A" w14:textId="77777777" w:rsidR="005F5EEF" w:rsidRDefault="005F5EEF" w:rsidP="005F5EEF">
      <w:r>
        <w:t xml:space="preserve">A108. </w:t>
      </w:r>
      <w:r>
        <w:tab/>
        <w:t>O auditor independente escolhe uma combinação de procedimentos para obter segurança razoável ou limitada, conforme apropriado. Os procedimentos listados abaixo podem ser utilizados, por exemplo, para planejar ou realizar o trabalho, dependendo do contexto no qual eles são realizados pelo auditor independente:</w:t>
      </w:r>
    </w:p>
    <w:p w14:paraId="67673986" w14:textId="77777777" w:rsidR="005F5EEF" w:rsidRDefault="005F5EEF" w:rsidP="005F5EEF">
      <w:r>
        <w:t>•</w:t>
      </w:r>
      <w:r>
        <w:tab/>
        <w:t xml:space="preserve">inspeção; </w:t>
      </w:r>
    </w:p>
    <w:p w14:paraId="7E16BB1E" w14:textId="77777777" w:rsidR="005F5EEF" w:rsidRDefault="005F5EEF" w:rsidP="005F5EEF">
      <w:r>
        <w:t>•</w:t>
      </w:r>
      <w:r>
        <w:tab/>
        <w:t xml:space="preserve">observação; </w:t>
      </w:r>
    </w:p>
    <w:p w14:paraId="49156E40" w14:textId="77777777" w:rsidR="005F5EEF" w:rsidRDefault="005F5EEF" w:rsidP="005F5EEF">
      <w:r>
        <w:t>•</w:t>
      </w:r>
      <w:r>
        <w:tab/>
        <w:t>confirmação;</w:t>
      </w:r>
    </w:p>
    <w:p w14:paraId="56336CEF" w14:textId="77777777" w:rsidR="005F5EEF" w:rsidRDefault="005F5EEF" w:rsidP="005F5EEF">
      <w:r>
        <w:t>•</w:t>
      </w:r>
      <w:r>
        <w:tab/>
        <w:t>recálculo;</w:t>
      </w:r>
    </w:p>
    <w:p w14:paraId="0DE6E4F1" w14:textId="77777777" w:rsidR="005F5EEF" w:rsidRDefault="005F5EEF" w:rsidP="005F5EEF">
      <w:r>
        <w:t>•</w:t>
      </w:r>
      <w:r>
        <w:tab/>
        <w:t>reexecução;</w:t>
      </w:r>
    </w:p>
    <w:p w14:paraId="6DE9BC67" w14:textId="77777777" w:rsidR="005F5EEF" w:rsidRDefault="005F5EEF" w:rsidP="005F5EEF">
      <w:r>
        <w:t>•</w:t>
      </w:r>
      <w:r>
        <w:tab/>
        <w:t>procedimentos analíticos; e</w:t>
      </w:r>
    </w:p>
    <w:p w14:paraId="3AEDA6DE" w14:textId="77777777" w:rsidR="005F5EEF" w:rsidRDefault="005F5EEF" w:rsidP="005F5EEF">
      <w:r>
        <w:t>•</w:t>
      </w:r>
      <w:r>
        <w:tab/>
        <w:t>indagação.</w:t>
      </w:r>
    </w:p>
    <w:p w14:paraId="4A275868" w14:textId="77777777" w:rsidR="005F5EEF" w:rsidRDefault="005F5EEF" w:rsidP="005F5EEF"/>
    <w:p w14:paraId="62776BBD" w14:textId="77777777" w:rsidR="005F5EEF" w:rsidRDefault="005F5EEF" w:rsidP="005F5EEF">
      <w:r>
        <w:t xml:space="preserve">A109. </w:t>
      </w:r>
      <w:r>
        <w:tab/>
        <w:t>Os fatores que podem afetar a seleção do auditor independente incluem a natureza do objeto, o nível de segurança a ser obtido e a necessidade de informação dos usuários previstos e da contratante, incluindo restrições relevantes de tempo e custo.</w:t>
      </w:r>
    </w:p>
    <w:p w14:paraId="1A6D2953" w14:textId="77777777" w:rsidR="005F5EEF" w:rsidRDefault="005F5EEF" w:rsidP="005F5EEF"/>
    <w:p w14:paraId="68D70BB3" w14:textId="77777777" w:rsidR="005F5EEF" w:rsidRDefault="005F5EEF" w:rsidP="005F5EEF">
      <w:r>
        <w:t xml:space="preserve">A110. </w:t>
      </w:r>
      <w:r>
        <w:tab/>
        <w:t>Em alguns casos, uma NBC TO específica de objeto pode incluir requerimentos que afetam a natureza, a época e a extensão dos procedimentos. Por exemplo, uma NBC TO específica de objeto pode descrever a natureza ou a extensão de procedimentos específicos a serem realizados ou o nível de segurança que se espera obter de um tipo de trabalho. Mesmo em tais casos, determinar a natureza exata, a época e a extensão dos procedimentos é uma questão de julgamento profissional e pode variar de um trabalho para o outro.</w:t>
      </w:r>
    </w:p>
    <w:p w14:paraId="1CE8B4DC" w14:textId="77777777" w:rsidR="005F5EEF" w:rsidRDefault="005F5EEF" w:rsidP="005F5EEF"/>
    <w:p w14:paraId="266F25CE" w14:textId="77777777" w:rsidR="005F5EEF" w:rsidRDefault="005F5EEF" w:rsidP="005F5EEF">
      <w:r>
        <w:t xml:space="preserve">A111. </w:t>
      </w:r>
      <w:r>
        <w:tab/>
        <w:t>Em alguns trabalhos, o auditor independente pode não identificar quaisquer áreas em que distorção relevante da informação do objeto possa surgir. Independente da identificação de quaisquer dessas áreas, o auditor independente desenvolve e realiza procedimentos para obter um nível significativo de segurança.</w:t>
      </w:r>
    </w:p>
    <w:p w14:paraId="110A0710" w14:textId="77777777" w:rsidR="005F5EEF" w:rsidRDefault="005F5EEF" w:rsidP="005F5EEF"/>
    <w:p w14:paraId="48BD9F45" w14:textId="77777777" w:rsidR="005F5EEF" w:rsidRDefault="005F5EEF" w:rsidP="005F5EEF">
      <w:r>
        <w:t xml:space="preserve">A112. </w:t>
      </w:r>
      <w:r>
        <w:tab/>
        <w:t>O trabalho de asseguração é um processo repetitivo, e informações que diferem significativamente daquelas utilizadas na determinação dos procedimentos planejados podem chegar à atenção do auditor independente. Enquanto o auditor independente realiza os procedimentos planejados, as evidências obtidas podem levar à realização de procedimentos adicionais. Tais procedimentos podem incluir solicitação ao mensurador ou avaliador para que examinem o assunto identificado pelo auditor e, caso necessário, a realização de ajustes à informação do objeto.</w:t>
      </w:r>
    </w:p>
    <w:p w14:paraId="2D93E539" w14:textId="77777777" w:rsidR="005F5EEF" w:rsidRDefault="005F5EEF" w:rsidP="005F5EEF"/>
    <w:p w14:paraId="1DCD764E" w14:textId="77777777" w:rsidR="005F5EEF" w:rsidRDefault="005F5EEF" w:rsidP="005F5EEF">
      <w:r>
        <w:t>Determinação se procedimentos adicionais são necessários em trabalho de asseguração limitada (ver item 49L)</w:t>
      </w:r>
    </w:p>
    <w:p w14:paraId="6E404375" w14:textId="77777777" w:rsidR="005F5EEF" w:rsidRDefault="005F5EEF" w:rsidP="005F5EEF"/>
    <w:p w14:paraId="3268D764" w14:textId="77777777" w:rsidR="005F5EEF" w:rsidRDefault="005F5EEF" w:rsidP="005F5EEF">
      <w:r>
        <w:t xml:space="preserve">A113. </w:t>
      </w:r>
      <w:r>
        <w:tab/>
        <w:t>O auditor independente pode tomar conhecimento de distorções que, após aplicação do julgamento profissional, claramente não indicam existências de distorções relevantes. Os exemplos a seguir ilustram quando procedimentos adicionais podem não ser necessários devido às distorções identificadas não serem relevantes no julgamento do auditor:</w:t>
      </w:r>
    </w:p>
    <w:p w14:paraId="7B1BE2C7" w14:textId="77777777" w:rsidR="005F5EEF" w:rsidRDefault="005F5EEF" w:rsidP="005F5EEF">
      <w:r>
        <w:t>•</w:t>
      </w:r>
      <w:r>
        <w:tab/>
        <w:t xml:space="preserve">se a materialidade for de 10.000 unidades e o auditor independente julgar que possa existir erro potencial de 100 unidades, então o procedimento adicional geralmente não seria necessário, a não ser que existam outros fatores qualitativos que precisem ser considerados, porque o risco de distorção relevante pode ser aceitável nas circunstâncias do trabalho; </w:t>
      </w:r>
    </w:p>
    <w:p w14:paraId="77D7E91F" w14:textId="77777777" w:rsidR="005F5EEF" w:rsidRDefault="005F5EEF" w:rsidP="005F5EEF">
      <w:r>
        <w:t>•</w:t>
      </w:r>
      <w:r>
        <w:tab/>
        <w:t>se, ao desenvolver um conjunto de procedimentos sobre uma área em que as distorções relevantes são prováveis, uma resposta entre diversas indagações não foi como esperada, procedimentos adicionais podem não ser necessários se o risco de distorção relevante for aceitável nas circunstâncias do trabalho, considerando os resultados de outros procedimentos.</w:t>
      </w:r>
    </w:p>
    <w:p w14:paraId="31173BC8" w14:textId="77777777" w:rsidR="005F5EEF" w:rsidRDefault="005F5EEF" w:rsidP="005F5EEF">
      <w:r>
        <w:t>·</w:t>
      </w:r>
      <w:r>
        <w:tab/>
        <w:t xml:space="preserve"> </w:t>
      </w:r>
    </w:p>
    <w:p w14:paraId="635D2253" w14:textId="77777777" w:rsidR="005F5EEF" w:rsidRDefault="005F5EEF" w:rsidP="005F5EEF">
      <w:r>
        <w:t xml:space="preserve">A114. </w:t>
      </w:r>
      <w:r>
        <w:tab/>
        <w:t>O auditor independente pode tomar conhecimento de assuntos que o levem a acreditar que a informação do objeto pode estar distorcida de forma relevante. Os exemplos a seguir ilustram quando procedimentos adicionais podem ser necessários nos casos em que as distorções identificadas indicam que a informação do objeto possa estar distorcida de forma relevante:</w:t>
      </w:r>
    </w:p>
    <w:p w14:paraId="06FAAC9D" w14:textId="77777777" w:rsidR="005F5EEF" w:rsidRDefault="005F5EEF" w:rsidP="005F5EEF">
      <w:r>
        <w:t>•</w:t>
      </w:r>
      <w:r>
        <w:tab/>
        <w:t>ao realizar procedimentos analíticos, o auditor independente pode identificar uma variação ou relação que seja inconsistente com outras informações relevantes ou que diferem significativamente do valor ou índices esperados;</w:t>
      </w:r>
    </w:p>
    <w:p w14:paraId="59BCAA12" w14:textId="77777777" w:rsidR="005F5EEF" w:rsidRDefault="005F5EEF" w:rsidP="005F5EEF">
      <w:r>
        <w:t>•</w:t>
      </w:r>
      <w:r>
        <w:tab/>
        <w:t>o auditor independente pode tomar conhecimento de potencial distorção relevante ao revisar fontes externas;</w:t>
      </w:r>
    </w:p>
    <w:p w14:paraId="35D566BB" w14:textId="77777777" w:rsidR="005F5EEF" w:rsidRDefault="005F5EEF" w:rsidP="005F5EEF">
      <w:r>
        <w:t>•</w:t>
      </w:r>
      <w:r>
        <w:tab/>
        <w:t>se os critérios aplicáveis permitirem uma taxa de erro de 10% e, com base em testes específicos, o auditor independente identificar a taxa de erro de 9%, procedimentos adicionais podem ser necessários devido ao risco de a distorção relevante não puder ser aceitável nas circunstâncias do trabalho;</w:t>
      </w:r>
    </w:p>
    <w:p w14:paraId="56D2E6E1" w14:textId="77777777" w:rsidR="005F5EEF" w:rsidRDefault="005F5EEF" w:rsidP="005F5EEF">
      <w:r>
        <w:t>•</w:t>
      </w:r>
      <w:r>
        <w:tab/>
        <w:t>se os resultados dos procedimentos analíticos estiverem dentro das expectativas, mas próximos a exceder o valor esperado, então procedimentos adicionais podem ser necessários devido ao risco de distorção relevante não puder ser aceitável nas circunstâncias do trabalho.</w:t>
      </w:r>
    </w:p>
    <w:p w14:paraId="73F0227F" w14:textId="77777777" w:rsidR="005F5EEF" w:rsidRDefault="005F5EEF" w:rsidP="005F5EEF"/>
    <w:p w14:paraId="5E685D64" w14:textId="77777777" w:rsidR="005F5EEF" w:rsidRDefault="005F5EEF" w:rsidP="005F5EEF">
      <w:r>
        <w:t xml:space="preserve">A115. </w:t>
      </w:r>
      <w:r>
        <w:tab/>
        <w:t>Se, no caso de trabalho de asseguração limitada, alguns assuntos chegarem ao conhecimento do auditor independente que o leve a acreditar que a informação do objeto possa estar distorcida de forma relevante, o item 49L requer que o auditor independente planeje e realize procedimentos adicionais. Os procedimentos adicionais podem incluir, por exemplo, indagar às partes apropriadas ou realizar outros procedimentos conforme apropriado nas circunstâncias.</w:t>
      </w:r>
    </w:p>
    <w:p w14:paraId="64D3BDE3" w14:textId="77777777" w:rsidR="005F5EEF" w:rsidRDefault="005F5EEF" w:rsidP="005F5EEF"/>
    <w:p w14:paraId="2A289145" w14:textId="77777777" w:rsidR="005F5EEF" w:rsidRDefault="005F5EEF" w:rsidP="005F5EEF">
      <w:r>
        <w:t xml:space="preserve">A116. </w:t>
      </w:r>
      <w:r>
        <w:tab/>
        <w:t xml:space="preserve">Se, tendo realizado os procedimentos adicionais requeridos pelo item 49L, o auditor independente não for capaz de obter evidências apropriadas e suficientes para concluir que os assuntos possam, ou não, ter causado distorção relevante na informação do objeto, existe uma limitação do escopo. Portanto, o item 66 se aplica. </w:t>
      </w:r>
    </w:p>
    <w:p w14:paraId="7159DBCE" w14:textId="77777777" w:rsidR="005F5EEF" w:rsidRDefault="005F5EEF" w:rsidP="005F5EEF"/>
    <w:p w14:paraId="1F526294" w14:textId="77777777" w:rsidR="005F5EEF" w:rsidRDefault="005F5EEF" w:rsidP="005F5EEF">
      <w:r>
        <w:t xml:space="preserve">A117. </w:t>
      </w:r>
      <w:r>
        <w:tab/>
        <w:t>O julgamento do auditor independente sobre a natureza, a época e a extensão dos procedimentos adicionais que são necessários para obter evidências tanto para concluir que a distorção relevante não é provável, quanto para determinar que uma distorção relevante existe, está baseado em:</w:t>
      </w:r>
    </w:p>
    <w:p w14:paraId="369C7B3E" w14:textId="77777777" w:rsidR="005F5EEF" w:rsidRDefault="005F5EEF" w:rsidP="005F5EEF">
      <w:r>
        <w:t>•</w:t>
      </w:r>
      <w:r>
        <w:tab/>
        <w:t>informações obtidas por meio da avaliação do auditor independente sobre os resultados de procedimentos já realizados;</w:t>
      </w:r>
    </w:p>
    <w:p w14:paraId="2C30CB32" w14:textId="77777777" w:rsidR="005F5EEF" w:rsidRDefault="005F5EEF" w:rsidP="005F5EEF">
      <w:r>
        <w:t>•</w:t>
      </w:r>
      <w:r>
        <w:tab/>
        <w:t>entendimento atualizado do auditor independente sobre o objeto e outras circunstâncias do trabalho obtidos no decorrer do trabalho; e</w:t>
      </w:r>
    </w:p>
    <w:p w14:paraId="66F0168D" w14:textId="77777777" w:rsidR="005F5EEF" w:rsidRDefault="005F5EEF" w:rsidP="005F5EEF">
      <w:r>
        <w:t>•</w:t>
      </w:r>
      <w:r>
        <w:tab/>
        <w:t xml:space="preserve">a visão do auditor independente sobre a persuasão da evidência necessária para responder ao assunto que o leva a acreditar que a informação do objeto possa estar distorcida de forma relevante. </w:t>
      </w:r>
    </w:p>
    <w:p w14:paraId="239E13D0" w14:textId="77777777" w:rsidR="005F5EEF" w:rsidRDefault="005F5EEF" w:rsidP="005F5EEF"/>
    <w:p w14:paraId="026ADE52" w14:textId="77777777" w:rsidR="005F5EEF" w:rsidRDefault="005F5EEF" w:rsidP="005F5EEF">
      <w:r>
        <w:t>Acumulação de distorções não corrigidas (ver itens 51 e 65)</w:t>
      </w:r>
    </w:p>
    <w:p w14:paraId="58DF9567" w14:textId="77777777" w:rsidR="005F5EEF" w:rsidRDefault="005F5EEF" w:rsidP="005F5EEF"/>
    <w:p w14:paraId="1473714E" w14:textId="77777777" w:rsidR="005F5EEF" w:rsidRDefault="005F5EEF" w:rsidP="005F5EEF">
      <w:r>
        <w:t xml:space="preserve">A118. </w:t>
      </w:r>
      <w:r>
        <w:tab/>
        <w:t>As distorções não corrigidas são acumuladas durante o trabalho (ver item 51) para o propósito de avaliação se, individualmente ou agregadas, elas são relevantes ao formar a conclusão do auditor independente.</w:t>
      </w:r>
    </w:p>
    <w:p w14:paraId="2BCE827F" w14:textId="77777777" w:rsidR="005F5EEF" w:rsidRDefault="005F5EEF" w:rsidP="005F5EEF"/>
    <w:p w14:paraId="2C710EB7" w14:textId="77777777" w:rsidR="005F5EEF" w:rsidRDefault="005F5EEF" w:rsidP="005F5EEF">
      <w:r>
        <w:t xml:space="preserve">A119. </w:t>
      </w:r>
      <w:r>
        <w:tab/>
        <w:t>O auditor independente pode designar um valor abaixo do qual as distorções seriam claramente triviais e não necessitariam ser acumuladas porque o auditor independente espera que a acumulação de tais valores não tenha efeito relevante na informação do objeto. “Claramente trivial” não é outra expressão para “imaterial”. Assuntos que são claramente triviais são de ordem de magnitude completamente diferente (menor) do que a materialidade determinada em concordância com o item 44, e são questões que são claramente inexpressivas, sejam elas consideradas individualmente ou agregadas e sejam avaliadas por qualquer critério de tamanho, natureza ou circunstâncias. Quando há qualquer incerteza sobre se um ou mais itens são claramente triviais, o assunto é considerado como não sendo claramente trivial.</w:t>
      </w:r>
    </w:p>
    <w:p w14:paraId="084E4E63" w14:textId="77777777" w:rsidR="005F5EEF" w:rsidRDefault="005F5EEF" w:rsidP="005F5EEF"/>
    <w:p w14:paraId="3F21DF84" w14:textId="77777777" w:rsidR="005F5EEF" w:rsidRDefault="005F5EEF" w:rsidP="005F5EEF">
      <w:r>
        <w:t>Considerações quando especialista é envolvido no trabalho</w:t>
      </w:r>
    </w:p>
    <w:p w14:paraId="1188A399" w14:textId="77777777" w:rsidR="005F5EEF" w:rsidRDefault="005F5EEF" w:rsidP="005F5EEF"/>
    <w:p w14:paraId="41F8D37D" w14:textId="77777777" w:rsidR="005F5EEF" w:rsidRDefault="005F5EEF" w:rsidP="005F5EEF">
      <w:r>
        <w:t>Natureza, época e extensão dos procedimentos (ver item 52)</w:t>
      </w:r>
    </w:p>
    <w:p w14:paraId="01D63104" w14:textId="77777777" w:rsidR="005F5EEF" w:rsidRDefault="005F5EEF" w:rsidP="005F5EEF"/>
    <w:p w14:paraId="11230853" w14:textId="77777777" w:rsidR="005F5EEF" w:rsidRDefault="005F5EEF" w:rsidP="005F5EEF">
      <w:r>
        <w:t xml:space="preserve">A120. </w:t>
      </w:r>
      <w:r>
        <w:tab/>
        <w:t>Os seguintes assuntos geralmente são relevantes ao determinar a natureza, a época e a extensão dos procedimentos relativos ao trabalho do especialista de auditor independente quando parte do trabalho de asseguração for realizado por um ou mais especialistas (ver item A70):</w:t>
      </w:r>
    </w:p>
    <w:p w14:paraId="08030F88" w14:textId="77777777" w:rsidR="005F5EEF" w:rsidRDefault="005F5EEF" w:rsidP="005F5EEF">
      <w:r>
        <w:t>(a)</w:t>
      </w:r>
      <w:r>
        <w:tab/>
        <w:t xml:space="preserve">a relevância do trabalho desse especialista no contexto do trabalho (ver itens A121 e A122); </w:t>
      </w:r>
    </w:p>
    <w:p w14:paraId="7877816F" w14:textId="77777777" w:rsidR="005F5EEF" w:rsidRDefault="005F5EEF" w:rsidP="005F5EEF">
      <w:r>
        <w:t>(b)</w:t>
      </w:r>
      <w:r>
        <w:tab/>
        <w:t>a natureza do assunto relacionado ao trabalho do especialista;</w:t>
      </w:r>
    </w:p>
    <w:p w14:paraId="1BAD85E6" w14:textId="77777777" w:rsidR="005F5EEF" w:rsidRDefault="005F5EEF" w:rsidP="005F5EEF">
      <w:r>
        <w:t>(c)</w:t>
      </w:r>
      <w:r>
        <w:tab/>
        <w:t xml:space="preserve">os riscos de distorção relevantes no assunto relacionado ao trabalho do especialista; </w:t>
      </w:r>
    </w:p>
    <w:p w14:paraId="6AF684B8" w14:textId="77777777" w:rsidR="005F5EEF" w:rsidRDefault="005F5EEF" w:rsidP="005F5EEF">
      <w:r>
        <w:t>(d)</w:t>
      </w:r>
      <w:r>
        <w:tab/>
        <w:t>o conhecimento e a experiência do auditor independente com trabalhos anteriores realizados por esse especialista; e</w:t>
      </w:r>
    </w:p>
    <w:p w14:paraId="0E4E8194" w14:textId="77777777" w:rsidR="005F5EEF" w:rsidRDefault="005F5EEF" w:rsidP="005F5EEF">
      <w:r>
        <w:t>(e)</w:t>
      </w:r>
      <w:r>
        <w:tab/>
        <w:t xml:space="preserve">se esse especialista está sujeito às políticas e procedimentos de controle de qualidade da firma (ver itens A123 e A124). </w:t>
      </w:r>
    </w:p>
    <w:p w14:paraId="74CDD29E" w14:textId="77777777" w:rsidR="005F5EEF" w:rsidRDefault="005F5EEF" w:rsidP="005F5EEF"/>
    <w:p w14:paraId="1715FF05" w14:textId="77777777" w:rsidR="005F5EEF" w:rsidRDefault="005F5EEF" w:rsidP="005F5EEF">
      <w:r>
        <w:t xml:space="preserve">Integração do trabalho de especialista </w:t>
      </w:r>
    </w:p>
    <w:p w14:paraId="41E533F7" w14:textId="77777777" w:rsidR="005F5EEF" w:rsidRDefault="005F5EEF" w:rsidP="005F5EEF"/>
    <w:p w14:paraId="110759B5" w14:textId="77777777" w:rsidR="005F5EEF" w:rsidRDefault="005F5EEF" w:rsidP="005F5EEF">
      <w:r>
        <w:t xml:space="preserve">A121. </w:t>
      </w:r>
      <w:r>
        <w:tab/>
        <w:t>Trabalhos de asseguração podem ser realizados para vasta gama de objetos que exigem habilidades e conhecimentos especializados que vão além daqueles possuídos pelo sócio do trabalho e outros membros da equipe e, portanto, é utilizado o trabalho de especialista do auditor independente. Em algumas situações, o especialista do auditor é consultado para fornecer assessoria específica, mas, quanto maior for a sua importância no contexto do trabalho, mais provável será que ele trabalhe como parte de equipe multidisciplinar. Quanto mais o trabalho desse especialista for integrado em termos da natureza, época e extensão com o esforço de trabalho geral, mais importante será a comunicação mútua entre o especialista e os membros do trabalho de asseguração. A comunicação mútua eficiente facilita essa integração.</w:t>
      </w:r>
    </w:p>
    <w:p w14:paraId="62093976" w14:textId="77777777" w:rsidR="005F5EEF" w:rsidRDefault="005F5EEF" w:rsidP="005F5EEF"/>
    <w:p w14:paraId="16EE535D" w14:textId="77777777" w:rsidR="005F5EEF" w:rsidRDefault="005F5EEF" w:rsidP="005F5EEF">
      <w:r>
        <w:t xml:space="preserve">A122. </w:t>
      </w:r>
      <w:r>
        <w:tab/>
        <w:t>Conforme observado no item A71, quando o trabalho de especialista for utilizado, pode ser adequada a realização de alguns dos procedimentos requeridos pelo item 52 na aceitação ou continuação do trabalho. Isso é particularmente verdade quando o trabalho do especialista for completamente integrado com o trabalho do pessoal de asseguração e quando o trabalho do especialista for utilizado nos estágios iniciais do trabalho, por exemplo, durante o planejamento e a avaliação de risco.</w:t>
      </w:r>
    </w:p>
    <w:p w14:paraId="5000D50D" w14:textId="77777777" w:rsidR="005F5EEF" w:rsidRDefault="005F5EEF" w:rsidP="005F5EEF"/>
    <w:p w14:paraId="4AFA2B63" w14:textId="77777777" w:rsidR="005F5EEF" w:rsidRDefault="005F5EEF" w:rsidP="005F5EEF">
      <w:r>
        <w:t>Políticas e procedimentos de controle de qualidade da firma do auditor independente</w:t>
      </w:r>
    </w:p>
    <w:p w14:paraId="7A5F62BB" w14:textId="77777777" w:rsidR="005F5EEF" w:rsidRDefault="005F5EEF" w:rsidP="005F5EEF"/>
    <w:p w14:paraId="385BA41C" w14:textId="77777777" w:rsidR="005F5EEF" w:rsidRDefault="005F5EEF" w:rsidP="005F5EEF">
      <w:r>
        <w:t xml:space="preserve">A123. </w:t>
      </w:r>
      <w:r>
        <w:tab/>
        <w:t>O especialista interno do auditor independente pode ser sócio ou equipe da firma do auditor independente, incluindo equipe temporária e, portanto, está sujeito às políticas e procedimentos de controle de qualidade dessa firma em concordância com a NBC PA 01 ou outras exigências profissionais, ou requerimentos de leis ou regulamentos, que são pelo menos tão exigentes quanto à NBC PA 01. Alternativamente, o especialista interno pode ser um sócio ou equipe da firma de auditoria de rede, incluindo equipe temporária, que pode compartilhar políticas e procedimentos de controle de qualidade em comum com a firma do auditor independente. O especialista externo não é membro da equipe de trabalho e não está sujeito às políticas e procedimentos de controle de qualidade em concordância com a NBC PA 01.</w:t>
      </w:r>
    </w:p>
    <w:p w14:paraId="2EB38989" w14:textId="77777777" w:rsidR="005F5EEF" w:rsidRDefault="005F5EEF" w:rsidP="005F5EEF"/>
    <w:p w14:paraId="38B00B8F" w14:textId="77777777" w:rsidR="005F5EEF" w:rsidRDefault="005F5EEF" w:rsidP="005F5EEF">
      <w:r>
        <w:t xml:space="preserve">A124. </w:t>
      </w:r>
      <w:r>
        <w:tab/>
        <w:t>As equipes de trabalho podem confiar no sistema de controle de qualidade da firma, a não ser que a informação fornecida pela firma ou por outras partes indique o contrário. A extensão dessa confiança pode variar de acordo com as circunstâncias, ou afetar a natureza, a época e a extensão dos procedimentos do auditor independente, com relação a tais assuntos:</w:t>
      </w:r>
    </w:p>
    <w:p w14:paraId="54B84F08" w14:textId="77777777" w:rsidR="005F5EEF" w:rsidRDefault="005F5EEF" w:rsidP="005F5EEF">
      <w:r>
        <w:t>•</w:t>
      </w:r>
      <w:r>
        <w:tab/>
        <w:t xml:space="preserve">competência e capacidade, por meio de programas de recrutamento e treinamento; </w:t>
      </w:r>
    </w:p>
    <w:p w14:paraId="3DBCB6D4" w14:textId="77777777" w:rsidR="005F5EEF" w:rsidRDefault="005F5EEF" w:rsidP="005F5EEF">
      <w:r>
        <w:t>•</w:t>
      </w:r>
      <w:r>
        <w:tab/>
        <w:t xml:space="preserve">avaliação do auditor independente quanto à objetividade do especialista. Os especialistas internos estão sujeitos aos requerimentos éticos relevantes, incluindo aqueles relacionados à independência; </w:t>
      </w:r>
    </w:p>
    <w:p w14:paraId="0BBEC374" w14:textId="77777777" w:rsidR="005F5EEF" w:rsidRDefault="005F5EEF" w:rsidP="005F5EEF">
      <w:r>
        <w:t>•</w:t>
      </w:r>
      <w:r>
        <w:tab/>
        <w:t>avaliação do auditor independente quanto à adequação do trabalho do especialista. Por exemplo, os programas de treinamento da firma podem fornecer aos especialistas internos o entendimento adequado da inter-relação de sua especialidade com o processo de obtenção de evidências. A dependência desse treinamento, além de outros procedimentos da firma, tais como protocolos para delimitar o escopo do trabalho dos especialistas internos, pode afetar a natureza, a época e a extensão dos procedimentos do auditor independente para avaliar a adequação do trabalho do especialista;</w:t>
      </w:r>
    </w:p>
    <w:p w14:paraId="305CE3DA" w14:textId="77777777" w:rsidR="005F5EEF" w:rsidRDefault="005F5EEF" w:rsidP="005F5EEF">
      <w:r>
        <w:t>•</w:t>
      </w:r>
      <w:r>
        <w:tab/>
        <w:t xml:space="preserve">cumprimento aos requerimentos regulatórios e legais, por meio do processo de monitoramento; </w:t>
      </w:r>
    </w:p>
    <w:p w14:paraId="769DEA33" w14:textId="77777777" w:rsidR="005F5EEF" w:rsidRDefault="005F5EEF" w:rsidP="005F5EEF">
      <w:r>
        <w:t>•</w:t>
      </w:r>
      <w:r>
        <w:tab/>
        <w:t xml:space="preserve">concordância com o especialista. </w:t>
      </w:r>
    </w:p>
    <w:p w14:paraId="232E95B9" w14:textId="77777777" w:rsidR="005F5EEF" w:rsidRDefault="005F5EEF" w:rsidP="005F5EEF">
      <w:r>
        <w:t xml:space="preserve">Tal confiança não reduz a responsabilidade do auditor independente de atender aos requerimentos desta norma. </w:t>
      </w:r>
    </w:p>
    <w:p w14:paraId="4D32A2F6" w14:textId="77777777" w:rsidR="005F5EEF" w:rsidRDefault="005F5EEF" w:rsidP="005F5EEF"/>
    <w:p w14:paraId="2AA29F85" w14:textId="77777777" w:rsidR="005F5EEF" w:rsidRDefault="005F5EEF" w:rsidP="005F5EEF">
      <w:r>
        <w:t>Competência, capacidade e objetividade do especialista (ver item 52(a))</w:t>
      </w:r>
    </w:p>
    <w:p w14:paraId="3BCE773A" w14:textId="77777777" w:rsidR="005F5EEF" w:rsidRDefault="005F5EEF" w:rsidP="005F5EEF"/>
    <w:p w14:paraId="7AC0B19A" w14:textId="77777777" w:rsidR="005F5EEF" w:rsidRDefault="005F5EEF" w:rsidP="005F5EEF">
      <w:r>
        <w:t xml:space="preserve">A125. </w:t>
      </w:r>
      <w:r>
        <w:tab/>
        <w:t>Informações sobre a competência, capacidade e objetividade do especialista podem ser obtidas de várias fontes, tais como:</w:t>
      </w:r>
    </w:p>
    <w:p w14:paraId="4D6A505D" w14:textId="77777777" w:rsidR="005F5EEF" w:rsidRDefault="005F5EEF" w:rsidP="005F5EEF">
      <w:r>
        <w:t>•</w:t>
      </w:r>
      <w:r>
        <w:tab/>
        <w:t xml:space="preserve">experiência pessoal em trabalhos anteriores desse especialista; </w:t>
      </w:r>
    </w:p>
    <w:p w14:paraId="0299DD86" w14:textId="77777777" w:rsidR="005F5EEF" w:rsidRDefault="005F5EEF" w:rsidP="005F5EEF">
      <w:r>
        <w:t>•</w:t>
      </w:r>
      <w:r>
        <w:tab/>
        <w:t>discussões com esse especialista;</w:t>
      </w:r>
    </w:p>
    <w:p w14:paraId="63D41A12" w14:textId="77777777" w:rsidR="005F5EEF" w:rsidRDefault="005F5EEF" w:rsidP="005F5EEF">
      <w:r>
        <w:t>•</w:t>
      </w:r>
      <w:r>
        <w:tab/>
        <w:t>discussões com outros auditores independentes ou outros que estão familiarizados com o trabalho desse especialista;</w:t>
      </w:r>
    </w:p>
    <w:p w14:paraId="5AF90DD0" w14:textId="77777777" w:rsidR="005F5EEF" w:rsidRDefault="005F5EEF" w:rsidP="005F5EEF">
      <w:r>
        <w:t>•</w:t>
      </w:r>
      <w:r>
        <w:tab/>
        <w:t>conhecimento das qualificações do especialista, se é membro de órgão profissional ou associação de classe, ou se possui licença para a prática, ou outras formas de reconhecimento externo;</w:t>
      </w:r>
    </w:p>
    <w:p w14:paraId="1F93DD46" w14:textId="77777777" w:rsidR="005F5EEF" w:rsidRDefault="005F5EEF" w:rsidP="005F5EEF">
      <w:r>
        <w:t>•</w:t>
      </w:r>
      <w:r>
        <w:tab/>
        <w:t xml:space="preserve">artigos desse especialista publicados em livros; </w:t>
      </w:r>
    </w:p>
    <w:p w14:paraId="069C91D0" w14:textId="77777777" w:rsidR="005F5EEF" w:rsidRDefault="005F5EEF" w:rsidP="005F5EEF">
      <w:r>
        <w:t>•</w:t>
      </w:r>
      <w:r>
        <w:tab/>
        <w:t xml:space="preserve">políticas e procedimentos do controle de qualidade da firma (ver itens A123 e A124). </w:t>
      </w:r>
    </w:p>
    <w:p w14:paraId="3F9281B3" w14:textId="77777777" w:rsidR="005F5EEF" w:rsidRDefault="005F5EEF" w:rsidP="005F5EEF"/>
    <w:p w14:paraId="72867F26" w14:textId="77777777" w:rsidR="005F5EEF" w:rsidRDefault="005F5EEF" w:rsidP="005F5EEF">
      <w:r>
        <w:t xml:space="preserve">A126. </w:t>
      </w:r>
      <w:r>
        <w:tab/>
        <w:t>Não é requerido aos especialistas a mesma proficiência que o auditor independente em realizar todos os aspectos de trabalho de asseguração. No entanto, o especialista precisa ter entendimento suficiente das NBCs TO relevantes para que ele possa relacionar o seu trabalho ao objetivo da asseguração.</w:t>
      </w:r>
    </w:p>
    <w:p w14:paraId="2CC8CDD1" w14:textId="77777777" w:rsidR="005F5EEF" w:rsidRDefault="005F5EEF" w:rsidP="005F5EEF"/>
    <w:p w14:paraId="2E8C8BE4" w14:textId="77777777" w:rsidR="005F5EEF" w:rsidRDefault="005F5EEF" w:rsidP="005F5EEF">
      <w:r>
        <w:t xml:space="preserve">A127. </w:t>
      </w:r>
      <w:r>
        <w:tab/>
        <w:t>A avaliação da relevância das ameaças à objetividade, e se há necessidade de salvaguardas, depende da função do especialista e da relevância de seu trabalho no contexto da asseguração. Existem circunstâncias nas quais as salvaguardas não reduzem as ameaças a um nível aceitável, por exemplo, quando o especialista for indivíduo que desempenhou função significativa na preparação da informação do objeto.</w:t>
      </w:r>
    </w:p>
    <w:p w14:paraId="60DF6FCF" w14:textId="77777777" w:rsidR="005F5EEF" w:rsidRDefault="005F5EEF" w:rsidP="005F5EEF"/>
    <w:p w14:paraId="76D14B10" w14:textId="77777777" w:rsidR="005F5EEF" w:rsidRDefault="005F5EEF" w:rsidP="005F5EEF">
      <w:r>
        <w:t xml:space="preserve">A128. </w:t>
      </w:r>
      <w:r>
        <w:tab/>
        <w:t>Ao avaliar a objetividade do especialista externo, pode ser relevante:</w:t>
      </w:r>
    </w:p>
    <w:p w14:paraId="5639901C" w14:textId="77777777" w:rsidR="005F5EEF" w:rsidRDefault="005F5EEF" w:rsidP="005F5EEF">
      <w:r>
        <w:t>•</w:t>
      </w:r>
      <w:r>
        <w:tab/>
        <w:t>indagar às partes apropriadas sobre quaisquer interesses ou relacionamentos conhecidos que elas tiveram com o especialista externo que possam afetar a objetividade do especialista;</w:t>
      </w:r>
    </w:p>
    <w:p w14:paraId="795A6034" w14:textId="77777777" w:rsidR="005F5EEF" w:rsidRDefault="005F5EEF" w:rsidP="005F5EEF">
      <w:r>
        <w:t>•</w:t>
      </w:r>
      <w:r>
        <w:tab/>
        <w:t xml:space="preserve">discutir com o especialista quaisquer salvaguardas aplicáveis, incluindo requerimento profissional que se aplique a esse especialista, e avaliar se as salvaguardas são adequadas para reduzir as ameaças a um nível aceitável. Interesses e relacionamentos que podem ser relevantes para discutir com o especialista incluem: </w:t>
      </w:r>
    </w:p>
    <w:p w14:paraId="1B29A986" w14:textId="77777777" w:rsidR="005F5EEF" w:rsidRDefault="005F5EEF" w:rsidP="005F5EEF">
      <w:r>
        <w:t>o</w:t>
      </w:r>
      <w:r>
        <w:tab/>
        <w:t xml:space="preserve">interesses financeiros; </w:t>
      </w:r>
    </w:p>
    <w:p w14:paraId="28592C42" w14:textId="77777777" w:rsidR="005F5EEF" w:rsidRDefault="005F5EEF" w:rsidP="005F5EEF">
      <w:r>
        <w:t>o</w:t>
      </w:r>
      <w:r>
        <w:tab/>
        <w:t xml:space="preserve">relações de negócios e pessoais; </w:t>
      </w:r>
    </w:p>
    <w:p w14:paraId="0003AAC2" w14:textId="77777777" w:rsidR="005F5EEF" w:rsidRDefault="005F5EEF" w:rsidP="005F5EEF">
      <w:r>
        <w:t>o</w:t>
      </w:r>
      <w:r>
        <w:tab/>
        <w:t>prestação de outros serviços pelo especialista.</w:t>
      </w:r>
    </w:p>
    <w:p w14:paraId="27BA9298" w14:textId="77777777" w:rsidR="005F5EEF" w:rsidRDefault="005F5EEF" w:rsidP="005F5EEF">
      <w:r>
        <w:t>Em alguns casos, também pode ser apropriado o auditor independente obter uma representação escrita do especialista externo, confirmando a existência de quaisquer interesses ou relacionamentos com as partes apropriadas.</w:t>
      </w:r>
    </w:p>
    <w:p w14:paraId="3B969AF3" w14:textId="77777777" w:rsidR="005F5EEF" w:rsidRDefault="005F5EEF" w:rsidP="005F5EEF"/>
    <w:p w14:paraId="1BC339C1" w14:textId="77777777" w:rsidR="005F5EEF" w:rsidRDefault="005F5EEF" w:rsidP="005F5EEF">
      <w:r>
        <w:t>Obtenção de entendimento das expertises do especialista (ver item 52(b))</w:t>
      </w:r>
    </w:p>
    <w:p w14:paraId="2B8B5843" w14:textId="77777777" w:rsidR="005F5EEF" w:rsidRDefault="005F5EEF" w:rsidP="005F5EEF"/>
    <w:p w14:paraId="1BC5D031" w14:textId="77777777" w:rsidR="005F5EEF" w:rsidRDefault="005F5EEF" w:rsidP="005F5EEF">
      <w:r>
        <w:t xml:space="preserve">A129. </w:t>
      </w:r>
      <w:r>
        <w:tab/>
        <w:t>Possuir entendimento suficiente das expertises do especialista permite que o auditor independente:</w:t>
      </w:r>
    </w:p>
    <w:p w14:paraId="0ED0B714" w14:textId="77777777" w:rsidR="005F5EEF" w:rsidRDefault="005F5EEF" w:rsidP="005F5EEF">
      <w:r>
        <w:t>(a)</w:t>
      </w:r>
      <w:r>
        <w:tab/>
        <w:t>concorde com a natureza, alcance e objetivos do trabalho do especialista para os seus objetivos; e</w:t>
      </w:r>
    </w:p>
    <w:p w14:paraId="780C347B" w14:textId="77777777" w:rsidR="005F5EEF" w:rsidRDefault="005F5EEF" w:rsidP="005F5EEF">
      <w:r>
        <w:t>(b)</w:t>
      </w:r>
      <w:r>
        <w:tab/>
        <w:t xml:space="preserve">avalie a adequação desse trabalho para os seus objetivos. </w:t>
      </w:r>
    </w:p>
    <w:p w14:paraId="0746580F" w14:textId="77777777" w:rsidR="005F5EEF" w:rsidRDefault="005F5EEF" w:rsidP="005F5EEF"/>
    <w:p w14:paraId="30ACF737" w14:textId="77777777" w:rsidR="005F5EEF" w:rsidRDefault="005F5EEF" w:rsidP="005F5EEF">
      <w:r>
        <w:t xml:space="preserve">A130. </w:t>
      </w:r>
      <w:r>
        <w:tab/>
        <w:t>Aspectos do campo de atuação do especialista relevantes ao entendimento do auditor independente podem incluir:</w:t>
      </w:r>
    </w:p>
    <w:p w14:paraId="7694C28F" w14:textId="77777777" w:rsidR="005F5EEF" w:rsidRDefault="005F5EEF" w:rsidP="005F5EEF">
      <w:r>
        <w:t>•</w:t>
      </w:r>
      <w:r>
        <w:tab/>
        <w:t xml:space="preserve">se o campo de atuação desse especialista possui áreas de especialidade que sejam relevantes ao trabalho; </w:t>
      </w:r>
    </w:p>
    <w:p w14:paraId="43F8D006" w14:textId="77777777" w:rsidR="005F5EEF" w:rsidRDefault="005F5EEF" w:rsidP="005F5EEF">
      <w:r>
        <w:t>•</w:t>
      </w:r>
      <w:r>
        <w:tab/>
        <w:t>se qualquer norma profissional ou outras normas e requerimentos legais ou regulatórios se aplicam;</w:t>
      </w:r>
    </w:p>
    <w:p w14:paraId="3B515B8F" w14:textId="77777777" w:rsidR="005F5EEF" w:rsidRDefault="005F5EEF" w:rsidP="005F5EEF">
      <w:r>
        <w:t>•</w:t>
      </w:r>
      <w:r>
        <w:tab/>
        <w:t>quais premissas e métodos, incluindo os modelos, quando aplicáveis, são utilizados pelo especialista, e se eles são geralmente aceitos no campo de atuação desse especialista e apropriados às circunstâncias do trabalho;</w:t>
      </w:r>
    </w:p>
    <w:p w14:paraId="3B324D93" w14:textId="77777777" w:rsidR="005F5EEF" w:rsidRDefault="005F5EEF" w:rsidP="005F5EEF">
      <w:r>
        <w:t>•</w:t>
      </w:r>
      <w:r>
        <w:tab/>
        <w:t xml:space="preserve">a natureza dos dados ou informações internas e externas que o especialista utiliza. </w:t>
      </w:r>
    </w:p>
    <w:p w14:paraId="13D6C4F7" w14:textId="77777777" w:rsidR="005F5EEF" w:rsidRDefault="005F5EEF" w:rsidP="005F5EEF"/>
    <w:p w14:paraId="314EF2ED" w14:textId="77777777" w:rsidR="005F5EEF" w:rsidRDefault="005F5EEF" w:rsidP="005F5EEF">
      <w:r>
        <w:t>Contratação de especialista do auditor independente (ver item 52©)</w:t>
      </w:r>
    </w:p>
    <w:p w14:paraId="3CCA349B" w14:textId="77777777" w:rsidR="005F5EEF" w:rsidRDefault="005F5EEF" w:rsidP="005F5EEF"/>
    <w:p w14:paraId="3450F53A" w14:textId="77777777" w:rsidR="005F5EEF" w:rsidRDefault="005F5EEF" w:rsidP="005F5EEF">
      <w:r>
        <w:t xml:space="preserve">A131. </w:t>
      </w:r>
      <w:r>
        <w:tab/>
        <w:t>Pode ser apropriado para a contratação do especialista pelo auditor independente incluir os seguintes assuntos:</w:t>
      </w:r>
    </w:p>
    <w:p w14:paraId="20DC8086" w14:textId="77777777" w:rsidR="005F5EEF" w:rsidRDefault="005F5EEF" w:rsidP="005F5EEF">
      <w:r>
        <w:t>(a)</w:t>
      </w:r>
      <w:r>
        <w:tab/>
        <w:t xml:space="preserve"> </w:t>
      </w:r>
      <w:r>
        <w:tab/>
        <w:t xml:space="preserve">as respectivas funções e responsabilidades do auditor independente e do especialista; </w:t>
      </w:r>
    </w:p>
    <w:p w14:paraId="463B4EF9" w14:textId="77777777" w:rsidR="005F5EEF" w:rsidRDefault="005F5EEF" w:rsidP="005F5EEF">
      <w:r>
        <w:t>(b)</w:t>
      </w:r>
      <w:r>
        <w:tab/>
        <w:t xml:space="preserve"> </w:t>
      </w:r>
      <w:r>
        <w:tab/>
        <w:t>a natureza, a época e a extensão da comunicação entre o auditor independente e o especialista, incluindo o formato de qualquer relatório a ser fornecido por esse especialista; e</w:t>
      </w:r>
    </w:p>
    <w:p w14:paraId="6C518C6F" w14:textId="77777777" w:rsidR="005F5EEF" w:rsidRDefault="005F5EEF" w:rsidP="005F5EEF">
      <w:r>
        <w:t>(c)</w:t>
      </w:r>
      <w:r>
        <w:tab/>
        <w:t xml:space="preserve">  a necessidade de o especialista do auditor independente observar os requerimentos de confidencialidade.</w:t>
      </w:r>
    </w:p>
    <w:p w14:paraId="0F856055" w14:textId="77777777" w:rsidR="005F5EEF" w:rsidRDefault="005F5EEF" w:rsidP="005F5EEF"/>
    <w:p w14:paraId="0ACD66D6" w14:textId="77777777" w:rsidR="005F5EEF" w:rsidRDefault="005F5EEF" w:rsidP="005F5EEF">
      <w:r>
        <w:t xml:space="preserve">A132. </w:t>
      </w:r>
      <w:r>
        <w:tab/>
        <w:t>Os assuntos apresentados no item A124 podem afetar o nível de detalhes e formalidade do acordo entre o auditor independente e o seu especialista, incluindo se é ou não adequado que o acordo seja por escrito. O acordo entre o auditor e o especialista externo é geralmente no formato de carta de contratação.</w:t>
      </w:r>
    </w:p>
    <w:p w14:paraId="04EEDDF0" w14:textId="77777777" w:rsidR="005F5EEF" w:rsidRDefault="005F5EEF" w:rsidP="005F5EEF"/>
    <w:p w14:paraId="5AC4EA85" w14:textId="77777777" w:rsidR="005F5EEF" w:rsidRDefault="005F5EEF" w:rsidP="005F5EEF">
      <w:r>
        <w:t>Avaliação da adequação do trabalho do especialista do auditor independente (ver item 52(d))</w:t>
      </w:r>
    </w:p>
    <w:p w14:paraId="4F65E235" w14:textId="77777777" w:rsidR="005F5EEF" w:rsidRDefault="005F5EEF" w:rsidP="005F5EEF"/>
    <w:p w14:paraId="12A3E8B1" w14:textId="77777777" w:rsidR="005F5EEF" w:rsidRDefault="005F5EEF" w:rsidP="005F5EEF">
      <w:r>
        <w:t xml:space="preserve">A133. </w:t>
      </w:r>
      <w:r>
        <w:tab/>
        <w:t>Os seguintes assuntos podem ser relevantes ao avaliar a adequação do trabalho do especialista para os objetivos do auditor independente:</w:t>
      </w:r>
    </w:p>
    <w:p w14:paraId="3522952F" w14:textId="77777777" w:rsidR="005F5EEF" w:rsidRDefault="005F5EEF" w:rsidP="005F5EEF">
      <w:r>
        <w:t>(a)</w:t>
      </w:r>
      <w:r>
        <w:tab/>
        <w:t xml:space="preserve">a relevância e a razoabilidade das constatações ou conclusões desse especialista e sua consistência com as outras evidências; </w:t>
      </w:r>
    </w:p>
    <w:p w14:paraId="0AC1FF79" w14:textId="77777777" w:rsidR="005F5EEF" w:rsidRDefault="005F5EEF" w:rsidP="005F5EEF">
      <w:r>
        <w:t>(b)</w:t>
      </w:r>
      <w:r>
        <w:tab/>
        <w:t>se o trabalho desse especialista envolve o uso de métodos e premissas significativos, a relevância e a razoabilidade desses métodos e as premissas nas circunstâncias; e</w:t>
      </w:r>
    </w:p>
    <w:p w14:paraId="4F727ECD" w14:textId="77777777" w:rsidR="005F5EEF" w:rsidRDefault="005F5EEF" w:rsidP="005F5EEF">
      <w:r>
        <w:t>(c)</w:t>
      </w:r>
      <w:r>
        <w:tab/>
        <w:t>se o trabalho desse especialista envolve o uso de base de dados que seja relevante para o seu trabalho, a relevância, a integralidade e a precisão dessa base de dados.</w:t>
      </w:r>
    </w:p>
    <w:p w14:paraId="76776100" w14:textId="77777777" w:rsidR="005F5EEF" w:rsidRDefault="005F5EEF" w:rsidP="005F5EEF"/>
    <w:p w14:paraId="5CD137BB" w14:textId="77777777" w:rsidR="005F5EEF" w:rsidRDefault="005F5EEF" w:rsidP="005F5EEF">
      <w:r>
        <w:t xml:space="preserve">A134. </w:t>
      </w:r>
      <w:r>
        <w:tab/>
        <w:t>Se o auditor independente determinar que o trabalho do seu especialista não é adequado para os seus objetivos, as opções disponíveis para esse auditor incluem:</w:t>
      </w:r>
    </w:p>
    <w:p w14:paraId="6153EF27" w14:textId="77777777" w:rsidR="005F5EEF" w:rsidRDefault="005F5EEF" w:rsidP="005F5EEF">
      <w:r>
        <w:t>(a)</w:t>
      </w:r>
      <w:r>
        <w:tab/>
        <w:t>acordar com o especialista a natureza e a extensão dos trabalhos adicionais; ou</w:t>
      </w:r>
    </w:p>
    <w:p w14:paraId="6C0A8C6C" w14:textId="77777777" w:rsidR="005F5EEF" w:rsidRDefault="005F5EEF" w:rsidP="005F5EEF">
      <w:r>
        <w:t>(b)</w:t>
      </w:r>
      <w:r>
        <w:tab/>
        <w:t xml:space="preserve">realizar procedimentos adicionais apropriados às circunstâncias. </w:t>
      </w:r>
    </w:p>
    <w:p w14:paraId="6BBA0298" w14:textId="77777777" w:rsidR="005F5EEF" w:rsidRDefault="005F5EEF" w:rsidP="005F5EEF"/>
    <w:p w14:paraId="5A0268B2" w14:textId="77777777" w:rsidR="005F5EEF" w:rsidRDefault="005F5EEF" w:rsidP="005F5EEF">
      <w:r>
        <w:t>Trabalho realizado por outro auditor independente, pela parte responsável, pelo mensurador, pelo avaliador do especialista ou pelo auditor interno (ver itens 53 a 55)</w:t>
      </w:r>
    </w:p>
    <w:p w14:paraId="297748A9" w14:textId="77777777" w:rsidR="005F5EEF" w:rsidRDefault="005F5EEF" w:rsidP="005F5EEF"/>
    <w:p w14:paraId="602B469F" w14:textId="77777777" w:rsidR="005F5EEF" w:rsidRDefault="005F5EEF" w:rsidP="005F5EEF">
      <w:r>
        <w:t xml:space="preserve">A135. </w:t>
      </w:r>
      <w:r>
        <w:tab/>
        <w:t>Enquanto os itens A120 a A134 foram escritos no contexto de utilizar o trabalho realizado por especialista do auditor independente, eles também podem fornecer orientação útil ao se utilizar o trabalho realizado por outro auditor independente, pela parte responsável, pelo mensurador, pelo avaliador do especialista ou pelo auditor interno.</w:t>
      </w:r>
    </w:p>
    <w:p w14:paraId="774129AF" w14:textId="77777777" w:rsidR="005F5EEF" w:rsidRDefault="005F5EEF" w:rsidP="005F5EEF"/>
    <w:p w14:paraId="19E91C4E" w14:textId="77777777" w:rsidR="005F5EEF" w:rsidRDefault="005F5EEF" w:rsidP="005F5EEF">
      <w:r>
        <w:t>Representações escritas (ver item 56)</w:t>
      </w:r>
    </w:p>
    <w:p w14:paraId="1EEFAE62" w14:textId="77777777" w:rsidR="005F5EEF" w:rsidRDefault="005F5EEF" w:rsidP="005F5EEF"/>
    <w:p w14:paraId="6C01BB78" w14:textId="77777777" w:rsidR="005F5EEF" w:rsidRDefault="005F5EEF" w:rsidP="005F5EEF">
      <w:r>
        <w:t xml:space="preserve">A136. </w:t>
      </w:r>
      <w:r>
        <w:tab/>
        <w:t>Confirmações escritas de representações verbais reduzem a possibilidade de divergências de entendimento entre o auditor independente e as partes apropriadas. As pessoas a quem o auditor solicitar representações escritas são, geralmente, membros da alta administração ou responsáveis pela governança dependendo, por exemplo, da estrutura administrativa e de governança das partes apropriadas, que pode variar em cada entidade, refletindo influências tais como diferenças culturais e histórico legal, tamanho e características de propriedade.</w:t>
      </w:r>
    </w:p>
    <w:p w14:paraId="1981CA94" w14:textId="77777777" w:rsidR="005F5EEF" w:rsidRDefault="005F5EEF" w:rsidP="005F5EEF"/>
    <w:p w14:paraId="23455D78" w14:textId="77777777" w:rsidR="005F5EEF" w:rsidRDefault="005F5EEF" w:rsidP="005F5EEF">
      <w:r>
        <w:t xml:space="preserve">A137. </w:t>
      </w:r>
      <w:r>
        <w:tab/>
        <w:t>Outras representações escritas solicitadas podem incluir o seguinte:</w:t>
      </w:r>
    </w:p>
    <w:p w14:paraId="371F85EF" w14:textId="77777777" w:rsidR="005F5EEF" w:rsidRDefault="005F5EEF" w:rsidP="005F5EEF">
      <w:r>
        <w:t>•</w:t>
      </w:r>
      <w:r>
        <w:tab/>
        <w:t>se as partes apropriadas acreditam que os efeitos das distorções não corrigidas são irrelevantes, individualmente ou em conjunto, à informação do objeto. O resumo de tais itens é normalmente incluído ou anexado à representação escrita;</w:t>
      </w:r>
    </w:p>
    <w:p w14:paraId="4F61E449" w14:textId="77777777" w:rsidR="005F5EEF" w:rsidRDefault="005F5EEF" w:rsidP="005F5EEF">
      <w:r>
        <w:t>•</w:t>
      </w:r>
      <w:r>
        <w:tab/>
        <w:t>que as premissas significativas adotadas nas estimativas relevantes são razoáveis;</w:t>
      </w:r>
    </w:p>
    <w:p w14:paraId="797FA2C7" w14:textId="77777777" w:rsidR="005F5EEF" w:rsidRDefault="005F5EEF" w:rsidP="005F5EEF">
      <w:r>
        <w:t>•</w:t>
      </w:r>
      <w:r>
        <w:tab/>
        <w:t>que as partes apropriadas comunicaram ao auditor independente todas as deficiências no controle interno relevantes ao trabalho, que não são claramente triviais ou relevantes, das quais as partes apropriadas estão cientes; e</w:t>
      </w:r>
    </w:p>
    <w:p w14:paraId="30949977" w14:textId="77777777" w:rsidR="005F5EEF" w:rsidRDefault="005F5EEF" w:rsidP="005F5EEF">
      <w:r>
        <w:t>•</w:t>
      </w:r>
      <w:r>
        <w:tab/>
        <w:t xml:space="preserve">quando a parte responsável for diferente do mensurador ou avaliador, que a parte responsável reconheça a responsabilidade pelo objeto. </w:t>
      </w:r>
    </w:p>
    <w:p w14:paraId="4FD036BB" w14:textId="77777777" w:rsidR="005F5EEF" w:rsidRDefault="005F5EEF" w:rsidP="005F5EEF"/>
    <w:p w14:paraId="01D08F3C" w14:textId="77777777" w:rsidR="005F5EEF" w:rsidRDefault="005F5EEF" w:rsidP="005F5EEF">
      <w:r>
        <w:t xml:space="preserve">A138. </w:t>
      </w:r>
      <w:r>
        <w:tab/>
        <w:t>Representações pelas partes apropriadas não podem substituir outras evidências que o auditor independente espera que estejam razoavelmente disponíveis. Apesar das representações escritas fornecerem evidências necessárias, elas não fornecem por si só evidência apropriada e suficiente sobre quaisquer matérias de que tratam. Ainda, o fato de o auditor independente receber representações escritas confiáveis não afeta a natureza ou a extensão de outras evidências a serem por ele obtidas.</w:t>
      </w:r>
    </w:p>
    <w:p w14:paraId="3913A878" w14:textId="77777777" w:rsidR="005F5EEF" w:rsidRDefault="005F5EEF" w:rsidP="005F5EEF"/>
    <w:p w14:paraId="4232DBDD" w14:textId="77777777" w:rsidR="005F5EEF" w:rsidRDefault="005F5EEF" w:rsidP="005F5EEF">
      <w:r>
        <w:t>Representações escritas não fornecidas ou não confiáveis (ver item 60)</w:t>
      </w:r>
    </w:p>
    <w:p w14:paraId="342976B7" w14:textId="77777777" w:rsidR="005F5EEF" w:rsidRDefault="005F5EEF" w:rsidP="005F5EEF"/>
    <w:p w14:paraId="35BC249F" w14:textId="77777777" w:rsidR="005F5EEF" w:rsidRDefault="005F5EEF" w:rsidP="005F5EEF">
      <w:r>
        <w:t xml:space="preserve">A139. </w:t>
      </w:r>
      <w:r>
        <w:tab/>
        <w:t>Circunstâncias nas quais o auditor independente pode não ser capaz de obter as representações escritas incluem, por exemplo, quando:</w:t>
      </w:r>
    </w:p>
    <w:p w14:paraId="0DD5AEF2" w14:textId="77777777" w:rsidR="005F5EEF" w:rsidRDefault="005F5EEF" w:rsidP="005F5EEF">
      <w:r>
        <w:t>•</w:t>
      </w:r>
      <w:r>
        <w:tab/>
        <w:t>a parte responsável contratar um terceiro para realizar a mensuração ou a avaliação relevante e, posteriormente, contrata o auditor independente para realizar o trabalho de asseguração na informação do objeto. Em alguns destes casos, quando a parte responsável possuir relacionamento contínuo com o mensurador ou avaliador, a parte responsável pode ser capaz de conseguir que o mensurador ou avaliador forneça as representações escritas solicitadas, ou a parte responsável pode estar em posição de fornecer tais representações, caso ela tenha base razoável para tal;</w:t>
      </w:r>
    </w:p>
    <w:p w14:paraId="59A542D1" w14:textId="77777777" w:rsidR="005F5EEF" w:rsidRDefault="005F5EEF" w:rsidP="005F5EEF">
      <w:r>
        <w:t>•</w:t>
      </w:r>
      <w:r>
        <w:tab/>
        <w:t>um usuário previsto que contrata o auditor independente para realizar o trabalho de asseguração sobre informações publicamente disponíveis, mas não possui relacionamento com a parte responsável necessária para garantir que essa parte responda aos pedidos do auditor por representação escrita;</w:t>
      </w:r>
    </w:p>
    <w:p w14:paraId="34014204" w14:textId="77777777" w:rsidR="005F5EEF" w:rsidRDefault="005F5EEF" w:rsidP="005F5EEF">
      <w:r>
        <w:t>•</w:t>
      </w:r>
      <w:r>
        <w:tab/>
        <w:t>o trabalho de asseguração é realizado contra a vontade do mensurador ou avaliador. Isso pode ser o caso em que o trabalho foi realizado nos termos de ordem judicial, ou quando requisitado por legislação ou por autoridade competente.</w:t>
      </w:r>
    </w:p>
    <w:p w14:paraId="2F4E511F" w14:textId="77777777" w:rsidR="005F5EEF" w:rsidRDefault="005F5EEF" w:rsidP="005F5EEF">
      <w:r>
        <w:t>Nessas ou em circunstâncias similares, o auditor pode não ter acesso à evidência necessária para fundamentar a sua conclusão. Se esse for o caso, o item 66 desta norma se aplica.</w:t>
      </w:r>
    </w:p>
    <w:p w14:paraId="6A8AD88B" w14:textId="77777777" w:rsidR="005F5EEF" w:rsidRDefault="005F5EEF" w:rsidP="005F5EEF"/>
    <w:p w14:paraId="6BA234DE" w14:textId="77777777" w:rsidR="005F5EEF" w:rsidRDefault="005F5EEF" w:rsidP="005F5EEF">
      <w:r>
        <w:t>Eventos subsequentes (ver item 61)</w:t>
      </w:r>
    </w:p>
    <w:p w14:paraId="48D329D3" w14:textId="77777777" w:rsidR="005F5EEF" w:rsidRDefault="005F5EEF" w:rsidP="005F5EEF"/>
    <w:p w14:paraId="67F8632F" w14:textId="77777777" w:rsidR="005F5EEF" w:rsidRDefault="005F5EEF" w:rsidP="005F5EEF">
      <w:r>
        <w:t xml:space="preserve">A140. </w:t>
      </w:r>
      <w:r>
        <w:tab/>
        <w:t>A consideração de eventos subsequentes em alguns trabalhos de asseguração pode não ser relevante devido à natureza de determinado objeto. Por exemplo, quando o trabalho requer uma conclusão sobre a precisão de resultado estatístico em um ponto no tempo, os eventos que ocorrem entre este ponto no tempo e a data do relatório de asseguração podem não impactar a conclusão ou requerer a divulgação no resultado ou no relatório de asseguração.</w:t>
      </w:r>
    </w:p>
    <w:p w14:paraId="3F01F29E" w14:textId="77777777" w:rsidR="005F5EEF" w:rsidRDefault="005F5EEF" w:rsidP="005F5EEF"/>
    <w:p w14:paraId="48C56A7E" w14:textId="77777777" w:rsidR="005F5EEF" w:rsidRDefault="005F5EEF" w:rsidP="005F5EEF">
      <w:r>
        <w:t xml:space="preserve">A141. </w:t>
      </w:r>
      <w:r>
        <w:tab/>
        <w:t>Conforme descrito no item 61, o auditor independente não possui a responsabilidade de realizar quaisquer procedimentos sobre a informação do objeto após a data de seu relatório. Contudo, se, após a data do relatório do auditor, um fato vier ao seu conhecimento que, caso fosse conhecido por esse auditor na data de seu relatório, poderia ter feito com que este modificasse o seu relatório, o auditor pode precisar discutir a questão com as partes apropriadas ou tomar outra ação conforme apropriado.</w:t>
      </w:r>
    </w:p>
    <w:p w14:paraId="58934E78" w14:textId="77777777" w:rsidR="005F5EEF" w:rsidRDefault="005F5EEF" w:rsidP="005F5EEF"/>
    <w:p w14:paraId="2636449C" w14:textId="77777777" w:rsidR="005F5EEF" w:rsidRDefault="005F5EEF" w:rsidP="005F5EEF">
      <w:r>
        <w:t>Outras informações (ver item 62)</w:t>
      </w:r>
    </w:p>
    <w:p w14:paraId="0AF2E78C" w14:textId="77777777" w:rsidR="005F5EEF" w:rsidRDefault="005F5EEF" w:rsidP="005F5EEF"/>
    <w:p w14:paraId="23A9954B" w14:textId="77777777" w:rsidR="005F5EEF" w:rsidRDefault="005F5EEF" w:rsidP="005F5EEF">
      <w:r>
        <w:t xml:space="preserve">A142. </w:t>
      </w:r>
      <w:r>
        <w:tab/>
        <w:t>Ações adicionais que podem ser apropriadas, caso o auditor identifique inconsistência relevante ou tome conhecimento de distorção relevante da informação do objeto incluem, por exemplo:</w:t>
      </w:r>
    </w:p>
    <w:p w14:paraId="3BD110E6" w14:textId="77777777" w:rsidR="005F5EEF" w:rsidRDefault="005F5EEF" w:rsidP="005F5EEF">
      <w:r>
        <w:t>•</w:t>
      </w:r>
      <w:r>
        <w:tab/>
        <w:t xml:space="preserve">requerer que as partes apropriadas consultem um terceiro qualificado, tal como os seus assessores jurídicos; </w:t>
      </w:r>
    </w:p>
    <w:p w14:paraId="5E82194D" w14:textId="77777777" w:rsidR="005F5EEF" w:rsidRDefault="005F5EEF" w:rsidP="005F5EEF">
      <w:r>
        <w:t>•</w:t>
      </w:r>
      <w:r>
        <w:tab/>
        <w:t xml:space="preserve">obter opinião legal sobre as consequências de diferentes cursos de ação; </w:t>
      </w:r>
    </w:p>
    <w:p w14:paraId="40117F55" w14:textId="77777777" w:rsidR="005F5EEF" w:rsidRDefault="005F5EEF" w:rsidP="005F5EEF">
      <w:r>
        <w:t>•</w:t>
      </w:r>
      <w:r>
        <w:tab/>
        <w:t xml:space="preserve">comunicar a terceiros (por exemplo, órgão regulador); </w:t>
      </w:r>
    </w:p>
    <w:p w14:paraId="7A4EA9FB" w14:textId="77777777" w:rsidR="005F5EEF" w:rsidRDefault="005F5EEF" w:rsidP="005F5EEF">
      <w:r>
        <w:t>•</w:t>
      </w:r>
      <w:r>
        <w:tab/>
        <w:t>não emissão do relatório de asseguração;</w:t>
      </w:r>
    </w:p>
    <w:p w14:paraId="36DBF4AD" w14:textId="77777777" w:rsidR="005F5EEF" w:rsidRDefault="005F5EEF" w:rsidP="005F5EEF">
      <w:r>
        <w:t>•</w:t>
      </w:r>
      <w:r>
        <w:tab/>
        <w:t xml:space="preserve">se retirar do trabalho, quando isso for possível de acordo com as leis ou regulamentos aplicáveis; </w:t>
      </w:r>
    </w:p>
    <w:p w14:paraId="2F46594E" w14:textId="77777777" w:rsidR="005F5EEF" w:rsidRDefault="005F5EEF" w:rsidP="005F5EEF">
      <w:r>
        <w:t>•</w:t>
      </w:r>
      <w:r>
        <w:tab/>
        <w:t xml:space="preserve">descrever a inconsistência relevante no relatório de asseguração. </w:t>
      </w:r>
    </w:p>
    <w:p w14:paraId="38DCD19D" w14:textId="77777777" w:rsidR="005F5EEF" w:rsidRDefault="005F5EEF" w:rsidP="005F5EEF"/>
    <w:p w14:paraId="0A624A6E" w14:textId="77777777" w:rsidR="005F5EEF" w:rsidRDefault="005F5EEF" w:rsidP="005F5EEF">
      <w:r>
        <w:t>Descrição do critério aplicável (ver item 63)</w:t>
      </w:r>
    </w:p>
    <w:p w14:paraId="77CE21FE" w14:textId="77777777" w:rsidR="005F5EEF" w:rsidRDefault="005F5EEF" w:rsidP="005F5EEF"/>
    <w:p w14:paraId="39FB0AC7" w14:textId="77777777" w:rsidR="005F5EEF" w:rsidRDefault="005F5EEF" w:rsidP="005F5EEF">
      <w:r>
        <w:t xml:space="preserve">A143. </w:t>
      </w:r>
      <w:r>
        <w:tab/>
        <w:t>A descrição dos critérios aplicáveis esclarece os usuários previstos sobre a estrutura conceitual na qual a informação do objeto está baseada, e é particularmente importante quando existem diferenças significativas entre vários critérios sobre como questões específicas podem ser tratadas na informação do objeto.</w:t>
      </w:r>
    </w:p>
    <w:p w14:paraId="6ED957B8" w14:textId="77777777" w:rsidR="005F5EEF" w:rsidRDefault="005F5EEF" w:rsidP="005F5EEF"/>
    <w:p w14:paraId="23072F79" w14:textId="77777777" w:rsidR="005F5EEF" w:rsidRDefault="005F5EEF" w:rsidP="005F5EEF">
      <w:r>
        <w:t xml:space="preserve">A144. </w:t>
      </w:r>
      <w:r>
        <w:tab/>
        <w:t>A descrição de que a informação do objeto, elaborada de acordo com os critérios específicos aplicáveis, é apropriada apenas se a informação do objeto estiver de acordo com todos os requerimentos relevantes desses critérios aplicáveis que forem efetivos.</w:t>
      </w:r>
    </w:p>
    <w:p w14:paraId="65B4F1B9" w14:textId="77777777" w:rsidR="005F5EEF" w:rsidRDefault="005F5EEF" w:rsidP="005F5EEF"/>
    <w:p w14:paraId="69AA2BF5" w14:textId="77777777" w:rsidR="005F5EEF" w:rsidRDefault="005F5EEF" w:rsidP="005F5EEF">
      <w:r>
        <w:t xml:space="preserve">A145. </w:t>
      </w:r>
      <w:r>
        <w:tab/>
        <w:t>A descrição dos critérios aplicáveis que contém qualificação imprecisa ou linguagem limitadora (por exemplo, “a informação do objeto está cumprindo substancialmente os requerimentos de XYZ”) não é uma descrição apropriada, já que pode induzir os usuários da informação do objeto ao erro.</w:t>
      </w:r>
    </w:p>
    <w:p w14:paraId="40654978" w14:textId="77777777" w:rsidR="005F5EEF" w:rsidRDefault="005F5EEF" w:rsidP="005F5EEF"/>
    <w:p w14:paraId="08C056EA" w14:textId="77777777" w:rsidR="005F5EEF" w:rsidRDefault="005F5EEF" w:rsidP="005F5EEF">
      <w:r>
        <w:t>Formação da conclusão de asseguração</w:t>
      </w:r>
    </w:p>
    <w:p w14:paraId="55D30C13" w14:textId="77777777" w:rsidR="005F5EEF" w:rsidRDefault="005F5EEF" w:rsidP="005F5EEF"/>
    <w:p w14:paraId="1C83102B" w14:textId="77777777" w:rsidR="005F5EEF" w:rsidRDefault="005F5EEF" w:rsidP="005F5EEF">
      <w:r>
        <w:t>Suficiência e adequação da evidência (ver itens 12(i) e 64)</w:t>
      </w:r>
    </w:p>
    <w:p w14:paraId="6B0FFE3C" w14:textId="77777777" w:rsidR="005F5EEF" w:rsidRDefault="005F5EEF" w:rsidP="005F5EEF"/>
    <w:p w14:paraId="5F9941F9" w14:textId="77777777" w:rsidR="005F5EEF" w:rsidRDefault="005F5EEF" w:rsidP="005F5EEF">
      <w:r>
        <w:t xml:space="preserve">A146. </w:t>
      </w:r>
      <w:r>
        <w:tab/>
        <w:t>Evidências são necessárias para fundamentar a conclusão do auditor independente e o relatório de asseguração. São cumulativas em natureza e são principalmente obtidas nos procedimentos realizados durante o curso de trabalho. Elas podem incluir também as informações obtidas de outras fontes, tais como trabalhos anteriores (desde que o auditor independente tenha determinado quais mudanças ocorreram desde os trabalhos anteriores que possam impactar sua relevância para o trabalho atual) ou os procedimentos de controle de qualidade da firma para a aceitação e continuação dos clientes. As evidências podem vir de fontes internas ou externas às partes apropriadas. Também, as informações que podem ser utilizadas como evidências podem ter sido preparadas por especialista que apoia e corrobora aspectos da informação do objeto, e qualquer informação que contradiga os aspectos da informação do objeto. Além disso, em alguns casos, a ausência de informação (por exemplo, recusa pelas partes apropriadas no fornecimento da representação solicitada) é utilizada pelo auditor independente e, portanto, também constituem evidências. A maior parte do trabalho do auditor independente, ao formar a conclusão da asseguração, consiste na obtenção e avaliação das evidências.</w:t>
      </w:r>
    </w:p>
    <w:p w14:paraId="1584E92B" w14:textId="77777777" w:rsidR="005F5EEF" w:rsidRDefault="005F5EEF" w:rsidP="005F5EEF"/>
    <w:p w14:paraId="26F1C5D4" w14:textId="77777777" w:rsidR="005F5EEF" w:rsidRDefault="005F5EEF" w:rsidP="005F5EEF">
      <w:r>
        <w:t xml:space="preserve">A147. </w:t>
      </w:r>
      <w:r>
        <w:tab/>
        <w:t>A suficiência e a adequação da evidência são inter-relacionadas. A suficiência é a mensuração da quantidade de evidências. A quantidade de evidência necessária é impactada pelos riscos de a informação do objeto estar relevantemente distorcida (quanto maiores forem os riscos, mais evidências serão necessárias) e também pela qualidade destas evidências (quanto maior for a qualidade, menos evidências são necessárias). Contudo, a baixa qualidade pode não compensar obter mais evidências.</w:t>
      </w:r>
    </w:p>
    <w:p w14:paraId="243F1A21" w14:textId="77777777" w:rsidR="005F5EEF" w:rsidRDefault="005F5EEF" w:rsidP="005F5EEF"/>
    <w:p w14:paraId="23DA1BBD" w14:textId="77777777" w:rsidR="005F5EEF" w:rsidRDefault="005F5EEF" w:rsidP="005F5EEF">
      <w:r>
        <w:t xml:space="preserve">A148. </w:t>
      </w:r>
      <w:r>
        <w:tab/>
        <w:t>A adequação é a mensuração da qualidade da evidência, ou seja, sua relevância e confiabilidade em fornecer fundamentação para a conclusão do auditor independente. A confiabilidade da evidência é influenciada por sua fonte e sua natureza e depende das circunstâncias individuais sob as quais são obtidas. As generalizações sobre a confiabilidade de vários tipos de evidências podem ser feitas, entretanto, tais generalizações estão sujeitas a exceções importantes. Mesmo quando a evidência é obtida de fontes externas às partes apropriadas, podem existir circunstâncias que afetem sua confiabilidade. Por exemplo, evidências obtidas de fonte externa podem não ser confiáveis se a fonte não for reconhecível ou objetiva. Enquanto se reconhece que exceções possam existir, as seguintes generalizações sobre a confiabilidade da evidência podem ser úteis:</w:t>
      </w:r>
    </w:p>
    <w:p w14:paraId="0166DA89" w14:textId="77777777" w:rsidR="005F5EEF" w:rsidRDefault="005F5EEF" w:rsidP="005F5EEF">
      <w:r>
        <w:t>•</w:t>
      </w:r>
      <w:r>
        <w:tab/>
        <w:t xml:space="preserve">a evidência é mais confiável quando ela é obtida de fontes externas às partes apropriadas; </w:t>
      </w:r>
    </w:p>
    <w:p w14:paraId="61DA6813" w14:textId="77777777" w:rsidR="005F5EEF" w:rsidRDefault="005F5EEF" w:rsidP="005F5EEF">
      <w:r>
        <w:t>•</w:t>
      </w:r>
      <w:r>
        <w:tab/>
        <w:t>a evidência que é gerada internamente é mais confiável quando os controles relacionados são eficientes;</w:t>
      </w:r>
    </w:p>
    <w:p w14:paraId="12D7847C" w14:textId="77777777" w:rsidR="005F5EEF" w:rsidRDefault="005F5EEF" w:rsidP="005F5EEF">
      <w:r>
        <w:t>•</w:t>
      </w:r>
      <w:r>
        <w:tab/>
        <w:t>a evidência obtida diretamente pelo auditor independente (por exemplo, na observação da efetividade do controle) é mais confiável do que a evidência obtida indiretamente ou por inferência (por exemplo, indagação sobre a efetividade do controle);</w:t>
      </w:r>
    </w:p>
    <w:p w14:paraId="71025758" w14:textId="77777777" w:rsidR="005F5EEF" w:rsidRDefault="005F5EEF" w:rsidP="005F5EEF">
      <w:r>
        <w:t>•</w:t>
      </w:r>
      <w:r>
        <w:tab/>
        <w:t>a evidência é mais confiável quando ela existe de forma documentada, seja em papel, de forma eletrônica ou outra mídia (por exemplo, ata de reunião é geralmente mais confiável do que representação verbal).</w:t>
      </w:r>
    </w:p>
    <w:p w14:paraId="01DDC40F" w14:textId="77777777" w:rsidR="005F5EEF" w:rsidRDefault="005F5EEF" w:rsidP="005F5EEF"/>
    <w:p w14:paraId="33B714F1" w14:textId="77777777" w:rsidR="005F5EEF" w:rsidRDefault="005F5EEF" w:rsidP="005F5EEF">
      <w:r>
        <w:t xml:space="preserve">A149. </w:t>
      </w:r>
      <w:r>
        <w:tab/>
        <w:t>O auditor independente geralmente obtém mais segurança por meio de evidências consistentes obtidas de diferentes fontes ou de natureza diferente do que por meio dos itens de evidência consideradas individualmente. Adicionalmente, obter evidências de fontes diferentes de naturezas diferentes pode indicar que um item único da evidência não seja confiável. Por exemplo, corroborar informações obtidas de fonte independente das partes apropriadas pode aumentar a segurança que o auditor obtém de representação das partes apropriadas. Reciprocamente, quando a evidência obtida de uma fonte é inconsistente com aquela obtida de outra, o auditor determina quais procedimentos adicionais são necessários para se resolver tal inconsistência.</w:t>
      </w:r>
    </w:p>
    <w:p w14:paraId="11AB42D0" w14:textId="77777777" w:rsidR="005F5EEF" w:rsidRDefault="005F5EEF" w:rsidP="005F5EEF"/>
    <w:p w14:paraId="722EE732" w14:textId="77777777" w:rsidR="005F5EEF" w:rsidRDefault="005F5EEF" w:rsidP="005F5EEF">
      <w:r>
        <w:t xml:space="preserve">A150. </w:t>
      </w:r>
      <w:r>
        <w:tab/>
        <w:t>A obtenção de evidência apropriada e suficiente é geralmente mais difícil na asseguração sobre a informação de objeto cobrindo um período de tempo do que de objeto em uma data base. Adicionalmente, as conclusões fornecidas sobre processos geralmente são limitadas ao período coberto pelo trabalho; o auditor independente não fornece conclusões sobre se o processo vai continuar a funcionar no futuro do modo especificado.</w:t>
      </w:r>
    </w:p>
    <w:p w14:paraId="0C686DDE" w14:textId="77777777" w:rsidR="005F5EEF" w:rsidRDefault="005F5EEF" w:rsidP="005F5EEF"/>
    <w:p w14:paraId="1D4B8523" w14:textId="77777777" w:rsidR="005F5EEF" w:rsidRDefault="005F5EEF" w:rsidP="005F5EEF">
      <w:r>
        <w:t xml:space="preserve">A151. </w:t>
      </w:r>
      <w:r>
        <w:tab/>
        <w:t>É uma questão de julgamento profissional, se evidências apropriadas e suficientes foram obtidas para suportar a conclusão do auditor.</w:t>
      </w:r>
    </w:p>
    <w:p w14:paraId="753F5EFC" w14:textId="77777777" w:rsidR="005F5EEF" w:rsidRDefault="005F5EEF" w:rsidP="005F5EEF"/>
    <w:p w14:paraId="1B2BF07F" w14:textId="77777777" w:rsidR="005F5EEF" w:rsidRDefault="005F5EEF" w:rsidP="005F5EEF">
      <w:r>
        <w:t xml:space="preserve">A152. </w:t>
      </w:r>
      <w:r>
        <w:tab/>
        <w:t>Em algumas circunstâncias, o auditor independente pode não ter obtido, por meio dos procedimentos planejados, evidências apropriadas e suficientes. Em tais circunstâncias, o auditor considera que a evidência obtida pelos procedimentos realizados não é apropriada e suficiente para fundamentar uma conclusão sobre a informação do objeto. Nessas circunstâncias, o auditor independente pode:</w:t>
      </w:r>
    </w:p>
    <w:p w14:paraId="7FB5F0DB" w14:textId="77777777" w:rsidR="005F5EEF" w:rsidRDefault="005F5EEF" w:rsidP="005F5EEF">
      <w:r>
        <w:t>•</w:t>
      </w:r>
      <w:r>
        <w:tab/>
        <w:t>estender o trabalho realizado; ou</w:t>
      </w:r>
    </w:p>
    <w:p w14:paraId="01E5EEA9" w14:textId="77777777" w:rsidR="005F5EEF" w:rsidRDefault="005F5EEF" w:rsidP="005F5EEF">
      <w:r>
        <w:t>•</w:t>
      </w:r>
      <w:r>
        <w:tab/>
        <w:t xml:space="preserve">realizar outros procedimentos julgados necessários pelo auditor nas circunstâncias. </w:t>
      </w:r>
    </w:p>
    <w:p w14:paraId="6D01687D" w14:textId="77777777" w:rsidR="005F5EEF" w:rsidRDefault="005F5EEF" w:rsidP="005F5EEF">
      <w:r>
        <w:t>Em circunstâncias em que nenhuma dessas opções for praticável, o auditor independente pode não ser capaz de obter evidências apropriadas e suficientes para fundamentar uma conclusão. Essa situação pode surgir mesmo se o auditor não tomar conhecimento de assuntos que o levem a acreditar que a informação do objeto possa estar relevantemente distorcida, como abordado no item 49L.</w:t>
      </w:r>
    </w:p>
    <w:p w14:paraId="6A126BDC" w14:textId="77777777" w:rsidR="005F5EEF" w:rsidRDefault="005F5EEF" w:rsidP="005F5EEF"/>
    <w:p w14:paraId="5FC0CFC8" w14:textId="77777777" w:rsidR="005F5EEF" w:rsidRDefault="005F5EEF" w:rsidP="005F5EEF">
      <w:r>
        <w:t>Avaliação da suficiência e adequação das evidências (ver item 65)</w:t>
      </w:r>
    </w:p>
    <w:p w14:paraId="02F004FA" w14:textId="77777777" w:rsidR="005F5EEF" w:rsidRDefault="005F5EEF" w:rsidP="005F5EEF"/>
    <w:p w14:paraId="4CFB8BB7" w14:textId="77777777" w:rsidR="005F5EEF" w:rsidRDefault="005F5EEF" w:rsidP="005F5EEF">
      <w:r>
        <w:t xml:space="preserve">A153. </w:t>
      </w:r>
      <w:r>
        <w:tab/>
        <w:t>O trabalho de asseguração é um processo cumulativo e iterativo. Enquanto o auditor independente realiza os procedimentos planejados, as evidências obtidas podem levar o auditor a alterar a natureza, a época ou a extensão de outros procedimentos planejados. Informações que diferem significativamente do esperado e sobre as quais os procedimentos foram planejados podem chegar à atenção do auditor. Por exemplo:</w:t>
      </w:r>
    </w:p>
    <w:p w14:paraId="692BBB5B" w14:textId="77777777" w:rsidR="005F5EEF" w:rsidRDefault="005F5EEF" w:rsidP="005F5EEF">
      <w:r>
        <w:t>•</w:t>
      </w:r>
      <w:r>
        <w:tab/>
        <w:t>a extensão das distorções que o auditor identificar pode alterar o julgamento profissional do auditor sobre a confiabilidade de fonte particular de informação;</w:t>
      </w:r>
    </w:p>
    <w:p w14:paraId="4DBF74AA" w14:textId="77777777" w:rsidR="005F5EEF" w:rsidRDefault="005F5EEF" w:rsidP="005F5EEF">
      <w:r>
        <w:t>•</w:t>
      </w:r>
      <w:r>
        <w:tab/>
        <w:t>o auditor pode tomar conhecimento de discrepâncias na informação relevante, ou de evidências inconsistentes ou ausentes;</w:t>
      </w:r>
    </w:p>
    <w:p w14:paraId="44EB7918" w14:textId="77777777" w:rsidR="005F5EEF" w:rsidRDefault="005F5EEF" w:rsidP="005F5EEF">
      <w:r>
        <w:t>•</w:t>
      </w:r>
      <w:r>
        <w:tab/>
        <w:t>se procedimentos analíticos foram realizados próximo ao término do trabalho, os resultados desses procedimentos podem indicar risco de distorção relevante não reconhecido anteriormente.</w:t>
      </w:r>
    </w:p>
    <w:p w14:paraId="189177AC" w14:textId="77777777" w:rsidR="005F5EEF" w:rsidRDefault="005F5EEF" w:rsidP="005F5EEF">
      <w:r>
        <w:t>Em tais circunstâncias, o auditor pode precisar reavaliar os procedimentos planejados.</w:t>
      </w:r>
    </w:p>
    <w:p w14:paraId="1FA8AED1" w14:textId="77777777" w:rsidR="005F5EEF" w:rsidRDefault="005F5EEF" w:rsidP="005F5EEF"/>
    <w:p w14:paraId="25475DA5" w14:textId="77777777" w:rsidR="005F5EEF" w:rsidRDefault="005F5EEF" w:rsidP="005F5EEF">
      <w:r>
        <w:t xml:space="preserve">A154. </w:t>
      </w:r>
      <w:r>
        <w:tab/>
        <w:t>O julgamento profissional do auditor independente quanto ao que constitui evidência apropriada e suficiente é influenciado por fatores tais como os seguintes:</w:t>
      </w:r>
    </w:p>
    <w:p w14:paraId="3DE054FD" w14:textId="77777777" w:rsidR="005F5EEF" w:rsidRDefault="005F5EEF" w:rsidP="005F5EEF">
      <w:r>
        <w:t>•</w:t>
      </w:r>
      <w:r>
        <w:tab/>
        <w:t>a relevância de distorção potencial e a sua probabilidade de ter efeito relevante, individualmente ou em conjunto com outras potenciais distorções, na informação do objeto;</w:t>
      </w:r>
    </w:p>
    <w:p w14:paraId="622943C7" w14:textId="77777777" w:rsidR="005F5EEF" w:rsidRDefault="005F5EEF" w:rsidP="005F5EEF">
      <w:r>
        <w:t>•</w:t>
      </w:r>
      <w:r>
        <w:tab/>
        <w:t xml:space="preserve">efetividade nas respostas das partes apropriadas para abordar o risco conhecido de distorção relevante; </w:t>
      </w:r>
    </w:p>
    <w:p w14:paraId="641A0946" w14:textId="77777777" w:rsidR="005F5EEF" w:rsidRDefault="005F5EEF" w:rsidP="005F5EEF">
      <w:r>
        <w:t>•</w:t>
      </w:r>
      <w:r>
        <w:tab/>
        <w:t xml:space="preserve">experiência adquirida durante trabalhos de asseguração anterior relacionados com potenciais distorções similares; </w:t>
      </w:r>
    </w:p>
    <w:p w14:paraId="55E2B66B" w14:textId="77777777" w:rsidR="005F5EEF" w:rsidRDefault="005F5EEF" w:rsidP="005F5EEF">
      <w:r>
        <w:t>•</w:t>
      </w:r>
      <w:r>
        <w:tab/>
        <w:t xml:space="preserve">resultados de procedimentos realizados, incluindo se tais procedimentos identificaram distorções específicas; </w:t>
      </w:r>
    </w:p>
    <w:p w14:paraId="757D079A" w14:textId="77777777" w:rsidR="005F5EEF" w:rsidRDefault="005F5EEF" w:rsidP="005F5EEF">
      <w:r>
        <w:t>•</w:t>
      </w:r>
      <w:r>
        <w:tab/>
        <w:t xml:space="preserve">fonte e confiabilidade da informação disponível; </w:t>
      </w:r>
    </w:p>
    <w:p w14:paraId="58998BE4" w14:textId="77777777" w:rsidR="005F5EEF" w:rsidRDefault="005F5EEF" w:rsidP="005F5EEF">
      <w:r>
        <w:t>•</w:t>
      </w:r>
      <w:r>
        <w:tab/>
        <w:t xml:space="preserve">persuasão da evidência; </w:t>
      </w:r>
    </w:p>
    <w:p w14:paraId="159887DE" w14:textId="77777777" w:rsidR="005F5EEF" w:rsidRDefault="005F5EEF" w:rsidP="005F5EEF">
      <w:r>
        <w:t>•</w:t>
      </w:r>
      <w:r>
        <w:tab/>
        <w:t>entendimento das partes apropriadas e o seu ambiente.</w:t>
      </w:r>
    </w:p>
    <w:p w14:paraId="17A1018E" w14:textId="77777777" w:rsidR="005F5EEF" w:rsidRDefault="005F5EEF" w:rsidP="005F5EEF"/>
    <w:p w14:paraId="16C55704" w14:textId="77777777" w:rsidR="005F5EEF" w:rsidRDefault="005F5EEF" w:rsidP="005F5EEF">
      <w:r>
        <w:t>Limitação de alcance (ver itens 26 e 66)</w:t>
      </w:r>
    </w:p>
    <w:p w14:paraId="2BA7F14C" w14:textId="77777777" w:rsidR="005F5EEF" w:rsidRDefault="005F5EEF" w:rsidP="005F5EEF"/>
    <w:p w14:paraId="64E0B6F7" w14:textId="77777777" w:rsidR="005F5EEF" w:rsidRDefault="005F5EEF" w:rsidP="005F5EEF">
      <w:r>
        <w:t xml:space="preserve">A155. </w:t>
      </w:r>
      <w:r>
        <w:tab/>
        <w:t>A limitação de alcance pode surgir de:</w:t>
      </w:r>
    </w:p>
    <w:p w14:paraId="1BD81114" w14:textId="77777777" w:rsidR="005F5EEF" w:rsidRDefault="005F5EEF" w:rsidP="005F5EEF">
      <w:r>
        <w:t>(a)</w:t>
      </w:r>
      <w:r>
        <w:tab/>
        <w:t>circunstâncias fora do controle das partes apropriadas. Por exemplo, a documentação que o auditor independente considere que seja necessária à sua inspeção pode ter sido acidentalmente destruída;</w:t>
      </w:r>
    </w:p>
    <w:p w14:paraId="4B13DC98" w14:textId="77777777" w:rsidR="005F5EEF" w:rsidRDefault="005F5EEF" w:rsidP="005F5EEF">
      <w:r>
        <w:t>(b)</w:t>
      </w:r>
      <w:r>
        <w:tab/>
        <w:t>circunstâncias relacionadas à natureza ou à época do trabalho do auditor independente. Por exemplo, o processo físico que o auditor considera que seja necessário à sua observação pode ter ocorrido antes de o trabalho do auditor ter iniciado; ou</w:t>
      </w:r>
    </w:p>
    <w:p w14:paraId="54029320" w14:textId="77777777" w:rsidR="005F5EEF" w:rsidRDefault="005F5EEF" w:rsidP="005F5EEF">
      <w:r>
        <w:t>(c)</w:t>
      </w:r>
      <w:r>
        <w:tab/>
        <w:t>limitações impostas pela parte responsável, pelo mensurador ou avaliador, ou pela contratante ao auditor independente que, por exemplo, possa impedi-lo que realize um procedimento considerado necessário nas circunstâncias. Limitações desse tipo podem ter outras implicações ao trabalho, tais como a consideração do auditor sobre o risco de aceitação e continuação do trabalho.</w:t>
      </w:r>
    </w:p>
    <w:p w14:paraId="01D31FA6" w14:textId="77777777" w:rsidR="005F5EEF" w:rsidRDefault="005F5EEF" w:rsidP="005F5EEF"/>
    <w:p w14:paraId="1B71E1CC" w14:textId="77777777" w:rsidR="005F5EEF" w:rsidRDefault="005F5EEF" w:rsidP="005F5EEF">
      <w:r>
        <w:t xml:space="preserve">A156. </w:t>
      </w:r>
      <w:r>
        <w:tab/>
        <w:t>A incapacidade de realizar um procedimento específico não constitui limitação de alcance, caso o auditor independente seja capaz de obter evidências apropriadas e suficientes por meio da realização de procedimentos alternativos.</w:t>
      </w:r>
    </w:p>
    <w:p w14:paraId="7AF01551" w14:textId="77777777" w:rsidR="005F5EEF" w:rsidRDefault="005F5EEF" w:rsidP="005F5EEF"/>
    <w:p w14:paraId="676EBCD5" w14:textId="77777777" w:rsidR="005F5EEF" w:rsidRDefault="005F5EEF" w:rsidP="005F5EEF">
      <w:r>
        <w:t xml:space="preserve">A157. </w:t>
      </w:r>
      <w:r>
        <w:tab/>
        <w:t>Os procedimentos realizados em trabalho de asseguração limitada são, por definição, limitados se comparados com os necessários para trabalho de asseguração razoável. As limitações de conhecimento prévio ao aceitar um trabalho de asseguração limitada são relevantes para estabelecer se as precondições para o trabalho de asseguração estão presentes, especificamente quando o trabalho apresentar as características de acesso à evidência (ver item 24(b)(iv)) e propósito racional (ver item 24(b)(vi)). Se limitações adicionais forem impostas pelas partes apropriadas após o trabalho de asseguração limitada ter sido aceito, pode ser apropriado se retirar do trabalho, se a retirada for possível de acordo com a lei ou regulamento aplicável.</w:t>
      </w:r>
    </w:p>
    <w:p w14:paraId="1E4F33B0" w14:textId="77777777" w:rsidR="005F5EEF" w:rsidRDefault="005F5EEF" w:rsidP="005F5EEF"/>
    <w:p w14:paraId="5F7EA786" w14:textId="77777777" w:rsidR="005F5EEF" w:rsidRDefault="005F5EEF" w:rsidP="005F5EEF">
      <w:r>
        <w:t>Elaboração do relatório de asseguração</w:t>
      </w:r>
    </w:p>
    <w:p w14:paraId="18EDAF8D" w14:textId="77777777" w:rsidR="005F5EEF" w:rsidRDefault="005F5EEF" w:rsidP="005F5EEF"/>
    <w:p w14:paraId="71746EF7" w14:textId="77777777" w:rsidR="005F5EEF" w:rsidRDefault="005F5EEF" w:rsidP="005F5EEF">
      <w:r>
        <w:t>Formas do relatório de asseguração (ver itens 67 e 68)</w:t>
      </w:r>
    </w:p>
    <w:p w14:paraId="1AD1E328" w14:textId="77777777" w:rsidR="005F5EEF" w:rsidRDefault="005F5EEF" w:rsidP="005F5EEF"/>
    <w:p w14:paraId="01043EE4" w14:textId="77777777" w:rsidR="005F5EEF" w:rsidRDefault="005F5EEF" w:rsidP="005F5EEF">
      <w:r>
        <w:t xml:space="preserve">A158. </w:t>
      </w:r>
      <w:r>
        <w:tab/>
        <w:t xml:space="preserve">A forma verbal e outras formas de se expressar as conclusões podem ser ©ivocadas sem o auxílio do relatório escrito. Por esta razão, o auditor independente não reporta, por exemplo, verbalmente sem fornecer, também, o relatório de asseguração escrito que deve estar prontamente disponível sempre que a informação verbal for fornecida. </w:t>
      </w:r>
    </w:p>
    <w:p w14:paraId="1AED5DA3" w14:textId="77777777" w:rsidR="005F5EEF" w:rsidRDefault="005F5EEF" w:rsidP="005F5EEF"/>
    <w:p w14:paraId="1F2E0185" w14:textId="77777777" w:rsidR="005F5EEF" w:rsidRDefault="005F5EEF" w:rsidP="005F5EEF">
      <w:r>
        <w:t xml:space="preserve">A159. </w:t>
      </w:r>
      <w:r>
        <w:tab/>
        <w:t>Esta norma não requer uma forma padronizada para reportar todos os trabalhos de asseguração. Em vez disso, ela identifica os elementos básicos que os relatórios de asseguração devem incluir. Relatórios de asseguração são elaborados para circunstâncias específicas de trabalho. O auditor independente pode utilizar cabeçalhos, números de parágrafos, ferramentas tipográficas como, por exemplo, deixar o texto em negrito, e outros mecanismos para aprimorar a clareza e a legibilidade do relatório de asseguração.</w:t>
      </w:r>
    </w:p>
    <w:p w14:paraId="42FD1F59" w14:textId="77777777" w:rsidR="005F5EEF" w:rsidRDefault="005F5EEF" w:rsidP="005F5EEF"/>
    <w:p w14:paraId="03A87B3B" w14:textId="77777777" w:rsidR="005F5EEF" w:rsidRDefault="005F5EEF" w:rsidP="005F5EEF">
      <w:r>
        <w:t xml:space="preserve">A160. </w:t>
      </w:r>
      <w:r>
        <w:tab/>
        <w:t>O auditor independente pode escolher utilizar o relatório “forma curta” ou “forma longa” para facilitar a eficácia da comunicação aos usuários previstos. Na “forma curta” geralmente incluem apenas os elementos básicos, enquanto que na “forma longa” incluem outras informações e explicações que não pretendem afetar a conclusão do auditor independente. Em complemento aos elementos básicos, os relatórios de forma longa podem descrever em detalhes os termos do trabalho, os critérios aplicáveis utilizados, as descobertas relacionadas a aspectos específicos do trabalho, detalhes de qualificações e experiência do auditor e de outros envolvidos com o trabalho, divulgação dos níveis de relevância e, em alguns casos, recomendações. O auditor independente pode achar útil e importante fornecer essas informações para atender às necessidades de informação dos usuários previstos. Como requerido pelo item 68, as informações adicionais são segregadas com clareza das conclusões do auditor e redigidas de tal maneira a deixar claro que não possuem a intenção de prejudicar a conclusão.</w:t>
      </w:r>
    </w:p>
    <w:p w14:paraId="718C32CA" w14:textId="77777777" w:rsidR="005F5EEF" w:rsidRDefault="005F5EEF" w:rsidP="005F5EEF"/>
    <w:p w14:paraId="2A855D9B" w14:textId="77777777" w:rsidR="005F5EEF" w:rsidRDefault="005F5EEF" w:rsidP="005F5EEF">
      <w:r>
        <w:t>Conteúdo do relatório de asseguração</w:t>
      </w:r>
    </w:p>
    <w:p w14:paraId="5964BE47" w14:textId="77777777" w:rsidR="005F5EEF" w:rsidRDefault="005F5EEF" w:rsidP="005F5EEF"/>
    <w:p w14:paraId="08E481C3" w14:textId="77777777" w:rsidR="005F5EEF" w:rsidRDefault="005F5EEF" w:rsidP="005F5EEF">
      <w:r>
        <w:t>Título (ver item 69(a))</w:t>
      </w:r>
    </w:p>
    <w:p w14:paraId="4152D2C2" w14:textId="77777777" w:rsidR="005F5EEF" w:rsidRDefault="005F5EEF" w:rsidP="005F5EEF"/>
    <w:p w14:paraId="216C29CE" w14:textId="77777777" w:rsidR="005F5EEF" w:rsidRDefault="005F5EEF" w:rsidP="005F5EEF">
      <w:r>
        <w:t xml:space="preserve">A161. </w:t>
      </w:r>
      <w:r>
        <w:tab/>
        <w:t>Título apropriado ajuda a identificar a natureza do relatório de asseguração e distingui-lo de relatórios emitidos por outros, tais como aqueles que não têm de obedecer com os mesmos requerimentos éticos como o auditor independente.</w:t>
      </w:r>
    </w:p>
    <w:p w14:paraId="4D8C88B2" w14:textId="77777777" w:rsidR="005F5EEF" w:rsidRDefault="005F5EEF" w:rsidP="005F5EEF"/>
    <w:p w14:paraId="2364EBBC" w14:textId="77777777" w:rsidR="005F5EEF" w:rsidRDefault="005F5EEF" w:rsidP="005F5EEF">
      <w:r>
        <w:t>Destinatário (ver item 69(b))</w:t>
      </w:r>
    </w:p>
    <w:p w14:paraId="71B44151" w14:textId="77777777" w:rsidR="005F5EEF" w:rsidRDefault="005F5EEF" w:rsidP="005F5EEF"/>
    <w:p w14:paraId="2B3ABF35" w14:textId="77777777" w:rsidR="005F5EEF" w:rsidRDefault="005F5EEF" w:rsidP="005F5EEF">
      <w:r>
        <w:t xml:space="preserve">A162. </w:t>
      </w:r>
      <w:r>
        <w:tab/>
        <w:t>O destinatário identifica a parte ou partes a quem o relatório de asseguração é direcionado. O relatório de asseguração é, geralmente, destinado à contratante, mas, em alguns casos, pode haver outros usuários previstos.</w:t>
      </w:r>
    </w:p>
    <w:p w14:paraId="07C6149F" w14:textId="77777777" w:rsidR="005F5EEF" w:rsidRDefault="005F5EEF" w:rsidP="005F5EEF"/>
    <w:p w14:paraId="5511CC5C" w14:textId="77777777" w:rsidR="005F5EEF" w:rsidRDefault="005F5EEF" w:rsidP="005F5EEF">
      <w:r>
        <w:t>Objeto e informação do objeto (ver item 69©)</w:t>
      </w:r>
    </w:p>
    <w:p w14:paraId="26D9D2E5" w14:textId="77777777" w:rsidR="005F5EEF" w:rsidRDefault="005F5EEF" w:rsidP="005F5EEF"/>
    <w:p w14:paraId="0D7C5D22" w14:textId="77777777" w:rsidR="005F5EEF" w:rsidRDefault="005F5EEF" w:rsidP="005F5EEF">
      <w:r>
        <w:t>A163.</w:t>
      </w:r>
      <w:r>
        <w:tab/>
        <w:t>A identificação e a descrição da informação do objeto e, quando adequado, de determinado objeto pode incluir, por exemplo:</w:t>
      </w:r>
    </w:p>
    <w:p w14:paraId="770D8ED4" w14:textId="77777777" w:rsidR="005F5EEF" w:rsidRDefault="005F5EEF" w:rsidP="005F5EEF">
      <w:r>
        <w:t>•</w:t>
      </w:r>
      <w:r>
        <w:tab/>
        <w:t>o ponto no tempo ou período de tempo em que a mensuração ou a avaliação de determinado objeto se referir;</w:t>
      </w:r>
    </w:p>
    <w:p w14:paraId="5E2D6508" w14:textId="77777777" w:rsidR="005F5EEF" w:rsidRDefault="005F5EEF" w:rsidP="005F5EEF">
      <w:r>
        <w:t>•</w:t>
      </w:r>
      <w:r>
        <w:tab/>
        <w:t xml:space="preserve">quando aplicável, o nome da parte responsável ou componente da parte responsável para qual o determinado objeto se referir; </w:t>
      </w:r>
    </w:p>
    <w:p w14:paraId="0E89D43A" w14:textId="77777777" w:rsidR="005F5EEF" w:rsidRDefault="005F5EEF" w:rsidP="005F5EEF">
      <w:r>
        <w:t>•</w:t>
      </w:r>
      <w:r>
        <w:tab/>
        <w:t xml:space="preserve">uma explicação das características de determinado objeto ou da informação do objeto da qual os usuários previstos devem estar cientes, e como tais características podem influenciar a precisão da mensuração ou avaliação de determinado objeto em relação aos critérios aplicáveis, ou a persuasão das evidências disponíveis. Deve-se considerar, por exemplo: </w:t>
      </w:r>
    </w:p>
    <w:p w14:paraId="589F7342" w14:textId="77777777" w:rsidR="005F5EEF" w:rsidRDefault="005F5EEF" w:rsidP="005F5EEF">
      <w:r>
        <w:t>○</w:t>
      </w:r>
      <w:r>
        <w:tab/>
        <w:t xml:space="preserve">o nível em que a informação do objeto é qualitativa ou quantitativa, objetiva ou subjetiva, histórica ou prospectiva; </w:t>
      </w:r>
    </w:p>
    <w:p w14:paraId="7815A209" w14:textId="77777777" w:rsidR="005F5EEF" w:rsidRDefault="005F5EEF" w:rsidP="005F5EEF">
      <w:r>
        <w:t>○</w:t>
      </w:r>
      <w:r>
        <w:tab/>
        <w:t>mudanças no objeto ou outras circunstâncias do trabalho que afetam a comparabilidade da informação do objeto de um período para outro.</w:t>
      </w:r>
    </w:p>
    <w:p w14:paraId="70F62528" w14:textId="77777777" w:rsidR="005F5EEF" w:rsidRDefault="005F5EEF" w:rsidP="005F5EEF"/>
    <w:p w14:paraId="2DFC7355" w14:textId="77777777" w:rsidR="005F5EEF" w:rsidRDefault="005F5EEF" w:rsidP="005F5EEF">
      <w:r>
        <w:t>Critérios aplicáveis (ver item 69(d))</w:t>
      </w:r>
    </w:p>
    <w:p w14:paraId="48E14AD6" w14:textId="77777777" w:rsidR="005F5EEF" w:rsidRDefault="005F5EEF" w:rsidP="005F5EEF"/>
    <w:p w14:paraId="0600CE1C" w14:textId="77777777" w:rsidR="005F5EEF" w:rsidRDefault="005F5EEF" w:rsidP="005F5EEF">
      <w:r>
        <w:t xml:space="preserve">A164. </w:t>
      </w:r>
      <w:r>
        <w:tab/>
        <w:t>O relatório de asseguração identifica os critérios aplicáveis em relação ao qual o objeto foi mensurado ou avaliado para que os usuários previstos possam compreender a base da conclusão do auditor independente. O relatório de asseguração pode incluir os critérios aplicáveis ou fazer referências, se eles estiverem incluídos na informação do objeto ou se estiverem disponíveis de outra forma a partir de fonte acessível. Dependendo das circunstâncias, pode ser relevante divulgar:</w:t>
      </w:r>
    </w:p>
    <w:p w14:paraId="67EFBDE5" w14:textId="77777777" w:rsidR="005F5EEF" w:rsidRDefault="005F5EEF" w:rsidP="005F5EEF">
      <w:r>
        <w:t>•</w:t>
      </w:r>
      <w:r>
        <w:tab/>
        <w:t xml:space="preserve">a fonte dos critérios aplicáveis e se eles são, ou não, consubstanciados em lei ou regulamento, ou emitidos por organizações profissionais de especialistas autorizados ou reconhecidos que seguem um devido processo transparente, ou seja, se eles são critérios estabelecidos no contexto de determinado objeto (e se não forem, a descrição do porquê eles são considerados apropriados); </w:t>
      </w:r>
    </w:p>
    <w:p w14:paraId="7354DD18" w14:textId="77777777" w:rsidR="005F5EEF" w:rsidRDefault="005F5EEF" w:rsidP="005F5EEF">
      <w:r>
        <w:t>•</w:t>
      </w:r>
      <w:r>
        <w:tab/>
        <w:t xml:space="preserve">os métodos de mensuração ou avaliação utilizados, quando os critérios aplicáveis permitirem escolher entre diversos métodos; </w:t>
      </w:r>
    </w:p>
    <w:p w14:paraId="19B2D8EF" w14:textId="77777777" w:rsidR="005F5EEF" w:rsidRDefault="005F5EEF" w:rsidP="005F5EEF">
      <w:r>
        <w:t>•</w:t>
      </w:r>
      <w:r>
        <w:tab/>
        <w:t xml:space="preserve">quaisquer interpretações significativas realizadas ao aplicar os critérios aplicáveis nas circunstâncias do trabalho; </w:t>
      </w:r>
    </w:p>
    <w:p w14:paraId="7D38FBFF" w14:textId="77777777" w:rsidR="005F5EEF" w:rsidRDefault="005F5EEF" w:rsidP="005F5EEF">
      <w:r>
        <w:t>•</w:t>
      </w:r>
      <w:r>
        <w:tab/>
        <w:t>se houver quaisquer alterações nos métodos de avaliação ou mensuração utilizados.</w:t>
      </w:r>
    </w:p>
    <w:p w14:paraId="0E28682A" w14:textId="77777777" w:rsidR="005F5EEF" w:rsidRDefault="005F5EEF" w:rsidP="005F5EEF"/>
    <w:p w14:paraId="3F30D6EB" w14:textId="77777777" w:rsidR="005F5EEF" w:rsidRDefault="005F5EEF" w:rsidP="005F5EEF">
      <w:r>
        <w:t>Limitação inerente (ver item 69(e))</w:t>
      </w:r>
    </w:p>
    <w:p w14:paraId="4FB1D009" w14:textId="77777777" w:rsidR="005F5EEF" w:rsidRDefault="005F5EEF" w:rsidP="005F5EEF"/>
    <w:p w14:paraId="7386BADD" w14:textId="77777777" w:rsidR="005F5EEF" w:rsidRDefault="005F5EEF" w:rsidP="005F5EEF">
      <w:r>
        <w:t xml:space="preserve">A165. </w:t>
      </w:r>
      <w:r>
        <w:tab/>
        <w:t>Enquanto, em alguns casos, pode ser esperado que as limitações inerentes sejam bem compreendidas pelos usuários previstos do relatório de asseguração, em outros, pode ser apropriado fazer referência explícita a elas no relatório. Por exemplo, em relatório de asseguração sobre a eficiência do controle interno, pode ser apropriado indicar que a avaliação do histórico da efetividade não é relevante para os períodos futuros devido ao risco de o controle interno ter se tornado inapropriado por mudanças nas condições, ou que o nível de adequação com as políticas ou procedimentos ter se deteriorado.</w:t>
      </w:r>
    </w:p>
    <w:p w14:paraId="12BBA913" w14:textId="77777777" w:rsidR="005F5EEF" w:rsidRDefault="005F5EEF" w:rsidP="005F5EEF"/>
    <w:p w14:paraId="4451E9E3" w14:textId="77777777" w:rsidR="005F5EEF" w:rsidRDefault="005F5EEF" w:rsidP="005F5EEF">
      <w:r>
        <w:t>Propósito específico (ver item 69(f))</w:t>
      </w:r>
    </w:p>
    <w:p w14:paraId="158674D8" w14:textId="77777777" w:rsidR="005F5EEF" w:rsidRDefault="005F5EEF" w:rsidP="005F5EEF"/>
    <w:p w14:paraId="623D51F7" w14:textId="77777777" w:rsidR="005F5EEF" w:rsidRDefault="005F5EEF" w:rsidP="005F5EEF">
      <w:r>
        <w:t xml:space="preserve">A166. </w:t>
      </w:r>
      <w:r>
        <w:tab/>
        <w:t>Em alguns casos, os critérios aplicáveis utilizados para mensurar ou avaliar o objeto podem ser desenvolvidos para propósito específico. Por exemplo, o regulador pode requerer que certas entidades utilizem um critério aplicável específico desenvolvido para os propósitos regulatórios. Para evitar equívocos, o auditor independente alerta os leitores do relatório de asseguração sobre esse fato e que, portanto, a informação do objeto pode não ser adequada para outro propósito.</w:t>
      </w:r>
    </w:p>
    <w:p w14:paraId="657E6637" w14:textId="77777777" w:rsidR="005F5EEF" w:rsidRDefault="005F5EEF" w:rsidP="005F5EEF"/>
    <w:p w14:paraId="3D2444FD" w14:textId="77777777" w:rsidR="005F5EEF" w:rsidRDefault="005F5EEF" w:rsidP="005F5EEF">
      <w:r>
        <w:t xml:space="preserve">A167. </w:t>
      </w:r>
      <w:r>
        <w:tab/>
        <w:t>Em complemento ao alerta requerido pelo item 69(f), o auditor independente pode considerar apropriado indicar que o relatório de asseguração é direcionado apenas aos usuários específicos. Dependendo das circunstâncias do trabalho, por exemplo, a lei ou o regulamento de determinada jurisdição pode restringir a distribuição ou a utilização do relatório de asseguração. Enquanto o acesso ao relatório de asseguração pode ser restrito dessa forma, a ausência de restrição ao usuário ou o propósito específico não indica por si só que a responsabilidade jurídica é devida pelo auditor independente em relação a esse usuário ou propósito. Se a responsabilidade legal é devida, dependerá das circunstâncias jurídicas de cada caso e da jurisdição relevante.</w:t>
      </w:r>
    </w:p>
    <w:p w14:paraId="3377852A" w14:textId="77777777" w:rsidR="005F5EEF" w:rsidRDefault="005F5EEF" w:rsidP="005F5EEF"/>
    <w:p w14:paraId="0B3C5B47" w14:textId="77777777" w:rsidR="005F5EEF" w:rsidRDefault="005F5EEF" w:rsidP="005F5EEF">
      <w:r>
        <w:t>Responsabilidade relativa (ver item 69(g))</w:t>
      </w:r>
    </w:p>
    <w:p w14:paraId="25865D0E" w14:textId="77777777" w:rsidR="005F5EEF" w:rsidRDefault="005F5EEF" w:rsidP="005F5EEF"/>
    <w:p w14:paraId="2EACA6A6" w14:textId="77777777" w:rsidR="005F5EEF" w:rsidRDefault="005F5EEF" w:rsidP="005F5EEF">
      <w:r>
        <w:t xml:space="preserve">A168. </w:t>
      </w:r>
      <w:r>
        <w:tab/>
        <w:t>A identificação das responsabilidades relativas informa aos usuários previstos que a parte responsável é responsável pelo objeto; que o mensurador ou o avaliador é responsável pela mensuração ou avaliação do objeto sobre os critérios aplicáveis; e que a função do auditor independente é fundamentar uma conclusão sobre a informação do objeto.</w:t>
      </w:r>
    </w:p>
    <w:p w14:paraId="3081E980" w14:textId="77777777" w:rsidR="005F5EEF" w:rsidRDefault="005F5EEF" w:rsidP="005F5EEF"/>
    <w:p w14:paraId="02E79A03" w14:textId="77777777" w:rsidR="005F5EEF" w:rsidRDefault="005F5EEF" w:rsidP="005F5EEF">
      <w:r>
        <w:t>Execução do trabalho de acordo com esta norma e outra NBC TO específica ao objeto (ver item 69(h))</w:t>
      </w:r>
    </w:p>
    <w:p w14:paraId="0A0C15A6" w14:textId="77777777" w:rsidR="005F5EEF" w:rsidRDefault="005F5EEF" w:rsidP="005F5EEF"/>
    <w:p w14:paraId="0CA72966" w14:textId="77777777" w:rsidR="005F5EEF" w:rsidRDefault="005F5EEF" w:rsidP="005F5EEF">
      <w:r>
        <w:t xml:space="preserve">A169. </w:t>
      </w:r>
      <w:r>
        <w:tab/>
        <w:t>Quando uma NBC TO específica se aplicar a apenas parte da informação do objeto, pode ser adequado citar tanto esta norma como a NBC TO específica ao objeto.</w:t>
      </w:r>
    </w:p>
    <w:p w14:paraId="03EBD8FC" w14:textId="77777777" w:rsidR="005F5EEF" w:rsidRDefault="005F5EEF" w:rsidP="005F5EEF"/>
    <w:p w14:paraId="09EFE2D7" w14:textId="77777777" w:rsidR="005F5EEF" w:rsidRDefault="005F5EEF" w:rsidP="005F5EEF">
      <w:r>
        <w:t xml:space="preserve">A170. </w:t>
      </w:r>
      <w:r>
        <w:tab/>
        <w:t>A afirmação que contenha uma linguagem de qualificação imprecisa ou limitada (por exemplo, “o trabalho foi realizado tomando por referência a NBC TO 3000”) pode induzir os usuários dos relatórios de asseguração ao erro.</w:t>
      </w:r>
    </w:p>
    <w:p w14:paraId="52DE13E2" w14:textId="77777777" w:rsidR="005F5EEF" w:rsidRDefault="005F5EEF" w:rsidP="005F5EEF"/>
    <w:p w14:paraId="2CADA21E" w14:textId="77777777" w:rsidR="005F5EEF" w:rsidRDefault="005F5EEF" w:rsidP="005F5EEF">
      <w:r>
        <w:t>Requerimentos aplicáveis do controle de qualidade (ver item 69(i))</w:t>
      </w:r>
    </w:p>
    <w:p w14:paraId="1C3123C1" w14:textId="77777777" w:rsidR="005F5EEF" w:rsidRDefault="005F5EEF" w:rsidP="005F5EEF"/>
    <w:p w14:paraId="24356833" w14:textId="77777777" w:rsidR="005F5EEF" w:rsidRDefault="005F5EEF" w:rsidP="005F5EEF">
      <w:r>
        <w:t xml:space="preserve">A171. </w:t>
      </w:r>
      <w:r>
        <w:tab/>
        <w:t>A seguir é apresentado exemplo de afirmação no relatório de asseguração sobre os requerimentos aplicáveis do controle de qualidade:</w:t>
      </w:r>
    </w:p>
    <w:p w14:paraId="2FEB3223" w14:textId="77777777" w:rsidR="005F5EEF" w:rsidRDefault="005F5EEF" w:rsidP="005F5EEF">
      <w:r>
        <w:t>A firma aplica a Norma Brasileira de Controle de Qualidade (NBC PA 01) e, portanto, mantém o sistema de controle de qualidade abrangente, incluindo políticas documentadas e procedimentos sobre o cumprimento de requerimentos éticos, normas profissionais e requerimentos jurídicos e regulatórios aplicáveis.</w:t>
      </w:r>
    </w:p>
    <w:p w14:paraId="6CEF38BC" w14:textId="77777777" w:rsidR="005F5EEF" w:rsidRDefault="005F5EEF" w:rsidP="005F5EEF"/>
    <w:p w14:paraId="30608433" w14:textId="77777777" w:rsidR="005F5EEF" w:rsidRDefault="005F5EEF" w:rsidP="005F5EEF">
      <w:r>
        <w:t>Cumprimento com os requisitos de independência e outras exigências éticas (ver item 69(j))</w:t>
      </w:r>
    </w:p>
    <w:p w14:paraId="01BC74C5" w14:textId="77777777" w:rsidR="005F5EEF" w:rsidRDefault="005F5EEF" w:rsidP="005F5EEF"/>
    <w:p w14:paraId="35D84DAF" w14:textId="77777777" w:rsidR="005F5EEF" w:rsidRDefault="005F5EEF" w:rsidP="005F5EEF">
      <w:r>
        <w:t xml:space="preserve">A172. </w:t>
      </w:r>
      <w:r>
        <w:tab/>
        <w:t>A seguir é apresentado exemplo de afirmação no relatório de asseguração sobre o cumprimento das exigências éticas:</w:t>
      </w:r>
    </w:p>
    <w:p w14:paraId="4628FB2F" w14:textId="77777777" w:rsidR="005F5EEF" w:rsidRDefault="005F5EEF" w:rsidP="005F5EEF">
      <w:r>
        <w:t>Cumprimos com os requisitos de independência e outras exigências éticas do CFC, que são baseados nos princípios éticos da integridade, objetividade, competência e zelo profissional, sigilo profissional e comportamento profissional.</w:t>
      </w:r>
    </w:p>
    <w:p w14:paraId="2D3904EE" w14:textId="77777777" w:rsidR="005F5EEF" w:rsidRDefault="005F5EEF" w:rsidP="005F5EEF"/>
    <w:p w14:paraId="7F7EE38B" w14:textId="77777777" w:rsidR="005F5EEF" w:rsidRDefault="005F5EEF" w:rsidP="005F5EEF">
      <w:r>
        <w:t>Resumo do trabalho realizado (ver itens A6 e 69(k))</w:t>
      </w:r>
    </w:p>
    <w:p w14:paraId="41EC3778" w14:textId="77777777" w:rsidR="005F5EEF" w:rsidRDefault="005F5EEF" w:rsidP="005F5EEF"/>
    <w:p w14:paraId="1E18C6B2" w14:textId="77777777" w:rsidR="005F5EEF" w:rsidRDefault="005F5EEF" w:rsidP="005F5EEF">
      <w:r>
        <w:t xml:space="preserve">A173. </w:t>
      </w:r>
      <w:r>
        <w:tab/>
        <w:t>O resumo do trabalho realizado ajuda os usuários previstos a entender a conclusão do auditor independente. Para muitos trabalhos de asseguração, infinitas variações de procedimentos são possíveis em teoria. Na prática, contudo, tais procedimentos são difíceis de serem transmitidos de forma clara e inequívoca. Outras normas emitidas pelo Conselho Federal de Contabilidade (CFC) podem ser úteis aos auditores independentes ao preparar o resumo.</w:t>
      </w:r>
    </w:p>
    <w:p w14:paraId="378B54CF" w14:textId="77777777" w:rsidR="005F5EEF" w:rsidRDefault="005F5EEF" w:rsidP="005F5EEF"/>
    <w:p w14:paraId="7741613D" w14:textId="77777777" w:rsidR="005F5EEF" w:rsidRDefault="005F5EEF" w:rsidP="005F5EEF">
      <w:r>
        <w:t xml:space="preserve">A174. </w:t>
      </w:r>
      <w:r>
        <w:tab/>
        <w:t>Quando nenhuma NBC TO específica fornecer orientação sobre procedimentos para determinado objeto, o resumo pode incluir uma descrição mais detalhada do trabalho realizado. Pode ser apropriada a inclusão de afirmação no resumo de que o trabalho realizado incluiu a avaliação da adequação dos critérios aplicáveis.</w:t>
      </w:r>
    </w:p>
    <w:p w14:paraId="223C4B69" w14:textId="77777777" w:rsidR="005F5EEF" w:rsidRDefault="005F5EEF" w:rsidP="005F5EEF"/>
    <w:p w14:paraId="7E25C47F" w14:textId="77777777" w:rsidR="005F5EEF" w:rsidRDefault="005F5EEF" w:rsidP="005F5EEF">
      <w:r>
        <w:t xml:space="preserve">A175. </w:t>
      </w:r>
      <w:r>
        <w:tab/>
        <w:t>Em trabalhos de asseguração limitada, o resumo do trabalho realizado é geralmente mais detalhado do que em trabalho de asseguração razoável e identifica as limitações na natureza, época e extensão dos procedimentos. A natureza, a época e a extensão dos procedimentos realizados são essenciais para compreender a base da conclusão, de forma a transmitir que, com base nos procedimentos realizados, algumas questões relevantes chegaram à atenção do auditor independente e fizeram com que esse acreditasse que a informação do objeto estava distorcida de forma relevante. Também pode ser apropriada a indicação, no resumo do trabalho executado, de certos procedimentos que não foram realizados e que seriam geralmente esperados em trabalho de asseguração razoável. Contudo, a identificação completa de todos esses procedimentos pode não ser possível porque a compreensão necessária do auditor independente sobre o risco no trabalho de asseguração limitada é menor do que no trabalho de asseguração razoável.</w:t>
      </w:r>
    </w:p>
    <w:p w14:paraId="09F035AD" w14:textId="77777777" w:rsidR="005F5EEF" w:rsidRDefault="005F5EEF" w:rsidP="005F5EEF"/>
    <w:p w14:paraId="5F47D2F0" w14:textId="77777777" w:rsidR="005F5EEF" w:rsidRDefault="005F5EEF" w:rsidP="005F5EEF">
      <w:r>
        <w:t xml:space="preserve">A176. </w:t>
      </w:r>
      <w:r>
        <w:tab/>
        <w:t>Os fatores a serem considerados ao determinar o nível de detalhes fornecido no resumo do trabalho realizado podem incluir:</w:t>
      </w:r>
    </w:p>
    <w:p w14:paraId="617417A7" w14:textId="77777777" w:rsidR="005F5EEF" w:rsidRDefault="005F5EEF" w:rsidP="005F5EEF">
      <w:r>
        <w:t>•</w:t>
      </w:r>
      <w:r>
        <w:tab/>
        <w:t xml:space="preserve">circunstâncias específicas à entidade (por exemplo, a natureza diferente das atividades da entidade quando comparada àquelas típicas no setor); </w:t>
      </w:r>
    </w:p>
    <w:p w14:paraId="3DBC5309" w14:textId="77777777" w:rsidR="005F5EEF" w:rsidRDefault="005F5EEF" w:rsidP="005F5EEF">
      <w:r>
        <w:t>•</w:t>
      </w:r>
      <w:r>
        <w:tab/>
        <w:t>circunstâncias específicas do trabalho que afetam a natureza e a extensão dos procedimentos realizados;</w:t>
      </w:r>
    </w:p>
    <w:p w14:paraId="7CCA5349" w14:textId="77777777" w:rsidR="005F5EEF" w:rsidRDefault="005F5EEF" w:rsidP="005F5EEF">
      <w:r>
        <w:t>•</w:t>
      </w:r>
      <w:r>
        <w:tab/>
        <w:t xml:space="preserve">as expectativas dos usuários previstos quanto ao nível de detalhes a ser fornecido no relatório, com base nas práticas de mercado, lei ou regulamento aplicável. </w:t>
      </w:r>
    </w:p>
    <w:p w14:paraId="78EA219C" w14:textId="77777777" w:rsidR="005F5EEF" w:rsidRDefault="005F5EEF" w:rsidP="005F5EEF"/>
    <w:p w14:paraId="491854E2" w14:textId="77777777" w:rsidR="005F5EEF" w:rsidRDefault="005F5EEF" w:rsidP="005F5EEF">
      <w:r>
        <w:t xml:space="preserve">A177. </w:t>
      </w:r>
      <w:r>
        <w:tab/>
        <w:t>É importante que o resumo seja redigido de maneira objetiva, que permita aos usuários previstos compreenderem o trabalho realizado como base na conclusão do auditor independente. Na maioria dos casos, isso não envolve o detalhamento integral do plano de trabalho, mas, por outro lado, é importante que não seja tão resumido a ponto de se tornar ambíguo nem escrito de maneira exagerada ou rebuscada.</w:t>
      </w:r>
    </w:p>
    <w:p w14:paraId="457D3BA4" w14:textId="77777777" w:rsidR="005F5EEF" w:rsidRDefault="005F5EEF" w:rsidP="005F5EEF"/>
    <w:p w14:paraId="7065DEBD" w14:textId="77777777" w:rsidR="005F5EEF" w:rsidRDefault="005F5EEF" w:rsidP="005F5EEF">
      <w:r>
        <w:t>Conclusão do auditor independente (ver itens 12(a)(i)(a) e 69(l))</w:t>
      </w:r>
    </w:p>
    <w:p w14:paraId="0F1EE28A" w14:textId="77777777" w:rsidR="005F5EEF" w:rsidRDefault="005F5EEF" w:rsidP="005F5EEF"/>
    <w:p w14:paraId="2EE56E93" w14:textId="77777777" w:rsidR="005F5EEF" w:rsidRDefault="005F5EEF" w:rsidP="005F5EEF">
      <w:r>
        <w:t xml:space="preserve">A178. </w:t>
      </w:r>
      <w:r>
        <w:tab/>
        <w:t>Exemplos de conclusões expressas de forma apropriada para trabalhos de asseguração razoável incluem:</w:t>
      </w:r>
    </w:p>
    <w:p w14:paraId="32CFB7D9" w14:textId="77777777" w:rsidR="005F5EEF" w:rsidRDefault="005F5EEF" w:rsidP="005F5EEF">
      <w:r>
        <w:t>•</w:t>
      </w:r>
      <w:r>
        <w:tab/>
        <w:t>quando expressas nos termos de determinado objeto e dos critérios aplicáveis: “Em nossa opinião, a entidade cumpriu, em todos os aspectos relevantes, com a lei XYZ.”;</w:t>
      </w:r>
    </w:p>
    <w:p w14:paraId="65CCCD61" w14:textId="77777777" w:rsidR="005F5EEF" w:rsidRDefault="005F5EEF" w:rsidP="005F5EEF">
      <w:r>
        <w:t>•</w:t>
      </w:r>
      <w:r>
        <w:tab/>
        <w:t>quando expressos nos termos da informação do objeto e dos critérios aplicáveis: “Em nossa opinião, a projeção do desempenho financeiro da entidade está devidamente preparada, em todos os aspectos relevantes, baseado no critério XYZ.”; ou</w:t>
      </w:r>
    </w:p>
    <w:p w14:paraId="7CF0025D" w14:textId="77777777" w:rsidR="005F5EEF" w:rsidRDefault="005F5EEF" w:rsidP="005F5EEF">
      <w:r>
        <w:t>•</w:t>
      </w:r>
      <w:r>
        <w:tab/>
        <w:t>quando expresso nos termos de afirmação feita pela parte apropriada: “Em nossa opinião, a afirmação da [parte apropriada] de que a entidade cumpriu com a lei XYZ está, em todos os aspectos relevantes, adequadamente apresentada.” Ou “Em nossa opinião, a afirmação da [parte apropriada] de que os indicadores principais de desempenho apresentados de acordo com o critério XYZ estão, em todos os aspectos relevantes, adequadamente apresentados.”.</w:t>
      </w:r>
    </w:p>
    <w:p w14:paraId="1E979ADB" w14:textId="77777777" w:rsidR="005F5EEF" w:rsidRDefault="005F5EEF" w:rsidP="005F5EEF"/>
    <w:p w14:paraId="391C7AC8" w14:textId="77777777" w:rsidR="005F5EEF" w:rsidRDefault="005F5EEF" w:rsidP="005F5EEF">
      <w:r>
        <w:t xml:space="preserve">A179. </w:t>
      </w:r>
      <w:r>
        <w:tab/>
        <w:t>Pode ser apropriado informar aos usuários previstos o contexto no qual a conclusão do auditor independente deve ser lida quando o relatório de asseguração incluir uma explicação das características específicas de determinado objeto, as quais os usuários previstos devem estar cientes. As conclusões do auditor podem, por exemplo, incluir o texto como: “Esta conclusão foi formada com base nos assuntos destacados anteriormente neste relatório de asseguração independente.”.</w:t>
      </w:r>
    </w:p>
    <w:p w14:paraId="149F1F7A" w14:textId="77777777" w:rsidR="005F5EEF" w:rsidRDefault="005F5EEF" w:rsidP="005F5EEF"/>
    <w:p w14:paraId="37875679" w14:textId="77777777" w:rsidR="005F5EEF" w:rsidRDefault="005F5EEF" w:rsidP="005F5EEF">
      <w:r>
        <w:t xml:space="preserve">A180. </w:t>
      </w:r>
      <w:r>
        <w:tab/>
        <w:t>Exemplos de conclusões expressas de forma apropriada para trabalhos de asseguração limitada incluem:</w:t>
      </w:r>
    </w:p>
    <w:p w14:paraId="5E0D40EA" w14:textId="77777777" w:rsidR="005F5EEF" w:rsidRDefault="005F5EEF" w:rsidP="005F5EEF">
      <w:r>
        <w:t>•</w:t>
      </w:r>
      <w:r>
        <w:tab/>
        <w:t>quando expressas nos termos de determinado objeto e dos critérios aplicáveis: “Com base nos procedimentos realizados e nas evidências obtidas, não temos conhecimento de nenhum fato que nos leve a acreditar que [a entidade] não tenha cumprido, em todos os aspectos relevantes, com a lei XYZ.”;</w:t>
      </w:r>
    </w:p>
    <w:p w14:paraId="3D802C7F" w14:textId="77777777" w:rsidR="005F5EEF" w:rsidRDefault="005F5EEF" w:rsidP="005F5EEF">
      <w:r>
        <w:t>•</w:t>
      </w:r>
      <w:r>
        <w:tab/>
        <w:t>quando expressas nos termos da informação do objeto e nos critérios aplicáveis: “Com base nos procedimentos realizados e nas evidências obtidas, não temos conhecimento de nenhuma alteração relevante que precise ser feita na avaliação dos indicadores principais de desempenho para que eles estejam de acordo com o critério XYZ.”;</w:t>
      </w:r>
    </w:p>
    <w:p w14:paraId="7937D5A8" w14:textId="77777777" w:rsidR="005F5EEF" w:rsidRDefault="005F5EEF" w:rsidP="005F5EEF">
      <w:r>
        <w:t>•</w:t>
      </w:r>
      <w:r>
        <w:tab/>
        <w:t>quando expressas nos termos de afirmação feita pela parte apropriada: “Com base nos procedimentos realizados e nas evidências obtidas, não temos conhecimento de nenhum fato que nos leve a acreditar que a afirmação da [parte apropriada] de que [a entidade] cumpriu com a lei XYZ não está, em todos os aspectos relevantes, adequadamente apresentada.”.</w:t>
      </w:r>
    </w:p>
    <w:p w14:paraId="6E0C7FD8" w14:textId="77777777" w:rsidR="005F5EEF" w:rsidRDefault="005F5EEF" w:rsidP="005F5EEF"/>
    <w:p w14:paraId="70917E5F" w14:textId="77777777" w:rsidR="005F5EEF" w:rsidRDefault="005F5EEF" w:rsidP="005F5EEF">
      <w:r>
        <w:t xml:space="preserve">A181. </w:t>
      </w:r>
      <w:r>
        <w:tab/>
        <w:t>Formas de expressões que podem ser úteis para a informação do objeto incluem, por exemplo, um ou uma combinação dos seguintes:</w:t>
      </w:r>
    </w:p>
    <w:p w14:paraId="18A9FAED" w14:textId="77777777" w:rsidR="005F5EEF" w:rsidRDefault="005F5EEF" w:rsidP="005F5EEF">
      <w:r>
        <w:t>•</w:t>
      </w:r>
      <w:r>
        <w:tab/>
        <w:t>para trabalhos de conformidade – “em conformidade com” ou “de acordo com”;</w:t>
      </w:r>
    </w:p>
    <w:p w14:paraId="4C0C05AD" w14:textId="77777777" w:rsidR="005F5EEF" w:rsidRDefault="005F5EEF" w:rsidP="005F5EEF">
      <w:r>
        <w:t>•</w:t>
      </w:r>
      <w:r>
        <w:tab/>
        <w:t>para trabalhos em que os critérios aplicáveis descrevam o processo ou a metodologia para a preparação ou apresentação da informação do objeto – “devidamente preparado”;</w:t>
      </w:r>
    </w:p>
    <w:p w14:paraId="0442A4CE" w14:textId="77777777" w:rsidR="005F5EEF" w:rsidRDefault="005F5EEF" w:rsidP="005F5EEF">
      <w:r>
        <w:t>•</w:t>
      </w:r>
      <w:r>
        <w:tab/>
        <w:t>para trabalhos em que os princípios da apresentação adequada são incorporados nos critérios aplicáveis – “adequadamente apresentado”.</w:t>
      </w:r>
    </w:p>
    <w:p w14:paraId="0BB915FB" w14:textId="77777777" w:rsidR="005F5EEF" w:rsidRDefault="005F5EEF" w:rsidP="005F5EEF"/>
    <w:p w14:paraId="568CF8ED" w14:textId="77777777" w:rsidR="005F5EEF" w:rsidRDefault="005F5EEF" w:rsidP="005F5EEF">
      <w:r>
        <w:t xml:space="preserve">A182. </w:t>
      </w:r>
      <w:r>
        <w:tab/>
        <w:t>A inclusão de cabeçalho acima dos parágrafos contendo conclusões modificadas e o assunto que deu origem à modificação, ajuda no entendimento do relatório do auditor independente. Exemplos de cabeçalhos apropriados incluem “Conclusão com Ressalvas”, “Conclusão Adversa,” “Abstenção da Conclusão”, “Base para Conclusão com Ressalvas,” e “Base para Conclusão Adversa,” quando apropriado.</w:t>
      </w:r>
    </w:p>
    <w:p w14:paraId="79368585" w14:textId="77777777" w:rsidR="005F5EEF" w:rsidRDefault="005F5EEF" w:rsidP="005F5EEF"/>
    <w:p w14:paraId="3BAD2EF6" w14:textId="77777777" w:rsidR="005F5EEF" w:rsidRDefault="005F5EEF" w:rsidP="005F5EEF">
      <w:r>
        <w:t>Assinatura do auditor independente (ver item 69(m))</w:t>
      </w:r>
    </w:p>
    <w:p w14:paraId="7DEF5FB7" w14:textId="77777777" w:rsidR="005F5EEF" w:rsidRDefault="005F5EEF" w:rsidP="005F5EEF"/>
    <w:p w14:paraId="6337F334" w14:textId="77777777" w:rsidR="005F5EEF" w:rsidRDefault="005F5EEF" w:rsidP="005F5EEF">
      <w:r>
        <w:t xml:space="preserve">A183. </w:t>
      </w:r>
      <w:r>
        <w:tab/>
        <w:t>A assinatura do auditor independente pode ser tanto o nome da firma do auditor independente, o nome do auditor individual ou ambos, conforme for apropriado em determinadas jurisdições. Adicionalmente à assinatura do auditor, em determinadas jurisdições, o auditor pode ser solicitado a fazer uma declaração, no seu relatório, sobre as nomeações profissionais ou o reconhecimento pela autoridade apropriada de licenciamento naquela jurisdição.</w:t>
      </w:r>
    </w:p>
    <w:p w14:paraId="7479F851" w14:textId="77777777" w:rsidR="005F5EEF" w:rsidRDefault="005F5EEF" w:rsidP="005F5EEF"/>
    <w:p w14:paraId="063820E2" w14:textId="77777777" w:rsidR="005F5EEF" w:rsidRDefault="005F5EEF" w:rsidP="005F5EEF">
      <w:r>
        <w:t>Data (ver item 69(n))</w:t>
      </w:r>
    </w:p>
    <w:p w14:paraId="32522F7B" w14:textId="77777777" w:rsidR="005F5EEF" w:rsidRDefault="005F5EEF" w:rsidP="005F5EEF"/>
    <w:p w14:paraId="15F45010" w14:textId="77777777" w:rsidR="005F5EEF" w:rsidRDefault="005F5EEF" w:rsidP="005F5EEF">
      <w:r>
        <w:t xml:space="preserve">A184. </w:t>
      </w:r>
      <w:r>
        <w:tab/>
        <w:t>A inclusão da data no relatório de asseguração informa aos usuários previstos que o auditor independente considerou o efeito dos eventos ocorridos até essa data sobre a informação do objeto e sobre o relatório de asseguração.</w:t>
      </w:r>
    </w:p>
    <w:p w14:paraId="58B02923" w14:textId="77777777" w:rsidR="005F5EEF" w:rsidRDefault="005F5EEF" w:rsidP="005F5EEF"/>
    <w:p w14:paraId="79270DCF" w14:textId="77777777" w:rsidR="005F5EEF" w:rsidRDefault="005F5EEF" w:rsidP="005F5EEF">
      <w:r>
        <w:t>Referência ao especialista no relatório de asseguração (ver item 70)</w:t>
      </w:r>
    </w:p>
    <w:p w14:paraId="6A49C631" w14:textId="77777777" w:rsidR="005F5EEF" w:rsidRDefault="005F5EEF" w:rsidP="005F5EEF"/>
    <w:p w14:paraId="2B4539B7" w14:textId="77777777" w:rsidR="005F5EEF" w:rsidRDefault="005F5EEF" w:rsidP="005F5EEF">
      <w:r>
        <w:t xml:space="preserve">A185. </w:t>
      </w:r>
      <w:r>
        <w:tab/>
        <w:t>Em alguns casos, leis ou regulamentos podem requerer referência ao trabalho do especialista no relatório de asseguração, por exemplo, para fins de transparência no setor público. Também pode ser apropriado em outras circunstâncias, por exemplo, para explicar a natureza da modificação na conclusão do auditor independente, ou quando o trabalho do especialista for parte integrante das conclusões incluídas no relatório de forma longa.</w:t>
      </w:r>
    </w:p>
    <w:p w14:paraId="19C3FB3F" w14:textId="77777777" w:rsidR="005F5EEF" w:rsidRDefault="005F5EEF" w:rsidP="005F5EEF"/>
    <w:p w14:paraId="0E8A6A98" w14:textId="77777777" w:rsidR="005F5EEF" w:rsidRDefault="005F5EEF" w:rsidP="005F5EEF">
      <w:r>
        <w:t xml:space="preserve">A186. </w:t>
      </w:r>
      <w:r>
        <w:tab/>
        <w:t>Entretanto, o auditor independente tem responsabilidade exclusiva pela conclusão expressa, e essa responsabilidade não é reduzida pelo uso que este faça do trabalho do especialista. É importante, portanto, caso o relatório de asseguração faça referência ao trabalho do especialista, que o texto redigido do relatório não sugira que a sua responsabilidade pela conclusão expressa é reduzida devido ao envolvimento desse especialista.</w:t>
      </w:r>
    </w:p>
    <w:p w14:paraId="6F28005D" w14:textId="77777777" w:rsidR="005F5EEF" w:rsidRDefault="005F5EEF" w:rsidP="005F5EEF"/>
    <w:p w14:paraId="6CA2E3FF" w14:textId="77777777" w:rsidR="005F5EEF" w:rsidRDefault="005F5EEF" w:rsidP="005F5EEF">
      <w:r>
        <w:t xml:space="preserve">A187. </w:t>
      </w:r>
      <w:r>
        <w:tab/>
        <w:t>Uma referência genérica no relatório de forma longa de que o trabalho foi conduzido por equipe devidamente qualificada, incluindo especialistas no objeto e especialistas de asseguração, não é suscetível de ser mal compreendida como responsabilidade reduzida. O potencial para o mal entendido é maior, no caso de relatórios de forma resumida, em que uma informação contextual mínima é apresentada, ou quando o especialista do auditor é referido pelo nome. Portanto, texto adicional pode ser necessário em tais circunstâncias para evitar que o relatório de asseguração sugira que a responsabilidade do auditor independente pela conclusão expressa é reduzida devido ao envolvimento de especialista.</w:t>
      </w:r>
    </w:p>
    <w:p w14:paraId="4011A359" w14:textId="77777777" w:rsidR="005F5EEF" w:rsidRDefault="005F5EEF" w:rsidP="005F5EEF"/>
    <w:p w14:paraId="7FB474F4" w14:textId="77777777" w:rsidR="005F5EEF" w:rsidRDefault="005F5EEF" w:rsidP="005F5EEF">
      <w:r>
        <w:t>Conclusão sem modificação e com modificação (ver itens 74 a 77 e Apêndice)</w:t>
      </w:r>
    </w:p>
    <w:p w14:paraId="48F7BCDC" w14:textId="77777777" w:rsidR="005F5EEF" w:rsidRDefault="005F5EEF" w:rsidP="005F5EEF"/>
    <w:p w14:paraId="63152673" w14:textId="77777777" w:rsidR="005F5EEF" w:rsidRDefault="005F5EEF" w:rsidP="005F5EEF">
      <w:r>
        <w:t xml:space="preserve">A188. </w:t>
      </w:r>
      <w:r>
        <w:tab/>
        <w:t>O termo ‘generalizado’ descreve os efeitos das distorções sobre a informação do objeto ou dos possíveis efeitos das distorções sobre a informação do objeto, se houver, que não são detectados devido à impossibilidade de se obterem evidências apropriadas e suficientes. Os efeitos generalizados sobre a informação do objeto são aqueles que, no julgamento profissional do auditor independente:</w:t>
      </w:r>
    </w:p>
    <w:p w14:paraId="3D710483" w14:textId="77777777" w:rsidR="005F5EEF" w:rsidRDefault="005F5EEF" w:rsidP="005F5EEF">
      <w:r>
        <w:t>(a)</w:t>
      </w:r>
      <w:r>
        <w:tab/>
        <w:t xml:space="preserve">não estão restritos a assuntos específicos da informação do objeto; </w:t>
      </w:r>
    </w:p>
    <w:p w14:paraId="33C6DD4C" w14:textId="77777777" w:rsidR="005F5EEF" w:rsidRDefault="005F5EEF" w:rsidP="005F5EEF">
      <w:r>
        <w:t>(b)</w:t>
      </w:r>
      <w:r>
        <w:tab/>
        <w:t xml:space="preserve"> </w:t>
      </w:r>
      <w:r>
        <w:tab/>
        <w:t>se restrita, representam ou podem representar parcela substancial da informação do objeto; ou</w:t>
      </w:r>
    </w:p>
    <w:p w14:paraId="6F247FED" w14:textId="77777777" w:rsidR="005F5EEF" w:rsidRDefault="005F5EEF" w:rsidP="005F5EEF">
      <w:r>
        <w:t>(c)</w:t>
      </w:r>
      <w:r>
        <w:tab/>
        <w:t xml:space="preserve">em relação às divulgações, são fundamentais para o entendimento da informação do objeto pelos usuários previstos. </w:t>
      </w:r>
    </w:p>
    <w:p w14:paraId="664CA6B3" w14:textId="77777777" w:rsidR="005F5EEF" w:rsidRDefault="005F5EEF" w:rsidP="005F5EEF"/>
    <w:p w14:paraId="25A407C2" w14:textId="77777777" w:rsidR="005F5EEF" w:rsidRDefault="005F5EEF" w:rsidP="005F5EEF">
      <w:r>
        <w:t xml:space="preserve">A189. </w:t>
      </w:r>
      <w:r>
        <w:tab/>
        <w:t>A natureza do assunto e o julgamento do auditor independente, quanto aos efeitos ou possíveis efeitos generalizados sobre a informação do objeto, afetam o tipo de conclusão a ser expressa.</w:t>
      </w:r>
    </w:p>
    <w:p w14:paraId="20CA5214" w14:textId="77777777" w:rsidR="005F5EEF" w:rsidRDefault="005F5EEF" w:rsidP="005F5EEF"/>
    <w:p w14:paraId="0CBB9060" w14:textId="77777777" w:rsidR="005F5EEF" w:rsidRDefault="005F5EEF" w:rsidP="005F5EEF">
      <w:r>
        <w:t xml:space="preserve">A190. </w:t>
      </w:r>
      <w:r>
        <w:tab/>
        <w:t>Exemplos de conclusões com ressalva e adversa e abstenção de conclusão são:</w:t>
      </w:r>
    </w:p>
    <w:p w14:paraId="129E74D1" w14:textId="77777777" w:rsidR="005F5EEF" w:rsidRDefault="005F5EEF" w:rsidP="005F5EEF">
      <w:r>
        <w:t>•</w:t>
      </w:r>
      <w:r>
        <w:tab/>
        <w:t>conclusão com ressalva (exemplo para trabalhos de asseguração limitada com distorção relevante) – “Com base nos procedimentos realizados e nas evidências obtidas, exceto pelo efeito do assunto descrito no parágrafo Base para a Conclusão com Ressalva do nosso relatório, nada chegou ao nosso conhecimento que nos faça acreditar que a afirmação da [parte apropriada] não apresenta adequadamente, em todos os aspectos relevantes, o cumprimento da lei XYZ pela entidade.”;</w:t>
      </w:r>
    </w:p>
    <w:p w14:paraId="63F42368" w14:textId="77777777" w:rsidR="005F5EEF" w:rsidRDefault="005F5EEF" w:rsidP="005F5EEF">
      <w:r>
        <w:t>•</w:t>
      </w:r>
      <w:r>
        <w:tab/>
        <w:t>conclusão adversa (exemplo para distorção relevante e generalizada para ambos os trabalhos de asseguração razoável e limitada) – “Devido à relevância do assunto descrito no parágrafo Base para a Conclusão Adversa do nosso relatório, a afirmação da [parte apropriada] não apresenta adequadamente o cumprimento da lei XYZ pela entidade.”;</w:t>
      </w:r>
    </w:p>
    <w:p w14:paraId="27FF3070" w14:textId="77777777" w:rsidR="005F5EEF" w:rsidRDefault="005F5EEF" w:rsidP="005F5EEF">
      <w:r>
        <w:t>•</w:t>
      </w:r>
      <w:r>
        <w:tab/>
        <w:t>abstenção da conclusão (exemplo de limitação de alcance relevante e generalizada para ambos os trabalhos de asseguração razoável e limitada) – “Devido à relevância do assunto descrito no parágrafo Base para a Abstenção da Conclusão do nosso relatório, não nos foi possível obter evidência apropriada e suficiente para fundamentar nossa conclusão sobre a afirmação da [parte apropriada]. Consequentemente, não expressamos conclusão sobre essa afirmação.”.</w:t>
      </w:r>
    </w:p>
    <w:p w14:paraId="03F2027F" w14:textId="77777777" w:rsidR="005F5EEF" w:rsidRDefault="005F5EEF" w:rsidP="005F5EEF"/>
    <w:p w14:paraId="76567263" w14:textId="77777777" w:rsidR="005F5EEF" w:rsidRDefault="005F5EEF" w:rsidP="005F5EEF">
      <w:r>
        <w:t xml:space="preserve">A191. </w:t>
      </w:r>
      <w:r>
        <w:tab/>
        <w:t>Em alguns casos, o mensurador ou o avaliador pode identificar e apropriadamente descrever que a informação do objeto está relevantemente distorcida. Por exemplo, em trabalho de conformidade, o mensurador ou o avaliador pode descrever corretamente as circunstâncias da não conformidade. Em tais circunstâncias, o item 76 exige que o auditor independente chame a atenção dos usuários previstos para a descrição da distorção relevante, seja expressando uma conclusão com ressalva ou adversa, seja expressando uma conclusão sem ressalva, mas enfatizando o assunto, referindo-o especificamente no relatório de asseguração.</w:t>
      </w:r>
    </w:p>
    <w:p w14:paraId="6D6F3F44" w14:textId="77777777" w:rsidR="005F5EEF" w:rsidRDefault="005F5EEF" w:rsidP="005F5EEF"/>
    <w:p w14:paraId="5FDB04EB" w14:textId="77777777" w:rsidR="005F5EEF" w:rsidRDefault="005F5EEF" w:rsidP="005F5EEF">
      <w:r>
        <w:t>Outras responsabilidades de comunicação (ver item 78)</w:t>
      </w:r>
    </w:p>
    <w:p w14:paraId="705896E4" w14:textId="77777777" w:rsidR="005F5EEF" w:rsidRDefault="005F5EEF" w:rsidP="005F5EEF"/>
    <w:p w14:paraId="11A19BC5" w14:textId="77777777" w:rsidR="005F5EEF" w:rsidRDefault="005F5EEF" w:rsidP="005F5EEF">
      <w:r>
        <w:t xml:space="preserve">A192. </w:t>
      </w:r>
      <w:r>
        <w:tab/>
        <w:t>Questões que podem ser apropriadas comunicar à parte responsável, ao mensurador ou ao avaliador, à parte contratante ou a outros incluem fraude ou suspeita de fraude e tendenciosidade na preparação da informação do objeto.</w:t>
      </w:r>
    </w:p>
    <w:p w14:paraId="7FE1A09D" w14:textId="77777777" w:rsidR="005F5EEF" w:rsidRDefault="005F5EEF" w:rsidP="005F5EEF"/>
    <w:p w14:paraId="0DDBB541" w14:textId="77777777" w:rsidR="005F5EEF" w:rsidRDefault="005F5EEF" w:rsidP="005F5EEF">
      <w:r>
        <w:t>Documentação (ver itens 79 a 83)</w:t>
      </w:r>
    </w:p>
    <w:p w14:paraId="40C528CC" w14:textId="77777777" w:rsidR="005F5EEF" w:rsidRDefault="005F5EEF" w:rsidP="005F5EEF"/>
    <w:p w14:paraId="66BAFE10" w14:textId="77777777" w:rsidR="005F5EEF" w:rsidRDefault="005F5EEF" w:rsidP="005F5EEF">
      <w:r>
        <w:t xml:space="preserve">A193. </w:t>
      </w:r>
      <w:r>
        <w:tab/>
        <w:t>A documentação inclui o registro da fundamentação do auditor independente sobre todos os assuntos significativos que requereram o exercício de seu julgamento profissional e as respectivas conclusões. Quando assuntos complexos sobre os princípios ou de julgamento profissional existirem, a documentação, que inclui os fatos relevantes que eram conhecidos pelo auditor à época em que a conclusão foi alcançada, pode auxiliar a demonstrar o conhecimento do auditor.</w:t>
      </w:r>
    </w:p>
    <w:p w14:paraId="2EB1917E" w14:textId="77777777" w:rsidR="005F5EEF" w:rsidRDefault="005F5EEF" w:rsidP="005F5EEF"/>
    <w:p w14:paraId="6D2754E7" w14:textId="77777777" w:rsidR="005F5EEF" w:rsidRDefault="005F5EEF" w:rsidP="005F5EEF">
      <w:r>
        <w:t xml:space="preserve">A194. </w:t>
      </w:r>
      <w:r>
        <w:tab/>
        <w:t>Não é necessário nem prático documentar todas as questões consideradas e julgamentos profissionais exercidos durante o trabalho. Também não é necessário que o auditor independente documente separadamente (como no checklist, por exemplo) o cumprimento dos assuntos que já estão demonstrados por documentos incluídos em outros papéis de trabalho. Da mesma forma, o auditor independente não precisa incluir no arquivo final do trabalho as minutas substituídas de determinados papéis de trabalho, notas que refletem considerações incompletas ou preliminares, cópias antigas de documentos corrigidos por erros (tipográficos, por exemplo) nem documentos duplicados.</w:t>
      </w:r>
    </w:p>
    <w:p w14:paraId="18F122B9" w14:textId="77777777" w:rsidR="005F5EEF" w:rsidRDefault="005F5EEF" w:rsidP="005F5EEF"/>
    <w:p w14:paraId="75CDCFF9" w14:textId="77777777" w:rsidR="005F5EEF" w:rsidRDefault="005F5EEF" w:rsidP="005F5EEF">
      <w:r>
        <w:t>Comunicação à administração e aos responsáveis pela governança</w:t>
      </w:r>
    </w:p>
    <w:p w14:paraId="73B06935" w14:textId="77777777" w:rsidR="005F5EEF" w:rsidRDefault="005F5EEF" w:rsidP="005F5EEF"/>
    <w:p w14:paraId="51C109DE" w14:textId="77777777" w:rsidR="005F5EEF" w:rsidRDefault="005F5EEF" w:rsidP="005F5EEF">
      <w:r>
        <w:t xml:space="preserve">A194. Os requisitos éticos relevantes podem incluir a exigência de comunicação de não conformidade identificada ou suspeita de não conformidade com leis e regulamentos ao nível apropriado da administração ou aos responsáveis pela governança. Em algumas jurisdições, leis ou regulamentos podem restringir a comunicação do auditor de certos assuntos à parte responsável, à administração ou aos responsáveis pela governança. Leis ou regulamentos podem, especificamente, proibir a comunicação, ou outra ação, que poderia prejudicar a investigação por parte da autoridade competente de ato ilícito, real ou suspeito, inclusive alertando a entidade, por exemplo, quando o auditor tiver que comunicar a não conformidade identificada ou suspeita de não conformidade à autoridade competente, de acordo com a lei de prevenção de crime de lavagem de dinheiro. Nessas circunstâncias, as questões consideradas pelo auditor podem ser complexas e ele pode considerar apropriada a obtenção de assessoria legal. </w:t>
      </w:r>
    </w:p>
    <w:p w14:paraId="75A46DF9" w14:textId="77777777" w:rsidR="005F5EEF" w:rsidRDefault="005F5EEF" w:rsidP="005F5EEF"/>
    <w:p w14:paraId="401BF1FA" w14:textId="77777777" w:rsidR="005F5EEF" w:rsidRDefault="005F5EEF" w:rsidP="005F5EEF">
      <w:r>
        <w:t>No Brasil, as regras de comunicação de não conformidade ou suspeita de não conformidade a autoridades externas à entidade se aplicam somente nos casos em que a legislação expressamente estabelece dita obrigação, como ocorre, por exemplo, quanto à obrigação do auditor de comunicar a suspeita ou a ocorrência de não conformidade com leis e regulamentos, conforme determinado por órgãos reguladores para determinados segmentos regulados, tais como o Banco Central do Brasil e a Comissão de Valores Mobiliários, ou ainda em decorrência do disposto na Resolução CFC n.º 1.530/2017, que dispõe sobre os procedimentos a serem observados pelos profissionais e organizações contábeis, com relação às obrigações previstas na Lei n.º 9.613/1998 (sobre "lavagem" de dinheiro). Em todos os outros casos, o auditor continua obrigado ao dever profissional de confidencialidade das informações do cliente. (alterado pela Revisão NBC 3)</w:t>
      </w:r>
    </w:p>
    <w:p w14:paraId="0B1EDBDD" w14:textId="77777777" w:rsidR="005F5EEF" w:rsidRDefault="005F5EEF" w:rsidP="005F5EEF"/>
    <w:p w14:paraId="39E5712C" w14:textId="77777777" w:rsidR="005F5EEF" w:rsidRDefault="005F5EEF" w:rsidP="005F5EEF">
      <w:r>
        <w:t xml:space="preserve">A195. </w:t>
      </w:r>
      <w:r>
        <w:tab/>
        <w:t>Ao exercer o julgamento profissional para avaliar a extensão da documentação a ser preparada e arquivada, o auditor pode considerar que é necessário fornecer entendimento do trabalho realizado e as bases das principais decisões tomadas (mas, não, os aspectos detalhados do trabalho) para outro auditor independente que não possua envolvimento anterior com o trabalho. Esse outro auditor independente pode ser capaz de obter o entendimento dos aspectos detalhados do trabalho somente ao discuti-los com o auditor que preparou a documentação.</w:t>
      </w:r>
    </w:p>
    <w:p w14:paraId="32336E31" w14:textId="77777777" w:rsidR="005F5EEF" w:rsidRDefault="005F5EEF" w:rsidP="005F5EEF"/>
    <w:p w14:paraId="7A171308" w14:textId="77777777" w:rsidR="005F5EEF" w:rsidRDefault="005F5EEF" w:rsidP="005F5EEF">
      <w:r>
        <w:t xml:space="preserve">Comunicação de não conformidade identificada ou suspeita de não conformidade com leis e regulamentos à autoridade competente externa à entidade </w:t>
      </w:r>
    </w:p>
    <w:p w14:paraId="624213D0" w14:textId="77777777" w:rsidR="005F5EEF" w:rsidRDefault="005F5EEF" w:rsidP="005F5EEF"/>
    <w:p w14:paraId="1BFF00C9" w14:textId="77777777" w:rsidR="005F5EEF" w:rsidRDefault="005F5EEF" w:rsidP="005F5EEF">
      <w:r>
        <w:t xml:space="preserve">A195. Leis, regulamentos ou requisitos éticos relevantes podem: </w:t>
      </w:r>
    </w:p>
    <w:p w14:paraId="20CDD9EA" w14:textId="77777777" w:rsidR="005F5EEF" w:rsidRDefault="005F5EEF" w:rsidP="005F5EEF">
      <w:r>
        <w:t>(a)</w:t>
      </w:r>
      <w:r>
        <w:tab/>
        <w:t xml:space="preserve">exigir que o auditor comunique a não conformidade identificada ou suspeita de não conformidade com leis e regulamentos à autoridade competente externa à entidade; </w:t>
      </w:r>
    </w:p>
    <w:p w14:paraId="142DB702" w14:textId="77777777" w:rsidR="005F5EEF" w:rsidRDefault="005F5EEF" w:rsidP="005F5EEF">
      <w:r>
        <w:t>(b)</w:t>
      </w:r>
      <w:r>
        <w:tab/>
        <w:t xml:space="preserve">estabelecer responsabilidades, segundo as quais a comunicação à autoridade competente externa à entidade pode ser apropriada nas circunstâncias (ver, por exemplo, os itens 360.36A2 e 360.36A3 da NBC PG 300). </w:t>
      </w:r>
    </w:p>
    <w:p w14:paraId="38D288C4" w14:textId="77777777" w:rsidR="005F5EEF" w:rsidRDefault="005F5EEF" w:rsidP="005F5EEF">
      <w:r>
        <w:t>No Brasil, o auditor deve também atentar para os requisitos específicos contidos na NBC PG 01 – Código de Ética Profissional do Contador e nas normas profissionais (NBCs PG 100, 200 e 300 e NBC PA 400 e NBC PO 900). O item A194 descreve o contexto no Brasil. (alterado pela Revisão NBC 3)</w:t>
      </w:r>
    </w:p>
    <w:p w14:paraId="7FD59427" w14:textId="77777777" w:rsidR="005F5EEF" w:rsidRDefault="005F5EEF" w:rsidP="005F5EEF"/>
    <w:p w14:paraId="3FA18AEA" w14:textId="77777777" w:rsidR="005F5EEF" w:rsidRDefault="005F5EEF" w:rsidP="005F5EEF">
      <w:r>
        <w:t xml:space="preserve">A196. </w:t>
      </w:r>
      <w:r>
        <w:tab/>
        <w:t>A documentação pode incluir registro, por exemplo:</w:t>
      </w:r>
    </w:p>
    <w:p w14:paraId="335AF878" w14:textId="77777777" w:rsidR="005F5EEF" w:rsidRDefault="005F5EEF" w:rsidP="005F5EEF">
      <w:r>
        <w:t>•</w:t>
      </w:r>
      <w:r>
        <w:tab/>
        <w:t xml:space="preserve">da identificação de características de itens específicos ou assuntos testados; </w:t>
      </w:r>
    </w:p>
    <w:p w14:paraId="43FAD5AE" w14:textId="77777777" w:rsidR="005F5EEF" w:rsidRDefault="005F5EEF" w:rsidP="005F5EEF">
      <w:r>
        <w:t>•</w:t>
      </w:r>
      <w:r>
        <w:tab/>
        <w:t>de quem realizou o trabalho e a data em que este trabalho foi concluído;</w:t>
      </w:r>
    </w:p>
    <w:p w14:paraId="08E455FF" w14:textId="77777777" w:rsidR="005F5EEF" w:rsidRDefault="005F5EEF" w:rsidP="005F5EEF">
      <w:r>
        <w:t>•</w:t>
      </w:r>
      <w:r>
        <w:tab/>
        <w:t>de quem revisou o trabalho realizado, a data e a extensão da revisão;</w:t>
      </w:r>
    </w:p>
    <w:p w14:paraId="3AC3CCB0" w14:textId="77777777" w:rsidR="005F5EEF" w:rsidRDefault="005F5EEF" w:rsidP="005F5EEF">
      <w:r>
        <w:t>•</w:t>
      </w:r>
      <w:r>
        <w:tab/>
        <w:t>de discussões de questões relevantes com as partes apropriadas e outros, incluindo a natureza de questões significativas discutidas e quando e com quem aconteceram as discussões.</w:t>
      </w:r>
    </w:p>
    <w:p w14:paraId="0490467F" w14:textId="77777777" w:rsidR="005F5EEF" w:rsidRDefault="005F5EEF" w:rsidP="005F5EEF"/>
    <w:p w14:paraId="2DED1F59" w14:textId="77777777" w:rsidR="005F5EEF" w:rsidRDefault="005F5EEF" w:rsidP="005F5EEF">
      <w:r>
        <w:t xml:space="preserve">A196. A comunicação de não conformidade identificada ou suspeita de não conformidade com leis e regulamentos à autoridade competente externa à entidade pode ser necessária ou apropriada nas circunstâncias porque: </w:t>
      </w:r>
    </w:p>
    <w:p w14:paraId="7CD86F6C" w14:textId="77777777" w:rsidR="005F5EEF" w:rsidRDefault="005F5EEF" w:rsidP="005F5EEF">
      <w:r>
        <w:t>(a)</w:t>
      </w:r>
      <w:r>
        <w:tab/>
        <w:t xml:space="preserve">leis, regulamentos ou requisitos éticos relevantes requerem que o auditor a comunique; </w:t>
      </w:r>
    </w:p>
    <w:p w14:paraId="16377720" w14:textId="77777777" w:rsidR="005F5EEF" w:rsidRDefault="005F5EEF" w:rsidP="005F5EEF">
      <w:r>
        <w:t>(b)</w:t>
      </w:r>
      <w:r>
        <w:tab/>
        <w:t xml:space="preserve">o auditor determinou que a comunicação é uma ação apropriada de resposta à não conformidade identificada ou suspeita de não conformidade de acordo com os requisitos éticos relevantes; ou </w:t>
      </w:r>
    </w:p>
    <w:p w14:paraId="68E1C7E3" w14:textId="77777777" w:rsidR="005F5EEF" w:rsidRDefault="005F5EEF" w:rsidP="005F5EEF">
      <w:r>
        <w:t>(c)</w:t>
      </w:r>
      <w:r>
        <w:tab/>
        <w:t>leis, regulamentos ou requisitos éticos relevantes dão ao auditor o direito de assim fazê-lo. (alterado pela Revisão NBC 3)</w:t>
      </w:r>
    </w:p>
    <w:p w14:paraId="38BE3152" w14:textId="77777777" w:rsidR="005F5EEF" w:rsidRDefault="005F5EEF" w:rsidP="005F5EEF"/>
    <w:p w14:paraId="7376F92B" w14:textId="77777777" w:rsidR="005F5EEF" w:rsidRDefault="005F5EEF" w:rsidP="005F5EEF">
      <w:r>
        <w:t xml:space="preserve">A197. </w:t>
      </w:r>
      <w:r>
        <w:tab/>
        <w:t>A documentação pode incluir registro, por exemplo:</w:t>
      </w:r>
    </w:p>
    <w:p w14:paraId="3641D36B" w14:textId="77777777" w:rsidR="005F5EEF" w:rsidRDefault="005F5EEF" w:rsidP="005F5EEF">
      <w:r>
        <w:t>•</w:t>
      </w:r>
      <w:r>
        <w:tab/>
        <w:t>de assuntos identificados a respeito do cumprimento de requerimentos éticos relevantes e como foram resolvidos;</w:t>
      </w:r>
    </w:p>
    <w:p w14:paraId="16587FD3" w14:textId="77777777" w:rsidR="005F5EEF" w:rsidRDefault="005F5EEF" w:rsidP="005F5EEF">
      <w:r>
        <w:t>•</w:t>
      </w:r>
      <w:r>
        <w:tab/>
        <w:t xml:space="preserve">de conclusões sobre o cumprimento de requerimentos de independência que se apliquem ao trabalho e quaisquer discussões relevantes com a firma que fundamente essas conclusões; </w:t>
      </w:r>
    </w:p>
    <w:p w14:paraId="5C2C6DDC" w14:textId="77777777" w:rsidR="005F5EEF" w:rsidRDefault="005F5EEF" w:rsidP="005F5EEF">
      <w:r>
        <w:t>•</w:t>
      </w:r>
      <w:r>
        <w:tab/>
        <w:t>de conclusões alcançadas relativas à aceitação e à continuidade do relacionamento com o cliente e dos trabalhos de asseguração;</w:t>
      </w:r>
    </w:p>
    <w:p w14:paraId="2F7F7135" w14:textId="77777777" w:rsidR="005F5EEF" w:rsidRDefault="005F5EEF" w:rsidP="005F5EEF">
      <w:r>
        <w:t>•</w:t>
      </w:r>
      <w:r>
        <w:tab/>
        <w:t>da natureza e alcance das consultas realizadas durante o curso do trabalho e as respectivas conclusões.</w:t>
      </w:r>
    </w:p>
    <w:p w14:paraId="4726C164" w14:textId="77777777" w:rsidR="005F5EEF" w:rsidRDefault="005F5EEF" w:rsidP="005F5EEF"/>
    <w:p w14:paraId="34D5E994" w14:textId="77777777" w:rsidR="005F5EEF" w:rsidRDefault="005F5EEF" w:rsidP="005F5EEF">
      <w:r>
        <w:t>A197. A comunicação de não conformidade identificada ou suspeita de não conformidade com leis e regulamentos de acordo com leis, regulamentos ou requisitos éticos relevantes pode incluir não conformidade com leis e regulamentos com a qual o auditor se depara ou da qual ele pode tomar conhecimento na condução do trabalho, mas que pode não afetar a informação objeto do trabalho. Nos termos desta Norma, não se espera que o auditor tenha nível de entendimento de leis e regulamentos que vá além daqueles que afetam a informação do objeto do trabalho. Entretanto, leis, regulamentos ou requisitos éticos relevantes podem esperar que o auditor aplique o conhecimento, o julgamento profissional e sua experiência na resposta a essa não conformidade. Se um ato constitui uma não conformidade real é, em última instância, um assunto a ser determinado por tribunal ou outro órgão adjudicatório apropriado. (alterado pela Revisão NBC 3)</w:t>
      </w:r>
    </w:p>
    <w:p w14:paraId="0D6E9ADA" w14:textId="77777777" w:rsidR="005F5EEF" w:rsidRDefault="005F5EEF" w:rsidP="005F5EEF"/>
    <w:p w14:paraId="673746A1" w14:textId="77777777" w:rsidR="005F5EEF" w:rsidRDefault="005F5EEF" w:rsidP="005F5EEF">
      <w:r>
        <w:t>Montagem do arquivo final do trabalho</w:t>
      </w:r>
    </w:p>
    <w:p w14:paraId="4E9D797C" w14:textId="77777777" w:rsidR="005F5EEF" w:rsidRDefault="005F5EEF" w:rsidP="005F5EEF"/>
    <w:p w14:paraId="0A4A7293" w14:textId="77777777" w:rsidR="005F5EEF" w:rsidRDefault="005F5EEF" w:rsidP="005F5EEF">
      <w:r>
        <w:t xml:space="preserve">A198. </w:t>
      </w:r>
      <w:r>
        <w:tab/>
        <w:t>A NBC PA 01, item 45 (ou outros requerimentos profissionais, de leis ou de regulamentos que sejam pelo menos tão exigentes quanto à NBC PA 01), requer que as firmas estabeleçam políticas e procedimentos para a conclusão, em tempo hábil, da montagem dos arquivos de trabalho. Tempo limite apropriado para concluir a montagem do arquivo final do trabalho geralmente não é maior do que 60 dias após a data do relatório de asseguração (ver NBC PA 01, item A54).</w:t>
      </w:r>
    </w:p>
    <w:p w14:paraId="651A33C9" w14:textId="77777777" w:rsidR="005F5EEF" w:rsidRDefault="005F5EEF" w:rsidP="005F5EEF"/>
    <w:p w14:paraId="3941A3AD" w14:textId="77777777" w:rsidR="005F5EEF" w:rsidRDefault="005F5EEF" w:rsidP="005F5EEF">
      <w:r>
        <w:t xml:space="preserve">A198. Em outras circunstâncias, a comunicação da não conformidade identificada ou suspeita de não conformidade com leis e regulamentos à autoridade competente externa à entidade pode ser impedida pelo dever do auditor de confidencialidade nos termos de leis, de regulamentos ou de requisitos éticos relevantes. Em outros casos, a comunicação de não conformidade identificada ou suspeita de não conformidade à autoridade competente externa à entidade não seria considerada uma violação do dever de confidencialidade nos termos dos requisitos éticos relevantes (ver, por exemplo, o item 114.1A1 da NBC PG 100 e o item R360.37 da NBC PG 300). </w:t>
      </w:r>
    </w:p>
    <w:p w14:paraId="2630EEC7" w14:textId="77777777" w:rsidR="005F5EEF" w:rsidRDefault="005F5EEF" w:rsidP="005F5EEF"/>
    <w:p w14:paraId="3E451458" w14:textId="77777777" w:rsidR="005F5EEF" w:rsidRDefault="005F5EEF" w:rsidP="005F5EEF">
      <w:r>
        <w:t>No Brasil, o auditor deve também atentar para os requisitos específicos contidos na NBC PG 01 – Código de Ética Profissional do Contador e nas normas profissionais (NBCs PG 100, 200 e 300 e NBC PA 400 e NBC PO 900). Ver item A194. (alterado pela Revisão NBC 3)</w:t>
      </w:r>
    </w:p>
    <w:p w14:paraId="7B2A5BD1" w14:textId="77777777" w:rsidR="005F5EEF" w:rsidRDefault="005F5EEF" w:rsidP="005F5EEF"/>
    <w:p w14:paraId="231157B0" w14:textId="77777777" w:rsidR="005F5EEF" w:rsidRDefault="005F5EEF" w:rsidP="005F5EEF">
      <w:r>
        <w:t xml:space="preserve">A199. </w:t>
      </w:r>
      <w:r>
        <w:tab/>
        <w:t>A conclusão da montagem do arquivo final do trabalho, após a data do relatório de asseguração, é um processo administrativo que não envolve a realização de novos procedimentos ou chegar a novas conclusões. Mudanças, porém, podem ser feitas na documentação durante o processo de montagem final se elas forem de natureza administrativa. Exemplos de tais mudanças incluem:</w:t>
      </w:r>
    </w:p>
    <w:p w14:paraId="6B5DD107" w14:textId="77777777" w:rsidR="005F5EEF" w:rsidRDefault="005F5EEF" w:rsidP="005F5EEF">
      <w:r>
        <w:t>•</w:t>
      </w:r>
      <w:r>
        <w:tab/>
        <w:t xml:space="preserve">excluir ou descartar documentação substituída; </w:t>
      </w:r>
    </w:p>
    <w:p w14:paraId="0928EE6F" w14:textId="77777777" w:rsidR="005F5EEF" w:rsidRDefault="005F5EEF" w:rsidP="005F5EEF">
      <w:r>
        <w:t>•</w:t>
      </w:r>
      <w:r>
        <w:tab/>
        <w:t>classificar, ordenar e fazer referências cruzadas nos papéis de trabalho;</w:t>
      </w:r>
    </w:p>
    <w:p w14:paraId="024FD997" w14:textId="77777777" w:rsidR="005F5EEF" w:rsidRDefault="005F5EEF" w:rsidP="005F5EEF">
      <w:r>
        <w:t>•</w:t>
      </w:r>
      <w:r>
        <w:tab/>
        <w:t xml:space="preserve">assinar checklists relativos ao processo de montagem do arquivo final; </w:t>
      </w:r>
    </w:p>
    <w:p w14:paraId="4C5B3159" w14:textId="77777777" w:rsidR="005F5EEF" w:rsidRDefault="005F5EEF" w:rsidP="005F5EEF">
      <w:r>
        <w:t>•</w:t>
      </w:r>
      <w:r>
        <w:tab/>
        <w:t xml:space="preserve">documentar evidências que o auditor independente obteve, discutiu e concordou com os membros relevantes da equipe de trabalho antes da data do relatório de asseguração. </w:t>
      </w:r>
    </w:p>
    <w:p w14:paraId="618105B7" w14:textId="77777777" w:rsidR="005F5EEF" w:rsidRDefault="005F5EEF" w:rsidP="005F5EEF"/>
    <w:p w14:paraId="2DC51AEB" w14:textId="77777777" w:rsidR="005F5EEF" w:rsidRDefault="005F5EEF" w:rsidP="005F5EEF">
      <w:r>
        <w:t xml:space="preserve">A199. O auditor pode considerar uma consulta interna (por exemplo, dentro da firma ou de firma da rede), para obtenção de assessoria legal para entender às implicações profissionais ou legais de se tomar qualquer curso de ação em particular ou consultar, de forma confidencial, o regulador ou órgão profissional (a menos que isso seja proibido por lei ou regulamento ou que viole o dever de confidencialidade) (ver, por exemplo, o item 360.39A1 da NBC PG 300). </w:t>
      </w:r>
    </w:p>
    <w:p w14:paraId="7DA67040" w14:textId="77777777" w:rsidR="005F5EEF" w:rsidRDefault="005F5EEF" w:rsidP="005F5EEF"/>
    <w:p w14:paraId="752D4101" w14:textId="77777777" w:rsidR="005F5EEF" w:rsidRDefault="005F5EEF" w:rsidP="005F5EEF">
      <w:r>
        <w:t>No Brasil, o auditor deve também atentar para ser seguido os requisitos específicos emanados pelo órgão que regulamenta a profissão contidos na NBC PG 01 – Código de Ética Profissional do Contador e nas normas profissionais (NBCs PG 100, 200 e 300 e NBC PA 400 e NBC PO 900). Ver item A194. (alterado pela Revisão NBC 3)</w:t>
      </w:r>
    </w:p>
    <w:p w14:paraId="6423CA02" w14:textId="77777777" w:rsidR="005F5EEF" w:rsidRDefault="005F5EEF" w:rsidP="005F5EEF"/>
    <w:p w14:paraId="4C09984D" w14:textId="77777777" w:rsidR="005F5EEF" w:rsidRDefault="005F5EEF" w:rsidP="005F5EEF">
      <w:r>
        <w:t xml:space="preserve">A200. </w:t>
      </w:r>
      <w:r>
        <w:tab/>
        <w:t>A NBC PA 01, item 47, (ou outros requerimentos que sejam tão exigentes quanto à NBC PA 01) requer que as firmas de auditoria estabeleçam políticas e procedimentos para a retenção da documentação de trabalho. O período de retenção para trabalhos de asseguração, geralmente, não é menor do que 5 (cinco) anos a contar da data do relatório de asseguração (ver item A61 da NBC PA 01).</w:t>
      </w:r>
    </w:p>
    <w:p w14:paraId="27249931" w14:textId="77777777" w:rsidR="005F5EEF" w:rsidRDefault="005F5EEF" w:rsidP="005F5EEF"/>
    <w:p w14:paraId="4215B0C3" w14:textId="77777777" w:rsidR="005F5EEF" w:rsidRDefault="005F5EEF" w:rsidP="005F5EEF">
      <w:r>
        <w:t>Apêndice – Funções e responsabilidades (ver itens 2, A8, A11, A16 e A36 a A38)</w:t>
      </w:r>
    </w:p>
    <w:p w14:paraId="552AF903" w14:textId="77777777" w:rsidR="005F5EEF" w:rsidRDefault="005F5EEF" w:rsidP="005F5EEF"/>
    <w:p w14:paraId="6C9FCF90" w14:textId="77777777" w:rsidR="005F5EEF" w:rsidRDefault="005F5EEF" w:rsidP="005F5EEF">
      <w:r>
        <w:t xml:space="preserve"> </w:t>
      </w:r>
    </w:p>
    <w:p w14:paraId="49EAC198" w14:textId="77777777" w:rsidR="005F5EEF" w:rsidRDefault="005F5EEF" w:rsidP="005F5EEF"/>
    <w:p w14:paraId="4E11CED7" w14:textId="77777777" w:rsidR="005F5EEF" w:rsidRDefault="005F5EEF" w:rsidP="005F5EEF">
      <w:r>
        <w:t>1.</w:t>
      </w:r>
      <w:r>
        <w:tab/>
        <w:t>Todos os trabalhos de asseguração possuem, pelo menos, três partes: a parte responsável, o auditor independente e os usuários previstos. Dependendo das circunstâncias do trabalho, pode haver também uma função separada de mensurador ou avaliador, ou de parte contratante.</w:t>
      </w:r>
    </w:p>
    <w:p w14:paraId="1C38FA28" w14:textId="77777777" w:rsidR="005F5EEF" w:rsidRDefault="005F5EEF" w:rsidP="005F5EEF"/>
    <w:p w14:paraId="50E18129" w14:textId="77777777" w:rsidR="005F5EEF" w:rsidRDefault="005F5EEF" w:rsidP="005F5EEF">
      <w:r>
        <w:t>2.</w:t>
      </w:r>
      <w:r>
        <w:tab/>
        <w:t xml:space="preserve"> O diagrama acima ilustra como as seguintes funções se relacionam ao trabalho de asseguração:</w:t>
      </w:r>
    </w:p>
    <w:p w14:paraId="7624D74F" w14:textId="77777777" w:rsidR="005F5EEF" w:rsidRDefault="005F5EEF" w:rsidP="005F5EEF">
      <w:r>
        <w:t>(a)</w:t>
      </w:r>
      <w:r>
        <w:tab/>
        <w:t xml:space="preserve">a parte responsável é responsável pelo objeto; </w:t>
      </w:r>
    </w:p>
    <w:p w14:paraId="7E64F498" w14:textId="77777777" w:rsidR="005F5EEF" w:rsidRDefault="005F5EEF" w:rsidP="005F5EEF">
      <w:r>
        <w:t>(b)</w:t>
      </w:r>
      <w:r>
        <w:tab/>
        <w:t xml:space="preserve">o mensurador ou o avaliador usa os critérios para mensurar ou avaliar o objeto, resultando na informação do objeto; </w:t>
      </w:r>
    </w:p>
    <w:p w14:paraId="02087803" w14:textId="77777777" w:rsidR="005F5EEF" w:rsidRDefault="005F5EEF" w:rsidP="005F5EEF">
      <w:r>
        <w:t>(c)</w:t>
      </w:r>
      <w:r>
        <w:tab/>
        <w:t xml:space="preserve">a parte contratante contrata os termos do trabalho com o auditor independente; </w:t>
      </w:r>
    </w:p>
    <w:p w14:paraId="19F0CA42" w14:textId="77777777" w:rsidR="005F5EEF" w:rsidRDefault="005F5EEF" w:rsidP="005F5EEF">
      <w:r>
        <w:t>(d)</w:t>
      </w:r>
      <w:r>
        <w:tab/>
        <w:t>o auditor independente obtém evidências apropriadas e suficientes de forma a poder expressar uma conclusão desenvolvida para aumentar o grau de confiança dos usuários previstos, que não se referem à parte responsável, sobre a informação do objeto;</w:t>
      </w:r>
    </w:p>
    <w:p w14:paraId="458BFE2D" w14:textId="77777777" w:rsidR="005F5EEF" w:rsidRDefault="005F5EEF" w:rsidP="005F5EEF">
      <w:r>
        <w:t>(e)</w:t>
      </w:r>
      <w:r>
        <w:tab/>
        <w:t>os usuários previstos tomam decisões com base na informação do objeto. Os usuários previstos são indivíduos, organizações ou grupo de indivíduos e organizações que o auditor espera que utilizem o relatório de asseguração.</w:t>
      </w:r>
    </w:p>
    <w:p w14:paraId="26A2D7AB" w14:textId="77777777" w:rsidR="005F5EEF" w:rsidRDefault="005F5EEF" w:rsidP="005F5EEF"/>
    <w:p w14:paraId="5038945C" w14:textId="77777777" w:rsidR="005F5EEF" w:rsidRDefault="005F5EEF" w:rsidP="005F5EEF">
      <w:r>
        <w:t>3.</w:t>
      </w:r>
      <w:r>
        <w:tab/>
        <w:t xml:space="preserve"> As seguintes observações podem ser feitas sobre essas funções: </w:t>
      </w:r>
    </w:p>
    <w:p w14:paraId="25A07413" w14:textId="77777777" w:rsidR="005F5EEF" w:rsidRDefault="005F5EEF" w:rsidP="005F5EEF">
      <w:r>
        <w:t>•</w:t>
      </w:r>
      <w:r>
        <w:tab/>
        <w:t>todo trabalho de asseguração possui pelo menos uma parte responsável e usuários previstos, em adição ao auditor independente;</w:t>
      </w:r>
    </w:p>
    <w:p w14:paraId="1791D0E6" w14:textId="77777777" w:rsidR="005F5EEF" w:rsidRDefault="005F5EEF" w:rsidP="005F5EEF">
      <w:r>
        <w:t>•</w:t>
      </w:r>
      <w:r>
        <w:tab/>
        <w:t>o auditor independente não pode ser a parte responsável, a contratante ou um usuário previsto;</w:t>
      </w:r>
    </w:p>
    <w:p w14:paraId="5007D2C8" w14:textId="77777777" w:rsidR="005F5EEF" w:rsidRDefault="005F5EEF" w:rsidP="005F5EEF">
      <w:r>
        <w:t>•</w:t>
      </w:r>
      <w:r>
        <w:tab/>
        <w:t>no trabalho direto, o auditor independente também é o mensurador ou o avaliador;</w:t>
      </w:r>
    </w:p>
    <w:p w14:paraId="572E2A95" w14:textId="77777777" w:rsidR="005F5EEF" w:rsidRDefault="005F5EEF" w:rsidP="005F5EEF">
      <w:r>
        <w:t>•</w:t>
      </w:r>
      <w:r>
        <w:tab/>
        <w:t>no trabalho de atestação, a parte responsável ou outra pessoa, que não seja o auditor independente, pode ser o mensurador ou o avaliador;</w:t>
      </w:r>
    </w:p>
    <w:p w14:paraId="21246D7F" w14:textId="77777777" w:rsidR="005F5EEF" w:rsidRDefault="005F5EEF" w:rsidP="005F5EEF">
      <w:r>
        <w:t>•</w:t>
      </w:r>
      <w:r>
        <w:tab/>
        <w:t>quando o próprio auditor independente mensurou ou avaliou o objeto sem relação com os critérios, o trabalho é direto. A característica desse trabalho não pode ser mudada para trabalho de atestação com outra parte assumindo a responsabilidade da mensuração ou avaliação, como, por exemplo, mediante uma declaração sobre informação do objeto anexada pela parte responsável, aceitando a responsabilidade sobre ele;</w:t>
      </w:r>
    </w:p>
    <w:p w14:paraId="0D897309" w14:textId="77777777" w:rsidR="005F5EEF" w:rsidRDefault="005F5EEF" w:rsidP="005F5EEF">
      <w:r>
        <w:t>•</w:t>
      </w:r>
      <w:r>
        <w:tab/>
        <w:t>a parte responsável pode ser, também, a contratante;</w:t>
      </w:r>
    </w:p>
    <w:p w14:paraId="6D0EE833" w14:textId="77777777" w:rsidR="005F5EEF" w:rsidRDefault="005F5EEF" w:rsidP="005F5EEF">
      <w:r>
        <w:t>•</w:t>
      </w:r>
      <w:r>
        <w:tab/>
        <w:t>em muitos trabalhos de atestação, a parte responsável pode ser também o mensurador ou avaliador e a parte contratante. Por exemplo, a entidade contrata o auditor independente para executar trabalho de asseguração sobre o relatório que foi preparado para suas próprias práticas sustentáveis. Por outro lado, existem situações em que a parte responsável é diferente do mensurador ou avaliador. Nesse caso, por exemplo, o auditor é contratado para executar trabalho de asseguração sobre o relatório preparado por organização governamental sobre as práticas de sustentabilidade da companhia;</w:t>
      </w:r>
    </w:p>
    <w:p w14:paraId="6FEED4C0" w14:textId="77777777" w:rsidR="005F5EEF" w:rsidRDefault="005F5EEF" w:rsidP="005F5EEF">
      <w:r>
        <w:t>•</w:t>
      </w:r>
      <w:r>
        <w:tab/>
        <w:t>no trabalho de atestação, o mensurador ou o avaliador geralmente fornece ao auditor independente uma representação escrita sobre a informação do objeto. Em alguns casos, o auditor pode não ser capaz de obter tal representação, por exemplo, quando a contratante não é o mensurador ou o avaliador;</w:t>
      </w:r>
    </w:p>
    <w:p w14:paraId="3864BD11" w14:textId="77777777" w:rsidR="005F5EEF" w:rsidRDefault="005F5EEF" w:rsidP="005F5EEF">
      <w:r>
        <w:t>•</w:t>
      </w:r>
      <w:r>
        <w:tab/>
        <w:t>a parte responsável pode ser um dos usuários previstos, mas não o único;</w:t>
      </w:r>
    </w:p>
    <w:p w14:paraId="0BB5FDA3" w14:textId="77777777" w:rsidR="005F5EEF" w:rsidRDefault="005F5EEF" w:rsidP="005F5EEF">
      <w:r>
        <w:t>•</w:t>
      </w:r>
      <w:r>
        <w:tab/>
        <w:t>a parte responsável, o mensurador ou o avaliador e os usuários previstos podem ser de entidades diferentes ou da mesma entidade. Como exemplo do último caso, em entidade com estrutura de administração de dois níveis, o conselho de administração pode querer obter asseguração sobre uma informação fornecida pela diretoria executiva dessa entidade. A relação entre a parte responsável, o mensurador ou o avaliador e os usuários previstos precisam ser observados dentro do contexto de cada trabalho específico e podem diferir das linhas tradicionalmente definidas de responsabilidade. Por exemplo, a alta administração da entidade (usuário previsto) pode contratar o auditor independente para executar trabalho de asseguração sobre um aspecto específico das atividades da entidade que é de responsabilidade do nível imediatamente inferior de administração (parte responsável) em relação à alta administração, todavia, em última instância, a alta administração, que é a usuária prevista, é, também, a responsável final pela informação;</w:t>
      </w:r>
    </w:p>
    <w:p w14:paraId="5FCFFC20" w14:textId="77777777" w:rsidR="005F5EEF" w:rsidRDefault="005F5EEF" w:rsidP="005F5EEF">
      <w:r>
        <w:t>•</w:t>
      </w:r>
      <w:r>
        <w:tab/>
        <w:t>uma parte contratante que não seja também uma parte responsável pode ser o usuário previsto.</w:t>
      </w:r>
    </w:p>
    <w:p w14:paraId="49085461" w14:textId="77777777" w:rsidR="005F5EEF" w:rsidRDefault="005F5EEF" w:rsidP="005F5EEF"/>
    <w:p w14:paraId="5F99F7A3" w14:textId="77777777" w:rsidR="005F5EEF" w:rsidRDefault="005F5EEF" w:rsidP="005F5EEF">
      <w:r>
        <w:t>4.</w:t>
      </w:r>
      <w:r>
        <w:tab/>
        <w:t xml:space="preserve"> A conclusão do auditor independente pode ser escrita nos termos:</w:t>
      </w:r>
    </w:p>
    <w:p w14:paraId="30BDFF5C" w14:textId="77777777" w:rsidR="005F5EEF" w:rsidRDefault="005F5EEF" w:rsidP="005F5EEF">
      <w:r>
        <w:t>•</w:t>
      </w:r>
      <w:r>
        <w:tab/>
        <w:t>do objeto e dos critérios aplicáveis;</w:t>
      </w:r>
    </w:p>
    <w:p w14:paraId="03FA296B" w14:textId="77777777" w:rsidR="005F5EEF" w:rsidRDefault="005F5EEF" w:rsidP="005F5EEF">
      <w:r>
        <w:t>•</w:t>
      </w:r>
      <w:r>
        <w:tab/>
        <w:t>da informação do objeto e dos critérios aplicáveis; ou</w:t>
      </w:r>
    </w:p>
    <w:p w14:paraId="2F139BCE" w14:textId="77777777" w:rsidR="005F5EEF" w:rsidRDefault="005F5EEF" w:rsidP="005F5EEF">
      <w:r>
        <w:t>•</w:t>
      </w:r>
      <w:r>
        <w:tab/>
        <w:t>de declaração feita pela parte apropriada.</w:t>
      </w:r>
    </w:p>
    <w:p w14:paraId="1E4CEE94" w14:textId="77777777" w:rsidR="005F5EEF" w:rsidRDefault="005F5EEF" w:rsidP="005F5EEF"/>
    <w:p w14:paraId="086954D9" w14:textId="77777777" w:rsidR="005F5EEF" w:rsidRDefault="005F5EEF" w:rsidP="005F5EEF">
      <w:r>
        <w:t>5.</w:t>
      </w:r>
      <w:r>
        <w:tab/>
        <w:t xml:space="preserve"> O auditor e a parte responsável podem concordar em aplicar os princípios das NBCs TO para trabalho nos quais não existam outros usuários previstos além da parte responsável, desde que todos os outros requisitos das NBCs TO sejam cumpridos. Em tais casos, o relatório do auditor independente inclui declaração restringido o uso do relatório apenas à parte responsável.</w:t>
      </w:r>
    </w:p>
    <w:p w14:paraId="41725BAA" w14:textId="63EE2074" w:rsidR="00856C55" w:rsidRDefault="00856C55" w:rsidP="003D20B6"/>
    <w:p w14:paraId="191354FE" w14:textId="4E7259A2" w:rsidR="002B23E7" w:rsidRDefault="002B23E7" w:rsidP="002B23E7">
      <w:pPr>
        <w:pStyle w:val="Ttulo1"/>
        <w:spacing w:before="0" w:after="120" w:line="240" w:lineRule="auto"/>
        <w:rPr>
          <w:rFonts w:ascii="Times New Roman" w:hAnsi="Times New Roman" w:cs="Times New Roman"/>
          <w:b/>
          <w:bCs/>
          <w:color w:val="auto"/>
          <w:sz w:val="24"/>
          <w:szCs w:val="24"/>
        </w:rPr>
      </w:pPr>
      <w:bookmarkStart w:id="281" w:name="_Toc183036937"/>
      <w:r>
        <w:rPr>
          <w:rFonts w:ascii="Times New Roman" w:hAnsi="Times New Roman" w:cs="Times New Roman"/>
          <w:b/>
          <w:bCs/>
          <w:color w:val="auto"/>
          <w:sz w:val="24"/>
          <w:szCs w:val="24"/>
        </w:rPr>
        <w:t>NBC TSC 4400</w:t>
      </w:r>
      <w:bookmarkEnd w:id="281"/>
    </w:p>
    <w:p w14:paraId="33B2424E" w14:textId="77777777" w:rsidR="00217D8D" w:rsidRPr="00EF3299" w:rsidRDefault="00217D8D" w:rsidP="00217D8D">
      <w:pPr>
        <w:spacing w:before="76" w:line="242" w:lineRule="auto"/>
        <w:ind w:left="567" w:hanging="567"/>
        <w:jc w:val="both"/>
        <w:rPr>
          <w:rFonts w:ascii="Arial" w:hAnsi="Arial" w:cs="Arial"/>
          <w:b/>
        </w:rPr>
      </w:pPr>
      <w:r w:rsidRPr="00EF3299">
        <w:rPr>
          <w:rFonts w:ascii="Arial" w:hAnsi="Arial" w:cs="Arial"/>
          <w:b/>
          <w:color w:val="00011F"/>
        </w:rPr>
        <w:t>NORMA BRASILEIRA DE CONTABILIDADE</w:t>
      </w:r>
      <w:r>
        <w:rPr>
          <w:rFonts w:ascii="Arial" w:hAnsi="Arial" w:cs="Arial"/>
          <w:b/>
          <w:color w:val="00011F"/>
        </w:rPr>
        <w:t>,</w:t>
      </w:r>
      <w:r w:rsidRPr="00EF3299">
        <w:rPr>
          <w:rFonts w:ascii="Arial" w:hAnsi="Arial" w:cs="Arial"/>
          <w:b/>
          <w:color w:val="00011F"/>
        </w:rPr>
        <w:t xml:space="preserve"> NBC TSC 4400, DE </w:t>
      </w:r>
      <w:r>
        <w:rPr>
          <w:rFonts w:ascii="Arial" w:hAnsi="Arial" w:cs="Arial"/>
          <w:b/>
          <w:color w:val="00011F"/>
        </w:rPr>
        <w:t xml:space="preserve">7 </w:t>
      </w:r>
      <w:r w:rsidRPr="00EF3299">
        <w:rPr>
          <w:rFonts w:ascii="Arial" w:hAnsi="Arial" w:cs="Arial"/>
          <w:b/>
          <w:color w:val="00011F"/>
        </w:rPr>
        <w:t xml:space="preserve">DE </w:t>
      </w:r>
      <w:r>
        <w:rPr>
          <w:rFonts w:ascii="Arial" w:hAnsi="Arial" w:cs="Arial"/>
          <w:b/>
          <w:color w:val="00011F"/>
        </w:rPr>
        <w:t>OUTUBRO</w:t>
      </w:r>
      <w:r w:rsidRPr="00EF3299">
        <w:rPr>
          <w:rFonts w:ascii="Arial" w:hAnsi="Arial" w:cs="Arial"/>
          <w:b/>
          <w:color w:val="00011F"/>
        </w:rPr>
        <w:t xml:space="preserve"> DE 2021</w:t>
      </w:r>
    </w:p>
    <w:p w14:paraId="58A68599" w14:textId="77777777" w:rsidR="00217D8D" w:rsidRPr="00EF3299" w:rsidRDefault="00217D8D" w:rsidP="00217D8D">
      <w:pPr>
        <w:pStyle w:val="Corpodetexto"/>
        <w:ind w:left="567" w:hanging="567"/>
        <w:rPr>
          <w:b/>
        </w:rPr>
      </w:pPr>
    </w:p>
    <w:p w14:paraId="07602191" w14:textId="77777777" w:rsidR="00217D8D" w:rsidRPr="00EF3299" w:rsidRDefault="00217D8D" w:rsidP="00217D8D">
      <w:pPr>
        <w:spacing w:before="192" w:line="237" w:lineRule="auto"/>
        <w:ind w:left="5387"/>
        <w:jc w:val="both"/>
        <w:rPr>
          <w:rFonts w:ascii="Arial" w:hAnsi="Arial" w:cs="Arial"/>
          <w:bCs/>
          <w:iCs/>
        </w:rPr>
      </w:pPr>
      <w:r w:rsidRPr="00EF3299">
        <w:rPr>
          <w:rFonts w:ascii="Arial" w:hAnsi="Arial" w:cs="Arial"/>
          <w:bCs/>
          <w:iCs/>
        </w:rPr>
        <w:t xml:space="preserve">Dá nova redação à NBC TSC 4400 sobre </w:t>
      </w:r>
      <w:r>
        <w:rPr>
          <w:rFonts w:ascii="Arial" w:hAnsi="Arial" w:cs="Arial"/>
          <w:bCs/>
          <w:iCs/>
        </w:rPr>
        <w:t>t</w:t>
      </w:r>
      <w:r w:rsidRPr="00EF3299">
        <w:rPr>
          <w:rFonts w:ascii="Arial" w:hAnsi="Arial" w:cs="Arial"/>
          <w:bCs/>
          <w:iCs/>
        </w:rPr>
        <w:t xml:space="preserve">rabalhos de </w:t>
      </w:r>
      <w:r>
        <w:rPr>
          <w:rFonts w:ascii="Arial" w:hAnsi="Arial" w:cs="Arial"/>
          <w:bCs/>
          <w:iCs/>
        </w:rPr>
        <w:t>p</w:t>
      </w:r>
      <w:r w:rsidRPr="00EF3299">
        <w:rPr>
          <w:rFonts w:ascii="Arial" w:hAnsi="Arial" w:cs="Arial"/>
          <w:bCs/>
          <w:iCs/>
        </w:rPr>
        <w:t xml:space="preserve">rocedimentos </w:t>
      </w:r>
      <w:r>
        <w:rPr>
          <w:rFonts w:ascii="Arial" w:hAnsi="Arial" w:cs="Arial"/>
          <w:bCs/>
          <w:iCs/>
        </w:rPr>
        <w:t>p</w:t>
      </w:r>
      <w:r w:rsidRPr="00EF3299">
        <w:rPr>
          <w:rFonts w:ascii="Arial" w:hAnsi="Arial" w:cs="Arial"/>
          <w:bCs/>
          <w:iCs/>
        </w:rPr>
        <w:t xml:space="preserve">reviamente </w:t>
      </w:r>
      <w:r>
        <w:rPr>
          <w:rFonts w:ascii="Arial" w:hAnsi="Arial" w:cs="Arial"/>
          <w:bCs/>
          <w:iCs/>
        </w:rPr>
        <w:t>a</w:t>
      </w:r>
      <w:r w:rsidRPr="00EF3299">
        <w:rPr>
          <w:rFonts w:ascii="Arial" w:hAnsi="Arial" w:cs="Arial"/>
          <w:bCs/>
          <w:iCs/>
        </w:rPr>
        <w:t>cordados.</w:t>
      </w:r>
    </w:p>
    <w:p w14:paraId="0DF46922" w14:textId="77777777" w:rsidR="00217D8D" w:rsidRPr="00EF3299" w:rsidRDefault="00217D8D" w:rsidP="00217D8D">
      <w:pPr>
        <w:pStyle w:val="Corpodetexto"/>
        <w:ind w:left="567" w:hanging="567"/>
        <w:rPr>
          <w:b/>
          <w:i/>
        </w:rPr>
      </w:pPr>
    </w:p>
    <w:p w14:paraId="7471EC54" w14:textId="77777777" w:rsidR="00217D8D" w:rsidRPr="00EF3299" w:rsidRDefault="00217D8D" w:rsidP="00217D8D">
      <w:pPr>
        <w:pStyle w:val="Corpodetexto"/>
        <w:spacing w:before="10"/>
        <w:ind w:left="567" w:hanging="567"/>
        <w:rPr>
          <w:b/>
          <w:i/>
        </w:rPr>
      </w:pPr>
    </w:p>
    <w:p w14:paraId="51844E72" w14:textId="77777777" w:rsidR="00217D8D" w:rsidRPr="00EF3299" w:rsidRDefault="00217D8D" w:rsidP="00217D8D">
      <w:pPr>
        <w:pStyle w:val="Corpodetexto"/>
        <w:ind w:firstLine="567"/>
        <w:rPr>
          <w:color w:val="000000"/>
        </w:rPr>
      </w:pPr>
      <w:r w:rsidRPr="00EF3299">
        <w:t xml:space="preserve">O </w:t>
      </w:r>
      <w:r w:rsidRPr="00EF3299">
        <w:rPr>
          <w:b/>
        </w:rPr>
        <w:t>CONSELHO FEDERAL DE CONTABILIDADE</w:t>
      </w:r>
      <w:r w:rsidRPr="00EF3299">
        <w:t xml:space="preserve">, </w:t>
      </w:r>
      <w:r w:rsidRPr="00EF3299">
        <w:rPr>
          <w:color w:val="000000"/>
        </w:rPr>
        <w:t>no exercício de suas atribuições legais e regimentais e com fundamento no disposto na alínea “f” do Art. 6º do Decreto-Lei n.º 9.295/1946, alterado pela Lei n.º 12.249/2010, faz saber que foi aprovada em seu Plenário, a seguinte Norma Brasileira de Contabilidade (NBC), que tem por base a ISRS 4400 da Ifac:</w:t>
      </w:r>
    </w:p>
    <w:p w14:paraId="5BC25609" w14:textId="77777777" w:rsidR="00217D8D" w:rsidRPr="00EF3299" w:rsidRDefault="00217D8D" w:rsidP="00217D8D">
      <w:pPr>
        <w:pStyle w:val="Corpodetexto"/>
        <w:spacing w:before="1"/>
        <w:ind w:left="567" w:hanging="567"/>
      </w:pPr>
    </w:p>
    <w:p w14:paraId="496B8351" w14:textId="77777777" w:rsidR="00217D8D" w:rsidRPr="00B1650F" w:rsidRDefault="00217D8D" w:rsidP="00B1650F">
      <w:pPr>
        <w:pStyle w:val="Corpodetexto"/>
        <w:ind w:left="567" w:hanging="567"/>
        <w:rPr>
          <w:b/>
        </w:rPr>
      </w:pPr>
      <w:r w:rsidRPr="00B1650F">
        <w:rPr>
          <w:b/>
        </w:rPr>
        <w:t>NBC TSC 4400 – TRABALHOS DE PROCEDIMENTOS PREVIAMENTE ACORDADOS</w:t>
      </w:r>
    </w:p>
    <w:p w14:paraId="3C99916B" w14:textId="77777777" w:rsidR="00217D8D" w:rsidRPr="00EF3299" w:rsidRDefault="00217D8D" w:rsidP="00217D8D">
      <w:pPr>
        <w:pStyle w:val="Corpodetexto"/>
        <w:ind w:left="567" w:hanging="567"/>
        <w:rPr>
          <w:b/>
        </w:rPr>
      </w:pPr>
    </w:p>
    <w:p w14:paraId="6A6C8B49" w14:textId="77777777" w:rsidR="00217D8D" w:rsidRPr="00EF3299" w:rsidRDefault="00217D8D" w:rsidP="00217D8D">
      <w:pPr>
        <w:pStyle w:val="Corpodetexto"/>
        <w:spacing w:before="4"/>
        <w:ind w:left="567" w:hanging="567"/>
        <w:rPr>
          <w:b/>
        </w:rPr>
      </w:pPr>
    </w:p>
    <w:tbl>
      <w:tblPr>
        <w:tblW w:w="96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3"/>
        <w:gridCol w:w="1415"/>
        <w:gridCol w:w="10"/>
      </w:tblGrid>
      <w:tr w:rsidR="00217D8D" w:rsidRPr="00EF3299" w14:paraId="72FDBE30" w14:textId="77777777" w:rsidTr="009A4CD5">
        <w:trPr>
          <w:gridAfter w:val="1"/>
          <w:wAfter w:w="10" w:type="dxa"/>
          <w:trHeight w:val="393"/>
        </w:trPr>
        <w:tc>
          <w:tcPr>
            <w:tcW w:w="8213" w:type="dxa"/>
          </w:tcPr>
          <w:p w14:paraId="6128726B" w14:textId="77777777" w:rsidR="00217D8D" w:rsidRPr="00EF3299" w:rsidRDefault="00217D8D" w:rsidP="009A4CD5">
            <w:pPr>
              <w:pStyle w:val="TableParagraph"/>
              <w:ind w:left="567" w:hanging="388"/>
              <w:jc w:val="both"/>
              <w:rPr>
                <w:rFonts w:ascii="Arial" w:hAnsi="Arial" w:cs="Arial"/>
                <w:color w:val="000000"/>
              </w:rPr>
            </w:pPr>
            <w:r>
              <w:rPr>
                <w:rFonts w:ascii="Arial" w:hAnsi="Arial" w:cs="Arial"/>
                <w:color w:val="000000"/>
              </w:rPr>
              <w:t>Sumário</w:t>
            </w:r>
          </w:p>
        </w:tc>
        <w:tc>
          <w:tcPr>
            <w:tcW w:w="1415" w:type="dxa"/>
          </w:tcPr>
          <w:p w14:paraId="67BA5939"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Item</w:t>
            </w:r>
          </w:p>
        </w:tc>
      </w:tr>
      <w:tr w:rsidR="00217D8D" w:rsidRPr="00EF3299" w14:paraId="18F6A7E9" w14:textId="77777777" w:rsidTr="009A4CD5">
        <w:trPr>
          <w:gridAfter w:val="1"/>
          <w:wAfter w:w="10" w:type="dxa"/>
          <w:trHeight w:val="398"/>
        </w:trPr>
        <w:tc>
          <w:tcPr>
            <w:tcW w:w="8213" w:type="dxa"/>
          </w:tcPr>
          <w:p w14:paraId="0B763984" w14:textId="77777777" w:rsidR="00217D8D" w:rsidRPr="00C937D8" w:rsidRDefault="00217D8D" w:rsidP="009A4CD5">
            <w:pPr>
              <w:pStyle w:val="TableParagraph"/>
              <w:spacing w:before="63"/>
              <w:ind w:left="567" w:hanging="388"/>
              <w:jc w:val="both"/>
              <w:rPr>
                <w:rFonts w:ascii="Arial" w:hAnsi="Arial" w:cs="Arial"/>
                <w:b/>
                <w:bCs/>
                <w:color w:val="000000"/>
              </w:rPr>
            </w:pPr>
            <w:r w:rsidRPr="00C937D8">
              <w:rPr>
                <w:rFonts w:ascii="Arial" w:hAnsi="Arial" w:cs="Arial"/>
                <w:b/>
                <w:bCs/>
                <w:color w:val="000000"/>
              </w:rPr>
              <w:t>Introdução</w:t>
            </w:r>
          </w:p>
        </w:tc>
        <w:tc>
          <w:tcPr>
            <w:tcW w:w="1415" w:type="dxa"/>
          </w:tcPr>
          <w:p w14:paraId="51893D04" w14:textId="77777777" w:rsidR="00217D8D" w:rsidRPr="00EF3299" w:rsidRDefault="00217D8D" w:rsidP="009A4CD5">
            <w:pPr>
              <w:pStyle w:val="TableParagraph"/>
              <w:spacing w:before="0"/>
              <w:ind w:left="567" w:hanging="567"/>
              <w:jc w:val="center"/>
              <w:rPr>
                <w:rFonts w:ascii="Arial" w:hAnsi="Arial" w:cs="Arial"/>
                <w:color w:val="000000"/>
              </w:rPr>
            </w:pPr>
          </w:p>
        </w:tc>
      </w:tr>
      <w:tr w:rsidR="00217D8D" w:rsidRPr="00EF3299" w14:paraId="521E707E" w14:textId="77777777" w:rsidTr="009A4CD5">
        <w:trPr>
          <w:gridAfter w:val="1"/>
          <w:wAfter w:w="10" w:type="dxa"/>
          <w:trHeight w:val="397"/>
        </w:trPr>
        <w:tc>
          <w:tcPr>
            <w:tcW w:w="8213" w:type="dxa"/>
          </w:tcPr>
          <w:p w14:paraId="499446DF" w14:textId="77777777" w:rsidR="00217D8D" w:rsidRPr="00EF3299" w:rsidRDefault="00217D8D" w:rsidP="009A4CD5">
            <w:pPr>
              <w:pStyle w:val="TableParagraph"/>
              <w:ind w:left="567" w:hanging="388"/>
              <w:jc w:val="both"/>
              <w:rPr>
                <w:rFonts w:ascii="Arial" w:hAnsi="Arial" w:cs="Arial"/>
                <w:color w:val="000000"/>
              </w:rPr>
            </w:pPr>
            <w:r w:rsidRPr="00EF3299">
              <w:rPr>
                <w:rFonts w:ascii="Arial" w:hAnsi="Arial" w:cs="Arial"/>
                <w:color w:val="000000"/>
              </w:rPr>
              <w:t>Alcance</w:t>
            </w:r>
          </w:p>
        </w:tc>
        <w:tc>
          <w:tcPr>
            <w:tcW w:w="1415" w:type="dxa"/>
          </w:tcPr>
          <w:p w14:paraId="586FBFD0"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1 </w:t>
            </w:r>
            <w:r w:rsidRPr="00EF3299">
              <w:rPr>
                <w:rFonts w:ascii="Arial" w:hAnsi="Arial" w:cs="Arial"/>
              </w:rPr>
              <w:t>–</w:t>
            </w:r>
            <w:r w:rsidRPr="00EF3299">
              <w:rPr>
                <w:rFonts w:ascii="Arial" w:hAnsi="Arial" w:cs="Arial"/>
                <w:color w:val="000000"/>
              </w:rPr>
              <w:t xml:space="preserve"> 3</w:t>
            </w:r>
          </w:p>
        </w:tc>
      </w:tr>
      <w:tr w:rsidR="00217D8D" w:rsidRPr="00EF3299" w14:paraId="776C9395" w14:textId="77777777" w:rsidTr="009A4CD5">
        <w:trPr>
          <w:gridAfter w:val="1"/>
          <w:wAfter w:w="10" w:type="dxa"/>
          <w:trHeight w:val="393"/>
        </w:trPr>
        <w:tc>
          <w:tcPr>
            <w:tcW w:w="8213" w:type="dxa"/>
          </w:tcPr>
          <w:p w14:paraId="74CE7B1F" w14:textId="77777777" w:rsidR="00217D8D" w:rsidRPr="00EF3299" w:rsidRDefault="00217D8D" w:rsidP="009A4CD5">
            <w:pPr>
              <w:pStyle w:val="TableParagraph"/>
              <w:ind w:left="567" w:hanging="388"/>
              <w:jc w:val="both"/>
              <w:rPr>
                <w:rFonts w:ascii="Arial" w:hAnsi="Arial" w:cs="Arial"/>
                <w:color w:val="000000"/>
              </w:rPr>
            </w:pPr>
            <w:r>
              <w:rPr>
                <w:rFonts w:ascii="Arial" w:hAnsi="Arial" w:cs="Arial"/>
                <w:color w:val="000000"/>
              </w:rPr>
              <w:t>T</w:t>
            </w:r>
            <w:r w:rsidRPr="00EF3299">
              <w:rPr>
                <w:rFonts w:ascii="Arial" w:hAnsi="Arial" w:cs="Arial"/>
                <w:color w:val="000000"/>
              </w:rPr>
              <w:t>rabalho de procedimentos previamente acordados</w:t>
            </w:r>
          </w:p>
        </w:tc>
        <w:tc>
          <w:tcPr>
            <w:tcW w:w="1415" w:type="dxa"/>
          </w:tcPr>
          <w:p w14:paraId="30563CF0"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4 </w:t>
            </w:r>
            <w:r w:rsidRPr="00EF3299">
              <w:rPr>
                <w:rFonts w:ascii="Arial" w:hAnsi="Arial" w:cs="Arial"/>
              </w:rPr>
              <w:t>–</w:t>
            </w:r>
            <w:r w:rsidRPr="00EF3299">
              <w:rPr>
                <w:rFonts w:ascii="Arial" w:hAnsi="Arial" w:cs="Arial"/>
                <w:color w:val="000000"/>
              </w:rPr>
              <w:t xml:space="preserve"> 6</w:t>
            </w:r>
          </w:p>
        </w:tc>
      </w:tr>
      <w:tr w:rsidR="00217D8D" w:rsidRPr="00EF3299" w14:paraId="272F4B31" w14:textId="77777777" w:rsidTr="009A4CD5">
        <w:trPr>
          <w:gridAfter w:val="1"/>
          <w:wAfter w:w="10" w:type="dxa"/>
          <w:trHeight w:val="397"/>
        </w:trPr>
        <w:tc>
          <w:tcPr>
            <w:tcW w:w="8213" w:type="dxa"/>
          </w:tcPr>
          <w:p w14:paraId="1B66B783" w14:textId="77777777" w:rsidR="00217D8D" w:rsidRPr="00EF3299" w:rsidRDefault="00217D8D" w:rsidP="009A4CD5">
            <w:pPr>
              <w:pStyle w:val="TableParagraph"/>
              <w:ind w:left="567" w:hanging="388"/>
              <w:jc w:val="both"/>
              <w:rPr>
                <w:rFonts w:ascii="Arial" w:hAnsi="Arial" w:cs="Arial"/>
                <w:color w:val="000000"/>
              </w:rPr>
            </w:pPr>
            <w:r w:rsidRPr="00EF3299">
              <w:rPr>
                <w:rFonts w:ascii="Arial" w:hAnsi="Arial" w:cs="Arial"/>
                <w:color w:val="000000"/>
              </w:rPr>
              <w:t xml:space="preserve">Autoridade da presente </w:t>
            </w:r>
            <w:r>
              <w:rPr>
                <w:rFonts w:ascii="Arial" w:hAnsi="Arial" w:cs="Arial"/>
                <w:color w:val="000000"/>
              </w:rPr>
              <w:t>Norma</w:t>
            </w:r>
          </w:p>
        </w:tc>
        <w:tc>
          <w:tcPr>
            <w:tcW w:w="1415" w:type="dxa"/>
          </w:tcPr>
          <w:p w14:paraId="4E9AE425"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7 </w:t>
            </w:r>
            <w:r w:rsidRPr="00EF3299">
              <w:rPr>
                <w:rFonts w:ascii="Arial" w:hAnsi="Arial" w:cs="Arial"/>
              </w:rPr>
              <w:t>–</w:t>
            </w:r>
            <w:r w:rsidRPr="00EF3299">
              <w:rPr>
                <w:rFonts w:ascii="Arial" w:hAnsi="Arial" w:cs="Arial"/>
                <w:color w:val="000000"/>
              </w:rPr>
              <w:t>10</w:t>
            </w:r>
          </w:p>
        </w:tc>
      </w:tr>
      <w:tr w:rsidR="00217D8D" w:rsidRPr="00EF3299" w14:paraId="29707A78" w14:textId="77777777" w:rsidTr="009A4CD5">
        <w:trPr>
          <w:trHeight w:val="397"/>
        </w:trPr>
        <w:tc>
          <w:tcPr>
            <w:tcW w:w="8213" w:type="dxa"/>
          </w:tcPr>
          <w:p w14:paraId="5C6451EB" w14:textId="77777777" w:rsidR="00217D8D" w:rsidRPr="00C937D8" w:rsidRDefault="00217D8D" w:rsidP="009A4CD5">
            <w:pPr>
              <w:pStyle w:val="TableParagraph"/>
              <w:ind w:left="567" w:hanging="388"/>
              <w:jc w:val="both"/>
              <w:rPr>
                <w:rFonts w:ascii="Arial" w:hAnsi="Arial" w:cs="Arial"/>
                <w:b/>
                <w:bCs/>
                <w:color w:val="000000"/>
                <w:sz w:val="24"/>
                <w:szCs w:val="24"/>
              </w:rPr>
            </w:pPr>
            <w:r w:rsidRPr="00C937D8">
              <w:rPr>
                <w:rFonts w:ascii="Arial" w:hAnsi="Arial" w:cs="Arial"/>
                <w:b/>
                <w:bCs/>
                <w:color w:val="000000"/>
              </w:rPr>
              <w:t>Data de vigência</w:t>
            </w:r>
          </w:p>
        </w:tc>
        <w:tc>
          <w:tcPr>
            <w:tcW w:w="1425" w:type="dxa"/>
            <w:gridSpan w:val="2"/>
          </w:tcPr>
          <w:p w14:paraId="0FA78A47" w14:textId="77777777" w:rsidR="00217D8D" w:rsidRPr="00EF3299" w:rsidRDefault="00217D8D" w:rsidP="009A4CD5">
            <w:pPr>
              <w:pStyle w:val="TableParagraph"/>
              <w:ind w:left="567" w:hanging="567"/>
              <w:jc w:val="center"/>
              <w:rPr>
                <w:rFonts w:ascii="Arial" w:hAnsi="Arial" w:cs="Arial"/>
                <w:color w:val="000000"/>
              </w:rPr>
            </w:pPr>
            <w:r>
              <w:rPr>
                <w:rFonts w:ascii="Arial" w:hAnsi="Arial" w:cs="Arial"/>
                <w:color w:val="000000"/>
              </w:rPr>
              <w:t>11</w:t>
            </w:r>
          </w:p>
        </w:tc>
      </w:tr>
      <w:tr w:rsidR="00217D8D" w:rsidRPr="00EF3299" w14:paraId="68C18531" w14:textId="77777777" w:rsidTr="009A4CD5">
        <w:trPr>
          <w:gridAfter w:val="1"/>
          <w:wAfter w:w="10" w:type="dxa"/>
          <w:trHeight w:val="393"/>
        </w:trPr>
        <w:tc>
          <w:tcPr>
            <w:tcW w:w="8213" w:type="dxa"/>
          </w:tcPr>
          <w:p w14:paraId="5B171BAB" w14:textId="77777777" w:rsidR="00217D8D" w:rsidRPr="00C937D8" w:rsidRDefault="00217D8D" w:rsidP="009A4CD5">
            <w:pPr>
              <w:pStyle w:val="TableParagraph"/>
              <w:ind w:left="567" w:hanging="388"/>
              <w:jc w:val="both"/>
              <w:rPr>
                <w:rFonts w:ascii="Arial" w:hAnsi="Arial" w:cs="Arial"/>
                <w:b/>
                <w:bCs/>
                <w:color w:val="000000"/>
              </w:rPr>
            </w:pPr>
            <w:r w:rsidRPr="00C937D8">
              <w:rPr>
                <w:rFonts w:ascii="Arial" w:hAnsi="Arial" w:cs="Arial"/>
                <w:b/>
                <w:bCs/>
                <w:color w:val="000000"/>
              </w:rPr>
              <w:t>Objetivo</w:t>
            </w:r>
          </w:p>
        </w:tc>
        <w:tc>
          <w:tcPr>
            <w:tcW w:w="1415" w:type="dxa"/>
          </w:tcPr>
          <w:p w14:paraId="208D534D"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12</w:t>
            </w:r>
          </w:p>
        </w:tc>
      </w:tr>
      <w:tr w:rsidR="00217D8D" w:rsidRPr="00EF3299" w14:paraId="487BF274" w14:textId="77777777" w:rsidTr="009A4CD5">
        <w:trPr>
          <w:gridAfter w:val="1"/>
          <w:wAfter w:w="10" w:type="dxa"/>
          <w:trHeight w:val="397"/>
        </w:trPr>
        <w:tc>
          <w:tcPr>
            <w:tcW w:w="8213" w:type="dxa"/>
          </w:tcPr>
          <w:p w14:paraId="631F88EF" w14:textId="77777777" w:rsidR="00217D8D" w:rsidRPr="00C937D8" w:rsidRDefault="00217D8D" w:rsidP="009A4CD5">
            <w:pPr>
              <w:pStyle w:val="TableParagraph"/>
              <w:ind w:left="567" w:hanging="388"/>
              <w:jc w:val="both"/>
              <w:rPr>
                <w:rFonts w:ascii="Arial" w:hAnsi="Arial" w:cs="Arial"/>
                <w:b/>
                <w:bCs/>
                <w:color w:val="000000"/>
              </w:rPr>
            </w:pPr>
            <w:r w:rsidRPr="00C937D8">
              <w:rPr>
                <w:rFonts w:ascii="Arial" w:hAnsi="Arial" w:cs="Arial"/>
                <w:b/>
                <w:bCs/>
                <w:color w:val="000000"/>
              </w:rPr>
              <w:t>Definições</w:t>
            </w:r>
          </w:p>
        </w:tc>
        <w:tc>
          <w:tcPr>
            <w:tcW w:w="1415" w:type="dxa"/>
          </w:tcPr>
          <w:p w14:paraId="4BD51463"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13</w:t>
            </w:r>
          </w:p>
        </w:tc>
      </w:tr>
      <w:tr w:rsidR="00217D8D" w:rsidRPr="00EF3299" w14:paraId="767E4AF9" w14:textId="77777777" w:rsidTr="009A4CD5">
        <w:trPr>
          <w:gridAfter w:val="1"/>
          <w:wAfter w:w="10" w:type="dxa"/>
          <w:trHeight w:val="393"/>
        </w:trPr>
        <w:tc>
          <w:tcPr>
            <w:tcW w:w="8213" w:type="dxa"/>
          </w:tcPr>
          <w:p w14:paraId="561139D6" w14:textId="77777777" w:rsidR="00217D8D" w:rsidRPr="00C937D8" w:rsidRDefault="00217D8D" w:rsidP="009A4CD5">
            <w:pPr>
              <w:pStyle w:val="TableParagraph"/>
              <w:ind w:left="567" w:hanging="388"/>
              <w:jc w:val="both"/>
              <w:rPr>
                <w:rFonts w:ascii="Arial" w:hAnsi="Arial" w:cs="Arial"/>
                <w:b/>
                <w:bCs/>
                <w:color w:val="000000"/>
              </w:rPr>
            </w:pPr>
            <w:r w:rsidRPr="00C937D8">
              <w:rPr>
                <w:rFonts w:ascii="Arial" w:hAnsi="Arial" w:cs="Arial"/>
                <w:b/>
                <w:bCs/>
                <w:color w:val="000000"/>
              </w:rPr>
              <w:t>Requisitos</w:t>
            </w:r>
          </w:p>
        </w:tc>
        <w:tc>
          <w:tcPr>
            <w:tcW w:w="1415" w:type="dxa"/>
          </w:tcPr>
          <w:p w14:paraId="6DE49D95" w14:textId="77777777" w:rsidR="00217D8D" w:rsidRPr="00EF3299" w:rsidRDefault="00217D8D" w:rsidP="009A4CD5">
            <w:pPr>
              <w:pStyle w:val="TableParagraph"/>
              <w:spacing w:before="0"/>
              <w:ind w:left="567" w:hanging="567"/>
              <w:jc w:val="center"/>
              <w:rPr>
                <w:rFonts w:ascii="Arial" w:hAnsi="Arial" w:cs="Arial"/>
                <w:color w:val="000000"/>
              </w:rPr>
            </w:pPr>
          </w:p>
        </w:tc>
      </w:tr>
      <w:tr w:rsidR="00217D8D" w:rsidRPr="00EF3299" w14:paraId="7D25683B" w14:textId="77777777" w:rsidTr="009A4CD5">
        <w:trPr>
          <w:gridAfter w:val="1"/>
          <w:wAfter w:w="10" w:type="dxa"/>
          <w:trHeight w:val="397"/>
        </w:trPr>
        <w:tc>
          <w:tcPr>
            <w:tcW w:w="8213" w:type="dxa"/>
          </w:tcPr>
          <w:p w14:paraId="660F1762" w14:textId="77777777" w:rsidR="00217D8D" w:rsidRPr="00EF3299" w:rsidRDefault="00217D8D" w:rsidP="009A4CD5">
            <w:pPr>
              <w:ind w:left="179"/>
              <w:jc w:val="both"/>
              <w:rPr>
                <w:rFonts w:ascii="Arial" w:hAnsi="Arial" w:cs="Arial"/>
                <w:color w:val="000000"/>
              </w:rPr>
            </w:pPr>
            <w:r w:rsidRPr="00EF3299">
              <w:rPr>
                <w:rFonts w:ascii="Arial" w:hAnsi="Arial" w:cs="Arial"/>
                <w:color w:val="000000"/>
              </w:rPr>
              <w:t xml:space="preserve">Condução do trabalho de procedimentos previamente acordados </w:t>
            </w:r>
          </w:p>
        </w:tc>
        <w:tc>
          <w:tcPr>
            <w:tcW w:w="1415" w:type="dxa"/>
          </w:tcPr>
          <w:p w14:paraId="6C00FE37" w14:textId="77777777" w:rsidR="00217D8D" w:rsidRPr="00EF3299" w:rsidRDefault="00217D8D" w:rsidP="009A4CD5">
            <w:pPr>
              <w:pStyle w:val="TableParagraph"/>
              <w:spacing w:before="63"/>
              <w:ind w:left="567" w:hanging="567"/>
              <w:jc w:val="center"/>
              <w:rPr>
                <w:rFonts w:ascii="Arial" w:hAnsi="Arial" w:cs="Arial"/>
                <w:color w:val="000000"/>
              </w:rPr>
            </w:pPr>
            <w:r w:rsidRPr="00EF3299">
              <w:rPr>
                <w:rFonts w:ascii="Arial" w:hAnsi="Arial" w:cs="Arial"/>
                <w:color w:val="000000"/>
              </w:rPr>
              <w:t>14</w:t>
            </w:r>
            <w:r>
              <w:rPr>
                <w:rFonts w:ascii="Arial" w:hAnsi="Arial" w:cs="Arial"/>
                <w:color w:val="000000"/>
              </w:rPr>
              <w:t xml:space="preserve"> – 16</w:t>
            </w:r>
          </w:p>
        </w:tc>
      </w:tr>
      <w:tr w:rsidR="00217D8D" w:rsidRPr="00EF3299" w14:paraId="4C49608A" w14:textId="77777777" w:rsidTr="009A4CD5">
        <w:trPr>
          <w:gridAfter w:val="1"/>
          <w:wAfter w:w="10" w:type="dxa"/>
          <w:trHeight w:val="397"/>
        </w:trPr>
        <w:tc>
          <w:tcPr>
            <w:tcW w:w="8213" w:type="dxa"/>
          </w:tcPr>
          <w:p w14:paraId="1F1CA123" w14:textId="77777777" w:rsidR="00217D8D" w:rsidRPr="00EF3299" w:rsidRDefault="00217D8D" w:rsidP="009A4CD5">
            <w:pPr>
              <w:ind w:left="567" w:hanging="388"/>
              <w:jc w:val="both"/>
              <w:rPr>
                <w:rFonts w:ascii="Arial" w:hAnsi="Arial" w:cs="Arial"/>
                <w:iCs/>
              </w:rPr>
            </w:pPr>
            <w:r w:rsidRPr="00EF3299">
              <w:rPr>
                <w:rFonts w:ascii="Arial" w:hAnsi="Arial" w:cs="Arial"/>
                <w:iCs/>
              </w:rPr>
              <w:t>Requisitos éticos relevantes</w:t>
            </w:r>
          </w:p>
        </w:tc>
        <w:tc>
          <w:tcPr>
            <w:tcW w:w="1415" w:type="dxa"/>
          </w:tcPr>
          <w:p w14:paraId="285E7F60"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17</w:t>
            </w:r>
          </w:p>
        </w:tc>
      </w:tr>
      <w:tr w:rsidR="00217D8D" w:rsidRPr="00EF3299" w14:paraId="427F8468" w14:textId="77777777" w:rsidTr="009A4CD5">
        <w:trPr>
          <w:gridAfter w:val="1"/>
          <w:wAfter w:w="10" w:type="dxa"/>
          <w:trHeight w:val="393"/>
        </w:trPr>
        <w:tc>
          <w:tcPr>
            <w:tcW w:w="8213" w:type="dxa"/>
          </w:tcPr>
          <w:p w14:paraId="36095FBB" w14:textId="77777777" w:rsidR="00217D8D" w:rsidRPr="00EF3299" w:rsidRDefault="00217D8D" w:rsidP="009A4CD5">
            <w:pPr>
              <w:pStyle w:val="TableParagraph"/>
              <w:ind w:left="567" w:hanging="388"/>
              <w:jc w:val="both"/>
              <w:rPr>
                <w:rFonts w:ascii="Arial" w:hAnsi="Arial" w:cs="Arial"/>
                <w:color w:val="000000"/>
              </w:rPr>
            </w:pPr>
            <w:r w:rsidRPr="00EF3299">
              <w:rPr>
                <w:rFonts w:ascii="Arial" w:hAnsi="Arial" w:cs="Arial"/>
                <w:color w:val="000000"/>
              </w:rPr>
              <w:t>Julgamento profissional</w:t>
            </w:r>
          </w:p>
        </w:tc>
        <w:tc>
          <w:tcPr>
            <w:tcW w:w="1415" w:type="dxa"/>
          </w:tcPr>
          <w:p w14:paraId="20AA5B5B"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18</w:t>
            </w:r>
          </w:p>
        </w:tc>
      </w:tr>
      <w:tr w:rsidR="00217D8D" w:rsidRPr="00EF3299" w14:paraId="14B952D2" w14:textId="77777777" w:rsidTr="009A4CD5">
        <w:trPr>
          <w:gridAfter w:val="1"/>
          <w:wAfter w:w="10" w:type="dxa"/>
          <w:trHeight w:val="397"/>
        </w:trPr>
        <w:tc>
          <w:tcPr>
            <w:tcW w:w="8213" w:type="dxa"/>
          </w:tcPr>
          <w:p w14:paraId="31075529" w14:textId="77777777" w:rsidR="00217D8D" w:rsidRPr="00EF3299" w:rsidRDefault="00217D8D" w:rsidP="009A4CD5">
            <w:pPr>
              <w:pStyle w:val="TableParagraph"/>
              <w:ind w:left="567" w:hanging="388"/>
              <w:jc w:val="both"/>
              <w:rPr>
                <w:rFonts w:ascii="Arial" w:hAnsi="Arial" w:cs="Arial"/>
                <w:color w:val="000000"/>
              </w:rPr>
            </w:pPr>
            <w:r>
              <w:rPr>
                <w:rFonts w:ascii="Arial" w:hAnsi="Arial" w:cs="Arial"/>
                <w:color w:val="000000"/>
              </w:rPr>
              <w:t>Gestão</w:t>
            </w:r>
            <w:r w:rsidRPr="00EF3299">
              <w:rPr>
                <w:rFonts w:ascii="Arial" w:hAnsi="Arial" w:cs="Arial"/>
                <w:color w:val="000000"/>
              </w:rPr>
              <w:t xml:space="preserve"> de qualidade no nível do trabalho</w:t>
            </w:r>
          </w:p>
        </w:tc>
        <w:tc>
          <w:tcPr>
            <w:tcW w:w="1415" w:type="dxa"/>
          </w:tcPr>
          <w:p w14:paraId="015AD566"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19 </w:t>
            </w:r>
            <w:r w:rsidRPr="00EF3299">
              <w:rPr>
                <w:rFonts w:ascii="Arial" w:hAnsi="Arial" w:cs="Arial"/>
              </w:rPr>
              <w:t>–</w:t>
            </w:r>
            <w:r w:rsidRPr="00EF3299">
              <w:rPr>
                <w:rFonts w:ascii="Arial" w:hAnsi="Arial" w:cs="Arial"/>
                <w:color w:val="000000"/>
              </w:rPr>
              <w:t xml:space="preserve"> 20</w:t>
            </w:r>
          </w:p>
        </w:tc>
      </w:tr>
      <w:tr w:rsidR="00217D8D" w:rsidRPr="00EF3299" w14:paraId="300EBE69" w14:textId="77777777" w:rsidTr="009A4CD5">
        <w:trPr>
          <w:gridAfter w:val="1"/>
          <w:wAfter w:w="10" w:type="dxa"/>
          <w:trHeight w:val="393"/>
        </w:trPr>
        <w:tc>
          <w:tcPr>
            <w:tcW w:w="8213" w:type="dxa"/>
          </w:tcPr>
          <w:p w14:paraId="24AAEE93" w14:textId="77777777" w:rsidR="00217D8D" w:rsidRPr="00EF3299" w:rsidRDefault="00217D8D" w:rsidP="009A4CD5">
            <w:pPr>
              <w:pStyle w:val="TableParagraph"/>
              <w:ind w:left="567" w:hanging="388"/>
              <w:jc w:val="both"/>
              <w:rPr>
                <w:rFonts w:ascii="Arial" w:hAnsi="Arial" w:cs="Arial"/>
                <w:color w:val="000000"/>
              </w:rPr>
            </w:pPr>
            <w:r w:rsidRPr="00EF3299">
              <w:rPr>
                <w:rFonts w:ascii="Arial" w:hAnsi="Arial" w:cs="Arial"/>
                <w:color w:val="000000"/>
              </w:rPr>
              <w:t>Aceitação e continuidade do trabalho</w:t>
            </w:r>
          </w:p>
        </w:tc>
        <w:tc>
          <w:tcPr>
            <w:tcW w:w="1415" w:type="dxa"/>
          </w:tcPr>
          <w:p w14:paraId="4C8F49CB"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21 </w:t>
            </w:r>
            <w:r w:rsidRPr="00EF3299">
              <w:rPr>
                <w:rFonts w:ascii="Arial" w:hAnsi="Arial" w:cs="Arial"/>
              </w:rPr>
              <w:t>–</w:t>
            </w:r>
            <w:r w:rsidRPr="00EF3299">
              <w:rPr>
                <w:rFonts w:ascii="Arial" w:hAnsi="Arial" w:cs="Arial"/>
                <w:color w:val="000000"/>
              </w:rPr>
              <w:t xml:space="preserve"> 23</w:t>
            </w:r>
          </w:p>
        </w:tc>
      </w:tr>
      <w:tr w:rsidR="00217D8D" w:rsidRPr="00EF3299" w14:paraId="3590AC87" w14:textId="77777777" w:rsidTr="009A4CD5">
        <w:trPr>
          <w:gridAfter w:val="1"/>
          <w:wAfter w:w="10" w:type="dxa"/>
          <w:trHeight w:val="398"/>
        </w:trPr>
        <w:tc>
          <w:tcPr>
            <w:tcW w:w="8213" w:type="dxa"/>
          </w:tcPr>
          <w:p w14:paraId="40AB9338" w14:textId="77777777" w:rsidR="00217D8D" w:rsidRPr="00EF3299" w:rsidRDefault="00217D8D" w:rsidP="009A4CD5">
            <w:pPr>
              <w:ind w:left="567" w:hanging="388"/>
              <w:jc w:val="both"/>
              <w:rPr>
                <w:rFonts w:ascii="Arial" w:hAnsi="Arial" w:cs="Arial"/>
                <w:bCs/>
                <w:color w:val="000000"/>
              </w:rPr>
            </w:pPr>
            <w:r w:rsidRPr="00EF3299">
              <w:rPr>
                <w:rFonts w:ascii="Arial" w:hAnsi="Arial" w:cs="Arial"/>
                <w:bCs/>
                <w:color w:val="000000"/>
              </w:rPr>
              <w:t>Acordo sobre os termos do trabalho</w:t>
            </w:r>
          </w:p>
        </w:tc>
        <w:tc>
          <w:tcPr>
            <w:tcW w:w="1415" w:type="dxa"/>
          </w:tcPr>
          <w:p w14:paraId="113B935A" w14:textId="77777777" w:rsidR="00217D8D" w:rsidRPr="00EF3299" w:rsidRDefault="00217D8D" w:rsidP="009A4CD5">
            <w:pPr>
              <w:pStyle w:val="TableParagraph"/>
              <w:ind w:left="567" w:hanging="567"/>
              <w:jc w:val="center"/>
              <w:rPr>
                <w:rFonts w:ascii="Arial" w:hAnsi="Arial" w:cs="Arial"/>
                <w:bCs/>
                <w:color w:val="000000"/>
              </w:rPr>
            </w:pPr>
            <w:r w:rsidRPr="00EF3299">
              <w:rPr>
                <w:rFonts w:ascii="Arial" w:hAnsi="Arial" w:cs="Arial"/>
                <w:bCs/>
                <w:color w:val="000000"/>
              </w:rPr>
              <w:t>24</w:t>
            </w:r>
            <w:r>
              <w:rPr>
                <w:rFonts w:ascii="Arial" w:hAnsi="Arial" w:cs="Arial"/>
                <w:bCs/>
                <w:color w:val="000000"/>
              </w:rPr>
              <w:t xml:space="preserve"> – 26</w:t>
            </w:r>
          </w:p>
        </w:tc>
      </w:tr>
      <w:tr w:rsidR="00217D8D" w:rsidRPr="00EF3299" w14:paraId="2D53D940" w14:textId="77777777" w:rsidTr="009A4CD5">
        <w:trPr>
          <w:gridAfter w:val="1"/>
          <w:wAfter w:w="10" w:type="dxa"/>
          <w:trHeight w:val="397"/>
        </w:trPr>
        <w:tc>
          <w:tcPr>
            <w:tcW w:w="8213" w:type="dxa"/>
          </w:tcPr>
          <w:p w14:paraId="0A377FCD" w14:textId="77777777" w:rsidR="00217D8D" w:rsidRPr="00EF3299" w:rsidRDefault="00217D8D" w:rsidP="009A4CD5">
            <w:pPr>
              <w:pStyle w:val="TableParagraph"/>
              <w:ind w:left="567" w:hanging="388"/>
              <w:jc w:val="both"/>
              <w:rPr>
                <w:rFonts w:ascii="Arial" w:hAnsi="Arial" w:cs="Arial"/>
                <w:color w:val="FF0000"/>
              </w:rPr>
            </w:pPr>
            <w:r>
              <w:rPr>
                <w:rFonts w:ascii="Arial" w:hAnsi="Arial" w:cs="Arial"/>
                <w:color w:val="000000"/>
              </w:rPr>
              <w:t>Realização</w:t>
            </w:r>
            <w:r w:rsidRPr="00EF3299">
              <w:rPr>
                <w:rFonts w:ascii="Arial" w:hAnsi="Arial" w:cs="Arial"/>
                <w:color w:val="000000"/>
              </w:rPr>
              <w:t xml:space="preserve"> d</w:t>
            </w:r>
            <w:r>
              <w:rPr>
                <w:rFonts w:ascii="Arial" w:hAnsi="Arial" w:cs="Arial"/>
                <w:color w:val="000000"/>
              </w:rPr>
              <w:t>os</w:t>
            </w:r>
            <w:r w:rsidRPr="00EF3299">
              <w:rPr>
                <w:rFonts w:ascii="Arial" w:hAnsi="Arial" w:cs="Arial"/>
                <w:color w:val="000000"/>
              </w:rPr>
              <w:t xml:space="preserve"> procedimentos previamente acordados</w:t>
            </w:r>
          </w:p>
        </w:tc>
        <w:tc>
          <w:tcPr>
            <w:tcW w:w="1415" w:type="dxa"/>
          </w:tcPr>
          <w:p w14:paraId="0E2E9D43"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27 </w:t>
            </w:r>
            <w:r w:rsidRPr="00EF3299">
              <w:rPr>
                <w:rFonts w:ascii="Arial" w:hAnsi="Arial" w:cs="Arial"/>
              </w:rPr>
              <w:t>–</w:t>
            </w:r>
            <w:r w:rsidRPr="00EF3299">
              <w:rPr>
                <w:rFonts w:ascii="Arial" w:hAnsi="Arial" w:cs="Arial"/>
                <w:color w:val="000000"/>
              </w:rPr>
              <w:t xml:space="preserve"> 28</w:t>
            </w:r>
          </w:p>
        </w:tc>
      </w:tr>
      <w:tr w:rsidR="00217D8D" w:rsidRPr="00EF3299" w14:paraId="01BB7791" w14:textId="77777777" w:rsidTr="009A4CD5">
        <w:trPr>
          <w:gridAfter w:val="1"/>
          <w:wAfter w:w="10" w:type="dxa"/>
          <w:trHeight w:val="397"/>
        </w:trPr>
        <w:tc>
          <w:tcPr>
            <w:tcW w:w="8213" w:type="dxa"/>
          </w:tcPr>
          <w:p w14:paraId="04C231CA" w14:textId="77777777" w:rsidR="00217D8D" w:rsidRPr="00EF3299" w:rsidRDefault="00217D8D" w:rsidP="009A4CD5">
            <w:pPr>
              <w:pStyle w:val="TableParagraph"/>
              <w:ind w:left="567" w:hanging="388"/>
              <w:jc w:val="both"/>
              <w:rPr>
                <w:rFonts w:ascii="Arial" w:hAnsi="Arial" w:cs="Arial"/>
                <w:color w:val="000000"/>
              </w:rPr>
            </w:pPr>
            <w:r w:rsidRPr="00EF3299">
              <w:rPr>
                <w:rFonts w:ascii="Arial" w:hAnsi="Arial" w:cs="Arial"/>
                <w:color w:val="000000"/>
              </w:rPr>
              <w:t>Utilização do trabalho de especialista do auditor</w:t>
            </w:r>
          </w:p>
        </w:tc>
        <w:tc>
          <w:tcPr>
            <w:tcW w:w="1415" w:type="dxa"/>
          </w:tcPr>
          <w:p w14:paraId="28FCB514" w14:textId="77777777" w:rsidR="00217D8D" w:rsidRPr="00EF3299" w:rsidRDefault="00217D8D" w:rsidP="009A4CD5">
            <w:pPr>
              <w:pStyle w:val="TableParagraph"/>
              <w:ind w:left="567" w:hanging="567"/>
              <w:jc w:val="center"/>
              <w:rPr>
                <w:rFonts w:ascii="Arial" w:hAnsi="Arial" w:cs="Arial"/>
                <w:color w:val="000000"/>
              </w:rPr>
            </w:pPr>
            <w:r w:rsidRPr="00EF3299">
              <w:rPr>
                <w:rFonts w:ascii="Arial" w:hAnsi="Arial" w:cs="Arial"/>
                <w:color w:val="000000"/>
              </w:rPr>
              <w:t xml:space="preserve">29  </w:t>
            </w:r>
          </w:p>
        </w:tc>
      </w:tr>
      <w:tr w:rsidR="00217D8D" w:rsidRPr="00EF3299" w14:paraId="4710FFA8" w14:textId="77777777" w:rsidTr="009A4CD5">
        <w:trPr>
          <w:gridAfter w:val="1"/>
          <w:wAfter w:w="10" w:type="dxa"/>
          <w:trHeight w:val="397"/>
        </w:trPr>
        <w:tc>
          <w:tcPr>
            <w:tcW w:w="8213" w:type="dxa"/>
          </w:tcPr>
          <w:p w14:paraId="0FE6AB1A" w14:textId="77777777" w:rsidR="00217D8D" w:rsidRPr="00EF3299" w:rsidRDefault="00217D8D" w:rsidP="009A4CD5">
            <w:pPr>
              <w:pStyle w:val="TableParagraph"/>
              <w:ind w:left="567" w:hanging="388"/>
              <w:jc w:val="both"/>
              <w:rPr>
                <w:rFonts w:ascii="Arial" w:hAnsi="Arial" w:cs="Arial"/>
                <w:color w:val="000000"/>
              </w:rPr>
            </w:pPr>
            <w:r>
              <w:rPr>
                <w:rFonts w:ascii="Arial" w:hAnsi="Arial" w:cs="Arial"/>
                <w:color w:val="000000"/>
              </w:rPr>
              <w:t>R</w:t>
            </w:r>
            <w:r w:rsidRPr="00EF3299">
              <w:rPr>
                <w:rFonts w:ascii="Arial" w:hAnsi="Arial" w:cs="Arial"/>
                <w:color w:val="000000"/>
              </w:rPr>
              <w:t>elatório de procedimentos previamente acordados</w:t>
            </w:r>
          </w:p>
        </w:tc>
        <w:tc>
          <w:tcPr>
            <w:tcW w:w="1415" w:type="dxa"/>
          </w:tcPr>
          <w:p w14:paraId="1F3ECB7B" w14:textId="77777777" w:rsidR="00217D8D" w:rsidRPr="00EF3299" w:rsidRDefault="00217D8D" w:rsidP="009A4CD5">
            <w:pPr>
              <w:pStyle w:val="TableParagraph"/>
              <w:ind w:left="567" w:hanging="567"/>
              <w:jc w:val="center"/>
              <w:rPr>
                <w:rFonts w:ascii="Arial" w:hAnsi="Arial" w:cs="Arial"/>
              </w:rPr>
            </w:pPr>
            <w:r w:rsidRPr="00EF3299">
              <w:rPr>
                <w:rFonts w:ascii="Arial" w:hAnsi="Arial" w:cs="Arial"/>
              </w:rPr>
              <w:t>30 – 33</w:t>
            </w:r>
          </w:p>
        </w:tc>
      </w:tr>
      <w:tr w:rsidR="00217D8D" w:rsidRPr="00EF3299" w14:paraId="28882BEE" w14:textId="77777777" w:rsidTr="009A4CD5">
        <w:trPr>
          <w:gridAfter w:val="1"/>
          <w:wAfter w:w="10" w:type="dxa"/>
          <w:trHeight w:val="397"/>
        </w:trPr>
        <w:tc>
          <w:tcPr>
            <w:tcW w:w="8213" w:type="dxa"/>
          </w:tcPr>
          <w:p w14:paraId="722C9EEE" w14:textId="77777777" w:rsidR="00217D8D" w:rsidRPr="00EF3299" w:rsidRDefault="00217D8D" w:rsidP="009A4CD5">
            <w:pPr>
              <w:ind w:left="179"/>
              <w:jc w:val="both"/>
              <w:rPr>
                <w:rFonts w:ascii="Arial" w:hAnsi="Arial" w:cs="Arial"/>
                <w:bCs/>
                <w:color w:val="000000"/>
              </w:rPr>
            </w:pPr>
            <w:r w:rsidRPr="00EF3299">
              <w:rPr>
                <w:rFonts w:ascii="Arial" w:hAnsi="Arial" w:cs="Arial"/>
                <w:bCs/>
                <w:color w:val="000000"/>
              </w:rPr>
              <w:t>Realização de trabalho de procedimentos previamente acordados juntamente com outro trabalho</w:t>
            </w:r>
          </w:p>
        </w:tc>
        <w:tc>
          <w:tcPr>
            <w:tcW w:w="1415" w:type="dxa"/>
          </w:tcPr>
          <w:p w14:paraId="34D9F491" w14:textId="77777777" w:rsidR="00217D8D" w:rsidRPr="00EF3299" w:rsidRDefault="00217D8D" w:rsidP="009A4CD5">
            <w:pPr>
              <w:pStyle w:val="TableParagraph"/>
              <w:ind w:left="567" w:hanging="567"/>
              <w:jc w:val="center"/>
              <w:rPr>
                <w:rFonts w:ascii="Arial" w:hAnsi="Arial" w:cs="Arial"/>
              </w:rPr>
            </w:pPr>
            <w:r w:rsidRPr="00EF3299">
              <w:rPr>
                <w:rFonts w:ascii="Arial" w:hAnsi="Arial" w:cs="Arial"/>
              </w:rPr>
              <w:t>34</w:t>
            </w:r>
          </w:p>
        </w:tc>
      </w:tr>
      <w:tr w:rsidR="00217D8D" w:rsidRPr="00EF3299" w14:paraId="27B4D41E" w14:textId="77777777" w:rsidTr="009A4CD5">
        <w:trPr>
          <w:trHeight w:val="393"/>
        </w:trPr>
        <w:tc>
          <w:tcPr>
            <w:tcW w:w="8213" w:type="dxa"/>
          </w:tcPr>
          <w:p w14:paraId="0B0A075B"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bCs/>
                <w:color w:val="000000"/>
              </w:rPr>
              <w:t>Documentação</w:t>
            </w:r>
          </w:p>
        </w:tc>
        <w:tc>
          <w:tcPr>
            <w:tcW w:w="1425" w:type="dxa"/>
            <w:gridSpan w:val="2"/>
          </w:tcPr>
          <w:p w14:paraId="1AC8E2E3" w14:textId="77777777" w:rsidR="00217D8D" w:rsidRPr="00EF3299" w:rsidRDefault="00217D8D" w:rsidP="009A4CD5">
            <w:pPr>
              <w:pStyle w:val="TableParagraph"/>
              <w:ind w:left="567" w:hanging="567"/>
              <w:jc w:val="center"/>
              <w:rPr>
                <w:rFonts w:ascii="Arial" w:hAnsi="Arial" w:cs="Arial"/>
                <w:bCs/>
                <w:color w:val="000000"/>
              </w:rPr>
            </w:pPr>
            <w:r>
              <w:rPr>
                <w:rFonts w:ascii="Arial" w:hAnsi="Arial" w:cs="Arial"/>
                <w:bCs/>
                <w:color w:val="000000"/>
              </w:rPr>
              <w:t>35</w:t>
            </w:r>
          </w:p>
        </w:tc>
      </w:tr>
      <w:tr w:rsidR="00217D8D" w:rsidRPr="00EF3299" w14:paraId="1601B331" w14:textId="77777777" w:rsidTr="009A4CD5">
        <w:trPr>
          <w:gridAfter w:val="1"/>
          <w:wAfter w:w="10" w:type="dxa"/>
          <w:trHeight w:val="393"/>
        </w:trPr>
        <w:tc>
          <w:tcPr>
            <w:tcW w:w="8213" w:type="dxa"/>
          </w:tcPr>
          <w:p w14:paraId="5F3A3878" w14:textId="77777777" w:rsidR="00217D8D" w:rsidRPr="00EF3299" w:rsidRDefault="00217D8D" w:rsidP="009A4CD5">
            <w:pPr>
              <w:pStyle w:val="TableParagraph"/>
              <w:ind w:left="567" w:hanging="388"/>
              <w:jc w:val="both"/>
              <w:rPr>
                <w:rFonts w:ascii="Arial" w:hAnsi="Arial" w:cs="Arial"/>
                <w:bCs/>
                <w:color w:val="000000"/>
              </w:rPr>
            </w:pPr>
            <w:r w:rsidRPr="00EF3299">
              <w:rPr>
                <w:rFonts w:ascii="Arial" w:hAnsi="Arial" w:cs="Arial"/>
                <w:bCs/>
                <w:color w:val="000000"/>
              </w:rPr>
              <w:t>Vigência</w:t>
            </w:r>
          </w:p>
        </w:tc>
        <w:tc>
          <w:tcPr>
            <w:tcW w:w="1415" w:type="dxa"/>
          </w:tcPr>
          <w:p w14:paraId="57954EED" w14:textId="77777777" w:rsidR="00217D8D" w:rsidRPr="00EF3299" w:rsidRDefault="00217D8D" w:rsidP="009A4CD5">
            <w:pPr>
              <w:pStyle w:val="TableParagraph"/>
              <w:ind w:left="567" w:hanging="567"/>
              <w:jc w:val="center"/>
              <w:rPr>
                <w:rFonts w:ascii="Arial" w:hAnsi="Arial" w:cs="Arial"/>
                <w:bCs/>
                <w:color w:val="000000"/>
              </w:rPr>
            </w:pPr>
          </w:p>
        </w:tc>
      </w:tr>
      <w:tr w:rsidR="00217D8D" w:rsidRPr="00EF3299" w14:paraId="069E1D44" w14:textId="77777777" w:rsidTr="009A4CD5">
        <w:trPr>
          <w:gridAfter w:val="1"/>
          <w:wAfter w:w="10" w:type="dxa"/>
          <w:trHeight w:val="398"/>
        </w:trPr>
        <w:tc>
          <w:tcPr>
            <w:tcW w:w="8213" w:type="dxa"/>
          </w:tcPr>
          <w:p w14:paraId="5A441127" w14:textId="77777777" w:rsidR="00217D8D" w:rsidRPr="00C937D8" w:rsidRDefault="00217D8D" w:rsidP="009A4CD5">
            <w:pPr>
              <w:pStyle w:val="TableParagraph"/>
              <w:ind w:left="567" w:hanging="388"/>
              <w:jc w:val="both"/>
              <w:rPr>
                <w:rFonts w:ascii="Arial" w:hAnsi="Arial" w:cs="Arial"/>
                <w:b/>
                <w:color w:val="000000"/>
              </w:rPr>
            </w:pPr>
            <w:r w:rsidRPr="00C937D8">
              <w:rPr>
                <w:rFonts w:ascii="Arial" w:hAnsi="Arial" w:cs="Arial"/>
                <w:b/>
                <w:color w:val="000000"/>
              </w:rPr>
              <w:t>Aplicação e outros materiais explicativos</w:t>
            </w:r>
          </w:p>
        </w:tc>
        <w:tc>
          <w:tcPr>
            <w:tcW w:w="1415" w:type="dxa"/>
            <w:tcBorders>
              <w:bottom w:val="single" w:sz="4" w:space="0" w:color="auto"/>
            </w:tcBorders>
          </w:tcPr>
          <w:p w14:paraId="0052E169" w14:textId="77777777" w:rsidR="00217D8D" w:rsidRPr="00EF3299" w:rsidRDefault="00217D8D" w:rsidP="009A4CD5">
            <w:pPr>
              <w:pStyle w:val="TableParagraph"/>
              <w:spacing w:before="0"/>
              <w:ind w:left="567" w:hanging="567"/>
              <w:jc w:val="center"/>
              <w:rPr>
                <w:rFonts w:ascii="Arial" w:hAnsi="Arial" w:cs="Arial"/>
                <w:bCs/>
                <w:color w:val="000000"/>
              </w:rPr>
            </w:pPr>
          </w:p>
        </w:tc>
      </w:tr>
      <w:tr w:rsidR="00217D8D" w:rsidRPr="00EF3299" w14:paraId="23387671" w14:textId="77777777" w:rsidTr="009A4CD5">
        <w:trPr>
          <w:gridAfter w:val="1"/>
          <w:wAfter w:w="10" w:type="dxa"/>
          <w:trHeight w:val="398"/>
        </w:trPr>
        <w:tc>
          <w:tcPr>
            <w:tcW w:w="8213" w:type="dxa"/>
          </w:tcPr>
          <w:p w14:paraId="7AD55BF2"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bCs/>
                <w:color w:val="000000"/>
              </w:rPr>
              <w:t>Alcance</w:t>
            </w:r>
          </w:p>
        </w:tc>
        <w:tc>
          <w:tcPr>
            <w:tcW w:w="1415" w:type="dxa"/>
            <w:tcBorders>
              <w:bottom w:val="single" w:sz="4" w:space="0" w:color="auto"/>
            </w:tcBorders>
          </w:tcPr>
          <w:p w14:paraId="66353B7F"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A1 – A8</w:t>
            </w:r>
          </w:p>
        </w:tc>
      </w:tr>
      <w:tr w:rsidR="00217D8D" w:rsidRPr="00EF3299" w14:paraId="6CA4C5DD" w14:textId="77777777" w:rsidTr="009A4CD5">
        <w:trPr>
          <w:gridAfter w:val="1"/>
          <w:wAfter w:w="10" w:type="dxa"/>
          <w:trHeight w:val="398"/>
        </w:trPr>
        <w:tc>
          <w:tcPr>
            <w:tcW w:w="8213" w:type="dxa"/>
          </w:tcPr>
          <w:p w14:paraId="482497D4"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bCs/>
                <w:color w:val="000000"/>
              </w:rPr>
              <w:t>Data de vigência</w:t>
            </w:r>
          </w:p>
        </w:tc>
        <w:tc>
          <w:tcPr>
            <w:tcW w:w="1415" w:type="dxa"/>
            <w:tcBorders>
              <w:bottom w:val="single" w:sz="4" w:space="0" w:color="auto"/>
            </w:tcBorders>
          </w:tcPr>
          <w:p w14:paraId="3EE1847F"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A9</w:t>
            </w:r>
          </w:p>
        </w:tc>
      </w:tr>
      <w:tr w:rsidR="00217D8D" w:rsidRPr="00EF3299" w14:paraId="0C8A3DC3" w14:textId="77777777" w:rsidTr="009A4CD5">
        <w:trPr>
          <w:trHeight w:val="398"/>
        </w:trPr>
        <w:tc>
          <w:tcPr>
            <w:tcW w:w="8213" w:type="dxa"/>
          </w:tcPr>
          <w:p w14:paraId="0847A54D"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bCs/>
                <w:color w:val="000000"/>
              </w:rPr>
              <w:t>Definições</w:t>
            </w:r>
          </w:p>
        </w:tc>
        <w:tc>
          <w:tcPr>
            <w:tcW w:w="1425" w:type="dxa"/>
            <w:gridSpan w:val="2"/>
            <w:tcBorders>
              <w:bottom w:val="single" w:sz="4" w:space="0" w:color="auto"/>
            </w:tcBorders>
          </w:tcPr>
          <w:p w14:paraId="3F9D31BF"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A10 – A13</w:t>
            </w:r>
          </w:p>
        </w:tc>
      </w:tr>
      <w:tr w:rsidR="00217D8D" w:rsidRPr="00EF3299" w14:paraId="40DC83D2" w14:textId="77777777" w:rsidTr="009A4CD5">
        <w:trPr>
          <w:trHeight w:val="398"/>
        </w:trPr>
        <w:tc>
          <w:tcPr>
            <w:tcW w:w="8213" w:type="dxa"/>
          </w:tcPr>
          <w:p w14:paraId="2E701F5B"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bCs/>
                <w:color w:val="000000"/>
              </w:rPr>
              <w:t>Requisitos éticos relevantes</w:t>
            </w:r>
          </w:p>
        </w:tc>
        <w:tc>
          <w:tcPr>
            <w:tcW w:w="1425" w:type="dxa"/>
            <w:gridSpan w:val="2"/>
            <w:tcBorders>
              <w:bottom w:val="single" w:sz="4" w:space="0" w:color="auto"/>
            </w:tcBorders>
          </w:tcPr>
          <w:p w14:paraId="1E6FC4C5"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A14 – A20</w:t>
            </w:r>
          </w:p>
        </w:tc>
      </w:tr>
      <w:tr w:rsidR="00217D8D" w:rsidRPr="00EF3299" w14:paraId="1E5C3275" w14:textId="77777777" w:rsidTr="009A4CD5">
        <w:trPr>
          <w:trHeight w:val="398"/>
        </w:trPr>
        <w:tc>
          <w:tcPr>
            <w:tcW w:w="8213" w:type="dxa"/>
          </w:tcPr>
          <w:p w14:paraId="66B9E95A"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bCs/>
                <w:color w:val="000000"/>
              </w:rPr>
              <w:t>Julgamento profissional</w:t>
            </w:r>
          </w:p>
        </w:tc>
        <w:tc>
          <w:tcPr>
            <w:tcW w:w="1425" w:type="dxa"/>
            <w:gridSpan w:val="2"/>
            <w:tcBorders>
              <w:bottom w:val="single" w:sz="4" w:space="0" w:color="auto"/>
            </w:tcBorders>
          </w:tcPr>
          <w:p w14:paraId="053A0847"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A21 – A23</w:t>
            </w:r>
          </w:p>
        </w:tc>
      </w:tr>
      <w:tr w:rsidR="00217D8D" w:rsidRPr="00EF3299" w14:paraId="2D4DCD47" w14:textId="77777777" w:rsidTr="009A4CD5">
        <w:trPr>
          <w:trHeight w:val="398"/>
        </w:trPr>
        <w:tc>
          <w:tcPr>
            <w:tcW w:w="8213" w:type="dxa"/>
          </w:tcPr>
          <w:p w14:paraId="520881DA"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color w:val="000000"/>
              </w:rPr>
              <w:t>Gestão</w:t>
            </w:r>
            <w:r w:rsidRPr="00EF3299">
              <w:rPr>
                <w:rFonts w:ascii="Arial" w:hAnsi="Arial" w:cs="Arial"/>
                <w:color w:val="000000"/>
              </w:rPr>
              <w:t xml:space="preserve"> de qualidade no nível do trabalho</w:t>
            </w:r>
          </w:p>
        </w:tc>
        <w:tc>
          <w:tcPr>
            <w:tcW w:w="1425" w:type="dxa"/>
            <w:gridSpan w:val="2"/>
            <w:tcBorders>
              <w:bottom w:val="single" w:sz="4" w:space="0" w:color="auto"/>
            </w:tcBorders>
          </w:tcPr>
          <w:p w14:paraId="2B6A6FBF"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A24 – A27</w:t>
            </w:r>
          </w:p>
        </w:tc>
      </w:tr>
      <w:tr w:rsidR="00217D8D" w:rsidRPr="00EF3299" w14:paraId="3A39EB93" w14:textId="77777777" w:rsidTr="009A4CD5">
        <w:trPr>
          <w:trHeight w:val="398"/>
        </w:trPr>
        <w:tc>
          <w:tcPr>
            <w:tcW w:w="8213" w:type="dxa"/>
          </w:tcPr>
          <w:p w14:paraId="1CC8DCEF" w14:textId="77777777" w:rsidR="00217D8D" w:rsidRPr="00EF3299" w:rsidRDefault="00217D8D" w:rsidP="009A4CD5">
            <w:pPr>
              <w:pStyle w:val="TableParagraph"/>
              <w:ind w:left="567" w:hanging="388"/>
              <w:jc w:val="both"/>
              <w:rPr>
                <w:rFonts w:ascii="Arial" w:hAnsi="Arial" w:cs="Arial"/>
                <w:bCs/>
                <w:color w:val="000000"/>
              </w:rPr>
            </w:pPr>
            <w:r w:rsidRPr="00EF3299">
              <w:rPr>
                <w:rFonts w:ascii="Arial" w:hAnsi="Arial" w:cs="Arial"/>
                <w:color w:val="000000"/>
              </w:rPr>
              <w:t>Aceitação e continuidade do trabalho</w:t>
            </w:r>
          </w:p>
        </w:tc>
        <w:tc>
          <w:tcPr>
            <w:tcW w:w="1425" w:type="dxa"/>
            <w:gridSpan w:val="2"/>
            <w:tcBorders>
              <w:bottom w:val="single" w:sz="4" w:space="0" w:color="auto"/>
            </w:tcBorders>
          </w:tcPr>
          <w:p w14:paraId="60D082E1"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A28 – A38</w:t>
            </w:r>
          </w:p>
        </w:tc>
      </w:tr>
      <w:tr w:rsidR="00217D8D" w:rsidRPr="00EF3299" w14:paraId="5B9F9C12" w14:textId="77777777" w:rsidTr="009A4CD5">
        <w:trPr>
          <w:trHeight w:val="398"/>
        </w:trPr>
        <w:tc>
          <w:tcPr>
            <w:tcW w:w="8213" w:type="dxa"/>
          </w:tcPr>
          <w:p w14:paraId="5B0F2737" w14:textId="77777777" w:rsidR="00217D8D" w:rsidRPr="00EF3299" w:rsidRDefault="00217D8D" w:rsidP="009A4CD5">
            <w:pPr>
              <w:pStyle w:val="TableParagraph"/>
              <w:ind w:left="567" w:hanging="388"/>
              <w:jc w:val="both"/>
              <w:rPr>
                <w:rFonts w:ascii="Arial" w:hAnsi="Arial" w:cs="Arial"/>
                <w:bCs/>
                <w:color w:val="000000"/>
              </w:rPr>
            </w:pPr>
            <w:r w:rsidRPr="00EF3299">
              <w:rPr>
                <w:rFonts w:ascii="Arial" w:hAnsi="Arial" w:cs="Arial"/>
                <w:bCs/>
                <w:color w:val="000000"/>
              </w:rPr>
              <w:t>Acordo sobre os termos do trabalho</w:t>
            </w:r>
          </w:p>
        </w:tc>
        <w:tc>
          <w:tcPr>
            <w:tcW w:w="1425" w:type="dxa"/>
            <w:gridSpan w:val="2"/>
            <w:tcBorders>
              <w:bottom w:val="single" w:sz="4" w:space="0" w:color="auto"/>
            </w:tcBorders>
          </w:tcPr>
          <w:p w14:paraId="6F604763"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A39 – A44</w:t>
            </w:r>
          </w:p>
        </w:tc>
      </w:tr>
      <w:tr w:rsidR="00217D8D" w:rsidRPr="00EF3299" w14:paraId="3EA7158B" w14:textId="77777777" w:rsidTr="009A4CD5">
        <w:trPr>
          <w:trHeight w:val="398"/>
        </w:trPr>
        <w:tc>
          <w:tcPr>
            <w:tcW w:w="8213" w:type="dxa"/>
          </w:tcPr>
          <w:p w14:paraId="1533492A"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color w:val="000000"/>
              </w:rPr>
              <w:t>Realização</w:t>
            </w:r>
            <w:r w:rsidRPr="00EF3299">
              <w:rPr>
                <w:rFonts w:ascii="Arial" w:hAnsi="Arial" w:cs="Arial"/>
                <w:color w:val="000000"/>
              </w:rPr>
              <w:t xml:space="preserve"> d</w:t>
            </w:r>
            <w:r>
              <w:rPr>
                <w:rFonts w:ascii="Arial" w:hAnsi="Arial" w:cs="Arial"/>
                <w:color w:val="000000"/>
              </w:rPr>
              <w:t>os</w:t>
            </w:r>
            <w:r w:rsidRPr="00EF3299">
              <w:rPr>
                <w:rFonts w:ascii="Arial" w:hAnsi="Arial" w:cs="Arial"/>
                <w:color w:val="000000"/>
              </w:rPr>
              <w:t xml:space="preserve"> procedimentos previamente acordados</w:t>
            </w:r>
          </w:p>
        </w:tc>
        <w:tc>
          <w:tcPr>
            <w:tcW w:w="1425" w:type="dxa"/>
            <w:gridSpan w:val="2"/>
            <w:tcBorders>
              <w:bottom w:val="single" w:sz="4" w:space="0" w:color="auto"/>
            </w:tcBorders>
          </w:tcPr>
          <w:p w14:paraId="6B8A95F0"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A45</w:t>
            </w:r>
          </w:p>
        </w:tc>
      </w:tr>
      <w:tr w:rsidR="00217D8D" w:rsidRPr="00EF3299" w14:paraId="55DD57BD" w14:textId="77777777" w:rsidTr="009A4CD5">
        <w:trPr>
          <w:trHeight w:val="398"/>
        </w:trPr>
        <w:tc>
          <w:tcPr>
            <w:tcW w:w="8213" w:type="dxa"/>
          </w:tcPr>
          <w:p w14:paraId="2AF24AFE" w14:textId="77777777" w:rsidR="00217D8D" w:rsidRPr="00EF3299" w:rsidRDefault="00217D8D" w:rsidP="009A4CD5">
            <w:pPr>
              <w:pStyle w:val="TableParagraph"/>
              <w:ind w:left="567" w:hanging="388"/>
              <w:jc w:val="both"/>
              <w:rPr>
                <w:rFonts w:ascii="Arial" w:hAnsi="Arial" w:cs="Arial"/>
                <w:bCs/>
                <w:color w:val="000000"/>
              </w:rPr>
            </w:pPr>
            <w:r w:rsidRPr="00EF3299">
              <w:rPr>
                <w:rFonts w:ascii="Arial" w:hAnsi="Arial" w:cs="Arial"/>
                <w:color w:val="000000"/>
              </w:rPr>
              <w:t>Utilização do trabalho de especialista do auditor</w:t>
            </w:r>
          </w:p>
        </w:tc>
        <w:tc>
          <w:tcPr>
            <w:tcW w:w="1425" w:type="dxa"/>
            <w:gridSpan w:val="2"/>
            <w:tcBorders>
              <w:bottom w:val="single" w:sz="4" w:space="0" w:color="auto"/>
            </w:tcBorders>
          </w:tcPr>
          <w:p w14:paraId="2C33AF6B"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A46 – A50</w:t>
            </w:r>
          </w:p>
        </w:tc>
      </w:tr>
      <w:tr w:rsidR="00217D8D" w:rsidRPr="00EF3299" w14:paraId="6D3B670C" w14:textId="77777777" w:rsidTr="009A4CD5">
        <w:trPr>
          <w:trHeight w:val="398"/>
        </w:trPr>
        <w:tc>
          <w:tcPr>
            <w:tcW w:w="8213" w:type="dxa"/>
          </w:tcPr>
          <w:p w14:paraId="277BCC85" w14:textId="77777777" w:rsidR="00217D8D" w:rsidRPr="00EF3299" w:rsidRDefault="00217D8D" w:rsidP="009A4CD5">
            <w:pPr>
              <w:pStyle w:val="TableParagraph"/>
              <w:ind w:left="567" w:hanging="388"/>
              <w:jc w:val="both"/>
              <w:rPr>
                <w:rFonts w:ascii="Arial" w:hAnsi="Arial" w:cs="Arial"/>
                <w:bCs/>
                <w:color w:val="000000"/>
              </w:rPr>
            </w:pPr>
            <w:r>
              <w:rPr>
                <w:rFonts w:ascii="Arial" w:hAnsi="Arial" w:cs="Arial"/>
                <w:color w:val="000000"/>
              </w:rPr>
              <w:t>R</w:t>
            </w:r>
            <w:r w:rsidRPr="00EF3299">
              <w:rPr>
                <w:rFonts w:ascii="Arial" w:hAnsi="Arial" w:cs="Arial"/>
                <w:color w:val="000000"/>
              </w:rPr>
              <w:t>elatório de procedimentos previamente acordados</w:t>
            </w:r>
          </w:p>
        </w:tc>
        <w:tc>
          <w:tcPr>
            <w:tcW w:w="1425" w:type="dxa"/>
            <w:gridSpan w:val="2"/>
            <w:tcBorders>
              <w:bottom w:val="single" w:sz="4" w:space="0" w:color="auto"/>
            </w:tcBorders>
          </w:tcPr>
          <w:p w14:paraId="5361E282"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A51 – A58</w:t>
            </w:r>
          </w:p>
        </w:tc>
      </w:tr>
      <w:tr w:rsidR="00217D8D" w:rsidRPr="00EF3299" w14:paraId="5D3C091B" w14:textId="77777777" w:rsidTr="009A4CD5">
        <w:trPr>
          <w:trHeight w:val="398"/>
        </w:trPr>
        <w:tc>
          <w:tcPr>
            <w:tcW w:w="8213" w:type="dxa"/>
          </w:tcPr>
          <w:p w14:paraId="1AED1EB0" w14:textId="77777777" w:rsidR="00217D8D" w:rsidRPr="00EF3299" w:rsidRDefault="00217D8D" w:rsidP="009A4CD5">
            <w:pPr>
              <w:pStyle w:val="TableParagraph"/>
              <w:ind w:left="567" w:hanging="388"/>
              <w:jc w:val="both"/>
              <w:rPr>
                <w:rFonts w:ascii="Arial" w:hAnsi="Arial" w:cs="Arial"/>
                <w:bCs/>
                <w:color w:val="000000"/>
              </w:rPr>
            </w:pPr>
            <w:r w:rsidRPr="00EF3299">
              <w:rPr>
                <w:rFonts w:ascii="Arial" w:hAnsi="Arial" w:cs="Arial"/>
                <w:bCs/>
                <w:color w:val="000000"/>
              </w:rPr>
              <w:t>Realização de trabalho de procedimentos previamente acordados juntamente com outro trabalho</w:t>
            </w:r>
          </w:p>
        </w:tc>
        <w:tc>
          <w:tcPr>
            <w:tcW w:w="1425" w:type="dxa"/>
            <w:gridSpan w:val="2"/>
            <w:tcBorders>
              <w:bottom w:val="single" w:sz="4" w:space="0" w:color="auto"/>
            </w:tcBorders>
          </w:tcPr>
          <w:p w14:paraId="15BF0C00" w14:textId="77777777" w:rsidR="00217D8D" w:rsidRPr="00EF3299" w:rsidRDefault="00217D8D" w:rsidP="009A4CD5">
            <w:pPr>
              <w:pStyle w:val="TableParagraph"/>
              <w:spacing w:before="0"/>
              <w:ind w:left="567" w:hanging="567"/>
              <w:jc w:val="center"/>
              <w:rPr>
                <w:rFonts w:ascii="Arial" w:hAnsi="Arial" w:cs="Arial"/>
                <w:bCs/>
                <w:color w:val="000000"/>
              </w:rPr>
            </w:pPr>
            <w:r>
              <w:rPr>
                <w:rFonts w:ascii="Arial" w:hAnsi="Arial" w:cs="Arial"/>
                <w:bCs/>
                <w:color w:val="000000"/>
              </w:rPr>
              <w:t>A59</w:t>
            </w:r>
          </w:p>
        </w:tc>
      </w:tr>
      <w:tr w:rsidR="00217D8D" w:rsidRPr="00EF3299" w14:paraId="75A837BF" w14:textId="77777777" w:rsidTr="009A4CD5">
        <w:trPr>
          <w:trHeight w:val="397"/>
        </w:trPr>
        <w:tc>
          <w:tcPr>
            <w:tcW w:w="8213" w:type="dxa"/>
            <w:tcBorders>
              <w:bottom w:val="single" w:sz="4" w:space="0" w:color="auto"/>
              <w:right w:val="single" w:sz="4" w:space="0" w:color="auto"/>
            </w:tcBorders>
          </w:tcPr>
          <w:p w14:paraId="633637FC" w14:textId="77777777" w:rsidR="00217D8D" w:rsidRPr="00EF3299" w:rsidRDefault="00217D8D" w:rsidP="009A4CD5">
            <w:pPr>
              <w:pStyle w:val="TableParagraph"/>
              <w:spacing w:before="63"/>
              <w:ind w:left="567" w:hanging="388"/>
              <w:jc w:val="both"/>
              <w:rPr>
                <w:rFonts w:ascii="Arial" w:hAnsi="Arial" w:cs="Arial"/>
                <w:bCs/>
                <w:color w:val="000000"/>
              </w:rPr>
            </w:pPr>
            <w:r>
              <w:rPr>
                <w:rFonts w:ascii="Arial" w:hAnsi="Arial" w:cs="Arial"/>
                <w:bCs/>
                <w:color w:val="000000"/>
              </w:rPr>
              <w:t>Documentação</w:t>
            </w:r>
          </w:p>
        </w:tc>
        <w:tc>
          <w:tcPr>
            <w:tcW w:w="1425" w:type="dxa"/>
            <w:gridSpan w:val="2"/>
            <w:tcBorders>
              <w:top w:val="single" w:sz="4" w:space="0" w:color="auto"/>
              <w:left w:val="single" w:sz="4" w:space="0" w:color="auto"/>
              <w:bottom w:val="single" w:sz="4" w:space="0" w:color="auto"/>
              <w:right w:val="single" w:sz="4" w:space="0" w:color="auto"/>
            </w:tcBorders>
          </w:tcPr>
          <w:p w14:paraId="320E9CF5" w14:textId="77777777" w:rsidR="00217D8D" w:rsidRPr="00EF3299" w:rsidRDefault="00217D8D" w:rsidP="009A4CD5">
            <w:pPr>
              <w:pStyle w:val="TableParagraph"/>
              <w:spacing w:before="63"/>
              <w:ind w:left="567" w:hanging="567"/>
              <w:jc w:val="center"/>
              <w:rPr>
                <w:rFonts w:ascii="Arial" w:hAnsi="Arial" w:cs="Arial"/>
                <w:bCs/>
                <w:color w:val="000000"/>
              </w:rPr>
            </w:pPr>
            <w:r>
              <w:rPr>
                <w:rFonts w:ascii="Arial" w:hAnsi="Arial" w:cs="Arial"/>
                <w:bCs/>
                <w:color w:val="000000"/>
              </w:rPr>
              <w:t>A60</w:t>
            </w:r>
          </w:p>
        </w:tc>
      </w:tr>
      <w:tr w:rsidR="00217D8D" w:rsidRPr="00EF3299" w14:paraId="77C79DC5" w14:textId="77777777" w:rsidTr="009A4CD5">
        <w:trPr>
          <w:gridAfter w:val="1"/>
          <w:wAfter w:w="10" w:type="dxa"/>
          <w:trHeight w:val="397"/>
        </w:trPr>
        <w:tc>
          <w:tcPr>
            <w:tcW w:w="8213" w:type="dxa"/>
            <w:tcBorders>
              <w:bottom w:val="single" w:sz="4" w:space="0" w:color="auto"/>
              <w:right w:val="single" w:sz="4" w:space="0" w:color="auto"/>
            </w:tcBorders>
          </w:tcPr>
          <w:p w14:paraId="516F84EF" w14:textId="77777777" w:rsidR="00217D8D" w:rsidRPr="00EF3299" w:rsidRDefault="00217D8D" w:rsidP="009A4CD5">
            <w:pPr>
              <w:pStyle w:val="TableParagraph"/>
              <w:spacing w:before="63"/>
              <w:ind w:left="567" w:hanging="388"/>
              <w:jc w:val="both"/>
              <w:rPr>
                <w:rFonts w:ascii="Arial" w:hAnsi="Arial" w:cs="Arial"/>
                <w:bCs/>
                <w:color w:val="000000"/>
              </w:rPr>
            </w:pPr>
            <w:r w:rsidRPr="00EF3299">
              <w:rPr>
                <w:rFonts w:ascii="Arial" w:hAnsi="Arial" w:cs="Arial"/>
                <w:bCs/>
                <w:color w:val="000000"/>
              </w:rPr>
              <w:t>Apêndice 1</w:t>
            </w:r>
          </w:p>
        </w:tc>
        <w:tc>
          <w:tcPr>
            <w:tcW w:w="1415" w:type="dxa"/>
            <w:tcBorders>
              <w:top w:val="single" w:sz="4" w:space="0" w:color="auto"/>
              <w:left w:val="single" w:sz="4" w:space="0" w:color="auto"/>
              <w:bottom w:val="single" w:sz="4" w:space="0" w:color="auto"/>
              <w:right w:val="single" w:sz="4" w:space="0" w:color="auto"/>
            </w:tcBorders>
          </w:tcPr>
          <w:p w14:paraId="3E4BAA0E" w14:textId="77777777" w:rsidR="00217D8D" w:rsidRPr="00EF3299" w:rsidRDefault="00217D8D" w:rsidP="009A4CD5">
            <w:pPr>
              <w:pStyle w:val="TableParagraph"/>
              <w:spacing w:before="63"/>
              <w:ind w:left="567" w:hanging="567"/>
              <w:jc w:val="center"/>
              <w:rPr>
                <w:rFonts w:ascii="Arial" w:hAnsi="Arial" w:cs="Arial"/>
                <w:bCs/>
                <w:color w:val="000000"/>
              </w:rPr>
            </w:pPr>
          </w:p>
        </w:tc>
      </w:tr>
      <w:tr w:rsidR="00217D8D" w:rsidRPr="00EF3299" w14:paraId="72A9FD71" w14:textId="77777777" w:rsidTr="009A4CD5">
        <w:trPr>
          <w:gridAfter w:val="1"/>
          <w:wAfter w:w="10" w:type="dxa"/>
          <w:trHeight w:val="397"/>
        </w:trPr>
        <w:tc>
          <w:tcPr>
            <w:tcW w:w="8213" w:type="dxa"/>
            <w:tcBorders>
              <w:top w:val="single" w:sz="4" w:space="0" w:color="auto"/>
              <w:left w:val="single" w:sz="4" w:space="0" w:color="auto"/>
              <w:bottom w:val="single" w:sz="4" w:space="0" w:color="auto"/>
              <w:right w:val="single" w:sz="4" w:space="0" w:color="auto"/>
            </w:tcBorders>
          </w:tcPr>
          <w:p w14:paraId="3FFC81BB" w14:textId="77777777" w:rsidR="00217D8D" w:rsidRPr="00EF3299" w:rsidRDefault="00217D8D" w:rsidP="009A4CD5">
            <w:pPr>
              <w:ind w:left="567" w:hanging="388"/>
              <w:jc w:val="both"/>
              <w:rPr>
                <w:rFonts w:ascii="Arial" w:hAnsi="Arial" w:cs="Arial"/>
                <w:bCs/>
                <w:color w:val="000000"/>
              </w:rPr>
            </w:pPr>
            <w:r w:rsidRPr="00EF3299">
              <w:rPr>
                <w:rFonts w:ascii="Arial" w:hAnsi="Arial" w:cs="Arial"/>
                <w:bCs/>
                <w:color w:val="000000"/>
              </w:rPr>
              <w:t>Apêndice 2</w:t>
            </w:r>
          </w:p>
        </w:tc>
        <w:tc>
          <w:tcPr>
            <w:tcW w:w="1415" w:type="dxa"/>
            <w:tcBorders>
              <w:top w:val="single" w:sz="4" w:space="0" w:color="auto"/>
              <w:left w:val="single" w:sz="4" w:space="0" w:color="auto"/>
              <w:bottom w:val="single" w:sz="4" w:space="0" w:color="auto"/>
              <w:right w:val="single" w:sz="4" w:space="0" w:color="auto"/>
            </w:tcBorders>
          </w:tcPr>
          <w:p w14:paraId="5509C3D1" w14:textId="77777777" w:rsidR="00217D8D" w:rsidRPr="00EF3299" w:rsidRDefault="00217D8D" w:rsidP="009A4CD5">
            <w:pPr>
              <w:pStyle w:val="TableParagraph"/>
              <w:ind w:left="567" w:hanging="567"/>
              <w:jc w:val="center"/>
              <w:rPr>
                <w:rFonts w:ascii="Arial" w:hAnsi="Arial" w:cs="Arial"/>
                <w:bCs/>
                <w:color w:val="000000"/>
              </w:rPr>
            </w:pPr>
          </w:p>
        </w:tc>
      </w:tr>
    </w:tbl>
    <w:p w14:paraId="7E6CD40E" w14:textId="77777777" w:rsidR="00217D8D" w:rsidRPr="00EF3299" w:rsidRDefault="00217D8D" w:rsidP="00217D8D">
      <w:pPr>
        <w:ind w:left="567" w:hanging="567"/>
        <w:jc w:val="both"/>
        <w:rPr>
          <w:rFonts w:ascii="Arial" w:hAnsi="Arial" w:cs="Arial"/>
          <w:bCs/>
          <w:color w:val="000000"/>
        </w:rPr>
        <w:sectPr w:rsidR="00217D8D" w:rsidRPr="00EF3299" w:rsidSect="00217D8D">
          <w:headerReference w:type="even" r:id="rId21"/>
          <w:headerReference w:type="default" r:id="rId22"/>
          <w:footerReference w:type="even" r:id="rId23"/>
          <w:footerReference w:type="default" r:id="rId24"/>
          <w:headerReference w:type="first" r:id="rId25"/>
          <w:footerReference w:type="first" r:id="rId26"/>
          <w:pgSz w:w="11910" w:h="16840"/>
          <w:pgMar w:top="1040" w:right="1278" w:bottom="280" w:left="1020" w:header="720" w:footer="720" w:gutter="0"/>
          <w:cols w:space="720"/>
        </w:sectPr>
      </w:pPr>
    </w:p>
    <w:p w14:paraId="30100E9B" w14:textId="77777777" w:rsidR="00217D8D" w:rsidRPr="00EF3299" w:rsidRDefault="00217D8D" w:rsidP="00217D8D">
      <w:pPr>
        <w:pStyle w:val="Corpodetexto"/>
        <w:ind w:left="567" w:hanging="567"/>
        <w:rPr>
          <w:b/>
        </w:rPr>
      </w:pPr>
    </w:p>
    <w:p w14:paraId="730D0AFA" w14:textId="77777777" w:rsidR="00217D8D" w:rsidRPr="00EF3299" w:rsidRDefault="00217D8D" w:rsidP="00217D8D">
      <w:pPr>
        <w:pStyle w:val="Corpodetexto"/>
        <w:ind w:left="567" w:hanging="567"/>
        <w:rPr>
          <w:b/>
        </w:rPr>
      </w:pPr>
    </w:p>
    <w:p w14:paraId="566AFB46" w14:textId="77777777" w:rsidR="00217D8D" w:rsidRPr="00EF3299" w:rsidRDefault="00217D8D" w:rsidP="00217D8D">
      <w:pPr>
        <w:pStyle w:val="Corpodetexto"/>
        <w:spacing w:before="2"/>
        <w:ind w:left="567" w:hanging="567"/>
        <w:rPr>
          <w:b/>
        </w:rPr>
      </w:pPr>
    </w:p>
    <w:p w14:paraId="6136A058" w14:textId="77777777" w:rsidR="00217D8D" w:rsidRPr="00EF3299" w:rsidRDefault="00217D8D" w:rsidP="00217D8D">
      <w:pPr>
        <w:spacing w:before="87"/>
        <w:ind w:left="567" w:hanging="567"/>
        <w:jc w:val="both"/>
        <w:rPr>
          <w:rFonts w:ascii="Arial" w:hAnsi="Arial" w:cs="Arial"/>
          <w:b/>
        </w:rPr>
      </w:pPr>
      <w:r w:rsidRPr="00EF3299">
        <w:rPr>
          <w:rFonts w:ascii="Arial" w:hAnsi="Arial" w:cs="Arial"/>
          <w:b/>
        </w:rPr>
        <w:t>Introdução</w:t>
      </w:r>
    </w:p>
    <w:p w14:paraId="07B229BD" w14:textId="77777777" w:rsidR="00217D8D" w:rsidRPr="00EF3299" w:rsidRDefault="00217D8D" w:rsidP="00217D8D">
      <w:pPr>
        <w:pStyle w:val="Corpodetexto"/>
        <w:spacing w:before="7"/>
        <w:ind w:left="567" w:hanging="567"/>
        <w:rPr>
          <w:b/>
        </w:rPr>
      </w:pPr>
    </w:p>
    <w:p w14:paraId="58F7DC00" w14:textId="77777777" w:rsidR="00217D8D" w:rsidRPr="00EF3299" w:rsidRDefault="00217D8D" w:rsidP="00217D8D">
      <w:pPr>
        <w:ind w:left="567" w:hanging="567"/>
        <w:jc w:val="both"/>
        <w:rPr>
          <w:rFonts w:ascii="Arial" w:hAnsi="Arial" w:cs="Arial"/>
          <w:b/>
        </w:rPr>
      </w:pPr>
      <w:r w:rsidRPr="00EF3299">
        <w:rPr>
          <w:rFonts w:ascii="Arial" w:hAnsi="Arial" w:cs="Arial"/>
          <w:b/>
        </w:rPr>
        <w:t>Alcance</w:t>
      </w:r>
    </w:p>
    <w:p w14:paraId="37BFC983" w14:textId="77777777" w:rsidR="00217D8D" w:rsidRPr="00EF3299" w:rsidRDefault="00217D8D" w:rsidP="00217D8D">
      <w:pPr>
        <w:pStyle w:val="Corpodetexto"/>
        <w:ind w:left="567" w:hanging="567"/>
        <w:rPr>
          <w:b/>
        </w:rPr>
      </w:pPr>
    </w:p>
    <w:p w14:paraId="53A27471" w14:textId="77777777" w:rsidR="00217D8D" w:rsidRPr="00EF3299" w:rsidRDefault="00217D8D" w:rsidP="00B1650F">
      <w:pPr>
        <w:pStyle w:val="PargrafodaLista"/>
        <w:widowControl w:val="0"/>
        <w:numPr>
          <w:ilvl w:val="0"/>
          <w:numId w:val="369"/>
        </w:numPr>
        <w:autoSpaceDE w:val="0"/>
        <w:autoSpaceDN w:val="0"/>
        <w:spacing w:before="1" w:after="0" w:line="240" w:lineRule="auto"/>
        <w:ind w:left="567" w:hanging="567"/>
        <w:contextualSpacing w:val="0"/>
        <w:jc w:val="both"/>
        <w:rPr>
          <w:rFonts w:ascii="Arial" w:hAnsi="Arial" w:cs="Arial"/>
        </w:rPr>
      </w:pPr>
      <w:r w:rsidRPr="00EF3299">
        <w:rPr>
          <w:rFonts w:ascii="Arial" w:hAnsi="Arial" w:cs="Arial"/>
        </w:rPr>
        <w:t>Esta Norma para Serviços Correlatos (NBC TSC) trata:</w:t>
      </w:r>
    </w:p>
    <w:p w14:paraId="1A59E254" w14:textId="77777777" w:rsidR="00217D8D" w:rsidRPr="00EF3299" w:rsidRDefault="00217D8D">
      <w:pPr>
        <w:pStyle w:val="PargrafodaLista"/>
        <w:widowControl w:val="0"/>
        <w:numPr>
          <w:ilvl w:val="0"/>
          <w:numId w:val="374"/>
        </w:numPr>
        <w:autoSpaceDE w:val="0"/>
        <w:autoSpaceDN w:val="0"/>
        <w:spacing w:before="1" w:after="0" w:line="240" w:lineRule="auto"/>
        <w:ind w:left="993" w:hanging="426"/>
        <w:contextualSpacing w:val="0"/>
        <w:jc w:val="both"/>
        <w:rPr>
          <w:rFonts w:ascii="Arial" w:hAnsi="Arial" w:cs="Arial"/>
        </w:rPr>
      </w:pPr>
      <w:r w:rsidRPr="00EF3299">
        <w:rPr>
          <w:rFonts w:ascii="Arial" w:hAnsi="Arial" w:cs="Arial"/>
        </w:rPr>
        <w:t>das responsabilidades do auditor, quando contratado para realizar um trabalho de procedimentos previamente acordados; e</w:t>
      </w:r>
    </w:p>
    <w:p w14:paraId="054C6ABD" w14:textId="77777777" w:rsidR="00217D8D" w:rsidRPr="00EF3299" w:rsidRDefault="00217D8D">
      <w:pPr>
        <w:pStyle w:val="PargrafodaLista"/>
        <w:widowControl w:val="0"/>
        <w:numPr>
          <w:ilvl w:val="0"/>
          <w:numId w:val="374"/>
        </w:numPr>
        <w:autoSpaceDE w:val="0"/>
        <w:autoSpaceDN w:val="0"/>
        <w:spacing w:before="1" w:after="0" w:line="240" w:lineRule="auto"/>
        <w:ind w:left="993" w:hanging="426"/>
        <w:contextualSpacing w:val="0"/>
        <w:jc w:val="both"/>
        <w:rPr>
          <w:rFonts w:ascii="Arial" w:hAnsi="Arial" w:cs="Arial"/>
        </w:rPr>
      </w:pPr>
      <w:r w:rsidRPr="00EF3299">
        <w:rPr>
          <w:rFonts w:ascii="Arial" w:hAnsi="Arial" w:cs="Arial"/>
        </w:rPr>
        <w:t>da forma e do conteúdo do relatório de procedimentos previamente acordados.</w:t>
      </w:r>
    </w:p>
    <w:p w14:paraId="5FA78D4E" w14:textId="77777777" w:rsidR="00217D8D" w:rsidRPr="00EF3299" w:rsidRDefault="00217D8D" w:rsidP="00217D8D">
      <w:pPr>
        <w:pStyle w:val="PargrafodaLista"/>
        <w:tabs>
          <w:tab w:val="left" w:pos="678"/>
        </w:tabs>
        <w:spacing w:before="1"/>
        <w:ind w:left="567" w:hanging="567"/>
        <w:rPr>
          <w:rFonts w:ascii="Arial" w:hAnsi="Arial" w:cs="Arial"/>
        </w:rPr>
      </w:pPr>
    </w:p>
    <w:p w14:paraId="39E4CF77"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Esta Norma se aplica à realização de trabalhos de procedimentos previamente acordados sobre objetos financeiros ou não financeiros (ver itens A1 e A2).</w:t>
      </w:r>
    </w:p>
    <w:p w14:paraId="19F7D1D0" w14:textId="77777777" w:rsidR="00217D8D" w:rsidRPr="00EF3299" w:rsidRDefault="00217D8D" w:rsidP="00217D8D">
      <w:pPr>
        <w:pStyle w:val="PargrafodaLista"/>
        <w:tabs>
          <w:tab w:val="left" w:pos="678"/>
        </w:tabs>
        <w:ind w:left="567" w:hanging="567"/>
        <w:rPr>
          <w:rFonts w:ascii="Arial" w:hAnsi="Arial" w:cs="Arial"/>
        </w:rPr>
      </w:pPr>
    </w:p>
    <w:p w14:paraId="5338DA46" w14:textId="77777777" w:rsidR="00217D8D" w:rsidRPr="00EF3299" w:rsidRDefault="00217D8D" w:rsidP="00217D8D">
      <w:pPr>
        <w:pStyle w:val="PargrafodaLista"/>
        <w:tabs>
          <w:tab w:val="left" w:pos="678"/>
        </w:tabs>
        <w:ind w:left="567" w:hanging="567"/>
        <w:rPr>
          <w:rFonts w:ascii="Arial" w:hAnsi="Arial" w:cs="Arial"/>
        </w:rPr>
      </w:pPr>
      <w:r w:rsidRPr="00EF3299">
        <w:rPr>
          <w:rFonts w:ascii="Arial" w:hAnsi="Arial" w:cs="Arial"/>
        </w:rPr>
        <w:tab/>
        <w:t>Relação com a NBC PA 01 –</w:t>
      </w:r>
      <w:r>
        <w:rPr>
          <w:rFonts w:ascii="Arial" w:hAnsi="Arial" w:cs="Arial"/>
        </w:rPr>
        <w:t xml:space="preserve"> Gestão</w:t>
      </w:r>
      <w:r w:rsidRPr="00EF3299">
        <w:rPr>
          <w:rFonts w:ascii="Arial" w:hAnsi="Arial" w:cs="Arial"/>
        </w:rPr>
        <w:t xml:space="preserve"> de Qualidade para Firmas (Pessoas Jurídicas e Físicas) de Auditores Independentes.</w:t>
      </w:r>
      <w:r>
        <w:rPr>
          <w:rStyle w:val="Refdenotaderodap"/>
          <w:rFonts w:ascii="Arial" w:hAnsi="Arial" w:cs="Arial"/>
        </w:rPr>
        <w:footnoteReference w:id="2"/>
      </w:r>
    </w:p>
    <w:p w14:paraId="471A94BC" w14:textId="77777777" w:rsidR="00217D8D" w:rsidRPr="00EF3299" w:rsidRDefault="00217D8D" w:rsidP="00217D8D">
      <w:pPr>
        <w:pStyle w:val="Corpodetexto"/>
        <w:ind w:left="567" w:hanging="567"/>
      </w:pPr>
    </w:p>
    <w:p w14:paraId="61C8B9F3"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 xml:space="preserve">Os sistemas, as políticas e os procedimentos de </w:t>
      </w:r>
      <w:r>
        <w:rPr>
          <w:rFonts w:ascii="Arial" w:hAnsi="Arial" w:cs="Arial"/>
        </w:rPr>
        <w:t>gestão</w:t>
      </w:r>
      <w:r w:rsidRPr="00EF3299">
        <w:rPr>
          <w:rFonts w:ascii="Arial" w:hAnsi="Arial" w:cs="Arial"/>
        </w:rPr>
        <w:t xml:space="preserve"> de qualidade são de responsabilidade da firma de auditoria. A NBC PA 01 se aplica a firmas de profissionais da contabilidade com relação aos trabalhos de procedimentos previamente acordados da firma.  As disposições desta Norma para Serviços Correlatos sobre </w:t>
      </w:r>
      <w:r>
        <w:rPr>
          <w:rFonts w:ascii="Arial" w:hAnsi="Arial" w:cs="Arial"/>
        </w:rPr>
        <w:t>gestão</w:t>
      </w:r>
      <w:r w:rsidRPr="00EF3299">
        <w:rPr>
          <w:rFonts w:ascii="Arial" w:hAnsi="Arial" w:cs="Arial"/>
        </w:rPr>
        <w:t xml:space="preserve"> de qualidade no nível de trabalhos individuais de procedimentos previamente acordados baseiam-se no pressuposto de que a firma está sujeita à NBC PA 01 ou a</w:t>
      </w:r>
      <w:r>
        <w:rPr>
          <w:rFonts w:ascii="Arial" w:hAnsi="Arial" w:cs="Arial"/>
        </w:rPr>
        <w:t>os</w:t>
      </w:r>
      <w:r w:rsidRPr="00EF3299">
        <w:rPr>
          <w:rFonts w:ascii="Arial" w:hAnsi="Arial" w:cs="Arial"/>
        </w:rPr>
        <w:t xml:space="preserve"> requisitos que sejam, no mínimo, tão exigentes (ver itens </w:t>
      </w:r>
      <w:r>
        <w:rPr>
          <w:rFonts w:ascii="Arial" w:hAnsi="Arial" w:cs="Arial"/>
        </w:rPr>
        <w:t xml:space="preserve">de </w:t>
      </w:r>
      <w:r w:rsidRPr="00EF3299">
        <w:rPr>
          <w:rFonts w:ascii="Arial" w:hAnsi="Arial" w:cs="Arial"/>
        </w:rPr>
        <w:t>A3 a A8).</w:t>
      </w:r>
    </w:p>
    <w:p w14:paraId="6C928E52" w14:textId="77777777" w:rsidR="00217D8D" w:rsidRPr="00EF3299" w:rsidRDefault="00217D8D" w:rsidP="00217D8D">
      <w:pPr>
        <w:pStyle w:val="PargrafodaLista"/>
        <w:tabs>
          <w:tab w:val="left" w:pos="678"/>
        </w:tabs>
        <w:spacing w:line="242" w:lineRule="auto"/>
        <w:ind w:left="567" w:hanging="567"/>
        <w:rPr>
          <w:rFonts w:ascii="Arial" w:hAnsi="Arial" w:cs="Arial"/>
        </w:rPr>
      </w:pPr>
    </w:p>
    <w:p w14:paraId="4D6AC0F8" w14:textId="77777777" w:rsidR="00217D8D" w:rsidRPr="00EF3299" w:rsidRDefault="00217D8D" w:rsidP="00217D8D">
      <w:pPr>
        <w:ind w:left="567" w:hanging="567"/>
        <w:jc w:val="both"/>
        <w:rPr>
          <w:rFonts w:ascii="Arial" w:hAnsi="Arial" w:cs="Arial"/>
          <w:b/>
        </w:rPr>
      </w:pPr>
      <w:r w:rsidRPr="00EF3299">
        <w:rPr>
          <w:rFonts w:ascii="Arial" w:hAnsi="Arial" w:cs="Arial"/>
          <w:b/>
        </w:rPr>
        <w:t xml:space="preserve"> </w:t>
      </w:r>
      <w:r>
        <w:rPr>
          <w:rFonts w:ascii="Arial" w:hAnsi="Arial" w:cs="Arial"/>
          <w:b/>
        </w:rPr>
        <w:t>T</w:t>
      </w:r>
      <w:r w:rsidRPr="00EF3299">
        <w:rPr>
          <w:rFonts w:ascii="Arial" w:hAnsi="Arial" w:cs="Arial"/>
          <w:b/>
        </w:rPr>
        <w:t>rabalho de procedimentos previamente acordados</w:t>
      </w:r>
    </w:p>
    <w:p w14:paraId="1379DA90" w14:textId="77777777" w:rsidR="00217D8D" w:rsidRPr="00EF3299" w:rsidRDefault="00217D8D" w:rsidP="00217D8D">
      <w:pPr>
        <w:ind w:left="567" w:hanging="567"/>
        <w:jc w:val="both"/>
        <w:rPr>
          <w:rFonts w:ascii="Arial" w:hAnsi="Arial" w:cs="Arial"/>
        </w:rPr>
      </w:pPr>
    </w:p>
    <w:p w14:paraId="44C29271"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bookmarkStart w:id="282" w:name="_Hlk84252022"/>
      <w:r>
        <w:rPr>
          <w:rFonts w:ascii="Arial" w:hAnsi="Arial" w:cs="Arial"/>
        </w:rPr>
        <w:t>No</w:t>
      </w:r>
      <w:r w:rsidRPr="00EF3299">
        <w:rPr>
          <w:rFonts w:ascii="Arial" w:hAnsi="Arial" w:cs="Arial"/>
        </w:rPr>
        <w:t xml:space="preserve"> trabalho de procedimentos previamente acordados, o auditor </w:t>
      </w:r>
      <w:r>
        <w:rPr>
          <w:rFonts w:ascii="Arial" w:hAnsi="Arial" w:cs="Arial"/>
        </w:rPr>
        <w:t xml:space="preserve">deve </w:t>
      </w:r>
      <w:r w:rsidRPr="00EF3299">
        <w:rPr>
          <w:rFonts w:ascii="Arial" w:hAnsi="Arial" w:cs="Arial"/>
        </w:rPr>
        <w:t>realiza</w:t>
      </w:r>
      <w:r>
        <w:rPr>
          <w:rFonts w:ascii="Arial" w:hAnsi="Arial" w:cs="Arial"/>
        </w:rPr>
        <w:t>r</w:t>
      </w:r>
      <w:r w:rsidRPr="00EF3299">
        <w:rPr>
          <w:rFonts w:ascii="Arial" w:hAnsi="Arial" w:cs="Arial"/>
        </w:rPr>
        <w:t xml:space="preserve"> os procedimentos que foram acordados por ele e pela parte contratante, no qual a parte contratante reconheceu que os procedimentos realizados são adequados para os fins do trabalho. O auditor comunica os procedimentos previamente acordados realizados e as constatações relacionadas no relatório de procedimentos previamente acordados. A parte contratante e os outros usuários previstos consideram os procedimentos previamente acordados realizados e as constatações apresentadas pelo auditor e tiram suas próprias conclusões a partir do trabalho realizado pelo auditor. </w:t>
      </w:r>
      <w:r w:rsidRPr="00614434">
        <w:rPr>
          <w:rFonts w:ascii="Arial" w:hAnsi="Arial" w:cs="Arial"/>
        </w:rPr>
        <w:t xml:space="preserve">Sistemas, políticas e procedimentos de gestão de qualidade são de responsabilidade da firma ou do profissional que executar tal serviço. A NBC PA 01 aplica-se às firmas de auditoria </w:t>
      </w:r>
      <w:r w:rsidRPr="00F91B4C">
        <w:rPr>
          <w:rFonts w:ascii="Arial" w:hAnsi="Arial" w:cs="Arial"/>
        </w:rPr>
        <w:t>independente com relação a trabalhos de compilação. As disposições desta Norma referentes à gestão</w:t>
      </w:r>
      <w:r w:rsidRPr="00614434">
        <w:rPr>
          <w:rFonts w:ascii="Arial" w:hAnsi="Arial" w:cs="Arial"/>
        </w:rPr>
        <w:t xml:space="preserve"> de qualidade no nível de trabalhos individuais de compilação pressupõem que a firma esteja sujeita à NBC PA 01 (ver itens de A6 a A11).</w:t>
      </w:r>
    </w:p>
    <w:bookmarkEnd w:id="282"/>
    <w:p w14:paraId="7778C181" w14:textId="77777777" w:rsidR="00217D8D" w:rsidRPr="00EF3299" w:rsidRDefault="00217D8D" w:rsidP="00217D8D">
      <w:pPr>
        <w:pStyle w:val="Corpodetexto"/>
        <w:spacing w:before="11"/>
        <w:ind w:left="567" w:hanging="567"/>
        <w:rPr>
          <w:b/>
        </w:rPr>
      </w:pPr>
    </w:p>
    <w:p w14:paraId="6EA46480"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O valor d</w:t>
      </w:r>
      <w:r>
        <w:rPr>
          <w:rFonts w:ascii="Arial" w:hAnsi="Arial" w:cs="Arial"/>
        </w:rPr>
        <w:t>o</w:t>
      </w:r>
      <w:r w:rsidRPr="00EF3299">
        <w:rPr>
          <w:rFonts w:ascii="Arial" w:hAnsi="Arial" w:cs="Arial"/>
        </w:rPr>
        <w:t xml:space="preserve"> trabalho de procedimentos previamente acordados realizado de acordo com esta Norma é resultado:</w:t>
      </w:r>
    </w:p>
    <w:p w14:paraId="33B07F68" w14:textId="77777777" w:rsidR="00217D8D" w:rsidRPr="00EF3299" w:rsidRDefault="00217D8D">
      <w:pPr>
        <w:pStyle w:val="PargrafodaLista"/>
        <w:widowControl w:val="0"/>
        <w:numPr>
          <w:ilvl w:val="0"/>
          <w:numId w:val="375"/>
        </w:numPr>
        <w:autoSpaceDE w:val="0"/>
        <w:autoSpaceDN w:val="0"/>
        <w:spacing w:before="1" w:after="0" w:line="240" w:lineRule="auto"/>
        <w:ind w:left="993" w:hanging="426"/>
        <w:contextualSpacing w:val="0"/>
        <w:jc w:val="both"/>
        <w:rPr>
          <w:rFonts w:ascii="Arial" w:hAnsi="Arial" w:cs="Arial"/>
        </w:rPr>
      </w:pPr>
      <w:r w:rsidRPr="00EF3299">
        <w:rPr>
          <w:rFonts w:ascii="Arial" w:hAnsi="Arial" w:cs="Arial"/>
        </w:rPr>
        <w:t>do cumprimento dos padrões profissionais pelo auditor, incluindo requisitos éticos relevantes; e</w:t>
      </w:r>
    </w:p>
    <w:p w14:paraId="15148AD5" w14:textId="77777777" w:rsidR="00217D8D" w:rsidRPr="00EF3299" w:rsidRDefault="00217D8D">
      <w:pPr>
        <w:pStyle w:val="PargrafodaLista"/>
        <w:widowControl w:val="0"/>
        <w:numPr>
          <w:ilvl w:val="0"/>
          <w:numId w:val="375"/>
        </w:numPr>
        <w:autoSpaceDE w:val="0"/>
        <w:autoSpaceDN w:val="0"/>
        <w:spacing w:before="1" w:after="0" w:line="240" w:lineRule="auto"/>
        <w:ind w:left="993" w:hanging="426"/>
        <w:contextualSpacing w:val="0"/>
        <w:jc w:val="both"/>
        <w:rPr>
          <w:rFonts w:ascii="Arial" w:hAnsi="Arial" w:cs="Arial"/>
        </w:rPr>
      </w:pPr>
      <w:r w:rsidRPr="00EF3299">
        <w:rPr>
          <w:rFonts w:ascii="Arial" w:hAnsi="Arial" w:cs="Arial"/>
        </w:rPr>
        <w:t>da comunicação clara dos procedimentos realizados e das constatações relacionadas.</w:t>
      </w:r>
    </w:p>
    <w:p w14:paraId="501EBCE2" w14:textId="77777777" w:rsidR="00217D8D" w:rsidRPr="00EF3299" w:rsidRDefault="00217D8D" w:rsidP="00217D8D">
      <w:pPr>
        <w:pStyle w:val="PargrafodaLista"/>
        <w:tabs>
          <w:tab w:val="left" w:pos="678"/>
        </w:tabs>
        <w:ind w:left="567" w:hanging="567"/>
        <w:rPr>
          <w:rFonts w:ascii="Arial" w:hAnsi="Arial" w:cs="Arial"/>
        </w:rPr>
      </w:pPr>
    </w:p>
    <w:p w14:paraId="46410A16"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Pr>
          <w:rFonts w:ascii="Arial" w:hAnsi="Arial" w:cs="Arial"/>
        </w:rPr>
        <w:t>O</w:t>
      </w:r>
      <w:r w:rsidRPr="00EF3299">
        <w:rPr>
          <w:rFonts w:ascii="Arial" w:hAnsi="Arial" w:cs="Arial"/>
        </w:rPr>
        <w:t xml:space="preserve"> trabalho de procedimentos previamente acordados não é um trabalho de auditoria, de revisão nem outro trabalho de asseguração. </w:t>
      </w:r>
      <w:r>
        <w:rPr>
          <w:rFonts w:ascii="Arial" w:hAnsi="Arial" w:cs="Arial"/>
        </w:rPr>
        <w:t>O</w:t>
      </w:r>
      <w:r w:rsidRPr="00EF3299">
        <w:rPr>
          <w:rFonts w:ascii="Arial" w:hAnsi="Arial" w:cs="Arial"/>
        </w:rPr>
        <w:t xml:space="preserve"> trabalho de procedimentos previamente acordados não envolve a obtenção de evidências para que o auditor expresse uma opinião ou conclusão de asseguração de qualquer forma, uma vez que o trabalho de compilação não é de asseguração, ele não requer que o profissional verifique a exatidão ou integralidade das informações fornecidas pela administração para a compilação, ou que obtenha evidência para expressar uma opinião de auditoria ou uma conclusão de revisão sobre a elaboração das informações financeiras.</w:t>
      </w:r>
    </w:p>
    <w:p w14:paraId="482CBB9E" w14:textId="77777777" w:rsidR="00217D8D" w:rsidRPr="00EF3299" w:rsidRDefault="00217D8D" w:rsidP="00217D8D">
      <w:pPr>
        <w:pStyle w:val="PargrafodaLista"/>
        <w:tabs>
          <w:tab w:val="left" w:pos="678"/>
        </w:tabs>
        <w:ind w:left="567" w:hanging="567"/>
        <w:rPr>
          <w:rFonts w:ascii="Arial" w:hAnsi="Arial" w:cs="Arial"/>
        </w:rPr>
      </w:pPr>
    </w:p>
    <w:p w14:paraId="77267D21" w14:textId="77777777" w:rsidR="00217D8D" w:rsidRPr="00EF3299" w:rsidRDefault="00217D8D" w:rsidP="00217D8D">
      <w:pPr>
        <w:ind w:left="567" w:hanging="567"/>
        <w:jc w:val="both"/>
        <w:rPr>
          <w:rFonts w:ascii="Arial" w:hAnsi="Arial" w:cs="Arial"/>
        </w:rPr>
      </w:pPr>
      <w:r w:rsidRPr="00EF3299">
        <w:rPr>
          <w:rFonts w:ascii="Arial" w:hAnsi="Arial" w:cs="Arial"/>
          <w:b/>
        </w:rPr>
        <w:t xml:space="preserve">Autoridade da presente </w:t>
      </w:r>
      <w:r>
        <w:rPr>
          <w:rFonts w:ascii="Arial" w:hAnsi="Arial" w:cs="Arial"/>
          <w:b/>
        </w:rPr>
        <w:t>Norma</w:t>
      </w:r>
      <w:r w:rsidRPr="00EF3299">
        <w:rPr>
          <w:rFonts w:ascii="Arial" w:hAnsi="Arial" w:cs="Arial"/>
          <w:b/>
        </w:rPr>
        <w:t xml:space="preserve"> </w:t>
      </w:r>
    </w:p>
    <w:p w14:paraId="1A9B47F0" w14:textId="77777777" w:rsidR="00217D8D" w:rsidRPr="00EF3299" w:rsidRDefault="00217D8D" w:rsidP="00217D8D">
      <w:pPr>
        <w:pStyle w:val="Corpodetexto"/>
        <w:spacing w:before="9"/>
        <w:ind w:left="567" w:hanging="567"/>
      </w:pPr>
    </w:p>
    <w:p w14:paraId="522379DC" w14:textId="77777777" w:rsidR="00217D8D" w:rsidRPr="00EF3299" w:rsidRDefault="00217D8D" w:rsidP="00B1650F">
      <w:pPr>
        <w:pStyle w:val="PargrafodaLista"/>
        <w:widowControl w:val="0"/>
        <w:numPr>
          <w:ilvl w:val="0"/>
          <w:numId w:val="369"/>
        </w:numPr>
        <w:autoSpaceDE w:val="0"/>
        <w:autoSpaceDN w:val="0"/>
        <w:spacing w:before="1" w:after="0" w:line="240" w:lineRule="auto"/>
        <w:ind w:left="567" w:hanging="567"/>
        <w:contextualSpacing w:val="0"/>
        <w:jc w:val="both"/>
        <w:rPr>
          <w:rFonts w:ascii="Arial" w:hAnsi="Arial" w:cs="Arial"/>
        </w:rPr>
      </w:pPr>
      <w:r w:rsidRPr="00EF3299">
        <w:rPr>
          <w:rFonts w:ascii="Arial" w:hAnsi="Arial" w:cs="Arial"/>
        </w:rPr>
        <w:t xml:space="preserve">Esta </w:t>
      </w:r>
      <w:r>
        <w:rPr>
          <w:rFonts w:ascii="Arial" w:hAnsi="Arial" w:cs="Arial"/>
        </w:rPr>
        <w:t>Norma</w:t>
      </w:r>
      <w:r w:rsidRPr="00EF3299">
        <w:rPr>
          <w:rFonts w:ascii="Arial" w:hAnsi="Arial" w:cs="Arial"/>
        </w:rPr>
        <w:t xml:space="preserve"> contém os objetivos do auditor ao seguir a Norma, que fornecem o contexto em que os requisitos desta Norma estão definidos. Os objetivos visam auxiliar o auditor a entender o que precisa ser alcançado </w:t>
      </w:r>
      <w:r>
        <w:rPr>
          <w:rFonts w:ascii="Arial" w:hAnsi="Arial" w:cs="Arial"/>
        </w:rPr>
        <w:t>no</w:t>
      </w:r>
      <w:r w:rsidRPr="00EF3299">
        <w:rPr>
          <w:rFonts w:ascii="Arial" w:hAnsi="Arial" w:cs="Arial"/>
        </w:rPr>
        <w:t xml:space="preserve"> trabalho de procedimentos previamente acordados.</w:t>
      </w:r>
    </w:p>
    <w:p w14:paraId="3606C530" w14:textId="77777777" w:rsidR="00217D8D" w:rsidRPr="00EF3299" w:rsidRDefault="00217D8D" w:rsidP="00217D8D">
      <w:pPr>
        <w:pStyle w:val="Corpodetexto"/>
        <w:spacing w:before="11"/>
        <w:ind w:left="567" w:hanging="567"/>
      </w:pPr>
    </w:p>
    <w:p w14:paraId="3CC79B3A"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 xml:space="preserve">Esta Norma contém requisitos, expressos com o uso do verbo “dever,” </w:t>
      </w:r>
      <w:r>
        <w:rPr>
          <w:rFonts w:ascii="Arial" w:hAnsi="Arial" w:cs="Arial"/>
        </w:rPr>
        <w:t>projetados</w:t>
      </w:r>
      <w:r w:rsidRPr="00EF3299">
        <w:rPr>
          <w:rFonts w:ascii="Arial" w:hAnsi="Arial" w:cs="Arial"/>
        </w:rPr>
        <w:t xml:space="preserve"> para permitir que o auditor alcance os objetivos especificados.</w:t>
      </w:r>
    </w:p>
    <w:p w14:paraId="509AE346" w14:textId="77777777" w:rsidR="00217D8D" w:rsidRPr="00EF3299" w:rsidRDefault="00217D8D" w:rsidP="00217D8D">
      <w:pPr>
        <w:pStyle w:val="PargrafodaLista"/>
        <w:ind w:left="567" w:hanging="567"/>
        <w:rPr>
          <w:rFonts w:ascii="Arial" w:hAnsi="Arial" w:cs="Arial"/>
        </w:rPr>
      </w:pPr>
    </w:p>
    <w:p w14:paraId="610DE126"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Além disso, ela contém material introdutório, definições e a aplicação e outros materiais explicativos que fornecem contexto relevante para o devido entendimento desta Norma.</w:t>
      </w:r>
    </w:p>
    <w:p w14:paraId="6C835E25" w14:textId="77777777" w:rsidR="00217D8D" w:rsidRPr="00EF3299" w:rsidRDefault="00217D8D" w:rsidP="00217D8D">
      <w:pPr>
        <w:pStyle w:val="Corpodetexto"/>
        <w:ind w:left="567" w:hanging="567"/>
      </w:pPr>
    </w:p>
    <w:p w14:paraId="06BFAE80" w14:textId="77777777" w:rsidR="00217D8D" w:rsidRPr="00EF3299" w:rsidRDefault="00217D8D" w:rsidP="00B1650F">
      <w:pPr>
        <w:pStyle w:val="PargrafodaLista"/>
        <w:widowControl w:val="0"/>
        <w:numPr>
          <w:ilvl w:val="0"/>
          <w:numId w:val="369"/>
        </w:numPr>
        <w:autoSpaceDE w:val="0"/>
        <w:autoSpaceDN w:val="0"/>
        <w:spacing w:before="1" w:after="0" w:line="240" w:lineRule="auto"/>
        <w:ind w:left="567" w:hanging="567"/>
        <w:contextualSpacing w:val="0"/>
        <w:jc w:val="both"/>
        <w:rPr>
          <w:rFonts w:ascii="Arial" w:hAnsi="Arial" w:cs="Arial"/>
        </w:rPr>
      </w:pPr>
      <w:r w:rsidRPr="00EF3299">
        <w:rPr>
          <w:rFonts w:ascii="Arial" w:hAnsi="Arial" w:cs="Arial"/>
        </w:rPr>
        <w:t>A aplicação e outros materiais explicativos fornecem orientações adicionais sobre requisitos e orientações para o seu cumprimento. Embora essas orientações por si só não imponham um requisito, elas são relevantes para a correta aplicação dos requisitos. A aplicação e outros materiais explicativos podem, também, fornecer informações básicas sobre objetos tratados nesta Norma que auxiliam a aplicação dos requisitos.</w:t>
      </w:r>
    </w:p>
    <w:p w14:paraId="02961E20" w14:textId="77777777" w:rsidR="00217D8D" w:rsidRPr="00EF3299" w:rsidRDefault="00217D8D" w:rsidP="00217D8D">
      <w:pPr>
        <w:pStyle w:val="Corpodetexto"/>
        <w:spacing w:before="11"/>
        <w:ind w:left="567" w:hanging="567"/>
      </w:pPr>
    </w:p>
    <w:p w14:paraId="540E58E3" w14:textId="77777777" w:rsidR="00217D8D" w:rsidRPr="00EF3299" w:rsidRDefault="00217D8D" w:rsidP="00217D8D">
      <w:pPr>
        <w:ind w:left="567" w:hanging="567"/>
        <w:jc w:val="both"/>
        <w:rPr>
          <w:rFonts w:ascii="Arial" w:hAnsi="Arial" w:cs="Arial"/>
          <w:b/>
        </w:rPr>
      </w:pPr>
      <w:r w:rsidRPr="00EF3299">
        <w:rPr>
          <w:rFonts w:ascii="Arial" w:hAnsi="Arial" w:cs="Arial"/>
          <w:b/>
        </w:rPr>
        <w:t>Data de vigência</w:t>
      </w:r>
    </w:p>
    <w:p w14:paraId="4574DD33" w14:textId="77777777" w:rsidR="00217D8D" w:rsidRPr="00EF3299" w:rsidRDefault="00217D8D" w:rsidP="00217D8D">
      <w:pPr>
        <w:pStyle w:val="Corpodetexto"/>
        <w:ind w:left="567" w:hanging="567"/>
        <w:rPr>
          <w:b/>
        </w:rPr>
      </w:pPr>
    </w:p>
    <w:p w14:paraId="2F56CB1D"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 xml:space="preserve">Esta </w:t>
      </w:r>
      <w:r>
        <w:rPr>
          <w:rFonts w:ascii="Arial" w:hAnsi="Arial" w:cs="Arial"/>
        </w:rPr>
        <w:t>Norma</w:t>
      </w:r>
      <w:r w:rsidRPr="00EF3299">
        <w:rPr>
          <w:rFonts w:ascii="Arial" w:hAnsi="Arial" w:cs="Arial"/>
        </w:rPr>
        <w:t xml:space="preserve"> é aplicável a trabalhos de procedimentos previamente acordados para os quais os termos do trabalho foram acordados em</w:t>
      </w:r>
      <w:r>
        <w:rPr>
          <w:rFonts w:ascii="Arial" w:hAnsi="Arial" w:cs="Arial"/>
        </w:rPr>
        <w:t>,</w:t>
      </w:r>
      <w:r w:rsidRPr="00EF3299">
        <w:rPr>
          <w:rFonts w:ascii="Arial" w:hAnsi="Arial" w:cs="Arial"/>
        </w:rPr>
        <w:t xml:space="preserve"> ou após</w:t>
      </w:r>
      <w:r>
        <w:rPr>
          <w:rFonts w:ascii="Arial" w:hAnsi="Arial" w:cs="Arial"/>
        </w:rPr>
        <w:t>,</w:t>
      </w:r>
      <w:r w:rsidRPr="00EF3299">
        <w:rPr>
          <w:rFonts w:ascii="Arial" w:hAnsi="Arial" w:cs="Arial"/>
        </w:rPr>
        <w:t xml:space="preserve"> 1º de janeiro de 2022 (ver item A9).</w:t>
      </w:r>
    </w:p>
    <w:p w14:paraId="2FBAEC5B" w14:textId="77777777" w:rsidR="00217D8D" w:rsidRPr="00EF3299" w:rsidRDefault="00217D8D" w:rsidP="00217D8D">
      <w:pPr>
        <w:ind w:left="567" w:hanging="567"/>
        <w:jc w:val="both"/>
        <w:rPr>
          <w:rFonts w:ascii="Arial" w:hAnsi="Arial" w:cs="Arial"/>
          <w:b/>
        </w:rPr>
      </w:pPr>
    </w:p>
    <w:p w14:paraId="310A2A37" w14:textId="77777777" w:rsidR="00217D8D" w:rsidRPr="00EF3299" w:rsidRDefault="00217D8D" w:rsidP="00217D8D">
      <w:pPr>
        <w:ind w:left="567" w:hanging="567"/>
        <w:jc w:val="both"/>
        <w:rPr>
          <w:rFonts w:ascii="Arial" w:hAnsi="Arial" w:cs="Arial"/>
        </w:rPr>
      </w:pPr>
      <w:r w:rsidRPr="00EF3299">
        <w:rPr>
          <w:rFonts w:ascii="Arial" w:hAnsi="Arial" w:cs="Arial"/>
          <w:b/>
        </w:rPr>
        <w:t>Objetivo</w:t>
      </w:r>
    </w:p>
    <w:p w14:paraId="6E023A92" w14:textId="77777777" w:rsidR="00217D8D" w:rsidRPr="00EF3299" w:rsidRDefault="00217D8D" w:rsidP="00217D8D">
      <w:pPr>
        <w:pStyle w:val="Corpodetexto"/>
        <w:ind w:left="567" w:hanging="567"/>
      </w:pPr>
    </w:p>
    <w:p w14:paraId="668DF4E3" w14:textId="77777777" w:rsidR="00217D8D" w:rsidRPr="00EF3299" w:rsidRDefault="00217D8D" w:rsidP="00B1650F">
      <w:pPr>
        <w:pStyle w:val="PargrafodaLista"/>
        <w:widowControl w:val="0"/>
        <w:numPr>
          <w:ilvl w:val="0"/>
          <w:numId w:val="369"/>
        </w:numPr>
        <w:autoSpaceDE w:val="0"/>
        <w:autoSpaceDN w:val="0"/>
        <w:spacing w:after="0" w:line="242" w:lineRule="auto"/>
        <w:ind w:left="567" w:hanging="567"/>
        <w:contextualSpacing w:val="0"/>
        <w:jc w:val="both"/>
        <w:rPr>
          <w:rFonts w:ascii="Arial" w:hAnsi="Arial" w:cs="Arial"/>
        </w:rPr>
      </w:pPr>
      <w:r w:rsidRPr="00EF3299">
        <w:rPr>
          <w:rFonts w:ascii="Arial" w:hAnsi="Arial" w:cs="Arial"/>
        </w:rPr>
        <w:t xml:space="preserve">Os objetivos do auditor </w:t>
      </w:r>
      <w:r>
        <w:rPr>
          <w:rFonts w:ascii="Arial" w:hAnsi="Arial" w:cs="Arial"/>
        </w:rPr>
        <w:t>no</w:t>
      </w:r>
      <w:r w:rsidRPr="00EF3299">
        <w:rPr>
          <w:rFonts w:ascii="Arial" w:hAnsi="Arial" w:cs="Arial"/>
        </w:rPr>
        <w:t xml:space="preserve"> trabalho de procedimentos previamente acordados de acordo com esta Norma são:</w:t>
      </w:r>
    </w:p>
    <w:p w14:paraId="6EF8A06C" w14:textId="77777777" w:rsidR="00217D8D" w:rsidRPr="00EF3299" w:rsidRDefault="00217D8D" w:rsidP="00217D8D">
      <w:pPr>
        <w:pStyle w:val="PargrafodaLista"/>
        <w:spacing w:line="242" w:lineRule="auto"/>
        <w:ind w:left="993" w:hanging="426"/>
        <w:rPr>
          <w:rFonts w:ascii="Arial" w:hAnsi="Arial" w:cs="Arial"/>
        </w:rPr>
      </w:pPr>
      <w:r>
        <w:rPr>
          <w:rFonts w:ascii="Arial" w:hAnsi="Arial" w:cs="Arial"/>
        </w:rPr>
        <w:t>(</w:t>
      </w:r>
      <w:r w:rsidRPr="00EF3299">
        <w:rPr>
          <w:rFonts w:ascii="Arial" w:hAnsi="Arial" w:cs="Arial"/>
        </w:rPr>
        <w:t>a)</w:t>
      </w:r>
      <w:r w:rsidRPr="00EF3299">
        <w:rPr>
          <w:rFonts w:ascii="Arial" w:hAnsi="Arial" w:cs="Arial"/>
        </w:rPr>
        <w:tab/>
        <w:t>acordar com a parte contratante os procedimentos a serem realizados;</w:t>
      </w:r>
    </w:p>
    <w:p w14:paraId="532F4805" w14:textId="77777777" w:rsidR="00217D8D" w:rsidRPr="00EF3299" w:rsidRDefault="00217D8D" w:rsidP="00217D8D">
      <w:pPr>
        <w:pStyle w:val="PargrafodaLista"/>
        <w:spacing w:line="242" w:lineRule="auto"/>
        <w:ind w:left="993" w:hanging="426"/>
        <w:rPr>
          <w:rFonts w:ascii="Arial" w:hAnsi="Arial" w:cs="Arial"/>
        </w:rPr>
      </w:pPr>
      <w:r>
        <w:rPr>
          <w:rFonts w:ascii="Arial" w:hAnsi="Arial" w:cs="Arial"/>
        </w:rPr>
        <w:t>(</w:t>
      </w:r>
      <w:r w:rsidRPr="00EF3299">
        <w:rPr>
          <w:rFonts w:ascii="Arial" w:hAnsi="Arial" w:cs="Arial"/>
        </w:rPr>
        <w:t>b)</w:t>
      </w:r>
      <w:r w:rsidRPr="00EF3299">
        <w:rPr>
          <w:rFonts w:ascii="Arial" w:hAnsi="Arial" w:cs="Arial"/>
        </w:rPr>
        <w:tab/>
        <w:t>realizar os procedimentos previamente acordados; e</w:t>
      </w:r>
    </w:p>
    <w:p w14:paraId="57EABA29" w14:textId="77777777" w:rsidR="00217D8D" w:rsidRPr="00EF3299" w:rsidRDefault="00217D8D" w:rsidP="00217D8D">
      <w:pPr>
        <w:pStyle w:val="PargrafodaLista"/>
        <w:spacing w:line="242" w:lineRule="auto"/>
        <w:ind w:left="993" w:hanging="426"/>
        <w:rPr>
          <w:rFonts w:ascii="Arial" w:hAnsi="Arial" w:cs="Arial"/>
        </w:rPr>
      </w:pPr>
      <w:r>
        <w:rPr>
          <w:rFonts w:ascii="Arial" w:hAnsi="Arial" w:cs="Arial"/>
        </w:rPr>
        <w:t>(</w:t>
      </w:r>
      <w:r w:rsidRPr="00EF3299">
        <w:rPr>
          <w:rFonts w:ascii="Arial" w:hAnsi="Arial" w:cs="Arial"/>
        </w:rPr>
        <w:t xml:space="preserve">c) </w:t>
      </w:r>
      <w:r>
        <w:rPr>
          <w:rFonts w:ascii="Arial" w:hAnsi="Arial" w:cs="Arial"/>
        </w:rPr>
        <w:tab/>
      </w:r>
      <w:r w:rsidRPr="00EF3299">
        <w:rPr>
          <w:rFonts w:ascii="Arial" w:hAnsi="Arial" w:cs="Arial"/>
        </w:rPr>
        <w:t>comunicar os procedimentos realizados e as constatações relacionadas de acordo com os requisitos desta Norma.</w:t>
      </w:r>
    </w:p>
    <w:p w14:paraId="62F4A8A2" w14:textId="77777777" w:rsidR="00217D8D" w:rsidRPr="00EF3299" w:rsidRDefault="00217D8D" w:rsidP="00217D8D">
      <w:pPr>
        <w:ind w:left="567" w:hanging="567"/>
        <w:jc w:val="both"/>
        <w:rPr>
          <w:rFonts w:ascii="Arial" w:hAnsi="Arial" w:cs="Arial"/>
          <w:b/>
        </w:rPr>
      </w:pPr>
    </w:p>
    <w:p w14:paraId="5EF644B6" w14:textId="77777777" w:rsidR="00217D8D" w:rsidRPr="00EF3299" w:rsidRDefault="00217D8D" w:rsidP="00217D8D">
      <w:pPr>
        <w:ind w:left="567" w:hanging="567"/>
        <w:jc w:val="both"/>
        <w:rPr>
          <w:rFonts w:ascii="Arial" w:hAnsi="Arial" w:cs="Arial"/>
          <w:b/>
        </w:rPr>
      </w:pPr>
      <w:r w:rsidRPr="00EF3299">
        <w:rPr>
          <w:rFonts w:ascii="Arial" w:hAnsi="Arial" w:cs="Arial"/>
          <w:b/>
        </w:rPr>
        <w:t>Definições</w:t>
      </w:r>
    </w:p>
    <w:p w14:paraId="28B6EF9B" w14:textId="77777777" w:rsidR="00217D8D" w:rsidRPr="00EF3299" w:rsidRDefault="00217D8D" w:rsidP="00217D8D">
      <w:pPr>
        <w:ind w:left="567" w:hanging="567"/>
        <w:jc w:val="both"/>
        <w:rPr>
          <w:rFonts w:ascii="Arial" w:hAnsi="Arial" w:cs="Arial"/>
          <w:b/>
        </w:rPr>
      </w:pPr>
    </w:p>
    <w:p w14:paraId="0D12DFF5"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Para fins desta Norma, os termos a seguir têm os significados atribuídos abaixo:</w:t>
      </w:r>
    </w:p>
    <w:p w14:paraId="28267AE5"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Procedimentos previamente acordados – procedimentos que foram acordados pelo auditor e pela parte contratante (e, se relevante, outras partes) (ver item A10).</w:t>
      </w:r>
    </w:p>
    <w:p w14:paraId="67456234"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 xml:space="preserve">Trabalho de procedimentos previamente acordados – um trabalho em que </w:t>
      </w:r>
      <w:r>
        <w:rPr>
          <w:rFonts w:ascii="Arial" w:hAnsi="Arial" w:cs="Arial"/>
        </w:rPr>
        <w:t xml:space="preserve">o </w:t>
      </w:r>
      <w:r w:rsidRPr="00EF3299">
        <w:rPr>
          <w:rFonts w:ascii="Arial" w:hAnsi="Arial" w:cs="Arial"/>
        </w:rPr>
        <w:t xml:space="preserve">auditor é contratado para realizar procedimentos sobre os quais ele e a parte contratante (e, se relevante, outras partes) acordaram e comunicar os procedimentos realizados e as constatações relacionadas </w:t>
      </w:r>
      <w:r>
        <w:rPr>
          <w:rFonts w:ascii="Arial" w:hAnsi="Arial" w:cs="Arial"/>
        </w:rPr>
        <w:t>no</w:t>
      </w:r>
      <w:r w:rsidRPr="00EF3299">
        <w:rPr>
          <w:rFonts w:ascii="Arial" w:hAnsi="Arial" w:cs="Arial"/>
        </w:rPr>
        <w:t xml:space="preserve"> relatório de procedimentos previamente acordados (ver item A10).</w:t>
      </w:r>
    </w:p>
    <w:p w14:paraId="6BD55BE0"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Sócio do trabalho – o sócio ou outra pessoa na firma responsável pelo trabalho</w:t>
      </w:r>
      <w:r>
        <w:rPr>
          <w:rFonts w:ascii="Arial" w:hAnsi="Arial" w:cs="Arial"/>
        </w:rPr>
        <w:t>,pela</w:t>
      </w:r>
      <w:r w:rsidRPr="00EF3299">
        <w:rPr>
          <w:rFonts w:ascii="Arial" w:hAnsi="Arial" w:cs="Arial"/>
        </w:rPr>
        <w:t xml:space="preserve"> sua realização, e pelo relatório de procedimentos previamente acordados que é emitido em nome da firma, e quem, quando requerido, tem a autoridade apropriada de órgão profissional, legal ou regulatório.</w:t>
      </w:r>
    </w:p>
    <w:p w14:paraId="73328B4B"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Parte contratante – a parte que contrata o auditor para realizar o trabalho de procedimentos previamente acordados (ver item A11).</w:t>
      </w:r>
    </w:p>
    <w:p w14:paraId="7516C43D"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Equipe do trabalho – todos os sócios e equipe que realizam o trabalho de procedimentos previamente acordados e quaisquer pessoas contratadas pela firma ou por firma da mesma rede para realizar os procedimentos do trabalho. Isso exclui especialista externo do auditor contratado pela firma ou por firma da mesma rede.</w:t>
      </w:r>
    </w:p>
    <w:p w14:paraId="05734C14"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Constatações – constatações são os resultados factuais dos procedimentos previamente acordados realizados. As constatações podem ser verificadas de forma objetiva. Referências a constatações nesta Norma excluem opiniões ou conclusões de qualquer forma, bem como quaisquer recomendações que o auditor possa fazer (ver itens A12 e A13).</w:t>
      </w:r>
    </w:p>
    <w:p w14:paraId="333A4EBE"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Usuários previstos – a</w:t>
      </w:r>
      <w:r>
        <w:rPr>
          <w:rFonts w:ascii="Arial" w:hAnsi="Arial" w:cs="Arial"/>
        </w:rPr>
        <w:t>s</w:t>
      </w:r>
      <w:r w:rsidRPr="00EF3299">
        <w:rPr>
          <w:rFonts w:ascii="Arial" w:hAnsi="Arial" w:cs="Arial"/>
        </w:rPr>
        <w:t xml:space="preserve"> pessoa</w:t>
      </w:r>
      <w:r>
        <w:rPr>
          <w:rFonts w:ascii="Arial" w:hAnsi="Arial" w:cs="Arial"/>
        </w:rPr>
        <w:t>s</w:t>
      </w:r>
      <w:r w:rsidRPr="00EF3299">
        <w:rPr>
          <w:rFonts w:ascii="Arial" w:hAnsi="Arial" w:cs="Arial"/>
        </w:rPr>
        <w:t xml:space="preserve"> ou organizaç</w:t>
      </w:r>
      <w:r>
        <w:rPr>
          <w:rFonts w:ascii="Arial" w:hAnsi="Arial" w:cs="Arial"/>
        </w:rPr>
        <w:t>ões</w:t>
      </w:r>
      <w:r w:rsidRPr="00EF3299">
        <w:rPr>
          <w:rFonts w:ascii="Arial" w:hAnsi="Arial" w:cs="Arial"/>
        </w:rPr>
        <w:t>, ou grupo</w:t>
      </w:r>
      <w:r>
        <w:rPr>
          <w:rFonts w:ascii="Arial" w:hAnsi="Arial" w:cs="Arial"/>
        </w:rPr>
        <w:t>s</w:t>
      </w:r>
      <w:r w:rsidRPr="00EF3299">
        <w:rPr>
          <w:rFonts w:ascii="Arial" w:hAnsi="Arial" w:cs="Arial"/>
        </w:rPr>
        <w:t xml:space="preserve"> que o auditor espera que utilize</w:t>
      </w:r>
      <w:r>
        <w:rPr>
          <w:rFonts w:ascii="Arial" w:hAnsi="Arial" w:cs="Arial"/>
        </w:rPr>
        <w:t>m</w:t>
      </w:r>
      <w:r w:rsidRPr="00EF3299">
        <w:rPr>
          <w:rFonts w:ascii="Arial" w:hAnsi="Arial" w:cs="Arial"/>
        </w:rPr>
        <w:t xml:space="preserve"> o relatório de procedimentos previamente acordados. Em alguns casos, pode haver usuários previstos que não aqueles para os quais o relatório de procedimentos previamente acordados é destinado (ver item A10).</w:t>
      </w:r>
    </w:p>
    <w:p w14:paraId="5EEBA0B2"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Auditor – a pessoa que conduz o trabalho (geralmente, o sócio do trabalho ou outros membros da equipe do trabalho, ou, conforme aplicável, a firma). Quando o objetivo desta Norma for o de que o requisito ou a responsabilidade seja cumprida pelo sócio do trabalho, o termo “sócio do trabalho” é usado em vez de “auditor”.</w:t>
      </w:r>
    </w:p>
    <w:p w14:paraId="1080A60F"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 xml:space="preserve">Especialista do auditor – uma pessoa ou organização com especialização em outra área que não a de asseguração e serviços correlatos, cujo trabalho naquela área é utilizado para auxiliar o auditor no cumprimento de suas responsabilidades relacionadas com o trabalho de procedimentos previamente acordados. </w:t>
      </w:r>
      <w:r>
        <w:rPr>
          <w:rFonts w:ascii="Arial" w:hAnsi="Arial" w:cs="Arial"/>
        </w:rPr>
        <w:t>O</w:t>
      </w:r>
      <w:r w:rsidRPr="00EF3299">
        <w:rPr>
          <w:rFonts w:ascii="Arial" w:hAnsi="Arial" w:cs="Arial"/>
        </w:rPr>
        <w:t xml:space="preserve"> especialista do auditor pode ser um especialista interno do auditor (que é sócio ou membro da equipe, incluindo equipe temporária, da firma do auditor ou de firma da mesma rede) ou especialista externo do auditor.</w:t>
      </w:r>
    </w:p>
    <w:p w14:paraId="326F3550"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Julgamento profissional – a aplicação de treinamento, conhecimento e experiência relevantes, dentro do contexto previsto por esta Norma e requisitos éticos relevantes, na tomada de decisões informadas sobre os cursos de ação apropriados nas circunstâncias do trabalho de procedimentos previamente acordados.</w:t>
      </w:r>
    </w:p>
    <w:p w14:paraId="6F5D09D0"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 xml:space="preserve">Requisitos éticos relevantes – os requisitos éticos aos quais a equipe de trabalho está sujeita ao realizar trabalhos de procedimentos previamente acordados que normalmente compreendem as disposições </w:t>
      </w:r>
      <w:r>
        <w:rPr>
          <w:rFonts w:ascii="Arial" w:hAnsi="Arial" w:cs="Arial"/>
        </w:rPr>
        <w:t xml:space="preserve">da NBC PG 01 – </w:t>
      </w:r>
      <w:r w:rsidRPr="00EF3299">
        <w:rPr>
          <w:rFonts w:ascii="Arial" w:hAnsi="Arial" w:cs="Arial"/>
        </w:rPr>
        <w:t>Código de Ética Profissiona</w:t>
      </w:r>
      <w:r>
        <w:rPr>
          <w:rFonts w:ascii="Arial" w:hAnsi="Arial" w:cs="Arial"/>
        </w:rPr>
        <w:t>l</w:t>
      </w:r>
      <w:r w:rsidRPr="00EF3299">
        <w:rPr>
          <w:rFonts w:ascii="Arial" w:hAnsi="Arial" w:cs="Arial"/>
        </w:rPr>
        <w:t xml:space="preserve"> d</w:t>
      </w:r>
      <w:r>
        <w:rPr>
          <w:rFonts w:ascii="Arial" w:hAnsi="Arial" w:cs="Arial"/>
        </w:rPr>
        <w:t>o</w:t>
      </w:r>
      <w:r w:rsidRPr="00EF3299">
        <w:rPr>
          <w:rFonts w:ascii="Arial" w:hAnsi="Arial" w:cs="Arial"/>
        </w:rPr>
        <w:t xml:space="preserve"> Conta</w:t>
      </w:r>
      <w:r>
        <w:rPr>
          <w:rFonts w:ascii="Arial" w:hAnsi="Arial" w:cs="Arial"/>
        </w:rPr>
        <w:t>dor e as NBCs PG 100, 200 e 300, a NBC PA 400 e a NBC PO 900 que compõem o</w:t>
      </w:r>
      <w:r w:rsidRPr="00EF3299">
        <w:rPr>
          <w:rFonts w:ascii="Arial" w:hAnsi="Arial" w:cs="Arial"/>
        </w:rPr>
        <w:t>Código do Iesba</w:t>
      </w:r>
      <w:r>
        <w:rPr>
          <w:rFonts w:ascii="Arial" w:hAnsi="Arial" w:cs="Arial"/>
        </w:rPr>
        <w:t>.</w:t>
      </w:r>
    </w:p>
    <w:p w14:paraId="5F4E62E7" w14:textId="77777777" w:rsidR="00217D8D" w:rsidRPr="00EF3299" w:rsidRDefault="00217D8D" w:rsidP="00B1650F">
      <w:pPr>
        <w:pStyle w:val="PargrafodaLista"/>
        <w:widowControl w:val="0"/>
        <w:numPr>
          <w:ilvl w:val="0"/>
          <w:numId w:val="367"/>
        </w:numPr>
        <w:autoSpaceDE w:val="0"/>
        <w:autoSpaceDN w:val="0"/>
        <w:spacing w:after="0" w:line="240" w:lineRule="auto"/>
        <w:ind w:left="993" w:hanging="426"/>
        <w:contextualSpacing w:val="0"/>
        <w:jc w:val="both"/>
        <w:rPr>
          <w:rFonts w:ascii="Arial" w:hAnsi="Arial" w:cs="Arial"/>
        </w:rPr>
      </w:pPr>
      <w:r w:rsidRPr="00EF3299">
        <w:rPr>
          <w:rFonts w:ascii="Arial" w:hAnsi="Arial" w:cs="Arial"/>
        </w:rPr>
        <w:t>Parte responsável – a parte responsável pelo objeto sobre o qual os procedimentos previamente acordados são realizados.</w:t>
      </w:r>
    </w:p>
    <w:p w14:paraId="5D3518F3" w14:textId="77777777" w:rsidR="00217D8D" w:rsidRPr="00EF3299" w:rsidRDefault="00217D8D" w:rsidP="00217D8D">
      <w:pPr>
        <w:pStyle w:val="PargrafodaLista"/>
        <w:ind w:left="567" w:hanging="567"/>
        <w:rPr>
          <w:rFonts w:ascii="Arial" w:hAnsi="Arial" w:cs="Arial"/>
        </w:rPr>
      </w:pPr>
    </w:p>
    <w:p w14:paraId="590B04BB" w14:textId="77777777" w:rsidR="00217D8D" w:rsidRPr="00EF3299" w:rsidRDefault="00217D8D" w:rsidP="00217D8D">
      <w:pPr>
        <w:ind w:left="567" w:hanging="567"/>
        <w:jc w:val="both"/>
        <w:rPr>
          <w:rFonts w:ascii="Arial" w:hAnsi="Arial" w:cs="Arial"/>
          <w:b/>
        </w:rPr>
      </w:pPr>
      <w:r w:rsidRPr="00EF3299">
        <w:rPr>
          <w:rFonts w:ascii="Arial" w:hAnsi="Arial" w:cs="Arial"/>
          <w:b/>
        </w:rPr>
        <w:t>Requisitos</w:t>
      </w:r>
    </w:p>
    <w:p w14:paraId="16C16DB3" w14:textId="77777777" w:rsidR="00217D8D" w:rsidRPr="00EF3299" w:rsidRDefault="00217D8D" w:rsidP="00217D8D">
      <w:pPr>
        <w:ind w:left="567" w:hanging="567"/>
        <w:jc w:val="both"/>
        <w:rPr>
          <w:rFonts w:ascii="Arial" w:hAnsi="Arial" w:cs="Arial"/>
          <w:b/>
        </w:rPr>
      </w:pPr>
    </w:p>
    <w:p w14:paraId="159A37DC" w14:textId="77777777" w:rsidR="00217D8D" w:rsidRPr="00EF3299" w:rsidRDefault="00217D8D" w:rsidP="00217D8D">
      <w:pPr>
        <w:jc w:val="both"/>
        <w:rPr>
          <w:rFonts w:ascii="Arial" w:hAnsi="Arial" w:cs="Arial"/>
          <w:b/>
        </w:rPr>
      </w:pPr>
      <w:r w:rsidRPr="00EF3299">
        <w:rPr>
          <w:rFonts w:ascii="Arial" w:hAnsi="Arial" w:cs="Arial"/>
          <w:b/>
        </w:rPr>
        <w:t xml:space="preserve">Condução do trabalho de procedimentos previamente acordados </w:t>
      </w:r>
    </w:p>
    <w:p w14:paraId="585D9F81" w14:textId="77777777" w:rsidR="00217D8D" w:rsidRPr="00EF3299" w:rsidRDefault="00217D8D" w:rsidP="00217D8D">
      <w:pPr>
        <w:pStyle w:val="PargrafodaLista"/>
        <w:tabs>
          <w:tab w:val="left" w:pos="678"/>
        </w:tabs>
        <w:ind w:left="567" w:hanging="567"/>
        <w:rPr>
          <w:rFonts w:ascii="Arial" w:hAnsi="Arial" w:cs="Arial"/>
        </w:rPr>
      </w:pPr>
    </w:p>
    <w:p w14:paraId="1ABCF4A1" w14:textId="77777777" w:rsidR="00217D8D" w:rsidRPr="00EF3299" w:rsidRDefault="00217D8D" w:rsidP="00B1650F">
      <w:pPr>
        <w:widowControl w:val="0"/>
        <w:numPr>
          <w:ilvl w:val="0"/>
          <w:numId w:val="369"/>
        </w:numPr>
        <w:autoSpaceDE w:val="0"/>
        <w:autoSpaceDN w:val="0"/>
        <w:spacing w:after="0" w:line="240" w:lineRule="auto"/>
        <w:ind w:left="567" w:hanging="567"/>
        <w:jc w:val="both"/>
        <w:rPr>
          <w:rFonts w:ascii="Arial" w:hAnsi="Arial" w:cs="Arial"/>
        </w:rPr>
      </w:pPr>
      <w:r w:rsidRPr="00EF3299">
        <w:rPr>
          <w:rFonts w:ascii="Arial" w:hAnsi="Arial" w:cs="Arial"/>
        </w:rPr>
        <w:t xml:space="preserve">O auditor deve ter </w:t>
      </w:r>
      <w:r>
        <w:rPr>
          <w:rFonts w:ascii="Arial" w:hAnsi="Arial" w:cs="Arial"/>
        </w:rPr>
        <w:t>o</w:t>
      </w:r>
      <w:r w:rsidRPr="00EF3299">
        <w:rPr>
          <w:rFonts w:ascii="Arial" w:hAnsi="Arial" w:cs="Arial"/>
        </w:rPr>
        <w:t xml:space="preserve"> entendimento de todo o texto desta Norma, incluindo sua aplicação e outros materiais explicativos, para entender os seus objetivos e aplicar os seus requisitos adequadamente.</w:t>
      </w:r>
    </w:p>
    <w:p w14:paraId="5E017304" w14:textId="77777777" w:rsidR="00217D8D" w:rsidRPr="00EF3299" w:rsidRDefault="00217D8D" w:rsidP="00217D8D">
      <w:pPr>
        <w:ind w:left="567" w:hanging="567"/>
        <w:jc w:val="both"/>
        <w:rPr>
          <w:rFonts w:ascii="Arial" w:hAnsi="Arial" w:cs="Arial"/>
          <w:i/>
        </w:rPr>
      </w:pPr>
    </w:p>
    <w:p w14:paraId="78A658EF" w14:textId="77777777" w:rsidR="00217D8D" w:rsidRPr="00C937D8" w:rsidRDefault="00217D8D" w:rsidP="00217D8D">
      <w:pPr>
        <w:ind w:left="567" w:hanging="567"/>
        <w:jc w:val="both"/>
        <w:rPr>
          <w:rFonts w:ascii="Arial" w:hAnsi="Arial" w:cs="Arial"/>
          <w:iCs/>
        </w:rPr>
      </w:pPr>
      <w:r w:rsidRPr="00C937D8">
        <w:rPr>
          <w:rFonts w:ascii="Arial" w:hAnsi="Arial" w:cs="Arial"/>
          <w:iCs/>
        </w:rPr>
        <w:t>Cumprimento dos requisitos relevantes</w:t>
      </w:r>
    </w:p>
    <w:p w14:paraId="20AECC07" w14:textId="77777777" w:rsidR="00217D8D" w:rsidRPr="00EF3299" w:rsidRDefault="00217D8D" w:rsidP="00217D8D">
      <w:pPr>
        <w:pStyle w:val="Corpodetexto"/>
        <w:spacing w:before="2"/>
        <w:ind w:left="567" w:hanging="567"/>
      </w:pPr>
    </w:p>
    <w:p w14:paraId="6CD5DE1D" w14:textId="77777777" w:rsidR="00217D8D" w:rsidRPr="00EF3299" w:rsidRDefault="00217D8D" w:rsidP="00B1650F">
      <w:pPr>
        <w:pStyle w:val="PargrafodaLista"/>
        <w:widowControl w:val="0"/>
        <w:numPr>
          <w:ilvl w:val="0"/>
          <w:numId w:val="369"/>
        </w:numPr>
        <w:autoSpaceDE w:val="0"/>
        <w:autoSpaceDN w:val="0"/>
        <w:spacing w:before="2" w:after="0" w:line="237" w:lineRule="auto"/>
        <w:ind w:left="567" w:hanging="567"/>
        <w:contextualSpacing w:val="0"/>
        <w:jc w:val="both"/>
        <w:rPr>
          <w:rFonts w:ascii="Arial" w:hAnsi="Arial" w:cs="Arial"/>
        </w:rPr>
      </w:pPr>
      <w:r w:rsidRPr="00EF3299">
        <w:rPr>
          <w:rFonts w:ascii="Arial" w:hAnsi="Arial" w:cs="Arial"/>
        </w:rPr>
        <w:t>O auditor deve cumprir com cada requisito desta Norma, a menos que um requisito em particular não seja relevante para o trabalho de procedimentos previamente acordados, por exemplo, se as circunstâncias tratadas pelo requisito não existirem no trabalho.</w:t>
      </w:r>
    </w:p>
    <w:p w14:paraId="63B6F9DE" w14:textId="77777777" w:rsidR="00217D8D" w:rsidRPr="00EF3299" w:rsidRDefault="00217D8D" w:rsidP="00217D8D">
      <w:pPr>
        <w:pStyle w:val="Corpodetexto"/>
        <w:spacing w:before="6"/>
        <w:ind w:left="567" w:hanging="567"/>
        <w:rPr>
          <w:b/>
        </w:rPr>
      </w:pPr>
    </w:p>
    <w:p w14:paraId="7D9C92E2"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 xml:space="preserve">O auditor não deve declarar o cumprimento desta Norma, a menos que tenha cumprido com todos os requisitos </w:t>
      </w:r>
      <w:r>
        <w:rPr>
          <w:rFonts w:ascii="Arial" w:hAnsi="Arial" w:cs="Arial"/>
        </w:rPr>
        <w:t xml:space="preserve">relevantes </w:t>
      </w:r>
      <w:r w:rsidRPr="00EF3299">
        <w:rPr>
          <w:rFonts w:ascii="Arial" w:hAnsi="Arial" w:cs="Arial"/>
        </w:rPr>
        <w:t>desta Norma para o trabalho de procedimentos previamente acordados.</w:t>
      </w:r>
    </w:p>
    <w:p w14:paraId="7ABBF51D" w14:textId="77777777" w:rsidR="00217D8D" w:rsidRPr="00EF3299" w:rsidRDefault="00217D8D" w:rsidP="00217D8D">
      <w:pPr>
        <w:pStyle w:val="PargrafodaLista"/>
        <w:ind w:left="567" w:hanging="567"/>
        <w:rPr>
          <w:rFonts w:ascii="Arial" w:hAnsi="Arial" w:cs="Arial"/>
        </w:rPr>
      </w:pPr>
    </w:p>
    <w:p w14:paraId="17B7540C" w14:textId="77777777" w:rsidR="00217D8D" w:rsidRPr="00EF3299" w:rsidRDefault="00217D8D" w:rsidP="00217D8D">
      <w:pPr>
        <w:ind w:left="567" w:hanging="567"/>
        <w:jc w:val="both"/>
        <w:rPr>
          <w:rFonts w:ascii="Arial" w:hAnsi="Arial" w:cs="Arial"/>
          <w:b/>
        </w:rPr>
      </w:pPr>
      <w:r w:rsidRPr="00EF3299">
        <w:rPr>
          <w:rFonts w:ascii="Arial" w:hAnsi="Arial" w:cs="Arial"/>
          <w:b/>
        </w:rPr>
        <w:t>Requisitos éticos relevantes</w:t>
      </w:r>
    </w:p>
    <w:p w14:paraId="3A28FB73" w14:textId="77777777" w:rsidR="00217D8D" w:rsidRPr="00EF3299" w:rsidRDefault="00217D8D" w:rsidP="00B1650F">
      <w:pPr>
        <w:widowControl w:val="0"/>
        <w:numPr>
          <w:ilvl w:val="0"/>
          <w:numId w:val="369"/>
        </w:numPr>
        <w:autoSpaceDE w:val="0"/>
        <w:autoSpaceDN w:val="0"/>
        <w:spacing w:after="0" w:line="240" w:lineRule="auto"/>
        <w:ind w:left="567" w:hanging="567"/>
        <w:jc w:val="both"/>
        <w:rPr>
          <w:rFonts w:ascii="Arial" w:hAnsi="Arial" w:cs="Arial"/>
        </w:rPr>
      </w:pPr>
      <w:r w:rsidRPr="00EF3299">
        <w:rPr>
          <w:rFonts w:ascii="Arial" w:hAnsi="Arial" w:cs="Arial"/>
        </w:rPr>
        <w:t xml:space="preserve">O auditor deve cumprir com os requisitos éticos relevantes (ver itens </w:t>
      </w:r>
      <w:r>
        <w:rPr>
          <w:rFonts w:ascii="Arial" w:hAnsi="Arial" w:cs="Arial"/>
        </w:rPr>
        <w:t xml:space="preserve">de </w:t>
      </w:r>
      <w:r w:rsidRPr="00EF3299">
        <w:rPr>
          <w:rFonts w:ascii="Arial" w:hAnsi="Arial" w:cs="Arial"/>
        </w:rPr>
        <w:t>A14 a A20).</w:t>
      </w:r>
    </w:p>
    <w:p w14:paraId="51433EEC" w14:textId="77777777" w:rsidR="00217D8D" w:rsidRPr="00EF3299" w:rsidRDefault="00217D8D" w:rsidP="00217D8D">
      <w:pPr>
        <w:spacing w:line="237" w:lineRule="auto"/>
        <w:ind w:left="567" w:hanging="567"/>
        <w:jc w:val="both"/>
        <w:rPr>
          <w:rFonts w:ascii="Arial" w:hAnsi="Arial" w:cs="Arial"/>
        </w:rPr>
      </w:pPr>
    </w:p>
    <w:p w14:paraId="1BD1BCE7" w14:textId="77777777" w:rsidR="00217D8D" w:rsidRPr="00EF3299" w:rsidRDefault="00217D8D" w:rsidP="00217D8D">
      <w:pPr>
        <w:ind w:left="567" w:hanging="567"/>
        <w:jc w:val="both"/>
        <w:rPr>
          <w:rFonts w:ascii="Arial" w:hAnsi="Arial" w:cs="Arial"/>
          <w:b/>
        </w:rPr>
      </w:pPr>
      <w:r w:rsidRPr="00EF3299">
        <w:rPr>
          <w:rFonts w:ascii="Arial" w:hAnsi="Arial" w:cs="Arial"/>
          <w:b/>
        </w:rPr>
        <w:t>Julgamento profissional</w:t>
      </w:r>
    </w:p>
    <w:p w14:paraId="5848A33D" w14:textId="77777777" w:rsidR="00217D8D" w:rsidRPr="00EF3299" w:rsidRDefault="00217D8D" w:rsidP="00217D8D">
      <w:pPr>
        <w:pStyle w:val="Corpodetexto"/>
        <w:ind w:left="567" w:hanging="567"/>
        <w:rPr>
          <w:b/>
        </w:rPr>
      </w:pPr>
    </w:p>
    <w:p w14:paraId="75AB3346"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 xml:space="preserve">O auditor deve exercer julgamento profissional ao aceitar, conduzir e emitir relatório sobre trabalho de procedimentos previamente acordados, levando em consideração as circunstâncias do trabalho (ver itens </w:t>
      </w:r>
      <w:r>
        <w:rPr>
          <w:rFonts w:ascii="Arial" w:hAnsi="Arial" w:cs="Arial"/>
        </w:rPr>
        <w:t xml:space="preserve">de </w:t>
      </w:r>
      <w:r w:rsidRPr="00EF3299">
        <w:rPr>
          <w:rFonts w:ascii="Arial" w:hAnsi="Arial" w:cs="Arial"/>
        </w:rPr>
        <w:t>A21 a A23).</w:t>
      </w:r>
    </w:p>
    <w:p w14:paraId="43DAF5A5" w14:textId="77777777" w:rsidR="00217D8D" w:rsidRPr="00EF3299" w:rsidRDefault="00217D8D" w:rsidP="00217D8D">
      <w:pPr>
        <w:pStyle w:val="Corpodetexto"/>
        <w:ind w:left="567" w:hanging="567"/>
      </w:pPr>
    </w:p>
    <w:p w14:paraId="420EA677" w14:textId="77777777" w:rsidR="00217D8D" w:rsidRPr="00EF3299" w:rsidRDefault="00217D8D" w:rsidP="00217D8D">
      <w:pPr>
        <w:pStyle w:val="Corpodetexto"/>
        <w:ind w:left="567" w:hanging="567"/>
        <w:rPr>
          <w:b/>
          <w:bCs/>
          <w:iCs/>
        </w:rPr>
      </w:pPr>
      <w:r>
        <w:rPr>
          <w:b/>
          <w:bCs/>
          <w:iCs/>
        </w:rPr>
        <w:t>Gestão</w:t>
      </w:r>
      <w:r w:rsidRPr="00EF3299">
        <w:rPr>
          <w:b/>
          <w:bCs/>
          <w:iCs/>
        </w:rPr>
        <w:t xml:space="preserve"> de qualidade do nível do trabalho</w:t>
      </w:r>
    </w:p>
    <w:p w14:paraId="4714EFCF" w14:textId="77777777" w:rsidR="00217D8D" w:rsidRPr="00EF3299" w:rsidRDefault="00217D8D" w:rsidP="00217D8D">
      <w:pPr>
        <w:pStyle w:val="Corpodetexto"/>
        <w:ind w:left="567" w:hanging="567"/>
        <w:rPr>
          <w:i/>
        </w:rPr>
      </w:pPr>
    </w:p>
    <w:p w14:paraId="0940A41B" w14:textId="77777777" w:rsidR="00217D8D" w:rsidRPr="00EF3299" w:rsidRDefault="00217D8D" w:rsidP="00B1650F">
      <w:pPr>
        <w:pStyle w:val="PargrafodaLista"/>
        <w:widowControl w:val="0"/>
        <w:numPr>
          <w:ilvl w:val="0"/>
          <w:numId w:val="369"/>
        </w:numPr>
        <w:autoSpaceDE w:val="0"/>
        <w:autoSpaceDN w:val="0"/>
        <w:spacing w:after="0" w:line="240" w:lineRule="auto"/>
        <w:ind w:left="567" w:hanging="567"/>
        <w:contextualSpacing w:val="0"/>
        <w:jc w:val="both"/>
        <w:rPr>
          <w:rFonts w:ascii="Arial" w:hAnsi="Arial" w:cs="Arial"/>
        </w:rPr>
      </w:pPr>
      <w:r w:rsidRPr="00EF3299">
        <w:rPr>
          <w:rFonts w:ascii="Arial" w:hAnsi="Arial" w:cs="Arial"/>
        </w:rPr>
        <w:t>O sócio do trabalho deve assumir a responsabilidade:</w:t>
      </w:r>
    </w:p>
    <w:p w14:paraId="0FE4535D" w14:textId="77777777" w:rsidR="00217D8D" w:rsidRPr="00EF3299" w:rsidRDefault="00217D8D" w:rsidP="00B1650F">
      <w:pPr>
        <w:widowControl w:val="0"/>
        <w:numPr>
          <w:ilvl w:val="0"/>
          <w:numId w:val="368"/>
        </w:numPr>
        <w:autoSpaceDE w:val="0"/>
        <w:autoSpaceDN w:val="0"/>
        <w:spacing w:after="0" w:line="240" w:lineRule="auto"/>
        <w:ind w:left="993" w:hanging="426"/>
        <w:jc w:val="both"/>
        <w:rPr>
          <w:rFonts w:ascii="Arial" w:hAnsi="Arial" w:cs="Arial"/>
        </w:rPr>
      </w:pPr>
      <w:r w:rsidRPr="00EF3299">
        <w:rPr>
          <w:rFonts w:ascii="Arial" w:hAnsi="Arial" w:cs="Arial"/>
        </w:rPr>
        <w:t>pela qualidade geral do trabalho de procedimentos previamente acordados, incluindo, se aplicável, do trabalho realizado por especialista do auditor (ver item A24); e</w:t>
      </w:r>
    </w:p>
    <w:p w14:paraId="455EC910" w14:textId="77777777" w:rsidR="00217D8D" w:rsidRPr="00EF3299" w:rsidRDefault="00217D8D" w:rsidP="00B1650F">
      <w:pPr>
        <w:widowControl w:val="0"/>
        <w:numPr>
          <w:ilvl w:val="0"/>
          <w:numId w:val="368"/>
        </w:numPr>
        <w:autoSpaceDE w:val="0"/>
        <w:autoSpaceDN w:val="0"/>
        <w:spacing w:after="0" w:line="240" w:lineRule="auto"/>
        <w:ind w:left="993" w:hanging="426"/>
        <w:jc w:val="both"/>
        <w:rPr>
          <w:rFonts w:ascii="Arial" w:hAnsi="Arial" w:cs="Arial"/>
        </w:rPr>
      </w:pPr>
      <w:r w:rsidRPr="00EF3299">
        <w:rPr>
          <w:rFonts w:ascii="Arial" w:hAnsi="Arial" w:cs="Arial"/>
        </w:rPr>
        <w:t xml:space="preserve">pela realização do trabalho de acordo com as políticas e procedimentos de </w:t>
      </w:r>
      <w:r>
        <w:rPr>
          <w:rFonts w:ascii="Arial" w:hAnsi="Arial" w:cs="Arial"/>
        </w:rPr>
        <w:t>gestão</w:t>
      </w:r>
      <w:r w:rsidRPr="00EF3299">
        <w:rPr>
          <w:rFonts w:ascii="Arial" w:hAnsi="Arial" w:cs="Arial"/>
        </w:rPr>
        <w:t xml:space="preserve"> de qualidade da firma mediante:</w:t>
      </w:r>
    </w:p>
    <w:p w14:paraId="60544014" w14:textId="77777777" w:rsidR="00217D8D" w:rsidRPr="00EF3299" w:rsidRDefault="00217D8D" w:rsidP="00217D8D">
      <w:pPr>
        <w:ind w:left="1418" w:hanging="425"/>
        <w:jc w:val="both"/>
        <w:rPr>
          <w:rFonts w:ascii="Arial" w:hAnsi="Arial" w:cs="Arial"/>
        </w:rPr>
      </w:pPr>
      <w:r w:rsidRPr="00EF3299">
        <w:rPr>
          <w:rFonts w:ascii="Arial" w:hAnsi="Arial" w:cs="Arial"/>
        </w:rPr>
        <w:tab/>
        <w:t>(i)</w:t>
      </w:r>
      <w:r w:rsidRPr="00EF3299">
        <w:rPr>
          <w:rFonts w:ascii="Arial" w:hAnsi="Arial" w:cs="Arial"/>
        </w:rPr>
        <w:tab/>
        <w:t>a observância dos procedimentos apropriados relacionados com a aceitação e continuidade de relacionamentos com clientes e trabalhos (ver item A25);</w:t>
      </w:r>
    </w:p>
    <w:p w14:paraId="1B2B343B" w14:textId="77777777" w:rsidR="00217D8D" w:rsidRPr="00EF3299" w:rsidRDefault="00217D8D" w:rsidP="00217D8D">
      <w:pPr>
        <w:ind w:left="1418" w:hanging="425"/>
        <w:jc w:val="both"/>
        <w:rPr>
          <w:rFonts w:ascii="Arial" w:hAnsi="Arial" w:cs="Arial"/>
        </w:rPr>
      </w:pPr>
      <w:r w:rsidRPr="00EF3299">
        <w:rPr>
          <w:rFonts w:ascii="Arial" w:hAnsi="Arial" w:cs="Arial"/>
        </w:rPr>
        <w:t>(ii)</w:t>
      </w:r>
      <w:r w:rsidRPr="00EF3299">
        <w:rPr>
          <w:rFonts w:ascii="Arial" w:hAnsi="Arial" w:cs="Arial"/>
        </w:rPr>
        <w:tab/>
        <w:t>a satisfação de que a equipe do trabalho, e qualquer especialista do auditor que não faça parte da equipe do trabalho, têm em conjunto a competência e a capacitação adequadas para realizar o trabalho de procedimentos previamente acordados;</w:t>
      </w:r>
    </w:p>
    <w:p w14:paraId="637F83AA" w14:textId="77777777" w:rsidR="00217D8D" w:rsidRPr="00EF3299" w:rsidRDefault="00217D8D" w:rsidP="00217D8D">
      <w:pPr>
        <w:ind w:left="1418" w:hanging="425"/>
        <w:jc w:val="both"/>
        <w:rPr>
          <w:rFonts w:ascii="Arial" w:hAnsi="Arial" w:cs="Arial"/>
        </w:rPr>
      </w:pPr>
      <w:r w:rsidRPr="00EF3299">
        <w:rPr>
          <w:rFonts w:ascii="Arial" w:hAnsi="Arial" w:cs="Arial"/>
        </w:rPr>
        <w:t>(iii)</w:t>
      </w:r>
      <w:r w:rsidRPr="00EF3299">
        <w:rPr>
          <w:rFonts w:ascii="Arial" w:hAnsi="Arial" w:cs="Arial"/>
        </w:rPr>
        <w:tab/>
        <w:t xml:space="preserve"> a atenção a indicações de não cumprimento por parte de membros da equipe do trabalho dos requisitos éticos relevantes, e a determinação das ações apropriadas se o sócio do trabalho tomar conhecimento de assuntos indicando que os membros da equipe do trabalho não cumpriram com os requisitos éticos relevantes (ver item A26);</w:t>
      </w:r>
    </w:p>
    <w:p w14:paraId="2DEAEE7F" w14:textId="77777777" w:rsidR="00217D8D" w:rsidRPr="00EF3299" w:rsidRDefault="00217D8D" w:rsidP="00217D8D">
      <w:pPr>
        <w:ind w:left="1418" w:hanging="425"/>
        <w:jc w:val="both"/>
        <w:rPr>
          <w:rFonts w:ascii="Arial" w:hAnsi="Arial" w:cs="Arial"/>
        </w:rPr>
      </w:pPr>
      <w:r w:rsidRPr="00EF3299">
        <w:rPr>
          <w:rFonts w:ascii="Arial" w:hAnsi="Arial" w:cs="Arial"/>
        </w:rPr>
        <w:t xml:space="preserve">(iv) </w:t>
      </w:r>
      <w:r w:rsidRPr="00EF3299">
        <w:rPr>
          <w:rFonts w:ascii="Arial" w:hAnsi="Arial" w:cs="Arial"/>
        </w:rPr>
        <w:tab/>
        <w:t>o direcionamento, a supervisão e a execução do trabalho de acordo com os padrões profissionais e requisitos legais e regulatórios aplicáveis; e</w:t>
      </w:r>
    </w:p>
    <w:p w14:paraId="28CC3A88" w14:textId="77777777" w:rsidR="00217D8D" w:rsidRPr="00EF3299" w:rsidRDefault="00217D8D" w:rsidP="00217D8D">
      <w:pPr>
        <w:ind w:left="1418" w:hanging="425"/>
        <w:jc w:val="both"/>
        <w:rPr>
          <w:rFonts w:ascii="Arial" w:hAnsi="Arial" w:cs="Arial"/>
        </w:rPr>
      </w:pPr>
      <w:r w:rsidRPr="00EF3299">
        <w:rPr>
          <w:rFonts w:ascii="Arial" w:hAnsi="Arial" w:cs="Arial"/>
        </w:rPr>
        <w:t>(v)</w:t>
      </w:r>
      <w:r w:rsidRPr="00EF3299">
        <w:rPr>
          <w:rFonts w:ascii="Arial" w:hAnsi="Arial" w:cs="Arial"/>
        </w:rPr>
        <w:tab/>
        <w:t>a assunção da responsabilidade pela documentação apropriada do trabalho a ser mantida.</w:t>
      </w:r>
      <w:r w:rsidRPr="00EF3299">
        <w:rPr>
          <w:rFonts w:ascii="Arial" w:hAnsi="Arial" w:cs="Arial"/>
        </w:rPr>
        <w:tab/>
      </w:r>
      <w:r w:rsidRPr="00EF3299">
        <w:rPr>
          <w:rFonts w:ascii="Arial" w:hAnsi="Arial" w:cs="Arial"/>
        </w:rPr>
        <w:tab/>
      </w:r>
    </w:p>
    <w:p w14:paraId="3DEE3651" w14:textId="77777777" w:rsidR="00217D8D" w:rsidRPr="00EF3299" w:rsidRDefault="00217D8D" w:rsidP="00217D8D">
      <w:pPr>
        <w:ind w:left="1134"/>
        <w:jc w:val="both"/>
        <w:rPr>
          <w:rFonts w:ascii="Arial" w:hAnsi="Arial" w:cs="Arial"/>
        </w:rPr>
      </w:pPr>
    </w:p>
    <w:p w14:paraId="76A6A321" w14:textId="77777777" w:rsidR="00217D8D" w:rsidRPr="00EF3299" w:rsidRDefault="00217D8D" w:rsidP="00B1650F">
      <w:pPr>
        <w:widowControl w:val="0"/>
        <w:numPr>
          <w:ilvl w:val="0"/>
          <w:numId w:val="369"/>
        </w:numPr>
        <w:autoSpaceDE w:val="0"/>
        <w:autoSpaceDN w:val="0"/>
        <w:spacing w:after="0" w:line="240" w:lineRule="auto"/>
        <w:ind w:left="567" w:hanging="567"/>
        <w:jc w:val="both"/>
        <w:rPr>
          <w:rFonts w:ascii="Arial" w:hAnsi="Arial" w:cs="Arial"/>
        </w:rPr>
      </w:pPr>
      <w:r w:rsidRPr="00EF3299">
        <w:rPr>
          <w:rFonts w:ascii="Arial" w:hAnsi="Arial" w:cs="Arial"/>
        </w:rPr>
        <w:t>Se o trabalho d</w:t>
      </w:r>
      <w:r>
        <w:rPr>
          <w:rFonts w:ascii="Arial" w:hAnsi="Arial" w:cs="Arial"/>
        </w:rPr>
        <w:t>o</w:t>
      </w:r>
      <w:r w:rsidRPr="00EF3299">
        <w:rPr>
          <w:rFonts w:ascii="Arial" w:hAnsi="Arial" w:cs="Arial"/>
        </w:rPr>
        <w:t xml:space="preserve"> especialista do auditor precisar ser usado, o sócio do trabalho deve acreditar que o auditor conseguirá se envolver no trabalho do seu especialista na extensão suficiente para assumir a responsabilidade pelas constatações incluídas no relatório de procedimentos previamente acordados (ver item A27).</w:t>
      </w:r>
    </w:p>
    <w:p w14:paraId="71CD23CB" w14:textId="77777777" w:rsidR="00217D8D" w:rsidRPr="00EF3299" w:rsidRDefault="00217D8D" w:rsidP="00217D8D">
      <w:pPr>
        <w:pStyle w:val="Corpodetexto"/>
        <w:ind w:left="567" w:hanging="567"/>
      </w:pPr>
    </w:p>
    <w:p w14:paraId="65E317DB" w14:textId="77777777" w:rsidR="00217D8D" w:rsidRPr="00EF3299" w:rsidRDefault="00217D8D" w:rsidP="00217D8D">
      <w:pPr>
        <w:ind w:left="567" w:hanging="567"/>
        <w:jc w:val="both"/>
        <w:rPr>
          <w:rFonts w:ascii="Arial" w:hAnsi="Arial" w:cs="Arial"/>
          <w:b/>
        </w:rPr>
      </w:pPr>
      <w:r w:rsidRPr="00EF3299">
        <w:rPr>
          <w:rFonts w:ascii="Arial" w:hAnsi="Arial" w:cs="Arial"/>
          <w:b/>
        </w:rPr>
        <w:t>Aceitação e continuidade do trabalho</w:t>
      </w:r>
    </w:p>
    <w:p w14:paraId="5417292A" w14:textId="77777777" w:rsidR="00217D8D" w:rsidRPr="00EF3299" w:rsidRDefault="00217D8D" w:rsidP="00217D8D">
      <w:pPr>
        <w:pStyle w:val="Corpodetexto"/>
        <w:spacing w:before="11"/>
        <w:ind w:left="567" w:hanging="567"/>
        <w:rPr>
          <w:b/>
        </w:rPr>
      </w:pPr>
    </w:p>
    <w:p w14:paraId="17930CB9" w14:textId="77777777" w:rsidR="00217D8D" w:rsidRPr="00EF3299" w:rsidRDefault="00217D8D" w:rsidP="00B1650F">
      <w:pPr>
        <w:pStyle w:val="PargrafodaLista"/>
        <w:widowControl w:val="0"/>
        <w:numPr>
          <w:ilvl w:val="0"/>
          <w:numId w:val="366"/>
        </w:numPr>
        <w:autoSpaceDE w:val="0"/>
        <w:autoSpaceDN w:val="0"/>
        <w:spacing w:before="5" w:after="0" w:line="237" w:lineRule="auto"/>
        <w:ind w:left="567" w:hanging="567"/>
        <w:contextualSpacing w:val="0"/>
        <w:jc w:val="both"/>
        <w:rPr>
          <w:rFonts w:ascii="Arial" w:hAnsi="Arial" w:cs="Arial"/>
        </w:rPr>
      </w:pPr>
      <w:r w:rsidRPr="00EF3299">
        <w:rPr>
          <w:rFonts w:ascii="Arial" w:hAnsi="Arial" w:cs="Arial"/>
        </w:rPr>
        <w:t xml:space="preserve">Antes de aceitar ou continuar </w:t>
      </w:r>
      <w:r>
        <w:rPr>
          <w:rFonts w:ascii="Arial" w:hAnsi="Arial" w:cs="Arial"/>
        </w:rPr>
        <w:t>o</w:t>
      </w:r>
      <w:r w:rsidRPr="00EF3299">
        <w:rPr>
          <w:rFonts w:ascii="Arial" w:hAnsi="Arial" w:cs="Arial"/>
        </w:rPr>
        <w:t xml:space="preserve"> trabalho de procedimentos previamente acordados, o auditor deve obter um entendimento do objetivo do trabalho. O auditor não deve aceitar ou continuar o trabalho se tomar conhecimento de quaisquer fatos ou circunstâncias que indiquem que os procedimentos que estão sendo solicitados são inapropriados para fins d</w:t>
      </w:r>
      <w:r>
        <w:rPr>
          <w:rFonts w:ascii="Arial" w:hAnsi="Arial" w:cs="Arial"/>
        </w:rPr>
        <w:t>o</w:t>
      </w:r>
      <w:r w:rsidRPr="00EF3299">
        <w:rPr>
          <w:rFonts w:ascii="Arial" w:hAnsi="Arial" w:cs="Arial"/>
        </w:rPr>
        <w:t xml:space="preserve"> trabalho de procedimentos previamente acordados (ver itens </w:t>
      </w:r>
      <w:r>
        <w:rPr>
          <w:rFonts w:ascii="Arial" w:hAnsi="Arial" w:cs="Arial"/>
        </w:rPr>
        <w:t xml:space="preserve">de </w:t>
      </w:r>
      <w:r w:rsidRPr="00EF3299">
        <w:rPr>
          <w:rFonts w:ascii="Arial" w:hAnsi="Arial" w:cs="Arial"/>
        </w:rPr>
        <w:t>A28 a A31).</w:t>
      </w:r>
    </w:p>
    <w:p w14:paraId="7F5BCE39" w14:textId="77777777" w:rsidR="00217D8D" w:rsidRPr="00EF3299" w:rsidRDefault="00217D8D" w:rsidP="00217D8D">
      <w:pPr>
        <w:pStyle w:val="PargrafodaLista"/>
        <w:tabs>
          <w:tab w:val="left" w:pos="764"/>
        </w:tabs>
        <w:spacing w:before="5" w:line="237" w:lineRule="auto"/>
        <w:ind w:left="567" w:hanging="567"/>
        <w:rPr>
          <w:rFonts w:ascii="Arial" w:hAnsi="Arial" w:cs="Arial"/>
        </w:rPr>
      </w:pPr>
    </w:p>
    <w:p w14:paraId="000369AE" w14:textId="77777777" w:rsidR="00217D8D" w:rsidRPr="00EF3299" w:rsidRDefault="00217D8D" w:rsidP="00B1650F">
      <w:pPr>
        <w:pStyle w:val="PargrafodaLista"/>
        <w:widowControl w:val="0"/>
        <w:numPr>
          <w:ilvl w:val="0"/>
          <w:numId w:val="366"/>
        </w:numPr>
        <w:autoSpaceDE w:val="0"/>
        <w:autoSpaceDN w:val="0"/>
        <w:spacing w:before="5" w:after="0" w:line="237" w:lineRule="auto"/>
        <w:ind w:left="567" w:hanging="567"/>
        <w:contextualSpacing w:val="0"/>
        <w:jc w:val="both"/>
        <w:rPr>
          <w:rFonts w:ascii="Arial" w:hAnsi="Arial" w:cs="Arial"/>
        </w:rPr>
      </w:pPr>
      <w:r w:rsidRPr="00EF3299">
        <w:rPr>
          <w:rFonts w:ascii="Arial" w:hAnsi="Arial" w:cs="Arial"/>
        </w:rPr>
        <w:t xml:space="preserve">O auditor deve aceitar ou continuar o trabalho de procedimentos previamente acordados somente quando (ver itens </w:t>
      </w:r>
      <w:r>
        <w:rPr>
          <w:rFonts w:ascii="Arial" w:hAnsi="Arial" w:cs="Arial"/>
        </w:rPr>
        <w:t xml:space="preserve">de </w:t>
      </w:r>
      <w:r w:rsidRPr="00EF3299">
        <w:rPr>
          <w:rFonts w:ascii="Arial" w:hAnsi="Arial" w:cs="Arial"/>
        </w:rPr>
        <w:t>A28 a A31):</w:t>
      </w:r>
    </w:p>
    <w:p w14:paraId="1DF9ED30" w14:textId="77777777" w:rsidR="00217D8D" w:rsidRPr="00EF3299" w:rsidRDefault="00217D8D" w:rsidP="00B1650F">
      <w:pPr>
        <w:widowControl w:val="0"/>
        <w:numPr>
          <w:ilvl w:val="1"/>
          <w:numId w:val="370"/>
        </w:numPr>
        <w:autoSpaceDE w:val="0"/>
        <w:autoSpaceDN w:val="0"/>
        <w:spacing w:after="0" w:line="240" w:lineRule="auto"/>
        <w:ind w:left="993" w:hanging="426"/>
        <w:jc w:val="both"/>
        <w:rPr>
          <w:rFonts w:ascii="Arial" w:hAnsi="Arial" w:cs="Arial"/>
        </w:rPr>
      </w:pPr>
      <w:r w:rsidRPr="00EF3299">
        <w:rPr>
          <w:rFonts w:ascii="Arial" w:hAnsi="Arial" w:cs="Arial"/>
        </w:rPr>
        <w:t>a parte contratante reconhece que os procedimentos que devem ser realizados pelo auditor são apropriados para cumprir o objetivo do trabalho;</w:t>
      </w:r>
    </w:p>
    <w:p w14:paraId="180D0E07" w14:textId="77777777" w:rsidR="00217D8D" w:rsidRPr="00EF3299" w:rsidRDefault="00217D8D" w:rsidP="00B1650F">
      <w:pPr>
        <w:widowControl w:val="0"/>
        <w:numPr>
          <w:ilvl w:val="1"/>
          <w:numId w:val="370"/>
        </w:numPr>
        <w:autoSpaceDE w:val="0"/>
        <w:autoSpaceDN w:val="0"/>
        <w:spacing w:after="0" w:line="240" w:lineRule="auto"/>
        <w:ind w:left="993" w:hanging="426"/>
        <w:jc w:val="both"/>
        <w:rPr>
          <w:rFonts w:ascii="Arial" w:hAnsi="Arial" w:cs="Arial"/>
        </w:rPr>
      </w:pPr>
      <w:r w:rsidRPr="00EF3299">
        <w:rPr>
          <w:rFonts w:ascii="Arial" w:hAnsi="Arial" w:cs="Arial"/>
        </w:rPr>
        <w:t>o auditor espera ser capaz de obter as informações necessárias para realizar os procedimentos previamente acordados;</w:t>
      </w:r>
    </w:p>
    <w:p w14:paraId="47DFDDB3" w14:textId="77777777" w:rsidR="00217D8D" w:rsidRPr="00EF3299" w:rsidRDefault="00217D8D" w:rsidP="00B1650F">
      <w:pPr>
        <w:widowControl w:val="0"/>
        <w:numPr>
          <w:ilvl w:val="1"/>
          <w:numId w:val="370"/>
        </w:numPr>
        <w:autoSpaceDE w:val="0"/>
        <w:autoSpaceDN w:val="0"/>
        <w:spacing w:after="0" w:line="240" w:lineRule="auto"/>
        <w:ind w:left="993" w:hanging="426"/>
        <w:jc w:val="both"/>
        <w:rPr>
          <w:rFonts w:ascii="Arial" w:hAnsi="Arial" w:cs="Arial"/>
        </w:rPr>
      </w:pPr>
      <w:r w:rsidRPr="00EF3299">
        <w:rPr>
          <w:rFonts w:ascii="Arial" w:hAnsi="Arial" w:cs="Arial"/>
        </w:rPr>
        <w:t xml:space="preserve">os procedimentos previamente acordados e as constatações relacionadas podem ser descritos objetivamente, em termos claros, não enganosos e não sujeitos a diferentes interpretações (ver  itens  </w:t>
      </w:r>
      <w:r>
        <w:rPr>
          <w:rFonts w:ascii="Arial" w:hAnsi="Arial" w:cs="Arial"/>
        </w:rPr>
        <w:t xml:space="preserve">de </w:t>
      </w:r>
      <w:r w:rsidRPr="00EF3299">
        <w:rPr>
          <w:rFonts w:ascii="Arial" w:hAnsi="Arial" w:cs="Arial"/>
        </w:rPr>
        <w:t>A32 a A36);</w:t>
      </w:r>
    </w:p>
    <w:p w14:paraId="7248F23B" w14:textId="77777777" w:rsidR="00217D8D" w:rsidRPr="00EF3299" w:rsidRDefault="00217D8D" w:rsidP="00B1650F">
      <w:pPr>
        <w:widowControl w:val="0"/>
        <w:numPr>
          <w:ilvl w:val="1"/>
          <w:numId w:val="370"/>
        </w:numPr>
        <w:autoSpaceDE w:val="0"/>
        <w:autoSpaceDN w:val="0"/>
        <w:spacing w:after="0" w:line="240" w:lineRule="auto"/>
        <w:ind w:left="993" w:hanging="426"/>
        <w:jc w:val="both"/>
        <w:rPr>
          <w:rFonts w:ascii="Arial" w:hAnsi="Arial" w:cs="Arial"/>
        </w:rPr>
      </w:pPr>
      <w:r w:rsidRPr="00EF3299">
        <w:rPr>
          <w:rFonts w:ascii="Arial" w:hAnsi="Arial" w:cs="Arial"/>
        </w:rPr>
        <w:t>o auditor não tem razão para acreditar que os requisitos éticos relevantes não serão cumpridos; e</w:t>
      </w:r>
    </w:p>
    <w:p w14:paraId="7381ADA1" w14:textId="77777777" w:rsidR="00217D8D" w:rsidRPr="00EF3299" w:rsidRDefault="00217D8D" w:rsidP="00B1650F">
      <w:pPr>
        <w:widowControl w:val="0"/>
        <w:numPr>
          <w:ilvl w:val="1"/>
          <w:numId w:val="370"/>
        </w:numPr>
        <w:autoSpaceDE w:val="0"/>
        <w:autoSpaceDN w:val="0"/>
        <w:spacing w:after="0" w:line="240" w:lineRule="auto"/>
        <w:ind w:left="993" w:hanging="426"/>
        <w:jc w:val="both"/>
        <w:rPr>
          <w:rFonts w:ascii="Arial" w:hAnsi="Arial" w:cs="Arial"/>
        </w:rPr>
      </w:pPr>
      <w:r w:rsidRPr="00EF3299">
        <w:rPr>
          <w:rFonts w:ascii="Arial" w:hAnsi="Arial" w:cs="Arial"/>
        </w:rPr>
        <w:t>se o auditor tiver que cumprir com requisitos de independência, ele não tem razão para acreditar que os requisitos de independência não serão cumpridos (ver itens A37 e A38).</w:t>
      </w:r>
    </w:p>
    <w:p w14:paraId="50EEDE6A" w14:textId="77777777" w:rsidR="00217D8D" w:rsidRPr="00EF3299" w:rsidRDefault="00217D8D" w:rsidP="00217D8D">
      <w:pPr>
        <w:pStyle w:val="Corpodetexto"/>
        <w:ind w:left="567" w:hanging="567"/>
        <w:rPr>
          <w:b/>
        </w:rPr>
      </w:pPr>
    </w:p>
    <w:p w14:paraId="76D77C1F" w14:textId="77777777" w:rsidR="00217D8D" w:rsidRPr="00EF3299" w:rsidRDefault="00217D8D" w:rsidP="00B1650F">
      <w:pPr>
        <w:pStyle w:val="PargrafodaLista"/>
        <w:widowControl w:val="0"/>
        <w:numPr>
          <w:ilvl w:val="0"/>
          <w:numId w:val="366"/>
        </w:numPr>
        <w:autoSpaceDE w:val="0"/>
        <w:autoSpaceDN w:val="0"/>
        <w:spacing w:after="0" w:line="242" w:lineRule="auto"/>
        <w:ind w:left="567" w:hanging="567"/>
        <w:contextualSpacing w:val="0"/>
        <w:jc w:val="both"/>
        <w:rPr>
          <w:rFonts w:ascii="Arial" w:hAnsi="Arial" w:cs="Arial"/>
        </w:rPr>
      </w:pPr>
      <w:r w:rsidRPr="00EF3299">
        <w:rPr>
          <w:rFonts w:ascii="Arial" w:hAnsi="Arial" w:cs="Arial"/>
        </w:rPr>
        <w:t>Se o sócio do trabalho obtém informações que teriam levado a firma a recusar o trabalho se essas informações estivessem disponíveis antes, ele deve comunicar essas informações imediatamente à firma, de modo que a firma e ele próprio possam tomar as medidas necessárias.</w:t>
      </w:r>
    </w:p>
    <w:p w14:paraId="7491C44A" w14:textId="77777777" w:rsidR="00217D8D" w:rsidRPr="00EF3299" w:rsidRDefault="00217D8D" w:rsidP="00217D8D">
      <w:pPr>
        <w:ind w:left="567" w:hanging="567"/>
        <w:jc w:val="both"/>
        <w:rPr>
          <w:rFonts w:ascii="Arial" w:hAnsi="Arial" w:cs="Arial"/>
          <w:b/>
        </w:rPr>
      </w:pPr>
      <w:r w:rsidRPr="00EF3299">
        <w:rPr>
          <w:rFonts w:ascii="Arial" w:hAnsi="Arial" w:cs="Arial"/>
          <w:b/>
        </w:rPr>
        <w:t>Acordo sobre os termos do trabalho</w:t>
      </w:r>
    </w:p>
    <w:p w14:paraId="172434D6" w14:textId="77777777" w:rsidR="00217D8D" w:rsidRPr="00EF3299" w:rsidRDefault="00217D8D" w:rsidP="00217D8D">
      <w:pPr>
        <w:pStyle w:val="Corpodetexto"/>
        <w:spacing w:before="5"/>
        <w:ind w:left="567" w:hanging="567"/>
        <w:rPr>
          <w:b/>
        </w:rPr>
      </w:pPr>
    </w:p>
    <w:p w14:paraId="630BA339" w14:textId="77777777" w:rsidR="00217D8D" w:rsidRPr="00EF3299" w:rsidRDefault="00217D8D" w:rsidP="00B1650F">
      <w:pPr>
        <w:pStyle w:val="PargrafodaLista"/>
        <w:widowControl w:val="0"/>
        <w:numPr>
          <w:ilvl w:val="0"/>
          <w:numId w:val="366"/>
        </w:numPr>
        <w:autoSpaceDE w:val="0"/>
        <w:autoSpaceDN w:val="0"/>
        <w:spacing w:after="0" w:line="240" w:lineRule="auto"/>
        <w:ind w:left="567" w:hanging="567"/>
        <w:contextualSpacing w:val="0"/>
        <w:jc w:val="both"/>
        <w:rPr>
          <w:rFonts w:ascii="Arial" w:hAnsi="Arial" w:cs="Arial"/>
        </w:rPr>
      </w:pPr>
      <w:r w:rsidRPr="00EF3299">
        <w:rPr>
          <w:rFonts w:ascii="Arial" w:hAnsi="Arial" w:cs="Arial"/>
        </w:rPr>
        <w:t>O auditor deve acordar os termos do trabalho de procedimentos previamente acordados com a parte contratante e registrar os termos acordados do trabalho em uma carta de contratação, ou outra forma adequada de acordo por escrito.  Esses termos devem incluir (ver itens A39 e A40):</w:t>
      </w:r>
    </w:p>
    <w:p w14:paraId="5081A55C" w14:textId="77777777" w:rsidR="00217D8D" w:rsidRPr="00F17051" w:rsidRDefault="00217D8D">
      <w:pPr>
        <w:pStyle w:val="Corpodetexto"/>
        <w:numPr>
          <w:ilvl w:val="0"/>
          <w:numId w:val="377"/>
        </w:numPr>
        <w:spacing w:before="1"/>
        <w:rPr>
          <w:iCs/>
        </w:rPr>
      </w:pPr>
      <w:r w:rsidRPr="00F17051">
        <w:rPr>
          <w:iCs/>
        </w:rPr>
        <w:t>a identificação dos objetos sobre os quais os procedimentos previamente acordados serão realizados;</w:t>
      </w:r>
    </w:p>
    <w:p w14:paraId="18B1AA98" w14:textId="77777777" w:rsidR="00217D8D" w:rsidRPr="00F17051" w:rsidRDefault="00217D8D">
      <w:pPr>
        <w:pStyle w:val="Corpodetexto"/>
        <w:numPr>
          <w:ilvl w:val="0"/>
          <w:numId w:val="377"/>
        </w:numPr>
        <w:spacing w:before="1"/>
        <w:rPr>
          <w:iCs/>
        </w:rPr>
      </w:pPr>
      <w:r w:rsidRPr="00F17051">
        <w:rPr>
          <w:iCs/>
        </w:rPr>
        <w:t>o objetivo do trabalho e os usuários previstos do relatório de procedimentos previamente acordados, conforme identificados pela parte contratante;</w:t>
      </w:r>
    </w:p>
    <w:p w14:paraId="72EA3978" w14:textId="77777777" w:rsidR="00217D8D" w:rsidRPr="00F17051" w:rsidRDefault="00217D8D">
      <w:pPr>
        <w:pStyle w:val="Corpodetexto"/>
        <w:numPr>
          <w:ilvl w:val="0"/>
          <w:numId w:val="377"/>
        </w:numPr>
        <w:spacing w:before="1"/>
        <w:rPr>
          <w:iCs/>
        </w:rPr>
      </w:pPr>
      <w:r w:rsidRPr="00F17051">
        <w:rPr>
          <w:iCs/>
        </w:rPr>
        <w:t>se aplicável, a parte responsável, conforme identificada pela parte contratante, e uma declaração de que o trabalho de procedimentos previamente acordados é realizado com base no fato de que a parte responsável é responsável pelos objetos sobre os quais os procedimentos previamente acordados são realizados;</w:t>
      </w:r>
    </w:p>
    <w:p w14:paraId="1EABAFE6" w14:textId="77777777" w:rsidR="00217D8D" w:rsidRPr="00F17051" w:rsidRDefault="00217D8D">
      <w:pPr>
        <w:pStyle w:val="Corpodetexto"/>
        <w:numPr>
          <w:ilvl w:val="0"/>
          <w:numId w:val="377"/>
        </w:numPr>
        <w:spacing w:before="1"/>
        <w:rPr>
          <w:iCs/>
        </w:rPr>
      </w:pPr>
      <w:r w:rsidRPr="00F17051">
        <w:rPr>
          <w:iCs/>
        </w:rPr>
        <w:t>o reconhecimento dos requisitos éticos relevantes que serão cumpridos pelo auditor na condução do trabalho de procedimentos previamente acordados;</w:t>
      </w:r>
    </w:p>
    <w:p w14:paraId="3B87D569" w14:textId="77777777" w:rsidR="00217D8D" w:rsidRPr="00F17051" w:rsidRDefault="00217D8D">
      <w:pPr>
        <w:pStyle w:val="Corpodetexto"/>
        <w:numPr>
          <w:ilvl w:val="0"/>
          <w:numId w:val="377"/>
        </w:numPr>
        <w:spacing w:before="1"/>
        <w:rPr>
          <w:iCs/>
        </w:rPr>
      </w:pPr>
      <w:r w:rsidRPr="00F17051">
        <w:rPr>
          <w:iCs/>
        </w:rPr>
        <w:t>uma declaração sobre se o auditor é requerido a cumprir com requisitos de independência e, em caso afirmativo, os requisitos de independência relevantes (ver itens A37 e A38);</w:t>
      </w:r>
    </w:p>
    <w:p w14:paraId="6512E23A" w14:textId="77777777" w:rsidR="00217D8D" w:rsidRPr="00F17051" w:rsidRDefault="00217D8D">
      <w:pPr>
        <w:pStyle w:val="Corpodetexto"/>
        <w:numPr>
          <w:ilvl w:val="0"/>
          <w:numId w:val="377"/>
        </w:numPr>
        <w:spacing w:before="1"/>
        <w:rPr>
          <w:iCs/>
        </w:rPr>
      </w:pPr>
      <w:r w:rsidRPr="00F17051">
        <w:rPr>
          <w:iCs/>
        </w:rPr>
        <w:t>a natureza do trabalho de procedimentos previamente acordados, incluindo declarações de que:</w:t>
      </w:r>
    </w:p>
    <w:p w14:paraId="207DB70B" w14:textId="3DCA761D" w:rsidR="00217D8D" w:rsidRPr="00F17051" w:rsidRDefault="00217D8D">
      <w:pPr>
        <w:pStyle w:val="Corpodetexto"/>
        <w:numPr>
          <w:ilvl w:val="2"/>
          <w:numId w:val="377"/>
        </w:numPr>
        <w:spacing w:before="1"/>
        <w:rPr>
          <w:iCs/>
        </w:rPr>
      </w:pPr>
      <w:r w:rsidRPr="00F17051">
        <w:rPr>
          <w:iCs/>
        </w:rPr>
        <w:t>o trabalho de procedimentos previamente acordados envolve a realização pelo auditor dos procedimentos previamente acordados com a parte contratante (e, se relevante, outras partes), e a apresentação de relatório sobre as constatações (ver  item A10);</w:t>
      </w:r>
    </w:p>
    <w:p w14:paraId="11E3F106" w14:textId="1B21FE9E" w:rsidR="00217D8D" w:rsidRPr="00F17051" w:rsidRDefault="00217D8D">
      <w:pPr>
        <w:pStyle w:val="Corpodetexto"/>
        <w:numPr>
          <w:ilvl w:val="2"/>
          <w:numId w:val="377"/>
        </w:numPr>
        <w:spacing w:before="1"/>
        <w:rPr>
          <w:iCs/>
        </w:rPr>
      </w:pPr>
      <w:r w:rsidRPr="00F17051">
        <w:rPr>
          <w:iCs/>
        </w:rPr>
        <w:t>constatações são os resultados factuais dos procedimentos previamente acordados realizados; e</w:t>
      </w:r>
    </w:p>
    <w:p w14:paraId="70A2265A" w14:textId="0231C333" w:rsidR="00217D8D" w:rsidRPr="00F17051" w:rsidRDefault="00217D8D">
      <w:pPr>
        <w:pStyle w:val="Corpodetexto"/>
        <w:numPr>
          <w:ilvl w:val="2"/>
          <w:numId w:val="377"/>
        </w:numPr>
        <w:spacing w:before="1"/>
        <w:rPr>
          <w:iCs/>
        </w:rPr>
      </w:pPr>
      <w:r w:rsidRPr="00F17051">
        <w:rPr>
          <w:iCs/>
        </w:rPr>
        <w:t>o trabalho de procedimentos previamente acordados não é trabalho de asseguração e, consequentemente, o auditor não expressa uma opinião ou uma conclusão de asseguração;</w:t>
      </w:r>
    </w:p>
    <w:p w14:paraId="17A64D39" w14:textId="77777777" w:rsidR="00217D8D" w:rsidRPr="00F17051" w:rsidRDefault="00217D8D">
      <w:pPr>
        <w:pStyle w:val="Corpodetexto"/>
        <w:numPr>
          <w:ilvl w:val="0"/>
          <w:numId w:val="377"/>
        </w:numPr>
        <w:spacing w:before="1"/>
        <w:rPr>
          <w:iCs/>
        </w:rPr>
      </w:pPr>
      <w:r w:rsidRPr="00F17051">
        <w:rPr>
          <w:iCs/>
        </w:rPr>
        <w:t>o reconhecimento pela parte contratante (e, se relevante, outras partes) de que os procedimentos previamente acordados são adequados para os fins do trabalho (ver item A10);</w:t>
      </w:r>
    </w:p>
    <w:p w14:paraId="61ED475E" w14:textId="77777777" w:rsidR="00217D8D" w:rsidRPr="00F17051" w:rsidRDefault="00217D8D">
      <w:pPr>
        <w:pStyle w:val="Corpodetexto"/>
        <w:numPr>
          <w:ilvl w:val="0"/>
          <w:numId w:val="377"/>
        </w:numPr>
        <w:spacing w:before="1"/>
        <w:rPr>
          <w:iCs/>
        </w:rPr>
      </w:pPr>
      <w:r w:rsidRPr="00F17051">
        <w:rPr>
          <w:iCs/>
        </w:rPr>
        <w:t>a identificação do destinatário do relatório de procedimentos previamente acordados;</w:t>
      </w:r>
    </w:p>
    <w:p w14:paraId="66D7BBCF" w14:textId="77777777" w:rsidR="00217D8D" w:rsidRPr="00F17051" w:rsidRDefault="00217D8D">
      <w:pPr>
        <w:pStyle w:val="Corpodetexto"/>
        <w:numPr>
          <w:ilvl w:val="0"/>
          <w:numId w:val="377"/>
        </w:numPr>
        <w:spacing w:before="1"/>
        <w:rPr>
          <w:iCs/>
        </w:rPr>
      </w:pPr>
      <w:r w:rsidRPr="00F17051">
        <w:rPr>
          <w:iCs/>
        </w:rPr>
        <w:t>a natureza, a época e a extensão dos procedimentos a serem realizados, descritas em termos claros, não enganosos e não sujeitos a diferentes interpretações (ver itens A41 e A42); e</w:t>
      </w:r>
    </w:p>
    <w:p w14:paraId="7D4CEC28" w14:textId="77777777" w:rsidR="00217D8D" w:rsidRPr="00F17051" w:rsidRDefault="00217D8D">
      <w:pPr>
        <w:pStyle w:val="Corpodetexto"/>
        <w:numPr>
          <w:ilvl w:val="0"/>
          <w:numId w:val="377"/>
        </w:numPr>
        <w:spacing w:before="1"/>
        <w:rPr>
          <w:iCs/>
        </w:rPr>
      </w:pPr>
      <w:r w:rsidRPr="00F17051">
        <w:rPr>
          <w:iCs/>
        </w:rPr>
        <w:t>referência à forma e ao conteúdo esperados do relatório de procedimentos previamente acordados.</w:t>
      </w:r>
    </w:p>
    <w:p w14:paraId="0147FCC7" w14:textId="77777777" w:rsidR="00217D8D" w:rsidRPr="00EF3299" w:rsidRDefault="00217D8D" w:rsidP="00217D8D">
      <w:pPr>
        <w:pStyle w:val="Corpodetexto"/>
        <w:spacing w:before="1"/>
        <w:ind w:left="567" w:hanging="567"/>
        <w:rPr>
          <w:b/>
          <w:bCs/>
          <w:iCs/>
        </w:rPr>
      </w:pPr>
    </w:p>
    <w:p w14:paraId="41B9034F" w14:textId="77777777" w:rsidR="00217D8D" w:rsidRPr="00EF3299" w:rsidRDefault="00217D8D" w:rsidP="00217D8D">
      <w:pPr>
        <w:pStyle w:val="Corpodetexto"/>
        <w:spacing w:before="1"/>
        <w:ind w:left="567" w:hanging="567"/>
        <w:rPr>
          <w:b/>
          <w:bCs/>
          <w:iCs/>
        </w:rPr>
      </w:pPr>
    </w:p>
    <w:p w14:paraId="71C0BD32" w14:textId="77777777" w:rsidR="00217D8D" w:rsidRPr="00EF3299" w:rsidRDefault="00217D8D" w:rsidP="00B1650F">
      <w:pPr>
        <w:pStyle w:val="PargrafodaLista"/>
        <w:widowControl w:val="0"/>
        <w:numPr>
          <w:ilvl w:val="0"/>
          <w:numId w:val="366"/>
        </w:numPr>
        <w:autoSpaceDE w:val="0"/>
        <w:autoSpaceDN w:val="0"/>
        <w:spacing w:before="11" w:after="0" w:line="247" w:lineRule="auto"/>
        <w:ind w:left="567" w:hanging="567"/>
        <w:contextualSpacing w:val="0"/>
        <w:jc w:val="both"/>
        <w:rPr>
          <w:rFonts w:ascii="Arial" w:hAnsi="Arial" w:cs="Arial"/>
        </w:rPr>
      </w:pPr>
      <w:r w:rsidRPr="00EF3299">
        <w:rPr>
          <w:rFonts w:ascii="Arial" w:hAnsi="Arial" w:cs="Arial"/>
        </w:rPr>
        <w:t>Se os procedimentos previamente acordados são modificados durante o curso do trabalho, o auditor deve acordar com a parte contratante os termos alterados do trabalho que reflitam os procedimentos modificados (ver item A43).</w:t>
      </w:r>
    </w:p>
    <w:p w14:paraId="0A27281F" w14:textId="77777777" w:rsidR="00217D8D" w:rsidRDefault="00217D8D" w:rsidP="00217D8D">
      <w:pPr>
        <w:pStyle w:val="PargrafodaLista"/>
        <w:tabs>
          <w:tab w:val="left" w:pos="678"/>
        </w:tabs>
        <w:ind w:left="567" w:hanging="567"/>
        <w:rPr>
          <w:rFonts w:ascii="Arial" w:hAnsi="Arial" w:cs="Arial"/>
        </w:rPr>
      </w:pPr>
    </w:p>
    <w:p w14:paraId="1B3AD19B" w14:textId="77777777" w:rsidR="00217D8D" w:rsidRDefault="00217D8D" w:rsidP="00217D8D">
      <w:pPr>
        <w:pStyle w:val="PargrafodaLista"/>
        <w:tabs>
          <w:tab w:val="left" w:pos="678"/>
        </w:tabs>
        <w:ind w:left="567" w:hanging="567"/>
        <w:rPr>
          <w:rFonts w:ascii="Arial" w:hAnsi="Arial" w:cs="Arial"/>
        </w:rPr>
      </w:pPr>
      <w:r w:rsidRPr="00C937D8">
        <w:rPr>
          <w:rFonts w:ascii="Arial" w:hAnsi="Arial" w:cs="Arial"/>
          <w:iCs/>
        </w:rPr>
        <w:t>Trabalhos de procedimentos previamente acordados recorrentes</w:t>
      </w:r>
    </w:p>
    <w:p w14:paraId="3A87DE75" w14:textId="77777777" w:rsidR="00217D8D" w:rsidRPr="00EF3299" w:rsidRDefault="00217D8D" w:rsidP="00217D8D">
      <w:pPr>
        <w:pStyle w:val="PargrafodaLista"/>
        <w:tabs>
          <w:tab w:val="left" w:pos="678"/>
        </w:tabs>
        <w:ind w:left="567" w:hanging="567"/>
        <w:rPr>
          <w:rFonts w:ascii="Arial" w:hAnsi="Arial" w:cs="Arial"/>
        </w:rPr>
      </w:pPr>
    </w:p>
    <w:p w14:paraId="096DFC5C" w14:textId="77777777" w:rsidR="00217D8D" w:rsidRPr="00EF3299" w:rsidRDefault="00217D8D" w:rsidP="00B1650F">
      <w:pPr>
        <w:pStyle w:val="PargrafodaLista"/>
        <w:widowControl w:val="0"/>
        <w:numPr>
          <w:ilvl w:val="0"/>
          <w:numId w:val="366"/>
        </w:numPr>
        <w:autoSpaceDE w:val="0"/>
        <w:autoSpaceDN w:val="0"/>
        <w:spacing w:after="0" w:line="240" w:lineRule="auto"/>
        <w:ind w:left="567" w:hanging="567"/>
        <w:contextualSpacing w:val="0"/>
        <w:jc w:val="both"/>
        <w:rPr>
          <w:rFonts w:ascii="Arial" w:hAnsi="Arial" w:cs="Arial"/>
        </w:rPr>
      </w:pPr>
      <w:r w:rsidRPr="00EF3299">
        <w:rPr>
          <w:rFonts w:ascii="Arial" w:hAnsi="Arial" w:cs="Arial"/>
        </w:rPr>
        <w:t xml:space="preserve">Em trabalhos de procedimentos previamente acordados recorrentes, o auditor deve avaliar se as circunstâncias, incluindo mudanças nas considerações de aceitação do trabalho, requerem que os termos do trabalho sejam revisados, e se há necessidade de que a parte contratante seja lembrada dos termos do trabalho existentes (ver item A44). </w:t>
      </w:r>
    </w:p>
    <w:p w14:paraId="5B76FE55" w14:textId="77777777" w:rsidR="00217D8D" w:rsidRPr="00EF3299" w:rsidRDefault="00217D8D" w:rsidP="00217D8D">
      <w:pPr>
        <w:pStyle w:val="Corpodetexto"/>
        <w:spacing w:before="9"/>
        <w:ind w:left="567" w:hanging="567"/>
      </w:pPr>
    </w:p>
    <w:p w14:paraId="7F07E375" w14:textId="77777777" w:rsidR="00217D8D" w:rsidRPr="00EF3299" w:rsidRDefault="00217D8D" w:rsidP="00217D8D">
      <w:pPr>
        <w:ind w:left="567" w:hanging="567"/>
        <w:jc w:val="both"/>
        <w:rPr>
          <w:rFonts w:ascii="Arial" w:hAnsi="Arial" w:cs="Arial"/>
          <w:b/>
        </w:rPr>
      </w:pPr>
      <w:r w:rsidRPr="00EF3299">
        <w:rPr>
          <w:rFonts w:ascii="Arial" w:hAnsi="Arial" w:cs="Arial"/>
          <w:b/>
        </w:rPr>
        <w:t>Realização dos procedimentos previamente acordados</w:t>
      </w:r>
    </w:p>
    <w:p w14:paraId="6CAE04E0" w14:textId="77777777" w:rsidR="00217D8D" w:rsidRPr="00EF3299" w:rsidRDefault="00217D8D" w:rsidP="00217D8D">
      <w:pPr>
        <w:pStyle w:val="Corpodetexto"/>
        <w:ind w:left="567" w:hanging="567"/>
        <w:rPr>
          <w:b/>
        </w:rPr>
      </w:pPr>
    </w:p>
    <w:p w14:paraId="6AFDEB80" w14:textId="77777777" w:rsidR="00217D8D" w:rsidRPr="00EF3299" w:rsidRDefault="00217D8D" w:rsidP="00B1650F">
      <w:pPr>
        <w:pStyle w:val="PargrafodaLista"/>
        <w:widowControl w:val="0"/>
        <w:numPr>
          <w:ilvl w:val="0"/>
          <w:numId w:val="365"/>
        </w:numPr>
        <w:autoSpaceDE w:val="0"/>
        <w:autoSpaceDN w:val="0"/>
        <w:spacing w:after="0" w:line="242" w:lineRule="auto"/>
        <w:ind w:left="567"/>
        <w:contextualSpacing w:val="0"/>
        <w:jc w:val="both"/>
        <w:rPr>
          <w:rFonts w:ascii="Arial" w:hAnsi="Arial" w:cs="Arial"/>
        </w:rPr>
      </w:pPr>
      <w:r w:rsidRPr="00EF3299">
        <w:rPr>
          <w:rFonts w:ascii="Arial" w:hAnsi="Arial" w:cs="Arial"/>
        </w:rPr>
        <w:t>O auditor deve realizar os procedimentos conforme acordados nos termos do trabalho.</w:t>
      </w:r>
    </w:p>
    <w:p w14:paraId="2A407D85" w14:textId="77777777" w:rsidR="00217D8D" w:rsidRPr="00EF3299" w:rsidRDefault="00217D8D" w:rsidP="00217D8D">
      <w:pPr>
        <w:pStyle w:val="PargrafodaLista"/>
        <w:tabs>
          <w:tab w:val="left" w:pos="677"/>
          <w:tab w:val="left" w:pos="678"/>
        </w:tabs>
        <w:spacing w:line="242" w:lineRule="auto"/>
        <w:ind w:left="567" w:hanging="567"/>
        <w:rPr>
          <w:rFonts w:ascii="Arial" w:hAnsi="Arial" w:cs="Arial"/>
        </w:rPr>
      </w:pPr>
    </w:p>
    <w:p w14:paraId="071C2013" w14:textId="77777777" w:rsidR="00217D8D" w:rsidRPr="00EF3299" w:rsidRDefault="00217D8D" w:rsidP="00B1650F">
      <w:pPr>
        <w:pStyle w:val="PargrafodaLista"/>
        <w:widowControl w:val="0"/>
        <w:numPr>
          <w:ilvl w:val="0"/>
          <w:numId w:val="365"/>
        </w:numPr>
        <w:autoSpaceDE w:val="0"/>
        <w:autoSpaceDN w:val="0"/>
        <w:spacing w:before="76" w:after="0" w:line="240" w:lineRule="auto"/>
        <w:ind w:left="567"/>
        <w:contextualSpacing w:val="0"/>
        <w:jc w:val="both"/>
        <w:rPr>
          <w:rFonts w:ascii="Arial" w:hAnsi="Arial" w:cs="Arial"/>
        </w:rPr>
      </w:pPr>
      <w:r w:rsidRPr="00EF3299">
        <w:rPr>
          <w:rFonts w:ascii="Arial" w:hAnsi="Arial" w:cs="Arial"/>
        </w:rPr>
        <w:t>O auditor deve considerar se deve solicitar representações formais (ver item A45).</w:t>
      </w:r>
    </w:p>
    <w:p w14:paraId="5D073AB0" w14:textId="77777777" w:rsidR="00217D8D" w:rsidRPr="00EF3299" w:rsidRDefault="00217D8D" w:rsidP="00217D8D">
      <w:pPr>
        <w:pStyle w:val="PargrafodaLista"/>
        <w:ind w:left="567" w:hanging="567"/>
        <w:rPr>
          <w:rFonts w:ascii="Arial" w:hAnsi="Arial" w:cs="Arial"/>
        </w:rPr>
      </w:pPr>
    </w:p>
    <w:p w14:paraId="79635E35" w14:textId="77777777" w:rsidR="00217D8D" w:rsidRPr="00EF3299" w:rsidRDefault="00217D8D" w:rsidP="00217D8D">
      <w:pPr>
        <w:ind w:left="567" w:hanging="567"/>
        <w:jc w:val="both"/>
        <w:rPr>
          <w:rFonts w:ascii="Arial" w:hAnsi="Arial" w:cs="Arial"/>
          <w:b/>
        </w:rPr>
      </w:pPr>
      <w:r w:rsidRPr="00EF3299">
        <w:rPr>
          <w:rFonts w:ascii="Arial" w:hAnsi="Arial" w:cs="Arial"/>
          <w:b/>
        </w:rPr>
        <w:t>Utilização do trabalho de especialista do auditor</w:t>
      </w:r>
    </w:p>
    <w:p w14:paraId="74220326" w14:textId="77777777" w:rsidR="00217D8D" w:rsidRPr="00EF3299" w:rsidRDefault="00217D8D" w:rsidP="00217D8D">
      <w:pPr>
        <w:pStyle w:val="PargrafodaLista"/>
        <w:tabs>
          <w:tab w:val="left" w:pos="678"/>
        </w:tabs>
        <w:spacing w:before="76"/>
        <w:ind w:left="567" w:hanging="567"/>
        <w:rPr>
          <w:rFonts w:ascii="Arial" w:hAnsi="Arial" w:cs="Arial"/>
        </w:rPr>
      </w:pPr>
    </w:p>
    <w:p w14:paraId="57DFB839" w14:textId="77777777" w:rsidR="00217D8D" w:rsidRPr="00EF3299" w:rsidRDefault="00217D8D" w:rsidP="00B1650F">
      <w:pPr>
        <w:pStyle w:val="PargrafodaLista"/>
        <w:widowControl w:val="0"/>
        <w:numPr>
          <w:ilvl w:val="0"/>
          <w:numId w:val="365"/>
        </w:numPr>
        <w:autoSpaceDE w:val="0"/>
        <w:autoSpaceDN w:val="0"/>
        <w:spacing w:after="0" w:line="240" w:lineRule="auto"/>
        <w:ind w:left="567"/>
        <w:contextualSpacing w:val="0"/>
        <w:jc w:val="both"/>
        <w:rPr>
          <w:rFonts w:ascii="Arial" w:hAnsi="Arial" w:cs="Arial"/>
        </w:rPr>
      </w:pPr>
      <w:r w:rsidRPr="00EF3299">
        <w:rPr>
          <w:rFonts w:ascii="Arial" w:hAnsi="Arial" w:cs="Arial"/>
        </w:rPr>
        <w:t>Se o auditor utiliza o trabalho de especialista, ele deve (ver itens A46,</w:t>
      </w:r>
      <w:r>
        <w:rPr>
          <w:rFonts w:ascii="Arial" w:hAnsi="Arial" w:cs="Arial"/>
        </w:rPr>
        <w:t xml:space="preserve"> </w:t>
      </w:r>
      <w:r w:rsidRPr="00EF3299">
        <w:rPr>
          <w:rFonts w:ascii="Arial" w:hAnsi="Arial" w:cs="Arial"/>
        </w:rPr>
        <w:t>A47 e A50):</w:t>
      </w:r>
    </w:p>
    <w:p w14:paraId="3CAB4071" w14:textId="77777777" w:rsidR="00217D8D" w:rsidRPr="00EF3299" w:rsidRDefault="00217D8D">
      <w:pPr>
        <w:pStyle w:val="PargrafodaLista"/>
        <w:widowControl w:val="0"/>
        <w:numPr>
          <w:ilvl w:val="0"/>
          <w:numId w:val="371"/>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avaliar a competência, as habilidades e a objetividade do especialista do auditor;</w:t>
      </w:r>
    </w:p>
    <w:p w14:paraId="10D411CF" w14:textId="77777777" w:rsidR="00217D8D" w:rsidRPr="00EF3299" w:rsidRDefault="00217D8D">
      <w:pPr>
        <w:pStyle w:val="PargrafodaLista"/>
        <w:widowControl w:val="0"/>
        <w:numPr>
          <w:ilvl w:val="0"/>
          <w:numId w:val="371"/>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acordar com o especialista do auditor a natureza, o alcance e os objetivos do trabalho desse especialista (ver itens A48 e A49);</w:t>
      </w:r>
    </w:p>
    <w:p w14:paraId="32BBF51C" w14:textId="77777777" w:rsidR="00217D8D" w:rsidRPr="00EF3299" w:rsidRDefault="00217D8D">
      <w:pPr>
        <w:pStyle w:val="PargrafodaLista"/>
        <w:widowControl w:val="0"/>
        <w:numPr>
          <w:ilvl w:val="0"/>
          <w:numId w:val="371"/>
        </w:numPr>
        <w:autoSpaceDE w:val="0"/>
        <w:autoSpaceDN w:val="0"/>
        <w:spacing w:after="0" w:line="240" w:lineRule="auto"/>
        <w:ind w:left="993" w:hanging="426"/>
        <w:contextualSpacing w:val="0"/>
        <w:jc w:val="both"/>
        <w:rPr>
          <w:rFonts w:ascii="Arial" w:hAnsi="Arial" w:cs="Arial"/>
        </w:rPr>
      </w:pPr>
      <w:r w:rsidRPr="00EF3299">
        <w:rPr>
          <w:rFonts w:ascii="Arial" w:hAnsi="Arial" w:cs="Arial"/>
        </w:rPr>
        <w:t>determinar se a natureza, a época e a extensão do trabalho realizado pelo especialista do auditor são compatíveis com o trabalho acordado com o especialista; e</w:t>
      </w:r>
    </w:p>
    <w:p w14:paraId="6FB714E0" w14:textId="77777777" w:rsidR="00217D8D" w:rsidRPr="00EF3299" w:rsidRDefault="00217D8D">
      <w:pPr>
        <w:pStyle w:val="PargrafodaLista"/>
        <w:widowControl w:val="0"/>
        <w:numPr>
          <w:ilvl w:val="0"/>
          <w:numId w:val="371"/>
        </w:numPr>
        <w:autoSpaceDE w:val="0"/>
        <w:autoSpaceDN w:val="0"/>
        <w:spacing w:after="0" w:line="240" w:lineRule="auto"/>
        <w:ind w:left="993" w:hanging="426"/>
        <w:contextualSpacing w:val="0"/>
        <w:jc w:val="both"/>
        <w:rPr>
          <w:rFonts w:ascii="Arial" w:hAnsi="Arial" w:cs="Arial"/>
        </w:rPr>
      </w:pPr>
      <w:r w:rsidRPr="00EF3299">
        <w:rPr>
          <w:rFonts w:ascii="Arial" w:hAnsi="Arial" w:cs="Arial"/>
        </w:rPr>
        <w:t>determinar se as constatações descrevem adequadamente os resultados do trabalho realizado, levando em consideração o trabalho realizado pelo especialista do auditor.</w:t>
      </w:r>
    </w:p>
    <w:p w14:paraId="5DA8D02E" w14:textId="77777777" w:rsidR="00217D8D" w:rsidRPr="00EF3299" w:rsidRDefault="00217D8D" w:rsidP="00217D8D">
      <w:pPr>
        <w:pStyle w:val="PargrafodaLista"/>
        <w:tabs>
          <w:tab w:val="left" w:pos="678"/>
        </w:tabs>
        <w:ind w:left="567" w:hanging="567"/>
        <w:rPr>
          <w:rFonts w:ascii="Arial" w:hAnsi="Arial" w:cs="Arial"/>
        </w:rPr>
      </w:pPr>
    </w:p>
    <w:p w14:paraId="304769D3" w14:textId="77777777" w:rsidR="00217D8D" w:rsidRPr="00EF3299" w:rsidRDefault="00217D8D" w:rsidP="00217D8D">
      <w:pPr>
        <w:ind w:left="567" w:hanging="567"/>
        <w:jc w:val="both"/>
        <w:rPr>
          <w:rFonts w:ascii="Arial" w:hAnsi="Arial" w:cs="Arial"/>
          <w:b/>
        </w:rPr>
      </w:pPr>
      <w:r>
        <w:rPr>
          <w:rFonts w:ascii="Arial" w:hAnsi="Arial" w:cs="Arial"/>
          <w:b/>
        </w:rPr>
        <w:t>R</w:t>
      </w:r>
      <w:r w:rsidRPr="00EF3299">
        <w:rPr>
          <w:rFonts w:ascii="Arial" w:hAnsi="Arial" w:cs="Arial"/>
          <w:b/>
        </w:rPr>
        <w:t>elatório de procedimentos previamente acordados</w:t>
      </w:r>
    </w:p>
    <w:p w14:paraId="3EB399D2" w14:textId="77777777" w:rsidR="00217D8D" w:rsidRPr="00EF3299" w:rsidRDefault="00217D8D" w:rsidP="00217D8D">
      <w:pPr>
        <w:pStyle w:val="Corpodetexto"/>
        <w:ind w:left="567" w:hanging="567"/>
      </w:pPr>
    </w:p>
    <w:p w14:paraId="0B20E2C9" w14:textId="77777777" w:rsidR="00217D8D" w:rsidRPr="00EF3299" w:rsidRDefault="00217D8D" w:rsidP="00B1650F">
      <w:pPr>
        <w:pStyle w:val="PargrafodaLista"/>
        <w:widowControl w:val="0"/>
        <w:numPr>
          <w:ilvl w:val="0"/>
          <w:numId w:val="365"/>
        </w:numPr>
        <w:autoSpaceDE w:val="0"/>
        <w:autoSpaceDN w:val="0"/>
        <w:spacing w:after="0" w:line="240" w:lineRule="auto"/>
        <w:ind w:left="567"/>
        <w:contextualSpacing w:val="0"/>
        <w:jc w:val="both"/>
        <w:rPr>
          <w:rFonts w:ascii="Arial" w:hAnsi="Arial" w:cs="Arial"/>
        </w:rPr>
      </w:pPr>
      <w:r w:rsidRPr="00EF3299">
        <w:rPr>
          <w:rFonts w:ascii="Arial" w:hAnsi="Arial" w:cs="Arial"/>
        </w:rPr>
        <w:t xml:space="preserve">O relatório de procedimentos previamente acordados deve ser por escrito e deve incluir: (ver item A51): </w:t>
      </w:r>
    </w:p>
    <w:p w14:paraId="07A8F62A"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título que indique claramente que o relatório é um relatório de procedimentos previamente acordados;</w:t>
      </w:r>
    </w:p>
    <w:p w14:paraId="77F8651F"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Pr>
          <w:rFonts w:ascii="Arial" w:hAnsi="Arial" w:cs="Arial"/>
        </w:rPr>
        <w:t xml:space="preserve">o </w:t>
      </w:r>
      <w:r w:rsidRPr="00EF3299">
        <w:rPr>
          <w:rFonts w:ascii="Arial" w:hAnsi="Arial" w:cs="Arial"/>
        </w:rPr>
        <w:t xml:space="preserve"> destinatário conforme especificado nos termos do trabalho;</w:t>
      </w:r>
    </w:p>
    <w:p w14:paraId="0F4C5B7D"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Pr>
          <w:rFonts w:ascii="Arial" w:hAnsi="Arial" w:cs="Arial"/>
        </w:rPr>
        <w:t>a</w:t>
      </w:r>
      <w:r w:rsidRPr="00EF3299">
        <w:rPr>
          <w:rFonts w:ascii="Arial" w:hAnsi="Arial" w:cs="Arial"/>
        </w:rPr>
        <w:t xml:space="preserve"> identificação do objeto sobre o qual serão realizados os procedimentos previamente acordados (ver item A52);</w:t>
      </w:r>
    </w:p>
    <w:p w14:paraId="7F5E7C62"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Pr>
          <w:rFonts w:ascii="Arial" w:hAnsi="Arial" w:cs="Arial"/>
        </w:rPr>
        <w:t>a</w:t>
      </w:r>
      <w:r w:rsidRPr="00EF3299">
        <w:rPr>
          <w:rFonts w:ascii="Arial" w:hAnsi="Arial" w:cs="Arial"/>
        </w:rPr>
        <w:t xml:space="preserve"> identificação do objetivo do relatório de procedimentos previamente acordados e uma declaração de que o relatório pode não ser adequado para outro fim (ver item A53 e A54);  </w:t>
      </w:r>
    </w:p>
    <w:p w14:paraId="66D6C1B9"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 descrição d</w:t>
      </w:r>
      <w:r>
        <w:rPr>
          <w:rFonts w:ascii="Arial" w:hAnsi="Arial" w:cs="Arial"/>
        </w:rPr>
        <w:t>o</w:t>
      </w:r>
      <w:r w:rsidRPr="00EF3299">
        <w:rPr>
          <w:rFonts w:ascii="Arial" w:hAnsi="Arial" w:cs="Arial"/>
        </w:rPr>
        <w:t xml:space="preserve"> trabalho de procedimentos previamente acordados declarando que:</w:t>
      </w:r>
    </w:p>
    <w:p w14:paraId="57D2B571" w14:textId="77777777" w:rsidR="00217D8D" w:rsidRPr="00EF3299" w:rsidRDefault="00217D8D" w:rsidP="00217D8D">
      <w:pPr>
        <w:pStyle w:val="PargrafodaLista"/>
        <w:ind w:left="1418" w:hanging="425"/>
        <w:rPr>
          <w:rFonts w:ascii="Arial" w:hAnsi="Arial" w:cs="Arial"/>
        </w:rPr>
      </w:pPr>
      <w:r w:rsidRPr="00EF3299">
        <w:rPr>
          <w:rFonts w:ascii="Arial" w:hAnsi="Arial" w:cs="Arial"/>
        </w:rPr>
        <w:t>(i)</w:t>
      </w:r>
      <w:r w:rsidRPr="00EF3299">
        <w:rPr>
          <w:rFonts w:ascii="Arial" w:hAnsi="Arial" w:cs="Arial"/>
        </w:rPr>
        <w:tab/>
      </w:r>
      <w:r>
        <w:rPr>
          <w:rFonts w:ascii="Arial" w:hAnsi="Arial" w:cs="Arial"/>
        </w:rPr>
        <w:t>o</w:t>
      </w:r>
      <w:r w:rsidRPr="00EF3299">
        <w:rPr>
          <w:rFonts w:ascii="Arial" w:hAnsi="Arial" w:cs="Arial"/>
        </w:rPr>
        <w:t xml:space="preserve"> trabalho de procedimentos previamente acordados envolve a realização pelo auditor dos procedimentos acordados com a parte contratante (e, se relevante, outras partes), e </w:t>
      </w:r>
      <w:r>
        <w:rPr>
          <w:rFonts w:ascii="Arial" w:hAnsi="Arial" w:cs="Arial"/>
        </w:rPr>
        <w:t xml:space="preserve">a </w:t>
      </w:r>
      <w:r w:rsidRPr="00EF3299">
        <w:rPr>
          <w:rFonts w:ascii="Arial" w:hAnsi="Arial" w:cs="Arial"/>
        </w:rPr>
        <w:t>apresentação de relatório sobre as constatações (ver item A10);</w:t>
      </w:r>
    </w:p>
    <w:p w14:paraId="498784B8" w14:textId="77777777" w:rsidR="00217D8D" w:rsidRPr="00EF3299" w:rsidRDefault="00217D8D" w:rsidP="00217D8D">
      <w:pPr>
        <w:pStyle w:val="PargrafodaLista"/>
        <w:ind w:left="1418" w:hanging="425"/>
        <w:rPr>
          <w:rFonts w:ascii="Arial" w:hAnsi="Arial" w:cs="Arial"/>
        </w:rPr>
      </w:pPr>
      <w:r w:rsidRPr="00EF3299">
        <w:rPr>
          <w:rFonts w:ascii="Arial" w:hAnsi="Arial" w:cs="Arial"/>
        </w:rPr>
        <w:t>(ii)</w:t>
      </w:r>
      <w:r w:rsidRPr="00EF3299">
        <w:rPr>
          <w:rFonts w:ascii="Arial" w:hAnsi="Arial" w:cs="Arial"/>
        </w:rPr>
        <w:tab/>
      </w:r>
      <w:r>
        <w:rPr>
          <w:rFonts w:ascii="Arial" w:hAnsi="Arial" w:cs="Arial"/>
        </w:rPr>
        <w:t>as</w:t>
      </w:r>
      <w:r w:rsidRPr="00EF3299">
        <w:rPr>
          <w:rFonts w:ascii="Arial" w:hAnsi="Arial" w:cs="Arial"/>
        </w:rPr>
        <w:t xml:space="preserve"> constatações são os resultados factuais dos procedimentos previamente acordados realizados; e</w:t>
      </w:r>
    </w:p>
    <w:p w14:paraId="6EFB6A6C" w14:textId="77777777" w:rsidR="00217D8D" w:rsidRPr="00EF3299" w:rsidRDefault="00217D8D" w:rsidP="00217D8D">
      <w:pPr>
        <w:pStyle w:val="PargrafodaLista"/>
        <w:ind w:left="1418" w:hanging="425"/>
        <w:rPr>
          <w:rFonts w:ascii="Arial" w:hAnsi="Arial" w:cs="Arial"/>
        </w:rPr>
      </w:pPr>
      <w:r w:rsidRPr="00EF3299">
        <w:rPr>
          <w:rFonts w:ascii="Arial" w:hAnsi="Arial" w:cs="Arial"/>
        </w:rPr>
        <w:t>(iii)</w:t>
      </w:r>
      <w:r w:rsidRPr="00EF3299">
        <w:rPr>
          <w:rFonts w:ascii="Arial" w:hAnsi="Arial" w:cs="Arial"/>
        </w:rPr>
        <w:tab/>
        <w:t xml:space="preserve"> a parte contratante (e, se relevante, outras partes) reconheceu que os procedimentos acordados são adequados para os fins do trabalho (ver item A10);</w:t>
      </w:r>
    </w:p>
    <w:p w14:paraId="3E2E9A6F" w14:textId="77777777" w:rsidR="00217D8D" w:rsidRPr="00EF3299" w:rsidRDefault="00217D8D" w:rsidP="00217D8D">
      <w:pPr>
        <w:pStyle w:val="PargrafodaLista"/>
        <w:tabs>
          <w:tab w:val="left" w:pos="678"/>
        </w:tabs>
        <w:ind w:left="567" w:hanging="567"/>
        <w:rPr>
          <w:rFonts w:ascii="Arial" w:hAnsi="Arial" w:cs="Arial"/>
        </w:rPr>
      </w:pPr>
    </w:p>
    <w:p w14:paraId="1CE76F11"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se aplicável, a parte responsável, conforme identificada pela parte contratante, e uma declaração de que a parte responsável é responsável pelos objetos sobre os quais os procedimentos previamente acordados são realizados;</w:t>
      </w:r>
    </w:p>
    <w:p w14:paraId="759C9160"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uma declaração de que o trabalho foi realizado de acordo com a NBC TSC 4400;</w:t>
      </w:r>
    </w:p>
    <w:p w14:paraId="1282048B"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uma declaração de que o auditor não faz nenhuma representação sobre a adequação dos procedimentos previamente acordados;</w:t>
      </w:r>
    </w:p>
    <w:p w14:paraId="20F4F4EE"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uma declaração de que o trabalho de procedimentos previamente acordados não é trabalho de asseguração e, consequentemente, o auditor não expressa uma opinião ou uma conclusão de asseguração;</w:t>
      </w:r>
    </w:p>
    <w:p w14:paraId="70651D48"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uma declaração de que, se o auditor tivesse realizado procedimentos adicionais, outros assuntos poderiam ter chamado sua atenção que teria sido relatado;</w:t>
      </w:r>
    </w:p>
    <w:p w14:paraId="722156A7"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 xml:space="preserve">uma declaração de que o auditor cumpre com os requisitos éticos </w:t>
      </w:r>
      <w:r>
        <w:rPr>
          <w:rFonts w:ascii="Arial" w:hAnsi="Arial" w:cs="Arial"/>
        </w:rPr>
        <w:t xml:space="preserve">da NBC PG 01 </w:t>
      </w:r>
      <w:r w:rsidRPr="002A47A3">
        <w:rPr>
          <w:rFonts w:ascii="Arial" w:hAnsi="Arial" w:cs="Arial"/>
        </w:rPr>
        <w:t>e as NBCs PG 100, 200 e 300, a NBC PA 400 e a NBC PO 900 que compõem o</w:t>
      </w:r>
      <w:r w:rsidRPr="00C937D8">
        <w:rPr>
          <w:rFonts w:ascii="Arial" w:hAnsi="Arial" w:cs="Arial"/>
        </w:rPr>
        <w:t xml:space="preserve"> </w:t>
      </w:r>
      <w:r w:rsidRPr="002A47A3">
        <w:rPr>
          <w:rFonts w:ascii="Arial" w:hAnsi="Arial" w:cs="Arial"/>
        </w:rPr>
        <w:t xml:space="preserve"> Código do Iesba</w:t>
      </w:r>
      <w:r w:rsidRPr="00EF3299">
        <w:rPr>
          <w:rFonts w:ascii="Arial" w:hAnsi="Arial" w:cs="Arial"/>
        </w:rPr>
        <w:t>, ou outros requisitos profissionais, ou requisitos impostos por lei ou regulamento, que sejam, no mínimo, tão exigentes;</w:t>
      </w:r>
    </w:p>
    <w:p w14:paraId="04063C7B"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com relação à independência:</w:t>
      </w:r>
    </w:p>
    <w:p w14:paraId="7E4AFF3D" w14:textId="77777777" w:rsidR="00217D8D" w:rsidRPr="00EF3299" w:rsidRDefault="00217D8D" w:rsidP="00217D8D">
      <w:pPr>
        <w:pStyle w:val="PargrafodaLista"/>
        <w:ind w:left="1418" w:hanging="425"/>
        <w:rPr>
          <w:rFonts w:ascii="Arial" w:hAnsi="Arial" w:cs="Arial"/>
        </w:rPr>
      </w:pPr>
      <w:r w:rsidRPr="00EF3299">
        <w:rPr>
          <w:rFonts w:ascii="Arial" w:hAnsi="Arial" w:cs="Arial"/>
        </w:rPr>
        <w:t>(i)</w:t>
      </w:r>
      <w:r w:rsidRPr="00EF3299">
        <w:rPr>
          <w:rFonts w:ascii="Arial" w:hAnsi="Arial" w:cs="Arial"/>
        </w:rPr>
        <w:tab/>
        <w:t>se o auditor não tiver que ser independente e não tiver de outra forma acordado nos termos do trabalho cumprir com requisitos de independência, uma declaração de que, para os fins do trabalho, não há requisitos de independência que têm que ser cumpridos pelo auditor; ou</w:t>
      </w:r>
    </w:p>
    <w:p w14:paraId="1E2ECF15" w14:textId="77777777" w:rsidR="00217D8D" w:rsidRPr="00EF3299" w:rsidRDefault="00217D8D" w:rsidP="00217D8D">
      <w:pPr>
        <w:pStyle w:val="PargrafodaLista"/>
        <w:ind w:left="1418" w:hanging="425"/>
        <w:rPr>
          <w:rFonts w:ascii="Arial" w:hAnsi="Arial" w:cs="Arial"/>
        </w:rPr>
      </w:pPr>
      <w:r w:rsidRPr="00EF3299">
        <w:rPr>
          <w:rFonts w:ascii="Arial" w:hAnsi="Arial" w:cs="Arial"/>
        </w:rPr>
        <w:t>(ii)</w:t>
      </w:r>
      <w:r w:rsidRPr="00EF3299">
        <w:rPr>
          <w:rFonts w:ascii="Arial" w:hAnsi="Arial" w:cs="Arial"/>
        </w:rPr>
        <w:tab/>
        <w:t>se o auditor tiver que ser independente ou tiver acordado nos termos do trabalho cumprir com requisitos de independência, uma declaração de que o auditor cumpriu com os requisitos de independência relevantes. A declaração deve identificar os requisitos de independência relevantes;</w:t>
      </w:r>
    </w:p>
    <w:p w14:paraId="04CB1F4A"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 xml:space="preserve">uma declaração de que a firma da qual o auditor é membro aplica a NBC PA 01, ou outros requisitos profissionais, ou requisitos impostos por lei ou regulamento, que sejam, no mínimo, tão exigentes quanto os da NBC PA 01. Se o auditor não for profissional da contabilidade, a declaração deve identificar os requisitos profissionais, ou requisitos impostos por lei ou regulamento, aplicados que sejam, no mínimo, tão exigentes quanto os da NBC PA 01; </w:t>
      </w:r>
    </w:p>
    <w:p w14:paraId="7F7C185F"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 xml:space="preserve">uma descrição dos procedimentos realizados detalhando a natureza e </w:t>
      </w:r>
      <w:r>
        <w:rPr>
          <w:rFonts w:ascii="Arial" w:hAnsi="Arial" w:cs="Arial"/>
        </w:rPr>
        <w:t xml:space="preserve">a </w:t>
      </w:r>
      <w:r w:rsidRPr="00EF3299">
        <w:rPr>
          <w:rFonts w:ascii="Arial" w:hAnsi="Arial" w:cs="Arial"/>
        </w:rPr>
        <w:t xml:space="preserve">extensão, e, se aplicável, a época de cada procedimento conforme acordado nos termos do trabalho (ver itens </w:t>
      </w:r>
      <w:r>
        <w:rPr>
          <w:rFonts w:ascii="Arial" w:hAnsi="Arial" w:cs="Arial"/>
        </w:rPr>
        <w:t xml:space="preserve">de </w:t>
      </w:r>
      <w:r w:rsidRPr="00EF3299">
        <w:rPr>
          <w:rFonts w:ascii="Arial" w:hAnsi="Arial" w:cs="Arial"/>
        </w:rPr>
        <w:t>A55 a A57);</w:t>
      </w:r>
    </w:p>
    <w:p w14:paraId="56BFE115"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as constatações de cada procedimento realizado, incluindo os detalhes ou as exceções encontradas (ver itens A55 e A56);</w:t>
      </w:r>
    </w:p>
    <w:p w14:paraId="1A2AC41D"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 assinatura do auditor</w:t>
      </w:r>
      <w:r>
        <w:rPr>
          <w:rFonts w:ascii="Arial" w:hAnsi="Arial" w:cs="Arial"/>
        </w:rPr>
        <w:t>, identificando sua categoria profissional de contador</w:t>
      </w:r>
      <w:r w:rsidRPr="00EF3299">
        <w:rPr>
          <w:rFonts w:ascii="Arial" w:hAnsi="Arial" w:cs="Arial"/>
        </w:rPr>
        <w:t>;</w:t>
      </w:r>
    </w:p>
    <w:p w14:paraId="75B24C12"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a data do relatório de procedimentos previamente acordados; e</w:t>
      </w:r>
    </w:p>
    <w:p w14:paraId="541D4FF0" w14:textId="77777777" w:rsidR="00217D8D" w:rsidRPr="00EF3299" w:rsidRDefault="00217D8D">
      <w:pPr>
        <w:pStyle w:val="PargrafodaLista"/>
        <w:widowControl w:val="0"/>
        <w:numPr>
          <w:ilvl w:val="0"/>
          <w:numId w:val="376"/>
        </w:numPr>
        <w:autoSpaceDE w:val="0"/>
        <w:autoSpaceDN w:val="0"/>
        <w:spacing w:after="0" w:line="240" w:lineRule="auto"/>
        <w:ind w:left="993" w:hanging="426"/>
        <w:contextualSpacing w:val="0"/>
        <w:jc w:val="both"/>
        <w:rPr>
          <w:rFonts w:ascii="Arial" w:hAnsi="Arial" w:cs="Arial"/>
        </w:rPr>
      </w:pPr>
      <w:r w:rsidRPr="00EF3299">
        <w:rPr>
          <w:rFonts w:ascii="Arial" w:hAnsi="Arial" w:cs="Arial"/>
        </w:rPr>
        <w:t>o local na jurisdição em que o auditor exerce sua prática.</w:t>
      </w:r>
    </w:p>
    <w:p w14:paraId="03909EB4" w14:textId="77777777" w:rsidR="00217D8D" w:rsidRPr="00EF3299" w:rsidRDefault="00217D8D" w:rsidP="00217D8D">
      <w:pPr>
        <w:pStyle w:val="PargrafodaLista"/>
        <w:tabs>
          <w:tab w:val="left" w:pos="678"/>
        </w:tabs>
        <w:ind w:left="567" w:hanging="567"/>
        <w:rPr>
          <w:rFonts w:ascii="Arial" w:hAnsi="Arial" w:cs="Arial"/>
        </w:rPr>
      </w:pPr>
    </w:p>
    <w:p w14:paraId="5E25242C" w14:textId="77777777" w:rsidR="00217D8D" w:rsidRPr="00EF3299" w:rsidRDefault="00217D8D" w:rsidP="00B1650F">
      <w:pPr>
        <w:pStyle w:val="PargrafodaLista"/>
        <w:widowControl w:val="0"/>
        <w:numPr>
          <w:ilvl w:val="0"/>
          <w:numId w:val="365"/>
        </w:numPr>
        <w:autoSpaceDE w:val="0"/>
        <w:autoSpaceDN w:val="0"/>
        <w:spacing w:after="0" w:line="240" w:lineRule="auto"/>
        <w:ind w:left="567"/>
        <w:contextualSpacing w:val="0"/>
        <w:jc w:val="both"/>
        <w:rPr>
          <w:rFonts w:ascii="Arial" w:hAnsi="Arial" w:cs="Arial"/>
        </w:rPr>
      </w:pPr>
      <w:r w:rsidRPr="00EF3299">
        <w:rPr>
          <w:rFonts w:ascii="Arial" w:hAnsi="Arial" w:cs="Arial"/>
        </w:rPr>
        <w:t>Se o auditor fizer referência ao trabalho realizado por especialista do auditor no relatório de procedimentos previamente acordados, a redação do relatório não deve implicar a  redução da responsabilidade do auditor pela realização dos procedimentos e apresentação de relatório sobre as constatações devido ao envolvimento d</w:t>
      </w:r>
      <w:r>
        <w:rPr>
          <w:rFonts w:ascii="Arial" w:hAnsi="Arial" w:cs="Arial"/>
        </w:rPr>
        <w:t>o</w:t>
      </w:r>
      <w:r w:rsidRPr="00EF3299">
        <w:rPr>
          <w:rFonts w:ascii="Arial" w:hAnsi="Arial" w:cs="Arial"/>
        </w:rPr>
        <w:t xml:space="preserve"> especialista (ver item A58).</w:t>
      </w:r>
    </w:p>
    <w:p w14:paraId="51E9A272" w14:textId="77777777" w:rsidR="00217D8D" w:rsidRPr="00EF3299" w:rsidRDefault="00217D8D" w:rsidP="00217D8D">
      <w:pPr>
        <w:pStyle w:val="Corpodetexto"/>
        <w:ind w:left="567" w:hanging="567"/>
      </w:pPr>
    </w:p>
    <w:p w14:paraId="0B09CFED" w14:textId="77777777" w:rsidR="00217D8D" w:rsidRPr="00EF3299" w:rsidRDefault="00217D8D" w:rsidP="00B1650F">
      <w:pPr>
        <w:pStyle w:val="PargrafodaLista"/>
        <w:widowControl w:val="0"/>
        <w:numPr>
          <w:ilvl w:val="0"/>
          <w:numId w:val="365"/>
        </w:numPr>
        <w:autoSpaceDE w:val="0"/>
        <w:autoSpaceDN w:val="0"/>
        <w:spacing w:after="0" w:line="240" w:lineRule="auto"/>
        <w:ind w:left="567"/>
        <w:contextualSpacing w:val="0"/>
        <w:jc w:val="both"/>
        <w:rPr>
          <w:rFonts w:ascii="Arial" w:hAnsi="Arial" w:cs="Arial"/>
        </w:rPr>
      </w:pPr>
      <w:r w:rsidRPr="00EF3299">
        <w:rPr>
          <w:rFonts w:ascii="Arial" w:hAnsi="Arial" w:cs="Arial"/>
        </w:rPr>
        <w:t xml:space="preserve">Se o auditor fornece </w:t>
      </w:r>
      <w:r>
        <w:rPr>
          <w:rFonts w:ascii="Arial" w:hAnsi="Arial" w:cs="Arial"/>
        </w:rPr>
        <w:t>o</w:t>
      </w:r>
      <w:r w:rsidRPr="00EF3299">
        <w:rPr>
          <w:rFonts w:ascii="Arial" w:hAnsi="Arial" w:cs="Arial"/>
        </w:rPr>
        <w:t xml:space="preserve"> resumo das constatações no relatório de procedimentos previamente acordados além da descrição das constatações, conforme requerido pelo item 30(o):</w:t>
      </w:r>
    </w:p>
    <w:p w14:paraId="127A68C7" w14:textId="77777777" w:rsidR="00217D8D" w:rsidRPr="00EF3299" w:rsidRDefault="00217D8D" w:rsidP="00B1650F">
      <w:pPr>
        <w:widowControl w:val="0"/>
        <w:numPr>
          <w:ilvl w:val="1"/>
          <w:numId w:val="365"/>
        </w:numPr>
        <w:autoSpaceDE w:val="0"/>
        <w:autoSpaceDN w:val="0"/>
        <w:spacing w:after="0" w:line="240" w:lineRule="auto"/>
        <w:ind w:left="993"/>
        <w:jc w:val="both"/>
        <w:rPr>
          <w:rFonts w:ascii="Arial" w:hAnsi="Arial" w:cs="Arial"/>
        </w:rPr>
      </w:pPr>
      <w:r w:rsidRPr="00EF3299">
        <w:rPr>
          <w:rFonts w:ascii="Arial" w:hAnsi="Arial" w:cs="Arial"/>
        </w:rPr>
        <w:t>o resumo das constatações deve ser descrito de forma objetiva, em termos claros, não enganosos e não sujeitos a diferentes interpretações; e</w:t>
      </w:r>
    </w:p>
    <w:p w14:paraId="7D125E2D" w14:textId="77777777" w:rsidR="00217D8D" w:rsidRPr="00EF3299" w:rsidRDefault="00217D8D" w:rsidP="00B1650F">
      <w:pPr>
        <w:widowControl w:val="0"/>
        <w:numPr>
          <w:ilvl w:val="1"/>
          <w:numId w:val="365"/>
        </w:numPr>
        <w:autoSpaceDE w:val="0"/>
        <w:autoSpaceDN w:val="0"/>
        <w:spacing w:after="0" w:line="240" w:lineRule="auto"/>
        <w:ind w:left="993"/>
        <w:jc w:val="both"/>
        <w:rPr>
          <w:rFonts w:ascii="Arial" w:hAnsi="Arial" w:cs="Arial"/>
        </w:rPr>
      </w:pPr>
      <w:r w:rsidRPr="00EF3299">
        <w:rPr>
          <w:rFonts w:ascii="Arial" w:hAnsi="Arial" w:cs="Arial"/>
        </w:rPr>
        <w:t>o relatório de procedimentos previamente acordados deve incluir uma declaração indicando que a leitura do resumo não substitui a leitura do relatório completo.</w:t>
      </w:r>
    </w:p>
    <w:p w14:paraId="44B3D3EA" w14:textId="77777777" w:rsidR="00217D8D" w:rsidRPr="00EF3299" w:rsidRDefault="00217D8D" w:rsidP="00217D8D">
      <w:pPr>
        <w:pStyle w:val="Corpodetexto"/>
        <w:spacing w:before="3"/>
        <w:ind w:left="567" w:hanging="567"/>
      </w:pPr>
    </w:p>
    <w:p w14:paraId="41D5A3AE" w14:textId="77777777" w:rsidR="00217D8D" w:rsidRPr="00EF3299" w:rsidRDefault="00217D8D" w:rsidP="00B1650F">
      <w:pPr>
        <w:pStyle w:val="PargrafodaLista"/>
        <w:widowControl w:val="0"/>
        <w:numPr>
          <w:ilvl w:val="0"/>
          <w:numId w:val="365"/>
        </w:numPr>
        <w:autoSpaceDE w:val="0"/>
        <w:autoSpaceDN w:val="0"/>
        <w:spacing w:after="0" w:line="242" w:lineRule="auto"/>
        <w:ind w:left="567"/>
        <w:contextualSpacing w:val="0"/>
        <w:jc w:val="both"/>
        <w:rPr>
          <w:rFonts w:ascii="Arial" w:hAnsi="Arial" w:cs="Arial"/>
        </w:rPr>
      </w:pPr>
      <w:r w:rsidRPr="00EF3299">
        <w:rPr>
          <w:rFonts w:ascii="Arial" w:hAnsi="Arial" w:cs="Arial"/>
        </w:rPr>
        <w:t>O auditor deve datar o relatório de procedimentos previamente acordados não antes da data em que ele concluiu os procedimentos previamente acordados e determinou as constatações de acordo com esta Norma.</w:t>
      </w:r>
    </w:p>
    <w:p w14:paraId="3BF524BA" w14:textId="77777777" w:rsidR="00217D8D" w:rsidRPr="00EF3299" w:rsidRDefault="00217D8D" w:rsidP="00217D8D">
      <w:pPr>
        <w:pStyle w:val="PargrafodaLista"/>
        <w:tabs>
          <w:tab w:val="left" w:pos="677"/>
          <w:tab w:val="left" w:pos="678"/>
        </w:tabs>
        <w:spacing w:line="242" w:lineRule="auto"/>
        <w:ind w:left="567" w:hanging="567"/>
        <w:rPr>
          <w:rFonts w:ascii="Arial" w:hAnsi="Arial" w:cs="Arial"/>
        </w:rPr>
      </w:pPr>
    </w:p>
    <w:p w14:paraId="468EB73B" w14:textId="77777777" w:rsidR="00217D8D" w:rsidRPr="00EF3299" w:rsidRDefault="00217D8D" w:rsidP="00217D8D">
      <w:pPr>
        <w:jc w:val="both"/>
        <w:rPr>
          <w:rFonts w:ascii="Arial" w:hAnsi="Arial" w:cs="Arial"/>
          <w:b/>
        </w:rPr>
      </w:pPr>
      <w:r w:rsidRPr="00EF3299">
        <w:rPr>
          <w:rFonts w:ascii="Arial" w:hAnsi="Arial" w:cs="Arial"/>
          <w:b/>
        </w:rPr>
        <w:t>Realização de trabalho de procedimentos previamente acordados juntamente com outro trabalho</w:t>
      </w:r>
    </w:p>
    <w:p w14:paraId="6C182D18" w14:textId="77777777" w:rsidR="00217D8D" w:rsidRPr="00EF3299" w:rsidRDefault="00217D8D" w:rsidP="00217D8D">
      <w:pPr>
        <w:pStyle w:val="PargrafodaLista"/>
        <w:tabs>
          <w:tab w:val="left" w:pos="677"/>
          <w:tab w:val="left" w:pos="678"/>
        </w:tabs>
        <w:spacing w:line="242" w:lineRule="auto"/>
        <w:ind w:left="567" w:hanging="567"/>
        <w:rPr>
          <w:rFonts w:ascii="Arial" w:hAnsi="Arial" w:cs="Arial"/>
        </w:rPr>
      </w:pPr>
    </w:p>
    <w:p w14:paraId="7686E9AD" w14:textId="77777777" w:rsidR="00217D8D" w:rsidRPr="00EF3299" w:rsidRDefault="00217D8D" w:rsidP="00B1650F">
      <w:pPr>
        <w:pStyle w:val="PargrafodaLista"/>
        <w:widowControl w:val="0"/>
        <w:numPr>
          <w:ilvl w:val="0"/>
          <w:numId w:val="365"/>
        </w:numPr>
        <w:autoSpaceDE w:val="0"/>
        <w:autoSpaceDN w:val="0"/>
        <w:spacing w:before="2" w:after="0" w:line="240" w:lineRule="auto"/>
        <w:ind w:left="567"/>
        <w:contextualSpacing w:val="0"/>
        <w:jc w:val="both"/>
        <w:rPr>
          <w:rFonts w:ascii="Arial" w:hAnsi="Arial" w:cs="Arial"/>
        </w:rPr>
      </w:pPr>
      <w:r w:rsidRPr="00EF3299">
        <w:rPr>
          <w:rFonts w:ascii="Arial" w:hAnsi="Arial" w:cs="Arial"/>
        </w:rPr>
        <w:t xml:space="preserve">O relatório de procedimentos previamente acordados deve ser claramente distinto de relatórios de outros trabalhos (ver item A59). </w:t>
      </w:r>
    </w:p>
    <w:p w14:paraId="30BF8AB5" w14:textId="77777777" w:rsidR="00217D8D" w:rsidRPr="00EF3299" w:rsidRDefault="00217D8D" w:rsidP="00217D8D">
      <w:pPr>
        <w:pStyle w:val="PargrafodaLista"/>
        <w:tabs>
          <w:tab w:val="left" w:pos="678"/>
        </w:tabs>
        <w:spacing w:before="2"/>
        <w:ind w:left="567" w:hanging="567"/>
        <w:rPr>
          <w:rFonts w:ascii="Arial" w:hAnsi="Arial" w:cs="Arial"/>
        </w:rPr>
      </w:pPr>
    </w:p>
    <w:p w14:paraId="3F391B25" w14:textId="77777777" w:rsidR="00217D8D" w:rsidRPr="00EF3299" w:rsidRDefault="00217D8D" w:rsidP="00217D8D">
      <w:pPr>
        <w:ind w:left="567" w:hanging="567"/>
        <w:jc w:val="both"/>
        <w:rPr>
          <w:rFonts w:ascii="Arial" w:hAnsi="Arial" w:cs="Arial"/>
          <w:b/>
        </w:rPr>
      </w:pPr>
      <w:r w:rsidRPr="00EF3299">
        <w:rPr>
          <w:rFonts w:ascii="Arial" w:hAnsi="Arial" w:cs="Arial"/>
          <w:b/>
        </w:rPr>
        <w:t>Documentação</w:t>
      </w:r>
    </w:p>
    <w:p w14:paraId="0CD328AC" w14:textId="77777777" w:rsidR="00217D8D" w:rsidRPr="00EF3299" w:rsidRDefault="00217D8D" w:rsidP="00217D8D">
      <w:pPr>
        <w:pStyle w:val="PargrafodaLista"/>
        <w:tabs>
          <w:tab w:val="left" w:pos="678"/>
        </w:tabs>
        <w:spacing w:before="2"/>
        <w:ind w:left="567" w:hanging="567"/>
        <w:rPr>
          <w:rFonts w:ascii="Arial" w:hAnsi="Arial" w:cs="Arial"/>
        </w:rPr>
      </w:pPr>
    </w:p>
    <w:p w14:paraId="1BCBF3E0" w14:textId="77777777" w:rsidR="00217D8D" w:rsidRPr="00EF3299" w:rsidRDefault="00217D8D" w:rsidP="00B1650F">
      <w:pPr>
        <w:pStyle w:val="PargrafodaLista"/>
        <w:widowControl w:val="0"/>
        <w:numPr>
          <w:ilvl w:val="0"/>
          <w:numId w:val="365"/>
        </w:numPr>
        <w:autoSpaceDE w:val="0"/>
        <w:autoSpaceDN w:val="0"/>
        <w:spacing w:after="0" w:line="237" w:lineRule="auto"/>
        <w:ind w:left="567"/>
        <w:contextualSpacing w:val="0"/>
        <w:jc w:val="both"/>
        <w:rPr>
          <w:rFonts w:ascii="Arial" w:hAnsi="Arial" w:cs="Arial"/>
        </w:rPr>
      </w:pPr>
      <w:r w:rsidRPr="00EF3299">
        <w:rPr>
          <w:rFonts w:ascii="Arial" w:hAnsi="Arial" w:cs="Arial"/>
        </w:rPr>
        <w:t>O auditor deve incluir na documentação do trabalho (ver item A60):</w:t>
      </w:r>
    </w:p>
    <w:p w14:paraId="7A57A459" w14:textId="77777777" w:rsidR="00217D8D" w:rsidRPr="00EF3299" w:rsidRDefault="00217D8D" w:rsidP="00B1650F">
      <w:pPr>
        <w:widowControl w:val="0"/>
        <w:numPr>
          <w:ilvl w:val="1"/>
          <w:numId w:val="365"/>
        </w:numPr>
        <w:autoSpaceDE w:val="0"/>
        <w:autoSpaceDN w:val="0"/>
        <w:spacing w:after="0" w:line="240" w:lineRule="auto"/>
        <w:ind w:left="851" w:hanging="284"/>
        <w:jc w:val="both"/>
        <w:rPr>
          <w:rFonts w:ascii="Arial" w:hAnsi="Arial" w:cs="Arial"/>
        </w:rPr>
      </w:pPr>
      <w:r w:rsidRPr="00EF3299">
        <w:rPr>
          <w:rFonts w:ascii="Arial" w:hAnsi="Arial" w:cs="Arial"/>
        </w:rPr>
        <w:t>os termos do trabalho por escrito e, se aplicável, a concordância da parte contratante em relação às modificações dos procedimentos;</w:t>
      </w:r>
    </w:p>
    <w:p w14:paraId="0F48F195" w14:textId="77777777" w:rsidR="00217D8D" w:rsidRPr="00EF3299" w:rsidRDefault="00217D8D" w:rsidP="00B1650F">
      <w:pPr>
        <w:widowControl w:val="0"/>
        <w:numPr>
          <w:ilvl w:val="1"/>
          <w:numId w:val="365"/>
        </w:numPr>
        <w:autoSpaceDE w:val="0"/>
        <w:autoSpaceDN w:val="0"/>
        <w:spacing w:after="0" w:line="240" w:lineRule="auto"/>
        <w:ind w:left="851" w:hanging="284"/>
        <w:jc w:val="both"/>
        <w:rPr>
          <w:rFonts w:ascii="Arial" w:hAnsi="Arial" w:cs="Arial"/>
        </w:rPr>
      </w:pPr>
      <w:r w:rsidRPr="00EF3299">
        <w:rPr>
          <w:rFonts w:ascii="Arial" w:hAnsi="Arial" w:cs="Arial"/>
        </w:rPr>
        <w:t>a natureza, a época e a extensão dos procedimentos previamente acordados; e</w:t>
      </w:r>
    </w:p>
    <w:p w14:paraId="7C688F5B" w14:textId="77777777" w:rsidR="00217D8D" w:rsidRPr="00EF3299" w:rsidRDefault="00217D8D" w:rsidP="00B1650F">
      <w:pPr>
        <w:widowControl w:val="0"/>
        <w:numPr>
          <w:ilvl w:val="1"/>
          <w:numId w:val="365"/>
        </w:numPr>
        <w:autoSpaceDE w:val="0"/>
        <w:autoSpaceDN w:val="0"/>
        <w:spacing w:after="0" w:line="240" w:lineRule="auto"/>
        <w:ind w:left="851" w:hanging="284"/>
        <w:jc w:val="both"/>
        <w:rPr>
          <w:rFonts w:ascii="Arial" w:hAnsi="Arial" w:cs="Arial"/>
        </w:rPr>
      </w:pPr>
      <w:r w:rsidRPr="00EF3299">
        <w:rPr>
          <w:rFonts w:ascii="Arial" w:hAnsi="Arial" w:cs="Arial"/>
        </w:rPr>
        <w:t xml:space="preserve">  as constatações resultantes dos procedimentos previamente acordados realizados.</w:t>
      </w:r>
    </w:p>
    <w:p w14:paraId="52509908" w14:textId="77777777" w:rsidR="00217D8D" w:rsidRPr="00EF3299" w:rsidRDefault="00217D8D" w:rsidP="00217D8D">
      <w:pPr>
        <w:ind w:left="567" w:hanging="567"/>
        <w:jc w:val="both"/>
        <w:rPr>
          <w:rFonts w:ascii="Arial" w:hAnsi="Arial" w:cs="Arial"/>
        </w:rPr>
      </w:pPr>
    </w:p>
    <w:p w14:paraId="790BB539" w14:textId="77777777" w:rsidR="00217D8D" w:rsidRPr="00EF3299" w:rsidRDefault="00217D8D" w:rsidP="00217D8D">
      <w:pPr>
        <w:ind w:left="567" w:hanging="567"/>
        <w:jc w:val="both"/>
        <w:rPr>
          <w:rFonts w:ascii="Arial" w:hAnsi="Arial" w:cs="Arial"/>
        </w:rPr>
      </w:pPr>
      <w:r w:rsidRPr="00EF3299">
        <w:rPr>
          <w:rFonts w:ascii="Arial" w:hAnsi="Arial" w:cs="Arial"/>
        </w:rPr>
        <w:t>Vigência</w:t>
      </w:r>
    </w:p>
    <w:p w14:paraId="51344C6F" w14:textId="77777777" w:rsidR="00217D8D" w:rsidRPr="00EF3299" w:rsidRDefault="00217D8D" w:rsidP="00217D8D">
      <w:pPr>
        <w:ind w:left="567" w:hanging="567"/>
        <w:jc w:val="both"/>
        <w:rPr>
          <w:rFonts w:ascii="Arial" w:hAnsi="Arial" w:cs="Arial"/>
        </w:rPr>
      </w:pPr>
    </w:p>
    <w:p w14:paraId="5E651A8F" w14:textId="77777777" w:rsidR="00217D8D" w:rsidRDefault="00217D8D" w:rsidP="00217D8D">
      <w:pPr>
        <w:tabs>
          <w:tab w:val="left" w:pos="0"/>
        </w:tabs>
        <w:adjustRightInd w:val="0"/>
        <w:jc w:val="both"/>
        <w:rPr>
          <w:rFonts w:ascii="Arial" w:hAnsi="Arial" w:cs="Arial"/>
        </w:rPr>
      </w:pPr>
      <w:r w:rsidRPr="00EF3299">
        <w:rPr>
          <w:rFonts w:ascii="Arial" w:hAnsi="Arial" w:cs="Arial"/>
        </w:rPr>
        <w:t>Esta Norma entra em vigor na data de sua publicação</w:t>
      </w:r>
      <w:r>
        <w:rPr>
          <w:rFonts w:ascii="Arial" w:hAnsi="Arial" w:cs="Arial"/>
        </w:rPr>
        <w:t>, devendo ser aplicada</w:t>
      </w:r>
      <w:r w:rsidRPr="00EF3299">
        <w:rPr>
          <w:rFonts w:ascii="Arial" w:hAnsi="Arial" w:cs="Arial"/>
        </w:rPr>
        <w:t xml:space="preserve"> a trabalhos de procedimentos previamente acordados para os quais os termos do trabalho foram acordados em</w:t>
      </w:r>
      <w:r>
        <w:rPr>
          <w:rFonts w:ascii="Arial" w:hAnsi="Arial" w:cs="Arial"/>
        </w:rPr>
        <w:t>,</w:t>
      </w:r>
      <w:r w:rsidRPr="00EF3299">
        <w:rPr>
          <w:rFonts w:ascii="Arial" w:hAnsi="Arial" w:cs="Arial"/>
        </w:rPr>
        <w:t xml:space="preserve"> ou após</w:t>
      </w:r>
      <w:r>
        <w:rPr>
          <w:rFonts w:ascii="Arial" w:hAnsi="Arial" w:cs="Arial"/>
        </w:rPr>
        <w:t>,</w:t>
      </w:r>
      <w:r w:rsidRPr="00EF3299">
        <w:rPr>
          <w:rFonts w:ascii="Arial" w:hAnsi="Arial" w:cs="Arial"/>
        </w:rPr>
        <w:t xml:space="preserve"> 1º de janeiro de 2022</w:t>
      </w:r>
      <w:r>
        <w:rPr>
          <w:rFonts w:ascii="Arial" w:hAnsi="Arial" w:cs="Arial"/>
        </w:rPr>
        <w:t xml:space="preserve">. </w:t>
      </w:r>
      <w:r w:rsidRPr="00250B72">
        <w:rPr>
          <w:rFonts w:ascii="Arial" w:hAnsi="Arial" w:cs="Arial"/>
        </w:rPr>
        <w:t xml:space="preserve">Esta Norma </w:t>
      </w:r>
      <w:r>
        <w:rPr>
          <w:rFonts w:ascii="Arial" w:hAnsi="Arial" w:cs="Arial"/>
        </w:rPr>
        <w:t>revoga a Resolução CFC n.º 1.277</w:t>
      </w:r>
      <w:r w:rsidRPr="00250B72">
        <w:rPr>
          <w:rFonts w:ascii="Arial" w:hAnsi="Arial" w:cs="Arial"/>
        </w:rPr>
        <w:t>, publicada no DOU, Seção 1,</w:t>
      </w:r>
      <w:r>
        <w:rPr>
          <w:rFonts w:ascii="Arial" w:hAnsi="Arial" w:cs="Arial"/>
        </w:rPr>
        <w:t xml:space="preserve"> </w:t>
      </w:r>
      <w:r w:rsidRPr="00250B72">
        <w:rPr>
          <w:rFonts w:ascii="Arial" w:hAnsi="Arial" w:cs="Arial"/>
        </w:rPr>
        <w:t xml:space="preserve">de </w:t>
      </w:r>
      <w:r>
        <w:rPr>
          <w:rFonts w:ascii="Arial" w:hAnsi="Arial" w:cs="Arial"/>
        </w:rPr>
        <w:t>2/3/2010</w:t>
      </w:r>
      <w:r w:rsidRPr="00250B72">
        <w:rPr>
          <w:rFonts w:ascii="Arial" w:hAnsi="Arial" w:cs="Arial"/>
        </w:rPr>
        <w:t>.</w:t>
      </w:r>
    </w:p>
    <w:p w14:paraId="67B8D0CA" w14:textId="77777777" w:rsidR="00217D8D" w:rsidRPr="00EF3299" w:rsidRDefault="00217D8D" w:rsidP="00217D8D">
      <w:pPr>
        <w:jc w:val="both"/>
        <w:rPr>
          <w:rFonts w:ascii="Arial" w:hAnsi="Arial" w:cs="Arial"/>
        </w:rPr>
      </w:pPr>
    </w:p>
    <w:p w14:paraId="382EC45A" w14:textId="77777777" w:rsidR="00217D8D" w:rsidRPr="00EF3299" w:rsidRDefault="00217D8D" w:rsidP="00217D8D">
      <w:pPr>
        <w:ind w:left="567" w:hanging="567"/>
        <w:jc w:val="both"/>
        <w:rPr>
          <w:rFonts w:ascii="Arial" w:hAnsi="Arial" w:cs="Arial"/>
        </w:rPr>
      </w:pPr>
    </w:p>
    <w:p w14:paraId="752F8AE8" w14:textId="77777777" w:rsidR="00217D8D" w:rsidRPr="00EF3299" w:rsidRDefault="00217D8D" w:rsidP="00217D8D">
      <w:pPr>
        <w:ind w:left="567" w:hanging="567"/>
        <w:jc w:val="both"/>
        <w:rPr>
          <w:rFonts w:ascii="Arial" w:hAnsi="Arial" w:cs="Arial"/>
        </w:rPr>
      </w:pPr>
    </w:p>
    <w:p w14:paraId="3BF0DACC" w14:textId="77777777" w:rsidR="00217D8D" w:rsidRPr="00EF3299" w:rsidRDefault="00217D8D" w:rsidP="00217D8D">
      <w:pPr>
        <w:pStyle w:val="PargrafodaLista"/>
        <w:adjustRightInd w:val="0"/>
        <w:ind w:left="567"/>
        <w:jc w:val="right"/>
        <w:rPr>
          <w:rFonts w:ascii="Arial" w:hAnsi="Arial" w:cs="Arial"/>
        </w:rPr>
      </w:pPr>
      <w:r w:rsidRPr="00EF3299">
        <w:rPr>
          <w:rFonts w:ascii="Arial" w:hAnsi="Arial" w:cs="Arial"/>
        </w:rPr>
        <w:t xml:space="preserve">Brasília, </w:t>
      </w:r>
      <w:r>
        <w:rPr>
          <w:rFonts w:ascii="Arial" w:hAnsi="Arial" w:cs="Arial"/>
        </w:rPr>
        <w:t>7</w:t>
      </w:r>
      <w:r w:rsidRPr="00EF3299">
        <w:rPr>
          <w:rFonts w:ascii="Arial" w:hAnsi="Arial" w:cs="Arial"/>
        </w:rPr>
        <w:t xml:space="preserve"> de </w:t>
      </w:r>
      <w:r>
        <w:rPr>
          <w:rFonts w:ascii="Arial" w:hAnsi="Arial" w:cs="Arial"/>
        </w:rPr>
        <w:t>outubro</w:t>
      </w:r>
      <w:r w:rsidRPr="00EF3299">
        <w:rPr>
          <w:rFonts w:ascii="Arial" w:hAnsi="Arial" w:cs="Arial"/>
        </w:rPr>
        <w:t xml:space="preserve"> de 2021.</w:t>
      </w:r>
    </w:p>
    <w:p w14:paraId="220688F8" w14:textId="77777777" w:rsidR="00217D8D" w:rsidRPr="00EF3299" w:rsidRDefault="00217D8D" w:rsidP="00217D8D">
      <w:pPr>
        <w:pStyle w:val="PargrafodaLista"/>
        <w:adjustRightInd w:val="0"/>
        <w:ind w:left="567"/>
        <w:jc w:val="center"/>
        <w:rPr>
          <w:rFonts w:ascii="Arial" w:hAnsi="Arial" w:cs="Arial"/>
        </w:rPr>
      </w:pPr>
    </w:p>
    <w:p w14:paraId="6FC16928" w14:textId="77777777" w:rsidR="00217D8D" w:rsidRPr="00EF3299" w:rsidRDefault="00217D8D" w:rsidP="00217D8D">
      <w:pPr>
        <w:pStyle w:val="PargrafodaLista"/>
        <w:adjustRightInd w:val="0"/>
        <w:ind w:left="567"/>
        <w:jc w:val="center"/>
        <w:rPr>
          <w:rFonts w:ascii="Arial" w:hAnsi="Arial" w:cs="Arial"/>
        </w:rPr>
      </w:pPr>
    </w:p>
    <w:p w14:paraId="69EC2647" w14:textId="77777777" w:rsidR="00217D8D" w:rsidRPr="00EF3299" w:rsidRDefault="00217D8D" w:rsidP="00217D8D">
      <w:pPr>
        <w:pStyle w:val="PargrafodaLista"/>
        <w:adjustRightInd w:val="0"/>
        <w:ind w:left="567"/>
        <w:jc w:val="center"/>
        <w:rPr>
          <w:rFonts w:ascii="Arial" w:hAnsi="Arial" w:cs="Arial"/>
        </w:rPr>
      </w:pPr>
      <w:r w:rsidRPr="00EF3299">
        <w:rPr>
          <w:rFonts w:ascii="Arial" w:hAnsi="Arial" w:cs="Arial"/>
        </w:rPr>
        <w:t>Contador Zulmir Ivânio Breda</w:t>
      </w:r>
    </w:p>
    <w:p w14:paraId="238570A6" w14:textId="77777777" w:rsidR="00217D8D" w:rsidRPr="00EF3299" w:rsidRDefault="00217D8D" w:rsidP="00217D8D">
      <w:pPr>
        <w:pStyle w:val="PargrafodaLista"/>
        <w:adjustRightInd w:val="0"/>
        <w:ind w:left="567"/>
        <w:jc w:val="center"/>
        <w:rPr>
          <w:rFonts w:ascii="Arial" w:hAnsi="Arial" w:cs="Arial"/>
        </w:rPr>
      </w:pPr>
      <w:r w:rsidRPr="00EF3299">
        <w:rPr>
          <w:rFonts w:ascii="Arial" w:hAnsi="Arial" w:cs="Arial"/>
        </w:rPr>
        <w:t>Presidente</w:t>
      </w:r>
    </w:p>
    <w:p w14:paraId="513F57A3" w14:textId="77777777" w:rsidR="00217D8D" w:rsidRPr="00EF3299" w:rsidRDefault="00217D8D" w:rsidP="00217D8D">
      <w:pPr>
        <w:ind w:left="567" w:hanging="567"/>
        <w:jc w:val="both"/>
        <w:rPr>
          <w:rFonts w:ascii="Arial" w:hAnsi="Arial" w:cs="Arial"/>
        </w:rPr>
      </w:pPr>
    </w:p>
    <w:p w14:paraId="0611DF10" w14:textId="77777777" w:rsidR="00217D8D" w:rsidRPr="00EF3299" w:rsidRDefault="00217D8D" w:rsidP="00217D8D">
      <w:pPr>
        <w:ind w:left="567" w:hanging="567"/>
        <w:jc w:val="both"/>
        <w:rPr>
          <w:rFonts w:ascii="Arial" w:hAnsi="Arial" w:cs="Arial"/>
        </w:rPr>
      </w:pPr>
      <w:r w:rsidRPr="00EF3299">
        <w:rPr>
          <w:rFonts w:ascii="Arial" w:hAnsi="Arial" w:cs="Arial"/>
        </w:rPr>
        <w:t xml:space="preserve">Ata CFC n.º </w:t>
      </w:r>
      <w:r>
        <w:rPr>
          <w:rFonts w:ascii="Arial" w:hAnsi="Arial" w:cs="Arial"/>
        </w:rPr>
        <w:t>1.079</w:t>
      </w:r>
    </w:p>
    <w:p w14:paraId="76A709EE" w14:textId="77777777" w:rsidR="00217D8D" w:rsidRPr="00EF3299" w:rsidRDefault="00217D8D" w:rsidP="00217D8D">
      <w:pPr>
        <w:ind w:left="567" w:hanging="567"/>
        <w:jc w:val="both"/>
        <w:rPr>
          <w:rFonts w:ascii="Arial" w:hAnsi="Arial" w:cs="Arial"/>
          <w:b/>
        </w:rPr>
      </w:pPr>
      <w:r w:rsidRPr="00EF3299">
        <w:rPr>
          <w:rFonts w:ascii="Arial" w:hAnsi="Arial" w:cs="Arial"/>
          <w:b/>
        </w:rPr>
        <w:br w:type="page"/>
        <w:t>Aplicação e outros materiais explicativos</w:t>
      </w:r>
    </w:p>
    <w:p w14:paraId="0134D43E" w14:textId="77777777" w:rsidR="00217D8D" w:rsidRPr="00EF3299" w:rsidRDefault="00217D8D" w:rsidP="00217D8D">
      <w:pPr>
        <w:ind w:left="567" w:hanging="567"/>
        <w:jc w:val="both"/>
        <w:rPr>
          <w:rFonts w:ascii="Arial" w:hAnsi="Arial" w:cs="Arial"/>
          <w:b/>
        </w:rPr>
      </w:pPr>
    </w:p>
    <w:p w14:paraId="62BF0DD6" w14:textId="77777777" w:rsidR="00217D8D" w:rsidRPr="00EF3299" w:rsidRDefault="00217D8D" w:rsidP="00217D8D">
      <w:pPr>
        <w:ind w:left="567" w:hanging="567"/>
        <w:jc w:val="both"/>
        <w:rPr>
          <w:rFonts w:ascii="Arial" w:hAnsi="Arial" w:cs="Arial"/>
        </w:rPr>
      </w:pPr>
      <w:r w:rsidRPr="00EF3299">
        <w:rPr>
          <w:rFonts w:ascii="Arial" w:hAnsi="Arial" w:cs="Arial"/>
          <w:b/>
        </w:rPr>
        <w:t xml:space="preserve">Alcance </w:t>
      </w:r>
      <w:r w:rsidRPr="00EF3299">
        <w:rPr>
          <w:rFonts w:ascii="Arial" w:hAnsi="Arial" w:cs="Arial"/>
        </w:rPr>
        <w:t>(ver item 2)</w:t>
      </w:r>
    </w:p>
    <w:p w14:paraId="5682B73D" w14:textId="77777777" w:rsidR="00217D8D" w:rsidRPr="00EF3299" w:rsidRDefault="00217D8D" w:rsidP="00217D8D">
      <w:pPr>
        <w:ind w:left="567" w:hanging="567"/>
        <w:jc w:val="both"/>
        <w:rPr>
          <w:rFonts w:ascii="Arial" w:hAnsi="Arial" w:cs="Arial"/>
        </w:rPr>
      </w:pPr>
    </w:p>
    <w:p w14:paraId="6FBC850F" w14:textId="77777777" w:rsidR="00217D8D" w:rsidRPr="00EF3299" w:rsidRDefault="00217D8D" w:rsidP="00217D8D">
      <w:pPr>
        <w:ind w:left="567" w:hanging="567"/>
        <w:jc w:val="both"/>
        <w:rPr>
          <w:rFonts w:ascii="Arial" w:hAnsi="Arial" w:cs="Arial"/>
        </w:rPr>
      </w:pPr>
      <w:r w:rsidRPr="00EF3299">
        <w:rPr>
          <w:rFonts w:ascii="Arial" w:hAnsi="Arial" w:cs="Arial"/>
        </w:rPr>
        <w:t>A1.  A referência a “objetos” nesta Norma abrange quaisquer objetos sobre os quais os procedimentos previamente acordados são realizados, incluindo informações, documentos, mensurações ou conformidade com leis e regulamentos, conforme relevante.</w:t>
      </w:r>
    </w:p>
    <w:p w14:paraId="2E4991DA" w14:textId="77777777" w:rsidR="00217D8D" w:rsidRPr="00EF3299" w:rsidRDefault="00217D8D" w:rsidP="00217D8D">
      <w:pPr>
        <w:ind w:left="567" w:hanging="567"/>
        <w:jc w:val="both"/>
        <w:rPr>
          <w:rFonts w:ascii="Arial" w:hAnsi="Arial" w:cs="Arial"/>
        </w:rPr>
      </w:pPr>
    </w:p>
    <w:p w14:paraId="576D2658" w14:textId="77777777" w:rsidR="00217D8D" w:rsidRPr="00EF3299" w:rsidRDefault="00217D8D" w:rsidP="00217D8D">
      <w:pPr>
        <w:ind w:left="567" w:hanging="567"/>
        <w:jc w:val="both"/>
        <w:rPr>
          <w:rFonts w:ascii="Arial" w:hAnsi="Arial" w:cs="Arial"/>
        </w:rPr>
      </w:pPr>
      <w:r w:rsidRPr="00EF3299">
        <w:rPr>
          <w:rFonts w:ascii="Arial" w:hAnsi="Arial" w:cs="Arial"/>
        </w:rPr>
        <w:t xml:space="preserve">A2.  Exemplos de objetos financeiros e não financeiros sobre os quais </w:t>
      </w:r>
      <w:r>
        <w:rPr>
          <w:rFonts w:ascii="Arial" w:hAnsi="Arial" w:cs="Arial"/>
        </w:rPr>
        <w:t>o</w:t>
      </w:r>
      <w:r w:rsidRPr="00EF3299">
        <w:rPr>
          <w:rFonts w:ascii="Arial" w:hAnsi="Arial" w:cs="Arial"/>
        </w:rPr>
        <w:t xml:space="preserve"> trabalho de procedimentos previamente acordados pode ser realizado incluem:</w:t>
      </w:r>
    </w:p>
    <w:p w14:paraId="1164E91F"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objetos financeiros relacionados com:</w:t>
      </w:r>
    </w:p>
    <w:p w14:paraId="674FF3FF"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 xml:space="preserve">as demonstrações contábeis da entidade ou classes específicas de transações, saldos contábeis ou divulgações nas demonstrações contábeis; </w:t>
      </w:r>
    </w:p>
    <w:p w14:paraId="01505E26"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elegibilidade de gastos exigidos por programa de financiamento;</w:t>
      </w:r>
    </w:p>
    <w:p w14:paraId="0338897C"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 xml:space="preserve">receitas para determinação de </w:t>
      </w:r>
      <w:r w:rsidRPr="00EF3299">
        <w:rPr>
          <w:rFonts w:ascii="Arial" w:hAnsi="Arial" w:cs="Arial"/>
          <w:i/>
        </w:rPr>
        <w:t>royalties</w:t>
      </w:r>
      <w:r w:rsidRPr="00EF3299">
        <w:rPr>
          <w:rFonts w:ascii="Arial" w:hAnsi="Arial" w:cs="Arial"/>
        </w:rPr>
        <w:t>, taxas de aluguel ou franquia com base em porcentagem das receitas;</w:t>
      </w:r>
    </w:p>
    <w:p w14:paraId="2AFF1DEF"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índices de adequação de capital para autoridades reguladoras;</w:t>
      </w:r>
    </w:p>
    <w:p w14:paraId="182C2E88"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objetos não financeiros relacionados com:</w:t>
      </w:r>
    </w:p>
    <w:p w14:paraId="7201D448"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números de passageiros comunicados para autoridade da aviação civil;</w:t>
      </w:r>
    </w:p>
    <w:p w14:paraId="4B39D18B"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observação de destruição de produtos falsos ou defeituosos comunicada para autoridade reguladora;</w:t>
      </w:r>
    </w:p>
    <w:p w14:paraId="04289BA4"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processos de geração de dados para sorteios de loteria comunicados para autoridade reguladora;</w:t>
      </w:r>
    </w:p>
    <w:p w14:paraId="24E78366" w14:textId="77777777" w:rsidR="00217D8D" w:rsidRPr="00EF3299" w:rsidRDefault="00217D8D">
      <w:pPr>
        <w:widowControl w:val="0"/>
        <w:numPr>
          <w:ilvl w:val="0"/>
          <w:numId w:val="372"/>
        </w:numPr>
        <w:autoSpaceDE w:val="0"/>
        <w:autoSpaceDN w:val="0"/>
        <w:spacing w:after="0" w:line="240" w:lineRule="auto"/>
        <w:ind w:left="1134" w:hanging="283"/>
        <w:jc w:val="both"/>
        <w:rPr>
          <w:rFonts w:ascii="Arial" w:hAnsi="Arial" w:cs="Arial"/>
        </w:rPr>
      </w:pPr>
      <w:r w:rsidRPr="00EF3299">
        <w:rPr>
          <w:rFonts w:ascii="Arial" w:hAnsi="Arial" w:cs="Arial"/>
        </w:rPr>
        <w:t>volume de emissões de gases do efeito estufa comunicado para autoridade reguladora.</w:t>
      </w:r>
    </w:p>
    <w:p w14:paraId="60A8A8F5" w14:textId="77777777" w:rsidR="00217D8D" w:rsidRPr="00EF3299" w:rsidRDefault="00217D8D" w:rsidP="00217D8D">
      <w:pPr>
        <w:ind w:left="567"/>
        <w:jc w:val="both"/>
        <w:rPr>
          <w:rFonts w:ascii="Arial" w:hAnsi="Arial" w:cs="Arial"/>
        </w:rPr>
      </w:pPr>
      <w:r w:rsidRPr="00EF3299">
        <w:rPr>
          <w:rFonts w:ascii="Arial" w:hAnsi="Arial" w:cs="Arial"/>
        </w:rPr>
        <w:t xml:space="preserve"> A lista acima não é completa. Outros tipos de objetos podem surgir à medida que as demandas de apresentação de relatórios externos aumentam.</w:t>
      </w:r>
    </w:p>
    <w:p w14:paraId="4166B517" w14:textId="77777777" w:rsidR="00217D8D" w:rsidRPr="00EF3299" w:rsidRDefault="00217D8D" w:rsidP="00217D8D">
      <w:pPr>
        <w:ind w:left="567" w:hanging="567"/>
        <w:jc w:val="both"/>
        <w:rPr>
          <w:rFonts w:ascii="Arial" w:hAnsi="Arial" w:cs="Arial"/>
        </w:rPr>
      </w:pPr>
    </w:p>
    <w:p w14:paraId="1C3E1763" w14:textId="77777777" w:rsidR="00217D8D" w:rsidRPr="00C937D8" w:rsidRDefault="00217D8D" w:rsidP="00217D8D">
      <w:pPr>
        <w:ind w:left="567" w:hanging="567"/>
        <w:jc w:val="both"/>
        <w:rPr>
          <w:rFonts w:ascii="Arial" w:hAnsi="Arial" w:cs="Arial"/>
          <w:iCs/>
        </w:rPr>
      </w:pPr>
      <w:r w:rsidRPr="00EF3299">
        <w:rPr>
          <w:rFonts w:ascii="Arial" w:hAnsi="Arial" w:cs="Arial"/>
          <w:i/>
        </w:rPr>
        <w:t xml:space="preserve">Relação com a NBC PA 01 </w:t>
      </w:r>
      <w:r w:rsidRPr="00C937D8">
        <w:rPr>
          <w:rFonts w:ascii="Arial" w:hAnsi="Arial" w:cs="Arial"/>
          <w:iCs/>
        </w:rPr>
        <w:t>(ver item 3)</w:t>
      </w:r>
    </w:p>
    <w:p w14:paraId="1513F740" w14:textId="77777777" w:rsidR="00217D8D" w:rsidRPr="00EF3299" w:rsidRDefault="00217D8D" w:rsidP="00217D8D">
      <w:pPr>
        <w:ind w:left="567" w:hanging="567"/>
        <w:jc w:val="both"/>
        <w:rPr>
          <w:rFonts w:ascii="Arial" w:hAnsi="Arial" w:cs="Arial"/>
        </w:rPr>
      </w:pPr>
    </w:p>
    <w:p w14:paraId="3A011443" w14:textId="77777777" w:rsidR="00217D8D" w:rsidRPr="00EF3299" w:rsidRDefault="00217D8D" w:rsidP="00217D8D">
      <w:pPr>
        <w:ind w:left="567" w:hanging="567"/>
        <w:jc w:val="both"/>
        <w:rPr>
          <w:rFonts w:ascii="Arial" w:hAnsi="Arial" w:cs="Arial"/>
        </w:rPr>
      </w:pPr>
      <w:r w:rsidRPr="00EF3299">
        <w:rPr>
          <w:rFonts w:ascii="Arial" w:hAnsi="Arial" w:cs="Arial"/>
        </w:rPr>
        <w:t xml:space="preserve">A3.   A NBC PA 01 trata das responsabilidades da firma de estabelecer e manter seu sistema de </w:t>
      </w:r>
      <w:r>
        <w:rPr>
          <w:rFonts w:ascii="Arial" w:hAnsi="Arial" w:cs="Arial"/>
        </w:rPr>
        <w:t>gestão</w:t>
      </w:r>
      <w:r w:rsidRPr="00EF3299">
        <w:rPr>
          <w:rFonts w:ascii="Arial" w:hAnsi="Arial" w:cs="Arial"/>
        </w:rPr>
        <w:t xml:space="preserve"> de qualidade para trabalhos de serviços correlatos, incluindo trabalhos de procedimentos previamente acordados. Essas responsabilidades visam estabelecer:</w:t>
      </w:r>
    </w:p>
    <w:p w14:paraId="56732927"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r>
      <w:r>
        <w:rPr>
          <w:rFonts w:ascii="Arial" w:hAnsi="Arial" w:cs="Arial"/>
        </w:rPr>
        <w:t>o sistema de gestão de qualidade da firma;</w:t>
      </w:r>
    </w:p>
    <w:p w14:paraId="1AFE9CB4"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 xml:space="preserve">as políticas relacionadas da firma </w:t>
      </w:r>
      <w:r>
        <w:rPr>
          <w:rFonts w:ascii="Arial" w:hAnsi="Arial" w:cs="Arial"/>
        </w:rPr>
        <w:t>projetadas</w:t>
      </w:r>
      <w:r w:rsidRPr="00EF3299">
        <w:rPr>
          <w:rFonts w:ascii="Arial" w:hAnsi="Arial" w:cs="Arial"/>
        </w:rPr>
        <w:t xml:space="preserve"> para alcançar o objetivo do sistema de </w:t>
      </w:r>
      <w:r>
        <w:rPr>
          <w:rFonts w:ascii="Arial" w:hAnsi="Arial" w:cs="Arial"/>
        </w:rPr>
        <w:t>gestão</w:t>
      </w:r>
      <w:r w:rsidRPr="00EF3299">
        <w:rPr>
          <w:rFonts w:ascii="Arial" w:hAnsi="Arial" w:cs="Arial"/>
        </w:rPr>
        <w:t xml:space="preserve"> de qualidade e seus procedimentos para implementar e monitorar o cumprimento dessas políticas.</w:t>
      </w:r>
    </w:p>
    <w:p w14:paraId="34CE6F92" w14:textId="77777777" w:rsidR="00217D8D" w:rsidRPr="00EF3299" w:rsidRDefault="00217D8D" w:rsidP="00217D8D">
      <w:pPr>
        <w:ind w:left="567" w:hanging="567"/>
        <w:jc w:val="both"/>
        <w:rPr>
          <w:rFonts w:ascii="Arial" w:hAnsi="Arial" w:cs="Arial"/>
        </w:rPr>
      </w:pPr>
    </w:p>
    <w:p w14:paraId="6E9B0722" w14:textId="77777777" w:rsidR="00217D8D" w:rsidRPr="00EF3299" w:rsidRDefault="00217D8D" w:rsidP="00217D8D">
      <w:pPr>
        <w:ind w:left="567" w:hanging="567"/>
        <w:jc w:val="both"/>
        <w:rPr>
          <w:rFonts w:ascii="Arial" w:hAnsi="Arial" w:cs="Arial"/>
        </w:rPr>
      </w:pPr>
      <w:r w:rsidRPr="00EF3299">
        <w:rPr>
          <w:rFonts w:ascii="Arial" w:hAnsi="Arial" w:cs="Arial"/>
        </w:rPr>
        <w:t xml:space="preserve">A4.   De acordo com a NBC PA 01, a firma tem por obrigação estabelecer e manter sistema de </w:t>
      </w:r>
      <w:r>
        <w:rPr>
          <w:rFonts w:ascii="Arial" w:hAnsi="Arial" w:cs="Arial"/>
        </w:rPr>
        <w:t>gestão</w:t>
      </w:r>
      <w:r w:rsidRPr="00EF3299">
        <w:rPr>
          <w:rFonts w:ascii="Arial" w:hAnsi="Arial" w:cs="Arial"/>
        </w:rPr>
        <w:t xml:space="preserve"> de qualidade para ter segurança razoável de que:</w:t>
      </w:r>
    </w:p>
    <w:p w14:paraId="4C6D8E0D"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a)</w:t>
      </w:r>
      <w:r w:rsidRPr="00EF3299">
        <w:rPr>
          <w:rFonts w:ascii="Arial" w:hAnsi="Arial" w:cs="Arial"/>
        </w:rPr>
        <w:tab/>
        <w:t>a firma e seu pessoal cumprem com os padrões profissionais e os requisitos legais e regulatórios aplicáveis; e</w:t>
      </w:r>
    </w:p>
    <w:p w14:paraId="21EF5560"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b)</w:t>
      </w:r>
      <w:r w:rsidRPr="00EF3299">
        <w:rPr>
          <w:rFonts w:ascii="Arial" w:hAnsi="Arial" w:cs="Arial"/>
        </w:rPr>
        <w:tab/>
        <w:t>os relatórios emitidos pela firma ou pelos sócios do trabalho são apropriados nas circunstâncias (ver item 1</w:t>
      </w:r>
      <w:r>
        <w:rPr>
          <w:rFonts w:ascii="Arial" w:hAnsi="Arial" w:cs="Arial"/>
        </w:rPr>
        <w:t>4</w:t>
      </w:r>
      <w:r w:rsidRPr="00EF3299">
        <w:rPr>
          <w:rFonts w:ascii="Arial" w:hAnsi="Arial" w:cs="Arial"/>
        </w:rPr>
        <w:t xml:space="preserve"> da NBC PA 01).</w:t>
      </w:r>
    </w:p>
    <w:p w14:paraId="75AB16BE" w14:textId="77777777" w:rsidR="00217D8D" w:rsidRPr="00EF3299" w:rsidRDefault="00217D8D" w:rsidP="00217D8D">
      <w:pPr>
        <w:ind w:left="567" w:hanging="567"/>
        <w:jc w:val="both"/>
        <w:rPr>
          <w:rFonts w:ascii="Arial" w:hAnsi="Arial" w:cs="Arial"/>
        </w:rPr>
      </w:pPr>
    </w:p>
    <w:p w14:paraId="3F94732E"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   </w:t>
      </w:r>
      <w:r>
        <w:rPr>
          <w:rFonts w:ascii="Arial" w:hAnsi="Arial" w:cs="Arial"/>
        </w:rPr>
        <w:t>A</w:t>
      </w:r>
      <w:r w:rsidRPr="00EF3299">
        <w:rPr>
          <w:rFonts w:ascii="Arial" w:hAnsi="Arial" w:cs="Arial"/>
        </w:rPr>
        <w:t xml:space="preserve"> jurisdição que não adotou o ISQC 1 (no Brasil, não é aplicável porque é adotada a NBC PA 01) em relação a trabalhos de procedimentos previamente acordados pode estabelecer requisitos de </w:t>
      </w:r>
      <w:r>
        <w:rPr>
          <w:rFonts w:ascii="Arial" w:hAnsi="Arial" w:cs="Arial"/>
        </w:rPr>
        <w:t>gestão</w:t>
      </w:r>
      <w:r w:rsidRPr="00EF3299">
        <w:rPr>
          <w:rFonts w:ascii="Arial" w:hAnsi="Arial" w:cs="Arial"/>
        </w:rPr>
        <w:t xml:space="preserve"> de qualidade em firmas que realizam esses trabalhos. As disposições desta Norma para Serviços Correlatos sobre </w:t>
      </w:r>
      <w:r>
        <w:rPr>
          <w:rFonts w:ascii="Arial" w:hAnsi="Arial" w:cs="Arial"/>
        </w:rPr>
        <w:t>gestão</w:t>
      </w:r>
      <w:r w:rsidRPr="00EF3299">
        <w:rPr>
          <w:rFonts w:ascii="Arial" w:hAnsi="Arial" w:cs="Arial"/>
        </w:rPr>
        <w:t xml:space="preserve"> de qualidade no nível de trabalhos baseiam-se no pressuposto de que os requisitos de </w:t>
      </w:r>
      <w:r>
        <w:rPr>
          <w:rFonts w:ascii="Arial" w:hAnsi="Arial" w:cs="Arial"/>
        </w:rPr>
        <w:t>gestão</w:t>
      </w:r>
      <w:r w:rsidRPr="00EF3299">
        <w:rPr>
          <w:rFonts w:ascii="Arial" w:hAnsi="Arial" w:cs="Arial"/>
        </w:rPr>
        <w:t xml:space="preserve"> de qualidade adotados são, no mínimo, tão exigentes quanto os da NBC PA 01. Isso é alcançado quando esses requisitos impõem obrigações à firma de alcançar os objetivos dos requisitos da NBC PA 01, incluindo a obrigação de estabelecer sistema de </w:t>
      </w:r>
      <w:r>
        <w:rPr>
          <w:rFonts w:ascii="Arial" w:hAnsi="Arial" w:cs="Arial"/>
        </w:rPr>
        <w:t>gestão</w:t>
      </w:r>
      <w:r w:rsidRPr="00EF3299">
        <w:rPr>
          <w:rFonts w:ascii="Arial" w:hAnsi="Arial" w:cs="Arial"/>
        </w:rPr>
        <w:t xml:space="preserve"> de qualidade que inclui políticas e procedimentos que tratam de cada um dos seguintes elementos:</w:t>
      </w:r>
    </w:p>
    <w:p w14:paraId="3D1384CD"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responsabilidades da liderança pela qualidade na firma;</w:t>
      </w:r>
    </w:p>
    <w:p w14:paraId="30DA853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requisitos éticos relevantes;</w:t>
      </w:r>
    </w:p>
    <w:p w14:paraId="4A345EAD"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aceitação e continuidade de relacionamentos com clientes e trabalhos específicos;</w:t>
      </w:r>
    </w:p>
    <w:p w14:paraId="5620DD53"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recursos humanos;</w:t>
      </w:r>
    </w:p>
    <w:p w14:paraId="45D7A81F"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realização do trabalho; e</w:t>
      </w:r>
    </w:p>
    <w:p w14:paraId="7D598779"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monitoramento.</w:t>
      </w:r>
    </w:p>
    <w:p w14:paraId="6EAF2178" w14:textId="77777777" w:rsidR="00217D8D" w:rsidRPr="00EF3299" w:rsidRDefault="00217D8D" w:rsidP="00217D8D">
      <w:pPr>
        <w:ind w:left="567" w:hanging="567"/>
        <w:jc w:val="both"/>
        <w:rPr>
          <w:rFonts w:ascii="Arial" w:hAnsi="Arial" w:cs="Arial"/>
        </w:rPr>
      </w:pPr>
    </w:p>
    <w:p w14:paraId="4FA3E3D1" w14:textId="77777777" w:rsidR="00217D8D" w:rsidRPr="00EF3299" w:rsidRDefault="00217D8D" w:rsidP="00217D8D">
      <w:pPr>
        <w:ind w:left="567" w:hanging="567"/>
        <w:jc w:val="both"/>
        <w:rPr>
          <w:rFonts w:ascii="Arial" w:hAnsi="Arial" w:cs="Arial"/>
        </w:rPr>
      </w:pPr>
      <w:r w:rsidRPr="00EF3299">
        <w:rPr>
          <w:rFonts w:ascii="Arial" w:hAnsi="Arial" w:cs="Arial"/>
        </w:rPr>
        <w:t xml:space="preserve">A6.   Dentro do contexto do sistema de </w:t>
      </w:r>
      <w:r>
        <w:rPr>
          <w:rFonts w:ascii="Arial" w:hAnsi="Arial" w:cs="Arial"/>
        </w:rPr>
        <w:t>gestão</w:t>
      </w:r>
      <w:r w:rsidRPr="00EF3299">
        <w:rPr>
          <w:rFonts w:ascii="Arial" w:hAnsi="Arial" w:cs="Arial"/>
        </w:rPr>
        <w:t xml:space="preserve"> de qualidade da firma, as equipes do trabalho têm a responsabilidade de implementar procedimentos de </w:t>
      </w:r>
      <w:r>
        <w:rPr>
          <w:rFonts w:ascii="Arial" w:hAnsi="Arial" w:cs="Arial"/>
        </w:rPr>
        <w:t>gestão</w:t>
      </w:r>
      <w:r w:rsidRPr="00EF3299">
        <w:rPr>
          <w:rFonts w:ascii="Arial" w:hAnsi="Arial" w:cs="Arial"/>
        </w:rPr>
        <w:t xml:space="preserve"> de qualidade aplicáveis ao trabalho.</w:t>
      </w:r>
    </w:p>
    <w:p w14:paraId="5D67A011" w14:textId="77777777" w:rsidR="00217D8D" w:rsidRPr="00EF3299" w:rsidRDefault="00217D8D" w:rsidP="00217D8D">
      <w:pPr>
        <w:ind w:left="567" w:hanging="567"/>
        <w:jc w:val="both"/>
        <w:rPr>
          <w:rFonts w:ascii="Arial" w:hAnsi="Arial" w:cs="Arial"/>
        </w:rPr>
      </w:pPr>
    </w:p>
    <w:p w14:paraId="6B748F87" w14:textId="77777777" w:rsidR="00217D8D" w:rsidRPr="00EF3299" w:rsidRDefault="00217D8D" w:rsidP="00217D8D">
      <w:pPr>
        <w:ind w:left="567" w:hanging="567"/>
        <w:jc w:val="both"/>
        <w:rPr>
          <w:rFonts w:ascii="Arial" w:hAnsi="Arial" w:cs="Arial"/>
        </w:rPr>
      </w:pPr>
      <w:r w:rsidRPr="00EF3299">
        <w:rPr>
          <w:rFonts w:ascii="Arial" w:hAnsi="Arial" w:cs="Arial"/>
        </w:rPr>
        <w:t xml:space="preserve">A7.   A equipe do trabalho pode confiar no sistema de </w:t>
      </w:r>
      <w:r>
        <w:rPr>
          <w:rFonts w:ascii="Arial" w:hAnsi="Arial" w:cs="Arial"/>
        </w:rPr>
        <w:t>gestão</w:t>
      </w:r>
      <w:r w:rsidRPr="00EF3299">
        <w:rPr>
          <w:rFonts w:ascii="Arial" w:hAnsi="Arial" w:cs="Arial"/>
        </w:rPr>
        <w:t xml:space="preserve"> de qualidade da firma, a menos que as informações fornecidas pela firma ou por outras partes sugiram o contrário. Por exemplo, a equipe do trabalho pode confiar no sistema de </w:t>
      </w:r>
      <w:r>
        <w:rPr>
          <w:rFonts w:ascii="Arial" w:hAnsi="Arial" w:cs="Arial"/>
        </w:rPr>
        <w:t>gestão</w:t>
      </w:r>
      <w:r w:rsidRPr="00EF3299">
        <w:rPr>
          <w:rFonts w:ascii="Arial" w:hAnsi="Arial" w:cs="Arial"/>
        </w:rPr>
        <w:t xml:space="preserve"> de qualidade da firma em relação à:</w:t>
      </w:r>
    </w:p>
    <w:p w14:paraId="71B328B3"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competência do pessoal por meio do seu recrutamento e treinamento formal;</w:t>
      </w:r>
    </w:p>
    <w:p w14:paraId="012D4235"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manutenção de relacionamentos com clientes por meio de sistemas de aceitação e continuidade;</w:t>
      </w:r>
    </w:p>
    <w:p w14:paraId="4051A36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adesão aos requisitos legais e regulatórios por meio de processo de monitoramento.</w:t>
      </w:r>
    </w:p>
    <w:p w14:paraId="16F57597" w14:textId="77777777" w:rsidR="00217D8D" w:rsidRPr="00EF3299" w:rsidRDefault="00217D8D" w:rsidP="00217D8D">
      <w:pPr>
        <w:ind w:left="567" w:hanging="567"/>
        <w:jc w:val="both"/>
        <w:rPr>
          <w:rFonts w:ascii="Arial" w:hAnsi="Arial" w:cs="Arial"/>
        </w:rPr>
      </w:pPr>
    </w:p>
    <w:p w14:paraId="61ACED62" w14:textId="77777777" w:rsidR="00217D8D" w:rsidRPr="00EF3299" w:rsidRDefault="00217D8D" w:rsidP="00217D8D">
      <w:pPr>
        <w:ind w:left="567"/>
        <w:jc w:val="both"/>
        <w:rPr>
          <w:rFonts w:ascii="Arial" w:hAnsi="Arial" w:cs="Arial"/>
        </w:rPr>
      </w:pPr>
      <w:r w:rsidRPr="00EF3299">
        <w:rPr>
          <w:rFonts w:ascii="Arial" w:hAnsi="Arial" w:cs="Arial"/>
        </w:rPr>
        <w:t xml:space="preserve">Ao considerar as deficiências identificadas no sistema de </w:t>
      </w:r>
      <w:r>
        <w:rPr>
          <w:rFonts w:ascii="Arial" w:hAnsi="Arial" w:cs="Arial"/>
        </w:rPr>
        <w:t>gestão</w:t>
      </w:r>
      <w:r w:rsidRPr="00EF3299">
        <w:rPr>
          <w:rFonts w:ascii="Arial" w:hAnsi="Arial" w:cs="Arial"/>
        </w:rPr>
        <w:t xml:space="preserve"> de qualidade da firma que podem fetar o trabalho de procedimentos previamente acordados, o sócio do trabalho pode considerar as medidas tomadas pela firma para retificar a situação que ele considera como sendo suficiente no contexto desse trabalho de procedimentos previamente acordados.</w:t>
      </w:r>
    </w:p>
    <w:p w14:paraId="421BA60A" w14:textId="77777777" w:rsidR="00217D8D" w:rsidRPr="00EF3299" w:rsidRDefault="00217D8D" w:rsidP="00217D8D">
      <w:pPr>
        <w:ind w:left="567" w:hanging="567"/>
        <w:jc w:val="both"/>
        <w:rPr>
          <w:rFonts w:ascii="Arial" w:hAnsi="Arial" w:cs="Arial"/>
        </w:rPr>
      </w:pPr>
    </w:p>
    <w:p w14:paraId="39BD9484" w14:textId="77777777" w:rsidR="00217D8D" w:rsidRPr="00EF3299" w:rsidRDefault="00217D8D" w:rsidP="00217D8D">
      <w:pPr>
        <w:ind w:left="567" w:hanging="567"/>
        <w:jc w:val="both"/>
        <w:rPr>
          <w:rFonts w:ascii="Arial" w:hAnsi="Arial" w:cs="Arial"/>
        </w:rPr>
      </w:pPr>
      <w:r w:rsidRPr="00EF3299">
        <w:rPr>
          <w:rFonts w:ascii="Arial" w:hAnsi="Arial" w:cs="Arial"/>
        </w:rPr>
        <w:t xml:space="preserve">A8.  Uma deficiência no sistema de </w:t>
      </w:r>
      <w:r>
        <w:rPr>
          <w:rFonts w:ascii="Arial" w:hAnsi="Arial" w:cs="Arial"/>
        </w:rPr>
        <w:t>gestão</w:t>
      </w:r>
      <w:r w:rsidRPr="00EF3299">
        <w:rPr>
          <w:rFonts w:ascii="Arial" w:hAnsi="Arial" w:cs="Arial"/>
        </w:rPr>
        <w:t xml:space="preserve"> de qualidade da firma não indica necessariamente que </w:t>
      </w:r>
      <w:r>
        <w:rPr>
          <w:rFonts w:ascii="Arial" w:hAnsi="Arial" w:cs="Arial"/>
        </w:rPr>
        <w:t>o</w:t>
      </w:r>
      <w:r w:rsidRPr="00EF3299">
        <w:rPr>
          <w:rFonts w:ascii="Arial" w:hAnsi="Arial" w:cs="Arial"/>
        </w:rPr>
        <w:t xml:space="preserve"> trabalho de procedimentos previamente acordados não foi realizado de acordo com os padrões profissionais e os requisitos legais e regulatórios aplicáveis, ou que o relatório de procedimentos previamente acordados não foi apropriado.</w:t>
      </w:r>
    </w:p>
    <w:p w14:paraId="38F75F59" w14:textId="77777777" w:rsidR="00217D8D" w:rsidRPr="00EF3299" w:rsidRDefault="00217D8D" w:rsidP="00217D8D">
      <w:pPr>
        <w:ind w:left="567" w:hanging="567"/>
        <w:jc w:val="both"/>
        <w:rPr>
          <w:rFonts w:ascii="Arial" w:hAnsi="Arial" w:cs="Arial"/>
        </w:rPr>
      </w:pPr>
    </w:p>
    <w:p w14:paraId="0511B98B" w14:textId="77777777" w:rsidR="00217D8D" w:rsidRPr="00EF3299" w:rsidRDefault="00217D8D" w:rsidP="00217D8D">
      <w:pPr>
        <w:ind w:left="567" w:hanging="567"/>
        <w:jc w:val="both"/>
        <w:rPr>
          <w:rFonts w:ascii="Arial" w:hAnsi="Arial" w:cs="Arial"/>
        </w:rPr>
      </w:pPr>
      <w:r w:rsidRPr="00EF3299">
        <w:rPr>
          <w:rFonts w:ascii="Arial" w:hAnsi="Arial" w:cs="Arial"/>
          <w:b/>
        </w:rPr>
        <w:t>Data de vigência</w:t>
      </w:r>
      <w:r w:rsidRPr="00EF3299">
        <w:rPr>
          <w:rFonts w:ascii="Arial" w:hAnsi="Arial" w:cs="Arial"/>
        </w:rPr>
        <w:t xml:space="preserve"> (ver item 11)</w:t>
      </w:r>
    </w:p>
    <w:p w14:paraId="1407C5AB" w14:textId="77777777" w:rsidR="00217D8D" w:rsidRPr="00EF3299" w:rsidRDefault="00217D8D" w:rsidP="00217D8D">
      <w:pPr>
        <w:ind w:left="567" w:hanging="567"/>
        <w:jc w:val="both"/>
        <w:rPr>
          <w:rFonts w:ascii="Arial" w:hAnsi="Arial" w:cs="Arial"/>
        </w:rPr>
      </w:pPr>
    </w:p>
    <w:p w14:paraId="0936DF21" w14:textId="77777777" w:rsidR="00217D8D" w:rsidRPr="00EF3299" w:rsidRDefault="00217D8D" w:rsidP="00217D8D">
      <w:pPr>
        <w:ind w:left="567" w:hanging="567"/>
        <w:jc w:val="both"/>
        <w:rPr>
          <w:rFonts w:ascii="Arial" w:hAnsi="Arial" w:cs="Arial"/>
        </w:rPr>
      </w:pPr>
      <w:r w:rsidRPr="00EF3299">
        <w:rPr>
          <w:rFonts w:ascii="Arial" w:hAnsi="Arial" w:cs="Arial"/>
        </w:rPr>
        <w:t xml:space="preserve">A9.  Para os termos de trabalho que cobrem múltiplos períodos, os auditores podem querer atualizar os termos de trabalho de forma que os trabalhos de procedimentos previamente acordados sejam conduzidos de acordo com esta </w:t>
      </w:r>
      <w:r>
        <w:rPr>
          <w:rFonts w:ascii="Arial" w:hAnsi="Arial" w:cs="Arial"/>
        </w:rPr>
        <w:t>Norma</w:t>
      </w:r>
      <w:r w:rsidRPr="00EF3299">
        <w:rPr>
          <w:rFonts w:ascii="Arial" w:hAnsi="Arial" w:cs="Arial"/>
        </w:rPr>
        <w:t xml:space="preserve"> em</w:t>
      </w:r>
      <w:r>
        <w:rPr>
          <w:rFonts w:ascii="Arial" w:hAnsi="Arial" w:cs="Arial"/>
        </w:rPr>
        <w:t>,</w:t>
      </w:r>
      <w:r w:rsidRPr="00EF3299">
        <w:rPr>
          <w:rFonts w:ascii="Arial" w:hAnsi="Arial" w:cs="Arial"/>
        </w:rPr>
        <w:t xml:space="preserve"> ou após</w:t>
      </w:r>
      <w:r>
        <w:rPr>
          <w:rFonts w:ascii="Arial" w:hAnsi="Arial" w:cs="Arial"/>
        </w:rPr>
        <w:t>,</w:t>
      </w:r>
      <w:r w:rsidRPr="00EF3299">
        <w:rPr>
          <w:rFonts w:ascii="Arial" w:hAnsi="Arial" w:cs="Arial"/>
        </w:rPr>
        <w:t xml:space="preserve"> a data de vigência.</w:t>
      </w:r>
    </w:p>
    <w:p w14:paraId="191ABCB3" w14:textId="77777777" w:rsidR="00217D8D" w:rsidRPr="00EF3299" w:rsidRDefault="00217D8D" w:rsidP="00217D8D">
      <w:pPr>
        <w:ind w:left="567" w:hanging="567"/>
        <w:jc w:val="both"/>
        <w:rPr>
          <w:rFonts w:ascii="Arial" w:hAnsi="Arial" w:cs="Arial"/>
        </w:rPr>
      </w:pPr>
    </w:p>
    <w:p w14:paraId="31C5CBFC" w14:textId="77777777" w:rsidR="00217D8D" w:rsidRPr="00EF3299" w:rsidRDefault="00217D8D" w:rsidP="00217D8D">
      <w:pPr>
        <w:ind w:left="567" w:hanging="567"/>
        <w:jc w:val="both"/>
        <w:rPr>
          <w:rFonts w:ascii="Arial" w:hAnsi="Arial" w:cs="Arial"/>
          <w:b/>
        </w:rPr>
      </w:pPr>
      <w:r w:rsidRPr="00EF3299">
        <w:rPr>
          <w:rFonts w:ascii="Arial" w:hAnsi="Arial" w:cs="Arial"/>
          <w:b/>
        </w:rPr>
        <w:t>Definições</w:t>
      </w:r>
    </w:p>
    <w:p w14:paraId="0C2F5BCA" w14:textId="77777777" w:rsidR="00217D8D" w:rsidRPr="00EF3299" w:rsidRDefault="00217D8D" w:rsidP="00217D8D">
      <w:pPr>
        <w:ind w:left="567" w:hanging="567"/>
        <w:jc w:val="both"/>
        <w:rPr>
          <w:rFonts w:ascii="Arial" w:hAnsi="Arial" w:cs="Arial"/>
        </w:rPr>
      </w:pPr>
    </w:p>
    <w:p w14:paraId="0FE114AD" w14:textId="77777777" w:rsidR="00217D8D" w:rsidRPr="00EF3299" w:rsidRDefault="00217D8D" w:rsidP="00217D8D">
      <w:pPr>
        <w:ind w:left="567"/>
        <w:jc w:val="both"/>
        <w:rPr>
          <w:rFonts w:ascii="Arial" w:hAnsi="Arial" w:cs="Arial"/>
        </w:rPr>
      </w:pPr>
      <w:r w:rsidRPr="00EF3299">
        <w:rPr>
          <w:rFonts w:ascii="Arial" w:hAnsi="Arial" w:cs="Arial"/>
        </w:rPr>
        <w:t xml:space="preserve">Parte contratante e outros usuários previstos (ver itens 13(a), (b), (d) </w:t>
      </w:r>
      <w:r>
        <w:rPr>
          <w:rFonts w:ascii="Arial" w:hAnsi="Arial" w:cs="Arial"/>
        </w:rPr>
        <w:t xml:space="preserve">e </w:t>
      </w:r>
      <w:r w:rsidRPr="00EF3299">
        <w:rPr>
          <w:rFonts w:ascii="Arial" w:hAnsi="Arial" w:cs="Arial"/>
        </w:rPr>
        <w:t xml:space="preserve">(g), 24(f)(i) </w:t>
      </w:r>
      <w:r>
        <w:rPr>
          <w:rFonts w:ascii="Arial" w:hAnsi="Arial" w:cs="Arial"/>
        </w:rPr>
        <w:t xml:space="preserve">e </w:t>
      </w:r>
      <w:r w:rsidRPr="00EF3299">
        <w:rPr>
          <w:rFonts w:ascii="Arial" w:hAnsi="Arial" w:cs="Arial"/>
        </w:rPr>
        <w:t>(g)</w:t>
      </w:r>
      <w:r>
        <w:rPr>
          <w:rFonts w:ascii="Arial" w:hAnsi="Arial" w:cs="Arial"/>
        </w:rPr>
        <w:t xml:space="preserve"> e</w:t>
      </w:r>
      <w:r w:rsidRPr="00EF3299">
        <w:rPr>
          <w:rFonts w:ascii="Arial" w:hAnsi="Arial" w:cs="Arial"/>
        </w:rPr>
        <w:t xml:space="preserve"> 30(e)(i)</w:t>
      </w:r>
      <w:r>
        <w:rPr>
          <w:rFonts w:ascii="Arial" w:hAnsi="Arial" w:cs="Arial"/>
        </w:rPr>
        <w:t xml:space="preserve"> e</w:t>
      </w:r>
      <w:r w:rsidRPr="00EF3299">
        <w:rPr>
          <w:rFonts w:ascii="Arial" w:hAnsi="Arial" w:cs="Arial"/>
        </w:rPr>
        <w:t xml:space="preserve"> (e)(iii))</w:t>
      </w:r>
    </w:p>
    <w:p w14:paraId="48E2DE7B" w14:textId="77777777" w:rsidR="00217D8D" w:rsidRPr="00EF3299" w:rsidRDefault="00217D8D" w:rsidP="00217D8D">
      <w:pPr>
        <w:ind w:left="567" w:hanging="567"/>
        <w:jc w:val="both"/>
        <w:rPr>
          <w:rFonts w:ascii="Arial" w:hAnsi="Arial" w:cs="Arial"/>
        </w:rPr>
      </w:pPr>
    </w:p>
    <w:p w14:paraId="427DDFE9" w14:textId="77777777" w:rsidR="00217D8D" w:rsidRPr="00EF3299" w:rsidRDefault="00217D8D" w:rsidP="00217D8D">
      <w:pPr>
        <w:ind w:left="567" w:hanging="567"/>
        <w:jc w:val="both"/>
        <w:rPr>
          <w:rFonts w:ascii="Arial" w:hAnsi="Arial" w:cs="Arial"/>
        </w:rPr>
      </w:pPr>
      <w:r w:rsidRPr="00EF3299">
        <w:rPr>
          <w:rFonts w:ascii="Arial" w:hAnsi="Arial" w:cs="Arial"/>
        </w:rPr>
        <w:t>A10. Em algumas circunstâncias, os procedimentos podem ser acordados com os usuários previstos além de serem acordados com a parte contratante. Outros usuários previstos, que não a parte contratante,  também podem reconhecer a adequação dos procedimentos.</w:t>
      </w:r>
    </w:p>
    <w:p w14:paraId="7203D591" w14:textId="77777777" w:rsidR="00217D8D" w:rsidRPr="00EF3299" w:rsidRDefault="00217D8D" w:rsidP="00217D8D">
      <w:pPr>
        <w:ind w:left="567" w:hanging="567"/>
        <w:jc w:val="both"/>
        <w:rPr>
          <w:rFonts w:ascii="Arial" w:hAnsi="Arial" w:cs="Arial"/>
        </w:rPr>
      </w:pPr>
    </w:p>
    <w:p w14:paraId="18251969" w14:textId="77777777" w:rsidR="00217D8D" w:rsidRPr="00EF3299" w:rsidRDefault="00217D8D" w:rsidP="00217D8D">
      <w:pPr>
        <w:ind w:left="567" w:hanging="567"/>
        <w:jc w:val="both"/>
        <w:rPr>
          <w:rFonts w:ascii="Arial" w:hAnsi="Arial" w:cs="Arial"/>
        </w:rPr>
      </w:pPr>
      <w:r w:rsidRPr="00EF3299">
        <w:rPr>
          <w:rFonts w:ascii="Arial" w:hAnsi="Arial" w:cs="Arial"/>
        </w:rPr>
        <w:t xml:space="preserve">A11. A parte contratante pode ser, em diferentes circunstâncias, a parte responsável, </w:t>
      </w:r>
      <w:r>
        <w:rPr>
          <w:rFonts w:ascii="Arial" w:hAnsi="Arial" w:cs="Arial"/>
        </w:rPr>
        <w:t>o</w:t>
      </w:r>
      <w:r w:rsidRPr="00EF3299">
        <w:rPr>
          <w:rFonts w:ascii="Arial" w:hAnsi="Arial" w:cs="Arial"/>
        </w:rPr>
        <w:t xml:space="preserve"> órgão regulador ou outro usuário pretendido. As referências à parte contratante nesta Norma incluem diversas partes contratantes quando relevante.</w:t>
      </w:r>
    </w:p>
    <w:p w14:paraId="624C7CD3" w14:textId="77777777" w:rsidR="00217D8D" w:rsidRPr="00EF3299" w:rsidRDefault="00217D8D" w:rsidP="00217D8D">
      <w:pPr>
        <w:ind w:left="567" w:hanging="567"/>
        <w:jc w:val="both"/>
        <w:rPr>
          <w:rFonts w:ascii="Arial" w:hAnsi="Arial" w:cs="Arial"/>
        </w:rPr>
      </w:pPr>
    </w:p>
    <w:p w14:paraId="2B5DA6E3" w14:textId="77777777" w:rsidR="00217D8D" w:rsidRPr="00EF3299" w:rsidRDefault="00217D8D" w:rsidP="00217D8D">
      <w:pPr>
        <w:ind w:left="567" w:hanging="567"/>
        <w:jc w:val="both"/>
        <w:rPr>
          <w:rFonts w:ascii="Arial" w:hAnsi="Arial" w:cs="Arial"/>
        </w:rPr>
      </w:pPr>
      <w:r w:rsidRPr="00EF3299">
        <w:rPr>
          <w:rFonts w:ascii="Arial" w:hAnsi="Arial" w:cs="Arial"/>
          <w:i/>
        </w:rPr>
        <w:t>Constatações</w:t>
      </w:r>
      <w:r w:rsidRPr="00EF3299">
        <w:rPr>
          <w:rFonts w:ascii="Arial" w:hAnsi="Arial" w:cs="Arial"/>
        </w:rPr>
        <w:t xml:space="preserve"> (ver item 13(f))</w:t>
      </w:r>
    </w:p>
    <w:p w14:paraId="42D80C16" w14:textId="77777777" w:rsidR="00217D8D" w:rsidRPr="00EF3299" w:rsidRDefault="00217D8D" w:rsidP="00217D8D">
      <w:pPr>
        <w:ind w:left="567" w:hanging="567"/>
        <w:jc w:val="both"/>
        <w:rPr>
          <w:rFonts w:ascii="Arial" w:hAnsi="Arial" w:cs="Arial"/>
        </w:rPr>
      </w:pPr>
    </w:p>
    <w:p w14:paraId="7554759D" w14:textId="77777777" w:rsidR="00217D8D" w:rsidRPr="00EF3299" w:rsidRDefault="00217D8D" w:rsidP="00217D8D">
      <w:pPr>
        <w:ind w:left="567" w:hanging="567"/>
        <w:jc w:val="both"/>
        <w:rPr>
          <w:rFonts w:ascii="Arial" w:hAnsi="Arial" w:cs="Arial"/>
        </w:rPr>
      </w:pPr>
      <w:r w:rsidRPr="00EF3299">
        <w:rPr>
          <w:rFonts w:ascii="Arial" w:hAnsi="Arial" w:cs="Arial"/>
        </w:rPr>
        <w:t>A12. As constatações podem ser confirmadas de forma objetiva, o que significa que diferentes auditores que realizam os mesmos procedimentos devem chegar a resultados equivalentes. As constatações excluem a emissão de uma opinião ou conclusão, bem como quaisquer recomendações que o auditor possa fazer.</w:t>
      </w:r>
    </w:p>
    <w:p w14:paraId="44310F22" w14:textId="77777777" w:rsidR="00217D8D" w:rsidRPr="00EF3299" w:rsidRDefault="00217D8D" w:rsidP="00217D8D">
      <w:pPr>
        <w:ind w:left="567" w:hanging="567"/>
        <w:jc w:val="both"/>
        <w:rPr>
          <w:rFonts w:ascii="Arial" w:hAnsi="Arial" w:cs="Arial"/>
        </w:rPr>
      </w:pPr>
    </w:p>
    <w:p w14:paraId="291E5203" w14:textId="77777777" w:rsidR="00217D8D" w:rsidRPr="00EF3299" w:rsidRDefault="00217D8D" w:rsidP="00217D8D">
      <w:pPr>
        <w:ind w:left="567" w:hanging="567"/>
        <w:jc w:val="both"/>
        <w:rPr>
          <w:rFonts w:ascii="Arial" w:hAnsi="Arial" w:cs="Arial"/>
        </w:rPr>
      </w:pPr>
      <w:r w:rsidRPr="00EF3299">
        <w:rPr>
          <w:rFonts w:ascii="Arial" w:hAnsi="Arial" w:cs="Arial"/>
        </w:rPr>
        <w:t>A13. Os auditores podem usar o termo “constatações factuais” no lugar de “constatações”, por exemplo, nos casos em que eles tenham a preocupação de que o termo “constatações” possa ser mal-entendido. Esse pode ser o caso em jurisdições ou idiomas em que o termo “constatações” pode ser entendido como se incluísse resultados que não são factuais.</w:t>
      </w:r>
    </w:p>
    <w:p w14:paraId="0B3CFB95" w14:textId="77777777" w:rsidR="00217D8D" w:rsidRPr="00EF3299" w:rsidRDefault="00217D8D" w:rsidP="00217D8D">
      <w:pPr>
        <w:ind w:left="567" w:hanging="567"/>
        <w:jc w:val="both"/>
        <w:rPr>
          <w:rFonts w:ascii="Arial" w:hAnsi="Arial" w:cs="Arial"/>
        </w:rPr>
      </w:pPr>
    </w:p>
    <w:p w14:paraId="3D8C4956" w14:textId="77777777" w:rsidR="00217D8D" w:rsidRPr="00EF3299" w:rsidRDefault="00217D8D" w:rsidP="00217D8D">
      <w:pPr>
        <w:ind w:left="567" w:hanging="567"/>
        <w:jc w:val="both"/>
        <w:rPr>
          <w:rFonts w:ascii="Arial" w:hAnsi="Arial" w:cs="Arial"/>
        </w:rPr>
      </w:pPr>
    </w:p>
    <w:p w14:paraId="49E649A6" w14:textId="77777777" w:rsidR="00217D8D" w:rsidRPr="00EF3299" w:rsidRDefault="00217D8D" w:rsidP="00217D8D">
      <w:pPr>
        <w:ind w:left="567" w:hanging="567"/>
        <w:jc w:val="both"/>
        <w:rPr>
          <w:rFonts w:ascii="Arial" w:hAnsi="Arial" w:cs="Arial"/>
        </w:rPr>
      </w:pPr>
      <w:r w:rsidRPr="00EF3299">
        <w:rPr>
          <w:rFonts w:ascii="Arial" w:hAnsi="Arial" w:cs="Arial"/>
          <w:b/>
        </w:rPr>
        <w:t>Requisitos éticos relevantes</w:t>
      </w:r>
      <w:r w:rsidRPr="00EF3299">
        <w:rPr>
          <w:rFonts w:ascii="Arial" w:hAnsi="Arial" w:cs="Arial"/>
        </w:rPr>
        <w:t xml:space="preserve"> (ver item 17)</w:t>
      </w:r>
    </w:p>
    <w:p w14:paraId="22A4443E" w14:textId="77777777" w:rsidR="00217D8D" w:rsidRPr="00EF3299" w:rsidRDefault="00217D8D" w:rsidP="00217D8D">
      <w:pPr>
        <w:ind w:left="567" w:hanging="567"/>
        <w:jc w:val="both"/>
        <w:rPr>
          <w:rFonts w:ascii="Arial" w:hAnsi="Arial" w:cs="Arial"/>
        </w:rPr>
      </w:pPr>
    </w:p>
    <w:p w14:paraId="12DAB752" w14:textId="77777777" w:rsidR="00217D8D" w:rsidRPr="00EF3299" w:rsidRDefault="00217D8D" w:rsidP="00217D8D">
      <w:pPr>
        <w:ind w:left="567" w:hanging="567"/>
        <w:jc w:val="both"/>
        <w:rPr>
          <w:rFonts w:ascii="Arial" w:hAnsi="Arial" w:cs="Arial"/>
          <w:i/>
        </w:rPr>
      </w:pPr>
      <w:r w:rsidRPr="00EF3299">
        <w:rPr>
          <w:rFonts w:ascii="Arial" w:hAnsi="Arial" w:cs="Arial"/>
          <w:i/>
        </w:rPr>
        <w:t>Objetividade e independência</w:t>
      </w:r>
    </w:p>
    <w:p w14:paraId="6BB7927D" w14:textId="77777777" w:rsidR="00217D8D" w:rsidRPr="00EF3299" w:rsidRDefault="00217D8D" w:rsidP="00217D8D">
      <w:pPr>
        <w:ind w:left="567" w:hanging="567"/>
        <w:jc w:val="both"/>
        <w:rPr>
          <w:rFonts w:ascii="Arial" w:hAnsi="Arial" w:cs="Arial"/>
        </w:rPr>
      </w:pPr>
    </w:p>
    <w:p w14:paraId="7C7BAD1C" w14:textId="77777777" w:rsidR="00217D8D" w:rsidRPr="00EF3299" w:rsidRDefault="00217D8D" w:rsidP="00217D8D">
      <w:pPr>
        <w:ind w:left="567" w:hanging="567"/>
        <w:jc w:val="both"/>
        <w:rPr>
          <w:rFonts w:ascii="Arial" w:hAnsi="Arial" w:cs="Arial"/>
        </w:rPr>
      </w:pPr>
      <w:r w:rsidRPr="00EF3299">
        <w:rPr>
          <w:rFonts w:ascii="Arial" w:hAnsi="Arial" w:cs="Arial"/>
        </w:rPr>
        <w:t xml:space="preserve">A14. </w:t>
      </w:r>
      <w:r>
        <w:rPr>
          <w:rFonts w:ascii="Arial" w:hAnsi="Arial" w:cs="Arial"/>
        </w:rPr>
        <w:t>O</w:t>
      </w:r>
      <w:r w:rsidRPr="00EF3299">
        <w:rPr>
          <w:rFonts w:ascii="Arial" w:hAnsi="Arial" w:cs="Arial"/>
        </w:rPr>
        <w:t xml:space="preserve"> auditor que esteja realizando trabalho de procedimentos previamente acordados deve cumprir com os requisitos éticos relevantes. Os requisitos éticos relevantes compreendem </w:t>
      </w:r>
      <w:r>
        <w:rPr>
          <w:rFonts w:ascii="Arial" w:hAnsi="Arial" w:cs="Arial"/>
        </w:rPr>
        <w:t xml:space="preserve">a NBC PG 01 e as NBCs PG 100, 200 e 300, a NBC PA 400 e a NBC PO 900 que compõem </w:t>
      </w:r>
      <w:r w:rsidRPr="00EF3299">
        <w:rPr>
          <w:rFonts w:ascii="Arial" w:hAnsi="Arial" w:cs="Arial"/>
        </w:rPr>
        <w:t xml:space="preserve">o Código do Iesba. </w:t>
      </w:r>
      <w:r>
        <w:rPr>
          <w:rFonts w:ascii="Arial" w:hAnsi="Arial" w:cs="Arial"/>
        </w:rPr>
        <w:t>Essas normas</w:t>
      </w:r>
      <w:r w:rsidRPr="00EF3299">
        <w:rPr>
          <w:rFonts w:ascii="Arial" w:hAnsi="Arial" w:cs="Arial"/>
        </w:rPr>
        <w:t xml:space="preserve"> requer</w:t>
      </w:r>
      <w:r>
        <w:rPr>
          <w:rFonts w:ascii="Arial" w:hAnsi="Arial" w:cs="Arial"/>
        </w:rPr>
        <w:t>em</w:t>
      </w:r>
      <w:r w:rsidRPr="00EF3299">
        <w:rPr>
          <w:rFonts w:ascii="Arial" w:hAnsi="Arial" w:cs="Arial"/>
        </w:rPr>
        <w:t xml:space="preserve"> que os auditores cumpram com princípios fundamentais, incluindo objetividade, que requer que eles não comprometam seu julgamento profissional ou comercial devido a viés, a conflito de interesses ou a influência indevida de outros. Consequentemente, os requisitos éticos relevantes aos quais o auditor está sujeito exigiriam, no mínimo, que o auditor fosse objetivo ao realizar trabalho de procedimentos previamente acordados.</w:t>
      </w:r>
    </w:p>
    <w:p w14:paraId="2FACF3FF" w14:textId="77777777" w:rsidR="00217D8D" w:rsidRPr="00EF3299" w:rsidRDefault="00217D8D" w:rsidP="00217D8D">
      <w:pPr>
        <w:ind w:left="567" w:hanging="567"/>
        <w:jc w:val="both"/>
        <w:rPr>
          <w:rFonts w:ascii="Arial" w:hAnsi="Arial" w:cs="Arial"/>
        </w:rPr>
      </w:pPr>
      <w:r w:rsidRPr="00EF3299">
        <w:rPr>
          <w:rFonts w:ascii="Arial" w:hAnsi="Arial" w:cs="Arial"/>
        </w:rPr>
        <w:t xml:space="preserve"> </w:t>
      </w:r>
    </w:p>
    <w:p w14:paraId="19195BF9" w14:textId="77777777" w:rsidR="00217D8D" w:rsidRPr="00EF3299" w:rsidRDefault="00217D8D" w:rsidP="00217D8D">
      <w:pPr>
        <w:ind w:left="567" w:hanging="567"/>
        <w:jc w:val="both"/>
        <w:rPr>
          <w:rFonts w:ascii="Arial" w:hAnsi="Arial" w:cs="Arial"/>
        </w:rPr>
      </w:pPr>
      <w:r w:rsidRPr="00EF3299">
        <w:rPr>
          <w:rFonts w:ascii="Arial" w:hAnsi="Arial" w:cs="Arial"/>
        </w:rPr>
        <w:t xml:space="preserve">A15. </w:t>
      </w:r>
      <w:r>
        <w:rPr>
          <w:rFonts w:ascii="Arial" w:hAnsi="Arial" w:cs="Arial"/>
        </w:rPr>
        <w:t>As normas citadas no item A14</w:t>
      </w:r>
      <w:r w:rsidRPr="00EF3299">
        <w:rPr>
          <w:rFonts w:ascii="Arial" w:hAnsi="Arial" w:cs="Arial"/>
        </w:rPr>
        <w:t xml:space="preserve"> não contém requisitos de independência para trabalhos de procedimentos previamente acordados. Entretanto, códigos de ética nacionais, leis ou regulamentos, outros requisitos profissionais, ou condições de contrato, programa ou acordo relacionado com o objeto do trabalho de procedimentos previamente acordados podem especificar requisitos relativos à independência.</w:t>
      </w:r>
    </w:p>
    <w:p w14:paraId="7CEA2D3B" w14:textId="77777777" w:rsidR="00217D8D" w:rsidRPr="00EF3299" w:rsidRDefault="00217D8D" w:rsidP="00217D8D">
      <w:pPr>
        <w:jc w:val="both"/>
        <w:rPr>
          <w:rFonts w:ascii="Arial" w:hAnsi="Arial" w:cs="Arial"/>
        </w:rPr>
      </w:pPr>
    </w:p>
    <w:p w14:paraId="3ED61F1A" w14:textId="77777777" w:rsidR="00217D8D" w:rsidRPr="00EF3299" w:rsidRDefault="00217D8D" w:rsidP="00217D8D">
      <w:pPr>
        <w:jc w:val="both"/>
        <w:rPr>
          <w:rFonts w:ascii="Arial" w:hAnsi="Arial" w:cs="Arial"/>
          <w:i/>
        </w:rPr>
      </w:pPr>
      <w:r w:rsidRPr="00EF3299">
        <w:rPr>
          <w:rFonts w:ascii="Arial" w:hAnsi="Arial" w:cs="Arial"/>
          <w:i/>
        </w:rPr>
        <w:t>Não conformidade com leis e regulamentos (</w:t>
      </w:r>
      <w:r w:rsidRPr="00EF3299">
        <w:rPr>
          <w:rFonts w:ascii="Arial" w:hAnsi="Arial" w:cs="Arial"/>
        </w:rPr>
        <w:t>requisitos éticos relevantes podem indicar que o não cumprimento com leis e regulamentos inclui fraude. Ver item 360.5A2 da NBC PG 300)</w:t>
      </w:r>
    </w:p>
    <w:p w14:paraId="37740D3A" w14:textId="77777777" w:rsidR="00217D8D" w:rsidRPr="00EF3299" w:rsidRDefault="00217D8D" w:rsidP="00217D8D">
      <w:pPr>
        <w:ind w:left="567" w:hanging="567"/>
        <w:jc w:val="both"/>
        <w:rPr>
          <w:rFonts w:ascii="Arial" w:hAnsi="Arial" w:cs="Arial"/>
        </w:rPr>
      </w:pPr>
    </w:p>
    <w:p w14:paraId="7A2C294E" w14:textId="77777777" w:rsidR="00217D8D" w:rsidRPr="00EF3299" w:rsidRDefault="00217D8D" w:rsidP="00217D8D">
      <w:pPr>
        <w:ind w:left="567" w:hanging="567"/>
        <w:jc w:val="both"/>
        <w:rPr>
          <w:rFonts w:ascii="Arial" w:hAnsi="Arial" w:cs="Arial"/>
        </w:rPr>
      </w:pPr>
      <w:r w:rsidRPr="00EF3299">
        <w:rPr>
          <w:rFonts w:ascii="Arial" w:hAnsi="Arial" w:cs="Arial"/>
        </w:rPr>
        <w:t>A16. Leis, regulamentos ou requisitos éticos relevantes podem:</w:t>
      </w:r>
    </w:p>
    <w:p w14:paraId="0B39A13B"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a)</w:t>
      </w:r>
      <w:r w:rsidRPr="00EF3299">
        <w:rPr>
          <w:rFonts w:ascii="Arial" w:hAnsi="Arial" w:cs="Arial"/>
        </w:rPr>
        <w:tab/>
        <w:t xml:space="preserve">requerer que o auditor comunique a suspeita ou </w:t>
      </w:r>
      <w:r>
        <w:rPr>
          <w:rFonts w:ascii="Arial" w:hAnsi="Arial" w:cs="Arial"/>
        </w:rPr>
        <w:t xml:space="preserve">a </w:t>
      </w:r>
      <w:r w:rsidRPr="00EF3299">
        <w:rPr>
          <w:rFonts w:ascii="Arial" w:hAnsi="Arial" w:cs="Arial"/>
        </w:rPr>
        <w:t xml:space="preserve">identificação de não conformidade com as leis e regulamentos </w:t>
      </w:r>
      <w:r>
        <w:rPr>
          <w:rFonts w:ascii="Arial" w:hAnsi="Arial" w:cs="Arial"/>
        </w:rPr>
        <w:t>à</w:t>
      </w:r>
      <w:r w:rsidRPr="00EF3299">
        <w:rPr>
          <w:rFonts w:ascii="Arial" w:hAnsi="Arial" w:cs="Arial"/>
        </w:rPr>
        <w:t xml:space="preserve"> autoridade competente externa à entidade;</w:t>
      </w:r>
    </w:p>
    <w:p w14:paraId="3CEB0CB5"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b)</w:t>
      </w:r>
      <w:r w:rsidRPr="00EF3299">
        <w:rPr>
          <w:rFonts w:ascii="Arial" w:hAnsi="Arial" w:cs="Arial"/>
        </w:rPr>
        <w:tab/>
        <w:t xml:space="preserve">estabelecer responsabilidades segundo as quais a comunicação </w:t>
      </w:r>
      <w:r>
        <w:rPr>
          <w:rFonts w:ascii="Arial" w:hAnsi="Arial" w:cs="Arial"/>
        </w:rPr>
        <w:t>à</w:t>
      </w:r>
      <w:r w:rsidRPr="00EF3299">
        <w:rPr>
          <w:rFonts w:ascii="Arial" w:hAnsi="Arial" w:cs="Arial"/>
        </w:rPr>
        <w:t xml:space="preserve"> autoridade competente externa à entidade pode ser apropriada nas circunstâncias (ver itens </w:t>
      </w:r>
      <w:r>
        <w:rPr>
          <w:rFonts w:ascii="Arial" w:hAnsi="Arial" w:cs="Arial"/>
        </w:rPr>
        <w:t xml:space="preserve">de </w:t>
      </w:r>
      <w:r w:rsidRPr="00EF3299">
        <w:rPr>
          <w:rFonts w:ascii="Arial" w:hAnsi="Arial" w:cs="Arial"/>
        </w:rPr>
        <w:t xml:space="preserve">R360.36 a 360.36A3 da NBC PG 300). </w:t>
      </w:r>
    </w:p>
    <w:p w14:paraId="20533F0B" w14:textId="77777777" w:rsidR="00217D8D" w:rsidRPr="00EF3299" w:rsidRDefault="00217D8D" w:rsidP="00217D8D">
      <w:pPr>
        <w:ind w:left="567" w:hanging="567"/>
        <w:jc w:val="both"/>
        <w:rPr>
          <w:rFonts w:ascii="Arial" w:hAnsi="Arial" w:cs="Arial"/>
        </w:rPr>
      </w:pPr>
    </w:p>
    <w:p w14:paraId="34A640D2" w14:textId="77777777" w:rsidR="00217D8D" w:rsidRPr="00EF3299" w:rsidRDefault="00217D8D" w:rsidP="00217D8D">
      <w:pPr>
        <w:ind w:left="567" w:hanging="567"/>
        <w:jc w:val="both"/>
        <w:rPr>
          <w:rFonts w:ascii="Arial" w:hAnsi="Arial" w:cs="Arial"/>
        </w:rPr>
      </w:pPr>
      <w:r w:rsidRPr="00EF3299">
        <w:rPr>
          <w:rFonts w:ascii="Arial" w:hAnsi="Arial" w:cs="Arial"/>
        </w:rPr>
        <w:t xml:space="preserve">A17. A comunicação de não conformidade identificada ou suspeita com leis e regulamentos </w:t>
      </w:r>
      <w:r>
        <w:rPr>
          <w:rFonts w:ascii="Arial" w:hAnsi="Arial" w:cs="Arial"/>
        </w:rPr>
        <w:t>à</w:t>
      </w:r>
      <w:r w:rsidRPr="00EF3299">
        <w:rPr>
          <w:rFonts w:ascii="Arial" w:hAnsi="Arial" w:cs="Arial"/>
        </w:rPr>
        <w:t>autoridade competente externa à entidade pode ser necessária ou apropriada nas circunstâncias porque:</w:t>
      </w:r>
    </w:p>
    <w:p w14:paraId="69117820"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a)</w:t>
      </w:r>
      <w:r w:rsidRPr="00EF3299">
        <w:rPr>
          <w:rFonts w:ascii="Arial" w:hAnsi="Arial" w:cs="Arial"/>
        </w:rPr>
        <w:tab/>
        <w:t xml:space="preserve">as leis, os regulamentos ou os requisitos éticos relevantes requerem que o auditor a comunique; </w:t>
      </w:r>
    </w:p>
    <w:p w14:paraId="5E3A5A89"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b)</w:t>
      </w:r>
      <w:r w:rsidRPr="00EF3299">
        <w:rPr>
          <w:rFonts w:ascii="Arial" w:hAnsi="Arial" w:cs="Arial"/>
        </w:rPr>
        <w:tab/>
        <w:t>o auditor determinou que a comunicação é uma ação apropriada de resposta à não conformidade identificada ou suspeita de acordo com os requisitos éticos relevantes; ou</w:t>
      </w:r>
    </w:p>
    <w:p w14:paraId="7FB01DB8"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c)</w:t>
      </w:r>
      <w:r w:rsidRPr="00EF3299">
        <w:rPr>
          <w:rFonts w:ascii="Arial" w:hAnsi="Arial" w:cs="Arial"/>
        </w:rPr>
        <w:tab/>
        <w:t>as leis, os regulamentos ou os requisitos éticos relevantes dão ao auditor o direito de assim fazê-lo.</w:t>
      </w:r>
    </w:p>
    <w:p w14:paraId="227127E3" w14:textId="77777777" w:rsidR="00217D8D" w:rsidRPr="00EF3299" w:rsidRDefault="00217D8D" w:rsidP="00217D8D">
      <w:pPr>
        <w:ind w:left="567" w:hanging="567"/>
        <w:jc w:val="both"/>
        <w:rPr>
          <w:rFonts w:ascii="Arial" w:hAnsi="Arial" w:cs="Arial"/>
        </w:rPr>
      </w:pPr>
    </w:p>
    <w:p w14:paraId="6A13F5AC" w14:textId="77777777" w:rsidR="00217D8D" w:rsidRPr="00EF3299" w:rsidRDefault="00217D8D" w:rsidP="00217D8D">
      <w:pPr>
        <w:ind w:left="567" w:hanging="567"/>
        <w:jc w:val="both"/>
        <w:rPr>
          <w:rFonts w:ascii="Arial" w:hAnsi="Arial" w:cs="Arial"/>
        </w:rPr>
      </w:pPr>
      <w:r w:rsidRPr="00EF3299">
        <w:rPr>
          <w:rFonts w:ascii="Arial" w:hAnsi="Arial" w:cs="Arial"/>
        </w:rPr>
        <w:t>A18. Não se espera que o auditor tenha um nível de entendimento de leis e regulamentos além daquele necessário para poder realizar o trabalho de procedimentos previamente acordados. Entretanto, as leis, os regulamentos ou os requisitos éticos relevantes podem esperar que o auditor aplique o seu conhecimento, seu julgamento e sua experiência na resposta à não conformidade identificada ou suspeita. Se um ato constitui um não cumprimento de fato, este é um assunto a ser determinado por tribunal ou outro órgão jurídico competente.</w:t>
      </w:r>
    </w:p>
    <w:p w14:paraId="1AC4A8E5" w14:textId="77777777" w:rsidR="00217D8D" w:rsidRPr="00EF3299" w:rsidRDefault="00217D8D" w:rsidP="00217D8D">
      <w:pPr>
        <w:ind w:left="567" w:hanging="567"/>
        <w:jc w:val="both"/>
        <w:rPr>
          <w:rFonts w:ascii="Arial" w:hAnsi="Arial" w:cs="Arial"/>
        </w:rPr>
      </w:pPr>
    </w:p>
    <w:p w14:paraId="059011C4" w14:textId="77777777" w:rsidR="00217D8D" w:rsidRPr="00EF3299" w:rsidRDefault="00217D8D" w:rsidP="00217D8D">
      <w:pPr>
        <w:ind w:left="567" w:hanging="567"/>
        <w:jc w:val="both"/>
        <w:rPr>
          <w:rFonts w:ascii="Arial" w:hAnsi="Arial" w:cs="Arial"/>
        </w:rPr>
      </w:pPr>
      <w:r w:rsidRPr="00EF3299">
        <w:rPr>
          <w:rFonts w:ascii="Arial" w:hAnsi="Arial" w:cs="Arial"/>
        </w:rPr>
        <w:t xml:space="preserve">A19. Em algumas circunstâncias, a comunicação da não conformidade identificada ou suspeita com leis e regulamentos </w:t>
      </w:r>
      <w:r>
        <w:rPr>
          <w:rFonts w:ascii="Arial" w:hAnsi="Arial" w:cs="Arial"/>
        </w:rPr>
        <w:t>à</w:t>
      </w:r>
      <w:r w:rsidRPr="00EF3299">
        <w:rPr>
          <w:rFonts w:ascii="Arial" w:hAnsi="Arial" w:cs="Arial"/>
        </w:rPr>
        <w:t xml:space="preserve"> autoridade competente externa à entidade pode ser impedida pelo dever de confidencialidade do auditor nos termos das leis, regulamentos ou requisitos éticos relevantes. Em outros casos, a comunicação da não conformidade identificada ou suspeita </w:t>
      </w:r>
      <w:r>
        <w:rPr>
          <w:rFonts w:ascii="Arial" w:hAnsi="Arial" w:cs="Arial"/>
        </w:rPr>
        <w:t>à</w:t>
      </w:r>
      <w:r w:rsidRPr="00EF3299">
        <w:rPr>
          <w:rFonts w:ascii="Arial" w:hAnsi="Arial" w:cs="Arial"/>
        </w:rPr>
        <w:t xml:space="preserve"> autoridade competente externa à entidade não seria considerada uma violação do dever de confidencialidade nos termos dos requisitos éticos relevantes (ver itens R114.1 </w:t>
      </w:r>
      <w:r>
        <w:rPr>
          <w:rFonts w:ascii="Arial" w:hAnsi="Arial" w:cs="Arial"/>
        </w:rPr>
        <w:t xml:space="preserve">e </w:t>
      </w:r>
      <w:r w:rsidRPr="00EF3299">
        <w:rPr>
          <w:rFonts w:ascii="Arial" w:hAnsi="Arial" w:cs="Arial"/>
        </w:rPr>
        <w:t xml:space="preserve">114.1A1 </w:t>
      </w:r>
      <w:r>
        <w:rPr>
          <w:rFonts w:ascii="Arial" w:hAnsi="Arial" w:cs="Arial"/>
        </w:rPr>
        <w:t xml:space="preserve">da NBC PG 100 </w:t>
      </w:r>
      <w:r w:rsidRPr="00EF3299">
        <w:rPr>
          <w:rFonts w:ascii="Arial" w:hAnsi="Arial" w:cs="Arial"/>
        </w:rPr>
        <w:t>e R360.37 da NBC PG 300)</w:t>
      </w:r>
      <w:r w:rsidRPr="00EF3299" w:rsidDel="00CA4E65">
        <w:rPr>
          <w:rFonts w:ascii="Arial" w:hAnsi="Arial" w:cs="Arial"/>
          <w:vertAlign w:val="superscript"/>
        </w:rPr>
        <w:t xml:space="preserve"> </w:t>
      </w:r>
      <w:r w:rsidRPr="00EF3299">
        <w:rPr>
          <w:rFonts w:ascii="Arial" w:hAnsi="Arial" w:cs="Arial"/>
        </w:rPr>
        <w:t xml:space="preserve">. </w:t>
      </w:r>
    </w:p>
    <w:p w14:paraId="03064501" w14:textId="77777777" w:rsidR="00217D8D" w:rsidRPr="00EF3299" w:rsidRDefault="00217D8D" w:rsidP="00217D8D">
      <w:pPr>
        <w:ind w:left="567" w:hanging="567"/>
        <w:jc w:val="both"/>
        <w:rPr>
          <w:rFonts w:ascii="Arial" w:hAnsi="Arial" w:cs="Arial"/>
        </w:rPr>
      </w:pPr>
    </w:p>
    <w:p w14:paraId="2291DEB4" w14:textId="77777777" w:rsidR="00217D8D" w:rsidRPr="00EF3299" w:rsidRDefault="00217D8D" w:rsidP="00217D8D">
      <w:pPr>
        <w:ind w:left="567" w:hanging="567"/>
        <w:jc w:val="both"/>
        <w:rPr>
          <w:rFonts w:ascii="Arial" w:hAnsi="Arial" w:cs="Arial"/>
        </w:rPr>
      </w:pPr>
      <w:r w:rsidRPr="00EF3299">
        <w:rPr>
          <w:rFonts w:ascii="Arial" w:hAnsi="Arial" w:cs="Arial"/>
        </w:rPr>
        <w:t xml:space="preserve">A20. O auditor pode considerar uma consulta interna (por exemplo, dentro da firma ou de firma da rede), a obtenção de assessoria jurídica para entender </w:t>
      </w:r>
      <w:r>
        <w:rPr>
          <w:rFonts w:ascii="Arial" w:hAnsi="Arial" w:cs="Arial"/>
        </w:rPr>
        <w:t>à</w:t>
      </w:r>
      <w:r w:rsidRPr="00EF3299">
        <w:rPr>
          <w:rFonts w:ascii="Arial" w:hAnsi="Arial" w:cs="Arial"/>
        </w:rPr>
        <w:t>s implicações profissionais ou legais de se tomar qualquer curso de ação em particular, ou consultar, de forma confidencial, órgão regulador ou profissional (a menos que isso seja proibido por lei ou regulamento ou que viole o dever de confidencialidade) (ver item 360.39A1 da NBC PG 300).</w:t>
      </w:r>
    </w:p>
    <w:p w14:paraId="511960BB" w14:textId="77777777" w:rsidR="00217D8D" w:rsidRPr="00EF3299" w:rsidRDefault="00217D8D" w:rsidP="00217D8D">
      <w:pPr>
        <w:ind w:left="567" w:hanging="567"/>
        <w:jc w:val="both"/>
        <w:rPr>
          <w:rFonts w:ascii="Arial" w:hAnsi="Arial" w:cs="Arial"/>
        </w:rPr>
      </w:pPr>
    </w:p>
    <w:p w14:paraId="55A0BF66" w14:textId="77777777" w:rsidR="00217D8D" w:rsidRPr="00EF3299" w:rsidRDefault="00217D8D" w:rsidP="00217D8D">
      <w:pPr>
        <w:ind w:left="567" w:hanging="567"/>
        <w:jc w:val="both"/>
        <w:rPr>
          <w:rFonts w:ascii="Arial" w:hAnsi="Arial" w:cs="Arial"/>
        </w:rPr>
      </w:pPr>
      <w:r w:rsidRPr="00EF3299">
        <w:rPr>
          <w:rFonts w:ascii="Arial" w:hAnsi="Arial" w:cs="Arial"/>
          <w:b/>
        </w:rPr>
        <w:t>Julgamento profissional</w:t>
      </w:r>
      <w:r w:rsidRPr="00EF3299">
        <w:rPr>
          <w:rFonts w:ascii="Arial" w:hAnsi="Arial" w:cs="Arial"/>
        </w:rPr>
        <w:t xml:space="preserve"> (ver item 18)</w:t>
      </w:r>
    </w:p>
    <w:p w14:paraId="12DB8140" w14:textId="77777777" w:rsidR="00217D8D" w:rsidRPr="00EF3299" w:rsidRDefault="00217D8D" w:rsidP="00217D8D">
      <w:pPr>
        <w:ind w:left="567" w:hanging="567"/>
        <w:jc w:val="both"/>
        <w:rPr>
          <w:rFonts w:ascii="Arial" w:hAnsi="Arial" w:cs="Arial"/>
        </w:rPr>
      </w:pPr>
    </w:p>
    <w:p w14:paraId="09FA3BE3" w14:textId="77777777" w:rsidR="00217D8D" w:rsidRPr="00EF3299" w:rsidRDefault="00217D8D" w:rsidP="00217D8D">
      <w:pPr>
        <w:ind w:left="567" w:hanging="567"/>
        <w:jc w:val="both"/>
        <w:rPr>
          <w:rFonts w:ascii="Arial" w:hAnsi="Arial" w:cs="Arial"/>
        </w:rPr>
      </w:pPr>
      <w:r w:rsidRPr="00EF3299">
        <w:rPr>
          <w:rFonts w:ascii="Arial" w:hAnsi="Arial" w:cs="Arial"/>
        </w:rPr>
        <w:t>A21. O julgamento profissional é exercido na aplicação dos requisitos desta Norma e dos requisitos éticos relevantes, e na tomada de decisões informadas sobre cursos de ação ao longo do trabalho de procedimentos previamente acordados, conforme apropriado.</w:t>
      </w:r>
    </w:p>
    <w:p w14:paraId="5FD81974" w14:textId="77777777" w:rsidR="00217D8D" w:rsidRPr="00EF3299" w:rsidRDefault="00217D8D" w:rsidP="00217D8D">
      <w:pPr>
        <w:ind w:left="567" w:hanging="567"/>
        <w:jc w:val="both"/>
        <w:rPr>
          <w:rFonts w:ascii="Arial" w:hAnsi="Arial" w:cs="Arial"/>
        </w:rPr>
      </w:pPr>
    </w:p>
    <w:p w14:paraId="00555481" w14:textId="77777777" w:rsidR="00217D8D" w:rsidRPr="00EF3299" w:rsidRDefault="00217D8D" w:rsidP="00217D8D">
      <w:pPr>
        <w:ind w:left="567" w:hanging="567"/>
        <w:jc w:val="both"/>
        <w:rPr>
          <w:rFonts w:ascii="Arial" w:hAnsi="Arial" w:cs="Arial"/>
        </w:rPr>
      </w:pPr>
      <w:r w:rsidRPr="00EF3299">
        <w:rPr>
          <w:rFonts w:ascii="Arial" w:hAnsi="Arial" w:cs="Arial"/>
        </w:rPr>
        <w:t>A22. Ao aceitar, conduzir e apresentar relatório sobre trabalho de procedimentos previamente acordados, o julgamento profissional é exercido, por exemplo, na:</w:t>
      </w:r>
    </w:p>
    <w:p w14:paraId="649798C6" w14:textId="77777777" w:rsidR="00217D8D" w:rsidRPr="00EF3299" w:rsidRDefault="00217D8D" w:rsidP="00217D8D">
      <w:pPr>
        <w:ind w:left="567" w:hanging="567"/>
        <w:jc w:val="both"/>
        <w:rPr>
          <w:rFonts w:ascii="Arial" w:hAnsi="Arial" w:cs="Arial"/>
        </w:rPr>
      </w:pPr>
      <w:r w:rsidRPr="00EF3299">
        <w:rPr>
          <w:rFonts w:ascii="Arial" w:hAnsi="Arial" w:cs="Arial"/>
        </w:rPr>
        <w:t>Aceitação do trabalho</w:t>
      </w:r>
    </w:p>
    <w:p w14:paraId="26CCE1D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Discussão e concordância com a parte contratante (e, se relevante, outras partes) sobre a natureza, a época e a extensão dos procedimentos a serem realizados (levando em consideração o objetivo do trabalho).</w:t>
      </w:r>
    </w:p>
    <w:p w14:paraId="1CFFB06C"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Determinação de se as condições de aceitação e continuidade do trabalho foram atendidas.</w:t>
      </w:r>
    </w:p>
    <w:p w14:paraId="181FDA21"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Determinação dos recursos necessários para realizar os procedimentos conforme acordado nos termos do trabalho, incluindo a necessidade de envolver especialista do auditor.</w:t>
      </w:r>
    </w:p>
    <w:p w14:paraId="18FFF4FD"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Determinação de ações apropriadas se o auditor tomar conhecimento de fatos ou circunstâncias que sugerem que os procedimentos com os quais o auditor está sendo solicitado a concordar não são adequados para os fins do trabalho de procedimentos previamente acordados.</w:t>
      </w:r>
    </w:p>
    <w:p w14:paraId="2E664EF3" w14:textId="77777777" w:rsidR="00217D8D" w:rsidRPr="00EF3299" w:rsidRDefault="00217D8D" w:rsidP="00217D8D">
      <w:pPr>
        <w:ind w:left="567" w:hanging="567"/>
        <w:jc w:val="both"/>
        <w:rPr>
          <w:rFonts w:ascii="Arial" w:hAnsi="Arial" w:cs="Arial"/>
        </w:rPr>
      </w:pPr>
      <w:r w:rsidRPr="00EF3299">
        <w:rPr>
          <w:rFonts w:ascii="Arial" w:hAnsi="Arial" w:cs="Arial"/>
        </w:rPr>
        <w:t>Condução do trabalho</w:t>
      </w:r>
    </w:p>
    <w:p w14:paraId="25EF8D3B"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Determinação das ações ou respostas apropriadas se, ao realizar os procedimentos previamente acordados, o auditor tomar conhecimento de:</w:t>
      </w:r>
    </w:p>
    <w:p w14:paraId="7209D8D0"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assuntos que podem indicar fraude ou umevento de não conformidade identificada ou suspeita com leis ou regulamentos;</w:t>
      </w:r>
    </w:p>
    <w:p w14:paraId="7ECF8F3B"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outros assuntos que levantam dúvida quanto à integridade das informações relevantes para o trabalho de procedimentos previamente acordados ou que indicam que as informações podem ser enganosas; ou</w:t>
      </w:r>
    </w:p>
    <w:p w14:paraId="7BB6CB62"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procedimentos que não podem ser realizados conforme acordado.</w:t>
      </w:r>
    </w:p>
    <w:p w14:paraId="2EA55FAB" w14:textId="77777777" w:rsidR="00217D8D" w:rsidRPr="00EF3299" w:rsidRDefault="00217D8D" w:rsidP="00217D8D">
      <w:pPr>
        <w:ind w:left="851" w:hanging="284"/>
        <w:jc w:val="both"/>
        <w:rPr>
          <w:rFonts w:ascii="Arial" w:hAnsi="Arial" w:cs="Arial"/>
        </w:rPr>
      </w:pPr>
      <w:r>
        <w:rPr>
          <w:rFonts w:ascii="Arial" w:hAnsi="Arial" w:cs="Arial"/>
        </w:rPr>
        <w:t>A</w:t>
      </w:r>
      <w:r w:rsidRPr="00EF3299">
        <w:rPr>
          <w:rFonts w:ascii="Arial" w:hAnsi="Arial" w:cs="Arial"/>
        </w:rPr>
        <w:t>presentação de relatório sobre o trabalho•</w:t>
      </w:r>
      <w:r w:rsidRPr="00EF3299">
        <w:rPr>
          <w:rFonts w:ascii="Arial" w:hAnsi="Arial" w:cs="Arial"/>
        </w:rPr>
        <w:tab/>
        <w:t>Descrição das constatações de maneira objetiva e suficientemente detalhada, incluindo quando são encontradas exceções.</w:t>
      </w:r>
    </w:p>
    <w:p w14:paraId="195400B6" w14:textId="77777777" w:rsidR="00217D8D" w:rsidRPr="00EF3299" w:rsidRDefault="00217D8D" w:rsidP="00217D8D">
      <w:pPr>
        <w:ind w:left="567" w:hanging="567"/>
        <w:jc w:val="both"/>
        <w:rPr>
          <w:rFonts w:ascii="Arial" w:hAnsi="Arial" w:cs="Arial"/>
        </w:rPr>
      </w:pPr>
    </w:p>
    <w:p w14:paraId="46ABF493" w14:textId="77777777" w:rsidR="00217D8D" w:rsidRPr="00EF3299" w:rsidRDefault="00217D8D" w:rsidP="00217D8D">
      <w:pPr>
        <w:ind w:left="567" w:hanging="567"/>
        <w:jc w:val="both"/>
        <w:rPr>
          <w:rFonts w:ascii="Arial" w:hAnsi="Arial" w:cs="Arial"/>
        </w:rPr>
      </w:pPr>
      <w:r w:rsidRPr="00EF3299">
        <w:rPr>
          <w:rFonts w:ascii="Arial" w:hAnsi="Arial" w:cs="Arial"/>
        </w:rPr>
        <w:t>A23. Na condução do trabalho de procedimentos previamente acordados, a necessidade de o auditor exercer julgamento profissional ao realizar os procedimentos previamente acordados é limitada por razões que incluem:</w:t>
      </w:r>
    </w:p>
    <w:p w14:paraId="4DD2768E" w14:textId="77777777" w:rsidR="00217D8D" w:rsidRPr="00EF3299" w:rsidRDefault="00217D8D" w:rsidP="00217D8D">
      <w:pPr>
        <w:ind w:left="567" w:hanging="567"/>
        <w:jc w:val="both"/>
        <w:rPr>
          <w:rFonts w:ascii="Arial" w:hAnsi="Arial" w:cs="Arial"/>
        </w:rPr>
      </w:pPr>
    </w:p>
    <w:p w14:paraId="1E1B068C"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r>
      <w:r>
        <w:rPr>
          <w:rFonts w:ascii="Arial" w:hAnsi="Arial" w:cs="Arial"/>
        </w:rPr>
        <w:t>o</w:t>
      </w:r>
      <w:r w:rsidRPr="00EF3299">
        <w:rPr>
          <w:rFonts w:ascii="Arial" w:hAnsi="Arial" w:cs="Arial"/>
        </w:rPr>
        <w:t xml:space="preserve"> trabalho de procedimentos previamente acordados que envolve a realização de procedimentos que foram acordados pelo auditor e pela parte contratante em que a parte contratante reconheceu que os procedimentos realizados são apropriados para os fins do trabalho;</w:t>
      </w:r>
    </w:p>
    <w:p w14:paraId="0DD6DDFD"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os procedimentos previamente acordados e as constatações resultantes da realização desses procedimentos podem ser descritos de forma objetiva, em termos claros, não enganosos e não sujeitos a diferentes interpretações; e</w:t>
      </w:r>
    </w:p>
    <w:p w14:paraId="070EDE13"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as constatações que podem ser verificadas de forma objetiva, o que significa que diferentes auditores que realizam os mesmos procedimentos devem chegar a resultados equivalentes.</w:t>
      </w:r>
    </w:p>
    <w:p w14:paraId="606A23FD" w14:textId="77777777" w:rsidR="00217D8D" w:rsidRPr="00EF3299" w:rsidRDefault="00217D8D" w:rsidP="00217D8D">
      <w:pPr>
        <w:ind w:left="1134" w:hanging="567"/>
        <w:jc w:val="both"/>
        <w:rPr>
          <w:rFonts w:ascii="Arial" w:hAnsi="Arial" w:cs="Arial"/>
        </w:rPr>
      </w:pPr>
      <w:r w:rsidRPr="00EF3299">
        <w:rPr>
          <w:rFonts w:ascii="Arial" w:hAnsi="Arial" w:cs="Arial"/>
        </w:rPr>
        <w:t xml:space="preserve"> </w:t>
      </w:r>
    </w:p>
    <w:p w14:paraId="62F39DBD" w14:textId="77777777" w:rsidR="00217D8D" w:rsidRPr="00EF3299" w:rsidRDefault="00217D8D" w:rsidP="00217D8D">
      <w:pPr>
        <w:ind w:left="567" w:hanging="567"/>
        <w:jc w:val="both"/>
        <w:rPr>
          <w:rFonts w:ascii="Arial" w:hAnsi="Arial" w:cs="Arial"/>
        </w:rPr>
      </w:pPr>
      <w:r>
        <w:rPr>
          <w:rFonts w:ascii="Arial" w:hAnsi="Arial" w:cs="Arial"/>
          <w:b/>
        </w:rPr>
        <w:t>Gestão</w:t>
      </w:r>
      <w:r w:rsidRPr="00EF3299">
        <w:rPr>
          <w:rFonts w:ascii="Arial" w:hAnsi="Arial" w:cs="Arial"/>
          <w:b/>
        </w:rPr>
        <w:t xml:space="preserve"> de qualidade no nível do trabalho </w:t>
      </w:r>
      <w:r w:rsidRPr="00EF3299">
        <w:rPr>
          <w:rFonts w:ascii="Arial" w:hAnsi="Arial" w:cs="Arial"/>
        </w:rPr>
        <w:t>(ver itens 19 e 20)</w:t>
      </w:r>
    </w:p>
    <w:p w14:paraId="36F74D07" w14:textId="77777777" w:rsidR="00217D8D" w:rsidRPr="00EF3299" w:rsidRDefault="00217D8D" w:rsidP="00217D8D">
      <w:pPr>
        <w:ind w:left="567" w:hanging="567"/>
        <w:jc w:val="both"/>
        <w:rPr>
          <w:rFonts w:ascii="Arial" w:hAnsi="Arial" w:cs="Arial"/>
        </w:rPr>
      </w:pPr>
    </w:p>
    <w:p w14:paraId="4852D890" w14:textId="77777777" w:rsidR="00217D8D" w:rsidRPr="00EF3299" w:rsidRDefault="00217D8D" w:rsidP="00217D8D">
      <w:pPr>
        <w:ind w:left="567" w:hanging="567"/>
        <w:jc w:val="both"/>
        <w:rPr>
          <w:rFonts w:ascii="Arial" w:hAnsi="Arial" w:cs="Arial"/>
        </w:rPr>
      </w:pPr>
      <w:r w:rsidRPr="00EF3299">
        <w:rPr>
          <w:rFonts w:ascii="Arial" w:hAnsi="Arial" w:cs="Arial"/>
        </w:rPr>
        <w:t>A24. As ações do sócio do trabalho e as mensagens adequadas para os outros membros da equipe do trabalho, ao assumir a responsabilidade pela qualidade geral de cada trabalho de auditoria, enfatizam a importância de se alcançar a qualidade do trabalho de:</w:t>
      </w:r>
    </w:p>
    <w:p w14:paraId="2D4AF00B"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a)</w:t>
      </w:r>
      <w:r w:rsidRPr="00EF3299">
        <w:rPr>
          <w:rFonts w:ascii="Arial" w:hAnsi="Arial" w:cs="Arial"/>
        </w:rPr>
        <w:tab/>
        <w:t>realizar trabalhos de acordo com padrões profissionais e requisitos legais e regulatórios;</w:t>
      </w:r>
    </w:p>
    <w:p w14:paraId="2EE7A6C5"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b)</w:t>
      </w:r>
      <w:r w:rsidRPr="00EF3299">
        <w:rPr>
          <w:rFonts w:ascii="Arial" w:hAnsi="Arial" w:cs="Arial"/>
        </w:rPr>
        <w:tab/>
        <w:t xml:space="preserve">cumprir com as políticas e os procedimentos de </w:t>
      </w:r>
      <w:r>
        <w:rPr>
          <w:rFonts w:ascii="Arial" w:hAnsi="Arial" w:cs="Arial"/>
        </w:rPr>
        <w:t>gestão</w:t>
      </w:r>
      <w:r w:rsidRPr="00EF3299">
        <w:rPr>
          <w:rFonts w:ascii="Arial" w:hAnsi="Arial" w:cs="Arial"/>
        </w:rPr>
        <w:t xml:space="preserve"> de qualidade da firma conforme aplicável; e </w:t>
      </w:r>
    </w:p>
    <w:p w14:paraId="07F5A611"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 xml:space="preserve">c) </w:t>
      </w:r>
      <w:r w:rsidRPr="00EF3299">
        <w:rPr>
          <w:rFonts w:ascii="Arial" w:hAnsi="Arial" w:cs="Arial"/>
        </w:rPr>
        <w:tab/>
        <w:t xml:space="preserve">emitir o relatório do auditor para o trabalho de acordo com esta Norma.     </w:t>
      </w:r>
    </w:p>
    <w:p w14:paraId="75F08D20" w14:textId="77777777" w:rsidR="00217D8D" w:rsidRPr="00EF3299" w:rsidRDefault="00217D8D" w:rsidP="00217D8D">
      <w:pPr>
        <w:ind w:left="567" w:hanging="567"/>
        <w:jc w:val="both"/>
        <w:rPr>
          <w:rFonts w:ascii="Arial" w:hAnsi="Arial" w:cs="Arial"/>
        </w:rPr>
      </w:pPr>
    </w:p>
    <w:p w14:paraId="2862F23F" w14:textId="77777777" w:rsidR="00217D8D" w:rsidRPr="00EF3299" w:rsidRDefault="00217D8D" w:rsidP="00217D8D">
      <w:pPr>
        <w:ind w:left="567" w:hanging="567"/>
        <w:jc w:val="both"/>
        <w:rPr>
          <w:rFonts w:ascii="Arial" w:hAnsi="Arial" w:cs="Arial"/>
        </w:rPr>
      </w:pPr>
      <w:r w:rsidRPr="00EF3299">
        <w:rPr>
          <w:rFonts w:ascii="Arial" w:hAnsi="Arial" w:cs="Arial"/>
        </w:rPr>
        <w:t xml:space="preserve">A25. </w:t>
      </w:r>
      <w:r>
        <w:rPr>
          <w:rFonts w:ascii="Arial" w:hAnsi="Arial" w:cs="Arial"/>
        </w:rPr>
        <w:tab/>
      </w:r>
      <w:r w:rsidRPr="00EF3299">
        <w:rPr>
          <w:rFonts w:ascii="Arial" w:hAnsi="Arial" w:cs="Arial"/>
        </w:rPr>
        <w:t xml:space="preserve">A NBC PA 01 requer que a firma obtenha as informações que considerar necessárias nas circunstâncias antes de aceitar </w:t>
      </w:r>
      <w:r>
        <w:rPr>
          <w:rFonts w:ascii="Arial" w:hAnsi="Arial" w:cs="Arial"/>
        </w:rPr>
        <w:t>o</w:t>
      </w:r>
      <w:r w:rsidRPr="00EF3299">
        <w:rPr>
          <w:rFonts w:ascii="Arial" w:hAnsi="Arial" w:cs="Arial"/>
        </w:rPr>
        <w:t xml:space="preserve"> trabalho com novo cliente, quando decidir sobre a continuidade do trabalho existente e quando considerar a aceitação de novo trabalho com cliente existente.  As informações</w:t>
      </w:r>
      <w:r>
        <w:rPr>
          <w:rFonts w:ascii="Arial" w:hAnsi="Arial" w:cs="Arial"/>
        </w:rPr>
        <w:t>,</w:t>
      </w:r>
      <w:r w:rsidRPr="00EF3299">
        <w:rPr>
          <w:rFonts w:ascii="Arial" w:hAnsi="Arial" w:cs="Arial"/>
        </w:rPr>
        <w:t xml:space="preserve"> que auxiliam o sócio do trabalho a determinar se a aceitação ou a continuidade de relacionamentos com clientes e trabalhos de procedimentos previamente acordados é adequada</w:t>
      </w:r>
      <w:r>
        <w:rPr>
          <w:rFonts w:ascii="Arial" w:hAnsi="Arial" w:cs="Arial"/>
        </w:rPr>
        <w:t>,</w:t>
      </w:r>
      <w:r w:rsidRPr="00EF3299">
        <w:rPr>
          <w:rFonts w:ascii="Arial" w:hAnsi="Arial" w:cs="Arial"/>
        </w:rPr>
        <w:t xml:space="preserve"> podem incluir informações sobre a integridade dos principais proprietários, do pessoal-chave da administração e dos responsáveis pela governança. Se o sócio do trabalho tem razões para duvidar da integridade da administração em grau que pode, provavelmente, afetar o desempenho adequado do trabalho, a aceitação do trabalho pode não ser apropriada.</w:t>
      </w:r>
    </w:p>
    <w:p w14:paraId="76F42AD5" w14:textId="77777777" w:rsidR="00217D8D" w:rsidRPr="00EF3299" w:rsidRDefault="00217D8D" w:rsidP="00217D8D">
      <w:pPr>
        <w:ind w:left="567" w:hanging="567"/>
        <w:jc w:val="both"/>
        <w:rPr>
          <w:rFonts w:ascii="Arial" w:hAnsi="Arial" w:cs="Arial"/>
        </w:rPr>
      </w:pPr>
    </w:p>
    <w:p w14:paraId="101C2651" w14:textId="77777777" w:rsidR="00217D8D" w:rsidRPr="00EF3299" w:rsidRDefault="00217D8D" w:rsidP="00217D8D">
      <w:pPr>
        <w:ind w:left="567" w:hanging="567"/>
        <w:jc w:val="both"/>
        <w:rPr>
          <w:rFonts w:ascii="Arial" w:hAnsi="Arial" w:cs="Arial"/>
        </w:rPr>
      </w:pPr>
      <w:r w:rsidRPr="00EF3299">
        <w:rPr>
          <w:rFonts w:ascii="Arial" w:hAnsi="Arial" w:cs="Arial"/>
        </w:rPr>
        <w:t xml:space="preserve">A26.A NBC PA 01 descreve as responsabilidades da firma de estabelecer políticas e procedimentos </w:t>
      </w:r>
      <w:r>
        <w:rPr>
          <w:rFonts w:ascii="Arial" w:hAnsi="Arial" w:cs="Arial"/>
        </w:rPr>
        <w:t>projetados</w:t>
      </w:r>
      <w:r w:rsidRPr="00EF3299">
        <w:rPr>
          <w:rFonts w:ascii="Arial" w:hAnsi="Arial" w:cs="Arial"/>
        </w:rPr>
        <w:t xml:space="preserve"> para fornecer segurança razoável de que a firma e seu pessoal cumprem com os requisitos éticos relevantes. Esta Norma descreve as responsabilidades do sócio do trabalho com relação ao cumprimento dos requisitos éticos relevantes pela equipe do trabalho.</w:t>
      </w:r>
    </w:p>
    <w:p w14:paraId="22F6AB7F" w14:textId="77777777" w:rsidR="00217D8D" w:rsidRPr="00EF3299" w:rsidRDefault="00217D8D" w:rsidP="00217D8D">
      <w:pPr>
        <w:ind w:left="567" w:hanging="567"/>
        <w:jc w:val="both"/>
        <w:rPr>
          <w:rFonts w:ascii="Arial" w:hAnsi="Arial" w:cs="Arial"/>
        </w:rPr>
      </w:pPr>
    </w:p>
    <w:p w14:paraId="6C1DF835" w14:textId="77777777" w:rsidR="00217D8D" w:rsidRPr="00EF3299" w:rsidRDefault="00217D8D" w:rsidP="00217D8D">
      <w:pPr>
        <w:ind w:left="567" w:hanging="567"/>
        <w:jc w:val="both"/>
        <w:rPr>
          <w:rFonts w:ascii="Arial" w:hAnsi="Arial" w:cs="Arial"/>
        </w:rPr>
      </w:pPr>
      <w:r w:rsidRPr="00EF3299">
        <w:rPr>
          <w:rFonts w:ascii="Arial" w:hAnsi="Arial" w:cs="Arial"/>
        </w:rPr>
        <w:t>A27. Se o auditor não consegue atender ao requisito do item 20, um acordo com a parte contratante sobre limitar o alcance do trabalho de procedimentos previamente acordados a procedimentos pelos quais o auditor pode assumir a responsabilidade adequadamente pode ser apropriado. A parte contratante pode contratar separadamente um especialista para realizar os outros procedimentos.</w:t>
      </w:r>
    </w:p>
    <w:p w14:paraId="54C7F79F" w14:textId="77777777" w:rsidR="00217D8D" w:rsidRPr="00EF3299" w:rsidRDefault="00217D8D" w:rsidP="00217D8D">
      <w:pPr>
        <w:ind w:left="567" w:hanging="567"/>
        <w:jc w:val="both"/>
        <w:rPr>
          <w:rFonts w:ascii="Arial" w:hAnsi="Arial" w:cs="Arial"/>
        </w:rPr>
      </w:pPr>
    </w:p>
    <w:p w14:paraId="16737E08" w14:textId="77777777" w:rsidR="00217D8D" w:rsidRPr="00EF3299" w:rsidRDefault="00217D8D" w:rsidP="00217D8D">
      <w:pPr>
        <w:ind w:left="567" w:hanging="567"/>
        <w:jc w:val="both"/>
        <w:rPr>
          <w:rFonts w:ascii="Arial" w:hAnsi="Arial" w:cs="Arial"/>
          <w:b/>
        </w:rPr>
      </w:pPr>
    </w:p>
    <w:p w14:paraId="67B6C8A1" w14:textId="77777777" w:rsidR="00217D8D" w:rsidRPr="00EF3299" w:rsidRDefault="00217D8D" w:rsidP="00217D8D">
      <w:pPr>
        <w:ind w:left="567" w:hanging="567"/>
        <w:jc w:val="both"/>
        <w:rPr>
          <w:rFonts w:ascii="Arial" w:hAnsi="Arial" w:cs="Arial"/>
        </w:rPr>
      </w:pPr>
      <w:r w:rsidRPr="00EF3299">
        <w:rPr>
          <w:rFonts w:ascii="Arial" w:hAnsi="Arial" w:cs="Arial"/>
          <w:b/>
        </w:rPr>
        <w:t>Aceitação e continuidade do trabalho</w:t>
      </w:r>
      <w:r w:rsidRPr="00EF3299">
        <w:rPr>
          <w:rFonts w:ascii="Arial" w:hAnsi="Arial" w:cs="Arial"/>
        </w:rPr>
        <w:t xml:space="preserve"> (ver itens </w:t>
      </w:r>
      <w:r>
        <w:rPr>
          <w:rFonts w:ascii="Arial" w:hAnsi="Arial" w:cs="Arial"/>
        </w:rPr>
        <w:t xml:space="preserve">de </w:t>
      </w:r>
      <w:r w:rsidRPr="00EF3299">
        <w:rPr>
          <w:rFonts w:ascii="Arial" w:hAnsi="Arial" w:cs="Arial"/>
        </w:rPr>
        <w:t>21 a 23)</w:t>
      </w:r>
    </w:p>
    <w:p w14:paraId="6A3BAC84" w14:textId="77777777" w:rsidR="00217D8D" w:rsidRPr="00EF3299" w:rsidRDefault="00217D8D" w:rsidP="00217D8D">
      <w:pPr>
        <w:ind w:left="567" w:hanging="567"/>
        <w:jc w:val="both"/>
        <w:rPr>
          <w:rFonts w:ascii="Arial" w:hAnsi="Arial" w:cs="Arial"/>
        </w:rPr>
      </w:pPr>
    </w:p>
    <w:p w14:paraId="0E56309A" w14:textId="77777777" w:rsidR="00217D8D" w:rsidRPr="00EF3299" w:rsidRDefault="00217D8D" w:rsidP="00217D8D">
      <w:pPr>
        <w:ind w:left="567" w:hanging="567"/>
        <w:jc w:val="both"/>
        <w:rPr>
          <w:rFonts w:ascii="Arial" w:hAnsi="Arial" w:cs="Arial"/>
        </w:rPr>
      </w:pPr>
      <w:r w:rsidRPr="00EF3299">
        <w:rPr>
          <w:rFonts w:ascii="Arial" w:hAnsi="Arial" w:cs="Arial"/>
        </w:rPr>
        <w:t>A28. Ao obter entendimento do objetivo do trabalho de procedimentos previamente acordados, o auditor pode tomar conhecimento de indicações de que os procedimentos que ele está sendo solicitado a realizar são inadequados para fins do trabalho de procedimentos previamente acordados. Por exemplo, o auditor pode tomar conhecimento de fatos ou circunstâncias que indicam que:</w:t>
      </w:r>
    </w:p>
    <w:p w14:paraId="1B9345F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os procedimentos são selecionados de forma a influenciar tomadas de decisão dos usuários previstos;</w:t>
      </w:r>
    </w:p>
    <w:p w14:paraId="7BEFA2D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 objeto sobre o qual são realizados os procedimentos previamente acordados não é confiável; e</w:t>
      </w:r>
    </w:p>
    <w:p w14:paraId="33460B7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um trabalho de asseguração ou serviço de consultoria pode atender melhor às necessidades da parte contratante ou de outros usuários previstos.</w:t>
      </w:r>
    </w:p>
    <w:p w14:paraId="21327820" w14:textId="77777777" w:rsidR="00217D8D" w:rsidRPr="00EF3299" w:rsidRDefault="00217D8D" w:rsidP="00217D8D">
      <w:pPr>
        <w:ind w:left="567" w:hanging="567"/>
        <w:jc w:val="both"/>
        <w:rPr>
          <w:rFonts w:ascii="Arial" w:hAnsi="Arial" w:cs="Arial"/>
        </w:rPr>
      </w:pPr>
    </w:p>
    <w:p w14:paraId="28371754" w14:textId="77777777" w:rsidR="00217D8D" w:rsidRPr="00EF3299" w:rsidRDefault="00217D8D" w:rsidP="00217D8D">
      <w:pPr>
        <w:ind w:left="567" w:hanging="567"/>
        <w:jc w:val="both"/>
        <w:rPr>
          <w:rFonts w:ascii="Arial" w:hAnsi="Arial" w:cs="Arial"/>
        </w:rPr>
      </w:pPr>
      <w:r w:rsidRPr="00EF3299">
        <w:rPr>
          <w:rFonts w:ascii="Arial" w:hAnsi="Arial" w:cs="Arial"/>
        </w:rPr>
        <w:t>A29. Outras ações que podem satisfazer o auditor de que as condições nos itens 21 e 22 foram atendidas incluem:</w:t>
      </w:r>
    </w:p>
    <w:p w14:paraId="6486B1BA"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comparação dos procedimentos a serem realizados com os requisitos estabelecidos por escrito</w:t>
      </w:r>
      <w:r>
        <w:rPr>
          <w:rFonts w:ascii="Arial" w:hAnsi="Arial" w:cs="Arial"/>
        </w:rPr>
        <w:t>,</w:t>
      </w:r>
      <w:r w:rsidRPr="00EF3299">
        <w:rPr>
          <w:rFonts w:ascii="Arial" w:hAnsi="Arial" w:cs="Arial"/>
        </w:rPr>
        <w:t xml:space="preserve"> como, por exemplo, por lei ou regulamento, ou em acordo contratual (às vezes chamados de “Termos de Referência”), quando apropriado;</w:t>
      </w:r>
    </w:p>
    <w:p w14:paraId="1E5D1FF6" w14:textId="77777777" w:rsidR="00217D8D" w:rsidRPr="00EF3299" w:rsidRDefault="00217D8D" w:rsidP="00217D8D">
      <w:pPr>
        <w:ind w:left="851" w:hanging="284"/>
        <w:jc w:val="both"/>
        <w:rPr>
          <w:rFonts w:ascii="Arial" w:hAnsi="Arial" w:cs="Arial"/>
        </w:rPr>
      </w:pPr>
      <w:r w:rsidRPr="00EF3299">
        <w:rPr>
          <w:rFonts w:ascii="Arial" w:hAnsi="Arial" w:cs="Arial"/>
        </w:rPr>
        <w:t xml:space="preserve"> •</w:t>
      </w:r>
      <w:r w:rsidRPr="00EF3299">
        <w:rPr>
          <w:rFonts w:ascii="Arial" w:hAnsi="Arial" w:cs="Arial"/>
        </w:rPr>
        <w:tab/>
        <w:t>a solicitação de que a parte contratante:</w:t>
      </w:r>
    </w:p>
    <w:p w14:paraId="759FEFB7"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distribua uma cópia dos procedimentos previstos e a forma e o conteúdo do relatório de procedimentos previamente acordados conforme descritos nos termos do trabalho para o</w:t>
      </w:r>
      <w:r>
        <w:rPr>
          <w:rFonts w:ascii="Arial" w:hAnsi="Arial" w:cs="Arial"/>
        </w:rPr>
        <w:t>s</w:t>
      </w:r>
      <w:r w:rsidRPr="00EF3299">
        <w:rPr>
          <w:rFonts w:ascii="Arial" w:hAnsi="Arial" w:cs="Arial"/>
        </w:rPr>
        <w:t xml:space="preserve"> usuário</w:t>
      </w:r>
      <w:r>
        <w:rPr>
          <w:rFonts w:ascii="Arial" w:hAnsi="Arial" w:cs="Arial"/>
        </w:rPr>
        <w:t>s</w:t>
      </w:r>
      <w:r w:rsidRPr="00EF3299">
        <w:rPr>
          <w:rFonts w:ascii="Arial" w:hAnsi="Arial" w:cs="Arial"/>
        </w:rPr>
        <w:t xml:space="preserve"> pretendido</w:t>
      </w:r>
      <w:r>
        <w:rPr>
          <w:rFonts w:ascii="Arial" w:hAnsi="Arial" w:cs="Arial"/>
        </w:rPr>
        <w:t>s</w:t>
      </w:r>
      <w:r w:rsidRPr="00EF3299">
        <w:rPr>
          <w:rFonts w:ascii="Arial" w:hAnsi="Arial" w:cs="Arial"/>
        </w:rPr>
        <w:t>;</w:t>
      </w:r>
    </w:p>
    <w:p w14:paraId="13BC2709"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obtenha o reconhecimento pelo</w:t>
      </w:r>
      <w:r>
        <w:rPr>
          <w:rFonts w:ascii="Arial" w:hAnsi="Arial" w:cs="Arial"/>
        </w:rPr>
        <w:t>s</w:t>
      </w:r>
      <w:r w:rsidRPr="00EF3299">
        <w:rPr>
          <w:rFonts w:ascii="Arial" w:hAnsi="Arial" w:cs="Arial"/>
        </w:rPr>
        <w:t xml:space="preserve"> usuário</w:t>
      </w:r>
      <w:r>
        <w:rPr>
          <w:rFonts w:ascii="Arial" w:hAnsi="Arial" w:cs="Arial"/>
        </w:rPr>
        <w:t>s</w:t>
      </w:r>
      <w:r w:rsidRPr="00EF3299">
        <w:rPr>
          <w:rFonts w:ascii="Arial" w:hAnsi="Arial" w:cs="Arial"/>
        </w:rPr>
        <w:t xml:space="preserve"> pretendido</w:t>
      </w:r>
      <w:r>
        <w:rPr>
          <w:rFonts w:ascii="Arial" w:hAnsi="Arial" w:cs="Arial"/>
        </w:rPr>
        <w:t>s</w:t>
      </w:r>
      <w:r w:rsidRPr="00EF3299">
        <w:rPr>
          <w:rFonts w:ascii="Arial" w:hAnsi="Arial" w:cs="Arial"/>
        </w:rPr>
        <w:t xml:space="preserve"> dos procedimentos a serem realizados; e</w:t>
      </w:r>
    </w:p>
    <w:p w14:paraId="343238F2"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discuta os procedimentos a serem realizados com os devidos representantes do</w:t>
      </w:r>
      <w:r>
        <w:rPr>
          <w:rFonts w:ascii="Arial" w:hAnsi="Arial" w:cs="Arial"/>
        </w:rPr>
        <w:t>s</w:t>
      </w:r>
      <w:r w:rsidRPr="00EF3299">
        <w:rPr>
          <w:rFonts w:ascii="Arial" w:hAnsi="Arial" w:cs="Arial"/>
        </w:rPr>
        <w:t xml:space="preserve"> usuário</w:t>
      </w:r>
      <w:r>
        <w:rPr>
          <w:rFonts w:ascii="Arial" w:hAnsi="Arial" w:cs="Arial"/>
        </w:rPr>
        <w:t>s</w:t>
      </w:r>
      <w:r w:rsidRPr="00EF3299">
        <w:rPr>
          <w:rFonts w:ascii="Arial" w:hAnsi="Arial" w:cs="Arial"/>
        </w:rPr>
        <w:t xml:space="preserve"> pretendido</w:t>
      </w:r>
      <w:r>
        <w:rPr>
          <w:rFonts w:ascii="Arial" w:hAnsi="Arial" w:cs="Arial"/>
        </w:rPr>
        <w:t>s;</w:t>
      </w:r>
    </w:p>
    <w:p w14:paraId="05BF69FE"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leitura de correspondência entre a parte contratante e outro</w:t>
      </w:r>
      <w:r>
        <w:rPr>
          <w:rFonts w:ascii="Arial" w:hAnsi="Arial" w:cs="Arial"/>
        </w:rPr>
        <w:t>s</w:t>
      </w:r>
      <w:r w:rsidRPr="00EF3299">
        <w:rPr>
          <w:rFonts w:ascii="Arial" w:hAnsi="Arial" w:cs="Arial"/>
        </w:rPr>
        <w:t xml:space="preserve"> usuário</w:t>
      </w:r>
      <w:r>
        <w:rPr>
          <w:rFonts w:ascii="Arial" w:hAnsi="Arial" w:cs="Arial"/>
        </w:rPr>
        <w:t>s</w:t>
      </w:r>
      <w:r w:rsidRPr="00EF3299">
        <w:rPr>
          <w:rFonts w:ascii="Arial" w:hAnsi="Arial" w:cs="Arial"/>
        </w:rPr>
        <w:t xml:space="preserve"> pretendido</w:t>
      </w:r>
      <w:r>
        <w:rPr>
          <w:rFonts w:ascii="Arial" w:hAnsi="Arial" w:cs="Arial"/>
        </w:rPr>
        <w:t>s</w:t>
      </w:r>
      <w:r w:rsidRPr="00EF3299">
        <w:rPr>
          <w:rFonts w:ascii="Arial" w:hAnsi="Arial" w:cs="Arial"/>
        </w:rPr>
        <w:t xml:space="preserve"> se a parte contratante não for o único usuário pretendido.</w:t>
      </w:r>
    </w:p>
    <w:p w14:paraId="1B51F318" w14:textId="77777777" w:rsidR="00217D8D" w:rsidRPr="00EF3299" w:rsidRDefault="00217D8D" w:rsidP="00217D8D">
      <w:pPr>
        <w:ind w:left="567" w:hanging="567"/>
        <w:jc w:val="both"/>
        <w:rPr>
          <w:rFonts w:ascii="Arial" w:hAnsi="Arial" w:cs="Arial"/>
        </w:rPr>
      </w:pPr>
    </w:p>
    <w:p w14:paraId="31E78D93" w14:textId="77777777" w:rsidR="00217D8D" w:rsidRPr="00EF3299" w:rsidRDefault="00217D8D" w:rsidP="00217D8D">
      <w:pPr>
        <w:ind w:left="567" w:hanging="567"/>
        <w:jc w:val="both"/>
        <w:rPr>
          <w:rFonts w:ascii="Arial" w:hAnsi="Arial" w:cs="Arial"/>
        </w:rPr>
      </w:pPr>
      <w:r w:rsidRPr="00EF3299">
        <w:rPr>
          <w:rFonts w:ascii="Arial" w:hAnsi="Arial" w:cs="Arial"/>
        </w:rPr>
        <w:t xml:space="preserve">A30. </w:t>
      </w:r>
      <w:r>
        <w:rPr>
          <w:rFonts w:ascii="Arial" w:hAnsi="Arial" w:cs="Arial"/>
        </w:rPr>
        <w:tab/>
      </w:r>
      <w:r w:rsidRPr="00EF3299">
        <w:rPr>
          <w:rFonts w:ascii="Arial" w:hAnsi="Arial" w:cs="Arial"/>
        </w:rPr>
        <w:t xml:space="preserve">Se as condições nos itens 21 e 22 não forem cumpridas, é pouco provável que </w:t>
      </w:r>
      <w:r>
        <w:rPr>
          <w:rFonts w:ascii="Arial" w:hAnsi="Arial" w:cs="Arial"/>
        </w:rPr>
        <w:t>o</w:t>
      </w:r>
      <w:r w:rsidRPr="00EF3299">
        <w:rPr>
          <w:rFonts w:ascii="Arial" w:hAnsi="Arial" w:cs="Arial"/>
        </w:rPr>
        <w:t xml:space="preserve"> trabalho de procedimentos previamente acordados possa atender às necessidades da parte contratante ou de outros usuários previstos. Nessas circunstâncias, o auditor pode sugerir outros serviços, tais como trabalho de asseguração, que podem ser mais apropriados.</w:t>
      </w:r>
    </w:p>
    <w:p w14:paraId="1B2F208A" w14:textId="77777777" w:rsidR="00217D8D" w:rsidRPr="00EF3299" w:rsidRDefault="00217D8D" w:rsidP="00217D8D">
      <w:pPr>
        <w:ind w:left="567" w:hanging="567"/>
        <w:jc w:val="both"/>
        <w:rPr>
          <w:rFonts w:ascii="Arial" w:hAnsi="Arial" w:cs="Arial"/>
        </w:rPr>
      </w:pPr>
    </w:p>
    <w:p w14:paraId="7A000354" w14:textId="77777777" w:rsidR="00217D8D" w:rsidRPr="00EF3299" w:rsidRDefault="00217D8D" w:rsidP="00217D8D">
      <w:pPr>
        <w:ind w:left="567" w:hanging="567"/>
        <w:jc w:val="both"/>
        <w:rPr>
          <w:rFonts w:ascii="Arial" w:hAnsi="Arial" w:cs="Arial"/>
        </w:rPr>
      </w:pPr>
      <w:r w:rsidRPr="00EF3299">
        <w:rPr>
          <w:rFonts w:ascii="Arial" w:hAnsi="Arial" w:cs="Arial"/>
        </w:rPr>
        <w:t>A31. Todas as condições nos itens 21 e 22 também se aplicam a procedimentos que foram adicionados ou modificados durante o curso do trabalho.</w:t>
      </w:r>
    </w:p>
    <w:p w14:paraId="6D8CAC5E" w14:textId="77777777" w:rsidR="00217D8D" w:rsidRPr="00EF3299" w:rsidRDefault="00217D8D" w:rsidP="00217D8D">
      <w:pPr>
        <w:ind w:left="567" w:hanging="567"/>
        <w:jc w:val="both"/>
        <w:rPr>
          <w:rFonts w:ascii="Arial" w:hAnsi="Arial" w:cs="Arial"/>
        </w:rPr>
      </w:pPr>
    </w:p>
    <w:p w14:paraId="48BD7FEB" w14:textId="77777777" w:rsidR="00217D8D" w:rsidRPr="00EF3299" w:rsidRDefault="00217D8D" w:rsidP="00217D8D">
      <w:pPr>
        <w:ind w:left="567" w:hanging="567"/>
        <w:jc w:val="both"/>
        <w:rPr>
          <w:rFonts w:ascii="Arial" w:hAnsi="Arial" w:cs="Arial"/>
        </w:rPr>
      </w:pPr>
      <w:r w:rsidRPr="00EF3299">
        <w:rPr>
          <w:rFonts w:ascii="Arial" w:hAnsi="Arial" w:cs="Arial"/>
          <w:i/>
        </w:rPr>
        <w:t>Descrições de procedimentos previamente acordados e constatações</w:t>
      </w:r>
      <w:r w:rsidRPr="00EF3299">
        <w:rPr>
          <w:rFonts w:ascii="Arial" w:hAnsi="Arial" w:cs="Arial"/>
        </w:rPr>
        <w:t xml:space="preserve"> (ver item 22(c))</w:t>
      </w:r>
    </w:p>
    <w:p w14:paraId="28E13842" w14:textId="77777777" w:rsidR="00217D8D" w:rsidRPr="00EF3299" w:rsidRDefault="00217D8D" w:rsidP="00217D8D">
      <w:pPr>
        <w:ind w:left="567" w:hanging="567"/>
        <w:jc w:val="both"/>
        <w:rPr>
          <w:rFonts w:ascii="Arial" w:hAnsi="Arial" w:cs="Arial"/>
        </w:rPr>
      </w:pPr>
    </w:p>
    <w:p w14:paraId="6338064E" w14:textId="77777777" w:rsidR="00217D8D" w:rsidRPr="00EF3299" w:rsidRDefault="00217D8D" w:rsidP="00217D8D">
      <w:pPr>
        <w:ind w:left="567" w:hanging="567"/>
        <w:jc w:val="both"/>
        <w:rPr>
          <w:rFonts w:ascii="Arial" w:hAnsi="Arial" w:cs="Arial"/>
        </w:rPr>
      </w:pPr>
      <w:r w:rsidRPr="00EF3299">
        <w:rPr>
          <w:rFonts w:ascii="Arial" w:hAnsi="Arial" w:cs="Arial"/>
        </w:rPr>
        <w:t xml:space="preserve">A32. Os procedimentos a serem realizados durante o trabalho de procedimentos previamente acordados podem ser previstos em lei ou regulamento. Em algumas circunstâncias, uma lei ou um regulamento também podem prever a maneira como os procedimentos ou as constatações devem ser descritos no relatório de procedimentos previamente acordados. Conforme descrito no item 22(c), uma condição para aceitar </w:t>
      </w:r>
      <w:r>
        <w:rPr>
          <w:rFonts w:ascii="Arial" w:hAnsi="Arial" w:cs="Arial"/>
        </w:rPr>
        <w:t>o</w:t>
      </w:r>
      <w:r w:rsidRPr="00EF3299">
        <w:rPr>
          <w:rFonts w:ascii="Arial" w:hAnsi="Arial" w:cs="Arial"/>
        </w:rPr>
        <w:t xml:space="preserve"> trabalho de procedimentos previamente acordados é a de o auditor ter determinado que os procedimentos previamente acordados e as constatações possam ser descritos de forma objetiva, em termos claros, não enganosos e não sujeitos a diferentes interpretações.</w:t>
      </w:r>
    </w:p>
    <w:p w14:paraId="7756BF5D" w14:textId="77777777" w:rsidR="00217D8D" w:rsidRPr="00EF3299" w:rsidRDefault="00217D8D" w:rsidP="00217D8D">
      <w:pPr>
        <w:ind w:left="567" w:hanging="567"/>
        <w:jc w:val="both"/>
        <w:rPr>
          <w:rFonts w:ascii="Arial" w:hAnsi="Arial" w:cs="Arial"/>
        </w:rPr>
      </w:pPr>
    </w:p>
    <w:p w14:paraId="55F85B9A" w14:textId="77777777" w:rsidR="00217D8D" w:rsidRPr="00EF3299" w:rsidRDefault="00217D8D" w:rsidP="00217D8D">
      <w:pPr>
        <w:ind w:left="567" w:hanging="567"/>
        <w:jc w:val="both"/>
        <w:rPr>
          <w:rFonts w:ascii="Arial" w:hAnsi="Arial" w:cs="Arial"/>
        </w:rPr>
      </w:pPr>
      <w:r w:rsidRPr="00EF3299">
        <w:rPr>
          <w:rFonts w:ascii="Arial" w:hAnsi="Arial" w:cs="Arial"/>
        </w:rPr>
        <w:t>A33. Os procedimentos previamente acordados estão descritos de forma objetiva, em termos claros, não enganosos e não sujeitos a diferentes interpretações. Isso significa que eles estão descritos em nível de especificidade suficiente para um usuário pretendido entender a natureza e a extensão e, se aplicável, a época dos procedimentos realizados. É importante reconhecer que qualquer termo poderia potencialmente ser usado de forma não clara ou enganosa, dependendo do contexto ou da ausência dele. Assumindo que os termos são adequados no contexto em que são usados, os exemplos de descrições de ações que podem ser aceitáveis incluem:</w:t>
      </w:r>
    </w:p>
    <w:p w14:paraId="33DF16DC"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confirmar;</w:t>
      </w:r>
    </w:p>
    <w:p w14:paraId="107CCFB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comparar;</w:t>
      </w:r>
    </w:p>
    <w:p w14:paraId="1F385DA5"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confrontar;</w:t>
      </w:r>
    </w:p>
    <w:p w14:paraId="506D3A17"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rastrear;</w:t>
      </w:r>
    </w:p>
    <w:p w14:paraId="095A523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inspecionar;</w:t>
      </w:r>
    </w:p>
    <w:p w14:paraId="69108A87"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indagar;</w:t>
      </w:r>
    </w:p>
    <w:p w14:paraId="3A9F3DA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recalcular;</w:t>
      </w:r>
    </w:p>
    <w:p w14:paraId="0A0C0223"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observar.</w:t>
      </w:r>
    </w:p>
    <w:p w14:paraId="09BAB87C" w14:textId="77777777" w:rsidR="00217D8D" w:rsidRPr="00EF3299" w:rsidRDefault="00217D8D" w:rsidP="00217D8D">
      <w:pPr>
        <w:ind w:left="567" w:hanging="567"/>
        <w:jc w:val="both"/>
        <w:rPr>
          <w:rFonts w:ascii="Arial" w:hAnsi="Arial" w:cs="Arial"/>
        </w:rPr>
      </w:pPr>
      <w:r w:rsidRPr="00EF3299">
        <w:rPr>
          <w:rFonts w:ascii="Arial" w:hAnsi="Arial" w:cs="Arial"/>
        </w:rPr>
        <w:t xml:space="preserve"> </w:t>
      </w:r>
    </w:p>
    <w:p w14:paraId="5B441043" w14:textId="77777777" w:rsidR="00217D8D" w:rsidRPr="00EF3299" w:rsidRDefault="00217D8D" w:rsidP="00217D8D">
      <w:pPr>
        <w:ind w:left="567" w:hanging="567"/>
        <w:jc w:val="both"/>
        <w:rPr>
          <w:rFonts w:ascii="Arial" w:hAnsi="Arial" w:cs="Arial"/>
        </w:rPr>
      </w:pPr>
      <w:r w:rsidRPr="00EF3299">
        <w:rPr>
          <w:rFonts w:ascii="Arial" w:hAnsi="Arial" w:cs="Arial"/>
        </w:rPr>
        <w:t>A34.</w:t>
      </w:r>
      <w:r>
        <w:rPr>
          <w:rFonts w:ascii="Arial" w:hAnsi="Arial" w:cs="Arial"/>
        </w:rPr>
        <w:tab/>
      </w:r>
      <w:r w:rsidRPr="00EF3299">
        <w:rPr>
          <w:rFonts w:ascii="Arial" w:hAnsi="Arial" w:cs="Arial"/>
        </w:rPr>
        <w:t>Termos que podem não estar claros, ser enganosos ou estar sujeitos a diferentes interpretações, dependendo do contexto em que são usados, podem incluir, por exemplo:</w:t>
      </w:r>
    </w:p>
    <w:p w14:paraId="5D30C26A"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termos que estão associados à asseguração nos termos das Normas do Conselho Federal de Contabilidade (CFC), tais como: “apresentam adequadamente” ou “visão verdadeira e justa”, “auditoria”, “revisão”, “asseguração”, “opinião” ou “conclusão”;</w:t>
      </w:r>
    </w:p>
    <w:p w14:paraId="329F41D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termos que implicam a expressão de uma opinião ou conclusão de asseguração, tais como: “certificamos”, “verificamos”, “determinamos” ou “asseguramos” com relação às constatações;</w:t>
      </w:r>
    </w:p>
    <w:p w14:paraId="22AC9238"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frases não claras ou vagas, tais como: “obtivemos todas as explicações e realizamos os procedimentos que consideramos necessários”;</w:t>
      </w:r>
    </w:p>
    <w:p w14:paraId="5172370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termos que estão sujeitos a diferentes interpretações, tais como: “relevante” ou “significativo”;</w:t>
      </w:r>
    </w:p>
    <w:p w14:paraId="25B5C25D"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descrições imprecisas de procedimentos, tais como: “discutir”, “avaliar”, “testar”, “analisar” ou “examinar” sem especificar a natureza</w:t>
      </w:r>
      <w:r>
        <w:rPr>
          <w:rFonts w:ascii="Arial" w:hAnsi="Arial" w:cs="Arial"/>
        </w:rPr>
        <w:t>,</w:t>
      </w:r>
      <w:r w:rsidRPr="00EF3299">
        <w:rPr>
          <w:rFonts w:ascii="Arial" w:hAnsi="Arial" w:cs="Arial"/>
        </w:rPr>
        <w:t xml:space="preserve"> a extensão e, se aplicável, a época dos procedimentos a serem realizados. Por exemplo, o uso do termo “discutir” pode ser impreciso sem especificar com quem a discussão é mantida ou as perguntas específicas que são feitas; ou</w:t>
      </w:r>
    </w:p>
    <w:p w14:paraId="48EE33D0"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termos que sugerem que as constatações não refletem resultados factuais, tais como: “em nossa opinião”, “pela nossa perspectiva” ou “assumimos a posição de que”.</w:t>
      </w:r>
    </w:p>
    <w:p w14:paraId="75469E15" w14:textId="77777777" w:rsidR="00217D8D" w:rsidRPr="00EF3299" w:rsidRDefault="00217D8D" w:rsidP="00217D8D">
      <w:pPr>
        <w:ind w:left="567" w:hanging="567"/>
        <w:jc w:val="both"/>
        <w:rPr>
          <w:rFonts w:ascii="Arial" w:hAnsi="Arial" w:cs="Arial"/>
        </w:rPr>
      </w:pPr>
    </w:p>
    <w:p w14:paraId="312B7E92" w14:textId="77777777" w:rsidR="00217D8D" w:rsidRPr="00EF3299" w:rsidRDefault="00217D8D" w:rsidP="00217D8D">
      <w:pPr>
        <w:ind w:left="567" w:hanging="567"/>
        <w:jc w:val="both"/>
        <w:rPr>
          <w:rFonts w:ascii="Arial" w:hAnsi="Arial" w:cs="Arial"/>
        </w:rPr>
      </w:pPr>
      <w:r w:rsidRPr="00EF3299">
        <w:rPr>
          <w:rFonts w:ascii="Arial" w:hAnsi="Arial" w:cs="Arial"/>
        </w:rPr>
        <w:t xml:space="preserve">A35. </w:t>
      </w:r>
      <w:r>
        <w:rPr>
          <w:rFonts w:ascii="Arial" w:hAnsi="Arial" w:cs="Arial"/>
        </w:rPr>
        <w:tab/>
      </w:r>
      <w:r w:rsidRPr="00EF3299">
        <w:rPr>
          <w:rFonts w:ascii="Arial" w:hAnsi="Arial" w:cs="Arial"/>
        </w:rPr>
        <w:t xml:space="preserve">Por exemplo, é improvável que </w:t>
      </w:r>
      <w:r>
        <w:rPr>
          <w:rFonts w:ascii="Arial" w:hAnsi="Arial" w:cs="Arial"/>
        </w:rPr>
        <w:t>o</w:t>
      </w:r>
      <w:r w:rsidRPr="00EF3299">
        <w:rPr>
          <w:rFonts w:ascii="Arial" w:hAnsi="Arial" w:cs="Arial"/>
        </w:rPr>
        <w:t xml:space="preserve"> procedimento como “revisar as alocações de custo para determinar se elas são razoáveis” atenda à condição de que os termos devem ser claros, não enganosos e não sujeitos a diferentes interpretações porque:</w:t>
      </w:r>
    </w:p>
    <w:p w14:paraId="6CA37317"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 termo “revisar” pode ser mal interpretado por alguns usuários que podem entender que a alocação de custo foi o objeto de trabalho de asseguração limitada mesmo que essa asseguração não seja pretendida pelo procedimento;</w:t>
      </w:r>
    </w:p>
    <w:p w14:paraId="55832135"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 termo “razoável” está sujeito a diferentes interpretações sobre o que constitui “razoável”.</w:t>
      </w:r>
    </w:p>
    <w:p w14:paraId="229DBECE" w14:textId="77777777" w:rsidR="00217D8D" w:rsidRPr="00EF3299" w:rsidRDefault="00217D8D" w:rsidP="00217D8D">
      <w:pPr>
        <w:ind w:left="567" w:hanging="567"/>
        <w:jc w:val="both"/>
        <w:rPr>
          <w:rFonts w:ascii="Arial" w:hAnsi="Arial" w:cs="Arial"/>
        </w:rPr>
      </w:pPr>
    </w:p>
    <w:p w14:paraId="18ADA26E" w14:textId="77777777" w:rsidR="00217D8D" w:rsidRPr="00EF3299" w:rsidRDefault="00217D8D" w:rsidP="00217D8D">
      <w:pPr>
        <w:ind w:left="567" w:hanging="567"/>
        <w:jc w:val="both"/>
        <w:rPr>
          <w:rFonts w:ascii="Arial" w:hAnsi="Arial" w:cs="Arial"/>
        </w:rPr>
      </w:pPr>
      <w:r w:rsidRPr="00EF3299">
        <w:rPr>
          <w:rFonts w:ascii="Arial" w:hAnsi="Arial" w:cs="Arial"/>
        </w:rPr>
        <w:t>A36.</w:t>
      </w:r>
      <w:r>
        <w:rPr>
          <w:rFonts w:ascii="Arial" w:hAnsi="Arial" w:cs="Arial"/>
        </w:rPr>
        <w:tab/>
      </w:r>
      <w:r w:rsidRPr="00EF3299">
        <w:rPr>
          <w:rFonts w:ascii="Arial" w:hAnsi="Arial" w:cs="Arial"/>
        </w:rPr>
        <w:t xml:space="preserve">Em circunstâncias em que </w:t>
      </w:r>
      <w:r>
        <w:rPr>
          <w:rFonts w:ascii="Arial" w:hAnsi="Arial" w:cs="Arial"/>
        </w:rPr>
        <w:t>a</w:t>
      </w:r>
      <w:r w:rsidRPr="00EF3299">
        <w:rPr>
          <w:rFonts w:ascii="Arial" w:hAnsi="Arial" w:cs="Arial"/>
        </w:rPr>
        <w:t xml:space="preserve"> lei ou </w:t>
      </w:r>
      <w:r>
        <w:rPr>
          <w:rFonts w:ascii="Arial" w:hAnsi="Arial" w:cs="Arial"/>
        </w:rPr>
        <w:t>o</w:t>
      </w:r>
      <w:r w:rsidRPr="00EF3299">
        <w:rPr>
          <w:rFonts w:ascii="Arial" w:hAnsi="Arial" w:cs="Arial"/>
        </w:rPr>
        <w:t xml:space="preserve"> regulamento especifica ou descreve um procedimento usando termos que não são claros, são enganosos ou estão sujeitos a diferentes interpretações, o auditor pode atender à condição do item 22(c) como, por exemplo, solicitando que a parte contratante:</w:t>
      </w:r>
    </w:p>
    <w:p w14:paraId="583D154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modifique o procedimento ou a descrição do procedimento de modo que ele deixe de não ser claro, de ser enganoso ou de estar sujeito a diferentes interpretações; ou</w:t>
      </w:r>
    </w:p>
    <w:p w14:paraId="3A660AED"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 xml:space="preserve">inclua a definição do termo no relatório de procedimentos previamente acordados, se </w:t>
      </w:r>
      <w:r>
        <w:rPr>
          <w:rFonts w:ascii="Arial" w:hAnsi="Arial" w:cs="Arial"/>
        </w:rPr>
        <w:t>o</w:t>
      </w:r>
      <w:r w:rsidRPr="00EF3299">
        <w:rPr>
          <w:rFonts w:ascii="Arial" w:hAnsi="Arial" w:cs="Arial"/>
        </w:rPr>
        <w:t xml:space="preserve"> termo que não é claro, é enganoso ou está sujeito a diferentes interpretações não puder ser alterado, por exemplo, por causa de lei ou regulamento.</w:t>
      </w:r>
    </w:p>
    <w:p w14:paraId="77BE0088" w14:textId="77777777" w:rsidR="00217D8D" w:rsidRPr="00EF3299" w:rsidRDefault="00217D8D" w:rsidP="00217D8D">
      <w:pPr>
        <w:ind w:left="567" w:hanging="567"/>
        <w:jc w:val="both"/>
        <w:rPr>
          <w:rFonts w:ascii="Arial" w:hAnsi="Arial" w:cs="Arial"/>
        </w:rPr>
      </w:pPr>
    </w:p>
    <w:p w14:paraId="4F276AD3" w14:textId="77777777" w:rsidR="00217D8D" w:rsidRPr="00EF3299" w:rsidRDefault="00217D8D" w:rsidP="00217D8D">
      <w:pPr>
        <w:ind w:left="567" w:hanging="567"/>
        <w:jc w:val="both"/>
        <w:rPr>
          <w:rFonts w:ascii="Arial" w:hAnsi="Arial" w:cs="Arial"/>
        </w:rPr>
      </w:pPr>
      <w:r w:rsidRPr="00EF3299">
        <w:rPr>
          <w:rFonts w:ascii="Arial" w:hAnsi="Arial" w:cs="Arial"/>
          <w:i/>
        </w:rPr>
        <w:t>Cumprimento dos requisitos de independência</w:t>
      </w:r>
      <w:r w:rsidRPr="00EF3299">
        <w:rPr>
          <w:rFonts w:ascii="Arial" w:hAnsi="Arial" w:cs="Arial"/>
        </w:rPr>
        <w:t xml:space="preserve"> </w:t>
      </w:r>
      <w:r w:rsidRPr="00C937D8">
        <w:rPr>
          <w:rFonts w:ascii="Arial" w:hAnsi="Arial" w:cs="Arial"/>
        </w:rPr>
        <w:t>(ver itens 22(e) e 24(e))</w:t>
      </w:r>
    </w:p>
    <w:p w14:paraId="3639FF96" w14:textId="77777777" w:rsidR="00217D8D" w:rsidRPr="00EF3299" w:rsidRDefault="00217D8D" w:rsidP="00217D8D">
      <w:pPr>
        <w:ind w:left="567" w:hanging="567"/>
        <w:jc w:val="both"/>
        <w:rPr>
          <w:rFonts w:ascii="Arial" w:hAnsi="Arial" w:cs="Arial"/>
        </w:rPr>
      </w:pPr>
    </w:p>
    <w:p w14:paraId="6A0EFCA6" w14:textId="77777777" w:rsidR="00217D8D" w:rsidRPr="00EF3299" w:rsidRDefault="00217D8D" w:rsidP="00217D8D">
      <w:pPr>
        <w:ind w:left="567" w:hanging="567"/>
        <w:jc w:val="both"/>
        <w:rPr>
          <w:rFonts w:ascii="Arial" w:hAnsi="Arial" w:cs="Arial"/>
        </w:rPr>
      </w:pPr>
      <w:r w:rsidRPr="00EF3299">
        <w:rPr>
          <w:rFonts w:ascii="Arial" w:hAnsi="Arial" w:cs="Arial"/>
        </w:rPr>
        <w:t>A37.</w:t>
      </w:r>
      <w:r>
        <w:rPr>
          <w:rFonts w:ascii="Arial" w:hAnsi="Arial" w:cs="Arial"/>
        </w:rPr>
        <w:tab/>
      </w:r>
      <w:r w:rsidRPr="00EF3299">
        <w:rPr>
          <w:rFonts w:ascii="Arial" w:hAnsi="Arial" w:cs="Arial"/>
        </w:rPr>
        <w:t>O item 22(e) se aplica quando o auditor tiver que cumprir com os requisitos de independência por razões como as descritas no item A15. O item 22(e) também se aplica quando o auditor concorda com a parte contratante, nos termos do trabalho, em cumprir com os requisitos de independência. Por exemplo, o auditor pode ter inicialmente determinado que, de acordo com requisitos éticos relevantes, lei ou regulamento ou outras razões, ele não tem que cumprir com os requisitos de independência. Entretanto, ao considerar a aceitação ou continuação do trabalho, ou o acordo com os termos do trabalho, o conhecimento do auditor sobre os assuntos a seguir pode indicar que uma discussão com a parte contratante sobre se o cumprimento de determinados requisitos de independência identificados é adequado para fins do trabalho de procedimentos previamente acordados:</w:t>
      </w:r>
    </w:p>
    <w:p w14:paraId="5BFF605E"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 objetivo do trabalho de procedimentos previamente acordados;</w:t>
      </w:r>
    </w:p>
    <w:p w14:paraId="6F20DDD9"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identidade da parte contratante, de outros usuários previstos e da parte responsável (se diferente da parte contratante);</w:t>
      </w:r>
    </w:p>
    <w:p w14:paraId="5AEBB6A8"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natureza, a época e a extensão dos procedimentos a serem realizados; ou</w:t>
      </w:r>
    </w:p>
    <w:p w14:paraId="1FCB295E"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outros trabalhos que o auditor está realizando ou tenha realizado para a parte contratante, outros usuários previstos ou parte responsável (se diferente da parte contratante).</w:t>
      </w:r>
    </w:p>
    <w:p w14:paraId="4FFEC8EC" w14:textId="77777777" w:rsidR="00217D8D" w:rsidRPr="00EF3299" w:rsidRDefault="00217D8D" w:rsidP="00217D8D">
      <w:pPr>
        <w:ind w:left="567" w:hanging="567"/>
        <w:jc w:val="both"/>
        <w:rPr>
          <w:rFonts w:ascii="Arial" w:hAnsi="Arial" w:cs="Arial"/>
        </w:rPr>
      </w:pPr>
    </w:p>
    <w:p w14:paraId="7C6EF466" w14:textId="77777777" w:rsidR="00217D8D" w:rsidRPr="00EF3299" w:rsidRDefault="00217D8D" w:rsidP="00217D8D">
      <w:pPr>
        <w:ind w:left="567" w:hanging="567"/>
        <w:jc w:val="both"/>
        <w:rPr>
          <w:rFonts w:ascii="Arial" w:hAnsi="Arial" w:cs="Arial"/>
        </w:rPr>
      </w:pPr>
      <w:r w:rsidRPr="00EF3299">
        <w:rPr>
          <w:rFonts w:ascii="Arial" w:hAnsi="Arial" w:cs="Arial"/>
        </w:rPr>
        <w:t xml:space="preserve">A38. O auditor pode ser o auditor das demonstrações contábeis da parte contratante (ou parte responsável, se diferente da parte contratante). Nessa circunstância, se o auditor também é contratado para conduzir </w:t>
      </w:r>
      <w:r>
        <w:rPr>
          <w:rFonts w:ascii="Arial" w:hAnsi="Arial" w:cs="Arial"/>
        </w:rPr>
        <w:t>o</w:t>
      </w:r>
      <w:r w:rsidRPr="00EF3299">
        <w:rPr>
          <w:rFonts w:ascii="Arial" w:hAnsi="Arial" w:cs="Arial"/>
        </w:rPr>
        <w:t xml:space="preserve"> trabalho de procedimentos previamente acordados, os usuários previstos do relatório de procedimentos previamente acordados podem partir do princípio de que o auditor é independente para fins do trabalho de procedimentos previamente acordados. Portanto, o auditor pode concordar com a parte contratante que o cumprimento, pelo auditor, dos requisitos de independência aplicáveis a auditorias de demonstrações contábeis é adequado para fins do trabalho de procedimentos previamente acordados. Nesse caso, uma declaração de que o auditor tem que cumprir com esses requisitos de independência </w:t>
      </w:r>
      <w:r>
        <w:rPr>
          <w:rFonts w:ascii="Arial" w:hAnsi="Arial" w:cs="Arial"/>
        </w:rPr>
        <w:t>deve ser</w:t>
      </w:r>
      <w:r w:rsidRPr="00EF3299">
        <w:rPr>
          <w:rFonts w:ascii="Arial" w:hAnsi="Arial" w:cs="Arial"/>
        </w:rPr>
        <w:t xml:space="preserve"> incluída nos termos do trabalho, de acordo com o item 24(e).</w:t>
      </w:r>
    </w:p>
    <w:p w14:paraId="47A2F81F" w14:textId="77777777" w:rsidR="00217D8D" w:rsidRPr="00EF3299" w:rsidRDefault="00217D8D" w:rsidP="00217D8D">
      <w:pPr>
        <w:ind w:left="567" w:hanging="567"/>
        <w:jc w:val="both"/>
        <w:rPr>
          <w:rFonts w:ascii="Arial" w:hAnsi="Arial" w:cs="Arial"/>
        </w:rPr>
      </w:pPr>
    </w:p>
    <w:p w14:paraId="52159BE5" w14:textId="77777777" w:rsidR="00217D8D" w:rsidRPr="00EF3299" w:rsidRDefault="00217D8D" w:rsidP="00217D8D">
      <w:pPr>
        <w:ind w:left="567" w:hanging="567"/>
        <w:jc w:val="both"/>
        <w:rPr>
          <w:rFonts w:ascii="Arial" w:hAnsi="Arial" w:cs="Arial"/>
        </w:rPr>
      </w:pPr>
      <w:r w:rsidRPr="00EF3299">
        <w:rPr>
          <w:rFonts w:ascii="Arial" w:hAnsi="Arial" w:cs="Arial"/>
          <w:b/>
        </w:rPr>
        <w:t>Acordo sobre os termos do trabalho</w:t>
      </w:r>
      <w:r w:rsidRPr="00EF3299">
        <w:rPr>
          <w:rFonts w:ascii="Arial" w:hAnsi="Arial" w:cs="Arial"/>
        </w:rPr>
        <w:t xml:space="preserve"> (ver itens 24 e 25)</w:t>
      </w:r>
    </w:p>
    <w:p w14:paraId="220A89D8" w14:textId="77777777" w:rsidR="00217D8D" w:rsidRPr="00EF3299" w:rsidRDefault="00217D8D" w:rsidP="00217D8D">
      <w:pPr>
        <w:ind w:left="567" w:hanging="567"/>
        <w:jc w:val="both"/>
        <w:rPr>
          <w:rFonts w:ascii="Arial" w:hAnsi="Arial" w:cs="Arial"/>
        </w:rPr>
      </w:pPr>
    </w:p>
    <w:p w14:paraId="0956DB4B" w14:textId="77777777" w:rsidR="00217D8D" w:rsidRPr="00EF3299" w:rsidRDefault="00217D8D" w:rsidP="00217D8D">
      <w:pPr>
        <w:ind w:left="567" w:hanging="567"/>
        <w:jc w:val="both"/>
        <w:rPr>
          <w:rFonts w:ascii="Arial" w:hAnsi="Arial" w:cs="Arial"/>
        </w:rPr>
      </w:pPr>
      <w:r w:rsidRPr="00EF3299">
        <w:rPr>
          <w:rFonts w:ascii="Arial" w:hAnsi="Arial" w:cs="Arial"/>
        </w:rPr>
        <w:t>A39. Quando relevante, assuntos adicionais podem ser incluídos na carta de contratação</w:t>
      </w:r>
      <w:r>
        <w:rPr>
          <w:rFonts w:ascii="Arial" w:hAnsi="Arial" w:cs="Arial"/>
        </w:rPr>
        <w:t>,</w:t>
      </w:r>
      <w:r w:rsidRPr="00EF3299">
        <w:rPr>
          <w:rFonts w:ascii="Arial" w:hAnsi="Arial" w:cs="Arial"/>
        </w:rPr>
        <w:t xml:space="preserve"> como, por exemplo:</w:t>
      </w:r>
    </w:p>
    <w:p w14:paraId="64278C15"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acordos relacionados com o envolvimento de especialista do auditor em alguns aspectos do trabalho de procedimentos previamente acordados; ou</w:t>
      </w:r>
    </w:p>
    <w:p w14:paraId="5C35F88A"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quaisquer restrições sobre o uso ou a distribuição do relatório de procedimentos previamente acordados.</w:t>
      </w:r>
    </w:p>
    <w:p w14:paraId="1D8CAA17" w14:textId="77777777" w:rsidR="00217D8D" w:rsidRPr="00EF3299" w:rsidRDefault="00217D8D" w:rsidP="00217D8D">
      <w:pPr>
        <w:ind w:left="567" w:hanging="567"/>
        <w:jc w:val="both"/>
        <w:rPr>
          <w:rFonts w:ascii="Arial" w:hAnsi="Arial" w:cs="Arial"/>
        </w:rPr>
      </w:pPr>
    </w:p>
    <w:p w14:paraId="3865F3AC" w14:textId="77777777" w:rsidR="00217D8D" w:rsidRPr="00EF3299" w:rsidRDefault="00217D8D" w:rsidP="00217D8D">
      <w:pPr>
        <w:ind w:left="567" w:hanging="567"/>
        <w:jc w:val="both"/>
        <w:rPr>
          <w:rFonts w:ascii="Arial" w:hAnsi="Arial" w:cs="Arial"/>
        </w:rPr>
      </w:pPr>
      <w:r w:rsidRPr="00EF3299">
        <w:rPr>
          <w:rFonts w:ascii="Arial" w:hAnsi="Arial" w:cs="Arial"/>
        </w:rPr>
        <w:t>A40. Um exemplo de carta de contratação para trabalho de procedimentos previamente acordados está apresentado no Apêndice 1.</w:t>
      </w:r>
    </w:p>
    <w:p w14:paraId="3A41D39E" w14:textId="77777777" w:rsidR="00217D8D" w:rsidRPr="00EF3299" w:rsidRDefault="00217D8D" w:rsidP="00217D8D">
      <w:pPr>
        <w:ind w:left="567" w:hanging="567"/>
        <w:jc w:val="both"/>
        <w:rPr>
          <w:rFonts w:ascii="Arial" w:hAnsi="Arial" w:cs="Arial"/>
        </w:rPr>
      </w:pPr>
    </w:p>
    <w:p w14:paraId="0A602ED7" w14:textId="77777777" w:rsidR="00217D8D" w:rsidRPr="00EF3299" w:rsidRDefault="00217D8D" w:rsidP="00217D8D">
      <w:pPr>
        <w:ind w:left="567" w:hanging="567"/>
        <w:jc w:val="both"/>
        <w:rPr>
          <w:rFonts w:ascii="Arial" w:hAnsi="Arial" w:cs="Arial"/>
        </w:rPr>
      </w:pPr>
      <w:r w:rsidRPr="00EF3299">
        <w:rPr>
          <w:rFonts w:ascii="Arial" w:hAnsi="Arial" w:cs="Arial"/>
        </w:rPr>
        <w:t xml:space="preserve">A41. </w:t>
      </w:r>
      <w:r>
        <w:rPr>
          <w:rFonts w:ascii="Arial" w:hAnsi="Arial" w:cs="Arial"/>
        </w:rPr>
        <w:tab/>
      </w:r>
      <w:r w:rsidRPr="00EF3299">
        <w:rPr>
          <w:rFonts w:ascii="Arial" w:hAnsi="Arial" w:cs="Arial"/>
        </w:rPr>
        <w:t xml:space="preserve">O auditor pode concordar com a parte contratante que os procedimentos a serem realizados incluirão limites quantitativos para determinar exceções. Caso isso aconteça, esses limites quantitativos </w:t>
      </w:r>
      <w:r>
        <w:rPr>
          <w:rFonts w:ascii="Arial" w:hAnsi="Arial" w:cs="Arial"/>
        </w:rPr>
        <w:t>devem ser</w:t>
      </w:r>
      <w:r w:rsidRPr="00EF3299">
        <w:rPr>
          <w:rFonts w:ascii="Arial" w:hAnsi="Arial" w:cs="Arial"/>
        </w:rPr>
        <w:t xml:space="preserve"> incluídos nas descrições dos procedimentos nos termos do trabalho.</w:t>
      </w:r>
    </w:p>
    <w:p w14:paraId="26F1AACD" w14:textId="77777777" w:rsidR="00217D8D" w:rsidRPr="00EF3299" w:rsidRDefault="00217D8D" w:rsidP="00217D8D">
      <w:pPr>
        <w:ind w:left="567" w:hanging="567"/>
        <w:jc w:val="both"/>
        <w:rPr>
          <w:rFonts w:ascii="Arial" w:hAnsi="Arial" w:cs="Arial"/>
        </w:rPr>
      </w:pPr>
    </w:p>
    <w:p w14:paraId="203232E5" w14:textId="77777777" w:rsidR="00217D8D" w:rsidRPr="00EF3299" w:rsidRDefault="00217D8D" w:rsidP="00217D8D">
      <w:pPr>
        <w:ind w:left="567" w:hanging="567"/>
        <w:jc w:val="both"/>
        <w:rPr>
          <w:rFonts w:ascii="Arial" w:hAnsi="Arial" w:cs="Arial"/>
        </w:rPr>
      </w:pPr>
      <w:r w:rsidRPr="00EF3299">
        <w:rPr>
          <w:rFonts w:ascii="Arial" w:hAnsi="Arial" w:cs="Arial"/>
        </w:rPr>
        <w:t>A42. Em algumas circunstâncias, uma lei ou um regulamento pode prever somente a natureza dos procedimentos a serem realizados. Nessas circunstâncias, de acordo com o item 24(i), o auditor concorda sobre a época e a extensão dos procedimentos a serem realizados com a parte contratante de modo que a parte contratante tenha uma base para reconhecer que os procedimentos a serem realizados são adequados para fins do trabalho.</w:t>
      </w:r>
    </w:p>
    <w:p w14:paraId="40D74C6A" w14:textId="77777777" w:rsidR="00217D8D" w:rsidRPr="00EF3299" w:rsidRDefault="00217D8D" w:rsidP="00217D8D">
      <w:pPr>
        <w:ind w:left="567" w:hanging="567"/>
        <w:jc w:val="both"/>
        <w:rPr>
          <w:rFonts w:ascii="Arial" w:hAnsi="Arial" w:cs="Arial"/>
        </w:rPr>
      </w:pPr>
    </w:p>
    <w:p w14:paraId="1E9B5474" w14:textId="77777777" w:rsidR="00217D8D" w:rsidRPr="00EF3299" w:rsidRDefault="00217D8D" w:rsidP="00217D8D">
      <w:pPr>
        <w:ind w:left="567" w:hanging="567"/>
        <w:jc w:val="both"/>
        <w:rPr>
          <w:rFonts w:ascii="Arial" w:hAnsi="Arial" w:cs="Arial"/>
        </w:rPr>
      </w:pPr>
      <w:r w:rsidRPr="00EF3299">
        <w:rPr>
          <w:rFonts w:ascii="Arial" w:hAnsi="Arial" w:cs="Arial"/>
        </w:rPr>
        <w:t xml:space="preserve">A43. Em algumas circunstâncias, o acordo sobre os termos do trabalho e a realização dos procedimentos previamente acordados ocorre de maneira linear e discreta. Em outras circunstâncias, o acordo sobre os termos do trabalho e a realização dos procedimentos previamente acordados é um processo iterativo, com alterações nos procedimentos previamente acordados à medida que o trabalho evolui em resposta a novas informações que são reveladas. Se os procedimentos que foram previamente acordados precisam ser modificados, o item 25 requer que o auditor concorde com a parte contratante sobre os termos alterados do trabalho. Os termos alterados do trabalho podem, por exemplo, tomar a forma de carta de contratação atualizada, adendo </w:t>
      </w:r>
      <w:r>
        <w:rPr>
          <w:rFonts w:ascii="Arial" w:hAnsi="Arial" w:cs="Arial"/>
        </w:rPr>
        <w:t>à</w:t>
      </w:r>
      <w:r w:rsidRPr="00EF3299">
        <w:rPr>
          <w:rFonts w:ascii="Arial" w:hAnsi="Arial" w:cs="Arial"/>
        </w:rPr>
        <w:t xml:space="preserve"> carta de contratação existente ou outra forma de reconhecimento por escrito.</w:t>
      </w:r>
    </w:p>
    <w:p w14:paraId="4803A6BB" w14:textId="77777777" w:rsidR="00217D8D" w:rsidRPr="00EF3299" w:rsidRDefault="00217D8D" w:rsidP="00217D8D">
      <w:pPr>
        <w:ind w:left="567" w:hanging="567"/>
        <w:jc w:val="both"/>
        <w:rPr>
          <w:rFonts w:ascii="Arial" w:hAnsi="Arial" w:cs="Arial"/>
        </w:rPr>
      </w:pPr>
      <w:r w:rsidRPr="00EF3299">
        <w:rPr>
          <w:rFonts w:ascii="Arial" w:hAnsi="Arial" w:cs="Arial"/>
        </w:rPr>
        <w:t xml:space="preserve"> </w:t>
      </w:r>
    </w:p>
    <w:p w14:paraId="4F201D70" w14:textId="77777777" w:rsidR="00217D8D" w:rsidRPr="00EF3299" w:rsidRDefault="00217D8D" w:rsidP="00217D8D">
      <w:pPr>
        <w:ind w:left="567" w:hanging="567"/>
        <w:jc w:val="both"/>
        <w:rPr>
          <w:rFonts w:ascii="Arial" w:hAnsi="Arial" w:cs="Arial"/>
        </w:rPr>
      </w:pPr>
      <w:r w:rsidRPr="00EF3299">
        <w:rPr>
          <w:rFonts w:ascii="Arial" w:hAnsi="Arial" w:cs="Arial"/>
          <w:i/>
        </w:rPr>
        <w:t>Trabalhos recorrentes</w:t>
      </w:r>
      <w:r w:rsidRPr="00EF3299">
        <w:rPr>
          <w:rFonts w:ascii="Arial" w:hAnsi="Arial" w:cs="Arial"/>
        </w:rPr>
        <w:t xml:space="preserve"> (ver item 26)</w:t>
      </w:r>
    </w:p>
    <w:p w14:paraId="1E1632CC" w14:textId="77777777" w:rsidR="00217D8D" w:rsidRPr="00EF3299" w:rsidRDefault="00217D8D" w:rsidP="00217D8D">
      <w:pPr>
        <w:ind w:left="567" w:hanging="567"/>
        <w:jc w:val="both"/>
        <w:rPr>
          <w:rFonts w:ascii="Arial" w:hAnsi="Arial" w:cs="Arial"/>
        </w:rPr>
      </w:pPr>
    </w:p>
    <w:p w14:paraId="54A77F2B" w14:textId="77777777" w:rsidR="00217D8D" w:rsidRPr="00EF3299" w:rsidRDefault="00217D8D" w:rsidP="00217D8D">
      <w:pPr>
        <w:ind w:left="567" w:hanging="567"/>
        <w:jc w:val="both"/>
        <w:rPr>
          <w:rFonts w:ascii="Arial" w:hAnsi="Arial" w:cs="Arial"/>
        </w:rPr>
      </w:pPr>
      <w:r w:rsidRPr="00EF3299">
        <w:rPr>
          <w:rFonts w:ascii="Arial" w:hAnsi="Arial" w:cs="Arial"/>
        </w:rPr>
        <w:t xml:space="preserve">A44. </w:t>
      </w:r>
      <w:r>
        <w:rPr>
          <w:rFonts w:ascii="Arial" w:hAnsi="Arial" w:cs="Arial"/>
        </w:rPr>
        <w:tab/>
      </w:r>
      <w:r w:rsidRPr="00EF3299">
        <w:rPr>
          <w:rFonts w:ascii="Arial" w:hAnsi="Arial" w:cs="Arial"/>
        </w:rPr>
        <w:t>O auditor pode decidir não enviar nova carta de contratação ou outro acordo por escrito para trabalho recorrente. Contudo, os fatores a seguir podem indicar que é adequado revisar os termos do trabalho, ou lembrar a parte contratante dos termos do trabalho existentes:</w:t>
      </w:r>
    </w:p>
    <w:p w14:paraId="38C68444"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qualquer indicação de que a parte contratante não entenda claramente o objetivo do trabalho de procedimentos previamente acordados, ou a natureza, a época ou a extensão dos procedimentos previamente acordados</w:t>
      </w:r>
      <w:r>
        <w:rPr>
          <w:rFonts w:ascii="Arial" w:hAnsi="Arial" w:cs="Arial"/>
        </w:rPr>
        <w:t>;</w:t>
      </w:r>
    </w:p>
    <w:p w14:paraId="32CCF0E8"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quaisquer termos do trabalho revisados ou especiais, incluindo quaisquer alterações nos procedimentos previamente acordados;</w:t>
      </w:r>
    </w:p>
    <w:p w14:paraId="7B42C3B4"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mudança nos requisitos legais, regulatórios ou contratuais que afetam o trabalho;•</w:t>
      </w:r>
      <w:r w:rsidRPr="00EF3299">
        <w:rPr>
          <w:rFonts w:ascii="Arial" w:hAnsi="Arial" w:cs="Arial"/>
        </w:rPr>
        <w:tab/>
        <w:t>mudança na administração ou nos responsáveis pela governança da parte contratante.</w:t>
      </w:r>
    </w:p>
    <w:p w14:paraId="4B5ABEE9" w14:textId="77777777" w:rsidR="00217D8D" w:rsidRPr="00EF3299" w:rsidRDefault="00217D8D" w:rsidP="00217D8D">
      <w:pPr>
        <w:ind w:left="567" w:hanging="567"/>
        <w:jc w:val="both"/>
        <w:rPr>
          <w:rFonts w:ascii="Arial" w:hAnsi="Arial" w:cs="Arial"/>
        </w:rPr>
      </w:pPr>
    </w:p>
    <w:p w14:paraId="735AC77C" w14:textId="77777777" w:rsidR="00217D8D" w:rsidRPr="00EF3299" w:rsidRDefault="00217D8D" w:rsidP="00217D8D">
      <w:pPr>
        <w:ind w:left="567" w:hanging="567"/>
        <w:jc w:val="both"/>
        <w:rPr>
          <w:rFonts w:ascii="Arial" w:hAnsi="Arial" w:cs="Arial"/>
        </w:rPr>
      </w:pPr>
      <w:r w:rsidRPr="00C937D8">
        <w:rPr>
          <w:rFonts w:ascii="Arial" w:hAnsi="Arial" w:cs="Arial"/>
          <w:b/>
        </w:rPr>
        <w:t>Realização dos procedimentos previamente acordados</w:t>
      </w:r>
      <w:r w:rsidRPr="00EF3299">
        <w:rPr>
          <w:rFonts w:ascii="Arial" w:hAnsi="Arial" w:cs="Arial"/>
        </w:rPr>
        <w:t xml:space="preserve"> (ver item 28)</w:t>
      </w:r>
    </w:p>
    <w:p w14:paraId="7CA3CDE3" w14:textId="77777777" w:rsidR="00217D8D" w:rsidRPr="00EF3299" w:rsidRDefault="00217D8D" w:rsidP="00217D8D">
      <w:pPr>
        <w:ind w:left="567" w:hanging="567"/>
        <w:jc w:val="both"/>
        <w:rPr>
          <w:rFonts w:ascii="Arial" w:hAnsi="Arial" w:cs="Arial"/>
        </w:rPr>
      </w:pPr>
    </w:p>
    <w:p w14:paraId="331E88C2" w14:textId="77777777" w:rsidR="00217D8D" w:rsidRPr="00EF3299" w:rsidRDefault="00217D8D" w:rsidP="00217D8D">
      <w:pPr>
        <w:ind w:left="567" w:hanging="567"/>
        <w:jc w:val="both"/>
        <w:rPr>
          <w:rFonts w:ascii="Arial" w:hAnsi="Arial" w:cs="Arial"/>
        </w:rPr>
      </w:pPr>
      <w:r w:rsidRPr="00EF3299">
        <w:rPr>
          <w:rFonts w:ascii="Arial" w:hAnsi="Arial" w:cs="Arial"/>
        </w:rPr>
        <w:t>A45. O auditor pode decidir solicitar representações formais em algumas circunstâncias, por exemplo:</w:t>
      </w:r>
    </w:p>
    <w:p w14:paraId="357147BB"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se os procedimentos previamente acordados envolverem indagações, o auditor pode solicitar representações formais sobre as respostas que foram fornecidas verbalmente; e</w:t>
      </w:r>
    </w:p>
    <w:p w14:paraId="55D98ED3"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se a parte contratante não é a parte responsável, o auditor pode concordar com a parte contratante em incluir, como procedimento previamente acordado, solicitações de representações formais da parte responsável.</w:t>
      </w:r>
    </w:p>
    <w:p w14:paraId="16490FD8" w14:textId="77777777" w:rsidR="00217D8D" w:rsidRPr="00EF3299" w:rsidRDefault="00217D8D" w:rsidP="00217D8D">
      <w:pPr>
        <w:ind w:left="567" w:hanging="567"/>
        <w:jc w:val="both"/>
        <w:rPr>
          <w:rFonts w:ascii="Arial" w:hAnsi="Arial" w:cs="Arial"/>
        </w:rPr>
      </w:pPr>
    </w:p>
    <w:p w14:paraId="0BF1871F" w14:textId="77777777" w:rsidR="00217D8D" w:rsidRPr="00EF3299" w:rsidRDefault="00217D8D" w:rsidP="00217D8D">
      <w:pPr>
        <w:ind w:left="567" w:hanging="567"/>
        <w:jc w:val="both"/>
        <w:rPr>
          <w:rFonts w:ascii="Arial" w:hAnsi="Arial" w:cs="Arial"/>
          <w:bCs/>
        </w:rPr>
      </w:pPr>
      <w:r w:rsidRPr="00C937D8">
        <w:rPr>
          <w:rFonts w:ascii="Arial" w:hAnsi="Arial" w:cs="Arial"/>
          <w:b/>
        </w:rPr>
        <w:t>Utilização do trabalho de especialista do auditor</w:t>
      </w:r>
      <w:r w:rsidRPr="00EF3299">
        <w:rPr>
          <w:rFonts w:ascii="Arial" w:hAnsi="Arial" w:cs="Arial"/>
          <w:bCs/>
        </w:rPr>
        <w:t xml:space="preserve"> (ver item 29)</w:t>
      </w:r>
    </w:p>
    <w:p w14:paraId="4BD965D6" w14:textId="77777777" w:rsidR="00217D8D" w:rsidRPr="00EF3299" w:rsidRDefault="00217D8D" w:rsidP="00217D8D">
      <w:pPr>
        <w:ind w:left="567" w:hanging="567"/>
        <w:jc w:val="both"/>
        <w:rPr>
          <w:rFonts w:ascii="Arial" w:hAnsi="Arial" w:cs="Arial"/>
        </w:rPr>
      </w:pPr>
    </w:p>
    <w:p w14:paraId="6E2497B5" w14:textId="77777777" w:rsidR="00217D8D" w:rsidRPr="00EF3299" w:rsidRDefault="00217D8D" w:rsidP="00217D8D">
      <w:pPr>
        <w:ind w:left="567" w:hanging="567"/>
        <w:jc w:val="both"/>
        <w:rPr>
          <w:rFonts w:ascii="Arial" w:hAnsi="Arial" w:cs="Arial"/>
        </w:rPr>
      </w:pPr>
      <w:r w:rsidRPr="00EF3299">
        <w:rPr>
          <w:rFonts w:ascii="Arial" w:hAnsi="Arial" w:cs="Arial"/>
        </w:rPr>
        <w:t>A46. A utilização do trabalho de um especialista do auditor pode envolver o uso de um especialista para auxiliar o auditor a:</w:t>
      </w:r>
    </w:p>
    <w:p w14:paraId="0CDCFA3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discutir com a parte contratante os procedimentos previamente acordados a serem realizados. Por exemplo:um advogado pode dar sugestões ao auditor sobre o desenho de procedimento para tratar de aspectos legais de um contrato; ou</w:t>
      </w:r>
    </w:p>
    <w:p w14:paraId="14779C0C"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realização de um ou mais dos procedimentos previamente acordados. Por exemplo, um químico pode realizar um dos procedimentos previamente acordados como determinar os níveis de toxinas em amostra de grãos.</w:t>
      </w:r>
    </w:p>
    <w:p w14:paraId="4BAA3533" w14:textId="77777777" w:rsidR="00217D8D" w:rsidRPr="00EF3299" w:rsidRDefault="00217D8D" w:rsidP="00217D8D">
      <w:pPr>
        <w:ind w:left="567" w:hanging="567"/>
        <w:jc w:val="both"/>
        <w:rPr>
          <w:rFonts w:ascii="Arial" w:hAnsi="Arial" w:cs="Arial"/>
        </w:rPr>
      </w:pPr>
    </w:p>
    <w:p w14:paraId="5BC7D23F" w14:textId="77777777" w:rsidR="00217D8D" w:rsidRPr="00EF3299" w:rsidRDefault="00217D8D" w:rsidP="00217D8D">
      <w:pPr>
        <w:ind w:left="567" w:hanging="567"/>
        <w:jc w:val="both"/>
        <w:rPr>
          <w:rFonts w:ascii="Arial" w:hAnsi="Arial" w:cs="Arial"/>
        </w:rPr>
      </w:pPr>
      <w:r w:rsidRPr="00EF3299">
        <w:rPr>
          <w:rFonts w:ascii="Arial" w:hAnsi="Arial" w:cs="Arial"/>
        </w:rPr>
        <w:t xml:space="preserve">A47. </w:t>
      </w:r>
      <w:r>
        <w:rPr>
          <w:rFonts w:ascii="Arial" w:hAnsi="Arial" w:cs="Arial"/>
        </w:rPr>
        <w:t>O</w:t>
      </w:r>
      <w:r w:rsidRPr="00EF3299">
        <w:rPr>
          <w:rFonts w:ascii="Arial" w:hAnsi="Arial" w:cs="Arial"/>
        </w:rPr>
        <w:t xml:space="preserve"> especialista do auditor pode ser especialista externo contratado pelo auditor ou especialista interno que faz parte da firma e, portanto, está sujeito ao sistema de </w:t>
      </w:r>
      <w:r>
        <w:rPr>
          <w:rFonts w:ascii="Arial" w:hAnsi="Arial" w:cs="Arial"/>
        </w:rPr>
        <w:t>gestão</w:t>
      </w:r>
      <w:r w:rsidRPr="00EF3299">
        <w:rPr>
          <w:rFonts w:ascii="Arial" w:hAnsi="Arial" w:cs="Arial"/>
        </w:rPr>
        <w:t xml:space="preserve"> de qualidade da firma. O auditor pode confiar no sistema de </w:t>
      </w:r>
      <w:r>
        <w:rPr>
          <w:rFonts w:ascii="Arial" w:hAnsi="Arial" w:cs="Arial"/>
        </w:rPr>
        <w:t>gestão</w:t>
      </w:r>
      <w:r w:rsidRPr="00EF3299">
        <w:rPr>
          <w:rFonts w:ascii="Arial" w:hAnsi="Arial" w:cs="Arial"/>
        </w:rPr>
        <w:t xml:space="preserve"> de qualidade da firma, a menos que as informações fornecidas pela firma ou por outras partes sugiram o contrário. A extensão dessa confiança variará com as circunstâncias e pode afetar a natureza, a época e a extensão dos procedimentos do auditor com relação a assuntos</w:t>
      </w:r>
      <w:r>
        <w:rPr>
          <w:rFonts w:ascii="Arial" w:hAnsi="Arial" w:cs="Arial"/>
        </w:rPr>
        <w:t>,</w:t>
      </w:r>
      <w:r w:rsidRPr="00EF3299">
        <w:rPr>
          <w:rFonts w:ascii="Arial" w:hAnsi="Arial" w:cs="Arial"/>
        </w:rPr>
        <w:t xml:space="preserve"> como:</w:t>
      </w:r>
    </w:p>
    <w:p w14:paraId="1BD9AA3C"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competência e habilidades por meio de programas de recrutamento e treinamento;</w:t>
      </w:r>
    </w:p>
    <w:p w14:paraId="08647021"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avaliação do auditor quanto à objetividade do seu especialista; e</w:t>
      </w:r>
    </w:p>
    <w:p w14:paraId="102E5B89"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concordância com o especialista do auditor.</w:t>
      </w:r>
    </w:p>
    <w:p w14:paraId="5D7A5D6D" w14:textId="77777777" w:rsidR="00217D8D" w:rsidRPr="00EF3299" w:rsidRDefault="00217D8D" w:rsidP="00217D8D">
      <w:pPr>
        <w:ind w:left="567"/>
        <w:jc w:val="both"/>
        <w:rPr>
          <w:rFonts w:ascii="Arial" w:hAnsi="Arial" w:cs="Arial"/>
        </w:rPr>
      </w:pPr>
      <w:r w:rsidRPr="00EF3299">
        <w:rPr>
          <w:rFonts w:ascii="Arial" w:hAnsi="Arial" w:cs="Arial"/>
        </w:rPr>
        <w:t>Essa confiança não reduz a responsabilidade do auditor de cumprir com os requisitos desta Norma.</w:t>
      </w:r>
    </w:p>
    <w:p w14:paraId="3A5F0374" w14:textId="77777777" w:rsidR="00217D8D" w:rsidRPr="00EF3299" w:rsidRDefault="00217D8D" w:rsidP="00217D8D">
      <w:pPr>
        <w:ind w:left="567" w:hanging="567"/>
        <w:jc w:val="both"/>
        <w:rPr>
          <w:rFonts w:ascii="Arial" w:hAnsi="Arial" w:cs="Arial"/>
        </w:rPr>
      </w:pPr>
    </w:p>
    <w:p w14:paraId="6A143F59" w14:textId="77777777" w:rsidR="00217D8D" w:rsidRPr="00EF3299" w:rsidRDefault="00217D8D" w:rsidP="00217D8D">
      <w:pPr>
        <w:ind w:left="567" w:hanging="567"/>
        <w:jc w:val="both"/>
        <w:rPr>
          <w:rFonts w:ascii="Arial" w:hAnsi="Arial" w:cs="Arial"/>
        </w:rPr>
      </w:pPr>
      <w:r w:rsidRPr="00EF3299">
        <w:rPr>
          <w:rFonts w:ascii="Arial" w:hAnsi="Arial" w:cs="Arial"/>
        </w:rPr>
        <w:t>A48. Se o especialista do auditor está realizando um ou mais dos procedimentos previamente acordados, o acordo sobre a natureza, o alcance e os objetivos do trabalho desse especialista, conforme requerido pelo item 29(b), incluem a natureza, a época e a extensão do</w:t>
      </w:r>
      <w:r>
        <w:rPr>
          <w:rFonts w:ascii="Arial" w:hAnsi="Arial" w:cs="Arial"/>
        </w:rPr>
        <w:t>s</w:t>
      </w:r>
      <w:r w:rsidRPr="00EF3299">
        <w:rPr>
          <w:rFonts w:ascii="Arial" w:hAnsi="Arial" w:cs="Arial"/>
        </w:rPr>
        <w:t xml:space="preserve"> procedimento</w:t>
      </w:r>
      <w:r>
        <w:rPr>
          <w:rFonts w:ascii="Arial" w:hAnsi="Arial" w:cs="Arial"/>
        </w:rPr>
        <w:t>s</w:t>
      </w:r>
      <w:r w:rsidRPr="00EF3299">
        <w:rPr>
          <w:rFonts w:ascii="Arial" w:hAnsi="Arial" w:cs="Arial"/>
        </w:rPr>
        <w:t xml:space="preserve"> a ser</w:t>
      </w:r>
      <w:r>
        <w:rPr>
          <w:rFonts w:ascii="Arial" w:hAnsi="Arial" w:cs="Arial"/>
        </w:rPr>
        <w:t>em</w:t>
      </w:r>
      <w:r w:rsidRPr="00EF3299">
        <w:rPr>
          <w:rFonts w:ascii="Arial" w:hAnsi="Arial" w:cs="Arial"/>
        </w:rPr>
        <w:t xml:space="preserve"> realizado</w:t>
      </w:r>
      <w:r>
        <w:rPr>
          <w:rFonts w:ascii="Arial" w:hAnsi="Arial" w:cs="Arial"/>
        </w:rPr>
        <w:t>s</w:t>
      </w:r>
      <w:r w:rsidRPr="00EF3299">
        <w:rPr>
          <w:rFonts w:ascii="Arial" w:hAnsi="Arial" w:cs="Arial"/>
        </w:rPr>
        <w:t xml:space="preserve"> pelo especialista do auditor. Além dos assuntos requeridos pelo item 29(b), pode ser adequado que o acordo entre o auditor e o seu especialista inclua assuntos</w:t>
      </w:r>
      <w:r>
        <w:rPr>
          <w:rFonts w:ascii="Arial" w:hAnsi="Arial" w:cs="Arial"/>
        </w:rPr>
        <w:t>,</w:t>
      </w:r>
      <w:r w:rsidRPr="00EF3299">
        <w:rPr>
          <w:rFonts w:ascii="Arial" w:hAnsi="Arial" w:cs="Arial"/>
        </w:rPr>
        <w:t xml:space="preserve"> como os que seguem:</w:t>
      </w:r>
    </w:p>
    <w:p w14:paraId="25CF1ABE" w14:textId="77777777" w:rsidR="00217D8D" w:rsidRPr="00EF3299" w:rsidRDefault="00217D8D" w:rsidP="00217D8D">
      <w:pPr>
        <w:ind w:left="993" w:hanging="426"/>
        <w:jc w:val="both"/>
        <w:rPr>
          <w:rFonts w:ascii="Arial" w:hAnsi="Arial" w:cs="Arial"/>
        </w:rPr>
      </w:pPr>
      <w:r w:rsidRPr="00EF3299">
        <w:rPr>
          <w:rFonts w:ascii="Arial" w:hAnsi="Arial" w:cs="Arial"/>
        </w:rPr>
        <w:t xml:space="preserve"> </w:t>
      </w:r>
      <w:r>
        <w:rPr>
          <w:rFonts w:ascii="Arial" w:hAnsi="Arial" w:cs="Arial"/>
        </w:rPr>
        <w:t>(</w:t>
      </w:r>
      <w:r w:rsidRPr="00EF3299">
        <w:rPr>
          <w:rFonts w:ascii="Arial" w:hAnsi="Arial" w:cs="Arial"/>
        </w:rPr>
        <w:t>a)</w:t>
      </w:r>
      <w:r w:rsidRPr="00EF3299">
        <w:rPr>
          <w:rFonts w:ascii="Arial" w:hAnsi="Arial" w:cs="Arial"/>
        </w:rPr>
        <w:tab/>
        <w:t>os respectivos papéis e responsabilidades do auditor e desse especialista;</w:t>
      </w:r>
    </w:p>
    <w:p w14:paraId="1541A399"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b)</w:t>
      </w:r>
      <w:r w:rsidRPr="00EF3299">
        <w:rPr>
          <w:rFonts w:ascii="Arial" w:hAnsi="Arial" w:cs="Arial"/>
        </w:rPr>
        <w:tab/>
        <w:t xml:space="preserve">a natureza, a época e a extensão da comunicação entre o auditor e esse especialista, incluindo a forma de qualquer relatório a ser fornecido por esse especialista; e </w:t>
      </w:r>
    </w:p>
    <w:p w14:paraId="122DDD61" w14:textId="77777777" w:rsidR="00217D8D" w:rsidRPr="00EF3299" w:rsidRDefault="00217D8D" w:rsidP="00217D8D">
      <w:pPr>
        <w:ind w:left="993" w:hanging="426"/>
        <w:jc w:val="both"/>
        <w:rPr>
          <w:rFonts w:ascii="Arial" w:hAnsi="Arial" w:cs="Arial"/>
        </w:rPr>
      </w:pPr>
      <w:r>
        <w:rPr>
          <w:rFonts w:ascii="Arial" w:hAnsi="Arial" w:cs="Arial"/>
        </w:rPr>
        <w:t>(</w:t>
      </w:r>
      <w:r w:rsidRPr="00EF3299">
        <w:rPr>
          <w:rFonts w:ascii="Arial" w:hAnsi="Arial" w:cs="Arial"/>
        </w:rPr>
        <w:t>c)</w:t>
      </w:r>
      <w:r w:rsidRPr="00EF3299">
        <w:rPr>
          <w:rFonts w:ascii="Arial" w:hAnsi="Arial" w:cs="Arial"/>
        </w:rPr>
        <w:tab/>
        <w:t>a necessidade de o especialista do auditor observar os requisitos de confidencialidade.</w:t>
      </w:r>
    </w:p>
    <w:p w14:paraId="04929FF1" w14:textId="77777777" w:rsidR="00217D8D" w:rsidRPr="00EF3299" w:rsidRDefault="00217D8D" w:rsidP="00217D8D">
      <w:pPr>
        <w:ind w:left="567" w:hanging="567"/>
        <w:jc w:val="both"/>
        <w:rPr>
          <w:rFonts w:ascii="Arial" w:hAnsi="Arial" w:cs="Arial"/>
        </w:rPr>
      </w:pPr>
    </w:p>
    <w:p w14:paraId="080EA1E4" w14:textId="77777777" w:rsidR="00217D8D" w:rsidRPr="00EF3299" w:rsidRDefault="00217D8D" w:rsidP="00217D8D">
      <w:pPr>
        <w:ind w:left="567" w:hanging="567"/>
        <w:jc w:val="both"/>
        <w:rPr>
          <w:rFonts w:ascii="Arial" w:hAnsi="Arial" w:cs="Arial"/>
        </w:rPr>
      </w:pPr>
      <w:r w:rsidRPr="00EF3299">
        <w:rPr>
          <w:rFonts w:ascii="Arial" w:hAnsi="Arial" w:cs="Arial"/>
        </w:rPr>
        <w:t xml:space="preserve">A49. Os assuntos observados no </w:t>
      </w:r>
      <w:r>
        <w:rPr>
          <w:rFonts w:ascii="Arial" w:hAnsi="Arial" w:cs="Arial"/>
        </w:rPr>
        <w:t>item</w:t>
      </w:r>
      <w:r w:rsidRPr="00EF3299">
        <w:rPr>
          <w:rFonts w:ascii="Arial" w:hAnsi="Arial" w:cs="Arial"/>
        </w:rPr>
        <w:t xml:space="preserve"> A47 podem afetar o nível de detalhe e a formalidade do acordo entre o auditor e o seu especialista, incluindo se é adequado que o acordo seja por escrito. O acordo entre o auditor e o seu especialista externo é</w:t>
      </w:r>
      <w:r>
        <w:rPr>
          <w:rFonts w:ascii="Arial" w:hAnsi="Arial" w:cs="Arial"/>
        </w:rPr>
        <w:t>,</w:t>
      </w:r>
      <w:r w:rsidRPr="00EF3299">
        <w:rPr>
          <w:rFonts w:ascii="Arial" w:hAnsi="Arial" w:cs="Arial"/>
        </w:rPr>
        <w:t xml:space="preserve"> frequentemente</w:t>
      </w:r>
      <w:r>
        <w:rPr>
          <w:rFonts w:ascii="Arial" w:hAnsi="Arial" w:cs="Arial"/>
        </w:rPr>
        <w:t>,</w:t>
      </w:r>
      <w:r w:rsidRPr="00EF3299">
        <w:rPr>
          <w:rFonts w:ascii="Arial" w:hAnsi="Arial" w:cs="Arial"/>
        </w:rPr>
        <w:t xml:space="preserve"> na forma de carta de contratação.</w:t>
      </w:r>
    </w:p>
    <w:p w14:paraId="34656A4A" w14:textId="77777777" w:rsidR="00217D8D" w:rsidRPr="00EF3299" w:rsidRDefault="00217D8D" w:rsidP="00217D8D">
      <w:pPr>
        <w:ind w:left="567" w:hanging="567"/>
        <w:jc w:val="both"/>
        <w:rPr>
          <w:rFonts w:ascii="Arial" w:hAnsi="Arial" w:cs="Arial"/>
        </w:rPr>
      </w:pPr>
    </w:p>
    <w:p w14:paraId="31AB7725"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A50. </w:t>
      </w:r>
      <w:r>
        <w:rPr>
          <w:rFonts w:ascii="Arial" w:hAnsi="Arial" w:cs="Arial"/>
        </w:rPr>
        <w:tab/>
      </w:r>
      <w:r w:rsidRPr="00EF3299">
        <w:rPr>
          <w:rFonts w:ascii="Arial" w:hAnsi="Arial" w:cs="Arial"/>
        </w:rPr>
        <w:t>Quando o trabalho do especialista do auditor precisa ser usado, pode ser adequado realizar alguns dos procedimentos requeridos pelo item 29 no estágio de aceitação ou continuação do trabalho.</w:t>
      </w:r>
    </w:p>
    <w:p w14:paraId="1A068D40" w14:textId="77777777" w:rsidR="00217D8D" w:rsidRPr="00EF3299" w:rsidRDefault="00217D8D" w:rsidP="00217D8D">
      <w:pPr>
        <w:ind w:left="567" w:hanging="567"/>
        <w:jc w:val="both"/>
        <w:rPr>
          <w:rFonts w:ascii="Arial" w:hAnsi="Arial" w:cs="Arial"/>
        </w:rPr>
      </w:pPr>
    </w:p>
    <w:p w14:paraId="08659CAE" w14:textId="77777777" w:rsidR="00217D8D" w:rsidRPr="00EF3299" w:rsidRDefault="00217D8D" w:rsidP="00217D8D">
      <w:pPr>
        <w:ind w:left="567" w:hanging="567"/>
        <w:jc w:val="both"/>
        <w:rPr>
          <w:rFonts w:ascii="Arial" w:hAnsi="Arial" w:cs="Arial"/>
          <w:bCs/>
        </w:rPr>
      </w:pPr>
      <w:r w:rsidRPr="00C937D8">
        <w:rPr>
          <w:rFonts w:ascii="Arial" w:hAnsi="Arial" w:cs="Arial"/>
          <w:b/>
        </w:rPr>
        <w:t>Relatório de procedimentos previamente acordados</w:t>
      </w:r>
      <w:r w:rsidRPr="00EF3299">
        <w:rPr>
          <w:rFonts w:ascii="Arial" w:hAnsi="Arial" w:cs="Arial"/>
          <w:bCs/>
        </w:rPr>
        <w:t xml:space="preserve"> (ver itens </w:t>
      </w:r>
      <w:r>
        <w:rPr>
          <w:rFonts w:ascii="Arial" w:hAnsi="Arial" w:cs="Arial"/>
          <w:bCs/>
        </w:rPr>
        <w:t xml:space="preserve">de </w:t>
      </w:r>
      <w:r w:rsidRPr="00EF3299">
        <w:rPr>
          <w:rFonts w:ascii="Arial" w:hAnsi="Arial" w:cs="Arial"/>
          <w:bCs/>
        </w:rPr>
        <w:t>30 a 33)</w:t>
      </w:r>
    </w:p>
    <w:p w14:paraId="3D387D2D" w14:textId="77777777" w:rsidR="00217D8D" w:rsidRPr="00EF3299" w:rsidRDefault="00217D8D" w:rsidP="00217D8D">
      <w:pPr>
        <w:ind w:left="567" w:hanging="567"/>
        <w:jc w:val="both"/>
        <w:rPr>
          <w:rFonts w:ascii="Arial" w:hAnsi="Arial" w:cs="Arial"/>
        </w:rPr>
      </w:pPr>
    </w:p>
    <w:p w14:paraId="3B270981" w14:textId="77777777" w:rsidR="00217D8D" w:rsidRPr="00EF3299" w:rsidRDefault="00217D8D" w:rsidP="00217D8D">
      <w:pPr>
        <w:ind w:left="567" w:hanging="567"/>
        <w:jc w:val="both"/>
        <w:rPr>
          <w:rFonts w:ascii="Arial" w:hAnsi="Arial" w:cs="Arial"/>
        </w:rPr>
      </w:pPr>
      <w:r w:rsidRPr="00EF3299">
        <w:rPr>
          <w:rFonts w:ascii="Arial" w:hAnsi="Arial" w:cs="Arial"/>
        </w:rPr>
        <w:t>A51. O Apêndice 2 contém exemplos de relatórios de procedimentos previamente acordados.</w:t>
      </w:r>
    </w:p>
    <w:p w14:paraId="63A471C1" w14:textId="77777777" w:rsidR="00217D8D" w:rsidRPr="00EF3299" w:rsidRDefault="00217D8D" w:rsidP="00217D8D">
      <w:pPr>
        <w:ind w:left="567" w:hanging="567"/>
        <w:jc w:val="both"/>
        <w:rPr>
          <w:rFonts w:ascii="Arial" w:hAnsi="Arial" w:cs="Arial"/>
        </w:rPr>
      </w:pPr>
    </w:p>
    <w:p w14:paraId="36ACD56D" w14:textId="77777777" w:rsidR="00217D8D" w:rsidRPr="00EF3299" w:rsidRDefault="00217D8D" w:rsidP="00217D8D">
      <w:pPr>
        <w:jc w:val="both"/>
        <w:rPr>
          <w:rFonts w:ascii="Arial" w:hAnsi="Arial" w:cs="Arial"/>
        </w:rPr>
      </w:pPr>
      <w:r w:rsidRPr="00EF3299">
        <w:rPr>
          <w:rFonts w:ascii="Arial" w:hAnsi="Arial" w:cs="Arial"/>
          <w:i/>
        </w:rPr>
        <w:t>Objeto sobre o qual os procedimentos previamente acordados são realizados</w:t>
      </w:r>
      <w:r w:rsidRPr="00EF3299">
        <w:rPr>
          <w:rFonts w:ascii="Arial" w:hAnsi="Arial" w:cs="Arial"/>
        </w:rPr>
        <w:t xml:space="preserve"> (ver item 30(c))</w:t>
      </w:r>
    </w:p>
    <w:p w14:paraId="1F84880C" w14:textId="77777777" w:rsidR="00217D8D" w:rsidRPr="00EF3299" w:rsidRDefault="00217D8D" w:rsidP="00217D8D">
      <w:pPr>
        <w:ind w:left="567" w:hanging="567"/>
        <w:jc w:val="both"/>
        <w:rPr>
          <w:rFonts w:ascii="Arial" w:hAnsi="Arial" w:cs="Arial"/>
        </w:rPr>
      </w:pPr>
    </w:p>
    <w:p w14:paraId="3A63F8D8"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A52. </w:t>
      </w:r>
      <w:r>
        <w:rPr>
          <w:rFonts w:ascii="Arial" w:hAnsi="Arial" w:cs="Arial"/>
        </w:rPr>
        <w:tab/>
      </w:r>
      <w:r w:rsidRPr="00EF3299">
        <w:rPr>
          <w:rFonts w:ascii="Arial" w:hAnsi="Arial" w:cs="Arial"/>
        </w:rPr>
        <w:t>Se aplicável, a fim de evitar mal-entendidos, o auditor pode querer esclarecer que o relatório de procedimentos previamente acordados não se estende a informações além dos objetos sobre os quais os procedimentos previamente acordados são realizados. Por exemplo, se o auditor foi contratado para realizar procedimentos previamente acordados sobre as contas a receber e o estoque d</w:t>
      </w:r>
      <w:r>
        <w:rPr>
          <w:rFonts w:ascii="Arial" w:hAnsi="Arial" w:cs="Arial"/>
        </w:rPr>
        <w:t>a</w:t>
      </w:r>
      <w:r w:rsidRPr="00EF3299">
        <w:rPr>
          <w:rFonts w:ascii="Arial" w:hAnsi="Arial" w:cs="Arial"/>
        </w:rPr>
        <w:t xml:space="preserve"> entidade, ele pode querer incluir uma declaração de que o relatório de procedimentos previamente acordados refere-se somente a essas contas e não se estende às demonstrações contábeis da entidade como um todo.</w:t>
      </w:r>
    </w:p>
    <w:p w14:paraId="284E510F" w14:textId="77777777" w:rsidR="00217D8D" w:rsidRPr="00EF3299" w:rsidRDefault="00217D8D" w:rsidP="00217D8D">
      <w:pPr>
        <w:ind w:left="567" w:hanging="567"/>
        <w:jc w:val="both"/>
        <w:rPr>
          <w:rFonts w:ascii="Arial" w:hAnsi="Arial" w:cs="Arial"/>
        </w:rPr>
      </w:pPr>
    </w:p>
    <w:p w14:paraId="5F887714" w14:textId="77777777" w:rsidR="00217D8D" w:rsidRPr="00EF3299" w:rsidRDefault="00217D8D" w:rsidP="00217D8D">
      <w:pPr>
        <w:ind w:left="567" w:hanging="567"/>
        <w:jc w:val="both"/>
        <w:rPr>
          <w:rFonts w:ascii="Arial" w:hAnsi="Arial" w:cs="Arial"/>
        </w:rPr>
      </w:pPr>
      <w:r w:rsidRPr="00EF3299">
        <w:rPr>
          <w:rFonts w:ascii="Arial" w:hAnsi="Arial" w:cs="Arial"/>
          <w:i/>
        </w:rPr>
        <w:t>Objetivo do relatório de procedimentos previamente acordados</w:t>
      </w:r>
      <w:r w:rsidRPr="00EF3299">
        <w:rPr>
          <w:rFonts w:ascii="Arial" w:hAnsi="Arial" w:cs="Arial"/>
        </w:rPr>
        <w:t xml:space="preserve"> (ver item 30(d))</w:t>
      </w:r>
    </w:p>
    <w:p w14:paraId="114D10D0" w14:textId="77777777" w:rsidR="00217D8D" w:rsidRPr="00EF3299" w:rsidRDefault="00217D8D" w:rsidP="00217D8D">
      <w:pPr>
        <w:ind w:left="567" w:hanging="567"/>
        <w:jc w:val="both"/>
        <w:rPr>
          <w:rFonts w:ascii="Arial" w:hAnsi="Arial" w:cs="Arial"/>
        </w:rPr>
      </w:pPr>
    </w:p>
    <w:p w14:paraId="548AA72B"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A53. </w:t>
      </w:r>
      <w:r>
        <w:rPr>
          <w:rFonts w:ascii="Arial" w:hAnsi="Arial" w:cs="Arial"/>
        </w:rPr>
        <w:tab/>
      </w:r>
      <w:r w:rsidRPr="00EF3299">
        <w:rPr>
          <w:rFonts w:ascii="Arial" w:hAnsi="Arial" w:cs="Arial"/>
        </w:rPr>
        <w:t>Além da declaração requerida pelo item 30(d), o auditor pode considerar apropriado indicar que o relatório de procedimentos previamente acordados destina-se</w:t>
      </w:r>
      <w:r>
        <w:rPr>
          <w:rFonts w:ascii="Arial" w:hAnsi="Arial" w:cs="Arial"/>
        </w:rPr>
        <w:t>,</w:t>
      </w:r>
      <w:r w:rsidRPr="00EF3299">
        <w:rPr>
          <w:rFonts w:ascii="Arial" w:hAnsi="Arial" w:cs="Arial"/>
        </w:rPr>
        <w:t xml:space="preserve"> unicamente</w:t>
      </w:r>
      <w:r>
        <w:rPr>
          <w:rFonts w:ascii="Arial" w:hAnsi="Arial" w:cs="Arial"/>
        </w:rPr>
        <w:t>,</w:t>
      </w:r>
      <w:r w:rsidRPr="00EF3299">
        <w:rPr>
          <w:rFonts w:ascii="Arial" w:hAnsi="Arial" w:cs="Arial"/>
        </w:rPr>
        <w:t xml:space="preserve"> à parte contratante e aos usuários previstos. Dependendo da lei ou do regulamento d</w:t>
      </w:r>
      <w:r>
        <w:rPr>
          <w:rFonts w:ascii="Arial" w:hAnsi="Arial" w:cs="Arial"/>
        </w:rPr>
        <w:t>e</w:t>
      </w:r>
      <w:r w:rsidRPr="00EF3299">
        <w:rPr>
          <w:rFonts w:ascii="Arial" w:hAnsi="Arial" w:cs="Arial"/>
        </w:rPr>
        <w:t xml:space="preserve"> jurisdição específica, isso pode ser alcançado ao restringir a distribuição ou o uso do relatório de procedimentos previamente acordados. Em algumas jurisdições, pode ser possível restringir o uso do relatório de procedimentos previamente acordados, mas não sua distribuição. Em outras jurisdições, pode ser possível restringir a distribuição do relatório de procedimentos previamente acordados, mas não seu uso.</w:t>
      </w:r>
    </w:p>
    <w:p w14:paraId="663C11E2" w14:textId="77777777" w:rsidR="00217D8D" w:rsidRPr="00EF3299" w:rsidRDefault="00217D8D" w:rsidP="00217D8D">
      <w:pPr>
        <w:ind w:left="567" w:hanging="567"/>
        <w:jc w:val="both"/>
        <w:rPr>
          <w:rFonts w:ascii="Arial" w:hAnsi="Arial" w:cs="Arial"/>
        </w:rPr>
      </w:pPr>
    </w:p>
    <w:p w14:paraId="2986EF35"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A54. </w:t>
      </w:r>
      <w:r>
        <w:rPr>
          <w:rFonts w:ascii="Arial" w:hAnsi="Arial" w:cs="Arial"/>
        </w:rPr>
        <w:tab/>
      </w:r>
      <w:r w:rsidRPr="00EF3299">
        <w:rPr>
          <w:rFonts w:ascii="Arial" w:hAnsi="Arial" w:cs="Arial"/>
        </w:rPr>
        <w:t>Os fatores que o auditor pode considerar ao decidir se deve restringir a distribuição ou o uso do relatório de procedimentos previamente acordados (se for permitido fazê-lo) incluem, por exemplo, se:</w:t>
      </w:r>
    </w:p>
    <w:p w14:paraId="38939181"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há risco elevado de outros usuários, que não os usuários previstos, entenderem erroneamente o objetivo do trabalho de procedimentos previamente acordados ou interpretarem erroneamente as constatações;</w:t>
      </w:r>
    </w:p>
    <w:p w14:paraId="1041E61F"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os procedimentos previamente acordados são definidos</w:t>
      </w:r>
      <w:r>
        <w:rPr>
          <w:rFonts w:ascii="Arial" w:hAnsi="Arial" w:cs="Arial"/>
        </w:rPr>
        <w:t>,</w:t>
      </w:r>
      <w:r w:rsidRPr="00EF3299">
        <w:rPr>
          <w:rFonts w:ascii="Arial" w:hAnsi="Arial" w:cs="Arial"/>
        </w:rPr>
        <w:t xml:space="preserve"> unicamente</w:t>
      </w:r>
      <w:r>
        <w:rPr>
          <w:rFonts w:ascii="Arial" w:hAnsi="Arial" w:cs="Arial"/>
        </w:rPr>
        <w:t>,</w:t>
      </w:r>
      <w:r w:rsidRPr="00EF3299">
        <w:rPr>
          <w:rFonts w:ascii="Arial" w:hAnsi="Arial" w:cs="Arial"/>
        </w:rPr>
        <w:t xml:space="preserve"> para uso de usuários internos, tais como a administração e os responsáveis pela governança da parte contratante; e</w:t>
      </w:r>
    </w:p>
    <w:p w14:paraId="4B25E816"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os procedimentos previamente acordados ou as constatações envolvem informações confidenciais.</w:t>
      </w:r>
    </w:p>
    <w:p w14:paraId="08457002" w14:textId="77777777" w:rsidR="00217D8D" w:rsidRPr="00EF3299" w:rsidRDefault="00217D8D" w:rsidP="00217D8D">
      <w:pPr>
        <w:ind w:left="567" w:hanging="567"/>
        <w:jc w:val="both"/>
        <w:rPr>
          <w:rFonts w:ascii="Arial" w:hAnsi="Arial" w:cs="Arial"/>
        </w:rPr>
      </w:pPr>
    </w:p>
    <w:p w14:paraId="6AE6B24C" w14:textId="77777777" w:rsidR="00217D8D" w:rsidRPr="00EF3299" w:rsidRDefault="00217D8D" w:rsidP="00217D8D">
      <w:pPr>
        <w:ind w:left="567" w:hanging="567"/>
        <w:jc w:val="both"/>
        <w:rPr>
          <w:rFonts w:ascii="Arial" w:hAnsi="Arial" w:cs="Arial"/>
        </w:rPr>
      </w:pPr>
      <w:r w:rsidRPr="00EF3299">
        <w:rPr>
          <w:rFonts w:ascii="Arial" w:hAnsi="Arial" w:cs="Arial"/>
          <w:i/>
        </w:rPr>
        <w:t>Procedimentos previamente acordados e constatações</w:t>
      </w:r>
      <w:r w:rsidRPr="00EF3299">
        <w:rPr>
          <w:rFonts w:ascii="Arial" w:hAnsi="Arial" w:cs="Arial"/>
        </w:rPr>
        <w:t xml:space="preserve"> (ver ite</w:t>
      </w:r>
      <w:r>
        <w:rPr>
          <w:rFonts w:ascii="Arial" w:hAnsi="Arial" w:cs="Arial"/>
        </w:rPr>
        <w:t>m</w:t>
      </w:r>
      <w:r w:rsidRPr="00EF3299">
        <w:rPr>
          <w:rFonts w:ascii="Arial" w:hAnsi="Arial" w:cs="Arial"/>
        </w:rPr>
        <w:t xml:space="preserve"> 30(n) </w:t>
      </w:r>
      <w:r>
        <w:rPr>
          <w:rFonts w:ascii="Arial" w:hAnsi="Arial" w:cs="Arial"/>
        </w:rPr>
        <w:t>e</w:t>
      </w:r>
      <w:r w:rsidRPr="00EF3299">
        <w:rPr>
          <w:rFonts w:ascii="Arial" w:hAnsi="Arial" w:cs="Arial"/>
        </w:rPr>
        <w:t xml:space="preserve"> (o))</w:t>
      </w:r>
    </w:p>
    <w:p w14:paraId="2F5308F1" w14:textId="77777777" w:rsidR="00217D8D" w:rsidRPr="00EF3299" w:rsidRDefault="00217D8D" w:rsidP="00217D8D">
      <w:pPr>
        <w:ind w:left="567" w:hanging="567"/>
        <w:jc w:val="both"/>
        <w:rPr>
          <w:rFonts w:ascii="Arial" w:hAnsi="Arial" w:cs="Arial"/>
        </w:rPr>
      </w:pPr>
    </w:p>
    <w:p w14:paraId="1F8ADECB" w14:textId="77777777" w:rsidR="00217D8D" w:rsidRPr="00EF3299" w:rsidRDefault="00217D8D" w:rsidP="00217D8D">
      <w:pPr>
        <w:ind w:left="567" w:hanging="567"/>
        <w:jc w:val="both"/>
        <w:rPr>
          <w:rFonts w:ascii="Arial" w:hAnsi="Arial" w:cs="Arial"/>
        </w:rPr>
      </w:pPr>
      <w:r w:rsidRPr="00EF3299">
        <w:rPr>
          <w:rFonts w:ascii="Arial" w:hAnsi="Arial" w:cs="Arial"/>
        </w:rPr>
        <w:t>A55. Se o auditor não consegue descrever os procedimentos previamente acordados ou as constatações sem incluir informações confidenciais ou sensíveis, ele pode considerar:</w:t>
      </w:r>
    </w:p>
    <w:p w14:paraId="2D91D209"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uma consulta interna (por exemplo, dentro da firma ou de uma firma da mesma rede);</w:t>
      </w:r>
    </w:p>
    <w:p w14:paraId="4E337743" w14:textId="77777777" w:rsidR="00217D8D" w:rsidRPr="00EF3299" w:rsidRDefault="00217D8D" w:rsidP="00217D8D">
      <w:pPr>
        <w:ind w:left="851" w:hanging="284"/>
        <w:jc w:val="both"/>
        <w:rPr>
          <w:rFonts w:ascii="Arial" w:hAnsi="Arial" w:cs="Arial"/>
        </w:rPr>
      </w:pPr>
      <w:r w:rsidRPr="00EF3299">
        <w:rPr>
          <w:rFonts w:ascii="Arial" w:hAnsi="Arial" w:cs="Arial"/>
        </w:rPr>
        <w:t xml:space="preserve"> •</w:t>
      </w:r>
      <w:r w:rsidRPr="00EF3299">
        <w:rPr>
          <w:rFonts w:ascii="Arial" w:hAnsi="Arial" w:cs="Arial"/>
        </w:rPr>
        <w:tab/>
        <w:t>uma consulta externa (por exemplo, com órgão profissional relevante ou outro profissional); ou</w:t>
      </w:r>
    </w:p>
    <w:p w14:paraId="277336EF"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a obtenção de assessoria jurídica, para entender as implicações profissionais ou legais de se tomar qualquer ação em particular.</w:t>
      </w:r>
    </w:p>
    <w:p w14:paraId="0A0F3064" w14:textId="77777777" w:rsidR="00217D8D" w:rsidRPr="00EF3299" w:rsidRDefault="00217D8D" w:rsidP="00217D8D">
      <w:pPr>
        <w:ind w:left="567" w:hanging="567"/>
        <w:jc w:val="both"/>
        <w:rPr>
          <w:rFonts w:ascii="Arial" w:hAnsi="Arial" w:cs="Arial"/>
        </w:rPr>
      </w:pPr>
    </w:p>
    <w:p w14:paraId="03C01D56"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A56. </w:t>
      </w:r>
      <w:r>
        <w:rPr>
          <w:rFonts w:ascii="Arial" w:hAnsi="Arial" w:cs="Arial"/>
        </w:rPr>
        <w:tab/>
      </w:r>
      <w:r w:rsidRPr="00EF3299">
        <w:rPr>
          <w:rFonts w:ascii="Arial" w:hAnsi="Arial" w:cs="Arial"/>
        </w:rPr>
        <w:t>Pode haver circunstâncias em que o fato de que procedimentos previamente acordados não foram realizados ou tenham sido modificados é importante para a consideração dos usuários previstos sobre os procedimentos previamente acordados e as constatações. Por exemplo, esse pode ser o caso quando os procedimentos são descritos em lei ou regulamento. Nessas circunstâncias, o auditor pode identificar, no relatório de procedimentos previamente acordados, os procedimentos acordados nos termos originais do trabalho que não puderam ser realizados ou que foram modificados, e porque isso ocorreu.</w:t>
      </w:r>
    </w:p>
    <w:p w14:paraId="7C3217C6" w14:textId="77777777" w:rsidR="00217D8D" w:rsidRPr="00EF3299" w:rsidRDefault="00217D8D" w:rsidP="00217D8D">
      <w:pPr>
        <w:ind w:left="567" w:hanging="567"/>
        <w:jc w:val="both"/>
        <w:rPr>
          <w:rFonts w:ascii="Arial" w:hAnsi="Arial" w:cs="Arial"/>
        </w:rPr>
      </w:pPr>
    </w:p>
    <w:p w14:paraId="28C6F53A"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A57. </w:t>
      </w:r>
      <w:r>
        <w:rPr>
          <w:rFonts w:ascii="Arial" w:hAnsi="Arial" w:cs="Arial"/>
        </w:rPr>
        <w:tab/>
      </w:r>
      <w:r w:rsidRPr="00EF3299">
        <w:rPr>
          <w:rFonts w:ascii="Arial" w:hAnsi="Arial" w:cs="Arial"/>
        </w:rPr>
        <w:t>O auditor pode se referir à data em que os procedimentos foram acordados nos termos do trabalho.</w:t>
      </w:r>
    </w:p>
    <w:p w14:paraId="73BA73EE" w14:textId="77777777" w:rsidR="00217D8D" w:rsidRPr="00EF3299" w:rsidRDefault="00217D8D" w:rsidP="00217D8D">
      <w:pPr>
        <w:ind w:left="567" w:hanging="567"/>
        <w:jc w:val="both"/>
        <w:rPr>
          <w:rFonts w:ascii="Arial" w:hAnsi="Arial" w:cs="Arial"/>
        </w:rPr>
      </w:pPr>
    </w:p>
    <w:p w14:paraId="52FE64B3" w14:textId="77777777" w:rsidR="00217D8D" w:rsidRPr="00EF3299" w:rsidRDefault="00217D8D" w:rsidP="00217D8D">
      <w:pPr>
        <w:ind w:left="567" w:hanging="567"/>
        <w:jc w:val="both"/>
        <w:rPr>
          <w:rFonts w:ascii="Arial" w:hAnsi="Arial" w:cs="Arial"/>
        </w:rPr>
      </w:pPr>
      <w:r w:rsidRPr="00EF3299">
        <w:rPr>
          <w:rFonts w:ascii="Arial" w:hAnsi="Arial" w:cs="Arial"/>
          <w:i/>
        </w:rPr>
        <w:t>Referência ao especialista do auditor</w:t>
      </w:r>
      <w:r w:rsidRPr="00EF3299">
        <w:rPr>
          <w:rFonts w:ascii="Arial" w:hAnsi="Arial" w:cs="Arial"/>
        </w:rPr>
        <w:t xml:space="preserve"> (ver item 31)</w:t>
      </w:r>
    </w:p>
    <w:p w14:paraId="046A0EF5" w14:textId="77777777" w:rsidR="00217D8D" w:rsidRPr="00EF3299" w:rsidRDefault="00217D8D" w:rsidP="00217D8D">
      <w:pPr>
        <w:ind w:left="567" w:hanging="567"/>
        <w:jc w:val="both"/>
        <w:rPr>
          <w:rFonts w:ascii="Arial" w:hAnsi="Arial" w:cs="Arial"/>
        </w:rPr>
      </w:pPr>
    </w:p>
    <w:p w14:paraId="73CC7E01"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A58. </w:t>
      </w:r>
      <w:r>
        <w:rPr>
          <w:rFonts w:ascii="Arial" w:hAnsi="Arial" w:cs="Arial"/>
        </w:rPr>
        <w:tab/>
      </w:r>
      <w:r w:rsidRPr="00EF3299">
        <w:rPr>
          <w:rFonts w:ascii="Arial" w:hAnsi="Arial" w:cs="Arial"/>
        </w:rPr>
        <w:t>Em algumas circunstâncias, uma lei ou um regulamento pode requerer uma referência, no relatório de procedimentos previamente acordados, ao especialista do auditor que realizou qualquer um dos procedimentos previamente acordados. Por exemplo, essa referência pode ser requerida para fins de transparência no setor público. O auditor também pode considerá-la apropriada em outras circunstâncias</w:t>
      </w:r>
      <w:r>
        <w:rPr>
          <w:rFonts w:ascii="Arial" w:hAnsi="Arial" w:cs="Arial"/>
        </w:rPr>
        <w:t>,</w:t>
      </w:r>
      <w:r w:rsidRPr="00EF3299">
        <w:rPr>
          <w:rFonts w:ascii="Arial" w:hAnsi="Arial" w:cs="Arial"/>
        </w:rPr>
        <w:t xml:space="preserve"> como, por exemplo, ao se referir ao especialista do auditor na descrição dos procedimentos previamente acordados. No entanto, o auditor é o único responsável pelas constatações incluídas no relatório de procedimentos previamente acordados, e essa responsabilidade não é reduzida pelo uso do especialista do auditor. Portanto, é importante que, se o relatório de procedimentos previamente acordados faz referência ao especialista do auditor, o relatório não implica que a responsabilidade do auditor é reduzida por causa da referência ao especialista do auditor.</w:t>
      </w:r>
    </w:p>
    <w:p w14:paraId="070AE4A1" w14:textId="77777777" w:rsidR="00217D8D" w:rsidRPr="00EF3299" w:rsidRDefault="00217D8D" w:rsidP="00217D8D">
      <w:pPr>
        <w:ind w:left="567" w:hanging="567"/>
        <w:jc w:val="both"/>
        <w:rPr>
          <w:rFonts w:ascii="Arial" w:hAnsi="Arial" w:cs="Arial"/>
        </w:rPr>
      </w:pPr>
    </w:p>
    <w:p w14:paraId="47F19622" w14:textId="77777777" w:rsidR="00217D8D" w:rsidRPr="00EF3299" w:rsidRDefault="00217D8D" w:rsidP="00217D8D">
      <w:pPr>
        <w:jc w:val="both"/>
        <w:rPr>
          <w:rFonts w:ascii="Arial" w:hAnsi="Arial" w:cs="Arial"/>
          <w:bCs/>
        </w:rPr>
      </w:pPr>
      <w:r w:rsidRPr="00C937D8">
        <w:rPr>
          <w:rFonts w:ascii="Arial" w:hAnsi="Arial" w:cs="Arial"/>
          <w:b/>
        </w:rPr>
        <w:t>Realização de trabalho de procedimentos previamente acordados juntamente com outro trabalho</w:t>
      </w:r>
      <w:r w:rsidRPr="00EF3299">
        <w:rPr>
          <w:rFonts w:ascii="Arial" w:hAnsi="Arial" w:cs="Arial"/>
          <w:bCs/>
        </w:rPr>
        <w:t xml:space="preserve"> (ver item 34)</w:t>
      </w:r>
    </w:p>
    <w:p w14:paraId="1A195F2F" w14:textId="77777777" w:rsidR="00217D8D" w:rsidRPr="00EF3299" w:rsidRDefault="00217D8D" w:rsidP="00217D8D">
      <w:pPr>
        <w:ind w:left="567" w:hanging="567"/>
        <w:jc w:val="both"/>
        <w:rPr>
          <w:rFonts w:ascii="Arial" w:hAnsi="Arial" w:cs="Arial"/>
        </w:rPr>
      </w:pPr>
    </w:p>
    <w:p w14:paraId="5A6556D4" w14:textId="77777777" w:rsidR="00217D8D" w:rsidRPr="00EF3299" w:rsidRDefault="00217D8D" w:rsidP="00217D8D">
      <w:pPr>
        <w:ind w:left="567" w:hanging="567"/>
        <w:jc w:val="both"/>
        <w:rPr>
          <w:rFonts w:ascii="Arial" w:hAnsi="Arial" w:cs="Arial"/>
        </w:rPr>
      </w:pPr>
      <w:r w:rsidRPr="00EF3299">
        <w:rPr>
          <w:rFonts w:ascii="Arial" w:hAnsi="Arial" w:cs="Arial"/>
        </w:rPr>
        <w:t xml:space="preserve">A59. </w:t>
      </w:r>
      <w:r>
        <w:rPr>
          <w:rFonts w:ascii="Arial" w:hAnsi="Arial" w:cs="Arial"/>
        </w:rPr>
        <w:tab/>
        <w:t>O</w:t>
      </w:r>
      <w:r w:rsidRPr="00EF3299">
        <w:rPr>
          <w:rFonts w:ascii="Arial" w:hAnsi="Arial" w:cs="Arial"/>
        </w:rPr>
        <w:t xml:space="preserve"> auditor pode ser solicitado a realizar outros trabalhos juntamente com o trabalho de procedimentos previamente acordados, tais como fornecer recomendações decorrentes do trabalho de procedimentos previamente acordados. Essas solicitações podem vir na forma de solicitação para que o auditor realize procedimentos previamente acordados e faça recomendações, e os termos dos diversos trabalhos podem ser descritos em uma única carta de contratação. Para evitar mal-entendidos, o item 34 requer que o relatório de procedimentos previamente acordados seja claramente distinto dos relatórios de outros trabalhos. Por exemplo, as recomendações podem ser:</w:t>
      </w:r>
    </w:p>
    <w:p w14:paraId="7CC0EB2A"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fornecidas em documento separado do relatório de procedimentos previamente acordados; ou</w:t>
      </w:r>
    </w:p>
    <w:p w14:paraId="100A9688"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incluídas em documento que contém o relatório de procedimentos previamente acordados e as recomendações, mas que as recomendações estejam claramente diferenciadas do relatório de procedimentos previamente acordados</w:t>
      </w:r>
      <w:r>
        <w:rPr>
          <w:rFonts w:ascii="Arial" w:hAnsi="Arial" w:cs="Arial"/>
        </w:rPr>
        <w:t>,</w:t>
      </w:r>
      <w:r w:rsidRPr="00EF3299">
        <w:rPr>
          <w:rFonts w:ascii="Arial" w:hAnsi="Arial" w:cs="Arial"/>
        </w:rPr>
        <w:t xml:space="preserve"> como, por exemplo, incluindo o relatório de procedimentos previamente acordados e as recomendações em seções separadas do documento.</w:t>
      </w:r>
    </w:p>
    <w:p w14:paraId="013DA505" w14:textId="77777777" w:rsidR="00217D8D" w:rsidRPr="00EF3299" w:rsidRDefault="00217D8D" w:rsidP="00217D8D">
      <w:pPr>
        <w:ind w:left="567" w:hanging="567"/>
        <w:jc w:val="both"/>
        <w:rPr>
          <w:rFonts w:ascii="Arial" w:hAnsi="Arial" w:cs="Arial"/>
        </w:rPr>
      </w:pPr>
      <w:r w:rsidRPr="00EF3299">
        <w:rPr>
          <w:rFonts w:ascii="Arial" w:hAnsi="Arial" w:cs="Arial"/>
        </w:rPr>
        <w:t xml:space="preserve"> </w:t>
      </w:r>
    </w:p>
    <w:p w14:paraId="34F05A7A" w14:textId="77777777" w:rsidR="00217D8D" w:rsidRPr="00EF3299" w:rsidRDefault="00217D8D" w:rsidP="00217D8D">
      <w:pPr>
        <w:ind w:left="567" w:hanging="567"/>
        <w:jc w:val="both"/>
        <w:rPr>
          <w:rFonts w:ascii="Arial" w:hAnsi="Arial" w:cs="Arial"/>
          <w:bCs/>
        </w:rPr>
      </w:pPr>
      <w:r w:rsidRPr="00C937D8">
        <w:rPr>
          <w:rFonts w:ascii="Arial" w:hAnsi="Arial" w:cs="Arial"/>
          <w:b/>
        </w:rPr>
        <w:t>Documentação</w:t>
      </w:r>
      <w:r w:rsidRPr="00EF3299">
        <w:rPr>
          <w:rFonts w:ascii="Arial" w:hAnsi="Arial" w:cs="Arial"/>
          <w:bCs/>
        </w:rPr>
        <w:t xml:space="preserve"> (ver item 35)</w:t>
      </w:r>
    </w:p>
    <w:p w14:paraId="03CBD3DD" w14:textId="77777777" w:rsidR="00217D8D" w:rsidRPr="00EF3299" w:rsidRDefault="00217D8D" w:rsidP="00217D8D">
      <w:pPr>
        <w:ind w:left="567" w:hanging="567"/>
        <w:jc w:val="both"/>
        <w:rPr>
          <w:rFonts w:ascii="Arial" w:hAnsi="Arial" w:cs="Arial"/>
        </w:rPr>
      </w:pPr>
    </w:p>
    <w:p w14:paraId="3D8B8696" w14:textId="77777777" w:rsidR="00217D8D" w:rsidRPr="00EF3299" w:rsidRDefault="00217D8D" w:rsidP="00217D8D">
      <w:pPr>
        <w:ind w:left="567" w:hanging="567"/>
        <w:jc w:val="both"/>
        <w:rPr>
          <w:rFonts w:ascii="Arial" w:hAnsi="Arial" w:cs="Arial"/>
        </w:rPr>
      </w:pPr>
      <w:r w:rsidRPr="00EF3299">
        <w:rPr>
          <w:rFonts w:ascii="Arial" w:hAnsi="Arial" w:cs="Arial"/>
        </w:rPr>
        <w:t xml:space="preserve">A60. </w:t>
      </w:r>
      <w:r>
        <w:rPr>
          <w:rFonts w:ascii="Arial" w:hAnsi="Arial" w:cs="Arial"/>
        </w:rPr>
        <w:tab/>
      </w:r>
      <w:r w:rsidRPr="00EF3299">
        <w:rPr>
          <w:rFonts w:ascii="Arial" w:hAnsi="Arial" w:cs="Arial"/>
        </w:rPr>
        <w:t xml:space="preserve">A documentação da natureza, da época e da extensão dos procedimentos previamente acordados realizados pode incluir, por exemplo, </w:t>
      </w:r>
      <w:r>
        <w:rPr>
          <w:rFonts w:ascii="Arial" w:hAnsi="Arial" w:cs="Arial"/>
        </w:rPr>
        <w:t>o</w:t>
      </w:r>
      <w:r w:rsidRPr="00EF3299">
        <w:rPr>
          <w:rFonts w:ascii="Arial" w:hAnsi="Arial" w:cs="Arial"/>
        </w:rPr>
        <w:t xml:space="preserve"> registro:</w:t>
      </w:r>
    </w:p>
    <w:p w14:paraId="2CB6FAA7"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das características que identificam o</w:t>
      </w:r>
      <w:r>
        <w:rPr>
          <w:rFonts w:ascii="Arial" w:hAnsi="Arial" w:cs="Arial"/>
        </w:rPr>
        <w:t>s</w:t>
      </w:r>
      <w:r w:rsidRPr="00EF3299">
        <w:rPr>
          <w:rFonts w:ascii="Arial" w:hAnsi="Arial" w:cs="Arial"/>
        </w:rPr>
        <w:t xml:space="preserve"> objeto</w:t>
      </w:r>
      <w:r>
        <w:rPr>
          <w:rFonts w:ascii="Arial" w:hAnsi="Arial" w:cs="Arial"/>
        </w:rPr>
        <w:t>s</w:t>
      </w:r>
      <w:r w:rsidRPr="00EF3299">
        <w:rPr>
          <w:rFonts w:ascii="Arial" w:hAnsi="Arial" w:cs="Arial"/>
        </w:rPr>
        <w:t xml:space="preserve"> sobre o</w:t>
      </w:r>
      <w:r>
        <w:rPr>
          <w:rFonts w:ascii="Arial" w:hAnsi="Arial" w:cs="Arial"/>
        </w:rPr>
        <w:t>s</w:t>
      </w:r>
      <w:r w:rsidRPr="00EF3299">
        <w:rPr>
          <w:rFonts w:ascii="Arial" w:hAnsi="Arial" w:cs="Arial"/>
        </w:rPr>
        <w:t xml:space="preserve"> qua</w:t>
      </w:r>
      <w:r>
        <w:rPr>
          <w:rFonts w:ascii="Arial" w:hAnsi="Arial" w:cs="Arial"/>
        </w:rPr>
        <w:t>is</w:t>
      </w:r>
      <w:r w:rsidRPr="00EF3299">
        <w:rPr>
          <w:rFonts w:ascii="Arial" w:hAnsi="Arial" w:cs="Arial"/>
        </w:rPr>
        <w:t xml:space="preserve"> os procedimentos previamente acordados são realizados. Essas características dependerão da natureza do procedimento previamente acordado e do</w:t>
      </w:r>
      <w:r>
        <w:rPr>
          <w:rFonts w:ascii="Arial" w:hAnsi="Arial" w:cs="Arial"/>
        </w:rPr>
        <w:t>s</w:t>
      </w:r>
      <w:r w:rsidRPr="00EF3299">
        <w:rPr>
          <w:rFonts w:ascii="Arial" w:hAnsi="Arial" w:cs="Arial"/>
        </w:rPr>
        <w:t xml:space="preserve"> objeto</w:t>
      </w:r>
      <w:r>
        <w:rPr>
          <w:rFonts w:ascii="Arial" w:hAnsi="Arial" w:cs="Arial"/>
        </w:rPr>
        <w:t>s</w:t>
      </w:r>
      <w:r w:rsidRPr="00EF3299">
        <w:rPr>
          <w:rFonts w:ascii="Arial" w:hAnsi="Arial" w:cs="Arial"/>
        </w:rPr>
        <w:t xml:space="preserve"> sobre o</w:t>
      </w:r>
      <w:r>
        <w:rPr>
          <w:rFonts w:ascii="Arial" w:hAnsi="Arial" w:cs="Arial"/>
        </w:rPr>
        <w:t>s</w:t>
      </w:r>
      <w:r w:rsidRPr="00EF3299">
        <w:rPr>
          <w:rFonts w:ascii="Arial" w:hAnsi="Arial" w:cs="Arial"/>
        </w:rPr>
        <w:t xml:space="preserve"> qua</w:t>
      </w:r>
      <w:r>
        <w:rPr>
          <w:rFonts w:ascii="Arial" w:hAnsi="Arial" w:cs="Arial"/>
        </w:rPr>
        <w:t>is</w:t>
      </w:r>
      <w:r w:rsidRPr="00EF3299">
        <w:rPr>
          <w:rFonts w:ascii="Arial" w:hAnsi="Arial" w:cs="Arial"/>
        </w:rPr>
        <w:t xml:space="preserve"> o procedimento previamente acordado é realizado.  Por exemplo:</w:t>
      </w:r>
    </w:p>
    <w:p w14:paraId="02BAA5D9"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para procedimento sobre pedidos de compra, o auditor pode identificar os documentos selecionados por suas datas e os números específicos dos pedidos de compra;</w:t>
      </w:r>
    </w:p>
    <w:p w14:paraId="4D792CC1"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para procedimento que requer a seleção de todos os itens relacionados com um valor específico de uma dada população, o auditor pode documentar o alcance do procedimento e identificar a população (por exemplo, todos os lançamentos do livro diário acima d</w:t>
      </w:r>
      <w:r>
        <w:rPr>
          <w:rFonts w:ascii="Arial" w:hAnsi="Arial" w:cs="Arial"/>
        </w:rPr>
        <w:t>o</w:t>
      </w:r>
      <w:r w:rsidRPr="00EF3299">
        <w:rPr>
          <w:rFonts w:ascii="Arial" w:hAnsi="Arial" w:cs="Arial"/>
        </w:rPr>
        <w:t xml:space="preserve"> valor especificado para período específico, todas as folhas de ponto para horas registradas durante um certo número de meses especificado, ou cada décimo item de lista específica);</w:t>
      </w:r>
    </w:p>
    <w:p w14:paraId="3CB6C76D"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para procedimento que requer indagações a pessoal específico, o auditor pode registrar as datas das indagações, os nomes e as designações de cargos dos indivíduos e as indagações específicas feitas;</w:t>
      </w:r>
    </w:p>
    <w:p w14:paraId="4B0D6CE0" w14:textId="77777777" w:rsidR="00217D8D" w:rsidRPr="00EF3299" w:rsidRDefault="00217D8D">
      <w:pPr>
        <w:widowControl w:val="0"/>
        <w:numPr>
          <w:ilvl w:val="0"/>
          <w:numId w:val="373"/>
        </w:numPr>
        <w:autoSpaceDE w:val="0"/>
        <w:autoSpaceDN w:val="0"/>
        <w:spacing w:after="0" w:line="240" w:lineRule="auto"/>
        <w:ind w:left="1134" w:hanging="283"/>
        <w:jc w:val="both"/>
        <w:rPr>
          <w:rFonts w:ascii="Arial" w:hAnsi="Arial" w:cs="Arial"/>
        </w:rPr>
      </w:pPr>
      <w:r w:rsidRPr="00EF3299">
        <w:rPr>
          <w:rFonts w:ascii="Arial" w:hAnsi="Arial" w:cs="Arial"/>
        </w:rPr>
        <w:t>para procedimento de observação, o auditor pode registrar o processo ou assunto que está sendo observado, os indivíduos relevantes, suas respectivas responsabilidades, e onde e quando a observação foi realizada;</w:t>
      </w:r>
    </w:p>
    <w:p w14:paraId="5D16A3C4"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de quem realizou os procedimentos previamente acordados e a data d</w:t>
      </w:r>
      <w:r>
        <w:rPr>
          <w:rFonts w:ascii="Arial" w:hAnsi="Arial" w:cs="Arial"/>
        </w:rPr>
        <w:t>a</w:t>
      </w:r>
      <w:r w:rsidRPr="00EF3299">
        <w:rPr>
          <w:rFonts w:ascii="Arial" w:hAnsi="Arial" w:cs="Arial"/>
        </w:rPr>
        <w:t xml:space="preserve"> realização desses procedimentos; e</w:t>
      </w:r>
    </w:p>
    <w:p w14:paraId="4895809A" w14:textId="77777777" w:rsidR="00217D8D" w:rsidRPr="00EF3299" w:rsidRDefault="00217D8D" w:rsidP="00217D8D">
      <w:pPr>
        <w:ind w:left="851" w:hanging="284"/>
        <w:jc w:val="both"/>
        <w:rPr>
          <w:rFonts w:ascii="Arial" w:hAnsi="Arial" w:cs="Arial"/>
        </w:rPr>
      </w:pPr>
      <w:r w:rsidRPr="00EF3299">
        <w:rPr>
          <w:rFonts w:ascii="Arial" w:hAnsi="Arial" w:cs="Arial"/>
        </w:rPr>
        <w:t>•</w:t>
      </w:r>
      <w:r w:rsidRPr="00EF3299">
        <w:rPr>
          <w:rFonts w:ascii="Arial" w:hAnsi="Arial" w:cs="Arial"/>
        </w:rPr>
        <w:tab/>
        <w:t xml:space="preserve">de quem revisou os procedimentos previamente acordados realizados e a data e a extensão dessa revisão. </w:t>
      </w:r>
    </w:p>
    <w:p w14:paraId="2A736B17" w14:textId="77777777" w:rsidR="00217D8D" w:rsidRPr="00EF3299" w:rsidRDefault="00217D8D" w:rsidP="00217D8D">
      <w:pPr>
        <w:ind w:left="567" w:hanging="567"/>
        <w:jc w:val="both"/>
        <w:rPr>
          <w:rFonts w:ascii="Arial" w:hAnsi="Arial" w:cs="Arial"/>
          <w:b/>
        </w:rPr>
      </w:pPr>
    </w:p>
    <w:p w14:paraId="28E00E59" w14:textId="77777777" w:rsidR="00217D8D" w:rsidRPr="00EF3299" w:rsidRDefault="00217D8D" w:rsidP="00217D8D">
      <w:pPr>
        <w:ind w:left="567" w:hanging="567"/>
        <w:jc w:val="both"/>
        <w:rPr>
          <w:rFonts w:ascii="Arial" w:hAnsi="Arial" w:cs="Arial"/>
        </w:rPr>
      </w:pPr>
      <w:r w:rsidRPr="00EF3299">
        <w:rPr>
          <w:rFonts w:ascii="Arial" w:hAnsi="Arial" w:cs="Arial"/>
          <w:b/>
        </w:rPr>
        <w:br w:type="page"/>
        <w:t>Apêndice 1</w:t>
      </w:r>
      <w:r>
        <w:rPr>
          <w:rFonts w:ascii="Arial" w:hAnsi="Arial" w:cs="Arial"/>
          <w:b/>
        </w:rPr>
        <w:t xml:space="preserve"> </w:t>
      </w:r>
      <w:r w:rsidRPr="00EF3299">
        <w:rPr>
          <w:rFonts w:ascii="Arial" w:hAnsi="Arial" w:cs="Arial"/>
        </w:rPr>
        <w:t>(ver item A40)</w:t>
      </w:r>
    </w:p>
    <w:p w14:paraId="369340A1" w14:textId="77777777" w:rsidR="00217D8D" w:rsidRPr="00EF3299" w:rsidRDefault="00217D8D" w:rsidP="00217D8D">
      <w:pPr>
        <w:ind w:left="567" w:hanging="567"/>
        <w:jc w:val="both"/>
        <w:rPr>
          <w:rFonts w:ascii="Arial" w:hAnsi="Arial" w:cs="Arial"/>
        </w:rPr>
      </w:pPr>
    </w:p>
    <w:p w14:paraId="4A23213A" w14:textId="77777777" w:rsidR="00217D8D" w:rsidRPr="00EF3299" w:rsidRDefault="00217D8D" w:rsidP="00217D8D">
      <w:pPr>
        <w:jc w:val="both"/>
        <w:rPr>
          <w:rFonts w:ascii="Arial" w:hAnsi="Arial" w:cs="Arial"/>
          <w:b/>
        </w:rPr>
      </w:pPr>
      <w:r w:rsidRPr="00EF3299">
        <w:rPr>
          <w:rFonts w:ascii="Arial" w:hAnsi="Arial" w:cs="Arial"/>
          <w:b/>
        </w:rPr>
        <w:t>Exemplo de carta de contratação para trabalho de procedimentos previamente acordados</w:t>
      </w:r>
    </w:p>
    <w:p w14:paraId="40BE8583" w14:textId="77777777" w:rsidR="00217D8D" w:rsidRPr="00EF3299" w:rsidRDefault="00217D8D" w:rsidP="00217D8D">
      <w:pPr>
        <w:ind w:left="567" w:hanging="567"/>
        <w:jc w:val="both"/>
        <w:rPr>
          <w:rFonts w:ascii="Arial" w:hAnsi="Arial" w:cs="Arial"/>
        </w:rPr>
      </w:pPr>
    </w:p>
    <w:p w14:paraId="6814CB74" w14:textId="77777777" w:rsidR="00217D8D" w:rsidRPr="00EF3299" w:rsidRDefault="00217D8D" w:rsidP="00217D8D">
      <w:pPr>
        <w:jc w:val="both"/>
        <w:rPr>
          <w:rFonts w:ascii="Arial" w:hAnsi="Arial" w:cs="Arial"/>
        </w:rPr>
      </w:pPr>
      <w:r w:rsidRPr="00EF3299">
        <w:rPr>
          <w:rFonts w:ascii="Arial" w:hAnsi="Arial" w:cs="Arial"/>
        </w:rPr>
        <w:t>A seguir, um exemplo de carta de contratação para trabalho de procedimentos previamente acordados que ilustra os requisitos relevantes e as orientações contidas nesta Norma de Serviços Correlatos. Essa carta não é uma imposição e pretende ser apenas uma orientação que pode ser usada juntamente com as considerações descritas nesta Norma. Ela deve ser adaptada de acordo com os requisitos e as circunstâncias de cada trabalho de procedimentos previamente acordados. Ela foi elaborada para referir-se a trabalho de procedimentos previamente acordados para um único período de relatório e requer adaptação no caso de se pretender ou esperar que ela seja aplicada a trabalho recorrente</w:t>
      </w:r>
      <w:r>
        <w:rPr>
          <w:rFonts w:ascii="Arial" w:hAnsi="Arial" w:cs="Arial"/>
        </w:rPr>
        <w:t>,</w:t>
      </w:r>
      <w:r w:rsidRPr="00EF3299">
        <w:rPr>
          <w:rFonts w:ascii="Arial" w:hAnsi="Arial" w:cs="Arial"/>
        </w:rPr>
        <w:t xml:space="preserve"> conforme descrito nesta Norma. Pode ser apropriado procurar assessoria jurídica para verificar se a carta de contratação é adequada.</w:t>
      </w:r>
    </w:p>
    <w:p w14:paraId="00CE0B51" w14:textId="77777777" w:rsidR="00217D8D" w:rsidRPr="00EF3299" w:rsidRDefault="00217D8D" w:rsidP="00217D8D">
      <w:pPr>
        <w:ind w:hanging="567"/>
        <w:jc w:val="both"/>
        <w:rPr>
          <w:rFonts w:ascii="Arial" w:hAnsi="Arial" w:cs="Arial"/>
        </w:rPr>
      </w:pPr>
    </w:p>
    <w:p w14:paraId="7B94E4A9" w14:textId="77777777" w:rsidR="00217D8D" w:rsidRPr="00EF3299" w:rsidRDefault="00217D8D" w:rsidP="00217D8D">
      <w:pPr>
        <w:ind w:hanging="567"/>
        <w:jc w:val="both"/>
        <w:rPr>
          <w:rFonts w:ascii="Arial" w:hAnsi="Arial" w:cs="Arial"/>
        </w:rPr>
      </w:pPr>
    </w:p>
    <w:p w14:paraId="1A15171E" w14:textId="77777777" w:rsidR="00217D8D" w:rsidRPr="00EF3299" w:rsidRDefault="00217D8D" w:rsidP="00217D8D">
      <w:pPr>
        <w:jc w:val="both"/>
        <w:rPr>
          <w:rFonts w:ascii="Arial" w:hAnsi="Arial" w:cs="Arial"/>
        </w:rPr>
      </w:pPr>
      <w:r w:rsidRPr="00EF3299">
        <w:rPr>
          <w:rFonts w:ascii="Arial" w:hAnsi="Arial" w:cs="Arial"/>
        </w:rPr>
        <w:t>Para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w:t>
      </w:r>
    </w:p>
    <w:p w14:paraId="36249252" w14:textId="77777777" w:rsidR="00217D8D" w:rsidRPr="00EF3299" w:rsidRDefault="00217D8D" w:rsidP="00217D8D">
      <w:pPr>
        <w:ind w:hanging="567"/>
        <w:jc w:val="both"/>
        <w:rPr>
          <w:rFonts w:ascii="Arial" w:hAnsi="Arial" w:cs="Arial"/>
        </w:rPr>
      </w:pPr>
    </w:p>
    <w:p w14:paraId="340E2503" w14:textId="77777777" w:rsidR="00217D8D" w:rsidRPr="00EF3299" w:rsidRDefault="00217D8D" w:rsidP="00217D8D">
      <w:pPr>
        <w:jc w:val="both"/>
        <w:rPr>
          <w:rFonts w:ascii="Arial" w:hAnsi="Arial" w:cs="Arial"/>
        </w:rPr>
      </w:pPr>
      <w:r w:rsidRPr="00EF3299">
        <w:rPr>
          <w:rFonts w:ascii="Arial" w:hAnsi="Arial" w:cs="Arial"/>
        </w:rPr>
        <w:t>Fomos solicitados por vocês para realizar um trabalho de procedimentos previamente acordados sobre a compra dos produtos [xyz]. A finalidade desta carta é a de confirmar nosso entendimento sobre os termos e os objetivos da nossa contratação e sobre a natureza e as limitações dos serviços a serem prestados. Nosso trabalho será conduzido de acordo com a NBC TSC 4400</w:t>
      </w:r>
      <w:r>
        <w:rPr>
          <w:rFonts w:ascii="Arial" w:hAnsi="Arial" w:cs="Arial"/>
        </w:rPr>
        <w:t xml:space="preserve"> -</w:t>
      </w:r>
      <w:r w:rsidRPr="00EF3299">
        <w:rPr>
          <w:rFonts w:ascii="Arial" w:hAnsi="Arial" w:cs="Arial"/>
        </w:rPr>
        <w:t xml:space="preserve"> Trabalhos de Procedimentos Previamente Acordados. Na realização do trabalho de procedimentos previamente acordados, cumpriremos com [descrever os requisitos éticos relevantes], que não requerem que sejamos independentes.</w:t>
      </w:r>
    </w:p>
    <w:p w14:paraId="1DAEBA09" w14:textId="77777777" w:rsidR="00217D8D" w:rsidRPr="00EF3299" w:rsidRDefault="00217D8D" w:rsidP="00217D8D">
      <w:pPr>
        <w:ind w:hanging="567"/>
        <w:jc w:val="both"/>
        <w:rPr>
          <w:rFonts w:ascii="Arial" w:hAnsi="Arial" w:cs="Arial"/>
        </w:rPr>
      </w:pPr>
    </w:p>
    <w:p w14:paraId="5323ABDB" w14:textId="77777777" w:rsidR="00217D8D" w:rsidRPr="00EF3299" w:rsidRDefault="00217D8D" w:rsidP="00217D8D">
      <w:pPr>
        <w:jc w:val="both"/>
        <w:rPr>
          <w:rFonts w:ascii="Arial" w:hAnsi="Arial" w:cs="Arial"/>
        </w:rPr>
      </w:pPr>
      <w:r>
        <w:rPr>
          <w:rFonts w:ascii="Arial" w:hAnsi="Arial" w:cs="Arial"/>
        </w:rPr>
        <w:t>O</w:t>
      </w:r>
      <w:r w:rsidRPr="00EF3299">
        <w:rPr>
          <w:rFonts w:ascii="Arial" w:hAnsi="Arial" w:cs="Arial"/>
        </w:rPr>
        <w:t xml:space="preserve"> trabalho de procedimentos previamente acordados de acordo com a NBC TSC 4400  envolve a realização por nós dos procedimentos acordados com vocês e a comunicação das constatações no relatório de procedimentos previamente acordados. As constatações são os resultados factuais dos procedimentos previamente acordados realizados. Vocês [e, se relevante, outras partes] reconhecem que os procedimentos são adequados para fins do trabalho. Não fazemos nenhuma representação sobre a adequação dos procedimentos. Esse trabalho de procedimentos previamente acordados será conduzido com base no pressuposto de que 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é responsável pelo objeto sobre o qual os procedimentos são realizados. Além disso, esse trabalho de procedimentos previamente acordados não é trabalho de asseguração. Dessa forma, não expressamos uma opinião ou uma conclusão de asseguração.</w:t>
      </w:r>
    </w:p>
    <w:p w14:paraId="1A84E06E" w14:textId="77777777" w:rsidR="00217D8D" w:rsidRPr="00EF3299" w:rsidRDefault="00217D8D" w:rsidP="00217D8D">
      <w:pPr>
        <w:ind w:hanging="567"/>
        <w:jc w:val="both"/>
        <w:rPr>
          <w:rFonts w:ascii="Arial" w:hAnsi="Arial" w:cs="Arial"/>
        </w:rPr>
      </w:pPr>
    </w:p>
    <w:p w14:paraId="76A296B4" w14:textId="77777777" w:rsidR="00217D8D" w:rsidRPr="00EF3299" w:rsidRDefault="00217D8D" w:rsidP="00217D8D">
      <w:pPr>
        <w:jc w:val="both"/>
        <w:rPr>
          <w:rFonts w:ascii="Arial" w:hAnsi="Arial" w:cs="Arial"/>
        </w:rPr>
      </w:pPr>
      <w:r w:rsidRPr="00EF3299">
        <w:rPr>
          <w:rFonts w:ascii="Arial" w:hAnsi="Arial" w:cs="Arial"/>
        </w:rPr>
        <w:t>Os procedimentos que realizaremos têm como objetivo único auxiliá-los a determinar se a compra dos produtos [xyz] está em conformidade com suas políticas de compra (</w:t>
      </w:r>
      <w:r>
        <w:rPr>
          <w:rFonts w:ascii="Arial" w:hAnsi="Arial" w:cs="Arial"/>
        </w:rPr>
        <w:t>n</w:t>
      </w:r>
      <w:r w:rsidRPr="00EF3299">
        <w:rPr>
          <w:rFonts w:ascii="Arial" w:hAnsi="Arial" w:cs="Arial"/>
        </w:rPr>
        <w:t>este caso, a parte contratante também é o usuário previsto). Consequentemente, nosso relatório será destinado a vocês e pode não ser adequado para outro propósito.</w:t>
      </w:r>
    </w:p>
    <w:p w14:paraId="567C60D0" w14:textId="77777777" w:rsidR="00217D8D" w:rsidRPr="00EF3299" w:rsidRDefault="00217D8D" w:rsidP="00217D8D">
      <w:pPr>
        <w:ind w:hanging="567"/>
        <w:jc w:val="both"/>
        <w:rPr>
          <w:rFonts w:ascii="Arial" w:hAnsi="Arial" w:cs="Arial"/>
        </w:rPr>
      </w:pPr>
    </w:p>
    <w:p w14:paraId="7C9AFB47" w14:textId="77777777" w:rsidR="00217D8D" w:rsidRPr="00EF3299" w:rsidRDefault="00217D8D" w:rsidP="00217D8D">
      <w:pPr>
        <w:jc w:val="both"/>
        <w:rPr>
          <w:rFonts w:ascii="Arial" w:hAnsi="Arial" w:cs="Arial"/>
        </w:rPr>
      </w:pPr>
      <w:r w:rsidRPr="00EF3299">
        <w:rPr>
          <w:rFonts w:ascii="Arial" w:hAnsi="Arial" w:cs="Arial"/>
        </w:rPr>
        <w:t>Concordamos em realizar os seguintes procedimentos e comunicar a vocês as constatações resultantes do nosso trabalho:</w:t>
      </w:r>
    </w:p>
    <w:p w14:paraId="60A6CC53"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obter da administração da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a relação de todos os contratos assinados entre [1º de janeiro de 20X1] e [31 de dezembro de 20X1] para os produtos [xyz] (“relação”) e identificar todos os contratos com valores superiores a R$25.000;</w:t>
      </w:r>
    </w:p>
    <w:p w14:paraId="79F97DF7"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para cada contrato identificado com valor superior a R$25.000 na relação, comparar o contrato com os registros de licitação e determinar se cada contrato foi sujeito à licitação com pelo menos 3 fornecedores da “Lista de Fornecedores Pré-Qualificados” da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e</w:t>
      </w:r>
    </w:p>
    <w:p w14:paraId="7362698F"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para cada contrato identificado com valor superior a R$25.000 na relação, comparar o valor a ser pago de acordo com o contrato assinado com o valor efetivamente pago pela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ao fornecedor e determinar se o valor efetivamente pago é igual ao valor acordado no contrato.</w:t>
      </w:r>
    </w:p>
    <w:p w14:paraId="21788478" w14:textId="77777777" w:rsidR="00217D8D" w:rsidRPr="00EF3299" w:rsidRDefault="00217D8D" w:rsidP="00217D8D">
      <w:pPr>
        <w:ind w:left="567" w:hanging="567"/>
        <w:jc w:val="both"/>
        <w:rPr>
          <w:rFonts w:ascii="Arial" w:hAnsi="Arial" w:cs="Arial"/>
        </w:rPr>
      </w:pPr>
    </w:p>
    <w:p w14:paraId="277EAA44" w14:textId="77777777" w:rsidR="00217D8D" w:rsidRPr="00EF3299" w:rsidRDefault="00217D8D" w:rsidP="00217D8D">
      <w:pPr>
        <w:ind w:left="567" w:hanging="567"/>
        <w:jc w:val="both"/>
        <w:rPr>
          <w:rFonts w:ascii="Arial" w:hAnsi="Arial" w:cs="Arial"/>
        </w:rPr>
      </w:pPr>
      <w:r w:rsidRPr="00EF3299">
        <w:rPr>
          <w:rFonts w:ascii="Arial" w:hAnsi="Arial" w:cs="Arial"/>
        </w:rPr>
        <w:t>Os procedimentos devem ser realizados entre [</w:t>
      </w:r>
      <w:r>
        <w:rPr>
          <w:rFonts w:ascii="Arial" w:hAnsi="Arial" w:cs="Arial"/>
        </w:rPr>
        <w:t>d</w:t>
      </w:r>
      <w:r w:rsidRPr="00EF3299">
        <w:rPr>
          <w:rFonts w:ascii="Arial" w:hAnsi="Arial" w:cs="Arial"/>
        </w:rPr>
        <w:t>ata] e [</w:t>
      </w:r>
      <w:r>
        <w:rPr>
          <w:rFonts w:ascii="Arial" w:hAnsi="Arial" w:cs="Arial"/>
        </w:rPr>
        <w:t>d</w:t>
      </w:r>
      <w:r w:rsidRPr="00EF3299">
        <w:rPr>
          <w:rFonts w:ascii="Arial" w:hAnsi="Arial" w:cs="Arial"/>
        </w:rPr>
        <w:t>ata].</w:t>
      </w:r>
    </w:p>
    <w:p w14:paraId="4156AECC" w14:textId="77777777" w:rsidR="00217D8D" w:rsidRPr="00EF3299" w:rsidRDefault="00217D8D" w:rsidP="00217D8D">
      <w:pPr>
        <w:ind w:left="567" w:hanging="567"/>
        <w:jc w:val="both"/>
        <w:rPr>
          <w:rFonts w:ascii="Arial" w:hAnsi="Arial" w:cs="Arial"/>
        </w:rPr>
      </w:pPr>
    </w:p>
    <w:p w14:paraId="357C9583" w14:textId="77777777" w:rsidR="00217D8D" w:rsidRPr="00EF3299" w:rsidRDefault="00217D8D" w:rsidP="00217D8D">
      <w:pPr>
        <w:ind w:left="567" w:hanging="567"/>
        <w:jc w:val="both"/>
        <w:rPr>
          <w:rFonts w:ascii="Arial" w:hAnsi="Arial" w:cs="Arial"/>
        </w:rPr>
      </w:pPr>
      <w:r w:rsidRPr="00EF3299">
        <w:rPr>
          <w:rFonts w:ascii="Arial" w:hAnsi="Arial" w:cs="Arial"/>
        </w:rPr>
        <w:t>Nosso Relatório de Procedimentos Previamente Acordados</w:t>
      </w:r>
    </w:p>
    <w:p w14:paraId="07808E6C" w14:textId="77777777" w:rsidR="00217D8D" w:rsidRPr="00EF3299" w:rsidRDefault="00217D8D" w:rsidP="00217D8D">
      <w:pPr>
        <w:ind w:left="567" w:hanging="567"/>
        <w:jc w:val="both"/>
        <w:rPr>
          <w:rFonts w:ascii="Arial" w:hAnsi="Arial" w:cs="Arial"/>
        </w:rPr>
      </w:pPr>
    </w:p>
    <w:p w14:paraId="69E471D1" w14:textId="77777777" w:rsidR="00217D8D" w:rsidRPr="00EF3299" w:rsidRDefault="00217D8D" w:rsidP="00217D8D">
      <w:pPr>
        <w:jc w:val="both"/>
        <w:rPr>
          <w:rFonts w:ascii="Arial" w:hAnsi="Arial" w:cs="Arial"/>
        </w:rPr>
      </w:pPr>
      <w:r w:rsidRPr="00EF3299">
        <w:rPr>
          <w:rFonts w:ascii="Arial" w:hAnsi="Arial" w:cs="Arial"/>
        </w:rPr>
        <w:t>Como parte do nosso trabalho, emitiremos nosso relatório, que descreverá os procedimentos previamente acordados e as constatações dos procedimentos realizados [inserir referência apropriada à forma e ao conteúdo esperados do relatório de procedimentos previamente acordados].</w:t>
      </w:r>
    </w:p>
    <w:p w14:paraId="7BEF3BAF" w14:textId="77777777" w:rsidR="00217D8D" w:rsidRPr="00EF3299" w:rsidRDefault="00217D8D" w:rsidP="00217D8D">
      <w:pPr>
        <w:jc w:val="both"/>
        <w:rPr>
          <w:rFonts w:ascii="Arial" w:hAnsi="Arial" w:cs="Arial"/>
        </w:rPr>
      </w:pPr>
    </w:p>
    <w:p w14:paraId="23D1A3D5" w14:textId="77777777" w:rsidR="00217D8D" w:rsidRPr="00EF3299" w:rsidRDefault="00217D8D" w:rsidP="00217D8D">
      <w:pPr>
        <w:jc w:val="both"/>
        <w:rPr>
          <w:rFonts w:ascii="Arial" w:hAnsi="Arial" w:cs="Arial"/>
        </w:rPr>
      </w:pPr>
      <w:r w:rsidRPr="00EF3299">
        <w:rPr>
          <w:rFonts w:ascii="Arial" w:hAnsi="Arial" w:cs="Arial"/>
        </w:rPr>
        <w:t>Favor assinar e devolver a cópia desta carta anexa para indicar seu reconhecimento dos acordos para nosso trabalho e sua concordância com eles, incluindo os procedimentos específicos que acordamos que serão realizados e que eles são adequados para fins do trabalho.</w:t>
      </w:r>
    </w:p>
    <w:p w14:paraId="3C86F493" w14:textId="77777777" w:rsidR="00217D8D" w:rsidRPr="00EF3299" w:rsidRDefault="00217D8D" w:rsidP="00217D8D">
      <w:pPr>
        <w:ind w:hanging="567"/>
        <w:jc w:val="both"/>
        <w:rPr>
          <w:rFonts w:ascii="Arial" w:hAnsi="Arial" w:cs="Arial"/>
        </w:rPr>
      </w:pPr>
    </w:p>
    <w:p w14:paraId="20618F36" w14:textId="77777777" w:rsidR="00217D8D" w:rsidRPr="00EF3299" w:rsidRDefault="00217D8D" w:rsidP="00217D8D">
      <w:pPr>
        <w:jc w:val="both"/>
        <w:rPr>
          <w:rFonts w:ascii="Arial" w:hAnsi="Arial" w:cs="Arial"/>
        </w:rPr>
      </w:pPr>
      <w:r w:rsidRPr="00EF3299">
        <w:rPr>
          <w:rFonts w:ascii="Arial" w:hAnsi="Arial" w:cs="Arial"/>
        </w:rPr>
        <w:t>[Inserir outras informações, como acordos de honorários, faturamento e outros termos específicos, conforme adequado.]</w:t>
      </w:r>
    </w:p>
    <w:p w14:paraId="59BFBBFE" w14:textId="77777777" w:rsidR="00217D8D" w:rsidRPr="00EF3299" w:rsidRDefault="00217D8D" w:rsidP="00217D8D">
      <w:pPr>
        <w:ind w:left="567" w:hanging="567"/>
        <w:jc w:val="both"/>
        <w:rPr>
          <w:rFonts w:ascii="Arial" w:hAnsi="Arial" w:cs="Arial"/>
        </w:rPr>
      </w:pPr>
    </w:p>
    <w:p w14:paraId="2B9BF403" w14:textId="77777777" w:rsidR="00217D8D" w:rsidRPr="00EF3299" w:rsidRDefault="00217D8D" w:rsidP="00217D8D">
      <w:pPr>
        <w:ind w:left="567" w:hanging="567"/>
        <w:jc w:val="both"/>
        <w:rPr>
          <w:rFonts w:ascii="Arial" w:hAnsi="Arial" w:cs="Arial"/>
        </w:rPr>
      </w:pPr>
      <w:r w:rsidRPr="00EF3299">
        <w:rPr>
          <w:rFonts w:ascii="Arial" w:hAnsi="Arial" w:cs="Arial"/>
        </w:rPr>
        <w:t>[Nome da firma]</w:t>
      </w:r>
    </w:p>
    <w:p w14:paraId="18ECF0C8" w14:textId="77777777" w:rsidR="00217D8D" w:rsidRPr="00EF3299" w:rsidRDefault="00217D8D" w:rsidP="00217D8D">
      <w:pPr>
        <w:ind w:left="567" w:hanging="567"/>
        <w:jc w:val="both"/>
        <w:rPr>
          <w:rFonts w:ascii="Arial" w:hAnsi="Arial" w:cs="Arial"/>
        </w:rPr>
      </w:pPr>
    </w:p>
    <w:p w14:paraId="54DDEC64" w14:textId="77777777" w:rsidR="00217D8D" w:rsidRPr="00EF3299" w:rsidRDefault="00217D8D" w:rsidP="00217D8D">
      <w:pPr>
        <w:ind w:left="567" w:hanging="567"/>
        <w:jc w:val="both"/>
        <w:rPr>
          <w:rFonts w:ascii="Arial" w:hAnsi="Arial" w:cs="Arial"/>
        </w:rPr>
      </w:pPr>
      <w:r w:rsidRPr="00EF3299">
        <w:rPr>
          <w:rFonts w:ascii="Arial" w:hAnsi="Arial" w:cs="Arial"/>
        </w:rPr>
        <w:t xml:space="preserve">Reconhecido e acordado em nome de [nome da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por:</w:t>
      </w:r>
    </w:p>
    <w:p w14:paraId="60C299F5" w14:textId="77777777" w:rsidR="00217D8D" w:rsidRPr="00EF3299" w:rsidRDefault="00217D8D" w:rsidP="00217D8D">
      <w:pPr>
        <w:ind w:left="567" w:hanging="567"/>
        <w:jc w:val="both"/>
        <w:rPr>
          <w:rFonts w:ascii="Arial" w:hAnsi="Arial" w:cs="Arial"/>
        </w:rPr>
      </w:pPr>
    </w:p>
    <w:p w14:paraId="24993FD8" w14:textId="77777777" w:rsidR="00217D8D" w:rsidRPr="00EF3299" w:rsidRDefault="00217D8D" w:rsidP="00217D8D">
      <w:pPr>
        <w:ind w:left="567" w:hanging="567"/>
        <w:jc w:val="both"/>
        <w:rPr>
          <w:rFonts w:ascii="Arial" w:hAnsi="Arial" w:cs="Arial"/>
        </w:rPr>
      </w:pPr>
      <w:r w:rsidRPr="00EF3299">
        <w:rPr>
          <w:rFonts w:ascii="Arial" w:hAnsi="Arial" w:cs="Arial"/>
        </w:rPr>
        <w:t xml:space="preserve">[Assinatura] </w:t>
      </w:r>
    </w:p>
    <w:p w14:paraId="26331444" w14:textId="77777777" w:rsidR="00217D8D" w:rsidRPr="00EF3299" w:rsidRDefault="00217D8D" w:rsidP="00217D8D">
      <w:pPr>
        <w:ind w:left="567" w:hanging="567"/>
        <w:jc w:val="both"/>
        <w:rPr>
          <w:rFonts w:ascii="Arial" w:hAnsi="Arial" w:cs="Arial"/>
        </w:rPr>
      </w:pPr>
    </w:p>
    <w:p w14:paraId="109D4388" w14:textId="77777777" w:rsidR="00217D8D" w:rsidRPr="00EF3299" w:rsidRDefault="00217D8D" w:rsidP="00217D8D">
      <w:pPr>
        <w:ind w:left="567" w:hanging="567"/>
        <w:jc w:val="both"/>
        <w:rPr>
          <w:rFonts w:ascii="Arial" w:hAnsi="Arial" w:cs="Arial"/>
        </w:rPr>
      </w:pPr>
      <w:r w:rsidRPr="00EF3299">
        <w:rPr>
          <w:rFonts w:ascii="Arial" w:hAnsi="Arial" w:cs="Arial"/>
        </w:rPr>
        <w:t xml:space="preserve">[Nome e </w:t>
      </w:r>
      <w:r>
        <w:rPr>
          <w:rFonts w:ascii="Arial" w:hAnsi="Arial" w:cs="Arial"/>
        </w:rPr>
        <w:t>c</w:t>
      </w:r>
      <w:r w:rsidRPr="00EF3299">
        <w:rPr>
          <w:rFonts w:ascii="Arial" w:hAnsi="Arial" w:cs="Arial"/>
        </w:rPr>
        <w:t xml:space="preserve">argo] </w:t>
      </w:r>
    </w:p>
    <w:p w14:paraId="7C346F2D" w14:textId="77777777" w:rsidR="00217D8D" w:rsidRPr="00EF3299" w:rsidRDefault="00217D8D" w:rsidP="00217D8D">
      <w:pPr>
        <w:ind w:left="567" w:hanging="567"/>
        <w:jc w:val="both"/>
        <w:rPr>
          <w:rFonts w:ascii="Arial" w:hAnsi="Arial" w:cs="Arial"/>
        </w:rPr>
      </w:pPr>
    </w:p>
    <w:p w14:paraId="029A0916" w14:textId="77777777" w:rsidR="00217D8D" w:rsidRPr="00EF3299" w:rsidRDefault="00217D8D" w:rsidP="00217D8D">
      <w:pPr>
        <w:ind w:left="567" w:hanging="567"/>
        <w:jc w:val="both"/>
        <w:rPr>
          <w:rFonts w:ascii="Arial" w:hAnsi="Arial" w:cs="Arial"/>
        </w:rPr>
      </w:pPr>
      <w:r w:rsidRPr="00EF3299">
        <w:rPr>
          <w:rFonts w:ascii="Arial" w:hAnsi="Arial" w:cs="Arial"/>
        </w:rPr>
        <w:t>[Data]</w:t>
      </w:r>
    </w:p>
    <w:p w14:paraId="6A5B4EA8" w14:textId="77777777" w:rsidR="00217D8D" w:rsidRPr="00EF3299" w:rsidRDefault="00217D8D" w:rsidP="00217D8D">
      <w:pPr>
        <w:ind w:left="567" w:hanging="567"/>
        <w:jc w:val="both"/>
        <w:rPr>
          <w:rFonts w:ascii="Arial" w:hAnsi="Arial" w:cs="Arial"/>
        </w:rPr>
      </w:pPr>
      <w:r w:rsidRPr="00EF3299">
        <w:rPr>
          <w:rFonts w:ascii="Arial" w:hAnsi="Arial" w:cs="Arial"/>
        </w:rPr>
        <w:t xml:space="preserve"> </w:t>
      </w:r>
    </w:p>
    <w:p w14:paraId="4BE56FAE" w14:textId="77777777" w:rsidR="00217D8D" w:rsidRPr="00EF3299" w:rsidRDefault="00217D8D" w:rsidP="00217D8D">
      <w:pPr>
        <w:ind w:left="567" w:hanging="567"/>
        <w:jc w:val="both"/>
        <w:rPr>
          <w:rFonts w:ascii="Arial" w:hAnsi="Arial" w:cs="Arial"/>
          <w:b/>
        </w:rPr>
      </w:pPr>
    </w:p>
    <w:p w14:paraId="3BFA3F3A" w14:textId="77777777" w:rsidR="00217D8D" w:rsidRPr="00EF3299" w:rsidRDefault="00217D8D" w:rsidP="00217D8D">
      <w:pPr>
        <w:ind w:left="567" w:hanging="567"/>
        <w:jc w:val="both"/>
        <w:rPr>
          <w:rFonts w:ascii="Arial" w:hAnsi="Arial" w:cs="Arial"/>
          <w:b/>
        </w:rPr>
      </w:pPr>
    </w:p>
    <w:p w14:paraId="0A5865D2" w14:textId="77777777" w:rsidR="00217D8D" w:rsidRPr="00EF3299" w:rsidRDefault="00217D8D" w:rsidP="00217D8D">
      <w:pPr>
        <w:ind w:left="567" w:hanging="567"/>
        <w:jc w:val="both"/>
        <w:rPr>
          <w:rFonts w:ascii="Arial" w:hAnsi="Arial" w:cs="Arial"/>
        </w:rPr>
      </w:pPr>
      <w:r w:rsidRPr="00EF3299">
        <w:rPr>
          <w:rFonts w:ascii="Arial" w:hAnsi="Arial" w:cs="Arial"/>
          <w:b/>
        </w:rPr>
        <w:br w:type="page"/>
        <w:t>Apêndice 2</w:t>
      </w:r>
      <w:r>
        <w:rPr>
          <w:rFonts w:ascii="Arial" w:hAnsi="Arial" w:cs="Arial"/>
          <w:b/>
        </w:rPr>
        <w:t xml:space="preserve"> </w:t>
      </w:r>
      <w:r w:rsidRPr="00EF3299">
        <w:rPr>
          <w:rFonts w:ascii="Arial" w:hAnsi="Arial" w:cs="Arial"/>
        </w:rPr>
        <w:t>(ver item A51)</w:t>
      </w:r>
    </w:p>
    <w:p w14:paraId="7C46E348" w14:textId="77777777" w:rsidR="00217D8D" w:rsidRPr="00EF3299" w:rsidRDefault="00217D8D" w:rsidP="00217D8D">
      <w:pPr>
        <w:ind w:left="567" w:hanging="567"/>
        <w:jc w:val="both"/>
        <w:rPr>
          <w:rFonts w:ascii="Arial" w:hAnsi="Arial" w:cs="Arial"/>
        </w:rPr>
      </w:pPr>
    </w:p>
    <w:p w14:paraId="468A31A0" w14:textId="77777777" w:rsidR="00217D8D" w:rsidRPr="00EF3299" w:rsidRDefault="00217D8D" w:rsidP="00217D8D">
      <w:pPr>
        <w:ind w:left="567" w:hanging="567"/>
        <w:jc w:val="both"/>
        <w:rPr>
          <w:rFonts w:ascii="Arial" w:hAnsi="Arial" w:cs="Arial"/>
        </w:rPr>
      </w:pPr>
    </w:p>
    <w:p w14:paraId="3E9E9354" w14:textId="77777777" w:rsidR="00217D8D" w:rsidRPr="00EF3299" w:rsidRDefault="00217D8D" w:rsidP="00217D8D">
      <w:pPr>
        <w:ind w:left="567" w:hanging="567"/>
        <w:jc w:val="both"/>
        <w:rPr>
          <w:rFonts w:ascii="Arial" w:hAnsi="Arial" w:cs="Arial"/>
          <w:b/>
        </w:rPr>
      </w:pPr>
      <w:r w:rsidRPr="00EF3299">
        <w:rPr>
          <w:rFonts w:ascii="Arial" w:hAnsi="Arial" w:cs="Arial"/>
          <w:b/>
        </w:rPr>
        <w:t>Exemplos de relatórios de procedimentos previamente acordados</w:t>
      </w:r>
    </w:p>
    <w:p w14:paraId="6486CCF0" w14:textId="77777777" w:rsidR="00217D8D" w:rsidRPr="00EF3299" w:rsidRDefault="00217D8D" w:rsidP="00217D8D">
      <w:pPr>
        <w:ind w:left="567" w:hanging="567"/>
        <w:jc w:val="both"/>
        <w:rPr>
          <w:rFonts w:ascii="Arial" w:hAnsi="Arial" w:cs="Arial"/>
        </w:rPr>
      </w:pPr>
    </w:p>
    <w:p w14:paraId="227101B5" w14:textId="77777777" w:rsidR="00217D8D" w:rsidRPr="00EF3299" w:rsidRDefault="00217D8D" w:rsidP="00217D8D">
      <w:pPr>
        <w:ind w:left="567" w:hanging="567"/>
        <w:jc w:val="both"/>
        <w:rPr>
          <w:rFonts w:ascii="Arial" w:hAnsi="Arial" w:cs="Arial"/>
        </w:rPr>
      </w:pPr>
    </w:p>
    <w:p w14:paraId="645B5385" w14:textId="77777777" w:rsidR="00217D8D" w:rsidRPr="00EF3299" w:rsidRDefault="00217D8D" w:rsidP="00217D8D">
      <w:pPr>
        <w:ind w:left="567" w:hanging="567"/>
        <w:jc w:val="both"/>
        <w:rPr>
          <w:rFonts w:ascii="Arial" w:hAnsi="Arial" w:cs="Arial"/>
          <w:b/>
        </w:rPr>
      </w:pPr>
      <w:r w:rsidRPr="00EF3299">
        <w:rPr>
          <w:rFonts w:ascii="Arial" w:hAnsi="Arial" w:cs="Arial"/>
          <w:b/>
        </w:rPr>
        <w:t>Exemplo 1</w:t>
      </w:r>
    </w:p>
    <w:p w14:paraId="1E9FFC32" w14:textId="77777777" w:rsidR="00217D8D" w:rsidRPr="00EF3299" w:rsidRDefault="00217D8D" w:rsidP="00217D8D">
      <w:pPr>
        <w:ind w:left="567" w:hanging="567"/>
        <w:jc w:val="both"/>
        <w:rPr>
          <w:rFonts w:ascii="Arial" w:hAnsi="Arial" w:cs="Arial"/>
        </w:rPr>
      </w:pPr>
    </w:p>
    <w:p w14:paraId="7A9ACCB2" w14:textId="77777777" w:rsidR="00217D8D" w:rsidRPr="00EF3299" w:rsidRDefault="00217D8D" w:rsidP="00217D8D">
      <w:pPr>
        <w:jc w:val="both"/>
        <w:rPr>
          <w:rFonts w:ascii="Arial" w:hAnsi="Arial" w:cs="Arial"/>
        </w:rPr>
      </w:pPr>
      <w:r w:rsidRPr="00EF3299">
        <w:rPr>
          <w:rFonts w:ascii="Arial" w:hAnsi="Arial" w:cs="Arial"/>
        </w:rPr>
        <w:t xml:space="preserve">Para fins deste exemplo de relatório de procedimentos previamente acordados, são consideradas as seguintes circunstâncias: </w:t>
      </w:r>
    </w:p>
    <w:p w14:paraId="1FABD442"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a parte contratante é o destinatário e o único usuário pretendido. A parte contratante não é a parte responsável. Por exemplo, o órgão regulador é a parte contratante e o usuário pretendido, e a entidade supervisionada pelo órgão regulador é a parte responsável;</w:t>
      </w:r>
    </w:p>
    <w:p w14:paraId="1DFAAABD"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não foram encontradas exceções;</w:t>
      </w:r>
    </w:p>
    <w:p w14:paraId="3474E86E"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o auditor não contratou um especialista para realizar qualquer um dos procedimentos previamente acordados;</w:t>
      </w:r>
    </w:p>
    <w:p w14:paraId="0405A0A7"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não há restrição ao uso ou à distribuição do relatório;</w:t>
      </w:r>
    </w:p>
    <w:p w14:paraId="66F0CE3A"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não há requisitos de independência que têm que ser cumpridos pelo auditor; e</w:t>
      </w:r>
    </w:p>
    <w:p w14:paraId="3F2483AD"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r>
      <w:r>
        <w:rPr>
          <w:rFonts w:ascii="Arial" w:hAnsi="Arial" w:cs="Arial"/>
        </w:rPr>
        <w:t>o</w:t>
      </w:r>
      <w:r w:rsidRPr="00EF3299">
        <w:rPr>
          <w:rFonts w:ascii="Arial" w:hAnsi="Arial" w:cs="Arial"/>
        </w:rPr>
        <w:t xml:space="preserve"> limite quantitativo de $100 para a comunicação de exceções no Procedimento 3 foi acordado com a parte contratante.</w:t>
      </w:r>
    </w:p>
    <w:p w14:paraId="76DC604E" w14:textId="77777777" w:rsidR="00217D8D" w:rsidRPr="00EF3299" w:rsidRDefault="00217D8D" w:rsidP="00217D8D">
      <w:pPr>
        <w:ind w:left="567" w:hanging="567"/>
        <w:jc w:val="both"/>
        <w:rPr>
          <w:rFonts w:ascii="Arial" w:hAnsi="Arial" w:cs="Arial"/>
        </w:rPr>
      </w:pPr>
    </w:p>
    <w:p w14:paraId="7F679614" w14:textId="77777777" w:rsidR="00217D8D" w:rsidRPr="00EF3299" w:rsidRDefault="00217D8D" w:rsidP="00217D8D">
      <w:pPr>
        <w:ind w:left="567" w:hanging="567"/>
        <w:jc w:val="both"/>
        <w:rPr>
          <w:rFonts w:ascii="Arial" w:hAnsi="Arial" w:cs="Arial"/>
        </w:rPr>
      </w:pPr>
    </w:p>
    <w:p w14:paraId="43F5864F" w14:textId="77777777" w:rsidR="00217D8D" w:rsidRPr="00EF3299" w:rsidRDefault="00217D8D" w:rsidP="00217D8D">
      <w:pPr>
        <w:jc w:val="both"/>
        <w:rPr>
          <w:rFonts w:ascii="Arial" w:hAnsi="Arial" w:cs="Arial"/>
        </w:rPr>
      </w:pPr>
      <w:r w:rsidRPr="00EF3299">
        <w:rPr>
          <w:rFonts w:ascii="Arial" w:hAnsi="Arial" w:cs="Arial"/>
        </w:rPr>
        <w:t>RELATÓRIO DE PROCEDIMENTOS PREVIAMENTE ACORDADOS SOBRE COMPRAS DOS PRODUTOS [XYZ]</w:t>
      </w:r>
    </w:p>
    <w:p w14:paraId="3D2E6715" w14:textId="77777777" w:rsidR="00217D8D" w:rsidRPr="00EF3299" w:rsidRDefault="00217D8D" w:rsidP="00217D8D">
      <w:pPr>
        <w:ind w:left="567" w:hanging="567"/>
        <w:jc w:val="both"/>
        <w:rPr>
          <w:rFonts w:ascii="Arial" w:hAnsi="Arial" w:cs="Arial"/>
        </w:rPr>
      </w:pPr>
      <w:r w:rsidRPr="00EF3299">
        <w:rPr>
          <w:rFonts w:ascii="Arial" w:hAnsi="Arial" w:cs="Arial"/>
        </w:rPr>
        <w:t>Para [</w:t>
      </w:r>
      <w:r>
        <w:rPr>
          <w:rFonts w:ascii="Arial" w:hAnsi="Arial" w:cs="Arial"/>
        </w:rPr>
        <w:t>d</w:t>
      </w:r>
      <w:r w:rsidRPr="00EF3299">
        <w:rPr>
          <w:rFonts w:ascii="Arial" w:hAnsi="Arial" w:cs="Arial"/>
        </w:rPr>
        <w:t>estinatário]</w:t>
      </w:r>
    </w:p>
    <w:p w14:paraId="38355710" w14:textId="77777777" w:rsidR="00217D8D" w:rsidRPr="00EF3299" w:rsidRDefault="00217D8D" w:rsidP="00217D8D">
      <w:pPr>
        <w:ind w:left="567" w:hanging="567"/>
        <w:jc w:val="both"/>
        <w:rPr>
          <w:rFonts w:ascii="Arial" w:hAnsi="Arial" w:cs="Arial"/>
        </w:rPr>
      </w:pPr>
    </w:p>
    <w:p w14:paraId="7159D0C2" w14:textId="77777777" w:rsidR="00217D8D" w:rsidRPr="00EF3299" w:rsidRDefault="00217D8D" w:rsidP="00217D8D">
      <w:pPr>
        <w:ind w:left="567" w:hanging="567"/>
        <w:jc w:val="both"/>
        <w:rPr>
          <w:rFonts w:ascii="Arial" w:hAnsi="Arial" w:cs="Arial"/>
          <w:b/>
        </w:rPr>
      </w:pPr>
      <w:r w:rsidRPr="00EF3299">
        <w:rPr>
          <w:rFonts w:ascii="Arial" w:hAnsi="Arial" w:cs="Arial"/>
          <w:b/>
        </w:rPr>
        <w:t>Relatório de Procedimentos Previamente Acordados</w:t>
      </w:r>
    </w:p>
    <w:p w14:paraId="1DAA9B6A" w14:textId="77777777" w:rsidR="00217D8D" w:rsidRPr="00EF3299" w:rsidRDefault="00217D8D" w:rsidP="00217D8D">
      <w:pPr>
        <w:ind w:left="567" w:hanging="567"/>
        <w:jc w:val="both"/>
        <w:rPr>
          <w:rFonts w:ascii="Arial" w:hAnsi="Arial" w:cs="Arial"/>
          <w:b/>
        </w:rPr>
      </w:pPr>
    </w:p>
    <w:p w14:paraId="3518EB94" w14:textId="77777777" w:rsidR="00217D8D" w:rsidRPr="00EF3299" w:rsidRDefault="00217D8D" w:rsidP="00217D8D">
      <w:pPr>
        <w:jc w:val="both"/>
        <w:rPr>
          <w:rFonts w:ascii="Arial" w:hAnsi="Arial" w:cs="Arial"/>
        </w:rPr>
      </w:pPr>
      <w:r w:rsidRPr="00EF3299">
        <w:rPr>
          <w:rFonts w:ascii="Arial" w:hAnsi="Arial" w:cs="Arial"/>
        </w:rPr>
        <w:t>Nosso relatório tem como objetivo único auxiliar 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a determinar se a compra dos produtos [xyz] está em conformidade com suas políticas de compra e pode não ser adequado para outro propósito.</w:t>
      </w:r>
    </w:p>
    <w:p w14:paraId="18125DD7" w14:textId="77777777" w:rsidR="00217D8D" w:rsidRPr="00EF3299" w:rsidRDefault="00217D8D" w:rsidP="00217D8D">
      <w:pPr>
        <w:ind w:left="567" w:hanging="567"/>
        <w:jc w:val="both"/>
        <w:rPr>
          <w:rFonts w:ascii="Arial" w:hAnsi="Arial" w:cs="Arial"/>
          <w:b/>
        </w:rPr>
      </w:pPr>
    </w:p>
    <w:p w14:paraId="13A6C91D" w14:textId="77777777" w:rsidR="00217D8D" w:rsidRPr="00EF3299" w:rsidRDefault="00217D8D" w:rsidP="00217D8D">
      <w:pPr>
        <w:ind w:left="567" w:hanging="567"/>
        <w:jc w:val="both"/>
        <w:rPr>
          <w:rFonts w:ascii="Arial" w:hAnsi="Arial" w:cs="Arial"/>
          <w:b/>
        </w:rPr>
      </w:pPr>
      <w:r w:rsidRPr="00EF3299">
        <w:rPr>
          <w:rFonts w:ascii="Arial" w:hAnsi="Arial" w:cs="Arial"/>
          <w:b/>
        </w:rPr>
        <w:t>Responsabilidades da parte contratante e da parte responsável</w:t>
      </w:r>
    </w:p>
    <w:p w14:paraId="007E265F" w14:textId="77777777" w:rsidR="00217D8D" w:rsidRPr="00EF3299" w:rsidRDefault="00217D8D" w:rsidP="00217D8D">
      <w:pPr>
        <w:ind w:left="567" w:hanging="567"/>
        <w:jc w:val="both"/>
        <w:rPr>
          <w:rFonts w:ascii="Arial" w:hAnsi="Arial" w:cs="Arial"/>
        </w:rPr>
      </w:pPr>
    </w:p>
    <w:p w14:paraId="0292ACE8" w14:textId="77777777" w:rsidR="00217D8D" w:rsidRPr="00EF3299" w:rsidRDefault="00217D8D" w:rsidP="00217D8D">
      <w:pPr>
        <w:jc w:val="both"/>
        <w:rPr>
          <w:rFonts w:ascii="Arial" w:hAnsi="Arial" w:cs="Arial"/>
        </w:rPr>
      </w:pPr>
      <w:r w:rsidRPr="00EF3299">
        <w:rPr>
          <w:rFonts w:ascii="Arial" w:hAnsi="Arial" w:cs="Arial"/>
        </w:rPr>
        <w:t>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reconheceu que os procedimentos previamente acordados são adequados para fins do trabalho.</w:t>
      </w:r>
    </w:p>
    <w:p w14:paraId="50000212" w14:textId="77777777" w:rsidR="00217D8D" w:rsidRPr="00EF3299" w:rsidRDefault="00217D8D" w:rsidP="00217D8D">
      <w:pPr>
        <w:ind w:left="567" w:hanging="567"/>
        <w:jc w:val="both"/>
        <w:rPr>
          <w:rFonts w:ascii="Arial" w:hAnsi="Arial" w:cs="Arial"/>
        </w:rPr>
      </w:pPr>
    </w:p>
    <w:p w14:paraId="2B5C3DF3" w14:textId="77777777" w:rsidR="00217D8D" w:rsidRPr="00EF3299" w:rsidRDefault="00217D8D" w:rsidP="00217D8D">
      <w:pPr>
        <w:jc w:val="both"/>
        <w:rPr>
          <w:rFonts w:ascii="Arial" w:hAnsi="Arial" w:cs="Arial"/>
        </w:rPr>
      </w:pPr>
      <w:r w:rsidRPr="00EF3299">
        <w:rPr>
          <w:rFonts w:ascii="Arial" w:hAnsi="Arial" w:cs="Arial"/>
        </w:rPr>
        <w:t>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conforme identificada pela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é responsável pelo objeto sobre o qual os procedimentos previamente acordados são realizados.</w:t>
      </w:r>
    </w:p>
    <w:p w14:paraId="0CC1507F" w14:textId="77777777" w:rsidR="00217D8D" w:rsidRPr="00EF3299" w:rsidRDefault="00217D8D" w:rsidP="00217D8D">
      <w:pPr>
        <w:ind w:left="567" w:hanging="567"/>
        <w:jc w:val="both"/>
        <w:rPr>
          <w:rFonts w:ascii="Arial" w:hAnsi="Arial" w:cs="Arial"/>
        </w:rPr>
      </w:pPr>
    </w:p>
    <w:p w14:paraId="6F39DAF8" w14:textId="77777777" w:rsidR="00217D8D" w:rsidRPr="00EF3299" w:rsidRDefault="00217D8D" w:rsidP="00217D8D">
      <w:pPr>
        <w:ind w:left="567" w:hanging="567"/>
        <w:jc w:val="both"/>
        <w:rPr>
          <w:rFonts w:ascii="Arial" w:hAnsi="Arial" w:cs="Arial"/>
          <w:b/>
        </w:rPr>
      </w:pPr>
      <w:r w:rsidRPr="00EF3299">
        <w:rPr>
          <w:rFonts w:ascii="Arial" w:hAnsi="Arial" w:cs="Arial"/>
          <w:b/>
        </w:rPr>
        <w:t>Responsabilidades do auditor</w:t>
      </w:r>
    </w:p>
    <w:p w14:paraId="19925D33" w14:textId="77777777" w:rsidR="00217D8D" w:rsidRPr="00EF3299" w:rsidRDefault="00217D8D" w:rsidP="00217D8D">
      <w:pPr>
        <w:ind w:left="567" w:hanging="567"/>
        <w:jc w:val="both"/>
        <w:rPr>
          <w:rFonts w:ascii="Arial" w:hAnsi="Arial" w:cs="Arial"/>
        </w:rPr>
      </w:pPr>
    </w:p>
    <w:p w14:paraId="1F0E1FCE" w14:textId="77777777" w:rsidR="00217D8D" w:rsidRPr="00EF3299" w:rsidRDefault="00217D8D" w:rsidP="00217D8D">
      <w:pPr>
        <w:jc w:val="both"/>
        <w:rPr>
          <w:rFonts w:ascii="Arial" w:hAnsi="Arial" w:cs="Arial"/>
        </w:rPr>
      </w:pPr>
      <w:r w:rsidRPr="00EF3299">
        <w:rPr>
          <w:rFonts w:ascii="Arial" w:hAnsi="Arial" w:cs="Arial"/>
        </w:rPr>
        <w:t>Conduzimos o trabalho de procedimentos previamente acordados de acordo com a NBC TSC 4400 –</w:t>
      </w:r>
      <w:r>
        <w:rPr>
          <w:rFonts w:ascii="Arial" w:hAnsi="Arial" w:cs="Arial"/>
        </w:rPr>
        <w:t xml:space="preserve"> </w:t>
      </w:r>
      <w:r w:rsidRPr="00EF3299">
        <w:rPr>
          <w:rFonts w:ascii="Arial" w:hAnsi="Arial" w:cs="Arial"/>
        </w:rPr>
        <w:t xml:space="preserve">Trabalhos de Procedimentos Previamente Acordados. </w:t>
      </w:r>
      <w:r>
        <w:rPr>
          <w:rFonts w:ascii="Arial" w:hAnsi="Arial" w:cs="Arial"/>
        </w:rPr>
        <w:t>O</w:t>
      </w:r>
      <w:r w:rsidRPr="00EF3299">
        <w:rPr>
          <w:rFonts w:ascii="Arial" w:hAnsi="Arial" w:cs="Arial"/>
        </w:rPr>
        <w:t xml:space="preserve"> trabalho de procedimentos previamente acordados envolve a realização por nós dos procedimentos acordados com 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e a comunicação das constatações, que são os resultados factuais dos procedimentos previamente acordados realizados. Não fazemos nenhuma representação sobre a adequação dos procedimentos previamente acordados.</w:t>
      </w:r>
    </w:p>
    <w:p w14:paraId="7BE6F71A" w14:textId="77777777" w:rsidR="00217D8D" w:rsidRPr="00EF3299" w:rsidRDefault="00217D8D" w:rsidP="00217D8D">
      <w:pPr>
        <w:ind w:left="567" w:hanging="567"/>
        <w:jc w:val="both"/>
        <w:rPr>
          <w:rFonts w:ascii="Arial" w:hAnsi="Arial" w:cs="Arial"/>
        </w:rPr>
      </w:pPr>
    </w:p>
    <w:p w14:paraId="66A29568" w14:textId="77777777" w:rsidR="00217D8D" w:rsidRPr="00EF3299" w:rsidRDefault="00217D8D" w:rsidP="00217D8D">
      <w:pPr>
        <w:jc w:val="both"/>
        <w:rPr>
          <w:rFonts w:ascii="Arial" w:hAnsi="Arial" w:cs="Arial"/>
        </w:rPr>
      </w:pPr>
      <w:r w:rsidRPr="00EF3299">
        <w:rPr>
          <w:rFonts w:ascii="Arial" w:hAnsi="Arial" w:cs="Arial"/>
        </w:rPr>
        <w:t>Esse trabalho de procedimentos previamente acordados não é trabalho de asseguração. Dessa forma, não expressamos uma opinião ou uma conclusão de asseguração.</w:t>
      </w:r>
    </w:p>
    <w:p w14:paraId="064AA574" w14:textId="77777777" w:rsidR="00217D8D" w:rsidRPr="00EF3299" w:rsidRDefault="00217D8D" w:rsidP="00217D8D">
      <w:pPr>
        <w:ind w:left="567" w:hanging="567"/>
        <w:jc w:val="both"/>
        <w:rPr>
          <w:rFonts w:ascii="Arial" w:hAnsi="Arial" w:cs="Arial"/>
        </w:rPr>
      </w:pPr>
      <w:r w:rsidRPr="00EF3299">
        <w:rPr>
          <w:rFonts w:ascii="Arial" w:hAnsi="Arial" w:cs="Arial"/>
        </w:rPr>
        <w:t xml:space="preserve"> </w:t>
      </w:r>
    </w:p>
    <w:p w14:paraId="78BA117A" w14:textId="77777777" w:rsidR="00217D8D" w:rsidRPr="00EF3299" w:rsidRDefault="00217D8D" w:rsidP="00217D8D">
      <w:pPr>
        <w:jc w:val="both"/>
        <w:rPr>
          <w:rFonts w:ascii="Arial" w:hAnsi="Arial" w:cs="Arial"/>
        </w:rPr>
      </w:pPr>
      <w:r w:rsidRPr="00EF3299">
        <w:rPr>
          <w:rFonts w:ascii="Arial" w:hAnsi="Arial" w:cs="Arial"/>
        </w:rPr>
        <w:t>Se tivéssemos realizado procedimentos adicionais, outros assuntos poderiam ter chamado a nossa atenção que teriam sido relatados.</w:t>
      </w:r>
    </w:p>
    <w:p w14:paraId="153D7A52" w14:textId="77777777" w:rsidR="00217D8D" w:rsidRPr="00EF3299" w:rsidRDefault="00217D8D" w:rsidP="00217D8D">
      <w:pPr>
        <w:ind w:left="567" w:hanging="567"/>
        <w:jc w:val="both"/>
        <w:rPr>
          <w:rFonts w:ascii="Arial" w:hAnsi="Arial" w:cs="Arial"/>
        </w:rPr>
      </w:pPr>
    </w:p>
    <w:p w14:paraId="728A5F26" w14:textId="77777777" w:rsidR="00217D8D" w:rsidRPr="00EF3299" w:rsidRDefault="00217D8D" w:rsidP="00217D8D">
      <w:pPr>
        <w:ind w:left="567" w:hanging="567"/>
        <w:jc w:val="both"/>
        <w:rPr>
          <w:rFonts w:ascii="Arial" w:hAnsi="Arial" w:cs="Arial"/>
          <w:i/>
        </w:rPr>
      </w:pPr>
      <w:r w:rsidRPr="00EF3299">
        <w:rPr>
          <w:rFonts w:ascii="Arial" w:hAnsi="Arial" w:cs="Arial"/>
          <w:i/>
        </w:rPr>
        <w:t xml:space="preserve">Ética profissional e </w:t>
      </w:r>
      <w:r>
        <w:rPr>
          <w:rFonts w:ascii="Arial" w:hAnsi="Arial" w:cs="Arial"/>
          <w:i/>
        </w:rPr>
        <w:t>gestão</w:t>
      </w:r>
      <w:r w:rsidRPr="00EF3299">
        <w:rPr>
          <w:rFonts w:ascii="Arial" w:hAnsi="Arial" w:cs="Arial"/>
          <w:i/>
        </w:rPr>
        <w:t xml:space="preserve"> de qualidade</w:t>
      </w:r>
    </w:p>
    <w:p w14:paraId="417119F5" w14:textId="77777777" w:rsidR="00217D8D" w:rsidRPr="00EF3299" w:rsidRDefault="00217D8D" w:rsidP="00217D8D">
      <w:pPr>
        <w:ind w:left="567" w:hanging="567"/>
        <w:jc w:val="both"/>
        <w:rPr>
          <w:rFonts w:ascii="Arial" w:hAnsi="Arial" w:cs="Arial"/>
        </w:rPr>
      </w:pPr>
    </w:p>
    <w:p w14:paraId="2AFDAE3D" w14:textId="77777777" w:rsidR="00217D8D" w:rsidRPr="00EF3299" w:rsidRDefault="00217D8D" w:rsidP="00217D8D">
      <w:pPr>
        <w:jc w:val="both"/>
        <w:rPr>
          <w:rFonts w:ascii="Arial" w:hAnsi="Arial" w:cs="Arial"/>
        </w:rPr>
      </w:pPr>
      <w:r w:rsidRPr="00EF3299">
        <w:rPr>
          <w:rFonts w:ascii="Arial" w:hAnsi="Arial" w:cs="Arial"/>
        </w:rPr>
        <w:t>Cumprimos com os requisitos éticos ao [descrever os requisitos éticos relevantes]. Para fins desse trabalho, não há requisitos de independência com os quais temos que cumprir.</w:t>
      </w:r>
    </w:p>
    <w:p w14:paraId="611212A8" w14:textId="77777777" w:rsidR="00217D8D" w:rsidRPr="00EF3299" w:rsidRDefault="00217D8D" w:rsidP="00217D8D">
      <w:pPr>
        <w:ind w:left="567" w:hanging="567"/>
        <w:jc w:val="both"/>
        <w:rPr>
          <w:rFonts w:ascii="Arial" w:hAnsi="Arial" w:cs="Arial"/>
        </w:rPr>
      </w:pPr>
    </w:p>
    <w:p w14:paraId="0D628F3A" w14:textId="77777777" w:rsidR="00217D8D" w:rsidRPr="00EF3299" w:rsidRDefault="00217D8D" w:rsidP="00217D8D">
      <w:pPr>
        <w:jc w:val="both"/>
        <w:rPr>
          <w:rFonts w:ascii="Arial" w:hAnsi="Arial" w:cs="Arial"/>
        </w:rPr>
      </w:pPr>
      <w:r w:rsidRPr="00EF3299">
        <w:rPr>
          <w:rFonts w:ascii="Arial" w:hAnsi="Arial" w:cs="Arial"/>
        </w:rPr>
        <w:t>Nossa firma aplica a NBC PA 01 –</w:t>
      </w:r>
      <w:r>
        <w:rPr>
          <w:rFonts w:ascii="Arial" w:hAnsi="Arial" w:cs="Arial"/>
        </w:rPr>
        <w:t xml:space="preserve"> Gestão</w:t>
      </w:r>
      <w:r w:rsidRPr="00EF3299">
        <w:rPr>
          <w:rFonts w:ascii="Arial" w:hAnsi="Arial" w:cs="Arial"/>
        </w:rPr>
        <w:t xml:space="preserve"> de Qualidade para Firmas (Pessoas Jurídicas e Físicas) de Auditores Independentes, e, consequentemente, mantém um sistema de </w:t>
      </w:r>
      <w:r>
        <w:rPr>
          <w:rFonts w:ascii="Arial" w:hAnsi="Arial" w:cs="Arial"/>
        </w:rPr>
        <w:t>gestão</w:t>
      </w:r>
      <w:r w:rsidRPr="00EF3299">
        <w:rPr>
          <w:rFonts w:ascii="Arial" w:hAnsi="Arial" w:cs="Arial"/>
        </w:rPr>
        <w:t xml:space="preserve"> de qualidade abrangente, incluindo políticas e procedimentos documentados relacionados com o cumprimento dos requisitos éticos, padrões profissionais e requisitos legais e regulatórios aplicáveis.</w:t>
      </w:r>
    </w:p>
    <w:p w14:paraId="191D4F88" w14:textId="77777777" w:rsidR="00217D8D" w:rsidRPr="00EF3299" w:rsidRDefault="00217D8D" w:rsidP="00217D8D">
      <w:pPr>
        <w:ind w:left="567" w:hanging="567"/>
        <w:jc w:val="both"/>
        <w:rPr>
          <w:rFonts w:ascii="Arial" w:hAnsi="Arial" w:cs="Arial"/>
        </w:rPr>
      </w:pPr>
    </w:p>
    <w:p w14:paraId="1480D55F" w14:textId="77777777" w:rsidR="00217D8D" w:rsidRPr="00EF3299" w:rsidRDefault="00217D8D" w:rsidP="00217D8D">
      <w:pPr>
        <w:ind w:left="567" w:hanging="567"/>
        <w:jc w:val="both"/>
        <w:rPr>
          <w:rFonts w:ascii="Arial" w:hAnsi="Arial" w:cs="Arial"/>
          <w:b/>
        </w:rPr>
      </w:pPr>
      <w:r w:rsidRPr="00EF3299">
        <w:rPr>
          <w:rFonts w:ascii="Arial" w:hAnsi="Arial" w:cs="Arial"/>
          <w:b/>
        </w:rPr>
        <w:t>Procedimentos e constatações</w:t>
      </w:r>
    </w:p>
    <w:p w14:paraId="2D86637F" w14:textId="77777777" w:rsidR="00217D8D" w:rsidRPr="00EF3299" w:rsidRDefault="00217D8D" w:rsidP="00217D8D">
      <w:pPr>
        <w:ind w:left="567" w:hanging="567"/>
        <w:jc w:val="both"/>
        <w:rPr>
          <w:rFonts w:ascii="Arial" w:hAnsi="Arial" w:cs="Arial"/>
        </w:rPr>
      </w:pPr>
    </w:p>
    <w:p w14:paraId="17A3CBA4" w14:textId="77777777" w:rsidR="00217D8D" w:rsidRPr="00EF3299" w:rsidRDefault="00217D8D" w:rsidP="00217D8D">
      <w:pPr>
        <w:jc w:val="both"/>
        <w:rPr>
          <w:rFonts w:ascii="Arial" w:hAnsi="Arial" w:cs="Arial"/>
        </w:rPr>
      </w:pPr>
      <w:r w:rsidRPr="00EF3299">
        <w:rPr>
          <w:rFonts w:ascii="Arial" w:hAnsi="Arial" w:cs="Arial"/>
        </w:rPr>
        <w:t>Realizamos os procedimentos descritos abaixo, que foram acordados com 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sobre a compra dos produtos [xyz].</w:t>
      </w:r>
    </w:p>
    <w:p w14:paraId="01C81784" w14:textId="77777777" w:rsidR="00217D8D" w:rsidRPr="00EF3299" w:rsidRDefault="00217D8D" w:rsidP="00217D8D">
      <w:pPr>
        <w:ind w:left="567" w:hanging="567"/>
        <w:jc w:val="both"/>
        <w:rPr>
          <w:rFonts w:ascii="Arial" w:hAnsi="Arial" w:cs="Arial"/>
        </w:rPr>
      </w:pPr>
    </w:p>
    <w:p w14:paraId="743ADA9F" w14:textId="77777777" w:rsidR="00217D8D" w:rsidRPr="00EF3299" w:rsidRDefault="00217D8D" w:rsidP="00217D8D">
      <w:pPr>
        <w:ind w:left="567" w:hanging="567"/>
        <w:jc w:val="both"/>
        <w:rPr>
          <w:rFonts w:ascii="Arial" w:hAnsi="Arial" w:cs="Arial"/>
          <w:b/>
          <w:bCs/>
        </w:rPr>
      </w:pPr>
      <w:r w:rsidRPr="00EF3299">
        <w:rPr>
          <w:rFonts w:ascii="Arial" w:hAnsi="Arial" w:cs="Arial"/>
          <w:b/>
          <w:bCs/>
        </w:rPr>
        <w:t>Procedimentos</w:t>
      </w:r>
      <w:r w:rsidRPr="00EF3299">
        <w:rPr>
          <w:rFonts w:ascii="Arial" w:hAnsi="Arial" w:cs="Arial"/>
          <w:b/>
          <w:bCs/>
        </w:rPr>
        <w:tab/>
      </w:r>
    </w:p>
    <w:p w14:paraId="10E20465" w14:textId="77777777" w:rsidR="00217D8D" w:rsidRPr="00EF3299" w:rsidRDefault="00217D8D" w:rsidP="00217D8D">
      <w:pPr>
        <w:ind w:left="567" w:hanging="567"/>
        <w:jc w:val="both"/>
        <w:rPr>
          <w:rFonts w:ascii="Arial" w:hAnsi="Arial" w:cs="Arial"/>
        </w:rPr>
      </w:pPr>
    </w:p>
    <w:p w14:paraId="49CF6032" w14:textId="77777777" w:rsidR="00217D8D" w:rsidRPr="00EF3299" w:rsidRDefault="00217D8D" w:rsidP="00217D8D">
      <w:pPr>
        <w:ind w:left="284" w:hanging="284"/>
        <w:jc w:val="both"/>
        <w:rPr>
          <w:rFonts w:ascii="Arial" w:hAnsi="Arial" w:cs="Arial"/>
        </w:rPr>
      </w:pPr>
      <w:r w:rsidRPr="00EF3299">
        <w:rPr>
          <w:rFonts w:ascii="Arial" w:hAnsi="Arial" w:cs="Arial"/>
        </w:rPr>
        <w:t xml:space="preserve">1. Obter da administração da </w:t>
      </w:r>
      <w:r>
        <w:rPr>
          <w:rFonts w:ascii="Arial" w:hAnsi="Arial" w:cs="Arial"/>
        </w:rPr>
        <w:t>p</w:t>
      </w:r>
      <w:r w:rsidRPr="00EF3299">
        <w:rPr>
          <w:rFonts w:ascii="Arial" w:hAnsi="Arial" w:cs="Arial"/>
        </w:rPr>
        <w:t xml:space="preserve">Parte </w:t>
      </w:r>
      <w:r>
        <w:rPr>
          <w:rFonts w:ascii="Arial" w:hAnsi="Arial" w:cs="Arial"/>
        </w:rPr>
        <w:t>r</w:t>
      </w:r>
      <w:r w:rsidRPr="00EF3299">
        <w:rPr>
          <w:rFonts w:ascii="Arial" w:hAnsi="Arial" w:cs="Arial"/>
        </w:rPr>
        <w:t>esponsável] a relação de todos os contratos assinados entre [1º de janeiro de 20X1] e [31 de dezembro de 20X1] para os produtos [xyz] (“relação”) e identificar todos os contratos com valor superior a R$25.000.</w:t>
      </w:r>
    </w:p>
    <w:p w14:paraId="33AA3F46" w14:textId="77777777" w:rsidR="00217D8D" w:rsidRPr="00EF3299" w:rsidRDefault="00217D8D" w:rsidP="00217D8D">
      <w:pPr>
        <w:ind w:left="567" w:hanging="567"/>
        <w:jc w:val="both"/>
        <w:rPr>
          <w:rFonts w:ascii="Arial" w:hAnsi="Arial" w:cs="Arial"/>
        </w:rPr>
      </w:pPr>
    </w:p>
    <w:p w14:paraId="254A237E" w14:textId="77777777" w:rsidR="00217D8D" w:rsidRPr="00EF3299" w:rsidRDefault="00217D8D" w:rsidP="00217D8D">
      <w:pPr>
        <w:ind w:left="284" w:hanging="284"/>
        <w:jc w:val="both"/>
        <w:rPr>
          <w:rFonts w:ascii="Arial" w:hAnsi="Arial" w:cs="Arial"/>
        </w:rPr>
      </w:pPr>
      <w:r w:rsidRPr="00EF3299">
        <w:rPr>
          <w:rFonts w:ascii="Arial" w:hAnsi="Arial" w:cs="Arial"/>
        </w:rPr>
        <w:t>2. Para cada contrato identificado com valor superior a R$25.000 na relação, comparar o contrato com os registros de licitação e determinar se o contrato foi sujeito à licitação com pelo menos 3 fornecedores da “Lista de Fornecedores Pré-Qualificados” da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w:t>
      </w:r>
    </w:p>
    <w:p w14:paraId="2840620E" w14:textId="77777777" w:rsidR="00217D8D" w:rsidRPr="00EF3299" w:rsidRDefault="00217D8D" w:rsidP="00217D8D">
      <w:pPr>
        <w:ind w:left="567" w:hanging="567"/>
        <w:jc w:val="both"/>
        <w:rPr>
          <w:rFonts w:ascii="Arial" w:hAnsi="Arial" w:cs="Arial"/>
        </w:rPr>
      </w:pPr>
    </w:p>
    <w:p w14:paraId="48FE7F4A" w14:textId="77777777" w:rsidR="00217D8D" w:rsidRPr="00EF3299" w:rsidRDefault="00217D8D" w:rsidP="00217D8D">
      <w:pPr>
        <w:ind w:left="284" w:hanging="284"/>
        <w:jc w:val="both"/>
        <w:rPr>
          <w:rFonts w:ascii="Arial" w:hAnsi="Arial" w:cs="Arial"/>
        </w:rPr>
      </w:pPr>
      <w:r w:rsidRPr="00EF3299">
        <w:rPr>
          <w:rFonts w:ascii="Arial" w:hAnsi="Arial" w:cs="Arial"/>
        </w:rPr>
        <w:t>3. Para cada contrato identificado com valor superior a R$25.000 na relação, comparar o valor a ser pago de acordo com o contrato assinado com o valor efetivamente pago pela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ao fornecedor e determinar se o valor efetivamente pago está dentro da margem de R$100 do valor acordado no contrato.</w:t>
      </w:r>
    </w:p>
    <w:p w14:paraId="6666094E" w14:textId="77777777" w:rsidR="00217D8D" w:rsidRPr="00EF3299" w:rsidRDefault="00217D8D" w:rsidP="00217D8D">
      <w:pPr>
        <w:ind w:left="567" w:hanging="567"/>
        <w:jc w:val="both"/>
        <w:rPr>
          <w:rFonts w:ascii="Arial" w:hAnsi="Arial" w:cs="Arial"/>
        </w:rPr>
      </w:pPr>
    </w:p>
    <w:p w14:paraId="737FE3DA" w14:textId="77777777" w:rsidR="00217D8D" w:rsidRPr="00EF3299" w:rsidRDefault="00217D8D" w:rsidP="00217D8D">
      <w:pPr>
        <w:ind w:left="567" w:hanging="567"/>
        <w:jc w:val="both"/>
        <w:rPr>
          <w:rFonts w:ascii="Arial" w:hAnsi="Arial" w:cs="Arial"/>
          <w:b/>
        </w:rPr>
      </w:pPr>
      <w:r w:rsidRPr="00EF3299">
        <w:rPr>
          <w:rFonts w:ascii="Arial" w:hAnsi="Arial" w:cs="Arial"/>
          <w:b/>
        </w:rPr>
        <w:t>Constatações</w:t>
      </w:r>
    </w:p>
    <w:p w14:paraId="0C551F54" w14:textId="77777777" w:rsidR="00217D8D" w:rsidRPr="00EF3299" w:rsidRDefault="00217D8D" w:rsidP="00217D8D">
      <w:pPr>
        <w:ind w:left="567" w:hanging="567"/>
        <w:jc w:val="both"/>
        <w:rPr>
          <w:rFonts w:ascii="Arial" w:hAnsi="Arial" w:cs="Arial"/>
        </w:rPr>
      </w:pPr>
    </w:p>
    <w:p w14:paraId="389F9A2E" w14:textId="77777777" w:rsidR="00217D8D" w:rsidRPr="00EF3299" w:rsidRDefault="00217D8D" w:rsidP="00217D8D">
      <w:pPr>
        <w:ind w:left="567" w:hanging="567"/>
        <w:jc w:val="both"/>
        <w:rPr>
          <w:rFonts w:ascii="Arial" w:hAnsi="Arial" w:cs="Arial"/>
        </w:rPr>
      </w:pPr>
      <w:r w:rsidRPr="00EF3299">
        <w:rPr>
          <w:rFonts w:ascii="Arial" w:hAnsi="Arial" w:cs="Arial"/>
        </w:rPr>
        <w:t>1. Obtivemos da administração uma relação de todos os contratos para os produtos [xyz] assinados entre [1º de janeiro de 20X1] e [31 de dezembro de 20X1].Dos 125 contratos da relação, identificamos 37 contratos com valor superior a R$25.000.</w:t>
      </w:r>
    </w:p>
    <w:p w14:paraId="5DEAA72F" w14:textId="77777777" w:rsidR="00217D8D" w:rsidRPr="00EF3299" w:rsidRDefault="00217D8D" w:rsidP="00217D8D">
      <w:pPr>
        <w:ind w:left="567" w:hanging="567"/>
        <w:jc w:val="both"/>
        <w:rPr>
          <w:rFonts w:ascii="Arial" w:hAnsi="Arial" w:cs="Arial"/>
        </w:rPr>
      </w:pPr>
    </w:p>
    <w:p w14:paraId="0E1C9310" w14:textId="77777777" w:rsidR="00217D8D" w:rsidRPr="00EF3299" w:rsidRDefault="00217D8D" w:rsidP="00217D8D">
      <w:pPr>
        <w:ind w:left="284" w:hanging="284"/>
        <w:jc w:val="both"/>
        <w:rPr>
          <w:rFonts w:ascii="Arial" w:hAnsi="Arial" w:cs="Arial"/>
        </w:rPr>
      </w:pPr>
      <w:r w:rsidRPr="00EF3299">
        <w:rPr>
          <w:rFonts w:ascii="Arial" w:hAnsi="Arial" w:cs="Arial"/>
        </w:rPr>
        <w:t>2. Inspecionamos os registros de licitação relacionados com os 37 contratos com valor superior a R$25.000. Constatamos que todos os 37 contratos foram sujeitos à licitação com pelo menos 3 fornecedores da “Lista de Fornecedores Pré-Qualificados” da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w:t>
      </w:r>
    </w:p>
    <w:p w14:paraId="7942903F" w14:textId="77777777" w:rsidR="00217D8D" w:rsidRPr="00EF3299" w:rsidRDefault="00217D8D" w:rsidP="00217D8D">
      <w:pPr>
        <w:ind w:left="567" w:hanging="567"/>
        <w:jc w:val="both"/>
        <w:rPr>
          <w:rFonts w:ascii="Arial" w:hAnsi="Arial" w:cs="Arial"/>
        </w:rPr>
      </w:pPr>
    </w:p>
    <w:p w14:paraId="09A4AD03" w14:textId="77777777" w:rsidR="00217D8D" w:rsidRPr="00EF3299" w:rsidRDefault="00217D8D" w:rsidP="00217D8D">
      <w:pPr>
        <w:jc w:val="both"/>
        <w:rPr>
          <w:rFonts w:ascii="Arial" w:hAnsi="Arial" w:cs="Arial"/>
        </w:rPr>
      </w:pPr>
      <w:r w:rsidRPr="00EF3299">
        <w:rPr>
          <w:rFonts w:ascii="Arial" w:hAnsi="Arial" w:cs="Arial"/>
        </w:rPr>
        <w:t>3. Obtivemos os contratos assinados dos 37 contratos com valor superior a R$25.000 na relação e comparamos os valores a serem pagos de acordo com os contratos com os valores efetivamente pagos pela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ao fornecedor.Constatamos que os valores efetivamente pagos estão dentro da margem de R$100 dos valores acordados em todos os 37 contratos, sem nenhuma exceção observada.</w:t>
      </w:r>
    </w:p>
    <w:p w14:paraId="0D8E03C4" w14:textId="77777777" w:rsidR="00217D8D" w:rsidRPr="00EF3299" w:rsidRDefault="00217D8D" w:rsidP="00217D8D">
      <w:pPr>
        <w:ind w:left="567" w:hanging="567"/>
        <w:jc w:val="both"/>
        <w:rPr>
          <w:rFonts w:ascii="Arial" w:hAnsi="Arial" w:cs="Arial"/>
        </w:rPr>
      </w:pPr>
    </w:p>
    <w:p w14:paraId="1C33281C" w14:textId="77777777" w:rsidR="00217D8D" w:rsidRPr="00EF3299" w:rsidRDefault="00217D8D" w:rsidP="00217D8D">
      <w:pPr>
        <w:ind w:left="567" w:hanging="567"/>
        <w:jc w:val="both"/>
        <w:rPr>
          <w:rFonts w:ascii="Arial" w:hAnsi="Arial" w:cs="Arial"/>
        </w:rPr>
      </w:pPr>
    </w:p>
    <w:p w14:paraId="71966C99" w14:textId="77777777" w:rsidR="00217D8D" w:rsidRPr="00EF3299" w:rsidRDefault="00217D8D" w:rsidP="00217D8D">
      <w:pPr>
        <w:ind w:left="567" w:hanging="567"/>
        <w:jc w:val="both"/>
        <w:rPr>
          <w:rFonts w:ascii="Arial" w:hAnsi="Arial" w:cs="Arial"/>
        </w:rPr>
      </w:pPr>
      <w:r w:rsidRPr="00EF3299">
        <w:rPr>
          <w:rFonts w:ascii="Arial" w:hAnsi="Arial" w:cs="Arial"/>
        </w:rPr>
        <w:t>[Assinatura do audito</w:t>
      </w:r>
      <w:r>
        <w:rPr>
          <w:rFonts w:ascii="Arial" w:hAnsi="Arial" w:cs="Arial"/>
        </w:rPr>
        <w:t>, identificando sua categoria profissional de contador</w:t>
      </w:r>
      <w:r w:rsidRPr="00EF3299">
        <w:rPr>
          <w:rFonts w:ascii="Arial" w:hAnsi="Arial" w:cs="Arial"/>
        </w:rPr>
        <w:t>]</w:t>
      </w:r>
    </w:p>
    <w:p w14:paraId="32D10CCA" w14:textId="77777777" w:rsidR="00217D8D" w:rsidRPr="00EF3299" w:rsidRDefault="00217D8D" w:rsidP="00217D8D">
      <w:pPr>
        <w:ind w:left="567" w:hanging="567"/>
        <w:jc w:val="both"/>
        <w:rPr>
          <w:rFonts w:ascii="Arial" w:hAnsi="Arial" w:cs="Arial"/>
        </w:rPr>
      </w:pPr>
    </w:p>
    <w:p w14:paraId="18E467BE" w14:textId="77777777" w:rsidR="00217D8D" w:rsidRPr="00EF3299" w:rsidRDefault="00217D8D" w:rsidP="00217D8D">
      <w:pPr>
        <w:ind w:left="567" w:hanging="567"/>
        <w:jc w:val="both"/>
        <w:rPr>
          <w:rFonts w:ascii="Arial" w:hAnsi="Arial" w:cs="Arial"/>
        </w:rPr>
      </w:pPr>
      <w:r w:rsidRPr="00EF3299">
        <w:rPr>
          <w:rFonts w:ascii="Arial" w:hAnsi="Arial" w:cs="Arial"/>
        </w:rPr>
        <w:t>[Data do relatório do auditor]</w:t>
      </w:r>
    </w:p>
    <w:p w14:paraId="0D6CAD02" w14:textId="77777777" w:rsidR="00217D8D" w:rsidRPr="00EF3299" w:rsidRDefault="00217D8D" w:rsidP="00217D8D">
      <w:pPr>
        <w:pStyle w:val="Corpodetexto"/>
        <w:kinsoku w:val="0"/>
        <w:overflowPunct w:val="0"/>
        <w:ind w:left="567" w:hanging="567"/>
      </w:pPr>
    </w:p>
    <w:p w14:paraId="1D35D60F" w14:textId="77777777" w:rsidR="00217D8D" w:rsidRPr="00EF3299" w:rsidRDefault="00217D8D" w:rsidP="00217D8D">
      <w:pPr>
        <w:ind w:left="567" w:hanging="567"/>
        <w:jc w:val="both"/>
        <w:rPr>
          <w:rFonts w:ascii="Arial" w:hAnsi="Arial" w:cs="Arial"/>
        </w:rPr>
      </w:pPr>
      <w:r w:rsidRPr="00EF3299">
        <w:rPr>
          <w:rFonts w:ascii="Arial" w:hAnsi="Arial" w:cs="Arial"/>
        </w:rPr>
        <w:t>[Endereço do auditor]</w:t>
      </w:r>
    </w:p>
    <w:p w14:paraId="3561B6FF" w14:textId="77777777" w:rsidR="00217D8D" w:rsidRPr="00EF3299" w:rsidRDefault="00217D8D" w:rsidP="00217D8D">
      <w:pPr>
        <w:ind w:left="567" w:hanging="567"/>
        <w:jc w:val="both"/>
        <w:rPr>
          <w:rFonts w:ascii="Arial" w:hAnsi="Arial" w:cs="Arial"/>
        </w:rPr>
      </w:pPr>
    </w:p>
    <w:p w14:paraId="00B61B4C" w14:textId="77777777" w:rsidR="00217D8D" w:rsidRPr="00EF3299" w:rsidRDefault="00217D8D" w:rsidP="00217D8D">
      <w:pPr>
        <w:ind w:left="567" w:hanging="567"/>
        <w:jc w:val="both"/>
        <w:rPr>
          <w:rFonts w:ascii="Arial" w:hAnsi="Arial" w:cs="Arial"/>
        </w:rPr>
      </w:pPr>
    </w:p>
    <w:p w14:paraId="6541F119" w14:textId="77777777" w:rsidR="00217D8D" w:rsidRPr="00EF3299" w:rsidRDefault="00217D8D" w:rsidP="00217D8D">
      <w:pPr>
        <w:ind w:left="567" w:hanging="567"/>
        <w:jc w:val="both"/>
        <w:rPr>
          <w:rFonts w:ascii="Arial" w:hAnsi="Arial" w:cs="Arial"/>
          <w:b/>
        </w:rPr>
      </w:pPr>
      <w:r w:rsidRPr="00EF3299">
        <w:rPr>
          <w:rFonts w:ascii="Arial" w:hAnsi="Arial" w:cs="Arial"/>
          <w:b/>
        </w:rPr>
        <w:t>Exemplo 2</w:t>
      </w:r>
    </w:p>
    <w:p w14:paraId="2DCB38A8" w14:textId="77777777" w:rsidR="00217D8D" w:rsidRPr="00EF3299" w:rsidRDefault="00217D8D" w:rsidP="00217D8D">
      <w:pPr>
        <w:ind w:left="567" w:hanging="567"/>
        <w:jc w:val="both"/>
        <w:rPr>
          <w:rFonts w:ascii="Arial" w:hAnsi="Arial" w:cs="Arial"/>
        </w:rPr>
      </w:pPr>
    </w:p>
    <w:p w14:paraId="68494B89" w14:textId="77777777" w:rsidR="00217D8D" w:rsidRPr="00EF3299" w:rsidRDefault="00217D8D" w:rsidP="00217D8D">
      <w:pPr>
        <w:jc w:val="both"/>
        <w:rPr>
          <w:rFonts w:ascii="Arial" w:hAnsi="Arial" w:cs="Arial"/>
        </w:rPr>
      </w:pPr>
      <w:r w:rsidRPr="00EF3299">
        <w:rPr>
          <w:rFonts w:ascii="Arial" w:hAnsi="Arial" w:cs="Arial"/>
        </w:rPr>
        <w:t xml:space="preserve">Para fins deste exemplo de relatório de procedimentos previamente acordados, são consideradas as seguintes circunstâncias: </w:t>
      </w:r>
    </w:p>
    <w:p w14:paraId="5EE3C40C"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a parte contratante é a parte responsável. O usuário pretendido, que é diferente da parte contratante, é um destinatário além da parte contratante. Por exemplo, o órgão regulador é o usuário pretendido e a entidade supervisionada pelo órgão regulador é a parte contratante e a parte responsável;</w:t>
      </w:r>
    </w:p>
    <w:p w14:paraId="62E4F52C"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foram encontradas exceções;</w:t>
      </w:r>
    </w:p>
    <w:p w14:paraId="049E79A5"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o auditor contratou um especialista para realizar um procedimento previamente acordado e uma referência a esse especialista foi incluída no relatório de procedimentos previamente acordados;</w:t>
      </w:r>
    </w:p>
    <w:p w14:paraId="4EAD6E8E"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há uma restrição ao uso e à distribuição do relatório;</w:t>
      </w:r>
    </w:p>
    <w:p w14:paraId="6E771F97"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o auditor é o auditor das demonstrações contábeis da parte contratante (que é a parte responsável). O auditor concordou com a parte contratante que o seu cumprimento dos requisitos de independência aplicáveis a auditorias de demonstrações contábeis é adequado para fins do trabalho de procedimentos previamente acordados. O auditor concordou em incluir, nos termos do trabalho, o cumprimento dos requisitos de independência aplicáveis a auditorias de demonstrações contábeis para fins do trabalho de procedimentos previamente acordados; e</w:t>
      </w:r>
    </w:p>
    <w:p w14:paraId="6B03D42C" w14:textId="77777777" w:rsidR="00217D8D" w:rsidRPr="00EF3299" w:rsidRDefault="00217D8D" w:rsidP="00217D8D">
      <w:pPr>
        <w:ind w:left="284" w:hanging="284"/>
        <w:jc w:val="both"/>
        <w:rPr>
          <w:rFonts w:ascii="Arial" w:hAnsi="Arial" w:cs="Arial"/>
        </w:rPr>
      </w:pPr>
      <w:r w:rsidRPr="00EF3299">
        <w:rPr>
          <w:rFonts w:ascii="Arial" w:hAnsi="Arial" w:cs="Arial"/>
        </w:rPr>
        <w:t>•</w:t>
      </w:r>
      <w:r w:rsidRPr="00EF3299">
        <w:rPr>
          <w:rFonts w:ascii="Arial" w:hAnsi="Arial" w:cs="Arial"/>
        </w:rPr>
        <w:tab/>
        <w:t>o auditor incluiu uma referência à data em que os procedimentos foram acordados nos termos do trabalho.</w:t>
      </w:r>
    </w:p>
    <w:p w14:paraId="0CEF809E" w14:textId="77777777" w:rsidR="00217D8D" w:rsidRPr="00EF3299" w:rsidRDefault="00217D8D" w:rsidP="00217D8D">
      <w:pPr>
        <w:ind w:left="567" w:hanging="567"/>
        <w:jc w:val="both"/>
        <w:rPr>
          <w:rFonts w:ascii="Arial" w:hAnsi="Arial" w:cs="Arial"/>
        </w:rPr>
      </w:pPr>
    </w:p>
    <w:p w14:paraId="5B25DEC6" w14:textId="77777777" w:rsidR="00217D8D" w:rsidRPr="00EF3299" w:rsidRDefault="00217D8D" w:rsidP="00217D8D">
      <w:pPr>
        <w:ind w:left="567" w:hanging="567"/>
        <w:jc w:val="both"/>
        <w:rPr>
          <w:rFonts w:ascii="Arial" w:hAnsi="Arial" w:cs="Arial"/>
        </w:rPr>
      </w:pPr>
    </w:p>
    <w:p w14:paraId="56E046AB" w14:textId="77777777" w:rsidR="00217D8D" w:rsidRPr="00EF3299" w:rsidRDefault="00217D8D" w:rsidP="00217D8D">
      <w:pPr>
        <w:jc w:val="both"/>
        <w:rPr>
          <w:rFonts w:ascii="Arial" w:hAnsi="Arial" w:cs="Arial"/>
        </w:rPr>
      </w:pPr>
      <w:r w:rsidRPr="00EF3299">
        <w:rPr>
          <w:rFonts w:ascii="Arial" w:hAnsi="Arial" w:cs="Arial"/>
        </w:rPr>
        <w:t>RELATÓRIO DE PROCEDIMENTOS PREVIAMENTE ACORDADOS SOBRE A COMPRA DOS PRODUTOS [XYZ]</w:t>
      </w:r>
    </w:p>
    <w:p w14:paraId="7503E7CF" w14:textId="77777777" w:rsidR="00217D8D" w:rsidRPr="00EF3299" w:rsidRDefault="00217D8D" w:rsidP="00217D8D">
      <w:pPr>
        <w:ind w:left="567" w:hanging="567"/>
        <w:jc w:val="both"/>
        <w:rPr>
          <w:rFonts w:ascii="Arial" w:hAnsi="Arial" w:cs="Arial"/>
        </w:rPr>
      </w:pPr>
    </w:p>
    <w:p w14:paraId="31E0DA4D" w14:textId="77777777" w:rsidR="00217D8D" w:rsidRPr="00EF3299" w:rsidRDefault="00217D8D" w:rsidP="00217D8D">
      <w:pPr>
        <w:ind w:left="567" w:hanging="567"/>
        <w:jc w:val="both"/>
        <w:rPr>
          <w:rFonts w:ascii="Arial" w:hAnsi="Arial" w:cs="Arial"/>
        </w:rPr>
      </w:pPr>
      <w:r w:rsidRPr="00EF3299">
        <w:rPr>
          <w:rFonts w:ascii="Arial" w:hAnsi="Arial" w:cs="Arial"/>
        </w:rPr>
        <w:t>Para [</w:t>
      </w:r>
      <w:r>
        <w:rPr>
          <w:rFonts w:ascii="Arial" w:hAnsi="Arial" w:cs="Arial"/>
        </w:rPr>
        <w:t>d</w:t>
      </w:r>
      <w:r w:rsidRPr="00EF3299">
        <w:rPr>
          <w:rFonts w:ascii="Arial" w:hAnsi="Arial" w:cs="Arial"/>
        </w:rPr>
        <w:t>estinatários]</w:t>
      </w:r>
    </w:p>
    <w:p w14:paraId="1A23773E" w14:textId="77777777" w:rsidR="00217D8D" w:rsidRPr="00EF3299" w:rsidRDefault="00217D8D" w:rsidP="00217D8D">
      <w:pPr>
        <w:ind w:left="567" w:hanging="567"/>
        <w:jc w:val="both"/>
        <w:rPr>
          <w:rFonts w:ascii="Arial" w:hAnsi="Arial" w:cs="Arial"/>
        </w:rPr>
      </w:pPr>
    </w:p>
    <w:p w14:paraId="5DA252FF" w14:textId="77777777" w:rsidR="00217D8D" w:rsidRPr="00EF3299" w:rsidRDefault="00217D8D" w:rsidP="00217D8D">
      <w:pPr>
        <w:jc w:val="both"/>
        <w:rPr>
          <w:rFonts w:ascii="Arial" w:hAnsi="Arial" w:cs="Arial"/>
          <w:b/>
        </w:rPr>
      </w:pPr>
      <w:r w:rsidRPr="00EF3299">
        <w:rPr>
          <w:rFonts w:ascii="Arial" w:hAnsi="Arial" w:cs="Arial"/>
          <w:b/>
        </w:rPr>
        <w:t>Objetivo do relatório de procedimentos previamente acordados e restrição ao uso e à distribuição</w:t>
      </w:r>
    </w:p>
    <w:p w14:paraId="3756F9CC" w14:textId="77777777" w:rsidR="00217D8D" w:rsidRPr="00EF3299" w:rsidRDefault="00217D8D" w:rsidP="00217D8D">
      <w:pPr>
        <w:ind w:left="567" w:hanging="567"/>
        <w:jc w:val="both"/>
        <w:rPr>
          <w:rFonts w:ascii="Arial" w:hAnsi="Arial" w:cs="Arial"/>
          <w:b/>
        </w:rPr>
      </w:pPr>
    </w:p>
    <w:p w14:paraId="1EB9D5F0" w14:textId="77777777" w:rsidR="00217D8D" w:rsidRPr="00EF3299" w:rsidRDefault="00217D8D" w:rsidP="00217D8D">
      <w:pPr>
        <w:jc w:val="both"/>
        <w:rPr>
          <w:rFonts w:ascii="Arial" w:hAnsi="Arial" w:cs="Arial"/>
        </w:rPr>
      </w:pPr>
      <w:r w:rsidRPr="00EF3299">
        <w:rPr>
          <w:rFonts w:ascii="Arial" w:hAnsi="Arial" w:cs="Arial"/>
        </w:rPr>
        <w:t>Nosso relatório tem como único objetivo auxiliar o [</w:t>
      </w:r>
      <w:r>
        <w:rPr>
          <w:rFonts w:ascii="Arial" w:hAnsi="Arial" w:cs="Arial"/>
        </w:rPr>
        <w:t>u</w:t>
      </w:r>
      <w:r w:rsidRPr="00EF3299">
        <w:rPr>
          <w:rFonts w:ascii="Arial" w:hAnsi="Arial" w:cs="Arial"/>
        </w:rPr>
        <w:t xml:space="preserve">suário </w:t>
      </w:r>
      <w:r>
        <w:rPr>
          <w:rFonts w:ascii="Arial" w:hAnsi="Arial" w:cs="Arial"/>
        </w:rPr>
        <w:t>p</w:t>
      </w:r>
      <w:r w:rsidRPr="00EF3299">
        <w:rPr>
          <w:rFonts w:ascii="Arial" w:hAnsi="Arial" w:cs="Arial"/>
        </w:rPr>
        <w:t>retendido] a determinar se a compra dos produtos [xyz] pela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está em conformidade com as políticas de compra do [</w:t>
      </w:r>
      <w:r>
        <w:rPr>
          <w:rFonts w:ascii="Arial" w:hAnsi="Arial" w:cs="Arial"/>
        </w:rPr>
        <w:t>u</w:t>
      </w:r>
      <w:r w:rsidRPr="00EF3299">
        <w:rPr>
          <w:rFonts w:ascii="Arial" w:hAnsi="Arial" w:cs="Arial"/>
        </w:rPr>
        <w:t xml:space="preserve">suário </w:t>
      </w:r>
      <w:r>
        <w:rPr>
          <w:rFonts w:ascii="Arial" w:hAnsi="Arial" w:cs="Arial"/>
        </w:rPr>
        <w:t>p</w:t>
      </w:r>
      <w:r w:rsidRPr="00EF3299">
        <w:rPr>
          <w:rFonts w:ascii="Arial" w:hAnsi="Arial" w:cs="Arial"/>
        </w:rPr>
        <w:t>retendido] e pode não ser adequada para outro propósito. Este relatório destina-se unicamente à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e aos [</w:t>
      </w:r>
      <w:r>
        <w:rPr>
          <w:rFonts w:ascii="Arial" w:hAnsi="Arial" w:cs="Arial"/>
        </w:rPr>
        <w:t>u</w:t>
      </w:r>
      <w:r w:rsidRPr="00EF3299">
        <w:rPr>
          <w:rFonts w:ascii="Arial" w:hAnsi="Arial" w:cs="Arial"/>
        </w:rPr>
        <w:t xml:space="preserve">suários </w:t>
      </w:r>
      <w:r>
        <w:rPr>
          <w:rFonts w:ascii="Arial" w:hAnsi="Arial" w:cs="Arial"/>
        </w:rPr>
        <w:t>p</w:t>
      </w:r>
      <w:r w:rsidRPr="00EF3299">
        <w:rPr>
          <w:rFonts w:ascii="Arial" w:hAnsi="Arial" w:cs="Arial"/>
        </w:rPr>
        <w:t>revistos], e não deve ser usado por, nem distribuído para, nenhuma outra parte.</w:t>
      </w:r>
    </w:p>
    <w:p w14:paraId="5A510EF5" w14:textId="77777777" w:rsidR="00217D8D" w:rsidRPr="00EF3299" w:rsidRDefault="00217D8D" w:rsidP="00217D8D">
      <w:pPr>
        <w:ind w:left="567" w:hanging="567"/>
        <w:jc w:val="both"/>
        <w:rPr>
          <w:rFonts w:ascii="Arial" w:hAnsi="Arial" w:cs="Arial"/>
        </w:rPr>
      </w:pPr>
    </w:p>
    <w:p w14:paraId="72B7C4BD" w14:textId="77777777" w:rsidR="00217D8D" w:rsidRPr="00EF3299" w:rsidRDefault="00217D8D" w:rsidP="00217D8D">
      <w:pPr>
        <w:ind w:left="567" w:hanging="567"/>
        <w:jc w:val="both"/>
        <w:rPr>
          <w:rFonts w:ascii="Arial" w:hAnsi="Arial" w:cs="Arial"/>
          <w:b/>
        </w:rPr>
      </w:pPr>
      <w:r w:rsidRPr="00EF3299">
        <w:rPr>
          <w:rFonts w:ascii="Arial" w:hAnsi="Arial" w:cs="Arial"/>
          <w:b/>
        </w:rPr>
        <w:t>Responsabilidades da parte contratante</w:t>
      </w:r>
    </w:p>
    <w:p w14:paraId="0F036A8B" w14:textId="77777777" w:rsidR="00217D8D" w:rsidRPr="00EF3299" w:rsidRDefault="00217D8D" w:rsidP="00217D8D">
      <w:pPr>
        <w:ind w:left="567" w:hanging="567"/>
        <w:jc w:val="both"/>
        <w:rPr>
          <w:rFonts w:ascii="Arial" w:hAnsi="Arial" w:cs="Arial"/>
        </w:rPr>
      </w:pPr>
    </w:p>
    <w:p w14:paraId="111B0EEC" w14:textId="77777777" w:rsidR="00217D8D" w:rsidRPr="00EF3299" w:rsidRDefault="00217D8D" w:rsidP="00217D8D">
      <w:pPr>
        <w:jc w:val="both"/>
        <w:rPr>
          <w:rFonts w:ascii="Arial" w:hAnsi="Arial" w:cs="Arial"/>
        </w:rPr>
      </w:pPr>
      <w:r w:rsidRPr="00EF3299">
        <w:rPr>
          <w:rFonts w:ascii="Arial" w:hAnsi="Arial" w:cs="Arial"/>
        </w:rPr>
        <w:t>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reconheceu que os procedimentos previamente acordados são adequados para fins do trabalho.</w:t>
      </w:r>
    </w:p>
    <w:p w14:paraId="56181E98" w14:textId="77777777" w:rsidR="00217D8D" w:rsidRPr="00EF3299" w:rsidRDefault="00217D8D" w:rsidP="00217D8D">
      <w:pPr>
        <w:ind w:left="567" w:hanging="567"/>
        <w:jc w:val="both"/>
        <w:rPr>
          <w:rFonts w:ascii="Arial" w:hAnsi="Arial" w:cs="Arial"/>
        </w:rPr>
      </w:pPr>
    </w:p>
    <w:p w14:paraId="765A8329" w14:textId="77777777" w:rsidR="00217D8D" w:rsidRPr="00EF3299" w:rsidRDefault="00217D8D" w:rsidP="00217D8D">
      <w:pPr>
        <w:jc w:val="both"/>
        <w:rPr>
          <w:rFonts w:ascii="Arial" w:hAnsi="Arial" w:cs="Arial"/>
        </w:rPr>
      </w:pPr>
      <w:r w:rsidRPr="00EF3299">
        <w:rPr>
          <w:rFonts w:ascii="Arial" w:hAnsi="Arial" w:cs="Arial"/>
        </w:rPr>
        <w:t>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 xml:space="preserve">ontratante (que também é 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é responsável pelo objeto sobre o qual os procedimentos previamente acordados são realizados.</w:t>
      </w:r>
    </w:p>
    <w:p w14:paraId="0966A2DA" w14:textId="77777777" w:rsidR="00217D8D" w:rsidRPr="00EF3299" w:rsidRDefault="00217D8D" w:rsidP="00217D8D">
      <w:pPr>
        <w:ind w:left="567" w:hanging="567"/>
        <w:jc w:val="both"/>
        <w:rPr>
          <w:rFonts w:ascii="Arial" w:hAnsi="Arial" w:cs="Arial"/>
        </w:rPr>
      </w:pPr>
    </w:p>
    <w:p w14:paraId="4182287D" w14:textId="77777777" w:rsidR="00217D8D" w:rsidRPr="00EF3299" w:rsidRDefault="00217D8D" w:rsidP="00217D8D">
      <w:pPr>
        <w:ind w:left="567" w:hanging="567"/>
        <w:jc w:val="both"/>
        <w:rPr>
          <w:rFonts w:ascii="Arial" w:hAnsi="Arial" w:cs="Arial"/>
          <w:b/>
        </w:rPr>
      </w:pPr>
      <w:r w:rsidRPr="00EF3299">
        <w:rPr>
          <w:rFonts w:ascii="Arial" w:hAnsi="Arial" w:cs="Arial"/>
          <w:b/>
        </w:rPr>
        <w:t>Responsabilidades do auditor</w:t>
      </w:r>
    </w:p>
    <w:p w14:paraId="39580C17" w14:textId="77777777" w:rsidR="00217D8D" w:rsidRPr="00EF3299" w:rsidRDefault="00217D8D" w:rsidP="00217D8D">
      <w:pPr>
        <w:ind w:left="567" w:hanging="567"/>
        <w:jc w:val="both"/>
        <w:rPr>
          <w:rFonts w:ascii="Arial" w:hAnsi="Arial" w:cs="Arial"/>
        </w:rPr>
      </w:pPr>
    </w:p>
    <w:p w14:paraId="01D4AF8B" w14:textId="77777777" w:rsidR="00217D8D" w:rsidRPr="00EF3299" w:rsidRDefault="00217D8D" w:rsidP="00217D8D">
      <w:pPr>
        <w:jc w:val="both"/>
        <w:rPr>
          <w:rFonts w:ascii="Arial" w:hAnsi="Arial" w:cs="Arial"/>
        </w:rPr>
      </w:pPr>
      <w:r w:rsidRPr="00EF3299">
        <w:rPr>
          <w:rFonts w:ascii="Arial" w:hAnsi="Arial" w:cs="Arial"/>
        </w:rPr>
        <w:t xml:space="preserve">Conduzimos o trabalho de procedimentos previamente acordados de acordo com a NBC TSC 4400 </w:t>
      </w:r>
      <w:r w:rsidRPr="001C5FA2">
        <w:rPr>
          <w:rFonts w:ascii="Arial" w:hAnsi="Arial" w:cs="Arial"/>
        </w:rPr>
        <w:t xml:space="preserve"> </w:t>
      </w:r>
      <w:r w:rsidRPr="00EF3299">
        <w:rPr>
          <w:rFonts w:ascii="Arial" w:hAnsi="Arial" w:cs="Arial"/>
        </w:rPr>
        <w:t xml:space="preserve">– Trabalhos de Procedimentos Previamente Acordados. </w:t>
      </w:r>
      <w:r>
        <w:rPr>
          <w:rFonts w:ascii="Arial" w:hAnsi="Arial" w:cs="Arial"/>
        </w:rPr>
        <w:t>O</w:t>
      </w:r>
      <w:r w:rsidRPr="00EF3299">
        <w:rPr>
          <w:rFonts w:ascii="Arial" w:hAnsi="Arial" w:cs="Arial"/>
        </w:rPr>
        <w:t xml:space="preserve"> trabalho de procedimentos previamente acordados envolve a realização por nós dos procedimentos acordados com 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e a comunicação das constatações, que são os resultados factuais dos procedimentos previamente acordados realizados. Não fazemos nenhuma representação sobre a adequação dos procedimentos previamente acordados.</w:t>
      </w:r>
    </w:p>
    <w:p w14:paraId="575F0B29" w14:textId="77777777" w:rsidR="00217D8D" w:rsidRPr="00EF3299" w:rsidRDefault="00217D8D" w:rsidP="00217D8D">
      <w:pPr>
        <w:ind w:left="567" w:hanging="567"/>
        <w:jc w:val="both"/>
        <w:rPr>
          <w:rFonts w:ascii="Arial" w:hAnsi="Arial" w:cs="Arial"/>
        </w:rPr>
      </w:pPr>
    </w:p>
    <w:p w14:paraId="743C0F6B" w14:textId="77777777" w:rsidR="00217D8D" w:rsidRPr="00EF3299" w:rsidRDefault="00217D8D" w:rsidP="00217D8D">
      <w:pPr>
        <w:jc w:val="both"/>
        <w:rPr>
          <w:rFonts w:ascii="Arial" w:hAnsi="Arial" w:cs="Arial"/>
        </w:rPr>
      </w:pPr>
      <w:r w:rsidRPr="00EF3299">
        <w:rPr>
          <w:rFonts w:ascii="Arial" w:hAnsi="Arial" w:cs="Arial"/>
        </w:rPr>
        <w:t xml:space="preserve">Esse trabalho de procedimentos previamente acordados não é trabalho de asseguração. </w:t>
      </w:r>
    </w:p>
    <w:p w14:paraId="3F285F74" w14:textId="77777777" w:rsidR="00217D8D" w:rsidRPr="00EF3299" w:rsidRDefault="00217D8D" w:rsidP="00217D8D">
      <w:pPr>
        <w:jc w:val="both"/>
        <w:rPr>
          <w:rFonts w:ascii="Arial" w:hAnsi="Arial" w:cs="Arial"/>
        </w:rPr>
      </w:pPr>
    </w:p>
    <w:p w14:paraId="0AE2A80E" w14:textId="77777777" w:rsidR="00217D8D" w:rsidRPr="00EF3299" w:rsidRDefault="00217D8D" w:rsidP="00217D8D">
      <w:pPr>
        <w:jc w:val="both"/>
        <w:rPr>
          <w:rFonts w:ascii="Arial" w:hAnsi="Arial" w:cs="Arial"/>
        </w:rPr>
      </w:pPr>
      <w:r w:rsidRPr="00EF3299">
        <w:rPr>
          <w:rFonts w:ascii="Arial" w:hAnsi="Arial" w:cs="Arial"/>
        </w:rPr>
        <w:t>Dessa forma, não expressamos uma opinião ou uma conclusão de asseguração.</w:t>
      </w:r>
    </w:p>
    <w:p w14:paraId="3455DC6E" w14:textId="77777777" w:rsidR="00217D8D" w:rsidRPr="00EF3299" w:rsidRDefault="00217D8D" w:rsidP="00217D8D">
      <w:pPr>
        <w:ind w:left="567" w:hanging="567"/>
        <w:jc w:val="both"/>
        <w:rPr>
          <w:rFonts w:ascii="Arial" w:hAnsi="Arial" w:cs="Arial"/>
        </w:rPr>
      </w:pPr>
    </w:p>
    <w:p w14:paraId="5CF63C67" w14:textId="77777777" w:rsidR="00217D8D" w:rsidRPr="00EF3299" w:rsidRDefault="00217D8D" w:rsidP="00217D8D">
      <w:pPr>
        <w:jc w:val="both"/>
        <w:rPr>
          <w:rFonts w:ascii="Arial" w:hAnsi="Arial" w:cs="Arial"/>
        </w:rPr>
      </w:pPr>
      <w:r w:rsidRPr="00EF3299">
        <w:rPr>
          <w:rFonts w:ascii="Arial" w:hAnsi="Arial" w:cs="Arial"/>
        </w:rPr>
        <w:t>Se tivéssemos realizado procedimentos adicionais, outros assuntos poderiam ter chamado a nossa atenção que teriam sido relatados.</w:t>
      </w:r>
    </w:p>
    <w:p w14:paraId="6D783074" w14:textId="77777777" w:rsidR="00217D8D" w:rsidRPr="00EF3299" w:rsidRDefault="00217D8D" w:rsidP="00217D8D">
      <w:pPr>
        <w:ind w:left="567" w:hanging="567"/>
        <w:jc w:val="both"/>
        <w:rPr>
          <w:rFonts w:ascii="Arial" w:hAnsi="Arial" w:cs="Arial"/>
        </w:rPr>
      </w:pPr>
    </w:p>
    <w:p w14:paraId="36E7C7B4" w14:textId="77777777" w:rsidR="00217D8D" w:rsidRPr="00EF3299" w:rsidRDefault="00217D8D" w:rsidP="00217D8D">
      <w:pPr>
        <w:ind w:left="567" w:hanging="567"/>
        <w:jc w:val="both"/>
        <w:rPr>
          <w:rFonts w:ascii="Arial" w:hAnsi="Arial" w:cs="Arial"/>
          <w:i/>
        </w:rPr>
      </w:pPr>
      <w:r w:rsidRPr="00EF3299">
        <w:rPr>
          <w:rFonts w:ascii="Arial" w:hAnsi="Arial" w:cs="Arial"/>
          <w:i/>
        </w:rPr>
        <w:t xml:space="preserve">Ética profissional e </w:t>
      </w:r>
      <w:r>
        <w:rPr>
          <w:rFonts w:ascii="Arial" w:hAnsi="Arial" w:cs="Arial"/>
          <w:i/>
        </w:rPr>
        <w:t>gestão</w:t>
      </w:r>
      <w:r w:rsidRPr="00EF3299">
        <w:rPr>
          <w:rFonts w:ascii="Arial" w:hAnsi="Arial" w:cs="Arial"/>
          <w:i/>
        </w:rPr>
        <w:t xml:space="preserve"> de qualidade</w:t>
      </w:r>
    </w:p>
    <w:p w14:paraId="74E51E14" w14:textId="77777777" w:rsidR="00217D8D" w:rsidRPr="00EF3299" w:rsidRDefault="00217D8D" w:rsidP="00217D8D">
      <w:pPr>
        <w:ind w:left="567" w:hanging="567"/>
        <w:jc w:val="both"/>
        <w:rPr>
          <w:rFonts w:ascii="Arial" w:hAnsi="Arial" w:cs="Arial"/>
        </w:rPr>
      </w:pPr>
    </w:p>
    <w:p w14:paraId="14BFCF5E" w14:textId="77777777" w:rsidR="00217D8D" w:rsidRPr="00EF3299" w:rsidRDefault="00217D8D" w:rsidP="00217D8D">
      <w:pPr>
        <w:jc w:val="both"/>
        <w:rPr>
          <w:rFonts w:ascii="Arial" w:hAnsi="Arial" w:cs="Arial"/>
        </w:rPr>
      </w:pPr>
      <w:r w:rsidRPr="00EF3299">
        <w:rPr>
          <w:rFonts w:ascii="Arial" w:hAnsi="Arial" w:cs="Arial"/>
        </w:rPr>
        <w:t>Cumprimos com os requisitos éticos ao [descrever os requisitos éticos relevantes] e com os requisitos de independência de acordo com [descrever os requisitos de independência relevantes] (Por exemplo, se as NBC</w:t>
      </w:r>
      <w:r>
        <w:rPr>
          <w:rFonts w:ascii="Arial" w:hAnsi="Arial" w:cs="Arial"/>
        </w:rPr>
        <w:t>s</w:t>
      </w:r>
      <w:r w:rsidRPr="00EF3299">
        <w:rPr>
          <w:rFonts w:ascii="Arial" w:hAnsi="Arial" w:cs="Arial"/>
        </w:rPr>
        <w:t xml:space="preserve"> PG 100 e 300 constituem os requisitos éticos e de independência relevantes, esta sentença pode ser redigida como segue: “Cumprimos com os requisitos éticos e de independência das NBC</w:t>
      </w:r>
      <w:r>
        <w:rPr>
          <w:rFonts w:ascii="Arial" w:hAnsi="Arial" w:cs="Arial"/>
        </w:rPr>
        <w:t>s</w:t>
      </w:r>
      <w:r w:rsidRPr="00EF3299">
        <w:rPr>
          <w:rFonts w:ascii="Arial" w:hAnsi="Arial" w:cs="Arial"/>
        </w:rPr>
        <w:t xml:space="preserve"> PG 100 e 300.”).</w:t>
      </w:r>
    </w:p>
    <w:p w14:paraId="1D83046B" w14:textId="77777777" w:rsidR="00217D8D" w:rsidRPr="00EF3299" w:rsidRDefault="00217D8D" w:rsidP="00217D8D">
      <w:pPr>
        <w:ind w:left="567" w:hanging="567"/>
        <w:jc w:val="both"/>
        <w:rPr>
          <w:rFonts w:ascii="Arial" w:hAnsi="Arial" w:cs="Arial"/>
        </w:rPr>
      </w:pPr>
    </w:p>
    <w:p w14:paraId="464D4A59" w14:textId="77777777" w:rsidR="00217D8D" w:rsidRPr="00EF3299" w:rsidRDefault="00217D8D" w:rsidP="00217D8D">
      <w:pPr>
        <w:jc w:val="both"/>
        <w:rPr>
          <w:rFonts w:ascii="Arial" w:hAnsi="Arial" w:cs="Arial"/>
        </w:rPr>
      </w:pPr>
      <w:r w:rsidRPr="00EF3299">
        <w:rPr>
          <w:rFonts w:ascii="Arial" w:hAnsi="Arial" w:cs="Arial"/>
        </w:rPr>
        <w:t>Nossa firma aplica a NBC PA 01</w:t>
      </w:r>
      <w:r>
        <w:rPr>
          <w:rFonts w:ascii="Arial" w:hAnsi="Arial" w:cs="Arial"/>
        </w:rPr>
        <w:t xml:space="preserve"> </w:t>
      </w:r>
      <w:r w:rsidRPr="00EF3299">
        <w:rPr>
          <w:rFonts w:ascii="Arial" w:hAnsi="Arial" w:cs="Arial"/>
        </w:rPr>
        <w:t xml:space="preserve">– </w:t>
      </w:r>
      <w:r>
        <w:rPr>
          <w:rFonts w:ascii="Arial" w:hAnsi="Arial" w:cs="Arial"/>
        </w:rPr>
        <w:t>Gestão</w:t>
      </w:r>
      <w:r w:rsidRPr="00EF3299">
        <w:rPr>
          <w:rFonts w:ascii="Arial" w:hAnsi="Arial" w:cs="Arial"/>
        </w:rPr>
        <w:t xml:space="preserve"> de Qualidade para Firmas (Pessoas Jurídicas e Físicas) de Auditores Independentes, e, consequentemente, mantém um sistema de </w:t>
      </w:r>
      <w:r>
        <w:rPr>
          <w:rFonts w:ascii="Arial" w:hAnsi="Arial" w:cs="Arial"/>
        </w:rPr>
        <w:t>gestão</w:t>
      </w:r>
      <w:r w:rsidRPr="00EF3299">
        <w:rPr>
          <w:rFonts w:ascii="Arial" w:hAnsi="Arial" w:cs="Arial"/>
        </w:rPr>
        <w:t xml:space="preserve"> de qualidade abrangente incluindo políticas e procedimentos documentados relacionados com o cumprimento dos requisitos éticos, padrões profissionais e requisitos legais e regulatórios aplicáveis.</w:t>
      </w:r>
    </w:p>
    <w:p w14:paraId="1E2A0B21" w14:textId="77777777" w:rsidR="00217D8D" w:rsidRPr="00EF3299" w:rsidRDefault="00217D8D" w:rsidP="00217D8D">
      <w:pPr>
        <w:ind w:left="567" w:hanging="567"/>
        <w:jc w:val="both"/>
        <w:rPr>
          <w:rFonts w:ascii="Arial" w:hAnsi="Arial" w:cs="Arial"/>
          <w:b/>
        </w:rPr>
      </w:pPr>
    </w:p>
    <w:p w14:paraId="4DF9BFD0" w14:textId="77777777" w:rsidR="00217D8D" w:rsidRPr="00EF3299" w:rsidRDefault="00217D8D" w:rsidP="00217D8D">
      <w:pPr>
        <w:ind w:left="567" w:hanging="567"/>
        <w:jc w:val="both"/>
        <w:rPr>
          <w:rFonts w:ascii="Arial" w:hAnsi="Arial" w:cs="Arial"/>
          <w:b/>
        </w:rPr>
      </w:pPr>
      <w:r w:rsidRPr="00EF3299">
        <w:rPr>
          <w:rFonts w:ascii="Arial" w:hAnsi="Arial" w:cs="Arial"/>
          <w:b/>
        </w:rPr>
        <w:t>Procedimentos e constatações</w:t>
      </w:r>
    </w:p>
    <w:p w14:paraId="01406BB4" w14:textId="77777777" w:rsidR="00217D8D" w:rsidRPr="00EF3299" w:rsidRDefault="00217D8D" w:rsidP="00217D8D">
      <w:pPr>
        <w:ind w:left="567" w:hanging="567"/>
        <w:jc w:val="both"/>
        <w:rPr>
          <w:rFonts w:ascii="Arial" w:hAnsi="Arial" w:cs="Arial"/>
        </w:rPr>
      </w:pPr>
    </w:p>
    <w:p w14:paraId="1F708367" w14:textId="77777777" w:rsidR="00217D8D" w:rsidRPr="00EF3299" w:rsidRDefault="00217D8D" w:rsidP="00217D8D">
      <w:pPr>
        <w:jc w:val="both"/>
        <w:rPr>
          <w:rFonts w:ascii="Arial" w:hAnsi="Arial" w:cs="Arial"/>
        </w:rPr>
      </w:pPr>
      <w:r w:rsidRPr="00EF3299">
        <w:rPr>
          <w:rFonts w:ascii="Arial" w:hAnsi="Arial" w:cs="Arial"/>
        </w:rPr>
        <w:t>Realizamos os procedimentos descritos abaixo, que foram acordados com 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nos termos do trabalho datado de [</w:t>
      </w:r>
      <w:r>
        <w:rPr>
          <w:rFonts w:ascii="Arial" w:hAnsi="Arial" w:cs="Arial"/>
        </w:rPr>
        <w:t>data</w:t>
      </w:r>
      <w:r w:rsidRPr="00EF3299">
        <w:rPr>
          <w:rFonts w:ascii="Arial" w:hAnsi="Arial" w:cs="Arial"/>
        </w:rPr>
        <w:t>], sobre a compra dos produtos [xyz].</w:t>
      </w:r>
    </w:p>
    <w:p w14:paraId="3A6DC3F0" w14:textId="77777777" w:rsidR="00217D8D" w:rsidRPr="00EF3299" w:rsidRDefault="00217D8D" w:rsidP="00217D8D">
      <w:pPr>
        <w:ind w:left="567" w:hanging="567"/>
        <w:jc w:val="both"/>
        <w:rPr>
          <w:rFonts w:ascii="Arial" w:hAnsi="Arial" w:cs="Arial"/>
        </w:rPr>
      </w:pPr>
    </w:p>
    <w:p w14:paraId="2002920A" w14:textId="77777777" w:rsidR="00217D8D" w:rsidRPr="00EF3299" w:rsidRDefault="00217D8D" w:rsidP="00217D8D">
      <w:pPr>
        <w:ind w:left="567" w:hanging="567"/>
        <w:jc w:val="both"/>
        <w:rPr>
          <w:rFonts w:ascii="Arial" w:hAnsi="Arial" w:cs="Arial"/>
          <w:b/>
        </w:rPr>
      </w:pPr>
      <w:r w:rsidRPr="00EF3299">
        <w:rPr>
          <w:rFonts w:ascii="Arial" w:hAnsi="Arial" w:cs="Arial"/>
          <w:b/>
        </w:rPr>
        <w:t>Procedimentos</w:t>
      </w:r>
    </w:p>
    <w:p w14:paraId="1DA93C23" w14:textId="77777777" w:rsidR="00217D8D" w:rsidRPr="00EF3299" w:rsidRDefault="00217D8D" w:rsidP="00217D8D">
      <w:pPr>
        <w:ind w:left="567" w:hanging="567"/>
        <w:jc w:val="both"/>
        <w:rPr>
          <w:rFonts w:ascii="Arial" w:hAnsi="Arial" w:cs="Arial"/>
        </w:rPr>
      </w:pPr>
    </w:p>
    <w:p w14:paraId="0074CE87" w14:textId="77777777" w:rsidR="00217D8D" w:rsidRPr="00EF3299" w:rsidRDefault="00217D8D" w:rsidP="00217D8D">
      <w:pPr>
        <w:jc w:val="both"/>
        <w:rPr>
          <w:rFonts w:ascii="Arial" w:hAnsi="Arial" w:cs="Arial"/>
        </w:rPr>
      </w:pPr>
      <w:r w:rsidRPr="00EF3299">
        <w:rPr>
          <w:rFonts w:ascii="Arial" w:hAnsi="Arial" w:cs="Arial"/>
        </w:rPr>
        <w:t>1. Obter da administração da [</w:t>
      </w:r>
      <w:r>
        <w:rPr>
          <w:rFonts w:ascii="Arial" w:hAnsi="Arial" w:cs="Arial"/>
        </w:rPr>
        <w:t>p</w:t>
      </w:r>
      <w:r w:rsidRPr="00EF3299">
        <w:rPr>
          <w:rFonts w:ascii="Arial" w:hAnsi="Arial" w:cs="Arial"/>
        </w:rPr>
        <w:t xml:space="preserve">arte </w:t>
      </w:r>
      <w:r>
        <w:rPr>
          <w:rFonts w:ascii="Arial" w:hAnsi="Arial" w:cs="Arial"/>
        </w:rPr>
        <w:t>r</w:t>
      </w:r>
      <w:r w:rsidRPr="00EF3299">
        <w:rPr>
          <w:rFonts w:ascii="Arial" w:hAnsi="Arial" w:cs="Arial"/>
        </w:rPr>
        <w:t>esponsável] a relação de todos os contratos assinados entre [1º de janeiro de 20X1] e [31 de dezembro de 20X1] para os produtos [xyz] (“relação”) e identificar todos os contratos com valor superior a R$25.000.</w:t>
      </w:r>
    </w:p>
    <w:p w14:paraId="1C23D348" w14:textId="77777777" w:rsidR="00217D8D" w:rsidRPr="00EF3299" w:rsidRDefault="00217D8D" w:rsidP="00217D8D">
      <w:pPr>
        <w:ind w:left="567" w:hanging="567"/>
        <w:jc w:val="both"/>
        <w:rPr>
          <w:rFonts w:ascii="Arial" w:hAnsi="Arial" w:cs="Arial"/>
        </w:rPr>
      </w:pPr>
    </w:p>
    <w:p w14:paraId="256D3A84" w14:textId="77777777" w:rsidR="00217D8D" w:rsidRPr="00EF3299" w:rsidRDefault="00217D8D" w:rsidP="00217D8D">
      <w:pPr>
        <w:jc w:val="both"/>
        <w:rPr>
          <w:rFonts w:ascii="Arial" w:hAnsi="Arial" w:cs="Arial"/>
        </w:rPr>
      </w:pPr>
      <w:r w:rsidRPr="00EF3299">
        <w:rPr>
          <w:rFonts w:ascii="Arial" w:hAnsi="Arial" w:cs="Arial"/>
        </w:rPr>
        <w:t>2. Para cada contrato identificado com valor superior a R$25.000 na relação, comparar o contrato com os registros de licitação e determinar se o contrato foi sujeito à licitação com pelo menos 3 fornecedores da “Lista de Fornecedores Pré-Qualificados” d</w:t>
      </w:r>
      <w:r>
        <w:rPr>
          <w:rFonts w:ascii="Arial" w:hAnsi="Arial" w:cs="Arial"/>
        </w:rPr>
        <w:t>a</w:t>
      </w:r>
      <w:r w:rsidRPr="00EF3299">
        <w:rPr>
          <w:rFonts w:ascii="Arial" w:hAnsi="Arial" w:cs="Arial"/>
        </w:rPr>
        <w:t xml:space="preserve">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Para registros de licitação que foram apresentados em [idioma estrangeiro], traduzir os registros da licitação com o auxílio de tradutor contratado pelo auditor antes de fazer a comparação.</w:t>
      </w:r>
    </w:p>
    <w:p w14:paraId="6A6A9242" w14:textId="77777777" w:rsidR="00217D8D" w:rsidRPr="00EF3299" w:rsidRDefault="00217D8D" w:rsidP="00217D8D">
      <w:pPr>
        <w:ind w:left="567" w:hanging="567"/>
        <w:jc w:val="both"/>
        <w:rPr>
          <w:rFonts w:ascii="Arial" w:hAnsi="Arial" w:cs="Arial"/>
        </w:rPr>
      </w:pPr>
    </w:p>
    <w:p w14:paraId="1579EE4B" w14:textId="77777777" w:rsidR="00217D8D" w:rsidRPr="00EF3299" w:rsidRDefault="00217D8D" w:rsidP="00217D8D">
      <w:pPr>
        <w:jc w:val="both"/>
        <w:rPr>
          <w:rFonts w:ascii="Arial" w:hAnsi="Arial" w:cs="Arial"/>
        </w:rPr>
      </w:pPr>
      <w:r w:rsidRPr="00EF3299">
        <w:rPr>
          <w:rFonts w:ascii="Arial" w:hAnsi="Arial" w:cs="Arial"/>
        </w:rPr>
        <w:t>3. Para cada contrato identificado com valor superior a R$25.000 na relação, comparar o valor a ser pago de acordo com o contrato assinado com o valor efetivamente pago pela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ao fornecedor e determinar se o valor efetivamente pago é igual ao valor acordado no contrato.</w:t>
      </w:r>
    </w:p>
    <w:p w14:paraId="01B77C3B" w14:textId="77777777" w:rsidR="00217D8D" w:rsidRPr="00EF3299" w:rsidRDefault="00217D8D" w:rsidP="00217D8D">
      <w:pPr>
        <w:ind w:left="567" w:hanging="567"/>
        <w:jc w:val="both"/>
        <w:rPr>
          <w:rFonts w:ascii="Arial" w:hAnsi="Arial" w:cs="Arial"/>
        </w:rPr>
      </w:pPr>
    </w:p>
    <w:p w14:paraId="772593C2" w14:textId="77777777" w:rsidR="00217D8D" w:rsidRPr="00EF3299" w:rsidRDefault="00217D8D" w:rsidP="00217D8D">
      <w:pPr>
        <w:ind w:left="567" w:hanging="567"/>
        <w:jc w:val="both"/>
        <w:rPr>
          <w:rFonts w:ascii="Arial" w:hAnsi="Arial" w:cs="Arial"/>
          <w:b/>
        </w:rPr>
      </w:pPr>
      <w:r w:rsidRPr="00EF3299">
        <w:rPr>
          <w:rFonts w:ascii="Arial" w:hAnsi="Arial" w:cs="Arial"/>
          <w:b/>
        </w:rPr>
        <w:t>Constatações</w:t>
      </w:r>
    </w:p>
    <w:p w14:paraId="77A27FBF" w14:textId="77777777" w:rsidR="00217D8D" w:rsidRPr="00EF3299" w:rsidRDefault="00217D8D" w:rsidP="00217D8D">
      <w:pPr>
        <w:ind w:left="284"/>
        <w:jc w:val="both"/>
        <w:rPr>
          <w:rFonts w:ascii="Arial" w:hAnsi="Arial" w:cs="Arial"/>
          <w:b/>
        </w:rPr>
      </w:pPr>
    </w:p>
    <w:p w14:paraId="300BC67D" w14:textId="77777777" w:rsidR="00217D8D" w:rsidRPr="00EF3299" w:rsidRDefault="00217D8D" w:rsidP="00217D8D">
      <w:pPr>
        <w:ind w:left="567" w:hanging="567"/>
        <w:jc w:val="both"/>
        <w:rPr>
          <w:rFonts w:ascii="Arial" w:hAnsi="Arial" w:cs="Arial"/>
        </w:rPr>
      </w:pPr>
      <w:r w:rsidRPr="00EF3299">
        <w:rPr>
          <w:rFonts w:ascii="Arial" w:hAnsi="Arial" w:cs="Arial"/>
        </w:rPr>
        <w:t>1. Obtivemos da administração a relação de todos os contratos para os produtos [xyz] assinados entre [1º de janeiro de 20X1] e [31 de dezembro de 20X1].</w:t>
      </w:r>
      <w:r>
        <w:rPr>
          <w:rFonts w:ascii="Arial" w:hAnsi="Arial" w:cs="Arial"/>
        </w:rPr>
        <w:t xml:space="preserve"> </w:t>
      </w:r>
      <w:r w:rsidRPr="00EF3299">
        <w:rPr>
          <w:rFonts w:ascii="Arial" w:hAnsi="Arial" w:cs="Arial"/>
        </w:rPr>
        <w:t>Dos 125 contratos da relação, identificamos 37 contratos com valor superior a R$25.000.</w:t>
      </w:r>
    </w:p>
    <w:p w14:paraId="4ECA65E0" w14:textId="77777777" w:rsidR="00217D8D" w:rsidRPr="00EF3299" w:rsidRDefault="00217D8D" w:rsidP="00217D8D">
      <w:pPr>
        <w:ind w:left="567" w:hanging="567"/>
        <w:jc w:val="both"/>
        <w:rPr>
          <w:rFonts w:ascii="Arial" w:hAnsi="Arial" w:cs="Arial"/>
        </w:rPr>
      </w:pPr>
    </w:p>
    <w:p w14:paraId="45B3329E" w14:textId="77777777" w:rsidR="00217D8D" w:rsidRPr="00EF3299" w:rsidRDefault="00217D8D" w:rsidP="00217D8D">
      <w:pPr>
        <w:pStyle w:val="TableParagraph"/>
        <w:kinsoku w:val="0"/>
        <w:overflowPunct w:val="0"/>
        <w:spacing w:before="0"/>
        <w:ind w:left="284" w:hanging="284"/>
        <w:jc w:val="both"/>
        <w:rPr>
          <w:rFonts w:ascii="Arial" w:hAnsi="Arial" w:cs="Arial"/>
        </w:rPr>
      </w:pPr>
      <w:r w:rsidRPr="00EF3299">
        <w:rPr>
          <w:rFonts w:ascii="Arial" w:hAnsi="Arial" w:cs="Arial"/>
        </w:rPr>
        <w:t>2. Inspecionamos os registros de licitação relacionados com os 37 contratos com valor superior a R$25.000. Dos registros de licitação relacionados com os 37 contratos, 5 foram apresentados em [idioma estrangeiro]. Contratamos um tradutor para nos auxiliar com a tradução desses 5 registros de licitação.</w:t>
      </w:r>
    </w:p>
    <w:p w14:paraId="06A9B4FD" w14:textId="77777777" w:rsidR="00217D8D" w:rsidRPr="00EF3299" w:rsidRDefault="00217D8D" w:rsidP="00217D8D">
      <w:pPr>
        <w:ind w:left="284"/>
        <w:jc w:val="both"/>
        <w:rPr>
          <w:rFonts w:ascii="Arial" w:hAnsi="Arial" w:cs="Arial"/>
        </w:rPr>
      </w:pPr>
      <w:r w:rsidRPr="00EF3299">
        <w:rPr>
          <w:rFonts w:ascii="Arial" w:hAnsi="Arial" w:cs="Arial"/>
        </w:rPr>
        <w:t>Constatamos que 36 dos 37 contratos foram sujeitos à licitação com pelo menos 3 fornecedores da “Lista de Fornecedores Pré-Qualificados” d</w:t>
      </w:r>
      <w:r>
        <w:rPr>
          <w:rFonts w:ascii="Arial" w:hAnsi="Arial" w:cs="Arial"/>
        </w:rPr>
        <w:t>a</w:t>
      </w:r>
      <w:r w:rsidRPr="00EF3299">
        <w:rPr>
          <w:rFonts w:ascii="Arial" w:hAnsi="Arial" w:cs="Arial"/>
        </w:rPr>
        <w:t xml:space="preserve">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w:t>
      </w:r>
    </w:p>
    <w:p w14:paraId="3790FC5E" w14:textId="77777777" w:rsidR="00217D8D" w:rsidRPr="00EF3299" w:rsidRDefault="00217D8D" w:rsidP="00217D8D">
      <w:pPr>
        <w:ind w:left="284"/>
        <w:jc w:val="both"/>
        <w:rPr>
          <w:rFonts w:ascii="Arial" w:hAnsi="Arial" w:cs="Arial"/>
        </w:rPr>
      </w:pPr>
      <w:r w:rsidRPr="00EF3299">
        <w:rPr>
          <w:rFonts w:ascii="Arial" w:hAnsi="Arial" w:cs="Arial"/>
        </w:rPr>
        <w:t>Identificamos 1 contrato com valor de R$65.000 que não foi sujeito à licitação.</w:t>
      </w:r>
      <w:r w:rsidRPr="00EF3299">
        <w:rPr>
          <w:rFonts w:ascii="Arial" w:hAnsi="Arial" w:cs="Arial"/>
          <w:spacing w:val="-19"/>
        </w:rPr>
        <w:t xml:space="preserve"> </w:t>
      </w:r>
      <w:r w:rsidRPr="00EF3299">
        <w:rPr>
          <w:rFonts w:ascii="Arial" w:hAnsi="Arial" w:cs="Arial"/>
        </w:rPr>
        <w:t xml:space="preserve">A administração nos declarou que esse contrato não foi sujeito à licitação em razão de uma emergência em cumprir com </w:t>
      </w:r>
      <w:r>
        <w:rPr>
          <w:rFonts w:ascii="Arial" w:hAnsi="Arial" w:cs="Arial"/>
        </w:rPr>
        <w:t>o</w:t>
      </w:r>
      <w:r w:rsidRPr="00EF3299">
        <w:rPr>
          <w:rFonts w:ascii="Arial" w:hAnsi="Arial" w:cs="Arial"/>
        </w:rPr>
        <w:t xml:space="preserve"> prazo contratual.</w:t>
      </w:r>
    </w:p>
    <w:p w14:paraId="502E6D4D" w14:textId="77777777" w:rsidR="00217D8D" w:rsidRPr="00EF3299" w:rsidRDefault="00217D8D" w:rsidP="00217D8D">
      <w:pPr>
        <w:ind w:left="284"/>
        <w:jc w:val="both"/>
        <w:rPr>
          <w:rFonts w:ascii="Arial" w:hAnsi="Arial" w:cs="Arial"/>
        </w:rPr>
      </w:pPr>
      <w:r w:rsidRPr="00EF3299">
        <w:rPr>
          <w:rFonts w:ascii="Arial" w:hAnsi="Arial" w:cs="Arial"/>
        </w:rPr>
        <w:t>A contratação de tradutor para nos auxiliar com a tradução dos registros de licitação não reduz nossa responsabilidade pela realização dos procedimentos e comunicação das constatações.</w:t>
      </w:r>
    </w:p>
    <w:p w14:paraId="202403EF" w14:textId="77777777" w:rsidR="00217D8D" w:rsidRPr="00EF3299" w:rsidRDefault="00217D8D" w:rsidP="00217D8D">
      <w:pPr>
        <w:ind w:left="567" w:hanging="567"/>
        <w:jc w:val="both"/>
        <w:rPr>
          <w:rFonts w:ascii="Arial" w:hAnsi="Arial" w:cs="Arial"/>
        </w:rPr>
      </w:pPr>
    </w:p>
    <w:p w14:paraId="20B79CF3" w14:textId="77777777" w:rsidR="00217D8D" w:rsidRPr="00EF3299" w:rsidRDefault="00217D8D" w:rsidP="00217D8D">
      <w:pPr>
        <w:pStyle w:val="TableParagraph"/>
        <w:kinsoku w:val="0"/>
        <w:overflowPunct w:val="0"/>
        <w:spacing w:before="0"/>
        <w:ind w:left="284" w:hanging="284"/>
        <w:jc w:val="both"/>
        <w:rPr>
          <w:rFonts w:ascii="Arial" w:hAnsi="Arial" w:cs="Arial"/>
        </w:rPr>
      </w:pPr>
      <w:r w:rsidRPr="00EF3299">
        <w:rPr>
          <w:rFonts w:ascii="Arial" w:hAnsi="Arial" w:cs="Arial"/>
        </w:rPr>
        <w:t>3. Obtivemos os contratos assinados dos 37 contratos com valor superior a R$25.000 na relação e comparamos os valores a serem pagos de acordo com os contratos com os valores efetivamente pagos pela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ao fornecedor.</w:t>
      </w:r>
    </w:p>
    <w:p w14:paraId="3F0CE7CD" w14:textId="77777777" w:rsidR="00217D8D" w:rsidRPr="00EF3299" w:rsidRDefault="00217D8D" w:rsidP="00217D8D">
      <w:pPr>
        <w:ind w:left="284"/>
        <w:jc w:val="both"/>
        <w:rPr>
          <w:rFonts w:ascii="Arial" w:hAnsi="Arial" w:cs="Arial"/>
        </w:rPr>
      </w:pPr>
      <w:r w:rsidRPr="00EF3299">
        <w:rPr>
          <w:rFonts w:ascii="Arial" w:hAnsi="Arial" w:cs="Arial"/>
        </w:rPr>
        <w:t>Constatamos que os valores efetivamente pagos nos contratos assinados diferiam dos valores efetivamente pagos pela [</w:t>
      </w:r>
      <w:r>
        <w:rPr>
          <w:rFonts w:ascii="Arial" w:hAnsi="Arial" w:cs="Arial"/>
        </w:rPr>
        <w:t>p</w:t>
      </w:r>
      <w:r w:rsidRPr="00EF3299">
        <w:rPr>
          <w:rFonts w:ascii="Arial" w:hAnsi="Arial" w:cs="Arial"/>
        </w:rPr>
        <w:t xml:space="preserve">arte </w:t>
      </w:r>
      <w:r>
        <w:rPr>
          <w:rFonts w:ascii="Arial" w:hAnsi="Arial" w:cs="Arial"/>
        </w:rPr>
        <w:t>c</w:t>
      </w:r>
      <w:r w:rsidRPr="00EF3299">
        <w:rPr>
          <w:rFonts w:ascii="Arial" w:hAnsi="Arial" w:cs="Arial"/>
        </w:rPr>
        <w:t>ontratante] em 26 dos 37 contratos.</w:t>
      </w:r>
      <w:r w:rsidRPr="00EF3299">
        <w:rPr>
          <w:rFonts w:ascii="Arial" w:hAnsi="Arial" w:cs="Arial"/>
          <w:spacing w:val="-14"/>
        </w:rPr>
        <w:t xml:space="preserve"> </w:t>
      </w:r>
      <w:r w:rsidRPr="00EF3299">
        <w:rPr>
          <w:rFonts w:ascii="Arial" w:hAnsi="Arial" w:cs="Arial"/>
        </w:rPr>
        <w:t>A administração nos declarou que, em todos esses casos, a diferença nos valores deve-se ao ajuste decorrente do aumento de 1%</w:t>
      </w:r>
      <w:r w:rsidRPr="00EF3299">
        <w:rPr>
          <w:rFonts w:ascii="Arial" w:hAnsi="Arial" w:cs="Arial"/>
          <w:spacing w:val="-12"/>
        </w:rPr>
        <w:t xml:space="preserve"> </w:t>
      </w:r>
      <w:r w:rsidRPr="00EF3299">
        <w:rPr>
          <w:rFonts w:ascii="Arial" w:hAnsi="Arial" w:cs="Arial"/>
        </w:rPr>
        <w:t>na alíquota de imposto sobre vendas em [jurisdição], que entrou em vigor em setembro de 20X1.</w:t>
      </w:r>
    </w:p>
    <w:p w14:paraId="6D256EEC" w14:textId="77777777" w:rsidR="00217D8D" w:rsidRPr="00EF3299" w:rsidRDefault="00217D8D" w:rsidP="00217D8D">
      <w:pPr>
        <w:ind w:left="567" w:hanging="567"/>
        <w:jc w:val="both"/>
        <w:rPr>
          <w:rFonts w:ascii="Arial" w:hAnsi="Arial" w:cs="Arial"/>
        </w:rPr>
      </w:pPr>
    </w:p>
    <w:p w14:paraId="501D5090" w14:textId="77777777" w:rsidR="00217D8D" w:rsidRPr="00EF3299" w:rsidRDefault="00217D8D" w:rsidP="00217D8D">
      <w:pPr>
        <w:ind w:left="567" w:hanging="567"/>
        <w:jc w:val="both"/>
        <w:rPr>
          <w:rFonts w:ascii="Arial" w:hAnsi="Arial" w:cs="Arial"/>
        </w:rPr>
      </w:pPr>
      <w:r w:rsidRPr="00EF3299">
        <w:rPr>
          <w:rFonts w:ascii="Arial" w:hAnsi="Arial" w:cs="Arial"/>
        </w:rPr>
        <w:t>[Assinatura do auditor</w:t>
      </w:r>
      <w:r>
        <w:rPr>
          <w:rFonts w:ascii="Arial" w:hAnsi="Arial" w:cs="Arial"/>
        </w:rPr>
        <w:t>, identificando sua categoria profissional de contador</w:t>
      </w:r>
      <w:r w:rsidRPr="00EF3299">
        <w:rPr>
          <w:rFonts w:ascii="Arial" w:hAnsi="Arial" w:cs="Arial"/>
        </w:rPr>
        <w:t xml:space="preserve">]] </w:t>
      </w:r>
    </w:p>
    <w:p w14:paraId="0FA895D5" w14:textId="77777777" w:rsidR="00217D8D" w:rsidRPr="00EF3299" w:rsidRDefault="00217D8D" w:rsidP="00217D8D">
      <w:pPr>
        <w:ind w:left="567" w:hanging="567"/>
        <w:jc w:val="both"/>
        <w:rPr>
          <w:rFonts w:ascii="Arial" w:hAnsi="Arial" w:cs="Arial"/>
        </w:rPr>
      </w:pPr>
    </w:p>
    <w:p w14:paraId="5188C6F9" w14:textId="77777777" w:rsidR="00217D8D" w:rsidRPr="00EF3299" w:rsidRDefault="00217D8D" w:rsidP="00217D8D">
      <w:pPr>
        <w:ind w:left="567" w:hanging="567"/>
        <w:jc w:val="both"/>
        <w:rPr>
          <w:rFonts w:ascii="Arial" w:hAnsi="Arial" w:cs="Arial"/>
        </w:rPr>
      </w:pPr>
      <w:r w:rsidRPr="00EF3299">
        <w:rPr>
          <w:rFonts w:ascii="Arial" w:hAnsi="Arial" w:cs="Arial"/>
        </w:rPr>
        <w:t xml:space="preserve">[Data do relatório do auditor] </w:t>
      </w:r>
    </w:p>
    <w:p w14:paraId="074619F3" w14:textId="77777777" w:rsidR="00217D8D" w:rsidRPr="00EF3299" w:rsidRDefault="00217D8D" w:rsidP="00217D8D">
      <w:pPr>
        <w:ind w:left="567" w:hanging="567"/>
        <w:jc w:val="both"/>
        <w:rPr>
          <w:rFonts w:ascii="Arial" w:hAnsi="Arial" w:cs="Arial"/>
        </w:rPr>
      </w:pPr>
    </w:p>
    <w:p w14:paraId="275E2A70" w14:textId="77777777" w:rsidR="00217D8D" w:rsidRDefault="00217D8D" w:rsidP="00217D8D">
      <w:pPr>
        <w:ind w:left="567" w:hanging="567"/>
        <w:jc w:val="both"/>
        <w:rPr>
          <w:rFonts w:ascii="Arial" w:hAnsi="Arial" w:cs="Arial"/>
        </w:rPr>
      </w:pPr>
      <w:r w:rsidRPr="00EF3299">
        <w:rPr>
          <w:rFonts w:ascii="Arial" w:hAnsi="Arial" w:cs="Arial"/>
        </w:rPr>
        <w:t>[Endereço do auditor]</w:t>
      </w:r>
    </w:p>
    <w:p w14:paraId="628ED623" w14:textId="77777777" w:rsidR="00217D8D" w:rsidRPr="00315923" w:rsidRDefault="00217D8D" w:rsidP="00217D8D">
      <w:pPr>
        <w:jc w:val="both"/>
        <w:rPr>
          <w:rFonts w:ascii="Arial" w:hAnsi="Arial" w:cs="Arial"/>
        </w:rPr>
      </w:pPr>
    </w:p>
    <w:p w14:paraId="13E57060" w14:textId="6414C227" w:rsidR="002B23E7" w:rsidRDefault="002B23E7" w:rsidP="002B23E7"/>
    <w:p w14:paraId="0B69439D" w14:textId="605391A9" w:rsidR="002B23E7" w:rsidRDefault="002B23E7" w:rsidP="002B23E7"/>
    <w:p w14:paraId="26295783" w14:textId="4ED2976F" w:rsidR="002B23E7" w:rsidRDefault="002B23E7" w:rsidP="002B23E7">
      <w:pPr>
        <w:pStyle w:val="Ttulo1"/>
        <w:spacing w:before="0" w:after="120" w:line="240" w:lineRule="auto"/>
        <w:rPr>
          <w:rFonts w:ascii="Times New Roman" w:hAnsi="Times New Roman" w:cs="Times New Roman"/>
          <w:b/>
          <w:bCs/>
          <w:color w:val="auto"/>
          <w:sz w:val="24"/>
          <w:szCs w:val="24"/>
        </w:rPr>
      </w:pPr>
      <w:bookmarkStart w:id="283" w:name="_Toc183036938"/>
      <w:r>
        <w:rPr>
          <w:rFonts w:ascii="Times New Roman" w:hAnsi="Times New Roman" w:cs="Times New Roman"/>
          <w:b/>
          <w:bCs/>
          <w:color w:val="auto"/>
          <w:sz w:val="24"/>
          <w:szCs w:val="24"/>
        </w:rPr>
        <w:t>NBC TSC 4410</w:t>
      </w:r>
      <w:bookmarkEnd w:id="283"/>
    </w:p>
    <w:p w14:paraId="0107E002" w14:textId="77777777" w:rsidR="002B23E7" w:rsidRPr="002B23E7" w:rsidRDefault="002B23E7" w:rsidP="002B23E7"/>
    <w:p w14:paraId="4EA26BA0" w14:textId="77777777" w:rsidR="008003AA" w:rsidRDefault="008003AA" w:rsidP="008003AA">
      <w:pPr>
        <w:spacing w:before="76" w:line="242" w:lineRule="auto"/>
        <w:ind w:left="110"/>
        <w:rPr>
          <w:b/>
          <w:sz w:val="24"/>
        </w:rPr>
      </w:pPr>
      <w:r>
        <w:rPr>
          <w:b/>
          <w:color w:val="00011F"/>
          <w:sz w:val="24"/>
        </w:rPr>
        <w:t>NORMA BRASILEIRA DE CONTABILIDADE – NBC TSC 4410, DE 30 DE AGOSTO DE 2013</w:t>
      </w:r>
    </w:p>
    <w:p w14:paraId="4807A9AC" w14:textId="77777777" w:rsidR="008003AA" w:rsidRDefault="008003AA" w:rsidP="008003AA">
      <w:pPr>
        <w:pStyle w:val="Corpodetexto"/>
        <w:rPr>
          <w:b/>
          <w:sz w:val="26"/>
        </w:rPr>
      </w:pPr>
    </w:p>
    <w:p w14:paraId="69050F70" w14:textId="77777777" w:rsidR="008003AA" w:rsidRDefault="008003AA" w:rsidP="008003AA">
      <w:pPr>
        <w:spacing w:before="192" w:line="237" w:lineRule="auto"/>
        <w:ind w:left="5213"/>
        <w:rPr>
          <w:b/>
          <w:i/>
          <w:sz w:val="24"/>
        </w:rPr>
      </w:pPr>
      <w:r>
        <w:rPr>
          <w:b/>
          <w:i/>
          <w:sz w:val="24"/>
        </w:rPr>
        <w:t>Dispõe sobre trabalho de compilação de informações contábeis.</w:t>
      </w:r>
    </w:p>
    <w:p w14:paraId="022E215F" w14:textId="77777777" w:rsidR="008003AA" w:rsidRDefault="008003AA" w:rsidP="008003AA">
      <w:pPr>
        <w:pStyle w:val="Corpodetexto"/>
        <w:rPr>
          <w:b/>
          <w:i/>
          <w:sz w:val="26"/>
        </w:rPr>
      </w:pPr>
    </w:p>
    <w:p w14:paraId="3EC2D948" w14:textId="77777777" w:rsidR="008003AA" w:rsidRDefault="008003AA" w:rsidP="008003AA">
      <w:pPr>
        <w:pStyle w:val="Corpodetexto"/>
        <w:spacing w:before="10"/>
        <w:rPr>
          <w:b/>
          <w:i/>
          <w:sz w:val="21"/>
        </w:rPr>
      </w:pPr>
    </w:p>
    <w:p w14:paraId="54167999" w14:textId="77777777" w:rsidR="008003AA" w:rsidRDefault="008003AA" w:rsidP="008003AA">
      <w:pPr>
        <w:pStyle w:val="Corpodetexto"/>
        <w:ind w:left="110" w:right="114" w:firstLine="567"/>
      </w:pPr>
      <w:r>
        <w:t xml:space="preserve">O </w:t>
      </w:r>
      <w:r>
        <w:rPr>
          <w:b/>
        </w:rPr>
        <w:t>CONSELHO FEDERAL DE CONTABILIDADE</w:t>
      </w:r>
      <w:r>
        <w:t>, considerando o processo de convergência das Normas Brasileiras de Contabilidade aos padrões internacionais e que a IFAC autorizou, no Brasil, a tradução e a publicação de suas normas pelo CFC e IBRACON, outorgando os direitos de realizar tradução, publicação e distribuição das normas internacionais, no exercício de suas atribuições legais e regimentais e com fundamento no disposto na alínea “f” do art. 6º do Decreto-Lei n.º 9.295/46, alterado pela Lei n.º 12.249/10, faz saber que foi aprovada em seu Plenário a seguinte Norma Brasileira de Contabilidade (NBC), elaborada de acordo com a sua equivalente internacional ISRS 4410 daIFAC:</w:t>
      </w:r>
    </w:p>
    <w:p w14:paraId="7D43B646" w14:textId="77777777" w:rsidR="008003AA" w:rsidRDefault="008003AA" w:rsidP="008003AA">
      <w:pPr>
        <w:pStyle w:val="Corpodetexto"/>
        <w:spacing w:before="1"/>
        <w:rPr>
          <w:sz w:val="35"/>
        </w:rPr>
      </w:pPr>
    </w:p>
    <w:p w14:paraId="29B49783" w14:textId="77777777" w:rsidR="008003AA" w:rsidRPr="00E23F3D" w:rsidRDefault="008003AA" w:rsidP="00E23F3D">
      <w:pPr>
        <w:pStyle w:val="Corpodetexto"/>
        <w:rPr>
          <w:b/>
          <w:sz w:val="20"/>
        </w:rPr>
      </w:pPr>
      <w:r w:rsidRPr="00E23F3D">
        <w:rPr>
          <w:b/>
          <w:sz w:val="20"/>
        </w:rPr>
        <w:t>NBC TSC 4410 – TRABALHO DE COMPILAÇÃO DE INFORMAÇÕES CONTÁBEIS</w:t>
      </w:r>
    </w:p>
    <w:p w14:paraId="10254EA4" w14:textId="77777777" w:rsidR="008003AA" w:rsidRDefault="008003AA" w:rsidP="008003AA">
      <w:pPr>
        <w:pStyle w:val="Corpodetexto"/>
        <w:rPr>
          <w:b/>
          <w:sz w:val="20"/>
        </w:rPr>
      </w:pPr>
    </w:p>
    <w:p w14:paraId="02469916" w14:textId="77777777" w:rsidR="008003AA" w:rsidRDefault="008003AA" w:rsidP="008003AA">
      <w:pPr>
        <w:pStyle w:val="Corpodetexto"/>
        <w:spacing w:before="4"/>
        <w:rPr>
          <w:b/>
          <w:sz w:val="14"/>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2"/>
        <w:gridCol w:w="1416"/>
      </w:tblGrid>
      <w:tr w:rsidR="008003AA" w14:paraId="77FEB920" w14:textId="77777777" w:rsidTr="009A4CD5">
        <w:trPr>
          <w:trHeight w:val="393"/>
        </w:trPr>
        <w:tc>
          <w:tcPr>
            <w:tcW w:w="8222" w:type="dxa"/>
          </w:tcPr>
          <w:p w14:paraId="696B9A9C" w14:textId="77777777" w:rsidR="008003AA" w:rsidRPr="00817A23" w:rsidRDefault="008003AA" w:rsidP="009A4CD5">
            <w:pPr>
              <w:pStyle w:val="TableParagraph"/>
              <w:rPr>
                <w:sz w:val="24"/>
              </w:rPr>
            </w:pPr>
            <w:r w:rsidRPr="00817A23">
              <w:rPr>
                <w:sz w:val="24"/>
              </w:rPr>
              <w:t>Índice</w:t>
            </w:r>
          </w:p>
        </w:tc>
        <w:tc>
          <w:tcPr>
            <w:tcW w:w="1416" w:type="dxa"/>
          </w:tcPr>
          <w:p w14:paraId="601746A9" w14:textId="77777777" w:rsidR="008003AA" w:rsidRPr="00817A23" w:rsidRDefault="008003AA" w:rsidP="009A4CD5">
            <w:pPr>
              <w:pStyle w:val="TableParagraph"/>
              <w:ind w:left="157" w:right="141"/>
              <w:jc w:val="center"/>
              <w:rPr>
                <w:sz w:val="24"/>
              </w:rPr>
            </w:pPr>
            <w:r w:rsidRPr="00817A23">
              <w:rPr>
                <w:sz w:val="24"/>
              </w:rPr>
              <w:t>Item</w:t>
            </w:r>
          </w:p>
        </w:tc>
      </w:tr>
      <w:tr w:rsidR="008003AA" w14:paraId="7DD5048C" w14:textId="77777777" w:rsidTr="009A4CD5">
        <w:trPr>
          <w:trHeight w:val="398"/>
        </w:trPr>
        <w:tc>
          <w:tcPr>
            <w:tcW w:w="8222" w:type="dxa"/>
          </w:tcPr>
          <w:p w14:paraId="02110ADF" w14:textId="77777777" w:rsidR="008003AA" w:rsidRPr="00817A23" w:rsidRDefault="008003AA" w:rsidP="009A4CD5">
            <w:pPr>
              <w:pStyle w:val="TableParagraph"/>
              <w:spacing w:before="63"/>
              <w:rPr>
                <w:b/>
                <w:sz w:val="24"/>
              </w:rPr>
            </w:pPr>
            <w:r w:rsidRPr="00817A23">
              <w:rPr>
                <w:b/>
                <w:sz w:val="24"/>
              </w:rPr>
              <w:t>Introdução</w:t>
            </w:r>
          </w:p>
        </w:tc>
        <w:tc>
          <w:tcPr>
            <w:tcW w:w="1416" w:type="dxa"/>
          </w:tcPr>
          <w:p w14:paraId="62DAC56E" w14:textId="77777777" w:rsidR="008003AA" w:rsidRPr="00817A23" w:rsidRDefault="008003AA" w:rsidP="009A4CD5">
            <w:pPr>
              <w:pStyle w:val="TableParagraph"/>
              <w:spacing w:before="0"/>
              <w:ind w:left="0"/>
              <w:rPr>
                <w:sz w:val="24"/>
              </w:rPr>
            </w:pPr>
          </w:p>
        </w:tc>
      </w:tr>
      <w:tr w:rsidR="008003AA" w14:paraId="526C025A" w14:textId="77777777" w:rsidTr="009A4CD5">
        <w:trPr>
          <w:trHeight w:val="397"/>
        </w:trPr>
        <w:tc>
          <w:tcPr>
            <w:tcW w:w="8222" w:type="dxa"/>
          </w:tcPr>
          <w:p w14:paraId="701C5BCD" w14:textId="77777777" w:rsidR="008003AA" w:rsidRPr="00817A23" w:rsidRDefault="008003AA" w:rsidP="009A4CD5">
            <w:pPr>
              <w:pStyle w:val="TableParagraph"/>
              <w:rPr>
                <w:sz w:val="24"/>
              </w:rPr>
            </w:pPr>
            <w:r w:rsidRPr="00817A23">
              <w:rPr>
                <w:sz w:val="24"/>
              </w:rPr>
              <w:t>Alcance</w:t>
            </w:r>
          </w:p>
        </w:tc>
        <w:tc>
          <w:tcPr>
            <w:tcW w:w="1416" w:type="dxa"/>
          </w:tcPr>
          <w:p w14:paraId="0AFACBE0" w14:textId="77777777" w:rsidR="008003AA" w:rsidRPr="00817A23" w:rsidRDefault="008003AA" w:rsidP="009A4CD5">
            <w:pPr>
              <w:pStyle w:val="TableParagraph"/>
              <w:ind w:left="157" w:right="141"/>
              <w:jc w:val="center"/>
              <w:rPr>
                <w:sz w:val="24"/>
              </w:rPr>
            </w:pPr>
            <w:r w:rsidRPr="00817A23">
              <w:rPr>
                <w:sz w:val="24"/>
              </w:rPr>
              <w:t>1 – 4</w:t>
            </w:r>
          </w:p>
        </w:tc>
      </w:tr>
      <w:tr w:rsidR="008003AA" w14:paraId="78035ACD" w14:textId="77777777" w:rsidTr="009A4CD5">
        <w:trPr>
          <w:trHeight w:val="393"/>
        </w:trPr>
        <w:tc>
          <w:tcPr>
            <w:tcW w:w="8222" w:type="dxa"/>
          </w:tcPr>
          <w:p w14:paraId="14A31675" w14:textId="77777777" w:rsidR="008003AA" w:rsidRPr="00817A23" w:rsidRDefault="008003AA" w:rsidP="009A4CD5">
            <w:pPr>
              <w:pStyle w:val="TableParagraph"/>
              <w:rPr>
                <w:sz w:val="24"/>
              </w:rPr>
            </w:pPr>
            <w:r w:rsidRPr="00817A23">
              <w:rPr>
                <w:sz w:val="24"/>
              </w:rPr>
              <w:t>Trabalho de compilação</w:t>
            </w:r>
          </w:p>
        </w:tc>
        <w:tc>
          <w:tcPr>
            <w:tcW w:w="1416" w:type="dxa"/>
          </w:tcPr>
          <w:p w14:paraId="4FA13F39" w14:textId="77777777" w:rsidR="008003AA" w:rsidRPr="00817A23" w:rsidRDefault="008003AA" w:rsidP="009A4CD5">
            <w:pPr>
              <w:pStyle w:val="TableParagraph"/>
              <w:ind w:left="157" w:right="141"/>
              <w:jc w:val="center"/>
              <w:rPr>
                <w:sz w:val="24"/>
              </w:rPr>
            </w:pPr>
            <w:r w:rsidRPr="00817A23">
              <w:rPr>
                <w:sz w:val="24"/>
              </w:rPr>
              <w:t>5 – 10</w:t>
            </w:r>
          </w:p>
        </w:tc>
      </w:tr>
      <w:tr w:rsidR="008003AA" w14:paraId="16266552" w14:textId="77777777" w:rsidTr="009A4CD5">
        <w:trPr>
          <w:trHeight w:val="397"/>
        </w:trPr>
        <w:tc>
          <w:tcPr>
            <w:tcW w:w="8222" w:type="dxa"/>
          </w:tcPr>
          <w:p w14:paraId="33BF564C" w14:textId="77777777" w:rsidR="008003AA" w:rsidRPr="00817A23" w:rsidRDefault="008003AA" w:rsidP="009A4CD5">
            <w:pPr>
              <w:pStyle w:val="TableParagraph"/>
              <w:rPr>
                <w:sz w:val="24"/>
              </w:rPr>
            </w:pPr>
            <w:r w:rsidRPr="00817A23">
              <w:rPr>
                <w:sz w:val="24"/>
              </w:rPr>
              <w:t>Autoridade</w:t>
            </w:r>
          </w:p>
        </w:tc>
        <w:tc>
          <w:tcPr>
            <w:tcW w:w="1416" w:type="dxa"/>
          </w:tcPr>
          <w:p w14:paraId="4E5E63C5" w14:textId="77777777" w:rsidR="008003AA" w:rsidRPr="00817A23" w:rsidRDefault="008003AA" w:rsidP="009A4CD5">
            <w:pPr>
              <w:pStyle w:val="TableParagraph"/>
              <w:ind w:left="157" w:right="141"/>
              <w:jc w:val="center"/>
              <w:rPr>
                <w:sz w:val="24"/>
              </w:rPr>
            </w:pPr>
            <w:r w:rsidRPr="00817A23">
              <w:rPr>
                <w:sz w:val="24"/>
              </w:rPr>
              <w:t>11 – 15</w:t>
            </w:r>
          </w:p>
        </w:tc>
      </w:tr>
      <w:tr w:rsidR="008003AA" w14:paraId="607883FB" w14:textId="77777777" w:rsidTr="009A4CD5">
        <w:trPr>
          <w:trHeight w:val="393"/>
        </w:trPr>
        <w:tc>
          <w:tcPr>
            <w:tcW w:w="8222" w:type="dxa"/>
          </w:tcPr>
          <w:p w14:paraId="5A09ABB7" w14:textId="77777777" w:rsidR="008003AA" w:rsidRPr="00817A23" w:rsidRDefault="008003AA" w:rsidP="009A4CD5">
            <w:pPr>
              <w:pStyle w:val="TableParagraph"/>
              <w:rPr>
                <w:b/>
                <w:sz w:val="24"/>
              </w:rPr>
            </w:pPr>
            <w:r w:rsidRPr="00817A23">
              <w:rPr>
                <w:b/>
                <w:sz w:val="24"/>
              </w:rPr>
              <w:t>Objetivo</w:t>
            </w:r>
          </w:p>
        </w:tc>
        <w:tc>
          <w:tcPr>
            <w:tcW w:w="1416" w:type="dxa"/>
          </w:tcPr>
          <w:p w14:paraId="400D7CC6" w14:textId="77777777" w:rsidR="008003AA" w:rsidRPr="00817A23" w:rsidRDefault="008003AA" w:rsidP="009A4CD5">
            <w:pPr>
              <w:pStyle w:val="TableParagraph"/>
              <w:ind w:left="157" w:right="141"/>
              <w:jc w:val="center"/>
              <w:rPr>
                <w:b/>
                <w:sz w:val="24"/>
              </w:rPr>
            </w:pPr>
            <w:r w:rsidRPr="00817A23">
              <w:rPr>
                <w:b/>
                <w:sz w:val="24"/>
              </w:rPr>
              <w:t>16</w:t>
            </w:r>
          </w:p>
        </w:tc>
      </w:tr>
      <w:tr w:rsidR="008003AA" w14:paraId="6CEF5723" w14:textId="77777777" w:rsidTr="009A4CD5">
        <w:trPr>
          <w:trHeight w:val="397"/>
        </w:trPr>
        <w:tc>
          <w:tcPr>
            <w:tcW w:w="8222" w:type="dxa"/>
          </w:tcPr>
          <w:p w14:paraId="0A6C1C0A" w14:textId="77777777" w:rsidR="008003AA" w:rsidRPr="00817A23" w:rsidRDefault="008003AA" w:rsidP="009A4CD5">
            <w:pPr>
              <w:pStyle w:val="TableParagraph"/>
              <w:rPr>
                <w:b/>
                <w:sz w:val="24"/>
              </w:rPr>
            </w:pPr>
            <w:r w:rsidRPr="00817A23">
              <w:rPr>
                <w:b/>
                <w:sz w:val="24"/>
              </w:rPr>
              <w:t>Definições</w:t>
            </w:r>
          </w:p>
        </w:tc>
        <w:tc>
          <w:tcPr>
            <w:tcW w:w="1416" w:type="dxa"/>
          </w:tcPr>
          <w:p w14:paraId="707C55AA" w14:textId="77777777" w:rsidR="008003AA" w:rsidRPr="00817A23" w:rsidRDefault="008003AA" w:rsidP="009A4CD5">
            <w:pPr>
              <w:pStyle w:val="TableParagraph"/>
              <w:ind w:left="157" w:right="141"/>
              <w:jc w:val="center"/>
              <w:rPr>
                <w:b/>
                <w:sz w:val="24"/>
              </w:rPr>
            </w:pPr>
            <w:r w:rsidRPr="00817A23">
              <w:rPr>
                <w:b/>
                <w:sz w:val="24"/>
              </w:rPr>
              <w:t>17</w:t>
            </w:r>
          </w:p>
        </w:tc>
      </w:tr>
      <w:tr w:rsidR="008003AA" w14:paraId="4E7B17EF" w14:textId="77777777" w:rsidTr="009A4CD5">
        <w:trPr>
          <w:trHeight w:val="393"/>
        </w:trPr>
        <w:tc>
          <w:tcPr>
            <w:tcW w:w="8222" w:type="dxa"/>
          </w:tcPr>
          <w:p w14:paraId="34EEC7A3" w14:textId="77777777" w:rsidR="008003AA" w:rsidRPr="00817A23" w:rsidRDefault="008003AA" w:rsidP="009A4CD5">
            <w:pPr>
              <w:pStyle w:val="TableParagraph"/>
              <w:rPr>
                <w:b/>
                <w:sz w:val="24"/>
              </w:rPr>
            </w:pPr>
            <w:r w:rsidRPr="00817A23">
              <w:rPr>
                <w:b/>
                <w:sz w:val="24"/>
              </w:rPr>
              <w:t>Requisitos</w:t>
            </w:r>
          </w:p>
        </w:tc>
        <w:tc>
          <w:tcPr>
            <w:tcW w:w="1416" w:type="dxa"/>
          </w:tcPr>
          <w:p w14:paraId="476D7DAC" w14:textId="77777777" w:rsidR="008003AA" w:rsidRPr="00817A23" w:rsidRDefault="008003AA" w:rsidP="009A4CD5">
            <w:pPr>
              <w:pStyle w:val="TableParagraph"/>
              <w:spacing w:before="0"/>
              <w:ind w:left="0"/>
              <w:rPr>
                <w:sz w:val="24"/>
              </w:rPr>
            </w:pPr>
          </w:p>
        </w:tc>
      </w:tr>
      <w:tr w:rsidR="008003AA" w14:paraId="146759C3" w14:textId="77777777" w:rsidTr="009A4CD5">
        <w:trPr>
          <w:trHeight w:val="397"/>
        </w:trPr>
        <w:tc>
          <w:tcPr>
            <w:tcW w:w="8222" w:type="dxa"/>
          </w:tcPr>
          <w:p w14:paraId="63520D9B" w14:textId="77777777" w:rsidR="008003AA" w:rsidRPr="00817A23" w:rsidRDefault="008003AA" w:rsidP="009A4CD5">
            <w:pPr>
              <w:pStyle w:val="TableParagraph"/>
              <w:spacing w:before="63"/>
              <w:rPr>
                <w:sz w:val="24"/>
              </w:rPr>
            </w:pPr>
            <w:r w:rsidRPr="00817A23">
              <w:rPr>
                <w:sz w:val="24"/>
              </w:rPr>
              <w:t>Condução do trabalho de compilação</w:t>
            </w:r>
          </w:p>
        </w:tc>
        <w:tc>
          <w:tcPr>
            <w:tcW w:w="1416" w:type="dxa"/>
          </w:tcPr>
          <w:p w14:paraId="5DE0CEB8" w14:textId="77777777" w:rsidR="008003AA" w:rsidRPr="00817A23" w:rsidRDefault="008003AA" w:rsidP="009A4CD5">
            <w:pPr>
              <w:pStyle w:val="TableParagraph"/>
              <w:spacing w:before="63"/>
              <w:ind w:left="157" w:right="141"/>
              <w:jc w:val="center"/>
              <w:rPr>
                <w:sz w:val="24"/>
              </w:rPr>
            </w:pPr>
            <w:r w:rsidRPr="00817A23">
              <w:rPr>
                <w:sz w:val="24"/>
              </w:rPr>
              <w:t>18 – 20</w:t>
            </w:r>
          </w:p>
        </w:tc>
      </w:tr>
      <w:tr w:rsidR="008003AA" w14:paraId="0A57BF79" w14:textId="77777777" w:rsidTr="009A4CD5">
        <w:trPr>
          <w:trHeight w:val="397"/>
        </w:trPr>
        <w:tc>
          <w:tcPr>
            <w:tcW w:w="8222" w:type="dxa"/>
          </w:tcPr>
          <w:p w14:paraId="5BEB5D6A" w14:textId="77777777" w:rsidR="008003AA" w:rsidRPr="00817A23" w:rsidRDefault="008003AA" w:rsidP="009A4CD5">
            <w:pPr>
              <w:pStyle w:val="TableParagraph"/>
              <w:rPr>
                <w:sz w:val="24"/>
              </w:rPr>
            </w:pPr>
            <w:r w:rsidRPr="00817A23">
              <w:rPr>
                <w:sz w:val="24"/>
              </w:rPr>
              <w:t>Requisitos éticos</w:t>
            </w:r>
          </w:p>
        </w:tc>
        <w:tc>
          <w:tcPr>
            <w:tcW w:w="1416" w:type="dxa"/>
          </w:tcPr>
          <w:p w14:paraId="6F6B8199" w14:textId="77777777" w:rsidR="008003AA" w:rsidRPr="00817A23" w:rsidRDefault="008003AA" w:rsidP="009A4CD5">
            <w:pPr>
              <w:pStyle w:val="TableParagraph"/>
              <w:ind w:left="157" w:right="141"/>
              <w:jc w:val="center"/>
              <w:rPr>
                <w:sz w:val="24"/>
              </w:rPr>
            </w:pPr>
            <w:r w:rsidRPr="00817A23">
              <w:rPr>
                <w:sz w:val="24"/>
              </w:rPr>
              <w:t>21</w:t>
            </w:r>
          </w:p>
        </w:tc>
      </w:tr>
      <w:tr w:rsidR="008003AA" w14:paraId="3DF8EAE9" w14:textId="77777777" w:rsidTr="009A4CD5">
        <w:trPr>
          <w:trHeight w:val="393"/>
        </w:trPr>
        <w:tc>
          <w:tcPr>
            <w:tcW w:w="8222" w:type="dxa"/>
          </w:tcPr>
          <w:p w14:paraId="63594638" w14:textId="77777777" w:rsidR="008003AA" w:rsidRPr="00817A23" w:rsidRDefault="008003AA" w:rsidP="009A4CD5">
            <w:pPr>
              <w:pStyle w:val="TableParagraph"/>
              <w:rPr>
                <w:sz w:val="24"/>
              </w:rPr>
            </w:pPr>
            <w:r w:rsidRPr="00817A23">
              <w:rPr>
                <w:sz w:val="24"/>
              </w:rPr>
              <w:t>Julgamento profissional</w:t>
            </w:r>
          </w:p>
        </w:tc>
        <w:tc>
          <w:tcPr>
            <w:tcW w:w="1416" w:type="dxa"/>
          </w:tcPr>
          <w:p w14:paraId="72E7B433" w14:textId="77777777" w:rsidR="008003AA" w:rsidRPr="00817A23" w:rsidRDefault="008003AA" w:rsidP="009A4CD5">
            <w:pPr>
              <w:pStyle w:val="TableParagraph"/>
              <w:ind w:left="157" w:right="141"/>
              <w:jc w:val="center"/>
              <w:rPr>
                <w:sz w:val="24"/>
              </w:rPr>
            </w:pPr>
            <w:r w:rsidRPr="00817A23">
              <w:rPr>
                <w:sz w:val="24"/>
              </w:rPr>
              <w:t>22</w:t>
            </w:r>
          </w:p>
        </w:tc>
      </w:tr>
      <w:tr w:rsidR="008003AA" w14:paraId="5E9F3871" w14:textId="77777777" w:rsidTr="009A4CD5">
        <w:trPr>
          <w:trHeight w:val="397"/>
        </w:trPr>
        <w:tc>
          <w:tcPr>
            <w:tcW w:w="8222" w:type="dxa"/>
          </w:tcPr>
          <w:p w14:paraId="1158B328" w14:textId="77777777" w:rsidR="008003AA" w:rsidRPr="00817A23" w:rsidRDefault="008003AA" w:rsidP="009A4CD5">
            <w:pPr>
              <w:pStyle w:val="TableParagraph"/>
              <w:rPr>
                <w:sz w:val="24"/>
              </w:rPr>
            </w:pPr>
            <w:r w:rsidRPr="00817A23">
              <w:rPr>
                <w:sz w:val="24"/>
              </w:rPr>
              <w:t>Controle de qualidade no nível do trabalho</w:t>
            </w:r>
          </w:p>
        </w:tc>
        <w:tc>
          <w:tcPr>
            <w:tcW w:w="1416" w:type="dxa"/>
          </w:tcPr>
          <w:p w14:paraId="12DDB616" w14:textId="77777777" w:rsidR="008003AA" w:rsidRPr="00817A23" w:rsidRDefault="008003AA" w:rsidP="009A4CD5">
            <w:pPr>
              <w:pStyle w:val="TableParagraph"/>
              <w:ind w:left="157" w:right="141"/>
              <w:jc w:val="center"/>
              <w:rPr>
                <w:sz w:val="24"/>
              </w:rPr>
            </w:pPr>
            <w:r w:rsidRPr="00817A23">
              <w:rPr>
                <w:sz w:val="24"/>
              </w:rPr>
              <w:t>23</w:t>
            </w:r>
          </w:p>
        </w:tc>
      </w:tr>
      <w:tr w:rsidR="008003AA" w14:paraId="0B8757F1" w14:textId="77777777" w:rsidTr="009A4CD5">
        <w:trPr>
          <w:trHeight w:val="393"/>
        </w:trPr>
        <w:tc>
          <w:tcPr>
            <w:tcW w:w="8222" w:type="dxa"/>
          </w:tcPr>
          <w:p w14:paraId="1D4527B6" w14:textId="77777777" w:rsidR="008003AA" w:rsidRPr="00817A23" w:rsidRDefault="008003AA" w:rsidP="009A4CD5">
            <w:pPr>
              <w:pStyle w:val="TableParagraph"/>
              <w:rPr>
                <w:sz w:val="24"/>
              </w:rPr>
            </w:pPr>
            <w:r w:rsidRPr="00817A23">
              <w:rPr>
                <w:sz w:val="24"/>
              </w:rPr>
              <w:t>Aceitação e continuidade do trabalho</w:t>
            </w:r>
          </w:p>
        </w:tc>
        <w:tc>
          <w:tcPr>
            <w:tcW w:w="1416" w:type="dxa"/>
          </w:tcPr>
          <w:p w14:paraId="011130BC" w14:textId="77777777" w:rsidR="008003AA" w:rsidRPr="00817A23" w:rsidRDefault="008003AA" w:rsidP="009A4CD5">
            <w:pPr>
              <w:pStyle w:val="TableParagraph"/>
              <w:ind w:left="157" w:right="141"/>
              <w:jc w:val="center"/>
              <w:rPr>
                <w:sz w:val="24"/>
              </w:rPr>
            </w:pPr>
            <w:r w:rsidRPr="00817A23">
              <w:rPr>
                <w:sz w:val="24"/>
              </w:rPr>
              <w:t>24 – 26</w:t>
            </w:r>
          </w:p>
        </w:tc>
      </w:tr>
      <w:tr w:rsidR="008003AA" w14:paraId="378DDCAE" w14:textId="77777777" w:rsidTr="009A4CD5">
        <w:trPr>
          <w:trHeight w:val="398"/>
        </w:trPr>
        <w:tc>
          <w:tcPr>
            <w:tcW w:w="8222" w:type="dxa"/>
          </w:tcPr>
          <w:p w14:paraId="62458281" w14:textId="77777777" w:rsidR="008003AA" w:rsidRPr="00817A23" w:rsidRDefault="008003AA" w:rsidP="009A4CD5">
            <w:pPr>
              <w:pStyle w:val="TableParagraph"/>
              <w:rPr>
                <w:sz w:val="24"/>
              </w:rPr>
            </w:pPr>
            <w:r w:rsidRPr="00817A23">
              <w:rPr>
                <w:sz w:val="24"/>
              </w:rPr>
              <w:t>Comunicação com a administração e com os responsáveis pela governança</w:t>
            </w:r>
          </w:p>
        </w:tc>
        <w:tc>
          <w:tcPr>
            <w:tcW w:w="1416" w:type="dxa"/>
          </w:tcPr>
          <w:p w14:paraId="1FAC7EEC" w14:textId="77777777" w:rsidR="008003AA" w:rsidRPr="00817A23" w:rsidRDefault="008003AA" w:rsidP="009A4CD5">
            <w:pPr>
              <w:pStyle w:val="TableParagraph"/>
              <w:ind w:left="157" w:right="141"/>
              <w:jc w:val="center"/>
              <w:rPr>
                <w:sz w:val="24"/>
              </w:rPr>
            </w:pPr>
            <w:r w:rsidRPr="00817A23">
              <w:rPr>
                <w:sz w:val="24"/>
              </w:rPr>
              <w:t>27</w:t>
            </w:r>
          </w:p>
        </w:tc>
      </w:tr>
      <w:tr w:rsidR="008003AA" w14:paraId="16597E76" w14:textId="77777777" w:rsidTr="009A4CD5">
        <w:trPr>
          <w:trHeight w:val="397"/>
        </w:trPr>
        <w:tc>
          <w:tcPr>
            <w:tcW w:w="8222" w:type="dxa"/>
          </w:tcPr>
          <w:p w14:paraId="5857DAD9" w14:textId="77777777" w:rsidR="008003AA" w:rsidRPr="00817A23" w:rsidRDefault="008003AA" w:rsidP="009A4CD5">
            <w:pPr>
              <w:pStyle w:val="TableParagraph"/>
              <w:rPr>
                <w:sz w:val="24"/>
              </w:rPr>
            </w:pPr>
            <w:r w:rsidRPr="00817A23">
              <w:rPr>
                <w:sz w:val="24"/>
              </w:rPr>
              <w:t>Execução do trabalho</w:t>
            </w:r>
          </w:p>
        </w:tc>
        <w:tc>
          <w:tcPr>
            <w:tcW w:w="1416" w:type="dxa"/>
          </w:tcPr>
          <w:p w14:paraId="3D73964B" w14:textId="77777777" w:rsidR="008003AA" w:rsidRPr="00817A23" w:rsidRDefault="008003AA" w:rsidP="009A4CD5">
            <w:pPr>
              <w:pStyle w:val="TableParagraph"/>
              <w:ind w:left="157" w:right="141"/>
              <w:jc w:val="center"/>
              <w:rPr>
                <w:sz w:val="24"/>
              </w:rPr>
            </w:pPr>
            <w:r w:rsidRPr="00817A23">
              <w:rPr>
                <w:sz w:val="24"/>
              </w:rPr>
              <w:t>28 – 37</w:t>
            </w:r>
          </w:p>
        </w:tc>
      </w:tr>
      <w:tr w:rsidR="008003AA" w14:paraId="4781B7CC" w14:textId="77777777" w:rsidTr="009A4CD5">
        <w:trPr>
          <w:trHeight w:val="393"/>
        </w:trPr>
        <w:tc>
          <w:tcPr>
            <w:tcW w:w="8222" w:type="dxa"/>
          </w:tcPr>
          <w:p w14:paraId="025525B9" w14:textId="77777777" w:rsidR="008003AA" w:rsidRPr="00817A23" w:rsidRDefault="008003AA" w:rsidP="009A4CD5">
            <w:pPr>
              <w:pStyle w:val="TableParagraph"/>
              <w:rPr>
                <w:sz w:val="24"/>
              </w:rPr>
            </w:pPr>
            <w:r w:rsidRPr="00817A23">
              <w:rPr>
                <w:sz w:val="24"/>
              </w:rPr>
              <w:t>Documentação</w:t>
            </w:r>
          </w:p>
        </w:tc>
        <w:tc>
          <w:tcPr>
            <w:tcW w:w="1416" w:type="dxa"/>
          </w:tcPr>
          <w:p w14:paraId="1794EE2B" w14:textId="77777777" w:rsidR="008003AA" w:rsidRPr="00817A23" w:rsidRDefault="008003AA" w:rsidP="009A4CD5">
            <w:pPr>
              <w:pStyle w:val="TableParagraph"/>
              <w:ind w:left="157" w:right="141"/>
              <w:jc w:val="center"/>
              <w:rPr>
                <w:sz w:val="24"/>
              </w:rPr>
            </w:pPr>
            <w:r w:rsidRPr="00817A23">
              <w:rPr>
                <w:sz w:val="24"/>
              </w:rPr>
              <w:t>38</w:t>
            </w:r>
          </w:p>
        </w:tc>
      </w:tr>
      <w:tr w:rsidR="008003AA" w14:paraId="2C18C52F" w14:textId="77777777" w:rsidTr="009A4CD5">
        <w:trPr>
          <w:trHeight w:val="398"/>
        </w:trPr>
        <w:tc>
          <w:tcPr>
            <w:tcW w:w="8222" w:type="dxa"/>
          </w:tcPr>
          <w:p w14:paraId="5674E539" w14:textId="77777777" w:rsidR="008003AA" w:rsidRPr="00817A23" w:rsidRDefault="008003AA" w:rsidP="009A4CD5">
            <w:pPr>
              <w:pStyle w:val="TableParagraph"/>
              <w:rPr>
                <w:sz w:val="24"/>
              </w:rPr>
            </w:pPr>
            <w:r w:rsidRPr="00817A23">
              <w:rPr>
                <w:sz w:val="24"/>
              </w:rPr>
              <w:t>Relatório de compilação do profissional</w:t>
            </w:r>
          </w:p>
        </w:tc>
        <w:tc>
          <w:tcPr>
            <w:tcW w:w="1416" w:type="dxa"/>
          </w:tcPr>
          <w:p w14:paraId="5D8AACEC" w14:textId="77777777" w:rsidR="008003AA" w:rsidRPr="00817A23" w:rsidRDefault="008003AA" w:rsidP="009A4CD5">
            <w:pPr>
              <w:pStyle w:val="TableParagraph"/>
              <w:ind w:left="157" w:right="141"/>
              <w:jc w:val="center"/>
              <w:rPr>
                <w:sz w:val="24"/>
              </w:rPr>
            </w:pPr>
            <w:r w:rsidRPr="00817A23">
              <w:rPr>
                <w:sz w:val="24"/>
              </w:rPr>
              <w:t>39 – 41</w:t>
            </w:r>
          </w:p>
        </w:tc>
      </w:tr>
      <w:tr w:rsidR="008003AA" w14:paraId="6C2A351E" w14:textId="77777777" w:rsidTr="009A4CD5">
        <w:trPr>
          <w:trHeight w:val="393"/>
        </w:trPr>
        <w:tc>
          <w:tcPr>
            <w:tcW w:w="8222" w:type="dxa"/>
          </w:tcPr>
          <w:p w14:paraId="4D5161AF" w14:textId="77777777" w:rsidR="008003AA" w:rsidRPr="00817A23" w:rsidRDefault="008003AA" w:rsidP="009A4CD5">
            <w:pPr>
              <w:pStyle w:val="TableParagraph"/>
              <w:rPr>
                <w:b/>
                <w:sz w:val="24"/>
              </w:rPr>
            </w:pPr>
            <w:r w:rsidRPr="00817A23">
              <w:rPr>
                <w:b/>
                <w:sz w:val="24"/>
              </w:rPr>
              <w:t>Vigência</w:t>
            </w:r>
          </w:p>
        </w:tc>
        <w:tc>
          <w:tcPr>
            <w:tcW w:w="1416" w:type="dxa"/>
          </w:tcPr>
          <w:p w14:paraId="461D4699" w14:textId="77777777" w:rsidR="008003AA" w:rsidRPr="00817A23" w:rsidRDefault="008003AA" w:rsidP="009A4CD5">
            <w:pPr>
              <w:pStyle w:val="TableParagraph"/>
              <w:ind w:left="157" w:right="141"/>
              <w:jc w:val="center"/>
              <w:rPr>
                <w:b/>
                <w:sz w:val="24"/>
              </w:rPr>
            </w:pPr>
            <w:r w:rsidRPr="00817A23">
              <w:rPr>
                <w:b/>
                <w:sz w:val="24"/>
              </w:rPr>
              <w:t>42</w:t>
            </w:r>
          </w:p>
        </w:tc>
      </w:tr>
      <w:tr w:rsidR="008003AA" w14:paraId="779525A3" w14:textId="77777777" w:rsidTr="009A4CD5">
        <w:trPr>
          <w:trHeight w:val="398"/>
        </w:trPr>
        <w:tc>
          <w:tcPr>
            <w:tcW w:w="8222" w:type="dxa"/>
          </w:tcPr>
          <w:p w14:paraId="2A44C26D" w14:textId="77777777" w:rsidR="008003AA" w:rsidRPr="00817A23" w:rsidRDefault="008003AA" w:rsidP="009A4CD5">
            <w:pPr>
              <w:pStyle w:val="TableParagraph"/>
              <w:rPr>
                <w:b/>
                <w:sz w:val="24"/>
              </w:rPr>
            </w:pPr>
            <w:r w:rsidRPr="00817A23">
              <w:rPr>
                <w:b/>
                <w:sz w:val="24"/>
              </w:rPr>
              <w:t>Aplicação e outros materiais explicativos</w:t>
            </w:r>
          </w:p>
        </w:tc>
        <w:tc>
          <w:tcPr>
            <w:tcW w:w="1416" w:type="dxa"/>
          </w:tcPr>
          <w:p w14:paraId="2AE39342" w14:textId="77777777" w:rsidR="008003AA" w:rsidRPr="00817A23" w:rsidRDefault="008003AA" w:rsidP="009A4CD5">
            <w:pPr>
              <w:pStyle w:val="TableParagraph"/>
              <w:spacing w:before="0"/>
              <w:ind w:left="0"/>
              <w:rPr>
                <w:sz w:val="24"/>
              </w:rPr>
            </w:pPr>
          </w:p>
        </w:tc>
      </w:tr>
      <w:tr w:rsidR="008003AA" w14:paraId="79678DC8" w14:textId="77777777" w:rsidTr="009A4CD5">
        <w:trPr>
          <w:trHeight w:val="393"/>
        </w:trPr>
        <w:tc>
          <w:tcPr>
            <w:tcW w:w="8222" w:type="dxa"/>
          </w:tcPr>
          <w:p w14:paraId="2FD1D62D" w14:textId="77777777" w:rsidR="008003AA" w:rsidRPr="00817A23" w:rsidRDefault="008003AA" w:rsidP="009A4CD5">
            <w:pPr>
              <w:pStyle w:val="TableParagraph"/>
              <w:rPr>
                <w:sz w:val="24"/>
              </w:rPr>
            </w:pPr>
            <w:r w:rsidRPr="00817A23">
              <w:rPr>
                <w:sz w:val="24"/>
              </w:rPr>
              <w:t>Alcance</w:t>
            </w:r>
          </w:p>
        </w:tc>
        <w:tc>
          <w:tcPr>
            <w:tcW w:w="1416" w:type="dxa"/>
          </w:tcPr>
          <w:p w14:paraId="20124ED9" w14:textId="77777777" w:rsidR="008003AA" w:rsidRPr="00817A23" w:rsidRDefault="008003AA" w:rsidP="009A4CD5">
            <w:pPr>
              <w:pStyle w:val="TableParagraph"/>
              <w:ind w:left="157" w:right="141"/>
              <w:jc w:val="center"/>
              <w:rPr>
                <w:sz w:val="24"/>
              </w:rPr>
            </w:pPr>
            <w:r w:rsidRPr="00817A23">
              <w:rPr>
                <w:sz w:val="24"/>
              </w:rPr>
              <w:t>A1 – A11</w:t>
            </w:r>
          </w:p>
        </w:tc>
      </w:tr>
      <w:tr w:rsidR="008003AA" w14:paraId="046A6999" w14:textId="77777777" w:rsidTr="009A4CD5">
        <w:trPr>
          <w:trHeight w:val="397"/>
        </w:trPr>
        <w:tc>
          <w:tcPr>
            <w:tcW w:w="8222" w:type="dxa"/>
          </w:tcPr>
          <w:p w14:paraId="14B71F48" w14:textId="77777777" w:rsidR="008003AA" w:rsidRPr="00817A23" w:rsidRDefault="008003AA" w:rsidP="009A4CD5">
            <w:pPr>
              <w:pStyle w:val="TableParagraph"/>
              <w:spacing w:before="63"/>
              <w:rPr>
                <w:sz w:val="24"/>
              </w:rPr>
            </w:pPr>
            <w:r w:rsidRPr="00817A23">
              <w:rPr>
                <w:sz w:val="24"/>
              </w:rPr>
              <w:t>Trabalho de compilação</w:t>
            </w:r>
          </w:p>
        </w:tc>
        <w:tc>
          <w:tcPr>
            <w:tcW w:w="1416" w:type="dxa"/>
          </w:tcPr>
          <w:p w14:paraId="5037B6BE" w14:textId="77777777" w:rsidR="008003AA" w:rsidRPr="00817A23" w:rsidRDefault="008003AA" w:rsidP="009A4CD5">
            <w:pPr>
              <w:pStyle w:val="TableParagraph"/>
              <w:spacing w:before="63"/>
              <w:ind w:left="157" w:right="141"/>
              <w:jc w:val="center"/>
              <w:rPr>
                <w:sz w:val="24"/>
              </w:rPr>
            </w:pPr>
            <w:r w:rsidRPr="00817A23">
              <w:rPr>
                <w:sz w:val="24"/>
              </w:rPr>
              <w:t>A12 – A18</w:t>
            </w:r>
          </w:p>
        </w:tc>
      </w:tr>
      <w:tr w:rsidR="008003AA" w14:paraId="36AAB440" w14:textId="77777777" w:rsidTr="009A4CD5">
        <w:trPr>
          <w:trHeight w:val="397"/>
        </w:trPr>
        <w:tc>
          <w:tcPr>
            <w:tcW w:w="8222" w:type="dxa"/>
          </w:tcPr>
          <w:p w14:paraId="0161CC81" w14:textId="77777777" w:rsidR="008003AA" w:rsidRPr="00817A23" w:rsidRDefault="008003AA" w:rsidP="009A4CD5">
            <w:pPr>
              <w:pStyle w:val="TableParagraph"/>
              <w:rPr>
                <w:sz w:val="24"/>
              </w:rPr>
            </w:pPr>
            <w:r w:rsidRPr="00817A23">
              <w:rPr>
                <w:sz w:val="24"/>
              </w:rPr>
              <w:t>Requisitos éticos</w:t>
            </w:r>
          </w:p>
        </w:tc>
        <w:tc>
          <w:tcPr>
            <w:tcW w:w="1416" w:type="dxa"/>
          </w:tcPr>
          <w:p w14:paraId="1FEF3400" w14:textId="77777777" w:rsidR="008003AA" w:rsidRPr="00817A23" w:rsidRDefault="008003AA" w:rsidP="009A4CD5">
            <w:pPr>
              <w:pStyle w:val="TableParagraph"/>
              <w:ind w:left="157" w:right="141"/>
              <w:jc w:val="center"/>
              <w:rPr>
                <w:sz w:val="24"/>
              </w:rPr>
            </w:pPr>
            <w:r w:rsidRPr="00817A23">
              <w:rPr>
                <w:sz w:val="24"/>
              </w:rPr>
              <w:t>A19 – A21</w:t>
            </w:r>
          </w:p>
        </w:tc>
      </w:tr>
    </w:tbl>
    <w:p w14:paraId="4DD1CED5" w14:textId="77777777" w:rsidR="008003AA" w:rsidRDefault="008003AA" w:rsidP="008003AA">
      <w:pPr>
        <w:jc w:val="center"/>
        <w:rPr>
          <w:sz w:val="24"/>
        </w:rPr>
        <w:sectPr w:rsidR="008003AA" w:rsidSect="008003AA">
          <w:pgSz w:w="11910" w:h="16840"/>
          <w:pgMar w:top="1040" w:right="1020" w:bottom="280" w:left="1020" w:header="720" w:footer="720" w:gutter="0"/>
          <w:cols w:space="720"/>
        </w:sect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2"/>
        <w:gridCol w:w="1416"/>
      </w:tblGrid>
      <w:tr w:rsidR="008003AA" w14:paraId="752DFF2C" w14:textId="77777777" w:rsidTr="009A4CD5">
        <w:trPr>
          <w:trHeight w:val="397"/>
        </w:trPr>
        <w:tc>
          <w:tcPr>
            <w:tcW w:w="8222" w:type="dxa"/>
          </w:tcPr>
          <w:p w14:paraId="04F89FCB" w14:textId="77777777" w:rsidR="008003AA" w:rsidRPr="00817A23" w:rsidRDefault="008003AA" w:rsidP="009A4CD5">
            <w:pPr>
              <w:pStyle w:val="TableParagraph"/>
              <w:rPr>
                <w:sz w:val="24"/>
              </w:rPr>
            </w:pPr>
            <w:r w:rsidRPr="00817A23">
              <w:rPr>
                <w:sz w:val="24"/>
              </w:rPr>
              <w:t>Julgamento profissional</w:t>
            </w:r>
          </w:p>
        </w:tc>
        <w:tc>
          <w:tcPr>
            <w:tcW w:w="1416" w:type="dxa"/>
          </w:tcPr>
          <w:p w14:paraId="5116DD20" w14:textId="77777777" w:rsidR="008003AA" w:rsidRPr="00817A23" w:rsidRDefault="008003AA" w:rsidP="009A4CD5">
            <w:pPr>
              <w:pStyle w:val="TableParagraph"/>
              <w:ind w:left="157" w:right="141"/>
              <w:jc w:val="center"/>
              <w:rPr>
                <w:sz w:val="24"/>
              </w:rPr>
            </w:pPr>
            <w:r w:rsidRPr="00817A23">
              <w:rPr>
                <w:sz w:val="24"/>
              </w:rPr>
              <w:t>A22 – A24</w:t>
            </w:r>
          </w:p>
        </w:tc>
      </w:tr>
      <w:tr w:rsidR="008003AA" w14:paraId="01F19904" w14:textId="77777777" w:rsidTr="009A4CD5">
        <w:trPr>
          <w:trHeight w:val="393"/>
        </w:trPr>
        <w:tc>
          <w:tcPr>
            <w:tcW w:w="8222" w:type="dxa"/>
          </w:tcPr>
          <w:p w14:paraId="00A32011" w14:textId="77777777" w:rsidR="008003AA" w:rsidRPr="00817A23" w:rsidRDefault="008003AA" w:rsidP="009A4CD5">
            <w:pPr>
              <w:pStyle w:val="TableParagraph"/>
              <w:rPr>
                <w:sz w:val="24"/>
              </w:rPr>
            </w:pPr>
            <w:r w:rsidRPr="00817A23">
              <w:rPr>
                <w:sz w:val="24"/>
              </w:rPr>
              <w:t>Controle de qualidade no nível do trabalho</w:t>
            </w:r>
          </w:p>
        </w:tc>
        <w:tc>
          <w:tcPr>
            <w:tcW w:w="1416" w:type="dxa"/>
          </w:tcPr>
          <w:p w14:paraId="0D11E101" w14:textId="77777777" w:rsidR="008003AA" w:rsidRPr="00817A23" w:rsidRDefault="008003AA" w:rsidP="009A4CD5">
            <w:pPr>
              <w:pStyle w:val="TableParagraph"/>
              <w:ind w:left="157" w:right="141"/>
              <w:jc w:val="center"/>
              <w:rPr>
                <w:sz w:val="24"/>
              </w:rPr>
            </w:pPr>
            <w:r w:rsidRPr="00817A23">
              <w:rPr>
                <w:sz w:val="24"/>
              </w:rPr>
              <w:t>A25 – A27</w:t>
            </w:r>
          </w:p>
        </w:tc>
      </w:tr>
      <w:tr w:rsidR="008003AA" w14:paraId="03CFD0E7" w14:textId="77777777" w:rsidTr="009A4CD5">
        <w:trPr>
          <w:trHeight w:val="397"/>
        </w:trPr>
        <w:tc>
          <w:tcPr>
            <w:tcW w:w="8222" w:type="dxa"/>
          </w:tcPr>
          <w:p w14:paraId="2C87EF88" w14:textId="77777777" w:rsidR="008003AA" w:rsidRPr="00817A23" w:rsidRDefault="008003AA" w:rsidP="009A4CD5">
            <w:pPr>
              <w:pStyle w:val="TableParagraph"/>
              <w:rPr>
                <w:sz w:val="24"/>
              </w:rPr>
            </w:pPr>
            <w:r w:rsidRPr="00817A23">
              <w:rPr>
                <w:sz w:val="24"/>
              </w:rPr>
              <w:t>Aceitação e continuidade do trabalho</w:t>
            </w:r>
          </w:p>
        </w:tc>
        <w:tc>
          <w:tcPr>
            <w:tcW w:w="1416" w:type="dxa"/>
          </w:tcPr>
          <w:p w14:paraId="75FCF1A9" w14:textId="77777777" w:rsidR="008003AA" w:rsidRPr="00817A23" w:rsidRDefault="008003AA" w:rsidP="009A4CD5">
            <w:pPr>
              <w:pStyle w:val="TableParagraph"/>
              <w:ind w:left="157" w:right="141"/>
              <w:jc w:val="center"/>
              <w:rPr>
                <w:sz w:val="24"/>
              </w:rPr>
            </w:pPr>
            <w:r w:rsidRPr="00817A23">
              <w:rPr>
                <w:sz w:val="24"/>
              </w:rPr>
              <w:t>A28 – A40</w:t>
            </w:r>
          </w:p>
        </w:tc>
      </w:tr>
      <w:tr w:rsidR="008003AA" w14:paraId="5EFEB90D" w14:textId="77777777" w:rsidTr="009A4CD5">
        <w:trPr>
          <w:trHeight w:val="397"/>
        </w:trPr>
        <w:tc>
          <w:tcPr>
            <w:tcW w:w="8222" w:type="dxa"/>
          </w:tcPr>
          <w:p w14:paraId="568DEA62" w14:textId="77777777" w:rsidR="008003AA" w:rsidRPr="00817A23" w:rsidRDefault="008003AA" w:rsidP="009A4CD5">
            <w:pPr>
              <w:pStyle w:val="TableParagraph"/>
              <w:rPr>
                <w:sz w:val="24"/>
              </w:rPr>
            </w:pPr>
            <w:r w:rsidRPr="00817A23">
              <w:rPr>
                <w:sz w:val="24"/>
              </w:rPr>
              <w:t>Comunicação com a administração e com os responsáveis pela governança</w:t>
            </w:r>
          </w:p>
        </w:tc>
        <w:tc>
          <w:tcPr>
            <w:tcW w:w="1416" w:type="dxa"/>
          </w:tcPr>
          <w:p w14:paraId="1D65A1D9" w14:textId="77777777" w:rsidR="008003AA" w:rsidRPr="00817A23" w:rsidRDefault="008003AA" w:rsidP="009A4CD5">
            <w:pPr>
              <w:pStyle w:val="TableParagraph"/>
              <w:ind w:left="157" w:right="141"/>
              <w:jc w:val="center"/>
              <w:rPr>
                <w:sz w:val="24"/>
              </w:rPr>
            </w:pPr>
            <w:r w:rsidRPr="00817A23">
              <w:rPr>
                <w:sz w:val="24"/>
              </w:rPr>
              <w:t>A41</w:t>
            </w:r>
          </w:p>
        </w:tc>
      </w:tr>
      <w:tr w:rsidR="008003AA" w14:paraId="77D1285A" w14:textId="77777777" w:rsidTr="009A4CD5">
        <w:trPr>
          <w:trHeight w:val="393"/>
        </w:trPr>
        <w:tc>
          <w:tcPr>
            <w:tcW w:w="8222" w:type="dxa"/>
          </w:tcPr>
          <w:p w14:paraId="6D0E22E7" w14:textId="77777777" w:rsidR="008003AA" w:rsidRPr="00817A23" w:rsidRDefault="008003AA" w:rsidP="009A4CD5">
            <w:pPr>
              <w:pStyle w:val="TableParagraph"/>
              <w:rPr>
                <w:sz w:val="24"/>
              </w:rPr>
            </w:pPr>
            <w:r w:rsidRPr="00817A23">
              <w:rPr>
                <w:sz w:val="24"/>
              </w:rPr>
              <w:t>Execução do trabalho</w:t>
            </w:r>
          </w:p>
        </w:tc>
        <w:tc>
          <w:tcPr>
            <w:tcW w:w="1416" w:type="dxa"/>
          </w:tcPr>
          <w:p w14:paraId="525DE96F" w14:textId="77777777" w:rsidR="008003AA" w:rsidRPr="00817A23" w:rsidRDefault="008003AA" w:rsidP="009A4CD5">
            <w:pPr>
              <w:pStyle w:val="TableParagraph"/>
              <w:ind w:left="157" w:right="141"/>
              <w:jc w:val="center"/>
              <w:rPr>
                <w:sz w:val="24"/>
              </w:rPr>
            </w:pPr>
            <w:r w:rsidRPr="00817A23">
              <w:rPr>
                <w:sz w:val="24"/>
              </w:rPr>
              <w:t>A42 – A52</w:t>
            </w:r>
          </w:p>
        </w:tc>
      </w:tr>
      <w:tr w:rsidR="008003AA" w14:paraId="196D84A1" w14:textId="77777777" w:rsidTr="009A4CD5">
        <w:trPr>
          <w:trHeight w:val="398"/>
        </w:trPr>
        <w:tc>
          <w:tcPr>
            <w:tcW w:w="8222" w:type="dxa"/>
          </w:tcPr>
          <w:p w14:paraId="2E060D84" w14:textId="77777777" w:rsidR="008003AA" w:rsidRPr="00817A23" w:rsidRDefault="008003AA" w:rsidP="009A4CD5">
            <w:pPr>
              <w:pStyle w:val="TableParagraph"/>
              <w:rPr>
                <w:sz w:val="24"/>
              </w:rPr>
            </w:pPr>
            <w:r w:rsidRPr="00817A23">
              <w:rPr>
                <w:sz w:val="24"/>
              </w:rPr>
              <w:t>Documentação</w:t>
            </w:r>
          </w:p>
        </w:tc>
        <w:tc>
          <w:tcPr>
            <w:tcW w:w="1416" w:type="dxa"/>
          </w:tcPr>
          <w:p w14:paraId="39414E81" w14:textId="77777777" w:rsidR="008003AA" w:rsidRPr="00817A23" w:rsidRDefault="008003AA" w:rsidP="009A4CD5">
            <w:pPr>
              <w:pStyle w:val="TableParagraph"/>
              <w:ind w:left="157" w:right="141"/>
              <w:jc w:val="center"/>
              <w:rPr>
                <w:sz w:val="24"/>
              </w:rPr>
            </w:pPr>
            <w:r w:rsidRPr="00817A23">
              <w:rPr>
                <w:sz w:val="24"/>
              </w:rPr>
              <w:t>A53 – A55</w:t>
            </w:r>
          </w:p>
        </w:tc>
      </w:tr>
      <w:tr w:rsidR="008003AA" w14:paraId="320D22EA" w14:textId="77777777" w:rsidTr="009A4CD5">
        <w:trPr>
          <w:trHeight w:val="393"/>
        </w:trPr>
        <w:tc>
          <w:tcPr>
            <w:tcW w:w="8222" w:type="dxa"/>
          </w:tcPr>
          <w:p w14:paraId="1985DF32" w14:textId="77777777" w:rsidR="008003AA" w:rsidRPr="00817A23" w:rsidRDefault="008003AA" w:rsidP="009A4CD5">
            <w:pPr>
              <w:pStyle w:val="TableParagraph"/>
              <w:rPr>
                <w:sz w:val="24"/>
              </w:rPr>
            </w:pPr>
            <w:r w:rsidRPr="00817A23">
              <w:rPr>
                <w:sz w:val="24"/>
              </w:rPr>
              <w:t>Relatório de compilação do profissional</w:t>
            </w:r>
          </w:p>
        </w:tc>
        <w:tc>
          <w:tcPr>
            <w:tcW w:w="1416" w:type="dxa"/>
          </w:tcPr>
          <w:p w14:paraId="3FD03850" w14:textId="77777777" w:rsidR="008003AA" w:rsidRPr="00817A23" w:rsidRDefault="008003AA" w:rsidP="009A4CD5">
            <w:pPr>
              <w:pStyle w:val="TableParagraph"/>
              <w:ind w:left="157" w:right="141"/>
              <w:jc w:val="center"/>
              <w:rPr>
                <w:sz w:val="24"/>
              </w:rPr>
            </w:pPr>
            <w:r w:rsidRPr="00817A23">
              <w:rPr>
                <w:sz w:val="24"/>
              </w:rPr>
              <w:t>A56 – A63</w:t>
            </w:r>
          </w:p>
        </w:tc>
      </w:tr>
      <w:tr w:rsidR="008003AA" w14:paraId="09C67DAC" w14:textId="77777777" w:rsidTr="009A4CD5">
        <w:trPr>
          <w:trHeight w:val="397"/>
        </w:trPr>
        <w:tc>
          <w:tcPr>
            <w:tcW w:w="8222" w:type="dxa"/>
          </w:tcPr>
          <w:p w14:paraId="3D013A48" w14:textId="77777777" w:rsidR="008003AA" w:rsidRPr="00817A23" w:rsidRDefault="008003AA" w:rsidP="009A4CD5">
            <w:pPr>
              <w:pStyle w:val="TableParagraph"/>
              <w:rPr>
                <w:sz w:val="24"/>
              </w:rPr>
            </w:pPr>
            <w:r w:rsidRPr="00817A23">
              <w:rPr>
                <w:sz w:val="24"/>
              </w:rPr>
              <w:t>Apêndice 1: Carta de contratação ilustrativa para trabalho de compilação</w:t>
            </w:r>
          </w:p>
        </w:tc>
        <w:tc>
          <w:tcPr>
            <w:tcW w:w="1416" w:type="dxa"/>
          </w:tcPr>
          <w:p w14:paraId="7325BCBC" w14:textId="77777777" w:rsidR="008003AA" w:rsidRPr="00817A23" w:rsidRDefault="008003AA" w:rsidP="009A4CD5">
            <w:pPr>
              <w:pStyle w:val="TableParagraph"/>
              <w:spacing w:before="0"/>
              <w:ind w:left="0"/>
              <w:rPr>
                <w:sz w:val="24"/>
              </w:rPr>
            </w:pPr>
          </w:p>
        </w:tc>
      </w:tr>
      <w:tr w:rsidR="008003AA" w14:paraId="4A433417" w14:textId="77777777" w:rsidTr="009A4CD5">
        <w:trPr>
          <w:trHeight w:val="397"/>
        </w:trPr>
        <w:tc>
          <w:tcPr>
            <w:tcW w:w="8222" w:type="dxa"/>
          </w:tcPr>
          <w:p w14:paraId="1ECFEF40" w14:textId="77777777" w:rsidR="008003AA" w:rsidRPr="00817A23" w:rsidRDefault="008003AA" w:rsidP="009A4CD5">
            <w:pPr>
              <w:pStyle w:val="TableParagraph"/>
              <w:rPr>
                <w:sz w:val="24"/>
              </w:rPr>
            </w:pPr>
            <w:r w:rsidRPr="00817A23">
              <w:rPr>
                <w:sz w:val="24"/>
              </w:rPr>
              <w:t>Apêndice 2: Relatórios ilustrativos de compilação</w:t>
            </w:r>
          </w:p>
        </w:tc>
        <w:tc>
          <w:tcPr>
            <w:tcW w:w="1416" w:type="dxa"/>
          </w:tcPr>
          <w:p w14:paraId="2A1A33D5" w14:textId="77777777" w:rsidR="008003AA" w:rsidRPr="00817A23" w:rsidRDefault="008003AA" w:rsidP="009A4CD5">
            <w:pPr>
              <w:pStyle w:val="TableParagraph"/>
              <w:spacing w:before="0"/>
              <w:ind w:left="0"/>
              <w:rPr>
                <w:sz w:val="24"/>
              </w:rPr>
            </w:pPr>
          </w:p>
        </w:tc>
      </w:tr>
    </w:tbl>
    <w:p w14:paraId="0F323BA9" w14:textId="77777777" w:rsidR="008003AA" w:rsidRDefault="008003AA" w:rsidP="008003AA">
      <w:pPr>
        <w:pStyle w:val="Corpodetexto"/>
        <w:rPr>
          <w:b/>
          <w:sz w:val="20"/>
        </w:rPr>
      </w:pPr>
    </w:p>
    <w:p w14:paraId="15278C0D" w14:textId="77777777" w:rsidR="008003AA" w:rsidRDefault="008003AA" w:rsidP="008003AA">
      <w:pPr>
        <w:pStyle w:val="Corpodetexto"/>
        <w:rPr>
          <w:b/>
          <w:sz w:val="20"/>
        </w:rPr>
      </w:pPr>
    </w:p>
    <w:p w14:paraId="29349768" w14:textId="77777777" w:rsidR="008003AA" w:rsidRDefault="008003AA" w:rsidP="008003AA">
      <w:pPr>
        <w:pStyle w:val="Corpodetexto"/>
        <w:spacing w:before="2"/>
        <w:rPr>
          <w:b/>
          <w:sz w:val="28"/>
        </w:rPr>
      </w:pPr>
    </w:p>
    <w:p w14:paraId="61A12B99" w14:textId="77777777" w:rsidR="008003AA" w:rsidRDefault="008003AA" w:rsidP="008003AA">
      <w:pPr>
        <w:spacing w:before="87"/>
        <w:ind w:left="110"/>
        <w:rPr>
          <w:b/>
          <w:sz w:val="28"/>
        </w:rPr>
      </w:pPr>
      <w:r>
        <w:rPr>
          <w:b/>
          <w:sz w:val="28"/>
        </w:rPr>
        <w:t>Introdução</w:t>
      </w:r>
    </w:p>
    <w:p w14:paraId="7F127CF9" w14:textId="77777777" w:rsidR="008003AA" w:rsidRDefault="008003AA" w:rsidP="008003AA">
      <w:pPr>
        <w:pStyle w:val="Corpodetexto"/>
        <w:spacing w:before="7"/>
        <w:rPr>
          <w:b/>
          <w:sz w:val="23"/>
        </w:rPr>
      </w:pPr>
    </w:p>
    <w:p w14:paraId="035147FC" w14:textId="77777777" w:rsidR="008003AA" w:rsidRDefault="008003AA" w:rsidP="008003AA">
      <w:pPr>
        <w:ind w:left="110"/>
        <w:rPr>
          <w:b/>
          <w:sz w:val="24"/>
        </w:rPr>
      </w:pPr>
      <w:r>
        <w:rPr>
          <w:b/>
          <w:sz w:val="24"/>
        </w:rPr>
        <w:t>Alcance</w:t>
      </w:r>
    </w:p>
    <w:p w14:paraId="604334D5" w14:textId="77777777" w:rsidR="008003AA" w:rsidRDefault="008003AA" w:rsidP="008003AA">
      <w:pPr>
        <w:pStyle w:val="Corpodetexto"/>
        <w:rPr>
          <w:b/>
        </w:rPr>
      </w:pPr>
    </w:p>
    <w:p w14:paraId="0D4EC89E"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Esta Norma trata das responsabilidades do profissional contratado para auxiliar a administração na elaboração e apresentação de informações financeiras históricas sobre as quais não envolvem qualquer tipo de asseguração, e emitir seu relatório sobre o trabalho realizado de acordo com esta Norma (ver itens A1 e A2). No contexto desta Norma, considera-se como Profissional o Auditor Independente ou Contador que executar o trabalho de compilação, uma vez que este trabalho não precisa ser necessariamente executado por auditor independente, todavia para poder realizá-lo, o profissional deve manter controle de qualidade compatível com a NBC PA 01 – Controle de Qualidade para Firmas (Pessoas Jurídicas e Físicas) de Auditores Independentes, conforme item4.</w:t>
      </w:r>
    </w:p>
    <w:p w14:paraId="22731BD5" w14:textId="77777777" w:rsidR="008003AA" w:rsidRDefault="008003AA" w:rsidP="008003AA">
      <w:pPr>
        <w:pStyle w:val="Corpodetexto"/>
        <w:spacing w:before="1"/>
      </w:pPr>
    </w:p>
    <w:p w14:paraId="34FF8A54" w14:textId="77777777" w:rsidR="008003AA" w:rsidRDefault="008003AA">
      <w:pPr>
        <w:pStyle w:val="PargrafodaLista"/>
        <w:widowControl w:val="0"/>
        <w:numPr>
          <w:ilvl w:val="0"/>
          <w:numId w:val="391"/>
        </w:numPr>
        <w:tabs>
          <w:tab w:val="left" w:pos="678"/>
        </w:tabs>
        <w:autoSpaceDE w:val="0"/>
        <w:autoSpaceDN w:val="0"/>
        <w:spacing w:after="0" w:line="240" w:lineRule="auto"/>
        <w:ind w:right="114"/>
        <w:contextualSpacing w:val="0"/>
        <w:jc w:val="both"/>
        <w:rPr>
          <w:sz w:val="24"/>
        </w:rPr>
      </w:pPr>
      <w:r>
        <w:rPr>
          <w:sz w:val="24"/>
        </w:rPr>
        <w:t>Esta Norma aplica-se a trabalhos de compilação para informações financeiras históricas. A Norma pode ser aplicada, adaptada se necessário, para trabalhos de compilação de informações financeiras que não sejam históricas, e para informações não financeiras. Doravante, as referências, nesta Norma, a “informações financeiras” significa “informações financeiras históricas” (ver itens A3 eA4).</w:t>
      </w:r>
    </w:p>
    <w:p w14:paraId="4A6A8B16" w14:textId="77777777" w:rsidR="008003AA" w:rsidRDefault="008003AA" w:rsidP="008003AA">
      <w:pPr>
        <w:pStyle w:val="Corpodetexto"/>
      </w:pPr>
    </w:p>
    <w:p w14:paraId="7466AB46" w14:textId="77777777" w:rsidR="008003AA" w:rsidRDefault="008003AA">
      <w:pPr>
        <w:pStyle w:val="PargrafodaLista"/>
        <w:widowControl w:val="0"/>
        <w:numPr>
          <w:ilvl w:val="0"/>
          <w:numId w:val="391"/>
        </w:numPr>
        <w:tabs>
          <w:tab w:val="left" w:pos="678"/>
        </w:tabs>
        <w:autoSpaceDE w:val="0"/>
        <w:autoSpaceDN w:val="0"/>
        <w:spacing w:after="0" w:line="242" w:lineRule="auto"/>
        <w:ind w:right="115"/>
        <w:contextualSpacing w:val="0"/>
        <w:jc w:val="both"/>
        <w:rPr>
          <w:sz w:val="24"/>
        </w:rPr>
      </w:pPr>
      <w:r>
        <w:rPr>
          <w:sz w:val="24"/>
        </w:rPr>
        <w:t>Quando o profissional é contratado para auxiliar a administração na elaboração e apresentação de informações financeiras, pode ser necessário considerar se é apropriado realizar o trabalho de acordo com esta Norma. Os seguintes fatores indicam que pode ser apropriado aplicar e emitir relatório de acordo com estaNorma:</w:t>
      </w:r>
    </w:p>
    <w:p w14:paraId="21C585EE" w14:textId="77777777" w:rsidR="008003AA" w:rsidRDefault="008003AA">
      <w:pPr>
        <w:pStyle w:val="PargrafodaLista"/>
        <w:widowControl w:val="0"/>
        <w:numPr>
          <w:ilvl w:val="1"/>
          <w:numId w:val="391"/>
        </w:numPr>
        <w:tabs>
          <w:tab w:val="left" w:pos="962"/>
        </w:tabs>
        <w:autoSpaceDE w:val="0"/>
        <w:autoSpaceDN w:val="0"/>
        <w:spacing w:before="111" w:after="0" w:line="240" w:lineRule="auto"/>
        <w:ind w:right="115"/>
        <w:contextualSpacing w:val="0"/>
        <w:jc w:val="both"/>
        <w:rPr>
          <w:sz w:val="24"/>
        </w:rPr>
      </w:pPr>
      <w:r>
        <w:rPr>
          <w:sz w:val="24"/>
        </w:rPr>
        <w:t>as informações financeiras são requeridas pelas disposições legais ou regulamentares aplicáveis e se devem ser disponibilizadaspublicamente;</w:t>
      </w:r>
    </w:p>
    <w:p w14:paraId="31AFCBB6" w14:textId="77777777" w:rsidR="008003AA" w:rsidRDefault="008003AA">
      <w:pPr>
        <w:pStyle w:val="PargrafodaLista"/>
        <w:widowControl w:val="0"/>
        <w:numPr>
          <w:ilvl w:val="1"/>
          <w:numId w:val="391"/>
        </w:numPr>
        <w:tabs>
          <w:tab w:val="left" w:pos="962"/>
        </w:tabs>
        <w:autoSpaceDE w:val="0"/>
        <w:autoSpaceDN w:val="0"/>
        <w:spacing w:before="121" w:after="0" w:line="240" w:lineRule="auto"/>
        <w:ind w:right="114"/>
        <w:contextualSpacing w:val="0"/>
        <w:jc w:val="both"/>
        <w:rPr>
          <w:sz w:val="24"/>
        </w:rPr>
      </w:pPr>
      <w:r>
        <w:rPr>
          <w:sz w:val="24"/>
        </w:rPr>
        <w:t>os terceiros que não forem os usuários previstos das informações financeiras compiladas provavelmente associam o profissional às informações financeiras, e existe um risco de  que o nível de envolvimento do profissional com as informações possa ser mal interpretado, porexemplo:</w:t>
      </w:r>
    </w:p>
    <w:p w14:paraId="4026CD33" w14:textId="77777777" w:rsidR="008003AA" w:rsidRDefault="008003AA" w:rsidP="008003AA">
      <w:pPr>
        <w:pStyle w:val="Corpodetexto"/>
        <w:spacing w:before="121" w:line="232" w:lineRule="auto"/>
        <w:ind w:left="1244" w:right="115" w:hanging="283"/>
      </w:pPr>
      <w:r>
        <w:rPr>
          <w:rFonts w:ascii="Courier New" w:hAnsi="Courier New"/>
        </w:rPr>
        <w:t xml:space="preserve">o </w:t>
      </w:r>
      <w:r>
        <w:t>se as informações financeiras forem destinadas ao uso de terceiros que não sejam a administração ou os responsáveis pela governança, ou possam ser fornecidas a (ou obtidas por) terceiros que não sejam os usuários previstos das informações; e</w:t>
      </w:r>
    </w:p>
    <w:p w14:paraId="2B9AED54" w14:textId="77777777" w:rsidR="008003AA" w:rsidRDefault="008003AA" w:rsidP="008003AA">
      <w:pPr>
        <w:pStyle w:val="Corpodetexto"/>
        <w:spacing w:before="121"/>
        <w:ind w:left="961"/>
      </w:pPr>
      <w:r>
        <w:rPr>
          <w:rFonts w:ascii="Courier New" w:hAnsi="Courier New"/>
        </w:rPr>
        <w:t xml:space="preserve">o </w:t>
      </w:r>
      <w:r>
        <w:t>se o nome do profissional for associado com as informações financeiras (ver item A5).</w:t>
      </w:r>
    </w:p>
    <w:p w14:paraId="718F7426" w14:textId="77777777" w:rsidR="008003AA" w:rsidRDefault="008003AA" w:rsidP="008003AA">
      <w:pPr>
        <w:jc w:val="both"/>
        <w:sectPr w:rsidR="008003AA">
          <w:pgSz w:w="11910" w:h="16840"/>
          <w:pgMar w:top="1120" w:right="1020" w:bottom="280" w:left="1020" w:header="720" w:footer="720" w:gutter="0"/>
          <w:cols w:space="720"/>
        </w:sectPr>
      </w:pPr>
    </w:p>
    <w:p w14:paraId="2767BE55" w14:textId="77777777" w:rsidR="008003AA" w:rsidRDefault="008003AA" w:rsidP="008003AA">
      <w:pPr>
        <w:spacing w:before="74"/>
        <w:ind w:left="110"/>
        <w:rPr>
          <w:sz w:val="24"/>
        </w:rPr>
      </w:pPr>
      <w:r>
        <w:rPr>
          <w:i/>
          <w:sz w:val="24"/>
        </w:rPr>
        <w:t xml:space="preserve">Relação com a NBC PA 01 </w:t>
      </w:r>
      <w:r>
        <w:rPr>
          <w:sz w:val="24"/>
        </w:rPr>
        <w:t>(item 4)</w:t>
      </w:r>
    </w:p>
    <w:p w14:paraId="51FD8557" w14:textId="77777777" w:rsidR="008003AA" w:rsidRDefault="008003AA" w:rsidP="008003AA">
      <w:pPr>
        <w:pStyle w:val="Corpodetexto"/>
      </w:pPr>
    </w:p>
    <w:p w14:paraId="05F138DE" w14:textId="77777777" w:rsidR="008003AA" w:rsidRDefault="008003AA">
      <w:pPr>
        <w:pStyle w:val="PargrafodaLista"/>
        <w:widowControl w:val="0"/>
        <w:numPr>
          <w:ilvl w:val="0"/>
          <w:numId w:val="391"/>
        </w:numPr>
        <w:tabs>
          <w:tab w:val="left" w:pos="678"/>
        </w:tabs>
        <w:autoSpaceDE w:val="0"/>
        <w:autoSpaceDN w:val="0"/>
        <w:spacing w:after="0" w:line="240" w:lineRule="auto"/>
        <w:ind w:right="114"/>
        <w:contextualSpacing w:val="0"/>
        <w:jc w:val="both"/>
        <w:rPr>
          <w:sz w:val="24"/>
        </w:rPr>
      </w:pPr>
      <w:r>
        <w:rPr>
          <w:sz w:val="24"/>
        </w:rPr>
        <w:t>Os sistemas, políticas e procedimentos de controle de qualidade são de responsabilidade da firma ou profissional que executar tal serviço. A NBC PA 01 aplica-se às firmas de auditoria independente com relação a trabalhos de compilação. As disposições desta Norma referentes ao controle de qualidade no nível de trabalhos individuais de compilação pressupõe que a firma esteja sujeita à NBC PA 01 (ver itens A6 aA11).</w:t>
      </w:r>
    </w:p>
    <w:p w14:paraId="121F6375" w14:textId="77777777" w:rsidR="008003AA" w:rsidRDefault="008003AA" w:rsidP="008003AA">
      <w:pPr>
        <w:pStyle w:val="Corpodetexto"/>
      </w:pPr>
    </w:p>
    <w:p w14:paraId="59374BEE" w14:textId="77777777" w:rsidR="008003AA" w:rsidRPr="00E23F3D" w:rsidRDefault="008003AA" w:rsidP="00E23F3D">
      <w:pPr>
        <w:pStyle w:val="Corpodetexto"/>
        <w:rPr>
          <w:b/>
          <w:sz w:val="20"/>
        </w:rPr>
      </w:pPr>
      <w:r w:rsidRPr="00E23F3D">
        <w:rPr>
          <w:b/>
          <w:sz w:val="20"/>
        </w:rPr>
        <w:t>Trabalho de compilação</w:t>
      </w:r>
    </w:p>
    <w:p w14:paraId="3968CDCA" w14:textId="77777777" w:rsidR="008003AA" w:rsidRDefault="008003AA" w:rsidP="008003AA">
      <w:pPr>
        <w:pStyle w:val="Corpodetexto"/>
        <w:spacing w:before="11"/>
        <w:rPr>
          <w:b/>
          <w:sz w:val="23"/>
        </w:rPr>
      </w:pPr>
    </w:p>
    <w:p w14:paraId="04ABA08B" w14:textId="77777777" w:rsidR="008003AA" w:rsidRDefault="008003AA">
      <w:pPr>
        <w:pStyle w:val="PargrafodaLista"/>
        <w:widowControl w:val="0"/>
        <w:numPr>
          <w:ilvl w:val="0"/>
          <w:numId w:val="391"/>
        </w:numPr>
        <w:tabs>
          <w:tab w:val="left" w:pos="678"/>
        </w:tabs>
        <w:autoSpaceDE w:val="0"/>
        <w:autoSpaceDN w:val="0"/>
        <w:spacing w:after="0" w:line="240" w:lineRule="auto"/>
        <w:ind w:right="114"/>
        <w:contextualSpacing w:val="0"/>
        <w:jc w:val="both"/>
        <w:rPr>
          <w:sz w:val="24"/>
        </w:rPr>
      </w:pPr>
      <w:r>
        <w:rPr>
          <w:sz w:val="24"/>
        </w:rPr>
        <w:t>A administração pode solicitar que um profissional auxilie na elaboração e apresentação de informações financeiras da entidade. A importância do trabalho de compilação realizado de acordo com esta Norma para os usuários de informações financeiras resulta da aplicação da experiência do profissional em contabilidade, em relatórios financeiros e no cumprimento das normas profissionais, incluindo os requisitos éticos pertinentes e a comunicação clara da natureza e extensão do seu envolvimento com as informações financeiras compiladas (ver itens A12 aA15).</w:t>
      </w:r>
    </w:p>
    <w:p w14:paraId="473AA606" w14:textId="77777777" w:rsidR="008003AA" w:rsidRDefault="008003AA" w:rsidP="008003AA">
      <w:pPr>
        <w:pStyle w:val="Corpodetexto"/>
      </w:pPr>
    </w:p>
    <w:p w14:paraId="3000107E"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Uma vez que o trabalho de compilação não é de asseguração, ele não requer que o profissional verifique a exatidão ou integralidade das informações fornecidas pela administração para a compilação, ou que obtenha evidência para expressar uma opinião de auditoria ou uma conclusão de revisão sobre a elaboração das informaçõesfinanceiras.</w:t>
      </w:r>
    </w:p>
    <w:p w14:paraId="0D858339" w14:textId="77777777" w:rsidR="008003AA" w:rsidRDefault="008003AA" w:rsidP="008003AA">
      <w:pPr>
        <w:pStyle w:val="Corpodetexto"/>
        <w:spacing w:before="9"/>
        <w:rPr>
          <w:sz w:val="23"/>
        </w:rPr>
      </w:pPr>
    </w:p>
    <w:p w14:paraId="5607E631" w14:textId="77777777" w:rsidR="008003AA" w:rsidRDefault="008003AA">
      <w:pPr>
        <w:pStyle w:val="PargrafodaLista"/>
        <w:widowControl w:val="0"/>
        <w:numPr>
          <w:ilvl w:val="0"/>
          <w:numId w:val="391"/>
        </w:numPr>
        <w:tabs>
          <w:tab w:val="left" w:pos="678"/>
        </w:tabs>
        <w:autoSpaceDE w:val="0"/>
        <w:autoSpaceDN w:val="0"/>
        <w:spacing w:before="1" w:after="0" w:line="240" w:lineRule="auto"/>
        <w:ind w:right="115"/>
        <w:contextualSpacing w:val="0"/>
        <w:jc w:val="both"/>
        <w:rPr>
          <w:sz w:val="24"/>
        </w:rPr>
      </w:pPr>
      <w:r>
        <w:rPr>
          <w:sz w:val="24"/>
        </w:rPr>
        <w:t>A administração mantém a responsabilidade pelas informações financeiras e as bases nas quais são elaboradas e apresentadas. Essa responsabilidade inclui a aplicação pela administração do julgamento necessário para a elaboração e apresentação das informações financeiras, incluindo a seleção e a aplicação de políticas contábeis apropriadas e, quando necessário, determinação de estimativas contábeis razoáveis (ver itens A12 eA13).</w:t>
      </w:r>
    </w:p>
    <w:p w14:paraId="0816C065" w14:textId="77777777" w:rsidR="008003AA" w:rsidRDefault="008003AA" w:rsidP="008003AA">
      <w:pPr>
        <w:pStyle w:val="Corpodetexto"/>
        <w:spacing w:before="11"/>
        <w:rPr>
          <w:sz w:val="23"/>
        </w:rPr>
      </w:pPr>
    </w:p>
    <w:p w14:paraId="6BDF86F4"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Esta Norma não impõe responsabilidades à administração ou aos responsáveis pela governança, nem impõe leis e regulamentos que regem suas responsabilidades. O trabalho, de acordo com esta Norma, deve ser realizado na condição de que a administração, ouos responsáveis pela governança, quando for apropriado, tenham concordado com certas responsabilidades que são fundamentais para a realização do trabalho de compilação (ver  itens A12 eA13).</w:t>
      </w:r>
    </w:p>
    <w:p w14:paraId="79493B8B" w14:textId="77777777" w:rsidR="008003AA" w:rsidRDefault="008003AA" w:rsidP="008003AA">
      <w:pPr>
        <w:pStyle w:val="Corpodetexto"/>
        <w:spacing w:before="3"/>
      </w:pPr>
    </w:p>
    <w:p w14:paraId="097E3BE9" w14:textId="77777777" w:rsidR="008003AA" w:rsidRDefault="008003AA">
      <w:pPr>
        <w:pStyle w:val="PargrafodaLista"/>
        <w:widowControl w:val="0"/>
        <w:numPr>
          <w:ilvl w:val="0"/>
          <w:numId w:val="391"/>
        </w:numPr>
        <w:tabs>
          <w:tab w:val="left" w:pos="678"/>
        </w:tabs>
        <w:autoSpaceDE w:val="0"/>
        <w:autoSpaceDN w:val="0"/>
        <w:spacing w:after="0" w:line="242" w:lineRule="auto"/>
        <w:ind w:right="115"/>
        <w:contextualSpacing w:val="0"/>
        <w:jc w:val="both"/>
        <w:rPr>
          <w:sz w:val="24"/>
        </w:rPr>
      </w:pPr>
      <w:r>
        <w:rPr>
          <w:sz w:val="24"/>
        </w:rPr>
        <w:t>As informações financeiras objeto do trabalho de compilação podem ser requeridas para diversas finalidades,incluindo:</w:t>
      </w:r>
    </w:p>
    <w:p w14:paraId="4ACD0939" w14:textId="77777777" w:rsidR="008003AA" w:rsidRDefault="008003AA">
      <w:pPr>
        <w:pStyle w:val="PargrafodaLista"/>
        <w:widowControl w:val="0"/>
        <w:numPr>
          <w:ilvl w:val="0"/>
          <w:numId w:val="390"/>
        </w:numPr>
        <w:tabs>
          <w:tab w:val="left" w:pos="1104"/>
        </w:tabs>
        <w:autoSpaceDE w:val="0"/>
        <w:autoSpaceDN w:val="0"/>
        <w:spacing w:before="114" w:after="0" w:line="242" w:lineRule="auto"/>
        <w:ind w:right="115"/>
        <w:contextualSpacing w:val="0"/>
        <w:jc w:val="both"/>
        <w:rPr>
          <w:sz w:val="24"/>
        </w:rPr>
      </w:pPr>
      <w:r>
        <w:rPr>
          <w:sz w:val="24"/>
        </w:rPr>
        <w:t>para cumprir com requisitos obrigatórios de emissão de relatórios financeiros periódicos estabelecidos em lei ou regulamento;ou</w:t>
      </w:r>
    </w:p>
    <w:p w14:paraId="36E7B6A9" w14:textId="77777777" w:rsidR="008003AA" w:rsidRDefault="008003AA">
      <w:pPr>
        <w:pStyle w:val="PargrafodaLista"/>
        <w:widowControl w:val="0"/>
        <w:numPr>
          <w:ilvl w:val="0"/>
          <w:numId w:val="390"/>
        </w:numPr>
        <w:tabs>
          <w:tab w:val="left" w:pos="1104"/>
        </w:tabs>
        <w:autoSpaceDE w:val="0"/>
        <w:autoSpaceDN w:val="0"/>
        <w:spacing w:before="115" w:after="0" w:line="242" w:lineRule="auto"/>
        <w:ind w:right="115"/>
        <w:contextualSpacing w:val="0"/>
        <w:jc w:val="both"/>
        <w:rPr>
          <w:sz w:val="24"/>
        </w:rPr>
      </w:pPr>
      <w:r>
        <w:rPr>
          <w:sz w:val="24"/>
        </w:rPr>
        <w:t>para fins não relacionados à emissão obrigatória de relatórios financeiros pela lei ou regulamento pertinente, incluindo, porexemplo:</w:t>
      </w:r>
    </w:p>
    <w:p w14:paraId="72573AE5" w14:textId="77777777" w:rsidR="008003AA" w:rsidRDefault="008003AA">
      <w:pPr>
        <w:pStyle w:val="PargrafodaLista"/>
        <w:widowControl w:val="0"/>
        <w:numPr>
          <w:ilvl w:val="1"/>
          <w:numId w:val="390"/>
        </w:numPr>
        <w:tabs>
          <w:tab w:val="left" w:pos="1387"/>
        </w:tabs>
        <w:autoSpaceDE w:val="0"/>
        <w:autoSpaceDN w:val="0"/>
        <w:spacing w:before="116" w:after="0" w:line="240" w:lineRule="auto"/>
        <w:ind w:right="114"/>
        <w:contextualSpacing w:val="0"/>
        <w:jc w:val="both"/>
        <w:rPr>
          <w:sz w:val="24"/>
        </w:rPr>
      </w:pPr>
      <w:r>
        <w:rPr>
          <w:sz w:val="24"/>
        </w:rPr>
        <w:t>para a administração ou os responsáveis pela governança, elaborados de forma apropriada para suas finalidades específicas (como a elaboração de informações financeiras para usointerno);</w:t>
      </w:r>
    </w:p>
    <w:p w14:paraId="177B6AAA" w14:textId="77777777" w:rsidR="008003AA" w:rsidRDefault="008003AA">
      <w:pPr>
        <w:pStyle w:val="PargrafodaLista"/>
        <w:widowControl w:val="0"/>
        <w:numPr>
          <w:ilvl w:val="1"/>
          <w:numId w:val="390"/>
        </w:numPr>
        <w:tabs>
          <w:tab w:val="left" w:pos="1387"/>
        </w:tabs>
        <w:autoSpaceDE w:val="0"/>
        <w:autoSpaceDN w:val="0"/>
        <w:spacing w:before="119" w:after="0" w:line="240" w:lineRule="auto"/>
        <w:ind w:right="115"/>
        <w:contextualSpacing w:val="0"/>
        <w:jc w:val="both"/>
        <w:rPr>
          <w:sz w:val="24"/>
        </w:rPr>
      </w:pPr>
      <w:r>
        <w:rPr>
          <w:sz w:val="24"/>
        </w:rPr>
        <w:t>para emissão periódica de relatórios financeiros para terceiros, previsto em contrato ou outra forma de acordo (tais como informações financeiras fornecidas a órgão de financiamento para suportar a concessão ou continuidade dasubvenção);</w:t>
      </w:r>
    </w:p>
    <w:p w14:paraId="74B7BED1" w14:textId="77777777" w:rsidR="008003AA" w:rsidRDefault="008003AA" w:rsidP="008003AA">
      <w:pPr>
        <w:jc w:val="both"/>
        <w:rPr>
          <w:sz w:val="24"/>
        </w:rPr>
        <w:sectPr w:rsidR="008003AA">
          <w:pgSz w:w="11910" w:h="16840"/>
          <w:pgMar w:top="1320" w:right="1020" w:bottom="280" w:left="1020" w:header="720" w:footer="720" w:gutter="0"/>
          <w:cols w:space="720"/>
        </w:sectPr>
      </w:pPr>
    </w:p>
    <w:p w14:paraId="48204792" w14:textId="77777777" w:rsidR="008003AA" w:rsidRDefault="008003AA">
      <w:pPr>
        <w:pStyle w:val="PargrafodaLista"/>
        <w:widowControl w:val="0"/>
        <w:numPr>
          <w:ilvl w:val="1"/>
          <w:numId w:val="390"/>
        </w:numPr>
        <w:tabs>
          <w:tab w:val="left" w:pos="1387"/>
        </w:tabs>
        <w:autoSpaceDE w:val="0"/>
        <w:autoSpaceDN w:val="0"/>
        <w:spacing w:before="80" w:after="0" w:line="237" w:lineRule="auto"/>
        <w:ind w:right="115"/>
        <w:contextualSpacing w:val="0"/>
        <w:rPr>
          <w:sz w:val="24"/>
        </w:rPr>
      </w:pPr>
      <w:r>
        <w:rPr>
          <w:sz w:val="24"/>
        </w:rPr>
        <w:t>para suportar transação que envolva mudanças nos proprietários da entidade ou na estrutura financeira (tais como fusão ouaquisição).</w:t>
      </w:r>
    </w:p>
    <w:p w14:paraId="19667865" w14:textId="77777777" w:rsidR="008003AA" w:rsidRDefault="008003AA" w:rsidP="008003AA">
      <w:pPr>
        <w:pStyle w:val="Corpodetexto"/>
      </w:pPr>
    </w:p>
    <w:p w14:paraId="0B2571B1" w14:textId="77777777" w:rsidR="008003AA" w:rsidRDefault="008003AA">
      <w:pPr>
        <w:pStyle w:val="PargrafodaLista"/>
        <w:widowControl w:val="0"/>
        <w:numPr>
          <w:ilvl w:val="0"/>
          <w:numId w:val="391"/>
        </w:numPr>
        <w:tabs>
          <w:tab w:val="left" w:pos="678"/>
        </w:tabs>
        <w:autoSpaceDE w:val="0"/>
        <w:autoSpaceDN w:val="0"/>
        <w:spacing w:before="1" w:after="0" w:line="240" w:lineRule="auto"/>
        <w:ind w:right="114"/>
        <w:contextualSpacing w:val="0"/>
        <w:jc w:val="both"/>
        <w:rPr>
          <w:sz w:val="24"/>
        </w:rPr>
      </w:pPr>
      <w:r>
        <w:rPr>
          <w:sz w:val="24"/>
        </w:rPr>
        <w:t>Estruturas diferentes de relatórios financeiros podem ser usadas para elaborar e apresentar informações financeiras, variando desde uma simples base contábil específica da entidade até normas estabelecidas de relatórios financeiros. A estrutura de relatórios financeiros adotada pela administração para elaborar e apresentar as informações financeiras depende da natureza da entidade e do uso previsto das informações (ver itens A16 aA18).</w:t>
      </w:r>
    </w:p>
    <w:p w14:paraId="36875337" w14:textId="77777777" w:rsidR="008003AA" w:rsidRDefault="008003AA" w:rsidP="008003AA">
      <w:pPr>
        <w:pStyle w:val="Corpodetexto"/>
        <w:spacing w:before="11"/>
        <w:rPr>
          <w:sz w:val="23"/>
        </w:rPr>
      </w:pPr>
    </w:p>
    <w:p w14:paraId="00903C80" w14:textId="77777777" w:rsidR="008003AA" w:rsidRPr="00E23F3D" w:rsidRDefault="008003AA" w:rsidP="00E23F3D">
      <w:pPr>
        <w:pStyle w:val="Corpodetexto"/>
        <w:rPr>
          <w:b/>
          <w:sz w:val="20"/>
        </w:rPr>
      </w:pPr>
      <w:r w:rsidRPr="00E23F3D">
        <w:rPr>
          <w:b/>
          <w:sz w:val="20"/>
        </w:rPr>
        <w:t>Autoridade</w:t>
      </w:r>
    </w:p>
    <w:p w14:paraId="386DB3F9" w14:textId="77777777" w:rsidR="008003AA" w:rsidRDefault="008003AA" w:rsidP="008003AA">
      <w:pPr>
        <w:pStyle w:val="Corpodetexto"/>
        <w:rPr>
          <w:b/>
        </w:rPr>
      </w:pPr>
    </w:p>
    <w:p w14:paraId="639E1725"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Esta Norma contém os objetivos que o profissional deve seguir e apresenta o contexto no qual os requisitos são estabelecidos, visando auxiliá-lo no entendimento do que precisa ser realizado no trabalho decompilação.</w:t>
      </w:r>
    </w:p>
    <w:p w14:paraId="42EADAE1" w14:textId="77777777" w:rsidR="008003AA" w:rsidRDefault="008003AA" w:rsidP="008003AA">
      <w:pPr>
        <w:pStyle w:val="Corpodetexto"/>
      </w:pPr>
    </w:p>
    <w:p w14:paraId="46DBCDEB" w14:textId="77777777" w:rsidR="008003AA" w:rsidRDefault="008003AA">
      <w:pPr>
        <w:pStyle w:val="PargrafodaLista"/>
        <w:widowControl w:val="0"/>
        <w:numPr>
          <w:ilvl w:val="0"/>
          <w:numId w:val="391"/>
        </w:numPr>
        <w:tabs>
          <w:tab w:val="left" w:pos="678"/>
        </w:tabs>
        <w:autoSpaceDE w:val="0"/>
        <w:autoSpaceDN w:val="0"/>
        <w:spacing w:after="0" w:line="242" w:lineRule="auto"/>
        <w:ind w:right="115"/>
        <w:contextualSpacing w:val="0"/>
        <w:jc w:val="both"/>
        <w:rPr>
          <w:sz w:val="24"/>
        </w:rPr>
      </w:pPr>
      <w:r>
        <w:rPr>
          <w:sz w:val="24"/>
        </w:rPr>
        <w:t>Esta Norma contém requisitos expressos, utilizando-se o termo “deve”, para determinar que o profissional atenda aos objetivosestabelecidos.</w:t>
      </w:r>
    </w:p>
    <w:p w14:paraId="79778496" w14:textId="77777777" w:rsidR="008003AA" w:rsidRDefault="008003AA" w:rsidP="008003AA">
      <w:pPr>
        <w:pStyle w:val="Corpodetexto"/>
        <w:spacing w:before="9"/>
        <w:rPr>
          <w:sz w:val="23"/>
        </w:rPr>
      </w:pPr>
    </w:p>
    <w:p w14:paraId="792674FC"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Adicionalmente, esta Norma contém material introdutório, definições e aplicação, assim como outros materiais explicativos, que fornecem o contexto pertinente para o entendimento apropriado destaNorma.</w:t>
      </w:r>
    </w:p>
    <w:p w14:paraId="5362E98C" w14:textId="77777777" w:rsidR="008003AA" w:rsidRDefault="008003AA" w:rsidP="008003AA">
      <w:pPr>
        <w:pStyle w:val="Corpodetexto"/>
      </w:pPr>
    </w:p>
    <w:p w14:paraId="14A67F65" w14:textId="77777777" w:rsidR="008003AA" w:rsidRDefault="008003AA">
      <w:pPr>
        <w:pStyle w:val="PargrafodaLista"/>
        <w:widowControl w:val="0"/>
        <w:numPr>
          <w:ilvl w:val="0"/>
          <w:numId w:val="391"/>
        </w:numPr>
        <w:tabs>
          <w:tab w:val="left" w:pos="678"/>
        </w:tabs>
        <w:autoSpaceDE w:val="0"/>
        <w:autoSpaceDN w:val="0"/>
        <w:spacing w:after="0" w:line="240" w:lineRule="auto"/>
        <w:ind w:right="114"/>
        <w:contextualSpacing w:val="0"/>
        <w:jc w:val="both"/>
        <w:rPr>
          <w:sz w:val="24"/>
        </w:rPr>
      </w:pPr>
      <w:r>
        <w:rPr>
          <w:sz w:val="24"/>
        </w:rPr>
        <w:t>A aplicação e outros materiais explicativos fornecem explicação adicional dos requisitos e orientação para executá-los. Muito embora essa orientação não imponha um requisito, ela é importante para a própria aplicação dos requisitos. A aplicação e outros materiais explicativos podem também fornecer informações básicas sobre assuntos tratados nesta Norma que auxiliem na aplicação dosrequisitos.</w:t>
      </w:r>
    </w:p>
    <w:p w14:paraId="52720FDF" w14:textId="77777777" w:rsidR="008003AA" w:rsidRDefault="008003AA" w:rsidP="008003AA">
      <w:pPr>
        <w:pStyle w:val="Corpodetexto"/>
        <w:spacing w:before="2"/>
      </w:pPr>
    </w:p>
    <w:p w14:paraId="7CD7B11B" w14:textId="77777777" w:rsidR="008003AA" w:rsidRDefault="008003AA">
      <w:pPr>
        <w:pStyle w:val="PargrafodaLista"/>
        <w:widowControl w:val="0"/>
        <w:numPr>
          <w:ilvl w:val="0"/>
          <w:numId w:val="391"/>
        </w:numPr>
        <w:tabs>
          <w:tab w:val="left" w:pos="678"/>
        </w:tabs>
        <w:autoSpaceDE w:val="0"/>
        <w:autoSpaceDN w:val="0"/>
        <w:spacing w:after="0" w:line="237" w:lineRule="auto"/>
        <w:ind w:right="115"/>
        <w:contextualSpacing w:val="0"/>
        <w:jc w:val="both"/>
        <w:rPr>
          <w:sz w:val="24"/>
        </w:rPr>
      </w:pPr>
      <w:r>
        <w:rPr>
          <w:sz w:val="24"/>
        </w:rPr>
        <w:t>Esta Norma é aplicável para relatórios de trabalho de compilação, conforme estabelece o item 42.</w:t>
      </w:r>
    </w:p>
    <w:p w14:paraId="79B24381" w14:textId="77777777" w:rsidR="008003AA" w:rsidRDefault="008003AA" w:rsidP="008003AA">
      <w:pPr>
        <w:pStyle w:val="Corpodetexto"/>
        <w:spacing w:before="2"/>
      </w:pPr>
    </w:p>
    <w:p w14:paraId="46D49EE1" w14:textId="77777777" w:rsidR="008003AA" w:rsidRPr="00E23F3D" w:rsidRDefault="008003AA" w:rsidP="00E23F3D">
      <w:pPr>
        <w:pStyle w:val="Corpodetexto"/>
        <w:rPr>
          <w:b/>
          <w:sz w:val="20"/>
        </w:rPr>
      </w:pPr>
      <w:r w:rsidRPr="00E23F3D">
        <w:rPr>
          <w:b/>
          <w:sz w:val="20"/>
        </w:rPr>
        <w:t>Objetivo</w:t>
      </w:r>
    </w:p>
    <w:p w14:paraId="65DFF0AF" w14:textId="77777777" w:rsidR="008003AA" w:rsidRDefault="008003AA" w:rsidP="008003AA">
      <w:pPr>
        <w:pStyle w:val="Corpodetexto"/>
        <w:spacing w:before="6"/>
        <w:rPr>
          <w:b/>
        </w:rPr>
      </w:pPr>
    </w:p>
    <w:p w14:paraId="5B214656" w14:textId="77777777" w:rsidR="008003AA" w:rsidRDefault="008003AA">
      <w:pPr>
        <w:pStyle w:val="PargrafodaLista"/>
        <w:widowControl w:val="0"/>
        <w:numPr>
          <w:ilvl w:val="0"/>
          <w:numId w:val="391"/>
        </w:numPr>
        <w:tabs>
          <w:tab w:val="left" w:pos="678"/>
        </w:tabs>
        <w:autoSpaceDE w:val="0"/>
        <w:autoSpaceDN w:val="0"/>
        <w:spacing w:after="0" w:line="240" w:lineRule="auto"/>
        <w:ind w:hanging="568"/>
        <w:contextualSpacing w:val="0"/>
        <w:jc w:val="both"/>
        <w:rPr>
          <w:sz w:val="24"/>
        </w:rPr>
      </w:pPr>
      <w:r>
        <w:rPr>
          <w:sz w:val="24"/>
        </w:rPr>
        <w:t>Os objetivos do profissional no trabalho de compilação sob esta Normasão:</w:t>
      </w:r>
    </w:p>
    <w:p w14:paraId="26942623" w14:textId="77777777" w:rsidR="008003AA" w:rsidRDefault="008003AA">
      <w:pPr>
        <w:pStyle w:val="PargrafodaLista"/>
        <w:widowControl w:val="0"/>
        <w:numPr>
          <w:ilvl w:val="0"/>
          <w:numId w:val="389"/>
        </w:numPr>
        <w:tabs>
          <w:tab w:val="left" w:pos="1104"/>
        </w:tabs>
        <w:autoSpaceDE w:val="0"/>
        <w:autoSpaceDN w:val="0"/>
        <w:spacing w:before="113" w:after="0" w:line="242" w:lineRule="auto"/>
        <w:ind w:right="115"/>
        <w:contextualSpacing w:val="0"/>
        <w:jc w:val="both"/>
        <w:rPr>
          <w:sz w:val="24"/>
        </w:rPr>
      </w:pPr>
      <w:r>
        <w:rPr>
          <w:sz w:val="24"/>
        </w:rPr>
        <w:t>aplicar seu conhecimento especializado em contabilidade e em emissão de relatórios para auxiliar a administração na elaboração e apresentação de informações financeiras de acordo com uma estrutura aplicável de relatórios financeiros baseada em informações fornecidas pela administração;e</w:t>
      </w:r>
    </w:p>
    <w:p w14:paraId="1C87DED7" w14:textId="77777777" w:rsidR="008003AA" w:rsidRDefault="008003AA">
      <w:pPr>
        <w:pStyle w:val="PargrafodaLista"/>
        <w:widowControl w:val="0"/>
        <w:numPr>
          <w:ilvl w:val="0"/>
          <w:numId w:val="389"/>
        </w:numPr>
        <w:tabs>
          <w:tab w:val="left" w:pos="1104"/>
        </w:tabs>
        <w:autoSpaceDE w:val="0"/>
        <w:autoSpaceDN w:val="0"/>
        <w:spacing w:before="109" w:after="0" w:line="240" w:lineRule="auto"/>
        <w:ind w:hanging="427"/>
        <w:contextualSpacing w:val="0"/>
        <w:jc w:val="both"/>
        <w:rPr>
          <w:sz w:val="24"/>
        </w:rPr>
      </w:pPr>
      <w:r>
        <w:rPr>
          <w:sz w:val="24"/>
        </w:rPr>
        <w:t>emitir relatório de acordo com os requisitos destaNorma.</w:t>
      </w:r>
    </w:p>
    <w:p w14:paraId="237C9495" w14:textId="77777777" w:rsidR="008003AA" w:rsidRDefault="008003AA" w:rsidP="008003AA">
      <w:pPr>
        <w:pStyle w:val="Corpodetexto"/>
        <w:spacing w:before="1"/>
      </w:pPr>
    </w:p>
    <w:p w14:paraId="7D5CCDA0" w14:textId="77777777" w:rsidR="008003AA" w:rsidRPr="00E23F3D" w:rsidRDefault="008003AA" w:rsidP="00E23F3D">
      <w:pPr>
        <w:pStyle w:val="Corpodetexto"/>
        <w:rPr>
          <w:b/>
          <w:sz w:val="20"/>
        </w:rPr>
      </w:pPr>
      <w:r w:rsidRPr="00E23F3D">
        <w:rPr>
          <w:b/>
          <w:sz w:val="20"/>
        </w:rPr>
        <w:t>Definições</w:t>
      </w:r>
    </w:p>
    <w:p w14:paraId="6C49677C" w14:textId="77777777" w:rsidR="008003AA" w:rsidRDefault="008003AA" w:rsidP="008003AA">
      <w:pPr>
        <w:pStyle w:val="Corpodetexto"/>
        <w:spacing w:before="6"/>
        <w:rPr>
          <w:b/>
        </w:rPr>
      </w:pPr>
    </w:p>
    <w:p w14:paraId="571403B2" w14:textId="77777777" w:rsidR="008003AA" w:rsidRDefault="008003AA">
      <w:pPr>
        <w:pStyle w:val="PargrafodaLista"/>
        <w:widowControl w:val="0"/>
        <w:numPr>
          <w:ilvl w:val="0"/>
          <w:numId w:val="391"/>
        </w:numPr>
        <w:tabs>
          <w:tab w:val="left" w:pos="678"/>
        </w:tabs>
        <w:autoSpaceDE w:val="0"/>
        <w:autoSpaceDN w:val="0"/>
        <w:spacing w:after="0" w:line="240" w:lineRule="auto"/>
        <w:ind w:hanging="568"/>
        <w:contextualSpacing w:val="0"/>
        <w:jc w:val="both"/>
        <w:rPr>
          <w:sz w:val="24"/>
        </w:rPr>
      </w:pPr>
      <w:r>
        <w:rPr>
          <w:sz w:val="24"/>
        </w:rPr>
        <w:t>Os termos a seguir têm os significados atribuídos para fins destaNorma:</w:t>
      </w:r>
    </w:p>
    <w:p w14:paraId="35DEA30C" w14:textId="77777777" w:rsidR="008003AA" w:rsidRDefault="008003AA">
      <w:pPr>
        <w:pStyle w:val="PargrafodaLista"/>
        <w:widowControl w:val="0"/>
        <w:numPr>
          <w:ilvl w:val="0"/>
          <w:numId w:val="388"/>
        </w:numPr>
        <w:tabs>
          <w:tab w:val="left" w:pos="1104"/>
        </w:tabs>
        <w:autoSpaceDE w:val="0"/>
        <w:autoSpaceDN w:val="0"/>
        <w:spacing w:before="113" w:after="0" w:line="240" w:lineRule="auto"/>
        <w:ind w:right="115"/>
        <w:contextualSpacing w:val="0"/>
        <w:jc w:val="both"/>
        <w:rPr>
          <w:sz w:val="24"/>
        </w:rPr>
      </w:pPr>
      <w:r>
        <w:rPr>
          <w:i/>
          <w:sz w:val="24"/>
        </w:rPr>
        <w:t xml:space="preserve">Estrutura de relatório financeiro aplicável </w:t>
      </w:r>
      <w:r>
        <w:rPr>
          <w:sz w:val="24"/>
        </w:rPr>
        <w:t>– A estrutura de relatórios financeiros adotada pela administração e, quando for apropriado, pelos responsáveis pela governançana elaboração das informações financeiras que são aceitáveis em vista da natureza da entidade e do objetivo das informações financeiras, ou que forem requeridos por lei ou regulamento (ver itens A30 aA32).</w:t>
      </w:r>
    </w:p>
    <w:p w14:paraId="3921E5F7" w14:textId="77777777" w:rsidR="008003AA" w:rsidRDefault="008003AA">
      <w:pPr>
        <w:pStyle w:val="PargrafodaLista"/>
        <w:widowControl w:val="0"/>
        <w:numPr>
          <w:ilvl w:val="0"/>
          <w:numId w:val="388"/>
        </w:numPr>
        <w:tabs>
          <w:tab w:val="left" w:pos="1104"/>
        </w:tabs>
        <w:autoSpaceDE w:val="0"/>
        <w:autoSpaceDN w:val="0"/>
        <w:spacing w:before="124" w:after="0" w:line="237" w:lineRule="auto"/>
        <w:ind w:right="114"/>
        <w:contextualSpacing w:val="0"/>
        <w:jc w:val="both"/>
        <w:rPr>
          <w:sz w:val="24"/>
        </w:rPr>
      </w:pPr>
      <w:r>
        <w:rPr>
          <w:i/>
          <w:sz w:val="24"/>
        </w:rPr>
        <w:t xml:space="preserve">Trabalho de compilação </w:t>
      </w:r>
      <w:r>
        <w:rPr>
          <w:sz w:val="24"/>
        </w:rPr>
        <w:t>– Trabalho no qual o profissional aplica o conhecimento especializadoemcontabilidadeedeemissãoderelatóriosparaauxiliaraadministração</w:t>
      </w:r>
    </w:p>
    <w:p w14:paraId="64801011" w14:textId="77777777" w:rsidR="008003AA" w:rsidRDefault="008003AA" w:rsidP="008003AA">
      <w:pPr>
        <w:spacing w:line="237" w:lineRule="auto"/>
        <w:jc w:val="both"/>
        <w:rPr>
          <w:sz w:val="24"/>
        </w:rPr>
        <w:sectPr w:rsidR="008003AA">
          <w:pgSz w:w="11910" w:h="16840"/>
          <w:pgMar w:top="1040" w:right="1020" w:bottom="280" w:left="1020" w:header="720" w:footer="720" w:gutter="0"/>
          <w:cols w:space="720"/>
        </w:sectPr>
      </w:pPr>
    </w:p>
    <w:p w14:paraId="1FF54620" w14:textId="77777777" w:rsidR="008003AA" w:rsidRDefault="008003AA" w:rsidP="008003AA">
      <w:pPr>
        <w:pStyle w:val="Corpodetexto"/>
        <w:spacing w:before="76" w:line="242" w:lineRule="auto"/>
        <w:ind w:left="1103" w:right="114"/>
      </w:pPr>
      <w:r>
        <w:t>na elaboração e apresentação das informações financeiras da entidade, de acordo com a estrutura de relatório financeiro aplicável, observando os requisitos de emissão de relatório desta Norma. Em toda esta Norma, as palavras “compilar”, “compilação” e “compiladas” são usadas neste contexto.</w:t>
      </w:r>
    </w:p>
    <w:p w14:paraId="1F900D52" w14:textId="77777777" w:rsidR="008003AA" w:rsidRDefault="008003AA">
      <w:pPr>
        <w:pStyle w:val="PargrafodaLista"/>
        <w:widowControl w:val="0"/>
        <w:numPr>
          <w:ilvl w:val="0"/>
          <w:numId w:val="388"/>
        </w:numPr>
        <w:tabs>
          <w:tab w:val="left" w:pos="1104"/>
        </w:tabs>
        <w:autoSpaceDE w:val="0"/>
        <w:autoSpaceDN w:val="0"/>
        <w:spacing w:before="109" w:after="0" w:line="242" w:lineRule="auto"/>
        <w:ind w:right="115"/>
        <w:contextualSpacing w:val="0"/>
        <w:jc w:val="both"/>
        <w:rPr>
          <w:sz w:val="24"/>
        </w:rPr>
      </w:pPr>
      <w:r>
        <w:rPr>
          <w:i/>
          <w:sz w:val="24"/>
        </w:rPr>
        <w:t xml:space="preserve">Sócio Responsável </w:t>
      </w:r>
      <w:r>
        <w:rPr>
          <w:sz w:val="24"/>
        </w:rPr>
        <w:t>é o sócio ou outra pessoa na firma que seja responsável pelo trabalho e sua realização, assim como, pelo relatório que for emitido em nome da firma e que, quando for requerido, tem a autorização apropriada de órgão profissional, legal ou regulador.</w:t>
      </w:r>
    </w:p>
    <w:p w14:paraId="745BD881" w14:textId="77777777" w:rsidR="008003AA" w:rsidRDefault="008003AA">
      <w:pPr>
        <w:pStyle w:val="PargrafodaLista"/>
        <w:widowControl w:val="0"/>
        <w:numPr>
          <w:ilvl w:val="0"/>
          <w:numId w:val="388"/>
        </w:numPr>
        <w:tabs>
          <w:tab w:val="left" w:pos="1104"/>
        </w:tabs>
        <w:autoSpaceDE w:val="0"/>
        <w:autoSpaceDN w:val="0"/>
        <w:spacing w:before="109" w:after="0" w:line="242" w:lineRule="auto"/>
        <w:ind w:right="115"/>
        <w:contextualSpacing w:val="0"/>
        <w:jc w:val="both"/>
        <w:rPr>
          <w:sz w:val="24"/>
        </w:rPr>
      </w:pPr>
      <w:r>
        <w:rPr>
          <w:i/>
          <w:sz w:val="24"/>
        </w:rPr>
        <w:t xml:space="preserve">Equipe do trabalho </w:t>
      </w:r>
      <w:r>
        <w:rPr>
          <w:sz w:val="24"/>
        </w:rPr>
        <w:t>– Todos os sócios e o pessoal de campo que realizarem o trabalho, ou quaisquer profissionais contratados pela firma ou por firma da rede que realizar procedimentos sobre o trabalho. Isto exclui especialistas externos contratados pela firma ou por firma darede.</w:t>
      </w:r>
    </w:p>
    <w:p w14:paraId="028DC547" w14:textId="77777777" w:rsidR="008003AA" w:rsidRDefault="008003AA">
      <w:pPr>
        <w:pStyle w:val="PargrafodaLista"/>
        <w:widowControl w:val="0"/>
        <w:numPr>
          <w:ilvl w:val="0"/>
          <w:numId w:val="388"/>
        </w:numPr>
        <w:tabs>
          <w:tab w:val="left" w:pos="1104"/>
        </w:tabs>
        <w:autoSpaceDE w:val="0"/>
        <w:autoSpaceDN w:val="0"/>
        <w:spacing w:before="109" w:after="0" w:line="242" w:lineRule="auto"/>
        <w:ind w:right="114"/>
        <w:contextualSpacing w:val="0"/>
        <w:jc w:val="both"/>
        <w:rPr>
          <w:sz w:val="24"/>
        </w:rPr>
      </w:pPr>
      <w:r>
        <w:rPr>
          <w:i/>
          <w:sz w:val="24"/>
        </w:rPr>
        <w:t xml:space="preserve">Distorção </w:t>
      </w:r>
      <w:r>
        <w:rPr>
          <w:sz w:val="24"/>
        </w:rPr>
        <w:t>– É a diferença entre o valor, a classificação, a apresentação ou a divulgação de item informado nas informações financeiras e o valor, a classificação, a apresentação ou a divulgação requerida para que o item esteja de acordo com a estrutura de relatório financeiro aplicável. As distorções podem ser decorrentes de erro oufraude.</w:t>
      </w:r>
    </w:p>
    <w:p w14:paraId="13D5E460" w14:textId="77777777" w:rsidR="008003AA" w:rsidRDefault="008003AA" w:rsidP="008003AA">
      <w:pPr>
        <w:pStyle w:val="Corpodetexto"/>
        <w:spacing w:before="109"/>
        <w:ind w:left="1103" w:right="115"/>
      </w:pPr>
      <w:r>
        <w:t>Quando as informações financeiras forem elaboradas de acordo com a estrutura de apresentação adequada, as distorções também incluem os ajustes de valores, classificações, apresentação ou divulgações que, no julgamento do profissional, forem necessários para as informações financeiras serem apresentadas de forma adequada, em todos os aspectos relevantes, ou para darem uma visão verdadeira e justa.</w:t>
      </w:r>
    </w:p>
    <w:p w14:paraId="0FA6F778" w14:textId="77777777" w:rsidR="008003AA" w:rsidRDefault="008003AA">
      <w:pPr>
        <w:pStyle w:val="PargrafodaLista"/>
        <w:widowControl w:val="0"/>
        <w:numPr>
          <w:ilvl w:val="0"/>
          <w:numId w:val="388"/>
        </w:numPr>
        <w:tabs>
          <w:tab w:val="left" w:pos="1104"/>
        </w:tabs>
        <w:autoSpaceDE w:val="0"/>
        <w:autoSpaceDN w:val="0"/>
        <w:spacing w:before="123" w:after="0" w:line="240" w:lineRule="auto"/>
        <w:ind w:right="115"/>
        <w:contextualSpacing w:val="0"/>
        <w:jc w:val="both"/>
        <w:rPr>
          <w:sz w:val="24"/>
        </w:rPr>
      </w:pPr>
      <w:r>
        <w:rPr>
          <w:i/>
          <w:sz w:val="24"/>
        </w:rPr>
        <w:t xml:space="preserve">Profissional </w:t>
      </w:r>
      <w:r>
        <w:rPr>
          <w:sz w:val="24"/>
        </w:rPr>
        <w:t>– Profissional que realiza o trabalho de compilação. O termo inclui o sócio responsável pelo trabalho ou outros componentes da equipe de trabalho ou, conforme for aplicável, a firma. Quando esta Norma pretender expressamente que um requisito ou responsabilidade seja cumprido pelo sócio responsável pelo trabalho, é usado o termo “sócio responsável pelo trabalho” em lugar de “profissional”. “Sócio responsável pelo trabalho” e “firma” devem ser lidos como referência aos seus equivalentes no setor público, quando forrelevante.</w:t>
      </w:r>
    </w:p>
    <w:p w14:paraId="137070BE" w14:textId="77777777" w:rsidR="008003AA" w:rsidRDefault="008003AA">
      <w:pPr>
        <w:pStyle w:val="PargrafodaLista"/>
        <w:widowControl w:val="0"/>
        <w:numPr>
          <w:ilvl w:val="0"/>
          <w:numId w:val="388"/>
        </w:numPr>
        <w:tabs>
          <w:tab w:val="left" w:pos="1104"/>
        </w:tabs>
        <w:autoSpaceDE w:val="0"/>
        <w:autoSpaceDN w:val="0"/>
        <w:spacing w:before="118" w:after="0" w:line="240" w:lineRule="auto"/>
        <w:ind w:right="114"/>
        <w:contextualSpacing w:val="0"/>
        <w:jc w:val="both"/>
        <w:rPr>
          <w:sz w:val="24"/>
        </w:rPr>
      </w:pPr>
      <w:r>
        <w:rPr>
          <w:i/>
          <w:sz w:val="24"/>
        </w:rPr>
        <w:t xml:space="preserve">Requisitos éticos pertinentes </w:t>
      </w:r>
      <w:r>
        <w:rPr>
          <w:sz w:val="24"/>
        </w:rPr>
        <w:t>– Os requisitos éticos aos quais a equipe de trabalho está sujeita quando da realização dos trabalhos de compilação. Estes requisitos geralmente compreendem o Código de Ética Profissional do Contador (Resolução CFC n.º 803/96) e asNormasBrasileirasdeContabilidadeProfissionaisdoCFC(excluindoaNBCPA290</w:t>
      </w:r>
    </w:p>
    <w:p w14:paraId="5BA1DAB3" w14:textId="77777777" w:rsidR="008003AA" w:rsidRDefault="008003AA" w:rsidP="008003AA">
      <w:pPr>
        <w:pStyle w:val="Corpodetexto"/>
        <w:spacing w:line="242" w:lineRule="auto"/>
        <w:ind w:left="1103" w:right="114"/>
      </w:pPr>
      <w:r>
        <w:t>– Independência – Trabalhos de Auditoria e Revisão e a NBC PA 291 – Independência – Outros Trabalhos de Asseguração), juntamente com outros requisitos de órgãos reguladores que sejam aplicáveis e possam ser mais restritivos (ver item A21).</w:t>
      </w:r>
    </w:p>
    <w:p w14:paraId="6B4FEF46" w14:textId="77777777" w:rsidR="008003AA" w:rsidRDefault="008003AA" w:rsidP="008003AA">
      <w:pPr>
        <w:pStyle w:val="Corpodetexto"/>
        <w:spacing w:before="9"/>
        <w:rPr>
          <w:sz w:val="33"/>
        </w:rPr>
      </w:pPr>
    </w:p>
    <w:p w14:paraId="749B3FFF" w14:textId="77777777" w:rsidR="008003AA" w:rsidRPr="00E23F3D" w:rsidRDefault="008003AA" w:rsidP="00E23F3D">
      <w:pPr>
        <w:pStyle w:val="Corpodetexto"/>
        <w:rPr>
          <w:b/>
          <w:sz w:val="20"/>
        </w:rPr>
      </w:pPr>
      <w:r w:rsidRPr="00E23F3D">
        <w:rPr>
          <w:b/>
          <w:sz w:val="20"/>
        </w:rPr>
        <w:t>Requisitos</w:t>
      </w:r>
    </w:p>
    <w:p w14:paraId="02F30550" w14:textId="77777777" w:rsidR="008003AA" w:rsidRDefault="008003AA" w:rsidP="008003AA">
      <w:pPr>
        <w:pStyle w:val="Corpodetexto"/>
        <w:spacing w:before="1"/>
        <w:rPr>
          <w:b/>
        </w:rPr>
      </w:pPr>
    </w:p>
    <w:p w14:paraId="401F824A" w14:textId="77777777" w:rsidR="008003AA" w:rsidRPr="00E23F3D" w:rsidRDefault="008003AA" w:rsidP="00E23F3D">
      <w:pPr>
        <w:pStyle w:val="Corpodetexto"/>
        <w:rPr>
          <w:b/>
          <w:sz w:val="20"/>
        </w:rPr>
      </w:pPr>
      <w:r w:rsidRPr="00E23F3D">
        <w:rPr>
          <w:b/>
          <w:sz w:val="20"/>
        </w:rPr>
        <w:t>Condução do trabalho de compilação</w:t>
      </w:r>
    </w:p>
    <w:p w14:paraId="13D61B84" w14:textId="77777777" w:rsidR="008003AA" w:rsidRDefault="008003AA" w:rsidP="008003AA">
      <w:pPr>
        <w:pStyle w:val="Corpodetexto"/>
        <w:rPr>
          <w:b/>
        </w:rPr>
      </w:pPr>
    </w:p>
    <w:p w14:paraId="17EA5E23"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O profissional deve ter o entendimento de todo o texto desta Norma, inclusive sua aplicação e demais materiais explicativos, para entender seus objetivos e para aplicar seus requisitos de formaapropriada.</w:t>
      </w:r>
    </w:p>
    <w:p w14:paraId="152A2D9F" w14:textId="77777777" w:rsidR="008003AA" w:rsidRDefault="008003AA" w:rsidP="008003AA">
      <w:pPr>
        <w:pStyle w:val="Corpodetexto"/>
      </w:pPr>
    </w:p>
    <w:p w14:paraId="0E24FC7D" w14:textId="77777777" w:rsidR="008003AA" w:rsidRDefault="008003AA" w:rsidP="008003AA">
      <w:pPr>
        <w:ind w:left="110"/>
        <w:rPr>
          <w:i/>
          <w:sz w:val="24"/>
        </w:rPr>
      </w:pPr>
      <w:r>
        <w:rPr>
          <w:i/>
          <w:sz w:val="24"/>
        </w:rPr>
        <w:t>Cumprimento dos requisitos pertinentes</w:t>
      </w:r>
    </w:p>
    <w:p w14:paraId="3BF70514" w14:textId="77777777" w:rsidR="008003AA" w:rsidRDefault="008003AA" w:rsidP="008003AA">
      <w:pPr>
        <w:pStyle w:val="Corpodetexto"/>
        <w:rPr>
          <w:i/>
        </w:rPr>
      </w:pPr>
    </w:p>
    <w:p w14:paraId="0E8A968D" w14:textId="77777777" w:rsidR="008003AA" w:rsidRDefault="008003AA">
      <w:pPr>
        <w:pStyle w:val="PargrafodaLista"/>
        <w:widowControl w:val="0"/>
        <w:numPr>
          <w:ilvl w:val="0"/>
          <w:numId w:val="391"/>
        </w:numPr>
        <w:tabs>
          <w:tab w:val="left" w:pos="678"/>
        </w:tabs>
        <w:autoSpaceDE w:val="0"/>
        <w:autoSpaceDN w:val="0"/>
        <w:spacing w:after="0" w:line="240" w:lineRule="auto"/>
        <w:ind w:right="115"/>
        <w:contextualSpacing w:val="0"/>
        <w:jc w:val="both"/>
        <w:rPr>
          <w:sz w:val="24"/>
        </w:rPr>
      </w:pPr>
      <w:r>
        <w:rPr>
          <w:sz w:val="24"/>
        </w:rPr>
        <w:t>O profissional deve cumprir cada requisito desta Norma a não ser que um requisito específico não seja aplicável ao trabalho de compilação, por exemplo, se as circunstâncias tratadas pelo requisito não existirem notrabalho.</w:t>
      </w:r>
    </w:p>
    <w:p w14:paraId="75BE613B" w14:textId="77777777" w:rsidR="008003AA" w:rsidRDefault="008003AA" w:rsidP="008003AA">
      <w:pPr>
        <w:jc w:val="both"/>
        <w:rPr>
          <w:sz w:val="24"/>
        </w:rPr>
        <w:sectPr w:rsidR="008003AA">
          <w:pgSz w:w="11910" w:h="16840"/>
          <w:pgMar w:top="1040" w:right="1020" w:bottom="280" w:left="1020" w:header="720" w:footer="720" w:gutter="0"/>
          <w:cols w:space="720"/>
        </w:sectPr>
      </w:pPr>
    </w:p>
    <w:p w14:paraId="23A5159D" w14:textId="77777777" w:rsidR="008003AA" w:rsidRDefault="008003AA">
      <w:pPr>
        <w:pStyle w:val="PargrafodaLista"/>
        <w:widowControl w:val="0"/>
        <w:numPr>
          <w:ilvl w:val="0"/>
          <w:numId w:val="391"/>
        </w:numPr>
        <w:tabs>
          <w:tab w:val="left" w:pos="678"/>
        </w:tabs>
        <w:autoSpaceDE w:val="0"/>
        <w:autoSpaceDN w:val="0"/>
        <w:spacing w:before="77" w:after="0" w:line="237" w:lineRule="auto"/>
        <w:ind w:right="115"/>
        <w:contextualSpacing w:val="0"/>
        <w:jc w:val="both"/>
        <w:rPr>
          <w:sz w:val="24"/>
        </w:rPr>
      </w:pPr>
      <w:r>
        <w:rPr>
          <w:sz w:val="24"/>
        </w:rPr>
        <w:t>O profissional não pode declarar conformidade com esta Norma a não ser que tenha cumprido com todos os requisitos dela que sejam aplicáveis ao trabalho decompilação.</w:t>
      </w:r>
    </w:p>
    <w:p w14:paraId="0F3AE135" w14:textId="77777777" w:rsidR="008003AA" w:rsidRDefault="008003AA" w:rsidP="008003AA">
      <w:pPr>
        <w:pStyle w:val="Corpodetexto"/>
      </w:pPr>
    </w:p>
    <w:p w14:paraId="60DE786E" w14:textId="77777777" w:rsidR="008003AA" w:rsidRPr="00E23F3D" w:rsidRDefault="008003AA" w:rsidP="00E23F3D">
      <w:pPr>
        <w:pStyle w:val="Corpodetexto"/>
        <w:rPr>
          <w:b/>
          <w:sz w:val="20"/>
        </w:rPr>
      </w:pPr>
      <w:r w:rsidRPr="00E23F3D">
        <w:rPr>
          <w:b/>
          <w:sz w:val="20"/>
        </w:rPr>
        <w:t>Requisitos éticos</w:t>
      </w:r>
    </w:p>
    <w:p w14:paraId="51BF0D6B" w14:textId="77777777" w:rsidR="008003AA" w:rsidRDefault="008003AA" w:rsidP="008003AA">
      <w:pPr>
        <w:pStyle w:val="Corpodetexto"/>
        <w:spacing w:before="11"/>
        <w:rPr>
          <w:b/>
          <w:sz w:val="23"/>
        </w:rPr>
      </w:pPr>
    </w:p>
    <w:p w14:paraId="2972AC92" w14:textId="77777777" w:rsidR="008003AA" w:rsidRDefault="008003AA">
      <w:pPr>
        <w:pStyle w:val="PargrafodaLista"/>
        <w:widowControl w:val="0"/>
        <w:numPr>
          <w:ilvl w:val="0"/>
          <w:numId w:val="391"/>
        </w:numPr>
        <w:tabs>
          <w:tab w:val="left" w:pos="677"/>
          <w:tab w:val="left" w:pos="678"/>
        </w:tabs>
        <w:autoSpaceDE w:val="0"/>
        <w:autoSpaceDN w:val="0"/>
        <w:spacing w:after="0" w:line="240" w:lineRule="auto"/>
        <w:ind w:hanging="568"/>
        <w:contextualSpacing w:val="0"/>
        <w:jc w:val="both"/>
        <w:rPr>
          <w:sz w:val="24"/>
        </w:rPr>
      </w:pPr>
      <w:r>
        <w:rPr>
          <w:strike/>
          <w:sz w:val="24"/>
        </w:rPr>
        <w:t>O profissional deve cumprir com os requisitos éticos pertinentes (ver itens A19 aA21).</w:t>
      </w:r>
    </w:p>
    <w:p w14:paraId="2F5329B1" w14:textId="77777777" w:rsidR="008003AA" w:rsidRDefault="008003AA" w:rsidP="008003AA">
      <w:pPr>
        <w:pStyle w:val="PargrafodaLista"/>
        <w:widowControl w:val="0"/>
        <w:numPr>
          <w:ilvl w:val="0"/>
          <w:numId w:val="366"/>
        </w:numPr>
        <w:tabs>
          <w:tab w:val="left" w:pos="764"/>
        </w:tabs>
        <w:autoSpaceDE w:val="0"/>
        <w:autoSpaceDN w:val="0"/>
        <w:spacing w:before="5" w:after="0" w:line="237" w:lineRule="auto"/>
        <w:ind w:right="115" w:firstLine="0"/>
        <w:contextualSpacing w:val="0"/>
        <w:jc w:val="both"/>
        <w:rPr>
          <w:sz w:val="24"/>
        </w:rPr>
      </w:pPr>
      <w:r>
        <w:rPr>
          <w:sz w:val="24"/>
        </w:rPr>
        <w:t>O profissional deve cumprir com os requisitos éticos relevantes (ver itens de A19 a A26).</w:t>
      </w:r>
      <w:r>
        <w:rPr>
          <w:color w:val="00B0F0"/>
          <w:sz w:val="24"/>
        </w:rPr>
        <w:t xml:space="preserve"> (alterado pela Revisão NBC3)</w:t>
      </w:r>
    </w:p>
    <w:p w14:paraId="24733E2C" w14:textId="77777777" w:rsidR="008003AA" w:rsidRDefault="008003AA" w:rsidP="008003AA">
      <w:pPr>
        <w:pStyle w:val="Corpodetexto"/>
        <w:spacing w:before="1"/>
      </w:pPr>
    </w:p>
    <w:p w14:paraId="7424F3C6" w14:textId="77777777" w:rsidR="008003AA" w:rsidRPr="00E23F3D" w:rsidRDefault="008003AA" w:rsidP="00E23F3D">
      <w:pPr>
        <w:pStyle w:val="Corpodetexto"/>
        <w:rPr>
          <w:b/>
          <w:sz w:val="20"/>
        </w:rPr>
      </w:pPr>
      <w:r w:rsidRPr="00E23F3D">
        <w:rPr>
          <w:b/>
          <w:sz w:val="20"/>
        </w:rPr>
        <w:t>Julgamento profissional</w:t>
      </w:r>
    </w:p>
    <w:p w14:paraId="48A8F24F" w14:textId="77777777" w:rsidR="008003AA" w:rsidRDefault="008003AA" w:rsidP="008003AA">
      <w:pPr>
        <w:pStyle w:val="Corpodetexto"/>
        <w:rPr>
          <w:b/>
        </w:rPr>
      </w:pPr>
    </w:p>
    <w:p w14:paraId="14649273" w14:textId="77777777" w:rsidR="008003AA" w:rsidRDefault="008003AA" w:rsidP="008003AA">
      <w:pPr>
        <w:pStyle w:val="PargrafodaLista"/>
        <w:widowControl w:val="0"/>
        <w:numPr>
          <w:ilvl w:val="0"/>
          <w:numId w:val="366"/>
        </w:numPr>
        <w:tabs>
          <w:tab w:val="left" w:pos="678"/>
        </w:tabs>
        <w:autoSpaceDE w:val="0"/>
        <w:autoSpaceDN w:val="0"/>
        <w:spacing w:after="0" w:line="242" w:lineRule="auto"/>
        <w:ind w:left="677" w:right="115" w:hanging="567"/>
        <w:contextualSpacing w:val="0"/>
        <w:jc w:val="both"/>
        <w:rPr>
          <w:sz w:val="24"/>
        </w:rPr>
      </w:pPr>
      <w:r>
        <w:rPr>
          <w:sz w:val="24"/>
        </w:rPr>
        <w:t>O profissional deve exercer julgamento profissional na condução do trabalho de compilação (ver itens A22 aA24).</w:t>
      </w:r>
    </w:p>
    <w:p w14:paraId="7152FFC5" w14:textId="77777777" w:rsidR="008003AA" w:rsidRDefault="008003AA" w:rsidP="008003AA">
      <w:pPr>
        <w:pStyle w:val="Corpodetexto"/>
        <w:spacing w:before="8"/>
        <w:rPr>
          <w:sz w:val="23"/>
        </w:rPr>
      </w:pPr>
    </w:p>
    <w:p w14:paraId="182B1909" w14:textId="77777777" w:rsidR="008003AA" w:rsidRPr="00E23F3D" w:rsidRDefault="008003AA" w:rsidP="00E23F3D">
      <w:pPr>
        <w:pStyle w:val="Corpodetexto"/>
        <w:rPr>
          <w:b/>
          <w:sz w:val="20"/>
        </w:rPr>
      </w:pPr>
      <w:r w:rsidRPr="00E23F3D">
        <w:rPr>
          <w:b/>
          <w:sz w:val="20"/>
        </w:rPr>
        <w:t>Controle de qualidade do nível do trabalho</w:t>
      </w:r>
    </w:p>
    <w:p w14:paraId="486C3A79" w14:textId="77777777" w:rsidR="008003AA" w:rsidRDefault="008003AA" w:rsidP="008003AA">
      <w:pPr>
        <w:pStyle w:val="Corpodetexto"/>
        <w:spacing w:before="5"/>
        <w:rPr>
          <w:b/>
        </w:rPr>
      </w:pPr>
    </w:p>
    <w:p w14:paraId="7B0C0361" w14:textId="77777777" w:rsidR="008003AA" w:rsidRDefault="008003AA" w:rsidP="008003AA">
      <w:pPr>
        <w:pStyle w:val="PargrafodaLista"/>
        <w:widowControl w:val="0"/>
        <w:numPr>
          <w:ilvl w:val="0"/>
          <w:numId w:val="366"/>
        </w:numPr>
        <w:tabs>
          <w:tab w:val="left" w:pos="678"/>
        </w:tabs>
        <w:autoSpaceDE w:val="0"/>
        <w:autoSpaceDN w:val="0"/>
        <w:spacing w:after="0" w:line="240" w:lineRule="auto"/>
        <w:ind w:left="677" w:hanging="568"/>
        <w:contextualSpacing w:val="0"/>
        <w:jc w:val="both"/>
        <w:rPr>
          <w:sz w:val="24"/>
        </w:rPr>
      </w:pPr>
      <w:r>
        <w:rPr>
          <w:sz w:val="24"/>
        </w:rPr>
        <w:t>O sócio responsável pelo trabalho deve assumir a responsabilidadepela:</w:t>
      </w:r>
    </w:p>
    <w:p w14:paraId="16EA8EC3" w14:textId="77777777" w:rsidR="008003AA" w:rsidRDefault="008003AA" w:rsidP="008003AA">
      <w:pPr>
        <w:pStyle w:val="PargrafodaLista"/>
        <w:widowControl w:val="0"/>
        <w:numPr>
          <w:ilvl w:val="1"/>
          <w:numId w:val="366"/>
        </w:numPr>
        <w:tabs>
          <w:tab w:val="left" w:pos="1104"/>
        </w:tabs>
        <w:autoSpaceDE w:val="0"/>
        <w:autoSpaceDN w:val="0"/>
        <w:spacing w:before="118" w:after="0" w:line="240" w:lineRule="auto"/>
        <w:ind w:hanging="427"/>
        <w:contextualSpacing w:val="0"/>
        <w:jc w:val="both"/>
        <w:rPr>
          <w:sz w:val="24"/>
        </w:rPr>
      </w:pPr>
      <w:r>
        <w:rPr>
          <w:sz w:val="24"/>
        </w:rPr>
        <w:t>qualidade geral de cada trabalho de compilação sob sua responsabilidade;e</w:t>
      </w:r>
    </w:p>
    <w:p w14:paraId="3F737F52" w14:textId="77777777" w:rsidR="008003AA" w:rsidRDefault="008003AA" w:rsidP="008003AA">
      <w:pPr>
        <w:pStyle w:val="PargrafodaLista"/>
        <w:widowControl w:val="0"/>
        <w:numPr>
          <w:ilvl w:val="1"/>
          <w:numId w:val="366"/>
        </w:numPr>
        <w:tabs>
          <w:tab w:val="left" w:pos="1104"/>
        </w:tabs>
        <w:autoSpaceDE w:val="0"/>
        <w:autoSpaceDN w:val="0"/>
        <w:spacing w:before="122" w:after="0" w:line="240" w:lineRule="auto"/>
        <w:ind w:hanging="427"/>
        <w:contextualSpacing w:val="0"/>
        <w:jc w:val="both"/>
        <w:rPr>
          <w:sz w:val="24"/>
        </w:rPr>
      </w:pPr>
      <w:r>
        <w:rPr>
          <w:sz w:val="24"/>
        </w:rPr>
        <w:t>observância das políticas e procedimentos de controle de qualidade, ao (ver itemA25):</w:t>
      </w:r>
    </w:p>
    <w:p w14:paraId="4CE83445" w14:textId="77777777" w:rsidR="008003AA" w:rsidRDefault="008003AA" w:rsidP="008003AA">
      <w:pPr>
        <w:pStyle w:val="PargrafodaLista"/>
        <w:widowControl w:val="0"/>
        <w:numPr>
          <w:ilvl w:val="2"/>
          <w:numId w:val="366"/>
        </w:numPr>
        <w:tabs>
          <w:tab w:val="left" w:pos="1527"/>
        </w:tabs>
        <w:autoSpaceDE w:val="0"/>
        <w:autoSpaceDN w:val="0"/>
        <w:spacing w:before="113" w:after="0" w:line="247" w:lineRule="auto"/>
        <w:ind w:right="115" w:hanging="425"/>
        <w:contextualSpacing w:val="0"/>
        <w:jc w:val="both"/>
        <w:rPr>
          <w:sz w:val="24"/>
        </w:rPr>
      </w:pPr>
      <w:r>
        <w:rPr>
          <w:sz w:val="24"/>
        </w:rPr>
        <w:t>seguir procedimentos apropriados com relação à aceitação e à continuidade do relacionamento com o cliente e do próprio trabalho (ver itemA26);</w:t>
      </w:r>
    </w:p>
    <w:p w14:paraId="032A1FD9" w14:textId="77777777" w:rsidR="008003AA" w:rsidRDefault="008003AA" w:rsidP="008003AA">
      <w:pPr>
        <w:pStyle w:val="PargrafodaLista"/>
        <w:widowControl w:val="0"/>
        <w:numPr>
          <w:ilvl w:val="2"/>
          <w:numId w:val="366"/>
        </w:numPr>
        <w:tabs>
          <w:tab w:val="left" w:pos="1538"/>
        </w:tabs>
        <w:autoSpaceDE w:val="0"/>
        <w:autoSpaceDN w:val="0"/>
        <w:spacing w:before="103" w:after="0" w:line="247" w:lineRule="auto"/>
        <w:ind w:right="115" w:hanging="425"/>
        <w:contextualSpacing w:val="0"/>
        <w:jc w:val="both"/>
        <w:rPr>
          <w:sz w:val="24"/>
        </w:rPr>
      </w:pPr>
      <w:r>
        <w:rPr>
          <w:sz w:val="24"/>
        </w:rPr>
        <w:t>ficar satisfeito de que a equipe de trabalho tem coletivamente a competência apropriada e a capacidade para realizar o trabalho decompilação;</w:t>
      </w:r>
    </w:p>
    <w:p w14:paraId="02148713" w14:textId="77777777" w:rsidR="008003AA" w:rsidRDefault="008003AA" w:rsidP="008003AA">
      <w:pPr>
        <w:pStyle w:val="PargrafodaLista"/>
        <w:widowControl w:val="0"/>
        <w:numPr>
          <w:ilvl w:val="2"/>
          <w:numId w:val="366"/>
        </w:numPr>
        <w:tabs>
          <w:tab w:val="left" w:pos="1545"/>
        </w:tabs>
        <w:autoSpaceDE w:val="0"/>
        <w:autoSpaceDN w:val="0"/>
        <w:spacing w:before="104" w:after="0" w:line="240" w:lineRule="auto"/>
        <w:ind w:right="115" w:hanging="425"/>
        <w:contextualSpacing w:val="0"/>
        <w:jc w:val="both"/>
        <w:rPr>
          <w:sz w:val="24"/>
        </w:rPr>
      </w:pPr>
      <w:r>
        <w:rPr>
          <w:sz w:val="24"/>
        </w:rPr>
        <w:t>permanecer alerta quanto aos indícios de não conformidade por parte dos membros da equipe de trabalho com referência aos requisitos éticos pertinentes e determinar a medida apropriada, se assuntos dessa natureza chegarem ao seu conhecimento, indicando que os componentes da equipe de trabalho não cumpriram com os requisitos éticos pertinentes (ver itemA27);</w:t>
      </w:r>
    </w:p>
    <w:p w14:paraId="688EA311" w14:textId="77777777" w:rsidR="008003AA" w:rsidRDefault="008003AA" w:rsidP="008003AA">
      <w:pPr>
        <w:pStyle w:val="PargrafodaLista"/>
        <w:widowControl w:val="0"/>
        <w:numPr>
          <w:ilvl w:val="2"/>
          <w:numId w:val="366"/>
        </w:numPr>
        <w:tabs>
          <w:tab w:val="left" w:pos="1635"/>
        </w:tabs>
        <w:autoSpaceDE w:val="0"/>
        <w:autoSpaceDN w:val="0"/>
        <w:spacing w:before="122" w:after="0" w:line="242" w:lineRule="auto"/>
        <w:ind w:right="115" w:hanging="425"/>
        <w:contextualSpacing w:val="0"/>
        <w:jc w:val="both"/>
        <w:rPr>
          <w:sz w:val="24"/>
        </w:rPr>
      </w:pPr>
      <w:r>
        <w:tab/>
      </w:r>
      <w:r>
        <w:rPr>
          <w:sz w:val="24"/>
        </w:rPr>
        <w:t>dirigir, supervisionar e executar o trabalho de conformidade com normas profissionais e requisitos legais e regulatórios aplicáveis;e</w:t>
      </w:r>
    </w:p>
    <w:p w14:paraId="4312B8BC" w14:textId="77777777" w:rsidR="008003AA" w:rsidRDefault="008003AA" w:rsidP="008003AA">
      <w:pPr>
        <w:pStyle w:val="PargrafodaLista"/>
        <w:widowControl w:val="0"/>
        <w:numPr>
          <w:ilvl w:val="2"/>
          <w:numId w:val="366"/>
        </w:numPr>
        <w:tabs>
          <w:tab w:val="left" w:pos="1529"/>
        </w:tabs>
        <w:autoSpaceDE w:val="0"/>
        <w:autoSpaceDN w:val="0"/>
        <w:spacing w:before="115" w:after="0" w:line="240" w:lineRule="auto"/>
        <w:ind w:hanging="426"/>
        <w:contextualSpacing w:val="0"/>
        <w:jc w:val="both"/>
        <w:rPr>
          <w:sz w:val="24"/>
        </w:rPr>
      </w:pPr>
      <w:r>
        <w:rPr>
          <w:sz w:val="24"/>
        </w:rPr>
        <w:t>assumir a responsabilidade pela documentação apropriada do trabalho a sermantida.</w:t>
      </w:r>
    </w:p>
    <w:p w14:paraId="4045D645" w14:textId="77777777" w:rsidR="008003AA" w:rsidRDefault="008003AA" w:rsidP="008003AA">
      <w:pPr>
        <w:pStyle w:val="Corpodetexto"/>
      </w:pPr>
    </w:p>
    <w:p w14:paraId="5239E3F7" w14:textId="77777777" w:rsidR="008003AA" w:rsidRDefault="008003AA" w:rsidP="00E23F3D">
      <w:pPr>
        <w:pStyle w:val="Corpodetexto"/>
      </w:pPr>
      <w:r w:rsidRPr="00E23F3D">
        <w:rPr>
          <w:b/>
          <w:sz w:val="20"/>
        </w:rPr>
        <w:t>Aceitação e continuidade do trabalho</w:t>
      </w:r>
    </w:p>
    <w:p w14:paraId="11EB5ED6" w14:textId="77777777" w:rsidR="008003AA" w:rsidRDefault="008003AA" w:rsidP="008003AA">
      <w:pPr>
        <w:pStyle w:val="Corpodetexto"/>
        <w:spacing w:before="2"/>
        <w:rPr>
          <w:b/>
        </w:rPr>
      </w:pPr>
    </w:p>
    <w:p w14:paraId="0DA204FF" w14:textId="77777777" w:rsidR="008003AA" w:rsidRDefault="008003AA" w:rsidP="008003AA">
      <w:pPr>
        <w:spacing w:line="237" w:lineRule="auto"/>
        <w:ind w:left="110"/>
        <w:rPr>
          <w:i/>
          <w:sz w:val="24"/>
        </w:rPr>
      </w:pPr>
      <w:r>
        <w:rPr>
          <w:i/>
          <w:sz w:val="24"/>
        </w:rPr>
        <w:t>Continuidade do relacionamento com cliente, aceitação do trabalho e concordância com os termos do trabalho</w:t>
      </w:r>
    </w:p>
    <w:p w14:paraId="1BA66888" w14:textId="77777777" w:rsidR="008003AA" w:rsidRDefault="008003AA" w:rsidP="008003AA">
      <w:pPr>
        <w:pStyle w:val="Corpodetexto"/>
        <w:spacing w:before="1"/>
        <w:rPr>
          <w:i/>
        </w:rPr>
      </w:pPr>
    </w:p>
    <w:p w14:paraId="5A04DE3B" w14:textId="77777777" w:rsidR="008003AA" w:rsidRDefault="008003AA" w:rsidP="008003AA">
      <w:pPr>
        <w:pStyle w:val="PargrafodaLista"/>
        <w:widowControl w:val="0"/>
        <w:numPr>
          <w:ilvl w:val="0"/>
          <w:numId w:val="366"/>
        </w:numPr>
        <w:tabs>
          <w:tab w:val="left" w:pos="678"/>
        </w:tabs>
        <w:autoSpaceDE w:val="0"/>
        <w:autoSpaceDN w:val="0"/>
        <w:spacing w:after="0" w:line="247" w:lineRule="auto"/>
        <w:ind w:left="677" w:right="114" w:hanging="567"/>
        <w:contextualSpacing w:val="0"/>
        <w:jc w:val="both"/>
        <w:rPr>
          <w:sz w:val="24"/>
        </w:rPr>
      </w:pPr>
      <w:r>
        <w:rPr>
          <w:sz w:val="24"/>
        </w:rPr>
        <w:t>O profissional não deve aceitar o trabalho a não ser que ele tenha acordado com os termos do trabalho com a administração, e/ou com a parte contratante, se aplicável,incluindo:</w:t>
      </w:r>
    </w:p>
    <w:p w14:paraId="07CE5973" w14:textId="77777777" w:rsidR="008003AA" w:rsidRDefault="008003AA" w:rsidP="008003AA">
      <w:pPr>
        <w:pStyle w:val="PargrafodaLista"/>
        <w:widowControl w:val="0"/>
        <w:numPr>
          <w:ilvl w:val="1"/>
          <w:numId w:val="366"/>
        </w:numPr>
        <w:tabs>
          <w:tab w:val="left" w:pos="1104"/>
        </w:tabs>
        <w:autoSpaceDE w:val="0"/>
        <w:autoSpaceDN w:val="0"/>
        <w:spacing w:before="104" w:after="0" w:line="242" w:lineRule="auto"/>
        <w:ind w:right="115"/>
        <w:contextualSpacing w:val="0"/>
        <w:jc w:val="both"/>
        <w:rPr>
          <w:sz w:val="24"/>
        </w:rPr>
      </w:pPr>
      <w:r>
        <w:rPr>
          <w:sz w:val="24"/>
        </w:rPr>
        <w:t>o uso previsto das informações financeiras e sua divulgação, assim comoquaisquer restrições quanto ao seu uso ou divulgação, quando aplicável (ver itens A20, A28, A29, A32 eA33);</w:t>
      </w:r>
    </w:p>
    <w:p w14:paraId="124A465B" w14:textId="77777777" w:rsidR="008003AA" w:rsidRDefault="008003AA" w:rsidP="008003AA">
      <w:pPr>
        <w:pStyle w:val="PargrafodaLista"/>
        <w:widowControl w:val="0"/>
        <w:numPr>
          <w:ilvl w:val="1"/>
          <w:numId w:val="366"/>
        </w:numPr>
        <w:tabs>
          <w:tab w:val="left" w:pos="1104"/>
        </w:tabs>
        <w:autoSpaceDE w:val="0"/>
        <w:autoSpaceDN w:val="0"/>
        <w:spacing w:before="119" w:after="0" w:line="240" w:lineRule="auto"/>
        <w:ind w:hanging="427"/>
        <w:contextualSpacing w:val="0"/>
        <w:jc w:val="both"/>
        <w:rPr>
          <w:sz w:val="24"/>
        </w:rPr>
      </w:pPr>
      <w:r>
        <w:rPr>
          <w:sz w:val="24"/>
        </w:rPr>
        <w:t>identificação da estrutura de relatório financeiro aplicável (ver itens A20 e A30 aA33);</w:t>
      </w:r>
    </w:p>
    <w:p w14:paraId="4679BFAA" w14:textId="77777777" w:rsidR="008003AA" w:rsidRDefault="008003AA" w:rsidP="008003AA">
      <w:pPr>
        <w:pStyle w:val="PargrafodaLista"/>
        <w:widowControl w:val="0"/>
        <w:numPr>
          <w:ilvl w:val="1"/>
          <w:numId w:val="366"/>
        </w:numPr>
        <w:tabs>
          <w:tab w:val="left" w:pos="1104"/>
        </w:tabs>
        <w:autoSpaceDE w:val="0"/>
        <w:autoSpaceDN w:val="0"/>
        <w:spacing w:before="117" w:after="0" w:line="240" w:lineRule="auto"/>
        <w:ind w:hanging="427"/>
        <w:contextualSpacing w:val="0"/>
        <w:jc w:val="both"/>
        <w:rPr>
          <w:sz w:val="24"/>
        </w:rPr>
      </w:pPr>
      <w:r>
        <w:rPr>
          <w:sz w:val="24"/>
        </w:rPr>
        <w:t>objetivo e alcance do trabalho de compilação (ver itemA20);</w:t>
      </w:r>
    </w:p>
    <w:p w14:paraId="47BAB5D9" w14:textId="77777777" w:rsidR="008003AA" w:rsidRDefault="008003AA" w:rsidP="008003AA">
      <w:pPr>
        <w:pStyle w:val="PargrafodaLista"/>
        <w:widowControl w:val="0"/>
        <w:numPr>
          <w:ilvl w:val="1"/>
          <w:numId w:val="366"/>
        </w:numPr>
        <w:tabs>
          <w:tab w:val="left" w:pos="1104"/>
        </w:tabs>
        <w:autoSpaceDE w:val="0"/>
        <w:autoSpaceDN w:val="0"/>
        <w:spacing w:before="118" w:after="0" w:line="242" w:lineRule="auto"/>
        <w:ind w:right="114"/>
        <w:contextualSpacing w:val="0"/>
        <w:jc w:val="both"/>
        <w:rPr>
          <w:sz w:val="24"/>
        </w:rPr>
      </w:pPr>
      <w:r>
        <w:rPr>
          <w:sz w:val="24"/>
        </w:rPr>
        <w:t>a responsabilidade do profissional, incluindo o cumprimento dos requisitos éticos pertinentes (ver itemA20);</w:t>
      </w:r>
    </w:p>
    <w:p w14:paraId="60DF1E8C" w14:textId="77777777" w:rsidR="008003AA" w:rsidRDefault="008003AA" w:rsidP="008003AA">
      <w:pPr>
        <w:spacing w:line="242" w:lineRule="auto"/>
        <w:jc w:val="both"/>
        <w:rPr>
          <w:sz w:val="24"/>
        </w:rPr>
        <w:sectPr w:rsidR="008003AA">
          <w:pgSz w:w="11910" w:h="16840"/>
          <w:pgMar w:top="1320" w:right="1020" w:bottom="280" w:left="1020" w:header="720" w:footer="720" w:gutter="0"/>
          <w:cols w:space="720"/>
        </w:sectPr>
      </w:pPr>
    </w:p>
    <w:p w14:paraId="6AA3BD18" w14:textId="77777777" w:rsidR="008003AA" w:rsidRDefault="008003AA" w:rsidP="008003AA">
      <w:pPr>
        <w:pStyle w:val="PargrafodaLista"/>
        <w:widowControl w:val="0"/>
        <w:numPr>
          <w:ilvl w:val="1"/>
          <w:numId w:val="366"/>
        </w:numPr>
        <w:tabs>
          <w:tab w:val="left" w:pos="1104"/>
        </w:tabs>
        <w:autoSpaceDE w:val="0"/>
        <w:autoSpaceDN w:val="0"/>
        <w:spacing w:before="61" w:after="0" w:line="240" w:lineRule="auto"/>
        <w:ind w:hanging="427"/>
        <w:contextualSpacing w:val="0"/>
        <w:jc w:val="both"/>
        <w:rPr>
          <w:sz w:val="24"/>
        </w:rPr>
      </w:pPr>
      <w:r>
        <w:rPr>
          <w:sz w:val="24"/>
        </w:rPr>
        <w:t>a responsabilidade da administração (ver itens A34 aA36):</w:t>
      </w:r>
    </w:p>
    <w:p w14:paraId="269A3290" w14:textId="77777777" w:rsidR="008003AA" w:rsidRDefault="008003AA" w:rsidP="008003AA">
      <w:pPr>
        <w:pStyle w:val="PargrafodaLista"/>
        <w:widowControl w:val="0"/>
        <w:numPr>
          <w:ilvl w:val="2"/>
          <w:numId w:val="366"/>
        </w:numPr>
        <w:tabs>
          <w:tab w:val="left" w:pos="1527"/>
        </w:tabs>
        <w:autoSpaceDE w:val="0"/>
        <w:autoSpaceDN w:val="0"/>
        <w:spacing w:before="117" w:after="0" w:line="242" w:lineRule="auto"/>
        <w:ind w:right="114" w:hanging="425"/>
        <w:contextualSpacing w:val="0"/>
        <w:jc w:val="both"/>
        <w:rPr>
          <w:sz w:val="24"/>
        </w:rPr>
      </w:pPr>
      <w:r>
        <w:rPr>
          <w:sz w:val="24"/>
        </w:rPr>
        <w:t>pelas informações financeiras e por sua elaboração e apresentação, de acordo com a estrutura de relatório financeiro aplicável, que seja aceitável em vista do seu uso e dos usuáriosprevistos;</w:t>
      </w:r>
    </w:p>
    <w:p w14:paraId="049286EC" w14:textId="77777777" w:rsidR="008003AA" w:rsidRDefault="008003AA" w:rsidP="008003AA">
      <w:pPr>
        <w:pStyle w:val="PargrafodaLista"/>
        <w:widowControl w:val="0"/>
        <w:numPr>
          <w:ilvl w:val="2"/>
          <w:numId w:val="366"/>
        </w:numPr>
        <w:tabs>
          <w:tab w:val="left" w:pos="1527"/>
        </w:tabs>
        <w:autoSpaceDE w:val="0"/>
        <w:autoSpaceDN w:val="0"/>
        <w:spacing w:before="110" w:after="0" w:line="247" w:lineRule="auto"/>
        <w:ind w:right="115" w:hanging="425"/>
        <w:contextualSpacing w:val="0"/>
        <w:jc w:val="both"/>
        <w:rPr>
          <w:sz w:val="24"/>
        </w:rPr>
      </w:pPr>
      <w:r>
        <w:rPr>
          <w:sz w:val="24"/>
        </w:rPr>
        <w:t>pela exatidão e integralidade dos registros, documentos, explicações e outras informações fornecidas pela administração para o trabalho de compilação;e</w:t>
      </w:r>
    </w:p>
    <w:p w14:paraId="044EBF97" w14:textId="77777777" w:rsidR="008003AA" w:rsidRDefault="008003AA" w:rsidP="008003AA">
      <w:pPr>
        <w:pStyle w:val="PargrafodaLista"/>
        <w:widowControl w:val="0"/>
        <w:numPr>
          <w:ilvl w:val="2"/>
          <w:numId w:val="366"/>
        </w:numPr>
        <w:tabs>
          <w:tab w:val="left" w:pos="1527"/>
        </w:tabs>
        <w:autoSpaceDE w:val="0"/>
        <w:autoSpaceDN w:val="0"/>
        <w:spacing w:before="103" w:after="0" w:line="242" w:lineRule="auto"/>
        <w:ind w:right="114" w:hanging="425"/>
        <w:contextualSpacing w:val="0"/>
        <w:jc w:val="both"/>
        <w:rPr>
          <w:sz w:val="24"/>
        </w:rPr>
      </w:pPr>
      <w:r>
        <w:rPr>
          <w:sz w:val="24"/>
        </w:rPr>
        <w:t>pelos julgamentos necessários na elaboração e apresentação das informações financeiras, incluindo aqueles para os quais o profissional possa prestar assistência no decorrer do trabalho de compilação (ver item A22);e</w:t>
      </w:r>
    </w:p>
    <w:p w14:paraId="5C18ABA4" w14:textId="77777777" w:rsidR="008003AA" w:rsidRDefault="008003AA" w:rsidP="008003AA">
      <w:pPr>
        <w:pStyle w:val="PargrafodaLista"/>
        <w:widowControl w:val="0"/>
        <w:numPr>
          <w:ilvl w:val="1"/>
          <w:numId w:val="366"/>
        </w:numPr>
        <w:tabs>
          <w:tab w:val="left" w:pos="1104"/>
        </w:tabs>
        <w:autoSpaceDE w:val="0"/>
        <w:autoSpaceDN w:val="0"/>
        <w:spacing w:before="115" w:after="0" w:line="240" w:lineRule="auto"/>
        <w:ind w:hanging="427"/>
        <w:contextualSpacing w:val="0"/>
        <w:jc w:val="both"/>
        <w:rPr>
          <w:sz w:val="24"/>
        </w:rPr>
      </w:pPr>
      <w:r>
        <w:rPr>
          <w:sz w:val="24"/>
        </w:rPr>
        <w:t>pela forma e conteúdo esperados do relatório doprofissional.</w:t>
      </w:r>
    </w:p>
    <w:p w14:paraId="397D9DBA" w14:textId="77777777" w:rsidR="008003AA" w:rsidRDefault="008003AA" w:rsidP="008003AA">
      <w:pPr>
        <w:pStyle w:val="Corpodetexto"/>
        <w:spacing w:before="11"/>
        <w:rPr>
          <w:sz w:val="23"/>
        </w:rPr>
      </w:pPr>
    </w:p>
    <w:p w14:paraId="2318B8AC" w14:textId="77777777" w:rsidR="008003AA" w:rsidRDefault="008003AA" w:rsidP="008003AA">
      <w:pPr>
        <w:pStyle w:val="PargrafodaLista"/>
        <w:widowControl w:val="0"/>
        <w:numPr>
          <w:ilvl w:val="0"/>
          <w:numId w:val="366"/>
        </w:numPr>
        <w:tabs>
          <w:tab w:val="left" w:pos="678"/>
        </w:tabs>
        <w:autoSpaceDE w:val="0"/>
        <w:autoSpaceDN w:val="0"/>
        <w:spacing w:after="0" w:line="240" w:lineRule="auto"/>
        <w:ind w:left="677" w:right="115" w:hanging="567"/>
        <w:contextualSpacing w:val="0"/>
        <w:jc w:val="both"/>
        <w:rPr>
          <w:sz w:val="24"/>
        </w:rPr>
      </w:pPr>
      <w:r>
        <w:rPr>
          <w:sz w:val="24"/>
        </w:rPr>
        <w:t>O profissional deve registrar os termos acordados do trabalho na carta de contratação ou outra forma adequada de acordo (contrato, troca de correspondência), antes de realizar o trabalho (ver itens A37 aA39).</w:t>
      </w:r>
    </w:p>
    <w:p w14:paraId="067158A2" w14:textId="77777777" w:rsidR="008003AA" w:rsidRDefault="008003AA" w:rsidP="008003AA">
      <w:pPr>
        <w:pStyle w:val="Corpodetexto"/>
      </w:pPr>
    </w:p>
    <w:p w14:paraId="4561F087" w14:textId="77777777" w:rsidR="008003AA" w:rsidRDefault="008003AA" w:rsidP="008003AA">
      <w:pPr>
        <w:ind w:left="110"/>
        <w:rPr>
          <w:i/>
          <w:sz w:val="24"/>
        </w:rPr>
      </w:pPr>
      <w:r>
        <w:rPr>
          <w:i/>
          <w:sz w:val="24"/>
        </w:rPr>
        <w:t>Trabalhos recorrentes</w:t>
      </w:r>
    </w:p>
    <w:p w14:paraId="5955554A" w14:textId="77777777" w:rsidR="008003AA" w:rsidRDefault="008003AA" w:rsidP="008003AA">
      <w:pPr>
        <w:pStyle w:val="Corpodetexto"/>
        <w:rPr>
          <w:i/>
        </w:rPr>
      </w:pPr>
    </w:p>
    <w:p w14:paraId="39B5E774" w14:textId="77777777" w:rsidR="008003AA" w:rsidRDefault="008003AA" w:rsidP="008003AA">
      <w:pPr>
        <w:pStyle w:val="PargrafodaLista"/>
        <w:widowControl w:val="0"/>
        <w:numPr>
          <w:ilvl w:val="0"/>
          <w:numId w:val="366"/>
        </w:numPr>
        <w:tabs>
          <w:tab w:val="left" w:pos="678"/>
        </w:tabs>
        <w:autoSpaceDE w:val="0"/>
        <w:autoSpaceDN w:val="0"/>
        <w:spacing w:after="0" w:line="240" w:lineRule="auto"/>
        <w:ind w:left="677" w:right="114" w:hanging="567"/>
        <w:contextualSpacing w:val="0"/>
        <w:jc w:val="both"/>
        <w:rPr>
          <w:sz w:val="24"/>
        </w:rPr>
      </w:pPr>
      <w:r>
        <w:rPr>
          <w:sz w:val="24"/>
        </w:rPr>
        <w:t>Nos trabalhos recorrentes de compilação, o profissional deve avaliar se as circunstâncias, inclusive mudanças nas considerações de aceitação do trabalho, requerem que os termos de trabalho sejam revistos e se há necessidade de lembrar à administração com relação aos termos de trabalho acordados anteriormente (ver itemA40).</w:t>
      </w:r>
    </w:p>
    <w:p w14:paraId="127D1261" w14:textId="77777777" w:rsidR="008003AA" w:rsidRDefault="008003AA" w:rsidP="008003AA">
      <w:pPr>
        <w:pStyle w:val="Corpodetexto"/>
        <w:spacing w:before="9"/>
        <w:rPr>
          <w:sz w:val="23"/>
        </w:rPr>
      </w:pPr>
    </w:p>
    <w:p w14:paraId="6336C06B" w14:textId="77777777" w:rsidR="008003AA" w:rsidRPr="00E23F3D" w:rsidRDefault="008003AA" w:rsidP="00E23F3D">
      <w:pPr>
        <w:pStyle w:val="Corpodetexto"/>
        <w:rPr>
          <w:b/>
          <w:sz w:val="20"/>
        </w:rPr>
      </w:pPr>
      <w:r w:rsidRPr="00E23F3D">
        <w:rPr>
          <w:b/>
          <w:sz w:val="20"/>
        </w:rPr>
        <w:t>Comunicação com a administração e com os responsáveis pela governança</w:t>
      </w:r>
    </w:p>
    <w:p w14:paraId="4680B704" w14:textId="77777777" w:rsidR="008003AA" w:rsidRDefault="008003AA" w:rsidP="008003AA">
      <w:pPr>
        <w:pStyle w:val="Corpodetexto"/>
        <w:rPr>
          <w:b/>
        </w:rPr>
      </w:pPr>
    </w:p>
    <w:p w14:paraId="52F9EEBE" w14:textId="77777777" w:rsidR="008003AA" w:rsidRDefault="008003AA" w:rsidP="008003AA">
      <w:pPr>
        <w:pStyle w:val="PargrafodaLista"/>
        <w:widowControl w:val="0"/>
        <w:numPr>
          <w:ilvl w:val="0"/>
          <w:numId w:val="366"/>
        </w:numPr>
        <w:tabs>
          <w:tab w:val="left" w:pos="678"/>
        </w:tabs>
        <w:autoSpaceDE w:val="0"/>
        <w:autoSpaceDN w:val="0"/>
        <w:spacing w:after="0" w:line="240" w:lineRule="auto"/>
        <w:ind w:left="677" w:right="115" w:hanging="567"/>
        <w:contextualSpacing w:val="0"/>
        <w:jc w:val="both"/>
        <w:rPr>
          <w:sz w:val="24"/>
        </w:rPr>
      </w:pPr>
      <w:r>
        <w:rPr>
          <w:strike/>
          <w:sz w:val="24"/>
        </w:rPr>
        <w:t>O profissional deve informar tempestivamente à administração ou aos responsáveis pela governança, conforme for apropriado, no decorrer do trabalho de compilação, todos os assuntos referentes ao trabalho que, no seu julgamento, sejam suficientemente importantes para merecer a atenção da administração ou dos responsáveis pela governança, conforme for apropriado (ver itemA41).</w:t>
      </w:r>
    </w:p>
    <w:p w14:paraId="5948C424" w14:textId="77777777" w:rsidR="008003AA" w:rsidRDefault="008003AA" w:rsidP="008003AA">
      <w:pPr>
        <w:pStyle w:val="PargrafodaLista"/>
        <w:widowControl w:val="0"/>
        <w:numPr>
          <w:ilvl w:val="0"/>
          <w:numId w:val="365"/>
        </w:numPr>
        <w:tabs>
          <w:tab w:val="left" w:pos="678"/>
        </w:tabs>
        <w:autoSpaceDE w:val="0"/>
        <w:autoSpaceDN w:val="0"/>
        <w:spacing w:before="3" w:after="0" w:line="240" w:lineRule="auto"/>
        <w:ind w:right="115"/>
        <w:contextualSpacing w:val="0"/>
        <w:jc w:val="both"/>
        <w:rPr>
          <w:sz w:val="24"/>
        </w:rPr>
      </w:pPr>
      <w:r>
        <w:rPr>
          <w:sz w:val="24"/>
        </w:rPr>
        <w:t xml:space="preserve">O profissional deve informar, tempestivamente, à administração ou aos responsáveis pela governança, conforme for apropriado, no decorrer do trabalho de compilação, todos os assuntos referentes ao trabalho que, no seu julgamento, sejam suficientemente importantes para merecer a atenção da administração ou dos responsáveis pela governança, conforme for apropriado (ver item A41 e A47). </w:t>
      </w:r>
      <w:r>
        <w:rPr>
          <w:color w:val="00B0F0"/>
          <w:sz w:val="24"/>
        </w:rPr>
        <w:t>(Alterada pela Revisão NBC3)</w:t>
      </w:r>
    </w:p>
    <w:p w14:paraId="5799801A" w14:textId="77777777" w:rsidR="008003AA" w:rsidRDefault="008003AA" w:rsidP="008003AA">
      <w:pPr>
        <w:pStyle w:val="Corpodetexto"/>
      </w:pPr>
    </w:p>
    <w:p w14:paraId="36D45C48" w14:textId="77777777" w:rsidR="008003AA" w:rsidRPr="00E23F3D" w:rsidRDefault="008003AA" w:rsidP="00E23F3D">
      <w:pPr>
        <w:pStyle w:val="Corpodetexto"/>
        <w:rPr>
          <w:b/>
          <w:sz w:val="20"/>
        </w:rPr>
      </w:pPr>
      <w:r w:rsidRPr="00E23F3D">
        <w:rPr>
          <w:b/>
          <w:sz w:val="20"/>
        </w:rPr>
        <w:t>Execução do trabalho</w:t>
      </w:r>
    </w:p>
    <w:p w14:paraId="0BE51325" w14:textId="77777777" w:rsidR="008003AA" w:rsidRDefault="008003AA" w:rsidP="008003AA">
      <w:pPr>
        <w:pStyle w:val="Corpodetexto"/>
        <w:rPr>
          <w:b/>
        </w:rPr>
      </w:pPr>
    </w:p>
    <w:p w14:paraId="6E1C35E0" w14:textId="77777777" w:rsidR="008003AA" w:rsidRDefault="008003AA" w:rsidP="008003AA">
      <w:pPr>
        <w:ind w:left="110"/>
        <w:rPr>
          <w:i/>
          <w:sz w:val="24"/>
        </w:rPr>
      </w:pPr>
      <w:r>
        <w:rPr>
          <w:i/>
          <w:sz w:val="24"/>
        </w:rPr>
        <w:t>Entendimento do profissional</w:t>
      </w:r>
    </w:p>
    <w:p w14:paraId="4B4BBE7F" w14:textId="77777777" w:rsidR="008003AA" w:rsidRDefault="008003AA" w:rsidP="008003AA">
      <w:pPr>
        <w:pStyle w:val="Corpodetexto"/>
        <w:rPr>
          <w:i/>
        </w:rPr>
      </w:pPr>
    </w:p>
    <w:p w14:paraId="33D7EC2C" w14:textId="77777777" w:rsidR="008003AA" w:rsidRDefault="008003AA" w:rsidP="008003AA">
      <w:pPr>
        <w:pStyle w:val="PargrafodaLista"/>
        <w:widowControl w:val="0"/>
        <w:numPr>
          <w:ilvl w:val="0"/>
          <w:numId w:val="365"/>
        </w:numPr>
        <w:tabs>
          <w:tab w:val="left" w:pos="677"/>
          <w:tab w:val="left" w:pos="678"/>
        </w:tabs>
        <w:autoSpaceDE w:val="0"/>
        <w:autoSpaceDN w:val="0"/>
        <w:spacing w:after="0" w:line="242" w:lineRule="auto"/>
        <w:ind w:right="115"/>
        <w:contextualSpacing w:val="0"/>
        <w:jc w:val="both"/>
        <w:rPr>
          <w:sz w:val="24"/>
        </w:rPr>
      </w:pPr>
      <w:r>
        <w:rPr>
          <w:sz w:val="24"/>
        </w:rPr>
        <w:t>O profissional deve obter entendimento dos seguintes assuntos necessários para poder executar o trabalho de compilação (ver item A42 aA44):</w:t>
      </w:r>
    </w:p>
    <w:p w14:paraId="7D8C2C3F" w14:textId="77777777" w:rsidR="008003AA" w:rsidRDefault="008003AA" w:rsidP="008003AA">
      <w:pPr>
        <w:pStyle w:val="PargrafodaLista"/>
        <w:widowControl w:val="0"/>
        <w:numPr>
          <w:ilvl w:val="1"/>
          <w:numId w:val="365"/>
        </w:numPr>
        <w:tabs>
          <w:tab w:val="left" w:pos="1104"/>
        </w:tabs>
        <w:autoSpaceDE w:val="0"/>
        <w:autoSpaceDN w:val="0"/>
        <w:spacing w:before="115" w:after="0" w:line="242" w:lineRule="auto"/>
        <w:ind w:right="115"/>
        <w:contextualSpacing w:val="0"/>
        <w:jc w:val="both"/>
        <w:rPr>
          <w:sz w:val="24"/>
        </w:rPr>
      </w:pPr>
      <w:r>
        <w:rPr>
          <w:sz w:val="24"/>
        </w:rPr>
        <w:t>as atividades e operações da entidade, inclusive o sistema contábil da entidade e os registros contábeis;e</w:t>
      </w:r>
    </w:p>
    <w:p w14:paraId="058A6C0B" w14:textId="77777777" w:rsidR="008003AA" w:rsidRDefault="008003AA" w:rsidP="008003AA">
      <w:pPr>
        <w:pStyle w:val="PargrafodaLista"/>
        <w:widowControl w:val="0"/>
        <w:numPr>
          <w:ilvl w:val="1"/>
          <w:numId w:val="365"/>
        </w:numPr>
        <w:tabs>
          <w:tab w:val="left" w:pos="1104"/>
        </w:tabs>
        <w:autoSpaceDE w:val="0"/>
        <w:autoSpaceDN w:val="0"/>
        <w:spacing w:before="117" w:after="0" w:line="237" w:lineRule="auto"/>
        <w:ind w:right="115"/>
        <w:contextualSpacing w:val="0"/>
        <w:jc w:val="both"/>
        <w:rPr>
          <w:sz w:val="24"/>
        </w:rPr>
      </w:pPr>
      <w:r>
        <w:rPr>
          <w:sz w:val="24"/>
        </w:rPr>
        <w:t>a estrutura de relatórios financeiros aplicável, incluindo sua aplicação na atividade da entidade.</w:t>
      </w:r>
    </w:p>
    <w:p w14:paraId="2A5F9EEA" w14:textId="77777777" w:rsidR="008003AA" w:rsidRDefault="008003AA" w:rsidP="008003AA">
      <w:pPr>
        <w:pStyle w:val="Corpodetexto"/>
      </w:pPr>
    </w:p>
    <w:p w14:paraId="31604456" w14:textId="77777777" w:rsidR="008003AA" w:rsidRDefault="008003AA" w:rsidP="008003AA">
      <w:pPr>
        <w:ind w:left="110"/>
        <w:rPr>
          <w:i/>
          <w:sz w:val="24"/>
        </w:rPr>
      </w:pPr>
      <w:r>
        <w:rPr>
          <w:i/>
          <w:sz w:val="24"/>
        </w:rPr>
        <w:t>Compilação das informações financeiras</w:t>
      </w:r>
    </w:p>
    <w:p w14:paraId="552A5C1A" w14:textId="77777777" w:rsidR="008003AA" w:rsidRDefault="008003AA" w:rsidP="008003AA">
      <w:pPr>
        <w:rPr>
          <w:sz w:val="24"/>
        </w:rPr>
        <w:sectPr w:rsidR="008003AA">
          <w:pgSz w:w="11910" w:h="16840"/>
          <w:pgMar w:top="1060" w:right="1020" w:bottom="280" w:left="1020" w:header="720" w:footer="720" w:gutter="0"/>
          <w:cols w:space="720"/>
        </w:sectPr>
      </w:pPr>
    </w:p>
    <w:p w14:paraId="551C2883" w14:textId="77777777" w:rsidR="008003AA" w:rsidRDefault="008003AA" w:rsidP="008003AA">
      <w:pPr>
        <w:pStyle w:val="PargrafodaLista"/>
        <w:widowControl w:val="0"/>
        <w:numPr>
          <w:ilvl w:val="0"/>
          <w:numId w:val="365"/>
        </w:numPr>
        <w:tabs>
          <w:tab w:val="left" w:pos="678"/>
        </w:tabs>
        <w:autoSpaceDE w:val="0"/>
        <w:autoSpaceDN w:val="0"/>
        <w:spacing w:before="76" w:after="0" w:line="240" w:lineRule="auto"/>
        <w:ind w:right="115"/>
        <w:contextualSpacing w:val="0"/>
        <w:jc w:val="both"/>
        <w:rPr>
          <w:sz w:val="24"/>
        </w:rPr>
      </w:pPr>
      <w:r>
        <w:rPr>
          <w:sz w:val="24"/>
        </w:rPr>
        <w:t>O profissional deve compilar as informações financeiras usando os registros, documentos, explicações e outras informações, incluindo julgamentos significativos, fornecidos pela administração.</w:t>
      </w:r>
    </w:p>
    <w:p w14:paraId="344B05FA" w14:textId="77777777" w:rsidR="008003AA" w:rsidRDefault="008003AA" w:rsidP="008003AA">
      <w:pPr>
        <w:pStyle w:val="Corpodetexto"/>
      </w:pPr>
    </w:p>
    <w:p w14:paraId="3D31203C"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5"/>
        <w:contextualSpacing w:val="0"/>
        <w:jc w:val="both"/>
        <w:rPr>
          <w:sz w:val="24"/>
        </w:rPr>
      </w:pPr>
      <w:r>
        <w:rPr>
          <w:sz w:val="24"/>
        </w:rPr>
        <w:t>O profissional deve discutir com a administração, ou com os responsáveis pela governança, conforme for apropriado, os julgamentos significativos que ele tenha exercido, na prestação de assistência no decorrer da compilação das informações financeiras (ver itemA45).</w:t>
      </w:r>
    </w:p>
    <w:p w14:paraId="20AE8487" w14:textId="77777777" w:rsidR="008003AA" w:rsidRDefault="008003AA" w:rsidP="008003AA">
      <w:pPr>
        <w:pStyle w:val="Corpodetexto"/>
      </w:pPr>
    </w:p>
    <w:p w14:paraId="621EE3A4"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5"/>
        <w:contextualSpacing w:val="0"/>
        <w:jc w:val="both"/>
        <w:rPr>
          <w:sz w:val="24"/>
        </w:rPr>
      </w:pPr>
      <w:r>
        <w:rPr>
          <w:sz w:val="24"/>
        </w:rPr>
        <w:t>Antes da conclusão do trabalho de compilação, o profissional deve ler as informações financeiras compiladas com base no seu entendimento das atividades e operações da entidade, e da estrutura de relatório financeiro aplicável (ver itemA46).</w:t>
      </w:r>
    </w:p>
    <w:p w14:paraId="560FF80C" w14:textId="77777777" w:rsidR="008003AA" w:rsidRDefault="008003AA" w:rsidP="008003AA">
      <w:pPr>
        <w:pStyle w:val="Corpodetexto"/>
      </w:pPr>
    </w:p>
    <w:p w14:paraId="3DABCCA9"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5"/>
        <w:contextualSpacing w:val="0"/>
        <w:jc w:val="both"/>
        <w:rPr>
          <w:sz w:val="24"/>
        </w:rPr>
      </w:pPr>
      <w:r>
        <w:rPr>
          <w:sz w:val="24"/>
        </w:rPr>
        <w:t>Se, no decorrer do trabalho de compilação, o profissional tomar conhecimento de que os registros, documentos, explicações ou outras informações, incluindo julgamentos significativos fornecidos pela administração para o trabalho de compilação, estão incompletos, imprecisos ou insatisfatórios, o profissional deve levar esse fato ao conhecimento da administração e solicitar informações adicionais oucorrigidas.</w:t>
      </w:r>
    </w:p>
    <w:p w14:paraId="02D7433E" w14:textId="77777777" w:rsidR="008003AA" w:rsidRDefault="008003AA" w:rsidP="008003AA">
      <w:pPr>
        <w:pStyle w:val="Corpodetexto"/>
      </w:pPr>
    </w:p>
    <w:p w14:paraId="173B5ED1"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5"/>
        <w:contextualSpacing w:val="0"/>
        <w:jc w:val="both"/>
        <w:rPr>
          <w:sz w:val="24"/>
        </w:rPr>
      </w:pPr>
      <w:r>
        <w:rPr>
          <w:sz w:val="24"/>
        </w:rPr>
        <w:t>Se o profissional estiver incapacitado de concluir o trabalho pelo fato da administração ter deixado de fornecer os registros, documentos, explicações ou outras informações, inclusive julgamentos significativos, conforme solicitado, ele deve retirar-se do trabalho e informar à administração e aos responsáveis pela governança os motivos de sua retirada (ver itemA52).</w:t>
      </w:r>
    </w:p>
    <w:p w14:paraId="5BB141BB" w14:textId="77777777" w:rsidR="008003AA" w:rsidRDefault="008003AA" w:rsidP="008003AA">
      <w:pPr>
        <w:pStyle w:val="Corpodetexto"/>
        <w:spacing w:before="3"/>
      </w:pPr>
    </w:p>
    <w:p w14:paraId="3A33908E" w14:textId="77777777" w:rsidR="008003AA" w:rsidRDefault="008003AA" w:rsidP="008003AA">
      <w:pPr>
        <w:pStyle w:val="PargrafodaLista"/>
        <w:widowControl w:val="0"/>
        <w:numPr>
          <w:ilvl w:val="0"/>
          <w:numId w:val="365"/>
        </w:numPr>
        <w:tabs>
          <w:tab w:val="left" w:pos="677"/>
          <w:tab w:val="left" w:pos="678"/>
        </w:tabs>
        <w:autoSpaceDE w:val="0"/>
        <w:autoSpaceDN w:val="0"/>
        <w:spacing w:after="0" w:line="242" w:lineRule="auto"/>
        <w:ind w:right="115"/>
        <w:contextualSpacing w:val="0"/>
        <w:jc w:val="both"/>
        <w:rPr>
          <w:sz w:val="24"/>
        </w:rPr>
      </w:pPr>
      <w:r>
        <w:rPr>
          <w:sz w:val="24"/>
        </w:rPr>
        <w:t>O profissional deve propor as alterações apropriadas à administração, se ele tomar conhecimento durante o decorrer do trabalhoque:</w:t>
      </w:r>
    </w:p>
    <w:p w14:paraId="673D6775" w14:textId="77777777" w:rsidR="008003AA" w:rsidRDefault="008003AA" w:rsidP="008003AA">
      <w:pPr>
        <w:pStyle w:val="PargrafodaLista"/>
        <w:widowControl w:val="0"/>
        <w:numPr>
          <w:ilvl w:val="1"/>
          <w:numId w:val="365"/>
        </w:numPr>
        <w:tabs>
          <w:tab w:val="left" w:pos="1104"/>
        </w:tabs>
        <w:autoSpaceDE w:val="0"/>
        <w:autoSpaceDN w:val="0"/>
        <w:spacing w:before="114" w:after="0" w:line="242" w:lineRule="auto"/>
        <w:ind w:right="115"/>
        <w:contextualSpacing w:val="0"/>
        <w:jc w:val="both"/>
        <w:rPr>
          <w:sz w:val="24"/>
        </w:rPr>
      </w:pPr>
      <w:r>
        <w:rPr>
          <w:sz w:val="24"/>
        </w:rPr>
        <w:t>as informações financeiras compiladas não fazem referência ou descrevem de forma adequada a estrutura aplicável de relatórios financeiros (ver itemA47);</w:t>
      </w:r>
    </w:p>
    <w:p w14:paraId="39B6E578" w14:textId="77777777" w:rsidR="008003AA" w:rsidRDefault="008003AA" w:rsidP="008003AA">
      <w:pPr>
        <w:pStyle w:val="PargrafodaLista"/>
        <w:widowControl w:val="0"/>
        <w:numPr>
          <w:ilvl w:val="1"/>
          <w:numId w:val="365"/>
        </w:numPr>
        <w:tabs>
          <w:tab w:val="left" w:pos="1104"/>
        </w:tabs>
        <w:autoSpaceDE w:val="0"/>
        <w:autoSpaceDN w:val="0"/>
        <w:spacing w:before="115" w:after="0" w:line="242" w:lineRule="auto"/>
        <w:ind w:right="115"/>
        <w:contextualSpacing w:val="0"/>
        <w:jc w:val="both"/>
        <w:rPr>
          <w:sz w:val="24"/>
        </w:rPr>
      </w:pPr>
      <w:r>
        <w:rPr>
          <w:sz w:val="24"/>
        </w:rPr>
        <w:t>alterações nas informações financeiras compiladas são necessárias para que as informações financeiras não sejam relevantemente distorcidas (ver itens A48 a A50);ou</w:t>
      </w:r>
    </w:p>
    <w:p w14:paraId="388E1100" w14:textId="77777777" w:rsidR="008003AA" w:rsidRDefault="008003AA" w:rsidP="008003AA">
      <w:pPr>
        <w:pStyle w:val="PargrafodaLista"/>
        <w:widowControl w:val="0"/>
        <w:numPr>
          <w:ilvl w:val="1"/>
          <w:numId w:val="365"/>
        </w:numPr>
        <w:tabs>
          <w:tab w:val="left" w:pos="1104"/>
        </w:tabs>
        <w:autoSpaceDE w:val="0"/>
        <w:autoSpaceDN w:val="0"/>
        <w:spacing w:before="115" w:after="0" w:line="240" w:lineRule="auto"/>
        <w:ind w:hanging="427"/>
        <w:contextualSpacing w:val="0"/>
        <w:jc w:val="both"/>
        <w:rPr>
          <w:sz w:val="24"/>
        </w:rPr>
      </w:pPr>
      <w:r>
        <w:rPr>
          <w:sz w:val="24"/>
        </w:rPr>
        <w:t>as informações financeiras compiladas sejam de outra forma enganosas (ver itemA51).</w:t>
      </w:r>
    </w:p>
    <w:p w14:paraId="3D2EEFC3" w14:textId="77777777" w:rsidR="008003AA" w:rsidRDefault="008003AA" w:rsidP="008003AA">
      <w:pPr>
        <w:pStyle w:val="Corpodetexto"/>
        <w:spacing w:before="11"/>
        <w:rPr>
          <w:sz w:val="23"/>
        </w:rPr>
      </w:pPr>
    </w:p>
    <w:p w14:paraId="4CB0DF9C"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6"/>
        <w:contextualSpacing w:val="0"/>
        <w:jc w:val="both"/>
        <w:rPr>
          <w:sz w:val="24"/>
        </w:rPr>
      </w:pPr>
      <w:r>
        <w:rPr>
          <w:sz w:val="24"/>
        </w:rPr>
        <w:t>Se a administração declinar ou não permitir que o profissional faça as alterações propostas nas informações financeiras compiladas, ele deve retirar-se do trabalho e informar à  administração e aos responsáveis pela governança os motivos de sua retirada (ver itemA52).</w:t>
      </w:r>
    </w:p>
    <w:p w14:paraId="387F405C" w14:textId="77777777" w:rsidR="008003AA" w:rsidRDefault="008003AA" w:rsidP="008003AA">
      <w:pPr>
        <w:pStyle w:val="Corpodetexto"/>
        <w:spacing w:before="2"/>
      </w:pPr>
    </w:p>
    <w:p w14:paraId="04D4D75A" w14:textId="77777777" w:rsidR="008003AA" w:rsidRDefault="008003AA" w:rsidP="008003AA">
      <w:pPr>
        <w:pStyle w:val="PargrafodaLista"/>
        <w:widowControl w:val="0"/>
        <w:numPr>
          <w:ilvl w:val="0"/>
          <w:numId w:val="365"/>
        </w:numPr>
        <w:tabs>
          <w:tab w:val="left" w:pos="677"/>
          <w:tab w:val="left" w:pos="678"/>
        </w:tabs>
        <w:autoSpaceDE w:val="0"/>
        <w:autoSpaceDN w:val="0"/>
        <w:spacing w:after="0" w:line="237" w:lineRule="auto"/>
        <w:ind w:right="115"/>
        <w:contextualSpacing w:val="0"/>
        <w:jc w:val="both"/>
        <w:rPr>
          <w:sz w:val="24"/>
        </w:rPr>
      </w:pPr>
      <w:r>
        <w:rPr>
          <w:sz w:val="24"/>
        </w:rPr>
        <w:t>Se a retirada do trabalho não for possível, o profissional deve determinar as responsabilidades profissionais e legais aplicáveis nascircunstâncias.</w:t>
      </w:r>
    </w:p>
    <w:p w14:paraId="74564792" w14:textId="77777777" w:rsidR="008003AA" w:rsidRDefault="008003AA" w:rsidP="008003AA">
      <w:pPr>
        <w:pStyle w:val="Corpodetexto"/>
        <w:spacing w:before="1"/>
      </w:pPr>
    </w:p>
    <w:p w14:paraId="2D04AEDE"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4"/>
        <w:contextualSpacing w:val="0"/>
        <w:jc w:val="both"/>
        <w:rPr>
          <w:sz w:val="24"/>
        </w:rPr>
      </w:pPr>
      <w:r>
        <w:rPr>
          <w:sz w:val="24"/>
        </w:rPr>
        <w:t>O profissional deve obter uma confirmação da administração ou dos responsáveis pela governança, conforme for apropriado, que assumiram a responsabilidade pela versão final das informações financeiras compiladas (ver itemA62).</w:t>
      </w:r>
    </w:p>
    <w:p w14:paraId="27B533D2" w14:textId="77777777" w:rsidR="008003AA" w:rsidRDefault="008003AA" w:rsidP="008003AA">
      <w:pPr>
        <w:pStyle w:val="Corpodetexto"/>
      </w:pPr>
    </w:p>
    <w:p w14:paraId="6D91C977" w14:textId="77777777" w:rsidR="008003AA" w:rsidRPr="00E23F3D" w:rsidRDefault="008003AA" w:rsidP="00E23F3D">
      <w:pPr>
        <w:pStyle w:val="Corpodetexto"/>
        <w:rPr>
          <w:b/>
          <w:sz w:val="20"/>
        </w:rPr>
      </w:pPr>
      <w:r w:rsidRPr="00E23F3D">
        <w:rPr>
          <w:b/>
          <w:sz w:val="20"/>
        </w:rPr>
        <w:t>Documentação</w:t>
      </w:r>
    </w:p>
    <w:p w14:paraId="0CEAD3B1" w14:textId="77777777" w:rsidR="008003AA" w:rsidRDefault="008003AA" w:rsidP="008003AA">
      <w:pPr>
        <w:pStyle w:val="Corpodetexto"/>
        <w:spacing w:before="5"/>
        <w:rPr>
          <w:b/>
        </w:rPr>
      </w:pPr>
    </w:p>
    <w:p w14:paraId="27C7F1B6" w14:textId="77777777" w:rsidR="008003AA" w:rsidRDefault="008003AA" w:rsidP="008003AA">
      <w:pPr>
        <w:pStyle w:val="PargrafodaLista"/>
        <w:widowControl w:val="0"/>
        <w:numPr>
          <w:ilvl w:val="0"/>
          <w:numId w:val="365"/>
        </w:numPr>
        <w:tabs>
          <w:tab w:val="left" w:pos="677"/>
          <w:tab w:val="left" w:pos="678"/>
        </w:tabs>
        <w:autoSpaceDE w:val="0"/>
        <w:autoSpaceDN w:val="0"/>
        <w:spacing w:after="0" w:line="240" w:lineRule="auto"/>
        <w:ind w:hanging="568"/>
        <w:contextualSpacing w:val="0"/>
        <w:jc w:val="both"/>
        <w:rPr>
          <w:sz w:val="24"/>
        </w:rPr>
      </w:pPr>
      <w:r>
        <w:rPr>
          <w:sz w:val="24"/>
        </w:rPr>
        <w:t>O profissional deve incluir na documentação do trabalho (ver itens A53 aA55):</w:t>
      </w:r>
    </w:p>
    <w:p w14:paraId="3C90A6BD" w14:textId="77777777" w:rsidR="008003AA" w:rsidRDefault="008003AA" w:rsidP="008003AA">
      <w:pPr>
        <w:pStyle w:val="PargrafodaLista"/>
        <w:widowControl w:val="0"/>
        <w:numPr>
          <w:ilvl w:val="1"/>
          <w:numId w:val="365"/>
        </w:numPr>
        <w:tabs>
          <w:tab w:val="left" w:pos="1104"/>
        </w:tabs>
        <w:autoSpaceDE w:val="0"/>
        <w:autoSpaceDN w:val="0"/>
        <w:spacing w:before="118" w:after="0" w:line="242" w:lineRule="auto"/>
        <w:ind w:right="115"/>
        <w:contextualSpacing w:val="0"/>
        <w:jc w:val="both"/>
        <w:rPr>
          <w:sz w:val="24"/>
        </w:rPr>
      </w:pPr>
      <w:r>
        <w:rPr>
          <w:sz w:val="24"/>
        </w:rPr>
        <w:t>assuntos significativos que surgirem durante o trabalho de compilação e como esses assuntos foram tratados peloprofissional;</w:t>
      </w:r>
    </w:p>
    <w:p w14:paraId="14596F6A" w14:textId="77777777" w:rsidR="008003AA" w:rsidRDefault="008003AA" w:rsidP="008003AA">
      <w:pPr>
        <w:pStyle w:val="PargrafodaLista"/>
        <w:widowControl w:val="0"/>
        <w:numPr>
          <w:ilvl w:val="1"/>
          <w:numId w:val="365"/>
        </w:numPr>
        <w:tabs>
          <w:tab w:val="left" w:pos="1104"/>
        </w:tabs>
        <w:autoSpaceDE w:val="0"/>
        <w:autoSpaceDN w:val="0"/>
        <w:spacing w:before="114" w:after="0" w:line="242" w:lineRule="auto"/>
        <w:ind w:right="115"/>
        <w:contextualSpacing w:val="0"/>
        <w:jc w:val="both"/>
        <w:rPr>
          <w:sz w:val="24"/>
        </w:rPr>
      </w:pPr>
      <w:r>
        <w:rPr>
          <w:sz w:val="24"/>
        </w:rPr>
        <w:t>registro de como as informações financeiras compiladas se conciliam com os registros, documentos, explicações e outras informações básicas fornecidas pela administração;e</w:t>
      </w:r>
    </w:p>
    <w:p w14:paraId="4613E550" w14:textId="77777777" w:rsidR="008003AA" w:rsidRDefault="008003AA" w:rsidP="008003AA">
      <w:pPr>
        <w:spacing w:line="242" w:lineRule="auto"/>
        <w:rPr>
          <w:sz w:val="24"/>
        </w:rPr>
        <w:sectPr w:rsidR="008003AA">
          <w:pgSz w:w="11910" w:h="16840"/>
          <w:pgMar w:top="1040" w:right="1020" w:bottom="280" w:left="1020" w:header="720" w:footer="720" w:gutter="0"/>
          <w:cols w:space="720"/>
        </w:sectPr>
      </w:pPr>
    </w:p>
    <w:p w14:paraId="0451038F" w14:textId="77777777" w:rsidR="008003AA" w:rsidRDefault="008003AA" w:rsidP="008003AA">
      <w:pPr>
        <w:pStyle w:val="PargrafodaLista"/>
        <w:widowControl w:val="0"/>
        <w:numPr>
          <w:ilvl w:val="1"/>
          <w:numId w:val="365"/>
        </w:numPr>
        <w:tabs>
          <w:tab w:val="left" w:pos="1104"/>
        </w:tabs>
        <w:autoSpaceDE w:val="0"/>
        <w:autoSpaceDN w:val="0"/>
        <w:spacing w:before="76" w:after="0" w:line="240" w:lineRule="auto"/>
        <w:ind w:right="115"/>
        <w:contextualSpacing w:val="0"/>
        <w:jc w:val="both"/>
        <w:rPr>
          <w:sz w:val="24"/>
        </w:rPr>
      </w:pPr>
      <w:r>
        <w:rPr>
          <w:sz w:val="24"/>
        </w:rPr>
        <w:t>cópia da versão final das informações financeiras compiladas para as quais a administração ou os responsáveis pela governança, conforme for apropriado, confirmaram sua responsabilidade, e o relatório do profissional (ver itemA62).</w:t>
      </w:r>
    </w:p>
    <w:p w14:paraId="33024218" w14:textId="77777777" w:rsidR="008003AA" w:rsidRDefault="008003AA" w:rsidP="008003AA">
      <w:pPr>
        <w:pStyle w:val="Corpodetexto"/>
      </w:pPr>
    </w:p>
    <w:p w14:paraId="78AE4E95" w14:textId="77777777" w:rsidR="008003AA" w:rsidRPr="00E23F3D" w:rsidRDefault="008003AA" w:rsidP="00E23F3D">
      <w:pPr>
        <w:pStyle w:val="Corpodetexto"/>
        <w:rPr>
          <w:b/>
          <w:sz w:val="20"/>
        </w:rPr>
      </w:pPr>
      <w:r w:rsidRPr="00E23F3D">
        <w:rPr>
          <w:b/>
          <w:sz w:val="20"/>
        </w:rPr>
        <w:t>Relatório de compilação do profissional</w:t>
      </w:r>
    </w:p>
    <w:p w14:paraId="5209AF5A" w14:textId="77777777" w:rsidR="008003AA" w:rsidRDefault="008003AA" w:rsidP="008003AA">
      <w:pPr>
        <w:pStyle w:val="Corpodetexto"/>
        <w:rPr>
          <w:b/>
        </w:rPr>
      </w:pPr>
    </w:p>
    <w:p w14:paraId="5898E809" w14:textId="77777777" w:rsidR="008003AA" w:rsidRDefault="008003AA" w:rsidP="008003AA">
      <w:pPr>
        <w:pStyle w:val="PargrafodaLista"/>
        <w:widowControl w:val="0"/>
        <w:numPr>
          <w:ilvl w:val="0"/>
          <w:numId w:val="365"/>
        </w:numPr>
        <w:tabs>
          <w:tab w:val="left" w:pos="678"/>
        </w:tabs>
        <w:autoSpaceDE w:val="0"/>
        <w:autoSpaceDN w:val="0"/>
        <w:spacing w:after="0" w:line="240" w:lineRule="auto"/>
        <w:ind w:right="115"/>
        <w:contextualSpacing w:val="0"/>
        <w:jc w:val="both"/>
        <w:rPr>
          <w:sz w:val="24"/>
        </w:rPr>
      </w:pPr>
      <w:r>
        <w:rPr>
          <w:sz w:val="24"/>
        </w:rPr>
        <w:t>Uma finalidade importante do relatório de compilação pelo profissional é comunicar claramente a natureza do trabalho de compilação, o seu papel e a sua responsabilidade nesse trabalho. O relatório do profissional não é, de forma alguma, um veículo para expressar uma opinião ou conclusão sobre as informaçõesfinanceiras.</w:t>
      </w:r>
    </w:p>
    <w:p w14:paraId="7D0A8106" w14:textId="77777777" w:rsidR="008003AA" w:rsidRDefault="008003AA" w:rsidP="008003AA">
      <w:pPr>
        <w:pStyle w:val="Corpodetexto"/>
        <w:spacing w:before="2"/>
      </w:pPr>
    </w:p>
    <w:p w14:paraId="1704C8A1" w14:textId="77777777" w:rsidR="008003AA" w:rsidRDefault="008003AA" w:rsidP="008003AA">
      <w:pPr>
        <w:pStyle w:val="PargrafodaLista"/>
        <w:widowControl w:val="0"/>
        <w:numPr>
          <w:ilvl w:val="0"/>
          <w:numId w:val="365"/>
        </w:numPr>
        <w:tabs>
          <w:tab w:val="left" w:pos="678"/>
        </w:tabs>
        <w:autoSpaceDE w:val="0"/>
        <w:autoSpaceDN w:val="0"/>
        <w:spacing w:before="1" w:after="0" w:line="242" w:lineRule="auto"/>
        <w:ind w:right="115"/>
        <w:contextualSpacing w:val="0"/>
        <w:jc w:val="both"/>
        <w:rPr>
          <w:sz w:val="24"/>
        </w:rPr>
      </w:pPr>
      <w:r>
        <w:rPr>
          <w:sz w:val="24"/>
        </w:rPr>
        <w:t>O relatório do profissional emitido para o trabalho de compilação deve ser por escrito e deve incluir os seguintes elementos (ver itens A56, A57 eA63):</w:t>
      </w:r>
    </w:p>
    <w:p w14:paraId="2D918F4C" w14:textId="77777777" w:rsidR="008003AA" w:rsidRDefault="008003AA" w:rsidP="008003AA">
      <w:pPr>
        <w:pStyle w:val="PargrafodaLista"/>
        <w:widowControl w:val="0"/>
        <w:numPr>
          <w:ilvl w:val="1"/>
          <w:numId w:val="365"/>
        </w:numPr>
        <w:tabs>
          <w:tab w:val="left" w:pos="1104"/>
        </w:tabs>
        <w:autoSpaceDE w:val="0"/>
        <w:autoSpaceDN w:val="0"/>
        <w:spacing w:before="119" w:after="0" w:line="240" w:lineRule="auto"/>
        <w:ind w:hanging="427"/>
        <w:contextualSpacing w:val="0"/>
        <w:jc w:val="both"/>
        <w:rPr>
          <w:sz w:val="24"/>
        </w:rPr>
      </w:pPr>
      <w:r>
        <w:rPr>
          <w:sz w:val="24"/>
        </w:rPr>
        <w:t>título dorelatório;</w:t>
      </w:r>
    </w:p>
    <w:p w14:paraId="44332309" w14:textId="77777777" w:rsidR="008003AA" w:rsidRDefault="008003AA" w:rsidP="008003AA">
      <w:pPr>
        <w:pStyle w:val="PargrafodaLista"/>
        <w:widowControl w:val="0"/>
        <w:numPr>
          <w:ilvl w:val="1"/>
          <w:numId w:val="365"/>
        </w:numPr>
        <w:tabs>
          <w:tab w:val="left" w:pos="1104"/>
        </w:tabs>
        <w:autoSpaceDE w:val="0"/>
        <w:autoSpaceDN w:val="0"/>
        <w:spacing w:before="118" w:after="0" w:line="240" w:lineRule="auto"/>
        <w:ind w:hanging="427"/>
        <w:contextualSpacing w:val="0"/>
        <w:jc w:val="both"/>
        <w:rPr>
          <w:sz w:val="24"/>
        </w:rPr>
      </w:pPr>
      <w:r>
        <w:rPr>
          <w:sz w:val="24"/>
        </w:rPr>
        <w:t>endereçamento, conforme exigido pelos termos do trabalho (ver itemA58);</w:t>
      </w:r>
    </w:p>
    <w:p w14:paraId="78D3F498" w14:textId="77777777" w:rsidR="008003AA" w:rsidRDefault="008003AA" w:rsidP="008003AA">
      <w:pPr>
        <w:pStyle w:val="PargrafodaLista"/>
        <w:widowControl w:val="0"/>
        <w:numPr>
          <w:ilvl w:val="1"/>
          <w:numId w:val="365"/>
        </w:numPr>
        <w:tabs>
          <w:tab w:val="left" w:pos="1104"/>
        </w:tabs>
        <w:autoSpaceDE w:val="0"/>
        <w:autoSpaceDN w:val="0"/>
        <w:spacing w:before="117" w:after="0" w:line="242" w:lineRule="auto"/>
        <w:ind w:right="115"/>
        <w:contextualSpacing w:val="0"/>
        <w:jc w:val="both"/>
        <w:rPr>
          <w:sz w:val="24"/>
        </w:rPr>
      </w:pPr>
      <w:r>
        <w:rPr>
          <w:sz w:val="24"/>
        </w:rPr>
        <w:t>declaração de que o profissional compilou as informações financeiras com base nas informações fornecidas pelaadministração;</w:t>
      </w:r>
    </w:p>
    <w:p w14:paraId="765B73BC" w14:textId="77777777" w:rsidR="008003AA" w:rsidRDefault="008003AA" w:rsidP="008003AA">
      <w:pPr>
        <w:pStyle w:val="PargrafodaLista"/>
        <w:widowControl w:val="0"/>
        <w:numPr>
          <w:ilvl w:val="1"/>
          <w:numId w:val="365"/>
        </w:numPr>
        <w:tabs>
          <w:tab w:val="left" w:pos="1104"/>
        </w:tabs>
        <w:autoSpaceDE w:val="0"/>
        <w:autoSpaceDN w:val="0"/>
        <w:spacing w:before="115" w:after="0" w:line="242" w:lineRule="auto"/>
        <w:ind w:right="115"/>
        <w:contextualSpacing w:val="0"/>
        <w:jc w:val="both"/>
        <w:rPr>
          <w:sz w:val="24"/>
        </w:rPr>
      </w:pPr>
      <w:r>
        <w:rPr>
          <w:sz w:val="24"/>
        </w:rPr>
        <w:t>descrição das responsabilidades da administração ou dos responsáveis pela governança, conforme for apropriado, com relação ao trabalho de compilação, e com relaçãoàs informaçõesfinanceiras;</w:t>
      </w:r>
    </w:p>
    <w:p w14:paraId="2D73F1B4" w14:textId="77777777" w:rsidR="008003AA" w:rsidRDefault="008003AA" w:rsidP="008003AA">
      <w:pPr>
        <w:pStyle w:val="PargrafodaLista"/>
        <w:widowControl w:val="0"/>
        <w:numPr>
          <w:ilvl w:val="1"/>
          <w:numId w:val="365"/>
        </w:numPr>
        <w:tabs>
          <w:tab w:val="left" w:pos="1104"/>
        </w:tabs>
        <w:autoSpaceDE w:val="0"/>
        <w:autoSpaceDN w:val="0"/>
        <w:spacing w:before="109" w:after="0" w:line="242" w:lineRule="auto"/>
        <w:ind w:right="114"/>
        <w:contextualSpacing w:val="0"/>
        <w:jc w:val="both"/>
        <w:rPr>
          <w:sz w:val="24"/>
        </w:rPr>
      </w:pPr>
      <w:r>
        <w:rPr>
          <w:sz w:val="24"/>
        </w:rPr>
        <w:t>identificação da estrutura de relatórios financeiros aplicável e, se for usada uma estrutura de relatórios financeiros de propósito especial, uma descrição ou referência à descrição dessa estrutura de relatórios financeiros de propósitoespecial;</w:t>
      </w:r>
    </w:p>
    <w:p w14:paraId="540C4A5A" w14:textId="77777777" w:rsidR="008003AA" w:rsidRDefault="008003AA" w:rsidP="008003AA">
      <w:pPr>
        <w:pStyle w:val="PargrafodaLista"/>
        <w:widowControl w:val="0"/>
        <w:numPr>
          <w:ilvl w:val="1"/>
          <w:numId w:val="365"/>
        </w:numPr>
        <w:tabs>
          <w:tab w:val="left" w:pos="1104"/>
        </w:tabs>
        <w:autoSpaceDE w:val="0"/>
        <w:autoSpaceDN w:val="0"/>
        <w:spacing w:before="114" w:after="0" w:line="242" w:lineRule="auto"/>
        <w:ind w:right="115"/>
        <w:contextualSpacing w:val="0"/>
        <w:jc w:val="both"/>
        <w:rPr>
          <w:sz w:val="24"/>
        </w:rPr>
      </w:pPr>
      <w:r>
        <w:rPr>
          <w:sz w:val="24"/>
        </w:rPr>
        <w:t>identificação das informações financeiras, incluindo o título de cada elemento das informações financeiras, se elas compreenderem mais de um elemento e a datadas informações financeiras ou do período ao qual sereferem;</w:t>
      </w:r>
    </w:p>
    <w:p w14:paraId="768D2EDE" w14:textId="77777777" w:rsidR="008003AA" w:rsidRDefault="008003AA" w:rsidP="008003AA">
      <w:pPr>
        <w:pStyle w:val="PargrafodaLista"/>
        <w:widowControl w:val="0"/>
        <w:numPr>
          <w:ilvl w:val="1"/>
          <w:numId w:val="365"/>
        </w:numPr>
        <w:tabs>
          <w:tab w:val="left" w:pos="1104"/>
        </w:tabs>
        <w:autoSpaceDE w:val="0"/>
        <w:autoSpaceDN w:val="0"/>
        <w:spacing w:before="110" w:after="0" w:line="242" w:lineRule="auto"/>
        <w:ind w:right="115"/>
        <w:contextualSpacing w:val="0"/>
        <w:jc w:val="both"/>
        <w:rPr>
          <w:sz w:val="24"/>
        </w:rPr>
      </w:pPr>
      <w:r>
        <w:rPr>
          <w:sz w:val="24"/>
        </w:rPr>
        <w:t>descrição das responsabilidades do profissional na compilação das informações financeiras, incluindo que o trabalho foi realizado de acordo com esta Norma, e que o profissional atendeu aos requisitos éticospertinentes;</w:t>
      </w:r>
    </w:p>
    <w:p w14:paraId="214BE220" w14:textId="77777777" w:rsidR="008003AA" w:rsidRDefault="008003AA" w:rsidP="008003AA">
      <w:pPr>
        <w:pStyle w:val="PargrafodaLista"/>
        <w:widowControl w:val="0"/>
        <w:numPr>
          <w:ilvl w:val="1"/>
          <w:numId w:val="365"/>
        </w:numPr>
        <w:tabs>
          <w:tab w:val="left" w:pos="1104"/>
        </w:tabs>
        <w:autoSpaceDE w:val="0"/>
        <w:autoSpaceDN w:val="0"/>
        <w:spacing w:before="119" w:after="0" w:line="240" w:lineRule="auto"/>
        <w:ind w:hanging="427"/>
        <w:contextualSpacing w:val="0"/>
        <w:jc w:val="both"/>
        <w:rPr>
          <w:sz w:val="24"/>
        </w:rPr>
      </w:pPr>
      <w:r>
        <w:rPr>
          <w:sz w:val="24"/>
        </w:rPr>
        <w:t>descrição do que o trabalho de compilação requer, de acordo com estaNorma;</w:t>
      </w:r>
    </w:p>
    <w:p w14:paraId="772EB99E" w14:textId="77777777" w:rsidR="008003AA" w:rsidRDefault="008003AA" w:rsidP="008003AA">
      <w:pPr>
        <w:pStyle w:val="PargrafodaLista"/>
        <w:widowControl w:val="0"/>
        <w:numPr>
          <w:ilvl w:val="1"/>
          <w:numId w:val="365"/>
        </w:numPr>
        <w:tabs>
          <w:tab w:val="left" w:pos="1104"/>
        </w:tabs>
        <w:autoSpaceDE w:val="0"/>
        <w:autoSpaceDN w:val="0"/>
        <w:spacing w:before="117" w:after="0" w:line="240" w:lineRule="auto"/>
        <w:ind w:hanging="427"/>
        <w:contextualSpacing w:val="0"/>
        <w:jc w:val="both"/>
        <w:rPr>
          <w:sz w:val="24"/>
        </w:rPr>
      </w:pPr>
      <w:r>
        <w:rPr>
          <w:sz w:val="24"/>
        </w:rPr>
        <w:t>explicações deque:</w:t>
      </w:r>
    </w:p>
    <w:p w14:paraId="5693D3FD" w14:textId="77777777" w:rsidR="008003AA" w:rsidRDefault="008003AA" w:rsidP="008003AA">
      <w:pPr>
        <w:pStyle w:val="PargrafodaLista"/>
        <w:widowControl w:val="0"/>
        <w:numPr>
          <w:ilvl w:val="2"/>
          <w:numId w:val="365"/>
        </w:numPr>
        <w:tabs>
          <w:tab w:val="left" w:pos="1529"/>
        </w:tabs>
        <w:autoSpaceDE w:val="0"/>
        <w:autoSpaceDN w:val="0"/>
        <w:spacing w:before="118" w:after="0" w:line="242" w:lineRule="auto"/>
        <w:ind w:right="114"/>
        <w:contextualSpacing w:val="0"/>
        <w:jc w:val="both"/>
        <w:rPr>
          <w:sz w:val="24"/>
        </w:rPr>
      </w:pPr>
      <w:r>
        <w:rPr>
          <w:sz w:val="24"/>
        </w:rPr>
        <w:t>uma vez que o trabalho de compilação não é trabalho de asseguração, o profissional não tem que verificar a exatidão ou integralidade das informações fornecidas pela administração para a compilação;e</w:t>
      </w:r>
    </w:p>
    <w:p w14:paraId="003878D7" w14:textId="77777777" w:rsidR="008003AA" w:rsidRDefault="008003AA" w:rsidP="008003AA">
      <w:pPr>
        <w:pStyle w:val="PargrafodaLista"/>
        <w:widowControl w:val="0"/>
        <w:numPr>
          <w:ilvl w:val="2"/>
          <w:numId w:val="365"/>
        </w:numPr>
        <w:tabs>
          <w:tab w:val="left" w:pos="1529"/>
        </w:tabs>
        <w:autoSpaceDE w:val="0"/>
        <w:autoSpaceDN w:val="0"/>
        <w:spacing w:before="109" w:after="0" w:line="242" w:lineRule="auto"/>
        <w:ind w:right="115"/>
        <w:contextualSpacing w:val="0"/>
        <w:jc w:val="both"/>
        <w:rPr>
          <w:sz w:val="24"/>
        </w:rPr>
      </w:pPr>
      <w:r>
        <w:rPr>
          <w:sz w:val="24"/>
        </w:rPr>
        <w:t>dessa forma, o profissional não expressa opinião de auditoria ou conclusão de revisão se as informações financeiras foram elaboradas de acordo com a estrutura aplicável de relatóriosfinanceiros;</w:t>
      </w:r>
    </w:p>
    <w:p w14:paraId="1180811D" w14:textId="77777777" w:rsidR="008003AA" w:rsidRDefault="008003AA" w:rsidP="008003AA">
      <w:pPr>
        <w:pStyle w:val="PargrafodaLista"/>
        <w:widowControl w:val="0"/>
        <w:numPr>
          <w:ilvl w:val="1"/>
          <w:numId w:val="365"/>
        </w:numPr>
        <w:tabs>
          <w:tab w:val="left" w:pos="1104"/>
        </w:tabs>
        <w:autoSpaceDE w:val="0"/>
        <w:autoSpaceDN w:val="0"/>
        <w:spacing w:before="115" w:after="0" w:line="242" w:lineRule="auto"/>
        <w:ind w:right="115"/>
        <w:contextualSpacing w:val="0"/>
        <w:jc w:val="both"/>
        <w:rPr>
          <w:sz w:val="24"/>
        </w:rPr>
      </w:pPr>
      <w:r>
        <w:rPr>
          <w:sz w:val="24"/>
        </w:rPr>
        <w:t>se as informações financeiras forem elaboradas utilizando uma estrutura de relatórios financeiros de propósito especial, um parágrafo explicativo que (ver item A59 aA61):</w:t>
      </w:r>
    </w:p>
    <w:p w14:paraId="09E5E113" w14:textId="77777777" w:rsidR="008003AA" w:rsidRDefault="008003AA" w:rsidP="008003AA">
      <w:pPr>
        <w:pStyle w:val="PargrafodaLista"/>
        <w:widowControl w:val="0"/>
        <w:numPr>
          <w:ilvl w:val="2"/>
          <w:numId w:val="365"/>
        </w:numPr>
        <w:tabs>
          <w:tab w:val="left" w:pos="1527"/>
        </w:tabs>
        <w:autoSpaceDE w:val="0"/>
        <w:autoSpaceDN w:val="0"/>
        <w:spacing w:before="114" w:after="0" w:line="242" w:lineRule="auto"/>
        <w:ind w:right="115"/>
        <w:contextualSpacing w:val="0"/>
        <w:jc w:val="both"/>
        <w:rPr>
          <w:sz w:val="24"/>
        </w:rPr>
      </w:pPr>
      <w:r>
        <w:rPr>
          <w:sz w:val="24"/>
        </w:rPr>
        <w:t>descreva a finalidade para a qual as informações financeiras foram elaboradas e, se for necessário, os usuários previstos, ou contenha uma referência a uma nota explicativa às informações financeiras que divulgue essas informações;e</w:t>
      </w:r>
    </w:p>
    <w:p w14:paraId="52F845D6" w14:textId="77777777" w:rsidR="008003AA" w:rsidRDefault="008003AA" w:rsidP="008003AA">
      <w:pPr>
        <w:pStyle w:val="PargrafodaLista"/>
        <w:widowControl w:val="0"/>
        <w:numPr>
          <w:ilvl w:val="2"/>
          <w:numId w:val="365"/>
        </w:numPr>
        <w:tabs>
          <w:tab w:val="left" w:pos="1535"/>
        </w:tabs>
        <w:autoSpaceDE w:val="0"/>
        <w:autoSpaceDN w:val="0"/>
        <w:spacing w:before="109" w:after="0" w:line="242" w:lineRule="auto"/>
        <w:ind w:right="115"/>
        <w:contextualSpacing w:val="0"/>
        <w:jc w:val="both"/>
        <w:rPr>
          <w:sz w:val="24"/>
        </w:rPr>
      </w:pPr>
      <w:r>
        <w:rPr>
          <w:sz w:val="24"/>
        </w:rPr>
        <w:t>chame a atenção dos leitores do relatório para o fato de que as informações financeiras são elaboradas de acordo com estrutura de propósito especial e que, como resultado, as informações podem não ser adequadas para outrasfinalidades;</w:t>
      </w:r>
    </w:p>
    <w:p w14:paraId="199C0E06" w14:textId="77777777" w:rsidR="008003AA" w:rsidRDefault="008003AA" w:rsidP="008003AA">
      <w:pPr>
        <w:pStyle w:val="PargrafodaLista"/>
        <w:widowControl w:val="0"/>
        <w:numPr>
          <w:ilvl w:val="1"/>
          <w:numId w:val="365"/>
        </w:numPr>
        <w:tabs>
          <w:tab w:val="left" w:pos="1104"/>
        </w:tabs>
        <w:autoSpaceDE w:val="0"/>
        <w:autoSpaceDN w:val="0"/>
        <w:spacing w:before="119" w:after="0" w:line="240" w:lineRule="auto"/>
        <w:ind w:hanging="427"/>
        <w:contextualSpacing w:val="0"/>
        <w:jc w:val="both"/>
        <w:rPr>
          <w:sz w:val="24"/>
        </w:rPr>
      </w:pPr>
      <w:r>
        <w:rPr>
          <w:sz w:val="24"/>
        </w:rPr>
        <w:t>data do relatório doprofissional;</w:t>
      </w:r>
    </w:p>
    <w:p w14:paraId="12D2BBB9" w14:textId="77777777" w:rsidR="008003AA" w:rsidRDefault="008003AA" w:rsidP="008003AA">
      <w:pPr>
        <w:jc w:val="both"/>
        <w:rPr>
          <w:sz w:val="24"/>
        </w:rPr>
        <w:sectPr w:rsidR="008003AA">
          <w:pgSz w:w="11910" w:h="16840"/>
          <w:pgMar w:top="1040" w:right="1020" w:bottom="280" w:left="1020" w:header="720" w:footer="720" w:gutter="0"/>
          <w:cols w:space="720"/>
        </w:sectPr>
      </w:pPr>
    </w:p>
    <w:p w14:paraId="39785CE2" w14:textId="77777777" w:rsidR="008003AA" w:rsidRDefault="008003AA" w:rsidP="008003AA">
      <w:pPr>
        <w:pStyle w:val="PargrafodaLista"/>
        <w:widowControl w:val="0"/>
        <w:numPr>
          <w:ilvl w:val="1"/>
          <w:numId w:val="365"/>
        </w:numPr>
        <w:tabs>
          <w:tab w:val="left" w:pos="1104"/>
        </w:tabs>
        <w:autoSpaceDE w:val="0"/>
        <w:autoSpaceDN w:val="0"/>
        <w:spacing w:before="61" w:after="0" w:line="240" w:lineRule="auto"/>
        <w:ind w:hanging="427"/>
        <w:contextualSpacing w:val="0"/>
        <w:jc w:val="both"/>
        <w:rPr>
          <w:sz w:val="24"/>
        </w:rPr>
      </w:pPr>
      <w:r>
        <w:rPr>
          <w:sz w:val="24"/>
        </w:rPr>
        <w:t>assinatura do profissional;e</w:t>
      </w:r>
    </w:p>
    <w:p w14:paraId="5990182D" w14:textId="77777777" w:rsidR="008003AA" w:rsidRDefault="008003AA" w:rsidP="008003AA">
      <w:pPr>
        <w:pStyle w:val="PargrafodaLista"/>
        <w:widowControl w:val="0"/>
        <w:numPr>
          <w:ilvl w:val="1"/>
          <w:numId w:val="365"/>
        </w:numPr>
        <w:tabs>
          <w:tab w:val="left" w:pos="1104"/>
        </w:tabs>
        <w:autoSpaceDE w:val="0"/>
        <w:autoSpaceDN w:val="0"/>
        <w:spacing w:before="117" w:after="0" w:line="240" w:lineRule="auto"/>
        <w:ind w:hanging="427"/>
        <w:contextualSpacing w:val="0"/>
        <w:jc w:val="both"/>
        <w:rPr>
          <w:sz w:val="24"/>
        </w:rPr>
      </w:pPr>
      <w:r>
        <w:rPr>
          <w:sz w:val="24"/>
        </w:rPr>
        <w:t>endereço doprofissional.</w:t>
      </w:r>
    </w:p>
    <w:p w14:paraId="07FC5A88" w14:textId="77777777" w:rsidR="008003AA" w:rsidRDefault="008003AA" w:rsidP="008003AA">
      <w:pPr>
        <w:pStyle w:val="Corpodetexto"/>
        <w:spacing w:before="3"/>
      </w:pPr>
    </w:p>
    <w:p w14:paraId="7729C142" w14:textId="77777777" w:rsidR="008003AA" w:rsidRDefault="008003AA" w:rsidP="008003AA">
      <w:pPr>
        <w:pStyle w:val="PargrafodaLista"/>
        <w:widowControl w:val="0"/>
        <w:numPr>
          <w:ilvl w:val="0"/>
          <w:numId w:val="365"/>
        </w:numPr>
        <w:tabs>
          <w:tab w:val="left" w:pos="677"/>
          <w:tab w:val="left" w:pos="678"/>
        </w:tabs>
        <w:autoSpaceDE w:val="0"/>
        <w:autoSpaceDN w:val="0"/>
        <w:spacing w:after="0" w:line="237" w:lineRule="auto"/>
        <w:ind w:right="115"/>
        <w:contextualSpacing w:val="0"/>
        <w:jc w:val="both"/>
        <w:rPr>
          <w:sz w:val="24"/>
        </w:rPr>
      </w:pPr>
      <w:r>
        <w:rPr>
          <w:sz w:val="24"/>
        </w:rPr>
        <w:t>O profissional deverá emitir o relatório com a data em que ele tiver concluído o trabalho de compilação de acordo com esta Norma (ver itemA62).</w:t>
      </w:r>
    </w:p>
    <w:p w14:paraId="17E8077A" w14:textId="77777777" w:rsidR="008003AA" w:rsidRDefault="008003AA" w:rsidP="008003AA">
      <w:pPr>
        <w:pStyle w:val="Corpodetexto"/>
      </w:pPr>
    </w:p>
    <w:p w14:paraId="3B738898" w14:textId="77777777" w:rsidR="008003AA" w:rsidRPr="00E23F3D" w:rsidRDefault="008003AA" w:rsidP="00E23F3D">
      <w:pPr>
        <w:pStyle w:val="Corpodetexto"/>
        <w:rPr>
          <w:b/>
          <w:sz w:val="20"/>
        </w:rPr>
      </w:pPr>
      <w:r w:rsidRPr="00E23F3D">
        <w:rPr>
          <w:b/>
          <w:sz w:val="20"/>
        </w:rPr>
        <w:t>Vigência</w:t>
      </w:r>
    </w:p>
    <w:p w14:paraId="5A4C0EAD" w14:textId="77777777" w:rsidR="008003AA" w:rsidRDefault="008003AA" w:rsidP="008003AA">
      <w:pPr>
        <w:pStyle w:val="Corpodetexto"/>
        <w:rPr>
          <w:b/>
        </w:rPr>
      </w:pPr>
    </w:p>
    <w:p w14:paraId="32DBEC6C" w14:textId="77777777" w:rsidR="008003AA" w:rsidRDefault="008003AA" w:rsidP="008003AA">
      <w:pPr>
        <w:pStyle w:val="PargrafodaLista"/>
        <w:widowControl w:val="0"/>
        <w:numPr>
          <w:ilvl w:val="0"/>
          <w:numId w:val="365"/>
        </w:numPr>
        <w:tabs>
          <w:tab w:val="left" w:pos="677"/>
          <w:tab w:val="left" w:pos="678"/>
        </w:tabs>
        <w:autoSpaceDE w:val="0"/>
        <w:autoSpaceDN w:val="0"/>
        <w:spacing w:after="0" w:line="240" w:lineRule="auto"/>
        <w:ind w:hanging="568"/>
        <w:contextualSpacing w:val="0"/>
        <w:jc w:val="both"/>
        <w:rPr>
          <w:sz w:val="24"/>
        </w:rPr>
      </w:pPr>
      <w:r>
        <w:rPr>
          <w:sz w:val="24"/>
        </w:rPr>
        <w:t>Esta Norma entra em vigor na data de suapublicação.</w:t>
      </w:r>
    </w:p>
    <w:p w14:paraId="3A09C274" w14:textId="77777777" w:rsidR="008003AA" w:rsidRDefault="008003AA" w:rsidP="008003AA">
      <w:pPr>
        <w:pStyle w:val="Corpodetexto"/>
        <w:rPr>
          <w:sz w:val="26"/>
        </w:rPr>
      </w:pPr>
    </w:p>
    <w:p w14:paraId="2375A01A" w14:textId="77777777" w:rsidR="008003AA" w:rsidRDefault="008003AA" w:rsidP="008003AA">
      <w:pPr>
        <w:pStyle w:val="Corpodetexto"/>
        <w:spacing w:before="2"/>
      </w:pPr>
    </w:p>
    <w:p w14:paraId="728BD59E" w14:textId="77777777" w:rsidR="008003AA" w:rsidRDefault="008003AA" w:rsidP="008003AA">
      <w:pPr>
        <w:pStyle w:val="Corpodetexto"/>
        <w:ind w:right="114"/>
        <w:jc w:val="right"/>
      </w:pPr>
      <w:r>
        <w:t>Brasília, 30 de agosto de 2013.</w:t>
      </w:r>
    </w:p>
    <w:p w14:paraId="798EF5DF" w14:textId="77777777" w:rsidR="008003AA" w:rsidRDefault="008003AA" w:rsidP="008003AA">
      <w:pPr>
        <w:pStyle w:val="Corpodetexto"/>
        <w:rPr>
          <w:sz w:val="26"/>
        </w:rPr>
      </w:pPr>
    </w:p>
    <w:p w14:paraId="7C7B665E" w14:textId="77777777" w:rsidR="008003AA" w:rsidRDefault="008003AA" w:rsidP="008003AA">
      <w:pPr>
        <w:pStyle w:val="Corpodetexto"/>
        <w:spacing w:before="9"/>
        <w:rPr>
          <w:sz w:val="21"/>
        </w:rPr>
      </w:pPr>
    </w:p>
    <w:p w14:paraId="251315D1" w14:textId="77777777" w:rsidR="008003AA" w:rsidRPr="00E23F3D" w:rsidRDefault="008003AA" w:rsidP="00E23F3D">
      <w:pPr>
        <w:pStyle w:val="Corpodetexto"/>
        <w:jc w:val="center"/>
        <w:rPr>
          <w:b/>
          <w:sz w:val="20"/>
        </w:rPr>
      </w:pPr>
      <w:r w:rsidRPr="00E23F3D">
        <w:rPr>
          <w:b/>
          <w:sz w:val="20"/>
        </w:rPr>
        <w:t>Contador Juarez Domingues Carneiro Presidente</w:t>
      </w:r>
    </w:p>
    <w:p w14:paraId="6838BB87" w14:textId="77777777" w:rsidR="008003AA" w:rsidRDefault="008003AA" w:rsidP="008003AA">
      <w:pPr>
        <w:pStyle w:val="Corpodetexto"/>
        <w:rPr>
          <w:b/>
          <w:sz w:val="26"/>
        </w:rPr>
      </w:pPr>
    </w:p>
    <w:p w14:paraId="637F2A9E" w14:textId="77777777" w:rsidR="008003AA" w:rsidRDefault="008003AA" w:rsidP="008003AA">
      <w:pPr>
        <w:pStyle w:val="Corpodetexto"/>
        <w:spacing w:before="6"/>
        <w:rPr>
          <w:b/>
          <w:sz w:val="21"/>
        </w:rPr>
      </w:pPr>
    </w:p>
    <w:p w14:paraId="2092E3EA" w14:textId="77777777" w:rsidR="008003AA" w:rsidRDefault="008003AA" w:rsidP="008003AA">
      <w:pPr>
        <w:spacing w:line="480" w:lineRule="auto"/>
        <w:ind w:left="110" w:right="5567"/>
        <w:rPr>
          <w:b/>
          <w:sz w:val="24"/>
        </w:rPr>
      </w:pPr>
      <w:r>
        <w:rPr>
          <w:b/>
          <w:sz w:val="24"/>
        </w:rPr>
        <w:t>Aplicação e outros materiais explicativos Alcance</w:t>
      </w:r>
    </w:p>
    <w:p w14:paraId="3E3E4CCB" w14:textId="77777777" w:rsidR="008003AA" w:rsidRDefault="008003AA" w:rsidP="008003AA">
      <w:pPr>
        <w:spacing w:before="1"/>
        <w:ind w:left="110"/>
        <w:rPr>
          <w:sz w:val="24"/>
        </w:rPr>
      </w:pPr>
      <w:r>
        <w:rPr>
          <w:i/>
          <w:sz w:val="24"/>
        </w:rPr>
        <w:t xml:space="preserve">Considerações gerais </w:t>
      </w:r>
      <w:r>
        <w:rPr>
          <w:sz w:val="24"/>
        </w:rPr>
        <w:t>(ver item 1)</w:t>
      </w:r>
    </w:p>
    <w:p w14:paraId="7714D7D7" w14:textId="77777777" w:rsidR="008003AA" w:rsidRDefault="008003AA" w:rsidP="008003AA">
      <w:pPr>
        <w:pStyle w:val="Corpodetexto"/>
        <w:spacing w:before="11"/>
        <w:rPr>
          <w:sz w:val="23"/>
        </w:rPr>
      </w:pPr>
    </w:p>
    <w:p w14:paraId="75A959F9" w14:textId="77777777" w:rsidR="008003AA" w:rsidRDefault="008003AA" w:rsidP="008003AA">
      <w:pPr>
        <w:pStyle w:val="Corpodetexto"/>
        <w:ind w:left="677" w:right="114" w:hanging="567"/>
      </w:pPr>
      <w:r>
        <w:t>A1. No trabalho de compilação em que a parte contratante for alguém que não  seja  a  administração ou os responsáveis pela governança da entidade, esta Norma pode ser aplicada, de forma adaptada, conforme fornecessário.</w:t>
      </w:r>
    </w:p>
    <w:p w14:paraId="7CEDA3DC" w14:textId="77777777" w:rsidR="008003AA" w:rsidRDefault="008003AA" w:rsidP="008003AA">
      <w:pPr>
        <w:pStyle w:val="Corpodetexto"/>
      </w:pPr>
    </w:p>
    <w:p w14:paraId="43B4193F" w14:textId="77777777" w:rsidR="008003AA" w:rsidRDefault="008003AA" w:rsidP="008003AA">
      <w:pPr>
        <w:pStyle w:val="Corpodetexto"/>
        <w:ind w:left="677" w:right="115" w:hanging="567"/>
      </w:pPr>
      <w:r>
        <w:t>A2. O envolvimento de profissional com serviços ou atividades no decorrer da assistência à administração da entidade na elaboração e apresentação das informações financeiras da entidade pode assumir muitas formas diferentes. Quando o profissional for contratado para prestar os serviços ou atividades para uma entidade, de acordo com esta Norma, a associação do profissional com as informações financeiras é comunicada por meio do seu relatório de compilação na forma requerida por esta Norma. O relatório do profissional contém a sua afirmativa explícita de cumprimento com esta Norma.</w:t>
      </w:r>
    </w:p>
    <w:p w14:paraId="6F395622" w14:textId="77777777" w:rsidR="008003AA" w:rsidRDefault="008003AA" w:rsidP="008003AA">
      <w:pPr>
        <w:pStyle w:val="Corpodetexto"/>
      </w:pPr>
    </w:p>
    <w:p w14:paraId="05AA44CD" w14:textId="77777777" w:rsidR="008003AA" w:rsidRDefault="008003AA" w:rsidP="008003AA">
      <w:pPr>
        <w:ind w:left="110"/>
        <w:rPr>
          <w:sz w:val="24"/>
        </w:rPr>
      </w:pPr>
      <w:r>
        <w:rPr>
          <w:i/>
          <w:sz w:val="24"/>
        </w:rPr>
        <w:t>Trabalhos de compilação que não sejam para informações financeiras históricas (</w:t>
      </w:r>
      <w:r>
        <w:rPr>
          <w:sz w:val="24"/>
        </w:rPr>
        <w:t>ver item 2)</w:t>
      </w:r>
    </w:p>
    <w:p w14:paraId="701E160E" w14:textId="77777777" w:rsidR="008003AA" w:rsidRDefault="008003AA" w:rsidP="008003AA">
      <w:pPr>
        <w:pStyle w:val="Corpodetexto"/>
      </w:pPr>
    </w:p>
    <w:p w14:paraId="4D411005" w14:textId="77777777" w:rsidR="008003AA" w:rsidRDefault="008003AA" w:rsidP="008003AA">
      <w:pPr>
        <w:pStyle w:val="Corpodetexto"/>
        <w:spacing w:line="242" w:lineRule="auto"/>
        <w:ind w:left="677" w:right="115" w:hanging="567"/>
      </w:pPr>
      <w:r>
        <w:t>A3. Esta Norma trata de trabalhos em que o profissional auxilia a administração na elaboração e apresentação de informações financeiras históricas. A Norma pode também ser aplicada, de forma adaptada conforme for necessário, quando o profissional auxiliar a administração na elaboração e apresentação de outras informações financeiras. Os exemplos incluem:</w:t>
      </w:r>
    </w:p>
    <w:p w14:paraId="54107040" w14:textId="77777777" w:rsidR="008003AA" w:rsidRDefault="008003AA">
      <w:pPr>
        <w:pStyle w:val="PargrafodaLista"/>
        <w:widowControl w:val="0"/>
        <w:numPr>
          <w:ilvl w:val="0"/>
          <w:numId w:val="387"/>
        </w:numPr>
        <w:tabs>
          <w:tab w:val="left" w:pos="962"/>
        </w:tabs>
        <w:autoSpaceDE w:val="0"/>
        <w:autoSpaceDN w:val="0"/>
        <w:spacing w:before="111" w:after="0" w:line="240" w:lineRule="auto"/>
        <w:contextualSpacing w:val="0"/>
        <w:jc w:val="both"/>
        <w:rPr>
          <w:sz w:val="24"/>
        </w:rPr>
      </w:pPr>
      <w:r>
        <w:rPr>
          <w:sz w:val="24"/>
        </w:rPr>
        <w:t xml:space="preserve">informações financeiras </w:t>
      </w:r>
      <w:r>
        <w:rPr>
          <w:i/>
          <w:sz w:val="24"/>
        </w:rPr>
        <w:t>proforma</w:t>
      </w:r>
      <w:r>
        <w:rPr>
          <w:sz w:val="24"/>
        </w:rPr>
        <w:t>;</w:t>
      </w:r>
    </w:p>
    <w:p w14:paraId="15AF1853"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jc w:val="both"/>
        <w:rPr>
          <w:sz w:val="24"/>
        </w:rPr>
      </w:pPr>
      <w:r>
        <w:rPr>
          <w:sz w:val="24"/>
        </w:rPr>
        <w:t>informações financeiras prospectivas, incluindo orçamentos e previsõesfinanceiras.</w:t>
      </w:r>
    </w:p>
    <w:p w14:paraId="7944F028" w14:textId="77777777" w:rsidR="008003AA" w:rsidRDefault="008003AA" w:rsidP="008003AA">
      <w:pPr>
        <w:pStyle w:val="Corpodetexto"/>
        <w:spacing w:before="11"/>
        <w:rPr>
          <w:sz w:val="23"/>
        </w:rPr>
      </w:pPr>
    </w:p>
    <w:p w14:paraId="64BE1DB9" w14:textId="77777777" w:rsidR="008003AA" w:rsidRDefault="008003AA" w:rsidP="008003AA">
      <w:pPr>
        <w:pStyle w:val="Corpodetexto"/>
        <w:ind w:left="677" w:right="115" w:hanging="567"/>
      </w:pPr>
      <w:r>
        <w:t>A4.  Os profissionais podem também realizar trabalhos para auxiliar a administração na elaboração e apresentação de informações não financeiras relacionadas, por exemplo, com o efeito estufa, estatísticas de retorno (ou rentabilidade) ou outras informações de rentabilidade. Nessas circunstâncias, o profissional pode aplicar esta Norma, adaptada conforme necessário, como pertinente para esses tipos detrabalho.</w:t>
      </w:r>
    </w:p>
    <w:p w14:paraId="6C873153" w14:textId="77777777" w:rsidR="008003AA" w:rsidRDefault="008003AA" w:rsidP="008003AA">
      <w:pPr>
        <w:jc w:val="both"/>
        <w:sectPr w:rsidR="008003AA">
          <w:pgSz w:w="11910" w:h="16840"/>
          <w:pgMar w:top="1060" w:right="1020" w:bottom="280" w:left="1020" w:header="720" w:footer="720" w:gutter="0"/>
          <w:cols w:space="720"/>
        </w:sectPr>
      </w:pPr>
    </w:p>
    <w:p w14:paraId="197C254E" w14:textId="77777777" w:rsidR="008003AA" w:rsidRDefault="008003AA" w:rsidP="008003AA">
      <w:pPr>
        <w:pStyle w:val="Corpodetexto"/>
        <w:spacing w:before="76"/>
        <w:ind w:left="110"/>
      </w:pPr>
      <w:r>
        <w:t>Considerações pertinentes para a aplicação da Norma (ver item 3)</w:t>
      </w:r>
    </w:p>
    <w:p w14:paraId="4AAFE765" w14:textId="77777777" w:rsidR="008003AA" w:rsidRDefault="008003AA" w:rsidP="008003AA">
      <w:pPr>
        <w:pStyle w:val="Corpodetexto"/>
      </w:pPr>
    </w:p>
    <w:p w14:paraId="594CE129" w14:textId="77777777" w:rsidR="008003AA" w:rsidRDefault="008003AA" w:rsidP="008003AA">
      <w:pPr>
        <w:pStyle w:val="Corpodetexto"/>
        <w:ind w:left="677" w:right="114" w:hanging="567"/>
      </w:pPr>
      <w:r>
        <w:t>A5. A aplicação obrigatória desta Norma pode ser especificada em ambientes nacionais para trabalhos nos quais o profissional realiza serviços pertinentes para a elaboração e  apresentação de informações financeiras da entidade (como, por exemplo, com relação à elaboração de demonstrações contábeis históricas requeridas para registro público). Se a aplicação obrigatória não for especificada, por lei, regulamento ou pelas normas profissionais aplicáveis ou de outra forma, o profissional pode, assim mesmo, concluir que a aplicação desta Norma é apropriada nascircunstâncias.</w:t>
      </w:r>
    </w:p>
    <w:p w14:paraId="7566C911" w14:textId="77777777" w:rsidR="008003AA" w:rsidRDefault="008003AA" w:rsidP="008003AA">
      <w:pPr>
        <w:pStyle w:val="Corpodetexto"/>
      </w:pPr>
    </w:p>
    <w:p w14:paraId="033C95F4" w14:textId="77777777" w:rsidR="008003AA" w:rsidRDefault="008003AA" w:rsidP="008003AA">
      <w:pPr>
        <w:ind w:left="110"/>
        <w:rPr>
          <w:sz w:val="24"/>
        </w:rPr>
      </w:pPr>
      <w:r>
        <w:rPr>
          <w:i/>
          <w:sz w:val="24"/>
        </w:rPr>
        <w:t xml:space="preserve">Relação com a NBC PA 01 </w:t>
      </w:r>
      <w:r>
        <w:rPr>
          <w:sz w:val="24"/>
        </w:rPr>
        <w:t>(ver item 4)</w:t>
      </w:r>
    </w:p>
    <w:p w14:paraId="46516005" w14:textId="77777777" w:rsidR="008003AA" w:rsidRDefault="008003AA" w:rsidP="008003AA">
      <w:pPr>
        <w:pStyle w:val="Corpodetexto"/>
      </w:pPr>
    </w:p>
    <w:p w14:paraId="3ADD8A5E" w14:textId="77777777" w:rsidR="008003AA" w:rsidRDefault="008003AA" w:rsidP="008003AA">
      <w:pPr>
        <w:pStyle w:val="Corpodetexto"/>
        <w:spacing w:line="242" w:lineRule="auto"/>
        <w:ind w:left="677" w:right="115" w:hanging="567"/>
      </w:pPr>
      <w:r>
        <w:t>A6. A NBC PA 01 trata das responsabilidades da firma em estabelecer e manter seu sistema de controle de qualidade para trabalhos de serviços correlatos, inclusive trabalhos de compilação. Essas responsabilidades são direcionadas ao estabelecimento de:</w:t>
      </w:r>
    </w:p>
    <w:p w14:paraId="60120DDD" w14:textId="77777777" w:rsidR="008003AA" w:rsidRDefault="008003AA">
      <w:pPr>
        <w:pStyle w:val="PargrafodaLista"/>
        <w:widowControl w:val="0"/>
        <w:numPr>
          <w:ilvl w:val="0"/>
          <w:numId w:val="387"/>
        </w:numPr>
        <w:tabs>
          <w:tab w:val="left" w:pos="962"/>
        </w:tabs>
        <w:autoSpaceDE w:val="0"/>
        <w:autoSpaceDN w:val="0"/>
        <w:spacing w:before="116" w:after="0" w:line="240" w:lineRule="auto"/>
        <w:contextualSpacing w:val="0"/>
        <w:jc w:val="both"/>
        <w:rPr>
          <w:sz w:val="24"/>
        </w:rPr>
      </w:pPr>
      <w:r>
        <w:rPr>
          <w:sz w:val="24"/>
        </w:rPr>
        <w:t>sistema de controle de qualidade da firma;e</w:t>
      </w:r>
    </w:p>
    <w:p w14:paraId="2FAACFB2" w14:textId="77777777" w:rsidR="008003AA" w:rsidRDefault="008003AA">
      <w:pPr>
        <w:pStyle w:val="PargrafodaLista"/>
        <w:widowControl w:val="0"/>
        <w:numPr>
          <w:ilvl w:val="0"/>
          <w:numId w:val="387"/>
        </w:numPr>
        <w:tabs>
          <w:tab w:val="left" w:pos="962"/>
        </w:tabs>
        <w:autoSpaceDE w:val="0"/>
        <w:autoSpaceDN w:val="0"/>
        <w:spacing w:before="122" w:after="0" w:line="237" w:lineRule="auto"/>
        <w:ind w:right="115"/>
        <w:contextualSpacing w:val="0"/>
        <w:jc w:val="both"/>
        <w:rPr>
          <w:sz w:val="24"/>
        </w:rPr>
      </w:pPr>
      <w:r>
        <w:rPr>
          <w:sz w:val="24"/>
        </w:rPr>
        <w:t>políticas relacionadas da firma destinadas a alcançar o objetivo do sistema de controle de qualidade e seus procedimentos para implementar e monitorar a conformidade com essas políticas.</w:t>
      </w:r>
    </w:p>
    <w:p w14:paraId="46EEB588" w14:textId="77777777" w:rsidR="008003AA" w:rsidRDefault="008003AA" w:rsidP="008003AA">
      <w:pPr>
        <w:pStyle w:val="Corpodetexto"/>
      </w:pPr>
    </w:p>
    <w:p w14:paraId="4EB70264" w14:textId="77777777" w:rsidR="008003AA" w:rsidRDefault="008003AA" w:rsidP="008003AA">
      <w:pPr>
        <w:pStyle w:val="Corpodetexto"/>
        <w:tabs>
          <w:tab w:val="left" w:pos="677"/>
        </w:tabs>
        <w:spacing w:line="247" w:lineRule="auto"/>
        <w:ind w:left="677" w:right="115" w:hanging="567"/>
      </w:pPr>
      <w:r>
        <w:t>A7.</w:t>
      </w:r>
      <w:r>
        <w:tab/>
        <w:t>Pela NBC PA 01, a firma tem a obrigação de estabelecer e manter sistema de controle de qualidade que proporcione segurança razoável deque:</w:t>
      </w:r>
    </w:p>
    <w:p w14:paraId="5DE383F4" w14:textId="77777777" w:rsidR="008003AA" w:rsidRDefault="008003AA" w:rsidP="008003AA">
      <w:pPr>
        <w:pStyle w:val="PargrafodaLista"/>
        <w:widowControl w:val="0"/>
        <w:numPr>
          <w:ilvl w:val="1"/>
          <w:numId w:val="365"/>
        </w:numPr>
        <w:tabs>
          <w:tab w:val="left" w:pos="1104"/>
        </w:tabs>
        <w:autoSpaceDE w:val="0"/>
        <w:autoSpaceDN w:val="0"/>
        <w:spacing w:before="104" w:after="0" w:line="247" w:lineRule="auto"/>
        <w:ind w:right="115"/>
        <w:contextualSpacing w:val="0"/>
        <w:jc w:val="both"/>
        <w:rPr>
          <w:sz w:val="24"/>
        </w:rPr>
      </w:pPr>
      <w:r>
        <w:rPr>
          <w:sz w:val="24"/>
        </w:rPr>
        <w:t>a firma e seu pessoal cumpram com as normas profissionais e os requisitos legais e regulatórios aplicáveis;e</w:t>
      </w:r>
    </w:p>
    <w:p w14:paraId="7C4A085F" w14:textId="77777777" w:rsidR="008003AA" w:rsidRDefault="008003AA" w:rsidP="008003AA">
      <w:pPr>
        <w:pStyle w:val="PargrafodaLista"/>
        <w:widowControl w:val="0"/>
        <w:numPr>
          <w:ilvl w:val="1"/>
          <w:numId w:val="365"/>
        </w:numPr>
        <w:tabs>
          <w:tab w:val="left" w:pos="1104"/>
        </w:tabs>
        <w:autoSpaceDE w:val="0"/>
        <w:autoSpaceDN w:val="0"/>
        <w:spacing w:before="103" w:after="0" w:line="242" w:lineRule="auto"/>
        <w:ind w:right="115"/>
        <w:contextualSpacing w:val="0"/>
        <w:jc w:val="both"/>
        <w:rPr>
          <w:sz w:val="24"/>
        </w:rPr>
      </w:pPr>
      <w:r>
        <w:rPr>
          <w:sz w:val="24"/>
        </w:rPr>
        <w:t>os relatórios emitidos pela firma ou pelos sócios encarregados do trabalho sejam apropriados nas circunstâncias (item 11 da NBC PA01).</w:t>
      </w:r>
    </w:p>
    <w:p w14:paraId="3F301175" w14:textId="77777777" w:rsidR="008003AA" w:rsidRDefault="008003AA" w:rsidP="008003AA">
      <w:pPr>
        <w:pStyle w:val="Corpodetexto"/>
        <w:spacing w:before="8"/>
        <w:rPr>
          <w:sz w:val="23"/>
        </w:rPr>
      </w:pPr>
    </w:p>
    <w:p w14:paraId="321A938A" w14:textId="77777777" w:rsidR="008003AA" w:rsidRDefault="008003AA" w:rsidP="008003AA">
      <w:pPr>
        <w:pStyle w:val="Corpodetexto"/>
        <w:spacing w:before="1"/>
        <w:ind w:left="677" w:right="114" w:hanging="567"/>
      </w:pPr>
      <w:r>
        <w:t>A8. As disposições desta Norma referentes a controle de qualidade no nível do trabalho são assumidas na base de que os requisitos de controle de qualidade adotados sejam no mínimo tão exigentes quanto os da NBC PA 01. Isto é obtido quando esses requisitos impõem obrigações à firma para alcançar os objetivos dos requisitos da NBC PA 01, incluindo a obrigação de estabelecer um sistema de controle de qualidade que inclua políticas e procedimentos que tratem dos seguinteselementos:</w:t>
      </w:r>
    </w:p>
    <w:p w14:paraId="409AED66" w14:textId="77777777" w:rsidR="008003AA" w:rsidRDefault="008003AA">
      <w:pPr>
        <w:pStyle w:val="PargrafodaLista"/>
        <w:widowControl w:val="0"/>
        <w:numPr>
          <w:ilvl w:val="0"/>
          <w:numId w:val="387"/>
        </w:numPr>
        <w:tabs>
          <w:tab w:val="left" w:pos="962"/>
        </w:tabs>
        <w:autoSpaceDE w:val="0"/>
        <w:autoSpaceDN w:val="0"/>
        <w:spacing w:before="122" w:after="0" w:line="240" w:lineRule="auto"/>
        <w:contextualSpacing w:val="0"/>
        <w:rPr>
          <w:sz w:val="24"/>
        </w:rPr>
      </w:pPr>
      <w:r>
        <w:rPr>
          <w:sz w:val="24"/>
        </w:rPr>
        <w:t>responsabilidades da liderança pela qualidade nafirma;</w:t>
      </w:r>
    </w:p>
    <w:p w14:paraId="12923AD9" w14:textId="77777777" w:rsidR="008003AA" w:rsidRDefault="008003AA">
      <w:pPr>
        <w:pStyle w:val="PargrafodaLista"/>
        <w:widowControl w:val="0"/>
        <w:numPr>
          <w:ilvl w:val="0"/>
          <w:numId w:val="387"/>
        </w:numPr>
        <w:tabs>
          <w:tab w:val="left" w:pos="962"/>
        </w:tabs>
        <w:autoSpaceDE w:val="0"/>
        <w:autoSpaceDN w:val="0"/>
        <w:spacing w:before="118" w:after="0" w:line="240" w:lineRule="auto"/>
        <w:contextualSpacing w:val="0"/>
        <w:rPr>
          <w:sz w:val="24"/>
        </w:rPr>
      </w:pPr>
      <w:r>
        <w:rPr>
          <w:sz w:val="24"/>
        </w:rPr>
        <w:t>requisitos éticospertinentes;</w:t>
      </w:r>
    </w:p>
    <w:p w14:paraId="0EE853AD"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aceitação e continuidade das relações com clientes e trabalhosespecíficos;</w:t>
      </w:r>
    </w:p>
    <w:p w14:paraId="01DEDA36"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recursoshumanos;</w:t>
      </w:r>
    </w:p>
    <w:p w14:paraId="5D65EC3C"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realização do trabalho;e</w:t>
      </w:r>
    </w:p>
    <w:p w14:paraId="2A24907E"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monitoramento.</w:t>
      </w:r>
    </w:p>
    <w:p w14:paraId="57C80252" w14:textId="77777777" w:rsidR="008003AA" w:rsidRDefault="008003AA" w:rsidP="008003AA">
      <w:pPr>
        <w:pStyle w:val="Corpodetexto"/>
        <w:spacing w:before="10"/>
        <w:rPr>
          <w:sz w:val="23"/>
        </w:rPr>
      </w:pPr>
    </w:p>
    <w:p w14:paraId="2F0DE7BF" w14:textId="77777777" w:rsidR="008003AA" w:rsidRDefault="008003AA" w:rsidP="008003AA">
      <w:pPr>
        <w:pStyle w:val="Corpodetexto"/>
        <w:ind w:left="677" w:right="115" w:hanging="567"/>
      </w:pPr>
      <w:r>
        <w:t>A9. No contexto do sistema de controle de qualidade da firma, as equipes de trabalho têm a responsabilidade de implementar procedimentos para controle de qualidade aplicáveis ao trabalho.</w:t>
      </w:r>
    </w:p>
    <w:p w14:paraId="438049B4" w14:textId="77777777" w:rsidR="008003AA" w:rsidRDefault="008003AA" w:rsidP="008003AA">
      <w:pPr>
        <w:pStyle w:val="Corpodetexto"/>
        <w:spacing w:before="2"/>
      </w:pPr>
    </w:p>
    <w:p w14:paraId="2B984486" w14:textId="77777777" w:rsidR="008003AA" w:rsidRDefault="008003AA" w:rsidP="008003AA">
      <w:pPr>
        <w:pStyle w:val="Corpodetexto"/>
        <w:spacing w:before="1" w:line="237" w:lineRule="auto"/>
        <w:ind w:left="677" w:right="115" w:hanging="567"/>
      </w:pPr>
      <w:r>
        <w:t>A10. Salvo se as informações fornecidas pela firma ou sugeridas de forma diferente por outras partes, a equipe de trabalho pode confiar no sistema de controle de qualidade da firma. Por</w:t>
      </w:r>
    </w:p>
    <w:p w14:paraId="0B89A31F" w14:textId="77777777" w:rsidR="008003AA" w:rsidRDefault="008003AA" w:rsidP="008003AA">
      <w:pPr>
        <w:spacing w:line="237" w:lineRule="auto"/>
        <w:sectPr w:rsidR="008003AA">
          <w:pgSz w:w="11910" w:h="16840"/>
          <w:pgMar w:top="1040" w:right="1020" w:bottom="280" w:left="1020" w:header="720" w:footer="720" w:gutter="0"/>
          <w:cols w:space="720"/>
        </w:sectPr>
      </w:pPr>
    </w:p>
    <w:p w14:paraId="3A4398F4" w14:textId="77777777" w:rsidR="008003AA" w:rsidRDefault="008003AA" w:rsidP="008003AA">
      <w:pPr>
        <w:pStyle w:val="Corpodetexto"/>
        <w:spacing w:before="76" w:line="247" w:lineRule="auto"/>
        <w:ind w:left="677" w:right="115"/>
      </w:pPr>
      <w:r>
        <w:t>exemplo, a equipe do trabalho pode se basear no sistema de controle de qualidade da firma com relação a:</w:t>
      </w:r>
    </w:p>
    <w:p w14:paraId="4E4FA76D" w14:textId="77777777" w:rsidR="008003AA" w:rsidRDefault="008003AA">
      <w:pPr>
        <w:pStyle w:val="PargrafodaLista"/>
        <w:widowControl w:val="0"/>
        <w:numPr>
          <w:ilvl w:val="0"/>
          <w:numId w:val="387"/>
        </w:numPr>
        <w:tabs>
          <w:tab w:val="left" w:pos="939"/>
        </w:tabs>
        <w:autoSpaceDE w:val="0"/>
        <w:autoSpaceDN w:val="0"/>
        <w:spacing w:before="105" w:after="0" w:line="240" w:lineRule="auto"/>
        <w:ind w:left="938" w:hanging="262"/>
        <w:contextualSpacing w:val="0"/>
        <w:rPr>
          <w:sz w:val="24"/>
        </w:rPr>
      </w:pPr>
      <w:r>
        <w:rPr>
          <w:sz w:val="24"/>
        </w:rPr>
        <w:t>competência de pessoal em decorrência de seu recrutamento e treinamentoformal;</w:t>
      </w:r>
    </w:p>
    <w:p w14:paraId="60D6D1D1"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manutenção das relações com cliente por meio de políticas de aceitação econtinuidade;</w:t>
      </w:r>
    </w:p>
    <w:p w14:paraId="2C3C3B3C"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aderência aos requisitos legais e regulatórios por meio de processo demonitoramento.</w:t>
      </w:r>
    </w:p>
    <w:p w14:paraId="1DB92D63" w14:textId="77777777" w:rsidR="008003AA" w:rsidRDefault="008003AA" w:rsidP="008003AA">
      <w:pPr>
        <w:pStyle w:val="Corpodetexto"/>
        <w:spacing w:before="117"/>
        <w:ind w:left="677" w:right="115"/>
      </w:pPr>
      <w:r>
        <w:t>Ao considerar as deficiências identificadas no sistema de controle de qualidade da firma que possam afetar o trabalho de compilação, o sócio encarregado do trabalho pode considerar que medidas foram tomadas pela firma para corrigir a situação e, assim, o sócio encarregado do trabalho pode considerar que sejam suficientes no contexto do trabalho de compilação.</w:t>
      </w:r>
    </w:p>
    <w:p w14:paraId="640EF878" w14:textId="77777777" w:rsidR="008003AA" w:rsidRDefault="008003AA" w:rsidP="008003AA">
      <w:pPr>
        <w:pStyle w:val="Corpodetexto"/>
        <w:spacing w:before="2"/>
      </w:pPr>
    </w:p>
    <w:p w14:paraId="2D5EF4B4" w14:textId="77777777" w:rsidR="008003AA" w:rsidRDefault="008003AA" w:rsidP="008003AA">
      <w:pPr>
        <w:pStyle w:val="Corpodetexto"/>
        <w:ind w:left="677" w:right="115" w:hanging="567"/>
      </w:pPr>
      <w:r>
        <w:t>A11. Uma deficiência no sistema de controle de qualidade da firma não indica necessariamente que o trabalho de compilação não foi realizado de acordo com as normas profissionais e requisitos legais e regulatórios aplicáveis, ou que o relatório do profissional não foi apropriado.</w:t>
      </w:r>
    </w:p>
    <w:p w14:paraId="2EDE6074" w14:textId="77777777" w:rsidR="008003AA" w:rsidRDefault="008003AA" w:rsidP="008003AA">
      <w:pPr>
        <w:pStyle w:val="Corpodetexto"/>
      </w:pPr>
    </w:p>
    <w:p w14:paraId="24270B6C" w14:textId="77777777" w:rsidR="008003AA" w:rsidRPr="00E23F3D" w:rsidRDefault="008003AA" w:rsidP="00E23F3D">
      <w:pPr>
        <w:pStyle w:val="Corpodetexto"/>
        <w:rPr>
          <w:b/>
        </w:rPr>
      </w:pPr>
      <w:r w:rsidRPr="00E23F3D">
        <w:rPr>
          <w:b/>
        </w:rPr>
        <w:t>Trabalho de compilação</w:t>
      </w:r>
    </w:p>
    <w:p w14:paraId="08EDFA71" w14:textId="77777777" w:rsidR="008003AA" w:rsidRDefault="008003AA" w:rsidP="008003AA">
      <w:pPr>
        <w:pStyle w:val="Corpodetexto"/>
        <w:rPr>
          <w:b/>
        </w:rPr>
      </w:pPr>
    </w:p>
    <w:p w14:paraId="2CAD6A1D" w14:textId="77777777" w:rsidR="008003AA" w:rsidRDefault="008003AA" w:rsidP="008003AA">
      <w:pPr>
        <w:ind w:left="110"/>
        <w:rPr>
          <w:sz w:val="24"/>
        </w:rPr>
      </w:pPr>
      <w:r>
        <w:rPr>
          <w:i/>
          <w:sz w:val="24"/>
        </w:rPr>
        <w:t xml:space="preserve">Uso dos termos “administração” e “responsáveis pela governança” </w:t>
      </w:r>
      <w:r>
        <w:rPr>
          <w:sz w:val="24"/>
        </w:rPr>
        <w:t>(ver itens 5, 7 e 8)</w:t>
      </w:r>
    </w:p>
    <w:p w14:paraId="13CCA2B2" w14:textId="77777777" w:rsidR="008003AA" w:rsidRDefault="008003AA" w:rsidP="008003AA">
      <w:pPr>
        <w:pStyle w:val="Corpodetexto"/>
      </w:pPr>
    </w:p>
    <w:p w14:paraId="2C8A3712" w14:textId="77777777" w:rsidR="008003AA" w:rsidRDefault="008003AA" w:rsidP="008003AA">
      <w:pPr>
        <w:pStyle w:val="Corpodetexto"/>
        <w:spacing w:before="1"/>
        <w:ind w:left="677" w:right="114" w:hanging="567"/>
      </w:pPr>
      <w:r>
        <w:t>A12. As respectivas responsabilidades da administração e dos responsáveis pela governança podem diferir entre jurisdições e entre entidades de diversos tipos. Essas diferenças afetam a forma na qual o profissional aplica os requisitos desta Norma com relação à administração ou aos responsáveis pela governança. Dessa forma, as expressões “administração” e, quando for apropriado, “responsáveis pela governança”, usadas em diversos locais nesta Norma, visam alertar o profissional para o fato de que diferentes entidades podem ter estruturas diferentes com relação à administração e àgovernança.</w:t>
      </w:r>
    </w:p>
    <w:p w14:paraId="4D6F6E0D" w14:textId="77777777" w:rsidR="008003AA" w:rsidRDefault="008003AA" w:rsidP="008003AA">
      <w:pPr>
        <w:pStyle w:val="Corpodetexto"/>
      </w:pPr>
    </w:p>
    <w:p w14:paraId="46DDD19F" w14:textId="77777777" w:rsidR="008003AA" w:rsidRDefault="008003AA" w:rsidP="008003AA">
      <w:pPr>
        <w:pStyle w:val="Corpodetexto"/>
        <w:spacing w:line="242" w:lineRule="auto"/>
        <w:ind w:left="677" w:right="115" w:hanging="567"/>
      </w:pPr>
      <w:r>
        <w:t>A13. Diversas responsabilidades referentes à elaboração de informações financeiras e emissão de relatórios externos recaem tanto na administração como nos responsáveis pela governança de acordo com fatores como:</w:t>
      </w:r>
    </w:p>
    <w:p w14:paraId="46BFA5FD" w14:textId="77777777" w:rsidR="008003AA" w:rsidRDefault="008003AA">
      <w:pPr>
        <w:pStyle w:val="PargrafodaLista"/>
        <w:widowControl w:val="0"/>
        <w:numPr>
          <w:ilvl w:val="0"/>
          <w:numId w:val="387"/>
        </w:numPr>
        <w:tabs>
          <w:tab w:val="left" w:pos="962"/>
        </w:tabs>
        <w:autoSpaceDE w:val="0"/>
        <w:autoSpaceDN w:val="0"/>
        <w:spacing w:before="111" w:after="0" w:line="240" w:lineRule="auto"/>
        <w:contextualSpacing w:val="0"/>
        <w:jc w:val="both"/>
        <w:rPr>
          <w:sz w:val="24"/>
        </w:rPr>
      </w:pPr>
      <w:r>
        <w:rPr>
          <w:sz w:val="24"/>
        </w:rPr>
        <w:t>os recursos e a estrutura daentidade;</w:t>
      </w:r>
    </w:p>
    <w:p w14:paraId="414FC3F6" w14:textId="77777777" w:rsidR="008003AA" w:rsidRDefault="008003AA">
      <w:pPr>
        <w:pStyle w:val="PargrafodaLista"/>
        <w:widowControl w:val="0"/>
        <w:numPr>
          <w:ilvl w:val="0"/>
          <w:numId w:val="387"/>
        </w:numPr>
        <w:tabs>
          <w:tab w:val="left" w:pos="962"/>
        </w:tabs>
        <w:autoSpaceDE w:val="0"/>
        <w:autoSpaceDN w:val="0"/>
        <w:spacing w:before="119" w:after="0" w:line="240" w:lineRule="auto"/>
        <w:ind w:right="115"/>
        <w:contextualSpacing w:val="0"/>
        <w:jc w:val="both"/>
        <w:rPr>
          <w:sz w:val="24"/>
        </w:rPr>
      </w:pPr>
      <w:r>
        <w:rPr>
          <w:sz w:val="24"/>
        </w:rPr>
        <w:t>os respectivos papéis da administração e dos responsáveis pela governança na entidade conforme estipulado na lei e regulamento pertinente ou, se a entidade não for regulamentada, em qualquer nível formal de governança ou de prestação de contas estabelecida pela entidade (por exemplo, conforme registrado em contrato, estatuto ou outro tipo de documento pelo qual a entidade foicriada).</w:t>
      </w:r>
    </w:p>
    <w:p w14:paraId="2C1D812C" w14:textId="77777777" w:rsidR="008003AA" w:rsidRDefault="008003AA" w:rsidP="008003AA">
      <w:pPr>
        <w:pStyle w:val="Corpodetexto"/>
        <w:spacing w:before="10"/>
        <w:rPr>
          <w:sz w:val="23"/>
        </w:rPr>
      </w:pPr>
    </w:p>
    <w:p w14:paraId="02F12F6F" w14:textId="77777777" w:rsidR="008003AA" w:rsidRDefault="008003AA" w:rsidP="008003AA">
      <w:pPr>
        <w:pStyle w:val="Corpodetexto"/>
        <w:spacing w:before="1"/>
        <w:ind w:left="677" w:right="114"/>
      </w:pPr>
      <w:r>
        <w:t>Em muitas entidades de pequeno porte, muitas vezes não existe a separação entre os papéis da administração e os da governança na entidade, ou os responsáveis pela governança da entidade podem também estar envolvidos na administração da entidade. Na maioriados outros casos, especialmente em entidades de grande porte, a administração é responsável pela execução dos negócios ou atividades da entidade e de divulgação de informações, enquanto que os responsáveis pela governança têm o papel de supervisão da administração. Nessas entidades de grande porte, os responsáveis pela governança geralmente têm ou assumem a responsabilidade pela aprovação das informações financeiras da entidade, particularmente quando são destinadas ao uso de terceiros. Nessas entidades geralmente são formados subgrupos dentre os responsáveis pela governança, como exemplo o comitê de auditoria, que fica encarregado de certas responsabilidades de supervisão. Em algumas jurisdições, a elaboraçãodedemonstraçõescontábeisparaaentidadedeacordocomumaestrutura</w:t>
      </w:r>
    </w:p>
    <w:p w14:paraId="79B55C82" w14:textId="77777777" w:rsidR="008003AA" w:rsidRDefault="008003AA" w:rsidP="008003AA">
      <w:pPr>
        <w:jc w:val="both"/>
        <w:sectPr w:rsidR="008003AA">
          <w:pgSz w:w="11910" w:h="16840"/>
          <w:pgMar w:top="1040" w:right="1020" w:bottom="280" w:left="1020" w:header="720" w:footer="720" w:gutter="0"/>
          <w:cols w:space="720"/>
        </w:sectPr>
      </w:pPr>
    </w:p>
    <w:p w14:paraId="3DAAE75B" w14:textId="77777777" w:rsidR="008003AA" w:rsidRDefault="008003AA" w:rsidP="008003AA">
      <w:pPr>
        <w:pStyle w:val="Corpodetexto"/>
        <w:spacing w:before="76" w:line="242" w:lineRule="auto"/>
        <w:ind w:left="677" w:right="115"/>
      </w:pPr>
      <w:r>
        <w:t>específica é da responsabilidade legal dos responsáveis pela governança e, em outras jurisdições, é responsabilidade da administração.</w:t>
      </w:r>
    </w:p>
    <w:p w14:paraId="607A6FD7" w14:textId="77777777" w:rsidR="008003AA" w:rsidRDefault="008003AA" w:rsidP="008003AA">
      <w:pPr>
        <w:pStyle w:val="Corpodetexto"/>
        <w:spacing w:before="11"/>
        <w:rPr>
          <w:sz w:val="23"/>
        </w:rPr>
      </w:pPr>
    </w:p>
    <w:p w14:paraId="54216684" w14:textId="77777777" w:rsidR="008003AA" w:rsidRDefault="008003AA" w:rsidP="008003AA">
      <w:pPr>
        <w:spacing w:line="237" w:lineRule="auto"/>
        <w:ind w:left="110"/>
        <w:rPr>
          <w:sz w:val="24"/>
        </w:rPr>
      </w:pPr>
      <w:r>
        <w:rPr>
          <w:i/>
          <w:sz w:val="24"/>
        </w:rPr>
        <w:t xml:space="preserve">Envolvimento em outras atividades referentes à elaboração e apresentação de informações financeiras </w:t>
      </w:r>
      <w:r>
        <w:rPr>
          <w:sz w:val="24"/>
        </w:rPr>
        <w:t>(ver item5)</w:t>
      </w:r>
    </w:p>
    <w:p w14:paraId="2066C6DF" w14:textId="77777777" w:rsidR="008003AA" w:rsidRDefault="008003AA" w:rsidP="008003AA">
      <w:pPr>
        <w:pStyle w:val="Corpodetexto"/>
      </w:pPr>
    </w:p>
    <w:p w14:paraId="21E82896" w14:textId="77777777" w:rsidR="008003AA" w:rsidRDefault="008003AA" w:rsidP="008003AA">
      <w:pPr>
        <w:pStyle w:val="Corpodetexto"/>
        <w:spacing w:before="1"/>
        <w:ind w:left="677" w:right="115" w:hanging="567"/>
      </w:pPr>
      <w:r>
        <w:t>A14. O alcance do trabalho de compilação varia dependendo das circunstâncias do trabalho. Entretanto, em todos os casos envolve auxiliar a administração na elaboração e apresentação das informações financeiras da entidade de acordo com a estrutura de relatórios financeiros, com base nas informações fornecidas pela administração. Em alguns trabalhos de compilação, a administração pode já ter preparado ela mesma as informações financeiras em minuta ou formapreliminar.</w:t>
      </w:r>
    </w:p>
    <w:p w14:paraId="6269D895" w14:textId="77777777" w:rsidR="008003AA" w:rsidRDefault="008003AA" w:rsidP="008003AA">
      <w:pPr>
        <w:pStyle w:val="Corpodetexto"/>
        <w:spacing w:before="2"/>
      </w:pPr>
    </w:p>
    <w:p w14:paraId="11A6C105" w14:textId="77777777" w:rsidR="008003AA" w:rsidRDefault="008003AA" w:rsidP="008003AA">
      <w:pPr>
        <w:pStyle w:val="Corpodetexto"/>
        <w:ind w:left="677" w:right="114" w:hanging="567"/>
      </w:pPr>
      <w:r>
        <w:t>A15. O profissional pode também ser contratado para realizar outras atividades em nome da administração, adicionais ao trabalho de compilação. Por exemplo, o profissional pode também ser solicitado a coletar, classificar e resumir os dados contábeis básicos da entidade e processar os dados na forma de registros contábeis por meio da apresentação de balancete de trabalho. O balancete de trabalho seria então usado como as informações básicas a partir das quais o profissional pode compilar as informações financeiras que forem objeto do trabalho de compilação realizado de acordo com esta Norma. Isto é geralmente o caso de entidades de pequeno porte que não possuem sistemas contábeis bem desenvolvidos, ou entidades que preferem terceirizar a elaboração de registros contábeis por prestadores de serviço externos. Esta Norma não trata dessas atividades adicionais que o profissional pode realizar para auxiliar a administração em outras áreas, antes de compilar as demonstrações contábeis da entidade.</w:t>
      </w:r>
    </w:p>
    <w:p w14:paraId="45479E14" w14:textId="77777777" w:rsidR="008003AA" w:rsidRDefault="008003AA" w:rsidP="008003AA">
      <w:pPr>
        <w:pStyle w:val="Corpodetexto"/>
        <w:spacing w:before="9"/>
        <w:rPr>
          <w:sz w:val="23"/>
        </w:rPr>
      </w:pPr>
    </w:p>
    <w:p w14:paraId="6788471F" w14:textId="77777777" w:rsidR="008003AA" w:rsidRDefault="008003AA" w:rsidP="008003AA">
      <w:pPr>
        <w:spacing w:before="1"/>
        <w:ind w:left="110"/>
        <w:rPr>
          <w:sz w:val="24"/>
        </w:rPr>
      </w:pPr>
      <w:r>
        <w:rPr>
          <w:i/>
          <w:sz w:val="24"/>
        </w:rPr>
        <w:t xml:space="preserve">Estruturas de relatórios financeiros </w:t>
      </w:r>
      <w:r>
        <w:rPr>
          <w:sz w:val="24"/>
        </w:rPr>
        <w:t>(ver item 10)</w:t>
      </w:r>
    </w:p>
    <w:p w14:paraId="721D52A4" w14:textId="77777777" w:rsidR="008003AA" w:rsidRDefault="008003AA" w:rsidP="008003AA">
      <w:pPr>
        <w:pStyle w:val="Corpodetexto"/>
        <w:spacing w:before="11"/>
        <w:rPr>
          <w:sz w:val="23"/>
        </w:rPr>
      </w:pPr>
    </w:p>
    <w:p w14:paraId="69F84A5F" w14:textId="77777777" w:rsidR="008003AA" w:rsidRDefault="008003AA" w:rsidP="008003AA">
      <w:pPr>
        <w:pStyle w:val="Corpodetexto"/>
        <w:spacing w:line="247" w:lineRule="auto"/>
        <w:ind w:left="677" w:right="115" w:hanging="567"/>
      </w:pPr>
      <w:r>
        <w:t>A16. As informações financeiras podem ser elaboradas de acordo com uma estrutura de relatórios financeiros destinada a atender:</w:t>
      </w:r>
    </w:p>
    <w:p w14:paraId="754A14D2" w14:textId="77777777" w:rsidR="008003AA" w:rsidRDefault="008003AA">
      <w:pPr>
        <w:pStyle w:val="PargrafodaLista"/>
        <w:widowControl w:val="0"/>
        <w:numPr>
          <w:ilvl w:val="0"/>
          <w:numId w:val="387"/>
        </w:numPr>
        <w:tabs>
          <w:tab w:val="left" w:pos="962"/>
        </w:tabs>
        <w:autoSpaceDE w:val="0"/>
        <w:autoSpaceDN w:val="0"/>
        <w:spacing w:before="106" w:after="0" w:line="240" w:lineRule="auto"/>
        <w:contextualSpacing w:val="0"/>
        <w:jc w:val="both"/>
        <w:rPr>
          <w:sz w:val="24"/>
        </w:rPr>
      </w:pPr>
      <w:r>
        <w:rPr>
          <w:sz w:val="24"/>
        </w:rPr>
        <w:t>ampla gama de usuários como é a “estrutura de relatórios financeiros para fins gerais”;ou</w:t>
      </w:r>
    </w:p>
    <w:p w14:paraId="360DB539" w14:textId="77777777" w:rsidR="008003AA" w:rsidRDefault="008003AA">
      <w:pPr>
        <w:pStyle w:val="PargrafodaLista"/>
        <w:widowControl w:val="0"/>
        <w:numPr>
          <w:ilvl w:val="0"/>
          <w:numId w:val="387"/>
        </w:numPr>
        <w:tabs>
          <w:tab w:val="left" w:pos="962"/>
        </w:tabs>
        <w:autoSpaceDE w:val="0"/>
        <w:autoSpaceDN w:val="0"/>
        <w:spacing w:before="118" w:after="0" w:line="240" w:lineRule="auto"/>
        <w:contextualSpacing w:val="0"/>
        <w:jc w:val="both"/>
        <w:rPr>
          <w:sz w:val="24"/>
        </w:rPr>
      </w:pPr>
      <w:r>
        <w:rPr>
          <w:sz w:val="24"/>
        </w:rPr>
        <w:t>usuários específicos, como são as “estruturas de relatórios financeiros para finsespeciais”.</w:t>
      </w:r>
    </w:p>
    <w:p w14:paraId="46EE2C24" w14:textId="77777777" w:rsidR="008003AA" w:rsidRDefault="008003AA" w:rsidP="008003AA">
      <w:pPr>
        <w:pStyle w:val="Corpodetexto"/>
        <w:spacing w:before="117"/>
        <w:ind w:left="677" w:right="115"/>
      </w:pPr>
      <w:r>
        <w:t>Os requisitos da estrutura aplicável de relatórios financeiros determinam a forma e o conteúdo das informações financeiras. A estrutura de relatórios financeiros pode, em alguns casos, ser mencionada como “base contábil”.</w:t>
      </w:r>
    </w:p>
    <w:p w14:paraId="3A203227" w14:textId="77777777" w:rsidR="008003AA" w:rsidRDefault="008003AA" w:rsidP="008003AA">
      <w:pPr>
        <w:pStyle w:val="Corpodetexto"/>
        <w:spacing w:before="5"/>
      </w:pPr>
    </w:p>
    <w:p w14:paraId="0030CA2E" w14:textId="77777777" w:rsidR="008003AA" w:rsidRDefault="008003AA" w:rsidP="008003AA">
      <w:pPr>
        <w:pStyle w:val="Corpodetexto"/>
        <w:ind w:left="110"/>
      </w:pPr>
      <w:r>
        <w:t>A17. Exemplos de estruturas de relatórios financeiros para fins gerais são:</w:t>
      </w:r>
    </w:p>
    <w:p w14:paraId="6AC8E92D" w14:textId="77777777" w:rsidR="008003AA" w:rsidRDefault="008003AA">
      <w:pPr>
        <w:pStyle w:val="PargrafodaLista"/>
        <w:widowControl w:val="0"/>
        <w:numPr>
          <w:ilvl w:val="0"/>
          <w:numId w:val="387"/>
        </w:numPr>
        <w:tabs>
          <w:tab w:val="left" w:pos="962"/>
        </w:tabs>
        <w:autoSpaceDE w:val="0"/>
        <w:autoSpaceDN w:val="0"/>
        <w:spacing w:before="120" w:after="0" w:line="240" w:lineRule="auto"/>
        <w:ind w:right="115"/>
        <w:contextualSpacing w:val="0"/>
        <w:rPr>
          <w:sz w:val="24"/>
        </w:rPr>
      </w:pPr>
      <w:r>
        <w:rPr>
          <w:sz w:val="24"/>
        </w:rPr>
        <w:t>Normas Internacionais de Relatórios Financeiros (IFRS) e Práticas Contábeis Adotadas no Brasil, aplicáveis, por exemplo, a entidades de capitalaberto;</w:t>
      </w:r>
    </w:p>
    <w:p w14:paraId="38A65278" w14:textId="77777777" w:rsidR="008003AA" w:rsidRDefault="008003AA">
      <w:pPr>
        <w:pStyle w:val="PargrafodaLista"/>
        <w:widowControl w:val="0"/>
        <w:numPr>
          <w:ilvl w:val="0"/>
          <w:numId w:val="387"/>
        </w:numPr>
        <w:tabs>
          <w:tab w:val="left" w:pos="962"/>
        </w:tabs>
        <w:autoSpaceDE w:val="0"/>
        <w:autoSpaceDN w:val="0"/>
        <w:spacing w:before="119" w:after="0" w:line="237" w:lineRule="auto"/>
        <w:ind w:right="115"/>
        <w:contextualSpacing w:val="0"/>
        <w:rPr>
          <w:sz w:val="24"/>
        </w:rPr>
      </w:pPr>
      <w:r>
        <w:rPr>
          <w:sz w:val="24"/>
        </w:rPr>
        <w:t>Normas Internacionais de Relatórios Financeiros para Pequenas e Médias Empresas (NBC TG 1000) e Modelo Contábil para Microempresa e Empresa de Pequeno Porte (ITG1000).</w:t>
      </w:r>
    </w:p>
    <w:p w14:paraId="5FB695D7" w14:textId="77777777" w:rsidR="008003AA" w:rsidRDefault="008003AA" w:rsidP="008003AA">
      <w:pPr>
        <w:pStyle w:val="Corpodetexto"/>
        <w:spacing w:before="11"/>
        <w:rPr>
          <w:sz w:val="23"/>
        </w:rPr>
      </w:pPr>
    </w:p>
    <w:p w14:paraId="7A9F478C" w14:textId="77777777" w:rsidR="008003AA" w:rsidRDefault="008003AA" w:rsidP="008003AA">
      <w:pPr>
        <w:pStyle w:val="Corpodetexto"/>
        <w:spacing w:line="247" w:lineRule="auto"/>
        <w:ind w:left="677" w:hanging="567"/>
      </w:pPr>
      <w:r>
        <w:t>A18. Exemplos de estruturas de relatórios financeiros para fins especiais que podem ser usadas, dependendo da finalidade específica das informações financeiras, são:</w:t>
      </w:r>
    </w:p>
    <w:p w14:paraId="4B88BC05" w14:textId="77777777" w:rsidR="008003AA" w:rsidRDefault="008003AA">
      <w:pPr>
        <w:pStyle w:val="PargrafodaLista"/>
        <w:widowControl w:val="0"/>
        <w:numPr>
          <w:ilvl w:val="0"/>
          <w:numId w:val="387"/>
        </w:numPr>
        <w:tabs>
          <w:tab w:val="left" w:pos="962"/>
        </w:tabs>
        <w:autoSpaceDE w:val="0"/>
        <w:autoSpaceDN w:val="0"/>
        <w:spacing w:before="106" w:after="0" w:line="240" w:lineRule="auto"/>
        <w:ind w:right="114"/>
        <w:contextualSpacing w:val="0"/>
        <w:rPr>
          <w:sz w:val="24"/>
        </w:rPr>
      </w:pPr>
      <w:r>
        <w:rPr>
          <w:sz w:val="24"/>
        </w:rPr>
        <w:t>base tributária contábil usada em determinada situação para elaborar informações financeiras para atender a obrigaçõestributárias;</w:t>
      </w:r>
    </w:p>
    <w:p w14:paraId="57A1F6E3" w14:textId="77777777" w:rsidR="008003AA" w:rsidRDefault="008003AA">
      <w:pPr>
        <w:pStyle w:val="PargrafodaLista"/>
        <w:widowControl w:val="0"/>
        <w:numPr>
          <w:ilvl w:val="0"/>
          <w:numId w:val="387"/>
        </w:numPr>
        <w:tabs>
          <w:tab w:val="left" w:pos="962"/>
        </w:tabs>
        <w:autoSpaceDE w:val="0"/>
        <w:autoSpaceDN w:val="0"/>
        <w:spacing w:before="121" w:after="0" w:line="240" w:lineRule="auto"/>
        <w:ind w:right="115"/>
        <w:contextualSpacing w:val="0"/>
        <w:rPr>
          <w:sz w:val="24"/>
        </w:rPr>
      </w:pPr>
      <w:r>
        <w:rPr>
          <w:sz w:val="24"/>
        </w:rPr>
        <w:t>para entidades que não são obrigadas a usar uma estrutura estabelecida de relatórios financeiros:</w:t>
      </w:r>
    </w:p>
    <w:p w14:paraId="7B8951F4" w14:textId="77777777" w:rsidR="008003AA" w:rsidRDefault="008003AA" w:rsidP="008003AA">
      <w:pPr>
        <w:rPr>
          <w:sz w:val="24"/>
        </w:rPr>
        <w:sectPr w:rsidR="008003AA">
          <w:pgSz w:w="11910" w:h="16840"/>
          <w:pgMar w:top="1040" w:right="1020" w:bottom="280" w:left="1020" w:header="720" w:footer="720" w:gutter="0"/>
          <w:cols w:space="720"/>
        </w:sectPr>
      </w:pPr>
    </w:p>
    <w:p w14:paraId="5E1A08A2" w14:textId="77777777" w:rsidR="008003AA" w:rsidRDefault="008003AA">
      <w:pPr>
        <w:pStyle w:val="PargrafodaLista"/>
        <w:widowControl w:val="0"/>
        <w:numPr>
          <w:ilvl w:val="1"/>
          <w:numId w:val="387"/>
        </w:numPr>
        <w:tabs>
          <w:tab w:val="left" w:pos="1245"/>
        </w:tabs>
        <w:autoSpaceDE w:val="0"/>
        <w:autoSpaceDN w:val="0"/>
        <w:spacing w:before="78" w:after="0" w:line="237" w:lineRule="auto"/>
        <w:ind w:right="115"/>
        <w:contextualSpacing w:val="0"/>
        <w:jc w:val="both"/>
        <w:rPr>
          <w:sz w:val="24"/>
        </w:rPr>
      </w:pPr>
      <w:r>
        <w:rPr>
          <w:sz w:val="24"/>
        </w:rPr>
        <w:t>base contábil utilizada nas informações financeiras de determinada entidade que sejam apropriadas para o uso previsto das informações financeiras e as circunstâncias da entidade (por exemplo, uso da base contábil de caixa com apropriações selecionadas, como contas a receber e contas a pagar, levando ao balanço patrimonial e à demonstração do resultado; ou uso de estrutura estabelecida de relatórios financeiros que seja modificada para se adequar à determinada finalidade para a qual as informações financeiras sejamelaboradas);</w:t>
      </w:r>
    </w:p>
    <w:p w14:paraId="27CA0698" w14:textId="77777777" w:rsidR="008003AA" w:rsidRDefault="008003AA">
      <w:pPr>
        <w:pStyle w:val="PargrafodaLista"/>
        <w:widowControl w:val="0"/>
        <w:numPr>
          <w:ilvl w:val="1"/>
          <w:numId w:val="387"/>
        </w:numPr>
        <w:tabs>
          <w:tab w:val="left" w:pos="1246"/>
        </w:tabs>
        <w:autoSpaceDE w:val="0"/>
        <w:autoSpaceDN w:val="0"/>
        <w:spacing w:before="126" w:after="0" w:line="232" w:lineRule="auto"/>
        <w:ind w:left="1245" w:right="114" w:hanging="284"/>
        <w:contextualSpacing w:val="0"/>
        <w:jc w:val="both"/>
        <w:rPr>
          <w:sz w:val="24"/>
        </w:rPr>
      </w:pPr>
      <w:r>
        <w:rPr>
          <w:sz w:val="24"/>
        </w:rPr>
        <w:t>base contábil de caixa levando ao demonstrativo de recebimentos e pagamentos (por exemplo, para fins de alocação do excesso de recebimentos de caixa sobre pagamentos aos proprietários de propriedade arrendada; ou para registrar movimentações no fundo fixo de caixa para pequenas despesas declube).</w:t>
      </w:r>
    </w:p>
    <w:p w14:paraId="0C6BC399" w14:textId="77777777" w:rsidR="008003AA" w:rsidRDefault="008003AA" w:rsidP="008003AA">
      <w:pPr>
        <w:pStyle w:val="Corpodetexto"/>
        <w:spacing w:before="4"/>
      </w:pPr>
    </w:p>
    <w:p w14:paraId="1D3B77E9" w14:textId="77777777" w:rsidR="008003AA" w:rsidRDefault="008003AA" w:rsidP="008003AA">
      <w:pPr>
        <w:ind w:left="110"/>
        <w:rPr>
          <w:sz w:val="24"/>
        </w:rPr>
      </w:pPr>
      <w:r>
        <w:rPr>
          <w:b/>
          <w:sz w:val="24"/>
        </w:rPr>
        <w:t xml:space="preserve">Requisitos éticos </w:t>
      </w:r>
      <w:r>
        <w:rPr>
          <w:sz w:val="24"/>
        </w:rPr>
        <w:t>(ver item 21)</w:t>
      </w:r>
    </w:p>
    <w:p w14:paraId="0D73E962" w14:textId="77777777" w:rsidR="008003AA" w:rsidRDefault="008003AA" w:rsidP="008003AA">
      <w:pPr>
        <w:pStyle w:val="Corpodetexto"/>
      </w:pPr>
    </w:p>
    <w:p w14:paraId="32CD0FDF" w14:textId="77777777" w:rsidR="008003AA" w:rsidRDefault="008003AA" w:rsidP="008003AA">
      <w:pPr>
        <w:pStyle w:val="Corpodetexto"/>
        <w:spacing w:line="242" w:lineRule="auto"/>
        <w:ind w:left="677" w:right="114" w:hanging="567"/>
      </w:pPr>
      <w:r>
        <w:t>A19. As Normas Brasileiras de Contabilidade Profissionais estabelecem os princípios de Ética Profissional que devem ser cumpridos pelos profissionais, fornecendo uma estrutura conceitual para aplicação desses princípios. Os princípiossão:</w:t>
      </w:r>
    </w:p>
    <w:p w14:paraId="7FE6AB7C" w14:textId="77777777" w:rsidR="008003AA" w:rsidRDefault="008003AA">
      <w:pPr>
        <w:pStyle w:val="PargrafodaLista"/>
        <w:widowControl w:val="0"/>
        <w:numPr>
          <w:ilvl w:val="0"/>
          <w:numId w:val="386"/>
        </w:numPr>
        <w:tabs>
          <w:tab w:val="left" w:pos="1104"/>
        </w:tabs>
        <w:autoSpaceDE w:val="0"/>
        <w:autoSpaceDN w:val="0"/>
        <w:spacing w:before="119" w:after="0" w:line="240" w:lineRule="auto"/>
        <w:ind w:hanging="427"/>
        <w:contextualSpacing w:val="0"/>
        <w:jc w:val="both"/>
        <w:rPr>
          <w:sz w:val="24"/>
        </w:rPr>
      </w:pPr>
      <w:r>
        <w:rPr>
          <w:sz w:val="24"/>
        </w:rPr>
        <w:t>Integridade;</w:t>
      </w:r>
    </w:p>
    <w:p w14:paraId="4F4DAD35" w14:textId="77777777" w:rsidR="008003AA" w:rsidRDefault="008003AA">
      <w:pPr>
        <w:pStyle w:val="PargrafodaLista"/>
        <w:widowControl w:val="0"/>
        <w:numPr>
          <w:ilvl w:val="0"/>
          <w:numId w:val="386"/>
        </w:numPr>
        <w:tabs>
          <w:tab w:val="left" w:pos="1104"/>
        </w:tabs>
        <w:autoSpaceDE w:val="0"/>
        <w:autoSpaceDN w:val="0"/>
        <w:spacing w:before="118" w:after="0" w:line="240" w:lineRule="auto"/>
        <w:ind w:hanging="427"/>
        <w:contextualSpacing w:val="0"/>
        <w:jc w:val="both"/>
        <w:rPr>
          <w:sz w:val="24"/>
        </w:rPr>
      </w:pPr>
      <w:r>
        <w:rPr>
          <w:sz w:val="24"/>
        </w:rPr>
        <w:t>Objetividade;</w:t>
      </w:r>
    </w:p>
    <w:p w14:paraId="71FA9927" w14:textId="77777777" w:rsidR="008003AA" w:rsidRDefault="008003AA">
      <w:pPr>
        <w:pStyle w:val="PargrafodaLista"/>
        <w:widowControl w:val="0"/>
        <w:numPr>
          <w:ilvl w:val="0"/>
          <w:numId w:val="386"/>
        </w:numPr>
        <w:tabs>
          <w:tab w:val="left" w:pos="1104"/>
        </w:tabs>
        <w:autoSpaceDE w:val="0"/>
        <w:autoSpaceDN w:val="0"/>
        <w:spacing w:before="123" w:after="0" w:line="240" w:lineRule="auto"/>
        <w:ind w:hanging="427"/>
        <w:contextualSpacing w:val="0"/>
        <w:jc w:val="both"/>
        <w:rPr>
          <w:sz w:val="24"/>
        </w:rPr>
      </w:pPr>
      <w:r>
        <w:rPr>
          <w:sz w:val="24"/>
        </w:rPr>
        <w:t>Competência e zeloprofissional;</w:t>
      </w:r>
    </w:p>
    <w:p w14:paraId="35D25146" w14:textId="77777777" w:rsidR="008003AA" w:rsidRDefault="008003AA">
      <w:pPr>
        <w:pStyle w:val="PargrafodaLista"/>
        <w:widowControl w:val="0"/>
        <w:numPr>
          <w:ilvl w:val="0"/>
          <w:numId w:val="386"/>
        </w:numPr>
        <w:tabs>
          <w:tab w:val="left" w:pos="1104"/>
        </w:tabs>
        <w:autoSpaceDE w:val="0"/>
        <w:autoSpaceDN w:val="0"/>
        <w:spacing w:before="117" w:after="0" w:line="240" w:lineRule="auto"/>
        <w:ind w:hanging="427"/>
        <w:contextualSpacing w:val="0"/>
        <w:jc w:val="both"/>
        <w:rPr>
          <w:sz w:val="24"/>
        </w:rPr>
      </w:pPr>
      <w:r>
        <w:rPr>
          <w:sz w:val="24"/>
        </w:rPr>
        <w:t>Sigilo;e</w:t>
      </w:r>
    </w:p>
    <w:p w14:paraId="6084B7AE" w14:textId="77777777" w:rsidR="008003AA" w:rsidRDefault="008003AA">
      <w:pPr>
        <w:pStyle w:val="PargrafodaLista"/>
        <w:widowControl w:val="0"/>
        <w:numPr>
          <w:ilvl w:val="0"/>
          <w:numId w:val="386"/>
        </w:numPr>
        <w:tabs>
          <w:tab w:val="left" w:pos="1104"/>
        </w:tabs>
        <w:autoSpaceDE w:val="0"/>
        <w:autoSpaceDN w:val="0"/>
        <w:spacing w:before="118" w:after="0" w:line="240" w:lineRule="auto"/>
        <w:ind w:hanging="427"/>
        <w:contextualSpacing w:val="0"/>
        <w:jc w:val="both"/>
        <w:rPr>
          <w:sz w:val="24"/>
        </w:rPr>
      </w:pPr>
      <w:r>
        <w:rPr>
          <w:sz w:val="24"/>
        </w:rPr>
        <w:t>Comportamentoprofissional.</w:t>
      </w:r>
    </w:p>
    <w:p w14:paraId="5E877277" w14:textId="77777777" w:rsidR="008003AA" w:rsidRDefault="008003AA" w:rsidP="008003AA">
      <w:pPr>
        <w:pStyle w:val="Corpodetexto"/>
      </w:pPr>
    </w:p>
    <w:p w14:paraId="0D3F1A6C" w14:textId="77777777" w:rsidR="008003AA" w:rsidRDefault="008003AA" w:rsidP="008003AA">
      <w:pPr>
        <w:pStyle w:val="Corpodetexto"/>
        <w:ind w:left="677" w:right="114"/>
      </w:pPr>
      <w:r>
        <w:t>Ao cumprir com as Normas Brasileiras de Contabilidade Profissionais, as ameaças de não cumprimento do profissional com os requisitos éticos necessitam ser identificados e tratados apropriadamente.</w:t>
      </w:r>
    </w:p>
    <w:p w14:paraId="48E556E2" w14:textId="77777777" w:rsidR="008003AA" w:rsidRDefault="008003AA" w:rsidP="008003AA">
      <w:pPr>
        <w:pStyle w:val="Corpodetexto"/>
        <w:spacing w:before="2"/>
      </w:pPr>
    </w:p>
    <w:p w14:paraId="2142F80A" w14:textId="77777777" w:rsidR="008003AA" w:rsidRDefault="008003AA" w:rsidP="008003AA">
      <w:pPr>
        <w:spacing w:line="237" w:lineRule="auto"/>
        <w:ind w:left="110" w:right="115"/>
        <w:rPr>
          <w:sz w:val="24"/>
        </w:rPr>
      </w:pPr>
      <w:r>
        <w:rPr>
          <w:i/>
          <w:sz w:val="24"/>
        </w:rPr>
        <w:t xml:space="preserve">Considerações éticas referentes à associação do profissional com informações </w:t>
      </w:r>
      <w:r>
        <w:rPr>
          <w:sz w:val="24"/>
        </w:rPr>
        <w:t>(ver itens 21 e 24(a) a (d))</w:t>
      </w:r>
    </w:p>
    <w:p w14:paraId="21326C9B" w14:textId="77777777" w:rsidR="008003AA" w:rsidRDefault="008003AA" w:rsidP="008003AA">
      <w:pPr>
        <w:pStyle w:val="Corpodetexto"/>
        <w:spacing w:before="1"/>
      </w:pPr>
    </w:p>
    <w:p w14:paraId="267D2909" w14:textId="77777777" w:rsidR="008003AA" w:rsidRDefault="008003AA" w:rsidP="008003AA">
      <w:pPr>
        <w:pStyle w:val="Corpodetexto"/>
        <w:spacing w:line="242" w:lineRule="auto"/>
        <w:ind w:left="677" w:right="115" w:hanging="567"/>
      </w:pPr>
      <w:r>
        <w:t>A20. Pelas Normas Brasileiras de Contabilidade Profissionais, na aplicação do princípio de integridade, o profissional deve, de forma implícita, não estar associado a relatórios, declarações, comunicações ou outras informações quando ele acreditar que as informações:</w:t>
      </w:r>
    </w:p>
    <w:p w14:paraId="2A9C16FC" w14:textId="77777777" w:rsidR="008003AA" w:rsidRDefault="008003AA">
      <w:pPr>
        <w:pStyle w:val="PargrafodaLista"/>
        <w:widowControl w:val="0"/>
        <w:numPr>
          <w:ilvl w:val="0"/>
          <w:numId w:val="385"/>
        </w:numPr>
        <w:tabs>
          <w:tab w:val="left" w:pos="1104"/>
        </w:tabs>
        <w:autoSpaceDE w:val="0"/>
        <w:autoSpaceDN w:val="0"/>
        <w:spacing w:before="119" w:after="0" w:line="240" w:lineRule="auto"/>
        <w:ind w:hanging="427"/>
        <w:contextualSpacing w:val="0"/>
        <w:jc w:val="both"/>
        <w:rPr>
          <w:sz w:val="24"/>
        </w:rPr>
      </w:pPr>
      <w:r>
        <w:rPr>
          <w:sz w:val="24"/>
        </w:rPr>
        <w:t>contém declaração materialmente falsa ouenganosa;</w:t>
      </w:r>
    </w:p>
    <w:p w14:paraId="412A9DC9" w14:textId="77777777" w:rsidR="008003AA" w:rsidRDefault="008003AA">
      <w:pPr>
        <w:pStyle w:val="PargrafodaLista"/>
        <w:widowControl w:val="0"/>
        <w:numPr>
          <w:ilvl w:val="0"/>
          <w:numId w:val="385"/>
        </w:numPr>
        <w:tabs>
          <w:tab w:val="left" w:pos="1104"/>
        </w:tabs>
        <w:autoSpaceDE w:val="0"/>
        <w:autoSpaceDN w:val="0"/>
        <w:spacing w:before="118" w:after="0" w:line="240" w:lineRule="auto"/>
        <w:ind w:hanging="427"/>
        <w:contextualSpacing w:val="0"/>
        <w:jc w:val="both"/>
        <w:rPr>
          <w:sz w:val="24"/>
        </w:rPr>
      </w:pPr>
      <w:r>
        <w:rPr>
          <w:sz w:val="24"/>
        </w:rPr>
        <w:t>contém declarações ou informações fornecidas de forma negligente;ou</w:t>
      </w:r>
    </w:p>
    <w:p w14:paraId="1AF3F280" w14:textId="77777777" w:rsidR="008003AA" w:rsidRDefault="008003AA">
      <w:pPr>
        <w:pStyle w:val="PargrafodaLista"/>
        <w:widowControl w:val="0"/>
        <w:numPr>
          <w:ilvl w:val="0"/>
          <w:numId w:val="385"/>
        </w:numPr>
        <w:tabs>
          <w:tab w:val="left" w:pos="1104"/>
        </w:tabs>
        <w:autoSpaceDE w:val="0"/>
        <w:autoSpaceDN w:val="0"/>
        <w:spacing w:before="117" w:after="0" w:line="242" w:lineRule="auto"/>
        <w:ind w:right="115"/>
        <w:contextualSpacing w:val="0"/>
        <w:jc w:val="both"/>
        <w:rPr>
          <w:sz w:val="24"/>
        </w:rPr>
      </w:pPr>
      <w:r>
        <w:rPr>
          <w:sz w:val="24"/>
        </w:rPr>
        <w:t>omitem ou ocultam informações que deveriam ser incluídas quando essa omissão ou ocultação forenganosa.</w:t>
      </w:r>
    </w:p>
    <w:p w14:paraId="1BAAE11C" w14:textId="77777777" w:rsidR="008003AA" w:rsidRDefault="008003AA" w:rsidP="008003AA">
      <w:pPr>
        <w:pStyle w:val="Corpodetexto"/>
        <w:spacing w:before="117" w:line="237" w:lineRule="auto"/>
        <w:ind w:left="677" w:right="115"/>
      </w:pPr>
      <w:r>
        <w:t>Quando o profissional tomar conhecimento de que ele esteve associado a essas informações, ele tem que tomar medidas para se desassociar dessas informações.</w:t>
      </w:r>
    </w:p>
    <w:p w14:paraId="058AA307" w14:textId="77777777" w:rsidR="008003AA" w:rsidRDefault="008003AA" w:rsidP="008003AA">
      <w:pPr>
        <w:pStyle w:val="Corpodetexto"/>
        <w:spacing w:before="1"/>
      </w:pPr>
    </w:p>
    <w:p w14:paraId="329CEB55" w14:textId="77777777" w:rsidR="008003AA" w:rsidRDefault="008003AA" w:rsidP="008003AA">
      <w:pPr>
        <w:ind w:left="110"/>
        <w:rPr>
          <w:sz w:val="24"/>
        </w:rPr>
      </w:pPr>
      <w:r>
        <w:rPr>
          <w:i/>
          <w:sz w:val="24"/>
        </w:rPr>
        <w:t xml:space="preserve">Independência </w:t>
      </w:r>
      <w:r>
        <w:rPr>
          <w:sz w:val="24"/>
        </w:rPr>
        <w:t>(ver itens 17(g) e 21)</w:t>
      </w:r>
    </w:p>
    <w:p w14:paraId="48FCE0AA" w14:textId="77777777" w:rsidR="008003AA" w:rsidRDefault="008003AA" w:rsidP="008003AA">
      <w:pPr>
        <w:pStyle w:val="Corpodetexto"/>
      </w:pPr>
    </w:p>
    <w:p w14:paraId="2843A9DC" w14:textId="77777777" w:rsidR="008003AA" w:rsidRDefault="008003AA" w:rsidP="008003AA">
      <w:pPr>
        <w:pStyle w:val="Corpodetexto"/>
        <w:ind w:left="677" w:right="115" w:hanging="567"/>
      </w:pPr>
      <w:r>
        <w:t>A21. Não obstante as NBCs PA 290 e 291 que tratam da independência, respectivamente, em trabalhos de auditoria e revisão e em outros trabalhos de asseguração não se aplicarem a trabalhos de compilação, os códigos nacionais de ética, leis ou regulamentos podem especificar requisitos ou regras de divulgação pertinentes à independência.</w:t>
      </w:r>
    </w:p>
    <w:p w14:paraId="46D81711" w14:textId="77777777" w:rsidR="008003AA" w:rsidRDefault="008003AA" w:rsidP="008003AA">
      <w:pPr>
        <w:pStyle w:val="Corpodetexto"/>
        <w:spacing w:before="2"/>
      </w:pPr>
    </w:p>
    <w:p w14:paraId="6AF9BF37" w14:textId="77777777" w:rsidR="008003AA" w:rsidRDefault="008003AA" w:rsidP="008003AA">
      <w:pPr>
        <w:spacing w:before="1"/>
        <w:ind w:left="110"/>
        <w:rPr>
          <w:sz w:val="24"/>
        </w:rPr>
      </w:pPr>
      <w:r>
        <w:rPr>
          <w:b/>
          <w:sz w:val="24"/>
        </w:rPr>
        <w:t>Julgamento profissional (</w:t>
      </w:r>
      <w:r>
        <w:rPr>
          <w:sz w:val="24"/>
        </w:rPr>
        <w:t>ver itens 22 e 24(e)(iii))</w:t>
      </w:r>
    </w:p>
    <w:p w14:paraId="0A298B3B" w14:textId="77777777" w:rsidR="008003AA" w:rsidRDefault="008003AA" w:rsidP="008003AA">
      <w:pPr>
        <w:rPr>
          <w:sz w:val="24"/>
        </w:rPr>
        <w:sectPr w:rsidR="008003AA">
          <w:pgSz w:w="11910" w:h="16840"/>
          <w:pgMar w:top="1040" w:right="1020" w:bottom="280" w:left="1020" w:header="720" w:footer="720" w:gutter="0"/>
          <w:cols w:space="720"/>
        </w:sectPr>
      </w:pPr>
    </w:p>
    <w:p w14:paraId="76CF1FC9" w14:textId="77777777" w:rsidR="008003AA" w:rsidRDefault="008003AA" w:rsidP="008003AA">
      <w:pPr>
        <w:pStyle w:val="Corpodetexto"/>
        <w:spacing w:before="77" w:line="237" w:lineRule="auto"/>
        <w:ind w:left="677"/>
      </w:pPr>
      <w:r>
        <w:t>Comunicação de não conformidade identificada ou suspeita de não conformidade com leis e regulamentos à autoridade competente externa àentidade</w:t>
      </w:r>
    </w:p>
    <w:p w14:paraId="03035B8F" w14:textId="77777777" w:rsidR="008003AA" w:rsidRDefault="008003AA" w:rsidP="008003AA">
      <w:pPr>
        <w:pStyle w:val="Corpodetexto"/>
      </w:pPr>
    </w:p>
    <w:p w14:paraId="32DC220A" w14:textId="77777777" w:rsidR="008003AA" w:rsidRDefault="008003AA" w:rsidP="008003AA">
      <w:pPr>
        <w:pStyle w:val="Corpodetexto"/>
        <w:spacing w:before="1"/>
        <w:ind w:left="110"/>
      </w:pPr>
      <w:r>
        <w:t>A22. Leis, regulamentos ou requisitos éticos relevantespodem:</w:t>
      </w:r>
    </w:p>
    <w:p w14:paraId="4212B01A" w14:textId="77777777" w:rsidR="008003AA" w:rsidRDefault="008003AA">
      <w:pPr>
        <w:pStyle w:val="PargrafodaLista"/>
        <w:widowControl w:val="0"/>
        <w:numPr>
          <w:ilvl w:val="0"/>
          <w:numId w:val="384"/>
        </w:numPr>
        <w:tabs>
          <w:tab w:val="left" w:pos="1245"/>
        </w:tabs>
        <w:autoSpaceDE w:val="0"/>
        <w:autoSpaceDN w:val="0"/>
        <w:spacing w:before="4" w:after="0" w:line="237" w:lineRule="auto"/>
        <w:ind w:right="115"/>
        <w:contextualSpacing w:val="0"/>
        <w:jc w:val="both"/>
        <w:rPr>
          <w:sz w:val="24"/>
        </w:rPr>
      </w:pPr>
      <w:r>
        <w:rPr>
          <w:sz w:val="24"/>
        </w:rPr>
        <w:t>exigir que o profissional comunique a não conformidade identificada ou suspeita de não conformidade com leis e regulamentos à autoridade competente externa àentidade;</w:t>
      </w:r>
    </w:p>
    <w:p w14:paraId="61FAB773" w14:textId="77777777" w:rsidR="008003AA" w:rsidRDefault="008003AA">
      <w:pPr>
        <w:pStyle w:val="PargrafodaLista"/>
        <w:widowControl w:val="0"/>
        <w:numPr>
          <w:ilvl w:val="0"/>
          <w:numId w:val="384"/>
        </w:numPr>
        <w:tabs>
          <w:tab w:val="left" w:pos="1245"/>
        </w:tabs>
        <w:autoSpaceDE w:val="0"/>
        <w:autoSpaceDN w:val="0"/>
        <w:spacing w:before="4" w:after="0" w:line="240" w:lineRule="auto"/>
        <w:ind w:right="115"/>
        <w:contextualSpacing w:val="0"/>
        <w:jc w:val="both"/>
        <w:rPr>
          <w:sz w:val="24"/>
        </w:rPr>
      </w:pPr>
      <w:r>
        <w:rPr>
          <w:sz w:val="24"/>
        </w:rPr>
        <w:t xml:space="preserve">estabelecer responsabilidades, segundo as quais a comunicação à autoridade competente externa à entidade pode ser apropriada nas circunstâncias (ver, por exemplo, os itens 360.36A2 e 360.36A3 da NBC PG 300). </w:t>
      </w:r>
      <w:r>
        <w:rPr>
          <w:color w:val="00B0F0"/>
          <w:sz w:val="24"/>
        </w:rPr>
        <w:t>(incluído pela Revisão NBC3)</w:t>
      </w:r>
    </w:p>
    <w:p w14:paraId="6A5CA718" w14:textId="77777777" w:rsidR="008003AA" w:rsidRDefault="008003AA" w:rsidP="008003AA">
      <w:pPr>
        <w:pStyle w:val="Corpodetexto"/>
        <w:spacing w:before="11"/>
        <w:rPr>
          <w:sz w:val="23"/>
        </w:rPr>
      </w:pPr>
    </w:p>
    <w:p w14:paraId="7F832845" w14:textId="77777777" w:rsidR="008003AA" w:rsidRDefault="008003AA" w:rsidP="008003AA">
      <w:pPr>
        <w:pStyle w:val="Corpodetexto"/>
        <w:ind w:left="677" w:right="115" w:hanging="567"/>
      </w:pPr>
      <w:r>
        <w:t>A23. A comunicação de não conformidade identificada ou suspeita de não conformidade com leis e regulamentos à autoridade competente externa à entidade pode ser necessária ou apropriada nas circunstâncias porque:</w:t>
      </w:r>
    </w:p>
    <w:p w14:paraId="65ACD620" w14:textId="77777777" w:rsidR="008003AA" w:rsidRDefault="008003AA">
      <w:pPr>
        <w:pStyle w:val="PargrafodaLista"/>
        <w:widowControl w:val="0"/>
        <w:numPr>
          <w:ilvl w:val="0"/>
          <w:numId w:val="383"/>
        </w:numPr>
        <w:tabs>
          <w:tab w:val="left" w:pos="1245"/>
        </w:tabs>
        <w:autoSpaceDE w:val="0"/>
        <w:autoSpaceDN w:val="0"/>
        <w:spacing w:after="0" w:line="242" w:lineRule="auto"/>
        <w:ind w:right="115"/>
        <w:contextualSpacing w:val="0"/>
        <w:jc w:val="both"/>
        <w:rPr>
          <w:sz w:val="24"/>
        </w:rPr>
      </w:pPr>
      <w:r>
        <w:rPr>
          <w:sz w:val="24"/>
        </w:rPr>
        <w:t>leis, regulamentos ou requisitos éticos relevantes requerem que o profissional a comunique;</w:t>
      </w:r>
    </w:p>
    <w:p w14:paraId="329F7B98" w14:textId="77777777" w:rsidR="008003AA" w:rsidRDefault="008003AA">
      <w:pPr>
        <w:pStyle w:val="PargrafodaLista"/>
        <w:widowControl w:val="0"/>
        <w:numPr>
          <w:ilvl w:val="0"/>
          <w:numId w:val="383"/>
        </w:numPr>
        <w:tabs>
          <w:tab w:val="left" w:pos="1245"/>
        </w:tabs>
        <w:autoSpaceDE w:val="0"/>
        <w:autoSpaceDN w:val="0"/>
        <w:spacing w:after="0" w:line="240" w:lineRule="auto"/>
        <w:ind w:right="115"/>
        <w:contextualSpacing w:val="0"/>
        <w:jc w:val="both"/>
        <w:rPr>
          <w:sz w:val="24"/>
        </w:rPr>
      </w:pPr>
      <w:r>
        <w:rPr>
          <w:sz w:val="24"/>
        </w:rPr>
        <w:t>o profissional determinou que a comunicação é uma ação apropriada de resposta à não conformidade identificada ou suspeita de não conformidade de acordo com os requisitos éticos relevantes;ou</w:t>
      </w:r>
    </w:p>
    <w:p w14:paraId="2B553443" w14:textId="77777777" w:rsidR="008003AA" w:rsidRDefault="008003AA">
      <w:pPr>
        <w:pStyle w:val="PargrafodaLista"/>
        <w:widowControl w:val="0"/>
        <w:numPr>
          <w:ilvl w:val="0"/>
          <w:numId w:val="383"/>
        </w:numPr>
        <w:tabs>
          <w:tab w:val="left" w:pos="1245"/>
        </w:tabs>
        <w:autoSpaceDE w:val="0"/>
        <w:autoSpaceDN w:val="0"/>
        <w:spacing w:after="0" w:line="237" w:lineRule="auto"/>
        <w:ind w:right="115"/>
        <w:contextualSpacing w:val="0"/>
        <w:jc w:val="both"/>
        <w:rPr>
          <w:sz w:val="24"/>
        </w:rPr>
      </w:pPr>
      <w:r>
        <w:rPr>
          <w:sz w:val="24"/>
        </w:rPr>
        <w:t xml:space="preserve">leis, regulamentos ou requisitos éticos relevantes dão ao profissional o direito de assim fazê-lo. </w:t>
      </w:r>
      <w:r>
        <w:rPr>
          <w:color w:val="00B0F0"/>
          <w:sz w:val="24"/>
        </w:rPr>
        <w:t>(incluído pela Revisão NBC3)</w:t>
      </w:r>
    </w:p>
    <w:p w14:paraId="7EC2B119" w14:textId="77777777" w:rsidR="008003AA" w:rsidRDefault="008003AA" w:rsidP="008003AA">
      <w:pPr>
        <w:pStyle w:val="Corpodetexto"/>
        <w:spacing w:before="9"/>
        <w:rPr>
          <w:sz w:val="23"/>
        </w:rPr>
      </w:pPr>
    </w:p>
    <w:p w14:paraId="0E110638" w14:textId="77777777" w:rsidR="008003AA" w:rsidRDefault="008003AA" w:rsidP="008003AA">
      <w:pPr>
        <w:pStyle w:val="Corpodetexto"/>
        <w:spacing w:before="1"/>
        <w:ind w:left="677" w:right="115" w:hanging="567"/>
      </w:pPr>
      <w:r>
        <w:t xml:space="preserve">A24. Nos termos do item 28 desta Norma, não se espera que o profissional tenha nível de entendimento de leis e de regulamentos, além daquele necessário para poder conduzir o trabalho de compilação. Entretanto, leis, regulamentos ou requisitos éticos relevantes podem esperar que ele aplique o seu conhecimento, seu julgamento e sua experiência na resposta a essa não conformidade. Se um ato constitui uma não conformidade real é, em última instância, um assunto a ser determinado por tribunal ou outro órgão adjudicatório apropriado. </w:t>
      </w:r>
      <w:r>
        <w:rPr>
          <w:color w:val="00B0F0"/>
        </w:rPr>
        <w:t>(incluído pela Revisão NBC3)</w:t>
      </w:r>
    </w:p>
    <w:p w14:paraId="3E2848D1" w14:textId="77777777" w:rsidR="008003AA" w:rsidRDefault="008003AA" w:rsidP="008003AA">
      <w:pPr>
        <w:pStyle w:val="Corpodetexto"/>
      </w:pPr>
    </w:p>
    <w:p w14:paraId="2A7E55CA" w14:textId="77777777" w:rsidR="008003AA" w:rsidRDefault="008003AA" w:rsidP="008003AA">
      <w:pPr>
        <w:pStyle w:val="Corpodetexto"/>
        <w:ind w:left="677" w:right="115" w:hanging="567"/>
      </w:pPr>
      <w:r>
        <w:t xml:space="preserve">A25. Em algumas circunstâncias, a comunicação da não conformidade identificada ou suspeita de não conformidade com leis e regulamentos à autoridade competente externa à entidade pode ser impedida pelo dever do profissional de confidencialidade nos termos de leis, de regulamentos ou de requisitos éticos relevantes. Em outros casos, a comunicação de não conformidade identificada ou suspeita de não conformidade à autoridade competente externa à entidade não seria considerada uma violação do dever de confidencialidade nos termos dos requisitos éticos relevantes (ver, por exemplo, o item 114.1A1 da NBC PG 100 e o item R360.37 da NBC PG 300). </w:t>
      </w:r>
      <w:r>
        <w:rPr>
          <w:color w:val="00B0F0"/>
        </w:rPr>
        <w:t>(incluído pela Revisão NBC3)</w:t>
      </w:r>
    </w:p>
    <w:p w14:paraId="4BADF462" w14:textId="77777777" w:rsidR="008003AA" w:rsidRDefault="008003AA" w:rsidP="008003AA">
      <w:pPr>
        <w:pStyle w:val="Corpodetexto"/>
        <w:spacing w:before="2"/>
      </w:pPr>
    </w:p>
    <w:p w14:paraId="6B8530CF" w14:textId="77777777" w:rsidR="008003AA" w:rsidRDefault="008003AA" w:rsidP="008003AA">
      <w:pPr>
        <w:pStyle w:val="Corpodetexto"/>
        <w:ind w:left="677" w:right="114" w:hanging="567"/>
      </w:pPr>
      <w:r>
        <w:t xml:space="preserve">No Brasil, as regras de comunicação de não conformidade ou suspeita de não conformidade a autoridades externas à entidade se aplicam somente nos casos em que a legislação expressamente estabelece dita obrigação, como ocorre, por exemplo, quanto à obrigação do auditor de comunicar suspeita ou a ocorrência de não conformidade com leis e regulamentos, conforme determinado por órgãos reguladores para determinados segmentos regulados, tais como o Banco Central do Brasil e a Comissão de Valores Mobiliários, ou ainda em decorrência do disposto na Resolução CFC n.º 1.530/2017, que dispõe sobre os procedimentos a serem observados pelos profissionais e organizações contábeis, com relação às obrigações previstas na Lei n.º 9.613/1998 (sobre "lavagem" de dinheiro). Em todos os outros casos, o auditor continua obrigado ao dever profissional de confidencialidade das informações do cliente, nos termos da NBC PG 01 – Código de Ética Profissional do Contador e nas normas profissionais (NBCs PG 100, 200 e 300 e NBC PA 400 e NBC PO 900). </w:t>
      </w:r>
      <w:r>
        <w:rPr>
          <w:color w:val="00B0F0"/>
        </w:rPr>
        <w:t>(incluído pela Revisão NBC3)</w:t>
      </w:r>
    </w:p>
    <w:p w14:paraId="6FAE73E6" w14:textId="77777777" w:rsidR="008003AA" w:rsidRDefault="008003AA" w:rsidP="008003AA">
      <w:pPr>
        <w:jc w:val="both"/>
        <w:sectPr w:rsidR="008003AA">
          <w:pgSz w:w="11910" w:h="16840"/>
          <w:pgMar w:top="1320" w:right="1020" w:bottom="280" w:left="1020" w:header="720" w:footer="720" w:gutter="0"/>
          <w:cols w:space="720"/>
        </w:sectPr>
      </w:pPr>
    </w:p>
    <w:p w14:paraId="12A144C1" w14:textId="77777777" w:rsidR="008003AA" w:rsidRDefault="008003AA" w:rsidP="008003AA">
      <w:pPr>
        <w:pStyle w:val="Corpodetexto"/>
        <w:spacing w:before="74"/>
        <w:ind w:left="677" w:right="115" w:hanging="567"/>
      </w:pPr>
      <w:r>
        <w:t xml:space="preserve">A26. O profissional pode considerar uma consulta interna (por exemplo, dentro da firma ou de firma da rede), para obtenção de assessoria legal para entender às implicações profissionais ou legais de se tomar qualquer curso de ação em particular ou consultar, de forma confidencial, o regulador ou órgão profissional (a menos que isso seja proibido por lei ou regulamento ou que viole o dever de confidencialidade) (ver, por exemplo, o item 360.39A1 da NBC PG 300). </w:t>
      </w:r>
    </w:p>
    <w:p w14:paraId="4FD75FE0" w14:textId="77777777" w:rsidR="008003AA" w:rsidRDefault="008003AA" w:rsidP="008003AA">
      <w:pPr>
        <w:pStyle w:val="Corpodetexto"/>
        <w:spacing w:before="74"/>
        <w:ind w:left="677" w:right="115" w:hanging="567"/>
      </w:pPr>
    </w:p>
    <w:p w14:paraId="14860452" w14:textId="77777777" w:rsidR="008003AA" w:rsidRDefault="008003AA" w:rsidP="008003AA">
      <w:pPr>
        <w:pStyle w:val="Corpodetexto"/>
        <w:ind w:left="677" w:right="114" w:firstLine="32"/>
      </w:pPr>
      <w:r>
        <w:t>No Brasil, o auditor deve também atentar para os requisitos específicos contidos na NBC PG 01 – Código de Ética Profissional do Contador e nas normas profissionais (NBCs PG 100, 200 e 300 e NBC PA 400 e NBC PO 900).</w:t>
      </w:r>
      <w:r>
        <w:rPr>
          <w:color w:val="00B0F0"/>
        </w:rPr>
        <w:t>(incluído pela Revisão NBC3)</w:t>
      </w:r>
    </w:p>
    <w:p w14:paraId="74607F80" w14:textId="77777777" w:rsidR="008003AA" w:rsidRDefault="008003AA" w:rsidP="008003AA">
      <w:pPr>
        <w:pStyle w:val="Corpodetexto"/>
        <w:spacing w:before="9"/>
        <w:rPr>
          <w:sz w:val="23"/>
        </w:rPr>
      </w:pPr>
    </w:p>
    <w:p w14:paraId="350836CE" w14:textId="77777777" w:rsidR="008003AA" w:rsidRDefault="008003AA" w:rsidP="008003AA">
      <w:pPr>
        <w:pStyle w:val="Corpodetexto"/>
        <w:spacing w:before="1"/>
        <w:ind w:left="677" w:right="115" w:hanging="567"/>
      </w:pPr>
      <w:r>
        <w:rPr>
          <w:strike/>
        </w:rPr>
        <w:t xml:space="preserve">A22. </w:t>
      </w:r>
      <w:r>
        <w:t xml:space="preserve">A27 </w:t>
      </w:r>
      <w:r>
        <w:rPr>
          <w:color w:val="00B0F0"/>
        </w:rPr>
        <w:t xml:space="preserve">(Alterado pela Revisão NBC 3) </w:t>
      </w:r>
      <w:r>
        <w:t>O julgamento profissional é essencial para a condução apropriada de trabalho de compilação. Isto é importante porque a sua interpretação dos requisitos éticos pertinentes, dos requisitos desta Norma e a necessidade de receber informações sobre as decisões durante a realização do trabalho de compilação, requer a aplicação de conhecimento especializado e experiência em relação aos fatos e circunstâncias do trabalho. O julgamento profissional é necessário, em particular, quando o trabalho envolver auxiliar a administração da entidade com relação a decisõessobre:</w:t>
      </w:r>
    </w:p>
    <w:p w14:paraId="172B467E" w14:textId="77777777" w:rsidR="008003AA" w:rsidRDefault="008003AA">
      <w:pPr>
        <w:pStyle w:val="PargrafodaLista"/>
        <w:widowControl w:val="0"/>
        <w:numPr>
          <w:ilvl w:val="0"/>
          <w:numId w:val="387"/>
        </w:numPr>
        <w:tabs>
          <w:tab w:val="left" w:pos="962"/>
        </w:tabs>
        <w:autoSpaceDE w:val="0"/>
        <w:autoSpaceDN w:val="0"/>
        <w:spacing w:before="124" w:after="0" w:line="240" w:lineRule="auto"/>
        <w:ind w:right="115"/>
        <w:contextualSpacing w:val="0"/>
        <w:jc w:val="both"/>
        <w:rPr>
          <w:sz w:val="24"/>
        </w:rPr>
      </w:pPr>
      <w:r>
        <w:rPr>
          <w:sz w:val="24"/>
        </w:rPr>
        <w:t>a aceitabilidade da estrutura de relatórios financeiros que deve ser usada para preparar e apresentar as informações financeiras da entidade, em vista do uso previsto dessas informações financeiras e de seus usuáriosprevistos;</w:t>
      </w:r>
    </w:p>
    <w:p w14:paraId="723C1873"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jc w:val="both"/>
        <w:rPr>
          <w:sz w:val="24"/>
        </w:rPr>
      </w:pPr>
      <w:r>
        <w:rPr>
          <w:sz w:val="24"/>
        </w:rPr>
        <w:t>a aplicação da estrutura aplicável de relatórios financeiros,incluindo:</w:t>
      </w:r>
    </w:p>
    <w:p w14:paraId="0682FB54" w14:textId="77777777" w:rsidR="008003AA" w:rsidRDefault="008003AA">
      <w:pPr>
        <w:pStyle w:val="PargrafodaLista"/>
        <w:widowControl w:val="0"/>
        <w:numPr>
          <w:ilvl w:val="1"/>
          <w:numId w:val="387"/>
        </w:numPr>
        <w:tabs>
          <w:tab w:val="left" w:pos="1245"/>
        </w:tabs>
        <w:autoSpaceDE w:val="0"/>
        <w:autoSpaceDN w:val="0"/>
        <w:spacing w:before="122" w:after="0" w:line="240" w:lineRule="auto"/>
        <w:ind w:hanging="284"/>
        <w:contextualSpacing w:val="0"/>
        <w:jc w:val="both"/>
        <w:rPr>
          <w:sz w:val="24"/>
        </w:rPr>
      </w:pPr>
      <w:r>
        <w:rPr>
          <w:sz w:val="24"/>
        </w:rPr>
        <w:t>seleção de políticas contábeis apropriadas nessaestrutura;</w:t>
      </w:r>
    </w:p>
    <w:p w14:paraId="69F06941" w14:textId="77777777" w:rsidR="008003AA" w:rsidRDefault="008003AA">
      <w:pPr>
        <w:pStyle w:val="PargrafodaLista"/>
        <w:widowControl w:val="0"/>
        <w:numPr>
          <w:ilvl w:val="1"/>
          <w:numId w:val="387"/>
        </w:numPr>
        <w:tabs>
          <w:tab w:val="left" w:pos="1245"/>
        </w:tabs>
        <w:autoSpaceDE w:val="0"/>
        <w:autoSpaceDN w:val="0"/>
        <w:spacing w:before="100" w:after="0" w:line="230" w:lineRule="auto"/>
        <w:ind w:right="115"/>
        <w:contextualSpacing w:val="0"/>
        <w:jc w:val="both"/>
        <w:rPr>
          <w:sz w:val="24"/>
        </w:rPr>
      </w:pPr>
      <w:r>
        <w:rPr>
          <w:sz w:val="24"/>
        </w:rPr>
        <w:t>desenvolvimento de estimativas contábeis necessárias para as informações financeiras serem elaboradas e apresentadas nessa estrutura;e</w:t>
      </w:r>
    </w:p>
    <w:p w14:paraId="4702D51B" w14:textId="77777777" w:rsidR="008003AA" w:rsidRDefault="008003AA">
      <w:pPr>
        <w:pStyle w:val="PargrafodaLista"/>
        <w:widowControl w:val="0"/>
        <w:numPr>
          <w:ilvl w:val="1"/>
          <w:numId w:val="387"/>
        </w:numPr>
        <w:tabs>
          <w:tab w:val="left" w:pos="1245"/>
        </w:tabs>
        <w:autoSpaceDE w:val="0"/>
        <w:autoSpaceDN w:val="0"/>
        <w:spacing w:before="122" w:after="0" w:line="230" w:lineRule="auto"/>
        <w:ind w:right="115"/>
        <w:contextualSpacing w:val="0"/>
        <w:jc w:val="both"/>
        <w:rPr>
          <w:sz w:val="24"/>
        </w:rPr>
      </w:pPr>
      <w:r>
        <w:rPr>
          <w:sz w:val="24"/>
        </w:rPr>
        <w:t>elaboração e apresentação de informações financeiras de acordo com a estrutura aplicável de relatóriosfinanceiros.</w:t>
      </w:r>
    </w:p>
    <w:p w14:paraId="52B63543" w14:textId="77777777" w:rsidR="008003AA" w:rsidRDefault="008003AA" w:rsidP="008003AA">
      <w:pPr>
        <w:pStyle w:val="Corpodetexto"/>
        <w:spacing w:before="114"/>
        <w:ind w:left="677" w:right="114"/>
      </w:pPr>
      <w:r>
        <w:t>A assistência do profissional à administração é sempre fornecida na base em que a administração ou os responsáveis pela governança, conforme for apropriado, entendam os julgamentos significativos que estão refletidos nas informações financeiras e aceitarem a responsabilidade pelos julgamentos.</w:t>
      </w:r>
    </w:p>
    <w:p w14:paraId="33263DFB" w14:textId="77777777" w:rsidR="008003AA" w:rsidRDefault="008003AA" w:rsidP="008003AA">
      <w:pPr>
        <w:pStyle w:val="Corpodetexto"/>
        <w:spacing w:before="3"/>
      </w:pPr>
    </w:p>
    <w:p w14:paraId="5D249C93" w14:textId="77777777" w:rsidR="008003AA" w:rsidRDefault="008003AA" w:rsidP="008003AA">
      <w:pPr>
        <w:pStyle w:val="Corpodetexto"/>
        <w:ind w:left="677" w:right="115" w:hanging="567"/>
      </w:pPr>
      <w:r>
        <w:rPr>
          <w:strike/>
        </w:rPr>
        <w:t>A23</w:t>
      </w:r>
      <w:r>
        <w:t xml:space="preserve">. A28 </w:t>
      </w:r>
      <w:r>
        <w:rPr>
          <w:color w:val="00B0F0"/>
        </w:rPr>
        <w:t xml:space="preserve">(Alterado pela Revisão NBC 3) </w:t>
      </w:r>
      <w:r>
        <w:t>O julgamento profissional envolve a aplicação de treinamento, conhecimento e experiência pertinentes, no contexto fornecido por esta Norma e pelas normas contábeis e éticas, ao tomar decisões, com base em informações recebidas no decorrer das ações que são apropriadas nas circunstâncias do trabalho de compilação.</w:t>
      </w:r>
    </w:p>
    <w:p w14:paraId="60979DCD" w14:textId="77777777" w:rsidR="008003AA" w:rsidRDefault="008003AA" w:rsidP="008003AA">
      <w:pPr>
        <w:pStyle w:val="Corpodetexto"/>
        <w:spacing w:before="9"/>
        <w:rPr>
          <w:sz w:val="23"/>
        </w:rPr>
      </w:pPr>
    </w:p>
    <w:p w14:paraId="338D989E" w14:textId="77777777" w:rsidR="008003AA" w:rsidRDefault="008003AA" w:rsidP="008003AA">
      <w:pPr>
        <w:pStyle w:val="Corpodetexto"/>
        <w:spacing w:line="242" w:lineRule="auto"/>
        <w:ind w:left="677" w:right="114" w:hanging="567"/>
      </w:pPr>
      <w:r>
        <w:rPr>
          <w:strike/>
        </w:rPr>
        <w:t>A24</w:t>
      </w:r>
      <w:r>
        <w:t xml:space="preserve">. A29 </w:t>
      </w:r>
      <w:r>
        <w:rPr>
          <w:color w:val="00B0F0"/>
        </w:rPr>
        <w:t xml:space="preserve">(Alterado pela Revisão NBC 3) </w:t>
      </w:r>
      <w:r>
        <w:t>O exercício do julgamento profissional em trabalhos individuais é baseado nos fatos e circunstâncias conhecidos do profissional até à data do seu relatório sobre o trabalho, incluindo:</w:t>
      </w:r>
    </w:p>
    <w:p w14:paraId="5A24A264" w14:textId="77777777" w:rsidR="008003AA" w:rsidRDefault="008003AA">
      <w:pPr>
        <w:pStyle w:val="PargrafodaLista"/>
        <w:widowControl w:val="0"/>
        <w:numPr>
          <w:ilvl w:val="0"/>
          <w:numId w:val="387"/>
        </w:numPr>
        <w:tabs>
          <w:tab w:val="left" w:pos="962"/>
        </w:tabs>
        <w:autoSpaceDE w:val="0"/>
        <w:autoSpaceDN w:val="0"/>
        <w:spacing w:before="116" w:after="0" w:line="240" w:lineRule="auto"/>
        <w:ind w:right="115"/>
        <w:contextualSpacing w:val="0"/>
        <w:jc w:val="both"/>
        <w:rPr>
          <w:sz w:val="24"/>
        </w:rPr>
      </w:pPr>
      <w:r>
        <w:rPr>
          <w:sz w:val="24"/>
        </w:rPr>
        <w:t>conhecimento adquirido pela execução de outros trabalhos para a entidade, quando for aplicável (por exemplo, serviços detributação);</w:t>
      </w:r>
    </w:p>
    <w:p w14:paraId="4A76AA9F" w14:textId="77777777" w:rsidR="008003AA" w:rsidRDefault="008003AA">
      <w:pPr>
        <w:pStyle w:val="PargrafodaLista"/>
        <w:widowControl w:val="0"/>
        <w:numPr>
          <w:ilvl w:val="0"/>
          <w:numId w:val="387"/>
        </w:numPr>
        <w:tabs>
          <w:tab w:val="left" w:pos="962"/>
        </w:tabs>
        <w:autoSpaceDE w:val="0"/>
        <w:autoSpaceDN w:val="0"/>
        <w:spacing w:before="117" w:after="0" w:line="242" w:lineRule="auto"/>
        <w:ind w:right="115"/>
        <w:contextualSpacing w:val="0"/>
        <w:jc w:val="both"/>
        <w:rPr>
          <w:sz w:val="24"/>
        </w:rPr>
      </w:pPr>
      <w:r>
        <w:rPr>
          <w:sz w:val="24"/>
        </w:rPr>
        <w:t>entendimento pelo profissional dos negócios e atividades da entidade, incluindo seu sistema contábil, e da aplicação da estrutura aplicável de relatórios financeiros na atividade na qual a entidadeopera;</w:t>
      </w:r>
    </w:p>
    <w:p w14:paraId="457C7CDD" w14:textId="77777777" w:rsidR="008003AA" w:rsidRDefault="008003AA">
      <w:pPr>
        <w:pStyle w:val="PargrafodaLista"/>
        <w:widowControl w:val="0"/>
        <w:numPr>
          <w:ilvl w:val="0"/>
          <w:numId w:val="387"/>
        </w:numPr>
        <w:tabs>
          <w:tab w:val="left" w:pos="962"/>
        </w:tabs>
        <w:autoSpaceDE w:val="0"/>
        <w:autoSpaceDN w:val="0"/>
        <w:spacing w:before="112" w:after="0" w:line="237" w:lineRule="auto"/>
        <w:ind w:right="115"/>
        <w:contextualSpacing w:val="0"/>
        <w:jc w:val="both"/>
        <w:rPr>
          <w:sz w:val="24"/>
        </w:rPr>
      </w:pPr>
      <w:r>
        <w:rPr>
          <w:sz w:val="24"/>
        </w:rPr>
        <w:t>até que ponto a elaboração e apresentação das informações financeiras requerem o exercício de julgamento daadministração.</w:t>
      </w:r>
    </w:p>
    <w:p w14:paraId="53CF01BA" w14:textId="77777777" w:rsidR="008003AA" w:rsidRDefault="008003AA" w:rsidP="008003AA">
      <w:pPr>
        <w:pStyle w:val="Corpodetexto"/>
      </w:pPr>
    </w:p>
    <w:p w14:paraId="4782156F" w14:textId="77777777" w:rsidR="008003AA" w:rsidRDefault="008003AA" w:rsidP="008003AA">
      <w:pPr>
        <w:ind w:left="110"/>
        <w:rPr>
          <w:sz w:val="24"/>
        </w:rPr>
      </w:pPr>
      <w:r>
        <w:rPr>
          <w:b/>
          <w:sz w:val="24"/>
        </w:rPr>
        <w:t>Controle de qualidade no nível do trabalho (</w:t>
      </w:r>
      <w:r>
        <w:rPr>
          <w:sz w:val="24"/>
        </w:rPr>
        <w:t>ver item 23(b))</w:t>
      </w:r>
    </w:p>
    <w:p w14:paraId="647D2D7F" w14:textId="77777777" w:rsidR="008003AA" w:rsidRDefault="008003AA" w:rsidP="008003AA">
      <w:pPr>
        <w:rPr>
          <w:sz w:val="24"/>
        </w:rPr>
        <w:sectPr w:rsidR="008003AA">
          <w:pgSz w:w="11910" w:h="16840"/>
          <w:pgMar w:top="1320" w:right="1020" w:bottom="280" w:left="1020" w:header="720" w:footer="720" w:gutter="0"/>
          <w:cols w:space="720"/>
        </w:sectPr>
      </w:pPr>
    </w:p>
    <w:p w14:paraId="314749BD" w14:textId="77777777" w:rsidR="008003AA" w:rsidRDefault="008003AA" w:rsidP="008003AA">
      <w:pPr>
        <w:pStyle w:val="Corpodetexto"/>
        <w:spacing w:before="76" w:line="242" w:lineRule="auto"/>
        <w:ind w:left="677" w:right="115" w:hanging="567"/>
      </w:pPr>
      <w:r>
        <w:rPr>
          <w:strike/>
        </w:rPr>
        <w:t>A25.</w:t>
      </w:r>
      <w:r>
        <w:t xml:space="preserve"> A30 </w:t>
      </w:r>
      <w:r>
        <w:rPr>
          <w:color w:val="00B0F0"/>
        </w:rPr>
        <w:t xml:space="preserve">(Alterado pela Revisão NBC 3) </w:t>
      </w:r>
      <w:r>
        <w:t>As ações do sócio encarregado do trabalho e mensagens apropriadas para outros membros da equipe de trabalho, ao assumir a responsabilidade pela qualidade geral em cada trabalho, enfatizam a importância de se alcançar a qualidade do trabalho ao:</w:t>
      </w:r>
    </w:p>
    <w:p w14:paraId="16E4A105" w14:textId="77777777" w:rsidR="008003AA" w:rsidRDefault="008003AA">
      <w:pPr>
        <w:pStyle w:val="PargrafodaLista"/>
        <w:widowControl w:val="0"/>
        <w:numPr>
          <w:ilvl w:val="0"/>
          <w:numId w:val="382"/>
        </w:numPr>
        <w:tabs>
          <w:tab w:val="left" w:pos="1104"/>
        </w:tabs>
        <w:autoSpaceDE w:val="0"/>
        <w:autoSpaceDN w:val="0"/>
        <w:spacing w:before="114" w:after="0" w:line="240" w:lineRule="auto"/>
        <w:ind w:hanging="427"/>
        <w:contextualSpacing w:val="0"/>
        <w:jc w:val="both"/>
        <w:rPr>
          <w:sz w:val="24"/>
        </w:rPr>
      </w:pPr>
      <w:r>
        <w:rPr>
          <w:sz w:val="24"/>
        </w:rPr>
        <w:t>executar trabalho que atenda às normas profissionais e requisitos regulatórios elegais;</w:t>
      </w:r>
    </w:p>
    <w:p w14:paraId="5C01E99F" w14:textId="77777777" w:rsidR="008003AA" w:rsidRDefault="008003AA">
      <w:pPr>
        <w:pStyle w:val="PargrafodaLista"/>
        <w:widowControl w:val="0"/>
        <w:numPr>
          <w:ilvl w:val="0"/>
          <w:numId w:val="382"/>
        </w:numPr>
        <w:tabs>
          <w:tab w:val="left" w:pos="1104"/>
        </w:tabs>
        <w:autoSpaceDE w:val="0"/>
        <w:autoSpaceDN w:val="0"/>
        <w:spacing w:before="117" w:after="0" w:line="242" w:lineRule="auto"/>
        <w:ind w:right="115"/>
        <w:contextualSpacing w:val="0"/>
        <w:jc w:val="both"/>
        <w:rPr>
          <w:sz w:val="24"/>
        </w:rPr>
      </w:pPr>
      <w:r>
        <w:rPr>
          <w:sz w:val="24"/>
        </w:rPr>
        <w:t>cumprir com as políticas e procedimentos de controle de qualidade da firma, conforme forem aplicáveis;e</w:t>
      </w:r>
    </w:p>
    <w:p w14:paraId="506C6A6D" w14:textId="77777777" w:rsidR="008003AA" w:rsidRDefault="008003AA">
      <w:pPr>
        <w:pStyle w:val="PargrafodaLista"/>
        <w:widowControl w:val="0"/>
        <w:numPr>
          <w:ilvl w:val="0"/>
          <w:numId w:val="382"/>
        </w:numPr>
        <w:tabs>
          <w:tab w:val="left" w:pos="1104"/>
        </w:tabs>
        <w:autoSpaceDE w:val="0"/>
        <w:autoSpaceDN w:val="0"/>
        <w:spacing w:before="115" w:after="0" w:line="240" w:lineRule="auto"/>
        <w:ind w:hanging="427"/>
        <w:contextualSpacing w:val="0"/>
        <w:jc w:val="both"/>
        <w:rPr>
          <w:sz w:val="24"/>
        </w:rPr>
      </w:pPr>
      <w:r>
        <w:rPr>
          <w:sz w:val="24"/>
        </w:rPr>
        <w:t>emitir o relatório do profissional para o trabalho de acordo com estaNorma.</w:t>
      </w:r>
    </w:p>
    <w:p w14:paraId="6A3BC67D" w14:textId="77777777" w:rsidR="008003AA" w:rsidRDefault="008003AA" w:rsidP="008003AA">
      <w:pPr>
        <w:pStyle w:val="Corpodetexto"/>
      </w:pPr>
    </w:p>
    <w:p w14:paraId="123AA306" w14:textId="77777777" w:rsidR="008003AA" w:rsidRDefault="008003AA" w:rsidP="008003AA">
      <w:pPr>
        <w:ind w:left="110"/>
        <w:rPr>
          <w:sz w:val="24"/>
        </w:rPr>
      </w:pPr>
      <w:r>
        <w:rPr>
          <w:i/>
          <w:sz w:val="24"/>
        </w:rPr>
        <w:t xml:space="preserve">Aceitação e continuidade da relação com o cliente e trabalhos de compilação </w:t>
      </w:r>
      <w:r>
        <w:rPr>
          <w:sz w:val="24"/>
        </w:rPr>
        <w:t>(ver item 23(b)(i))</w:t>
      </w:r>
    </w:p>
    <w:p w14:paraId="6E8CC916" w14:textId="77777777" w:rsidR="008003AA" w:rsidRDefault="008003AA" w:rsidP="008003AA">
      <w:pPr>
        <w:pStyle w:val="Corpodetexto"/>
      </w:pPr>
    </w:p>
    <w:p w14:paraId="2A0B3BC4" w14:textId="77777777" w:rsidR="008003AA" w:rsidRDefault="008003AA" w:rsidP="008003AA">
      <w:pPr>
        <w:pStyle w:val="Corpodetexto"/>
        <w:ind w:left="677" w:right="114" w:hanging="567"/>
      </w:pPr>
      <w:r>
        <w:rPr>
          <w:strike/>
        </w:rPr>
        <w:t>A26.</w:t>
      </w:r>
      <w:r>
        <w:t xml:space="preserve"> A31 </w:t>
      </w:r>
      <w:r>
        <w:rPr>
          <w:color w:val="00B0F0"/>
        </w:rPr>
        <w:t xml:space="preserve">(Alterado pela Revisão NBC 3) </w:t>
      </w:r>
      <w:r>
        <w:t>A NBC PA 01 requer que a firma obtenha  as informações que considerar necessárias nas circunstâncias antes de aceitar um trabalho com novo cliente, quando decidir se continua o trabalho e quando considerar a aceitação de novo trabalho com um seu cliente. As informações que auxiliam o sócio encarregado do trabalho na determinação de se a aceitação ou continuidade da relação com o cliente e os trabalhos de compilação é apropriada, podem incluir informações referentes à integridade dos principais proprietários, administração-chave e dos responsáveis pela governança. Se o sócio encarregado do trabalho tiver motivo para duvidar da integridade da administração até o ponto em que possa afetar o desempenho apropriado do trabalho, pode não ser apropriado aceitar o trabalho.</w:t>
      </w:r>
    </w:p>
    <w:p w14:paraId="0C00A1E7" w14:textId="77777777" w:rsidR="008003AA" w:rsidRDefault="008003AA" w:rsidP="008003AA">
      <w:pPr>
        <w:pStyle w:val="Corpodetexto"/>
        <w:spacing w:before="9"/>
        <w:rPr>
          <w:sz w:val="23"/>
        </w:rPr>
      </w:pPr>
    </w:p>
    <w:p w14:paraId="0F4FCA47" w14:textId="77777777" w:rsidR="008003AA" w:rsidRDefault="008003AA" w:rsidP="008003AA">
      <w:pPr>
        <w:ind w:left="110"/>
        <w:rPr>
          <w:sz w:val="24"/>
        </w:rPr>
      </w:pPr>
      <w:r>
        <w:rPr>
          <w:i/>
          <w:sz w:val="24"/>
        </w:rPr>
        <w:t xml:space="preserve">Cumprimento com os requisitos éticos pertinentes na condução do trabalho </w:t>
      </w:r>
      <w:r>
        <w:rPr>
          <w:sz w:val="24"/>
        </w:rPr>
        <w:t>(ver item 23(b)(iii))</w:t>
      </w:r>
    </w:p>
    <w:p w14:paraId="030FB17B" w14:textId="77777777" w:rsidR="008003AA" w:rsidRDefault="008003AA" w:rsidP="008003AA">
      <w:pPr>
        <w:pStyle w:val="Corpodetexto"/>
      </w:pPr>
    </w:p>
    <w:p w14:paraId="0C186B31" w14:textId="77777777" w:rsidR="008003AA" w:rsidRDefault="008003AA" w:rsidP="008003AA">
      <w:pPr>
        <w:pStyle w:val="Corpodetexto"/>
        <w:spacing w:before="1"/>
        <w:ind w:left="677" w:right="114" w:hanging="567"/>
      </w:pPr>
      <w:r>
        <w:rPr>
          <w:strike/>
        </w:rPr>
        <w:t>A27</w:t>
      </w:r>
      <w:r>
        <w:t xml:space="preserve">. A32 </w:t>
      </w:r>
      <w:r>
        <w:rPr>
          <w:color w:val="00B0F0"/>
        </w:rPr>
        <w:t xml:space="preserve">(Alterado pela Revisão NBC 3) </w:t>
      </w:r>
      <w:r>
        <w:t>A NBC PA 01 estabelece as responsabilidades da firma pelo estabelecimento de políticas e procedimentos destinados a proporcionar-lhe segurança razoável de que a firma e seu pessoal cumpram com os requisitos éticos pertinentes. Esta Norma estabelece as responsabilidades do sócio encarregado do trabalho com respeito ao cumprimento pela equipe do trabalho dos requisitos éticos pertinentes.</w:t>
      </w:r>
    </w:p>
    <w:p w14:paraId="1FD4F06D" w14:textId="77777777" w:rsidR="008003AA" w:rsidRDefault="008003AA" w:rsidP="008003AA">
      <w:pPr>
        <w:pStyle w:val="Corpodetexto"/>
        <w:spacing w:before="11"/>
        <w:rPr>
          <w:sz w:val="23"/>
        </w:rPr>
      </w:pPr>
    </w:p>
    <w:p w14:paraId="471843DB" w14:textId="77777777" w:rsidR="008003AA" w:rsidRPr="00E23F3D" w:rsidRDefault="008003AA" w:rsidP="00E23F3D">
      <w:pPr>
        <w:pStyle w:val="Corpodetexto"/>
        <w:rPr>
          <w:b/>
        </w:rPr>
      </w:pPr>
      <w:r w:rsidRPr="00E23F3D">
        <w:rPr>
          <w:b/>
        </w:rPr>
        <w:t>Aceitação e continuidade do trabalho</w:t>
      </w:r>
    </w:p>
    <w:p w14:paraId="08EFF0FB" w14:textId="77777777" w:rsidR="008003AA" w:rsidRDefault="008003AA" w:rsidP="008003AA">
      <w:pPr>
        <w:pStyle w:val="Corpodetexto"/>
        <w:rPr>
          <w:b/>
        </w:rPr>
      </w:pPr>
    </w:p>
    <w:p w14:paraId="77FC82D4" w14:textId="77777777" w:rsidR="008003AA" w:rsidRDefault="008003AA" w:rsidP="008003AA">
      <w:pPr>
        <w:ind w:left="110"/>
        <w:rPr>
          <w:sz w:val="24"/>
        </w:rPr>
      </w:pPr>
      <w:r>
        <w:rPr>
          <w:i/>
          <w:sz w:val="24"/>
        </w:rPr>
        <w:t xml:space="preserve">Identificação do uso previsto das informações financeiras </w:t>
      </w:r>
      <w:r>
        <w:rPr>
          <w:sz w:val="24"/>
        </w:rPr>
        <w:t>(ver item 24(a))</w:t>
      </w:r>
    </w:p>
    <w:p w14:paraId="2D340151" w14:textId="77777777" w:rsidR="008003AA" w:rsidRDefault="008003AA" w:rsidP="008003AA">
      <w:pPr>
        <w:pStyle w:val="Corpodetexto"/>
      </w:pPr>
    </w:p>
    <w:p w14:paraId="3F235578" w14:textId="77777777" w:rsidR="008003AA" w:rsidRDefault="008003AA" w:rsidP="008003AA">
      <w:pPr>
        <w:pStyle w:val="Corpodetexto"/>
        <w:ind w:left="677" w:right="114" w:hanging="567"/>
      </w:pPr>
      <w:r>
        <w:rPr>
          <w:strike/>
        </w:rPr>
        <w:t>A28.</w:t>
      </w:r>
      <w:r>
        <w:t xml:space="preserve"> A33 </w:t>
      </w:r>
      <w:r>
        <w:rPr>
          <w:color w:val="00B0F0"/>
        </w:rPr>
        <w:t xml:space="preserve">(Alterado pela Revisão NBC 3) </w:t>
      </w:r>
      <w:r>
        <w:t>O uso previsto das informações financeiras  é identificado com referência à lei, regulamento ou outras tratativas aplicáveis estabelecidas com relação ao fornecimento de informações financeiras da entidade, tendo em vista as necessidades de informações financeiras das partes internas ou externas à entidade que são os usuários previstos. Exemplos são informações financeiras que têm que ser fornecidas pela entidade com relação à realização de transações ou aplicações financeiras com partes externas como fornecedores, bancos ou outros provedores de financiamento oucusteio.</w:t>
      </w:r>
    </w:p>
    <w:p w14:paraId="4992BCA7" w14:textId="77777777" w:rsidR="008003AA" w:rsidRDefault="008003AA" w:rsidP="008003AA">
      <w:pPr>
        <w:pStyle w:val="Corpodetexto"/>
      </w:pPr>
    </w:p>
    <w:p w14:paraId="1D5C2744" w14:textId="77777777" w:rsidR="008003AA" w:rsidRDefault="008003AA" w:rsidP="008003AA">
      <w:pPr>
        <w:pStyle w:val="Corpodetexto"/>
        <w:ind w:left="677" w:right="114" w:hanging="567"/>
      </w:pPr>
      <w:r>
        <w:rPr>
          <w:strike/>
        </w:rPr>
        <w:t>A29.</w:t>
      </w:r>
      <w:r>
        <w:t xml:space="preserve"> A34 </w:t>
      </w:r>
      <w:r>
        <w:rPr>
          <w:color w:val="00B0F0"/>
        </w:rPr>
        <w:t xml:space="preserve">(Alterado pela Revisão NBC 3) </w:t>
      </w:r>
      <w:r>
        <w:t>A identificação pelo profissional do uso previsto das informações financeiras também envolve o entendimento de fatores como a finalidade específica da administração ou dos responsáveis pela governança, quando for aplicável, que  se destina a ser apresentada por meio do pedido de trabalho de compilação, e daquelas da parte contratante quando forem diferentes. Por exemplo, uma instituição financeira pode requerer que a entidade forneça informações financeiras compiladas por profissional para obter informações sobre certos aspectos das operações ou atividades da entidade, elaboradas de forma específica, para apoiar a concessão de financiamento ou continuidade de financiamento jáexistente.</w:t>
      </w:r>
    </w:p>
    <w:p w14:paraId="735B11F3" w14:textId="77777777" w:rsidR="008003AA" w:rsidRDefault="008003AA" w:rsidP="008003AA">
      <w:pPr>
        <w:jc w:val="both"/>
        <w:sectPr w:rsidR="008003AA">
          <w:pgSz w:w="11910" w:h="16840"/>
          <w:pgMar w:top="1040" w:right="1020" w:bottom="280" w:left="1020" w:header="720" w:footer="720" w:gutter="0"/>
          <w:cols w:space="720"/>
        </w:sectPr>
      </w:pPr>
    </w:p>
    <w:p w14:paraId="07CC849A" w14:textId="77777777" w:rsidR="008003AA" w:rsidRDefault="008003AA" w:rsidP="008003AA">
      <w:pPr>
        <w:spacing w:before="74"/>
        <w:ind w:left="110"/>
        <w:rPr>
          <w:sz w:val="24"/>
        </w:rPr>
      </w:pPr>
      <w:r>
        <w:rPr>
          <w:i/>
          <w:sz w:val="24"/>
        </w:rPr>
        <w:t xml:space="preserve">Identificação da estrutura aplicável de relatórios financeiros </w:t>
      </w:r>
      <w:r>
        <w:rPr>
          <w:sz w:val="24"/>
        </w:rPr>
        <w:t>(ver itens 17(a) e 24(b))</w:t>
      </w:r>
    </w:p>
    <w:p w14:paraId="4C07BC05" w14:textId="77777777" w:rsidR="008003AA" w:rsidRDefault="008003AA" w:rsidP="008003AA">
      <w:pPr>
        <w:pStyle w:val="Corpodetexto"/>
      </w:pPr>
    </w:p>
    <w:p w14:paraId="5FC4EEDF" w14:textId="77777777" w:rsidR="008003AA" w:rsidRDefault="008003AA" w:rsidP="008003AA">
      <w:pPr>
        <w:pStyle w:val="Corpodetexto"/>
        <w:ind w:left="677" w:right="116" w:hanging="567"/>
      </w:pPr>
      <w:r>
        <w:rPr>
          <w:strike/>
        </w:rPr>
        <w:t>A30.</w:t>
      </w:r>
      <w:r>
        <w:t xml:space="preserve"> A35 </w:t>
      </w:r>
      <w:r>
        <w:rPr>
          <w:color w:val="00B0F0"/>
        </w:rPr>
        <w:t xml:space="preserve">(Alterado pela Revisão NBC 3)  </w:t>
      </w:r>
      <w:r>
        <w:t>A decisão sobre a estrutura de relatórios financeiros que a administração adota para as informações financeiras é tomada no contexto do uso previsto das informações, conforme descrito nos termos acordados do trabalho, e os requisitos de qualquer lei ou regulamentoaplicável.</w:t>
      </w:r>
    </w:p>
    <w:p w14:paraId="210CBFCC" w14:textId="77777777" w:rsidR="008003AA" w:rsidRDefault="008003AA" w:rsidP="008003AA">
      <w:pPr>
        <w:pStyle w:val="Corpodetexto"/>
        <w:spacing w:before="9"/>
        <w:rPr>
          <w:sz w:val="23"/>
        </w:rPr>
      </w:pPr>
    </w:p>
    <w:p w14:paraId="0126C656" w14:textId="77777777" w:rsidR="008003AA" w:rsidRDefault="008003AA" w:rsidP="008003AA">
      <w:pPr>
        <w:pStyle w:val="Corpodetexto"/>
        <w:spacing w:before="1" w:line="247" w:lineRule="auto"/>
        <w:ind w:left="677" w:right="115" w:hanging="567"/>
      </w:pPr>
      <w:r>
        <w:rPr>
          <w:strike/>
        </w:rPr>
        <w:t>A31</w:t>
      </w:r>
      <w:r>
        <w:t xml:space="preserve">. A36 </w:t>
      </w:r>
      <w:r>
        <w:rPr>
          <w:color w:val="00B0F0"/>
        </w:rPr>
        <w:t xml:space="preserve">(Alterado pela Revisão NBC 3)  </w:t>
      </w:r>
      <w:r>
        <w:t>O que se segue são exemplos de fatores que indicam  que pode ser relevante considerar se a estrutura de relatórios financeiros éaceitável:</w:t>
      </w:r>
    </w:p>
    <w:p w14:paraId="479380D2" w14:textId="77777777" w:rsidR="008003AA" w:rsidRDefault="008003AA">
      <w:pPr>
        <w:pStyle w:val="PargrafodaLista"/>
        <w:widowControl w:val="0"/>
        <w:numPr>
          <w:ilvl w:val="0"/>
          <w:numId w:val="387"/>
        </w:numPr>
        <w:tabs>
          <w:tab w:val="left" w:pos="962"/>
        </w:tabs>
        <w:autoSpaceDE w:val="0"/>
        <w:autoSpaceDN w:val="0"/>
        <w:spacing w:before="105" w:after="0" w:line="240" w:lineRule="auto"/>
        <w:ind w:right="115"/>
        <w:contextualSpacing w:val="0"/>
        <w:jc w:val="both"/>
        <w:rPr>
          <w:sz w:val="24"/>
        </w:rPr>
      </w:pPr>
      <w:r>
        <w:rPr>
          <w:sz w:val="24"/>
        </w:rPr>
        <w:t>a natureza da entidade e se ela é regulamentada. Por exemplo, se é empresa com fins lucrativos, entidade do setor público ou organização sem finslucrativos;</w:t>
      </w:r>
    </w:p>
    <w:p w14:paraId="00C1DF3F" w14:textId="77777777" w:rsidR="008003AA" w:rsidRDefault="008003AA">
      <w:pPr>
        <w:pStyle w:val="PargrafodaLista"/>
        <w:widowControl w:val="0"/>
        <w:numPr>
          <w:ilvl w:val="0"/>
          <w:numId w:val="387"/>
        </w:numPr>
        <w:tabs>
          <w:tab w:val="left" w:pos="962"/>
        </w:tabs>
        <w:autoSpaceDE w:val="0"/>
        <w:autoSpaceDN w:val="0"/>
        <w:spacing w:before="121" w:after="0" w:line="240" w:lineRule="auto"/>
        <w:ind w:right="115"/>
        <w:contextualSpacing w:val="0"/>
        <w:jc w:val="both"/>
        <w:rPr>
          <w:sz w:val="24"/>
        </w:rPr>
      </w:pPr>
      <w:r>
        <w:rPr>
          <w:sz w:val="24"/>
        </w:rPr>
        <w:t>o uso previsto das informações financeiras e os usuários previstos. Por exemplo, as informações financeiras podem ser destinadas a serem usadas por variada gama de usuários ou, alternativamente, podem ser destinadas ao uso pela administração ou por certos usuários externos no contexto de finalidade específica como parte dos termos acordados do trabalho decompilação;</w:t>
      </w:r>
    </w:p>
    <w:p w14:paraId="289E227E" w14:textId="77777777" w:rsidR="008003AA" w:rsidRDefault="008003AA">
      <w:pPr>
        <w:pStyle w:val="PargrafodaLista"/>
        <w:widowControl w:val="0"/>
        <w:numPr>
          <w:ilvl w:val="0"/>
          <w:numId w:val="387"/>
        </w:numPr>
        <w:tabs>
          <w:tab w:val="left" w:pos="962"/>
        </w:tabs>
        <w:autoSpaceDE w:val="0"/>
        <w:autoSpaceDN w:val="0"/>
        <w:spacing w:before="119" w:after="0" w:line="240" w:lineRule="auto"/>
        <w:ind w:right="115"/>
        <w:contextualSpacing w:val="0"/>
        <w:jc w:val="both"/>
        <w:rPr>
          <w:sz w:val="24"/>
        </w:rPr>
      </w:pPr>
      <w:r>
        <w:rPr>
          <w:sz w:val="24"/>
        </w:rPr>
        <w:t>se a estrutura aplicável de relatórios financeiros está prescrita ou especificada na lei ou regulamento aplicáveis, nas cláusulas de contrato, em outra forma de acordo com terceiro, como parte da governança ou ainda em decorrência da prestação de contas assumidas voluntariamente pelaentidade;</w:t>
      </w:r>
    </w:p>
    <w:p w14:paraId="559E14DD" w14:textId="77777777" w:rsidR="008003AA" w:rsidRDefault="008003AA">
      <w:pPr>
        <w:pStyle w:val="PargrafodaLista"/>
        <w:widowControl w:val="0"/>
        <w:numPr>
          <w:ilvl w:val="0"/>
          <w:numId w:val="387"/>
        </w:numPr>
        <w:tabs>
          <w:tab w:val="left" w:pos="962"/>
        </w:tabs>
        <w:autoSpaceDE w:val="0"/>
        <w:autoSpaceDN w:val="0"/>
        <w:spacing w:before="117" w:after="0" w:line="240" w:lineRule="auto"/>
        <w:ind w:right="115"/>
        <w:contextualSpacing w:val="0"/>
        <w:jc w:val="both"/>
        <w:rPr>
          <w:sz w:val="24"/>
        </w:rPr>
      </w:pPr>
      <w:r>
        <w:rPr>
          <w:sz w:val="24"/>
        </w:rPr>
        <w:t>a natureza e a forma das informações financeiras que devem ser elaboradas e apresentadas pela estrutura aplicável de relatórios financeiros, por exemplo, um conjunto completo de demonstrações contábeis, uma demonstração contábil isolada, ou informações financeiras apresentadas em outro formato acordado entre as partes por meio de contrato ou outra forma deacordo.</w:t>
      </w:r>
    </w:p>
    <w:p w14:paraId="2C934681" w14:textId="77777777" w:rsidR="008003AA" w:rsidRDefault="008003AA" w:rsidP="008003AA">
      <w:pPr>
        <w:pStyle w:val="Corpodetexto"/>
        <w:spacing w:before="1"/>
      </w:pPr>
    </w:p>
    <w:p w14:paraId="29048759" w14:textId="77777777" w:rsidR="008003AA" w:rsidRDefault="008003AA" w:rsidP="008003AA">
      <w:pPr>
        <w:pStyle w:val="Corpodetexto"/>
        <w:spacing w:line="237" w:lineRule="auto"/>
        <w:ind w:left="110" w:right="163"/>
      </w:pPr>
      <w:r>
        <w:t>Fatores relevantes quando as informações financeiras visam determinada finalidade (ver item 24(a) e(b))</w:t>
      </w:r>
    </w:p>
    <w:p w14:paraId="2DC93BEC" w14:textId="77777777" w:rsidR="008003AA" w:rsidRDefault="008003AA" w:rsidP="008003AA">
      <w:pPr>
        <w:pStyle w:val="Corpodetexto"/>
        <w:spacing w:before="1"/>
      </w:pPr>
    </w:p>
    <w:p w14:paraId="1C0C975E" w14:textId="77777777" w:rsidR="008003AA" w:rsidRDefault="008003AA" w:rsidP="008003AA">
      <w:pPr>
        <w:pStyle w:val="Corpodetexto"/>
        <w:ind w:left="677" w:right="114" w:hanging="567"/>
      </w:pPr>
      <w:r>
        <w:rPr>
          <w:strike/>
        </w:rPr>
        <w:t>A32.</w:t>
      </w:r>
      <w:r>
        <w:t xml:space="preserve"> A37 </w:t>
      </w:r>
      <w:r>
        <w:rPr>
          <w:color w:val="00B0F0"/>
        </w:rPr>
        <w:t>(Alterado pela Revisão NBC 3)</w:t>
      </w:r>
      <w:r>
        <w:t>A parte contratada geralmente concorda  com  os usuários previstos sobre a natureza e a forma das informações financeiras que são destinadas a uma determinada finalidade, como, por exemplo, a previsão de emissão de relatórios financeiros constantes de cláusulas de contrato de financiamento, de projeto ou consideradas necessárias para apoiar as transações ou atividades da entidade. O contrato pertinente pode requerer o uso de estrutura de relatórios para fins gerais, estabelecida por órgão emissor de normas autorizado ou reconhecido, assim como pode ser estabelecido por lei ou regulamento. Alternativamente, as partes contratantes podem chegar a um acordo sobre o uso de estrutura para fins gerais com modificações ou adaptações que se enquadram às suas necessidades especiais. Nesse caso, a estrutura aplicável de relatórios financeiros pode ser descrita nas informações financeiras e no relatório do profissional como sendo as disposições de emissão de relatórios financeiros constantes de contrato específico ao invés de fazer referência à estrutura de relatório financeiro modificada. Nesses casos, não obstante o fato de que as informações financeiras compiladas possam ser tornadas disponíveis de forma mais ampla, a estrutura aplicável de relatórios financeiros é uma estrutura de finalidade especial e o profissional tem que cumprir com os requisitos de relatórios pertinentes destaNorma.</w:t>
      </w:r>
    </w:p>
    <w:p w14:paraId="2A17A154" w14:textId="77777777" w:rsidR="008003AA" w:rsidRDefault="008003AA" w:rsidP="008003AA">
      <w:pPr>
        <w:pStyle w:val="Corpodetexto"/>
        <w:spacing w:before="3"/>
      </w:pPr>
    </w:p>
    <w:p w14:paraId="6794E57C" w14:textId="77777777" w:rsidR="008003AA" w:rsidRDefault="008003AA" w:rsidP="008003AA">
      <w:pPr>
        <w:pStyle w:val="Corpodetexto"/>
        <w:ind w:left="677" w:right="115" w:hanging="567"/>
      </w:pPr>
      <w:r>
        <w:rPr>
          <w:strike/>
        </w:rPr>
        <w:t>A33</w:t>
      </w:r>
      <w:r>
        <w:t xml:space="preserve">. A38 </w:t>
      </w:r>
      <w:r>
        <w:rPr>
          <w:color w:val="00B0F0"/>
        </w:rPr>
        <w:t xml:space="preserve">(Alterado pela Revisão NBC 3)  </w:t>
      </w:r>
      <w:r>
        <w:t>Quando a estrutura aplicável de relatórios financeiros  for uma estrutura de relatórios financeiros para fins especiais, o profissional deve, em decorrênciadestaNorma,registrarquaisquerrestriçõessobreousoprevistoouadistribuição</w:t>
      </w:r>
    </w:p>
    <w:p w14:paraId="5634BB4F" w14:textId="77777777" w:rsidR="008003AA" w:rsidRDefault="008003AA" w:rsidP="008003AA">
      <w:pPr>
        <w:jc w:val="both"/>
        <w:sectPr w:rsidR="008003AA">
          <w:pgSz w:w="11910" w:h="16840"/>
          <w:pgMar w:top="1320" w:right="1020" w:bottom="280" w:left="1020" w:header="720" w:footer="720" w:gutter="0"/>
          <w:cols w:space="720"/>
        </w:sectPr>
      </w:pPr>
    </w:p>
    <w:p w14:paraId="4002A9CE" w14:textId="77777777" w:rsidR="008003AA" w:rsidRDefault="008003AA" w:rsidP="008003AA">
      <w:pPr>
        <w:pStyle w:val="Corpodetexto"/>
        <w:spacing w:before="76"/>
        <w:ind w:left="677" w:right="115"/>
      </w:pPr>
      <w:r>
        <w:t>das informações financeiras na carta de contratação e declarar no seu relatório que as informações financeiras são elaboradas utilizando-se uma estrutura de relatórios financeiros para fins especiais e, como resultado, podem não ser adequados para outras finalidades.</w:t>
      </w:r>
    </w:p>
    <w:p w14:paraId="41391116" w14:textId="77777777" w:rsidR="008003AA" w:rsidRDefault="008003AA" w:rsidP="008003AA">
      <w:pPr>
        <w:pStyle w:val="Corpodetexto"/>
      </w:pPr>
    </w:p>
    <w:p w14:paraId="45515D3F" w14:textId="77777777" w:rsidR="008003AA" w:rsidRDefault="008003AA" w:rsidP="008003AA">
      <w:pPr>
        <w:ind w:left="110"/>
        <w:rPr>
          <w:sz w:val="24"/>
        </w:rPr>
      </w:pPr>
      <w:r>
        <w:rPr>
          <w:i/>
          <w:sz w:val="24"/>
        </w:rPr>
        <w:t xml:space="preserve">Responsabilidades da administração </w:t>
      </w:r>
      <w:r>
        <w:rPr>
          <w:sz w:val="24"/>
        </w:rPr>
        <w:t>(ver item 24(e))</w:t>
      </w:r>
    </w:p>
    <w:p w14:paraId="5D731513" w14:textId="77777777" w:rsidR="008003AA" w:rsidRDefault="008003AA" w:rsidP="008003AA">
      <w:pPr>
        <w:pStyle w:val="Corpodetexto"/>
      </w:pPr>
    </w:p>
    <w:p w14:paraId="22FC55EB" w14:textId="77777777" w:rsidR="008003AA" w:rsidRDefault="008003AA" w:rsidP="008003AA">
      <w:pPr>
        <w:pStyle w:val="Corpodetexto"/>
        <w:ind w:left="677" w:right="114" w:hanging="567"/>
      </w:pPr>
      <w:r>
        <w:rPr>
          <w:strike/>
        </w:rPr>
        <w:t>A34.</w:t>
      </w:r>
      <w:r>
        <w:t xml:space="preserve"> A39 </w:t>
      </w:r>
      <w:r>
        <w:rPr>
          <w:color w:val="00B0F0"/>
        </w:rPr>
        <w:t xml:space="preserve">(Alterado pela Revisão NBC 3) </w:t>
      </w:r>
      <w:r>
        <w:t>De acordo com esta Norma, o profissional  tem  que obter o acordo da administração ou, quando for aplicável, dos responsáveis pela governança, sobre as responsabilidades da administração com relação tanto às informações financeiras como ao trabalho de compilação como condição prévia à aceitação do trabalho (no Brasil, o contador da entidade é o responsável técnico pelas informações contábeis). Em entidades de pequeno porte, a administração ou os responsáveis pela governança, quando aplicável, podem não estar bem informados sobre o que sejam essas responsabilidades, incluindo as decorrentes da lei ou regulamento aplicável. Para obter o acordo inicial da administração de modo informal, o profissional pode considerar necessário discutir essas responsabilidades com a administração antes de obter o acordo formal da administração sobre suasresponsabilidades.</w:t>
      </w:r>
    </w:p>
    <w:p w14:paraId="4578CDF2" w14:textId="77777777" w:rsidR="008003AA" w:rsidRDefault="008003AA" w:rsidP="008003AA">
      <w:pPr>
        <w:pStyle w:val="Corpodetexto"/>
        <w:spacing w:before="3"/>
      </w:pPr>
    </w:p>
    <w:p w14:paraId="468191E2" w14:textId="77777777" w:rsidR="008003AA" w:rsidRDefault="008003AA" w:rsidP="008003AA">
      <w:pPr>
        <w:pStyle w:val="Corpodetexto"/>
        <w:ind w:left="677" w:right="115" w:hanging="567"/>
      </w:pPr>
      <w:r>
        <w:rPr>
          <w:strike/>
        </w:rPr>
        <w:t>A35</w:t>
      </w:r>
      <w:r>
        <w:t xml:space="preserve">. A40 </w:t>
      </w:r>
      <w:r>
        <w:rPr>
          <w:color w:val="00B0F0"/>
        </w:rPr>
        <w:t xml:space="preserve">(Alterado pela Revisão NBC 3) </w:t>
      </w:r>
      <w:r>
        <w:t>Se a administração não reconhecer suas responsabilidades no contexto do trabalho de compilação, o profissional não está apto a realizar o trabalho e não é apropriado para ele aceitar o trabalho a não ser que seja requerido a fazê-lo em decorrência de lei ou regulamento aplicável. Nessas circunstâncias nas quais o profissional tiver que aceitar o trabalho, ele pode precisar comunicar à administração sobre a importância destas questões e as implicações no seutrabalho.</w:t>
      </w:r>
    </w:p>
    <w:p w14:paraId="73C66430" w14:textId="77777777" w:rsidR="008003AA" w:rsidRDefault="008003AA" w:rsidP="008003AA">
      <w:pPr>
        <w:pStyle w:val="Corpodetexto"/>
        <w:spacing w:before="9"/>
        <w:rPr>
          <w:sz w:val="23"/>
        </w:rPr>
      </w:pPr>
    </w:p>
    <w:p w14:paraId="1CFE8485" w14:textId="77777777" w:rsidR="008003AA" w:rsidRDefault="008003AA" w:rsidP="008003AA">
      <w:pPr>
        <w:pStyle w:val="Corpodetexto"/>
        <w:ind w:left="677" w:right="115" w:hanging="567"/>
      </w:pPr>
      <w:r>
        <w:rPr>
          <w:strike/>
        </w:rPr>
        <w:t>A36.</w:t>
      </w:r>
      <w:r>
        <w:t xml:space="preserve"> A41 </w:t>
      </w:r>
      <w:r>
        <w:rPr>
          <w:color w:val="00B0F0"/>
        </w:rPr>
        <w:t xml:space="preserve">(Alterado pela Revisão NBC 3) </w:t>
      </w:r>
      <w:r>
        <w:t>O profissional tem direito de confiar na administração no fornecimento de todas as informações pertinentes para o trabalho de compilação no que diz respeito à exatidão, integralidade e tempestividade. A forma das informações fornecidas pela administração para fins do trabalho varia em diferentes circunstâncias do trabalho. De forma geral, compreende registros, documentos, explicações e outras informações pertinentes para a compilação das informações financeiras utilizando a estrutura aplicável de relatórios financeiros. As informações fornecidas podem incluir, por exemplo, informações sobre premissas adotadas pela administração, intenções ou planos sustentando o desenvolvimento das estimativas contábeis necessárias para compilar as informações na estrutura aplicável de relatórios financeiros.</w:t>
      </w:r>
    </w:p>
    <w:p w14:paraId="6B2E9830" w14:textId="77777777" w:rsidR="008003AA" w:rsidRDefault="008003AA" w:rsidP="008003AA">
      <w:pPr>
        <w:pStyle w:val="Corpodetexto"/>
        <w:spacing w:before="3"/>
      </w:pPr>
    </w:p>
    <w:p w14:paraId="75915A47" w14:textId="77777777" w:rsidR="008003AA" w:rsidRDefault="008003AA" w:rsidP="008003AA">
      <w:pPr>
        <w:ind w:left="110"/>
        <w:rPr>
          <w:sz w:val="24"/>
        </w:rPr>
      </w:pPr>
      <w:r>
        <w:rPr>
          <w:i/>
          <w:sz w:val="24"/>
        </w:rPr>
        <w:t xml:space="preserve">Carta de contratação ou outra forma de acordo escrito </w:t>
      </w:r>
      <w:r>
        <w:rPr>
          <w:sz w:val="24"/>
        </w:rPr>
        <w:t>(ver item 25)</w:t>
      </w:r>
    </w:p>
    <w:p w14:paraId="644144E9" w14:textId="77777777" w:rsidR="008003AA" w:rsidRDefault="008003AA" w:rsidP="008003AA">
      <w:pPr>
        <w:pStyle w:val="Corpodetexto"/>
      </w:pPr>
    </w:p>
    <w:p w14:paraId="36FD86DF" w14:textId="77777777" w:rsidR="008003AA" w:rsidRDefault="008003AA" w:rsidP="008003AA">
      <w:pPr>
        <w:pStyle w:val="Corpodetexto"/>
        <w:ind w:left="677" w:right="115" w:hanging="567"/>
      </w:pPr>
      <w:r>
        <w:rPr>
          <w:strike/>
        </w:rPr>
        <w:t xml:space="preserve">A37. </w:t>
      </w:r>
      <w:r>
        <w:t xml:space="preserve">A42 </w:t>
      </w:r>
      <w:r>
        <w:rPr>
          <w:color w:val="00B0F0"/>
        </w:rPr>
        <w:t xml:space="preserve">(Alterado pela Revisão NBC 3) </w:t>
      </w:r>
      <w:r>
        <w:t>É no interesse tanto da administração como das partes contratantes, quando forem diferentes, e também do profissional, que ele envie a carta de contratação para a administração e, quando for aplicável, para as partes contratantes antes da realização do trabalho de compilação, para auxiliar a evitar mal-entendido com respeito ao trabalho de compilação. A carta de contratação confirma a aceitação pelo profissional do trabalho e confirma questões como:</w:t>
      </w:r>
    </w:p>
    <w:p w14:paraId="372BE5E4" w14:textId="77777777" w:rsidR="008003AA" w:rsidRDefault="008003AA">
      <w:pPr>
        <w:pStyle w:val="PargrafodaLista"/>
        <w:widowControl w:val="0"/>
        <w:numPr>
          <w:ilvl w:val="0"/>
          <w:numId w:val="387"/>
        </w:numPr>
        <w:tabs>
          <w:tab w:val="left" w:pos="962"/>
        </w:tabs>
        <w:autoSpaceDE w:val="0"/>
        <w:autoSpaceDN w:val="0"/>
        <w:spacing w:before="122" w:after="0" w:line="240" w:lineRule="auto"/>
        <w:ind w:right="115"/>
        <w:contextualSpacing w:val="0"/>
        <w:rPr>
          <w:sz w:val="24"/>
        </w:rPr>
      </w:pPr>
      <w:r>
        <w:rPr>
          <w:sz w:val="24"/>
        </w:rPr>
        <w:t>os objetivos e o alcance do trabalho, incluindo o entendimento pelas partes que o trabalho de compilação não é deasseguração;</w:t>
      </w:r>
    </w:p>
    <w:p w14:paraId="2A1F1D3E" w14:textId="77777777" w:rsidR="008003AA" w:rsidRDefault="008003AA">
      <w:pPr>
        <w:pStyle w:val="PargrafodaLista"/>
        <w:widowControl w:val="0"/>
        <w:numPr>
          <w:ilvl w:val="0"/>
          <w:numId w:val="387"/>
        </w:numPr>
        <w:tabs>
          <w:tab w:val="left" w:pos="962"/>
        </w:tabs>
        <w:autoSpaceDE w:val="0"/>
        <w:autoSpaceDN w:val="0"/>
        <w:spacing w:before="116" w:after="0" w:line="240" w:lineRule="auto"/>
        <w:ind w:right="115"/>
        <w:contextualSpacing w:val="0"/>
        <w:rPr>
          <w:sz w:val="24"/>
        </w:rPr>
      </w:pPr>
      <w:r>
        <w:rPr>
          <w:sz w:val="24"/>
        </w:rPr>
        <w:t>o uso previsto e a distribuição das informações financeiras e quaisquer restrições sobre seu uso ou distribuição (quandoaplicável);</w:t>
      </w:r>
    </w:p>
    <w:p w14:paraId="06B19CF5" w14:textId="77777777" w:rsidR="008003AA" w:rsidRDefault="008003AA">
      <w:pPr>
        <w:pStyle w:val="PargrafodaLista"/>
        <w:widowControl w:val="0"/>
        <w:numPr>
          <w:ilvl w:val="0"/>
          <w:numId w:val="387"/>
        </w:numPr>
        <w:tabs>
          <w:tab w:val="left" w:pos="962"/>
        </w:tabs>
        <w:autoSpaceDE w:val="0"/>
        <w:autoSpaceDN w:val="0"/>
        <w:spacing w:before="121" w:after="0" w:line="240" w:lineRule="auto"/>
        <w:contextualSpacing w:val="0"/>
        <w:rPr>
          <w:sz w:val="24"/>
        </w:rPr>
      </w:pPr>
      <w:r>
        <w:rPr>
          <w:sz w:val="24"/>
        </w:rPr>
        <w:t>as responsabilidades da administração com relação ao trabalho decompilação;</w:t>
      </w:r>
    </w:p>
    <w:p w14:paraId="66DF16C7" w14:textId="77777777" w:rsidR="008003AA" w:rsidRDefault="008003AA">
      <w:pPr>
        <w:pStyle w:val="PargrafodaLista"/>
        <w:widowControl w:val="0"/>
        <w:numPr>
          <w:ilvl w:val="0"/>
          <w:numId w:val="387"/>
        </w:numPr>
        <w:tabs>
          <w:tab w:val="left" w:pos="962"/>
        </w:tabs>
        <w:autoSpaceDE w:val="0"/>
        <w:autoSpaceDN w:val="0"/>
        <w:spacing w:before="119" w:after="0" w:line="240" w:lineRule="auto"/>
        <w:ind w:right="115"/>
        <w:contextualSpacing w:val="0"/>
        <w:rPr>
          <w:sz w:val="24"/>
        </w:rPr>
      </w:pPr>
      <w:r>
        <w:rPr>
          <w:sz w:val="24"/>
        </w:rPr>
        <w:t>a extensão das responsabilidades do profissional, incluindo que ele não expressa opinião de auditoria ou conclusão de revisão sobre as informaçõesfinanceiras;</w:t>
      </w:r>
    </w:p>
    <w:p w14:paraId="1779BDD7" w14:textId="77777777" w:rsidR="008003AA" w:rsidRDefault="008003AA" w:rsidP="008003AA">
      <w:pPr>
        <w:rPr>
          <w:sz w:val="24"/>
        </w:rPr>
        <w:sectPr w:rsidR="008003AA">
          <w:pgSz w:w="11910" w:h="16840"/>
          <w:pgMar w:top="1040" w:right="1020" w:bottom="280" w:left="1020" w:header="720" w:footer="720" w:gutter="0"/>
          <w:cols w:space="720"/>
        </w:sectPr>
      </w:pPr>
    </w:p>
    <w:p w14:paraId="3474AA03" w14:textId="77777777" w:rsidR="008003AA" w:rsidRDefault="008003AA">
      <w:pPr>
        <w:pStyle w:val="PargrafodaLista"/>
        <w:widowControl w:val="0"/>
        <w:numPr>
          <w:ilvl w:val="0"/>
          <w:numId w:val="387"/>
        </w:numPr>
        <w:tabs>
          <w:tab w:val="left" w:pos="962"/>
        </w:tabs>
        <w:autoSpaceDE w:val="0"/>
        <w:autoSpaceDN w:val="0"/>
        <w:spacing w:before="78" w:after="0" w:line="240" w:lineRule="auto"/>
        <w:contextualSpacing w:val="0"/>
        <w:rPr>
          <w:sz w:val="24"/>
        </w:rPr>
      </w:pPr>
      <w:r>
        <w:rPr>
          <w:sz w:val="24"/>
        </w:rPr>
        <w:t>a forma e conteúdo do relatório a ser emitido pelo profissional para otrabalho.</w:t>
      </w:r>
    </w:p>
    <w:p w14:paraId="7AAB04CF" w14:textId="77777777" w:rsidR="008003AA" w:rsidRDefault="008003AA" w:rsidP="008003AA">
      <w:pPr>
        <w:pStyle w:val="Corpodetexto"/>
        <w:spacing w:before="11"/>
        <w:rPr>
          <w:sz w:val="23"/>
        </w:rPr>
      </w:pPr>
    </w:p>
    <w:p w14:paraId="0DE48398" w14:textId="77777777" w:rsidR="008003AA" w:rsidRDefault="008003AA" w:rsidP="008003AA">
      <w:pPr>
        <w:pStyle w:val="Corpodetexto"/>
        <w:ind w:left="110"/>
      </w:pPr>
      <w:r>
        <w:t>Forma e conteúdo da carta de contratação</w:t>
      </w:r>
    </w:p>
    <w:p w14:paraId="12992494" w14:textId="77777777" w:rsidR="008003AA" w:rsidRDefault="008003AA" w:rsidP="008003AA">
      <w:pPr>
        <w:pStyle w:val="Corpodetexto"/>
      </w:pPr>
    </w:p>
    <w:p w14:paraId="181D0AC0" w14:textId="77777777" w:rsidR="008003AA" w:rsidRDefault="008003AA" w:rsidP="008003AA">
      <w:pPr>
        <w:pStyle w:val="Corpodetexto"/>
        <w:spacing w:line="242" w:lineRule="auto"/>
        <w:ind w:left="677" w:right="115" w:hanging="567"/>
      </w:pPr>
      <w:r>
        <w:rPr>
          <w:strike/>
        </w:rPr>
        <w:t>A38.</w:t>
      </w:r>
      <w:r>
        <w:t xml:space="preserve"> A43 </w:t>
      </w:r>
      <w:r>
        <w:rPr>
          <w:color w:val="00B0F0"/>
        </w:rPr>
        <w:t xml:space="preserve">(Alterado pela Revisão NBC 3) </w:t>
      </w:r>
      <w:r>
        <w:t>A forma e o conteúdo da carta de contratação podem variar para cada trabalho. Além das questões requeridas por esta Norma, a carta de contratação pode fazer referência a, porexemplo:</w:t>
      </w:r>
    </w:p>
    <w:p w14:paraId="2D321815" w14:textId="77777777" w:rsidR="008003AA" w:rsidRDefault="008003AA">
      <w:pPr>
        <w:pStyle w:val="PargrafodaLista"/>
        <w:widowControl w:val="0"/>
        <w:numPr>
          <w:ilvl w:val="0"/>
          <w:numId w:val="387"/>
        </w:numPr>
        <w:tabs>
          <w:tab w:val="left" w:pos="962"/>
        </w:tabs>
        <w:autoSpaceDE w:val="0"/>
        <w:autoSpaceDN w:val="0"/>
        <w:spacing w:before="111" w:after="0" w:line="240" w:lineRule="auto"/>
        <w:ind w:right="115"/>
        <w:contextualSpacing w:val="0"/>
        <w:jc w:val="both"/>
        <w:rPr>
          <w:sz w:val="24"/>
        </w:rPr>
      </w:pPr>
      <w:r>
        <w:rPr>
          <w:sz w:val="24"/>
        </w:rPr>
        <w:t>tratativas referentes ao envolvimento de outros profissionais e especialistas em alguns aspectos do trabalho decompilação;</w:t>
      </w:r>
    </w:p>
    <w:p w14:paraId="75D2972C" w14:textId="77777777" w:rsidR="008003AA" w:rsidRDefault="008003AA">
      <w:pPr>
        <w:pStyle w:val="PargrafodaLista"/>
        <w:widowControl w:val="0"/>
        <w:numPr>
          <w:ilvl w:val="0"/>
          <w:numId w:val="387"/>
        </w:numPr>
        <w:tabs>
          <w:tab w:val="left" w:pos="962"/>
        </w:tabs>
        <w:autoSpaceDE w:val="0"/>
        <w:autoSpaceDN w:val="0"/>
        <w:spacing w:before="121" w:after="0" w:line="240" w:lineRule="auto"/>
        <w:ind w:right="115"/>
        <w:contextualSpacing w:val="0"/>
        <w:jc w:val="both"/>
        <w:rPr>
          <w:sz w:val="24"/>
        </w:rPr>
      </w:pPr>
      <w:r>
        <w:rPr>
          <w:sz w:val="24"/>
        </w:rPr>
        <w:t>tratativas a serem estabelecidas com o profissional anterior, se existente, no caso de trabalhoinicial;</w:t>
      </w:r>
    </w:p>
    <w:p w14:paraId="2AFE6002" w14:textId="77777777" w:rsidR="008003AA" w:rsidRDefault="008003AA">
      <w:pPr>
        <w:pStyle w:val="PargrafodaLista"/>
        <w:widowControl w:val="0"/>
        <w:numPr>
          <w:ilvl w:val="0"/>
          <w:numId w:val="387"/>
        </w:numPr>
        <w:tabs>
          <w:tab w:val="left" w:pos="962"/>
        </w:tabs>
        <w:autoSpaceDE w:val="0"/>
        <w:autoSpaceDN w:val="0"/>
        <w:spacing w:before="117" w:after="0" w:line="242" w:lineRule="auto"/>
        <w:ind w:right="115"/>
        <w:contextualSpacing w:val="0"/>
        <w:jc w:val="both"/>
        <w:rPr>
          <w:sz w:val="24"/>
        </w:rPr>
      </w:pPr>
      <w:r>
        <w:rPr>
          <w:sz w:val="24"/>
        </w:rPr>
        <w:t>a possibilidade que a administração ou os responsáveis pela governança, conforme for apropriado, possa ser solicitada que confirme por escrito certas informações ou explicações transmitidas verbalmente ao profissional durante otrabalho;</w:t>
      </w:r>
    </w:p>
    <w:p w14:paraId="7BB5EB4A" w14:textId="77777777" w:rsidR="008003AA" w:rsidRDefault="008003AA">
      <w:pPr>
        <w:pStyle w:val="PargrafodaLista"/>
        <w:widowControl w:val="0"/>
        <w:numPr>
          <w:ilvl w:val="0"/>
          <w:numId w:val="387"/>
        </w:numPr>
        <w:tabs>
          <w:tab w:val="left" w:pos="962"/>
        </w:tabs>
        <w:autoSpaceDE w:val="0"/>
        <w:autoSpaceDN w:val="0"/>
        <w:spacing w:before="115" w:after="0" w:line="240" w:lineRule="auto"/>
        <w:ind w:right="115"/>
        <w:contextualSpacing w:val="0"/>
        <w:jc w:val="both"/>
        <w:rPr>
          <w:sz w:val="24"/>
        </w:rPr>
      </w:pPr>
      <w:r>
        <w:rPr>
          <w:sz w:val="24"/>
        </w:rPr>
        <w:t>a propriedade das informações utilizadas para fins do trabalho de compilação, distinguindo entre documentos e informações da entidade fornecidas para o trabalho e a documentação do trabalho do profissional (papéis de trabalho), levando em consideração a lei e regulamentoaplicáveis;</w:t>
      </w:r>
    </w:p>
    <w:p w14:paraId="0D10696D" w14:textId="77777777" w:rsidR="008003AA" w:rsidRDefault="008003AA">
      <w:pPr>
        <w:pStyle w:val="PargrafodaLista"/>
        <w:widowControl w:val="0"/>
        <w:numPr>
          <w:ilvl w:val="0"/>
          <w:numId w:val="387"/>
        </w:numPr>
        <w:tabs>
          <w:tab w:val="left" w:pos="962"/>
        </w:tabs>
        <w:autoSpaceDE w:val="0"/>
        <w:autoSpaceDN w:val="0"/>
        <w:spacing w:before="116" w:after="0" w:line="240" w:lineRule="auto"/>
        <w:ind w:right="115"/>
        <w:contextualSpacing w:val="0"/>
        <w:jc w:val="both"/>
        <w:rPr>
          <w:sz w:val="24"/>
        </w:rPr>
      </w:pPr>
      <w:r>
        <w:rPr>
          <w:sz w:val="24"/>
        </w:rPr>
        <w:t>pedido para que a administração e a parte contratante, se for diferente, acusem o recebimento da carta de contratação e concordem com os termos do trabalho que foram descritos nacarta.</w:t>
      </w:r>
    </w:p>
    <w:p w14:paraId="49A931AB" w14:textId="77777777" w:rsidR="008003AA" w:rsidRDefault="008003AA" w:rsidP="008003AA">
      <w:pPr>
        <w:pStyle w:val="Corpodetexto"/>
        <w:spacing w:before="11"/>
        <w:rPr>
          <w:sz w:val="23"/>
        </w:rPr>
      </w:pPr>
    </w:p>
    <w:p w14:paraId="7AE35A5D" w14:textId="77777777" w:rsidR="008003AA" w:rsidRDefault="008003AA" w:rsidP="008003AA">
      <w:pPr>
        <w:pStyle w:val="Corpodetexto"/>
        <w:ind w:left="110"/>
      </w:pPr>
      <w:r>
        <w:t>Carta de contratação ilustrativa</w:t>
      </w:r>
    </w:p>
    <w:p w14:paraId="7F0E9B8A" w14:textId="77777777" w:rsidR="008003AA" w:rsidRDefault="008003AA" w:rsidP="008003AA">
      <w:pPr>
        <w:pStyle w:val="Corpodetexto"/>
        <w:spacing w:before="2"/>
      </w:pPr>
    </w:p>
    <w:p w14:paraId="6E7203C7" w14:textId="77777777" w:rsidR="008003AA" w:rsidRDefault="008003AA" w:rsidP="008003AA">
      <w:pPr>
        <w:pStyle w:val="Corpodetexto"/>
        <w:spacing w:line="237" w:lineRule="auto"/>
        <w:ind w:left="677" w:right="115" w:hanging="567"/>
      </w:pPr>
      <w:r>
        <w:rPr>
          <w:strike/>
        </w:rPr>
        <w:t>A39.</w:t>
      </w:r>
      <w:r>
        <w:t xml:space="preserve"> A44 </w:t>
      </w:r>
      <w:r>
        <w:rPr>
          <w:color w:val="00B0F0"/>
        </w:rPr>
        <w:t xml:space="preserve">(Alterado pela Revisão NBC 3) </w:t>
      </w:r>
      <w:r>
        <w:t>O Apêndice 1 desta Norma apresenta exemplo ilustrativo de carta de contratação para trabalho de compilação.</w:t>
      </w:r>
    </w:p>
    <w:p w14:paraId="2707D2DE" w14:textId="77777777" w:rsidR="008003AA" w:rsidRDefault="008003AA" w:rsidP="008003AA">
      <w:pPr>
        <w:pStyle w:val="Corpodetexto"/>
        <w:spacing w:before="1"/>
      </w:pPr>
    </w:p>
    <w:p w14:paraId="723165F0" w14:textId="77777777" w:rsidR="008003AA" w:rsidRDefault="008003AA" w:rsidP="008003AA">
      <w:pPr>
        <w:ind w:left="110"/>
        <w:rPr>
          <w:sz w:val="24"/>
        </w:rPr>
      </w:pPr>
      <w:r>
        <w:rPr>
          <w:i/>
          <w:sz w:val="24"/>
        </w:rPr>
        <w:t xml:space="preserve">Trabalhos recorrentes </w:t>
      </w:r>
      <w:r>
        <w:rPr>
          <w:sz w:val="24"/>
        </w:rPr>
        <w:t>(ver item 26)</w:t>
      </w:r>
    </w:p>
    <w:p w14:paraId="6C20997A" w14:textId="77777777" w:rsidR="008003AA" w:rsidRDefault="008003AA" w:rsidP="008003AA">
      <w:pPr>
        <w:pStyle w:val="Corpodetexto"/>
      </w:pPr>
    </w:p>
    <w:p w14:paraId="39ACCFBD" w14:textId="77777777" w:rsidR="008003AA" w:rsidRDefault="008003AA" w:rsidP="008003AA">
      <w:pPr>
        <w:pStyle w:val="Corpodetexto"/>
        <w:spacing w:line="242" w:lineRule="auto"/>
        <w:ind w:left="677" w:right="114" w:hanging="567"/>
      </w:pPr>
      <w:r>
        <w:rPr>
          <w:strike/>
        </w:rPr>
        <w:t>A40.</w:t>
      </w:r>
      <w:r>
        <w:t xml:space="preserve"> A45 </w:t>
      </w:r>
      <w:r>
        <w:rPr>
          <w:color w:val="00B0F0"/>
        </w:rPr>
        <w:t xml:space="preserve">(Alterado pela Revisão NBC 3) </w:t>
      </w:r>
      <w:r>
        <w:t>O profissional pode decidir não enviar a carta de contratação ou outro acordo por escrito a cada período. Entretanto, os fatores a seguir podem indicar que é apropriado rever os termos do trabalho de compilação, assim como lembrar a administração ou a parte contratante, quando for aplicável, os termos existentes do trabalho:</w:t>
      </w:r>
    </w:p>
    <w:p w14:paraId="35AA4739" w14:textId="77777777" w:rsidR="008003AA" w:rsidRDefault="008003AA">
      <w:pPr>
        <w:pStyle w:val="PargrafodaLista"/>
        <w:widowControl w:val="0"/>
        <w:numPr>
          <w:ilvl w:val="0"/>
          <w:numId w:val="387"/>
        </w:numPr>
        <w:tabs>
          <w:tab w:val="left" w:pos="962"/>
        </w:tabs>
        <w:autoSpaceDE w:val="0"/>
        <w:autoSpaceDN w:val="0"/>
        <w:spacing w:before="111" w:after="0" w:line="240" w:lineRule="auto"/>
        <w:ind w:right="115"/>
        <w:contextualSpacing w:val="0"/>
        <w:rPr>
          <w:sz w:val="24"/>
        </w:rPr>
      </w:pPr>
      <w:r>
        <w:rPr>
          <w:sz w:val="24"/>
        </w:rPr>
        <w:t>qualquer indicação de que a administração ou a parte contratante, quando for aplicável, entende erroneamente o objetivo e o alcance dotrabalho;</w:t>
      </w:r>
    </w:p>
    <w:p w14:paraId="607B2D12" w14:textId="77777777" w:rsidR="008003AA" w:rsidRDefault="008003AA">
      <w:pPr>
        <w:pStyle w:val="PargrafodaLista"/>
        <w:widowControl w:val="0"/>
        <w:numPr>
          <w:ilvl w:val="0"/>
          <w:numId w:val="387"/>
        </w:numPr>
        <w:tabs>
          <w:tab w:val="left" w:pos="962"/>
        </w:tabs>
        <w:autoSpaceDE w:val="0"/>
        <w:autoSpaceDN w:val="0"/>
        <w:spacing w:before="122" w:after="0" w:line="240" w:lineRule="auto"/>
        <w:contextualSpacing w:val="0"/>
        <w:rPr>
          <w:sz w:val="24"/>
        </w:rPr>
      </w:pPr>
      <w:r>
        <w:rPr>
          <w:sz w:val="24"/>
        </w:rPr>
        <w:t>quaisquer termos revisados ou especiais dotrabalho;</w:t>
      </w:r>
    </w:p>
    <w:p w14:paraId="707D03CC" w14:textId="77777777" w:rsidR="008003AA" w:rsidRDefault="008003AA">
      <w:pPr>
        <w:pStyle w:val="PargrafodaLista"/>
        <w:widowControl w:val="0"/>
        <w:numPr>
          <w:ilvl w:val="0"/>
          <w:numId w:val="387"/>
        </w:numPr>
        <w:tabs>
          <w:tab w:val="left" w:pos="962"/>
        </w:tabs>
        <w:autoSpaceDE w:val="0"/>
        <w:autoSpaceDN w:val="0"/>
        <w:spacing w:before="118" w:after="0" w:line="240" w:lineRule="auto"/>
        <w:contextualSpacing w:val="0"/>
        <w:rPr>
          <w:sz w:val="24"/>
        </w:rPr>
      </w:pPr>
      <w:r>
        <w:rPr>
          <w:sz w:val="24"/>
        </w:rPr>
        <w:t>mudança recente na alta administração daentidade;</w:t>
      </w:r>
    </w:p>
    <w:p w14:paraId="07079768"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mudança significativa nos proprietários daentidade;</w:t>
      </w:r>
    </w:p>
    <w:p w14:paraId="494832A5"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mudança significativa na natureza ou no tamanho das atividades daentidade;</w:t>
      </w:r>
    </w:p>
    <w:p w14:paraId="71CBB0D1"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mudança nos requisitos legais ou regulatórios que afetam aentidade;</w:t>
      </w:r>
    </w:p>
    <w:p w14:paraId="2E4B29B4" w14:textId="77777777" w:rsidR="008003AA" w:rsidRDefault="008003AA">
      <w:pPr>
        <w:pStyle w:val="PargrafodaLista"/>
        <w:widowControl w:val="0"/>
        <w:numPr>
          <w:ilvl w:val="0"/>
          <w:numId w:val="387"/>
        </w:numPr>
        <w:tabs>
          <w:tab w:val="left" w:pos="962"/>
        </w:tabs>
        <w:autoSpaceDE w:val="0"/>
        <w:autoSpaceDN w:val="0"/>
        <w:spacing w:before="119" w:after="0" w:line="240" w:lineRule="auto"/>
        <w:contextualSpacing w:val="0"/>
        <w:rPr>
          <w:sz w:val="24"/>
        </w:rPr>
      </w:pPr>
      <w:r>
        <w:rPr>
          <w:sz w:val="24"/>
        </w:rPr>
        <w:t>mudança na estrutura aplicável de relatóriosfinanceiros.</w:t>
      </w:r>
    </w:p>
    <w:p w14:paraId="148BA7E6" w14:textId="77777777" w:rsidR="008003AA" w:rsidRDefault="008003AA" w:rsidP="008003AA">
      <w:pPr>
        <w:pStyle w:val="Corpodetexto"/>
        <w:spacing w:before="10"/>
        <w:rPr>
          <w:sz w:val="23"/>
        </w:rPr>
      </w:pPr>
    </w:p>
    <w:p w14:paraId="4CB4DD4C" w14:textId="77777777" w:rsidR="008003AA" w:rsidRDefault="008003AA" w:rsidP="00E23F3D">
      <w:pPr>
        <w:pStyle w:val="Corpodetexto"/>
        <w:rPr>
          <w:b/>
        </w:rPr>
      </w:pPr>
      <w:r w:rsidRPr="00E23F3D">
        <w:rPr>
          <w:b/>
        </w:rPr>
        <w:t xml:space="preserve">Comunicação com a administração e com os responsáveis pela governança </w:t>
      </w:r>
      <w:r>
        <w:rPr>
          <w:b/>
        </w:rPr>
        <w:t>(ver item 27)</w:t>
      </w:r>
    </w:p>
    <w:p w14:paraId="519A9608" w14:textId="77777777" w:rsidR="008003AA" w:rsidRDefault="008003AA" w:rsidP="008003AA">
      <w:pPr>
        <w:pStyle w:val="Corpodetexto"/>
        <w:spacing w:before="2"/>
      </w:pPr>
    </w:p>
    <w:p w14:paraId="327AA08D" w14:textId="77777777" w:rsidR="008003AA" w:rsidRDefault="008003AA" w:rsidP="008003AA">
      <w:pPr>
        <w:pStyle w:val="Corpodetexto"/>
        <w:spacing w:before="1" w:line="237" w:lineRule="auto"/>
        <w:ind w:left="677" w:right="115" w:hanging="567"/>
      </w:pPr>
      <w:r>
        <w:rPr>
          <w:strike/>
        </w:rPr>
        <w:t>A41.</w:t>
      </w:r>
      <w:r>
        <w:t xml:space="preserve"> A46 </w:t>
      </w:r>
      <w:r>
        <w:rPr>
          <w:color w:val="00B0F0"/>
        </w:rPr>
        <w:t xml:space="preserve">(Alterado pela Revisão NBC 3) </w:t>
      </w:r>
      <w:r>
        <w:t>A ocasião apropriada para comunicações varia com as circunstâncias do trabalho de compilação. As circunstâncias relevantes incluem a importância</w:t>
      </w:r>
    </w:p>
    <w:p w14:paraId="256E0D6D" w14:textId="77777777" w:rsidR="008003AA" w:rsidRDefault="008003AA" w:rsidP="008003AA">
      <w:pPr>
        <w:spacing w:line="237" w:lineRule="auto"/>
        <w:jc w:val="both"/>
        <w:sectPr w:rsidR="008003AA">
          <w:pgSz w:w="11910" w:h="16840"/>
          <w:pgMar w:top="1040" w:right="1020" w:bottom="280" w:left="1020" w:header="720" w:footer="720" w:gutter="0"/>
          <w:cols w:space="720"/>
        </w:sectPr>
      </w:pPr>
    </w:p>
    <w:p w14:paraId="0A05DE06" w14:textId="77777777" w:rsidR="008003AA" w:rsidRDefault="008003AA" w:rsidP="008003AA">
      <w:pPr>
        <w:pStyle w:val="Corpodetexto"/>
        <w:spacing w:before="76"/>
        <w:ind w:left="677" w:right="114"/>
      </w:pPr>
      <w:r>
        <w:t>e a natureza da questão e qualquer medida que se espera seja tomada pela administração ou pelos responsáveis pela governança. Por exemplo, pode ser apropriado comunicar uma dificuldade significativa encontrada durante o trabalho tão logo seja possível se a administração ou os responsáveis pela governança conseguirem auxiliar o profissional a superar a dificuldade.</w:t>
      </w:r>
    </w:p>
    <w:p w14:paraId="1E235457" w14:textId="77777777" w:rsidR="008003AA" w:rsidRDefault="008003AA" w:rsidP="008003AA">
      <w:pPr>
        <w:pStyle w:val="Corpodetexto"/>
      </w:pPr>
    </w:p>
    <w:p w14:paraId="4C673E02" w14:textId="77777777" w:rsidR="008003AA" w:rsidRPr="00E23F3D" w:rsidRDefault="008003AA" w:rsidP="00E23F3D">
      <w:pPr>
        <w:pStyle w:val="Corpodetexto"/>
        <w:rPr>
          <w:b/>
        </w:rPr>
      </w:pPr>
      <w:r w:rsidRPr="00E23F3D">
        <w:rPr>
          <w:b/>
        </w:rPr>
        <w:t>Execução do trabalho</w:t>
      </w:r>
    </w:p>
    <w:p w14:paraId="2FC2B99B" w14:textId="77777777" w:rsidR="008003AA" w:rsidRDefault="008003AA" w:rsidP="008003AA">
      <w:pPr>
        <w:pStyle w:val="Corpodetexto"/>
        <w:rPr>
          <w:b/>
        </w:rPr>
      </w:pPr>
    </w:p>
    <w:p w14:paraId="5C5731D8" w14:textId="77777777" w:rsidR="008003AA" w:rsidRDefault="008003AA" w:rsidP="008003AA">
      <w:pPr>
        <w:ind w:left="110"/>
        <w:rPr>
          <w:sz w:val="24"/>
        </w:rPr>
      </w:pPr>
      <w:r>
        <w:rPr>
          <w:i/>
          <w:sz w:val="24"/>
        </w:rPr>
        <w:t xml:space="preserve">Entendimento do profissional </w:t>
      </w:r>
      <w:r>
        <w:rPr>
          <w:sz w:val="24"/>
        </w:rPr>
        <w:t>(ver item 28)</w:t>
      </w:r>
    </w:p>
    <w:p w14:paraId="182010B3" w14:textId="77777777" w:rsidR="008003AA" w:rsidRDefault="008003AA" w:rsidP="008003AA">
      <w:pPr>
        <w:pStyle w:val="Corpodetexto"/>
      </w:pPr>
    </w:p>
    <w:p w14:paraId="212D65B7" w14:textId="77777777" w:rsidR="008003AA" w:rsidRDefault="008003AA" w:rsidP="008003AA">
      <w:pPr>
        <w:pStyle w:val="Corpodetexto"/>
        <w:ind w:left="677" w:right="114" w:hanging="567"/>
      </w:pPr>
      <w:r>
        <w:t>A47. Os requisitos éticos relevantes podem incluir a exigência de comunicação de não conformidade identificada ou suspeita de não conformidade com leis e regulamentos ao nível apropriado da administração ou aos responsáveis pela governança. Em algumas jurisdições, leis ou regulamentos podem restringir a comunicação do profissional de certos assuntos à administração ou aos responsáveis pela governança. Leis ou regulamentos podem, especificamente, proibir a comunicação, ou outra ação, que poderia prejudicar a investigação por parte da autoridade competente de ato ilícito, real ou suspeito, inclusive alertando a entidade, por exemplo, quando o profissional tiver que comunicar a não conformidade identificada ou suspeita de não conformidade à autoridade competente de acordo com a lei de prevenção de crime de lavagem de dinheiro. Nessas circunstâncias, as questões consideradas pelo profissional podem ser complexas, e ele pode considerar apropriada a obtençãode assessorialegal.</w:t>
      </w:r>
    </w:p>
    <w:p w14:paraId="65A3EA48" w14:textId="77777777" w:rsidR="008003AA" w:rsidRDefault="008003AA" w:rsidP="008003AA">
      <w:pPr>
        <w:pStyle w:val="Corpodetexto"/>
        <w:spacing w:before="9"/>
        <w:rPr>
          <w:sz w:val="23"/>
        </w:rPr>
      </w:pPr>
    </w:p>
    <w:p w14:paraId="5C5FACF6" w14:textId="77777777" w:rsidR="008003AA" w:rsidRDefault="008003AA" w:rsidP="008003AA">
      <w:pPr>
        <w:pStyle w:val="Corpodetexto"/>
        <w:ind w:left="677" w:right="114"/>
      </w:pPr>
      <w:r>
        <w:t xml:space="preserve">No Brasil, a Resolução CFC n.º 1.530/2017 dispõe sobre os procedimentos a serem observados pelos profissionais e organizações contábeis, quando do exercício de suas funções, para cumprimento das obrigações previstas na Lei n.º 9.613/1998 e alterações posteriores, que dispõe sobre os crimes de "lavagem" ou ocultação de bens, direitos e valores; a prevenção da utilização do sistema financeiro para ilícitos previstos nessa lei; e cria o Conselho de Controle de Atividades Financeiras (Coaf). </w:t>
      </w:r>
      <w:r>
        <w:rPr>
          <w:color w:val="00B0F0"/>
        </w:rPr>
        <w:t>(Incluído pela Revisão NBC 3)</w:t>
      </w:r>
    </w:p>
    <w:p w14:paraId="5D7B4D48" w14:textId="77777777" w:rsidR="008003AA" w:rsidRDefault="008003AA" w:rsidP="008003AA">
      <w:pPr>
        <w:pStyle w:val="Corpodetexto"/>
        <w:rPr>
          <w:sz w:val="26"/>
        </w:rPr>
      </w:pPr>
    </w:p>
    <w:p w14:paraId="5E509CEB" w14:textId="77777777" w:rsidR="008003AA" w:rsidRDefault="008003AA" w:rsidP="008003AA">
      <w:pPr>
        <w:pStyle w:val="Corpodetexto"/>
      </w:pPr>
    </w:p>
    <w:p w14:paraId="55A0D470" w14:textId="77777777" w:rsidR="008003AA" w:rsidRDefault="008003AA" w:rsidP="008003AA">
      <w:pPr>
        <w:pStyle w:val="Corpodetexto"/>
        <w:ind w:left="677" w:right="114" w:hanging="567"/>
      </w:pPr>
      <w:r>
        <w:rPr>
          <w:strike/>
        </w:rPr>
        <w:t>A42.</w:t>
      </w:r>
      <w:r>
        <w:t xml:space="preserve"> A48 </w:t>
      </w:r>
      <w:r>
        <w:rPr>
          <w:color w:val="00B0F0"/>
        </w:rPr>
        <w:t xml:space="preserve">(Alterado pela Revisão NBC 3) </w:t>
      </w:r>
      <w:r>
        <w:t>Obter entendimento das atividades da entidade e suas operações, inclusive o sistema contábil e os registros contábeis da entidade, é um processo continuo que ocorre durante todo o trabalho de compilação. O entendimento estabelece um referencial no qual o profissional exerce julgamento profissional na compilação das informações financeiras.</w:t>
      </w:r>
    </w:p>
    <w:p w14:paraId="1602AA33" w14:textId="77777777" w:rsidR="008003AA" w:rsidRDefault="008003AA" w:rsidP="008003AA">
      <w:pPr>
        <w:pStyle w:val="Corpodetexto"/>
        <w:rPr>
          <w:sz w:val="26"/>
        </w:rPr>
      </w:pPr>
    </w:p>
    <w:p w14:paraId="7F483460" w14:textId="77777777" w:rsidR="008003AA" w:rsidRDefault="008003AA" w:rsidP="008003AA">
      <w:pPr>
        <w:pStyle w:val="Corpodetexto"/>
        <w:spacing w:before="3"/>
      </w:pPr>
    </w:p>
    <w:p w14:paraId="100E3C84" w14:textId="77777777" w:rsidR="008003AA" w:rsidRDefault="008003AA" w:rsidP="008003AA">
      <w:pPr>
        <w:pStyle w:val="Corpodetexto"/>
        <w:ind w:left="677" w:right="114" w:hanging="567"/>
      </w:pPr>
      <w:r>
        <w:rPr>
          <w:strike/>
        </w:rPr>
        <w:t>A43.</w:t>
      </w:r>
      <w:r>
        <w:t xml:space="preserve"> A49 </w:t>
      </w:r>
      <w:r>
        <w:rPr>
          <w:color w:val="00B0F0"/>
        </w:rPr>
        <w:t xml:space="preserve">(Alterado pela Revisão NBC 3) </w:t>
      </w:r>
      <w:r>
        <w:t>A extensão e a profundidade do entendimento que o profissional tem ou obtém sobre as atividades e operações da entidade são em geral menores do que as possuídas pela administração. Ele é orientado no nível suficiente para que seja capaz de compilar as informações financeiras nos termos dotrabalho.</w:t>
      </w:r>
    </w:p>
    <w:p w14:paraId="0D344E53" w14:textId="77777777" w:rsidR="008003AA" w:rsidRDefault="008003AA" w:rsidP="008003AA">
      <w:pPr>
        <w:pStyle w:val="Corpodetexto"/>
        <w:spacing w:before="9"/>
        <w:rPr>
          <w:sz w:val="23"/>
        </w:rPr>
      </w:pPr>
    </w:p>
    <w:p w14:paraId="2AAD8CBD" w14:textId="77777777" w:rsidR="008003AA" w:rsidRDefault="008003AA" w:rsidP="008003AA">
      <w:pPr>
        <w:pStyle w:val="Corpodetexto"/>
        <w:spacing w:line="242" w:lineRule="auto"/>
        <w:ind w:left="677" w:right="115" w:hanging="567"/>
      </w:pPr>
      <w:r>
        <w:rPr>
          <w:strike/>
        </w:rPr>
        <w:t>A44.</w:t>
      </w:r>
      <w:r>
        <w:t xml:space="preserve"> A50 </w:t>
      </w:r>
      <w:r>
        <w:rPr>
          <w:color w:val="00B0F0"/>
        </w:rPr>
        <w:t xml:space="preserve">(Alterado pela Revisão NBC 3) </w:t>
      </w:r>
      <w:r>
        <w:t>Exemplos de questões que o profissional pode considerar na obtenção do entendimento das atividades e operações da entidade e da estrutura aplicável de relatórios financeiros incluem:</w:t>
      </w:r>
    </w:p>
    <w:p w14:paraId="5EFCE62E" w14:textId="77777777" w:rsidR="008003AA" w:rsidRDefault="008003AA">
      <w:pPr>
        <w:pStyle w:val="PargrafodaLista"/>
        <w:widowControl w:val="0"/>
        <w:numPr>
          <w:ilvl w:val="0"/>
          <w:numId w:val="387"/>
        </w:numPr>
        <w:tabs>
          <w:tab w:val="left" w:pos="962"/>
        </w:tabs>
        <w:autoSpaceDE w:val="0"/>
        <w:autoSpaceDN w:val="0"/>
        <w:spacing w:before="116" w:after="0" w:line="240" w:lineRule="auto"/>
        <w:contextualSpacing w:val="0"/>
        <w:jc w:val="both"/>
        <w:rPr>
          <w:sz w:val="24"/>
        </w:rPr>
      </w:pPr>
      <w:r>
        <w:rPr>
          <w:sz w:val="24"/>
        </w:rPr>
        <w:t>tamanho e complexidade da entidade e suasoperações;</w:t>
      </w:r>
    </w:p>
    <w:p w14:paraId="27176368" w14:textId="77777777" w:rsidR="008003AA" w:rsidRDefault="008003AA" w:rsidP="008003AA">
      <w:pPr>
        <w:jc w:val="both"/>
        <w:rPr>
          <w:sz w:val="24"/>
        </w:rPr>
        <w:sectPr w:rsidR="008003AA">
          <w:pgSz w:w="11910" w:h="16840"/>
          <w:pgMar w:top="1040" w:right="1020" w:bottom="280" w:left="1020" w:header="720" w:footer="720" w:gutter="0"/>
          <w:cols w:space="720"/>
        </w:sectPr>
      </w:pPr>
    </w:p>
    <w:p w14:paraId="474D4773" w14:textId="77777777" w:rsidR="008003AA" w:rsidRDefault="008003AA">
      <w:pPr>
        <w:pStyle w:val="PargrafodaLista"/>
        <w:widowControl w:val="0"/>
        <w:numPr>
          <w:ilvl w:val="0"/>
          <w:numId w:val="387"/>
        </w:numPr>
        <w:tabs>
          <w:tab w:val="left" w:pos="962"/>
        </w:tabs>
        <w:autoSpaceDE w:val="0"/>
        <w:autoSpaceDN w:val="0"/>
        <w:spacing w:before="78" w:after="0" w:line="240" w:lineRule="auto"/>
        <w:contextualSpacing w:val="0"/>
        <w:jc w:val="both"/>
        <w:rPr>
          <w:sz w:val="24"/>
        </w:rPr>
      </w:pPr>
      <w:r>
        <w:rPr>
          <w:sz w:val="24"/>
        </w:rPr>
        <w:t>complexidade da estrutura de relatóriosfinanceiros;</w:t>
      </w:r>
    </w:p>
    <w:p w14:paraId="7ABAE93B" w14:textId="77777777" w:rsidR="008003AA" w:rsidRDefault="008003AA">
      <w:pPr>
        <w:pStyle w:val="PargrafodaLista"/>
        <w:widowControl w:val="0"/>
        <w:numPr>
          <w:ilvl w:val="0"/>
          <w:numId w:val="387"/>
        </w:numPr>
        <w:tabs>
          <w:tab w:val="left" w:pos="962"/>
        </w:tabs>
        <w:autoSpaceDE w:val="0"/>
        <w:autoSpaceDN w:val="0"/>
        <w:spacing w:before="119" w:after="0" w:line="242" w:lineRule="auto"/>
        <w:ind w:right="115"/>
        <w:contextualSpacing w:val="0"/>
        <w:jc w:val="both"/>
        <w:rPr>
          <w:sz w:val="24"/>
        </w:rPr>
      </w:pPr>
      <w:r>
        <w:rPr>
          <w:sz w:val="24"/>
        </w:rPr>
        <w:t>obrigações ou requisitos de relatórios financeiros que existam pelas leis e regulamento aplicáveis, pelas cláusulas de contrato ou outra forma de acordo com terceiros, ou no contexto de tratativas voluntárias sobre a emissão de relatóriosfinanceiros;</w:t>
      </w:r>
    </w:p>
    <w:p w14:paraId="6F927032" w14:textId="77777777" w:rsidR="008003AA" w:rsidRDefault="008003AA">
      <w:pPr>
        <w:pStyle w:val="PargrafodaLista"/>
        <w:widowControl w:val="0"/>
        <w:numPr>
          <w:ilvl w:val="0"/>
          <w:numId w:val="387"/>
        </w:numPr>
        <w:tabs>
          <w:tab w:val="left" w:pos="962"/>
        </w:tabs>
        <w:autoSpaceDE w:val="0"/>
        <w:autoSpaceDN w:val="0"/>
        <w:spacing w:before="110" w:after="0" w:line="240" w:lineRule="auto"/>
        <w:ind w:right="115"/>
        <w:contextualSpacing w:val="0"/>
        <w:jc w:val="both"/>
        <w:rPr>
          <w:sz w:val="24"/>
        </w:rPr>
      </w:pPr>
      <w:r>
        <w:rPr>
          <w:sz w:val="24"/>
        </w:rPr>
        <w:t>nível de desenvolvimento da administração e estrutura de governança da entidade referente à administração e supervisão dos registros contábeis e sistema de emissão de relatórios financeiros da entidade que servem de base para a elaboração de informações financeiras daentidade;</w:t>
      </w:r>
    </w:p>
    <w:p w14:paraId="5FE7206E" w14:textId="77777777" w:rsidR="008003AA" w:rsidRDefault="008003AA">
      <w:pPr>
        <w:pStyle w:val="PargrafodaLista"/>
        <w:widowControl w:val="0"/>
        <w:numPr>
          <w:ilvl w:val="0"/>
          <w:numId w:val="387"/>
        </w:numPr>
        <w:tabs>
          <w:tab w:val="left" w:pos="962"/>
        </w:tabs>
        <w:autoSpaceDE w:val="0"/>
        <w:autoSpaceDN w:val="0"/>
        <w:spacing w:before="121" w:after="0" w:line="240" w:lineRule="auto"/>
        <w:ind w:right="115"/>
        <w:contextualSpacing w:val="0"/>
        <w:jc w:val="both"/>
        <w:rPr>
          <w:sz w:val="24"/>
        </w:rPr>
      </w:pPr>
      <w:r>
        <w:rPr>
          <w:sz w:val="24"/>
        </w:rPr>
        <w:t>nível de desenvolvimento e complexidade dos sistemas contábeis e de relatórios financeiros e controles correlacionados daentidade;</w:t>
      </w:r>
    </w:p>
    <w:p w14:paraId="40D3F5F3" w14:textId="77777777" w:rsidR="008003AA" w:rsidRDefault="008003AA">
      <w:pPr>
        <w:pStyle w:val="PargrafodaLista"/>
        <w:widowControl w:val="0"/>
        <w:numPr>
          <w:ilvl w:val="0"/>
          <w:numId w:val="387"/>
        </w:numPr>
        <w:tabs>
          <w:tab w:val="left" w:pos="962"/>
        </w:tabs>
        <w:autoSpaceDE w:val="0"/>
        <w:autoSpaceDN w:val="0"/>
        <w:spacing w:before="122" w:after="0" w:line="240" w:lineRule="auto"/>
        <w:contextualSpacing w:val="0"/>
        <w:jc w:val="both"/>
        <w:rPr>
          <w:sz w:val="24"/>
        </w:rPr>
      </w:pPr>
      <w:r>
        <w:rPr>
          <w:sz w:val="24"/>
        </w:rPr>
        <w:t>natureza dos ativos, passivos, receitas e despesas daentidade.</w:t>
      </w:r>
    </w:p>
    <w:p w14:paraId="1E8F4AE3" w14:textId="77777777" w:rsidR="008003AA" w:rsidRDefault="008003AA" w:rsidP="008003AA">
      <w:pPr>
        <w:pStyle w:val="Corpodetexto"/>
        <w:spacing w:before="5"/>
        <w:rPr>
          <w:sz w:val="23"/>
        </w:rPr>
      </w:pPr>
    </w:p>
    <w:p w14:paraId="7A38B79C" w14:textId="77777777" w:rsidR="008003AA" w:rsidRDefault="008003AA" w:rsidP="008003AA">
      <w:pPr>
        <w:spacing w:before="1"/>
        <w:ind w:left="110"/>
        <w:rPr>
          <w:i/>
          <w:sz w:val="24"/>
        </w:rPr>
      </w:pPr>
      <w:r>
        <w:rPr>
          <w:i/>
          <w:sz w:val="24"/>
        </w:rPr>
        <w:t>Compilação das informações financeiras</w:t>
      </w:r>
    </w:p>
    <w:p w14:paraId="6CE8D102" w14:textId="77777777" w:rsidR="008003AA" w:rsidRDefault="008003AA" w:rsidP="008003AA">
      <w:pPr>
        <w:pStyle w:val="Corpodetexto"/>
        <w:spacing w:before="11"/>
        <w:rPr>
          <w:i/>
          <w:sz w:val="23"/>
        </w:rPr>
      </w:pPr>
    </w:p>
    <w:p w14:paraId="3AA724F3" w14:textId="77777777" w:rsidR="008003AA" w:rsidRDefault="008003AA" w:rsidP="008003AA">
      <w:pPr>
        <w:pStyle w:val="Corpodetexto"/>
        <w:ind w:left="110"/>
      </w:pPr>
      <w:r>
        <w:t>Julgamentos significativos (ver item 30)</w:t>
      </w:r>
    </w:p>
    <w:p w14:paraId="3941556B" w14:textId="77777777" w:rsidR="008003AA" w:rsidRDefault="008003AA" w:rsidP="008003AA">
      <w:pPr>
        <w:pStyle w:val="Corpodetexto"/>
      </w:pPr>
    </w:p>
    <w:p w14:paraId="1A76CD3B" w14:textId="77777777" w:rsidR="008003AA" w:rsidRDefault="008003AA" w:rsidP="008003AA">
      <w:pPr>
        <w:pStyle w:val="Corpodetexto"/>
        <w:ind w:left="677" w:right="115" w:hanging="567"/>
      </w:pPr>
      <w:r>
        <w:rPr>
          <w:strike/>
        </w:rPr>
        <w:t>A45.</w:t>
      </w:r>
      <w:r>
        <w:t xml:space="preserve"> A51 </w:t>
      </w:r>
      <w:r>
        <w:rPr>
          <w:color w:val="00B0F0"/>
        </w:rPr>
        <w:t xml:space="preserve">(Alterado pela Revisão NBC 3) </w:t>
      </w:r>
      <w:r>
        <w:t>Em alguns trabalhos de compilação, o profissional não contribui, como parte da assistência à administração, com julgamentos significativos. Em outros trabalhos, o profissional pode fornecer essa assistência, por exemplo, com relação a uma estimativa contábil requerida ou ajudar a administração em suas considerações sobre as políticas contábeis apropriadas. Quando a assistência dessa natureza for fornecida, é necessária discussão de forma que a administração e os responsáveis pela governança, conforme for apropriado, entendam os julgamentos significativos nas informações financeiras e aceitem assumir a responsabilidade final pelosjulgamentos.</w:t>
      </w:r>
    </w:p>
    <w:p w14:paraId="5AABFE5D" w14:textId="77777777" w:rsidR="008003AA" w:rsidRDefault="008003AA" w:rsidP="008003AA">
      <w:pPr>
        <w:pStyle w:val="Corpodetexto"/>
        <w:spacing w:before="3"/>
      </w:pPr>
    </w:p>
    <w:p w14:paraId="134A1CE4" w14:textId="77777777" w:rsidR="008003AA" w:rsidRDefault="008003AA" w:rsidP="008003AA">
      <w:pPr>
        <w:pStyle w:val="Corpodetexto"/>
        <w:ind w:left="110"/>
      </w:pPr>
      <w:r>
        <w:t>Leitura das informações financeiras (ver item 31)</w:t>
      </w:r>
    </w:p>
    <w:p w14:paraId="1D4307E9" w14:textId="77777777" w:rsidR="008003AA" w:rsidRDefault="008003AA" w:rsidP="008003AA">
      <w:pPr>
        <w:pStyle w:val="Corpodetexto"/>
      </w:pPr>
    </w:p>
    <w:p w14:paraId="2F932826" w14:textId="77777777" w:rsidR="008003AA" w:rsidRDefault="008003AA" w:rsidP="008003AA">
      <w:pPr>
        <w:pStyle w:val="Corpodetexto"/>
        <w:ind w:left="677" w:right="115" w:hanging="567"/>
      </w:pPr>
      <w:r>
        <w:rPr>
          <w:strike/>
        </w:rPr>
        <w:t>A46.</w:t>
      </w:r>
      <w:r>
        <w:t xml:space="preserve"> A52 </w:t>
      </w:r>
      <w:r>
        <w:rPr>
          <w:color w:val="00B0F0"/>
        </w:rPr>
        <w:t xml:space="preserve">(Alterado pela Revisão NBC 3) </w:t>
      </w:r>
      <w:r>
        <w:t>A leitura pelo profissional das informações financeiras visa auxiliar o profissional no cumprimento das suas obrigações éticas pertinentes para o trabalho de compilação.</w:t>
      </w:r>
    </w:p>
    <w:p w14:paraId="3B77FD9E" w14:textId="77777777" w:rsidR="008003AA" w:rsidRDefault="008003AA" w:rsidP="008003AA">
      <w:pPr>
        <w:pStyle w:val="Corpodetexto"/>
      </w:pPr>
    </w:p>
    <w:p w14:paraId="054958A4" w14:textId="77777777" w:rsidR="008003AA" w:rsidRDefault="008003AA" w:rsidP="008003AA">
      <w:pPr>
        <w:pStyle w:val="Corpodetexto"/>
        <w:ind w:left="110"/>
      </w:pPr>
      <w:r>
        <w:t>Proposição de alterações nas informações financeiras</w:t>
      </w:r>
    </w:p>
    <w:p w14:paraId="69DA2E91" w14:textId="77777777" w:rsidR="008003AA" w:rsidRDefault="008003AA" w:rsidP="008003AA">
      <w:pPr>
        <w:pStyle w:val="Corpodetexto"/>
      </w:pPr>
    </w:p>
    <w:p w14:paraId="72396A35" w14:textId="77777777" w:rsidR="008003AA" w:rsidRDefault="008003AA" w:rsidP="008003AA">
      <w:pPr>
        <w:pStyle w:val="Corpodetexto"/>
        <w:ind w:left="110"/>
      </w:pPr>
      <w:r>
        <w:t>Referência à estrutura aplicável de relatórios financeiros (ou sua descrição) (ver item 34(a))</w:t>
      </w:r>
    </w:p>
    <w:p w14:paraId="1FAC64EC" w14:textId="77777777" w:rsidR="008003AA" w:rsidRDefault="008003AA" w:rsidP="008003AA">
      <w:pPr>
        <w:pStyle w:val="Corpodetexto"/>
      </w:pPr>
    </w:p>
    <w:p w14:paraId="33A87A57" w14:textId="77777777" w:rsidR="008003AA" w:rsidRDefault="008003AA" w:rsidP="008003AA">
      <w:pPr>
        <w:pStyle w:val="Corpodetexto"/>
        <w:ind w:left="677" w:right="114" w:hanging="567"/>
      </w:pPr>
      <w:r>
        <w:rPr>
          <w:strike/>
        </w:rPr>
        <w:t>A47.</w:t>
      </w:r>
      <w:r>
        <w:t xml:space="preserve"> A53 </w:t>
      </w:r>
      <w:r>
        <w:rPr>
          <w:color w:val="00B0F0"/>
        </w:rPr>
        <w:t xml:space="preserve">(Alterado pela Revisão NBC 3) </w:t>
      </w:r>
      <w:r>
        <w:t>Pode haver circunstâncias em que a estrutura aplicável de relatórios financeiros seja uma estrutura estabelecida com desvios significativos. Se a descrição da estrutura aplicável de relatórios financeiros nas informações financeiras compiladas fizer referência à estrutura estabelecida com desvios significativos, o profissional pode necessitar analisar se a referência à estrutura estabelecida não é enganosa nas circunstâncias do trabalho.</w:t>
      </w:r>
    </w:p>
    <w:p w14:paraId="616A35D1" w14:textId="77777777" w:rsidR="008003AA" w:rsidRDefault="008003AA" w:rsidP="008003AA">
      <w:pPr>
        <w:pStyle w:val="Corpodetexto"/>
      </w:pPr>
    </w:p>
    <w:p w14:paraId="429F8770" w14:textId="77777777" w:rsidR="008003AA" w:rsidRDefault="008003AA" w:rsidP="008003AA">
      <w:pPr>
        <w:pStyle w:val="Corpodetexto"/>
        <w:spacing w:line="237" w:lineRule="auto"/>
        <w:ind w:left="110"/>
      </w:pPr>
      <w:r>
        <w:t>Alterações decorrentes de distorções relevantes e para que as informações não sejam enganosas (ver item 34(b) e (c))</w:t>
      </w:r>
    </w:p>
    <w:p w14:paraId="7D1BBED5" w14:textId="77777777" w:rsidR="008003AA" w:rsidRDefault="008003AA" w:rsidP="008003AA">
      <w:pPr>
        <w:pStyle w:val="Corpodetexto"/>
        <w:spacing w:before="1"/>
      </w:pPr>
    </w:p>
    <w:p w14:paraId="2C74E7D8" w14:textId="77777777" w:rsidR="008003AA" w:rsidRDefault="008003AA" w:rsidP="008003AA">
      <w:pPr>
        <w:pStyle w:val="Corpodetexto"/>
        <w:ind w:left="677" w:right="115" w:hanging="567"/>
      </w:pPr>
      <w:r>
        <w:rPr>
          <w:strike/>
        </w:rPr>
        <w:t>A48.</w:t>
      </w:r>
      <w:r>
        <w:t xml:space="preserve"> A54 </w:t>
      </w:r>
      <w:r>
        <w:rPr>
          <w:color w:val="00B0F0"/>
        </w:rPr>
        <w:t xml:space="preserve">(Alterado pela Revisão NBC 3) </w:t>
      </w:r>
      <w:r>
        <w:t>A consideração pelo profissional da materialidade é feita no contexto da estrutura aplicável de relatórios financeiros. Algumas estruturas de relatórios financeiros discutem o conceito de materialidade no contexto da elaboração e apresentação de informações financeiras. Embora as estruturas de relatórios financeiros possam discutir materialidade em termos diferentes, geralmente explicam que:</w:t>
      </w:r>
    </w:p>
    <w:p w14:paraId="1BEF03B1" w14:textId="77777777" w:rsidR="008003AA" w:rsidRDefault="008003AA" w:rsidP="008003AA">
      <w:pPr>
        <w:jc w:val="both"/>
        <w:sectPr w:rsidR="008003AA">
          <w:pgSz w:w="11910" w:h="16840"/>
          <w:pgMar w:top="1040" w:right="1020" w:bottom="280" w:left="1020" w:header="720" w:footer="720" w:gutter="0"/>
          <w:cols w:space="720"/>
        </w:sectPr>
      </w:pPr>
    </w:p>
    <w:p w14:paraId="3B6D55F2" w14:textId="77777777" w:rsidR="008003AA" w:rsidRDefault="008003AA">
      <w:pPr>
        <w:pStyle w:val="PargrafodaLista"/>
        <w:widowControl w:val="0"/>
        <w:numPr>
          <w:ilvl w:val="0"/>
          <w:numId w:val="387"/>
        </w:numPr>
        <w:tabs>
          <w:tab w:val="left" w:pos="939"/>
        </w:tabs>
        <w:autoSpaceDE w:val="0"/>
        <w:autoSpaceDN w:val="0"/>
        <w:spacing w:before="78" w:after="0" w:line="242" w:lineRule="auto"/>
        <w:ind w:right="115"/>
        <w:contextualSpacing w:val="0"/>
        <w:jc w:val="both"/>
        <w:rPr>
          <w:sz w:val="24"/>
        </w:rPr>
      </w:pPr>
      <w:r>
        <w:rPr>
          <w:sz w:val="24"/>
        </w:rPr>
        <w:t>as distorções, incluindo omissões, são consideradas relevantes se, individual ou coletivamente, podem razoavelmente influenciar as decisões econômicas de usuários com base nas informaçõesfinanceiras;</w:t>
      </w:r>
    </w:p>
    <w:p w14:paraId="6C870B0A" w14:textId="77777777" w:rsidR="008003AA" w:rsidRDefault="008003AA">
      <w:pPr>
        <w:pStyle w:val="PargrafodaLista"/>
        <w:widowControl w:val="0"/>
        <w:numPr>
          <w:ilvl w:val="0"/>
          <w:numId w:val="387"/>
        </w:numPr>
        <w:tabs>
          <w:tab w:val="left" w:pos="939"/>
        </w:tabs>
        <w:autoSpaceDE w:val="0"/>
        <w:autoSpaceDN w:val="0"/>
        <w:spacing w:before="110" w:after="0" w:line="240" w:lineRule="auto"/>
        <w:ind w:right="115"/>
        <w:contextualSpacing w:val="0"/>
        <w:jc w:val="both"/>
        <w:rPr>
          <w:sz w:val="24"/>
        </w:rPr>
      </w:pPr>
      <w:r>
        <w:rPr>
          <w:sz w:val="24"/>
        </w:rPr>
        <w:t>os julgamentos sobre a relevância são feitos com base nas circunstâncias e são afetados pelo tamanho ou natureza da distorção ou combinação de ambos;e</w:t>
      </w:r>
    </w:p>
    <w:p w14:paraId="13BF6E94" w14:textId="77777777" w:rsidR="008003AA" w:rsidRDefault="008003AA">
      <w:pPr>
        <w:pStyle w:val="PargrafodaLista"/>
        <w:widowControl w:val="0"/>
        <w:numPr>
          <w:ilvl w:val="0"/>
          <w:numId w:val="387"/>
        </w:numPr>
        <w:tabs>
          <w:tab w:val="left" w:pos="939"/>
        </w:tabs>
        <w:autoSpaceDE w:val="0"/>
        <w:autoSpaceDN w:val="0"/>
        <w:spacing w:before="124" w:after="0" w:line="237" w:lineRule="auto"/>
        <w:ind w:right="115"/>
        <w:contextualSpacing w:val="0"/>
        <w:jc w:val="both"/>
        <w:rPr>
          <w:sz w:val="24"/>
        </w:rPr>
      </w:pPr>
      <w:r>
        <w:rPr>
          <w:sz w:val="24"/>
        </w:rPr>
        <w:t>os julgamentos sobre questões que são relevantes para os usuários das informações financeiras são baseadas levando-se em consideração as necessidades comuns de informações financeiras de usuários como um todo (grupo). O possível efeito das distorções para usuários individuais específicos, cujas necessidades podem variar muito, não é levado emconsideração.</w:t>
      </w:r>
    </w:p>
    <w:p w14:paraId="3201E5A1" w14:textId="77777777" w:rsidR="008003AA" w:rsidRDefault="008003AA" w:rsidP="008003AA">
      <w:pPr>
        <w:pStyle w:val="Corpodetexto"/>
        <w:spacing w:before="6"/>
      </w:pPr>
    </w:p>
    <w:p w14:paraId="0DD31E5E" w14:textId="77777777" w:rsidR="008003AA" w:rsidRDefault="008003AA" w:rsidP="008003AA">
      <w:pPr>
        <w:pStyle w:val="Corpodetexto"/>
        <w:ind w:left="677" w:right="115" w:hanging="567"/>
      </w:pPr>
      <w:r>
        <w:rPr>
          <w:strike/>
        </w:rPr>
        <w:t>A49.</w:t>
      </w:r>
      <w:r>
        <w:t xml:space="preserve"> A55 </w:t>
      </w:r>
      <w:r>
        <w:rPr>
          <w:color w:val="00B0F0"/>
        </w:rPr>
        <w:t xml:space="preserve">(Alterado pela Revisão NBC 3) </w:t>
      </w:r>
      <w:r>
        <w:t>Se estiver presente na estrutura aplicável de relatórios financeiros, essa discussão fornece um referencial para o profissional no entendimento da relevância ou materialidade para fins do trabalho de compilação. Se não estiverem presentes, as considerações feitas anteriormente fornecem ao profissional esse referencial.</w:t>
      </w:r>
    </w:p>
    <w:p w14:paraId="7740BD8F" w14:textId="77777777" w:rsidR="008003AA" w:rsidRDefault="008003AA" w:rsidP="008003AA">
      <w:pPr>
        <w:pStyle w:val="Corpodetexto"/>
        <w:spacing w:before="2"/>
      </w:pPr>
    </w:p>
    <w:p w14:paraId="09B506BF" w14:textId="77777777" w:rsidR="008003AA" w:rsidRDefault="008003AA" w:rsidP="008003AA">
      <w:pPr>
        <w:pStyle w:val="Corpodetexto"/>
        <w:spacing w:before="1" w:line="242" w:lineRule="auto"/>
        <w:ind w:left="677" w:right="115" w:hanging="567"/>
      </w:pPr>
      <w:r>
        <w:rPr>
          <w:strike/>
        </w:rPr>
        <w:t>A50.</w:t>
      </w:r>
      <w:r>
        <w:t xml:space="preserve"> A56 </w:t>
      </w:r>
      <w:r>
        <w:rPr>
          <w:color w:val="00B0F0"/>
        </w:rPr>
        <w:t xml:space="preserve">(Alterado pela Revisão NBC 3) </w:t>
      </w:r>
      <w:r>
        <w:t>A percepção pelo profissional das necessidades dos usuários das informações financeiras afeta o seu ponto de vista com respeito à materialidade. Neste contexto, é razoável para o profissional assumir que os usuários:</w:t>
      </w:r>
    </w:p>
    <w:p w14:paraId="00D0812B" w14:textId="77777777" w:rsidR="008003AA" w:rsidRDefault="008003AA">
      <w:pPr>
        <w:pStyle w:val="PargrafodaLista"/>
        <w:widowControl w:val="0"/>
        <w:numPr>
          <w:ilvl w:val="0"/>
          <w:numId w:val="387"/>
        </w:numPr>
        <w:tabs>
          <w:tab w:val="left" w:pos="962"/>
        </w:tabs>
        <w:autoSpaceDE w:val="0"/>
        <w:autoSpaceDN w:val="0"/>
        <w:spacing w:before="111" w:after="0" w:line="244" w:lineRule="auto"/>
        <w:ind w:right="115"/>
        <w:contextualSpacing w:val="0"/>
        <w:rPr>
          <w:sz w:val="24"/>
        </w:rPr>
      </w:pPr>
      <w:r>
        <w:rPr>
          <w:sz w:val="24"/>
        </w:rPr>
        <w:t>têm conhecimento razoável dos negócios, das atividades econômicas e de contabilidade, e o interesse de estudar as informações financeiras com grau razoável dediligência;</w:t>
      </w:r>
    </w:p>
    <w:p w14:paraId="59F7EF70" w14:textId="77777777" w:rsidR="008003AA" w:rsidRDefault="008003AA">
      <w:pPr>
        <w:pStyle w:val="PargrafodaLista"/>
        <w:widowControl w:val="0"/>
        <w:numPr>
          <w:ilvl w:val="0"/>
          <w:numId w:val="387"/>
        </w:numPr>
        <w:tabs>
          <w:tab w:val="left" w:pos="962"/>
        </w:tabs>
        <w:autoSpaceDE w:val="0"/>
        <w:autoSpaceDN w:val="0"/>
        <w:spacing w:before="110" w:after="0" w:line="240" w:lineRule="auto"/>
        <w:ind w:right="115"/>
        <w:contextualSpacing w:val="0"/>
        <w:rPr>
          <w:sz w:val="24"/>
        </w:rPr>
      </w:pPr>
      <w:r>
        <w:rPr>
          <w:sz w:val="24"/>
        </w:rPr>
        <w:t>entendem que as informações financeiras são elaboradas e apresentadas, objetivando estarem livres de distorçõesrelevantes;</w:t>
      </w:r>
    </w:p>
    <w:p w14:paraId="17A98AF6" w14:textId="77777777" w:rsidR="008003AA" w:rsidRDefault="008003AA">
      <w:pPr>
        <w:pStyle w:val="PargrafodaLista"/>
        <w:widowControl w:val="0"/>
        <w:numPr>
          <w:ilvl w:val="0"/>
          <w:numId w:val="387"/>
        </w:numPr>
        <w:tabs>
          <w:tab w:val="left" w:pos="939"/>
        </w:tabs>
        <w:autoSpaceDE w:val="0"/>
        <w:autoSpaceDN w:val="0"/>
        <w:spacing w:before="121" w:after="0" w:line="240" w:lineRule="auto"/>
        <w:ind w:right="115"/>
        <w:contextualSpacing w:val="0"/>
        <w:rPr>
          <w:sz w:val="24"/>
        </w:rPr>
      </w:pPr>
      <w:r>
        <w:rPr>
          <w:sz w:val="24"/>
        </w:rPr>
        <w:t>reconhecem as incertezas inerentes na mensuração de valores baseados no uso de estimativas, julgamento e a consideração de futuros eventos;e</w:t>
      </w:r>
    </w:p>
    <w:p w14:paraId="5E44B431" w14:textId="77777777" w:rsidR="008003AA" w:rsidRDefault="008003AA">
      <w:pPr>
        <w:pStyle w:val="PargrafodaLista"/>
        <w:widowControl w:val="0"/>
        <w:numPr>
          <w:ilvl w:val="0"/>
          <w:numId w:val="387"/>
        </w:numPr>
        <w:tabs>
          <w:tab w:val="left" w:pos="962"/>
        </w:tabs>
        <w:autoSpaceDE w:val="0"/>
        <w:autoSpaceDN w:val="0"/>
        <w:spacing w:before="119" w:after="0" w:line="237" w:lineRule="auto"/>
        <w:ind w:right="115"/>
        <w:contextualSpacing w:val="0"/>
        <w:rPr>
          <w:sz w:val="24"/>
        </w:rPr>
      </w:pPr>
      <w:r>
        <w:rPr>
          <w:sz w:val="24"/>
        </w:rPr>
        <w:t>tomam decisões econômicas razoáveis com base nas informações contidas nas informações financeiras.</w:t>
      </w:r>
    </w:p>
    <w:p w14:paraId="0CC197D1" w14:textId="77777777" w:rsidR="008003AA" w:rsidRDefault="008003AA" w:rsidP="008003AA">
      <w:pPr>
        <w:pStyle w:val="Corpodetexto"/>
      </w:pPr>
    </w:p>
    <w:p w14:paraId="79E9E27F" w14:textId="77777777" w:rsidR="008003AA" w:rsidRDefault="008003AA" w:rsidP="008003AA">
      <w:pPr>
        <w:pStyle w:val="Corpodetexto"/>
        <w:ind w:left="677" w:right="115" w:hanging="567"/>
      </w:pPr>
      <w:r>
        <w:rPr>
          <w:strike/>
        </w:rPr>
        <w:t>A51.</w:t>
      </w:r>
      <w:r>
        <w:t xml:space="preserve"> A57 </w:t>
      </w:r>
      <w:r>
        <w:rPr>
          <w:color w:val="00B0F0"/>
        </w:rPr>
        <w:t xml:space="preserve">(Alterado pela Revisão NBC 3) </w:t>
      </w:r>
      <w:r>
        <w:t>A estrutura aplicável de relatórios financeiros pode incluir a premissa de que as informações financeiras sejam elaboradas com base no princípio da continuidade operacional da entidade. Se o profissional tomar conhecimento de incertezas quanto à habilidade de a entidade continuar operando, ele pode, conforme for apropriado, sugerir uma apresentação mais apropriada pela estrutura aplicável de relatórios financeiros, ou divulgação apropriada com relação à capacidade da entidade continuar operando, de forma a atender àquela estrutura e para evitar que as informações financeiras sejamenganosas.</w:t>
      </w:r>
    </w:p>
    <w:p w14:paraId="1CA31D79" w14:textId="77777777" w:rsidR="008003AA" w:rsidRDefault="008003AA" w:rsidP="008003AA">
      <w:pPr>
        <w:pStyle w:val="Corpodetexto"/>
      </w:pPr>
    </w:p>
    <w:p w14:paraId="38AE5DD6" w14:textId="77777777" w:rsidR="008003AA" w:rsidRDefault="008003AA" w:rsidP="008003AA">
      <w:pPr>
        <w:pStyle w:val="Corpodetexto"/>
        <w:ind w:left="110"/>
      </w:pPr>
      <w:r>
        <w:t>Condições que requerem que o profissional renuncie ao trabalho (ver itens 33 e 35)</w:t>
      </w:r>
    </w:p>
    <w:p w14:paraId="14529B09" w14:textId="77777777" w:rsidR="008003AA" w:rsidRDefault="008003AA" w:rsidP="008003AA">
      <w:pPr>
        <w:pStyle w:val="Corpodetexto"/>
      </w:pPr>
    </w:p>
    <w:p w14:paraId="401255E7" w14:textId="77777777" w:rsidR="008003AA" w:rsidRDefault="008003AA" w:rsidP="008003AA">
      <w:pPr>
        <w:pStyle w:val="Corpodetexto"/>
        <w:ind w:left="677" w:right="115" w:hanging="567"/>
      </w:pPr>
      <w:r>
        <w:rPr>
          <w:strike/>
        </w:rPr>
        <w:t>A52.</w:t>
      </w:r>
      <w:r>
        <w:t xml:space="preserve"> A58 </w:t>
      </w:r>
      <w:r>
        <w:rPr>
          <w:color w:val="00B0F0"/>
        </w:rPr>
        <w:t xml:space="preserve">(Alterado pela Revisão NBC 3) </w:t>
      </w:r>
      <w:r>
        <w:t>Nas circunstâncias tratadas pelos requisitos desta Norma quando for necessário renunciar ao trabalho, a responsabilidade de informar à administração e aos responsáveis pela governança os motivos da renúncia proporciona uma oportunidade de explicar as responsabilidades éticas do profissional.</w:t>
      </w:r>
    </w:p>
    <w:p w14:paraId="1A764A26" w14:textId="77777777" w:rsidR="008003AA" w:rsidRDefault="008003AA" w:rsidP="008003AA">
      <w:pPr>
        <w:pStyle w:val="Corpodetexto"/>
        <w:spacing w:before="2"/>
      </w:pPr>
    </w:p>
    <w:p w14:paraId="4707555E" w14:textId="77777777" w:rsidR="008003AA" w:rsidRDefault="008003AA" w:rsidP="008003AA">
      <w:pPr>
        <w:spacing w:before="1"/>
        <w:ind w:left="110"/>
        <w:rPr>
          <w:sz w:val="24"/>
        </w:rPr>
      </w:pPr>
      <w:r>
        <w:rPr>
          <w:b/>
          <w:sz w:val="24"/>
        </w:rPr>
        <w:t xml:space="preserve">Documentação </w:t>
      </w:r>
      <w:r>
        <w:rPr>
          <w:sz w:val="24"/>
        </w:rPr>
        <w:t>(ver item 38)</w:t>
      </w:r>
    </w:p>
    <w:p w14:paraId="7F62CE83" w14:textId="77777777" w:rsidR="008003AA" w:rsidRDefault="008003AA" w:rsidP="008003AA">
      <w:pPr>
        <w:pStyle w:val="Corpodetexto"/>
        <w:spacing w:before="11"/>
        <w:rPr>
          <w:sz w:val="23"/>
        </w:rPr>
      </w:pPr>
    </w:p>
    <w:p w14:paraId="0C996FDA" w14:textId="77777777" w:rsidR="008003AA" w:rsidRDefault="008003AA" w:rsidP="008003AA">
      <w:pPr>
        <w:pStyle w:val="Corpodetexto"/>
        <w:spacing w:line="242" w:lineRule="auto"/>
        <w:ind w:left="677" w:right="115" w:hanging="567"/>
      </w:pPr>
      <w:r>
        <w:rPr>
          <w:strike/>
        </w:rPr>
        <w:t>A53.</w:t>
      </w:r>
      <w:r>
        <w:t xml:space="preserve"> A59 </w:t>
      </w:r>
      <w:r>
        <w:rPr>
          <w:color w:val="00B0F0"/>
        </w:rPr>
        <w:t xml:space="preserve">(Alterado pela Revisão NBC 3) </w:t>
      </w:r>
      <w:r>
        <w:t>A documentação requerida por esta Norma atende a diversas finalidades, inclusive as seguintes:</w:t>
      </w:r>
    </w:p>
    <w:p w14:paraId="7564C633" w14:textId="77777777" w:rsidR="008003AA" w:rsidRDefault="008003AA">
      <w:pPr>
        <w:pStyle w:val="PargrafodaLista"/>
        <w:widowControl w:val="0"/>
        <w:numPr>
          <w:ilvl w:val="0"/>
          <w:numId w:val="387"/>
        </w:numPr>
        <w:tabs>
          <w:tab w:val="left" w:pos="998"/>
          <w:tab w:val="left" w:pos="999"/>
        </w:tabs>
        <w:autoSpaceDE w:val="0"/>
        <w:autoSpaceDN w:val="0"/>
        <w:spacing w:before="117" w:after="0" w:line="240" w:lineRule="auto"/>
        <w:ind w:right="115"/>
        <w:contextualSpacing w:val="0"/>
        <w:rPr>
          <w:sz w:val="24"/>
        </w:rPr>
      </w:pPr>
      <w:r>
        <w:rPr>
          <w:sz w:val="24"/>
        </w:rPr>
        <w:t>proporcionar registro de questões de relevância permanente para futuros trabalhosde compilação;</w:t>
      </w:r>
    </w:p>
    <w:p w14:paraId="361481B9" w14:textId="77777777" w:rsidR="008003AA" w:rsidRDefault="008003AA" w:rsidP="008003AA">
      <w:pPr>
        <w:rPr>
          <w:sz w:val="24"/>
        </w:rPr>
        <w:sectPr w:rsidR="008003AA">
          <w:pgSz w:w="11910" w:h="16840"/>
          <w:pgMar w:top="1040" w:right="1020" w:bottom="280" w:left="1020" w:header="720" w:footer="720" w:gutter="0"/>
          <w:cols w:space="720"/>
        </w:sectPr>
      </w:pPr>
    </w:p>
    <w:p w14:paraId="4BC15EF6" w14:textId="77777777" w:rsidR="008003AA" w:rsidRDefault="008003AA">
      <w:pPr>
        <w:pStyle w:val="PargrafodaLista"/>
        <w:widowControl w:val="0"/>
        <w:numPr>
          <w:ilvl w:val="0"/>
          <w:numId w:val="387"/>
        </w:numPr>
        <w:tabs>
          <w:tab w:val="left" w:pos="962"/>
        </w:tabs>
        <w:autoSpaceDE w:val="0"/>
        <w:autoSpaceDN w:val="0"/>
        <w:spacing w:before="80" w:after="0" w:line="237" w:lineRule="auto"/>
        <w:ind w:right="115"/>
        <w:contextualSpacing w:val="0"/>
        <w:rPr>
          <w:sz w:val="24"/>
        </w:rPr>
      </w:pPr>
      <w:r>
        <w:rPr>
          <w:sz w:val="24"/>
        </w:rPr>
        <w:t>possibilitar que a equipe do trabalho, conforme for aplicável, seja responsável por seu trabalho, inclusive o registro da conclusão dotrabalho.</w:t>
      </w:r>
    </w:p>
    <w:p w14:paraId="5464EB84" w14:textId="77777777" w:rsidR="008003AA" w:rsidRDefault="008003AA" w:rsidP="008003AA">
      <w:pPr>
        <w:pStyle w:val="Corpodetexto"/>
      </w:pPr>
    </w:p>
    <w:p w14:paraId="3EAC133A" w14:textId="77777777" w:rsidR="008003AA" w:rsidRDefault="008003AA" w:rsidP="008003AA">
      <w:pPr>
        <w:pStyle w:val="Corpodetexto"/>
        <w:spacing w:before="1"/>
        <w:ind w:left="677" w:right="115" w:hanging="567"/>
      </w:pPr>
      <w:r>
        <w:rPr>
          <w:strike/>
        </w:rPr>
        <w:t>A54.</w:t>
      </w:r>
      <w:r>
        <w:t xml:space="preserve"> A60 </w:t>
      </w:r>
      <w:r>
        <w:rPr>
          <w:color w:val="00B0F0"/>
        </w:rPr>
        <w:t xml:space="preserve">(Alterado pela Revisão NBC 3) </w:t>
      </w:r>
      <w:r>
        <w:t>O profissional pode também considerar a inclusão na documentação do trabalho de cópia do balancete de trabalho da entidade, resumo dos registros contábeis significativos ou outras informações que o profissional usou para realizar a compilação.</w:t>
      </w:r>
    </w:p>
    <w:p w14:paraId="6A6A5D9A" w14:textId="77777777" w:rsidR="008003AA" w:rsidRDefault="008003AA" w:rsidP="008003AA">
      <w:pPr>
        <w:pStyle w:val="Corpodetexto"/>
        <w:spacing w:before="2"/>
      </w:pPr>
    </w:p>
    <w:p w14:paraId="0D95CC5E" w14:textId="77777777" w:rsidR="008003AA" w:rsidRDefault="008003AA" w:rsidP="008003AA">
      <w:pPr>
        <w:pStyle w:val="Corpodetexto"/>
        <w:ind w:left="677" w:right="114" w:hanging="567"/>
      </w:pPr>
      <w:r>
        <w:rPr>
          <w:strike/>
        </w:rPr>
        <w:t>A55.</w:t>
      </w:r>
      <w:r>
        <w:t xml:space="preserve"> A61 </w:t>
      </w:r>
      <w:r>
        <w:rPr>
          <w:color w:val="00B0F0"/>
        </w:rPr>
        <w:t xml:space="preserve">(Alterado pela Revisão NBC 3) </w:t>
      </w:r>
      <w:r>
        <w:t>Ao deixar registrado como as informações financeiras compiladas se conciliam com os registros contábeis básicos, documentos, explicações e outras informações fornecidas pela administração para fins do trabalho de compilação, o profissional pode, por exemplo, manter uma planilha mostrando a conciliação dos saldos do razão geral da entidade com as informações financeiras compiladas, inclusive qualquer lançamento ou ajuste de diário ou outras alterações nas informações financeiras que o profissional tenha acordado com a administração no decorrer do trabalho.</w:t>
      </w:r>
    </w:p>
    <w:p w14:paraId="46CDE972" w14:textId="77777777" w:rsidR="008003AA" w:rsidRDefault="008003AA" w:rsidP="008003AA">
      <w:pPr>
        <w:pStyle w:val="Corpodetexto"/>
      </w:pPr>
    </w:p>
    <w:p w14:paraId="64819633" w14:textId="77777777" w:rsidR="008003AA" w:rsidRDefault="008003AA" w:rsidP="008003AA">
      <w:pPr>
        <w:ind w:left="110"/>
        <w:rPr>
          <w:sz w:val="24"/>
        </w:rPr>
      </w:pPr>
      <w:r>
        <w:rPr>
          <w:b/>
          <w:sz w:val="24"/>
        </w:rPr>
        <w:t xml:space="preserve">Relatório de compilação do profissional </w:t>
      </w:r>
      <w:r>
        <w:rPr>
          <w:sz w:val="24"/>
        </w:rPr>
        <w:t>(ver item 40)</w:t>
      </w:r>
    </w:p>
    <w:p w14:paraId="5A6C0FEC" w14:textId="77777777" w:rsidR="008003AA" w:rsidRDefault="008003AA" w:rsidP="008003AA">
      <w:pPr>
        <w:pStyle w:val="Corpodetexto"/>
        <w:spacing w:before="2"/>
      </w:pPr>
    </w:p>
    <w:p w14:paraId="7EABB210" w14:textId="77777777" w:rsidR="008003AA" w:rsidRDefault="008003AA" w:rsidP="008003AA">
      <w:pPr>
        <w:pStyle w:val="Corpodetexto"/>
        <w:spacing w:before="1" w:line="237" w:lineRule="auto"/>
        <w:ind w:left="677" w:right="115" w:hanging="567"/>
      </w:pPr>
      <w:r>
        <w:rPr>
          <w:strike/>
        </w:rPr>
        <w:t>A56.</w:t>
      </w:r>
      <w:r>
        <w:t xml:space="preserve"> A62 </w:t>
      </w:r>
      <w:r>
        <w:rPr>
          <w:color w:val="00B0F0"/>
        </w:rPr>
        <w:t xml:space="preserve">(Alterado pela Revisão NBC 3) </w:t>
      </w:r>
      <w:r>
        <w:t>O relatório escrito abrange relatórios emitidos na forma impressa e aqueles emitidos utilizando-se meio eletrônico.</w:t>
      </w:r>
    </w:p>
    <w:p w14:paraId="1BDB0E25" w14:textId="77777777" w:rsidR="008003AA" w:rsidRDefault="008003AA" w:rsidP="008003AA">
      <w:pPr>
        <w:pStyle w:val="Corpodetexto"/>
      </w:pPr>
    </w:p>
    <w:p w14:paraId="3DBA5E82" w14:textId="77777777" w:rsidR="008003AA" w:rsidRDefault="008003AA" w:rsidP="008003AA">
      <w:pPr>
        <w:pStyle w:val="Corpodetexto"/>
        <w:ind w:left="677" w:right="114" w:hanging="567"/>
      </w:pPr>
      <w:r>
        <w:rPr>
          <w:strike/>
        </w:rPr>
        <w:t>A57.</w:t>
      </w:r>
      <w:r>
        <w:t xml:space="preserve"> A63 </w:t>
      </w:r>
      <w:r>
        <w:rPr>
          <w:color w:val="00B0F0"/>
        </w:rPr>
        <w:t xml:space="preserve">(Alterado pela Revisão NBC 3) </w:t>
      </w:r>
      <w:r>
        <w:t>Quando o profissional tomar conhecimento de que as informações financeiras compiladas e o seu relatório serão incluídos em documento que contenha outras informações, como, por exemplo, documento de oferta pública, o profissional pode considerar, se a forma de apresentação permitir, a identificação dos números das páginas nas quais as informações financeiras são apresentadas. Isto ajuda os usuários a identificar as informações financeiras às quais o relatório do profissional se refere.</w:t>
      </w:r>
    </w:p>
    <w:p w14:paraId="31C87C7E" w14:textId="77777777" w:rsidR="008003AA" w:rsidRDefault="008003AA" w:rsidP="008003AA">
      <w:pPr>
        <w:pStyle w:val="Corpodetexto"/>
        <w:spacing w:before="3"/>
      </w:pPr>
    </w:p>
    <w:p w14:paraId="735CAA63" w14:textId="77777777" w:rsidR="008003AA" w:rsidRDefault="008003AA" w:rsidP="008003AA">
      <w:pPr>
        <w:ind w:left="110"/>
        <w:rPr>
          <w:sz w:val="24"/>
        </w:rPr>
      </w:pPr>
      <w:r>
        <w:rPr>
          <w:i/>
          <w:sz w:val="24"/>
        </w:rPr>
        <w:t xml:space="preserve">Destinatários do relatório </w:t>
      </w:r>
      <w:r>
        <w:rPr>
          <w:sz w:val="24"/>
        </w:rPr>
        <w:t>(ver item 40(b))</w:t>
      </w:r>
    </w:p>
    <w:p w14:paraId="45019625" w14:textId="77777777" w:rsidR="008003AA" w:rsidRDefault="008003AA" w:rsidP="008003AA">
      <w:pPr>
        <w:pStyle w:val="Corpodetexto"/>
      </w:pPr>
    </w:p>
    <w:p w14:paraId="68E9DEC8" w14:textId="77777777" w:rsidR="008003AA" w:rsidRDefault="008003AA" w:rsidP="008003AA">
      <w:pPr>
        <w:pStyle w:val="Corpodetexto"/>
        <w:ind w:left="677" w:right="115" w:hanging="567"/>
      </w:pPr>
      <w:r>
        <w:rPr>
          <w:strike/>
        </w:rPr>
        <w:t>A58.</w:t>
      </w:r>
      <w:r>
        <w:t xml:space="preserve"> A64 </w:t>
      </w:r>
      <w:r>
        <w:rPr>
          <w:color w:val="00B0F0"/>
        </w:rPr>
        <w:t xml:space="preserve">(Alterado pela Revisão NBC 3) </w:t>
      </w:r>
      <w:r>
        <w:t>A lei ou regulamento pode especificar a quem o relatório do profissional deve ser endereçado. O relatório do profissional é normalmente endereçado ao contratante do profissional nos termos da contratação do trabalho, geralmente à administração da entidade.</w:t>
      </w:r>
    </w:p>
    <w:p w14:paraId="6F149A96" w14:textId="77777777" w:rsidR="008003AA" w:rsidRDefault="008003AA" w:rsidP="008003AA">
      <w:pPr>
        <w:pStyle w:val="Corpodetexto"/>
        <w:spacing w:before="9"/>
        <w:rPr>
          <w:sz w:val="23"/>
        </w:rPr>
      </w:pPr>
    </w:p>
    <w:p w14:paraId="047B56F8" w14:textId="77777777" w:rsidR="008003AA" w:rsidRDefault="008003AA" w:rsidP="008003AA">
      <w:pPr>
        <w:spacing w:line="242" w:lineRule="auto"/>
        <w:ind w:left="110" w:right="115"/>
        <w:rPr>
          <w:sz w:val="24"/>
        </w:rPr>
      </w:pPr>
      <w:r>
        <w:rPr>
          <w:i/>
          <w:sz w:val="24"/>
        </w:rPr>
        <w:t xml:space="preserve">Informações financeiras elaboradas utilizando-se uma estrutura de emissão de relatórios financeiros de finalidade especial </w:t>
      </w:r>
      <w:r>
        <w:rPr>
          <w:sz w:val="24"/>
        </w:rPr>
        <w:t>(ver item 40(j))</w:t>
      </w:r>
    </w:p>
    <w:p w14:paraId="0AC41FEB" w14:textId="77777777" w:rsidR="008003AA" w:rsidRDefault="008003AA" w:rsidP="008003AA">
      <w:pPr>
        <w:pStyle w:val="Corpodetexto"/>
        <w:spacing w:before="9"/>
        <w:rPr>
          <w:sz w:val="23"/>
        </w:rPr>
      </w:pPr>
    </w:p>
    <w:p w14:paraId="21093A36" w14:textId="77777777" w:rsidR="008003AA" w:rsidRDefault="008003AA" w:rsidP="008003AA">
      <w:pPr>
        <w:pStyle w:val="Corpodetexto"/>
        <w:ind w:left="677" w:right="114" w:hanging="567"/>
      </w:pPr>
      <w:r>
        <w:rPr>
          <w:strike/>
        </w:rPr>
        <w:t>A59.</w:t>
      </w:r>
      <w:r>
        <w:t xml:space="preserve"> A65 </w:t>
      </w:r>
      <w:r>
        <w:rPr>
          <w:color w:val="00B0F0"/>
        </w:rPr>
        <w:t xml:space="preserve">(Alterado pela Revisão NBC 3) </w:t>
      </w:r>
      <w:r>
        <w:t>De acordo com esta Norma, se as informações financeiras forem elaboradas utilizando-se uma estrutura de relatórios financeiros de finalidade especial, o relatório do profissional deve chamar a atenção dos leitores do seu relatório para essa estrutura de relatórios financeiros de finalidade especial usada nas informações financeiras e declarar que estas podem, por conseguinte, não ser adequadas para outras finalidades. Isto pode ser suplementado por parágrafo adicional no relatório que restrinja tanto a distribuição como o uso, ou ambos, apenas para os usuáriosprevistos.</w:t>
      </w:r>
    </w:p>
    <w:p w14:paraId="7A0AFA29" w14:textId="77777777" w:rsidR="008003AA" w:rsidRDefault="008003AA" w:rsidP="008003AA">
      <w:pPr>
        <w:pStyle w:val="Corpodetexto"/>
      </w:pPr>
    </w:p>
    <w:p w14:paraId="122C0137" w14:textId="77777777" w:rsidR="008003AA" w:rsidRDefault="008003AA" w:rsidP="008003AA">
      <w:pPr>
        <w:pStyle w:val="Corpodetexto"/>
        <w:ind w:left="677" w:right="114" w:hanging="567"/>
      </w:pPr>
      <w:r>
        <w:rPr>
          <w:strike/>
        </w:rPr>
        <w:t>A60.</w:t>
      </w:r>
      <w:r>
        <w:t xml:space="preserve"> A66 </w:t>
      </w:r>
      <w:r>
        <w:rPr>
          <w:color w:val="00B0F0"/>
        </w:rPr>
        <w:t xml:space="preserve">(Alterado pela Revisão NBC 3) </w:t>
      </w:r>
      <w:r>
        <w:t>As informações financeiras elaboradas para uma determinada finalidade podem ser obtidas pelas partes que não sejam os usuários previstos, que podem procurar usar as informações para outros fins que não sejam aqueles para os quais as informações estão previstas. Por exemplo, o regulador pode requerer que certas entidades forneçam demonstrações contábeis elaboradas utilizando-se uma estrutura de relatórios financeiros de finalidade especial e que essas demonstrações contábeis estejam disponíveis</w:t>
      </w:r>
    </w:p>
    <w:p w14:paraId="3D375A72" w14:textId="77777777" w:rsidR="008003AA" w:rsidRDefault="008003AA" w:rsidP="008003AA">
      <w:pPr>
        <w:jc w:val="both"/>
        <w:sectPr w:rsidR="008003AA">
          <w:pgSz w:w="11910" w:h="16840"/>
          <w:pgMar w:top="1040" w:right="1020" w:bottom="280" w:left="1020" w:header="720" w:footer="720" w:gutter="0"/>
          <w:cols w:space="720"/>
        </w:sectPr>
      </w:pPr>
    </w:p>
    <w:p w14:paraId="0F959B7D" w14:textId="77777777" w:rsidR="008003AA" w:rsidRDefault="008003AA" w:rsidP="008003AA">
      <w:pPr>
        <w:pStyle w:val="Corpodetexto"/>
        <w:spacing w:before="76"/>
        <w:ind w:left="677" w:right="115"/>
      </w:pPr>
      <w:r>
        <w:t>publicamente. O fato da disponibilização mais ampla das demonstrações contábeis para as partes que não sejam os usuários previstos não significa que as demonstrações contábeis se tornariam demonstrações contábeis para fins gerais. As declarações do profissional que tiverem que ser incluídas no seu relatório são necessárias para chamar a atenção dos leitores para o fato de que as demonstrações contábeis foram elaboradas na estrutura de relatórios financeiros de finalidade especial e podem, por conseguinte, não ser adequadas para outras finalidades.</w:t>
      </w:r>
    </w:p>
    <w:p w14:paraId="797AB63D" w14:textId="77777777" w:rsidR="008003AA" w:rsidRDefault="008003AA" w:rsidP="008003AA">
      <w:pPr>
        <w:pStyle w:val="Corpodetexto"/>
      </w:pPr>
    </w:p>
    <w:p w14:paraId="73AE4C53" w14:textId="77777777" w:rsidR="008003AA" w:rsidRDefault="008003AA" w:rsidP="008003AA">
      <w:pPr>
        <w:pStyle w:val="Corpodetexto"/>
        <w:ind w:left="110"/>
      </w:pPr>
      <w:r>
        <w:t>Restrição sobre a distribuição e uso do relatório do profissional</w:t>
      </w:r>
    </w:p>
    <w:p w14:paraId="00B30A43" w14:textId="77777777" w:rsidR="008003AA" w:rsidRDefault="008003AA" w:rsidP="008003AA">
      <w:pPr>
        <w:pStyle w:val="Corpodetexto"/>
      </w:pPr>
    </w:p>
    <w:p w14:paraId="6F9D546D" w14:textId="77777777" w:rsidR="008003AA" w:rsidRDefault="008003AA" w:rsidP="008003AA">
      <w:pPr>
        <w:pStyle w:val="Corpodetexto"/>
        <w:ind w:left="677" w:right="114" w:hanging="567"/>
      </w:pPr>
      <w:r>
        <w:rPr>
          <w:strike/>
        </w:rPr>
        <w:t>A61.</w:t>
      </w:r>
      <w:r>
        <w:t xml:space="preserve"> A67 </w:t>
      </w:r>
      <w:r>
        <w:rPr>
          <w:color w:val="00B0F0"/>
        </w:rPr>
        <w:t xml:space="preserve">(Alterado pela Revisão NBC 3) </w:t>
      </w:r>
      <w:r>
        <w:t>O profissional pode considerar apropriado indicar que o seu relatório é destinado exclusivamente aos usuários previstos especificados das informações financeiras. Dependendo da lei ou regulamentação específica, isto pode ser conseguido ao se restringir tanto a distribuição como o uso do relatório de compilação, ou ambos, apenas para os usuáriosprevistos.</w:t>
      </w:r>
    </w:p>
    <w:p w14:paraId="01BCBA43" w14:textId="77777777" w:rsidR="008003AA" w:rsidRDefault="008003AA" w:rsidP="008003AA">
      <w:pPr>
        <w:pStyle w:val="Corpodetexto"/>
      </w:pPr>
    </w:p>
    <w:p w14:paraId="40424121" w14:textId="77777777" w:rsidR="008003AA" w:rsidRDefault="008003AA" w:rsidP="008003AA">
      <w:pPr>
        <w:ind w:left="110"/>
        <w:rPr>
          <w:sz w:val="24"/>
        </w:rPr>
      </w:pPr>
      <w:r>
        <w:rPr>
          <w:i/>
          <w:sz w:val="24"/>
        </w:rPr>
        <w:t xml:space="preserve">Finalização do trabalho de compilação e data do relatório do profissional </w:t>
      </w:r>
      <w:r>
        <w:rPr>
          <w:sz w:val="24"/>
        </w:rPr>
        <w:t>(ver itens 37, 38 e 41)</w:t>
      </w:r>
    </w:p>
    <w:p w14:paraId="48C96FF3" w14:textId="77777777" w:rsidR="008003AA" w:rsidRDefault="008003AA" w:rsidP="008003AA">
      <w:pPr>
        <w:pStyle w:val="Corpodetexto"/>
      </w:pPr>
    </w:p>
    <w:p w14:paraId="72D88967" w14:textId="77777777" w:rsidR="008003AA" w:rsidRDefault="008003AA" w:rsidP="008003AA">
      <w:pPr>
        <w:pStyle w:val="Corpodetexto"/>
        <w:ind w:left="677" w:right="114" w:hanging="567"/>
      </w:pPr>
      <w:r>
        <w:rPr>
          <w:strike/>
        </w:rPr>
        <w:t>A62.</w:t>
      </w:r>
      <w:r>
        <w:t xml:space="preserve"> A68 </w:t>
      </w:r>
      <w:r>
        <w:rPr>
          <w:color w:val="00B0F0"/>
        </w:rPr>
        <w:t xml:space="preserve">(Alterado pela Revisão NBC 3) </w:t>
      </w:r>
      <w:r>
        <w:t>O processo existente na entidade para a aprovação das informações financeiras pela administração ou pelos responsáveis pela governança, conforme for apropriado, é uma consideração relevante para o profissional quando da finalização do trabalho de compilação. Dependendo da natureza e finalidade das informações financeiras, pode haver um processo de aprovação estabelecido que a administração ou os responsáveis pela governança tenham que seguir, ou que seja estipulado na lei ou regulamento aplicáveis, para a elaboração e finalização de informações financeiras ou demonstrações contábeis da entidade.</w:t>
      </w:r>
    </w:p>
    <w:p w14:paraId="781C233C" w14:textId="77777777" w:rsidR="008003AA" w:rsidRDefault="008003AA" w:rsidP="008003AA">
      <w:pPr>
        <w:pStyle w:val="Corpodetexto"/>
        <w:spacing w:before="3"/>
      </w:pPr>
    </w:p>
    <w:p w14:paraId="6A80A783" w14:textId="77777777" w:rsidR="008003AA" w:rsidRDefault="008003AA" w:rsidP="008003AA">
      <w:pPr>
        <w:pStyle w:val="Corpodetexto"/>
        <w:ind w:left="110"/>
      </w:pPr>
      <w:r>
        <w:t>Relatórios ilustrativos (ver item 40)</w:t>
      </w:r>
    </w:p>
    <w:p w14:paraId="64A72A06" w14:textId="77777777" w:rsidR="008003AA" w:rsidRDefault="008003AA" w:rsidP="008003AA">
      <w:pPr>
        <w:pStyle w:val="Corpodetexto"/>
        <w:spacing w:before="2"/>
      </w:pPr>
    </w:p>
    <w:p w14:paraId="7C04156C" w14:textId="77777777" w:rsidR="008003AA" w:rsidRDefault="008003AA" w:rsidP="008003AA">
      <w:pPr>
        <w:pStyle w:val="Corpodetexto"/>
        <w:spacing w:line="237" w:lineRule="auto"/>
        <w:ind w:left="677" w:right="115" w:hanging="567"/>
      </w:pPr>
      <w:r>
        <w:rPr>
          <w:strike/>
        </w:rPr>
        <w:t>A63.</w:t>
      </w:r>
      <w:r>
        <w:t xml:space="preserve"> A69 </w:t>
      </w:r>
      <w:r>
        <w:rPr>
          <w:color w:val="00B0F0"/>
        </w:rPr>
        <w:t xml:space="preserve">(Alterado pela Revisão NBC 3) </w:t>
      </w:r>
      <w:r>
        <w:t>O Apêndice 2 desta Norma contém ilustrações de relatórios de compilação de profissionais incorporando os elementos necessários do relatório.</w:t>
      </w:r>
    </w:p>
    <w:p w14:paraId="43B6C9FE" w14:textId="77777777" w:rsidR="008003AA" w:rsidRDefault="008003AA" w:rsidP="008003AA">
      <w:pPr>
        <w:pStyle w:val="Corpodetexto"/>
        <w:rPr>
          <w:sz w:val="26"/>
        </w:rPr>
      </w:pPr>
    </w:p>
    <w:p w14:paraId="566FF58E" w14:textId="77777777" w:rsidR="008003AA" w:rsidRDefault="008003AA" w:rsidP="008003AA">
      <w:pPr>
        <w:pStyle w:val="Corpodetexto"/>
        <w:rPr>
          <w:sz w:val="26"/>
        </w:rPr>
      </w:pPr>
    </w:p>
    <w:p w14:paraId="202C3216" w14:textId="77777777" w:rsidR="008003AA" w:rsidRDefault="008003AA" w:rsidP="008003AA">
      <w:pPr>
        <w:spacing w:before="231"/>
        <w:ind w:left="110"/>
        <w:rPr>
          <w:sz w:val="24"/>
        </w:rPr>
      </w:pPr>
      <w:r>
        <w:rPr>
          <w:b/>
          <w:sz w:val="24"/>
        </w:rPr>
        <w:t xml:space="preserve">Apêndice 1 </w:t>
      </w:r>
      <w:r>
        <w:rPr>
          <w:sz w:val="24"/>
        </w:rPr>
        <w:t>(ver item A39)</w:t>
      </w:r>
    </w:p>
    <w:p w14:paraId="5A8A463D" w14:textId="77777777" w:rsidR="008003AA" w:rsidRDefault="008003AA" w:rsidP="008003AA">
      <w:pPr>
        <w:pStyle w:val="Corpodetexto"/>
        <w:rPr>
          <w:sz w:val="26"/>
        </w:rPr>
      </w:pPr>
    </w:p>
    <w:p w14:paraId="05B5809C" w14:textId="77777777" w:rsidR="008003AA" w:rsidRDefault="008003AA" w:rsidP="008003AA">
      <w:pPr>
        <w:pStyle w:val="Corpodetexto"/>
        <w:spacing w:before="3"/>
      </w:pPr>
    </w:p>
    <w:p w14:paraId="1F138A1C" w14:textId="77777777" w:rsidR="008003AA" w:rsidRPr="00E23F3D" w:rsidRDefault="008003AA" w:rsidP="00E23F3D">
      <w:pPr>
        <w:pStyle w:val="Corpodetexto"/>
        <w:rPr>
          <w:b/>
        </w:rPr>
      </w:pPr>
      <w:r w:rsidRPr="00E23F3D">
        <w:rPr>
          <w:b/>
        </w:rPr>
        <w:t>Carta de contratação ilustrativa para trabalho de compilação</w:t>
      </w:r>
    </w:p>
    <w:p w14:paraId="4BA618CE" w14:textId="77777777" w:rsidR="008003AA" w:rsidRDefault="008003AA" w:rsidP="008003AA">
      <w:pPr>
        <w:pStyle w:val="Corpodetexto"/>
        <w:rPr>
          <w:b/>
        </w:rPr>
      </w:pPr>
    </w:p>
    <w:p w14:paraId="3E127F5D" w14:textId="77777777" w:rsidR="008003AA" w:rsidRDefault="008003AA" w:rsidP="008003AA">
      <w:pPr>
        <w:pStyle w:val="Corpodetexto"/>
        <w:ind w:left="110" w:right="114"/>
      </w:pPr>
      <w:r>
        <w:t>O que se segue é um exemplo de carta de contratação para trabalho de compilação que ilustra os requisitos pertinentes e a orientação contida nesta Norma. Este exemplo não é de uso obrigatório e visa apenas ser um guia que pode ser usado em conjunto com as considerações destacadas nesta Norma. Deve ser adaptado de acordo com os requisitos e circunstâncias específicos de  cada trabalho de compilação. É emitida para fazer referência à compilação de demonstrações contábeis para um único período de emissão de relatórios e necessitaria adaptação se fosse destinada ou devesse ser aplicada a um trabalho recorrente conforme descrito nesta Norma. Pode ser apropriado buscar orientação legal para que a carta de contratação seja adequada a cada circunstância específica.</w:t>
      </w:r>
    </w:p>
    <w:p w14:paraId="66ACD52B" w14:textId="77777777" w:rsidR="008003AA" w:rsidRDefault="008003AA" w:rsidP="008003AA">
      <w:pPr>
        <w:pStyle w:val="Corpodetexto"/>
        <w:spacing w:before="5"/>
      </w:pPr>
    </w:p>
    <w:p w14:paraId="0F7AD047" w14:textId="77777777" w:rsidR="008003AA" w:rsidRDefault="008003AA" w:rsidP="008003AA">
      <w:pPr>
        <w:pStyle w:val="Corpodetexto"/>
        <w:ind w:left="110"/>
      </w:pPr>
      <w:r>
        <w:t>Esta carta de contratação ilustra as seguintes circunstâncias:</w:t>
      </w:r>
    </w:p>
    <w:p w14:paraId="7594FEB8" w14:textId="77777777" w:rsidR="008003AA" w:rsidRDefault="008003AA" w:rsidP="008003AA">
      <w:pPr>
        <w:sectPr w:rsidR="008003AA">
          <w:pgSz w:w="11910" w:h="16840"/>
          <w:pgMar w:top="1040" w:right="1020" w:bottom="280" w:left="1020" w:header="720" w:footer="720" w:gutter="0"/>
          <w:cols w:space="720"/>
        </w:sectPr>
      </w:pPr>
    </w:p>
    <w:p w14:paraId="6FFCCB42" w14:textId="77777777" w:rsidR="008003AA" w:rsidRDefault="008003AA">
      <w:pPr>
        <w:pStyle w:val="PargrafodaLista"/>
        <w:widowControl w:val="0"/>
        <w:numPr>
          <w:ilvl w:val="0"/>
          <w:numId w:val="381"/>
        </w:numPr>
        <w:tabs>
          <w:tab w:val="left" w:pos="395"/>
        </w:tabs>
        <w:autoSpaceDE w:val="0"/>
        <w:autoSpaceDN w:val="0"/>
        <w:spacing w:before="78" w:after="0" w:line="242" w:lineRule="auto"/>
        <w:ind w:right="114"/>
        <w:contextualSpacing w:val="0"/>
        <w:jc w:val="both"/>
        <w:rPr>
          <w:sz w:val="24"/>
        </w:rPr>
      </w:pPr>
      <w:r>
        <w:rPr>
          <w:sz w:val="24"/>
        </w:rPr>
        <w:t>as demonstrações contábeis devem ser compiladas para uso exclusivo pela administração da companhia (Companhia ABC) e o uso das demonstrações contábeis é restrito à administração. O uso e a distribuição do relatório do profissional estão também restritos àadministração;</w:t>
      </w:r>
    </w:p>
    <w:p w14:paraId="500E8AE7" w14:textId="77777777" w:rsidR="008003AA" w:rsidRDefault="008003AA">
      <w:pPr>
        <w:pStyle w:val="PargrafodaLista"/>
        <w:widowControl w:val="0"/>
        <w:numPr>
          <w:ilvl w:val="0"/>
          <w:numId w:val="381"/>
        </w:numPr>
        <w:tabs>
          <w:tab w:val="left" w:pos="395"/>
        </w:tabs>
        <w:autoSpaceDE w:val="0"/>
        <w:autoSpaceDN w:val="0"/>
        <w:spacing w:before="110" w:after="0" w:line="240" w:lineRule="auto"/>
        <w:ind w:right="114"/>
        <w:contextualSpacing w:val="0"/>
        <w:jc w:val="both"/>
        <w:rPr>
          <w:sz w:val="24"/>
        </w:rPr>
      </w:pPr>
      <w:r>
        <w:rPr>
          <w:sz w:val="24"/>
        </w:rPr>
        <w:t>as demonstrações contábeis compiladas compreendem apenas o balanço patrimonial da companhia em 31 de dezembro de 20X1 e a demonstração do resultado para o exercício que se finda nessa data, sem notas explicativas. A administração determina que as demonstrações contábeis sejam elaboradas de acordo com o regime de competência, conformedescrito.</w:t>
      </w:r>
    </w:p>
    <w:p w14:paraId="58F3975C" w14:textId="77777777" w:rsidR="008003AA" w:rsidRDefault="008003AA" w:rsidP="008003AA">
      <w:pPr>
        <w:pStyle w:val="Corpodetexto"/>
        <w:rPr>
          <w:sz w:val="26"/>
        </w:rPr>
      </w:pPr>
    </w:p>
    <w:p w14:paraId="14027D4A" w14:textId="77777777" w:rsidR="008003AA" w:rsidRDefault="008003AA" w:rsidP="008003AA">
      <w:pPr>
        <w:pStyle w:val="Corpodetexto"/>
        <w:rPr>
          <w:sz w:val="26"/>
        </w:rPr>
      </w:pPr>
    </w:p>
    <w:p w14:paraId="3E8D43B1" w14:textId="77777777" w:rsidR="008003AA" w:rsidRDefault="008003AA" w:rsidP="008003AA">
      <w:pPr>
        <w:pStyle w:val="Corpodetexto"/>
        <w:spacing w:before="227"/>
        <w:ind w:left="110"/>
      </w:pPr>
      <w:r>
        <w:t>Para a administração da Companhia ABC:</w:t>
      </w:r>
    </w:p>
    <w:p w14:paraId="4C6AC5E6" w14:textId="77777777" w:rsidR="008003AA" w:rsidRDefault="008003AA" w:rsidP="008003AA">
      <w:pPr>
        <w:pStyle w:val="Corpodetexto"/>
      </w:pPr>
    </w:p>
    <w:p w14:paraId="3736F846" w14:textId="77777777" w:rsidR="008003AA" w:rsidRDefault="008003AA" w:rsidP="008003AA">
      <w:pPr>
        <w:ind w:left="110"/>
        <w:rPr>
          <w:i/>
          <w:sz w:val="24"/>
        </w:rPr>
      </w:pPr>
      <w:r>
        <w:rPr>
          <w:i/>
          <w:sz w:val="24"/>
        </w:rPr>
        <w:t>[Objetivo e alcance do trabalho de compilação]</w:t>
      </w:r>
    </w:p>
    <w:p w14:paraId="52DF6899" w14:textId="77777777" w:rsidR="008003AA" w:rsidRDefault="008003AA" w:rsidP="008003AA">
      <w:pPr>
        <w:pStyle w:val="Corpodetexto"/>
        <w:rPr>
          <w:i/>
        </w:rPr>
      </w:pPr>
    </w:p>
    <w:p w14:paraId="5FBCA73F" w14:textId="77777777" w:rsidR="008003AA" w:rsidRDefault="008003AA" w:rsidP="008003AA">
      <w:pPr>
        <w:pStyle w:val="Corpodetexto"/>
        <w:ind w:left="110"/>
      </w:pPr>
      <w:r>
        <w:t>V.Sas. solicitaram que prestássemos os seguintes serviços:</w:t>
      </w:r>
    </w:p>
    <w:p w14:paraId="63690AC7" w14:textId="77777777" w:rsidR="008003AA" w:rsidRDefault="008003AA" w:rsidP="008003AA">
      <w:pPr>
        <w:pStyle w:val="Corpodetexto"/>
      </w:pPr>
    </w:p>
    <w:p w14:paraId="4FCF6DE7" w14:textId="77777777" w:rsidR="008003AA" w:rsidRDefault="008003AA" w:rsidP="008003AA">
      <w:pPr>
        <w:pStyle w:val="Corpodetexto"/>
        <w:spacing w:line="247" w:lineRule="auto"/>
        <w:ind w:left="110" w:right="163"/>
      </w:pPr>
      <w:r>
        <w:t>Com base nas informações que V.Sas. fornecerão, auxiliaremos V.Sas. na elaboração e apresentação das seguintes demonstrações contábeis da CompanhiaABC:</w:t>
      </w:r>
    </w:p>
    <w:p w14:paraId="63B80930" w14:textId="77777777" w:rsidR="008003AA" w:rsidRDefault="008003AA">
      <w:pPr>
        <w:pStyle w:val="PargrafodaLista"/>
        <w:widowControl w:val="0"/>
        <w:numPr>
          <w:ilvl w:val="0"/>
          <w:numId w:val="380"/>
        </w:numPr>
        <w:tabs>
          <w:tab w:val="left" w:pos="536"/>
          <w:tab w:val="left" w:pos="537"/>
        </w:tabs>
        <w:autoSpaceDE w:val="0"/>
        <w:autoSpaceDN w:val="0"/>
        <w:spacing w:before="109" w:after="0" w:line="240" w:lineRule="auto"/>
        <w:ind w:hanging="427"/>
        <w:contextualSpacing w:val="0"/>
        <w:jc w:val="both"/>
        <w:rPr>
          <w:sz w:val="24"/>
        </w:rPr>
      </w:pPr>
      <w:r>
        <w:rPr>
          <w:sz w:val="24"/>
        </w:rPr>
        <w:t>balanço patrimonial da Companhia ABC em 31 de dezembro de 20X1;e</w:t>
      </w:r>
    </w:p>
    <w:p w14:paraId="26456136" w14:textId="77777777" w:rsidR="008003AA" w:rsidRDefault="008003AA">
      <w:pPr>
        <w:pStyle w:val="PargrafodaLista"/>
        <w:widowControl w:val="0"/>
        <w:numPr>
          <w:ilvl w:val="0"/>
          <w:numId w:val="380"/>
        </w:numPr>
        <w:tabs>
          <w:tab w:val="left" w:pos="536"/>
          <w:tab w:val="left" w:pos="537"/>
        </w:tabs>
        <w:autoSpaceDE w:val="0"/>
        <w:autoSpaceDN w:val="0"/>
        <w:spacing w:before="117" w:after="0" w:line="240" w:lineRule="auto"/>
        <w:ind w:hanging="427"/>
        <w:contextualSpacing w:val="0"/>
        <w:jc w:val="both"/>
        <w:rPr>
          <w:sz w:val="24"/>
        </w:rPr>
      </w:pPr>
      <w:r>
        <w:rPr>
          <w:sz w:val="24"/>
        </w:rPr>
        <w:t>demonstração do resultado para o exercício que se finda nessadata.</w:t>
      </w:r>
    </w:p>
    <w:p w14:paraId="4EAF283D" w14:textId="77777777" w:rsidR="008003AA" w:rsidRDefault="008003AA" w:rsidP="008003AA">
      <w:pPr>
        <w:pStyle w:val="Corpodetexto"/>
      </w:pPr>
    </w:p>
    <w:p w14:paraId="30A77AE9" w14:textId="77777777" w:rsidR="008003AA" w:rsidRDefault="008003AA" w:rsidP="008003AA">
      <w:pPr>
        <w:pStyle w:val="Corpodetexto"/>
        <w:spacing w:line="242" w:lineRule="auto"/>
        <w:ind w:left="110" w:right="115"/>
      </w:pPr>
      <w:r>
        <w:t>Essas demonstrações devem ser elaboradas com base no custo histórico, refletindo todas as transações de caixa com o acréscimode:</w:t>
      </w:r>
    </w:p>
    <w:p w14:paraId="242312D0" w14:textId="77777777" w:rsidR="008003AA" w:rsidRDefault="008003AA">
      <w:pPr>
        <w:pStyle w:val="PargrafodaLista"/>
        <w:widowControl w:val="0"/>
        <w:numPr>
          <w:ilvl w:val="0"/>
          <w:numId w:val="379"/>
        </w:numPr>
        <w:tabs>
          <w:tab w:val="left" w:pos="536"/>
          <w:tab w:val="left" w:pos="537"/>
        </w:tabs>
        <w:autoSpaceDE w:val="0"/>
        <w:autoSpaceDN w:val="0"/>
        <w:spacing w:before="120" w:after="0" w:line="240" w:lineRule="auto"/>
        <w:ind w:hanging="427"/>
        <w:contextualSpacing w:val="0"/>
        <w:jc w:val="both"/>
        <w:rPr>
          <w:sz w:val="24"/>
        </w:rPr>
      </w:pPr>
      <w:r>
        <w:rPr>
          <w:sz w:val="24"/>
        </w:rPr>
        <w:t>contas a pagar afornecedores;</w:t>
      </w:r>
    </w:p>
    <w:p w14:paraId="70958B0E" w14:textId="77777777" w:rsidR="008003AA" w:rsidRDefault="008003AA">
      <w:pPr>
        <w:pStyle w:val="PargrafodaLista"/>
        <w:widowControl w:val="0"/>
        <w:numPr>
          <w:ilvl w:val="0"/>
          <w:numId w:val="379"/>
        </w:numPr>
        <w:tabs>
          <w:tab w:val="left" w:pos="536"/>
          <w:tab w:val="left" w:pos="537"/>
        </w:tabs>
        <w:autoSpaceDE w:val="0"/>
        <w:autoSpaceDN w:val="0"/>
        <w:spacing w:before="117" w:after="0" w:line="240" w:lineRule="auto"/>
        <w:ind w:hanging="427"/>
        <w:contextualSpacing w:val="0"/>
        <w:jc w:val="both"/>
        <w:rPr>
          <w:sz w:val="24"/>
        </w:rPr>
      </w:pPr>
      <w:r>
        <w:rPr>
          <w:sz w:val="24"/>
        </w:rPr>
        <w:t>contas a receber de clientes menos a provisão para contas de realizaçãoduvidosa;</w:t>
      </w:r>
    </w:p>
    <w:p w14:paraId="34047B97" w14:textId="77777777" w:rsidR="008003AA" w:rsidRDefault="008003AA">
      <w:pPr>
        <w:pStyle w:val="PargrafodaLista"/>
        <w:widowControl w:val="0"/>
        <w:numPr>
          <w:ilvl w:val="0"/>
          <w:numId w:val="379"/>
        </w:numPr>
        <w:tabs>
          <w:tab w:val="left" w:pos="536"/>
          <w:tab w:val="left" w:pos="537"/>
        </w:tabs>
        <w:autoSpaceDE w:val="0"/>
        <w:autoSpaceDN w:val="0"/>
        <w:spacing w:before="123" w:after="0" w:line="240" w:lineRule="auto"/>
        <w:ind w:hanging="427"/>
        <w:contextualSpacing w:val="0"/>
        <w:jc w:val="both"/>
        <w:rPr>
          <w:sz w:val="24"/>
        </w:rPr>
      </w:pPr>
      <w:r>
        <w:rPr>
          <w:sz w:val="24"/>
        </w:rPr>
        <w:t>inventário de mercadorias valorizado pelo método de customédio;</w:t>
      </w:r>
    </w:p>
    <w:p w14:paraId="2B063217" w14:textId="77777777" w:rsidR="008003AA" w:rsidRDefault="008003AA">
      <w:pPr>
        <w:pStyle w:val="PargrafodaLista"/>
        <w:widowControl w:val="0"/>
        <w:numPr>
          <w:ilvl w:val="0"/>
          <w:numId w:val="379"/>
        </w:numPr>
        <w:tabs>
          <w:tab w:val="left" w:pos="536"/>
          <w:tab w:val="left" w:pos="537"/>
        </w:tabs>
        <w:autoSpaceDE w:val="0"/>
        <w:autoSpaceDN w:val="0"/>
        <w:spacing w:before="117" w:after="0" w:line="240" w:lineRule="auto"/>
        <w:ind w:hanging="427"/>
        <w:contextualSpacing w:val="0"/>
        <w:jc w:val="both"/>
        <w:rPr>
          <w:sz w:val="24"/>
        </w:rPr>
      </w:pPr>
      <w:r>
        <w:rPr>
          <w:sz w:val="24"/>
        </w:rPr>
        <w:t>imposto de renda corrente pagável na data-base do balanço patrimonial;e</w:t>
      </w:r>
    </w:p>
    <w:p w14:paraId="27BC54DA" w14:textId="77777777" w:rsidR="008003AA" w:rsidRDefault="008003AA">
      <w:pPr>
        <w:pStyle w:val="PargrafodaLista"/>
        <w:widowControl w:val="0"/>
        <w:numPr>
          <w:ilvl w:val="0"/>
          <w:numId w:val="379"/>
        </w:numPr>
        <w:tabs>
          <w:tab w:val="left" w:pos="537"/>
        </w:tabs>
        <w:autoSpaceDE w:val="0"/>
        <w:autoSpaceDN w:val="0"/>
        <w:spacing w:before="118" w:after="0" w:line="240" w:lineRule="auto"/>
        <w:ind w:right="115"/>
        <w:contextualSpacing w:val="0"/>
        <w:jc w:val="both"/>
        <w:rPr>
          <w:sz w:val="24"/>
        </w:rPr>
      </w:pPr>
      <w:r>
        <w:rPr>
          <w:sz w:val="24"/>
        </w:rPr>
        <w:t>capitalização de ativos significativos de vida longa ao custo histórico amortizado, cuja depreciação ou amortização deve ser mensurada de acordo com suas vidas úteis estimadas pelo método da linhareta.</w:t>
      </w:r>
    </w:p>
    <w:p w14:paraId="7F100762" w14:textId="77777777" w:rsidR="008003AA" w:rsidRDefault="008003AA" w:rsidP="008003AA">
      <w:pPr>
        <w:pStyle w:val="Corpodetexto"/>
        <w:spacing w:before="2"/>
      </w:pPr>
    </w:p>
    <w:p w14:paraId="24F832CA" w14:textId="77777777" w:rsidR="008003AA" w:rsidRDefault="008003AA" w:rsidP="008003AA">
      <w:pPr>
        <w:pStyle w:val="Corpodetexto"/>
        <w:spacing w:line="237" w:lineRule="auto"/>
        <w:ind w:left="110" w:right="163" w:firstLine="60"/>
      </w:pPr>
      <w:r>
        <w:t>Essas demonstrações contábeis não devem incluir notas explicativas, à exceção da nota descrevendo a base contábil conforme estipulada nesta carta decontratação.</w:t>
      </w:r>
    </w:p>
    <w:p w14:paraId="60C13058" w14:textId="77777777" w:rsidR="008003AA" w:rsidRDefault="008003AA" w:rsidP="008003AA">
      <w:pPr>
        <w:pStyle w:val="Corpodetexto"/>
        <w:spacing w:before="1"/>
      </w:pPr>
    </w:p>
    <w:p w14:paraId="6E688C50" w14:textId="77777777" w:rsidR="008003AA" w:rsidRDefault="008003AA" w:rsidP="008003AA">
      <w:pPr>
        <w:pStyle w:val="Corpodetexto"/>
        <w:ind w:left="110" w:right="114"/>
      </w:pPr>
      <w:r>
        <w:t>A finalidade para a qual as demonstrações contábeis serão usadas é a de fornecer informações financeiras do exercício completo mostrando a posição patrimonial e financeira da entidade na data- base de 31 de dezembro de 20X1 e o desempenho financeiro para o exercício que se finda nessa data.</w:t>
      </w:r>
    </w:p>
    <w:p w14:paraId="3BDBCBEE" w14:textId="77777777" w:rsidR="008003AA" w:rsidRDefault="008003AA" w:rsidP="008003AA">
      <w:pPr>
        <w:pStyle w:val="Corpodetexto"/>
        <w:spacing w:before="5"/>
      </w:pPr>
    </w:p>
    <w:p w14:paraId="7A2B2E77" w14:textId="77777777" w:rsidR="008003AA" w:rsidRDefault="008003AA" w:rsidP="008003AA">
      <w:pPr>
        <w:pStyle w:val="Corpodetexto"/>
        <w:spacing w:line="237" w:lineRule="auto"/>
        <w:ind w:left="110" w:right="114"/>
      </w:pPr>
      <w:r>
        <w:t>As demonstrações contábeis serão exclusivamente para uso de V.Sas. e não serão distribuídas a terceiros.</w:t>
      </w:r>
    </w:p>
    <w:p w14:paraId="65A29698" w14:textId="77777777" w:rsidR="008003AA" w:rsidRDefault="008003AA" w:rsidP="008003AA">
      <w:pPr>
        <w:pStyle w:val="Corpodetexto"/>
        <w:spacing w:before="1"/>
      </w:pPr>
    </w:p>
    <w:p w14:paraId="29783FBA" w14:textId="77777777" w:rsidR="008003AA" w:rsidRDefault="008003AA" w:rsidP="008003AA">
      <w:pPr>
        <w:pStyle w:val="Corpodetexto"/>
        <w:ind w:left="110"/>
      </w:pPr>
      <w:r>
        <w:t>Nossas responsabilidades</w:t>
      </w:r>
    </w:p>
    <w:p w14:paraId="05319BBD" w14:textId="77777777" w:rsidR="008003AA" w:rsidRDefault="008003AA" w:rsidP="008003AA">
      <w:pPr>
        <w:pStyle w:val="Corpodetexto"/>
      </w:pPr>
    </w:p>
    <w:p w14:paraId="5B305AFB" w14:textId="77777777" w:rsidR="008003AA" w:rsidRDefault="008003AA" w:rsidP="008003AA">
      <w:pPr>
        <w:pStyle w:val="Corpodetexto"/>
        <w:ind w:left="110" w:right="115"/>
      </w:pPr>
      <w:r>
        <w:t>O trabalho de compilação envolve a aplicação de conhecimento especializado em emissão de relatórios contábeis e financeiros para auxiliar V.Sas. na elaboração e apresentação de informações financeiras. Uma vez que o trabalho de compilação não é trabalho de asseguração, não temos que verificar a exatidão e integralidade das informações que V.Sas. nos fornecerem para o trabalho de</w:t>
      </w:r>
    </w:p>
    <w:p w14:paraId="691F274C" w14:textId="77777777" w:rsidR="008003AA" w:rsidRDefault="008003AA" w:rsidP="008003AA">
      <w:pPr>
        <w:jc w:val="both"/>
        <w:sectPr w:rsidR="008003AA">
          <w:pgSz w:w="11910" w:h="16840"/>
          <w:pgMar w:top="1040" w:right="1020" w:bottom="280" w:left="1020" w:header="720" w:footer="720" w:gutter="0"/>
          <w:cols w:space="720"/>
        </w:sectPr>
      </w:pPr>
    </w:p>
    <w:p w14:paraId="6B337FD3" w14:textId="77777777" w:rsidR="008003AA" w:rsidRDefault="008003AA" w:rsidP="008003AA">
      <w:pPr>
        <w:pStyle w:val="Corpodetexto"/>
        <w:spacing w:before="76" w:line="242" w:lineRule="auto"/>
        <w:ind w:left="110" w:right="114"/>
      </w:pPr>
      <w:r>
        <w:t>compilação ou obter evidências objetivando expressar uma opinião de auditoria ou uma conclusão de revisão.</w:t>
      </w:r>
    </w:p>
    <w:p w14:paraId="31BBAD1A" w14:textId="77777777" w:rsidR="008003AA" w:rsidRDefault="008003AA" w:rsidP="008003AA">
      <w:pPr>
        <w:pStyle w:val="Corpodetexto"/>
        <w:spacing w:before="8"/>
        <w:rPr>
          <w:sz w:val="23"/>
        </w:rPr>
      </w:pPr>
    </w:p>
    <w:p w14:paraId="07EC8435" w14:textId="77777777" w:rsidR="008003AA" w:rsidRDefault="008003AA" w:rsidP="008003AA">
      <w:pPr>
        <w:pStyle w:val="Corpodetexto"/>
        <w:ind w:left="110" w:right="115"/>
      </w:pPr>
      <w:r>
        <w:t>Dessa forma, não expressaremos opinião de auditoria ou conclusão de revisão sobre se as demonstrações contábeis estão elaboradas de acordo com as bases contábeis que V.Sas. especificaram, conforme acima descrito.</w:t>
      </w:r>
    </w:p>
    <w:p w14:paraId="17989CDA" w14:textId="77777777" w:rsidR="008003AA" w:rsidRDefault="008003AA" w:rsidP="008003AA">
      <w:pPr>
        <w:pStyle w:val="Corpodetexto"/>
      </w:pPr>
    </w:p>
    <w:p w14:paraId="54C6287E" w14:textId="77777777" w:rsidR="008003AA" w:rsidRDefault="008003AA" w:rsidP="008003AA">
      <w:pPr>
        <w:pStyle w:val="Corpodetexto"/>
        <w:spacing w:before="1"/>
        <w:ind w:left="110" w:right="114"/>
      </w:pPr>
      <w:r>
        <w:t>Realizaremos o trabalho de compilação de acordo com a NBC TSC 4410 – Trabalho de Compilação de Informações Contábeis. Essa Norma requer que, na execução deste trabalho, cumpramos com os requisitos éticos pertinentes, inclusive os princípios de integridade, objetividade, competência profissional e zelo.</w:t>
      </w:r>
    </w:p>
    <w:p w14:paraId="510C46AF" w14:textId="77777777" w:rsidR="008003AA" w:rsidRDefault="008003AA" w:rsidP="008003AA">
      <w:pPr>
        <w:pStyle w:val="Corpodetexto"/>
        <w:spacing w:before="9"/>
        <w:rPr>
          <w:sz w:val="23"/>
        </w:rPr>
      </w:pPr>
    </w:p>
    <w:p w14:paraId="5F008A67" w14:textId="77777777" w:rsidR="008003AA" w:rsidRDefault="008003AA" w:rsidP="008003AA">
      <w:pPr>
        <w:pStyle w:val="Corpodetexto"/>
        <w:spacing w:line="242" w:lineRule="auto"/>
        <w:ind w:left="110" w:right="115"/>
      </w:pPr>
      <w:r>
        <w:t>Para tanto, temos que cumprir com o Código de Ética Profissional do Contador (Resolução CFC n.º 803/96) e normas profissionais.</w:t>
      </w:r>
    </w:p>
    <w:p w14:paraId="32CA81A9" w14:textId="77777777" w:rsidR="008003AA" w:rsidRDefault="008003AA" w:rsidP="008003AA">
      <w:pPr>
        <w:pStyle w:val="Corpodetexto"/>
        <w:spacing w:before="8"/>
        <w:rPr>
          <w:sz w:val="23"/>
        </w:rPr>
      </w:pPr>
    </w:p>
    <w:p w14:paraId="1DDD0DFB" w14:textId="77777777" w:rsidR="008003AA" w:rsidRDefault="008003AA" w:rsidP="008003AA">
      <w:pPr>
        <w:pStyle w:val="Corpodetexto"/>
        <w:ind w:left="110"/>
      </w:pPr>
      <w:r>
        <w:t>Suas responsabilidades</w:t>
      </w:r>
    </w:p>
    <w:p w14:paraId="446E2B01" w14:textId="77777777" w:rsidR="008003AA" w:rsidRDefault="008003AA" w:rsidP="008003AA">
      <w:pPr>
        <w:pStyle w:val="Corpodetexto"/>
      </w:pPr>
    </w:p>
    <w:p w14:paraId="51749084" w14:textId="77777777" w:rsidR="008003AA" w:rsidRDefault="008003AA" w:rsidP="008003AA">
      <w:pPr>
        <w:pStyle w:val="Corpodetexto"/>
        <w:ind w:left="110" w:right="114"/>
      </w:pPr>
      <w:r>
        <w:t>O trabalho de compilação a ser executado deve ser conduzido com base no conhecimento e entendimento de V.Sas. de que nosso papel é auxiliá-los na elaboração e apresentação das demonstrações contábeis de acordo com a estrutura de relatórios financeiros que V.Sas. adotaram para as demonstrações contábeis. Dessa forma, V.Sas. têm as seguintes responsabilidades gerais que são fundamentais para nosso entendimento do trabalho de compilação, de acordo com a NBC TSC 4410:</w:t>
      </w:r>
    </w:p>
    <w:p w14:paraId="7FD8F8E8" w14:textId="77777777" w:rsidR="008003AA" w:rsidRDefault="008003AA">
      <w:pPr>
        <w:pStyle w:val="PargrafodaLista"/>
        <w:widowControl w:val="0"/>
        <w:numPr>
          <w:ilvl w:val="0"/>
          <w:numId w:val="378"/>
        </w:numPr>
        <w:tabs>
          <w:tab w:val="left" w:pos="537"/>
        </w:tabs>
        <w:autoSpaceDE w:val="0"/>
        <w:autoSpaceDN w:val="0"/>
        <w:spacing w:before="120" w:after="0" w:line="242" w:lineRule="auto"/>
        <w:ind w:right="115"/>
        <w:contextualSpacing w:val="0"/>
        <w:jc w:val="both"/>
        <w:rPr>
          <w:sz w:val="24"/>
        </w:rPr>
      </w:pPr>
      <w:r>
        <w:rPr>
          <w:sz w:val="24"/>
        </w:rPr>
        <w:t>elaboração e apresentação das demonstrações contábeis de acordo com a estrutura de relatórios financeiros que seja aceitável em vista do uso e dos usuários previstos das demonstrações contábeis;</w:t>
      </w:r>
    </w:p>
    <w:p w14:paraId="41D1DE22" w14:textId="77777777" w:rsidR="008003AA" w:rsidRDefault="008003AA">
      <w:pPr>
        <w:pStyle w:val="PargrafodaLista"/>
        <w:widowControl w:val="0"/>
        <w:numPr>
          <w:ilvl w:val="0"/>
          <w:numId w:val="378"/>
        </w:numPr>
        <w:tabs>
          <w:tab w:val="left" w:pos="537"/>
        </w:tabs>
        <w:autoSpaceDE w:val="0"/>
        <w:autoSpaceDN w:val="0"/>
        <w:spacing w:before="110" w:after="0" w:line="247" w:lineRule="auto"/>
        <w:ind w:right="115"/>
        <w:contextualSpacing w:val="0"/>
        <w:jc w:val="both"/>
        <w:rPr>
          <w:sz w:val="24"/>
        </w:rPr>
      </w:pPr>
      <w:r>
        <w:rPr>
          <w:sz w:val="24"/>
        </w:rPr>
        <w:t>exatidão e integralidade dos registros, documentos, explicações e outras informações que V.Sas. nos fornecerem para fins de compilação das demonstrações contábeis;e</w:t>
      </w:r>
    </w:p>
    <w:p w14:paraId="2B438FF3" w14:textId="77777777" w:rsidR="008003AA" w:rsidRDefault="008003AA">
      <w:pPr>
        <w:pStyle w:val="PargrafodaLista"/>
        <w:widowControl w:val="0"/>
        <w:numPr>
          <w:ilvl w:val="0"/>
          <w:numId w:val="378"/>
        </w:numPr>
        <w:tabs>
          <w:tab w:val="left" w:pos="537"/>
        </w:tabs>
        <w:autoSpaceDE w:val="0"/>
        <w:autoSpaceDN w:val="0"/>
        <w:spacing w:before="103" w:after="0" w:line="242" w:lineRule="auto"/>
        <w:ind w:right="115"/>
        <w:contextualSpacing w:val="0"/>
        <w:jc w:val="both"/>
        <w:rPr>
          <w:sz w:val="24"/>
        </w:rPr>
      </w:pPr>
      <w:r>
        <w:rPr>
          <w:sz w:val="24"/>
        </w:rPr>
        <w:t>julgamentos necessários na elaboração e apresentação das demonstrações contábeis, inclusive aqueles para os quais possamos fornecer assistência no decorrer do trabalho decompilação.</w:t>
      </w:r>
    </w:p>
    <w:p w14:paraId="59F62FB2" w14:textId="77777777" w:rsidR="008003AA" w:rsidRDefault="008003AA" w:rsidP="008003AA">
      <w:pPr>
        <w:pStyle w:val="Corpodetexto"/>
        <w:spacing w:before="9"/>
        <w:rPr>
          <w:sz w:val="23"/>
        </w:rPr>
      </w:pPr>
    </w:p>
    <w:p w14:paraId="5490B85F" w14:textId="77777777" w:rsidR="008003AA" w:rsidRDefault="008003AA" w:rsidP="008003AA">
      <w:pPr>
        <w:pStyle w:val="Corpodetexto"/>
        <w:ind w:left="110"/>
      </w:pPr>
      <w:r>
        <w:t>Nosso relatório de compilação</w:t>
      </w:r>
    </w:p>
    <w:p w14:paraId="4EFE0641" w14:textId="77777777" w:rsidR="008003AA" w:rsidRDefault="008003AA" w:rsidP="008003AA">
      <w:pPr>
        <w:pStyle w:val="Corpodetexto"/>
      </w:pPr>
    </w:p>
    <w:p w14:paraId="0242BB1E" w14:textId="77777777" w:rsidR="008003AA" w:rsidRDefault="008003AA" w:rsidP="008003AA">
      <w:pPr>
        <w:pStyle w:val="Corpodetexto"/>
        <w:ind w:left="110" w:right="114"/>
      </w:pPr>
      <w:r>
        <w:t>Como parte de nosso trabalho, emitiremos nosso relatório contendo as demonstrações contábeis por nós compiladas, que descreverão as demonstrações contábeis, e o trabalho que realizamos para este trabalho de compilação [ver anexo]. O relatório também observará que o uso das demonstrações contábeis está restrito à finalidade estipulada nesta carta de contratação e que o uso e a distribuição de nosso relatório fornecido pelo trabalho de compilação estão restritos a V.Sas., como administrador da Companhia ABC.</w:t>
      </w:r>
    </w:p>
    <w:p w14:paraId="551116A9" w14:textId="77777777" w:rsidR="008003AA" w:rsidRDefault="008003AA" w:rsidP="008003AA">
      <w:pPr>
        <w:pStyle w:val="Corpodetexto"/>
        <w:spacing w:before="9"/>
        <w:rPr>
          <w:sz w:val="23"/>
        </w:rPr>
      </w:pPr>
    </w:p>
    <w:p w14:paraId="0B9F240C" w14:textId="77777777" w:rsidR="008003AA" w:rsidRDefault="008003AA" w:rsidP="008003AA">
      <w:pPr>
        <w:pStyle w:val="Corpodetexto"/>
        <w:ind w:left="110" w:right="115"/>
      </w:pPr>
      <w:r>
        <w:t>Por favor, assinem e devolvam a cópia anexa desta carta para indicar sua confirmação e concordância com as tratativas para nosso trabalho de compilação das demonstrações contábeis aqui descritas e nossas respectivas responsabilidades.</w:t>
      </w:r>
    </w:p>
    <w:p w14:paraId="733691E2" w14:textId="77777777" w:rsidR="008003AA" w:rsidRDefault="008003AA" w:rsidP="008003AA">
      <w:pPr>
        <w:pStyle w:val="Corpodetexto"/>
      </w:pPr>
    </w:p>
    <w:p w14:paraId="0F878DC8" w14:textId="77777777" w:rsidR="008003AA" w:rsidRDefault="008003AA" w:rsidP="008003AA">
      <w:pPr>
        <w:ind w:left="110"/>
        <w:rPr>
          <w:sz w:val="24"/>
        </w:rPr>
      </w:pPr>
      <w:r>
        <w:rPr>
          <w:sz w:val="24"/>
        </w:rPr>
        <w:t>[</w:t>
      </w:r>
      <w:r>
        <w:rPr>
          <w:i/>
          <w:sz w:val="24"/>
        </w:rPr>
        <w:t>Outras informações relevantes</w:t>
      </w:r>
      <w:r>
        <w:rPr>
          <w:sz w:val="24"/>
        </w:rPr>
        <w:t>]</w:t>
      </w:r>
    </w:p>
    <w:p w14:paraId="5E56DCBD" w14:textId="77777777" w:rsidR="008003AA" w:rsidRDefault="008003AA" w:rsidP="008003AA">
      <w:pPr>
        <w:pStyle w:val="Corpodetexto"/>
      </w:pPr>
    </w:p>
    <w:p w14:paraId="455F2982" w14:textId="77777777" w:rsidR="008003AA" w:rsidRDefault="008003AA" w:rsidP="008003AA">
      <w:pPr>
        <w:spacing w:line="242" w:lineRule="auto"/>
        <w:ind w:left="110" w:right="114"/>
        <w:jc w:val="both"/>
        <w:rPr>
          <w:sz w:val="24"/>
        </w:rPr>
      </w:pPr>
      <w:r>
        <w:rPr>
          <w:sz w:val="24"/>
        </w:rPr>
        <w:t>[</w:t>
      </w:r>
      <w:r>
        <w:rPr>
          <w:i/>
          <w:sz w:val="24"/>
        </w:rPr>
        <w:t>Inserir outras informações, como outros acordos estabelecidos, honorários e outros termos específicos, conforme for apropriado</w:t>
      </w:r>
      <w:r>
        <w:rPr>
          <w:sz w:val="24"/>
        </w:rPr>
        <w:t>]</w:t>
      </w:r>
    </w:p>
    <w:p w14:paraId="6EC83AD0" w14:textId="77777777" w:rsidR="008003AA" w:rsidRDefault="008003AA" w:rsidP="008003AA">
      <w:pPr>
        <w:pStyle w:val="Corpodetexto"/>
        <w:spacing w:before="8"/>
        <w:rPr>
          <w:sz w:val="23"/>
        </w:rPr>
      </w:pPr>
    </w:p>
    <w:p w14:paraId="12852E8F" w14:textId="77777777" w:rsidR="008003AA" w:rsidRDefault="008003AA" w:rsidP="008003AA">
      <w:pPr>
        <w:pStyle w:val="Corpodetexto"/>
        <w:spacing w:before="1"/>
        <w:ind w:left="110"/>
      </w:pPr>
      <w:r>
        <w:t>XYX &amp; Co.</w:t>
      </w:r>
    </w:p>
    <w:p w14:paraId="1A57D421" w14:textId="77777777" w:rsidR="008003AA" w:rsidRDefault="008003AA" w:rsidP="008003AA">
      <w:pPr>
        <w:sectPr w:rsidR="008003AA">
          <w:pgSz w:w="11910" w:h="16840"/>
          <w:pgMar w:top="1040" w:right="1020" w:bottom="280" w:left="1020" w:header="720" w:footer="720" w:gutter="0"/>
          <w:cols w:space="720"/>
        </w:sectPr>
      </w:pPr>
    </w:p>
    <w:p w14:paraId="3671C7F6" w14:textId="77777777" w:rsidR="008003AA" w:rsidRDefault="008003AA" w:rsidP="008003AA">
      <w:pPr>
        <w:pStyle w:val="Corpodetexto"/>
        <w:spacing w:before="76" w:line="242" w:lineRule="auto"/>
        <w:ind w:left="110"/>
      </w:pPr>
      <w:r>
        <w:t>Confirmamos e concordamos com os termos constantes desta carta de contratação em nome da administração da Companhia ABC.</w:t>
      </w:r>
    </w:p>
    <w:p w14:paraId="4610F744" w14:textId="77777777" w:rsidR="008003AA" w:rsidRDefault="008003AA" w:rsidP="008003AA">
      <w:pPr>
        <w:pStyle w:val="Corpodetexto"/>
        <w:spacing w:before="8"/>
        <w:rPr>
          <w:sz w:val="23"/>
        </w:rPr>
      </w:pPr>
    </w:p>
    <w:p w14:paraId="13EACFCF" w14:textId="77777777" w:rsidR="008003AA" w:rsidRDefault="008003AA" w:rsidP="008003AA">
      <w:pPr>
        <w:pStyle w:val="Corpodetexto"/>
        <w:spacing w:line="275" w:lineRule="exact"/>
        <w:ind w:left="110"/>
      </w:pPr>
      <w:r>
        <w:t>(assinado por)</w:t>
      </w:r>
    </w:p>
    <w:p w14:paraId="32330574" w14:textId="77777777" w:rsidR="008003AA" w:rsidRDefault="008003AA" w:rsidP="008003AA">
      <w:pPr>
        <w:pStyle w:val="Corpodetexto"/>
        <w:spacing w:line="242" w:lineRule="auto"/>
        <w:ind w:left="110" w:right="7179"/>
      </w:pPr>
      <w:r>
        <w:t>Nome, cargo e n.º do CRC Data</w:t>
      </w:r>
    </w:p>
    <w:p w14:paraId="6A64F107" w14:textId="77777777" w:rsidR="008003AA" w:rsidRDefault="008003AA" w:rsidP="008003AA">
      <w:pPr>
        <w:pStyle w:val="Corpodetexto"/>
        <w:rPr>
          <w:sz w:val="26"/>
        </w:rPr>
      </w:pPr>
    </w:p>
    <w:p w14:paraId="3D7F9B18" w14:textId="77777777" w:rsidR="008003AA" w:rsidRDefault="008003AA" w:rsidP="008003AA">
      <w:pPr>
        <w:pStyle w:val="Corpodetexto"/>
        <w:rPr>
          <w:sz w:val="26"/>
        </w:rPr>
      </w:pPr>
    </w:p>
    <w:p w14:paraId="636DC3BB" w14:textId="77777777" w:rsidR="008003AA" w:rsidRDefault="008003AA" w:rsidP="008003AA">
      <w:pPr>
        <w:pStyle w:val="Corpodetexto"/>
        <w:rPr>
          <w:sz w:val="26"/>
        </w:rPr>
      </w:pPr>
    </w:p>
    <w:p w14:paraId="04FAB8E0" w14:textId="77777777" w:rsidR="008003AA" w:rsidRDefault="008003AA" w:rsidP="008003AA">
      <w:pPr>
        <w:spacing w:before="201"/>
        <w:ind w:left="110"/>
        <w:rPr>
          <w:sz w:val="24"/>
        </w:rPr>
      </w:pPr>
      <w:r>
        <w:rPr>
          <w:b/>
          <w:sz w:val="24"/>
        </w:rPr>
        <w:t xml:space="preserve">Apêndice 2 </w:t>
      </w:r>
      <w:r>
        <w:rPr>
          <w:sz w:val="24"/>
        </w:rPr>
        <w:t>(ver item A63)</w:t>
      </w:r>
    </w:p>
    <w:p w14:paraId="219317FC" w14:textId="77777777" w:rsidR="008003AA" w:rsidRDefault="008003AA" w:rsidP="008003AA">
      <w:pPr>
        <w:pStyle w:val="Corpodetexto"/>
      </w:pPr>
    </w:p>
    <w:p w14:paraId="230BD147" w14:textId="77777777" w:rsidR="008003AA" w:rsidRDefault="008003AA" w:rsidP="00E23F3D">
      <w:pPr>
        <w:pStyle w:val="Corpodetexto"/>
      </w:pPr>
      <w:r w:rsidRPr="00E23F3D">
        <w:rPr>
          <w:b/>
        </w:rPr>
        <w:t>Exemplos ilustrativos de relatórios de compilação</w:t>
      </w:r>
    </w:p>
    <w:p w14:paraId="17684326" w14:textId="77777777" w:rsidR="008003AA" w:rsidRDefault="008003AA" w:rsidP="008003AA">
      <w:pPr>
        <w:pStyle w:val="Corpodetexto"/>
        <w:rPr>
          <w:b/>
          <w:sz w:val="26"/>
        </w:rPr>
      </w:pPr>
    </w:p>
    <w:p w14:paraId="15E4BEAE" w14:textId="77777777" w:rsidR="008003AA" w:rsidRDefault="008003AA" w:rsidP="008003AA">
      <w:pPr>
        <w:pStyle w:val="Corpodetexto"/>
        <w:spacing w:before="4"/>
        <w:rPr>
          <w:b/>
        </w:rPr>
      </w:pPr>
    </w:p>
    <w:p w14:paraId="0373E3B2" w14:textId="77777777" w:rsidR="008003AA" w:rsidRDefault="008003AA" w:rsidP="008003AA">
      <w:pPr>
        <w:spacing w:before="1" w:line="237" w:lineRule="auto"/>
        <w:ind w:left="110"/>
        <w:rPr>
          <w:b/>
          <w:sz w:val="24"/>
        </w:rPr>
      </w:pPr>
      <w:r>
        <w:rPr>
          <w:b/>
          <w:sz w:val="24"/>
        </w:rPr>
        <w:t>Ilustração 1: Relatório do profissional para trabalho de compilação das demonstrações contábeis usando a estrutura de relatórios financeiros para fins gerais.</w:t>
      </w:r>
    </w:p>
    <w:p w14:paraId="0FF2C5E9" w14:textId="77777777" w:rsidR="008003AA" w:rsidRDefault="008003AA" w:rsidP="008003AA">
      <w:pPr>
        <w:pStyle w:val="Corpodetexto"/>
        <w:spacing w:before="2"/>
        <w:rPr>
          <w:b/>
        </w:rPr>
      </w:pPr>
    </w:p>
    <w:p w14:paraId="6F9F2F7E" w14:textId="77777777" w:rsidR="008003AA" w:rsidRDefault="008003AA">
      <w:pPr>
        <w:pStyle w:val="PargrafodaLista"/>
        <w:widowControl w:val="0"/>
        <w:numPr>
          <w:ilvl w:val="0"/>
          <w:numId w:val="381"/>
        </w:numPr>
        <w:tabs>
          <w:tab w:val="left" w:pos="395"/>
        </w:tabs>
        <w:autoSpaceDE w:val="0"/>
        <w:autoSpaceDN w:val="0"/>
        <w:spacing w:before="1" w:after="0" w:line="240" w:lineRule="auto"/>
        <w:ind w:right="114"/>
        <w:contextualSpacing w:val="0"/>
        <w:jc w:val="both"/>
        <w:rPr>
          <w:sz w:val="24"/>
        </w:rPr>
      </w:pPr>
      <w:r>
        <w:rPr>
          <w:sz w:val="24"/>
        </w:rPr>
        <w:t>Demonstrações contábeis para fins gerais requeridas pela legislação que especifica que as demonstrações contábeis da entidade devem ser elaboradas aplicando-se a NBC TG 1000 – Contabilidade para Pequenas e MédiasEmpresas.</w:t>
      </w:r>
    </w:p>
    <w:p w14:paraId="48EDE949" w14:textId="77777777" w:rsidR="008003AA" w:rsidRDefault="008003AA" w:rsidP="008003AA">
      <w:pPr>
        <w:pStyle w:val="Corpodetexto"/>
        <w:spacing w:before="10"/>
        <w:rPr>
          <w:sz w:val="23"/>
        </w:rPr>
      </w:pPr>
    </w:p>
    <w:p w14:paraId="6A1B80BD" w14:textId="77777777" w:rsidR="008003AA" w:rsidRDefault="008003AA" w:rsidP="008003AA">
      <w:pPr>
        <w:pStyle w:val="Corpodetexto"/>
        <w:ind w:left="110"/>
      </w:pPr>
      <w:r>
        <w:t>RELATÓRIO DE COMPILAÇÃO DE DEMONSTRAÇÕES CONTÁBEIS</w:t>
      </w:r>
    </w:p>
    <w:p w14:paraId="3C26D017" w14:textId="77777777" w:rsidR="008003AA" w:rsidRDefault="008003AA" w:rsidP="008003AA">
      <w:pPr>
        <w:pStyle w:val="Corpodetexto"/>
      </w:pPr>
    </w:p>
    <w:p w14:paraId="3809DEBE" w14:textId="77777777" w:rsidR="008003AA" w:rsidRDefault="008003AA" w:rsidP="008003AA">
      <w:pPr>
        <w:pStyle w:val="Corpodetexto"/>
        <w:ind w:left="110"/>
      </w:pPr>
      <w:r>
        <w:t>[Para a administração da Companhia ABC]</w:t>
      </w:r>
    </w:p>
    <w:p w14:paraId="6DB2F770" w14:textId="77777777" w:rsidR="008003AA" w:rsidRDefault="008003AA" w:rsidP="008003AA">
      <w:pPr>
        <w:pStyle w:val="Corpodetexto"/>
      </w:pPr>
    </w:p>
    <w:p w14:paraId="05CB6A6B" w14:textId="77777777" w:rsidR="008003AA" w:rsidRDefault="008003AA" w:rsidP="008003AA">
      <w:pPr>
        <w:pStyle w:val="Corpodetexto"/>
        <w:ind w:left="110" w:right="115"/>
      </w:pPr>
      <w:r>
        <w:t>Compilamos as demonstrações contábeis anexas da Companhia ABC com base nas informações que V.Sas. nos forneceram. Essas demonstrações contábeis compreendem o balanço patrimonial da Companhia ABC em 31 de dezembro de 20X1 e as respectivas demonstrações do resultado abrangente, das mutações do patrimônio líquido e dos fluxos de caixa para o exercício findo naquela data, assim como um resumo das políticas contábeis significativas e outras notas explicativas.</w:t>
      </w:r>
    </w:p>
    <w:p w14:paraId="67BE3F8B" w14:textId="77777777" w:rsidR="008003AA" w:rsidRDefault="008003AA" w:rsidP="008003AA">
      <w:pPr>
        <w:pStyle w:val="Corpodetexto"/>
        <w:spacing w:before="10"/>
        <w:rPr>
          <w:sz w:val="23"/>
        </w:rPr>
      </w:pPr>
    </w:p>
    <w:p w14:paraId="0898ABF0" w14:textId="77777777" w:rsidR="008003AA" w:rsidRDefault="008003AA" w:rsidP="008003AA">
      <w:pPr>
        <w:pStyle w:val="Corpodetexto"/>
        <w:spacing w:line="242" w:lineRule="auto"/>
        <w:ind w:left="110" w:right="114"/>
      </w:pPr>
      <w:r>
        <w:t>Realizamos este trabalho de compilação de acordo com a NBC TSC 4410 – Trabalho de Compilação de InformaçõesContábeis.</w:t>
      </w:r>
    </w:p>
    <w:p w14:paraId="6408D400" w14:textId="77777777" w:rsidR="008003AA" w:rsidRDefault="008003AA" w:rsidP="008003AA">
      <w:pPr>
        <w:pStyle w:val="Corpodetexto"/>
        <w:spacing w:before="8"/>
        <w:rPr>
          <w:sz w:val="23"/>
        </w:rPr>
      </w:pPr>
    </w:p>
    <w:p w14:paraId="41B9FE95" w14:textId="77777777" w:rsidR="008003AA" w:rsidRDefault="008003AA" w:rsidP="008003AA">
      <w:pPr>
        <w:pStyle w:val="Corpodetexto"/>
        <w:ind w:left="110" w:right="115"/>
      </w:pPr>
      <w:r>
        <w:t>Aplicamos nosso conhecimento especializado em emissão de relatórios contábeis e financeiros para auxiliar V.Sas. na elaboração e apresentação dessas demonstrações contábeis de acordo com a NBC TG 1000 – Contabilidade para Pequenas e Médias Empresas. Cumprimos os requisitos éticos pertinentes, inclusive aos princípios de integridade, objetividade, competência e zelo profissional.</w:t>
      </w:r>
    </w:p>
    <w:p w14:paraId="17687A44" w14:textId="77777777" w:rsidR="008003AA" w:rsidRDefault="008003AA" w:rsidP="008003AA">
      <w:pPr>
        <w:pStyle w:val="Corpodetexto"/>
        <w:spacing w:before="9"/>
        <w:rPr>
          <w:sz w:val="23"/>
        </w:rPr>
      </w:pPr>
    </w:p>
    <w:p w14:paraId="1E2737E8" w14:textId="77777777" w:rsidR="008003AA" w:rsidRDefault="008003AA" w:rsidP="008003AA">
      <w:pPr>
        <w:pStyle w:val="Corpodetexto"/>
        <w:spacing w:line="242" w:lineRule="auto"/>
        <w:ind w:left="110" w:right="114"/>
      </w:pPr>
      <w:r>
        <w:t>As demonstrações contábeis e a exatidão e a integralidade das informações usadas para compilá-las são de responsabilidade de V.Sas.</w:t>
      </w:r>
    </w:p>
    <w:p w14:paraId="61987168" w14:textId="77777777" w:rsidR="008003AA" w:rsidRDefault="008003AA" w:rsidP="008003AA">
      <w:pPr>
        <w:pStyle w:val="Corpodetexto"/>
        <w:spacing w:before="9"/>
        <w:rPr>
          <w:sz w:val="23"/>
        </w:rPr>
      </w:pPr>
    </w:p>
    <w:p w14:paraId="3043907A" w14:textId="77777777" w:rsidR="008003AA" w:rsidRDefault="008003AA" w:rsidP="008003AA">
      <w:pPr>
        <w:pStyle w:val="Corpodetexto"/>
        <w:ind w:left="110" w:right="114"/>
      </w:pPr>
      <w:r>
        <w:t xml:space="preserve">Uma vez que o trabalho de compilação não é trabalho de asseguração, não temos que verificar a exatidão ou integralidade das informações que V.Sas. nos forneceram para compilar essas demonstrações contábeis. Dessa forma, </w:t>
      </w:r>
      <w:r w:rsidRPr="00525A99">
        <w:rPr>
          <w:highlight w:val="yellow"/>
        </w:rPr>
        <w:t>não expressamos opinião de auditoria</w:t>
      </w:r>
      <w:r>
        <w:t xml:space="preserve"> ou conclusão de revisão sobre se essas demonstrações contábeis foram elaboradas de acordo com as práticas contábeis aplicáveis às pequenas e médias empresas (NBC TG 1000).</w:t>
      </w:r>
    </w:p>
    <w:p w14:paraId="2B0A6F2A" w14:textId="77777777" w:rsidR="008003AA" w:rsidRDefault="008003AA" w:rsidP="008003AA">
      <w:pPr>
        <w:pStyle w:val="Corpodetexto"/>
        <w:spacing w:before="2"/>
      </w:pPr>
    </w:p>
    <w:p w14:paraId="4A5765BD" w14:textId="77777777" w:rsidR="008003AA" w:rsidRDefault="008003AA" w:rsidP="008003AA">
      <w:pPr>
        <w:pStyle w:val="Corpodetexto"/>
        <w:spacing w:line="237" w:lineRule="auto"/>
        <w:ind w:left="110" w:right="7060"/>
      </w:pPr>
      <w:r>
        <w:rPr>
          <w:strike/>
        </w:rPr>
        <w:t>[Assinatura do profissional]CRC n.º</w:t>
      </w:r>
    </w:p>
    <w:p w14:paraId="15E6E871" w14:textId="77777777" w:rsidR="008003AA" w:rsidRDefault="008003AA" w:rsidP="008003AA">
      <w:pPr>
        <w:spacing w:line="237" w:lineRule="auto"/>
        <w:sectPr w:rsidR="008003AA">
          <w:pgSz w:w="11910" w:h="16840"/>
          <w:pgMar w:top="1040" w:right="1020" w:bottom="280" w:left="1020" w:header="720" w:footer="720" w:gutter="0"/>
          <w:cols w:space="720"/>
        </w:sectPr>
      </w:pPr>
    </w:p>
    <w:p w14:paraId="566FF64A" w14:textId="77777777" w:rsidR="008003AA" w:rsidRDefault="008003AA" w:rsidP="008003AA">
      <w:pPr>
        <w:pStyle w:val="Corpodetexto"/>
        <w:spacing w:before="76" w:line="242" w:lineRule="auto"/>
        <w:ind w:left="110"/>
      </w:pPr>
      <w:r>
        <w:t>[Local (localidade do escritório de auditoria que emitiu o relatório) e data do relatório do auditor independente]</w:t>
      </w:r>
    </w:p>
    <w:p w14:paraId="20485A6A" w14:textId="77777777" w:rsidR="008003AA" w:rsidRDefault="008003AA" w:rsidP="008003AA">
      <w:pPr>
        <w:pStyle w:val="Corpodetexto"/>
        <w:spacing w:line="271" w:lineRule="exact"/>
        <w:ind w:left="110"/>
      </w:pPr>
      <w:r>
        <w:t>[Nome do auditor independente (pessoa física ou jurídica)]</w:t>
      </w:r>
    </w:p>
    <w:p w14:paraId="12C14CB5" w14:textId="77777777" w:rsidR="008003AA" w:rsidRDefault="008003AA" w:rsidP="008003AA">
      <w:pPr>
        <w:pStyle w:val="Corpodetexto"/>
        <w:spacing w:before="2"/>
        <w:ind w:left="110"/>
      </w:pPr>
      <w:r>
        <w:t>[Nome do profissional (sócio ou responsável técnico, no caso de o auditor ser pessoa jurídica)] [Números de registro no CRC da firma de auditoria e do profissional que assina o relatório e sua categoria profissional de contador]</w:t>
      </w:r>
    </w:p>
    <w:p w14:paraId="1CA87813" w14:textId="77777777" w:rsidR="008003AA" w:rsidRDefault="008003AA" w:rsidP="008003AA">
      <w:pPr>
        <w:pStyle w:val="Corpodetexto"/>
        <w:spacing w:line="242" w:lineRule="auto"/>
        <w:ind w:left="110" w:right="3088"/>
      </w:pPr>
      <w:r>
        <w:t xml:space="preserve">[Assinatura do auditor independente] </w:t>
      </w:r>
      <w:r>
        <w:rPr>
          <w:color w:val="00B0F0"/>
        </w:rPr>
        <w:t xml:space="preserve">(Alterado pela Revisão NBC 3) </w:t>
      </w:r>
      <w:r>
        <w:t>[Data do relatório do profissional]</w:t>
      </w:r>
    </w:p>
    <w:p w14:paraId="06132CD9" w14:textId="77777777" w:rsidR="008003AA" w:rsidRDefault="008003AA" w:rsidP="008003AA">
      <w:pPr>
        <w:pStyle w:val="Corpodetexto"/>
        <w:spacing w:line="271" w:lineRule="exact"/>
        <w:ind w:left="110"/>
      </w:pPr>
      <w:r>
        <w:t>[Endereço do profissional]</w:t>
      </w:r>
    </w:p>
    <w:p w14:paraId="28AC404C" w14:textId="77777777" w:rsidR="008003AA" w:rsidRDefault="008003AA" w:rsidP="008003AA">
      <w:pPr>
        <w:pStyle w:val="Corpodetexto"/>
        <w:rPr>
          <w:sz w:val="26"/>
        </w:rPr>
      </w:pPr>
    </w:p>
    <w:p w14:paraId="732B77AD" w14:textId="77777777" w:rsidR="008003AA" w:rsidRDefault="008003AA" w:rsidP="008003AA">
      <w:pPr>
        <w:pStyle w:val="Corpodetexto"/>
        <w:spacing w:before="3"/>
      </w:pPr>
    </w:p>
    <w:p w14:paraId="659B2068" w14:textId="77777777" w:rsidR="008003AA" w:rsidRPr="00E23F3D" w:rsidRDefault="008003AA" w:rsidP="00E23F3D">
      <w:pPr>
        <w:pStyle w:val="Corpodetexto"/>
        <w:rPr>
          <w:b/>
        </w:rPr>
      </w:pPr>
      <w:r w:rsidRPr="00E23F3D">
        <w:rPr>
          <w:b/>
        </w:rPr>
        <w:t>Ilustração 2: Relatório do profissional para trabalho de compilação de demonstrações contábeis utilizando a estrutura de emissão de relatórios financeiros para finsgerais</w:t>
      </w:r>
    </w:p>
    <w:p w14:paraId="0B3719AA" w14:textId="77777777" w:rsidR="008003AA" w:rsidRDefault="008003AA" w:rsidP="008003AA">
      <w:pPr>
        <w:pStyle w:val="Corpodetexto"/>
        <w:spacing w:before="3"/>
        <w:rPr>
          <w:b/>
        </w:rPr>
      </w:pPr>
    </w:p>
    <w:p w14:paraId="5BE0471A" w14:textId="77777777" w:rsidR="008003AA" w:rsidRDefault="008003AA">
      <w:pPr>
        <w:pStyle w:val="PargrafodaLista"/>
        <w:widowControl w:val="0"/>
        <w:numPr>
          <w:ilvl w:val="0"/>
          <w:numId w:val="381"/>
        </w:numPr>
        <w:tabs>
          <w:tab w:val="left" w:pos="395"/>
        </w:tabs>
        <w:autoSpaceDE w:val="0"/>
        <w:autoSpaceDN w:val="0"/>
        <w:spacing w:after="0" w:line="240" w:lineRule="auto"/>
        <w:ind w:right="115"/>
        <w:contextualSpacing w:val="0"/>
        <w:jc w:val="both"/>
        <w:rPr>
          <w:sz w:val="24"/>
        </w:rPr>
      </w:pPr>
      <w:r>
        <w:rPr>
          <w:sz w:val="24"/>
        </w:rPr>
        <w:t>Demonstrações contábeis elaboradas utilizando-se a estrutura de emissão de relatórios financeiros para fins gerais adotada pela administração de formamodificada.</w:t>
      </w:r>
    </w:p>
    <w:p w14:paraId="4614A110" w14:textId="77777777" w:rsidR="008003AA" w:rsidRDefault="008003AA">
      <w:pPr>
        <w:pStyle w:val="PargrafodaLista"/>
        <w:widowControl w:val="0"/>
        <w:numPr>
          <w:ilvl w:val="0"/>
          <w:numId w:val="381"/>
        </w:numPr>
        <w:tabs>
          <w:tab w:val="left" w:pos="395"/>
        </w:tabs>
        <w:autoSpaceDE w:val="0"/>
        <w:autoSpaceDN w:val="0"/>
        <w:spacing w:before="121" w:after="0" w:line="240" w:lineRule="auto"/>
        <w:ind w:right="115"/>
        <w:contextualSpacing w:val="0"/>
        <w:jc w:val="both"/>
        <w:rPr>
          <w:sz w:val="24"/>
        </w:rPr>
      </w:pPr>
      <w:r>
        <w:rPr>
          <w:sz w:val="24"/>
        </w:rPr>
        <w:t>A estrutura aplicável de relatórios financeiros é a NBC TG 1000 – Contabilidade para Pequenas e Médias Empresas, com exceção do tratamento dado ao valor dos bens imóveis, demonstrados pelo valor reavaliado ao invés de serem considerados pelo custohistórico.</w:t>
      </w:r>
    </w:p>
    <w:p w14:paraId="2073BCE1" w14:textId="77777777" w:rsidR="008003AA" w:rsidRDefault="008003AA">
      <w:pPr>
        <w:pStyle w:val="PargrafodaLista"/>
        <w:widowControl w:val="0"/>
        <w:numPr>
          <w:ilvl w:val="0"/>
          <w:numId w:val="381"/>
        </w:numPr>
        <w:tabs>
          <w:tab w:val="left" w:pos="395"/>
        </w:tabs>
        <w:autoSpaceDE w:val="0"/>
        <w:autoSpaceDN w:val="0"/>
        <w:spacing w:before="119" w:after="0" w:line="240" w:lineRule="auto"/>
        <w:ind w:hanging="285"/>
        <w:contextualSpacing w:val="0"/>
        <w:jc w:val="both"/>
        <w:rPr>
          <w:sz w:val="24"/>
        </w:rPr>
      </w:pPr>
      <w:r>
        <w:rPr>
          <w:sz w:val="24"/>
        </w:rPr>
        <w:t>O uso ou distribuição das demonstrações contábeis não érestrito.</w:t>
      </w:r>
    </w:p>
    <w:p w14:paraId="1321C3F4" w14:textId="77777777" w:rsidR="008003AA" w:rsidRDefault="008003AA" w:rsidP="008003AA">
      <w:pPr>
        <w:pStyle w:val="Corpodetexto"/>
        <w:rPr>
          <w:sz w:val="28"/>
        </w:rPr>
      </w:pPr>
    </w:p>
    <w:p w14:paraId="116734AC" w14:textId="77777777" w:rsidR="008003AA" w:rsidRDefault="008003AA" w:rsidP="008003AA">
      <w:pPr>
        <w:pStyle w:val="Corpodetexto"/>
        <w:spacing w:before="227"/>
        <w:ind w:left="110"/>
      </w:pPr>
      <w:r>
        <w:t>RELATÓRIO DE COMPILAÇÃO DE DEMONSTRAÇÕES CONTÁBEIS</w:t>
      </w:r>
    </w:p>
    <w:p w14:paraId="3F5C5378" w14:textId="77777777" w:rsidR="008003AA" w:rsidRDefault="008003AA" w:rsidP="008003AA">
      <w:pPr>
        <w:pStyle w:val="Corpodetexto"/>
        <w:spacing w:before="11"/>
        <w:rPr>
          <w:sz w:val="23"/>
        </w:rPr>
      </w:pPr>
    </w:p>
    <w:p w14:paraId="53FB0A25" w14:textId="77777777" w:rsidR="008003AA" w:rsidRDefault="008003AA" w:rsidP="008003AA">
      <w:pPr>
        <w:pStyle w:val="Corpodetexto"/>
        <w:ind w:left="110"/>
      </w:pPr>
      <w:r>
        <w:t>[Para a administração da Companhia ABC]</w:t>
      </w:r>
    </w:p>
    <w:p w14:paraId="60C10854" w14:textId="77777777" w:rsidR="008003AA" w:rsidRDefault="008003AA" w:rsidP="008003AA">
      <w:pPr>
        <w:pStyle w:val="Corpodetexto"/>
      </w:pPr>
    </w:p>
    <w:p w14:paraId="68696504" w14:textId="77777777" w:rsidR="008003AA" w:rsidRDefault="008003AA" w:rsidP="008003AA">
      <w:pPr>
        <w:pStyle w:val="Corpodetexto"/>
        <w:ind w:left="110" w:right="114"/>
      </w:pPr>
      <w:r>
        <w:t>Compilamos as demonstrações contábeis anexas da Companhia ABC com base nas informações que V.Sas. nos forneceram. Essas demonstrações contábeis compreendem o balanço patrimonial da Companhia ABC em 31 de dezembro de 20X1 e as respectivas demonstrações do resultado, das mutações do patrimônio líquido e dos fluxos de caixa para o exercício findo naquela data, assim como um resumo das políticas contábeis significativas e outras notasexplicativas.</w:t>
      </w:r>
    </w:p>
    <w:p w14:paraId="2E5536E0" w14:textId="77777777" w:rsidR="008003AA" w:rsidRDefault="008003AA" w:rsidP="008003AA">
      <w:pPr>
        <w:pStyle w:val="Corpodetexto"/>
        <w:spacing w:before="2"/>
      </w:pPr>
    </w:p>
    <w:p w14:paraId="162702D9" w14:textId="77777777" w:rsidR="008003AA" w:rsidRDefault="008003AA" w:rsidP="008003AA">
      <w:pPr>
        <w:pStyle w:val="Corpodetexto"/>
        <w:spacing w:before="1" w:line="237" w:lineRule="auto"/>
        <w:ind w:left="110" w:right="114"/>
      </w:pPr>
      <w:r>
        <w:t>Realizamos este trabalho de compilação de acordo com a NBC TSC 4410 – Trabalho de Compilação de InformaçõesContábeis.</w:t>
      </w:r>
    </w:p>
    <w:p w14:paraId="71A4FFA4" w14:textId="77777777" w:rsidR="008003AA" w:rsidRDefault="008003AA" w:rsidP="008003AA">
      <w:pPr>
        <w:pStyle w:val="Corpodetexto"/>
      </w:pPr>
    </w:p>
    <w:p w14:paraId="61F03B59" w14:textId="77777777" w:rsidR="008003AA" w:rsidRDefault="008003AA" w:rsidP="008003AA">
      <w:pPr>
        <w:pStyle w:val="Corpodetexto"/>
        <w:spacing w:before="1"/>
        <w:ind w:left="110" w:right="115"/>
      </w:pPr>
      <w:r>
        <w:t>Aplicamos nosso conhecimento especializado em emissão de relatórios contábeis e financeiros para auxiliar V.Sas. na elaboração e apresentação dessas demonstrações contábeis com base nas práticas contábeis descritas na nota explicativa X às demonstrações contábeis. Cumprimos os requisitos éticos pertinentes, inclusive os princípios de integridade, objetividade, competência e zelo profissional.</w:t>
      </w:r>
    </w:p>
    <w:p w14:paraId="5821C070" w14:textId="77777777" w:rsidR="008003AA" w:rsidRDefault="008003AA" w:rsidP="008003AA">
      <w:pPr>
        <w:pStyle w:val="Corpodetexto"/>
        <w:spacing w:before="11"/>
        <w:rPr>
          <w:sz w:val="23"/>
        </w:rPr>
      </w:pPr>
    </w:p>
    <w:p w14:paraId="21E0733D" w14:textId="77777777" w:rsidR="008003AA" w:rsidRDefault="008003AA" w:rsidP="008003AA">
      <w:pPr>
        <w:pStyle w:val="Corpodetexto"/>
        <w:spacing w:line="242" w:lineRule="auto"/>
        <w:ind w:left="110" w:right="114"/>
      </w:pPr>
      <w:r>
        <w:t>Essas demonstrações contábeis e a exatidão e a integralidade das informações usadas para compilá- las são de responsabilidade de V.Sas.</w:t>
      </w:r>
    </w:p>
    <w:p w14:paraId="3AB1A9E0" w14:textId="77777777" w:rsidR="008003AA" w:rsidRDefault="008003AA" w:rsidP="008003AA">
      <w:pPr>
        <w:pStyle w:val="Corpodetexto"/>
        <w:spacing w:before="8"/>
        <w:rPr>
          <w:sz w:val="23"/>
        </w:rPr>
      </w:pPr>
    </w:p>
    <w:p w14:paraId="4CCED17D" w14:textId="77777777" w:rsidR="008003AA" w:rsidRDefault="008003AA" w:rsidP="008003AA">
      <w:pPr>
        <w:pStyle w:val="Corpodetexto"/>
        <w:spacing w:before="1"/>
        <w:ind w:left="110" w:right="115"/>
      </w:pPr>
      <w:r>
        <w:t>Uma vez que o trabalho de compilação não é trabalho de asseguração, não temos que verificar a exatidão ou integralidade das informações que V.Sas. nos forneceram para compilar essas demonstrações contábeis. Dessa forma, não expressamos opinião de auditoria ou conclusão de revisão sobre se essas demonstrações contábeis foram elaboradas de acordo com as bases contábeis descritas na nota explicativa X.</w:t>
      </w:r>
    </w:p>
    <w:p w14:paraId="35477D74" w14:textId="77777777" w:rsidR="008003AA" w:rsidRDefault="008003AA" w:rsidP="008003AA">
      <w:pPr>
        <w:jc w:val="both"/>
        <w:sectPr w:rsidR="008003AA">
          <w:pgSz w:w="11910" w:h="16840"/>
          <w:pgMar w:top="1040" w:right="1020" w:bottom="280" w:left="1020" w:header="720" w:footer="720" w:gutter="0"/>
          <w:cols w:space="720"/>
        </w:sectPr>
      </w:pPr>
    </w:p>
    <w:p w14:paraId="12A4AB34" w14:textId="77777777" w:rsidR="008003AA" w:rsidRDefault="008003AA" w:rsidP="008003AA">
      <w:pPr>
        <w:pStyle w:val="Corpodetexto"/>
        <w:spacing w:before="76"/>
        <w:ind w:left="110" w:right="115"/>
      </w:pPr>
      <w:r>
        <w:t>Conforme mencionado na nota explicativa X, as demonstrações contábeis são elaboradas e apresentadas de acordo com a NBC TG 1000 – Contabilidade para Pequenas e Médias Empresas, excetuando-se os bens imóveis que estão apresentados pelo valor de mercado, tomando por base a avaliação efetuada conforme descrito na nota explicativa Z. As demonstrações contábeis são elaboradas para as finalidades descritas na nota explicativa Y às demonstrações contábeis. Dessa forma, essas demonstrações contábeis podem não ser adequadas para outras finalidades.</w:t>
      </w:r>
    </w:p>
    <w:p w14:paraId="5248981F" w14:textId="77777777" w:rsidR="008003AA" w:rsidRDefault="008003AA" w:rsidP="008003AA">
      <w:pPr>
        <w:pStyle w:val="Corpodetexto"/>
        <w:spacing w:before="2"/>
      </w:pPr>
    </w:p>
    <w:p w14:paraId="4600B9DF" w14:textId="77777777" w:rsidR="008003AA" w:rsidRDefault="008003AA" w:rsidP="008003AA">
      <w:pPr>
        <w:pStyle w:val="Corpodetexto"/>
        <w:spacing w:before="1" w:line="275" w:lineRule="exact"/>
        <w:ind w:left="110"/>
      </w:pPr>
      <w:r>
        <w:t>[</w:t>
      </w:r>
      <w:r>
        <w:rPr>
          <w:strike/>
        </w:rPr>
        <w:t>Assinatura do profissional]</w:t>
      </w:r>
    </w:p>
    <w:p w14:paraId="24E78D56" w14:textId="77777777" w:rsidR="008003AA" w:rsidRDefault="008003AA" w:rsidP="008003AA">
      <w:pPr>
        <w:pStyle w:val="Corpodetexto"/>
        <w:spacing w:line="275" w:lineRule="exact"/>
        <w:ind w:left="110"/>
      </w:pPr>
      <w:r>
        <w:rPr>
          <w:strike/>
        </w:rPr>
        <w:t>CRC n.º</w:t>
      </w:r>
    </w:p>
    <w:p w14:paraId="6225D03E" w14:textId="77777777" w:rsidR="008003AA" w:rsidRDefault="008003AA" w:rsidP="008003AA">
      <w:pPr>
        <w:pStyle w:val="Corpodetexto"/>
        <w:spacing w:before="4" w:line="237" w:lineRule="auto"/>
        <w:ind w:left="110"/>
      </w:pPr>
      <w:r>
        <w:t>[Local (localidade do escritório de auditoria que emitiu o relatório) e data do relatório do auditor independente]</w:t>
      </w:r>
    </w:p>
    <w:p w14:paraId="5FB2B69C" w14:textId="77777777" w:rsidR="008003AA" w:rsidRDefault="008003AA" w:rsidP="008003AA">
      <w:pPr>
        <w:pStyle w:val="Corpodetexto"/>
        <w:spacing w:before="4" w:line="275" w:lineRule="exact"/>
        <w:ind w:left="110"/>
      </w:pPr>
      <w:r>
        <w:t>[Nome do auditor independente (pessoa física ou jurídica)]</w:t>
      </w:r>
    </w:p>
    <w:p w14:paraId="66146193" w14:textId="77777777" w:rsidR="008003AA" w:rsidRDefault="008003AA" w:rsidP="008003AA">
      <w:pPr>
        <w:pStyle w:val="Corpodetexto"/>
        <w:ind w:left="110"/>
      </w:pPr>
      <w:r>
        <w:t>[Nome do profissional (sócio ou responsável técnico, no caso de o auditor ser pessoa jurídica)] [Números de registro no CRC da firma de auditoria e do profissional que assina o relatório e sua categoria profissional de contador]</w:t>
      </w:r>
    </w:p>
    <w:p w14:paraId="36F03B9D" w14:textId="77777777" w:rsidR="008003AA" w:rsidRDefault="008003AA" w:rsidP="008003AA">
      <w:pPr>
        <w:pStyle w:val="Corpodetexto"/>
        <w:spacing w:before="3" w:line="237" w:lineRule="auto"/>
        <w:ind w:left="110" w:right="3088"/>
      </w:pPr>
      <w:r>
        <w:t xml:space="preserve">[Assinatura do auditor independente] </w:t>
      </w:r>
      <w:r>
        <w:rPr>
          <w:color w:val="00B0F0"/>
        </w:rPr>
        <w:t xml:space="preserve">(Alterado pela Revisão NBC 3) </w:t>
      </w:r>
      <w:r>
        <w:t>[Data do relatório do profissional]</w:t>
      </w:r>
    </w:p>
    <w:p w14:paraId="392BCF80" w14:textId="77777777" w:rsidR="008003AA" w:rsidRDefault="008003AA" w:rsidP="008003AA">
      <w:pPr>
        <w:pStyle w:val="Corpodetexto"/>
        <w:spacing w:before="3"/>
        <w:ind w:left="110"/>
      </w:pPr>
      <w:r>
        <w:t>[Endereço do profissional]</w:t>
      </w:r>
    </w:p>
    <w:p w14:paraId="60C436B1" w14:textId="77777777" w:rsidR="008003AA" w:rsidRDefault="008003AA" w:rsidP="008003AA">
      <w:pPr>
        <w:pStyle w:val="Corpodetexto"/>
        <w:rPr>
          <w:sz w:val="26"/>
        </w:rPr>
      </w:pPr>
    </w:p>
    <w:p w14:paraId="6273124B" w14:textId="77777777" w:rsidR="008003AA" w:rsidRDefault="008003AA" w:rsidP="008003AA">
      <w:pPr>
        <w:pStyle w:val="Corpodetexto"/>
        <w:rPr>
          <w:sz w:val="26"/>
        </w:rPr>
      </w:pPr>
    </w:p>
    <w:p w14:paraId="7391B9F5" w14:textId="77777777" w:rsidR="008003AA" w:rsidRPr="00E23F3D" w:rsidRDefault="008003AA" w:rsidP="00E23F3D">
      <w:pPr>
        <w:pStyle w:val="Corpodetexto"/>
        <w:rPr>
          <w:b/>
        </w:rPr>
      </w:pPr>
      <w:r w:rsidRPr="00E23F3D">
        <w:rPr>
          <w:b/>
        </w:rPr>
        <w:t>Ilustração 3: Relatório para trabalho de compilação de demonstrações contábeis utilizando a base contábil especificada em contrato.</w:t>
      </w:r>
    </w:p>
    <w:p w14:paraId="3897EFBB" w14:textId="77777777" w:rsidR="008003AA" w:rsidRDefault="008003AA" w:rsidP="008003AA">
      <w:pPr>
        <w:pStyle w:val="Corpodetexto"/>
        <w:spacing w:before="2"/>
        <w:rPr>
          <w:b/>
        </w:rPr>
      </w:pPr>
    </w:p>
    <w:p w14:paraId="37D49900" w14:textId="77777777" w:rsidR="008003AA" w:rsidRDefault="008003AA">
      <w:pPr>
        <w:pStyle w:val="PargrafodaLista"/>
        <w:widowControl w:val="0"/>
        <w:numPr>
          <w:ilvl w:val="0"/>
          <w:numId w:val="381"/>
        </w:numPr>
        <w:tabs>
          <w:tab w:val="left" w:pos="395"/>
        </w:tabs>
        <w:autoSpaceDE w:val="0"/>
        <w:autoSpaceDN w:val="0"/>
        <w:spacing w:before="1" w:after="0" w:line="240" w:lineRule="auto"/>
        <w:ind w:right="115"/>
        <w:contextualSpacing w:val="0"/>
        <w:rPr>
          <w:sz w:val="24"/>
        </w:rPr>
      </w:pPr>
      <w:r>
        <w:rPr>
          <w:sz w:val="24"/>
        </w:rPr>
        <w:t>Demonstrações contábeis elaboradas em conformidade com as disposições e bases contábeis especificadas nocontrato.</w:t>
      </w:r>
    </w:p>
    <w:p w14:paraId="71FE5416" w14:textId="77777777" w:rsidR="008003AA" w:rsidRDefault="008003AA">
      <w:pPr>
        <w:pStyle w:val="PargrafodaLista"/>
        <w:widowControl w:val="0"/>
        <w:numPr>
          <w:ilvl w:val="0"/>
          <w:numId w:val="381"/>
        </w:numPr>
        <w:tabs>
          <w:tab w:val="left" w:pos="395"/>
        </w:tabs>
        <w:autoSpaceDE w:val="0"/>
        <w:autoSpaceDN w:val="0"/>
        <w:spacing w:before="121" w:after="0" w:line="240" w:lineRule="auto"/>
        <w:ind w:right="115"/>
        <w:contextualSpacing w:val="0"/>
        <w:rPr>
          <w:sz w:val="24"/>
        </w:rPr>
      </w:pPr>
      <w:r>
        <w:rPr>
          <w:sz w:val="24"/>
        </w:rPr>
        <w:t>O profissional é contratado por uma parte que não é a administração ou aqueles responsáveis pela governança daentidade.</w:t>
      </w:r>
    </w:p>
    <w:p w14:paraId="44ECCDF2" w14:textId="77777777" w:rsidR="008003AA" w:rsidRDefault="008003AA">
      <w:pPr>
        <w:pStyle w:val="PargrafodaLista"/>
        <w:widowControl w:val="0"/>
        <w:numPr>
          <w:ilvl w:val="0"/>
          <w:numId w:val="381"/>
        </w:numPr>
        <w:tabs>
          <w:tab w:val="left" w:pos="395"/>
        </w:tabs>
        <w:autoSpaceDE w:val="0"/>
        <w:autoSpaceDN w:val="0"/>
        <w:spacing w:before="116" w:after="0" w:line="240" w:lineRule="auto"/>
        <w:ind w:hanging="285"/>
        <w:contextualSpacing w:val="0"/>
        <w:rPr>
          <w:sz w:val="24"/>
        </w:rPr>
      </w:pPr>
      <w:r>
        <w:rPr>
          <w:sz w:val="24"/>
        </w:rPr>
        <w:t>As demonstrações contábeis são destinadas apenas ao uso pelas partes especificadas nocontrato.</w:t>
      </w:r>
    </w:p>
    <w:p w14:paraId="4BA5A3CA" w14:textId="77777777" w:rsidR="008003AA" w:rsidRDefault="008003AA">
      <w:pPr>
        <w:pStyle w:val="PargrafodaLista"/>
        <w:widowControl w:val="0"/>
        <w:numPr>
          <w:ilvl w:val="0"/>
          <w:numId w:val="381"/>
        </w:numPr>
        <w:tabs>
          <w:tab w:val="left" w:pos="395"/>
        </w:tabs>
        <w:autoSpaceDE w:val="0"/>
        <w:autoSpaceDN w:val="0"/>
        <w:spacing w:before="121" w:after="0" w:line="237" w:lineRule="auto"/>
        <w:ind w:right="115"/>
        <w:contextualSpacing w:val="0"/>
        <w:rPr>
          <w:sz w:val="24"/>
        </w:rPr>
      </w:pPr>
      <w:r>
        <w:rPr>
          <w:sz w:val="24"/>
        </w:rPr>
        <w:t>A distribuição e uso do relatório do profissional estão restritos aos usuários previstos das demonstrações contábeis especificadas nocontrato.</w:t>
      </w:r>
    </w:p>
    <w:p w14:paraId="2C896549" w14:textId="77777777" w:rsidR="008003AA" w:rsidRDefault="008003AA" w:rsidP="008003AA">
      <w:pPr>
        <w:pStyle w:val="Corpodetexto"/>
        <w:rPr>
          <w:sz w:val="26"/>
        </w:rPr>
      </w:pPr>
    </w:p>
    <w:p w14:paraId="2DFF6063" w14:textId="77777777" w:rsidR="008003AA" w:rsidRDefault="008003AA" w:rsidP="008003AA">
      <w:pPr>
        <w:pStyle w:val="Corpodetexto"/>
        <w:spacing w:before="3"/>
      </w:pPr>
    </w:p>
    <w:p w14:paraId="392178A7" w14:textId="77777777" w:rsidR="008003AA" w:rsidRDefault="008003AA" w:rsidP="008003AA">
      <w:pPr>
        <w:pStyle w:val="Corpodetexto"/>
        <w:ind w:left="110"/>
      </w:pPr>
      <w:r>
        <w:t>RELATÓRIO DE COMPILAÇÃO DE DEMONSTRAÇÕES CONTÁBEIS</w:t>
      </w:r>
    </w:p>
    <w:p w14:paraId="541E6B78" w14:textId="77777777" w:rsidR="008003AA" w:rsidRDefault="008003AA" w:rsidP="008003AA">
      <w:pPr>
        <w:pStyle w:val="Corpodetexto"/>
      </w:pPr>
    </w:p>
    <w:p w14:paraId="2E0DBB67" w14:textId="77777777" w:rsidR="008003AA" w:rsidRDefault="008003AA" w:rsidP="008003AA">
      <w:pPr>
        <w:pStyle w:val="Corpodetexto"/>
        <w:ind w:left="110"/>
      </w:pPr>
      <w:r>
        <w:t>(Para parte contratante)</w:t>
      </w:r>
    </w:p>
    <w:p w14:paraId="5FDB2BF8" w14:textId="77777777" w:rsidR="008003AA" w:rsidRDefault="008003AA" w:rsidP="008003AA">
      <w:pPr>
        <w:pStyle w:val="Corpodetexto"/>
      </w:pPr>
    </w:p>
    <w:p w14:paraId="7632A2DB" w14:textId="77777777" w:rsidR="008003AA" w:rsidRDefault="008003AA" w:rsidP="008003AA">
      <w:pPr>
        <w:ind w:left="110" w:right="114"/>
        <w:jc w:val="both"/>
        <w:rPr>
          <w:sz w:val="24"/>
        </w:rPr>
      </w:pPr>
      <w:r>
        <w:rPr>
          <w:sz w:val="24"/>
        </w:rPr>
        <w:t>Compilamos as demonstrações contábeis anexas da Companhia ABC com base nas informações fornecidas pela administração da Companhia. Essas demonstrações contábeis compreendem [</w:t>
      </w:r>
      <w:r>
        <w:rPr>
          <w:i/>
          <w:sz w:val="24"/>
        </w:rPr>
        <w:t>nome de todos os elementos das demonstrações contábeis elaboradas nas bases contábeis especificadas no contrato e o período/data à qual se referem)</w:t>
      </w:r>
      <w:r>
        <w:rPr>
          <w:sz w:val="24"/>
        </w:rPr>
        <w:t>.</w:t>
      </w:r>
    </w:p>
    <w:p w14:paraId="0F9E9CA1" w14:textId="77777777" w:rsidR="008003AA" w:rsidRDefault="008003AA" w:rsidP="008003AA">
      <w:pPr>
        <w:pStyle w:val="Corpodetexto"/>
        <w:spacing w:before="9"/>
        <w:rPr>
          <w:sz w:val="23"/>
        </w:rPr>
      </w:pPr>
    </w:p>
    <w:p w14:paraId="52EB83B6" w14:textId="77777777" w:rsidR="008003AA" w:rsidRDefault="008003AA" w:rsidP="008003AA">
      <w:pPr>
        <w:pStyle w:val="Corpodetexto"/>
        <w:spacing w:line="242" w:lineRule="auto"/>
        <w:ind w:left="110" w:right="115"/>
      </w:pPr>
      <w:r>
        <w:t>Realizamos esse trabalho de compilação de acordo com a NBC TSC 4410 – Trabalho de Compilação de Informações Contábeis.</w:t>
      </w:r>
    </w:p>
    <w:p w14:paraId="3028B1F0" w14:textId="77777777" w:rsidR="008003AA" w:rsidRDefault="008003AA" w:rsidP="008003AA">
      <w:pPr>
        <w:pStyle w:val="Corpodetexto"/>
        <w:spacing w:before="9"/>
        <w:rPr>
          <w:sz w:val="23"/>
        </w:rPr>
      </w:pPr>
    </w:p>
    <w:p w14:paraId="243F0F58" w14:textId="77777777" w:rsidR="008003AA" w:rsidRDefault="008003AA" w:rsidP="008003AA">
      <w:pPr>
        <w:pStyle w:val="Corpodetexto"/>
        <w:ind w:left="110" w:right="114"/>
      </w:pPr>
      <w:r>
        <w:t>Aplicamos nosso conhecimento especializado em emissão de relatórios contábeis e financeiros para auxiliar V.Sas. na elaboração e apresentação dessas demonstrações contábeis com base nas práticas contábeis descrita na nota explicativa X às demonstrações contábeis. Obedecemos aos requisitos éticos relevantes, inclusive aos princípios de integridade, objetividade, competência e zelo profissional.</w:t>
      </w:r>
    </w:p>
    <w:p w14:paraId="223C5D91" w14:textId="77777777" w:rsidR="008003AA" w:rsidRDefault="008003AA" w:rsidP="008003AA">
      <w:pPr>
        <w:jc w:val="both"/>
        <w:sectPr w:rsidR="008003AA">
          <w:pgSz w:w="11910" w:h="16840"/>
          <w:pgMar w:top="1040" w:right="1020" w:bottom="280" w:left="1020" w:header="720" w:footer="720" w:gutter="0"/>
          <w:cols w:space="720"/>
        </w:sectPr>
      </w:pPr>
    </w:p>
    <w:p w14:paraId="00DE38CE" w14:textId="77777777" w:rsidR="008003AA" w:rsidRDefault="008003AA" w:rsidP="008003AA">
      <w:pPr>
        <w:pStyle w:val="Corpodetexto"/>
        <w:spacing w:before="76" w:line="242" w:lineRule="auto"/>
        <w:ind w:left="110" w:right="114"/>
      </w:pPr>
      <w:r>
        <w:t>Essas demonstrações contábeis e a exatidão e a integralidade das informações usadas para compilá- las são de responsabilidade de V.Sas.</w:t>
      </w:r>
    </w:p>
    <w:p w14:paraId="6835E1FE" w14:textId="77777777" w:rsidR="008003AA" w:rsidRDefault="008003AA" w:rsidP="008003AA">
      <w:pPr>
        <w:pStyle w:val="Corpodetexto"/>
        <w:spacing w:before="8"/>
        <w:rPr>
          <w:sz w:val="23"/>
        </w:rPr>
      </w:pPr>
    </w:p>
    <w:p w14:paraId="762BBF16" w14:textId="77777777" w:rsidR="008003AA" w:rsidRDefault="008003AA" w:rsidP="008003AA">
      <w:pPr>
        <w:pStyle w:val="Corpodetexto"/>
        <w:ind w:left="110" w:right="115"/>
      </w:pPr>
      <w:r>
        <w:t>Uma vez que o trabalho de compilação não é trabalho de asseguração, não temos que verificar a exatidão ou integralidade das informações que V.Sas. nos forneceram para compilar essas demonstrações contábeis. Dessa forma, não expressamos opinião de auditoria ou conclusão de revisão sobre se essas demonstrações contábeis foram elaboradas de acordo com as bases contábeis descritas na nota explicativa X.</w:t>
      </w:r>
    </w:p>
    <w:p w14:paraId="074EB74A" w14:textId="77777777" w:rsidR="008003AA" w:rsidRDefault="008003AA" w:rsidP="008003AA">
      <w:pPr>
        <w:pStyle w:val="Corpodetexto"/>
      </w:pPr>
    </w:p>
    <w:p w14:paraId="71DA54F1" w14:textId="77777777" w:rsidR="008003AA" w:rsidRDefault="008003AA" w:rsidP="008003AA">
      <w:pPr>
        <w:pStyle w:val="Corpodetexto"/>
        <w:spacing w:before="1"/>
        <w:ind w:left="110" w:right="115"/>
      </w:pPr>
      <w:r>
        <w:t xml:space="preserve">Conforme mencionado na nota explicativa X, as demonstrações contábeis são elaboradas e apresentadas nas bases descritas na cláusula Z das disposições do contrato firmado pela Companhia com a Companhia XYZ em </w:t>
      </w:r>
      <w:r>
        <w:rPr>
          <w:i/>
        </w:rPr>
        <w:t>[inserir a data do contrato/acordo relevante</w:t>
      </w:r>
      <w:r>
        <w:t>] e para as finalidades descritas na nota explicativa Y das demonstrações contábeis. Dessa forma, essas demonstrações contábeis são destinadas somente para uso das partes especificadas no referido contrato e podem não ser adequadas para outrosfins.</w:t>
      </w:r>
    </w:p>
    <w:p w14:paraId="5FF99131" w14:textId="77777777" w:rsidR="008003AA" w:rsidRDefault="008003AA" w:rsidP="008003AA">
      <w:pPr>
        <w:pStyle w:val="Corpodetexto"/>
        <w:spacing w:before="9"/>
        <w:rPr>
          <w:sz w:val="23"/>
        </w:rPr>
      </w:pPr>
    </w:p>
    <w:p w14:paraId="0443F785" w14:textId="77777777" w:rsidR="008003AA" w:rsidRDefault="008003AA" w:rsidP="008003AA">
      <w:pPr>
        <w:pStyle w:val="Corpodetexto"/>
        <w:spacing w:line="242" w:lineRule="auto"/>
        <w:ind w:left="110" w:right="115"/>
      </w:pPr>
      <w:r>
        <w:t>Nosso relatório de compilação é destinado exclusivamente às partes especificadas no contrato acima mencionado e não deve ser distribuído a outras partes.</w:t>
      </w:r>
    </w:p>
    <w:p w14:paraId="3E7B6050" w14:textId="77777777" w:rsidR="008003AA" w:rsidRDefault="008003AA" w:rsidP="008003AA">
      <w:pPr>
        <w:pStyle w:val="Corpodetexto"/>
        <w:spacing w:before="8"/>
        <w:rPr>
          <w:sz w:val="23"/>
        </w:rPr>
      </w:pPr>
    </w:p>
    <w:p w14:paraId="1E2AC358" w14:textId="77777777" w:rsidR="008003AA" w:rsidRDefault="008003AA" w:rsidP="008003AA">
      <w:pPr>
        <w:pStyle w:val="Corpodetexto"/>
        <w:spacing w:line="275" w:lineRule="exact"/>
        <w:ind w:left="110"/>
      </w:pPr>
      <w:r>
        <w:rPr>
          <w:strike/>
        </w:rPr>
        <w:t>[Assinatura do profissional]</w:t>
      </w:r>
    </w:p>
    <w:p w14:paraId="6994B81F" w14:textId="77777777" w:rsidR="008003AA" w:rsidRDefault="008003AA" w:rsidP="008003AA">
      <w:pPr>
        <w:pStyle w:val="Corpodetexto"/>
        <w:spacing w:line="275" w:lineRule="exact"/>
        <w:ind w:left="110"/>
      </w:pPr>
      <w:r>
        <w:rPr>
          <w:strike/>
        </w:rPr>
        <w:t>CRC n.º</w:t>
      </w:r>
    </w:p>
    <w:p w14:paraId="09685D19" w14:textId="77777777" w:rsidR="008003AA" w:rsidRDefault="008003AA" w:rsidP="008003AA">
      <w:pPr>
        <w:pStyle w:val="Corpodetexto"/>
        <w:spacing w:before="5" w:line="237" w:lineRule="auto"/>
        <w:ind w:left="110"/>
      </w:pPr>
      <w:r>
        <w:t>[Local (localidade do escritório de auditoria que emitiu o relatório) e data do relatório do auditor independente]</w:t>
      </w:r>
    </w:p>
    <w:p w14:paraId="03C847C6" w14:textId="77777777" w:rsidR="008003AA" w:rsidRDefault="008003AA" w:rsidP="008003AA">
      <w:pPr>
        <w:pStyle w:val="Corpodetexto"/>
        <w:spacing w:before="3" w:line="275" w:lineRule="exact"/>
        <w:ind w:left="110"/>
      </w:pPr>
      <w:r>
        <w:t>[Nome do auditor independente (pessoa física ou jurídica)]</w:t>
      </w:r>
    </w:p>
    <w:p w14:paraId="3576398B" w14:textId="77777777" w:rsidR="008003AA" w:rsidRDefault="008003AA" w:rsidP="008003AA">
      <w:pPr>
        <w:pStyle w:val="Corpodetexto"/>
        <w:ind w:left="110"/>
      </w:pPr>
      <w:r>
        <w:t>[Nome do profissional (sócio ou responsável técnico, no caso de o auditor ser pessoa jurídica)] [Números de registro no CRC da firma de auditoria e do profissional que assina o relatório e sua categoria profissional de contador]</w:t>
      </w:r>
    </w:p>
    <w:p w14:paraId="138A4F55" w14:textId="77777777" w:rsidR="008003AA" w:rsidRDefault="008003AA" w:rsidP="008003AA">
      <w:pPr>
        <w:pStyle w:val="Corpodetexto"/>
        <w:spacing w:before="4" w:line="237" w:lineRule="auto"/>
        <w:ind w:left="110" w:right="3088"/>
      </w:pPr>
      <w:r>
        <w:t xml:space="preserve">[Assinatura do auditor independente] </w:t>
      </w:r>
      <w:r>
        <w:rPr>
          <w:color w:val="00B0F0"/>
        </w:rPr>
        <w:t xml:space="preserve">(Alterado pela Revisão NBC 3) </w:t>
      </w:r>
      <w:r>
        <w:t>[Data do relatório do profissional]</w:t>
      </w:r>
    </w:p>
    <w:p w14:paraId="3C122E72" w14:textId="77777777" w:rsidR="008003AA" w:rsidRDefault="008003AA" w:rsidP="008003AA">
      <w:pPr>
        <w:pStyle w:val="Corpodetexto"/>
        <w:spacing w:before="3"/>
        <w:ind w:left="110"/>
      </w:pPr>
      <w:r>
        <w:t>[Endereço do profissional]</w:t>
      </w:r>
    </w:p>
    <w:p w14:paraId="208C9898" w14:textId="77777777" w:rsidR="008003AA" w:rsidRDefault="008003AA" w:rsidP="008003AA">
      <w:pPr>
        <w:pStyle w:val="Corpodetexto"/>
        <w:rPr>
          <w:sz w:val="26"/>
        </w:rPr>
      </w:pPr>
    </w:p>
    <w:p w14:paraId="4CC6B624" w14:textId="77777777" w:rsidR="008003AA" w:rsidRDefault="008003AA" w:rsidP="008003AA">
      <w:pPr>
        <w:pStyle w:val="Corpodetexto"/>
        <w:rPr>
          <w:sz w:val="26"/>
        </w:rPr>
      </w:pPr>
    </w:p>
    <w:p w14:paraId="7E466262" w14:textId="77777777" w:rsidR="008003AA" w:rsidRPr="00E23F3D" w:rsidRDefault="008003AA" w:rsidP="00E23F3D">
      <w:pPr>
        <w:pStyle w:val="Corpodetexto"/>
        <w:rPr>
          <w:b/>
        </w:rPr>
      </w:pPr>
      <w:r w:rsidRPr="00E23F3D">
        <w:rPr>
          <w:b/>
        </w:rPr>
        <w:t>Ilustração 4: Relatório para trabalho de compilação de demonstrações contábeis utilizando uma base contábil selecionada pela administração da entidade para informações financeiras requeridas para fins da própria administração.</w:t>
      </w:r>
    </w:p>
    <w:p w14:paraId="6D394B9A" w14:textId="77777777" w:rsidR="008003AA" w:rsidRDefault="008003AA" w:rsidP="008003AA">
      <w:pPr>
        <w:pStyle w:val="Corpodetexto"/>
        <w:spacing w:before="2"/>
        <w:rPr>
          <w:b/>
        </w:rPr>
      </w:pPr>
    </w:p>
    <w:p w14:paraId="4A16327B" w14:textId="77777777" w:rsidR="008003AA" w:rsidRDefault="008003AA">
      <w:pPr>
        <w:pStyle w:val="PargrafodaLista"/>
        <w:widowControl w:val="0"/>
        <w:numPr>
          <w:ilvl w:val="0"/>
          <w:numId w:val="381"/>
        </w:numPr>
        <w:tabs>
          <w:tab w:val="left" w:pos="395"/>
        </w:tabs>
        <w:autoSpaceDE w:val="0"/>
        <w:autoSpaceDN w:val="0"/>
        <w:spacing w:after="0" w:line="240" w:lineRule="auto"/>
        <w:ind w:right="115"/>
        <w:contextualSpacing w:val="0"/>
        <w:jc w:val="both"/>
        <w:rPr>
          <w:sz w:val="24"/>
        </w:rPr>
      </w:pPr>
      <w:r>
        <w:rPr>
          <w:sz w:val="24"/>
        </w:rPr>
        <w:t>Demonstrações contábeis elaboradas utilizando-se uma estrutura de emissão de relatórios financeiros para fins especiais destinadas ao uso apenas pela administração da companhia para fins da própriaadministração.</w:t>
      </w:r>
    </w:p>
    <w:p w14:paraId="509B62F0" w14:textId="77777777" w:rsidR="008003AA" w:rsidRDefault="008003AA">
      <w:pPr>
        <w:pStyle w:val="PargrafodaLista"/>
        <w:widowControl w:val="0"/>
        <w:numPr>
          <w:ilvl w:val="0"/>
          <w:numId w:val="381"/>
        </w:numPr>
        <w:tabs>
          <w:tab w:val="left" w:pos="395"/>
        </w:tabs>
        <w:autoSpaceDE w:val="0"/>
        <w:autoSpaceDN w:val="0"/>
        <w:spacing w:before="119" w:after="0" w:line="240" w:lineRule="auto"/>
        <w:ind w:right="115"/>
        <w:contextualSpacing w:val="0"/>
        <w:jc w:val="both"/>
        <w:rPr>
          <w:sz w:val="24"/>
        </w:rPr>
      </w:pPr>
      <w:r>
        <w:rPr>
          <w:sz w:val="24"/>
        </w:rPr>
        <w:t>As demonstrações contábeis incorporam certas apropriações e compreendem apenas o balanço patrimonial e a demonstração do resultado e uma nota simples que se refere à base contábil  usada para as demonstraçõescontábeis.</w:t>
      </w:r>
    </w:p>
    <w:p w14:paraId="742F6B40" w14:textId="77777777" w:rsidR="008003AA" w:rsidRDefault="008003AA">
      <w:pPr>
        <w:pStyle w:val="PargrafodaLista"/>
        <w:widowControl w:val="0"/>
        <w:numPr>
          <w:ilvl w:val="0"/>
          <w:numId w:val="381"/>
        </w:numPr>
        <w:tabs>
          <w:tab w:val="left" w:pos="395"/>
        </w:tabs>
        <w:autoSpaceDE w:val="0"/>
        <w:autoSpaceDN w:val="0"/>
        <w:spacing w:before="119" w:after="0" w:line="240" w:lineRule="auto"/>
        <w:ind w:hanging="285"/>
        <w:contextualSpacing w:val="0"/>
        <w:jc w:val="both"/>
        <w:rPr>
          <w:sz w:val="24"/>
        </w:rPr>
      </w:pPr>
      <w:r>
        <w:rPr>
          <w:sz w:val="24"/>
        </w:rPr>
        <w:t>As demonstrações contábeis são destinadas apenas ao uso pelaadministração.</w:t>
      </w:r>
    </w:p>
    <w:p w14:paraId="5A325CD3" w14:textId="77777777" w:rsidR="008003AA" w:rsidRDefault="008003AA">
      <w:pPr>
        <w:pStyle w:val="PargrafodaLista"/>
        <w:widowControl w:val="0"/>
        <w:numPr>
          <w:ilvl w:val="0"/>
          <w:numId w:val="381"/>
        </w:numPr>
        <w:tabs>
          <w:tab w:val="left" w:pos="395"/>
        </w:tabs>
        <w:autoSpaceDE w:val="0"/>
        <w:autoSpaceDN w:val="0"/>
        <w:spacing w:before="119" w:after="0" w:line="240" w:lineRule="auto"/>
        <w:ind w:hanging="285"/>
        <w:contextualSpacing w:val="0"/>
        <w:jc w:val="both"/>
        <w:rPr>
          <w:sz w:val="24"/>
        </w:rPr>
      </w:pPr>
      <w:r>
        <w:rPr>
          <w:sz w:val="24"/>
        </w:rPr>
        <w:t>A distribuição e o uso do relatório do profissional estão restritos àadministração.</w:t>
      </w:r>
    </w:p>
    <w:p w14:paraId="591FFE1E" w14:textId="77777777" w:rsidR="008003AA" w:rsidRDefault="008003AA" w:rsidP="008003AA">
      <w:pPr>
        <w:pStyle w:val="Corpodetexto"/>
        <w:rPr>
          <w:sz w:val="28"/>
        </w:rPr>
      </w:pPr>
    </w:p>
    <w:p w14:paraId="3B649B37" w14:textId="77777777" w:rsidR="008003AA" w:rsidRDefault="008003AA" w:rsidP="008003AA">
      <w:pPr>
        <w:pStyle w:val="Corpodetexto"/>
        <w:spacing w:before="227"/>
        <w:ind w:left="110"/>
      </w:pPr>
      <w:r>
        <w:t>RELATÓRIO DE COMPILAÇÃO DAS DEMONSTRAÇÕES CONTÁBEIS</w:t>
      </w:r>
    </w:p>
    <w:p w14:paraId="1DA3706A" w14:textId="77777777" w:rsidR="008003AA" w:rsidRDefault="008003AA" w:rsidP="008003AA">
      <w:pPr>
        <w:pStyle w:val="Corpodetexto"/>
        <w:spacing w:before="11"/>
        <w:rPr>
          <w:sz w:val="23"/>
        </w:rPr>
      </w:pPr>
    </w:p>
    <w:p w14:paraId="221C4769" w14:textId="77777777" w:rsidR="008003AA" w:rsidRDefault="008003AA" w:rsidP="008003AA">
      <w:pPr>
        <w:pStyle w:val="Corpodetexto"/>
        <w:ind w:left="110"/>
      </w:pPr>
      <w:r>
        <w:t>[Para a administração da Companhia ABC]</w:t>
      </w:r>
    </w:p>
    <w:p w14:paraId="31EC43C3" w14:textId="77777777" w:rsidR="008003AA" w:rsidRDefault="008003AA" w:rsidP="008003AA">
      <w:pPr>
        <w:sectPr w:rsidR="008003AA">
          <w:pgSz w:w="11910" w:h="16840"/>
          <w:pgMar w:top="1040" w:right="1020" w:bottom="280" w:left="1020" w:header="720" w:footer="720" w:gutter="0"/>
          <w:cols w:space="720"/>
        </w:sectPr>
      </w:pPr>
    </w:p>
    <w:p w14:paraId="4FF067A8" w14:textId="77777777" w:rsidR="008003AA" w:rsidRDefault="008003AA" w:rsidP="008003AA">
      <w:pPr>
        <w:pStyle w:val="Corpodetexto"/>
        <w:spacing w:before="76"/>
        <w:ind w:left="110" w:right="115"/>
      </w:pPr>
      <w:r>
        <w:t>Compilamos as demonstrações contábeis anexas da Companhia ABC com base nas informações que V.Sas. nos forneceram. Essas demonstrações contábeis compreendem o balanço patrimonial da Companhia ABC em 31 de dezembro de 20X1 e a demonstração do resultado para o exercício findo nessadata.</w:t>
      </w:r>
    </w:p>
    <w:p w14:paraId="54C56D60" w14:textId="77777777" w:rsidR="008003AA" w:rsidRDefault="008003AA" w:rsidP="008003AA">
      <w:pPr>
        <w:pStyle w:val="Corpodetexto"/>
        <w:spacing w:before="5"/>
      </w:pPr>
    </w:p>
    <w:p w14:paraId="3501D172" w14:textId="77777777" w:rsidR="008003AA" w:rsidRDefault="008003AA" w:rsidP="008003AA">
      <w:pPr>
        <w:pStyle w:val="Corpodetexto"/>
        <w:spacing w:line="237" w:lineRule="auto"/>
        <w:ind w:left="110" w:right="114"/>
      </w:pPr>
      <w:r>
        <w:t>Realizamos este trabalho de compilação de acordo com a NBC TSC 4410 – Trabalho de Compilação de InformaçõesContábeis.</w:t>
      </w:r>
    </w:p>
    <w:p w14:paraId="21CCC687" w14:textId="77777777" w:rsidR="008003AA" w:rsidRDefault="008003AA" w:rsidP="008003AA">
      <w:pPr>
        <w:pStyle w:val="Corpodetexto"/>
        <w:spacing w:before="1"/>
      </w:pPr>
    </w:p>
    <w:p w14:paraId="47E8E0CA" w14:textId="77777777" w:rsidR="008003AA" w:rsidRDefault="008003AA" w:rsidP="008003AA">
      <w:pPr>
        <w:pStyle w:val="Corpodetexto"/>
        <w:ind w:left="110" w:right="115"/>
      </w:pPr>
      <w:r>
        <w:t>Aplicamos nosso conhecimento especializado em emissão de relatórios contábeis e financeiros para auxiliarV.Sas. na elaboração e apresentação dessas demonstrações contábeis com base nas práticas contábeis descritas na nota explicativa X às demonstrações contábeis. Obedecemos aos requisitos éticos relevantes, inclusive aos princípios de integridade, objetividade, competência e zelo profissional.</w:t>
      </w:r>
    </w:p>
    <w:p w14:paraId="4C04849E" w14:textId="77777777" w:rsidR="008003AA" w:rsidRDefault="008003AA" w:rsidP="008003AA">
      <w:pPr>
        <w:pStyle w:val="Corpodetexto"/>
      </w:pPr>
    </w:p>
    <w:p w14:paraId="64607611" w14:textId="77777777" w:rsidR="008003AA" w:rsidRDefault="008003AA" w:rsidP="008003AA">
      <w:pPr>
        <w:pStyle w:val="Corpodetexto"/>
        <w:spacing w:line="242" w:lineRule="auto"/>
        <w:ind w:left="110" w:right="114"/>
      </w:pPr>
      <w:r>
        <w:t>Essas demonstrações contábeis e a exatidão e a integralidade das informações usadas para compilá- las são de responsabilidade de V.Sas.</w:t>
      </w:r>
    </w:p>
    <w:p w14:paraId="639E4DC1" w14:textId="77777777" w:rsidR="008003AA" w:rsidRDefault="008003AA" w:rsidP="008003AA">
      <w:pPr>
        <w:pStyle w:val="Corpodetexto"/>
        <w:spacing w:before="8"/>
        <w:rPr>
          <w:sz w:val="23"/>
        </w:rPr>
      </w:pPr>
    </w:p>
    <w:p w14:paraId="4B19CE50" w14:textId="77777777" w:rsidR="008003AA" w:rsidRDefault="008003AA" w:rsidP="008003AA">
      <w:pPr>
        <w:pStyle w:val="Corpodetexto"/>
        <w:ind w:left="110" w:right="114"/>
      </w:pPr>
      <w:r>
        <w:t>Uma vez que o trabalho de compilação não é trabalho de asseguração, não temos que verificar a exatidão ou a integralidade das informações que V.Sas. nos forneceram para compilar essas demonstrações contábeis. Dessa forma, não expressamos opinião de auditoria ou conclusão de revisão sobre se essas demonstrações contábeis foram elaboradas de acordo com as bases contábeis descritas na nota explicativa X.</w:t>
      </w:r>
    </w:p>
    <w:p w14:paraId="380CADCD" w14:textId="77777777" w:rsidR="008003AA" w:rsidRDefault="008003AA" w:rsidP="008003AA">
      <w:pPr>
        <w:pStyle w:val="Corpodetexto"/>
      </w:pPr>
    </w:p>
    <w:p w14:paraId="59746A09" w14:textId="77777777" w:rsidR="008003AA" w:rsidRDefault="008003AA" w:rsidP="008003AA">
      <w:pPr>
        <w:pStyle w:val="Corpodetexto"/>
        <w:ind w:left="110" w:right="115"/>
      </w:pPr>
      <w:r>
        <w:t>A nota explicativa X apresenta as bases nas quais as demonstrações contábeis foram elaboradas e sua finalidade está descrita na nota explicativa Y. Dessa forma, essas demonstrações contábeis são apenas para uso de V.Sas., e podem não ser adequadas para outras finalidades.</w:t>
      </w:r>
    </w:p>
    <w:p w14:paraId="6214CFEE" w14:textId="77777777" w:rsidR="008003AA" w:rsidRDefault="008003AA" w:rsidP="008003AA">
      <w:pPr>
        <w:pStyle w:val="Corpodetexto"/>
        <w:spacing w:before="3"/>
      </w:pPr>
    </w:p>
    <w:p w14:paraId="5379D68B" w14:textId="77777777" w:rsidR="008003AA" w:rsidRDefault="008003AA" w:rsidP="008003AA">
      <w:pPr>
        <w:pStyle w:val="Corpodetexto"/>
        <w:spacing w:line="237" w:lineRule="auto"/>
        <w:ind w:left="110" w:right="115"/>
      </w:pPr>
      <w:r>
        <w:t>Nosso trabalho de compilação é destinado exclusivamente ao uso de V.Sas. na condição de administrador da Companhia ABC e não deve ser distribuído para outras partes.</w:t>
      </w:r>
    </w:p>
    <w:p w14:paraId="042880B8" w14:textId="77777777" w:rsidR="008003AA" w:rsidRDefault="008003AA" w:rsidP="008003AA">
      <w:pPr>
        <w:pStyle w:val="Corpodetexto"/>
        <w:spacing w:before="1"/>
      </w:pPr>
    </w:p>
    <w:p w14:paraId="20DECDBD" w14:textId="77777777" w:rsidR="008003AA" w:rsidRDefault="008003AA" w:rsidP="008003AA">
      <w:pPr>
        <w:pStyle w:val="Corpodetexto"/>
        <w:ind w:left="110"/>
      </w:pPr>
      <w:r>
        <w:rPr>
          <w:strike/>
        </w:rPr>
        <w:t>[Assinatura do profissional]</w:t>
      </w:r>
    </w:p>
    <w:p w14:paraId="1E879CA9" w14:textId="77777777" w:rsidR="008003AA" w:rsidRDefault="008003AA" w:rsidP="008003AA">
      <w:pPr>
        <w:pStyle w:val="Corpodetexto"/>
        <w:spacing w:before="2" w:line="275" w:lineRule="exact"/>
        <w:ind w:left="110"/>
      </w:pPr>
      <w:r>
        <w:rPr>
          <w:strike/>
        </w:rPr>
        <w:t>CRC n.º</w:t>
      </w:r>
    </w:p>
    <w:p w14:paraId="5391C06E" w14:textId="77777777" w:rsidR="008003AA" w:rsidRDefault="008003AA" w:rsidP="008003AA">
      <w:pPr>
        <w:pStyle w:val="Corpodetexto"/>
        <w:spacing w:line="242" w:lineRule="auto"/>
        <w:ind w:left="110"/>
      </w:pPr>
      <w:r>
        <w:t>[Local (localidade do escritório de auditoria que emitiu o relatório) e data do relatório do auditor independente]</w:t>
      </w:r>
    </w:p>
    <w:p w14:paraId="19902F47" w14:textId="77777777" w:rsidR="008003AA" w:rsidRDefault="008003AA" w:rsidP="008003AA">
      <w:pPr>
        <w:pStyle w:val="Corpodetexto"/>
        <w:spacing w:line="271" w:lineRule="exact"/>
        <w:ind w:left="110"/>
      </w:pPr>
      <w:r>
        <w:t>[Nome do auditor independente (pessoa física ou jurídica)]</w:t>
      </w:r>
    </w:p>
    <w:p w14:paraId="4B727F2C" w14:textId="77777777" w:rsidR="008003AA" w:rsidRDefault="008003AA" w:rsidP="008003AA">
      <w:pPr>
        <w:pStyle w:val="Corpodetexto"/>
        <w:spacing w:before="1"/>
        <w:ind w:left="110"/>
      </w:pPr>
      <w:r>
        <w:t>[Nome do profissional (sócio ou responsável técnico, no caso de o auditor ser pessoa jurídica)] [Números de registro no CRC da firma de auditoria e do profissional que assina o relatório e sua categoria profissional de contador]</w:t>
      </w:r>
    </w:p>
    <w:p w14:paraId="0285A6A9" w14:textId="77777777" w:rsidR="008003AA" w:rsidRDefault="008003AA" w:rsidP="008003AA">
      <w:pPr>
        <w:pStyle w:val="Corpodetexto"/>
        <w:spacing w:line="242" w:lineRule="auto"/>
        <w:ind w:left="110" w:right="3088"/>
      </w:pPr>
      <w:r>
        <w:t xml:space="preserve">[Assinatura do auditor independente] </w:t>
      </w:r>
      <w:r>
        <w:rPr>
          <w:color w:val="00B0F0"/>
        </w:rPr>
        <w:t xml:space="preserve">(Alterado pela Revisão NBC 3) </w:t>
      </w:r>
      <w:r>
        <w:t>[Data do relatório do profissional]</w:t>
      </w:r>
    </w:p>
    <w:p w14:paraId="5C57558B" w14:textId="77777777" w:rsidR="008003AA" w:rsidRDefault="008003AA" w:rsidP="008003AA">
      <w:pPr>
        <w:pStyle w:val="Corpodetexto"/>
        <w:spacing w:line="271" w:lineRule="exact"/>
        <w:ind w:left="110"/>
      </w:pPr>
      <w:r>
        <w:t>[Endereço do profissional]</w:t>
      </w:r>
    </w:p>
    <w:p w14:paraId="1D799F86" w14:textId="77777777" w:rsidR="008003AA" w:rsidRDefault="008003AA" w:rsidP="008003AA">
      <w:pPr>
        <w:pStyle w:val="Corpodetexto"/>
        <w:rPr>
          <w:sz w:val="26"/>
        </w:rPr>
      </w:pPr>
    </w:p>
    <w:p w14:paraId="5DE9A2FB" w14:textId="77777777" w:rsidR="008003AA" w:rsidRDefault="008003AA" w:rsidP="008003AA">
      <w:pPr>
        <w:pStyle w:val="Corpodetexto"/>
        <w:rPr>
          <w:sz w:val="26"/>
        </w:rPr>
      </w:pPr>
    </w:p>
    <w:p w14:paraId="671E6613" w14:textId="77777777" w:rsidR="008003AA" w:rsidRDefault="008003AA" w:rsidP="008003AA">
      <w:pPr>
        <w:spacing w:before="228"/>
        <w:ind w:left="110" w:right="114"/>
        <w:jc w:val="both"/>
        <w:rPr>
          <w:b/>
          <w:sz w:val="24"/>
        </w:rPr>
      </w:pPr>
      <w:r>
        <w:rPr>
          <w:b/>
          <w:sz w:val="24"/>
        </w:rPr>
        <w:t xml:space="preserve">Ilustração 5: Relatório para compilação de informações contábeis que sejam elemento, conta ou item isolado das demonstrações contábeis. </w:t>
      </w:r>
      <w:r>
        <w:rPr>
          <w:b/>
          <w:i/>
          <w:sz w:val="24"/>
        </w:rPr>
        <w:t>[inserir referência apropriada às informações necessárias para fins de conformidade com a reguladora]</w:t>
      </w:r>
      <w:r>
        <w:rPr>
          <w:b/>
          <w:sz w:val="24"/>
        </w:rPr>
        <w:t>.</w:t>
      </w:r>
    </w:p>
    <w:p w14:paraId="143EE084" w14:textId="77777777" w:rsidR="008003AA" w:rsidRDefault="008003AA" w:rsidP="008003AA">
      <w:pPr>
        <w:pStyle w:val="Corpodetexto"/>
        <w:spacing w:before="2"/>
        <w:rPr>
          <w:b/>
        </w:rPr>
      </w:pPr>
    </w:p>
    <w:p w14:paraId="4B37D3DC" w14:textId="77777777" w:rsidR="008003AA" w:rsidRDefault="008003AA">
      <w:pPr>
        <w:pStyle w:val="PargrafodaLista"/>
        <w:widowControl w:val="0"/>
        <w:numPr>
          <w:ilvl w:val="0"/>
          <w:numId w:val="381"/>
        </w:numPr>
        <w:tabs>
          <w:tab w:val="left" w:pos="395"/>
        </w:tabs>
        <w:autoSpaceDE w:val="0"/>
        <w:autoSpaceDN w:val="0"/>
        <w:spacing w:after="0" w:line="242" w:lineRule="auto"/>
        <w:ind w:right="115"/>
        <w:contextualSpacing w:val="0"/>
        <w:jc w:val="both"/>
        <w:rPr>
          <w:sz w:val="24"/>
        </w:rPr>
      </w:pPr>
      <w:r>
        <w:rPr>
          <w:sz w:val="24"/>
        </w:rPr>
        <w:t>Informações financeiras elaboradas para fins especiais, ou seja, para atender aos requisitos de emissão de relatórios financeiros estabelecidos por regulador, de acordo com as disposições estabelecidas pelo regulador que prescreve a forma e o conteúdo das informaçõesfinanceiras.</w:t>
      </w:r>
    </w:p>
    <w:p w14:paraId="37C789B2" w14:textId="77777777" w:rsidR="008003AA" w:rsidRDefault="008003AA">
      <w:pPr>
        <w:pStyle w:val="PargrafodaLista"/>
        <w:widowControl w:val="0"/>
        <w:numPr>
          <w:ilvl w:val="0"/>
          <w:numId w:val="381"/>
        </w:numPr>
        <w:tabs>
          <w:tab w:val="left" w:pos="395"/>
        </w:tabs>
        <w:autoSpaceDE w:val="0"/>
        <w:autoSpaceDN w:val="0"/>
        <w:spacing w:before="111" w:after="0" w:line="240" w:lineRule="auto"/>
        <w:ind w:hanging="285"/>
        <w:contextualSpacing w:val="0"/>
        <w:jc w:val="both"/>
        <w:rPr>
          <w:sz w:val="24"/>
        </w:rPr>
      </w:pPr>
      <w:r>
        <w:rPr>
          <w:sz w:val="24"/>
        </w:rPr>
        <w:t>A estrutura aplicável de emissão de relatórios financeiros é uma estrutura deconformidade.</w:t>
      </w:r>
    </w:p>
    <w:p w14:paraId="7CFA4548" w14:textId="77777777" w:rsidR="008003AA" w:rsidRDefault="008003AA" w:rsidP="008003AA">
      <w:pPr>
        <w:jc w:val="both"/>
        <w:rPr>
          <w:sz w:val="24"/>
        </w:rPr>
        <w:sectPr w:rsidR="008003AA">
          <w:pgSz w:w="11910" w:h="16840"/>
          <w:pgMar w:top="1040" w:right="1020" w:bottom="280" w:left="1020" w:header="720" w:footer="720" w:gutter="0"/>
          <w:cols w:space="720"/>
        </w:sectPr>
      </w:pPr>
    </w:p>
    <w:p w14:paraId="2840D045" w14:textId="77777777" w:rsidR="008003AA" w:rsidRDefault="008003AA">
      <w:pPr>
        <w:pStyle w:val="PargrafodaLista"/>
        <w:widowControl w:val="0"/>
        <w:numPr>
          <w:ilvl w:val="0"/>
          <w:numId w:val="381"/>
        </w:numPr>
        <w:tabs>
          <w:tab w:val="left" w:pos="395"/>
        </w:tabs>
        <w:autoSpaceDE w:val="0"/>
        <w:autoSpaceDN w:val="0"/>
        <w:spacing w:before="78" w:after="0" w:line="240" w:lineRule="auto"/>
        <w:ind w:right="115"/>
        <w:contextualSpacing w:val="0"/>
        <w:rPr>
          <w:sz w:val="24"/>
        </w:rPr>
      </w:pPr>
      <w:r>
        <w:rPr>
          <w:sz w:val="24"/>
        </w:rPr>
        <w:t>As informações financeiras são destinadas a atender às necessidades de determinados usuários e o uso das informações financeiras está restrito a essesusuários.</w:t>
      </w:r>
    </w:p>
    <w:p w14:paraId="5982BD4F" w14:textId="77777777" w:rsidR="008003AA" w:rsidRDefault="008003AA">
      <w:pPr>
        <w:pStyle w:val="PargrafodaLista"/>
        <w:widowControl w:val="0"/>
        <w:numPr>
          <w:ilvl w:val="0"/>
          <w:numId w:val="381"/>
        </w:numPr>
        <w:tabs>
          <w:tab w:val="left" w:pos="395"/>
        </w:tabs>
        <w:autoSpaceDE w:val="0"/>
        <w:autoSpaceDN w:val="0"/>
        <w:spacing w:before="121" w:after="0" w:line="240" w:lineRule="auto"/>
        <w:ind w:hanging="285"/>
        <w:contextualSpacing w:val="0"/>
        <w:rPr>
          <w:sz w:val="24"/>
        </w:rPr>
      </w:pPr>
      <w:r>
        <w:rPr>
          <w:sz w:val="24"/>
        </w:rPr>
        <w:t>A distribuição e uso do relatório do profissional estão restritos aos usuáriosprevistos.</w:t>
      </w:r>
    </w:p>
    <w:p w14:paraId="07A55C2A" w14:textId="77777777" w:rsidR="008003AA" w:rsidRDefault="008003AA" w:rsidP="008003AA">
      <w:pPr>
        <w:pStyle w:val="Corpodetexto"/>
        <w:rPr>
          <w:sz w:val="28"/>
        </w:rPr>
      </w:pPr>
    </w:p>
    <w:p w14:paraId="6DCD7047" w14:textId="77777777" w:rsidR="008003AA" w:rsidRDefault="008003AA" w:rsidP="008003AA">
      <w:pPr>
        <w:pStyle w:val="Corpodetexto"/>
        <w:spacing w:before="227" w:line="275" w:lineRule="exact"/>
        <w:ind w:left="110"/>
      </w:pPr>
      <w:r>
        <w:t>RELATÓRIO DE COMPILAÇÃO DE INFORMAÇÃO FINANCEIRA (OUCONTÁBIL)</w:t>
      </w:r>
    </w:p>
    <w:p w14:paraId="7D593665" w14:textId="77777777" w:rsidR="008003AA" w:rsidRDefault="008003AA" w:rsidP="008003AA">
      <w:pPr>
        <w:pStyle w:val="Corpodetexto"/>
        <w:spacing w:line="480" w:lineRule="auto"/>
        <w:ind w:left="110" w:right="5521"/>
      </w:pPr>
      <w:r>
        <w:t>REQUERIDA (especificar órgão regulador) [Para a administração da Companhia ABC]</w:t>
      </w:r>
    </w:p>
    <w:p w14:paraId="6288C264" w14:textId="77777777" w:rsidR="008003AA" w:rsidRDefault="008003AA" w:rsidP="008003AA">
      <w:pPr>
        <w:ind w:left="110" w:right="114"/>
        <w:jc w:val="both"/>
        <w:rPr>
          <w:sz w:val="24"/>
        </w:rPr>
      </w:pPr>
      <w:r>
        <w:rPr>
          <w:sz w:val="24"/>
        </w:rPr>
        <w:t xml:space="preserve">Compilamos a demonstração anexa contendo </w:t>
      </w:r>
      <w:r>
        <w:rPr>
          <w:i/>
          <w:sz w:val="24"/>
        </w:rPr>
        <w:t>[identificar as informações financeiras compiladas</w:t>
      </w:r>
      <w:r>
        <w:rPr>
          <w:sz w:val="24"/>
        </w:rPr>
        <w:t>] da Companhia ABC em 31 de dezembro de 20X1 baseados nas informações que V.Sas.nos forneceram.</w:t>
      </w:r>
    </w:p>
    <w:p w14:paraId="3396605A" w14:textId="77777777" w:rsidR="008003AA" w:rsidRDefault="008003AA" w:rsidP="008003AA">
      <w:pPr>
        <w:pStyle w:val="Corpodetexto"/>
        <w:spacing w:before="10"/>
        <w:rPr>
          <w:sz w:val="23"/>
        </w:rPr>
      </w:pPr>
    </w:p>
    <w:p w14:paraId="2AFB375C" w14:textId="77777777" w:rsidR="008003AA" w:rsidRDefault="008003AA" w:rsidP="008003AA">
      <w:pPr>
        <w:pStyle w:val="Corpodetexto"/>
        <w:spacing w:before="1" w:line="242" w:lineRule="auto"/>
        <w:ind w:left="110" w:right="114"/>
      </w:pPr>
      <w:r>
        <w:t>Realizamos esse trabalho de compilação de acordo com a NBC TSC 4410 – Trabalho de Compilação de Informações Contábeis.</w:t>
      </w:r>
    </w:p>
    <w:p w14:paraId="02879606" w14:textId="77777777" w:rsidR="008003AA" w:rsidRDefault="008003AA" w:rsidP="008003AA">
      <w:pPr>
        <w:pStyle w:val="Corpodetexto"/>
        <w:spacing w:before="8"/>
        <w:rPr>
          <w:sz w:val="23"/>
        </w:rPr>
      </w:pPr>
    </w:p>
    <w:p w14:paraId="2693103D" w14:textId="77777777" w:rsidR="008003AA" w:rsidRDefault="008003AA" w:rsidP="008003AA">
      <w:pPr>
        <w:pStyle w:val="Corpodetexto"/>
        <w:ind w:left="110" w:right="114"/>
      </w:pPr>
      <w:r>
        <w:t xml:space="preserve">Aplicamos nosso conhecimento especializado em emissão de relatórios contábeis e financeiros para auxiliar V.Sas. na elaboração e apresentação do Anexo conforme prescrito por </w:t>
      </w:r>
      <w:r>
        <w:rPr>
          <w:i/>
        </w:rPr>
        <w:t>[inserir o nome ou referência ao regulamento relevante</w:t>
      </w:r>
      <w:r>
        <w:t>]. Obedecemos aos requisitos éticos relevantes, inclusive aos princípios de integridade, objetividade, competência e zelo profissional.</w:t>
      </w:r>
    </w:p>
    <w:p w14:paraId="72E2C682" w14:textId="77777777" w:rsidR="008003AA" w:rsidRDefault="008003AA" w:rsidP="008003AA">
      <w:pPr>
        <w:pStyle w:val="Corpodetexto"/>
        <w:spacing w:before="9"/>
        <w:rPr>
          <w:sz w:val="23"/>
        </w:rPr>
      </w:pPr>
    </w:p>
    <w:p w14:paraId="00E64B9D" w14:textId="77777777" w:rsidR="008003AA" w:rsidRDefault="008003AA" w:rsidP="008003AA">
      <w:pPr>
        <w:pStyle w:val="Corpodetexto"/>
        <w:spacing w:line="242" w:lineRule="auto"/>
        <w:ind w:left="110" w:right="114"/>
      </w:pPr>
      <w:r>
        <w:t>Essas demonstrações contábeis e a exatidão e a integralidade das informações usadas para compilá- las são de responsabilidade de V.Sas.</w:t>
      </w:r>
    </w:p>
    <w:p w14:paraId="1DEF662F" w14:textId="77777777" w:rsidR="008003AA" w:rsidRDefault="008003AA" w:rsidP="008003AA">
      <w:pPr>
        <w:pStyle w:val="Corpodetexto"/>
        <w:spacing w:before="8"/>
        <w:rPr>
          <w:sz w:val="23"/>
        </w:rPr>
      </w:pPr>
    </w:p>
    <w:p w14:paraId="042FC9A2" w14:textId="77777777" w:rsidR="008003AA" w:rsidRDefault="008003AA" w:rsidP="008003AA">
      <w:pPr>
        <w:spacing w:before="1"/>
        <w:ind w:left="110" w:right="114"/>
        <w:jc w:val="both"/>
        <w:rPr>
          <w:sz w:val="24"/>
        </w:rPr>
      </w:pPr>
      <w:r>
        <w:rPr>
          <w:sz w:val="24"/>
        </w:rPr>
        <w:t xml:space="preserve">Uma vez que o trabalho de compilação não é trabalho de asseguração, não temos que verificar a exatidão ou integralidade das informações que V.Sas. nos forneceram para compilar essas demonstrações contábeis. Dessa forma, não expressamos opinião de auditoria ou conclusão de revisão sobre se o Anexo foi elaborado de acordo com </w:t>
      </w:r>
      <w:r>
        <w:rPr>
          <w:i/>
          <w:sz w:val="24"/>
        </w:rPr>
        <w:t>[inserir nome ou referência à estrutura aplicável de emissão de normas financeiras conforme especificado no regulamento relevante]</w:t>
      </w:r>
      <w:r>
        <w:rPr>
          <w:sz w:val="24"/>
        </w:rPr>
        <w:t>.</w:t>
      </w:r>
    </w:p>
    <w:p w14:paraId="3856FF71" w14:textId="77777777" w:rsidR="008003AA" w:rsidRDefault="008003AA" w:rsidP="008003AA">
      <w:pPr>
        <w:pStyle w:val="Corpodetexto"/>
      </w:pPr>
    </w:p>
    <w:p w14:paraId="7C925AFD" w14:textId="77777777" w:rsidR="008003AA" w:rsidRDefault="008003AA" w:rsidP="008003AA">
      <w:pPr>
        <w:ind w:left="110" w:right="114"/>
        <w:jc w:val="both"/>
        <w:rPr>
          <w:sz w:val="24"/>
        </w:rPr>
      </w:pPr>
      <w:r>
        <w:rPr>
          <w:sz w:val="24"/>
        </w:rPr>
        <w:t xml:space="preserve">Conforme mencionado na nota explicativa X, o Anexo está preparado e apresentado nas bases prescritas por </w:t>
      </w:r>
      <w:r>
        <w:rPr>
          <w:i/>
          <w:sz w:val="24"/>
        </w:rPr>
        <w:t xml:space="preserve">[inserir nome ou referência à estrutura aplicável de emissão de normas financeiras conforme especificado no regulamento relevante], </w:t>
      </w:r>
      <w:r>
        <w:rPr>
          <w:sz w:val="24"/>
        </w:rPr>
        <w:t>para fins de conformidade da Companhia ABC com [</w:t>
      </w:r>
      <w:r>
        <w:rPr>
          <w:i/>
          <w:sz w:val="24"/>
        </w:rPr>
        <w:t>inserir nome ou referência ao regulamento relevante</w:t>
      </w:r>
      <w:r>
        <w:rPr>
          <w:sz w:val="24"/>
        </w:rPr>
        <w:t>]. Dessa forma, o Anexo é apenas para uso relacionado a essa finalidade e pode não ser adequado para qualquer outra finalidade.</w:t>
      </w:r>
    </w:p>
    <w:p w14:paraId="15B9A8A1" w14:textId="77777777" w:rsidR="008003AA" w:rsidRDefault="008003AA" w:rsidP="008003AA">
      <w:pPr>
        <w:pStyle w:val="Corpodetexto"/>
      </w:pPr>
    </w:p>
    <w:p w14:paraId="0E86E0C3" w14:textId="77777777" w:rsidR="008003AA" w:rsidRDefault="008003AA" w:rsidP="008003AA">
      <w:pPr>
        <w:pStyle w:val="Corpodetexto"/>
        <w:ind w:left="110" w:right="115"/>
      </w:pPr>
      <w:r>
        <w:t>Nosso trabalho de compilação é destinado exclusivamente para uso da Companhia ABC e do Regulador F e não deve ser distribuído para outras partes que não sejam a Companhia ABC ou o Regulador F.</w:t>
      </w:r>
    </w:p>
    <w:p w14:paraId="67695C20" w14:textId="77777777" w:rsidR="008003AA" w:rsidRDefault="008003AA" w:rsidP="008003AA">
      <w:pPr>
        <w:pStyle w:val="Corpodetexto"/>
      </w:pPr>
    </w:p>
    <w:p w14:paraId="500015CF" w14:textId="77777777" w:rsidR="008003AA" w:rsidRDefault="008003AA" w:rsidP="008003AA">
      <w:pPr>
        <w:pStyle w:val="Corpodetexto"/>
        <w:spacing w:line="275" w:lineRule="exact"/>
        <w:ind w:left="110"/>
      </w:pPr>
      <w:r>
        <w:rPr>
          <w:strike/>
        </w:rPr>
        <w:t>[Assinatura do profissional]</w:t>
      </w:r>
    </w:p>
    <w:p w14:paraId="2E518C67" w14:textId="77777777" w:rsidR="008003AA" w:rsidRDefault="008003AA" w:rsidP="008003AA">
      <w:pPr>
        <w:pStyle w:val="Corpodetexto"/>
        <w:spacing w:line="275" w:lineRule="exact"/>
        <w:ind w:left="110"/>
      </w:pPr>
      <w:r>
        <w:rPr>
          <w:strike/>
        </w:rPr>
        <w:t>CRC n.º</w:t>
      </w:r>
    </w:p>
    <w:p w14:paraId="09841BF8" w14:textId="77777777" w:rsidR="008003AA" w:rsidRDefault="008003AA" w:rsidP="008003AA">
      <w:pPr>
        <w:pStyle w:val="Corpodetexto"/>
        <w:spacing w:before="5" w:line="237" w:lineRule="auto"/>
        <w:ind w:left="110"/>
      </w:pPr>
      <w:r>
        <w:t>[Local (localidade do escritório de auditoria que emitiu o relatório) e data do relatório do auditor independente]</w:t>
      </w:r>
    </w:p>
    <w:p w14:paraId="2C31B6B0" w14:textId="77777777" w:rsidR="008003AA" w:rsidRDefault="008003AA" w:rsidP="008003AA">
      <w:pPr>
        <w:pStyle w:val="Corpodetexto"/>
        <w:spacing w:before="3" w:line="275" w:lineRule="exact"/>
        <w:ind w:left="110"/>
      </w:pPr>
      <w:r>
        <w:t>[Nome do auditor independente (pessoa física ou jurídica)]</w:t>
      </w:r>
    </w:p>
    <w:p w14:paraId="0A3A3D41" w14:textId="77777777" w:rsidR="008003AA" w:rsidRDefault="008003AA" w:rsidP="008003AA">
      <w:pPr>
        <w:pStyle w:val="Corpodetexto"/>
        <w:ind w:left="110"/>
      </w:pPr>
      <w:r>
        <w:t>[Nome do profissional (sócio ou responsável técnico, no caso de o auditor ser pessoa jurídica)] [Números de registro no CRC da firma de auditoria e do profissional que assina o relatório e sua categoria profissional de contador]</w:t>
      </w:r>
    </w:p>
    <w:p w14:paraId="774CACBE" w14:textId="77777777" w:rsidR="008003AA" w:rsidRDefault="008003AA" w:rsidP="008003AA">
      <w:pPr>
        <w:pStyle w:val="Corpodetexto"/>
        <w:spacing w:before="1" w:line="480" w:lineRule="auto"/>
        <w:ind w:left="110" w:right="3088"/>
      </w:pPr>
      <w:r>
        <w:t xml:space="preserve">[Assinatura do auditor independente] </w:t>
      </w:r>
      <w:r>
        <w:rPr>
          <w:color w:val="00B0F0"/>
        </w:rPr>
        <w:t xml:space="preserve">(Alterado pela Revisão NBC 3) </w:t>
      </w:r>
      <w:r>
        <w:t>[Data do relatório do profissional]</w:t>
      </w:r>
    </w:p>
    <w:p w14:paraId="538BF5D3" w14:textId="77777777" w:rsidR="008003AA" w:rsidRDefault="008003AA" w:rsidP="008003AA">
      <w:pPr>
        <w:spacing w:line="480" w:lineRule="auto"/>
        <w:sectPr w:rsidR="008003AA">
          <w:pgSz w:w="11910" w:h="16840"/>
          <w:pgMar w:top="1040" w:right="1020" w:bottom="280" w:left="1020" w:header="720" w:footer="720" w:gutter="0"/>
          <w:cols w:space="720"/>
        </w:sectPr>
      </w:pPr>
    </w:p>
    <w:p w14:paraId="3B6282C8" w14:textId="77777777" w:rsidR="008003AA" w:rsidRDefault="008003AA" w:rsidP="008003AA">
      <w:pPr>
        <w:pStyle w:val="Corpodetexto"/>
        <w:spacing w:before="76"/>
        <w:ind w:left="110"/>
      </w:pPr>
      <w:r>
        <w:t>[Endereço do profissional]</w:t>
      </w:r>
    </w:p>
    <w:p w14:paraId="415FF3A8" w14:textId="36356A11" w:rsidR="002B23E7" w:rsidRDefault="002B23E7" w:rsidP="003D20B6"/>
    <w:p w14:paraId="3A32EC5C" w14:textId="10014AFB" w:rsidR="0077057D" w:rsidRDefault="0077057D">
      <w:r>
        <w:br w:type="page"/>
      </w:r>
    </w:p>
    <w:p w14:paraId="506C9223" w14:textId="77777777" w:rsidR="001560E5" w:rsidRDefault="0077057D" w:rsidP="0077057D">
      <w:pPr>
        <w:pStyle w:val="Ttulo1"/>
        <w:spacing w:before="0" w:after="120" w:line="240" w:lineRule="auto"/>
        <w:rPr>
          <w:rFonts w:ascii="Times New Roman" w:hAnsi="Times New Roman" w:cs="Times New Roman"/>
          <w:b/>
          <w:bCs/>
          <w:color w:val="auto"/>
          <w:sz w:val="24"/>
          <w:szCs w:val="24"/>
        </w:rPr>
      </w:pPr>
      <w:bookmarkStart w:id="284" w:name="_Toc183036939"/>
      <w:r>
        <w:rPr>
          <w:rFonts w:ascii="Times New Roman" w:hAnsi="Times New Roman" w:cs="Times New Roman"/>
          <w:b/>
          <w:bCs/>
          <w:color w:val="auto"/>
          <w:sz w:val="24"/>
          <w:szCs w:val="24"/>
        </w:rPr>
        <w:t>NBCPG 01</w:t>
      </w:r>
      <w:bookmarkEnd w:id="284"/>
      <w:r>
        <w:rPr>
          <w:rFonts w:ascii="Times New Roman" w:hAnsi="Times New Roman" w:cs="Times New Roman"/>
          <w:b/>
          <w:bCs/>
          <w:color w:val="auto"/>
          <w:sz w:val="24"/>
          <w:szCs w:val="24"/>
        </w:rPr>
        <w:t xml:space="preserve"> </w:t>
      </w:r>
    </w:p>
    <w:p w14:paraId="1CA64791" w14:textId="3650AF94" w:rsidR="008003AA" w:rsidRPr="001560E5" w:rsidRDefault="0077057D" w:rsidP="001560E5">
      <w:r w:rsidRPr="001560E5">
        <w:t>Código de Ética Profissional do Contador (CEPC)</w:t>
      </w:r>
    </w:p>
    <w:p w14:paraId="0E7ACD76" w14:textId="77777777" w:rsidR="0077057D" w:rsidRPr="00E35DDC" w:rsidRDefault="0077057D" w:rsidP="0077057D">
      <w:r w:rsidRPr="00E35DDC">
        <w:t>NORMA BRASILEIRA DE CONTABILIDADE,</w:t>
      </w:r>
      <w:r>
        <w:t xml:space="preserve"> NBC PG 01, DE 7 </w:t>
      </w:r>
      <w:r w:rsidRPr="00E35DDC">
        <w:t>DE</w:t>
      </w:r>
      <w:r>
        <w:t xml:space="preserve"> FEVEREIRO </w:t>
      </w:r>
      <w:r w:rsidRPr="00E35DDC">
        <w:t>DE 201</w:t>
      </w:r>
      <w:r>
        <w:t>9</w:t>
      </w:r>
    </w:p>
    <w:p w14:paraId="1828E7B5" w14:textId="77777777" w:rsidR="0077057D" w:rsidRPr="00E35DDC" w:rsidRDefault="0077057D" w:rsidP="0077057D">
      <w:pPr>
        <w:pStyle w:val="Corpodetexto"/>
      </w:pPr>
    </w:p>
    <w:p w14:paraId="744DDB4D" w14:textId="77777777" w:rsidR="0077057D" w:rsidRPr="00E35DDC" w:rsidRDefault="0077057D" w:rsidP="0077057D">
      <w:pPr>
        <w:pStyle w:val="Corpodetexto"/>
      </w:pPr>
    </w:p>
    <w:p w14:paraId="69E2FCED" w14:textId="77777777" w:rsidR="0077057D" w:rsidRPr="0055187C" w:rsidRDefault="0077057D" w:rsidP="0077057D">
      <w:pPr>
        <w:ind w:left="5670"/>
        <w:jc w:val="both"/>
        <w:rPr>
          <w:rFonts w:ascii="Arial" w:hAnsi="Arial" w:cs="Arial"/>
        </w:rPr>
      </w:pPr>
      <w:r w:rsidRPr="00B10878">
        <w:rPr>
          <w:rFonts w:ascii="Arial" w:hAnsi="Arial" w:cs="Arial"/>
          <w:bCs/>
          <w:iCs/>
        </w:rPr>
        <w:t xml:space="preserve">Aprova a NBC PG 01 </w:t>
      </w:r>
      <w:r w:rsidRPr="00B10878">
        <w:rPr>
          <w:rFonts w:ascii="Arial" w:hAnsi="Arial" w:cs="Arial"/>
          <w:bCs/>
        </w:rPr>
        <w:t xml:space="preserve">– </w:t>
      </w:r>
      <w:r w:rsidRPr="00B10878">
        <w:rPr>
          <w:rFonts w:ascii="Arial" w:hAnsi="Arial" w:cs="Arial"/>
        </w:rPr>
        <w:t xml:space="preserve">Código de Ética Profissional </w:t>
      </w:r>
      <w:r w:rsidRPr="0055187C">
        <w:rPr>
          <w:rFonts w:ascii="Arial" w:hAnsi="Arial" w:cs="Arial"/>
        </w:rPr>
        <w:t>do Contador</w:t>
      </w:r>
      <w:r w:rsidRPr="0055187C">
        <w:rPr>
          <w:rFonts w:ascii="Arial" w:hAnsi="Arial" w:cs="Arial"/>
          <w:bCs/>
        </w:rPr>
        <w:t>.</w:t>
      </w:r>
    </w:p>
    <w:p w14:paraId="440DF5ED" w14:textId="77777777" w:rsidR="0077057D" w:rsidRDefault="0077057D" w:rsidP="0077057D">
      <w:pPr>
        <w:ind w:left="4253"/>
        <w:jc w:val="both"/>
        <w:rPr>
          <w:rFonts w:ascii="Arial" w:hAnsi="Arial" w:cs="Arial"/>
          <w:b/>
          <w:i/>
        </w:rPr>
      </w:pPr>
    </w:p>
    <w:p w14:paraId="66A0592A" w14:textId="77777777" w:rsidR="0077057D" w:rsidRPr="00E35DDC" w:rsidRDefault="0077057D" w:rsidP="0077057D">
      <w:pPr>
        <w:ind w:left="4253"/>
        <w:jc w:val="both"/>
        <w:rPr>
          <w:rFonts w:ascii="Arial" w:hAnsi="Arial" w:cs="Arial"/>
          <w:b/>
          <w:i/>
        </w:rPr>
      </w:pPr>
    </w:p>
    <w:p w14:paraId="308998D2" w14:textId="77777777" w:rsidR="0077057D" w:rsidRPr="00E35DDC" w:rsidRDefault="0077057D" w:rsidP="0077057D">
      <w:pPr>
        <w:autoSpaceDE w:val="0"/>
        <w:autoSpaceDN w:val="0"/>
        <w:adjustRightInd w:val="0"/>
        <w:ind w:firstLine="851"/>
        <w:jc w:val="both"/>
        <w:rPr>
          <w:rFonts w:ascii="Arial" w:hAnsi="Arial" w:cs="Arial"/>
        </w:rPr>
      </w:pPr>
      <w:r w:rsidRPr="00E35DDC">
        <w:rPr>
          <w:rFonts w:ascii="Arial" w:hAnsi="Arial" w:cs="Arial"/>
          <w:bCs/>
        </w:rPr>
        <w:t xml:space="preserve">O </w:t>
      </w:r>
      <w:r w:rsidRPr="00E35DDC">
        <w:rPr>
          <w:rFonts w:ascii="Arial" w:hAnsi="Arial" w:cs="Arial"/>
          <w:b/>
          <w:bCs/>
        </w:rPr>
        <w:t>CONSELHO FEDERAL DE CONTABILIDADE</w:t>
      </w:r>
      <w:r w:rsidRPr="00E35DDC">
        <w:rPr>
          <w:rFonts w:ascii="Arial" w:hAnsi="Arial" w:cs="Arial"/>
        </w:rPr>
        <w:t>, no exercício de suas atribuições legais e regimentais e com fundamento no disposto na alínea “f” do Art. 6º do Decreto-Lei n.º 9.295/1946, alterado pela Lei n.º 12.249/2010, faz saber que foi aprovada em seu Plenário a seguinte Norma Brasileira de Contabilidade (NBC):</w:t>
      </w:r>
    </w:p>
    <w:p w14:paraId="29B86DBB" w14:textId="77777777" w:rsidR="0077057D" w:rsidRPr="00E35DDC" w:rsidRDefault="0077057D" w:rsidP="0077057D">
      <w:pPr>
        <w:rPr>
          <w:rFonts w:ascii="Arial" w:hAnsi="Arial" w:cs="Arial"/>
        </w:rPr>
      </w:pPr>
    </w:p>
    <w:p w14:paraId="235676AD" w14:textId="77777777" w:rsidR="0077057D" w:rsidRPr="00E35DDC" w:rsidRDefault="0077057D" w:rsidP="0077057D">
      <w:pPr>
        <w:jc w:val="center"/>
        <w:rPr>
          <w:rFonts w:ascii="Arial" w:hAnsi="Arial" w:cs="Arial"/>
          <w:b/>
        </w:rPr>
      </w:pPr>
      <w:r w:rsidRPr="00E35DDC">
        <w:rPr>
          <w:rFonts w:ascii="Arial" w:hAnsi="Arial" w:cs="Arial"/>
          <w:b/>
        </w:rPr>
        <w:t>NBC PG 01 – CÓDIGO DE ÉTICA PROFISSIONAL DO CONTADOR</w:t>
      </w:r>
    </w:p>
    <w:p w14:paraId="47139939" w14:textId="77777777" w:rsidR="0077057D" w:rsidRPr="00E35DDC" w:rsidRDefault="0077057D" w:rsidP="0077057D">
      <w:pPr>
        <w:jc w:val="center"/>
        <w:rPr>
          <w:rFonts w:ascii="Arial" w:hAnsi="Arial" w:cs="Arial"/>
          <w:b/>
        </w:rPr>
      </w:pP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56"/>
        <w:gridCol w:w="1379"/>
      </w:tblGrid>
      <w:tr w:rsidR="0077057D" w:rsidRPr="00E35DDC" w14:paraId="16AD0404" w14:textId="77777777" w:rsidTr="009A4CD5">
        <w:tc>
          <w:tcPr>
            <w:tcW w:w="6379" w:type="dxa"/>
          </w:tcPr>
          <w:p w14:paraId="55E9F965" w14:textId="77777777" w:rsidR="0077057D" w:rsidRPr="00E35DDC" w:rsidRDefault="0077057D" w:rsidP="009A4CD5">
            <w:pPr>
              <w:autoSpaceDE w:val="0"/>
              <w:autoSpaceDN w:val="0"/>
              <w:adjustRightInd w:val="0"/>
              <w:spacing w:before="60" w:after="60"/>
              <w:jc w:val="both"/>
              <w:rPr>
                <w:rFonts w:ascii="Arial" w:hAnsi="Arial" w:cs="Arial"/>
                <w:bCs/>
              </w:rPr>
            </w:pPr>
            <w:r w:rsidRPr="00E35DDC">
              <w:rPr>
                <w:rFonts w:ascii="Arial" w:hAnsi="Arial" w:cs="Arial"/>
                <w:bCs/>
              </w:rPr>
              <w:t>Sumário</w:t>
            </w:r>
            <w:r w:rsidRPr="00E35DDC">
              <w:rPr>
                <w:rFonts w:ascii="Arial" w:hAnsi="Arial" w:cs="Arial"/>
                <w:bCs/>
              </w:rPr>
              <w:tab/>
            </w:r>
            <w:r w:rsidRPr="00E35DDC">
              <w:rPr>
                <w:rFonts w:ascii="Arial" w:hAnsi="Arial" w:cs="Arial"/>
                <w:bCs/>
              </w:rPr>
              <w:tab/>
            </w:r>
          </w:p>
        </w:tc>
        <w:tc>
          <w:tcPr>
            <w:tcW w:w="1417" w:type="dxa"/>
          </w:tcPr>
          <w:p w14:paraId="0C1181CB" w14:textId="77777777" w:rsidR="0077057D" w:rsidRPr="00E35DDC" w:rsidRDefault="0077057D" w:rsidP="009A4CD5">
            <w:pPr>
              <w:autoSpaceDE w:val="0"/>
              <w:autoSpaceDN w:val="0"/>
              <w:adjustRightInd w:val="0"/>
              <w:spacing w:before="60" w:after="60"/>
              <w:jc w:val="center"/>
              <w:rPr>
                <w:rFonts w:ascii="Arial" w:hAnsi="Arial" w:cs="Arial"/>
                <w:bCs/>
              </w:rPr>
            </w:pPr>
            <w:r w:rsidRPr="00E35DDC">
              <w:rPr>
                <w:rFonts w:ascii="Arial" w:hAnsi="Arial" w:cs="Arial"/>
                <w:bCs/>
              </w:rPr>
              <w:t>Item</w:t>
            </w:r>
          </w:p>
        </w:tc>
      </w:tr>
      <w:tr w:rsidR="0077057D" w:rsidRPr="00E35DDC" w14:paraId="529645CD" w14:textId="77777777" w:rsidTr="009A4CD5">
        <w:tc>
          <w:tcPr>
            <w:tcW w:w="6379" w:type="dxa"/>
          </w:tcPr>
          <w:p w14:paraId="067FDAEF" w14:textId="77777777" w:rsidR="0077057D" w:rsidRPr="00E35DDC" w:rsidRDefault="0077057D" w:rsidP="009A4CD5">
            <w:pPr>
              <w:autoSpaceDE w:val="0"/>
              <w:autoSpaceDN w:val="0"/>
              <w:adjustRightInd w:val="0"/>
              <w:spacing w:before="60" w:after="60"/>
              <w:jc w:val="both"/>
              <w:rPr>
                <w:rFonts w:ascii="Arial" w:hAnsi="Arial" w:cs="Arial"/>
              </w:rPr>
            </w:pPr>
            <w:r w:rsidRPr="00E35DDC">
              <w:rPr>
                <w:rFonts w:ascii="Arial" w:hAnsi="Arial" w:cs="Arial"/>
              </w:rPr>
              <w:t>Objetivo</w:t>
            </w:r>
          </w:p>
        </w:tc>
        <w:tc>
          <w:tcPr>
            <w:tcW w:w="1417" w:type="dxa"/>
            <w:vAlign w:val="center"/>
          </w:tcPr>
          <w:p w14:paraId="71FEAF41" w14:textId="77777777" w:rsidR="0077057D" w:rsidRPr="00E35DDC" w:rsidRDefault="0077057D" w:rsidP="009A4CD5">
            <w:pPr>
              <w:autoSpaceDE w:val="0"/>
              <w:autoSpaceDN w:val="0"/>
              <w:adjustRightInd w:val="0"/>
              <w:spacing w:before="60" w:after="60"/>
              <w:jc w:val="center"/>
              <w:rPr>
                <w:rFonts w:ascii="Arial" w:hAnsi="Arial" w:cs="Arial"/>
              </w:rPr>
            </w:pPr>
            <w:r w:rsidRPr="00E35DDC">
              <w:rPr>
                <w:rFonts w:ascii="Arial" w:hAnsi="Arial" w:cs="Arial"/>
              </w:rPr>
              <w:t xml:space="preserve">1 – </w:t>
            </w:r>
            <w:r>
              <w:rPr>
                <w:rFonts w:ascii="Arial" w:hAnsi="Arial" w:cs="Arial"/>
              </w:rPr>
              <w:t>3</w:t>
            </w:r>
          </w:p>
        </w:tc>
      </w:tr>
      <w:tr w:rsidR="0077057D" w:rsidRPr="00E35DDC" w14:paraId="65B109E0" w14:textId="77777777" w:rsidTr="009A4CD5">
        <w:tc>
          <w:tcPr>
            <w:tcW w:w="6379" w:type="dxa"/>
          </w:tcPr>
          <w:p w14:paraId="6A00A69B" w14:textId="77777777" w:rsidR="0077057D" w:rsidRPr="00E35DDC" w:rsidRDefault="0077057D" w:rsidP="009A4CD5">
            <w:pPr>
              <w:autoSpaceDE w:val="0"/>
              <w:autoSpaceDN w:val="0"/>
              <w:adjustRightInd w:val="0"/>
              <w:spacing w:before="60" w:after="60"/>
              <w:jc w:val="both"/>
              <w:rPr>
                <w:rFonts w:ascii="Arial" w:hAnsi="Arial" w:cs="Arial"/>
              </w:rPr>
            </w:pPr>
            <w:r w:rsidRPr="00E35DDC">
              <w:rPr>
                <w:rFonts w:ascii="Arial" w:hAnsi="Arial" w:cs="Arial"/>
              </w:rPr>
              <w:t>Deveres</w:t>
            </w:r>
            <w:r>
              <w:rPr>
                <w:rFonts w:ascii="Arial" w:hAnsi="Arial" w:cs="Arial"/>
              </w:rPr>
              <w:t>, vedações e permissibilidades</w:t>
            </w:r>
            <w:r w:rsidRPr="00E35DDC">
              <w:rPr>
                <w:rFonts w:ascii="Arial" w:hAnsi="Arial" w:cs="Arial"/>
              </w:rPr>
              <w:t xml:space="preserve"> </w:t>
            </w:r>
          </w:p>
        </w:tc>
        <w:tc>
          <w:tcPr>
            <w:tcW w:w="1417" w:type="dxa"/>
            <w:vAlign w:val="center"/>
          </w:tcPr>
          <w:p w14:paraId="3604800C" w14:textId="77777777" w:rsidR="0077057D" w:rsidRPr="00E35DDC" w:rsidRDefault="0077057D" w:rsidP="009A4CD5">
            <w:pPr>
              <w:autoSpaceDE w:val="0"/>
              <w:autoSpaceDN w:val="0"/>
              <w:adjustRightInd w:val="0"/>
              <w:spacing w:before="60" w:after="60"/>
              <w:jc w:val="center"/>
              <w:rPr>
                <w:rFonts w:ascii="Arial" w:hAnsi="Arial" w:cs="Arial"/>
              </w:rPr>
            </w:pPr>
            <w:r>
              <w:rPr>
                <w:rFonts w:ascii="Arial" w:hAnsi="Arial" w:cs="Arial"/>
              </w:rPr>
              <w:t>4</w:t>
            </w:r>
            <w:r w:rsidRPr="00E35DDC">
              <w:rPr>
                <w:rFonts w:ascii="Arial" w:hAnsi="Arial" w:cs="Arial"/>
              </w:rPr>
              <w:t xml:space="preserve"> – </w:t>
            </w:r>
            <w:r>
              <w:rPr>
                <w:rFonts w:ascii="Arial" w:hAnsi="Arial" w:cs="Arial"/>
              </w:rPr>
              <w:t>6</w:t>
            </w:r>
          </w:p>
        </w:tc>
      </w:tr>
      <w:tr w:rsidR="0077057D" w:rsidRPr="00E35DDC" w14:paraId="39D565F4" w14:textId="77777777" w:rsidTr="009A4CD5">
        <w:tc>
          <w:tcPr>
            <w:tcW w:w="6379" w:type="dxa"/>
          </w:tcPr>
          <w:p w14:paraId="53D4B515" w14:textId="77777777" w:rsidR="0077057D" w:rsidRPr="00E35DDC" w:rsidRDefault="0077057D" w:rsidP="009A4CD5">
            <w:pPr>
              <w:pStyle w:val="Ttulo8"/>
              <w:spacing w:before="60" w:after="60"/>
              <w:rPr>
                <w:rFonts w:ascii="Arial" w:hAnsi="Arial" w:cs="Arial"/>
                <w:b/>
                <w:sz w:val="22"/>
                <w:szCs w:val="22"/>
              </w:rPr>
            </w:pPr>
            <w:r w:rsidRPr="00E35DDC">
              <w:rPr>
                <w:rFonts w:ascii="Arial" w:hAnsi="Arial" w:cs="Arial"/>
                <w:b/>
                <w:sz w:val="22"/>
                <w:szCs w:val="22"/>
              </w:rPr>
              <w:t>Valor e publicidade dos serviços profissionais</w:t>
            </w:r>
          </w:p>
        </w:tc>
        <w:tc>
          <w:tcPr>
            <w:tcW w:w="1417" w:type="dxa"/>
            <w:vAlign w:val="center"/>
          </w:tcPr>
          <w:p w14:paraId="2233D740" w14:textId="77777777" w:rsidR="0077057D" w:rsidRPr="00E35DDC" w:rsidRDefault="0077057D" w:rsidP="009A4CD5">
            <w:pPr>
              <w:autoSpaceDE w:val="0"/>
              <w:autoSpaceDN w:val="0"/>
              <w:adjustRightInd w:val="0"/>
              <w:spacing w:before="60" w:after="60"/>
              <w:jc w:val="center"/>
              <w:rPr>
                <w:rFonts w:ascii="Arial" w:hAnsi="Arial" w:cs="Arial"/>
              </w:rPr>
            </w:pPr>
            <w:r>
              <w:rPr>
                <w:rFonts w:ascii="Arial" w:hAnsi="Arial" w:cs="Arial"/>
              </w:rPr>
              <w:t>7</w:t>
            </w:r>
            <w:r w:rsidRPr="00E35DDC">
              <w:rPr>
                <w:rFonts w:ascii="Arial" w:hAnsi="Arial" w:cs="Arial"/>
              </w:rPr>
              <w:t xml:space="preserve"> – 1</w:t>
            </w:r>
            <w:r>
              <w:rPr>
                <w:rFonts w:ascii="Arial" w:hAnsi="Arial" w:cs="Arial"/>
              </w:rPr>
              <w:t>5</w:t>
            </w:r>
          </w:p>
        </w:tc>
      </w:tr>
      <w:tr w:rsidR="0077057D" w:rsidRPr="00E35DDC" w14:paraId="490478D7" w14:textId="77777777" w:rsidTr="009A4CD5">
        <w:tc>
          <w:tcPr>
            <w:tcW w:w="6379" w:type="dxa"/>
          </w:tcPr>
          <w:p w14:paraId="4AB501DB" w14:textId="77777777" w:rsidR="0077057D" w:rsidRPr="00E35DDC" w:rsidRDefault="0077057D" w:rsidP="009A4CD5">
            <w:pPr>
              <w:autoSpaceDE w:val="0"/>
              <w:autoSpaceDN w:val="0"/>
              <w:adjustRightInd w:val="0"/>
              <w:spacing w:before="60" w:after="60"/>
              <w:jc w:val="both"/>
              <w:rPr>
                <w:rFonts w:ascii="Arial" w:hAnsi="Arial" w:cs="Arial"/>
              </w:rPr>
            </w:pPr>
            <w:r w:rsidRPr="00E35DDC">
              <w:rPr>
                <w:rFonts w:ascii="Arial" w:hAnsi="Arial" w:cs="Arial"/>
              </w:rPr>
              <w:t xml:space="preserve">Deveres em relação aos colegas e à classe </w:t>
            </w:r>
          </w:p>
        </w:tc>
        <w:tc>
          <w:tcPr>
            <w:tcW w:w="1417" w:type="dxa"/>
            <w:vAlign w:val="center"/>
          </w:tcPr>
          <w:p w14:paraId="1D14FB96" w14:textId="77777777" w:rsidR="0077057D" w:rsidRPr="00E35DDC" w:rsidRDefault="0077057D" w:rsidP="009A4CD5">
            <w:pPr>
              <w:autoSpaceDE w:val="0"/>
              <w:autoSpaceDN w:val="0"/>
              <w:adjustRightInd w:val="0"/>
              <w:spacing w:before="60" w:after="60"/>
              <w:jc w:val="center"/>
              <w:rPr>
                <w:rFonts w:ascii="Arial" w:hAnsi="Arial" w:cs="Arial"/>
              </w:rPr>
            </w:pPr>
            <w:r w:rsidRPr="00E35DDC">
              <w:rPr>
                <w:rFonts w:ascii="Arial" w:hAnsi="Arial" w:cs="Arial"/>
              </w:rPr>
              <w:t>1</w:t>
            </w:r>
            <w:r>
              <w:rPr>
                <w:rFonts w:ascii="Arial" w:hAnsi="Arial" w:cs="Arial"/>
              </w:rPr>
              <w:t>6</w:t>
            </w:r>
            <w:r w:rsidRPr="00E35DDC">
              <w:rPr>
                <w:rFonts w:ascii="Arial" w:hAnsi="Arial" w:cs="Arial"/>
              </w:rPr>
              <w:t xml:space="preserve"> – 1</w:t>
            </w:r>
            <w:r>
              <w:rPr>
                <w:rFonts w:ascii="Arial" w:hAnsi="Arial" w:cs="Arial"/>
              </w:rPr>
              <w:t>9</w:t>
            </w:r>
          </w:p>
        </w:tc>
      </w:tr>
      <w:tr w:rsidR="0077057D" w:rsidRPr="00E35DDC" w14:paraId="373157E0" w14:textId="77777777" w:rsidTr="009A4CD5">
        <w:tc>
          <w:tcPr>
            <w:tcW w:w="6379" w:type="dxa"/>
          </w:tcPr>
          <w:p w14:paraId="4B9CB7A8" w14:textId="77777777" w:rsidR="0077057D" w:rsidRPr="00E35DDC" w:rsidRDefault="0077057D" w:rsidP="009A4CD5">
            <w:pPr>
              <w:pStyle w:val="Ttulo8"/>
              <w:spacing w:before="60" w:after="60"/>
              <w:rPr>
                <w:rFonts w:ascii="Arial" w:hAnsi="Arial" w:cs="Arial"/>
                <w:b/>
                <w:sz w:val="22"/>
                <w:szCs w:val="22"/>
              </w:rPr>
            </w:pPr>
            <w:r w:rsidRPr="00E35DDC">
              <w:rPr>
                <w:rFonts w:ascii="Arial" w:hAnsi="Arial" w:cs="Arial"/>
                <w:b/>
                <w:sz w:val="22"/>
                <w:szCs w:val="22"/>
              </w:rPr>
              <w:t>Penalidades</w:t>
            </w:r>
          </w:p>
        </w:tc>
        <w:tc>
          <w:tcPr>
            <w:tcW w:w="1417" w:type="dxa"/>
            <w:vAlign w:val="center"/>
          </w:tcPr>
          <w:p w14:paraId="563E82EB" w14:textId="77777777" w:rsidR="0077057D" w:rsidRPr="00E35DDC" w:rsidRDefault="0077057D" w:rsidP="009A4CD5">
            <w:pPr>
              <w:autoSpaceDE w:val="0"/>
              <w:autoSpaceDN w:val="0"/>
              <w:adjustRightInd w:val="0"/>
              <w:spacing w:before="60" w:after="60"/>
              <w:jc w:val="center"/>
              <w:rPr>
                <w:rFonts w:ascii="Arial" w:hAnsi="Arial" w:cs="Arial"/>
              </w:rPr>
            </w:pPr>
            <w:r>
              <w:rPr>
                <w:rFonts w:ascii="Arial" w:hAnsi="Arial" w:cs="Arial"/>
              </w:rPr>
              <w:t>20</w:t>
            </w:r>
            <w:r w:rsidRPr="00E35DDC">
              <w:rPr>
                <w:rFonts w:ascii="Arial" w:hAnsi="Arial" w:cs="Arial"/>
              </w:rPr>
              <w:t xml:space="preserve"> – 2</w:t>
            </w:r>
            <w:r>
              <w:rPr>
                <w:rFonts w:ascii="Arial" w:hAnsi="Arial" w:cs="Arial"/>
              </w:rPr>
              <w:t>3</w:t>
            </w:r>
          </w:p>
        </w:tc>
      </w:tr>
      <w:tr w:rsidR="0077057D" w:rsidRPr="00E35DDC" w14:paraId="1FC8D613" w14:textId="77777777" w:rsidTr="009A4CD5">
        <w:tc>
          <w:tcPr>
            <w:tcW w:w="6379" w:type="dxa"/>
          </w:tcPr>
          <w:p w14:paraId="7B04F26E" w14:textId="77777777" w:rsidR="0077057D" w:rsidRPr="00E35DDC" w:rsidRDefault="0077057D" w:rsidP="009A4CD5">
            <w:pPr>
              <w:pStyle w:val="Ttulo8"/>
              <w:spacing w:before="60" w:after="60"/>
              <w:rPr>
                <w:rFonts w:ascii="Arial" w:hAnsi="Arial" w:cs="Arial"/>
                <w:b/>
                <w:sz w:val="22"/>
                <w:szCs w:val="22"/>
              </w:rPr>
            </w:pPr>
            <w:r w:rsidRPr="00E35DDC">
              <w:rPr>
                <w:rFonts w:ascii="Arial" w:hAnsi="Arial" w:cs="Arial"/>
                <w:b/>
                <w:sz w:val="22"/>
                <w:szCs w:val="22"/>
              </w:rPr>
              <w:t>Disposições gerais</w:t>
            </w:r>
          </w:p>
        </w:tc>
        <w:tc>
          <w:tcPr>
            <w:tcW w:w="1417" w:type="dxa"/>
            <w:vAlign w:val="center"/>
          </w:tcPr>
          <w:p w14:paraId="07D55FCC" w14:textId="77777777" w:rsidR="0077057D" w:rsidRPr="00E35DDC" w:rsidRDefault="0077057D" w:rsidP="009A4CD5">
            <w:pPr>
              <w:autoSpaceDE w:val="0"/>
              <w:autoSpaceDN w:val="0"/>
              <w:adjustRightInd w:val="0"/>
              <w:spacing w:before="60" w:after="60"/>
              <w:jc w:val="center"/>
              <w:rPr>
                <w:rFonts w:ascii="Arial" w:hAnsi="Arial" w:cs="Arial"/>
              </w:rPr>
            </w:pPr>
            <w:r w:rsidRPr="00E35DDC">
              <w:rPr>
                <w:rFonts w:ascii="Arial" w:hAnsi="Arial" w:cs="Arial"/>
              </w:rPr>
              <w:t>2</w:t>
            </w:r>
            <w:r>
              <w:rPr>
                <w:rFonts w:ascii="Arial" w:hAnsi="Arial" w:cs="Arial"/>
              </w:rPr>
              <w:t>4</w:t>
            </w:r>
            <w:r w:rsidRPr="00E35DDC">
              <w:rPr>
                <w:rFonts w:ascii="Arial" w:hAnsi="Arial" w:cs="Arial"/>
              </w:rPr>
              <w:t xml:space="preserve"> – 2</w:t>
            </w:r>
            <w:r>
              <w:rPr>
                <w:rFonts w:ascii="Arial" w:hAnsi="Arial" w:cs="Arial"/>
              </w:rPr>
              <w:t>6</w:t>
            </w:r>
          </w:p>
        </w:tc>
      </w:tr>
    </w:tbl>
    <w:p w14:paraId="76C95CE2" w14:textId="77777777" w:rsidR="0077057D" w:rsidRPr="00E35DDC" w:rsidRDefault="0077057D" w:rsidP="0077057D">
      <w:pPr>
        <w:jc w:val="center"/>
        <w:rPr>
          <w:rFonts w:ascii="Arial" w:hAnsi="Arial" w:cs="Arial"/>
          <w:b/>
        </w:rPr>
      </w:pPr>
    </w:p>
    <w:p w14:paraId="25FD3CF8" w14:textId="77777777" w:rsidR="0077057D" w:rsidRPr="00E35DDC" w:rsidRDefault="0077057D" w:rsidP="0077057D">
      <w:r w:rsidRPr="00E35DDC">
        <w:t>Objetivo</w:t>
      </w:r>
    </w:p>
    <w:p w14:paraId="7F18BB19" w14:textId="77777777" w:rsidR="0077057D" w:rsidRPr="00E35DDC" w:rsidRDefault="0077057D" w:rsidP="0077057D">
      <w:pPr>
        <w:jc w:val="both"/>
        <w:rPr>
          <w:rFonts w:ascii="Arial" w:hAnsi="Arial" w:cs="Arial"/>
        </w:rPr>
      </w:pPr>
    </w:p>
    <w:p w14:paraId="72CEB972"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Esta </w:t>
      </w:r>
      <w:r>
        <w:rPr>
          <w:rFonts w:ascii="Arial" w:hAnsi="Arial" w:cs="Arial"/>
          <w:sz w:val="22"/>
          <w:szCs w:val="22"/>
        </w:rPr>
        <w:t>Norma</w:t>
      </w:r>
      <w:r w:rsidRPr="00E35DDC">
        <w:rPr>
          <w:rFonts w:ascii="Arial" w:hAnsi="Arial" w:cs="Arial"/>
          <w:sz w:val="22"/>
          <w:szCs w:val="22"/>
        </w:rPr>
        <w:t xml:space="preserve"> tem por objetivo fixar a conduta do contador, quando no exercício da sua atividade e nos assuntos relacionados à profissão e à classe. </w:t>
      </w:r>
    </w:p>
    <w:p w14:paraId="7FAD44EB" w14:textId="77777777" w:rsidR="0077057D" w:rsidRPr="00E35DDC" w:rsidRDefault="0077057D" w:rsidP="0077057D">
      <w:pPr>
        <w:pStyle w:val="Recuodecorpodetexto"/>
        <w:rPr>
          <w:rFonts w:ascii="Arial" w:hAnsi="Arial" w:cs="Arial"/>
          <w:sz w:val="22"/>
          <w:szCs w:val="22"/>
        </w:rPr>
      </w:pPr>
    </w:p>
    <w:p w14:paraId="3539EAFA" w14:textId="77777777" w:rsidR="0077057D"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A conduta ética do contador deve seguir os </w:t>
      </w:r>
      <w:r>
        <w:rPr>
          <w:rFonts w:ascii="Arial" w:hAnsi="Arial" w:cs="Arial"/>
          <w:sz w:val="22"/>
          <w:szCs w:val="22"/>
        </w:rPr>
        <w:t>preceitos</w:t>
      </w:r>
      <w:r w:rsidRPr="00E35DDC">
        <w:rPr>
          <w:rFonts w:ascii="Arial" w:hAnsi="Arial" w:cs="Arial"/>
          <w:sz w:val="22"/>
          <w:szCs w:val="22"/>
        </w:rPr>
        <w:t xml:space="preserve"> estabelecidos nesta </w:t>
      </w:r>
      <w:r>
        <w:rPr>
          <w:rFonts w:ascii="Arial" w:hAnsi="Arial" w:cs="Arial"/>
          <w:sz w:val="22"/>
          <w:szCs w:val="22"/>
        </w:rPr>
        <w:t>Norma</w:t>
      </w:r>
      <w:r w:rsidRPr="00E35DDC">
        <w:rPr>
          <w:rFonts w:ascii="Arial" w:hAnsi="Arial" w:cs="Arial"/>
          <w:sz w:val="22"/>
          <w:szCs w:val="22"/>
        </w:rPr>
        <w:t>, nas demais Normas Brasileiras de Contabilidade e na legislaç</w:t>
      </w:r>
      <w:r>
        <w:rPr>
          <w:rFonts w:ascii="Arial" w:hAnsi="Arial" w:cs="Arial"/>
          <w:sz w:val="22"/>
          <w:szCs w:val="22"/>
        </w:rPr>
        <w:t xml:space="preserve">ão </w:t>
      </w:r>
      <w:r w:rsidRPr="00E35DDC">
        <w:rPr>
          <w:rFonts w:ascii="Arial" w:hAnsi="Arial" w:cs="Arial"/>
          <w:sz w:val="22"/>
          <w:szCs w:val="22"/>
        </w:rPr>
        <w:t xml:space="preserve">vigente. </w:t>
      </w:r>
    </w:p>
    <w:p w14:paraId="09F83930" w14:textId="77777777" w:rsidR="0077057D" w:rsidRDefault="0077057D" w:rsidP="0077057D">
      <w:pPr>
        <w:pStyle w:val="PargrafodaLista"/>
        <w:rPr>
          <w:rFonts w:ascii="Arial" w:hAnsi="Arial" w:cs="Arial"/>
        </w:rPr>
      </w:pPr>
    </w:p>
    <w:p w14:paraId="12B69B0A" w14:textId="77777777" w:rsidR="0077057D"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Este Código de Ética Profissional do Contador se aplica também ao técnico em contabilidade, no exercício de suas prerrogativas profissionais.</w:t>
      </w:r>
    </w:p>
    <w:p w14:paraId="026695BE" w14:textId="77777777" w:rsidR="0077057D" w:rsidRDefault="0077057D" w:rsidP="0077057D">
      <w:pPr>
        <w:pStyle w:val="PargrafodaLista"/>
        <w:rPr>
          <w:rFonts w:ascii="Arial" w:hAnsi="Arial" w:cs="Arial"/>
        </w:rPr>
      </w:pPr>
    </w:p>
    <w:p w14:paraId="348B5BF6" w14:textId="77777777" w:rsidR="0077057D" w:rsidRPr="00E35DDC" w:rsidRDefault="0077057D" w:rsidP="0077057D">
      <w:pPr>
        <w:pStyle w:val="Recuodecorpodetexto"/>
        <w:ind w:left="567"/>
        <w:rPr>
          <w:rFonts w:ascii="Arial" w:hAnsi="Arial" w:cs="Arial"/>
          <w:sz w:val="22"/>
          <w:szCs w:val="22"/>
        </w:rPr>
      </w:pPr>
    </w:p>
    <w:p w14:paraId="6153C036" w14:textId="77777777" w:rsidR="0077057D" w:rsidRPr="00E35DDC" w:rsidRDefault="0077057D" w:rsidP="0077057D">
      <w:r>
        <w:t>Deveres, vedações e permissibilidades</w:t>
      </w:r>
    </w:p>
    <w:p w14:paraId="6501D246" w14:textId="77777777" w:rsidR="0077057D" w:rsidRPr="00E35DDC" w:rsidRDefault="0077057D" w:rsidP="0077057D">
      <w:pPr>
        <w:pStyle w:val="Recuodecorpodetexto"/>
        <w:rPr>
          <w:rFonts w:ascii="Arial" w:hAnsi="Arial" w:cs="Arial"/>
          <w:sz w:val="22"/>
          <w:szCs w:val="22"/>
        </w:rPr>
      </w:pPr>
    </w:p>
    <w:p w14:paraId="11ECAE89"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São deveres do contador:</w:t>
      </w:r>
    </w:p>
    <w:p w14:paraId="3FF06ED9"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 xml:space="preserve">exercer a profissão com zelo, diligência, honestidade e capacidade técnica, observando as Normas Brasileiras de Contabilidade e a legislação vigente, resguardando o interesse público, os interesses de seus clientes </w:t>
      </w:r>
      <w:r>
        <w:rPr>
          <w:rFonts w:ascii="Arial" w:hAnsi="Arial" w:cs="Arial"/>
        </w:rPr>
        <w:t>ou</w:t>
      </w:r>
      <w:r w:rsidRPr="00E35DDC">
        <w:rPr>
          <w:rFonts w:ascii="Arial" w:hAnsi="Arial" w:cs="Arial"/>
        </w:rPr>
        <w:t xml:space="preserve"> empregadores, sem prejuízo da dignidade e independência profissionais;</w:t>
      </w:r>
    </w:p>
    <w:p w14:paraId="05D953B3"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recusar sua indicação em trabalho quando reconheça não se achar capacitado para a especialização requerida;</w:t>
      </w:r>
    </w:p>
    <w:p w14:paraId="7D6CBDD6"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guardar sigilo sobre o que souber em razão do exercício profissional, inclusive no âmbito do serviço público, ressalvados os casos previstos em lei ou quando solicitado por autoridades competentes, entre estas os Conselhos Federal e Regionais de Contabilidade;</w:t>
      </w:r>
    </w:p>
    <w:p w14:paraId="4FBBA357"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informar a quem de direito, obrigatoriamente, fatos que conheça e que considere em condições de exercer efeito sobre o objeto do trabalho, respeitado o disposto na alínea (c) deste item;</w:t>
      </w:r>
    </w:p>
    <w:p w14:paraId="6C763052"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aplicar as salvaguardas previstas pela profissão, pela legislação, por regulamento ou por organização empregadora toda vez que identificar ou for alertado da existência de ameaças mencionadas nas normas de exercício da profissão contábil, observando o seguinte:</w:t>
      </w:r>
    </w:p>
    <w:p w14:paraId="0D28B354" w14:textId="77777777" w:rsidR="0077057D" w:rsidRPr="00E35DDC" w:rsidRDefault="0077057D" w:rsidP="0077057D">
      <w:pPr>
        <w:pStyle w:val="PargrafodaLista"/>
        <w:ind w:left="1418" w:hanging="425"/>
        <w:contextualSpacing w:val="0"/>
        <w:jc w:val="both"/>
        <w:rPr>
          <w:rFonts w:ascii="Arial" w:hAnsi="Arial" w:cs="Arial"/>
        </w:rPr>
      </w:pPr>
      <w:r w:rsidRPr="00E35DDC">
        <w:rPr>
          <w:rFonts w:ascii="Arial" w:hAnsi="Arial" w:cs="Arial"/>
        </w:rPr>
        <w:t xml:space="preserve">(i) </w:t>
      </w:r>
      <w:r w:rsidRPr="00E35DDC">
        <w:rPr>
          <w:rFonts w:ascii="Arial" w:hAnsi="Arial" w:cs="Arial"/>
        </w:rPr>
        <w:tab/>
        <w:t xml:space="preserve">tomar medidas razoáveis para evitar ou minimizar conflito de interesses; e </w:t>
      </w:r>
    </w:p>
    <w:p w14:paraId="6D74429A" w14:textId="77777777" w:rsidR="0077057D" w:rsidRPr="00E35DDC" w:rsidRDefault="0077057D" w:rsidP="0077057D">
      <w:pPr>
        <w:pStyle w:val="PargrafodaLista"/>
        <w:ind w:left="1418" w:hanging="425"/>
        <w:contextualSpacing w:val="0"/>
        <w:jc w:val="both"/>
        <w:rPr>
          <w:rFonts w:ascii="Arial" w:hAnsi="Arial" w:cs="Arial"/>
        </w:rPr>
      </w:pPr>
      <w:r w:rsidRPr="00E35DDC">
        <w:rPr>
          <w:rFonts w:ascii="Arial" w:hAnsi="Arial" w:cs="Arial"/>
        </w:rPr>
        <w:t xml:space="preserve">(ii) </w:t>
      </w:r>
      <w:r w:rsidRPr="00E35DDC">
        <w:rPr>
          <w:rFonts w:ascii="Arial" w:hAnsi="Arial" w:cs="Arial"/>
        </w:rPr>
        <w:tab/>
        <w:t>quando não puder eliminar ou minimizar a nível aceitável o conflito de interesses, adotar medidas de modo a não perder a independência profissional;</w:t>
      </w:r>
    </w:p>
    <w:p w14:paraId="202C0AC7"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abster-se de exp</w:t>
      </w:r>
      <w:r>
        <w:rPr>
          <w:rFonts w:ascii="Arial" w:hAnsi="Arial" w:cs="Arial"/>
        </w:rPr>
        <w:t>ressar</w:t>
      </w:r>
      <w:r w:rsidRPr="00E35DDC">
        <w:rPr>
          <w:rFonts w:ascii="Arial" w:hAnsi="Arial" w:cs="Arial"/>
        </w:rPr>
        <w:t xml:space="preserve"> argumentos ou dar </w:t>
      </w:r>
      <w:r>
        <w:rPr>
          <w:rFonts w:ascii="Arial" w:hAnsi="Arial" w:cs="Arial"/>
        </w:rPr>
        <w:t>conhecimento de</w:t>
      </w:r>
      <w:r w:rsidRPr="00E35DDC">
        <w:rPr>
          <w:rFonts w:ascii="Arial" w:hAnsi="Arial" w:cs="Arial"/>
        </w:rPr>
        <w:t xml:space="preserve"> sua convicção pessoal sobre os direitos de quaisquer das partes interessadas, ou da justiça da causa em que estiver servindo, mantendo seu trabalho no âmbito técnico e limita</w:t>
      </w:r>
      <w:r>
        <w:rPr>
          <w:rFonts w:ascii="Arial" w:hAnsi="Arial" w:cs="Arial"/>
        </w:rPr>
        <w:t>n</w:t>
      </w:r>
      <w:r w:rsidRPr="00E35DDC">
        <w:rPr>
          <w:rFonts w:ascii="Arial" w:hAnsi="Arial" w:cs="Arial"/>
        </w:rPr>
        <w:t>do</w:t>
      </w:r>
      <w:r>
        <w:rPr>
          <w:rFonts w:ascii="Arial" w:hAnsi="Arial" w:cs="Arial"/>
        </w:rPr>
        <w:t>-se</w:t>
      </w:r>
      <w:r w:rsidRPr="00E35DDC">
        <w:rPr>
          <w:rFonts w:ascii="Arial" w:hAnsi="Arial" w:cs="Arial"/>
        </w:rPr>
        <w:t xml:space="preserve"> ao</w:t>
      </w:r>
      <w:r>
        <w:rPr>
          <w:rFonts w:ascii="Arial" w:hAnsi="Arial" w:cs="Arial"/>
        </w:rPr>
        <w:t xml:space="preserve"> seu</w:t>
      </w:r>
      <w:r w:rsidRPr="00E35DDC">
        <w:rPr>
          <w:rFonts w:ascii="Arial" w:hAnsi="Arial" w:cs="Arial"/>
        </w:rPr>
        <w:t xml:space="preserve"> alcance;</w:t>
      </w:r>
    </w:p>
    <w:p w14:paraId="54A63F72"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525A99">
        <w:rPr>
          <w:rFonts w:ascii="Arial" w:hAnsi="Arial" w:cs="Arial"/>
          <w:highlight w:val="yellow"/>
        </w:rPr>
        <w:t>abster-se de interpretações tendenciosas</w:t>
      </w:r>
      <w:r w:rsidRPr="00E35DDC">
        <w:rPr>
          <w:rFonts w:ascii="Arial" w:hAnsi="Arial" w:cs="Arial"/>
        </w:rPr>
        <w:t xml:space="preserve"> sobre a matéria que constitui objeto do trabalho, mantendo a independência profissional;</w:t>
      </w:r>
    </w:p>
    <w:p w14:paraId="08DCD960"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zelar pela sua competência exclusiva na orientação técnica dos serviços a seu cargo, abstendo-se de emitir qualquer opinião em trabalho de outro contador, sem que tenha sido contratado para tal;</w:t>
      </w:r>
    </w:p>
    <w:p w14:paraId="1B8BED00"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comunicar, desde logo, ao cliente ou ao empregador, em documento reservado, eventual circunstância adversa que possa gerar riscos e ameaças ou influir na decisão daqueles que são usuários dos relatórios e serviços contábeis como um todo;</w:t>
      </w:r>
    </w:p>
    <w:p w14:paraId="620FEA85"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despender os esforços necessários e se munir de documentos e informações para inteirar-se de todas as circunstâncias, antes de emitir opinião sobre qualquer caso;</w:t>
      </w:r>
    </w:p>
    <w:p w14:paraId="17A4E223"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renunciar às funções que exerce, logo que se positive falta de confiança por parte do cliente ou empregador e vice-versa, a quem deve notificar por escrito</w:t>
      </w:r>
      <w:r w:rsidRPr="0005703F">
        <w:rPr>
          <w:rFonts w:ascii="Arial" w:hAnsi="Arial" w:cs="Arial"/>
        </w:rPr>
        <w:t>, respeitando os prazos estabelecidos em contrato;</w:t>
      </w:r>
    </w:p>
    <w:p w14:paraId="2B8408D2"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quando substituído em suas funções, informar ao substituto sobre fatos que devam chegar ao conhecimento desse, a fim de contribuir para o bom desempenho das funções a serem exercidas;</w:t>
      </w:r>
    </w:p>
    <w:p w14:paraId="03532B4C"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manifestar, imediatamente, em qualquer tempo, a existência de impedimento para o exercício da profissão;</w:t>
      </w:r>
    </w:p>
    <w:p w14:paraId="28B0AF45"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 xml:space="preserve">ser solidário com os movimentos de defesa da dignidade profissional, seja </w:t>
      </w:r>
      <w:r w:rsidRPr="0005703F">
        <w:rPr>
          <w:rFonts w:ascii="Arial" w:hAnsi="Arial" w:cs="Arial"/>
        </w:rPr>
        <w:t>defendendo remuneração</w:t>
      </w:r>
      <w:r w:rsidRPr="00E35DDC">
        <w:rPr>
          <w:rFonts w:ascii="Arial" w:hAnsi="Arial" w:cs="Arial"/>
        </w:rPr>
        <w:t xml:space="preserve"> condigna, seja zelando por condições de trabalho compatíveis com o exercício ético-profissional da Contabilidade e seu aprimoramento técnico;</w:t>
      </w:r>
    </w:p>
    <w:p w14:paraId="1D40A770"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cumprir os Programas de Educação Profissional Continuada de acordo com o estabelecido pelo Conselho Federal de Contabilidade (CFC);</w:t>
      </w:r>
    </w:p>
    <w:p w14:paraId="54643519"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 xml:space="preserve">comunicar imediatamente ao CRC a mudança de seu domicílio ou endereço, inclusive eletrônico, e da organização contábil de sua responsabilidade, bem como </w:t>
      </w:r>
      <w:r>
        <w:rPr>
          <w:rFonts w:ascii="Arial" w:hAnsi="Arial" w:cs="Arial"/>
        </w:rPr>
        <w:t xml:space="preserve">informar </w:t>
      </w:r>
      <w:r w:rsidRPr="00E35DDC">
        <w:rPr>
          <w:rFonts w:ascii="Arial" w:hAnsi="Arial" w:cs="Arial"/>
        </w:rPr>
        <w:t>a ocorrência de outros fatos necessários ao controle e fiscalização profissional;</w:t>
      </w:r>
    </w:p>
    <w:p w14:paraId="2355EFE1"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atender à fiscalização do exercício profissional e disponibilizar papéis de trabalho, relatórios e outros documentos solicitados; e</w:t>
      </w:r>
    </w:p>
    <w:p w14:paraId="32E03E84" w14:textId="77777777" w:rsidR="0077057D" w:rsidRPr="00E35DDC" w:rsidRDefault="0077057D" w:rsidP="0077057D">
      <w:pPr>
        <w:pStyle w:val="PargrafodaLista"/>
        <w:numPr>
          <w:ilvl w:val="0"/>
          <w:numId w:val="406"/>
        </w:numPr>
        <w:spacing w:after="0" w:line="240" w:lineRule="auto"/>
        <w:ind w:left="993" w:hanging="426"/>
        <w:contextualSpacing w:val="0"/>
        <w:jc w:val="both"/>
        <w:rPr>
          <w:rFonts w:ascii="Arial" w:hAnsi="Arial" w:cs="Arial"/>
        </w:rPr>
      </w:pPr>
      <w:r w:rsidRPr="00E35DDC">
        <w:rPr>
          <w:rFonts w:ascii="Arial" w:hAnsi="Arial" w:cs="Arial"/>
        </w:rPr>
        <w:t>informar o número de registro, o nome e a categoria profissional após a assinatura em trabalho de contabilidade</w:t>
      </w:r>
      <w:r>
        <w:rPr>
          <w:rFonts w:ascii="Arial" w:hAnsi="Arial" w:cs="Arial"/>
        </w:rPr>
        <w:t>, propostas comerciais, contratos de prestação de serviços e em todo e qualquer anúncio, placas, cartões comerciais e outros</w:t>
      </w:r>
      <w:r w:rsidRPr="00E35DDC">
        <w:rPr>
          <w:rFonts w:ascii="Arial" w:hAnsi="Arial" w:cs="Arial"/>
        </w:rPr>
        <w:t>.</w:t>
      </w:r>
    </w:p>
    <w:p w14:paraId="5FCB1522" w14:textId="77777777" w:rsidR="0077057D" w:rsidRPr="00E35DDC" w:rsidRDefault="0077057D" w:rsidP="0077057D">
      <w:pPr>
        <w:pStyle w:val="Recuodecorpodetexto"/>
        <w:rPr>
          <w:rFonts w:ascii="Arial" w:hAnsi="Arial" w:cs="Arial"/>
          <w:sz w:val="22"/>
          <w:szCs w:val="22"/>
        </w:rPr>
      </w:pPr>
    </w:p>
    <w:p w14:paraId="0CF6A8A0"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No desempenho de suas funções, é vedado ao contador:</w:t>
      </w:r>
    </w:p>
    <w:p w14:paraId="6DAFAB7C"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assumir, direta ou indiretamente, serviços de qualquer natureza, com prejuízo moral ou desprestígio para a classe;</w:t>
      </w:r>
    </w:p>
    <w:p w14:paraId="07529814"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auferir qualquer provento em função do exercício profissional que não decorra exclusivamente de sua prática lícita;</w:t>
      </w:r>
    </w:p>
    <w:p w14:paraId="06A0FDA1"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 xml:space="preserve">assinar documentos ou peças contábeis elaborados por outrem alheio à sua orientação, supervisão </w:t>
      </w:r>
      <w:r>
        <w:rPr>
          <w:rFonts w:ascii="Arial" w:hAnsi="Arial" w:cs="Arial"/>
        </w:rPr>
        <w:t>ou</w:t>
      </w:r>
      <w:r w:rsidRPr="00E35DDC">
        <w:rPr>
          <w:rFonts w:ascii="Arial" w:hAnsi="Arial" w:cs="Arial"/>
        </w:rPr>
        <w:t xml:space="preserve"> revisão;</w:t>
      </w:r>
    </w:p>
    <w:p w14:paraId="692EAC1A"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exercer a profissão, quando impedido, inclusive quando for procurador de seu cliente, mesmo que com poderes específicos, dentro das prerrogativas profissionais;</w:t>
      </w:r>
    </w:p>
    <w:p w14:paraId="3E8D5E80"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235C47">
        <w:rPr>
          <w:rFonts w:ascii="Arial" w:hAnsi="Arial" w:cs="Arial"/>
        </w:rPr>
        <w:t>facilitar</w:t>
      </w:r>
      <w:r w:rsidRPr="00E35DDC">
        <w:rPr>
          <w:rFonts w:ascii="Arial" w:hAnsi="Arial" w:cs="Arial"/>
        </w:rPr>
        <w:t>, por qualquer meio, o exercício da profissão aos não habilitados ou impedidos;</w:t>
      </w:r>
    </w:p>
    <w:p w14:paraId="506F3468"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explorar serviços contábeis, por si ou em organização contábil, sem registro regular em Conselho Regional de Contabilidade;</w:t>
      </w:r>
    </w:p>
    <w:p w14:paraId="553A66C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 xml:space="preserve">concorrer, no exercício da profissão, para a realização de ato contrário à legislação ou destinado a fraudá-la, quando da execução dos serviços para os quais foi expressamente contratado; </w:t>
      </w:r>
    </w:p>
    <w:p w14:paraId="3C86AB54"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solicitar ou receber de cliente ou empregador qualquer vantagem para aplicação ilícita;</w:t>
      </w:r>
    </w:p>
    <w:p w14:paraId="15677BBA"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prejudicar, culposa ou dolosamente, interesse confiado a sua responsabilidade profissional;</w:t>
      </w:r>
    </w:p>
    <w:p w14:paraId="3E02499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recusar-se a prestar contas de quantias que lhe forem comprovadamente confiadas;</w:t>
      </w:r>
    </w:p>
    <w:p w14:paraId="78CEEAF7"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apropriar-se indevidamente de valores</w:t>
      </w:r>
      <w:r w:rsidRPr="005908A3">
        <w:rPr>
          <w:rFonts w:ascii="Arial" w:hAnsi="Arial" w:cs="Arial"/>
        </w:rPr>
        <w:t>, bens</w:t>
      </w:r>
      <w:r w:rsidRPr="00E35DDC">
        <w:rPr>
          <w:rFonts w:ascii="Arial" w:hAnsi="Arial" w:cs="Arial"/>
        </w:rPr>
        <w:t xml:space="preserve"> e qualquer tipo de crédito confiados a sua guarda;</w:t>
      </w:r>
    </w:p>
    <w:p w14:paraId="35190B41"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 xml:space="preserve">reter abusivamente livros, papéis ou documentos, inclusive arquivos eletrônicos, comprovadamente confiados à sua guarda, inclusive com a finalidade de forçar o contratante a cumprir suas obrigações contratuais com o profissional da contabilidade, </w:t>
      </w:r>
      <w:r>
        <w:rPr>
          <w:rFonts w:ascii="Arial" w:hAnsi="Arial" w:cs="Arial"/>
        </w:rPr>
        <w:t>ou</w:t>
      </w:r>
      <w:r w:rsidRPr="00E35DDC">
        <w:rPr>
          <w:rFonts w:ascii="Arial" w:hAnsi="Arial" w:cs="Arial"/>
        </w:rPr>
        <w:t xml:space="preserve"> pelo não atendimento de notificação do contratante;</w:t>
      </w:r>
    </w:p>
    <w:p w14:paraId="1CD18A77"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orientar o cliente ou o empregador contra Normas Brasileiras de Contabilidade e contra disposições expressas em lei;</w:t>
      </w:r>
    </w:p>
    <w:p w14:paraId="2DB9C682"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exercer atividade ou ligar o seu nome a empreendimentos com finalidades ilícitas;</w:t>
      </w:r>
    </w:p>
    <w:p w14:paraId="4B012372"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emitir referência que identifique o cliente ou o empregador, com quebra de sigilo profissional, em publicação em que haja menção a trabalho que tenha realizado ou orientado, salvo quando autorizado por eles;</w:t>
      </w:r>
    </w:p>
    <w:p w14:paraId="05B9AB6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110C15">
        <w:rPr>
          <w:rFonts w:ascii="Arial" w:hAnsi="Arial" w:cs="Arial"/>
        </w:rPr>
        <w:t>iludir ou tentar iludir a boa-fé de cliente, empregador ou de terceiros, alterando ou deturpando o exato teor de documentos, inclusive eletrônicos, e fornecer falsas informações ou elaborar peças contábeis inidôneas</w:t>
      </w:r>
      <w:r w:rsidRPr="00E35DDC">
        <w:rPr>
          <w:rFonts w:ascii="Arial" w:hAnsi="Arial" w:cs="Arial"/>
        </w:rPr>
        <w:t>;</w:t>
      </w:r>
    </w:p>
    <w:p w14:paraId="3EF2345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não atender, no prazo estabelecido, à notificação dos Conselhos Federal e Regionais de Contabilidade;</w:t>
      </w:r>
    </w:p>
    <w:p w14:paraId="6CCF9D5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intitular-se com categoria profissional que não possua na profissão contábil;</w:t>
      </w:r>
    </w:p>
    <w:p w14:paraId="73D4E0DC"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executar trabalhos técnicos contábeis sem observância das Normas Brasileiras de Contabilidade editadas pelo CFC;</w:t>
      </w:r>
    </w:p>
    <w:p w14:paraId="48C33D4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renunciar à liberdade profissional, devendo evitar quaisquer restrições ou imposições que possam prejudicar a eficácia e a correção de seu trabalho;</w:t>
      </w:r>
    </w:p>
    <w:p w14:paraId="051383AD"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publicar ou distribuir, em seu nome, trabalho científico ou técnico do qual não tenha participado;</w:t>
      </w:r>
    </w:p>
    <w:p w14:paraId="58AF2903" w14:textId="77777777" w:rsidR="0077057D" w:rsidRPr="00E35DDC"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revelar negociação confidenciada pelo cliente ou empregador para acordo ou transação que, comprovadamente, tenha tido conhecimento</w:t>
      </w:r>
      <w:r>
        <w:rPr>
          <w:rFonts w:ascii="Arial" w:hAnsi="Arial" w:cs="Arial"/>
        </w:rPr>
        <w:t xml:space="preserve">, </w:t>
      </w:r>
      <w:r w:rsidRPr="00C343DE">
        <w:rPr>
          <w:rFonts w:ascii="Arial" w:hAnsi="Arial" w:cs="Arial"/>
        </w:rPr>
        <w:t>ressalvados os casos previstos em lei ou quando solicitado por autoridades competentes, entre estas os Conselhos Federal e Regionais de Contabilidade</w:t>
      </w:r>
      <w:r w:rsidRPr="00E35DDC">
        <w:rPr>
          <w:rFonts w:ascii="Arial" w:hAnsi="Arial" w:cs="Arial"/>
        </w:rPr>
        <w:t>; e</w:t>
      </w:r>
    </w:p>
    <w:p w14:paraId="52C53586" w14:textId="77777777" w:rsidR="0077057D" w:rsidRDefault="0077057D" w:rsidP="0077057D">
      <w:pPr>
        <w:pStyle w:val="PargrafodaLista"/>
        <w:numPr>
          <w:ilvl w:val="0"/>
          <w:numId w:val="407"/>
        </w:numPr>
        <w:spacing w:after="0" w:line="240" w:lineRule="auto"/>
        <w:ind w:left="993" w:hanging="426"/>
        <w:contextualSpacing w:val="0"/>
        <w:jc w:val="both"/>
        <w:rPr>
          <w:rFonts w:ascii="Arial" w:hAnsi="Arial" w:cs="Arial"/>
        </w:rPr>
      </w:pPr>
      <w:r w:rsidRPr="00E35DDC">
        <w:rPr>
          <w:rFonts w:ascii="Arial" w:hAnsi="Arial" w:cs="Arial"/>
        </w:rPr>
        <w:t>exercer a profissão contábil com negligência, imperícia ou imprudência, tendo violado direitos ou causado prejuízos a outrem.</w:t>
      </w:r>
    </w:p>
    <w:p w14:paraId="72A342EC" w14:textId="77777777" w:rsidR="0077057D" w:rsidRPr="00E35DDC" w:rsidRDefault="0077057D" w:rsidP="0077057D">
      <w:pPr>
        <w:jc w:val="both"/>
        <w:rPr>
          <w:rFonts w:ascii="Arial" w:hAnsi="Arial" w:cs="Arial"/>
        </w:rPr>
      </w:pPr>
    </w:p>
    <w:p w14:paraId="7C4B517D"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O contador pode:</w:t>
      </w:r>
    </w:p>
    <w:p w14:paraId="70822F0E" w14:textId="77777777" w:rsidR="0077057D" w:rsidRPr="00E35DDC" w:rsidRDefault="0077057D" w:rsidP="0077057D">
      <w:pPr>
        <w:pStyle w:val="PargrafodaLista"/>
        <w:numPr>
          <w:ilvl w:val="0"/>
          <w:numId w:val="408"/>
        </w:numPr>
        <w:spacing w:after="0" w:line="240" w:lineRule="auto"/>
        <w:ind w:left="993" w:hanging="426"/>
        <w:contextualSpacing w:val="0"/>
        <w:jc w:val="both"/>
        <w:rPr>
          <w:rFonts w:ascii="Arial" w:hAnsi="Arial" w:cs="Arial"/>
        </w:rPr>
      </w:pPr>
      <w:r w:rsidRPr="00E35DDC">
        <w:rPr>
          <w:rFonts w:ascii="Arial" w:hAnsi="Arial" w:cs="Arial"/>
        </w:rPr>
        <w:t>publicar trabalho, científico ou técnico, assinado e sob sua responsabilidade;</w:t>
      </w:r>
    </w:p>
    <w:p w14:paraId="4D5415A9" w14:textId="77777777" w:rsidR="0077057D" w:rsidRPr="00E35DDC" w:rsidRDefault="0077057D" w:rsidP="0077057D">
      <w:pPr>
        <w:pStyle w:val="PargrafodaLista"/>
        <w:numPr>
          <w:ilvl w:val="0"/>
          <w:numId w:val="408"/>
        </w:numPr>
        <w:spacing w:after="0" w:line="240" w:lineRule="auto"/>
        <w:ind w:left="993" w:hanging="426"/>
        <w:contextualSpacing w:val="0"/>
        <w:jc w:val="both"/>
        <w:rPr>
          <w:rFonts w:ascii="Arial" w:hAnsi="Arial" w:cs="Arial"/>
        </w:rPr>
      </w:pPr>
      <w:r w:rsidRPr="00E35DDC">
        <w:rPr>
          <w:rFonts w:ascii="Arial" w:hAnsi="Arial" w:cs="Arial"/>
        </w:rPr>
        <w:t>transferir o contrato de serviços a seu cargo a outro profissional, com a anuência do cliente, sempre por escrito;</w:t>
      </w:r>
    </w:p>
    <w:p w14:paraId="2DCFCBB0" w14:textId="77777777" w:rsidR="0077057D" w:rsidRPr="00E35DDC" w:rsidRDefault="0077057D" w:rsidP="0077057D">
      <w:pPr>
        <w:pStyle w:val="PargrafodaLista"/>
        <w:numPr>
          <w:ilvl w:val="0"/>
          <w:numId w:val="408"/>
        </w:numPr>
        <w:spacing w:after="0" w:line="240" w:lineRule="auto"/>
        <w:ind w:left="992" w:hanging="425"/>
        <w:contextualSpacing w:val="0"/>
        <w:jc w:val="both"/>
        <w:rPr>
          <w:rFonts w:ascii="Arial" w:hAnsi="Arial" w:cs="Arial"/>
        </w:rPr>
      </w:pPr>
      <w:r w:rsidRPr="00E35DDC">
        <w:rPr>
          <w:rFonts w:ascii="Arial" w:hAnsi="Arial" w:cs="Arial"/>
        </w:rPr>
        <w:t>transferir, parcialmente, a execução dos serviços a seu cargo a outro profissional, mantendo sempre como sua a responsabilidade técnica; e</w:t>
      </w:r>
    </w:p>
    <w:p w14:paraId="17C5E9DE" w14:textId="77777777" w:rsidR="0077057D" w:rsidRDefault="0077057D" w:rsidP="0077057D">
      <w:pPr>
        <w:pStyle w:val="PargrafodaLista"/>
        <w:numPr>
          <w:ilvl w:val="0"/>
          <w:numId w:val="408"/>
        </w:numPr>
        <w:spacing w:after="0" w:line="240" w:lineRule="auto"/>
        <w:ind w:left="993" w:hanging="426"/>
        <w:contextualSpacing w:val="0"/>
        <w:jc w:val="both"/>
        <w:rPr>
          <w:rFonts w:ascii="Arial" w:hAnsi="Arial" w:cs="Arial"/>
        </w:rPr>
      </w:pPr>
      <w:r w:rsidRPr="00E35DDC">
        <w:rPr>
          <w:rFonts w:ascii="Arial" w:hAnsi="Arial" w:cs="Arial"/>
        </w:rPr>
        <w:t>indicar, em qualquer modalidade ou veículo de comunicação, títulos, especializações, serviços oferecidos, trabalhos realizados</w:t>
      </w:r>
      <w:r w:rsidRPr="005908A3">
        <w:rPr>
          <w:rFonts w:ascii="Arial" w:hAnsi="Arial" w:cs="Arial"/>
        </w:rPr>
        <w:t xml:space="preserve"> e a relação de cliente</w:t>
      </w:r>
      <w:r>
        <w:rPr>
          <w:rFonts w:ascii="Arial" w:hAnsi="Arial" w:cs="Arial"/>
        </w:rPr>
        <w:t>s</w:t>
      </w:r>
      <w:r w:rsidRPr="005908A3">
        <w:rPr>
          <w:rFonts w:ascii="Arial" w:hAnsi="Arial" w:cs="Arial"/>
        </w:rPr>
        <w:t>, esta quando autorizada por estes</w:t>
      </w:r>
      <w:r>
        <w:rPr>
          <w:rFonts w:ascii="Arial" w:hAnsi="Arial" w:cs="Arial"/>
        </w:rPr>
        <w:t>.</w:t>
      </w:r>
    </w:p>
    <w:p w14:paraId="1EA9B5B4" w14:textId="77777777" w:rsidR="0077057D" w:rsidRPr="006D7586" w:rsidRDefault="0077057D" w:rsidP="0077057D">
      <w:pPr>
        <w:pStyle w:val="PargrafodaLista"/>
        <w:ind w:left="993"/>
        <w:contextualSpacing w:val="0"/>
        <w:jc w:val="both"/>
        <w:rPr>
          <w:rFonts w:ascii="Arial" w:hAnsi="Arial" w:cs="Arial"/>
        </w:rPr>
      </w:pPr>
    </w:p>
    <w:p w14:paraId="6FAC7BE0" w14:textId="77777777" w:rsidR="0077057D" w:rsidRPr="00E35DDC" w:rsidRDefault="0077057D" w:rsidP="0077057D">
      <w:r w:rsidRPr="00E35DDC">
        <w:t>Valor e publicidade dos serviços profissionais</w:t>
      </w:r>
    </w:p>
    <w:p w14:paraId="47193723" w14:textId="77777777" w:rsidR="0077057D" w:rsidRPr="00E35DDC" w:rsidRDefault="0077057D" w:rsidP="0077057D">
      <w:pPr>
        <w:rPr>
          <w:rFonts w:ascii="Arial" w:hAnsi="Arial" w:cs="Arial"/>
        </w:rPr>
      </w:pPr>
    </w:p>
    <w:p w14:paraId="2D650FCF"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O contador deve estabelecer, por escrito, o valor dos serviços em suas propostas de prestação de serviços profissionais, considerando os seguintes elementos:</w:t>
      </w:r>
    </w:p>
    <w:p w14:paraId="191C46BA" w14:textId="77777777" w:rsidR="0077057D" w:rsidRPr="00E35DDC" w:rsidRDefault="0077057D" w:rsidP="0077057D">
      <w:pPr>
        <w:pStyle w:val="PargrafodaLista"/>
        <w:numPr>
          <w:ilvl w:val="0"/>
          <w:numId w:val="409"/>
        </w:numPr>
        <w:spacing w:after="0" w:line="240" w:lineRule="auto"/>
        <w:ind w:left="993" w:hanging="426"/>
        <w:contextualSpacing w:val="0"/>
        <w:jc w:val="both"/>
        <w:rPr>
          <w:rFonts w:ascii="Arial" w:hAnsi="Arial" w:cs="Arial"/>
        </w:rPr>
      </w:pPr>
      <w:r w:rsidRPr="00E35DDC">
        <w:rPr>
          <w:rFonts w:ascii="Arial" w:hAnsi="Arial" w:cs="Arial"/>
        </w:rPr>
        <w:t>a relevância, o vulto, a complexidade, os custos e a dificuldade do serviço a executar;</w:t>
      </w:r>
    </w:p>
    <w:p w14:paraId="6CD20ED5" w14:textId="77777777" w:rsidR="0077057D" w:rsidRPr="00E35DDC" w:rsidRDefault="0077057D" w:rsidP="0077057D">
      <w:pPr>
        <w:pStyle w:val="PargrafodaLista"/>
        <w:numPr>
          <w:ilvl w:val="0"/>
          <w:numId w:val="409"/>
        </w:numPr>
        <w:spacing w:after="0" w:line="240" w:lineRule="auto"/>
        <w:ind w:left="993" w:hanging="426"/>
        <w:contextualSpacing w:val="0"/>
        <w:jc w:val="both"/>
        <w:rPr>
          <w:rFonts w:ascii="Arial" w:hAnsi="Arial" w:cs="Arial"/>
        </w:rPr>
      </w:pPr>
      <w:r w:rsidRPr="00E35DDC">
        <w:rPr>
          <w:rFonts w:ascii="Arial" w:hAnsi="Arial" w:cs="Arial"/>
        </w:rPr>
        <w:t>o tempo que será consumido para a realização do trabalho;</w:t>
      </w:r>
    </w:p>
    <w:p w14:paraId="518FE33C" w14:textId="77777777" w:rsidR="0077057D" w:rsidRPr="00E35DDC" w:rsidRDefault="0077057D" w:rsidP="0077057D">
      <w:pPr>
        <w:pStyle w:val="PargrafodaLista"/>
        <w:numPr>
          <w:ilvl w:val="0"/>
          <w:numId w:val="409"/>
        </w:numPr>
        <w:spacing w:after="0" w:line="240" w:lineRule="auto"/>
        <w:ind w:left="993" w:hanging="426"/>
        <w:contextualSpacing w:val="0"/>
        <w:jc w:val="both"/>
        <w:rPr>
          <w:rFonts w:ascii="Arial" w:hAnsi="Arial" w:cs="Arial"/>
        </w:rPr>
      </w:pPr>
      <w:r w:rsidRPr="00E35DDC">
        <w:rPr>
          <w:rFonts w:ascii="Arial" w:hAnsi="Arial" w:cs="Arial"/>
        </w:rPr>
        <w:t>a possibilidade de ficar impedido da realização de outros serviços;</w:t>
      </w:r>
    </w:p>
    <w:p w14:paraId="180D5755" w14:textId="77777777" w:rsidR="0077057D" w:rsidRPr="00E35DDC" w:rsidRDefault="0077057D" w:rsidP="0077057D">
      <w:pPr>
        <w:pStyle w:val="PargrafodaLista"/>
        <w:numPr>
          <w:ilvl w:val="0"/>
          <w:numId w:val="409"/>
        </w:numPr>
        <w:spacing w:after="0" w:line="240" w:lineRule="auto"/>
        <w:ind w:left="993" w:hanging="426"/>
        <w:contextualSpacing w:val="0"/>
        <w:jc w:val="both"/>
        <w:rPr>
          <w:rFonts w:ascii="Arial" w:hAnsi="Arial" w:cs="Arial"/>
        </w:rPr>
      </w:pPr>
      <w:r w:rsidRPr="00E35DDC">
        <w:rPr>
          <w:rFonts w:ascii="Arial" w:hAnsi="Arial" w:cs="Arial"/>
        </w:rPr>
        <w:t>o resultado lícito favorável que, para o contratante, advirá com o serviço prestado;</w:t>
      </w:r>
    </w:p>
    <w:p w14:paraId="52DC05E2" w14:textId="77777777" w:rsidR="0077057D" w:rsidRPr="00E35DDC" w:rsidRDefault="0077057D" w:rsidP="0077057D">
      <w:pPr>
        <w:pStyle w:val="PargrafodaLista"/>
        <w:numPr>
          <w:ilvl w:val="0"/>
          <w:numId w:val="409"/>
        </w:numPr>
        <w:spacing w:after="0" w:line="240" w:lineRule="auto"/>
        <w:ind w:left="993" w:hanging="426"/>
        <w:contextualSpacing w:val="0"/>
        <w:jc w:val="both"/>
        <w:rPr>
          <w:rFonts w:ascii="Arial" w:hAnsi="Arial" w:cs="Arial"/>
        </w:rPr>
      </w:pPr>
      <w:r w:rsidRPr="00E35DDC">
        <w:rPr>
          <w:rFonts w:ascii="Arial" w:hAnsi="Arial" w:cs="Arial"/>
        </w:rPr>
        <w:t>a peculiaridade de tratar-se de cliente eventual, habitual ou permanente; e</w:t>
      </w:r>
    </w:p>
    <w:p w14:paraId="5DDA9D2B" w14:textId="77777777" w:rsidR="0077057D" w:rsidRPr="00E35DDC" w:rsidRDefault="0077057D" w:rsidP="0077057D">
      <w:pPr>
        <w:pStyle w:val="PargrafodaLista"/>
        <w:numPr>
          <w:ilvl w:val="0"/>
          <w:numId w:val="409"/>
        </w:numPr>
        <w:spacing w:after="0" w:line="240" w:lineRule="auto"/>
        <w:ind w:left="993" w:hanging="426"/>
        <w:contextualSpacing w:val="0"/>
        <w:jc w:val="both"/>
        <w:rPr>
          <w:rFonts w:ascii="Arial" w:hAnsi="Arial" w:cs="Arial"/>
        </w:rPr>
      </w:pPr>
      <w:r w:rsidRPr="00E35DDC">
        <w:rPr>
          <w:rFonts w:ascii="Arial" w:hAnsi="Arial" w:cs="Arial"/>
        </w:rPr>
        <w:t>o local em que o serviço será prestado.</w:t>
      </w:r>
    </w:p>
    <w:p w14:paraId="26CC744E" w14:textId="77777777" w:rsidR="0077057D" w:rsidRPr="00E35DDC" w:rsidRDefault="0077057D" w:rsidP="0077057D">
      <w:pPr>
        <w:rPr>
          <w:rFonts w:ascii="Arial" w:hAnsi="Arial" w:cs="Arial"/>
        </w:rPr>
      </w:pPr>
    </w:p>
    <w:p w14:paraId="0C96AD94" w14:textId="77777777" w:rsidR="0077057D" w:rsidRPr="00E46C70"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Nas propostas para a prestação de serviços profissionais, devem constar, explicitamente, todos os serviços cobrados individualmente, o valor de cada serviço, a periodicidade e a forma de reajuste. </w:t>
      </w:r>
    </w:p>
    <w:p w14:paraId="0B8DC70F" w14:textId="77777777" w:rsidR="0077057D" w:rsidRPr="0005703F" w:rsidRDefault="0077057D" w:rsidP="0077057D">
      <w:pPr>
        <w:pStyle w:val="Textodecomentrio"/>
        <w:ind w:left="567"/>
        <w:jc w:val="both"/>
        <w:rPr>
          <w:rFonts w:ascii="Arial" w:hAnsi="Arial" w:cs="Arial"/>
          <w:sz w:val="22"/>
          <w:szCs w:val="22"/>
        </w:rPr>
      </w:pPr>
    </w:p>
    <w:p w14:paraId="591A3814" w14:textId="77777777" w:rsidR="0077057D" w:rsidRPr="0005703F" w:rsidRDefault="0077057D" w:rsidP="0077057D">
      <w:pPr>
        <w:pStyle w:val="Textodecomentrio"/>
        <w:numPr>
          <w:ilvl w:val="0"/>
          <w:numId w:val="405"/>
        </w:numPr>
        <w:ind w:left="567" w:hanging="567"/>
        <w:jc w:val="both"/>
        <w:rPr>
          <w:rFonts w:ascii="Arial" w:hAnsi="Arial" w:cs="Arial"/>
          <w:sz w:val="22"/>
          <w:szCs w:val="22"/>
        </w:rPr>
      </w:pPr>
      <w:r w:rsidRPr="0005703F">
        <w:rPr>
          <w:rFonts w:ascii="Arial" w:hAnsi="Arial" w:cs="Arial"/>
          <w:sz w:val="22"/>
          <w:szCs w:val="22"/>
        </w:rPr>
        <w:t>Aceita a proposta apresentada, deve ser celebrado</w:t>
      </w:r>
      <w:r>
        <w:rPr>
          <w:rFonts w:ascii="Arial" w:hAnsi="Arial" w:cs="Arial"/>
          <w:sz w:val="22"/>
          <w:szCs w:val="22"/>
        </w:rPr>
        <w:t>,</w:t>
      </w:r>
      <w:r w:rsidRPr="0005703F">
        <w:rPr>
          <w:rFonts w:ascii="Arial" w:hAnsi="Arial" w:cs="Arial"/>
          <w:sz w:val="22"/>
          <w:szCs w:val="22"/>
        </w:rPr>
        <w:t xml:space="preserve"> por escrito, contrato de prestação de serviços, respeitando o disposto </w:t>
      </w:r>
      <w:r>
        <w:rPr>
          <w:rFonts w:ascii="Arial" w:hAnsi="Arial" w:cs="Arial"/>
          <w:sz w:val="22"/>
          <w:szCs w:val="22"/>
        </w:rPr>
        <w:t>em legislação específica do CFC</w:t>
      </w:r>
      <w:r w:rsidRPr="0005703F">
        <w:rPr>
          <w:rFonts w:ascii="Arial" w:hAnsi="Arial" w:cs="Arial"/>
          <w:sz w:val="22"/>
          <w:szCs w:val="22"/>
        </w:rPr>
        <w:t>.</w:t>
      </w:r>
    </w:p>
    <w:p w14:paraId="5DE648DB" w14:textId="77777777" w:rsidR="0077057D" w:rsidRPr="0005703F" w:rsidRDefault="0077057D" w:rsidP="0077057D">
      <w:pPr>
        <w:pStyle w:val="Textodecomentrio"/>
        <w:jc w:val="both"/>
        <w:rPr>
          <w:rFonts w:ascii="Arial" w:hAnsi="Arial" w:cs="Arial"/>
          <w:sz w:val="22"/>
          <w:szCs w:val="22"/>
        </w:rPr>
      </w:pPr>
    </w:p>
    <w:p w14:paraId="6685E17B" w14:textId="77777777" w:rsidR="0077057D" w:rsidRPr="00E35DDC" w:rsidRDefault="0077057D" w:rsidP="0077057D">
      <w:pPr>
        <w:pStyle w:val="Textodecomentrio"/>
        <w:numPr>
          <w:ilvl w:val="0"/>
          <w:numId w:val="405"/>
        </w:numPr>
        <w:ind w:left="567" w:hanging="567"/>
        <w:jc w:val="both"/>
        <w:rPr>
          <w:rFonts w:ascii="Arial" w:hAnsi="Arial" w:cs="Arial"/>
          <w:sz w:val="22"/>
          <w:szCs w:val="22"/>
        </w:rPr>
      </w:pPr>
      <w:r w:rsidRPr="0005703F">
        <w:rPr>
          <w:rFonts w:ascii="Arial" w:hAnsi="Arial" w:cs="Arial"/>
          <w:sz w:val="22"/>
          <w:szCs w:val="22"/>
        </w:rPr>
        <w:t>Caso parte dos serviços tenha que ser exec</w:t>
      </w:r>
      <w:r w:rsidRPr="00E35DDC">
        <w:rPr>
          <w:rFonts w:ascii="Arial" w:hAnsi="Arial" w:cs="Arial"/>
          <w:sz w:val="22"/>
          <w:szCs w:val="22"/>
        </w:rPr>
        <w:t>utad</w:t>
      </w:r>
      <w:r>
        <w:rPr>
          <w:rFonts w:ascii="Arial" w:hAnsi="Arial" w:cs="Arial"/>
          <w:sz w:val="22"/>
          <w:szCs w:val="22"/>
        </w:rPr>
        <w:t>a</w:t>
      </w:r>
      <w:r w:rsidRPr="00E35DDC">
        <w:rPr>
          <w:rFonts w:ascii="Arial" w:hAnsi="Arial" w:cs="Arial"/>
          <w:sz w:val="22"/>
          <w:szCs w:val="22"/>
        </w:rPr>
        <w:t xml:space="preserve"> pelo próprio tomador dos serviços, isso deve estar explicitado na proposta e no contrato.</w:t>
      </w:r>
    </w:p>
    <w:p w14:paraId="3928296A" w14:textId="77777777" w:rsidR="0077057D" w:rsidRPr="00E35DDC" w:rsidRDefault="0077057D" w:rsidP="0077057D">
      <w:pPr>
        <w:jc w:val="both"/>
        <w:rPr>
          <w:rFonts w:ascii="Arial" w:hAnsi="Arial" w:cs="Arial"/>
        </w:rPr>
      </w:pPr>
    </w:p>
    <w:p w14:paraId="54C99967" w14:textId="77777777" w:rsidR="0077057D" w:rsidRPr="0005703F" w:rsidRDefault="0077057D" w:rsidP="0077057D">
      <w:pPr>
        <w:pStyle w:val="Recuodecorpodetexto"/>
        <w:numPr>
          <w:ilvl w:val="0"/>
          <w:numId w:val="405"/>
        </w:numPr>
        <w:spacing w:after="0"/>
        <w:ind w:left="567" w:hanging="567"/>
        <w:jc w:val="both"/>
        <w:rPr>
          <w:rFonts w:ascii="Arial" w:hAnsi="Arial" w:cs="Arial"/>
          <w:sz w:val="22"/>
          <w:szCs w:val="22"/>
        </w:rPr>
      </w:pPr>
      <w:r w:rsidRPr="007C08FD">
        <w:rPr>
          <w:rFonts w:ascii="Arial" w:hAnsi="Arial" w:cs="Arial"/>
          <w:sz w:val="22"/>
          <w:szCs w:val="22"/>
        </w:rPr>
        <w:t>A publicidade, em qualquer modalidade ou veículo de comunicação, dos serviços contábeis, deve primar pela sua natureza técnica e científica</w:t>
      </w:r>
      <w:r w:rsidRPr="005908A3">
        <w:rPr>
          <w:rFonts w:ascii="Arial" w:hAnsi="Arial" w:cs="Arial"/>
          <w:sz w:val="22"/>
          <w:szCs w:val="22"/>
        </w:rPr>
        <w:t xml:space="preserve">, </w:t>
      </w:r>
      <w:r w:rsidRPr="00E341F6">
        <w:rPr>
          <w:rFonts w:ascii="Arial" w:hAnsi="Arial" w:cs="Arial"/>
          <w:sz w:val="22"/>
          <w:szCs w:val="22"/>
        </w:rPr>
        <w:t xml:space="preserve">sendo </w:t>
      </w:r>
      <w:r>
        <w:rPr>
          <w:rFonts w:ascii="Arial" w:hAnsi="Arial" w:cs="Arial"/>
          <w:sz w:val="22"/>
          <w:szCs w:val="22"/>
        </w:rPr>
        <w:t>vedada</w:t>
      </w:r>
      <w:r w:rsidRPr="00E341F6">
        <w:rPr>
          <w:rFonts w:ascii="Arial" w:hAnsi="Arial" w:cs="Arial"/>
          <w:sz w:val="22"/>
          <w:szCs w:val="22"/>
        </w:rPr>
        <w:t xml:space="preserve"> a prática da mercantilização.</w:t>
      </w:r>
      <w:r w:rsidRPr="0005703F">
        <w:rPr>
          <w:rFonts w:ascii="Arial" w:hAnsi="Arial" w:cs="Arial"/>
          <w:sz w:val="22"/>
          <w:szCs w:val="22"/>
        </w:rPr>
        <w:t xml:space="preserve"> </w:t>
      </w:r>
    </w:p>
    <w:p w14:paraId="550EF2B6" w14:textId="77777777" w:rsidR="0077057D" w:rsidRDefault="0077057D" w:rsidP="0077057D">
      <w:pPr>
        <w:pStyle w:val="PargrafodaLista"/>
        <w:rPr>
          <w:rFonts w:ascii="Arial" w:hAnsi="Arial" w:cs="Arial"/>
        </w:rPr>
      </w:pPr>
    </w:p>
    <w:p w14:paraId="39821858" w14:textId="77777777" w:rsidR="0077057D" w:rsidRPr="007B0D62" w:rsidRDefault="0077057D" w:rsidP="0077057D">
      <w:pPr>
        <w:pStyle w:val="Recuodecorpodetexto"/>
        <w:numPr>
          <w:ilvl w:val="0"/>
          <w:numId w:val="405"/>
        </w:numPr>
        <w:spacing w:after="0"/>
        <w:ind w:left="567" w:hanging="567"/>
        <w:jc w:val="both"/>
        <w:rPr>
          <w:rFonts w:ascii="Arial" w:hAnsi="Arial" w:cs="Arial"/>
          <w:sz w:val="22"/>
          <w:szCs w:val="22"/>
        </w:rPr>
      </w:pPr>
      <w:r w:rsidRPr="007B0D62">
        <w:rPr>
          <w:rFonts w:ascii="Arial" w:hAnsi="Arial" w:cs="Arial"/>
          <w:sz w:val="22"/>
          <w:szCs w:val="22"/>
        </w:rPr>
        <w:t>A publicidade dos serviços contábeis deve ter caráter meramente informativo, ser moderada e discreta</w:t>
      </w:r>
      <w:r>
        <w:rPr>
          <w:rFonts w:ascii="Arial" w:hAnsi="Arial" w:cs="Arial"/>
          <w:sz w:val="22"/>
          <w:szCs w:val="22"/>
        </w:rPr>
        <w:t>.</w:t>
      </w:r>
      <w:r w:rsidRPr="007B0D62">
        <w:rPr>
          <w:rFonts w:ascii="Arial" w:hAnsi="Arial" w:cs="Arial"/>
          <w:sz w:val="22"/>
          <w:szCs w:val="22"/>
        </w:rPr>
        <w:t xml:space="preserve"> </w:t>
      </w:r>
    </w:p>
    <w:p w14:paraId="4EECB4D8" w14:textId="77777777" w:rsidR="0077057D" w:rsidRDefault="0077057D" w:rsidP="0077057D">
      <w:pPr>
        <w:pStyle w:val="PargrafodaLista"/>
        <w:rPr>
          <w:rFonts w:ascii="Arial" w:hAnsi="Arial" w:cs="Arial"/>
        </w:rPr>
      </w:pPr>
    </w:p>
    <w:p w14:paraId="69E2AA3E"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55187C">
        <w:rPr>
          <w:rFonts w:ascii="Arial" w:hAnsi="Arial" w:cs="Arial"/>
          <w:sz w:val="22"/>
          <w:szCs w:val="22"/>
        </w:rPr>
        <w:t>Cabe ao profissional da contabilidade</w:t>
      </w:r>
      <w:r>
        <w:rPr>
          <w:rFonts w:ascii="Arial" w:hAnsi="Arial" w:cs="Arial"/>
          <w:sz w:val="22"/>
          <w:szCs w:val="22"/>
        </w:rPr>
        <w:t xml:space="preserve"> </w:t>
      </w:r>
      <w:r w:rsidRPr="0055187C">
        <w:rPr>
          <w:rFonts w:ascii="Arial" w:hAnsi="Arial" w:cs="Arial"/>
          <w:sz w:val="22"/>
          <w:szCs w:val="22"/>
        </w:rPr>
        <w:t>manter em seu poder os dados fáticos, técnicos e científicos que dão sustentação à mensagem da publicidade realizada dos seus serviços</w:t>
      </w:r>
      <w:r>
        <w:rPr>
          <w:rFonts w:ascii="Arial" w:hAnsi="Arial" w:cs="Arial"/>
          <w:sz w:val="22"/>
          <w:szCs w:val="22"/>
        </w:rPr>
        <w:t>.</w:t>
      </w:r>
    </w:p>
    <w:p w14:paraId="37A9FC51" w14:textId="77777777" w:rsidR="0077057D" w:rsidRDefault="0077057D" w:rsidP="0077057D">
      <w:pPr>
        <w:pStyle w:val="Textodecomentrio"/>
        <w:jc w:val="both"/>
        <w:rPr>
          <w:rFonts w:ascii="Arial" w:hAnsi="Arial" w:cs="Arial"/>
          <w:sz w:val="22"/>
          <w:szCs w:val="22"/>
        </w:rPr>
      </w:pPr>
    </w:p>
    <w:p w14:paraId="0F418991" w14:textId="77777777" w:rsidR="0077057D" w:rsidRDefault="0077057D" w:rsidP="0077057D">
      <w:pPr>
        <w:pStyle w:val="Recuodecorpodetexto"/>
        <w:numPr>
          <w:ilvl w:val="0"/>
          <w:numId w:val="405"/>
        </w:numPr>
        <w:spacing w:after="0"/>
        <w:ind w:left="567" w:hanging="567"/>
        <w:jc w:val="both"/>
        <w:rPr>
          <w:rFonts w:ascii="Arial" w:hAnsi="Arial" w:cs="Arial"/>
          <w:sz w:val="22"/>
          <w:szCs w:val="22"/>
        </w:rPr>
      </w:pPr>
      <w:r w:rsidRPr="00F56D93">
        <w:rPr>
          <w:rFonts w:ascii="Arial" w:hAnsi="Arial" w:cs="Arial"/>
          <w:sz w:val="22"/>
          <w:szCs w:val="22"/>
        </w:rPr>
        <w:t>O profissional deve observar, no que couber, o Código de Defesa do Consumidor, especialmente no que concerne à informação adequada e clara sobre os serviços a serem prestados</w:t>
      </w:r>
      <w:r>
        <w:rPr>
          <w:rFonts w:ascii="Arial" w:hAnsi="Arial" w:cs="Arial"/>
          <w:sz w:val="22"/>
          <w:szCs w:val="22"/>
        </w:rPr>
        <w:t>,</w:t>
      </w:r>
      <w:r w:rsidRPr="00757841">
        <w:rPr>
          <w:rFonts w:ascii="Arial" w:eastAsia="Calibri" w:hAnsi="Arial" w:cs="Arial"/>
          <w:color w:val="FF0000"/>
          <w:lang w:eastAsia="en-US"/>
        </w:rPr>
        <w:t xml:space="preserve"> </w:t>
      </w:r>
      <w:r w:rsidRPr="00757841">
        <w:rPr>
          <w:rFonts w:ascii="Arial" w:hAnsi="Arial" w:cs="Arial"/>
          <w:sz w:val="22"/>
          <w:szCs w:val="22"/>
        </w:rPr>
        <w:t>e a Lei de Propriedade Industrial que dispõe sobre crimes de concorrência desleal.</w:t>
      </w:r>
      <w:r w:rsidRPr="00F56D93">
        <w:rPr>
          <w:rFonts w:ascii="Arial" w:hAnsi="Arial" w:cs="Arial"/>
          <w:sz w:val="22"/>
          <w:szCs w:val="22"/>
        </w:rPr>
        <w:t xml:space="preserve"> </w:t>
      </w:r>
    </w:p>
    <w:p w14:paraId="604746DB" w14:textId="77777777" w:rsidR="0077057D" w:rsidRPr="00E35DDC" w:rsidRDefault="0077057D" w:rsidP="0077057D">
      <w:pPr>
        <w:pStyle w:val="Textodecomentrio"/>
        <w:ind w:left="644"/>
        <w:jc w:val="both"/>
        <w:rPr>
          <w:rFonts w:ascii="Arial" w:hAnsi="Arial" w:cs="Arial"/>
          <w:sz w:val="22"/>
          <w:szCs w:val="22"/>
        </w:rPr>
      </w:pPr>
    </w:p>
    <w:p w14:paraId="29762ED4"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É vedado efetuar ações</w:t>
      </w:r>
      <w:r>
        <w:rPr>
          <w:rFonts w:ascii="Arial" w:hAnsi="Arial" w:cs="Arial"/>
          <w:sz w:val="22"/>
          <w:szCs w:val="22"/>
        </w:rPr>
        <w:t xml:space="preserve"> publicitárias</w:t>
      </w:r>
      <w:r w:rsidRPr="00E35DDC">
        <w:rPr>
          <w:rFonts w:ascii="Arial" w:hAnsi="Arial" w:cs="Arial"/>
          <w:sz w:val="22"/>
          <w:szCs w:val="22"/>
        </w:rPr>
        <w:t xml:space="preserve"> </w:t>
      </w:r>
      <w:r>
        <w:rPr>
          <w:rFonts w:ascii="Arial" w:hAnsi="Arial" w:cs="Arial"/>
          <w:sz w:val="22"/>
          <w:szCs w:val="22"/>
        </w:rPr>
        <w:t xml:space="preserve">ou manifestações </w:t>
      </w:r>
      <w:r w:rsidRPr="00E35DDC">
        <w:rPr>
          <w:rFonts w:ascii="Arial" w:hAnsi="Arial" w:cs="Arial"/>
          <w:sz w:val="22"/>
          <w:szCs w:val="22"/>
        </w:rPr>
        <w:t xml:space="preserve">que denigram a reputação da </w:t>
      </w:r>
      <w:r>
        <w:rPr>
          <w:rFonts w:ascii="Arial" w:hAnsi="Arial" w:cs="Arial"/>
          <w:sz w:val="22"/>
          <w:szCs w:val="22"/>
        </w:rPr>
        <w:t xml:space="preserve">ciência contábil, da </w:t>
      </w:r>
      <w:r w:rsidRPr="00E35DDC">
        <w:rPr>
          <w:rFonts w:ascii="Arial" w:hAnsi="Arial" w:cs="Arial"/>
          <w:sz w:val="22"/>
          <w:szCs w:val="22"/>
        </w:rPr>
        <w:t xml:space="preserve">profissão </w:t>
      </w:r>
      <w:r>
        <w:rPr>
          <w:rFonts w:ascii="Arial" w:hAnsi="Arial" w:cs="Arial"/>
          <w:sz w:val="22"/>
          <w:szCs w:val="22"/>
        </w:rPr>
        <w:t>ou</w:t>
      </w:r>
      <w:r w:rsidRPr="00E35DDC">
        <w:rPr>
          <w:rFonts w:ascii="Arial" w:hAnsi="Arial" w:cs="Arial"/>
          <w:sz w:val="22"/>
          <w:szCs w:val="22"/>
        </w:rPr>
        <w:t xml:space="preserve"> dos colegas, entre as quais:</w:t>
      </w:r>
    </w:p>
    <w:p w14:paraId="35EF4ABE" w14:textId="77777777" w:rsidR="0077057D" w:rsidRPr="00E35DDC" w:rsidRDefault="0077057D" w:rsidP="0077057D">
      <w:pPr>
        <w:pStyle w:val="PargrafodaLista"/>
        <w:numPr>
          <w:ilvl w:val="0"/>
          <w:numId w:val="415"/>
        </w:numPr>
        <w:spacing w:after="0" w:line="240" w:lineRule="auto"/>
        <w:ind w:left="993" w:hanging="426"/>
        <w:contextualSpacing w:val="0"/>
        <w:jc w:val="both"/>
        <w:rPr>
          <w:rFonts w:ascii="Arial" w:hAnsi="Arial" w:cs="Arial"/>
        </w:rPr>
      </w:pPr>
      <w:r w:rsidRPr="00E35DDC">
        <w:rPr>
          <w:rFonts w:ascii="Arial" w:hAnsi="Arial" w:cs="Arial"/>
        </w:rPr>
        <w:t>fazer afirmações desproporcionais sobre os serviços que oferece, sua capacitação ou sobre a experiência que possui;</w:t>
      </w:r>
    </w:p>
    <w:p w14:paraId="381318B1" w14:textId="77777777" w:rsidR="0077057D" w:rsidRPr="00E35DDC" w:rsidRDefault="0077057D" w:rsidP="0077057D">
      <w:pPr>
        <w:pStyle w:val="PargrafodaLista"/>
        <w:numPr>
          <w:ilvl w:val="0"/>
          <w:numId w:val="415"/>
        </w:numPr>
        <w:spacing w:after="0" w:line="240" w:lineRule="auto"/>
        <w:ind w:left="993" w:hanging="426"/>
        <w:contextualSpacing w:val="0"/>
        <w:jc w:val="both"/>
        <w:rPr>
          <w:rFonts w:ascii="Arial" w:hAnsi="Arial" w:cs="Arial"/>
        </w:rPr>
      </w:pPr>
      <w:r w:rsidRPr="00E35DDC">
        <w:rPr>
          <w:rFonts w:ascii="Arial" w:hAnsi="Arial" w:cs="Arial"/>
        </w:rPr>
        <w:t xml:space="preserve">fazer comparações </w:t>
      </w:r>
      <w:r>
        <w:rPr>
          <w:rFonts w:ascii="Arial" w:hAnsi="Arial" w:cs="Arial"/>
        </w:rPr>
        <w:t>depreciativas</w:t>
      </w:r>
      <w:r w:rsidRPr="00E35DDC">
        <w:rPr>
          <w:rFonts w:ascii="Arial" w:hAnsi="Arial" w:cs="Arial"/>
        </w:rPr>
        <w:t xml:space="preserve"> </w:t>
      </w:r>
      <w:r>
        <w:rPr>
          <w:rFonts w:ascii="Arial" w:hAnsi="Arial" w:cs="Arial"/>
        </w:rPr>
        <w:t xml:space="preserve">entre o seu </w:t>
      </w:r>
      <w:r w:rsidRPr="00E35DDC">
        <w:rPr>
          <w:rFonts w:ascii="Arial" w:hAnsi="Arial" w:cs="Arial"/>
        </w:rPr>
        <w:t xml:space="preserve">trabalho </w:t>
      </w:r>
      <w:r>
        <w:rPr>
          <w:rFonts w:ascii="Arial" w:hAnsi="Arial" w:cs="Arial"/>
        </w:rPr>
        <w:t xml:space="preserve">e </w:t>
      </w:r>
      <w:r w:rsidRPr="00E35DDC">
        <w:rPr>
          <w:rFonts w:ascii="Arial" w:hAnsi="Arial" w:cs="Arial"/>
        </w:rPr>
        <w:t>o de outros; e</w:t>
      </w:r>
    </w:p>
    <w:p w14:paraId="4FA70495" w14:textId="77777777" w:rsidR="0077057D" w:rsidRDefault="0077057D" w:rsidP="0077057D">
      <w:pPr>
        <w:pStyle w:val="PargrafodaLista"/>
        <w:numPr>
          <w:ilvl w:val="0"/>
          <w:numId w:val="415"/>
        </w:numPr>
        <w:spacing w:after="0" w:line="240" w:lineRule="auto"/>
        <w:ind w:left="993" w:hanging="426"/>
        <w:contextualSpacing w:val="0"/>
        <w:jc w:val="both"/>
        <w:rPr>
          <w:rFonts w:ascii="Arial" w:hAnsi="Arial" w:cs="Arial"/>
        </w:rPr>
      </w:pPr>
      <w:r w:rsidRPr="00E35DDC">
        <w:rPr>
          <w:rFonts w:ascii="Arial" w:hAnsi="Arial" w:cs="Arial"/>
        </w:rPr>
        <w:t>desenvolver ações comerciais que iludam a boa-fé de terceiros.</w:t>
      </w:r>
    </w:p>
    <w:p w14:paraId="5567B081" w14:textId="77777777" w:rsidR="0077057D" w:rsidRPr="006D7586" w:rsidRDefault="0077057D" w:rsidP="0077057D">
      <w:pPr>
        <w:pStyle w:val="PargrafodaLista"/>
        <w:ind w:left="993"/>
        <w:contextualSpacing w:val="0"/>
        <w:jc w:val="both"/>
        <w:rPr>
          <w:rFonts w:ascii="Arial" w:hAnsi="Arial" w:cs="Arial"/>
        </w:rPr>
      </w:pPr>
    </w:p>
    <w:p w14:paraId="05EB1FAE" w14:textId="77777777" w:rsidR="0077057D" w:rsidRPr="00E35DDC" w:rsidRDefault="0077057D" w:rsidP="0077057D">
      <w:r w:rsidRPr="00E35DDC">
        <w:t>Deveres em relação aos colegas e à classe</w:t>
      </w:r>
    </w:p>
    <w:p w14:paraId="282B0F62" w14:textId="77777777" w:rsidR="0077057D" w:rsidRPr="00E35DDC" w:rsidRDefault="0077057D" w:rsidP="0077057D">
      <w:pPr>
        <w:jc w:val="both"/>
        <w:rPr>
          <w:rFonts w:ascii="Arial" w:hAnsi="Arial" w:cs="Arial"/>
        </w:rPr>
      </w:pPr>
    </w:p>
    <w:p w14:paraId="16F9ECC9"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A conduta do contador com relação aos colegas deve ser pautada nos princípios de consideração, respeito, apreço, solidariedade e harmonia da classe. </w:t>
      </w:r>
    </w:p>
    <w:p w14:paraId="0CFD87C1" w14:textId="77777777" w:rsidR="0077057D" w:rsidRPr="00E35DDC" w:rsidRDefault="0077057D" w:rsidP="0077057D">
      <w:pPr>
        <w:pStyle w:val="Recuodecorpodetexto"/>
        <w:rPr>
          <w:rFonts w:ascii="Arial" w:hAnsi="Arial" w:cs="Arial"/>
          <w:sz w:val="22"/>
          <w:szCs w:val="22"/>
        </w:rPr>
      </w:pPr>
    </w:p>
    <w:p w14:paraId="754DBB72"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O espírito de solidariedade, mesmo na condição de empregado, não induz nem justifica a participação, ou a conivência com erro ou com atos infringentes de normas técnicas, éticas ou legais que regem o exercício da profissão.</w:t>
      </w:r>
    </w:p>
    <w:p w14:paraId="421CF76E" w14:textId="77777777" w:rsidR="0077057D" w:rsidRPr="00E35DDC" w:rsidRDefault="0077057D" w:rsidP="0077057D">
      <w:pPr>
        <w:pStyle w:val="PargrafodaLista"/>
        <w:ind w:left="0"/>
        <w:contextualSpacing w:val="0"/>
        <w:rPr>
          <w:rFonts w:ascii="Arial" w:hAnsi="Arial" w:cs="Arial"/>
        </w:rPr>
      </w:pPr>
    </w:p>
    <w:p w14:paraId="6C4D09E7"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O contador deve, em relação aos colegas, observar as seguintes normas de conduta:</w:t>
      </w:r>
    </w:p>
    <w:p w14:paraId="6281E60A" w14:textId="77777777" w:rsidR="0077057D" w:rsidRPr="00E35DDC" w:rsidRDefault="0077057D" w:rsidP="0077057D">
      <w:pPr>
        <w:pStyle w:val="PargrafodaLista"/>
        <w:numPr>
          <w:ilvl w:val="0"/>
          <w:numId w:val="410"/>
        </w:numPr>
        <w:spacing w:after="0" w:line="240" w:lineRule="auto"/>
        <w:ind w:left="993" w:hanging="426"/>
        <w:contextualSpacing w:val="0"/>
        <w:jc w:val="both"/>
        <w:rPr>
          <w:rFonts w:ascii="Arial" w:hAnsi="Arial" w:cs="Arial"/>
        </w:rPr>
      </w:pPr>
      <w:r w:rsidRPr="00E35DDC">
        <w:rPr>
          <w:rFonts w:ascii="Arial" w:hAnsi="Arial" w:cs="Arial"/>
        </w:rPr>
        <w:t>abster-se de fazer referências prejudiciais ou de qualquer modo desabonadoras;</w:t>
      </w:r>
    </w:p>
    <w:p w14:paraId="2C63090B" w14:textId="77777777" w:rsidR="0077057D" w:rsidRPr="00E35DDC" w:rsidRDefault="0077057D" w:rsidP="0077057D">
      <w:pPr>
        <w:pStyle w:val="PargrafodaLista"/>
        <w:numPr>
          <w:ilvl w:val="0"/>
          <w:numId w:val="410"/>
        </w:numPr>
        <w:spacing w:after="0" w:line="240" w:lineRule="auto"/>
        <w:ind w:left="993" w:hanging="426"/>
        <w:contextualSpacing w:val="0"/>
        <w:jc w:val="both"/>
        <w:rPr>
          <w:rFonts w:ascii="Arial" w:hAnsi="Arial" w:cs="Arial"/>
        </w:rPr>
      </w:pPr>
      <w:r w:rsidRPr="00E35DDC">
        <w:rPr>
          <w:rFonts w:ascii="Arial" w:hAnsi="Arial" w:cs="Arial"/>
        </w:rPr>
        <w:t>abster-se da aceitação de encargo profissional em substituição a colega que dele tenha desistido para preservar a dignidade ou os interesses da profissão ou da classe, desde que permaneçam as mesmas condições que ditaram o referido procedimento;</w:t>
      </w:r>
    </w:p>
    <w:p w14:paraId="6E5EA4B0" w14:textId="77777777" w:rsidR="0077057D" w:rsidRPr="00E35DDC" w:rsidRDefault="0077057D" w:rsidP="0077057D">
      <w:pPr>
        <w:pStyle w:val="PargrafodaLista"/>
        <w:numPr>
          <w:ilvl w:val="0"/>
          <w:numId w:val="410"/>
        </w:numPr>
        <w:spacing w:after="0" w:line="240" w:lineRule="auto"/>
        <w:ind w:left="993" w:hanging="426"/>
        <w:contextualSpacing w:val="0"/>
        <w:jc w:val="both"/>
        <w:rPr>
          <w:rFonts w:ascii="Arial" w:hAnsi="Arial" w:cs="Arial"/>
        </w:rPr>
      </w:pPr>
      <w:r w:rsidRPr="00E35DDC">
        <w:rPr>
          <w:rFonts w:ascii="Arial" w:hAnsi="Arial" w:cs="Arial"/>
        </w:rPr>
        <w:t xml:space="preserve">jamais </w:t>
      </w:r>
      <w:r>
        <w:rPr>
          <w:rFonts w:ascii="Arial" w:hAnsi="Arial" w:cs="Arial"/>
        </w:rPr>
        <w:t xml:space="preserve">se </w:t>
      </w:r>
      <w:r w:rsidRPr="00E35DDC">
        <w:rPr>
          <w:rFonts w:ascii="Arial" w:hAnsi="Arial" w:cs="Arial"/>
        </w:rPr>
        <w:t>apropriar de trabalhos, iniciativas ou de soluções encontradas por colegas, que deles não tenha participado, apresentando-os como próprios; e</w:t>
      </w:r>
    </w:p>
    <w:p w14:paraId="3FE0EEE5" w14:textId="77777777" w:rsidR="0077057D" w:rsidRPr="004F77CC" w:rsidRDefault="0077057D" w:rsidP="0077057D">
      <w:pPr>
        <w:pStyle w:val="PargrafodaLista"/>
        <w:numPr>
          <w:ilvl w:val="0"/>
          <w:numId w:val="410"/>
        </w:numPr>
        <w:spacing w:after="0" w:line="240" w:lineRule="auto"/>
        <w:ind w:left="993" w:hanging="426"/>
        <w:contextualSpacing w:val="0"/>
        <w:jc w:val="both"/>
        <w:rPr>
          <w:rFonts w:ascii="Arial" w:hAnsi="Arial" w:cs="Arial"/>
        </w:rPr>
      </w:pPr>
      <w:r w:rsidRPr="004F77CC">
        <w:rPr>
          <w:rFonts w:ascii="Arial" w:hAnsi="Arial" w:cs="Arial"/>
        </w:rPr>
        <w:t>evitar desentendimentos com o colega que substituir ou com o seu substituto no exercício profissional.</w:t>
      </w:r>
    </w:p>
    <w:p w14:paraId="3339A3E1" w14:textId="77777777" w:rsidR="0077057D" w:rsidRPr="00E35DDC" w:rsidRDefault="0077057D" w:rsidP="0077057D">
      <w:pPr>
        <w:jc w:val="center"/>
        <w:rPr>
          <w:rFonts w:ascii="Arial" w:hAnsi="Arial" w:cs="Arial"/>
        </w:rPr>
      </w:pPr>
    </w:p>
    <w:p w14:paraId="4550BCAA"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O contador deve, com relação à classe, observar as seguintes normas de conduta:</w:t>
      </w:r>
    </w:p>
    <w:p w14:paraId="45629C00" w14:textId="77777777" w:rsidR="0077057D" w:rsidRPr="00E35DDC" w:rsidRDefault="0077057D" w:rsidP="0077057D">
      <w:pPr>
        <w:pStyle w:val="PargrafodaLista"/>
        <w:numPr>
          <w:ilvl w:val="0"/>
          <w:numId w:val="411"/>
        </w:numPr>
        <w:spacing w:after="0" w:line="240" w:lineRule="auto"/>
        <w:ind w:left="993" w:hanging="426"/>
        <w:contextualSpacing w:val="0"/>
        <w:jc w:val="both"/>
        <w:rPr>
          <w:rFonts w:ascii="Arial" w:hAnsi="Arial" w:cs="Arial"/>
        </w:rPr>
      </w:pPr>
      <w:r w:rsidRPr="00E35DDC">
        <w:rPr>
          <w:rFonts w:ascii="Arial" w:hAnsi="Arial" w:cs="Arial"/>
        </w:rPr>
        <w:t>prestar sua cooperação moral, intelectual e material, salvo circunstâncias especiais que justifiquem a sua recusa;</w:t>
      </w:r>
    </w:p>
    <w:p w14:paraId="73078875" w14:textId="77777777" w:rsidR="0077057D" w:rsidRPr="00E35DDC" w:rsidRDefault="0077057D" w:rsidP="0077057D">
      <w:pPr>
        <w:pStyle w:val="PargrafodaLista"/>
        <w:numPr>
          <w:ilvl w:val="0"/>
          <w:numId w:val="411"/>
        </w:numPr>
        <w:spacing w:after="0" w:line="240" w:lineRule="auto"/>
        <w:ind w:left="993" w:hanging="426"/>
        <w:contextualSpacing w:val="0"/>
        <w:jc w:val="both"/>
        <w:rPr>
          <w:rFonts w:ascii="Arial" w:hAnsi="Arial" w:cs="Arial"/>
        </w:rPr>
      </w:pPr>
      <w:r w:rsidRPr="00E35DDC">
        <w:rPr>
          <w:rFonts w:ascii="Arial" w:hAnsi="Arial" w:cs="Arial"/>
        </w:rPr>
        <w:t xml:space="preserve">zelar pelo cumprimento desta </w:t>
      </w:r>
      <w:r>
        <w:rPr>
          <w:rFonts w:ascii="Arial" w:hAnsi="Arial" w:cs="Arial"/>
        </w:rPr>
        <w:t>Norma</w:t>
      </w:r>
      <w:r w:rsidRPr="00E35DDC">
        <w:rPr>
          <w:rFonts w:ascii="Arial" w:hAnsi="Arial" w:cs="Arial"/>
        </w:rPr>
        <w:t>, pelo prestígio da classe, pela dignidade profissional e pelo aperfeiçoamento de suas instituições;</w:t>
      </w:r>
    </w:p>
    <w:p w14:paraId="030AF641" w14:textId="77777777" w:rsidR="0077057D" w:rsidRPr="00E35DDC" w:rsidRDefault="0077057D" w:rsidP="0077057D">
      <w:pPr>
        <w:pStyle w:val="PargrafodaLista"/>
        <w:numPr>
          <w:ilvl w:val="0"/>
          <w:numId w:val="411"/>
        </w:numPr>
        <w:spacing w:after="0" w:line="240" w:lineRule="auto"/>
        <w:ind w:left="993" w:hanging="426"/>
        <w:contextualSpacing w:val="0"/>
        <w:jc w:val="both"/>
        <w:rPr>
          <w:rFonts w:ascii="Arial" w:hAnsi="Arial" w:cs="Arial"/>
        </w:rPr>
      </w:pPr>
      <w:r w:rsidRPr="00E35DDC">
        <w:rPr>
          <w:rFonts w:ascii="Arial" w:hAnsi="Arial" w:cs="Arial"/>
        </w:rPr>
        <w:t>aceitar o desempenho de cargo de dirigente nas entidades de classe, admitindo-se a justa recusa;</w:t>
      </w:r>
    </w:p>
    <w:p w14:paraId="5695D7EE" w14:textId="77777777" w:rsidR="0077057D" w:rsidRPr="00E35DDC" w:rsidRDefault="0077057D" w:rsidP="0077057D">
      <w:pPr>
        <w:pStyle w:val="PargrafodaLista"/>
        <w:numPr>
          <w:ilvl w:val="0"/>
          <w:numId w:val="411"/>
        </w:numPr>
        <w:spacing w:after="0" w:line="240" w:lineRule="auto"/>
        <w:ind w:left="993" w:hanging="426"/>
        <w:contextualSpacing w:val="0"/>
        <w:jc w:val="both"/>
        <w:rPr>
          <w:rFonts w:ascii="Arial" w:hAnsi="Arial" w:cs="Arial"/>
        </w:rPr>
      </w:pPr>
      <w:r w:rsidRPr="00E35DDC">
        <w:rPr>
          <w:rFonts w:ascii="Arial" w:hAnsi="Arial" w:cs="Arial"/>
        </w:rPr>
        <w:t>acatar as decisões aprovadas pela classe contábil;</w:t>
      </w:r>
    </w:p>
    <w:p w14:paraId="4D89A7C5" w14:textId="77777777" w:rsidR="0077057D" w:rsidRPr="00E35DDC" w:rsidRDefault="0077057D" w:rsidP="0077057D">
      <w:pPr>
        <w:pStyle w:val="PargrafodaLista"/>
        <w:numPr>
          <w:ilvl w:val="0"/>
          <w:numId w:val="411"/>
        </w:numPr>
        <w:spacing w:after="0" w:line="240" w:lineRule="auto"/>
        <w:ind w:left="993" w:hanging="426"/>
        <w:contextualSpacing w:val="0"/>
        <w:jc w:val="both"/>
        <w:rPr>
          <w:rFonts w:ascii="Arial" w:hAnsi="Arial" w:cs="Arial"/>
        </w:rPr>
      </w:pPr>
      <w:r w:rsidRPr="00E35DDC">
        <w:rPr>
          <w:rFonts w:ascii="Arial" w:hAnsi="Arial" w:cs="Arial"/>
        </w:rPr>
        <w:t>não formular juízos depreciativos sobre a classe contábil;</w:t>
      </w:r>
    </w:p>
    <w:p w14:paraId="34F60709" w14:textId="77777777" w:rsidR="0077057D" w:rsidRPr="00E35DDC" w:rsidRDefault="0077057D" w:rsidP="0077057D">
      <w:pPr>
        <w:pStyle w:val="PargrafodaLista"/>
        <w:numPr>
          <w:ilvl w:val="0"/>
          <w:numId w:val="411"/>
        </w:numPr>
        <w:spacing w:after="0" w:line="240" w:lineRule="auto"/>
        <w:ind w:left="993" w:hanging="426"/>
        <w:contextualSpacing w:val="0"/>
        <w:jc w:val="both"/>
        <w:rPr>
          <w:rFonts w:ascii="Arial" w:hAnsi="Arial" w:cs="Arial"/>
        </w:rPr>
      </w:pPr>
      <w:r>
        <w:rPr>
          <w:rFonts w:ascii="Arial" w:hAnsi="Arial" w:cs="Arial"/>
        </w:rPr>
        <w:t xml:space="preserve"> informar a</w:t>
      </w:r>
      <w:r w:rsidRPr="00F43DBD">
        <w:rPr>
          <w:rFonts w:ascii="Arial" w:hAnsi="Arial" w:cs="Arial"/>
        </w:rPr>
        <w:t>os órgãos competentes sobre irregularidades</w:t>
      </w:r>
      <w:r>
        <w:rPr>
          <w:rFonts w:ascii="Arial" w:hAnsi="Arial" w:cs="Arial"/>
        </w:rPr>
        <w:t xml:space="preserve"> comprovadamente </w:t>
      </w:r>
      <w:r w:rsidRPr="00E35DDC">
        <w:rPr>
          <w:rFonts w:ascii="Arial" w:hAnsi="Arial" w:cs="Arial"/>
        </w:rPr>
        <w:t>ocorridas na administração de entidade da classe contábil; e</w:t>
      </w:r>
    </w:p>
    <w:p w14:paraId="5D78AF45" w14:textId="77777777" w:rsidR="0077057D" w:rsidRDefault="0077057D" w:rsidP="0077057D">
      <w:pPr>
        <w:pStyle w:val="PargrafodaLista"/>
        <w:numPr>
          <w:ilvl w:val="0"/>
          <w:numId w:val="411"/>
        </w:numPr>
        <w:spacing w:after="0" w:line="240" w:lineRule="auto"/>
        <w:ind w:left="993" w:hanging="426"/>
        <w:contextualSpacing w:val="0"/>
        <w:jc w:val="both"/>
        <w:rPr>
          <w:rFonts w:ascii="Arial" w:hAnsi="Arial" w:cs="Arial"/>
        </w:rPr>
      </w:pPr>
      <w:r w:rsidRPr="00E35DDC">
        <w:rPr>
          <w:rFonts w:ascii="Arial" w:hAnsi="Arial" w:cs="Arial"/>
        </w:rPr>
        <w:t>jamais se utilizar de posição ocupada em entidades de classe para benefício próprio ou para proveito pessoal.</w:t>
      </w:r>
    </w:p>
    <w:p w14:paraId="79E8E372" w14:textId="77777777" w:rsidR="0077057D" w:rsidRPr="006D7586" w:rsidRDefault="0077057D" w:rsidP="0077057D">
      <w:pPr>
        <w:pStyle w:val="PargrafodaLista"/>
        <w:ind w:left="993"/>
        <w:contextualSpacing w:val="0"/>
        <w:jc w:val="both"/>
        <w:rPr>
          <w:rFonts w:ascii="Arial" w:hAnsi="Arial" w:cs="Arial"/>
        </w:rPr>
      </w:pPr>
    </w:p>
    <w:p w14:paraId="766A9681" w14:textId="77777777" w:rsidR="0077057D" w:rsidRPr="00E35DDC" w:rsidRDefault="0077057D" w:rsidP="0077057D">
      <w:r w:rsidRPr="00E35DDC">
        <w:t>Penalidades</w:t>
      </w:r>
    </w:p>
    <w:p w14:paraId="721CCA12" w14:textId="77777777" w:rsidR="0077057D" w:rsidRPr="00E35DDC" w:rsidRDefault="0077057D" w:rsidP="0077057D">
      <w:pPr>
        <w:jc w:val="both"/>
        <w:rPr>
          <w:rFonts w:ascii="Arial" w:hAnsi="Arial" w:cs="Arial"/>
        </w:rPr>
      </w:pPr>
    </w:p>
    <w:p w14:paraId="55811471"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A transgressão de preceito desta </w:t>
      </w:r>
      <w:r>
        <w:rPr>
          <w:rFonts w:ascii="Arial" w:hAnsi="Arial" w:cs="Arial"/>
          <w:sz w:val="22"/>
          <w:szCs w:val="22"/>
        </w:rPr>
        <w:t>Norma</w:t>
      </w:r>
      <w:r w:rsidRPr="00E35DDC">
        <w:rPr>
          <w:rFonts w:ascii="Arial" w:hAnsi="Arial" w:cs="Arial"/>
          <w:sz w:val="22"/>
          <w:szCs w:val="22"/>
        </w:rPr>
        <w:t xml:space="preserve"> constitui infração ética, sancionada, segundo a gravidade, com a aplicação de uma das seguintes penalidades:</w:t>
      </w:r>
    </w:p>
    <w:p w14:paraId="53FA0F49" w14:textId="77777777" w:rsidR="0077057D" w:rsidRPr="00E35DDC" w:rsidRDefault="0077057D" w:rsidP="0077057D">
      <w:pPr>
        <w:pStyle w:val="PargrafodaLista"/>
        <w:numPr>
          <w:ilvl w:val="0"/>
          <w:numId w:val="412"/>
        </w:numPr>
        <w:spacing w:after="0" w:line="240" w:lineRule="auto"/>
        <w:ind w:left="993" w:hanging="426"/>
        <w:contextualSpacing w:val="0"/>
        <w:jc w:val="both"/>
        <w:rPr>
          <w:rFonts w:ascii="Arial" w:hAnsi="Arial" w:cs="Arial"/>
        </w:rPr>
      </w:pPr>
      <w:r w:rsidRPr="00E35DDC">
        <w:rPr>
          <w:rFonts w:ascii="Arial" w:hAnsi="Arial" w:cs="Arial"/>
        </w:rPr>
        <w:t>advertência reservada;</w:t>
      </w:r>
    </w:p>
    <w:p w14:paraId="3B29545D" w14:textId="77777777" w:rsidR="0077057D" w:rsidRPr="00E35DDC" w:rsidRDefault="0077057D" w:rsidP="0077057D">
      <w:pPr>
        <w:pStyle w:val="PargrafodaLista"/>
        <w:numPr>
          <w:ilvl w:val="0"/>
          <w:numId w:val="412"/>
        </w:numPr>
        <w:spacing w:after="0" w:line="240" w:lineRule="auto"/>
        <w:ind w:left="993" w:hanging="426"/>
        <w:contextualSpacing w:val="0"/>
        <w:jc w:val="both"/>
        <w:rPr>
          <w:rFonts w:ascii="Arial" w:hAnsi="Arial" w:cs="Arial"/>
        </w:rPr>
      </w:pPr>
      <w:r w:rsidRPr="00E35DDC">
        <w:rPr>
          <w:rFonts w:ascii="Arial" w:hAnsi="Arial" w:cs="Arial"/>
        </w:rPr>
        <w:t>censura reservada; ou</w:t>
      </w:r>
    </w:p>
    <w:p w14:paraId="3B963C64" w14:textId="77777777" w:rsidR="0077057D" w:rsidRPr="00E35DDC" w:rsidRDefault="0077057D" w:rsidP="0077057D">
      <w:pPr>
        <w:pStyle w:val="PargrafodaLista"/>
        <w:numPr>
          <w:ilvl w:val="0"/>
          <w:numId w:val="412"/>
        </w:numPr>
        <w:spacing w:after="0" w:line="240" w:lineRule="auto"/>
        <w:ind w:left="993" w:hanging="426"/>
        <w:contextualSpacing w:val="0"/>
        <w:jc w:val="both"/>
        <w:rPr>
          <w:rFonts w:ascii="Arial" w:hAnsi="Arial" w:cs="Arial"/>
        </w:rPr>
      </w:pPr>
      <w:r w:rsidRPr="00E35DDC">
        <w:rPr>
          <w:rFonts w:ascii="Arial" w:hAnsi="Arial" w:cs="Arial"/>
        </w:rPr>
        <w:t>censura pública.</w:t>
      </w:r>
    </w:p>
    <w:p w14:paraId="0D97A28C" w14:textId="77777777" w:rsidR="0077057D" w:rsidRPr="00E35DDC" w:rsidRDefault="0077057D" w:rsidP="0077057D">
      <w:pPr>
        <w:pStyle w:val="Recuodecorpodetexto"/>
        <w:rPr>
          <w:rFonts w:ascii="Arial" w:hAnsi="Arial" w:cs="Arial"/>
          <w:sz w:val="22"/>
          <w:szCs w:val="22"/>
        </w:rPr>
      </w:pPr>
    </w:p>
    <w:p w14:paraId="0D437CA6"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Na aplicação das sanções éticas</w:t>
      </w:r>
      <w:r w:rsidRPr="00F65AC7">
        <w:rPr>
          <w:rFonts w:ascii="Arial" w:hAnsi="Arial" w:cs="Arial"/>
          <w:sz w:val="22"/>
          <w:szCs w:val="22"/>
        </w:rPr>
        <w:t xml:space="preserve">, </w:t>
      </w:r>
      <w:r>
        <w:rPr>
          <w:rFonts w:ascii="Arial" w:hAnsi="Arial" w:cs="Arial"/>
          <w:sz w:val="22"/>
          <w:szCs w:val="22"/>
        </w:rPr>
        <w:t xml:space="preserve">podem </w:t>
      </w:r>
      <w:r w:rsidRPr="00E35DDC">
        <w:rPr>
          <w:rFonts w:ascii="Arial" w:hAnsi="Arial" w:cs="Arial"/>
          <w:sz w:val="22"/>
          <w:szCs w:val="22"/>
        </w:rPr>
        <w:t>ser consideradas como atenuantes:</w:t>
      </w:r>
    </w:p>
    <w:p w14:paraId="7111B116" w14:textId="77777777" w:rsidR="0077057D" w:rsidRPr="00E35DDC" w:rsidRDefault="0077057D" w:rsidP="0077057D">
      <w:pPr>
        <w:pStyle w:val="PargrafodaLista"/>
        <w:numPr>
          <w:ilvl w:val="0"/>
          <w:numId w:val="413"/>
        </w:numPr>
        <w:spacing w:after="0" w:line="240" w:lineRule="auto"/>
        <w:ind w:left="993" w:hanging="426"/>
        <w:contextualSpacing w:val="0"/>
        <w:jc w:val="both"/>
        <w:rPr>
          <w:rFonts w:ascii="Arial" w:hAnsi="Arial" w:cs="Arial"/>
        </w:rPr>
      </w:pPr>
      <w:r w:rsidRPr="00E35DDC">
        <w:rPr>
          <w:rFonts w:ascii="Arial" w:hAnsi="Arial" w:cs="Arial"/>
        </w:rPr>
        <w:t>ação desenvolvida em defesa de prerrogativa profissional;</w:t>
      </w:r>
    </w:p>
    <w:p w14:paraId="4EC38F74" w14:textId="77777777" w:rsidR="0077057D" w:rsidRPr="00E35DDC" w:rsidRDefault="0077057D" w:rsidP="0077057D">
      <w:pPr>
        <w:pStyle w:val="PargrafodaLista"/>
        <w:numPr>
          <w:ilvl w:val="0"/>
          <w:numId w:val="413"/>
        </w:numPr>
        <w:spacing w:after="0" w:line="240" w:lineRule="auto"/>
        <w:ind w:left="993" w:hanging="426"/>
        <w:contextualSpacing w:val="0"/>
        <w:jc w:val="both"/>
        <w:rPr>
          <w:rFonts w:ascii="Arial" w:hAnsi="Arial" w:cs="Arial"/>
        </w:rPr>
      </w:pPr>
      <w:r w:rsidRPr="00E35DDC">
        <w:rPr>
          <w:rFonts w:ascii="Arial" w:hAnsi="Arial" w:cs="Arial"/>
        </w:rPr>
        <w:t>ausência de punição ética anterior;</w:t>
      </w:r>
    </w:p>
    <w:p w14:paraId="3F6335B9" w14:textId="77777777" w:rsidR="0077057D" w:rsidRPr="00E35DDC" w:rsidRDefault="0077057D" w:rsidP="0077057D">
      <w:pPr>
        <w:pStyle w:val="PargrafodaLista"/>
        <w:numPr>
          <w:ilvl w:val="0"/>
          <w:numId w:val="413"/>
        </w:numPr>
        <w:spacing w:after="0" w:line="240" w:lineRule="auto"/>
        <w:ind w:left="993" w:hanging="426"/>
        <w:contextualSpacing w:val="0"/>
        <w:jc w:val="both"/>
        <w:rPr>
          <w:rFonts w:ascii="Arial" w:hAnsi="Arial" w:cs="Arial"/>
        </w:rPr>
      </w:pPr>
      <w:r w:rsidRPr="00E35DDC">
        <w:rPr>
          <w:rFonts w:ascii="Arial" w:hAnsi="Arial" w:cs="Arial"/>
        </w:rPr>
        <w:t>prestação de serviços relevantes à Contabilidade; e</w:t>
      </w:r>
    </w:p>
    <w:p w14:paraId="5C10D937" w14:textId="77777777" w:rsidR="0077057D" w:rsidRPr="00E35DDC" w:rsidRDefault="0077057D" w:rsidP="0077057D">
      <w:pPr>
        <w:pStyle w:val="PargrafodaLista"/>
        <w:numPr>
          <w:ilvl w:val="0"/>
          <w:numId w:val="413"/>
        </w:numPr>
        <w:spacing w:after="0" w:line="240" w:lineRule="auto"/>
        <w:ind w:left="993" w:hanging="426"/>
        <w:contextualSpacing w:val="0"/>
        <w:jc w:val="both"/>
        <w:rPr>
          <w:rFonts w:ascii="Arial" w:hAnsi="Arial" w:cs="Arial"/>
        </w:rPr>
      </w:pPr>
      <w:r w:rsidRPr="00E35DDC">
        <w:rPr>
          <w:rFonts w:ascii="Arial" w:hAnsi="Arial" w:cs="Arial"/>
        </w:rPr>
        <w:t>aplicação de salvaguardas.</w:t>
      </w:r>
    </w:p>
    <w:p w14:paraId="0D69F91C" w14:textId="77777777" w:rsidR="0077057D" w:rsidRPr="00E35DDC" w:rsidRDefault="0077057D" w:rsidP="0077057D">
      <w:pPr>
        <w:jc w:val="both"/>
        <w:rPr>
          <w:rFonts w:ascii="Arial" w:hAnsi="Arial" w:cs="Arial"/>
        </w:rPr>
      </w:pPr>
    </w:p>
    <w:p w14:paraId="358670C1"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Na aplicação das sanções éticas</w:t>
      </w:r>
      <w:r w:rsidRPr="00621FCB">
        <w:rPr>
          <w:rFonts w:ascii="Arial" w:hAnsi="Arial" w:cs="Arial"/>
          <w:sz w:val="22"/>
          <w:szCs w:val="22"/>
        </w:rPr>
        <w:t xml:space="preserve">, </w:t>
      </w:r>
      <w:r>
        <w:rPr>
          <w:rFonts w:ascii="Arial" w:hAnsi="Arial" w:cs="Arial"/>
          <w:sz w:val="22"/>
          <w:szCs w:val="22"/>
        </w:rPr>
        <w:t>podem</w:t>
      </w:r>
      <w:r w:rsidRPr="00621FCB">
        <w:rPr>
          <w:rFonts w:ascii="Arial" w:hAnsi="Arial" w:cs="Arial"/>
          <w:sz w:val="22"/>
          <w:szCs w:val="22"/>
        </w:rPr>
        <w:t xml:space="preserve"> ser </w:t>
      </w:r>
      <w:r w:rsidRPr="00E35DDC">
        <w:rPr>
          <w:rFonts w:ascii="Arial" w:hAnsi="Arial" w:cs="Arial"/>
          <w:sz w:val="22"/>
          <w:szCs w:val="22"/>
        </w:rPr>
        <w:t>consideradas como agravantes:</w:t>
      </w:r>
    </w:p>
    <w:p w14:paraId="01A05DD4" w14:textId="77777777" w:rsidR="0077057D" w:rsidRPr="00E35DDC" w:rsidRDefault="0077057D" w:rsidP="0077057D">
      <w:pPr>
        <w:pStyle w:val="PargrafodaLista"/>
        <w:numPr>
          <w:ilvl w:val="0"/>
          <w:numId w:val="414"/>
        </w:numPr>
        <w:spacing w:after="0" w:line="240" w:lineRule="auto"/>
        <w:ind w:left="993" w:hanging="426"/>
        <w:contextualSpacing w:val="0"/>
        <w:jc w:val="both"/>
        <w:rPr>
          <w:rFonts w:ascii="Arial" w:hAnsi="Arial" w:cs="Arial"/>
        </w:rPr>
      </w:pPr>
      <w:r w:rsidRPr="00E35DDC">
        <w:rPr>
          <w:rFonts w:ascii="Arial" w:hAnsi="Arial" w:cs="Arial"/>
        </w:rPr>
        <w:t>ação ou omissão que macule publicamente a imagem do contador;</w:t>
      </w:r>
    </w:p>
    <w:p w14:paraId="003C4CF6" w14:textId="77777777" w:rsidR="0077057D" w:rsidRDefault="0077057D" w:rsidP="0077057D">
      <w:pPr>
        <w:pStyle w:val="PargrafodaLista"/>
        <w:numPr>
          <w:ilvl w:val="0"/>
          <w:numId w:val="414"/>
        </w:numPr>
        <w:spacing w:after="0" w:line="240" w:lineRule="auto"/>
        <w:ind w:left="993" w:hanging="426"/>
        <w:contextualSpacing w:val="0"/>
        <w:jc w:val="both"/>
        <w:rPr>
          <w:rFonts w:ascii="Arial" w:hAnsi="Arial" w:cs="Arial"/>
        </w:rPr>
      </w:pPr>
      <w:r w:rsidRPr="00E35DDC">
        <w:rPr>
          <w:rFonts w:ascii="Arial" w:hAnsi="Arial" w:cs="Arial"/>
        </w:rPr>
        <w:t>punição ética anterior transitada em julgado</w:t>
      </w:r>
      <w:r>
        <w:rPr>
          <w:rFonts w:ascii="Arial" w:hAnsi="Arial" w:cs="Arial"/>
        </w:rPr>
        <w:t>; e</w:t>
      </w:r>
    </w:p>
    <w:p w14:paraId="24611CA9" w14:textId="77777777" w:rsidR="0077057D" w:rsidRPr="0055187C" w:rsidRDefault="0077057D" w:rsidP="0077057D">
      <w:pPr>
        <w:pStyle w:val="PargrafodaLista"/>
        <w:numPr>
          <w:ilvl w:val="0"/>
          <w:numId w:val="414"/>
        </w:numPr>
        <w:spacing w:after="0" w:line="240" w:lineRule="auto"/>
        <w:ind w:left="993" w:hanging="426"/>
        <w:contextualSpacing w:val="0"/>
        <w:jc w:val="both"/>
      </w:pPr>
      <w:r w:rsidRPr="00F43DBD">
        <w:rPr>
          <w:rFonts w:ascii="Arial" w:hAnsi="Arial" w:cs="Arial"/>
        </w:rPr>
        <w:t>gravidade da infração</w:t>
      </w:r>
      <w:r>
        <w:rPr>
          <w:rFonts w:ascii="Arial" w:hAnsi="Arial" w:cs="Arial"/>
        </w:rPr>
        <w:t>.</w:t>
      </w:r>
      <w:r w:rsidRPr="0055187C">
        <w:rPr>
          <w:rFonts w:ascii="Arial" w:hAnsi="Arial" w:cs="Arial"/>
        </w:rPr>
        <w:t xml:space="preserve"> </w:t>
      </w:r>
    </w:p>
    <w:p w14:paraId="3C955393" w14:textId="77777777" w:rsidR="0077057D" w:rsidRPr="00E35DDC" w:rsidRDefault="0077057D" w:rsidP="0077057D">
      <w:pPr>
        <w:jc w:val="both"/>
        <w:rPr>
          <w:rFonts w:ascii="Arial" w:hAnsi="Arial" w:cs="Arial"/>
        </w:rPr>
      </w:pPr>
    </w:p>
    <w:p w14:paraId="47B40A1D" w14:textId="77777777" w:rsidR="0077057D"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O contador pode requerer desagravo público ao Conselho Regional de Contabilidade, quando atingido, pública e injustamente, no exercício de sua profissão.</w:t>
      </w:r>
    </w:p>
    <w:p w14:paraId="60F4E0F6" w14:textId="77777777" w:rsidR="0077057D" w:rsidRPr="006D7586" w:rsidRDefault="0077057D" w:rsidP="0077057D">
      <w:pPr>
        <w:pStyle w:val="Recuodecorpodetexto"/>
        <w:ind w:left="567"/>
        <w:rPr>
          <w:rFonts w:ascii="Arial" w:hAnsi="Arial" w:cs="Arial"/>
          <w:sz w:val="22"/>
          <w:szCs w:val="22"/>
        </w:rPr>
      </w:pPr>
    </w:p>
    <w:p w14:paraId="2D6722D2" w14:textId="77777777" w:rsidR="0077057D" w:rsidRPr="00E35DDC" w:rsidRDefault="0077057D" w:rsidP="0077057D">
      <w:r w:rsidRPr="00E35DDC">
        <w:t>Disposições gerais</w:t>
      </w:r>
    </w:p>
    <w:p w14:paraId="68AFA9E1" w14:textId="77777777" w:rsidR="0077057D" w:rsidRPr="00E35DDC" w:rsidRDefault="0077057D" w:rsidP="0077057D">
      <w:pPr>
        <w:pStyle w:val="Recuodecorpodetexto"/>
        <w:rPr>
          <w:rFonts w:ascii="Arial" w:hAnsi="Arial" w:cs="Arial"/>
          <w:sz w:val="22"/>
          <w:szCs w:val="22"/>
        </w:rPr>
      </w:pPr>
    </w:p>
    <w:p w14:paraId="3615038A"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As demais normas profissionais complementam esta </w:t>
      </w:r>
      <w:r>
        <w:rPr>
          <w:rFonts w:ascii="Arial" w:hAnsi="Arial" w:cs="Arial"/>
          <w:sz w:val="22"/>
          <w:szCs w:val="22"/>
        </w:rPr>
        <w:t>Norma</w:t>
      </w:r>
      <w:r w:rsidRPr="00E35DDC">
        <w:rPr>
          <w:rFonts w:ascii="Arial" w:hAnsi="Arial" w:cs="Arial"/>
          <w:sz w:val="22"/>
          <w:szCs w:val="22"/>
        </w:rPr>
        <w:t>.</w:t>
      </w:r>
    </w:p>
    <w:p w14:paraId="5F35A710" w14:textId="77777777" w:rsidR="0077057D" w:rsidRPr="00E35DDC" w:rsidRDefault="0077057D" w:rsidP="0077057D">
      <w:pPr>
        <w:jc w:val="both"/>
        <w:rPr>
          <w:rFonts w:ascii="Arial" w:hAnsi="Arial" w:cs="Arial"/>
        </w:rPr>
      </w:pPr>
    </w:p>
    <w:p w14:paraId="2856FA2A"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Na existência de conflito entre esta </w:t>
      </w:r>
      <w:r>
        <w:rPr>
          <w:rFonts w:ascii="Arial" w:hAnsi="Arial" w:cs="Arial"/>
          <w:sz w:val="22"/>
          <w:szCs w:val="22"/>
        </w:rPr>
        <w:t>Norma</w:t>
      </w:r>
      <w:r w:rsidRPr="00E35DDC">
        <w:rPr>
          <w:rFonts w:ascii="Arial" w:hAnsi="Arial" w:cs="Arial"/>
          <w:sz w:val="22"/>
          <w:szCs w:val="22"/>
        </w:rPr>
        <w:t xml:space="preserve"> e as demais normas profissionais</w:t>
      </w:r>
      <w:r>
        <w:rPr>
          <w:rFonts w:ascii="Arial" w:hAnsi="Arial" w:cs="Arial"/>
          <w:sz w:val="22"/>
          <w:szCs w:val="22"/>
        </w:rPr>
        <w:t>,</w:t>
      </w:r>
      <w:r w:rsidRPr="00E35DDC">
        <w:rPr>
          <w:rFonts w:ascii="Arial" w:hAnsi="Arial" w:cs="Arial"/>
          <w:sz w:val="22"/>
          <w:szCs w:val="22"/>
        </w:rPr>
        <w:t xml:space="preserve"> prevalecem as disposições desta </w:t>
      </w:r>
      <w:r>
        <w:rPr>
          <w:rFonts w:ascii="Arial" w:hAnsi="Arial" w:cs="Arial"/>
          <w:sz w:val="22"/>
          <w:szCs w:val="22"/>
        </w:rPr>
        <w:t>Norma</w:t>
      </w:r>
      <w:r w:rsidRPr="00E35DDC">
        <w:rPr>
          <w:rFonts w:ascii="Arial" w:hAnsi="Arial" w:cs="Arial"/>
          <w:sz w:val="22"/>
          <w:szCs w:val="22"/>
        </w:rPr>
        <w:t>.</w:t>
      </w:r>
    </w:p>
    <w:p w14:paraId="2BC7DF92" w14:textId="77777777" w:rsidR="0077057D" w:rsidRPr="00E35DDC" w:rsidRDefault="0077057D" w:rsidP="0077057D">
      <w:pPr>
        <w:pStyle w:val="Textodecomentrio"/>
        <w:rPr>
          <w:rFonts w:ascii="Arial" w:hAnsi="Arial" w:cs="Arial"/>
          <w:sz w:val="22"/>
          <w:szCs w:val="22"/>
        </w:rPr>
      </w:pPr>
    </w:p>
    <w:p w14:paraId="2DD8B45D" w14:textId="77777777" w:rsidR="0077057D" w:rsidRPr="00E35DDC" w:rsidRDefault="0077057D" w:rsidP="0077057D">
      <w:pPr>
        <w:pStyle w:val="Recuodecorpodetexto"/>
        <w:numPr>
          <w:ilvl w:val="0"/>
          <w:numId w:val="405"/>
        </w:numPr>
        <w:spacing w:after="0"/>
        <w:ind w:left="567" w:hanging="567"/>
        <w:jc w:val="both"/>
        <w:rPr>
          <w:rFonts w:ascii="Arial" w:hAnsi="Arial" w:cs="Arial"/>
          <w:sz w:val="22"/>
          <w:szCs w:val="22"/>
        </w:rPr>
      </w:pPr>
      <w:r w:rsidRPr="00E35DDC">
        <w:rPr>
          <w:rFonts w:ascii="Arial" w:hAnsi="Arial" w:cs="Arial"/>
          <w:sz w:val="22"/>
          <w:szCs w:val="22"/>
        </w:rPr>
        <w:t xml:space="preserve">Esta </w:t>
      </w:r>
      <w:r>
        <w:rPr>
          <w:rFonts w:ascii="Arial" w:hAnsi="Arial" w:cs="Arial"/>
          <w:sz w:val="22"/>
          <w:szCs w:val="22"/>
        </w:rPr>
        <w:t>Norma</w:t>
      </w:r>
      <w:r w:rsidRPr="00E35DDC">
        <w:rPr>
          <w:rFonts w:ascii="Arial" w:hAnsi="Arial" w:cs="Arial"/>
          <w:sz w:val="22"/>
          <w:szCs w:val="22"/>
        </w:rPr>
        <w:t xml:space="preserve"> entra em vigor </w:t>
      </w:r>
      <w:r>
        <w:rPr>
          <w:rFonts w:ascii="Arial" w:hAnsi="Arial" w:cs="Arial"/>
          <w:sz w:val="22"/>
          <w:szCs w:val="22"/>
        </w:rPr>
        <w:t>no dia 1º/06/2019</w:t>
      </w:r>
      <w:r w:rsidRPr="00E35DDC">
        <w:rPr>
          <w:rFonts w:ascii="Arial" w:hAnsi="Arial" w:cs="Arial"/>
          <w:b/>
          <w:bCs/>
          <w:iCs/>
          <w:sz w:val="22"/>
          <w:szCs w:val="22"/>
        </w:rPr>
        <w:t xml:space="preserve"> </w:t>
      </w:r>
      <w:r w:rsidRPr="00E35DDC">
        <w:rPr>
          <w:rFonts w:ascii="Arial" w:hAnsi="Arial" w:cs="Arial"/>
          <w:bCs/>
          <w:iCs/>
          <w:sz w:val="22"/>
          <w:szCs w:val="22"/>
        </w:rPr>
        <w:t xml:space="preserve">e </w:t>
      </w:r>
      <w:r w:rsidRPr="00E35DDC">
        <w:rPr>
          <w:rFonts w:ascii="Arial" w:hAnsi="Arial" w:cs="Arial"/>
          <w:sz w:val="22"/>
          <w:szCs w:val="22"/>
        </w:rPr>
        <w:t>revoga</w:t>
      </w:r>
      <w:r>
        <w:rPr>
          <w:rFonts w:ascii="Arial" w:hAnsi="Arial" w:cs="Arial"/>
          <w:sz w:val="22"/>
          <w:szCs w:val="22"/>
        </w:rPr>
        <w:t>, nessa mesma data,</w:t>
      </w:r>
      <w:r w:rsidRPr="00E35DDC">
        <w:rPr>
          <w:rFonts w:ascii="Arial" w:hAnsi="Arial" w:cs="Arial"/>
          <w:sz w:val="22"/>
          <w:szCs w:val="22"/>
        </w:rPr>
        <w:t xml:space="preserve"> as Resoluções CFC n.</w:t>
      </w:r>
      <w:r w:rsidRPr="00E35DDC">
        <w:rPr>
          <w:rFonts w:ascii="Arial" w:hAnsi="Arial" w:cs="Arial"/>
          <w:sz w:val="22"/>
          <w:szCs w:val="22"/>
          <w:vertAlign w:val="superscript"/>
        </w:rPr>
        <w:t>os</w:t>
      </w:r>
      <w:r w:rsidRPr="00E35DDC">
        <w:rPr>
          <w:rFonts w:ascii="Arial" w:hAnsi="Arial" w:cs="Arial"/>
          <w:sz w:val="22"/>
          <w:szCs w:val="22"/>
        </w:rPr>
        <w:t xml:space="preserve"> 803/1996, 819/1997, 942/2002, 950/2002 e 1.307/2010, </w:t>
      </w:r>
      <w:r w:rsidRPr="00E35DDC">
        <w:rPr>
          <w:rFonts w:ascii="Arial" w:hAnsi="Arial" w:cs="Arial"/>
          <w:bCs/>
          <w:iCs/>
          <w:sz w:val="22"/>
          <w:szCs w:val="22"/>
        </w:rPr>
        <w:t>publicadas no DOU</w:t>
      </w:r>
      <w:r w:rsidRPr="00E35DDC">
        <w:rPr>
          <w:rFonts w:ascii="Arial" w:hAnsi="Arial" w:cs="Arial"/>
          <w:sz w:val="22"/>
          <w:szCs w:val="22"/>
        </w:rPr>
        <w:t xml:space="preserve">, Seção </w:t>
      </w:r>
      <w:r>
        <w:rPr>
          <w:rFonts w:ascii="Arial" w:hAnsi="Arial" w:cs="Arial"/>
          <w:sz w:val="22"/>
          <w:szCs w:val="22"/>
        </w:rPr>
        <w:t>1</w:t>
      </w:r>
      <w:r w:rsidRPr="00E35DDC">
        <w:rPr>
          <w:rFonts w:ascii="Arial" w:hAnsi="Arial" w:cs="Arial"/>
          <w:sz w:val="22"/>
          <w:szCs w:val="22"/>
        </w:rPr>
        <w:t>, de 20/11/1996, 13/1/1997, 4/9/2002, 16/12/2002 e 14/12/2010, respectivamente.</w:t>
      </w:r>
    </w:p>
    <w:p w14:paraId="6D8C22D5" w14:textId="77777777" w:rsidR="0077057D" w:rsidRPr="00E35DDC" w:rsidRDefault="0077057D" w:rsidP="0077057D">
      <w:pPr>
        <w:jc w:val="both"/>
        <w:rPr>
          <w:rFonts w:ascii="Arial" w:hAnsi="Arial" w:cs="Arial"/>
        </w:rPr>
      </w:pPr>
    </w:p>
    <w:p w14:paraId="3421376C" w14:textId="77777777" w:rsidR="0077057D" w:rsidRPr="00346236" w:rsidRDefault="0077057D" w:rsidP="0077057D">
      <w:pPr>
        <w:widowControl w:val="0"/>
        <w:adjustRightInd w:val="0"/>
        <w:jc w:val="right"/>
        <w:textAlignment w:val="baseline"/>
        <w:rPr>
          <w:rFonts w:ascii="Arial" w:hAnsi="Arial"/>
        </w:rPr>
      </w:pPr>
      <w:r w:rsidRPr="00346236">
        <w:rPr>
          <w:rFonts w:ascii="Arial" w:hAnsi="Arial"/>
        </w:rPr>
        <w:t>Brasília</w:t>
      </w:r>
      <w:r w:rsidRPr="00346236">
        <w:rPr>
          <w:rFonts w:ascii="Arial" w:hAnsi="Arial" w:cs="Arial"/>
        </w:rPr>
        <w:t>, 7</w:t>
      </w:r>
      <w:r w:rsidRPr="00346236">
        <w:rPr>
          <w:rFonts w:ascii="Arial" w:hAnsi="Arial"/>
        </w:rPr>
        <w:t xml:space="preserve"> de </w:t>
      </w:r>
      <w:r w:rsidRPr="00346236">
        <w:rPr>
          <w:rFonts w:ascii="Arial" w:hAnsi="Arial" w:cs="Arial"/>
        </w:rPr>
        <w:t>fevereiro</w:t>
      </w:r>
      <w:r w:rsidRPr="00346236">
        <w:rPr>
          <w:rFonts w:ascii="Arial" w:hAnsi="Arial"/>
        </w:rPr>
        <w:t xml:space="preserve"> de </w:t>
      </w:r>
      <w:r w:rsidRPr="00346236">
        <w:rPr>
          <w:rFonts w:ascii="Arial" w:hAnsi="Arial" w:cs="Arial"/>
        </w:rPr>
        <w:t>2019</w:t>
      </w:r>
      <w:r w:rsidRPr="00346236">
        <w:rPr>
          <w:rFonts w:ascii="Arial" w:hAnsi="Arial"/>
        </w:rPr>
        <w:t>.</w:t>
      </w:r>
    </w:p>
    <w:p w14:paraId="7957EF64" w14:textId="77777777" w:rsidR="0077057D" w:rsidRPr="00346236" w:rsidRDefault="0077057D" w:rsidP="0077057D">
      <w:pPr>
        <w:widowControl w:val="0"/>
        <w:adjustRightInd w:val="0"/>
        <w:jc w:val="center"/>
        <w:textAlignment w:val="baseline"/>
        <w:rPr>
          <w:rFonts w:ascii="Arial" w:hAnsi="Arial" w:cs="Arial"/>
        </w:rPr>
      </w:pPr>
    </w:p>
    <w:p w14:paraId="3D87C245" w14:textId="77777777" w:rsidR="0077057D" w:rsidRPr="00346236" w:rsidRDefault="0077057D" w:rsidP="0077057D">
      <w:pPr>
        <w:widowControl w:val="0"/>
        <w:adjustRightInd w:val="0"/>
        <w:jc w:val="center"/>
        <w:textAlignment w:val="baseline"/>
        <w:rPr>
          <w:rFonts w:ascii="Arial" w:hAnsi="Arial" w:cs="Arial"/>
        </w:rPr>
      </w:pPr>
    </w:p>
    <w:p w14:paraId="1C349D1F" w14:textId="77777777" w:rsidR="0077057D" w:rsidRPr="00346236" w:rsidRDefault="0077057D" w:rsidP="0077057D">
      <w:pPr>
        <w:widowControl w:val="0"/>
        <w:adjustRightInd w:val="0"/>
        <w:jc w:val="center"/>
        <w:textAlignment w:val="baseline"/>
        <w:rPr>
          <w:rFonts w:ascii="Arial" w:hAnsi="Arial"/>
        </w:rPr>
      </w:pPr>
      <w:r w:rsidRPr="00346236">
        <w:rPr>
          <w:rFonts w:ascii="Arial" w:hAnsi="Arial"/>
        </w:rPr>
        <w:t>Contador Zulmir Ivânio Breda</w:t>
      </w:r>
    </w:p>
    <w:p w14:paraId="297C6FC0" w14:textId="77777777" w:rsidR="0077057D" w:rsidRPr="00346236" w:rsidRDefault="0077057D" w:rsidP="0077057D">
      <w:pPr>
        <w:widowControl w:val="0"/>
        <w:adjustRightInd w:val="0"/>
        <w:jc w:val="center"/>
        <w:textAlignment w:val="baseline"/>
        <w:rPr>
          <w:rFonts w:ascii="Arial" w:hAnsi="Arial"/>
        </w:rPr>
      </w:pPr>
      <w:r w:rsidRPr="00346236">
        <w:rPr>
          <w:rFonts w:ascii="Arial" w:hAnsi="Arial"/>
        </w:rPr>
        <w:t>Presidente</w:t>
      </w:r>
    </w:p>
    <w:p w14:paraId="25D7E926" w14:textId="77777777" w:rsidR="0077057D" w:rsidRPr="00346236" w:rsidRDefault="0077057D" w:rsidP="0077057D">
      <w:pPr>
        <w:autoSpaceDE w:val="0"/>
        <w:autoSpaceDN w:val="0"/>
        <w:adjustRightInd w:val="0"/>
        <w:jc w:val="both"/>
        <w:rPr>
          <w:rFonts w:ascii="Arial" w:hAnsi="Arial" w:cs="Arial"/>
        </w:rPr>
      </w:pPr>
      <w:r w:rsidRPr="00346236">
        <w:rPr>
          <w:rFonts w:ascii="Arial" w:hAnsi="Arial"/>
        </w:rPr>
        <w:t>Ata CFC n.º 1.</w:t>
      </w:r>
      <w:r w:rsidRPr="00346236">
        <w:rPr>
          <w:rFonts w:ascii="Arial" w:hAnsi="Arial" w:cs="Arial"/>
        </w:rPr>
        <w:t>048.</w:t>
      </w:r>
    </w:p>
    <w:p w14:paraId="67182CD2" w14:textId="77777777" w:rsidR="0077057D" w:rsidRDefault="0077057D" w:rsidP="0077057D">
      <w:pPr>
        <w:pStyle w:val="Recuodecorpodetexto2"/>
        <w:ind w:left="0"/>
        <w:rPr>
          <w:rFonts w:ascii="Arial" w:hAnsi="Arial" w:cs="Arial"/>
          <w:b/>
          <w:sz w:val="22"/>
          <w:szCs w:val="22"/>
        </w:rPr>
      </w:pPr>
    </w:p>
    <w:p w14:paraId="257C6236" w14:textId="77777777" w:rsidR="0077057D" w:rsidRDefault="0077057D" w:rsidP="0077057D">
      <w:pPr>
        <w:pStyle w:val="Recuodecorpodetexto2"/>
        <w:ind w:left="0"/>
        <w:rPr>
          <w:rFonts w:ascii="Arial" w:hAnsi="Arial" w:cs="Arial"/>
          <w:b/>
          <w:color w:val="FF0000"/>
          <w:sz w:val="18"/>
          <w:szCs w:val="18"/>
        </w:rPr>
      </w:pPr>
      <w:r w:rsidRPr="00584DDB">
        <w:rPr>
          <w:rFonts w:ascii="Arial" w:hAnsi="Arial" w:cs="Arial"/>
          <w:b/>
          <w:color w:val="FF0000"/>
          <w:sz w:val="18"/>
          <w:szCs w:val="18"/>
        </w:rPr>
        <w:t>Esta Norma foi publicada e sua numeração retificada no DOU, Seção 1, de 14/2/2019 e 20/9/2019, respectivamente.</w:t>
      </w:r>
    </w:p>
    <w:p w14:paraId="0AD23458" w14:textId="77777777" w:rsidR="00225B00" w:rsidRDefault="00225B00" w:rsidP="0077057D">
      <w:pPr>
        <w:pStyle w:val="Recuodecorpodetexto2"/>
        <w:ind w:left="0"/>
        <w:rPr>
          <w:rFonts w:ascii="Arial" w:hAnsi="Arial" w:cs="Arial"/>
          <w:b/>
          <w:color w:val="FF0000"/>
          <w:sz w:val="18"/>
          <w:szCs w:val="18"/>
        </w:rPr>
      </w:pPr>
    </w:p>
    <w:p w14:paraId="2702C84B" w14:textId="11E52247" w:rsidR="00225B00" w:rsidRPr="00DD4AC2" w:rsidRDefault="00225B00" w:rsidP="00DD4AC2">
      <w:pPr>
        <w:pStyle w:val="Recuodecorpodetexto2"/>
        <w:numPr>
          <w:ilvl w:val="0"/>
          <w:numId w:val="425"/>
        </w:numPr>
        <w:spacing w:after="0" w:line="240" w:lineRule="auto"/>
        <w:contextualSpacing/>
        <w:rPr>
          <w:rFonts w:ascii="Arial" w:hAnsi="Arial" w:cs="Arial"/>
          <w:b/>
          <w:sz w:val="18"/>
          <w:szCs w:val="18"/>
        </w:rPr>
      </w:pPr>
      <w:r w:rsidRPr="00DD4AC2">
        <w:rPr>
          <w:rFonts w:ascii="Arial" w:hAnsi="Arial" w:cs="Arial"/>
          <w:b/>
          <w:sz w:val="18"/>
          <w:szCs w:val="18"/>
        </w:rPr>
        <w:t>Demonstrações de pr</w:t>
      </w:r>
      <w:r w:rsidR="00DD4AC2" w:rsidRPr="00DD4AC2">
        <w:rPr>
          <w:rFonts w:ascii="Arial" w:hAnsi="Arial" w:cs="Arial"/>
          <w:b/>
          <w:sz w:val="18"/>
          <w:szCs w:val="18"/>
        </w:rPr>
        <w:t>opó</w:t>
      </w:r>
      <w:r w:rsidRPr="00DD4AC2">
        <w:rPr>
          <w:rFonts w:ascii="Arial" w:hAnsi="Arial" w:cs="Arial"/>
          <w:b/>
          <w:sz w:val="18"/>
          <w:szCs w:val="18"/>
        </w:rPr>
        <w:t>sitos especiais</w:t>
      </w:r>
      <w:r w:rsidR="00695F4E">
        <w:rPr>
          <w:rFonts w:ascii="Arial" w:hAnsi="Arial" w:cs="Arial"/>
          <w:b/>
          <w:sz w:val="18"/>
          <w:szCs w:val="18"/>
        </w:rPr>
        <w:t xml:space="preserve"> (NBCTA 800)</w:t>
      </w:r>
    </w:p>
    <w:p w14:paraId="48669DE9" w14:textId="333DCDAF" w:rsidR="00225B00" w:rsidRPr="00DD4AC2" w:rsidRDefault="00225B00" w:rsidP="00DD4AC2">
      <w:pPr>
        <w:pStyle w:val="Recuodecorpodetexto2"/>
        <w:numPr>
          <w:ilvl w:val="0"/>
          <w:numId w:val="425"/>
        </w:numPr>
        <w:spacing w:after="0" w:line="240" w:lineRule="auto"/>
        <w:contextualSpacing/>
        <w:rPr>
          <w:rFonts w:ascii="Arial" w:hAnsi="Arial" w:cs="Arial"/>
          <w:b/>
          <w:sz w:val="18"/>
          <w:szCs w:val="18"/>
        </w:rPr>
      </w:pPr>
      <w:r w:rsidRPr="00DD4AC2">
        <w:rPr>
          <w:rFonts w:ascii="Arial" w:hAnsi="Arial" w:cs="Arial"/>
          <w:b/>
          <w:sz w:val="18"/>
          <w:szCs w:val="18"/>
        </w:rPr>
        <w:t>Demonstrações de Quadros Isolados</w:t>
      </w:r>
      <w:r w:rsidR="00695F4E">
        <w:rPr>
          <w:rFonts w:ascii="Arial" w:hAnsi="Arial" w:cs="Arial"/>
          <w:b/>
          <w:sz w:val="18"/>
          <w:szCs w:val="18"/>
        </w:rPr>
        <w:t xml:space="preserve"> (NBCTA 805)</w:t>
      </w:r>
    </w:p>
    <w:p w14:paraId="0ACE88EF" w14:textId="10B835F2" w:rsidR="00DD4AC2" w:rsidRDefault="00DD4AC2" w:rsidP="00DD4AC2">
      <w:pPr>
        <w:pStyle w:val="Recuodecorpodetexto2"/>
        <w:numPr>
          <w:ilvl w:val="0"/>
          <w:numId w:val="425"/>
        </w:numPr>
        <w:spacing w:after="0" w:line="240" w:lineRule="auto"/>
        <w:contextualSpacing/>
        <w:rPr>
          <w:rFonts w:ascii="Arial" w:hAnsi="Arial" w:cs="Arial"/>
          <w:b/>
          <w:sz w:val="18"/>
          <w:szCs w:val="18"/>
        </w:rPr>
      </w:pPr>
      <w:r w:rsidRPr="00DD4AC2">
        <w:rPr>
          <w:rFonts w:ascii="Arial" w:hAnsi="Arial" w:cs="Arial"/>
          <w:b/>
          <w:sz w:val="18"/>
          <w:szCs w:val="18"/>
        </w:rPr>
        <w:t>Demonstrações condensadas</w:t>
      </w:r>
      <w:r w:rsidR="00695F4E">
        <w:rPr>
          <w:rFonts w:ascii="Arial" w:hAnsi="Arial" w:cs="Arial"/>
          <w:b/>
          <w:sz w:val="18"/>
          <w:szCs w:val="18"/>
        </w:rPr>
        <w:t xml:space="preserve"> (NBCTA 810)</w:t>
      </w:r>
    </w:p>
    <w:p w14:paraId="5EEFBFBB" w14:textId="32425982" w:rsidR="00DD4AC2" w:rsidRDefault="00DD4AC2" w:rsidP="00DD4AC2">
      <w:pPr>
        <w:pStyle w:val="Recuodecorpodetexto2"/>
        <w:numPr>
          <w:ilvl w:val="0"/>
          <w:numId w:val="425"/>
        </w:numPr>
        <w:spacing w:after="0" w:line="240" w:lineRule="auto"/>
        <w:contextualSpacing/>
        <w:rPr>
          <w:rFonts w:ascii="Arial" w:hAnsi="Arial" w:cs="Arial"/>
          <w:b/>
          <w:sz w:val="18"/>
          <w:szCs w:val="18"/>
        </w:rPr>
      </w:pPr>
      <w:r>
        <w:rPr>
          <w:rFonts w:ascii="Arial" w:hAnsi="Arial" w:cs="Arial"/>
          <w:b/>
          <w:sz w:val="18"/>
          <w:szCs w:val="18"/>
        </w:rPr>
        <w:t>Trabalho de Revisão (asseguração limitada)</w:t>
      </w:r>
      <w:r w:rsidR="00695F4E">
        <w:rPr>
          <w:rFonts w:ascii="Arial" w:hAnsi="Arial" w:cs="Arial"/>
          <w:b/>
          <w:sz w:val="18"/>
          <w:szCs w:val="18"/>
        </w:rPr>
        <w:t xml:space="preserve"> (NBCTAR</w:t>
      </w:r>
      <w:r w:rsidR="006869E1">
        <w:rPr>
          <w:rFonts w:ascii="Arial" w:hAnsi="Arial" w:cs="Arial"/>
          <w:b/>
          <w:sz w:val="18"/>
          <w:szCs w:val="18"/>
        </w:rPr>
        <w:t xml:space="preserve"> 2400 e 2410</w:t>
      </w:r>
      <w:r w:rsidR="00695F4E">
        <w:rPr>
          <w:rFonts w:ascii="Arial" w:hAnsi="Arial" w:cs="Arial"/>
          <w:b/>
          <w:sz w:val="18"/>
          <w:szCs w:val="18"/>
        </w:rPr>
        <w:t>)</w:t>
      </w:r>
    </w:p>
    <w:p w14:paraId="1049A124" w14:textId="41553C27" w:rsidR="00DD4AC2" w:rsidRDefault="00695F4E" w:rsidP="00DD4AC2">
      <w:pPr>
        <w:pStyle w:val="Recuodecorpodetexto2"/>
        <w:numPr>
          <w:ilvl w:val="0"/>
          <w:numId w:val="425"/>
        </w:numPr>
        <w:spacing w:after="0" w:line="240" w:lineRule="auto"/>
        <w:contextualSpacing/>
        <w:rPr>
          <w:rFonts w:ascii="Arial" w:hAnsi="Arial" w:cs="Arial"/>
          <w:b/>
          <w:sz w:val="18"/>
          <w:szCs w:val="18"/>
        </w:rPr>
      </w:pPr>
      <w:r>
        <w:rPr>
          <w:rFonts w:ascii="Arial" w:hAnsi="Arial" w:cs="Arial"/>
          <w:b/>
          <w:sz w:val="18"/>
          <w:szCs w:val="18"/>
        </w:rPr>
        <w:t>Trabalho diferente</w:t>
      </w:r>
      <w:r w:rsidR="006869E1">
        <w:rPr>
          <w:rFonts w:ascii="Arial" w:hAnsi="Arial" w:cs="Arial"/>
          <w:b/>
          <w:sz w:val="18"/>
          <w:szCs w:val="18"/>
        </w:rPr>
        <w:t xml:space="preserve"> (NBCTO 3000)</w:t>
      </w:r>
    </w:p>
    <w:p w14:paraId="12653531" w14:textId="16BCC3BD" w:rsidR="00695F4E" w:rsidRPr="00DD4AC2" w:rsidRDefault="00695F4E" w:rsidP="00DD4AC2">
      <w:pPr>
        <w:pStyle w:val="Recuodecorpodetexto2"/>
        <w:numPr>
          <w:ilvl w:val="0"/>
          <w:numId w:val="425"/>
        </w:numPr>
        <w:spacing w:after="0" w:line="240" w:lineRule="auto"/>
        <w:contextualSpacing/>
        <w:rPr>
          <w:rFonts w:ascii="Arial" w:hAnsi="Arial" w:cs="Arial"/>
          <w:b/>
          <w:sz w:val="18"/>
          <w:szCs w:val="18"/>
        </w:rPr>
      </w:pPr>
      <w:r>
        <w:rPr>
          <w:rFonts w:ascii="Arial" w:hAnsi="Arial" w:cs="Arial"/>
          <w:b/>
          <w:sz w:val="18"/>
          <w:szCs w:val="18"/>
        </w:rPr>
        <w:t>Trabalho previamente acordado</w:t>
      </w:r>
      <w:r w:rsidR="006869E1">
        <w:rPr>
          <w:rFonts w:ascii="Arial" w:hAnsi="Arial" w:cs="Arial"/>
          <w:b/>
          <w:sz w:val="18"/>
          <w:szCs w:val="18"/>
        </w:rPr>
        <w:t xml:space="preserve"> (NB</w:t>
      </w:r>
      <w:r w:rsidR="00D9618B">
        <w:rPr>
          <w:rFonts w:ascii="Arial" w:hAnsi="Arial" w:cs="Arial"/>
          <w:b/>
          <w:sz w:val="18"/>
          <w:szCs w:val="18"/>
        </w:rPr>
        <w:t>CTSC</w:t>
      </w:r>
      <w:r w:rsidR="006869E1">
        <w:rPr>
          <w:rFonts w:ascii="Arial" w:hAnsi="Arial" w:cs="Arial"/>
          <w:b/>
          <w:sz w:val="18"/>
          <w:szCs w:val="18"/>
        </w:rPr>
        <w:t xml:space="preserve"> </w:t>
      </w:r>
      <w:r w:rsidR="00D9618B">
        <w:rPr>
          <w:rFonts w:ascii="Arial" w:hAnsi="Arial" w:cs="Arial"/>
          <w:b/>
          <w:sz w:val="18"/>
          <w:szCs w:val="18"/>
        </w:rPr>
        <w:t>44</w:t>
      </w:r>
      <w:r w:rsidR="006869E1">
        <w:rPr>
          <w:rFonts w:ascii="Arial" w:hAnsi="Arial" w:cs="Arial"/>
          <w:b/>
          <w:sz w:val="18"/>
          <w:szCs w:val="18"/>
        </w:rPr>
        <w:t>00</w:t>
      </w:r>
      <w:r w:rsidR="00D9618B">
        <w:rPr>
          <w:rFonts w:ascii="Arial" w:hAnsi="Arial" w:cs="Arial"/>
          <w:b/>
          <w:sz w:val="18"/>
          <w:szCs w:val="18"/>
        </w:rPr>
        <w:t xml:space="preserve"> e 4410</w:t>
      </w:r>
      <w:r w:rsidR="006869E1">
        <w:rPr>
          <w:rFonts w:ascii="Arial" w:hAnsi="Arial" w:cs="Arial"/>
          <w:b/>
          <w:sz w:val="18"/>
          <w:szCs w:val="18"/>
        </w:rPr>
        <w:t>)</w:t>
      </w:r>
    </w:p>
    <w:p w14:paraId="5E4B6BFE" w14:textId="77777777" w:rsidR="0077057D" w:rsidRPr="0077057D" w:rsidRDefault="0077057D" w:rsidP="0077057D">
      <w:pPr>
        <w:rPr>
          <w:lang w:val="x-none"/>
        </w:rPr>
      </w:pPr>
    </w:p>
    <w:sectPr w:rsidR="0077057D" w:rsidRPr="0077057D">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s Ferreira" w:date="2021-08-02T20:05:00Z" w:initials="LF">
    <w:p w14:paraId="54AC76F2" w14:textId="77777777" w:rsidR="002A6EFF" w:rsidRDefault="002A6EFF" w:rsidP="002A6EFF">
      <w:pPr>
        <w:pStyle w:val="Textodecomentrio"/>
      </w:pPr>
      <w:r>
        <w:rPr>
          <w:rStyle w:val="Refdecomentrio"/>
        </w:rPr>
        <w:annotationRef/>
      </w:r>
      <w:r>
        <w:t>Ou Opinião</w:t>
      </w:r>
    </w:p>
    <w:p w14:paraId="775C033E" w14:textId="77777777" w:rsidR="002A6EFF" w:rsidRDefault="002A6EFF" w:rsidP="002A6EFF">
      <w:pPr>
        <w:pStyle w:val="Textodecomentrio"/>
      </w:pPr>
      <w:r>
        <w:t>Conclusão =&gt; Trabalho de Asseguração Limitada</w:t>
      </w:r>
    </w:p>
    <w:p w14:paraId="1FF55FDB" w14:textId="77777777" w:rsidR="002A6EFF" w:rsidRDefault="002A6EFF" w:rsidP="002A6EFF">
      <w:pPr>
        <w:pStyle w:val="Textodecomentrio"/>
      </w:pPr>
      <w:r>
        <w:t>Opinião =&gt; Trabalho de Asseguração Razoável</w:t>
      </w:r>
    </w:p>
  </w:comment>
  <w:comment w:id="2" w:author="Lucas Ferreira" w:date="2021-08-02T20:24:00Z" w:initials="LF">
    <w:p w14:paraId="236B11A1" w14:textId="77777777" w:rsidR="002A6EFF" w:rsidRPr="00977949" w:rsidRDefault="002A6EFF">
      <w:pPr>
        <w:widowControl w:val="0"/>
        <w:numPr>
          <w:ilvl w:val="0"/>
          <w:numId w:val="37"/>
        </w:numPr>
        <w:overflowPunct w:val="0"/>
        <w:autoSpaceDE w:val="0"/>
        <w:autoSpaceDN w:val="0"/>
        <w:adjustRightInd w:val="0"/>
        <w:spacing w:after="120" w:line="240" w:lineRule="auto"/>
        <w:jc w:val="both"/>
        <w:rPr>
          <w:color w:val="000000"/>
        </w:rPr>
      </w:pPr>
      <w:r>
        <w:rPr>
          <w:rStyle w:val="Refdecomentrio"/>
        </w:rPr>
        <w:annotationRef/>
      </w:r>
      <w:r w:rsidRPr="00977949">
        <w:rPr>
          <w:color w:val="000000"/>
        </w:rPr>
        <w:t xml:space="preserve">Exemplos de conclusões emitidas de forma apropriada em trabalhos de asseguração razoável incluem: </w:t>
      </w:r>
    </w:p>
    <w:p w14:paraId="5D900263" w14:textId="77777777" w:rsidR="002A6EFF" w:rsidRPr="00977949" w:rsidRDefault="002A6EFF">
      <w:pPr>
        <w:widowControl w:val="0"/>
        <w:numPr>
          <w:ilvl w:val="0"/>
          <w:numId w:val="29"/>
        </w:numPr>
        <w:overflowPunct w:val="0"/>
        <w:autoSpaceDE w:val="0"/>
        <w:autoSpaceDN w:val="0"/>
        <w:adjustRightInd w:val="0"/>
        <w:spacing w:after="120" w:line="240" w:lineRule="auto"/>
        <w:ind w:left="851" w:hanging="284"/>
        <w:jc w:val="both"/>
        <w:rPr>
          <w:color w:val="000000"/>
        </w:rPr>
      </w:pPr>
      <w:r w:rsidRPr="00977949">
        <w:rPr>
          <w:color w:val="000000"/>
        </w:rPr>
        <w:t xml:space="preserve">quando expressas nos termos de determinado assunto e das normas, leis ou regulamentos aplicáveis, </w:t>
      </w:r>
      <w:r w:rsidRPr="00FA38AC">
        <w:rPr>
          <w:color w:val="000000"/>
          <w:highlight w:val="green"/>
        </w:rPr>
        <w:t>“Em nossa opinião, a entidade cumpriu, em todos os aspectos relevantes, a lei XYZ”;</w:t>
      </w:r>
      <w:r w:rsidRPr="00977949">
        <w:rPr>
          <w:color w:val="000000"/>
        </w:rPr>
        <w:t xml:space="preserve"> </w:t>
      </w:r>
    </w:p>
    <w:p w14:paraId="78B872F1" w14:textId="77777777" w:rsidR="002A6EFF" w:rsidRPr="00977949" w:rsidRDefault="002A6EFF">
      <w:pPr>
        <w:widowControl w:val="0"/>
        <w:numPr>
          <w:ilvl w:val="0"/>
          <w:numId w:val="29"/>
        </w:numPr>
        <w:overflowPunct w:val="0"/>
        <w:autoSpaceDE w:val="0"/>
        <w:autoSpaceDN w:val="0"/>
        <w:adjustRightInd w:val="0"/>
        <w:spacing w:after="120" w:line="240" w:lineRule="auto"/>
        <w:ind w:left="851" w:hanging="284"/>
        <w:jc w:val="both"/>
        <w:rPr>
          <w:color w:val="000000"/>
        </w:rPr>
      </w:pPr>
      <w:r w:rsidRPr="00977949">
        <w:rPr>
          <w:color w:val="000000"/>
        </w:rPr>
        <w:t xml:space="preserve">quando expressas nos termos da informação do objeto e dos critérios aplicáveis </w:t>
      </w:r>
      <w:r w:rsidRPr="00FA38AC">
        <w:rPr>
          <w:color w:val="000000"/>
          <w:highlight w:val="green"/>
        </w:rPr>
        <w:t xml:space="preserve">“Em nossa opinião, as demonstrações contábeis </w:t>
      </w:r>
      <w:r w:rsidRPr="00FA38AC">
        <w:rPr>
          <w:color w:val="000000"/>
          <w:highlight w:val="darkGreen"/>
        </w:rPr>
        <w:t>apresentam adequadamente</w:t>
      </w:r>
      <w:r w:rsidRPr="00FA38AC">
        <w:rPr>
          <w:color w:val="000000"/>
          <w:highlight w:val="green"/>
        </w:rPr>
        <w:t>, em todos os aspectos relevantes, a posição patrimonial e financeira da entidade em [data], o desempenho de suas operações e seus fluxos de caixa para o exercício findo naquela data de acordo com a estrutura XYZ”;</w:t>
      </w:r>
      <w:r w:rsidRPr="00977949">
        <w:rPr>
          <w:color w:val="000000"/>
        </w:rPr>
        <w:t xml:space="preserve"> ou</w:t>
      </w:r>
    </w:p>
    <w:p w14:paraId="571E85BB" w14:textId="77777777" w:rsidR="002A6EFF" w:rsidRPr="00977949" w:rsidRDefault="002A6EFF">
      <w:pPr>
        <w:widowControl w:val="0"/>
        <w:numPr>
          <w:ilvl w:val="0"/>
          <w:numId w:val="29"/>
        </w:numPr>
        <w:overflowPunct w:val="0"/>
        <w:autoSpaceDE w:val="0"/>
        <w:autoSpaceDN w:val="0"/>
        <w:adjustRightInd w:val="0"/>
        <w:spacing w:after="0" w:line="240" w:lineRule="auto"/>
        <w:ind w:left="851" w:hanging="284"/>
        <w:jc w:val="both"/>
        <w:rPr>
          <w:color w:val="000000"/>
        </w:rPr>
      </w:pPr>
      <w:r w:rsidRPr="00977949">
        <w:rPr>
          <w:color w:val="000000"/>
        </w:rPr>
        <w:t xml:space="preserve">quando expressa nos termos de uma declaração feita pela parte responsável, </w:t>
      </w:r>
      <w:r w:rsidRPr="00FA38AC">
        <w:rPr>
          <w:color w:val="000000"/>
          <w:highlight w:val="green"/>
        </w:rPr>
        <w:t>“Em nossa opinião, a declaração da [parte responsável] de que a entidade cumpriu com a lei XYZ está, em todos os aspectos relevantes, adequadamente apresentada”</w:t>
      </w:r>
      <w:r w:rsidRPr="00977949">
        <w:rPr>
          <w:color w:val="000000"/>
        </w:rPr>
        <w:t xml:space="preserve"> ou “Em nossa opinião, a declaração da [parte responsável] de que os principais indicadores de desempenho estão apresentados de acordo com os critérios XYZ está, em todos os aspectos relevantes, adequadamente apresentada.” </w:t>
      </w:r>
      <w:r w:rsidRPr="00FA38AC">
        <w:rPr>
          <w:color w:val="000000"/>
          <w:highlight w:val="magenta"/>
        </w:rPr>
        <w:t>Por outro lado, no trabalho direto, a conclusão do auditor independente é escrita nos termos de determinado objeto e critérios.</w:t>
      </w:r>
    </w:p>
    <w:p w14:paraId="48FD2C47" w14:textId="77777777" w:rsidR="002A6EFF" w:rsidRDefault="002A6EFF" w:rsidP="002A6EFF">
      <w:pPr>
        <w:pStyle w:val="Textodecomentrio"/>
      </w:pPr>
    </w:p>
  </w:comment>
  <w:comment w:id="3" w:author="Lucas Ferreira" w:date="2021-08-02T20:33:00Z" w:initials="LF">
    <w:p w14:paraId="3398755D" w14:textId="77777777" w:rsidR="002A6EFF" w:rsidRPr="00B425E9" w:rsidRDefault="002A6EFF" w:rsidP="002A6EFF">
      <w:pPr>
        <w:widowControl w:val="0"/>
        <w:autoSpaceDE w:val="0"/>
        <w:autoSpaceDN w:val="0"/>
        <w:adjustRightInd w:val="0"/>
        <w:jc w:val="both"/>
        <w:rPr>
          <w:b/>
          <w:color w:val="000000"/>
        </w:rPr>
      </w:pPr>
      <w:r>
        <w:rPr>
          <w:rStyle w:val="Refdecomentrio"/>
        </w:rPr>
        <w:annotationRef/>
      </w:r>
      <w:r w:rsidRPr="00B425E9">
        <w:rPr>
          <w:b/>
          <w:color w:val="000000"/>
        </w:rPr>
        <w:t>Apêndice 2 – Trabalho de atestação e trabalho direto</w:t>
      </w:r>
    </w:p>
    <w:p w14:paraId="7ADB34E4" w14:textId="77777777" w:rsidR="002A6EFF" w:rsidRDefault="002A6EFF" w:rsidP="002A6EFF">
      <w:pPr>
        <w:widowControl w:val="0"/>
        <w:autoSpaceDE w:val="0"/>
        <w:autoSpaceDN w:val="0"/>
        <w:adjustRightInd w:val="0"/>
      </w:pPr>
    </w:p>
    <w:p w14:paraId="4689134D" w14:textId="77777777" w:rsidR="002A6EFF" w:rsidRDefault="002A6EFF" w:rsidP="002A6EFF">
      <w:pPr>
        <w:widowControl w:val="0"/>
        <w:autoSpaceDE w:val="0"/>
        <w:autoSpaceDN w:val="0"/>
        <w:adjustRightInd w:val="0"/>
        <w:ind w:left="1"/>
        <w:jc w:val="both"/>
      </w:pPr>
      <w:r>
        <w:rPr>
          <w:color w:val="000000"/>
        </w:rPr>
        <w:t>Este Apêndice destaca as diferenças entre um trabalho de atestação e um trabalho direto.</w:t>
      </w:r>
    </w:p>
    <w:p w14:paraId="13B65036" w14:textId="77777777" w:rsidR="002A6EFF" w:rsidRDefault="002A6EFF" w:rsidP="002A6EFF">
      <w:pPr>
        <w:widowControl w:val="0"/>
        <w:autoSpaceDE w:val="0"/>
        <w:autoSpaceDN w:val="0"/>
        <w:adjustRightInd w:val="0"/>
        <w:ind w:left="1"/>
      </w:pPr>
    </w:p>
    <w:p w14:paraId="542FD5EC" w14:textId="77777777" w:rsidR="002A6EFF" w:rsidRDefault="002A6EFF">
      <w:pPr>
        <w:widowControl w:val="0"/>
        <w:numPr>
          <w:ilvl w:val="0"/>
          <w:numId w:val="34"/>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No trabalho de </w:t>
      </w:r>
      <w:r w:rsidRPr="00E8137B">
        <w:rPr>
          <w:color w:val="000000"/>
        </w:rPr>
        <w:t>atestação, o mensurador ou o avaliador, que não é o auditor independente, mensura ou avalia o objeto de acordo com critérios, resultando na informação do objeto.</w:t>
      </w:r>
      <w:r>
        <w:rPr>
          <w:color w:val="000000"/>
        </w:rPr>
        <w:t xml:space="preserve"> A informação do objeto pode falhar em ser adequadamente expressa no contexto de determinado objeto e dos critérios, e pode, portanto, ser distorcida, potencialmente, a uma extensão relevante. A função do </w:t>
      </w:r>
      <w:r w:rsidRPr="00771376">
        <w:rPr>
          <w:color w:val="000000"/>
          <w:highlight w:val="green"/>
        </w:rPr>
        <w:t>auditor independente</w:t>
      </w:r>
      <w:r>
        <w:rPr>
          <w:color w:val="000000"/>
        </w:rPr>
        <w:t xml:space="preserve"> no trabalho de atestação é obter evidências apropriadas e suficientes de forma a expressar uma conclusão sobre se a informação do objeto, como preparada pelo </w:t>
      </w:r>
      <w:r w:rsidRPr="00771376">
        <w:rPr>
          <w:color w:val="000000"/>
          <w:highlight w:val="yellow"/>
        </w:rPr>
        <w:t>mensurador ou avaliador</w:t>
      </w:r>
      <w:r>
        <w:rPr>
          <w:color w:val="000000"/>
        </w:rPr>
        <w:t xml:space="preserve">, </w:t>
      </w:r>
      <w:r w:rsidRPr="00771376">
        <w:rPr>
          <w:color w:val="000000"/>
          <w:highlight w:val="cyan"/>
        </w:rPr>
        <w:t>está livre de distorções relevantes</w:t>
      </w:r>
      <w:r>
        <w:rPr>
          <w:color w:val="000000"/>
        </w:rPr>
        <w:t xml:space="preserve">. </w:t>
      </w:r>
    </w:p>
    <w:p w14:paraId="4A2EA250" w14:textId="77777777" w:rsidR="002A6EFF" w:rsidRDefault="002A6EFF" w:rsidP="002A6EFF">
      <w:pPr>
        <w:widowControl w:val="0"/>
        <w:autoSpaceDE w:val="0"/>
        <w:autoSpaceDN w:val="0"/>
        <w:adjustRightInd w:val="0"/>
        <w:rPr>
          <w:color w:val="000000"/>
        </w:rPr>
      </w:pPr>
    </w:p>
    <w:p w14:paraId="7A15C042" w14:textId="77777777" w:rsidR="002A6EFF" w:rsidRDefault="002A6EFF">
      <w:pPr>
        <w:widowControl w:val="0"/>
        <w:numPr>
          <w:ilvl w:val="0"/>
          <w:numId w:val="34"/>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No trabalho direto, o auditor mensura ou avalia o objeto de acordo com critérios e apresenta a informação do objeto resultante como parte, ou acompanhando o relatório de asseguração. A conclusão do auditor no trabalho direto aborda o resultado relatado da mensuração ou avaliação de determinado objeto de acordo com critérios. Em alguns trabalhos diretos, a conclusão do auditor é, ou é parte da, a informação do objeto. Dependendo do objeto: </w:t>
      </w:r>
    </w:p>
    <w:p w14:paraId="2F7DA514" w14:textId="77777777" w:rsidR="002A6EFF" w:rsidRDefault="002A6EFF">
      <w:pPr>
        <w:widowControl w:val="0"/>
        <w:numPr>
          <w:ilvl w:val="1"/>
          <w:numId w:val="34"/>
        </w:numPr>
        <w:tabs>
          <w:tab w:val="clear" w:pos="1440"/>
        </w:tabs>
        <w:overflowPunct w:val="0"/>
        <w:autoSpaceDE w:val="0"/>
        <w:autoSpaceDN w:val="0"/>
        <w:adjustRightInd w:val="0"/>
        <w:spacing w:after="120" w:line="240" w:lineRule="auto"/>
        <w:ind w:left="993" w:hanging="426"/>
        <w:jc w:val="both"/>
        <w:rPr>
          <w:color w:val="000000"/>
        </w:rPr>
      </w:pPr>
      <w:r>
        <w:rPr>
          <w:color w:val="000000"/>
        </w:rPr>
        <w:t>o resultado da mensuração ou avaliação no trabalho direto pode ser semelhante ao relatório ou declaração preparada pelo mensurador ou avaliador em trabalho de atestação. Em outras circunstâncias, contudo, o resultado, ou seja, a informação do objeto, pode ser refletido na descrição das constatações e base para a conclusão do auditor em relatório de asseguração de formato longo; e</w:t>
      </w:r>
    </w:p>
    <w:p w14:paraId="0232C8E9" w14:textId="77777777" w:rsidR="002A6EFF" w:rsidRDefault="002A6EFF">
      <w:pPr>
        <w:widowControl w:val="0"/>
        <w:numPr>
          <w:ilvl w:val="1"/>
          <w:numId w:val="34"/>
        </w:numPr>
        <w:tabs>
          <w:tab w:val="clear" w:pos="1440"/>
        </w:tabs>
        <w:overflowPunct w:val="0"/>
        <w:autoSpaceDE w:val="0"/>
        <w:autoSpaceDN w:val="0"/>
        <w:adjustRightInd w:val="0"/>
        <w:spacing w:after="0" w:line="240" w:lineRule="auto"/>
        <w:ind w:left="992" w:hanging="425"/>
        <w:jc w:val="both"/>
        <w:rPr>
          <w:color w:val="000000"/>
        </w:rPr>
      </w:pPr>
      <w:r>
        <w:rPr>
          <w:color w:val="000000"/>
        </w:rPr>
        <w:t xml:space="preserve">o auditor independente pode usar dados coletados ou compilados por outros. Por exemplo, os dados podem vir do sistema de informação mantido pela parte responsável. </w:t>
      </w:r>
    </w:p>
    <w:p w14:paraId="7152418C" w14:textId="77777777" w:rsidR="002A6EFF" w:rsidRDefault="002A6EFF" w:rsidP="002A6EFF">
      <w:pPr>
        <w:widowControl w:val="0"/>
        <w:autoSpaceDE w:val="0"/>
        <w:autoSpaceDN w:val="0"/>
        <w:adjustRightInd w:val="0"/>
        <w:rPr>
          <w:color w:val="000000"/>
        </w:rPr>
      </w:pPr>
    </w:p>
    <w:p w14:paraId="7BA98CD2" w14:textId="77777777" w:rsidR="002A6EFF" w:rsidRDefault="002A6EFF">
      <w:pPr>
        <w:widowControl w:val="0"/>
        <w:numPr>
          <w:ilvl w:val="0"/>
          <w:numId w:val="34"/>
        </w:numPr>
        <w:tabs>
          <w:tab w:val="clear" w:pos="720"/>
        </w:tabs>
        <w:overflowPunct w:val="0"/>
        <w:autoSpaceDE w:val="0"/>
        <w:autoSpaceDN w:val="0"/>
        <w:adjustRightInd w:val="0"/>
        <w:spacing w:after="0" w:line="240" w:lineRule="auto"/>
        <w:ind w:left="567" w:hanging="567"/>
        <w:jc w:val="both"/>
        <w:rPr>
          <w:color w:val="000000"/>
        </w:rPr>
      </w:pPr>
      <w:r>
        <w:rPr>
          <w:color w:val="000000"/>
        </w:rPr>
        <w:t xml:space="preserve"> Em adição à mensuração ou à avaliação de determinado objeto, em trabalho direto, o auditor independente também aplica habilidades e técnicas de asseguração para obter evidências apropriadas e suficientes de forma a expressar sua conclusão sobre se a informação do objeto está relevantemente distorcida. O auditor pode obter evidências simultaneamente com a mensuração ou avaliação do objeto, mas também pode obtê-la antes ou após tal mensuração ou avaliação.</w:t>
      </w:r>
    </w:p>
    <w:p w14:paraId="328C59E3" w14:textId="77777777" w:rsidR="002A6EFF" w:rsidRDefault="002A6EFF" w:rsidP="002A6EFF">
      <w:pPr>
        <w:widowControl w:val="0"/>
        <w:autoSpaceDE w:val="0"/>
        <w:autoSpaceDN w:val="0"/>
        <w:adjustRightInd w:val="0"/>
        <w:rPr>
          <w:color w:val="000000"/>
        </w:rPr>
      </w:pPr>
    </w:p>
    <w:p w14:paraId="4D612E35" w14:textId="77777777" w:rsidR="002A6EFF" w:rsidRDefault="002A6EFF">
      <w:pPr>
        <w:widowControl w:val="0"/>
        <w:numPr>
          <w:ilvl w:val="0"/>
          <w:numId w:val="34"/>
        </w:numPr>
        <w:tabs>
          <w:tab w:val="clear" w:pos="720"/>
        </w:tabs>
        <w:overflowPunct w:val="0"/>
        <w:autoSpaceDE w:val="0"/>
        <w:autoSpaceDN w:val="0"/>
        <w:adjustRightInd w:val="0"/>
        <w:spacing w:after="120" w:line="240" w:lineRule="auto"/>
        <w:ind w:left="567" w:hanging="567"/>
        <w:jc w:val="both"/>
        <w:rPr>
          <w:color w:val="000000"/>
        </w:rPr>
      </w:pPr>
      <w:r>
        <w:rPr>
          <w:color w:val="000000"/>
        </w:rPr>
        <w:t xml:space="preserve"> O valor do trabalho direto se dá na combinação: </w:t>
      </w:r>
    </w:p>
    <w:p w14:paraId="243691CE" w14:textId="77777777" w:rsidR="002A6EFF" w:rsidRDefault="002A6EFF">
      <w:pPr>
        <w:widowControl w:val="0"/>
        <w:numPr>
          <w:ilvl w:val="1"/>
          <w:numId w:val="34"/>
        </w:numPr>
        <w:tabs>
          <w:tab w:val="clear" w:pos="1440"/>
        </w:tabs>
        <w:overflowPunct w:val="0"/>
        <w:autoSpaceDE w:val="0"/>
        <w:autoSpaceDN w:val="0"/>
        <w:adjustRightInd w:val="0"/>
        <w:spacing w:after="120" w:line="240" w:lineRule="auto"/>
        <w:ind w:left="993" w:hanging="426"/>
        <w:jc w:val="both"/>
        <w:rPr>
          <w:color w:val="000000"/>
        </w:rPr>
      </w:pPr>
      <w:r>
        <w:rPr>
          <w:color w:val="000000"/>
        </w:rPr>
        <w:t>da independência do auditor em relação ao objeto, ao contratante, aos usuários previstos e à parte responsável, não obstante ele não seja independente da informação do objeto, porque o próprio auditor a preparou; e</w:t>
      </w:r>
    </w:p>
    <w:p w14:paraId="5C844A8D" w14:textId="77777777" w:rsidR="002A6EFF" w:rsidRDefault="002A6EFF" w:rsidP="002A6EFF">
      <w:pPr>
        <w:pStyle w:val="Textodecomentrio"/>
      </w:pPr>
      <w:r>
        <w:rPr>
          <w:color w:val="000000"/>
        </w:rPr>
        <w:t>das habilidades e técnicas aplicadas ao mensurar ou avaliar o objeto, que resultam na acumulação de evidências que são de quantidade e qualidade semelhantes para um trabalho de atestação. É essa obtenção de evidências apropriadas e suficientes que distingue um trabalho direto de uma mera compilação. Para ilustrar este ponto, se o auditor independente estivesse compilando informação sobre uma declaração de emissão de gases de efeito estufa da entidade, o auditor não iria, por exemplo, testar a calibração dos dispositivos de monitoramento. No trabalho direto, contudo, o auditor independente iria, onde relevante, calibrar os dispositivos como parte do processo de mensuração ou testar a calibração dos dispositivos de monitoramento realizada por outros da mesma forma que iria proceder se o trabalho fosse um trabalho de atestação.</w:t>
      </w:r>
    </w:p>
  </w:comment>
  <w:comment w:id="4" w:author="Lucas Ferreira" w:date="2021-08-07T23:47:00Z" w:initials="LF">
    <w:p w14:paraId="5A2CDE56" w14:textId="77777777" w:rsidR="002A6EFF" w:rsidRDefault="002A6EFF" w:rsidP="002A6EFF">
      <w:pPr>
        <w:pStyle w:val="Textodecomentrio"/>
      </w:pPr>
      <w:r>
        <w:rPr>
          <w:rStyle w:val="Refdecomentrio"/>
        </w:rPr>
        <w:annotationRef/>
      </w:r>
      <w:r>
        <w:t>Asseguração absoluta (NÃO EXISTE EM AUDITORIA)</w:t>
      </w:r>
    </w:p>
    <w:p w14:paraId="065A5E4A" w14:textId="77777777" w:rsidR="002A6EFF" w:rsidRDefault="002A6EFF" w:rsidP="002A6EFF">
      <w:pPr>
        <w:pStyle w:val="Textodecomentrio"/>
      </w:pPr>
      <w:r>
        <w:t>Asseguração razoável</w:t>
      </w:r>
    </w:p>
    <w:p w14:paraId="53DFF694" w14:textId="77777777" w:rsidR="002A6EFF" w:rsidRDefault="002A6EFF" w:rsidP="002A6EFF">
      <w:pPr>
        <w:pStyle w:val="Textodecomentrio"/>
      </w:pPr>
      <w:r>
        <w:t>Asseguração limitada</w:t>
      </w:r>
    </w:p>
  </w:comment>
  <w:comment w:id="5" w:author="Lucas Ferreira" w:date="2021-08-07T23:51:00Z" w:initials="LF">
    <w:p w14:paraId="5203605C" w14:textId="77777777" w:rsidR="002A6EFF" w:rsidRDefault="002A6EFF" w:rsidP="002A6EFF">
      <w:pPr>
        <w:pStyle w:val="Textodecomentrio"/>
      </w:pPr>
      <w:r>
        <w:rPr>
          <w:rStyle w:val="Refdecomentrio"/>
        </w:rPr>
        <w:annotationRef/>
      </w:r>
      <w:r>
        <w:t>Segurança razoável</w:t>
      </w:r>
    </w:p>
    <w:p w14:paraId="66948608" w14:textId="77777777" w:rsidR="002A6EFF" w:rsidRDefault="002A6EFF" w:rsidP="002A6EFF">
      <w:pPr>
        <w:pStyle w:val="Textodecomentrio"/>
      </w:pPr>
      <w:r>
        <w:t>Segurança limitada</w:t>
      </w:r>
    </w:p>
    <w:p w14:paraId="6AE6CE39" w14:textId="77777777" w:rsidR="002A6EFF" w:rsidRDefault="002A6EFF" w:rsidP="002A6EFF">
      <w:pPr>
        <w:pStyle w:val="Textodecomentrio"/>
      </w:pPr>
      <w:r>
        <w:t>Nìvel irrelevante</w:t>
      </w:r>
    </w:p>
  </w:comment>
  <w:comment w:id="6" w:author="Lucas Ferreira" w:date="2021-08-07T23:54:00Z" w:initials="LF">
    <w:p w14:paraId="3382616F" w14:textId="77777777" w:rsidR="002A6EFF" w:rsidRDefault="002A6EFF" w:rsidP="002A6EFF">
      <w:pPr>
        <w:pStyle w:val="Textodecomentrio"/>
      </w:pPr>
      <w:r>
        <w:rPr>
          <w:rStyle w:val="Refdecomentrio"/>
        </w:rPr>
        <w:annotationRef/>
      </w:r>
      <w:r w:rsidRPr="00507AE0">
        <w:rPr>
          <w:color w:val="000000"/>
          <w:highlight w:val="yellow"/>
        </w:rPr>
        <w:t xml:space="preserve">Trabalho de asseguração é o trabalho no qual o </w:t>
      </w:r>
      <w:r w:rsidRPr="00507AE0">
        <w:rPr>
          <w:color w:val="000000"/>
          <w:highlight w:val="green"/>
        </w:rPr>
        <w:t xml:space="preserve">auditor independente </w:t>
      </w:r>
      <w:r w:rsidRPr="00507AE0">
        <w:rPr>
          <w:color w:val="000000"/>
          <w:highlight w:val="yellow"/>
        </w:rPr>
        <w:t xml:space="preserve">visa obter evidências apropriadas e suficientes para expressar sua </w:t>
      </w:r>
      <w:r w:rsidRPr="00507AE0">
        <w:rPr>
          <w:color w:val="000000"/>
          <w:highlight w:val="green"/>
        </w:rPr>
        <w:t>conclusão</w:t>
      </w:r>
      <w:r>
        <w:rPr>
          <w:rStyle w:val="Refdecomentrio"/>
        </w:rPr>
        <w:annotationRef/>
      </w:r>
      <w:r w:rsidRPr="00507AE0">
        <w:rPr>
          <w:color w:val="000000"/>
          <w:highlight w:val="yellow"/>
        </w:rPr>
        <w:t>, de forma a aumentar o grau de confiança dos usuários previstos sobre o resultado da mensuração ou avaliação do objeto, de acordo com os critérios que sejam aplicáveis.</w:t>
      </w:r>
    </w:p>
  </w:comment>
  <w:comment w:id="7" w:author="Lucas Ferreira" w:date="2021-08-07T23:54:00Z" w:initials="LF">
    <w:p w14:paraId="2BE0BB90" w14:textId="77777777" w:rsidR="002A6EFF" w:rsidRDefault="002A6EFF" w:rsidP="002A6EFF">
      <w:pPr>
        <w:pStyle w:val="Textodecomentrio"/>
      </w:pPr>
      <w:r>
        <w:rPr>
          <w:rStyle w:val="Refdecomentrio"/>
        </w:rPr>
        <w:annotationRef/>
      </w:r>
      <w:r w:rsidRPr="00507AE0">
        <w:rPr>
          <w:color w:val="000000"/>
          <w:highlight w:val="yellow"/>
        </w:rPr>
        <w:t xml:space="preserve">Trabalho de asseguração é o trabalho no qual o </w:t>
      </w:r>
      <w:r w:rsidRPr="00507AE0">
        <w:rPr>
          <w:color w:val="000000"/>
          <w:highlight w:val="green"/>
        </w:rPr>
        <w:t xml:space="preserve">auditor independente </w:t>
      </w:r>
      <w:r w:rsidRPr="00507AE0">
        <w:rPr>
          <w:color w:val="000000"/>
          <w:highlight w:val="yellow"/>
        </w:rPr>
        <w:t xml:space="preserve">visa obter evidências apropriadas e suficientes para expressar sua </w:t>
      </w:r>
      <w:r w:rsidRPr="00507AE0">
        <w:rPr>
          <w:color w:val="000000"/>
          <w:highlight w:val="green"/>
        </w:rPr>
        <w:t>conclusão</w:t>
      </w:r>
      <w:r>
        <w:rPr>
          <w:rStyle w:val="Refdecomentrio"/>
        </w:rPr>
        <w:annotationRef/>
      </w:r>
      <w:r w:rsidRPr="00507AE0">
        <w:rPr>
          <w:color w:val="000000"/>
          <w:highlight w:val="yellow"/>
        </w:rPr>
        <w:t>, de forma a aumentar o grau de confiança dos usuários previstos sobre o resultado da mensuração ou avaliação do objeto, de acordo com os critérios que sejam aplicáveis.</w:t>
      </w:r>
    </w:p>
  </w:comment>
  <w:comment w:id="8" w:author="Lucas Ferreira" w:date="2021-08-08T00:09:00Z" w:initials="LF">
    <w:p w14:paraId="67884DCA" w14:textId="77777777" w:rsidR="002A6EFF" w:rsidRDefault="002A6EFF" w:rsidP="002A6EFF">
      <w:pPr>
        <w:pStyle w:val="Textodecomentrio"/>
      </w:pPr>
      <w:r>
        <w:rPr>
          <w:rStyle w:val="Refdecomentrio"/>
        </w:rPr>
        <w:annotationRef/>
      </w:r>
      <w:r>
        <w:t>NBC TA 620</w:t>
      </w:r>
    </w:p>
  </w:comment>
  <w:comment w:id="9" w:author="Lucas Ferreira" w:date="2021-08-08T00:11:00Z" w:initials="LF">
    <w:p w14:paraId="731D2D59" w14:textId="77777777" w:rsidR="002A6EFF" w:rsidRDefault="002A6EFF" w:rsidP="002A6EFF">
      <w:pPr>
        <w:pStyle w:val="Textodecomentrio"/>
      </w:pPr>
      <w:r>
        <w:rPr>
          <w:rStyle w:val="Refdecomentrio"/>
        </w:rPr>
        <w:annotationRef/>
      </w:r>
      <w:r>
        <w:t>Fazer uma comparação com o CPC estrutura conceitual.</w:t>
      </w:r>
    </w:p>
  </w:comment>
  <w:comment w:id="10" w:author="Lucas Ferreira" w:date="2021-08-08T00:18:00Z" w:initials="LF">
    <w:p w14:paraId="4161AFE9" w14:textId="77777777" w:rsidR="002A6EFF" w:rsidRDefault="002A6EFF" w:rsidP="002A6EFF">
      <w:pPr>
        <w:pStyle w:val="Textodecomentrio"/>
      </w:pPr>
      <w:r>
        <w:rPr>
          <w:rStyle w:val="Refdecomentrio"/>
        </w:rPr>
        <w:annotationRef/>
      </w:r>
      <w:r>
        <w:t>Onde pegar fonte primária.</w:t>
      </w:r>
    </w:p>
  </w:comment>
  <w:comment w:id="11" w:author="Lucas Ferreira" w:date="2021-08-08T00:26:00Z" w:initials="LF">
    <w:p w14:paraId="5BA64BCB" w14:textId="77777777" w:rsidR="002A6EFF" w:rsidRDefault="002A6EFF" w:rsidP="002A6EFF">
      <w:pPr>
        <w:pStyle w:val="Textodecomentrio"/>
      </w:pPr>
      <w:r>
        <w:rPr>
          <w:rStyle w:val="Refdecomentrio"/>
        </w:rPr>
        <w:annotationRef/>
      </w:r>
      <w:r>
        <w:t>NBC TA 700 em diante</w:t>
      </w:r>
    </w:p>
  </w:comment>
  <w:comment w:id="14" w:author="Lucas Ferreira" w:date="2021-08-08T00:29:00Z" w:initials="LF">
    <w:p w14:paraId="3BDE59EA" w14:textId="77777777" w:rsidR="002A6EFF" w:rsidRDefault="002A6EFF" w:rsidP="002A6EFF">
      <w:pPr>
        <w:pStyle w:val="Textodecomentrio"/>
      </w:pPr>
      <w:r>
        <w:rPr>
          <w:rStyle w:val="Refdecomentrio"/>
        </w:rPr>
        <w:annotationRef/>
      </w:r>
      <w:r>
        <w:t>Essa parte de todas as normas é muuuuito importante.</w:t>
      </w:r>
    </w:p>
  </w:comment>
  <w:comment w:id="16" w:author="Lucas Ferreira" w:date="2021-08-08T00:34:00Z" w:initials="LF">
    <w:p w14:paraId="5C2C2ACA" w14:textId="77777777" w:rsidR="002A6EFF" w:rsidRPr="00A0068E" w:rsidRDefault="002A6EFF" w:rsidP="002A6EFF">
      <w:pPr>
        <w:spacing w:after="0"/>
        <w:rPr>
          <w:rFonts w:ascii="Times New Roman" w:hAnsi="Times New Roman"/>
          <w:sz w:val="24"/>
        </w:rPr>
      </w:pPr>
      <w:r>
        <w:rPr>
          <w:rStyle w:val="Refdecomentrio"/>
        </w:rPr>
        <w:annotationRef/>
      </w:r>
      <w:r w:rsidRPr="00A0068E">
        <w:rPr>
          <w:rFonts w:ascii="Times New Roman" w:hAnsi="Times New Roman"/>
          <w:sz w:val="24"/>
        </w:rPr>
        <w:t xml:space="preserve">Demonstrações contábeis (ver item 13(f)) </w:t>
      </w:r>
    </w:p>
    <w:p w14:paraId="25727DD9" w14:textId="77777777" w:rsidR="002A6EFF" w:rsidRPr="00A0068E" w:rsidRDefault="002A6EFF" w:rsidP="002A6EFF">
      <w:pPr>
        <w:spacing w:after="0"/>
        <w:rPr>
          <w:rFonts w:ascii="Times New Roman" w:hAnsi="Times New Roman"/>
          <w:bCs/>
          <w:iCs/>
          <w:spacing w:val="-7"/>
          <w:sz w:val="24"/>
        </w:rPr>
      </w:pPr>
    </w:p>
    <w:p w14:paraId="3452A7FA" w14:textId="77777777" w:rsidR="002A6EFF" w:rsidRPr="00A0068E" w:rsidRDefault="002A6EFF" w:rsidP="002A6EFF">
      <w:pPr>
        <w:spacing w:after="0"/>
        <w:ind w:left="567" w:hanging="567"/>
        <w:rPr>
          <w:rFonts w:ascii="Times New Roman" w:hAnsi="Times New Roman"/>
          <w:color w:val="00B0F0"/>
          <w:szCs w:val="20"/>
        </w:rPr>
      </w:pPr>
      <w:r w:rsidRPr="00A0068E">
        <w:rPr>
          <w:rFonts w:ascii="Times New Roman" w:hAnsi="Times New Roman"/>
          <w:sz w:val="24"/>
        </w:rPr>
        <w:t xml:space="preserve">A1. </w:t>
      </w:r>
      <w:r>
        <w:rPr>
          <w:rFonts w:ascii="Times New Roman" w:hAnsi="Times New Roman"/>
          <w:sz w:val="24"/>
        </w:rPr>
        <w:tab/>
      </w:r>
      <w:r w:rsidRPr="00A0068E">
        <w:rPr>
          <w:rFonts w:ascii="Times New Roman" w:hAnsi="Times New Roman"/>
          <w:sz w:val="24"/>
        </w:rPr>
        <w:t>Algumas estruturas de relatórios financeiros podem referir-se aos recursos econômicos ou às obrigações da entidade em outros termos. Por exemplo, eles podem ser denominados ativos e passivos da entidade, e a diferença residual entre eles também pode ser denominada patrimônio ou patrimônio líquido.</w:t>
      </w:r>
      <w:r>
        <w:rPr>
          <w:rFonts w:ascii="Times New Roman" w:hAnsi="Times New Roman"/>
          <w:sz w:val="24"/>
        </w:rPr>
        <w:t xml:space="preserve"> </w:t>
      </w:r>
      <w:r w:rsidRPr="00A0068E">
        <w:rPr>
          <w:rFonts w:ascii="Times New Roman" w:hAnsi="Times New Roman"/>
          <w:color w:val="00B0F0"/>
          <w:szCs w:val="20"/>
        </w:rPr>
        <w:t>(Incluído pela NBC TA 200 (R1))</w:t>
      </w:r>
    </w:p>
    <w:p w14:paraId="6202F9DC" w14:textId="77777777" w:rsidR="002A6EFF" w:rsidRPr="00A0068E" w:rsidRDefault="002A6EFF" w:rsidP="002A6EFF">
      <w:pPr>
        <w:spacing w:after="0"/>
        <w:ind w:left="567" w:hanging="567"/>
        <w:rPr>
          <w:rFonts w:ascii="Times New Roman" w:hAnsi="Times New Roman"/>
          <w:sz w:val="24"/>
        </w:rPr>
      </w:pPr>
    </w:p>
    <w:p w14:paraId="2738572C" w14:textId="77777777" w:rsidR="002A6EFF" w:rsidRPr="00A0068E" w:rsidRDefault="002A6EFF" w:rsidP="002A6EFF">
      <w:pPr>
        <w:spacing w:after="0"/>
        <w:ind w:left="567" w:hanging="567"/>
        <w:rPr>
          <w:rFonts w:ascii="Times New Roman" w:hAnsi="Times New Roman"/>
          <w:color w:val="00B0F0"/>
          <w:szCs w:val="20"/>
        </w:rPr>
      </w:pPr>
      <w:r w:rsidRPr="00A0068E">
        <w:rPr>
          <w:rFonts w:ascii="Times New Roman" w:hAnsi="Times New Roman"/>
          <w:sz w:val="24"/>
        </w:rPr>
        <w:t xml:space="preserve">A2. </w:t>
      </w:r>
      <w:r>
        <w:rPr>
          <w:rFonts w:ascii="Times New Roman" w:hAnsi="Times New Roman"/>
          <w:sz w:val="24"/>
        </w:rPr>
        <w:tab/>
      </w:r>
      <w:r w:rsidRPr="00A0068E">
        <w:rPr>
          <w:rFonts w:ascii="Times New Roman" w:hAnsi="Times New Roman"/>
          <w:sz w:val="24"/>
        </w:rPr>
        <w:t>Informações explicativas ou descritivas que devem ser incluídas nas demonstrações contábeis de acordo com a estrutura de relatório financeiro aplicável podem ser incorporadas nelas por referência cruzada com informações em outro documento, como relatório da administração ou relatório de risco. "Incorporadas nelas por referência cruzada" significa cruzar a referência das demonstrações contábeis para outro documento, e não do outro documento para as demonstrações contábeis. Quando a estrutura de relatório financeiro aplicável não proíbe expressamente o uso de referência cruzada ou quando as informações explicativas ou descritivas podem ser encontradas, e as informações forem adequadamente incluídas como referência cruzada, as informações devem fazer parte das demonstrações contábeis.</w:t>
      </w:r>
      <w:r>
        <w:rPr>
          <w:rFonts w:ascii="Times New Roman" w:hAnsi="Times New Roman"/>
          <w:sz w:val="24"/>
        </w:rPr>
        <w:t xml:space="preserve"> </w:t>
      </w:r>
      <w:r w:rsidRPr="00A0068E">
        <w:rPr>
          <w:rFonts w:ascii="Times New Roman" w:hAnsi="Times New Roman"/>
          <w:color w:val="00B0F0"/>
          <w:szCs w:val="20"/>
        </w:rPr>
        <w:t>(Incluído pela NBC TA 200 (R1))</w:t>
      </w:r>
    </w:p>
    <w:p w14:paraId="3774FC31" w14:textId="77777777" w:rsidR="002A6EFF" w:rsidRDefault="002A6EFF" w:rsidP="002A6EFF">
      <w:pPr>
        <w:pStyle w:val="Textodecomentrio"/>
      </w:pPr>
    </w:p>
  </w:comment>
  <w:comment w:id="22" w:author="Lucas Ferreira" w:date="2021-08-08T17:27:00Z" w:initials="LF">
    <w:p w14:paraId="1C20186A" w14:textId="77777777" w:rsidR="002A6EFF" w:rsidRDefault="002A6EFF" w:rsidP="002A6EFF">
      <w:pPr>
        <w:autoSpaceDE w:val="0"/>
        <w:autoSpaceDN w:val="0"/>
        <w:adjustRightInd w:val="0"/>
        <w:jc w:val="both"/>
        <w:rPr>
          <w:color w:val="000000"/>
        </w:rPr>
      </w:pPr>
      <w:r>
        <w:rPr>
          <w:rStyle w:val="Refdecomentrio"/>
        </w:rPr>
        <w:annotationRef/>
      </w:r>
      <w:r>
        <w:rPr>
          <w:b/>
          <w:bCs/>
          <w:color w:val="000000"/>
        </w:rPr>
        <w:t xml:space="preserve">Elaboração tempestiva da documentação de auditoria </w:t>
      </w:r>
      <w:r>
        <w:rPr>
          <w:color w:val="000000"/>
        </w:rPr>
        <w:t>(ver item 7)</w:t>
      </w:r>
    </w:p>
    <w:p w14:paraId="1655630B" w14:textId="77777777" w:rsidR="002A6EFF" w:rsidRDefault="002A6EFF" w:rsidP="002A6EFF">
      <w:pPr>
        <w:autoSpaceDE w:val="0"/>
        <w:autoSpaceDN w:val="0"/>
        <w:adjustRightInd w:val="0"/>
        <w:jc w:val="both"/>
        <w:rPr>
          <w:color w:val="000000"/>
        </w:rPr>
      </w:pPr>
    </w:p>
    <w:p w14:paraId="64C549E0" w14:textId="77777777" w:rsidR="002A6EFF" w:rsidRDefault="002A6EFF" w:rsidP="002A6EFF">
      <w:pPr>
        <w:autoSpaceDE w:val="0"/>
        <w:autoSpaceDN w:val="0"/>
        <w:adjustRightInd w:val="0"/>
        <w:ind w:left="567" w:hanging="567"/>
        <w:jc w:val="both"/>
        <w:rPr>
          <w:color w:val="000000"/>
        </w:rPr>
      </w:pPr>
      <w:r>
        <w:rPr>
          <w:color w:val="000000"/>
        </w:rPr>
        <w:t xml:space="preserve">A1. </w:t>
      </w:r>
      <w:r>
        <w:rPr>
          <w:color w:val="000000"/>
        </w:rPr>
        <w:tab/>
        <w:t xml:space="preserve">A elaboração tempestiva de documentação de auditoria suficiente e apropriada aprimora a qualidade da auditoria e facilita a revisão e a avaliação eficazes da evidência de auditoria e das conclusões obtidas antes da finalização do relatório do auditor.  A documentação elaborada após a execução do trabalho de auditoria tende a ser menos precisa do que aquela elaborada no momento em que o trabalho é executado. </w:t>
      </w:r>
    </w:p>
    <w:p w14:paraId="7FB00F02" w14:textId="77777777" w:rsidR="002A6EFF" w:rsidRDefault="002A6EFF" w:rsidP="002A6EFF">
      <w:pPr>
        <w:pStyle w:val="Textodecomentrio"/>
      </w:pPr>
    </w:p>
  </w:comment>
  <w:comment w:id="34" w:author="Lucas Ferreira" w:date="2021-08-08T17:39:00Z" w:initials="LF">
    <w:p w14:paraId="203CAA80" w14:textId="77777777" w:rsidR="002A6EFF" w:rsidRDefault="002A6EFF" w:rsidP="002A6EFF">
      <w:pPr>
        <w:pStyle w:val="Textodecomentrio"/>
      </w:pPr>
      <w:r>
        <w:rPr>
          <w:rStyle w:val="Refdecomentrio"/>
        </w:rPr>
        <w:annotationRef/>
      </w:r>
      <w:r>
        <w:t>5 anos (geralmente)</w:t>
      </w:r>
    </w:p>
  </w:comment>
  <w:comment w:id="35" w:author="Lucas Ferreira" w:date="2021-08-08T17:40:00Z" w:initials="LF">
    <w:p w14:paraId="5265C432" w14:textId="77777777" w:rsidR="002A6EFF" w:rsidRDefault="002A6EFF" w:rsidP="002A6EFF">
      <w:pPr>
        <w:pStyle w:val="Textodecomentrio"/>
      </w:pPr>
      <w:r>
        <w:rPr>
          <w:rStyle w:val="Refdecomentrio"/>
        </w:rPr>
        <w:annotationRef/>
      </w:r>
      <w:r>
        <w:t>Ver NBC TA 600.</w:t>
      </w:r>
    </w:p>
  </w:comment>
  <w:comment w:id="36" w:author="Lucas Ferreira" w:date="2021-08-08T17:42:00Z" w:initials="LF">
    <w:p w14:paraId="252487E2" w14:textId="77777777" w:rsidR="002A6EFF" w:rsidRDefault="002A6EFF" w:rsidP="002A6EFF">
      <w:pPr>
        <w:spacing w:after="120"/>
        <w:ind w:left="567" w:hanging="567"/>
        <w:rPr>
          <w:color w:val="00B0F0"/>
          <w:szCs w:val="20"/>
        </w:rPr>
      </w:pPr>
      <w:r>
        <w:rPr>
          <w:rStyle w:val="Refdecomentrio"/>
        </w:rPr>
        <w:annotationRef/>
      </w:r>
      <w:r>
        <w:t xml:space="preserve">10. </w:t>
      </w:r>
      <w:r>
        <w:tab/>
        <w:t xml:space="preserve">Observado o item 11, os termos do trabalho de auditoria estabelecidos devem ser formalizados na </w:t>
      </w:r>
      <w:r w:rsidRPr="008D3F91">
        <w:rPr>
          <w:highlight w:val="yellow"/>
        </w:rPr>
        <w:t>carta de contratação</w:t>
      </w:r>
      <w:r>
        <w:t xml:space="preserve"> de auditoria ou outra forma adequada de acordo por escrito que devem incluir (ver itens A23 a A27): </w:t>
      </w:r>
      <w:r w:rsidRPr="00684F1A">
        <w:rPr>
          <w:color w:val="00B0F0"/>
          <w:sz w:val="20"/>
          <w:szCs w:val="20"/>
        </w:rPr>
        <w:t>(Altera</w:t>
      </w:r>
      <w:r>
        <w:rPr>
          <w:color w:val="00B0F0"/>
          <w:sz w:val="20"/>
          <w:szCs w:val="20"/>
        </w:rPr>
        <w:t>do pela NBC TA 21</w:t>
      </w:r>
      <w:r w:rsidRPr="00684F1A">
        <w:rPr>
          <w:color w:val="00B0F0"/>
          <w:sz w:val="20"/>
          <w:szCs w:val="20"/>
        </w:rPr>
        <w:t>0 (R1))</w:t>
      </w:r>
    </w:p>
    <w:p w14:paraId="057DBB27" w14:textId="77777777" w:rsidR="002A6EFF" w:rsidRDefault="002A6EFF" w:rsidP="002A6EFF">
      <w:pPr>
        <w:spacing w:after="120"/>
        <w:ind w:left="993" w:hanging="426"/>
        <w:jc w:val="both"/>
      </w:pPr>
      <w:r>
        <w:t xml:space="preserve">(a) </w:t>
      </w:r>
      <w:r>
        <w:tab/>
        <w:t>o objetivo e o alcance da auditoria das demonstrações contábeis;</w:t>
      </w:r>
    </w:p>
    <w:p w14:paraId="438176AC" w14:textId="77777777" w:rsidR="002A6EFF" w:rsidRDefault="002A6EFF" w:rsidP="002A6EFF">
      <w:pPr>
        <w:spacing w:after="120"/>
        <w:ind w:left="993" w:hanging="426"/>
        <w:jc w:val="both"/>
      </w:pPr>
      <w:r>
        <w:t xml:space="preserve">(b) </w:t>
      </w:r>
      <w:r>
        <w:tab/>
        <w:t xml:space="preserve">as responsabilidades do auditor; </w:t>
      </w:r>
    </w:p>
    <w:p w14:paraId="58B28477" w14:textId="77777777" w:rsidR="002A6EFF" w:rsidRDefault="002A6EFF" w:rsidP="002A6EFF">
      <w:pPr>
        <w:spacing w:after="120"/>
        <w:ind w:left="993" w:hanging="426"/>
        <w:jc w:val="both"/>
      </w:pPr>
      <w:r>
        <w:t xml:space="preserve">(c) </w:t>
      </w:r>
      <w:r>
        <w:tab/>
        <w:t xml:space="preserve">as responsabilidades da administração; </w:t>
      </w:r>
    </w:p>
    <w:p w14:paraId="5390BD38" w14:textId="77777777" w:rsidR="002A6EFF" w:rsidRDefault="002A6EFF" w:rsidP="002A6EFF">
      <w:pPr>
        <w:spacing w:after="120"/>
        <w:ind w:left="993" w:hanging="426"/>
        <w:jc w:val="both"/>
      </w:pPr>
      <w:r>
        <w:t xml:space="preserve">(d) </w:t>
      </w:r>
      <w:r>
        <w:tab/>
        <w:t>a identificação da estrutura de relatório financeiro aplicável para a elaboração das demonstrações contábeis;</w:t>
      </w:r>
    </w:p>
    <w:p w14:paraId="72B7EE13" w14:textId="77777777" w:rsidR="002A6EFF" w:rsidRPr="00684F1A" w:rsidRDefault="002A6EFF" w:rsidP="002A6EFF">
      <w:pPr>
        <w:spacing w:after="120"/>
        <w:ind w:left="993" w:hanging="426"/>
        <w:jc w:val="both"/>
        <w:rPr>
          <w:strike/>
        </w:rPr>
      </w:pPr>
      <w:r w:rsidRPr="00684F1A">
        <w:rPr>
          <w:strike/>
        </w:rPr>
        <w:t xml:space="preserve">(e) </w:t>
      </w:r>
      <w:r w:rsidRPr="00684F1A">
        <w:rPr>
          <w:strike/>
        </w:rPr>
        <w:tab/>
        <w:t>referência à forma e ao conteúdo esperados de quaisquer relatórios a serem emitidos pelo auditor e uma declaração de que existem circunstâncias em que um relatório pode ter forma e conteúdo diferente do esperado.</w:t>
      </w:r>
    </w:p>
    <w:p w14:paraId="15353BDA" w14:textId="77777777" w:rsidR="002A6EFF" w:rsidRDefault="002A6EFF" w:rsidP="002A6EFF">
      <w:pPr>
        <w:spacing w:after="120"/>
        <w:ind w:left="993" w:hanging="426"/>
        <w:jc w:val="both"/>
        <w:rPr>
          <w:u w:val="single"/>
        </w:rPr>
      </w:pPr>
      <w:r>
        <w:t>(e)</w:t>
      </w:r>
      <w:r>
        <w:tab/>
        <w:t xml:space="preserve">referência à forma e ao conteúdo esperados de quaisquer relatórios a serem emitidos pelo auditor (ver item A25); e </w:t>
      </w:r>
      <w:r>
        <w:rPr>
          <w:color w:val="00B0F0"/>
          <w:sz w:val="20"/>
          <w:szCs w:val="20"/>
        </w:rPr>
        <w:t>(Alterado pela NBC TA 210 (R1))</w:t>
      </w:r>
    </w:p>
    <w:p w14:paraId="3645D1DE" w14:textId="77777777" w:rsidR="002A6EFF" w:rsidRDefault="002A6EFF" w:rsidP="002A6EFF">
      <w:pPr>
        <w:ind w:left="993" w:hanging="426"/>
        <w:jc w:val="both"/>
      </w:pPr>
      <w:r>
        <w:t xml:space="preserve"> (f)</w:t>
      </w:r>
      <w:r>
        <w:tab/>
        <w:t xml:space="preserve">declaração de que existem circunstâncias em que o relatório pode ter forma e conteúdo diferente do esperado. </w:t>
      </w:r>
      <w:r>
        <w:rPr>
          <w:color w:val="00B0F0"/>
          <w:sz w:val="20"/>
          <w:szCs w:val="20"/>
        </w:rPr>
        <w:t>(Incluído pela NBC TA 210 (R1))</w:t>
      </w:r>
    </w:p>
    <w:p w14:paraId="2F9109EA" w14:textId="77777777" w:rsidR="002A6EFF" w:rsidRDefault="002A6EFF" w:rsidP="002A6EFF">
      <w:pPr>
        <w:ind w:left="567" w:hanging="567"/>
        <w:jc w:val="both"/>
      </w:pPr>
    </w:p>
    <w:p w14:paraId="6A362ECC" w14:textId="77777777" w:rsidR="002A6EFF" w:rsidRDefault="002A6EFF" w:rsidP="002A6EFF">
      <w:pPr>
        <w:ind w:left="567" w:hanging="567"/>
        <w:jc w:val="both"/>
      </w:pPr>
      <w:r>
        <w:t xml:space="preserve">11. </w:t>
      </w:r>
      <w:r>
        <w:tab/>
        <w:t>Se uma lei ou um regulamento prevê com detalhes suficientes os termos do trabalho de auditoria mencionados no item 10, o auditor não precisa formalizá-los em uma carta de contratação, exceto o fato de que essa lei ou regulamento se aplica e que a administração reconhece e entende suas responsabilidades conforme especificadas no item 6(b) (ver itens A22, A26 e A27).</w:t>
      </w:r>
    </w:p>
    <w:p w14:paraId="3BAE2B51" w14:textId="77777777" w:rsidR="002A6EFF" w:rsidRDefault="002A6EFF" w:rsidP="002A6EFF">
      <w:pPr>
        <w:ind w:left="567" w:hanging="567"/>
        <w:jc w:val="both"/>
      </w:pPr>
    </w:p>
    <w:p w14:paraId="23C088C9" w14:textId="77777777" w:rsidR="002A6EFF" w:rsidRDefault="002A6EFF" w:rsidP="002A6EFF">
      <w:pPr>
        <w:ind w:left="567" w:hanging="567"/>
        <w:jc w:val="both"/>
      </w:pPr>
      <w:r>
        <w:t xml:space="preserve">12. </w:t>
      </w:r>
      <w:r>
        <w:tab/>
        <w:t>Se uma lei ou um regulamento prevê responsabilidades da administração semelhantes àquelas descritas no item 6(b), o auditor pode entender que essa lei ou esse regulamento inclua responsabilidades que, no seu julgamento, têm efeito equivalente àqueles especificados no referido item. Para aquelas responsabilidades que são equivalentes, o auditor pode usar o texto da lei ou do regulamento para descrevê-las na carta de contratação. Para aquelas responsabilidades que não são previstas em lei ou regulamento, mas que têm efeito equivalente, a carta de contratação deve conter as responsabilidades mencionadas no item 6(b) (ver item A26).</w:t>
      </w:r>
    </w:p>
    <w:p w14:paraId="2C4C5000" w14:textId="77777777" w:rsidR="002A6EFF" w:rsidRDefault="002A6EFF" w:rsidP="002A6EFF">
      <w:pPr>
        <w:pStyle w:val="Textodecomentrio"/>
      </w:pPr>
    </w:p>
  </w:comment>
  <w:comment w:id="49" w:author="Lucas Ferreira" w:date="2021-08-09T19:21:00Z" w:initials="LF">
    <w:p w14:paraId="2FDC9194" w14:textId="77777777" w:rsidR="002A6EFF" w:rsidRDefault="002A6EFF" w:rsidP="002A6EFF">
      <w:pPr>
        <w:pStyle w:val="Textodecomentrio"/>
      </w:pPr>
      <w:r>
        <w:t>Erro = não intencional</w:t>
      </w:r>
    </w:p>
    <w:p w14:paraId="3BC9B9DA" w14:textId="77777777" w:rsidR="002A6EFF" w:rsidRDefault="002A6EFF" w:rsidP="002A6EFF">
      <w:pPr>
        <w:pStyle w:val="Textodecomentrio"/>
      </w:pPr>
      <w:r>
        <w:rPr>
          <w:rStyle w:val="Refdecomentrio"/>
        </w:rPr>
        <w:annotationRef/>
      </w:r>
      <w:r>
        <w:t>Fraude = intencional</w:t>
      </w:r>
    </w:p>
  </w:comment>
  <w:comment w:id="50" w:author="Lucas Ferreira" w:date="2021-08-09T19:37:00Z" w:initials="LF">
    <w:p w14:paraId="44EBA6ED" w14:textId="77777777" w:rsidR="002A6EFF" w:rsidRDefault="002A6EFF" w:rsidP="002A6EFF">
      <w:pPr>
        <w:ind w:left="567" w:hanging="567"/>
      </w:pPr>
      <w:r>
        <w:rPr>
          <w:rStyle w:val="Refdecomentrio"/>
        </w:rPr>
        <w:annotationRef/>
      </w:r>
      <w:r>
        <w:t>NBCTA 200 (conferir, porque não tem item 51)</w:t>
      </w:r>
    </w:p>
    <w:p w14:paraId="1F6FBDEC" w14:textId="77777777" w:rsidR="002A6EFF" w:rsidRPr="00AE7522" w:rsidRDefault="002A6EFF" w:rsidP="002A6EFF">
      <w:pPr>
        <w:ind w:left="567" w:hanging="567"/>
      </w:pPr>
      <w:r w:rsidRPr="00AE7522">
        <w:t>A5</w:t>
      </w:r>
      <w:r>
        <w:t>4</w:t>
      </w:r>
      <w:r w:rsidRPr="00AE7522">
        <w:t xml:space="preserve">. Em decorrência das limitações inerentes de uma auditoria, há um risco </w:t>
      </w:r>
      <w:r w:rsidRPr="006A2C88">
        <w:rPr>
          <w:highlight w:val="yellow"/>
        </w:rPr>
        <w:t>inevitável</w:t>
      </w:r>
      <w:r w:rsidRPr="00AE7522">
        <w:t xml:space="preserve"> de que algumas distorções relevantes das demonstrações contábeis não sejam detectadas, embora a auditoria seja adequadamente planejada e executada em conformidade com as normas de auditoria. Portanto, descoberta posterior de uma distorção relevante das demonstrações contábeis, </w:t>
      </w:r>
      <w:r w:rsidRPr="006A2C88">
        <w:rPr>
          <w:highlight w:val="yellow"/>
        </w:rPr>
        <w:t>resultante de fraude ou erro</w:t>
      </w:r>
      <w:r w:rsidRPr="00AE7522">
        <w:t xml:space="preserve">, não indica por si só, uma falha na condução de uma auditoria em conformidade com as normas de auditoria. Contudo, os limites inerentes de uma auditoria não são justificativas para que o auditor </w:t>
      </w:r>
      <w:r w:rsidRPr="006A2C88">
        <w:rPr>
          <w:highlight w:val="yellow"/>
        </w:rPr>
        <w:t>se satisfaça com evidências de auditoria menos que persuasivas</w:t>
      </w:r>
      <w:r w:rsidRPr="00AE7522">
        <w:t xml:space="preserve">. Se o auditor executou ou não uma auditoria em conformidade com as normas de auditoria é determinado pelos procedimentos de auditoria executados nas circunstâncias, a </w:t>
      </w:r>
      <w:r w:rsidRPr="006A2C88">
        <w:rPr>
          <w:highlight w:val="yellow"/>
        </w:rPr>
        <w:t>suficiência e adequação</w:t>
      </w:r>
      <w:r w:rsidRPr="00AE7522">
        <w:t xml:space="preserve"> das evidências de auditoria obtidas como resultado desses procedimentos e a </w:t>
      </w:r>
      <w:r w:rsidRPr="006A2C88">
        <w:rPr>
          <w:highlight w:val="yellow"/>
        </w:rPr>
        <w:t>adequação do relatório do auditor</w:t>
      </w:r>
      <w:r w:rsidRPr="00AE7522">
        <w:t xml:space="preserve"> com base na avaliação dessas evidências considerando os objetivos gerais do auditor.</w:t>
      </w:r>
    </w:p>
    <w:p w14:paraId="1CD5C8D3" w14:textId="77777777" w:rsidR="002A6EFF" w:rsidRDefault="002A6EFF" w:rsidP="002A6EFF">
      <w:pPr>
        <w:pStyle w:val="Textodecomentrio"/>
      </w:pPr>
    </w:p>
  </w:comment>
  <w:comment w:id="51" w:author="Lucas Ferreira" w:date="2021-08-09T19:56:00Z" w:initials="LF">
    <w:p w14:paraId="50860212" w14:textId="77777777" w:rsidR="002A6EFF" w:rsidRDefault="002A6EFF" w:rsidP="002A6EFF">
      <w:pPr>
        <w:pStyle w:val="Textodecomentrio"/>
      </w:pPr>
      <w:r>
        <w:rPr>
          <w:rStyle w:val="Refdecomentrio"/>
        </w:rPr>
        <w:annotationRef/>
      </w:r>
      <w:r>
        <w:t>Risco Fraude &gt; Risco Erro</w:t>
      </w:r>
    </w:p>
    <w:p w14:paraId="400A47F4" w14:textId="77777777" w:rsidR="002A6EFF" w:rsidRDefault="002A6EFF" w:rsidP="002A6EFF">
      <w:pPr>
        <w:pStyle w:val="Textodecomentrio"/>
      </w:pPr>
      <w:r>
        <w:t>Risco Fraude Administração &gt; Risco Fraude Empregado</w:t>
      </w:r>
    </w:p>
    <w:p w14:paraId="65772631" w14:textId="77777777" w:rsidR="002A6EFF" w:rsidRDefault="002A6EFF" w:rsidP="002A6EFF">
      <w:pPr>
        <w:pStyle w:val="Textodecomentrio"/>
      </w:pPr>
    </w:p>
  </w:comment>
  <w:comment w:id="52" w:author="Lucas Ferreira" w:date="2021-08-09T20:06:00Z" w:initials="LF">
    <w:p w14:paraId="27011BBD" w14:textId="77777777" w:rsidR="002A6EFF" w:rsidRPr="00AE7522" w:rsidRDefault="002A6EFF" w:rsidP="002A6EFF">
      <w:pPr>
        <w:rPr>
          <w:b/>
        </w:rPr>
      </w:pPr>
      <w:r>
        <w:rPr>
          <w:rStyle w:val="Refdecomentrio"/>
        </w:rPr>
        <w:annotationRef/>
      </w:r>
      <w:r w:rsidRPr="00AE7522">
        <w:rPr>
          <w:b/>
        </w:rPr>
        <w:t>Ceticismo profissional</w:t>
      </w:r>
    </w:p>
    <w:p w14:paraId="7091F7C0" w14:textId="77777777" w:rsidR="002A6EFF" w:rsidRPr="00AE7522" w:rsidRDefault="002A6EFF" w:rsidP="002A6EFF"/>
    <w:p w14:paraId="2ADA75A4" w14:textId="77777777" w:rsidR="002A6EFF" w:rsidRDefault="002A6EFF" w:rsidP="002A6EFF">
      <w:pPr>
        <w:ind w:left="567" w:hanging="567"/>
      </w:pPr>
      <w:r w:rsidRPr="00AE7522">
        <w:t xml:space="preserve">15. </w:t>
      </w:r>
      <w:r w:rsidRPr="00AE7522">
        <w:tab/>
        <w:t>O auditor deve planejar e executar a auditoria com ceticismo profissional, reconhecendo que podem existir circunstâncias que causam distorção relevante nas demonstrações contábeis (ver itens A18 a A22).</w:t>
      </w:r>
    </w:p>
  </w:comment>
  <w:comment w:id="53" w:author="Lucas Ferreira" w:date="2021-08-09T20:10:00Z" w:initials="LF">
    <w:p w14:paraId="19DFD5D8" w14:textId="77777777" w:rsidR="002A6EFF" w:rsidRDefault="002A6EFF" w:rsidP="002A6EFF">
      <w:pPr>
        <w:pStyle w:val="Textodecomentrio"/>
      </w:pPr>
      <w:r>
        <w:rPr>
          <w:rStyle w:val="Refdecomentrio"/>
        </w:rPr>
        <w:annotationRef/>
      </w:r>
      <w:r>
        <w:rPr>
          <w:rFonts w:ascii="TimesNewRoman" w:hAnsi="TimesNewRoman" w:cs="TimesNewRoman"/>
          <w:color w:val="000000"/>
        </w:rPr>
        <w:t xml:space="preserve">A9 </w:t>
      </w:r>
      <w:r w:rsidRPr="00623C62">
        <w:rPr>
          <w:rFonts w:ascii="TimesNewRoman" w:hAnsi="TimesNewRoman" w:cs="TimesNewRoman"/>
          <w:color w:val="00B0F0"/>
        </w:rPr>
        <w:t>(</w:t>
      </w:r>
      <w:r>
        <w:rPr>
          <w:rFonts w:ascii="TimesNewRoman" w:hAnsi="TimesNewRoman" w:cs="TimesNewRoman"/>
          <w:color w:val="00B0F0"/>
        </w:rPr>
        <w:t xml:space="preserve">Alterado </w:t>
      </w:r>
      <w:r w:rsidRPr="00623C62">
        <w:rPr>
          <w:rFonts w:ascii="TimesNewRoman" w:hAnsi="TimesNewRoman" w:cs="TimesNewRoman"/>
          <w:color w:val="00B0F0"/>
        </w:rPr>
        <w:t>pela Revisão NBC 3)</w:t>
      </w:r>
      <w:r>
        <w:rPr>
          <w:rFonts w:ascii="TimesNewRoman" w:hAnsi="TimesNewRoman" w:cs="TimesNewRoman"/>
          <w:color w:val="00B0F0"/>
        </w:rPr>
        <w:t xml:space="preserve"> </w:t>
      </w:r>
      <w:r>
        <w:rPr>
          <w:rFonts w:ascii="TimesNewRoman" w:hAnsi="TimesNewRoman" w:cs="TimesNewRoman"/>
          <w:color w:val="000000"/>
        </w:rPr>
        <w:t>Embora não se espere que o auditor desconsidere a experiência passada de honestidade e integridade da administração e dos responsáveis pela governança da entidade, seu ceticismo profissional é particularmente importante na consideração dos riscos de distorção relevante decorrente de fraude porque podem existir alterações nas circunstâncias.</w:t>
      </w:r>
    </w:p>
  </w:comment>
  <w:comment w:id="54" w:author="Lucas Ferreira" w:date="2021-08-09T20:35:00Z" w:initials="LF">
    <w:p w14:paraId="3B1B7AF6" w14:textId="77777777" w:rsidR="002A6EFF" w:rsidRDefault="002A6EFF" w:rsidP="002A6EFF">
      <w:pPr>
        <w:pStyle w:val="Textodecomentrio"/>
      </w:pPr>
      <w:r>
        <w:rPr>
          <w:rStyle w:val="Refdecomentrio"/>
        </w:rPr>
        <w:annotationRef/>
      </w:r>
      <w:r>
        <w:t>Responsabilidade da Adm</w:t>
      </w:r>
    </w:p>
  </w:comment>
  <w:comment w:id="55" w:author="Lucas Ferreira" w:date="2021-08-09T20:23:00Z" w:initials="LF">
    <w:p w14:paraId="284911C0" w14:textId="77777777" w:rsidR="002A6EFF" w:rsidRDefault="002A6EFF" w:rsidP="002A6EFF">
      <w:pPr>
        <w:pStyle w:val="Textodecomentrio"/>
      </w:pPr>
      <w:r>
        <w:t>NBC TA 230</w:t>
      </w:r>
    </w:p>
    <w:p w14:paraId="163AB92F" w14:textId="77777777" w:rsidR="002A6EFF" w:rsidRDefault="002A6EFF" w:rsidP="002A6EFF">
      <w:pPr>
        <w:pStyle w:val="Textodecomentrio"/>
      </w:pPr>
      <w:r>
        <w:rPr>
          <w:rStyle w:val="Refdecomentrio"/>
        </w:rPr>
        <w:annotationRef/>
      </w:r>
      <w:r>
        <w:t>Documentação de Auditoria</w:t>
      </w:r>
    </w:p>
  </w:comment>
  <w:comment w:id="91" w:author="Lucas Ferreira" w:date="2021-08-11T19:32:00Z" w:initials="LF">
    <w:p w14:paraId="08D36557" w14:textId="77777777" w:rsidR="002A6EFF" w:rsidRPr="0029534B" w:rsidRDefault="002A6EFF" w:rsidP="002A6EFF">
      <w:pPr>
        <w:pStyle w:val="Textodecomentrio"/>
      </w:pPr>
      <w:r>
        <w:rPr>
          <w:rStyle w:val="Refdecomentrio"/>
        </w:rPr>
        <w:annotationRef/>
      </w:r>
      <w:r>
        <w:t>+ distante &gt; prob. de tomar conhecimento</w:t>
      </w:r>
    </w:p>
  </w:comment>
  <w:comment w:id="92" w:author="Lucas Ferreira" w:date="2021-08-11T19:46:00Z" w:initials="LF">
    <w:p w14:paraId="30E3605F" w14:textId="77777777" w:rsidR="002A6EFF" w:rsidRPr="00FD6623" w:rsidRDefault="002A6EFF" w:rsidP="002A6EFF">
      <w:pPr>
        <w:pStyle w:val="Textodecomentrio"/>
      </w:pPr>
      <w:r>
        <w:rPr>
          <w:rStyle w:val="Refdecomentrio"/>
        </w:rPr>
        <w:annotationRef/>
      </w:r>
      <w:r>
        <w:t>Trazer item 15</w:t>
      </w:r>
    </w:p>
  </w:comment>
  <w:comment w:id="93" w:author="Lucas Ferreira" w:date="2021-08-11T19:49:00Z" w:initials="LF">
    <w:p w14:paraId="1DF4E4F8" w14:textId="77777777" w:rsidR="002A6EFF" w:rsidRPr="00A75F28" w:rsidRDefault="002A6EFF" w:rsidP="002A6EFF">
      <w:pPr>
        <w:spacing w:after="0" w:line="240" w:lineRule="auto"/>
        <w:ind w:left="552" w:hanging="565"/>
        <w:rPr>
          <w:rFonts w:ascii="Arial" w:hAnsi="Arial" w:cs="Arial"/>
        </w:rPr>
      </w:pPr>
      <w:r>
        <w:rPr>
          <w:rStyle w:val="Refdecomentrio"/>
        </w:rPr>
        <w:annotationRef/>
      </w:r>
      <w:r w:rsidRPr="00A75F28">
        <w:rPr>
          <w:rFonts w:ascii="Arial" w:eastAsia="Arial" w:hAnsi="Arial" w:cs="Arial"/>
        </w:rPr>
        <w:t xml:space="preserve">A9. </w:t>
      </w:r>
      <w:r w:rsidRPr="00A75F28">
        <w:rPr>
          <w:rFonts w:ascii="Arial" w:eastAsia="Arial" w:hAnsi="Arial" w:cs="Arial"/>
        </w:rPr>
        <w:tab/>
        <w:t xml:space="preserve">Atos de não conformidade com leis e regulamentos incluem transações celebradas pela entidade, </w:t>
      </w:r>
      <w:r w:rsidRPr="00FD6623">
        <w:rPr>
          <w:rFonts w:ascii="Arial" w:eastAsia="Arial" w:hAnsi="Arial" w:cs="Arial"/>
          <w:highlight w:val="yellow"/>
        </w:rPr>
        <w:t>em seu nome ou em seu lugar</w:t>
      </w:r>
      <w:r w:rsidRPr="00A75F28">
        <w:rPr>
          <w:rFonts w:ascii="Arial" w:eastAsia="Arial" w:hAnsi="Arial" w:cs="Arial"/>
        </w:rPr>
        <w:t xml:space="preserve">, pelos responsáveis pela governança, pela administração ou por outras pessoas físicas que trabalham para a entidade ou sob seu comando. </w:t>
      </w:r>
    </w:p>
    <w:p w14:paraId="5700CA5F" w14:textId="77777777" w:rsidR="002A6EFF" w:rsidRPr="00A75F28" w:rsidRDefault="002A6EFF" w:rsidP="002A6EFF">
      <w:pPr>
        <w:spacing w:after="0" w:line="240" w:lineRule="auto"/>
        <w:ind w:left="561" w:hanging="550"/>
        <w:rPr>
          <w:rFonts w:ascii="Arial" w:eastAsia="Arial" w:hAnsi="Arial" w:cs="Arial"/>
        </w:rPr>
      </w:pPr>
    </w:p>
    <w:p w14:paraId="546074E7" w14:textId="77777777" w:rsidR="002A6EFF" w:rsidRDefault="002A6EFF" w:rsidP="002A6EFF">
      <w:pPr>
        <w:pStyle w:val="Textodecomentrio"/>
      </w:pPr>
      <w:r w:rsidRPr="00A75F28">
        <w:rPr>
          <w:rFonts w:ascii="Arial" w:eastAsia="Arial" w:hAnsi="Arial" w:cs="Arial"/>
        </w:rPr>
        <w:t xml:space="preserve">A10. </w:t>
      </w:r>
      <w:r w:rsidRPr="00A75F28">
        <w:rPr>
          <w:rFonts w:ascii="Arial" w:eastAsia="Arial" w:hAnsi="Arial" w:cs="Arial"/>
        </w:rPr>
        <w:tab/>
        <w:t xml:space="preserve">A não conformidade também inclui má conduta individual relacionada com as atividades comerciais da entidade, por exemplo, em circunstâncias em que uma pessoa física em </w:t>
      </w:r>
      <w:r w:rsidRPr="00FD6623">
        <w:rPr>
          <w:rFonts w:ascii="Arial" w:eastAsia="Arial" w:hAnsi="Arial" w:cs="Arial"/>
          <w:highlight w:val="yellow"/>
        </w:rPr>
        <w:t>posição-chave</w:t>
      </w:r>
      <w:r w:rsidRPr="00A75F28">
        <w:rPr>
          <w:rFonts w:ascii="Arial" w:eastAsia="Arial" w:hAnsi="Arial" w:cs="Arial"/>
        </w:rPr>
        <w:t xml:space="preserve"> da administração, na qualidade de indivíduo, aceitou suborno de fornecedor da entidade e, em troca, garante a indicação do fornecedor para fornecer serviços ou contratos para a entidade.</w:t>
      </w:r>
    </w:p>
  </w:comment>
  <w:comment w:id="94" w:author="Lucas Ferreira" w:date="2021-08-11T20:03:00Z" w:initials="LF">
    <w:p w14:paraId="1371AC52" w14:textId="77777777" w:rsidR="002A6EFF" w:rsidRDefault="002A6EFF" w:rsidP="002A6EFF">
      <w:pPr>
        <w:pStyle w:val="Textodecomentrio"/>
      </w:pPr>
      <w:r>
        <w:rPr>
          <w:rStyle w:val="Refdecomentrio"/>
        </w:rPr>
        <w:annotationRef/>
      </w:r>
      <w:hyperlink r:id="rId1" w:history="1">
        <w:r>
          <w:rPr>
            <w:rStyle w:val="Forte"/>
            <w:rFonts w:eastAsia="Arial" w:cs="Arial"/>
            <w:color w:val="02407A"/>
            <w:sz w:val="21"/>
            <w:szCs w:val="21"/>
            <w:shd w:val="clear" w:color="auto" w:fill="FFFFFF"/>
          </w:rPr>
          <w:t>NBC TA 580 (R1)</w:t>
        </w:r>
      </w:hyperlink>
    </w:p>
  </w:comment>
  <w:comment w:id="95" w:author="Lucas Ferreira" w:date="2021-08-11T20:10:00Z" w:initials="LF">
    <w:p w14:paraId="0AEC7692" w14:textId="77777777" w:rsidR="002A6EFF" w:rsidRPr="00A75F28" w:rsidRDefault="002A6EFF" w:rsidP="002A6EFF">
      <w:pPr>
        <w:spacing w:after="0" w:line="240" w:lineRule="auto"/>
        <w:ind w:left="12" w:hanging="10"/>
        <w:jc w:val="both"/>
        <w:rPr>
          <w:rFonts w:ascii="Arial" w:hAnsi="Arial" w:cs="Arial"/>
          <w:i/>
        </w:rPr>
      </w:pPr>
      <w:r>
        <w:rPr>
          <w:rStyle w:val="Refdecomentrio"/>
        </w:rPr>
        <w:annotationRef/>
      </w:r>
      <w:r w:rsidRPr="00A75F28">
        <w:rPr>
          <w:rFonts w:ascii="Arial" w:hAnsi="Arial" w:cs="Arial"/>
          <w:i/>
        </w:rPr>
        <w:t xml:space="preserve">Procedimentos de auditoria e comunicação de não conformidade identificada ou de suspeita de não conformidade à administração e aos responsáveis pela governança (ver item 20) </w:t>
      </w:r>
    </w:p>
    <w:p w14:paraId="2C8D7C08" w14:textId="77777777" w:rsidR="002A6EFF" w:rsidRDefault="002A6EFF" w:rsidP="002A6EFF">
      <w:pPr>
        <w:spacing w:after="0" w:line="240" w:lineRule="auto"/>
        <w:ind w:left="552" w:hanging="550"/>
        <w:jc w:val="both"/>
        <w:rPr>
          <w:rFonts w:ascii="Arial" w:hAnsi="Arial" w:cs="Arial"/>
        </w:rPr>
      </w:pPr>
    </w:p>
    <w:p w14:paraId="4ADC1333" w14:textId="77777777" w:rsidR="002A6EFF" w:rsidRPr="00A75F28" w:rsidRDefault="002A6EFF" w:rsidP="002A6EFF">
      <w:pPr>
        <w:spacing w:after="0" w:line="240" w:lineRule="auto"/>
        <w:ind w:left="552" w:hanging="565"/>
        <w:jc w:val="both"/>
        <w:rPr>
          <w:rFonts w:ascii="Arial" w:eastAsia="Arial" w:hAnsi="Arial" w:cs="Arial"/>
        </w:rPr>
      </w:pPr>
      <w:r w:rsidRPr="000D7515">
        <w:rPr>
          <w:rFonts w:ascii="Arial" w:hAnsi="Arial" w:cs="Arial"/>
        </w:rPr>
        <w:t xml:space="preserve">A20. </w:t>
      </w:r>
      <w:r w:rsidRPr="000D7515">
        <w:rPr>
          <w:rFonts w:ascii="Arial" w:hAnsi="Arial" w:cs="Arial"/>
        </w:rPr>
        <w:tab/>
        <w:t xml:space="preserve">O auditor </w:t>
      </w:r>
      <w:r w:rsidRPr="00A75F28">
        <w:rPr>
          <w:rFonts w:ascii="Arial" w:hAnsi="Arial" w:cs="Arial"/>
        </w:rPr>
        <w:t>deve discutir a suspeita de não conformidade com o nível apropriado da administração e, quando apropriado, com os responsáveis pela governança, uma vez que eles podem ser capazes de fornecer evidências adicionais de auditoria. Por exemplo, o auditor pode confirmar que a administração e, quando apropriado, os responsáveis pela governança, têm o mesmo entendimento dos fatos e circunstâncias relevantes para as transações ou eventos que levaram à suspeita de não conformidade com leis e regulamentos.</w:t>
      </w:r>
    </w:p>
    <w:p w14:paraId="77D972A0" w14:textId="77777777" w:rsidR="002A6EFF" w:rsidRPr="00A75F28" w:rsidRDefault="002A6EFF" w:rsidP="002A6EFF">
      <w:pPr>
        <w:spacing w:after="0" w:line="240" w:lineRule="auto"/>
        <w:ind w:left="552" w:hanging="550"/>
        <w:jc w:val="both"/>
        <w:rPr>
          <w:rFonts w:ascii="Arial" w:hAnsi="Arial" w:cs="Arial"/>
        </w:rPr>
      </w:pPr>
    </w:p>
    <w:p w14:paraId="6C0F61ED" w14:textId="77777777" w:rsidR="002A6EFF" w:rsidRPr="00A75F28" w:rsidRDefault="002A6EFF" w:rsidP="002A6EFF">
      <w:pPr>
        <w:spacing w:after="0" w:line="240" w:lineRule="auto"/>
        <w:ind w:left="552" w:hanging="565"/>
        <w:jc w:val="both"/>
        <w:rPr>
          <w:rFonts w:ascii="Arial" w:eastAsia="Arial" w:hAnsi="Arial" w:cs="Arial"/>
        </w:rPr>
      </w:pPr>
      <w:r w:rsidRPr="00A75F28">
        <w:rPr>
          <w:rFonts w:ascii="Arial" w:eastAsia="Arial" w:hAnsi="Arial" w:cs="Arial"/>
        </w:rPr>
        <w:t xml:space="preserve">A21. </w:t>
      </w:r>
      <w:r w:rsidRPr="00A75F28">
        <w:rPr>
          <w:rFonts w:ascii="Arial" w:eastAsia="Arial" w:hAnsi="Arial" w:cs="Arial"/>
        </w:rPr>
        <w:tab/>
        <w:t xml:space="preserve">Entretanto, em algumas jurisdições, leis ou regulamentos podem </w:t>
      </w:r>
      <w:r w:rsidRPr="002F28C4">
        <w:rPr>
          <w:rFonts w:ascii="Arial" w:eastAsia="Arial" w:hAnsi="Arial" w:cs="Arial"/>
          <w:highlight w:val="yellow"/>
        </w:rPr>
        <w:t>restringir a comunicação do auditor de certos assuntos</w:t>
      </w:r>
      <w:r w:rsidRPr="00A75F28">
        <w:rPr>
          <w:rFonts w:ascii="Arial" w:eastAsia="Arial" w:hAnsi="Arial" w:cs="Arial"/>
        </w:rPr>
        <w:t xml:space="preserve"> à administração e aos responsáveis pela governança. Leis ou regulamentos podem, especificamente, proibir a comunicação, ou outra ação, que </w:t>
      </w:r>
      <w:r w:rsidRPr="002F28C4">
        <w:rPr>
          <w:rFonts w:ascii="Arial" w:eastAsia="Arial" w:hAnsi="Arial" w:cs="Arial"/>
          <w:highlight w:val="yellow"/>
        </w:rPr>
        <w:t>poderia prejudicar a investigação por parte da autoridade competente de ato ilícito, real ou suspeito</w:t>
      </w:r>
      <w:r w:rsidRPr="00A75F28">
        <w:rPr>
          <w:rFonts w:ascii="Arial" w:eastAsia="Arial" w:hAnsi="Arial" w:cs="Arial"/>
        </w:rPr>
        <w:t xml:space="preserve">, inclusive alertando a entidade, por exemplo, quando o auditor tiver que comunicar a não conformidade identificada ou suspeita de não conformidade à autoridade competente de acordo com a lei de prevenção ao </w:t>
      </w:r>
      <w:r w:rsidRPr="002F28C4">
        <w:rPr>
          <w:rFonts w:ascii="Arial" w:eastAsia="Arial" w:hAnsi="Arial" w:cs="Arial"/>
          <w:highlight w:val="yellow"/>
        </w:rPr>
        <w:t>crime de lavagem de dinheiro</w:t>
      </w:r>
      <w:r w:rsidRPr="00A75F28">
        <w:rPr>
          <w:rFonts w:ascii="Arial" w:eastAsia="Arial" w:hAnsi="Arial" w:cs="Arial"/>
        </w:rPr>
        <w:t>. Nessas circunstâncias, as questões consideradas pelo auditor podem ser complexas e ele pode considerar apropriada a obtenção de assessoria legal. O item A6 descreve o contexto no Brasil mais detalhadamente.</w:t>
      </w:r>
    </w:p>
    <w:p w14:paraId="252CC067" w14:textId="77777777" w:rsidR="002A6EFF" w:rsidRPr="000344ED" w:rsidRDefault="002A6EFF" w:rsidP="002A6EFF">
      <w:pPr>
        <w:spacing w:after="0" w:line="240" w:lineRule="auto"/>
        <w:ind w:left="567" w:hanging="567"/>
        <w:jc w:val="both"/>
        <w:rPr>
          <w:rFonts w:ascii="Arial" w:hAnsi="Arial" w:cs="Arial"/>
          <w:u w:val="single"/>
        </w:rPr>
      </w:pPr>
    </w:p>
    <w:p w14:paraId="40DDFA46" w14:textId="77777777" w:rsidR="002A6EFF" w:rsidRDefault="002A6EFF" w:rsidP="002A6EFF">
      <w:pPr>
        <w:pStyle w:val="Textodecomentrio"/>
      </w:pPr>
      <w:r w:rsidRPr="000D7515">
        <w:rPr>
          <w:rFonts w:ascii="Arial" w:hAnsi="Arial" w:cs="Arial"/>
        </w:rPr>
        <w:t xml:space="preserve">A22. </w:t>
      </w:r>
      <w:r w:rsidRPr="000D7515">
        <w:rPr>
          <w:rFonts w:ascii="Arial" w:hAnsi="Arial" w:cs="Arial"/>
        </w:rPr>
        <w:tab/>
        <w:t xml:space="preserve">Se a administração ou, quando apropriado, os responsáveis pela governança não fornecerem informações suficientes ao auditor quanto à efetiva conformidade </w:t>
      </w:r>
      <w:r w:rsidRPr="00A75F28">
        <w:rPr>
          <w:rFonts w:ascii="Arial" w:hAnsi="Arial" w:cs="Arial"/>
        </w:rPr>
        <w:t xml:space="preserve">da entidade com leis e regulamentos, ele pode considerar apropriado consultar o assessor legal interno ou externo da entidade a respeito da aplicação de leis e de regulamentos às circunstâncias, inclusive quanto à possibilidade de fraude, e os possíveis efeitos sobre as demonstrações contábeis. Se não for considerado apropriado consultar </w:t>
      </w:r>
      <w:r w:rsidRPr="002F28C4">
        <w:rPr>
          <w:rFonts w:ascii="Arial" w:hAnsi="Arial" w:cs="Arial"/>
          <w:highlight w:val="yellow"/>
        </w:rPr>
        <w:t>o assessor legal</w:t>
      </w:r>
      <w:r w:rsidRPr="00A75F28">
        <w:rPr>
          <w:rFonts w:ascii="Arial" w:hAnsi="Arial" w:cs="Arial"/>
        </w:rPr>
        <w:t xml:space="preserve"> da entidade ou se o auditor não estiver satisfeito com a opinião desse assessor, o auditor pode considerar apropriado consultar, de forma confidencial, outros auditores da própria firma, de firma da rede, de órgão profissional ou seu próprio assessor legal para determinar se há uma contravenção de lei ou regulamento, inclusive a possibilidade de fraude, as possíveis consequências legais, e que ação adicional o auditor deveria tomar, se houver.</w:t>
      </w:r>
    </w:p>
  </w:comment>
  <w:comment w:id="96" w:author="Lucas Ferreira" w:date="2021-08-11T20:24:00Z" w:initials="LF">
    <w:p w14:paraId="1ED71484" w14:textId="77777777" w:rsidR="002A6EFF" w:rsidRPr="00B73A02" w:rsidRDefault="002A6EFF" w:rsidP="002A6EFF">
      <w:pPr>
        <w:pStyle w:val="Textodecomentrio"/>
      </w:pPr>
      <w:r>
        <w:rPr>
          <w:rStyle w:val="Refdecomentrio"/>
        </w:rPr>
        <w:annotationRef/>
      </w:r>
      <w:r>
        <w:t>Colar esses parágrafos</w:t>
      </w:r>
    </w:p>
  </w:comment>
  <w:comment w:id="97" w:author="Lucas Ferreira" w:date="2021-08-11T20:24:00Z" w:initials="LF">
    <w:p w14:paraId="3C3AD190" w14:textId="77777777" w:rsidR="002A6EFF" w:rsidRPr="00B73A02" w:rsidRDefault="002A6EFF" w:rsidP="002A6EFF">
      <w:pPr>
        <w:pStyle w:val="Textodecomentrio"/>
      </w:pPr>
      <w:r>
        <w:rPr>
          <w:rStyle w:val="Refdecomentrio"/>
        </w:rPr>
        <w:annotationRef/>
      </w:r>
      <w:r>
        <w:t>Exemplo: Polícia, MP, órgão regulador...</w:t>
      </w:r>
    </w:p>
  </w:comment>
  <w:comment w:id="103" w:author="Lucas Ferreira" w:date="2021-08-18T19:20:00Z" w:initials="LF">
    <w:p w14:paraId="6FF04040" w14:textId="77777777" w:rsidR="002A7EB0" w:rsidRDefault="002A7EB0" w:rsidP="002A7EB0">
      <w:pPr>
        <w:pStyle w:val="Textodecomentrio"/>
      </w:pPr>
      <w:r>
        <w:rPr>
          <w:rStyle w:val="Refdecomentrio"/>
        </w:rPr>
        <w:annotationRef/>
      </w:r>
      <w:r>
        <w:t>Planejamento</w:t>
      </w:r>
    </w:p>
    <w:p w14:paraId="6EDDC0BF" w14:textId="77777777" w:rsidR="002A7EB0" w:rsidRDefault="002A7EB0" w:rsidP="002A7EB0">
      <w:pPr>
        <w:pStyle w:val="Textodecomentrio"/>
      </w:pPr>
      <w:r>
        <w:t>Execução</w:t>
      </w:r>
    </w:p>
    <w:p w14:paraId="4C3855FF" w14:textId="77777777" w:rsidR="002A7EB0" w:rsidRDefault="002A7EB0" w:rsidP="002A7EB0">
      <w:pPr>
        <w:pStyle w:val="Textodecomentrio"/>
      </w:pPr>
      <w:r>
        <w:t>Relatório</w:t>
      </w:r>
    </w:p>
  </w:comment>
  <w:comment w:id="104" w:author="Lucas Ferreira" w:date="2021-08-18T19:47:00Z" w:initials="LF">
    <w:p w14:paraId="28480628" w14:textId="77777777" w:rsidR="002A7EB0" w:rsidRDefault="002A7EB0" w:rsidP="002A7EB0">
      <w:pPr>
        <w:autoSpaceDE w:val="0"/>
        <w:autoSpaceDN w:val="0"/>
        <w:adjustRightInd w:val="0"/>
        <w:jc w:val="both"/>
      </w:pPr>
      <w:r>
        <w:rPr>
          <w:rStyle w:val="Refdecomentrio"/>
        </w:rPr>
        <w:annotationRef/>
      </w:r>
      <w:r w:rsidRPr="007D481C">
        <w:rPr>
          <w:b/>
          <w:bCs/>
        </w:rPr>
        <w:t xml:space="preserve">Envolvimento de membros-chave da equipe de trabalho </w:t>
      </w:r>
      <w:r w:rsidRPr="007D481C">
        <w:t>(</w:t>
      </w:r>
      <w:r>
        <w:t>ver item 5</w:t>
      </w:r>
      <w:r w:rsidRPr="007D481C">
        <w:t>)</w:t>
      </w:r>
    </w:p>
    <w:p w14:paraId="6E21034C" w14:textId="77777777" w:rsidR="002A7EB0" w:rsidRPr="007D481C" w:rsidRDefault="002A7EB0" w:rsidP="002A7EB0">
      <w:pPr>
        <w:autoSpaceDE w:val="0"/>
        <w:autoSpaceDN w:val="0"/>
        <w:adjustRightInd w:val="0"/>
        <w:jc w:val="both"/>
      </w:pPr>
    </w:p>
    <w:p w14:paraId="0388617D" w14:textId="77777777" w:rsidR="002A7EB0" w:rsidRDefault="002A7EB0" w:rsidP="002A7EB0">
      <w:pPr>
        <w:autoSpaceDE w:val="0"/>
        <w:autoSpaceDN w:val="0"/>
        <w:adjustRightInd w:val="0"/>
        <w:ind w:left="567" w:hanging="567"/>
        <w:jc w:val="both"/>
        <w:rPr>
          <w:rFonts w:ascii="TimesNewRoman" w:hAnsi="TimesNewRoman" w:cs="TimesNewRoman"/>
        </w:rPr>
      </w:pPr>
      <w:r w:rsidRPr="007D481C">
        <w:t>A</w:t>
      </w:r>
      <w:r>
        <w:t>4</w:t>
      </w:r>
      <w:r w:rsidRPr="007D481C">
        <w:t xml:space="preserve">. </w:t>
      </w:r>
      <w:r>
        <w:tab/>
      </w:r>
      <w:r w:rsidRPr="007D481C">
        <w:t>O envolvimento do sócio do trabalho e de outros membros-chave da equipe de trabalho no planejamento d</w:t>
      </w:r>
      <w:r>
        <w:t>a</w:t>
      </w:r>
      <w:r w:rsidRPr="007D481C">
        <w:t xml:space="preserve"> auditoria incorpora a sua experiência e seus pontos de vista, </w:t>
      </w:r>
      <w:r w:rsidRPr="004929C2">
        <w:rPr>
          <w:highlight w:val="yellow"/>
        </w:rPr>
        <w:t>otimizando</w:t>
      </w:r>
      <w:r w:rsidRPr="007D481C">
        <w:t xml:space="preserve"> assim a </w:t>
      </w:r>
      <w:r w:rsidRPr="004929C2">
        <w:rPr>
          <w:highlight w:val="yellow"/>
        </w:rPr>
        <w:t xml:space="preserve">eficácia </w:t>
      </w:r>
      <w:r w:rsidRPr="007D481C">
        <w:t xml:space="preserve">e a </w:t>
      </w:r>
      <w:r w:rsidRPr="004929C2">
        <w:rPr>
          <w:highlight w:val="yellow"/>
        </w:rPr>
        <w:t xml:space="preserve">eficiência </w:t>
      </w:r>
      <w:r w:rsidRPr="007D481C">
        <w:t>do processo de planejamento</w:t>
      </w:r>
      <w:r>
        <w:t xml:space="preserve">. </w:t>
      </w:r>
      <w:r>
        <w:rPr>
          <w:rFonts w:ascii="TimesNewRoman" w:hAnsi="TimesNewRoman" w:cs="TimesNewRoman"/>
        </w:rPr>
        <w:t xml:space="preserve">A </w:t>
      </w:r>
      <w:r w:rsidRPr="00AB5339">
        <w:rPr>
          <w:rFonts w:ascii="TimesNewRoman" w:hAnsi="TimesNewRoman" w:cs="TimesNewRoman"/>
        </w:rPr>
        <w:t>NBC TA 315</w:t>
      </w:r>
      <w:r>
        <w:rPr>
          <w:rFonts w:ascii="TimesNewRoman" w:hAnsi="TimesNewRoman" w:cs="TimesNewRoman"/>
        </w:rPr>
        <w:t xml:space="preserve">, item 10, </w:t>
      </w:r>
      <w:r w:rsidRPr="000F431A">
        <w:rPr>
          <w:rFonts w:ascii="TimesNewRoman" w:hAnsi="TimesNewRoman" w:cs="TimesNewRoman"/>
        </w:rPr>
        <w:t>estab</w:t>
      </w:r>
      <w:r>
        <w:rPr>
          <w:rFonts w:ascii="TimesNewRoman" w:hAnsi="TimesNewRoman" w:cs="TimesNewRoman"/>
        </w:rPr>
        <w:t xml:space="preserve">elece </w:t>
      </w:r>
      <w:r w:rsidRPr="000F431A">
        <w:rPr>
          <w:rFonts w:ascii="TimesNewRoman" w:hAnsi="TimesNewRoman" w:cs="TimesNewRoman"/>
        </w:rPr>
        <w:t>r</w:t>
      </w:r>
      <w:r>
        <w:rPr>
          <w:rFonts w:ascii="TimesNewRoman" w:hAnsi="TimesNewRoman" w:cs="TimesNewRoman"/>
        </w:rPr>
        <w:t>equisito</w:t>
      </w:r>
      <w:r w:rsidRPr="000F431A">
        <w:rPr>
          <w:rFonts w:ascii="TimesNewRoman" w:hAnsi="TimesNewRoman" w:cs="TimesNewRoman"/>
        </w:rPr>
        <w:t xml:space="preserve">s </w:t>
      </w:r>
      <w:r>
        <w:rPr>
          <w:rFonts w:ascii="TimesNewRoman" w:hAnsi="TimesNewRoman" w:cs="TimesNewRoman"/>
        </w:rPr>
        <w:t>e</w:t>
      </w:r>
      <w:r w:rsidRPr="000F431A">
        <w:rPr>
          <w:rFonts w:ascii="TimesNewRoman" w:hAnsi="TimesNewRoman" w:cs="TimesNewRoman"/>
        </w:rPr>
        <w:t xml:space="preserve"> </w:t>
      </w:r>
      <w:r>
        <w:rPr>
          <w:rFonts w:ascii="TimesNewRoman" w:hAnsi="TimesNewRoman" w:cs="TimesNewRoman"/>
        </w:rPr>
        <w:t xml:space="preserve">oferece orientação para a </w:t>
      </w:r>
      <w:r w:rsidRPr="004929C2">
        <w:rPr>
          <w:rFonts w:ascii="TimesNewRoman" w:hAnsi="TimesNewRoman" w:cs="TimesNewRoman"/>
          <w:highlight w:val="yellow"/>
        </w:rPr>
        <w:t xml:space="preserve">discussão </w:t>
      </w:r>
      <w:r>
        <w:rPr>
          <w:rFonts w:ascii="TimesNewRoman" w:hAnsi="TimesNewRoman" w:cs="TimesNewRoman"/>
        </w:rPr>
        <w:t>pela equipe de trabalho</w:t>
      </w:r>
      <w:r w:rsidRPr="000F431A">
        <w:rPr>
          <w:rFonts w:ascii="TimesNewRoman" w:hAnsi="TimesNewRoman" w:cs="TimesNewRoman"/>
        </w:rPr>
        <w:t xml:space="preserve"> </w:t>
      </w:r>
      <w:r>
        <w:rPr>
          <w:rFonts w:ascii="TimesNewRoman" w:hAnsi="TimesNewRoman" w:cs="TimesNewRoman"/>
        </w:rPr>
        <w:t xml:space="preserve">da </w:t>
      </w:r>
      <w:r w:rsidRPr="004929C2">
        <w:rPr>
          <w:rFonts w:ascii="TimesNewRoman" w:hAnsi="TimesNewRoman" w:cs="TimesNewRoman"/>
          <w:highlight w:val="yellow"/>
        </w:rPr>
        <w:t xml:space="preserve">susceptibilidade </w:t>
      </w:r>
      <w:r>
        <w:rPr>
          <w:rFonts w:ascii="TimesNewRoman" w:hAnsi="TimesNewRoman" w:cs="TimesNewRoman"/>
        </w:rPr>
        <w:t>da entidade</w:t>
      </w:r>
      <w:r w:rsidRPr="000F431A">
        <w:rPr>
          <w:rFonts w:ascii="TimesNewRoman" w:hAnsi="TimesNewRoman" w:cs="TimesNewRoman"/>
        </w:rPr>
        <w:t xml:space="preserve"> </w:t>
      </w:r>
      <w:r>
        <w:rPr>
          <w:rFonts w:ascii="TimesNewRoman" w:hAnsi="TimesNewRoman" w:cs="TimesNewRoman"/>
        </w:rPr>
        <w:t>a distorções relevantes</w:t>
      </w:r>
      <w:r w:rsidRPr="000F431A">
        <w:rPr>
          <w:rFonts w:ascii="TimesNewRoman" w:hAnsi="TimesNewRoman" w:cs="TimesNewRoman"/>
        </w:rPr>
        <w:t xml:space="preserve"> </w:t>
      </w:r>
      <w:r>
        <w:rPr>
          <w:rFonts w:ascii="TimesNewRoman" w:hAnsi="TimesNewRoman" w:cs="TimesNewRoman"/>
        </w:rPr>
        <w:t>nas demonstrações contábeis</w:t>
      </w:r>
      <w:r w:rsidRPr="000F431A">
        <w:rPr>
          <w:rFonts w:ascii="TimesNewRoman" w:hAnsi="TimesNewRoman" w:cs="TimesNewRoman"/>
        </w:rPr>
        <w:t xml:space="preserve">. </w:t>
      </w:r>
      <w:r>
        <w:rPr>
          <w:rFonts w:ascii="TimesNewRoman" w:hAnsi="TimesNewRoman" w:cs="TimesNewRoman"/>
        </w:rPr>
        <w:t xml:space="preserve">A </w:t>
      </w:r>
      <w:r w:rsidRPr="00AB5339">
        <w:rPr>
          <w:rFonts w:ascii="TimesNewRoman" w:hAnsi="TimesNewRoman" w:cs="TimesNewRoman"/>
        </w:rPr>
        <w:t>NBC TA 240</w:t>
      </w:r>
      <w:r>
        <w:rPr>
          <w:rFonts w:ascii="TimesNewRoman" w:hAnsi="TimesNewRoman" w:cs="TimesNewRoman"/>
        </w:rPr>
        <w:t xml:space="preserve"> – Responsabilidade do A</w:t>
      </w:r>
      <w:r w:rsidRPr="000F431A">
        <w:rPr>
          <w:rFonts w:ascii="TimesNewRoman" w:hAnsi="TimesNewRoman" w:cs="TimesNewRoman"/>
        </w:rPr>
        <w:t>uditor</w:t>
      </w:r>
      <w:r>
        <w:rPr>
          <w:rFonts w:ascii="TimesNewRoman" w:hAnsi="TimesNewRoman" w:cs="TimesNewRoman"/>
        </w:rPr>
        <w:t xml:space="preserve"> em Relação a F</w:t>
      </w:r>
      <w:r w:rsidRPr="000F431A">
        <w:rPr>
          <w:rFonts w:ascii="TimesNewRoman" w:hAnsi="TimesNewRoman" w:cs="TimesNewRoman"/>
        </w:rPr>
        <w:t>raud</w:t>
      </w:r>
      <w:r>
        <w:rPr>
          <w:rFonts w:ascii="TimesNewRoman" w:hAnsi="TimesNewRoman" w:cs="TimesNewRoman"/>
        </w:rPr>
        <w:t>e, no Contexto da Auditoria</w:t>
      </w:r>
      <w:r w:rsidRPr="000F431A">
        <w:rPr>
          <w:rFonts w:ascii="TimesNewRoman" w:hAnsi="TimesNewRoman" w:cs="TimesNewRoman"/>
        </w:rPr>
        <w:t xml:space="preserve"> </w:t>
      </w:r>
      <w:r>
        <w:rPr>
          <w:rFonts w:ascii="TimesNewRoman" w:hAnsi="TimesNewRoman" w:cs="TimesNewRoman"/>
        </w:rPr>
        <w:t>de Demonstrações Contábeis</w:t>
      </w:r>
      <w:r w:rsidRPr="000F431A">
        <w:rPr>
          <w:rFonts w:ascii="TimesNewRoman" w:hAnsi="TimesNewRoman" w:cs="TimesNewRoman"/>
        </w:rPr>
        <w:t xml:space="preserve"> </w:t>
      </w:r>
      <w:r>
        <w:rPr>
          <w:rFonts w:ascii="TimesNewRoman" w:hAnsi="TimesNewRoman" w:cs="TimesNewRoman"/>
        </w:rPr>
        <w:t>orienta sobre a ênfase dada durante essa discussão à exposição das demonstrações contábeis</w:t>
      </w:r>
      <w:r w:rsidRPr="000F431A">
        <w:rPr>
          <w:rFonts w:ascii="TimesNewRoman" w:hAnsi="TimesNewRoman" w:cs="TimesNewRoman"/>
        </w:rPr>
        <w:t xml:space="preserve"> </w:t>
      </w:r>
      <w:r>
        <w:rPr>
          <w:rFonts w:ascii="TimesNewRoman" w:hAnsi="TimesNewRoman" w:cs="TimesNewRoman"/>
        </w:rPr>
        <w:t>da entidade</w:t>
      </w:r>
      <w:r w:rsidRPr="000F431A">
        <w:rPr>
          <w:rFonts w:ascii="TimesNewRoman" w:hAnsi="TimesNewRoman" w:cs="TimesNewRoman"/>
        </w:rPr>
        <w:t xml:space="preserve"> </w:t>
      </w:r>
      <w:r>
        <w:rPr>
          <w:rFonts w:ascii="TimesNewRoman" w:hAnsi="TimesNewRoman" w:cs="TimesNewRoman"/>
        </w:rPr>
        <w:t>a distorções relevantes</w:t>
      </w:r>
      <w:r w:rsidRPr="000F431A">
        <w:rPr>
          <w:rFonts w:ascii="TimesNewRoman" w:hAnsi="TimesNewRoman" w:cs="TimesNewRoman"/>
        </w:rPr>
        <w:t xml:space="preserve"> d</w:t>
      </w:r>
      <w:r>
        <w:rPr>
          <w:rFonts w:ascii="TimesNewRoman" w:hAnsi="TimesNewRoman" w:cs="TimesNewRoman"/>
        </w:rPr>
        <w:t xml:space="preserve">evido a </w:t>
      </w:r>
      <w:r w:rsidRPr="004929C2">
        <w:rPr>
          <w:rFonts w:ascii="TimesNewRoman" w:hAnsi="TimesNewRoman" w:cs="TimesNewRoman"/>
          <w:highlight w:val="yellow"/>
        </w:rPr>
        <w:t>fraude</w:t>
      </w:r>
      <w:r>
        <w:rPr>
          <w:rFonts w:ascii="TimesNewRoman" w:hAnsi="TimesNewRoman" w:cs="TimesNewRoman"/>
        </w:rPr>
        <w:t>.</w:t>
      </w:r>
    </w:p>
    <w:p w14:paraId="2210BB06" w14:textId="77777777" w:rsidR="002A7EB0" w:rsidRDefault="002A7EB0" w:rsidP="002A7EB0">
      <w:pPr>
        <w:pStyle w:val="Textodecomentrio"/>
      </w:pPr>
    </w:p>
  </w:comment>
  <w:comment w:id="105" w:author="Lucas Ferreira" w:date="2021-08-18T20:14:00Z" w:initials="LF">
    <w:p w14:paraId="76E39B03" w14:textId="77777777" w:rsidR="002A7EB0" w:rsidRDefault="002A7EB0" w:rsidP="002A7EB0">
      <w:pPr>
        <w:autoSpaceDE w:val="0"/>
        <w:autoSpaceDN w:val="0"/>
        <w:adjustRightInd w:val="0"/>
        <w:jc w:val="both"/>
        <w:rPr>
          <w:b/>
          <w:bCs/>
          <w:color w:val="000000"/>
        </w:rPr>
      </w:pPr>
      <w:r>
        <w:rPr>
          <w:rStyle w:val="Refdecomentrio"/>
        </w:rPr>
        <w:annotationRef/>
      </w:r>
      <w:r>
        <w:rPr>
          <w:b/>
          <w:bCs/>
          <w:color w:val="000000"/>
        </w:rPr>
        <w:t>Documentação dos procedimentos de auditoria executados e da evidência de auditoria obtida</w:t>
      </w:r>
    </w:p>
    <w:p w14:paraId="14BEA705" w14:textId="77777777" w:rsidR="002A7EB0" w:rsidRDefault="002A7EB0" w:rsidP="002A7EB0">
      <w:pPr>
        <w:autoSpaceDE w:val="0"/>
        <w:autoSpaceDN w:val="0"/>
        <w:adjustRightInd w:val="0"/>
        <w:jc w:val="both"/>
        <w:rPr>
          <w:b/>
          <w:bCs/>
          <w:color w:val="000000"/>
        </w:rPr>
      </w:pPr>
    </w:p>
    <w:p w14:paraId="711A3811" w14:textId="77777777" w:rsidR="002A7EB0" w:rsidRDefault="002A7EB0" w:rsidP="002A7EB0">
      <w:pPr>
        <w:pStyle w:val="Ttulo2"/>
      </w:pPr>
      <w:r>
        <w:t>Forma, conteúdo e extensão da documentação de auditoria</w:t>
      </w:r>
    </w:p>
    <w:p w14:paraId="15E5C86F" w14:textId="77777777" w:rsidR="002A7EB0" w:rsidRDefault="002A7EB0" w:rsidP="002A7EB0">
      <w:pPr>
        <w:autoSpaceDE w:val="0"/>
        <w:autoSpaceDN w:val="0"/>
        <w:adjustRightInd w:val="0"/>
        <w:jc w:val="both"/>
        <w:rPr>
          <w:b/>
          <w:i/>
          <w:iCs/>
          <w:color w:val="000000"/>
        </w:rPr>
      </w:pPr>
    </w:p>
    <w:p w14:paraId="2B46FF4D" w14:textId="77777777" w:rsidR="002A7EB0" w:rsidRDefault="002A7EB0" w:rsidP="002A7EB0">
      <w:pPr>
        <w:autoSpaceDE w:val="0"/>
        <w:autoSpaceDN w:val="0"/>
        <w:adjustRightInd w:val="0"/>
        <w:spacing w:after="120"/>
        <w:ind w:left="567" w:hanging="567"/>
        <w:jc w:val="both"/>
        <w:rPr>
          <w:color w:val="000000"/>
        </w:rPr>
      </w:pPr>
      <w:r>
        <w:rPr>
          <w:color w:val="000000"/>
        </w:rPr>
        <w:t xml:space="preserve">8.    O auditor deve preparar documentação de auditoria que seja suficiente para permitir que um </w:t>
      </w:r>
      <w:r w:rsidRPr="009E12D3">
        <w:rPr>
          <w:color w:val="000000"/>
          <w:highlight w:val="yellow"/>
        </w:rPr>
        <w:t>auditor experiente</w:t>
      </w:r>
      <w:r>
        <w:rPr>
          <w:color w:val="000000"/>
        </w:rPr>
        <w:t>, sem nenhum envolvimento anterior com a auditoria, entenda (ver itens A2 a A5 e A16 e A17):</w:t>
      </w:r>
    </w:p>
    <w:p w14:paraId="5DBCF08E" w14:textId="77777777" w:rsidR="002A7EB0" w:rsidRDefault="002A7EB0" w:rsidP="002A7EB0">
      <w:pPr>
        <w:autoSpaceDE w:val="0"/>
        <w:autoSpaceDN w:val="0"/>
        <w:adjustRightInd w:val="0"/>
        <w:spacing w:after="120"/>
        <w:ind w:left="993" w:hanging="426"/>
        <w:jc w:val="both"/>
        <w:rPr>
          <w:color w:val="000000"/>
        </w:rPr>
      </w:pPr>
      <w:r>
        <w:rPr>
          <w:color w:val="000000"/>
        </w:rPr>
        <w:t xml:space="preserve">(a)  a </w:t>
      </w:r>
      <w:r w:rsidRPr="009E12D3">
        <w:rPr>
          <w:color w:val="000000"/>
          <w:highlight w:val="yellow"/>
        </w:rPr>
        <w:t>natureza, época e extensão</w:t>
      </w:r>
      <w:r>
        <w:rPr>
          <w:color w:val="000000"/>
        </w:rPr>
        <w:t xml:space="preserve"> dos procedimentos de auditoria executados para cumprir com as normas de auditoria e exigências legais e regulamentares aplicáveis (ver itens A6 e A7);</w:t>
      </w:r>
    </w:p>
    <w:p w14:paraId="346571A5" w14:textId="77777777" w:rsidR="002A7EB0" w:rsidRDefault="002A7EB0" w:rsidP="002A7EB0">
      <w:pPr>
        <w:autoSpaceDE w:val="0"/>
        <w:autoSpaceDN w:val="0"/>
        <w:adjustRightInd w:val="0"/>
        <w:spacing w:after="120"/>
        <w:ind w:left="993" w:hanging="426"/>
        <w:jc w:val="both"/>
        <w:rPr>
          <w:color w:val="000000"/>
        </w:rPr>
      </w:pPr>
      <w:r>
        <w:rPr>
          <w:color w:val="000000"/>
        </w:rPr>
        <w:t>(b) os resultados dos procedimentos de auditoria executados e a evidência de auditoria obtida; e</w:t>
      </w:r>
    </w:p>
    <w:p w14:paraId="32C59CA9" w14:textId="77777777" w:rsidR="002A7EB0" w:rsidRDefault="002A7EB0" w:rsidP="002A7EB0">
      <w:pPr>
        <w:autoSpaceDE w:val="0"/>
        <w:autoSpaceDN w:val="0"/>
        <w:adjustRightInd w:val="0"/>
        <w:ind w:left="993" w:hanging="426"/>
        <w:jc w:val="both"/>
        <w:rPr>
          <w:color w:val="000000"/>
        </w:rPr>
      </w:pPr>
      <w:r>
        <w:rPr>
          <w:color w:val="000000"/>
        </w:rPr>
        <w:t>(c)  assuntos significativos identificados durante a auditoria, as conclusões obtidas a respeito deles e os julgamentos profissionais significativos exercidos para chegar a essas conclusões (ver itens A8 a A11).</w:t>
      </w:r>
    </w:p>
    <w:p w14:paraId="6217D170" w14:textId="77777777" w:rsidR="002A7EB0" w:rsidRDefault="002A7EB0" w:rsidP="002A7EB0">
      <w:pPr>
        <w:autoSpaceDE w:val="0"/>
        <w:autoSpaceDN w:val="0"/>
        <w:adjustRightInd w:val="0"/>
        <w:jc w:val="both"/>
        <w:rPr>
          <w:color w:val="000000"/>
        </w:rPr>
      </w:pPr>
    </w:p>
    <w:p w14:paraId="46CAB1EB" w14:textId="77777777" w:rsidR="002A7EB0" w:rsidRDefault="002A7EB0" w:rsidP="002A7EB0">
      <w:pPr>
        <w:autoSpaceDE w:val="0"/>
        <w:autoSpaceDN w:val="0"/>
        <w:adjustRightInd w:val="0"/>
        <w:spacing w:after="120"/>
        <w:ind w:left="567" w:hanging="567"/>
        <w:jc w:val="both"/>
        <w:rPr>
          <w:color w:val="000000"/>
        </w:rPr>
      </w:pPr>
      <w:r>
        <w:rPr>
          <w:color w:val="000000"/>
        </w:rPr>
        <w:t xml:space="preserve">9.   Ao </w:t>
      </w:r>
      <w:r w:rsidRPr="009E12D3">
        <w:rPr>
          <w:color w:val="000000"/>
          <w:highlight w:val="yellow"/>
        </w:rPr>
        <w:t>documentar</w:t>
      </w:r>
      <w:r>
        <w:rPr>
          <w:color w:val="000000"/>
        </w:rPr>
        <w:t xml:space="preserve"> a natureza, a época e a extensão dos procedimentos de auditoria executados, o auditor deve registrar:</w:t>
      </w:r>
    </w:p>
    <w:p w14:paraId="6918645A" w14:textId="77777777" w:rsidR="002A7EB0" w:rsidRDefault="002A7EB0" w:rsidP="002A7EB0">
      <w:pPr>
        <w:autoSpaceDE w:val="0"/>
        <w:autoSpaceDN w:val="0"/>
        <w:adjustRightInd w:val="0"/>
        <w:spacing w:after="120"/>
        <w:ind w:left="993" w:hanging="426"/>
        <w:jc w:val="both"/>
        <w:rPr>
          <w:color w:val="000000"/>
        </w:rPr>
      </w:pPr>
      <w:r>
        <w:rPr>
          <w:color w:val="000000"/>
        </w:rPr>
        <w:t xml:space="preserve">(a)  </w:t>
      </w:r>
      <w:r>
        <w:rPr>
          <w:color w:val="000000"/>
        </w:rPr>
        <w:tab/>
        <w:t>as características que identificam os itens ou assuntos específicos testados (ver item A12);</w:t>
      </w:r>
    </w:p>
    <w:p w14:paraId="67CEC4AF" w14:textId="77777777" w:rsidR="002A7EB0" w:rsidRDefault="002A7EB0" w:rsidP="002A7EB0">
      <w:pPr>
        <w:autoSpaceDE w:val="0"/>
        <w:autoSpaceDN w:val="0"/>
        <w:adjustRightInd w:val="0"/>
        <w:spacing w:after="120"/>
        <w:ind w:left="993" w:hanging="426"/>
        <w:jc w:val="both"/>
        <w:rPr>
          <w:color w:val="000000"/>
        </w:rPr>
      </w:pPr>
      <w:r>
        <w:rPr>
          <w:color w:val="000000"/>
        </w:rPr>
        <w:t xml:space="preserve">(b)  </w:t>
      </w:r>
      <w:r>
        <w:rPr>
          <w:color w:val="000000"/>
        </w:rPr>
        <w:tab/>
        <w:t>quem executou o trabalho de auditoria e a data em que foi concluído; e</w:t>
      </w:r>
    </w:p>
    <w:p w14:paraId="025C4E50" w14:textId="77777777" w:rsidR="002A7EB0" w:rsidRDefault="002A7EB0" w:rsidP="002A7EB0">
      <w:pPr>
        <w:autoSpaceDE w:val="0"/>
        <w:autoSpaceDN w:val="0"/>
        <w:adjustRightInd w:val="0"/>
        <w:ind w:left="993" w:hanging="426"/>
        <w:jc w:val="both"/>
        <w:rPr>
          <w:color w:val="000000"/>
        </w:rPr>
      </w:pPr>
      <w:r>
        <w:rPr>
          <w:color w:val="000000"/>
        </w:rPr>
        <w:t xml:space="preserve">(c) </w:t>
      </w:r>
      <w:r>
        <w:rPr>
          <w:color w:val="000000"/>
        </w:rPr>
        <w:tab/>
        <w:t>quem revisou o trabalho de auditoria executado e a data e extensão de tal revisão (ver item A13).</w:t>
      </w:r>
    </w:p>
    <w:p w14:paraId="2A34F349" w14:textId="77777777" w:rsidR="002A7EB0" w:rsidRDefault="002A7EB0" w:rsidP="002A7EB0">
      <w:pPr>
        <w:autoSpaceDE w:val="0"/>
        <w:autoSpaceDN w:val="0"/>
        <w:adjustRightInd w:val="0"/>
        <w:jc w:val="both"/>
        <w:rPr>
          <w:color w:val="000000"/>
        </w:rPr>
      </w:pPr>
    </w:p>
    <w:p w14:paraId="4C65EF0B" w14:textId="77777777" w:rsidR="002A7EB0" w:rsidRDefault="002A7EB0" w:rsidP="002A7EB0">
      <w:pPr>
        <w:autoSpaceDE w:val="0"/>
        <w:autoSpaceDN w:val="0"/>
        <w:adjustRightInd w:val="0"/>
        <w:ind w:left="567" w:hanging="567"/>
        <w:jc w:val="both"/>
        <w:rPr>
          <w:color w:val="000000"/>
        </w:rPr>
      </w:pPr>
      <w:r>
        <w:rPr>
          <w:color w:val="000000"/>
        </w:rPr>
        <w:t>10.   O auditor deve documentar discussões de assuntos significativos com a administração, os responsáveis pela governança e outros, incluindo a natureza dos assuntos significativos discutidos e quando e com quem as discussões ocorreram (ver item A14).</w:t>
      </w:r>
    </w:p>
    <w:p w14:paraId="7D905A53" w14:textId="77777777" w:rsidR="002A7EB0" w:rsidRDefault="002A7EB0" w:rsidP="002A7EB0">
      <w:pPr>
        <w:autoSpaceDE w:val="0"/>
        <w:autoSpaceDN w:val="0"/>
        <w:adjustRightInd w:val="0"/>
        <w:ind w:left="567" w:hanging="567"/>
        <w:jc w:val="both"/>
        <w:rPr>
          <w:color w:val="000000"/>
        </w:rPr>
      </w:pPr>
    </w:p>
    <w:p w14:paraId="25E6207C" w14:textId="77777777" w:rsidR="002A7EB0" w:rsidRDefault="002A7EB0" w:rsidP="002A7EB0">
      <w:pPr>
        <w:autoSpaceDE w:val="0"/>
        <w:autoSpaceDN w:val="0"/>
        <w:adjustRightInd w:val="0"/>
        <w:ind w:left="567" w:hanging="567"/>
        <w:jc w:val="both"/>
        <w:rPr>
          <w:color w:val="000000"/>
        </w:rPr>
      </w:pPr>
      <w:r>
        <w:rPr>
          <w:color w:val="000000"/>
        </w:rPr>
        <w:t xml:space="preserve">11.  Se o auditor identificou informações referentes a um assunto significativo que são inconsistentes com a sua conclusão final, ele deve </w:t>
      </w:r>
      <w:r w:rsidRPr="009E12D3">
        <w:rPr>
          <w:color w:val="000000"/>
          <w:highlight w:val="yellow"/>
        </w:rPr>
        <w:t>documentar</w:t>
      </w:r>
      <w:r>
        <w:rPr>
          <w:color w:val="000000"/>
        </w:rPr>
        <w:t xml:space="preserve"> como tratou essa inconsistência (ver item A15).</w:t>
      </w:r>
    </w:p>
    <w:p w14:paraId="0878F21E" w14:textId="77777777" w:rsidR="002A7EB0" w:rsidRDefault="002A7EB0" w:rsidP="002A7EB0">
      <w:pPr>
        <w:autoSpaceDE w:val="0"/>
        <w:autoSpaceDN w:val="0"/>
        <w:adjustRightInd w:val="0"/>
        <w:ind w:left="567" w:hanging="567"/>
        <w:jc w:val="both"/>
        <w:rPr>
          <w:color w:val="000000"/>
        </w:rPr>
      </w:pPr>
      <w:r>
        <w:rPr>
          <w:color w:val="000000"/>
        </w:rPr>
        <w:t xml:space="preserve">A6.  Em princípio, a conformidade com as exigências desta Norma tem como resultado documentação de auditoria suficiente e apropriada às circunstâncias. Outras normas contêm requisitos específicos de documentação que se destinam a esclarecer a aplicação desta norma às circunstâncias específicas de outras normas. As exigências de documentação de outras normas não limitam a aplicação desta norma. Além disso, a ausência de exigência de documentação em qualquer norma específica não se destina a sugerir que não há documentação a ser elaborada como resultado da conformidade com essa norma. </w:t>
      </w:r>
    </w:p>
    <w:p w14:paraId="22ED1DCD" w14:textId="77777777" w:rsidR="002A7EB0" w:rsidRDefault="002A7EB0" w:rsidP="002A7EB0">
      <w:pPr>
        <w:autoSpaceDE w:val="0"/>
        <w:autoSpaceDN w:val="0"/>
        <w:adjustRightInd w:val="0"/>
        <w:ind w:left="567" w:hanging="567"/>
        <w:jc w:val="both"/>
        <w:rPr>
          <w:color w:val="000000"/>
        </w:rPr>
      </w:pPr>
    </w:p>
    <w:p w14:paraId="7D9CFE16" w14:textId="77777777" w:rsidR="002A7EB0" w:rsidRPr="00B3272D" w:rsidRDefault="002A7EB0" w:rsidP="002A7EB0">
      <w:pPr>
        <w:autoSpaceDE w:val="0"/>
        <w:autoSpaceDN w:val="0"/>
        <w:adjustRightInd w:val="0"/>
        <w:jc w:val="both"/>
        <w:rPr>
          <w:color w:val="000000"/>
        </w:rPr>
      </w:pPr>
      <w:r w:rsidRPr="00B3272D">
        <w:rPr>
          <w:color w:val="000000"/>
        </w:rPr>
        <w:t>Este apêndice identifica itens em outras normas de auditoria que contenham requerimentos específicos de documentação. A lista não substitui a consideração das exigências e da aplicação relacionada e de outros materiais explicativos nas normas.</w:t>
      </w:r>
    </w:p>
    <w:p w14:paraId="0ACC902D" w14:textId="77777777" w:rsidR="002A7EB0" w:rsidRPr="00B3272D" w:rsidRDefault="002A7EB0">
      <w:pPr>
        <w:numPr>
          <w:ilvl w:val="0"/>
          <w:numId w:val="99"/>
        </w:numPr>
        <w:tabs>
          <w:tab w:val="left" w:pos="-5245"/>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210, itens 10 a 12;</w:t>
      </w:r>
    </w:p>
    <w:p w14:paraId="64C3BD53"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220, itens 24 e 25;</w:t>
      </w:r>
    </w:p>
    <w:p w14:paraId="44431515"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240, itens 44 a 47;</w:t>
      </w:r>
    </w:p>
    <w:p w14:paraId="5C8CB11A"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250, item 29;</w:t>
      </w:r>
    </w:p>
    <w:p w14:paraId="1C73108F"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260, item 23;</w:t>
      </w:r>
    </w:p>
    <w:p w14:paraId="054EF6D3"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3D1D43">
        <w:rPr>
          <w:color w:val="000000"/>
          <w:highlight w:val="yellow"/>
          <w:lang w:val="sv-SE"/>
        </w:rPr>
        <w:t>NBC TA 300, item 12;</w:t>
      </w:r>
    </w:p>
    <w:p w14:paraId="415FAAF5"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315, item 32;</w:t>
      </w:r>
    </w:p>
    <w:p w14:paraId="0E2E5C96"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320, item 14;</w:t>
      </w:r>
    </w:p>
    <w:p w14:paraId="23A2A955"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330, itens 28 a 30;</w:t>
      </w:r>
    </w:p>
    <w:p w14:paraId="3246D641"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450, item 15;</w:t>
      </w:r>
    </w:p>
    <w:p w14:paraId="6296542D"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540, item 39;</w:t>
      </w:r>
    </w:p>
    <w:p w14:paraId="3C283703"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550, item 28;</w:t>
      </w:r>
    </w:p>
    <w:p w14:paraId="6DD340CF"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600, item 50;</w:t>
      </w:r>
      <w:r w:rsidRPr="00B3272D">
        <w:rPr>
          <w:color w:val="000000"/>
          <w:lang w:val="sv-SE"/>
        </w:rPr>
        <w:tab/>
      </w:r>
    </w:p>
    <w:p w14:paraId="5C6A336B" w14:textId="77777777" w:rsidR="002A7EB0" w:rsidRPr="00B3272D" w:rsidRDefault="002A7EB0">
      <w:pPr>
        <w:numPr>
          <w:ilvl w:val="0"/>
          <w:numId w:val="99"/>
        </w:numPr>
        <w:tabs>
          <w:tab w:val="left" w:pos="284"/>
        </w:tabs>
        <w:autoSpaceDE w:val="0"/>
        <w:autoSpaceDN w:val="0"/>
        <w:adjustRightInd w:val="0"/>
        <w:spacing w:after="0" w:line="240" w:lineRule="auto"/>
        <w:ind w:left="284" w:hanging="284"/>
        <w:jc w:val="both"/>
        <w:rPr>
          <w:color w:val="000000"/>
          <w:lang w:val="sv-SE"/>
        </w:rPr>
      </w:pPr>
      <w:r w:rsidRPr="00B3272D">
        <w:rPr>
          <w:color w:val="000000"/>
          <w:lang w:val="sv-SE"/>
        </w:rPr>
        <w:t>NBC TA 610, itens 36 e 37;</w:t>
      </w:r>
    </w:p>
    <w:p w14:paraId="71437133" w14:textId="77777777" w:rsidR="002A7EB0" w:rsidRPr="00B3272D" w:rsidRDefault="002A7EB0">
      <w:pPr>
        <w:numPr>
          <w:ilvl w:val="0"/>
          <w:numId w:val="99"/>
        </w:numPr>
        <w:tabs>
          <w:tab w:val="left" w:pos="284"/>
          <w:tab w:val="left" w:pos="993"/>
        </w:tabs>
        <w:autoSpaceDE w:val="0"/>
        <w:autoSpaceDN w:val="0"/>
        <w:adjustRightInd w:val="0"/>
        <w:spacing w:after="0" w:line="240" w:lineRule="auto"/>
        <w:ind w:left="284" w:hanging="284"/>
        <w:jc w:val="both"/>
      </w:pPr>
      <w:r w:rsidRPr="00B3272D">
        <w:rPr>
          <w:color w:val="000000"/>
          <w:lang w:val="sv-SE"/>
        </w:rPr>
        <w:t>NBC TA 720, item 25</w:t>
      </w:r>
      <w:r w:rsidRPr="00B3272D">
        <w:rPr>
          <w:bCs/>
          <w:i/>
          <w:iCs/>
          <w:spacing w:val="-7"/>
        </w:rPr>
        <w:t>.</w:t>
      </w:r>
    </w:p>
    <w:p w14:paraId="435AAFDB" w14:textId="77777777" w:rsidR="002A7EB0" w:rsidRDefault="002A7EB0" w:rsidP="002A7EB0">
      <w:pPr>
        <w:pStyle w:val="Textodecomentrio"/>
      </w:pPr>
    </w:p>
  </w:comment>
  <w:comment w:id="108" w:author="Lucas Ferreira" w:date="2021-08-30T19:47:00Z" w:initials="LF">
    <w:p w14:paraId="1D3E25F1" w14:textId="77777777" w:rsidR="002A7EB0" w:rsidRDefault="002A7EB0" w:rsidP="002A7EB0">
      <w:pPr>
        <w:pStyle w:val="Textodecomentrio"/>
      </w:pPr>
      <w:r>
        <w:rPr>
          <w:rStyle w:val="Refdecomentrio"/>
        </w:rPr>
        <w:annotationRef/>
      </w:r>
      <w:r>
        <w:t>1 - Planejamento</w:t>
      </w:r>
    </w:p>
    <w:p w14:paraId="74425402" w14:textId="77777777" w:rsidR="002A7EB0" w:rsidRDefault="002A7EB0" w:rsidP="002A7EB0">
      <w:pPr>
        <w:pStyle w:val="Textodecomentrio"/>
      </w:pPr>
      <w:r>
        <w:t>2 - Execução</w:t>
      </w:r>
    </w:p>
    <w:p w14:paraId="2F9DB92E" w14:textId="77777777" w:rsidR="002A7EB0" w:rsidRDefault="002A7EB0" w:rsidP="002A7EB0">
      <w:pPr>
        <w:pStyle w:val="Textodecomentrio"/>
      </w:pPr>
      <w:r>
        <w:t>3 – Relatório de Auditoria (parecer)</w:t>
      </w:r>
    </w:p>
    <w:p w14:paraId="50D5D547" w14:textId="77777777" w:rsidR="002A7EB0" w:rsidRDefault="002A7EB0" w:rsidP="002A7EB0">
      <w:pPr>
        <w:pStyle w:val="Textodecomentrio"/>
      </w:pPr>
    </w:p>
    <w:p w14:paraId="3663EE25" w14:textId="77777777" w:rsidR="002A7EB0" w:rsidRDefault="002A7EB0" w:rsidP="002A7EB0">
      <w:pPr>
        <w:pStyle w:val="Textodecomentrio"/>
      </w:pPr>
      <w:r>
        <w:t>Documentação de Auditoria (papéis de trabalho)</w:t>
      </w:r>
    </w:p>
  </w:comment>
  <w:comment w:id="112" w:author="Lucas Ferreira" w:date="2022-03-09T20:08:00Z" w:initials="LF">
    <w:p w14:paraId="66D63E0E" w14:textId="77777777" w:rsidR="002A7EB0" w:rsidRDefault="002A7EB0" w:rsidP="002A7EB0">
      <w:pPr>
        <w:pStyle w:val="Textodecomentrio"/>
      </w:pPr>
      <w:r>
        <w:rPr>
          <w:rStyle w:val="Refdecomentrio"/>
        </w:rPr>
        <w:annotationRef/>
      </w:r>
      <w:r>
        <w:t>Código Penal:</w:t>
      </w:r>
    </w:p>
    <w:p w14:paraId="441792DA" w14:textId="77777777" w:rsidR="002A7EB0" w:rsidRDefault="002A7EB0" w:rsidP="002A7EB0">
      <w:pPr>
        <w:pStyle w:val="Textodecomentrio"/>
      </w:pPr>
      <w:r>
        <w:t>Matar alguém. 10 anos reclusão (retirar a vida de um ser humano)</w:t>
      </w:r>
    </w:p>
    <w:p w14:paraId="57698106" w14:textId="77777777" w:rsidR="002A7EB0" w:rsidRDefault="002A7EB0" w:rsidP="002A7EB0">
      <w:pPr>
        <w:pStyle w:val="Textodecomentrio"/>
      </w:pPr>
    </w:p>
    <w:p w14:paraId="05879621" w14:textId="77777777" w:rsidR="002A7EB0" w:rsidRDefault="002A7EB0" w:rsidP="002A7EB0">
      <w:pPr>
        <w:pStyle w:val="Textodecomentrio"/>
      </w:pPr>
      <w:r>
        <w:t>João matou Joberto.</w:t>
      </w:r>
    </w:p>
    <w:p w14:paraId="3D972663" w14:textId="77777777" w:rsidR="002A7EB0" w:rsidRDefault="002A7EB0" w:rsidP="002A7EB0">
      <w:pPr>
        <w:pStyle w:val="Textodecomentrio"/>
      </w:pPr>
    </w:p>
    <w:p w14:paraId="6AA878DB" w14:textId="77777777" w:rsidR="002A7EB0" w:rsidRDefault="002A7EB0" w:rsidP="002A7EB0">
      <w:pPr>
        <w:pStyle w:val="Textodecomentrio"/>
      </w:pPr>
      <w:r>
        <w:t>Crime consumado por João.</w:t>
      </w:r>
    </w:p>
    <w:p w14:paraId="5C31620B" w14:textId="77777777" w:rsidR="002A7EB0" w:rsidRDefault="002A7EB0" w:rsidP="002A7EB0">
      <w:pPr>
        <w:pStyle w:val="Textodecomentrio"/>
      </w:pPr>
    </w:p>
    <w:p w14:paraId="6D8B1CD4" w14:textId="77777777" w:rsidR="002A7EB0" w:rsidRDefault="002A7EB0" w:rsidP="002A7EB0">
      <w:pPr>
        <w:pStyle w:val="Textodecomentrio"/>
      </w:pPr>
      <w:r>
        <w:t>Distorção = dismatch</w:t>
      </w:r>
    </w:p>
    <w:p w14:paraId="0CDDF33F" w14:textId="77777777" w:rsidR="002A7EB0" w:rsidRDefault="002A7EB0" w:rsidP="002A7EB0">
      <w:pPr>
        <w:pStyle w:val="Textodecomentrio"/>
      </w:pPr>
    </w:p>
    <w:p w14:paraId="39C95FAD" w14:textId="77777777" w:rsidR="002A7EB0" w:rsidRDefault="002A7EB0" w:rsidP="002A7EB0">
      <w:pPr>
        <w:pStyle w:val="Textodecomentrio"/>
      </w:pPr>
      <w:r>
        <w:t>Fim.</w:t>
      </w:r>
    </w:p>
  </w:comment>
  <w:comment w:id="113" w:author="Lucas Ferreira" w:date="2021-09-01T17:32:00Z" w:initials="LF">
    <w:p w14:paraId="7D6834A1" w14:textId="77777777" w:rsidR="002A7EB0" w:rsidRDefault="002A7EB0" w:rsidP="002A7EB0">
      <w:pPr>
        <w:ind w:left="567" w:hanging="567"/>
        <w:jc w:val="both"/>
      </w:pPr>
      <w:r>
        <w:rPr>
          <w:rStyle w:val="Refdecomentrio"/>
        </w:rPr>
        <w:annotationRef/>
      </w:r>
      <w:r w:rsidRPr="002C0E88">
        <w:t>A</w:t>
      </w:r>
      <w:r>
        <w:t>9</w:t>
      </w:r>
      <w:r w:rsidRPr="002C0E88">
        <w:t xml:space="preserve">. </w:t>
      </w:r>
      <w:r>
        <w:tab/>
      </w:r>
      <w:r w:rsidRPr="002C0E88">
        <w:t xml:space="preserve">O auditor pode solicitar </w:t>
      </w:r>
      <w:r>
        <w:t>à</w:t>
      </w:r>
      <w:r w:rsidRPr="002C0E88">
        <w:t xml:space="preserve"> administração que examine uma classe de transações, saldos contábeis ou divulgaç</w:t>
      </w:r>
      <w:r>
        <w:t>ão</w:t>
      </w:r>
      <w:r w:rsidRPr="002C0E88">
        <w:t xml:space="preserve"> para que a administração entenda a causa de distorção identificada pelo auditor, execute procedimentos para determinar o valor real da distorção n</w:t>
      </w:r>
      <w:r>
        <w:t>ess</w:t>
      </w:r>
      <w:r w:rsidRPr="002C0E88">
        <w:t xml:space="preserve">a classe, e faça os ajustes </w:t>
      </w:r>
      <w:r>
        <w:t>apropriados</w:t>
      </w:r>
      <w:r w:rsidRPr="002C0E88">
        <w:t xml:space="preserve"> nas demonstrações contábeis. Essa solicitação pode ser feita pelo auditor, por exemplo, com base na projeção de distorções identificadas em amostra de auditoria para a população inteira de onde foi extraída a amostra.</w:t>
      </w:r>
    </w:p>
    <w:p w14:paraId="21B7FAF4" w14:textId="77777777" w:rsidR="002A7EB0" w:rsidRDefault="002A7EB0" w:rsidP="002A7EB0">
      <w:pPr>
        <w:pStyle w:val="Textodecomentrio"/>
      </w:pPr>
    </w:p>
  </w:comment>
  <w:comment w:id="114" w:author="Lucas Ferreira" w:date="2021-09-01T17:38:00Z" w:initials="LF">
    <w:p w14:paraId="2A231CDD" w14:textId="77777777" w:rsidR="002A7EB0" w:rsidRDefault="002A7EB0" w:rsidP="002A7EB0">
      <w:pPr>
        <w:jc w:val="both"/>
      </w:pPr>
      <w:r>
        <w:rPr>
          <w:rStyle w:val="Refdecomentrio"/>
        </w:rPr>
        <w:annotationRef/>
      </w:r>
      <w:r w:rsidRPr="004207E3">
        <w:rPr>
          <w:b/>
        </w:rPr>
        <w:t xml:space="preserve">Representação </w:t>
      </w:r>
      <w:r>
        <w:rPr>
          <w:b/>
        </w:rPr>
        <w:t xml:space="preserve">formal </w:t>
      </w:r>
      <w:r w:rsidRPr="002C0E88">
        <w:t>(</w:t>
      </w:r>
      <w:r>
        <w:t xml:space="preserve">ver item </w:t>
      </w:r>
      <w:r w:rsidRPr="002C0E88">
        <w:t>14)</w:t>
      </w:r>
    </w:p>
    <w:p w14:paraId="201702EF" w14:textId="77777777" w:rsidR="002A7EB0" w:rsidRPr="002C0E88" w:rsidRDefault="002A7EB0" w:rsidP="002A7EB0">
      <w:pPr>
        <w:jc w:val="both"/>
      </w:pPr>
    </w:p>
    <w:p w14:paraId="2DD84A97" w14:textId="77777777" w:rsidR="002A7EB0" w:rsidRDefault="002A7EB0" w:rsidP="002A7EB0">
      <w:pPr>
        <w:ind w:left="567" w:hanging="567"/>
        <w:jc w:val="both"/>
      </w:pPr>
      <w:r w:rsidRPr="002C0E88">
        <w:t>A2</w:t>
      </w:r>
      <w:r>
        <w:t>9</w:t>
      </w:r>
      <w:r w:rsidRPr="002C0E88">
        <w:t xml:space="preserve">. </w:t>
      </w:r>
      <w:r>
        <w:tab/>
        <w:t xml:space="preserve">Porque a elaboração das demonstrações contábeis requer da </w:t>
      </w:r>
      <w:r w:rsidRPr="002C0E88">
        <w:t xml:space="preserve">administração e, quando </w:t>
      </w:r>
      <w:r>
        <w:t>apropriado</w:t>
      </w:r>
      <w:r w:rsidRPr="002C0E88">
        <w:t xml:space="preserve">, </w:t>
      </w:r>
      <w:r>
        <w:t>d</w:t>
      </w:r>
      <w:r w:rsidRPr="002C0E88">
        <w:t xml:space="preserve">os responsáveis pela governança </w:t>
      </w:r>
      <w:r>
        <w:t>que façam ajustes às</w:t>
      </w:r>
      <w:r w:rsidRPr="002C0E88">
        <w:t xml:space="preserve"> demonstrações contábeis para corrigir distorções relevantes, o auditor deve solicitar que eles forneçam representação </w:t>
      </w:r>
      <w:r>
        <w:t xml:space="preserve">formal </w:t>
      </w:r>
      <w:r w:rsidRPr="002C0E88">
        <w:t xml:space="preserve">sobre as distorções não corrigidas. Em algumas circunstâncias, a administração e, quando </w:t>
      </w:r>
      <w:r>
        <w:t>apropriado</w:t>
      </w:r>
      <w:r w:rsidRPr="002C0E88">
        <w:t xml:space="preserve">, os responsáveis pela governança podem não acreditar que certas distorções não corrigidas são distorções. Por essa razão, eles podem querer incluir em suas representações </w:t>
      </w:r>
      <w:r>
        <w:t>formais</w:t>
      </w:r>
      <w:r w:rsidRPr="002C0E88">
        <w:t xml:space="preserve"> palavras como: “Não concordamos que os itens … e … constituem distorções porque [descrição das razões].” A obtenção dessa representação, contudo, não exime o auditor da necessidade de elaborar uma conclusão sobre o efeito das distorções não corrigidas.</w:t>
      </w:r>
    </w:p>
    <w:p w14:paraId="5DB24C6F" w14:textId="77777777" w:rsidR="002A7EB0" w:rsidRDefault="002A7EB0" w:rsidP="002A7EB0">
      <w:pPr>
        <w:pStyle w:val="Textodecomentrio"/>
      </w:pPr>
    </w:p>
  </w:comment>
  <w:comment w:id="122" w:author="Lucas Ferreira" w:date="2022-04-04T19:13:00Z" w:initials="LF">
    <w:p w14:paraId="1DB5A24F" w14:textId="77777777" w:rsidR="002A7EB0" w:rsidRDefault="002A7EB0" w:rsidP="002A7EB0">
      <w:pPr>
        <w:pStyle w:val="Textodecomentrio"/>
      </w:pPr>
      <w:r>
        <w:rPr>
          <w:rStyle w:val="Refdecomentrio"/>
        </w:rPr>
        <w:annotationRef/>
      </w:r>
      <w:r>
        <w:t>CPC 25</w:t>
      </w:r>
    </w:p>
    <w:p w14:paraId="5C20776E" w14:textId="77777777" w:rsidR="002A7EB0" w:rsidRDefault="002A7EB0" w:rsidP="002A7EB0">
      <w:pPr>
        <w:pStyle w:val="Textodecomentrio"/>
      </w:pPr>
      <w:hyperlink r:id="rId2" w:history="1">
        <w:r w:rsidRPr="00837205">
          <w:rPr>
            <w:rStyle w:val="Hyperlink"/>
          </w:rPr>
          <w:t>http://static.cpc.aatb.com.br/Documentos/304_CPC_25_rev%2019.pdf</w:t>
        </w:r>
      </w:hyperlink>
    </w:p>
    <w:p w14:paraId="6492A2C8" w14:textId="77777777" w:rsidR="002A7EB0" w:rsidRDefault="002A7EB0" w:rsidP="002A7EB0">
      <w:pPr>
        <w:pStyle w:val="Textodecomentrio"/>
      </w:pPr>
    </w:p>
    <w:p w14:paraId="687BBB1B" w14:textId="77777777" w:rsidR="002A7EB0" w:rsidRDefault="002A7EB0" w:rsidP="002A7EB0">
      <w:pPr>
        <w:pStyle w:val="Textodecomentrio"/>
      </w:pPr>
      <w:r>
        <w:t>CPC 23</w:t>
      </w:r>
    </w:p>
    <w:p w14:paraId="6DC5DC96" w14:textId="77777777" w:rsidR="002A7EB0" w:rsidRDefault="002A7EB0" w:rsidP="002A7EB0">
      <w:pPr>
        <w:pStyle w:val="Textodecomentrio"/>
      </w:pPr>
      <w:hyperlink r:id="rId3" w:history="1">
        <w:r w:rsidRPr="00837205">
          <w:rPr>
            <w:rStyle w:val="Hyperlink"/>
          </w:rPr>
          <w:t>http://static.cpc.aatb.com.br/Documentos/296_CPC_23_rev%2014.pdf</w:t>
        </w:r>
      </w:hyperlink>
      <w:r>
        <w:t xml:space="preserve"> </w:t>
      </w:r>
    </w:p>
    <w:p w14:paraId="5AAC6844" w14:textId="77777777" w:rsidR="002A7EB0" w:rsidRDefault="002A7EB0" w:rsidP="002A7EB0">
      <w:pPr>
        <w:pStyle w:val="Textodecomentrio"/>
      </w:pPr>
    </w:p>
    <w:p w14:paraId="2328E99F" w14:textId="77777777" w:rsidR="002A7EB0" w:rsidRDefault="002A7EB0" w:rsidP="002A7EB0">
      <w:pPr>
        <w:pStyle w:val="Textodecomentrio"/>
      </w:pPr>
      <w:r>
        <w:t>CPC 26</w:t>
      </w:r>
    </w:p>
    <w:p w14:paraId="73974855" w14:textId="77777777" w:rsidR="002A7EB0" w:rsidRDefault="002A7EB0" w:rsidP="002A7EB0">
      <w:pPr>
        <w:pStyle w:val="Textodecomentrio"/>
      </w:pPr>
      <w:hyperlink r:id="rId4" w:history="1">
        <w:r w:rsidRPr="00837205">
          <w:rPr>
            <w:rStyle w:val="Hyperlink"/>
          </w:rPr>
          <w:t>http://static.cpc.aatb.com.br/Documentos/312_CPC_26_R1_rev%2014.pdf</w:t>
        </w:r>
      </w:hyperlink>
      <w:r>
        <w:t xml:space="preserve"> </w:t>
      </w:r>
    </w:p>
  </w:comment>
  <w:comment w:id="128" w:author="Lucas Ferreira" w:date="2021-10-04T19:28:00Z" w:initials="LF">
    <w:p w14:paraId="640FF959" w14:textId="77777777" w:rsidR="004B39EB" w:rsidRDefault="004B39EB" w:rsidP="004B39EB">
      <w:pPr>
        <w:pStyle w:val="Textodecomentrio"/>
      </w:pPr>
      <w:r>
        <w:rPr>
          <w:rStyle w:val="Refdecomentrio"/>
        </w:rPr>
        <w:annotationRef/>
      </w:r>
      <w:r>
        <w:rPr>
          <w:rStyle w:val="Forte"/>
          <w:rFonts w:ascii="Arial" w:hAnsi="Arial" w:cs="Arial"/>
          <w:color w:val="2B3A42"/>
          <w:sz w:val="21"/>
          <w:szCs w:val="21"/>
          <w:shd w:val="clear" w:color="auto" w:fill="FFFFFF"/>
        </w:rPr>
        <w:t>Responsabilidade do Auditor em Relação a Fraude, no Contexto da Auditoria de Demonstrações Contábeis</w:t>
      </w:r>
    </w:p>
  </w:comment>
  <w:comment w:id="129" w:author="Lucas Ferreira" w:date="2021-10-04T19:29:00Z" w:initials="LF">
    <w:p w14:paraId="53DDB7AD" w14:textId="77777777" w:rsidR="004B39EB" w:rsidRDefault="004B39EB" w:rsidP="004B39EB">
      <w:pPr>
        <w:pStyle w:val="Textodecomentrio"/>
      </w:pPr>
      <w:r>
        <w:rPr>
          <w:rStyle w:val="Refdecomentrio"/>
        </w:rPr>
        <w:annotationRef/>
      </w:r>
      <w:r>
        <w:t>Avaliação de riscos</w:t>
      </w:r>
    </w:p>
  </w:comment>
  <w:comment w:id="130" w:author="Lucas Ferreira" w:date="2021-10-04T19:31:00Z" w:initials="LF">
    <w:p w14:paraId="7BDC5AB6" w14:textId="77777777" w:rsidR="004B39EB" w:rsidRDefault="004B39EB" w:rsidP="004B39EB">
      <w:pPr>
        <w:pStyle w:val="Textodecomentrio"/>
      </w:pPr>
      <w:r>
        <w:rPr>
          <w:rStyle w:val="Refdecomentrio"/>
        </w:rPr>
        <w:annotationRef/>
      </w:r>
      <w:r>
        <w:t>NBC TA 580</w:t>
      </w:r>
    </w:p>
  </w:comment>
  <w:comment w:id="254" w:author="Lucas Ferreira" w:date="2021-10-18T15:24:00Z" w:initials="LF">
    <w:p w14:paraId="7BBDACB0" w14:textId="77777777" w:rsidR="00C1157F" w:rsidRDefault="00C1157F" w:rsidP="00C1157F">
      <w:pPr>
        <w:pStyle w:val="Textodecomentrio"/>
      </w:pPr>
      <w:r>
        <w:rPr>
          <w:rStyle w:val="Refdecomentrio"/>
        </w:rPr>
        <w:annotationRef/>
      </w:r>
      <w:r>
        <w:t>de auditoria.</w:t>
      </w:r>
    </w:p>
  </w:comment>
  <w:comment w:id="256" w:author="Lucas Ferreira" w:date="2022-08-22T19:25:00Z" w:initials="LF">
    <w:p w14:paraId="7BB1997C" w14:textId="77777777" w:rsidR="00C1157F" w:rsidRDefault="00C1157F" w:rsidP="00C1157F">
      <w:pPr>
        <w:pStyle w:val="Textodecomentrio"/>
      </w:pPr>
      <w:r>
        <w:rPr>
          <w:rStyle w:val="Refdecomentrio"/>
        </w:rPr>
        <w:annotationRef/>
      </w:r>
      <w:r>
        <w:rPr>
          <w:b/>
          <w:bCs/>
        </w:rPr>
        <w:t>Aplicação e outros materiais explicativos</w:t>
      </w:r>
    </w:p>
    <w:p w14:paraId="675A2141" w14:textId="77777777" w:rsidR="00C1157F" w:rsidRDefault="00C1157F" w:rsidP="00C1157F">
      <w:pPr>
        <w:pStyle w:val="Textodecomentrio"/>
      </w:pPr>
    </w:p>
    <w:p w14:paraId="07BABA85" w14:textId="77777777" w:rsidR="00C1157F" w:rsidRDefault="00C1157F" w:rsidP="00C1157F">
      <w:pPr>
        <w:pStyle w:val="Textodecomentrio"/>
      </w:pPr>
      <w:r>
        <w:rPr>
          <w:b/>
          <w:bCs/>
        </w:rPr>
        <w:t xml:space="preserve">Definição da estrutura conceitual para propósitos especiais </w:t>
      </w:r>
      <w:r>
        <w:t>(ver item 6)</w:t>
      </w:r>
    </w:p>
    <w:p w14:paraId="2192361E" w14:textId="77777777" w:rsidR="00C1157F" w:rsidRDefault="00C1157F" w:rsidP="00C1157F">
      <w:pPr>
        <w:pStyle w:val="Textodecomentrio"/>
      </w:pPr>
    </w:p>
    <w:p w14:paraId="0132E06A" w14:textId="77777777" w:rsidR="00C1157F" w:rsidRDefault="00C1157F" w:rsidP="00C1157F">
      <w:pPr>
        <w:pStyle w:val="Textodecomentrio"/>
      </w:pPr>
      <w:r>
        <w:t>A1.</w:t>
      </w:r>
      <w:r>
        <w:tab/>
        <w:t>Exemplos de estruturas conceituais para propósitos especiais são:</w:t>
      </w:r>
    </w:p>
    <w:p w14:paraId="17D7E8E0" w14:textId="77777777" w:rsidR="00C1157F" w:rsidRDefault="00C1157F" w:rsidP="00C1157F">
      <w:pPr>
        <w:pStyle w:val="Textodecomentrio"/>
      </w:pPr>
      <w:r>
        <w:t>base contábil fiscal para um conjunto de demonstrações contábeis para acompanhar a declaração de imposto de renda da entidade;</w:t>
      </w:r>
    </w:p>
    <w:p w14:paraId="510D8CDA" w14:textId="77777777" w:rsidR="00C1157F" w:rsidRDefault="00C1157F" w:rsidP="00C1157F">
      <w:pPr>
        <w:pStyle w:val="Textodecomentrio"/>
      </w:pPr>
      <w:r>
        <w:t>base contábil de recebimentos e pagamentos (regime de caixa) para elaboração de informações sobre o fluxo de caixa, que a entidade pode precisar elaborar para credores;</w:t>
      </w:r>
    </w:p>
    <w:p w14:paraId="0FE1645F" w14:textId="77777777" w:rsidR="00C1157F" w:rsidRDefault="00C1157F" w:rsidP="00C1157F">
      <w:pPr>
        <w:pStyle w:val="Textodecomentrio"/>
      </w:pPr>
      <w:r>
        <w:t>disposições para elaboração de relatórios contábeis para atender aos requisitos estabelecidos por agência ou órgão regulador; ou</w:t>
      </w:r>
    </w:p>
    <w:p w14:paraId="54D45226" w14:textId="77777777" w:rsidR="00C1157F" w:rsidRDefault="00C1157F" w:rsidP="00C1157F">
      <w:pPr>
        <w:pStyle w:val="Textodecomentrio"/>
      </w:pPr>
      <w:r>
        <w:t>cláusulas do contrato para elaboração de relatórios contábeis, como contrato para emissão de títulos, contrato de empréstimo ou contrato de subvenção para projeto.</w:t>
      </w:r>
    </w:p>
    <w:p w14:paraId="70605A23" w14:textId="77777777" w:rsidR="00C1157F" w:rsidRDefault="00C1157F" w:rsidP="00C1157F">
      <w:pPr>
        <w:pStyle w:val="Textodecomentrio"/>
      </w:pPr>
    </w:p>
    <w:p w14:paraId="3B6EE4DB" w14:textId="77777777" w:rsidR="00C1157F" w:rsidRDefault="00C1157F" w:rsidP="00C1157F">
      <w:pPr>
        <w:pStyle w:val="Textodecomentrio"/>
      </w:pPr>
      <w:r>
        <w:t>A2.</w:t>
      </w:r>
      <w:r>
        <w:tab/>
        <w:t>Pode haver circunstâncias em que a estrutura conceitual para propósitos especiais seja baseada na estrutura de relatório financeiro estabelecida por organização normativa autorizada ou reconhecida ou, ainda, por lei ou regulamento, mas não cumpre todos os requisitos dessa estrutura de relatório financeiro. Um exemplo é o contrato que requer que as demonstrações contábeis sejam elaboradas de acordo com a maioria das normas de contabilidade da jurisdição, mas não todas. Quando isso é aceitável nas circunstâncias do trabalho, não é apropriado que a descrição da estrutura de relatório financeiro aplicável nas demonstrações contábeis para propósitos especiais implique a total conformidade com a estrutura de relatório financeiro estabelecida pela organização normativa autorizada ou reconhecida ou, ainda, por lei ou regulamento. No exemplo acima, a descrição da estrutura de relatório financeiro aplicável pode referir-se às cláusulas do contrato para elaboração de relatórios ou demonstrações contábeis, em vez de fazer qualquer referência às normas de contabilidade da Jurisdição X.</w:t>
      </w:r>
    </w:p>
    <w:p w14:paraId="284E6E04" w14:textId="77777777" w:rsidR="00C1157F" w:rsidRDefault="00C1157F" w:rsidP="00C1157F">
      <w:pPr>
        <w:pStyle w:val="Textodecomentrio"/>
      </w:pPr>
    </w:p>
    <w:p w14:paraId="63DF5BBA" w14:textId="77777777" w:rsidR="00C1157F" w:rsidRDefault="00C1157F" w:rsidP="00C1157F">
      <w:pPr>
        <w:pStyle w:val="Textodecomentrio"/>
      </w:pPr>
      <w:r>
        <w:t>A3.</w:t>
      </w:r>
      <w:r>
        <w:tab/>
        <w:t>Nas circunstâncias descritas no item A2, a estrutura de relatório financeiro para propósitos especiais pode não ser a estrutura de apresentação adequada, mesmo que a estrutura de relatório financeiro sobre a qual está baseada seja uma estrutura de apresentação adequada. Isso ocorre porque a estrutura de relatório financeiro para propósitos especiais pode não cumprir todos os requisitos da estrutura de relatório financeiro estabelecida pela organização normativa autorizada ou reconhecida ou, ainda, por lei ou regulamento que são necessários para possibilitar a apresentação adequada das demonstrações contábeis.</w:t>
      </w:r>
    </w:p>
    <w:p w14:paraId="0ACEEB54" w14:textId="77777777" w:rsidR="00C1157F" w:rsidRDefault="00C1157F" w:rsidP="00C1157F">
      <w:pPr>
        <w:pStyle w:val="Textodecomentrio"/>
      </w:pPr>
    </w:p>
    <w:p w14:paraId="3F26B98D" w14:textId="77777777" w:rsidR="00C1157F" w:rsidRDefault="00C1157F" w:rsidP="00C1157F">
      <w:pPr>
        <w:pStyle w:val="Textodecomentrio"/>
      </w:pPr>
      <w:r>
        <w:t>A4.</w:t>
      </w:r>
      <w:r>
        <w:tab/>
        <w:t>As demonstrações contábeis elaboradas de acordo com a estrutura de relatório financeiro para propósitos especiais podem ser as únicas demonstrações contábeis que a entidade elabora. Nessas circunstâncias, essas demonstrações contábeis podem ser usadas por usuários que não aqueles para quem a estrutura de relatório financeiro foi elaborada. Apesar da ampla distribuição das demonstrações contábeis nessas circunstâncias, as demonstrações contábeis ainda são consideradas demonstrações contábeis para propósitos especiais para fins das normas de auditoria. Os requisitos dos itens 13 e 14 foram elaborados para evitar mal-entendidos sobre o objetivo para o qual são elaboradas as demonstrações contábeis. As divulgações compreendem informações explicativas ou descritivas, requeridas, permitidas expressamente ou de outra forma pela estrutura de relatório financeiro aplicável, incluídas em um quadro das demonstrações contábeis, ou nas notas explicativas, ou incorporadas por referência cruzada (item 13(f) da NBC TA 200).</w:t>
      </w:r>
    </w:p>
  </w:comment>
  <w:comment w:id="257" w:author="Lucas Ferreira" w:date="2022-08-22T19:39:00Z" w:initials="LF">
    <w:p w14:paraId="4BA92D5D" w14:textId="77777777" w:rsidR="00C1157F" w:rsidRDefault="00C1157F" w:rsidP="00C1157F">
      <w:pPr>
        <w:pStyle w:val="Textodecomentrio"/>
      </w:pPr>
      <w:r>
        <w:rPr>
          <w:rStyle w:val="Refdecomentrio"/>
        </w:rPr>
        <w:annotationRef/>
      </w:r>
      <w:r>
        <w:rPr>
          <w:b/>
          <w:bCs/>
          <w:lang w:val="pt-PT"/>
        </w:rPr>
        <w:t>Estrutura de relatório financeiro aplicável</w:t>
      </w:r>
      <w:r>
        <w:rPr>
          <w:lang w:val="pt-PT"/>
        </w:rPr>
        <w:t xml:space="preserve"> é a estrutura de relatório financeiro </w:t>
      </w:r>
      <w:r>
        <w:rPr>
          <w:highlight w:val="yellow"/>
          <w:lang w:val="pt-PT"/>
        </w:rPr>
        <w:t>adotada pela administração</w:t>
      </w:r>
      <w:r>
        <w:rPr>
          <w:lang w:val="pt-PT"/>
        </w:rPr>
        <w:t xml:space="preserve"> e, quando apropriado, pelos responsáveis pela governança na elaboração das demonstrações contábeis, que é aceitável em vista da natureza da entidade e do objetivo das demonstrações contábeis ou que seja exigida por lei ou regulamento. </w:t>
      </w:r>
    </w:p>
    <w:p w14:paraId="343E2C24" w14:textId="77777777" w:rsidR="00C1157F" w:rsidRDefault="00C1157F" w:rsidP="00C1157F">
      <w:pPr>
        <w:pStyle w:val="Textodecomentrio"/>
      </w:pPr>
      <w:r>
        <w:rPr>
          <w:lang w:val="pt-PT"/>
        </w:rPr>
        <w:t>A expressão “estrutura de apresentação adequada” é utilizada para se referir a uma estrutura de relatório financeiro que exige conformidade com as exigências dessa estrutura e:</w:t>
      </w:r>
    </w:p>
    <w:p w14:paraId="5030355F" w14:textId="77777777" w:rsidR="00C1157F" w:rsidRDefault="00C1157F" w:rsidP="00C1157F">
      <w:pPr>
        <w:pStyle w:val="Textodecomentrio"/>
      </w:pPr>
      <w:r>
        <w:rPr>
          <w:lang w:val="pt-PT"/>
        </w:rPr>
        <w:t xml:space="preserve">(i) </w:t>
      </w:r>
      <w:r>
        <w:rPr>
          <w:lang w:val="pt-PT"/>
        </w:rPr>
        <w:tab/>
        <w:t>reconhece explícita ou implicitamente que, para conseguir a apresentação adequada das demonstrações contábeis, pode ser necessário que a administração forneça divulgações além das especificamente exigidas pela estrutura; ou</w:t>
      </w:r>
    </w:p>
    <w:p w14:paraId="647C649C" w14:textId="77777777" w:rsidR="00C1157F" w:rsidRDefault="00C1157F" w:rsidP="00C1157F">
      <w:pPr>
        <w:pStyle w:val="Textodecomentrio"/>
      </w:pPr>
      <w:r>
        <w:rPr>
          <w:lang w:val="pt-PT"/>
        </w:rPr>
        <w:t xml:space="preserve">(ii) </w:t>
      </w:r>
      <w:r>
        <w:rPr>
          <w:lang w:val="pt-PT"/>
        </w:rPr>
        <w:tab/>
        <w:t>reconhece explicitamente que pode ser necessário que a administração se desvie de uma exigência da estrutura para conseguir a apresentação adequada das demonstrações contábeis. Espera-se que tais desvios sejam necessários apenas em circunstâncias extremamente raras.</w:t>
      </w:r>
    </w:p>
    <w:p w14:paraId="132CB27B" w14:textId="77777777" w:rsidR="00C1157F" w:rsidRDefault="00C1157F" w:rsidP="00C1157F">
      <w:pPr>
        <w:pStyle w:val="Textodecomentrio"/>
      </w:pPr>
      <w:r>
        <w:rPr>
          <w:lang w:val="pt-PT"/>
        </w:rPr>
        <w:t xml:space="preserve">A expressão “estrutura de conformidade” </w:t>
      </w:r>
      <w:r>
        <w:rPr>
          <w:i/>
          <w:iCs/>
          <w:lang w:val="pt-PT"/>
        </w:rPr>
        <w:t>(compliance)</w:t>
      </w:r>
      <w:r>
        <w:rPr>
          <w:lang w:val="pt-PT"/>
        </w:rPr>
        <w:t xml:space="preserve"> é utilizada para se referir a uma estrutura de relatório financeiro que exija a conformidade com as exigências dessa estrutura, mas não reconhece os aspectos contidos em (i) e (ii) acima. </w:t>
      </w:r>
    </w:p>
  </w:comment>
  <w:comment w:id="258" w:author="Lucas Ferreira" w:date="2022-08-22T19:30:00Z" w:initials="LF">
    <w:p w14:paraId="34C7CB30" w14:textId="719EC49A" w:rsidR="00C1157F" w:rsidRDefault="00C1157F" w:rsidP="00C1157F">
      <w:pPr>
        <w:pStyle w:val="Textodecomentrio"/>
      </w:pPr>
      <w:r>
        <w:rPr>
          <w:rStyle w:val="Refdecomentrio"/>
        </w:rPr>
        <w:annotationRef/>
      </w:r>
      <w:r w:rsidRPr="00493EA7">
        <w:rPr>
          <w:noProof/>
        </w:rPr>
        <w:drawing>
          <wp:inline distT="0" distB="0" distL="0" distR="0" wp14:anchorId="77365D98" wp14:editId="4CCD0DFF">
            <wp:extent cx="5400040" cy="1210945"/>
            <wp:effectExtent l="0" t="0" r="0" b="8255"/>
            <wp:docPr id="74" name="Imagem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210945"/>
                    </a:xfrm>
                    <a:prstGeom prst="rect">
                      <a:avLst/>
                    </a:prstGeom>
                    <a:noFill/>
                    <a:ln>
                      <a:noFill/>
                    </a:ln>
                  </pic:spPr>
                </pic:pic>
              </a:graphicData>
            </a:graphic>
          </wp:inline>
        </w:drawing>
      </w:r>
    </w:p>
  </w:comment>
  <w:comment w:id="259" w:author="Lucas Ferreira" w:date="2022-08-22T19:39:00Z" w:initials="LF">
    <w:p w14:paraId="6FCAB43F" w14:textId="77777777" w:rsidR="00C1157F" w:rsidRDefault="00C1157F" w:rsidP="00C1157F">
      <w:pPr>
        <w:pStyle w:val="Textodecomentrio"/>
      </w:pPr>
      <w:r>
        <w:rPr>
          <w:rStyle w:val="Refdecomentrio"/>
        </w:rPr>
        <w:annotationRef/>
      </w:r>
      <w:r>
        <w:rPr>
          <w:b/>
          <w:bCs/>
          <w:lang w:val="pt-PT"/>
        </w:rPr>
        <w:t>(f)</w:t>
      </w:r>
      <w:r>
        <w:rPr>
          <w:lang w:val="pt-PT"/>
        </w:rPr>
        <w:t xml:space="preserve"> </w:t>
      </w:r>
      <w:r>
        <w:rPr>
          <w:lang w:val="pt-PT"/>
        </w:rPr>
        <w:tab/>
      </w:r>
      <w:r>
        <w:rPr>
          <w:highlight w:val="yellow"/>
          <w:lang w:val="pt-PT"/>
        </w:rPr>
        <w:t>Demonstrações contábeis</w:t>
      </w:r>
      <w:r>
        <w:rPr>
          <w:i/>
          <w:iCs/>
          <w:lang w:val="pt-PT"/>
        </w:rPr>
        <w:t xml:space="preserve"> </w:t>
      </w:r>
      <w:r>
        <w:rPr>
          <w:lang w:val="pt-PT"/>
        </w:rPr>
        <w:t xml:space="preserve">são a representação estruturada de informações financeiras históricas, incluindo divulgações, com a finalidade de informar os recursos econômicos ou as obrigações da entidade em determinada data no tempo ou as mutações de tais recursos ou obrigações durante um período de tempo em conformidade com a estrutura de relatório financeiro. O termo “demonstrações contábeis” refere-se normalmente ao </w:t>
      </w:r>
      <w:r>
        <w:rPr>
          <w:highlight w:val="yellow"/>
          <w:lang w:val="pt-PT"/>
        </w:rPr>
        <w:t>conjunto completo</w:t>
      </w:r>
      <w:r>
        <w:rPr>
          <w:lang w:val="pt-PT"/>
        </w:rPr>
        <w:t xml:space="preserve"> de demonstrações contábeis como determinado pela estrutura de relatório financeiro aplicável, mas também pode referir-se a </w:t>
      </w:r>
      <w:r>
        <w:rPr>
          <w:highlight w:val="yellow"/>
          <w:lang w:val="pt-PT"/>
        </w:rPr>
        <w:t>quadros isolados</w:t>
      </w:r>
      <w:r>
        <w:rPr>
          <w:lang w:val="pt-PT"/>
        </w:rPr>
        <w:t xml:space="preserve"> das demonstrações contábeis. As divulgações compreendem informações explicativas ou descritivas, elaboradas conforme requeridas, permitidas expressamente ou de outra forma pela estrutura de relatório financeiro aplicável, incluídas nas demonstrações contábeis, ou nas notas explicativas, ou incorporadas por referência cruzada (ver itens Al e A2). </w:t>
      </w:r>
      <w:r>
        <w:rPr>
          <w:color w:val="00B0F0"/>
          <w:lang w:val="pt-PT"/>
        </w:rPr>
        <w:t>(Alterado pela NBC TA 200 (R1))</w:t>
      </w:r>
    </w:p>
  </w:comment>
  <w:comment w:id="260" w:author="Lucas Ferreira" w:date="2022-08-22T20:55:00Z" w:initials="LF">
    <w:p w14:paraId="4E71BD7C" w14:textId="77777777" w:rsidR="00C1157F" w:rsidRDefault="00C1157F" w:rsidP="00C1157F">
      <w:pPr>
        <w:pStyle w:val="Textodecomentrio"/>
      </w:pPr>
      <w:r>
        <w:rPr>
          <w:rStyle w:val="Refdecomentrio"/>
        </w:rPr>
        <w:annotationRef/>
      </w:r>
      <w:r>
        <w:rPr>
          <w:i/>
          <w:iCs/>
        </w:rPr>
        <w:t xml:space="preserve">Inclusão de referência no relatório do auditor independente sobre o conjunto completo de demonstrações contábeis para fins gerais </w:t>
      </w:r>
    </w:p>
    <w:p w14:paraId="7C7F2DC3" w14:textId="77777777" w:rsidR="00C1157F" w:rsidRDefault="00C1157F" w:rsidP="00C1157F">
      <w:pPr>
        <w:pStyle w:val="Textodecomentrio"/>
      </w:pPr>
    </w:p>
    <w:p w14:paraId="360B8B60" w14:textId="77777777" w:rsidR="00C1157F" w:rsidRDefault="00C1157F" w:rsidP="00C1157F">
      <w:pPr>
        <w:pStyle w:val="Textodecomentrio"/>
      </w:pPr>
      <w:r>
        <w:t>A19.</w:t>
      </w:r>
      <w:r>
        <w:tab/>
        <w:t>O auditor pode considerar apropriado incluir parágrafo de outros assuntos em seu relatório sobre as demonstrações contábeis para propósitos especiais, referindo-se ao relatório do auditor sobre o conjunto completo de demonstrações contábeis para fins gerais ou a assuntos nele relatados (ver NBC TA 706, itens 10 e 11). Por exemplo, o auditor pode considerar apropriado, no seu relatório sobre as demonstrações contábeis para propósitos especiais, referir-se à seção “Incerteza relevante relacionada com a continuidade operacional” incluída no relatório do auditor sobre o conjunto completo de demonstrações contábeis para fins gerais.</w:t>
      </w:r>
    </w:p>
  </w:comment>
  <w:comment w:id="262" w:author="Lucas Ferreira" w:date="2021-10-20T20:36:00Z" w:initials="LF">
    <w:p w14:paraId="5C6A2E18" w14:textId="77777777" w:rsidR="00C1157F" w:rsidRDefault="00C1157F" w:rsidP="00C1157F">
      <w:pPr>
        <w:pStyle w:val="Textodecomentrio"/>
      </w:pPr>
      <w:r>
        <w:rPr>
          <w:rStyle w:val="Refdecomentrio"/>
        </w:rPr>
        <w:annotationRef/>
      </w:r>
      <w:r>
        <w:t>NBC TA 570</w:t>
      </w:r>
    </w:p>
  </w:comment>
  <w:comment w:id="264" w:author="Lucas Ferreira" w:date="2022-04-18T19:41:00Z" w:initials="LF">
    <w:p w14:paraId="45144CF1" w14:textId="77777777" w:rsidR="00CA6010" w:rsidRPr="00A0068E" w:rsidRDefault="00CA6010" w:rsidP="00CA6010">
      <w:pPr>
        <w:ind w:left="993" w:hanging="426"/>
        <w:rPr>
          <w:color w:val="00B0F0"/>
          <w:szCs w:val="20"/>
        </w:rPr>
      </w:pPr>
      <w:r>
        <w:rPr>
          <w:rStyle w:val="Refdecomentrio"/>
        </w:rPr>
        <w:annotationRef/>
      </w:r>
      <w:r w:rsidRPr="00440831">
        <w:rPr>
          <w:b/>
        </w:rPr>
        <w:t>(f)</w:t>
      </w:r>
      <w:r w:rsidRPr="00440831">
        <w:t xml:space="preserve"> </w:t>
      </w:r>
      <w:r w:rsidRPr="00440831">
        <w:tab/>
        <w:t>Demonstrações contábeis</w:t>
      </w:r>
      <w:r w:rsidRPr="00440831">
        <w:rPr>
          <w:i/>
        </w:rPr>
        <w:t xml:space="preserve"> </w:t>
      </w:r>
      <w:r w:rsidRPr="00440831">
        <w:t xml:space="preserve">são a representação estruturada de informações financeiras históricas, incluindo divulgações, com a finalidade de informar os recursos econômicos ou as obrigações da entidade em determinada data no tempo ou as mutações de tais recursos ou obrigações durante um período de tempo em conformidade com a estrutura de relatório financeiro. O termo “demonstrações contábeis” refere-se normalmente ao conjunto </w:t>
      </w:r>
      <w:r w:rsidRPr="00D05669">
        <w:rPr>
          <w:highlight w:val="yellow"/>
        </w:rPr>
        <w:t>completo</w:t>
      </w:r>
      <w:r w:rsidRPr="00440831">
        <w:t xml:space="preserve"> de demonstrações contábeis como determinado pela estrutura de relatório financeiro aplicável, mas também pode referir-se a quadros isolados das demonstrações contábeis. As divulgações compreendem informações explicativas ou descritivas, elaboradas conforme requeridas, permitidas expressamente ou de outra forma pela estrutura de relatório financeiro aplicável, incluídas nas demonstrações contábeis, ou nas notas explicativas, ou incorporadas por referência cruzada (ver itens Al e A2</w:t>
      </w:r>
      <w:r>
        <w:rPr>
          <w:rStyle w:val="Refdecomentrio"/>
          <w:szCs w:val="20"/>
        </w:rPr>
        <w:annotationRef/>
      </w:r>
      <w:r w:rsidRPr="00440831">
        <w:t xml:space="preserve">). </w:t>
      </w:r>
      <w:r w:rsidRPr="00A0068E">
        <w:rPr>
          <w:color w:val="00B0F0"/>
          <w:szCs w:val="20"/>
        </w:rPr>
        <w:t xml:space="preserve">(Alterado pela NBC TA </w:t>
      </w:r>
      <w:r>
        <w:rPr>
          <w:color w:val="00B0F0"/>
          <w:szCs w:val="20"/>
        </w:rPr>
        <w:t>20</w:t>
      </w:r>
      <w:r w:rsidRPr="00A0068E">
        <w:rPr>
          <w:color w:val="00B0F0"/>
          <w:szCs w:val="20"/>
        </w:rPr>
        <w:t>0 (R1))</w:t>
      </w:r>
    </w:p>
    <w:p w14:paraId="36D89ACF" w14:textId="77777777" w:rsidR="00CA6010" w:rsidRDefault="00CA6010" w:rsidP="00CA6010">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F55FDB" w15:done="0"/>
  <w15:commentEx w15:paraId="48FD2C47" w15:done="0"/>
  <w15:commentEx w15:paraId="5C844A8D" w15:done="0"/>
  <w15:commentEx w15:paraId="53DFF694" w15:done="0"/>
  <w15:commentEx w15:paraId="6AE6CE39" w15:done="0"/>
  <w15:commentEx w15:paraId="3382616F" w15:done="0"/>
  <w15:commentEx w15:paraId="2BE0BB90" w15:done="0"/>
  <w15:commentEx w15:paraId="67884DCA" w15:done="0"/>
  <w15:commentEx w15:paraId="731D2D59" w15:done="0"/>
  <w15:commentEx w15:paraId="4161AFE9" w15:done="0"/>
  <w15:commentEx w15:paraId="5BA64BCB" w15:done="0"/>
  <w15:commentEx w15:paraId="3BDE59EA" w15:done="0"/>
  <w15:commentEx w15:paraId="3774FC31" w15:done="0"/>
  <w15:commentEx w15:paraId="7FB00F02" w15:done="0"/>
  <w15:commentEx w15:paraId="203CAA80" w15:done="0"/>
  <w15:commentEx w15:paraId="5265C432" w15:done="0"/>
  <w15:commentEx w15:paraId="2C4C5000" w15:done="0"/>
  <w15:commentEx w15:paraId="3BC9B9DA" w15:done="0"/>
  <w15:commentEx w15:paraId="1CD5C8D3" w15:done="0"/>
  <w15:commentEx w15:paraId="65772631" w15:done="0"/>
  <w15:commentEx w15:paraId="2ADA75A4" w15:done="0"/>
  <w15:commentEx w15:paraId="19DFD5D8" w15:done="0"/>
  <w15:commentEx w15:paraId="3B1B7AF6" w15:done="0"/>
  <w15:commentEx w15:paraId="163AB92F" w15:done="0"/>
  <w15:commentEx w15:paraId="08D36557" w15:done="0"/>
  <w15:commentEx w15:paraId="30E3605F" w15:done="0"/>
  <w15:commentEx w15:paraId="546074E7" w15:done="0"/>
  <w15:commentEx w15:paraId="1371AC52" w15:done="0"/>
  <w15:commentEx w15:paraId="40DDFA46" w15:done="0"/>
  <w15:commentEx w15:paraId="1ED71484" w15:done="0"/>
  <w15:commentEx w15:paraId="3C3AD190" w15:done="0"/>
  <w15:commentEx w15:paraId="4C3855FF" w15:done="0"/>
  <w15:commentEx w15:paraId="2210BB06" w15:done="0"/>
  <w15:commentEx w15:paraId="435AAFDB" w15:done="0"/>
  <w15:commentEx w15:paraId="3663EE25" w15:done="0"/>
  <w15:commentEx w15:paraId="39C95FAD" w15:done="0"/>
  <w15:commentEx w15:paraId="21B7FAF4" w15:done="0"/>
  <w15:commentEx w15:paraId="5DB24C6F" w15:done="0"/>
  <w15:commentEx w15:paraId="73974855" w15:done="0"/>
  <w15:commentEx w15:paraId="640FF959" w15:done="0"/>
  <w15:commentEx w15:paraId="53DDB7AD" w15:done="0"/>
  <w15:commentEx w15:paraId="7BDC5AB6" w15:done="0"/>
  <w15:commentEx w15:paraId="7BBDACB0" w15:done="0"/>
  <w15:commentEx w15:paraId="3F26B98D" w15:done="0"/>
  <w15:commentEx w15:paraId="132CB27B" w15:done="0"/>
  <w15:commentEx w15:paraId="34C7CB30" w15:done="0"/>
  <w15:commentEx w15:paraId="6FCAB43F" w15:done="0"/>
  <w15:commentEx w15:paraId="360B8B60" w15:done="0"/>
  <w15:commentEx w15:paraId="5C6A2E18" w15:done="0"/>
  <w15:commentEx w15:paraId="36D89A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F55FDB" w16cid:durableId="24B2CE8E"/>
  <w16cid:commentId w16cid:paraId="48FD2C47" w16cid:durableId="24B2D2FA"/>
  <w16cid:commentId w16cid:paraId="5C844A8D" w16cid:durableId="24B2D513"/>
  <w16cid:commentId w16cid:paraId="53DFF694" w16cid:durableId="24B99A04"/>
  <w16cid:commentId w16cid:paraId="6AE6CE39" w16cid:durableId="24B99B03"/>
  <w16cid:commentId w16cid:paraId="3382616F" w16cid:durableId="24B99BAB"/>
  <w16cid:commentId w16cid:paraId="2BE0BB90" w16cid:durableId="24B99BC3"/>
  <w16cid:commentId w16cid:paraId="67884DCA" w16cid:durableId="24B99F56"/>
  <w16cid:commentId w16cid:paraId="731D2D59" w16cid:durableId="24B99FCA"/>
  <w16cid:commentId w16cid:paraId="4161AFE9" w16cid:durableId="24B9A153"/>
  <w16cid:commentId w16cid:paraId="5BA64BCB" w16cid:durableId="24B9A31D"/>
  <w16cid:commentId w16cid:paraId="3BDE59EA" w16cid:durableId="24B9A3E8"/>
  <w16cid:commentId w16cid:paraId="3774FC31" w16cid:durableId="24B9A502"/>
  <w16cid:commentId w16cid:paraId="7FB00F02" w16cid:durableId="24BA929E"/>
  <w16cid:commentId w16cid:paraId="203CAA80" w16cid:durableId="24BA956A"/>
  <w16cid:commentId w16cid:paraId="5265C432" w16cid:durableId="24BA958A"/>
  <w16cid:commentId w16cid:paraId="2C4C5000" w16cid:durableId="24BA95F0"/>
  <w16cid:commentId w16cid:paraId="3BC9B9DA" w16cid:durableId="24BBFEB2"/>
  <w16cid:commentId w16cid:paraId="1CD5C8D3" w16cid:durableId="24BC0273"/>
  <w16cid:commentId w16cid:paraId="65772631" w16cid:durableId="24BC06FE"/>
  <w16cid:commentId w16cid:paraId="2ADA75A4" w16cid:durableId="24BC0943"/>
  <w16cid:commentId w16cid:paraId="19DFD5D8" w16cid:durableId="24BC0A4C"/>
  <w16cid:commentId w16cid:paraId="3B1B7AF6" w16cid:durableId="24BC1000"/>
  <w16cid:commentId w16cid:paraId="163AB92F" w16cid:durableId="24BC0D59"/>
  <w16cid:commentId w16cid:paraId="08D36557" w16cid:durableId="24BEA43E"/>
  <w16cid:commentId w16cid:paraId="30E3605F" w16cid:durableId="24BEA778"/>
  <w16cid:commentId w16cid:paraId="546074E7" w16cid:durableId="24BEA861"/>
  <w16cid:commentId w16cid:paraId="1371AC52" w16cid:durableId="24BEAB88"/>
  <w16cid:commentId w16cid:paraId="40DDFA46" w16cid:durableId="24BEAD37"/>
  <w16cid:commentId w16cid:paraId="1ED71484" w16cid:durableId="24BEB07B"/>
  <w16cid:commentId w16cid:paraId="3C3AD190" w16cid:durableId="24BEB06D"/>
  <w16cid:commentId w16cid:paraId="4C3855FF" w16cid:durableId="24C7DC0B"/>
  <w16cid:commentId w16cid:paraId="2210BB06" w16cid:durableId="24C7E24E"/>
  <w16cid:commentId w16cid:paraId="435AAFDB" w16cid:durableId="24C7E892"/>
  <w16cid:commentId w16cid:paraId="3663EE25" w16cid:durableId="24D7B452"/>
  <w16cid:commentId w16cid:paraId="39C95FAD" w16cid:durableId="25D387DA"/>
  <w16cid:commentId w16cid:paraId="21B7FAF4" w16cid:durableId="24DA37B2"/>
  <w16cid:commentId w16cid:paraId="5DB24C6F" w16cid:durableId="24DA38F8"/>
  <w16cid:commentId w16cid:paraId="73974855" w16cid:durableId="25F5C1EE"/>
  <w16cid:commentId w16cid:paraId="640FF959" w16cid:durableId="2505D458"/>
  <w16cid:commentId w16cid:paraId="53DDB7AD" w16cid:durableId="2505D492"/>
  <w16cid:commentId w16cid:paraId="7BDC5AB6" w16cid:durableId="2505D52F"/>
  <w16cid:commentId w16cid:paraId="7BBDACB0" w16cid:durableId="25181037"/>
  <w16cid:commentId w16cid:paraId="3F26B98D" w16cid:durableId="26AE56A2"/>
  <w16cid:commentId w16cid:paraId="132CB27B" w16cid:durableId="26AE59EE"/>
  <w16cid:commentId w16cid:paraId="34C7CB30" w16cid:durableId="26AE57D1"/>
  <w16cid:commentId w16cid:paraId="6FCAB43F" w16cid:durableId="26AE5A04"/>
  <w16cid:commentId w16cid:paraId="360B8B60" w16cid:durableId="26AE6BD8"/>
  <w16cid:commentId w16cid:paraId="5C6A2E18" w16cid:durableId="251AFC4E"/>
  <w16cid:commentId w16cid:paraId="36D89ACF" w16cid:durableId="26083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28A28" w14:textId="77777777" w:rsidR="00B57490" w:rsidRDefault="00B57490">
      <w:pPr>
        <w:spacing w:after="0" w:line="240" w:lineRule="auto"/>
      </w:pPr>
      <w:r>
        <w:separator/>
      </w:r>
    </w:p>
  </w:endnote>
  <w:endnote w:type="continuationSeparator" w:id="0">
    <w:p w14:paraId="5BD92DF2" w14:textId="77777777" w:rsidR="00B57490" w:rsidRDefault="00B57490">
      <w:pPr>
        <w:spacing w:after="0" w:line="240" w:lineRule="auto"/>
      </w:pPr>
      <w:r>
        <w:continuationSeparator/>
      </w:r>
    </w:p>
  </w:endnote>
  <w:endnote w:type="continuationNotice" w:id="1">
    <w:p w14:paraId="51E3840B" w14:textId="77777777" w:rsidR="00B57490" w:rsidRDefault="00B574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NewRoman">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KPMG Extralight">
    <w:panose1 w:val="020B0604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EUAlbertina-BoldItalic-Identity">
    <w:altName w:val="Yu Gothic"/>
    <w:panose1 w:val="020B0604020202020204"/>
    <w:charset w:val="80"/>
    <w:family w:val="auto"/>
    <w:pitch w:val="default"/>
    <w:sig w:usb0="00000001" w:usb1="08070000" w:usb2="00000010" w:usb3="00000000" w:csb0="00020000" w:csb1="00000000"/>
  </w:font>
  <w:font w:name="TimesNewRoman,Bold">
    <w:altName w:val="Times New Roman"/>
    <w:panose1 w:val="020B0604020202020204"/>
    <w:charset w:val="00"/>
    <w:family w:val="roman"/>
    <w:notTrueType/>
    <w:pitch w:val="default"/>
    <w:sig w:usb0="00000003" w:usb1="00000000" w:usb2="00000000" w:usb3="00000000" w:csb0="00000001" w:csb1="00000000"/>
  </w:font>
  <w:font w:name="Arial MT">
    <w:altName w:val="Arial"/>
    <w:panose1 w:val="020B0604020202020204"/>
    <w:charset w:val="01"/>
    <w:family w:val="swiss"/>
    <w:pitch w:val="variable"/>
  </w:font>
  <w:font w:name="ZWAdobeF">
    <w:altName w:val="Calibri"/>
    <w:panose1 w:val="020B0604020202020204"/>
    <w:charset w:val="00"/>
    <w:family w:val="auto"/>
    <w:pitch w:val="variable"/>
    <w:sig w:usb0="20002A85"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C87B" w14:textId="77777777" w:rsidR="005915AF" w:rsidRDefault="005915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23B0" w14:textId="77777777" w:rsidR="005915AF" w:rsidRDefault="005915A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BF03" w14:textId="77777777" w:rsidR="005915AF" w:rsidRDefault="005915AF">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EBC6" w14:textId="77777777" w:rsidR="00217D8D" w:rsidRDefault="00217D8D">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0C26" w14:textId="77777777" w:rsidR="00217D8D" w:rsidRDefault="00217D8D">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D327" w14:textId="77777777" w:rsidR="00217D8D" w:rsidRDefault="00217D8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DC59" w14:textId="77777777" w:rsidR="00B57490" w:rsidRDefault="00B57490">
      <w:pPr>
        <w:spacing w:after="0" w:line="240" w:lineRule="auto"/>
      </w:pPr>
      <w:r>
        <w:separator/>
      </w:r>
    </w:p>
  </w:footnote>
  <w:footnote w:type="continuationSeparator" w:id="0">
    <w:p w14:paraId="608D8317" w14:textId="77777777" w:rsidR="00B57490" w:rsidRDefault="00B57490">
      <w:pPr>
        <w:spacing w:after="0" w:line="240" w:lineRule="auto"/>
      </w:pPr>
      <w:r>
        <w:continuationSeparator/>
      </w:r>
    </w:p>
  </w:footnote>
  <w:footnote w:type="continuationNotice" w:id="1">
    <w:p w14:paraId="6106A7BD" w14:textId="77777777" w:rsidR="00B57490" w:rsidRDefault="00B57490">
      <w:pPr>
        <w:spacing w:after="0" w:line="240" w:lineRule="auto"/>
      </w:pPr>
    </w:p>
  </w:footnote>
  <w:footnote w:id="2">
    <w:p w14:paraId="1CB9F98C" w14:textId="77777777" w:rsidR="00217D8D" w:rsidRPr="004A0374" w:rsidRDefault="00217D8D" w:rsidP="00217D8D">
      <w:pPr>
        <w:pStyle w:val="Textodenotaderodap"/>
      </w:pPr>
      <w:r>
        <w:rPr>
          <w:rStyle w:val="Refdenotaderodap"/>
        </w:rPr>
        <w:footnoteRef/>
      </w:r>
      <w:r>
        <w:t xml:space="preserve"> A NBC PA 01 equivalente à ISQC 1 está vigente até 2022. Em 2023, a NBC PA 01 equivalente à ISQM 1 entrará em vigor.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E8A2" w14:textId="77777777" w:rsidR="005915AF" w:rsidRDefault="005915A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B732" w14:textId="77777777" w:rsidR="005915AF" w:rsidRDefault="005915A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44F7" w14:textId="77777777" w:rsidR="005915AF" w:rsidRDefault="005915A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3ADD" w14:textId="77777777" w:rsidR="00217D8D" w:rsidRDefault="00217D8D">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AB11" w14:textId="77777777" w:rsidR="00217D8D" w:rsidRDefault="00217D8D">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6A08" w14:textId="77777777" w:rsidR="00217D8D" w:rsidRDefault="00217D8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4"/>
    <w:multiLevelType w:val="multilevel"/>
    <w:tmpl w:val="00000004"/>
    <w:name w:val="WW8Num4"/>
    <w:lvl w:ilvl="0">
      <w:start w:val="1"/>
      <w:numFmt w:val="decimal"/>
      <w:lvlText w:val="A%1."/>
      <w:lvlJc w:val="right"/>
      <w:pPr>
        <w:tabs>
          <w:tab w:val="num" w:pos="720"/>
        </w:tabs>
      </w:pPr>
      <w:rPr>
        <w:b w:val="0"/>
      </w:rPr>
    </w:lvl>
    <w:lvl w:ilvl="1">
      <w:start w:val="1"/>
      <w:numFmt w:val="lowerLetter"/>
      <w:lvlText w:val="(%2)"/>
      <w:lvlJc w:val="right"/>
      <w:pPr>
        <w:tabs>
          <w:tab w:val="num" w:pos="1325"/>
        </w:tabs>
      </w:pPr>
      <w:rPr>
        <w:b w:val="0"/>
      </w:rPr>
    </w:lvl>
    <w:lvl w:ilvl="2">
      <w:start w:val="1"/>
      <w:numFmt w:val="lowerRoman"/>
      <w:lvlText w:val="(%3)"/>
      <w:lvlJc w:val="right"/>
      <w:pPr>
        <w:tabs>
          <w:tab w:val="num" w:pos="1872"/>
        </w:tabs>
      </w:pPr>
      <w:rPr>
        <w:b w:val="0"/>
      </w:rPr>
    </w:lvl>
    <w:lvl w:ilvl="3">
      <w:start w:val="1"/>
      <w:numFmt w:val="decimal"/>
      <w:lvlText w:val="(%4)"/>
      <w:lvlJc w:val="left"/>
      <w:pPr>
        <w:tabs>
          <w:tab w:val="num" w:pos="2160"/>
        </w:tabs>
      </w:pPr>
    </w:lvl>
    <w:lvl w:ilvl="4">
      <w:start w:val="1"/>
      <w:numFmt w:val="lowerLetter"/>
      <w:lvlText w:val="(%5)"/>
      <w:lvlJc w:val="left"/>
      <w:pPr>
        <w:tabs>
          <w:tab w:val="num" w:pos="2520"/>
        </w:tabs>
      </w:pPr>
    </w:lvl>
    <w:lvl w:ilvl="5">
      <w:start w:val="1"/>
      <w:numFmt w:val="lowerRoman"/>
      <w:lvlText w:val="(%6)"/>
      <w:lvlJc w:val="left"/>
      <w:pPr>
        <w:tabs>
          <w:tab w:val="num" w:pos="2880"/>
        </w:tabs>
      </w:pPr>
    </w:lvl>
    <w:lvl w:ilvl="6">
      <w:start w:val="1"/>
      <w:numFmt w:val="decimal"/>
      <w:lvlText w:val="%7."/>
      <w:lvlJc w:val="left"/>
      <w:pPr>
        <w:tabs>
          <w:tab w:val="num" w:pos="3240"/>
        </w:tabs>
      </w:pPr>
    </w:lvl>
    <w:lvl w:ilvl="7">
      <w:start w:val="1"/>
      <w:numFmt w:val="lowerLetter"/>
      <w:lvlText w:val="%8."/>
      <w:lvlJc w:val="left"/>
      <w:pPr>
        <w:tabs>
          <w:tab w:val="num" w:pos="3600"/>
        </w:tabs>
      </w:pPr>
    </w:lvl>
    <w:lvl w:ilvl="8">
      <w:start w:val="1"/>
      <w:numFmt w:val="lowerRoman"/>
      <w:lvlText w:val="%9."/>
      <w:lvlJc w:val="left"/>
      <w:pPr>
        <w:tabs>
          <w:tab w:val="num" w:pos="3960"/>
        </w:tabs>
      </w:pPr>
    </w:lvl>
  </w:abstractNum>
  <w:abstractNum w:abstractNumId="2" w15:restartNumberingAfterBreak="0">
    <w:nsid w:val="000078B4"/>
    <w:multiLevelType w:val="hybridMultilevel"/>
    <w:tmpl w:val="00004531"/>
    <w:lvl w:ilvl="0" w:tplc="00004A0E">
      <w:start w:val="1"/>
      <w:numFmt w:val="decimal"/>
      <w:pStyle w:val="15-BulletNvel1"/>
      <w:lvlText w:val="%1."/>
      <w:lvlJc w:val="left"/>
      <w:pPr>
        <w:tabs>
          <w:tab w:val="num" w:pos="720"/>
        </w:tabs>
        <w:ind w:left="720" w:hanging="360"/>
      </w:pPr>
    </w:lvl>
    <w:lvl w:ilvl="1" w:tplc="000044AA">
      <w:start w:val="1"/>
      <w:numFmt w:val="bullet"/>
      <w:lvlText w:val="·"/>
      <w:lvlJc w:val="left"/>
      <w:pPr>
        <w:tabs>
          <w:tab w:val="num" w:pos="1440"/>
        </w:tabs>
        <w:ind w:left="1440" w:hanging="360"/>
      </w:pPr>
    </w:lvl>
    <w:lvl w:ilvl="2" w:tplc="000020AD">
      <w:start w:val="1"/>
      <w:numFmt w:val="low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86711"/>
    <w:multiLevelType w:val="multilevel"/>
    <w:tmpl w:val="F12CB758"/>
    <w:lvl w:ilvl="0">
      <w:start w:val="1"/>
      <w:numFmt w:val="bullet"/>
      <w:pStyle w:val="TableBullet1"/>
      <w:lvlText w:val=""/>
      <w:lvlJc w:val="left"/>
      <w:pPr>
        <w:tabs>
          <w:tab w:val="num" w:pos="-153"/>
        </w:tabs>
        <w:ind w:left="-153" w:hanging="360"/>
      </w:pPr>
      <w:rPr>
        <w:rFonts w:ascii="Symbol" w:hAnsi="Symbol" w:hint="default"/>
        <w:sz w:val="22"/>
        <w:szCs w:val="22"/>
      </w:rPr>
    </w:lvl>
    <w:lvl w:ilvl="1">
      <w:start w:val="1"/>
      <w:numFmt w:val="bullet"/>
      <w:lvlText w:val=""/>
      <w:lvlJc w:val="left"/>
      <w:pPr>
        <w:tabs>
          <w:tab w:val="num" w:pos="1134"/>
        </w:tabs>
        <w:ind w:left="1134" w:hanging="360"/>
      </w:pPr>
      <w:rPr>
        <w:rFonts w:ascii="Symbol" w:hAnsi="Symbol" w:hint="default"/>
        <w:sz w:val="22"/>
        <w:szCs w:val="22"/>
      </w:rPr>
    </w:lvl>
    <w:lvl w:ilvl="2">
      <w:start w:val="1"/>
      <w:numFmt w:val="lowerRoman"/>
      <w:lvlText w:val="(%3)"/>
      <w:lvlJc w:val="left"/>
      <w:pPr>
        <w:tabs>
          <w:tab w:val="num" w:pos="1854"/>
        </w:tabs>
        <w:ind w:left="1854" w:hanging="180"/>
      </w:pPr>
      <w:rPr>
        <w:rFonts w:hint="default"/>
      </w:rPr>
    </w:lvl>
    <w:lvl w:ilvl="3">
      <w:start w:val="1"/>
      <w:numFmt w:val="decimal"/>
      <w:lvlText w:val="%4."/>
      <w:lvlJc w:val="left"/>
      <w:pPr>
        <w:tabs>
          <w:tab w:val="num" w:pos="2784"/>
        </w:tabs>
        <w:ind w:left="2784" w:hanging="570"/>
      </w:pPr>
      <w:rPr>
        <w:rFonts w:hint="default"/>
        <w:b w:val="0"/>
      </w:rPr>
    </w:lvl>
    <w:lvl w:ilvl="4">
      <w:start w:val="1"/>
      <w:numFmt w:val="lowerLetter"/>
      <w:lvlText w:val="%5."/>
      <w:lvlJc w:val="left"/>
      <w:pPr>
        <w:tabs>
          <w:tab w:val="num" w:pos="3294"/>
        </w:tabs>
        <w:ind w:left="3294" w:hanging="360"/>
      </w:pPr>
      <w:rPr>
        <w:rFonts w:hint="default"/>
      </w:rPr>
    </w:lvl>
    <w:lvl w:ilvl="5">
      <w:start w:val="1"/>
      <w:numFmt w:val="lowerRoman"/>
      <w:lvlText w:val="%6."/>
      <w:lvlJc w:val="right"/>
      <w:pPr>
        <w:tabs>
          <w:tab w:val="num" w:pos="4014"/>
        </w:tabs>
        <w:ind w:left="4014" w:hanging="180"/>
      </w:pPr>
      <w:rPr>
        <w:rFonts w:hint="default"/>
      </w:rPr>
    </w:lvl>
    <w:lvl w:ilvl="6">
      <w:start w:val="1"/>
      <w:numFmt w:val="decimal"/>
      <w:lvlText w:val="%7."/>
      <w:lvlJc w:val="left"/>
      <w:pPr>
        <w:tabs>
          <w:tab w:val="num" w:pos="4734"/>
        </w:tabs>
        <w:ind w:left="4734" w:hanging="360"/>
      </w:pPr>
      <w:rPr>
        <w:rFonts w:hint="default"/>
      </w:rPr>
    </w:lvl>
    <w:lvl w:ilvl="7">
      <w:start w:val="1"/>
      <w:numFmt w:val="lowerLetter"/>
      <w:lvlText w:val="%8."/>
      <w:lvlJc w:val="left"/>
      <w:pPr>
        <w:tabs>
          <w:tab w:val="num" w:pos="5454"/>
        </w:tabs>
        <w:ind w:left="5454" w:hanging="360"/>
      </w:pPr>
      <w:rPr>
        <w:rFonts w:hint="default"/>
      </w:rPr>
    </w:lvl>
    <w:lvl w:ilvl="8">
      <w:start w:val="1"/>
      <w:numFmt w:val="lowerRoman"/>
      <w:lvlText w:val="%9."/>
      <w:lvlJc w:val="right"/>
      <w:pPr>
        <w:tabs>
          <w:tab w:val="num" w:pos="6174"/>
        </w:tabs>
        <w:ind w:left="6174" w:hanging="180"/>
      </w:pPr>
      <w:rPr>
        <w:rFonts w:hint="default"/>
      </w:rPr>
    </w:lvl>
  </w:abstractNum>
  <w:abstractNum w:abstractNumId="4" w15:restartNumberingAfterBreak="0">
    <w:nsid w:val="005579EA"/>
    <w:multiLevelType w:val="hybridMultilevel"/>
    <w:tmpl w:val="7172B566"/>
    <w:lvl w:ilvl="0" w:tplc="C16A8028">
      <w:start w:val="1"/>
      <w:numFmt w:val="lowerLetter"/>
      <w:lvlText w:val="(%1)"/>
      <w:lvlJc w:val="left"/>
      <w:pPr>
        <w:ind w:left="1267" w:hanging="360"/>
      </w:pPr>
      <w:rPr>
        <w:rFonts w:ascii="Times New Roman" w:hAnsi="Times New Roman" w:cs="Times New Roman" w:hint="default"/>
        <w:sz w:val="24"/>
        <w:szCs w:val="24"/>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5" w15:restartNumberingAfterBreak="0">
    <w:nsid w:val="00574A9C"/>
    <w:multiLevelType w:val="hybridMultilevel"/>
    <w:tmpl w:val="B8FAD88A"/>
    <w:lvl w:ilvl="0" w:tplc="39561CE4">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6" w15:restartNumberingAfterBreak="0">
    <w:nsid w:val="00880A5C"/>
    <w:multiLevelType w:val="hybridMultilevel"/>
    <w:tmpl w:val="5834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AA1695"/>
    <w:multiLevelType w:val="hybridMultilevel"/>
    <w:tmpl w:val="F1E2260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0CF2937"/>
    <w:multiLevelType w:val="hybridMultilevel"/>
    <w:tmpl w:val="DB7824FE"/>
    <w:lvl w:ilvl="0" w:tplc="04160001">
      <w:start w:val="1"/>
      <w:numFmt w:val="bullet"/>
      <w:lvlText w:val=""/>
      <w:lvlJc w:val="left"/>
      <w:pPr>
        <w:ind w:left="1996" w:hanging="360"/>
      </w:pPr>
      <w:rPr>
        <w:rFonts w:ascii="Symbol" w:hAnsi="Symbol"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9" w15:restartNumberingAfterBreak="0">
    <w:nsid w:val="01001C3E"/>
    <w:multiLevelType w:val="hybridMultilevel"/>
    <w:tmpl w:val="C870037A"/>
    <w:lvl w:ilvl="0" w:tplc="9EA80F5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0" w15:restartNumberingAfterBreak="0">
    <w:nsid w:val="016B1942"/>
    <w:multiLevelType w:val="hybridMultilevel"/>
    <w:tmpl w:val="4A7CFAD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01AD0A0D"/>
    <w:multiLevelType w:val="hybridMultilevel"/>
    <w:tmpl w:val="C802948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23008C4"/>
    <w:multiLevelType w:val="hybridMultilevel"/>
    <w:tmpl w:val="B39C12FE"/>
    <w:lvl w:ilvl="0" w:tplc="BD5868BE">
      <w:start w:val="1"/>
      <w:numFmt w:val="lowerLetter"/>
      <w:lvlText w:val="(%1)"/>
      <w:lvlJc w:val="left"/>
      <w:pPr>
        <w:ind w:left="1027" w:hanging="360"/>
      </w:pPr>
      <w:rPr>
        <w:rFonts w:hint="default"/>
      </w:rPr>
    </w:lvl>
    <w:lvl w:ilvl="1" w:tplc="04160019" w:tentative="1">
      <w:start w:val="1"/>
      <w:numFmt w:val="lowerLetter"/>
      <w:lvlText w:val="%2."/>
      <w:lvlJc w:val="left"/>
      <w:pPr>
        <w:ind w:left="1747" w:hanging="360"/>
      </w:pPr>
    </w:lvl>
    <w:lvl w:ilvl="2" w:tplc="0416001B" w:tentative="1">
      <w:start w:val="1"/>
      <w:numFmt w:val="lowerRoman"/>
      <w:lvlText w:val="%3."/>
      <w:lvlJc w:val="right"/>
      <w:pPr>
        <w:ind w:left="2467" w:hanging="180"/>
      </w:pPr>
    </w:lvl>
    <w:lvl w:ilvl="3" w:tplc="0416000F" w:tentative="1">
      <w:start w:val="1"/>
      <w:numFmt w:val="decimal"/>
      <w:lvlText w:val="%4."/>
      <w:lvlJc w:val="left"/>
      <w:pPr>
        <w:ind w:left="3187" w:hanging="360"/>
      </w:pPr>
    </w:lvl>
    <w:lvl w:ilvl="4" w:tplc="04160019" w:tentative="1">
      <w:start w:val="1"/>
      <w:numFmt w:val="lowerLetter"/>
      <w:lvlText w:val="%5."/>
      <w:lvlJc w:val="left"/>
      <w:pPr>
        <w:ind w:left="3907" w:hanging="360"/>
      </w:pPr>
    </w:lvl>
    <w:lvl w:ilvl="5" w:tplc="0416001B" w:tentative="1">
      <w:start w:val="1"/>
      <w:numFmt w:val="lowerRoman"/>
      <w:lvlText w:val="%6."/>
      <w:lvlJc w:val="right"/>
      <w:pPr>
        <w:ind w:left="4627" w:hanging="180"/>
      </w:pPr>
    </w:lvl>
    <w:lvl w:ilvl="6" w:tplc="0416000F" w:tentative="1">
      <w:start w:val="1"/>
      <w:numFmt w:val="decimal"/>
      <w:lvlText w:val="%7."/>
      <w:lvlJc w:val="left"/>
      <w:pPr>
        <w:ind w:left="5347" w:hanging="360"/>
      </w:pPr>
    </w:lvl>
    <w:lvl w:ilvl="7" w:tplc="04160019" w:tentative="1">
      <w:start w:val="1"/>
      <w:numFmt w:val="lowerLetter"/>
      <w:lvlText w:val="%8."/>
      <w:lvlJc w:val="left"/>
      <w:pPr>
        <w:ind w:left="6067" w:hanging="360"/>
      </w:pPr>
    </w:lvl>
    <w:lvl w:ilvl="8" w:tplc="0416001B" w:tentative="1">
      <w:start w:val="1"/>
      <w:numFmt w:val="lowerRoman"/>
      <w:lvlText w:val="%9."/>
      <w:lvlJc w:val="right"/>
      <w:pPr>
        <w:ind w:left="6787" w:hanging="180"/>
      </w:pPr>
    </w:lvl>
  </w:abstractNum>
  <w:abstractNum w:abstractNumId="13" w15:restartNumberingAfterBreak="0">
    <w:nsid w:val="02517BB7"/>
    <w:multiLevelType w:val="hybridMultilevel"/>
    <w:tmpl w:val="35764418"/>
    <w:lvl w:ilvl="0" w:tplc="A0AC7CBC">
      <w:start w:val="1"/>
      <w:numFmt w:val="bullet"/>
      <w:pStyle w:val="IFACBullet1"/>
      <w:lvlText w:val=""/>
      <w:lvlJc w:val="left"/>
      <w:pPr>
        <w:ind w:left="907" w:hanging="360"/>
      </w:pPr>
      <w:rPr>
        <w:rFonts w:ascii="Symbol" w:hAnsi="Symbol" w:hint="default"/>
        <w:b w:val="0"/>
        <w:i w:val="0"/>
        <w:sz w:val="20"/>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4" w15:restartNumberingAfterBreak="0">
    <w:nsid w:val="029078D7"/>
    <w:multiLevelType w:val="hybridMultilevel"/>
    <w:tmpl w:val="669E28FA"/>
    <w:lvl w:ilvl="0" w:tplc="04160001">
      <w:start w:val="1"/>
      <w:numFmt w:val="bullet"/>
      <w:lvlText w:val=""/>
      <w:lvlJc w:val="left"/>
      <w:pPr>
        <w:ind w:left="108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5" w15:restartNumberingAfterBreak="0">
    <w:nsid w:val="02A363D1"/>
    <w:multiLevelType w:val="hybridMultilevel"/>
    <w:tmpl w:val="4E56C586"/>
    <w:lvl w:ilvl="0" w:tplc="C044A5AC">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02C15DDB"/>
    <w:multiLevelType w:val="hybridMultilevel"/>
    <w:tmpl w:val="A42A63B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03AA3AD1"/>
    <w:multiLevelType w:val="hybridMultilevel"/>
    <w:tmpl w:val="551C7252"/>
    <w:lvl w:ilvl="0" w:tplc="C4C65DF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03E10C0C"/>
    <w:multiLevelType w:val="hybridMultilevel"/>
    <w:tmpl w:val="A170CB32"/>
    <w:lvl w:ilvl="0" w:tplc="04160001">
      <w:start w:val="1"/>
      <w:numFmt w:val="bullet"/>
      <w:lvlText w:val=""/>
      <w:lvlJc w:val="left"/>
      <w:pPr>
        <w:ind w:left="2934"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9" w15:restartNumberingAfterBreak="0">
    <w:nsid w:val="046A7C87"/>
    <w:multiLevelType w:val="hybridMultilevel"/>
    <w:tmpl w:val="171E1BB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046C46D6"/>
    <w:multiLevelType w:val="hybridMultilevel"/>
    <w:tmpl w:val="44AAAD0C"/>
    <w:lvl w:ilvl="0" w:tplc="65B2C1A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047234CE"/>
    <w:multiLevelType w:val="hybridMultilevel"/>
    <w:tmpl w:val="0B46F49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04F27641"/>
    <w:multiLevelType w:val="hybridMultilevel"/>
    <w:tmpl w:val="EA9614A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04F8538E"/>
    <w:multiLevelType w:val="hybridMultilevel"/>
    <w:tmpl w:val="4560FB6E"/>
    <w:lvl w:ilvl="0" w:tplc="04160013">
      <w:start w:val="1"/>
      <w:numFmt w:val="upperRoman"/>
      <w:lvlText w:val="%1."/>
      <w:lvlJc w:val="righ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059607AF"/>
    <w:multiLevelType w:val="hybridMultilevel"/>
    <w:tmpl w:val="05063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05AB1714"/>
    <w:multiLevelType w:val="hybridMultilevel"/>
    <w:tmpl w:val="514E9F22"/>
    <w:lvl w:ilvl="0" w:tplc="04160001">
      <w:start w:val="1"/>
      <w:numFmt w:val="bullet"/>
      <w:lvlText w:val=""/>
      <w:lvlJc w:val="left"/>
      <w:pPr>
        <w:ind w:left="820" w:hanging="360"/>
      </w:pPr>
      <w:rPr>
        <w:rFonts w:ascii="Symbol" w:hAnsi="Symbol"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26" w15:restartNumberingAfterBreak="0">
    <w:nsid w:val="06522955"/>
    <w:multiLevelType w:val="hybridMultilevel"/>
    <w:tmpl w:val="92BCDDA6"/>
    <w:lvl w:ilvl="0" w:tplc="04160001">
      <w:start w:val="1"/>
      <w:numFmt w:val="bullet"/>
      <w:lvlText w:val=""/>
      <w:lvlJc w:val="left"/>
      <w:pPr>
        <w:ind w:left="1654" w:hanging="360"/>
      </w:pPr>
      <w:rPr>
        <w:rFonts w:ascii="Symbol" w:hAnsi="Symbol" w:hint="default"/>
        <w:w w:val="130"/>
      </w:rPr>
    </w:lvl>
    <w:lvl w:ilvl="1" w:tplc="04160003" w:tentative="1">
      <w:start w:val="1"/>
      <w:numFmt w:val="bullet"/>
      <w:lvlText w:val="o"/>
      <w:lvlJc w:val="left"/>
      <w:pPr>
        <w:ind w:left="2087" w:hanging="360"/>
      </w:pPr>
      <w:rPr>
        <w:rFonts w:ascii="Courier New" w:hAnsi="Courier New" w:cs="Courier New" w:hint="default"/>
      </w:rPr>
    </w:lvl>
    <w:lvl w:ilvl="2" w:tplc="04160005" w:tentative="1">
      <w:start w:val="1"/>
      <w:numFmt w:val="bullet"/>
      <w:lvlText w:val=""/>
      <w:lvlJc w:val="left"/>
      <w:pPr>
        <w:ind w:left="2807" w:hanging="360"/>
      </w:pPr>
      <w:rPr>
        <w:rFonts w:ascii="Wingdings" w:hAnsi="Wingdings" w:hint="default"/>
      </w:rPr>
    </w:lvl>
    <w:lvl w:ilvl="3" w:tplc="04160001" w:tentative="1">
      <w:start w:val="1"/>
      <w:numFmt w:val="bullet"/>
      <w:lvlText w:val=""/>
      <w:lvlJc w:val="left"/>
      <w:pPr>
        <w:ind w:left="3527" w:hanging="360"/>
      </w:pPr>
      <w:rPr>
        <w:rFonts w:ascii="Symbol" w:hAnsi="Symbol" w:hint="default"/>
      </w:rPr>
    </w:lvl>
    <w:lvl w:ilvl="4" w:tplc="04160003" w:tentative="1">
      <w:start w:val="1"/>
      <w:numFmt w:val="bullet"/>
      <w:lvlText w:val="o"/>
      <w:lvlJc w:val="left"/>
      <w:pPr>
        <w:ind w:left="4247" w:hanging="360"/>
      </w:pPr>
      <w:rPr>
        <w:rFonts w:ascii="Courier New" w:hAnsi="Courier New" w:cs="Courier New" w:hint="default"/>
      </w:rPr>
    </w:lvl>
    <w:lvl w:ilvl="5" w:tplc="04160005" w:tentative="1">
      <w:start w:val="1"/>
      <w:numFmt w:val="bullet"/>
      <w:lvlText w:val=""/>
      <w:lvlJc w:val="left"/>
      <w:pPr>
        <w:ind w:left="4967" w:hanging="360"/>
      </w:pPr>
      <w:rPr>
        <w:rFonts w:ascii="Wingdings" w:hAnsi="Wingdings" w:hint="default"/>
      </w:rPr>
    </w:lvl>
    <w:lvl w:ilvl="6" w:tplc="04160001" w:tentative="1">
      <w:start w:val="1"/>
      <w:numFmt w:val="bullet"/>
      <w:lvlText w:val=""/>
      <w:lvlJc w:val="left"/>
      <w:pPr>
        <w:ind w:left="5687" w:hanging="360"/>
      </w:pPr>
      <w:rPr>
        <w:rFonts w:ascii="Symbol" w:hAnsi="Symbol" w:hint="default"/>
      </w:rPr>
    </w:lvl>
    <w:lvl w:ilvl="7" w:tplc="04160003" w:tentative="1">
      <w:start w:val="1"/>
      <w:numFmt w:val="bullet"/>
      <w:lvlText w:val="o"/>
      <w:lvlJc w:val="left"/>
      <w:pPr>
        <w:ind w:left="6407" w:hanging="360"/>
      </w:pPr>
      <w:rPr>
        <w:rFonts w:ascii="Courier New" w:hAnsi="Courier New" w:cs="Courier New" w:hint="default"/>
      </w:rPr>
    </w:lvl>
    <w:lvl w:ilvl="8" w:tplc="04160005" w:tentative="1">
      <w:start w:val="1"/>
      <w:numFmt w:val="bullet"/>
      <w:lvlText w:val=""/>
      <w:lvlJc w:val="left"/>
      <w:pPr>
        <w:ind w:left="7127" w:hanging="360"/>
      </w:pPr>
      <w:rPr>
        <w:rFonts w:ascii="Wingdings" w:hAnsi="Wingdings" w:hint="default"/>
      </w:rPr>
    </w:lvl>
  </w:abstractNum>
  <w:abstractNum w:abstractNumId="27" w15:restartNumberingAfterBreak="0">
    <w:nsid w:val="06EF24A5"/>
    <w:multiLevelType w:val="hybridMultilevel"/>
    <w:tmpl w:val="E1087DC8"/>
    <w:lvl w:ilvl="0" w:tplc="C25CD26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06FC1D65"/>
    <w:multiLevelType w:val="hybridMultilevel"/>
    <w:tmpl w:val="057E0CE8"/>
    <w:lvl w:ilvl="0" w:tplc="04160001">
      <w:start w:val="1"/>
      <w:numFmt w:val="bullet"/>
      <w:lvlText w:val=""/>
      <w:lvlJc w:val="left"/>
      <w:pPr>
        <w:ind w:left="1287" w:hanging="360"/>
      </w:pPr>
      <w:rPr>
        <w:rFonts w:ascii="Symbol" w:hAnsi="Symbol" w:hint="default"/>
      </w:rPr>
    </w:lvl>
    <w:lvl w:ilvl="1" w:tplc="5B9ABF12">
      <w:numFmt w:val="bullet"/>
      <w:lvlText w:val="•"/>
      <w:lvlJc w:val="left"/>
      <w:pPr>
        <w:ind w:left="2352" w:hanging="705"/>
      </w:pPr>
      <w:rPr>
        <w:rFonts w:ascii="Times New Roman" w:eastAsia="Times New Roman" w:hAnsi="Times New Roman" w:cs="Times New Roman"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9" w15:restartNumberingAfterBreak="0">
    <w:nsid w:val="071F63C8"/>
    <w:multiLevelType w:val="hybridMultilevel"/>
    <w:tmpl w:val="AE8E30D2"/>
    <w:lvl w:ilvl="0" w:tplc="76F4DCA2">
      <w:start w:val="1"/>
      <w:numFmt w:val="bullet"/>
      <w:pStyle w:val="IFACBulletIndented2"/>
      <w:lvlText w:val="o"/>
      <w:lvlJc w:val="left"/>
      <w:pPr>
        <w:ind w:left="720" w:hanging="360"/>
      </w:pPr>
      <w:rPr>
        <w:rFonts w:ascii="Courier New" w:hAnsi="Courier New" w:cs="Courier New"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F91C52"/>
    <w:multiLevelType w:val="hybridMultilevel"/>
    <w:tmpl w:val="4DD65C78"/>
    <w:lvl w:ilvl="0" w:tplc="FA088A34">
      <w:start w:val="1"/>
      <w:numFmt w:val="low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1" w15:restartNumberingAfterBreak="0">
    <w:nsid w:val="08A1275A"/>
    <w:multiLevelType w:val="hybridMultilevel"/>
    <w:tmpl w:val="D4E2821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099E1979"/>
    <w:multiLevelType w:val="hybridMultilevel"/>
    <w:tmpl w:val="EAC8B9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 w15:restartNumberingAfterBreak="0">
    <w:nsid w:val="09A528C4"/>
    <w:multiLevelType w:val="hybridMultilevel"/>
    <w:tmpl w:val="4AC037D2"/>
    <w:lvl w:ilvl="0" w:tplc="04160003">
      <w:start w:val="1"/>
      <w:numFmt w:val="bullet"/>
      <w:lvlText w:val="o"/>
      <w:lvlJc w:val="left"/>
      <w:pPr>
        <w:ind w:left="1569" w:hanging="360"/>
      </w:pPr>
      <w:rPr>
        <w:rFonts w:ascii="Courier New" w:hAnsi="Courier New" w:cs="Courier New" w:hint="default"/>
      </w:rPr>
    </w:lvl>
    <w:lvl w:ilvl="1" w:tplc="04160003" w:tentative="1">
      <w:start w:val="1"/>
      <w:numFmt w:val="bullet"/>
      <w:lvlText w:val="o"/>
      <w:lvlJc w:val="left"/>
      <w:pPr>
        <w:ind w:left="2289" w:hanging="360"/>
      </w:pPr>
      <w:rPr>
        <w:rFonts w:ascii="Courier New" w:hAnsi="Courier New" w:cs="Courier New" w:hint="default"/>
      </w:rPr>
    </w:lvl>
    <w:lvl w:ilvl="2" w:tplc="04160005" w:tentative="1">
      <w:start w:val="1"/>
      <w:numFmt w:val="bullet"/>
      <w:lvlText w:val=""/>
      <w:lvlJc w:val="left"/>
      <w:pPr>
        <w:ind w:left="3009" w:hanging="360"/>
      </w:pPr>
      <w:rPr>
        <w:rFonts w:ascii="Wingdings" w:hAnsi="Wingdings" w:hint="default"/>
      </w:rPr>
    </w:lvl>
    <w:lvl w:ilvl="3" w:tplc="04160001" w:tentative="1">
      <w:start w:val="1"/>
      <w:numFmt w:val="bullet"/>
      <w:lvlText w:val=""/>
      <w:lvlJc w:val="left"/>
      <w:pPr>
        <w:ind w:left="3729" w:hanging="360"/>
      </w:pPr>
      <w:rPr>
        <w:rFonts w:ascii="Symbol" w:hAnsi="Symbol" w:hint="default"/>
      </w:rPr>
    </w:lvl>
    <w:lvl w:ilvl="4" w:tplc="04160003" w:tentative="1">
      <w:start w:val="1"/>
      <w:numFmt w:val="bullet"/>
      <w:lvlText w:val="o"/>
      <w:lvlJc w:val="left"/>
      <w:pPr>
        <w:ind w:left="4449" w:hanging="360"/>
      </w:pPr>
      <w:rPr>
        <w:rFonts w:ascii="Courier New" w:hAnsi="Courier New" w:cs="Courier New" w:hint="default"/>
      </w:rPr>
    </w:lvl>
    <w:lvl w:ilvl="5" w:tplc="04160005" w:tentative="1">
      <w:start w:val="1"/>
      <w:numFmt w:val="bullet"/>
      <w:lvlText w:val=""/>
      <w:lvlJc w:val="left"/>
      <w:pPr>
        <w:ind w:left="5169" w:hanging="360"/>
      </w:pPr>
      <w:rPr>
        <w:rFonts w:ascii="Wingdings" w:hAnsi="Wingdings" w:hint="default"/>
      </w:rPr>
    </w:lvl>
    <w:lvl w:ilvl="6" w:tplc="04160001" w:tentative="1">
      <w:start w:val="1"/>
      <w:numFmt w:val="bullet"/>
      <w:lvlText w:val=""/>
      <w:lvlJc w:val="left"/>
      <w:pPr>
        <w:ind w:left="5889" w:hanging="360"/>
      </w:pPr>
      <w:rPr>
        <w:rFonts w:ascii="Symbol" w:hAnsi="Symbol" w:hint="default"/>
      </w:rPr>
    </w:lvl>
    <w:lvl w:ilvl="7" w:tplc="04160003" w:tentative="1">
      <w:start w:val="1"/>
      <w:numFmt w:val="bullet"/>
      <w:lvlText w:val="o"/>
      <w:lvlJc w:val="left"/>
      <w:pPr>
        <w:ind w:left="6609" w:hanging="360"/>
      </w:pPr>
      <w:rPr>
        <w:rFonts w:ascii="Courier New" w:hAnsi="Courier New" w:cs="Courier New" w:hint="default"/>
      </w:rPr>
    </w:lvl>
    <w:lvl w:ilvl="8" w:tplc="04160005" w:tentative="1">
      <w:start w:val="1"/>
      <w:numFmt w:val="bullet"/>
      <w:lvlText w:val=""/>
      <w:lvlJc w:val="left"/>
      <w:pPr>
        <w:ind w:left="7329" w:hanging="360"/>
      </w:pPr>
      <w:rPr>
        <w:rFonts w:ascii="Wingdings" w:hAnsi="Wingdings" w:hint="default"/>
      </w:rPr>
    </w:lvl>
  </w:abstractNum>
  <w:abstractNum w:abstractNumId="34" w15:restartNumberingAfterBreak="0">
    <w:nsid w:val="09C738BF"/>
    <w:multiLevelType w:val="hybridMultilevel"/>
    <w:tmpl w:val="D02A5A1A"/>
    <w:lvl w:ilvl="0" w:tplc="F7528E8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5" w15:restartNumberingAfterBreak="0">
    <w:nsid w:val="09EC4928"/>
    <w:multiLevelType w:val="hybridMultilevel"/>
    <w:tmpl w:val="53F8D76C"/>
    <w:lvl w:ilvl="0" w:tplc="D3D07036">
      <w:start w:val="1"/>
      <w:numFmt w:val="lowerLetter"/>
      <w:lvlText w:val="(%1)"/>
      <w:lvlJc w:val="left"/>
      <w:pPr>
        <w:ind w:left="128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0A5F15A6"/>
    <w:multiLevelType w:val="hybridMultilevel"/>
    <w:tmpl w:val="56D244EE"/>
    <w:lvl w:ilvl="0" w:tplc="D876BD48">
      <w:start w:val="1"/>
      <w:numFmt w:val="lowerLetter"/>
      <w:lvlText w:val="(%1)"/>
      <w:lvlJc w:val="left"/>
      <w:pPr>
        <w:ind w:left="1103" w:hanging="426"/>
      </w:pPr>
      <w:rPr>
        <w:rFonts w:ascii="Times New Roman" w:eastAsia="Times New Roman" w:hAnsi="Times New Roman" w:cs="Times New Roman" w:hint="default"/>
        <w:spacing w:val="-21"/>
        <w:w w:val="100"/>
        <w:sz w:val="24"/>
        <w:szCs w:val="24"/>
        <w:lang w:val="pt-PT" w:eastAsia="pt-PT" w:bidi="pt-PT"/>
      </w:rPr>
    </w:lvl>
    <w:lvl w:ilvl="1" w:tplc="E83AB58A">
      <w:numFmt w:val="bullet"/>
      <w:lvlText w:val=""/>
      <w:lvlJc w:val="left"/>
      <w:pPr>
        <w:ind w:left="1386" w:hanging="283"/>
      </w:pPr>
      <w:rPr>
        <w:rFonts w:ascii="Symbol" w:eastAsia="Symbol" w:hAnsi="Symbol" w:cs="Symbol" w:hint="default"/>
        <w:w w:val="100"/>
        <w:sz w:val="24"/>
        <w:szCs w:val="24"/>
        <w:lang w:val="pt-PT" w:eastAsia="pt-PT" w:bidi="pt-PT"/>
      </w:rPr>
    </w:lvl>
    <w:lvl w:ilvl="2" w:tplc="1D84B816">
      <w:numFmt w:val="bullet"/>
      <w:lvlText w:val="•"/>
      <w:lvlJc w:val="left"/>
      <w:pPr>
        <w:ind w:left="2322" w:hanging="283"/>
      </w:pPr>
      <w:rPr>
        <w:rFonts w:hint="default"/>
        <w:lang w:val="pt-PT" w:eastAsia="pt-PT" w:bidi="pt-PT"/>
      </w:rPr>
    </w:lvl>
    <w:lvl w:ilvl="3" w:tplc="AD66A630">
      <w:numFmt w:val="bullet"/>
      <w:lvlText w:val="•"/>
      <w:lvlJc w:val="left"/>
      <w:pPr>
        <w:ind w:left="3265" w:hanging="283"/>
      </w:pPr>
      <w:rPr>
        <w:rFonts w:hint="default"/>
        <w:lang w:val="pt-PT" w:eastAsia="pt-PT" w:bidi="pt-PT"/>
      </w:rPr>
    </w:lvl>
    <w:lvl w:ilvl="4" w:tplc="1AC2DE9A">
      <w:numFmt w:val="bullet"/>
      <w:lvlText w:val="•"/>
      <w:lvlJc w:val="left"/>
      <w:pPr>
        <w:ind w:left="4208" w:hanging="283"/>
      </w:pPr>
      <w:rPr>
        <w:rFonts w:hint="default"/>
        <w:lang w:val="pt-PT" w:eastAsia="pt-PT" w:bidi="pt-PT"/>
      </w:rPr>
    </w:lvl>
    <w:lvl w:ilvl="5" w:tplc="54524A4A">
      <w:numFmt w:val="bullet"/>
      <w:lvlText w:val="•"/>
      <w:lvlJc w:val="left"/>
      <w:pPr>
        <w:ind w:left="5151" w:hanging="283"/>
      </w:pPr>
      <w:rPr>
        <w:rFonts w:hint="default"/>
        <w:lang w:val="pt-PT" w:eastAsia="pt-PT" w:bidi="pt-PT"/>
      </w:rPr>
    </w:lvl>
    <w:lvl w:ilvl="6" w:tplc="85A23EB6">
      <w:numFmt w:val="bullet"/>
      <w:lvlText w:val="•"/>
      <w:lvlJc w:val="left"/>
      <w:pPr>
        <w:ind w:left="6094" w:hanging="283"/>
      </w:pPr>
      <w:rPr>
        <w:rFonts w:hint="default"/>
        <w:lang w:val="pt-PT" w:eastAsia="pt-PT" w:bidi="pt-PT"/>
      </w:rPr>
    </w:lvl>
    <w:lvl w:ilvl="7" w:tplc="23C25180">
      <w:numFmt w:val="bullet"/>
      <w:lvlText w:val="•"/>
      <w:lvlJc w:val="left"/>
      <w:pPr>
        <w:ind w:left="7037" w:hanging="283"/>
      </w:pPr>
      <w:rPr>
        <w:rFonts w:hint="default"/>
        <w:lang w:val="pt-PT" w:eastAsia="pt-PT" w:bidi="pt-PT"/>
      </w:rPr>
    </w:lvl>
    <w:lvl w:ilvl="8" w:tplc="2D6E5890">
      <w:numFmt w:val="bullet"/>
      <w:lvlText w:val="•"/>
      <w:lvlJc w:val="left"/>
      <w:pPr>
        <w:ind w:left="7979" w:hanging="283"/>
      </w:pPr>
      <w:rPr>
        <w:rFonts w:hint="default"/>
        <w:lang w:val="pt-PT" w:eastAsia="pt-PT" w:bidi="pt-PT"/>
      </w:rPr>
    </w:lvl>
  </w:abstractNum>
  <w:abstractNum w:abstractNumId="37" w15:restartNumberingAfterBreak="0">
    <w:nsid w:val="0A7F59E5"/>
    <w:multiLevelType w:val="hybridMultilevel"/>
    <w:tmpl w:val="E6641F7E"/>
    <w:lvl w:ilvl="0" w:tplc="04160001">
      <w:start w:val="1"/>
      <w:numFmt w:val="bullet"/>
      <w:lvlText w:val=""/>
      <w:lvlJc w:val="left"/>
      <w:pPr>
        <w:ind w:left="108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8" w15:restartNumberingAfterBreak="0">
    <w:nsid w:val="0AAF1F19"/>
    <w:multiLevelType w:val="hybridMultilevel"/>
    <w:tmpl w:val="899CA2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0B3060E1"/>
    <w:multiLevelType w:val="hybridMultilevel"/>
    <w:tmpl w:val="CF8A631A"/>
    <w:lvl w:ilvl="0" w:tplc="B21458D2">
      <w:start w:val="1"/>
      <w:numFmt w:val="lowerLetter"/>
      <w:lvlText w:val="(%1)"/>
      <w:lvlJc w:val="left"/>
      <w:pPr>
        <w:ind w:left="1008" w:hanging="360"/>
      </w:pPr>
      <w:rPr>
        <w:rFonts w:eastAsia="Arial" w:cs="Arial" w:hint="default"/>
      </w:rPr>
    </w:lvl>
    <w:lvl w:ilvl="1" w:tplc="04160019" w:tentative="1">
      <w:start w:val="1"/>
      <w:numFmt w:val="lowerLetter"/>
      <w:lvlText w:val="%2."/>
      <w:lvlJc w:val="left"/>
      <w:pPr>
        <w:ind w:left="1728" w:hanging="360"/>
      </w:pPr>
    </w:lvl>
    <w:lvl w:ilvl="2" w:tplc="0416001B" w:tentative="1">
      <w:start w:val="1"/>
      <w:numFmt w:val="lowerRoman"/>
      <w:lvlText w:val="%3."/>
      <w:lvlJc w:val="right"/>
      <w:pPr>
        <w:ind w:left="2448" w:hanging="180"/>
      </w:pPr>
    </w:lvl>
    <w:lvl w:ilvl="3" w:tplc="0416000F" w:tentative="1">
      <w:start w:val="1"/>
      <w:numFmt w:val="decimal"/>
      <w:lvlText w:val="%4."/>
      <w:lvlJc w:val="left"/>
      <w:pPr>
        <w:ind w:left="3168" w:hanging="360"/>
      </w:pPr>
    </w:lvl>
    <w:lvl w:ilvl="4" w:tplc="04160019" w:tentative="1">
      <w:start w:val="1"/>
      <w:numFmt w:val="lowerLetter"/>
      <w:lvlText w:val="%5."/>
      <w:lvlJc w:val="left"/>
      <w:pPr>
        <w:ind w:left="3888" w:hanging="360"/>
      </w:pPr>
    </w:lvl>
    <w:lvl w:ilvl="5" w:tplc="0416001B" w:tentative="1">
      <w:start w:val="1"/>
      <w:numFmt w:val="lowerRoman"/>
      <w:lvlText w:val="%6."/>
      <w:lvlJc w:val="right"/>
      <w:pPr>
        <w:ind w:left="4608" w:hanging="180"/>
      </w:pPr>
    </w:lvl>
    <w:lvl w:ilvl="6" w:tplc="0416000F" w:tentative="1">
      <w:start w:val="1"/>
      <w:numFmt w:val="decimal"/>
      <w:lvlText w:val="%7."/>
      <w:lvlJc w:val="left"/>
      <w:pPr>
        <w:ind w:left="5328" w:hanging="360"/>
      </w:pPr>
    </w:lvl>
    <w:lvl w:ilvl="7" w:tplc="04160019" w:tentative="1">
      <w:start w:val="1"/>
      <w:numFmt w:val="lowerLetter"/>
      <w:lvlText w:val="%8."/>
      <w:lvlJc w:val="left"/>
      <w:pPr>
        <w:ind w:left="6048" w:hanging="360"/>
      </w:pPr>
    </w:lvl>
    <w:lvl w:ilvl="8" w:tplc="0416001B" w:tentative="1">
      <w:start w:val="1"/>
      <w:numFmt w:val="lowerRoman"/>
      <w:lvlText w:val="%9."/>
      <w:lvlJc w:val="right"/>
      <w:pPr>
        <w:ind w:left="6768" w:hanging="180"/>
      </w:pPr>
    </w:lvl>
  </w:abstractNum>
  <w:abstractNum w:abstractNumId="40" w15:restartNumberingAfterBreak="0">
    <w:nsid w:val="0B3A50D6"/>
    <w:multiLevelType w:val="hybridMultilevel"/>
    <w:tmpl w:val="5646446C"/>
    <w:lvl w:ilvl="0" w:tplc="2C20262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0C414B4D"/>
    <w:multiLevelType w:val="hybridMultilevel"/>
    <w:tmpl w:val="1CB829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0C4E3968"/>
    <w:multiLevelType w:val="hybridMultilevel"/>
    <w:tmpl w:val="03FC59DE"/>
    <w:lvl w:ilvl="0" w:tplc="EB106866">
      <w:start w:val="1"/>
      <w:numFmt w:val="lowerLetter"/>
      <w:lvlText w:val="(%1)"/>
      <w:lvlJc w:val="left"/>
      <w:pPr>
        <w:ind w:left="907" w:hanging="360"/>
      </w:pPr>
      <w:rPr>
        <w:rFonts w:hint="default"/>
      </w:rPr>
    </w:lvl>
    <w:lvl w:ilvl="1" w:tplc="5066EE14">
      <w:start w:val="1"/>
      <w:numFmt w:val="lowerLetter"/>
      <w:lvlText w:val="%2."/>
      <w:lvlJc w:val="left"/>
      <w:pPr>
        <w:ind w:left="1627" w:hanging="360"/>
      </w:pPr>
    </w:lvl>
    <w:lvl w:ilvl="2" w:tplc="054A5748">
      <w:start w:val="1"/>
      <w:numFmt w:val="lowerRoman"/>
      <w:lvlText w:val="%3."/>
      <w:lvlJc w:val="right"/>
      <w:pPr>
        <w:ind w:left="2347" w:hanging="180"/>
      </w:pPr>
    </w:lvl>
    <w:lvl w:ilvl="3" w:tplc="D43CB50C">
      <w:start w:val="1"/>
      <w:numFmt w:val="decimal"/>
      <w:lvlText w:val="%4."/>
      <w:lvlJc w:val="left"/>
      <w:pPr>
        <w:ind w:left="3067" w:hanging="360"/>
      </w:pPr>
    </w:lvl>
    <w:lvl w:ilvl="4" w:tplc="3C90AD04">
      <w:start w:val="1"/>
      <w:numFmt w:val="lowerLetter"/>
      <w:lvlText w:val="%5."/>
      <w:lvlJc w:val="left"/>
      <w:pPr>
        <w:ind w:left="3787" w:hanging="360"/>
      </w:pPr>
    </w:lvl>
    <w:lvl w:ilvl="5" w:tplc="DE54BD50">
      <w:start w:val="1"/>
      <w:numFmt w:val="lowerRoman"/>
      <w:lvlText w:val="%6."/>
      <w:lvlJc w:val="right"/>
      <w:pPr>
        <w:ind w:left="4507" w:hanging="180"/>
      </w:pPr>
    </w:lvl>
    <w:lvl w:ilvl="6" w:tplc="21BA33CC">
      <w:start w:val="1"/>
      <w:numFmt w:val="decimal"/>
      <w:lvlText w:val="%7."/>
      <w:lvlJc w:val="left"/>
      <w:pPr>
        <w:ind w:left="5227" w:hanging="360"/>
      </w:pPr>
    </w:lvl>
    <w:lvl w:ilvl="7" w:tplc="6A780C44">
      <w:start w:val="1"/>
      <w:numFmt w:val="lowerLetter"/>
      <w:lvlText w:val="%8."/>
      <w:lvlJc w:val="left"/>
      <w:pPr>
        <w:ind w:left="5947" w:hanging="360"/>
      </w:pPr>
    </w:lvl>
    <w:lvl w:ilvl="8" w:tplc="CC38FCCC">
      <w:start w:val="1"/>
      <w:numFmt w:val="lowerRoman"/>
      <w:lvlText w:val="%9."/>
      <w:lvlJc w:val="right"/>
      <w:pPr>
        <w:ind w:left="6667" w:hanging="180"/>
      </w:pPr>
    </w:lvl>
  </w:abstractNum>
  <w:abstractNum w:abstractNumId="43" w15:restartNumberingAfterBreak="0">
    <w:nsid w:val="0C647DFB"/>
    <w:multiLevelType w:val="hybridMultilevel"/>
    <w:tmpl w:val="C982FB86"/>
    <w:lvl w:ilvl="0" w:tplc="F300F968">
      <w:start w:val="1"/>
      <w:numFmt w:val="decimal"/>
      <w:lvlText w:val="A%1."/>
      <w:lvlJc w:val="left"/>
      <w:pPr>
        <w:ind w:left="810" w:hanging="360"/>
      </w:pPr>
      <w:rPr>
        <w:rFonts w:ascii="Times New Roman" w:hAnsi="Times New Roman" w:cs="Times New Roman" w:hint="default"/>
        <w:b w:val="0"/>
        <w:i w:val="0"/>
        <w:strike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890C73"/>
    <w:multiLevelType w:val="hybridMultilevel"/>
    <w:tmpl w:val="BE44EDDE"/>
    <w:lvl w:ilvl="0" w:tplc="9A0E881A">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0CE14792"/>
    <w:multiLevelType w:val="hybridMultilevel"/>
    <w:tmpl w:val="E64A5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0D070A42"/>
    <w:multiLevelType w:val="hybridMultilevel"/>
    <w:tmpl w:val="5C26AECA"/>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47" w15:restartNumberingAfterBreak="0">
    <w:nsid w:val="0D1C1566"/>
    <w:multiLevelType w:val="hybridMultilevel"/>
    <w:tmpl w:val="1B98045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8" w15:restartNumberingAfterBreak="0">
    <w:nsid w:val="0D1C19BB"/>
    <w:multiLevelType w:val="hybridMultilevel"/>
    <w:tmpl w:val="F8DA7B86"/>
    <w:lvl w:ilvl="0" w:tplc="C198A0BE">
      <w:start w:val="1"/>
      <w:numFmt w:val="decimal"/>
      <w:pStyle w:val="IFACNumberAndLetter"/>
      <w:lvlText w:val="A%1."/>
      <w:lvlJc w:val="left"/>
      <w:pPr>
        <w:ind w:left="547" w:hanging="360"/>
      </w:pPr>
      <w:rPr>
        <w:rFonts w:ascii="Times New Roman" w:hAnsi="Times New Roman" w:cs="Arial" w:hint="default"/>
        <w:b w:val="0"/>
        <w:i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0D3445A4"/>
    <w:multiLevelType w:val="hybridMultilevel"/>
    <w:tmpl w:val="C5D04FDC"/>
    <w:lvl w:ilvl="0" w:tplc="04160001">
      <w:start w:val="1"/>
      <w:numFmt w:val="bullet"/>
      <w:lvlText w:val=""/>
      <w:lvlJc w:val="left"/>
      <w:pPr>
        <w:ind w:left="1080" w:hanging="72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0D3A2759"/>
    <w:multiLevelType w:val="hybridMultilevel"/>
    <w:tmpl w:val="1360C7F8"/>
    <w:lvl w:ilvl="0" w:tplc="0000014F">
      <w:start w:val="61"/>
      <w:numFmt w:val="decimal"/>
      <w:lvlText w:val="%1."/>
      <w:lvlJc w:val="left"/>
      <w:pPr>
        <w:tabs>
          <w:tab w:val="num" w:pos="720"/>
        </w:tabs>
        <w:ind w:left="720" w:hanging="360"/>
      </w:pPr>
    </w:lvl>
    <w:lvl w:ilvl="1" w:tplc="00006784">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D7C7EBF"/>
    <w:multiLevelType w:val="hybridMultilevel"/>
    <w:tmpl w:val="764E24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0E72505B"/>
    <w:multiLevelType w:val="hybridMultilevel"/>
    <w:tmpl w:val="EBD87BF8"/>
    <w:lvl w:ilvl="0" w:tplc="78FCBF36">
      <w:start w:val="1"/>
      <w:numFmt w:val="lowerLetter"/>
      <w:lvlText w:val="(%1)"/>
      <w:lvlJc w:val="left"/>
      <w:pPr>
        <w:ind w:left="1008" w:hanging="360"/>
      </w:pPr>
      <w:rPr>
        <w:rFonts w:eastAsia="Arial" w:cs="Arial" w:hint="default"/>
      </w:rPr>
    </w:lvl>
    <w:lvl w:ilvl="1" w:tplc="04160019" w:tentative="1">
      <w:start w:val="1"/>
      <w:numFmt w:val="lowerLetter"/>
      <w:lvlText w:val="%2."/>
      <w:lvlJc w:val="left"/>
      <w:pPr>
        <w:ind w:left="1728" w:hanging="360"/>
      </w:pPr>
    </w:lvl>
    <w:lvl w:ilvl="2" w:tplc="0416001B" w:tentative="1">
      <w:start w:val="1"/>
      <w:numFmt w:val="lowerRoman"/>
      <w:lvlText w:val="%3."/>
      <w:lvlJc w:val="right"/>
      <w:pPr>
        <w:ind w:left="2448" w:hanging="180"/>
      </w:pPr>
    </w:lvl>
    <w:lvl w:ilvl="3" w:tplc="0416000F" w:tentative="1">
      <w:start w:val="1"/>
      <w:numFmt w:val="decimal"/>
      <w:lvlText w:val="%4."/>
      <w:lvlJc w:val="left"/>
      <w:pPr>
        <w:ind w:left="3168" w:hanging="360"/>
      </w:pPr>
    </w:lvl>
    <w:lvl w:ilvl="4" w:tplc="04160019" w:tentative="1">
      <w:start w:val="1"/>
      <w:numFmt w:val="lowerLetter"/>
      <w:lvlText w:val="%5."/>
      <w:lvlJc w:val="left"/>
      <w:pPr>
        <w:ind w:left="3888" w:hanging="360"/>
      </w:pPr>
    </w:lvl>
    <w:lvl w:ilvl="5" w:tplc="0416001B" w:tentative="1">
      <w:start w:val="1"/>
      <w:numFmt w:val="lowerRoman"/>
      <w:lvlText w:val="%6."/>
      <w:lvlJc w:val="right"/>
      <w:pPr>
        <w:ind w:left="4608" w:hanging="180"/>
      </w:pPr>
    </w:lvl>
    <w:lvl w:ilvl="6" w:tplc="0416000F" w:tentative="1">
      <w:start w:val="1"/>
      <w:numFmt w:val="decimal"/>
      <w:lvlText w:val="%7."/>
      <w:lvlJc w:val="left"/>
      <w:pPr>
        <w:ind w:left="5328" w:hanging="360"/>
      </w:pPr>
    </w:lvl>
    <w:lvl w:ilvl="7" w:tplc="04160019" w:tentative="1">
      <w:start w:val="1"/>
      <w:numFmt w:val="lowerLetter"/>
      <w:lvlText w:val="%8."/>
      <w:lvlJc w:val="left"/>
      <w:pPr>
        <w:ind w:left="6048" w:hanging="360"/>
      </w:pPr>
    </w:lvl>
    <w:lvl w:ilvl="8" w:tplc="0416001B" w:tentative="1">
      <w:start w:val="1"/>
      <w:numFmt w:val="lowerRoman"/>
      <w:lvlText w:val="%9."/>
      <w:lvlJc w:val="right"/>
      <w:pPr>
        <w:ind w:left="6768" w:hanging="180"/>
      </w:pPr>
    </w:lvl>
  </w:abstractNum>
  <w:abstractNum w:abstractNumId="53" w15:restartNumberingAfterBreak="0">
    <w:nsid w:val="0F210A14"/>
    <w:multiLevelType w:val="hybridMultilevel"/>
    <w:tmpl w:val="8932AD9A"/>
    <w:lvl w:ilvl="0" w:tplc="0416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461ED5"/>
    <w:multiLevelType w:val="hybridMultilevel"/>
    <w:tmpl w:val="2292A1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10345AE9"/>
    <w:multiLevelType w:val="hybridMultilevel"/>
    <w:tmpl w:val="40D475D2"/>
    <w:lvl w:ilvl="0" w:tplc="58040C4C">
      <w:start w:val="1"/>
      <w:numFmt w:val="lowerLetter"/>
      <w:lvlText w:val="(%1)"/>
      <w:lvlJc w:val="left"/>
      <w:pPr>
        <w:ind w:left="1027" w:hanging="360"/>
      </w:pPr>
      <w:rPr>
        <w:rFonts w:hint="default"/>
      </w:rPr>
    </w:lvl>
    <w:lvl w:ilvl="1" w:tplc="04160019" w:tentative="1">
      <w:start w:val="1"/>
      <w:numFmt w:val="lowerLetter"/>
      <w:lvlText w:val="%2."/>
      <w:lvlJc w:val="left"/>
      <w:pPr>
        <w:ind w:left="1747" w:hanging="360"/>
      </w:pPr>
    </w:lvl>
    <w:lvl w:ilvl="2" w:tplc="0416001B" w:tentative="1">
      <w:start w:val="1"/>
      <w:numFmt w:val="lowerRoman"/>
      <w:lvlText w:val="%3."/>
      <w:lvlJc w:val="right"/>
      <w:pPr>
        <w:ind w:left="2467" w:hanging="180"/>
      </w:pPr>
    </w:lvl>
    <w:lvl w:ilvl="3" w:tplc="0416000F" w:tentative="1">
      <w:start w:val="1"/>
      <w:numFmt w:val="decimal"/>
      <w:lvlText w:val="%4."/>
      <w:lvlJc w:val="left"/>
      <w:pPr>
        <w:ind w:left="3187" w:hanging="360"/>
      </w:pPr>
    </w:lvl>
    <w:lvl w:ilvl="4" w:tplc="04160019" w:tentative="1">
      <w:start w:val="1"/>
      <w:numFmt w:val="lowerLetter"/>
      <w:lvlText w:val="%5."/>
      <w:lvlJc w:val="left"/>
      <w:pPr>
        <w:ind w:left="3907" w:hanging="360"/>
      </w:pPr>
    </w:lvl>
    <w:lvl w:ilvl="5" w:tplc="0416001B" w:tentative="1">
      <w:start w:val="1"/>
      <w:numFmt w:val="lowerRoman"/>
      <w:lvlText w:val="%6."/>
      <w:lvlJc w:val="right"/>
      <w:pPr>
        <w:ind w:left="4627" w:hanging="180"/>
      </w:pPr>
    </w:lvl>
    <w:lvl w:ilvl="6" w:tplc="0416000F" w:tentative="1">
      <w:start w:val="1"/>
      <w:numFmt w:val="decimal"/>
      <w:lvlText w:val="%7."/>
      <w:lvlJc w:val="left"/>
      <w:pPr>
        <w:ind w:left="5347" w:hanging="360"/>
      </w:pPr>
    </w:lvl>
    <w:lvl w:ilvl="7" w:tplc="04160019" w:tentative="1">
      <w:start w:val="1"/>
      <w:numFmt w:val="lowerLetter"/>
      <w:lvlText w:val="%8."/>
      <w:lvlJc w:val="left"/>
      <w:pPr>
        <w:ind w:left="6067" w:hanging="360"/>
      </w:pPr>
    </w:lvl>
    <w:lvl w:ilvl="8" w:tplc="0416001B" w:tentative="1">
      <w:start w:val="1"/>
      <w:numFmt w:val="lowerRoman"/>
      <w:lvlText w:val="%9."/>
      <w:lvlJc w:val="right"/>
      <w:pPr>
        <w:ind w:left="6787" w:hanging="180"/>
      </w:pPr>
    </w:lvl>
  </w:abstractNum>
  <w:abstractNum w:abstractNumId="56" w15:restartNumberingAfterBreak="0">
    <w:nsid w:val="10471FB9"/>
    <w:multiLevelType w:val="hybridMultilevel"/>
    <w:tmpl w:val="F530E11A"/>
    <w:lvl w:ilvl="0" w:tplc="F3D258E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7" w15:restartNumberingAfterBreak="0">
    <w:nsid w:val="11831503"/>
    <w:multiLevelType w:val="hybridMultilevel"/>
    <w:tmpl w:val="AD24D32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8" w15:restartNumberingAfterBreak="0">
    <w:nsid w:val="11E70B81"/>
    <w:multiLevelType w:val="hybridMultilevel"/>
    <w:tmpl w:val="790428A8"/>
    <w:lvl w:ilvl="0" w:tplc="3A5E7D1E">
      <w:start w:val="1"/>
      <w:numFmt w:val="decimal"/>
      <w:lvlText w:val="(%1)"/>
      <w:lvlJc w:val="left"/>
      <w:pPr>
        <w:ind w:left="720" w:hanging="360"/>
      </w:pPr>
      <w:rPr>
        <w:rFonts w:hint="default"/>
        <w:vertAlign w:val="superscrip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11ED72C5"/>
    <w:multiLevelType w:val="hybridMultilevel"/>
    <w:tmpl w:val="45FE6D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11F818B0"/>
    <w:multiLevelType w:val="hybridMultilevel"/>
    <w:tmpl w:val="8C14668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1" w15:restartNumberingAfterBreak="0">
    <w:nsid w:val="12796824"/>
    <w:multiLevelType w:val="hybridMultilevel"/>
    <w:tmpl w:val="4A503F9A"/>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12A56B8C"/>
    <w:multiLevelType w:val="hybridMultilevel"/>
    <w:tmpl w:val="000008AF"/>
    <w:lvl w:ilvl="0" w:tplc="0000567E">
      <w:start w:val="26"/>
      <w:numFmt w:val="decimal"/>
      <w:lvlText w:val="%1."/>
      <w:lvlJc w:val="left"/>
      <w:pPr>
        <w:tabs>
          <w:tab w:val="num" w:pos="720"/>
        </w:tabs>
        <w:ind w:left="720" w:hanging="360"/>
      </w:pPr>
    </w:lvl>
    <w:lvl w:ilvl="1" w:tplc="00005CCA">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13893461"/>
    <w:multiLevelType w:val="hybridMultilevel"/>
    <w:tmpl w:val="55B2DD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13A66AE6"/>
    <w:multiLevelType w:val="hybridMultilevel"/>
    <w:tmpl w:val="9C9A4D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13E86F82"/>
    <w:multiLevelType w:val="hybridMultilevel"/>
    <w:tmpl w:val="43905D46"/>
    <w:lvl w:ilvl="0" w:tplc="07A837E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66" w15:restartNumberingAfterBreak="0">
    <w:nsid w:val="152B57B5"/>
    <w:multiLevelType w:val="hybridMultilevel"/>
    <w:tmpl w:val="2A20826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7" w15:restartNumberingAfterBreak="0">
    <w:nsid w:val="15367B5B"/>
    <w:multiLevelType w:val="hybridMultilevel"/>
    <w:tmpl w:val="651C6F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153B263E"/>
    <w:multiLevelType w:val="hybridMultilevel"/>
    <w:tmpl w:val="C3F8ADBC"/>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9" w15:restartNumberingAfterBreak="0">
    <w:nsid w:val="154E13A9"/>
    <w:multiLevelType w:val="hybridMultilevel"/>
    <w:tmpl w:val="F22C46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0" w15:restartNumberingAfterBreak="0">
    <w:nsid w:val="16737EA8"/>
    <w:multiLevelType w:val="hybridMultilevel"/>
    <w:tmpl w:val="7014502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16AC04B4"/>
    <w:multiLevelType w:val="hybridMultilevel"/>
    <w:tmpl w:val="89EA672A"/>
    <w:lvl w:ilvl="0" w:tplc="04090001">
      <w:start w:val="1"/>
      <w:numFmt w:val="bullet"/>
      <w:lvlText w:val=""/>
      <w:lvlJc w:val="left"/>
      <w:pPr>
        <w:ind w:left="1267" w:hanging="360"/>
      </w:pPr>
      <w:rPr>
        <w:rFonts w:ascii="Symbol" w:hAnsi="Symbol" w:hint="default"/>
      </w:rPr>
    </w:lvl>
    <w:lvl w:ilvl="1" w:tplc="4D620B30">
      <w:start w:val="1"/>
      <w:numFmt w:val="bullet"/>
      <w:lvlText w:val="o"/>
      <w:lvlJc w:val="left"/>
      <w:pPr>
        <w:ind w:left="1987" w:hanging="360"/>
      </w:pPr>
      <w:rPr>
        <w:rFonts w:ascii="Courier New" w:hAnsi="Courier New" w:cs="Courier New" w:hint="default"/>
        <w:sz w:val="18"/>
        <w:szCs w:val="18"/>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72" w15:restartNumberingAfterBreak="0">
    <w:nsid w:val="175C4999"/>
    <w:multiLevelType w:val="hybridMultilevel"/>
    <w:tmpl w:val="52784F6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3" w15:restartNumberingAfterBreak="0">
    <w:nsid w:val="178755E1"/>
    <w:multiLevelType w:val="hybridMultilevel"/>
    <w:tmpl w:val="B9184D2C"/>
    <w:lvl w:ilvl="0" w:tplc="62C46B56">
      <w:start w:val="1"/>
      <w:numFmt w:val="lowerRoman"/>
      <w:pStyle w:val="LetteredList"/>
      <w:lvlText w:val="(%1)"/>
      <w:lvlJc w:val="left"/>
      <w:pPr>
        <w:tabs>
          <w:tab w:val="num" w:pos="1440"/>
        </w:tabs>
        <w:ind w:left="144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17E845F2"/>
    <w:multiLevelType w:val="hybridMultilevel"/>
    <w:tmpl w:val="4BDE13F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5" w15:restartNumberingAfterBreak="0">
    <w:nsid w:val="180A710B"/>
    <w:multiLevelType w:val="hybridMultilevel"/>
    <w:tmpl w:val="8DD2253C"/>
    <w:lvl w:ilvl="0" w:tplc="04160001">
      <w:start w:val="1"/>
      <w:numFmt w:val="bullet"/>
      <w:lvlText w:val=""/>
      <w:lvlJc w:val="left"/>
      <w:pPr>
        <w:ind w:left="1070" w:hanging="360"/>
      </w:pPr>
      <w:rPr>
        <w:rFonts w:ascii="Symbol" w:hAnsi="Symbol" w:hint="default"/>
      </w:rPr>
    </w:lvl>
    <w:lvl w:ilvl="1" w:tplc="04160003" w:tentative="1">
      <w:start w:val="1"/>
      <w:numFmt w:val="bullet"/>
      <w:lvlText w:val="o"/>
      <w:lvlJc w:val="left"/>
      <w:pPr>
        <w:ind w:left="1114" w:hanging="360"/>
      </w:pPr>
      <w:rPr>
        <w:rFonts w:ascii="Courier New" w:hAnsi="Courier New" w:cs="Courier New" w:hint="default"/>
      </w:rPr>
    </w:lvl>
    <w:lvl w:ilvl="2" w:tplc="04160005" w:tentative="1">
      <w:start w:val="1"/>
      <w:numFmt w:val="bullet"/>
      <w:lvlText w:val=""/>
      <w:lvlJc w:val="left"/>
      <w:pPr>
        <w:ind w:left="1834" w:hanging="360"/>
      </w:pPr>
      <w:rPr>
        <w:rFonts w:ascii="Wingdings" w:hAnsi="Wingdings" w:hint="default"/>
      </w:rPr>
    </w:lvl>
    <w:lvl w:ilvl="3" w:tplc="04160001" w:tentative="1">
      <w:start w:val="1"/>
      <w:numFmt w:val="bullet"/>
      <w:lvlText w:val=""/>
      <w:lvlJc w:val="left"/>
      <w:pPr>
        <w:ind w:left="2554" w:hanging="360"/>
      </w:pPr>
      <w:rPr>
        <w:rFonts w:ascii="Symbol" w:hAnsi="Symbol" w:hint="default"/>
      </w:rPr>
    </w:lvl>
    <w:lvl w:ilvl="4" w:tplc="04160003" w:tentative="1">
      <w:start w:val="1"/>
      <w:numFmt w:val="bullet"/>
      <w:lvlText w:val="o"/>
      <w:lvlJc w:val="left"/>
      <w:pPr>
        <w:ind w:left="3274" w:hanging="360"/>
      </w:pPr>
      <w:rPr>
        <w:rFonts w:ascii="Courier New" w:hAnsi="Courier New" w:cs="Courier New" w:hint="default"/>
      </w:rPr>
    </w:lvl>
    <w:lvl w:ilvl="5" w:tplc="04160005" w:tentative="1">
      <w:start w:val="1"/>
      <w:numFmt w:val="bullet"/>
      <w:lvlText w:val=""/>
      <w:lvlJc w:val="left"/>
      <w:pPr>
        <w:ind w:left="3994" w:hanging="360"/>
      </w:pPr>
      <w:rPr>
        <w:rFonts w:ascii="Wingdings" w:hAnsi="Wingdings" w:hint="default"/>
      </w:rPr>
    </w:lvl>
    <w:lvl w:ilvl="6" w:tplc="04160001" w:tentative="1">
      <w:start w:val="1"/>
      <w:numFmt w:val="bullet"/>
      <w:lvlText w:val=""/>
      <w:lvlJc w:val="left"/>
      <w:pPr>
        <w:ind w:left="4714" w:hanging="360"/>
      </w:pPr>
      <w:rPr>
        <w:rFonts w:ascii="Symbol" w:hAnsi="Symbol" w:hint="default"/>
      </w:rPr>
    </w:lvl>
    <w:lvl w:ilvl="7" w:tplc="04160003" w:tentative="1">
      <w:start w:val="1"/>
      <w:numFmt w:val="bullet"/>
      <w:lvlText w:val="o"/>
      <w:lvlJc w:val="left"/>
      <w:pPr>
        <w:ind w:left="5434" w:hanging="360"/>
      </w:pPr>
      <w:rPr>
        <w:rFonts w:ascii="Courier New" w:hAnsi="Courier New" w:cs="Courier New" w:hint="default"/>
      </w:rPr>
    </w:lvl>
    <w:lvl w:ilvl="8" w:tplc="04160005" w:tentative="1">
      <w:start w:val="1"/>
      <w:numFmt w:val="bullet"/>
      <w:lvlText w:val=""/>
      <w:lvlJc w:val="left"/>
      <w:pPr>
        <w:ind w:left="6154" w:hanging="360"/>
      </w:pPr>
      <w:rPr>
        <w:rFonts w:ascii="Wingdings" w:hAnsi="Wingdings" w:hint="default"/>
      </w:rPr>
    </w:lvl>
  </w:abstractNum>
  <w:abstractNum w:abstractNumId="76" w15:restartNumberingAfterBreak="0">
    <w:nsid w:val="183C7CE3"/>
    <w:multiLevelType w:val="hybridMultilevel"/>
    <w:tmpl w:val="ADCABAC2"/>
    <w:lvl w:ilvl="0" w:tplc="2C0A0001">
      <w:start w:val="1"/>
      <w:numFmt w:val="bullet"/>
      <w:lvlText w:val=""/>
      <w:lvlJc w:val="left"/>
      <w:pPr>
        <w:tabs>
          <w:tab w:val="num" w:pos="1429"/>
        </w:tabs>
        <w:ind w:left="1429" w:hanging="360"/>
      </w:pPr>
      <w:rPr>
        <w:rFonts w:ascii="Symbol" w:hAnsi="Symbol" w:hint="default"/>
      </w:rPr>
    </w:lvl>
    <w:lvl w:ilvl="1" w:tplc="2C0A0003">
      <w:start w:val="1"/>
      <w:numFmt w:val="bullet"/>
      <w:lvlText w:val="o"/>
      <w:lvlJc w:val="left"/>
      <w:pPr>
        <w:tabs>
          <w:tab w:val="num" w:pos="2149"/>
        </w:tabs>
        <w:ind w:left="2149" w:hanging="360"/>
      </w:pPr>
      <w:rPr>
        <w:rFonts w:ascii="Courier New" w:hAnsi="Courier New" w:cs="Courier New" w:hint="default"/>
      </w:rPr>
    </w:lvl>
    <w:lvl w:ilvl="2" w:tplc="02AE2BCA">
      <w:start w:val="1"/>
      <w:numFmt w:val="bullet"/>
      <w:lvlText w:val="-"/>
      <w:lvlJc w:val="left"/>
      <w:pPr>
        <w:tabs>
          <w:tab w:val="num" w:pos="2869"/>
        </w:tabs>
        <w:ind w:left="2869" w:hanging="360"/>
      </w:pPr>
      <w:rPr>
        <w:rFonts w:ascii="Times New Roman" w:eastAsia="Times New Roman" w:hAnsi="Times New Roman" w:cs="Times New Roman" w:hint="default"/>
      </w:rPr>
    </w:lvl>
    <w:lvl w:ilvl="3" w:tplc="2C0A0001" w:tentative="1">
      <w:start w:val="1"/>
      <w:numFmt w:val="bullet"/>
      <w:lvlText w:val=""/>
      <w:lvlJc w:val="left"/>
      <w:pPr>
        <w:tabs>
          <w:tab w:val="num" w:pos="3589"/>
        </w:tabs>
        <w:ind w:left="3589" w:hanging="360"/>
      </w:pPr>
      <w:rPr>
        <w:rFonts w:ascii="Symbol" w:hAnsi="Symbol" w:hint="default"/>
      </w:rPr>
    </w:lvl>
    <w:lvl w:ilvl="4" w:tplc="2C0A0003" w:tentative="1">
      <w:start w:val="1"/>
      <w:numFmt w:val="bullet"/>
      <w:lvlText w:val="o"/>
      <w:lvlJc w:val="left"/>
      <w:pPr>
        <w:tabs>
          <w:tab w:val="num" w:pos="4309"/>
        </w:tabs>
        <w:ind w:left="4309" w:hanging="360"/>
      </w:pPr>
      <w:rPr>
        <w:rFonts w:ascii="Courier New" w:hAnsi="Courier New" w:cs="Courier New" w:hint="default"/>
      </w:rPr>
    </w:lvl>
    <w:lvl w:ilvl="5" w:tplc="2C0A0005" w:tentative="1">
      <w:start w:val="1"/>
      <w:numFmt w:val="bullet"/>
      <w:lvlText w:val=""/>
      <w:lvlJc w:val="left"/>
      <w:pPr>
        <w:tabs>
          <w:tab w:val="num" w:pos="5029"/>
        </w:tabs>
        <w:ind w:left="5029" w:hanging="360"/>
      </w:pPr>
      <w:rPr>
        <w:rFonts w:ascii="Wingdings" w:hAnsi="Wingdings" w:hint="default"/>
      </w:rPr>
    </w:lvl>
    <w:lvl w:ilvl="6" w:tplc="2C0A0001" w:tentative="1">
      <w:start w:val="1"/>
      <w:numFmt w:val="bullet"/>
      <w:lvlText w:val=""/>
      <w:lvlJc w:val="left"/>
      <w:pPr>
        <w:tabs>
          <w:tab w:val="num" w:pos="5749"/>
        </w:tabs>
        <w:ind w:left="5749" w:hanging="360"/>
      </w:pPr>
      <w:rPr>
        <w:rFonts w:ascii="Symbol" w:hAnsi="Symbol" w:hint="default"/>
      </w:rPr>
    </w:lvl>
    <w:lvl w:ilvl="7" w:tplc="2C0A0003" w:tentative="1">
      <w:start w:val="1"/>
      <w:numFmt w:val="bullet"/>
      <w:lvlText w:val="o"/>
      <w:lvlJc w:val="left"/>
      <w:pPr>
        <w:tabs>
          <w:tab w:val="num" w:pos="6469"/>
        </w:tabs>
        <w:ind w:left="6469" w:hanging="360"/>
      </w:pPr>
      <w:rPr>
        <w:rFonts w:ascii="Courier New" w:hAnsi="Courier New" w:cs="Courier New" w:hint="default"/>
      </w:rPr>
    </w:lvl>
    <w:lvl w:ilvl="8" w:tplc="2C0A0005" w:tentative="1">
      <w:start w:val="1"/>
      <w:numFmt w:val="bullet"/>
      <w:lvlText w:val=""/>
      <w:lvlJc w:val="left"/>
      <w:pPr>
        <w:tabs>
          <w:tab w:val="num" w:pos="7189"/>
        </w:tabs>
        <w:ind w:left="7189" w:hanging="360"/>
      </w:pPr>
      <w:rPr>
        <w:rFonts w:ascii="Wingdings" w:hAnsi="Wingdings" w:hint="default"/>
      </w:rPr>
    </w:lvl>
  </w:abstractNum>
  <w:abstractNum w:abstractNumId="77" w15:restartNumberingAfterBreak="0">
    <w:nsid w:val="186058C9"/>
    <w:multiLevelType w:val="hybridMultilevel"/>
    <w:tmpl w:val="BBBEE01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78" w15:restartNumberingAfterBreak="0">
    <w:nsid w:val="18AF2F86"/>
    <w:multiLevelType w:val="hybridMultilevel"/>
    <w:tmpl w:val="EB04926A"/>
    <w:lvl w:ilvl="0" w:tplc="9BF44A0A">
      <w:start w:val="1"/>
      <w:numFmt w:val="decimal"/>
      <w:lvlText w:val="(%1)"/>
      <w:lvlJc w:val="left"/>
      <w:pPr>
        <w:ind w:left="720" w:hanging="360"/>
      </w:pPr>
      <w:rPr>
        <w:rFonts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192D7725"/>
    <w:multiLevelType w:val="hybridMultilevel"/>
    <w:tmpl w:val="9E661610"/>
    <w:lvl w:ilvl="0" w:tplc="2D3E0C50">
      <w:start w:val="1"/>
      <w:numFmt w:val="lowerLetter"/>
      <w:lvlText w:val="(%1)"/>
      <w:lvlJc w:val="left"/>
      <w:pPr>
        <w:ind w:left="1212" w:hanging="360"/>
      </w:pPr>
      <w:rPr>
        <w:rFonts w:hint="default"/>
      </w:rPr>
    </w:lvl>
    <w:lvl w:ilvl="1" w:tplc="04160019" w:tentative="1">
      <w:start w:val="1"/>
      <w:numFmt w:val="lowerLetter"/>
      <w:lvlText w:val="%2."/>
      <w:lvlJc w:val="left"/>
      <w:pPr>
        <w:ind w:left="1932" w:hanging="360"/>
      </w:pPr>
    </w:lvl>
    <w:lvl w:ilvl="2" w:tplc="0416001B" w:tentative="1">
      <w:start w:val="1"/>
      <w:numFmt w:val="lowerRoman"/>
      <w:lvlText w:val="%3."/>
      <w:lvlJc w:val="right"/>
      <w:pPr>
        <w:ind w:left="2652" w:hanging="180"/>
      </w:pPr>
    </w:lvl>
    <w:lvl w:ilvl="3" w:tplc="0416000F" w:tentative="1">
      <w:start w:val="1"/>
      <w:numFmt w:val="decimal"/>
      <w:lvlText w:val="%4."/>
      <w:lvlJc w:val="left"/>
      <w:pPr>
        <w:ind w:left="3372" w:hanging="360"/>
      </w:pPr>
    </w:lvl>
    <w:lvl w:ilvl="4" w:tplc="04160019" w:tentative="1">
      <w:start w:val="1"/>
      <w:numFmt w:val="lowerLetter"/>
      <w:lvlText w:val="%5."/>
      <w:lvlJc w:val="left"/>
      <w:pPr>
        <w:ind w:left="4092" w:hanging="360"/>
      </w:pPr>
    </w:lvl>
    <w:lvl w:ilvl="5" w:tplc="0416001B" w:tentative="1">
      <w:start w:val="1"/>
      <w:numFmt w:val="lowerRoman"/>
      <w:lvlText w:val="%6."/>
      <w:lvlJc w:val="right"/>
      <w:pPr>
        <w:ind w:left="4812" w:hanging="180"/>
      </w:pPr>
    </w:lvl>
    <w:lvl w:ilvl="6" w:tplc="0416000F" w:tentative="1">
      <w:start w:val="1"/>
      <w:numFmt w:val="decimal"/>
      <w:lvlText w:val="%7."/>
      <w:lvlJc w:val="left"/>
      <w:pPr>
        <w:ind w:left="5532" w:hanging="360"/>
      </w:pPr>
    </w:lvl>
    <w:lvl w:ilvl="7" w:tplc="04160019" w:tentative="1">
      <w:start w:val="1"/>
      <w:numFmt w:val="lowerLetter"/>
      <w:lvlText w:val="%8."/>
      <w:lvlJc w:val="left"/>
      <w:pPr>
        <w:ind w:left="6252" w:hanging="360"/>
      </w:pPr>
    </w:lvl>
    <w:lvl w:ilvl="8" w:tplc="0416001B" w:tentative="1">
      <w:start w:val="1"/>
      <w:numFmt w:val="lowerRoman"/>
      <w:lvlText w:val="%9."/>
      <w:lvlJc w:val="right"/>
      <w:pPr>
        <w:ind w:left="6972" w:hanging="180"/>
      </w:pPr>
    </w:lvl>
  </w:abstractNum>
  <w:abstractNum w:abstractNumId="80" w15:restartNumberingAfterBreak="0">
    <w:nsid w:val="1931306A"/>
    <w:multiLevelType w:val="hybridMultilevel"/>
    <w:tmpl w:val="0C0461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19480FA9"/>
    <w:multiLevelType w:val="hybridMultilevel"/>
    <w:tmpl w:val="FB768134"/>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2" w15:restartNumberingAfterBreak="0">
    <w:nsid w:val="1996360A"/>
    <w:multiLevelType w:val="hybridMultilevel"/>
    <w:tmpl w:val="EDDA5C12"/>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19B85BFC"/>
    <w:multiLevelType w:val="hybridMultilevel"/>
    <w:tmpl w:val="83A869CC"/>
    <w:lvl w:ilvl="0" w:tplc="F36E6E58">
      <w:start w:val="1"/>
      <w:numFmt w:val="lowerLetter"/>
      <w:lvlText w:val="(%1)"/>
      <w:lvlJc w:val="left"/>
      <w:pPr>
        <w:ind w:left="1407" w:hanging="84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84" w15:restartNumberingAfterBreak="0">
    <w:nsid w:val="19F46300"/>
    <w:multiLevelType w:val="hybridMultilevel"/>
    <w:tmpl w:val="3F0AD6AC"/>
    <w:lvl w:ilvl="0" w:tplc="000026E9">
      <w:start w:val="1"/>
      <w:numFmt w:val="lowerRoman"/>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5" w15:restartNumberingAfterBreak="0">
    <w:nsid w:val="1A5D0D73"/>
    <w:multiLevelType w:val="hybridMultilevel"/>
    <w:tmpl w:val="46B04D0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6" w15:restartNumberingAfterBreak="0">
    <w:nsid w:val="1A613ADD"/>
    <w:multiLevelType w:val="hybridMultilevel"/>
    <w:tmpl w:val="A0E27956"/>
    <w:lvl w:ilvl="0" w:tplc="58401C1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15:restartNumberingAfterBreak="0">
    <w:nsid w:val="1B9D1C79"/>
    <w:multiLevelType w:val="hybridMultilevel"/>
    <w:tmpl w:val="0C243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8" w15:restartNumberingAfterBreak="0">
    <w:nsid w:val="1C094873"/>
    <w:multiLevelType w:val="hybridMultilevel"/>
    <w:tmpl w:val="4D3210E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1C8554F3"/>
    <w:multiLevelType w:val="hybridMultilevel"/>
    <w:tmpl w:val="8FCC1190"/>
    <w:lvl w:ilvl="0" w:tplc="6206D746">
      <w:start w:val="1"/>
      <w:numFmt w:val="bullet"/>
      <w:lvlText w:val=""/>
      <w:lvlJc w:val="left"/>
      <w:pPr>
        <w:ind w:left="36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90" w15:restartNumberingAfterBreak="0">
    <w:nsid w:val="1CE5232D"/>
    <w:multiLevelType w:val="hybridMultilevel"/>
    <w:tmpl w:val="3DA2D810"/>
    <w:lvl w:ilvl="0" w:tplc="2B2214E0">
      <w:numFmt w:val="bullet"/>
      <w:lvlText w:val=""/>
      <w:lvlJc w:val="left"/>
      <w:pPr>
        <w:tabs>
          <w:tab w:val="num" w:pos="927"/>
        </w:tabs>
        <w:ind w:left="927" w:hanging="360"/>
      </w:pPr>
      <w:rPr>
        <w:rFonts w:ascii="Symbol" w:eastAsia="Arial" w:hAnsi="Symbol" w:cs="Times New Roman" w:hint="default"/>
        <w:color w:val="auto"/>
        <w:sz w:val="20"/>
        <w:szCs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1D464CBF"/>
    <w:multiLevelType w:val="singleLevel"/>
    <w:tmpl w:val="2456485C"/>
    <w:lvl w:ilvl="0">
      <w:start w:val="1"/>
      <w:numFmt w:val="bullet"/>
      <w:lvlText w:val=""/>
      <w:lvlJc w:val="left"/>
      <w:pPr>
        <w:tabs>
          <w:tab w:val="num" w:pos="360"/>
        </w:tabs>
        <w:ind w:left="360" w:hanging="360"/>
      </w:pPr>
      <w:rPr>
        <w:rFonts w:ascii="Wingdings" w:hAnsi="Wingdings" w:hint="default"/>
        <w:b w:val="0"/>
        <w:i w:val="0"/>
        <w:sz w:val="14"/>
      </w:rPr>
    </w:lvl>
  </w:abstractNum>
  <w:abstractNum w:abstractNumId="92" w15:restartNumberingAfterBreak="0">
    <w:nsid w:val="1D557F65"/>
    <w:multiLevelType w:val="multilevel"/>
    <w:tmpl w:val="5A18B8D0"/>
    <w:lvl w:ilvl="0">
      <w:start w:val="1"/>
      <w:numFmt w:val="lowerLetter"/>
      <w:lvlText w:val="(%1)"/>
      <w:lvlJc w:val="left"/>
      <w:pPr>
        <w:tabs>
          <w:tab w:val="num" w:pos="1295"/>
        </w:tabs>
        <w:ind w:left="1295" w:hanging="360"/>
      </w:pPr>
      <w:rPr>
        <w:rFonts w:ascii="Arial" w:eastAsia="Times New Roman" w:hAnsi="Arial" w:cs="Aria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1D701248"/>
    <w:multiLevelType w:val="hybridMultilevel"/>
    <w:tmpl w:val="0832DE72"/>
    <w:lvl w:ilvl="0" w:tplc="40F2DA34">
      <w:start w:val="1"/>
      <w:numFmt w:val="lowerLetter"/>
      <w:lvlText w:val="(%1)"/>
      <w:lvlJc w:val="left"/>
      <w:pPr>
        <w:ind w:left="720" w:hanging="360"/>
      </w:pPr>
      <w:rPr>
        <w:rFonts w:ascii="TimesNewRoman" w:eastAsia="Times New Roman" w:hAnsi="TimesNewRoman" w:cs="TimesNew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15:restartNumberingAfterBreak="0">
    <w:nsid w:val="1D713082"/>
    <w:multiLevelType w:val="hybridMultilevel"/>
    <w:tmpl w:val="3744AD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5" w15:restartNumberingAfterBreak="0">
    <w:nsid w:val="1E4338F7"/>
    <w:multiLevelType w:val="hybridMultilevel"/>
    <w:tmpl w:val="000031BE"/>
    <w:lvl w:ilvl="0" w:tplc="00000665">
      <w:start w:val="37"/>
      <w:numFmt w:val="decimal"/>
      <w:lvlText w:val="%1."/>
      <w:lvlJc w:val="left"/>
      <w:pPr>
        <w:tabs>
          <w:tab w:val="num" w:pos="720"/>
        </w:tabs>
        <w:ind w:left="720" w:hanging="360"/>
      </w:pPr>
    </w:lvl>
    <w:lvl w:ilvl="1" w:tplc="000067A6">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1E7E0987"/>
    <w:multiLevelType w:val="hybridMultilevel"/>
    <w:tmpl w:val="7A8023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7" w15:restartNumberingAfterBreak="0">
    <w:nsid w:val="1EC3540E"/>
    <w:multiLevelType w:val="hybridMultilevel"/>
    <w:tmpl w:val="B2C0F4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1F623288"/>
    <w:multiLevelType w:val="hybridMultilevel"/>
    <w:tmpl w:val="6B3E9DAA"/>
    <w:lvl w:ilvl="0" w:tplc="95685E98">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9" w15:restartNumberingAfterBreak="0">
    <w:nsid w:val="1F8148AB"/>
    <w:multiLevelType w:val="hybridMultilevel"/>
    <w:tmpl w:val="F9C2507E"/>
    <w:lvl w:ilvl="0" w:tplc="CBA897E6">
      <w:start w:val="1"/>
      <w:numFmt w:val="lowerLetter"/>
      <w:lvlText w:val="(%1)"/>
      <w:lvlJc w:val="left"/>
      <w:pPr>
        <w:ind w:left="1008" w:hanging="360"/>
      </w:pPr>
      <w:rPr>
        <w:rFonts w:hint="default"/>
      </w:rPr>
    </w:lvl>
    <w:lvl w:ilvl="1" w:tplc="04160019" w:tentative="1">
      <w:start w:val="1"/>
      <w:numFmt w:val="lowerLetter"/>
      <w:lvlText w:val="%2."/>
      <w:lvlJc w:val="left"/>
      <w:pPr>
        <w:ind w:left="1728" w:hanging="360"/>
      </w:pPr>
    </w:lvl>
    <w:lvl w:ilvl="2" w:tplc="0416001B" w:tentative="1">
      <w:start w:val="1"/>
      <w:numFmt w:val="lowerRoman"/>
      <w:lvlText w:val="%3."/>
      <w:lvlJc w:val="right"/>
      <w:pPr>
        <w:ind w:left="2448" w:hanging="180"/>
      </w:pPr>
    </w:lvl>
    <w:lvl w:ilvl="3" w:tplc="0416000F" w:tentative="1">
      <w:start w:val="1"/>
      <w:numFmt w:val="decimal"/>
      <w:lvlText w:val="%4."/>
      <w:lvlJc w:val="left"/>
      <w:pPr>
        <w:ind w:left="3168" w:hanging="360"/>
      </w:pPr>
    </w:lvl>
    <w:lvl w:ilvl="4" w:tplc="04160019" w:tentative="1">
      <w:start w:val="1"/>
      <w:numFmt w:val="lowerLetter"/>
      <w:lvlText w:val="%5."/>
      <w:lvlJc w:val="left"/>
      <w:pPr>
        <w:ind w:left="3888" w:hanging="360"/>
      </w:pPr>
    </w:lvl>
    <w:lvl w:ilvl="5" w:tplc="0416001B" w:tentative="1">
      <w:start w:val="1"/>
      <w:numFmt w:val="lowerRoman"/>
      <w:lvlText w:val="%6."/>
      <w:lvlJc w:val="right"/>
      <w:pPr>
        <w:ind w:left="4608" w:hanging="180"/>
      </w:pPr>
    </w:lvl>
    <w:lvl w:ilvl="6" w:tplc="0416000F" w:tentative="1">
      <w:start w:val="1"/>
      <w:numFmt w:val="decimal"/>
      <w:lvlText w:val="%7."/>
      <w:lvlJc w:val="left"/>
      <w:pPr>
        <w:ind w:left="5328" w:hanging="360"/>
      </w:pPr>
    </w:lvl>
    <w:lvl w:ilvl="7" w:tplc="04160019" w:tentative="1">
      <w:start w:val="1"/>
      <w:numFmt w:val="lowerLetter"/>
      <w:lvlText w:val="%8."/>
      <w:lvlJc w:val="left"/>
      <w:pPr>
        <w:ind w:left="6048" w:hanging="360"/>
      </w:pPr>
    </w:lvl>
    <w:lvl w:ilvl="8" w:tplc="0416001B" w:tentative="1">
      <w:start w:val="1"/>
      <w:numFmt w:val="lowerRoman"/>
      <w:lvlText w:val="%9."/>
      <w:lvlJc w:val="right"/>
      <w:pPr>
        <w:ind w:left="6768" w:hanging="180"/>
      </w:pPr>
    </w:lvl>
  </w:abstractNum>
  <w:abstractNum w:abstractNumId="100" w15:restartNumberingAfterBreak="0">
    <w:nsid w:val="1F8F6906"/>
    <w:multiLevelType w:val="hybridMultilevel"/>
    <w:tmpl w:val="AD226DDE"/>
    <w:lvl w:ilvl="0" w:tplc="04160001">
      <w:start w:val="1"/>
      <w:numFmt w:val="bullet"/>
      <w:lvlText w:val=""/>
      <w:lvlJc w:val="left"/>
      <w:pPr>
        <w:ind w:left="1267" w:hanging="360"/>
      </w:pPr>
      <w:rPr>
        <w:rFonts w:ascii="Symbol" w:hAnsi="Symbol" w:hint="default"/>
      </w:rPr>
    </w:lvl>
    <w:lvl w:ilvl="1" w:tplc="04160003" w:tentative="1">
      <w:start w:val="1"/>
      <w:numFmt w:val="bullet"/>
      <w:lvlText w:val="o"/>
      <w:lvlJc w:val="left"/>
      <w:pPr>
        <w:ind w:left="1987" w:hanging="360"/>
      </w:pPr>
      <w:rPr>
        <w:rFonts w:ascii="Courier New" w:hAnsi="Courier New" w:cs="Courier New" w:hint="default"/>
      </w:rPr>
    </w:lvl>
    <w:lvl w:ilvl="2" w:tplc="04160005" w:tentative="1">
      <w:start w:val="1"/>
      <w:numFmt w:val="bullet"/>
      <w:lvlText w:val=""/>
      <w:lvlJc w:val="left"/>
      <w:pPr>
        <w:ind w:left="2707" w:hanging="360"/>
      </w:pPr>
      <w:rPr>
        <w:rFonts w:ascii="Wingdings" w:hAnsi="Wingdings" w:hint="default"/>
      </w:rPr>
    </w:lvl>
    <w:lvl w:ilvl="3" w:tplc="04160001" w:tentative="1">
      <w:start w:val="1"/>
      <w:numFmt w:val="bullet"/>
      <w:lvlText w:val=""/>
      <w:lvlJc w:val="left"/>
      <w:pPr>
        <w:ind w:left="3427" w:hanging="360"/>
      </w:pPr>
      <w:rPr>
        <w:rFonts w:ascii="Symbol" w:hAnsi="Symbol" w:hint="default"/>
      </w:rPr>
    </w:lvl>
    <w:lvl w:ilvl="4" w:tplc="04160003" w:tentative="1">
      <w:start w:val="1"/>
      <w:numFmt w:val="bullet"/>
      <w:lvlText w:val="o"/>
      <w:lvlJc w:val="left"/>
      <w:pPr>
        <w:ind w:left="4147" w:hanging="360"/>
      </w:pPr>
      <w:rPr>
        <w:rFonts w:ascii="Courier New" w:hAnsi="Courier New" w:cs="Courier New" w:hint="default"/>
      </w:rPr>
    </w:lvl>
    <w:lvl w:ilvl="5" w:tplc="04160005" w:tentative="1">
      <w:start w:val="1"/>
      <w:numFmt w:val="bullet"/>
      <w:lvlText w:val=""/>
      <w:lvlJc w:val="left"/>
      <w:pPr>
        <w:ind w:left="4867" w:hanging="360"/>
      </w:pPr>
      <w:rPr>
        <w:rFonts w:ascii="Wingdings" w:hAnsi="Wingdings" w:hint="default"/>
      </w:rPr>
    </w:lvl>
    <w:lvl w:ilvl="6" w:tplc="04160001" w:tentative="1">
      <w:start w:val="1"/>
      <w:numFmt w:val="bullet"/>
      <w:lvlText w:val=""/>
      <w:lvlJc w:val="left"/>
      <w:pPr>
        <w:ind w:left="5587" w:hanging="360"/>
      </w:pPr>
      <w:rPr>
        <w:rFonts w:ascii="Symbol" w:hAnsi="Symbol" w:hint="default"/>
      </w:rPr>
    </w:lvl>
    <w:lvl w:ilvl="7" w:tplc="04160003" w:tentative="1">
      <w:start w:val="1"/>
      <w:numFmt w:val="bullet"/>
      <w:lvlText w:val="o"/>
      <w:lvlJc w:val="left"/>
      <w:pPr>
        <w:ind w:left="6307" w:hanging="360"/>
      </w:pPr>
      <w:rPr>
        <w:rFonts w:ascii="Courier New" w:hAnsi="Courier New" w:cs="Courier New" w:hint="default"/>
      </w:rPr>
    </w:lvl>
    <w:lvl w:ilvl="8" w:tplc="04160005" w:tentative="1">
      <w:start w:val="1"/>
      <w:numFmt w:val="bullet"/>
      <w:lvlText w:val=""/>
      <w:lvlJc w:val="left"/>
      <w:pPr>
        <w:ind w:left="7027" w:hanging="360"/>
      </w:pPr>
      <w:rPr>
        <w:rFonts w:ascii="Wingdings" w:hAnsi="Wingdings" w:hint="default"/>
      </w:rPr>
    </w:lvl>
  </w:abstractNum>
  <w:abstractNum w:abstractNumId="101" w15:restartNumberingAfterBreak="0">
    <w:nsid w:val="202A1989"/>
    <w:multiLevelType w:val="hybridMultilevel"/>
    <w:tmpl w:val="C7A810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2" w15:restartNumberingAfterBreak="0">
    <w:nsid w:val="20AD37D4"/>
    <w:multiLevelType w:val="hybridMultilevel"/>
    <w:tmpl w:val="1D0A4D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210569C1"/>
    <w:multiLevelType w:val="hybridMultilevel"/>
    <w:tmpl w:val="606A168A"/>
    <w:lvl w:ilvl="0" w:tplc="314A63DC">
      <w:start w:val="1"/>
      <w:numFmt w:val="lowerRoman"/>
      <w:lvlText w:val="(%1)"/>
      <w:lvlJc w:val="left"/>
      <w:pPr>
        <w:ind w:left="1713" w:hanging="720"/>
      </w:pPr>
      <w:rPr>
        <w:rFonts w:hint="default"/>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104" w15:restartNumberingAfterBreak="0">
    <w:nsid w:val="212D6116"/>
    <w:multiLevelType w:val="hybridMultilevel"/>
    <w:tmpl w:val="A22E2F5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5" w15:restartNumberingAfterBreak="0">
    <w:nsid w:val="21394F75"/>
    <w:multiLevelType w:val="hybridMultilevel"/>
    <w:tmpl w:val="EA22C76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6" w15:restartNumberingAfterBreak="0">
    <w:nsid w:val="2160197D"/>
    <w:multiLevelType w:val="hybridMultilevel"/>
    <w:tmpl w:val="05D881F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21D23EB9"/>
    <w:multiLevelType w:val="hybridMultilevel"/>
    <w:tmpl w:val="0590BDA4"/>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8" w15:restartNumberingAfterBreak="0">
    <w:nsid w:val="21D35454"/>
    <w:multiLevelType w:val="hybridMultilevel"/>
    <w:tmpl w:val="BB8A4B2E"/>
    <w:lvl w:ilvl="0" w:tplc="2B2214E0">
      <w:numFmt w:val="bullet"/>
      <w:lvlText w:val=""/>
      <w:lvlJc w:val="left"/>
      <w:pPr>
        <w:tabs>
          <w:tab w:val="num" w:pos="927"/>
        </w:tabs>
        <w:ind w:left="927" w:hanging="360"/>
      </w:pPr>
      <w:rPr>
        <w:rFonts w:ascii="Symbol" w:eastAsia="Arial" w:hAnsi="Symbol" w:cs="Times New Roman" w:hint="default"/>
        <w:color w:val="auto"/>
        <w:sz w:val="20"/>
        <w:szCs w:val="20"/>
      </w:rPr>
    </w:lvl>
    <w:lvl w:ilvl="1" w:tplc="0D8E4200">
      <w:numFmt w:val="bullet"/>
      <w:lvlText w:val=""/>
      <w:lvlJc w:val="left"/>
      <w:pPr>
        <w:tabs>
          <w:tab w:val="num" w:pos="1515"/>
        </w:tabs>
        <w:ind w:left="1515" w:hanging="435"/>
      </w:pPr>
      <w:rPr>
        <w:rFonts w:ascii="Symbol" w:eastAsia="Arial" w:hAnsi="Symbol" w:cs="Times New Roman" w:hint="default"/>
        <w:color w:val="auto"/>
        <w:sz w:val="20"/>
        <w:szCs w:val="20"/>
      </w:rPr>
    </w:lvl>
    <w:lvl w:ilvl="2" w:tplc="2B2214E0">
      <w:numFmt w:val="bullet"/>
      <w:lvlText w:val=""/>
      <w:lvlJc w:val="left"/>
      <w:pPr>
        <w:tabs>
          <w:tab w:val="num" w:pos="2160"/>
        </w:tabs>
        <w:ind w:left="2160" w:hanging="360"/>
      </w:pPr>
      <w:rPr>
        <w:rFonts w:ascii="Symbol" w:eastAsia="Arial" w:hAnsi="Symbol" w:cs="Times New Roman"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1E32BA9"/>
    <w:multiLevelType w:val="hybridMultilevel"/>
    <w:tmpl w:val="069E573C"/>
    <w:lvl w:ilvl="0" w:tplc="04160001">
      <w:start w:val="1"/>
      <w:numFmt w:val="bullet"/>
      <w:lvlText w:val=""/>
      <w:lvlJc w:val="left"/>
      <w:pPr>
        <w:ind w:left="1060" w:hanging="360"/>
      </w:pPr>
      <w:rPr>
        <w:rFonts w:ascii="Symbol" w:hAnsi="Symbol" w:hint="default"/>
      </w:rPr>
    </w:lvl>
    <w:lvl w:ilvl="1" w:tplc="04160003" w:tentative="1">
      <w:start w:val="1"/>
      <w:numFmt w:val="bullet"/>
      <w:lvlText w:val="o"/>
      <w:lvlJc w:val="left"/>
      <w:pPr>
        <w:ind w:left="1780" w:hanging="360"/>
      </w:pPr>
      <w:rPr>
        <w:rFonts w:ascii="Courier New" w:hAnsi="Courier New" w:cs="Courier New" w:hint="default"/>
      </w:rPr>
    </w:lvl>
    <w:lvl w:ilvl="2" w:tplc="04160005" w:tentative="1">
      <w:start w:val="1"/>
      <w:numFmt w:val="bullet"/>
      <w:lvlText w:val=""/>
      <w:lvlJc w:val="left"/>
      <w:pPr>
        <w:ind w:left="2500" w:hanging="360"/>
      </w:pPr>
      <w:rPr>
        <w:rFonts w:ascii="Wingdings" w:hAnsi="Wingdings" w:hint="default"/>
      </w:rPr>
    </w:lvl>
    <w:lvl w:ilvl="3" w:tplc="04160001" w:tentative="1">
      <w:start w:val="1"/>
      <w:numFmt w:val="bullet"/>
      <w:lvlText w:val=""/>
      <w:lvlJc w:val="left"/>
      <w:pPr>
        <w:ind w:left="3220" w:hanging="360"/>
      </w:pPr>
      <w:rPr>
        <w:rFonts w:ascii="Symbol" w:hAnsi="Symbol" w:hint="default"/>
      </w:rPr>
    </w:lvl>
    <w:lvl w:ilvl="4" w:tplc="04160003" w:tentative="1">
      <w:start w:val="1"/>
      <w:numFmt w:val="bullet"/>
      <w:lvlText w:val="o"/>
      <w:lvlJc w:val="left"/>
      <w:pPr>
        <w:ind w:left="3940" w:hanging="360"/>
      </w:pPr>
      <w:rPr>
        <w:rFonts w:ascii="Courier New" w:hAnsi="Courier New" w:cs="Courier New" w:hint="default"/>
      </w:rPr>
    </w:lvl>
    <w:lvl w:ilvl="5" w:tplc="04160005" w:tentative="1">
      <w:start w:val="1"/>
      <w:numFmt w:val="bullet"/>
      <w:lvlText w:val=""/>
      <w:lvlJc w:val="left"/>
      <w:pPr>
        <w:ind w:left="4660" w:hanging="360"/>
      </w:pPr>
      <w:rPr>
        <w:rFonts w:ascii="Wingdings" w:hAnsi="Wingdings" w:hint="default"/>
      </w:rPr>
    </w:lvl>
    <w:lvl w:ilvl="6" w:tplc="04160001" w:tentative="1">
      <w:start w:val="1"/>
      <w:numFmt w:val="bullet"/>
      <w:lvlText w:val=""/>
      <w:lvlJc w:val="left"/>
      <w:pPr>
        <w:ind w:left="5380" w:hanging="360"/>
      </w:pPr>
      <w:rPr>
        <w:rFonts w:ascii="Symbol" w:hAnsi="Symbol" w:hint="default"/>
      </w:rPr>
    </w:lvl>
    <w:lvl w:ilvl="7" w:tplc="04160003" w:tentative="1">
      <w:start w:val="1"/>
      <w:numFmt w:val="bullet"/>
      <w:lvlText w:val="o"/>
      <w:lvlJc w:val="left"/>
      <w:pPr>
        <w:ind w:left="6100" w:hanging="360"/>
      </w:pPr>
      <w:rPr>
        <w:rFonts w:ascii="Courier New" w:hAnsi="Courier New" w:cs="Courier New" w:hint="default"/>
      </w:rPr>
    </w:lvl>
    <w:lvl w:ilvl="8" w:tplc="04160005" w:tentative="1">
      <w:start w:val="1"/>
      <w:numFmt w:val="bullet"/>
      <w:lvlText w:val=""/>
      <w:lvlJc w:val="left"/>
      <w:pPr>
        <w:ind w:left="6820" w:hanging="360"/>
      </w:pPr>
      <w:rPr>
        <w:rFonts w:ascii="Wingdings" w:hAnsi="Wingdings" w:hint="default"/>
      </w:rPr>
    </w:lvl>
  </w:abstractNum>
  <w:abstractNum w:abstractNumId="110" w15:restartNumberingAfterBreak="0">
    <w:nsid w:val="220A0B26"/>
    <w:multiLevelType w:val="hybridMultilevel"/>
    <w:tmpl w:val="4CE0AA02"/>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1" w15:restartNumberingAfterBreak="0">
    <w:nsid w:val="22926531"/>
    <w:multiLevelType w:val="hybridMultilevel"/>
    <w:tmpl w:val="B6CE8C5C"/>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2" w15:restartNumberingAfterBreak="0">
    <w:nsid w:val="22D03073"/>
    <w:multiLevelType w:val="hybridMultilevel"/>
    <w:tmpl w:val="D8DAB82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3" w15:restartNumberingAfterBreak="0">
    <w:nsid w:val="22E42C19"/>
    <w:multiLevelType w:val="hybridMultilevel"/>
    <w:tmpl w:val="00006B61"/>
    <w:lvl w:ilvl="0" w:tplc="00004740">
      <w:start w:val="91"/>
      <w:numFmt w:val="decimal"/>
      <w:lvlText w:val="%1."/>
      <w:lvlJc w:val="left"/>
      <w:pPr>
        <w:tabs>
          <w:tab w:val="num" w:pos="720"/>
        </w:tabs>
        <w:ind w:left="720" w:hanging="360"/>
      </w:pPr>
    </w:lvl>
    <w:lvl w:ilvl="1" w:tplc="00002F84">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23AC2DBA"/>
    <w:multiLevelType w:val="hybridMultilevel"/>
    <w:tmpl w:val="00002934"/>
    <w:lvl w:ilvl="0" w:tplc="00003E09">
      <w:start w:val="40"/>
      <w:numFmt w:val="decimal"/>
      <w:lvlText w:val="%1."/>
      <w:lvlJc w:val="left"/>
      <w:pPr>
        <w:tabs>
          <w:tab w:val="num" w:pos="720"/>
        </w:tabs>
        <w:ind w:left="720" w:hanging="360"/>
      </w:pPr>
    </w:lvl>
    <w:lvl w:ilvl="1" w:tplc="0000012C">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23AC4705"/>
    <w:multiLevelType w:val="hybridMultilevel"/>
    <w:tmpl w:val="9F48F448"/>
    <w:lvl w:ilvl="0" w:tplc="1E5278CA">
      <w:start w:val="16"/>
      <w:numFmt w:val="decimal"/>
      <w:lvlText w:val="%1."/>
      <w:lvlJc w:val="left"/>
      <w:pPr>
        <w:ind w:left="959" w:hanging="567"/>
      </w:pPr>
      <w:rPr>
        <w:rFonts w:ascii="Arial" w:eastAsia="Arial" w:hAnsi="Arial" w:cs="Arial" w:hint="default"/>
        <w:spacing w:val="-1"/>
        <w:w w:val="100"/>
        <w:sz w:val="22"/>
        <w:szCs w:val="22"/>
        <w:lang w:val="pt-PT" w:eastAsia="pt-PT" w:bidi="pt-PT"/>
      </w:rPr>
    </w:lvl>
    <w:lvl w:ilvl="1" w:tplc="55A6194C">
      <w:numFmt w:val="bullet"/>
      <w:lvlText w:val="•"/>
      <w:lvlJc w:val="left"/>
      <w:pPr>
        <w:ind w:left="1906" w:hanging="567"/>
      </w:pPr>
      <w:rPr>
        <w:rFonts w:hint="default"/>
        <w:lang w:val="pt-PT" w:eastAsia="pt-PT" w:bidi="pt-PT"/>
      </w:rPr>
    </w:lvl>
    <w:lvl w:ilvl="2" w:tplc="D6AE81C0">
      <w:numFmt w:val="bullet"/>
      <w:lvlText w:val="•"/>
      <w:lvlJc w:val="left"/>
      <w:pPr>
        <w:ind w:left="2853" w:hanging="567"/>
      </w:pPr>
      <w:rPr>
        <w:rFonts w:hint="default"/>
        <w:lang w:val="pt-PT" w:eastAsia="pt-PT" w:bidi="pt-PT"/>
      </w:rPr>
    </w:lvl>
    <w:lvl w:ilvl="3" w:tplc="02642FF2">
      <w:numFmt w:val="bullet"/>
      <w:lvlText w:val="•"/>
      <w:lvlJc w:val="left"/>
      <w:pPr>
        <w:ind w:left="3799" w:hanging="567"/>
      </w:pPr>
      <w:rPr>
        <w:rFonts w:hint="default"/>
        <w:lang w:val="pt-PT" w:eastAsia="pt-PT" w:bidi="pt-PT"/>
      </w:rPr>
    </w:lvl>
    <w:lvl w:ilvl="4" w:tplc="B19AD944">
      <w:numFmt w:val="bullet"/>
      <w:lvlText w:val="•"/>
      <w:lvlJc w:val="left"/>
      <w:pPr>
        <w:ind w:left="4746" w:hanging="567"/>
      </w:pPr>
      <w:rPr>
        <w:rFonts w:hint="default"/>
        <w:lang w:val="pt-PT" w:eastAsia="pt-PT" w:bidi="pt-PT"/>
      </w:rPr>
    </w:lvl>
    <w:lvl w:ilvl="5" w:tplc="B52AB806">
      <w:numFmt w:val="bullet"/>
      <w:lvlText w:val="•"/>
      <w:lvlJc w:val="left"/>
      <w:pPr>
        <w:ind w:left="5693" w:hanging="567"/>
      </w:pPr>
      <w:rPr>
        <w:rFonts w:hint="default"/>
        <w:lang w:val="pt-PT" w:eastAsia="pt-PT" w:bidi="pt-PT"/>
      </w:rPr>
    </w:lvl>
    <w:lvl w:ilvl="6" w:tplc="3F7ABDEC">
      <w:numFmt w:val="bullet"/>
      <w:lvlText w:val="•"/>
      <w:lvlJc w:val="left"/>
      <w:pPr>
        <w:ind w:left="6639" w:hanging="567"/>
      </w:pPr>
      <w:rPr>
        <w:rFonts w:hint="default"/>
        <w:lang w:val="pt-PT" w:eastAsia="pt-PT" w:bidi="pt-PT"/>
      </w:rPr>
    </w:lvl>
    <w:lvl w:ilvl="7" w:tplc="85DE39DE">
      <w:numFmt w:val="bullet"/>
      <w:lvlText w:val="•"/>
      <w:lvlJc w:val="left"/>
      <w:pPr>
        <w:ind w:left="7586" w:hanging="567"/>
      </w:pPr>
      <w:rPr>
        <w:rFonts w:hint="default"/>
        <w:lang w:val="pt-PT" w:eastAsia="pt-PT" w:bidi="pt-PT"/>
      </w:rPr>
    </w:lvl>
    <w:lvl w:ilvl="8" w:tplc="4EEE83D8">
      <w:numFmt w:val="bullet"/>
      <w:lvlText w:val="•"/>
      <w:lvlJc w:val="left"/>
      <w:pPr>
        <w:ind w:left="8533" w:hanging="567"/>
      </w:pPr>
      <w:rPr>
        <w:rFonts w:hint="default"/>
        <w:lang w:val="pt-PT" w:eastAsia="pt-PT" w:bidi="pt-PT"/>
      </w:rPr>
    </w:lvl>
  </w:abstractNum>
  <w:abstractNum w:abstractNumId="116" w15:restartNumberingAfterBreak="0">
    <w:nsid w:val="23C74B4E"/>
    <w:multiLevelType w:val="hybridMultilevel"/>
    <w:tmpl w:val="42203B44"/>
    <w:lvl w:ilvl="0" w:tplc="0416000B">
      <w:start w:val="1"/>
      <w:numFmt w:val="bullet"/>
      <w:lvlText w:val=""/>
      <w:lvlJc w:val="left"/>
      <w:pPr>
        <w:ind w:left="1571" w:hanging="360"/>
      </w:pPr>
      <w:rPr>
        <w:rFonts w:ascii="Wingdings" w:hAnsi="Wingdings"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7" w15:restartNumberingAfterBreak="0">
    <w:nsid w:val="23C900F8"/>
    <w:multiLevelType w:val="hybridMultilevel"/>
    <w:tmpl w:val="B344EB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8" w15:restartNumberingAfterBreak="0">
    <w:nsid w:val="23EB167A"/>
    <w:multiLevelType w:val="hybridMultilevel"/>
    <w:tmpl w:val="E4F65F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9" w15:restartNumberingAfterBreak="0">
    <w:nsid w:val="23F93D7E"/>
    <w:multiLevelType w:val="hybridMultilevel"/>
    <w:tmpl w:val="BD90CB4C"/>
    <w:lvl w:ilvl="0" w:tplc="76261F86">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20" w15:restartNumberingAfterBreak="0">
    <w:nsid w:val="240810C2"/>
    <w:multiLevelType w:val="hybridMultilevel"/>
    <w:tmpl w:val="33BC3954"/>
    <w:lvl w:ilvl="0" w:tplc="6360BBE2">
      <w:start w:val="80"/>
      <w:numFmt w:val="decimal"/>
      <w:pStyle w:val="Bull"/>
      <w:lvlText w:val="%1."/>
      <w:lvlJc w:val="left"/>
      <w:pPr>
        <w:tabs>
          <w:tab w:val="num" w:pos="720"/>
        </w:tabs>
        <w:ind w:left="720" w:hanging="360"/>
      </w:pPr>
      <w:rPr>
        <w:rFonts w:hint="default"/>
      </w:rPr>
    </w:lvl>
    <w:lvl w:ilvl="1" w:tplc="00001F16">
      <w:start w:val="1"/>
      <w:numFmt w:val="bullet"/>
      <w:lvlText w:val="·"/>
      <w:lvlJc w:val="left"/>
      <w:pPr>
        <w:ind w:left="1440" w:hanging="360"/>
      </w:pPr>
    </w:lvl>
    <w:lvl w:ilvl="2" w:tplc="95068B64">
      <w:start w:val="1"/>
      <w:numFmt w:val="lowerLetter"/>
      <w:lvlText w:val="(%3)"/>
      <w:lvlJc w:val="left"/>
      <w:pPr>
        <w:ind w:left="2160" w:hanging="180"/>
      </w:pPr>
      <w:rPr>
        <w:rFonts w:ascii="Times New Roman" w:eastAsia="Times New Roman" w:hAnsi="Times New Roman" w:cs="Times New Roman"/>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1" w15:restartNumberingAfterBreak="0">
    <w:nsid w:val="24534A60"/>
    <w:multiLevelType w:val="hybridMultilevel"/>
    <w:tmpl w:val="DE063E24"/>
    <w:lvl w:ilvl="0" w:tplc="04160001">
      <w:start w:val="1"/>
      <w:numFmt w:val="bullet"/>
      <w:lvlText w:val=""/>
      <w:lvlJc w:val="left"/>
      <w:pPr>
        <w:ind w:left="720" w:hanging="360"/>
      </w:pPr>
      <w:rPr>
        <w:rFonts w:ascii="Symbol" w:hAnsi="Symbol" w:hint="default"/>
      </w:rPr>
    </w:lvl>
    <w:lvl w:ilvl="1" w:tplc="4AB0D7E6">
      <w:numFmt w:val="bullet"/>
      <w:lvlText w:val="•"/>
      <w:lvlJc w:val="left"/>
      <w:pPr>
        <w:ind w:left="1800" w:hanging="720"/>
      </w:pPr>
      <w:rPr>
        <w:rFonts w:ascii="Times New Roman" w:eastAsia="Times New Roman" w:hAnsi="Times New Roman" w:cs="Times New Roman"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2" w15:restartNumberingAfterBreak="0">
    <w:nsid w:val="24E05006"/>
    <w:multiLevelType w:val="hybridMultilevel"/>
    <w:tmpl w:val="B8B23CE0"/>
    <w:styleLink w:val="IFACNumberedList1"/>
    <w:lvl w:ilvl="0" w:tplc="E1DE870A">
      <w:start w:val="20"/>
      <w:numFmt w:val="decimal"/>
      <w:lvlText w:val="%1."/>
      <w:lvlJc w:val="left"/>
      <w:pPr>
        <w:ind w:left="548" w:hanging="548"/>
      </w:pPr>
      <w:rPr>
        <w:rFonts w:ascii="Arial" w:eastAsia="Arial" w:hAnsi="Arial" w:hint="default"/>
        <w:spacing w:val="-1"/>
        <w:w w:val="99"/>
        <w:sz w:val="20"/>
        <w:szCs w:val="20"/>
      </w:rPr>
    </w:lvl>
    <w:lvl w:ilvl="1" w:tplc="04090019">
      <w:start w:val="1"/>
      <w:numFmt w:val="lowerLetter"/>
      <w:lvlText w:val="(%2)"/>
      <w:lvlJc w:val="left"/>
      <w:pPr>
        <w:ind w:left="1081" w:hanging="541"/>
      </w:pPr>
      <w:rPr>
        <w:rFonts w:ascii="Arial" w:eastAsia="Arial" w:hAnsi="Arial" w:hint="default"/>
        <w:w w:val="99"/>
        <w:sz w:val="20"/>
        <w:szCs w:val="20"/>
      </w:rPr>
    </w:lvl>
    <w:lvl w:ilvl="2" w:tplc="0409001B">
      <w:start w:val="1"/>
      <w:numFmt w:val="lowerRoman"/>
      <w:lvlText w:val="(%3)"/>
      <w:lvlJc w:val="left"/>
      <w:pPr>
        <w:ind w:left="1642" w:hanging="548"/>
      </w:pPr>
      <w:rPr>
        <w:rFonts w:ascii="Arial" w:eastAsia="Arial" w:hAnsi="Arial" w:hint="default"/>
        <w:w w:val="99"/>
        <w:sz w:val="20"/>
        <w:szCs w:val="20"/>
      </w:rPr>
    </w:lvl>
    <w:lvl w:ilvl="3" w:tplc="0409000F">
      <w:start w:val="1"/>
      <w:numFmt w:val="bullet"/>
      <w:lvlText w:val="•"/>
      <w:lvlJc w:val="left"/>
      <w:pPr>
        <w:ind w:left="1641" w:hanging="548"/>
      </w:pPr>
      <w:rPr>
        <w:rFonts w:hint="default"/>
      </w:rPr>
    </w:lvl>
    <w:lvl w:ilvl="4" w:tplc="04090019">
      <w:start w:val="1"/>
      <w:numFmt w:val="bullet"/>
      <w:lvlText w:val="•"/>
      <w:lvlJc w:val="left"/>
      <w:pPr>
        <w:ind w:left="2761" w:hanging="548"/>
      </w:pPr>
      <w:rPr>
        <w:rFonts w:hint="default"/>
      </w:rPr>
    </w:lvl>
    <w:lvl w:ilvl="5" w:tplc="0409001B">
      <w:start w:val="1"/>
      <w:numFmt w:val="bullet"/>
      <w:lvlText w:val="•"/>
      <w:lvlJc w:val="left"/>
      <w:pPr>
        <w:ind w:left="3881" w:hanging="548"/>
      </w:pPr>
      <w:rPr>
        <w:rFonts w:hint="default"/>
      </w:rPr>
    </w:lvl>
    <w:lvl w:ilvl="6" w:tplc="0409000F">
      <w:start w:val="1"/>
      <w:numFmt w:val="bullet"/>
      <w:lvlText w:val="•"/>
      <w:lvlJc w:val="left"/>
      <w:pPr>
        <w:ind w:left="5001" w:hanging="548"/>
      </w:pPr>
      <w:rPr>
        <w:rFonts w:hint="default"/>
      </w:rPr>
    </w:lvl>
    <w:lvl w:ilvl="7" w:tplc="04090019">
      <w:start w:val="1"/>
      <w:numFmt w:val="bullet"/>
      <w:lvlText w:val="•"/>
      <w:lvlJc w:val="left"/>
      <w:pPr>
        <w:ind w:left="6121" w:hanging="548"/>
      </w:pPr>
      <w:rPr>
        <w:rFonts w:hint="default"/>
      </w:rPr>
    </w:lvl>
    <w:lvl w:ilvl="8" w:tplc="0409001B">
      <w:start w:val="1"/>
      <w:numFmt w:val="bullet"/>
      <w:lvlText w:val="•"/>
      <w:lvlJc w:val="left"/>
      <w:pPr>
        <w:ind w:left="7241" w:hanging="548"/>
      </w:pPr>
      <w:rPr>
        <w:rFonts w:hint="default"/>
      </w:rPr>
    </w:lvl>
  </w:abstractNum>
  <w:abstractNum w:abstractNumId="123" w15:restartNumberingAfterBreak="0">
    <w:nsid w:val="2514235A"/>
    <w:multiLevelType w:val="hybridMultilevel"/>
    <w:tmpl w:val="476C8464"/>
    <w:lvl w:ilvl="0" w:tplc="7B40ED34">
      <w:start w:val="1"/>
      <w:numFmt w:val="decimal"/>
      <w:lvlText w:val="(%1)"/>
      <w:lvlJc w:val="left"/>
      <w:pPr>
        <w:ind w:left="720" w:hanging="360"/>
      </w:pPr>
      <w:rPr>
        <w:rFonts w:hint="default"/>
        <w:vertAlign w:val="superscrip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4" w15:restartNumberingAfterBreak="0">
    <w:nsid w:val="256260AE"/>
    <w:multiLevelType w:val="hybridMultilevel"/>
    <w:tmpl w:val="E814E6B0"/>
    <w:lvl w:ilvl="0" w:tplc="90E89A2A">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25" w15:restartNumberingAfterBreak="0">
    <w:nsid w:val="259F79AC"/>
    <w:multiLevelType w:val="hybridMultilevel"/>
    <w:tmpl w:val="2976F3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6" w15:restartNumberingAfterBreak="0">
    <w:nsid w:val="264016AE"/>
    <w:multiLevelType w:val="hybridMultilevel"/>
    <w:tmpl w:val="87B228C6"/>
    <w:lvl w:ilvl="0" w:tplc="17E2BCE8">
      <w:numFmt w:val="bullet"/>
      <w:lvlText w:val="·"/>
      <w:lvlJc w:val="left"/>
      <w:pPr>
        <w:ind w:left="1211" w:hanging="360"/>
      </w:pPr>
      <w:rPr>
        <w:rFonts w:ascii="Times New Roman" w:eastAsia="Times New Roman" w:hAnsi="Times New Roman" w:cs="Times New Roman"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127" w15:restartNumberingAfterBreak="0">
    <w:nsid w:val="26467F4E"/>
    <w:multiLevelType w:val="hybridMultilevel"/>
    <w:tmpl w:val="9FF06304"/>
    <w:lvl w:ilvl="0" w:tplc="6A6E6CAE">
      <w:start w:val="1"/>
      <w:numFmt w:val="lowerLetter"/>
      <w:lvlText w:val="(%1)"/>
      <w:lvlJc w:val="left"/>
      <w:pPr>
        <w:ind w:left="1211"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28" w15:restartNumberingAfterBreak="0">
    <w:nsid w:val="267F7D5A"/>
    <w:multiLevelType w:val="hybridMultilevel"/>
    <w:tmpl w:val="82DCAB1C"/>
    <w:lvl w:ilvl="0" w:tplc="C7B879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29" w15:restartNumberingAfterBreak="0">
    <w:nsid w:val="26AB17AD"/>
    <w:multiLevelType w:val="hybridMultilevel"/>
    <w:tmpl w:val="4266AD2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0" w15:restartNumberingAfterBreak="0">
    <w:nsid w:val="27B92C9C"/>
    <w:multiLevelType w:val="hybridMultilevel"/>
    <w:tmpl w:val="53F8D76C"/>
    <w:lvl w:ilvl="0" w:tplc="D3D07036">
      <w:start w:val="1"/>
      <w:numFmt w:val="lowerLetter"/>
      <w:lvlText w:val="(%1)"/>
      <w:lvlJc w:val="left"/>
      <w:pPr>
        <w:ind w:left="128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1" w15:restartNumberingAfterBreak="0">
    <w:nsid w:val="282424BE"/>
    <w:multiLevelType w:val="hybridMultilevel"/>
    <w:tmpl w:val="5E44B0B8"/>
    <w:lvl w:ilvl="0" w:tplc="EB106866">
      <w:start w:val="1"/>
      <w:numFmt w:val="lowerLetter"/>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32" w15:restartNumberingAfterBreak="0">
    <w:nsid w:val="2849394E"/>
    <w:multiLevelType w:val="hybridMultilevel"/>
    <w:tmpl w:val="6374AE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3" w15:restartNumberingAfterBreak="0">
    <w:nsid w:val="2868554F"/>
    <w:multiLevelType w:val="hybridMultilevel"/>
    <w:tmpl w:val="9CF26682"/>
    <w:lvl w:ilvl="0" w:tplc="2232497C">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34" w15:restartNumberingAfterBreak="0">
    <w:nsid w:val="2886689F"/>
    <w:multiLevelType w:val="hybridMultilevel"/>
    <w:tmpl w:val="CD2A530E"/>
    <w:lvl w:ilvl="0" w:tplc="04160003">
      <w:start w:val="1"/>
      <w:numFmt w:val="bullet"/>
      <w:lvlText w:val="o"/>
      <w:lvlJc w:val="left"/>
      <w:pPr>
        <w:ind w:left="1571" w:hanging="360"/>
      </w:pPr>
      <w:rPr>
        <w:rFonts w:ascii="Courier New" w:hAnsi="Courier New" w:cs="Courier New"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35" w15:restartNumberingAfterBreak="0">
    <w:nsid w:val="294B695C"/>
    <w:multiLevelType w:val="hybridMultilevel"/>
    <w:tmpl w:val="57A03214"/>
    <w:lvl w:ilvl="0" w:tplc="04160001">
      <w:start w:val="1"/>
      <w:numFmt w:val="bullet"/>
      <w:lvlText w:val=""/>
      <w:lvlJc w:val="left"/>
      <w:pPr>
        <w:ind w:left="1290" w:hanging="360"/>
      </w:pPr>
      <w:rPr>
        <w:rFonts w:ascii="Symbol" w:hAnsi="Symbol" w:hint="default"/>
      </w:rPr>
    </w:lvl>
    <w:lvl w:ilvl="1" w:tplc="04160003" w:tentative="1">
      <w:start w:val="1"/>
      <w:numFmt w:val="bullet"/>
      <w:lvlText w:val="o"/>
      <w:lvlJc w:val="left"/>
      <w:pPr>
        <w:ind w:left="2010" w:hanging="360"/>
      </w:pPr>
      <w:rPr>
        <w:rFonts w:ascii="Courier New" w:hAnsi="Courier New" w:cs="Courier New" w:hint="default"/>
      </w:rPr>
    </w:lvl>
    <w:lvl w:ilvl="2" w:tplc="04160005" w:tentative="1">
      <w:start w:val="1"/>
      <w:numFmt w:val="bullet"/>
      <w:lvlText w:val=""/>
      <w:lvlJc w:val="left"/>
      <w:pPr>
        <w:ind w:left="2730" w:hanging="360"/>
      </w:pPr>
      <w:rPr>
        <w:rFonts w:ascii="Wingdings" w:hAnsi="Wingdings" w:hint="default"/>
      </w:rPr>
    </w:lvl>
    <w:lvl w:ilvl="3" w:tplc="04160001" w:tentative="1">
      <w:start w:val="1"/>
      <w:numFmt w:val="bullet"/>
      <w:lvlText w:val=""/>
      <w:lvlJc w:val="left"/>
      <w:pPr>
        <w:ind w:left="3450" w:hanging="360"/>
      </w:pPr>
      <w:rPr>
        <w:rFonts w:ascii="Symbol" w:hAnsi="Symbol" w:hint="default"/>
      </w:rPr>
    </w:lvl>
    <w:lvl w:ilvl="4" w:tplc="04160003" w:tentative="1">
      <w:start w:val="1"/>
      <w:numFmt w:val="bullet"/>
      <w:lvlText w:val="o"/>
      <w:lvlJc w:val="left"/>
      <w:pPr>
        <w:ind w:left="4170" w:hanging="360"/>
      </w:pPr>
      <w:rPr>
        <w:rFonts w:ascii="Courier New" w:hAnsi="Courier New" w:cs="Courier New" w:hint="default"/>
      </w:rPr>
    </w:lvl>
    <w:lvl w:ilvl="5" w:tplc="04160005" w:tentative="1">
      <w:start w:val="1"/>
      <w:numFmt w:val="bullet"/>
      <w:lvlText w:val=""/>
      <w:lvlJc w:val="left"/>
      <w:pPr>
        <w:ind w:left="4890" w:hanging="360"/>
      </w:pPr>
      <w:rPr>
        <w:rFonts w:ascii="Wingdings" w:hAnsi="Wingdings" w:hint="default"/>
      </w:rPr>
    </w:lvl>
    <w:lvl w:ilvl="6" w:tplc="04160001" w:tentative="1">
      <w:start w:val="1"/>
      <w:numFmt w:val="bullet"/>
      <w:lvlText w:val=""/>
      <w:lvlJc w:val="left"/>
      <w:pPr>
        <w:ind w:left="5610" w:hanging="360"/>
      </w:pPr>
      <w:rPr>
        <w:rFonts w:ascii="Symbol" w:hAnsi="Symbol" w:hint="default"/>
      </w:rPr>
    </w:lvl>
    <w:lvl w:ilvl="7" w:tplc="04160003" w:tentative="1">
      <w:start w:val="1"/>
      <w:numFmt w:val="bullet"/>
      <w:lvlText w:val="o"/>
      <w:lvlJc w:val="left"/>
      <w:pPr>
        <w:ind w:left="6330" w:hanging="360"/>
      </w:pPr>
      <w:rPr>
        <w:rFonts w:ascii="Courier New" w:hAnsi="Courier New" w:cs="Courier New" w:hint="default"/>
      </w:rPr>
    </w:lvl>
    <w:lvl w:ilvl="8" w:tplc="04160005" w:tentative="1">
      <w:start w:val="1"/>
      <w:numFmt w:val="bullet"/>
      <w:lvlText w:val=""/>
      <w:lvlJc w:val="left"/>
      <w:pPr>
        <w:ind w:left="7050" w:hanging="360"/>
      </w:pPr>
      <w:rPr>
        <w:rFonts w:ascii="Wingdings" w:hAnsi="Wingdings" w:hint="default"/>
      </w:rPr>
    </w:lvl>
  </w:abstractNum>
  <w:abstractNum w:abstractNumId="136" w15:restartNumberingAfterBreak="0">
    <w:nsid w:val="29637D69"/>
    <w:multiLevelType w:val="hybridMultilevel"/>
    <w:tmpl w:val="88F21C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1">
      <w:start w:val="1"/>
      <w:numFmt w:val="bullet"/>
      <w:lvlText w:val=""/>
      <w:lvlJc w:val="left"/>
      <w:pPr>
        <w:ind w:left="2160" w:hanging="360"/>
      </w:pPr>
      <w:rPr>
        <w:rFonts w:ascii="Symbol" w:hAnsi="Symbol"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7" w15:restartNumberingAfterBreak="0">
    <w:nsid w:val="29893764"/>
    <w:multiLevelType w:val="hybridMultilevel"/>
    <w:tmpl w:val="D7103EA4"/>
    <w:lvl w:ilvl="0" w:tplc="8580EA34">
      <w:start w:val="1"/>
      <w:numFmt w:val="decimal"/>
      <w:lvlText w:val="(%1)"/>
      <w:lvlJc w:val="left"/>
      <w:pPr>
        <w:ind w:left="720" w:hanging="360"/>
      </w:pPr>
      <w:rPr>
        <w:rFonts w:hint="default"/>
        <w:vertAlign w:val="superscrip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8" w15:restartNumberingAfterBreak="0">
    <w:nsid w:val="299B6235"/>
    <w:multiLevelType w:val="hybridMultilevel"/>
    <w:tmpl w:val="F7D432A4"/>
    <w:lvl w:ilvl="0" w:tplc="3BEADA7A">
      <w:start w:val="1"/>
      <w:numFmt w:val="decimal"/>
      <w:lvlText w:val="(%1)"/>
      <w:lvlJc w:val="left"/>
      <w:pPr>
        <w:ind w:left="720" w:hanging="360"/>
      </w:pPr>
      <w:rPr>
        <w:rFonts w:hint="default"/>
        <w:vertAlign w:val="superscrip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9" w15:restartNumberingAfterBreak="0">
    <w:nsid w:val="29A01040"/>
    <w:multiLevelType w:val="hybridMultilevel"/>
    <w:tmpl w:val="40AA1D9E"/>
    <w:lvl w:ilvl="0" w:tplc="BE88FCC2">
      <w:start w:val="1"/>
      <w:numFmt w:val="lowerLetter"/>
      <w:lvlText w:val="(%1)"/>
      <w:lvlJc w:val="left"/>
      <w:pPr>
        <w:ind w:left="930" w:hanging="57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0" w15:restartNumberingAfterBreak="0">
    <w:nsid w:val="29F84F8C"/>
    <w:multiLevelType w:val="hybridMultilevel"/>
    <w:tmpl w:val="50C86DE0"/>
    <w:lvl w:ilvl="0" w:tplc="8D022ABE">
      <w:start w:val="1"/>
      <w:numFmt w:val="lowerLetter"/>
      <w:lvlText w:val="(%1)"/>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B48F34">
      <w:start w:val="1"/>
      <w:numFmt w:val="lowerLetter"/>
      <w:lvlText w:val="%2"/>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440B6E">
      <w:start w:val="1"/>
      <w:numFmt w:val="lowerRoman"/>
      <w:lvlText w:val="%3"/>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54D146">
      <w:start w:val="1"/>
      <w:numFmt w:val="decimal"/>
      <w:lvlText w:val="%4"/>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04EB0">
      <w:start w:val="1"/>
      <w:numFmt w:val="lowerLetter"/>
      <w:lvlText w:val="%5"/>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A239EC">
      <w:start w:val="1"/>
      <w:numFmt w:val="lowerRoman"/>
      <w:lvlText w:val="%6"/>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FE8E86">
      <w:start w:val="1"/>
      <w:numFmt w:val="decimal"/>
      <w:lvlText w:val="%7"/>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6F674">
      <w:start w:val="1"/>
      <w:numFmt w:val="lowerLetter"/>
      <w:lvlText w:val="%8"/>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A86A7A">
      <w:start w:val="1"/>
      <w:numFmt w:val="lowerRoman"/>
      <w:lvlText w:val="%9"/>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2A50083E"/>
    <w:multiLevelType w:val="multilevel"/>
    <w:tmpl w:val="FCACF60A"/>
    <w:styleLink w:val="IFACSectionList"/>
    <w:lvl w:ilvl="0">
      <w:start w:val="1"/>
      <w:numFmt w:val="decimal"/>
      <w:pStyle w:val="Section"/>
      <w:lvlText w:val="Section %1"/>
      <w:lvlJc w:val="left"/>
      <w:pPr>
        <w:ind w:left="1642" w:hanging="1642"/>
      </w:pPr>
      <w:rPr>
        <w:rFonts w:hint="default"/>
      </w:rPr>
    </w:lvl>
    <w:lvl w:ilvl="1">
      <w:start w:val="1"/>
      <w:numFmt w:val="decimal"/>
      <w:pStyle w:val="Section2"/>
      <w:lvlText w:val="%1.%2"/>
      <w:lvlJc w:val="left"/>
      <w:pPr>
        <w:ind w:left="547" w:hanging="547"/>
      </w:pPr>
      <w:rPr>
        <w:rFonts w:hint="default"/>
      </w:rPr>
    </w:lvl>
    <w:lvl w:ilvl="2">
      <w:start w:val="1"/>
      <w:numFmt w:val="decimal"/>
      <w:pStyle w:val="Section3"/>
      <w:lvlText w:val="%1.%2.%3"/>
      <w:lvlJc w:val="left"/>
      <w:pPr>
        <w:ind w:left="1642" w:hanging="1095"/>
      </w:pPr>
      <w:rPr>
        <w:rFonts w:hint="default"/>
      </w:rPr>
    </w:lvl>
    <w:lvl w:ilvl="3">
      <w:start w:val="1"/>
      <w:numFmt w:val="lowerLetter"/>
      <w:pStyle w:val="Section4"/>
      <w:lvlText w:val="(%4)"/>
      <w:lvlJc w:val="left"/>
      <w:pPr>
        <w:ind w:left="2189" w:hanging="5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2AA11C03"/>
    <w:multiLevelType w:val="hybridMultilevel"/>
    <w:tmpl w:val="C60C3FC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3" w15:restartNumberingAfterBreak="0">
    <w:nsid w:val="2ACE6324"/>
    <w:multiLevelType w:val="hybridMultilevel"/>
    <w:tmpl w:val="3EFA7820"/>
    <w:lvl w:ilvl="0" w:tplc="C72C77CC">
      <w:start w:val="1"/>
      <w:numFmt w:val="lowerRoman"/>
      <w:lvlText w:val="(%1)"/>
      <w:lvlJc w:val="left"/>
      <w:pPr>
        <w:ind w:left="3554" w:hanging="2138"/>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44" w15:restartNumberingAfterBreak="0">
    <w:nsid w:val="2AFE1300"/>
    <w:multiLevelType w:val="hybridMultilevel"/>
    <w:tmpl w:val="D2CA4B88"/>
    <w:lvl w:ilvl="0" w:tplc="78FCBF36">
      <w:start w:val="1"/>
      <w:numFmt w:val="lowerLetter"/>
      <w:lvlText w:val="(%1)"/>
      <w:lvlJc w:val="left"/>
      <w:pPr>
        <w:ind w:left="1027" w:hanging="360"/>
      </w:pPr>
      <w:rPr>
        <w:rFonts w:eastAsia="Arial" w:cs="Arial" w:hint="default"/>
      </w:rPr>
    </w:lvl>
    <w:lvl w:ilvl="1" w:tplc="04160019" w:tentative="1">
      <w:start w:val="1"/>
      <w:numFmt w:val="lowerLetter"/>
      <w:lvlText w:val="%2."/>
      <w:lvlJc w:val="left"/>
      <w:pPr>
        <w:ind w:left="1747" w:hanging="360"/>
      </w:pPr>
    </w:lvl>
    <w:lvl w:ilvl="2" w:tplc="0416001B" w:tentative="1">
      <w:start w:val="1"/>
      <w:numFmt w:val="lowerRoman"/>
      <w:lvlText w:val="%3."/>
      <w:lvlJc w:val="right"/>
      <w:pPr>
        <w:ind w:left="2467" w:hanging="180"/>
      </w:pPr>
    </w:lvl>
    <w:lvl w:ilvl="3" w:tplc="0416000F" w:tentative="1">
      <w:start w:val="1"/>
      <w:numFmt w:val="decimal"/>
      <w:lvlText w:val="%4."/>
      <w:lvlJc w:val="left"/>
      <w:pPr>
        <w:ind w:left="3187" w:hanging="360"/>
      </w:pPr>
    </w:lvl>
    <w:lvl w:ilvl="4" w:tplc="04160019" w:tentative="1">
      <w:start w:val="1"/>
      <w:numFmt w:val="lowerLetter"/>
      <w:lvlText w:val="%5."/>
      <w:lvlJc w:val="left"/>
      <w:pPr>
        <w:ind w:left="3907" w:hanging="360"/>
      </w:pPr>
    </w:lvl>
    <w:lvl w:ilvl="5" w:tplc="0416001B" w:tentative="1">
      <w:start w:val="1"/>
      <w:numFmt w:val="lowerRoman"/>
      <w:lvlText w:val="%6."/>
      <w:lvlJc w:val="right"/>
      <w:pPr>
        <w:ind w:left="4627" w:hanging="180"/>
      </w:pPr>
    </w:lvl>
    <w:lvl w:ilvl="6" w:tplc="0416000F" w:tentative="1">
      <w:start w:val="1"/>
      <w:numFmt w:val="decimal"/>
      <w:lvlText w:val="%7."/>
      <w:lvlJc w:val="left"/>
      <w:pPr>
        <w:ind w:left="5347" w:hanging="360"/>
      </w:pPr>
    </w:lvl>
    <w:lvl w:ilvl="7" w:tplc="04160019" w:tentative="1">
      <w:start w:val="1"/>
      <w:numFmt w:val="lowerLetter"/>
      <w:lvlText w:val="%8."/>
      <w:lvlJc w:val="left"/>
      <w:pPr>
        <w:ind w:left="6067" w:hanging="360"/>
      </w:pPr>
    </w:lvl>
    <w:lvl w:ilvl="8" w:tplc="0416001B" w:tentative="1">
      <w:start w:val="1"/>
      <w:numFmt w:val="lowerRoman"/>
      <w:lvlText w:val="%9."/>
      <w:lvlJc w:val="right"/>
      <w:pPr>
        <w:ind w:left="6787" w:hanging="180"/>
      </w:pPr>
    </w:lvl>
  </w:abstractNum>
  <w:abstractNum w:abstractNumId="145" w15:restartNumberingAfterBreak="0">
    <w:nsid w:val="2B6B599A"/>
    <w:multiLevelType w:val="hybridMultilevel"/>
    <w:tmpl w:val="5F8CEE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6" w15:restartNumberingAfterBreak="0">
    <w:nsid w:val="2B702C09"/>
    <w:multiLevelType w:val="hybridMultilevel"/>
    <w:tmpl w:val="A664CB5C"/>
    <w:lvl w:ilvl="0" w:tplc="9D5A08A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47" w15:restartNumberingAfterBreak="0">
    <w:nsid w:val="2BBF67D5"/>
    <w:multiLevelType w:val="hybridMultilevel"/>
    <w:tmpl w:val="41745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2C7946B7"/>
    <w:multiLevelType w:val="hybridMultilevel"/>
    <w:tmpl w:val="1DB40470"/>
    <w:lvl w:ilvl="0" w:tplc="74D0EA04">
      <w:start w:val="4"/>
      <w:numFmt w:val="lowerLetter"/>
      <w:lvlText w:val="(%1)"/>
      <w:lvlJc w:val="left"/>
      <w:pPr>
        <w:ind w:left="785"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49" w15:restartNumberingAfterBreak="0">
    <w:nsid w:val="2CB8583C"/>
    <w:multiLevelType w:val="hybridMultilevel"/>
    <w:tmpl w:val="6E2C00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0" w15:restartNumberingAfterBreak="0">
    <w:nsid w:val="2D1A6E27"/>
    <w:multiLevelType w:val="hybridMultilevel"/>
    <w:tmpl w:val="93F6D4F4"/>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1" w15:restartNumberingAfterBreak="0">
    <w:nsid w:val="2D2E68E0"/>
    <w:multiLevelType w:val="hybridMultilevel"/>
    <w:tmpl w:val="553A109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2" w15:restartNumberingAfterBreak="0">
    <w:nsid w:val="2D4558B6"/>
    <w:multiLevelType w:val="hybridMultilevel"/>
    <w:tmpl w:val="27CAEA24"/>
    <w:lvl w:ilvl="0" w:tplc="E8267766">
      <w:start w:val="1"/>
      <w:numFmt w:val="lowerLetter"/>
      <w:lvlText w:val="%1)"/>
      <w:lvlJc w:val="left"/>
      <w:pPr>
        <w:ind w:left="536" w:hanging="426"/>
      </w:pPr>
      <w:rPr>
        <w:rFonts w:ascii="Times New Roman" w:eastAsia="Times New Roman" w:hAnsi="Times New Roman" w:cs="Times New Roman" w:hint="default"/>
        <w:spacing w:val="-1"/>
        <w:w w:val="100"/>
        <w:sz w:val="24"/>
        <w:szCs w:val="24"/>
        <w:lang w:val="pt-PT" w:eastAsia="pt-PT" w:bidi="pt-PT"/>
      </w:rPr>
    </w:lvl>
    <w:lvl w:ilvl="1" w:tplc="E878FF08">
      <w:numFmt w:val="bullet"/>
      <w:lvlText w:val="•"/>
      <w:lvlJc w:val="left"/>
      <w:pPr>
        <w:ind w:left="1472" w:hanging="426"/>
      </w:pPr>
      <w:rPr>
        <w:rFonts w:hint="default"/>
        <w:lang w:val="pt-PT" w:eastAsia="pt-PT" w:bidi="pt-PT"/>
      </w:rPr>
    </w:lvl>
    <w:lvl w:ilvl="2" w:tplc="653C2B5E">
      <w:numFmt w:val="bullet"/>
      <w:lvlText w:val="•"/>
      <w:lvlJc w:val="left"/>
      <w:pPr>
        <w:ind w:left="2405" w:hanging="426"/>
      </w:pPr>
      <w:rPr>
        <w:rFonts w:hint="default"/>
        <w:lang w:val="pt-PT" w:eastAsia="pt-PT" w:bidi="pt-PT"/>
      </w:rPr>
    </w:lvl>
    <w:lvl w:ilvl="3" w:tplc="0CA6B632">
      <w:numFmt w:val="bullet"/>
      <w:lvlText w:val="•"/>
      <w:lvlJc w:val="left"/>
      <w:pPr>
        <w:ind w:left="3337" w:hanging="426"/>
      </w:pPr>
      <w:rPr>
        <w:rFonts w:hint="default"/>
        <w:lang w:val="pt-PT" w:eastAsia="pt-PT" w:bidi="pt-PT"/>
      </w:rPr>
    </w:lvl>
    <w:lvl w:ilvl="4" w:tplc="4BB25526">
      <w:numFmt w:val="bullet"/>
      <w:lvlText w:val="•"/>
      <w:lvlJc w:val="left"/>
      <w:pPr>
        <w:ind w:left="4270" w:hanging="426"/>
      </w:pPr>
      <w:rPr>
        <w:rFonts w:hint="default"/>
        <w:lang w:val="pt-PT" w:eastAsia="pt-PT" w:bidi="pt-PT"/>
      </w:rPr>
    </w:lvl>
    <w:lvl w:ilvl="5" w:tplc="23F2663A">
      <w:numFmt w:val="bullet"/>
      <w:lvlText w:val="•"/>
      <w:lvlJc w:val="left"/>
      <w:pPr>
        <w:ind w:left="5202" w:hanging="426"/>
      </w:pPr>
      <w:rPr>
        <w:rFonts w:hint="default"/>
        <w:lang w:val="pt-PT" w:eastAsia="pt-PT" w:bidi="pt-PT"/>
      </w:rPr>
    </w:lvl>
    <w:lvl w:ilvl="6" w:tplc="433832E2">
      <w:numFmt w:val="bullet"/>
      <w:lvlText w:val="•"/>
      <w:lvlJc w:val="left"/>
      <w:pPr>
        <w:ind w:left="6135" w:hanging="426"/>
      </w:pPr>
      <w:rPr>
        <w:rFonts w:hint="default"/>
        <w:lang w:val="pt-PT" w:eastAsia="pt-PT" w:bidi="pt-PT"/>
      </w:rPr>
    </w:lvl>
    <w:lvl w:ilvl="7" w:tplc="7D4E897A">
      <w:numFmt w:val="bullet"/>
      <w:lvlText w:val="•"/>
      <w:lvlJc w:val="left"/>
      <w:pPr>
        <w:ind w:left="7067" w:hanging="426"/>
      </w:pPr>
      <w:rPr>
        <w:rFonts w:hint="default"/>
        <w:lang w:val="pt-PT" w:eastAsia="pt-PT" w:bidi="pt-PT"/>
      </w:rPr>
    </w:lvl>
    <w:lvl w:ilvl="8" w:tplc="6F00ACA4">
      <w:numFmt w:val="bullet"/>
      <w:lvlText w:val="•"/>
      <w:lvlJc w:val="left"/>
      <w:pPr>
        <w:ind w:left="8000" w:hanging="426"/>
      </w:pPr>
      <w:rPr>
        <w:rFonts w:hint="default"/>
        <w:lang w:val="pt-PT" w:eastAsia="pt-PT" w:bidi="pt-PT"/>
      </w:rPr>
    </w:lvl>
  </w:abstractNum>
  <w:abstractNum w:abstractNumId="153" w15:restartNumberingAfterBreak="0">
    <w:nsid w:val="2D944519"/>
    <w:multiLevelType w:val="hybridMultilevel"/>
    <w:tmpl w:val="4C968362"/>
    <w:lvl w:ilvl="0" w:tplc="EC728976">
      <w:start w:val="1"/>
      <w:numFmt w:val="lowerLetter"/>
      <w:lvlText w:val="(%1)"/>
      <w:lvlJc w:val="left"/>
      <w:pPr>
        <w:ind w:left="1080" w:hanging="360"/>
      </w:pPr>
      <w:rPr>
        <w:rFonts w:hint="default"/>
        <w:sz w:val="24"/>
        <w:szCs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4" w15:restartNumberingAfterBreak="0">
    <w:nsid w:val="2DDE5A47"/>
    <w:multiLevelType w:val="hybridMultilevel"/>
    <w:tmpl w:val="5226E5DA"/>
    <w:lvl w:ilvl="0" w:tplc="8E524A0E">
      <w:start w:val="1"/>
      <w:numFmt w:val="lowerLetter"/>
      <w:lvlText w:val="(%1)"/>
      <w:lvlJc w:val="left"/>
      <w:pPr>
        <w:ind w:left="1103" w:hanging="426"/>
      </w:pPr>
      <w:rPr>
        <w:rFonts w:ascii="Times New Roman" w:eastAsia="Times New Roman" w:hAnsi="Times New Roman" w:cs="Times New Roman" w:hint="default"/>
        <w:spacing w:val="-21"/>
        <w:w w:val="100"/>
        <w:sz w:val="24"/>
        <w:szCs w:val="24"/>
        <w:lang w:val="pt-PT" w:eastAsia="pt-PT" w:bidi="pt-PT"/>
      </w:rPr>
    </w:lvl>
    <w:lvl w:ilvl="1" w:tplc="7568A1D6">
      <w:numFmt w:val="bullet"/>
      <w:lvlText w:val="•"/>
      <w:lvlJc w:val="left"/>
      <w:pPr>
        <w:ind w:left="1976" w:hanging="426"/>
      </w:pPr>
      <w:rPr>
        <w:rFonts w:hint="default"/>
        <w:lang w:val="pt-PT" w:eastAsia="pt-PT" w:bidi="pt-PT"/>
      </w:rPr>
    </w:lvl>
    <w:lvl w:ilvl="2" w:tplc="32FA1CE8">
      <w:numFmt w:val="bullet"/>
      <w:lvlText w:val="•"/>
      <w:lvlJc w:val="left"/>
      <w:pPr>
        <w:ind w:left="2853" w:hanging="426"/>
      </w:pPr>
      <w:rPr>
        <w:rFonts w:hint="default"/>
        <w:lang w:val="pt-PT" w:eastAsia="pt-PT" w:bidi="pt-PT"/>
      </w:rPr>
    </w:lvl>
    <w:lvl w:ilvl="3" w:tplc="5126AFCA">
      <w:numFmt w:val="bullet"/>
      <w:lvlText w:val="•"/>
      <w:lvlJc w:val="left"/>
      <w:pPr>
        <w:ind w:left="3729" w:hanging="426"/>
      </w:pPr>
      <w:rPr>
        <w:rFonts w:hint="default"/>
        <w:lang w:val="pt-PT" w:eastAsia="pt-PT" w:bidi="pt-PT"/>
      </w:rPr>
    </w:lvl>
    <w:lvl w:ilvl="4" w:tplc="627CAF88">
      <w:numFmt w:val="bullet"/>
      <w:lvlText w:val="•"/>
      <w:lvlJc w:val="left"/>
      <w:pPr>
        <w:ind w:left="4606" w:hanging="426"/>
      </w:pPr>
      <w:rPr>
        <w:rFonts w:hint="default"/>
        <w:lang w:val="pt-PT" w:eastAsia="pt-PT" w:bidi="pt-PT"/>
      </w:rPr>
    </w:lvl>
    <w:lvl w:ilvl="5" w:tplc="96E44FF4">
      <w:numFmt w:val="bullet"/>
      <w:lvlText w:val="•"/>
      <w:lvlJc w:val="left"/>
      <w:pPr>
        <w:ind w:left="5482" w:hanging="426"/>
      </w:pPr>
      <w:rPr>
        <w:rFonts w:hint="default"/>
        <w:lang w:val="pt-PT" w:eastAsia="pt-PT" w:bidi="pt-PT"/>
      </w:rPr>
    </w:lvl>
    <w:lvl w:ilvl="6" w:tplc="9D345DAC">
      <w:numFmt w:val="bullet"/>
      <w:lvlText w:val="•"/>
      <w:lvlJc w:val="left"/>
      <w:pPr>
        <w:ind w:left="6359" w:hanging="426"/>
      </w:pPr>
      <w:rPr>
        <w:rFonts w:hint="default"/>
        <w:lang w:val="pt-PT" w:eastAsia="pt-PT" w:bidi="pt-PT"/>
      </w:rPr>
    </w:lvl>
    <w:lvl w:ilvl="7" w:tplc="2A4A9F38">
      <w:numFmt w:val="bullet"/>
      <w:lvlText w:val="•"/>
      <w:lvlJc w:val="left"/>
      <w:pPr>
        <w:ind w:left="7235" w:hanging="426"/>
      </w:pPr>
      <w:rPr>
        <w:rFonts w:hint="default"/>
        <w:lang w:val="pt-PT" w:eastAsia="pt-PT" w:bidi="pt-PT"/>
      </w:rPr>
    </w:lvl>
    <w:lvl w:ilvl="8" w:tplc="9A460F1A">
      <w:numFmt w:val="bullet"/>
      <w:lvlText w:val="•"/>
      <w:lvlJc w:val="left"/>
      <w:pPr>
        <w:ind w:left="8112" w:hanging="426"/>
      </w:pPr>
      <w:rPr>
        <w:rFonts w:hint="default"/>
        <w:lang w:val="pt-PT" w:eastAsia="pt-PT" w:bidi="pt-PT"/>
      </w:rPr>
    </w:lvl>
  </w:abstractNum>
  <w:abstractNum w:abstractNumId="155" w15:restartNumberingAfterBreak="0">
    <w:nsid w:val="2E192849"/>
    <w:multiLevelType w:val="hybridMultilevel"/>
    <w:tmpl w:val="A66C0562"/>
    <w:lvl w:ilvl="0" w:tplc="0000194D">
      <w:start w:val="6"/>
      <w:numFmt w:val="decimal"/>
      <w:pStyle w:val="Numerada4"/>
      <w:lvlText w:val="%1."/>
      <w:lvlJc w:val="left"/>
      <w:pPr>
        <w:tabs>
          <w:tab w:val="num" w:pos="720"/>
        </w:tabs>
        <w:ind w:left="720" w:hanging="360"/>
      </w:pPr>
    </w:lvl>
    <w:lvl w:ilvl="1" w:tplc="000013F4">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2E2B50FC"/>
    <w:multiLevelType w:val="hybridMultilevel"/>
    <w:tmpl w:val="143A6F42"/>
    <w:lvl w:ilvl="0" w:tplc="5F34DF88">
      <w:start w:val="1"/>
      <w:numFmt w:val="lowerLetter"/>
      <w:lvlText w:val="(%1)"/>
      <w:lvlJc w:val="left"/>
      <w:pPr>
        <w:ind w:left="107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7" w15:restartNumberingAfterBreak="0">
    <w:nsid w:val="2E702F20"/>
    <w:multiLevelType w:val="hybridMultilevel"/>
    <w:tmpl w:val="F9608788"/>
    <w:lvl w:ilvl="0" w:tplc="D72E8F58">
      <w:start w:val="1"/>
      <w:numFmt w:val="decimal"/>
      <w:lvlText w:val="%1."/>
      <w:lvlJc w:val="left"/>
      <w:pPr>
        <w:ind w:left="4950" w:hanging="360"/>
      </w:pPr>
      <w:rPr>
        <w:rFonts w:ascii="Times New Roman" w:hAnsi="Times New Roman" w:cs="Times New Roman" w:hint="default"/>
        <w:b w:val="0"/>
        <w:i w:val="0"/>
        <w:sz w:val="24"/>
        <w:szCs w:val="24"/>
      </w:rPr>
    </w:lvl>
    <w:lvl w:ilvl="1" w:tplc="A9022348">
      <w:start w:val="1"/>
      <w:numFmt w:val="lowerLetter"/>
      <w:lvlText w:val="%2."/>
      <w:lvlJc w:val="left"/>
      <w:pPr>
        <w:ind w:left="1440" w:hanging="360"/>
      </w:pPr>
    </w:lvl>
    <w:lvl w:ilvl="2" w:tplc="D796302E">
      <w:start w:val="1"/>
      <w:numFmt w:val="lowerRoman"/>
      <w:lvlText w:val="%3."/>
      <w:lvlJc w:val="right"/>
      <w:pPr>
        <w:ind w:left="2160" w:hanging="180"/>
      </w:pPr>
    </w:lvl>
    <w:lvl w:ilvl="3" w:tplc="DBDAEB10">
      <w:start w:val="1"/>
      <w:numFmt w:val="decimal"/>
      <w:lvlText w:val="%4."/>
      <w:lvlJc w:val="left"/>
      <w:pPr>
        <w:ind w:left="2880" w:hanging="360"/>
      </w:pPr>
    </w:lvl>
    <w:lvl w:ilvl="4" w:tplc="75CA30E8">
      <w:start w:val="1"/>
      <w:numFmt w:val="lowerLetter"/>
      <w:lvlText w:val="%5."/>
      <w:lvlJc w:val="left"/>
      <w:pPr>
        <w:ind w:left="3600" w:hanging="360"/>
      </w:pPr>
    </w:lvl>
    <w:lvl w:ilvl="5" w:tplc="7BFE1EA8">
      <w:start w:val="1"/>
      <w:numFmt w:val="lowerRoman"/>
      <w:lvlText w:val="%6."/>
      <w:lvlJc w:val="right"/>
      <w:pPr>
        <w:ind w:left="4320" w:hanging="180"/>
      </w:pPr>
    </w:lvl>
    <w:lvl w:ilvl="6" w:tplc="7C344ABA">
      <w:start w:val="1"/>
      <w:numFmt w:val="decimal"/>
      <w:lvlText w:val="%7."/>
      <w:lvlJc w:val="left"/>
      <w:pPr>
        <w:ind w:left="5040" w:hanging="360"/>
      </w:pPr>
    </w:lvl>
    <w:lvl w:ilvl="7" w:tplc="1F648144">
      <w:start w:val="1"/>
      <w:numFmt w:val="lowerLetter"/>
      <w:lvlText w:val="%8."/>
      <w:lvlJc w:val="left"/>
      <w:pPr>
        <w:ind w:left="5760" w:hanging="360"/>
      </w:pPr>
    </w:lvl>
    <w:lvl w:ilvl="8" w:tplc="A490D592">
      <w:start w:val="1"/>
      <w:numFmt w:val="lowerRoman"/>
      <w:lvlText w:val="%9."/>
      <w:lvlJc w:val="right"/>
      <w:pPr>
        <w:ind w:left="6480" w:hanging="180"/>
      </w:pPr>
    </w:lvl>
  </w:abstractNum>
  <w:abstractNum w:abstractNumId="158" w15:restartNumberingAfterBreak="0">
    <w:nsid w:val="2EA6597B"/>
    <w:multiLevelType w:val="hybridMultilevel"/>
    <w:tmpl w:val="F5067E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9" w15:restartNumberingAfterBreak="0">
    <w:nsid w:val="2F6570B4"/>
    <w:multiLevelType w:val="hybridMultilevel"/>
    <w:tmpl w:val="7EBEB37C"/>
    <w:lvl w:ilvl="0" w:tplc="300ECFCC">
      <w:start w:val="4"/>
      <w:numFmt w:val="lowerLetter"/>
      <w:lvlText w:val="(%1)"/>
      <w:lvlJc w:val="left"/>
      <w:pPr>
        <w:ind w:left="1738" w:hanging="360"/>
      </w:pPr>
      <w:rPr>
        <w:rFonts w:hint="default"/>
      </w:rPr>
    </w:lvl>
    <w:lvl w:ilvl="1" w:tplc="04160019" w:tentative="1">
      <w:start w:val="1"/>
      <w:numFmt w:val="lowerLetter"/>
      <w:lvlText w:val="%2."/>
      <w:lvlJc w:val="left"/>
      <w:pPr>
        <w:ind w:left="2458" w:hanging="360"/>
      </w:pPr>
    </w:lvl>
    <w:lvl w:ilvl="2" w:tplc="0416001B" w:tentative="1">
      <w:start w:val="1"/>
      <w:numFmt w:val="lowerRoman"/>
      <w:lvlText w:val="%3."/>
      <w:lvlJc w:val="right"/>
      <w:pPr>
        <w:ind w:left="3178" w:hanging="180"/>
      </w:pPr>
    </w:lvl>
    <w:lvl w:ilvl="3" w:tplc="0416000F" w:tentative="1">
      <w:start w:val="1"/>
      <w:numFmt w:val="decimal"/>
      <w:lvlText w:val="%4."/>
      <w:lvlJc w:val="left"/>
      <w:pPr>
        <w:ind w:left="3898" w:hanging="360"/>
      </w:pPr>
    </w:lvl>
    <w:lvl w:ilvl="4" w:tplc="04160019" w:tentative="1">
      <w:start w:val="1"/>
      <w:numFmt w:val="lowerLetter"/>
      <w:lvlText w:val="%5."/>
      <w:lvlJc w:val="left"/>
      <w:pPr>
        <w:ind w:left="4618" w:hanging="360"/>
      </w:pPr>
    </w:lvl>
    <w:lvl w:ilvl="5" w:tplc="0416001B" w:tentative="1">
      <w:start w:val="1"/>
      <w:numFmt w:val="lowerRoman"/>
      <w:lvlText w:val="%6."/>
      <w:lvlJc w:val="right"/>
      <w:pPr>
        <w:ind w:left="5338" w:hanging="180"/>
      </w:pPr>
    </w:lvl>
    <w:lvl w:ilvl="6" w:tplc="0416000F" w:tentative="1">
      <w:start w:val="1"/>
      <w:numFmt w:val="decimal"/>
      <w:lvlText w:val="%7."/>
      <w:lvlJc w:val="left"/>
      <w:pPr>
        <w:ind w:left="6058" w:hanging="360"/>
      </w:pPr>
    </w:lvl>
    <w:lvl w:ilvl="7" w:tplc="04160019" w:tentative="1">
      <w:start w:val="1"/>
      <w:numFmt w:val="lowerLetter"/>
      <w:lvlText w:val="%8."/>
      <w:lvlJc w:val="left"/>
      <w:pPr>
        <w:ind w:left="6778" w:hanging="360"/>
      </w:pPr>
    </w:lvl>
    <w:lvl w:ilvl="8" w:tplc="0416001B" w:tentative="1">
      <w:start w:val="1"/>
      <w:numFmt w:val="lowerRoman"/>
      <w:lvlText w:val="%9."/>
      <w:lvlJc w:val="right"/>
      <w:pPr>
        <w:ind w:left="7498" w:hanging="180"/>
      </w:pPr>
    </w:lvl>
  </w:abstractNum>
  <w:abstractNum w:abstractNumId="160" w15:restartNumberingAfterBreak="0">
    <w:nsid w:val="2F865B93"/>
    <w:multiLevelType w:val="hybridMultilevel"/>
    <w:tmpl w:val="9A2C2C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1" w15:restartNumberingAfterBreak="0">
    <w:nsid w:val="2FA4681E"/>
    <w:multiLevelType w:val="hybridMultilevel"/>
    <w:tmpl w:val="437A362A"/>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2" w15:restartNumberingAfterBreak="0">
    <w:nsid w:val="2FE23AA9"/>
    <w:multiLevelType w:val="hybridMultilevel"/>
    <w:tmpl w:val="1DC0A252"/>
    <w:lvl w:ilvl="0" w:tplc="198C7C9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63" w15:restartNumberingAfterBreak="0">
    <w:nsid w:val="30527690"/>
    <w:multiLevelType w:val="hybridMultilevel"/>
    <w:tmpl w:val="8BD03D24"/>
    <w:lvl w:ilvl="0" w:tplc="04160001">
      <w:start w:val="1"/>
      <w:numFmt w:val="bullet"/>
      <w:lvlText w:val=""/>
      <w:lvlJc w:val="left"/>
      <w:pPr>
        <w:ind w:left="1080" w:hanging="72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4" w15:restartNumberingAfterBreak="0">
    <w:nsid w:val="31360E6D"/>
    <w:multiLevelType w:val="hybridMultilevel"/>
    <w:tmpl w:val="A5E26E32"/>
    <w:lvl w:ilvl="0" w:tplc="F3B2BF62">
      <w:start w:val="1"/>
      <w:numFmt w:val="lowerLetter"/>
      <w:lvlText w:val="(%1)"/>
      <w:lvlJc w:val="left"/>
      <w:pPr>
        <w:tabs>
          <w:tab w:val="num" w:pos="1429"/>
        </w:tabs>
        <w:ind w:left="1429" w:hanging="360"/>
      </w:pPr>
      <w:rPr>
        <w:rFonts w:ascii="Arial" w:eastAsia="Times New Roman" w:hAnsi="Arial" w:cs="Arial" w:hint="default"/>
      </w:rPr>
    </w:lvl>
    <w:lvl w:ilvl="1" w:tplc="04160019">
      <w:start w:val="1"/>
      <w:numFmt w:val="lowerLetter"/>
      <w:lvlText w:val="%2."/>
      <w:lvlJc w:val="left"/>
      <w:pPr>
        <w:tabs>
          <w:tab w:val="num" w:pos="2149"/>
        </w:tabs>
        <w:ind w:left="2149" w:hanging="360"/>
      </w:pPr>
    </w:lvl>
    <w:lvl w:ilvl="2" w:tplc="0416001B" w:tentative="1">
      <w:start w:val="1"/>
      <w:numFmt w:val="lowerRoman"/>
      <w:lvlText w:val="%3."/>
      <w:lvlJc w:val="right"/>
      <w:pPr>
        <w:tabs>
          <w:tab w:val="num" w:pos="2869"/>
        </w:tabs>
        <w:ind w:left="2869" w:hanging="180"/>
      </w:pPr>
    </w:lvl>
    <w:lvl w:ilvl="3" w:tplc="0416000F" w:tentative="1">
      <w:start w:val="1"/>
      <w:numFmt w:val="decimal"/>
      <w:lvlText w:val="%4."/>
      <w:lvlJc w:val="left"/>
      <w:pPr>
        <w:tabs>
          <w:tab w:val="num" w:pos="3589"/>
        </w:tabs>
        <w:ind w:left="3589" w:hanging="360"/>
      </w:pPr>
    </w:lvl>
    <w:lvl w:ilvl="4" w:tplc="04160019" w:tentative="1">
      <w:start w:val="1"/>
      <w:numFmt w:val="lowerLetter"/>
      <w:lvlText w:val="%5."/>
      <w:lvlJc w:val="left"/>
      <w:pPr>
        <w:tabs>
          <w:tab w:val="num" w:pos="4309"/>
        </w:tabs>
        <w:ind w:left="4309" w:hanging="360"/>
      </w:pPr>
    </w:lvl>
    <w:lvl w:ilvl="5" w:tplc="0416001B" w:tentative="1">
      <w:start w:val="1"/>
      <w:numFmt w:val="lowerRoman"/>
      <w:lvlText w:val="%6."/>
      <w:lvlJc w:val="right"/>
      <w:pPr>
        <w:tabs>
          <w:tab w:val="num" w:pos="5029"/>
        </w:tabs>
        <w:ind w:left="5029" w:hanging="180"/>
      </w:pPr>
    </w:lvl>
    <w:lvl w:ilvl="6" w:tplc="0416000F" w:tentative="1">
      <w:start w:val="1"/>
      <w:numFmt w:val="decimal"/>
      <w:lvlText w:val="%7."/>
      <w:lvlJc w:val="left"/>
      <w:pPr>
        <w:tabs>
          <w:tab w:val="num" w:pos="5749"/>
        </w:tabs>
        <w:ind w:left="5749" w:hanging="360"/>
      </w:pPr>
    </w:lvl>
    <w:lvl w:ilvl="7" w:tplc="04160019" w:tentative="1">
      <w:start w:val="1"/>
      <w:numFmt w:val="lowerLetter"/>
      <w:lvlText w:val="%8."/>
      <w:lvlJc w:val="left"/>
      <w:pPr>
        <w:tabs>
          <w:tab w:val="num" w:pos="6469"/>
        </w:tabs>
        <w:ind w:left="6469" w:hanging="360"/>
      </w:pPr>
    </w:lvl>
    <w:lvl w:ilvl="8" w:tplc="0416001B" w:tentative="1">
      <w:start w:val="1"/>
      <w:numFmt w:val="lowerRoman"/>
      <w:lvlText w:val="%9."/>
      <w:lvlJc w:val="right"/>
      <w:pPr>
        <w:tabs>
          <w:tab w:val="num" w:pos="7189"/>
        </w:tabs>
        <w:ind w:left="7189" w:hanging="180"/>
      </w:pPr>
    </w:lvl>
  </w:abstractNum>
  <w:abstractNum w:abstractNumId="165" w15:restartNumberingAfterBreak="0">
    <w:nsid w:val="31A539BA"/>
    <w:multiLevelType w:val="hybridMultilevel"/>
    <w:tmpl w:val="C3D69E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6" w15:restartNumberingAfterBreak="0">
    <w:nsid w:val="31C76975"/>
    <w:multiLevelType w:val="hybridMultilevel"/>
    <w:tmpl w:val="081453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7" w15:restartNumberingAfterBreak="0">
    <w:nsid w:val="32297D73"/>
    <w:multiLevelType w:val="hybridMultilevel"/>
    <w:tmpl w:val="E27654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8" w15:restartNumberingAfterBreak="0">
    <w:nsid w:val="326F188B"/>
    <w:multiLevelType w:val="hybridMultilevel"/>
    <w:tmpl w:val="8A2AFE0C"/>
    <w:lvl w:ilvl="0" w:tplc="2C0A000F">
      <w:start w:val="1"/>
      <w:numFmt w:val="decimal"/>
      <w:lvlText w:val="%1."/>
      <w:lvlJc w:val="left"/>
      <w:pPr>
        <w:tabs>
          <w:tab w:val="num" w:pos="720"/>
        </w:tabs>
        <w:ind w:left="720" w:hanging="360"/>
      </w:pPr>
      <w:rPr>
        <w:rFonts w:hint="default"/>
      </w:rPr>
    </w:lvl>
    <w:lvl w:ilvl="1" w:tplc="2C0A0019" w:tentative="1">
      <w:start w:val="1"/>
      <w:numFmt w:val="lowerLetter"/>
      <w:lvlText w:val="%2."/>
      <w:lvlJc w:val="left"/>
      <w:pPr>
        <w:tabs>
          <w:tab w:val="num" w:pos="1440"/>
        </w:tabs>
        <w:ind w:left="1440" w:hanging="360"/>
      </w:pPr>
    </w:lvl>
    <w:lvl w:ilvl="2" w:tplc="2C0A001B" w:tentative="1">
      <w:start w:val="1"/>
      <w:numFmt w:val="lowerRoman"/>
      <w:lvlText w:val="%3."/>
      <w:lvlJc w:val="right"/>
      <w:pPr>
        <w:tabs>
          <w:tab w:val="num" w:pos="2160"/>
        </w:tabs>
        <w:ind w:left="2160" w:hanging="180"/>
      </w:pPr>
    </w:lvl>
    <w:lvl w:ilvl="3" w:tplc="2C0A000F" w:tentative="1">
      <w:start w:val="1"/>
      <w:numFmt w:val="decimal"/>
      <w:lvlText w:val="%4."/>
      <w:lvlJc w:val="left"/>
      <w:pPr>
        <w:tabs>
          <w:tab w:val="num" w:pos="2880"/>
        </w:tabs>
        <w:ind w:left="2880" w:hanging="360"/>
      </w:pPr>
    </w:lvl>
    <w:lvl w:ilvl="4" w:tplc="2C0A0019" w:tentative="1">
      <w:start w:val="1"/>
      <w:numFmt w:val="lowerLetter"/>
      <w:lvlText w:val="%5."/>
      <w:lvlJc w:val="left"/>
      <w:pPr>
        <w:tabs>
          <w:tab w:val="num" w:pos="3600"/>
        </w:tabs>
        <w:ind w:left="3600" w:hanging="360"/>
      </w:pPr>
    </w:lvl>
    <w:lvl w:ilvl="5" w:tplc="2C0A001B" w:tentative="1">
      <w:start w:val="1"/>
      <w:numFmt w:val="lowerRoman"/>
      <w:lvlText w:val="%6."/>
      <w:lvlJc w:val="right"/>
      <w:pPr>
        <w:tabs>
          <w:tab w:val="num" w:pos="4320"/>
        </w:tabs>
        <w:ind w:left="4320" w:hanging="180"/>
      </w:pPr>
    </w:lvl>
    <w:lvl w:ilvl="6" w:tplc="2C0A000F" w:tentative="1">
      <w:start w:val="1"/>
      <w:numFmt w:val="decimal"/>
      <w:lvlText w:val="%7."/>
      <w:lvlJc w:val="left"/>
      <w:pPr>
        <w:tabs>
          <w:tab w:val="num" w:pos="5040"/>
        </w:tabs>
        <w:ind w:left="5040" w:hanging="360"/>
      </w:pPr>
    </w:lvl>
    <w:lvl w:ilvl="7" w:tplc="2C0A0019" w:tentative="1">
      <w:start w:val="1"/>
      <w:numFmt w:val="lowerLetter"/>
      <w:lvlText w:val="%8."/>
      <w:lvlJc w:val="left"/>
      <w:pPr>
        <w:tabs>
          <w:tab w:val="num" w:pos="5760"/>
        </w:tabs>
        <w:ind w:left="5760" w:hanging="360"/>
      </w:pPr>
    </w:lvl>
    <w:lvl w:ilvl="8" w:tplc="2C0A001B" w:tentative="1">
      <w:start w:val="1"/>
      <w:numFmt w:val="lowerRoman"/>
      <w:lvlText w:val="%9."/>
      <w:lvlJc w:val="right"/>
      <w:pPr>
        <w:tabs>
          <w:tab w:val="num" w:pos="6480"/>
        </w:tabs>
        <w:ind w:left="6480" w:hanging="180"/>
      </w:pPr>
    </w:lvl>
  </w:abstractNum>
  <w:abstractNum w:abstractNumId="169" w15:restartNumberingAfterBreak="0">
    <w:nsid w:val="32A7663A"/>
    <w:multiLevelType w:val="hybridMultilevel"/>
    <w:tmpl w:val="43D2528A"/>
    <w:lvl w:ilvl="0" w:tplc="D788F41A">
      <w:start w:val="1"/>
      <w:numFmt w:val="lowerLetter"/>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205DB6">
      <w:start w:val="1"/>
      <w:numFmt w:val="lowerLetter"/>
      <w:lvlText w:val="%2"/>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70F338">
      <w:start w:val="1"/>
      <w:numFmt w:val="lowerRoman"/>
      <w:lvlText w:val="%3"/>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E65780">
      <w:start w:val="1"/>
      <w:numFmt w:val="decimal"/>
      <w:lvlText w:val="%4"/>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1C32B0">
      <w:start w:val="1"/>
      <w:numFmt w:val="lowerLetter"/>
      <w:lvlText w:val="%5"/>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3012FA">
      <w:start w:val="1"/>
      <w:numFmt w:val="lowerRoman"/>
      <w:lvlText w:val="%6"/>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A8FFB6">
      <w:start w:val="1"/>
      <w:numFmt w:val="decimal"/>
      <w:lvlText w:val="%7"/>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48A70">
      <w:start w:val="1"/>
      <w:numFmt w:val="lowerLetter"/>
      <w:lvlText w:val="%8"/>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A8D13E">
      <w:start w:val="1"/>
      <w:numFmt w:val="lowerRoman"/>
      <w:lvlText w:val="%9"/>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33231239"/>
    <w:multiLevelType w:val="hybridMultilevel"/>
    <w:tmpl w:val="94C86898"/>
    <w:lvl w:ilvl="0" w:tplc="04160001">
      <w:start w:val="1"/>
      <w:numFmt w:val="bullet"/>
      <w:lvlText w:val=""/>
      <w:lvlJc w:val="left"/>
      <w:pPr>
        <w:ind w:left="1290" w:hanging="360"/>
      </w:pPr>
      <w:rPr>
        <w:rFonts w:ascii="Symbol" w:hAnsi="Symbol" w:hint="default"/>
      </w:rPr>
    </w:lvl>
    <w:lvl w:ilvl="1" w:tplc="04160003" w:tentative="1">
      <w:start w:val="1"/>
      <w:numFmt w:val="bullet"/>
      <w:lvlText w:val="o"/>
      <w:lvlJc w:val="left"/>
      <w:pPr>
        <w:ind w:left="2010" w:hanging="360"/>
      </w:pPr>
      <w:rPr>
        <w:rFonts w:ascii="Courier New" w:hAnsi="Courier New" w:cs="Courier New" w:hint="default"/>
      </w:rPr>
    </w:lvl>
    <w:lvl w:ilvl="2" w:tplc="04160001">
      <w:start w:val="1"/>
      <w:numFmt w:val="bullet"/>
      <w:lvlText w:val=""/>
      <w:lvlJc w:val="left"/>
      <w:pPr>
        <w:ind w:left="2730" w:hanging="360"/>
      </w:pPr>
      <w:rPr>
        <w:rFonts w:ascii="Symbol" w:hAnsi="Symbol" w:hint="default"/>
      </w:rPr>
    </w:lvl>
    <w:lvl w:ilvl="3" w:tplc="04160001" w:tentative="1">
      <w:start w:val="1"/>
      <w:numFmt w:val="bullet"/>
      <w:lvlText w:val=""/>
      <w:lvlJc w:val="left"/>
      <w:pPr>
        <w:ind w:left="3450" w:hanging="360"/>
      </w:pPr>
      <w:rPr>
        <w:rFonts w:ascii="Symbol" w:hAnsi="Symbol" w:hint="default"/>
      </w:rPr>
    </w:lvl>
    <w:lvl w:ilvl="4" w:tplc="04160003" w:tentative="1">
      <w:start w:val="1"/>
      <w:numFmt w:val="bullet"/>
      <w:lvlText w:val="o"/>
      <w:lvlJc w:val="left"/>
      <w:pPr>
        <w:ind w:left="4170" w:hanging="360"/>
      </w:pPr>
      <w:rPr>
        <w:rFonts w:ascii="Courier New" w:hAnsi="Courier New" w:cs="Courier New" w:hint="default"/>
      </w:rPr>
    </w:lvl>
    <w:lvl w:ilvl="5" w:tplc="04160005" w:tentative="1">
      <w:start w:val="1"/>
      <w:numFmt w:val="bullet"/>
      <w:lvlText w:val=""/>
      <w:lvlJc w:val="left"/>
      <w:pPr>
        <w:ind w:left="4890" w:hanging="360"/>
      </w:pPr>
      <w:rPr>
        <w:rFonts w:ascii="Wingdings" w:hAnsi="Wingdings" w:hint="default"/>
      </w:rPr>
    </w:lvl>
    <w:lvl w:ilvl="6" w:tplc="04160001" w:tentative="1">
      <w:start w:val="1"/>
      <w:numFmt w:val="bullet"/>
      <w:lvlText w:val=""/>
      <w:lvlJc w:val="left"/>
      <w:pPr>
        <w:ind w:left="5610" w:hanging="360"/>
      </w:pPr>
      <w:rPr>
        <w:rFonts w:ascii="Symbol" w:hAnsi="Symbol" w:hint="default"/>
      </w:rPr>
    </w:lvl>
    <w:lvl w:ilvl="7" w:tplc="04160003" w:tentative="1">
      <w:start w:val="1"/>
      <w:numFmt w:val="bullet"/>
      <w:lvlText w:val="o"/>
      <w:lvlJc w:val="left"/>
      <w:pPr>
        <w:ind w:left="6330" w:hanging="360"/>
      </w:pPr>
      <w:rPr>
        <w:rFonts w:ascii="Courier New" w:hAnsi="Courier New" w:cs="Courier New" w:hint="default"/>
      </w:rPr>
    </w:lvl>
    <w:lvl w:ilvl="8" w:tplc="04160005" w:tentative="1">
      <w:start w:val="1"/>
      <w:numFmt w:val="bullet"/>
      <w:lvlText w:val=""/>
      <w:lvlJc w:val="left"/>
      <w:pPr>
        <w:ind w:left="7050" w:hanging="360"/>
      </w:pPr>
      <w:rPr>
        <w:rFonts w:ascii="Wingdings" w:hAnsi="Wingdings" w:hint="default"/>
      </w:rPr>
    </w:lvl>
  </w:abstractNum>
  <w:abstractNum w:abstractNumId="171" w15:restartNumberingAfterBreak="0">
    <w:nsid w:val="332F3D26"/>
    <w:multiLevelType w:val="hybridMultilevel"/>
    <w:tmpl w:val="392E233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72" w15:restartNumberingAfterBreak="0">
    <w:nsid w:val="338C4F68"/>
    <w:multiLevelType w:val="hybridMultilevel"/>
    <w:tmpl w:val="3A844E02"/>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3" w15:restartNumberingAfterBreak="0">
    <w:nsid w:val="33B01D46"/>
    <w:multiLevelType w:val="hybridMultilevel"/>
    <w:tmpl w:val="94A29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4" w15:restartNumberingAfterBreak="0">
    <w:nsid w:val="34D91F76"/>
    <w:multiLevelType w:val="hybridMultilevel"/>
    <w:tmpl w:val="00006E88"/>
    <w:lvl w:ilvl="0" w:tplc="00003181">
      <w:start w:val="45"/>
      <w:numFmt w:val="decimal"/>
      <w:lvlText w:val="%1."/>
      <w:lvlJc w:val="left"/>
      <w:pPr>
        <w:tabs>
          <w:tab w:val="num" w:pos="720"/>
        </w:tabs>
        <w:ind w:left="720" w:hanging="360"/>
      </w:pPr>
    </w:lvl>
    <w:lvl w:ilvl="1" w:tplc="00002738">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35DC7D9D"/>
    <w:multiLevelType w:val="hybridMultilevel"/>
    <w:tmpl w:val="5FE43A96"/>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6" w15:restartNumberingAfterBreak="0">
    <w:nsid w:val="36272F1B"/>
    <w:multiLevelType w:val="hybridMultilevel"/>
    <w:tmpl w:val="EA8CAA62"/>
    <w:lvl w:ilvl="0" w:tplc="F56E20F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7" w15:restartNumberingAfterBreak="0">
    <w:nsid w:val="36BB6822"/>
    <w:multiLevelType w:val="hybridMultilevel"/>
    <w:tmpl w:val="7E46ADC0"/>
    <w:lvl w:ilvl="0" w:tplc="04160001">
      <w:start w:val="1"/>
      <w:numFmt w:val="bullet"/>
      <w:lvlText w:val=""/>
      <w:lvlJc w:val="left"/>
      <w:pPr>
        <w:ind w:left="36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78" w15:restartNumberingAfterBreak="0">
    <w:nsid w:val="370F673C"/>
    <w:multiLevelType w:val="hybridMultilevel"/>
    <w:tmpl w:val="98EC1D66"/>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9" w15:restartNumberingAfterBreak="0">
    <w:nsid w:val="37171C83"/>
    <w:multiLevelType w:val="hybridMultilevel"/>
    <w:tmpl w:val="19CE5C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0" w15:restartNumberingAfterBreak="0">
    <w:nsid w:val="379C1D36"/>
    <w:multiLevelType w:val="hybridMultilevel"/>
    <w:tmpl w:val="B5B6A3D2"/>
    <w:lvl w:ilvl="0" w:tplc="4B020B20">
      <w:start w:val="1"/>
      <w:numFmt w:val="bullet"/>
      <w:lvlText w:val=""/>
      <w:lvlJc w:val="left"/>
      <w:pPr>
        <w:ind w:left="720" w:hanging="360"/>
      </w:pPr>
      <w:rPr>
        <w:rFonts w:ascii="Symbol" w:hAnsi="Symbol" w:hint="default"/>
        <w:color w:val="auto"/>
      </w:rPr>
    </w:lvl>
    <w:lvl w:ilvl="1" w:tplc="10AE54E8">
      <w:numFmt w:val="bullet"/>
      <w:lvlText w:val="•"/>
      <w:lvlJc w:val="left"/>
      <w:pPr>
        <w:ind w:left="1845" w:hanging="765"/>
      </w:pPr>
      <w:rPr>
        <w:rFonts w:ascii="Times New Roman" w:eastAsia="Times New Roman" w:hAnsi="Times New Roman" w:cs="Times New Roman"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1" w15:restartNumberingAfterBreak="0">
    <w:nsid w:val="380F4F18"/>
    <w:multiLevelType w:val="hybridMultilevel"/>
    <w:tmpl w:val="11B80C7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2" w15:restartNumberingAfterBreak="0">
    <w:nsid w:val="381C4020"/>
    <w:multiLevelType w:val="hybridMultilevel"/>
    <w:tmpl w:val="B65459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3" w15:restartNumberingAfterBreak="0">
    <w:nsid w:val="385C6D64"/>
    <w:multiLevelType w:val="hybridMultilevel"/>
    <w:tmpl w:val="EB86F4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4" w15:restartNumberingAfterBreak="0">
    <w:nsid w:val="38956A68"/>
    <w:multiLevelType w:val="hybridMultilevel"/>
    <w:tmpl w:val="EE9C93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5" w15:restartNumberingAfterBreak="0">
    <w:nsid w:val="38A7303A"/>
    <w:multiLevelType w:val="hybridMultilevel"/>
    <w:tmpl w:val="000052A1"/>
    <w:lvl w:ilvl="0" w:tplc="00005410">
      <w:start w:val="1"/>
      <w:numFmt w:val="decimal"/>
      <w:lvlText w:val="%1."/>
      <w:lvlJc w:val="left"/>
      <w:pPr>
        <w:tabs>
          <w:tab w:val="num" w:pos="720"/>
        </w:tabs>
        <w:ind w:left="720" w:hanging="360"/>
      </w:pPr>
    </w:lvl>
    <w:lvl w:ilvl="1" w:tplc="0000745E">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6" w15:restartNumberingAfterBreak="0">
    <w:nsid w:val="38E7355F"/>
    <w:multiLevelType w:val="hybridMultilevel"/>
    <w:tmpl w:val="23389E1C"/>
    <w:lvl w:ilvl="0" w:tplc="9436823E">
      <w:start w:val="1"/>
      <w:numFmt w:val="lowerLetter"/>
      <w:lvlText w:val="(%1)"/>
      <w:lvlJc w:val="left"/>
      <w:pPr>
        <w:ind w:left="993" w:hanging="426"/>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87" w15:restartNumberingAfterBreak="0">
    <w:nsid w:val="391D3B6A"/>
    <w:multiLevelType w:val="hybridMultilevel"/>
    <w:tmpl w:val="9E661610"/>
    <w:lvl w:ilvl="0" w:tplc="2D3E0C50">
      <w:start w:val="1"/>
      <w:numFmt w:val="lowerLetter"/>
      <w:lvlText w:val="(%1)"/>
      <w:lvlJc w:val="left"/>
      <w:pPr>
        <w:ind w:left="1212" w:hanging="360"/>
      </w:pPr>
      <w:rPr>
        <w:rFonts w:hint="default"/>
      </w:rPr>
    </w:lvl>
    <w:lvl w:ilvl="1" w:tplc="04160019" w:tentative="1">
      <w:start w:val="1"/>
      <w:numFmt w:val="lowerLetter"/>
      <w:lvlText w:val="%2."/>
      <w:lvlJc w:val="left"/>
      <w:pPr>
        <w:ind w:left="1932" w:hanging="360"/>
      </w:pPr>
    </w:lvl>
    <w:lvl w:ilvl="2" w:tplc="0416001B" w:tentative="1">
      <w:start w:val="1"/>
      <w:numFmt w:val="lowerRoman"/>
      <w:lvlText w:val="%3."/>
      <w:lvlJc w:val="right"/>
      <w:pPr>
        <w:ind w:left="2652" w:hanging="180"/>
      </w:pPr>
    </w:lvl>
    <w:lvl w:ilvl="3" w:tplc="0416000F" w:tentative="1">
      <w:start w:val="1"/>
      <w:numFmt w:val="decimal"/>
      <w:lvlText w:val="%4."/>
      <w:lvlJc w:val="left"/>
      <w:pPr>
        <w:ind w:left="3372" w:hanging="360"/>
      </w:pPr>
    </w:lvl>
    <w:lvl w:ilvl="4" w:tplc="04160019" w:tentative="1">
      <w:start w:val="1"/>
      <w:numFmt w:val="lowerLetter"/>
      <w:lvlText w:val="%5."/>
      <w:lvlJc w:val="left"/>
      <w:pPr>
        <w:ind w:left="4092" w:hanging="360"/>
      </w:pPr>
    </w:lvl>
    <w:lvl w:ilvl="5" w:tplc="0416001B" w:tentative="1">
      <w:start w:val="1"/>
      <w:numFmt w:val="lowerRoman"/>
      <w:lvlText w:val="%6."/>
      <w:lvlJc w:val="right"/>
      <w:pPr>
        <w:ind w:left="4812" w:hanging="180"/>
      </w:pPr>
    </w:lvl>
    <w:lvl w:ilvl="6" w:tplc="0416000F" w:tentative="1">
      <w:start w:val="1"/>
      <w:numFmt w:val="decimal"/>
      <w:lvlText w:val="%7."/>
      <w:lvlJc w:val="left"/>
      <w:pPr>
        <w:ind w:left="5532" w:hanging="360"/>
      </w:pPr>
    </w:lvl>
    <w:lvl w:ilvl="7" w:tplc="04160019" w:tentative="1">
      <w:start w:val="1"/>
      <w:numFmt w:val="lowerLetter"/>
      <w:lvlText w:val="%8."/>
      <w:lvlJc w:val="left"/>
      <w:pPr>
        <w:ind w:left="6252" w:hanging="360"/>
      </w:pPr>
    </w:lvl>
    <w:lvl w:ilvl="8" w:tplc="0416001B" w:tentative="1">
      <w:start w:val="1"/>
      <w:numFmt w:val="lowerRoman"/>
      <w:lvlText w:val="%9."/>
      <w:lvlJc w:val="right"/>
      <w:pPr>
        <w:ind w:left="6972" w:hanging="180"/>
      </w:pPr>
    </w:lvl>
  </w:abstractNum>
  <w:abstractNum w:abstractNumId="188" w15:restartNumberingAfterBreak="0">
    <w:nsid w:val="392B6A34"/>
    <w:multiLevelType w:val="hybridMultilevel"/>
    <w:tmpl w:val="3A600456"/>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89" w15:restartNumberingAfterBreak="0">
    <w:nsid w:val="392E60B7"/>
    <w:multiLevelType w:val="hybridMultilevel"/>
    <w:tmpl w:val="0F9C4D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0" w15:restartNumberingAfterBreak="0">
    <w:nsid w:val="394B2096"/>
    <w:multiLevelType w:val="hybridMultilevel"/>
    <w:tmpl w:val="10DAF6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1" w15:restartNumberingAfterBreak="0">
    <w:nsid w:val="3A9C274E"/>
    <w:multiLevelType w:val="hybridMultilevel"/>
    <w:tmpl w:val="2CB45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2" w15:restartNumberingAfterBreak="0">
    <w:nsid w:val="3AB32297"/>
    <w:multiLevelType w:val="hybridMultilevel"/>
    <w:tmpl w:val="9AE6D112"/>
    <w:lvl w:ilvl="0" w:tplc="CF7E91E6">
      <w:start w:val="1"/>
      <w:numFmt w:val="lowerRoman"/>
      <w:lvlText w:val="(%1)"/>
      <w:lvlJc w:val="left"/>
      <w:pPr>
        <w:ind w:left="1713" w:hanging="720"/>
      </w:pPr>
      <w:rPr>
        <w:rFonts w:hint="default"/>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193" w15:restartNumberingAfterBreak="0">
    <w:nsid w:val="3AE828FC"/>
    <w:multiLevelType w:val="hybridMultilevel"/>
    <w:tmpl w:val="B82CEC7E"/>
    <w:lvl w:ilvl="0" w:tplc="EB12B91A">
      <w:start w:val="1"/>
      <w:numFmt w:val="lowerLetter"/>
      <w:lvlText w:val="(%1)"/>
      <w:lvlJc w:val="left"/>
      <w:pPr>
        <w:ind w:left="1271" w:hanging="42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94" w15:restartNumberingAfterBreak="0">
    <w:nsid w:val="3B492A7E"/>
    <w:multiLevelType w:val="hybridMultilevel"/>
    <w:tmpl w:val="AB322F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5" w15:restartNumberingAfterBreak="0">
    <w:nsid w:val="3BBA0AB2"/>
    <w:multiLevelType w:val="hybridMultilevel"/>
    <w:tmpl w:val="1120662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6" w15:restartNumberingAfterBreak="0">
    <w:nsid w:val="3CD325A2"/>
    <w:multiLevelType w:val="hybridMultilevel"/>
    <w:tmpl w:val="883E3E76"/>
    <w:lvl w:ilvl="0" w:tplc="04160001">
      <w:start w:val="1"/>
      <w:numFmt w:val="bullet"/>
      <w:lvlText w:val=""/>
      <w:lvlJc w:val="left"/>
      <w:pPr>
        <w:ind w:left="1080" w:hanging="72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7" w15:restartNumberingAfterBreak="0">
    <w:nsid w:val="3CE67ADB"/>
    <w:multiLevelType w:val="hybridMultilevel"/>
    <w:tmpl w:val="9DCE6D4C"/>
    <w:lvl w:ilvl="0" w:tplc="F7900F14">
      <w:start w:val="1"/>
      <w:numFmt w:val="decimal"/>
      <w:lvlText w:val="%1."/>
      <w:lvlJc w:val="left"/>
      <w:pPr>
        <w:ind w:left="480" w:hanging="360"/>
      </w:pPr>
      <w:rPr>
        <w:rFonts w:hint="default"/>
      </w:rPr>
    </w:lvl>
    <w:lvl w:ilvl="1" w:tplc="87D8F8BA">
      <w:start w:val="1"/>
      <w:numFmt w:val="lowerLetter"/>
      <w:lvlText w:val="(%2)"/>
      <w:lvlJc w:val="left"/>
      <w:pPr>
        <w:ind w:left="1200" w:hanging="360"/>
      </w:pPr>
      <w:rPr>
        <w:rFonts w:hint="default"/>
      </w:rPr>
    </w:lvl>
    <w:lvl w:ilvl="2" w:tplc="0416001B" w:tentative="1">
      <w:start w:val="1"/>
      <w:numFmt w:val="lowerRoman"/>
      <w:lvlText w:val="%3."/>
      <w:lvlJc w:val="right"/>
      <w:pPr>
        <w:ind w:left="1920" w:hanging="180"/>
      </w:pPr>
    </w:lvl>
    <w:lvl w:ilvl="3" w:tplc="0416000F" w:tentative="1">
      <w:start w:val="1"/>
      <w:numFmt w:val="decimal"/>
      <w:lvlText w:val="%4."/>
      <w:lvlJc w:val="left"/>
      <w:pPr>
        <w:ind w:left="2640" w:hanging="360"/>
      </w:pPr>
    </w:lvl>
    <w:lvl w:ilvl="4" w:tplc="04160019" w:tentative="1">
      <w:start w:val="1"/>
      <w:numFmt w:val="lowerLetter"/>
      <w:lvlText w:val="%5."/>
      <w:lvlJc w:val="left"/>
      <w:pPr>
        <w:ind w:left="3360" w:hanging="360"/>
      </w:pPr>
    </w:lvl>
    <w:lvl w:ilvl="5" w:tplc="0416001B" w:tentative="1">
      <w:start w:val="1"/>
      <w:numFmt w:val="lowerRoman"/>
      <w:lvlText w:val="%6."/>
      <w:lvlJc w:val="right"/>
      <w:pPr>
        <w:ind w:left="4080" w:hanging="180"/>
      </w:pPr>
    </w:lvl>
    <w:lvl w:ilvl="6" w:tplc="0416000F" w:tentative="1">
      <w:start w:val="1"/>
      <w:numFmt w:val="decimal"/>
      <w:lvlText w:val="%7."/>
      <w:lvlJc w:val="left"/>
      <w:pPr>
        <w:ind w:left="4800" w:hanging="360"/>
      </w:pPr>
    </w:lvl>
    <w:lvl w:ilvl="7" w:tplc="04160019" w:tentative="1">
      <w:start w:val="1"/>
      <w:numFmt w:val="lowerLetter"/>
      <w:lvlText w:val="%8."/>
      <w:lvlJc w:val="left"/>
      <w:pPr>
        <w:ind w:left="5520" w:hanging="360"/>
      </w:pPr>
    </w:lvl>
    <w:lvl w:ilvl="8" w:tplc="0416001B" w:tentative="1">
      <w:start w:val="1"/>
      <w:numFmt w:val="lowerRoman"/>
      <w:lvlText w:val="%9."/>
      <w:lvlJc w:val="right"/>
      <w:pPr>
        <w:ind w:left="6240" w:hanging="180"/>
      </w:pPr>
    </w:lvl>
  </w:abstractNum>
  <w:abstractNum w:abstractNumId="198" w15:restartNumberingAfterBreak="0">
    <w:nsid w:val="3D995D74"/>
    <w:multiLevelType w:val="hybridMultilevel"/>
    <w:tmpl w:val="82F69B10"/>
    <w:lvl w:ilvl="0" w:tplc="04160001">
      <w:start w:val="1"/>
      <w:numFmt w:val="bullet"/>
      <w:lvlText w:val=""/>
      <w:lvlJc w:val="left"/>
      <w:pPr>
        <w:ind w:left="1287" w:hanging="360"/>
      </w:pPr>
      <w:rPr>
        <w:rFonts w:ascii="Symbol" w:hAnsi="Symbol" w:hint="default"/>
      </w:rPr>
    </w:lvl>
    <w:lvl w:ilvl="1" w:tplc="04160001">
      <w:start w:val="1"/>
      <w:numFmt w:val="bullet"/>
      <w:lvlText w:val=""/>
      <w:lvlJc w:val="left"/>
      <w:pPr>
        <w:ind w:left="2007" w:hanging="360"/>
      </w:pPr>
      <w:rPr>
        <w:rFonts w:ascii="Symbol" w:hAnsi="Symbol"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99" w15:restartNumberingAfterBreak="0">
    <w:nsid w:val="3DA06989"/>
    <w:multiLevelType w:val="hybridMultilevel"/>
    <w:tmpl w:val="DB1A269E"/>
    <w:lvl w:ilvl="0" w:tplc="C9207DA2">
      <w:numFmt w:val="bullet"/>
      <w:lvlText w:val=""/>
      <w:lvlJc w:val="left"/>
      <w:pPr>
        <w:ind w:left="961" w:hanging="285"/>
      </w:pPr>
      <w:rPr>
        <w:rFonts w:ascii="Symbol" w:eastAsia="Symbol" w:hAnsi="Symbol" w:cs="Symbol" w:hint="default"/>
        <w:w w:val="100"/>
        <w:sz w:val="24"/>
        <w:szCs w:val="24"/>
        <w:lang w:val="pt-PT" w:eastAsia="pt-PT" w:bidi="pt-PT"/>
      </w:rPr>
    </w:lvl>
    <w:lvl w:ilvl="1" w:tplc="34D4F742">
      <w:numFmt w:val="bullet"/>
      <w:lvlText w:val="o"/>
      <w:lvlJc w:val="left"/>
      <w:pPr>
        <w:ind w:left="1244" w:hanging="283"/>
      </w:pPr>
      <w:rPr>
        <w:rFonts w:ascii="Courier New" w:eastAsia="Courier New" w:hAnsi="Courier New" w:cs="Courier New" w:hint="default"/>
        <w:w w:val="100"/>
        <w:sz w:val="24"/>
        <w:szCs w:val="24"/>
        <w:lang w:val="pt-PT" w:eastAsia="pt-PT" w:bidi="pt-PT"/>
      </w:rPr>
    </w:lvl>
    <w:lvl w:ilvl="2" w:tplc="5544A9E4">
      <w:numFmt w:val="bullet"/>
      <w:lvlText w:val="•"/>
      <w:lvlJc w:val="left"/>
      <w:pPr>
        <w:ind w:left="2198" w:hanging="283"/>
      </w:pPr>
      <w:rPr>
        <w:rFonts w:hint="default"/>
        <w:lang w:val="pt-PT" w:eastAsia="pt-PT" w:bidi="pt-PT"/>
      </w:rPr>
    </w:lvl>
    <w:lvl w:ilvl="3" w:tplc="27C65CDC">
      <w:numFmt w:val="bullet"/>
      <w:lvlText w:val="•"/>
      <w:lvlJc w:val="left"/>
      <w:pPr>
        <w:ind w:left="3156" w:hanging="283"/>
      </w:pPr>
      <w:rPr>
        <w:rFonts w:hint="default"/>
        <w:lang w:val="pt-PT" w:eastAsia="pt-PT" w:bidi="pt-PT"/>
      </w:rPr>
    </w:lvl>
    <w:lvl w:ilvl="4" w:tplc="C6428678">
      <w:numFmt w:val="bullet"/>
      <w:lvlText w:val="•"/>
      <w:lvlJc w:val="left"/>
      <w:pPr>
        <w:ind w:left="4115" w:hanging="283"/>
      </w:pPr>
      <w:rPr>
        <w:rFonts w:hint="default"/>
        <w:lang w:val="pt-PT" w:eastAsia="pt-PT" w:bidi="pt-PT"/>
      </w:rPr>
    </w:lvl>
    <w:lvl w:ilvl="5" w:tplc="30F21A90">
      <w:numFmt w:val="bullet"/>
      <w:lvlText w:val="•"/>
      <w:lvlJc w:val="left"/>
      <w:pPr>
        <w:ind w:left="5073" w:hanging="283"/>
      </w:pPr>
      <w:rPr>
        <w:rFonts w:hint="default"/>
        <w:lang w:val="pt-PT" w:eastAsia="pt-PT" w:bidi="pt-PT"/>
      </w:rPr>
    </w:lvl>
    <w:lvl w:ilvl="6" w:tplc="795C26EC">
      <w:numFmt w:val="bullet"/>
      <w:lvlText w:val="•"/>
      <w:lvlJc w:val="left"/>
      <w:pPr>
        <w:ind w:left="6031" w:hanging="283"/>
      </w:pPr>
      <w:rPr>
        <w:rFonts w:hint="default"/>
        <w:lang w:val="pt-PT" w:eastAsia="pt-PT" w:bidi="pt-PT"/>
      </w:rPr>
    </w:lvl>
    <w:lvl w:ilvl="7" w:tplc="7DCED162">
      <w:numFmt w:val="bullet"/>
      <w:lvlText w:val="•"/>
      <w:lvlJc w:val="left"/>
      <w:pPr>
        <w:ind w:left="6990" w:hanging="283"/>
      </w:pPr>
      <w:rPr>
        <w:rFonts w:hint="default"/>
        <w:lang w:val="pt-PT" w:eastAsia="pt-PT" w:bidi="pt-PT"/>
      </w:rPr>
    </w:lvl>
    <w:lvl w:ilvl="8" w:tplc="5C988862">
      <w:numFmt w:val="bullet"/>
      <w:lvlText w:val="•"/>
      <w:lvlJc w:val="left"/>
      <w:pPr>
        <w:ind w:left="7948" w:hanging="283"/>
      </w:pPr>
      <w:rPr>
        <w:rFonts w:hint="default"/>
        <w:lang w:val="pt-PT" w:eastAsia="pt-PT" w:bidi="pt-PT"/>
      </w:rPr>
    </w:lvl>
  </w:abstractNum>
  <w:abstractNum w:abstractNumId="200" w15:restartNumberingAfterBreak="0">
    <w:nsid w:val="3DDF5338"/>
    <w:multiLevelType w:val="hybridMultilevel"/>
    <w:tmpl w:val="B2480B76"/>
    <w:lvl w:ilvl="0" w:tplc="00005D17">
      <w:start w:val="1"/>
      <w:numFmt w:val="lowerLetter"/>
      <w:lvlText w:val="(%1)"/>
      <w:lvlJc w:val="left"/>
      <w:pPr>
        <w:tabs>
          <w:tab w:val="num" w:pos="2160"/>
        </w:tabs>
        <w:ind w:left="216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1" w15:restartNumberingAfterBreak="0">
    <w:nsid w:val="3E63198F"/>
    <w:multiLevelType w:val="hybridMultilevel"/>
    <w:tmpl w:val="B6E64BEA"/>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9F3087CA">
      <w:numFmt w:val="bullet"/>
      <w:lvlText w:val="•"/>
      <w:lvlJc w:val="left"/>
      <w:pPr>
        <w:ind w:left="2792" w:hanging="284"/>
      </w:pPr>
      <w:rPr>
        <w:rFonts w:ascii="Arial" w:eastAsia="Times New Roman" w:hAnsi="Arial" w:cs="Arial"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2" w15:restartNumberingAfterBreak="0">
    <w:nsid w:val="3E917A50"/>
    <w:multiLevelType w:val="hybridMultilevel"/>
    <w:tmpl w:val="569ADF3C"/>
    <w:lvl w:ilvl="0" w:tplc="949A871E">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3" w15:restartNumberingAfterBreak="0">
    <w:nsid w:val="3F0732D7"/>
    <w:multiLevelType w:val="hybridMultilevel"/>
    <w:tmpl w:val="C28036B6"/>
    <w:lvl w:ilvl="0" w:tplc="BC045E36">
      <w:start w:val="1"/>
      <w:numFmt w:val="lowerLetter"/>
      <w:lvlText w:val="(%1)"/>
      <w:lvlJc w:val="left"/>
      <w:pPr>
        <w:ind w:left="1022" w:hanging="360"/>
      </w:pPr>
      <w:rPr>
        <w:rFonts w:hint="default"/>
      </w:rPr>
    </w:lvl>
    <w:lvl w:ilvl="1" w:tplc="04160019">
      <w:start w:val="1"/>
      <w:numFmt w:val="lowerLetter"/>
      <w:lvlText w:val="%2."/>
      <w:lvlJc w:val="left"/>
      <w:pPr>
        <w:ind w:left="1742" w:hanging="360"/>
      </w:pPr>
    </w:lvl>
    <w:lvl w:ilvl="2" w:tplc="0416001B" w:tentative="1">
      <w:start w:val="1"/>
      <w:numFmt w:val="lowerRoman"/>
      <w:lvlText w:val="%3."/>
      <w:lvlJc w:val="right"/>
      <w:pPr>
        <w:ind w:left="2462" w:hanging="180"/>
      </w:pPr>
    </w:lvl>
    <w:lvl w:ilvl="3" w:tplc="0416000F" w:tentative="1">
      <w:start w:val="1"/>
      <w:numFmt w:val="decimal"/>
      <w:lvlText w:val="%4."/>
      <w:lvlJc w:val="left"/>
      <w:pPr>
        <w:ind w:left="3182" w:hanging="360"/>
      </w:pPr>
    </w:lvl>
    <w:lvl w:ilvl="4" w:tplc="04160019" w:tentative="1">
      <w:start w:val="1"/>
      <w:numFmt w:val="lowerLetter"/>
      <w:lvlText w:val="%5."/>
      <w:lvlJc w:val="left"/>
      <w:pPr>
        <w:ind w:left="3902" w:hanging="360"/>
      </w:pPr>
    </w:lvl>
    <w:lvl w:ilvl="5" w:tplc="0416001B" w:tentative="1">
      <w:start w:val="1"/>
      <w:numFmt w:val="lowerRoman"/>
      <w:lvlText w:val="%6."/>
      <w:lvlJc w:val="right"/>
      <w:pPr>
        <w:ind w:left="4622" w:hanging="180"/>
      </w:pPr>
    </w:lvl>
    <w:lvl w:ilvl="6" w:tplc="0416000F" w:tentative="1">
      <w:start w:val="1"/>
      <w:numFmt w:val="decimal"/>
      <w:lvlText w:val="%7."/>
      <w:lvlJc w:val="left"/>
      <w:pPr>
        <w:ind w:left="5342" w:hanging="360"/>
      </w:pPr>
    </w:lvl>
    <w:lvl w:ilvl="7" w:tplc="04160019" w:tentative="1">
      <w:start w:val="1"/>
      <w:numFmt w:val="lowerLetter"/>
      <w:lvlText w:val="%8."/>
      <w:lvlJc w:val="left"/>
      <w:pPr>
        <w:ind w:left="6062" w:hanging="360"/>
      </w:pPr>
    </w:lvl>
    <w:lvl w:ilvl="8" w:tplc="0416001B" w:tentative="1">
      <w:start w:val="1"/>
      <w:numFmt w:val="lowerRoman"/>
      <w:lvlText w:val="%9."/>
      <w:lvlJc w:val="right"/>
      <w:pPr>
        <w:ind w:left="6782" w:hanging="180"/>
      </w:pPr>
    </w:lvl>
  </w:abstractNum>
  <w:abstractNum w:abstractNumId="204" w15:restartNumberingAfterBreak="0">
    <w:nsid w:val="3F391DF9"/>
    <w:multiLevelType w:val="hybridMultilevel"/>
    <w:tmpl w:val="4282C5B8"/>
    <w:lvl w:ilvl="0" w:tplc="2C0A0001">
      <w:start w:val="1"/>
      <w:numFmt w:val="bullet"/>
      <w:lvlText w:val=""/>
      <w:lvlJc w:val="left"/>
      <w:pPr>
        <w:tabs>
          <w:tab w:val="num" w:pos="1068"/>
        </w:tabs>
        <w:ind w:left="1068" w:hanging="360"/>
      </w:pPr>
      <w:rPr>
        <w:rFonts w:ascii="Symbol" w:hAnsi="Symbol"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5" w15:restartNumberingAfterBreak="0">
    <w:nsid w:val="4037376C"/>
    <w:multiLevelType w:val="hybridMultilevel"/>
    <w:tmpl w:val="32E62048"/>
    <w:lvl w:ilvl="0" w:tplc="3F7A7B64">
      <w:start w:val="1"/>
      <w:numFmt w:val="lowerLetter"/>
      <w:lvlText w:val="(%1)"/>
      <w:lvlJc w:val="left"/>
      <w:pPr>
        <w:ind w:left="1070" w:hanging="360"/>
      </w:pPr>
      <w:rPr>
        <w:rFonts w:hint="default"/>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06" w15:restartNumberingAfterBreak="0">
    <w:nsid w:val="40926154"/>
    <w:multiLevelType w:val="hybridMultilevel"/>
    <w:tmpl w:val="95321828"/>
    <w:lvl w:ilvl="0" w:tplc="F142F8D4">
      <w:start w:val="1"/>
      <w:numFmt w:val="lowerLetter"/>
      <w:lvlText w:val="(%1)"/>
      <w:lvlJc w:val="left"/>
      <w:pPr>
        <w:ind w:left="1170" w:hanging="360"/>
      </w:pPr>
      <w:rPr>
        <w:rFonts w:hint="default"/>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07" w15:restartNumberingAfterBreak="0">
    <w:nsid w:val="40937933"/>
    <w:multiLevelType w:val="hybridMultilevel"/>
    <w:tmpl w:val="04A8ED80"/>
    <w:lvl w:ilvl="0" w:tplc="14E6052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8" w15:restartNumberingAfterBreak="0">
    <w:nsid w:val="40EC5238"/>
    <w:multiLevelType w:val="hybridMultilevel"/>
    <w:tmpl w:val="DAEE6B8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09" w15:restartNumberingAfterBreak="0">
    <w:nsid w:val="410C2BC0"/>
    <w:multiLevelType w:val="singleLevel"/>
    <w:tmpl w:val="1AAED69A"/>
    <w:lvl w:ilvl="0">
      <w:start w:val="1"/>
      <w:numFmt w:val="lowerLetter"/>
      <w:lvlText w:val="(%1)"/>
      <w:lvlJc w:val="left"/>
      <w:pPr>
        <w:tabs>
          <w:tab w:val="num" w:pos="360"/>
        </w:tabs>
        <w:ind w:left="360" w:hanging="360"/>
      </w:pPr>
      <w:rPr>
        <w:rFonts w:ascii="Arial" w:eastAsia="Times New Roman" w:hAnsi="Arial" w:cs="Arial" w:hint="default"/>
      </w:rPr>
    </w:lvl>
  </w:abstractNum>
  <w:abstractNum w:abstractNumId="210" w15:restartNumberingAfterBreak="0">
    <w:nsid w:val="41133E61"/>
    <w:multiLevelType w:val="hybridMultilevel"/>
    <w:tmpl w:val="F966495A"/>
    <w:lvl w:ilvl="0" w:tplc="680634C8">
      <w:start w:val="1"/>
      <w:numFmt w:val="lowerLetter"/>
      <w:lvlText w:val="(%1)"/>
      <w:lvlJc w:val="left"/>
      <w:pPr>
        <w:ind w:left="1260" w:hanging="720"/>
      </w:pPr>
      <w:rPr>
        <w:rFonts w:ascii="Times New Roman" w:eastAsia="Times New Roman"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1" w15:restartNumberingAfterBreak="0">
    <w:nsid w:val="416623B4"/>
    <w:multiLevelType w:val="hybridMultilevel"/>
    <w:tmpl w:val="CF349A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2" w15:restartNumberingAfterBreak="0">
    <w:nsid w:val="41AB0B30"/>
    <w:multiLevelType w:val="hybridMultilevel"/>
    <w:tmpl w:val="B9824CE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3" w15:restartNumberingAfterBreak="0">
    <w:nsid w:val="41BB6EE9"/>
    <w:multiLevelType w:val="hybridMultilevel"/>
    <w:tmpl w:val="C06688CE"/>
    <w:lvl w:ilvl="0" w:tplc="0409000F">
      <w:start w:val="8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20F7416"/>
    <w:multiLevelType w:val="hybridMultilevel"/>
    <w:tmpl w:val="61A2E17A"/>
    <w:lvl w:ilvl="0" w:tplc="95685E98">
      <w:start w:val="1"/>
      <w:numFmt w:val="lowerLetter"/>
      <w:lvlText w:val="(%1)"/>
      <w:lvlJc w:val="left"/>
      <w:pPr>
        <w:ind w:left="1353"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5" w15:restartNumberingAfterBreak="0">
    <w:nsid w:val="422B2474"/>
    <w:multiLevelType w:val="hybridMultilevel"/>
    <w:tmpl w:val="8020C60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16" w15:restartNumberingAfterBreak="0">
    <w:nsid w:val="42981078"/>
    <w:multiLevelType w:val="hybridMultilevel"/>
    <w:tmpl w:val="60F02F42"/>
    <w:lvl w:ilvl="0" w:tplc="AD14598A">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17" w15:restartNumberingAfterBreak="0">
    <w:nsid w:val="42CE217F"/>
    <w:multiLevelType w:val="hybridMultilevel"/>
    <w:tmpl w:val="3C225216"/>
    <w:lvl w:ilvl="0" w:tplc="04160001">
      <w:start w:val="1"/>
      <w:numFmt w:val="bullet"/>
      <w:lvlText w:val=""/>
      <w:lvlJc w:val="left"/>
      <w:pPr>
        <w:ind w:left="1287" w:hanging="360"/>
      </w:pPr>
      <w:rPr>
        <w:rFonts w:ascii="Symbol" w:hAnsi="Symbol" w:hint="default"/>
      </w:rPr>
    </w:lvl>
    <w:lvl w:ilvl="1" w:tplc="9C9C825A">
      <w:numFmt w:val="bullet"/>
      <w:lvlText w:val="•"/>
      <w:lvlJc w:val="left"/>
      <w:pPr>
        <w:ind w:left="2007" w:hanging="360"/>
      </w:pPr>
      <w:rPr>
        <w:rFonts w:ascii="Times New Roman" w:eastAsia="Times New Roman" w:hAnsi="Times New Roman" w:cs="Times New Roman"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18" w15:restartNumberingAfterBreak="0">
    <w:nsid w:val="433D455C"/>
    <w:multiLevelType w:val="hybridMultilevel"/>
    <w:tmpl w:val="601698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9" w15:restartNumberingAfterBreak="0">
    <w:nsid w:val="43624208"/>
    <w:multiLevelType w:val="hybridMultilevel"/>
    <w:tmpl w:val="D6A4F292"/>
    <w:lvl w:ilvl="0" w:tplc="5114C57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0" w15:restartNumberingAfterBreak="0">
    <w:nsid w:val="437529FF"/>
    <w:multiLevelType w:val="hybridMultilevel"/>
    <w:tmpl w:val="BC942BFE"/>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3EB5278"/>
    <w:multiLevelType w:val="hybridMultilevel"/>
    <w:tmpl w:val="2C12F702"/>
    <w:lvl w:ilvl="0" w:tplc="B71E75C0">
      <w:start w:val="1"/>
      <w:numFmt w:val="bullet"/>
      <w:pStyle w:val="IFACBullet3"/>
      <w:lvlText w:val="–"/>
      <w:lvlJc w:val="left"/>
      <w:pPr>
        <w:ind w:left="720" w:hanging="360"/>
      </w:pPr>
      <w:rPr>
        <w:rFonts w:ascii="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4761D1A"/>
    <w:multiLevelType w:val="hybridMultilevel"/>
    <w:tmpl w:val="2FBCA316"/>
    <w:lvl w:ilvl="0" w:tplc="04160003">
      <w:start w:val="1"/>
      <w:numFmt w:val="bullet"/>
      <w:lvlText w:val="o"/>
      <w:lvlJc w:val="left"/>
      <w:pPr>
        <w:ind w:left="1654" w:hanging="360"/>
      </w:pPr>
      <w:rPr>
        <w:rFonts w:ascii="Courier New" w:hAnsi="Courier New" w:cs="Courier New" w:hint="default"/>
        <w:w w:val="130"/>
      </w:rPr>
    </w:lvl>
    <w:lvl w:ilvl="1" w:tplc="04160003" w:tentative="1">
      <w:start w:val="1"/>
      <w:numFmt w:val="bullet"/>
      <w:lvlText w:val="o"/>
      <w:lvlJc w:val="left"/>
      <w:pPr>
        <w:ind w:left="2087" w:hanging="360"/>
      </w:pPr>
      <w:rPr>
        <w:rFonts w:ascii="Courier New" w:hAnsi="Courier New" w:cs="Courier New" w:hint="default"/>
      </w:rPr>
    </w:lvl>
    <w:lvl w:ilvl="2" w:tplc="04160005" w:tentative="1">
      <w:start w:val="1"/>
      <w:numFmt w:val="bullet"/>
      <w:lvlText w:val=""/>
      <w:lvlJc w:val="left"/>
      <w:pPr>
        <w:ind w:left="2807" w:hanging="360"/>
      </w:pPr>
      <w:rPr>
        <w:rFonts w:ascii="Wingdings" w:hAnsi="Wingdings" w:hint="default"/>
      </w:rPr>
    </w:lvl>
    <w:lvl w:ilvl="3" w:tplc="04160001" w:tentative="1">
      <w:start w:val="1"/>
      <w:numFmt w:val="bullet"/>
      <w:lvlText w:val=""/>
      <w:lvlJc w:val="left"/>
      <w:pPr>
        <w:ind w:left="3527" w:hanging="360"/>
      </w:pPr>
      <w:rPr>
        <w:rFonts w:ascii="Symbol" w:hAnsi="Symbol" w:hint="default"/>
      </w:rPr>
    </w:lvl>
    <w:lvl w:ilvl="4" w:tplc="04160003" w:tentative="1">
      <w:start w:val="1"/>
      <w:numFmt w:val="bullet"/>
      <w:lvlText w:val="o"/>
      <w:lvlJc w:val="left"/>
      <w:pPr>
        <w:ind w:left="4247" w:hanging="360"/>
      </w:pPr>
      <w:rPr>
        <w:rFonts w:ascii="Courier New" w:hAnsi="Courier New" w:cs="Courier New" w:hint="default"/>
      </w:rPr>
    </w:lvl>
    <w:lvl w:ilvl="5" w:tplc="04160005" w:tentative="1">
      <w:start w:val="1"/>
      <w:numFmt w:val="bullet"/>
      <w:lvlText w:val=""/>
      <w:lvlJc w:val="left"/>
      <w:pPr>
        <w:ind w:left="4967" w:hanging="360"/>
      </w:pPr>
      <w:rPr>
        <w:rFonts w:ascii="Wingdings" w:hAnsi="Wingdings" w:hint="default"/>
      </w:rPr>
    </w:lvl>
    <w:lvl w:ilvl="6" w:tplc="04160001" w:tentative="1">
      <w:start w:val="1"/>
      <w:numFmt w:val="bullet"/>
      <w:lvlText w:val=""/>
      <w:lvlJc w:val="left"/>
      <w:pPr>
        <w:ind w:left="5687" w:hanging="360"/>
      </w:pPr>
      <w:rPr>
        <w:rFonts w:ascii="Symbol" w:hAnsi="Symbol" w:hint="default"/>
      </w:rPr>
    </w:lvl>
    <w:lvl w:ilvl="7" w:tplc="04160003" w:tentative="1">
      <w:start w:val="1"/>
      <w:numFmt w:val="bullet"/>
      <w:lvlText w:val="o"/>
      <w:lvlJc w:val="left"/>
      <w:pPr>
        <w:ind w:left="6407" w:hanging="360"/>
      </w:pPr>
      <w:rPr>
        <w:rFonts w:ascii="Courier New" w:hAnsi="Courier New" w:cs="Courier New" w:hint="default"/>
      </w:rPr>
    </w:lvl>
    <w:lvl w:ilvl="8" w:tplc="04160005" w:tentative="1">
      <w:start w:val="1"/>
      <w:numFmt w:val="bullet"/>
      <w:lvlText w:val=""/>
      <w:lvlJc w:val="left"/>
      <w:pPr>
        <w:ind w:left="7127" w:hanging="360"/>
      </w:pPr>
      <w:rPr>
        <w:rFonts w:ascii="Wingdings" w:hAnsi="Wingdings" w:hint="default"/>
      </w:rPr>
    </w:lvl>
  </w:abstractNum>
  <w:abstractNum w:abstractNumId="223" w15:restartNumberingAfterBreak="0">
    <w:nsid w:val="449D09D8"/>
    <w:multiLevelType w:val="hybridMultilevel"/>
    <w:tmpl w:val="F9D2B678"/>
    <w:lvl w:ilvl="0" w:tplc="95F8C56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4" w15:restartNumberingAfterBreak="0">
    <w:nsid w:val="45307B3E"/>
    <w:multiLevelType w:val="hybridMultilevel"/>
    <w:tmpl w:val="78A26E9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25" w15:restartNumberingAfterBreak="0">
    <w:nsid w:val="454F261D"/>
    <w:multiLevelType w:val="hybridMultilevel"/>
    <w:tmpl w:val="CE2AA352"/>
    <w:lvl w:ilvl="0" w:tplc="00002F84">
      <w:start w:val="1"/>
      <w:numFmt w:val="lowerLetter"/>
      <w:lvlText w:val="(%1)"/>
      <w:lvlJc w:val="left"/>
      <w:pPr>
        <w:tabs>
          <w:tab w:val="num" w:pos="1440"/>
        </w:tabs>
        <w:ind w:left="144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6" w15:restartNumberingAfterBreak="0">
    <w:nsid w:val="45F876D6"/>
    <w:multiLevelType w:val="hybridMultilevel"/>
    <w:tmpl w:val="7018D2C2"/>
    <w:lvl w:ilvl="0" w:tplc="04160001">
      <w:start w:val="1"/>
      <w:numFmt w:val="bullet"/>
      <w:lvlText w:val=""/>
      <w:lvlJc w:val="left"/>
      <w:pPr>
        <w:ind w:left="1287" w:hanging="360"/>
      </w:pPr>
      <w:rPr>
        <w:rFonts w:ascii="Symbol" w:hAnsi="Symbol" w:hint="default"/>
      </w:rPr>
    </w:lvl>
    <w:lvl w:ilvl="1" w:tplc="04160001">
      <w:start w:val="1"/>
      <w:numFmt w:val="bullet"/>
      <w:lvlText w:val=""/>
      <w:lvlJc w:val="left"/>
      <w:pPr>
        <w:ind w:left="2007" w:hanging="360"/>
      </w:pPr>
      <w:rPr>
        <w:rFonts w:ascii="Symbol" w:hAnsi="Symbol" w:hint="default"/>
      </w:rPr>
    </w:lvl>
    <w:lvl w:ilvl="2" w:tplc="04160001">
      <w:start w:val="1"/>
      <w:numFmt w:val="bullet"/>
      <w:lvlText w:val=""/>
      <w:lvlJc w:val="left"/>
      <w:pPr>
        <w:ind w:left="3087" w:hanging="720"/>
      </w:pPr>
      <w:rPr>
        <w:rFonts w:ascii="Symbol" w:hAnsi="Symbol" w:hint="default"/>
      </w:rPr>
    </w:lvl>
    <w:lvl w:ilvl="3" w:tplc="04160001">
      <w:start w:val="1"/>
      <w:numFmt w:val="bullet"/>
      <w:lvlText w:val=""/>
      <w:lvlJc w:val="left"/>
      <w:pPr>
        <w:ind w:left="3807" w:hanging="720"/>
      </w:pPr>
      <w:rPr>
        <w:rFonts w:ascii="Symbol" w:hAnsi="Symbol" w:hint="default"/>
      </w:rPr>
    </w:lvl>
    <w:lvl w:ilvl="4" w:tplc="04160001">
      <w:start w:val="1"/>
      <w:numFmt w:val="bullet"/>
      <w:lvlText w:val=""/>
      <w:lvlJc w:val="left"/>
      <w:pPr>
        <w:ind w:left="4527" w:hanging="720"/>
      </w:pPr>
      <w:rPr>
        <w:rFonts w:ascii="Symbol" w:hAnsi="Symbol"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27" w15:restartNumberingAfterBreak="0">
    <w:nsid w:val="466264A6"/>
    <w:multiLevelType w:val="hybridMultilevel"/>
    <w:tmpl w:val="23A49AAA"/>
    <w:lvl w:ilvl="0" w:tplc="1DA23F9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8" w15:restartNumberingAfterBreak="0">
    <w:nsid w:val="46765015"/>
    <w:multiLevelType w:val="hybridMultilevel"/>
    <w:tmpl w:val="FE466436"/>
    <w:lvl w:ilvl="0" w:tplc="EAA66F3A">
      <w:start w:val="1"/>
      <w:numFmt w:val="lowerLetter"/>
      <w:lvlText w:val="(%1)"/>
      <w:lvlJc w:val="left"/>
      <w:pPr>
        <w:ind w:left="1103" w:hanging="426"/>
      </w:pPr>
      <w:rPr>
        <w:rFonts w:ascii="Times New Roman" w:eastAsia="Times New Roman" w:hAnsi="Times New Roman" w:cs="Times New Roman" w:hint="default"/>
        <w:spacing w:val="-21"/>
        <w:w w:val="100"/>
        <w:sz w:val="24"/>
        <w:szCs w:val="24"/>
        <w:lang w:val="pt-PT" w:eastAsia="pt-PT" w:bidi="pt-PT"/>
      </w:rPr>
    </w:lvl>
    <w:lvl w:ilvl="1" w:tplc="8662E354">
      <w:numFmt w:val="bullet"/>
      <w:lvlText w:val="•"/>
      <w:lvlJc w:val="left"/>
      <w:pPr>
        <w:ind w:left="1976" w:hanging="426"/>
      </w:pPr>
      <w:rPr>
        <w:rFonts w:hint="default"/>
        <w:lang w:val="pt-PT" w:eastAsia="pt-PT" w:bidi="pt-PT"/>
      </w:rPr>
    </w:lvl>
    <w:lvl w:ilvl="2" w:tplc="C8E44DA0">
      <w:numFmt w:val="bullet"/>
      <w:lvlText w:val="•"/>
      <w:lvlJc w:val="left"/>
      <w:pPr>
        <w:ind w:left="2853" w:hanging="426"/>
      </w:pPr>
      <w:rPr>
        <w:rFonts w:hint="default"/>
        <w:lang w:val="pt-PT" w:eastAsia="pt-PT" w:bidi="pt-PT"/>
      </w:rPr>
    </w:lvl>
    <w:lvl w:ilvl="3" w:tplc="7AD267FE">
      <w:numFmt w:val="bullet"/>
      <w:lvlText w:val="•"/>
      <w:lvlJc w:val="left"/>
      <w:pPr>
        <w:ind w:left="3729" w:hanging="426"/>
      </w:pPr>
      <w:rPr>
        <w:rFonts w:hint="default"/>
        <w:lang w:val="pt-PT" w:eastAsia="pt-PT" w:bidi="pt-PT"/>
      </w:rPr>
    </w:lvl>
    <w:lvl w:ilvl="4" w:tplc="F3827AD6">
      <w:numFmt w:val="bullet"/>
      <w:lvlText w:val="•"/>
      <w:lvlJc w:val="left"/>
      <w:pPr>
        <w:ind w:left="4606" w:hanging="426"/>
      </w:pPr>
      <w:rPr>
        <w:rFonts w:hint="default"/>
        <w:lang w:val="pt-PT" w:eastAsia="pt-PT" w:bidi="pt-PT"/>
      </w:rPr>
    </w:lvl>
    <w:lvl w:ilvl="5" w:tplc="D380706E">
      <w:numFmt w:val="bullet"/>
      <w:lvlText w:val="•"/>
      <w:lvlJc w:val="left"/>
      <w:pPr>
        <w:ind w:left="5482" w:hanging="426"/>
      </w:pPr>
      <w:rPr>
        <w:rFonts w:hint="default"/>
        <w:lang w:val="pt-PT" w:eastAsia="pt-PT" w:bidi="pt-PT"/>
      </w:rPr>
    </w:lvl>
    <w:lvl w:ilvl="6" w:tplc="9B88598A">
      <w:numFmt w:val="bullet"/>
      <w:lvlText w:val="•"/>
      <w:lvlJc w:val="left"/>
      <w:pPr>
        <w:ind w:left="6359" w:hanging="426"/>
      </w:pPr>
      <w:rPr>
        <w:rFonts w:hint="default"/>
        <w:lang w:val="pt-PT" w:eastAsia="pt-PT" w:bidi="pt-PT"/>
      </w:rPr>
    </w:lvl>
    <w:lvl w:ilvl="7" w:tplc="678A806A">
      <w:numFmt w:val="bullet"/>
      <w:lvlText w:val="•"/>
      <w:lvlJc w:val="left"/>
      <w:pPr>
        <w:ind w:left="7235" w:hanging="426"/>
      </w:pPr>
      <w:rPr>
        <w:rFonts w:hint="default"/>
        <w:lang w:val="pt-PT" w:eastAsia="pt-PT" w:bidi="pt-PT"/>
      </w:rPr>
    </w:lvl>
    <w:lvl w:ilvl="8" w:tplc="FAF8AF98">
      <w:numFmt w:val="bullet"/>
      <w:lvlText w:val="•"/>
      <w:lvlJc w:val="left"/>
      <w:pPr>
        <w:ind w:left="8112" w:hanging="426"/>
      </w:pPr>
      <w:rPr>
        <w:rFonts w:hint="default"/>
        <w:lang w:val="pt-PT" w:eastAsia="pt-PT" w:bidi="pt-PT"/>
      </w:rPr>
    </w:lvl>
  </w:abstractNum>
  <w:abstractNum w:abstractNumId="229" w15:restartNumberingAfterBreak="0">
    <w:nsid w:val="468F2801"/>
    <w:multiLevelType w:val="hybridMultilevel"/>
    <w:tmpl w:val="8926DE2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0" w15:restartNumberingAfterBreak="0">
    <w:nsid w:val="46CB2BD1"/>
    <w:multiLevelType w:val="hybridMultilevel"/>
    <w:tmpl w:val="00005718"/>
    <w:lvl w:ilvl="0" w:tplc="0000749F">
      <w:start w:val="22"/>
      <w:numFmt w:val="decimal"/>
      <w:pStyle w:val="numberedparagraph"/>
      <w:lvlText w:val="%1."/>
      <w:lvlJc w:val="left"/>
      <w:pPr>
        <w:tabs>
          <w:tab w:val="num" w:pos="720"/>
        </w:tabs>
        <w:ind w:left="720" w:hanging="360"/>
      </w:pPr>
    </w:lvl>
    <w:lvl w:ilvl="1" w:tplc="00002F15">
      <w:start w:val="1"/>
      <w:numFmt w:val="lowerLetter"/>
      <w:lvlText w:val="(%2)"/>
      <w:lvlJc w:val="left"/>
      <w:pPr>
        <w:tabs>
          <w:tab w:val="num" w:pos="1440"/>
        </w:tabs>
        <w:ind w:left="1440" w:hanging="360"/>
      </w:pPr>
    </w:lvl>
    <w:lvl w:ilvl="2" w:tplc="00004242">
      <w:start w:val="1"/>
      <w:numFmt w:val="lowerRoman"/>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1" w15:restartNumberingAfterBreak="0">
    <w:nsid w:val="46DB05C0"/>
    <w:multiLevelType w:val="hybridMultilevel"/>
    <w:tmpl w:val="8CBEEE78"/>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2" w15:restartNumberingAfterBreak="0">
    <w:nsid w:val="47333C70"/>
    <w:multiLevelType w:val="hybridMultilevel"/>
    <w:tmpl w:val="85B02C0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3" w15:restartNumberingAfterBreak="0">
    <w:nsid w:val="47CC278F"/>
    <w:multiLevelType w:val="hybridMultilevel"/>
    <w:tmpl w:val="88663650"/>
    <w:lvl w:ilvl="0" w:tplc="FCF88122">
      <w:start w:val="1"/>
      <w:numFmt w:val="lowerLetter"/>
      <w:lvlText w:val="(%1)"/>
      <w:lvlJc w:val="left"/>
      <w:pPr>
        <w:ind w:left="1353"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4" w15:restartNumberingAfterBreak="0">
    <w:nsid w:val="47D45B0B"/>
    <w:multiLevelType w:val="hybridMultilevel"/>
    <w:tmpl w:val="03C867F6"/>
    <w:lvl w:ilvl="0" w:tplc="04160003">
      <w:start w:val="1"/>
      <w:numFmt w:val="bullet"/>
      <w:lvlText w:val="o"/>
      <w:lvlJc w:val="left"/>
      <w:pPr>
        <w:ind w:left="1713" w:hanging="360"/>
      </w:pPr>
      <w:rPr>
        <w:rFonts w:ascii="Courier New" w:hAnsi="Courier New" w:cs="Courier New"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235" w15:restartNumberingAfterBreak="0">
    <w:nsid w:val="47DE5C6B"/>
    <w:multiLevelType w:val="hybridMultilevel"/>
    <w:tmpl w:val="782C988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1">
      <w:start w:val="1"/>
      <w:numFmt w:val="bullet"/>
      <w:lvlText w:val=""/>
      <w:lvlJc w:val="left"/>
      <w:pPr>
        <w:ind w:left="2727" w:hanging="360"/>
      </w:pPr>
      <w:rPr>
        <w:rFonts w:ascii="Symbol" w:hAnsi="Symbol"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6" w15:restartNumberingAfterBreak="0">
    <w:nsid w:val="488A2080"/>
    <w:multiLevelType w:val="hybridMultilevel"/>
    <w:tmpl w:val="C6A684E4"/>
    <w:lvl w:ilvl="0" w:tplc="C540E396">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7" w15:restartNumberingAfterBreak="0">
    <w:nsid w:val="489369A1"/>
    <w:multiLevelType w:val="hybridMultilevel"/>
    <w:tmpl w:val="088AEFA4"/>
    <w:lvl w:ilvl="0" w:tplc="EB106866">
      <w:start w:val="1"/>
      <w:numFmt w:val="lowerLetter"/>
      <w:lvlText w:val="(%1)"/>
      <w:lvlJc w:val="left"/>
      <w:pPr>
        <w:ind w:left="720" w:hanging="360"/>
      </w:pPr>
      <w:rPr>
        <w:rFonts w:hint="default"/>
      </w:rPr>
    </w:lvl>
    <w:lvl w:ilvl="1" w:tplc="A4AE4F90">
      <w:start w:val="1"/>
      <w:numFmt w:val="bullet"/>
      <w:lvlText w:val="o"/>
      <w:lvlJc w:val="left"/>
      <w:pPr>
        <w:ind w:left="1440" w:hanging="360"/>
      </w:pPr>
      <w:rPr>
        <w:rFonts w:ascii="Courier New" w:hAnsi="Courier New"/>
      </w:rPr>
    </w:lvl>
    <w:lvl w:ilvl="2" w:tplc="CA20A50A">
      <w:start w:val="1"/>
      <w:numFmt w:val="bullet"/>
      <w:lvlText w:val=""/>
      <w:lvlJc w:val="left"/>
      <w:pPr>
        <w:ind w:left="2160" w:hanging="360"/>
      </w:pPr>
      <w:rPr>
        <w:rFonts w:ascii="Wingdings" w:hAnsi="Wingdings"/>
      </w:rPr>
    </w:lvl>
    <w:lvl w:ilvl="3" w:tplc="178CC5D0">
      <w:start w:val="1"/>
      <w:numFmt w:val="bullet"/>
      <w:lvlText w:val=""/>
      <w:lvlJc w:val="left"/>
      <w:pPr>
        <w:ind w:left="2880" w:hanging="360"/>
      </w:pPr>
      <w:rPr>
        <w:rFonts w:ascii="Symbol" w:hAnsi="Symbol"/>
      </w:rPr>
    </w:lvl>
    <w:lvl w:ilvl="4" w:tplc="6AA6CBAE">
      <w:start w:val="1"/>
      <w:numFmt w:val="bullet"/>
      <w:lvlText w:val="o"/>
      <w:lvlJc w:val="left"/>
      <w:pPr>
        <w:ind w:left="3600" w:hanging="360"/>
      </w:pPr>
      <w:rPr>
        <w:rFonts w:ascii="Courier New" w:hAnsi="Courier New"/>
      </w:rPr>
    </w:lvl>
    <w:lvl w:ilvl="5" w:tplc="54E66608">
      <w:start w:val="1"/>
      <w:numFmt w:val="bullet"/>
      <w:lvlText w:val=""/>
      <w:lvlJc w:val="left"/>
      <w:pPr>
        <w:ind w:left="4320" w:hanging="360"/>
      </w:pPr>
      <w:rPr>
        <w:rFonts w:ascii="Wingdings" w:hAnsi="Wingdings"/>
      </w:rPr>
    </w:lvl>
    <w:lvl w:ilvl="6" w:tplc="A726C928">
      <w:start w:val="1"/>
      <w:numFmt w:val="bullet"/>
      <w:lvlText w:val=""/>
      <w:lvlJc w:val="left"/>
      <w:pPr>
        <w:ind w:left="5040" w:hanging="360"/>
      </w:pPr>
      <w:rPr>
        <w:rFonts w:ascii="Symbol" w:hAnsi="Symbol"/>
      </w:rPr>
    </w:lvl>
    <w:lvl w:ilvl="7" w:tplc="BAD644DA">
      <w:start w:val="1"/>
      <w:numFmt w:val="bullet"/>
      <w:lvlText w:val="o"/>
      <w:lvlJc w:val="left"/>
      <w:pPr>
        <w:ind w:left="5760" w:hanging="360"/>
      </w:pPr>
      <w:rPr>
        <w:rFonts w:ascii="Courier New" w:hAnsi="Courier New"/>
      </w:rPr>
    </w:lvl>
    <w:lvl w:ilvl="8" w:tplc="ADDAFBB2">
      <w:start w:val="1"/>
      <w:numFmt w:val="bullet"/>
      <w:lvlText w:val=""/>
      <w:lvlJc w:val="left"/>
      <w:pPr>
        <w:ind w:left="6480" w:hanging="360"/>
      </w:pPr>
      <w:rPr>
        <w:rFonts w:ascii="Wingdings" w:hAnsi="Wingdings"/>
      </w:rPr>
    </w:lvl>
  </w:abstractNum>
  <w:abstractNum w:abstractNumId="238" w15:restartNumberingAfterBreak="0">
    <w:nsid w:val="49562717"/>
    <w:multiLevelType w:val="hybridMultilevel"/>
    <w:tmpl w:val="5838BEF6"/>
    <w:lvl w:ilvl="0" w:tplc="C6C61816">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39" w15:restartNumberingAfterBreak="0">
    <w:nsid w:val="49685BBA"/>
    <w:multiLevelType w:val="hybridMultilevel"/>
    <w:tmpl w:val="81F036DE"/>
    <w:lvl w:ilvl="0" w:tplc="5336A70A">
      <w:start w:val="1"/>
      <w:numFmt w:val="decimal"/>
      <w:lvlText w:val="%1."/>
      <w:lvlJc w:val="left"/>
      <w:pPr>
        <w:ind w:left="549"/>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6428C31A">
      <w:start w:val="1"/>
      <w:numFmt w:val="lowerLetter"/>
      <w:lvlText w:val="(%2)"/>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20096C">
      <w:start w:val="1"/>
      <w:numFmt w:val="lowerRoman"/>
      <w:lvlText w:val="%3"/>
      <w:lvlJc w:val="left"/>
      <w:pPr>
        <w:ind w:left="16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1E29C6">
      <w:start w:val="1"/>
      <w:numFmt w:val="decimal"/>
      <w:lvlText w:val="%4"/>
      <w:lvlJc w:val="left"/>
      <w:pPr>
        <w:ind w:left="23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966380">
      <w:start w:val="1"/>
      <w:numFmt w:val="lowerLetter"/>
      <w:lvlText w:val="%5"/>
      <w:lvlJc w:val="left"/>
      <w:pPr>
        <w:ind w:left="3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F6AAE5A">
      <w:start w:val="1"/>
      <w:numFmt w:val="lowerRoman"/>
      <w:lvlText w:val="%6"/>
      <w:lvlJc w:val="left"/>
      <w:pPr>
        <w:ind w:left="37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0C0CA6">
      <w:start w:val="1"/>
      <w:numFmt w:val="decimal"/>
      <w:lvlText w:val="%7"/>
      <w:lvlJc w:val="left"/>
      <w:pPr>
        <w:ind w:left="45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FC77BE">
      <w:start w:val="1"/>
      <w:numFmt w:val="lowerLetter"/>
      <w:lvlText w:val="%8"/>
      <w:lvlJc w:val="left"/>
      <w:pPr>
        <w:ind w:left="5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88A1DE">
      <w:start w:val="1"/>
      <w:numFmt w:val="lowerRoman"/>
      <w:lvlText w:val="%9"/>
      <w:lvlJc w:val="left"/>
      <w:pPr>
        <w:ind w:left="5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49D0080F"/>
    <w:multiLevelType w:val="hybridMultilevel"/>
    <w:tmpl w:val="4C20E812"/>
    <w:lvl w:ilvl="0" w:tplc="14C4EC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1" w15:restartNumberingAfterBreak="0">
    <w:nsid w:val="4A1E1766"/>
    <w:multiLevelType w:val="hybridMultilevel"/>
    <w:tmpl w:val="CF685C42"/>
    <w:lvl w:ilvl="0" w:tplc="2B2214E0">
      <w:numFmt w:val="bullet"/>
      <w:lvlText w:val=""/>
      <w:lvlJc w:val="left"/>
      <w:pPr>
        <w:tabs>
          <w:tab w:val="num" w:pos="1636"/>
        </w:tabs>
        <w:ind w:left="1636" w:hanging="360"/>
      </w:pPr>
      <w:rPr>
        <w:rFonts w:ascii="Symbol" w:eastAsia="Arial" w:hAnsi="Symbol" w:cs="Times New Roman" w:hint="default"/>
        <w:color w:val="auto"/>
        <w:sz w:val="20"/>
        <w:szCs w:val="20"/>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2" w15:restartNumberingAfterBreak="0">
    <w:nsid w:val="4A3A44C6"/>
    <w:multiLevelType w:val="hybridMultilevel"/>
    <w:tmpl w:val="5BBA640C"/>
    <w:lvl w:ilvl="0" w:tplc="14D491DE">
      <w:start w:val="1"/>
      <w:numFmt w:val="lowerRoman"/>
      <w:lvlText w:val="%1."/>
      <w:lvlJc w:val="left"/>
      <w:pPr>
        <w:ind w:left="1650" w:hanging="720"/>
      </w:pPr>
      <w:rPr>
        <w:rFonts w:hint="default"/>
      </w:rPr>
    </w:lvl>
    <w:lvl w:ilvl="1" w:tplc="04160019" w:tentative="1">
      <w:start w:val="1"/>
      <w:numFmt w:val="lowerLetter"/>
      <w:lvlText w:val="%2."/>
      <w:lvlJc w:val="left"/>
      <w:pPr>
        <w:ind w:left="2010" w:hanging="360"/>
      </w:pPr>
    </w:lvl>
    <w:lvl w:ilvl="2" w:tplc="0416001B" w:tentative="1">
      <w:start w:val="1"/>
      <w:numFmt w:val="lowerRoman"/>
      <w:lvlText w:val="%3."/>
      <w:lvlJc w:val="right"/>
      <w:pPr>
        <w:ind w:left="2730" w:hanging="180"/>
      </w:pPr>
    </w:lvl>
    <w:lvl w:ilvl="3" w:tplc="0416000F" w:tentative="1">
      <w:start w:val="1"/>
      <w:numFmt w:val="decimal"/>
      <w:lvlText w:val="%4."/>
      <w:lvlJc w:val="left"/>
      <w:pPr>
        <w:ind w:left="3450" w:hanging="360"/>
      </w:pPr>
    </w:lvl>
    <w:lvl w:ilvl="4" w:tplc="04160019" w:tentative="1">
      <w:start w:val="1"/>
      <w:numFmt w:val="lowerLetter"/>
      <w:lvlText w:val="%5."/>
      <w:lvlJc w:val="left"/>
      <w:pPr>
        <w:ind w:left="4170" w:hanging="360"/>
      </w:pPr>
    </w:lvl>
    <w:lvl w:ilvl="5" w:tplc="0416001B" w:tentative="1">
      <w:start w:val="1"/>
      <w:numFmt w:val="lowerRoman"/>
      <w:lvlText w:val="%6."/>
      <w:lvlJc w:val="right"/>
      <w:pPr>
        <w:ind w:left="4890" w:hanging="180"/>
      </w:pPr>
    </w:lvl>
    <w:lvl w:ilvl="6" w:tplc="0416000F" w:tentative="1">
      <w:start w:val="1"/>
      <w:numFmt w:val="decimal"/>
      <w:lvlText w:val="%7."/>
      <w:lvlJc w:val="left"/>
      <w:pPr>
        <w:ind w:left="5610" w:hanging="360"/>
      </w:pPr>
    </w:lvl>
    <w:lvl w:ilvl="7" w:tplc="04160019" w:tentative="1">
      <w:start w:val="1"/>
      <w:numFmt w:val="lowerLetter"/>
      <w:lvlText w:val="%8."/>
      <w:lvlJc w:val="left"/>
      <w:pPr>
        <w:ind w:left="6330" w:hanging="360"/>
      </w:pPr>
    </w:lvl>
    <w:lvl w:ilvl="8" w:tplc="0416001B" w:tentative="1">
      <w:start w:val="1"/>
      <w:numFmt w:val="lowerRoman"/>
      <w:lvlText w:val="%9."/>
      <w:lvlJc w:val="right"/>
      <w:pPr>
        <w:ind w:left="7050" w:hanging="180"/>
      </w:pPr>
    </w:lvl>
  </w:abstractNum>
  <w:abstractNum w:abstractNumId="243" w15:restartNumberingAfterBreak="0">
    <w:nsid w:val="4A6303A4"/>
    <w:multiLevelType w:val="hybridMultilevel"/>
    <w:tmpl w:val="7DAA788E"/>
    <w:lvl w:ilvl="0" w:tplc="7542DDEA">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B2C21C0"/>
    <w:multiLevelType w:val="hybridMultilevel"/>
    <w:tmpl w:val="4FDC1F8E"/>
    <w:lvl w:ilvl="0" w:tplc="04160001">
      <w:start w:val="1"/>
      <w:numFmt w:val="bullet"/>
      <w:lvlText w:val=""/>
      <w:lvlJc w:val="left"/>
      <w:pPr>
        <w:ind w:left="1368" w:hanging="360"/>
      </w:pPr>
      <w:rPr>
        <w:rFonts w:ascii="Symbol" w:hAnsi="Symbol" w:hint="default"/>
      </w:rPr>
    </w:lvl>
    <w:lvl w:ilvl="1" w:tplc="04160003" w:tentative="1">
      <w:start w:val="1"/>
      <w:numFmt w:val="bullet"/>
      <w:lvlText w:val="o"/>
      <w:lvlJc w:val="left"/>
      <w:pPr>
        <w:ind w:left="2088" w:hanging="360"/>
      </w:pPr>
      <w:rPr>
        <w:rFonts w:ascii="Courier New" w:hAnsi="Courier New" w:cs="Courier New" w:hint="default"/>
      </w:rPr>
    </w:lvl>
    <w:lvl w:ilvl="2" w:tplc="04160005" w:tentative="1">
      <w:start w:val="1"/>
      <w:numFmt w:val="bullet"/>
      <w:lvlText w:val=""/>
      <w:lvlJc w:val="left"/>
      <w:pPr>
        <w:ind w:left="2808" w:hanging="360"/>
      </w:pPr>
      <w:rPr>
        <w:rFonts w:ascii="Wingdings" w:hAnsi="Wingdings" w:hint="default"/>
      </w:rPr>
    </w:lvl>
    <w:lvl w:ilvl="3" w:tplc="04160001" w:tentative="1">
      <w:start w:val="1"/>
      <w:numFmt w:val="bullet"/>
      <w:lvlText w:val=""/>
      <w:lvlJc w:val="left"/>
      <w:pPr>
        <w:ind w:left="3528" w:hanging="360"/>
      </w:pPr>
      <w:rPr>
        <w:rFonts w:ascii="Symbol" w:hAnsi="Symbol" w:hint="default"/>
      </w:rPr>
    </w:lvl>
    <w:lvl w:ilvl="4" w:tplc="04160003" w:tentative="1">
      <w:start w:val="1"/>
      <w:numFmt w:val="bullet"/>
      <w:lvlText w:val="o"/>
      <w:lvlJc w:val="left"/>
      <w:pPr>
        <w:ind w:left="4248" w:hanging="360"/>
      </w:pPr>
      <w:rPr>
        <w:rFonts w:ascii="Courier New" w:hAnsi="Courier New" w:cs="Courier New" w:hint="default"/>
      </w:rPr>
    </w:lvl>
    <w:lvl w:ilvl="5" w:tplc="04160005" w:tentative="1">
      <w:start w:val="1"/>
      <w:numFmt w:val="bullet"/>
      <w:lvlText w:val=""/>
      <w:lvlJc w:val="left"/>
      <w:pPr>
        <w:ind w:left="4968" w:hanging="360"/>
      </w:pPr>
      <w:rPr>
        <w:rFonts w:ascii="Wingdings" w:hAnsi="Wingdings" w:hint="default"/>
      </w:rPr>
    </w:lvl>
    <w:lvl w:ilvl="6" w:tplc="04160001" w:tentative="1">
      <w:start w:val="1"/>
      <w:numFmt w:val="bullet"/>
      <w:lvlText w:val=""/>
      <w:lvlJc w:val="left"/>
      <w:pPr>
        <w:ind w:left="5688" w:hanging="360"/>
      </w:pPr>
      <w:rPr>
        <w:rFonts w:ascii="Symbol" w:hAnsi="Symbol" w:hint="default"/>
      </w:rPr>
    </w:lvl>
    <w:lvl w:ilvl="7" w:tplc="04160003" w:tentative="1">
      <w:start w:val="1"/>
      <w:numFmt w:val="bullet"/>
      <w:lvlText w:val="o"/>
      <w:lvlJc w:val="left"/>
      <w:pPr>
        <w:ind w:left="6408" w:hanging="360"/>
      </w:pPr>
      <w:rPr>
        <w:rFonts w:ascii="Courier New" w:hAnsi="Courier New" w:cs="Courier New" w:hint="default"/>
      </w:rPr>
    </w:lvl>
    <w:lvl w:ilvl="8" w:tplc="04160005" w:tentative="1">
      <w:start w:val="1"/>
      <w:numFmt w:val="bullet"/>
      <w:lvlText w:val=""/>
      <w:lvlJc w:val="left"/>
      <w:pPr>
        <w:ind w:left="7128" w:hanging="360"/>
      </w:pPr>
      <w:rPr>
        <w:rFonts w:ascii="Wingdings" w:hAnsi="Wingdings" w:hint="default"/>
      </w:rPr>
    </w:lvl>
  </w:abstractNum>
  <w:abstractNum w:abstractNumId="245" w15:restartNumberingAfterBreak="0">
    <w:nsid w:val="4B4F536C"/>
    <w:multiLevelType w:val="hybridMultilevel"/>
    <w:tmpl w:val="AFF01012"/>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6" w15:restartNumberingAfterBreak="0">
    <w:nsid w:val="4BE430F2"/>
    <w:multiLevelType w:val="hybridMultilevel"/>
    <w:tmpl w:val="3FD680DA"/>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7" w15:restartNumberingAfterBreak="0">
    <w:nsid w:val="4C1F1132"/>
    <w:multiLevelType w:val="hybridMultilevel"/>
    <w:tmpl w:val="6F6E6DA0"/>
    <w:lvl w:ilvl="0" w:tplc="1F5C7446">
      <w:start w:val="27"/>
      <w:numFmt w:val="decimal"/>
      <w:lvlText w:val="%1."/>
      <w:lvlJc w:val="left"/>
      <w:pPr>
        <w:ind w:left="677" w:hanging="567"/>
      </w:pPr>
      <w:rPr>
        <w:rFonts w:ascii="Arial" w:eastAsia="Times New Roman" w:hAnsi="Arial" w:cs="Arial" w:hint="default"/>
        <w:spacing w:val="-22"/>
        <w:w w:val="100"/>
        <w:sz w:val="22"/>
        <w:szCs w:val="22"/>
        <w:lang w:val="pt-PT" w:eastAsia="pt-PT" w:bidi="pt-PT"/>
      </w:rPr>
    </w:lvl>
    <w:lvl w:ilvl="1" w:tplc="0E6ED03E">
      <w:start w:val="1"/>
      <w:numFmt w:val="lowerLetter"/>
      <w:lvlText w:val="(%2)"/>
      <w:lvlJc w:val="left"/>
      <w:pPr>
        <w:ind w:left="1103" w:hanging="426"/>
      </w:pPr>
      <w:rPr>
        <w:rFonts w:hint="default"/>
        <w:spacing w:val="-21"/>
        <w:w w:val="100"/>
        <w:sz w:val="22"/>
        <w:szCs w:val="22"/>
        <w:lang w:val="pt-PT" w:eastAsia="pt-PT" w:bidi="pt-PT"/>
      </w:rPr>
    </w:lvl>
    <w:lvl w:ilvl="2" w:tplc="D452D4E4">
      <w:start w:val="1"/>
      <w:numFmt w:val="lowerRoman"/>
      <w:lvlText w:val="(%3)"/>
      <w:lvlJc w:val="left"/>
      <w:pPr>
        <w:ind w:left="1528" w:hanging="425"/>
      </w:pPr>
      <w:rPr>
        <w:rFonts w:ascii="Times New Roman" w:eastAsia="Times New Roman" w:hAnsi="Times New Roman" w:cs="Times New Roman" w:hint="default"/>
        <w:spacing w:val="-26"/>
        <w:w w:val="100"/>
        <w:sz w:val="24"/>
        <w:szCs w:val="24"/>
        <w:lang w:val="pt-PT" w:eastAsia="pt-PT" w:bidi="pt-PT"/>
      </w:rPr>
    </w:lvl>
    <w:lvl w:ilvl="3" w:tplc="D7DCB508">
      <w:numFmt w:val="bullet"/>
      <w:lvlText w:val="•"/>
      <w:lvlJc w:val="left"/>
      <w:pPr>
        <w:ind w:left="2563" w:hanging="425"/>
      </w:pPr>
      <w:rPr>
        <w:rFonts w:hint="default"/>
        <w:lang w:val="pt-PT" w:eastAsia="pt-PT" w:bidi="pt-PT"/>
      </w:rPr>
    </w:lvl>
    <w:lvl w:ilvl="4" w:tplc="856030C0">
      <w:numFmt w:val="bullet"/>
      <w:lvlText w:val="•"/>
      <w:lvlJc w:val="left"/>
      <w:pPr>
        <w:ind w:left="3606" w:hanging="425"/>
      </w:pPr>
      <w:rPr>
        <w:rFonts w:hint="default"/>
        <w:lang w:val="pt-PT" w:eastAsia="pt-PT" w:bidi="pt-PT"/>
      </w:rPr>
    </w:lvl>
    <w:lvl w:ilvl="5" w:tplc="7F74F52E">
      <w:numFmt w:val="bullet"/>
      <w:lvlText w:val="•"/>
      <w:lvlJc w:val="left"/>
      <w:pPr>
        <w:ind w:left="4649" w:hanging="425"/>
      </w:pPr>
      <w:rPr>
        <w:rFonts w:hint="default"/>
        <w:lang w:val="pt-PT" w:eastAsia="pt-PT" w:bidi="pt-PT"/>
      </w:rPr>
    </w:lvl>
    <w:lvl w:ilvl="6" w:tplc="7E90B976">
      <w:numFmt w:val="bullet"/>
      <w:lvlText w:val="•"/>
      <w:lvlJc w:val="left"/>
      <w:pPr>
        <w:ind w:left="5692" w:hanging="425"/>
      </w:pPr>
      <w:rPr>
        <w:rFonts w:hint="default"/>
        <w:lang w:val="pt-PT" w:eastAsia="pt-PT" w:bidi="pt-PT"/>
      </w:rPr>
    </w:lvl>
    <w:lvl w:ilvl="7" w:tplc="8238056A">
      <w:numFmt w:val="bullet"/>
      <w:lvlText w:val="•"/>
      <w:lvlJc w:val="left"/>
      <w:pPr>
        <w:ind w:left="6735" w:hanging="425"/>
      </w:pPr>
      <w:rPr>
        <w:rFonts w:hint="default"/>
        <w:lang w:val="pt-PT" w:eastAsia="pt-PT" w:bidi="pt-PT"/>
      </w:rPr>
    </w:lvl>
    <w:lvl w:ilvl="8" w:tplc="F95005D4">
      <w:numFmt w:val="bullet"/>
      <w:lvlText w:val="•"/>
      <w:lvlJc w:val="left"/>
      <w:pPr>
        <w:ind w:left="7779" w:hanging="425"/>
      </w:pPr>
      <w:rPr>
        <w:rFonts w:hint="default"/>
        <w:lang w:val="pt-PT" w:eastAsia="pt-PT" w:bidi="pt-PT"/>
      </w:rPr>
    </w:lvl>
  </w:abstractNum>
  <w:abstractNum w:abstractNumId="248" w15:restartNumberingAfterBreak="0">
    <w:nsid w:val="4C3B38A7"/>
    <w:multiLevelType w:val="hybridMultilevel"/>
    <w:tmpl w:val="FB848DF4"/>
    <w:lvl w:ilvl="0" w:tplc="A72CAB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9" w15:restartNumberingAfterBreak="0">
    <w:nsid w:val="4C83061B"/>
    <w:multiLevelType w:val="hybridMultilevel"/>
    <w:tmpl w:val="BEC29D98"/>
    <w:lvl w:ilvl="0" w:tplc="5B16B6A2">
      <w:start w:val="1"/>
      <w:numFmt w:val="lowerLetter"/>
      <w:lvlText w:val="%1)"/>
      <w:lvlJc w:val="left"/>
      <w:pPr>
        <w:ind w:left="536" w:hanging="426"/>
      </w:pPr>
      <w:rPr>
        <w:rFonts w:ascii="Times New Roman" w:eastAsia="Times New Roman" w:hAnsi="Times New Roman" w:cs="Times New Roman" w:hint="default"/>
        <w:spacing w:val="-1"/>
        <w:w w:val="100"/>
        <w:sz w:val="24"/>
        <w:szCs w:val="24"/>
        <w:lang w:val="pt-PT" w:eastAsia="pt-PT" w:bidi="pt-PT"/>
      </w:rPr>
    </w:lvl>
    <w:lvl w:ilvl="1" w:tplc="DBB657D2">
      <w:numFmt w:val="bullet"/>
      <w:lvlText w:val="•"/>
      <w:lvlJc w:val="left"/>
      <w:pPr>
        <w:ind w:left="1472" w:hanging="426"/>
      </w:pPr>
      <w:rPr>
        <w:rFonts w:hint="default"/>
        <w:lang w:val="pt-PT" w:eastAsia="pt-PT" w:bidi="pt-PT"/>
      </w:rPr>
    </w:lvl>
    <w:lvl w:ilvl="2" w:tplc="954AE2B6">
      <w:numFmt w:val="bullet"/>
      <w:lvlText w:val="•"/>
      <w:lvlJc w:val="left"/>
      <w:pPr>
        <w:ind w:left="2405" w:hanging="426"/>
      </w:pPr>
      <w:rPr>
        <w:rFonts w:hint="default"/>
        <w:lang w:val="pt-PT" w:eastAsia="pt-PT" w:bidi="pt-PT"/>
      </w:rPr>
    </w:lvl>
    <w:lvl w:ilvl="3" w:tplc="04E293E4">
      <w:numFmt w:val="bullet"/>
      <w:lvlText w:val="•"/>
      <w:lvlJc w:val="left"/>
      <w:pPr>
        <w:ind w:left="3337" w:hanging="426"/>
      </w:pPr>
      <w:rPr>
        <w:rFonts w:hint="default"/>
        <w:lang w:val="pt-PT" w:eastAsia="pt-PT" w:bidi="pt-PT"/>
      </w:rPr>
    </w:lvl>
    <w:lvl w:ilvl="4" w:tplc="0B2C077C">
      <w:numFmt w:val="bullet"/>
      <w:lvlText w:val="•"/>
      <w:lvlJc w:val="left"/>
      <w:pPr>
        <w:ind w:left="4270" w:hanging="426"/>
      </w:pPr>
      <w:rPr>
        <w:rFonts w:hint="default"/>
        <w:lang w:val="pt-PT" w:eastAsia="pt-PT" w:bidi="pt-PT"/>
      </w:rPr>
    </w:lvl>
    <w:lvl w:ilvl="5" w:tplc="5F88511C">
      <w:numFmt w:val="bullet"/>
      <w:lvlText w:val="•"/>
      <w:lvlJc w:val="left"/>
      <w:pPr>
        <w:ind w:left="5202" w:hanging="426"/>
      </w:pPr>
      <w:rPr>
        <w:rFonts w:hint="default"/>
        <w:lang w:val="pt-PT" w:eastAsia="pt-PT" w:bidi="pt-PT"/>
      </w:rPr>
    </w:lvl>
    <w:lvl w:ilvl="6" w:tplc="0C100CF0">
      <w:numFmt w:val="bullet"/>
      <w:lvlText w:val="•"/>
      <w:lvlJc w:val="left"/>
      <w:pPr>
        <w:ind w:left="6135" w:hanging="426"/>
      </w:pPr>
      <w:rPr>
        <w:rFonts w:hint="default"/>
        <w:lang w:val="pt-PT" w:eastAsia="pt-PT" w:bidi="pt-PT"/>
      </w:rPr>
    </w:lvl>
    <w:lvl w:ilvl="7" w:tplc="C1A69868">
      <w:numFmt w:val="bullet"/>
      <w:lvlText w:val="•"/>
      <w:lvlJc w:val="left"/>
      <w:pPr>
        <w:ind w:left="7067" w:hanging="426"/>
      </w:pPr>
      <w:rPr>
        <w:rFonts w:hint="default"/>
        <w:lang w:val="pt-PT" w:eastAsia="pt-PT" w:bidi="pt-PT"/>
      </w:rPr>
    </w:lvl>
    <w:lvl w:ilvl="8" w:tplc="3E3ABA7C">
      <w:numFmt w:val="bullet"/>
      <w:lvlText w:val="•"/>
      <w:lvlJc w:val="left"/>
      <w:pPr>
        <w:ind w:left="8000" w:hanging="426"/>
      </w:pPr>
      <w:rPr>
        <w:rFonts w:hint="default"/>
        <w:lang w:val="pt-PT" w:eastAsia="pt-PT" w:bidi="pt-PT"/>
      </w:rPr>
    </w:lvl>
  </w:abstractNum>
  <w:abstractNum w:abstractNumId="250" w15:restartNumberingAfterBreak="0">
    <w:nsid w:val="4CF057BD"/>
    <w:multiLevelType w:val="hybridMultilevel"/>
    <w:tmpl w:val="00003356"/>
    <w:lvl w:ilvl="0" w:tplc="00002CC6">
      <w:start w:val="42"/>
      <w:numFmt w:val="decimal"/>
      <w:lvlText w:val="%1."/>
      <w:lvlJc w:val="left"/>
      <w:pPr>
        <w:tabs>
          <w:tab w:val="num" w:pos="720"/>
        </w:tabs>
        <w:ind w:left="720" w:hanging="360"/>
      </w:pPr>
    </w:lvl>
    <w:lvl w:ilvl="1" w:tplc="00006BDB">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1" w15:restartNumberingAfterBreak="0">
    <w:nsid w:val="4D76720B"/>
    <w:multiLevelType w:val="hybridMultilevel"/>
    <w:tmpl w:val="BAF4AD08"/>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2" w15:restartNumberingAfterBreak="0">
    <w:nsid w:val="4E804FF4"/>
    <w:multiLevelType w:val="hybridMultilevel"/>
    <w:tmpl w:val="BAA00732"/>
    <w:lvl w:ilvl="0" w:tplc="04160001">
      <w:start w:val="1"/>
      <w:numFmt w:val="bullet"/>
      <w:lvlText w:val=""/>
      <w:lvlJc w:val="left"/>
      <w:pPr>
        <w:ind w:left="1027"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3" w15:restartNumberingAfterBreak="0">
    <w:nsid w:val="4ECC34AD"/>
    <w:multiLevelType w:val="hybridMultilevel"/>
    <w:tmpl w:val="1086499E"/>
    <w:lvl w:ilvl="0" w:tplc="5C661D3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54" w15:restartNumberingAfterBreak="0">
    <w:nsid w:val="4F105339"/>
    <w:multiLevelType w:val="hybridMultilevel"/>
    <w:tmpl w:val="96C44F48"/>
    <w:lvl w:ilvl="0" w:tplc="CF28C938">
      <w:start w:val="1"/>
      <w:numFmt w:val="lowerLetter"/>
      <w:lvlText w:val="(%1)"/>
      <w:lvlJc w:val="left"/>
      <w:pPr>
        <w:ind w:left="480" w:hanging="360"/>
      </w:pPr>
      <w:rPr>
        <w:rFonts w:hint="default"/>
      </w:rPr>
    </w:lvl>
    <w:lvl w:ilvl="1" w:tplc="04160019" w:tentative="1">
      <w:start w:val="1"/>
      <w:numFmt w:val="lowerLetter"/>
      <w:lvlText w:val="%2."/>
      <w:lvlJc w:val="left"/>
      <w:pPr>
        <w:ind w:left="1200" w:hanging="360"/>
      </w:pPr>
    </w:lvl>
    <w:lvl w:ilvl="2" w:tplc="0416001B" w:tentative="1">
      <w:start w:val="1"/>
      <w:numFmt w:val="lowerRoman"/>
      <w:lvlText w:val="%3."/>
      <w:lvlJc w:val="right"/>
      <w:pPr>
        <w:ind w:left="1920" w:hanging="180"/>
      </w:pPr>
    </w:lvl>
    <w:lvl w:ilvl="3" w:tplc="0416000F" w:tentative="1">
      <w:start w:val="1"/>
      <w:numFmt w:val="decimal"/>
      <w:lvlText w:val="%4."/>
      <w:lvlJc w:val="left"/>
      <w:pPr>
        <w:ind w:left="2640" w:hanging="360"/>
      </w:pPr>
    </w:lvl>
    <w:lvl w:ilvl="4" w:tplc="04160019" w:tentative="1">
      <w:start w:val="1"/>
      <w:numFmt w:val="lowerLetter"/>
      <w:lvlText w:val="%5."/>
      <w:lvlJc w:val="left"/>
      <w:pPr>
        <w:ind w:left="3360" w:hanging="360"/>
      </w:pPr>
    </w:lvl>
    <w:lvl w:ilvl="5" w:tplc="0416001B" w:tentative="1">
      <w:start w:val="1"/>
      <w:numFmt w:val="lowerRoman"/>
      <w:lvlText w:val="%6."/>
      <w:lvlJc w:val="right"/>
      <w:pPr>
        <w:ind w:left="4080" w:hanging="180"/>
      </w:pPr>
    </w:lvl>
    <w:lvl w:ilvl="6" w:tplc="0416000F" w:tentative="1">
      <w:start w:val="1"/>
      <w:numFmt w:val="decimal"/>
      <w:lvlText w:val="%7."/>
      <w:lvlJc w:val="left"/>
      <w:pPr>
        <w:ind w:left="4800" w:hanging="360"/>
      </w:pPr>
    </w:lvl>
    <w:lvl w:ilvl="7" w:tplc="04160019" w:tentative="1">
      <w:start w:val="1"/>
      <w:numFmt w:val="lowerLetter"/>
      <w:lvlText w:val="%8."/>
      <w:lvlJc w:val="left"/>
      <w:pPr>
        <w:ind w:left="5520" w:hanging="360"/>
      </w:pPr>
    </w:lvl>
    <w:lvl w:ilvl="8" w:tplc="0416001B" w:tentative="1">
      <w:start w:val="1"/>
      <w:numFmt w:val="lowerRoman"/>
      <w:lvlText w:val="%9."/>
      <w:lvlJc w:val="right"/>
      <w:pPr>
        <w:ind w:left="6240" w:hanging="180"/>
      </w:pPr>
    </w:lvl>
  </w:abstractNum>
  <w:abstractNum w:abstractNumId="255" w15:restartNumberingAfterBreak="0">
    <w:nsid w:val="50175807"/>
    <w:multiLevelType w:val="hybridMultilevel"/>
    <w:tmpl w:val="293C71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6" w15:restartNumberingAfterBreak="0">
    <w:nsid w:val="504A6D14"/>
    <w:multiLevelType w:val="hybridMultilevel"/>
    <w:tmpl w:val="B45820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7" w15:restartNumberingAfterBreak="0">
    <w:nsid w:val="50760F6A"/>
    <w:multiLevelType w:val="hybridMultilevel"/>
    <w:tmpl w:val="34F26EF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58" w15:restartNumberingAfterBreak="0">
    <w:nsid w:val="514F0BBF"/>
    <w:multiLevelType w:val="hybridMultilevel"/>
    <w:tmpl w:val="8CCAA9FC"/>
    <w:lvl w:ilvl="0" w:tplc="4F4ED868">
      <w:start w:val="1"/>
      <w:numFmt w:val="lowerLetter"/>
      <w:lvlText w:val="(%1)"/>
      <w:lvlJc w:val="left"/>
      <w:pPr>
        <w:ind w:left="927" w:hanging="360"/>
      </w:pPr>
      <w:rPr>
        <w:rFonts w:hint="default"/>
        <w:b/>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9" w15:restartNumberingAfterBreak="0">
    <w:nsid w:val="519D2FBA"/>
    <w:multiLevelType w:val="hybridMultilevel"/>
    <w:tmpl w:val="726AE1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0" w15:restartNumberingAfterBreak="0">
    <w:nsid w:val="527D5A4B"/>
    <w:multiLevelType w:val="hybridMultilevel"/>
    <w:tmpl w:val="609CCA68"/>
    <w:lvl w:ilvl="0" w:tplc="7C3A3BB6">
      <w:start w:val="1"/>
      <w:numFmt w:val="decimal"/>
      <w:pStyle w:val="ApplicationGuidance"/>
      <w:lvlText w:val="AG%1."/>
      <w:lvlJc w:val="left"/>
      <w:pPr>
        <w:ind w:left="720" w:hanging="360"/>
      </w:pPr>
      <w:rPr>
        <w:rFonts w:ascii="Times New Roman" w:hAnsi="Times New Roman" w:cs="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2914BE2"/>
    <w:multiLevelType w:val="hybridMultilevel"/>
    <w:tmpl w:val="A26ECC0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62" w15:restartNumberingAfterBreak="0">
    <w:nsid w:val="52BF2FBC"/>
    <w:multiLevelType w:val="hybridMultilevel"/>
    <w:tmpl w:val="BAA269F6"/>
    <w:lvl w:ilvl="0" w:tplc="CD6AF626">
      <w:start w:val="18"/>
      <w:numFmt w:val="decimal"/>
      <w:pStyle w:val="BulletedList"/>
      <w:lvlText w:val="%1."/>
      <w:lvlJc w:val="left"/>
      <w:pPr>
        <w:tabs>
          <w:tab w:val="num" w:pos="720"/>
        </w:tabs>
        <w:ind w:left="720" w:hanging="360"/>
      </w:pPr>
      <w:rPr>
        <w:rFonts w:hint="default"/>
      </w:rPr>
    </w:lvl>
    <w:lvl w:ilvl="1" w:tplc="04160019" w:tentative="1">
      <w:start w:val="1"/>
      <w:numFmt w:val="lowerLetter"/>
      <w:lvlText w:val="%2."/>
      <w:lvlJc w:val="left"/>
      <w:pPr>
        <w:ind w:left="1440" w:hanging="360"/>
      </w:pPr>
    </w:lvl>
    <w:lvl w:ilvl="2" w:tplc="956A9206">
      <w:start w:val="1"/>
      <w:numFmt w:val="lowerLetter"/>
      <w:pStyle w:val="DSLxStyle"/>
      <w:lvlText w:val="(%3)"/>
      <w:lvlJc w:val="left"/>
      <w:pPr>
        <w:ind w:left="2160" w:hanging="180"/>
      </w:pPr>
    </w:lvl>
    <w:lvl w:ilvl="3" w:tplc="000026E9">
      <w:start w:val="1"/>
      <w:numFmt w:val="lowerRoman"/>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3" w15:restartNumberingAfterBreak="0">
    <w:nsid w:val="53261AFE"/>
    <w:multiLevelType w:val="hybridMultilevel"/>
    <w:tmpl w:val="62582456"/>
    <w:lvl w:ilvl="0" w:tplc="0416000B">
      <w:start w:val="1"/>
      <w:numFmt w:val="bullet"/>
      <w:lvlText w:val=""/>
      <w:lvlJc w:val="left"/>
      <w:pPr>
        <w:ind w:left="928" w:hanging="360"/>
      </w:pPr>
      <w:rPr>
        <w:rFonts w:ascii="Wingdings" w:hAnsi="Wingdings" w:hint="default"/>
      </w:rPr>
    </w:lvl>
    <w:lvl w:ilvl="1" w:tplc="04160003">
      <w:start w:val="1"/>
      <w:numFmt w:val="bullet"/>
      <w:lvlText w:val="o"/>
      <w:lvlJc w:val="left"/>
      <w:pPr>
        <w:ind w:left="1495" w:hanging="360"/>
      </w:pPr>
      <w:rPr>
        <w:rFonts w:ascii="Courier New" w:hAnsi="Courier New" w:cs="Courier New" w:hint="default"/>
      </w:rPr>
    </w:lvl>
    <w:lvl w:ilvl="2" w:tplc="04160005" w:tentative="1">
      <w:start w:val="1"/>
      <w:numFmt w:val="bullet"/>
      <w:lvlText w:val=""/>
      <w:lvlJc w:val="left"/>
      <w:pPr>
        <w:ind w:left="2368" w:hanging="360"/>
      </w:pPr>
      <w:rPr>
        <w:rFonts w:ascii="Wingdings" w:hAnsi="Wingdings" w:hint="default"/>
      </w:rPr>
    </w:lvl>
    <w:lvl w:ilvl="3" w:tplc="04160001" w:tentative="1">
      <w:start w:val="1"/>
      <w:numFmt w:val="bullet"/>
      <w:lvlText w:val=""/>
      <w:lvlJc w:val="left"/>
      <w:pPr>
        <w:ind w:left="3088" w:hanging="360"/>
      </w:pPr>
      <w:rPr>
        <w:rFonts w:ascii="Symbol" w:hAnsi="Symbol" w:hint="default"/>
      </w:rPr>
    </w:lvl>
    <w:lvl w:ilvl="4" w:tplc="04160003" w:tentative="1">
      <w:start w:val="1"/>
      <w:numFmt w:val="bullet"/>
      <w:lvlText w:val="o"/>
      <w:lvlJc w:val="left"/>
      <w:pPr>
        <w:ind w:left="3808" w:hanging="360"/>
      </w:pPr>
      <w:rPr>
        <w:rFonts w:ascii="Courier New" w:hAnsi="Courier New" w:cs="Courier New" w:hint="default"/>
      </w:rPr>
    </w:lvl>
    <w:lvl w:ilvl="5" w:tplc="04160005" w:tentative="1">
      <w:start w:val="1"/>
      <w:numFmt w:val="bullet"/>
      <w:lvlText w:val=""/>
      <w:lvlJc w:val="left"/>
      <w:pPr>
        <w:ind w:left="4528" w:hanging="360"/>
      </w:pPr>
      <w:rPr>
        <w:rFonts w:ascii="Wingdings" w:hAnsi="Wingdings" w:hint="default"/>
      </w:rPr>
    </w:lvl>
    <w:lvl w:ilvl="6" w:tplc="04160001" w:tentative="1">
      <w:start w:val="1"/>
      <w:numFmt w:val="bullet"/>
      <w:lvlText w:val=""/>
      <w:lvlJc w:val="left"/>
      <w:pPr>
        <w:ind w:left="5248" w:hanging="360"/>
      </w:pPr>
      <w:rPr>
        <w:rFonts w:ascii="Symbol" w:hAnsi="Symbol" w:hint="default"/>
      </w:rPr>
    </w:lvl>
    <w:lvl w:ilvl="7" w:tplc="04160003" w:tentative="1">
      <w:start w:val="1"/>
      <w:numFmt w:val="bullet"/>
      <w:lvlText w:val="o"/>
      <w:lvlJc w:val="left"/>
      <w:pPr>
        <w:ind w:left="5968" w:hanging="360"/>
      </w:pPr>
      <w:rPr>
        <w:rFonts w:ascii="Courier New" w:hAnsi="Courier New" w:cs="Courier New" w:hint="default"/>
      </w:rPr>
    </w:lvl>
    <w:lvl w:ilvl="8" w:tplc="04160005" w:tentative="1">
      <w:start w:val="1"/>
      <w:numFmt w:val="bullet"/>
      <w:lvlText w:val=""/>
      <w:lvlJc w:val="left"/>
      <w:pPr>
        <w:ind w:left="6688" w:hanging="360"/>
      </w:pPr>
      <w:rPr>
        <w:rFonts w:ascii="Wingdings" w:hAnsi="Wingdings" w:hint="default"/>
      </w:rPr>
    </w:lvl>
  </w:abstractNum>
  <w:abstractNum w:abstractNumId="264" w15:restartNumberingAfterBreak="0">
    <w:nsid w:val="533027F7"/>
    <w:multiLevelType w:val="hybridMultilevel"/>
    <w:tmpl w:val="E5CE9B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5" w15:restartNumberingAfterBreak="0">
    <w:nsid w:val="535075D8"/>
    <w:multiLevelType w:val="hybridMultilevel"/>
    <w:tmpl w:val="7E68D3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6" w15:restartNumberingAfterBreak="0">
    <w:nsid w:val="536350E6"/>
    <w:multiLevelType w:val="multilevel"/>
    <w:tmpl w:val="F17EFA16"/>
    <w:lvl w:ilvl="0">
      <w:start w:val="1"/>
      <w:numFmt w:val="decimal"/>
      <w:lvlText w:val="%1."/>
      <w:lvlJc w:val="left"/>
      <w:pPr>
        <w:ind w:left="644"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267" w15:restartNumberingAfterBreak="0">
    <w:nsid w:val="536871A0"/>
    <w:multiLevelType w:val="hybridMultilevel"/>
    <w:tmpl w:val="5E1CABA8"/>
    <w:lvl w:ilvl="0" w:tplc="6C72B9EE">
      <w:numFmt w:val="bullet"/>
      <w:lvlText w:val="·"/>
      <w:lvlJc w:val="left"/>
      <w:pPr>
        <w:ind w:left="1211" w:hanging="360"/>
      </w:pPr>
      <w:rPr>
        <w:rFonts w:ascii="Times New Roman" w:eastAsia="Times New Roman" w:hAnsi="Times New Roman" w:cs="Times New Roman"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68" w15:restartNumberingAfterBreak="0">
    <w:nsid w:val="53C629FC"/>
    <w:multiLevelType w:val="hybridMultilevel"/>
    <w:tmpl w:val="C596A5DE"/>
    <w:lvl w:ilvl="0" w:tplc="00006784">
      <w:start w:val="1"/>
      <w:numFmt w:val="lowerLetter"/>
      <w:pStyle w:val="BulletedListundernumpara"/>
      <w:lvlText w:val="(%1)"/>
      <w:lvlJc w:val="left"/>
      <w:pPr>
        <w:tabs>
          <w:tab w:val="num" w:pos="720"/>
        </w:tabs>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9" w15:restartNumberingAfterBreak="0">
    <w:nsid w:val="54796B02"/>
    <w:multiLevelType w:val="hybridMultilevel"/>
    <w:tmpl w:val="9774A788"/>
    <w:lvl w:ilvl="0" w:tplc="1A2C8672">
      <w:start w:val="1"/>
      <w:numFmt w:val="bullet"/>
      <w:pStyle w:val="IFACBullet2"/>
      <w:lvlText w:val="○"/>
      <w:lvlJc w:val="left"/>
      <w:pPr>
        <w:ind w:left="1260" w:hanging="360"/>
      </w:pPr>
      <w:rPr>
        <w:rFonts w:ascii="Courier New" w:hAnsi="Courier New" w:hint="default"/>
        <w:sz w:val="18"/>
        <w:szCs w:val="18"/>
      </w:rPr>
    </w:lvl>
    <w:lvl w:ilvl="1" w:tplc="4D74C3EE">
      <w:start w:val="1"/>
      <w:numFmt w:val="bullet"/>
      <w:lvlText w:val="o"/>
      <w:lvlJc w:val="left"/>
      <w:pPr>
        <w:ind w:left="2340" w:hanging="360"/>
      </w:pPr>
      <w:rPr>
        <w:rFonts w:ascii="Courier New" w:hAnsi="Courier New" w:cs="Courier New" w:hint="default"/>
      </w:rPr>
    </w:lvl>
    <w:lvl w:ilvl="2" w:tplc="17C2B240" w:tentative="1">
      <w:start w:val="1"/>
      <w:numFmt w:val="bullet"/>
      <w:lvlText w:val=""/>
      <w:lvlJc w:val="left"/>
      <w:pPr>
        <w:ind w:left="3060" w:hanging="360"/>
      </w:pPr>
      <w:rPr>
        <w:rFonts w:ascii="Wingdings" w:hAnsi="Wingdings" w:hint="default"/>
      </w:rPr>
    </w:lvl>
    <w:lvl w:ilvl="3" w:tplc="AF28FC6E" w:tentative="1">
      <w:start w:val="1"/>
      <w:numFmt w:val="bullet"/>
      <w:lvlText w:val=""/>
      <w:lvlJc w:val="left"/>
      <w:pPr>
        <w:ind w:left="3780" w:hanging="360"/>
      </w:pPr>
      <w:rPr>
        <w:rFonts w:ascii="Symbol" w:hAnsi="Symbol" w:hint="default"/>
      </w:rPr>
    </w:lvl>
    <w:lvl w:ilvl="4" w:tplc="8BF8325A" w:tentative="1">
      <w:start w:val="1"/>
      <w:numFmt w:val="bullet"/>
      <w:lvlText w:val="o"/>
      <w:lvlJc w:val="left"/>
      <w:pPr>
        <w:ind w:left="4500" w:hanging="360"/>
      </w:pPr>
      <w:rPr>
        <w:rFonts w:ascii="Courier New" w:hAnsi="Courier New" w:cs="Courier New" w:hint="default"/>
      </w:rPr>
    </w:lvl>
    <w:lvl w:ilvl="5" w:tplc="EF6487DE" w:tentative="1">
      <w:start w:val="1"/>
      <w:numFmt w:val="bullet"/>
      <w:lvlText w:val=""/>
      <w:lvlJc w:val="left"/>
      <w:pPr>
        <w:ind w:left="5220" w:hanging="360"/>
      </w:pPr>
      <w:rPr>
        <w:rFonts w:ascii="Wingdings" w:hAnsi="Wingdings" w:hint="default"/>
      </w:rPr>
    </w:lvl>
    <w:lvl w:ilvl="6" w:tplc="F3CEDC04" w:tentative="1">
      <w:start w:val="1"/>
      <w:numFmt w:val="bullet"/>
      <w:lvlText w:val=""/>
      <w:lvlJc w:val="left"/>
      <w:pPr>
        <w:ind w:left="5940" w:hanging="360"/>
      </w:pPr>
      <w:rPr>
        <w:rFonts w:ascii="Symbol" w:hAnsi="Symbol" w:hint="default"/>
      </w:rPr>
    </w:lvl>
    <w:lvl w:ilvl="7" w:tplc="FF7C0700" w:tentative="1">
      <w:start w:val="1"/>
      <w:numFmt w:val="bullet"/>
      <w:lvlText w:val="o"/>
      <w:lvlJc w:val="left"/>
      <w:pPr>
        <w:ind w:left="6660" w:hanging="360"/>
      </w:pPr>
      <w:rPr>
        <w:rFonts w:ascii="Courier New" w:hAnsi="Courier New" w:cs="Courier New" w:hint="default"/>
      </w:rPr>
    </w:lvl>
    <w:lvl w:ilvl="8" w:tplc="F29AC5E4" w:tentative="1">
      <w:start w:val="1"/>
      <w:numFmt w:val="bullet"/>
      <w:lvlText w:val=""/>
      <w:lvlJc w:val="left"/>
      <w:pPr>
        <w:ind w:left="7380" w:hanging="360"/>
      </w:pPr>
      <w:rPr>
        <w:rFonts w:ascii="Wingdings" w:hAnsi="Wingdings" w:hint="default"/>
      </w:rPr>
    </w:lvl>
  </w:abstractNum>
  <w:abstractNum w:abstractNumId="270" w15:restartNumberingAfterBreak="0">
    <w:nsid w:val="54A171DA"/>
    <w:multiLevelType w:val="hybridMultilevel"/>
    <w:tmpl w:val="2760D89A"/>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71" w15:restartNumberingAfterBreak="0">
    <w:nsid w:val="54C722B1"/>
    <w:multiLevelType w:val="hybridMultilevel"/>
    <w:tmpl w:val="6F76A2D2"/>
    <w:lvl w:ilvl="0" w:tplc="E5080BA0">
      <w:start w:val="1"/>
      <w:numFmt w:val="lowerLetter"/>
      <w:lvlText w:val="(%1)"/>
      <w:lvlJc w:val="left"/>
      <w:pPr>
        <w:ind w:left="1144" w:hanging="435"/>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72" w15:restartNumberingAfterBreak="0">
    <w:nsid w:val="55515DC8"/>
    <w:multiLevelType w:val="hybridMultilevel"/>
    <w:tmpl w:val="0D62A6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3" w15:restartNumberingAfterBreak="0">
    <w:nsid w:val="568500E5"/>
    <w:multiLevelType w:val="hybridMultilevel"/>
    <w:tmpl w:val="1DC0A252"/>
    <w:lvl w:ilvl="0" w:tplc="198C7C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4" w15:restartNumberingAfterBreak="0">
    <w:nsid w:val="56C46F4A"/>
    <w:multiLevelType w:val="hybridMultilevel"/>
    <w:tmpl w:val="7FD6A7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5" w15:restartNumberingAfterBreak="0">
    <w:nsid w:val="56E25942"/>
    <w:multiLevelType w:val="hybridMultilevel"/>
    <w:tmpl w:val="0260694A"/>
    <w:lvl w:ilvl="0" w:tplc="04160003">
      <w:start w:val="1"/>
      <w:numFmt w:val="bullet"/>
      <w:lvlText w:val="o"/>
      <w:lvlJc w:val="left"/>
      <w:pPr>
        <w:ind w:left="1996" w:hanging="360"/>
      </w:pPr>
      <w:rPr>
        <w:rFonts w:ascii="Courier New" w:hAnsi="Courier New" w:cs="Courier New"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276" w15:restartNumberingAfterBreak="0">
    <w:nsid w:val="577A2F92"/>
    <w:multiLevelType w:val="hybridMultilevel"/>
    <w:tmpl w:val="76EEFE42"/>
    <w:lvl w:ilvl="0" w:tplc="B63CC5B8">
      <w:start w:val="1"/>
      <w:numFmt w:val="lowerLetter"/>
      <w:lvlText w:val="(%1)"/>
      <w:lvlJc w:val="left"/>
      <w:pPr>
        <w:ind w:left="536" w:hanging="426"/>
      </w:pPr>
      <w:rPr>
        <w:rFonts w:ascii="Times New Roman" w:eastAsia="Times New Roman" w:hAnsi="Times New Roman" w:cs="Times New Roman" w:hint="default"/>
        <w:spacing w:val="-21"/>
        <w:w w:val="100"/>
        <w:sz w:val="24"/>
        <w:szCs w:val="24"/>
        <w:lang w:val="pt-PT" w:eastAsia="pt-PT" w:bidi="pt-PT"/>
      </w:rPr>
    </w:lvl>
    <w:lvl w:ilvl="1" w:tplc="DEC24E0E">
      <w:numFmt w:val="bullet"/>
      <w:lvlText w:val="•"/>
      <w:lvlJc w:val="left"/>
      <w:pPr>
        <w:ind w:left="1472" w:hanging="426"/>
      </w:pPr>
      <w:rPr>
        <w:rFonts w:hint="default"/>
        <w:lang w:val="pt-PT" w:eastAsia="pt-PT" w:bidi="pt-PT"/>
      </w:rPr>
    </w:lvl>
    <w:lvl w:ilvl="2" w:tplc="D88E5ADC">
      <w:numFmt w:val="bullet"/>
      <w:lvlText w:val="•"/>
      <w:lvlJc w:val="left"/>
      <w:pPr>
        <w:ind w:left="2405" w:hanging="426"/>
      </w:pPr>
      <w:rPr>
        <w:rFonts w:hint="default"/>
        <w:lang w:val="pt-PT" w:eastAsia="pt-PT" w:bidi="pt-PT"/>
      </w:rPr>
    </w:lvl>
    <w:lvl w:ilvl="3" w:tplc="1340C364">
      <w:numFmt w:val="bullet"/>
      <w:lvlText w:val="•"/>
      <w:lvlJc w:val="left"/>
      <w:pPr>
        <w:ind w:left="3337" w:hanging="426"/>
      </w:pPr>
      <w:rPr>
        <w:rFonts w:hint="default"/>
        <w:lang w:val="pt-PT" w:eastAsia="pt-PT" w:bidi="pt-PT"/>
      </w:rPr>
    </w:lvl>
    <w:lvl w:ilvl="4" w:tplc="769CAD9A">
      <w:numFmt w:val="bullet"/>
      <w:lvlText w:val="•"/>
      <w:lvlJc w:val="left"/>
      <w:pPr>
        <w:ind w:left="4270" w:hanging="426"/>
      </w:pPr>
      <w:rPr>
        <w:rFonts w:hint="default"/>
        <w:lang w:val="pt-PT" w:eastAsia="pt-PT" w:bidi="pt-PT"/>
      </w:rPr>
    </w:lvl>
    <w:lvl w:ilvl="5" w:tplc="6068094A">
      <w:numFmt w:val="bullet"/>
      <w:lvlText w:val="•"/>
      <w:lvlJc w:val="left"/>
      <w:pPr>
        <w:ind w:left="5202" w:hanging="426"/>
      </w:pPr>
      <w:rPr>
        <w:rFonts w:hint="default"/>
        <w:lang w:val="pt-PT" w:eastAsia="pt-PT" w:bidi="pt-PT"/>
      </w:rPr>
    </w:lvl>
    <w:lvl w:ilvl="6" w:tplc="BBBE01BC">
      <w:numFmt w:val="bullet"/>
      <w:lvlText w:val="•"/>
      <w:lvlJc w:val="left"/>
      <w:pPr>
        <w:ind w:left="6135" w:hanging="426"/>
      </w:pPr>
      <w:rPr>
        <w:rFonts w:hint="default"/>
        <w:lang w:val="pt-PT" w:eastAsia="pt-PT" w:bidi="pt-PT"/>
      </w:rPr>
    </w:lvl>
    <w:lvl w:ilvl="7" w:tplc="F356CA24">
      <w:numFmt w:val="bullet"/>
      <w:lvlText w:val="•"/>
      <w:lvlJc w:val="left"/>
      <w:pPr>
        <w:ind w:left="7067" w:hanging="426"/>
      </w:pPr>
      <w:rPr>
        <w:rFonts w:hint="default"/>
        <w:lang w:val="pt-PT" w:eastAsia="pt-PT" w:bidi="pt-PT"/>
      </w:rPr>
    </w:lvl>
    <w:lvl w:ilvl="8" w:tplc="62223B90">
      <w:numFmt w:val="bullet"/>
      <w:lvlText w:val="•"/>
      <w:lvlJc w:val="left"/>
      <w:pPr>
        <w:ind w:left="8000" w:hanging="426"/>
      </w:pPr>
      <w:rPr>
        <w:rFonts w:hint="default"/>
        <w:lang w:val="pt-PT" w:eastAsia="pt-PT" w:bidi="pt-PT"/>
      </w:rPr>
    </w:lvl>
  </w:abstractNum>
  <w:abstractNum w:abstractNumId="277" w15:restartNumberingAfterBreak="0">
    <w:nsid w:val="579664BC"/>
    <w:multiLevelType w:val="hybridMultilevel"/>
    <w:tmpl w:val="359ADC62"/>
    <w:lvl w:ilvl="0" w:tplc="E3804E0A">
      <w:start w:val="1"/>
      <w:numFmt w:val="bullet"/>
      <w:pStyle w:val="BLTBOLA"/>
      <w:lvlText w:val=""/>
      <w:lvlJc w:val="left"/>
      <w:pPr>
        <w:tabs>
          <w:tab w:val="num" w:pos="1070"/>
        </w:tabs>
        <w:ind w:left="1070" w:hanging="360"/>
      </w:pPr>
      <w:rPr>
        <w:rFonts w:ascii="Wingdings" w:hAnsi="Wingdings" w:hint="default"/>
        <w:color w:val="auto"/>
        <w:sz w:val="20"/>
        <w:szCs w:val="20"/>
      </w:rPr>
    </w:lvl>
    <w:lvl w:ilvl="1" w:tplc="0D8E4200">
      <w:numFmt w:val="bullet"/>
      <w:pStyle w:val="BLTTR"/>
      <w:lvlText w:val=""/>
      <w:lvlJc w:val="left"/>
      <w:pPr>
        <w:tabs>
          <w:tab w:val="num" w:pos="1515"/>
        </w:tabs>
        <w:ind w:left="1515" w:hanging="435"/>
      </w:pPr>
      <w:rPr>
        <w:rFonts w:ascii="Symbol" w:eastAsia="Arial" w:hAnsi="Symbol" w:cs="Times New Roman" w:hint="default"/>
        <w:color w:val="auto"/>
        <w:sz w:val="20"/>
        <w:szCs w:val="20"/>
      </w:rPr>
    </w:lvl>
    <w:lvl w:ilvl="2" w:tplc="2B2214E0">
      <w:numFmt w:val="bullet"/>
      <w:lvlText w:val=""/>
      <w:lvlJc w:val="left"/>
      <w:pPr>
        <w:tabs>
          <w:tab w:val="num" w:pos="2160"/>
        </w:tabs>
        <w:ind w:left="2160" w:hanging="360"/>
      </w:pPr>
      <w:rPr>
        <w:rFonts w:ascii="Symbol" w:eastAsia="Arial" w:hAnsi="Symbol" w:cs="Times New Roman" w:hint="default"/>
      </w:r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78" w15:restartNumberingAfterBreak="0">
    <w:nsid w:val="57A06485"/>
    <w:multiLevelType w:val="multilevel"/>
    <w:tmpl w:val="A74CA264"/>
    <w:styleLink w:val="IFACNumberedList"/>
    <w:lvl w:ilvl="0">
      <w:start w:val="1"/>
      <w:numFmt w:val="upperLetter"/>
      <w:lvlText w:val="%1)"/>
      <w:lvlJc w:val="left"/>
      <w:pPr>
        <w:ind w:left="547" w:hanging="547"/>
      </w:pPr>
      <w:rPr>
        <w:rFonts w:ascii="Times New Roman" w:eastAsia="Calibri" w:hAnsi="Times New Roman" w:cs="Times New Roman"/>
      </w:rPr>
    </w:lvl>
    <w:lvl w:ilvl="1">
      <w:start w:val="1"/>
      <w:numFmt w:val="lowerLetter"/>
      <w:pStyle w:val="Lista2"/>
      <w:lvlText w:val="(%2)"/>
      <w:lvlJc w:val="left"/>
      <w:pPr>
        <w:ind w:left="1094" w:hanging="547"/>
      </w:pPr>
      <w:rPr>
        <w:rFonts w:hint="default"/>
      </w:rPr>
    </w:lvl>
    <w:lvl w:ilvl="2">
      <w:start w:val="1"/>
      <w:numFmt w:val="lowerRoman"/>
      <w:pStyle w:val="Lista3"/>
      <w:lvlText w:val="(%3)"/>
      <w:lvlJc w:val="left"/>
      <w:pPr>
        <w:ind w:left="1641" w:hanging="547"/>
      </w:pPr>
      <w:rPr>
        <w:rFonts w:hint="default"/>
      </w:rPr>
    </w:lvl>
    <w:lvl w:ilvl="3">
      <w:start w:val="1"/>
      <w:numFmt w:val="lowerLetter"/>
      <w:pStyle w:val="Lista4"/>
      <w:lvlText w:val="%4."/>
      <w:lvlJc w:val="left"/>
      <w:pPr>
        <w:ind w:left="2188" w:hanging="547"/>
      </w:pPr>
      <w:rPr>
        <w:rFonts w:hint="default"/>
      </w:rPr>
    </w:lvl>
    <w:lvl w:ilvl="4">
      <w:start w:val="1"/>
      <w:numFmt w:val="lowerRoman"/>
      <w:pStyle w:val="Lista5"/>
      <w:lvlText w:val="%5."/>
      <w:lvlJc w:val="left"/>
      <w:pPr>
        <w:ind w:left="2735" w:hanging="547"/>
      </w:pPr>
      <w:rPr>
        <w:rFonts w:hint="default"/>
      </w:rPr>
    </w:lvl>
    <w:lvl w:ilvl="5">
      <w:start w:val="1"/>
      <w:numFmt w:val="lowerRoman"/>
      <w:lvlText w:val="(%6)"/>
      <w:lvlJc w:val="left"/>
      <w:pPr>
        <w:ind w:left="3282" w:hanging="547"/>
      </w:pPr>
      <w:rPr>
        <w:rFonts w:hint="default"/>
      </w:rPr>
    </w:lvl>
    <w:lvl w:ilvl="6">
      <w:start w:val="1"/>
      <w:numFmt w:val="decimal"/>
      <w:lvlText w:val="%7."/>
      <w:lvlJc w:val="left"/>
      <w:pPr>
        <w:ind w:left="3829" w:hanging="547"/>
      </w:pPr>
      <w:rPr>
        <w:rFonts w:hint="default"/>
      </w:rPr>
    </w:lvl>
    <w:lvl w:ilvl="7">
      <w:start w:val="1"/>
      <w:numFmt w:val="lowerLetter"/>
      <w:lvlText w:val="%8."/>
      <w:lvlJc w:val="left"/>
      <w:pPr>
        <w:ind w:left="4376" w:hanging="547"/>
      </w:pPr>
      <w:rPr>
        <w:rFonts w:hint="default"/>
      </w:rPr>
    </w:lvl>
    <w:lvl w:ilvl="8">
      <w:start w:val="1"/>
      <w:numFmt w:val="lowerRoman"/>
      <w:lvlText w:val="%9."/>
      <w:lvlJc w:val="left"/>
      <w:pPr>
        <w:ind w:left="4923" w:hanging="547"/>
      </w:pPr>
      <w:rPr>
        <w:rFonts w:hint="default"/>
      </w:rPr>
    </w:lvl>
  </w:abstractNum>
  <w:abstractNum w:abstractNumId="279" w15:restartNumberingAfterBreak="0">
    <w:nsid w:val="58A44AA4"/>
    <w:multiLevelType w:val="hybridMultilevel"/>
    <w:tmpl w:val="FCEECF5C"/>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0" w15:restartNumberingAfterBreak="0">
    <w:nsid w:val="58AD1B2C"/>
    <w:multiLevelType w:val="hybridMultilevel"/>
    <w:tmpl w:val="5C08FA3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1" w15:restartNumberingAfterBreak="0">
    <w:nsid w:val="58FF7D4F"/>
    <w:multiLevelType w:val="hybridMultilevel"/>
    <w:tmpl w:val="950083D4"/>
    <w:lvl w:ilvl="0" w:tplc="EB106866">
      <w:start w:val="1"/>
      <w:numFmt w:val="lowerLetter"/>
      <w:lvlText w:val="(%1)"/>
      <w:lvlJc w:val="left"/>
      <w:pPr>
        <w:ind w:left="720" w:hanging="360"/>
      </w:pPr>
      <w:rPr>
        <w:rFonts w:hint="default"/>
      </w:rPr>
    </w:lvl>
    <w:lvl w:ilvl="1" w:tplc="2CF89AD6">
      <w:start w:val="1"/>
      <w:numFmt w:val="lowerLetter"/>
      <w:lvlText w:val="%2."/>
      <w:lvlJc w:val="left"/>
      <w:pPr>
        <w:ind w:left="1440" w:hanging="360"/>
      </w:pPr>
    </w:lvl>
    <w:lvl w:ilvl="2" w:tplc="AA923304">
      <w:start w:val="1"/>
      <w:numFmt w:val="lowerRoman"/>
      <w:lvlText w:val="%3."/>
      <w:lvlJc w:val="right"/>
      <w:pPr>
        <w:ind w:left="2160" w:hanging="180"/>
      </w:pPr>
    </w:lvl>
    <w:lvl w:ilvl="3" w:tplc="796EE882">
      <w:start w:val="1"/>
      <w:numFmt w:val="decimal"/>
      <w:lvlText w:val="%4."/>
      <w:lvlJc w:val="left"/>
      <w:pPr>
        <w:ind w:left="2880" w:hanging="360"/>
      </w:pPr>
    </w:lvl>
    <w:lvl w:ilvl="4" w:tplc="5CDC0084">
      <w:start w:val="1"/>
      <w:numFmt w:val="lowerLetter"/>
      <w:lvlText w:val="%5."/>
      <w:lvlJc w:val="left"/>
      <w:pPr>
        <w:ind w:left="3600" w:hanging="360"/>
      </w:pPr>
    </w:lvl>
    <w:lvl w:ilvl="5" w:tplc="4158510E">
      <w:start w:val="1"/>
      <w:numFmt w:val="lowerRoman"/>
      <w:lvlText w:val="%6."/>
      <w:lvlJc w:val="right"/>
      <w:pPr>
        <w:ind w:left="4320" w:hanging="180"/>
      </w:pPr>
    </w:lvl>
    <w:lvl w:ilvl="6" w:tplc="F4A29518">
      <w:start w:val="1"/>
      <w:numFmt w:val="decimal"/>
      <w:lvlText w:val="%7."/>
      <w:lvlJc w:val="left"/>
      <w:pPr>
        <w:ind w:left="5040" w:hanging="360"/>
      </w:pPr>
    </w:lvl>
    <w:lvl w:ilvl="7" w:tplc="543E27BC">
      <w:start w:val="1"/>
      <w:numFmt w:val="lowerLetter"/>
      <w:lvlText w:val="%8."/>
      <w:lvlJc w:val="left"/>
      <w:pPr>
        <w:ind w:left="5760" w:hanging="360"/>
      </w:pPr>
    </w:lvl>
    <w:lvl w:ilvl="8" w:tplc="E4063690">
      <w:start w:val="1"/>
      <w:numFmt w:val="lowerRoman"/>
      <w:lvlText w:val="%9."/>
      <w:lvlJc w:val="right"/>
      <w:pPr>
        <w:ind w:left="6480" w:hanging="180"/>
      </w:pPr>
    </w:lvl>
  </w:abstractNum>
  <w:abstractNum w:abstractNumId="282" w15:restartNumberingAfterBreak="0">
    <w:nsid w:val="597B11B9"/>
    <w:multiLevelType w:val="hybridMultilevel"/>
    <w:tmpl w:val="4DF8B8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3" w15:restartNumberingAfterBreak="0">
    <w:nsid w:val="598A4B4B"/>
    <w:multiLevelType w:val="hybridMultilevel"/>
    <w:tmpl w:val="9AAC587E"/>
    <w:lvl w:ilvl="0" w:tplc="239204EE">
      <w:start w:val="1"/>
      <w:numFmt w:val="lowerLetter"/>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84" w15:restartNumberingAfterBreak="0">
    <w:nsid w:val="59E72A72"/>
    <w:multiLevelType w:val="hybridMultilevel"/>
    <w:tmpl w:val="2E26ACB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5A650E68"/>
    <w:multiLevelType w:val="hybridMultilevel"/>
    <w:tmpl w:val="E760F1A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6" w15:restartNumberingAfterBreak="0">
    <w:nsid w:val="5A966DAB"/>
    <w:multiLevelType w:val="hybridMultilevel"/>
    <w:tmpl w:val="1EB46034"/>
    <w:lvl w:ilvl="0" w:tplc="34B8DFA8">
      <w:start w:val="1"/>
      <w:numFmt w:val="lowerLetter"/>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9697BC">
      <w:start w:val="1"/>
      <w:numFmt w:val="lowerLetter"/>
      <w:lvlText w:val="%2"/>
      <w:lvlJc w:val="left"/>
      <w:pPr>
        <w:ind w:left="1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88B914">
      <w:start w:val="1"/>
      <w:numFmt w:val="lowerRoman"/>
      <w:lvlText w:val="%3"/>
      <w:lvlJc w:val="left"/>
      <w:pPr>
        <w:ind w:left="2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B67A5C">
      <w:start w:val="1"/>
      <w:numFmt w:val="decimal"/>
      <w:lvlText w:val="%4"/>
      <w:lvlJc w:val="left"/>
      <w:pPr>
        <w:ind w:left="3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C602C">
      <w:start w:val="1"/>
      <w:numFmt w:val="lowerLetter"/>
      <w:lvlText w:val="%5"/>
      <w:lvlJc w:val="left"/>
      <w:pPr>
        <w:ind w:left="3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1EA89C">
      <w:start w:val="1"/>
      <w:numFmt w:val="lowerRoman"/>
      <w:lvlText w:val="%6"/>
      <w:lvlJc w:val="left"/>
      <w:pPr>
        <w:ind w:left="4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BE1304">
      <w:start w:val="1"/>
      <w:numFmt w:val="decimal"/>
      <w:lvlText w:val="%7"/>
      <w:lvlJc w:val="left"/>
      <w:pPr>
        <w:ind w:left="5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A05E2">
      <w:start w:val="1"/>
      <w:numFmt w:val="lowerLetter"/>
      <w:lvlText w:val="%8"/>
      <w:lvlJc w:val="left"/>
      <w:pPr>
        <w:ind w:left="5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92677C">
      <w:start w:val="1"/>
      <w:numFmt w:val="lowerRoman"/>
      <w:lvlText w:val="%9"/>
      <w:lvlJc w:val="left"/>
      <w:pPr>
        <w:ind w:left="6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5B034973"/>
    <w:multiLevelType w:val="hybridMultilevel"/>
    <w:tmpl w:val="165AD882"/>
    <w:lvl w:ilvl="0" w:tplc="04160003">
      <w:start w:val="1"/>
      <w:numFmt w:val="bullet"/>
      <w:lvlText w:val="o"/>
      <w:lvlJc w:val="left"/>
      <w:pPr>
        <w:ind w:left="1004" w:hanging="360"/>
      </w:pPr>
      <w:rPr>
        <w:rFonts w:ascii="Courier New" w:hAnsi="Courier New" w:cs="Courier New"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88" w15:restartNumberingAfterBreak="0">
    <w:nsid w:val="5B10456C"/>
    <w:multiLevelType w:val="hybridMultilevel"/>
    <w:tmpl w:val="4F889D02"/>
    <w:lvl w:ilvl="0" w:tplc="C95EBAA8">
      <w:start w:val="1"/>
      <w:numFmt w:val="lowerLetter"/>
      <w:lvlText w:val="(%1)"/>
      <w:lvlJc w:val="left"/>
      <w:pPr>
        <w:ind w:left="1027" w:hanging="360"/>
      </w:pPr>
      <w:rPr>
        <w:rFonts w:hint="default"/>
      </w:rPr>
    </w:lvl>
    <w:lvl w:ilvl="1" w:tplc="04160019" w:tentative="1">
      <w:start w:val="1"/>
      <w:numFmt w:val="lowerLetter"/>
      <w:lvlText w:val="%2."/>
      <w:lvlJc w:val="left"/>
      <w:pPr>
        <w:ind w:left="1747" w:hanging="360"/>
      </w:pPr>
    </w:lvl>
    <w:lvl w:ilvl="2" w:tplc="0416001B" w:tentative="1">
      <w:start w:val="1"/>
      <w:numFmt w:val="lowerRoman"/>
      <w:lvlText w:val="%3."/>
      <w:lvlJc w:val="right"/>
      <w:pPr>
        <w:ind w:left="2467" w:hanging="180"/>
      </w:pPr>
    </w:lvl>
    <w:lvl w:ilvl="3" w:tplc="0416000F" w:tentative="1">
      <w:start w:val="1"/>
      <w:numFmt w:val="decimal"/>
      <w:lvlText w:val="%4."/>
      <w:lvlJc w:val="left"/>
      <w:pPr>
        <w:ind w:left="3187" w:hanging="360"/>
      </w:pPr>
    </w:lvl>
    <w:lvl w:ilvl="4" w:tplc="04160019" w:tentative="1">
      <w:start w:val="1"/>
      <w:numFmt w:val="lowerLetter"/>
      <w:lvlText w:val="%5."/>
      <w:lvlJc w:val="left"/>
      <w:pPr>
        <w:ind w:left="3907" w:hanging="360"/>
      </w:pPr>
    </w:lvl>
    <w:lvl w:ilvl="5" w:tplc="0416001B" w:tentative="1">
      <w:start w:val="1"/>
      <w:numFmt w:val="lowerRoman"/>
      <w:lvlText w:val="%6."/>
      <w:lvlJc w:val="right"/>
      <w:pPr>
        <w:ind w:left="4627" w:hanging="180"/>
      </w:pPr>
    </w:lvl>
    <w:lvl w:ilvl="6" w:tplc="0416000F" w:tentative="1">
      <w:start w:val="1"/>
      <w:numFmt w:val="decimal"/>
      <w:lvlText w:val="%7."/>
      <w:lvlJc w:val="left"/>
      <w:pPr>
        <w:ind w:left="5347" w:hanging="360"/>
      </w:pPr>
    </w:lvl>
    <w:lvl w:ilvl="7" w:tplc="04160019" w:tentative="1">
      <w:start w:val="1"/>
      <w:numFmt w:val="lowerLetter"/>
      <w:lvlText w:val="%8."/>
      <w:lvlJc w:val="left"/>
      <w:pPr>
        <w:ind w:left="6067" w:hanging="360"/>
      </w:pPr>
    </w:lvl>
    <w:lvl w:ilvl="8" w:tplc="0416001B" w:tentative="1">
      <w:start w:val="1"/>
      <w:numFmt w:val="lowerRoman"/>
      <w:lvlText w:val="%9."/>
      <w:lvlJc w:val="right"/>
      <w:pPr>
        <w:ind w:left="6787" w:hanging="180"/>
      </w:pPr>
    </w:lvl>
  </w:abstractNum>
  <w:abstractNum w:abstractNumId="289" w15:restartNumberingAfterBreak="0">
    <w:nsid w:val="5B4E7BBE"/>
    <w:multiLevelType w:val="hybridMultilevel"/>
    <w:tmpl w:val="D1543802"/>
    <w:lvl w:ilvl="0" w:tplc="04160001">
      <w:start w:val="1"/>
      <w:numFmt w:val="bullet"/>
      <w:lvlText w:val=""/>
      <w:lvlJc w:val="left"/>
      <w:pPr>
        <w:ind w:left="1569" w:hanging="360"/>
      </w:pPr>
      <w:rPr>
        <w:rFonts w:ascii="Symbol" w:hAnsi="Symbol" w:hint="default"/>
      </w:rPr>
    </w:lvl>
    <w:lvl w:ilvl="1" w:tplc="04160003" w:tentative="1">
      <w:start w:val="1"/>
      <w:numFmt w:val="bullet"/>
      <w:lvlText w:val="o"/>
      <w:lvlJc w:val="left"/>
      <w:pPr>
        <w:ind w:left="2289" w:hanging="360"/>
      </w:pPr>
      <w:rPr>
        <w:rFonts w:ascii="Courier New" w:hAnsi="Courier New" w:cs="Courier New" w:hint="default"/>
      </w:rPr>
    </w:lvl>
    <w:lvl w:ilvl="2" w:tplc="04160005" w:tentative="1">
      <w:start w:val="1"/>
      <w:numFmt w:val="bullet"/>
      <w:lvlText w:val=""/>
      <w:lvlJc w:val="left"/>
      <w:pPr>
        <w:ind w:left="3009" w:hanging="360"/>
      </w:pPr>
      <w:rPr>
        <w:rFonts w:ascii="Wingdings" w:hAnsi="Wingdings" w:hint="default"/>
      </w:rPr>
    </w:lvl>
    <w:lvl w:ilvl="3" w:tplc="04160001" w:tentative="1">
      <w:start w:val="1"/>
      <w:numFmt w:val="bullet"/>
      <w:lvlText w:val=""/>
      <w:lvlJc w:val="left"/>
      <w:pPr>
        <w:ind w:left="3729" w:hanging="360"/>
      </w:pPr>
      <w:rPr>
        <w:rFonts w:ascii="Symbol" w:hAnsi="Symbol" w:hint="default"/>
      </w:rPr>
    </w:lvl>
    <w:lvl w:ilvl="4" w:tplc="04160003" w:tentative="1">
      <w:start w:val="1"/>
      <w:numFmt w:val="bullet"/>
      <w:lvlText w:val="o"/>
      <w:lvlJc w:val="left"/>
      <w:pPr>
        <w:ind w:left="4449" w:hanging="360"/>
      </w:pPr>
      <w:rPr>
        <w:rFonts w:ascii="Courier New" w:hAnsi="Courier New" w:cs="Courier New" w:hint="default"/>
      </w:rPr>
    </w:lvl>
    <w:lvl w:ilvl="5" w:tplc="04160005" w:tentative="1">
      <w:start w:val="1"/>
      <w:numFmt w:val="bullet"/>
      <w:lvlText w:val=""/>
      <w:lvlJc w:val="left"/>
      <w:pPr>
        <w:ind w:left="5169" w:hanging="360"/>
      </w:pPr>
      <w:rPr>
        <w:rFonts w:ascii="Wingdings" w:hAnsi="Wingdings" w:hint="default"/>
      </w:rPr>
    </w:lvl>
    <w:lvl w:ilvl="6" w:tplc="04160001" w:tentative="1">
      <w:start w:val="1"/>
      <w:numFmt w:val="bullet"/>
      <w:lvlText w:val=""/>
      <w:lvlJc w:val="left"/>
      <w:pPr>
        <w:ind w:left="5889" w:hanging="360"/>
      </w:pPr>
      <w:rPr>
        <w:rFonts w:ascii="Symbol" w:hAnsi="Symbol" w:hint="default"/>
      </w:rPr>
    </w:lvl>
    <w:lvl w:ilvl="7" w:tplc="04160003" w:tentative="1">
      <w:start w:val="1"/>
      <w:numFmt w:val="bullet"/>
      <w:lvlText w:val="o"/>
      <w:lvlJc w:val="left"/>
      <w:pPr>
        <w:ind w:left="6609" w:hanging="360"/>
      </w:pPr>
      <w:rPr>
        <w:rFonts w:ascii="Courier New" w:hAnsi="Courier New" w:cs="Courier New" w:hint="default"/>
      </w:rPr>
    </w:lvl>
    <w:lvl w:ilvl="8" w:tplc="04160005" w:tentative="1">
      <w:start w:val="1"/>
      <w:numFmt w:val="bullet"/>
      <w:lvlText w:val=""/>
      <w:lvlJc w:val="left"/>
      <w:pPr>
        <w:ind w:left="7329" w:hanging="360"/>
      </w:pPr>
      <w:rPr>
        <w:rFonts w:ascii="Wingdings" w:hAnsi="Wingdings" w:hint="default"/>
      </w:rPr>
    </w:lvl>
  </w:abstractNum>
  <w:abstractNum w:abstractNumId="290" w15:restartNumberingAfterBreak="0">
    <w:nsid w:val="5B9F36DB"/>
    <w:multiLevelType w:val="hybridMultilevel"/>
    <w:tmpl w:val="3E084D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1" w15:restartNumberingAfterBreak="0">
    <w:nsid w:val="5C41055D"/>
    <w:multiLevelType w:val="hybridMultilevel"/>
    <w:tmpl w:val="F3EA08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2" w15:restartNumberingAfterBreak="0">
    <w:nsid w:val="5C533409"/>
    <w:multiLevelType w:val="hybridMultilevel"/>
    <w:tmpl w:val="9030FC74"/>
    <w:lvl w:ilvl="0" w:tplc="04160017">
      <w:start w:val="1"/>
      <w:numFmt w:val="lowerLetter"/>
      <w:lvlText w:val="%1)"/>
      <w:lvlJc w:val="left"/>
      <w:pPr>
        <w:ind w:left="1037" w:hanging="360"/>
      </w:pPr>
    </w:lvl>
    <w:lvl w:ilvl="1" w:tplc="4D7C1D6E">
      <w:start w:val="1"/>
      <w:numFmt w:val="lowerLetter"/>
      <w:lvlText w:val="(%2)"/>
      <w:lvlJc w:val="left"/>
      <w:pPr>
        <w:ind w:left="1757" w:hanging="360"/>
      </w:pPr>
      <w:rPr>
        <w:rFonts w:hint="default"/>
      </w:rPr>
    </w:lvl>
    <w:lvl w:ilvl="2" w:tplc="0416001B" w:tentative="1">
      <w:start w:val="1"/>
      <w:numFmt w:val="lowerRoman"/>
      <w:lvlText w:val="%3."/>
      <w:lvlJc w:val="right"/>
      <w:pPr>
        <w:ind w:left="2477" w:hanging="180"/>
      </w:pPr>
    </w:lvl>
    <w:lvl w:ilvl="3" w:tplc="0416000F" w:tentative="1">
      <w:start w:val="1"/>
      <w:numFmt w:val="decimal"/>
      <w:lvlText w:val="%4."/>
      <w:lvlJc w:val="left"/>
      <w:pPr>
        <w:ind w:left="3197" w:hanging="360"/>
      </w:pPr>
    </w:lvl>
    <w:lvl w:ilvl="4" w:tplc="04160019" w:tentative="1">
      <w:start w:val="1"/>
      <w:numFmt w:val="lowerLetter"/>
      <w:lvlText w:val="%5."/>
      <w:lvlJc w:val="left"/>
      <w:pPr>
        <w:ind w:left="3917" w:hanging="360"/>
      </w:pPr>
    </w:lvl>
    <w:lvl w:ilvl="5" w:tplc="0416001B" w:tentative="1">
      <w:start w:val="1"/>
      <w:numFmt w:val="lowerRoman"/>
      <w:lvlText w:val="%6."/>
      <w:lvlJc w:val="right"/>
      <w:pPr>
        <w:ind w:left="4637" w:hanging="180"/>
      </w:pPr>
    </w:lvl>
    <w:lvl w:ilvl="6" w:tplc="0416000F" w:tentative="1">
      <w:start w:val="1"/>
      <w:numFmt w:val="decimal"/>
      <w:lvlText w:val="%7."/>
      <w:lvlJc w:val="left"/>
      <w:pPr>
        <w:ind w:left="5357" w:hanging="360"/>
      </w:pPr>
    </w:lvl>
    <w:lvl w:ilvl="7" w:tplc="04160019" w:tentative="1">
      <w:start w:val="1"/>
      <w:numFmt w:val="lowerLetter"/>
      <w:lvlText w:val="%8."/>
      <w:lvlJc w:val="left"/>
      <w:pPr>
        <w:ind w:left="6077" w:hanging="360"/>
      </w:pPr>
    </w:lvl>
    <w:lvl w:ilvl="8" w:tplc="0416001B" w:tentative="1">
      <w:start w:val="1"/>
      <w:numFmt w:val="lowerRoman"/>
      <w:lvlText w:val="%9."/>
      <w:lvlJc w:val="right"/>
      <w:pPr>
        <w:ind w:left="6797" w:hanging="180"/>
      </w:pPr>
    </w:lvl>
  </w:abstractNum>
  <w:abstractNum w:abstractNumId="293" w15:restartNumberingAfterBreak="0">
    <w:nsid w:val="5CA56E0D"/>
    <w:multiLevelType w:val="hybridMultilevel"/>
    <w:tmpl w:val="5CF6AC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4" w15:restartNumberingAfterBreak="0">
    <w:nsid w:val="5D183D64"/>
    <w:multiLevelType w:val="hybridMultilevel"/>
    <w:tmpl w:val="524A7248"/>
    <w:lvl w:ilvl="0" w:tplc="C33A3CB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5" w15:restartNumberingAfterBreak="0">
    <w:nsid w:val="5D4322BE"/>
    <w:multiLevelType w:val="hybridMultilevel"/>
    <w:tmpl w:val="C5E8017C"/>
    <w:lvl w:ilvl="0" w:tplc="47D2C10E">
      <w:start w:val="1"/>
      <w:numFmt w:val="lowerLetter"/>
      <w:lvlText w:val="(%1)"/>
      <w:lvlJc w:val="left"/>
      <w:pPr>
        <w:ind w:left="1008" w:hanging="360"/>
      </w:pPr>
      <w:rPr>
        <w:rFonts w:hint="default"/>
      </w:rPr>
    </w:lvl>
    <w:lvl w:ilvl="1" w:tplc="04160019" w:tentative="1">
      <w:start w:val="1"/>
      <w:numFmt w:val="lowerLetter"/>
      <w:lvlText w:val="%2."/>
      <w:lvlJc w:val="left"/>
      <w:pPr>
        <w:ind w:left="1728" w:hanging="360"/>
      </w:pPr>
    </w:lvl>
    <w:lvl w:ilvl="2" w:tplc="0416001B" w:tentative="1">
      <w:start w:val="1"/>
      <w:numFmt w:val="lowerRoman"/>
      <w:lvlText w:val="%3."/>
      <w:lvlJc w:val="right"/>
      <w:pPr>
        <w:ind w:left="2448" w:hanging="180"/>
      </w:pPr>
    </w:lvl>
    <w:lvl w:ilvl="3" w:tplc="0416000F" w:tentative="1">
      <w:start w:val="1"/>
      <w:numFmt w:val="decimal"/>
      <w:lvlText w:val="%4."/>
      <w:lvlJc w:val="left"/>
      <w:pPr>
        <w:ind w:left="3168" w:hanging="360"/>
      </w:pPr>
    </w:lvl>
    <w:lvl w:ilvl="4" w:tplc="04160019" w:tentative="1">
      <w:start w:val="1"/>
      <w:numFmt w:val="lowerLetter"/>
      <w:lvlText w:val="%5."/>
      <w:lvlJc w:val="left"/>
      <w:pPr>
        <w:ind w:left="3888" w:hanging="360"/>
      </w:pPr>
    </w:lvl>
    <w:lvl w:ilvl="5" w:tplc="0416001B" w:tentative="1">
      <w:start w:val="1"/>
      <w:numFmt w:val="lowerRoman"/>
      <w:lvlText w:val="%6."/>
      <w:lvlJc w:val="right"/>
      <w:pPr>
        <w:ind w:left="4608" w:hanging="180"/>
      </w:pPr>
    </w:lvl>
    <w:lvl w:ilvl="6" w:tplc="0416000F" w:tentative="1">
      <w:start w:val="1"/>
      <w:numFmt w:val="decimal"/>
      <w:lvlText w:val="%7."/>
      <w:lvlJc w:val="left"/>
      <w:pPr>
        <w:ind w:left="5328" w:hanging="360"/>
      </w:pPr>
    </w:lvl>
    <w:lvl w:ilvl="7" w:tplc="04160019" w:tentative="1">
      <w:start w:val="1"/>
      <w:numFmt w:val="lowerLetter"/>
      <w:lvlText w:val="%8."/>
      <w:lvlJc w:val="left"/>
      <w:pPr>
        <w:ind w:left="6048" w:hanging="360"/>
      </w:pPr>
    </w:lvl>
    <w:lvl w:ilvl="8" w:tplc="0416001B" w:tentative="1">
      <w:start w:val="1"/>
      <w:numFmt w:val="lowerRoman"/>
      <w:lvlText w:val="%9."/>
      <w:lvlJc w:val="right"/>
      <w:pPr>
        <w:ind w:left="6768" w:hanging="180"/>
      </w:pPr>
    </w:lvl>
  </w:abstractNum>
  <w:abstractNum w:abstractNumId="296" w15:restartNumberingAfterBreak="0">
    <w:nsid w:val="5D8925AB"/>
    <w:multiLevelType w:val="hybridMultilevel"/>
    <w:tmpl w:val="900EE9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7" w15:restartNumberingAfterBreak="0">
    <w:nsid w:val="5E121A3F"/>
    <w:multiLevelType w:val="hybridMultilevel"/>
    <w:tmpl w:val="407897AC"/>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98" w15:restartNumberingAfterBreak="0">
    <w:nsid w:val="5ECA3F37"/>
    <w:multiLevelType w:val="hybridMultilevel"/>
    <w:tmpl w:val="4B24040C"/>
    <w:lvl w:ilvl="0" w:tplc="AB8204EC">
      <w:start w:val="1"/>
      <w:numFmt w:val="lowerLetter"/>
      <w:lvlText w:val="(%1)"/>
      <w:lvlJc w:val="left"/>
      <w:pPr>
        <w:ind w:left="927" w:hanging="360"/>
      </w:pPr>
      <w:rPr>
        <w:i w:val="0"/>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299" w15:restartNumberingAfterBreak="0">
    <w:nsid w:val="60282766"/>
    <w:multiLevelType w:val="hybridMultilevel"/>
    <w:tmpl w:val="3EDE3698"/>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0" w15:restartNumberingAfterBreak="0">
    <w:nsid w:val="602C406F"/>
    <w:multiLevelType w:val="hybridMultilevel"/>
    <w:tmpl w:val="5672C58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1" w15:restartNumberingAfterBreak="0">
    <w:nsid w:val="606B3777"/>
    <w:multiLevelType w:val="hybridMultilevel"/>
    <w:tmpl w:val="2580FA54"/>
    <w:lvl w:ilvl="0" w:tplc="369EAC5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2" w15:restartNumberingAfterBreak="0">
    <w:nsid w:val="607122D2"/>
    <w:multiLevelType w:val="hybridMultilevel"/>
    <w:tmpl w:val="FD1CBB9E"/>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03" w15:restartNumberingAfterBreak="0">
    <w:nsid w:val="60A90FE3"/>
    <w:multiLevelType w:val="hybridMultilevel"/>
    <w:tmpl w:val="874E5D16"/>
    <w:lvl w:ilvl="0" w:tplc="E7C27C86">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4" w15:restartNumberingAfterBreak="0">
    <w:nsid w:val="61001208"/>
    <w:multiLevelType w:val="hybridMultilevel"/>
    <w:tmpl w:val="C43E24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5" w15:restartNumberingAfterBreak="0">
    <w:nsid w:val="61763C3A"/>
    <w:multiLevelType w:val="hybridMultilevel"/>
    <w:tmpl w:val="DE8C533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6" w15:restartNumberingAfterBreak="0">
    <w:nsid w:val="61E315C7"/>
    <w:multiLevelType w:val="hybridMultilevel"/>
    <w:tmpl w:val="D3969846"/>
    <w:lvl w:ilvl="0" w:tplc="B7605538">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7" w15:restartNumberingAfterBreak="0">
    <w:nsid w:val="62077EDB"/>
    <w:multiLevelType w:val="hybridMultilevel"/>
    <w:tmpl w:val="528C2D50"/>
    <w:lvl w:ilvl="0" w:tplc="5C127D2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8" w15:restartNumberingAfterBreak="0">
    <w:nsid w:val="629418F0"/>
    <w:multiLevelType w:val="hybridMultilevel"/>
    <w:tmpl w:val="ED3CBC36"/>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9" w15:restartNumberingAfterBreak="0">
    <w:nsid w:val="62D24E73"/>
    <w:multiLevelType w:val="hybridMultilevel"/>
    <w:tmpl w:val="9FF06304"/>
    <w:lvl w:ilvl="0" w:tplc="6A6E6CAE">
      <w:start w:val="1"/>
      <w:numFmt w:val="lowerLetter"/>
      <w:lvlText w:val="(%1)"/>
      <w:lvlJc w:val="left"/>
      <w:pPr>
        <w:ind w:left="1211"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310" w15:restartNumberingAfterBreak="0">
    <w:nsid w:val="63D36C0D"/>
    <w:multiLevelType w:val="hybridMultilevel"/>
    <w:tmpl w:val="FBE89A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1" w15:restartNumberingAfterBreak="0">
    <w:nsid w:val="63E93A06"/>
    <w:multiLevelType w:val="hybridMultilevel"/>
    <w:tmpl w:val="525C0474"/>
    <w:lvl w:ilvl="0" w:tplc="8026CFB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12" w15:restartNumberingAfterBreak="0">
    <w:nsid w:val="64002DF6"/>
    <w:multiLevelType w:val="hybridMultilevel"/>
    <w:tmpl w:val="DEF85B00"/>
    <w:lvl w:ilvl="0" w:tplc="2C0A0001">
      <w:start w:val="1"/>
      <w:numFmt w:val="bullet"/>
      <w:lvlText w:val=""/>
      <w:lvlJc w:val="left"/>
      <w:pPr>
        <w:tabs>
          <w:tab w:val="num" w:pos="720"/>
        </w:tabs>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3" w15:restartNumberingAfterBreak="0">
    <w:nsid w:val="64316986"/>
    <w:multiLevelType w:val="hybridMultilevel"/>
    <w:tmpl w:val="79BA52D0"/>
    <w:lvl w:ilvl="0" w:tplc="56E4C918">
      <w:start w:val="1"/>
      <w:numFmt w:val="decimal"/>
      <w:lvlText w:val="(%1)"/>
      <w:lvlJc w:val="left"/>
      <w:pPr>
        <w:ind w:left="720" w:hanging="360"/>
      </w:pPr>
      <w:rPr>
        <w:rFonts w:hint="default"/>
        <w:vertAlign w:val="superscrip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4" w15:restartNumberingAfterBreak="0">
    <w:nsid w:val="64387B3D"/>
    <w:multiLevelType w:val="hybridMultilevel"/>
    <w:tmpl w:val="448294D2"/>
    <w:lvl w:ilvl="0" w:tplc="7DA6E814">
      <w:start w:val="3"/>
      <w:numFmt w:val="lowerRoman"/>
      <w:pStyle w:val="Recommendations"/>
      <w:lvlText w:val="(%1)"/>
      <w:lvlJc w:val="left"/>
      <w:pPr>
        <w:tabs>
          <w:tab w:val="num" w:pos="2880"/>
        </w:tabs>
        <w:ind w:left="288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5" w15:restartNumberingAfterBreak="0">
    <w:nsid w:val="65082083"/>
    <w:multiLevelType w:val="hybridMultilevel"/>
    <w:tmpl w:val="3D2C0F36"/>
    <w:lvl w:ilvl="0" w:tplc="7C0C407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6" w15:restartNumberingAfterBreak="0">
    <w:nsid w:val="656362D0"/>
    <w:multiLevelType w:val="hybridMultilevel"/>
    <w:tmpl w:val="C2F22FF8"/>
    <w:lvl w:ilvl="0" w:tplc="A246BEAE">
      <w:start w:val="1"/>
      <w:numFmt w:val="decimal"/>
      <w:lvlText w:val="%1."/>
      <w:lvlJc w:val="left"/>
      <w:pPr>
        <w:ind w:left="720" w:hanging="360"/>
      </w:pPr>
      <w:rPr>
        <w:rFonts w:hint="default"/>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7" w15:restartNumberingAfterBreak="0">
    <w:nsid w:val="65AA66A3"/>
    <w:multiLevelType w:val="hybridMultilevel"/>
    <w:tmpl w:val="D796208A"/>
    <w:lvl w:ilvl="0" w:tplc="F232320A">
      <w:start w:val="1"/>
      <w:numFmt w:val="decimal"/>
      <w:pStyle w:val="List1"/>
      <w:lvlText w:val="%1."/>
      <w:lvlJc w:val="left"/>
      <w:pPr>
        <w:ind w:left="360" w:hanging="360"/>
      </w:pPr>
      <w:rPr>
        <w:rFonts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EFC29C30" w:tentative="1">
      <w:start w:val="1"/>
      <w:numFmt w:val="lowerLetter"/>
      <w:lvlText w:val="%2."/>
      <w:lvlJc w:val="left"/>
      <w:pPr>
        <w:ind w:left="1440" w:hanging="360"/>
      </w:pPr>
    </w:lvl>
    <w:lvl w:ilvl="2" w:tplc="6FD84D60" w:tentative="1">
      <w:start w:val="1"/>
      <w:numFmt w:val="lowerRoman"/>
      <w:lvlText w:val="%3."/>
      <w:lvlJc w:val="right"/>
      <w:pPr>
        <w:ind w:left="2160" w:hanging="180"/>
      </w:pPr>
    </w:lvl>
    <w:lvl w:ilvl="3" w:tplc="C6C06508" w:tentative="1">
      <w:start w:val="1"/>
      <w:numFmt w:val="decimal"/>
      <w:lvlText w:val="%4."/>
      <w:lvlJc w:val="left"/>
      <w:pPr>
        <w:ind w:left="2880" w:hanging="360"/>
      </w:pPr>
    </w:lvl>
    <w:lvl w:ilvl="4" w:tplc="3FDE79FA" w:tentative="1">
      <w:start w:val="1"/>
      <w:numFmt w:val="lowerLetter"/>
      <w:lvlText w:val="%5."/>
      <w:lvlJc w:val="left"/>
      <w:pPr>
        <w:ind w:left="3600" w:hanging="360"/>
      </w:pPr>
    </w:lvl>
    <w:lvl w:ilvl="5" w:tplc="060087CE" w:tentative="1">
      <w:start w:val="1"/>
      <w:numFmt w:val="lowerRoman"/>
      <w:lvlText w:val="%6."/>
      <w:lvlJc w:val="right"/>
      <w:pPr>
        <w:ind w:left="4320" w:hanging="180"/>
      </w:pPr>
    </w:lvl>
    <w:lvl w:ilvl="6" w:tplc="713A3632" w:tentative="1">
      <w:start w:val="1"/>
      <w:numFmt w:val="decimal"/>
      <w:lvlText w:val="%7."/>
      <w:lvlJc w:val="left"/>
      <w:pPr>
        <w:ind w:left="5040" w:hanging="360"/>
      </w:pPr>
    </w:lvl>
    <w:lvl w:ilvl="7" w:tplc="64628BB2" w:tentative="1">
      <w:start w:val="1"/>
      <w:numFmt w:val="lowerLetter"/>
      <w:lvlText w:val="%8."/>
      <w:lvlJc w:val="left"/>
      <w:pPr>
        <w:ind w:left="5760" w:hanging="360"/>
      </w:pPr>
    </w:lvl>
    <w:lvl w:ilvl="8" w:tplc="B3184602" w:tentative="1">
      <w:start w:val="1"/>
      <w:numFmt w:val="lowerRoman"/>
      <w:lvlText w:val="%9."/>
      <w:lvlJc w:val="right"/>
      <w:pPr>
        <w:ind w:left="6480" w:hanging="180"/>
      </w:pPr>
    </w:lvl>
  </w:abstractNum>
  <w:abstractNum w:abstractNumId="318" w15:restartNumberingAfterBreak="0">
    <w:nsid w:val="66883945"/>
    <w:multiLevelType w:val="hybridMultilevel"/>
    <w:tmpl w:val="78CEECE2"/>
    <w:lvl w:ilvl="0" w:tplc="4274D6FA">
      <w:start w:val="1"/>
      <w:numFmt w:val="lowerLetter"/>
      <w:lvlText w:val="(%1)"/>
      <w:lvlJc w:val="left"/>
      <w:pPr>
        <w:ind w:left="927" w:hanging="360"/>
      </w:pPr>
      <w:rPr>
        <w:rFonts w:hint="default"/>
        <w:b/>
        <w:i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19" w15:restartNumberingAfterBreak="0">
    <w:nsid w:val="669527B8"/>
    <w:multiLevelType w:val="hybridMultilevel"/>
    <w:tmpl w:val="B1FEF860"/>
    <w:lvl w:ilvl="0" w:tplc="059EBF5C">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20" w15:restartNumberingAfterBreak="0">
    <w:nsid w:val="66D676F2"/>
    <w:multiLevelType w:val="hybridMultilevel"/>
    <w:tmpl w:val="D07A67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1" w15:restartNumberingAfterBreak="0">
    <w:nsid w:val="67893C4D"/>
    <w:multiLevelType w:val="hybridMultilevel"/>
    <w:tmpl w:val="6E540822"/>
    <w:lvl w:ilvl="0" w:tplc="04160003">
      <w:start w:val="1"/>
      <w:numFmt w:val="bullet"/>
      <w:lvlText w:val="o"/>
      <w:lvlJc w:val="left"/>
      <w:pPr>
        <w:ind w:left="1854" w:hanging="360"/>
      </w:pPr>
      <w:rPr>
        <w:rFonts w:ascii="Courier New" w:hAnsi="Courier New" w:cs="Courier New" w:hint="default"/>
      </w:rPr>
    </w:lvl>
    <w:lvl w:ilvl="1" w:tplc="04160003">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22" w15:restartNumberingAfterBreak="0">
    <w:nsid w:val="678B7B19"/>
    <w:multiLevelType w:val="hybridMultilevel"/>
    <w:tmpl w:val="97CA87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3" w15:restartNumberingAfterBreak="0">
    <w:nsid w:val="67BA16C4"/>
    <w:multiLevelType w:val="hybridMultilevel"/>
    <w:tmpl w:val="305210E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4" w15:restartNumberingAfterBreak="0">
    <w:nsid w:val="67DB0FD7"/>
    <w:multiLevelType w:val="hybridMultilevel"/>
    <w:tmpl w:val="CC3A874E"/>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25" w15:restartNumberingAfterBreak="0">
    <w:nsid w:val="688575B3"/>
    <w:multiLevelType w:val="hybridMultilevel"/>
    <w:tmpl w:val="7DAA788E"/>
    <w:lvl w:ilvl="0" w:tplc="7542DDEA">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B06A39"/>
    <w:multiLevelType w:val="hybridMultilevel"/>
    <w:tmpl w:val="DAA444AE"/>
    <w:lvl w:ilvl="0" w:tplc="54D60D34">
      <w:start w:val="1"/>
      <w:numFmt w:val="lowerRoman"/>
      <w:lvlText w:val="(%1)"/>
      <w:lvlJc w:val="left"/>
      <w:pPr>
        <w:ind w:left="1290" w:hanging="72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327" w15:restartNumberingAfterBreak="0">
    <w:nsid w:val="68B70AF4"/>
    <w:multiLevelType w:val="hybridMultilevel"/>
    <w:tmpl w:val="18F0F6AE"/>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8" w15:restartNumberingAfterBreak="0">
    <w:nsid w:val="68CE72CB"/>
    <w:multiLevelType w:val="hybridMultilevel"/>
    <w:tmpl w:val="CB32D6E0"/>
    <w:lvl w:ilvl="0" w:tplc="C85AA13A">
      <w:start w:val="1"/>
      <w:numFmt w:val="decimal"/>
      <w:lvlText w:val="%1."/>
      <w:lvlJc w:val="left"/>
      <w:pPr>
        <w:ind w:left="1787" w:hanging="360"/>
      </w:pPr>
      <w:rPr>
        <w:rFonts w:ascii="Arial" w:hAnsi="Arial" w:cs="Arial" w:hint="default"/>
        <w:b w:val="0"/>
        <w:sz w:val="22"/>
        <w:szCs w:val="22"/>
      </w:rPr>
    </w:lvl>
    <w:lvl w:ilvl="1" w:tplc="04090019" w:tentative="1">
      <w:start w:val="1"/>
      <w:numFmt w:val="lowerLetter"/>
      <w:lvlText w:val="%2."/>
      <w:lvlJc w:val="left"/>
      <w:pPr>
        <w:ind w:left="2507" w:hanging="360"/>
      </w:pPr>
    </w:lvl>
    <w:lvl w:ilvl="2" w:tplc="0409001B" w:tentative="1">
      <w:start w:val="1"/>
      <w:numFmt w:val="lowerRoman"/>
      <w:lvlText w:val="%3."/>
      <w:lvlJc w:val="right"/>
      <w:pPr>
        <w:ind w:left="3227" w:hanging="180"/>
      </w:pPr>
    </w:lvl>
    <w:lvl w:ilvl="3" w:tplc="0409000F" w:tentative="1">
      <w:start w:val="1"/>
      <w:numFmt w:val="decimal"/>
      <w:lvlText w:val="%4."/>
      <w:lvlJc w:val="left"/>
      <w:pPr>
        <w:ind w:left="3947" w:hanging="360"/>
      </w:pPr>
    </w:lvl>
    <w:lvl w:ilvl="4" w:tplc="04090019" w:tentative="1">
      <w:start w:val="1"/>
      <w:numFmt w:val="lowerLetter"/>
      <w:lvlText w:val="%5."/>
      <w:lvlJc w:val="left"/>
      <w:pPr>
        <w:ind w:left="4667" w:hanging="360"/>
      </w:pPr>
    </w:lvl>
    <w:lvl w:ilvl="5" w:tplc="0409001B" w:tentative="1">
      <w:start w:val="1"/>
      <w:numFmt w:val="lowerRoman"/>
      <w:lvlText w:val="%6."/>
      <w:lvlJc w:val="right"/>
      <w:pPr>
        <w:ind w:left="5387" w:hanging="180"/>
      </w:pPr>
    </w:lvl>
    <w:lvl w:ilvl="6" w:tplc="0409000F" w:tentative="1">
      <w:start w:val="1"/>
      <w:numFmt w:val="decimal"/>
      <w:lvlText w:val="%7."/>
      <w:lvlJc w:val="left"/>
      <w:pPr>
        <w:ind w:left="6107" w:hanging="360"/>
      </w:pPr>
    </w:lvl>
    <w:lvl w:ilvl="7" w:tplc="04090019" w:tentative="1">
      <w:start w:val="1"/>
      <w:numFmt w:val="lowerLetter"/>
      <w:lvlText w:val="%8."/>
      <w:lvlJc w:val="left"/>
      <w:pPr>
        <w:ind w:left="6827" w:hanging="360"/>
      </w:pPr>
    </w:lvl>
    <w:lvl w:ilvl="8" w:tplc="0409001B" w:tentative="1">
      <w:start w:val="1"/>
      <w:numFmt w:val="lowerRoman"/>
      <w:lvlText w:val="%9."/>
      <w:lvlJc w:val="right"/>
      <w:pPr>
        <w:ind w:left="7547" w:hanging="180"/>
      </w:pPr>
    </w:lvl>
  </w:abstractNum>
  <w:abstractNum w:abstractNumId="329" w15:restartNumberingAfterBreak="0">
    <w:nsid w:val="68D92880"/>
    <w:multiLevelType w:val="hybridMultilevel"/>
    <w:tmpl w:val="0108D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0" w15:restartNumberingAfterBreak="0">
    <w:nsid w:val="69006846"/>
    <w:multiLevelType w:val="hybridMultilevel"/>
    <w:tmpl w:val="1ED2E524"/>
    <w:lvl w:ilvl="0" w:tplc="04160003">
      <w:start w:val="1"/>
      <w:numFmt w:val="bullet"/>
      <w:lvlText w:val="o"/>
      <w:lvlJc w:val="left"/>
      <w:pPr>
        <w:ind w:left="1854" w:hanging="360"/>
      </w:pPr>
      <w:rPr>
        <w:rFonts w:ascii="Courier New" w:hAnsi="Courier New" w:cs="Courier New"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31" w15:restartNumberingAfterBreak="0">
    <w:nsid w:val="695353B8"/>
    <w:multiLevelType w:val="hybridMultilevel"/>
    <w:tmpl w:val="00D666EE"/>
    <w:lvl w:ilvl="0" w:tplc="3B2EA8CC">
      <w:start w:val="1"/>
      <w:numFmt w:val="lowerLetter"/>
      <w:lvlText w:val="(%1)"/>
      <w:lvlJc w:val="left"/>
      <w:pPr>
        <w:ind w:left="1244" w:hanging="567"/>
      </w:pPr>
      <w:rPr>
        <w:rFonts w:ascii="Times New Roman" w:eastAsia="Times New Roman" w:hAnsi="Times New Roman" w:cs="Times New Roman" w:hint="default"/>
        <w:spacing w:val="-1"/>
        <w:w w:val="100"/>
        <w:sz w:val="24"/>
        <w:szCs w:val="24"/>
        <w:lang w:val="pt-PT" w:eastAsia="pt-PT" w:bidi="pt-PT"/>
      </w:rPr>
    </w:lvl>
    <w:lvl w:ilvl="1" w:tplc="1CE61EEA">
      <w:numFmt w:val="bullet"/>
      <w:lvlText w:val="•"/>
      <w:lvlJc w:val="left"/>
      <w:pPr>
        <w:ind w:left="2102" w:hanging="567"/>
      </w:pPr>
      <w:rPr>
        <w:rFonts w:hint="default"/>
        <w:lang w:val="pt-PT" w:eastAsia="pt-PT" w:bidi="pt-PT"/>
      </w:rPr>
    </w:lvl>
    <w:lvl w:ilvl="2" w:tplc="49A84022">
      <w:numFmt w:val="bullet"/>
      <w:lvlText w:val="•"/>
      <w:lvlJc w:val="left"/>
      <w:pPr>
        <w:ind w:left="2965" w:hanging="567"/>
      </w:pPr>
      <w:rPr>
        <w:rFonts w:hint="default"/>
        <w:lang w:val="pt-PT" w:eastAsia="pt-PT" w:bidi="pt-PT"/>
      </w:rPr>
    </w:lvl>
    <w:lvl w:ilvl="3" w:tplc="E28EE338">
      <w:numFmt w:val="bullet"/>
      <w:lvlText w:val="•"/>
      <w:lvlJc w:val="left"/>
      <w:pPr>
        <w:ind w:left="3827" w:hanging="567"/>
      </w:pPr>
      <w:rPr>
        <w:rFonts w:hint="default"/>
        <w:lang w:val="pt-PT" w:eastAsia="pt-PT" w:bidi="pt-PT"/>
      </w:rPr>
    </w:lvl>
    <w:lvl w:ilvl="4" w:tplc="8A3450F6">
      <w:numFmt w:val="bullet"/>
      <w:lvlText w:val="•"/>
      <w:lvlJc w:val="left"/>
      <w:pPr>
        <w:ind w:left="4690" w:hanging="567"/>
      </w:pPr>
      <w:rPr>
        <w:rFonts w:hint="default"/>
        <w:lang w:val="pt-PT" w:eastAsia="pt-PT" w:bidi="pt-PT"/>
      </w:rPr>
    </w:lvl>
    <w:lvl w:ilvl="5" w:tplc="3FCE5572">
      <w:numFmt w:val="bullet"/>
      <w:lvlText w:val="•"/>
      <w:lvlJc w:val="left"/>
      <w:pPr>
        <w:ind w:left="5552" w:hanging="567"/>
      </w:pPr>
      <w:rPr>
        <w:rFonts w:hint="default"/>
        <w:lang w:val="pt-PT" w:eastAsia="pt-PT" w:bidi="pt-PT"/>
      </w:rPr>
    </w:lvl>
    <w:lvl w:ilvl="6" w:tplc="7556FD0C">
      <w:numFmt w:val="bullet"/>
      <w:lvlText w:val="•"/>
      <w:lvlJc w:val="left"/>
      <w:pPr>
        <w:ind w:left="6415" w:hanging="567"/>
      </w:pPr>
      <w:rPr>
        <w:rFonts w:hint="default"/>
        <w:lang w:val="pt-PT" w:eastAsia="pt-PT" w:bidi="pt-PT"/>
      </w:rPr>
    </w:lvl>
    <w:lvl w:ilvl="7" w:tplc="72DE2558">
      <w:numFmt w:val="bullet"/>
      <w:lvlText w:val="•"/>
      <w:lvlJc w:val="left"/>
      <w:pPr>
        <w:ind w:left="7277" w:hanging="567"/>
      </w:pPr>
      <w:rPr>
        <w:rFonts w:hint="default"/>
        <w:lang w:val="pt-PT" w:eastAsia="pt-PT" w:bidi="pt-PT"/>
      </w:rPr>
    </w:lvl>
    <w:lvl w:ilvl="8" w:tplc="F0BAB93A">
      <w:numFmt w:val="bullet"/>
      <w:lvlText w:val="•"/>
      <w:lvlJc w:val="left"/>
      <w:pPr>
        <w:ind w:left="8140" w:hanging="567"/>
      </w:pPr>
      <w:rPr>
        <w:rFonts w:hint="default"/>
        <w:lang w:val="pt-PT" w:eastAsia="pt-PT" w:bidi="pt-PT"/>
      </w:rPr>
    </w:lvl>
  </w:abstractNum>
  <w:abstractNum w:abstractNumId="332" w15:restartNumberingAfterBreak="0">
    <w:nsid w:val="69B5176D"/>
    <w:multiLevelType w:val="hybridMultilevel"/>
    <w:tmpl w:val="CFBABD5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3" w15:restartNumberingAfterBreak="0">
    <w:nsid w:val="69E07626"/>
    <w:multiLevelType w:val="hybridMultilevel"/>
    <w:tmpl w:val="C35A01D0"/>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34" w15:restartNumberingAfterBreak="0">
    <w:nsid w:val="69ED656A"/>
    <w:multiLevelType w:val="hybridMultilevel"/>
    <w:tmpl w:val="DB2E2C4A"/>
    <w:lvl w:ilvl="0" w:tplc="2C0A0003">
      <w:start w:val="1"/>
      <w:numFmt w:val="bullet"/>
      <w:lvlText w:val="o"/>
      <w:lvlJc w:val="left"/>
      <w:pPr>
        <w:ind w:left="1429" w:hanging="360"/>
      </w:pPr>
      <w:rPr>
        <w:rFonts w:ascii="Courier New" w:hAnsi="Courier New" w:cs="Courier New"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35" w15:restartNumberingAfterBreak="0">
    <w:nsid w:val="6A4406EB"/>
    <w:multiLevelType w:val="hybridMultilevel"/>
    <w:tmpl w:val="0000012F"/>
    <w:lvl w:ilvl="0" w:tplc="00002C9E">
      <w:start w:val="1"/>
      <w:numFmt w:val="decimal"/>
      <w:lvlText w:val="%1."/>
      <w:lvlJc w:val="left"/>
      <w:pPr>
        <w:tabs>
          <w:tab w:val="num" w:pos="720"/>
        </w:tabs>
        <w:ind w:left="720" w:hanging="360"/>
      </w:pPr>
    </w:lvl>
    <w:lvl w:ilvl="1" w:tplc="0000526A">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6" w15:restartNumberingAfterBreak="0">
    <w:nsid w:val="6B206A93"/>
    <w:multiLevelType w:val="hybridMultilevel"/>
    <w:tmpl w:val="8CCE30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7" w15:restartNumberingAfterBreak="0">
    <w:nsid w:val="6B3F2642"/>
    <w:multiLevelType w:val="hybridMultilevel"/>
    <w:tmpl w:val="A34C2758"/>
    <w:lvl w:ilvl="0" w:tplc="8EA8427A">
      <w:start w:val="1"/>
      <w:numFmt w:val="lowerLetter"/>
      <w:lvlText w:val="(%1)"/>
      <w:lvlJc w:val="left"/>
      <w:pPr>
        <w:ind w:left="927" w:hanging="360"/>
      </w:pPr>
      <w:rPr>
        <w:rFonts w:hint="default"/>
        <w:b/>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38" w15:restartNumberingAfterBreak="0">
    <w:nsid w:val="6BA31E81"/>
    <w:multiLevelType w:val="hybridMultilevel"/>
    <w:tmpl w:val="033A48C8"/>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39" w15:restartNumberingAfterBreak="0">
    <w:nsid w:val="6C6F3E75"/>
    <w:multiLevelType w:val="hybridMultilevel"/>
    <w:tmpl w:val="3258A790"/>
    <w:lvl w:ilvl="0" w:tplc="C3BEE890">
      <w:start w:val="1"/>
      <w:numFmt w:val="bullet"/>
      <w:pStyle w:val="Bullet1Indented"/>
      <w:lvlText w:val=""/>
      <w:lvlJc w:val="left"/>
      <w:pPr>
        <w:ind w:left="907" w:hanging="360"/>
      </w:pPr>
      <w:rPr>
        <w:rFonts w:ascii="Symbol" w:hAnsi="Symbol" w:hint="default"/>
        <w:b w:val="0"/>
        <w:i w:val="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C9D1544"/>
    <w:multiLevelType w:val="hybridMultilevel"/>
    <w:tmpl w:val="03401192"/>
    <w:lvl w:ilvl="0" w:tplc="A296EE5C">
      <w:start w:val="1"/>
      <w:numFmt w:val="lowerLetter"/>
      <w:lvlText w:val="(%1)"/>
      <w:lvlJc w:val="left"/>
      <w:pPr>
        <w:ind w:left="1037" w:hanging="360"/>
      </w:pPr>
      <w:rPr>
        <w:rFonts w:hint="default"/>
      </w:rPr>
    </w:lvl>
    <w:lvl w:ilvl="1" w:tplc="04160019" w:tentative="1">
      <w:start w:val="1"/>
      <w:numFmt w:val="lowerLetter"/>
      <w:lvlText w:val="%2."/>
      <w:lvlJc w:val="left"/>
      <w:pPr>
        <w:ind w:left="1757" w:hanging="360"/>
      </w:pPr>
    </w:lvl>
    <w:lvl w:ilvl="2" w:tplc="0416001B" w:tentative="1">
      <w:start w:val="1"/>
      <w:numFmt w:val="lowerRoman"/>
      <w:lvlText w:val="%3."/>
      <w:lvlJc w:val="right"/>
      <w:pPr>
        <w:ind w:left="2477" w:hanging="180"/>
      </w:pPr>
    </w:lvl>
    <w:lvl w:ilvl="3" w:tplc="0416000F" w:tentative="1">
      <w:start w:val="1"/>
      <w:numFmt w:val="decimal"/>
      <w:lvlText w:val="%4."/>
      <w:lvlJc w:val="left"/>
      <w:pPr>
        <w:ind w:left="3197" w:hanging="360"/>
      </w:pPr>
    </w:lvl>
    <w:lvl w:ilvl="4" w:tplc="04160019" w:tentative="1">
      <w:start w:val="1"/>
      <w:numFmt w:val="lowerLetter"/>
      <w:lvlText w:val="%5."/>
      <w:lvlJc w:val="left"/>
      <w:pPr>
        <w:ind w:left="3917" w:hanging="360"/>
      </w:pPr>
    </w:lvl>
    <w:lvl w:ilvl="5" w:tplc="0416001B" w:tentative="1">
      <w:start w:val="1"/>
      <w:numFmt w:val="lowerRoman"/>
      <w:lvlText w:val="%6."/>
      <w:lvlJc w:val="right"/>
      <w:pPr>
        <w:ind w:left="4637" w:hanging="180"/>
      </w:pPr>
    </w:lvl>
    <w:lvl w:ilvl="6" w:tplc="0416000F" w:tentative="1">
      <w:start w:val="1"/>
      <w:numFmt w:val="decimal"/>
      <w:lvlText w:val="%7."/>
      <w:lvlJc w:val="left"/>
      <w:pPr>
        <w:ind w:left="5357" w:hanging="360"/>
      </w:pPr>
    </w:lvl>
    <w:lvl w:ilvl="7" w:tplc="04160019" w:tentative="1">
      <w:start w:val="1"/>
      <w:numFmt w:val="lowerLetter"/>
      <w:lvlText w:val="%8."/>
      <w:lvlJc w:val="left"/>
      <w:pPr>
        <w:ind w:left="6077" w:hanging="360"/>
      </w:pPr>
    </w:lvl>
    <w:lvl w:ilvl="8" w:tplc="0416001B" w:tentative="1">
      <w:start w:val="1"/>
      <w:numFmt w:val="lowerRoman"/>
      <w:lvlText w:val="%9."/>
      <w:lvlJc w:val="right"/>
      <w:pPr>
        <w:ind w:left="6797" w:hanging="180"/>
      </w:pPr>
    </w:lvl>
  </w:abstractNum>
  <w:abstractNum w:abstractNumId="341" w15:restartNumberingAfterBreak="0">
    <w:nsid w:val="6CC87613"/>
    <w:multiLevelType w:val="hybridMultilevel"/>
    <w:tmpl w:val="A7C0EB8E"/>
    <w:lvl w:ilvl="0" w:tplc="2AB48F7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42" w15:restartNumberingAfterBreak="0">
    <w:nsid w:val="6CE84D9D"/>
    <w:multiLevelType w:val="hybridMultilevel"/>
    <w:tmpl w:val="15D4E91C"/>
    <w:lvl w:ilvl="0" w:tplc="F75AD202">
      <w:start w:val="1"/>
      <w:numFmt w:val="lowerLetter"/>
      <w:lvlText w:val="(%1)"/>
      <w:lvlJc w:val="left"/>
      <w:pPr>
        <w:ind w:left="1027" w:hanging="360"/>
      </w:pPr>
      <w:rPr>
        <w:rFonts w:hint="default"/>
      </w:rPr>
    </w:lvl>
    <w:lvl w:ilvl="1" w:tplc="04160019" w:tentative="1">
      <w:start w:val="1"/>
      <w:numFmt w:val="lowerLetter"/>
      <w:lvlText w:val="%2."/>
      <w:lvlJc w:val="left"/>
      <w:pPr>
        <w:ind w:left="1747" w:hanging="360"/>
      </w:pPr>
    </w:lvl>
    <w:lvl w:ilvl="2" w:tplc="0416001B" w:tentative="1">
      <w:start w:val="1"/>
      <w:numFmt w:val="lowerRoman"/>
      <w:lvlText w:val="%3."/>
      <w:lvlJc w:val="right"/>
      <w:pPr>
        <w:ind w:left="2467" w:hanging="180"/>
      </w:pPr>
    </w:lvl>
    <w:lvl w:ilvl="3" w:tplc="0416000F" w:tentative="1">
      <w:start w:val="1"/>
      <w:numFmt w:val="decimal"/>
      <w:lvlText w:val="%4."/>
      <w:lvlJc w:val="left"/>
      <w:pPr>
        <w:ind w:left="3187" w:hanging="360"/>
      </w:pPr>
    </w:lvl>
    <w:lvl w:ilvl="4" w:tplc="04160019" w:tentative="1">
      <w:start w:val="1"/>
      <w:numFmt w:val="lowerLetter"/>
      <w:lvlText w:val="%5."/>
      <w:lvlJc w:val="left"/>
      <w:pPr>
        <w:ind w:left="3907" w:hanging="360"/>
      </w:pPr>
    </w:lvl>
    <w:lvl w:ilvl="5" w:tplc="0416001B" w:tentative="1">
      <w:start w:val="1"/>
      <w:numFmt w:val="lowerRoman"/>
      <w:lvlText w:val="%6."/>
      <w:lvlJc w:val="right"/>
      <w:pPr>
        <w:ind w:left="4627" w:hanging="180"/>
      </w:pPr>
    </w:lvl>
    <w:lvl w:ilvl="6" w:tplc="0416000F" w:tentative="1">
      <w:start w:val="1"/>
      <w:numFmt w:val="decimal"/>
      <w:lvlText w:val="%7."/>
      <w:lvlJc w:val="left"/>
      <w:pPr>
        <w:ind w:left="5347" w:hanging="360"/>
      </w:pPr>
    </w:lvl>
    <w:lvl w:ilvl="7" w:tplc="04160019" w:tentative="1">
      <w:start w:val="1"/>
      <w:numFmt w:val="lowerLetter"/>
      <w:lvlText w:val="%8."/>
      <w:lvlJc w:val="left"/>
      <w:pPr>
        <w:ind w:left="6067" w:hanging="360"/>
      </w:pPr>
    </w:lvl>
    <w:lvl w:ilvl="8" w:tplc="0416001B" w:tentative="1">
      <w:start w:val="1"/>
      <w:numFmt w:val="lowerRoman"/>
      <w:lvlText w:val="%9."/>
      <w:lvlJc w:val="right"/>
      <w:pPr>
        <w:ind w:left="6787" w:hanging="180"/>
      </w:pPr>
    </w:lvl>
  </w:abstractNum>
  <w:abstractNum w:abstractNumId="343" w15:restartNumberingAfterBreak="0">
    <w:nsid w:val="6D046FEA"/>
    <w:multiLevelType w:val="hybridMultilevel"/>
    <w:tmpl w:val="EF008E14"/>
    <w:lvl w:ilvl="0" w:tplc="F68CE366">
      <w:start w:val="1"/>
      <w:numFmt w:val="lowerLetter"/>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9697BC">
      <w:start w:val="1"/>
      <w:numFmt w:val="lowerLetter"/>
      <w:lvlText w:val="%2"/>
      <w:lvlJc w:val="left"/>
      <w:pPr>
        <w:ind w:left="16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88B914">
      <w:start w:val="1"/>
      <w:numFmt w:val="lowerRoman"/>
      <w:lvlText w:val="%3"/>
      <w:lvlJc w:val="left"/>
      <w:pPr>
        <w:ind w:left="2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B67A5C">
      <w:start w:val="1"/>
      <w:numFmt w:val="decimal"/>
      <w:lvlText w:val="%4"/>
      <w:lvlJc w:val="left"/>
      <w:pPr>
        <w:ind w:left="3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C602C">
      <w:start w:val="1"/>
      <w:numFmt w:val="lowerLetter"/>
      <w:lvlText w:val="%5"/>
      <w:lvlJc w:val="left"/>
      <w:pPr>
        <w:ind w:left="37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1EA89C">
      <w:start w:val="1"/>
      <w:numFmt w:val="lowerRoman"/>
      <w:lvlText w:val="%6"/>
      <w:lvlJc w:val="left"/>
      <w:pPr>
        <w:ind w:left="45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BE1304">
      <w:start w:val="1"/>
      <w:numFmt w:val="decimal"/>
      <w:lvlText w:val="%7"/>
      <w:lvlJc w:val="left"/>
      <w:pPr>
        <w:ind w:left="52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A05E2">
      <w:start w:val="1"/>
      <w:numFmt w:val="lowerLetter"/>
      <w:lvlText w:val="%8"/>
      <w:lvlJc w:val="left"/>
      <w:pPr>
        <w:ind w:left="59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92677C">
      <w:start w:val="1"/>
      <w:numFmt w:val="lowerRoman"/>
      <w:lvlText w:val="%9"/>
      <w:lvlJc w:val="left"/>
      <w:pPr>
        <w:ind w:left="6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4" w15:restartNumberingAfterBreak="0">
    <w:nsid w:val="6D436222"/>
    <w:multiLevelType w:val="hybridMultilevel"/>
    <w:tmpl w:val="4DAAE378"/>
    <w:lvl w:ilvl="0" w:tplc="2CC6298C">
      <w:start w:val="1"/>
      <w:numFmt w:val="decimal"/>
      <w:lvlText w:val="(%1)"/>
      <w:lvlJc w:val="left"/>
      <w:pPr>
        <w:ind w:left="720" w:hanging="360"/>
      </w:pPr>
      <w:rPr>
        <w:rFonts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5" w15:restartNumberingAfterBreak="0">
    <w:nsid w:val="6D801A71"/>
    <w:multiLevelType w:val="hybridMultilevel"/>
    <w:tmpl w:val="0E6EEA56"/>
    <w:lvl w:ilvl="0" w:tplc="859AE08C">
      <w:numFmt w:val="bullet"/>
      <w:lvlText w:val=""/>
      <w:lvlJc w:val="left"/>
      <w:pPr>
        <w:ind w:left="394" w:hanging="284"/>
      </w:pPr>
      <w:rPr>
        <w:rFonts w:ascii="Symbol" w:eastAsia="Symbol" w:hAnsi="Symbol" w:cs="Symbol" w:hint="default"/>
        <w:w w:val="100"/>
        <w:sz w:val="24"/>
        <w:szCs w:val="24"/>
        <w:lang w:val="pt-PT" w:eastAsia="pt-PT" w:bidi="pt-PT"/>
      </w:rPr>
    </w:lvl>
    <w:lvl w:ilvl="1" w:tplc="06E6159C">
      <w:numFmt w:val="bullet"/>
      <w:lvlText w:val="•"/>
      <w:lvlJc w:val="left"/>
      <w:pPr>
        <w:ind w:left="1346" w:hanging="284"/>
      </w:pPr>
      <w:rPr>
        <w:rFonts w:hint="default"/>
        <w:lang w:val="pt-PT" w:eastAsia="pt-PT" w:bidi="pt-PT"/>
      </w:rPr>
    </w:lvl>
    <w:lvl w:ilvl="2" w:tplc="62A4C0E6">
      <w:numFmt w:val="bullet"/>
      <w:lvlText w:val="•"/>
      <w:lvlJc w:val="left"/>
      <w:pPr>
        <w:ind w:left="2293" w:hanging="284"/>
      </w:pPr>
      <w:rPr>
        <w:rFonts w:hint="default"/>
        <w:lang w:val="pt-PT" w:eastAsia="pt-PT" w:bidi="pt-PT"/>
      </w:rPr>
    </w:lvl>
    <w:lvl w:ilvl="3" w:tplc="E8BE4534">
      <w:numFmt w:val="bullet"/>
      <w:lvlText w:val="•"/>
      <w:lvlJc w:val="left"/>
      <w:pPr>
        <w:ind w:left="3239" w:hanging="284"/>
      </w:pPr>
      <w:rPr>
        <w:rFonts w:hint="default"/>
        <w:lang w:val="pt-PT" w:eastAsia="pt-PT" w:bidi="pt-PT"/>
      </w:rPr>
    </w:lvl>
    <w:lvl w:ilvl="4" w:tplc="6C264954">
      <w:numFmt w:val="bullet"/>
      <w:lvlText w:val="•"/>
      <w:lvlJc w:val="left"/>
      <w:pPr>
        <w:ind w:left="4186" w:hanging="284"/>
      </w:pPr>
      <w:rPr>
        <w:rFonts w:hint="default"/>
        <w:lang w:val="pt-PT" w:eastAsia="pt-PT" w:bidi="pt-PT"/>
      </w:rPr>
    </w:lvl>
    <w:lvl w:ilvl="5" w:tplc="8DD6E99A">
      <w:numFmt w:val="bullet"/>
      <w:lvlText w:val="•"/>
      <w:lvlJc w:val="left"/>
      <w:pPr>
        <w:ind w:left="5132" w:hanging="284"/>
      </w:pPr>
      <w:rPr>
        <w:rFonts w:hint="default"/>
        <w:lang w:val="pt-PT" w:eastAsia="pt-PT" w:bidi="pt-PT"/>
      </w:rPr>
    </w:lvl>
    <w:lvl w:ilvl="6" w:tplc="3E661E98">
      <w:numFmt w:val="bullet"/>
      <w:lvlText w:val="•"/>
      <w:lvlJc w:val="left"/>
      <w:pPr>
        <w:ind w:left="6079" w:hanging="284"/>
      </w:pPr>
      <w:rPr>
        <w:rFonts w:hint="default"/>
        <w:lang w:val="pt-PT" w:eastAsia="pt-PT" w:bidi="pt-PT"/>
      </w:rPr>
    </w:lvl>
    <w:lvl w:ilvl="7" w:tplc="11D8F938">
      <w:numFmt w:val="bullet"/>
      <w:lvlText w:val="•"/>
      <w:lvlJc w:val="left"/>
      <w:pPr>
        <w:ind w:left="7025" w:hanging="284"/>
      </w:pPr>
      <w:rPr>
        <w:rFonts w:hint="default"/>
        <w:lang w:val="pt-PT" w:eastAsia="pt-PT" w:bidi="pt-PT"/>
      </w:rPr>
    </w:lvl>
    <w:lvl w:ilvl="8" w:tplc="909E8EF8">
      <w:numFmt w:val="bullet"/>
      <w:lvlText w:val="•"/>
      <w:lvlJc w:val="left"/>
      <w:pPr>
        <w:ind w:left="7972" w:hanging="284"/>
      </w:pPr>
      <w:rPr>
        <w:rFonts w:hint="default"/>
        <w:lang w:val="pt-PT" w:eastAsia="pt-PT" w:bidi="pt-PT"/>
      </w:rPr>
    </w:lvl>
  </w:abstractNum>
  <w:abstractNum w:abstractNumId="346" w15:restartNumberingAfterBreak="0">
    <w:nsid w:val="6E0166A7"/>
    <w:multiLevelType w:val="hybridMultilevel"/>
    <w:tmpl w:val="88BE668A"/>
    <w:lvl w:ilvl="0" w:tplc="6FA2339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47" w15:restartNumberingAfterBreak="0">
    <w:nsid w:val="6E1A1BF4"/>
    <w:multiLevelType w:val="hybridMultilevel"/>
    <w:tmpl w:val="34089B76"/>
    <w:lvl w:ilvl="0" w:tplc="D4741CE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48" w15:restartNumberingAfterBreak="0">
    <w:nsid w:val="6E254270"/>
    <w:multiLevelType w:val="hybridMultilevel"/>
    <w:tmpl w:val="ED6E3810"/>
    <w:lvl w:ilvl="0" w:tplc="38B6EF56">
      <w:start w:val="1"/>
      <w:numFmt w:val="lowerLetter"/>
      <w:lvlText w:val="(%1)"/>
      <w:lvlJc w:val="left"/>
      <w:pPr>
        <w:ind w:left="1244" w:hanging="567"/>
      </w:pPr>
      <w:rPr>
        <w:rFonts w:ascii="Times New Roman" w:eastAsia="Times New Roman" w:hAnsi="Times New Roman" w:cs="Times New Roman" w:hint="default"/>
        <w:spacing w:val="-30"/>
        <w:w w:val="100"/>
        <w:sz w:val="24"/>
        <w:szCs w:val="24"/>
        <w:lang w:val="pt-PT" w:eastAsia="pt-PT" w:bidi="pt-PT"/>
      </w:rPr>
    </w:lvl>
    <w:lvl w:ilvl="1" w:tplc="56D458C6">
      <w:numFmt w:val="bullet"/>
      <w:lvlText w:val="•"/>
      <w:lvlJc w:val="left"/>
      <w:pPr>
        <w:ind w:left="2102" w:hanging="567"/>
      </w:pPr>
      <w:rPr>
        <w:rFonts w:hint="default"/>
        <w:lang w:val="pt-PT" w:eastAsia="pt-PT" w:bidi="pt-PT"/>
      </w:rPr>
    </w:lvl>
    <w:lvl w:ilvl="2" w:tplc="1A14B5DE">
      <w:numFmt w:val="bullet"/>
      <w:lvlText w:val="•"/>
      <w:lvlJc w:val="left"/>
      <w:pPr>
        <w:ind w:left="2965" w:hanging="567"/>
      </w:pPr>
      <w:rPr>
        <w:rFonts w:hint="default"/>
        <w:lang w:val="pt-PT" w:eastAsia="pt-PT" w:bidi="pt-PT"/>
      </w:rPr>
    </w:lvl>
    <w:lvl w:ilvl="3" w:tplc="84C87134">
      <w:numFmt w:val="bullet"/>
      <w:lvlText w:val="•"/>
      <w:lvlJc w:val="left"/>
      <w:pPr>
        <w:ind w:left="3827" w:hanging="567"/>
      </w:pPr>
      <w:rPr>
        <w:rFonts w:hint="default"/>
        <w:lang w:val="pt-PT" w:eastAsia="pt-PT" w:bidi="pt-PT"/>
      </w:rPr>
    </w:lvl>
    <w:lvl w:ilvl="4" w:tplc="7702F9C6">
      <w:numFmt w:val="bullet"/>
      <w:lvlText w:val="•"/>
      <w:lvlJc w:val="left"/>
      <w:pPr>
        <w:ind w:left="4690" w:hanging="567"/>
      </w:pPr>
      <w:rPr>
        <w:rFonts w:hint="default"/>
        <w:lang w:val="pt-PT" w:eastAsia="pt-PT" w:bidi="pt-PT"/>
      </w:rPr>
    </w:lvl>
    <w:lvl w:ilvl="5" w:tplc="BB8C5C88">
      <w:numFmt w:val="bullet"/>
      <w:lvlText w:val="•"/>
      <w:lvlJc w:val="left"/>
      <w:pPr>
        <w:ind w:left="5552" w:hanging="567"/>
      </w:pPr>
      <w:rPr>
        <w:rFonts w:hint="default"/>
        <w:lang w:val="pt-PT" w:eastAsia="pt-PT" w:bidi="pt-PT"/>
      </w:rPr>
    </w:lvl>
    <w:lvl w:ilvl="6" w:tplc="611AC150">
      <w:numFmt w:val="bullet"/>
      <w:lvlText w:val="•"/>
      <w:lvlJc w:val="left"/>
      <w:pPr>
        <w:ind w:left="6415" w:hanging="567"/>
      </w:pPr>
      <w:rPr>
        <w:rFonts w:hint="default"/>
        <w:lang w:val="pt-PT" w:eastAsia="pt-PT" w:bidi="pt-PT"/>
      </w:rPr>
    </w:lvl>
    <w:lvl w:ilvl="7" w:tplc="9998C168">
      <w:numFmt w:val="bullet"/>
      <w:lvlText w:val="•"/>
      <w:lvlJc w:val="left"/>
      <w:pPr>
        <w:ind w:left="7277" w:hanging="567"/>
      </w:pPr>
      <w:rPr>
        <w:rFonts w:hint="default"/>
        <w:lang w:val="pt-PT" w:eastAsia="pt-PT" w:bidi="pt-PT"/>
      </w:rPr>
    </w:lvl>
    <w:lvl w:ilvl="8" w:tplc="2626E898">
      <w:numFmt w:val="bullet"/>
      <w:lvlText w:val="•"/>
      <w:lvlJc w:val="left"/>
      <w:pPr>
        <w:ind w:left="8140" w:hanging="567"/>
      </w:pPr>
      <w:rPr>
        <w:rFonts w:hint="default"/>
        <w:lang w:val="pt-PT" w:eastAsia="pt-PT" w:bidi="pt-PT"/>
      </w:rPr>
    </w:lvl>
  </w:abstractNum>
  <w:abstractNum w:abstractNumId="349" w15:restartNumberingAfterBreak="0">
    <w:nsid w:val="6EEF09E3"/>
    <w:multiLevelType w:val="hybridMultilevel"/>
    <w:tmpl w:val="F5C2D86E"/>
    <w:lvl w:ilvl="0" w:tplc="A2F895CE">
      <w:start w:val="1"/>
      <w:numFmt w:val="lowerLetter"/>
      <w:lvlText w:val="(%1)"/>
      <w:lvlJc w:val="left"/>
      <w:pPr>
        <w:ind w:left="1103" w:hanging="426"/>
      </w:pPr>
      <w:rPr>
        <w:rFonts w:ascii="Times New Roman" w:eastAsia="Times New Roman" w:hAnsi="Times New Roman" w:cs="Times New Roman" w:hint="default"/>
        <w:spacing w:val="-21"/>
        <w:w w:val="100"/>
        <w:sz w:val="24"/>
        <w:szCs w:val="24"/>
        <w:lang w:val="pt-PT" w:eastAsia="pt-PT" w:bidi="pt-PT"/>
      </w:rPr>
    </w:lvl>
    <w:lvl w:ilvl="1" w:tplc="866442C4">
      <w:numFmt w:val="bullet"/>
      <w:lvlText w:val="•"/>
      <w:lvlJc w:val="left"/>
      <w:pPr>
        <w:ind w:left="1976" w:hanging="426"/>
      </w:pPr>
      <w:rPr>
        <w:rFonts w:hint="default"/>
        <w:lang w:val="pt-PT" w:eastAsia="pt-PT" w:bidi="pt-PT"/>
      </w:rPr>
    </w:lvl>
    <w:lvl w:ilvl="2" w:tplc="ED58FD34">
      <w:numFmt w:val="bullet"/>
      <w:lvlText w:val="•"/>
      <w:lvlJc w:val="left"/>
      <w:pPr>
        <w:ind w:left="2853" w:hanging="426"/>
      </w:pPr>
      <w:rPr>
        <w:rFonts w:hint="default"/>
        <w:lang w:val="pt-PT" w:eastAsia="pt-PT" w:bidi="pt-PT"/>
      </w:rPr>
    </w:lvl>
    <w:lvl w:ilvl="3" w:tplc="77824B18">
      <w:numFmt w:val="bullet"/>
      <w:lvlText w:val="•"/>
      <w:lvlJc w:val="left"/>
      <w:pPr>
        <w:ind w:left="3729" w:hanging="426"/>
      </w:pPr>
      <w:rPr>
        <w:rFonts w:hint="default"/>
        <w:lang w:val="pt-PT" w:eastAsia="pt-PT" w:bidi="pt-PT"/>
      </w:rPr>
    </w:lvl>
    <w:lvl w:ilvl="4" w:tplc="2500E208">
      <w:numFmt w:val="bullet"/>
      <w:lvlText w:val="•"/>
      <w:lvlJc w:val="left"/>
      <w:pPr>
        <w:ind w:left="4606" w:hanging="426"/>
      </w:pPr>
      <w:rPr>
        <w:rFonts w:hint="default"/>
        <w:lang w:val="pt-PT" w:eastAsia="pt-PT" w:bidi="pt-PT"/>
      </w:rPr>
    </w:lvl>
    <w:lvl w:ilvl="5" w:tplc="C6D21B54">
      <w:numFmt w:val="bullet"/>
      <w:lvlText w:val="•"/>
      <w:lvlJc w:val="left"/>
      <w:pPr>
        <w:ind w:left="5482" w:hanging="426"/>
      </w:pPr>
      <w:rPr>
        <w:rFonts w:hint="default"/>
        <w:lang w:val="pt-PT" w:eastAsia="pt-PT" w:bidi="pt-PT"/>
      </w:rPr>
    </w:lvl>
    <w:lvl w:ilvl="6" w:tplc="C16E320C">
      <w:numFmt w:val="bullet"/>
      <w:lvlText w:val="•"/>
      <w:lvlJc w:val="left"/>
      <w:pPr>
        <w:ind w:left="6359" w:hanging="426"/>
      </w:pPr>
      <w:rPr>
        <w:rFonts w:hint="default"/>
        <w:lang w:val="pt-PT" w:eastAsia="pt-PT" w:bidi="pt-PT"/>
      </w:rPr>
    </w:lvl>
    <w:lvl w:ilvl="7" w:tplc="61AEEA6A">
      <w:numFmt w:val="bullet"/>
      <w:lvlText w:val="•"/>
      <w:lvlJc w:val="left"/>
      <w:pPr>
        <w:ind w:left="7235" w:hanging="426"/>
      </w:pPr>
      <w:rPr>
        <w:rFonts w:hint="default"/>
        <w:lang w:val="pt-PT" w:eastAsia="pt-PT" w:bidi="pt-PT"/>
      </w:rPr>
    </w:lvl>
    <w:lvl w:ilvl="8" w:tplc="A14ECF34">
      <w:numFmt w:val="bullet"/>
      <w:lvlText w:val="•"/>
      <w:lvlJc w:val="left"/>
      <w:pPr>
        <w:ind w:left="8112" w:hanging="426"/>
      </w:pPr>
      <w:rPr>
        <w:rFonts w:hint="default"/>
        <w:lang w:val="pt-PT" w:eastAsia="pt-PT" w:bidi="pt-PT"/>
      </w:rPr>
    </w:lvl>
  </w:abstractNum>
  <w:abstractNum w:abstractNumId="350" w15:restartNumberingAfterBreak="0">
    <w:nsid w:val="6F056FFB"/>
    <w:multiLevelType w:val="hybridMultilevel"/>
    <w:tmpl w:val="91722A46"/>
    <w:lvl w:ilvl="0" w:tplc="39D8818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51" w15:restartNumberingAfterBreak="0">
    <w:nsid w:val="6F490D51"/>
    <w:multiLevelType w:val="hybridMultilevel"/>
    <w:tmpl w:val="15FCD4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2" w15:restartNumberingAfterBreak="0">
    <w:nsid w:val="6F667B0A"/>
    <w:multiLevelType w:val="hybridMultilevel"/>
    <w:tmpl w:val="184EF1E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3" w15:restartNumberingAfterBreak="0">
    <w:nsid w:val="6F944158"/>
    <w:multiLevelType w:val="hybridMultilevel"/>
    <w:tmpl w:val="2452AD38"/>
    <w:lvl w:ilvl="0" w:tplc="04160003">
      <w:start w:val="1"/>
      <w:numFmt w:val="bullet"/>
      <w:lvlText w:val="o"/>
      <w:lvlJc w:val="left"/>
      <w:pPr>
        <w:ind w:left="1854" w:hanging="360"/>
      </w:pPr>
      <w:rPr>
        <w:rFonts w:ascii="Courier New" w:hAnsi="Courier New" w:cs="Courier New"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54" w15:restartNumberingAfterBreak="0">
    <w:nsid w:val="6FDE58C5"/>
    <w:multiLevelType w:val="hybridMultilevel"/>
    <w:tmpl w:val="DD8A7F3A"/>
    <w:lvl w:ilvl="0" w:tplc="2AAC9758">
      <w:start w:val="1"/>
      <w:numFmt w:val="bullet"/>
      <w:pStyle w:val="IFACBulletIndented1"/>
      <w:lvlText w:val=""/>
      <w:lvlJc w:val="left"/>
      <w:pPr>
        <w:ind w:left="720" w:hanging="360"/>
      </w:pPr>
      <w:rPr>
        <w:rFonts w:ascii="Symbol" w:hAnsi="Symbol" w:hint="default"/>
        <w:b w:val="0"/>
        <w:i w:val="0"/>
        <w:sz w:val="20"/>
      </w:rPr>
    </w:lvl>
    <w:lvl w:ilvl="1" w:tplc="04160019" w:tentative="1">
      <w:start w:val="1"/>
      <w:numFmt w:val="bullet"/>
      <w:lvlText w:val="o"/>
      <w:lvlJc w:val="left"/>
      <w:pPr>
        <w:ind w:left="1440" w:hanging="360"/>
      </w:pPr>
      <w:rPr>
        <w:rFonts w:ascii="Courier New" w:hAnsi="Courier New" w:cs="Courier New" w:hint="default"/>
      </w:rPr>
    </w:lvl>
    <w:lvl w:ilvl="2" w:tplc="0416001B" w:tentative="1">
      <w:start w:val="1"/>
      <w:numFmt w:val="bullet"/>
      <w:lvlText w:val=""/>
      <w:lvlJc w:val="left"/>
      <w:pPr>
        <w:ind w:left="2160" w:hanging="360"/>
      </w:pPr>
      <w:rPr>
        <w:rFonts w:ascii="Wingdings" w:hAnsi="Wingdings" w:hint="default"/>
      </w:rPr>
    </w:lvl>
    <w:lvl w:ilvl="3" w:tplc="0416000F" w:tentative="1">
      <w:start w:val="1"/>
      <w:numFmt w:val="bullet"/>
      <w:lvlText w:val=""/>
      <w:lvlJc w:val="left"/>
      <w:pPr>
        <w:ind w:left="2880" w:hanging="360"/>
      </w:pPr>
      <w:rPr>
        <w:rFonts w:ascii="Symbol" w:hAnsi="Symbol" w:hint="default"/>
      </w:rPr>
    </w:lvl>
    <w:lvl w:ilvl="4" w:tplc="04160019" w:tentative="1">
      <w:start w:val="1"/>
      <w:numFmt w:val="bullet"/>
      <w:lvlText w:val="o"/>
      <w:lvlJc w:val="left"/>
      <w:pPr>
        <w:ind w:left="3600" w:hanging="360"/>
      </w:pPr>
      <w:rPr>
        <w:rFonts w:ascii="Courier New" w:hAnsi="Courier New" w:cs="Courier New" w:hint="default"/>
      </w:rPr>
    </w:lvl>
    <w:lvl w:ilvl="5" w:tplc="0416001B" w:tentative="1">
      <w:start w:val="1"/>
      <w:numFmt w:val="bullet"/>
      <w:lvlText w:val=""/>
      <w:lvlJc w:val="left"/>
      <w:pPr>
        <w:ind w:left="4320" w:hanging="360"/>
      </w:pPr>
      <w:rPr>
        <w:rFonts w:ascii="Wingdings" w:hAnsi="Wingdings" w:hint="default"/>
      </w:rPr>
    </w:lvl>
    <w:lvl w:ilvl="6" w:tplc="0416000F" w:tentative="1">
      <w:start w:val="1"/>
      <w:numFmt w:val="bullet"/>
      <w:lvlText w:val=""/>
      <w:lvlJc w:val="left"/>
      <w:pPr>
        <w:ind w:left="5040" w:hanging="360"/>
      </w:pPr>
      <w:rPr>
        <w:rFonts w:ascii="Symbol" w:hAnsi="Symbol" w:hint="default"/>
      </w:rPr>
    </w:lvl>
    <w:lvl w:ilvl="7" w:tplc="04160019" w:tentative="1">
      <w:start w:val="1"/>
      <w:numFmt w:val="bullet"/>
      <w:lvlText w:val="o"/>
      <w:lvlJc w:val="left"/>
      <w:pPr>
        <w:ind w:left="5760" w:hanging="360"/>
      </w:pPr>
      <w:rPr>
        <w:rFonts w:ascii="Courier New" w:hAnsi="Courier New" w:cs="Courier New" w:hint="default"/>
      </w:rPr>
    </w:lvl>
    <w:lvl w:ilvl="8" w:tplc="0416001B" w:tentative="1">
      <w:start w:val="1"/>
      <w:numFmt w:val="bullet"/>
      <w:lvlText w:val=""/>
      <w:lvlJc w:val="left"/>
      <w:pPr>
        <w:ind w:left="6480" w:hanging="360"/>
      </w:pPr>
      <w:rPr>
        <w:rFonts w:ascii="Wingdings" w:hAnsi="Wingdings" w:hint="default"/>
      </w:rPr>
    </w:lvl>
  </w:abstractNum>
  <w:abstractNum w:abstractNumId="355" w15:restartNumberingAfterBreak="0">
    <w:nsid w:val="6FED3A0B"/>
    <w:multiLevelType w:val="hybridMultilevel"/>
    <w:tmpl w:val="CE0423D2"/>
    <w:lvl w:ilvl="0" w:tplc="AD38C6BA">
      <w:start w:val="1"/>
      <w:numFmt w:val="lowerLetter"/>
      <w:lvlText w:val="(%1)"/>
      <w:lvlJc w:val="left"/>
      <w:pPr>
        <w:ind w:left="1103" w:hanging="426"/>
      </w:pPr>
      <w:rPr>
        <w:rFonts w:ascii="Times New Roman" w:eastAsia="Times New Roman" w:hAnsi="Times New Roman" w:cs="Times New Roman" w:hint="default"/>
        <w:spacing w:val="-21"/>
        <w:w w:val="100"/>
        <w:sz w:val="24"/>
        <w:szCs w:val="24"/>
        <w:lang w:val="pt-PT" w:eastAsia="pt-PT" w:bidi="pt-PT"/>
      </w:rPr>
    </w:lvl>
    <w:lvl w:ilvl="1" w:tplc="85324F38">
      <w:numFmt w:val="bullet"/>
      <w:lvlText w:val="•"/>
      <w:lvlJc w:val="left"/>
      <w:pPr>
        <w:ind w:left="1976" w:hanging="426"/>
      </w:pPr>
      <w:rPr>
        <w:rFonts w:hint="default"/>
        <w:lang w:val="pt-PT" w:eastAsia="pt-PT" w:bidi="pt-PT"/>
      </w:rPr>
    </w:lvl>
    <w:lvl w:ilvl="2" w:tplc="A76A3240">
      <w:numFmt w:val="bullet"/>
      <w:lvlText w:val="•"/>
      <w:lvlJc w:val="left"/>
      <w:pPr>
        <w:ind w:left="2853" w:hanging="426"/>
      </w:pPr>
      <w:rPr>
        <w:rFonts w:hint="default"/>
        <w:lang w:val="pt-PT" w:eastAsia="pt-PT" w:bidi="pt-PT"/>
      </w:rPr>
    </w:lvl>
    <w:lvl w:ilvl="3" w:tplc="35A2E776">
      <w:numFmt w:val="bullet"/>
      <w:lvlText w:val="•"/>
      <w:lvlJc w:val="left"/>
      <w:pPr>
        <w:ind w:left="3729" w:hanging="426"/>
      </w:pPr>
      <w:rPr>
        <w:rFonts w:hint="default"/>
        <w:lang w:val="pt-PT" w:eastAsia="pt-PT" w:bidi="pt-PT"/>
      </w:rPr>
    </w:lvl>
    <w:lvl w:ilvl="4" w:tplc="20187FDE">
      <w:numFmt w:val="bullet"/>
      <w:lvlText w:val="•"/>
      <w:lvlJc w:val="left"/>
      <w:pPr>
        <w:ind w:left="4606" w:hanging="426"/>
      </w:pPr>
      <w:rPr>
        <w:rFonts w:hint="default"/>
        <w:lang w:val="pt-PT" w:eastAsia="pt-PT" w:bidi="pt-PT"/>
      </w:rPr>
    </w:lvl>
    <w:lvl w:ilvl="5" w:tplc="F7A06F1E">
      <w:numFmt w:val="bullet"/>
      <w:lvlText w:val="•"/>
      <w:lvlJc w:val="left"/>
      <w:pPr>
        <w:ind w:left="5482" w:hanging="426"/>
      </w:pPr>
      <w:rPr>
        <w:rFonts w:hint="default"/>
        <w:lang w:val="pt-PT" w:eastAsia="pt-PT" w:bidi="pt-PT"/>
      </w:rPr>
    </w:lvl>
    <w:lvl w:ilvl="6" w:tplc="3B746382">
      <w:numFmt w:val="bullet"/>
      <w:lvlText w:val="•"/>
      <w:lvlJc w:val="left"/>
      <w:pPr>
        <w:ind w:left="6359" w:hanging="426"/>
      </w:pPr>
      <w:rPr>
        <w:rFonts w:hint="default"/>
        <w:lang w:val="pt-PT" w:eastAsia="pt-PT" w:bidi="pt-PT"/>
      </w:rPr>
    </w:lvl>
    <w:lvl w:ilvl="7" w:tplc="D8D057AA">
      <w:numFmt w:val="bullet"/>
      <w:lvlText w:val="•"/>
      <w:lvlJc w:val="left"/>
      <w:pPr>
        <w:ind w:left="7235" w:hanging="426"/>
      </w:pPr>
      <w:rPr>
        <w:rFonts w:hint="default"/>
        <w:lang w:val="pt-PT" w:eastAsia="pt-PT" w:bidi="pt-PT"/>
      </w:rPr>
    </w:lvl>
    <w:lvl w:ilvl="8" w:tplc="715414B0">
      <w:numFmt w:val="bullet"/>
      <w:lvlText w:val="•"/>
      <w:lvlJc w:val="left"/>
      <w:pPr>
        <w:ind w:left="8112" w:hanging="426"/>
      </w:pPr>
      <w:rPr>
        <w:rFonts w:hint="default"/>
        <w:lang w:val="pt-PT" w:eastAsia="pt-PT" w:bidi="pt-PT"/>
      </w:rPr>
    </w:lvl>
  </w:abstractNum>
  <w:abstractNum w:abstractNumId="356" w15:restartNumberingAfterBreak="0">
    <w:nsid w:val="702517E2"/>
    <w:multiLevelType w:val="hybridMultilevel"/>
    <w:tmpl w:val="6B947EC8"/>
    <w:lvl w:ilvl="0" w:tplc="49407CDA">
      <w:start w:val="1"/>
      <w:numFmt w:val="bullet"/>
      <w:lvlText w:val="o"/>
      <w:lvlJc w:val="left"/>
      <w:pPr>
        <w:ind w:left="720" w:hanging="360"/>
      </w:pPr>
      <w:rPr>
        <w:rFonts w:ascii="Courier New" w:hAnsi="Courier New" w:cs="Courier New" w:hint="default"/>
        <w:sz w:val="18"/>
        <w:szCs w:val="18"/>
      </w:rPr>
    </w:lvl>
    <w:lvl w:ilvl="1" w:tplc="AD703446">
      <w:start w:val="1"/>
      <w:numFmt w:val="lowerLetter"/>
      <w:lvlText w:val="%2."/>
      <w:lvlJc w:val="left"/>
      <w:pPr>
        <w:ind w:left="1440" w:hanging="360"/>
      </w:pPr>
    </w:lvl>
    <w:lvl w:ilvl="2" w:tplc="AA062096">
      <w:start w:val="1"/>
      <w:numFmt w:val="lowerRoman"/>
      <w:lvlText w:val="%3."/>
      <w:lvlJc w:val="right"/>
      <w:pPr>
        <w:ind w:left="2160" w:hanging="180"/>
      </w:pPr>
    </w:lvl>
    <w:lvl w:ilvl="3" w:tplc="68C85A36">
      <w:start w:val="1"/>
      <w:numFmt w:val="decimal"/>
      <w:lvlText w:val="%4."/>
      <w:lvlJc w:val="left"/>
      <w:pPr>
        <w:ind w:left="2880" w:hanging="360"/>
      </w:pPr>
    </w:lvl>
    <w:lvl w:ilvl="4" w:tplc="51BCEA0C">
      <w:start w:val="1"/>
      <w:numFmt w:val="lowerLetter"/>
      <w:lvlText w:val="%5."/>
      <w:lvlJc w:val="left"/>
      <w:pPr>
        <w:ind w:left="3600" w:hanging="360"/>
      </w:pPr>
    </w:lvl>
    <w:lvl w:ilvl="5" w:tplc="823CA0CA">
      <w:start w:val="1"/>
      <w:numFmt w:val="lowerRoman"/>
      <w:lvlText w:val="%6."/>
      <w:lvlJc w:val="right"/>
      <w:pPr>
        <w:ind w:left="4320" w:hanging="180"/>
      </w:pPr>
    </w:lvl>
    <w:lvl w:ilvl="6" w:tplc="11F67EEC">
      <w:start w:val="1"/>
      <w:numFmt w:val="decimal"/>
      <w:lvlText w:val="%7."/>
      <w:lvlJc w:val="left"/>
      <w:pPr>
        <w:ind w:left="5040" w:hanging="360"/>
      </w:pPr>
    </w:lvl>
    <w:lvl w:ilvl="7" w:tplc="AF4A1FF6">
      <w:start w:val="1"/>
      <w:numFmt w:val="lowerLetter"/>
      <w:lvlText w:val="%8."/>
      <w:lvlJc w:val="left"/>
      <w:pPr>
        <w:ind w:left="5760" w:hanging="360"/>
      </w:pPr>
    </w:lvl>
    <w:lvl w:ilvl="8" w:tplc="8568607E">
      <w:start w:val="1"/>
      <w:numFmt w:val="lowerRoman"/>
      <w:lvlText w:val="%9."/>
      <w:lvlJc w:val="right"/>
      <w:pPr>
        <w:ind w:left="6480" w:hanging="180"/>
      </w:pPr>
    </w:lvl>
  </w:abstractNum>
  <w:abstractNum w:abstractNumId="357" w15:restartNumberingAfterBreak="0">
    <w:nsid w:val="70605676"/>
    <w:multiLevelType w:val="hybridMultilevel"/>
    <w:tmpl w:val="794275BC"/>
    <w:lvl w:ilvl="0" w:tplc="2E06E3F8">
      <w:start w:val="1"/>
      <w:numFmt w:val="decimal"/>
      <w:lvlText w:val="%1."/>
      <w:lvlJc w:val="left"/>
      <w:pPr>
        <w:ind w:left="677" w:hanging="567"/>
      </w:pPr>
      <w:rPr>
        <w:rFonts w:ascii="Times New Roman" w:eastAsia="Times New Roman" w:hAnsi="Times New Roman" w:cs="Times New Roman" w:hint="default"/>
        <w:spacing w:val="-27"/>
        <w:w w:val="100"/>
        <w:sz w:val="24"/>
        <w:szCs w:val="24"/>
        <w:lang w:val="pt-PT" w:eastAsia="pt-PT" w:bidi="pt-PT"/>
      </w:rPr>
    </w:lvl>
    <w:lvl w:ilvl="1" w:tplc="4ADA0EAE">
      <w:numFmt w:val="bullet"/>
      <w:lvlText w:val=""/>
      <w:lvlJc w:val="left"/>
      <w:pPr>
        <w:ind w:left="961" w:hanging="285"/>
      </w:pPr>
      <w:rPr>
        <w:rFonts w:ascii="Symbol" w:eastAsia="Symbol" w:hAnsi="Symbol" w:cs="Symbol" w:hint="default"/>
        <w:w w:val="100"/>
        <w:sz w:val="24"/>
        <w:szCs w:val="24"/>
        <w:lang w:val="pt-PT" w:eastAsia="pt-PT" w:bidi="pt-PT"/>
      </w:rPr>
    </w:lvl>
    <w:lvl w:ilvl="2" w:tplc="AE88168A">
      <w:numFmt w:val="bullet"/>
      <w:lvlText w:val="•"/>
      <w:lvlJc w:val="left"/>
      <w:pPr>
        <w:ind w:left="1240" w:hanging="285"/>
      </w:pPr>
      <w:rPr>
        <w:rFonts w:hint="default"/>
        <w:lang w:val="pt-PT" w:eastAsia="pt-PT" w:bidi="pt-PT"/>
      </w:rPr>
    </w:lvl>
    <w:lvl w:ilvl="3" w:tplc="F5987700">
      <w:numFmt w:val="bullet"/>
      <w:lvlText w:val="•"/>
      <w:lvlJc w:val="left"/>
      <w:pPr>
        <w:ind w:left="2318" w:hanging="285"/>
      </w:pPr>
      <w:rPr>
        <w:rFonts w:hint="default"/>
        <w:lang w:val="pt-PT" w:eastAsia="pt-PT" w:bidi="pt-PT"/>
      </w:rPr>
    </w:lvl>
    <w:lvl w:ilvl="4" w:tplc="97F88AE8">
      <w:numFmt w:val="bullet"/>
      <w:lvlText w:val="•"/>
      <w:lvlJc w:val="left"/>
      <w:pPr>
        <w:ind w:left="3396" w:hanging="285"/>
      </w:pPr>
      <w:rPr>
        <w:rFonts w:hint="default"/>
        <w:lang w:val="pt-PT" w:eastAsia="pt-PT" w:bidi="pt-PT"/>
      </w:rPr>
    </w:lvl>
    <w:lvl w:ilvl="5" w:tplc="7BBC5F14">
      <w:numFmt w:val="bullet"/>
      <w:lvlText w:val="•"/>
      <w:lvlJc w:val="left"/>
      <w:pPr>
        <w:ind w:left="4474" w:hanging="285"/>
      </w:pPr>
      <w:rPr>
        <w:rFonts w:hint="default"/>
        <w:lang w:val="pt-PT" w:eastAsia="pt-PT" w:bidi="pt-PT"/>
      </w:rPr>
    </w:lvl>
    <w:lvl w:ilvl="6" w:tplc="0C2EB2B8">
      <w:numFmt w:val="bullet"/>
      <w:lvlText w:val="•"/>
      <w:lvlJc w:val="left"/>
      <w:pPr>
        <w:ind w:left="5552" w:hanging="285"/>
      </w:pPr>
      <w:rPr>
        <w:rFonts w:hint="default"/>
        <w:lang w:val="pt-PT" w:eastAsia="pt-PT" w:bidi="pt-PT"/>
      </w:rPr>
    </w:lvl>
    <w:lvl w:ilvl="7" w:tplc="E8E2C7CE">
      <w:numFmt w:val="bullet"/>
      <w:lvlText w:val="•"/>
      <w:lvlJc w:val="left"/>
      <w:pPr>
        <w:ind w:left="6630" w:hanging="285"/>
      </w:pPr>
      <w:rPr>
        <w:rFonts w:hint="default"/>
        <w:lang w:val="pt-PT" w:eastAsia="pt-PT" w:bidi="pt-PT"/>
      </w:rPr>
    </w:lvl>
    <w:lvl w:ilvl="8" w:tplc="B1CA0312">
      <w:numFmt w:val="bullet"/>
      <w:lvlText w:val="•"/>
      <w:lvlJc w:val="left"/>
      <w:pPr>
        <w:ind w:left="7709" w:hanging="285"/>
      </w:pPr>
      <w:rPr>
        <w:rFonts w:hint="default"/>
        <w:lang w:val="pt-PT" w:eastAsia="pt-PT" w:bidi="pt-PT"/>
      </w:rPr>
    </w:lvl>
  </w:abstractNum>
  <w:abstractNum w:abstractNumId="358" w15:restartNumberingAfterBreak="0">
    <w:nsid w:val="707F12CD"/>
    <w:multiLevelType w:val="hybridMultilevel"/>
    <w:tmpl w:val="E6B89DB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9" w15:restartNumberingAfterBreak="0">
    <w:nsid w:val="71187FAF"/>
    <w:multiLevelType w:val="hybridMultilevel"/>
    <w:tmpl w:val="50C86DE0"/>
    <w:lvl w:ilvl="0" w:tplc="8D022ABE">
      <w:start w:val="1"/>
      <w:numFmt w:val="lowerLetter"/>
      <w:lvlText w:val="(%1)"/>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B48F34">
      <w:start w:val="1"/>
      <w:numFmt w:val="lowerLetter"/>
      <w:lvlText w:val="%2"/>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440B6E">
      <w:start w:val="1"/>
      <w:numFmt w:val="lowerRoman"/>
      <w:lvlText w:val="%3"/>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54D146">
      <w:start w:val="1"/>
      <w:numFmt w:val="decimal"/>
      <w:lvlText w:val="%4"/>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04EB0">
      <w:start w:val="1"/>
      <w:numFmt w:val="lowerLetter"/>
      <w:lvlText w:val="%5"/>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A239EC">
      <w:start w:val="1"/>
      <w:numFmt w:val="lowerRoman"/>
      <w:lvlText w:val="%6"/>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FE8E86">
      <w:start w:val="1"/>
      <w:numFmt w:val="decimal"/>
      <w:lvlText w:val="%7"/>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6F674">
      <w:start w:val="1"/>
      <w:numFmt w:val="lowerLetter"/>
      <w:lvlText w:val="%8"/>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A86A7A">
      <w:start w:val="1"/>
      <w:numFmt w:val="lowerRoman"/>
      <w:lvlText w:val="%9"/>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0" w15:restartNumberingAfterBreak="0">
    <w:nsid w:val="713F45ED"/>
    <w:multiLevelType w:val="hybridMultilevel"/>
    <w:tmpl w:val="EB188456"/>
    <w:lvl w:ilvl="0" w:tplc="00002015">
      <w:start w:val="77"/>
      <w:numFmt w:val="decimal"/>
      <w:pStyle w:val="bulleted"/>
      <w:lvlText w:val="%1."/>
      <w:lvlJc w:val="left"/>
      <w:pPr>
        <w:tabs>
          <w:tab w:val="num" w:pos="720"/>
        </w:tabs>
        <w:ind w:left="720" w:hanging="360"/>
      </w:pPr>
    </w:lvl>
    <w:lvl w:ilvl="1" w:tplc="00005DB8">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1" w15:restartNumberingAfterBreak="0">
    <w:nsid w:val="71D70E18"/>
    <w:multiLevelType w:val="hybridMultilevel"/>
    <w:tmpl w:val="363E6CD8"/>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2" w15:restartNumberingAfterBreak="0">
    <w:nsid w:val="71E64F95"/>
    <w:multiLevelType w:val="hybridMultilevel"/>
    <w:tmpl w:val="B596AC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3" w15:restartNumberingAfterBreak="0">
    <w:nsid w:val="72CF4853"/>
    <w:multiLevelType w:val="hybridMultilevel"/>
    <w:tmpl w:val="9CEA3D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4" w15:restartNumberingAfterBreak="0">
    <w:nsid w:val="72EC05BE"/>
    <w:multiLevelType w:val="hybridMultilevel"/>
    <w:tmpl w:val="F0B884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5" w15:restartNumberingAfterBreak="0">
    <w:nsid w:val="73793A93"/>
    <w:multiLevelType w:val="hybridMultilevel"/>
    <w:tmpl w:val="992A8768"/>
    <w:lvl w:ilvl="0" w:tplc="04160003">
      <w:start w:val="1"/>
      <w:numFmt w:val="bullet"/>
      <w:lvlText w:val="o"/>
      <w:lvlJc w:val="left"/>
      <w:pPr>
        <w:ind w:left="1571" w:hanging="360"/>
      </w:pPr>
      <w:rPr>
        <w:rFonts w:ascii="Courier New" w:hAnsi="Courier New" w:cs="Courier New"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66" w15:restartNumberingAfterBreak="0">
    <w:nsid w:val="744A1243"/>
    <w:multiLevelType w:val="hybridMultilevel"/>
    <w:tmpl w:val="B1746084"/>
    <w:lvl w:ilvl="0" w:tplc="462EA8AC">
      <w:start w:val="17"/>
      <w:numFmt w:val="decimal"/>
      <w:lvlText w:val="%1."/>
      <w:lvlJc w:val="left"/>
      <w:pPr>
        <w:ind w:left="959" w:hanging="567"/>
      </w:pPr>
      <w:rPr>
        <w:rFonts w:ascii="Arial" w:eastAsia="Arial" w:hAnsi="Arial" w:cs="Arial" w:hint="default"/>
        <w:spacing w:val="-1"/>
        <w:w w:val="100"/>
        <w:sz w:val="22"/>
        <w:szCs w:val="22"/>
        <w:lang w:val="pt-PT" w:eastAsia="pt-PT" w:bidi="pt-PT"/>
      </w:rPr>
    </w:lvl>
    <w:lvl w:ilvl="1" w:tplc="7DD6E2CE">
      <w:numFmt w:val="bullet"/>
      <w:lvlText w:val="•"/>
      <w:lvlJc w:val="left"/>
      <w:pPr>
        <w:ind w:left="1906" w:hanging="567"/>
      </w:pPr>
      <w:rPr>
        <w:rFonts w:hint="default"/>
        <w:lang w:val="pt-PT" w:eastAsia="pt-PT" w:bidi="pt-PT"/>
      </w:rPr>
    </w:lvl>
    <w:lvl w:ilvl="2" w:tplc="A5320BE0">
      <w:numFmt w:val="bullet"/>
      <w:lvlText w:val="•"/>
      <w:lvlJc w:val="left"/>
      <w:pPr>
        <w:ind w:left="2853" w:hanging="567"/>
      </w:pPr>
      <w:rPr>
        <w:rFonts w:hint="default"/>
        <w:lang w:val="pt-PT" w:eastAsia="pt-PT" w:bidi="pt-PT"/>
      </w:rPr>
    </w:lvl>
    <w:lvl w:ilvl="3" w:tplc="D30A9E88">
      <w:numFmt w:val="bullet"/>
      <w:lvlText w:val="•"/>
      <w:lvlJc w:val="left"/>
      <w:pPr>
        <w:ind w:left="3799" w:hanging="567"/>
      </w:pPr>
      <w:rPr>
        <w:rFonts w:hint="default"/>
        <w:lang w:val="pt-PT" w:eastAsia="pt-PT" w:bidi="pt-PT"/>
      </w:rPr>
    </w:lvl>
    <w:lvl w:ilvl="4" w:tplc="52725838">
      <w:numFmt w:val="bullet"/>
      <w:lvlText w:val="•"/>
      <w:lvlJc w:val="left"/>
      <w:pPr>
        <w:ind w:left="4746" w:hanging="567"/>
      </w:pPr>
      <w:rPr>
        <w:rFonts w:hint="default"/>
        <w:lang w:val="pt-PT" w:eastAsia="pt-PT" w:bidi="pt-PT"/>
      </w:rPr>
    </w:lvl>
    <w:lvl w:ilvl="5" w:tplc="EFBEDF68">
      <w:numFmt w:val="bullet"/>
      <w:lvlText w:val="•"/>
      <w:lvlJc w:val="left"/>
      <w:pPr>
        <w:ind w:left="5693" w:hanging="567"/>
      </w:pPr>
      <w:rPr>
        <w:rFonts w:hint="default"/>
        <w:lang w:val="pt-PT" w:eastAsia="pt-PT" w:bidi="pt-PT"/>
      </w:rPr>
    </w:lvl>
    <w:lvl w:ilvl="6" w:tplc="460C9A86">
      <w:numFmt w:val="bullet"/>
      <w:lvlText w:val="•"/>
      <w:lvlJc w:val="left"/>
      <w:pPr>
        <w:ind w:left="6639" w:hanging="567"/>
      </w:pPr>
      <w:rPr>
        <w:rFonts w:hint="default"/>
        <w:lang w:val="pt-PT" w:eastAsia="pt-PT" w:bidi="pt-PT"/>
      </w:rPr>
    </w:lvl>
    <w:lvl w:ilvl="7" w:tplc="B47A3B86">
      <w:numFmt w:val="bullet"/>
      <w:lvlText w:val="•"/>
      <w:lvlJc w:val="left"/>
      <w:pPr>
        <w:ind w:left="7586" w:hanging="567"/>
      </w:pPr>
      <w:rPr>
        <w:rFonts w:hint="default"/>
        <w:lang w:val="pt-PT" w:eastAsia="pt-PT" w:bidi="pt-PT"/>
      </w:rPr>
    </w:lvl>
    <w:lvl w:ilvl="8" w:tplc="CDAA70E4">
      <w:numFmt w:val="bullet"/>
      <w:lvlText w:val="•"/>
      <w:lvlJc w:val="left"/>
      <w:pPr>
        <w:ind w:left="8533" w:hanging="567"/>
      </w:pPr>
      <w:rPr>
        <w:rFonts w:hint="default"/>
        <w:lang w:val="pt-PT" w:eastAsia="pt-PT" w:bidi="pt-PT"/>
      </w:rPr>
    </w:lvl>
  </w:abstractNum>
  <w:abstractNum w:abstractNumId="367" w15:restartNumberingAfterBreak="0">
    <w:nsid w:val="74A24661"/>
    <w:multiLevelType w:val="hybridMultilevel"/>
    <w:tmpl w:val="792064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8" w15:restartNumberingAfterBreak="0">
    <w:nsid w:val="74A405FB"/>
    <w:multiLevelType w:val="hybridMultilevel"/>
    <w:tmpl w:val="D91495D6"/>
    <w:lvl w:ilvl="0" w:tplc="BAE0BD28">
      <w:start w:val="21"/>
      <w:numFmt w:val="decimal"/>
      <w:lvlText w:val="%1."/>
      <w:lvlJc w:val="left"/>
      <w:pPr>
        <w:ind w:left="110" w:hanging="653"/>
      </w:pPr>
      <w:rPr>
        <w:rFonts w:ascii="Arial" w:eastAsia="Times New Roman" w:hAnsi="Arial" w:cs="Arial" w:hint="default"/>
        <w:spacing w:val="-8"/>
        <w:w w:val="100"/>
        <w:sz w:val="22"/>
        <w:szCs w:val="22"/>
        <w:lang w:val="pt-PT" w:eastAsia="pt-PT" w:bidi="pt-PT"/>
      </w:rPr>
    </w:lvl>
    <w:lvl w:ilvl="1" w:tplc="FB767DB8">
      <w:start w:val="1"/>
      <w:numFmt w:val="lowerLetter"/>
      <w:lvlText w:val="(%2)"/>
      <w:lvlJc w:val="left"/>
      <w:pPr>
        <w:ind w:left="1103" w:hanging="426"/>
      </w:pPr>
      <w:rPr>
        <w:rFonts w:ascii="Times New Roman" w:eastAsia="Times New Roman" w:hAnsi="Times New Roman" w:cs="Times New Roman" w:hint="default"/>
        <w:spacing w:val="-21"/>
        <w:w w:val="100"/>
        <w:sz w:val="24"/>
        <w:szCs w:val="24"/>
        <w:lang w:val="pt-PT" w:eastAsia="pt-PT" w:bidi="pt-PT"/>
      </w:rPr>
    </w:lvl>
    <w:lvl w:ilvl="2" w:tplc="5D2E05C6">
      <w:start w:val="1"/>
      <w:numFmt w:val="lowerRoman"/>
      <w:lvlText w:val="(%3)"/>
      <w:lvlJc w:val="left"/>
      <w:pPr>
        <w:ind w:left="1528" w:hanging="423"/>
      </w:pPr>
      <w:rPr>
        <w:rFonts w:ascii="Times New Roman" w:eastAsia="Times New Roman" w:hAnsi="Times New Roman" w:cs="Times New Roman" w:hint="default"/>
        <w:spacing w:val="-1"/>
        <w:w w:val="100"/>
        <w:sz w:val="24"/>
        <w:szCs w:val="24"/>
        <w:lang w:val="pt-PT" w:eastAsia="pt-PT" w:bidi="pt-PT"/>
      </w:rPr>
    </w:lvl>
    <w:lvl w:ilvl="3" w:tplc="C1AA1A1C">
      <w:numFmt w:val="bullet"/>
      <w:lvlText w:val="•"/>
      <w:lvlJc w:val="left"/>
      <w:pPr>
        <w:ind w:left="2563" w:hanging="423"/>
      </w:pPr>
      <w:rPr>
        <w:rFonts w:hint="default"/>
        <w:lang w:val="pt-PT" w:eastAsia="pt-PT" w:bidi="pt-PT"/>
      </w:rPr>
    </w:lvl>
    <w:lvl w:ilvl="4" w:tplc="1A64F0A6">
      <w:numFmt w:val="bullet"/>
      <w:lvlText w:val="•"/>
      <w:lvlJc w:val="left"/>
      <w:pPr>
        <w:ind w:left="3606" w:hanging="423"/>
      </w:pPr>
      <w:rPr>
        <w:rFonts w:hint="default"/>
        <w:lang w:val="pt-PT" w:eastAsia="pt-PT" w:bidi="pt-PT"/>
      </w:rPr>
    </w:lvl>
    <w:lvl w:ilvl="5" w:tplc="CEEE01DA">
      <w:numFmt w:val="bullet"/>
      <w:lvlText w:val="•"/>
      <w:lvlJc w:val="left"/>
      <w:pPr>
        <w:ind w:left="4649" w:hanging="423"/>
      </w:pPr>
      <w:rPr>
        <w:rFonts w:hint="default"/>
        <w:lang w:val="pt-PT" w:eastAsia="pt-PT" w:bidi="pt-PT"/>
      </w:rPr>
    </w:lvl>
    <w:lvl w:ilvl="6" w:tplc="404AE54A">
      <w:numFmt w:val="bullet"/>
      <w:lvlText w:val="•"/>
      <w:lvlJc w:val="left"/>
      <w:pPr>
        <w:ind w:left="5692" w:hanging="423"/>
      </w:pPr>
      <w:rPr>
        <w:rFonts w:hint="default"/>
        <w:lang w:val="pt-PT" w:eastAsia="pt-PT" w:bidi="pt-PT"/>
      </w:rPr>
    </w:lvl>
    <w:lvl w:ilvl="7" w:tplc="D4184964">
      <w:numFmt w:val="bullet"/>
      <w:lvlText w:val="•"/>
      <w:lvlJc w:val="left"/>
      <w:pPr>
        <w:ind w:left="6735" w:hanging="423"/>
      </w:pPr>
      <w:rPr>
        <w:rFonts w:hint="default"/>
        <w:lang w:val="pt-PT" w:eastAsia="pt-PT" w:bidi="pt-PT"/>
      </w:rPr>
    </w:lvl>
    <w:lvl w:ilvl="8" w:tplc="EE1C274C">
      <w:numFmt w:val="bullet"/>
      <w:lvlText w:val="•"/>
      <w:lvlJc w:val="left"/>
      <w:pPr>
        <w:ind w:left="7779" w:hanging="423"/>
      </w:pPr>
      <w:rPr>
        <w:rFonts w:hint="default"/>
        <w:lang w:val="pt-PT" w:eastAsia="pt-PT" w:bidi="pt-PT"/>
      </w:rPr>
    </w:lvl>
  </w:abstractNum>
  <w:abstractNum w:abstractNumId="369" w15:restartNumberingAfterBreak="0">
    <w:nsid w:val="755A4BDA"/>
    <w:multiLevelType w:val="hybridMultilevel"/>
    <w:tmpl w:val="6B7CEC1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70" w15:restartNumberingAfterBreak="0">
    <w:nsid w:val="75AC1BC2"/>
    <w:multiLevelType w:val="hybridMultilevel"/>
    <w:tmpl w:val="42C2709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71" w15:restartNumberingAfterBreak="0">
    <w:nsid w:val="7628321F"/>
    <w:multiLevelType w:val="multilevel"/>
    <w:tmpl w:val="F0B4D24E"/>
    <w:lvl w:ilvl="0">
      <w:start w:val="1"/>
      <w:numFmt w:val="lowerLetter"/>
      <w:lvlText w:val="(%1)"/>
      <w:lvlJc w:val="left"/>
      <w:pPr>
        <w:tabs>
          <w:tab w:val="num" w:pos="1295"/>
        </w:tabs>
        <w:ind w:left="1295" w:hanging="360"/>
      </w:pPr>
      <w:rPr>
        <w:rFonts w:ascii="Arial" w:eastAsia="Times New Roman" w:hAnsi="Arial" w:cs="Arial" w:hint="default"/>
        <w:strike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2" w15:restartNumberingAfterBreak="0">
    <w:nsid w:val="76864A47"/>
    <w:multiLevelType w:val="hybridMultilevel"/>
    <w:tmpl w:val="00001A30"/>
    <w:lvl w:ilvl="0" w:tplc="00007C4A">
      <w:start w:val="94"/>
      <w:numFmt w:val="decimal"/>
      <w:lvlText w:val="%1."/>
      <w:lvlJc w:val="left"/>
      <w:pPr>
        <w:tabs>
          <w:tab w:val="num" w:pos="720"/>
        </w:tabs>
        <w:ind w:left="720" w:hanging="360"/>
      </w:pPr>
    </w:lvl>
    <w:lvl w:ilvl="1" w:tplc="00002410">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3" w15:restartNumberingAfterBreak="0">
    <w:nsid w:val="769D2E77"/>
    <w:multiLevelType w:val="hybridMultilevel"/>
    <w:tmpl w:val="83361C18"/>
    <w:lvl w:ilvl="0" w:tplc="69F2E57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74" w15:restartNumberingAfterBreak="0">
    <w:nsid w:val="76C64E99"/>
    <w:multiLevelType w:val="hybridMultilevel"/>
    <w:tmpl w:val="326E1D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5" w15:restartNumberingAfterBreak="0">
    <w:nsid w:val="77FA7EC7"/>
    <w:multiLevelType w:val="hybridMultilevel"/>
    <w:tmpl w:val="71E6149E"/>
    <w:lvl w:ilvl="0" w:tplc="34C8466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76" w15:restartNumberingAfterBreak="0">
    <w:nsid w:val="787044D4"/>
    <w:multiLevelType w:val="hybridMultilevel"/>
    <w:tmpl w:val="96107D04"/>
    <w:lvl w:ilvl="0" w:tplc="2B2214E0">
      <w:numFmt w:val="bullet"/>
      <w:lvlText w:val=""/>
      <w:lvlJc w:val="left"/>
      <w:pPr>
        <w:tabs>
          <w:tab w:val="num" w:pos="1778"/>
        </w:tabs>
        <w:ind w:left="1778" w:hanging="360"/>
      </w:pPr>
      <w:rPr>
        <w:rFonts w:ascii="Symbol" w:eastAsia="Arial" w:hAnsi="Symbol" w:cs="Times New Roman" w:hint="default"/>
        <w:color w:val="auto"/>
        <w:sz w:val="20"/>
        <w:szCs w:val="2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77" w15:restartNumberingAfterBreak="0">
    <w:nsid w:val="78F51C7D"/>
    <w:multiLevelType w:val="hybridMultilevel"/>
    <w:tmpl w:val="5B089C8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78" w15:restartNumberingAfterBreak="0">
    <w:nsid w:val="79AB5C82"/>
    <w:multiLevelType w:val="hybridMultilevel"/>
    <w:tmpl w:val="A4723E3C"/>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9" w15:restartNumberingAfterBreak="0">
    <w:nsid w:val="79B43BE3"/>
    <w:multiLevelType w:val="hybridMultilevel"/>
    <w:tmpl w:val="61E02F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0" w15:restartNumberingAfterBreak="0">
    <w:nsid w:val="79DC52C8"/>
    <w:multiLevelType w:val="hybridMultilevel"/>
    <w:tmpl w:val="187C8B78"/>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381" w15:restartNumberingAfterBreak="0">
    <w:nsid w:val="7A107F05"/>
    <w:multiLevelType w:val="hybridMultilevel"/>
    <w:tmpl w:val="71D69C3C"/>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82" w15:restartNumberingAfterBreak="0">
    <w:nsid w:val="7A393397"/>
    <w:multiLevelType w:val="hybridMultilevel"/>
    <w:tmpl w:val="A698A5DA"/>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83" w15:restartNumberingAfterBreak="0">
    <w:nsid w:val="7A6672EB"/>
    <w:multiLevelType w:val="hybridMultilevel"/>
    <w:tmpl w:val="F99C8170"/>
    <w:lvl w:ilvl="0" w:tplc="04160001">
      <w:start w:val="1"/>
      <w:numFmt w:val="bullet"/>
      <w:lvlText w:val=""/>
      <w:lvlJc w:val="left"/>
      <w:pPr>
        <w:ind w:left="1080" w:hanging="72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4" w15:restartNumberingAfterBreak="0">
    <w:nsid w:val="7B4C5B03"/>
    <w:multiLevelType w:val="hybridMultilevel"/>
    <w:tmpl w:val="B95EF9FC"/>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85" w15:restartNumberingAfterBreak="0">
    <w:nsid w:val="7B6A656A"/>
    <w:multiLevelType w:val="hybridMultilevel"/>
    <w:tmpl w:val="B7E44BE0"/>
    <w:lvl w:ilvl="0" w:tplc="00002F15">
      <w:start w:val="1"/>
      <w:numFmt w:val="lowerLetter"/>
      <w:lvlText w:val="(%1)"/>
      <w:lvlJc w:val="left"/>
      <w:pPr>
        <w:tabs>
          <w:tab w:val="num" w:pos="1440"/>
        </w:tabs>
        <w:ind w:left="144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6" w15:restartNumberingAfterBreak="0">
    <w:nsid w:val="7B984143"/>
    <w:multiLevelType w:val="hybridMultilevel"/>
    <w:tmpl w:val="D7CA03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7" w15:restartNumberingAfterBreak="0">
    <w:nsid w:val="7BDA2314"/>
    <w:multiLevelType w:val="hybridMultilevel"/>
    <w:tmpl w:val="D3A4DCA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88" w15:restartNumberingAfterBreak="0">
    <w:nsid w:val="7C1D41F4"/>
    <w:multiLevelType w:val="hybridMultilevel"/>
    <w:tmpl w:val="BD46A6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9" w15:restartNumberingAfterBreak="0">
    <w:nsid w:val="7C4A0412"/>
    <w:multiLevelType w:val="hybridMultilevel"/>
    <w:tmpl w:val="B6CAD944"/>
    <w:lvl w:ilvl="0" w:tplc="04160001">
      <w:start w:val="1"/>
      <w:numFmt w:val="bullet"/>
      <w:lvlText w:val=""/>
      <w:lvlJc w:val="left"/>
      <w:pPr>
        <w:ind w:left="2016"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90" w15:restartNumberingAfterBreak="0">
    <w:nsid w:val="7C4D7C8B"/>
    <w:multiLevelType w:val="hybridMultilevel"/>
    <w:tmpl w:val="4560FB6E"/>
    <w:lvl w:ilvl="0" w:tplc="04160013">
      <w:start w:val="1"/>
      <w:numFmt w:val="upperRoman"/>
      <w:lvlText w:val="%1."/>
      <w:lvlJc w:val="righ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1" w15:restartNumberingAfterBreak="0">
    <w:nsid w:val="7C8D7E82"/>
    <w:multiLevelType w:val="hybridMultilevel"/>
    <w:tmpl w:val="D7348F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2" w15:restartNumberingAfterBreak="0">
    <w:nsid w:val="7C9E0BDE"/>
    <w:multiLevelType w:val="hybridMultilevel"/>
    <w:tmpl w:val="EADE0980"/>
    <w:lvl w:ilvl="0" w:tplc="04160001">
      <w:start w:val="1"/>
      <w:numFmt w:val="bullet"/>
      <w:lvlText w:val=""/>
      <w:lvlJc w:val="left"/>
      <w:pPr>
        <w:ind w:left="1080" w:hanging="72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3" w15:restartNumberingAfterBreak="0">
    <w:nsid w:val="7CD71173"/>
    <w:multiLevelType w:val="hybridMultilevel"/>
    <w:tmpl w:val="4A04CB8E"/>
    <w:lvl w:ilvl="0" w:tplc="7F5A144E">
      <w:start w:val="1"/>
      <w:numFmt w:val="lowerRoman"/>
      <w:lvlText w:val="(%1)"/>
      <w:lvlJc w:val="left"/>
      <w:pPr>
        <w:ind w:left="1713" w:hanging="720"/>
      </w:pPr>
      <w:rPr>
        <w:rFonts w:hint="default"/>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394" w15:restartNumberingAfterBreak="0">
    <w:nsid w:val="7D4A5B4E"/>
    <w:multiLevelType w:val="hybridMultilevel"/>
    <w:tmpl w:val="1BF87A32"/>
    <w:lvl w:ilvl="0" w:tplc="04160001">
      <w:start w:val="1"/>
      <w:numFmt w:val="bullet"/>
      <w:lvlText w:val=""/>
      <w:lvlJc w:val="left"/>
      <w:pPr>
        <w:ind w:left="720" w:hanging="360"/>
      </w:pPr>
      <w:rPr>
        <w:rFonts w:ascii="Symbol" w:hAnsi="Symbol" w:hint="default"/>
      </w:rPr>
    </w:lvl>
    <w:lvl w:ilvl="1" w:tplc="5E30BA06">
      <w:numFmt w:val="bullet"/>
      <w:lvlText w:val="•"/>
      <w:lvlJc w:val="left"/>
      <w:pPr>
        <w:ind w:left="1800" w:hanging="720"/>
      </w:pPr>
      <w:rPr>
        <w:rFonts w:ascii="Times New Roman" w:eastAsia="Times New Roman" w:hAnsi="Times New Roman" w:cs="Times New Roman"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5" w15:restartNumberingAfterBreak="0">
    <w:nsid w:val="7D6B5189"/>
    <w:multiLevelType w:val="hybridMultilevel"/>
    <w:tmpl w:val="51C6759C"/>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396" w15:restartNumberingAfterBreak="0">
    <w:nsid w:val="7EA379A5"/>
    <w:multiLevelType w:val="hybridMultilevel"/>
    <w:tmpl w:val="F80A289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7" w15:restartNumberingAfterBreak="0">
    <w:nsid w:val="7ECF14BD"/>
    <w:multiLevelType w:val="hybridMultilevel"/>
    <w:tmpl w:val="9ABCB18E"/>
    <w:lvl w:ilvl="0" w:tplc="157C76C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8" w15:restartNumberingAfterBreak="0">
    <w:nsid w:val="7EF01253"/>
    <w:multiLevelType w:val="hybridMultilevel"/>
    <w:tmpl w:val="6D34F664"/>
    <w:lvl w:ilvl="0" w:tplc="13B09214">
      <w:start w:val="1"/>
      <w:numFmt w:val="decimal"/>
      <w:pStyle w:val="Numerada3"/>
      <w:lvlText w:val="%1."/>
      <w:lvlJc w:val="left"/>
      <w:pPr>
        <w:tabs>
          <w:tab w:val="num" w:pos="720"/>
        </w:tabs>
        <w:ind w:left="720" w:hanging="360"/>
      </w:pPr>
      <w:rPr>
        <w:i w:val="0"/>
        <w:color w:val="000000"/>
      </w:rPr>
    </w:lvl>
    <w:lvl w:ilvl="1" w:tplc="000044AA">
      <w:start w:val="1"/>
      <w:numFmt w:val="bullet"/>
      <w:lvlText w:val="·"/>
      <w:lvlJc w:val="left"/>
      <w:pPr>
        <w:tabs>
          <w:tab w:val="num" w:pos="1440"/>
        </w:tabs>
        <w:ind w:left="1440" w:hanging="360"/>
      </w:pPr>
    </w:lvl>
    <w:lvl w:ilvl="2" w:tplc="DD24472E">
      <w:start w:val="1"/>
      <w:numFmt w:val="lowerLetter"/>
      <w:lvlText w:val="(%3)"/>
      <w:lvlJc w:val="left"/>
      <w:pPr>
        <w:tabs>
          <w:tab w:val="num" w:pos="2160"/>
        </w:tabs>
        <w:ind w:left="2160" w:hanging="360"/>
      </w:pPr>
      <w:rPr>
        <w:color w:val="auto"/>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9" w15:restartNumberingAfterBreak="0">
    <w:nsid w:val="7F4C5F90"/>
    <w:multiLevelType w:val="hybridMultilevel"/>
    <w:tmpl w:val="50C86DE0"/>
    <w:lvl w:ilvl="0" w:tplc="8D022ABE">
      <w:start w:val="1"/>
      <w:numFmt w:val="lowerLetter"/>
      <w:lvlText w:val="(%1)"/>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B48F34">
      <w:start w:val="1"/>
      <w:numFmt w:val="lowerLetter"/>
      <w:lvlText w:val="%2"/>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440B6E">
      <w:start w:val="1"/>
      <w:numFmt w:val="lowerRoman"/>
      <w:lvlText w:val="%3"/>
      <w:lvlJc w:val="left"/>
      <w:pPr>
        <w:ind w:left="2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54D146">
      <w:start w:val="1"/>
      <w:numFmt w:val="decimal"/>
      <w:lvlText w:val="%4"/>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D04EB0">
      <w:start w:val="1"/>
      <w:numFmt w:val="lowerLetter"/>
      <w:lvlText w:val="%5"/>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A239EC">
      <w:start w:val="1"/>
      <w:numFmt w:val="lowerRoman"/>
      <w:lvlText w:val="%6"/>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FE8E86">
      <w:start w:val="1"/>
      <w:numFmt w:val="decimal"/>
      <w:lvlText w:val="%7"/>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6F674">
      <w:start w:val="1"/>
      <w:numFmt w:val="lowerLetter"/>
      <w:lvlText w:val="%8"/>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A86A7A">
      <w:start w:val="1"/>
      <w:numFmt w:val="lowerRoman"/>
      <w:lvlText w:val="%9"/>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0" w15:restartNumberingAfterBreak="0">
    <w:nsid w:val="7F8C6529"/>
    <w:multiLevelType w:val="hybridMultilevel"/>
    <w:tmpl w:val="2CC83C44"/>
    <w:lvl w:ilvl="0" w:tplc="4BF46312">
      <w:start w:val="1"/>
      <w:numFmt w:val="lowerLetter"/>
      <w:lvlText w:val="(%1)"/>
      <w:lvlJc w:val="left"/>
      <w:pPr>
        <w:ind w:left="1103" w:hanging="426"/>
      </w:pPr>
      <w:rPr>
        <w:rFonts w:ascii="Times New Roman" w:eastAsia="Times New Roman" w:hAnsi="Times New Roman" w:cs="Times New Roman" w:hint="default"/>
        <w:spacing w:val="-21"/>
        <w:w w:val="100"/>
        <w:sz w:val="24"/>
        <w:szCs w:val="24"/>
        <w:lang w:val="pt-PT" w:eastAsia="pt-PT" w:bidi="pt-PT"/>
      </w:rPr>
    </w:lvl>
    <w:lvl w:ilvl="1" w:tplc="1BD29B9C">
      <w:numFmt w:val="bullet"/>
      <w:lvlText w:val="•"/>
      <w:lvlJc w:val="left"/>
      <w:pPr>
        <w:ind w:left="1976" w:hanging="426"/>
      </w:pPr>
      <w:rPr>
        <w:rFonts w:hint="default"/>
        <w:lang w:val="pt-PT" w:eastAsia="pt-PT" w:bidi="pt-PT"/>
      </w:rPr>
    </w:lvl>
    <w:lvl w:ilvl="2" w:tplc="5FD4E514">
      <w:numFmt w:val="bullet"/>
      <w:lvlText w:val="•"/>
      <w:lvlJc w:val="left"/>
      <w:pPr>
        <w:ind w:left="2853" w:hanging="426"/>
      </w:pPr>
      <w:rPr>
        <w:rFonts w:hint="default"/>
        <w:lang w:val="pt-PT" w:eastAsia="pt-PT" w:bidi="pt-PT"/>
      </w:rPr>
    </w:lvl>
    <w:lvl w:ilvl="3" w:tplc="F22034BA">
      <w:numFmt w:val="bullet"/>
      <w:lvlText w:val="•"/>
      <w:lvlJc w:val="left"/>
      <w:pPr>
        <w:ind w:left="3729" w:hanging="426"/>
      </w:pPr>
      <w:rPr>
        <w:rFonts w:hint="default"/>
        <w:lang w:val="pt-PT" w:eastAsia="pt-PT" w:bidi="pt-PT"/>
      </w:rPr>
    </w:lvl>
    <w:lvl w:ilvl="4" w:tplc="512ED040">
      <w:numFmt w:val="bullet"/>
      <w:lvlText w:val="•"/>
      <w:lvlJc w:val="left"/>
      <w:pPr>
        <w:ind w:left="4606" w:hanging="426"/>
      </w:pPr>
      <w:rPr>
        <w:rFonts w:hint="default"/>
        <w:lang w:val="pt-PT" w:eastAsia="pt-PT" w:bidi="pt-PT"/>
      </w:rPr>
    </w:lvl>
    <w:lvl w:ilvl="5" w:tplc="D8D63552">
      <w:numFmt w:val="bullet"/>
      <w:lvlText w:val="•"/>
      <w:lvlJc w:val="left"/>
      <w:pPr>
        <w:ind w:left="5482" w:hanging="426"/>
      </w:pPr>
      <w:rPr>
        <w:rFonts w:hint="default"/>
        <w:lang w:val="pt-PT" w:eastAsia="pt-PT" w:bidi="pt-PT"/>
      </w:rPr>
    </w:lvl>
    <w:lvl w:ilvl="6" w:tplc="1834F126">
      <w:numFmt w:val="bullet"/>
      <w:lvlText w:val="•"/>
      <w:lvlJc w:val="left"/>
      <w:pPr>
        <w:ind w:left="6359" w:hanging="426"/>
      </w:pPr>
      <w:rPr>
        <w:rFonts w:hint="default"/>
        <w:lang w:val="pt-PT" w:eastAsia="pt-PT" w:bidi="pt-PT"/>
      </w:rPr>
    </w:lvl>
    <w:lvl w:ilvl="7" w:tplc="F1A254F4">
      <w:numFmt w:val="bullet"/>
      <w:lvlText w:val="•"/>
      <w:lvlJc w:val="left"/>
      <w:pPr>
        <w:ind w:left="7235" w:hanging="426"/>
      </w:pPr>
      <w:rPr>
        <w:rFonts w:hint="default"/>
        <w:lang w:val="pt-PT" w:eastAsia="pt-PT" w:bidi="pt-PT"/>
      </w:rPr>
    </w:lvl>
    <w:lvl w:ilvl="8" w:tplc="A3C8C9E0">
      <w:numFmt w:val="bullet"/>
      <w:lvlText w:val="•"/>
      <w:lvlJc w:val="left"/>
      <w:pPr>
        <w:ind w:left="8112" w:hanging="426"/>
      </w:pPr>
      <w:rPr>
        <w:rFonts w:hint="default"/>
        <w:lang w:val="pt-PT" w:eastAsia="pt-PT" w:bidi="pt-PT"/>
      </w:rPr>
    </w:lvl>
  </w:abstractNum>
  <w:abstractNum w:abstractNumId="401" w15:restartNumberingAfterBreak="0">
    <w:nsid w:val="7FDF6FAD"/>
    <w:multiLevelType w:val="hybridMultilevel"/>
    <w:tmpl w:val="E4DA1026"/>
    <w:lvl w:ilvl="0" w:tplc="000026E9">
      <w:start w:val="1"/>
      <w:numFmt w:val="lowerRoman"/>
      <w:lvlText w:val="(%1)"/>
      <w:lvlJc w:val="left"/>
      <w:pPr>
        <w:ind w:left="144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64255393">
    <w:abstractNumId w:val="2"/>
  </w:num>
  <w:num w:numId="2" w16cid:durableId="2104959953">
    <w:abstractNumId w:val="398"/>
  </w:num>
  <w:num w:numId="3" w16cid:durableId="848300272">
    <w:abstractNumId w:val="155"/>
  </w:num>
  <w:num w:numId="4" w16cid:durableId="2118911044">
    <w:abstractNumId w:val="268"/>
  </w:num>
  <w:num w:numId="5" w16cid:durableId="1514951587">
    <w:abstractNumId w:val="262"/>
  </w:num>
  <w:num w:numId="6" w16cid:durableId="1372803506">
    <w:abstractNumId w:val="314"/>
  </w:num>
  <w:num w:numId="7" w16cid:durableId="1880581177">
    <w:abstractNumId w:val="230"/>
  </w:num>
  <w:num w:numId="8" w16cid:durableId="691758677">
    <w:abstractNumId w:val="73"/>
  </w:num>
  <w:num w:numId="9" w16cid:durableId="1070078699">
    <w:abstractNumId w:val="360"/>
  </w:num>
  <w:num w:numId="10" w16cid:durableId="1739985192">
    <w:abstractNumId w:val="120"/>
  </w:num>
  <w:num w:numId="11" w16cid:durableId="811680934">
    <w:abstractNumId w:val="369"/>
  </w:num>
  <w:num w:numId="12" w16cid:durableId="1548762712">
    <w:abstractNumId w:val="171"/>
  </w:num>
  <w:num w:numId="13" w16cid:durableId="1930651589">
    <w:abstractNumId w:val="385"/>
  </w:num>
  <w:num w:numId="14" w16cid:durableId="1901401164">
    <w:abstractNumId w:val="109"/>
  </w:num>
  <w:num w:numId="15" w16cid:durableId="1391342484">
    <w:abstractNumId w:val="10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2657295">
    <w:abstractNumId w:val="398"/>
  </w:num>
  <w:num w:numId="17" w16cid:durableId="1735394305">
    <w:abstractNumId w:val="62"/>
    <w:lvlOverride w:ilvl="0">
      <w:startOverride w:val="26"/>
    </w:lvlOverride>
    <w:lvlOverride w:ilvl="1">
      <w:startOverride w:val="1"/>
    </w:lvlOverride>
    <w:lvlOverride w:ilvl="2"/>
    <w:lvlOverride w:ilvl="3"/>
    <w:lvlOverride w:ilvl="4"/>
    <w:lvlOverride w:ilvl="5"/>
    <w:lvlOverride w:ilvl="6"/>
    <w:lvlOverride w:ilvl="7"/>
    <w:lvlOverride w:ilvl="8"/>
  </w:num>
  <w:num w:numId="18" w16cid:durableId="1088308017">
    <w:abstractNumId w:val="95"/>
    <w:lvlOverride w:ilvl="0">
      <w:startOverride w:val="37"/>
    </w:lvlOverride>
    <w:lvlOverride w:ilvl="1">
      <w:startOverride w:val="1"/>
    </w:lvlOverride>
    <w:lvlOverride w:ilvl="2"/>
    <w:lvlOverride w:ilvl="3"/>
    <w:lvlOverride w:ilvl="4"/>
    <w:lvlOverride w:ilvl="5"/>
    <w:lvlOverride w:ilvl="6"/>
    <w:lvlOverride w:ilvl="7"/>
    <w:lvlOverride w:ilvl="8"/>
  </w:num>
  <w:num w:numId="19" w16cid:durableId="71439183">
    <w:abstractNumId w:val="398"/>
  </w:num>
  <w:num w:numId="20" w16cid:durableId="2102526291">
    <w:abstractNumId w:val="3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6898549">
    <w:abstractNumId w:val="114"/>
    <w:lvlOverride w:ilvl="0">
      <w:startOverride w:val="40"/>
    </w:lvlOverride>
    <w:lvlOverride w:ilvl="1">
      <w:startOverride w:val="1"/>
    </w:lvlOverride>
    <w:lvlOverride w:ilvl="2"/>
    <w:lvlOverride w:ilvl="3"/>
    <w:lvlOverride w:ilvl="4"/>
    <w:lvlOverride w:ilvl="5"/>
    <w:lvlOverride w:ilvl="6"/>
    <w:lvlOverride w:ilvl="7"/>
    <w:lvlOverride w:ilvl="8"/>
  </w:num>
  <w:num w:numId="22" w16cid:durableId="926116805">
    <w:abstractNumId w:val="250"/>
    <w:lvlOverride w:ilvl="0">
      <w:startOverride w:val="42"/>
    </w:lvlOverride>
    <w:lvlOverride w:ilvl="1">
      <w:startOverride w:val="1"/>
    </w:lvlOverride>
    <w:lvlOverride w:ilvl="2"/>
    <w:lvlOverride w:ilvl="3"/>
    <w:lvlOverride w:ilvl="4"/>
    <w:lvlOverride w:ilvl="5"/>
    <w:lvlOverride w:ilvl="6"/>
    <w:lvlOverride w:ilvl="7"/>
    <w:lvlOverride w:ilvl="8"/>
  </w:num>
  <w:num w:numId="23" w16cid:durableId="1057624780">
    <w:abstractNumId w:val="174"/>
    <w:lvlOverride w:ilvl="0">
      <w:startOverride w:val="45"/>
    </w:lvlOverride>
    <w:lvlOverride w:ilvl="1">
      <w:startOverride w:val="1"/>
    </w:lvlOverride>
    <w:lvlOverride w:ilvl="2"/>
    <w:lvlOverride w:ilvl="3"/>
    <w:lvlOverride w:ilvl="4"/>
    <w:lvlOverride w:ilvl="5"/>
    <w:lvlOverride w:ilvl="6"/>
    <w:lvlOverride w:ilvl="7"/>
    <w:lvlOverride w:ilvl="8"/>
  </w:num>
  <w:num w:numId="24" w16cid:durableId="1104305056">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82104969">
    <w:abstractNumId w:val="50"/>
    <w:lvlOverride w:ilvl="0">
      <w:startOverride w:val="61"/>
    </w:lvlOverride>
    <w:lvlOverride w:ilvl="1">
      <w:startOverride w:val="1"/>
    </w:lvlOverride>
    <w:lvlOverride w:ilvl="2"/>
    <w:lvlOverride w:ilvl="3"/>
    <w:lvlOverride w:ilvl="4"/>
    <w:lvlOverride w:ilvl="5"/>
    <w:lvlOverride w:ilvl="6"/>
    <w:lvlOverride w:ilvl="7"/>
    <w:lvlOverride w:ilvl="8"/>
  </w:num>
  <w:num w:numId="26" w16cid:durableId="212699443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1546036">
    <w:abstractNumId w:val="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13447356">
    <w:abstractNumId w:val="360"/>
    <w:lvlOverride w:ilvl="0">
      <w:startOverride w:val="77"/>
    </w:lvlOverride>
    <w:lvlOverride w:ilvl="1">
      <w:startOverride w:val="1"/>
    </w:lvlOverride>
    <w:lvlOverride w:ilvl="2"/>
    <w:lvlOverride w:ilvl="3"/>
    <w:lvlOverride w:ilvl="4"/>
    <w:lvlOverride w:ilvl="5"/>
    <w:lvlOverride w:ilvl="6"/>
    <w:lvlOverride w:ilvl="7"/>
    <w:lvlOverride w:ilvl="8"/>
  </w:num>
  <w:num w:numId="29" w16cid:durableId="974869247">
    <w:abstractNumId w:val="8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6359220">
    <w:abstractNumId w:val="120"/>
    <w:lvlOverride w:ilvl="0">
      <w:startOverride w:val="80"/>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69135103">
    <w:abstractNumId w:val="113"/>
    <w:lvlOverride w:ilvl="0">
      <w:startOverride w:val="91"/>
    </w:lvlOverride>
    <w:lvlOverride w:ilvl="1">
      <w:startOverride w:val="1"/>
    </w:lvlOverride>
    <w:lvlOverride w:ilvl="2"/>
    <w:lvlOverride w:ilvl="3"/>
    <w:lvlOverride w:ilvl="4"/>
    <w:lvlOverride w:ilvl="5"/>
    <w:lvlOverride w:ilvl="6"/>
    <w:lvlOverride w:ilvl="7"/>
    <w:lvlOverride w:ilvl="8"/>
  </w:num>
  <w:num w:numId="32" w16cid:durableId="1895004657">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42747638">
    <w:abstractNumId w:val="372"/>
    <w:lvlOverride w:ilvl="0">
      <w:startOverride w:val="94"/>
    </w:lvlOverride>
    <w:lvlOverride w:ilvl="1">
      <w:startOverride w:val="1"/>
    </w:lvlOverride>
    <w:lvlOverride w:ilvl="2"/>
    <w:lvlOverride w:ilvl="3"/>
    <w:lvlOverride w:ilvl="4"/>
    <w:lvlOverride w:ilvl="5"/>
    <w:lvlOverride w:ilvl="6"/>
    <w:lvlOverride w:ilvl="7"/>
    <w:lvlOverride w:ilvl="8"/>
  </w:num>
  <w:num w:numId="34" w16cid:durableId="717238491">
    <w:abstractNumId w:val="335"/>
    <w:lvlOverride w:ilvl="0">
      <w:startOverride w:val="1"/>
    </w:lvlOverride>
    <w:lvlOverride w:ilvl="1">
      <w:startOverride w:val="1"/>
    </w:lvlOverride>
    <w:lvlOverride w:ilvl="2"/>
    <w:lvlOverride w:ilvl="3"/>
    <w:lvlOverride w:ilvl="4"/>
    <w:lvlOverride w:ilvl="5"/>
    <w:lvlOverride w:ilvl="6"/>
    <w:lvlOverride w:ilvl="7"/>
    <w:lvlOverride w:ilvl="8"/>
  </w:num>
  <w:num w:numId="35" w16cid:durableId="1882670691">
    <w:abstractNumId w:val="185"/>
    <w:lvlOverride w:ilvl="0">
      <w:startOverride w:val="1"/>
    </w:lvlOverride>
    <w:lvlOverride w:ilvl="1">
      <w:startOverride w:val="1"/>
    </w:lvlOverride>
    <w:lvlOverride w:ilvl="2"/>
    <w:lvlOverride w:ilvl="3"/>
    <w:lvlOverride w:ilvl="4"/>
    <w:lvlOverride w:ilvl="5"/>
    <w:lvlOverride w:ilvl="6"/>
    <w:lvlOverride w:ilvl="7"/>
    <w:lvlOverride w:ilvl="8"/>
  </w:num>
  <w:num w:numId="36" w16cid:durableId="2048918246">
    <w:abstractNumId w:val="10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49104036">
    <w:abstractNumId w:val="213"/>
  </w:num>
  <w:num w:numId="38" w16cid:durableId="1781298418">
    <w:abstractNumId w:val="91"/>
  </w:num>
  <w:num w:numId="39" w16cid:durableId="1271014471">
    <w:abstractNumId w:val="20"/>
  </w:num>
  <w:num w:numId="40" w16cid:durableId="1667975528">
    <w:abstractNumId w:val="395"/>
  </w:num>
  <w:num w:numId="41" w16cid:durableId="1867326822">
    <w:abstractNumId w:val="318"/>
  </w:num>
  <w:num w:numId="42" w16cid:durableId="1976907411">
    <w:abstractNumId w:val="32"/>
  </w:num>
  <w:num w:numId="43" w16cid:durableId="303632278">
    <w:abstractNumId w:val="332"/>
  </w:num>
  <w:num w:numId="44" w16cid:durableId="1316690746">
    <w:abstractNumId w:val="69"/>
  </w:num>
  <w:num w:numId="45" w16cid:durableId="1308976859">
    <w:abstractNumId w:val="38"/>
  </w:num>
  <w:num w:numId="46" w16cid:durableId="437221347">
    <w:abstractNumId w:val="333"/>
  </w:num>
  <w:num w:numId="47" w16cid:durableId="237178340">
    <w:abstractNumId w:val="272"/>
  </w:num>
  <w:num w:numId="48" w16cid:durableId="1843005158">
    <w:abstractNumId w:val="94"/>
  </w:num>
  <w:num w:numId="49" w16cid:durableId="1472091624">
    <w:abstractNumId w:val="338"/>
  </w:num>
  <w:num w:numId="50" w16cid:durableId="787897640">
    <w:abstractNumId w:val="77"/>
  </w:num>
  <w:num w:numId="51" w16cid:durableId="872428703">
    <w:abstractNumId w:val="232"/>
  </w:num>
  <w:num w:numId="52" w16cid:durableId="172425591">
    <w:abstractNumId w:val="60"/>
  </w:num>
  <w:num w:numId="53" w16cid:durableId="1864321340">
    <w:abstractNumId w:val="387"/>
  </w:num>
  <w:num w:numId="54" w16cid:durableId="1067999610">
    <w:abstractNumId w:val="104"/>
  </w:num>
  <w:num w:numId="55" w16cid:durableId="591475113">
    <w:abstractNumId w:val="47"/>
  </w:num>
  <w:num w:numId="56" w16cid:durableId="1315913898">
    <w:abstractNumId w:val="217"/>
  </w:num>
  <w:num w:numId="57" w16cid:durableId="907806190">
    <w:abstractNumId w:val="19"/>
  </w:num>
  <w:num w:numId="58" w16cid:durableId="1262030575">
    <w:abstractNumId w:val="195"/>
  </w:num>
  <w:num w:numId="59" w16cid:durableId="479541605">
    <w:abstractNumId w:val="74"/>
  </w:num>
  <w:num w:numId="60" w16cid:durableId="957565604">
    <w:abstractNumId w:val="22"/>
  </w:num>
  <w:num w:numId="61" w16cid:durableId="1055666307">
    <w:abstractNumId w:val="16"/>
  </w:num>
  <w:num w:numId="62" w16cid:durableId="1018390499">
    <w:abstractNumId w:val="33"/>
  </w:num>
  <w:num w:numId="63" w16cid:durableId="456065334">
    <w:abstractNumId w:val="125"/>
  </w:num>
  <w:num w:numId="64" w16cid:durableId="823665281">
    <w:abstractNumId w:val="66"/>
  </w:num>
  <w:num w:numId="65" w16cid:durableId="710882660">
    <w:abstractNumId w:val="129"/>
  </w:num>
  <w:num w:numId="66" w16cid:durableId="1864318327">
    <w:abstractNumId w:val="319"/>
  </w:num>
  <w:num w:numId="67" w16cid:durableId="1129856765">
    <w:abstractNumId w:val="9"/>
  </w:num>
  <w:num w:numId="68" w16cid:durableId="532620936">
    <w:abstractNumId w:val="65"/>
  </w:num>
  <w:num w:numId="69" w16cid:durableId="2048985622">
    <w:abstractNumId w:val="238"/>
  </w:num>
  <w:num w:numId="70" w16cid:durableId="717583839">
    <w:abstractNumId w:val="124"/>
  </w:num>
  <w:num w:numId="71" w16cid:durableId="1085689780">
    <w:abstractNumId w:val="393"/>
  </w:num>
  <w:num w:numId="72" w16cid:durableId="1861774616">
    <w:abstractNumId w:val="133"/>
  </w:num>
  <w:num w:numId="73" w16cid:durableId="1863207672">
    <w:abstractNumId w:val="128"/>
  </w:num>
  <w:num w:numId="74" w16cid:durableId="1300496773">
    <w:abstractNumId w:val="350"/>
  </w:num>
  <w:num w:numId="75" w16cid:durableId="196088062">
    <w:abstractNumId w:val="119"/>
  </w:num>
  <w:num w:numId="76" w16cid:durableId="351809335">
    <w:abstractNumId w:val="216"/>
  </w:num>
  <w:num w:numId="77" w16cid:durableId="342785734">
    <w:abstractNumId w:val="192"/>
  </w:num>
  <w:num w:numId="78" w16cid:durableId="1069035220">
    <w:abstractNumId w:val="347"/>
  </w:num>
  <w:num w:numId="79" w16cid:durableId="1094742166">
    <w:abstractNumId w:val="146"/>
  </w:num>
  <w:num w:numId="80" w16cid:durableId="2043240749">
    <w:abstractNumId w:val="303"/>
  </w:num>
  <w:num w:numId="81" w16cid:durableId="872692866">
    <w:abstractNumId w:val="207"/>
  </w:num>
  <w:num w:numId="82" w16cid:durableId="142624120">
    <w:abstractNumId w:val="375"/>
  </w:num>
  <w:num w:numId="83" w16cid:durableId="1374647569">
    <w:abstractNumId w:val="103"/>
  </w:num>
  <w:num w:numId="84" w16cid:durableId="1781148655">
    <w:abstractNumId w:val="346"/>
  </w:num>
  <w:num w:numId="85" w16cid:durableId="516889286">
    <w:abstractNumId w:val="301"/>
  </w:num>
  <w:num w:numId="86" w16cid:durableId="1477449956">
    <w:abstractNumId w:val="270"/>
  </w:num>
  <w:num w:numId="87" w16cid:durableId="1216621493">
    <w:abstractNumId w:val="156"/>
  </w:num>
  <w:num w:numId="88" w16cid:durableId="2004777659">
    <w:abstractNumId w:val="311"/>
  </w:num>
  <w:num w:numId="89" w16cid:durableId="530192553">
    <w:abstractNumId w:val="205"/>
  </w:num>
  <w:num w:numId="90" w16cid:durableId="841353095">
    <w:abstractNumId w:val="76"/>
  </w:num>
  <w:num w:numId="91" w16cid:durableId="2050884027">
    <w:abstractNumId w:val="334"/>
  </w:num>
  <w:num w:numId="92" w16cid:durableId="573467295">
    <w:abstractNumId w:val="271"/>
  </w:num>
  <w:num w:numId="93" w16cid:durableId="1674800384">
    <w:abstractNumId w:val="7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48459601">
    <w:abstractNumId w:val="289"/>
  </w:num>
  <w:num w:numId="95" w16cid:durableId="1017732389">
    <w:abstractNumId w:val="202"/>
  </w:num>
  <w:num w:numId="96" w16cid:durableId="441607622">
    <w:abstractNumId w:val="2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741680727">
    <w:abstractNumId w:val="2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135367646">
    <w:abstractNumId w:val="27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08076708">
    <w:abstractNumId w:val="2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74880940">
    <w:abstractNumId w:val="179"/>
  </w:num>
  <w:num w:numId="101" w16cid:durableId="1975059260">
    <w:abstractNumId w:val="7"/>
  </w:num>
  <w:num w:numId="102" w16cid:durableId="1347630479">
    <w:abstractNumId w:val="102"/>
  </w:num>
  <w:num w:numId="103" w16cid:durableId="1741705469">
    <w:abstractNumId w:val="179"/>
  </w:num>
  <w:num w:numId="104" w16cid:durableId="503787486">
    <w:abstractNumId w:val="239"/>
  </w:num>
  <w:num w:numId="105" w16cid:durableId="1807309233">
    <w:abstractNumId w:val="399"/>
  </w:num>
  <w:num w:numId="106" w16cid:durableId="529802828">
    <w:abstractNumId w:val="169"/>
  </w:num>
  <w:num w:numId="107" w16cid:durableId="1779636269">
    <w:abstractNumId w:val="286"/>
  </w:num>
  <w:num w:numId="108" w16cid:durableId="1320890434">
    <w:abstractNumId w:val="343"/>
  </w:num>
  <w:num w:numId="109" w16cid:durableId="2067756236">
    <w:abstractNumId w:val="380"/>
  </w:num>
  <w:num w:numId="110" w16cid:durableId="167409669">
    <w:abstractNumId w:val="359"/>
  </w:num>
  <w:num w:numId="111" w16cid:durableId="596867845">
    <w:abstractNumId w:val="140"/>
  </w:num>
  <w:num w:numId="112" w16cid:durableId="66849052">
    <w:abstractNumId w:val="122"/>
  </w:num>
  <w:num w:numId="113" w16cid:durableId="513619571">
    <w:abstractNumId w:val="354"/>
  </w:num>
  <w:num w:numId="114" w16cid:durableId="324016168">
    <w:abstractNumId w:val="278"/>
  </w:num>
  <w:num w:numId="115" w16cid:durableId="1815097636">
    <w:abstractNumId w:val="48"/>
  </w:num>
  <w:num w:numId="116" w16cid:durableId="1715343938">
    <w:abstractNumId w:val="13"/>
  </w:num>
  <w:num w:numId="117" w16cid:durableId="832571215">
    <w:abstractNumId w:val="3"/>
  </w:num>
  <w:num w:numId="118" w16cid:durableId="985669687">
    <w:abstractNumId w:val="29"/>
  </w:num>
  <w:num w:numId="119" w16cid:durableId="974025222">
    <w:abstractNumId w:val="141"/>
  </w:num>
  <w:num w:numId="120" w16cid:durableId="2124155744">
    <w:abstractNumId w:val="317"/>
  </w:num>
  <w:num w:numId="121" w16cid:durableId="1609001857">
    <w:abstractNumId w:val="269"/>
  </w:num>
  <w:num w:numId="122" w16cid:durableId="1202981343">
    <w:abstractNumId w:val="26"/>
  </w:num>
  <w:num w:numId="123" w16cid:durableId="1738504484">
    <w:abstractNumId w:val="287"/>
  </w:num>
  <w:num w:numId="124" w16cid:durableId="671299175">
    <w:abstractNumId w:val="70"/>
  </w:num>
  <w:num w:numId="125" w16cid:durableId="1304390319">
    <w:abstractNumId w:val="222"/>
  </w:num>
  <w:num w:numId="126" w16cid:durableId="1023625831">
    <w:abstractNumId w:val="351"/>
  </w:num>
  <w:num w:numId="127" w16cid:durableId="504824241">
    <w:abstractNumId w:val="396"/>
  </w:num>
  <w:num w:numId="128" w16cid:durableId="2025159047">
    <w:abstractNumId w:val="273"/>
  </w:num>
  <w:num w:numId="129" w16cid:durableId="74086659">
    <w:abstractNumId w:val="168"/>
  </w:num>
  <w:num w:numId="130" w16cid:durableId="803549224">
    <w:abstractNumId w:val="312"/>
  </w:num>
  <w:num w:numId="131" w16cid:durableId="405878291">
    <w:abstractNumId w:val="162"/>
  </w:num>
  <w:num w:numId="132" w16cid:durableId="1334450419">
    <w:abstractNumId w:val="321"/>
  </w:num>
  <w:num w:numId="133" w16cid:durableId="146665788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1270897">
    <w:abstractNumId w:val="321"/>
  </w:num>
  <w:num w:numId="135" w16cid:durableId="74323798">
    <w:abstractNumId w:val="28"/>
  </w:num>
  <w:num w:numId="136" w16cid:durableId="1140078608">
    <w:abstractNumId w:val="285"/>
  </w:num>
  <w:num w:numId="137" w16cid:durableId="1880435194">
    <w:abstractNumId w:val="143"/>
  </w:num>
  <w:num w:numId="138" w16cid:durableId="276454425">
    <w:abstractNumId w:val="186"/>
  </w:num>
  <w:num w:numId="139" w16cid:durableId="1743677866">
    <w:abstractNumId w:val="370"/>
  </w:num>
  <w:num w:numId="140" w16cid:durableId="1127119769">
    <w:abstractNumId w:val="201"/>
  </w:num>
  <w:num w:numId="141" w16cid:durableId="1745713459">
    <w:abstractNumId w:val="297"/>
  </w:num>
  <w:num w:numId="142" w16cid:durableId="529221820">
    <w:abstractNumId w:val="224"/>
  </w:num>
  <w:num w:numId="143" w16cid:durableId="1919316714">
    <w:abstractNumId w:val="112"/>
  </w:num>
  <w:num w:numId="144" w16cid:durableId="1279800253">
    <w:abstractNumId w:val="170"/>
  </w:num>
  <w:num w:numId="145" w16cid:durableId="1058167293">
    <w:abstractNumId w:val="235"/>
  </w:num>
  <w:num w:numId="146" w16cid:durableId="196740144">
    <w:abstractNumId w:val="324"/>
  </w:num>
  <w:num w:numId="147" w16cid:durableId="1456488377">
    <w:abstractNumId w:val="31"/>
  </w:num>
  <w:num w:numId="148" w16cid:durableId="1741246947">
    <w:abstractNumId w:val="88"/>
  </w:num>
  <w:num w:numId="149" w16cid:durableId="648703982">
    <w:abstractNumId w:val="151"/>
  </w:num>
  <w:num w:numId="150" w16cid:durableId="1109353822">
    <w:abstractNumId w:val="234"/>
  </w:num>
  <w:num w:numId="151" w16cid:durableId="143085579">
    <w:abstractNumId w:val="181"/>
  </w:num>
  <w:num w:numId="152" w16cid:durableId="154535560">
    <w:abstractNumId w:val="136"/>
  </w:num>
  <w:num w:numId="153" w16cid:durableId="1007295680">
    <w:abstractNumId w:val="323"/>
  </w:num>
  <w:num w:numId="154" w16cid:durableId="922879924">
    <w:abstractNumId w:val="382"/>
  </w:num>
  <w:num w:numId="155" w16cid:durableId="1136988248">
    <w:abstractNumId w:val="255"/>
  </w:num>
  <w:num w:numId="156" w16cid:durableId="1677226962">
    <w:abstractNumId w:val="358"/>
  </w:num>
  <w:num w:numId="157" w16cid:durableId="435102471">
    <w:abstractNumId w:val="381"/>
  </w:num>
  <w:num w:numId="158" w16cid:durableId="247889575">
    <w:abstractNumId w:val="204"/>
  </w:num>
  <w:num w:numId="159" w16cid:durableId="264726835">
    <w:abstractNumId w:val="219"/>
  </w:num>
  <w:num w:numId="160" w16cid:durableId="349528536">
    <w:abstractNumId w:val="283"/>
  </w:num>
  <w:num w:numId="161" w16cid:durableId="1223716895">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611517259">
    <w:abstractNumId w:val="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490826767">
    <w:abstractNumId w:val="8"/>
  </w:num>
  <w:num w:numId="164" w16cid:durableId="1543712054">
    <w:abstractNumId w:val="280"/>
  </w:num>
  <w:num w:numId="165" w16cid:durableId="539443062">
    <w:abstractNumId w:val="275"/>
  </w:num>
  <w:num w:numId="166" w16cid:durableId="1238058970">
    <w:abstractNumId w:val="352"/>
  </w:num>
  <w:num w:numId="167" w16cid:durableId="1160317074">
    <w:abstractNumId w:val="302"/>
  </w:num>
  <w:num w:numId="168" w16cid:durableId="975140440">
    <w:abstractNumId w:val="302"/>
  </w:num>
  <w:num w:numId="169" w16cid:durableId="1145438670">
    <w:abstractNumId w:val="56"/>
  </w:num>
  <w:num w:numId="170" w16cid:durableId="1022631804">
    <w:abstractNumId w:val="30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541135544">
    <w:abstractNumId w:val="291"/>
  </w:num>
  <w:num w:numId="172" w16cid:durableId="1806196770">
    <w:abstractNumId w:val="183"/>
  </w:num>
  <w:num w:numId="173" w16cid:durableId="1186821046">
    <w:abstractNumId w:val="377"/>
  </w:num>
  <w:num w:numId="174" w16cid:durableId="310184379">
    <w:abstractNumId w:val="258"/>
  </w:num>
  <w:num w:numId="175" w16cid:durableId="1564637012">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579294666">
    <w:abstractNumId w:val="14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752776347">
    <w:abstractNumId w:val="3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88621091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337273197">
    <w:abstractNumId w:val="3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263798962">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525899435">
    <w:abstractNumId w:val="127"/>
  </w:num>
  <w:num w:numId="182" w16cid:durableId="619578744">
    <w:abstractNumId w:val="212"/>
  </w:num>
  <w:num w:numId="183" w16cid:durableId="1227643920">
    <w:abstractNumId w:val="27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395856419">
    <w:abstractNumId w:val="2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327055388">
    <w:abstractNumId w:val="362"/>
  </w:num>
  <w:num w:numId="186" w16cid:durableId="2068648087">
    <w:abstractNumId w:val="374"/>
  </w:num>
  <w:num w:numId="187" w16cid:durableId="453715970">
    <w:abstractNumId w:val="132"/>
  </w:num>
  <w:num w:numId="188" w16cid:durableId="405422444">
    <w:abstractNumId w:val="388"/>
  </w:num>
  <w:num w:numId="189" w16cid:durableId="529690216">
    <w:abstractNumId w:val="105"/>
  </w:num>
  <w:num w:numId="190" w16cid:durableId="1209759124">
    <w:abstractNumId w:val="329"/>
  </w:num>
  <w:num w:numId="191" w16cid:durableId="276957062">
    <w:abstractNumId w:val="379"/>
  </w:num>
  <w:num w:numId="192" w16cid:durableId="1729302398">
    <w:abstractNumId w:val="363"/>
  </w:num>
  <w:num w:numId="193" w16cid:durableId="2125415647">
    <w:abstractNumId w:val="166"/>
  </w:num>
  <w:num w:numId="194" w16cid:durableId="1956059170">
    <w:abstractNumId w:val="51"/>
  </w:num>
  <w:num w:numId="195" w16cid:durableId="221136302">
    <w:abstractNumId w:val="1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657150039">
    <w:abstractNumId w:val="18"/>
  </w:num>
  <w:num w:numId="197" w16cid:durableId="1294940299">
    <w:abstractNumId w:val="165"/>
  </w:num>
  <w:num w:numId="198" w16cid:durableId="1167742962">
    <w:abstractNumId w:val="158"/>
  </w:num>
  <w:num w:numId="199" w16cid:durableId="799887209">
    <w:abstractNumId w:val="253"/>
  </w:num>
  <w:num w:numId="200" w16cid:durableId="614871202">
    <w:abstractNumId w:val="72"/>
  </w:num>
  <w:num w:numId="201" w16cid:durableId="63453361">
    <w:abstractNumId w:val="391"/>
  </w:num>
  <w:num w:numId="202" w16cid:durableId="612059207">
    <w:abstractNumId w:val="190"/>
  </w:num>
  <w:num w:numId="203" w16cid:durableId="1483043974">
    <w:abstractNumId w:val="277"/>
  </w:num>
  <w:num w:numId="204" w16cid:durableId="98374986">
    <w:abstractNumId w:val="108"/>
  </w:num>
  <w:num w:numId="205" w16cid:durableId="2000452528">
    <w:abstractNumId w:val="90"/>
  </w:num>
  <w:num w:numId="206" w16cid:durableId="1683163123">
    <w:abstractNumId w:val="241"/>
  </w:num>
  <w:num w:numId="207" w16cid:durableId="766775621">
    <w:abstractNumId w:val="376"/>
  </w:num>
  <w:num w:numId="208" w16cid:durableId="1379621456">
    <w:abstractNumId w:val="160"/>
  </w:num>
  <w:num w:numId="209" w16cid:durableId="2130732461">
    <w:abstractNumId w:val="194"/>
  </w:num>
  <w:num w:numId="210" w16cid:durableId="2051416359">
    <w:abstractNumId w:val="364"/>
  </w:num>
  <w:num w:numId="211" w16cid:durableId="150608442">
    <w:abstractNumId w:val="135"/>
  </w:num>
  <w:num w:numId="212" w16cid:durableId="1234506491">
    <w:abstractNumId w:val="21"/>
  </w:num>
  <w:num w:numId="213" w16cid:durableId="1372998694">
    <w:abstractNumId w:val="167"/>
  </w:num>
  <w:num w:numId="214" w16cid:durableId="348024602">
    <w:abstractNumId w:val="24"/>
  </w:num>
  <w:num w:numId="215" w16cid:durableId="2057580537">
    <w:abstractNumId w:val="97"/>
  </w:num>
  <w:num w:numId="216" w16cid:durableId="318653397">
    <w:abstractNumId w:val="54"/>
  </w:num>
  <w:num w:numId="217" w16cid:durableId="1844540325">
    <w:abstractNumId w:val="57"/>
  </w:num>
  <w:num w:numId="218" w16cid:durableId="826095496">
    <w:abstractNumId w:val="153"/>
  </w:num>
  <w:num w:numId="219" w16cid:durableId="37708277">
    <w:abstractNumId w:val="293"/>
  </w:num>
  <w:num w:numId="220" w16cid:durableId="1029453620">
    <w:abstractNumId w:val="261"/>
  </w:num>
  <w:num w:numId="221" w16cid:durableId="255096643">
    <w:abstractNumId w:val="256"/>
  </w:num>
  <w:num w:numId="222" w16cid:durableId="1299414019">
    <w:abstractNumId w:val="180"/>
  </w:num>
  <w:num w:numId="223" w16cid:durableId="1436945019">
    <w:abstractNumId w:val="378"/>
  </w:num>
  <w:num w:numId="224" w16cid:durableId="1382747539">
    <w:abstractNumId w:val="161"/>
  </w:num>
  <w:num w:numId="225" w16cid:durableId="1940216739">
    <w:abstractNumId w:val="215"/>
  </w:num>
  <w:num w:numId="226" w16cid:durableId="335420439">
    <w:abstractNumId w:val="10"/>
  </w:num>
  <w:num w:numId="227" w16cid:durableId="977338520">
    <w:abstractNumId w:val="3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716343405">
    <w:abstractNumId w:val="3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84745887">
    <w:abstractNumId w:val="3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871916019">
    <w:abstractNumId w:val="3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223562787">
    <w:abstractNumId w:val="93"/>
  </w:num>
  <w:num w:numId="232" w16cid:durableId="2082175702">
    <w:abstractNumId w:val="59"/>
  </w:num>
  <w:num w:numId="233" w16cid:durableId="826020381">
    <w:abstractNumId w:val="107"/>
  </w:num>
  <w:num w:numId="234" w16cid:durableId="1172529449">
    <w:abstractNumId w:val="308"/>
  </w:num>
  <w:num w:numId="235" w16cid:durableId="883562232">
    <w:abstractNumId w:val="305"/>
  </w:num>
  <w:num w:numId="236" w16cid:durableId="1630817576">
    <w:abstractNumId w:val="106"/>
  </w:num>
  <w:num w:numId="237" w16cid:durableId="990405079">
    <w:abstractNumId w:val="284"/>
  </w:num>
  <w:num w:numId="238" w16cid:durableId="181631437">
    <w:abstractNumId w:val="337"/>
  </w:num>
  <w:num w:numId="239" w16cid:durableId="1810904510">
    <w:abstractNumId w:val="118"/>
  </w:num>
  <w:num w:numId="240" w16cid:durableId="1585068937">
    <w:abstractNumId w:val="1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13327679">
    <w:abstractNumId w:val="75"/>
  </w:num>
  <w:num w:numId="242" w16cid:durableId="2136831127">
    <w:abstractNumId w:val="229"/>
  </w:num>
  <w:num w:numId="243" w16cid:durableId="531963201">
    <w:abstractNumId w:val="116"/>
  </w:num>
  <w:num w:numId="244" w16cid:durableId="1734354323">
    <w:abstractNumId w:val="68"/>
  </w:num>
  <w:num w:numId="245" w16cid:durableId="925499664">
    <w:abstractNumId w:val="111"/>
  </w:num>
  <w:num w:numId="246" w16cid:durableId="2144232357">
    <w:abstractNumId w:val="263"/>
  </w:num>
  <w:num w:numId="247" w16cid:durableId="257494414">
    <w:abstractNumId w:val="81"/>
  </w:num>
  <w:num w:numId="248" w16cid:durableId="736049378">
    <w:abstractNumId w:val="134"/>
  </w:num>
  <w:num w:numId="249" w16cid:durableId="55014545">
    <w:abstractNumId w:val="281"/>
  </w:num>
  <w:num w:numId="250" w16cid:durableId="980378238">
    <w:abstractNumId w:val="4"/>
  </w:num>
  <w:num w:numId="251" w16cid:durableId="1094320988">
    <w:abstractNumId w:val="131"/>
  </w:num>
  <w:num w:numId="252" w16cid:durableId="167445732">
    <w:abstractNumId w:val="237"/>
  </w:num>
  <w:num w:numId="253" w16cid:durableId="1162039121">
    <w:abstractNumId w:val="206"/>
  </w:num>
  <w:num w:numId="254" w16cid:durableId="442381400">
    <w:abstractNumId w:val="157"/>
  </w:num>
  <w:num w:numId="255" w16cid:durableId="1430739278">
    <w:abstractNumId w:val="325"/>
  </w:num>
  <w:num w:numId="256" w16cid:durableId="1350639325">
    <w:abstractNumId w:val="373"/>
  </w:num>
  <w:num w:numId="257" w16cid:durableId="1030953617">
    <w:abstractNumId w:val="243"/>
  </w:num>
  <w:num w:numId="258" w16cid:durableId="1741975725">
    <w:abstractNumId w:val="42"/>
  </w:num>
  <w:num w:numId="259" w16cid:durableId="1945721319">
    <w:abstractNumId w:val="43"/>
  </w:num>
  <w:num w:numId="260" w16cid:durableId="1125004255">
    <w:abstractNumId w:val="356"/>
  </w:num>
  <w:num w:numId="261" w16cid:durableId="543370100">
    <w:abstractNumId w:val="71"/>
  </w:num>
  <w:num w:numId="262" w16cid:durableId="907038783">
    <w:abstractNumId w:val="210"/>
  </w:num>
  <w:num w:numId="263" w16cid:durableId="1513834265">
    <w:abstractNumId w:val="6"/>
  </w:num>
  <w:num w:numId="264" w16cid:durableId="980773775">
    <w:abstractNumId w:val="218"/>
  </w:num>
  <w:num w:numId="265" w16cid:durableId="231041301">
    <w:abstractNumId w:val="117"/>
  </w:num>
  <w:num w:numId="266" w16cid:durableId="696613787">
    <w:abstractNumId w:val="45"/>
  </w:num>
  <w:num w:numId="267" w16cid:durableId="897859812">
    <w:abstractNumId w:val="149"/>
  </w:num>
  <w:num w:numId="268" w16cid:durableId="589704329">
    <w:abstractNumId w:val="80"/>
  </w:num>
  <w:num w:numId="269" w16cid:durableId="1176529636">
    <w:abstractNumId w:val="290"/>
  </w:num>
  <w:num w:numId="270" w16cid:durableId="38863360">
    <w:abstractNumId w:val="78"/>
  </w:num>
  <w:num w:numId="271" w16cid:durableId="2018922930">
    <w:abstractNumId w:val="344"/>
  </w:num>
  <w:num w:numId="272" w16cid:durableId="169179216">
    <w:abstractNumId w:val="260"/>
  </w:num>
  <w:num w:numId="273" w16cid:durableId="1738092354">
    <w:abstractNumId w:val="221"/>
  </w:num>
  <w:num w:numId="274" w16cid:durableId="636030643">
    <w:abstractNumId w:val="254"/>
  </w:num>
  <w:num w:numId="275" w16cid:durableId="288324277">
    <w:abstractNumId w:val="288"/>
  </w:num>
  <w:num w:numId="276" w16cid:durableId="853619220">
    <w:abstractNumId w:val="342"/>
  </w:num>
  <w:num w:numId="277" w16cid:durableId="1509442750">
    <w:abstractNumId w:val="341"/>
  </w:num>
  <w:num w:numId="278" w16cid:durableId="1614164294">
    <w:abstractNumId w:val="5"/>
  </w:num>
  <w:num w:numId="279" w16cid:durableId="318191580">
    <w:abstractNumId w:val="34"/>
  </w:num>
  <w:num w:numId="280" w16cid:durableId="922957361">
    <w:abstractNumId w:val="55"/>
  </w:num>
  <w:num w:numId="281" w16cid:durableId="703678215">
    <w:abstractNumId w:val="231"/>
  </w:num>
  <w:num w:numId="282" w16cid:durableId="293870381">
    <w:abstractNumId w:val="64"/>
  </w:num>
  <w:num w:numId="283" w16cid:durableId="1325284353">
    <w:abstractNumId w:val="208"/>
  </w:num>
  <w:num w:numId="284" w16cid:durableId="716708794">
    <w:abstractNumId w:val="173"/>
  </w:num>
  <w:num w:numId="285" w16cid:durableId="1620532371">
    <w:abstractNumId w:val="296"/>
  </w:num>
  <w:num w:numId="286" w16cid:durableId="870462215">
    <w:abstractNumId w:val="191"/>
  </w:num>
  <w:num w:numId="287" w16cid:durableId="1239750765">
    <w:abstractNumId w:val="96"/>
  </w:num>
  <w:num w:numId="288" w16cid:durableId="150948931">
    <w:abstractNumId w:val="197"/>
  </w:num>
  <w:num w:numId="289" w16cid:durableId="1699432497">
    <w:abstractNumId w:val="252"/>
  </w:num>
  <w:num w:numId="290" w16cid:durableId="1438406368">
    <w:abstractNumId w:val="211"/>
  </w:num>
  <w:num w:numId="291" w16cid:durableId="1413502105">
    <w:abstractNumId w:val="39"/>
  </w:num>
  <w:num w:numId="292" w16cid:durableId="866409842">
    <w:abstractNumId w:val="99"/>
  </w:num>
  <w:num w:numId="293" w16cid:durableId="956765069">
    <w:abstractNumId w:val="52"/>
  </w:num>
  <w:num w:numId="294" w16cid:durableId="1312175332">
    <w:abstractNumId w:val="244"/>
  </w:num>
  <w:num w:numId="295" w16cid:durableId="1093667068">
    <w:abstractNumId w:val="295"/>
  </w:num>
  <w:num w:numId="296" w16cid:durableId="1864436176">
    <w:abstractNumId w:val="144"/>
  </w:num>
  <w:num w:numId="297" w16cid:durableId="472216103">
    <w:abstractNumId w:val="339"/>
  </w:num>
  <w:num w:numId="298" w16cid:durableId="76904270">
    <w:abstractNumId w:val="12"/>
  </w:num>
  <w:num w:numId="299" w16cid:durableId="320350797">
    <w:abstractNumId w:val="310"/>
  </w:num>
  <w:num w:numId="300" w16cid:durableId="1017737043">
    <w:abstractNumId w:val="189"/>
  </w:num>
  <w:num w:numId="301" w16cid:durableId="279721984">
    <w:abstractNumId w:val="274"/>
  </w:num>
  <w:num w:numId="302" w16cid:durableId="563151511">
    <w:abstractNumId w:val="282"/>
  </w:num>
  <w:num w:numId="303" w16cid:durableId="2095321662">
    <w:abstractNumId w:val="300"/>
  </w:num>
  <w:num w:numId="304" w16cid:durableId="2040742234">
    <w:abstractNumId w:val="336"/>
  </w:num>
  <w:num w:numId="305" w16cid:durableId="1801655347">
    <w:abstractNumId w:val="320"/>
  </w:num>
  <w:num w:numId="306" w16cid:durableId="559555242">
    <w:abstractNumId w:val="25"/>
  </w:num>
  <w:num w:numId="307" w16cid:durableId="2123572271">
    <w:abstractNumId w:val="367"/>
  </w:num>
  <w:num w:numId="308" w16cid:durableId="1173644160">
    <w:abstractNumId w:val="101"/>
  </w:num>
  <w:num w:numId="309" w16cid:durableId="2082292843">
    <w:abstractNumId w:val="145"/>
  </w:num>
  <w:num w:numId="310" w16cid:durableId="1829132463">
    <w:abstractNumId w:val="240"/>
  </w:num>
  <w:num w:numId="311" w16cid:durableId="2046982006">
    <w:abstractNumId w:val="227"/>
  </w:num>
  <w:num w:numId="312" w16cid:durableId="709307292">
    <w:abstractNumId w:val="17"/>
  </w:num>
  <w:num w:numId="313" w16cid:durableId="943731717">
    <w:abstractNumId w:val="386"/>
  </w:num>
  <w:num w:numId="314" w16cid:durableId="278418853">
    <w:abstractNumId w:val="49"/>
  </w:num>
  <w:num w:numId="315" w16cid:durableId="1650865766">
    <w:abstractNumId w:val="392"/>
  </w:num>
  <w:num w:numId="316" w16cid:durableId="604004285">
    <w:abstractNumId w:val="257"/>
  </w:num>
  <w:num w:numId="317" w16cid:durableId="1842306981">
    <w:abstractNumId w:val="322"/>
  </w:num>
  <w:num w:numId="318" w16cid:durableId="128284426">
    <w:abstractNumId w:val="121"/>
  </w:num>
  <w:num w:numId="319" w16cid:durableId="1043092415">
    <w:abstractNumId w:val="41"/>
  </w:num>
  <w:num w:numId="320" w16cid:durableId="735397416">
    <w:abstractNumId w:val="245"/>
  </w:num>
  <w:num w:numId="321" w16cid:durableId="1085296463">
    <w:abstractNumId w:val="251"/>
  </w:num>
  <w:num w:numId="322" w16cid:durableId="1500119591">
    <w:abstractNumId w:val="82"/>
  </w:num>
  <w:num w:numId="323" w16cid:durableId="985623840">
    <w:abstractNumId w:val="246"/>
  </w:num>
  <w:num w:numId="324" w16cid:durableId="972949905">
    <w:abstractNumId w:val="11"/>
  </w:num>
  <w:num w:numId="325" w16cid:durableId="608127776">
    <w:abstractNumId w:val="175"/>
  </w:num>
  <w:num w:numId="326" w16cid:durableId="1304041553">
    <w:abstractNumId w:val="178"/>
  </w:num>
  <w:num w:numId="327" w16cid:durableId="295111464">
    <w:abstractNumId w:val="172"/>
  </w:num>
  <w:num w:numId="328" w16cid:durableId="1096681413">
    <w:abstractNumId w:val="361"/>
  </w:num>
  <w:num w:numId="329" w16cid:durableId="1234051833">
    <w:abstractNumId w:val="61"/>
  </w:num>
  <w:num w:numId="330" w16cid:durableId="1513690028">
    <w:abstractNumId w:val="327"/>
  </w:num>
  <w:num w:numId="331" w16cid:durableId="1435130024">
    <w:abstractNumId w:val="299"/>
  </w:num>
  <w:num w:numId="332" w16cid:durableId="1595435182">
    <w:abstractNumId w:val="110"/>
  </w:num>
  <w:num w:numId="333" w16cid:durableId="1950427994">
    <w:abstractNumId w:val="196"/>
  </w:num>
  <w:num w:numId="334" w16cid:durableId="2008631693">
    <w:abstractNumId w:val="163"/>
  </w:num>
  <w:num w:numId="335" w16cid:durableId="1555581153">
    <w:abstractNumId w:val="383"/>
  </w:num>
  <w:num w:numId="336" w16cid:durableId="2062317923">
    <w:abstractNumId w:val="176"/>
  </w:num>
  <w:num w:numId="337" w16cid:durableId="471561865">
    <w:abstractNumId w:val="226"/>
  </w:num>
  <w:num w:numId="338" w16cid:durableId="374158827">
    <w:abstractNumId w:val="198"/>
  </w:num>
  <w:num w:numId="339" w16cid:durableId="1048870756">
    <w:abstractNumId w:val="279"/>
  </w:num>
  <w:num w:numId="340" w16cid:durableId="2109159979">
    <w:abstractNumId w:val="150"/>
  </w:num>
  <w:num w:numId="341" w16cid:durableId="33849218">
    <w:abstractNumId w:val="236"/>
  </w:num>
  <w:num w:numId="342" w16cid:durableId="1617129843">
    <w:abstractNumId w:val="58"/>
  </w:num>
  <w:num w:numId="343" w16cid:durableId="462847501">
    <w:abstractNumId w:val="123"/>
  </w:num>
  <w:num w:numId="344" w16cid:durableId="373625229">
    <w:abstractNumId w:val="137"/>
  </w:num>
  <w:num w:numId="345" w16cid:durableId="336883044">
    <w:abstractNumId w:val="313"/>
  </w:num>
  <w:num w:numId="346" w16cid:durableId="769280036">
    <w:abstractNumId w:val="138"/>
  </w:num>
  <w:num w:numId="347" w16cid:durableId="1310020476">
    <w:abstractNumId w:val="304"/>
  </w:num>
  <w:num w:numId="348" w16cid:durableId="325255900">
    <w:abstractNumId w:val="182"/>
  </w:num>
  <w:num w:numId="349" w16cid:durableId="1889679171">
    <w:abstractNumId w:val="264"/>
  </w:num>
  <w:num w:numId="350" w16cid:durableId="999389648">
    <w:abstractNumId w:val="394"/>
  </w:num>
  <w:num w:numId="351" w16cid:durableId="572471116">
    <w:abstractNumId w:val="53"/>
  </w:num>
  <w:num w:numId="352" w16cid:durableId="1584752427">
    <w:abstractNumId w:val="87"/>
  </w:num>
  <w:num w:numId="353" w16cid:durableId="594827104">
    <w:abstractNumId w:val="142"/>
  </w:num>
  <w:num w:numId="354" w16cid:durableId="1431314111">
    <w:abstractNumId w:val="265"/>
  </w:num>
  <w:num w:numId="355" w16cid:durableId="1192887653">
    <w:abstractNumId w:val="63"/>
  </w:num>
  <w:num w:numId="356" w16cid:durableId="315763413">
    <w:abstractNumId w:val="67"/>
  </w:num>
  <w:num w:numId="357" w16cid:durableId="1740707882">
    <w:abstractNumId w:val="184"/>
  </w:num>
  <w:num w:numId="358" w16cid:durableId="1081412102">
    <w:abstractNumId w:val="3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650281717">
    <w:abstractNumId w:val="164"/>
  </w:num>
  <w:num w:numId="360" w16cid:durableId="501317083">
    <w:abstractNumId w:val="92"/>
  </w:num>
  <w:num w:numId="361" w16cid:durableId="556206708">
    <w:abstractNumId w:val="214"/>
  </w:num>
  <w:num w:numId="362" w16cid:durableId="786774551">
    <w:abstractNumId w:val="233"/>
  </w:num>
  <w:num w:numId="363" w16cid:durableId="125855836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850560380">
    <w:abstractNumId w:val="44"/>
  </w:num>
  <w:num w:numId="365" w16cid:durableId="2146072678">
    <w:abstractNumId w:val="247"/>
  </w:num>
  <w:num w:numId="366" w16cid:durableId="865798340">
    <w:abstractNumId w:val="368"/>
  </w:num>
  <w:num w:numId="367" w16cid:durableId="2035958879">
    <w:abstractNumId w:val="203"/>
  </w:num>
  <w:num w:numId="368" w16cid:durableId="753012645">
    <w:abstractNumId w:val="340"/>
  </w:num>
  <w:num w:numId="369" w16cid:durableId="1706564724">
    <w:abstractNumId w:val="306"/>
  </w:num>
  <w:num w:numId="370" w16cid:durableId="495846135">
    <w:abstractNumId w:val="292"/>
  </w:num>
  <w:num w:numId="371" w16cid:durableId="1125077487">
    <w:abstractNumId w:val="187"/>
  </w:num>
  <w:num w:numId="372" w16cid:durableId="241570478">
    <w:abstractNumId w:val="330"/>
  </w:num>
  <w:num w:numId="373" w16cid:durableId="1213806389">
    <w:abstractNumId w:val="353"/>
  </w:num>
  <w:num w:numId="374" w16cid:durableId="683868817">
    <w:abstractNumId w:val="130"/>
  </w:num>
  <w:num w:numId="375" w16cid:durableId="729038624">
    <w:abstractNumId w:val="35"/>
  </w:num>
  <w:num w:numId="376" w16cid:durableId="1671328418">
    <w:abstractNumId w:val="79"/>
  </w:num>
  <w:num w:numId="377" w16cid:durableId="1371371235">
    <w:abstractNumId w:val="220"/>
  </w:num>
  <w:num w:numId="378" w16cid:durableId="1041442987">
    <w:abstractNumId w:val="276"/>
  </w:num>
  <w:num w:numId="379" w16cid:durableId="1600329505">
    <w:abstractNumId w:val="152"/>
  </w:num>
  <w:num w:numId="380" w16cid:durableId="2095467706">
    <w:abstractNumId w:val="249"/>
  </w:num>
  <w:num w:numId="381" w16cid:durableId="925110559">
    <w:abstractNumId w:val="345"/>
  </w:num>
  <w:num w:numId="382" w16cid:durableId="2131438205">
    <w:abstractNumId w:val="154"/>
  </w:num>
  <w:num w:numId="383" w16cid:durableId="829250072">
    <w:abstractNumId w:val="348"/>
  </w:num>
  <w:num w:numId="384" w16cid:durableId="523252782">
    <w:abstractNumId w:val="331"/>
  </w:num>
  <w:num w:numId="385" w16cid:durableId="367294582">
    <w:abstractNumId w:val="228"/>
  </w:num>
  <w:num w:numId="386" w16cid:durableId="540292389">
    <w:abstractNumId w:val="349"/>
  </w:num>
  <w:num w:numId="387" w16cid:durableId="67726879">
    <w:abstractNumId w:val="199"/>
  </w:num>
  <w:num w:numId="388" w16cid:durableId="1476876507">
    <w:abstractNumId w:val="355"/>
  </w:num>
  <w:num w:numId="389" w16cid:durableId="246154536">
    <w:abstractNumId w:val="400"/>
  </w:num>
  <w:num w:numId="390" w16cid:durableId="1857233580">
    <w:abstractNumId w:val="36"/>
  </w:num>
  <w:num w:numId="391" w16cid:durableId="1624726733">
    <w:abstractNumId w:val="357"/>
  </w:num>
  <w:num w:numId="392" w16cid:durableId="479346808">
    <w:abstractNumId w:val="0"/>
  </w:num>
  <w:num w:numId="393" w16cid:durableId="1952587055">
    <w:abstractNumId w:val="209"/>
  </w:num>
  <w:num w:numId="394" w16cid:durableId="277877996">
    <w:abstractNumId w:val="23"/>
  </w:num>
  <w:num w:numId="395" w16cid:durableId="1320111538">
    <w:abstractNumId w:val="316"/>
  </w:num>
  <w:num w:numId="396" w16cid:durableId="6747711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280771879">
    <w:abstractNumId w:val="328"/>
  </w:num>
  <w:num w:numId="398" w16cid:durableId="1882553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941186236">
    <w:abstractNumId w:val="209"/>
    <w:lvlOverride w:ilvl="0">
      <w:startOverride w:val="1"/>
    </w:lvlOverride>
  </w:num>
  <w:num w:numId="400" w16cid:durableId="1654751196">
    <w:abstractNumId w:val="390"/>
  </w:num>
  <w:num w:numId="401" w16cid:durableId="135756653">
    <w:abstractNumId w:val="159"/>
  </w:num>
  <w:num w:numId="402" w16cid:durableId="1061249074">
    <w:abstractNumId w:val="115"/>
  </w:num>
  <w:num w:numId="403" w16cid:durableId="583153387">
    <w:abstractNumId w:val="366"/>
  </w:num>
  <w:num w:numId="404" w16cid:durableId="133572803">
    <w:abstractNumId w:val="326"/>
  </w:num>
  <w:num w:numId="405" w16cid:durableId="1516263567">
    <w:abstractNumId w:val="266"/>
  </w:num>
  <w:num w:numId="406" w16cid:durableId="1067336481">
    <w:abstractNumId w:val="307"/>
  </w:num>
  <w:num w:numId="407" w16cid:durableId="2059694568">
    <w:abstractNumId w:val="86"/>
  </w:num>
  <w:num w:numId="408" w16cid:durableId="685524721">
    <w:abstractNumId w:val="27"/>
  </w:num>
  <w:num w:numId="409" w16cid:durableId="1508324450">
    <w:abstractNumId w:val="315"/>
  </w:num>
  <w:num w:numId="410" w16cid:durableId="1112893087">
    <w:abstractNumId w:val="248"/>
  </w:num>
  <w:num w:numId="411" w16cid:durableId="585260740">
    <w:abstractNumId w:val="294"/>
  </w:num>
  <w:num w:numId="412" w16cid:durableId="1290818402">
    <w:abstractNumId w:val="397"/>
  </w:num>
  <w:num w:numId="413" w16cid:durableId="181628551">
    <w:abstractNumId w:val="40"/>
  </w:num>
  <w:num w:numId="414" w16cid:durableId="144053094">
    <w:abstractNumId w:val="223"/>
  </w:num>
  <w:num w:numId="415" w16cid:durableId="1736930923">
    <w:abstractNumId w:val="15"/>
  </w:num>
  <w:num w:numId="416" w16cid:durableId="1290476611">
    <w:abstractNumId w:val="83"/>
  </w:num>
  <w:num w:numId="417" w16cid:durableId="2097240379">
    <w:abstractNumId w:val="139"/>
  </w:num>
  <w:num w:numId="418" w16cid:durableId="1854881609">
    <w:abstractNumId w:val="242"/>
  </w:num>
  <w:num w:numId="419" w16cid:durableId="291641644">
    <w:abstractNumId w:val="267"/>
  </w:num>
  <w:num w:numId="420" w16cid:durableId="619147375">
    <w:abstractNumId w:val="126"/>
  </w:num>
  <w:num w:numId="421" w16cid:durableId="172983827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342969758">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057127504">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804231613">
    <w:abstractNumId w:val="1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835222364">
    <w:abstractNumId w:val="259"/>
  </w:num>
  <w:numIdMacAtCleanup w:val="4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Ferreira">
    <w15:presenceInfo w15:providerId="Windows Live" w15:userId="e3a596f7460874d2"/>
  </w15:person>
  <w15:person w15:author="Lucas Oliveira Gomes Ferreira">
    <w15:presenceInfo w15:providerId="AD" w15:userId="S::lucasoliveira@unb.br::2641430e-6369-4325-b799-1db55c5b6b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A3"/>
    <w:rsid w:val="000055AD"/>
    <w:rsid w:val="00007FCC"/>
    <w:rsid w:val="000138E7"/>
    <w:rsid w:val="00067927"/>
    <w:rsid w:val="000713A1"/>
    <w:rsid w:val="00081B4D"/>
    <w:rsid w:val="00097E01"/>
    <w:rsid w:val="000A41EC"/>
    <w:rsid w:val="000C21EE"/>
    <w:rsid w:val="000E74D3"/>
    <w:rsid w:val="000F7D60"/>
    <w:rsid w:val="00100355"/>
    <w:rsid w:val="00103738"/>
    <w:rsid w:val="0014387C"/>
    <w:rsid w:val="00144183"/>
    <w:rsid w:val="001542BA"/>
    <w:rsid w:val="001560E5"/>
    <w:rsid w:val="0016272A"/>
    <w:rsid w:val="001757B6"/>
    <w:rsid w:val="001A2F6B"/>
    <w:rsid w:val="001B53A4"/>
    <w:rsid w:val="001C292D"/>
    <w:rsid w:val="001C5A5E"/>
    <w:rsid w:val="001F6527"/>
    <w:rsid w:val="0020341F"/>
    <w:rsid w:val="002173F7"/>
    <w:rsid w:val="00217D8D"/>
    <w:rsid w:val="00225B00"/>
    <w:rsid w:val="002365B6"/>
    <w:rsid w:val="00240F9E"/>
    <w:rsid w:val="002540D1"/>
    <w:rsid w:val="00272AC1"/>
    <w:rsid w:val="00283890"/>
    <w:rsid w:val="00293ED4"/>
    <w:rsid w:val="002A02C6"/>
    <w:rsid w:val="002A6EFF"/>
    <w:rsid w:val="002A7EB0"/>
    <w:rsid w:val="002B23E7"/>
    <w:rsid w:val="002B4242"/>
    <w:rsid w:val="002C311F"/>
    <w:rsid w:val="002F10C6"/>
    <w:rsid w:val="002F128B"/>
    <w:rsid w:val="002F2D6B"/>
    <w:rsid w:val="002F5DE2"/>
    <w:rsid w:val="00301311"/>
    <w:rsid w:val="00324EE6"/>
    <w:rsid w:val="00333F12"/>
    <w:rsid w:val="003443CE"/>
    <w:rsid w:val="00347B96"/>
    <w:rsid w:val="00374599"/>
    <w:rsid w:val="00393C87"/>
    <w:rsid w:val="003A29FB"/>
    <w:rsid w:val="003A52B8"/>
    <w:rsid w:val="003B5E05"/>
    <w:rsid w:val="003D20B6"/>
    <w:rsid w:val="003E32E5"/>
    <w:rsid w:val="003F6563"/>
    <w:rsid w:val="00421C4E"/>
    <w:rsid w:val="004501B3"/>
    <w:rsid w:val="00450ABE"/>
    <w:rsid w:val="004A1EA9"/>
    <w:rsid w:val="004A7F0B"/>
    <w:rsid w:val="004B39EB"/>
    <w:rsid w:val="004B51C7"/>
    <w:rsid w:val="004D09FA"/>
    <w:rsid w:val="0050069E"/>
    <w:rsid w:val="00513C06"/>
    <w:rsid w:val="00525A99"/>
    <w:rsid w:val="00550489"/>
    <w:rsid w:val="00551F49"/>
    <w:rsid w:val="00572B29"/>
    <w:rsid w:val="00573B89"/>
    <w:rsid w:val="00577309"/>
    <w:rsid w:val="005915AF"/>
    <w:rsid w:val="00595EE1"/>
    <w:rsid w:val="005A6038"/>
    <w:rsid w:val="005B21BC"/>
    <w:rsid w:val="005C2D94"/>
    <w:rsid w:val="005D6D24"/>
    <w:rsid w:val="005F5EEF"/>
    <w:rsid w:val="005F6474"/>
    <w:rsid w:val="00622C6C"/>
    <w:rsid w:val="006543A3"/>
    <w:rsid w:val="00671CAC"/>
    <w:rsid w:val="006754E0"/>
    <w:rsid w:val="00676195"/>
    <w:rsid w:val="00683754"/>
    <w:rsid w:val="006869E1"/>
    <w:rsid w:val="00695F4E"/>
    <w:rsid w:val="006D2D68"/>
    <w:rsid w:val="006E380C"/>
    <w:rsid w:val="006E796E"/>
    <w:rsid w:val="00717C05"/>
    <w:rsid w:val="00724502"/>
    <w:rsid w:val="00732259"/>
    <w:rsid w:val="007533B5"/>
    <w:rsid w:val="0077057D"/>
    <w:rsid w:val="00772B0A"/>
    <w:rsid w:val="0078607C"/>
    <w:rsid w:val="00790C5B"/>
    <w:rsid w:val="0079252E"/>
    <w:rsid w:val="0079689C"/>
    <w:rsid w:val="007B76EF"/>
    <w:rsid w:val="007E193C"/>
    <w:rsid w:val="007F3B7C"/>
    <w:rsid w:val="008003AA"/>
    <w:rsid w:val="00821F04"/>
    <w:rsid w:val="00825B02"/>
    <w:rsid w:val="00856C55"/>
    <w:rsid w:val="008750BB"/>
    <w:rsid w:val="00895CAB"/>
    <w:rsid w:val="008E0D67"/>
    <w:rsid w:val="008E57E7"/>
    <w:rsid w:val="009370D7"/>
    <w:rsid w:val="00940F3D"/>
    <w:rsid w:val="00943310"/>
    <w:rsid w:val="009462F4"/>
    <w:rsid w:val="0097162E"/>
    <w:rsid w:val="00977723"/>
    <w:rsid w:val="009A4CD5"/>
    <w:rsid w:val="009B4B7C"/>
    <w:rsid w:val="009C68A0"/>
    <w:rsid w:val="009D41A2"/>
    <w:rsid w:val="009F2B4A"/>
    <w:rsid w:val="00A019D2"/>
    <w:rsid w:val="00A34C1A"/>
    <w:rsid w:val="00A41F5F"/>
    <w:rsid w:val="00A7778D"/>
    <w:rsid w:val="00AE3130"/>
    <w:rsid w:val="00B00A7B"/>
    <w:rsid w:val="00B1650F"/>
    <w:rsid w:val="00B251B7"/>
    <w:rsid w:val="00B3429A"/>
    <w:rsid w:val="00B35BE2"/>
    <w:rsid w:val="00B52686"/>
    <w:rsid w:val="00B57490"/>
    <w:rsid w:val="00B57D54"/>
    <w:rsid w:val="00B6791D"/>
    <w:rsid w:val="00B83FCA"/>
    <w:rsid w:val="00B844E8"/>
    <w:rsid w:val="00BD3415"/>
    <w:rsid w:val="00BD65C4"/>
    <w:rsid w:val="00BF17D6"/>
    <w:rsid w:val="00BF56A8"/>
    <w:rsid w:val="00C0356E"/>
    <w:rsid w:val="00C1157F"/>
    <w:rsid w:val="00C24CA4"/>
    <w:rsid w:val="00C5277A"/>
    <w:rsid w:val="00C62EEC"/>
    <w:rsid w:val="00C665DD"/>
    <w:rsid w:val="00C70131"/>
    <w:rsid w:val="00C800C6"/>
    <w:rsid w:val="00C86294"/>
    <w:rsid w:val="00C95C6A"/>
    <w:rsid w:val="00CA6010"/>
    <w:rsid w:val="00CC65B5"/>
    <w:rsid w:val="00CF7EB4"/>
    <w:rsid w:val="00D17E06"/>
    <w:rsid w:val="00D20096"/>
    <w:rsid w:val="00D260C7"/>
    <w:rsid w:val="00D32C6B"/>
    <w:rsid w:val="00D377EA"/>
    <w:rsid w:val="00D37F18"/>
    <w:rsid w:val="00D76E60"/>
    <w:rsid w:val="00D80F26"/>
    <w:rsid w:val="00D9618B"/>
    <w:rsid w:val="00DA0011"/>
    <w:rsid w:val="00DC6907"/>
    <w:rsid w:val="00DC7836"/>
    <w:rsid w:val="00DD4AC2"/>
    <w:rsid w:val="00DF5974"/>
    <w:rsid w:val="00E00F1A"/>
    <w:rsid w:val="00E0178B"/>
    <w:rsid w:val="00E0445D"/>
    <w:rsid w:val="00E15EC7"/>
    <w:rsid w:val="00E23F3D"/>
    <w:rsid w:val="00E41062"/>
    <w:rsid w:val="00E65DCE"/>
    <w:rsid w:val="00E75AD0"/>
    <w:rsid w:val="00E80EF2"/>
    <w:rsid w:val="00EA650D"/>
    <w:rsid w:val="00ED39BF"/>
    <w:rsid w:val="00F03F7A"/>
    <w:rsid w:val="00F17051"/>
    <w:rsid w:val="00F211E1"/>
    <w:rsid w:val="00F40EBC"/>
    <w:rsid w:val="00F9044B"/>
    <w:rsid w:val="00FB1B0E"/>
    <w:rsid w:val="00FE37B4"/>
    <w:rsid w:val="00FF7B38"/>
    <w:rsid w:val="02722B5E"/>
    <w:rsid w:val="05994ED2"/>
    <w:rsid w:val="0708110A"/>
    <w:rsid w:val="15ECA22E"/>
    <w:rsid w:val="28CE7FCB"/>
    <w:rsid w:val="2B1001A9"/>
    <w:rsid w:val="2EC87D4B"/>
    <w:rsid w:val="38C97E87"/>
    <w:rsid w:val="436BB078"/>
    <w:rsid w:val="747EE5C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CF9B"/>
  <w15:chartTrackingRefBased/>
  <w15:docId w15:val="{3F25A86E-5122-6D4D-B76E-E242977A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h1,Document Title"/>
    <w:basedOn w:val="Normal"/>
    <w:next w:val="Normal"/>
    <w:link w:val="Ttulo1Char"/>
    <w:qFormat/>
    <w:rsid w:val="00D17E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qFormat/>
    <w:rsid w:val="002A6EFF"/>
    <w:pPr>
      <w:keepNext/>
      <w:spacing w:before="240" w:after="60" w:line="240" w:lineRule="auto"/>
      <w:jc w:val="both"/>
      <w:outlineLvl w:val="1"/>
    </w:pPr>
    <w:rPr>
      <w:rFonts w:ascii="Arial" w:eastAsia="Times New Roman" w:hAnsi="Arial" w:cs="Arial"/>
      <w:b/>
      <w:bCs/>
      <w:i/>
      <w:iCs/>
      <w:kern w:val="0"/>
      <w:sz w:val="28"/>
      <w:szCs w:val="28"/>
      <w:lang w:val="pt-PT" w:eastAsia="pt-BR"/>
      <w14:ligatures w14:val="none"/>
    </w:rPr>
  </w:style>
  <w:style w:type="paragraph" w:styleId="Ttulo3">
    <w:name w:val="heading 3"/>
    <w:basedOn w:val="Normal"/>
    <w:link w:val="Ttulo3Char"/>
    <w:qFormat/>
    <w:rsid w:val="002A6EFF"/>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Ttulo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Ttulo4Char"/>
    <w:qFormat/>
    <w:rsid w:val="002A6EFF"/>
    <w:pPr>
      <w:keepNext/>
      <w:spacing w:before="240" w:after="60" w:line="240" w:lineRule="auto"/>
      <w:outlineLvl w:val="3"/>
    </w:pPr>
    <w:rPr>
      <w:rFonts w:ascii="Times New Roman" w:eastAsia="Times New Roman" w:hAnsi="Times New Roman" w:cs="Times New Roman"/>
      <w:b/>
      <w:bCs/>
      <w:kern w:val="0"/>
      <w:sz w:val="28"/>
      <w:szCs w:val="28"/>
      <w:lang w:eastAsia="pt-BR"/>
      <w14:ligatures w14:val="none"/>
    </w:rPr>
  </w:style>
  <w:style w:type="paragraph" w:styleId="Ttulo5">
    <w:name w:val="heading 5"/>
    <w:basedOn w:val="Normal"/>
    <w:next w:val="Normal"/>
    <w:link w:val="Ttulo5Char"/>
    <w:qFormat/>
    <w:rsid w:val="002A6EFF"/>
    <w:pPr>
      <w:spacing w:before="240" w:after="60" w:line="240" w:lineRule="auto"/>
      <w:outlineLvl w:val="4"/>
    </w:pPr>
    <w:rPr>
      <w:rFonts w:ascii="Times New Roman" w:eastAsia="Times New Roman" w:hAnsi="Times New Roman" w:cs="Times New Roman"/>
      <w:b/>
      <w:bCs/>
      <w:i/>
      <w:iCs/>
      <w:kern w:val="0"/>
      <w:sz w:val="26"/>
      <w:szCs w:val="26"/>
      <w:lang w:eastAsia="pt-BR"/>
      <w14:ligatures w14:val="none"/>
    </w:rPr>
  </w:style>
  <w:style w:type="paragraph" w:styleId="Ttulo6">
    <w:name w:val="heading 6"/>
    <w:basedOn w:val="Normal"/>
    <w:next w:val="Normal"/>
    <w:link w:val="Ttulo6Char"/>
    <w:uiPriority w:val="9"/>
    <w:qFormat/>
    <w:rsid w:val="002A6EFF"/>
    <w:pPr>
      <w:keepNext/>
      <w:spacing w:before="120" w:after="120" w:line="240" w:lineRule="auto"/>
      <w:jc w:val="both"/>
      <w:outlineLvl w:val="5"/>
    </w:pPr>
    <w:rPr>
      <w:rFonts w:ascii="Times New Roman" w:eastAsia="Times New Roman" w:hAnsi="Times New Roman" w:cs="Times New Roman"/>
      <w:b/>
      <w:caps/>
      <w:kern w:val="0"/>
      <w:szCs w:val="20"/>
      <w14:ligatures w14:val="none"/>
    </w:rPr>
  </w:style>
  <w:style w:type="paragraph" w:styleId="Ttulo7">
    <w:name w:val="heading 7"/>
    <w:basedOn w:val="Normal"/>
    <w:next w:val="Normal"/>
    <w:link w:val="Ttulo7Char"/>
    <w:qFormat/>
    <w:rsid w:val="002A6EFF"/>
    <w:pPr>
      <w:spacing w:before="240" w:after="60" w:line="240" w:lineRule="auto"/>
      <w:outlineLvl w:val="6"/>
    </w:pPr>
    <w:rPr>
      <w:rFonts w:ascii="Times New Roman" w:eastAsia="Times New Roman" w:hAnsi="Times New Roman" w:cs="Times New Roman"/>
      <w:kern w:val="0"/>
      <w:sz w:val="24"/>
      <w:szCs w:val="24"/>
      <w:lang w:eastAsia="pt-BR"/>
      <w14:ligatures w14:val="none"/>
    </w:rPr>
  </w:style>
  <w:style w:type="paragraph" w:styleId="Ttulo8">
    <w:name w:val="heading 8"/>
    <w:basedOn w:val="Normal"/>
    <w:next w:val="Normal"/>
    <w:link w:val="Ttulo8Char"/>
    <w:uiPriority w:val="9"/>
    <w:semiHidden/>
    <w:unhideWhenUsed/>
    <w:qFormat/>
    <w:rsid w:val="0077057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Document Title Char"/>
    <w:basedOn w:val="Fontepargpadro"/>
    <w:link w:val="Ttulo1"/>
    <w:rsid w:val="00D17E06"/>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D17E06"/>
    <w:pPr>
      <w:outlineLvl w:val="9"/>
    </w:pPr>
    <w:rPr>
      <w:kern w:val="0"/>
      <w:lang w:val="en-US"/>
      <w14:ligatures w14:val="none"/>
    </w:rPr>
  </w:style>
  <w:style w:type="paragraph" w:styleId="Sumrio1">
    <w:name w:val="toc 1"/>
    <w:basedOn w:val="Normal"/>
    <w:next w:val="Normal"/>
    <w:autoRedefine/>
    <w:uiPriority w:val="39"/>
    <w:unhideWhenUsed/>
    <w:rsid w:val="00D17E06"/>
    <w:pPr>
      <w:spacing w:after="100"/>
    </w:pPr>
  </w:style>
  <w:style w:type="character" w:styleId="Hyperlink">
    <w:name w:val="Hyperlink"/>
    <w:basedOn w:val="Fontepargpadro"/>
    <w:uiPriority w:val="99"/>
    <w:unhideWhenUsed/>
    <w:qFormat/>
    <w:rsid w:val="00D17E06"/>
    <w:rPr>
      <w:color w:val="0563C1" w:themeColor="hyperlink"/>
      <w:u w:val="single"/>
    </w:rPr>
  </w:style>
  <w:style w:type="character" w:customStyle="1" w:styleId="Ttulo3Char">
    <w:name w:val="Título 3 Char"/>
    <w:basedOn w:val="Fontepargpadro"/>
    <w:link w:val="Ttulo3"/>
    <w:rsid w:val="002A6EFF"/>
    <w:rPr>
      <w:rFonts w:ascii="Times New Roman" w:eastAsia="Times New Roman" w:hAnsi="Times New Roman" w:cs="Times New Roman"/>
      <w:b/>
      <w:bCs/>
      <w:kern w:val="0"/>
      <w:sz w:val="27"/>
      <w:szCs w:val="27"/>
      <w:lang w:val="en-US"/>
      <w14:ligatures w14:val="none"/>
    </w:rPr>
  </w:style>
  <w:style w:type="character" w:customStyle="1" w:styleId="Ttulo4Char">
    <w:name w:val="Título 4 Char"/>
    <w:aliases w:val="Level 2 - a Char,Level 2 - a1 Char,Level 2 - a2 Char,Level 2 - a11 Char,Level 2 - a3 Char,Level 2 - a4 Char,Level 2 - a5 Char,Level 2 - a6 Char,Level 2 - a12 Char,Level 2 - a21 Char,Level 2 - a31 Char,Level 2 - a41 Char,Level 2 - a51 Char"/>
    <w:basedOn w:val="Fontepargpadro"/>
    <w:link w:val="Ttulo4"/>
    <w:rsid w:val="002A6EFF"/>
    <w:rPr>
      <w:rFonts w:ascii="Times New Roman" w:eastAsia="Times New Roman" w:hAnsi="Times New Roman" w:cs="Times New Roman"/>
      <w:b/>
      <w:bCs/>
      <w:kern w:val="0"/>
      <w:sz w:val="28"/>
      <w:szCs w:val="28"/>
      <w:lang w:eastAsia="pt-BR"/>
      <w14:ligatures w14:val="none"/>
    </w:rPr>
  </w:style>
  <w:style w:type="character" w:customStyle="1" w:styleId="Ttulo5Char">
    <w:name w:val="Título 5 Char"/>
    <w:basedOn w:val="Fontepargpadro"/>
    <w:link w:val="Ttulo5"/>
    <w:rsid w:val="002A6EFF"/>
    <w:rPr>
      <w:rFonts w:ascii="Times New Roman" w:eastAsia="Times New Roman" w:hAnsi="Times New Roman" w:cs="Times New Roman"/>
      <w:b/>
      <w:bCs/>
      <w:i/>
      <w:iCs/>
      <w:kern w:val="0"/>
      <w:sz w:val="26"/>
      <w:szCs w:val="26"/>
      <w:lang w:eastAsia="pt-BR"/>
      <w14:ligatures w14:val="none"/>
    </w:rPr>
  </w:style>
  <w:style w:type="paragraph" w:styleId="Cabealho">
    <w:name w:val="header"/>
    <w:basedOn w:val="Normal"/>
    <w:link w:val="CabealhoChar"/>
    <w:rsid w:val="002A6EFF"/>
    <w:pPr>
      <w:tabs>
        <w:tab w:val="center" w:pos="4419"/>
        <w:tab w:val="right" w:pos="8838"/>
      </w:tabs>
      <w:spacing w:after="0" w:line="240" w:lineRule="auto"/>
    </w:pPr>
    <w:rPr>
      <w:rFonts w:ascii="Times New Roman" w:eastAsia="Times New Roman" w:hAnsi="Times New Roman" w:cs="Times New Roman"/>
      <w:kern w:val="0"/>
      <w:sz w:val="24"/>
      <w:szCs w:val="24"/>
      <w:lang w:eastAsia="pt-BR"/>
      <w14:ligatures w14:val="none"/>
    </w:rPr>
  </w:style>
  <w:style w:type="character" w:customStyle="1" w:styleId="CabealhoChar">
    <w:name w:val="Cabeçalho Char"/>
    <w:basedOn w:val="Fontepargpadro"/>
    <w:link w:val="Cabealho"/>
    <w:rsid w:val="002A6EFF"/>
    <w:rPr>
      <w:rFonts w:ascii="Times New Roman" w:eastAsia="Times New Roman" w:hAnsi="Times New Roman" w:cs="Times New Roman"/>
      <w:kern w:val="0"/>
      <w:sz w:val="24"/>
      <w:szCs w:val="24"/>
      <w:lang w:eastAsia="pt-BR"/>
      <w14:ligatures w14:val="none"/>
    </w:rPr>
  </w:style>
  <w:style w:type="paragraph" w:styleId="Rodap">
    <w:name w:val="footer"/>
    <w:basedOn w:val="Normal"/>
    <w:link w:val="RodapChar"/>
    <w:uiPriority w:val="99"/>
    <w:rsid w:val="002A6EFF"/>
    <w:pPr>
      <w:tabs>
        <w:tab w:val="center" w:pos="4419"/>
        <w:tab w:val="right" w:pos="8838"/>
      </w:tabs>
      <w:spacing w:after="0" w:line="240" w:lineRule="auto"/>
    </w:pPr>
    <w:rPr>
      <w:rFonts w:ascii="Times New Roman" w:eastAsia="Times New Roman" w:hAnsi="Times New Roman" w:cs="Times New Roman"/>
      <w:kern w:val="0"/>
      <w:sz w:val="24"/>
      <w:szCs w:val="24"/>
      <w:lang w:val="x-none" w:eastAsia="x-none"/>
      <w14:ligatures w14:val="none"/>
    </w:rPr>
  </w:style>
  <w:style w:type="character" w:customStyle="1" w:styleId="RodapChar">
    <w:name w:val="Rodapé Char"/>
    <w:basedOn w:val="Fontepargpadro"/>
    <w:link w:val="Rodap"/>
    <w:uiPriority w:val="99"/>
    <w:rsid w:val="002A6EFF"/>
    <w:rPr>
      <w:rFonts w:ascii="Times New Roman" w:eastAsia="Times New Roman" w:hAnsi="Times New Roman" w:cs="Times New Roman"/>
      <w:kern w:val="0"/>
      <w:sz w:val="24"/>
      <w:szCs w:val="24"/>
      <w:lang w:val="x-none" w:eastAsia="x-none"/>
      <w14:ligatures w14:val="none"/>
    </w:rPr>
  </w:style>
  <w:style w:type="character" w:styleId="Nmerodepgina">
    <w:name w:val="page number"/>
    <w:basedOn w:val="Fontepargpadro"/>
    <w:rsid w:val="002A6EFF"/>
  </w:style>
  <w:style w:type="table" w:styleId="Tabelacomgrade">
    <w:name w:val="Table Grid"/>
    <w:basedOn w:val="Tabelanormal"/>
    <w:rsid w:val="002A6EFF"/>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qFormat/>
    <w:rsid w:val="002A6EFF"/>
    <w:pPr>
      <w:autoSpaceDE w:val="0"/>
      <w:autoSpaceDN w:val="0"/>
      <w:adjustRightInd w:val="0"/>
      <w:spacing w:after="0" w:line="240" w:lineRule="auto"/>
      <w:jc w:val="both"/>
    </w:pPr>
    <w:rPr>
      <w:rFonts w:ascii="Arial" w:eastAsia="Times New Roman" w:hAnsi="Arial" w:cs="Arial"/>
      <w:kern w:val="0"/>
      <w:lang w:eastAsia="pt-BR"/>
      <w14:ligatures w14:val="none"/>
    </w:rPr>
  </w:style>
  <w:style w:type="character" w:customStyle="1" w:styleId="CorpodetextoChar">
    <w:name w:val="Corpo de texto Char"/>
    <w:basedOn w:val="Fontepargpadro"/>
    <w:link w:val="Corpodetexto"/>
    <w:rsid w:val="002A6EFF"/>
    <w:rPr>
      <w:rFonts w:ascii="Arial" w:eastAsia="Times New Roman" w:hAnsi="Arial" w:cs="Arial"/>
      <w:kern w:val="0"/>
      <w:lang w:eastAsia="pt-BR"/>
      <w14:ligatures w14:val="none"/>
    </w:rPr>
  </w:style>
  <w:style w:type="paragraph" w:styleId="Recuodecorpodetexto">
    <w:name w:val="Body Text Indent"/>
    <w:basedOn w:val="Normal"/>
    <w:link w:val="RecuodecorpodetextoChar"/>
    <w:rsid w:val="002A6EFF"/>
    <w:pPr>
      <w:spacing w:after="120" w:line="240" w:lineRule="auto"/>
      <w:ind w:left="283"/>
    </w:pPr>
    <w:rPr>
      <w:rFonts w:ascii="Times New Roman" w:eastAsia="Times New Roman" w:hAnsi="Times New Roman" w:cs="Times New Roman"/>
      <w:kern w:val="0"/>
      <w:sz w:val="24"/>
      <w:szCs w:val="24"/>
      <w:lang w:eastAsia="pt-BR"/>
      <w14:ligatures w14:val="none"/>
    </w:rPr>
  </w:style>
  <w:style w:type="character" w:customStyle="1" w:styleId="RecuodecorpodetextoChar">
    <w:name w:val="Recuo de corpo de texto Char"/>
    <w:basedOn w:val="Fontepargpadro"/>
    <w:link w:val="Recuodecorpodetexto"/>
    <w:rsid w:val="002A6EFF"/>
    <w:rPr>
      <w:rFonts w:ascii="Times New Roman" w:eastAsia="Times New Roman" w:hAnsi="Times New Roman" w:cs="Times New Roman"/>
      <w:kern w:val="0"/>
      <w:sz w:val="24"/>
      <w:szCs w:val="24"/>
      <w:lang w:eastAsia="pt-BR"/>
      <w14:ligatures w14:val="none"/>
    </w:rPr>
  </w:style>
  <w:style w:type="paragraph" w:customStyle="1" w:styleId="level1">
    <w:name w:val="level1"/>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popup">
    <w:name w:val="popup"/>
    <w:basedOn w:val="Fontepargpadro"/>
    <w:rsid w:val="002A6EFF"/>
  </w:style>
  <w:style w:type="paragraph" w:customStyle="1" w:styleId="level2">
    <w:name w:val="level2"/>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bullet2">
    <w:name w:val="bullet2"/>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bullet3">
    <w:name w:val="bullet3"/>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bullet4">
    <w:name w:val="bullet4"/>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level3">
    <w:name w:val="level3"/>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indent">
    <w:name w:val="indent"/>
    <w:basedOn w:val="Normal"/>
    <w:rsid w:val="002A6EF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scenter">
    <w:name w:val="pscenter"/>
    <w:basedOn w:val="Normal"/>
    <w:rsid w:val="002A6EFF"/>
    <w:pPr>
      <w:spacing w:before="100" w:beforeAutospacing="1" w:after="100" w:afterAutospacing="1" w:line="240" w:lineRule="auto"/>
      <w:jc w:val="center"/>
    </w:pPr>
    <w:rPr>
      <w:rFonts w:ascii="Arial" w:eastAsia="Times New Roman" w:hAnsi="Arial" w:cs="Arial"/>
      <w:color w:val="000000"/>
      <w:kern w:val="0"/>
      <w:sz w:val="20"/>
      <w:szCs w:val="20"/>
      <w:lang w:eastAsia="pt-BR"/>
      <w14:ligatures w14:val="none"/>
    </w:rPr>
  </w:style>
  <w:style w:type="paragraph" w:customStyle="1" w:styleId="psindent">
    <w:name w:val="psindent"/>
    <w:basedOn w:val="Normal"/>
    <w:rsid w:val="002A6EFF"/>
    <w:pPr>
      <w:spacing w:before="100" w:beforeAutospacing="1" w:after="100" w:afterAutospacing="1" w:line="240" w:lineRule="auto"/>
      <w:ind w:left="300"/>
    </w:pPr>
    <w:rPr>
      <w:rFonts w:ascii="Arial" w:eastAsia="Times New Roman" w:hAnsi="Arial" w:cs="Arial"/>
      <w:color w:val="000000"/>
      <w:kern w:val="0"/>
      <w:sz w:val="20"/>
      <w:szCs w:val="20"/>
      <w:lang w:eastAsia="pt-BR"/>
      <w14:ligatures w14:val="none"/>
    </w:rPr>
  </w:style>
  <w:style w:type="paragraph" w:customStyle="1" w:styleId="pslefttext">
    <w:name w:val="pslefttext"/>
    <w:basedOn w:val="Normal"/>
    <w:rsid w:val="002A6EFF"/>
    <w:pPr>
      <w:spacing w:before="100" w:beforeAutospacing="1" w:after="100" w:afterAutospacing="1" w:line="240" w:lineRule="auto"/>
    </w:pPr>
    <w:rPr>
      <w:rFonts w:ascii="Arial" w:eastAsia="Times New Roman" w:hAnsi="Arial" w:cs="Arial"/>
      <w:color w:val="000000"/>
      <w:kern w:val="0"/>
      <w:sz w:val="20"/>
      <w:szCs w:val="20"/>
      <w:lang w:eastAsia="pt-BR"/>
      <w14:ligatures w14:val="none"/>
    </w:rPr>
  </w:style>
  <w:style w:type="paragraph" w:customStyle="1" w:styleId="psmainheading">
    <w:name w:val="psmainheading"/>
    <w:basedOn w:val="Normal"/>
    <w:rsid w:val="002A6EFF"/>
    <w:pPr>
      <w:spacing w:before="100" w:beforeAutospacing="1" w:after="100" w:afterAutospacing="1" w:line="240" w:lineRule="auto"/>
    </w:pPr>
    <w:rPr>
      <w:rFonts w:ascii="Arial" w:eastAsia="Times New Roman" w:hAnsi="Arial" w:cs="Arial"/>
      <w:b/>
      <w:bCs/>
      <w:color w:val="000000"/>
      <w:kern w:val="0"/>
      <w:sz w:val="20"/>
      <w:szCs w:val="20"/>
      <w:lang w:eastAsia="pt-BR"/>
      <w14:ligatures w14:val="none"/>
    </w:rPr>
  </w:style>
  <w:style w:type="paragraph" w:customStyle="1" w:styleId="psparanumber">
    <w:name w:val="psparanumber"/>
    <w:basedOn w:val="Normal"/>
    <w:rsid w:val="002A6EFF"/>
    <w:pPr>
      <w:spacing w:before="100" w:beforeAutospacing="1" w:after="100" w:afterAutospacing="1" w:line="240" w:lineRule="auto"/>
      <w:ind w:left="300"/>
    </w:pPr>
    <w:rPr>
      <w:rFonts w:ascii="Arial" w:eastAsia="Times New Roman" w:hAnsi="Arial" w:cs="Arial"/>
      <w:color w:val="000000"/>
      <w:kern w:val="0"/>
      <w:sz w:val="20"/>
      <w:szCs w:val="20"/>
      <w:lang w:eastAsia="pt-BR"/>
      <w14:ligatures w14:val="none"/>
    </w:rPr>
  </w:style>
  <w:style w:type="paragraph" w:customStyle="1" w:styleId="pssubsubheading">
    <w:name w:val="pssubsubheading"/>
    <w:basedOn w:val="Normal"/>
    <w:rsid w:val="002A6EFF"/>
    <w:pPr>
      <w:spacing w:before="100" w:beforeAutospacing="1" w:after="100" w:afterAutospacing="1" w:line="240" w:lineRule="auto"/>
      <w:ind w:left="300"/>
    </w:pPr>
    <w:rPr>
      <w:rFonts w:ascii="Arial" w:eastAsia="Times New Roman" w:hAnsi="Arial" w:cs="Arial"/>
      <w:b/>
      <w:bCs/>
      <w:i/>
      <w:iCs/>
      <w:color w:val="000000"/>
      <w:kern w:val="0"/>
      <w:sz w:val="20"/>
      <w:szCs w:val="20"/>
      <w:lang w:eastAsia="pt-BR"/>
      <w14:ligatures w14:val="none"/>
    </w:rPr>
  </w:style>
  <w:style w:type="character" w:customStyle="1" w:styleId="csunderline1">
    <w:name w:val="csunderline1"/>
    <w:rsid w:val="002A6EFF"/>
    <w:rPr>
      <w:rFonts w:ascii="Arial" w:hAnsi="Arial" w:cs="Arial" w:hint="default"/>
      <w:b w:val="0"/>
      <w:bCs w:val="0"/>
      <w:i w:val="0"/>
      <w:iCs w:val="0"/>
      <w:strike w:val="0"/>
      <w:dstrike w:val="0"/>
      <w:sz w:val="20"/>
      <w:szCs w:val="20"/>
      <w:u w:val="none"/>
      <w:effect w:val="none"/>
    </w:rPr>
  </w:style>
  <w:style w:type="character" w:styleId="Refdecomentrio">
    <w:name w:val="annotation reference"/>
    <w:rsid w:val="002A6EFF"/>
    <w:rPr>
      <w:sz w:val="16"/>
      <w:szCs w:val="16"/>
    </w:rPr>
  </w:style>
  <w:style w:type="paragraph" w:styleId="Textodecomentrio">
    <w:name w:val="annotation text"/>
    <w:basedOn w:val="Normal"/>
    <w:link w:val="TextodecomentrioChar"/>
    <w:rsid w:val="002A6EFF"/>
    <w:pPr>
      <w:spacing w:after="0" w:line="240" w:lineRule="auto"/>
    </w:pPr>
    <w:rPr>
      <w:rFonts w:ascii="Times New Roman" w:eastAsia="Times New Roman" w:hAnsi="Times New Roman" w:cs="Times New Roman"/>
      <w:kern w:val="0"/>
      <w:sz w:val="20"/>
      <w:szCs w:val="20"/>
      <w:lang w:eastAsia="pt-BR"/>
      <w14:ligatures w14:val="none"/>
    </w:rPr>
  </w:style>
  <w:style w:type="character" w:customStyle="1" w:styleId="TextodecomentrioChar">
    <w:name w:val="Texto de comentário Char"/>
    <w:basedOn w:val="Fontepargpadro"/>
    <w:link w:val="Textodecomentrio"/>
    <w:rsid w:val="002A6EFF"/>
    <w:rPr>
      <w:rFonts w:ascii="Times New Roman" w:eastAsia="Times New Roman" w:hAnsi="Times New Roman" w:cs="Times New Roman"/>
      <w:kern w:val="0"/>
      <w:sz w:val="20"/>
      <w:szCs w:val="20"/>
      <w:lang w:eastAsia="pt-BR"/>
      <w14:ligatures w14:val="none"/>
    </w:rPr>
  </w:style>
  <w:style w:type="paragraph" w:styleId="Assuntodocomentrio">
    <w:name w:val="annotation subject"/>
    <w:basedOn w:val="Textodecomentrio"/>
    <w:next w:val="Textodecomentrio"/>
    <w:link w:val="AssuntodocomentrioChar"/>
    <w:rsid w:val="002A6EFF"/>
    <w:rPr>
      <w:b/>
      <w:bCs/>
    </w:rPr>
  </w:style>
  <w:style w:type="character" w:customStyle="1" w:styleId="AssuntodocomentrioChar">
    <w:name w:val="Assunto do comentário Char"/>
    <w:basedOn w:val="TextodecomentrioChar"/>
    <w:link w:val="Assuntodocomentrio"/>
    <w:rsid w:val="002A6EFF"/>
    <w:rPr>
      <w:rFonts w:ascii="Times New Roman" w:eastAsia="Times New Roman" w:hAnsi="Times New Roman" w:cs="Times New Roman"/>
      <w:b/>
      <w:bCs/>
      <w:kern w:val="0"/>
      <w:sz w:val="20"/>
      <w:szCs w:val="20"/>
      <w:lang w:eastAsia="pt-BR"/>
      <w14:ligatures w14:val="none"/>
    </w:rPr>
  </w:style>
  <w:style w:type="paragraph" w:styleId="Textodebalo">
    <w:name w:val="Balloon Text"/>
    <w:basedOn w:val="Normal"/>
    <w:link w:val="TextodebaloChar"/>
    <w:rsid w:val="002A6EFF"/>
    <w:pPr>
      <w:spacing w:after="0" w:line="240" w:lineRule="auto"/>
    </w:pPr>
    <w:rPr>
      <w:rFonts w:ascii="Tahoma" w:eastAsia="Times New Roman" w:hAnsi="Tahoma" w:cs="Tahoma"/>
      <w:kern w:val="0"/>
      <w:sz w:val="16"/>
      <w:szCs w:val="16"/>
      <w:lang w:eastAsia="pt-BR"/>
      <w14:ligatures w14:val="none"/>
    </w:rPr>
  </w:style>
  <w:style w:type="character" w:customStyle="1" w:styleId="TextodebaloChar">
    <w:name w:val="Texto de balão Char"/>
    <w:basedOn w:val="Fontepargpadro"/>
    <w:link w:val="Textodebalo"/>
    <w:rsid w:val="002A6EFF"/>
    <w:rPr>
      <w:rFonts w:ascii="Tahoma" w:eastAsia="Times New Roman" w:hAnsi="Tahoma" w:cs="Tahoma"/>
      <w:kern w:val="0"/>
      <w:sz w:val="16"/>
      <w:szCs w:val="16"/>
      <w:lang w:eastAsia="pt-BR"/>
      <w14:ligatures w14:val="none"/>
    </w:rPr>
  </w:style>
  <w:style w:type="paragraph" w:styleId="Textodenotaderodap">
    <w:name w:val="footnote text"/>
    <w:aliases w:val="Footnote Text Char,ARM footnote Text,Footnote Text Char1,Footnote Text Char2,Footnote Text Char11,Footnote Text Char3,Footnote Text Char4,Footnote Text Char5,Footnote Text Char6,Footnote Text Char12,Footnote Text Char21, Char,C"/>
    <w:basedOn w:val="Normal"/>
    <w:link w:val="TextodenotaderodapChar"/>
    <w:rsid w:val="002A6EFF"/>
    <w:pPr>
      <w:spacing w:after="0" w:line="240" w:lineRule="auto"/>
    </w:pPr>
    <w:rPr>
      <w:rFonts w:ascii="Times New Roman" w:eastAsia="Times New Roman" w:hAnsi="Times New Roman" w:cs="Times New Roman"/>
      <w:kern w:val="0"/>
      <w:sz w:val="20"/>
      <w:szCs w:val="20"/>
      <w:lang w:eastAsia="pt-BR"/>
      <w14:ligatures w14:val="none"/>
    </w:rPr>
  </w:style>
  <w:style w:type="character" w:customStyle="1" w:styleId="TextodenotaderodapChar">
    <w:name w:val="Texto de nota de rodapé Char"/>
    <w:aliases w:val="Footnote Text Char Char,ARM footnote Text Char,Footnote Text Char1 Char,Footnote Text Char2 Char,Footnote Text Char11 Char,Footnote Text Char3 Char,Footnote Text Char4 Char,Footnote Text Char5 Char,Footnote Text Char6 Char"/>
    <w:basedOn w:val="Fontepargpadro"/>
    <w:link w:val="Textodenotaderodap"/>
    <w:rsid w:val="002A6EFF"/>
    <w:rPr>
      <w:rFonts w:ascii="Times New Roman" w:eastAsia="Times New Roman" w:hAnsi="Times New Roman" w:cs="Times New Roman"/>
      <w:kern w:val="0"/>
      <w:sz w:val="20"/>
      <w:szCs w:val="20"/>
      <w:lang w:eastAsia="pt-BR"/>
      <w14:ligatures w14:val="none"/>
    </w:rPr>
  </w:style>
  <w:style w:type="character" w:styleId="Refdenotaderodap">
    <w:name w:val="footnote reference"/>
    <w:aliases w:val="Footnote reference number,Footnote symbol,note TESI"/>
    <w:rsid w:val="002A6EFF"/>
    <w:rPr>
      <w:vertAlign w:val="superscript"/>
    </w:rPr>
  </w:style>
  <w:style w:type="paragraph" w:styleId="Recuodecorpodetexto2">
    <w:name w:val="Body Text Indent 2"/>
    <w:basedOn w:val="Normal"/>
    <w:link w:val="Recuodecorpodetexto2Char"/>
    <w:rsid w:val="002A6EFF"/>
    <w:pPr>
      <w:spacing w:after="120" w:line="480" w:lineRule="auto"/>
      <w:ind w:left="283"/>
    </w:pPr>
    <w:rPr>
      <w:rFonts w:ascii="Times New Roman" w:eastAsia="Times New Roman" w:hAnsi="Times New Roman" w:cs="Times New Roman"/>
      <w:kern w:val="0"/>
      <w:sz w:val="24"/>
      <w:szCs w:val="24"/>
      <w:lang w:val="x-none" w:eastAsia="x-none"/>
      <w14:ligatures w14:val="none"/>
    </w:rPr>
  </w:style>
  <w:style w:type="character" w:customStyle="1" w:styleId="Recuodecorpodetexto2Char">
    <w:name w:val="Recuo de corpo de texto 2 Char"/>
    <w:basedOn w:val="Fontepargpadro"/>
    <w:link w:val="Recuodecorpodetexto2"/>
    <w:rsid w:val="002A6EFF"/>
    <w:rPr>
      <w:rFonts w:ascii="Times New Roman" w:eastAsia="Times New Roman" w:hAnsi="Times New Roman" w:cs="Times New Roman"/>
      <w:kern w:val="0"/>
      <w:sz w:val="24"/>
      <w:szCs w:val="24"/>
      <w:lang w:val="x-none" w:eastAsia="x-none"/>
      <w14:ligatures w14:val="none"/>
    </w:rPr>
  </w:style>
  <w:style w:type="paragraph" w:styleId="PargrafodaLista">
    <w:name w:val="List Paragraph"/>
    <w:basedOn w:val="Normal"/>
    <w:link w:val="PargrafodaListaChar"/>
    <w:uiPriority w:val="34"/>
    <w:qFormat/>
    <w:rsid w:val="002A6EFF"/>
    <w:pPr>
      <w:spacing w:after="200" w:line="276" w:lineRule="auto"/>
      <w:ind w:left="720"/>
      <w:contextualSpacing/>
    </w:pPr>
    <w:rPr>
      <w:rFonts w:ascii="Calibri" w:eastAsia="Times New Roman" w:hAnsi="Calibri" w:cs="Times New Roman"/>
      <w:kern w:val="0"/>
      <w:lang w:eastAsia="pt-BR"/>
      <w14:ligatures w14:val="none"/>
    </w:rPr>
  </w:style>
  <w:style w:type="paragraph" w:customStyle="1" w:styleId="DSLxStyle">
    <w:name w:val="DSLxStyle"/>
    <w:basedOn w:val="Normal"/>
    <w:link w:val="DSLxStyleChar"/>
    <w:rsid w:val="002A6EFF"/>
    <w:pPr>
      <w:widowControl w:val="0"/>
      <w:numPr>
        <w:ilvl w:val="2"/>
        <w:numId w:val="5"/>
      </w:numPr>
      <w:overflowPunct w:val="0"/>
      <w:autoSpaceDE w:val="0"/>
      <w:autoSpaceDN w:val="0"/>
      <w:adjustRightInd w:val="0"/>
      <w:spacing w:after="0" w:line="329" w:lineRule="auto"/>
      <w:ind w:left="1080" w:hanging="533"/>
      <w:jc w:val="right"/>
    </w:pPr>
    <w:rPr>
      <w:rFonts w:ascii="Arial" w:eastAsia="Times New Roman" w:hAnsi="Arial" w:cs="Times New Roman"/>
      <w:color w:val="666666"/>
      <w:spacing w:val="-6"/>
      <w:kern w:val="0"/>
      <w:sz w:val="12"/>
      <w:szCs w:val="24"/>
      <w:lang w:val="x-none" w:eastAsia="x-none"/>
      <w14:ligatures w14:val="none"/>
    </w:rPr>
  </w:style>
  <w:style w:type="character" w:customStyle="1" w:styleId="DSLxStyleChar">
    <w:name w:val="DSLxStyle Char"/>
    <w:link w:val="DSLxStyle"/>
    <w:rsid w:val="002A6EFF"/>
    <w:rPr>
      <w:rFonts w:ascii="Arial" w:eastAsia="Times New Roman" w:hAnsi="Arial" w:cs="Times New Roman"/>
      <w:color w:val="666666"/>
      <w:spacing w:val="-6"/>
      <w:kern w:val="0"/>
      <w:sz w:val="12"/>
      <w:szCs w:val="24"/>
      <w:lang w:val="x-none" w:eastAsia="x-none"/>
      <w14:ligatures w14:val="none"/>
    </w:rPr>
  </w:style>
  <w:style w:type="paragraph" w:styleId="Reviso">
    <w:name w:val="Revision"/>
    <w:hidden/>
    <w:uiPriority w:val="99"/>
    <w:semiHidden/>
    <w:rsid w:val="002A6EFF"/>
    <w:pPr>
      <w:spacing w:after="0" w:line="240" w:lineRule="auto"/>
    </w:pPr>
    <w:rPr>
      <w:rFonts w:ascii="Times New Roman" w:eastAsia="Times New Roman" w:hAnsi="Times New Roman" w:cs="Times New Roman"/>
      <w:kern w:val="0"/>
      <w:sz w:val="24"/>
      <w:szCs w:val="24"/>
      <w:lang w:eastAsia="pt-BR"/>
      <w14:ligatures w14:val="none"/>
    </w:rPr>
  </w:style>
  <w:style w:type="paragraph" w:styleId="Textoembloco">
    <w:name w:val="Block Text"/>
    <w:basedOn w:val="Normal"/>
    <w:link w:val="TextoemblocoChar"/>
    <w:uiPriority w:val="99"/>
    <w:unhideWhenUsed/>
    <w:rsid w:val="002A6EFF"/>
    <w:pPr>
      <w:spacing w:after="0" w:line="240" w:lineRule="auto"/>
      <w:ind w:left="480" w:right="480"/>
    </w:pPr>
    <w:rPr>
      <w:rFonts w:ascii="Times New Roman" w:eastAsia="Times New Roman" w:hAnsi="Times New Roman" w:cs="Times New Roman"/>
      <w:b/>
      <w:kern w:val="0"/>
      <w:szCs w:val="24"/>
      <w:lang w:val="en-US"/>
      <w14:ligatures w14:val="none"/>
    </w:rPr>
  </w:style>
  <w:style w:type="character" w:customStyle="1" w:styleId="Ttulo2Char">
    <w:name w:val="Título 2 Char"/>
    <w:basedOn w:val="Fontepargpadro"/>
    <w:link w:val="Ttulo2"/>
    <w:rsid w:val="002A6EFF"/>
    <w:rPr>
      <w:rFonts w:ascii="Arial" w:eastAsia="Times New Roman" w:hAnsi="Arial" w:cs="Arial"/>
      <w:b/>
      <w:bCs/>
      <w:i/>
      <w:iCs/>
      <w:kern w:val="0"/>
      <w:sz w:val="28"/>
      <w:szCs w:val="28"/>
      <w:lang w:val="pt-PT" w:eastAsia="pt-BR"/>
      <w14:ligatures w14:val="none"/>
    </w:rPr>
  </w:style>
  <w:style w:type="character" w:customStyle="1" w:styleId="Ttulo6Char">
    <w:name w:val="Título 6 Char"/>
    <w:basedOn w:val="Fontepargpadro"/>
    <w:link w:val="Ttulo6"/>
    <w:uiPriority w:val="9"/>
    <w:rsid w:val="002A6EFF"/>
    <w:rPr>
      <w:rFonts w:ascii="Times New Roman" w:eastAsia="Times New Roman" w:hAnsi="Times New Roman" w:cs="Times New Roman"/>
      <w:b/>
      <w:caps/>
      <w:kern w:val="0"/>
      <w:szCs w:val="20"/>
      <w14:ligatures w14:val="none"/>
    </w:rPr>
  </w:style>
  <w:style w:type="character" w:customStyle="1" w:styleId="Ttulo7Char">
    <w:name w:val="Título 7 Char"/>
    <w:basedOn w:val="Fontepargpadro"/>
    <w:link w:val="Ttulo7"/>
    <w:rsid w:val="002A6EFF"/>
    <w:rPr>
      <w:rFonts w:ascii="Times New Roman" w:eastAsia="Times New Roman" w:hAnsi="Times New Roman" w:cs="Times New Roman"/>
      <w:kern w:val="0"/>
      <w:sz w:val="24"/>
      <w:szCs w:val="24"/>
      <w:lang w:eastAsia="pt-BR"/>
      <w14:ligatures w14:val="none"/>
    </w:rPr>
  </w:style>
  <w:style w:type="paragraph" w:customStyle="1" w:styleId="Recuonormal1">
    <w:name w:val="Recuo normal1"/>
    <w:basedOn w:val="Normal"/>
    <w:rsid w:val="002A6EFF"/>
    <w:pPr>
      <w:spacing w:after="0" w:line="240" w:lineRule="auto"/>
      <w:ind w:left="720"/>
      <w:jc w:val="both"/>
    </w:pPr>
    <w:rPr>
      <w:rFonts w:ascii="Times New Roman" w:eastAsia="Times New Roman" w:hAnsi="Times New Roman" w:cs="Times New Roman"/>
      <w:kern w:val="0"/>
      <w:szCs w:val="20"/>
      <w14:ligatures w14:val="none"/>
    </w:rPr>
  </w:style>
  <w:style w:type="paragraph" w:styleId="NormalWeb">
    <w:name w:val="Normal (Web)"/>
    <w:basedOn w:val="Normal"/>
    <w:uiPriority w:val="99"/>
    <w:rsid w:val="002A6EFF"/>
    <w:pPr>
      <w:spacing w:before="100" w:beforeAutospacing="1" w:after="100" w:afterAutospacing="1" w:line="240" w:lineRule="auto"/>
    </w:pPr>
    <w:rPr>
      <w:rFonts w:ascii="Arial Unicode MS" w:eastAsia="Arial Unicode MS" w:hAnsi="Arial Unicode MS" w:cs="Arial Unicode MS"/>
      <w:color w:val="000000"/>
      <w:kern w:val="0"/>
      <w:sz w:val="24"/>
      <w:szCs w:val="24"/>
      <w:lang w:eastAsia="pt-BR"/>
      <w14:ligatures w14:val="none"/>
    </w:rPr>
  </w:style>
  <w:style w:type="character" w:customStyle="1" w:styleId="grame">
    <w:name w:val="grame"/>
    <w:basedOn w:val="Fontepargpadro"/>
    <w:rsid w:val="002A6EFF"/>
  </w:style>
  <w:style w:type="character" w:customStyle="1" w:styleId="spelle">
    <w:name w:val="spelle"/>
    <w:basedOn w:val="Fontepargpadro"/>
    <w:rsid w:val="002A6EFF"/>
  </w:style>
  <w:style w:type="paragraph" w:customStyle="1" w:styleId="paragraph">
    <w:name w:val="paragraph"/>
    <w:basedOn w:val="Normal"/>
    <w:next w:val="Normal"/>
    <w:rsid w:val="002A6EFF"/>
    <w:pPr>
      <w:widowControl w:val="0"/>
      <w:spacing w:after="0" w:line="240" w:lineRule="auto"/>
      <w:ind w:left="432" w:hanging="432"/>
      <w:jc w:val="both"/>
    </w:pPr>
    <w:rPr>
      <w:rFonts w:ascii="Times New Roman" w:eastAsia="Times New Roman" w:hAnsi="Times New Roman" w:cs="Times New Roman"/>
      <w:kern w:val="0"/>
      <w:sz w:val="20"/>
      <w:szCs w:val="20"/>
      <w14:ligatures w14:val="none"/>
    </w:rPr>
  </w:style>
  <w:style w:type="paragraph" w:customStyle="1" w:styleId="Normal1">
    <w:name w:val="Normal1"/>
    <w:basedOn w:val="Normal"/>
    <w:rsid w:val="002A6EFF"/>
    <w:pPr>
      <w:spacing w:before="100" w:beforeAutospacing="1" w:after="100" w:afterAutospacing="1" w:line="240" w:lineRule="auto"/>
    </w:pPr>
    <w:rPr>
      <w:rFonts w:ascii="Times New Roman" w:eastAsia="SimSun" w:hAnsi="Times New Roman" w:cs="Times New Roman"/>
      <w:kern w:val="0"/>
      <w:sz w:val="24"/>
      <w:szCs w:val="24"/>
      <w:lang w:val="en-US" w:eastAsia="ko-KR"/>
      <w14:ligatures w14:val="none"/>
    </w:rPr>
  </w:style>
  <w:style w:type="paragraph" w:customStyle="1" w:styleId="outline">
    <w:name w:val="outline"/>
    <w:basedOn w:val="Normal"/>
    <w:rsid w:val="002A6EFF"/>
    <w:pPr>
      <w:spacing w:before="100" w:beforeAutospacing="1" w:after="100" w:afterAutospacing="1" w:line="240" w:lineRule="auto"/>
    </w:pPr>
    <w:rPr>
      <w:rFonts w:ascii="Times New Roman" w:eastAsia="SimSun" w:hAnsi="Times New Roman" w:cs="Times New Roman"/>
      <w:kern w:val="0"/>
      <w:sz w:val="24"/>
      <w:szCs w:val="24"/>
      <w:lang w:val="en-US" w:eastAsia="ko-KR"/>
      <w14:ligatures w14:val="none"/>
    </w:rPr>
  </w:style>
  <w:style w:type="paragraph" w:customStyle="1" w:styleId="paragraph2">
    <w:name w:val="paragraph2"/>
    <w:basedOn w:val="Normal"/>
    <w:rsid w:val="002A6EFF"/>
    <w:pPr>
      <w:spacing w:before="100" w:beforeAutospacing="1" w:after="100" w:afterAutospacing="1" w:line="240" w:lineRule="auto"/>
    </w:pPr>
    <w:rPr>
      <w:rFonts w:ascii="Times New Roman" w:eastAsia="SimSun" w:hAnsi="Times New Roman" w:cs="Times New Roman"/>
      <w:kern w:val="0"/>
      <w:sz w:val="24"/>
      <w:szCs w:val="24"/>
      <w:lang w:val="en-US" w:eastAsia="ko-KR"/>
      <w14:ligatures w14:val="none"/>
    </w:rPr>
  </w:style>
  <w:style w:type="paragraph" w:customStyle="1" w:styleId="15-BulletNvel1">
    <w:name w:val="15 - «Bullet» Nível 1"/>
    <w:basedOn w:val="Normal"/>
    <w:rsid w:val="002A6EFF"/>
    <w:pPr>
      <w:numPr>
        <w:numId w:val="1"/>
      </w:numPr>
      <w:spacing w:after="0" w:line="260" w:lineRule="atLeast"/>
      <w:jc w:val="both"/>
    </w:pPr>
    <w:rPr>
      <w:rFonts w:ascii="Times New Roman" w:eastAsia="Times New Roman" w:hAnsi="Times New Roman" w:cs="Times New Roman"/>
      <w:kern w:val="0"/>
      <w:szCs w:val="20"/>
      <w:lang w:val="en-US"/>
      <w14:ligatures w14:val="none"/>
    </w:rPr>
  </w:style>
  <w:style w:type="paragraph" w:customStyle="1" w:styleId="IASBNormal">
    <w:name w:val="IASB Normal"/>
    <w:rsid w:val="002A6EFF"/>
    <w:pPr>
      <w:spacing w:before="100" w:after="100" w:line="240" w:lineRule="auto"/>
      <w:jc w:val="both"/>
    </w:pPr>
    <w:rPr>
      <w:rFonts w:ascii="Times New Roman" w:eastAsia="Times New Roman" w:hAnsi="Times New Roman" w:cs="Times New Roman"/>
      <w:kern w:val="0"/>
      <w:sz w:val="19"/>
      <w:szCs w:val="20"/>
      <w:lang w:val="en-US"/>
      <w14:ligatures w14:val="none"/>
    </w:rPr>
  </w:style>
  <w:style w:type="paragraph" w:customStyle="1" w:styleId="IASBNormalArial">
    <w:name w:val="IASB Normal Arial"/>
    <w:basedOn w:val="IASBNormal"/>
    <w:rsid w:val="002A6EFF"/>
    <w:pPr>
      <w:spacing w:before="200"/>
    </w:pPr>
    <w:rPr>
      <w:rFonts w:ascii="Arial" w:hAnsi="Arial" w:cs="Arial"/>
    </w:rPr>
  </w:style>
  <w:style w:type="paragraph" w:customStyle="1" w:styleId="IASBTitle">
    <w:name w:val="IASB Title"/>
    <w:basedOn w:val="IASBNormal"/>
    <w:rsid w:val="002A6EFF"/>
    <w:pPr>
      <w:keepNext/>
      <w:keepLines/>
      <w:spacing w:before="300" w:after="400"/>
      <w:jc w:val="left"/>
    </w:pPr>
    <w:rPr>
      <w:rFonts w:ascii="Arial" w:hAnsi="Arial" w:cs="Arial"/>
      <w:b/>
      <w:sz w:val="36"/>
    </w:rPr>
  </w:style>
  <w:style w:type="paragraph" w:customStyle="1" w:styleId="IASBSectionTitleU">
    <w:name w:val="IASB Section Title U"/>
    <w:basedOn w:val="IASBTitle"/>
    <w:rsid w:val="002A6EFF"/>
    <w:pPr>
      <w:pBdr>
        <w:bottom w:val="single" w:sz="4" w:space="0" w:color="auto"/>
      </w:pBdr>
      <w:spacing w:before="400" w:after="200"/>
    </w:pPr>
    <w:rPr>
      <w:sz w:val="26"/>
    </w:rPr>
  </w:style>
  <w:style w:type="paragraph" w:customStyle="1" w:styleId="IASBNote">
    <w:name w:val="IASB Note"/>
    <w:basedOn w:val="IASBNormal"/>
    <w:rsid w:val="002A6EFF"/>
    <w:rPr>
      <w:i/>
    </w:rPr>
  </w:style>
  <w:style w:type="paragraph" w:customStyle="1" w:styleId="IASBFootnoteText">
    <w:name w:val="IASB Footnote Text"/>
    <w:basedOn w:val="IASBNormal"/>
    <w:rsid w:val="002A6EFF"/>
    <w:pPr>
      <w:spacing w:before="0" w:after="60"/>
      <w:ind w:left="284" w:hanging="284"/>
    </w:pPr>
    <w:rPr>
      <w:sz w:val="16"/>
    </w:rPr>
  </w:style>
  <w:style w:type="table" w:customStyle="1" w:styleId="IASBInsideTable">
    <w:name w:val="IASB Inside Table"/>
    <w:rsid w:val="002A6EFF"/>
    <w:pPr>
      <w:spacing w:after="0" w:line="240" w:lineRule="auto"/>
    </w:pPr>
    <w:rPr>
      <w:rFonts w:ascii="Times New Roman" w:eastAsia="Times New Roman" w:hAnsi="Times New Roman" w:cs="Times New Roman"/>
      <w:kern w:val="0"/>
      <w:sz w:val="20"/>
      <w:szCs w:val="20"/>
      <w:lang w:eastAsia="pt-BR"/>
      <w14:ligatures w14:val="none"/>
    </w:rPr>
    <w:tblPr>
      <w:tblOverlap w:val="never"/>
      <w:tblCellMar>
        <w:top w:w="10" w:type="dxa"/>
        <w:left w:w="50" w:type="dxa"/>
        <w:bottom w:w="5" w:type="dxa"/>
        <w:right w:w="50" w:type="dxa"/>
      </w:tblCellMar>
    </w:tblPr>
  </w:style>
  <w:style w:type="paragraph" w:customStyle="1" w:styleId="DaveIASBSubsectionTitle">
    <w:name w:val="Dave IASB Subsection Title"/>
    <w:basedOn w:val="IASBTitle"/>
    <w:rsid w:val="002A6EFF"/>
    <w:pPr>
      <w:spacing w:after="200"/>
      <w:ind w:left="780"/>
    </w:pPr>
    <w:rPr>
      <w:sz w:val="26"/>
    </w:rPr>
  </w:style>
  <w:style w:type="paragraph" w:styleId="MapadoDocumento">
    <w:name w:val="Document Map"/>
    <w:basedOn w:val="Normal"/>
    <w:link w:val="MapadoDocumentoChar"/>
    <w:semiHidden/>
    <w:rsid w:val="002A6EFF"/>
    <w:pPr>
      <w:shd w:val="clear" w:color="auto" w:fill="000080"/>
      <w:spacing w:before="120" w:after="120" w:line="240" w:lineRule="auto"/>
      <w:jc w:val="both"/>
    </w:pPr>
    <w:rPr>
      <w:rFonts w:ascii="Tahoma" w:eastAsia="Times New Roman" w:hAnsi="Tahoma" w:cs="Tahoma"/>
      <w:kern w:val="0"/>
      <w:sz w:val="20"/>
      <w:szCs w:val="24"/>
      <w:lang w:val="pt-PT" w:eastAsia="pt-BR"/>
      <w14:ligatures w14:val="none"/>
    </w:rPr>
  </w:style>
  <w:style w:type="character" w:customStyle="1" w:styleId="MapadoDocumentoChar">
    <w:name w:val="Mapa do Documento Char"/>
    <w:basedOn w:val="Fontepargpadro"/>
    <w:link w:val="MapadoDocumento"/>
    <w:semiHidden/>
    <w:rsid w:val="002A6EFF"/>
    <w:rPr>
      <w:rFonts w:ascii="Tahoma" w:eastAsia="Times New Roman" w:hAnsi="Tahoma" w:cs="Tahoma"/>
      <w:kern w:val="0"/>
      <w:sz w:val="20"/>
      <w:szCs w:val="24"/>
      <w:shd w:val="clear" w:color="auto" w:fill="000080"/>
      <w:lang w:val="pt-PT" w:eastAsia="pt-BR"/>
      <w14:ligatures w14:val="none"/>
    </w:rPr>
  </w:style>
  <w:style w:type="paragraph" w:customStyle="1" w:styleId="ZchnZchnCharCharZchnZchnCharCharZchnZchnCharCharZchnZchn1CharCharZchnZchnCharChar">
    <w:name w:val="Zchn Zchn Char Char Zchn Zchn Char Char Zchn Zchn Char Char Zchn Zchn1 Char Char Zchn Zchn Char Char"/>
    <w:basedOn w:val="Normal"/>
    <w:rsid w:val="002A6EFF"/>
    <w:pPr>
      <w:spacing w:line="240" w:lineRule="exact"/>
    </w:pPr>
    <w:rPr>
      <w:rFonts w:ascii="Verdana" w:eastAsia="SimSun" w:hAnsi="Verdana" w:cs="Times New Roman"/>
      <w:kern w:val="0"/>
      <w:sz w:val="20"/>
      <w:szCs w:val="20"/>
      <w:lang w:eastAsia="es-AR"/>
      <w14:ligatures w14:val="none"/>
    </w:rPr>
  </w:style>
  <w:style w:type="paragraph" w:customStyle="1" w:styleId="IASBIdentifier">
    <w:name w:val="IASB Identifier"/>
    <w:basedOn w:val="IASBTitle"/>
    <w:rsid w:val="002A6EFF"/>
    <w:rPr>
      <w:snapToGrid w:val="0"/>
      <w:sz w:val="24"/>
      <w:lang w:eastAsia="pt-BR"/>
    </w:rPr>
  </w:style>
  <w:style w:type="paragraph" w:customStyle="1" w:styleId="NumberedParagraphISA400">
    <w:name w:val="Numbered Paragraph ISA 400"/>
    <w:basedOn w:val="Normal"/>
    <w:rsid w:val="002A6EFF"/>
    <w:pPr>
      <w:tabs>
        <w:tab w:val="right" w:pos="312"/>
        <w:tab w:val="left" w:pos="480"/>
      </w:tabs>
      <w:spacing w:after="0" w:line="280" w:lineRule="exact"/>
      <w:ind w:left="480" w:hanging="480"/>
      <w:jc w:val="both"/>
    </w:pPr>
    <w:rPr>
      <w:rFonts w:ascii="Times New Roman" w:eastAsia="MS Mincho" w:hAnsi="Times New Roman" w:cs="Times New Roman"/>
      <w:kern w:val="8"/>
      <w:sz w:val="24"/>
      <w:szCs w:val="24"/>
      <w:lang w:val="en-GB" w:bidi="he-IL"/>
      <w14:ligatures w14:val="none"/>
    </w:rPr>
  </w:style>
  <w:style w:type="character" w:customStyle="1" w:styleId="NumberedParagraphChar1">
    <w:name w:val="Numbered Paragraph Char1"/>
    <w:rsid w:val="002A6EFF"/>
    <w:rPr>
      <w:noProof w:val="0"/>
      <w:kern w:val="8"/>
      <w:sz w:val="24"/>
      <w:szCs w:val="24"/>
      <w:lang w:val="en-US" w:eastAsia="en-US" w:bidi="he-IL"/>
    </w:rPr>
  </w:style>
  <w:style w:type="character" w:customStyle="1" w:styleId="NumberedParagraph-BulletelistLeft0Firstline0CharChar">
    <w:name w:val="Numbered Paragraph - Bullete list + Left:  0&quot; First line:  0&quot; Char Char"/>
    <w:rsid w:val="002A6EFF"/>
    <w:rPr>
      <w:lang w:val="en-US" w:eastAsia="en-US" w:bidi="ar-SA"/>
    </w:rPr>
  </w:style>
  <w:style w:type="paragraph" w:styleId="Pr-formataoHTML">
    <w:name w:val="HTML Preformatted"/>
    <w:basedOn w:val="Normal"/>
    <w:link w:val="Pr-formataoHTMLChar"/>
    <w:uiPriority w:val="99"/>
    <w:unhideWhenUsed/>
    <w:rsid w:val="002A6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alibri" w:hAnsi="Courier New" w:cs="Times New Roman"/>
      <w:kern w:val="0"/>
      <w:sz w:val="20"/>
      <w:szCs w:val="20"/>
      <w:lang w:val="x-none" w:eastAsia="x-none"/>
      <w14:ligatures w14:val="none"/>
    </w:rPr>
  </w:style>
  <w:style w:type="character" w:customStyle="1" w:styleId="Pr-formataoHTMLChar">
    <w:name w:val="Pré-formatação HTML Char"/>
    <w:basedOn w:val="Fontepargpadro"/>
    <w:link w:val="Pr-formataoHTML"/>
    <w:uiPriority w:val="99"/>
    <w:rsid w:val="002A6EFF"/>
    <w:rPr>
      <w:rFonts w:ascii="Courier New" w:eastAsia="Calibri" w:hAnsi="Courier New" w:cs="Times New Roman"/>
      <w:kern w:val="0"/>
      <w:sz w:val="20"/>
      <w:szCs w:val="20"/>
      <w:lang w:val="x-none" w:eastAsia="x-none"/>
      <w14:ligatures w14:val="none"/>
    </w:rPr>
  </w:style>
  <w:style w:type="character" w:customStyle="1" w:styleId="TextoemblocoChar">
    <w:name w:val="Texto em bloco Char"/>
    <w:link w:val="Textoembloco"/>
    <w:uiPriority w:val="99"/>
    <w:locked/>
    <w:rsid w:val="002A6EFF"/>
    <w:rPr>
      <w:rFonts w:ascii="Times New Roman" w:eastAsia="Times New Roman" w:hAnsi="Times New Roman" w:cs="Times New Roman"/>
      <w:b/>
      <w:kern w:val="0"/>
      <w:szCs w:val="24"/>
      <w:lang w:val="en-US"/>
      <w14:ligatures w14:val="none"/>
    </w:rPr>
  </w:style>
  <w:style w:type="character" w:customStyle="1" w:styleId="PargrafodaListaChar">
    <w:name w:val="Parágrafo da Lista Char"/>
    <w:link w:val="PargrafodaLista"/>
    <w:uiPriority w:val="34"/>
    <w:locked/>
    <w:rsid w:val="002A6EFF"/>
    <w:rPr>
      <w:rFonts w:ascii="Calibri" w:eastAsia="Times New Roman" w:hAnsi="Calibri" w:cs="Times New Roman"/>
      <w:kern w:val="0"/>
      <w:lang w:eastAsia="pt-BR"/>
      <w14:ligatures w14:val="none"/>
    </w:rPr>
  </w:style>
  <w:style w:type="character" w:styleId="HiperlinkVisitado">
    <w:name w:val="FollowedHyperlink"/>
    <w:basedOn w:val="Fontepargpadro"/>
    <w:uiPriority w:val="99"/>
    <w:unhideWhenUsed/>
    <w:rsid w:val="002A6EFF"/>
    <w:rPr>
      <w:color w:val="954F72" w:themeColor="followedHyperlink"/>
      <w:u w:val="single"/>
    </w:rPr>
  </w:style>
  <w:style w:type="paragraph" w:customStyle="1" w:styleId="Reviso1">
    <w:name w:val="Revisão1"/>
    <w:hidden/>
    <w:uiPriority w:val="99"/>
    <w:semiHidden/>
    <w:rsid w:val="002A6EFF"/>
    <w:pPr>
      <w:spacing w:after="0" w:line="240" w:lineRule="auto"/>
    </w:pPr>
    <w:rPr>
      <w:rFonts w:ascii="Times New Roman" w:eastAsia="Times New Roman" w:hAnsi="Times New Roman" w:cs="Times New Roman"/>
      <w:kern w:val="0"/>
      <w:sz w:val="24"/>
      <w:szCs w:val="24"/>
      <w:lang w:eastAsia="pt-BR"/>
      <w14:ligatures w14:val="none"/>
    </w:rPr>
  </w:style>
  <w:style w:type="paragraph" w:customStyle="1" w:styleId="NumberedParagraphCharChar">
    <w:name w:val="Numbered Paragraph Char Char"/>
    <w:basedOn w:val="Normal"/>
    <w:link w:val="NumberedParagraphCharCharChar"/>
    <w:rsid w:val="002A6EFF"/>
    <w:pPr>
      <w:widowControl w:val="0"/>
      <w:tabs>
        <w:tab w:val="right" w:pos="312"/>
        <w:tab w:val="left" w:pos="480"/>
      </w:tabs>
      <w:overflowPunct w:val="0"/>
      <w:autoSpaceDE w:val="0"/>
      <w:autoSpaceDN w:val="0"/>
      <w:adjustRightInd w:val="0"/>
      <w:spacing w:before="120" w:after="0" w:line="280" w:lineRule="exact"/>
      <w:ind w:left="480" w:hanging="480"/>
      <w:jc w:val="both"/>
      <w:textAlignment w:val="baseline"/>
    </w:pPr>
    <w:rPr>
      <w:rFonts w:ascii="Times New Roman" w:eastAsia="Times New Roman" w:hAnsi="Times New Roman" w:cs="Times New Roman"/>
      <w:kern w:val="8"/>
      <w:sz w:val="24"/>
      <w:szCs w:val="24"/>
      <w:lang w:val="en-US" w:bidi="he-IL"/>
      <w14:ligatures w14:val="none"/>
    </w:rPr>
  </w:style>
  <w:style w:type="character" w:customStyle="1" w:styleId="NumberedParagraphCharCharChar">
    <w:name w:val="Numbered Paragraph Char Char Char"/>
    <w:link w:val="NumberedParagraphCharChar"/>
    <w:locked/>
    <w:rsid w:val="002A6EFF"/>
    <w:rPr>
      <w:rFonts w:ascii="Times New Roman" w:eastAsia="Times New Roman" w:hAnsi="Times New Roman" w:cs="Times New Roman"/>
      <w:kern w:val="8"/>
      <w:sz w:val="24"/>
      <w:szCs w:val="24"/>
      <w:lang w:val="en-US" w:bidi="he-IL"/>
      <w14:ligatures w14:val="none"/>
    </w:rPr>
  </w:style>
  <w:style w:type="table" w:customStyle="1" w:styleId="NormalTable0">
    <w:name w:val="Normal Table0"/>
    <w:uiPriority w:val="2"/>
    <w:semiHidden/>
    <w:unhideWhenUsed/>
    <w:qFormat/>
    <w:rsid w:val="002A6EFF"/>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A6EFF"/>
    <w:pPr>
      <w:widowControl w:val="0"/>
      <w:autoSpaceDE w:val="0"/>
      <w:autoSpaceDN w:val="0"/>
      <w:spacing w:before="59" w:after="0" w:line="240" w:lineRule="auto"/>
      <w:ind w:left="110"/>
    </w:pPr>
    <w:rPr>
      <w:rFonts w:ascii="Times New Roman" w:eastAsia="Times New Roman" w:hAnsi="Times New Roman" w:cs="Times New Roman"/>
      <w:kern w:val="0"/>
      <w:lang w:val="pt-PT" w:eastAsia="pt-PT" w:bidi="pt-PT"/>
      <w14:ligatures w14:val="none"/>
    </w:rPr>
  </w:style>
  <w:style w:type="character" w:styleId="MenoPendente">
    <w:name w:val="Unresolved Mention"/>
    <w:uiPriority w:val="99"/>
    <w:semiHidden/>
    <w:unhideWhenUsed/>
    <w:rsid w:val="002A6EFF"/>
    <w:rPr>
      <w:color w:val="605E5C"/>
      <w:shd w:val="clear" w:color="auto" w:fill="E1DFDD"/>
    </w:rPr>
  </w:style>
  <w:style w:type="paragraph" w:customStyle="1" w:styleId="Style4">
    <w:name w:val="Style4"/>
    <w:basedOn w:val="Normal"/>
    <w:rsid w:val="002A6EFF"/>
    <w:pPr>
      <w:widowControl w:val="0"/>
      <w:autoSpaceDE w:val="0"/>
      <w:autoSpaceDN w:val="0"/>
      <w:adjustRightInd w:val="0"/>
      <w:spacing w:after="0" w:line="240" w:lineRule="auto"/>
    </w:pPr>
    <w:rPr>
      <w:rFonts w:ascii="Cambria" w:eastAsia="Times New Roman" w:hAnsi="Cambria" w:cs="Times New Roman"/>
      <w:kern w:val="0"/>
      <w:sz w:val="24"/>
      <w:szCs w:val="24"/>
      <w:lang w:eastAsia="pt-BR"/>
      <w14:ligatures w14:val="none"/>
    </w:rPr>
  </w:style>
  <w:style w:type="paragraph" w:customStyle="1" w:styleId="BLTBOLA">
    <w:name w:val="BLT BOLA"/>
    <w:basedOn w:val="Normal"/>
    <w:rsid w:val="002A6EFF"/>
    <w:pPr>
      <w:numPr>
        <w:numId w:val="98"/>
      </w:numPr>
      <w:spacing w:before="120" w:after="0" w:line="276" w:lineRule="auto"/>
      <w:jc w:val="both"/>
    </w:pPr>
    <w:rPr>
      <w:rFonts w:ascii="Arial" w:eastAsia="Arial" w:hAnsi="Arial" w:cs="Arial"/>
      <w:color w:val="000000"/>
      <w:kern w:val="0"/>
      <w:sz w:val="20"/>
      <w:szCs w:val="24"/>
      <w:lang w:val="en-US"/>
      <w14:ligatures w14:val="none"/>
    </w:rPr>
  </w:style>
  <w:style w:type="paragraph" w:customStyle="1" w:styleId="BLTTR">
    <w:name w:val="BLT TRÇ"/>
    <w:basedOn w:val="Normal"/>
    <w:rsid w:val="002A6EFF"/>
    <w:pPr>
      <w:numPr>
        <w:ilvl w:val="1"/>
        <w:numId w:val="98"/>
      </w:numPr>
      <w:spacing w:before="120" w:after="0" w:line="276" w:lineRule="auto"/>
      <w:jc w:val="both"/>
    </w:pPr>
    <w:rPr>
      <w:rFonts w:ascii="Arial" w:eastAsia="Arial" w:hAnsi="Arial" w:cs="Arial"/>
      <w:color w:val="000000"/>
      <w:kern w:val="0"/>
      <w:sz w:val="20"/>
      <w:szCs w:val="24"/>
      <w:lang w:val="en-US"/>
      <w14:ligatures w14:val="none"/>
    </w:rPr>
  </w:style>
  <w:style w:type="character" w:customStyle="1" w:styleId="tw4winMark">
    <w:name w:val="tw4winMark"/>
    <w:rsid w:val="002A6EFF"/>
    <w:rPr>
      <w:rFonts w:ascii="Courier New" w:hAnsi="Courier New" w:cs="Courier New"/>
      <w:b w:val="0"/>
      <w:i w:val="0"/>
      <w:dstrike w:val="0"/>
      <w:noProof/>
      <w:vanish/>
      <w:color w:val="800080"/>
      <w:sz w:val="22"/>
      <w:effect w:val="none"/>
      <w:vertAlign w:val="subscript"/>
    </w:rPr>
  </w:style>
  <w:style w:type="paragraph" w:customStyle="1" w:styleId="TOCBody">
    <w:name w:val="TOC Body"/>
    <w:basedOn w:val="Normal"/>
    <w:rsid w:val="002A6EFF"/>
    <w:pPr>
      <w:tabs>
        <w:tab w:val="left" w:pos="360"/>
        <w:tab w:val="left" w:pos="907"/>
        <w:tab w:val="right" w:leader="dot" w:pos="6120"/>
        <w:tab w:val="right" w:pos="6840"/>
      </w:tabs>
      <w:spacing w:before="120" w:after="0" w:line="240" w:lineRule="exact"/>
      <w:ind w:left="360" w:hanging="360"/>
    </w:pPr>
    <w:rPr>
      <w:rFonts w:ascii="Times New Roman" w:eastAsia="Times New Roman" w:hAnsi="Times New Roman" w:cs="Times New Roman"/>
      <w:kern w:val="0"/>
      <w:sz w:val="20"/>
      <w:szCs w:val="20"/>
      <w:lang w:val="en-US"/>
      <w14:ligatures w14:val="none"/>
    </w:rPr>
  </w:style>
  <w:style w:type="paragraph" w:customStyle="1" w:styleId="Indent0">
    <w:name w:val="Indent"/>
    <w:basedOn w:val="Normal"/>
    <w:link w:val="IndentChar"/>
    <w:rsid w:val="002A6EFF"/>
    <w:pPr>
      <w:spacing w:before="120" w:after="0" w:line="240" w:lineRule="exact"/>
      <w:ind w:left="576"/>
      <w:jc w:val="both"/>
    </w:pPr>
    <w:rPr>
      <w:rFonts w:ascii="Times New Roman" w:eastAsia="Times New Roman" w:hAnsi="Times New Roman" w:cs="Times New Roman"/>
      <w:kern w:val="8"/>
      <w:sz w:val="24"/>
      <w:szCs w:val="24"/>
      <w:lang w:val="en-US"/>
      <w14:ligatures w14:val="none"/>
    </w:rPr>
  </w:style>
  <w:style w:type="character" w:customStyle="1" w:styleId="IndentChar">
    <w:name w:val="Indent Char"/>
    <w:link w:val="Indent0"/>
    <w:rsid w:val="002A6EFF"/>
    <w:rPr>
      <w:rFonts w:ascii="Times New Roman" w:eastAsia="Times New Roman" w:hAnsi="Times New Roman" w:cs="Times New Roman"/>
      <w:kern w:val="8"/>
      <w:sz w:val="24"/>
      <w:szCs w:val="24"/>
      <w:lang w:val="en-US"/>
      <w14:ligatures w14:val="none"/>
    </w:rPr>
  </w:style>
  <w:style w:type="paragraph" w:customStyle="1" w:styleId="footnotedescription">
    <w:name w:val="footnote description"/>
    <w:next w:val="Normal"/>
    <w:link w:val="footnotedescriptionChar"/>
    <w:hidden/>
    <w:rsid w:val="002A6EFF"/>
    <w:pPr>
      <w:spacing w:after="0"/>
    </w:pPr>
    <w:rPr>
      <w:rFonts w:ascii="Arial" w:eastAsia="Arial" w:hAnsi="Arial" w:cs="Times New Roman"/>
      <w:color w:val="000000"/>
      <w:kern w:val="0"/>
      <w:sz w:val="16"/>
      <w:u w:val="single" w:color="000000"/>
      <w:lang w:val="en-US"/>
      <w14:ligatures w14:val="none"/>
    </w:rPr>
  </w:style>
  <w:style w:type="character" w:customStyle="1" w:styleId="footnotedescriptionChar">
    <w:name w:val="footnote description Char"/>
    <w:link w:val="footnotedescription"/>
    <w:rsid w:val="002A6EFF"/>
    <w:rPr>
      <w:rFonts w:ascii="Arial" w:eastAsia="Arial" w:hAnsi="Arial" w:cs="Times New Roman"/>
      <w:color w:val="000000"/>
      <w:kern w:val="0"/>
      <w:sz w:val="16"/>
      <w:u w:val="single" w:color="000000"/>
      <w:lang w:val="en-US"/>
      <w14:ligatures w14:val="none"/>
    </w:rPr>
  </w:style>
  <w:style w:type="paragraph" w:styleId="Sumrio2">
    <w:name w:val="toc 2"/>
    <w:hidden/>
    <w:uiPriority w:val="39"/>
    <w:rsid w:val="002A6EFF"/>
    <w:pPr>
      <w:spacing w:after="152"/>
      <w:ind w:left="370" w:right="18" w:hanging="10"/>
      <w:jc w:val="right"/>
    </w:pPr>
    <w:rPr>
      <w:rFonts w:ascii="Arial" w:eastAsia="Arial" w:hAnsi="Arial" w:cs="Arial"/>
      <w:color w:val="000000"/>
      <w:kern w:val="0"/>
      <w:sz w:val="20"/>
      <w:lang w:eastAsia="pt-BR"/>
      <w14:ligatures w14:val="none"/>
    </w:rPr>
  </w:style>
  <w:style w:type="character" w:customStyle="1" w:styleId="footnotemark">
    <w:name w:val="footnote mark"/>
    <w:hidden/>
    <w:rsid w:val="002A6EFF"/>
    <w:rPr>
      <w:rFonts w:ascii="Arial" w:eastAsia="Arial" w:hAnsi="Arial" w:cs="Arial"/>
      <w:color w:val="000000"/>
      <w:sz w:val="16"/>
      <w:vertAlign w:val="superscript"/>
    </w:rPr>
  </w:style>
  <w:style w:type="paragraph" w:customStyle="1" w:styleId="Default">
    <w:name w:val="Default"/>
    <w:rsid w:val="002A6EFF"/>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pt-BR"/>
      <w14:ligatures w14:val="none"/>
    </w:rPr>
  </w:style>
  <w:style w:type="paragraph" w:styleId="Ttulo">
    <w:name w:val="Title"/>
    <w:basedOn w:val="Default"/>
    <w:next w:val="Default"/>
    <w:link w:val="TtuloChar"/>
    <w:uiPriority w:val="10"/>
    <w:qFormat/>
    <w:rsid w:val="002A6EFF"/>
    <w:rPr>
      <w:color w:val="auto"/>
      <w:sz w:val="20"/>
      <w:lang w:val="x-none" w:eastAsia="x-none"/>
    </w:rPr>
  </w:style>
  <w:style w:type="character" w:customStyle="1" w:styleId="TtuloChar">
    <w:name w:val="Título Char"/>
    <w:basedOn w:val="Fontepargpadro"/>
    <w:link w:val="Ttulo"/>
    <w:uiPriority w:val="10"/>
    <w:rsid w:val="002A6EFF"/>
    <w:rPr>
      <w:rFonts w:ascii="Times New Roman" w:eastAsia="Times New Roman" w:hAnsi="Times New Roman" w:cs="Times New Roman"/>
      <w:kern w:val="0"/>
      <w:sz w:val="20"/>
      <w:szCs w:val="24"/>
      <w:lang w:val="x-none" w:eastAsia="x-none"/>
      <w14:ligatures w14:val="none"/>
    </w:rPr>
  </w:style>
  <w:style w:type="paragraph" w:customStyle="1" w:styleId="Contentshead">
    <w:name w:val="Contents head"/>
    <w:basedOn w:val="Default"/>
    <w:next w:val="Default"/>
    <w:rsid w:val="002A6EFF"/>
    <w:rPr>
      <w:color w:val="auto"/>
      <w:sz w:val="20"/>
    </w:rPr>
  </w:style>
  <w:style w:type="paragraph" w:customStyle="1" w:styleId="Paragraph0">
    <w:name w:val="Paragraph"/>
    <w:basedOn w:val="Default"/>
    <w:next w:val="Default"/>
    <w:rsid w:val="002A6EFF"/>
    <w:rPr>
      <w:color w:val="auto"/>
      <w:sz w:val="20"/>
    </w:rPr>
  </w:style>
  <w:style w:type="paragraph" w:customStyle="1" w:styleId="NumberedParagraph0">
    <w:name w:val="Numbered Paragraph"/>
    <w:basedOn w:val="Default"/>
    <w:next w:val="Default"/>
    <w:rsid w:val="002A6EFF"/>
    <w:rPr>
      <w:color w:val="auto"/>
      <w:sz w:val="20"/>
    </w:rPr>
  </w:style>
  <w:style w:type="paragraph" w:customStyle="1" w:styleId="NumberedParagraph-BulletelistLeft0Firstline0">
    <w:name w:val="Numbered Paragraph - Bullete list + Left:  0&quot; First line:  0&quot;"/>
    <w:basedOn w:val="Default"/>
    <w:next w:val="Default"/>
    <w:link w:val="NumberedParagraph-BulletelistLeft0Firstline0Char"/>
    <w:rsid w:val="002A6EFF"/>
    <w:rPr>
      <w:color w:val="auto"/>
      <w:sz w:val="20"/>
    </w:rPr>
  </w:style>
  <w:style w:type="paragraph" w:customStyle="1" w:styleId="TOCheader">
    <w:name w:val="TOC header"/>
    <w:basedOn w:val="Default"/>
    <w:next w:val="Default"/>
    <w:rsid w:val="002A6EFF"/>
    <w:rPr>
      <w:color w:val="auto"/>
      <w:sz w:val="20"/>
    </w:rPr>
  </w:style>
  <w:style w:type="paragraph" w:customStyle="1" w:styleId="Revision1">
    <w:name w:val="Revision1"/>
    <w:hidden/>
    <w:uiPriority w:val="99"/>
    <w:semiHidden/>
    <w:rsid w:val="002A6EFF"/>
    <w:pPr>
      <w:spacing w:after="0" w:line="240" w:lineRule="auto"/>
    </w:pPr>
    <w:rPr>
      <w:rFonts w:ascii="Times New Roman" w:eastAsia="Times New Roman" w:hAnsi="Times New Roman" w:cs="Times New Roman"/>
      <w:kern w:val="0"/>
      <w:sz w:val="24"/>
      <w:szCs w:val="24"/>
      <w:lang w:eastAsia="pt-BR"/>
      <w14:ligatures w14:val="none"/>
    </w:rPr>
  </w:style>
  <w:style w:type="character" w:customStyle="1" w:styleId="tgc">
    <w:name w:val="_tgc"/>
    <w:basedOn w:val="Fontepargpadro"/>
    <w:rsid w:val="002A6EFF"/>
  </w:style>
  <w:style w:type="character" w:styleId="Forte">
    <w:name w:val="Strong"/>
    <w:uiPriority w:val="22"/>
    <w:qFormat/>
    <w:rsid w:val="002A6EFF"/>
    <w:rPr>
      <w:b/>
      <w:bCs/>
    </w:rPr>
  </w:style>
  <w:style w:type="character" w:customStyle="1" w:styleId="escolhida">
    <w:name w:val="escolhida"/>
    <w:basedOn w:val="Fontepargpadro"/>
    <w:rsid w:val="002A6EFF"/>
  </w:style>
  <w:style w:type="paragraph" w:customStyle="1" w:styleId="Heading3Stacked">
    <w:name w:val="Heading 3 (Stacked)"/>
    <w:basedOn w:val="Normal"/>
    <w:next w:val="Corpodetexto"/>
    <w:qFormat/>
    <w:rsid w:val="002A6EFF"/>
    <w:pPr>
      <w:keepNext/>
      <w:keepLines/>
      <w:spacing w:before="120" w:after="0" w:line="240" w:lineRule="exact"/>
      <w:outlineLvl w:val="2"/>
    </w:pPr>
    <w:rPr>
      <w:rFonts w:ascii="Times New Roman" w:eastAsia="Calibri" w:hAnsi="Times New Roman" w:cs="Times New Roman"/>
      <w:b/>
      <w:kern w:val="0"/>
      <w:sz w:val="20"/>
      <w:szCs w:val="24"/>
      <w:lang w:val="en-US"/>
      <w14:ligatures w14:val="none"/>
    </w:rPr>
  </w:style>
  <w:style w:type="paragraph" w:customStyle="1" w:styleId="List1">
    <w:name w:val="List 1"/>
    <w:aliases w:val="IFAC ListStyle 1,ls1"/>
    <w:next w:val="Corpodetexto"/>
    <w:qFormat/>
    <w:rsid w:val="002A6EFF"/>
    <w:pPr>
      <w:numPr>
        <w:numId w:val="120"/>
      </w:numPr>
      <w:tabs>
        <w:tab w:val="left" w:pos="720"/>
      </w:tabs>
      <w:spacing w:before="120" w:after="0" w:line="240" w:lineRule="exact"/>
    </w:pPr>
    <w:rPr>
      <w:rFonts w:ascii="Times New Roman" w:eastAsia="Calibri" w:hAnsi="Times New Roman" w:cs="Times New Roman"/>
      <w:spacing w:val="-2"/>
      <w:kern w:val="0"/>
      <w:sz w:val="20"/>
      <w:szCs w:val="24"/>
      <w:lang w:val="en-US"/>
      <w14:ligatures w14:val="none"/>
    </w:rPr>
  </w:style>
  <w:style w:type="paragraph" w:customStyle="1" w:styleId="Heading2NoSpaceBefore">
    <w:name w:val="Heading 2 NoSpaceBefore"/>
    <w:basedOn w:val="Normal"/>
    <w:next w:val="Corpodetexto"/>
    <w:uiPriority w:val="1"/>
    <w:qFormat/>
    <w:rsid w:val="002A6EFF"/>
    <w:pPr>
      <w:keepNext/>
      <w:keepLines/>
      <w:spacing w:after="0" w:line="240" w:lineRule="exact"/>
      <w:outlineLvl w:val="1"/>
    </w:pPr>
    <w:rPr>
      <w:rFonts w:ascii="Times New Roman" w:eastAsia="Calibri" w:hAnsi="Times New Roman" w:cs="Times New Roman"/>
      <w:b/>
      <w:kern w:val="0"/>
      <w:sz w:val="24"/>
      <w:szCs w:val="24"/>
      <w:lang w:val="en-US"/>
      <w14:ligatures w14:val="none"/>
    </w:rPr>
  </w:style>
  <w:style w:type="paragraph" w:customStyle="1" w:styleId="IfacFootnotes">
    <w:name w:val="Ifac Footnotes"/>
    <w:basedOn w:val="Normal"/>
    <w:qFormat/>
    <w:rsid w:val="002A6EFF"/>
    <w:pPr>
      <w:tabs>
        <w:tab w:val="left" w:pos="360"/>
      </w:tabs>
      <w:spacing w:after="60" w:line="200" w:lineRule="exact"/>
      <w:ind w:left="360" w:hanging="360"/>
      <w:jc w:val="both"/>
    </w:pPr>
    <w:rPr>
      <w:rFonts w:ascii="Times New Roman" w:eastAsia="Times New Roman" w:hAnsi="Times New Roman" w:cs="Times New Roman"/>
      <w:kern w:val="0"/>
      <w:sz w:val="16"/>
      <w:szCs w:val="20"/>
      <w:lang w:val="en-US"/>
      <w14:ligatures w14:val="none"/>
    </w:rPr>
  </w:style>
  <w:style w:type="paragraph" w:customStyle="1" w:styleId="IFACBulletIndented1">
    <w:name w:val="IFAC Bullet Indented 1"/>
    <w:aliases w:val="b1i"/>
    <w:next w:val="Corpodetexto"/>
    <w:uiPriority w:val="2"/>
    <w:qFormat/>
    <w:rsid w:val="002A6EFF"/>
    <w:pPr>
      <w:numPr>
        <w:numId w:val="113"/>
      </w:numPr>
      <w:tabs>
        <w:tab w:val="left" w:pos="1267"/>
      </w:tabs>
      <w:spacing w:before="120" w:after="0" w:line="240" w:lineRule="exact"/>
      <w:ind w:left="1267" w:hanging="547"/>
    </w:pPr>
    <w:rPr>
      <w:rFonts w:ascii="Times New Roman" w:eastAsia="Calibri" w:hAnsi="Times New Roman" w:cs="Times New Roman"/>
      <w:kern w:val="0"/>
      <w:sz w:val="20"/>
      <w:szCs w:val="24"/>
      <w:lang w:val="en-US"/>
      <w14:ligatures w14:val="none"/>
    </w:rPr>
  </w:style>
  <w:style w:type="numbering" w:customStyle="1" w:styleId="IFACNumberedList">
    <w:name w:val="IFAC Numbered List"/>
    <w:uiPriority w:val="99"/>
    <w:rsid w:val="002A6EFF"/>
    <w:pPr>
      <w:numPr>
        <w:numId w:val="114"/>
      </w:numPr>
    </w:pPr>
  </w:style>
  <w:style w:type="paragraph" w:styleId="Lista2">
    <w:name w:val="List 2"/>
    <w:aliases w:val="IFAC ListStyle 2,ls2"/>
    <w:basedOn w:val="List1"/>
    <w:next w:val="Corpodetexto"/>
    <w:qFormat/>
    <w:rsid w:val="002A6EFF"/>
    <w:pPr>
      <w:numPr>
        <w:ilvl w:val="1"/>
        <w:numId w:val="114"/>
      </w:numPr>
      <w:tabs>
        <w:tab w:val="left" w:pos="1267"/>
      </w:tabs>
      <w:outlineLvl w:val="1"/>
    </w:pPr>
  </w:style>
  <w:style w:type="paragraph" w:styleId="Lista3">
    <w:name w:val="List 3"/>
    <w:aliases w:val="IFAC ListStyle 3,ls3"/>
    <w:basedOn w:val="Lista2"/>
    <w:next w:val="Corpodetexto"/>
    <w:qFormat/>
    <w:rsid w:val="002A6EFF"/>
    <w:pPr>
      <w:numPr>
        <w:ilvl w:val="2"/>
      </w:numPr>
      <w:tabs>
        <w:tab w:val="clear" w:pos="1267"/>
        <w:tab w:val="left" w:pos="1814"/>
      </w:tabs>
      <w:ind w:left="1814"/>
      <w:outlineLvl w:val="2"/>
    </w:pPr>
  </w:style>
  <w:style w:type="paragraph" w:styleId="Lista4">
    <w:name w:val="List 4"/>
    <w:aliases w:val="IFAC ListStyle 4,ls4"/>
    <w:basedOn w:val="Lista3"/>
    <w:next w:val="Corpodetexto"/>
    <w:qFormat/>
    <w:rsid w:val="002A6EFF"/>
    <w:pPr>
      <w:numPr>
        <w:ilvl w:val="3"/>
      </w:numPr>
      <w:tabs>
        <w:tab w:val="clear" w:pos="1814"/>
        <w:tab w:val="left" w:pos="2362"/>
      </w:tabs>
      <w:ind w:left="2361"/>
      <w:outlineLvl w:val="3"/>
    </w:pPr>
  </w:style>
  <w:style w:type="paragraph" w:styleId="Lista5">
    <w:name w:val="List 5"/>
    <w:aliases w:val="IFAC ListStyle 5,ls5"/>
    <w:basedOn w:val="Lista4"/>
    <w:next w:val="Corpodetexto"/>
    <w:qFormat/>
    <w:rsid w:val="002A6EFF"/>
    <w:pPr>
      <w:numPr>
        <w:ilvl w:val="4"/>
      </w:numPr>
      <w:tabs>
        <w:tab w:val="clear" w:pos="2362"/>
        <w:tab w:val="left" w:pos="2909"/>
      </w:tabs>
      <w:ind w:left="2909"/>
      <w:outlineLvl w:val="4"/>
    </w:pPr>
  </w:style>
  <w:style w:type="character" w:customStyle="1" w:styleId="Boldparagraph">
    <w:name w:val="Bold paragraph"/>
    <w:rsid w:val="002A6EFF"/>
    <w:rPr>
      <w:b/>
      <w:bCs/>
      <w:color w:val="000000"/>
    </w:rPr>
  </w:style>
  <w:style w:type="paragraph" w:customStyle="1" w:styleId="Heading4Stacked">
    <w:name w:val="Heading 4 (Stacked)"/>
    <w:basedOn w:val="Normal"/>
    <w:next w:val="Corpodetexto"/>
    <w:qFormat/>
    <w:rsid w:val="002A6EFF"/>
    <w:pPr>
      <w:keepNext/>
      <w:keepLines/>
      <w:spacing w:before="120" w:after="0" w:line="240" w:lineRule="exact"/>
      <w:outlineLvl w:val="3"/>
    </w:pPr>
    <w:rPr>
      <w:rFonts w:ascii="Times New Roman" w:eastAsia="Calibri" w:hAnsi="Times New Roman" w:cs="Times New Roman"/>
      <w:i/>
      <w:kern w:val="0"/>
      <w:sz w:val="20"/>
      <w:szCs w:val="24"/>
      <w:lang w:val="en-US"/>
      <w14:ligatures w14:val="none"/>
    </w:rPr>
  </w:style>
  <w:style w:type="paragraph" w:customStyle="1" w:styleId="IFACNumberAndLetter">
    <w:name w:val="IFAC NumberAndLetter"/>
    <w:basedOn w:val="PargrafodaLista"/>
    <w:uiPriority w:val="3"/>
    <w:qFormat/>
    <w:rsid w:val="002A6EFF"/>
    <w:pPr>
      <w:numPr>
        <w:numId w:val="115"/>
      </w:numPr>
      <w:tabs>
        <w:tab w:val="left" w:pos="720"/>
      </w:tabs>
      <w:spacing w:before="120" w:after="0" w:line="240" w:lineRule="exact"/>
      <w:contextualSpacing w:val="0"/>
      <w:jc w:val="both"/>
    </w:pPr>
    <w:rPr>
      <w:rFonts w:ascii="Times New Roman" w:hAnsi="Times New Roman"/>
      <w:kern w:val="20"/>
      <w:sz w:val="20"/>
      <w:szCs w:val="20"/>
      <w:lang w:val="en-US" w:eastAsia="x-none"/>
    </w:rPr>
  </w:style>
  <w:style w:type="paragraph" w:customStyle="1" w:styleId="BodyTextIndended">
    <w:name w:val="BodyTextIndended"/>
    <w:aliases w:val="bti"/>
    <w:basedOn w:val="Normal"/>
    <w:link w:val="BodyTextIndendedChar"/>
    <w:qFormat/>
    <w:rsid w:val="002A6EFF"/>
    <w:pPr>
      <w:spacing w:before="120" w:after="0" w:line="240" w:lineRule="exact"/>
      <w:ind w:left="720"/>
      <w:jc w:val="both"/>
    </w:pPr>
    <w:rPr>
      <w:rFonts w:ascii="Times New Roman" w:eastAsia="Calibri" w:hAnsi="Times New Roman" w:cs="Times New Roman"/>
      <w:kern w:val="0"/>
      <w:sz w:val="20"/>
      <w:szCs w:val="24"/>
      <w:lang w:val="en-US"/>
      <w14:ligatures w14:val="none"/>
    </w:rPr>
  </w:style>
  <w:style w:type="character" w:customStyle="1" w:styleId="BodyTextIndendedChar">
    <w:name w:val="BodyTextIndended Char"/>
    <w:aliases w:val="bti Char"/>
    <w:link w:val="BodyTextIndended"/>
    <w:rsid w:val="002A6EFF"/>
    <w:rPr>
      <w:rFonts w:ascii="Times New Roman" w:eastAsia="Calibri" w:hAnsi="Times New Roman" w:cs="Times New Roman"/>
      <w:kern w:val="0"/>
      <w:sz w:val="20"/>
      <w:szCs w:val="24"/>
      <w:lang w:val="en-US"/>
      <w14:ligatures w14:val="none"/>
    </w:rPr>
  </w:style>
  <w:style w:type="paragraph" w:customStyle="1" w:styleId="Heading5Sub-headingsNormalStylePlus">
    <w:name w:val="Heading 5 (Sub-headings): Normal Style Plus"/>
    <w:basedOn w:val="Ttulo5"/>
    <w:next w:val="Corpodetexto"/>
    <w:qFormat/>
    <w:rsid w:val="002A6EFF"/>
    <w:pPr>
      <w:keepNext/>
      <w:keepLines/>
      <w:spacing w:before="180" w:after="0" w:line="240" w:lineRule="exact"/>
    </w:pPr>
    <w:rPr>
      <w:b w:val="0"/>
      <w:bCs w:val="0"/>
      <w:i w:val="0"/>
      <w:kern w:val="20"/>
      <w:sz w:val="20"/>
      <w:lang w:val="en-US" w:eastAsia="en-US"/>
    </w:rPr>
  </w:style>
  <w:style w:type="paragraph" w:customStyle="1" w:styleId="Appendix">
    <w:name w:val="Appendix"/>
    <w:basedOn w:val="Normal"/>
    <w:uiPriority w:val="5"/>
    <w:qFormat/>
    <w:rsid w:val="002A6EFF"/>
    <w:pPr>
      <w:pageBreakBefore/>
      <w:tabs>
        <w:tab w:val="center" w:pos="5040"/>
      </w:tabs>
      <w:spacing w:after="0" w:line="240" w:lineRule="exact"/>
      <w:jc w:val="right"/>
    </w:pPr>
    <w:rPr>
      <w:rFonts w:ascii="Times New Roman" w:eastAsia="Times New Roman" w:hAnsi="Times New Roman" w:cs="Times New Roman"/>
      <w:b/>
      <w:bCs/>
      <w:kern w:val="12"/>
      <w:sz w:val="24"/>
      <w:szCs w:val="20"/>
      <w:lang w:val="en-US"/>
      <w14:ligatures w14:val="none"/>
    </w:rPr>
  </w:style>
  <w:style w:type="paragraph" w:customStyle="1" w:styleId="AppendixTextAfter">
    <w:name w:val="Appendix TextAfter"/>
    <w:basedOn w:val="Appendix"/>
    <w:uiPriority w:val="5"/>
    <w:qFormat/>
    <w:rsid w:val="002A6EFF"/>
    <w:pPr>
      <w:pageBreakBefore w:val="0"/>
      <w:spacing w:before="120" w:after="420"/>
    </w:pPr>
    <w:rPr>
      <w:b w:val="0"/>
      <w:sz w:val="20"/>
    </w:rPr>
  </w:style>
  <w:style w:type="paragraph" w:customStyle="1" w:styleId="Heading2ChapterHeading">
    <w:name w:val="Heading 2 Chapter Heading"/>
    <w:aliases w:val="h2"/>
    <w:basedOn w:val="Ttulo2"/>
    <w:autoRedefine/>
    <w:uiPriority w:val="1"/>
    <w:qFormat/>
    <w:rsid w:val="002A6EFF"/>
    <w:pPr>
      <w:spacing w:before="180" w:after="0" w:line="280" w:lineRule="exact"/>
      <w:jc w:val="left"/>
    </w:pPr>
    <w:rPr>
      <w:rFonts w:ascii="Times New Roman" w:hAnsi="Times New Roman" w:cs="Times New Roman"/>
      <w:i w:val="0"/>
      <w:iCs w:val="0"/>
      <w:sz w:val="24"/>
      <w:lang w:val="en-US" w:eastAsia="en-US"/>
    </w:rPr>
  </w:style>
  <w:style w:type="paragraph" w:customStyle="1" w:styleId="IFACBullet1">
    <w:name w:val="IFAC Bullet 1"/>
    <w:aliases w:val="b1"/>
    <w:next w:val="Corpodetexto"/>
    <w:uiPriority w:val="2"/>
    <w:qFormat/>
    <w:rsid w:val="002A6EFF"/>
    <w:pPr>
      <w:numPr>
        <w:numId w:val="116"/>
      </w:numPr>
      <w:tabs>
        <w:tab w:val="left" w:pos="547"/>
      </w:tabs>
      <w:spacing w:before="120" w:after="0" w:line="240" w:lineRule="exact"/>
      <w:ind w:left="547" w:hanging="547"/>
    </w:pPr>
    <w:rPr>
      <w:rFonts w:ascii="Times New Roman" w:eastAsia="Calibri" w:hAnsi="Times New Roman" w:cs="Times New Roman"/>
      <w:kern w:val="0"/>
      <w:sz w:val="20"/>
      <w:szCs w:val="24"/>
      <w:lang w:val="en-US"/>
      <w14:ligatures w14:val="none"/>
    </w:rPr>
  </w:style>
  <w:style w:type="paragraph" w:customStyle="1" w:styleId="TableBullet1">
    <w:name w:val="TableBullet1"/>
    <w:basedOn w:val="Normal"/>
    <w:next w:val="Corpodetexto"/>
    <w:qFormat/>
    <w:rsid w:val="002A6EFF"/>
    <w:pPr>
      <w:numPr>
        <w:numId w:val="117"/>
      </w:numPr>
      <w:tabs>
        <w:tab w:val="clear" w:pos="-153"/>
        <w:tab w:val="left" w:pos="547"/>
      </w:tabs>
      <w:spacing w:before="60" w:after="60" w:line="240" w:lineRule="exact"/>
      <w:ind w:left="547" w:hanging="547"/>
    </w:pPr>
    <w:rPr>
      <w:rFonts w:ascii="Times New Roman" w:eastAsia="Times New Roman" w:hAnsi="Times New Roman" w:cs="Times New Roman"/>
      <w:kern w:val="8"/>
      <w:sz w:val="20"/>
      <w:szCs w:val="24"/>
      <w:lang w:val="en-US" w:bidi="he-IL"/>
      <w14:ligatures w14:val="none"/>
    </w:rPr>
  </w:style>
  <w:style w:type="paragraph" w:customStyle="1" w:styleId="level20">
    <w:name w:val="level 2"/>
    <w:basedOn w:val="Normal"/>
    <w:rsid w:val="002A6EFF"/>
    <w:pPr>
      <w:tabs>
        <w:tab w:val="right" w:pos="360"/>
        <w:tab w:val="left" w:pos="576"/>
      </w:tabs>
      <w:spacing w:after="120" w:line="220" w:lineRule="exact"/>
      <w:ind w:left="1008" w:hanging="432"/>
      <w:jc w:val="both"/>
    </w:pPr>
    <w:rPr>
      <w:rFonts w:ascii="Times New Roman" w:eastAsia="Times New Roman" w:hAnsi="Times New Roman" w:cs="Times New Roman"/>
      <w:kern w:val="8"/>
      <w:sz w:val="20"/>
      <w:szCs w:val="20"/>
      <w:lang w:val="en-US" w:bidi="he-IL"/>
      <w14:ligatures w14:val="none"/>
    </w:rPr>
  </w:style>
  <w:style w:type="paragraph" w:customStyle="1" w:styleId="Contents">
    <w:name w:val="Contents"/>
    <w:basedOn w:val="Normal"/>
    <w:rsid w:val="002A6EFF"/>
    <w:pPr>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ascii="Times New Roman" w:eastAsia="Times New Roman" w:hAnsi="Times New Roman" w:cs="Times New Roman"/>
      <w:kern w:val="0"/>
      <w:sz w:val="20"/>
      <w:szCs w:val="20"/>
      <w:lang w:bidi="he-IL"/>
      <w14:ligatures w14:val="none"/>
    </w:rPr>
  </w:style>
  <w:style w:type="character" w:customStyle="1" w:styleId="NumberedParagraph-BulletelistLeft0Firstline0Char">
    <w:name w:val="Numbered Paragraph - Bullete list + Left:  0&quot; First line:  0&quot; Char"/>
    <w:link w:val="NumberedParagraph-BulletelistLeft0Firstline0"/>
    <w:rsid w:val="002A6EFF"/>
    <w:rPr>
      <w:rFonts w:ascii="Times New Roman" w:eastAsia="Times New Roman" w:hAnsi="Times New Roman" w:cs="Times New Roman"/>
      <w:kern w:val="0"/>
      <w:sz w:val="20"/>
      <w:szCs w:val="24"/>
      <w:lang w:eastAsia="pt-BR"/>
      <w14:ligatures w14:val="none"/>
    </w:rPr>
  </w:style>
  <w:style w:type="numbering" w:customStyle="1" w:styleId="IFACNumberedList1">
    <w:name w:val="IFAC Numbered List1"/>
    <w:uiPriority w:val="99"/>
    <w:rsid w:val="002A6EFF"/>
    <w:pPr>
      <w:numPr>
        <w:numId w:val="112"/>
      </w:numPr>
    </w:pPr>
  </w:style>
  <w:style w:type="paragraph" w:customStyle="1" w:styleId="IFACBulletIndented2">
    <w:name w:val="IFAC Bullet Indented 2"/>
    <w:aliases w:val="b2i"/>
    <w:next w:val="Corpodetexto"/>
    <w:uiPriority w:val="2"/>
    <w:qFormat/>
    <w:rsid w:val="002A6EFF"/>
    <w:pPr>
      <w:numPr>
        <w:numId w:val="118"/>
      </w:numPr>
      <w:tabs>
        <w:tab w:val="left" w:pos="1814"/>
      </w:tabs>
      <w:spacing w:before="120" w:after="0" w:line="240" w:lineRule="exact"/>
      <w:ind w:left="1814" w:hanging="547"/>
    </w:pPr>
    <w:rPr>
      <w:rFonts w:ascii="Times New Roman" w:eastAsia="Calibri" w:hAnsi="Times New Roman" w:cs="Times New Roman"/>
      <w:kern w:val="0"/>
      <w:sz w:val="20"/>
      <w:szCs w:val="24"/>
      <w:lang w:val="en-US"/>
      <w14:ligatures w14:val="none"/>
    </w:rPr>
  </w:style>
  <w:style w:type="paragraph" w:customStyle="1" w:styleId="Section">
    <w:name w:val="Section"/>
    <w:next w:val="Section2"/>
    <w:uiPriority w:val="3"/>
    <w:qFormat/>
    <w:rsid w:val="002A6EFF"/>
    <w:pPr>
      <w:keepNext/>
      <w:numPr>
        <w:numId w:val="119"/>
      </w:numPr>
      <w:spacing w:before="240" w:after="0" w:line="360" w:lineRule="exact"/>
      <w:outlineLvl w:val="0"/>
    </w:pPr>
    <w:rPr>
      <w:rFonts w:ascii="Times New Roman" w:eastAsia="Calibri" w:hAnsi="Times New Roman" w:cs="Times New Roman"/>
      <w:b/>
      <w:kern w:val="0"/>
      <w:sz w:val="24"/>
      <w:szCs w:val="24"/>
      <w:lang w:val="en-US"/>
      <w14:ligatures w14:val="none"/>
    </w:rPr>
  </w:style>
  <w:style w:type="paragraph" w:customStyle="1" w:styleId="Section2">
    <w:name w:val="Section 2"/>
    <w:basedOn w:val="Section"/>
    <w:uiPriority w:val="3"/>
    <w:qFormat/>
    <w:rsid w:val="002A6EFF"/>
    <w:pPr>
      <w:keepNext w:val="0"/>
      <w:numPr>
        <w:ilvl w:val="1"/>
      </w:numPr>
      <w:spacing w:line="240" w:lineRule="exact"/>
      <w:jc w:val="both"/>
      <w:outlineLvl w:val="1"/>
    </w:pPr>
    <w:rPr>
      <w:b w:val="0"/>
      <w:sz w:val="20"/>
    </w:rPr>
  </w:style>
  <w:style w:type="paragraph" w:customStyle="1" w:styleId="Section3">
    <w:name w:val="Section 3"/>
    <w:basedOn w:val="Section2"/>
    <w:uiPriority w:val="3"/>
    <w:qFormat/>
    <w:rsid w:val="002A6EFF"/>
    <w:pPr>
      <w:numPr>
        <w:ilvl w:val="2"/>
      </w:numPr>
      <w:outlineLvl w:val="2"/>
    </w:pPr>
  </w:style>
  <w:style w:type="paragraph" w:customStyle="1" w:styleId="Section4">
    <w:name w:val="Section 4"/>
    <w:basedOn w:val="Section3"/>
    <w:uiPriority w:val="3"/>
    <w:qFormat/>
    <w:rsid w:val="002A6EFF"/>
    <w:pPr>
      <w:numPr>
        <w:ilvl w:val="3"/>
      </w:numPr>
      <w:outlineLvl w:val="3"/>
    </w:pPr>
  </w:style>
  <w:style w:type="numbering" w:customStyle="1" w:styleId="IFACSectionList">
    <w:name w:val="IFAC Section List"/>
    <w:uiPriority w:val="99"/>
    <w:rsid w:val="002A6EFF"/>
    <w:pPr>
      <w:numPr>
        <w:numId w:val="119"/>
      </w:numPr>
    </w:pPr>
  </w:style>
  <w:style w:type="character" w:styleId="nfase">
    <w:name w:val="Emphasis"/>
    <w:uiPriority w:val="20"/>
    <w:rsid w:val="002A6EFF"/>
    <w:rPr>
      <w:i/>
      <w:iCs/>
    </w:rPr>
  </w:style>
  <w:style w:type="paragraph" w:customStyle="1" w:styleId="Heading3SectionHeading">
    <w:name w:val="Heading 3 Section Heading"/>
    <w:basedOn w:val="Normal"/>
    <w:uiPriority w:val="1"/>
    <w:qFormat/>
    <w:rsid w:val="002A6EFF"/>
    <w:pPr>
      <w:keepNext/>
      <w:spacing w:before="180" w:after="0" w:line="240" w:lineRule="exact"/>
    </w:pPr>
    <w:rPr>
      <w:rFonts w:ascii="Times New Roman" w:eastAsia="Calibri" w:hAnsi="Times New Roman" w:cs="Times New Roman"/>
      <w:b/>
      <w:kern w:val="0"/>
      <w:sz w:val="20"/>
      <w:szCs w:val="24"/>
      <w:lang w:val="en-US"/>
      <w14:ligatures w14:val="none"/>
    </w:rPr>
  </w:style>
  <w:style w:type="paragraph" w:customStyle="1" w:styleId="IFACBullet2">
    <w:name w:val="IFAC Bullet 2"/>
    <w:aliases w:val="b2"/>
    <w:uiPriority w:val="3"/>
    <w:qFormat/>
    <w:rsid w:val="002A6EFF"/>
    <w:pPr>
      <w:numPr>
        <w:numId w:val="121"/>
      </w:numPr>
      <w:tabs>
        <w:tab w:val="left" w:pos="1267"/>
      </w:tabs>
      <w:spacing w:before="120" w:after="0" w:line="280" w:lineRule="exact"/>
      <w:ind w:left="1094" w:hanging="547"/>
    </w:pPr>
    <w:rPr>
      <w:rFonts w:ascii="Times New Roman" w:eastAsia="Calibri" w:hAnsi="Times New Roman" w:cs="Times New Roman"/>
      <w:kern w:val="0"/>
      <w:sz w:val="20"/>
      <w:szCs w:val="24"/>
      <w:lang w:val="en-US"/>
      <w14:ligatures w14:val="none"/>
    </w:rPr>
  </w:style>
  <w:style w:type="character" w:customStyle="1" w:styleId="fontstyle01">
    <w:name w:val="fontstyle01"/>
    <w:rsid w:val="002A7EB0"/>
    <w:rPr>
      <w:rFonts w:ascii="Helvetica" w:hAnsi="Helvetica" w:hint="default"/>
      <w:b w:val="0"/>
      <w:bCs w:val="0"/>
      <w:i w:val="0"/>
      <w:iCs w:val="0"/>
      <w:color w:val="000000"/>
      <w:sz w:val="18"/>
      <w:szCs w:val="18"/>
    </w:rPr>
  </w:style>
  <w:style w:type="character" w:customStyle="1" w:styleId="NumboldChar">
    <w:name w:val="Num + bold Char"/>
    <w:rsid w:val="002A7EB0"/>
    <w:rPr>
      <w:b/>
      <w:kern w:val="8"/>
      <w:sz w:val="24"/>
      <w:szCs w:val="24"/>
      <w:lang w:val="en-US" w:eastAsia="en-US" w:bidi="he-IL"/>
    </w:rPr>
  </w:style>
  <w:style w:type="character" w:customStyle="1" w:styleId="hps">
    <w:name w:val="hps"/>
    <w:basedOn w:val="Fontepargpadro"/>
    <w:rsid w:val="002A7EB0"/>
  </w:style>
  <w:style w:type="paragraph" w:styleId="Subttulo">
    <w:name w:val="Subtitle"/>
    <w:basedOn w:val="Normal"/>
    <w:next w:val="Normal"/>
    <w:link w:val="SubttuloChar"/>
    <w:uiPriority w:val="11"/>
    <w:qFormat/>
    <w:rsid w:val="002A7EB0"/>
    <w:pPr>
      <w:keepNext/>
      <w:keepLines/>
      <w:spacing w:before="360" w:after="80" w:line="276" w:lineRule="auto"/>
    </w:pPr>
    <w:rPr>
      <w:rFonts w:ascii="Georgia" w:eastAsia="Georgia" w:hAnsi="Georgia" w:cs="Times New Roman"/>
      <w:i/>
      <w:color w:val="666666"/>
      <w:kern w:val="0"/>
      <w:sz w:val="48"/>
      <w:szCs w:val="48"/>
      <w:lang w:val="en-US" w:eastAsia="x-none"/>
      <w14:ligatures w14:val="none"/>
    </w:rPr>
  </w:style>
  <w:style w:type="character" w:customStyle="1" w:styleId="SubttuloChar">
    <w:name w:val="Subtítulo Char"/>
    <w:basedOn w:val="Fontepargpadro"/>
    <w:link w:val="Subttulo"/>
    <w:uiPriority w:val="11"/>
    <w:rsid w:val="002A7EB0"/>
    <w:rPr>
      <w:rFonts w:ascii="Georgia" w:eastAsia="Georgia" w:hAnsi="Georgia" w:cs="Times New Roman"/>
      <w:i/>
      <w:color w:val="666666"/>
      <w:kern w:val="0"/>
      <w:sz w:val="48"/>
      <w:szCs w:val="48"/>
      <w:lang w:val="en-US" w:eastAsia="x-none"/>
      <w14:ligatures w14:val="none"/>
    </w:rPr>
  </w:style>
  <w:style w:type="paragraph" w:customStyle="1" w:styleId="IASBNormalnparaL1">
    <w:name w:val="IASB Normal nparaL1"/>
    <w:basedOn w:val="Normal"/>
    <w:rsid w:val="002A7EB0"/>
    <w:pPr>
      <w:spacing w:before="100" w:after="0" w:line="240" w:lineRule="auto"/>
      <w:ind w:left="1564" w:hanging="782"/>
      <w:jc w:val="both"/>
    </w:pPr>
    <w:rPr>
      <w:rFonts w:ascii="Times New Roman" w:eastAsia="Times New Roman" w:hAnsi="Times New Roman" w:cs="Times New Roman"/>
      <w:kern w:val="0"/>
      <w:sz w:val="19"/>
      <w:szCs w:val="20"/>
      <w:lang w:eastAsia="pt-BR"/>
      <w14:ligatures w14:val="none"/>
    </w:rPr>
  </w:style>
  <w:style w:type="paragraph" w:customStyle="1" w:styleId="Textodebalo1">
    <w:name w:val="Texto de balão1"/>
    <w:basedOn w:val="Normal"/>
    <w:semiHidden/>
    <w:unhideWhenUsed/>
    <w:rsid w:val="002A7EB0"/>
    <w:pPr>
      <w:spacing w:after="0" w:line="240" w:lineRule="auto"/>
    </w:pPr>
    <w:rPr>
      <w:rFonts w:ascii="Tahoma" w:eastAsia="Times New Roman" w:hAnsi="Tahoma" w:cs="Tahoma"/>
      <w:kern w:val="0"/>
      <w:sz w:val="16"/>
      <w:szCs w:val="16"/>
      <w:lang w:eastAsia="pt-BR"/>
      <w14:ligatures w14:val="none"/>
    </w:rPr>
  </w:style>
  <w:style w:type="character" w:customStyle="1" w:styleId="CharChar">
    <w:name w:val="Char Char"/>
    <w:semiHidden/>
    <w:rsid w:val="002A7EB0"/>
    <w:rPr>
      <w:rFonts w:ascii="Tahoma" w:hAnsi="Tahoma" w:cs="Tahoma"/>
      <w:sz w:val="16"/>
      <w:szCs w:val="16"/>
    </w:rPr>
  </w:style>
  <w:style w:type="character" w:customStyle="1" w:styleId="BRK0Char">
    <w:name w:val="BRK 0 Char"/>
    <w:link w:val="BRK0"/>
    <w:locked/>
    <w:rsid w:val="002A7EB0"/>
    <w:rPr>
      <w:rFonts w:ascii="Arial" w:eastAsia="Arial" w:hAnsi="Arial"/>
      <w:szCs w:val="24"/>
    </w:rPr>
  </w:style>
  <w:style w:type="paragraph" w:customStyle="1" w:styleId="BRK0">
    <w:name w:val="BRK 0"/>
    <w:basedOn w:val="Normal"/>
    <w:link w:val="BRK0Char"/>
    <w:rsid w:val="002A7EB0"/>
    <w:pPr>
      <w:spacing w:before="120" w:after="0" w:line="276" w:lineRule="auto"/>
      <w:ind w:left="567" w:hanging="567"/>
      <w:jc w:val="both"/>
    </w:pPr>
    <w:rPr>
      <w:rFonts w:ascii="Arial" w:eastAsia="Arial" w:hAnsi="Arial"/>
      <w:szCs w:val="24"/>
    </w:rPr>
  </w:style>
  <w:style w:type="character" w:customStyle="1" w:styleId="BRK1Char">
    <w:name w:val="BRK 1 Char"/>
    <w:link w:val="BRK1"/>
    <w:locked/>
    <w:rsid w:val="002A7EB0"/>
  </w:style>
  <w:style w:type="paragraph" w:customStyle="1" w:styleId="BRK1">
    <w:name w:val="BRK 1"/>
    <w:basedOn w:val="BRK0"/>
    <w:link w:val="BRK1Char"/>
    <w:rsid w:val="002A7EB0"/>
    <w:pPr>
      <w:ind w:left="1134"/>
    </w:pPr>
    <w:rPr>
      <w:rFonts w:asciiTheme="minorHAnsi" w:eastAsiaTheme="minorHAnsi" w:hAnsiTheme="minorHAnsi"/>
      <w:szCs w:val="22"/>
    </w:rPr>
  </w:style>
  <w:style w:type="paragraph" w:customStyle="1" w:styleId="BRK2">
    <w:name w:val="BRK 2"/>
    <w:basedOn w:val="BRK1"/>
    <w:rsid w:val="002A7EB0"/>
    <w:pPr>
      <w:ind w:left="1701"/>
    </w:pPr>
    <w:rPr>
      <w:rFonts w:ascii="Arial" w:eastAsia="Arial" w:hAnsi="Arial" w:cs="Times New Roman"/>
      <w:kern w:val="0"/>
      <w:sz w:val="20"/>
      <w:szCs w:val="24"/>
      <w:lang w:val="en-US"/>
      <w14:ligatures w14:val="none"/>
    </w:rPr>
  </w:style>
  <w:style w:type="paragraph" w:customStyle="1" w:styleId="BRK3">
    <w:name w:val="BRK 3"/>
    <w:basedOn w:val="BRK2"/>
    <w:rsid w:val="002A7EB0"/>
    <w:pPr>
      <w:ind w:left="2268"/>
    </w:pPr>
  </w:style>
  <w:style w:type="paragraph" w:customStyle="1" w:styleId="BRK4">
    <w:name w:val="BRK 4"/>
    <w:basedOn w:val="BRK3"/>
    <w:rsid w:val="002A7EB0"/>
    <w:pPr>
      <w:ind w:left="2835"/>
    </w:pPr>
  </w:style>
  <w:style w:type="paragraph" w:customStyle="1" w:styleId="IndentCharCharCharCharCharCharCharCharCharCharCharCharCharCharCharChar">
    <w:name w:val="Indent Char Char Char Char Char Char Char Char Char Char Char Char Char Char Char Char"/>
    <w:basedOn w:val="Default"/>
    <w:next w:val="Default"/>
    <w:rsid w:val="004B39EB"/>
    <w:rPr>
      <w:color w:val="auto"/>
      <w:sz w:val="20"/>
    </w:rPr>
  </w:style>
  <w:style w:type="paragraph" w:customStyle="1" w:styleId="Heading31">
    <w:name w:val="Heading 31"/>
    <w:aliases w:val="Heading 3 Char1,Heading 3 Char Char"/>
    <w:basedOn w:val="Default"/>
    <w:next w:val="Default"/>
    <w:rsid w:val="004B39EB"/>
    <w:rPr>
      <w:color w:val="auto"/>
      <w:sz w:val="20"/>
    </w:rPr>
  </w:style>
  <w:style w:type="paragraph" w:customStyle="1" w:styleId="Numberedparagraph1">
    <w:name w:val="Numbered paragraph"/>
    <w:basedOn w:val="Default"/>
    <w:next w:val="Default"/>
    <w:rsid w:val="004B39EB"/>
    <w:rPr>
      <w:color w:val="auto"/>
      <w:sz w:val="20"/>
    </w:rPr>
  </w:style>
  <w:style w:type="character" w:styleId="Nmerodelinha">
    <w:name w:val="line number"/>
    <w:basedOn w:val="Fontepargpadro"/>
    <w:rsid w:val="004B39EB"/>
  </w:style>
  <w:style w:type="character" w:customStyle="1" w:styleId="TextodenotaderodapChar1">
    <w:name w:val="Texto de nota de rodapé Char1"/>
    <w:basedOn w:val="Fontepargpadro"/>
    <w:rsid w:val="004B39EB"/>
    <w:rPr>
      <w:lang w:val="pt-BR" w:eastAsia="pt-BR"/>
    </w:rPr>
  </w:style>
  <w:style w:type="paragraph" w:customStyle="1" w:styleId="Heading61">
    <w:name w:val="Heading 61"/>
    <w:basedOn w:val="Default"/>
    <w:next w:val="Default"/>
    <w:rsid w:val="004B39EB"/>
    <w:rPr>
      <w:color w:val="auto"/>
      <w:sz w:val="20"/>
    </w:rPr>
  </w:style>
  <w:style w:type="paragraph" w:customStyle="1" w:styleId="BodyTextIndent1">
    <w:name w:val="Body Text Indent1"/>
    <w:basedOn w:val="Default"/>
    <w:next w:val="Default"/>
    <w:rsid w:val="004B39EB"/>
    <w:rPr>
      <w:color w:val="auto"/>
      <w:sz w:val="20"/>
    </w:rPr>
  </w:style>
  <w:style w:type="paragraph" w:customStyle="1" w:styleId="NumberedParagraph-BulletelistLeft0Firstline012pt">
    <w:name w:val="Numbered Paragraph - Bullete list + Left:  0&quot; First line:  0&quot; + 12 pt"/>
    <w:basedOn w:val="Default"/>
    <w:next w:val="Default"/>
    <w:rsid w:val="004B39EB"/>
    <w:rPr>
      <w:color w:val="auto"/>
      <w:sz w:val="20"/>
    </w:rPr>
  </w:style>
  <w:style w:type="paragraph" w:styleId="Corpodetexto3">
    <w:name w:val="Body Text 3"/>
    <w:basedOn w:val="Normal"/>
    <w:link w:val="Corpodetexto3Char"/>
    <w:rsid w:val="004B39EB"/>
    <w:pPr>
      <w:autoSpaceDE w:val="0"/>
      <w:autoSpaceDN w:val="0"/>
      <w:adjustRightInd w:val="0"/>
      <w:spacing w:after="0" w:line="240" w:lineRule="auto"/>
    </w:pPr>
    <w:rPr>
      <w:rFonts w:ascii="Times New Roman" w:eastAsia="Times New Roman" w:hAnsi="Times New Roman" w:cs="Times New Roman"/>
      <w:color w:val="000000"/>
      <w:kern w:val="0"/>
      <w:sz w:val="20"/>
      <w:szCs w:val="24"/>
      <w:lang w:eastAsia="pt-BR"/>
      <w14:ligatures w14:val="none"/>
    </w:rPr>
  </w:style>
  <w:style w:type="character" w:customStyle="1" w:styleId="Corpodetexto3Char">
    <w:name w:val="Corpo de texto 3 Char"/>
    <w:basedOn w:val="Fontepargpadro"/>
    <w:link w:val="Corpodetexto3"/>
    <w:rsid w:val="004B39EB"/>
    <w:rPr>
      <w:rFonts w:ascii="Times New Roman" w:eastAsia="Times New Roman" w:hAnsi="Times New Roman" w:cs="Times New Roman"/>
      <w:color w:val="000000"/>
      <w:kern w:val="0"/>
      <w:sz w:val="20"/>
      <w:szCs w:val="24"/>
      <w:lang w:eastAsia="pt-BR"/>
      <w14:ligatures w14:val="none"/>
    </w:rPr>
  </w:style>
  <w:style w:type="paragraph" w:styleId="Corpodetexto2">
    <w:name w:val="Body Text 2"/>
    <w:basedOn w:val="Normal"/>
    <w:link w:val="Corpodetexto2Char"/>
    <w:rsid w:val="004B39EB"/>
    <w:pPr>
      <w:autoSpaceDE w:val="0"/>
      <w:autoSpaceDN w:val="0"/>
      <w:adjustRightInd w:val="0"/>
      <w:spacing w:after="0" w:line="240" w:lineRule="auto"/>
      <w:jc w:val="center"/>
    </w:pPr>
    <w:rPr>
      <w:rFonts w:ascii="Times New Roman" w:eastAsia="Times New Roman" w:hAnsi="Times New Roman" w:cs="Times New Roman"/>
      <w:color w:val="000000"/>
      <w:kern w:val="0"/>
      <w:sz w:val="24"/>
      <w:szCs w:val="24"/>
      <w:lang w:eastAsia="pt-BR"/>
      <w14:ligatures w14:val="none"/>
    </w:rPr>
  </w:style>
  <w:style w:type="character" w:customStyle="1" w:styleId="Corpodetexto2Char">
    <w:name w:val="Corpo de texto 2 Char"/>
    <w:basedOn w:val="Fontepargpadro"/>
    <w:link w:val="Corpodetexto2"/>
    <w:rsid w:val="004B39EB"/>
    <w:rPr>
      <w:rFonts w:ascii="Times New Roman" w:eastAsia="Times New Roman" w:hAnsi="Times New Roman" w:cs="Times New Roman"/>
      <w:color w:val="000000"/>
      <w:kern w:val="0"/>
      <w:sz w:val="24"/>
      <w:szCs w:val="24"/>
      <w:lang w:eastAsia="pt-BR"/>
      <w14:ligatures w14:val="none"/>
    </w:rPr>
  </w:style>
  <w:style w:type="character" w:customStyle="1" w:styleId="CommentTextChar">
    <w:name w:val="Comment Text Char"/>
    <w:uiPriority w:val="99"/>
    <w:semiHidden/>
    <w:rsid w:val="004B39EB"/>
    <w:rPr>
      <w:sz w:val="20"/>
      <w:szCs w:val="20"/>
    </w:rPr>
  </w:style>
  <w:style w:type="character" w:customStyle="1" w:styleId="shorttext">
    <w:name w:val="short_text"/>
    <w:basedOn w:val="Fontepargpadro"/>
    <w:rsid w:val="004B39EB"/>
  </w:style>
  <w:style w:type="character" w:customStyle="1" w:styleId="atn">
    <w:name w:val="atn"/>
    <w:basedOn w:val="Fontepargpadro"/>
    <w:rsid w:val="004B39EB"/>
  </w:style>
  <w:style w:type="paragraph" w:customStyle="1" w:styleId="Govi">
    <w:name w:val="Gov (i)"/>
    <w:basedOn w:val="Default"/>
    <w:next w:val="Default"/>
    <w:rsid w:val="00ED39BF"/>
    <w:rPr>
      <w:color w:val="auto"/>
      <w:sz w:val="20"/>
    </w:rPr>
  </w:style>
  <w:style w:type="paragraph" w:customStyle="1" w:styleId="Heading51">
    <w:name w:val="Heading 51"/>
    <w:basedOn w:val="Default"/>
    <w:next w:val="Default"/>
    <w:rsid w:val="00ED39BF"/>
    <w:rPr>
      <w:color w:val="auto"/>
      <w:sz w:val="20"/>
    </w:rPr>
  </w:style>
  <w:style w:type="paragraph" w:customStyle="1" w:styleId="Heading11">
    <w:name w:val="Heading 11"/>
    <w:basedOn w:val="Default"/>
    <w:next w:val="Default"/>
    <w:rsid w:val="00ED39BF"/>
    <w:rPr>
      <w:color w:val="auto"/>
      <w:sz w:val="20"/>
    </w:rPr>
  </w:style>
  <w:style w:type="paragraph" w:customStyle="1" w:styleId="BulletedListundernumpara">
    <w:name w:val="Bulleted List under num para"/>
    <w:basedOn w:val="Normal"/>
    <w:rsid w:val="00ED39BF"/>
    <w:pPr>
      <w:numPr>
        <w:numId w:val="4"/>
      </w:numPr>
      <w:spacing w:before="120" w:after="0" w:line="240" w:lineRule="exact"/>
      <w:jc w:val="both"/>
    </w:pPr>
    <w:rPr>
      <w:rFonts w:ascii="Times New Roman" w:eastAsia="Times New Roman" w:hAnsi="Times New Roman" w:cs="Times New Roman"/>
      <w:kern w:val="12"/>
      <w:sz w:val="20"/>
      <w:szCs w:val="20"/>
      <w:lang w:val="en-US" w:bidi="he-IL"/>
      <w14:ligatures w14:val="none"/>
    </w:rPr>
  </w:style>
  <w:style w:type="paragraph" w:customStyle="1" w:styleId="BulletedList">
    <w:name w:val="Bulleted List"/>
    <w:basedOn w:val="Normal"/>
    <w:rsid w:val="00ED39BF"/>
    <w:pPr>
      <w:numPr>
        <w:numId w:val="5"/>
      </w:numPr>
      <w:spacing w:before="120" w:after="0" w:line="240" w:lineRule="exact"/>
      <w:jc w:val="both"/>
    </w:pPr>
    <w:rPr>
      <w:rFonts w:ascii="Times New Roman" w:eastAsia="Times New Roman" w:hAnsi="Times New Roman" w:cs="Times New Roman"/>
      <w:kern w:val="8"/>
      <w:sz w:val="20"/>
      <w:szCs w:val="20"/>
      <w:lang w:val="en-US" w:bidi="he-IL"/>
      <w14:ligatures w14:val="none"/>
    </w:rPr>
  </w:style>
  <w:style w:type="paragraph" w:styleId="Numerada2">
    <w:name w:val="List Number 2"/>
    <w:basedOn w:val="Normal"/>
    <w:rsid w:val="00ED39BF"/>
    <w:pPr>
      <w:tabs>
        <w:tab w:val="num" w:pos="720"/>
        <w:tab w:val="left" w:pos="1440"/>
        <w:tab w:val="left" w:pos="2160"/>
        <w:tab w:val="left" w:pos="2880"/>
        <w:tab w:val="left" w:pos="3600"/>
        <w:tab w:val="left" w:pos="4320"/>
        <w:tab w:val="left" w:pos="5040"/>
        <w:tab w:val="right" w:pos="9029"/>
      </w:tabs>
      <w:spacing w:after="0" w:line="280" w:lineRule="exact"/>
      <w:ind w:left="720" w:hanging="720"/>
      <w:jc w:val="both"/>
    </w:pPr>
    <w:rPr>
      <w:rFonts w:ascii="Times New Roman" w:eastAsia="Times New Roman" w:hAnsi="Times New Roman" w:cs="Times New Roman"/>
      <w:kern w:val="8"/>
      <w:sz w:val="24"/>
      <w:szCs w:val="20"/>
      <w:lang w:val="en-GB" w:bidi="he-IL"/>
      <w14:ligatures w14:val="none"/>
    </w:rPr>
  </w:style>
  <w:style w:type="paragraph" w:styleId="Numerada3">
    <w:name w:val="List Number 3"/>
    <w:basedOn w:val="Normal"/>
    <w:rsid w:val="00ED39BF"/>
    <w:pPr>
      <w:numPr>
        <w:numId w:val="2"/>
      </w:numPr>
      <w:tabs>
        <w:tab w:val="left" w:pos="720"/>
        <w:tab w:val="num" w:pos="1080"/>
        <w:tab w:val="left" w:pos="1440"/>
        <w:tab w:val="left" w:pos="2160"/>
        <w:tab w:val="left" w:pos="2880"/>
        <w:tab w:val="left" w:pos="3600"/>
        <w:tab w:val="left" w:pos="4320"/>
        <w:tab w:val="left" w:pos="5040"/>
        <w:tab w:val="right" w:pos="9029"/>
      </w:tabs>
      <w:spacing w:after="0" w:line="280" w:lineRule="exact"/>
      <w:ind w:left="1080" w:hanging="1080"/>
      <w:jc w:val="both"/>
    </w:pPr>
    <w:rPr>
      <w:rFonts w:ascii="Times New Roman" w:eastAsia="Times New Roman" w:hAnsi="Times New Roman" w:cs="Times New Roman"/>
      <w:kern w:val="8"/>
      <w:sz w:val="24"/>
      <w:szCs w:val="20"/>
      <w:lang w:val="en-GB" w:bidi="he-IL"/>
      <w14:ligatures w14:val="none"/>
    </w:rPr>
  </w:style>
  <w:style w:type="paragraph" w:styleId="Numerada4">
    <w:name w:val="List Number 4"/>
    <w:basedOn w:val="Normal"/>
    <w:rsid w:val="00ED39BF"/>
    <w:pPr>
      <w:numPr>
        <w:numId w:val="3"/>
      </w:numPr>
      <w:tabs>
        <w:tab w:val="left" w:pos="720"/>
        <w:tab w:val="num" w:pos="1440"/>
        <w:tab w:val="left" w:pos="2160"/>
        <w:tab w:val="left" w:pos="2880"/>
        <w:tab w:val="left" w:pos="3600"/>
        <w:tab w:val="left" w:pos="4320"/>
        <w:tab w:val="left" w:pos="5040"/>
        <w:tab w:val="right" w:pos="9029"/>
      </w:tabs>
      <w:spacing w:after="0" w:line="280" w:lineRule="exact"/>
      <w:ind w:left="1440" w:hanging="1440"/>
      <w:jc w:val="both"/>
    </w:pPr>
    <w:rPr>
      <w:rFonts w:ascii="Times New Roman" w:eastAsia="Times New Roman" w:hAnsi="Times New Roman" w:cs="Times New Roman"/>
      <w:kern w:val="8"/>
      <w:sz w:val="24"/>
      <w:szCs w:val="20"/>
      <w:lang w:val="en-GB" w:bidi="he-IL"/>
      <w14:ligatures w14:val="none"/>
    </w:rPr>
  </w:style>
  <w:style w:type="paragraph" w:customStyle="1" w:styleId="Recommendations">
    <w:name w:val="Recommendations"/>
    <w:basedOn w:val="Normal"/>
    <w:rsid w:val="00ED39BF"/>
    <w:pPr>
      <w:numPr>
        <w:numId w:val="6"/>
      </w:numPr>
      <w:spacing w:after="0" w:line="280" w:lineRule="exact"/>
      <w:jc w:val="both"/>
    </w:pPr>
    <w:rPr>
      <w:rFonts w:ascii="Times New Roman" w:eastAsia="Times New Roman" w:hAnsi="Times New Roman" w:cs="Times New Roman"/>
      <w:kern w:val="8"/>
      <w:sz w:val="24"/>
      <w:szCs w:val="24"/>
      <w:lang w:val="en-US" w:bidi="he-IL"/>
      <w14:ligatures w14:val="none"/>
    </w:rPr>
  </w:style>
  <w:style w:type="paragraph" w:customStyle="1" w:styleId="numberedparagraph">
    <w:name w:val="numbered paragraph"/>
    <w:basedOn w:val="Normal"/>
    <w:rsid w:val="00ED39BF"/>
    <w:pPr>
      <w:numPr>
        <w:numId w:val="7"/>
      </w:numPr>
      <w:spacing w:before="120" w:after="0" w:line="240" w:lineRule="exact"/>
      <w:jc w:val="both"/>
    </w:pPr>
    <w:rPr>
      <w:rFonts w:ascii="Times New Roman" w:eastAsia="Times New Roman" w:hAnsi="Times New Roman" w:cs="Times New Roman"/>
      <w:kern w:val="8"/>
      <w:sz w:val="20"/>
      <w:szCs w:val="20"/>
      <w:lang w:val="en-US" w:bidi="he-IL"/>
      <w14:ligatures w14:val="none"/>
    </w:rPr>
  </w:style>
  <w:style w:type="paragraph" w:customStyle="1" w:styleId="LetteredList">
    <w:name w:val="Lettered List"/>
    <w:basedOn w:val="Normal"/>
    <w:rsid w:val="00ED39BF"/>
    <w:pPr>
      <w:numPr>
        <w:numId w:val="8"/>
      </w:numPr>
      <w:spacing w:after="0" w:line="280" w:lineRule="exact"/>
      <w:jc w:val="both"/>
    </w:pPr>
    <w:rPr>
      <w:rFonts w:ascii="Times New Roman" w:eastAsia="Times New Roman" w:hAnsi="Times New Roman" w:cs="Times New Roman"/>
      <w:kern w:val="8"/>
      <w:sz w:val="24"/>
      <w:szCs w:val="24"/>
      <w:lang w:val="en-US" w:bidi="he-IL"/>
      <w14:ligatures w14:val="none"/>
    </w:rPr>
  </w:style>
  <w:style w:type="paragraph" w:customStyle="1" w:styleId="bulleted">
    <w:name w:val="bulleted"/>
    <w:basedOn w:val="Normal"/>
    <w:rsid w:val="00ED39BF"/>
    <w:pPr>
      <w:numPr>
        <w:numId w:val="9"/>
      </w:numPr>
      <w:spacing w:before="120" w:after="0" w:line="240" w:lineRule="exact"/>
      <w:jc w:val="both"/>
    </w:pPr>
    <w:rPr>
      <w:rFonts w:ascii="Times New Roman" w:eastAsia="Times New Roman" w:hAnsi="Times New Roman" w:cs="Times New Roman"/>
      <w:kern w:val="8"/>
      <w:sz w:val="20"/>
      <w:szCs w:val="20"/>
      <w:lang w:val="en-US"/>
      <w14:ligatures w14:val="none"/>
    </w:rPr>
  </w:style>
  <w:style w:type="paragraph" w:customStyle="1" w:styleId="Bull">
    <w:name w:val="Bull"/>
    <w:basedOn w:val="Normal"/>
    <w:rsid w:val="00ED39BF"/>
    <w:pPr>
      <w:numPr>
        <w:numId w:val="10"/>
      </w:numPr>
      <w:spacing w:before="120" w:after="80" w:line="240" w:lineRule="exact"/>
      <w:jc w:val="both"/>
    </w:pPr>
    <w:rPr>
      <w:rFonts w:ascii="Times New Roman" w:eastAsia="Times New Roman" w:hAnsi="Times New Roman" w:cs="Times New Roman"/>
      <w:kern w:val="0"/>
      <w:sz w:val="20"/>
      <w:szCs w:val="20"/>
      <w:lang w:val="en-US"/>
      <w14:ligatures w14:val="none"/>
    </w:rPr>
  </w:style>
  <w:style w:type="paragraph" w:customStyle="1" w:styleId="ApplicationGuidance">
    <w:name w:val="Application Guidance"/>
    <w:qFormat/>
    <w:rsid w:val="00C1157F"/>
    <w:pPr>
      <w:numPr>
        <w:numId w:val="272"/>
      </w:numPr>
      <w:tabs>
        <w:tab w:val="left" w:pos="720"/>
      </w:tabs>
      <w:spacing w:before="120" w:after="0" w:line="240" w:lineRule="exact"/>
      <w:ind w:left="734" w:hanging="547"/>
    </w:pPr>
    <w:rPr>
      <w:rFonts w:ascii="Times New Roman" w:eastAsia="Times New Roman" w:hAnsi="Times New Roman" w:cs="Times New Roman"/>
      <w:kern w:val="20"/>
      <w:sz w:val="20"/>
      <w:szCs w:val="20"/>
      <w:lang w:val="en-US"/>
      <w14:ligatures w14:val="none"/>
    </w:rPr>
  </w:style>
  <w:style w:type="paragraph" w:customStyle="1" w:styleId="Tablebody">
    <w:name w:val="Tablebody"/>
    <w:basedOn w:val="Normal"/>
    <w:next w:val="Corpodetexto"/>
    <w:qFormat/>
    <w:rsid w:val="00C1157F"/>
    <w:pPr>
      <w:spacing w:before="60" w:after="60" w:line="240" w:lineRule="exact"/>
    </w:pPr>
    <w:rPr>
      <w:rFonts w:ascii="Times New Roman" w:eastAsia="Calibri" w:hAnsi="Times New Roman" w:cs="Times New Roman"/>
      <w:kern w:val="0"/>
      <w:sz w:val="20"/>
      <w:szCs w:val="24"/>
      <w:lang w:val="en-US"/>
      <w14:ligatures w14:val="none"/>
    </w:rPr>
  </w:style>
  <w:style w:type="paragraph" w:customStyle="1" w:styleId="IFACBullet3">
    <w:name w:val="IFAC Bullet 3"/>
    <w:aliases w:val="b3"/>
    <w:next w:val="Corpodetexto"/>
    <w:uiPriority w:val="2"/>
    <w:qFormat/>
    <w:rsid w:val="00C1157F"/>
    <w:pPr>
      <w:numPr>
        <w:numId w:val="273"/>
      </w:numPr>
      <w:tabs>
        <w:tab w:val="left" w:pos="1642"/>
      </w:tabs>
      <w:spacing w:before="120" w:after="0" w:line="240" w:lineRule="exact"/>
      <w:ind w:left="1641" w:hanging="547"/>
    </w:pPr>
    <w:rPr>
      <w:rFonts w:ascii="Times New Roman" w:eastAsia="Calibri" w:hAnsi="Times New Roman" w:cs="Times New Roman"/>
      <w:kern w:val="0"/>
      <w:sz w:val="20"/>
      <w:szCs w:val="24"/>
      <w:lang w:val="en-US"/>
      <w14:ligatures w14:val="none"/>
    </w:rPr>
  </w:style>
  <w:style w:type="character" w:customStyle="1" w:styleId="st">
    <w:name w:val="st"/>
    <w:basedOn w:val="Fontepargpadro"/>
    <w:rsid w:val="00C1157F"/>
  </w:style>
  <w:style w:type="paragraph" w:customStyle="1" w:styleId="Bullet1Indented">
    <w:name w:val="Bullet 1 Indented"/>
    <w:basedOn w:val="Normal"/>
    <w:qFormat/>
    <w:rsid w:val="00C1157F"/>
    <w:pPr>
      <w:numPr>
        <w:numId w:val="297"/>
      </w:numPr>
      <w:tabs>
        <w:tab w:val="left" w:pos="1094"/>
      </w:tabs>
      <w:spacing w:before="120" w:after="0" w:line="280" w:lineRule="exact"/>
    </w:pPr>
    <w:rPr>
      <w:rFonts w:ascii="Arial" w:eastAsia="Calibri" w:hAnsi="Arial" w:cs="Times New Roman"/>
      <w:kern w:val="0"/>
      <w:sz w:val="20"/>
      <w:lang w:val="en-US"/>
      <w14:ligatures w14:val="none"/>
    </w:rPr>
  </w:style>
  <w:style w:type="paragraph" w:customStyle="1" w:styleId="Textodecomentrio1">
    <w:name w:val="Texto de comentário1"/>
    <w:basedOn w:val="Normal"/>
    <w:rsid w:val="003B5E05"/>
    <w:pPr>
      <w:suppressAutoHyphens/>
      <w:spacing w:after="200" w:line="276" w:lineRule="auto"/>
    </w:pPr>
    <w:rPr>
      <w:rFonts w:ascii="Calibri" w:eastAsia="Calibri" w:hAnsi="Calibri" w:cs="Calibri"/>
      <w:kern w:val="0"/>
      <w:sz w:val="20"/>
      <w:szCs w:val="20"/>
      <w:lang w:eastAsia="zh-CN"/>
      <w14:ligatures w14:val="none"/>
    </w:rPr>
  </w:style>
  <w:style w:type="paragraph" w:styleId="Textodenotadefim">
    <w:name w:val="endnote text"/>
    <w:basedOn w:val="Normal"/>
    <w:link w:val="TextodenotadefimChar"/>
    <w:rsid w:val="003B5E05"/>
    <w:pPr>
      <w:suppressAutoHyphens/>
      <w:spacing w:after="0" w:line="240" w:lineRule="auto"/>
    </w:pPr>
    <w:rPr>
      <w:rFonts w:ascii="Times New Roman" w:eastAsia="Times New Roman" w:hAnsi="Times New Roman" w:cs="Times New Roman"/>
      <w:kern w:val="0"/>
      <w:sz w:val="20"/>
      <w:szCs w:val="20"/>
      <w:lang w:val="x-none" w:eastAsia="zh-CN"/>
      <w14:ligatures w14:val="none"/>
    </w:rPr>
  </w:style>
  <w:style w:type="character" w:customStyle="1" w:styleId="TextodenotadefimChar">
    <w:name w:val="Texto de nota de fim Char"/>
    <w:basedOn w:val="Fontepargpadro"/>
    <w:link w:val="Textodenotadefim"/>
    <w:rsid w:val="003B5E05"/>
    <w:rPr>
      <w:rFonts w:ascii="Times New Roman" w:eastAsia="Times New Roman" w:hAnsi="Times New Roman" w:cs="Times New Roman"/>
      <w:kern w:val="0"/>
      <w:sz w:val="20"/>
      <w:szCs w:val="20"/>
      <w:lang w:val="x-none" w:eastAsia="zh-CN"/>
      <w14:ligatures w14:val="none"/>
    </w:rPr>
  </w:style>
  <w:style w:type="paragraph" w:customStyle="1" w:styleId="ListaColorida-nfase11">
    <w:name w:val="Lista Colorida - Ênfase 11"/>
    <w:basedOn w:val="Normal"/>
    <w:qFormat/>
    <w:rsid w:val="003B5E05"/>
    <w:pPr>
      <w:spacing w:after="200" w:line="276" w:lineRule="auto"/>
      <w:ind w:left="720"/>
      <w:contextualSpacing/>
    </w:pPr>
    <w:rPr>
      <w:rFonts w:ascii="Calibri" w:eastAsia="Calibri" w:hAnsi="Calibri" w:cs="Times New Roman"/>
      <w:kern w:val="0"/>
      <w14:ligatures w14:val="none"/>
    </w:rPr>
  </w:style>
  <w:style w:type="character" w:customStyle="1" w:styleId="WW8Num1z6">
    <w:name w:val="WW8Num1z6"/>
    <w:rsid w:val="003B5E05"/>
  </w:style>
  <w:style w:type="paragraph" w:customStyle="1" w:styleId="ListParagraph1">
    <w:name w:val="List Paragraph1"/>
    <w:basedOn w:val="Normal"/>
    <w:rsid w:val="003B5E05"/>
    <w:pPr>
      <w:suppressAutoHyphens/>
      <w:spacing w:after="200" w:line="276" w:lineRule="auto"/>
      <w:ind w:left="720"/>
      <w:contextualSpacing/>
    </w:pPr>
    <w:rPr>
      <w:rFonts w:ascii="Calibri" w:eastAsia="Calibri" w:hAnsi="Calibri" w:cs="Times New Roman"/>
      <w:kern w:val="0"/>
      <w:lang w:eastAsia="zh-CN"/>
      <w14:ligatures w14:val="none"/>
    </w:rPr>
  </w:style>
  <w:style w:type="paragraph" w:styleId="SemEspaamento">
    <w:name w:val="No Spacing"/>
    <w:uiPriority w:val="1"/>
    <w:qFormat/>
    <w:rsid w:val="003B5E05"/>
    <w:pPr>
      <w:widowControl w:val="0"/>
      <w:spacing w:after="0" w:line="240" w:lineRule="auto"/>
    </w:pPr>
    <w:rPr>
      <w:rFonts w:ascii="Arial" w:eastAsia="Arial" w:hAnsi="Arial" w:cs="Times New Roman"/>
      <w:kern w:val="0"/>
      <w:lang w:val="en-US"/>
      <w14:ligatures w14:val="none"/>
    </w:rPr>
  </w:style>
  <w:style w:type="paragraph" w:customStyle="1" w:styleId="Style21">
    <w:name w:val="Style21"/>
    <w:basedOn w:val="Normal"/>
    <w:rsid w:val="003B5E05"/>
    <w:pPr>
      <w:widowControl w:val="0"/>
      <w:autoSpaceDE w:val="0"/>
      <w:autoSpaceDN w:val="0"/>
      <w:adjustRightInd w:val="0"/>
      <w:spacing w:after="0" w:line="240" w:lineRule="auto"/>
    </w:pPr>
    <w:rPr>
      <w:rFonts w:ascii="Cambria" w:eastAsia="Batang" w:hAnsi="Cambria" w:cs="Times New Roman"/>
      <w:kern w:val="0"/>
      <w:sz w:val="24"/>
      <w:szCs w:val="24"/>
      <w:lang w:eastAsia="ko-KR"/>
      <w14:ligatures w14:val="none"/>
    </w:rPr>
  </w:style>
  <w:style w:type="character" w:customStyle="1" w:styleId="WW8Num1z2">
    <w:name w:val="WW8Num1z2"/>
    <w:rsid w:val="003B5E05"/>
    <w:rPr>
      <w:rFonts w:ascii="Courier New" w:hAnsi="Courier New" w:cs="Courier New" w:hint="default"/>
    </w:rPr>
  </w:style>
  <w:style w:type="paragraph" w:customStyle="1" w:styleId="Ttulo21">
    <w:name w:val="Título 21"/>
    <w:basedOn w:val="Normal"/>
    <w:uiPriority w:val="1"/>
    <w:qFormat/>
    <w:rsid w:val="003B5E05"/>
    <w:pPr>
      <w:widowControl w:val="0"/>
      <w:autoSpaceDE w:val="0"/>
      <w:autoSpaceDN w:val="0"/>
      <w:spacing w:after="0" w:line="240" w:lineRule="auto"/>
      <w:ind w:left="393"/>
      <w:outlineLvl w:val="2"/>
    </w:pPr>
    <w:rPr>
      <w:rFonts w:ascii="Arial" w:eastAsia="Arial" w:hAnsi="Arial" w:cs="Arial"/>
      <w:b/>
      <w:bCs/>
      <w:kern w:val="0"/>
      <w:lang w:val="pt-PT" w:eastAsia="pt-PT" w:bidi="pt-PT"/>
      <w14:ligatures w14:val="none"/>
    </w:rPr>
  </w:style>
  <w:style w:type="character" w:customStyle="1" w:styleId="Ttulo8Char">
    <w:name w:val="Título 8 Char"/>
    <w:basedOn w:val="Fontepargpadro"/>
    <w:link w:val="Ttulo8"/>
    <w:uiPriority w:val="9"/>
    <w:semiHidden/>
    <w:rsid w:val="0077057D"/>
    <w:rPr>
      <w:rFonts w:asciiTheme="majorHAnsi" w:eastAsiaTheme="majorEastAsia" w:hAnsiTheme="majorHAnsi" w:cstheme="majorBidi"/>
      <w:color w:val="272727" w:themeColor="text1" w:themeTint="D8"/>
      <w:sz w:val="21"/>
      <w:szCs w:val="21"/>
    </w:rPr>
  </w:style>
  <w:style w:type="character" w:customStyle="1" w:styleId="apple-converted-space">
    <w:name w:val="apple-converted-space"/>
    <w:rsid w:val="000138E7"/>
  </w:style>
  <w:style w:type="table" w:customStyle="1" w:styleId="TableNormal1">
    <w:name w:val="Table Normal1"/>
    <w:uiPriority w:val="2"/>
    <w:semiHidden/>
    <w:unhideWhenUsed/>
    <w:qFormat/>
    <w:rsid w:val="000138E7"/>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StatementHeadingcontinuedSpreads">
    <w:name w:val="Statement Heading continued (Spreads)"/>
    <w:basedOn w:val="Normal"/>
    <w:uiPriority w:val="99"/>
    <w:rsid w:val="000138E7"/>
    <w:pPr>
      <w:keepNext/>
      <w:widowControl w:val="0"/>
      <w:tabs>
        <w:tab w:val="left" w:pos="1701"/>
      </w:tabs>
      <w:suppressAutoHyphens/>
      <w:autoSpaceDE w:val="0"/>
      <w:autoSpaceDN w:val="0"/>
      <w:adjustRightInd w:val="0"/>
      <w:spacing w:after="120" w:line="520" w:lineRule="atLeast"/>
      <w:ind w:left="1701" w:hanging="1701"/>
      <w:jc w:val="right"/>
    </w:pPr>
    <w:rPr>
      <w:rFonts w:ascii="KPMG Extralight" w:eastAsia="Times New Roman" w:hAnsi="KPMG Extralight" w:cs="KPMG Extralight"/>
      <w:color w:val="6D2077"/>
      <w:spacing w:val="-12"/>
      <w:kern w:val="0"/>
      <w:sz w:val="60"/>
      <w:szCs w:val="60"/>
      <w:lang w:val="en-GB" w:eastAsia="en-NZ"/>
      <w14:ligatures w14:val="none"/>
    </w:rPr>
  </w:style>
  <w:style w:type="character" w:customStyle="1" w:styleId="y2iqfc">
    <w:name w:val="y2iqfc"/>
    <w:basedOn w:val="Fontepargpadro"/>
    <w:rsid w:val="000138E7"/>
  </w:style>
  <w:style w:type="paragraph" w:styleId="Sumrio3">
    <w:name w:val="toc 3"/>
    <w:basedOn w:val="Normal"/>
    <w:next w:val="Normal"/>
    <w:autoRedefine/>
    <w:uiPriority w:val="39"/>
    <w:unhideWhenUsed/>
    <w:rsid w:val="000138E7"/>
    <w:pPr>
      <w:spacing w:after="100"/>
      <w:ind w:left="440"/>
    </w:pPr>
  </w:style>
  <w:style w:type="paragraph" w:styleId="Sumrio4">
    <w:name w:val="toc 4"/>
    <w:basedOn w:val="Normal"/>
    <w:next w:val="Normal"/>
    <w:autoRedefine/>
    <w:uiPriority w:val="39"/>
    <w:unhideWhenUsed/>
    <w:rsid w:val="000138E7"/>
    <w:pPr>
      <w:spacing w:after="100"/>
      <w:ind w:left="660"/>
    </w:pPr>
    <w:rPr>
      <w:rFonts w:eastAsiaTheme="minorEastAsia"/>
      <w:lang w:eastAsia="pt-BR"/>
    </w:rPr>
  </w:style>
  <w:style w:type="paragraph" w:styleId="Sumrio5">
    <w:name w:val="toc 5"/>
    <w:basedOn w:val="Normal"/>
    <w:next w:val="Normal"/>
    <w:autoRedefine/>
    <w:uiPriority w:val="39"/>
    <w:unhideWhenUsed/>
    <w:rsid w:val="000138E7"/>
    <w:pPr>
      <w:spacing w:after="100"/>
      <w:ind w:left="880"/>
    </w:pPr>
    <w:rPr>
      <w:rFonts w:eastAsiaTheme="minorEastAsia"/>
      <w:lang w:eastAsia="pt-BR"/>
    </w:rPr>
  </w:style>
  <w:style w:type="paragraph" w:styleId="Sumrio6">
    <w:name w:val="toc 6"/>
    <w:basedOn w:val="Normal"/>
    <w:next w:val="Normal"/>
    <w:autoRedefine/>
    <w:uiPriority w:val="39"/>
    <w:unhideWhenUsed/>
    <w:rsid w:val="000138E7"/>
    <w:pPr>
      <w:spacing w:after="100"/>
      <w:ind w:left="1100"/>
    </w:pPr>
    <w:rPr>
      <w:rFonts w:eastAsiaTheme="minorEastAsia"/>
      <w:lang w:eastAsia="pt-BR"/>
    </w:rPr>
  </w:style>
  <w:style w:type="paragraph" w:styleId="Sumrio7">
    <w:name w:val="toc 7"/>
    <w:basedOn w:val="Normal"/>
    <w:next w:val="Normal"/>
    <w:autoRedefine/>
    <w:uiPriority w:val="39"/>
    <w:unhideWhenUsed/>
    <w:rsid w:val="000138E7"/>
    <w:pPr>
      <w:spacing w:after="100"/>
      <w:ind w:left="1320"/>
    </w:pPr>
    <w:rPr>
      <w:rFonts w:eastAsiaTheme="minorEastAsia"/>
      <w:lang w:eastAsia="pt-BR"/>
    </w:rPr>
  </w:style>
  <w:style w:type="paragraph" w:styleId="Sumrio8">
    <w:name w:val="toc 8"/>
    <w:basedOn w:val="Normal"/>
    <w:next w:val="Normal"/>
    <w:autoRedefine/>
    <w:uiPriority w:val="39"/>
    <w:unhideWhenUsed/>
    <w:rsid w:val="000138E7"/>
    <w:pPr>
      <w:spacing w:after="100"/>
      <w:ind w:left="1540"/>
    </w:pPr>
    <w:rPr>
      <w:rFonts w:eastAsiaTheme="minorEastAsia"/>
      <w:lang w:eastAsia="pt-BR"/>
    </w:rPr>
  </w:style>
  <w:style w:type="paragraph" w:styleId="Sumrio9">
    <w:name w:val="toc 9"/>
    <w:basedOn w:val="Normal"/>
    <w:next w:val="Normal"/>
    <w:autoRedefine/>
    <w:uiPriority w:val="39"/>
    <w:unhideWhenUsed/>
    <w:rsid w:val="000138E7"/>
    <w:pPr>
      <w:spacing w:after="100"/>
      <w:ind w:left="1760"/>
    </w:pPr>
    <w:rPr>
      <w:rFonts w:eastAsiaTheme="minorEastAsia"/>
      <w:lang w:eastAsia="pt-BR"/>
    </w:rPr>
  </w:style>
  <w:style w:type="paragraph" w:customStyle="1" w:styleId="Reviso2">
    <w:name w:val="Revisão2"/>
    <w:hidden/>
    <w:uiPriority w:val="99"/>
    <w:semiHidden/>
    <w:rsid w:val="00283890"/>
    <w:pPr>
      <w:spacing w:after="0"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6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tatic.cpc.aatb.com.br/Documentos/296_CPC_23_rev%2014.pdf" TargetMode="External"/><Relationship Id="rId2" Type="http://schemas.openxmlformats.org/officeDocument/2006/relationships/hyperlink" Target="http://static.cpc.aatb.com.br/Documentos/304_CPC_25_rev%2019.pdf" TargetMode="External"/><Relationship Id="rId1" Type="http://schemas.openxmlformats.org/officeDocument/2006/relationships/hyperlink" Target="https://www2.cfc.org.br/sisweb/sre/detalhes_sre.aspx?Codigo=2016/NBCTA580(R1)" TargetMode="External"/><Relationship Id="rId5" Type="http://schemas.openxmlformats.org/officeDocument/2006/relationships/image" Target="media/image2.png"/><Relationship Id="rId4" Type="http://schemas.openxmlformats.org/officeDocument/2006/relationships/hyperlink" Target="http://static.cpc.aatb.com.br/Documentos/312_CPC_26_R1_rev%2014.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4.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ABEF4A206B3E240860E0F07E2CE3372" ma:contentTypeVersion="7" ma:contentTypeDescription="Crie um novo documento." ma:contentTypeScope="" ma:versionID="4fe5e6bf463144a4b576fde02db5fb7d">
  <xsd:schema xmlns:xsd="http://www.w3.org/2001/XMLSchema" xmlns:xs="http://www.w3.org/2001/XMLSchema" xmlns:p="http://schemas.microsoft.com/office/2006/metadata/properties" xmlns:ns2="dbc2e872-9e6d-424d-a160-8ae1728f759b" targetNamespace="http://schemas.microsoft.com/office/2006/metadata/properties" ma:root="true" ma:fieldsID="f7ad60def7856b52515b9f54332af193" ns2:_="">
    <xsd:import namespace="dbc2e872-9e6d-424d-a160-8ae1728f75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2e872-9e6d-424d-a160-8ae1728f75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86A472-48A5-4770-905D-D500239CFAAD}">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7463B431-F432-483B-A39E-D50F77608753}">
  <ds:schemaRefs>
    <ds:schemaRef ds:uri="http://schemas.microsoft.com/sharepoint/v3/contenttype/forms"/>
  </ds:schemaRefs>
</ds:datastoreItem>
</file>

<file path=customXml/itemProps3.xml><?xml version="1.0" encoding="utf-8"?>
<ds:datastoreItem xmlns:ds="http://schemas.openxmlformats.org/officeDocument/2006/customXml" ds:itemID="{9E4AD76A-8A55-4FB7-B265-41CB266D8096}"/>
</file>

<file path=customXml/itemProps4.xml><?xml version="1.0" encoding="utf-8"?>
<ds:datastoreItem xmlns:ds="http://schemas.openxmlformats.org/officeDocument/2006/customXml" ds:itemID="{C84431BB-7F18-4295-B10D-CFF7CB5FF616}">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Pages>
  <Words>614775</Words>
  <Characters>3319786</Characters>
  <Application>Microsoft Office Word</Application>
  <DocSecurity>4</DocSecurity>
  <Lines>27664</Lines>
  <Paragraphs>7853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Josue De Jesus Sousa Da Silva</cp:lastModifiedBy>
  <cp:revision>74</cp:revision>
  <cp:lastPrinted>2025-03-26T22:19:00Z</cp:lastPrinted>
  <dcterms:created xsi:type="dcterms:W3CDTF">2024-08-17T21:48:00Z</dcterms:created>
  <dcterms:modified xsi:type="dcterms:W3CDTF">2026-03-23T22:35:00Z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0x0101001ABEF4A206B3E240860E0F07E2CE3372</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